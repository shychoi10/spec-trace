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C3324" w14:textId="77777777" w:rsidR="00C00EAF" w:rsidRPr="009154ED" w:rsidRDefault="00C00EAF" w:rsidP="009643F7">
      <w:pPr>
        <w:pStyle w:val="FootnoteText"/>
        <w:widowControl w:val="0"/>
        <w:jc w:val="left"/>
        <w:rPr>
          <w:rFonts w:ascii="Times New Roman" w:hAnsi="Times New Roman"/>
          <w:lang w:val="fr-FR"/>
        </w:rPr>
      </w:pPr>
    </w:p>
    <w:p w14:paraId="2B38CFD1" w14:textId="7FB9F9F3" w:rsidR="003E51AB" w:rsidRDefault="003E51AB" w:rsidP="003E51AB">
      <w:pPr>
        <w:pStyle w:val="TdocHeader2"/>
        <w:jc w:val="left"/>
        <w:rPr>
          <w:rFonts w:ascii="Times New Roman" w:hAnsi="Times New Roman"/>
          <w:sz w:val="20"/>
          <w:lang w:val="en-US"/>
        </w:rPr>
      </w:pPr>
      <w:r>
        <w:rPr>
          <w:rFonts w:ascii="Times New Roman" w:hAnsi="Times New Roman"/>
          <w:sz w:val="20"/>
          <w:lang w:val="en-US"/>
        </w:rPr>
        <w:t>Source:</w:t>
      </w:r>
      <w:r w:rsidR="00233210">
        <w:rPr>
          <w:rFonts w:ascii="Times New Roman" w:hAnsi="Times New Roman"/>
          <w:sz w:val="20"/>
          <w:lang w:val="en-US"/>
        </w:rPr>
        <w:t xml:space="preserve"> </w:t>
      </w:r>
      <w:r>
        <w:rPr>
          <w:rFonts w:ascii="Times New Roman" w:hAnsi="Times New Roman"/>
          <w:sz w:val="20"/>
          <w:lang w:val="en-US"/>
        </w:rPr>
        <w:tab/>
        <w:t>MCC</w:t>
      </w:r>
      <w:r w:rsidR="00233210">
        <w:rPr>
          <w:rFonts w:ascii="Times New Roman" w:hAnsi="Times New Roman"/>
          <w:sz w:val="20"/>
          <w:lang w:val="en-US"/>
        </w:rPr>
        <w:t xml:space="preserve"> </w:t>
      </w:r>
      <w:r>
        <w:rPr>
          <w:rFonts w:ascii="Times New Roman" w:hAnsi="Times New Roman"/>
          <w:sz w:val="20"/>
          <w:lang w:val="en-US"/>
        </w:rPr>
        <w:t>Support</w:t>
      </w:r>
    </w:p>
    <w:p w14:paraId="3D895FF7" w14:textId="77777777" w:rsidR="003E51AB" w:rsidRDefault="003E51AB" w:rsidP="003E51AB">
      <w:pPr>
        <w:pStyle w:val="TdocHeader2"/>
        <w:jc w:val="left"/>
        <w:rPr>
          <w:rFonts w:ascii="Times New Roman" w:hAnsi="Times New Roman"/>
          <w:sz w:val="20"/>
          <w:lang w:val="en-US"/>
        </w:rPr>
      </w:pPr>
    </w:p>
    <w:p w14:paraId="5A3354CE" w14:textId="203BE35E" w:rsidR="003E51AB" w:rsidRDefault="003E51AB" w:rsidP="003E51AB">
      <w:pPr>
        <w:pStyle w:val="TdocHeader2"/>
        <w:jc w:val="left"/>
        <w:rPr>
          <w:rFonts w:ascii="Times New Roman" w:hAnsi="Times New Roman"/>
          <w:sz w:val="20"/>
          <w:lang w:val="en-US"/>
        </w:rPr>
      </w:pPr>
      <w:r>
        <w:rPr>
          <w:rFonts w:ascii="Times New Roman" w:hAnsi="Times New Roman"/>
          <w:sz w:val="20"/>
          <w:lang w:val="en-US"/>
        </w:rPr>
        <w:t>Title:</w:t>
      </w:r>
      <w:bookmarkStart w:id="0" w:name="Title"/>
      <w:bookmarkEnd w:id="0"/>
      <w:r>
        <w:rPr>
          <w:rFonts w:ascii="Times New Roman" w:hAnsi="Times New Roman"/>
          <w:sz w:val="20"/>
          <w:lang w:val="en-US"/>
        </w:rPr>
        <w:tab/>
      </w:r>
      <w:r w:rsidR="00AD14C8">
        <w:rPr>
          <w:rFonts w:ascii="Times New Roman" w:hAnsi="Times New Roman"/>
          <w:sz w:val="20"/>
          <w:lang w:val="en-US"/>
        </w:rPr>
        <w:t>Final</w:t>
      </w:r>
      <w:r w:rsidR="00233210">
        <w:rPr>
          <w:rFonts w:ascii="Times New Roman" w:hAnsi="Times New Roman"/>
          <w:sz w:val="20"/>
          <w:lang w:val="en-US"/>
        </w:rPr>
        <w:t xml:space="preserve"> </w:t>
      </w:r>
      <w:r>
        <w:rPr>
          <w:rFonts w:ascii="Times New Roman" w:hAnsi="Times New Roman"/>
          <w:sz w:val="20"/>
          <w:lang w:val="en-US"/>
        </w:rPr>
        <w:t>Report</w:t>
      </w:r>
      <w:r w:rsidR="00233210">
        <w:rPr>
          <w:rFonts w:ascii="Times New Roman" w:hAnsi="Times New Roman"/>
          <w:sz w:val="20"/>
          <w:lang w:val="en-US"/>
        </w:rPr>
        <w:t xml:space="preserve"> </w:t>
      </w:r>
      <w:r>
        <w:rPr>
          <w:rFonts w:ascii="Times New Roman" w:hAnsi="Times New Roman"/>
          <w:sz w:val="20"/>
          <w:lang w:val="en-US"/>
        </w:rPr>
        <w:t>of</w:t>
      </w:r>
      <w:r w:rsidR="00233210">
        <w:rPr>
          <w:rFonts w:ascii="Times New Roman" w:hAnsi="Times New Roman"/>
          <w:sz w:val="20"/>
          <w:lang w:val="en-US"/>
        </w:rPr>
        <w:t xml:space="preserve"> </w:t>
      </w:r>
      <w:r>
        <w:rPr>
          <w:rFonts w:ascii="Times New Roman" w:hAnsi="Times New Roman"/>
          <w:sz w:val="20"/>
          <w:lang w:val="en-US"/>
        </w:rPr>
        <w:t>3GPP</w:t>
      </w:r>
      <w:r w:rsidR="00233210">
        <w:rPr>
          <w:rFonts w:ascii="Times New Roman" w:hAnsi="Times New Roman"/>
          <w:sz w:val="20"/>
          <w:lang w:val="en-US"/>
        </w:rPr>
        <w:t xml:space="preserve"> </w:t>
      </w:r>
      <w:r>
        <w:rPr>
          <w:rFonts w:ascii="Times New Roman" w:hAnsi="Times New Roman"/>
          <w:sz w:val="20"/>
          <w:lang w:val="en-US"/>
        </w:rPr>
        <w:t>TSG</w:t>
      </w:r>
      <w:r w:rsidR="00233210">
        <w:rPr>
          <w:rFonts w:ascii="Times New Roman" w:hAnsi="Times New Roman"/>
          <w:sz w:val="20"/>
          <w:lang w:val="en-US"/>
        </w:rPr>
        <w:t xml:space="preserve"> </w:t>
      </w:r>
      <w:r>
        <w:rPr>
          <w:rFonts w:ascii="Times New Roman" w:hAnsi="Times New Roman"/>
          <w:sz w:val="20"/>
          <w:lang w:val="en-US"/>
        </w:rPr>
        <w:t>RAN</w:t>
      </w:r>
      <w:r w:rsidR="00233210">
        <w:rPr>
          <w:rFonts w:ascii="Times New Roman" w:hAnsi="Times New Roman"/>
          <w:sz w:val="20"/>
          <w:lang w:val="en-US"/>
        </w:rPr>
        <w:t xml:space="preserve"> </w:t>
      </w:r>
      <w:r>
        <w:rPr>
          <w:rFonts w:ascii="Times New Roman" w:hAnsi="Times New Roman"/>
          <w:sz w:val="20"/>
          <w:lang w:val="en-US"/>
        </w:rPr>
        <w:t>WG1</w:t>
      </w:r>
      <w:r w:rsidR="00233210">
        <w:rPr>
          <w:rFonts w:ascii="Times New Roman" w:hAnsi="Times New Roman"/>
          <w:sz w:val="20"/>
          <w:lang w:val="en-US"/>
        </w:rPr>
        <w:t xml:space="preserve"> </w:t>
      </w:r>
      <w:r w:rsidR="00D30598">
        <w:rPr>
          <w:rFonts w:ascii="Times New Roman" w:hAnsi="Times New Roman"/>
          <w:sz w:val="20"/>
          <w:lang w:val="en-US"/>
        </w:rPr>
        <w:t>#10</w:t>
      </w:r>
      <w:r w:rsidR="002A403D">
        <w:rPr>
          <w:rFonts w:ascii="Times New Roman" w:hAnsi="Times New Roman"/>
          <w:sz w:val="20"/>
          <w:lang w:val="en-US"/>
        </w:rPr>
        <w:t>8</w:t>
      </w:r>
      <w:r w:rsidR="00B53CE9">
        <w:rPr>
          <w:rFonts w:ascii="Times New Roman" w:hAnsi="Times New Roman"/>
          <w:sz w:val="20"/>
          <w:lang w:val="en-US"/>
        </w:rPr>
        <w:t>-e</w:t>
      </w:r>
      <w:r w:rsidR="00233210">
        <w:rPr>
          <w:rFonts w:ascii="Times New Roman" w:hAnsi="Times New Roman"/>
          <w:sz w:val="20"/>
          <w:lang w:val="en-US"/>
        </w:rPr>
        <w:t xml:space="preserve"> </w:t>
      </w:r>
      <w:r>
        <w:rPr>
          <w:rFonts w:ascii="Times New Roman" w:hAnsi="Times New Roman"/>
          <w:sz w:val="20"/>
          <w:lang w:val="en-US"/>
        </w:rPr>
        <w:t>v</w:t>
      </w:r>
      <w:r w:rsidR="00AD14C8">
        <w:rPr>
          <w:rFonts w:ascii="Times New Roman" w:hAnsi="Times New Roman"/>
          <w:sz w:val="20"/>
          <w:lang w:val="en-US"/>
        </w:rPr>
        <w:t>1.0</w:t>
      </w:r>
      <w:r w:rsidR="00854084">
        <w:rPr>
          <w:rFonts w:ascii="Times New Roman" w:hAnsi="Times New Roman"/>
          <w:sz w:val="20"/>
          <w:lang w:val="en-US"/>
        </w:rPr>
        <w:t>.</w:t>
      </w:r>
      <w:r w:rsidR="00881D35">
        <w:rPr>
          <w:rFonts w:ascii="Times New Roman" w:hAnsi="Times New Roman"/>
          <w:sz w:val="20"/>
          <w:lang w:val="en-US"/>
        </w:rPr>
        <w:t>0</w:t>
      </w:r>
    </w:p>
    <w:p w14:paraId="7E494703" w14:textId="17EA5836" w:rsidR="003E51AB" w:rsidRDefault="003E51AB" w:rsidP="003E51AB">
      <w:pPr>
        <w:pStyle w:val="TdocHeader2"/>
        <w:jc w:val="left"/>
        <w:rPr>
          <w:rFonts w:ascii="Times New Roman" w:hAnsi="Times New Roman"/>
          <w:sz w:val="20"/>
          <w:lang w:val="en-US"/>
        </w:rPr>
      </w:pPr>
      <w:r>
        <w:rPr>
          <w:rFonts w:ascii="Times New Roman" w:hAnsi="Times New Roman"/>
          <w:sz w:val="20"/>
          <w:lang w:val="en-US"/>
        </w:rPr>
        <w:tab/>
        <w:t>(</w:t>
      </w:r>
      <w:r w:rsidR="00B53CE9">
        <w:rPr>
          <w:rFonts w:ascii="Times New Roman" w:hAnsi="Times New Roman"/>
          <w:sz w:val="20"/>
          <w:lang w:val="en-US"/>
        </w:rPr>
        <w:t>Online</w:t>
      </w:r>
      <w:r w:rsidR="00233210">
        <w:rPr>
          <w:rFonts w:ascii="Times New Roman" w:hAnsi="Times New Roman"/>
          <w:sz w:val="20"/>
          <w:lang w:val="en-US"/>
        </w:rPr>
        <w:t xml:space="preserve"> </w:t>
      </w:r>
      <w:r w:rsidR="00B53CE9">
        <w:rPr>
          <w:rFonts w:ascii="Times New Roman" w:hAnsi="Times New Roman"/>
          <w:sz w:val="20"/>
          <w:lang w:val="en-US"/>
        </w:rPr>
        <w:t>meeting</w:t>
      </w:r>
      <w:r w:rsidR="00104FF5" w:rsidRPr="00104FF5">
        <w:rPr>
          <w:rFonts w:ascii="Times New Roman" w:hAnsi="Times New Roman"/>
          <w:sz w:val="20"/>
          <w:lang w:val="en-US"/>
        </w:rPr>
        <w:t>,</w:t>
      </w:r>
      <w:r w:rsidR="00233210">
        <w:rPr>
          <w:rFonts w:ascii="Times New Roman" w:hAnsi="Times New Roman"/>
          <w:sz w:val="20"/>
          <w:lang w:val="en-US"/>
        </w:rPr>
        <w:t xml:space="preserve"> </w:t>
      </w:r>
      <w:r w:rsidR="002A403D">
        <w:rPr>
          <w:rFonts w:ascii="Times New Roman" w:hAnsi="Times New Roman"/>
          <w:sz w:val="20"/>
          <w:lang w:val="en-US"/>
        </w:rPr>
        <w:t>21</w:t>
      </w:r>
      <w:r w:rsidR="002A403D" w:rsidRPr="002A403D">
        <w:rPr>
          <w:rFonts w:ascii="Times New Roman" w:hAnsi="Times New Roman"/>
          <w:sz w:val="20"/>
          <w:vertAlign w:val="superscript"/>
          <w:lang w:val="en-US"/>
        </w:rPr>
        <w:t>st</w:t>
      </w:r>
      <w:r w:rsidR="002A403D">
        <w:rPr>
          <w:rFonts w:ascii="Times New Roman" w:hAnsi="Times New Roman"/>
          <w:sz w:val="20"/>
          <w:lang w:val="en-US"/>
        </w:rPr>
        <w:t xml:space="preserve"> February –</w:t>
      </w:r>
      <w:r w:rsidR="00233210">
        <w:rPr>
          <w:rFonts w:ascii="Times New Roman" w:hAnsi="Times New Roman"/>
          <w:sz w:val="20"/>
          <w:lang w:val="en-US"/>
        </w:rPr>
        <w:t xml:space="preserve"> </w:t>
      </w:r>
      <w:r w:rsidR="002A403D">
        <w:rPr>
          <w:rFonts w:ascii="Times New Roman" w:hAnsi="Times New Roman"/>
          <w:sz w:val="20"/>
          <w:lang w:val="en-US"/>
        </w:rPr>
        <w:t>03</w:t>
      </w:r>
      <w:r w:rsidR="002A403D" w:rsidRPr="002A403D">
        <w:rPr>
          <w:rFonts w:ascii="Times New Roman" w:hAnsi="Times New Roman"/>
          <w:sz w:val="20"/>
          <w:vertAlign w:val="superscript"/>
          <w:lang w:val="en-US"/>
        </w:rPr>
        <w:t>rd</w:t>
      </w:r>
      <w:r w:rsidR="002A403D">
        <w:rPr>
          <w:rFonts w:ascii="Times New Roman" w:hAnsi="Times New Roman"/>
          <w:sz w:val="20"/>
          <w:lang w:val="en-US"/>
        </w:rPr>
        <w:t xml:space="preserve"> March </w:t>
      </w:r>
      <w:r w:rsidR="00104FF5" w:rsidRPr="00104FF5">
        <w:rPr>
          <w:rFonts w:ascii="Times New Roman" w:hAnsi="Times New Roman"/>
          <w:sz w:val="20"/>
          <w:lang w:val="en-US"/>
        </w:rPr>
        <w:t>20</w:t>
      </w:r>
      <w:r w:rsidR="00B53CE9">
        <w:rPr>
          <w:rFonts w:ascii="Times New Roman" w:hAnsi="Times New Roman"/>
          <w:sz w:val="20"/>
          <w:lang w:val="en-US"/>
        </w:rPr>
        <w:t>2</w:t>
      </w:r>
      <w:r w:rsidR="002A403D">
        <w:rPr>
          <w:rFonts w:ascii="Times New Roman" w:hAnsi="Times New Roman"/>
          <w:sz w:val="20"/>
          <w:lang w:val="en-US"/>
        </w:rPr>
        <w:t>2</w:t>
      </w:r>
      <w:r>
        <w:rPr>
          <w:rFonts w:ascii="Times New Roman" w:hAnsi="Times New Roman"/>
          <w:sz w:val="20"/>
          <w:lang w:val="en-US"/>
        </w:rPr>
        <w:t>)</w:t>
      </w:r>
    </w:p>
    <w:p w14:paraId="5C3638AC" w14:textId="77777777" w:rsidR="003E51AB" w:rsidRDefault="003E51AB" w:rsidP="003E51AB">
      <w:pPr>
        <w:pStyle w:val="TdocHeader2"/>
        <w:jc w:val="left"/>
        <w:rPr>
          <w:rFonts w:ascii="Times New Roman" w:hAnsi="Times New Roman"/>
          <w:sz w:val="20"/>
          <w:lang w:val="en-US"/>
        </w:rPr>
      </w:pPr>
    </w:p>
    <w:p w14:paraId="2728FE9F" w14:textId="6EF87F49" w:rsidR="003E51AB" w:rsidRDefault="003E51AB" w:rsidP="003E51AB">
      <w:pPr>
        <w:pStyle w:val="TdocHeader2"/>
        <w:jc w:val="left"/>
        <w:rPr>
          <w:rFonts w:ascii="Times New Roman" w:hAnsi="Times New Roman"/>
          <w:sz w:val="20"/>
          <w:lang w:val="en-US"/>
        </w:rPr>
      </w:pPr>
      <w:r>
        <w:rPr>
          <w:rFonts w:ascii="Times New Roman" w:hAnsi="Times New Roman"/>
          <w:sz w:val="20"/>
          <w:lang w:val="en-US"/>
        </w:rPr>
        <w:t>Document</w:t>
      </w:r>
      <w:r w:rsidR="00233210">
        <w:rPr>
          <w:rFonts w:ascii="Times New Roman" w:hAnsi="Times New Roman"/>
          <w:sz w:val="20"/>
          <w:lang w:val="en-US"/>
        </w:rPr>
        <w:t xml:space="preserve"> </w:t>
      </w:r>
      <w:r>
        <w:rPr>
          <w:rFonts w:ascii="Times New Roman" w:hAnsi="Times New Roman"/>
          <w:sz w:val="20"/>
          <w:lang w:val="en-US"/>
        </w:rPr>
        <w:t>for:</w:t>
      </w:r>
      <w:r>
        <w:rPr>
          <w:rFonts w:ascii="Times New Roman" w:hAnsi="Times New Roman"/>
          <w:sz w:val="20"/>
          <w:lang w:val="en-US"/>
        </w:rPr>
        <w:tab/>
      </w:r>
      <w:bookmarkStart w:id="1" w:name="DocumentFor"/>
      <w:bookmarkEnd w:id="1"/>
      <w:r w:rsidR="00AD14C8">
        <w:rPr>
          <w:rFonts w:ascii="Times New Roman" w:hAnsi="Times New Roman"/>
          <w:sz w:val="20"/>
          <w:lang w:val="en-US"/>
        </w:rPr>
        <w:t>Approval</w:t>
      </w:r>
    </w:p>
    <w:p w14:paraId="73344C14" w14:textId="77777777" w:rsidR="00C00EAF" w:rsidRPr="002A29A7" w:rsidRDefault="00C00EAF" w:rsidP="009643F7">
      <w:pPr>
        <w:pStyle w:val="TdocHeader2"/>
        <w:jc w:val="left"/>
        <w:rPr>
          <w:rFonts w:ascii="Times New Roman" w:hAnsi="Times New Roman"/>
          <w:b w:val="0"/>
          <w:sz w:val="20"/>
          <w:lang w:val="en-US"/>
        </w:rPr>
      </w:pPr>
    </w:p>
    <w:p w14:paraId="5BB7F136" w14:textId="77777777" w:rsidR="003126B8" w:rsidRPr="002A29A7" w:rsidRDefault="003126B8" w:rsidP="009643F7">
      <w:pPr>
        <w:pBdr>
          <w:bottom w:val="single" w:sz="12" w:space="1" w:color="auto"/>
        </w:pBdr>
        <w:rPr>
          <w:rFonts w:ascii="Times New Roman" w:hAnsi="Times New Roman"/>
          <w:bCs/>
          <w:szCs w:val="20"/>
        </w:rPr>
      </w:pPr>
    </w:p>
    <w:p w14:paraId="6445C93B" w14:textId="77777777" w:rsidR="00666408" w:rsidRPr="000B1042" w:rsidRDefault="00666408" w:rsidP="009643F7">
      <w:pPr>
        <w:tabs>
          <w:tab w:val="left" w:pos="1985"/>
        </w:tabs>
        <w:ind w:left="357" w:hanging="357"/>
        <w:rPr>
          <w:rFonts w:ascii="Times New Roman" w:hAnsi="Times New Roman"/>
          <w:szCs w:val="20"/>
        </w:rPr>
      </w:pPr>
    </w:p>
    <w:p w14:paraId="6445D4D7" w14:textId="77777777" w:rsidR="00666408" w:rsidRPr="000B1042" w:rsidRDefault="00C91E0B" w:rsidP="009643F7">
      <w:pPr>
        <w:rPr>
          <w:rFonts w:ascii="Times New Roman" w:hAnsi="Times New Roman"/>
          <w:szCs w:val="20"/>
        </w:rPr>
      </w:pPr>
      <w:r w:rsidRPr="000B1042">
        <w:rPr>
          <w:rFonts w:ascii="Times New Roman" w:hAnsi="Times New Roman"/>
          <w:noProof/>
          <w:szCs w:val="20"/>
          <w:highlight w:val="yellow"/>
          <w:lang w:eastAsia="en-GB"/>
        </w:rPr>
        <w:drawing>
          <wp:inline distT="0" distB="0" distL="0" distR="0" wp14:anchorId="62A300B6" wp14:editId="626C4092">
            <wp:extent cx="1485900" cy="866775"/>
            <wp:effectExtent l="0" t="0" r="0" b="0"/>
            <wp:docPr id="1" name="Picture 1" descr="3GPP_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GPP_T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85900" cy="866775"/>
                    </a:xfrm>
                    <a:prstGeom prst="rect">
                      <a:avLst/>
                    </a:prstGeom>
                    <a:noFill/>
                    <a:ln>
                      <a:noFill/>
                    </a:ln>
                  </pic:spPr>
                </pic:pic>
              </a:graphicData>
            </a:graphic>
          </wp:inline>
        </w:drawing>
      </w:r>
    </w:p>
    <w:p w14:paraId="66033856" w14:textId="77777777" w:rsidR="00666408" w:rsidRPr="000B1042" w:rsidRDefault="00666408" w:rsidP="009643F7">
      <w:pPr>
        <w:rPr>
          <w:rFonts w:ascii="Times New Roman" w:hAnsi="Times New Roman"/>
          <w:szCs w:val="20"/>
        </w:rPr>
      </w:pPr>
    </w:p>
    <w:p w14:paraId="24951B3A" w14:textId="23A5C663" w:rsidR="00666408" w:rsidRPr="000B1042" w:rsidRDefault="00666408" w:rsidP="009643F7">
      <w:pPr>
        <w:pBdr>
          <w:bottom w:val="single" w:sz="12" w:space="1" w:color="auto"/>
        </w:pBdr>
        <w:rPr>
          <w:rFonts w:ascii="Times New Roman" w:hAnsi="Times New Roman"/>
          <w:b/>
          <w:szCs w:val="20"/>
        </w:rPr>
      </w:pPr>
      <w:r w:rsidRPr="000B1042">
        <w:rPr>
          <w:rFonts w:ascii="Times New Roman" w:hAnsi="Times New Roman"/>
          <w:b/>
          <w:szCs w:val="20"/>
        </w:rPr>
        <w:br w:type="page"/>
      </w:r>
      <w:r w:rsidRPr="000B1042">
        <w:rPr>
          <w:rFonts w:ascii="Times New Roman" w:hAnsi="Times New Roman"/>
          <w:b/>
          <w:szCs w:val="20"/>
        </w:rPr>
        <w:lastRenderedPageBreak/>
        <w:t>Table</w:t>
      </w:r>
      <w:r w:rsidR="00233210">
        <w:rPr>
          <w:rFonts w:ascii="Times New Roman" w:hAnsi="Times New Roman"/>
          <w:b/>
          <w:szCs w:val="20"/>
        </w:rPr>
        <w:t xml:space="preserve"> </w:t>
      </w:r>
      <w:r w:rsidRPr="000B1042">
        <w:rPr>
          <w:rFonts w:ascii="Times New Roman" w:hAnsi="Times New Roman"/>
          <w:b/>
          <w:szCs w:val="20"/>
        </w:rPr>
        <w:t>of</w:t>
      </w:r>
      <w:r w:rsidR="00233210">
        <w:rPr>
          <w:rFonts w:ascii="Times New Roman" w:hAnsi="Times New Roman"/>
          <w:b/>
          <w:szCs w:val="20"/>
        </w:rPr>
        <w:t xml:space="preserve"> </w:t>
      </w:r>
      <w:r w:rsidRPr="000B1042">
        <w:rPr>
          <w:rFonts w:ascii="Times New Roman" w:hAnsi="Times New Roman"/>
          <w:b/>
          <w:szCs w:val="20"/>
        </w:rPr>
        <w:t>contents</w:t>
      </w:r>
    </w:p>
    <w:p w14:paraId="07424DB3" w14:textId="77777777" w:rsidR="00666408" w:rsidRPr="000B1042" w:rsidRDefault="00666408" w:rsidP="009643F7">
      <w:pPr>
        <w:rPr>
          <w:rFonts w:ascii="Times New Roman" w:hAnsi="Times New Roman"/>
          <w:szCs w:val="20"/>
        </w:rPr>
      </w:pPr>
    </w:p>
    <w:p w14:paraId="3824CFF2" w14:textId="32C02CAB" w:rsidR="00E148FC" w:rsidRDefault="00011381">
      <w:pPr>
        <w:pStyle w:val="TOC1"/>
        <w:tabs>
          <w:tab w:val="left" w:pos="400"/>
          <w:tab w:val="right" w:leader="dot" w:pos="10457"/>
        </w:tabs>
        <w:rPr>
          <w:rFonts w:eastAsiaTheme="minorEastAsia" w:cstheme="minorBidi"/>
          <w:b w:val="0"/>
          <w:bCs w:val="0"/>
          <w:caps w:val="0"/>
          <w:noProof/>
          <w:sz w:val="22"/>
          <w:szCs w:val="22"/>
          <w:lang w:eastAsia="en-GB"/>
        </w:rPr>
      </w:pPr>
      <w:r>
        <w:rPr>
          <w:rFonts w:ascii="Times New Roman" w:hAnsi="Times New Roman"/>
          <w:b w:val="0"/>
          <w:bCs w:val="0"/>
          <w:caps w:val="0"/>
        </w:rPr>
        <w:fldChar w:fldCharType="begin"/>
      </w:r>
      <w:r>
        <w:rPr>
          <w:rFonts w:ascii="Times New Roman" w:hAnsi="Times New Roman"/>
          <w:b w:val="0"/>
          <w:bCs w:val="0"/>
          <w:caps w:val="0"/>
        </w:rPr>
        <w:instrText xml:space="preserve"> TOC \o "1-5" \h \z \u </w:instrText>
      </w:r>
      <w:r>
        <w:rPr>
          <w:rFonts w:ascii="Times New Roman" w:hAnsi="Times New Roman"/>
          <w:b w:val="0"/>
          <w:bCs w:val="0"/>
          <w:caps w:val="0"/>
        </w:rPr>
        <w:fldChar w:fldCharType="separate"/>
      </w:r>
      <w:hyperlink w:anchor="_Toc98334362" w:history="1">
        <w:r w:rsidR="00E148FC" w:rsidRPr="00FD5EAB">
          <w:rPr>
            <w:rStyle w:val="Hyperlink"/>
            <w:noProof/>
          </w:rPr>
          <w:t>1</w:t>
        </w:r>
        <w:r w:rsidR="00E148FC">
          <w:rPr>
            <w:rFonts w:eastAsiaTheme="minorEastAsia" w:cstheme="minorBidi"/>
            <w:b w:val="0"/>
            <w:bCs w:val="0"/>
            <w:caps w:val="0"/>
            <w:noProof/>
            <w:sz w:val="22"/>
            <w:szCs w:val="22"/>
            <w:lang w:eastAsia="en-GB"/>
          </w:rPr>
          <w:tab/>
        </w:r>
        <w:r w:rsidR="00E148FC" w:rsidRPr="00FD5EAB">
          <w:rPr>
            <w:rStyle w:val="Hyperlink"/>
            <w:noProof/>
          </w:rPr>
          <w:t>Opening of the meeting</w:t>
        </w:r>
        <w:r w:rsidR="00E148FC">
          <w:rPr>
            <w:noProof/>
            <w:webHidden/>
          </w:rPr>
          <w:tab/>
        </w:r>
        <w:r w:rsidR="00E148FC">
          <w:rPr>
            <w:noProof/>
            <w:webHidden/>
          </w:rPr>
          <w:fldChar w:fldCharType="begin"/>
        </w:r>
        <w:r w:rsidR="00E148FC">
          <w:rPr>
            <w:noProof/>
            <w:webHidden/>
          </w:rPr>
          <w:instrText xml:space="preserve"> PAGEREF _Toc98334362 \h </w:instrText>
        </w:r>
        <w:r w:rsidR="00E148FC">
          <w:rPr>
            <w:noProof/>
            <w:webHidden/>
          </w:rPr>
        </w:r>
        <w:r w:rsidR="00E148FC">
          <w:rPr>
            <w:noProof/>
            <w:webHidden/>
          </w:rPr>
          <w:fldChar w:fldCharType="separate"/>
        </w:r>
        <w:r w:rsidR="00E148FC">
          <w:rPr>
            <w:noProof/>
            <w:webHidden/>
          </w:rPr>
          <w:t>8</w:t>
        </w:r>
        <w:r w:rsidR="00E148FC">
          <w:rPr>
            <w:noProof/>
            <w:webHidden/>
          </w:rPr>
          <w:fldChar w:fldCharType="end"/>
        </w:r>
      </w:hyperlink>
    </w:p>
    <w:p w14:paraId="774A5792" w14:textId="1B97DB17" w:rsidR="00E148FC" w:rsidRDefault="002328C4">
      <w:pPr>
        <w:pStyle w:val="TOC2"/>
        <w:tabs>
          <w:tab w:val="left" w:pos="800"/>
          <w:tab w:val="right" w:leader="dot" w:pos="10457"/>
        </w:tabs>
        <w:rPr>
          <w:rFonts w:eastAsiaTheme="minorEastAsia" w:cstheme="minorBidi"/>
          <w:smallCaps w:val="0"/>
          <w:noProof/>
          <w:sz w:val="22"/>
          <w:szCs w:val="22"/>
          <w:lang w:eastAsia="en-GB"/>
        </w:rPr>
      </w:pPr>
      <w:hyperlink w:anchor="_Toc98334363" w:history="1">
        <w:r w:rsidR="00E148FC" w:rsidRPr="00FD5EAB">
          <w:rPr>
            <w:rStyle w:val="Hyperlink"/>
            <w:noProof/>
          </w:rPr>
          <w:t>1.1</w:t>
        </w:r>
        <w:r w:rsidR="00E148FC">
          <w:rPr>
            <w:rFonts w:eastAsiaTheme="minorEastAsia" w:cstheme="minorBidi"/>
            <w:smallCaps w:val="0"/>
            <w:noProof/>
            <w:sz w:val="22"/>
            <w:szCs w:val="22"/>
            <w:lang w:eastAsia="en-GB"/>
          </w:rPr>
          <w:tab/>
        </w:r>
        <w:r w:rsidR="00E148FC" w:rsidRPr="00FD5EAB">
          <w:rPr>
            <w:rStyle w:val="Hyperlink"/>
            <w:noProof/>
          </w:rPr>
          <w:t>Call for IPR</w:t>
        </w:r>
        <w:r w:rsidR="00E148FC">
          <w:rPr>
            <w:noProof/>
            <w:webHidden/>
          </w:rPr>
          <w:tab/>
        </w:r>
        <w:r w:rsidR="00E148FC">
          <w:rPr>
            <w:noProof/>
            <w:webHidden/>
          </w:rPr>
          <w:fldChar w:fldCharType="begin"/>
        </w:r>
        <w:r w:rsidR="00E148FC">
          <w:rPr>
            <w:noProof/>
            <w:webHidden/>
          </w:rPr>
          <w:instrText xml:space="preserve"> PAGEREF _Toc98334363 \h </w:instrText>
        </w:r>
        <w:r w:rsidR="00E148FC">
          <w:rPr>
            <w:noProof/>
            <w:webHidden/>
          </w:rPr>
        </w:r>
        <w:r w:rsidR="00E148FC">
          <w:rPr>
            <w:noProof/>
            <w:webHidden/>
          </w:rPr>
          <w:fldChar w:fldCharType="separate"/>
        </w:r>
        <w:r w:rsidR="00E148FC">
          <w:rPr>
            <w:noProof/>
            <w:webHidden/>
          </w:rPr>
          <w:t>8</w:t>
        </w:r>
        <w:r w:rsidR="00E148FC">
          <w:rPr>
            <w:noProof/>
            <w:webHidden/>
          </w:rPr>
          <w:fldChar w:fldCharType="end"/>
        </w:r>
      </w:hyperlink>
    </w:p>
    <w:p w14:paraId="7A0E6203" w14:textId="142F0D41" w:rsidR="00E148FC" w:rsidRDefault="002328C4">
      <w:pPr>
        <w:pStyle w:val="TOC2"/>
        <w:tabs>
          <w:tab w:val="left" w:pos="800"/>
          <w:tab w:val="right" w:leader="dot" w:pos="10457"/>
        </w:tabs>
        <w:rPr>
          <w:rFonts w:eastAsiaTheme="minorEastAsia" w:cstheme="minorBidi"/>
          <w:smallCaps w:val="0"/>
          <w:noProof/>
          <w:sz w:val="22"/>
          <w:szCs w:val="22"/>
          <w:lang w:eastAsia="en-GB"/>
        </w:rPr>
      </w:pPr>
      <w:hyperlink w:anchor="_Toc98334364" w:history="1">
        <w:r w:rsidR="00E148FC" w:rsidRPr="00FD5EAB">
          <w:rPr>
            <w:rStyle w:val="Hyperlink"/>
            <w:noProof/>
          </w:rPr>
          <w:t>1.2</w:t>
        </w:r>
        <w:r w:rsidR="00E148FC">
          <w:rPr>
            <w:rFonts w:eastAsiaTheme="minorEastAsia" w:cstheme="minorBidi"/>
            <w:smallCaps w:val="0"/>
            <w:noProof/>
            <w:sz w:val="22"/>
            <w:szCs w:val="22"/>
            <w:lang w:eastAsia="en-GB"/>
          </w:rPr>
          <w:tab/>
        </w:r>
        <w:r w:rsidR="00E148FC" w:rsidRPr="00FD5EAB">
          <w:rPr>
            <w:rStyle w:val="Hyperlink"/>
            <w:noProof/>
          </w:rPr>
          <w:t>Competition law statement</w:t>
        </w:r>
        <w:r w:rsidR="00E148FC">
          <w:rPr>
            <w:noProof/>
            <w:webHidden/>
          </w:rPr>
          <w:tab/>
        </w:r>
        <w:r w:rsidR="00E148FC">
          <w:rPr>
            <w:noProof/>
            <w:webHidden/>
          </w:rPr>
          <w:fldChar w:fldCharType="begin"/>
        </w:r>
        <w:r w:rsidR="00E148FC">
          <w:rPr>
            <w:noProof/>
            <w:webHidden/>
          </w:rPr>
          <w:instrText xml:space="preserve"> PAGEREF _Toc98334364 \h </w:instrText>
        </w:r>
        <w:r w:rsidR="00E148FC">
          <w:rPr>
            <w:noProof/>
            <w:webHidden/>
          </w:rPr>
        </w:r>
        <w:r w:rsidR="00E148FC">
          <w:rPr>
            <w:noProof/>
            <w:webHidden/>
          </w:rPr>
          <w:fldChar w:fldCharType="separate"/>
        </w:r>
        <w:r w:rsidR="00E148FC">
          <w:rPr>
            <w:noProof/>
            <w:webHidden/>
          </w:rPr>
          <w:t>8</w:t>
        </w:r>
        <w:r w:rsidR="00E148FC">
          <w:rPr>
            <w:noProof/>
            <w:webHidden/>
          </w:rPr>
          <w:fldChar w:fldCharType="end"/>
        </w:r>
      </w:hyperlink>
    </w:p>
    <w:p w14:paraId="14D3158A" w14:textId="5AB8D8AF" w:rsidR="00E148FC" w:rsidRDefault="002328C4">
      <w:pPr>
        <w:pStyle w:val="TOC2"/>
        <w:tabs>
          <w:tab w:val="left" w:pos="800"/>
          <w:tab w:val="right" w:leader="dot" w:pos="10457"/>
        </w:tabs>
        <w:rPr>
          <w:rFonts w:eastAsiaTheme="minorEastAsia" w:cstheme="minorBidi"/>
          <w:smallCaps w:val="0"/>
          <w:noProof/>
          <w:sz w:val="22"/>
          <w:szCs w:val="22"/>
          <w:lang w:eastAsia="en-GB"/>
        </w:rPr>
      </w:pPr>
      <w:hyperlink w:anchor="_Toc98334365" w:history="1">
        <w:r w:rsidR="00E148FC" w:rsidRPr="00FD5EAB">
          <w:rPr>
            <w:rStyle w:val="Hyperlink"/>
            <w:noProof/>
          </w:rPr>
          <w:t>1.3</w:t>
        </w:r>
        <w:r w:rsidR="00E148FC">
          <w:rPr>
            <w:rFonts w:eastAsiaTheme="minorEastAsia" w:cstheme="minorBidi"/>
            <w:smallCaps w:val="0"/>
            <w:noProof/>
            <w:sz w:val="22"/>
            <w:szCs w:val="22"/>
            <w:lang w:eastAsia="en-GB"/>
          </w:rPr>
          <w:tab/>
        </w:r>
        <w:r w:rsidR="00E148FC" w:rsidRPr="00FD5EAB">
          <w:rPr>
            <w:rStyle w:val="Hyperlink"/>
            <w:noProof/>
          </w:rPr>
          <w:t>Network usage conditions</w:t>
        </w:r>
        <w:r w:rsidR="00E148FC">
          <w:rPr>
            <w:noProof/>
            <w:webHidden/>
          </w:rPr>
          <w:tab/>
        </w:r>
        <w:r w:rsidR="00E148FC">
          <w:rPr>
            <w:noProof/>
            <w:webHidden/>
          </w:rPr>
          <w:fldChar w:fldCharType="begin"/>
        </w:r>
        <w:r w:rsidR="00E148FC">
          <w:rPr>
            <w:noProof/>
            <w:webHidden/>
          </w:rPr>
          <w:instrText xml:space="preserve"> PAGEREF _Toc98334365 \h </w:instrText>
        </w:r>
        <w:r w:rsidR="00E148FC">
          <w:rPr>
            <w:noProof/>
            <w:webHidden/>
          </w:rPr>
        </w:r>
        <w:r w:rsidR="00E148FC">
          <w:rPr>
            <w:noProof/>
            <w:webHidden/>
          </w:rPr>
          <w:fldChar w:fldCharType="separate"/>
        </w:r>
        <w:r w:rsidR="00E148FC">
          <w:rPr>
            <w:noProof/>
            <w:webHidden/>
          </w:rPr>
          <w:t>8</w:t>
        </w:r>
        <w:r w:rsidR="00E148FC">
          <w:rPr>
            <w:noProof/>
            <w:webHidden/>
          </w:rPr>
          <w:fldChar w:fldCharType="end"/>
        </w:r>
      </w:hyperlink>
    </w:p>
    <w:p w14:paraId="00EDF9C5" w14:textId="76AE60A0" w:rsidR="00E148FC" w:rsidRDefault="002328C4">
      <w:pPr>
        <w:pStyle w:val="TOC2"/>
        <w:tabs>
          <w:tab w:val="left" w:pos="800"/>
          <w:tab w:val="right" w:leader="dot" w:pos="10457"/>
        </w:tabs>
        <w:rPr>
          <w:rFonts w:eastAsiaTheme="minorEastAsia" w:cstheme="minorBidi"/>
          <w:smallCaps w:val="0"/>
          <w:noProof/>
          <w:sz w:val="22"/>
          <w:szCs w:val="22"/>
          <w:lang w:eastAsia="en-GB"/>
        </w:rPr>
      </w:pPr>
      <w:hyperlink w:anchor="_Toc98334366" w:history="1">
        <w:r w:rsidR="00E148FC" w:rsidRPr="00FD5EAB">
          <w:rPr>
            <w:rStyle w:val="Hyperlink"/>
            <w:noProof/>
            <w:lang w:eastAsia="x-none"/>
          </w:rPr>
          <w:t>1.4</w:t>
        </w:r>
        <w:r w:rsidR="00E148FC">
          <w:rPr>
            <w:rFonts w:eastAsiaTheme="minorEastAsia" w:cstheme="minorBidi"/>
            <w:smallCaps w:val="0"/>
            <w:noProof/>
            <w:sz w:val="22"/>
            <w:szCs w:val="22"/>
            <w:lang w:eastAsia="en-GB"/>
          </w:rPr>
          <w:tab/>
        </w:r>
        <w:r w:rsidR="00E148FC" w:rsidRPr="00FD5EAB">
          <w:rPr>
            <w:rStyle w:val="Hyperlink"/>
            <w:noProof/>
          </w:rPr>
          <w:t>Check-in for Registered Delegates</w:t>
        </w:r>
        <w:r w:rsidR="00E148FC">
          <w:rPr>
            <w:noProof/>
            <w:webHidden/>
          </w:rPr>
          <w:tab/>
        </w:r>
        <w:r w:rsidR="00E148FC">
          <w:rPr>
            <w:noProof/>
            <w:webHidden/>
          </w:rPr>
          <w:fldChar w:fldCharType="begin"/>
        </w:r>
        <w:r w:rsidR="00E148FC">
          <w:rPr>
            <w:noProof/>
            <w:webHidden/>
          </w:rPr>
          <w:instrText xml:space="preserve"> PAGEREF _Toc98334366 \h </w:instrText>
        </w:r>
        <w:r w:rsidR="00E148FC">
          <w:rPr>
            <w:noProof/>
            <w:webHidden/>
          </w:rPr>
        </w:r>
        <w:r w:rsidR="00E148FC">
          <w:rPr>
            <w:noProof/>
            <w:webHidden/>
          </w:rPr>
          <w:fldChar w:fldCharType="separate"/>
        </w:r>
        <w:r w:rsidR="00E148FC">
          <w:rPr>
            <w:noProof/>
            <w:webHidden/>
          </w:rPr>
          <w:t>8</w:t>
        </w:r>
        <w:r w:rsidR="00E148FC">
          <w:rPr>
            <w:noProof/>
            <w:webHidden/>
          </w:rPr>
          <w:fldChar w:fldCharType="end"/>
        </w:r>
      </w:hyperlink>
    </w:p>
    <w:p w14:paraId="4493BB9B" w14:textId="251894DB" w:rsidR="00E148FC" w:rsidRDefault="002328C4">
      <w:pPr>
        <w:pStyle w:val="TOC2"/>
        <w:tabs>
          <w:tab w:val="left" w:pos="800"/>
          <w:tab w:val="right" w:leader="dot" w:pos="10457"/>
        </w:tabs>
        <w:rPr>
          <w:rFonts w:eastAsiaTheme="minorEastAsia" w:cstheme="minorBidi"/>
          <w:smallCaps w:val="0"/>
          <w:noProof/>
          <w:sz w:val="22"/>
          <w:szCs w:val="22"/>
          <w:lang w:eastAsia="en-GB"/>
        </w:rPr>
      </w:pPr>
      <w:hyperlink w:anchor="_Toc98334367" w:history="1">
        <w:r w:rsidR="00E148FC" w:rsidRPr="00FD5EAB">
          <w:rPr>
            <w:rStyle w:val="Hyperlink"/>
            <w:noProof/>
          </w:rPr>
          <w:t>1.5</w:t>
        </w:r>
        <w:r w:rsidR="00E148FC">
          <w:rPr>
            <w:rFonts w:eastAsiaTheme="minorEastAsia" w:cstheme="minorBidi"/>
            <w:smallCaps w:val="0"/>
            <w:noProof/>
            <w:sz w:val="22"/>
            <w:szCs w:val="22"/>
            <w:lang w:eastAsia="en-GB"/>
          </w:rPr>
          <w:tab/>
        </w:r>
        <w:r w:rsidR="00E148FC" w:rsidRPr="00FD5EAB">
          <w:rPr>
            <w:rStyle w:val="Hyperlink"/>
            <w:noProof/>
          </w:rPr>
          <w:t>Aspects related to RAN1 Meeting Management</w:t>
        </w:r>
        <w:r w:rsidR="00E148FC">
          <w:rPr>
            <w:noProof/>
            <w:webHidden/>
          </w:rPr>
          <w:tab/>
        </w:r>
        <w:r w:rsidR="00E148FC">
          <w:rPr>
            <w:noProof/>
            <w:webHidden/>
          </w:rPr>
          <w:fldChar w:fldCharType="begin"/>
        </w:r>
        <w:r w:rsidR="00E148FC">
          <w:rPr>
            <w:noProof/>
            <w:webHidden/>
          </w:rPr>
          <w:instrText xml:space="preserve"> PAGEREF _Toc98334367 \h </w:instrText>
        </w:r>
        <w:r w:rsidR="00E148FC">
          <w:rPr>
            <w:noProof/>
            <w:webHidden/>
          </w:rPr>
        </w:r>
        <w:r w:rsidR="00E148FC">
          <w:rPr>
            <w:noProof/>
            <w:webHidden/>
          </w:rPr>
          <w:fldChar w:fldCharType="separate"/>
        </w:r>
        <w:r w:rsidR="00E148FC">
          <w:rPr>
            <w:noProof/>
            <w:webHidden/>
          </w:rPr>
          <w:t>9</w:t>
        </w:r>
        <w:r w:rsidR="00E148FC">
          <w:rPr>
            <w:noProof/>
            <w:webHidden/>
          </w:rPr>
          <w:fldChar w:fldCharType="end"/>
        </w:r>
      </w:hyperlink>
    </w:p>
    <w:p w14:paraId="7290F642" w14:textId="4D518318" w:rsidR="00E148FC" w:rsidRDefault="002328C4">
      <w:pPr>
        <w:pStyle w:val="TOC2"/>
        <w:tabs>
          <w:tab w:val="left" w:pos="800"/>
          <w:tab w:val="right" w:leader="dot" w:pos="10457"/>
        </w:tabs>
        <w:rPr>
          <w:rFonts w:eastAsiaTheme="minorEastAsia" w:cstheme="minorBidi"/>
          <w:smallCaps w:val="0"/>
          <w:noProof/>
          <w:sz w:val="22"/>
          <w:szCs w:val="22"/>
          <w:lang w:eastAsia="en-GB"/>
        </w:rPr>
      </w:pPr>
      <w:hyperlink w:anchor="_Toc98334368" w:history="1">
        <w:r w:rsidR="00E148FC" w:rsidRPr="00FD5EAB">
          <w:rPr>
            <w:rStyle w:val="Hyperlink"/>
            <w:noProof/>
          </w:rPr>
          <w:t>1.6</w:t>
        </w:r>
        <w:r w:rsidR="00E148FC">
          <w:rPr>
            <w:rFonts w:eastAsiaTheme="minorEastAsia" w:cstheme="minorBidi"/>
            <w:smallCaps w:val="0"/>
            <w:noProof/>
            <w:sz w:val="22"/>
            <w:szCs w:val="22"/>
            <w:lang w:eastAsia="en-GB"/>
          </w:rPr>
          <w:tab/>
        </w:r>
        <w:r w:rsidR="00E148FC" w:rsidRPr="00FD5EAB">
          <w:rPr>
            <w:rStyle w:val="Hyperlink"/>
            <w:noProof/>
          </w:rPr>
          <w:t>Recording of RAN1 Meeting</w:t>
        </w:r>
        <w:r w:rsidR="00E148FC">
          <w:rPr>
            <w:noProof/>
            <w:webHidden/>
          </w:rPr>
          <w:tab/>
        </w:r>
        <w:r w:rsidR="00E148FC">
          <w:rPr>
            <w:noProof/>
            <w:webHidden/>
          </w:rPr>
          <w:fldChar w:fldCharType="begin"/>
        </w:r>
        <w:r w:rsidR="00E148FC">
          <w:rPr>
            <w:noProof/>
            <w:webHidden/>
          </w:rPr>
          <w:instrText xml:space="preserve"> PAGEREF _Toc98334368 \h </w:instrText>
        </w:r>
        <w:r w:rsidR="00E148FC">
          <w:rPr>
            <w:noProof/>
            <w:webHidden/>
          </w:rPr>
        </w:r>
        <w:r w:rsidR="00E148FC">
          <w:rPr>
            <w:noProof/>
            <w:webHidden/>
          </w:rPr>
          <w:fldChar w:fldCharType="separate"/>
        </w:r>
        <w:r w:rsidR="00E148FC">
          <w:rPr>
            <w:noProof/>
            <w:webHidden/>
          </w:rPr>
          <w:t>9</w:t>
        </w:r>
        <w:r w:rsidR="00E148FC">
          <w:rPr>
            <w:noProof/>
            <w:webHidden/>
          </w:rPr>
          <w:fldChar w:fldCharType="end"/>
        </w:r>
      </w:hyperlink>
    </w:p>
    <w:p w14:paraId="3E443C2F" w14:textId="25861412" w:rsidR="00E148FC" w:rsidRDefault="002328C4">
      <w:pPr>
        <w:pStyle w:val="TOC1"/>
        <w:tabs>
          <w:tab w:val="left" w:pos="400"/>
          <w:tab w:val="right" w:leader="dot" w:pos="10457"/>
        </w:tabs>
        <w:rPr>
          <w:rFonts w:eastAsiaTheme="minorEastAsia" w:cstheme="minorBidi"/>
          <w:b w:val="0"/>
          <w:bCs w:val="0"/>
          <w:caps w:val="0"/>
          <w:noProof/>
          <w:sz w:val="22"/>
          <w:szCs w:val="22"/>
          <w:lang w:eastAsia="en-GB"/>
        </w:rPr>
      </w:pPr>
      <w:hyperlink w:anchor="_Toc98334369" w:history="1">
        <w:r w:rsidR="00E148FC" w:rsidRPr="00FD5EAB">
          <w:rPr>
            <w:rStyle w:val="Hyperlink"/>
            <w:noProof/>
          </w:rPr>
          <w:t>2</w:t>
        </w:r>
        <w:r w:rsidR="00E148FC">
          <w:rPr>
            <w:rFonts w:eastAsiaTheme="minorEastAsia" w:cstheme="minorBidi"/>
            <w:b w:val="0"/>
            <w:bCs w:val="0"/>
            <w:caps w:val="0"/>
            <w:noProof/>
            <w:sz w:val="22"/>
            <w:szCs w:val="22"/>
            <w:lang w:eastAsia="en-GB"/>
          </w:rPr>
          <w:tab/>
        </w:r>
        <w:r w:rsidR="00E148FC" w:rsidRPr="00FD5EAB">
          <w:rPr>
            <w:rStyle w:val="Hyperlink"/>
            <w:noProof/>
          </w:rPr>
          <w:t>Approval of Agenda</w:t>
        </w:r>
        <w:r w:rsidR="00E148FC">
          <w:rPr>
            <w:noProof/>
            <w:webHidden/>
          </w:rPr>
          <w:tab/>
        </w:r>
        <w:r w:rsidR="00E148FC">
          <w:rPr>
            <w:noProof/>
            <w:webHidden/>
          </w:rPr>
          <w:fldChar w:fldCharType="begin"/>
        </w:r>
        <w:r w:rsidR="00E148FC">
          <w:rPr>
            <w:noProof/>
            <w:webHidden/>
          </w:rPr>
          <w:instrText xml:space="preserve"> PAGEREF _Toc98334369 \h </w:instrText>
        </w:r>
        <w:r w:rsidR="00E148FC">
          <w:rPr>
            <w:noProof/>
            <w:webHidden/>
          </w:rPr>
        </w:r>
        <w:r w:rsidR="00E148FC">
          <w:rPr>
            <w:noProof/>
            <w:webHidden/>
          </w:rPr>
          <w:fldChar w:fldCharType="separate"/>
        </w:r>
        <w:r w:rsidR="00E148FC">
          <w:rPr>
            <w:noProof/>
            <w:webHidden/>
          </w:rPr>
          <w:t>9</w:t>
        </w:r>
        <w:r w:rsidR="00E148FC">
          <w:rPr>
            <w:noProof/>
            <w:webHidden/>
          </w:rPr>
          <w:fldChar w:fldCharType="end"/>
        </w:r>
      </w:hyperlink>
    </w:p>
    <w:p w14:paraId="5AC5BACD" w14:textId="14CBE12A" w:rsidR="00E148FC" w:rsidRDefault="002328C4">
      <w:pPr>
        <w:pStyle w:val="TOC1"/>
        <w:tabs>
          <w:tab w:val="left" w:pos="400"/>
          <w:tab w:val="right" w:leader="dot" w:pos="10457"/>
        </w:tabs>
        <w:rPr>
          <w:rFonts w:eastAsiaTheme="minorEastAsia" w:cstheme="minorBidi"/>
          <w:b w:val="0"/>
          <w:bCs w:val="0"/>
          <w:caps w:val="0"/>
          <w:noProof/>
          <w:sz w:val="22"/>
          <w:szCs w:val="22"/>
          <w:lang w:eastAsia="en-GB"/>
        </w:rPr>
      </w:pPr>
      <w:hyperlink w:anchor="_Toc98334370" w:history="1">
        <w:r w:rsidR="00E148FC" w:rsidRPr="00FD5EAB">
          <w:rPr>
            <w:rStyle w:val="Hyperlink"/>
            <w:noProof/>
          </w:rPr>
          <w:t>3</w:t>
        </w:r>
        <w:r w:rsidR="00E148FC">
          <w:rPr>
            <w:rFonts w:eastAsiaTheme="minorEastAsia" w:cstheme="minorBidi"/>
            <w:b w:val="0"/>
            <w:bCs w:val="0"/>
            <w:caps w:val="0"/>
            <w:noProof/>
            <w:sz w:val="22"/>
            <w:szCs w:val="22"/>
            <w:lang w:eastAsia="en-GB"/>
          </w:rPr>
          <w:tab/>
        </w:r>
        <w:r w:rsidR="00E148FC" w:rsidRPr="00FD5EAB">
          <w:rPr>
            <w:rStyle w:val="Hyperlink"/>
            <w:noProof/>
          </w:rPr>
          <w:t>Highlights from RAN plenary</w:t>
        </w:r>
        <w:r w:rsidR="00E148FC">
          <w:rPr>
            <w:noProof/>
            <w:webHidden/>
          </w:rPr>
          <w:tab/>
        </w:r>
        <w:r w:rsidR="00E148FC">
          <w:rPr>
            <w:noProof/>
            <w:webHidden/>
          </w:rPr>
          <w:fldChar w:fldCharType="begin"/>
        </w:r>
        <w:r w:rsidR="00E148FC">
          <w:rPr>
            <w:noProof/>
            <w:webHidden/>
          </w:rPr>
          <w:instrText xml:space="preserve"> PAGEREF _Toc98334370 \h </w:instrText>
        </w:r>
        <w:r w:rsidR="00E148FC">
          <w:rPr>
            <w:noProof/>
            <w:webHidden/>
          </w:rPr>
        </w:r>
        <w:r w:rsidR="00E148FC">
          <w:rPr>
            <w:noProof/>
            <w:webHidden/>
          </w:rPr>
          <w:fldChar w:fldCharType="separate"/>
        </w:r>
        <w:r w:rsidR="00E148FC">
          <w:rPr>
            <w:noProof/>
            <w:webHidden/>
          </w:rPr>
          <w:t>9</w:t>
        </w:r>
        <w:r w:rsidR="00E148FC">
          <w:rPr>
            <w:noProof/>
            <w:webHidden/>
          </w:rPr>
          <w:fldChar w:fldCharType="end"/>
        </w:r>
      </w:hyperlink>
    </w:p>
    <w:p w14:paraId="6E9C419B" w14:textId="145E1CBA" w:rsidR="00E148FC" w:rsidRDefault="002328C4">
      <w:pPr>
        <w:pStyle w:val="TOC1"/>
        <w:tabs>
          <w:tab w:val="left" w:pos="400"/>
          <w:tab w:val="right" w:leader="dot" w:pos="10457"/>
        </w:tabs>
        <w:rPr>
          <w:rFonts w:eastAsiaTheme="minorEastAsia" w:cstheme="minorBidi"/>
          <w:b w:val="0"/>
          <w:bCs w:val="0"/>
          <w:caps w:val="0"/>
          <w:noProof/>
          <w:sz w:val="22"/>
          <w:szCs w:val="22"/>
          <w:lang w:eastAsia="en-GB"/>
        </w:rPr>
      </w:pPr>
      <w:hyperlink w:anchor="_Toc98334371" w:history="1">
        <w:r w:rsidR="00E148FC" w:rsidRPr="00FD5EAB">
          <w:rPr>
            <w:rStyle w:val="Hyperlink"/>
            <w:noProof/>
          </w:rPr>
          <w:t>4</w:t>
        </w:r>
        <w:r w:rsidR="00E148FC">
          <w:rPr>
            <w:rFonts w:eastAsiaTheme="minorEastAsia" w:cstheme="minorBidi"/>
            <w:b w:val="0"/>
            <w:bCs w:val="0"/>
            <w:caps w:val="0"/>
            <w:noProof/>
            <w:sz w:val="22"/>
            <w:szCs w:val="22"/>
            <w:lang w:eastAsia="en-GB"/>
          </w:rPr>
          <w:tab/>
        </w:r>
        <w:r w:rsidR="00E148FC" w:rsidRPr="00FD5EAB">
          <w:rPr>
            <w:rStyle w:val="Hyperlink"/>
            <w:noProof/>
          </w:rPr>
          <w:t>Approval of Minutes from previous meeting</w:t>
        </w:r>
        <w:r w:rsidR="00E148FC">
          <w:rPr>
            <w:noProof/>
            <w:webHidden/>
          </w:rPr>
          <w:tab/>
        </w:r>
        <w:r w:rsidR="00E148FC">
          <w:rPr>
            <w:noProof/>
            <w:webHidden/>
          </w:rPr>
          <w:fldChar w:fldCharType="begin"/>
        </w:r>
        <w:r w:rsidR="00E148FC">
          <w:rPr>
            <w:noProof/>
            <w:webHidden/>
          </w:rPr>
          <w:instrText xml:space="preserve"> PAGEREF _Toc98334371 \h </w:instrText>
        </w:r>
        <w:r w:rsidR="00E148FC">
          <w:rPr>
            <w:noProof/>
            <w:webHidden/>
          </w:rPr>
        </w:r>
        <w:r w:rsidR="00E148FC">
          <w:rPr>
            <w:noProof/>
            <w:webHidden/>
          </w:rPr>
          <w:fldChar w:fldCharType="separate"/>
        </w:r>
        <w:r w:rsidR="00E148FC">
          <w:rPr>
            <w:noProof/>
            <w:webHidden/>
          </w:rPr>
          <w:t>9</w:t>
        </w:r>
        <w:r w:rsidR="00E148FC">
          <w:rPr>
            <w:noProof/>
            <w:webHidden/>
          </w:rPr>
          <w:fldChar w:fldCharType="end"/>
        </w:r>
      </w:hyperlink>
    </w:p>
    <w:p w14:paraId="7B8DD02A" w14:textId="57B4CE78" w:rsidR="00E148FC" w:rsidRDefault="002328C4">
      <w:pPr>
        <w:pStyle w:val="TOC1"/>
        <w:tabs>
          <w:tab w:val="left" w:pos="400"/>
          <w:tab w:val="right" w:leader="dot" w:pos="10457"/>
        </w:tabs>
        <w:rPr>
          <w:rFonts w:eastAsiaTheme="minorEastAsia" w:cstheme="minorBidi"/>
          <w:b w:val="0"/>
          <w:bCs w:val="0"/>
          <w:caps w:val="0"/>
          <w:noProof/>
          <w:sz w:val="22"/>
          <w:szCs w:val="22"/>
          <w:lang w:eastAsia="en-GB"/>
        </w:rPr>
      </w:pPr>
      <w:hyperlink w:anchor="_Toc98334372" w:history="1">
        <w:r w:rsidR="00E148FC" w:rsidRPr="00FD5EAB">
          <w:rPr>
            <w:rStyle w:val="Hyperlink"/>
            <w:noProof/>
          </w:rPr>
          <w:t>5</w:t>
        </w:r>
        <w:r w:rsidR="00E148FC">
          <w:rPr>
            <w:rFonts w:eastAsiaTheme="minorEastAsia" w:cstheme="minorBidi"/>
            <w:b w:val="0"/>
            <w:bCs w:val="0"/>
            <w:caps w:val="0"/>
            <w:noProof/>
            <w:sz w:val="22"/>
            <w:szCs w:val="22"/>
            <w:lang w:eastAsia="en-GB"/>
          </w:rPr>
          <w:tab/>
        </w:r>
        <w:r w:rsidR="00E148FC" w:rsidRPr="00FD5EAB">
          <w:rPr>
            <w:rStyle w:val="Hyperlink"/>
            <w:noProof/>
          </w:rPr>
          <w:t>Incoming Liaison Statements</w:t>
        </w:r>
        <w:r w:rsidR="00E148FC">
          <w:rPr>
            <w:noProof/>
            <w:webHidden/>
          </w:rPr>
          <w:tab/>
        </w:r>
        <w:r w:rsidR="00E148FC">
          <w:rPr>
            <w:noProof/>
            <w:webHidden/>
          </w:rPr>
          <w:fldChar w:fldCharType="begin"/>
        </w:r>
        <w:r w:rsidR="00E148FC">
          <w:rPr>
            <w:noProof/>
            <w:webHidden/>
          </w:rPr>
          <w:instrText xml:space="preserve"> PAGEREF _Toc98334372 \h </w:instrText>
        </w:r>
        <w:r w:rsidR="00E148FC">
          <w:rPr>
            <w:noProof/>
            <w:webHidden/>
          </w:rPr>
        </w:r>
        <w:r w:rsidR="00E148FC">
          <w:rPr>
            <w:noProof/>
            <w:webHidden/>
          </w:rPr>
          <w:fldChar w:fldCharType="separate"/>
        </w:r>
        <w:r w:rsidR="00E148FC">
          <w:rPr>
            <w:noProof/>
            <w:webHidden/>
          </w:rPr>
          <w:t>9</w:t>
        </w:r>
        <w:r w:rsidR="00E148FC">
          <w:rPr>
            <w:noProof/>
            <w:webHidden/>
          </w:rPr>
          <w:fldChar w:fldCharType="end"/>
        </w:r>
      </w:hyperlink>
    </w:p>
    <w:p w14:paraId="0A77DB04" w14:textId="0F6D7B7B" w:rsidR="00E148FC" w:rsidRDefault="002328C4">
      <w:pPr>
        <w:pStyle w:val="TOC2"/>
        <w:tabs>
          <w:tab w:val="left" w:pos="800"/>
          <w:tab w:val="right" w:leader="dot" w:pos="10457"/>
        </w:tabs>
        <w:rPr>
          <w:rFonts w:eastAsiaTheme="minorEastAsia" w:cstheme="minorBidi"/>
          <w:smallCaps w:val="0"/>
          <w:noProof/>
          <w:sz w:val="22"/>
          <w:szCs w:val="22"/>
          <w:lang w:eastAsia="en-GB"/>
        </w:rPr>
      </w:pPr>
      <w:hyperlink w:anchor="_Toc98334373" w:history="1">
        <w:r w:rsidR="00E148FC" w:rsidRPr="00FD5EAB">
          <w:rPr>
            <w:rStyle w:val="Hyperlink"/>
            <w:noProof/>
          </w:rPr>
          <w:t>5.1</w:t>
        </w:r>
        <w:r w:rsidR="00E148FC">
          <w:rPr>
            <w:rFonts w:eastAsiaTheme="minorEastAsia" w:cstheme="minorBidi"/>
            <w:smallCaps w:val="0"/>
            <w:noProof/>
            <w:sz w:val="22"/>
            <w:szCs w:val="22"/>
            <w:lang w:eastAsia="en-GB"/>
          </w:rPr>
          <w:tab/>
        </w:r>
        <w:r w:rsidR="00E148FC" w:rsidRPr="00FD5EAB">
          <w:rPr>
            <w:rStyle w:val="Hyperlink"/>
            <w:noProof/>
          </w:rPr>
          <w:t>RAN1 Aspects for RF requirements for NR frequency range 1 (FR1)</w:t>
        </w:r>
        <w:r w:rsidR="00E148FC">
          <w:rPr>
            <w:noProof/>
            <w:webHidden/>
          </w:rPr>
          <w:tab/>
        </w:r>
        <w:r w:rsidR="00E148FC">
          <w:rPr>
            <w:noProof/>
            <w:webHidden/>
          </w:rPr>
          <w:fldChar w:fldCharType="begin"/>
        </w:r>
        <w:r w:rsidR="00E148FC">
          <w:rPr>
            <w:noProof/>
            <w:webHidden/>
          </w:rPr>
          <w:instrText xml:space="preserve"> PAGEREF _Toc98334373 \h </w:instrText>
        </w:r>
        <w:r w:rsidR="00E148FC">
          <w:rPr>
            <w:noProof/>
            <w:webHidden/>
          </w:rPr>
        </w:r>
        <w:r w:rsidR="00E148FC">
          <w:rPr>
            <w:noProof/>
            <w:webHidden/>
          </w:rPr>
          <w:fldChar w:fldCharType="separate"/>
        </w:r>
        <w:r w:rsidR="00E148FC">
          <w:rPr>
            <w:noProof/>
            <w:webHidden/>
          </w:rPr>
          <w:t>19</w:t>
        </w:r>
        <w:r w:rsidR="00E148FC">
          <w:rPr>
            <w:noProof/>
            <w:webHidden/>
          </w:rPr>
          <w:fldChar w:fldCharType="end"/>
        </w:r>
      </w:hyperlink>
    </w:p>
    <w:p w14:paraId="3319D064" w14:textId="693DAA08" w:rsidR="00E148FC" w:rsidRDefault="002328C4">
      <w:pPr>
        <w:pStyle w:val="TOC2"/>
        <w:tabs>
          <w:tab w:val="left" w:pos="800"/>
          <w:tab w:val="right" w:leader="dot" w:pos="10457"/>
        </w:tabs>
        <w:rPr>
          <w:rFonts w:eastAsiaTheme="minorEastAsia" w:cstheme="minorBidi"/>
          <w:smallCaps w:val="0"/>
          <w:noProof/>
          <w:sz w:val="22"/>
          <w:szCs w:val="22"/>
          <w:lang w:eastAsia="en-GB"/>
        </w:rPr>
      </w:pPr>
      <w:hyperlink w:anchor="_Toc98334374" w:history="1">
        <w:r w:rsidR="00E148FC" w:rsidRPr="00FD5EAB">
          <w:rPr>
            <w:rStyle w:val="Hyperlink"/>
            <w:noProof/>
          </w:rPr>
          <w:t>5.2</w:t>
        </w:r>
        <w:r w:rsidR="00E148FC">
          <w:rPr>
            <w:rFonts w:eastAsiaTheme="minorEastAsia" w:cstheme="minorBidi"/>
            <w:smallCaps w:val="0"/>
            <w:noProof/>
            <w:sz w:val="22"/>
            <w:szCs w:val="22"/>
            <w:lang w:eastAsia="en-GB"/>
          </w:rPr>
          <w:tab/>
        </w:r>
        <w:r w:rsidR="00E148FC" w:rsidRPr="00FD5EAB">
          <w:rPr>
            <w:rStyle w:val="Hyperlink"/>
            <w:noProof/>
          </w:rPr>
          <w:t>RAN1 Aspects for NR small data transmissions in INACTIVE state</w:t>
        </w:r>
        <w:r w:rsidR="00E148FC">
          <w:rPr>
            <w:noProof/>
            <w:webHidden/>
          </w:rPr>
          <w:tab/>
        </w:r>
        <w:r w:rsidR="00E148FC">
          <w:rPr>
            <w:noProof/>
            <w:webHidden/>
          </w:rPr>
          <w:fldChar w:fldCharType="begin"/>
        </w:r>
        <w:r w:rsidR="00E148FC">
          <w:rPr>
            <w:noProof/>
            <w:webHidden/>
          </w:rPr>
          <w:instrText xml:space="preserve"> PAGEREF _Toc98334374 \h </w:instrText>
        </w:r>
        <w:r w:rsidR="00E148FC">
          <w:rPr>
            <w:noProof/>
            <w:webHidden/>
          </w:rPr>
        </w:r>
        <w:r w:rsidR="00E148FC">
          <w:rPr>
            <w:noProof/>
            <w:webHidden/>
          </w:rPr>
          <w:fldChar w:fldCharType="separate"/>
        </w:r>
        <w:r w:rsidR="00E148FC">
          <w:rPr>
            <w:noProof/>
            <w:webHidden/>
          </w:rPr>
          <w:t>19</w:t>
        </w:r>
        <w:r w:rsidR="00E148FC">
          <w:rPr>
            <w:noProof/>
            <w:webHidden/>
          </w:rPr>
          <w:fldChar w:fldCharType="end"/>
        </w:r>
      </w:hyperlink>
    </w:p>
    <w:p w14:paraId="005C5F0E" w14:textId="08481738" w:rsidR="00E148FC" w:rsidRDefault="002328C4">
      <w:pPr>
        <w:pStyle w:val="TOC1"/>
        <w:tabs>
          <w:tab w:val="left" w:pos="400"/>
          <w:tab w:val="right" w:leader="dot" w:pos="10457"/>
        </w:tabs>
        <w:rPr>
          <w:rFonts w:eastAsiaTheme="minorEastAsia" w:cstheme="minorBidi"/>
          <w:b w:val="0"/>
          <w:bCs w:val="0"/>
          <w:caps w:val="0"/>
          <w:noProof/>
          <w:sz w:val="22"/>
          <w:szCs w:val="22"/>
          <w:lang w:eastAsia="en-GB"/>
        </w:rPr>
      </w:pPr>
      <w:hyperlink w:anchor="_Toc98334375" w:history="1">
        <w:r w:rsidR="00E148FC" w:rsidRPr="00FD5EAB">
          <w:rPr>
            <w:rStyle w:val="Hyperlink"/>
            <w:noProof/>
          </w:rPr>
          <w:t>6</w:t>
        </w:r>
        <w:r w:rsidR="00E148FC">
          <w:rPr>
            <w:rFonts w:eastAsiaTheme="minorEastAsia" w:cstheme="minorBidi"/>
            <w:b w:val="0"/>
            <w:bCs w:val="0"/>
            <w:caps w:val="0"/>
            <w:noProof/>
            <w:sz w:val="22"/>
            <w:szCs w:val="22"/>
            <w:lang w:eastAsia="en-GB"/>
          </w:rPr>
          <w:tab/>
        </w:r>
        <w:r w:rsidR="00E148FC" w:rsidRPr="00FD5EAB">
          <w:rPr>
            <w:rStyle w:val="Hyperlink"/>
            <w:noProof/>
          </w:rPr>
          <w:t>Releases 8 – 16 E-UTRA Maintenance</w:t>
        </w:r>
        <w:r w:rsidR="00E148FC">
          <w:rPr>
            <w:noProof/>
            <w:webHidden/>
          </w:rPr>
          <w:tab/>
        </w:r>
        <w:r w:rsidR="00E148FC">
          <w:rPr>
            <w:noProof/>
            <w:webHidden/>
          </w:rPr>
          <w:fldChar w:fldCharType="begin"/>
        </w:r>
        <w:r w:rsidR="00E148FC">
          <w:rPr>
            <w:noProof/>
            <w:webHidden/>
          </w:rPr>
          <w:instrText xml:space="preserve"> PAGEREF _Toc98334375 \h </w:instrText>
        </w:r>
        <w:r w:rsidR="00E148FC">
          <w:rPr>
            <w:noProof/>
            <w:webHidden/>
          </w:rPr>
        </w:r>
        <w:r w:rsidR="00E148FC">
          <w:rPr>
            <w:noProof/>
            <w:webHidden/>
          </w:rPr>
          <w:fldChar w:fldCharType="separate"/>
        </w:r>
        <w:r w:rsidR="00E148FC">
          <w:rPr>
            <w:noProof/>
            <w:webHidden/>
          </w:rPr>
          <w:t>23</w:t>
        </w:r>
        <w:r w:rsidR="00E148FC">
          <w:rPr>
            <w:noProof/>
            <w:webHidden/>
          </w:rPr>
          <w:fldChar w:fldCharType="end"/>
        </w:r>
      </w:hyperlink>
    </w:p>
    <w:p w14:paraId="72B73D93" w14:textId="63E37642" w:rsidR="00E148FC" w:rsidRDefault="002328C4">
      <w:pPr>
        <w:pStyle w:val="TOC1"/>
        <w:tabs>
          <w:tab w:val="left" w:pos="400"/>
          <w:tab w:val="right" w:leader="dot" w:pos="10457"/>
        </w:tabs>
        <w:rPr>
          <w:rFonts w:eastAsiaTheme="minorEastAsia" w:cstheme="minorBidi"/>
          <w:b w:val="0"/>
          <w:bCs w:val="0"/>
          <w:caps w:val="0"/>
          <w:noProof/>
          <w:sz w:val="22"/>
          <w:szCs w:val="22"/>
          <w:lang w:eastAsia="en-GB"/>
        </w:rPr>
      </w:pPr>
      <w:hyperlink w:anchor="_Toc98334376" w:history="1">
        <w:r w:rsidR="00E148FC" w:rsidRPr="00FD5EAB">
          <w:rPr>
            <w:rStyle w:val="Hyperlink"/>
            <w:noProof/>
          </w:rPr>
          <w:t>7</w:t>
        </w:r>
        <w:r w:rsidR="00E148FC">
          <w:rPr>
            <w:rFonts w:eastAsiaTheme="minorEastAsia" w:cstheme="minorBidi"/>
            <w:b w:val="0"/>
            <w:bCs w:val="0"/>
            <w:caps w:val="0"/>
            <w:noProof/>
            <w:sz w:val="22"/>
            <w:szCs w:val="22"/>
            <w:lang w:eastAsia="en-GB"/>
          </w:rPr>
          <w:tab/>
        </w:r>
        <w:r w:rsidR="00E148FC" w:rsidRPr="00FD5EAB">
          <w:rPr>
            <w:rStyle w:val="Hyperlink"/>
            <w:noProof/>
          </w:rPr>
          <w:t>Releases 15 – 16 NR Maintenance</w:t>
        </w:r>
        <w:r w:rsidR="00E148FC">
          <w:rPr>
            <w:noProof/>
            <w:webHidden/>
          </w:rPr>
          <w:tab/>
        </w:r>
        <w:r w:rsidR="00E148FC">
          <w:rPr>
            <w:noProof/>
            <w:webHidden/>
          </w:rPr>
          <w:fldChar w:fldCharType="begin"/>
        </w:r>
        <w:r w:rsidR="00E148FC">
          <w:rPr>
            <w:noProof/>
            <w:webHidden/>
          </w:rPr>
          <w:instrText xml:space="preserve"> PAGEREF _Toc98334376 \h </w:instrText>
        </w:r>
        <w:r w:rsidR="00E148FC">
          <w:rPr>
            <w:noProof/>
            <w:webHidden/>
          </w:rPr>
        </w:r>
        <w:r w:rsidR="00E148FC">
          <w:rPr>
            <w:noProof/>
            <w:webHidden/>
          </w:rPr>
          <w:fldChar w:fldCharType="separate"/>
        </w:r>
        <w:r w:rsidR="00E148FC">
          <w:rPr>
            <w:noProof/>
            <w:webHidden/>
          </w:rPr>
          <w:t>23</w:t>
        </w:r>
        <w:r w:rsidR="00E148FC">
          <w:rPr>
            <w:noProof/>
            <w:webHidden/>
          </w:rPr>
          <w:fldChar w:fldCharType="end"/>
        </w:r>
      </w:hyperlink>
    </w:p>
    <w:p w14:paraId="7AC23805" w14:textId="64624A10" w:rsidR="00E148FC" w:rsidRDefault="002328C4">
      <w:pPr>
        <w:pStyle w:val="TOC2"/>
        <w:tabs>
          <w:tab w:val="left" w:pos="800"/>
          <w:tab w:val="right" w:leader="dot" w:pos="10457"/>
        </w:tabs>
        <w:rPr>
          <w:rFonts w:eastAsiaTheme="minorEastAsia" w:cstheme="minorBidi"/>
          <w:smallCaps w:val="0"/>
          <w:noProof/>
          <w:sz w:val="22"/>
          <w:szCs w:val="22"/>
          <w:lang w:eastAsia="en-GB"/>
        </w:rPr>
      </w:pPr>
      <w:hyperlink w:anchor="_Toc98334377" w:history="1">
        <w:r w:rsidR="00E148FC" w:rsidRPr="00FD5EAB">
          <w:rPr>
            <w:rStyle w:val="Hyperlink"/>
            <w:noProof/>
          </w:rPr>
          <w:t>7.1</w:t>
        </w:r>
        <w:r w:rsidR="00E148FC">
          <w:rPr>
            <w:rFonts w:eastAsiaTheme="minorEastAsia" w:cstheme="minorBidi"/>
            <w:smallCaps w:val="0"/>
            <w:noProof/>
            <w:sz w:val="22"/>
            <w:szCs w:val="22"/>
            <w:lang w:eastAsia="en-GB"/>
          </w:rPr>
          <w:tab/>
        </w:r>
        <w:r w:rsidR="00E148FC" w:rsidRPr="00FD5EAB">
          <w:rPr>
            <w:rStyle w:val="Hyperlink"/>
            <w:noProof/>
          </w:rPr>
          <w:t>Maintenance of Release 15 NR</w:t>
        </w:r>
        <w:r w:rsidR="00E148FC">
          <w:rPr>
            <w:noProof/>
            <w:webHidden/>
          </w:rPr>
          <w:tab/>
        </w:r>
        <w:r w:rsidR="00E148FC">
          <w:rPr>
            <w:noProof/>
            <w:webHidden/>
          </w:rPr>
          <w:fldChar w:fldCharType="begin"/>
        </w:r>
        <w:r w:rsidR="00E148FC">
          <w:rPr>
            <w:noProof/>
            <w:webHidden/>
          </w:rPr>
          <w:instrText xml:space="preserve"> PAGEREF _Toc98334377 \h </w:instrText>
        </w:r>
        <w:r w:rsidR="00E148FC">
          <w:rPr>
            <w:noProof/>
            <w:webHidden/>
          </w:rPr>
        </w:r>
        <w:r w:rsidR="00E148FC">
          <w:rPr>
            <w:noProof/>
            <w:webHidden/>
          </w:rPr>
          <w:fldChar w:fldCharType="separate"/>
        </w:r>
        <w:r w:rsidR="00E148FC">
          <w:rPr>
            <w:noProof/>
            <w:webHidden/>
          </w:rPr>
          <w:t>23</w:t>
        </w:r>
        <w:r w:rsidR="00E148FC">
          <w:rPr>
            <w:noProof/>
            <w:webHidden/>
          </w:rPr>
          <w:fldChar w:fldCharType="end"/>
        </w:r>
      </w:hyperlink>
    </w:p>
    <w:p w14:paraId="07EC1D91" w14:textId="2FAD1AAE" w:rsidR="00E148FC" w:rsidRDefault="002328C4">
      <w:pPr>
        <w:pStyle w:val="TOC2"/>
        <w:tabs>
          <w:tab w:val="left" w:pos="800"/>
          <w:tab w:val="right" w:leader="dot" w:pos="10457"/>
        </w:tabs>
        <w:rPr>
          <w:rFonts w:eastAsiaTheme="minorEastAsia" w:cstheme="minorBidi"/>
          <w:smallCaps w:val="0"/>
          <w:noProof/>
          <w:sz w:val="22"/>
          <w:szCs w:val="22"/>
          <w:lang w:eastAsia="en-GB"/>
        </w:rPr>
      </w:pPr>
      <w:hyperlink w:anchor="_Toc98334378" w:history="1">
        <w:r w:rsidR="00E148FC" w:rsidRPr="00FD5EAB">
          <w:rPr>
            <w:rStyle w:val="Hyperlink"/>
            <w:noProof/>
          </w:rPr>
          <w:t>7.2</w:t>
        </w:r>
        <w:r w:rsidR="00E148FC">
          <w:rPr>
            <w:rFonts w:eastAsiaTheme="minorEastAsia" w:cstheme="minorBidi"/>
            <w:smallCaps w:val="0"/>
            <w:noProof/>
            <w:sz w:val="22"/>
            <w:szCs w:val="22"/>
            <w:lang w:eastAsia="en-GB"/>
          </w:rPr>
          <w:tab/>
        </w:r>
        <w:r w:rsidR="00E148FC" w:rsidRPr="00FD5EAB">
          <w:rPr>
            <w:rStyle w:val="Hyperlink"/>
            <w:noProof/>
          </w:rPr>
          <w:t>Maintenance of Release 16 NR</w:t>
        </w:r>
        <w:r w:rsidR="00E148FC">
          <w:rPr>
            <w:noProof/>
            <w:webHidden/>
          </w:rPr>
          <w:tab/>
        </w:r>
        <w:r w:rsidR="00E148FC">
          <w:rPr>
            <w:noProof/>
            <w:webHidden/>
          </w:rPr>
          <w:fldChar w:fldCharType="begin"/>
        </w:r>
        <w:r w:rsidR="00E148FC">
          <w:rPr>
            <w:noProof/>
            <w:webHidden/>
          </w:rPr>
          <w:instrText xml:space="preserve"> PAGEREF _Toc98334378 \h </w:instrText>
        </w:r>
        <w:r w:rsidR="00E148FC">
          <w:rPr>
            <w:noProof/>
            <w:webHidden/>
          </w:rPr>
        </w:r>
        <w:r w:rsidR="00E148FC">
          <w:rPr>
            <w:noProof/>
            <w:webHidden/>
          </w:rPr>
          <w:fldChar w:fldCharType="separate"/>
        </w:r>
        <w:r w:rsidR="00E148FC">
          <w:rPr>
            <w:noProof/>
            <w:webHidden/>
          </w:rPr>
          <w:t>27</w:t>
        </w:r>
        <w:r w:rsidR="00E148FC">
          <w:rPr>
            <w:noProof/>
            <w:webHidden/>
          </w:rPr>
          <w:fldChar w:fldCharType="end"/>
        </w:r>
      </w:hyperlink>
    </w:p>
    <w:p w14:paraId="0836FFFF" w14:textId="7E78C09C"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379" w:history="1">
        <w:r w:rsidR="00E148FC" w:rsidRPr="00FD5EAB">
          <w:rPr>
            <w:rStyle w:val="Hyperlink"/>
            <w:noProof/>
          </w:rPr>
          <w:t>7.2.1</w:t>
        </w:r>
        <w:r w:rsidR="00E148FC">
          <w:rPr>
            <w:rFonts w:eastAsiaTheme="minorEastAsia" w:cstheme="minorBidi"/>
            <w:i w:val="0"/>
            <w:iCs w:val="0"/>
            <w:noProof/>
            <w:sz w:val="22"/>
            <w:szCs w:val="22"/>
            <w:lang w:eastAsia="en-GB"/>
          </w:rPr>
          <w:tab/>
        </w:r>
        <w:r w:rsidR="00E148FC" w:rsidRPr="00FD5EAB">
          <w:rPr>
            <w:rStyle w:val="Hyperlink"/>
            <w:noProof/>
          </w:rPr>
          <w:t>Maintenance of Two step RACH for NR</w:t>
        </w:r>
        <w:r w:rsidR="00E148FC">
          <w:rPr>
            <w:noProof/>
            <w:webHidden/>
          </w:rPr>
          <w:tab/>
        </w:r>
        <w:r w:rsidR="00E148FC">
          <w:rPr>
            <w:noProof/>
            <w:webHidden/>
          </w:rPr>
          <w:fldChar w:fldCharType="begin"/>
        </w:r>
        <w:r w:rsidR="00E148FC">
          <w:rPr>
            <w:noProof/>
            <w:webHidden/>
          </w:rPr>
          <w:instrText xml:space="preserve"> PAGEREF _Toc98334379 \h </w:instrText>
        </w:r>
        <w:r w:rsidR="00E148FC">
          <w:rPr>
            <w:noProof/>
            <w:webHidden/>
          </w:rPr>
        </w:r>
        <w:r w:rsidR="00E148FC">
          <w:rPr>
            <w:noProof/>
            <w:webHidden/>
          </w:rPr>
          <w:fldChar w:fldCharType="separate"/>
        </w:r>
        <w:r w:rsidR="00E148FC">
          <w:rPr>
            <w:noProof/>
            <w:webHidden/>
          </w:rPr>
          <w:t>27</w:t>
        </w:r>
        <w:r w:rsidR="00E148FC">
          <w:rPr>
            <w:noProof/>
            <w:webHidden/>
          </w:rPr>
          <w:fldChar w:fldCharType="end"/>
        </w:r>
      </w:hyperlink>
    </w:p>
    <w:p w14:paraId="41079594" w14:textId="2827E1B3"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380" w:history="1">
        <w:r w:rsidR="00E148FC" w:rsidRPr="00FD5EAB">
          <w:rPr>
            <w:rStyle w:val="Hyperlink"/>
            <w:noProof/>
          </w:rPr>
          <w:t>7.2.2</w:t>
        </w:r>
        <w:r w:rsidR="00E148FC">
          <w:rPr>
            <w:rFonts w:eastAsiaTheme="minorEastAsia" w:cstheme="minorBidi"/>
            <w:i w:val="0"/>
            <w:iCs w:val="0"/>
            <w:noProof/>
            <w:sz w:val="22"/>
            <w:szCs w:val="22"/>
            <w:lang w:eastAsia="en-GB"/>
          </w:rPr>
          <w:tab/>
        </w:r>
        <w:r w:rsidR="00E148FC" w:rsidRPr="00FD5EAB">
          <w:rPr>
            <w:rStyle w:val="Hyperlink"/>
            <w:noProof/>
          </w:rPr>
          <w:t>Maintenance of NR-based Access to Unlicensed Spectrum</w:t>
        </w:r>
        <w:r w:rsidR="00E148FC">
          <w:rPr>
            <w:noProof/>
            <w:webHidden/>
          </w:rPr>
          <w:tab/>
        </w:r>
        <w:r w:rsidR="00E148FC">
          <w:rPr>
            <w:noProof/>
            <w:webHidden/>
          </w:rPr>
          <w:fldChar w:fldCharType="begin"/>
        </w:r>
        <w:r w:rsidR="00E148FC">
          <w:rPr>
            <w:noProof/>
            <w:webHidden/>
          </w:rPr>
          <w:instrText xml:space="preserve"> PAGEREF _Toc98334380 \h </w:instrText>
        </w:r>
        <w:r w:rsidR="00E148FC">
          <w:rPr>
            <w:noProof/>
            <w:webHidden/>
          </w:rPr>
        </w:r>
        <w:r w:rsidR="00E148FC">
          <w:rPr>
            <w:noProof/>
            <w:webHidden/>
          </w:rPr>
          <w:fldChar w:fldCharType="separate"/>
        </w:r>
        <w:r w:rsidR="00E148FC">
          <w:rPr>
            <w:noProof/>
            <w:webHidden/>
          </w:rPr>
          <w:t>27</w:t>
        </w:r>
        <w:r w:rsidR="00E148FC">
          <w:rPr>
            <w:noProof/>
            <w:webHidden/>
          </w:rPr>
          <w:fldChar w:fldCharType="end"/>
        </w:r>
      </w:hyperlink>
    </w:p>
    <w:p w14:paraId="5B023498" w14:textId="502266F2"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381" w:history="1">
        <w:r w:rsidR="00E148FC" w:rsidRPr="00FD5EAB">
          <w:rPr>
            <w:rStyle w:val="Hyperlink"/>
            <w:noProof/>
          </w:rPr>
          <w:t>7.2.3</w:t>
        </w:r>
        <w:r w:rsidR="00E148FC">
          <w:rPr>
            <w:rFonts w:eastAsiaTheme="minorEastAsia" w:cstheme="minorBidi"/>
            <w:i w:val="0"/>
            <w:iCs w:val="0"/>
            <w:noProof/>
            <w:sz w:val="22"/>
            <w:szCs w:val="22"/>
            <w:lang w:eastAsia="en-GB"/>
          </w:rPr>
          <w:tab/>
        </w:r>
        <w:r w:rsidR="00E148FC" w:rsidRPr="00FD5EAB">
          <w:rPr>
            <w:rStyle w:val="Hyperlink"/>
            <w:noProof/>
          </w:rPr>
          <w:t>Maintenance of Integrated Access and Backhaul for NR</w:t>
        </w:r>
        <w:r w:rsidR="00E148FC">
          <w:rPr>
            <w:noProof/>
            <w:webHidden/>
          </w:rPr>
          <w:tab/>
        </w:r>
        <w:r w:rsidR="00E148FC">
          <w:rPr>
            <w:noProof/>
            <w:webHidden/>
          </w:rPr>
          <w:fldChar w:fldCharType="begin"/>
        </w:r>
        <w:r w:rsidR="00E148FC">
          <w:rPr>
            <w:noProof/>
            <w:webHidden/>
          </w:rPr>
          <w:instrText xml:space="preserve"> PAGEREF _Toc98334381 \h </w:instrText>
        </w:r>
        <w:r w:rsidR="00E148FC">
          <w:rPr>
            <w:noProof/>
            <w:webHidden/>
          </w:rPr>
        </w:r>
        <w:r w:rsidR="00E148FC">
          <w:rPr>
            <w:noProof/>
            <w:webHidden/>
          </w:rPr>
          <w:fldChar w:fldCharType="separate"/>
        </w:r>
        <w:r w:rsidR="00E148FC">
          <w:rPr>
            <w:noProof/>
            <w:webHidden/>
          </w:rPr>
          <w:t>28</w:t>
        </w:r>
        <w:r w:rsidR="00E148FC">
          <w:rPr>
            <w:noProof/>
            <w:webHidden/>
          </w:rPr>
          <w:fldChar w:fldCharType="end"/>
        </w:r>
      </w:hyperlink>
    </w:p>
    <w:p w14:paraId="7EA87F49" w14:textId="324D494E"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382" w:history="1">
        <w:r w:rsidR="00E148FC" w:rsidRPr="00FD5EAB">
          <w:rPr>
            <w:rStyle w:val="Hyperlink"/>
            <w:noProof/>
          </w:rPr>
          <w:t>7.2.4</w:t>
        </w:r>
        <w:r w:rsidR="00E148FC">
          <w:rPr>
            <w:rFonts w:eastAsiaTheme="minorEastAsia" w:cstheme="minorBidi"/>
            <w:i w:val="0"/>
            <w:iCs w:val="0"/>
            <w:noProof/>
            <w:sz w:val="22"/>
            <w:szCs w:val="22"/>
            <w:lang w:eastAsia="en-GB"/>
          </w:rPr>
          <w:tab/>
        </w:r>
        <w:r w:rsidR="00E148FC" w:rsidRPr="00FD5EAB">
          <w:rPr>
            <w:rStyle w:val="Hyperlink"/>
            <w:noProof/>
          </w:rPr>
          <w:t>Maintenance for 5G V2X with NR sidelink</w:t>
        </w:r>
        <w:r w:rsidR="00E148FC">
          <w:rPr>
            <w:noProof/>
            <w:webHidden/>
          </w:rPr>
          <w:tab/>
        </w:r>
        <w:r w:rsidR="00E148FC">
          <w:rPr>
            <w:noProof/>
            <w:webHidden/>
          </w:rPr>
          <w:fldChar w:fldCharType="begin"/>
        </w:r>
        <w:r w:rsidR="00E148FC">
          <w:rPr>
            <w:noProof/>
            <w:webHidden/>
          </w:rPr>
          <w:instrText xml:space="preserve"> PAGEREF _Toc98334382 \h </w:instrText>
        </w:r>
        <w:r w:rsidR="00E148FC">
          <w:rPr>
            <w:noProof/>
            <w:webHidden/>
          </w:rPr>
        </w:r>
        <w:r w:rsidR="00E148FC">
          <w:rPr>
            <w:noProof/>
            <w:webHidden/>
          </w:rPr>
          <w:fldChar w:fldCharType="separate"/>
        </w:r>
        <w:r w:rsidR="00E148FC">
          <w:rPr>
            <w:noProof/>
            <w:webHidden/>
          </w:rPr>
          <w:t>29</w:t>
        </w:r>
        <w:r w:rsidR="00E148FC">
          <w:rPr>
            <w:noProof/>
            <w:webHidden/>
          </w:rPr>
          <w:fldChar w:fldCharType="end"/>
        </w:r>
      </w:hyperlink>
    </w:p>
    <w:p w14:paraId="21280C15" w14:textId="2E1D15FB"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383" w:history="1">
        <w:r w:rsidR="00E148FC" w:rsidRPr="00FD5EAB">
          <w:rPr>
            <w:rStyle w:val="Hyperlink"/>
            <w:noProof/>
          </w:rPr>
          <w:t>7.2.5</w:t>
        </w:r>
        <w:r w:rsidR="00E148FC">
          <w:rPr>
            <w:rFonts w:eastAsiaTheme="minorEastAsia" w:cstheme="minorBidi"/>
            <w:i w:val="0"/>
            <w:iCs w:val="0"/>
            <w:noProof/>
            <w:sz w:val="22"/>
            <w:szCs w:val="22"/>
            <w:lang w:eastAsia="en-GB"/>
          </w:rPr>
          <w:tab/>
        </w:r>
        <w:r w:rsidR="00E148FC" w:rsidRPr="00FD5EAB">
          <w:rPr>
            <w:rStyle w:val="Hyperlink"/>
            <w:noProof/>
          </w:rPr>
          <w:t>Maintenance of Physical Layer Enhancements for NR URLLC</w:t>
        </w:r>
        <w:r w:rsidR="00E148FC">
          <w:rPr>
            <w:noProof/>
            <w:webHidden/>
          </w:rPr>
          <w:tab/>
        </w:r>
        <w:r w:rsidR="00E148FC">
          <w:rPr>
            <w:noProof/>
            <w:webHidden/>
          </w:rPr>
          <w:fldChar w:fldCharType="begin"/>
        </w:r>
        <w:r w:rsidR="00E148FC">
          <w:rPr>
            <w:noProof/>
            <w:webHidden/>
          </w:rPr>
          <w:instrText xml:space="preserve"> PAGEREF _Toc98334383 \h </w:instrText>
        </w:r>
        <w:r w:rsidR="00E148FC">
          <w:rPr>
            <w:noProof/>
            <w:webHidden/>
          </w:rPr>
        </w:r>
        <w:r w:rsidR="00E148FC">
          <w:rPr>
            <w:noProof/>
            <w:webHidden/>
          </w:rPr>
          <w:fldChar w:fldCharType="separate"/>
        </w:r>
        <w:r w:rsidR="00E148FC">
          <w:rPr>
            <w:noProof/>
            <w:webHidden/>
          </w:rPr>
          <w:t>30</w:t>
        </w:r>
        <w:r w:rsidR="00E148FC">
          <w:rPr>
            <w:noProof/>
            <w:webHidden/>
          </w:rPr>
          <w:fldChar w:fldCharType="end"/>
        </w:r>
      </w:hyperlink>
    </w:p>
    <w:p w14:paraId="18643F26" w14:textId="797440E8"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384" w:history="1">
        <w:r w:rsidR="00E148FC" w:rsidRPr="00FD5EAB">
          <w:rPr>
            <w:rStyle w:val="Hyperlink"/>
            <w:noProof/>
          </w:rPr>
          <w:t>7.2.6</w:t>
        </w:r>
        <w:r w:rsidR="00E148FC">
          <w:rPr>
            <w:rFonts w:eastAsiaTheme="minorEastAsia" w:cstheme="minorBidi"/>
            <w:i w:val="0"/>
            <w:iCs w:val="0"/>
            <w:noProof/>
            <w:sz w:val="22"/>
            <w:szCs w:val="22"/>
            <w:lang w:eastAsia="en-GB"/>
          </w:rPr>
          <w:tab/>
        </w:r>
        <w:r w:rsidR="00E148FC" w:rsidRPr="00FD5EAB">
          <w:rPr>
            <w:rStyle w:val="Hyperlink"/>
            <w:noProof/>
          </w:rPr>
          <w:t>Maintenance of Enhancements on MIMO for NR</w:t>
        </w:r>
        <w:r w:rsidR="00E148FC">
          <w:rPr>
            <w:noProof/>
            <w:webHidden/>
          </w:rPr>
          <w:tab/>
        </w:r>
        <w:r w:rsidR="00E148FC">
          <w:rPr>
            <w:noProof/>
            <w:webHidden/>
          </w:rPr>
          <w:fldChar w:fldCharType="begin"/>
        </w:r>
        <w:r w:rsidR="00E148FC">
          <w:rPr>
            <w:noProof/>
            <w:webHidden/>
          </w:rPr>
          <w:instrText xml:space="preserve"> PAGEREF _Toc98334384 \h </w:instrText>
        </w:r>
        <w:r w:rsidR="00E148FC">
          <w:rPr>
            <w:noProof/>
            <w:webHidden/>
          </w:rPr>
        </w:r>
        <w:r w:rsidR="00E148FC">
          <w:rPr>
            <w:noProof/>
            <w:webHidden/>
          </w:rPr>
          <w:fldChar w:fldCharType="separate"/>
        </w:r>
        <w:r w:rsidR="00E148FC">
          <w:rPr>
            <w:noProof/>
            <w:webHidden/>
          </w:rPr>
          <w:t>33</w:t>
        </w:r>
        <w:r w:rsidR="00E148FC">
          <w:rPr>
            <w:noProof/>
            <w:webHidden/>
          </w:rPr>
          <w:fldChar w:fldCharType="end"/>
        </w:r>
      </w:hyperlink>
    </w:p>
    <w:p w14:paraId="58D74D26" w14:textId="6E8B3361"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385" w:history="1">
        <w:r w:rsidR="00E148FC" w:rsidRPr="00FD5EAB">
          <w:rPr>
            <w:rStyle w:val="Hyperlink"/>
            <w:noProof/>
          </w:rPr>
          <w:t>7.2.7</w:t>
        </w:r>
        <w:r w:rsidR="00E148FC">
          <w:rPr>
            <w:rFonts w:eastAsiaTheme="minorEastAsia" w:cstheme="minorBidi"/>
            <w:i w:val="0"/>
            <w:iCs w:val="0"/>
            <w:noProof/>
            <w:sz w:val="22"/>
            <w:szCs w:val="22"/>
            <w:lang w:eastAsia="en-GB"/>
          </w:rPr>
          <w:tab/>
        </w:r>
        <w:r w:rsidR="00E148FC" w:rsidRPr="00FD5EAB">
          <w:rPr>
            <w:rStyle w:val="Hyperlink"/>
            <w:noProof/>
          </w:rPr>
          <w:t>Maintenance of UE Power Saving for NR</w:t>
        </w:r>
        <w:r w:rsidR="00E148FC">
          <w:rPr>
            <w:noProof/>
            <w:webHidden/>
          </w:rPr>
          <w:tab/>
        </w:r>
        <w:r w:rsidR="00E148FC">
          <w:rPr>
            <w:noProof/>
            <w:webHidden/>
          </w:rPr>
          <w:fldChar w:fldCharType="begin"/>
        </w:r>
        <w:r w:rsidR="00E148FC">
          <w:rPr>
            <w:noProof/>
            <w:webHidden/>
          </w:rPr>
          <w:instrText xml:space="preserve"> PAGEREF _Toc98334385 \h </w:instrText>
        </w:r>
        <w:r w:rsidR="00E148FC">
          <w:rPr>
            <w:noProof/>
            <w:webHidden/>
          </w:rPr>
        </w:r>
        <w:r w:rsidR="00E148FC">
          <w:rPr>
            <w:noProof/>
            <w:webHidden/>
          </w:rPr>
          <w:fldChar w:fldCharType="separate"/>
        </w:r>
        <w:r w:rsidR="00E148FC">
          <w:rPr>
            <w:noProof/>
            <w:webHidden/>
          </w:rPr>
          <w:t>35</w:t>
        </w:r>
        <w:r w:rsidR="00E148FC">
          <w:rPr>
            <w:noProof/>
            <w:webHidden/>
          </w:rPr>
          <w:fldChar w:fldCharType="end"/>
        </w:r>
      </w:hyperlink>
    </w:p>
    <w:p w14:paraId="56B79B6C" w14:textId="4B2965B1"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386" w:history="1">
        <w:r w:rsidR="00E148FC" w:rsidRPr="00FD5EAB">
          <w:rPr>
            <w:rStyle w:val="Hyperlink"/>
            <w:noProof/>
          </w:rPr>
          <w:t>7.2.8</w:t>
        </w:r>
        <w:r w:rsidR="00E148FC">
          <w:rPr>
            <w:rFonts w:eastAsiaTheme="minorEastAsia" w:cstheme="minorBidi"/>
            <w:i w:val="0"/>
            <w:iCs w:val="0"/>
            <w:noProof/>
            <w:sz w:val="22"/>
            <w:szCs w:val="22"/>
            <w:lang w:eastAsia="en-GB"/>
          </w:rPr>
          <w:tab/>
        </w:r>
        <w:r w:rsidR="00E148FC" w:rsidRPr="00FD5EAB">
          <w:rPr>
            <w:rStyle w:val="Hyperlink"/>
            <w:noProof/>
          </w:rPr>
          <w:t>Maintenance of NR positioning support</w:t>
        </w:r>
        <w:r w:rsidR="00E148FC">
          <w:rPr>
            <w:noProof/>
            <w:webHidden/>
          </w:rPr>
          <w:tab/>
        </w:r>
        <w:r w:rsidR="00E148FC">
          <w:rPr>
            <w:noProof/>
            <w:webHidden/>
          </w:rPr>
          <w:fldChar w:fldCharType="begin"/>
        </w:r>
        <w:r w:rsidR="00E148FC">
          <w:rPr>
            <w:noProof/>
            <w:webHidden/>
          </w:rPr>
          <w:instrText xml:space="preserve"> PAGEREF _Toc98334386 \h </w:instrText>
        </w:r>
        <w:r w:rsidR="00E148FC">
          <w:rPr>
            <w:noProof/>
            <w:webHidden/>
          </w:rPr>
        </w:r>
        <w:r w:rsidR="00E148FC">
          <w:rPr>
            <w:noProof/>
            <w:webHidden/>
          </w:rPr>
          <w:fldChar w:fldCharType="separate"/>
        </w:r>
        <w:r w:rsidR="00E148FC">
          <w:rPr>
            <w:noProof/>
            <w:webHidden/>
          </w:rPr>
          <w:t>35</w:t>
        </w:r>
        <w:r w:rsidR="00E148FC">
          <w:rPr>
            <w:noProof/>
            <w:webHidden/>
          </w:rPr>
          <w:fldChar w:fldCharType="end"/>
        </w:r>
      </w:hyperlink>
    </w:p>
    <w:p w14:paraId="5CD2584C" w14:textId="4F094F32"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387" w:history="1">
        <w:r w:rsidR="00E148FC" w:rsidRPr="00FD5EAB">
          <w:rPr>
            <w:rStyle w:val="Hyperlink"/>
            <w:noProof/>
          </w:rPr>
          <w:t>7.2.9</w:t>
        </w:r>
        <w:r w:rsidR="00E148FC">
          <w:rPr>
            <w:rFonts w:eastAsiaTheme="minorEastAsia" w:cstheme="minorBidi"/>
            <w:i w:val="0"/>
            <w:iCs w:val="0"/>
            <w:noProof/>
            <w:sz w:val="22"/>
            <w:szCs w:val="22"/>
            <w:lang w:eastAsia="en-GB"/>
          </w:rPr>
          <w:tab/>
        </w:r>
        <w:r w:rsidR="00E148FC" w:rsidRPr="00FD5EAB">
          <w:rPr>
            <w:rStyle w:val="Hyperlink"/>
            <w:noProof/>
          </w:rPr>
          <w:t>Maintenance of NR Mobility Enhancements</w:t>
        </w:r>
        <w:r w:rsidR="00E148FC">
          <w:rPr>
            <w:noProof/>
            <w:webHidden/>
          </w:rPr>
          <w:tab/>
        </w:r>
        <w:r w:rsidR="00E148FC">
          <w:rPr>
            <w:noProof/>
            <w:webHidden/>
          </w:rPr>
          <w:fldChar w:fldCharType="begin"/>
        </w:r>
        <w:r w:rsidR="00E148FC">
          <w:rPr>
            <w:noProof/>
            <w:webHidden/>
          </w:rPr>
          <w:instrText xml:space="preserve"> PAGEREF _Toc98334387 \h </w:instrText>
        </w:r>
        <w:r w:rsidR="00E148FC">
          <w:rPr>
            <w:noProof/>
            <w:webHidden/>
          </w:rPr>
        </w:r>
        <w:r w:rsidR="00E148FC">
          <w:rPr>
            <w:noProof/>
            <w:webHidden/>
          </w:rPr>
          <w:fldChar w:fldCharType="separate"/>
        </w:r>
        <w:r w:rsidR="00E148FC">
          <w:rPr>
            <w:noProof/>
            <w:webHidden/>
          </w:rPr>
          <w:t>35</w:t>
        </w:r>
        <w:r w:rsidR="00E148FC">
          <w:rPr>
            <w:noProof/>
            <w:webHidden/>
          </w:rPr>
          <w:fldChar w:fldCharType="end"/>
        </w:r>
      </w:hyperlink>
    </w:p>
    <w:p w14:paraId="0C924231" w14:textId="0A873024"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388" w:history="1">
        <w:r w:rsidR="00E148FC" w:rsidRPr="00FD5EAB">
          <w:rPr>
            <w:rStyle w:val="Hyperlink"/>
            <w:noProof/>
          </w:rPr>
          <w:t>7.2.10</w:t>
        </w:r>
        <w:r w:rsidR="00E148FC">
          <w:rPr>
            <w:rFonts w:eastAsiaTheme="minorEastAsia" w:cstheme="minorBidi"/>
            <w:i w:val="0"/>
            <w:iCs w:val="0"/>
            <w:noProof/>
            <w:sz w:val="22"/>
            <w:szCs w:val="22"/>
            <w:lang w:eastAsia="en-GB"/>
          </w:rPr>
          <w:tab/>
        </w:r>
        <w:r w:rsidR="00E148FC" w:rsidRPr="00FD5EAB">
          <w:rPr>
            <w:rStyle w:val="Hyperlink"/>
            <w:noProof/>
          </w:rPr>
          <w:t>Maintenance of Multi-RAT Dual-Connectivity and Carrier Aggregation enhancements (LTE, NR)</w:t>
        </w:r>
        <w:r w:rsidR="00E148FC">
          <w:rPr>
            <w:noProof/>
            <w:webHidden/>
          </w:rPr>
          <w:tab/>
        </w:r>
        <w:r w:rsidR="00E148FC">
          <w:rPr>
            <w:noProof/>
            <w:webHidden/>
          </w:rPr>
          <w:fldChar w:fldCharType="begin"/>
        </w:r>
        <w:r w:rsidR="00E148FC">
          <w:rPr>
            <w:noProof/>
            <w:webHidden/>
          </w:rPr>
          <w:instrText xml:space="preserve"> PAGEREF _Toc98334388 \h </w:instrText>
        </w:r>
        <w:r w:rsidR="00E148FC">
          <w:rPr>
            <w:noProof/>
            <w:webHidden/>
          </w:rPr>
        </w:r>
        <w:r w:rsidR="00E148FC">
          <w:rPr>
            <w:noProof/>
            <w:webHidden/>
          </w:rPr>
          <w:fldChar w:fldCharType="separate"/>
        </w:r>
        <w:r w:rsidR="00E148FC">
          <w:rPr>
            <w:noProof/>
            <w:webHidden/>
          </w:rPr>
          <w:t>35</w:t>
        </w:r>
        <w:r w:rsidR="00E148FC">
          <w:rPr>
            <w:noProof/>
            <w:webHidden/>
          </w:rPr>
          <w:fldChar w:fldCharType="end"/>
        </w:r>
      </w:hyperlink>
    </w:p>
    <w:p w14:paraId="6201F876" w14:textId="0A49C68F"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389" w:history="1">
        <w:r w:rsidR="00E148FC" w:rsidRPr="00FD5EAB">
          <w:rPr>
            <w:rStyle w:val="Hyperlink"/>
            <w:noProof/>
          </w:rPr>
          <w:t>7.2.11</w:t>
        </w:r>
        <w:r w:rsidR="00E148FC">
          <w:rPr>
            <w:rFonts w:eastAsiaTheme="minorEastAsia" w:cstheme="minorBidi"/>
            <w:i w:val="0"/>
            <w:iCs w:val="0"/>
            <w:noProof/>
            <w:sz w:val="22"/>
            <w:szCs w:val="22"/>
            <w:lang w:eastAsia="en-GB"/>
          </w:rPr>
          <w:tab/>
        </w:r>
        <w:r w:rsidR="00E148FC" w:rsidRPr="00FD5EAB">
          <w:rPr>
            <w:rStyle w:val="Hyperlink"/>
            <w:noProof/>
          </w:rPr>
          <w:t>NR Rel-16 UE Features</w:t>
        </w:r>
        <w:r w:rsidR="00E148FC">
          <w:rPr>
            <w:noProof/>
            <w:webHidden/>
          </w:rPr>
          <w:tab/>
        </w:r>
        <w:r w:rsidR="00E148FC">
          <w:rPr>
            <w:noProof/>
            <w:webHidden/>
          </w:rPr>
          <w:fldChar w:fldCharType="begin"/>
        </w:r>
        <w:r w:rsidR="00E148FC">
          <w:rPr>
            <w:noProof/>
            <w:webHidden/>
          </w:rPr>
          <w:instrText xml:space="preserve"> PAGEREF _Toc98334389 \h </w:instrText>
        </w:r>
        <w:r w:rsidR="00E148FC">
          <w:rPr>
            <w:noProof/>
            <w:webHidden/>
          </w:rPr>
        </w:r>
        <w:r w:rsidR="00E148FC">
          <w:rPr>
            <w:noProof/>
            <w:webHidden/>
          </w:rPr>
          <w:fldChar w:fldCharType="separate"/>
        </w:r>
        <w:r w:rsidR="00E148FC">
          <w:rPr>
            <w:noProof/>
            <w:webHidden/>
          </w:rPr>
          <w:t>36</w:t>
        </w:r>
        <w:r w:rsidR="00E148FC">
          <w:rPr>
            <w:noProof/>
            <w:webHidden/>
          </w:rPr>
          <w:fldChar w:fldCharType="end"/>
        </w:r>
      </w:hyperlink>
    </w:p>
    <w:p w14:paraId="00A5BC95" w14:textId="28C12B61"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390" w:history="1">
        <w:r w:rsidR="00E148FC" w:rsidRPr="00FD5EAB">
          <w:rPr>
            <w:rStyle w:val="Hyperlink"/>
            <w:noProof/>
          </w:rPr>
          <w:t>7.2.12</w:t>
        </w:r>
        <w:r w:rsidR="00E148FC">
          <w:rPr>
            <w:rFonts w:eastAsiaTheme="minorEastAsia" w:cstheme="minorBidi"/>
            <w:i w:val="0"/>
            <w:iCs w:val="0"/>
            <w:noProof/>
            <w:sz w:val="22"/>
            <w:szCs w:val="22"/>
            <w:lang w:eastAsia="en-GB"/>
          </w:rPr>
          <w:tab/>
        </w:r>
        <w:r w:rsidR="00E148FC" w:rsidRPr="00FD5EAB">
          <w:rPr>
            <w:rStyle w:val="Hyperlink"/>
            <w:noProof/>
          </w:rPr>
          <w:t>Other</w:t>
        </w:r>
        <w:r w:rsidR="00E148FC">
          <w:rPr>
            <w:noProof/>
            <w:webHidden/>
          </w:rPr>
          <w:tab/>
        </w:r>
        <w:r w:rsidR="00E148FC">
          <w:rPr>
            <w:noProof/>
            <w:webHidden/>
          </w:rPr>
          <w:fldChar w:fldCharType="begin"/>
        </w:r>
        <w:r w:rsidR="00E148FC">
          <w:rPr>
            <w:noProof/>
            <w:webHidden/>
          </w:rPr>
          <w:instrText xml:space="preserve"> PAGEREF _Toc98334390 \h </w:instrText>
        </w:r>
        <w:r w:rsidR="00E148FC">
          <w:rPr>
            <w:noProof/>
            <w:webHidden/>
          </w:rPr>
        </w:r>
        <w:r w:rsidR="00E148FC">
          <w:rPr>
            <w:noProof/>
            <w:webHidden/>
          </w:rPr>
          <w:fldChar w:fldCharType="separate"/>
        </w:r>
        <w:r w:rsidR="00E148FC">
          <w:rPr>
            <w:noProof/>
            <w:webHidden/>
          </w:rPr>
          <w:t>38</w:t>
        </w:r>
        <w:r w:rsidR="00E148FC">
          <w:rPr>
            <w:noProof/>
            <w:webHidden/>
          </w:rPr>
          <w:fldChar w:fldCharType="end"/>
        </w:r>
      </w:hyperlink>
    </w:p>
    <w:p w14:paraId="71406150" w14:textId="2DDA91A7" w:rsidR="00E148FC" w:rsidRDefault="002328C4">
      <w:pPr>
        <w:pStyle w:val="TOC1"/>
        <w:tabs>
          <w:tab w:val="left" w:pos="400"/>
          <w:tab w:val="right" w:leader="dot" w:pos="10457"/>
        </w:tabs>
        <w:rPr>
          <w:rFonts w:eastAsiaTheme="minorEastAsia" w:cstheme="minorBidi"/>
          <w:b w:val="0"/>
          <w:bCs w:val="0"/>
          <w:caps w:val="0"/>
          <w:noProof/>
          <w:sz w:val="22"/>
          <w:szCs w:val="22"/>
          <w:lang w:eastAsia="en-GB"/>
        </w:rPr>
      </w:pPr>
      <w:hyperlink w:anchor="_Toc98334391" w:history="1">
        <w:r w:rsidR="00E148FC" w:rsidRPr="00FD5EAB">
          <w:rPr>
            <w:rStyle w:val="Hyperlink"/>
            <w:noProof/>
          </w:rPr>
          <w:t>8</w:t>
        </w:r>
        <w:r w:rsidR="00E148FC">
          <w:rPr>
            <w:rFonts w:eastAsiaTheme="minorEastAsia" w:cstheme="minorBidi"/>
            <w:b w:val="0"/>
            <w:bCs w:val="0"/>
            <w:caps w:val="0"/>
            <w:noProof/>
            <w:sz w:val="22"/>
            <w:szCs w:val="22"/>
            <w:lang w:eastAsia="en-GB"/>
          </w:rPr>
          <w:tab/>
        </w:r>
        <w:r w:rsidR="00E148FC" w:rsidRPr="00FD5EAB">
          <w:rPr>
            <w:rStyle w:val="Hyperlink"/>
            <w:noProof/>
          </w:rPr>
          <w:t>Release 17</w:t>
        </w:r>
        <w:r w:rsidR="00E148FC">
          <w:rPr>
            <w:noProof/>
            <w:webHidden/>
          </w:rPr>
          <w:tab/>
        </w:r>
        <w:r w:rsidR="00E148FC">
          <w:rPr>
            <w:noProof/>
            <w:webHidden/>
          </w:rPr>
          <w:fldChar w:fldCharType="begin"/>
        </w:r>
        <w:r w:rsidR="00E148FC">
          <w:rPr>
            <w:noProof/>
            <w:webHidden/>
          </w:rPr>
          <w:instrText xml:space="preserve"> PAGEREF _Toc98334391 \h </w:instrText>
        </w:r>
        <w:r w:rsidR="00E148FC">
          <w:rPr>
            <w:noProof/>
            <w:webHidden/>
          </w:rPr>
        </w:r>
        <w:r w:rsidR="00E148FC">
          <w:rPr>
            <w:noProof/>
            <w:webHidden/>
          </w:rPr>
          <w:fldChar w:fldCharType="separate"/>
        </w:r>
        <w:r w:rsidR="00E148FC">
          <w:rPr>
            <w:noProof/>
            <w:webHidden/>
          </w:rPr>
          <w:t>38</w:t>
        </w:r>
        <w:r w:rsidR="00E148FC">
          <w:rPr>
            <w:noProof/>
            <w:webHidden/>
          </w:rPr>
          <w:fldChar w:fldCharType="end"/>
        </w:r>
      </w:hyperlink>
    </w:p>
    <w:p w14:paraId="4DE23B51" w14:textId="4640B22A" w:rsidR="00E148FC" w:rsidRDefault="002328C4">
      <w:pPr>
        <w:pStyle w:val="TOC2"/>
        <w:tabs>
          <w:tab w:val="left" w:pos="800"/>
          <w:tab w:val="right" w:leader="dot" w:pos="10457"/>
        </w:tabs>
        <w:rPr>
          <w:rFonts w:eastAsiaTheme="minorEastAsia" w:cstheme="minorBidi"/>
          <w:smallCaps w:val="0"/>
          <w:noProof/>
          <w:sz w:val="22"/>
          <w:szCs w:val="22"/>
          <w:lang w:eastAsia="en-GB"/>
        </w:rPr>
      </w:pPr>
      <w:hyperlink w:anchor="_Toc98334392" w:history="1">
        <w:r w:rsidR="00E148FC" w:rsidRPr="00FD5EAB">
          <w:rPr>
            <w:rStyle w:val="Hyperlink"/>
            <w:noProof/>
          </w:rPr>
          <w:t>8.1</w:t>
        </w:r>
        <w:r w:rsidR="00E148FC">
          <w:rPr>
            <w:rFonts w:eastAsiaTheme="minorEastAsia" w:cstheme="minorBidi"/>
            <w:smallCaps w:val="0"/>
            <w:noProof/>
            <w:sz w:val="22"/>
            <w:szCs w:val="22"/>
            <w:lang w:eastAsia="en-GB"/>
          </w:rPr>
          <w:tab/>
        </w:r>
        <w:r w:rsidR="00E148FC" w:rsidRPr="00FD5EAB">
          <w:rPr>
            <w:rStyle w:val="Hyperlink"/>
            <w:noProof/>
          </w:rPr>
          <w:t>Maintenance on Further enhancements on MIMO for NR</w:t>
        </w:r>
        <w:r w:rsidR="00E148FC">
          <w:rPr>
            <w:noProof/>
            <w:webHidden/>
          </w:rPr>
          <w:tab/>
        </w:r>
        <w:r w:rsidR="00E148FC">
          <w:rPr>
            <w:noProof/>
            <w:webHidden/>
          </w:rPr>
          <w:fldChar w:fldCharType="begin"/>
        </w:r>
        <w:r w:rsidR="00E148FC">
          <w:rPr>
            <w:noProof/>
            <w:webHidden/>
          </w:rPr>
          <w:instrText xml:space="preserve"> PAGEREF _Toc98334392 \h </w:instrText>
        </w:r>
        <w:r w:rsidR="00E148FC">
          <w:rPr>
            <w:noProof/>
            <w:webHidden/>
          </w:rPr>
        </w:r>
        <w:r w:rsidR="00E148FC">
          <w:rPr>
            <w:noProof/>
            <w:webHidden/>
          </w:rPr>
          <w:fldChar w:fldCharType="separate"/>
        </w:r>
        <w:r w:rsidR="00E148FC">
          <w:rPr>
            <w:noProof/>
            <w:webHidden/>
          </w:rPr>
          <w:t>39</w:t>
        </w:r>
        <w:r w:rsidR="00E148FC">
          <w:rPr>
            <w:noProof/>
            <w:webHidden/>
          </w:rPr>
          <w:fldChar w:fldCharType="end"/>
        </w:r>
      </w:hyperlink>
    </w:p>
    <w:p w14:paraId="7B0A5E2D" w14:textId="36F3DD56"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393" w:history="1">
        <w:r w:rsidR="00E148FC" w:rsidRPr="00FD5EAB">
          <w:rPr>
            <w:rStyle w:val="Hyperlink"/>
            <w:noProof/>
          </w:rPr>
          <w:t>8.1.1</w:t>
        </w:r>
        <w:r w:rsidR="00E148FC">
          <w:rPr>
            <w:rFonts w:eastAsiaTheme="minorEastAsia" w:cstheme="minorBidi"/>
            <w:i w:val="0"/>
            <w:iCs w:val="0"/>
            <w:noProof/>
            <w:sz w:val="22"/>
            <w:szCs w:val="22"/>
            <w:lang w:eastAsia="en-GB"/>
          </w:rPr>
          <w:tab/>
        </w:r>
        <w:r w:rsidR="00E148FC" w:rsidRPr="00FD5EAB">
          <w:rPr>
            <w:rStyle w:val="Hyperlink"/>
            <w:noProof/>
          </w:rPr>
          <w:t>Enhancements on Multi-beam Operation</w:t>
        </w:r>
        <w:r w:rsidR="00E148FC">
          <w:rPr>
            <w:noProof/>
            <w:webHidden/>
          </w:rPr>
          <w:tab/>
        </w:r>
        <w:r w:rsidR="00E148FC">
          <w:rPr>
            <w:noProof/>
            <w:webHidden/>
          </w:rPr>
          <w:fldChar w:fldCharType="begin"/>
        </w:r>
        <w:r w:rsidR="00E148FC">
          <w:rPr>
            <w:noProof/>
            <w:webHidden/>
          </w:rPr>
          <w:instrText xml:space="preserve"> PAGEREF _Toc98334393 \h </w:instrText>
        </w:r>
        <w:r w:rsidR="00E148FC">
          <w:rPr>
            <w:noProof/>
            <w:webHidden/>
          </w:rPr>
        </w:r>
        <w:r w:rsidR="00E148FC">
          <w:rPr>
            <w:noProof/>
            <w:webHidden/>
          </w:rPr>
          <w:fldChar w:fldCharType="separate"/>
        </w:r>
        <w:r w:rsidR="00E148FC">
          <w:rPr>
            <w:noProof/>
            <w:webHidden/>
          </w:rPr>
          <w:t>39</w:t>
        </w:r>
        <w:r w:rsidR="00E148FC">
          <w:rPr>
            <w:noProof/>
            <w:webHidden/>
          </w:rPr>
          <w:fldChar w:fldCharType="end"/>
        </w:r>
      </w:hyperlink>
    </w:p>
    <w:p w14:paraId="57CBD6B0" w14:textId="3E5450F0"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394" w:history="1">
        <w:r w:rsidR="00E148FC" w:rsidRPr="00FD5EAB">
          <w:rPr>
            <w:rStyle w:val="Hyperlink"/>
            <w:noProof/>
          </w:rPr>
          <w:t>8.1.2</w:t>
        </w:r>
        <w:r w:rsidR="00E148FC">
          <w:rPr>
            <w:rFonts w:eastAsiaTheme="minorEastAsia" w:cstheme="minorBidi"/>
            <w:i w:val="0"/>
            <w:iCs w:val="0"/>
            <w:noProof/>
            <w:sz w:val="22"/>
            <w:szCs w:val="22"/>
            <w:lang w:eastAsia="en-GB"/>
          </w:rPr>
          <w:tab/>
        </w:r>
        <w:r w:rsidR="00E148FC" w:rsidRPr="00FD5EAB">
          <w:rPr>
            <w:rStyle w:val="Hyperlink"/>
            <w:noProof/>
          </w:rPr>
          <w:t>Enhancements for Multi-TRP Deployment</w:t>
        </w:r>
        <w:r w:rsidR="00E148FC">
          <w:rPr>
            <w:noProof/>
            <w:webHidden/>
          </w:rPr>
          <w:tab/>
        </w:r>
        <w:r w:rsidR="00E148FC">
          <w:rPr>
            <w:noProof/>
            <w:webHidden/>
          </w:rPr>
          <w:fldChar w:fldCharType="begin"/>
        </w:r>
        <w:r w:rsidR="00E148FC">
          <w:rPr>
            <w:noProof/>
            <w:webHidden/>
          </w:rPr>
          <w:instrText xml:space="preserve"> PAGEREF _Toc98334394 \h </w:instrText>
        </w:r>
        <w:r w:rsidR="00E148FC">
          <w:rPr>
            <w:noProof/>
            <w:webHidden/>
          </w:rPr>
        </w:r>
        <w:r w:rsidR="00E148FC">
          <w:rPr>
            <w:noProof/>
            <w:webHidden/>
          </w:rPr>
          <w:fldChar w:fldCharType="separate"/>
        </w:r>
        <w:r w:rsidR="00E148FC">
          <w:rPr>
            <w:noProof/>
            <w:webHidden/>
          </w:rPr>
          <w:t>43</w:t>
        </w:r>
        <w:r w:rsidR="00E148FC">
          <w:rPr>
            <w:noProof/>
            <w:webHidden/>
          </w:rPr>
          <w:fldChar w:fldCharType="end"/>
        </w:r>
      </w:hyperlink>
    </w:p>
    <w:p w14:paraId="41F7FEF8" w14:textId="66D97C6E" w:rsidR="00E148FC" w:rsidRDefault="002328C4">
      <w:pPr>
        <w:pStyle w:val="TOC4"/>
        <w:tabs>
          <w:tab w:val="left" w:pos="1400"/>
          <w:tab w:val="right" w:leader="dot" w:pos="10457"/>
        </w:tabs>
        <w:rPr>
          <w:rFonts w:eastAsiaTheme="minorEastAsia" w:cstheme="minorBidi"/>
          <w:noProof/>
          <w:sz w:val="22"/>
          <w:szCs w:val="22"/>
          <w:lang w:eastAsia="en-GB"/>
        </w:rPr>
      </w:pPr>
      <w:hyperlink w:anchor="_Toc98334395" w:history="1">
        <w:r w:rsidR="00E148FC" w:rsidRPr="00FD5EAB">
          <w:rPr>
            <w:rStyle w:val="Hyperlink"/>
            <w:noProof/>
          </w:rPr>
          <w:t>8.1.2.1</w:t>
        </w:r>
        <w:r w:rsidR="00E148FC">
          <w:rPr>
            <w:rFonts w:eastAsiaTheme="minorEastAsia" w:cstheme="minorBidi"/>
            <w:noProof/>
            <w:sz w:val="22"/>
            <w:szCs w:val="22"/>
            <w:lang w:eastAsia="en-GB"/>
          </w:rPr>
          <w:tab/>
        </w:r>
        <w:r w:rsidR="00E148FC" w:rsidRPr="00FD5EAB">
          <w:rPr>
            <w:rStyle w:val="Hyperlink"/>
            <w:noProof/>
          </w:rPr>
          <w:t>Enhancements on Multi-TRP for PDCCH, PUCCH and PUSCH</w:t>
        </w:r>
        <w:r w:rsidR="00E148FC">
          <w:rPr>
            <w:noProof/>
            <w:webHidden/>
          </w:rPr>
          <w:tab/>
        </w:r>
        <w:r w:rsidR="00E148FC">
          <w:rPr>
            <w:noProof/>
            <w:webHidden/>
          </w:rPr>
          <w:fldChar w:fldCharType="begin"/>
        </w:r>
        <w:r w:rsidR="00E148FC">
          <w:rPr>
            <w:noProof/>
            <w:webHidden/>
          </w:rPr>
          <w:instrText xml:space="preserve"> PAGEREF _Toc98334395 \h </w:instrText>
        </w:r>
        <w:r w:rsidR="00E148FC">
          <w:rPr>
            <w:noProof/>
            <w:webHidden/>
          </w:rPr>
        </w:r>
        <w:r w:rsidR="00E148FC">
          <w:rPr>
            <w:noProof/>
            <w:webHidden/>
          </w:rPr>
          <w:fldChar w:fldCharType="separate"/>
        </w:r>
        <w:r w:rsidR="00E148FC">
          <w:rPr>
            <w:noProof/>
            <w:webHidden/>
          </w:rPr>
          <w:t>43</w:t>
        </w:r>
        <w:r w:rsidR="00E148FC">
          <w:rPr>
            <w:noProof/>
            <w:webHidden/>
          </w:rPr>
          <w:fldChar w:fldCharType="end"/>
        </w:r>
      </w:hyperlink>
    </w:p>
    <w:p w14:paraId="61FD528C" w14:textId="6EB88881" w:rsidR="00E148FC" w:rsidRDefault="002328C4">
      <w:pPr>
        <w:pStyle w:val="TOC4"/>
        <w:tabs>
          <w:tab w:val="left" w:pos="1400"/>
          <w:tab w:val="right" w:leader="dot" w:pos="10457"/>
        </w:tabs>
        <w:rPr>
          <w:rFonts w:eastAsiaTheme="minorEastAsia" w:cstheme="minorBidi"/>
          <w:noProof/>
          <w:sz w:val="22"/>
          <w:szCs w:val="22"/>
          <w:lang w:eastAsia="en-GB"/>
        </w:rPr>
      </w:pPr>
      <w:hyperlink w:anchor="_Toc98334396" w:history="1">
        <w:r w:rsidR="00E148FC" w:rsidRPr="00FD5EAB">
          <w:rPr>
            <w:rStyle w:val="Hyperlink"/>
            <w:noProof/>
          </w:rPr>
          <w:t>8.1.2.2</w:t>
        </w:r>
        <w:r w:rsidR="00E148FC">
          <w:rPr>
            <w:rFonts w:eastAsiaTheme="minorEastAsia" w:cstheme="minorBidi"/>
            <w:noProof/>
            <w:sz w:val="22"/>
            <w:szCs w:val="22"/>
            <w:lang w:eastAsia="en-GB"/>
          </w:rPr>
          <w:tab/>
        </w:r>
        <w:r w:rsidR="00E148FC" w:rsidRPr="00FD5EAB">
          <w:rPr>
            <w:rStyle w:val="Hyperlink"/>
            <w:noProof/>
          </w:rPr>
          <w:t>Enhancements on Multi-TRP inter-cell operation</w:t>
        </w:r>
        <w:r w:rsidR="00E148FC">
          <w:rPr>
            <w:noProof/>
            <w:webHidden/>
          </w:rPr>
          <w:tab/>
        </w:r>
        <w:r w:rsidR="00E148FC">
          <w:rPr>
            <w:noProof/>
            <w:webHidden/>
          </w:rPr>
          <w:fldChar w:fldCharType="begin"/>
        </w:r>
        <w:r w:rsidR="00E148FC">
          <w:rPr>
            <w:noProof/>
            <w:webHidden/>
          </w:rPr>
          <w:instrText xml:space="preserve"> PAGEREF _Toc98334396 \h </w:instrText>
        </w:r>
        <w:r w:rsidR="00E148FC">
          <w:rPr>
            <w:noProof/>
            <w:webHidden/>
          </w:rPr>
        </w:r>
        <w:r w:rsidR="00E148FC">
          <w:rPr>
            <w:noProof/>
            <w:webHidden/>
          </w:rPr>
          <w:fldChar w:fldCharType="separate"/>
        </w:r>
        <w:r w:rsidR="00E148FC">
          <w:rPr>
            <w:noProof/>
            <w:webHidden/>
          </w:rPr>
          <w:t>44</w:t>
        </w:r>
        <w:r w:rsidR="00E148FC">
          <w:rPr>
            <w:noProof/>
            <w:webHidden/>
          </w:rPr>
          <w:fldChar w:fldCharType="end"/>
        </w:r>
      </w:hyperlink>
    </w:p>
    <w:p w14:paraId="4E54B89F" w14:textId="6730DC7F" w:rsidR="00E148FC" w:rsidRDefault="002328C4">
      <w:pPr>
        <w:pStyle w:val="TOC4"/>
        <w:tabs>
          <w:tab w:val="left" w:pos="1400"/>
          <w:tab w:val="right" w:leader="dot" w:pos="10457"/>
        </w:tabs>
        <w:rPr>
          <w:rFonts w:eastAsiaTheme="minorEastAsia" w:cstheme="minorBidi"/>
          <w:noProof/>
          <w:sz w:val="22"/>
          <w:szCs w:val="22"/>
          <w:lang w:eastAsia="en-GB"/>
        </w:rPr>
      </w:pPr>
      <w:hyperlink w:anchor="_Toc98334397" w:history="1">
        <w:r w:rsidR="00E148FC" w:rsidRPr="00FD5EAB">
          <w:rPr>
            <w:rStyle w:val="Hyperlink"/>
            <w:noProof/>
          </w:rPr>
          <w:t>8.1.2.3</w:t>
        </w:r>
        <w:r w:rsidR="00E148FC">
          <w:rPr>
            <w:rFonts w:eastAsiaTheme="minorEastAsia" w:cstheme="minorBidi"/>
            <w:noProof/>
            <w:sz w:val="22"/>
            <w:szCs w:val="22"/>
            <w:lang w:eastAsia="en-GB"/>
          </w:rPr>
          <w:tab/>
        </w:r>
        <w:r w:rsidR="00E148FC" w:rsidRPr="00FD5EAB">
          <w:rPr>
            <w:rStyle w:val="Hyperlink"/>
            <w:noProof/>
          </w:rPr>
          <w:t>Enhancements on beam management for multi-TRP</w:t>
        </w:r>
        <w:r w:rsidR="00E148FC">
          <w:rPr>
            <w:noProof/>
            <w:webHidden/>
          </w:rPr>
          <w:tab/>
        </w:r>
        <w:r w:rsidR="00E148FC">
          <w:rPr>
            <w:noProof/>
            <w:webHidden/>
          </w:rPr>
          <w:fldChar w:fldCharType="begin"/>
        </w:r>
        <w:r w:rsidR="00E148FC">
          <w:rPr>
            <w:noProof/>
            <w:webHidden/>
          </w:rPr>
          <w:instrText xml:space="preserve"> PAGEREF _Toc98334397 \h </w:instrText>
        </w:r>
        <w:r w:rsidR="00E148FC">
          <w:rPr>
            <w:noProof/>
            <w:webHidden/>
          </w:rPr>
        </w:r>
        <w:r w:rsidR="00E148FC">
          <w:rPr>
            <w:noProof/>
            <w:webHidden/>
          </w:rPr>
          <w:fldChar w:fldCharType="separate"/>
        </w:r>
        <w:r w:rsidR="00E148FC">
          <w:rPr>
            <w:noProof/>
            <w:webHidden/>
          </w:rPr>
          <w:t>45</w:t>
        </w:r>
        <w:r w:rsidR="00E148FC">
          <w:rPr>
            <w:noProof/>
            <w:webHidden/>
          </w:rPr>
          <w:fldChar w:fldCharType="end"/>
        </w:r>
      </w:hyperlink>
    </w:p>
    <w:p w14:paraId="233B9DF4" w14:textId="7904AA98" w:rsidR="00E148FC" w:rsidRDefault="002328C4">
      <w:pPr>
        <w:pStyle w:val="TOC4"/>
        <w:tabs>
          <w:tab w:val="left" w:pos="1400"/>
          <w:tab w:val="right" w:leader="dot" w:pos="10457"/>
        </w:tabs>
        <w:rPr>
          <w:rFonts w:eastAsiaTheme="minorEastAsia" w:cstheme="minorBidi"/>
          <w:noProof/>
          <w:sz w:val="22"/>
          <w:szCs w:val="22"/>
          <w:lang w:eastAsia="en-GB"/>
        </w:rPr>
      </w:pPr>
      <w:hyperlink w:anchor="_Toc98334398" w:history="1">
        <w:r w:rsidR="00E148FC" w:rsidRPr="00FD5EAB">
          <w:rPr>
            <w:rStyle w:val="Hyperlink"/>
            <w:noProof/>
          </w:rPr>
          <w:t>8.1.2.4</w:t>
        </w:r>
        <w:r w:rsidR="00E148FC">
          <w:rPr>
            <w:rFonts w:eastAsiaTheme="minorEastAsia" w:cstheme="minorBidi"/>
            <w:noProof/>
            <w:sz w:val="22"/>
            <w:szCs w:val="22"/>
            <w:lang w:eastAsia="en-GB"/>
          </w:rPr>
          <w:tab/>
        </w:r>
        <w:r w:rsidR="00E148FC" w:rsidRPr="00FD5EAB">
          <w:rPr>
            <w:rStyle w:val="Hyperlink"/>
            <w:noProof/>
          </w:rPr>
          <w:t>Enhancements on HST-SFN deployment</w:t>
        </w:r>
        <w:r w:rsidR="00E148FC">
          <w:rPr>
            <w:noProof/>
            <w:webHidden/>
          </w:rPr>
          <w:tab/>
        </w:r>
        <w:r w:rsidR="00E148FC">
          <w:rPr>
            <w:noProof/>
            <w:webHidden/>
          </w:rPr>
          <w:fldChar w:fldCharType="begin"/>
        </w:r>
        <w:r w:rsidR="00E148FC">
          <w:rPr>
            <w:noProof/>
            <w:webHidden/>
          </w:rPr>
          <w:instrText xml:space="preserve"> PAGEREF _Toc98334398 \h </w:instrText>
        </w:r>
        <w:r w:rsidR="00E148FC">
          <w:rPr>
            <w:noProof/>
            <w:webHidden/>
          </w:rPr>
        </w:r>
        <w:r w:rsidR="00E148FC">
          <w:rPr>
            <w:noProof/>
            <w:webHidden/>
          </w:rPr>
          <w:fldChar w:fldCharType="separate"/>
        </w:r>
        <w:r w:rsidR="00E148FC">
          <w:rPr>
            <w:noProof/>
            <w:webHidden/>
          </w:rPr>
          <w:t>47</w:t>
        </w:r>
        <w:r w:rsidR="00E148FC">
          <w:rPr>
            <w:noProof/>
            <w:webHidden/>
          </w:rPr>
          <w:fldChar w:fldCharType="end"/>
        </w:r>
      </w:hyperlink>
    </w:p>
    <w:p w14:paraId="41276C96" w14:textId="3FF25B84"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399" w:history="1">
        <w:r w:rsidR="00E148FC" w:rsidRPr="00FD5EAB">
          <w:rPr>
            <w:rStyle w:val="Hyperlink"/>
            <w:noProof/>
          </w:rPr>
          <w:t>8.1.3</w:t>
        </w:r>
        <w:r w:rsidR="00E148FC">
          <w:rPr>
            <w:rFonts w:eastAsiaTheme="minorEastAsia" w:cstheme="minorBidi"/>
            <w:i w:val="0"/>
            <w:iCs w:val="0"/>
            <w:noProof/>
            <w:sz w:val="22"/>
            <w:szCs w:val="22"/>
            <w:lang w:eastAsia="en-GB"/>
          </w:rPr>
          <w:tab/>
        </w:r>
        <w:r w:rsidR="00E148FC" w:rsidRPr="00FD5EAB">
          <w:rPr>
            <w:rStyle w:val="Hyperlink"/>
            <w:noProof/>
          </w:rPr>
          <w:t>Enhancements on SRS flexibility, coverage and capacity</w:t>
        </w:r>
        <w:r w:rsidR="00E148FC">
          <w:rPr>
            <w:noProof/>
            <w:webHidden/>
          </w:rPr>
          <w:tab/>
        </w:r>
        <w:r w:rsidR="00E148FC">
          <w:rPr>
            <w:noProof/>
            <w:webHidden/>
          </w:rPr>
          <w:fldChar w:fldCharType="begin"/>
        </w:r>
        <w:r w:rsidR="00E148FC">
          <w:rPr>
            <w:noProof/>
            <w:webHidden/>
          </w:rPr>
          <w:instrText xml:space="preserve"> PAGEREF _Toc98334399 \h </w:instrText>
        </w:r>
        <w:r w:rsidR="00E148FC">
          <w:rPr>
            <w:noProof/>
            <w:webHidden/>
          </w:rPr>
        </w:r>
        <w:r w:rsidR="00E148FC">
          <w:rPr>
            <w:noProof/>
            <w:webHidden/>
          </w:rPr>
          <w:fldChar w:fldCharType="separate"/>
        </w:r>
        <w:r w:rsidR="00E148FC">
          <w:rPr>
            <w:noProof/>
            <w:webHidden/>
          </w:rPr>
          <w:t>48</w:t>
        </w:r>
        <w:r w:rsidR="00E148FC">
          <w:rPr>
            <w:noProof/>
            <w:webHidden/>
          </w:rPr>
          <w:fldChar w:fldCharType="end"/>
        </w:r>
      </w:hyperlink>
    </w:p>
    <w:p w14:paraId="207D9341" w14:textId="5637C21C"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00" w:history="1">
        <w:r w:rsidR="00E148FC" w:rsidRPr="00FD5EAB">
          <w:rPr>
            <w:rStyle w:val="Hyperlink"/>
            <w:noProof/>
          </w:rPr>
          <w:t>8.1.4</w:t>
        </w:r>
        <w:r w:rsidR="00E148FC">
          <w:rPr>
            <w:rFonts w:eastAsiaTheme="minorEastAsia" w:cstheme="minorBidi"/>
            <w:i w:val="0"/>
            <w:iCs w:val="0"/>
            <w:noProof/>
            <w:sz w:val="22"/>
            <w:szCs w:val="22"/>
            <w:lang w:eastAsia="en-GB"/>
          </w:rPr>
          <w:tab/>
        </w:r>
        <w:r w:rsidR="00E148FC" w:rsidRPr="00FD5EAB">
          <w:rPr>
            <w:rStyle w:val="Hyperlink"/>
            <w:noProof/>
          </w:rPr>
          <w:t>CSI enhancements: MTRP and FR1 FDD reciprocity</w:t>
        </w:r>
        <w:r w:rsidR="00E148FC">
          <w:rPr>
            <w:noProof/>
            <w:webHidden/>
          </w:rPr>
          <w:tab/>
        </w:r>
        <w:r w:rsidR="00E148FC">
          <w:rPr>
            <w:noProof/>
            <w:webHidden/>
          </w:rPr>
          <w:fldChar w:fldCharType="begin"/>
        </w:r>
        <w:r w:rsidR="00E148FC">
          <w:rPr>
            <w:noProof/>
            <w:webHidden/>
          </w:rPr>
          <w:instrText xml:space="preserve"> PAGEREF _Toc98334400 \h </w:instrText>
        </w:r>
        <w:r w:rsidR="00E148FC">
          <w:rPr>
            <w:noProof/>
            <w:webHidden/>
          </w:rPr>
        </w:r>
        <w:r w:rsidR="00E148FC">
          <w:rPr>
            <w:noProof/>
            <w:webHidden/>
          </w:rPr>
          <w:fldChar w:fldCharType="separate"/>
        </w:r>
        <w:r w:rsidR="00E148FC">
          <w:rPr>
            <w:noProof/>
            <w:webHidden/>
          </w:rPr>
          <w:t>49</w:t>
        </w:r>
        <w:r w:rsidR="00E148FC">
          <w:rPr>
            <w:noProof/>
            <w:webHidden/>
          </w:rPr>
          <w:fldChar w:fldCharType="end"/>
        </w:r>
      </w:hyperlink>
    </w:p>
    <w:p w14:paraId="0C86F983" w14:textId="62778AAE"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01" w:history="1">
        <w:r w:rsidR="00E148FC" w:rsidRPr="00FD5EAB">
          <w:rPr>
            <w:rStyle w:val="Hyperlink"/>
            <w:noProof/>
          </w:rPr>
          <w:t>8.1.5</w:t>
        </w:r>
        <w:r w:rsidR="00E148FC">
          <w:rPr>
            <w:rFonts w:eastAsiaTheme="minorEastAsia" w:cstheme="minorBidi"/>
            <w:i w:val="0"/>
            <w:iCs w:val="0"/>
            <w:noProof/>
            <w:sz w:val="22"/>
            <w:szCs w:val="22"/>
            <w:lang w:eastAsia="en-GB"/>
          </w:rPr>
          <w:tab/>
        </w:r>
        <w:r w:rsidR="00E148FC" w:rsidRPr="00FD5EAB">
          <w:rPr>
            <w:rStyle w:val="Hyperlink"/>
            <w:noProof/>
          </w:rPr>
          <w:t>Other</w:t>
        </w:r>
        <w:r w:rsidR="00E148FC">
          <w:rPr>
            <w:noProof/>
            <w:webHidden/>
          </w:rPr>
          <w:tab/>
        </w:r>
        <w:r w:rsidR="00E148FC">
          <w:rPr>
            <w:noProof/>
            <w:webHidden/>
          </w:rPr>
          <w:fldChar w:fldCharType="begin"/>
        </w:r>
        <w:r w:rsidR="00E148FC">
          <w:rPr>
            <w:noProof/>
            <w:webHidden/>
          </w:rPr>
          <w:instrText xml:space="preserve"> PAGEREF _Toc98334401 \h </w:instrText>
        </w:r>
        <w:r w:rsidR="00E148FC">
          <w:rPr>
            <w:noProof/>
            <w:webHidden/>
          </w:rPr>
        </w:r>
        <w:r w:rsidR="00E148FC">
          <w:rPr>
            <w:noProof/>
            <w:webHidden/>
          </w:rPr>
          <w:fldChar w:fldCharType="separate"/>
        </w:r>
        <w:r w:rsidR="00E148FC">
          <w:rPr>
            <w:noProof/>
            <w:webHidden/>
          </w:rPr>
          <w:t>50</w:t>
        </w:r>
        <w:r w:rsidR="00E148FC">
          <w:rPr>
            <w:noProof/>
            <w:webHidden/>
          </w:rPr>
          <w:fldChar w:fldCharType="end"/>
        </w:r>
      </w:hyperlink>
    </w:p>
    <w:p w14:paraId="311EC259" w14:textId="571B3602" w:rsidR="00E148FC" w:rsidRDefault="002328C4">
      <w:pPr>
        <w:pStyle w:val="TOC2"/>
        <w:tabs>
          <w:tab w:val="left" w:pos="800"/>
          <w:tab w:val="right" w:leader="dot" w:pos="10457"/>
        </w:tabs>
        <w:rPr>
          <w:rFonts w:eastAsiaTheme="minorEastAsia" w:cstheme="minorBidi"/>
          <w:smallCaps w:val="0"/>
          <w:noProof/>
          <w:sz w:val="22"/>
          <w:szCs w:val="22"/>
          <w:lang w:eastAsia="en-GB"/>
        </w:rPr>
      </w:pPr>
      <w:hyperlink w:anchor="_Toc98334402" w:history="1">
        <w:r w:rsidR="00E148FC" w:rsidRPr="00FD5EAB">
          <w:rPr>
            <w:rStyle w:val="Hyperlink"/>
            <w:noProof/>
          </w:rPr>
          <w:t>8.2</w:t>
        </w:r>
        <w:r w:rsidR="00E148FC">
          <w:rPr>
            <w:rFonts w:eastAsiaTheme="minorEastAsia" w:cstheme="minorBidi"/>
            <w:smallCaps w:val="0"/>
            <w:noProof/>
            <w:sz w:val="22"/>
            <w:szCs w:val="22"/>
            <w:lang w:eastAsia="en-GB"/>
          </w:rPr>
          <w:tab/>
        </w:r>
        <w:r w:rsidR="00E148FC" w:rsidRPr="00FD5EAB">
          <w:rPr>
            <w:rStyle w:val="Hyperlink"/>
            <w:noProof/>
          </w:rPr>
          <w:t>Maintenance on Supporting NR from 52.6GHz to 71 GHz</w:t>
        </w:r>
        <w:r w:rsidR="00E148FC">
          <w:rPr>
            <w:noProof/>
            <w:webHidden/>
          </w:rPr>
          <w:tab/>
        </w:r>
        <w:r w:rsidR="00E148FC">
          <w:rPr>
            <w:noProof/>
            <w:webHidden/>
          </w:rPr>
          <w:fldChar w:fldCharType="begin"/>
        </w:r>
        <w:r w:rsidR="00E148FC">
          <w:rPr>
            <w:noProof/>
            <w:webHidden/>
          </w:rPr>
          <w:instrText xml:space="preserve"> PAGEREF _Toc98334402 \h </w:instrText>
        </w:r>
        <w:r w:rsidR="00E148FC">
          <w:rPr>
            <w:noProof/>
            <w:webHidden/>
          </w:rPr>
        </w:r>
        <w:r w:rsidR="00E148FC">
          <w:rPr>
            <w:noProof/>
            <w:webHidden/>
          </w:rPr>
          <w:fldChar w:fldCharType="separate"/>
        </w:r>
        <w:r w:rsidR="00E148FC">
          <w:rPr>
            <w:noProof/>
            <w:webHidden/>
          </w:rPr>
          <w:t>50</w:t>
        </w:r>
        <w:r w:rsidR="00E148FC">
          <w:rPr>
            <w:noProof/>
            <w:webHidden/>
          </w:rPr>
          <w:fldChar w:fldCharType="end"/>
        </w:r>
      </w:hyperlink>
    </w:p>
    <w:p w14:paraId="0412AD2C" w14:textId="3BC804B9"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03" w:history="1">
        <w:r w:rsidR="00E148FC" w:rsidRPr="00FD5EAB">
          <w:rPr>
            <w:rStyle w:val="Hyperlink"/>
            <w:noProof/>
          </w:rPr>
          <w:t>8.2.1</w:t>
        </w:r>
        <w:r w:rsidR="00E148FC">
          <w:rPr>
            <w:rFonts w:eastAsiaTheme="minorEastAsia" w:cstheme="minorBidi"/>
            <w:i w:val="0"/>
            <w:iCs w:val="0"/>
            <w:noProof/>
            <w:sz w:val="22"/>
            <w:szCs w:val="22"/>
            <w:lang w:eastAsia="en-GB"/>
          </w:rPr>
          <w:tab/>
        </w:r>
        <w:r w:rsidR="00E148FC" w:rsidRPr="00FD5EAB">
          <w:rPr>
            <w:rStyle w:val="Hyperlink"/>
            <w:noProof/>
          </w:rPr>
          <w:t>Initial access aspects</w:t>
        </w:r>
        <w:r w:rsidR="00E148FC">
          <w:rPr>
            <w:noProof/>
            <w:webHidden/>
          </w:rPr>
          <w:tab/>
        </w:r>
        <w:r w:rsidR="00E148FC">
          <w:rPr>
            <w:noProof/>
            <w:webHidden/>
          </w:rPr>
          <w:fldChar w:fldCharType="begin"/>
        </w:r>
        <w:r w:rsidR="00E148FC">
          <w:rPr>
            <w:noProof/>
            <w:webHidden/>
          </w:rPr>
          <w:instrText xml:space="preserve"> PAGEREF _Toc98334403 \h </w:instrText>
        </w:r>
        <w:r w:rsidR="00E148FC">
          <w:rPr>
            <w:noProof/>
            <w:webHidden/>
          </w:rPr>
        </w:r>
        <w:r w:rsidR="00E148FC">
          <w:rPr>
            <w:noProof/>
            <w:webHidden/>
          </w:rPr>
          <w:fldChar w:fldCharType="separate"/>
        </w:r>
        <w:r w:rsidR="00E148FC">
          <w:rPr>
            <w:noProof/>
            <w:webHidden/>
          </w:rPr>
          <w:t>50</w:t>
        </w:r>
        <w:r w:rsidR="00E148FC">
          <w:rPr>
            <w:noProof/>
            <w:webHidden/>
          </w:rPr>
          <w:fldChar w:fldCharType="end"/>
        </w:r>
      </w:hyperlink>
    </w:p>
    <w:p w14:paraId="5B8A267B" w14:textId="3E9C8984"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04" w:history="1">
        <w:r w:rsidR="00E148FC" w:rsidRPr="00FD5EAB">
          <w:rPr>
            <w:rStyle w:val="Hyperlink"/>
            <w:noProof/>
          </w:rPr>
          <w:t>8.2.2</w:t>
        </w:r>
        <w:r w:rsidR="00E148FC">
          <w:rPr>
            <w:rFonts w:eastAsiaTheme="minorEastAsia" w:cstheme="minorBidi"/>
            <w:i w:val="0"/>
            <w:iCs w:val="0"/>
            <w:noProof/>
            <w:sz w:val="22"/>
            <w:szCs w:val="22"/>
            <w:lang w:eastAsia="en-GB"/>
          </w:rPr>
          <w:tab/>
        </w:r>
        <w:r w:rsidR="00E148FC" w:rsidRPr="00FD5EAB">
          <w:rPr>
            <w:rStyle w:val="Hyperlink"/>
            <w:noProof/>
          </w:rPr>
          <w:t>PDCCH monitoring enhancements</w:t>
        </w:r>
        <w:r w:rsidR="00E148FC">
          <w:rPr>
            <w:noProof/>
            <w:webHidden/>
          </w:rPr>
          <w:tab/>
        </w:r>
        <w:r w:rsidR="00E148FC">
          <w:rPr>
            <w:noProof/>
            <w:webHidden/>
          </w:rPr>
          <w:fldChar w:fldCharType="begin"/>
        </w:r>
        <w:r w:rsidR="00E148FC">
          <w:rPr>
            <w:noProof/>
            <w:webHidden/>
          </w:rPr>
          <w:instrText xml:space="preserve"> PAGEREF _Toc98334404 \h </w:instrText>
        </w:r>
        <w:r w:rsidR="00E148FC">
          <w:rPr>
            <w:noProof/>
            <w:webHidden/>
          </w:rPr>
        </w:r>
        <w:r w:rsidR="00E148FC">
          <w:rPr>
            <w:noProof/>
            <w:webHidden/>
          </w:rPr>
          <w:fldChar w:fldCharType="separate"/>
        </w:r>
        <w:r w:rsidR="00E148FC">
          <w:rPr>
            <w:noProof/>
            <w:webHidden/>
          </w:rPr>
          <w:t>52</w:t>
        </w:r>
        <w:r w:rsidR="00E148FC">
          <w:rPr>
            <w:noProof/>
            <w:webHidden/>
          </w:rPr>
          <w:fldChar w:fldCharType="end"/>
        </w:r>
      </w:hyperlink>
    </w:p>
    <w:p w14:paraId="5DF3310C" w14:textId="30A8E2B3"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05" w:history="1">
        <w:r w:rsidR="00E148FC" w:rsidRPr="00FD5EAB">
          <w:rPr>
            <w:rStyle w:val="Hyperlink"/>
            <w:noProof/>
          </w:rPr>
          <w:t>8.2.3</w:t>
        </w:r>
        <w:r w:rsidR="00E148FC">
          <w:rPr>
            <w:rFonts w:eastAsiaTheme="minorEastAsia" w:cstheme="minorBidi"/>
            <w:i w:val="0"/>
            <w:iCs w:val="0"/>
            <w:noProof/>
            <w:sz w:val="22"/>
            <w:szCs w:val="22"/>
            <w:lang w:eastAsia="en-GB"/>
          </w:rPr>
          <w:tab/>
        </w:r>
        <w:r w:rsidR="00E148FC" w:rsidRPr="00FD5EAB">
          <w:rPr>
            <w:rStyle w:val="Hyperlink"/>
            <w:noProof/>
          </w:rPr>
          <w:t>Enhancements for PUCCH formats 0/1/4</w:t>
        </w:r>
        <w:r w:rsidR="00E148FC">
          <w:rPr>
            <w:noProof/>
            <w:webHidden/>
          </w:rPr>
          <w:tab/>
        </w:r>
        <w:r w:rsidR="00E148FC">
          <w:rPr>
            <w:noProof/>
            <w:webHidden/>
          </w:rPr>
          <w:fldChar w:fldCharType="begin"/>
        </w:r>
        <w:r w:rsidR="00E148FC">
          <w:rPr>
            <w:noProof/>
            <w:webHidden/>
          </w:rPr>
          <w:instrText xml:space="preserve"> PAGEREF _Toc98334405 \h </w:instrText>
        </w:r>
        <w:r w:rsidR="00E148FC">
          <w:rPr>
            <w:noProof/>
            <w:webHidden/>
          </w:rPr>
        </w:r>
        <w:r w:rsidR="00E148FC">
          <w:rPr>
            <w:noProof/>
            <w:webHidden/>
          </w:rPr>
          <w:fldChar w:fldCharType="separate"/>
        </w:r>
        <w:r w:rsidR="00E148FC">
          <w:rPr>
            <w:noProof/>
            <w:webHidden/>
          </w:rPr>
          <w:t>56</w:t>
        </w:r>
        <w:r w:rsidR="00E148FC">
          <w:rPr>
            <w:noProof/>
            <w:webHidden/>
          </w:rPr>
          <w:fldChar w:fldCharType="end"/>
        </w:r>
      </w:hyperlink>
    </w:p>
    <w:p w14:paraId="55AD7692" w14:textId="186044FB"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06" w:history="1">
        <w:r w:rsidR="00E148FC" w:rsidRPr="00FD5EAB">
          <w:rPr>
            <w:rStyle w:val="Hyperlink"/>
            <w:noProof/>
          </w:rPr>
          <w:t>8.2.4</w:t>
        </w:r>
        <w:r w:rsidR="00E148FC">
          <w:rPr>
            <w:rFonts w:eastAsiaTheme="minorEastAsia" w:cstheme="minorBidi"/>
            <w:i w:val="0"/>
            <w:iCs w:val="0"/>
            <w:noProof/>
            <w:sz w:val="22"/>
            <w:szCs w:val="22"/>
            <w:lang w:eastAsia="en-GB"/>
          </w:rPr>
          <w:tab/>
        </w:r>
        <w:r w:rsidR="00E148FC" w:rsidRPr="00FD5EAB">
          <w:rPr>
            <w:rStyle w:val="Hyperlink"/>
            <w:noProof/>
          </w:rPr>
          <w:t>Beam management for new SCSs</w:t>
        </w:r>
        <w:r w:rsidR="00E148FC">
          <w:rPr>
            <w:noProof/>
            <w:webHidden/>
          </w:rPr>
          <w:tab/>
        </w:r>
        <w:r w:rsidR="00E148FC">
          <w:rPr>
            <w:noProof/>
            <w:webHidden/>
          </w:rPr>
          <w:fldChar w:fldCharType="begin"/>
        </w:r>
        <w:r w:rsidR="00E148FC">
          <w:rPr>
            <w:noProof/>
            <w:webHidden/>
          </w:rPr>
          <w:instrText xml:space="preserve"> PAGEREF _Toc98334406 \h </w:instrText>
        </w:r>
        <w:r w:rsidR="00E148FC">
          <w:rPr>
            <w:noProof/>
            <w:webHidden/>
          </w:rPr>
        </w:r>
        <w:r w:rsidR="00E148FC">
          <w:rPr>
            <w:noProof/>
            <w:webHidden/>
          </w:rPr>
          <w:fldChar w:fldCharType="separate"/>
        </w:r>
        <w:r w:rsidR="00E148FC">
          <w:rPr>
            <w:noProof/>
            <w:webHidden/>
          </w:rPr>
          <w:t>56</w:t>
        </w:r>
        <w:r w:rsidR="00E148FC">
          <w:rPr>
            <w:noProof/>
            <w:webHidden/>
          </w:rPr>
          <w:fldChar w:fldCharType="end"/>
        </w:r>
      </w:hyperlink>
    </w:p>
    <w:p w14:paraId="7AAA9760" w14:textId="2CC7AE3D"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07" w:history="1">
        <w:r w:rsidR="00E148FC" w:rsidRPr="00FD5EAB">
          <w:rPr>
            <w:rStyle w:val="Hyperlink"/>
            <w:noProof/>
          </w:rPr>
          <w:t>8.2.5</w:t>
        </w:r>
        <w:r w:rsidR="00E148FC">
          <w:rPr>
            <w:rFonts w:eastAsiaTheme="minorEastAsia" w:cstheme="minorBidi"/>
            <w:i w:val="0"/>
            <w:iCs w:val="0"/>
            <w:noProof/>
            <w:sz w:val="22"/>
            <w:szCs w:val="22"/>
            <w:lang w:eastAsia="en-GB"/>
          </w:rPr>
          <w:tab/>
        </w:r>
        <w:r w:rsidR="00E148FC" w:rsidRPr="00FD5EAB">
          <w:rPr>
            <w:rStyle w:val="Hyperlink"/>
            <w:noProof/>
          </w:rPr>
          <w:t>PDSCH/PUSCH enhancements</w:t>
        </w:r>
        <w:r w:rsidR="00E148FC">
          <w:rPr>
            <w:noProof/>
            <w:webHidden/>
          </w:rPr>
          <w:tab/>
        </w:r>
        <w:r w:rsidR="00E148FC">
          <w:rPr>
            <w:noProof/>
            <w:webHidden/>
          </w:rPr>
          <w:fldChar w:fldCharType="begin"/>
        </w:r>
        <w:r w:rsidR="00E148FC">
          <w:rPr>
            <w:noProof/>
            <w:webHidden/>
          </w:rPr>
          <w:instrText xml:space="preserve"> PAGEREF _Toc98334407 \h </w:instrText>
        </w:r>
        <w:r w:rsidR="00E148FC">
          <w:rPr>
            <w:noProof/>
            <w:webHidden/>
          </w:rPr>
        </w:r>
        <w:r w:rsidR="00E148FC">
          <w:rPr>
            <w:noProof/>
            <w:webHidden/>
          </w:rPr>
          <w:fldChar w:fldCharType="separate"/>
        </w:r>
        <w:r w:rsidR="00E148FC">
          <w:rPr>
            <w:noProof/>
            <w:webHidden/>
          </w:rPr>
          <w:t>57</w:t>
        </w:r>
        <w:r w:rsidR="00E148FC">
          <w:rPr>
            <w:noProof/>
            <w:webHidden/>
          </w:rPr>
          <w:fldChar w:fldCharType="end"/>
        </w:r>
      </w:hyperlink>
    </w:p>
    <w:p w14:paraId="7D7E43FE" w14:textId="4270756D"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08" w:history="1">
        <w:r w:rsidR="00E148FC" w:rsidRPr="00FD5EAB">
          <w:rPr>
            <w:rStyle w:val="Hyperlink"/>
            <w:noProof/>
          </w:rPr>
          <w:t>8.2.6</w:t>
        </w:r>
        <w:r w:rsidR="00E148FC">
          <w:rPr>
            <w:rFonts w:eastAsiaTheme="minorEastAsia" w:cstheme="minorBidi"/>
            <w:i w:val="0"/>
            <w:iCs w:val="0"/>
            <w:noProof/>
            <w:sz w:val="22"/>
            <w:szCs w:val="22"/>
            <w:lang w:eastAsia="en-GB"/>
          </w:rPr>
          <w:tab/>
        </w:r>
        <w:r w:rsidR="00E148FC" w:rsidRPr="00FD5EAB">
          <w:rPr>
            <w:rStyle w:val="Hyperlink"/>
            <w:noProof/>
          </w:rPr>
          <w:t>Channel access mechanism</w:t>
        </w:r>
        <w:r w:rsidR="00E148FC">
          <w:rPr>
            <w:noProof/>
            <w:webHidden/>
          </w:rPr>
          <w:tab/>
        </w:r>
        <w:r w:rsidR="00E148FC">
          <w:rPr>
            <w:noProof/>
            <w:webHidden/>
          </w:rPr>
          <w:fldChar w:fldCharType="begin"/>
        </w:r>
        <w:r w:rsidR="00E148FC">
          <w:rPr>
            <w:noProof/>
            <w:webHidden/>
          </w:rPr>
          <w:instrText xml:space="preserve"> PAGEREF _Toc98334408 \h </w:instrText>
        </w:r>
        <w:r w:rsidR="00E148FC">
          <w:rPr>
            <w:noProof/>
            <w:webHidden/>
          </w:rPr>
        </w:r>
        <w:r w:rsidR="00E148FC">
          <w:rPr>
            <w:noProof/>
            <w:webHidden/>
          </w:rPr>
          <w:fldChar w:fldCharType="separate"/>
        </w:r>
        <w:r w:rsidR="00E148FC">
          <w:rPr>
            <w:noProof/>
            <w:webHidden/>
          </w:rPr>
          <w:t>59</w:t>
        </w:r>
        <w:r w:rsidR="00E148FC">
          <w:rPr>
            <w:noProof/>
            <w:webHidden/>
          </w:rPr>
          <w:fldChar w:fldCharType="end"/>
        </w:r>
      </w:hyperlink>
    </w:p>
    <w:p w14:paraId="70036CDE" w14:textId="37232499"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09" w:history="1">
        <w:r w:rsidR="00E148FC" w:rsidRPr="00FD5EAB">
          <w:rPr>
            <w:rStyle w:val="Hyperlink"/>
            <w:noProof/>
          </w:rPr>
          <w:t>8.2.7</w:t>
        </w:r>
        <w:r w:rsidR="00E148FC">
          <w:rPr>
            <w:rFonts w:eastAsiaTheme="minorEastAsia" w:cstheme="minorBidi"/>
            <w:i w:val="0"/>
            <w:iCs w:val="0"/>
            <w:noProof/>
            <w:sz w:val="22"/>
            <w:szCs w:val="22"/>
            <w:lang w:eastAsia="en-GB"/>
          </w:rPr>
          <w:tab/>
        </w:r>
        <w:r w:rsidR="00E148FC" w:rsidRPr="00FD5EAB">
          <w:rPr>
            <w:rStyle w:val="Hyperlink"/>
            <w:noProof/>
          </w:rPr>
          <w:t>Other</w:t>
        </w:r>
        <w:r w:rsidR="00E148FC">
          <w:rPr>
            <w:noProof/>
            <w:webHidden/>
          </w:rPr>
          <w:tab/>
        </w:r>
        <w:r w:rsidR="00E148FC">
          <w:rPr>
            <w:noProof/>
            <w:webHidden/>
          </w:rPr>
          <w:fldChar w:fldCharType="begin"/>
        </w:r>
        <w:r w:rsidR="00E148FC">
          <w:rPr>
            <w:noProof/>
            <w:webHidden/>
          </w:rPr>
          <w:instrText xml:space="preserve"> PAGEREF _Toc98334409 \h </w:instrText>
        </w:r>
        <w:r w:rsidR="00E148FC">
          <w:rPr>
            <w:noProof/>
            <w:webHidden/>
          </w:rPr>
        </w:r>
        <w:r w:rsidR="00E148FC">
          <w:rPr>
            <w:noProof/>
            <w:webHidden/>
          </w:rPr>
          <w:fldChar w:fldCharType="separate"/>
        </w:r>
        <w:r w:rsidR="00E148FC">
          <w:rPr>
            <w:noProof/>
            <w:webHidden/>
          </w:rPr>
          <w:t>61</w:t>
        </w:r>
        <w:r w:rsidR="00E148FC">
          <w:rPr>
            <w:noProof/>
            <w:webHidden/>
          </w:rPr>
          <w:fldChar w:fldCharType="end"/>
        </w:r>
      </w:hyperlink>
    </w:p>
    <w:p w14:paraId="4E747BC1" w14:textId="301A018C" w:rsidR="00E148FC" w:rsidRDefault="002328C4">
      <w:pPr>
        <w:pStyle w:val="TOC2"/>
        <w:tabs>
          <w:tab w:val="left" w:pos="800"/>
          <w:tab w:val="right" w:leader="dot" w:pos="10457"/>
        </w:tabs>
        <w:rPr>
          <w:rFonts w:eastAsiaTheme="minorEastAsia" w:cstheme="minorBidi"/>
          <w:smallCaps w:val="0"/>
          <w:noProof/>
          <w:sz w:val="22"/>
          <w:szCs w:val="22"/>
          <w:lang w:eastAsia="en-GB"/>
        </w:rPr>
      </w:pPr>
      <w:hyperlink w:anchor="_Toc98334410" w:history="1">
        <w:r w:rsidR="00E148FC" w:rsidRPr="00FD5EAB">
          <w:rPr>
            <w:rStyle w:val="Hyperlink"/>
            <w:noProof/>
          </w:rPr>
          <w:t>8.3</w:t>
        </w:r>
        <w:r w:rsidR="00E148FC">
          <w:rPr>
            <w:rFonts w:eastAsiaTheme="minorEastAsia" w:cstheme="minorBidi"/>
            <w:smallCaps w:val="0"/>
            <w:noProof/>
            <w:sz w:val="22"/>
            <w:szCs w:val="22"/>
            <w:lang w:eastAsia="en-GB"/>
          </w:rPr>
          <w:tab/>
        </w:r>
        <w:r w:rsidR="00E148FC" w:rsidRPr="00FD5EAB">
          <w:rPr>
            <w:rStyle w:val="Hyperlink"/>
            <w:noProof/>
          </w:rPr>
          <w:t>Enhanced Industrial Internet of Things (IoT) and URLLC</w:t>
        </w:r>
        <w:r w:rsidR="00E148FC">
          <w:rPr>
            <w:noProof/>
            <w:webHidden/>
          </w:rPr>
          <w:tab/>
        </w:r>
        <w:r w:rsidR="00E148FC">
          <w:rPr>
            <w:noProof/>
            <w:webHidden/>
          </w:rPr>
          <w:fldChar w:fldCharType="begin"/>
        </w:r>
        <w:r w:rsidR="00E148FC">
          <w:rPr>
            <w:noProof/>
            <w:webHidden/>
          </w:rPr>
          <w:instrText xml:space="preserve"> PAGEREF _Toc98334410 \h </w:instrText>
        </w:r>
        <w:r w:rsidR="00E148FC">
          <w:rPr>
            <w:noProof/>
            <w:webHidden/>
          </w:rPr>
        </w:r>
        <w:r w:rsidR="00E148FC">
          <w:rPr>
            <w:noProof/>
            <w:webHidden/>
          </w:rPr>
          <w:fldChar w:fldCharType="separate"/>
        </w:r>
        <w:r w:rsidR="00E148FC">
          <w:rPr>
            <w:noProof/>
            <w:webHidden/>
          </w:rPr>
          <w:t>61</w:t>
        </w:r>
        <w:r w:rsidR="00E148FC">
          <w:rPr>
            <w:noProof/>
            <w:webHidden/>
          </w:rPr>
          <w:fldChar w:fldCharType="end"/>
        </w:r>
      </w:hyperlink>
    </w:p>
    <w:p w14:paraId="65BC85BC" w14:textId="2E36751F"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11" w:history="1">
        <w:r w:rsidR="00E148FC" w:rsidRPr="00FD5EAB">
          <w:rPr>
            <w:rStyle w:val="Hyperlink"/>
            <w:noProof/>
          </w:rPr>
          <w:t>8.3.1</w:t>
        </w:r>
        <w:r w:rsidR="00E148FC">
          <w:rPr>
            <w:rFonts w:eastAsiaTheme="minorEastAsia" w:cstheme="minorBidi"/>
            <w:i w:val="0"/>
            <w:iCs w:val="0"/>
            <w:noProof/>
            <w:sz w:val="22"/>
            <w:szCs w:val="22"/>
            <w:lang w:eastAsia="en-GB"/>
          </w:rPr>
          <w:tab/>
        </w:r>
        <w:r w:rsidR="00E148FC" w:rsidRPr="00FD5EAB">
          <w:rPr>
            <w:rStyle w:val="Hyperlink"/>
            <w:noProof/>
          </w:rPr>
          <w:t>UE feedback enhancements for HARQ-ACK</w:t>
        </w:r>
        <w:r w:rsidR="00E148FC">
          <w:rPr>
            <w:noProof/>
            <w:webHidden/>
          </w:rPr>
          <w:tab/>
        </w:r>
        <w:r w:rsidR="00E148FC">
          <w:rPr>
            <w:noProof/>
            <w:webHidden/>
          </w:rPr>
          <w:fldChar w:fldCharType="begin"/>
        </w:r>
        <w:r w:rsidR="00E148FC">
          <w:rPr>
            <w:noProof/>
            <w:webHidden/>
          </w:rPr>
          <w:instrText xml:space="preserve"> PAGEREF _Toc98334411 \h </w:instrText>
        </w:r>
        <w:r w:rsidR="00E148FC">
          <w:rPr>
            <w:noProof/>
            <w:webHidden/>
          </w:rPr>
        </w:r>
        <w:r w:rsidR="00E148FC">
          <w:rPr>
            <w:noProof/>
            <w:webHidden/>
          </w:rPr>
          <w:fldChar w:fldCharType="separate"/>
        </w:r>
        <w:r w:rsidR="00E148FC">
          <w:rPr>
            <w:noProof/>
            <w:webHidden/>
          </w:rPr>
          <w:t>62</w:t>
        </w:r>
        <w:r w:rsidR="00E148FC">
          <w:rPr>
            <w:noProof/>
            <w:webHidden/>
          </w:rPr>
          <w:fldChar w:fldCharType="end"/>
        </w:r>
      </w:hyperlink>
    </w:p>
    <w:p w14:paraId="0C636959" w14:textId="762F067F"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12" w:history="1">
        <w:r w:rsidR="00E148FC" w:rsidRPr="00FD5EAB">
          <w:rPr>
            <w:rStyle w:val="Hyperlink"/>
            <w:noProof/>
          </w:rPr>
          <w:t>8.3.2</w:t>
        </w:r>
        <w:r w:rsidR="00E148FC">
          <w:rPr>
            <w:rFonts w:eastAsiaTheme="minorEastAsia" w:cstheme="minorBidi"/>
            <w:i w:val="0"/>
            <w:iCs w:val="0"/>
            <w:noProof/>
            <w:sz w:val="22"/>
            <w:szCs w:val="22"/>
            <w:lang w:eastAsia="en-GB"/>
          </w:rPr>
          <w:tab/>
        </w:r>
        <w:r w:rsidR="00E148FC" w:rsidRPr="00FD5EAB">
          <w:rPr>
            <w:rStyle w:val="Hyperlink"/>
            <w:noProof/>
          </w:rPr>
          <w:t>Enhancements for unlicensed band URLLC/IIoT</w:t>
        </w:r>
        <w:r w:rsidR="00E148FC">
          <w:rPr>
            <w:noProof/>
            <w:webHidden/>
          </w:rPr>
          <w:tab/>
        </w:r>
        <w:r w:rsidR="00E148FC">
          <w:rPr>
            <w:noProof/>
            <w:webHidden/>
          </w:rPr>
          <w:fldChar w:fldCharType="begin"/>
        </w:r>
        <w:r w:rsidR="00E148FC">
          <w:rPr>
            <w:noProof/>
            <w:webHidden/>
          </w:rPr>
          <w:instrText xml:space="preserve"> PAGEREF _Toc98334412 \h </w:instrText>
        </w:r>
        <w:r w:rsidR="00E148FC">
          <w:rPr>
            <w:noProof/>
            <w:webHidden/>
          </w:rPr>
        </w:r>
        <w:r w:rsidR="00E148FC">
          <w:rPr>
            <w:noProof/>
            <w:webHidden/>
          </w:rPr>
          <w:fldChar w:fldCharType="separate"/>
        </w:r>
        <w:r w:rsidR="00E148FC">
          <w:rPr>
            <w:noProof/>
            <w:webHidden/>
          </w:rPr>
          <w:t>64</w:t>
        </w:r>
        <w:r w:rsidR="00E148FC">
          <w:rPr>
            <w:noProof/>
            <w:webHidden/>
          </w:rPr>
          <w:fldChar w:fldCharType="end"/>
        </w:r>
      </w:hyperlink>
    </w:p>
    <w:p w14:paraId="5CCD2BF6" w14:textId="44F2D67D"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13" w:history="1">
        <w:r w:rsidR="00E148FC" w:rsidRPr="00FD5EAB">
          <w:rPr>
            <w:rStyle w:val="Hyperlink"/>
            <w:noProof/>
          </w:rPr>
          <w:t>8.3.3</w:t>
        </w:r>
        <w:r w:rsidR="00E148FC">
          <w:rPr>
            <w:rFonts w:eastAsiaTheme="minorEastAsia" w:cstheme="minorBidi"/>
            <w:i w:val="0"/>
            <w:iCs w:val="0"/>
            <w:noProof/>
            <w:sz w:val="22"/>
            <w:szCs w:val="22"/>
            <w:lang w:eastAsia="en-GB"/>
          </w:rPr>
          <w:tab/>
        </w:r>
        <w:r w:rsidR="00E148FC" w:rsidRPr="00FD5EAB">
          <w:rPr>
            <w:rStyle w:val="Hyperlink"/>
            <w:noProof/>
          </w:rPr>
          <w:t>Intra-UE Multiplexing/Prioritization</w:t>
        </w:r>
        <w:r w:rsidR="00E148FC">
          <w:rPr>
            <w:noProof/>
            <w:webHidden/>
          </w:rPr>
          <w:tab/>
        </w:r>
        <w:r w:rsidR="00E148FC">
          <w:rPr>
            <w:noProof/>
            <w:webHidden/>
          </w:rPr>
          <w:fldChar w:fldCharType="begin"/>
        </w:r>
        <w:r w:rsidR="00E148FC">
          <w:rPr>
            <w:noProof/>
            <w:webHidden/>
          </w:rPr>
          <w:instrText xml:space="preserve"> PAGEREF _Toc98334413 \h </w:instrText>
        </w:r>
        <w:r w:rsidR="00E148FC">
          <w:rPr>
            <w:noProof/>
            <w:webHidden/>
          </w:rPr>
        </w:r>
        <w:r w:rsidR="00E148FC">
          <w:rPr>
            <w:noProof/>
            <w:webHidden/>
          </w:rPr>
          <w:fldChar w:fldCharType="separate"/>
        </w:r>
        <w:r w:rsidR="00E148FC">
          <w:rPr>
            <w:noProof/>
            <w:webHidden/>
          </w:rPr>
          <w:t>65</w:t>
        </w:r>
        <w:r w:rsidR="00E148FC">
          <w:rPr>
            <w:noProof/>
            <w:webHidden/>
          </w:rPr>
          <w:fldChar w:fldCharType="end"/>
        </w:r>
      </w:hyperlink>
    </w:p>
    <w:p w14:paraId="461C51C9" w14:textId="1365934C"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14" w:history="1">
        <w:r w:rsidR="00E148FC" w:rsidRPr="00FD5EAB">
          <w:rPr>
            <w:rStyle w:val="Hyperlink"/>
            <w:noProof/>
          </w:rPr>
          <w:t>8.3.4</w:t>
        </w:r>
        <w:r w:rsidR="00E148FC">
          <w:rPr>
            <w:rFonts w:eastAsiaTheme="minorEastAsia" w:cstheme="minorBidi"/>
            <w:i w:val="0"/>
            <w:iCs w:val="0"/>
            <w:noProof/>
            <w:sz w:val="22"/>
            <w:szCs w:val="22"/>
            <w:lang w:eastAsia="en-GB"/>
          </w:rPr>
          <w:tab/>
        </w:r>
        <w:r w:rsidR="00E148FC" w:rsidRPr="00FD5EAB">
          <w:rPr>
            <w:rStyle w:val="Hyperlink"/>
            <w:noProof/>
          </w:rPr>
          <w:t>Other</w:t>
        </w:r>
        <w:r w:rsidR="00E148FC">
          <w:rPr>
            <w:noProof/>
            <w:webHidden/>
          </w:rPr>
          <w:tab/>
        </w:r>
        <w:r w:rsidR="00E148FC">
          <w:rPr>
            <w:noProof/>
            <w:webHidden/>
          </w:rPr>
          <w:fldChar w:fldCharType="begin"/>
        </w:r>
        <w:r w:rsidR="00E148FC">
          <w:rPr>
            <w:noProof/>
            <w:webHidden/>
          </w:rPr>
          <w:instrText xml:space="preserve"> PAGEREF _Toc98334414 \h </w:instrText>
        </w:r>
        <w:r w:rsidR="00E148FC">
          <w:rPr>
            <w:noProof/>
            <w:webHidden/>
          </w:rPr>
        </w:r>
        <w:r w:rsidR="00E148FC">
          <w:rPr>
            <w:noProof/>
            <w:webHidden/>
          </w:rPr>
          <w:fldChar w:fldCharType="separate"/>
        </w:r>
        <w:r w:rsidR="00E148FC">
          <w:rPr>
            <w:noProof/>
            <w:webHidden/>
          </w:rPr>
          <w:t>68</w:t>
        </w:r>
        <w:r w:rsidR="00E148FC">
          <w:rPr>
            <w:noProof/>
            <w:webHidden/>
          </w:rPr>
          <w:fldChar w:fldCharType="end"/>
        </w:r>
      </w:hyperlink>
    </w:p>
    <w:p w14:paraId="477A688E" w14:textId="32363696" w:rsidR="00E148FC" w:rsidRDefault="002328C4">
      <w:pPr>
        <w:pStyle w:val="TOC2"/>
        <w:tabs>
          <w:tab w:val="left" w:pos="800"/>
          <w:tab w:val="right" w:leader="dot" w:pos="10457"/>
        </w:tabs>
        <w:rPr>
          <w:rFonts w:eastAsiaTheme="minorEastAsia" w:cstheme="minorBidi"/>
          <w:smallCaps w:val="0"/>
          <w:noProof/>
          <w:sz w:val="22"/>
          <w:szCs w:val="22"/>
          <w:lang w:eastAsia="en-GB"/>
        </w:rPr>
      </w:pPr>
      <w:hyperlink w:anchor="_Toc98334415" w:history="1">
        <w:r w:rsidR="00E148FC" w:rsidRPr="00FD5EAB">
          <w:rPr>
            <w:rStyle w:val="Hyperlink"/>
            <w:noProof/>
          </w:rPr>
          <w:t>8.4</w:t>
        </w:r>
        <w:r w:rsidR="00E148FC">
          <w:rPr>
            <w:rFonts w:eastAsiaTheme="minorEastAsia" w:cstheme="minorBidi"/>
            <w:smallCaps w:val="0"/>
            <w:noProof/>
            <w:sz w:val="22"/>
            <w:szCs w:val="22"/>
            <w:lang w:eastAsia="en-GB"/>
          </w:rPr>
          <w:tab/>
        </w:r>
        <w:r w:rsidR="00E148FC" w:rsidRPr="00FD5EAB">
          <w:rPr>
            <w:rStyle w:val="Hyperlink"/>
            <w:noProof/>
          </w:rPr>
          <w:t>Maintenance on Solutions for NR to support non-terrestrial networks (NTN)</w:t>
        </w:r>
        <w:r w:rsidR="00E148FC">
          <w:rPr>
            <w:noProof/>
            <w:webHidden/>
          </w:rPr>
          <w:tab/>
        </w:r>
        <w:r w:rsidR="00E148FC">
          <w:rPr>
            <w:noProof/>
            <w:webHidden/>
          </w:rPr>
          <w:fldChar w:fldCharType="begin"/>
        </w:r>
        <w:r w:rsidR="00E148FC">
          <w:rPr>
            <w:noProof/>
            <w:webHidden/>
          </w:rPr>
          <w:instrText xml:space="preserve"> PAGEREF _Toc98334415 \h </w:instrText>
        </w:r>
        <w:r w:rsidR="00E148FC">
          <w:rPr>
            <w:noProof/>
            <w:webHidden/>
          </w:rPr>
        </w:r>
        <w:r w:rsidR="00E148FC">
          <w:rPr>
            <w:noProof/>
            <w:webHidden/>
          </w:rPr>
          <w:fldChar w:fldCharType="separate"/>
        </w:r>
        <w:r w:rsidR="00E148FC">
          <w:rPr>
            <w:noProof/>
            <w:webHidden/>
          </w:rPr>
          <w:t>70</w:t>
        </w:r>
        <w:r w:rsidR="00E148FC">
          <w:rPr>
            <w:noProof/>
            <w:webHidden/>
          </w:rPr>
          <w:fldChar w:fldCharType="end"/>
        </w:r>
      </w:hyperlink>
    </w:p>
    <w:p w14:paraId="3E09F5F0" w14:textId="1AB38240"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16" w:history="1">
        <w:r w:rsidR="00E148FC" w:rsidRPr="00FD5EAB">
          <w:rPr>
            <w:rStyle w:val="Hyperlink"/>
            <w:noProof/>
          </w:rPr>
          <w:t>8.4.1</w:t>
        </w:r>
        <w:r w:rsidR="00E148FC">
          <w:rPr>
            <w:rFonts w:eastAsiaTheme="minorEastAsia" w:cstheme="minorBidi"/>
            <w:i w:val="0"/>
            <w:iCs w:val="0"/>
            <w:noProof/>
            <w:sz w:val="22"/>
            <w:szCs w:val="22"/>
            <w:lang w:eastAsia="en-GB"/>
          </w:rPr>
          <w:tab/>
        </w:r>
        <w:r w:rsidR="00E148FC" w:rsidRPr="00FD5EAB">
          <w:rPr>
            <w:rStyle w:val="Hyperlink"/>
            <w:noProof/>
          </w:rPr>
          <w:t>Timing relationship enhancements</w:t>
        </w:r>
        <w:r w:rsidR="00E148FC">
          <w:rPr>
            <w:noProof/>
            <w:webHidden/>
          </w:rPr>
          <w:tab/>
        </w:r>
        <w:r w:rsidR="00E148FC">
          <w:rPr>
            <w:noProof/>
            <w:webHidden/>
          </w:rPr>
          <w:fldChar w:fldCharType="begin"/>
        </w:r>
        <w:r w:rsidR="00E148FC">
          <w:rPr>
            <w:noProof/>
            <w:webHidden/>
          </w:rPr>
          <w:instrText xml:space="preserve"> PAGEREF _Toc98334416 \h </w:instrText>
        </w:r>
        <w:r w:rsidR="00E148FC">
          <w:rPr>
            <w:noProof/>
            <w:webHidden/>
          </w:rPr>
        </w:r>
        <w:r w:rsidR="00E148FC">
          <w:rPr>
            <w:noProof/>
            <w:webHidden/>
          </w:rPr>
          <w:fldChar w:fldCharType="separate"/>
        </w:r>
        <w:r w:rsidR="00E148FC">
          <w:rPr>
            <w:noProof/>
            <w:webHidden/>
          </w:rPr>
          <w:t>71</w:t>
        </w:r>
        <w:r w:rsidR="00E148FC">
          <w:rPr>
            <w:noProof/>
            <w:webHidden/>
          </w:rPr>
          <w:fldChar w:fldCharType="end"/>
        </w:r>
      </w:hyperlink>
    </w:p>
    <w:p w14:paraId="1F2CD6AD" w14:textId="34E07562"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17" w:history="1">
        <w:r w:rsidR="00E148FC" w:rsidRPr="00FD5EAB">
          <w:rPr>
            <w:rStyle w:val="Hyperlink"/>
            <w:noProof/>
          </w:rPr>
          <w:t>8.4.2</w:t>
        </w:r>
        <w:r w:rsidR="00E148FC">
          <w:rPr>
            <w:rFonts w:eastAsiaTheme="minorEastAsia" w:cstheme="minorBidi"/>
            <w:i w:val="0"/>
            <w:iCs w:val="0"/>
            <w:noProof/>
            <w:sz w:val="22"/>
            <w:szCs w:val="22"/>
            <w:lang w:eastAsia="en-GB"/>
          </w:rPr>
          <w:tab/>
        </w:r>
        <w:r w:rsidR="00E148FC" w:rsidRPr="00FD5EAB">
          <w:rPr>
            <w:rStyle w:val="Hyperlink"/>
            <w:noProof/>
          </w:rPr>
          <w:t>Enhancements on UL time and frequency synchronization</w:t>
        </w:r>
        <w:r w:rsidR="00E148FC">
          <w:rPr>
            <w:noProof/>
            <w:webHidden/>
          </w:rPr>
          <w:tab/>
        </w:r>
        <w:r w:rsidR="00E148FC">
          <w:rPr>
            <w:noProof/>
            <w:webHidden/>
          </w:rPr>
          <w:fldChar w:fldCharType="begin"/>
        </w:r>
        <w:r w:rsidR="00E148FC">
          <w:rPr>
            <w:noProof/>
            <w:webHidden/>
          </w:rPr>
          <w:instrText xml:space="preserve"> PAGEREF _Toc98334417 \h </w:instrText>
        </w:r>
        <w:r w:rsidR="00E148FC">
          <w:rPr>
            <w:noProof/>
            <w:webHidden/>
          </w:rPr>
        </w:r>
        <w:r w:rsidR="00E148FC">
          <w:rPr>
            <w:noProof/>
            <w:webHidden/>
          </w:rPr>
          <w:fldChar w:fldCharType="separate"/>
        </w:r>
        <w:r w:rsidR="00E148FC">
          <w:rPr>
            <w:noProof/>
            <w:webHidden/>
          </w:rPr>
          <w:t>74</w:t>
        </w:r>
        <w:r w:rsidR="00E148FC">
          <w:rPr>
            <w:noProof/>
            <w:webHidden/>
          </w:rPr>
          <w:fldChar w:fldCharType="end"/>
        </w:r>
      </w:hyperlink>
    </w:p>
    <w:p w14:paraId="16346033" w14:textId="00AB52C6"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18" w:history="1">
        <w:r w:rsidR="00E148FC" w:rsidRPr="00FD5EAB">
          <w:rPr>
            <w:rStyle w:val="Hyperlink"/>
            <w:noProof/>
          </w:rPr>
          <w:t>8.4.3</w:t>
        </w:r>
        <w:r w:rsidR="00E148FC">
          <w:rPr>
            <w:rFonts w:eastAsiaTheme="minorEastAsia" w:cstheme="minorBidi"/>
            <w:i w:val="0"/>
            <w:iCs w:val="0"/>
            <w:noProof/>
            <w:sz w:val="22"/>
            <w:szCs w:val="22"/>
            <w:lang w:eastAsia="en-GB"/>
          </w:rPr>
          <w:tab/>
        </w:r>
        <w:r w:rsidR="00E148FC" w:rsidRPr="00FD5EAB">
          <w:rPr>
            <w:rStyle w:val="Hyperlink"/>
            <w:noProof/>
          </w:rPr>
          <w:t>Enhancements on HARQ</w:t>
        </w:r>
        <w:r w:rsidR="00E148FC">
          <w:rPr>
            <w:noProof/>
            <w:webHidden/>
          </w:rPr>
          <w:tab/>
        </w:r>
        <w:r w:rsidR="00E148FC">
          <w:rPr>
            <w:noProof/>
            <w:webHidden/>
          </w:rPr>
          <w:fldChar w:fldCharType="begin"/>
        </w:r>
        <w:r w:rsidR="00E148FC">
          <w:rPr>
            <w:noProof/>
            <w:webHidden/>
          </w:rPr>
          <w:instrText xml:space="preserve"> PAGEREF _Toc98334418 \h </w:instrText>
        </w:r>
        <w:r w:rsidR="00E148FC">
          <w:rPr>
            <w:noProof/>
            <w:webHidden/>
          </w:rPr>
        </w:r>
        <w:r w:rsidR="00E148FC">
          <w:rPr>
            <w:noProof/>
            <w:webHidden/>
          </w:rPr>
          <w:fldChar w:fldCharType="separate"/>
        </w:r>
        <w:r w:rsidR="00E148FC">
          <w:rPr>
            <w:noProof/>
            <w:webHidden/>
          </w:rPr>
          <w:t>75</w:t>
        </w:r>
        <w:r w:rsidR="00E148FC">
          <w:rPr>
            <w:noProof/>
            <w:webHidden/>
          </w:rPr>
          <w:fldChar w:fldCharType="end"/>
        </w:r>
      </w:hyperlink>
    </w:p>
    <w:p w14:paraId="725B4497" w14:textId="06C3C10D"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19" w:history="1">
        <w:r w:rsidR="00E148FC" w:rsidRPr="00FD5EAB">
          <w:rPr>
            <w:rStyle w:val="Hyperlink"/>
            <w:noProof/>
          </w:rPr>
          <w:t>8.4.4</w:t>
        </w:r>
        <w:r w:rsidR="00E148FC">
          <w:rPr>
            <w:rFonts w:eastAsiaTheme="minorEastAsia" w:cstheme="minorBidi"/>
            <w:i w:val="0"/>
            <w:iCs w:val="0"/>
            <w:noProof/>
            <w:sz w:val="22"/>
            <w:szCs w:val="22"/>
            <w:lang w:eastAsia="en-GB"/>
          </w:rPr>
          <w:tab/>
        </w:r>
        <w:r w:rsidR="00E148FC" w:rsidRPr="00FD5EAB">
          <w:rPr>
            <w:rStyle w:val="Hyperlink"/>
            <w:noProof/>
          </w:rPr>
          <w:t>Other</w:t>
        </w:r>
        <w:r w:rsidR="00E148FC">
          <w:rPr>
            <w:noProof/>
            <w:webHidden/>
          </w:rPr>
          <w:tab/>
        </w:r>
        <w:r w:rsidR="00E148FC">
          <w:rPr>
            <w:noProof/>
            <w:webHidden/>
          </w:rPr>
          <w:fldChar w:fldCharType="begin"/>
        </w:r>
        <w:r w:rsidR="00E148FC">
          <w:rPr>
            <w:noProof/>
            <w:webHidden/>
          </w:rPr>
          <w:instrText xml:space="preserve"> PAGEREF _Toc98334419 \h </w:instrText>
        </w:r>
        <w:r w:rsidR="00E148FC">
          <w:rPr>
            <w:noProof/>
            <w:webHidden/>
          </w:rPr>
        </w:r>
        <w:r w:rsidR="00E148FC">
          <w:rPr>
            <w:noProof/>
            <w:webHidden/>
          </w:rPr>
          <w:fldChar w:fldCharType="separate"/>
        </w:r>
        <w:r w:rsidR="00E148FC">
          <w:rPr>
            <w:noProof/>
            <w:webHidden/>
          </w:rPr>
          <w:t>77</w:t>
        </w:r>
        <w:r w:rsidR="00E148FC">
          <w:rPr>
            <w:noProof/>
            <w:webHidden/>
          </w:rPr>
          <w:fldChar w:fldCharType="end"/>
        </w:r>
      </w:hyperlink>
    </w:p>
    <w:p w14:paraId="32633A4F" w14:textId="70136274" w:rsidR="00E148FC" w:rsidRDefault="002328C4">
      <w:pPr>
        <w:pStyle w:val="TOC2"/>
        <w:tabs>
          <w:tab w:val="left" w:pos="800"/>
          <w:tab w:val="right" w:leader="dot" w:pos="10457"/>
        </w:tabs>
        <w:rPr>
          <w:rFonts w:eastAsiaTheme="minorEastAsia" w:cstheme="minorBidi"/>
          <w:smallCaps w:val="0"/>
          <w:noProof/>
          <w:sz w:val="22"/>
          <w:szCs w:val="22"/>
          <w:lang w:eastAsia="en-GB"/>
        </w:rPr>
      </w:pPr>
      <w:hyperlink w:anchor="_Toc98334420" w:history="1">
        <w:r w:rsidR="00E148FC" w:rsidRPr="00FD5EAB">
          <w:rPr>
            <w:rStyle w:val="Hyperlink"/>
            <w:noProof/>
          </w:rPr>
          <w:t>8.5</w:t>
        </w:r>
        <w:r w:rsidR="00E148FC">
          <w:rPr>
            <w:rFonts w:eastAsiaTheme="minorEastAsia" w:cstheme="minorBidi"/>
            <w:smallCaps w:val="0"/>
            <w:noProof/>
            <w:sz w:val="22"/>
            <w:szCs w:val="22"/>
            <w:lang w:eastAsia="en-GB"/>
          </w:rPr>
          <w:tab/>
        </w:r>
        <w:r w:rsidR="00E148FC" w:rsidRPr="00FD5EAB">
          <w:rPr>
            <w:rStyle w:val="Hyperlink"/>
            <w:noProof/>
          </w:rPr>
          <w:t>Maintenance on NR Positioning Enhancements</w:t>
        </w:r>
        <w:r w:rsidR="00E148FC">
          <w:rPr>
            <w:noProof/>
            <w:webHidden/>
          </w:rPr>
          <w:tab/>
        </w:r>
        <w:r w:rsidR="00E148FC">
          <w:rPr>
            <w:noProof/>
            <w:webHidden/>
          </w:rPr>
          <w:fldChar w:fldCharType="begin"/>
        </w:r>
        <w:r w:rsidR="00E148FC">
          <w:rPr>
            <w:noProof/>
            <w:webHidden/>
          </w:rPr>
          <w:instrText xml:space="preserve"> PAGEREF _Toc98334420 \h </w:instrText>
        </w:r>
        <w:r w:rsidR="00E148FC">
          <w:rPr>
            <w:noProof/>
            <w:webHidden/>
          </w:rPr>
        </w:r>
        <w:r w:rsidR="00E148FC">
          <w:rPr>
            <w:noProof/>
            <w:webHidden/>
          </w:rPr>
          <w:fldChar w:fldCharType="separate"/>
        </w:r>
        <w:r w:rsidR="00E148FC">
          <w:rPr>
            <w:noProof/>
            <w:webHidden/>
          </w:rPr>
          <w:t>77</w:t>
        </w:r>
        <w:r w:rsidR="00E148FC">
          <w:rPr>
            <w:noProof/>
            <w:webHidden/>
          </w:rPr>
          <w:fldChar w:fldCharType="end"/>
        </w:r>
      </w:hyperlink>
    </w:p>
    <w:p w14:paraId="23C0C071" w14:textId="6DE8ABC9"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21" w:history="1">
        <w:r w:rsidR="00E148FC" w:rsidRPr="00FD5EAB">
          <w:rPr>
            <w:rStyle w:val="Hyperlink"/>
            <w:noProof/>
          </w:rPr>
          <w:t>8.5.1</w:t>
        </w:r>
        <w:r w:rsidR="00E148FC">
          <w:rPr>
            <w:rFonts w:eastAsiaTheme="minorEastAsia" w:cstheme="minorBidi"/>
            <w:i w:val="0"/>
            <w:iCs w:val="0"/>
            <w:noProof/>
            <w:sz w:val="22"/>
            <w:szCs w:val="22"/>
            <w:lang w:eastAsia="en-GB"/>
          </w:rPr>
          <w:tab/>
        </w:r>
        <w:r w:rsidR="00E148FC" w:rsidRPr="00FD5EAB">
          <w:rPr>
            <w:rStyle w:val="Hyperlink"/>
            <w:noProof/>
          </w:rPr>
          <w:t>Accuracy improvements by mitigating UE Rx/Tx and/or gNB Rx/Tx timing delays</w:t>
        </w:r>
        <w:r w:rsidR="00E148FC">
          <w:rPr>
            <w:noProof/>
            <w:webHidden/>
          </w:rPr>
          <w:tab/>
        </w:r>
        <w:r w:rsidR="00E148FC">
          <w:rPr>
            <w:noProof/>
            <w:webHidden/>
          </w:rPr>
          <w:fldChar w:fldCharType="begin"/>
        </w:r>
        <w:r w:rsidR="00E148FC">
          <w:rPr>
            <w:noProof/>
            <w:webHidden/>
          </w:rPr>
          <w:instrText xml:space="preserve"> PAGEREF _Toc98334421 \h </w:instrText>
        </w:r>
        <w:r w:rsidR="00E148FC">
          <w:rPr>
            <w:noProof/>
            <w:webHidden/>
          </w:rPr>
        </w:r>
        <w:r w:rsidR="00E148FC">
          <w:rPr>
            <w:noProof/>
            <w:webHidden/>
          </w:rPr>
          <w:fldChar w:fldCharType="separate"/>
        </w:r>
        <w:r w:rsidR="00E148FC">
          <w:rPr>
            <w:noProof/>
            <w:webHidden/>
          </w:rPr>
          <w:t>78</w:t>
        </w:r>
        <w:r w:rsidR="00E148FC">
          <w:rPr>
            <w:noProof/>
            <w:webHidden/>
          </w:rPr>
          <w:fldChar w:fldCharType="end"/>
        </w:r>
      </w:hyperlink>
    </w:p>
    <w:p w14:paraId="34A37D6D" w14:textId="31C7E40A"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22" w:history="1">
        <w:r w:rsidR="00E148FC" w:rsidRPr="00FD5EAB">
          <w:rPr>
            <w:rStyle w:val="Hyperlink"/>
            <w:noProof/>
          </w:rPr>
          <w:t>8.5.2</w:t>
        </w:r>
        <w:r w:rsidR="00E148FC">
          <w:rPr>
            <w:rFonts w:eastAsiaTheme="minorEastAsia" w:cstheme="minorBidi"/>
            <w:i w:val="0"/>
            <w:iCs w:val="0"/>
            <w:noProof/>
            <w:sz w:val="22"/>
            <w:szCs w:val="22"/>
            <w:lang w:eastAsia="en-GB"/>
          </w:rPr>
          <w:tab/>
        </w:r>
        <w:r w:rsidR="00E148FC" w:rsidRPr="00FD5EAB">
          <w:rPr>
            <w:rStyle w:val="Hyperlink"/>
            <w:noProof/>
          </w:rPr>
          <w:t>Accuracy improvements for UL-AoA positioning solutions</w:t>
        </w:r>
        <w:r w:rsidR="00E148FC">
          <w:rPr>
            <w:noProof/>
            <w:webHidden/>
          </w:rPr>
          <w:tab/>
        </w:r>
        <w:r w:rsidR="00E148FC">
          <w:rPr>
            <w:noProof/>
            <w:webHidden/>
          </w:rPr>
          <w:fldChar w:fldCharType="begin"/>
        </w:r>
        <w:r w:rsidR="00E148FC">
          <w:rPr>
            <w:noProof/>
            <w:webHidden/>
          </w:rPr>
          <w:instrText xml:space="preserve"> PAGEREF _Toc98334422 \h </w:instrText>
        </w:r>
        <w:r w:rsidR="00E148FC">
          <w:rPr>
            <w:noProof/>
            <w:webHidden/>
          </w:rPr>
        </w:r>
        <w:r w:rsidR="00E148FC">
          <w:rPr>
            <w:noProof/>
            <w:webHidden/>
          </w:rPr>
          <w:fldChar w:fldCharType="separate"/>
        </w:r>
        <w:r w:rsidR="00E148FC">
          <w:rPr>
            <w:noProof/>
            <w:webHidden/>
          </w:rPr>
          <w:t>80</w:t>
        </w:r>
        <w:r w:rsidR="00E148FC">
          <w:rPr>
            <w:noProof/>
            <w:webHidden/>
          </w:rPr>
          <w:fldChar w:fldCharType="end"/>
        </w:r>
      </w:hyperlink>
    </w:p>
    <w:p w14:paraId="7F0F9849" w14:textId="2B1A08CD"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23" w:history="1">
        <w:r w:rsidR="00E148FC" w:rsidRPr="00FD5EAB">
          <w:rPr>
            <w:rStyle w:val="Hyperlink"/>
            <w:noProof/>
          </w:rPr>
          <w:t>8.5.3</w:t>
        </w:r>
        <w:r w:rsidR="00E148FC">
          <w:rPr>
            <w:rFonts w:eastAsiaTheme="minorEastAsia" w:cstheme="minorBidi"/>
            <w:i w:val="0"/>
            <w:iCs w:val="0"/>
            <w:noProof/>
            <w:sz w:val="22"/>
            <w:szCs w:val="22"/>
            <w:lang w:eastAsia="en-GB"/>
          </w:rPr>
          <w:tab/>
        </w:r>
        <w:r w:rsidR="00E148FC" w:rsidRPr="00FD5EAB">
          <w:rPr>
            <w:rStyle w:val="Hyperlink"/>
            <w:noProof/>
          </w:rPr>
          <w:t>Accuracy improvements for DL-AoD positioning solutions</w:t>
        </w:r>
        <w:r w:rsidR="00E148FC">
          <w:rPr>
            <w:noProof/>
            <w:webHidden/>
          </w:rPr>
          <w:tab/>
        </w:r>
        <w:r w:rsidR="00E148FC">
          <w:rPr>
            <w:noProof/>
            <w:webHidden/>
          </w:rPr>
          <w:fldChar w:fldCharType="begin"/>
        </w:r>
        <w:r w:rsidR="00E148FC">
          <w:rPr>
            <w:noProof/>
            <w:webHidden/>
          </w:rPr>
          <w:instrText xml:space="preserve"> PAGEREF _Toc98334423 \h </w:instrText>
        </w:r>
        <w:r w:rsidR="00E148FC">
          <w:rPr>
            <w:noProof/>
            <w:webHidden/>
          </w:rPr>
        </w:r>
        <w:r w:rsidR="00E148FC">
          <w:rPr>
            <w:noProof/>
            <w:webHidden/>
          </w:rPr>
          <w:fldChar w:fldCharType="separate"/>
        </w:r>
        <w:r w:rsidR="00E148FC">
          <w:rPr>
            <w:noProof/>
            <w:webHidden/>
          </w:rPr>
          <w:t>81</w:t>
        </w:r>
        <w:r w:rsidR="00E148FC">
          <w:rPr>
            <w:noProof/>
            <w:webHidden/>
          </w:rPr>
          <w:fldChar w:fldCharType="end"/>
        </w:r>
      </w:hyperlink>
    </w:p>
    <w:p w14:paraId="1452129F" w14:textId="2AEC0BD0"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24" w:history="1">
        <w:r w:rsidR="00E148FC" w:rsidRPr="00FD5EAB">
          <w:rPr>
            <w:rStyle w:val="Hyperlink"/>
            <w:noProof/>
          </w:rPr>
          <w:t>8.5.4</w:t>
        </w:r>
        <w:r w:rsidR="00E148FC">
          <w:rPr>
            <w:rFonts w:eastAsiaTheme="minorEastAsia" w:cstheme="minorBidi"/>
            <w:i w:val="0"/>
            <w:iCs w:val="0"/>
            <w:noProof/>
            <w:sz w:val="22"/>
            <w:szCs w:val="22"/>
            <w:lang w:eastAsia="en-GB"/>
          </w:rPr>
          <w:tab/>
        </w:r>
        <w:r w:rsidR="00E148FC" w:rsidRPr="00FD5EAB">
          <w:rPr>
            <w:rStyle w:val="Hyperlink"/>
            <w:noProof/>
          </w:rPr>
          <w:t>Latency improvements for both DL and DL+UL positioning methods</w:t>
        </w:r>
        <w:r w:rsidR="00E148FC">
          <w:rPr>
            <w:noProof/>
            <w:webHidden/>
          </w:rPr>
          <w:tab/>
        </w:r>
        <w:r w:rsidR="00E148FC">
          <w:rPr>
            <w:noProof/>
            <w:webHidden/>
          </w:rPr>
          <w:fldChar w:fldCharType="begin"/>
        </w:r>
        <w:r w:rsidR="00E148FC">
          <w:rPr>
            <w:noProof/>
            <w:webHidden/>
          </w:rPr>
          <w:instrText xml:space="preserve"> PAGEREF _Toc98334424 \h </w:instrText>
        </w:r>
        <w:r w:rsidR="00E148FC">
          <w:rPr>
            <w:noProof/>
            <w:webHidden/>
          </w:rPr>
        </w:r>
        <w:r w:rsidR="00E148FC">
          <w:rPr>
            <w:noProof/>
            <w:webHidden/>
          </w:rPr>
          <w:fldChar w:fldCharType="separate"/>
        </w:r>
        <w:r w:rsidR="00E148FC">
          <w:rPr>
            <w:noProof/>
            <w:webHidden/>
          </w:rPr>
          <w:t>83</w:t>
        </w:r>
        <w:r w:rsidR="00E148FC">
          <w:rPr>
            <w:noProof/>
            <w:webHidden/>
          </w:rPr>
          <w:fldChar w:fldCharType="end"/>
        </w:r>
      </w:hyperlink>
    </w:p>
    <w:p w14:paraId="2BA11908" w14:textId="2359058A"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25" w:history="1">
        <w:r w:rsidR="00E148FC" w:rsidRPr="00FD5EAB">
          <w:rPr>
            <w:rStyle w:val="Hyperlink"/>
            <w:noProof/>
          </w:rPr>
          <w:t>8.5.5</w:t>
        </w:r>
        <w:r w:rsidR="00E148FC">
          <w:rPr>
            <w:rFonts w:eastAsiaTheme="minorEastAsia" w:cstheme="minorBidi"/>
            <w:i w:val="0"/>
            <w:iCs w:val="0"/>
            <w:noProof/>
            <w:sz w:val="22"/>
            <w:szCs w:val="22"/>
            <w:lang w:eastAsia="en-GB"/>
          </w:rPr>
          <w:tab/>
        </w:r>
        <w:r w:rsidR="00E148FC" w:rsidRPr="00FD5EAB">
          <w:rPr>
            <w:rStyle w:val="Hyperlink"/>
            <w:noProof/>
          </w:rPr>
          <w:t>Potential enhancements of information reporting from UE and gNB for multipath/NLOS mitigation</w:t>
        </w:r>
        <w:r w:rsidR="00E148FC">
          <w:rPr>
            <w:noProof/>
            <w:webHidden/>
          </w:rPr>
          <w:tab/>
        </w:r>
        <w:r w:rsidR="00E148FC">
          <w:rPr>
            <w:noProof/>
            <w:webHidden/>
          </w:rPr>
          <w:fldChar w:fldCharType="begin"/>
        </w:r>
        <w:r w:rsidR="00E148FC">
          <w:rPr>
            <w:noProof/>
            <w:webHidden/>
          </w:rPr>
          <w:instrText xml:space="preserve"> PAGEREF _Toc98334425 \h </w:instrText>
        </w:r>
        <w:r w:rsidR="00E148FC">
          <w:rPr>
            <w:noProof/>
            <w:webHidden/>
          </w:rPr>
        </w:r>
        <w:r w:rsidR="00E148FC">
          <w:rPr>
            <w:noProof/>
            <w:webHidden/>
          </w:rPr>
          <w:fldChar w:fldCharType="separate"/>
        </w:r>
        <w:r w:rsidR="00E148FC">
          <w:rPr>
            <w:noProof/>
            <w:webHidden/>
          </w:rPr>
          <w:t>85</w:t>
        </w:r>
        <w:r w:rsidR="00E148FC">
          <w:rPr>
            <w:noProof/>
            <w:webHidden/>
          </w:rPr>
          <w:fldChar w:fldCharType="end"/>
        </w:r>
      </w:hyperlink>
    </w:p>
    <w:p w14:paraId="5E4A1561" w14:textId="7A1AF41D"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26" w:history="1">
        <w:r w:rsidR="00E148FC" w:rsidRPr="00FD5EAB">
          <w:rPr>
            <w:rStyle w:val="Hyperlink"/>
            <w:noProof/>
          </w:rPr>
          <w:t>8.5.6</w:t>
        </w:r>
        <w:r w:rsidR="00E148FC">
          <w:rPr>
            <w:rFonts w:eastAsiaTheme="minorEastAsia" w:cstheme="minorBidi"/>
            <w:i w:val="0"/>
            <w:iCs w:val="0"/>
            <w:noProof/>
            <w:sz w:val="22"/>
            <w:szCs w:val="22"/>
            <w:lang w:eastAsia="en-GB"/>
          </w:rPr>
          <w:tab/>
        </w:r>
        <w:r w:rsidR="00E148FC" w:rsidRPr="00FD5EAB">
          <w:rPr>
            <w:rStyle w:val="Hyperlink"/>
            <w:noProof/>
          </w:rPr>
          <w:t>Other</w:t>
        </w:r>
        <w:r w:rsidR="00E148FC">
          <w:rPr>
            <w:noProof/>
            <w:webHidden/>
          </w:rPr>
          <w:tab/>
        </w:r>
        <w:r w:rsidR="00E148FC">
          <w:rPr>
            <w:noProof/>
            <w:webHidden/>
          </w:rPr>
          <w:fldChar w:fldCharType="begin"/>
        </w:r>
        <w:r w:rsidR="00E148FC">
          <w:rPr>
            <w:noProof/>
            <w:webHidden/>
          </w:rPr>
          <w:instrText xml:space="preserve"> PAGEREF _Toc98334426 \h </w:instrText>
        </w:r>
        <w:r w:rsidR="00E148FC">
          <w:rPr>
            <w:noProof/>
            <w:webHidden/>
          </w:rPr>
        </w:r>
        <w:r w:rsidR="00E148FC">
          <w:rPr>
            <w:noProof/>
            <w:webHidden/>
          </w:rPr>
          <w:fldChar w:fldCharType="separate"/>
        </w:r>
        <w:r w:rsidR="00E148FC">
          <w:rPr>
            <w:noProof/>
            <w:webHidden/>
          </w:rPr>
          <w:t>86</w:t>
        </w:r>
        <w:r w:rsidR="00E148FC">
          <w:rPr>
            <w:noProof/>
            <w:webHidden/>
          </w:rPr>
          <w:fldChar w:fldCharType="end"/>
        </w:r>
      </w:hyperlink>
    </w:p>
    <w:p w14:paraId="5B232365" w14:textId="7C95FFE8" w:rsidR="00E148FC" w:rsidRDefault="002328C4">
      <w:pPr>
        <w:pStyle w:val="TOC2"/>
        <w:tabs>
          <w:tab w:val="left" w:pos="800"/>
          <w:tab w:val="right" w:leader="dot" w:pos="10457"/>
        </w:tabs>
        <w:rPr>
          <w:rFonts w:eastAsiaTheme="minorEastAsia" w:cstheme="minorBidi"/>
          <w:smallCaps w:val="0"/>
          <w:noProof/>
          <w:sz w:val="22"/>
          <w:szCs w:val="22"/>
          <w:lang w:eastAsia="en-GB"/>
        </w:rPr>
      </w:pPr>
      <w:hyperlink w:anchor="_Toc98334427" w:history="1">
        <w:r w:rsidR="00E148FC" w:rsidRPr="00FD5EAB">
          <w:rPr>
            <w:rStyle w:val="Hyperlink"/>
            <w:noProof/>
          </w:rPr>
          <w:t>8.6</w:t>
        </w:r>
        <w:r w:rsidR="00E148FC">
          <w:rPr>
            <w:rFonts w:eastAsiaTheme="minorEastAsia" w:cstheme="minorBidi"/>
            <w:smallCaps w:val="0"/>
            <w:noProof/>
            <w:sz w:val="22"/>
            <w:szCs w:val="22"/>
            <w:lang w:eastAsia="en-GB"/>
          </w:rPr>
          <w:tab/>
        </w:r>
        <w:r w:rsidR="00E148FC" w:rsidRPr="00FD5EAB">
          <w:rPr>
            <w:rStyle w:val="Hyperlink"/>
            <w:noProof/>
          </w:rPr>
          <w:t>Maintenance on Support of Reduced Capability NR Devices</w:t>
        </w:r>
        <w:r w:rsidR="00E148FC">
          <w:rPr>
            <w:noProof/>
            <w:webHidden/>
          </w:rPr>
          <w:tab/>
        </w:r>
        <w:r w:rsidR="00E148FC">
          <w:rPr>
            <w:noProof/>
            <w:webHidden/>
          </w:rPr>
          <w:fldChar w:fldCharType="begin"/>
        </w:r>
        <w:r w:rsidR="00E148FC">
          <w:rPr>
            <w:noProof/>
            <w:webHidden/>
          </w:rPr>
          <w:instrText xml:space="preserve"> PAGEREF _Toc98334427 \h </w:instrText>
        </w:r>
        <w:r w:rsidR="00E148FC">
          <w:rPr>
            <w:noProof/>
            <w:webHidden/>
          </w:rPr>
        </w:r>
        <w:r w:rsidR="00E148FC">
          <w:rPr>
            <w:noProof/>
            <w:webHidden/>
          </w:rPr>
          <w:fldChar w:fldCharType="separate"/>
        </w:r>
        <w:r w:rsidR="00E148FC">
          <w:rPr>
            <w:noProof/>
            <w:webHidden/>
          </w:rPr>
          <w:t>87</w:t>
        </w:r>
        <w:r w:rsidR="00E148FC">
          <w:rPr>
            <w:noProof/>
            <w:webHidden/>
          </w:rPr>
          <w:fldChar w:fldCharType="end"/>
        </w:r>
      </w:hyperlink>
    </w:p>
    <w:p w14:paraId="6E11CEE0" w14:textId="0677E708"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28" w:history="1">
        <w:r w:rsidR="00E148FC" w:rsidRPr="00FD5EAB">
          <w:rPr>
            <w:rStyle w:val="Hyperlink"/>
            <w:noProof/>
          </w:rPr>
          <w:t>8.6.1</w:t>
        </w:r>
        <w:r w:rsidR="00E148FC">
          <w:rPr>
            <w:rFonts w:eastAsiaTheme="minorEastAsia" w:cstheme="minorBidi"/>
            <w:i w:val="0"/>
            <w:iCs w:val="0"/>
            <w:noProof/>
            <w:sz w:val="22"/>
            <w:szCs w:val="22"/>
            <w:lang w:eastAsia="en-GB"/>
          </w:rPr>
          <w:tab/>
        </w:r>
        <w:r w:rsidR="00E148FC" w:rsidRPr="00FD5EAB">
          <w:rPr>
            <w:rStyle w:val="Hyperlink"/>
            <w:noProof/>
          </w:rPr>
          <w:t>UE complexity reduction</w:t>
        </w:r>
        <w:r w:rsidR="00E148FC">
          <w:rPr>
            <w:noProof/>
            <w:webHidden/>
          </w:rPr>
          <w:tab/>
        </w:r>
        <w:r w:rsidR="00E148FC">
          <w:rPr>
            <w:noProof/>
            <w:webHidden/>
          </w:rPr>
          <w:fldChar w:fldCharType="begin"/>
        </w:r>
        <w:r w:rsidR="00E148FC">
          <w:rPr>
            <w:noProof/>
            <w:webHidden/>
          </w:rPr>
          <w:instrText xml:space="preserve"> PAGEREF _Toc98334428 \h </w:instrText>
        </w:r>
        <w:r w:rsidR="00E148FC">
          <w:rPr>
            <w:noProof/>
            <w:webHidden/>
          </w:rPr>
        </w:r>
        <w:r w:rsidR="00E148FC">
          <w:rPr>
            <w:noProof/>
            <w:webHidden/>
          </w:rPr>
          <w:fldChar w:fldCharType="separate"/>
        </w:r>
        <w:r w:rsidR="00E148FC">
          <w:rPr>
            <w:noProof/>
            <w:webHidden/>
          </w:rPr>
          <w:t>87</w:t>
        </w:r>
        <w:r w:rsidR="00E148FC">
          <w:rPr>
            <w:noProof/>
            <w:webHidden/>
          </w:rPr>
          <w:fldChar w:fldCharType="end"/>
        </w:r>
      </w:hyperlink>
    </w:p>
    <w:p w14:paraId="3C3A6AE0" w14:textId="2EB937A9" w:rsidR="00E148FC" w:rsidRDefault="002328C4">
      <w:pPr>
        <w:pStyle w:val="TOC4"/>
        <w:tabs>
          <w:tab w:val="left" w:pos="1400"/>
          <w:tab w:val="right" w:leader="dot" w:pos="10457"/>
        </w:tabs>
        <w:rPr>
          <w:rFonts w:eastAsiaTheme="minorEastAsia" w:cstheme="minorBidi"/>
          <w:noProof/>
          <w:sz w:val="22"/>
          <w:szCs w:val="22"/>
          <w:lang w:eastAsia="en-GB"/>
        </w:rPr>
      </w:pPr>
      <w:hyperlink w:anchor="_Toc98334429" w:history="1">
        <w:r w:rsidR="00E148FC" w:rsidRPr="00FD5EAB">
          <w:rPr>
            <w:rStyle w:val="Hyperlink"/>
            <w:noProof/>
          </w:rPr>
          <w:t>8.6.1.1</w:t>
        </w:r>
        <w:r w:rsidR="00E148FC">
          <w:rPr>
            <w:rFonts w:eastAsiaTheme="minorEastAsia" w:cstheme="minorBidi"/>
            <w:noProof/>
            <w:sz w:val="22"/>
            <w:szCs w:val="22"/>
            <w:lang w:eastAsia="en-GB"/>
          </w:rPr>
          <w:tab/>
        </w:r>
        <w:r w:rsidR="00E148FC" w:rsidRPr="00FD5EAB">
          <w:rPr>
            <w:rStyle w:val="Hyperlink"/>
            <w:noProof/>
          </w:rPr>
          <w:t>Aspects related to reduced maximum UE bandwidth</w:t>
        </w:r>
        <w:r w:rsidR="00E148FC">
          <w:rPr>
            <w:noProof/>
            <w:webHidden/>
          </w:rPr>
          <w:tab/>
        </w:r>
        <w:r w:rsidR="00E148FC">
          <w:rPr>
            <w:noProof/>
            <w:webHidden/>
          </w:rPr>
          <w:fldChar w:fldCharType="begin"/>
        </w:r>
        <w:r w:rsidR="00E148FC">
          <w:rPr>
            <w:noProof/>
            <w:webHidden/>
          </w:rPr>
          <w:instrText xml:space="preserve"> PAGEREF _Toc98334429 \h </w:instrText>
        </w:r>
        <w:r w:rsidR="00E148FC">
          <w:rPr>
            <w:noProof/>
            <w:webHidden/>
          </w:rPr>
        </w:r>
        <w:r w:rsidR="00E148FC">
          <w:rPr>
            <w:noProof/>
            <w:webHidden/>
          </w:rPr>
          <w:fldChar w:fldCharType="separate"/>
        </w:r>
        <w:r w:rsidR="00E148FC">
          <w:rPr>
            <w:noProof/>
            <w:webHidden/>
          </w:rPr>
          <w:t>87</w:t>
        </w:r>
        <w:r w:rsidR="00E148FC">
          <w:rPr>
            <w:noProof/>
            <w:webHidden/>
          </w:rPr>
          <w:fldChar w:fldCharType="end"/>
        </w:r>
      </w:hyperlink>
    </w:p>
    <w:p w14:paraId="2822E4D3" w14:textId="07B86C18" w:rsidR="00E148FC" w:rsidRDefault="002328C4">
      <w:pPr>
        <w:pStyle w:val="TOC4"/>
        <w:tabs>
          <w:tab w:val="left" w:pos="1400"/>
          <w:tab w:val="right" w:leader="dot" w:pos="10457"/>
        </w:tabs>
        <w:rPr>
          <w:rFonts w:eastAsiaTheme="minorEastAsia" w:cstheme="minorBidi"/>
          <w:noProof/>
          <w:sz w:val="22"/>
          <w:szCs w:val="22"/>
          <w:lang w:eastAsia="en-GB"/>
        </w:rPr>
      </w:pPr>
      <w:hyperlink w:anchor="_Toc98334430" w:history="1">
        <w:r w:rsidR="00E148FC" w:rsidRPr="00FD5EAB">
          <w:rPr>
            <w:rStyle w:val="Hyperlink"/>
            <w:noProof/>
          </w:rPr>
          <w:t>8.6.1.2</w:t>
        </w:r>
        <w:r w:rsidR="00E148FC">
          <w:rPr>
            <w:rFonts w:eastAsiaTheme="minorEastAsia" w:cstheme="minorBidi"/>
            <w:noProof/>
            <w:sz w:val="22"/>
            <w:szCs w:val="22"/>
            <w:lang w:eastAsia="en-GB"/>
          </w:rPr>
          <w:tab/>
        </w:r>
        <w:r w:rsidR="00E148FC" w:rsidRPr="00FD5EAB">
          <w:rPr>
            <w:rStyle w:val="Hyperlink"/>
            <w:noProof/>
          </w:rPr>
          <w:t>Other aspects</w:t>
        </w:r>
        <w:r w:rsidR="00E148FC">
          <w:rPr>
            <w:noProof/>
            <w:webHidden/>
          </w:rPr>
          <w:tab/>
        </w:r>
        <w:r w:rsidR="00E148FC">
          <w:rPr>
            <w:noProof/>
            <w:webHidden/>
          </w:rPr>
          <w:fldChar w:fldCharType="begin"/>
        </w:r>
        <w:r w:rsidR="00E148FC">
          <w:rPr>
            <w:noProof/>
            <w:webHidden/>
          </w:rPr>
          <w:instrText xml:space="preserve"> PAGEREF _Toc98334430 \h </w:instrText>
        </w:r>
        <w:r w:rsidR="00E148FC">
          <w:rPr>
            <w:noProof/>
            <w:webHidden/>
          </w:rPr>
        </w:r>
        <w:r w:rsidR="00E148FC">
          <w:rPr>
            <w:noProof/>
            <w:webHidden/>
          </w:rPr>
          <w:fldChar w:fldCharType="separate"/>
        </w:r>
        <w:r w:rsidR="00E148FC">
          <w:rPr>
            <w:noProof/>
            <w:webHidden/>
          </w:rPr>
          <w:t>90</w:t>
        </w:r>
        <w:r w:rsidR="00E148FC">
          <w:rPr>
            <w:noProof/>
            <w:webHidden/>
          </w:rPr>
          <w:fldChar w:fldCharType="end"/>
        </w:r>
      </w:hyperlink>
    </w:p>
    <w:p w14:paraId="5DB13723" w14:textId="514E33D4"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31" w:history="1">
        <w:r w:rsidR="00E148FC" w:rsidRPr="00FD5EAB">
          <w:rPr>
            <w:rStyle w:val="Hyperlink"/>
            <w:noProof/>
          </w:rPr>
          <w:t>8.6.2</w:t>
        </w:r>
        <w:r w:rsidR="00E148FC">
          <w:rPr>
            <w:rFonts w:eastAsiaTheme="minorEastAsia" w:cstheme="minorBidi"/>
            <w:i w:val="0"/>
            <w:iCs w:val="0"/>
            <w:noProof/>
            <w:sz w:val="22"/>
            <w:szCs w:val="22"/>
            <w:lang w:eastAsia="en-GB"/>
          </w:rPr>
          <w:tab/>
        </w:r>
        <w:r w:rsidR="00E148FC" w:rsidRPr="00FD5EAB">
          <w:rPr>
            <w:rStyle w:val="Hyperlink"/>
            <w:noProof/>
          </w:rPr>
          <w:t>RAN1 aspects for RAN2-led features for RedCap</w:t>
        </w:r>
        <w:r w:rsidR="00E148FC">
          <w:rPr>
            <w:noProof/>
            <w:webHidden/>
          </w:rPr>
          <w:tab/>
        </w:r>
        <w:r w:rsidR="00E148FC">
          <w:rPr>
            <w:noProof/>
            <w:webHidden/>
          </w:rPr>
          <w:fldChar w:fldCharType="begin"/>
        </w:r>
        <w:r w:rsidR="00E148FC">
          <w:rPr>
            <w:noProof/>
            <w:webHidden/>
          </w:rPr>
          <w:instrText xml:space="preserve"> PAGEREF _Toc98334431 \h </w:instrText>
        </w:r>
        <w:r w:rsidR="00E148FC">
          <w:rPr>
            <w:noProof/>
            <w:webHidden/>
          </w:rPr>
        </w:r>
        <w:r w:rsidR="00E148FC">
          <w:rPr>
            <w:noProof/>
            <w:webHidden/>
          </w:rPr>
          <w:fldChar w:fldCharType="separate"/>
        </w:r>
        <w:r w:rsidR="00E148FC">
          <w:rPr>
            <w:noProof/>
            <w:webHidden/>
          </w:rPr>
          <w:t>93</w:t>
        </w:r>
        <w:r w:rsidR="00E148FC">
          <w:rPr>
            <w:noProof/>
            <w:webHidden/>
          </w:rPr>
          <w:fldChar w:fldCharType="end"/>
        </w:r>
      </w:hyperlink>
    </w:p>
    <w:p w14:paraId="729D144D" w14:textId="12898857"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32" w:history="1">
        <w:r w:rsidR="00E148FC" w:rsidRPr="00FD5EAB">
          <w:rPr>
            <w:rStyle w:val="Hyperlink"/>
            <w:noProof/>
          </w:rPr>
          <w:t>8.6.3</w:t>
        </w:r>
        <w:r w:rsidR="00E148FC">
          <w:rPr>
            <w:rFonts w:eastAsiaTheme="minorEastAsia" w:cstheme="minorBidi"/>
            <w:i w:val="0"/>
            <w:iCs w:val="0"/>
            <w:noProof/>
            <w:sz w:val="22"/>
            <w:szCs w:val="22"/>
            <w:lang w:eastAsia="en-GB"/>
          </w:rPr>
          <w:tab/>
        </w:r>
        <w:r w:rsidR="00E148FC" w:rsidRPr="00FD5EAB">
          <w:rPr>
            <w:rStyle w:val="Hyperlink"/>
            <w:noProof/>
          </w:rPr>
          <w:t>Other</w:t>
        </w:r>
        <w:r w:rsidR="00E148FC">
          <w:rPr>
            <w:noProof/>
            <w:webHidden/>
          </w:rPr>
          <w:tab/>
        </w:r>
        <w:r w:rsidR="00E148FC">
          <w:rPr>
            <w:noProof/>
            <w:webHidden/>
          </w:rPr>
          <w:fldChar w:fldCharType="begin"/>
        </w:r>
        <w:r w:rsidR="00E148FC">
          <w:rPr>
            <w:noProof/>
            <w:webHidden/>
          </w:rPr>
          <w:instrText xml:space="preserve"> PAGEREF _Toc98334432 \h </w:instrText>
        </w:r>
        <w:r w:rsidR="00E148FC">
          <w:rPr>
            <w:noProof/>
            <w:webHidden/>
          </w:rPr>
        </w:r>
        <w:r w:rsidR="00E148FC">
          <w:rPr>
            <w:noProof/>
            <w:webHidden/>
          </w:rPr>
          <w:fldChar w:fldCharType="separate"/>
        </w:r>
        <w:r w:rsidR="00E148FC">
          <w:rPr>
            <w:noProof/>
            <w:webHidden/>
          </w:rPr>
          <w:t>93</w:t>
        </w:r>
        <w:r w:rsidR="00E148FC">
          <w:rPr>
            <w:noProof/>
            <w:webHidden/>
          </w:rPr>
          <w:fldChar w:fldCharType="end"/>
        </w:r>
      </w:hyperlink>
    </w:p>
    <w:p w14:paraId="0F20BEF8" w14:textId="3AA9D6FD" w:rsidR="00E148FC" w:rsidRDefault="002328C4">
      <w:pPr>
        <w:pStyle w:val="TOC2"/>
        <w:tabs>
          <w:tab w:val="left" w:pos="800"/>
          <w:tab w:val="right" w:leader="dot" w:pos="10457"/>
        </w:tabs>
        <w:rPr>
          <w:rFonts w:eastAsiaTheme="minorEastAsia" w:cstheme="minorBidi"/>
          <w:smallCaps w:val="0"/>
          <w:noProof/>
          <w:sz w:val="22"/>
          <w:szCs w:val="22"/>
          <w:lang w:eastAsia="en-GB"/>
        </w:rPr>
      </w:pPr>
      <w:hyperlink w:anchor="_Toc98334433" w:history="1">
        <w:r w:rsidR="00E148FC" w:rsidRPr="00FD5EAB">
          <w:rPr>
            <w:rStyle w:val="Hyperlink"/>
            <w:noProof/>
          </w:rPr>
          <w:t>8.7</w:t>
        </w:r>
        <w:r w:rsidR="00E148FC">
          <w:rPr>
            <w:rFonts w:eastAsiaTheme="minorEastAsia" w:cstheme="minorBidi"/>
            <w:smallCaps w:val="0"/>
            <w:noProof/>
            <w:sz w:val="22"/>
            <w:szCs w:val="22"/>
            <w:lang w:eastAsia="en-GB"/>
          </w:rPr>
          <w:tab/>
        </w:r>
        <w:r w:rsidR="00E148FC" w:rsidRPr="00FD5EAB">
          <w:rPr>
            <w:rStyle w:val="Hyperlink"/>
            <w:noProof/>
          </w:rPr>
          <w:t>Maintenance on UE Power Saving Enhancements</w:t>
        </w:r>
        <w:r w:rsidR="00E148FC">
          <w:rPr>
            <w:noProof/>
            <w:webHidden/>
          </w:rPr>
          <w:tab/>
        </w:r>
        <w:r w:rsidR="00E148FC">
          <w:rPr>
            <w:noProof/>
            <w:webHidden/>
          </w:rPr>
          <w:fldChar w:fldCharType="begin"/>
        </w:r>
        <w:r w:rsidR="00E148FC">
          <w:rPr>
            <w:noProof/>
            <w:webHidden/>
          </w:rPr>
          <w:instrText xml:space="preserve"> PAGEREF _Toc98334433 \h </w:instrText>
        </w:r>
        <w:r w:rsidR="00E148FC">
          <w:rPr>
            <w:noProof/>
            <w:webHidden/>
          </w:rPr>
        </w:r>
        <w:r w:rsidR="00E148FC">
          <w:rPr>
            <w:noProof/>
            <w:webHidden/>
          </w:rPr>
          <w:fldChar w:fldCharType="separate"/>
        </w:r>
        <w:r w:rsidR="00E148FC">
          <w:rPr>
            <w:noProof/>
            <w:webHidden/>
          </w:rPr>
          <w:t>93</w:t>
        </w:r>
        <w:r w:rsidR="00E148FC">
          <w:rPr>
            <w:noProof/>
            <w:webHidden/>
          </w:rPr>
          <w:fldChar w:fldCharType="end"/>
        </w:r>
      </w:hyperlink>
    </w:p>
    <w:p w14:paraId="764AE045" w14:textId="5F2193E3"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34" w:history="1">
        <w:r w:rsidR="00E148FC" w:rsidRPr="00FD5EAB">
          <w:rPr>
            <w:rStyle w:val="Hyperlink"/>
            <w:noProof/>
          </w:rPr>
          <w:t>8.7.1</w:t>
        </w:r>
        <w:r w:rsidR="00E148FC">
          <w:rPr>
            <w:rFonts w:eastAsiaTheme="minorEastAsia" w:cstheme="minorBidi"/>
            <w:i w:val="0"/>
            <w:iCs w:val="0"/>
            <w:noProof/>
            <w:sz w:val="22"/>
            <w:szCs w:val="22"/>
            <w:lang w:eastAsia="en-GB"/>
          </w:rPr>
          <w:tab/>
        </w:r>
        <w:r w:rsidR="00E148FC" w:rsidRPr="00FD5EAB">
          <w:rPr>
            <w:rStyle w:val="Hyperlink"/>
            <w:noProof/>
          </w:rPr>
          <w:t>Enhancements for idle/inactive-mode UE power saving</w:t>
        </w:r>
        <w:r w:rsidR="00E148FC">
          <w:rPr>
            <w:noProof/>
            <w:webHidden/>
          </w:rPr>
          <w:tab/>
        </w:r>
        <w:r w:rsidR="00E148FC">
          <w:rPr>
            <w:noProof/>
            <w:webHidden/>
          </w:rPr>
          <w:fldChar w:fldCharType="begin"/>
        </w:r>
        <w:r w:rsidR="00E148FC">
          <w:rPr>
            <w:noProof/>
            <w:webHidden/>
          </w:rPr>
          <w:instrText xml:space="preserve"> PAGEREF _Toc98334434 \h </w:instrText>
        </w:r>
        <w:r w:rsidR="00E148FC">
          <w:rPr>
            <w:noProof/>
            <w:webHidden/>
          </w:rPr>
        </w:r>
        <w:r w:rsidR="00E148FC">
          <w:rPr>
            <w:noProof/>
            <w:webHidden/>
          </w:rPr>
          <w:fldChar w:fldCharType="separate"/>
        </w:r>
        <w:r w:rsidR="00E148FC">
          <w:rPr>
            <w:noProof/>
            <w:webHidden/>
          </w:rPr>
          <w:t>94</w:t>
        </w:r>
        <w:r w:rsidR="00E148FC">
          <w:rPr>
            <w:noProof/>
            <w:webHidden/>
          </w:rPr>
          <w:fldChar w:fldCharType="end"/>
        </w:r>
      </w:hyperlink>
    </w:p>
    <w:p w14:paraId="318AAF67" w14:textId="4B1CFD54" w:rsidR="00E148FC" w:rsidRDefault="002328C4">
      <w:pPr>
        <w:pStyle w:val="TOC4"/>
        <w:tabs>
          <w:tab w:val="left" w:pos="1400"/>
          <w:tab w:val="right" w:leader="dot" w:pos="10457"/>
        </w:tabs>
        <w:rPr>
          <w:rFonts w:eastAsiaTheme="minorEastAsia" w:cstheme="minorBidi"/>
          <w:noProof/>
          <w:sz w:val="22"/>
          <w:szCs w:val="22"/>
          <w:lang w:eastAsia="en-GB"/>
        </w:rPr>
      </w:pPr>
      <w:hyperlink w:anchor="_Toc98334435" w:history="1">
        <w:r w:rsidR="00E148FC" w:rsidRPr="00FD5EAB">
          <w:rPr>
            <w:rStyle w:val="Hyperlink"/>
            <w:noProof/>
          </w:rPr>
          <w:t>8.7.1.1</w:t>
        </w:r>
        <w:r w:rsidR="00E148FC">
          <w:rPr>
            <w:rFonts w:eastAsiaTheme="minorEastAsia" w:cstheme="minorBidi"/>
            <w:noProof/>
            <w:sz w:val="22"/>
            <w:szCs w:val="22"/>
            <w:lang w:eastAsia="en-GB"/>
          </w:rPr>
          <w:tab/>
        </w:r>
        <w:r w:rsidR="00E148FC" w:rsidRPr="00FD5EAB">
          <w:rPr>
            <w:rStyle w:val="Hyperlink"/>
            <w:noProof/>
          </w:rPr>
          <w:t>Potential paging enhancements</w:t>
        </w:r>
        <w:r w:rsidR="00E148FC">
          <w:rPr>
            <w:noProof/>
            <w:webHidden/>
          </w:rPr>
          <w:tab/>
        </w:r>
        <w:r w:rsidR="00E148FC">
          <w:rPr>
            <w:noProof/>
            <w:webHidden/>
          </w:rPr>
          <w:fldChar w:fldCharType="begin"/>
        </w:r>
        <w:r w:rsidR="00E148FC">
          <w:rPr>
            <w:noProof/>
            <w:webHidden/>
          </w:rPr>
          <w:instrText xml:space="preserve"> PAGEREF _Toc98334435 \h </w:instrText>
        </w:r>
        <w:r w:rsidR="00E148FC">
          <w:rPr>
            <w:noProof/>
            <w:webHidden/>
          </w:rPr>
        </w:r>
        <w:r w:rsidR="00E148FC">
          <w:rPr>
            <w:noProof/>
            <w:webHidden/>
          </w:rPr>
          <w:fldChar w:fldCharType="separate"/>
        </w:r>
        <w:r w:rsidR="00E148FC">
          <w:rPr>
            <w:noProof/>
            <w:webHidden/>
          </w:rPr>
          <w:t>94</w:t>
        </w:r>
        <w:r w:rsidR="00E148FC">
          <w:rPr>
            <w:noProof/>
            <w:webHidden/>
          </w:rPr>
          <w:fldChar w:fldCharType="end"/>
        </w:r>
      </w:hyperlink>
    </w:p>
    <w:p w14:paraId="3077D178" w14:textId="223782A7" w:rsidR="00E148FC" w:rsidRDefault="002328C4">
      <w:pPr>
        <w:pStyle w:val="TOC4"/>
        <w:tabs>
          <w:tab w:val="left" w:pos="1400"/>
          <w:tab w:val="right" w:leader="dot" w:pos="10457"/>
        </w:tabs>
        <w:rPr>
          <w:rFonts w:eastAsiaTheme="minorEastAsia" w:cstheme="minorBidi"/>
          <w:noProof/>
          <w:sz w:val="22"/>
          <w:szCs w:val="22"/>
          <w:lang w:eastAsia="en-GB"/>
        </w:rPr>
      </w:pPr>
      <w:hyperlink w:anchor="_Toc98334436" w:history="1">
        <w:r w:rsidR="00E148FC" w:rsidRPr="00FD5EAB">
          <w:rPr>
            <w:rStyle w:val="Hyperlink"/>
            <w:noProof/>
          </w:rPr>
          <w:t>8.7.1.2</w:t>
        </w:r>
        <w:r w:rsidR="00E148FC">
          <w:rPr>
            <w:rFonts w:eastAsiaTheme="minorEastAsia" w:cstheme="minorBidi"/>
            <w:noProof/>
            <w:sz w:val="22"/>
            <w:szCs w:val="22"/>
            <w:lang w:eastAsia="en-GB"/>
          </w:rPr>
          <w:tab/>
        </w:r>
        <w:r w:rsidR="00E148FC" w:rsidRPr="00FD5EAB">
          <w:rPr>
            <w:rStyle w:val="Hyperlink"/>
            <w:noProof/>
          </w:rPr>
          <w:t>TRS/CSI-RS occasion(s) for idle/inactive UEs</w:t>
        </w:r>
        <w:r w:rsidR="00E148FC">
          <w:rPr>
            <w:noProof/>
            <w:webHidden/>
          </w:rPr>
          <w:tab/>
        </w:r>
        <w:r w:rsidR="00E148FC">
          <w:rPr>
            <w:noProof/>
            <w:webHidden/>
          </w:rPr>
          <w:fldChar w:fldCharType="begin"/>
        </w:r>
        <w:r w:rsidR="00E148FC">
          <w:rPr>
            <w:noProof/>
            <w:webHidden/>
          </w:rPr>
          <w:instrText xml:space="preserve"> PAGEREF _Toc98334436 \h </w:instrText>
        </w:r>
        <w:r w:rsidR="00E148FC">
          <w:rPr>
            <w:noProof/>
            <w:webHidden/>
          </w:rPr>
        </w:r>
        <w:r w:rsidR="00E148FC">
          <w:rPr>
            <w:noProof/>
            <w:webHidden/>
          </w:rPr>
          <w:fldChar w:fldCharType="separate"/>
        </w:r>
        <w:r w:rsidR="00E148FC">
          <w:rPr>
            <w:noProof/>
            <w:webHidden/>
          </w:rPr>
          <w:t>96</w:t>
        </w:r>
        <w:r w:rsidR="00E148FC">
          <w:rPr>
            <w:noProof/>
            <w:webHidden/>
          </w:rPr>
          <w:fldChar w:fldCharType="end"/>
        </w:r>
      </w:hyperlink>
    </w:p>
    <w:p w14:paraId="7FABB445" w14:textId="396C959E" w:rsidR="00E148FC" w:rsidRDefault="002328C4">
      <w:pPr>
        <w:pStyle w:val="TOC4"/>
        <w:tabs>
          <w:tab w:val="left" w:pos="1400"/>
          <w:tab w:val="right" w:leader="dot" w:pos="10457"/>
        </w:tabs>
        <w:rPr>
          <w:rFonts w:eastAsiaTheme="minorEastAsia" w:cstheme="minorBidi"/>
          <w:noProof/>
          <w:sz w:val="22"/>
          <w:szCs w:val="22"/>
          <w:lang w:eastAsia="en-GB"/>
        </w:rPr>
      </w:pPr>
      <w:hyperlink w:anchor="_Toc98334437" w:history="1">
        <w:r w:rsidR="00E148FC" w:rsidRPr="00FD5EAB">
          <w:rPr>
            <w:rStyle w:val="Hyperlink"/>
            <w:noProof/>
          </w:rPr>
          <w:t>8.7.1.3</w:t>
        </w:r>
        <w:r w:rsidR="00E148FC">
          <w:rPr>
            <w:rFonts w:eastAsiaTheme="minorEastAsia" w:cstheme="minorBidi"/>
            <w:noProof/>
            <w:sz w:val="22"/>
            <w:szCs w:val="22"/>
            <w:lang w:eastAsia="en-GB"/>
          </w:rPr>
          <w:tab/>
        </w:r>
        <w:r w:rsidR="00E148FC" w:rsidRPr="00FD5EAB">
          <w:rPr>
            <w:rStyle w:val="Hyperlink"/>
            <w:noProof/>
          </w:rPr>
          <w:t>Other</w:t>
        </w:r>
        <w:r w:rsidR="00E148FC">
          <w:rPr>
            <w:noProof/>
            <w:webHidden/>
          </w:rPr>
          <w:tab/>
        </w:r>
        <w:r w:rsidR="00E148FC">
          <w:rPr>
            <w:noProof/>
            <w:webHidden/>
          </w:rPr>
          <w:fldChar w:fldCharType="begin"/>
        </w:r>
        <w:r w:rsidR="00E148FC">
          <w:rPr>
            <w:noProof/>
            <w:webHidden/>
          </w:rPr>
          <w:instrText xml:space="preserve"> PAGEREF _Toc98334437 \h </w:instrText>
        </w:r>
        <w:r w:rsidR="00E148FC">
          <w:rPr>
            <w:noProof/>
            <w:webHidden/>
          </w:rPr>
        </w:r>
        <w:r w:rsidR="00E148FC">
          <w:rPr>
            <w:noProof/>
            <w:webHidden/>
          </w:rPr>
          <w:fldChar w:fldCharType="separate"/>
        </w:r>
        <w:r w:rsidR="00E148FC">
          <w:rPr>
            <w:noProof/>
            <w:webHidden/>
          </w:rPr>
          <w:t>98</w:t>
        </w:r>
        <w:r w:rsidR="00E148FC">
          <w:rPr>
            <w:noProof/>
            <w:webHidden/>
          </w:rPr>
          <w:fldChar w:fldCharType="end"/>
        </w:r>
      </w:hyperlink>
    </w:p>
    <w:p w14:paraId="792FA66F" w14:textId="3B9EB61C"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38" w:history="1">
        <w:r w:rsidR="00E148FC" w:rsidRPr="00FD5EAB">
          <w:rPr>
            <w:rStyle w:val="Hyperlink"/>
            <w:noProof/>
          </w:rPr>
          <w:t>8.7.2</w:t>
        </w:r>
        <w:r w:rsidR="00E148FC">
          <w:rPr>
            <w:rFonts w:eastAsiaTheme="minorEastAsia" w:cstheme="minorBidi"/>
            <w:i w:val="0"/>
            <w:iCs w:val="0"/>
            <w:noProof/>
            <w:sz w:val="22"/>
            <w:szCs w:val="22"/>
            <w:lang w:eastAsia="en-GB"/>
          </w:rPr>
          <w:tab/>
        </w:r>
        <w:r w:rsidR="00E148FC" w:rsidRPr="00FD5EAB">
          <w:rPr>
            <w:rStyle w:val="Hyperlink"/>
            <w:noProof/>
          </w:rPr>
          <w:t>Potential extension(s) to Rel-16 DCI-based power saving adaptation during DRX ActiveTime</w:t>
        </w:r>
        <w:r w:rsidR="00E148FC">
          <w:rPr>
            <w:noProof/>
            <w:webHidden/>
          </w:rPr>
          <w:tab/>
        </w:r>
        <w:r w:rsidR="00E148FC">
          <w:rPr>
            <w:noProof/>
            <w:webHidden/>
          </w:rPr>
          <w:fldChar w:fldCharType="begin"/>
        </w:r>
        <w:r w:rsidR="00E148FC">
          <w:rPr>
            <w:noProof/>
            <w:webHidden/>
          </w:rPr>
          <w:instrText xml:space="preserve"> PAGEREF _Toc98334438 \h </w:instrText>
        </w:r>
        <w:r w:rsidR="00E148FC">
          <w:rPr>
            <w:noProof/>
            <w:webHidden/>
          </w:rPr>
        </w:r>
        <w:r w:rsidR="00E148FC">
          <w:rPr>
            <w:noProof/>
            <w:webHidden/>
          </w:rPr>
          <w:fldChar w:fldCharType="separate"/>
        </w:r>
        <w:r w:rsidR="00E148FC">
          <w:rPr>
            <w:noProof/>
            <w:webHidden/>
          </w:rPr>
          <w:t>98</w:t>
        </w:r>
        <w:r w:rsidR="00E148FC">
          <w:rPr>
            <w:noProof/>
            <w:webHidden/>
          </w:rPr>
          <w:fldChar w:fldCharType="end"/>
        </w:r>
      </w:hyperlink>
    </w:p>
    <w:p w14:paraId="3410FBC4" w14:textId="43A9E8D2"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39" w:history="1">
        <w:r w:rsidR="00E148FC" w:rsidRPr="00FD5EAB">
          <w:rPr>
            <w:rStyle w:val="Hyperlink"/>
            <w:noProof/>
          </w:rPr>
          <w:t>8.7.3</w:t>
        </w:r>
        <w:r w:rsidR="00E148FC">
          <w:rPr>
            <w:rFonts w:eastAsiaTheme="minorEastAsia" w:cstheme="minorBidi"/>
            <w:i w:val="0"/>
            <w:iCs w:val="0"/>
            <w:noProof/>
            <w:sz w:val="22"/>
            <w:szCs w:val="22"/>
            <w:lang w:eastAsia="en-GB"/>
          </w:rPr>
          <w:tab/>
        </w:r>
        <w:r w:rsidR="00E148FC" w:rsidRPr="00FD5EAB">
          <w:rPr>
            <w:rStyle w:val="Hyperlink"/>
            <w:noProof/>
          </w:rPr>
          <w:t>Other</w:t>
        </w:r>
        <w:r w:rsidR="00E148FC">
          <w:rPr>
            <w:noProof/>
            <w:webHidden/>
          </w:rPr>
          <w:tab/>
        </w:r>
        <w:r w:rsidR="00E148FC">
          <w:rPr>
            <w:noProof/>
            <w:webHidden/>
          </w:rPr>
          <w:fldChar w:fldCharType="begin"/>
        </w:r>
        <w:r w:rsidR="00E148FC">
          <w:rPr>
            <w:noProof/>
            <w:webHidden/>
          </w:rPr>
          <w:instrText xml:space="preserve"> PAGEREF _Toc98334439 \h </w:instrText>
        </w:r>
        <w:r w:rsidR="00E148FC">
          <w:rPr>
            <w:noProof/>
            <w:webHidden/>
          </w:rPr>
        </w:r>
        <w:r w:rsidR="00E148FC">
          <w:rPr>
            <w:noProof/>
            <w:webHidden/>
          </w:rPr>
          <w:fldChar w:fldCharType="separate"/>
        </w:r>
        <w:r w:rsidR="00E148FC">
          <w:rPr>
            <w:noProof/>
            <w:webHidden/>
          </w:rPr>
          <w:t>100</w:t>
        </w:r>
        <w:r w:rsidR="00E148FC">
          <w:rPr>
            <w:noProof/>
            <w:webHidden/>
          </w:rPr>
          <w:fldChar w:fldCharType="end"/>
        </w:r>
      </w:hyperlink>
    </w:p>
    <w:p w14:paraId="0A976965" w14:textId="6F753688" w:rsidR="00E148FC" w:rsidRDefault="002328C4">
      <w:pPr>
        <w:pStyle w:val="TOC2"/>
        <w:tabs>
          <w:tab w:val="left" w:pos="800"/>
          <w:tab w:val="right" w:leader="dot" w:pos="10457"/>
        </w:tabs>
        <w:rPr>
          <w:rFonts w:eastAsiaTheme="minorEastAsia" w:cstheme="minorBidi"/>
          <w:smallCaps w:val="0"/>
          <w:noProof/>
          <w:sz w:val="22"/>
          <w:szCs w:val="22"/>
          <w:lang w:eastAsia="en-GB"/>
        </w:rPr>
      </w:pPr>
      <w:hyperlink w:anchor="_Toc98334440" w:history="1">
        <w:r w:rsidR="00E148FC" w:rsidRPr="00FD5EAB">
          <w:rPr>
            <w:rStyle w:val="Hyperlink"/>
            <w:noProof/>
          </w:rPr>
          <w:t>8.8</w:t>
        </w:r>
        <w:r w:rsidR="00E148FC">
          <w:rPr>
            <w:rFonts w:eastAsiaTheme="minorEastAsia" w:cstheme="minorBidi"/>
            <w:smallCaps w:val="0"/>
            <w:noProof/>
            <w:sz w:val="22"/>
            <w:szCs w:val="22"/>
            <w:lang w:eastAsia="en-GB"/>
          </w:rPr>
          <w:tab/>
        </w:r>
        <w:r w:rsidR="00E148FC" w:rsidRPr="00FD5EAB">
          <w:rPr>
            <w:rStyle w:val="Hyperlink"/>
            <w:noProof/>
          </w:rPr>
          <w:t>NR coverage enhancement</w:t>
        </w:r>
        <w:r w:rsidR="00E148FC">
          <w:rPr>
            <w:noProof/>
            <w:webHidden/>
          </w:rPr>
          <w:tab/>
        </w:r>
        <w:r w:rsidR="00E148FC">
          <w:rPr>
            <w:noProof/>
            <w:webHidden/>
          </w:rPr>
          <w:fldChar w:fldCharType="begin"/>
        </w:r>
        <w:r w:rsidR="00E148FC">
          <w:rPr>
            <w:noProof/>
            <w:webHidden/>
          </w:rPr>
          <w:instrText xml:space="preserve"> PAGEREF _Toc98334440 \h </w:instrText>
        </w:r>
        <w:r w:rsidR="00E148FC">
          <w:rPr>
            <w:noProof/>
            <w:webHidden/>
          </w:rPr>
        </w:r>
        <w:r w:rsidR="00E148FC">
          <w:rPr>
            <w:noProof/>
            <w:webHidden/>
          </w:rPr>
          <w:fldChar w:fldCharType="separate"/>
        </w:r>
        <w:r w:rsidR="00E148FC">
          <w:rPr>
            <w:noProof/>
            <w:webHidden/>
          </w:rPr>
          <w:t>100</w:t>
        </w:r>
        <w:r w:rsidR="00E148FC">
          <w:rPr>
            <w:noProof/>
            <w:webHidden/>
          </w:rPr>
          <w:fldChar w:fldCharType="end"/>
        </w:r>
      </w:hyperlink>
    </w:p>
    <w:p w14:paraId="6DB2FD56" w14:textId="3F733090"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41" w:history="1">
        <w:r w:rsidR="00E148FC" w:rsidRPr="00FD5EAB">
          <w:rPr>
            <w:rStyle w:val="Hyperlink"/>
            <w:noProof/>
            <w:lang w:val="en-US" w:eastAsia="zh-CN"/>
          </w:rPr>
          <w:t>8.8.1</w:t>
        </w:r>
        <w:r w:rsidR="00E148FC">
          <w:rPr>
            <w:rFonts w:eastAsiaTheme="minorEastAsia" w:cstheme="minorBidi"/>
            <w:i w:val="0"/>
            <w:iCs w:val="0"/>
            <w:noProof/>
            <w:sz w:val="22"/>
            <w:szCs w:val="22"/>
            <w:lang w:eastAsia="en-GB"/>
          </w:rPr>
          <w:tab/>
        </w:r>
        <w:r w:rsidR="00E148FC" w:rsidRPr="00FD5EAB">
          <w:rPr>
            <w:rStyle w:val="Hyperlink"/>
            <w:noProof/>
            <w:lang w:val="en-US" w:eastAsia="zh-CN"/>
          </w:rPr>
          <w:t>PUSCH enhancements</w:t>
        </w:r>
        <w:r w:rsidR="00E148FC">
          <w:rPr>
            <w:noProof/>
            <w:webHidden/>
          </w:rPr>
          <w:tab/>
        </w:r>
        <w:r w:rsidR="00E148FC">
          <w:rPr>
            <w:noProof/>
            <w:webHidden/>
          </w:rPr>
          <w:fldChar w:fldCharType="begin"/>
        </w:r>
        <w:r w:rsidR="00E148FC">
          <w:rPr>
            <w:noProof/>
            <w:webHidden/>
          </w:rPr>
          <w:instrText xml:space="preserve"> PAGEREF _Toc98334441 \h </w:instrText>
        </w:r>
        <w:r w:rsidR="00E148FC">
          <w:rPr>
            <w:noProof/>
            <w:webHidden/>
          </w:rPr>
        </w:r>
        <w:r w:rsidR="00E148FC">
          <w:rPr>
            <w:noProof/>
            <w:webHidden/>
          </w:rPr>
          <w:fldChar w:fldCharType="separate"/>
        </w:r>
        <w:r w:rsidR="00E148FC">
          <w:rPr>
            <w:noProof/>
            <w:webHidden/>
          </w:rPr>
          <w:t>100</w:t>
        </w:r>
        <w:r w:rsidR="00E148FC">
          <w:rPr>
            <w:noProof/>
            <w:webHidden/>
          </w:rPr>
          <w:fldChar w:fldCharType="end"/>
        </w:r>
      </w:hyperlink>
    </w:p>
    <w:p w14:paraId="06ADCE8C" w14:textId="50E9C240" w:rsidR="00E148FC" w:rsidRDefault="002328C4">
      <w:pPr>
        <w:pStyle w:val="TOC4"/>
        <w:tabs>
          <w:tab w:val="left" w:pos="1400"/>
          <w:tab w:val="right" w:leader="dot" w:pos="10457"/>
        </w:tabs>
        <w:rPr>
          <w:rFonts w:eastAsiaTheme="minorEastAsia" w:cstheme="minorBidi"/>
          <w:noProof/>
          <w:sz w:val="22"/>
          <w:szCs w:val="22"/>
          <w:lang w:eastAsia="en-GB"/>
        </w:rPr>
      </w:pPr>
      <w:hyperlink w:anchor="_Toc98334442" w:history="1">
        <w:r w:rsidR="00E148FC" w:rsidRPr="00FD5EAB">
          <w:rPr>
            <w:rStyle w:val="Hyperlink"/>
            <w:noProof/>
          </w:rPr>
          <w:t>8.8.1.1</w:t>
        </w:r>
        <w:r w:rsidR="00E148FC">
          <w:rPr>
            <w:rFonts w:eastAsiaTheme="minorEastAsia" w:cstheme="minorBidi"/>
            <w:noProof/>
            <w:sz w:val="22"/>
            <w:szCs w:val="22"/>
            <w:lang w:eastAsia="en-GB"/>
          </w:rPr>
          <w:tab/>
        </w:r>
        <w:r w:rsidR="00E148FC" w:rsidRPr="00FD5EAB">
          <w:rPr>
            <w:rStyle w:val="Hyperlink"/>
            <w:noProof/>
          </w:rPr>
          <w:t>Enhancements on PUSCH repetition type A</w:t>
        </w:r>
        <w:r w:rsidR="00E148FC">
          <w:rPr>
            <w:noProof/>
            <w:webHidden/>
          </w:rPr>
          <w:tab/>
        </w:r>
        <w:r w:rsidR="00E148FC">
          <w:rPr>
            <w:noProof/>
            <w:webHidden/>
          </w:rPr>
          <w:fldChar w:fldCharType="begin"/>
        </w:r>
        <w:r w:rsidR="00E148FC">
          <w:rPr>
            <w:noProof/>
            <w:webHidden/>
          </w:rPr>
          <w:instrText xml:space="preserve"> PAGEREF _Toc98334442 \h </w:instrText>
        </w:r>
        <w:r w:rsidR="00E148FC">
          <w:rPr>
            <w:noProof/>
            <w:webHidden/>
          </w:rPr>
        </w:r>
        <w:r w:rsidR="00E148FC">
          <w:rPr>
            <w:noProof/>
            <w:webHidden/>
          </w:rPr>
          <w:fldChar w:fldCharType="separate"/>
        </w:r>
        <w:r w:rsidR="00E148FC">
          <w:rPr>
            <w:noProof/>
            <w:webHidden/>
          </w:rPr>
          <w:t>100</w:t>
        </w:r>
        <w:r w:rsidR="00E148FC">
          <w:rPr>
            <w:noProof/>
            <w:webHidden/>
          </w:rPr>
          <w:fldChar w:fldCharType="end"/>
        </w:r>
      </w:hyperlink>
    </w:p>
    <w:p w14:paraId="54D97F8A" w14:textId="0799D7B5" w:rsidR="00E148FC" w:rsidRDefault="002328C4">
      <w:pPr>
        <w:pStyle w:val="TOC4"/>
        <w:tabs>
          <w:tab w:val="left" w:pos="1400"/>
          <w:tab w:val="right" w:leader="dot" w:pos="10457"/>
        </w:tabs>
        <w:rPr>
          <w:rFonts w:eastAsiaTheme="minorEastAsia" w:cstheme="minorBidi"/>
          <w:noProof/>
          <w:sz w:val="22"/>
          <w:szCs w:val="22"/>
          <w:lang w:eastAsia="en-GB"/>
        </w:rPr>
      </w:pPr>
      <w:hyperlink w:anchor="_Toc98334443" w:history="1">
        <w:r w:rsidR="00E148FC" w:rsidRPr="00FD5EAB">
          <w:rPr>
            <w:rStyle w:val="Hyperlink"/>
            <w:noProof/>
          </w:rPr>
          <w:t>8.8.1.2</w:t>
        </w:r>
        <w:r w:rsidR="00E148FC">
          <w:rPr>
            <w:rFonts w:eastAsiaTheme="minorEastAsia" w:cstheme="minorBidi"/>
            <w:noProof/>
            <w:sz w:val="22"/>
            <w:szCs w:val="22"/>
            <w:lang w:eastAsia="en-GB"/>
          </w:rPr>
          <w:tab/>
        </w:r>
        <w:r w:rsidR="00E148FC" w:rsidRPr="00FD5EAB">
          <w:rPr>
            <w:rStyle w:val="Hyperlink"/>
            <w:noProof/>
          </w:rPr>
          <w:t>TB processing over multi-slot PUSCH</w:t>
        </w:r>
        <w:r w:rsidR="00E148FC">
          <w:rPr>
            <w:noProof/>
            <w:webHidden/>
          </w:rPr>
          <w:tab/>
        </w:r>
        <w:r w:rsidR="00E148FC">
          <w:rPr>
            <w:noProof/>
            <w:webHidden/>
          </w:rPr>
          <w:fldChar w:fldCharType="begin"/>
        </w:r>
        <w:r w:rsidR="00E148FC">
          <w:rPr>
            <w:noProof/>
            <w:webHidden/>
          </w:rPr>
          <w:instrText xml:space="preserve"> PAGEREF _Toc98334443 \h </w:instrText>
        </w:r>
        <w:r w:rsidR="00E148FC">
          <w:rPr>
            <w:noProof/>
            <w:webHidden/>
          </w:rPr>
        </w:r>
        <w:r w:rsidR="00E148FC">
          <w:rPr>
            <w:noProof/>
            <w:webHidden/>
          </w:rPr>
          <w:fldChar w:fldCharType="separate"/>
        </w:r>
        <w:r w:rsidR="00E148FC">
          <w:rPr>
            <w:noProof/>
            <w:webHidden/>
          </w:rPr>
          <w:t>101</w:t>
        </w:r>
        <w:r w:rsidR="00E148FC">
          <w:rPr>
            <w:noProof/>
            <w:webHidden/>
          </w:rPr>
          <w:fldChar w:fldCharType="end"/>
        </w:r>
      </w:hyperlink>
    </w:p>
    <w:p w14:paraId="36FEB131" w14:textId="7C821BC4" w:rsidR="00E148FC" w:rsidRDefault="002328C4">
      <w:pPr>
        <w:pStyle w:val="TOC4"/>
        <w:tabs>
          <w:tab w:val="left" w:pos="1400"/>
          <w:tab w:val="right" w:leader="dot" w:pos="10457"/>
        </w:tabs>
        <w:rPr>
          <w:rFonts w:eastAsiaTheme="minorEastAsia" w:cstheme="minorBidi"/>
          <w:noProof/>
          <w:sz w:val="22"/>
          <w:szCs w:val="22"/>
          <w:lang w:eastAsia="en-GB"/>
        </w:rPr>
      </w:pPr>
      <w:hyperlink w:anchor="_Toc98334444" w:history="1">
        <w:r w:rsidR="00E148FC" w:rsidRPr="00FD5EAB">
          <w:rPr>
            <w:rStyle w:val="Hyperlink"/>
            <w:noProof/>
          </w:rPr>
          <w:t>8.8.1.3</w:t>
        </w:r>
        <w:r w:rsidR="00E148FC">
          <w:rPr>
            <w:rFonts w:eastAsiaTheme="minorEastAsia" w:cstheme="minorBidi"/>
            <w:noProof/>
            <w:sz w:val="22"/>
            <w:szCs w:val="22"/>
            <w:lang w:eastAsia="en-GB"/>
          </w:rPr>
          <w:tab/>
        </w:r>
        <w:r w:rsidR="00E148FC" w:rsidRPr="00FD5EAB">
          <w:rPr>
            <w:rStyle w:val="Hyperlink"/>
            <w:noProof/>
          </w:rPr>
          <w:t>Joint channel estimation for PUSCH</w:t>
        </w:r>
        <w:r w:rsidR="00E148FC">
          <w:rPr>
            <w:noProof/>
            <w:webHidden/>
          </w:rPr>
          <w:tab/>
        </w:r>
        <w:r w:rsidR="00E148FC">
          <w:rPr>
            <w:noProof/>
            <w:webHidden/>
          </w:rPr>
          <w:fldChar w:fldCharType="begin"/>
        </w:r>
        <w:r w:rsidR="00E148FC">
          <w:rPr>
            <w:noProof/>
            <w:webHidden/>
          </w:rPr>
          <w:instrText xml:space="preserve"> PAGEREF _Toc98334444 \h </w:instrText>
        </w:r>
        <w:r w:rsidR="00E148FC">
          <w:rPr>
            <w:noProof/>
            <w:webHidden/>
          </w:rPr>
        </w:r>
        <w:r w:rsidR="00E148FC">
          <w:rPr>
            <w:noProof/>
            <w:webHidden/>
          </w:rPr>
          <w:fldChar w:fldCharType="separate"/>
        </w:r>
        <w:r w:rsidR="00E148FC">
          <w:rPr>
            <w:noProof/>
            <w:webHidden/>
          </w:rPr>
          <w:t>103</w:t>
        </w:r>
        <w:r w:rsidR="00E148FC">
          <w:rPr>
            <w:noProof/>
            <w:webHidden/>
          </w:rPr>
          <w:fldChar w:fldCharType="end"/>
        </w:r>
      </w:hyperlink>
    </w:p>
    <w:p w14:paraId="63E07965" w14:textId="717D1F3F"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45" w:history="1">
        <w:r w:rsidR="00E148FC" w:rsidRPr="00FD5EAB">
          <w:rPr>
            <w:rStyle w:val="Hyperlink"/>
            <w:noProof/>
          </w:rPr>
          <w:t>8.8.2</w:t>
        </w:r>
        <w:r w:rsidR="00E148FC">
          <w:rPr>
            <w:rFonts w:eastAsiaTheme="minorEastAsia" w:cstheme="minorBidi"/>
            <w:i w:val="0"/>
            <w:iCs w:val="0"/>
            <w:noProof/>
            <w:sz w:val="22"/>
            <w:szCs w:val="22"/>
            <w:lang w:eastAsia="en-GB"/>
          </w:rPr>
          <w:tab/>
        </w:r>
        <w:r w:rsidR="00E148FC" w:rsidRPr="00FD5EAB">
          <w:rPr>
            <w:rStyle w:val="Hyperlink"/>
            <w:noProof/>
          </w:rPr>
          <w:t>PUCCH enhancements</w:t>
        </w:r>
        <w:r w:rsidR="00E148FC">
          <w:rPr>
            <w:noProof/>
            <w:webHidden/>
          </w:rPr>
          <w:tab/>
        </w:r>
        <w:r w:rsidR="00E148FC">
          <w:rPr>
            <w:noProof/>
            <w:webHidden/>
          </w:rPr>
          <w:fldChar w:fldCharType="begin"/>
        </w:r>
        <w:r w:rsidR="00E148FC">
          <w:rPr>
            <w:noProof/>
            <w:webHidden/>
          </w:rPr>
          <w:instrText xml:space="preserve"> PAGEREF _Toc98334445 \h </w:instrText>
        </w:r>
        <w:r w:rsidR="00E148FC">
          <w:rPr>
            <w:noProof/>
            <w:webHidden/>
          </w:rPr>
        </w:r>
        <w:r w:rsidR="00E148FC">
          <w:rPr>
            <w:noProof/>
            <w:webHidden/>
          </w:rPr>
          <w:fldChar w:fldCharType="separate"/>
        </w:r>
        <w:r w:rsidR="00E148FC">
          <w:rPr>
            <w:noProof/>
            <w:webHidden/>
          </w:rPr>
          <w:t>104</w:t>
        </w:r>
        <w:r w:rsidR="00E148FC">
          <w:rPr>
            <w:noProof/>
            <w:webHidden/>
          </w:rPr>
          <w:fldChar w:fldCharType="end"/>
        </w:r>
      </w:hyperlink>
    </w:p>
    <w:p w14:paraId="359DF44E" w14:textId="4A6EC549"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46" w:history="1">
        <w:r w:rsidR="00E148FC" w:rsidRPr="00FD5EAB">
          <w:rPr>
            <w:rStyle w:val="Hyperlink"/>
            <w:noProof/>
          </w:rPr>
          <w:t>8.8.3</w:t>
        </w:r>
        <w:r w:rsidR="00E148FC">
          <w:rPr>
            <w:rFonts w:eastAsiaTheme="minorEastAsia" w:cstheme="minorBidi"/>
            <w:i w:val="0"/>
            <w:iCs w:val="0"/>
            <w:noProof/>
            <w:sz w:val="22"/>
            <w:szCs w:val="22"/>
            <w:lang w:eastAsia="en-GB"/>
          </w:rPr>
          <w:tab/>
        </w:r>
        <w:r w:rsidR="00E148FC" w:rsidRPr="00FD5EAB">
          <w:rPr>
            <w:rStyle w:val="Hyperlink"/>
            <w:noProof/>
          </w:rPr>
          <w:t>Type A PUSCH repetitions for Msg3</w:t>
        </w:r>
        <w:r w:rsidR="00E148FC">
          <w:rPr>
            <w:noProof/>
            <w:webHidden/>
          </w:rPr>
          <w:tab/>
        </w:r>
        <w:r w:rsidR="00E148FC">
          <w:rPr>
            <w:noProof/>
            <w:webHidden/>
          </w:rPr>
          <w:fldChar w:fldCharType="begin"/>
        </w:r>
        <w:r w:rsidR="00E148FC">
          <w:rPr>
            <w:noProof/>
            <w:webHidden/>
          </w:rPr>
          <w:instrText xml:space="preserve"> PAGEREF _Toc98334446 \h </w:instrText>
        </w:r>
        <w:r w:rsidR="00E148FC">
          <w:rPr>
            <w:noProof/>
            <w:webHidden/>
          </w:rPr>
        </w:r>
        <w:r w:rsidR="00E148FC">
          <w:rPr>
            <w:noProof/>
            <w:webHidden/>
          </w:rPr>
          <w:fldChar w:fldCharType="separate"/>
        </w:r>
        <w:r w:rsidR="00E148FC">
          <w:rPr>
            <w:noProof/>
            <w:webHidden/>
          </w:rPr>
          <w:t>105</w:t>
        </w:r>
        <w:r w:rsidR="00E148FC">
          <w:rPr>
            <w:noProof/>
            <w:webHidden/>
          </w:rPr>
          <w:fldChar w:fldCharType="end"/>
        </w:r>
      </w:hyperlink>
    </w:p>
    <w:p w14:paraId="07B21B4C" w14:textId="30874E43"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47" w:history="1">
        <w:r w:rsidR="00E148FC" w:rsidRPr="00FD5EAB">
          <w:rPr>
            <w:rStyle w:val="Hyperlink"/>
            <w:noProof/>
          </w:rPr>
          <w:t>8.8.4</w:t>
        </w:r>
        <w:r w:rsidR="00E148FC">
          <w:rPr>
            <w:rFonts w:eastAsiaTheme="minorEastAsia" w:cstheme="minorBidi"/>
            <w:i w:val="0"/>
            <w:iCs w:val="0"/>
            <w:noProof/>
            <w:sz w:val="22"/>
            <w:szCs w:val="22"/>
            <w:lang w:eastAsia="en-GB"/>
          </w:rPr>
          <w:tab/>
        </w:r>
        <w:r w:rsidR="00E148FC" w:rsidRPr="00FD5EAB">
          <w:rPr>
            <w:rStyle w:val="Hyperlink"/>
            <w:noProof/>
          </w:rPr>
          <w:t>Other</w:t>
        </w:r>
        <w:r w:rsidR="00E148FC">
          <w:rPr>
            <w:noProof/>
            <w:webHidden/>
          </w:rPr>
          <w:tab/>
        </w:r>
        <w:r w:rsidR="00E148FC">
          <w:rPr>
            <w:noProof/>
            <w:webHidden/>
          </w:rPr>
          <w:fldChar w:fldCharType="begin"/>
        </w:r>
        <w:r w:rsidR="00E148FC">
          <w:rPr>
            <w:noProof/>
            <w:webHidden/>
          </w:rPr>
          <w:instrText xml:space="preserve"> PAGEREF _Toc98334447 \h </w:instrText>
        </w:r>
        <w:r w:rsidR="00E148FC">
          <w:rPr>
            <w:noProof/>
            <w:webHidden/>
          </w:rPr>
        </w:r>
        <w:r w:rsidR="00E148FC">
          <w:rPr>
            <w:noProof/>
            <w:webHidden/>
          </w:rPr>
          <w:fldChar w:fldCharType="separate"/>
        </w:r>
        <w:r w:rsidR="00E148FC">
          <w:rPr>
            <w:noProof/>
            <w:webHidden/>
          </w:rPr>
          <w:t>107</w:t>
        </w:r>
        <w:r w:rsidR="00E148FC">
          <w:rPr>
            <w:noProof/>
            <w:webHidden/>
          </w:rPr>
          <w:fldChar w:fldCharType="end"/>
        </w:r>
      </w:hyperlink>
    </w:p>
    <w:p w14:paraId="56CDE69C" w14:textId="5D13686F" w:rsidR="00E148FC" w:rsidRDefault="002328C4">
      <w:pPr>
        <w:pStyle w:val="TOC2"/>
        <w:tabs>
          <w:tab w:val="left" w:pos="800"/>
          <w:tab w:val="right" w:leader="dot" w:pos="10457"/>
        </w:tabs>
        <w:rPr>
          <w:rFonts w:eastAsiaTheme="minorEastAsia" w:cstheme="minorBidi"/>
          <w:smallCaps w:val="0"/>
          <w:noProof/>
          <w:sz w:val="22"/>
          <w:szCs w:val="22"/>
          <w:lang w:eastAsia="en-GB"/>
        </w:rPr>
      </w:pPr>
      <w:hyperlink w:anchor="_Toc98334448" w:history="1">
        <w:r w:rsidR="00E148FC" w:rsidRPr="00FD5EAB">
          <w:rPr>
            <w:rStyle w:val="Hyperlink"/>
            <w:noProof/>
          </w:rPr>
          <w:t>8.9</w:t>
        </w:r>
        <w:r w:rsidR="00E148FC">
          <w:rPr>
            <w:rFonts w:eastAsiaTheme="minorEastAsia" w:cstheme="minorBidi"/>
            <w:smallCaps w:val="0"/>
            <w:noProof/>
            <w:sz w:val="22"/>
            <w:szCs w:val="22"/>
            <w:lang w:eastAsia="en-GB"/>
          </w:rPr>
          <w:tab/>
        </w:r>
        <w:r w:rsidR="00E148FC" w:rsidRPr="00FD5EAB">
          <w:rPr>
            <w:rStyle w:val="Hyperlink"/>
            <w:noProof/>
          </w:rPr>
          <w:t>Maintenance on Rel-17 enhancements for NB-IoT and LTE-MTC</w:t>
        </w:r>
        <w:r w:rsidR="00E148FC">
          <w:rPr>
            <w:noProof/>
            <w:webHidden/>
          </w:rPr>
          <w:tab/>
        </w:r>
        <w:r w:rsidR="00E148FC">
          <w:rPr>
            <w:noProof/>
            <w:webHidden/>
          </w:rPr>
          <w:fldChar w:fldCharType="begin"/>
        </w:r>
        <w:r w:rsidR="00E148FC">
          <w:rPr>
            <w:noProof/>
            <w:webHidden/>
          </w:rPr>
          <w:instrText xml:space="preserve"> PAGEREF _Toc98334448 \h </w:instrText>
        </w:r>
        <w:r w:rsidR="00E148FC">
          <w:rPr>
            <w:noProof/>
            <w:webHidden/>
          </w:rPr>
        </w:r>
        <w:r w:rsidR="00E148FC">
          <w:rPr>
            <w:noProof/>
            <w:webHidden/>
          </w:rPr>
          <w:fldChar w:fldCharType="separate"/>
        </w:r>
        <w:r w:rsidR="00E148FC">
          <w:rPr>
            <w:noProof/>
            <w:webHidden/>
          </w:rPr>
          <w:t>107</w:t>
        </w:r>
        <w:r w:rsidR="00E148FC">
          <w:rPr>
            <w:noProof/>
            <w:webHidden/>
          </w:rPr>
          <w:fldChar w:fldCharType="end"/>
        </w:r>
      </w:hyperlink>
    </w:p>
    <w:p w14:paraId="3414CAC3" w14:textId="300050E4"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49" w:history="1">
        <w:r w:rsidR="00E148FC" w:rsidRPr="00FD5EAB">
          <w:rPr>
            <w:rStyle w:val="Hyperlink"/>
            <w:noProof/>
          </w:rPr>
          <w:t>8.9.1</w:t>
        </w:r>
        <w:r w:rsidR="00E148FC">
          <w:rPr>
            <w:rFonts w:eastAsiaTheme="minorEastAsia" w:cstheme="minorBidi"/>
            <w:i w:val="0"/>
            <w:iCs w:val="0"/>
            <w:noProof/>
            <w:sz w:val="22"/>
            <w:szCs w:val="22"/>
            <w:lang w:eastAsia="en-GB"/>
          </w:rPr>
          <w:tab/>
        </w:r>
        <w:r w:rsidR="00E148FC" w:rsidRPr="00FD5EAB">
          <w:rPr>
            <w:rStyle w:val="Hyperlink"/>
            <w:noProof/>
          </w:rPr>
          <w:t>Support of 16-QAM for unicast in UL and DL for NB-IoT</w:t>
        </w:r>
        <w:r w:rsidR="00E148FC">
          <w:rPr>
            <w:noProof/>
            <w:webHidden/>
          </w:rPr>
          <w:tab/>
        </w:r>
        <w:r w:rsidR="00E148FC">
          <w:rPr>
            <w:noProof/>
            <w:webHidden/>
          </w:rPr>
          <w:fldChar w:fldCharType="begin"/>
        </w:r>
        <w:r w:rsidR="00E148FC">
          <w:rPr>
            <w:noProof/>
            <w:webHidden/>
          </w:rPr>
          <w:instrText xml:space="preserve"> PAGEREF _Toc98334449 \h </w:instrText>
        </w:r>
        <w:r w:rsidR="00E148FC">
          <w:rPr>
            <w:noProof/>
            <w:webHidden/>
          </w:rPr>
        </w:r>
        <w:r w:rsidR="00E148FC">
          <w:rPr>
            <w:noProof/>
            <w:webHidden/>
          </w:rPr>
          <w:fldChar w:fldCharType="separate"/>
        </w:r>
        <w:r w:rsidR="00E148FC">
          <w:rPr>
            <w:noProof/>
            <w:webHidden/>
          </w:rPr>
          <w:t>107</w:t>
        </w:r>
        <w:r w:rsidR="00E148FC">
          <w:rPr>
            <w:noProof/>
            <w:webHidden/>
          </w:rPr>
          <w:fldChar w:fldCharType="end"/>
        </w:r>
      </w:hyperlink>
    </w:p>
    <w:p w14:paraId="1CB35762" w14:textId="52F554CA"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50" w:history="1">
        <w:r w:rsidR="00E148FC" w:rsidRPr="00FD5EAB">
          <w:rPr>
            <w:rStyle w:val="Hyperlink"/>
            <w:noProof/>
          </w:rPr>
          <w:t>8.9.2</w:t>
        </w:r>
        <w:r w:rsidR="00E148FC">
          <w:rPr>
            <w:rFonts w:eastAsiaTheme="minorEastAsia" w:cstheme="minorBidi"/>
            <w:i w:val="0"/>
            <w:iCs w:val="0"/>
            <w:noProof/>
            <w:sz w:val="22"/>
            <w:szCs w:val="22"/>
            <w:lang w:eastAsia="en-GB"/>
          </w:rPr>
          <w:tab/>
        </w:r>
        <w:r w:rsidR="00E148FC" w:rsidRPr="00FD5EAB">
          <w:rPr>
            <w:rStyle w:val="Hyperlink"/>
            <w:noProof/>
          </w:rPr>
          <w:t>Support additional PDSCH scheduling delay for introduction of 14-HARQ processes in DL for eMTC</w:t>
        </w:r>
        <w:r w:rsidR="00E148FC">
          <w:rPr>
            <w:noProof/>
            <w:webHidden/>
          </w:rPr>
          <w:tab/>
        </w:r>
        <w:r w:rsidR="00E148FC">
          <w:rPr>
            <w:noProof/>
            <w:webHidden/>
          </w:rPr>
          <w:fldChar w:fldCharType="begin"/>
        </w:r>
        <w:r w:rsidR="00E148FC">
          <w:rPr>
            <w:noProof/>
            <w:webHidden/>
          </w:rPr>
          <w:instrText xml:space="preserve"> PAGEREF _Toc98334450 \h </w:instrText>
        </w:r>
        <w:r w:rsidR="00E148FC">
          <w:rPr>
            <w:noProof/>
            <w:webHidden/>
          </w:rPr>
        </w:r>
        <w:r w:rsidR="00E148FC">
          <w:rPr>
            <w:noProof/>
            <w:webHidden/>
          </w:rPr>
          <w:fldChar w:fldCharType="separate"/>
        </w:r>
        <w:r w:rsidR="00E148FC">
          <w:rPr>
            <w:noProof/>
            <w:webHidden/>
          </w:rPr>
          <w:t>107</w:t>
        </w:r>
        <w:r w:rsidR="00E148FC">
          <w:rPr>
            <w:noProof/>
            <w:webHidden/>
          </w:rPr>
          <w:fldChar w:fldCharType="end"/>
        </w:r>
      </w:hyperlink>
    </w:p>
    <w:p w14:paraId="272C1B73" w14:textId="5A42531B"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51" w:history="1">
        <w:r w:rsidR="00E148FC" w:rsidRPr="00FD5EAB">
          <w:rPr>
            <w:rStyle w:val="Hyperlink"/>
            <w:noProof/>
          </w:rPr>
          <w:t>8.9.3</w:t>
        </w:r>
        <w:r w:rsidR="00E148FC">
          <w:rPr>
            <w:rFonts w:eastAsiaTheme="minorEastAsia" w:cstheme="minorBidi"/>
            <w:i w:val="0"/>
            <w:iCs w:val="0"/>
            <w:noProof/>
            <w:sz w:val="22"/>
            <w:szCs w:val="22"/>
            <w:lang w:eastAsia="en-GB"/>
          </w:rPr>
          <w:tab/>
        </w:r>
        <w:r w:rsidR="00E148FC" w:rsidRPr="00FD5EAB">
          <w:rPr>
            <w:rStyle w:val="Hyperlink"/>
            <w:noProof/>
          </w:rPr>
          <w:t>Other</w:t>
        </w:r>
        <w:r w:rsidR="00E148FC">
          <w:rPr>
            <w:noProof/>
            <w:webHidden/>
          </w:rPr>
          <w:tab/>
        </w:r>
        <w:r w:rsidR="00E148FC">
          <w:rPr>
            <w:noProof/>
            <w:webHidden/>
          </w:rPr>
          <w:fldChar w:fldCharType="begin"/>
        </w:r>
        <w:r w:rsidR="00E148FC">
          <w:rPr>
            <w:noProof/>
            <w:webHidden/>
          </w:rPr>
          <w:instrText xml:space="preserve"> PAGEREF _Toc98334451 \h </w:instrText>
        </w:r>
        <w:r w:rsidR="00E148FC">
          <w:rPr>
            <w:noProof/>
            <w:webHidden/>
          </w:rPr>
        </w:r>
        <w:r w:rsidR="00E148FC">
          <w:rPr>
            <w:noProof/>
            <w:webHidden/>
          </w:rPr>
          <w:fldChar w:fldCharType="separate"/>
        </w:r>
        <w:r w:rsidR="00E148FC">
          <w:rPr>
            <w:noProof/>
            <w:webHidden/>
          </w:rPr>
          <w:t>108</w:t>
        </w:r>
        <w:r w:rsidR="00E148FC">
          <w:rPr>
            <w:noProof/>
            <w:webHidden/>
          </w:rPr>
          <w:fldChar w:fldCharType="end"/>
        </w:r>
      </w:hyperlink>
    </w:p>
    <w:p w14:paraId="6225E43D" w14:textId="389F7CEB" w:rsidR="00E148FC" w:rsidRDefault="002328C4">
      <w:pPr>
        <w:pStyle w:val="TOC2"/>
        <w:tabs>
          <w:tab w:val="left" w:pos="800"/>
          <w:tab w:val="right" w:leader="dot" w:pos="10457"/>
        </w:tabs>
        <w:rPr>
          <w:rFonts w:eastAsiaTheme="minorEastAsia" w:cstheme="minorBidi"/>
          <w:smallCaps w:val="0"/>
          <w:noProof/>
          <w:sz w:val="22"/>
          <w:szCs w:val="22"/>
          <w:lang w:eastAsia="en-GB"/>
        </w:rPr>
      </w:pPr>
      <w:hyperlink w:anchor="_Toc98334452" w:history="1">
        <w:r w:rsidR="00E148FC" w:rsidRPr="00FD5EAB">
          <w:rPr>
            <w:rStyle w:val="Hyperlink"/>
            <w:noProof/>
          </w:rPr>
          <w:t>8.10</w:t>
        </w:r>
        <w:r w:rsidR="00E148FC">
          <w:rPr>
            <w:rFonts w:eastAsiaTheme="minorEastAsia" w:cstheme="minorBidi"/>
            <w:smallCaps w:val="0"/>
            <w:noProof/>
            <w:sz w:val="22"/>
            <w:szCs w:val="22"/>
            <w:lang w:eastAsia="en-GB"/>
          </w:rPr>
          <w:tab/>
        </w:r>
        <w:r w:rsidR="00E148FC" w:rsidRPr="00FD5EAB">
          <w:rPr>
            <w:rStyle w:val="Hyperlink"/>
            <w:noProof/>
          </w:rPr>
          <w:t>Maintenance on Enhancements to Integrated Access and Backhaul</w:t>
        </w:r>
        <w:r w:rsidR="00E148FC">
          <w:rPr>
            <w:noProof/>
            <w:webHidden/>
          </w:rPr>
          <w:tab/>
        </w:r>
        <w:r w:rsidR="00E148FC">
          <w:rPr>
            <w:noProof/>
            <w:webHidden/>
          </w:rPr>
          <w:fldChar w:fldCharType="begin"/>
        </w:r>
        <w:r w:rsidR="00E148FC">
          <w:rPr>
            <w:noProof/>
            <w:webHidden/>
          </w:rPr>
          <w:instrText xml:space="preserve"> PAGEREF _Toc98334452 \h </w:instrText>
        </w:r>
        <w:r w:rsidR="00E148FC">
          <w:rPr>
            <w:noProof/>
            <w:webHidden/>
          </w:rPr>
        </w:r>
        <w:r w:rsidR="00E148FC">
          <w:rPr>
            <w:noProof/>
            <w:webHidden/>
          </w:rPr>
          <w:fldChar w:fldCharType="separate"/>
        </w:r>
        <w:r w:rsidR="00E148FC">
          <w:rPr>
            <w:noProof/>
            <w:webHidden/>
          </w:rPr>
          <w:t>108</w:t>
        </w:r>
        <w:r w:rsidR="00E148FC">
          <w:rPr>
            <w:noProof/>
            <w:webHidden/>
          </w:rPr>
          <w:fldChar w:fldCharType="end"/>
        </w:r>
      </w:hyperlink>
    </w:p>
    <w:p w14:paraId="62B1F3B7" w14:textId="145D5374"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53" w:history="1">
        <w:r w:rsidR="00E148FC" w:rsidRPr="00FD5EAB">
          <w:rPr>
            <w:rStyle w:val="Hyperlink"/>
            <w:noProof/>
          </w:rPr>
          <w:t>8.10.1</w:t>
        </w:r>
        <w:r w:rsidR="00E148FC">
          <w:rPr>
            <w:rFonts w:eastAsiaTheme="minorEastAsia" w:cstheme="minorBidi"/>
            <w:i w:val="0"/>
            <w:iCs w:val="0"/>
            <w:noProof/>
            <w:sz w:val="22"/>
            <w:szCs w:val="22"/>
            <w:lang w:eastAsia="en-GB"/>
          </w:rPr>
          <w:tab/>
        </w:r>
        <w:r w:rsidR="00E148FC" w:rsidRPr="00FD5EAB">
          <w:rPr>
            <w:rStyle w:val="Hyperlink"/>
            <w:noProof/>
          </w:rPr>
          <w:t>Enhancements to resource multiplexing between child and parent links of an IAB node</w:t>
        </w:r>
        <w:r w:rsidR="00E148FC">
          <w:rPr>
            <w:noProof/>
            <w:webHidden/>
          </w:rPr>
          <w:tab/>
        </w:r>
        <w:r w:rsidR="00E148FC">
          <w:rPr>
            <w:noProof/>
            <w:webHidden/>
          </w:rPr>
          <w:fldChar w:fldCharType="begin"/>
        </w:r>
        <w:r w:rsidR="00E148FC">
          <w:rPr>
            <w:noProof/>
            <w:webHidden/>
          </w:rPr>
          <w:instrText xml:space="preserve"> PAGEREF _Toc98334453 \h </w:instrText>
        </w:r>
        <w:r w:rsidR="00E148FC">
          <w:rPr>
            <w:noProof/>
            <w:webHidden/>
          </w:rPr>
        </w:r>
        <w:r w:rsidR="00E148FC">
          <w:rPr>
            <w:noProof/>
            <w:webHidden/>
          </w:rPr>
          <w:fldChar w:fldCharType="separate"/>
        </w:r>
        <w:r w:rsidR="00E148FC">
          <w:rPr>
            <w:noProof/>
            <w:webHidden/>
          </w:rPr>
          <w:t>110</w:t>
        </w:r>
        <w:r w:rsidR="00E148FC">
          <w:rPr>
            <w:noProof/>
            <w:webHidden/>
          </w:rPr>
          <w:fldChar w:fldCharType="end"/>
        </w:r>
      </w:hyperlink>
    </w:p>
    <w:p w14:paraId="5FDFA179" w14:textId="7AB44ABA"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54" w:history="1">
        <w:r w:rsidR="00E148FC" w:rsidRPr="00FD5EAB">
          <w:rPr>
            <w:rStyle w:val="Hyperlink"/>
            <w:noProof/>
          </w:rPr>
          <w:t>8.10.2</w:t>
        </w:r>
        <w:r w:rsidR="00E148FC">
          <w:rPr>
            <w:rFonts w:eastAsiaTheme="minorEastAsia" w:cstheme="minorBidi"/>
            <w:i w:val="0"/>
            <w:iCs w:val="0"/>
            <w:noProof/>
            <w:sz w:val="22"/>
            <w:szCs w:val="22"/>
            <w:lang w:eastAsia="en-GB"/>
          </w:rPr>
          <w:tab/>
        </w:r>
        <w:r w:rsidR="00E148FC" w:rsidRPr="00FD5EAB">
          <w:rPr>
            <w:rStyle w:val="Hyperlink"/>
            <w:noProof/>
          </w:rPr>
          <w:t>Other enhancements for simultaneous operation of IAB-node’s child and parent links</w:t>
        </w:r>
        <w:r w:rsidR="00E148FC">
          <w:rPr>
            <w:noProof/>
            <w:webHidden/>
          </w:rPr>
          <w:tab/>
        </w:r>
        <w:r w:rsidR="00E148FC">
          <w:rPr>
            <w:noProof/>
            <w:webHidden/>
          </w:rPr>
          <w:fldChar w:fldCharType="begin"/>
        </w:r>
        <w:r w:rsidR="00E148FC">
          <w:rPr>
            <w:noProof/>
            <w:webHidden/>
          </w:rPr>
          <w:instrText xml:space="preserve"> PAGEREF _Toc98334454 \h </w:instrText>
        </w:r>
        <w:r w:rsidR="00E148FC">
          <w:rPr>
            <w:noProof/>
            <w:webHidden/>
          </w:rPr>
        </w:r>
        <w:r w:rsidR="00E148FC">
          <w:rPr>
            <w:noProof/>
            <w:webHidden/>
          </w:rPr>
          <w:fldChar w:fldCharType="separate"/>
        </w:r>
        <w:r w:rsidR="00E148FC">
          <w:rPr>
            <w:noProof/>
            <w:webHidden/>
          </w:rPr>
          <w:t>113</w:t>
        </w:r>
        <w:r w:rsidR="00E148FC">
          <w:rPr>
            <w:noProof/>
            <w:webHidden/>
          </w:rPr>
          <w:fldChar w:fldCharType="end"/>
        </w:r>
      </w:hyperlink>
    </w:p>
    <w:p w14:paraId="214291AD" w14:textId="5F7FA0E2"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55" w:history="1">
        <w:r w:rsidR="00E148FC" w:rsidRPr="00FD5EAB">
          <w:rPr>
            <w:rStyle w:val="Hyperlink"/>
            <w:noProof/>
          </w:rPr>
          <w:t>8.10.3</w:t>
        </w:r>
        <w:r w:rsidR="00E148FC">
          <w:rPr>
            <w:rFonts w:eastAsiaTheme="minorEastAsia" w:cstheme="minorBidi"/>
            <w:i w:val="0"/>
            <w:iCs w:val="0"/>
            <w:noProof/>
            <w:sz w:val="22"/>
            <w:szCs w:val="22"/>
            <w:lang w:eastAsia="en-GB"/>
          </w:rPr>
          <w:tab/>
        </w:r>
        <w:r w:rsidR="00E148FC" w:rsidRPr="00FD5EAB">
          <w:rPr>
            <w:rStyle w:val="Hyperlink"/>
            <w:noProof/>
          </w:rPr>
          <w:t>Other</w:t>
        </w:r>
        <w:r w:rsidR="00E148FC">
          <w:rPr>
            <w:noProof/>
            <w:webHidden/>
          </w:rPr>
          <w:tab/>
        </w:r>
        <w:r w:rsidR="00E148FC">
          <w:rPr>
            <w:noProof/>
            <w:webHidden/>
          </w:rPr>
          <w:fldChar w:fldCharType="begin"/>
        </w:r>
        <w:r w:rsidR="00E148FC">
          <w:rPr>
            <w:noProof/>
            <w:webHidden/>
          </w:rPr>
          <w:instrText xml:space="preserve"> PAGEREF _Toc98334455 \h </w:instrText>
        </w:r>
        <w:r w:rsidR="00E148FC">
          <w:rPr>
            <w:noProof/>
            <w:webHidden/>
          </w:rPr>
        </w:r>
        <w:r w:rsidR="00E148FC">
          <w:rPr>
            <w:noProof/>
            <w:webHidden/>
          </w:rPr>
          <w:fldChar w:fldCharType="separate"/>
        </w:r>
        <w:r w:rsidR="00E148FC">
          <w:rPr>
            <w:noProof/>
            <w:webHidden/>
          </w:rPr>
          <w:t>115</w:t>
        </w:r>
        <w:r w:rsidR="00E148FC">
          <w:rPr>
            <w:noProof/>
            <w:webHidden/>
          </w:rPr>
          <w:fldChar w:fldCharType="end"/>
        </w:r>
      </w:hyperlink>
    </w:p>
    <w:p w14:paraId="11DB50D9" w14:textId="4C9D33C9" w:rsidR="00E148FC" w:rsidRDefault="002328C4">
      <w:pPr>
        <w:pStyle w:val="TOC2"/>
        <w:tabs>
          <w:tab w:val="left" w:pos="800"/>
          <w:tab w:val="right" w:leader="dot" w:pos="10457"/>
        </w:tabs>
        <w:rPr>
          <w:rFonts w:eastAsiaTheme="minorEastAsia" w:cstheme="minorBidi"/>
          <w:smallCaps w:val="0"/>
          <w:noProof/>
          <w:sz w:val="22"/>
          <w:szCs w:val="22"/>
          <w:lang w:eastAsia="en-GB"/>
        </w:rPr>
      </w:pPr>
      <w:hyperlink w:anchor="_Toc98334456" w:history="1">
        <w:r w:rsidR="00E148FC" w:rsidRPr="00FD5EAB">
          <w:rPr>
            <w:rStyle w:val="Hyperlink"/>
            <w:noProof/>
          </w:rPr>
          <w:t>8.11</w:t>
        </w:r>
        <w:r w:rsidR="00E148FC">
          <w:rPr>
            <w:rFonts w:eastAsiaTheme="minorEastAsia" w:cstheme="minorBidi"/>
            <w:smallCaps w:val="0"/>
            <w:noProof/>
            <w:sz w:val="22"/>
            <w:szCs w:val="22"/>
            <w:lang w:eastAsia="en-GB"/>
          </w:rPr>
          <w:tab/>
        </w:r>
        <w:r w:rsidR="00E148FC" w:rsidRPr="00FD5EAB">
          <w:rPr>
            <w:rStyle w:val="Hyperlink"/>
            <w:noProof/>
          </w:rPr>
          <w:t>NR Sidelink enhancement</w:t>
        </w:r>
        <w:r w:rsidR="00E148FC">
          <w:rPr>
            <w:noProof/>
            <w:webHidden/>
          </w:rPr>
          <w:tab/>
        </w:r>
        <w:r w:rsidR="00E148FC">
          <w:rPr>
            <w:noProof/>
            <w:webHidden/>
          </w:rPr>
          <w:fldChar w:fldCharType="begin"/>
        </w:r>
        <w:r w:rsidR="00E148FC">
          <w:rPr>
            <w:noProof/>
            <w:webHidden/>
          </w:rPr>
          <w:instrText xml:space="preserve"> PAGEREF _Toc98334456 \h </w:instrText>
        </w:r>
        <w:r w:rsidR="00E148FC">
          <w:rPr>
            <w:noProof/>
            <w:webHidden/>
          </w:rPr>
        </w:r>
        <w:r w:rsidR="00E148FC">
          <w:rPr>
            <w:noProof/>
            <w:webHidden/>
          </w:rPr>
          <w:fldChar w:fldCharType="separate"/>
        </w:r>
        <w:r w:rsidR="00E148FC">
          <w:rPr>
            <w:noProof/>
            <w:webHidden/>
          </w:rPr>
          <w:t>115</w:t>
        </w:r>
        <w:r w:rsidR="00E148FC">
          <w:rPr>
            <w:noProof/>
            <w:webHidden/>
          </w:rPr>
          <w:fldChar w:fldCharType="end"/>
        </w:r>
      </w:hyperlink>
    </w:p>
    <w:p w14:paraId="25B954BF" w14:textId="4173C34C"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57" w:history="1">
        <w:r w:rsidR="00E148FC" w:rsidRPr="00FD5EAB">
          <w:rPr>
            <w:rStyle w:val="Hyperlink"/>
            <w:noProof/>
          </w:rPr>
          <w:t>8.11.1</w:t>
        </w:r>
        <w:r w:rsidR="00E148FC">
          <w:rPr>
            <w:rFonts w:eastAsiaTheme="minorEastAsia" w:cstheme="minorBidi"/>
            <w:i w:val="0"/>
            <w:iCs w:val="0"/>
            <w:noProof/>
            <w:sz w:val="22"/>
            <w:szCs w:val="22"/>
            <w:lang w:eastAsia="en-GB"/>
          </w:rPr>
          <w:tab/>
        </w:r>
        <w:r w:rsidR="00E148FC" w:rsidRPr="00FD5EAB">
          <w:rPr>
            <w:rStyle w:val="Hyperlink"/>
            <w:noProof/>
          </w:rPr>
          <w:t>Resource allocation enhancement</w:t>
        </w:r>
        <w:r w:rsidR="00E148FC">
          <w:rPr>
            <w:noProof/>
            <w:webHidden/>
          </w:rPr>
          <w:tab/>
        </w:r>
        <w:r w:rsidR="00E148FC">
          <w:rPr>
            <w:noProof/>
            <w:webHidden/>
          </w:rPr>
          <w:fldChar w:fldCharType="begin"/>
        </w:r>
        <w:r w:rsidR="00E148FC">
          <w:rPr>
            <w:noProof/>
            <w:webHidden/>
          </w:rPr>
          <w:instrText xml:space="preserve"> PAGEREF _Toc98334457 \h </w:instrText>
        </w:r>
        <w:r w:rsidR="00E148FC">
          <w:rPr>
            <w:noProof/>
            <w:webHidden/>
          </w:rPr>
        </w:r>
        <w:r w:rsidR="00E148FC">
          <w:rPr>
            <w:noProof/>
            <w:webHidden/>
          </w:rPr>
          <w:fldChar w:fldCharType="separate"/>
        </w:r>
        <w:r w:rsidR="00E148FC">
          <w:rPr>
            <w:noProof/>
            <w:webHidden/>
          </w:rPr>
          <w:t>115</w:t>
        </w:r>
        <w:r w:rsidR="00E148FC">
          <w:rPr>
            <w:noProof/>
            <w:webHidden/>
          </w:rPr>
          <w:fldChar w:fldCharType="end"/>
        </w:r>
      </w:hyperlink>
    </w:p>
    <w:p w14:paraId="51F4FAE7" w14:textId="0ADBA253" w:rsidR="00E148FC" w:rsidRDefault="002328C4">
      <w:pPr>
        <w:pStyle w:val="TOC4"/>
        <w:tabs>
          <w:tab w:val="left" w:pos="1600"/>
          <w:tab w:val="right" w:leader="dot" w:pos="10457"/>
        </w:tabs>
        <w:rPr>
          <w:rFonts w:eastAsiaTheme="minorEastAsia" w:cstheme="minorBidi"/>
          <w:noProof/>
          <w:sz w:val="22"/>
          <w:szCs w:val="22"/>
          <w:lang w:eastAsia="en-GB"/>
        </w:rPr>
      </w:pPr>
      <w:hyperlink w:anchor="_Toc98334458" w:history="1">
        <w:r w:rsidR="00E148FC" w:rsidRPr="00FD5EAB">
          <w:rPr>
            <w:rStyle w:val="Hyperlink"/>
            <w:noProof/>
          </w:rPr>
          <w:t>8.11.1.1</w:t>
        </w:r>
        <w:r w:rsidR="00E148FC">
          <w:rPr>
            <w:rFonts w:eastAsiaTheme="minorEastAsia" w:cstheme="minorBidi"/>
            <w:noProof/>
            <w:sz w:val="22"/>
            <w:szCs w:val="22"/>
            <w:lang w:eastAsia="en-GB"/>
          </w:rPr>
          <w:tab/>
        </w:r>
        <w:r w:rsidR="00E148FC" w:rsidRPr="00FD5EAB">
          <w:rPr>
            <w:rStyle w:val="Hyperlink"/>
            <w:noProof/>
          </w:rPr>
          <w:t>Resource allocation for power saving</w:t>
        </w:r>
        <w:r w:rsidR="00E148FC">
          <w:rPr>
            <w:noProof/>
            <w:webHidden/>
          </w:rPr>
          <w:tab/>
        </w:r>
        <w:r w:rsidR="00E148FC">
          <w:rPr>
            <w:noProof/>
            <w:webHidden/>
          </w:rPr>
          <w:fldChar w:fldCharType="begin"/>
        </w:r>
        <w:r w:rsidR="00E148FC">
          <w:rPr>
            <w:noProof/>
            <w:webHidden/>
          </w:rPr>
          <w:instrText xml:space="preserve"> PAGEREF _Toc98334458 \h </w:instrText>
        </w:r>
        <w:r w:rsidR="00E148FC">
          <w:rPr>
            <w:noProof/>
            <w:webHidden/>
          </w:rPr>
        </w:r>
        <w:r w:rsidR="00E148FC">
          <w:rPr>
            <w:noProof/>
            <w:webHidden/>
          </w:rPr>
          <w:fldChar w:fldCharType="separate"/>
        </w:r>
        <w:r w:rsidR="00E148FC">
          <w:rPr>
            <w:noProof/>
            <w:webHidden/>
          </w:rPr>
          <w:t>115</w:t>
        </w:r>
        <w:r w:rsidR="00E148FC">
          <w:rPr>
            <w:noProof/>
            <w:webHidden/>
          </w:rPr>
          <w:fldChar w:fldCharType="end"/>
        </w:r>
      </w:hyperlink>
    </w:p>
    <w:p w14:paraId="3E4A4FC0" w14:textId="3B5ED4E1" w:rsidR="00E148FC" w:rsidRDefault="002328C4">
      <w:pPr>
        <w:pStyle w:val="TOC4"/>
        <w:tabs>
          <w:tab w:val="left" w:pos="1600"/>
          <w:tab w:val="right" w:leader="dot" w:pos="10457"/>
        </w:tabs>
        <w:rPr>
          <w:rFonts w:eastAsiaTheme="minorEastAsia" w:cstheme="minorBidi"/>
          <w:noProof/>
          <w:sz w:val="22"/>
          <w:szCs w:val="22"/>
          <w:lang w:eastAsia="en-GB"/>
        </w:rPr>
      </w:pPr>
      <w:hyperlink w:anchor="_Toc98334459" w:history="1">
        <w:r w:rsidR="00E148FC" w:rsidRPr="00FD5EAB">
          <w:rPr>
            <w:rStyle w:val="Hyperlink"/>
            <w:noProof/>
          </w:rPr>
          <w:t>8.11.1.2</w:t>
        </w:r>
        <w:r w:rsidR="00E148FC">
          <w:rPr>
            <w:rFonts w:eastAsiaTheme="minorEastAsia" w:cstheme="minorBidi"/>
            <w:noProof/>
            <w:sz w:val="22"/>
            <w:szCs w:val="22"/>
            <w:lang w:eastAsia="en-GB"/>
          </w:rPr>
          <w:tab/>
        </w:r>
        <w:r w:rsidR="00E148FC" w:rsidRPr="00FD5EAB">
          <w:rPr>
            <w:rStyle w:val="Hyperlink"/>
            <w:noProof/>
          </w:rPr>
          <w:t>Inter-UE coordination for Mode 2 enhancements</w:t>
        </w:r>
        <w:r w:rsidR="00E148FC">
          <w:rPr>
            <w:noProof/>
            <w:webHidden/>
          </w:rPr>
          <w:tab/>
        </w:r>
        <w:r w:rsidR="00E148FC">
          <w:rPr>
            <w:noProof/>
            <w:webHidden/>
          </w:rPr>
          <w:fldChar w:fldCharType="begin"/>
        </w:r>
        <w:r w:rsidR="00E148FC">
          <w:rPr>
            <w:noProof/>
            <w:webHidden/>
          </w:rPr>
          <w:instrText xml:space="preserve"> PAGEREF _Toc98334459 \h </w:instrText>
        </w:r>
        <w:r w:rsidR="00E148FC">
          <w:rPr>
            <w:noProof/>
            <w:webHidden/>
          </w:rPr>
        </w:r>
        <w:r w:rsidR="00E148FC">
          <w:rPr>
            <w:noProof/>
            <w:webHidden/>
          </w:rPr>
          <w:fldChar w:fldCharType="separate"/>
        </w:r>
        <w:r w:rsidR="00E148FC">
          <w:rPr>
            <w:noProof/>
            <w:webHidden/>
          </w:rPr>
          <w:t>117</w:t>
        </w:r>
        <w:r w:rsidR="00E148FC">
          <w:rPr>
            <w:noProof/>
            <w:webHidden/>
          </w:rPr>
          <w:fldChar w:fldCharType="end"/>
        </w:r>
      </w:hyperlink>
    </w:p>
    <w:p w14:paraId="43E25ECD" w14:textId="5D6B349C"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60" w:history="1">
        <w:r w:rsidR="00E148FC" w:rsidRPr="00FD5EAB">
          <w:rPr>
            <w:rStyle w:val="Hyperlink"/>
            <w:noProof/>
          </w:rPr>
          <w:t>8.11.2</w:t>
        </w:r>
        <w:r w:rsidR="00E148FC">
          <w:rPr>
            <w:rFonts w:eastAsiaTheme="minorEastAsia" w:cstheme="minorBidi"/>
            <w:i w:val="0"/>
            <w:iCs w:val="0"/>
            <w:noProof/>
            <w:sz w:val="22"/>
            <w:szCs w:val="22"/>
            <w:lang w:eastAsia="en-GB"/>
          </w:rPr>
          <w:tab/>
        </w:r>
        <w:r w:rsidR="00E148FC" w:rsidRPr="00FD5EAB">
          <w:rPr>
            <w:rStyle w:val="Hyperlink"/>
            <w:noProof/>
          </w:rPr>
          <w:t>Other</w:t>
        </w:r>
        <w:r w:rsidR="00E148FC">
          <w:rPr>
            <w:noProof/>
            <w:webHidden/>
          </w:rPr>
          <w:tab/>
        </w:r>
        <w:r w:rsidR="00E148FC">
          <w:rPr>
            <w:noProof/>
            <w:webHidden/>
          </w:rPr>
          <w:fldChar w:fldCharType="begin"/>
        </w:r>
        <w:r w:rsidR="00E148FC">
          <w:rPr>
            <w:noProof/>
            <w:webHidden/>
          </w:rPr>
          <w:instrText xml:space="preserve"> PAGEREF _Toc98334460 \h </w:instrText>
        </w:r>
        <w:r w:rsidR="00E148FC">
          <w:rPr>
            <w:noProof/>
            <w:webHidden/>
          </w:rPr>
        </w:r>
        <w:r w:rsidR="00E148FC">
          <w:rPr>
            <w:noProof/>
            <w:webHidden/>
          </w:rPr>
          <w:fldChar w:fldCharType="separate"/>
        </w:r>
        <w:r w:rsidR="00E148FC">
          <w:rPr>
            <w:noProof/>
            <w:webHidden/>
          </w:rPr>
          <w:t>122</w:t>
        </w:r>
        <w:r w:rsidR="00E148FC">
          <w:rPr>
            <w:noProof/>
            <w:webHidden/>
          </w:rPr>
          <w:fldChar w:fldCharType="end"/>
        </w:r>
      </w:hyperlink>
    </w:p>
    <w:p w14:paraId="5E5BC772" w14:textId="29CDC3C5" w:rsidR="00E148FC" w:rsidRDefault="002328C4">
      <w:pPr>
        <w:pStyle w:val="TOC2"/>
        <w:tabs>
          <w:tab w:val="left" w:pos="800"/>
          <w:tab w:val="right" w:leader="dot" w:pos="10457"/>
        </w:tabs>
        <w:rPr>
          <w:rFonts w:eastAsiaTheme="minorEastAsia" w:cstheme="minorBidi"/>
          <w:smallCaps w:val="0"/>
          <w:noProof/>
          <w:sz w:val="22"/>
          <w:szCs w:val="22"/>
          <w:lang w:eastAsia="en-GB"/>
        </w:rPr>
      </w:pPr>
      <w:hyperlink w:anchor="_Toc98334461" w:history="1">
        <w:r w:rsidR="00E148FC" w:rsidRPr="00FD5EAB">
          <w:rPr>
            <w:rStyle w:val="Hyperlink"/>
            <w:noProof/>
          </w:rPr>
          <w:t>8.12</w:t>
        </w:r>
        <w:r w:rsidR="00E148FC">
          <w:rPr>
            <w:rFonts w:eastAsiaTheme="minorEastAsia" w:cstheme="minorBidi"/>
            <w:smallCaps w:val="0"/>
            <w:noProof/>
            <w:sz w:val="22"/>
            <w:szCs w:val="22"/>
            <w:lang w:eastAsia="en-GB"/>
          </w:rPr>
          <w:tab/>
        </w:r>
        <w:r w:rsidR="00E148FC" w:rsidRPr="00FD5EAB">
          <w:rPr>
            <w:rStyle w:val="Hyperlink"/>
            <w:noProof/>
          </w:rPr>
          <w:t>Maintenance on NR Multicast and Broadcast Services</w:t>
        </w:r>
        <w:r w:rsidR="00E148FC">
          <w:rPr>
            <w:noProof/>
            <w:webHidden/>
          </w:rPr>
          <w:tab/>
        </w:r>
        <w:r w:rsidR="00E148FC">
          <w:rPr>
            <w:noProof/>
            <w:webHidden/>
          </w:rPr>
          <w:fldChar w:fldCharType="begin"/>
        </w:r>
        <w:r w:rsidR="00E148FC">
          <w:rPr>
            <w:noProof/>
            <w:webHidden/>
          </w:rPr>
          <w:instrText xml:space="preserve"> PAGEREF _Toc98334461 \h </w:instrText>
        </w:r>
        <w:r w:rsidR="00E148FC">
          <w:rPr>
            <w:noProof/>
            <w:webHidden/>
          </w:rPr>
        </w:r>
        <w:r w:rsidR="00E148FC">
          <w:rPr>
            <w:noProof/>
            <w:webHidden/>
          </w:rPr>
          <w:fldChar w:fldCharType="separate"/>
        </w:r>
        <w:r w:rsidR="00E148FC">
          <w:rPr>
            <w:noProof/>
            <w:webHidden/>
          </w:rPr>
          <w:t>123</w:t>
        </w:r>
        <w:r w:rsidR="00E148FC">
          <w:rPr>
            <w:noProof/>
            <w:webHidden/>
          </w:rPr>
          <w:fldChar w:fldCharType="end"/>
        </w:r>
      </w:hyperlink>
    </w:p>
    <w:p w14:paraId="01FF4C9D" w14:textId="468C3CE8"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62" w:history="1">
        <w:r w:rsidR="00E148FC" w:rsidRPr="00FD5EAB">
          <w:rPr>
            <w:rStyle w:val="Hyperlink"/>
            <w:noProof/>
          </w:rPr>
          <w:t>8.12.1</w:t>
        </w:r>
        <w:r w:rsidR="00E148FC">
          <w:rPr>
            <w:rFonts w:eastAsiaTheme="minorEastAsia" w:cstheme="minorBidi"/>
            <w:i w:val="0"/>
            <w:iCs w:val="0"/>
            <w:noProof/>
            <w:sz w:val="22"/>
            <w:szCs w:val="22"/>
            <w:lang w:eastAsia="en-GB"/>
          </w:rPr>
          <w:tab/>
        </w:r>
        <w:r w:rsidR="00E148FC" w:rsidRPr="00FD5EAB">
          <w:rPr>
            <w:rStyle w:val="Hyperlink"/>
            <w:noProof/>
          </w:rPr>
          <w:t>Mechanisms to support group scheduling for RRC_CONNECTED UEs</w:t>
        </w:r>
        <w:r w:rsidR="00E148FC">
          <w:rPr>
            <w:noProof/>
            <w:webHidden/>
          </w:rPr>
          <w:tab/>
        </w:r>
        <w:r w:rsidR="00E148FC">
          <w:rPr>
            <w:noProof/>
            <w:webHidden/>
          </w:rPr>
          <w:fldChar w:fldCharType="begin"/>
        </w:r>
        <w:r w:rsidR="00E148FC">
          <w:rPr>
            <w:noProof/>
            <w:webHidden/>
          </w:rPr>
          <w:instrText xml:space="preserve"> PAGEREF _Toc98334462 \h </w:instrText>
        </w:r>
        <w:r w:rsidR="00E148FC">
          <w:rPr>
            <w:noProof/>
            <w:webHidden/>
          </w:rPr>
        </w:r>
        <w:r w:rsidR="00E148FC">
          <w:rPr>
            <w:noProof/>
            <w:webHidden/>
          </w:rPr>
          <w:fldChar w:fldCharType="separate"/>
        </w:r>
        <w:r w:rsidR="00E148FC">
          <w:rPr>
            <w:noProof/>
            <w:webHidden/>
          </w:rPr>
          <w:t>123</w:t>
        </w:r>
        <w:r w:rsidR="00E148FC">
          <w:rPr>
            <w:noProof/>
            <w:webHidden/>
          </w:rPr>
          <w:fldChar w:fldCharType="end"/>
        </w:r>
      </w:hyperlink>
    </w:p>
    <w:p w14:paraId="3A2AE19A" w14:textId="45F66307"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63" w:history="1">
        <w:r w:rsidR="00E148FC" w:rsidRPr="00FD5EAB">
          <w:rPr>
            <w:rStyle w:val="Hyperlink"/>
            <w:noProof/>
          </w:rPr>
          <w:t>8.12.2</w:t>
        </w:r>
        <w:r w:rsidR="00E148FC">
          <w:rPr>
            <w:rFonts w:eastAsiaTheme="minorEastAsia" w:cstheme="minorBidi"/>
            <w:i w:val="0"/>
            <w:iCs w:val="0"/>
            <w:noProof/>
            <w:sz w:val="22"/>
            <w:szCs w:val="22"/>
            <w:lang w:eastAsia="en-GB"/>
          </w:rPr>
          <w:tab/>
        </w:r>
        <w:r w:rsidR="00E148FC" w:rsidRPr="00FD5EAB">
          <w:rPr>
            <w:rStyle w:val="Hyperlink"/>
            <w:noProof/>
          </w:rPr>
          <w:t>Mechanisms to improve reliability for RRC_CONNECTED UEs</w:t>
        </w:r>
        <w:r w:rsidR="00E148FC">
          <w:rPr>
            <w:noProof/>
            <w:webHidden/>
          </w:rPr>
          <w:tab/>
        </w:r>
        <w:r w:rsidR="00E148FC">
          <w:rPr>
            <w:noProof/>
            <w:webHidden/>
          </w:rPr>
          <w:fldChar w:fldCharType="begin"/>
        </w:r>
        <w:r w:rsidR="00E148FC">
          <w:rPr>
            <w:noProof/>
            <w:webHidden/>
          </w:rPr>
          <w:instrText xml:space="preserve"> PAGEREF _Toc98334463 \h </w:instrText>
        </w:r>
        <w:r w:rsidR="00E148FC">
          <w:rPr>
            <w:noProof/>
            <w:webHidden/>
          </w:rPr>
        </w:r>
        <w:r w:rsidR="00E148FC">
          <w:rPr>
            <w:noProof/>
            <w:webHidden/>
          </w:rPr>
          <w:fldChar w:fldCharType="separate"/>
        </w:r>
        <w:r w:rsidR="00E148FC">
          <w:rPr>
            <w:noProof/>
            <w:webHidden/>
          </w:rPr>
          <w:t>127</w:t>
        </w:r>
        <w:r w:rsidR="00E148FC">
          <w:rPr>
            <w:noProof/>
            <w:webHidden/>
          </w:rPr>
          <w:fldChar w:fldCharType="end"/>
        </w:r>
      </w:hyperlink>
    </w:p>
    <w:p w14:paraId="1A1D9E20" w14:textId="02EEE7F5"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64" w:history="1">
        <w:r w:rsidR="00E148FC" w:rsidRPr="00FD5EAB">
          <w:rPr>
            <w:rStyle w:val="Hyperlink"/>
            <w:noProof/>
          </w:rPr>
          <w:t>8.12.3</w:t>
        </w:r>
        <w:r w:rsidR="00E148FC">
          <w:rPr>
            <w:rFonts w:eastAsiaTheme="minorEastAsia" w:cstheme="minorBidi"/>
            <w:i w:val="0"/>
            <w:iCs w:val="0"/>
            <w:noProof/>
            <w:sz w:val="22"/>
            <w:szCs w:val="22"/>
            <w:lang w:eastAsia="en-GB"/>
          </w:rPr>
          <w:tab/>
        </w:r>
        <w:r w:rsidR="00E148FC" w:rsidRPr="00FD5EAB">
          <w:rPr>
            <w:rStyle w:val="Hyperlink"/>
            <w:noProof/>
          </w:rPr>
          <w:t>Basic functions for broadcast/multicast for RRC_IDLE/RRC_INACTIVE UEs</w:t>
        </w:r>
        <w:r w:rsidR="00E148FC">
          <w:rPr>
            <w:noProof/>
            <w:webHidden/>
          </w:rPr>
          <w:tab/>
        </w:r>
        <w:r w:rsidR="00E148FC">
          <w:rPr>
            <w:noProof/>
            <w:webHidden/>
          </w:rPr>
          <w:fldChar w:fldCharType="begin"/>
        </w:r>
        <w:r w:rsidR="00E148FC">
          <w:rPr>
            <w:noProof/>
            <w:webHidden/>
          </w:rPr>
          <w:instrText xml:space="preserve"> PAGEREF _Toc98334464 \h </w:instrText>
        </w:r>
        <w:r w:rsidR="00E148FC">
          <w:rPr>
            <w:noProof/>
            <w:webHidden/>
          </w:rPr>
        </w:r>
        <w:r w:rsidR="00E148FC">
          <w:rPr>
            <w:noProof/>
            <w:webHidden/>
          </w:rPr>
          <w:fldChar w:fldCharType="separate"/>
        </w:r>
        <w:r w:rsidR="00E148FC">
          <w:rPr>
            <w:noProof/>
            <w:webHidden/>
          </w:rPr>
          <w:t>130</w:t>
        </w:r>
        <w:r w:rsidR="00E148FC">
          <w:rPr>
            <w:noProof/>
            <w:webHidden/>
          </w:rPr>
          <w:fldChar w:fldCharType="end"/>
        </w:r>
      </w:hyperlink>
    </w:p>
    <w:p w14:paraId="7D47FF8C" w14:textId="6ABB507D"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65" w:history="1">
        <w:r w:rsidR="00E148FC" w:rsidRPr="00FD5EAB">
          <w:rPr>
            <w:rStyle w:val="Hyperlink"/>
            <w:noProof/>
          </w:rPr>
          <w:t>8.12.4</w:t>
        </w:r>
        <w:r w:rsidR="00E148FC">
          <w:rPr>
            <w:rFonts w:eastAsiaTheme="minorEastAsia" w:cstheme="minorBidi"/>
            <w:i w:val="0"/>
            <w:iCs w:val="0"/>
            <w:noProof/>
            <w:sz w:val="22"/>
            <w:szCs w:val="22"/>
            <w:lang w:eastAsia="en-GB"/>
          </w:rPr>
          <w:tab/>
        </w:r>
        <w:r w:rsidR="00E148FC" w:rsidRPr="00FD5EAB">
          <w:rPr>
            <w:rStyle w:val="Hyperlink"/>
            <w:noProof/>
          </w:rPr>
          <w:t>Other</w:t>
        </w:r>
        <w:r w:rsidR="00E148FC">
          <w:rPr>
            <w:noProof/>
            <w:webHidden/>
          </w:rPr>
          <w:tab/>
        </w:r>
        <w:r w:rsidR="00E148FC">
          <w:rPr>
            <w:noProof/>
            <w:webHidden/>
          </w:rPr>
          <w:fldChar w:fldCharType="begin"/>
        </w:r>
        <w:r w:rsidR="00E148FC">
          <w:rPr>
            <w:noProof/>
            <w:webHidden/>
          </w:rPr>
          <w:instrText xml:space="preserve"> PAGEREF _Toc98334465 \h </w:instrText>
        </w:r>
        <w:r w:rsidR="00E148FC">
          <w:rPr>
            <w:noProof/>
            <w:webHidden/>
          </w:rPr>
        </w:r>
        <w:r w:rsidR="00E148FC">
          <w:rPr>
            <w:noProof/>
            <w:webHidden/>
          </w:rPr>
          <w:fldChar w:fldCharType="separate"/>
        </w:r>
        <w:r w:rsidR="00E148FC">
          <w:rPr>
            <w:noProof/>
            <w:webHidden/>
          </w:rPr>
          <w:t>132</w:t>
        </w:r>
        <w:r w:rsidR="00E148FC">
          <w:rPr>
            <w:noProof/>
            <w:webHidden/>
          </w:rPr>
          <w:fldChar w:fldCharType="end"/>
        </w:r>
      </w:hyperlink>
    </w:p>
    <w:p w14:paraId="4E239A77" w14:textId="399DAFE6" w:rsidR="00E148FC" w:rsidRDefault="002328C4">
      <w:pPr>
        <w:pStyle w:val="TOC2"/>
        <w:tabs>
          <w:tab w:val="left" w:pos="800"/>
          <w:tab w:val="right" w:leader="dot" w:pos="10457"/>
        </w:tabs>
        <w:rPr>
          <w:rFonts w:eastAsiaTheme="minorEastAsia" w:cstheme="minorBidi"/>
          <w:smallCaps w:val="0"/>
          <w:noProof/>
          <w:sz w:val="22"/>
          <w:szCs w:val="22"/>
          <w:lang w:eastAsia="en-GB"/>
        </w:rPr>
      </w:pPr>
      <w:hyperlink w:anchor="_Toc98334466" w:history="1">
        <w:r w:rsidR="00E148FC" w:rsidRPr="00FD5EAB">
          <w:rPr>
            <w:rStyle w:val="Hyperlink"/>
            <w:noProof/>
          </w:rPr>
          <w:t>8.13</w:t>
        </w:r>
        <w:r w:rsidR="00E148FC">
          <w:rPr>
            <w:rFonts w:eastAsiaTheme="minorEastAsia" w:cstheme="minorBidi"/>
            <w:smallCaps w:val="0"/>
            <w:noProof/>
            <w:sz w:val="22"/>
            <w:szCs w:val="22"/>
            <w:lang w:eastAsia="en-GB"/>
          </w:rPr>
          <w:tab/>
        </w:r>
        <w:r w:rsidR="00E148FC" w:rsidRPr="00FD5EAB">
          <w:rPr>
            <w:rStyle w:val="Hyperlink"/>
            <w:noProof/>
          </w:rPr>
          <w:t>Maintenance on NR Dynamic spectrum sharing (DSS)</w:t>
        </w:r>
        <w:r w:rsidR="00E148FC">
          <w:rPr>
            <w:noProof/>
            <w:webHidden/>
          </w:rPr>
          <w:tab/>
        </w:r>
        <w:r w:rsidR="00E148FC">
          <w:rPr>
            <w:noProof/>
            <w:webHidden/>
          </w:rPr>
          <w:fldChar w:fldCharType="begin"/>
        </w:r>
        <w:r w:rsidR="00E148FC">
          <w:rPr>
            <w:noProof/>
            <w:webHidden/>
          </w:rPr>
          <w:instrText xml:space="preserve"> PAGEREF _Toc98334466 \h </w:instrText>
        </w:r>
        <w:r w:rsidR="00E148FC">
          <w:rPr>
            <w:noProof/>
            <w:webHidden/>
          </w:rPr>
        </w:r>
        <w:r w:rsidR="00E148FC">
          <w:rPr>
            <w:noProof/>
            <w:webHidden/>
          </w:rPr>
          <w:fldChar w:fldCharType="separate"/>
        </w:r>
        <w:r w:rsidR="00E148FC">
          <w:rPr>
            <w:noProof/>
            <w:webHidden/>
          </w:rPr>
          <w:t>132</w:t>
        </w:r>
        <w:r w:rsidR="00E148FC">
          <w:rPr>
            <w:noProof/>
            <w:webHidden/>
          </w:rPr>
          <w:fldChar w:fldCharType="end"/>
        </w:r>
      </w:hyperlink>
    </w:p>
    <w:p w14:paraId="46E9A3C4" w14:textId="6F37DDB6"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67" w:history="1">
        <w:r w:rsidR="00E148FC" w:rsidRPr="00FD5EAB">
          <w:rPr>
            <w:rStyle w:val="Hyperlink"/>
            <w:noProof/>
          </w:rPr>
          <w:t>8.13.1</w:t>
        </w:r>
        <w:r w:rsidR="00E148FC">
          <w:rPr>
            <w:rFonts w:eastAsiaTheme="minorEastAsia" w:cstheme="minorBidi"/>
            <w:i w:val="0"/>
            <w:iCs w:val="0"/>
            <w:noProof/>
            <w:sz w:val="22"/>
            <w:szCs w:val="22"/>
            <w:lang w:eastAsia="en-GB"/>
          </w:rPr>
          <w:tab/>
        </w:r>
        <w:r w:rsidR="00E148FC" w:rsidRPr="00FD5EAB">
          <w:rPr>
            <w:rStyle w:val="Hyperlink"/>
            <w:noProof/>
          </w:rPr>
          <w:t>Cross-carrier scheduling (from Scell to Pcell)</w:t>
        </w:r>
        <w:r w:rsidR="00E148FC">
          <w:rPr>
            <w:noProof/>
            <w:webHidden/>
          </w:rPr>
          <w:tab/>
        </w:r>
        <w:r w:rsidR="00E148FC">
          <w:rPr>
            <w:noProof/>
            <w:webHidden/>
          </w:rPr>
          <w:fldChar w:fldCharType="begin"/>
        </w:r>
        <w:r w:rsidR="00E148FC">
          <w:rPr>
            <w:noProof/>
            <w:webHidden/>
          </w:rPr>
          <w:instrText xml:space="preserve"> PAGEREF _Toc98334467 \h </w:instrText>
        </w:r>
        <w:r w:rsidR="00E148FC">
          <w:rPr>
            <w:noProof/>
            <w:webHidden/>
          </w:rPr>
        </w:r>
        <w:r w:rsidR="00E148FC">
          <w:rPr>
            <w:noProof/>
            <w:webHidden/>
          </w:rPr>
          <w:fldChar w:fldCharType="separate"/>
        </w:r>
        <w:r w:rsidR="00E148FC">
          <w:rPr>
            <w:noProof/>
            <w:webHidden/>
          </w:rPr>
          <w:t>132</w:t>
        </w:r>
        <w:r w:rsidR="00E148FC">
          <w:rPr>
            <w:noProof/>
            <w:webHidden/>
          </w:rPr>
          <w:fldChar w:fldCharType="end"/>
        </w:r>
      </w:hyperlink>
    </w:p>
    <w:p w14:paraId="0C3C7C8F" w14:textId="7A611BFD"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68" w:history="1">
        <w:r w:rsidR="00E148FC" w:rsidRPr="00FD5EAB">
          <w:rPr>
            <w:rStyle w:val="Hyperlink"/>
            <w:noProof/>
          </w:rPr>
          <w:t>8.13.2</w:t>
        </w:r>
        <w:r w:rsidR="00E148FC">
          <w:rPr>
            <w:rFonts w:eastAsiaTheme="minorEastAsia" w:cstheme="minorBidi"/>
            <w:i w:val="0"/>
            <w:iCs w:val="0"/>
            <w:noProof/>
            <w:sz w:val="22"/>
            <w:szCs w:val="22"/>
            <w:lang w:eastAsia="en-GB"/>
          </w:rPr>
          <w:tab/>
        </w:r>
        <w:r w:rsidR="00E148FC" w:rsidRPr="00FD5EAB">
          <w:rPr>
            <w:rStyle w:val="Hyperlink"/>
            <w:noProof/>
          </w:rPr>
          <w:t>Support efficient activation/de-activation mechanism for SCells in NR CA</w:t>
        </w:r>
        <w:r w:rsidR="00E148FC">
          <w:rPr>
            <w:noProof/>
            <w:webHidden/>
          </w:rPr>
          <w:tab/>
        </w:r>
        <w:r w:rsidR="00E148FC">
          <w:rPr>
            <w:noProof/>
            <w:webHidden/>
          </w:rPr>
          <w:fldChar w:fldCharType="begin"/>
        </w:r>
        <w:r w:rsidR="00E148FC">
          <w:rPr>
            <w:noProof/>
            <w:webHidden/>
          </w:rPr>
          <w:instrText xml:space="preserve"> PAGEREF _Toc98334468 \h </w:instrText>
        </w:r>
        <w:r w:rsidR="00E148FC">
          <w:rPr>
            <w:noProof/>
            <w:webHidden/>
          </w:rPr>
        </w:r>
        <w:r w:rsidR="00E148FC">
          <w:rPr>
            <w:noProof/>
            <w:webHidden/>
          </w:rPr>
          <w:fldChar w:fldCharType="separate"/>
        </w:r>
        <w:r w:rsidR="00E148FC">
          <w:rPr>
            <w:noProof/>
            <w:webHidden/>
          </w:rPr>
          <w:t>134</w:t>
        </w:r>
        <w:r w:rsidR="00E148FC">
          <w:rPr>
            <w:noProof/>
            <w:webHidden/>
          </w:rPr>
          <w:fldChar w:fldCharType="end"/>
        </w:r>
      </w:hyperlink>
    </w:p>
    <w:p w14:paraId="07833213" w14:textId="3381D7FE"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69" w:history="1">
        <w:r w:rsidR="00E148FC" w:rsidRPr="00FD5EAB">
          <w:rPr>
            <w:rStyle w:val="Hyperlink"/>
            <w:noProof/>
          </w:rPr>
          <w:t>8.13.3</w:t>
        </w:r>
        <w:r w:rsidR="00E148FC">
          <w:rPr>
            <w:rFonts w:eastAsiaTheme="minorEastAsia" w:cstheme="minorBidi"/>
            <w:i w:val="0"/>
            <w:iCs w:val="0"/>
            <w:noProof/>
            <w:sz w:val="22"/>
            <w:szCs w:val="22"/>
            <w:lang w:eastAsia="en-GB"/>
          </w:rPr>
          <w:tab/>
        </w:r>
        <w:r w:rsidR="00E148FC" w:rsidRPr="00FD5EAB">
          <w:rPr>
            <w:rStyle w:val="Hyperlink"/>
            <w:noProof/>
          </w:rPr>
          <w:t>Other</w:t>
        </w:r>
        <w:r w:rsidR="00E148FC">
          <w:rPr>
            <w:noProof/>
            <w:webHidden/>
          </w:rPr>
          <w:tab/>
        </w:r>
        <w:r w:rsidR="00E148FC">
          <w:rPr>
            <w:noProof/>
            <w:webHidden/>
          </w:rPr>
          <w:fldChar w:fldCharType="begin"/>
        </w:r>
        <w:r w:rsidR="00E148FC">
          <w:rPr>
            <w:noProof/>
            <w:webHidden/>
          </w:rPr>
          <w:instrText xml:space="preserve"> PAGEREF _Toc98334469 \h </w:instrText>
        </w:r>
        <w:r w:rsidR="00E148FC">
          <w:rPr>
            <w:noProof/>
            <w:webHidden/>
          </w:rPr>
        </w:r>
        <w:r w:rsidR="00E148FC">
          <w:rPr>
            <w:noProof/>
            <w:webHidden/>
          </w:rPr>
          <w:fldChar w:fldCharType="separate"/>
        </w:r>
        <w:r w:rsidR="00E148FC">
          <w:rPr>
            <w:noProof/>
            <w:webHidden/>
          </w:rPr>
          <w:t>137</w:t>
        </w:r>
        <w:r w:rsidR="00E148FC">
          <w:rPr>
            <w:noProof/>
            <w:webHidden/>
          </w:rPr>
          <w:fldChar w:fldCharType="end"/>
        </w:r>
      </w:hyperlink>
    </w:p>
    <w:p w14:paraId="4F24B840" w14:textId="49085B77" w:rsidR="00E148FC" w:rsidRDefault="002328C4">
      <w:pPr>
        <w:pStyle w:val="TOC2"/>
        <w:tabs>
          <w:tab w:val="left" w:pos="800"/>
          <w:tab w:val="right" w:leader="dot" w:pos="10457"/>
        </w:tabs>
        <w:rPr>
          <w:rFonts w:eastAsiaTheme="minorEastAsia" w:cstheme="minorBidi"/>
          <w:smallCaps w:val="0"/>
          <w:noProof/>
          <w:sz w:val="22"/>
          <w:szCs w:val="22"/>
          <w:lang w:eastAsia="en-GB"/>
        </w:rPr>
      </w:pPr>
      <w:hyperlink w:anchor="_Toc98334470" w:history="1">
        <w:r w:rsidR="00E148FC" w:rsidRPr="00FD5EAB">
          <w:rPr>
            <w:rStyle w:val="Hyperlink"/>
            <w:noProof/>
            <w:lang w:val="en-US"/>
          </w:rPr>
          <w:t>8.14</w:t>
        </w:r>
        <w:r w:rsidR="00E148FC">
          <w:rPr>
            <w:rFonts w:eastAsiaTheme="minorEastAsia" w:cstheme="minorBidi"/>
            <w:smallCaps w:val="0"/>
            <w:noProof/>
            <w:sz w:val="22"/>
            <w:szCs w:val="22"/>
            <w:lang w:eastAsia="en-GB"/>
          </w:rPr>
          <w:tab/>
        </w:r>
        <w:r w:rsidR="00E148FC" w:rsidRPr="00FD5EAB">
          <w:rPr>
            <w:rStyle w:val="Hyperlink"/>
            <w:noProof/>
          </w:rPr>
          <w:t xml:space="preserve">Maintenance on </w:t>
        </w:r>
        <w:r w:rsidR="00E148FC" w:rsidRPr="00FD5EAB">
          <w:rPr>
            <w:rStyle w:val="Hyperlink"/>
            <w:noProof/>
            <w:lang w:val="en-US"/>
          </w:rPr>
          <w:t>NB-IoT/eMTC support for Non-Terrestrial Network</w:t>
        </w:r>
        <w:r w:rsidR="00E148FC">
          <w:rPr>
            <w:noProof/>
            <w:webHidden/>
          </w:rPr>
          <w:tab/>
        </w:r>
        <w:r w:rsidR="00E148FC">
          <w:rPr>
            <w:noProof/>
            <w:webHidden/>
          </w:rPr>
          <w:fldChar w:fldCharType="begin"/>
        </w:r>
        <w:r w:rsidR="00E148FC">
          <w:rPr>
            <w:noProof/>
            <w:webHidden/>
          </w:rPr>
          <w:instrText xml:space="preserve"> PAGEREF _Toc98334470 \h </w:instrText>
        </w:r>
        <w:r w:rsidR="00E148FC">
          <w:rPr>
            <w:noProof/>
            <w:webHidden/>
          </w:rPr>
        </w:r>
        <w:r w:rsidR="00E148FC">
          <w:rPr>
            <w:noProof/>
            <w:webHidden/>
          </w:rPr>
          <w:fldChar w:fldCharType="separate"/>
        </w:r>
        <w:r w:rsidR="00E148FC">
          <w:rPr>
            <w:noProof/>
            <w:webHidden/>
          </w:rPr>
          <w:t>137</w:t>
        </w:r>
        <w:r w:rsidR="00E148FC">
          <w:rPr>
            <w:noProof/>
            <w:webHidden/>
          </w:rPr>
          <w:fldChar w:fldCharType="end"/>
        </w:r>
      </w:hyperlink>
    </w:p>
    <w:p w14:paraId="4EBD55AD" w14:textId="4D3A6A49"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71" w:history="1">
        <w:r w:rsidR="00E148FC" w:rsidRPr="00FD5EAB">
          <w:rPr>
            <w:rStyle w:val="Hyperlink"/>
            <w:noProof/>
          </w:rPr>
          <w:t>8.14.1</w:t>
        </w:r>
        <w:r w:rsidR="00E148FC">
          <w:rPr>
            <w:rFonts w:eastAsiaTheme="minorEastAsia" w:cstheme="minorBidi"/>
            <w:i w:val="0"/>
            <w:iCs w:val="0"/>
            <w:noProof/>
            <w:sz w:val="22"/>
            <w:szCs w:val="22"/>
            <w:lang w:eastAsia="en-GB"/>
          </w:rPr>
          <w:tab/>
        </w:r>
        <w:r w:rsidR="00E148FC" w:rsidRPr="00FD5EAB">
          <w:rPr>
            <w:rStyle w:val="Hyperlink"/>
            <w:noProof/>
          </w:rPr>
          <w:t>Enhancements to time and frequency synchronization</w:t>
        </w:r>
        <w:r w:rsidR="00E148FC">
          <w:rPr>
            <w:noProof/>
            <w:webHidden/>
          </w:rPr>
          <w:tab/>
        </w:r>
        <w:r w:rsidR="00E148FC">
          <w:rPr>
            <w:noProof/>
            <w:webHidden/>
          </w:rPr>
          <w:fldChar w:fldCharType="begin"/>
        </w:r>
        <w:r w:rsidR="00E148FC">
          <w:rPr>
            <w:noProof/>
            <w:webHidden/>
          </w:rPr>
          <w:instrText xml:space="preserve"> PAGEREF _Toc98334471 \h </w:instrText>
        </w:r>
        <w:r w:rsidR="00E148FC">
          <w:rPr>
            <w:noProof/>
            <w:webHidden/>
          </w:rPr>
        </w:r>
        <w:r w:rsidR="00E148FC">
          <w:rPr>
            <w:noProof/>
            <w:webHidden/>
          </w:rPr>
          <w:fldChar w:fldCharType="separate"/>
        </w:r>
        <w:r w:rsidR="00E148FC">
          <w:rPr>
            <w:noProof/>
            <w:webHidden/>
          </w:rPr>
          <w:t>137</w:t>
        </w:r>
        <w:r w:rsidR="00E148FC">
          <w:rPr>
            <w:noProof/>
            <w:webHidden/>
          </w:rPr>
          <w:fldChar w:fldCharType="end"/>
        </w:r>
      </w:hyperlink>
    </w:p>
    <w:p w14:paraId="508CB34D" w14:textId="5A45479A"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72" w:history="1">
        <w:r w:rsidR="00E148FC" w:rsidRPr="00FD5EAB">
          <w:rPr>
            <w:rStyle w:val="Hyperlink"/>
            <w:noProof/>
          </w:rPr>
          <w:t>8.14.2</w:t>
        </w:r>
        <w:r w:rsidR="00E148FC">
          <w:rPr>
            <w:rFonts w:eastAsiaTheme="minorEastAsia" w:cstheme="minorBidi"/>
            <w:i w:val="0"/>
            <w:iCs w:val="0"/>
            <w:noProof/>
            <w:sz w:val="22"/>
            <w:szCs w:val="22"/>
            <w:lang w:eastAsia="en-GB"/>
          </w:rPr>
          <w:tab/>
        </w:r>
        <w:r w:rsidR="00E148FC" w:rsidRPr="00FD5EAB">
          <w:rPr>
            <w:rStyle w:val="Hyperlink"/>
            <w:noProof/>
          </w:rPr>
          <w:t>Timing relationship enhancements</w:t>
        </w:r>
        <w:r w:rsidR="00E148FC">
          <w:rPr>
            <w:noProof/>
            <w:webHidden/>
          </w:rPr>
          <w:tab/>
        </w:r>
        <w:r w:rsidR="00E148FC">
          <w:rPr>
            <w:noProof/>
            <w:webHidden/>
          </w:rPr>
          <w:fldChar w:fldCharType="begin"/>
        </w:r>
        <w:r w:rsidR="00E148FC">
          <w:rPr>
            <w:noProof/>
            <w:webHidden/>
          </w:rPr>
          <w:instrText xml:space="preserve"> PAGEREF _Toc98334472 \h </w:instrText>
        </w:r>
        <w:r w:rsidR="00E148FC">
          <w:rPr>
            <w:noProof/>
            <w:webHidden/>
          </w:rPr>
        </w:r>
        <w:r w:rsidR="00E148FC">
          <w:rPr>
            <w:noProof/>
            <w:webHidden/>
          </w:rPr>
          <w:fldChar w:fldCharType="separate"/>
        </w:r>
        <w:r w:rsidR="00E148FC">
          <w:rPr>
            <w:noProof/>
            <w:webHidden/>
          </w:rPr>
          <w:t>139</w:t>
        </w:r>
        <w:r w:rsidR="00E148FC">
          <w:rPr>
            <w:noProof/>
            <w:webHidden/>
          </w:rPr>
          <w:fldChar w:fldCharType="end"/>
        </w:r>
      </w:hyperlink>
    </w:p>
    <w:p w14:paraId="40C76890" w14:textId="63D03DEA"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73" w:history="1">
        <w:r w:rsidR="00E148FC" w:rsidRPr="00FD5EAB">
          <w:rPr>
            <w:rStyle w:val="Hyperlink"/>
            <w:noProof/>
          </w:rPr>
          <w:t>8.14.3</w:t>
        </w:r>
        <w:r w:rsidR="00E148FC">
          <w:rPr>
            <w:rFonts w:eastAsiaTheme="minorEastAsia" w:cstheme="minorBidi"/>
            <w:i w:val="0"/>
            <w:iCs w:val="0"/>
            <w:noProof/>
            <w:sz w:val="22"/>
            <w:szCs w:val="22"/>
            <w:lang w:eastAsia="en-GB"/>
          </w:rPr>
          <w:tab/>
        </w:r>
        <w:r w:rsidR="00E148FC" w:rsidRPr="00FD5EAB">
          <w:rPr>
            <w:rStyle w:val="Hyperlink"/>
            <w:noProof/>
          </w:rPr>
          <w:t>Other</w:t>
        </w:r>
        <w:r w:rsidR="00E148FC">
          <w:rPr>
            <w:noProof/>
            <w:webHidden/>
          </w:rPr>
          <w:tab/>
        </w:r>
        <w:r w:rsidR="00E148FC">
          <w:rPr>
            <w:noProof/>
            <w:webHidden/>
          </w:rPr>
          <w:fldChar w:fldCharType="begin"/>
        </w:r>
        <w:r w:rsidR="00E148FC">
          <w:rPr>
            <w:noProof/>
            <w:webHidden/>
          </w:rPr>
          <w:instrText xml:space="preserve"> PAGEREF _Toc98334473 \h </w:instrText>
        </w:r>
        <w:r w:rsidR="00E148FC">
          <w:rPr>
            <w:noProof/>
            <w:webHidden/>
          </w:rPr>
        </w:r>
        <w:r w:rsidR="00E148FC">
          <w:rPr>
            <w:noProof/>
            <w:webHidden/>
          </w:rPr>
          <w:fldChar w:fldCharType="separate"/>
        </w:r>
        <w:r w:rsidR="00E148FC">
          <w:rPr>
            <w:noProof/>
            <w:webHidden/>
          </w:rPr>
          <w:t>141</w:t>
        </w:r>
        <w:r w:rsidR="00E148FC">
          <w:rPr>
            <w:noProof/>
            <w:webHidden/>
          </w:rPr>
          <w:fldChar w:fldCharType="end"/>
        </w:r>
      </w:hyperlink>
    </w:p>
    <w:p w14:paraId="3D03431D" w14:textId="1BDA8990" w:rsidR="00E148FC" w:rsidRDefault="002328C4">
      <w:pPr>
        <w:pStyle w:val="TOC2"/>
        <w:tabs>
          <w:tab w:val="left" w:pos="800"/>
          <w:tab w:val="right" w:leader="dot" w:pos="10457"/>
        </w:tabs>
        <w:rPr>
          <w:rFonts w:eastAsiaTheme="minorEastAsia" w:cstheme="minorBidi"/>
          <w:smallCaps w:val="0"/>
          <w:noProof/>
          <w:sz w:val="22"/>
          <w:szCs w:val="22"/>
          <w:lang w:eastAsia="en-GB"/>
        </w:rPr>
      </w:pPr>
      <w:hyperlink w:anchor="_Toc98334474" w:history="1">
        <w:r w:rsidR="00E148FC" w:rsidRPr="00FD5EAB">
          <w:rPr>
            <w:rStyle w:val="Hyperlink"/>
            <w:noProof/>
            <w:lang w:val="en-US"/>
          </w:rPr>
          <w:t>8.15</w:t>
        </w:r>
        <w:r w:rsidR="00E148FC">
          <w:rPr>
            <w:rFonts w:eastAsiaTheme="minorEastAsia" w:cstheme="minorBidi"/>
            <w:smallCaps w:val="0"/>
            <w:noProof/>
            <w:sz w:val="22"/>
            <w:szCs w:val="22"/>
            <w:lang w:eastAsia="en-GB"/>
          </w:rPr>
          <w:tab/>
        </w:r>
        <w:r w:rsidR="00E148FC" w:rsidRPr="00FD5EAB">
          <w:rPr>
            <w:rStyle w:val="Hyperlink"/>
            <w:noProof/>
          </w:rPr>
          <w:t xml:space="preserve">Maintenance on New Bands and Bandwidth Allocation for </w:t>
        </w:r>
        <w:r w:rsidR="00E148FC" w:rsidRPr="00FD5EAB">
          <w:rPr>
            <w:rStyle w:val="Hyperlink"/>
            <w:noProof/>
            <w:lang w:val="en-US"/>
          </w:rPr>
          <w:t>LTE based 5G Terrestrial Broadcast</w:t>
        </w:r>
        <w:r w:rsidR="00E148FC">
          <w:rPr>
            <w:noProof/>
            <w:webHidden/>
          </w:rPr>
          <w:tab/>
        </w:r>
        <w:r w:rsidR="00E148FC">
          <w:rPr>
            <w:noProof/>
            <w:webHidden/>
          </w:rPr>
          <w:fldChar w:fldCharType="begin"/>
        </w:r>
        <w:r w:rsidR="00E148FC">
          <w:rPr>
            <w:noProof/>
            <w:webHidden/>
          </w:rPr>
          <w:instrText xml:space="preserve"> PAGEREF _Toc98334474 \h </w:instrText>
        </w:r>
        <w:r w:rsidR="00E148FC">
          <w:rPr>
            <w:noProof/>
            <w:webHidden/>
          </w:rPr>
        </w:r>
        <w:r w:rsidR="00E148FC">
          <w:rPr>
            <w:noProof/>
            <w:webHidden/>
          </w:rPr>
          <w:fldChar w:fldCharType="separate"/>
        </w:r>
        <w:r w:rsidR="00E148FC">
          <w:rPr>
            <w:noProof/>
            <w:webHidden/>
          </w:rPr>
          <w:t>141</w:t>
        </w:r>
        <w:r w:rsidR="00E148FC">
          <w:rPr>
            <w:noProof/>
            <w:webHidden/>
          </w:rPr>
          <w:fldChar w:fldCharType="end"/>
        </w:r>
      </w:hyperlink>
    </w:p>
    <w:p w14:paraId="41329177" w14:textId="06CC6453"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75" w:history="1">
        <w:r w:rsidR="00E148FC" w:rsidRPr="00FD5EAB">
          <w:rPr>
            <w:rStyle w:val="Hyperlink"/>
            <w:noProof/>
            <w:lang w:val="en-US"/>
          </w:rPr>
          <w:t>8.15.1</w:t>
        </w:r>
        <w:r w:rsidR="00E148FC">
          <w:rPr>
            <w:rFonts w:eastAsiaTheme="minorEastAsia" w:cstheme="minorBidi"/>
            <w:i w:val="0"/>
            <w:iCs w:val="0"/>
            <w:noProof/>
            <w:sz w:val="22"/>
            <w:szCs w:val="22"/>
            <w:lang w:eastAsia="en-GB"/>
          </w:rPr>
          <w:tab/>
        </w:r>
        <w:r w:rsidR="00E148FC" w:rsidRPr="00FD5EAB">
          <w:rPr>
            <w:rStyle w:val="Hyperlink"/>
            <w:noProof/>
            <w:lang w:val="en-US"/>
          </w:rPr>
          <w:t>PMCH allocation of 6/7/8 MHz and corresponding MBSFN reference signals</w:t>
        </w:r>
        <w:r w:rsidR="00E148FC">
          <w:rPr>
            <w:noProof/>
            <w:webHidden/>
          </w:rPr>
          <w:tab/>
        </w:r>
        <w:r w:rsidR="00E148FC">
          <w:rPr>
            <w:noProof/>
            <w:webHidden/>
          </w:rPr>
          <w:fldChar w:fldCharType="begin"/>
        </w:r>
        <w:r w:rsidR="00E148FC">
          <w:rPr>
            <w:noProof/>
            <w:webHidden/>
          </w:rPr>
          <w:instrText xml:space="preserve"> PAGEREF _Toc98334475 \h </w:instrText>
        </w:r>
        <w:r w:rsidR="00E148FC">
          <w:rPr>
            <w:noProof/>
            <w:webHidden/>
          </w:rPr>
        </w:r>
        <w:r w:rsidR="00E148FC">
          <w:rPr>
            <w:noProof/>
            <w:webHidden/>
          </w:rPr>
          <w:fldChar w:fldCharType="separate"/>
        </w:r>
        <w:r w:rsidR="00E148FC">
          <w:rPr>
            <w:noProof/>
            <w:webHidden/>
          </w:rPr>
          <w:t>142</w:t>
        </w:r>
        <w:r w:rsidR="00E148FC">
          <w:rPr>
            <w:noProof/>
            <w:webHidden/>
          </w:rPr>
          <w:fldChar w:fldCharType="end"/>
        </w:r>
      </w:hyperlink>
    </w:p>
    <w:p w14:paraId="4C036B94" w14:textId="133A4F1E"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76" w:history="1">
        <w:r w:rsidR="00E148FC" w:rsidRPr="00FD5EAB">
          <w:rPr>
            <w:rStyle w:val="Hyperlink"/>
            <w:noProof/>
          </w:rPr>
          <w:t>8.15.2</w:t>
        </w:r>
        <w:r w:rsidR="00E148FC">
          <w:rPr>
            <w:rFonts w:eastAsiaTheme="minorEastAsia" w:cstheme="minorBidi"/>
            <w:i w:val="0"/>
            <w:iCs w:val="0"/>
            <w:noProof/>
            <w:sz w:val="22"/>
            <w:szCs w:val="22"/>
            <w:lang w:eastAsia="en-GB"/>
          </w:rPr>
          <w:tab/>
        </w:r>
        <w:r w:rsidR="00E148FC" w:rsidRPr="00FD5EAB">
          <w:rPr>
            <w:rStyle w:val="Hyperlink"/>
            <w:noProof/>
          </w:rPr>
          <w:t>Other</w:t>
        </w:r>
        <w:r w:rsidR="00E148FC">
          <w:rPr>
            <w:noProof/>
            <w:webHidden/>
          </w:rPr>
          <w:tab/>
        </w:r>
        <w:r w:rsidR="00E148FC">
          <w:rPr>
            <w:noProof/>
            <w:webHidden/>
          </w:rPr>
          <w:fldChar w:fldCharType="begin"/>
        </w:r>
        <w:r w:rsidR="00E148FC">
          <w:rPr>
            <w:noProof/>
            <w:webHidden/>
          </w:rPr>
          <w:instrText xml:space="preserve"> PAGEREF _Toc98334476 \h </w:instrText>
        </w:r>
        <w:r w:rsidR="00E148FC">
          <w:rPr>
            <w:noProof/>
            <w:webHidden/>
          </w:rPr>
        </w:r>
        <w:r w:rsidR="00E148FC">
          <w:rPr>
            <w:noProof/>
            <w:webHidden/>
          </w:rPr>
          <w:fldChar w:fldCharType="separate"/>
        </w:r>
        <w:r w:rsidR="00E148FC">
          <w:rPr>
            <w:noProof/>
            <w:webHidden/>
          </w:rPr>
          <w:t>142</w:t>
        </w:r>
        <w:r w:rsidR="00E148FC">
          <w:rPr>
            <w:noProof/>
            <w:webHidden/>
          </w:rPr>
          <w:fldChar w:fldCharType="end"/>
        </w:r>
      </w:hyperlink>
    </w:p>
    <w:p w14:paraId="3A42F571" w14:textId="3FFDDD51" w:rsidR="00E148FC" w:rsidRDefault="002328C4">
      <w:pPr>
        <w:pStyle w:val="TOC2"/>
        <w:tabs>
          <w:tab w:val="left" w:pos="800"/>
          <w:tab w:val="right" w:leader="dot" w:pos="10457"/>
        </w:tabs>
        <w:rPr>
          <w:rFonts w:eastAsiaTheme="minorEastAsia" w:cstheme="minorBidi"/>
          <w:smallCaps w:val="0"/>
          <w:noProof/>
          <w:sz w:val="22"/>
          <w:szCs w:val="22"/>
          <w:lang w:eastAsia="en-GB"/>
        </w:rPr>
      </w:pPr>
      <w:hyperlink w:anchor="_Toc98334477" w:history="1">
        <w:r w:rsidR="00E148FC" w:rsidRPr="00FD5EAB">
          <w:rPr>
            <w:rStyle w:val="Hyperlink"/>
            <w:noProof/>
          </w:rPr>
          <w:t>8.16</w:t>
        </w:r>
        <w:r w:rsidR="00E148FC">
          <w:rPr>
            <w:rFonts w:eastAsiaTheme="minorEastAsia" w:cstheme="minorBidi"/>
            <w:smallCaps w:val="0"/>
            <w:noProof/>
            <w:sz w:val="22"/>
            <w:szCs w:val="22"/>
            <w:lang w:eastAsia="en-GB"/>
          </w:rPr>
          <w:tab/>
        </w:r>
        <w:r w:rsidR="00E148FC" w:rsidRPr="00FD5EAB">
          <w:rPr>
            <w:rStyle w:val="Hyperlink"/>
            <w:noProof/>
          </w:rPr>
          <w:t>Rel-17 UE Features</w:t>
        </w:r>
        <w:r w:rsidR="00E148FC">
          <w:rPr>
            <w:noProof/>
            <w:webHidden/>
          </w:rPr>
          <w:tab/>
        </w:r>
        <w:r w:rsidR="00E148FC">
          <w:rPr>
            <w:noProof/>
            <w:webHidden/>
          </w:rPr>
          <w:fldChar w:fldCharType="begin"/>
        </w:r>
        <w:r w:rsidR="00E148FC">
          <w:rPr>
            <w:noProof/>
            <w:webHidden/>
          </w:rPr>
          <w:instrText xml:space="preserve"> PAGEREF _Toc98334477 \h </w:instrText>
        </w:r>
        <w:r w:rsidR="00E148FC">
          <w:rPr>
            <w:noProof/>
            <w:webHidden/>
          </w:rPr>
        </w:r>
        <w:r w:rsidR="00E148FC">
          <w:rPr>
            <w:noProof/>
            <w:webHidden/>
          </w:rPr>
          <w:fldChar w:fldCharType="separate"/>
        </w:r>
        <w:r w:rsidR="00E148FC">
          <w:rPr>
            <w:noProof/>
            <w:webHidden/>
          </w:rPr>
          <w:t>142</w:t>
        </w:r>
        <w:r w:rsidR="00E148FC">
          <w:rPr>
            <w:noProof/>
            <w:webHidden/>
          </w:rPr>
          <w:fldChar w:fldCharType="end"/>
        </w:r>
      </w:hyperlink>
    </w:p>
    <w:p w14:paraId="35CEC060" w14:textId="28AABE70"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78" w:history="1">
        <w:r w:rsidR="00E148FC" w:rsidRPr="00FD5EAB">
          <w:rPr>
            <w:rStyle w:val="Hyperlink"/>
            <w:noProof/>
            <w:lang w:val="en-US"/>
          </w:rPr>
          <w:t>8.16.1</w:t>
        </w:r>
        <w:r w:rsidR="00E148FC">
          <w:rPr>
            <w:rFonts w:eastAsiaTheme="minorEastAsia" w:cstheme="minorBidi"/>
            <w:i w:val="0"/>
            <w:iCs w:val="0"/>
            <w:noProof/>
            <w:sz w:val="22"/>
            <w:szCs w:val="22"/>
            <w:lang w:eastAsia="en-GB"/>
          </w:rPr>
          <w:tab/>
        </w:r>
        <w:r w:rsidR="00E148FC" w:rsidRPr="00FD5EAB">
          <w:rPr>
            <w:rStyle w:val="Hyperlink"/>
            <w:noProof/>
            <w:lang w:val="en-US"/>
          </w:rPr>
          <w:t>UE features for further enhancements on NR-MIMO</w:t>
        </w:r>
        <w:r w:rsidR="00E148FC">
          <w:rPr>
            <w:noProof/>
            <w:webHidden/>
          </w:rPr>
          <w:tab/>
        </w:r>
        <w:r w:rsidR="00E148FC">
          <w:rPr>
            <w:noProof/>
            <w:webHidden/>
          </w:rPr>
          <w:fldChar w:fldCharType="begin"/>
        </w:r>
        <w:r w:rsidR="00E148FC">
          <w:rPr>
            <w:noProof/>
            <w:webHidden/>
          </w:rPr>
          <w:instrText xml:space="preserve"> PAGEREF _Toc98334478 \h </w:instrText>
        </w:r>
        <w:r w:rsidR="00E148FC">
          <w:rPr>
            <w:noProof/>
            <w:webHidden/>
          </w:rPr>
        </w:r>
        <w:r w:rsidR="00E148FC">
          <w:rPr>
            <w:noProof/>
            <w:webHidden/>
          </w:rPr>
          <w:fldChar w:fldCharType="separate"/>
        </w:r>
        <w:r w:rsidR="00E148FC">
          <w:rPr>
            <w:noProof/>
            <w:webHidden/>
          </w:rPr>
          <w:t>143</w:t>
        </w:r>
        <w:r w:rsidR="00E148FC">
          <w:rPr>
            <w:noProof/>
            <w:webHidden/>
          </w:rPr>
          <w:fldChar w:fldCharType="end"/>
        </w:r>
      </w:hyperlink>
    </w:p>
    <w:p w14:paraId="57B6F1EC" w14:textId="776D9EDC"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79" w:history="1">
        <w:r w:rsidR="00E148FC" w:rsidRPr="00FD5EAB">
          <w:rPr>
            <w:rStyle w:val="Hyperlink"/>
            <w:noProof/>
            <w:lang w:val="en-US"/>
          </w:rPr>
          <w:t>8.16.2</w:t>
        </w:r>
        <w:r w:rsidR="00E148FC">
          <w:rPr>
            <w:rFonts w:eastAsiaTheme="minorEastAsia" w:cstheme="minorBidi"/>
            <w:i w:val="0"/>
            <w:iCs w:val="0"/>
            <w:noProof/>
            <w:sz w:val="22"/>
            <w:szCs w:val="22"/>
            <w:lang w:eastAsia="en-GB"/>
          </w:rPr>
          <w:tab/>
        </w:r>
        <w:r w:rsidR="00E148FC" w:rsidRPr="00FD5EAB">
          <w:rPr>
            <w:rStyle w:val="Hyperlink"/>
            <w:noProof/>
            <w:lang w:val="en-US"/>
          </w:rPr>
          <w:t>UE features for supporting NR from 52.6 GHz to 71 GHz</w:t>
        </w:r>
        <w:r w:rsidR="00E148FC">
          <w:rPr>
            <w:noProof/>
            <w:webHidden/>
          </w:rPr>
          <w:tab/>
        </w:r>
        <w:r w:rsidR="00E148FC">
          <w:rPr>
            <w:noProof/>
            <w:webHidden/>
          </w:rPr>
          <w:fldChar w:fldCharType="begin"/>
        </w:r>
        <w:r w:rsidR="00E148FC">
          <w:rPr>
            <w:noProof/>
            <w:webHidden/>
          </w:rPr>
          <w:instrText xml:space="preserve"> PAGEREF _Toc98334479 \h </w:instrText>
        </w:r>
        <w:r w:rsidR="00E148FC">
          <w:rPr>
            <w:noProof/>
            <w:webHidden/>
          </w:rPr>
        </w:r>
        <w:r w:rsidR="00E148FC">
          <w:rPr>
            <w:noProof/>
            <w:webHidden/>
          </w:rPr>
          <w:fldChar w:fldCharType="separate"/>
        </w:r>
        <w:r w:rsidR="00E148FC">
          <w:rPr>
            <w:noProof/>
            <w:webHidden/>
          </w:rPr>
          <w:t>143</w:t>
        </w:r>
        <w:r w:rsidR="00E148FC">
          <w:rPr>
            <w:noProof/>
            <w:webHidden/>
          </w:rPr>
          <w:fldChar w:fldCharType="end"/>
        </w:r>
      </w:hyperlink>
    </w:p>
    <w:p w14:paraId="206BDCC7" w14:textId="75221DB2"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80" w:history="1">
        <w:r w:rsidR="00E148FC" w:rsidRPr="00FD5EAB">
          <w:rPr>
            <w:rStyle w:val="Hyperlink"/>
            <w:noProof/>
            <w:lang w:val="en-US"/>
          </w:rPr>
          <w:t>8.16.3</w:t>
        </w:r>
        <w:r w:rsidR="00E148FC">
          <w:rPr>
            <w:rFonts w:eastAsiaTheme="minorEastAsia" w:cstheme="minorBidi"/>
            <w:i w:val="0"/>
            <w:iCs w:val="0"/>
            <w:noProof/>
            <w:sz w:val="22"/>
            <w:szCs w:val="22"/>
            <w:lang w:eastAsia="en-GB"/>
          </w:rPr>
          <w:tab/>
        </w:r>
        <w:r w:rsidR="00E148FC" w:rsidRPr="00FD5EAB">
          <w:rPr>
            <w:rStyle w:val="Hyperlink"/>
            <w:noProof/>
            <w:lang w:val="en-US"/>
          </w:rPr>
          <w:t>UE features for enhanced IIoT and and URLLC</w:t>
        </w:r>
        <w:r w:rsidR="00E148FC">
          <w:rPr>
            <w:noProof/>
            <w:webHidden/>
          </w:rPr>
          <w:tab/>
        </w:r>
        <w:r w:rsidR="00E148FC">
          <w:rPr>
            <w:noProof/>
            <w:webHidden/>
          </w:rPr>
          <w:fldChar w:fldCharType="begin"/>
        </w:r>
        <w:r w:rsidR="00E148FC">
          <w:rPr>
            <w:noProof/>
            <w:webHidden/>
          </w:rPr>
          <w:instrText xml:space="preserve"> PAGEREF _Toc98334480 \h </w:instrText>
        </w:r>
        <w:r w:rsidR="00E148FC">
          <w:rPr>
            <w:noProof/>
            <w:webHidden/>
          </w:rPr>
        </w:r>
        <w:r w:rsidR="00E148FC">
          <w:rPr>
            <w:noProof/>
            <w:webHidden/>
          </w:rPr>
          <w:fldChar w:fldCharType="separate"/>
        </w:r>
        <w:r w:rsidR="00E148FC">
          <w:rPr>
            <w:noProof/>
            <w:webHidden/>
          </w:rPr>
          <w:t>143</w:t>
        </w:r>
        <w:r w:rsidR="00E148FC">
          <w:rPr>
            <w:noProof/>
            <w:webHidden/>
          </w:rPr>
          <w:fldChar w:fldCharType="end"/>
        </w:r>
      </w:hyperlink>
    </w:p>
    <w:p w14:paraId="6501834D" w14:textId="64B30B0E"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81" w:history="1">
        <w:r w:rsidR="00E148FC" w:rsidRPr="00FD5EAB">
          <w:rPr>
            <w:rStyle w:val="Hyperlink"/>
            <w:noProof/>
            <w:lang w:val="en-US"/>
          </w:rPr>
          <w:t>8.16.4</w:t>
        </w:r>
        <w:r w:rsidR="00E148FC">
          <w:rPr>
            <w:rFonts w:eastAsiaTheme="minorEastAsia" w:cstheme="minorBidi"/>
            <w:i w:val="0"/>
            <w:iCs w:val="0"/>
            <w:noProof/>
            <w:sz w:val="22"/>
            <w:szCs w:val="22"/>
            <w:lang w:eastAsia="en-GB"/>
          </w:rPr>
          <w:tab/>
        </w:r>
        <w:r w:rsidR="00E148FC" w:rsidRPr="00FD5EAB">
          <w:rPr>
            <w:rStyle w:val="Hyperlink"/>
            <w:noProof/>
            <w:lang w:val="en-US"/>
          </w:rPr>
          <w:t>UE features for NR NTN</w:t>
        </w:r>
        <w:r w:rsidR="00E148FC">
          <w:rPr>
            <w:noProof/>
            <w:webHidden/>
          </w:rPr>
          <w:tab/>
        </w:r>
        <w:r w:rsidR="00E148FC">
          <w:rPr>
            <w:noProof/>
            <w:webHidden/>
          </w:rPr>
          <w:fldChar w:fldCharType="begin"/>
        </w:r>
        <w:r w:rsidR="00E148FC">
          <w:rPr>
            <w:noProof/>
            <w:webHidden/>
          </w:rPr>
          <w:instrText xml:space="preserve"> PAGEREF _Toc98334481 \h </w:instrText>
        </w:r>
        <w:r w:rsidR="00E148FC">
          <w:rPr>
            <w:noProof/>
            <w:webHidden/>
          </w:rPr>
        </w:r>
        <w:r w:rsidR="00E148FC">
          <w:rPr>
            <w:noProof/>
            <w:webHidden/>
          </w:rPr>
          <w:fldChar w:fldCharType="separate"/>
        </w:r>
        <w:r w:rsidR="00E148FC">
          <w:rPr>
            <w:noProof/>
            <w:webHidden/>
          </w:rPr>
          <w:t>145</w:t>
        </w:r>
        <w:r w:rsidR="00E148FC">
          <w:rPr>
            <w:noProof/>
            <w:webHidden/>
          </w:rPr>
          <w:fldChar w:fldCharType="end"/>
        </w:r>
      </w:hyperlink>
    </w:p>
    <w:p w14:paraId="061705FB" w14:textId="738BEF9B"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82" w:history="1">
        <w:r w:rsidR="00E148FC" w:rsidRPr="00FD5EAB">
          <w:rPr>
            <w:rStyle w:val="Hyperlink"/>
            <w:noProof/>
            <w:lang w:val="en-US"/>
          </w:rPr>
          <w:t>8.16.5</w:t>
        </w:r>
        <w:r w:rsidR="00E148FC">
          <w:rPr>
            <w:rFonts w:eastAsiaTheme="minorEastAsia" w:cstheme="minorBidi"/>
            <w:i w:val="0"/>
            <w:iCs w:val="0"/>
            <w:noProof/>
            <w:sz w:val="22"/>
            <w:szCs w:val="22"/>
            <w:lang w:eastAsia="en-GB"/>
          </w:rPr>
          <w:tab/>
        </w:r>
        <w:r w:rsidR="00E148FC" w:rsidRPr="00FD5EAB">
          <w:rPr>
            <w:rStyle w:val="Hyperlink"/>
            <w:noProof/>
            <w:lang w:val="en-US"/>
          </w:rPr>
          <w:t>UE features for NR positioning enhancements</w:t>
        </w:r>
        <w:r w:rsidR="00E148FC">
          <w:rPr>
            <w:noProof/>
            <w:webHidden/>
          </w:rPr>
          <w:tab/>
        </w:r>
        <w:r w:rsidR="00E148FC">
          <w:rPr>
            <w:noProof/>
            <w:webHidden/>
          </w:rPr>
          <w:fldChar w:fldCharType="begin"/>
        </w:r>
        <w:r w:rsidR="00E148FC">
          <w:rPr>
            <w:noProof/>
            <w:webHidden/>
          </w:rPr>
          <w:instrText xml:space="preserve"> PAGEREF _Toc98334482 \h </w:instrText>
        </w:r>
        <w:r w:rsidR="00E148FC">
          <w:rPr>
            <w:noProof/>
            <w:webHidden/>
          </w:rPr>
        </w:r>
        <w:r w:rsidR="00E148FC">
          <w:rPr>
            <w:noProof/>
            <w:webHidden/>
          </w:rPr>
          <w:fldChar w:fldCharType="separate"/>
        </w:r>
        <w:r w:rsidR="00E148FC">
          <w:rPr>
            <w:noProof/>
            <w:webHidden/>
          </w:rPr>
          <w:t>145</w:t>
        </w:r>
        <w:r w:rsidR="00E148FC">
          <w:rPr>
            <w:noProof/>
            <w:webHidden/>
          </w:rPr>
          <w:fldChar w:fldCharType="end"/>
        </w:r>
      </w:hyperlink>
    </w:p>
    <w:p w14:paraId="3C4D1BF7" w14:textId="6D7C7B84"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83" w:history="1">
        <w:r w:rsidR="00E148FC" w:rsidRPr="00FD5EAB">
          <w:rPr>
            <w:rStyle w:val="Hyperlink"/>
            <w:noProof/>
            <w:lang w:val="en-US"/>
          </w:rPr>
          <w:t>8.16.6</w:t>
        </w:r>
        <w:r w:rsidR="00E148FC">
          <w:rPr>
            <w:rFonts w:eastAsiaTheme="minorEastAsia" w:cstheme="minorBidi"/>
            <w:i w:val="0"/>
            <w:iCs w:val="0"/>
            <w:noProof/>
            <w:sz w:val="22"/>
            <w:szCs w:val="22"/>
            <w:lang w:eastAsia="en-GB"/>
          </w:rPr>
          <w:tab/>
        </w:r>
        <w:r w:rsidR="00E148FC" w:rsidRPr="00FD5EAB">
          <w:rPr>
            <w:rStyle w:val="Hyperlink"/>
            <w:noProof/>
            <w:lang w:val="en-US"/>
          </w:rPr>
          <w:t>UE features for REDCAP</w:t>
        </w:r>
        <w:r w:rsidR="00E148FC">
          <w:rPr>
            <w:noProof/>
            <w:webHidden/>
          </w:rPr>
          <w:tab/>
        </w:r>
        <w:r w:rsidR="00E148FC">
          <w:rPr>
            <w:noProof/>
            <w:webHidden/>
          </w:rPr>
          <w:fldChar w:fldCharType="begin"/>
        </w:r>
        <w:r w:rsidR="00E148FC">
          <w:rPr>
            <w:noProof/>
            <w:webHidden/>
          </w:rPr>
          <w:instrText xml:space="preserve"> PAGEREF _Toc98334483 \h </w:instrText>
        </w:r>
        <w:r w:rsidR="00E148FC">
          <w:rPr>
            <w:noProof/>
            <w:webHidden/>
          </w:rPr>
        </w:r>
        <w:r w:rsidR="00E148FC">
          <w:rPr>
            <w:noProof/>
            <w:webHidden/>
          </w:rPr>
          <w:fldChar w:fldCharType="separate"/>
        </w:r>
        <w:r w:rsidR="00E148FC">
          <w:rPr>
            <w:noProof/>
            <w:webHidden/>
          </w:rPr>
          <w:t>145</w:t>
        </w:r>
        <w:r w:rsidR="00E148FC">
          <w:rPr>
            <w:noProof/>
            <w:webHidden/>
          </w:rPr>
          <w:fldChar w:fldCharType="end"/>
        </w:r>
      </w:hyperlink>
    </w:p>
    <w:p w14:paraId="7536ABE4" w14:textId="1251AA6E"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84" w:history="1">
        <w:r w:rsidR="00E148FC" w:rsidRPr="00FD5EAB">
          <w:rPr>
            <w:rStyle w:val="Hyperlink"/>
            <w:noProof/>
          </w:rPr>
          <w:t>8.16.7</w:t>
        </w:r>
        <w:r w:rsidR="00E148FC">
          <w:rPr>
            <w:rFonts w:eastAsiaTheme="minorEastAsia" w:cstheme="minorBidi"/>
            <w:i w:val="0"/>
            <w:iCs w:val="0"/>
            <w:noProof/>
            <w:sz w:val="22"/>
            <w:szCs w:val="22"/>
            <w:lang w:eastAsia="en-GB"/>
          </w:rPr>
          <w:tab/>
        </w:r>
        <w:r w:rsidR="00E148FC" w:rsidRPr="00FD5EAB">
          <w:rPr>
            <w:rStyle w:val="Hyperlink"/>
            <w:noProof/>
            <w:lang w:val="en-US"/>
          </w:rPr>
          <w:t xml:space="preserve">UE features for </w:t>
        </w:r>
        <w:r w:rsidR="00E148FC" w:rsidRPr="00FD5EAB">
          <w:rPr>
            <w:rStyle w:val="Hyperlink"/>
            <w:noProof/>
          </w:rPr>
          <w:t>UE power saving enhancements</w:t>
        </w:r>
        <w:r w:rsidR="00E148FC">
          <w:rPr>
            <w:noProof/>
            <w:webHidden/>
          </w:rPr>
          <w:tab/>
        </w:r>
        <w:r w:rsidR="00E148FC">
          <w:rPr>
            <w:noProof/>
            <w:webHidden/>
          </w:rPr>
          <w:fldChar w:fldCharType="begin"/>
        </w:r>
        <w:r w:rsidR="00E148FC">
          <w:rPr>
            <w:noProof/>
            <w:webHidden/>
          </w:rPr>
          <w:instrText xml:space="preserve"> PAGEREF _Toc98334484 \h </w:instrText>
        </w:r>
        <w:r w:rsidR="00E148FC">
          <w:rPr>
            <w:noProof/>
            <w:webHidden/>
          </w:rPr>
        </w:r>
        <w:r w:rsidR="00E148FC">
          <w:rPr>
            <w:noProof/>
            <w:webHidden/>
          </w:rPr>
          <w:fldChar w:fldCharType="separate"/>
        </w:r>
        <w:r w:rsidR="00E148FC">
          <w:rPr>
            <w:noProof/>
            <w:webHidden/>
          </w:rPr>
          <w:t>146</w:t>
        </w:r>
        <w:r w:rsidR="00E148FC">
          <w:rPr>
            <w:noProof/>
            <w:webHidden/>
          </w:rPr>
          <w:fldChar w:fldCharType="end"/>
        </w:r>
      </w:hyperlink>
    </w:p>
    <w:p w14:paraId="4D6D4FE0" w14:textId="4D24C3ED"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85" w:history="1">
        <w:r w:rsidR="00E148FC" w:rsidRPr="00FD5EAB">
          <w:rPr>
            <w:rStyle w:val="Hyperlink"/>
            <w:noProof/>
          </w:rPr>
          <w:t>8.16.8</w:t>
        </w:r>
        <w:r w:rsidR="00E148FC">
          <w:rPr>
            <w:rFonts w:eastAsiaTheme="minorEastAsia" w:cstheme="minorBidi"/>
            <w:i w:val="0"/>
            <w:iCs w:val="0"/>
            <w:noProof/>
            <w:sz w:val="22"/>
            <w:szCs w:val="22"/>
            <w:lang w:eastAsia="en-GB"/>
          </w:rPr>
          <w:tab/>
        </w:r>
        <w:r w:rsidR="00E148FC" w:rsidRPr="00FD5EAB">
          <w:rPr>
            <w:rStyle w:val="Hyperlink"/>
            <w:noProof/>
            <w:lang w:val="en-US"/>
          </w:rPr>
          <w:t xml:space="preserve">UE features for </w:t>
        </w:r>
        <w:r w:rsidR="00E148FC" w:rsidRPr="00FD5EAB">
          <w:rPr>
            <w:rStyle w:val="Hyperlink"/>
            <w:noProof/>
          </w:rPr>
          <w:t>NR coverage enhancement</w:t>
        </w:r>
        <w:r w:rsidR="00E148FC">
          <w:rPr>
            <w:noProof/>
            <w:webHidden/>
          </w:rPr>
          <w:tab/>
        </w:r>
        <w:r w:rsidR="00E148FC">
          <w:rPr>
            <w:noProof/>
            <w:webHidden/>
          </w:rPr>
          <w:fldChar w:fldCharType="begin"/>
        </w:r>
        <w:r w:rsidR="00E148FC">
          <w:rPr>
            <w:noProof/>
            <w:webHidden/>
          </w:rPr>
          <w:instrText xml:space="preserve"> PAGEREF _Toc98334485 \h </w:instrText>
        </w:r>
        <w:r w:rsidR="00E148FC">
          <w:rPr>
            <w:noProof/>
            <w:webHidden/>
          </w:rPr>
        </w:r>
        <w:r w:rsidR="00E148FC">
          <w:rPr>
            <w:noProof/>
            <w:webHidden/>
          </w:rPr>
          <w:fldChar w:fldCharType="separate"/>
        </w:r>
        <w:r w:rsidR="00E148FC">
          <w:rPr>
            <w:noProof/>
            <w:webHidden/>
          </w:rPr>
          <w:t>147</w:t>
        </w:r>
        <w:r w:rsidR="00E148FC">
          <w:rPr>
            <w:noProof/>
            <w:webHidden/>
          </w:rPr>
          <w:fldChar w:fldCharType="end"/>
        </w:r>
      </w:hyperlink>
    </w:p>
    <w:p w14:paraId="759E1C90" w14:textId="3090ACF2" w:rsidR="00E148FC" w:rsidRDefault="002328C4">
      <w:pPr>
        <w:pStyle w:val="TOC3"/>
        <w:tabs>
          <w:tab w:val="left" w:pos="1200"/>
          <w:tab w:val="right" w:leader="dot" w:pos="10457"/>
        </w:tabs>
        <w:rPr>
          <w:rFonts w:eastAsiaTheme="minorEastAsia" w:cstheme="minorBidi"/>
          <w:i w:val="0"/>
          <w:iCs w:val="0"/>
          <w:noProof/>
          <w:sz w:val="22"/>
          <w:szCs w:val="22"/>
          <w:lang w:eastAsia="en-GB"/>
        </w:rPr>
      </w:pPr>
      <w:hyperlink w:anchor="_Toc98334486" w:history="1">
        <w:r w:rsidR="00E148FC" w:rsidRPr="00FD5EAB">
          <w:rPr>
            <w:rStyle w:val="Hyperlink"/>
            <w:noProof/>
          </w:rPr>
          <w:t>8.16.9</w:t>
        </w:r>
        <w:r w:rsidR="00E148FC">
          <w:rPr>
            <w:rFonts w:eastAsiaTheme="minorEastAsia" w:cstheme="minorBidi"/>
            <w:i w:val="0"/>
            <w:iCs w:val="0"/>
            <w:noProof/>
            <w:sz w:val="22"/>
            <w:szCs w:val="22"/>
            <w:lang w:eastAsia="en-GB"/>
          </w:rPr>
          <w:tab/>
        </w:r>
        <w:r w:rsidR="00E148FC" w:rsidRPr="00FD5EAB">
          <w:rPr>
            <w:rStyle w:val="Hyperlink"/>
            <w:noProof/>
            <w:lang w:val="en-US"/>
          </w:rPr>
          <w:t xml:space="preserve">UE features for </w:t>
        </w:r>
        <w:r w:rsidR="00E148FC" w:rsidRPr="00FD5EAB">
          <w:rPr>
            <w:rStyle w:val="Hyperlink"/>
            <w:noProof/>
          </w:rPr>
          <w:t>NB-IoT and LTE-MTC enhancements</w:t>
        </w:r>
        <w:r w:rsidR="00E148FC">
          <w:rPr>
            <w:noProof/>
            <w:webHidden/>
          </w:rPr>
          <w:tab/>
        </w:r>
        <w:r w:rsidR="00E148FC">
          <w:rPr>
            <w:noProof/>
            <w:webHidden/>
          </w:rPr>
          <w:fldChar w:fldCharType="begin"/>
        </w:r>
        <w:r w:rsidR="00E148FC">
          <w:rPr>
            <w:noProof/>
            <w:webHidden/>
          </w:rPr>
          <w:instrText xml:space="preserve"> PAGEREF _Toc98334486 \h </w:instrText>
        </w:r>
        <w:r w:rsidR="00E148FC">
          <w:rPr>
            <w:noProof/>
            <w:webHidden/>
          </w:rPr>
        </w:r>
        <w:r w:rsidR="00E148FC">
          <w:rPr>
            <w:noProof/>
            <w:webHidden/>
          </w:rPr>
          <w:fldChar w:fldCharType="separate"/>
        </w:r>
        <w:r w:rsidR="00E148FC">
          <w:rPr>
            <w:noProof/>
            <w:webHidden/>
          </w:rPr>
          <w:t>149</w:t>
        </w:r>
        <w:r w:rsidR="00E148FC">
          <w:rPr>
            <w:noProof/>
            <w:webHidden/>
          </w:rPr>
          <w:fldChar w:fldCharType="end"/>
        </w:r>
      </w:hyperlink>
    </w:p>
    <w:p w14:paraId="4DBAB87F" w14:textId="0469B11D" w:rsidR="00E148FC" w:rsidRDefault="002328C4">
      <w:pPr>
        <w:pStyle w:val="TOC3"/>
        <w:tabs>
          <w:tab w:val="left" w:pos="1400"/>
          <w:tab w:val="right" w:leader="dot" w:pos="10457"/>
        </w:tabs>
        <w:rPr>
          <w:rFonts w:eastAsiaTheme="minorEastAsia" w:cstheme="minorBidi"/>
          <w:i w:val="0"/>
          <w:iCs w:val="0"/>
          <w:noProof/>
          <w:sz w:val="22"/>
          <w:szCs w:val="22"/>
          <w:lang w:eastAsia="en-GB"/>
        </w:rPr>
      </w:pPr>
      <w:hyperlink w:anchor="_Toc98334487" w:history="1">
        <w:r w:rsidR="00E148FC" w:rsidRPr="00FD5EAB">
          <w:rPr>
            <w:rStyle w:val="Hyperlink"/>
            <w:noProof/>
          </w:rPr>
          <w:t>8.16.10</w:t>
        </w:r>
        <w:r w:rsidR="00E148FC">
          <w:rPr>
            <w:rFonts w:eastAsiaTheme="minorEastAsia" w:cstheme="minorBidi"/>
            <w:i w:val="0"/>
            <w:iCs w:val="0"/>
            <w:noProof/>
            <w:sz w:val="22"/>
            <w:szCs w:val="22"/>
            <w:lang w:eastAsia="en-GB"/>
          </w:rPr>
          <w:tab/>
        </w:r>
        <w:r w:rsidR="00E148FC" w:rsidRPr="00FD5EAB">
          <w:rPr>
            <w:rStyle w:val="Hyperlink"/>
            <w:noProof/>
            <w:lang w:val="en-US"/>
          </w:rPr>
          <w:t xml:space="preserve">UE features for </w:t>
        </w:r>
        <w:r w:rsidR="00E148FC" w:rsidRPr="00FD5EAB">
          <w:rPr>
            <w:rStyle w:val="Hyperlink"/>
            <w:noProof/>
          </w:rPr>
          <w:t>IAB enhancements</w:t>
        </w:r>
        <w:r w:rsidR="00E148FC">
          <w:rPr>
            <w:noProof/>
            <w:webHidden/>
          </w:rPr>
          <w:tab/>
        </w:r>
        <w:r w:rsidR="00E148FC">
          <w:rPr>
            <w:noProof/>
            <w:webHidden/>
          </w:rPr>
          <w:fldChar w:fldCharType="begin"/>
        </w:r>
        <w:r w:rsidR="00E148FC">
          <w:rPr>
            <w:noProof/>
            <w:webHidden/>
          </w:rPr>
          <w:instrText xml:space="preserve"> PAGEREF _Toc98334487 \h </w:instrText>
        </w:r>
        <w:r w:rsidR="00E148FC">
          <w:rPr>
            <w:noProof/>
            <w:webHidden/>
          </w:rPr>
        </w:r>
        <w:r w:rsidR="00E148FC">
          <w:rPr>
            <w:noProof/>
            <w:webHidden/>
          </w:rPr>
          <w:fldChar w:fldCharType="separate"/>
        </w:r>
        <w:r w:rsidR="00E148FC">
          <w:rPr>
            <w:noProof/>
            <w:webHidden/>
          </w:rPr>
          <w:t>150</w:t>
        </w:r>
        <w:r w:rsidR="00E148FC">
          <w:rPr>
            <w:noProof/>
            <w:webHidden/>
          </w:rPr>
          <w:fldChar w:fldCharType="end"/>
        </w:r>
      </w:hyperlink>
    </w:p>
    <w:p w14:paraId="0F44C777" w14:textId="41B4FE4B" w:rsidR="00E148FC" w:rsidRDefault="002328C4">
      <w:pPr>
        <w:pStyle w:val="TOC3"/>
        <w:tabs>
          <w:tab w:val="left" w:pos="1400"/>
          <w:tab w:val="right" w:leader="dot" w:pos="10457"/>
        </w:tabs>
        <w:rPr>
          <w:rFonts w:eastAsiaTheme="minorEastAsia" w:cstheme="minorBidi"/>
          <w:i w:val="0"/>
          <w:iCs w:val="0"/>
          <w:noProof/>
          <w:sz w:val="22"/>
          <w:szCs w:val="22"/>
          <w:lang w:eastAsia="en-GB"/>
        </w:rPr>
      </w:pPr>
      <w:hyperlink w:anchor="_Toc98334488" w:history="1">
        <w:r w:rsidR="00E148FC" w:rsidRPr="00FD5EAB">
          <w:rPr>
            <w:rStyle w:val="Hyperlink"/>
            <w:noProof/>
          </w:rPr>
          <w:t>8.16.11</w:t>
        </w:r>
        <w:r w:rsidR="00E148FC">
          <w:rPr>
            <w:rFonts w:eastAsiaTheme="minorEastAsia" w:cstheme="minorBidi"/>
            <w:i w:val="0"/>
            <w:iCs w:val="0"/>
            <w:noProof/>
            <w:sz w:val="22"/>
            <w:szCs w:val="22"/>
            <w:lang w:eastAsia="en-GB"/>
          </w:rPr>
          <w:tab/>
        </w:r>
        <w:r w:rsidR="00E148FC" w:rsidRPr="00FD5EAB">
          <w:rPr>
            <w:rStyle w:val="Hyperlink"/>
            <w:noProof/>
            <w:lang w:val="en-US"/>
          </w:rPr>
          <w:t>UE features for NR s</w:t>
        </w:r>
        <w:r w:rsidR="00E148FC" w:rsidRPr="00FD5EAB">
          <w:rPr>
            <w:rStyle w:val="Hyperlink"/>
            <w:noProof/>
          </w:rPr>
          <w:t>idelink enhancement</w:t>
        </w:r>
        <w:r w:rsidR="00E148FC">
          <w:rPr>
            <w:noProof/>
            <w:webHidden/>
          </w:rPr>
          <w:tab/>
        </w:r>
        <w:r w:rsidR="00E148FC">
          <w:rPr>
            <w:noProof/>
            <w:webHidden/>
          </w:rPr>
          <w:fldChar w:fldCharType="begin"/>
        </w:r>
        <w:r w:rsidR="00E148FC">
          <w:rPr>
            <w:noProof/>
            <w:webHidden/>
          </w:rPr>
          <w:instrText xml:space="preserve"> PAGEREF _Toc98334488 \h </w:instrText>
        </w:r>
        <w:r w:rsidR="00E148FC">
          <w:rPr>
            <w:noProof/>
            <w:webHidden/>
          </w:rPr>
        </w:r>
        <w:r w:rsidR="00E148FC">
          <w:rPr>
            <w:noProof/>
            <w:webHidden/>
          </w:rPr>
          <w:fldChar w:fldCharType="separate"/>
        </w:r>
        <w:r w:rsidR="00E148FC">
          <w:rPr>
            <w:noProof/>
            <w:webHidden/>
          </w:rPr>
          <w:t>150</w:t>
        </w:r>
        <w:r w:rsidR="00E148FC">
          <w:rPr>
            <w:noProof/>
            <w:webHidden/>
          </w:rPr>
          <w:fldChar w:fldCharType="end"/>
        </w:r>
      </w:hyperlink>
    </w:p>
    <w:p w14:paraId="5CA4E636" w14:textId="13B567BC" w:rsidR="00E148FC" w:rsidRDefault="002328C4">
      <w:pPr>
        <w:pStyle w:val="TOC3"/>
        <w:tabs>
          <w:tab w:val="left" w:pos="1400"/>
          <w:tab w:val="right" w:leader="dot" w:pos="10457"/>
        </w:tabs>
        <w:rPr>
          <w:rFonts w:eastAsiaTheme="minorEastAsia" w:cstheme="minorBidi"/>
          <w:i w:val="0"/>
          <w:iCs w:val="0"/>
          <w:noProof/>
          <w:sz w:val="22"/>
          <w:szCs w:val="22"/>
          <w:lang w:eastAsia="en-GB"/>
        </w:rPr>
      </w:pPr>
      <w:hyperlink w:anchor="_Toc98334489" w:history="1">
        <w:r w:rsidR="00E148FC" w:rsidRPr="00FD5EAB">
          <w:rPr>
            <w:rStyle w:val="Hyperlink"/>
            <w:noProof/>
            <w:lang w:val="en-US"/>
          </w:rPr>
          <w:t>8.16.12</w:t>
        </w:r>
        <w:r w:rsidR="00E148FC">
          <w:rPr>
            <w:rFonts w:eastAsiaTheme="minorEastAsia" w:cstheme="minorBidi"/>
            <w:i w:val="0"/>
            <w:iCs w:val="0"/>
            <w:noProof/>
            <w:sz w:val="22"/>
            <w:szCs w:val="22"/>
            <w:lang w:eastAsia="en-GB"/>
          </w:rPr>
          <w:tab/>
        </w:r>
        <w:r w:rsidR="00E148FC" w:rsidRPr="00FD5EAB">
          <w:rPr>
            <w:rStyle w:val="Hyperlink"/>
            <w:noProof/>
            <w:lang w:val="en-US"/>
          </w:rPr>
          <w:t>UE features for NR MBS</w:t>
        </w:r>
        <w:r w:rsidR="00E148FC">
          <w:rPr>
            <w:noProof/>
            <w:webHidden/>
          </w:rPr>
          <w:tab/>
        </w:r>
        <w:r w:rsidR="00E148FC">
          <w:rPr>
            <w:noProof/>
            <w:webHidden/>
          </w:rPr>
          <w:fldChar w:fldCharType="begin"/>
        </w:r>
        <w:r w:rsidR="00E148FC">
          <w:rPr>
            <w:noProof/>
            <w:webHidden/>
          </w:rPr>
          <w:instrText xml:space="preserve"> PAGEREF _Toc98334489 \h </w:instrText>
        </w:r>
        <w:r w:rsidR="00E148FC">
          <w:rPr>
            <w:noProof/>
            <w:webHidden/>
          </w:rPr>
        </w:r>
        <w:r w:rsidR="00E148FC">
          <w:rPr>
            <w:noProof/>
            <w:webHidden/>
          </w:rPr>
          <w:fldChar w:fldCharType="separate"/>
        </w:r>
        <w:r w:rsidR="00E148FC">
          <w:rPr>
            <w:noProof/>
            <w:webHidden/>
          </w:rPr>
          <w:t>153</w:t>
        </w:r>
        <w:r w:rsidR="00E148FC">
          <w:rPr>
            <w:noProof/>
            <w:webHidden/>
          </w:rPr>
          <w:fldChar w:fldCharType="end"/>
        </w:r>
      </w:hyperlink>
    </w:p>
    <w:p w14:paraId="3D20987C" w14:textId="397359D8" w:rsidR="00E148FC" w:rsidRDefault="002328C4">
      <w:pPr>
        <w:pStyle w:val="TOC3"/>
        <w:tabs>
          <w:tab w:val="left" w:pos="1400"/>
          <w:tab w:val="right" w:leader="dot" w:pos="10457"/>
        </w:tabs>
        <w:rPr>
          <w:rFonts w:eastAsiaTheme="minorEastAsia" w:cstheme="minorBidi"/>
          <w:i w:val="0"/>
          <w:iCs w:val="0"/>
          <w:noProof/>
          <w:sz w:val="22"/>
          <w:szCs w:val="22"/>
          <w:lang w:eastAsia="en-GB"/>
        </w:rPr>
      </w:pPr>
      <w:hyperlink w:anchor="_Toc98334490" w:history="1">
        <w:r w:rsidR="00E148FC" w:rsidRPr="00FD5EAB">
          <w:rPr>
            <w:rStyle w:val="Hyperlink"/>
            <w:noProof/>
            <w:lang w:val="en-US"/>
          </w:rPr>
          <w:t>8.16.13</w:t>
        </w:r>
        <w:r w:rsidR="00E148FC">
          <w:rPr>
            <w:rFonts w:eastAsiaTheme="minorEastAsia" w:cstheme="minorBidi"/>
            <w:i w:val="0"/>
            <w:iCs w:val="0"/>
            <w:noProof/>
            <w:sz w:val="22"/>
            <w:szCs w:val="22"/>
            <w:lang w:eastAsia="en-GB"/>
          </w:rPr>
          <w:tab/>
        </w:r>
        <w:r w:rsidR="00E148FC" w:rsidRPr="00FD5EAB">
          <w:rPr>
            <w:rStyle w:val="Hyperlink"/>
            <w:noProof/>
            <w:lang w:val="en-US"/>
          </w:rPr>
          <w:t>UE features for DSS</w:t>
        </w:r>
        <w:r w:rsidR="00E148FC">
          <w:rPr>
            <w:noProof/>
            <w:webHidden/>
          </w:rPr>
          <w:tab/>
        </w:r>
        <w:r w:rsidR="00E148FC">
          <w:rPr>
            <w:noProof/>
            <w:webHidden/>
          </w:rPr>
          <w:fldChar w:fldCharType="begin"/>
        </w:r>
        <w:r w:rsidR="00E148FC">
          <w:rPr>
            <w:noProof/>
            <w:webHidden/>
          </w:rPr>
          <w:instrText xml:space="preserve"> PAGEREF _Toc98334490 \h </w:instrText>
        </w:r>
        <w:r w:rsidR="00E148FC">
          <w:rPr>
            <w:noProof/>
            <w:webHidden/>
          </w:rPr>
        </w:r>
        <w:r w:rsidR="00E148FC">
          <w:rPr>
            <w:noProof/>
            <w:webHidden/>
          </w:rPr>
          <w:fldChar w:fldCharType="separate"/>
        </w:r>
        <w:r w:rsidR="00E148FC">
          <w:rPr>
            <w:noProof/>
            <w:webHidden/>
          </w:rPr>
          <w:t>154</w:t>
        </w:r>
        <w:r w:rsidR="00E148FC">
          <w:rPr>
            <w:noProof/>
            <w:webHidden/>
          </w:rPr>
          <w:fldChar w:fldCharType="end"/>
        </w:r>
      </w:hyperlink>
    </w:p>
    <w:p w14:paraId="268691FC" w14:textId="02B32193" w:rsidR="00E148FC" w:rsidRDefault="002328C4">
      <w:pPr>
        <w:pStyle w:val="TOC3"/>
        <w:tabs>
          <w:tab w:val="left" w:pos="1400"/>
          <w:tab w:val="right" w:leader="dot" w:pos="10457"/>
        </w:tabs>
        <w:rPr>
          <w:rFonts w:eastAsiaTheme="minorEastAsia" w:cstheme="minorBidi"/>
          <w:i w:val="0"/>
          <w:iCs w:val="0"/>
          <w:noProof/>
          <w:sz w:val="22"/>
          <w:szCs w:val="22"/>
          <w:lang w:eastAsia="en-GB"/>
        </w:rPr>
      </w:pPr>
      <w:hyperlink w:anchor="_Toc98334491" w:history="1">
        <w:r w:rsidR="00E148FC" w:rsidRPr="00FD5EAB">
          <w:rPr>
            <w:rStyle w:val="Hyperlink"/>
            <w:noProof/>
            <w:lang w:val="en-US"/>
          </w:rPr>
          <w:t>8.16.14</w:t>
        </w:r>
        <w:r w:rsidR="00E148FC">
          <w:rPr>
            <w:rFonts w:eastAsiaTheme="minorEastAsia" w:cstheme="minorBidi"/>
            <w:i w:val="0"/>
            <w:iCs w:val="0"/>
            <w:noProof/>
            <w:sz w:val="22"/>
            <w:szCs w:val="22"/>
            <w:lang w:eastAsia="en-GB"/>
          </w:rPr>
          <w:tab/>
        </w:r>
        <w:r w:rsidR="00E148FC" w:rsidRPr="00FD5EAB">
          <w:rPr>
            <w:rStyle w:val="Hyperlink"/>
            <w:noProof/>
            <w:lang w:val="en-US"/>
          </w:rPr>
          <w:t>UE features for IoT over NTN</w:t>
        </w:r>
        <w:r w:rsidR="00E148FC">
          <w:rPr>
            <w:noProof/>
            <w:webHidden/>
          </w:rPr>
          <w:tab/>
        </w:r>
        <w:r w:rsidR="00E148FC">
          <w:rPr>
            <w:noProof/>
            <w:webHidden/>
          </w:rPr>
          <w:fldChar w:fldCharType="begin"/>
        </w:r>
        <w:r w:rsidR="00E148FC">
          <w:rPr>
            <w:noProof/>
            <w:webHidden/>
          </w:rPr>
          <w:instrText xml:space="preserve"> PAGEREF _Toc98334491 \h </w:instrText>
        </w:r>
        <w:r w:rsidR="00E148FC">
          <w:rPr>
            <w:noProof/>
            <w:webHidden/>
          </w:rPr>
        </w:r>
        <w:r w:rsidR="00E148FC">
          <w:rPr>
            <w:noProof/>
            <w:webHidden/>
          </w:rPr>
          <w:fldChar w:fldCharType="separate"/>
        </w:r>
        <w:r w:rsidR="00E148FC">
          <w:rPr>
            <w:noProof/>
            <w:webHidden/>
          </w:rPr>
          <w:t>154</w:t>
        </w:r>
        <w:r w:rsidR="00E148FC">
          <w:rPr>
            <w:noProof/>
            <w:webHidden/>
          </w:rPr>
          <w:fldChar w:fldCharType="end"/>
        </w:r>
      </w:hyperlink>
    </w:p>
    <w:p w14:paraId="139B2839" w14:textId="241D8C1C" w:rsidR="00E148FC" w:rsidRDefault="002328C4">
      <w:pPr>
        <w:pStyle w:val="TOC3"/>
        <w:tabs>
          <w:tab w:val="left" w:pos="1400"/>
          <w:tab w:val="right" w:leader="dot" w:pos="10457"/>
        </w:tabs>
        <w:rPr>
          <w:rFonts w:eastAsiaTheme="minorEastAsia" w:cstheme="minorBidi"/>
          <w:i w:val="0"/>
          <w:iCs w:val="0"/>
          <w:noProof/>
          <w:sz w:val="22"/>
          <w:szCs w:val="22"/>
          <w:lang w:eastAsia="en-GB"/>
        </w:rPr>
      </w:pPr>
      <w:hyperlink w:anchor="_Toc98334492" w:history="1">
        <w:r w:rsidR="00E148FC" w:rsidRPr="00FD5EAB">
          <w:rPr>
            <w:rStyle w:val="Hyperlink"/>
            <w:noProof/>
            <w:lang w:val="en-US"/>
          </w:rPr>
          <w:t>8.16.15</w:t>
        </w:r>
        <w:r w:rsidR="00E148FC">
          <w:rPr>
            <w:rFonts w:eastAsiaTheme="minorEastAsia" w:cstheme="minorBidi"/>
            <w:i w:val="0"/>
            <w:iCs w:val="0"/>
            <w:noProof/>
            <w:sz w:val="22"/>
            <w:szCs w:val="22"/>
            <w:lang w:eastAsia="en-GB"/>
          </w:rPr>
          <w:tab/>
        </w:r>
        <w:r w:rsidR="00E148FC" w:rsidRPr="00FD5EAB">
          <w:rPr>
            <w:rStyle w:val="Hyperlink"/>
            <w:noProof/>
            <w:lang w:val="en-US"/>
          </w:rPr>
          <w:t>UE features for LTE based 5G terrestrial broadcast</w:t>
        </w:r>
        <w:r w:rsidR="00E148FC">
          <w:rPr>
            <w:noProof/>
            <w:webHidden/>
          </w:rPr>
          <w:tab/>
        </w:r>
        <w:r w:rsidR="00E148FC">
          <w:rPr>
            <w:noProof/>
            <w:webHidden/>
          </w:rPr>
          <w:fldChar w:fldCharType="begin"/>
        </w:r>
        <w:r w:rsidR="00E148FC">
          <w:rPr>
            <w:noProof/>
            <w:webHidden/>
          </w:rPr>
          <w:instrText xml:space="preserve"> PAGEREF _Toc98334492 \h </w:instrText>
        </w:r>
        <w:r w:rsidR="00E148FC">
          <w:rPr>
            <w:noProof/>
            <w:webHidden/>
          </w:rPr>
        </w:r>
        <w:r w:rsidR="00E148FC">
          <w:rPr>
            <w:noProof/>
            <w:webHidden/>
          </w:rPr>
          <w:fldChar w:fldCharType="separate"/>
        </w:r>
        <w:r w:rsidR="00E148FC">
          <w:rPr>
            <w:noProof/>
            <w:webHidden/>
          </w:rPr>
          <w:t>155</w:t>
        </w:r>
        <w:r w:rsidR="00E148FC">
          <w:rPr>
            <w:noProof/>
            <w:webHidden/>
          </w:rPr>
          <w:fldChar w:fldCharType="end"/>
        </w:r>
      </w:hyperlink>
    </w:p>
    <w:p w14:paraId="4262C49C" w14:textId="528332F3" w:rsidR="00E148FC" w:rsidRDefault="002328C4">
      <w:pPr>
        <w:pStyle w:val="TOC3"/>
        <w:tabs>
          <w:tab w:val="left" w:pos="1400"/>
          <w:tab w:val="right" w:leader="dot" w:pos="10457"/>
        </w:tabs>
        <w:rPr>
          <w:rFonts w:eastAsiaTheme="minorEastAsia" w:cstheme="minorBidi"/>
          <w:i w:val="0"/>
          <w:iCs w:val="0"/>
          <w:noProof/>
          <w:sz w:val="22"/>
          <w:szCs w:val="22"/>
          <w:lang w:eastAsia="en-GB"/>
        </w:rPr>
      </w:pPr>
      <w:hyperlink w:anchor="_Toc98334493" w:history="1">
        <w:r w:rsidR="00E148FC" w:rsidRPr="00FD5EAB">
          <w:rPr>
            <w:rStyle w:val="Hyperlink"/>
            <w:noProof/>
            <w:lang w:val="en-US"/>
          </w:rPr>
          <w:t>8.16.16</w:t>
        </w:r>
        <w:r w:rsidR="00E148FC">
          <w:rPr>
            <w:rFonts w:eastAsiaTheme="minorEastAsia" w:cstheme="minorBidi"/>
            <w:i w:val="0"/>
            <w:iCs w:val="0"/>
            <w:noProof/>
            <w:sz w:val="22"/>
            <w:szCs w:val="22"/>
            <w:lang w:eastAsia="en-GB"/>
          </w:rPr>
          <w:tab/>
        </w:r>
        <w:r w:rsidR="00E148FC" w:rsidRPr="00FD5EAB">
          <w:rPr>
            <w:rStyle w:val="Hyperlink"/>
            <w:noProof/>
            <w:lang w:val="en-US"/>
          </w:rPr>
          <w:t>UE features for DL 1024QAM for NR FR1</w:t>
        </w:r>
        <w:r w:rsidR="00E148FC">
          <w:rPr>
            <w:noProof/>
            <w:webHidden/>
          </w:rPr>
          <w:tab/>
        </w:r>
        <w:r w:rsidR="00E148FC">
          <w:rPr>
            <w:noProof/>
            <w:webHidden/>
          </w:rPr>
          <w:fldChar w:fldCharType="begin"/>
        </w:r>
        <w:r w:rsidR="00E148FC">
          <w:rPr>
            <w:noProof/>
            <w:webHidden/>
          </w:rPr>
          <w:instrText xml:space="preserve"> PAGEREF _Toc98334493 \h </w:instrText>
        </w:r>
        <w:r w:rsidR="00E148FC">
          <w:rPr>
            <w:noProof/>
            <w:webHidden/>
          </w:rPr>
        </w:r>
        <w:r w:rsidR="00E148FC">
          <w:rPr>
            <w:noProof/>
            <w:webHidden/>
          </w:rPr>
          <w:fldChar w:fldCharType="separate"/>
        </w:r>
        <w:r w:rsidR="00E148FC">
          <w:rPr>
            <w:noProof/>
            <w:webHidden/>
          </w:rPr>
          <w:t>155</w:t>
        </w:r>
        <w:r w:rsidR="00E148FC">
          <w:rPr>
            <w:noProof/>
            <w:webHidden/>
          </w:rPr>
          <w:fldChar w:fldCharType="end"/>
        </w:r>
      </w:hyperlink>
    </w:p>
    <w:p w14:paraId="621D6D76" w14:textId="4000B063" w:rsidR="00E148FC" w:rsidRDefault="002328C4">
      <w:pPr>
        <w:pStyle w:val="TOC3"/>
        <w:tabs>
          <w:tab w:val="left" w:pos="1400"/>
          <w:tab w:val="right" w:leader="dot" w:pos="10457"/>
        </w:tabs>
        <w:rPr>
          <w:rFonts w:eastAsiaTheme="minorEastAsia" w:cstheme="minorBidi"/>
          <w:i w:val="0"/>
          <w:iCs w:val="0"/>
          <w:noProof/>
          <w:sz w:val="22"/>
          <w:szCs w:val="22"/>
          <w:lang w:eastAsia="en-GB"/>
        </w:rPr>
      </w:pPr>
      <w:hyperlink w:anchor="_Toc98334494" w:history="1">
        <w:r w:rsidR="00E148FC" w:rsidRPr="00FD5EAB">
          <w:rPr>
            <w:rStyle w:val="Hyperlink"/>
            <w:noProof/>
            <w:lang w:val="en-US"/>
          </w:rPr>
          <w:t>8.16.17</w:t>
        </w:r>
        <w:r w:rsidR="00E148FC">
          <w:rPr>
            <w:rFonts w:eastAsiaTheme="minorEastAsia" w:cstheme="minorBidi"/>
            <w:i w:val="0"/>
            <w:iCs w:val="0"/>
            <w:noProof/>
            <w:sz w:val="22"/>
            <w:szCs w:val="22"/>
            <w:lang w:eastAsia="en-GB"/>
          </w:rPr>
          <w:tab/>
        </w:r>
        <w:r w:rsidR="00E148FC" w:rsidRPr="00FD5EAB">
          <w:rPr>
            <w:rStyle w:val="Hyperlink"/>
            <w:noProof/>
            <w:lang w:val="en-US"/>
          </w:rPr>
          <w:t>Other</w:t>
        </w:r>
        <w:r w:rsidR="00E148FC">
          <w:rPr>
            <w:noProof/>
            <w:webHidden/>
          </w:rPr>
          <w:tab/>
        </w:r>
        <w:r w:rsidR="00E148FC">
          <w:rPr>
            <w:noProof/>
            <w:webHidden/>
          </w:rPr>
          <w:fldChar w:fldCharType="begin"/>
        </w:r>
        <w:r w:rsidR="00E148FC">
          <w:rPr>
            <w:noProof/>
            <w:webHidden/>
          </w:rPr>
          <w:instrText xml:space="preserve"> PAGEREF _Toc98334494 \h </w:instrText>
        </w:r>
        <w:r w:rsidR="00E148FC">
          <w:rPr>
            <w:noProof/>
            <w:webHidden/>
          </w:rPr>
        </w:r>
        <w:r w:rsidR="00E148FC">
          <w:rPr>
            <w:noProof/>
            <w:webHidden/>
          </w:rPr>
          <w:fldChar w:fldCharType="separate"/>
        </w:r>
        <w:r w:rsidR="00E148FC">
          <w:rPr>
            <w:noProof/>
            <w:webHidden/>
          </w:rPr>
          <w:t>155</w:t>
        </w:r>
        <w:r w:rsidR="00E148FC">
          <w:rPr>
            <w:noProof/>
            <w:webHidden/>
          </w:rPr>
          <w:fldChar w:fldCharType="end"/>
        </w:r>
      </w:hyperlink>
    </w:p>
    <w:p w14:paraId="1DFD2B13" w14:textId="265BAC12" w:rsidR="00E148FC" w:rsidRDefault="002328C4">
      <w:pPr>
        <w:pStyle w:val="TOC2"/>
        <w:tabs>
          <w:tab w:val="left" w:pos="800"/>
          <w:tab w:val="right" w:leader="dot" w:pos="10457"/>
        </w:tabs>
        <w:rPr>
          <w:rFonts w:eastAsiaTheme="minorEastAsia" w:cstheme="minorBidi"/>
          <w:smallCaps w:val="0"/>
          <w:noProof/>
          <w:sz w:val="22"/>
          <w:szCs w:val="22"/>
          <w:lang w:eastAsia="en-GB"/>
        </w:rPr>
      </w:pPr>
      <w:hyperlink w:anchor="_Toc98334495" w:history="1">
        <w:r w:rsidR="00E148FC" w:rsidRPr="00FD5EAB">
          <w:rPr>
            <w:rStyle w:val="Hyperlink"/>
            <w:noProof/>
          </w:rPr>
          <w:t>8.17</w:t>
        </w:r>
        <w:r w:rsidR="00E148FC">
          <w:rPr>
            <w:rFonts w:eastAsiaTheme="minorEastAsia" w:cstheme="minorBidi"/>
            <w:smallCaps w:val="0"/>
            <w:noProof/>
            <w:sz w:val="22"/>
            <w:szCs w:val="22"/>
            <w:lang w:eastAsia="en-GB"/>
          </w:rPr>
          <w:tab/>
        </w:r>
        <w:r w:rsidR="00E148FC" w:rsidRPr="00FD5EAB">
          <w:rPr>
            <w:rStyle w:val="Hyperlink"/>
            <w:noProof/>
          </w:rPr>
          <w:t>Other</w:t>
        </w:r>
        <w:r w:rsidR="00E148FC">
          <w:rPr>
            <w:noProof/>
            <w:webHidden/>
          </w:rPr>
          <w:tab/>
        </w:r>
        <w:r w:rsidR="00E148FC">
          <w:rPr>
            <w:noProof/>
            <w:webHidden/>
          </w:rPr>
          <w:fldChar w:fldCharType="begin"/>
        </w:r>
        <w:r w:rsidR="00E148FC">
          <w:rPr>
            <w:noProof/>
            <w:webHidden/>
          </w:rPr>
          <w:instrText xml:space="preserve"> PAGEREF _Toc98334495 \h </w:instrText>
        </w:r>
        <w:r w:rsidR="00E148FC">
          <w:rPr>
            <w:noProof/>
            <w:webHidden/>
          </w:rPr>
        </w:r>
        <w:r w:rsidR="00E148FC">
          <w:rPr>
            <w:noProof/>
            <w:webHidden/>
          </w:rPr>
          <w:fldChar w:fldCharType="separate"/>
        </w:r>
        <w:r w:rsidR="00E148FC">
          <w:rPr>
            <w:noProof/>
            <w:webHidden/>
          </w:rPr>
          <w:t>156</w:t>
        </w:r>
        <w:r w:rsidR="00E148FC">
          <w:rPr>
            <w:noProof/>
            <w:webHidden/>
          </w:rPr>
          <w:fldChar w:fldCharType="end"/>
        </w:r>
      </w:hyperlink>
    </w:p>
    <w:p w14:paraId="146A3E43" w14:textId="43E12F66" w:rsidR="00E148FC" w:rsidRDefault="002328C4">
      <w:pPr>
        <w:pStyle w:val="TOC1"/>
        <w:tabs>
          <w:tab w:val="left" w:pos="400"/>
          <w:tab w:val="right" w:leader="dot" w:pos="10457"/>
        </w:tabs>
        <w:rPr>
          <w:rFonts w:eastAsiaTheme="minorEastAsia" w:cstheme="minorBidi"/>
          <w:b w:val="0"/>
          <w:bCs w:val="0"/>
          <w:caps w:val="0"/>
          <w:noProof/>
          <w:sz w:val="22"/>
          <w:szCs w:val="22"/>
          <w:lang w:eastAsia="en-GB"/>
        </w:rPr>
      </w:pPr>
      <w:hyperlink w:anchor="_Toc98334496" w:history="1">
        <w:r w:rsidR="00E148FC" w:rsidRPr="00FD5EAB">
          <w:rPr>
            <w:rStyle w:val="Hyperlink"/>
            <w:noProof/>
          </w:rPr>
          <w:t>9</w:t>
        </w:r>
        <w:r w:rsidR="00E148FC">
          <w:rPr>
            <w:rFonts w:eastAsiaTheme="minorEastAsia" w:cstheme="minorBidi"/>
            <w:b w:val="0"/>
            <w:bCs w:val="0"/>
            <w:caps w:val="0"/>
            <w:noProof/>
            <w:sz w:val="22"/>
            <w:szCs w:val="22"/>
            <w:lang w:eastAsia="en-GB"/>
          </w:rPr>
          <w:tab/>
        </w:r>
        <w:r w:rsidR="00E148FC" w:rsidRPr="00FD5EAB">
          <w:rPr>
            <w:rStyle w:val="Hyperlink"/>
            <w:noProof/>
          </w:rPr>
          <w:t>Closing of the meeting</w:t>
        </w:r>
        <w:r w:rsidR="00E148FC">
          <w:rPr>
            <w:noProof/>
            <w:webHidden/>
          </w:rPr>
          <w:tab/>
        </w:r>
        <w:r w:rsidR="00E148FC">
          <w:rPr>
            <w:noProof/>
            <w:webHidden/>
          </w:rPr>
          <w:fldChar w:fldCharType="begin"/>
        </w:r>
        <w:r w:rsidR="00E148FC">
          <w:rPr>
            <w:noProof/>
            <w:webHidden/>
          </w:rPr>
          <w:instrText xml:space="preserve"> PAGEREF _Toc98334496 \h </w:instrText>
        </w:r>
        <w:r w:rsidR="00E148FC">
          <w:rPr>
            <w:noProof/>
            <w:webHidden/>
          </w:rPr>
        </w:r>
        <w:r w:rsidR="00E148FC">
          <w:rPr>
            <w:noProof/>
            <w:webHidden/>
          </w:rPr>
          <w:fldChar w:fldCharType="separate"/>
        </w:r>
        <w:r w:rsidR="00E148FC">
          <w:rPr>
            <w:noProof/>
            <w:webHidden/>
          </w:rPr>
          <w:t>156</w:t>
        </w:r>
        <w:r w:rsidR="00E148FC">
          <w:rPr>
            <w:noProof/>
            <w:webHidden/>
          </w:rPr>
          <w:fldChar w:fldCharType="end"/>
        </w:r>
      </w:hyperlink>
    </w:p>
    <w:p w14:paraId="4AE35952" w14:textId="4DFBEB73" w:rsidR="00E148FC" w:rsidRDefault="002328C4">
      <w:pPr>
        <w:pStyle w:val="TOC1"/>
        <w:tabs>
          <w:tab w:val="left" w:pos="1200"/>
          <w:tab w:val="right" w:leader="dot" w:pos="10457"/>
        </w:tabs>
        <w:rPr>
          <w:rFonts w:eastAsiaTheme="minorEastAsia" w:cstheme="minorBidi"/>
          <w:b w:val="0"/>
          <w:bCs w:val="0"/>
          <w:caps w:val="0"/>
          <w:noProof/>
          <w:sz w:val="22"/>
          <w:szCs w:val="22"/>
          <w:lang w:eastAsia="en-GB"/>
        </w:rPr>
      </w:pPr>
      <w:hyperlink w:anchor="_Toc98334497" w:history="1">
        <w:r w:rsidR="00E148FC" w:rsidRPr="00FD5EAB">
          <w:rPr>
            <w:rStyle w:val="Hyperlink"/>
            <w:rFonts w:ascii="Times New Roman" w:hAnsi="Times New Roman" w:cs="Times New Roman"/>
            <w:noProof/>
          </w:rPr>
          <w:t>Annex A:</w:t>
        </w:r>
        <w:r w:rsidR="00E148FC">
          <w:rPr>
            <w:rFonts w:eastAsiaTheme="minorEastAsia" w:cstheme="minorBidi"/>
            <w:b w:val="0"/>
            <w:bCs w:val="0"/>
            <w:caps w:val="0"/>
            <w:noProof/>
            <w:sz w:val="22"/>
            <w:szCs w:val="22"/>
            <w:lang w:eastAsia="en-GB"/>
          </w:rPr>
          <w:tab/>
        </w:r>
        <w:r w:rsidR="00E148FC" w:rsidRPr="00FD5EAB">
          <w:rPr>
            <w:rStyle w:val="Hyperlink"/>
            <w:rFonts w:ascii="Times New Roman" w:hAnsi="Times New Roman" w:cs="Times New Roman"/>
            <w:noProof/>
          </w:rPr>
          <w:t>List of Tdocs at RAN1 #108-e</w:t>
        </w:r>
        <w:r w:rsidR="00E148FC">
          <w:rPr>
            <w:noProof/>
            <w:webHidden/>
          </w:rPr>
          <w:tab/>
        </w:r>
        <w:r w:rsidR="00E148FC">
          <w:rPr>
            <w:noProof/>
            <w:webHidden/>
          </w:rPr>
          <w:fldChar w:fldCharType="begin"/>
        </w:r>
        <w:r w:rsidR="00E148FC">
          <w:rPr>
            <w:noProof/>
            <w:webHidden/>
          </w:rPr>
          <w:instrText xml:space="preserve"> PAGEREF _Toc98334497 \h </w:instrText>
        </w:r>
        <w:r w:rsidR="00E148FC">
          <w:rPr>
            <w:noProof/>
            <w:webHidden/>
          </w:rPr>
        </w:r>
        <w:r w:rsidR="00E148FC">
          <w:rPr>
            <w:noProof/>
            <w:webHidden/>
          </w:rPr>
          <w:fldChar w:fldCharType="separate"/>
        </w:r>
        <w:r w:rsidR="00E148FC">
          <w:rPr>
            <w:noProof/>
            <w:webHidden/>
          </w:rPr>
          <w:t>157</w:t>
        </w:r>
        <w:r w:rsidR="00E148FC">
          <w:rPr>
            <w:noProof/>
            <w:webHidden/>
          </w:rPr>
          <w:fldChar w:fldCharType="end"/>
        </w:r>
      </w:hyperlink>
    </w:p>
    <w:p w14:paraId="0EE6757C" w14:textId="19456BEE" w:rsidR="00E148FC" w:rsidRDefault="002328C4">
      <w:pPr>
        <w:pStyle w:val="TOC1"/>
        <w:tabs>
          <w:tab w:val="left" w:pos="1200"/>
          <w:tab w:val="right" w:leader="dot" w:pos="10457"/>
        </w:tabs>
        <w:rPr>
          <w:rFonts w:eastAsiaTheme="minorEastAsia" w:cstheme="minorBidi"/>
          <w:b w:val="0"/>
          <w:bCs w:val="0"/>
          <w:caps w:val="0"/>
          <w:noProof/>
          <w:sz w:val="22"/>
          <w:szCs w:val="22"/>
          <w:lang w:eastAsia="en-GB"/>
        </w:rPr>
      </w:pPr>
      <w:hyperlink w:anchor="_Toc98334498" w:history="1">
        <w:r w:rsidR="00E148FC" w:rsidRPr="00FD5EAB">
          <w:rPr>
            <w:rStyle w:val="Hyperlink"/>
            <w:rFonts w:ascii="Times New Roman" w:hAnsi="Times New Roman" w:cs="Times New Roman"/>
            <w:noProof/>
          </w:rPr>
          <w:t>Annex B:</w:t>
        </w:r>
        <w:r w:rsidR="00E148FC">
          <w:rPr>
            <w:rFonts w:eastAsiaTheme="minorEastAsia" w:cstheme="minorBidi"/>
            <w:b w:val="0"/>
            <w:bCs w:val="0"/>
            <w:caps w:val="0"/>
            <w:noProof/>
            <w:sz w:val="22"/>
            <w:szCs w:val="22"/>
            <w:lang w:eastAsia="en-GB"/>
          </w:rPr>
          <w:tab/>
        </w:r>
        <w:r w:rsidR="00E148FC" w:rsidRPr="00FD5EAB">
          <w:rPr>
            <w:rStyle w:val="Hyperlink"/>
            <w:rFonts w:ascii="Times New Roman" w:hAnsi="Times New Roman" w:cs="Times New Roman"/>
            <w:noProof/>
          </w:rPr>
          <w:t>List of CRs agreed at RAN1 #108-e</w:t>
        </w:r>
        <w:r w:rsidR="00E148FC">
          <w:rPr>
            <w:noProof/>
            <w:webHidden/>
          </w:rPr>
          <w:tab/>
        </w:r>
        <w:r w:rsidR="00E148FC">
          <w:rPr>
            <w:noProof/>
            <w:webHidden/>
          </w:rPr>
          <w:fldChar w:fldCharType="begin"/>
        </w:r>
        <w:r w:rsidR="00E148FC">
          <w:rPr>
            <w:noProof/>
            <w:webHidden/>
          </w:rPr>
          <w:instrText xml:space="preserve"> PAGEREF _Toc98334498 \h </w:instrText>
        </w:r>
        <w:r w:rsidR="00E148FC">
          <w:rPr>
            <w:noProof/>
            <w:webHidden/>
          </w:rPr>
        </w:r>
        <w:r w:rsidR="00E148FC">
          <w:rPr>
            <w:noProof/>
            <w:webHidden/>
          </w:rPr>
          <w:fldChar w:fldCharType="separate"/>
        </w:r>
        <w:r w:rsidR="00E148FC">
          <w:rPr>
            <w:noProof/>
            <w:webHidden/>
          </w:rPr>
          <w:t>158</w:t>
        </w:r>
        <w:r w:rsidR="00E148FC">
          <w:rPr>
            <w:noProof/>
            <w:webHidden/>
          </w:rPr>
          <w:fldChar w:fldCharType="end"/>
        </w:r>
      </w:hyperlink>
    </w:p>
    <w:p w14:paraId="3A35CF98" w14:textId="27EA4662" w:rsidR="00E148FC" w:rsidRDefault="002328C4">
      <w:pPr>
        <w:pStyle w:val="TOC1"/>
        <w:tabs>
          <w:tab w:val="left" w:pos="1400"/>
          <w:tab w:val="right" w:leader="dot" w:pos="10457"/>
        </w:tabs>
        <w:rPr>
          <w:rFonts w:eastAsiaTheme="minorEastAsia" w:cstheme="minorBidi"/>
          <w:b w:val="0"/>
          <w:bCs w:val="0"/>
          <w:caps w:val="0"/>
          <w:noProof/>
          <w:sz w:val="22"/>
          <w:szCs w:val="22"/>
          <w:lang w:eastAsia="en-GB"/>
        </w:rPr>
      </w:pPr>
      <w:hyperlink w:anchor="_Toc98334499" w:history="1">
        <w:r w:rsidR="00E148FC" w:rsidRPr="00FD5EAB">
          <w:rPr>
            <w:rStyle w:val="Hyperlink"/>
            <w:rFonts w:ascii="Times New Roman" w:hAnsi="Times New Roman" w:cs="Times New Roman"/>
            <w:noProof/>
          </w:rPr>
          <w:t>Annex C</w:t>
        </w:r>
        <w:r w:rsidR="00E148FC" w:rsidRPr="00FD5EAB">
          <w:rPr>
            <w:rStyle w:val="Hyperlink"/>
            <w:rFonts w:ascii="Times New Roman" w:eastAsia="MS Mincho" w:hAnsi="Times New Roman" w:cs="Times New Roman"/>
            <w:noProof/>
            <w:lang w:eastAsia="ja-JP"/>
          </w:rPr>
          <w:t>-1</w:t>
        </w:r>
        <w:r w:rsidR="00E148FC" w:rsidRPr="00FD5EAB">
          <w:rPr>
            <w:rStyle w:val="Hyperlink"/>
            <w:rFonts w:ascii="Times New Roman" w:hAnsi="Times New Roman" w:cs="Times New Roman"/>
            <w:noProof/>
          </w:rPr>
          <w:t>:</w:t>
        </w:r>
        <w:r w:rsidR="00E148FC">
          <w:rPr>
            <w:rFonts w:eastAsiaTheme="minorEastAsia" w:cstheme="minorBidi"/>
            <w:b w:val="0"/>
            <w:bCs w:val="0"/>
            <w:caps w:val="0"/>
            <w:noProof/>
            <w:sz w:val="22"/>
            <w:szCs w:val="22"/>
            <w:lang w:eastAsia="en-GB"/>
          </w:rPr>
          <w:tab/>
        </w:r>
        <w:r w:rsidR="00E148FC" w:rsidRPr="00FD5EAB">
          <w:rPr>
            <w:rStyle w:val="Hyperlink"/>
            <w:rFonts w:ascii="Times New Roman" w:hAnsi="Times New Roman" w:cs="Times New Roman"/>
            <w:noProof/>
          </w:rPr>
          <w:t>List of Outgoing LSs</w:t>
        </w:r>
        <w:r w:rsidR="00E148FC" w:rsidRPr="00FD5EAB">
          <w:rPr>
            <w:rStyle w:val="Hyperlink"/>
            <w:rFonts w:ascii="Times New Roman" w:eastAsia="MS Mincho" w:hAnsi="Times New Roman" w:cs="Times New Roman"/>
            <w:noProof/>
            <w:lang w:eastAsia="ja-JP"/>
          </w:rPr>
          <w:t xml:space="preserve"> from </w:t>
        </w:r>
        <w:r w:rsidR="00E148FC" w:rsidRPr="00FD5EAB">
          <w:rPr>
            <w:rStyle w:val="Hyperlink"/>
            <w:rFonts w:ascii="Times New Roman" w:hAnsi="Times New Roman" w:cs="Times New Roman"/>
            <w:noProof/>
          </w:rPr>
          <w:t>RAN1 #108-e</w:t>
        </w:r>
        <w:r w:rsidR="00E148FC">
          <w:rPr>
            <w:noProof/>
            <w:webHidden/>
          </w:rPr>
          <w:tab/>
        </w:r>
        <w:r w:rsidR="00E148FC">
          <w:rPr>
            <w:noProof/>
            <w:webHidden/>
          </w:rPr>
          <w:fldChar w:fldCharType="begin"/>
        </w:r>
        <w:r w:rsidR="00E148FC">
          <w:rPr>
            <w:noProof/>
            <w:webHidden/>
          </w:rPr>
          <w:instrText xml:space="preserve"> PAGEREF _Toc98334499 \h </w:instrText>
        </w:r>
        <w:r w:rsidR="00E148FC">
          <w:rPr>
            <w:noProof/>
            <w:webHidden/>
          </w:rPr>
        </w:r>
        <w:r w:rsidR="00E148FC">
          <w:rPr>
            <w:noProof/>
            <w:webHidden/>
          </w:rPr>
          <w:fldChar w:fldCharType="separate"/>
        </w:r>
        <w:r w:rsidR="00E148FC">
          <w:rPr>
            <w:noProof/>
            <w:webHidden/>
          </w:rPr>
          <w:t>163</w:t>
        </w:r>
        <w:r w:rsidR="00E148FC">
          <w:rPr>
            <w:noProof/>
            <w:webHidden/>
          </w:rPr>
          <w:fldChar w:fldCharType="end"/>
        </w:r>
      </w:hyperlink>
    </w:p>
    <w:p w14:paraId="3D69C0E0" w14:textId="4A91D0AF" w:rsidR="00E148FC" w:rsidRDefault="002328C4">
      <w:pPr>
        <w:pStyle w:val="TOC1"/>
        <w:tabs>
          <w:tab w:val="left" w:pos="1400"/>
          <w:tab w:val="right" w:leader="dot" w:pos="10457"/>
        </w:tabs>
        <w:rPr>
          <w:rFonts w:eastAsiaTheme="minorEastAsia" w:cstheme="minorBidi"/>
          <w:b w:val="0"/>
          <w:bCs w:val="0"/>
          <w:caps w:val="0"/>
          <w:noProof/>
          <w:sz w:val="22"/>
          <w:szCs w:val="22"/>
          <w:lang w:eastAsia="en-GB"/>
        </w:rPr>
      </w:pPr>
      <w:hyperlink w:anchor="_Toc98334500" w:history="1">
        <w:r w:rsidR="00E148FC" w:rsidRPr="00FD5EAB">
          <w:rPr>
            <w:rStyle w:val="Hyperlink"/>
            <w:rFonts w:ascii="Times New Roman" w:hAnsi="Times New Roman" w:cs="Times New Roman"/>
            <w:noProof/>
          </w:rPr>
          <w:t xml:space="preserve">Annex </w:t>
        </w:r>
        <w:r w:rsidR="00E148FC" w:rsidRPr="00FD5EAB">
          <w:rPr>
            <w:rStyle w:val="Hyperlink"/>
            <w:rFonts w:ascii="Times New Roman" w:eastAsia="MS Mincho" w:hAnsi="Times New Roman" w:cs="Times New Roman"/>
            <w:noProof/>
            <w:lang w:eastAsia="ja-JP"/>
          </w:rPr>
          <w:t>C-2</w:t>
        </w:r>
        <w:r w:rsidR="00E148FC" w:rsidRPr="00FD5EAB">
          <w:rPr>
            <w:rStyle w:val="Hyperlink"/>
            <w:rFonts w:ascii="Times New Roman" w:hAnsi="Times New Roman" w:cs="Times New Roman"/>
            <w:noProof/>
          </w:rPr>
          <w:t>:</w:t>
        </w:r>
        <w:r w:rsidR="00E148FC">
          <w:rPr>
            <w:rFonts w:eastAsiaTheme="minorEastAsia" w:cstheme="minorBidi"/>
            <w:b w:val="0"/>
            <w:bCs w:val="0"/>
            <w:caps w:val="0"/>
            <w:noProof/>
            <w:sz w:val="22"/>
            <w:szCs w:val="22"/>
            <w:lang w:eastAsia="en-GB"/>
          </w:rPr>
          <w:tab/>
        </w:r>
        <w:r w:rsidR="00E148FC" w:rsidRPr="00FD5EAB">
          <w:rPr>
            <w:rStyle w:val="Hyperlink"/>
            <w:rFonts w:ascii="Times New Roman" w:hAnsi="Times New Roman" w:cs="Times New Roman"/>
            <w:noProof/>
          </w:rPr>
          <w:t>List of Incoming LSs</w:t>
        </w:r>
        <w:r w:rsidR="00E148FC" w:rsidRPr="00FD5EAB">
          <w:rPr>
            <w:rStyle w:val="Hyperlink"/>
            <w:rFonts w:ascii="Times New Roman" w:eastAsia="MS Mincho" w:hAnsi="Times New Roman" w:cs="Times New Roman"/>
            <w:noProof/>
            <w:lang w:eastAsia="ja-JP"/>
          </w:rPr>
          <w:t xml:space="preserve"> from </w:t>
        </w:r>
        <w:r w:rsidR="00E148FC" w:rsidRPr="00FD5EAB">
          <w:rPr>
            <w:rStyle w:val="Hyperlink"/>
            <w:rFonts w:ascii="Times New Roman" w:hAnsi="Times New Roman" w:cs="Times New Roman"/>
            <w:noProof/>
          </w:rPr>
          <w:t>RAN1 #108-e</w:t>
        </w:r>
        <w:r w:rsidR="00E148FC">
          <w:rPr>
            <w:noProof/>
            <w:webHidden/>
          </w:rPr>
          <w:tab/>
        </w:r>
        <w:r w:rsidR="00E148FC">
          <w:rPr>
            <w:noProof/>
            <w:webHidden/>
          </w:rPr>
          <w:fldChar w:fldCharType="begin"/>
        </w:r>
        <w:r w:rsidR="00E148FC">
          <w:rPr>
            <w:noProof/>
            <w:webHidden/>
          </w:rPr>
          <w:instrText xml:space="preserve"> PAGEREF _Toc98334500 \h </w:instrText>
        </w:r>
        <w:r w:rsidR="00E148FC">
          <w:rPr>
            <w:noProof/>
            <w:webHidden/>
          </w:rPr>
        </w:r>
        <w:r w:rsidR="00E148FC">
          <w:rPr>
            <w:noProof/>
            <w:webHidden/>
          </w:rPr>
          <w:fldChar w:fldCharType="separate"/>
        </w:r>
        <w:r w:rsidR="00E148FC">
          <w:rPr>
            <w:noProof/>
            <w:webHidden/>
          </w:rPr>
          <w:t>166</w:t>
        </w:r>
        <w:r w:rsidR="00E148FC">
          <w:rPr>
            <w:noProof/>
            <w:webHidden/>
          </w:rPr>
          <w:fldChar w:fldCharType="end"/>
        </w:r>
      </w:hyperlink>
    </w:p>
    <w:p w14:paraId="1D19363B" w14:textId="139792D7" w:rsidR="00E148FC" w:rsidRDefault="002328C4">
      <w:pPr>
        <w:pStyle w:val="TOC1"/>
        <w:tabs>
          <w:tab w:val="left" w:pos="1200"/>
          <w:tab w:val="right" w:leader="dot" w:pos="10457"/>
        </w:tabs>
        <w:rPr>
          <w:rFonts w:eastAsiaTheme="minorEastAsia" w:cstheme="minorBidi"/>
          <w:b w:val="0"/>
          <w:bCs w:val="0"/>
          <w:caps w:val="0"/>
          <w:noProof/>
          <w:sz w:val="22"/>
          <w:szCs w:val="22"/>
          <w:lang w:eastAsia="en-GB"/>
        </w:rPr>
      </w:pPr>
      <w:hyperlink w:anchor="_Toc98334501" w:history="1">
        <w:r w:rsidR="00E148FC" w:rsidRPr="00FD5EAB">
          <w:rPr>
            <w:rStyle w:val="Hyperlink"/>
            <w:rFonts w:ascii="Times New Roman" w:hAnsi="Times New Roman" w:cs="Times New Roman"/>
            <w:noProof/>
          </w:rPr>
          <w:t>Annex D:</w:t>
        </w:r>
        <w:r w:rsidR="00E148FC">
          <w:rPr>
            <w:rFonts w:eastAsiaTheme="minorEastAsia" w:cstheme="minorBidi"/>
            <w:b w:val="0"/>
            <w:bCs w:val="0"/>
            <w:caps w:val="0"/>
            <w:noProof/>
            <w:sz w:val="22"/>
            <w:szCs w:val="22"/>
            <w:lang w:eastAsia="en-GB"/>
          </w:rPr>
          <w:tab/>
        </w:r>
        <w:r w:rsidR="00E148FC" w:rsidRPr="00FD5EAB">
          <w:rPr>
            <w:rStyle w:val="Hyperlink"/>
            <w:rFonts w:ascii="Times New Roman" w:hAnsi="Times New Roman" w:cs="Times New Roman"/>
            <w:noProof/>
          </w:rPr>
          <w:t>List of Approved updated WIDs</w:t>
        </w:r>
        <w:r w:rsidR="00E148FC">
          <w:rPr>
            <w:noProof/>
            <w:webHidden/>
          </w:rPr>
          <w:tab/>
        </w:r>
        <w:r w:rsidR="00E148FC">
          <w:rPr>
            <w:noProof/>
            <w:webHidden/>
          </w:rPr>
          <w:fldChar w:fldCharType="begin"/>
        </w:r>
        <w:r w:rsidR="00E148FC">
          <w:rPr>
            <w:noProof/>
            <w:webHidden/>
          </w:rPr>
          <w:instrText xml:space="preserve"> PAGEREF _Toc98334501 \h </w:instrText>
        </w:r>
        <w:r w:rsidR="00E148FC">
          <w:rPr>
            <w:noProof/>
            <w:webHidden/>
          </w:rPr>
        </w:r>
        <w:r w:rsidR="00E148FC">
          <w:rPr>
            <w:noProof/>
            <w:webHidden/>
          </w:rPr>
          <w:fldChar w:fldCharType="separate"/>
        </w:r>
        <w:r w:rsidR="00E148FC">
          <w:rPr>
            <w:noProof/>
            <w:webHidden/>
          </w:rPr>
          <w:t>169</w:t>
        </w:r>
        <w:r w:rsidR="00E148FC">
          <w:rPr>
            <w:noProof/>
            <w:webHidden/>
          </w:rPr>
          <w:fldChar w:fldCharType="end"/>
        </w:r>
      </w:hyperlink>
    </w:p>
    <w:p w14:paraId="6B423BA4" w14:textId="0139BBDD" w:rsidR="00E148FC" w:rsidRDefault="002328C4">
      <w:pPr>
        <w:pStyle w:val="TOC1"/>
        <w:tabs>
          <w:tab w:val="left" w:pos="1200"/>
          <w:tab w:val="right" w:leader="dot" w:pos="10457"/>
        </w:tabs>
        <w:rPr>
          <w:rFonts w:eastAsiaTheme="minorEastAsia" w:cstheme="minorBidi"/>
          <w:b w:val="0"/>
          <w:bCs w:val="0"/>
          <w:caps w:val="0"/>
          <w:noProof/>
          <w:sz w:val="22"/>
          <w:szCs w:val="22"/>
          <w:lang w:eastAsia="en-GB"/>
        </w:rPr>
      </w:pPr>
      <w:hyperlink w:anchor="_Toc98334502" w:history="1">
        <w:r w:rsidR="00E148FC" w:rsidRPr="00FD5EAB">
          <w:rPr>
            <w:rStyle w:val="Hyperlink"/>
            <w:rFonts w:ascii="Times New Roman" w:hAnsi="Times New Roman" w:cs="Times New Roman"/>
            <w:noProof/>
          </w:rPr>
          <w:t>Annex E:</w:t>
        </w:r>
        <w:r w:rsidR="00E148FC">
          <w:rPr>
            <w:rFonts w:eastAsiaTheme="minorEastAsia" w:cstheme="minorBidi"/>
            <w:b w:val="0"/>
            <w:bCs w:val="0"/>
            <w:caps w:val="0"/>
            <w:noProof/>
            <w:sz w:val="22"/>
            <w:szCs w:val="22"/>
            <w:lang w:eastAsia="en-GB"/>
          </w:rPr>
          <w:tab/>
        </w:r>
        <w:r w:rsidR="00E148FC" w:rsidRPr="00FD5EAB">
          <w:rPr>
            <w:rStyle w:val="Hyperlink"/>
            <w:rFonts w:ascii="Times New Roman" w:hAnsi="Times New Roman" w:cs="Times New Roman"/>
            <w:noProof/>
          </w:rPr>
          <w:t>List of draft TSs/TRs agreed at RAN1 #108-e</w:t>
        </w:r>
        <w:r w:rsidR="00E148FC">
          <w:rPr>
            <w:noProof/>
            <w:webHidden/>
          </w:rPr>
          <w:tab/>
        </w:r>
        <w:r w:rsidR="00E148FC">
          <w:rPr>
            <w:noProof/>
            <w:webHidden/>
          </w:rPr>
          <w:fldChar w:fldCharType="begin"/>
        </w:r>
        <w:r w:rsidR="00E148FC">
          <w:rPr>
            <w:noProof/>
            <w:webHidden/>
          </w:rPr>
          <w:instrText xml:space="preserve"> PAGEREF _Toc98334502 \h </w:instrText>
        </w:r>
        <w:r w:rsidR="00E148FC">
          <w:rPr>
            <w:noProof/>
            <w:webHidden/>
          </w:rPr>
        </w:r>
        <w:r w:rsidR="00E148FC">
          <w:rPr>
            <w:noProof/>
            <w:webHidden/>
          </w:rPr>
          <w:fldChar w:fldCharType="separate"/>
        </w:r>
        <w:r w:rsidR="00E148FC">
          <w:rPr>
            <w:noProof/>
            <w:webHidden/>
          </w:rPr>
          <w:t>170</w:t>
        </w:r>
        <w:r w:rsidR="00E148FC">
          <w:rPr>
            <w:noProof/>
            <w:webHidden/>
          </w:rPr>
          <w:fldChar w:fldCharType="end"/>
        </w:r>
      </w:hyperlink>
    </w:p>
    <w:p w14:paraId="66F6E3FC" w14:textId="56312DB6" w:rsidR="00E148FC" w:rsidRDefault="002328C4">
      <w:pPr>
        <w:pStyle w:val="TOC1"/>
        <w:tabs>
          <w:tab w:val="left" w:pos="1200"/>
          <w:tab w:val="right" w:leader="dot" w:pos="10457"/>
        </w:tabs>
        <w:rPr>
          <w:rFonts w:eastAsiaTheme="minorEastAsia" w:cstheme="minorBidi"/>
          <w:b w:val="0"/>
          <w:bCs w:val="0"/>
          <w:caps w:val="0"/>
          <w:noProof/>
          <w:sz w:val="22"/>
          <w:szCs w:val="22"/>
          <w:lang w:eastAsia="en-GB"/>
        </w:rPr>
      </w:pPr>
      <w:hyperlink w:anchor="_Toc98334503" w:history="1">
        <w:r w:rsidR="00E148FC" w:rsidRPr="00FD5EAB">
          <w:rPr>
            <w:rStyle w:val="Hyperlink"/>
            <w:rFonts w:ascii="Times New Roman" w:hAnsi="Times New Roman" w:cs="Times New Roman"/>
            <w:noProof/>
          </w:rPr>
          <w:t>Annex F:</w:t>
        </w:r>
        <w:r w:rsidR="00E148FC">
          <w:rPr>
            <w:rFonts w:eastAsiaTheme="minorEastAsia" w:cstheme="minorBidi"/>
            <w:b w:val="0"/>
            <w:bCs w:val="0"/>
            <w:caps w:val="0"/>
            <w:noProof/>
            <w:sz w:val="22"/>
            <w:szCs w:val="22"/>
            <w:lang w:eastAsia="en-GB"/>
          </w:rPr>
          <w:tab/>
        </w:r>
        <w:r w:rsidR="00E148FC" w:rsidRPr="00FD5EAB">
          <w:rPr>
            <w:rStyle w:val="Hyperlink"/>
            <w:rFonts w:ascii="Times New Roman" w:hAnsi="Times New Roman" w:cs="Times New Roman"/>
            <w:noProof/>
          </w:rPr>
          <w:t>List of actions</w:t>
        </w:r>
        <w:r w:rsidR="00E148FC">
          <w:rPr>
            <w:noProof/>
            <w:webHidden/>
          </w:rPr>
          <w:tab/>
        </w:r>
        <w:r w:rsidR="00E148FC">
          <w:rPr>
            <w:noProof/>
            <w:webHidden/>
          </w:rPr>
          <w:fldChar w:fldCharType="begin"/>
        </w:r>
        <w:r w:rsidR="00E148FC">
          <w:rPr>
            <w:noProof/>
            <w:webHidden/>
          </w:rPr>
          <w:instrText xml:space="preserve"> PAGEREF _Toc98334503 \h </w:instrText>
        </w:r>
        <w:r w:rsidR="00E148FC">
          <w:rPr>
            <w:noProof/>
            <w:webHidden/>
          </w:rPr>
        </w:r>
        <w:r w:rsidR="00E148FC">
          <w:rPr>
            <w:noProof/>
            <w:webHidden/>
          </w:rPr>
          <w:fldChar w:fldCharType="separate"/>
        </w:r>
        <w:r w:rsidR="00E148FC">
          <w:rPr>
            <w:noProof/>
            <w:webHidden/>
          </w:rPr>
          <w:t>171</w:t>
        </w:r>
        <w:r w:rsidR="00E148FC">
          <w:rPr>
            <w:noProof/>
            <w:webHidden/>
          </w:rPr>
          <w:fldChar w:fldCharType="end"/>
        </w:r>
      </w:hyperlink>
    </w:p>
    <w:p w14:paraId="2895197C" w14:textId="155E864A" w:rsidR="00E148FC" w:rsidRDefault="002328C4">
      <w:pPr>
        <w:pStyle w:val="TOC1"/>
        <w:tabs>
          <w:tab w:val="left" w:pos="1400"/>
          <w:tab w:val="right" w:leader="dot" w:pos="10457"/>
        </w:tabs>
        <w:rPr>
          <w:rFonts w:eastAsiaTheme="minorEastAsia" w:cstheme="minorBidi"/>
          <w:b w:val="0"/>
          <w:bCs w:val="0"/>
          <w:caps w:val="0"/>
          <w:noProof/>
          <w:sz w:val="22"/>
          <w:szCs w:val="22"/>
          <w:lang w:eastAsia="en-GB"/>
        </w:rPr>
      </w:pPr>
      <w:hyperlink w:anchor="_Toc98334504" w:history="1">
        <w:r w:rsidR="00E148FC" w:rsidRPr="00FD5EAB">
          <w:rPr>
            <w:rStyle w:val="Hyperlink"/>
            <w:rFonts w:ascii="Times New Roman" w:hAnsi="Times New Roman" w:cs="Times New Roman"/>
            <w:noProof/>
          </w:rPr>
          <w:t>Annex G:</w:t>
        </w:r>
        <w:r w:rsidR="00E148FC">
          <w:rPr>
            <w:rFonts w:eastAsiaTheme="minorEastAsia" w:cstheme="minorBidi"/>
            <w:b w:val="0"/>
            <w:bCs w:val="0"/>
            <w:caps w:val="0"/>
            <w:noProof/>
            <w:sz w:val="22"/>
            <w:szCs w:val="22"/>
            <w:lang w:eastAsia="en-GB"/>
          </w:rPr>
          <w:tab/>
        </w:r>
        <w:r w:rsidR="00E148FC" w:rsidRPr="00FD5EAB">
          <w:rPr>
            <w:rStyle w:val="Hyperlink"/>
            <w:rFonts w:ascii="Times New Roman" w:hAnsi="Times New Roman" w:cs="Times New Roman"/>
            <w:noProof/>
          </w:rPr>
          <w:t>List of participants at RAN1 #108-e</w:t>
        </w:r>
        <w:r w:rsidR="00E148FC">
          <w:rPr>
            <w:noProof/>
            <w:webHidden/>
          </w:rPr>
          <w:tab/>
        </w:r>
        <w:r w:rsidR="00E148FC">
          <w:rPr>
            <w:noProof/>
            <w:webHidden/>
          </w:rPr>
          <w:fldChar w:fldCharType="begin"/>
        </w:r>
        <w:r w:rsidR="00E148FC">
          <w:rPr>
            <w:noProof/>
            <w:webHidden/>
          </w:rPr>
          <w:instrText xml:space="preserve"> PAGEREF _Toc98334504 \h </w:instrText>
        </w:r>
        <w:r w:rsidR="00E148FC">
          <w:rPr>
            <w:noProof/>
            <w:webHidden/>
          </w:rPr>
        </w:r>
        <w:r w:rsidR="00E148FC">
          <w:rPr>
            <w:noProof/>
            <w:webHidden/>
          </w:rPr>
          <w:fldChar w:fldCharType="separate"/>
        </w:r>
        <w:r w:rsidR="00E148FC">
          <w:rPr>
            <w:noProof/>
            <w:webHidden/>
          </w:rPr>
          <w:t>177</w:t>
        </w:r>
        <w:r w:rsidR="00E148FC">
          <w:rPr>
            <w:noProof/>
            <w:webHidden/>
          </w:rPr>
          <w:fldChar w:fldCharType="end"/>
        </w:r>
      </w:hyperlink>
    </w:p>
    <w:p w14:paraId="7AFF62D7" w14:textId="2F38BB96" w:rsidR="00E148FC" w:rsidRDefault="002328C4">
      <w:pPr>
        <w:pStyle w:val="TOC1"/>
        <w:tabs>
          <w:tab w:val="left" w:pos="1400"/>
          <w:tab w:val="right" w:leader="dot" w:pos="10457"/>
        </w:tabs>
        <w:rPr>
          <w:rFonts w:eastAsiaTheme="minorEastAsia" w:cstheme="minorBidi"/>
          <w:b w:val="0"/>
          <w:bCs w:val="0"/>
          <w:caps w:val="0"/>
          <w:noProof/>
          <w:sz w:val="22"/>
          <w:szCs w:val="22"/>
          <w:lang w:eastAsia="en-GB"/>
        </w:rPr>
      </w:pPr>
      <w:hyperlink w:anchor="_Toc98334505" w:history="1">
        <w:r w:rsidR="00E148FC" w:rsidRPr="00FD5EAB">
          <w:rPr>
            <w:rStyle w:val="Hyperlink"/>
            <w:rFonts w:ascii="Times New Roman" w:hAnsi="Times New Roman" w:cs="Times New Roman"/>
            <w:noProof/>
          </w:rPr>
          <w:t>Annex H:</w:t>
        </w:r>
        <w:r w:rsidR="00E148FC">
          <w:rPr>
            <w:rFonts w:eastAsiaTheme="minorEastAsia" w:cstheme="minorBidi"/>
            <w:b w:val="0"/>
            <w:bCs w:val="0"/>
            <w:caps w:val="0"/>
            <w:noProof/>
            <w:sz w:val="22"/>
            <w:szCs w:val="22"/>
            <w:lang w:eastAsia="en-GB"/>
          </w:rPr>
          <w:tab/>
        </w:r>
        <w:r w:rsidR="00E148FC" w:rsidRPr="00FD5EAB">
          <w:rPr>
            <w:rStyle w:val="Hyperlink"/>
            <w:rFonts w:ascii="Times New Roman" w:hAnsi="Times New Roman" w:cs="Times New Roman"/>
            <w:noProof/>
          </w:rPr>
          <w:t xml:space="preserve">TSG RAN WG1 meetings in </w:t>
        </w:r>
        <w:r w:rsidR="00E148FC" w:rsidRPr="00FD5EAB">
          <w:rPr>
            <w:rStyle w:val="Hyperlink"/>
            <w:rFonts w:ascii="Times New Roman" w:eastAsia="MS Mincho" w:hAnsi="Times New Roman" w:cs="Times New Roman"/>
            <w:noProof/>
            <w:lang w:eastAsia="ja-JP"/>
          </w:rPr>
          <w:t>2022 – 2023</w:t>
        </w:r>
        <w:r w:rsidR="00E148FC">
          <w:rPr>
            <w:noProof/>
            <w:webHidden/>
          </w:rPr>
          <w:tab/>
        </w:r>
        <w:r w:rsidR="00E148FC">
          <w:rPr>
            <w:noProof/>
            <w:webHidden/>
          </w:rPr>
          <w:fldChar w:fldCharType="begin"/>
        </w:r>
        <w:r w:rsidR="00E148FC">
          <w:rPr>
            <w:noProof/>
            <w:webHidden/>
          </w:rPr>
          <w:instrText xml:space="preserve"> PAGEREF _Toc98334505 \h </w:instrText>
        </w:r>
        <w:r w:rsidR="00E148FC">
          <w:rPr>
            <w:noProof/>
            <w:webHidden/>
          </w:rPr>
        </w:r>
        <w:r w:rsidR="00E148FC">
          <w:rPr>
            <w:noProof/>
            <w:webHidden/>
          </w:rPr>
          <w:fldChar w:fldCharType="separate"/>
        </w:r>
        <w:r w:rsidR="00E148FC">
          <w:rPr>
            <w:noProof/>
            <w:webHidden/>
          </w:rPr>
          <w:t>178</w:t>
        </w:r>
        <w:r w:rsidR="00E148FC">
          <w:rPr>
            <w:noProof/>
            <w:webHidden/>
          </w:rPr>
          <w:fldChar w:fldCharType="end"/>
        </w:r>
      </w:hyperlink>
    </w:p>
    <w:p w14:paraId="51C5874D" w14:textId="327FC62C" w:rsidR="00666408" w:rsidRPr="000B1042" w:rsidRDefault="00011381" w:rsidP="009643F7">
      <w:pPr>
        <w:rPr>
          <w:rFonts w:ascii="Times New Roman" w:hAnsi="Times New Roman"/>
          <w:szCs w:val="20"/>
        </w:rPr>
      </w:pPr>
      <w:r>
        <w:rPr>
          <w:rFonts w:ascii="Times New Roman" w:hAnsi="Times New Roman" w:cstheme="minorHAnsi"/>
          <w:b/>
          <w:bCs/>
          <w:caps/>
          <w:szCs w:val="20"/>
        </w:rPr>
        <w:fldChar w:fldCharType="end"/>
      </w:r>
    </w:p>
    <w:p w14:paraId="21E4648C" w14:textId="167195EA" w:rsidR="005F6CF6" w:rsidRPr="000B1042" w:rsidRDefault="005F6CF6" w:rsidP="009643F7">
      <w:pPr>
        <w:pBdr>
          <w:bottom w:val="single" w:sz="12" w:space="1" w:color="auto"/>
        </w:pBdr>
        <w:rPr>
          <w:rFonts w:ascii="Times New Roman" w:hAnsi="Times New Roman"/>
          <w:b/>
          <w:szCs w:val="20"/>
        </w:rPr>
      </w:pPr>
      <w:r w:rsidRPr="000B1042">
        <w:rPr>
          <w:rFonts w:ascii="Times New Roman" w:hAnsi="Times New Roman"/>
          <w:b/>
          <w:szCs w:val="20"/>
        </w:rPr>
        <w:br w:type="page"/>
      </w:r>
      <w:r w:rsidRPr="000B1042">
        <w:rPr>
          <w:rFonts w:ascii="Times New Roman" w:hAnsi="Times New Roman"/>
          <w:b/>
          <w:szCs w:val="20"/>
        </w:rPr>
        <w:lastRenderedPageBreak/>
        <w:t>Main</w:t>
      </w:r>
      <w:r w:rsidR="00233210">
        <w:rPr>
          <w:rFonts w:ascii="Times New Roman" w:hAnsi="Times New Roman"/>
          <w:b/>
          <w:szCs w:val="20"/>
        </w:rPr>
        <w:t xml:space="preserve"> </w:t>
      </w:r>
      <w:r w:rsidRPr="000B1042">
        <w:rPr>
          <w:rFonts w:ascii="Times New Roman" w:hAnsi="Times New Roman"/>
          <w:b/>
          <w:szCs w:val="20"/>
        </w:rPr>
        <w:t>facts</w:t>
      </w:r>
      <w:r w:rsidR="00233210">
        <w:rPr>
          <w:rFonts w:ascii="Times New Roman" w:hAnsi="Times New Roman"/>
          <w:b/>
          <w:szCs w:val="20"/>
        </w:rPr>
        <w:t xml:space="preserve"> </w:t>
      </w:r>
      <w:r w:rsidRPr="000B1042">
        <w:rPr>
          <w:rFonts w:ascii="Times New Roman" w:hAnsi="Times New Roman"/>
          <w:b/>
          <w:szCs w:val="20"/>
        </w:rPr>
        <w:t>summary</w:t>
      </w:r>
    </w:p>
    <w:p w14:paraId="51F224F4" w14:textId="77777777" w:rsidR="005F6CF6" w:rsidRPr="000B1042" w:rsidRDefault="005F6CF6" w:rsidP="009643F7">
      <w:pPr>
        <w:rPr>
          <w:rFonts w:ascii="Times New Roman" w:eastAsia="SimSun" w:hAnsi="Times New Roman"/>
          <w:kern w:val="2"/>
          <w:szCs w:val="20"/>
        </w:rPr>
      </w:pPr>
    </w:p>
    <w:p w14:paraId="4EBCC448" w14:textId="5FECEC16" w:rsidR="0033085B" w:rsidRDefault="00F06128" w:rsidP="007B738E">
      <w:pPr>
        <w:rPr>
          <w:rFonts w:ascii="Times New Roman" w:eastAsia="SimSun" w:hAnsi="Times New Roman"/>
          <w:kern w:val="2"/>
          <w:szCs w:val="20"/>
        </w:rPr>
      </w:pPr>
      <w:r>
        <w:rPr>
          <w:rFonts w:ascii="Times New Roman" w:eastAsia="SimSun" w:hAnsi="Times New Roman"/>
          <w:kern w:val="2"/>
          <w:szCs w:val="20"/>
        </w:rPr>
        <w:t>Due</w:t>
      </w:r>
      <w:r w:rsidR="00233210">
        <w:rPr>
          <w:rFonts w:ascii="Times New Roman" w:eastAsia="SimSun" w:hAnsi="Times New Roman"/>
          <w:kern w:val="2"/>
          <w:szCs w:val="20"/>
        </w:rPr>
        <w:t xml:space="preserve"> </w:t>
      </w:r>
      <w:r>
        <w:rPr>
          <w:rFonts w:ascii="Times New Roman" w:eastAsia="SimSun" w:hAnsi="Times New Roman"/>
          <w:kern w:val="2"/>
          <w:szCs w:val="20"/>
        </w:rPr>
        <w:t>to</w:t>
      </w:r>
      <w:r w:rsidR="00233210">
        <w:rPr>
          <w:rFonts w:ascii="Times New Roman" w:eastAsia="SimSun" w:hAnsi="Times New Roman"/>
          <w:kern w:val="2"/>
          <w:szCs w:val="20"/>
        </w:rPr>
        <w:t xml:space="preserve"> </w:t>
      </w:r>
      <w:r>
        <w:rPr>
          <w:rFonts w:ascii="Times New Roman" w:eastAsia="SimSun" w:hAnsi="Times New Roman"/>
          <w:kern w:val="2"/>
          <w:szCs w:val="20"/>
        </w:rPr>
        <w:t>the</w:t>
      </w:r>
      <w:r w:rsidR="00233210">
        <w:rPr>
          <w:rFonts w:ascii="Times New Roman" w:eastAsia="SimSun" w:hAnsi="Times New Roman"/>
          <w:kern w:val="2"/>
          <w:szCs w:val="20"/>
        </w:rPr>
        <w:t xml:space="preserve"> </w:t>
      </w:r>
      <w:r>
        <w:rPr>
          <w:rFonts w:ascii="Times New Roman" w:eastAsia="SimSun" w:hAnsi="Times New Roman"/>
          <w:kern w:val="2"/>
          <w:szCs w:val="20"/>
        </w:rPr>
        <w:t>worldwide</w:t>
      </w:r>
      <w:r w:rsidR="00233210">
        <w:rPr>
          <w:rFonts w:ascii="Times New Roman" w:eastAsia="SimSun" w:hAnsi="Times New Roman"/>
          <w:kern w:val="2"/>
          <w:szCs w:val="20"/>
        </w:rPr>
        <w:t xml:space="preserve"> </w:t>
      </w:r>
      <w:r w:rsidRPr="00F06128">
        <w:rPr>
          <w:rFonts w:ascii="Times New Roman" w:eastAsia="SimSun" w:hAnsi="Times New Roman"/>
          <w:kern w:val="2"/>
          <w:szCs w:val="20"/>
        </w:rPr>
        <w:t>situation</w:t>
      </w:r>
      <w:r w:rsidR="00233210">
        <w:rPr>
          <w:rFonts w:ascii="Times New Roman" w:eastAsia="SimSun" w:hAnsi="Times New Roman"/>
          <w:kern w:val="2"/>
          <w:szCs w:val="20"/>
        </w:rPr>
        <w:t xml:space="preserve"> </w:t>
      </w:r>
      <w:r>
        <w:rPr>
          <w:rFonts w:ascii="Times New Roman" w:eastAsia="SimSun" w:hAnsi="Times New Roman"/>
          <w:kern w:val="2"/>
          <w:szCs w:val="20"/>
        </w:rPr>
        <w:t>with</w:t>
      </w:r>
      <w:r w:rsidR="00233210">
        <w:rPr>
          <w:rFonts w:ascii="Times New Roman" w:eastAsia="SimSun" w:hAnsi="Times New Roman"/>
          <w:kern w:val="2"/>
          <w:szCs w:val="20"/>
        </w:rPr>
        <w:t xml:space="preserve"> </w:t>
      </w:r>
      <w:r>
        <w:rPr>
          <w:rFonts w:ascii="Times New Roman" w:eastAsia="SimSun" w:hAnsi="Times New Roman"/>
          <w:kern w:val="2"/>
          <w:szCs w:val="20"/>
        </w:rPr>
        <w:t>regard</w:t>
      </w:r>
      <w:r w:rsidR="00233210">
        <w:rPr>
          <w:rFonts w:ascii="Times New Roman" w:eastAsia="SimSun" w:hAnsi="Times New Roman"/>
          <w:kern w:val="2"/>
          <w:szCs w:val="20"/>
        </w:rPr>
        <w:t xml:space="preserve"> </w:t>
      </w:r>
      <w:r>
        <w:rPr>
          <w:rFonts w:ascii="Times New Roman" w:eastAsia="SimSun" w:hAnsi="Times New Roman"/>
          <w:kern w:val="2"/>
          <w:szCs w:val="20"/>
        </w:rPr>
        <w:t>to</w:t>
      </w:r>
      <w:r w:rsidR="00233210">
        <w:rPr>
          <w:rFonts w:ascii="Times New Roman" w:eastAsia="SimSun" w:hAnsi="Times New Roman"/>
          <w:kern w:val="2"/>
          <w:szCs w:val="20"/>
        </w:rPr>
        <w:t xml:space="preserve"> </w:t>
      </w:r>
      <w:r w:rsidRPr="00F06128">
        <w:rPr>
          <w:rFonts w:ascii="Times New Roman" w:eastAsia="SimSun" w:hAnsi="Times New Roman"/>
          <w:kern w:val="2"/>
          <w:szCs w:val="20"/>
        </w:rPr>
        <w:t>the</w:t>
      </w:r>
      <w:r w:rsidR="00233210">
        <w:rPr>
          <w:rFonts w:ascii="Times New Roman" w:eastAsia="SimSun" w:hAnsi="Times New Roman"/>
          <w:kern w:val="2"/>
          <w:szCs w:val="20"/>
        </w:rPr>
        <w:t xml:space="preserve"> </w:t>
      </w:r>
      <w:r w:rsidRPr="00F06128">
        <w:rPr>
          <w:rFonts w:ascii="Times New Roman" w:eastAsia="SimSun" w:hAnsi="Times New Roman"/>
          <w:kern w:val="2"/>
          <w:szCs w:val="20"/>
        </w:rPr>
        <w:t>Coronavirus</w:t>
      </w:r>
      <w:r w:rsidR="00233210">
        <w:rPr>
          <w:rFonts w:ascii="Times New Roman" w:eastAsia="SimSun" w:hAnsi="Times New Roman"/>
          <w:kern w:val="2"/>
          <w:szCs w:val="20"/>
        </w:rPr>
        <w:t xml:space="preserve"> </w:t>
      </w:r>
      <w:r w:rsidRPr="00F06128">
        <w:rPr>
          <w:rFonts w:ascii="Times New Roman" w:eastAsia="SimSun" w:hAnsi="Times New Roman"/>
          <w:kern w:val="2"/>
          <w:szCs w:val="20"/>
        </w:rPr>
        <w:t>(COVID-19)</w:t>
      </w:r>
      <w:r w:rsidR="00233210">
        <w:rPr>
          <w:rFonts w:ascii="Times New Roman" w:eastAsia="SimSun" w:hAnsi="Times New Roman"/>
          <w:kern w:val="2"/>
          <w:szCs w:val="20"/>
        </w:rPr>
        <w:t xml:space="preserve"> </w:t>
      </w:r>
      <w:r w:rsidRPr="00F06128">
        <w:rPr>
          <w:rFonts w:ascii="Times New Roman" w:eastAsia="SimSun" w:hAnsi="Times New Roman"/>
          <w:kern w:val="2"/>
          <w:szCs w:val="20"/>
        </w:rPr>
        <w:t>outbreak</w:t>
      </w:r>
      <w:r>
        <w:rPr>
          <w:rFonts w:ascii="Times New Roman" w:eastAsia="SimSun" w:hAnsi="Times New Roman"/>
          <w:kern w:val="2"/>
          <w:szCs w:val="20"/>
        </w:rPr>
        <w:t>,</w:t>
      </w:r>
      <w:r w:rsidR="00233210">
        <w:rPr>
          <w:rFonts w:ascii="Times New Roman" w:eastAsia="SimSun" w:hAnsi="Times New Roman"/>
          <w:kern w:val="2"/>
          <w:szCs w:val="20"/>
        </w:rPr>
        <w:t xml:space="preserve"> </w:t>
      </w:r>
      <w:r w:rsidR="007B738E" w:rsidRPr="000B1042">
        <w:rPr>
          <w:rFonts w:ascii="Times New Roman" w:eastAsia="SimSun" w:hAnsi="Times New Roman"/>
          <w:kern w:val="2"/>
          <w:szCs w:val="20"/>
        </w:rPr>
        <w:t>3GPP</w:t>
      </w:r>
      <w:r w:rsidR="00233210">
        <w:rPr>
          <w:rFonts w:ascii="Times New Roman" w:eastAsia="SimSun" w:hAnsi="Times New Roman"/>
          <w:kern w:val="2"/>
          <w:szCs w:val="20"/>
        </w:rPr>
        <w:t xml:space="preserve"> </w:t>
      </w:r>
      <w:r w:rsidR="007B738E" w:rsidRPr="000B1042">
        <w:rPr>
          <w:rFonts w:ascii="Times New Roman" w:eastAsia="SimSun" w:hAnsi="Times New Roman"/>
          <w:kern w:val="2"/>
          <w:szCs w:val="20"/>
        </w:rPr>
        <w:t>TSG</w:t>
      </w:r>
      <w:r w:rsidR="00233210">
        <w:rPr>
          <w:rFonts w:ascii="Times New Roman" w:eastAsia="SimSun" w:hAnsi="Times New Roman"/>
          <w:kern w:val="2"/>
          <w:szCs w:val="20"/>
        </w:rPr>
        <w:t xml:space="preserve"> </w:t>
      </w:r>
      <w:r w:rsidR="007B738E" w:rsidRPr="000B1042">
        <w:rPr>
          <w:rFonts w:ascii="Times New Roman" w:eastAsia="SimSun" w:hAnsi="Times New Roman"/>
          <w:kern w:val="2"/>
          <w:szCs w:val="20"/>
        </w:rPr>
        <w:t>WG</w:t>
      </w:r>
      <w:r w:rsidR="00233210">
        <w:rPr>
          <w:rFonts w:ascii="Times New Roman" w:eastAsia="SimSun" w:hAnsi="Times New Roman"/>
          <w:kern w:val="2"/>
          <w:szCs w:val="20"/>
        </w:rPr>
        <w:t xml:space="preserve"> </w:t>
      </w:r>
      <w:r w:rsidR="007B738E" w:rsidRPr="000B1042">
        <w:rPr>
          <w:rFonts w:ascii="Times New Roman" w:eastAsia="SimSun" w:hAnsi="Times New Roman"/>
          <w:kern w:val="2"/>
          <w:szCs w:val="20"/>
        </w:rPr>
        <w:t>RAN1</w:t>
      </w:r>
      <w:r w:rsidR="00D30598">
        <w:rPr>
          <w:rFonts w:ascii="Times New Roman" w:eastAsia="SimSun" w:hAnsi="Times New Roman"/>
          <w:kern w:val="2"/>
          <w:szCs w:val="20"/>
        </w:rPr>
        <w:t>#10</w:t>
      </w:r>
      <w:r w:rsidR="003347A8">
        <w:rPr>
          <w:rFonts w:ascii="Times New Roman" w:eastAsia="SimSun" w:hAnsi="Times New Roman"/>
          <w:kern w:val="2"/>
          <w:szCs w:val="20"/>
        </w:rPr>
        <w:t>8</w:t>
      </w:r>
      <w:r w:rsidR="00233210">
        <w:rPr>
          <w:rFonts w:ascii="Times New Roman" w:eastAsia="SimSun" w:hAnsi="Times New Roman"/>
          <w:kern w:val="2"/>
          <w:szCs w:val="20"/>
        </w:rPr>
        <w:t xml:space="preserve"> </w:t>
      </w:r>
      <w:r w:rsidR="00CA0CF3">
        <w:rPr>
          <w:rFonts w:ascii="Times New Roman" w:eastAsia="SimSun" w:hAnsi="Times New Roman"/>
          <w:kern w:val="2"/>
          <w:szCs w:val="20"/>
        </w:rPr>
        <w:t xml:space="preserve">meeting </w:t>
      </w:r>
      <w:r w:rsidR="00F30499">
        <w:rPr>
          <w:rFonts w:ascii="Times New Roman" w:eastAsia="SimSun" w:hAnsi="Times New Roman"/>
          <w:kern w:val="2"/>
          <w:szCs w:val="20"/>
        </w:rPr>
        <w:t>w</w:t>
      </w:r>
      <w:r w:rsidR="00A53859">
        <w:rPr>
          <w:rFonts w:ascii="Times New Roman" w:eastAsia="SimSun" w:hAnsi="Times New Roman"/>
          <w:kern w:val="2"/>
          <w:szCs w:val="20"/>
        </w:rPr>
        <w:t>as</w:t>
      </w:r>
      <w:r w:rsidR="00233210">
        <w:rPr>
          <w:rFonts w:ascii="Times New Roman" w:eastAsia="SimSun" w:hAnsi="Times New Roman"/>
          <w:kern w:val="2"/>
          <w:szCs w:val="20"/>
        </w:rPr>
        <w:t xml:space="preserve"> </w:t>
      </w:r>
      <w:r>
        <w:rPr>
          <w:rFonts w:ascii="Times New Roman" w:eastAsia="SimSun" w:hAnsi="Times New Roman"/>
          <w:kern w:val="2"/>
          <w:szCs w:val="20"/>
        </w:rPr>
        <w:t>cancelled</w:t>
      </w:r>
      <w:r w:rsidR="00233210">
        <w:rPr>
          <w:rFonts w:ascii="Times New Roman" w:eastAsia="SimSun" w:hAnsi="Times New Roman"/>
          <w:kern w:val="2"/>
          <w:szCs w:val="20"/>
        </w:rPr>
        <w:t xml:space="preserve"> </w:t>
      </w:r>
      <w:r>
        <w:rPr>
          <w:rFonts w:ascii="Times New Roman" w:eastAsia="SimSun" w:hAnsi="Times New Roman"/>
          <w:kern w:val="2"/>
          <w:szCs w:val="20"/>
        </w:rPr>
        <w:t>and</w:t>
      </w:r>
      <w:r w:rsidR="00233210">
        <w:rPr>
          <w:rFonts w:ascii="Times New Roman" w:eastAsia="SimSun" w:hAnsi="Times New Roman"/>
          <w:kern w:val="2"/>
          <w:szCs w:val="20"/>
        </w:rPr>
        <w:t xml:space="preserve"> </w:t>
      </w:r>
      <w:r>
        <w:rPr>
          <w:rFonts w:ascii="Times New Roman" w:eastAsia="SimSun" w:hAnsi="Times New Roman"/>
          <w:kern w:val="2"/>
          <w:szCs w:val="20"/>
        </w:rPr>
        <w:t>replaced</w:t>
      </w:r>
      <w:r w:rsidR="00233210">
        <w:rPr>
          <w:rFonts w:ascii="Times New Roman" w:eastAsia="SimSun" w:hAnsi="Times New Roman"/>
          <w:kern w:val="2"/>
          <w:szCs w:val="20"/>
        </w:rPr>
        <w:t xml:space="preserve"> </w:t>
      </w:r>
      <w:r>
        <w:rPr>
          <w:rFonts w:ascii="Times New Roman" w:eastAsia="SimSun" w:hAnsi="Times New Roman"/>
          <w:kern w:val="2"/>
          <w:szCs w:val="20"/>
        </w:rPr>
        <w:t>by</w:t>
      </w:r>
      <w:r w:rsidR="00233210">
        <w:rPr>
          <w:rFonts w:ascii="Times New Roman" w:eastAsia="SimSun" w:hAnsi="Times New Roman"/>
          <w:kern w:val="2"/>
          <w:szCs w:val="20"/>
        </w:rPr>
        <w:t xml:space="preserve"> </w:t>
      </w:r>
      <w:r>
        <w:rPr>
          <w:rFonts w:ascii="Times New Roman" w:eastAsia="SimSun" w:hAnsi="Times New Roman"/>
          <w:kern w:val="2"/>
          <w:szCs w:val="20"/>
        </w:rPr>
        <w:t>a</w:t>
      </w:r>
      <w:r w:rsidR="00A53859">
        <w:rPr>
          <w:rFonts w:ascii="Times New Roman" w:eastAsia="SimSun" w:hAnsi="Times New Roman"/>
          <w:kern w:val="2"/>
          <w:szCs w:val="20"/>
        </w:rPr>
        <w:t>n</w:t>
      </w:r>
      <w:r w:rsidR="00F30499">
        <w:rPr>
          <w:rFonts w:ascii="Times New Roman" w:eastAsia="SimSun" w:hAnsi="Times New Roman"/>
          <w:kern w:val="2"/>
          <w:szCs w:val="20"/>
        </w:rPr>
        <w:t xml:space="preserve"> e</w:t>
      </w:r>
      <w:r>
        <w:rPr>
          <w:rFonts w:ascii="Times New Roman" w:eastAsia="SimSun" w:hAnsi="Times New Roman"/>
          <w:kern w:val="2"/>
          <w:szCs w:val="20"/>
        </w:rPr>
        <w:t>-meeting</w:t>
      </w:r>
      <w:r w:rsidR="00233210">
        <w:rPr>
          <w:rFonts w:ascii="Times New Roman" w:eastAsia="SimSun" w:hAnsi="Times New Roman"/>
          <w:kern w:val="2"/>
          <w:szCs w:val="20"/>
        </w:rPr>
        <w:t xml:space="preserve"> </w:t>
      </w:r>
      <w:r>
        <w:rPr>
          <w:rFonts w:ascii="Times New Roman" w:eastAsia="SimSun" w:hAnsi="Times New Roman"/>
          <w:kern w:val="2"/>
          <w:szCs w:val="20"/>
        </w:rPr>
        <w:t>(email</w:t>
      </w:r>
      <w:r w:rsidR="00233210">
        <w:rPr>
          <w:rFonts w:ascii="Times New Roman" w:eastAsia="SimSun" w:hAnsi="Times New Roman"/>
          <w:kern w:val="2"/>
          <w:szCs w:val="20"/>
        </w:rPr>
        <w:t xml:space="preserve"> </w:t>
      </w:r>
      <w:r>
        <w:rPr>
          <w:rFonts w:ascii="Times New Roman" w:eastAsia="SimSun" w:hAnsi="Times New Roman"/>
          <w:kern w:val="2"/>
          <w:szCs w:val="20"/>
        </w:rPr>
        <w:t>discussions</w:t>
      </w:r>
      <w:r w:rsidR="00233210">
        <w:rPr>
          <w:rFonts w:ascii="Times New Roman" w:eastAsia="SimSun" w:hAnsi="Times New Roman"/>
          <w:kern w:val="2"/>
          <w:szCs w:val="20"/>
        </w:rPr>
        <w:t xml:space="preserve"> </w:t>
      </w:r>
      <w:r w:rsidR="008A5074">
        <w:rPr>
          <w:rFonts w:ascii="Times New Roman" w:eastAsia="SimSun" w:hAnsi="Times New Roman"/>
          <w:kern w:val="2"/>
          <w:szCs w:val="20"/>
        </w:rPr>
        <w:t>and</w:t>
      </w:r>
      <w:r w:rsidR="00233210">
        <w:rPr>
          <w:rFonts w:ascii="Times New Roman" w:eastAsia="SimSun" w:hAnsi="Times New Roman"/>
          <w:kern w:val="2"/>
          <w:szCs w:val="20"/>
        </w:rPr>
        <w:t xml:space="preserve"> </w:t>
      </w:r>
      <w:r w:rsidR="008A5074">
        <w:rPr>
          <w:rFonts w:ascii="Times New Roman" w:eastAsia="SimSun" w:hAnsi="Times New Roman"/>
          <w:kern w:val="2"/>
          <w:szCs w:val="20"/>
        </w:rPr>
        <w:t>conference</w:t>
      </w:r>
      <w:r w:rsidR="00233210">
        <w:rPr>
          <w:rFonts w:ascii="Times New Roman" w:eastAsia="SimSun" w:hAnsi="Times New Roman"/>
          <w:kern w:val="2"/>
          <w:szCs w:val="20"/>
        </w:rPr>
        <w:t xml:space="preserve"> </w:t>
      </w:r>
      <w:r w:rsidR="008A5074">
        <w:rPr>
          <w:rFonts w:ascii="Times New Roman" w:eastAsia="SimSun" w:hAnsi="Times New Roman"/>
          <w:kern w:val="2"/>
          <w:szCs w:val="20"/>
        </w:rPr>
        <w:t>calls</w:t>
      </w:r>
      <w:r>
        <w:rPr>
          <w:rFonts w:ascii="Times New Roman" w:eastAsia="SimSun" w:hAnsi="Times New Roman"/>
          <w:kern w:val="2"/>
          <w:szCs w:val="20"/>
        </w:rPr>
        <w:t>)</w:t>
      </w:r>
      <w:r w:rsidR="0033085B" w:rsidRPr="000B1042">
        <w:rPr>
          <w:rFonts w:ascii="Times New Roman" w:eastAsia="SimSun" w:hAnsi="Times New Roman"/>
          <w:kern w:val="2"/>
          <w:szCs w:val="20"/>
        </w:rPr>
        <w:t>.</w:t>
      </w:r>
    </w:p>
    <w:p w14:paraId="6EBCCD14" w14:textId="70274E4C" w:rsidR="00F6326F" w:rsidRDefault="00570380" w:rsidP="00F6326F">
      <w:pPr>
        <w:rPr>
          <w:rFonts w:ascii="Times New Roman" w:eastAsia="SimSun" w:hAnsi="Times New Roman"/>
          <w:kern w:val="2"/>
          <w:szCs w:val="20"/>
        </w:rPr>
      </w:pPr>
      <w:r w:rsidRPr="0011124D">
        <w:rPr>
          <w:rFonts w:ascii="Times New Roman" w:eastAsia="SimSun" w:hAnsi="Times New Roman"/>
          <w:kern w:val="2"/>
          <w:szCs w:val="20"/>
        </w:rPr>
        <w:t>The</w:t>
      </w:r>
      <w:r w:rsidR="00233210" w:rsidRPr="0011124D">
        <w:rPr>
          <w:rFonts w:ascii="Times New Roman" w:eastAsia="SimSun" w:hAnsi="Times New Roman"/>
          <w:kern w:val="2"/>
          <w:szCs w:val="20"/>
        </w:rPr>
        <w:t xml:space="preserve"> </w:t>
      </w:r>
      <w:r w:rsidR="00F06128" w:rsidRPr="0011124D">
        <w:rPr>
          <w:rFonts w:ascii="Times New Roman" w:eastAsia="SimSun" w:hAnsi="Times New Roman"/>
          <w:kern w:val="2"/>
          <w:szCs w:val="20"/>
        </w:rPr>
        <w:t>e-</w:t>
      </w:r>
      <w:r w:rsidRPr="0011124D">
        <w:rPr>
          <w:rFonts w:ascii="Times New Roman" w:eastAsia="SimSun" w:hAnsi="Times New Roman"/>
          <w:kern w:val="2"/>
          <w:szCs w:val="20"/>
        </w:rPr>
        <w:t>meeting</w:t>
      </w:r>
      <w:r w:rsidR="00233210" w:rsidRPr="0011124D">
        <w:rPr>
          <w:rFonts w:ascii="Times New Roman" w:eastAsia="SimSun" w:hAnsi="Times New Roman"/>
          <w:kern w:val="2"/>
          <w:szCs w:val="20"/>
        </w:rPr>
        <w:t xml:space="preserve"> </w:t>
      </w:r>
      <w:r w:rsidR="006B759F" w:rsidRPr="0011124D">
        <w:rPr>
          <w:rFonts w:ascii="Times New Roman" w:eastAsia="SimSun" w:hAnsi="Times New Roman"/>
          <w:kern w:val="2"/>
          <w:szCs w:val="20"/>
        </w:rPr>
        <w:t>was</w:t>
      </w:r>
      <w:r w:rsidR="007D7BAF" w:rsidRPr="0011124D">
        <w:rPr>
          <w:rFonts w:ascii="Times New Roman" w:eastAsia="SimSun" w:hAnsi="Times New Roman"/>
          <w:kern w:val="2"/>
          <w:szCs w:val="20"/>
        </w:rPr>
        <w:t xml:space="preserve"> </w:t>
      </w:r>
      <w:r w:rsidR="006B759F" w:rsidRPr="0011124D">
        <w:rPr>
          <w:rFonts w:ascii="Times New Roman" w:eastAsia="SimSun" w:hAnsi="Times New Roman"/>
          <w:kern w:val="2"/>
          <w:szCs w:val="20"/>
        </w:rPr>
        <w:t>triggered</w:t>
      </w:r>
      <w:r w:rsidR="00233210" w:rsidRPr="0011124D">
        <w:rPr>
          <w:rFonts w:ascii="Times New Roman" w:eastAsia="SimSun" w:hAnsi="Times New Roman"/>
          <w:kern w:val="2"/>
          <w:szCs w:val="20"/>
        </w:rPr>
        <w:t xml:space="preserve"> </w:t>
      </w:r>
      <w:r w:rsidR="006B759F" w:rsidRPr="0011124D">
        <w:rPr>
          <w:rFonts w:ascii="Times New Roman" w:eastAsia="SimSun" w:hAnsi="Times New Roman"/>
          <w:kern w:val="2"/>
          <w:szCs w:val="20"/>
        </w:rPr>
        <w:t>by</w:t>
      </w:r>
      <w:r w:rsidR="00233210" w:rsidRPr="0011124D">
        <w:rPr>
          <w:rFonts w:ascii="Times New Roman" w:eastAsia="SimSun" w:hAnsi="Times New Roman"/>
          <w:kern w:val="2"/>
          <w:szCs w:val="20"/>
        </w:rPr>
        <w:t xml:space="preserve"> </w:t>
      </w:r>
      <w:r w:rsidR="006B759F" w:rsidRPr="0011124D">
        <w:rPr>
          <w:rFonts w:ascii="Times New Roman" w:eastAsia="SimSun" w:hAnsi="Times New Roman"/>
          <w:kern w:val="2"/>
          <w:szCs w:val="20"/>
        </w:rPr>
        <w:t>RAN1</w:t>
      </w:r>
      <w:r w:rsidR="00233210" w:rsidRPr="0011124D">
        <w:rPr>
          <w:rFonts w:ascii="Times New Roman" w:eastAsia="SimSun" w:hAnsi="Times New Roman"/>
          <w:kern w:val="2"/>
          <w:szCs w:val="20"/>
        </w:rPr>
        <w:t xml:space="preserve"> </w:t>
      </w:r>
      <w:r w:rsidR="006B759F" w:rsidRPr="0011124D">
        <w:rPr>
          <w:rFonts w:ascii="Times New Roman" w:eastAsia="SimSun" w:hAnsi="Times New Roman"/>
          <w:kern w:val="2"/>
          <w:szCs w:val="20"/>
        </w:rPr>
        <w:t>chair's</w:t>
      </w:r>
      <w:r w:rsidR="00233210" w:rsidRPr="0011124D">
        <w:rPr>
          <w:rFonts w:ascii="Times New Roman" w:eastAsia="SimSun" w:hAnsi="Times New Roman"/>
          <w:kern w:val="2"/>
          <w:szCs w:val="20"/>
        </w:rPr>
        <w:t xml:space="preserve"> </w:t>
      </w:r>
      <w:r w:rsidR="006B759F" w:rsidRPr="0011124D">
        <w:rPr>
          <w:rFonts w:ascii="Times New Roman" w:eastAsia="SimSun" w:hAnsi="Times New Roman"/>
          <w:kern w:val="2"/>
          <w:szCs w:val="20"/>
        </w:rPr>
        <w:t>email</w:t>
      </w:r>
      <w:r w:rsidR="00233210" w:rsidRPr="0011124D">
        <w:rPr>
          <w:rFonts w:ascii="Times New Roman" w:eastAsia="SimSun" w:hAnsi="Times New Roman"/>
          <w:kern w:val="2"/>
          <w:szCs w:val="20"/>
        </w:rPr>
        <w:t xml:space="preserve"> </w:t>
      </w:r>
      <w:r w:rsidR="006B759F" w:rsidRPr="0011124D">
        <w:rPr>
          <w:rFonts w:ascii="Times New Roman" w:eastAsia="SimSun" w:hAnsi="Times New Roman"/>
          <w:kern w:val="2"/>
          <w:szCs w:val="20"/>
        </w:rPr>
        <w:t>at</w:t>
      </w:r>
      <w:r w:rsidR="00233210" w:rsidRPr="0011124D">
        <w:rPr>
          <w:rFonts w:ascii="Times New Roman" w:eastAsia="SimSun" w:hAnsi="Times New Roman"/>
          <w:kern w:val="2"/>
          <w:szCs w:val="20"/>
        </w:rPr>
        <w:t xml:space="preserve"> </w:t>
      </w:r>
      <w:r w:rsidR="00F6326F" w:rsidRPr="0011124D">
        <w:rPr>
          <w:rFonts w:ascii="Times New Roman" w:eastAsia="SimSun" w:hAnsi="Times New Roman"/>
          <w:kern w:val="2"/>
          <w:szCs w:val="20"/>
        </w:rPr>
        <w:t>0</w:t>
      </w:r>
      <w:r w:rsidR="00705FA1" w:rsidRPr="0011124D">
        <w:rPr>
          <w:rFonts w:ascii="Times New Roman" w:eastAsia="SimSun" w:hAnsi="Times New Roman"/>
          <w:kern w:val="2"/>
          <w:szCs w:val="20"/>
        </w:rPr>
        <w:t>3</w:t>
      </w:r>
      <w:r w:rsidR="00F30499" w:rsidRPr="0011124D">
        <w:rPr>
          <w:rFonts w:ascii="Times New Roman" w:eastAsia="SimSun" w:hAnsi="Times New Roman"/>
          <w:kern w:val="2"/>
          <w:szCs w:val="20"/>
        </w:rPr>
        <w:t>:</w:t>
      </w:r>
      <w:r w:rsidR="00705FA1" w:rsidRPr="0011124D">
        <w:rPr>
          <w:rFonts w:ascii="Times New Roman" w:eastAsia="SimSun" w:hAnsi="Times New Roman"/>
          <w:kern w:val="2"/>
          <w:szCs w:val="20"/>
        </w:rPr>
        <w:t>57</w:t>
      </w:r>
      <w:r w:rsidR="00233210" w:rsidRPr="0011124D">
        <w:t xml:space="preserve"> </w:t>
      </w:r>
      <w:r w:rsidR="006B759F" w:rsidRPr="0011124D">
        <w:t>UTC</w:t>
      </w:r>
      <w:r w:rsidR="00233210" w:rsidRPr="0011124D">
        <w:t xml:space="preserve"> </w:t>
      </w:r>
      <w:r w:rsidR="006B759F" w:rsidRPr="0011124D">
        <w:t>on</w:t>
      </w:r>
      <w:r w:rsidR="00233210" w:rsidRPr="0011124D">
        <w:t xml:space="preserve"> </w:t>
      </w:r>
      <w:r w:rsidR="003347A8" w:rsidRPr="0011124D">
        <w:t>February 21</w:t>
      </w:r>
      <w:r w:rsidR="003347A8" w:rsidRPr="0011124D">
        <w:rPr>
          <w:vertAlign w:val="superscript"/>
        </w:rPr>
        <w:t>st</w:t>
      </w:r>
      <w:r w:rsidR="007D7BAF" w:rsidRPr="0011124D">
        <w:t>.</w:t>
      </w:r>
      <w:r w:rsidR="00F6326F" w:rsidRPr="0011124D">
        <w:t xml:space="preserve"> </w:t>
      </w:r>
      <w:r w:rsidR="00F6326F" w:rsidRPr="0011124D">
        <w:rPr>
          <w:rFonts w:ascii="Times New Roman" w:eastAsia="SimSun" w:hAnsi="Times New Roman"/>
          <w:kern w:val="2"/>
          <w:szCs w:val="20"/>
        </w:rPr>
        <w:t>The official starting time of RAN1</w:t>
      </w:r>
      <w:r w:rsidR="00866BB5" w:rsidRPr="0011124D">
        <w:rPr>
          <w:rFonts w:ascii="Times New Roman" w:eastAsia="SimSun" w:hAnsi="Times New Roman"/>
          <w:kern w:val="2"/>
          <w:szCs w:val="20"/>
        </w:rPr>
        <w:t>#108-e</w:t>
      </w:r>
      <w:r w:rsidR="00F6326F" w:rsidRPr="0011124D">
        <w:rPr>
          <w:rFonts w:ascii="Times New Roman" w:eastAsia="SimSun" w:hAnsi="Times New Roman"/>
          <w:kern w:val="2"/>
          <w:szCs w:val="20"/>
        </w:rPr>
        <w:t xml:space="preserve"> was scheduled </w:t>
      </w:r>
      <w:r w:rsidR="003347A8" w:rsidRPr="0011124D">
        <w:rPr>
          <w:rFonts w:ascii="Times New Roman" w:eastAsia="SimSun" w:hAnsi="Times New Roman"/>
          <w:kern w:val="2"/>
          <w:szCs w:val="20"/>
        </w:rPr>
        <w:t>Monday Feb 21</w:t>
      </w:r>
      <w:r w:rsidR="003347A8" w:rsidRPr="0011124D">
        <w:rPr>
          <w:rFonts w:ascii="Times New Roman" w:eastAsia="SimSun" w:hAnsi="Times New Roman"/>
          <w:kern w:val="2"/>
          <w:szCs w:val="20"/>
          <w:vertAlign w:val="superscript"/>
        </w:rPr>
        <w:t>st</w:t>
      </w:r>
      <w:r w:rsidR="003347A8" w:rsidRPr="0011124D">
        <w:rPr>
          <w:rFonts w:ascii="Times New Roman" w:eastAsia="SimSun" w:hAnsi="Times New Roman"/>
          <w:kern w:val="2"/>
          <w:szCs w:val="20"/>
        </w:rPr>
        <w:t>,</w:t>
      </w:r>
      <w:r w:rsidR="00F6326F" w:rsidRPr="0011124D">
        <w:rPr>
          <w:rFonts w:ascii="Times New Roman" w:eastAsia="SimSun" w:hAnsi="Times New Roman"/>
          <w:kern w:val="2"/>
          <w:szCs w:val="20"/>
        </w:rPr>
        <w:t xml:space="preserve"> 09:00 AM UTC.</w:t>
      </w:r>
    </w:p>
    <w:p w14:paraId="5507C563" w14:textId="64E41C6F" w:rsidR="00144B66" w:rsidRPr="00A95C10" w:rsidRDefault="00144B66" w:rsidP="00144B66">
      <w:pPr>
        <w:rPr>
          <w:kern w:val="2"/>
        </w:rPr>
      </w:pPr>
      <w:r>
        <w:rPr>
          <w:rFonts w:eastAsia="MS Mincho"/>
          <w:szCs w:val="20"/>
        </w:rPr>
        <w:t>The e-m</w:t>
      </w:r>
      <w:r w:rsidRPr="00144B66">
        <w:rPr>
          <w:rFonts w:eastAsia="MS Mincho"/>
          <w:szCs w:val="20"/>
        </w:rPr>
        <w:t>eeting was</w:t>
      </w:r>
      <w:r w:rsidRPr="00144B66">
        <w:rPr>
          <w:rFonts w:ascii="Times New Roman" w:eastAsia="SimSun" w:hAnsi="Times New Roman"/>
          <w:kern w:val="2"/>
          <w:szCs w:val="20"/>
        </w:rPr>
        <w:t xml:space="preserve"> </w:t>
      </w:r>
      <w:r w:rsidRPr="00144B66">
        <w:rPr>
          <w:rFonts w:eastAsia="MS Mincho"/>
          <w:szCs w:val="20"/>
        </w:rPr>
        <w:t>closed on Mar 3</w:t>
      </w:r>
      <w:r w:rsidRPr="00144B66">
        <w:rPr>
          <w:rFonts w:eastAsia="MS Mincho"/>
          <w:szCs w:val="20"/>
          <w:vertAlign w:val="superscript"/>
        </w:rPr>
        <w:t>rd</w:t>
      </w:r>
      <w:r w:rsidRPr="00144B66">
        <w:rPr>
          <w:rFonts w:eastAsia="MS Mincho"/>
          <w:szCs w:val="20"/>
        </w:rPr>
        <w:t xml:space="preserve"> 17:02 UTC (excluding post email discussions on RRC and UE capability).</w:t>
      </w:r>
    </w:p>
    <w:p w14:paraId="05D06B2D" w14:textId="77777777" w:rsidR="00C72EC6" w:rsidRPr="005C322C" w:rsidRDefault="00C72EC6" w:rsidP="007B738E">
      <w:pPr>
        <w:rPr>
          <w:rFonts w:ascii="Times New Roman" w:eastAsia="SimSun" w:hAnsi="Times New Roman"/>
          <w:kern w:val="2"/>
          <w:szCs w:val="20"/>
          <w:highlight w:val="yellow"/>
        </w:rPr>
      </w:pPr>
    </w:p>
    <w:p w14:paraId="7B5B8641" w14:textId="529B9C4A" w:rsidR="003665D0" w:rsidRDefault="003665D0" w:rsidP="003665D0">
      <w:pPr>
        <w:rPr>
          <w:rFonts w:ascii="Times New Roman" w:eastAsia="MS Mincho" w:hAnsi="Times New Roman"/>
          <w:szCs w:val="20"/>
          <w:lang w:eastAsia="ja-JP"/>
        </w:rPr>
      </w:pPr>
      <w:r w:rsidRPr="006072CC">
        <w:rPr>
          <w:rFonts w:ascii="Times New Roman" w:eastAsia="MS Mincho" w:hAnsi="Times New Roman"/>
          <w:szCs w:val="20"/>
          <w:lang w:eastAsia="ja-JP"/>
        </w:rPr>
        <w:t xml:space="preserve">The number of attending delegates, based on the number of registered delegates at the closing time, was </w:t>
      </w:r>
      <w:r w:rsidR="009B3D8A" w:rsidRPr="006072CC">
        <w:rPr>
          <w:rFonts w:ascii="Times New Roman" w:eastAsia="MS Mincho" w:hAnsi="Times New Roman"/>
          <w:b/>
          <w:bCs/>
          <w:szCs w:val="20"/>
          <w:lang w:eastAsia="ja-JP"/>
        </w:rPr>
        <w:t>8</w:t>
      </w:r>
      <w:r w:rsidR="006072CC" w:rsidRPr="006072CC">
        <w:rPr>
          <w:rFonts w:ascii="Times New Roman" w:eastAsia="MS Mincho" w:hAnsi="Times New Roman"/>
          <w:b/>
          <w:bCs/>
          <w:szCs w:val="20"/>
          <w:lang w:eastAsia="ja-JP"/>
        </w:rPr>
        <w:t>52</w:t>
      </w:r>
      <w:r w:rsidRPr="006072CC">
        <w:rPr>
          <w:rFonts w:ascii="Times New Roman" w:eastAsia="MS Mincho" w:hAnsi="Times New Roman"/>
          <w:szCs w:val="20"/>
          <w:lang w:eastAsia="ja-JP"/>
        </w:rPr>
        <w:t>.</w:t>
      </w:r>
    </w:p>
    <w:p w14:paraId="013A776F" w14:textId="045AA94A" w:rsidR="003665D0" w:rsidRDefault="003665D0" w:rsidP="003665D0">
      <w:pPr>
        <w:rPr>
          <w:rFonts w:ascii="Times New Roman" w:eastAsia="MS Mincho" w:hAnsi="Times New Roman"/>
          <w:szCs w:val="20"/>
          <w:lang w:eastAsia="ja-JP"/>
        </w:rPr>
      </w:pPr>
    </w:p>
    <w:p w14:paraId="251D30DC" w14:textId="77777777" w:rsidR="00A8498D" w:rsidRDefault="00A8498D" w:rsidP="003665D0">
      <w:pPr>
        <w:rPr>
          <w:rFonts w:ascii="Times New Roman" w:eastAsia="MS Mincho" w:hAnsi="Times New Roman"/>
          <w:szCs w:val="20"/>
          <w:lang w:eastAsia="ja-JP"/>
        </w:rPr>
      </w:pPr>
    </w:p>
    <w:p w14:paraId="58FF6887" w14:textId="3BF51116" w:rsidR="00144B66" w:rsidRPr="004F7920" w:rsidRDefault="00144B66" w:rsidP="00144B66">
      <w:pPr>
        <w:rPr>
          <w:rFonts w:ascii="Times New Roman" w:eastAsia="SimSun" w:hAnsi="Times New Roman"/>
          <w:kern w:val="2"/>
        </w:rPr>
      </w:pPr>
      <w:r>
        <w:rPr>
          <w:rFonts w:ascii="Times New Roman" w:eastAsia="MS Mincho" w:hAnsi="Times New Roman"/>
          <w:szCs w:val="20"/>
          <w:lang w:eastAsia="ja-JP"/>
        </w:rPr>
        <w:t xml:space="preserve">Celebration of the 2021 </w:t>
      </w:r>
      <w:r w:rsidRPr="0003111F">
        <w:rPr>
          <w:rFonts w:ascii="Times New Roman" w:eastAsia="SimSun" w:hAnsi="Times New Roman"/>
          <w:kern w:val="2"/>
        </w:rPr>
        <w:t xml:space="preserve">3GPP Excellence Awards granted to </w:t>
      </w:r>
      <w:r>
        <w:rPr>
          <w:rFonts w:ascii="Times New Roman" w:eastAsia="SimSun" w:hAnsi="Times New Roman"/>
          <w:kern w:val="2"/>
        </w:rPr>
        <w:t>Peter Gaal</w:t>
      </w:r>
      <w:r w:rsidRPr="0003111F">
        <w:rPr>
          <w:rFonts w:ascii="Times New Roman" w:eastAsia="SimSun" w:hAnsi="Times New Roman"/>
          <w:kern w:val="2"/>
        </w:rPr>
        <w:t xml:space="preserve"> from </w:t>
      </w:r>
      <w:r>
        <w:rPr>
          <w:rFonts w:ascii="Times New Roman" w:eastAsia="SimSun" w:hAnsi="Times New Roman"/>
          <w:kern w:val="2"/>
        </w:rPr>
        <w:t>Qualcomm, in GTW joint-session before closing the meeting.</w:t>
      </w:r>
    </w:p>
    <w:p w14:paraId="78F40BE0" w14:textId="6BE82B81" w:rsidR="00144B66" w:rsidRDefault="00144B66" w:rsidP="007B738E">
      <w:pPr>
        <w:rPr>
          <w:rFonts w:ascii="Times New Roman" w:eastAsia="MS Mincho" w:hAnsi="Times New Roman"/>
          <w:szCs w:val="20"/>
          <w:lang w:eastAsia="ja-JP"/>
        </w:rPr>
      </w:pPr>
    </w:p>
    <w:p w14:paraId="44D9EDEC" w14:textId="77777777" w:rsidR="00A8498D" w:rsidRDefault="00A8498D" w:rsidP="007B738E">
      <w:pPr>
        <w:rPr>
          <w:rFonts w:ascii="Times New Roman" w:eastAsia="MS Mincho" w:hAnsi="Times New Roman"/>
          <w:szCs w:val="20"/>
          <w:lang w:eastAsia="ja-JP"/>
        </w:rPr>
      </w:pPr>
    </w:p>
    <w:p w14:paraId="77BCC4FB" w14:textId="51697841" w:rsidR="00C72EC6" w:rsidRDefault="00C72EC6" w:rsidP="007B738E">
      <w:pPr>
        <w:rPr>
          <w:rFonts w:ascii="Times New Roman" w:eastAsia="MS Mincho" w:hAnsi="Times New Roman"/>
          <w:szCs w:val="20"/>
          <w:lang w:eastAsia="ja-JP"/>
        </w:rPr>
      </w:pPr>
      <w:r>
        <w:rPr>
          <w:rFonts w:ascii="Times New Roman" w:eastAsia="MS Mincho" w:hAnsi="Times New Roman"/>
          <w:szCs w:val="20"/>
          <w:lang w:eastAsia="ja-JP"/>
        </w:rPr>
        <w:t>RAN1</w:t>
      </w:r>
      <w:r w:rsidR="00233210">
        <w:rPr>
          <w:rFonts w:ascii="Times New Roman" w:eastAsia="MS Mincho" w:hAnsi="Times New Roman"/>
          <w:szCs w:val="20"/>
          <w:lang w:eastAsia="ja-JP"/>
        </w:rPr>
        <w:t xml:space="preserve"> </w:t>
      </w:r>
      <w:r>
        <w:rPr>
          <w:rFonts w:ascii="Times New Roman" w:eastAsia="MS Mincho" w:hAnsi="Times New Roman"/>
          <w:szCs w:val="20"/>
          <w:lang w:eastAsia="ja-JP"/>
        </w:rPr>
        <w:t>set-up</w:t>
      </w:r>
      <w:r w:rsidR="00233210">
        <w:rPr>
          <w:rFonts w:ascii="Times New Roman" w:eastAsia="MS Mincho" w:hAnsi="Times New Roman"/>
          <w:szCs w:val="20"/>
          <w:lang w:eastAsia="ja-JP"/>
        </w:rPr>
        <w:t xml:space="preserve"> </w:t>
      </w:r>
      <w:r>
        <w:rPr>
          <w:rFonts w:ascii="Times New Roman" w:eastAsia="MS Mincho" w:hAnsi="Times New Roman"/>
          <w:szCs w:val="20"/>
          <w:lang w:eastAsia="ja-JP"/>
        </w:rPr>
        <w:t>GoToWebinar</w:t>
      </w:r>
      <w:r w:rsidR="00233210">
        <w:rPr>
          <w:rFonts w:ascii="Times New Roman" w:eastAsia="MS Mincho" w:hAnsi="Times New Roman"/>
          <w:szCs w:val="20"/>
          <w:lang w:eastAsia="ja-JP"/>
        </w:rPr>
        <w:t xml:space="preserve"> </w:t>
      </w:r>
      <w:r>
        <w:rPr>
          <w:rFonts w:ascii="Times New Roman" w:eastAsia="MS Mincho" w:hAnsi="Times New Roman"/>
          <w:szCs w:val="20"/>
          <w:lang w:eastAsia="ja-JP"/>
        </w:rPr>
        <w:t>(GTW)</w:t>
      </w:r>
      <w:r w:rsidR="00233210">
        <w:rPr>
          <w:rFonts w:ascii="Times New Roman" w:eastAsia="MS Mincho" w:hAnsi="Times New Roman"/>
          <w:szCs w:val="20"/>
          <w:lang w:eastAsia="ja-JP"/>
        </w:rPr>
        <w:t xml:space="preserve"> </w:t>
      </w:r>
      <w:r>
        <w:rPr>
          <w:rFonts w:ascii="Times New Roman" w:eastAsia="MS Mincho" w:hAnsi="Times New Roman"/>
          <w:szCs w:val="20"/>
          <w:lang w:eastAsia="ja-JP"/>
        </w:rPr>
        <w:t>conference</w:t>
      </w:r>
      <w:r w:rsidR="00233210">
        <w:rPr>
          <w:rFonts w:ascii="Times New Roman" w:eastAsia="MS Mincho" w:hAnsi="Times New Roman"/>
          <w:szCs w:val="20"/>
          <w:lang w:eastAsia="ja-JP"/>
        </w:rPr>
        <w:t xml:space="preserve"> </w:t>
      </w:r>
      <w:r>
        <w:rPr>
          <w:rFonts w:ascii="Times New Roman" w:eastAsia="MS Mincho" w:hAnsi="Times New Roman"/>
          <w:szCs w:val="20"/>
          <w:lang w:eastAsia="ja-JP"/>
        </w:rPr>
        <w:t>calls</w:t>
      </w:r>
      <w:r w:rsidR="00233210">
        <w:rPr>
          <w:rFonts w:ascii="Times New Roman" w:eastAsia="MS Mincho" w:hAnsi="Times New Roman"/>
          <w:szCs w:val="20"/>
          <w:lang w:eastAsia="ja-JP"/>
        </w:rPr>
        <w:t xml:space="preserve"> </w:t>
      </w:r>
      <w:r w:rsidR="00AB32D1">
        <w:rPr>
          <w:rFonts w:ascii="Times New Roman" w:eastAsia="MS Mincho" w:hAnsi="Times New Roman"/>
          <w:szCs w:val="20"/>
          <w:lang w:eastAsia="ja-JP"/>
        </w:rPr>
        <w:t>as</w:t>
      </w:r>
      <w:r w:rsidR="00233210">
        <w:rPr>
          <w:rFonts w:ascii="Times New Roman" w:eastAsia="MS Mincho" w:hAnsi="Times New Roman"/>
          <w:szCs w:val="20"/>
          <w:lang w:eastAsia="ja-JP"/>
        </w:rPr>
        <w:t xml:space="preserve"> </w:t>
      </w:r>
      <w:r w:rsidR="00AB32D1">
        <w:rPr>
          <w:rFonts w:ascii="Times New Roman" w:eastAsia="MS Mincho" w:hAnsi="Times New Roman"/>
          <w:szCs w:val="20"/>
          <w:lang w:eastAsia="ja-JP"/>
        </w:rPr>
        <w:t>follows</w:t>
      </w:r>
      <w:r>
        <w:rPr>
          <w:rFonts w:ascii="Times New Roman" w:eastAsia="MS Mincho" w:hAnsi="Times New Roman"/>
          <w:szCs w:val="20"/>
          <w:lang w:eastAsia="ja-JP"/>
        </w:rPr>
        <w:t>.</w:t>
      </w:r>
    </w:p>
    <w:p w14:paraId="18D1D96C" w14:textId="5380AF23" w:rsidR="00C72EC6" w:rsidRDefault="00C72EC6" w:rsidP="007B738E">
      <w:pPr>
        <w:rPr>
          <w:rFonts w:ascii="Times New Roman" w:eastAsia="MS Mincho" w:hAnsi="Times New Roman"/>
          <w:szCs w:val="20"/>
          <w:lang w:eastAsia="ja-JP"/>
        </w:rPr>
      </w:pPr>
      <w:r w:rsidRPr="00C240B4">
        <w:rPr>
          <w:rFonts w:ascii="Times New Roman" w:eastAsia="MS Mincho" w:hAnsi="Times New Roman"/>
          <w:szCs w:val="20"/>
          <w:lang w:eastAsia="ja-JP"/>
        </w:rPr>
        <w:t>GTW</w:t>
      </w:r>
      <w:r w:rsidR="00233210" w:rsidRPr="00C240B4">
        <w:rPr>
          <w:rFonts w:ascii="Times New Roman" w:eastAsia="MS Mincho" w:hAnsi="Times New Roman"/>
          <w:szCs w:val="20"/>
          <w:lang w:eastAsia="ja-JP"/>
        </w:rPr>
        <w:t xml:space="preserve"> </w:t>
      </w:r>
      <w:r w:rsidRPr="00C240B4">
        <w:rPr>
          <w:rFonts w:ascii="Times New Roman" w:eastAsia="MS Mincho" w:hAnsi="Times New Roman"/>
          <w:szCs w:val="20"/>
          <w:lang w:eastAsia="ja-JP"/>
        </w:rPr>
        <w:t>schedule</w:t>
      </w:r>
      <w:r w:rsidR="00233210" w:rsidRPr="00C240B4">
        <w:rPr>
          <w:rFonts w:ascii="Times New Roman" w:eastAsia="MS Mincho" w:hAnsi="Times New Roman"/>
          <w:szCs w:val="20"/>
          <w:lang w:eastAsia="ja-JP"/>
        </w:rPr>
        <w:t xml:space="preserve"> </w:t>
      </w:r>
      <w:r w:rsidRPr="00C240B4">
        <w:rPr>
          <w:rFonts w:ascii="Times New Roman" w:eastAsia="MS Mincho" w:hAnsi="Times New Roman"/>
          <w:szCs w:val="20"/>
          <w:lang w:eastAsia="ja-JP"/>
        </w:rPr>
        <w:t>-</w:t>
      </w:r>
      <w:r w:rsidR="00233210" w:rsidRPr="00C240B4">
        <w:rPr>
          <w:rFonts w:ascii="Times New Roman" w:eastAsia="MS Mincho" w:hAnsi="Times New Roman"/>
          <w:szCs w:val="20"/>
          <w:lang w:eastAsia="ja-JP"/>
        </w:rPr>
        <w:t xml:space="preserve"> </w:t>
      </w:r>
      <w:r w:rsidRPr="00C240B4">
        <w:rPr>
          <w:rFonts w:ascii="Times New Roman" w:eastAsia="MS Mincho" w:hAnsi="Times New Roman"/>
          <w:szCs w:val="20"/>
          <w:lang w:eastAsia="ja-JP"/>
        </w:rPr>
        <w:t>week</w:t>
      </w:r>
      <w:r w:rsidR="00233210" w:rsidRPr="00C240B4">
        <w:rPr>
          <w:rFonts w:ascii="Times New Roman" w:eastAsia="MS Mincho" w:hAnsi="Times New Roman"/>
          <w:szCs w:val="20"/>
          <w:lang w:eastAsia="ja-JP"/>
        </w:rPr>
        <w:t xml:space="preserve"> </w:t>
      </w:r>
      <w:r w:rsidR="003347A8">
        <w:rPr>
          <w:rFonts w:ascii="Times New Roman" w:eastAsia="MS Mincho" w:hAnsi="Times New Roman"/>
          <w:szCs w:val="20"/>
          <w:lang w:eastAsia="ja-JP"/>
        </w:rPr>
        <w:t>February 21</w:t>
      </w:r>
      <w:r w:rsidR="003347A8" w:rsidRPr="003347A8">
        <w:rPr>
          <w:rFonts w:ascii="Times New Roman" w:eastAsia="MS Mincho" w:hAnsi="Times New Roman"/>
          <w:szCs w:val="20"/>
          <w:vertAlign w:val="superscript"/>
          <w:lang w:eastAsia="ja-JP"/>
        </w:rPr>
        <w:t>st</w:t>
      </w:r>
      <w:r w:rsidR="003347A8">
        <w:rPr>
          <w:rFonts w:ascii="Times New Roman" w:eastAsia="MS Mincho" w:hAnsi="Times New Roman"/>
          <w:szCs w:val="20"/>
          <w:lang w:eastAsia="ja-JP"/>
        </w:rPr>
        <w:t xml:space="preserve"> to 25</w:t>
      </w:r>
      <w:r w:rsidR="00314F78" w:rsidRPr="00314F78">
        <w:rPr>
          <w:rFonts w:ascii="Times New Roman" w:eastAsia="MS Mincho" w:hAnsi="Times New Roman"/>
          <w:szCs w:val="20"/>
          <w:vertAlign w:val="superscript"/>
          <w:lang w:eastAsia="ja-JP"/>
        </w:rPr>
        <w:t>th</w:t>
      </w:r>
      <w:r w:rsidR="00314F78">
        <w:rPr>
          <w:rFonts w:ascii="Times New Roman" w:eastAsia="MS Mincho" w:hAnsi="Times New Roman"/>
          <w:szCs w:val="20"/>
          <w:lang w:eastAsia="ja-JP"/>
        </w:rPr>
        <w:t xml:space="preserve"> </w:t>
      </w:r>
      <w:r w:rsidR="00AB32D1" w:rsidRPr="00C240B4">
        <w:rPr>
          <w:rFonts w:ascii="Times New Roman" w:eastAsia="MS Mincho" w:hAnsi="Times New Roman"/>
          <w:szCs w:val="20"/>
          <w:lang w:eastAsia="ja-JP"/>
        </w:rPr>
        <w:t>–</w:t>
      </w:r>
      <w:r w:rsidR="00233210" w:rsidRPr="00C240B4">
        <w:rPr>
          <w:rFonts w:ascii="Times New Roman" w:eastAsia="MS Mincho" w:hAnsi="Times New Roman"/>
          <w:szCs w:val="20"/>
          <w:lang w:eastAsia="ja-JP"/>
        </w:rPr>
        <w:t xml:space="preserve"> </w:t>
      </w:r>
      <w:r w:rsidR="00AB32D1" w:rsidRPr="00C240B4">
        <w:rPr>
          <w:rFonts w:ascii="Times New Roman" w:eastAsia="MS Mincho" w:hAnsi="Times New Roman"/>
          <w:szCs w:val="20"/>
          <w:lang w:eastAsia="ja-JP"/>
        </w:rPr>
        <w:t>(</w:t>
      </w:r>
      <w:r w:rsidR="004F5BB0" w:rsidRPr="00C240B4">
        <w:rPr>
          <w:rFonts w:ascii="Times New Roman" w:eastAsia="MS Mincho" w:hAnsi="Times New Roman"/>
          <w:szCs w:val="20"/>
          <w:lang w:eastAsia="ja-JP"/>
        </w:rPr>
        <w:t xml:space="preserve">actual </w:t>
      </w:r>
      <w:r w:rsidR="00AB32D1" w:rsidRPr="00C240B4">
        <w:rPr>
          <w:rFonts w:ascii="Times New Roman" w:eastAsia="MS Mincho" w:hAnsi="Times New Roman"/>
          <w:szCs w:val="20"/>
          <w:lang w:eastAsia="ja-JP"/>
        </w:rPr>
        <w:t>total</w:t>
      </w:r>
      <w:r w:rsidR="00233210" w:rsidRPr="00C240B4">
        <w:rPr>
          <w:rFonts w:ascii="Times New Roman" w:eastAsia="MS Mincho" w:hAnsi="Times New Roman"/>
          <w:szCs w:val="20"/>
          <w:lang w:eastAsia="ja-JP"/>
        </w:rPr>
        <w:t xml:space="preserve"> </w:t>
      </w:r>
      <w:r w:rsidR="00AB32D1" w:rsidRPr="00C240B4">
        <w:rPr>
          <w:rFonts w:ascii="Times New Roman" w:eastAsia="MS Mincho" w:hAnsi="Times New Roman"/>
          <w:szCs w:val="20"/>
          <w:lang w:eastAsia="ja-JP"/>
        </w:rPr>
        <w:t>of</w:t>
      </w:r>
      <w:r w:rsidR="00233210" w:rsidRPr="00C240B4">
        <w:rPr>
          <w:rFonts w:ascii="Times New Roman" w:eastAsia="MS Mincho" w:hAnsi="Times New Roman"/>
          <w:szCs w:val="20"/>
          <w:lang w:eastAsia="ja-JP"/>
        </w:rPr>
        <w:t xml:space="preserve"> </w:t>
      </w:r>
      <w:r w:rsidR="009B3D8A">
        <w:rPr>
          <w:rFonts w:ascii="Times New Roman" w:eastAsia="MS Mincho" w:hAnsi="Times New Roman"/>
          <w:szCs w:val="20"/>
          <w:lang w:eastAsia="ja-JP"/>
        </w:rPr>
        <w:t>47,56</w:t>
      </w:r>
      <w:r w:rsidR="00233210" w:rsidRPr="00C240B4">
        <w:rPr>
          <w:rFonts w:ascii="Times New Roman" w:eastAsia="MS Mincho" w:hAnsi="Times New Roman"/>
          <w:szCs w:val="20"/>
          <w:lang w:eastAsia="ja-JP"/>
        </w:rPr>
        <w:t xml:space="preserve"> </w:t>
      </w:r>
      <w:r w:rsidR="00AB32D1" w:rsidRPr="00C240B4">
        <w:rPr>
          <w:rFonts w:ascii="Times New Roman" w:eastAsia="MS Mincho" w:hAnsi="Times New Roman"/>
          <w:szCs w:val="20"/>
          <w:lang w:eastAsia="ja-JP"/>
        </w:rPr>
        <w:t>hours)</w:t>
      </w:r>
    </w:p>
    <w:tbl>
      <w:tblPr>
        <w:tblW w:w="5000" w:type="pct"/>
        <w:tblLook w:val="04A0" w:firstRow="1" w:lastRow="0" w:firstColumn="1" w:lastColumn="0" w:noHBand="0" w:noVBand="1"/>
      </w:tblPr>
      <w:tblGrid>
        <w:gridCol w:w="832"/>
        <w:gridCol w:w="821"/>
        <w:gridCol w:w="783"/>
        <w:gridCol w:w="893"/>
        <w:gridCol w:w="981"/>
        <w:gridCol w:w="528"/>
        <w:gridCol w:w="5619"/>
      </w:tblGrid>
      <w:tr w:rsidR="009B3D8A" w:rsidRPr="00A8498D" w14:paraId="5F42D11E" w14:textId="77777777" w:rsidTr="009B3D8A">
        <w:trPr>
          <w:trHeight w:val="225"/>
        </w:trPr>
        <w:tc>
          <w:tcPr>
            <w:tcW w:w="5000" w:type="pct"/>
            <w:gridSpan w:val="7"/>
            <w:tcBorders>
              <w:top w:val="single" w:sz="4" w:space="0" w:color="auto"/>
              <w:left w:val="single" w:sz="4" w:space="0" w:color="auto"/>
              <w:bottom w:val="single" w:sz="4" w:space="0" w:color="auto"/>
              <w:right w:val="single" w:sz="4" w:space="0" w:color="auto"/>
            </w:tcBorders>
            <w:shd w:val="clear" w:color="000000" w:fill="FFC000"/>
            <w:vAlign w:val="center"/>
            <w:hideMark/>
          </w:tcPr>
          <w:p w14:paraId="462A4917" w14:textId="77777777" w:rsidR="009B3D8A" w:rsidRPr="00A8498D" w:rsidRDefault="009B3D8A" w:rsidP="009B3D8A">
            <w:pPr>
              <w:jc w:val="center"/>
              <w:rPr>
                <w:rFonts w:ascii="Arial" w:eastAsia="Times New Roman" w:hAnsi="Arial" w:cs="Arial"/>
                <w:b/>
                <w:bCs/>
                <w:color w:val="000000"/>
                <w:sz w:val="16"/>
                <w:szCs w:val="16"/>
                <w:lang w:eastAsia="en-GB"/>
              </w:rPr>
            </w:pPr>
            <w:r w:rsidRPr="00A8498D">
              <w:rPr>
                <w:rFonts w:ascii="Arial" w:eastAsia="Times New Roman" w:hAnsi="Arial" w:cs="Arial"/>
                <w:b/>
                <w:bCs/>
                <w:color w:val="000000"/>
                <w:sz w:val="16"/>
                <w:szCs w:val="16"/>
                <w:lang w:eastAsia="en-GB"/>
              </w:rPr>
              <w:t>RAN1#108-e_GTW1_Week1</w:t>
            </w:r>
          </w:p>
        </w:tc>
      </w:tr>
      <w:tr w:rsidR="009B3D8A" w:rsidRPr="00A8498D" w14:paraId="67979F12" w14:textId="77777777" w:rsidTr="009B3D8A">
        <w:trPr>
          <w:trHeight w:val="630"/>
        </w:trPr>
        <w:tc>
          <w:tcPr>
            <w:tcW w:w="418" w:type="pct"/>
            <w:tcBorders>
              <w:top w:val="nil"/>
              <w:left w:val="single" w:sz="4" w:space="0" w:color="auto"/>
              <w:bottom w:val="single" w:sz="4" w:space="0" w:color="auto"/>
              <w:right w:val="single" w:sz="4" w:space="0" w:color="auto"/>
            </w:tcBorders>
            <w:shd w:val="clear" w:color="auto" w:fill="auto"/>
            <w:vAlign w:val="center"/>
            <w:hideMark/>
          </w:tcPr>
          <w:p w14:paraId="215D5CF8" w14:textId="77777777" w:rsidR="009B3D8A" w:rsidRPr="00A8498D" w:rsidRDefault="009B3D8A" w:rsidP="009B3D8A">
            <w:pPr>
              <w:rPr>
                <w:rFonts w:ascii="Arial" w:eastAsia="Times New Roman" w:hAnsi="Arial" w:cs="Arial"/>
                <w:b/>
                <w:bCs/>
                <w:color w:val="000000"/>
                <w:sz w:val="16"/>
                <w:szCs w:val="16"/>
                <w:lang w:eastAsia="en-GB"/>
              </w:rPr>
            </w:pPr>
            <w:r w:rsidRPr="00A8498D">
              <w:rPr>
                <w:rFonts w:ascii="Arial" w:eastAsia="Times New Roman" w:hAnsi="Arial" w:cs="Arial"/>
                <w:b/>
                <w:bCs/>
                <w:color w:val="000000"/>
                <w:sz w:val="16"/>
                <w:szCs w:val="16"/>
                <w:lang w:eastAsia="en-GB"/>
              </w:rPr>
              <w:t>Day</w:t>
            </w:r>
          </w:p>
        </w:tc>
        <w:tc>
          <w:tcPr>
            <w:tcW w:w="404" w:type="pct"/>
            <w:tcBorders>
              <w:top w:val="nil"/>
              <w:left w:val="nil"/>
              <w:bottom w:val="single" w:sz="4" w:space="0" w:color="auto"/>
              <w:right w:val="single" w:sz="4" w:space="0" w:color="auto"/>
            </w:tcBorders>
            <w:shd w:val="clear" w:color="auto" w:fill="auto"/>
            <w:vAlign w:val="center"/>
            <w:hideMark/>
          </w:tcPr>
          <w:p w14:paraId="15C44D3E" w14:textId="77777777" w:rsidR="009B3D8A" w:rsidRPr="00A8498D" w:rsidRDefault="009B3D8A" w:rsidP="009B3D8A">
            <w:pPr>
              <w:rPr>
                <w:rFonts w:ascii="Arial" w:eastAsia="Times New Roman" w:hAnsi="Arial" w:cs="Arial"/>
                <w:b/>
                <w:bCs/>
                <w:color w:val="000000"/>
                <w:sz w:val="16"/>
                <w:szCs w:val="16"/>
                <w:lang w:eastAsia="en-GB"/>
              </w:rPr>
            </w:pPr>
            <w:r w:rsidRPr="00A8498D">
              <w:rPr>
                <w:rFonts w:ascii="Arial" w:eastAsia="Times New Roman" w:hAnsi="Arial" w:cs="Arial"/>
                <w:b/>
                <w:bCs/>
                <w:color w:val="000000"/>
                <w:sz w:val="16"/>
                <w:szCs w:val="16"/>
                <w:lang w:eastAsia="en-GB"/>
              </w:rPr>
              <w:t>Starting time</w:t>
            </w:r>
          </w:p>
        </w:tc>
        <w:tc>
          <w:tcPr>
            <w:tcW w:w="403" w:type="pct"/>
            <w:tcBorders>
              <w:top w:val="nil"/>
              <w:left w:val="nil"/>
              <w:bottom w:val="single" w:sz="4" w:space="0" w:color="auto"/>
              <w:right w:val="single" w:sz="4" w:space="0" w:color="auto"/>
            </w:tcBorders>
            <w:shd w:val="clear" w:color="auto" w:fill="auto"/>
            <w:vAlign w:val="center"/>
            <w:hideMark/>
          </w:tcPr>
          <w:p w14:paraId="26D41160" w14:textId="77777777" w:rsidR="009B3D8A" w:rsidRPr="00A8498D" w:rsidRDefault="009B3D8A" w:rsidP="009B3D8A">
            <w:pPr>
              <w:rPr>
                <w:rFonts w:ascii="Arial" w:eastAsia="Times New Roman" w:hAnsi="Arial" w:cs="Arial"/>
                <w:b/>
                <w:bCs/>
                <w:color w:val="000000"/>
                <w:sz w:val="16"/>
                <w:szCs w:val="16"/>
                <w:lang w:eastAsia="en-GB"/>
              </w:rPr>
            </w:pPr>
            <w:r w:rsidRPr="00A8498D">
              <w:rPr>
                <w:rFonts w:ascii="Arial" w:eastAsia="Times New Roman" w:hAnsi="Arial" w:cs="Arial"/>
                <w:b/>
                <w:bCs/>
                <w:color w:val="000000"/>
                <w:sz w:val="16"/>
                <w:szCs w:val="16"/>
                <w:lang w:eastAsia="en-GB"/>
              </w:rPr>
              <w:t>Ending time</w:t>
            </w:r>
          </w:p>
        </w:tc>
        <w:tc>
          <w:tcPr>
            <w:tcW w:w="405" w:type="pct"/>
            <w:tcBorders>
              <w:top w:val="nil"/>
              <w:left w:val="nil"/>
              <w:bottom w:val="single" w:sz="4" w:space="0" w:color="auto"/>
              <w:right w:val="single" w:sz="4" w:space="0" w:color="auto"/>
            </w:tcBorders>
            <w:shd w:val="clear" w:color="auto" w:fill="auto"/>
            <w:vAlign w:val="center"/>
            <w:hideMark/>
          </w:tcPr>
          <w:p w14:paraId="30AB5F27" w14:textId="77777777" w:rsidR="009B3D8A" w:rsidRPr="00A8498D" w:rsidRDefault="009B3D8A" w:rsidP="009B3D8A">
            <w:pPr>
              <w:jc w:val="center"/>
              <w:rPr>
                <w:rFonts w:ascii="Arial" w:eastAsia="Times New Roman" w:hAnsi="Arial" w:cs="Arial"/>
                <w:b/>
                <w:bCs/>
                <w:color w:val="000000"/>
                <w:sz w:val="16"/>
                <w:szCs w:val="16"/>
                <w:lang w:eastAsia="en-GB"/>
              </w:rPr>
            </w:pPr>
            <w:r w:rsidRPr="00A8498D">
              <w:rPr>
                <w:rFonts w:ascii="Arial" w:eastAsia="Times New Roman" w:hAnsi="Arial" w:cs="Arial"/>
                <w:b/>
                <w:bCs/>
                <w:color w:val="000000"/>
                <w:sz w:val="16"/>
                <w:szCs w:val="16"/>
                <w:lang w:eastAsia="en-GB"/>
              </w:rPr>
              <w:t>Chair</w:t>
            </w:r>
          </w:p>
        </w:tc>
        <w:tc>
          <w:tcPr>
            <w:tcW w:w="411" w:type="pct"/>
            <w:tcBorders>
              <w:top w:val="nil"/>
              <w:left w:val="nil"/>
              <w:bottom w:val="single" w:sz="4" w:space="0" w:color="auto"/>
              <w:right w:val="single" w:sz="4" w:space="0" w:color="auto"/>
            </w:tcBorders>
            <w:shd w:val="clear" w:color="auto" w:fill="auto"/>
            <w:vAlign w:val="center"/>
            <w:hideMark/>
          </w:tcPr>
          <w:p w14:paraId="396E1563" w14:textId="77777777" w:rsidR="009B3D8A" w:rsidRPr="00A8498D" w:rsidRDefault="009B3D8A" w:rsidP="009B3D8A">
            <w:pPr>
              <w:jc w:val="center"/>
              <w:rPr>
                <w:rFonts w:ascii="Arial" w:eastAsia="Times New Roman" w:hAnsi="Arial" w:cs="Arial"/>
                <w:b/>
                <w:bCs/>
                <w:color w:val="000000"/>
                <w:sz w:val="16"/>
                <w:szCs w:val="16"/>
                <w:lang w:eastAsia="en-GB"/>
              </w:rPr>
            </w:pPr>
            <w:r w:rsidRPr="00A8498D">
              <w:rPr>
                <w:rFonts w:ascii="Arial" w:eastAsia="Times New Roman" w:hAnsi="Arial" w:cs="Arial"/>
                <w:b/>
                <w:bCs/>
                <w:color w:val="000000"/>
                <w:sz w:val="16"/>
                <w:szCs w:val="16"/>
                <w:lang w:eastAsia="en-GB"/>
              </w:rPr>
              <w:t>Estimated duration (mn)</w:t>
            </w:r>
          </w:p>
        </w:tc>
        <w:tc>
          <w:tcPr>
            <w:tcW w:w="252" w:type="pct"/>
            <w:tcBorders>
              <w:top w:val="nil"/>
              <w:left w:val="nil"/>
              <w:bottom w:val="single" w:sz="4" w:space="0" w:color="auto"/>
              <w:right w:val="single" w:sz="4" w:space="0" w:color="auto"/>
            </w:tcBorders>
            <w:shd w:val="clear" w:color="auto" w:fill="auto"/>
            <w:vAlign w:val="center"/>
            <w:hideMark/>
          </w:tcPr>
          <w:p w14:paraId="4F3755F9" w14:textId="77777777" w:rsidR="009B3D8A" w:rsidRPr="00A8498D" w:rsidRDefault="009B3D8A" w:rsidP="009B3D8A">
            <w:pPr>
              <w:rPr>
                <w:rFonts w:ascii="Arial" w:eastAsia="Times New Roman" w:hAnsi="Arial" w:cs="Arial"/>
                <w:b/>
                <w:bCs/>
                <w:color w:val="000000"/>
                <w:sz w:val="16"/>
                <w:szCs w:val="16"/>
                <w:lang w:eastAsia="en-GB"/>
              </w:rPr>
            </w:pPr>
            <w:r w:rsidRPr="00A8498D">
              <w:rPr>
                <w:rFonts w:ascii="Arial" w:eastAsia="Times New Roman" w:hAnsi="Arial" w:cs="Arial"/>
                <w:b/>
                <w:bCs/>
                <w:color w:val="000000"/>
                <w:sz w:val="16"/>
                <w:szCs w:val="16"/>
                <w:lang w:eastAsia="en-GB"/>
              </w:rPr>
              <w:t>AI</w:t>
            </w:r>
          </w:p>
        </w:tc>
        <w:tc>
          <w:tcPr>
            <w:tcW w:w="2708" w:type="pct"/>
            <w:tcBorders>
              <w:top w:val="nil"/>
              <w:left w:val="nil"/>
              <w:bottom w:val="single" w:sz="4" w:space="0" w:color="auto"/>
              <w:right w:val="single" w:sz="4" w:space="0" w:color="auto"/>
            </w:tcBorders>
            <w:shd w:val="clear" w:color="auto" w:fill="auto"/>
            <w:vAlign w:val="center"/>
            <w:hideMark/>
          </w:tcPr>
          <w:p w14:paraId="18EA1796" w14:textId="77777777" w:rsidR="009B3D8A" w:rsidRPr="00A8498D" w:rsidRDefault="009B3D8A" w:rsidP="009B3D8A">
            <w:pPr>
              <w:rPr>
                <w:rFonts w:ascii="Arial" w:eastAsia="Times New Roman" w:hAnsi="Arial" w:cs="Arial"/>
                <w:b/>
                <w:bCs/>
                <w:color w:val="000000"/>
                <w:sz w:val="16"/>
                <w:szCs w:val="16"/>
                <w:lang w:eastAsia="en-GB"/>
              </w:rPr>
            </w:pPr>
            <w:r w:rsidRPr="00A8498D">
              <w:rPr>
                <w:rFonts w:ascii="Arial" w:eastAsia="Times New Roman" w:hAnsi="Arial" w:cs="Arial"/>
                <w:b/>
                <w:bCs/>
                <w:color w:val="000000"/>
                <w:sz w:val="16"/>
                <w:szCs w:val="16"/>
                <w:lang w:eastAsia="en-GB"/>
              </w:rPr>
              <w:t>Topics</w:t>
            </w:r>
          </w:p>
        </w:tc>
      </w:tr>
      <w:tr w:rsidR="009B3D8A" w:rsidRPr="00A8498D" w14:paraId="292DF6C1" w14:textId="77777777" w:rsidTr="009B3D8A">
        <w:trPr>
          <w:trHeight w:val="225"/>
        </w:trPr>
        <w:tc>
          <w:tcPr>
            <w:tcW w:w="418" w:type="pct"/>
            <w:vMerge w:val="restart"/>
            <w:tcBorders>
              <w:top w:val="nil"/>
              <w:left w:val="single" w:sz="4" w:space="0" w:color="auto"/>
              <w:bottom w:val="single" w:sz="4" w:space="0" w:color="000000"/>
              <w:right w:val="single" w:sz="4" w:space="0" w:color="auto"/>
            </w:tcBorders>
            <w:shd w:val="clear" w:color="auto" w:fill="auto"/>
            <w:vAlign w:val="center"/>
            <w:hideMark/>
          </w:tcPr>
          <w:p w14:paraId="3EBE5D9D"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Mon. 02/21</w:t>
            </w:r>
          </w:p>
        </w:tc>
        <w:tc>
          <w:tcPr>
            <w:tcW w:w="404" w:type="pct"/>
            <w:vMerge w:val="restart"/>
            <w:tcBorders>
              <w:top w:val="nil"/>
              <w:left w:val="single" w:sz="4" w:space="0" w:color="auto"/>
              <w:bottom w:val="single" w:sz="4" w:space="0" w:color="000000"/>
              <w:right w:val="single" w:sz="4" w:space="0" w:color="auto"/>
            </w:tcBorders>
            <w:shd w:val="clear" w:color="auto" w:fill="auto"/>
            <w:vAlign w:val="center"/>
            <w:hideMark/>
          </w:tcPr>
          <w:p w14:paraId="281A3557" w14:textId="77777777" w:rsidR="009B3D8A" w:rsidRPr="00A8498D" w:rsidRDefault="009B3D8A" w:rsidP="009B3D8A">
            <w:pPr>
              <w:jc w:val="center"/>
              <w:rPr>
                <w:rFonts w:ascii="Arial" w:eastAsia="Times New Roman" w:hAnsi="Arial" w:cs="Arial"/>
                <w:sz w:val="16"/>
                <w:szCs w:val="16"/>
                <w:lang w:eastAsia="en-GB"/>
              </w:rPr>
            </w:pPr>
            <w:r w:rsidRPr="00A8498D">
              <w:rPr>
                <w:rFonts w:ascii="Arial" w:eastAsia="Times New Roman" w:hAnsi="Arial" w:cs="Arial"/>
                <w:sz w:val="16"/>
                <w:szCs w:val="16"/>
                <w:lang w:eastAsia="en-GB"/>
              </w:rPr>
              <w:t>20:30 UTC</w:t>
            </w:r>
          </w:p>
        </w:tc>
        <w:tc>
          <w:tcPr>
            <w:tcW w:w="403" w:type="pct"/>
            <w:vMerge w:val="restart"/>
            <w:tcBorders>
              <w:top w:val="nil"/>
              <w:left w:val="single" w:sz="4" w:space="0" w:color="auto"/>
              <w:bottom w:val="single" w:sz="4" w:space="0" w:color="000000"/>
              <w:right w:val="single" w:sz="4" w:space="0" w:color="auto"/>
            </w:tcBorders>
            <w:shd w:val="clear" w:color="auto" w:fill="auto"/>
            <w:vAlign w:val="center"/>
            <w:hideMark/>
          </w:tcPr>
          <w:p w14:paraId="107D1443"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23:30 UTC</w:t>
            </w:r>
          </w:p>
        </w:tc>
        <w:tc>
          <w:tcPr>
            <w:tcW w:w="405" w:type="pct"/>
            <w:tcBorders>
              <w:top w:val="nil"/>
              <w:left w:val="nil"/>
              <w:bottom w:val="single" w:sz="4" w:space="0" w:color="auto"/>
              <w:right w:val="single" w:sz="4" w:space="0" w:color="auto"/>
            </w:tcBorders>
            <w:shd w:val="clear" w:color="auto" w:fill="auto"/>
            <w:vAlign w:val="center"/>
            <w:hideMark/>
          </w:tcPr>
          <w:p w14:paraId="297F1706"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Younsun</w:t>
            </w:r>
          </w:p>
        </w:tc>
        <w:tc>
          <w:tcPr>
            <w:tcW w:w="411" w:type="pct"/>
            <w:tcBorders>
              <w:top w:val="nil"/>
              <w:left w:val="nil"/>
              <w:bottom w:val="single" w:sz="4" w:space="0" w:color="auto"/>
              <w:right w:val="single" w:sz="4" w:space="0" w:color="auto"/>
            </w:tcBorders>
            <w:shd w:val="clear" w:color="auto" w:fill="auto"/>
            <w:vAlign w:val="center"/>
            <w:hideMark/>
          </w:tcPr>
          <w:p w14:paraId="0BA2FC00"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70</w:t>
            </w:r>
          </w:p>
        </w:tc>
        <w:tc>
          <w:tcPr>
            <w:tcW w:w="252" w:type="pct"/>
            <w:tcBorders>
              <w:top w:val="nil"/>
              <w:left w:val="nil"/>
              <w:bottom w:val="single" w:sz="4" w:space="0" w:color="auto"/>
              <w:right w:val="single" w:sz="4" w:space="0" w:color="auto"/>
            </w:tcBorders>
            <w:shd w:val="clear" w:color="auto" w:fill="auto"/>
            <w:vAlign w:val="center"/>
            <w:hideMark/>
          </w:tcPr>
          <w:p w14:paraId="06AA5608"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8.11</w:t>
            </w:r>
          </w:p>
        </w:tc>
        <w:tc>
          <w:tcPr>
            <w:tcW w:w="2708" w:type="pct"/>
            <w:tcBorders>
              <w:top w:val="nil"/>
              <w:left w:val="nil"/>
              <w:bottom w:val="single" w:sz="4" w:space="0" w:color="auto"/>
              <w:right w:val="single" w:sz="4" w:space="0" w:color="auto"/>
            </w:tcBorders>
            <w:shd w:val="clear" w:color="auto" w:fill="auto"/>
            <w:noWrap/>
            <w:vAlign w:val="bottom"/>
            <w:hideMark/>
          </w:tcPr>
          <w:p w14:paraId="4FB33610"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NR Sidelink Enhancement</w:t>
            </w:r>
          </w:p>
        </w:tc>
      </w:tr>
      <w:tr w:rsidR="009B3D8A" w:rsidRPr="00A8498D" w14:paraId="372B7FF7" w14:textId="77777777" w:rsidTr="009B3D8A">
        <w:trPr>
          <w:trHeight w:val="225"/>
        </w:trPr>
        <w:tc>
          <w:tcPr>
            <w:tcW w:w="418" w:type="pct"/>
            <w:vMerge/>
            <w:tcBorders>
              <w:top w:val="nil"/>
              <w:left w:val="single" w:sz="4" w:space="0" w:color="auto"/>
              <w:bottom w:val="single" w:sz="4" w:space="0" w:color="000000"/>
              <w:right w:val="single" w:sz="4" w:space="0" w:color="auto"/>
            </w:tcBorders>
            <w:vAlign w:val="center"/>
            <w:hideMark/>
          </w:tcPr>
          <w:p w14:paraId="63601604" w14:textId="77777777" w:rsidR="009B3D8A" w:rsidRPr="00A8498D" w:rsidRDefault="009B3D8A" w:rsidP="009B3D8A">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000000"/>
              <w:right w:val="single" w:sz="4" w:space="0" w:color="auto"/>
            </w:tcBorders>
            <w:vAlign w:val="center"/>
            <w:hideMark/>
          </w:tcPr>
          <w:p w14:paraId="7839715D" w14:textId="77777777" w:rsidR="009B3D8A" w:rsidRPr="00A8498D" w:rsidRDefault="009B3D8A" w:rsidP="009B3D8A">
            <w:pPr>
              <w:rPr>
                <w:rFonts w:ascii="Arial" w:eastAsia="Times New Roman" w:hAnsi="Arial" w:cs="Arial"/>
                <w:sz w:val="16"/>
                <w:szCs w:val="16"/>
                <w:lang w:eastAsia="en-GB"/>
              </w:rPr>
            </w:pPr>
          </w:p>
        </w:tc>
        <w:tc>
          <w:tcPr>
            <w:tcW w:w="403" w:type="pct"/>
            <w:vMerge/>
            <w:tcBorders>
              <w:top w:val="nil"/>
              <w:left w:val="single" w:sz="4" w:space="0" w:color="auto"/>
              <w:bottom w:val="single" w:sz="4" w:space="0" w:color="000000"/>
              <w:right w:val="single" w:sz="4" w:space="0" w:color="auto"/>
            </w:tcBorders>
            <w:vAlign w:val="center"/>
            <w:hideMark/>
          </w:tcPr>
          <w:p w14:paraId="4EBEFBCA" w14:textId="77777777" w:rsidR="009B3D8A" w:rsidRPr="00A8498D" w:rsidRDefault="009B3D8A" w:rsidP="009B3D8A">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0FCE49BB"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Younsun</w:t>
            </w:r>
          </w:p>
        </w:tc>
        <w:tc>
          <w:tcPr>
            <w:tcW w:w="411" w:type="pct"/>
            <w:tcBorders>
              <w:top w:val="nil"/>
              <w:left w:val="nil"/>
              <w:bottom w:val="single" w:sz="4" w:space="0" w:color="auto"/>
              <w:right w:val="single" w:sz="4" w:space="0" w:color="auto"/>
            </w:tcBorders>
            <w:shd w:val="clear" w:color="auto" w:fill="auto"/>
            <w:vAlign w:val="center"/>
            <w:hideMark/>
          </w:tcPr>
          <w:p w14:paraId="77EF3A23"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30</w:t>
            </w:r>
          </w:p>
        </w:tc>
        <w:tc>
          <w:tcPr>
            <w:tcW w:w="252" w:type="pct"/>
            <w:tcBorders>
              <w:top w:val="nil"/>
              <w:left w:val="nil"/>
              <w:bottom w:val="single" w:sz="4" w:space="0" w:color="auto"/>
              <w:right w:val="single" w:sz="4" w:space="0" w:color="auto"/>
            </w:tcBorders>
            <w:shd w:val="clear" w:color="auto" w:fill="auto"/>
            <w:vAlign w:val="center"/>
            <w:hideMark/>
          </w:tcPr>
          <w:p w14:paraId="2F963B30"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8.10</w:t>
            </w:r>
          </w:p>
        </w:tc>
        <w:tc>
          <w:tcPr>
            <w:tcW w:w="2708" w:type="pct"/>
            <w:tcBorders>
              <w:top w:val="nil"/>
              <w:left w:val="nil"/>
              <w:bottom w:val="single" w:sz="4" w:space="0" w:color="auto"/>
              <w:right w:val="single" w:sz="4" w:space="0" w:color="auto"/>
            </w:tcBorders>
            <w:shd w:val="clear" w:color="auto" w:fill="auto"/>
            <w:noWrap/>
            <w:vAlign w:val="center"/>
            <w:hideMark/>
          </w:tcPr>
          <w:p w14:paraId="31697EA0"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Enhancements to Integrated Access and Backhaul</w:t>
            </w:r>
          </w:p>
        </w:tc>
      </w:tr>
      <w:tr w:rsidR="009B3D8A" w:rsidRPr="00A8498D" w14:paraId="545284FE" w14:textId="77777777" w:rsidTr="009B3D8A">
        <w:trPr>
          <w:trHeight w:val="225"/>
        </w:trPr>
        <w:tc>
          <w:tcPr>
            <w:tcW w:w="418" w:type="pct"/>
            <w:vMerge/>
            <w:tcBorders>
              <w:top w:val="nil"/>
              <w:left w:val="single" w:sz="4" w:space="0" w:color="auto"/>
              <w:bottom w:val="single" w:sz="4" w:space="0" w:color="000000"/>
              <w:right w:val="single" w:sz="4" w:space="0" w:color="auto"/>
            </w:tcBorders>
            <w:vAlign w:val="center"/>
            <w:hideMark/>
          </w:tcPr>
          <w:p w14:paraId="1AD8F748" w14:textId="77777777" w:rsidR="009B3D8A" w:rsidRPr="00A8498D" w:rsidRDefault="009B3D8A" w:rsidP="009B3D8A">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000000"/>
              <w:right w:val="single" w:sz="4" w:space="0" w:color="auto"/>
            </w:tcBorders>
            <w:vAlign w:val="center"/>
            <w:hideMark/>
          </w:tcPr>
          <w:p w14:paraId="109342C0" w14:textId="77777777" w:rsidR="009B3D8A" w:rsidRPr="00A8498D" w:rsidRDefault="009B3D8A" w:rsidP="009B3D8A">
            <w:pPr>
              <w:rPr>
                <w:rFonts w:ascii="Arial" w:eastAsia="Times New Roman" w:hAnsi="Arial" w:cs="Arial"/>
                <w:sz w:val="16"/>
                <w:szCs w:val="16"/>
                <w:lang w:eastAsia="en-GB"/>
              </w:rPr>
            </w:pPr>
          </w:p>
        </w:tc>
        <w:tc>
          <w:tcPr>
            <w:tcW w:w="403" w:type="pct"/>
            <w:vMerge/>
            <w:tcBorders>
              <w:top w:val="nil"/>
              <w:left w:val="single" w:sz="4" w:space="0" w:color="auto"/>
              <w:bottom w:val="single" w:sz="4" w:space="0" w:color="000000"/>
              <w:right w:val="single" w:sz="4" w:space="0" w:color="auto"/>
            </w:tcBorders>
            <w:vAlign w:val="center"/>
            <w:hideMark/>
          </w:tcPr>
          <w:p w14:paraId="7C747F10" w14:textId="77777777" w:rsidR="009B3D8A" w:rsidRPr="00A8498D" w:rsidRDefault="009B3D8A" w:rsidP="009B3D8A">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1C3B7550"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Younsun</w:t>
            </w:r>
          </w:p>
        </w:tc>
        <w:tc>
          <w:tcPr>
            <w:tcW w:w="411" w:type="pct"/>
            <w:tcBorders>
              <w:top w:val="nil"/>
              <w:left w:val="nil"/>
              <w:bottom w:val="single" w:sz="4" w:space="0" w:color="auto"/>
              <w:right w:val="single" w:sz="4" w:space="0" w:color="auto"/>
            </w:tcBorders>
            <w:shd w:val="clear" w:color="auto" w:fill="auto"/>
            <w:vAlign w:val="center"/>
            <w:hideMark/>
          </w:tcPr>
          <w:p w14:paraId="30103224"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80</w:t>
            </w:r>
          </w:p>
        </w:tc>
        <w:tc>
          <w:tcPr>
            <w:tcW w:w="252" w:type="pct"/>
            <w:tcBorders>
              <w:top w:val="nil"/>
              <w:left w:val="nil"/>
              <w:bottom w:val="single" w:sz="4" w:space="0" w:color="auto"/>
              <w:right w:val="single" w:sz="4" w:space="0" w:color="auto"/>
            </w:tcBorders>
            <w:shd w:val="clear" w:color="auto" w:fill="auto"/>
            <w:vAlign w:val="center"/>
            <w:hideMark/>
          </w:tcPr>
          <w:p w14:paraId="78604BC4"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8.3</w:t>
            </w:r>
          </w:p>
        </w:tc>
        <w:tc>
          <w:tcPr>
            <w:tcW w:w="2708" w:type="pct"/>
            <w:tcBorders>
              <w:top w:val="nil"/>
              <w:left w:val="nil"/>
              <w:bottom w:val="single" w:sz="4" w:space="0" w:color="auto"/>
              <w:right w:val="single" w:sz="4" w:space="0" w:color="auto"/>
            </w:tcBorders>
            <w:shd w:val="clear" w:color="auto" w:fill="auto"/>
            <w:noWrap/>
            <w:vAlign w:val="center"/>
            <w:hideMark/>
          </w:tcPr>
          <w:p w14:paraId="2147A35A"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Enhanced Industrial Internet of Things (IoT) and URLLC</w:t>
            </w:r>
          </w:p>
        </w:tc>
      </w:tr>
      <w:tr w:rsidR="009B3D8A" w:rsidRPr="00A8498D" w14:paraId="580A4D8A" w14:textId="77777777" w:rsidTr="009B3D8A">
        <w:trPr>
          <w:trHeight w:val="225"/>
        </w:trPr>
        <w:tc>
          <w:tcPr>
            <w:tcW w:w="418" w:type="pct"/>
            <w:vMerge w:val="restart"/>
            <w:tcBorders>
              <w:top w:val="nil"/>
              <w:left w:val="single" w:sz="4" w:space="0" w:color="auto"/>
              <w:bottom w:val="single" w:sz="4" w:space="0" w:color="000000"/>
              <w:right w:val="single" w:sz="4" w:space="0" w:color="auto"/>
            </w:tcBorders>
            <w:shd w:val="clear" w:color="auto" w:fill="auto"/>
            <w:vAlign w:val="center"/>
            <w:hideMark/>
          </w:tcPr>
          <w:p w14:paraId="7CC4E12E"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Tue. 02/22</w:t>
            </w:r>
          </w:p>
        </w:tc>
        <w:tc>
          <w:tcPr>
            <w:tcW w:w="404" w:type="pct"/>
            <w:vMerge w:val="restart"/>
            <w:tcBorders>
              <w:top w:val="nil"/>
              <w:left w:val="single" w:sz="4" w:space="0" w:color="auto"/>
              <w:bottom w:val="single" w:sz="4" w:space="0" w:color="000000"/>
              <w:right w:val="single" w:sz="4" w:space="0" w:color="auto"/>
            </w:tcBorders>
            <w:shd w:val="clear" w:color="auto" w:fill="auto"/>
            <w:vAlign w:val="center"/>
            <w:hideMark/>
          </w:tcPr>
          <w:p w14:paraId="27FFAAE8" w14:textId="77777777" w:rsidR="009B3D8A" w:rsidRPr="00A8498D" w:rsidRDefault="009B3D8A" w:rsidP="009B3D8A">
            <w:pPr>
              <w:jc w:val="center"/>
              <w:rPr>
                <w:rFonts w:ascii="Arial" w:eastAsia="Times New Roman" w:hAnsi="Arial" w:cs="Arial"/>
                <w:sz w:val="16"/>
                <w:szCs w:val="16"/>
                <w:lang w:eastAsia="en-GB"/>
              </w:rPr>
            </w:pPr>
            <w:r w:rsidRPr="00A8498D">
              <w:rPr>
                <w:rFonts w:ascii="Arial" w:eastAsia="Times New Roman" w:hAnsi="Arial" w:cs="Arial"/>
                <w:sz w:val="16"/>
                <w:szCs w:val="16"/>
                <w:lang w:eastAsia="en-GB"/>
              </w:rPr>
              <w:t>20:30 UTC</w:t>
            </w:r>
          </w:p>
        </w:tc>
        <w:tc>
          <w:tcPr>
            <w:tcW w:w="403" w:type="pct"/>
            <w:vMerge w:val="restart"/>
            <w:tcBorders>
              <w:top w:val="nil"/>
              <w:left w:val="single" w:sz="4" w:space="0" w:color="auto"/>
              <w:bottom w:val="single" w:sz="4" w:space="0" w:color="000000"/>
              <w:right w:val="single" w:sz="4" w:space="0" w:color="auto"/>
            </w:tcBorders>
            <w:shd w:val="clear" w:color="auto" w:fill="auto"/>
            <w:vAlign w:val="center"/>
            <w:hideMark/>
          </w:tcPr>
          <w:p w14:paraId="164C503D"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23:30 UTC</w:t>
            </w:r>
          </w:p>
        </w:tc>
        <w:tc>
          <w:tcPr>
            <w:tcW w:w="405" w:type="pct"/>
            <w:tcBorders>
              <w:top w:val="nil"/>
              <w:left w:val="nil"/>
              <w:bottom w:val="single" w:sz="4" w:space="0" w:color="auto"/>
              <w:right w:val="single" w:sz="4" w:space="0" w:color="auto"/>
            </w:tcBorders>
            <w:shd w:val="clear" w:color="auto" w:fill="auto"/>
            <w:vAlign w:val="center"/>
            <w:hideMark/>
          </w:tcPr>
          <w:p w14:paraId="08AEF25B"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Younsun</w:t>
            </w:r>
          </w:p>
        </w:tc>
        <w:tc>
          <w:tcPr>
            <w:tcW w:w="411" w:type="pct"/>
            <w:tcBorders>
              <w:top w:val="nil"/>
              <w:left w:val="nil"/>
              <w:bottom w:val="single" w:sz="4" w:space="0" w:color="auto"/>
              <w:right w:val="single" w:sz="4" w:space="0" w:color="auto"/>
            </w:tcBorders>
            <w:shd w:val="clear" w:color="auto" w:fill="auto"/>
            <w:vAlign w:val="center"/>
            <w:hideMark/>
          </w:tcPr>
          <w:p w14:paraId="3A943765"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40</w:t>
            </w:r>
          </w:p>
        </w:tc>
        <w:tc>
          <w:tcPr>
            <w:tcW w:w="252" w:type="pct"/>
            <w:tcBorders>
              <w:top w:val="nil"/>
              <w:left w:val="nil"/>
              <w:bottom w:val="single" w:sz="4" w:space="0" w:color="auto"/>
              <w:right w:val="single" w:sz="4" w:space="0" w:color="auto"/>
            </w:tcBorders>
            <w:shd w:val="clear" w:color="auto" w:fill="auto"/>
            <w:vAlign w:val="center"/>
            <w:hideMark/>
          </w:tcPr>
          <w:p w14:paraId="631DE938"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8.11</w:t>
            </w:r>
          </w:p>
        </w:tc>
        <w:tc>
          <w:tcPr>
            <w:tcW w:w="2708" w:type="pct"/>
            <w:tcBorders>
              <w:top w:val="nil"/>
              <w:left w:val="nil"/>
              <w:bottom w:val="single" w:sz="4" w:space="0" w:color="auto"/>
              <w:right w:val="single" w:sz="4" w:space="0" w:color="auto"/>
            </w:tcBorders>
            <w:shd w:val="clear" w:color="auto" w:fill="auto"/>
            <w:noWrap/>
            <w:vAlign w:val="bottom"/>
            <w:hideMark/>
          </w:tcPr>
          <w:p w14:paraId="0D88E6C8"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NR Sidelink Enhancement</w:t>
            </w:r>
          </w:p>
        </w:tc>
      </w:tr>
      <w:tr w:rsidR="009B3D8A" w:rsidRPr="00A8498D" w14:paraId="67548171" w14:textId="77777777" w:rsidTr="009B3D8A">
        <w:trPr>
          <w:trHeight w:val="225"/>
        </w:trPr>
        <w:tc>
          <w:tcPr>
            <w:tcW w:w="418" w:type="pct"/>
            <w:vMerge/>
            <w:tcBorders>
              <w:top w:val="nil"/>
              <w:left w:val="single" w:sz="4" w:space="0" w:color="auto"/>
              <w:bottom w:val="single" w:sz="4" w:space="0" w:color="000000"/>
              <w:right w:val="single" w:sz="4" w:space="0" w:color="auto"/>
            </w:tcBorders>
            <w:vAlign w:val="center"/>
            <w:hideMark/>
          </w:tcPr>
          <w:p w14:paraId="1E4D7A88" w14:textId="77777777" w:rsidR="009B3D8A" w:rsidRPr="00A8498D" w:rsidRDefault="009B3D8A" w:rsidP="009B3D8A">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000000"/>
              <w:right w:val="single" w:sz="4" w:space="0" w:color="auto"/>
            </w:tcBorders>
            <w:vAlign w:val="center"/>
            <w:hideMark/>
          </w:tcPr>
          <w:p w14:paraId="1D626D41" w14:textId="77777777" w:rsidR="009B3D8A" w:rsidRPr="00A8498D" w:rsidRDefault="009B3D8A" w:rsidP="009B3D8A">
            <w:pPr>
              <w:rPr>
                <w:rFonts w:ascii="Arial" w:eastAsia="Times New Roman" w:hAnsi="Arial" w:cs="Arial"/>
                <w:sz w:val="16"/>
                <w:szCs w:val="16"/>
                <w:lang w:eastAsia="en-GB"/>
              </w:rPr>
            </w:pPr>
          </w:p>
        </w:tc>
        <w:tc>
          <w:tcPr>
            <w:tcW w:w="403" w:type="pct"/>
            <w:vMerge/>
            <w:tcBorders>
              <w:top w:val="nil"/>
              <w:left w:val="single" w:sz="4" w:space="0" w:color="auto"/>
              <w:bottom w:val="single" w:sz="4" w:space="0" w:color="000000"/>
              <w:right w:val="single" w:sz="4" w:space="0" w:color="auto"/>
            </w:tcBorders>
            <w:vAlign w:val="center"/>
            <w:hideMark/>
          </w:tcPr>
          <w:p w14:paraId="640612C7" w14:textId="77777777" w:rsidR="009B3D8A" w:rsidRPr="00A8498D" w:rsidRDefault="009B3D8A" w:rsidP="009B3D8A">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580B5706"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Younsun</w:t>
            </w:r>
          </w:p>
        </w:tc>
        <w:tc>
          <w:tcPr>
            <w:tcW w:w="411" w:type="pct"/>
            <w:tcBorders>
              <w:top w:val="nil"/>
              <w:left w:val="nil"/>
              <w:bottom w:val="single" w:sz="4" w:space="0" w:color="auto"/>
              <w:right w:val="single" w:sz="4" w:space="0" w:color="auto"/>
            </w:tcBorders>
            <w:shd w:val="clear" w:color="auto" w:fill="auto"/>
            <w:vAlign w:val="center"/>
            <w:hideMark/>
          </w:tcPr>
          <w:p w14:paraId="46166F40"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100</w:t>
            </w:r>
          </w:p>
        </w:tc>
        <w:tc>
          <w:tcPr>
            <w:tcW w:w="252" w:type="pct"/>
            <w:tcBorders>
              <w:top w:val="nil"/>
              <w:left w:val="nil"/>
              <w:bottom w:val="single" w:sz="4" w:space="0" w:color="auto"/>
              <w:right w:val="single" w:sz="4" w:space="0" w:color="auto"/>
            </w:tcBorders>
            <w:shd w:val="clear" w:color="auto" w:fill="auto"/>
            <w:vAlign w:val="center"/>
            <w:hideMark/>
          </w:tcPr>
          <w:p w14:paraId="65B6BD91"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w:t>
            </w:r>
          </w:p>
        </w:tc>
        <w:tc>
          <w:tcPr>
            <w:tcW w:w="2708" w:type="pct"/>
            <w:tcBorders>
              <w:top w:val="nil"/>
              <w:left w:val="nil"/>
              <w:bottom w:val="single" w:sz="4" w:space="0" w:color="auto"/>
              <w:right w:val="single" w:sz="4" w:space="0" w:color="auto"/>
            </w:tcBorders>
            <w:shd w:val="clear" w:color="auto" w:fill="auto"/>
            <w:noWrap/>
            <w:vAlign w:val="center"/>
            <w:hideMark/>
          </w:tcPr>
          <w:p w14:paraId="2E936348"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Further enhancements on MIMO for NR</w:t>
            </w:r>
          </w:p>
        </w:tc>
      </w:tr>
      <w:tr w:rsidR="009B3D8A" w:rsidRPr="00A8498D" w14:paraId="0B36B7A1" w14:textId="77777777" w:rsidTr="009B3D8A">
        <w:trPr>
          <w:trHeight w:val="225"/>
        </w:trPr>
        <w:tc>
          <w:tcPr>
            <w:tcW w:w="418" w:type="pct"/>
            <w:vMerge/>
            <w:tcBorders>
              <w:top w:val="nil"/>
              <w:left w:val="single" w:sz="4" w:space="0" w:color="auto"/>
              <w:bottom w:val="single" w:sz="4" w:space="0" w:color="000000"/>
              <w:right w:val="single" w:sz="4" w:space="0" w:color="auto"/>
            </w:tcBorders>
            <w:vAlign w:val="center"/>
            <w:hideMark/>
          </w:tcPr>
          <w:p w14:paraId="2FF6C669" w14:textId="77777777" w:rsidR="009B3D8A" w:rsidRPr="00A8498D" w:rsidRDefault="009B3D8A" w:rsidP="009B3D8A">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000000"/>
              <w:right w:val="single" w:sz="4" w:space="0" w:color="auto"/>
            </w:tcBorders>
            <w:vAlign w:val="center"/>
            <w:hideMark/>
          </w:tcPr>
          <w:p w14:paraId="29267560" w14:textId="77777777" w:rsidR="009B3D8A" w:rsidRPr="00A8498D" w:rsidRDefault="009B3D8A" w:rsidP="009B3D8A">
            <w:pPr>
              <w:rPr>
                <w:rFonts w:ascii="Arial" w:eastAsia="Times New Roman" w:hAnsi="Arial" w:cs="Arial"/>
                <w:sz w:val="16"/>
                <w:szCs w:val="16"/>
                <w:lang w:eastAsia="en-GB"/>
              </w:rPr>
            </w:pPr>
          </w:p>
        </w:tc>
        <w:tc>
          <w:tcPr>
            <w:tcW w:w="403" w:type="pct"/>
            <w:vMerge/>
            <w:tcBorders>
              <w:top w:val="nil"/>
              <w:left w:val="single" w:sz="4" w:space="0" w:color="auto"/>
              <w:bottom w:val="single" w:sz="4" w:space="0" w:color="000000"/>
              <w:right w:val="single" w:sz="4" w:space="0" w:color="auto"/>
            </w:tcBorders>
            <w:vAlign w:val="center"/>
            <w:hideMark/>
          </w:tcPr>
          <w:p w14:paraId="4371A570" w14:textId="77777777" w:rsidR="009B3D8A" w:rsidRPr="00A8498D" w:rsidRDefault="009B3D8A" w:rsidP="009B3D8A">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79E4910D"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David</w:t>
            </w:r>
          </w:p>
        </w:tc>
        <w:tc>
          <w:tcPr>
            <w:tcW w:w="411" w:type="pct"/>
            <w:tcBorders>
              <w:top w:val="nil"/>
              <w:left w:val="nil"/>
              <w:bottom w:val="single" w:sz="4" w:space="0" w:color="auto"/>
              <w:right w:val="single" w:sz="4" w:space="0" w:color="auto"/>
            </w:tcBorders>
            <w:shd w:val="clear" w:color="auto" w:fill="auto"/>
            <w:vAlign w:val="center"/>
            <w:hideMark/>
          </w:tcPr>
          <w:p w14:paraId="509D97FB"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40</w:t>
            </w:r>
          </w:p>
        </w:tc>
        <w:tc>
          <w:tcPr>
            <w:tcW w:w="252" w:type="pct"/>
            <w:tcBorders>
              <w:top w:val="nil"/>
              <w:left w:val="nil"/>
              <w:bottom w:val="single" w:sz="4" w:space="0" w:color="auto"/>
              <w:right w:val="single" w:sz="4" w:space="0" w:color="auto"/>
            </w:tcBorders>
            <w:shd w:val="clear" w:color="auto" w:fill="auto"/>
            <w:vAlign w:val="center"/>
            <w:hideMark/>
          </w:tcPr>
          <w:p w14:paraId="48DC668E"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8.2</w:t>
            </w:r>
          </w:p>
        </w:tc>
        <w:tc>
          <w:tcPr>
            <w:tcW w:w="2708" w:type="pct"/>
            <w:tcBorders>
              <w:top w:val="nil"/>
              <w:left w:val="nil"/>
              <w:bottom w:val="single" w:sz="4" w:space="0" w:color="auto"/>
              <w:right w:val="single" w:sz="4" w:space="0" w:color="auto"/>
            </w:tcBorders>
            <w:shd w:val="clear" w:color="auto" w:fill="auto"/>
            <w:noWrap/>
            <w:vAlign w:val="bottom"/>
            <w:hideMark/>
          </w:tcPr>
          <w:p w14:paraId="4A571E6A"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Extending current NR operation to 71GHz</w:t>
            </w:r>
          </w:p>
        </w:tc>
      </w:tr>
      <w:tr w:rsidR="009B3D8A" w:rsidRPr="00A8498D" w14:paraId="2FEEB8EA" w14:textId="77777777" w:rsidTr="009B3D8A">
        <w:trPr>
          <w:trHeight w:val="225"/>
        </w:trPr>
        <w:tc>
          <w:tcPr>
            <w:tcW w:w="418" w:type="pct"/>
            <w:vMerge w:val="restart"/>
            <w:tcBorders>
              <w:top w:val="nil"/>
              <w:left w:val="single" w:sz="4" w:space="0" w:color="auto"/>
              <w:bottom w:val="single" w:sz="4" w:space="0" w:color="000000"/>
              <w:right w:val="single" w:sz="4" w:space="0" w:color="auto"/>
            </w:tcBorders>
            <w:shd w:val="clear" w:color="auto" w:fill="auto"/>
            <w:vAlign w:val="center"/>
            <w:hideMark/>
          </w:tcPr>
          <w:p w14:paraId="4D2F5D46"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Wed. 02/23</w:t>
            </w:r>
          </w:p>
        </w:tc>
        <w:tc>
          <w:tcPr>
            <w:tcW w:w="404" w:type="pct"/>
            <w:vMerge w:val="restart"/>
            <w:tcBorders>
              <w:top w:val="nil"/>
              <w:left w:val="single" w:sz="4" w:space="0" w:color="auto"/>
              <w:bottom w:val="single" w:sz="4" w:space="0" w:color="000000"/>
              <w:right w:val="single" w:sz="4" w:space="0" w:color="auto"/>
            </w:tcBorders>
            <w:shd w:val="clear" w:color="auto" w:fill="auto"/>
            <w:vAlign w:val="center"/>
            <w:hideMark/>
          </w:tcPr>
          <w:p w14:paraId="2D1A32B4" w14:textId="77777777" w:rsidR="009B3D8A" w:rsidRPr="00A8498D" w:rsidRDefault="009B3D8A" w:rsidP="009B3D8A">
            <w:pPr>
              <w:jc w:val="center"/>
              <w:rPr>
                <w:rFonts w:ascii="Arial" w:eastAsia="Times New Roman" w:hAnsi="Arial" w:cs="Arial"/>
                <w:sz w:val="16"/>
                <w:szCs w:val="16"/>
                <w:lang w:eastAsia="en-GB"/>
              </w:rPr>
            </w:pPr>
            <w:r w:rsidRPr="00A8498D">
              <w:rPr>
                <w:rFonts w:ascii="Arial" w:eastAsia="Times New Roman" w:hAnsi="Arial" w:cs="Arial"/>
                <w:sz w:val="16"/>
                <w:szCs w:val="16"/>
                <w:lang w:eastAsia="en-GB"/>
              </w:rPr>
              <w:t>20:30 UTC</w:t>
            </w:r>
          </w:p>
        </w:tc>
        <w:tc>
          <w:tcPr>
            <w:tcW w:w="403" w:type="pct"/>
            <w:vMerge w:val="restart"/>
            <w:tcBorders>
              <w:top w:val="nil"/>
              <w:left w:val="single" w:sz="4" w:space="0" w:color="auto"/>
              <w:bottom w:val="single" w:sz="4" w:space="0" w:color="000000"/>
              <w:right w:val="single" w:sz="4" w:space="0" w:color="auto"/>
            </w:tcBorders>
            <w:shd w:val="clear" w:color="auto" w:fill="auto"/>
            <w:vAlign w:val="center"/>
            <w:hideMark/>
          </w:tcPr>
          <w:p w14:paraId="6117E8EC"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23:30 UTC</w:t>
            </w:r>
          </w:p>
        </w:tc>
        <w:tc>
          <w:tcPr>
            <w:tcW w:w="405" w:type="pct"/>
            <w:tcBorders>
              <w:top w:val="nil"/>
              <w:left w:val="nil"/>
              <w:bottom w:val="single" w:sz="4" w:space="0" w:color="auto"/>
              <w:right w:val="single" w:sz="4" w:space="0" w:color="auto"/>
            </w:tcBorders>
            <w:shd w:val="clear" w:color="auto" w:fill="auto"/>
            <w:vAlign w:val="center"/>
            <w:hideMark/>
          </w:tcPr>
          <w:p w14:paraId="6D4F9526"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Younsun</w:t>
            </w:r>
          </w:p>
        </w:tc>
        <w:tc>
          <w:tcPr>
            <w:tcW w:w="411" w:type="pct"/>
            <w:tcBorders>
              <w:top w:val="nil"/>
              <w:left w:val="nil"/>
              <w:bottom w:val="single" w:sz="4" w:space="0" w:color="auto"/>
              <w:right w:val="single" w:sz="4" w:space="0" w:color="auto"/>
            </w:tcBorders>
            <w:shd w:val="clear" w:color="auto" w:fill="auto"/>
            <w:vAlign w:val="center"/>
            <w:hideMark/>
          </w:tcPr>
          <w:p w14:paraId="2119D6D5"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70</w:t>
            </w:r>
          </w:p>
        </w:tc>
        <w:tc>
          <w:tcPr>
            <w:tcW w:w="252" w:type="pct"/>
            <w:tcBorders>
              <w:top w:val="nil"/>
              <w:left w:val="nil"/>
              <w:bottom w:val="single" w:sz="4" w:space="0" w:color="auto"/>
              <w:right w:val="single" w:sz="4" w:space="0" w:color="auto"/>
            </w:tcBorders>
            <w:shd w:val="clear" w:color="auto" w:fill="auto"/>
            <w:vAlign w:val="center"/>
            <w:hideMark/>
          </w:tcPr>
          <w:p w14:paraId="77535EF3"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8.11</w:t>
            </w:r>
          </w:p>
        </w:tc>
        <w:tc>
          <w:tcPr>
            <w:tcW w:w="2708" w:type="pct"/>
            <w:tcBorders>
              <w:top w:val="nil"/>
              <w:left w:val="nil"/>
              <w:bottom w:val="single" w:sz="4" w:space="0" w:color="auto"/>
              <w:right w:val="single" w:sz="4" w:space="0" w:color="auto"/>
            </w:tcBorders>
            <w:shd w:val="clear" w:color="auto" w:fill="auto"/>
            <w:noWrap/>
            <w:vAlign w:val="bottom"/>
            <w:hideMark/>
          </w:tcPr>
          <w:p w14:paraId="546E8B9C"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NR Sidelink Enhancement</w:t>
            </w:r>
          </w:p>
        </w:tc>
      </w:tr>
      <w:tr w:rsidR="009B3D8A" w:rsidRPr="00A8498D" w14:paraId="60BE0C55" w14:textId="77777777" w:rsidTr="009B3D8A">
        <w:trPr>
          <w:trHeight w:val="225"/>
        </w:trPr>
        <w:tc>
          <w:tcPr>
            <w:tcW w:w="418" w:type="pct"/>
            <w:vMerge/>
            <w:tcBorders>
              <w:top w:val="nil"/>
              <w:left w:val="single" w:sz="4" w:space="0" w:color="auto"/>
              <w:bottom w:val="single" w:sz="4" w:space="0" w:color="000000"/>
              <w:right w:val="single" w:sz="4" w:space="0" w:color="auto"/>
            </w:tcBorders>
            <w:vAlign w:val="center"/>
            <w:hideMark/>
          </w:tcPr>
          <w:p w14:paraId="7438A94B" w14:textId="77777777" w:rsidR="009B3D8A" w:rsidRPr="00A8498D" w:rsidRDefault="009B3D8A" w:rsidP="009B3D8A">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000000"/>
              <w:right w:val="single" w:sz="4" w:space="0" w:color="auto"/>
            </w:tcBorders>
            <w:vAlign w:val="center"/>
            <w:hideMark/>
          </w:tcPr>
          <w:p w14:paraId="3CC39C9B" w14:textId="77777777" w:rsidR="009B3D8A" w:rsidRPr="00A8498D" w:rsidRDefault="009B3D8A" w:rsidP="009B3D8A">
            <w:pPr>
              <w:rPr>
                <w:rFonts w:ascii="Arial" w:eastAsia="Times New Roman" w:hAnsi="Arial" w:cs="Arial"/>
                <w:sz w:val="16"/>
                <w:szCs w:val="16"/>
                <w:lang w:eastAsia="en-GB"/>
              </w:rPr>
            </w:pPr>
          </w:p>
        </w:tc>
        <w:tc>
          <w:tcPr>
            <w:tcW w:w="403" w:type="pct"/>
            <w:vMerge/>
            <w:tcBorders>
              <w:top w:val="nil"/>
              <w:left w:val="single" w:sz="4" w:space="0" w:color="auto"/>
              <w:bottom w:val="single" w:sz="4" w:space="0" w:color="000000"/>
              <w:right w:val="single" w:sz="4" w:space="0" w:color="auto"/>
            </w:tcBorders>
            <w:vAlign w:val="center"/>
            <w:hideMark/>
          </w:tcPr>
          <w:p w14:paraId="375BB19D" w14:textId="77777777" w:rsidR="009B3D8A" w:rsidRPr="00A8498D" w:rsidRDefault="009B3D8A" w:rsidP="009B3D8A">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53B99C91"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Younsun</w:t>
            </w:r>
          </w:p>
        </w:tc>
        <w:tc>
          <w:tcPr>
            <w:tcW w:w="411" w:type="pct"/>
            <w:tcBorders>
              <w:top w:val="nil"/>
              <w:left w:val="nil"/>
              <w:bottom w:val="single" w:sz="4" w:space="0" w:color="auto"/>
              <w:right w:val="single" w:sz="4" w:space="0" w:color="auto"/>
            </w:tcBorders>
            <w:shd w:val="clear" w:color="auto" w:fill="auto"/>
            <w:vAlign w:val="center"/>
            <w:hideMark/>
          </w:tcPr>
          <w:p w14:paraId="12B839ED"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80</w:t>
            </w:r>
          </w:p>
        </w:tc>
        <w:tc>
          <w:tcPr>
            <w:tcW w:w="252" w:type="pct"/>
            <w:tcBorders>
              <w:top w:val="nil"/>
              <w:left w:val="nil"/>
              <w:bottom w:val="single" w:sz="4" w:space="0" w:color="auto"/>
              <w:right w:val="single" w:sz="4" w:space="0" w:color="auto"/>
            </w:tcBorders>
            <w:shd w:val="clear" w:color="auto" w:fill="auto"/>
            <w:vAlign w:val="center"/>
            <w:hideMark/>
          </w:tcPr>
          <w:p w14:paraId="4092E502"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8.3</w:t>
            </w:r>
          </w:p>
        </w:tc>
        <w:tc>
          <w:tcPr>
            <w:tcW w:w="2708" w:type="pct"/>
            <w:tcBorders>
              <w:top w:val="nil"/>
              <w:left w:val="nil"/>
              <w:bottom w:val="single" w:sz="4" w:space="0" w:color="auto"/>
              <w:right w:val="single" w:sz="4" w:space="0" w:color="auto"/>
            </w:tcBorders>
            <w:shd w:val="clear" w:color="auto" w:fill="auto"/>
            <w:noWrap/>
            <w:vAlign w:val="center"/>
            <w:hideMark/>
          </w:tcPr>
          <w:p w14:paraId="5E684222"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Enhanced Industrial Internet of Things (IoT) and URLLC</w:t>
            </w:r>
          </w:p>
        </w:tc>
      </w:tr>
      <w:tr w:rsidR="009B3D8A" w:rsidRPr="00A8498D" w14:paraId="7BE91BB0" w14:textId="77777777" w:rsidTr="009B3D8A">
        <w:trPr>
          <w:trHeight w:val="225"/>
        </w:trPr>
        <w:tc>
          <w:tcPr>
            <w:tcW w:w="418" w:type="pct"/>
            <w:vMerge/>
            <w:tcBorders>
              <w:top w:val="nil"/>
              <w:left w:val="single" w:sz="4" w:space="0" w:color="auto"/>
              <w:bottom w:val="single" w:sz="4" w:space="0" w:color="000000"/>
              <w:right w:val="single" w:sz="4" w:space="0" w:color="auto"/>
            </w:tcBorders>
            <w:vAlign w:val="center"/>
            <w:hideMark/>
          </w:tcPr>
          <w:p w14:paraId="75EC0DFD" w14:textId="77777777" w:rsidR="009B3D8A" w:rsidRPr="00A8498D" w:rsidRDefault="009B3D8A" w:rsidP="009B3D8A">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000000"/>
              <w:right w:val="single" w:sz="4" w:space="0" w:color="auto"/>
            </w:tcBorders>
            <w:vAlign w:val="center"/>
            <w:hideMark/>
          </w:tcPr>
          <w:p w14:paraId="7BE19F70" w14:textId="77777777" w:rsidR="009B3D8A" w:rsidRPr="00A8498D" w:rsidRDefault="009B3D8A" w:rsidP="009B3D8A">
            <w:pPr>
              <w:rPr>
                <w:rFonts w:ascii="Arial" w:eastAsia="Times New Roman" w:hAnsi="Arial" w:cs="Arial"/>
                <w:sz w:val="16"/>
                <w:szCs w:val="16"/>
                <w:lang w:eastAsia="en-GB"/>
              </w:rPr>
            </w:pPr>
          </w:p>
        </w:tc>
        <w:tc>
          <w:tcPr>
            <w:tcW w:w="403" w:type="pct"/>
            <w:vMerge/>
            <w:tcBorders>
              <w:top w:val="nil"/>
              <w:left w:val="single" w:sz="4" w:space="0" w:color="auto"/>
              <w:bottom w:val="single" w:sz="4" w:space="0" w:color="000000"/>
              <w:right w:val="single" w:sz="4" w:space="0" w:color="auto"/>
            </w:tcBorders>
            <w:vAlign w:val="center"/>
            <w:hideMark/>
          </w:tcPr>
          <w:p w14:paraId="19AE87B2" w14:textId="77777777" w:rsidR="009B3D8A" w:rsidRPr="00A8498D" w:rsidRDefault="009B3D8A" w:rsidP="009B3D8A">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579882D1"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David</w:t>
            </w:r>
          </w:p>
        </w:tc>
        <w:tc>
          <w:tcPr>
            <w:tcW w:w="411" w:type="pct"/>
            <w:tcBorders>
              <w:top w:val="nil"/>
              <w:left w:val="nil"/>
              <w:bottom w:val="single" w:sz="4" w:space="0" w:color="auto"/>
              <w:right w:val="single" w:sz="4" w:space="0" w:color="auto"/>
            </w:tcBorders>
            <w:shd w:val="clear" w:color="auto" w:fill="auto"/>
            <w:vAlign w:val="center"/>
            <w:hideMark/>
          </w:tcPr>
          <w:p w14:paraId="10DF6CE3"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30</w:t>
            </w:r>
          </w:p>
        </w:tc>
        <w:tc>
          <w:tcPr>
            <w:tcW w:w="252" w:type="pct"/>
            <w:tcBorders>
              <w:top w:val="nil"/>
              <w:left w:val="nil"/>
              <w:bottom w:val="single" w:sz="4" w:space="0" w:color="auto"/>
              <w:right w:val="single" w:sz="4" w:space="0" w:color="auto"/>
            </w:tcBorders>
            <w:shd w:val="clear" w:color="auto" w:fill="auto"/>
            <w:vAlign w:val="center"/>
            <w:hideMark/>
          </w:tcPr>
          <w:p w14:paraId="6660F596"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8.5</w:t>
            </w:r>
          </w:p>
        </w:tc>
        <w:tc>
          <w:tcPr>
            <w:tcW w:w="2708" w:type="pct"/>
            <w:tcBorders>
              <w:top w:val="nil"/>
              <w:left w:val="nil"/>
              <w:bottom w:val="single" w:sz="4" w:space="0" w:color="auto"/>
              <w:right w:val="single" w:sz="4" w:space="0" w:color="auto"/>
            </w:tcBorders>
            <w:shd w:val="clear" w:color="auto" w:fill="auto"/>
            <w:noWrap/>
            <w:vAlign w:val="center"/>
            <w:hideMark/>
          </w:tcPr>
          <w:p w14:paraId="30BA7361"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NR positioning enhancements</w:t>
            </w:r>
          </w:p>
        </w:tc>
      </w:tr>
      <w:tr w:rsidR="009B3D8A" w:rsidRPr="00A8498D" w14:paraId="54A04221" w14:textId="77777777" w:rsidTr="009B3D8A">
        <w:trPr>
          <w:trHeight w:val="225"/>
        </w:trPr>
        <w:tc>
          <w:tcPr>
            <w:tcW w:w="418" w:type="pct"/>
            <w:vMerge w:val="restart"/>
            <w:tcBorders>
              <w:top w:val="nil"/>
              <w:left w:val="single" w:sz="4" w:space="0" w:color="auto"/>
              <w:bottom w:val="single" w:sz="4" w:space="0" w:color="000000"/>
              <w:right w:val="single" w:sz="4" w:space="0" w:color="auto"/>
            </w:tcBorders>
            <w:shd w:val="clear" w:color="auto" w:fill="auto"/>
            <w:vAlign w:val="center"/>
            <w:hideMark/>
          </w:tcPr>
          <w:p w14:paraId="38D82BC5"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Thu. 02/24</w:t>
            </w:r>
          </w:p>
        </w:tc>
        <w:tc>
          <w:tcPr>
            <w:tcW w:w="404" w:type="pct"/>
            <w:vMerge w:val="restart"/>
            <w:tcBorders>
              <w:top w:val="nil"/>
              <w:left w:val="single" w:sz="4" w:space="0" w:color="auto"/>
              <w:bottom w:val="single" w:sz="4" w:space="0" w:color="000000"/>
              <w:right w:val="single" w:sz="4" w:space="0" w:color="auto"/>
            </w:tcBorders>
            <w:shd w:val="clear" w:color="auto" w:fill="auto"/>
            <w:vAlign w:val="center"/>
            <w:hideMark/>
          </w:tcPr>
          <w:p w14:paraId="5813EFB8" w14:textId="77777777" w:rsidR="009B3D8A" w:rsidRPr="00A8498D" w:rsidRDefault="009B3D8A" w:rsidP="009B3D8A">
            <w:pPr>
              <w:jc w:val="center"/>
              <w:rPr>
                <w:rFonts w:ascii="Arial" w:eastAsia="Times New Roman" w:hAnsi="Arial" w:cs="Arial"/>
                <w:sz w:val="16"/>
                <w:szCs w:val="16"/>
                <w:lang w:eastAsia="en-GB"/>
              </w:rPr>
            </w:pPr>
            <w:r w:rsidRPr="00A8498D">
              <w:rPr>
                <w:rFonts w:ascii="Arial" w:eastAsia="Times New Roman" w:hAnsi="Arial" w:cs="Arial"/>
                <w:sz w:val="16"/>
                <w:szCs w:val="16"/>
                <w:lang w:eastAsia="en-GB"/>
              </w:rPr>
              <w:t>20:30 UTC</w:t>
            </w:r>
          </w:p>
        </w:tc>
        <w:tc>
          <w:tcPr>
            <w:tcW w:w="403" w:type="pct"/>
            <w:vMerge w:val="restart"/>
            <w:tcBorders>
              <w:top w:val="nil"/>
              <w:left w:val="single" w:sz="4" w:space="0" w:color="auto"/>
              <w:bottom w:val="single" w:sz="4" w:space="0" w:color="000000"/>
              <w:right w:val="single" w:sz="4" w:space="0" w:color="auto"/>
            </w:tcBorders>
            <w:shd w:val="clear" w:color="auto" w:fill="auto"/>
            <w:vAlign w:val="center"/>
            <w:hideMark/>
          </w:tcPr>
          <w:p w14:paraId="0FE046CE"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23:30 UTC</w:t>
            </w:r>
          </w:p>
        </w:tc>
        <w:tc>
          <w:tcPr>
            <w:tcW w:w="405" w:type="pct"/>
            <w:tcBorders>
              <w:top w:val="nil"/>
              <w:left w:val="nil"/>
              <w:bottom w:val="single" w:sz="4" w:space="0" w:color="auto"/>
              <w:right w:val="single" w:sz="4" w:space="0" w:color="auto"/>
            </w:tcBorders>
            <w:shd w:val="clear" w:color="auto" w:fill="auto"/>
            <w:vAlign w:val="center"/>
            <w:hideMark/>
          </w:tcPr>
          <w:p w14:paraId="2A0901F6"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Younsun</w:t>
            </w:r>
          </w:p>
        </w:tc>
        <w:tc>
          <w:tcPr>
            <w:tcW w:w="411" w:type="pct"/>
            <w:tcBorders>
              <w:top w:val="nil"/>
              <w:left w:val="nil"/>
              <w:bottom w:val="single" w:sz="4" w:space="0" w:color="auto"/>
              <w:right w:val="single" w:sz="4" w:space="0" w:color="auto"/>
            </w:tcBorders>
            <w:shd w:val="clear" w:color="auto" w:fill="auto"/>
            <w:vAlign w:val="center"/>
            <w:hideMark/>
          </w:tcPr>
          <w:p w14:paraId="369D0BE4"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100</w:t>
            </w:r>
          </w:p>
        </w:tc>
        <w:tc>
          <w:tcPr>
            <w:tcW w:w="252" w:type="pct"/>
            <w:tcBorders>
              <w:top w:val="nil"/>
              <w:left w:val="nil"/>
              <w:bottom w:val="single" w:sz="4" w:space="0" w:color="auto"/>
              <w:right w:val="single" w:sz="4" w:space="0" w:color="auto"/>
            </w:tcBorders>
            <w:shd w:val="clear" w:color="auto" w:fill="auto"/>
            <w:vAlign w:val="center"/>
            <w:hideMark/>
          </w:tcPr>
          <w:p w14:paraId="41DDF548"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w:t>
            </w:r>
          </w:p>
        </w:tc>
        <w:tc>
          <w:tcPr>
            <w:tcW w:w="2708" w:type="pct"/>
            <w:tcBorders>
              <w:top w:val="nil"/>
              <w:left w:val="nil"/>
              <w:bottom w:val="single" w:sz="4" w:space="0" w:color="auto"/>
              <w:right w:val="single" w:sz="4" w:space="0" w:color="auto"/>
            </w:tcBorders>
            <w:shd w:val="clear" w:color="auto" w:fill="auto"/>
            <w:noWrap/>
            <w:vAlign w:val="center"/>
            <w:hideMark/>
          </w:tcPr>
          <w:p w14:paraId="7B17A19F"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Further enhancements on MIMO for NR</w:t>
            </w:r>
          </w:p>
        </w:tc>
      </w:tr>
      <w:tr w:rsidR="009B3D8A" w:rsidRPr="00A8498D" w14:paraId="73DBA91F" w14:textId="77777777" w:rsidTr="009B3D8A">
        <w:trPr>
          <w:trHeight w:val="225"/>
        </w:trPr>
        <w:tc>
          <w:tcPr>
            <w:tcW w:w="418" w:type="pct"/>
            <w:vMerge/>
            <w:tcBorders>
              <w:top w:val="nil"/>
              <w:left w:val="single" w:sz="4" w:space="0" w:color="auto"/>
              <w:bottom w:val="single" w:sz="4" w:space="0" w:color="000000"/>
              <w:right w:val="single" w:sz="4" w:space="0" w:color="auto"/>
            </w:tcBorders>
            <w:vAlign w:val="center"/>
            <w:hideMark/>
          </w:tcPr>
          <w:p w14:paraId="2315BF16" w14:textId="77777777" w:rsidR="009B3D8A" w:rsidRPr="00A8498D" w:rsidRDefault="009B3D8A" w:rsidP="009B3D8A">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000000"/>
              <w:right w:val="single" w:sz="4" w:space="0" w:color="auto"/>
            </w:tcBorders>
            <w:vAlign w:val="center"/>
            <w:hideMark/>
          </w:tcPr>
          <w:p w14:paraId="14507354" w14:textId="77777777" w:rsidR="009B3D8A" w:rsidRPr="00A8498D" w:rsidRDefault="009B3D8A" w:rsidP="009B3D8A">
            <w:pPr>
              <w:rPr>
                <w:rFonts w:ascii="Arial" w:eastAsia="Times New Roman" w:hAnsi="Arial" w:cs="Arial"/>
                <w:sz w:val="16"/>
                <w:szCs w:val="16"/>
                <w:lang w:eastAsia="en-GB"/>
              </w:rPr>
            </w:pPr>
          </w:p>
        </w:tc>
        <w:tc>
          <w:tcPr>
            <w:tcW w:w="403" w:type="pct"/>
            <w:vMerge/>
            <w:tcBorders>
              <w:top w:val="nil"/>
              <w:left w:val="single" w:sz="4" w:space="0" w:color="auto"/>
              <w:bottom w:val="single" w:sz="4" w:space="0" w:color="000000"/>
              <w:right w:val="single" w:sz="4" w:space="0" w:color="auto"/>
            </w:tcBorders>
            <w:vAlign w:val="center"/>
            <w:hideMark/>
          </w:tcPr>
          <w:p w14:paraId="6D652A2A" w14:textId="77777777" w:rsidR="009B3D8A" w:rsidRPr="00A8498D" w:rsidRDefault="009B3D8A" w:rsidP="009B3D8A">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5D0F867E"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Younsun</w:t>
            </w:r>
          </w:p>
        </w:tc>
        <w:tc>
          <w:tcPr>
            <w:tcW w:w="411" w:type="pct"/>
            <w:tcBorders>
              <w:top w:val="nil"/>
              <w:left w:val="nil"/>
              <w:bottom w:val="single" w:sz="4" w:space="0" w:color="auto"/>
              <w:right w:val="single" w:sz="4" w:space="0" w:color="auto"/>
            </w:tcBorders>
            <w:shd w:val="clear" w:color="auto" w:fill="auto"/>
            <w:vAlign w:val="center"/>
            <w:hideMark/>
          </w:tcPr>
          <w:p w14:paraId="37A765B8"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40</w:t>
            </w:r>
          </w:p>
        </w:tc>
        <w:tc>
          <w:tcPr>
            <w:tcW w:w="252" w:type="pct"/>
            <w:tcBorders>
              <w:top w:val="nil"/>
              <w:left w:val="nil"/>
              <w:bottom w:val="single" w:sz="4" w:space="0" w:color="auto"/>
              <w:right w:val="single" w:sz="4" w:space="0" w:color="auto"/>
            </w:tcBorders>
            <w:shd w:val="clear" w:color="auto" w:fill="auto"/>
            <w:vAlign w:val="center"/>
            <w:hideMark/>
          </w:tcPr>
          <w:p w14:paraId="2BF6046F"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8.11</w:t>
            </w:r>
          </w:p>
        </w:tc>
        <w:tc>
          <w:tcPr>
            <w:tcW w:w="2708" w:type="pct"/>
            <w:tcBorders>
              <w:top w:val="nil"/>
              <w:left w:val="nil"/>
              <w:bottom w:val="single" w:sz="4" w:space="0" w:color="auto"/>
              <w:right w:val="single" w:sz="4" w:space="0" w:color="auto"/>
            </w:tcBorders>
            <w:shd w:val="clear" w:color="auto" w:fill="auto"/>
            <w:noWrap/>
            <w:vAlign w:val="bottom"/>
            <w:hideMark/>
          </w:tcPr>
          <w:p w14:paraId="1814DFD5"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NR Sidelink Enhancement</w:t>
            </w:r>
          </w:p>
        </w:tc>
      </w:tr>
      <w:tr w:rsidR="009B3D8A" w:rsidRPr="00A8498D" w14:paraId="1C2A0992" w14:textId="77777777" w:rsidTr="009B3D8A">
        <w:trPr>
          <w:trHeight w:val="225"/>
        </w:trPr>
        <w:tc>
          <w:tcPr>
            <w:tcW w:w="418" w:type="pct"/>
            <w:vMerge/>
            <w:tcBorders>
              <w:top w:val="nil"/>
              <w:left w:val="single" w:sz="4" w:space="0" w:color="auto"/>
              <w:bottom w:val="single" w:sz="4" w:space="0" w:color="000000"/>
              <w:right w:val="single" w:sz="4" w:space="0" w:color="auto"/>
            </w:tcBorders>
            <w:vAlign w:val="center"/>
            <w:hideMark/>
          </w:tcPr>
          <w:p w14:paraId="4CF3F3AF" w14:textId="77777777" w:rsidR="009B3D8A" w:rsidRPr="00A8498D" w:rsidRDefault="009B3D8A" w:rsidP="009B3D8A">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000000"/>
              <w:right w:val="single" w:sz="4" w:space="0" w:color="auto"/>
            </w:tcBorders>
            <w:vAlign w:val="center"/>
            <w:hideMark/>
          </w:tcPr>
          <w:p w14:paraId="45D8704B" w14:textId="77777777" w:rsidR="009B3D8A" w:rsidRPr="00A8498D" w:rsidRDefault="009B3D8A" w:rsidP="009B3D8A">
            <w:pPr>
              <w:rPr>
                <w:rFonts w:ascii="Arial" w:eastAsia="Times New Roman" w:hAnsi="Arial" w:cs="Arial"/>
                <w:sz w:val="16"/>
                <w:szCs w:val="16"/>
                <w:lang w:eastAsia="en-GB"/>
              </w:rPr>
            </w:pPr>
          </w:p>
        </w:tc>
        <w:tc>
          <w:tcPr>
            <w:tcW w:w="403" w:type="pct"/>
            <w:vMerge/>
            <w:tcBorders>
              <w:top w:val="nil"/>
              <w:left w:val="single" w:sz="4" w:space="0" w:color="auto"/>
              <w:bottom w:val="single" w:sz="4" w:space="0" w:color="000000"/>
              <w:right w:val="single" w:sz="4" w:space="0" w:color="auto"/>
            </w:tcBorders>
            <w:vAlign w:val="center"/>
            <w:hideMark/>
          </w:tcPr>
          <w:p w14:paraId="1B58C06B" w14:textId="77777777" w:rsidR="009B3D8A" w:rsidRPr="00A8498D" w:rsidRDefault="009B3D8A" w:rsidP="009B3D8A">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36DA942D"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David</w:t>
            </w:r>
          </w:p>
        </w:tc>
        <w:tc>
          <w:tcPr>
            <w:tcW w:w="411" w:type="pct"/>
            <w:tcBorders>
              <w:top w:val="nil"/>
              <w:left w:val="nil"/>
              <w:bottom w:val="single" w:sz="4" w:space="0" w:color="auto"/>
              <w:right w:val="single" w:sz="4" w:space="0" w:color="auto"/>
            </w:tcBorders>
            <w:shd w:val="clear" w:color="auto" w:fill="auto"/>
            <w:vAlign w:val="center"/>
            <w:hideMark/>
          </w:tcPr>
          <w:p w14:paraId="7A734AE0"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40</w:t>
            </w:r>
          </w:p>
        </w:tc>
        <w:tc>
          <w:tcPr>
            <w:tcW w:w="252" w:type="pct"/>
            <w:tcBorders>
              <w:top w:val="nil"/>
              <w:left w:val="nil"/>
              <w:bottom w:val="single" w:sz="4" w:space="0" w:color="auto"/>
              <w:right w:val="single" w:sz="4" w:space="0" w:color="auto"/>
            </w:tcBorders>
            <w:shd w:val="clear" w:color="auto" w:fill="auto"/>
            <w:vAlign w:val="center"/>
            <w:hideMark/>
          </w:tcPr>
          <w:p w14:paraId="340C6CFC"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8.12</w:t>
            </w:r>
          </w:p>
        </w:tc>
        <w:tc>
          <w:tcPr>
            <w:tcW w:w="2708" w:type="pct"/>
            <w:tcBorders>
              <w:top w:val="nil"/>
              <w:left w:val="nil"/>
              <w:bottom w:val="single" w:sz="4" w:space="0" w:color="auto"/>
              <w:right w:val="single" w:sz="4" w:space="0" w:color="auto"/>
            </w:tcBorders>
            <w:shd w:val="clear" w:color="auto" w:fill="auto"/>
            <w:noWrap/>
            <w:vAlign w:val="bottom"/>
            <w:hideMark/>
          </w:tcPr>
          <w:p w14:paraId="5BBDD1E4"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NR Multicast and Broadcast Services</w:t>
            </w:r>
          </w:p>
        </w:tc>
      </w:tr>
      <w:tr w:rsidR="009B3D8A" w:rsidRPr="00A8498D" w14:paraId="27768A0C" w14:textId="77777777" w:rsidTr="009B3D8A">
        <w:trPr>
          <w:trHeight w:val="225"/>
        </w:trPr>
        <w:tc>
          <w:tcPr>
            <w:tcW w:w="418" w:type="pct"/>
            <w:vMerge w:val="restart"/>
            <w:tcBorders>
              <w:top w:val="nil"/>
              <w:left w:val="single" w:sz="4" w:space="0" w:color="auto"/>
              <w:bottom w:val="single" w:sz="4" w:space="0" w:color="000000"/>
              <w:right w:val="single" w:sz="4" w:space="0" w:color="auto"/>
            </w:tcBorders>
            <w:shd w:val="clear" w:color="auto" w:fill="auto"/>
            <w:vAlign w:val="center"/>
            <w:hideMark/>
          </w:tcPr>
          <w:p w14:paraId="13BDF58A"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Fri. 02/25</w:t>
            </w:r>
          </w:p>
        </w:tc>
        <w:tc>
          <w:tcPr>
            <w:tcW w:w="404" w:type="pct"/>
            <w:vMerge w:val="restart"/>
            <w:tcBorders>
              <w:top w:val="nil"/>
              <w:left w:val="single" w:sz="4" w:space="0" w:color="auto"/>
              <w:bottom w:val="single" w:sz="4" w:space="0" w:color="000000"/>
              <w:right w:val="single" w:sz="4" w:space="0" w:color="auto"/>
            </w:tcBorders>
            <w:shd w:val="clear" w:color="auto" w:fill="auto"/>
            <w:vAlign w:val="center"/>
            <w:hideMark/>
          </w:tcPr>
          <w:p w14:paraId="79817E41" w14:textId="77777777" w:rsidR="009B3D8A" w:rsidRPr="00A8498D" w:rsidRDefault="009B3D8A" w:rsidP="009B3D8A">
            <w:pPr>
              <w:jc w:val="center"/>
              <w:rPr>
                <w:rFonts w:ascii="Arial" w:eastAsia="Times New Roman" w:hAnsi="Arial" w:cs="Arial"/>
                <w:sz w:val="16"/>
                <w:szCs w:val="16"/>
                <w:lang w:eastAsia="en-GB"/>
              </w:rPr>
            </w:pPr>
            <w:r w:rsidRPr="00A8498D">
              <w:rPr>
                <w:rFonts w:ascii="Arial" w:eastAsia="Times New Roman" w:hAnsi="Arial" w:cs="Arial"/>
                <w:sz w:val="16"/>
                <w:szCs w:val="16"/>
                <w:lang w:eastAsia="en-GB"/>
              </w:rPr>
              <w:t>13:00 UTC</w:t>
            </w:r>
          </w:p>
        </w:tc>
        <w:tc>
          <w:tcPr>
            <w:tcW w:w="403" w:type="pct"/>
            <w:vMerge w:val="restart"/>
            <w:tcBorders>
              <w:top w:val="nil"/>
              <w:left w:val="single" w:sz="4" w:space="0" w:color="auto"/>
              <w:bottom w:val="single" w:sz="4" w:space="0" w:color="000000"/>
              <w:right w:val="single" w:sz="4" w:space="0" w:color="auto"/>
            </w:tcBorders>
            <w:shd w:val="clear" w:color="auto" w:fill="auto"/>
            <w:vAlign w:val="center"/>
            <w:hideMark/>
          </w:tcPr>
          <w:p w14:paraId="77D57C9F"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16:00 UTC</w:t>
            </w:r>
          </w:p>
        </w:tc>
        <w:tc>
          <w:tcPr>
            <w:tcW w:w="405" w:type="pct"/>
            <w:tcBorders>
              <w:top w:val="nil"/>
              <w:left w:val="nil"/>
              <w:bottom w:val="single" w:sz="4" w:space="0" w:color="auto"/>
              <w:right w:val="single" w:sz="4" w:space="0" w:color="auto"/>
            </w:tcBorders>
            <w:shd w:val="clear" w:color="auto" w:fill="auto"/>
            <w:vAlign w:val="center"/>
            <w:hideMark/>
          </w:tcPr>
          <w:p w14:paraId="541AC716"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Younsun</w:t>
            </w:r>
          </w:p>
        </w:tc>
        <w:tc>
          <w:tcPr>
            <w:tcW w:w="411" w:type="pct"/>
            <w:tcBorders>
              <w:top w:val="nil"/>
              <w:left w:val="nil"/>
              <w:bottom w:val="single" w:sz="4" w:space="0" w:color="auto"/>
              <w:right w:val="single" w:sz="4" w:space="0" w:color="auto"/>
            </w:tcBorders>
            <w:shd w:val="clear" w:color="auto" w:fill="auto"/>
            <w:vAlign w:val="center"/>
            <w:hideMark/>
          </w:tcPr>
          <w:p w14:paraId="2254836A"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80</w:t>
            </w:r>
          </w:p>
        </w:tc>
        <w:tc>
          <w:tcPr>
            <w:tcW w:w="252" w:type="pct"/>
            <w:tcBorders>
              <w:top w:val="nil"/>
              <w:left w:val="nil"/>
              <w:bottom w:val="single" w:sz="4" w:space="0" w:color="auto"/>
              <w:right w:val="single" w:sz="4" w:space="0" w:color="auto"/>
            </w:tcBorders>
            <w:shd w:val="clear" w:color="auto" w:fill="auto"/>
            <w:vAlign w:val="center"/>
            <w:hideMark/>
          </w:tcPr>
          <w:p w14:paraId="1F424CFB"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8.3</w:t>
            </w:r>
          </w:p>
        </w:tc>
        <w:tc>
          <w:tcPr>
            <w:tcW w:w="2708" w:type="pct"/>
            <w:tcBorders>
              <w:top w:val="nil"/>
              <w:left w:val="nil"/>
              <w:bottom w:val="single" w:sz="4" w:space="0" w:color="auto"/>
              <w:right w:val="single" w:sz="4" w:space="0" w:color="auto"/>
            </w:tcBorders>
            <w:shd w:val="clear" w:color="auto" w:fill="auto"/>
            <w:noWrap/>
            <w:vAlign w:val="center"/>
            <w:hideMark/>
          </w:tcPr>
          <w:p w14:paraId="4D8FF9FF"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Enhanced Industrial Internet of Things (IoT) and URLLC</w:t>
            </w:r>
          </w:p>
        </w:tc>
      </w:tr>
      <w:tr w:rsidR="009B3D8A" w:rsidRPr="00A8498D" w14:paraId="2A06D1B6" w14:textId="77777777" w:rsidTr="009B3D8A">
        <w:trPr>
          <w:trHeight w:val="225"/>
        </w:trPr>
        <w:tc>
          <w:tcPr>
            <w:tcW w:w="418" w:type="pct"/>
            <w:vMerge/>
            <w:tcBorders>
              <w:top w:val="nil"/>
              <w:left w:val="single" w:sz="4" w:space="0" w:color="auto"/>
              <w:bottom w:val="single" w:sz="4" w:space="0" w:color="000000"/>
              <w:right w:val="single" w:sz="4" w:space="0" w:color="auto"/>
            </w:tcBorders>
            <w:vAlign w:val="center"/>
            <w:hideMark/>
          </w:tcPr>
          <w:p w14:paraId="099AC31B" w14:textId="77777777" w:rsidR="009B3D8A" w:rsidRPr="00A8498D" w:rsidRDefault="009B3D8A" w:rsidP="009B3D8A">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000000"/>
              <w:right w:val="single" w:sz="4" w:space="0" w:color="auto"/>
            </w:tcBorders>
            <w:vAlign w:val="center"/>
            <w:hideMark/>
          </w:tcPr>
          <w:p w14:paraId="113BA6FF" w14:textId="77777777" w:rsidR="009B3D8A" w:rsidRPr="00A8498D" w:rsidRDefault="009B3D8A" w:rsidP="009B3D8A">
            <w:pPr>
              <w:rPr>
                <w:rFonts w:ascii="Arial" w:eastAsia="Times New Roman" w:hAnsi="Arial" w:cs="Arial"/>
                <w:sz w:val="16"/>
                <w:szCs w:val="16"/>
                <w:lang w:eastAsia="en-GB"/>
              </w:rPr>
            </w:pPr>
          </w:p>
        </w:tc>
        <w:tc>
          <w:tcPr>
            <w:tcW w:w="403" w:type="pct"/>
            <w:vMerge/>
            <w:tcBorders>
              <w:top w:val="nil"/>
              <w:left w:val="single" w:sz="4" w:space="0" w:color="auto"/>
              <w:bottom w:val="single" w:sz="4" w:space="0" w:color="000000"/>
              <w:right w:val="single" w:sz="4" w:space="0" w:color="auto"/>
            </w:tcBorders>
            <w:vAlign w:val="center"/>
            <w:hideMark/>
          </w:tcPr>
          <w:p w14:paraId="3882435A" w14:textId="77777777" w:rsidR="009B3D8A" w:rsidRPr="00A8498D" w:rsidRDefault="009B3D8A" w:rsidP="009B3D8A">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785EAECE"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Younsun</w:t>
            </w:r>
          </w:p>
        </w:tc>
        <w:tc>
          <w:tcPr>
            <w:tcW w:w="411" w:type="pct"/>
            <w:tcBorders>
              <w:top w:val="nil"/>
              <w:left w:val="nil"/>
              <w:bottom w:val="single" w:sz="4" w:space="0" w:color="auto"/>
              <w:right w:val="single" w:sz="4" w:space="0" w:color="auto"/>
            </w:tcBorders>
            <w:shd w:val="clear" w:color="auto" w:fill="auto"/>
            <w:vAlign w:val="center"/>
            <w:hideMark/>
          </w:tcPr>
          <w:p w14:paraId="6365103E"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30</w:t>
            </w:r>
          </w:p>
        </w:tc>
        <w:tc>
          <w:tcPr>
            <w:tcW w:w="252" w:type="pct"/>
            <w:tcBorders>
              <w:top w:val="nil"/>
              <w:left w:val="nil"/>
              <w:bottom w:val="single" w:sz="4" w:space="0" w:color="auto"/>
              <w:right w:val="single" w:sz="4" w:space="0" w:color="auto"/>
            </w:tcBorders>
            <w:shd w:val="clear" w:color="auto" w:fill="auto"/>
            <w:vAlign w:val="center"/>
            <w:hideMark/>
          </w:tcPr>
          <w:p w14:paraId="372CFAA8"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8.10</w:t>
            </w:r>
          </w:p>
        </w:tc>
        <w:tc>
          <w:tcPr>
            <w:tcW w:w="2708" w:type="pct"/>
            <w:tcBorders>
              <w:top w:val="nil"/>
              <w:left w:val="nil"/>
              <w:bottom w:val="single" w:sz="4" w:space="0" w:color="auto"/>
              <w:right w:val="single" w:sz="4" w:space="0" w:color="auto"/>
            </w:tcBorders>
            <w:shd w:val="clear" w:color="auto" w:fill="auto"/>
            <w:noWrap/>
            <w:vAlign w:val="center"/>
            <w:hideMark/>
          </w:tcPr>
          <w:p w14:paraId="5398DA98"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Enhancements to Integrated Access and Backhaul</w:t>
            </w:r>
          </w:p>
        </w:tc>
      </w:tr>
      <w:tr w:rsidR="009B3D8A" w:rsidRPr="00A8498D" w14:paraId="1C6550B4" w14:textId="77777777" w:rsidTr="009B3D8A">
        <w:trPr>
          <w:trHeight w:val="225"/>
        </w:trPr>
        <w:tc>
          <w:tcPr>
            <w:tcW w:w="418" w:type="pct"/>
            <w:vMerge/>
            <w:tcBorders>
              <w:top w:val="nil"/>
              <w:left w:val="single" w:sz="4" w:space="0" w:color="auto"/>
              <w:bottom w:val="single" w:sz="4" w:space="0" w:color="000000"/>
              <w:right w:val="single" w:sz="4" w:space="0" w:color="auto"/>
            </w:tcBorders>
            <w:vAlign w:val="center"/>
            <w:hideMark/>
          </w:tcPr>
          <w:p w14:paraId="62A7FA72" w14:textId="77777777" w:rsidR="009B3D8A" w:rsidRPr="00A8498D" w:rsidRDefault="009B3D8A" w:rsidP="009B3D8A">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000000"/>
              <w:right w:val="single" w:sz="4" w:space="0" w:color="auto"/>
            </w:tcBorders>
            <w:vAlign w:val="center"/>
            <w:hideMark/>
          </w:tcPr>
          <w:p w14:paraId="613FE49E" w14:textId="77777777" w:rsidR="009B3D8A" w:rsidRPr="00A8498D" w:rsidRDefault="009B3D8A" w:rsidP="009B3D8A">
            <w:pPr>
              <w:rPr>
                <w:rFonts w:ascii="Arial" w:eastAsia="Times New Roman" w:hAnsi="Arial" w:cs="Arial"/>
                <w:sz w:val="16"/>
                <w:szCs w:val="16"/>
                <w:lang w:eastAsia="en-GB"/>
              </w:rPr>
            </w:pPr>
          </w:p>
        </w:tc>
        <w:tc>
          <w:tcPr>
            <w:tcW w:w="403" w:type="pct"/>
            <w:vMerge/>
            <w:tcBorders>
              <w:top w:val="nil"/>
              <w:left w:val="single" w:sz="4" w:space="0" w:color="auto"/>
              <w:bottom w:val="single" w:sz="4" w:space="0" w:color="000000"/>
              <w:right w:val="single" w:sz="4" w:space="0" w:color="auto"/>
            </w:tcBorders>
            <w:vAlign w:val="center"/>
            <w:hideMark/>
          </w:tcPr>
          <w:p w14:paraId="6B326F3E" w14:textId="77777777" w:rsidR="009B3D8A" w:rsidRPr="00A8498D" w:rsidRDefault="009B3D8A" w:rsidP="009B3D8A">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08E2824E"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Younsun</w:t>
            </w:r>
          </w:p>
        </w:tc>
        <w:tc>
          <w:tcPr>
            <w:tcW w:w="411" w:type="pct"/>
            <w:tcBorders>
              <w:top w:val="nil"/>
              <w:left w:val="nil"/>
              <w:bottom w:val="single" w:sz="4" w:space="0" w:color="auto"/>
              <w:right w:val="single" w:sz="4" w:space="0" w:color="auto"/>
            </w:tcBorders>
            <w:shd w:val="clear" w:color="auto" w:fill="auto"/>
            <w:vAlign w:val="center"/>
            <w:hideMark/>
          </w:tcPr>
          <w:p w14:paraId="74ADA9A6"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70</w:t>
            </w:r>
          </w:p>
        </w:tc>
        <w:tc>
          <w:tcPr>
            <w:tcW w:w="252" w:type="pct"/>
            <w:tcBorders>
              <w:top w:val="nil"/>
              <w:left w:val="nil"/>
              <w:bottom w:val="single" w:sz="4" w:space="0" w:color="auto"/>
              <w:right w:val="single" w:sz="4" w:space="0" w:color="auto"/>
            </w:tcBorders>
            <w:shd w:val="clear" w:color="auto" w:fill="auto"/>
            <w:vAlign w:val="center"/>
            <w:hideMark/>
          </w:tcPr>
          <w:p w14:paraId="455231CD"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8.11</w:t>
            </w:r>
          </w:p>
        </w:tc>
        <w:tc>
          <w:tcPr>
            <w:tcW w:w="2708" w:type="pct"/>
            <w:tcBorders>
              <w:top w:val="nil"/>
              <w:left w:val="nil"/>
              <w:bottom w:val="single" w:sz="4" w:space="0" w:color="auto"/>
              <w:right w:val="single" w:sz="4" w:space="0" w:color="auto"/>
            </w:tcBorders>
            <w:shd w:val="clear" w:color="auto" w:fill="auto"/>
            <w:noWrap/>
            <w:vAlign w:val="bottom"/>
            <w:hideMark/>
          </w:tcPr>
          <w:p w14:paraId="7D4D5FE8"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NR Sidelink Enhancement</w:t>
            </w:r>
          </w:p>
        </w:tc>
      </w:tr>
      <w:tr w:rsidR="009B3D8A" w:rsidRPr="00A8498D" w14:paraId="247ED987" w14:textId="77777777" w:rsidTr="009B3D8A">
        <w:trPr>
          <w:trHeight w:val="225"/>
        </w:trPr>
        <w:tc>
          <w:tcPr>
            <w:tcW w:w="5000" w:type="pct"/>
            <w:gridSpan w:val="7"/>
            <w:tcBorders>
              <w:top w:val="single" w:sz="4" w:space="0" w:color="auto"/>
              <w:left w:val="single" w:sz="4" w:space="0" w:color="auto"/>
              <w:bottom w:val="single" w:sz="4" w:space="0" w:color="auto"/>
              <w:right w:val="single" w:sz="4" w:space="0" w:color="auto"/>
            </w:tcBorders>
            <w:shd w:val="clear" w:color="000000" w:fill="FFC000"/>
            <w:vAlign w:val="center"/>
            <w:hideMark/>
          </w:tcPr>
          <w:p w14:paraId="75D5C1F5" w14:textId="77777777" w:rsidR="009B3D8A" w:rsidRPr="00A8498D" w:rsidRDefault="009B3D8A" w:rsidP="009B3D8A">
            <w:pPr>
              <w:jc w:val="center"/>
              <w:rPr>
                <w:rFonts w:ascii="Arial" w:eastAsia="Times New Roman" w:hAnsi="Arial" w:cs="Arial"/>
                <w:b/>
                <w:bCs/>
                <w:color w:val="000000"/>
                <w:sz w:val="16"/>
                <w:szCs w:val="16"/>
                <w:lang w:eastAsia="en-GB"/>
              </w:rPr>
            </w:pPr>
            <w:r w:rsidRPr="00A8498D">
              <w:rPr>
                <w:rFonts w:ascii="Arial" w:eastAsia="Times New Roman" w:hAnsi="Arial" w:cs="Arial"/>
                <w:b/>
                <w:bCs/>
                <w:color w:val="000000"/>
                <w:sz w:val="16"/>
                <w:szCs w:val="16"/>
                <w:lang w:eastAsia="en-GB"/>
              </w:rPr>
              <w:t>RAN1#108-e_GTW2_Week1</w:t>
            </w:r>
          </w:p>
        </w:tc>
      </w:tr>
      <w:tr w:rsidR="009B3D8A" w:rsidRPr="00A8498D" w14:paraId="6E2B0752" w14:textId="77777777" w:rsidTr="009B3D8A">
        <w:trPr>
          <w:trHeight w:val="225"/>
        </w:trPr>
        <w:tc>
          <w:tcPr>
            <w:tcW w:w="418" w:type="pct"/>
            <w:vMerge w:val="restart"/>
            <w:tcBorders>
              <w:top w:val="nil"/>
              <w:left w:val="single" w:sz="4" w:space="0" w:color="auto"/>
              <w:bottom w:val="single" w:sz="4" w:space="0" w:color="000000"/>
              <w:right w:val="single" w:sz="4" w:space="0" w:color="auto"/>
            </w:tcBorders>
            <w:shd w:val="clear" w:color="auto" w:fill="auto"/>
            <w:vAlign w:val="center"/>
            <w:hideMark/>
          </w:tcPr>
          <w:p w14:paraId="316BDDE5"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Mon. 02/21</w:t>
            </w:r>
          </w:p>
        </w:tc>
        <w:tc>
          <w:tcPr>
            <w:tcW w:w="404" w:type="pct"/>
            <w:vMerge w:val="restart"/>
            <w:tcBorders>
              <w:top w:val="nil"/>
              <w:left w:val="single" w:sz="4" w:space="0" w:color="auto"/>
              <w:bottom w:val="single" w:sz="4" w:space="0" w:color="000000"/>
              <w:right w:val="single" w:sz="4" w:space="0" w:color="auto"/>
            </w:tcBorders>
            <w:shd w:val="clear" w:color="auto" w:fill="auto"/>
            <w:vAlign w:val="center"/>
            <w:hideMark/>
          </w:tcPr>
          <w:p w14:paraId="122C6978" w14:textId="77777777" w:rsidR="009B3D8A" w:rsidRPr="00A8498D" w:rsidRDefault="009B3D8A" w:rsidP="009B3D8A">
            <w:pPr>
              <w:jc w:val="center"/>
              <w:rPr>
                <w:rFonts w:ascii="Arial" w:eastAsia="Times New Roman" w:hAnsi="Arial" w:cs="Arial"/>
                <w:sz w:val="16"/>
                <w:szCs w:val="16"/>
                <w:lang w:eastAsia="en-GB"/>
              </w:rPr>
            </w:pPr>
            <w:r w:rsidRPr="00A8498D">
              <w:rPr>
                <w:rFonts w:ascii="Arial" w:eastAsia="Times New Roman" w:hAnsi="Arial" w:cs="Arial"/>
                <w:sz w:val="16"/>
                <w:szCs w:val="16"/>
                <w:lang w:eastAsia="en-GB"/>
              </w:rPr>
              <w:t>20:30 UTC</w:t>
            </w:r>
          </w:p>
        </w:tc>
        <w:tc>
          <w:tcPr>
            <w:tcW w:w="403" w:type="pct"/>
            <w:vMerge w:val="restart"/>
            <w:tcBorders>
              <w:top w:val="nil"/>
              <w:left w:val="single" w:sz="4" w:space="0" w:color="auto"/>
              <w:bottom w:val="single" w:sz="4" w:space="0" w:color="000000"/>
              <w:right w:val="single" w:sz="4" w:space="0" w:color="auto"/>
            </w:tcBorders>
            <w:shd w:val="clear" w:color="auto" w:fill="auto"/>
            <w:vAlign w:val="center"/>
            <w:hideMark/>
          </w:tcPr>
          <w:p w14:paraId="4CD6DAD0"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23:30 UTC</w:t>
            </w:r>
          </w:p>
        </w:tc>
        <w:tc>
          <w:tcPr>
            <w:tcW w:w="405" w:type="pct"/>
            <w:tcBorders>
              <w:top w:val="nil"/>
              <w:left w:val="nil"/>
              <w:bottom w:val="single" w:sz="4" w:space="0" w:color="auto"/>
              <w:right w:val="single" w:sz="4" w:space="0" w:color="auto"/>
            </w:tcBorders>
            <w:shd w:val="clear" w:color="auto" w:fill="auto"/>
            <w:vAlign w:val="center"/>
            <w:hideMark/>
          </w:tcPr>
          <w:p w14:paraId="69953C92"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Shinya</w:t>
            </w:r>
          </w:p>
        </w:tc>
        <w:tc>
          <w:tcPr>
            <w:tcW w:w="411" w:type="pct"/>
            <w:tcBorders>
              <w:top w:val="nil"/>
              <w:left w:val="nil"/>
              <w:bottom w:val="single" w:sz="4" w:space="0" w:color="auto"/>
              <w:right w:val="single" w:sz="4" w:space="0" w:color="auto"/>
            </w:tcBorders>
            <w:shd w:val="clear" w:color="auto" w:fill="auto"/>
            <w:vAlign w:val="center"/>
            <w:hideMark/>
          </w:tcPr>
          <w:p w14:paraId="1D41932B"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120</w:t>
            </w:r>
          </w:p>
        </w:tc>
        <w:tc>
          <w:tcPr>
            <w:tcW w:w="252" w:type="pct"/>
            <w:tcBorders>
              <w:top w:val="nil"/>
              <w:left w:val="nil"/>
              <w:bottom w:val="single" w:sz="4" w:space="0" w:color="auto"/>
              <w:right w:val="single" w:sz="4" w:space="0" w:color="auto"/>
            </w:tcBorders>
            <w:shd w:val="clear" w:color="auto" w:fill="auto"/>
            <w:vAlign w:val="center"/>
            <w:hideMark/>
          </w:tcPr>
          <w:p w14:paraId="77B7A233"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8.16</w:t>
            </w:r>
          </w:p>
        </w:tc>
        <w:tc>
          <w:tcPr>
            <w:tcW w:w="2708" w:type="pct"/>
            <w:tcBorders>
              <w:top w:val="nil"/>
              <w:left w:val="nil"/>
              <w:bottom w:val="single" w:sz="4" w:space="0" w:color="auto"/>
              <w:right w:val="single" w:sz="4" w:space="0" w:color="auto"/>
            </w:tcBorders>
            <w:shd w:val="clear" w:color="auto" w:fill="auto"/>
            <w:noWrap/>
            <w:vAlign w:val="center"/>
            <w:hideMark/>
          </w:tcPr>
          <w:p w14:paraId="5AD6669A"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UE features</w:t>
            </w:r>
          </w:p>
        </w:tc>
      </w:tr>
      <w:tr w:rsidR="009B3D8A" w:rsidRPr="00A8498D" w14:paraId="1C867B34" w14:textId="77777777" w:rsidTr="009B3D8A">
        <w:trPr>
          <w:trHeight w:val="225"/>
        </w:trPr>
        <w:tc>
          <w:tcPr>
            <w:tcW w:w="418" w:type="pct"/>
            <w:vMerge/>
            <w:tcBorders>
              <w:top w:val="nil"/>
              <w:left w:val="single" w:sz="4" w:space="0" w:color="auto"/>
              <w:bottom w:val="single" w:sz="4" w:space="0" w:color="000000"/>
              <w:right w:val="single" w:sz="4" w:space="0" w:color="auto"/>
            </w:tcBorders>
            <w:vAlign w:val="center"/>
            <w:hideMark/>
          </w:tcPr>
          <w:p w14:paraId="03C4CBC7" w14:textId="77777777" w:rsidR="009B3D8A" w:rsidRPr="00A8498D" w:rsidRDefault="009B3D8A" w:rsidP="009B3D8A">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000000"/>
              <w:right w:val="single" w:sz="4" w:space="0" w:color="auto"/>
            </w:tcBorders>
            <w:vAlign w:val="center"/>
            <w:hideMark/>
          </w:tcPr>
          <w:p w14:paraId="2FCA55DB" w14:textId="77777777" w:rsidR="009B3D8A" w:rsidRPr="00A8498D" w:rsidRDefault="009B3D8A" w:rsidP="009B3D8A">
            <w:pPr>
              <w:rPr>
                <w:rFonts w:ascii="Arial" w:eastAsia="Times New Roman" w:hAnsi="Arial" w:cs="Arial"/>
                <w:sz w:val="16"/>
                <w:szCs w:val="16"/>
                <w:lang w:eastAsia="en-GB"/>
              </w:rPr>
            </w:pPr>
          </w:p>
        </w:tc>
        <w:tc>
          <w:tcPr>
            <w:tcW w:w="403" w:type="pct"/>
            <w:vMerge/>
            <w:tcBorders>
              <w:top w:val="nil"/>
              <w:left w:val="single" w:sz="4" w:space="0" w:color="auto"/>
              <w:bottom w:val="single" w:sz="4" w:space="0" w:color="000000"/>
              <w:right w:val="single" w:sz="4" w:space="0" w:color="auto"/>
            </w:tcBorders>
            <w:vAlign w:val="center"/>
            <w:hideMark/>
          </w:tcPr>
          <w:p w14:paraId="004C6DC2" w14:textId="77777777" w:rsidR="009B3D8A" w:rsidRPr="00A8498D" w:rsidRDefault="009B3D8A" w:rsidP="009B3D8A">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0F1B4BA0"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Xiaodong</w:t>
            </w:r>
          </w:p>
        </w:tc>
        <w:tc>
          <w:tcPr>
            <w:tcW w:w="411" w:type="pct"/>
            <w:tcBorders>
              <w:top w:val="nil"/>
              <w:left w:val="nil"/>
              <w:bottom w:val="single" w:sz="4" w:space="0" w:color="auto"/>
              <w:right w:val="single" w:sz="4" w:space="0" w:color="auto"/>
            </w:tcBorders>
            <w:shd w:val="clear" w:color="auto" w:fill="auto"/>
            <w:vAlign w:val="center"/>
            <w:hideMark/>
          </w:tcPr>
          <w:p w14:paraId="2530E9AF"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60</w:t>
            </w:r>
          </w:p>
        </w:tc>
        <w:tc>
          <w:tcPr>
            <w:tcW w:w="252" w:type="pct"/>
            <w:tcBorders>
              <w:top w:val="nil"/>
              <w:left w:val="nil"/>
              <w:bottom w:val="single" w:sz="4" w:space="0" w:color="auto"/>
              <w:right w:val="single" w:sz="4" w:space="0" w:color="auto"/>
            </w:tcBorders>
            <w:shd w:val="clear" w:color="auto" w:fill="auto"/>
            <w:vAlign w:val="center"/>
            <w:hideMark/>
          </w:tcPr>
          <w:p w14:paraId="60819507"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8.6</w:t>
            </w:r>
          </w:p>
        </w:tc>
        <w:tc>
          <w:tcPr>
            <w:tcW w:w="2708" w:type="pct"/>
            <w:tcBorders>
              <w:top w:val="nil"/>
              <w:left w:val="nil"/>
              <w:bottom w:val="single" w:sz="4" w:space="0" w:color="auto"/>
              <w:right w:val="single" w:sz="4" w:space="0" w:color="auto"/>
            </w:tcBorders>
            <w:shd w:val="clear" w:color="auto" w:fill="auto"/>
            <w:noWrap/>
            <w:vAlign w:val="center"/>
            <w:hideMark/>
          </w:tcPr>
          <w:p w14:paraId="663F1145"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Support of reduced capability NR devices</w:t>
            </w:r>
          </w:p>
        </w:tc>
      </w:tr>
      <w:tr w:rsidR="009B3D8A" w:rsidRPr="00A8498D" w14:paraId="37F365A7" w14:textId="77777777" w:rsidTr="009B3D8A">
        <w:trPr>
          <w:trHeight w:val="225"/>
        </w:trPr>
        <w:tc>
          <w:tcPr>
            <w:tcW w:w="418" w:type="pct"/>
            <w:vMerge w:val="restart"/>
            <w:tcBorders>
              <w:top w:val="nil"/>
              <w:left w:val="single" w:sz="4" w:space="0" w:color="auto"/>
              <w:bottom w:val="single" w:sz="4" w:space="0" w:color="000000"/>
              <w:right w:val="single" w:sz="4" w:space="0" w:color="auto"/>
            </w:tcBorders>
            <w:shd w:val="clear" w:color="auto" w:fill="auto"/>
            <w:vAlign w:val="center"/>
            <w:hideMark/>
          </w:tcPr>
          <w:p w14:paraId="6E314C62"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Tue. 02/22</w:t>
            </w:r>
          </w:p>
        </w:tc>
        <w:tc>
          <w:tcPr>
            <w:tcW w:w="404" w:type="pct"/>
            <w:vMerge w:val="restart"/>
            <w:tcBorders>
              <w:top w:val="nil"/>
              <w:left w:val="single" w:sz="4" w:space="0" w:color="auto"/>
              <w:bottom w:val="single" w:sz="4" w:space="0" w:color="000000"/>
              <w:right w:val="single" w:sz="4" w:space="0" w:color="auto"/>
            </w:tcBorders>
            <w:shd w:val="clear" w:color="auto" w:fill="auto"/>
            <w:vAlign w:val="center"/>
            <w:hideMark/>
          </w:tcPr>
          <w:p w14:paraId="744C4B47" w14:textId="77777777" w:rsidR="009B3D8A" w:rsidRPr="00A8498D" w:rsidRDefault="009B3D8A" w:rsidP="009B3D8A">
            <w:pPr>
              <w:jc w:val="center"/>
              <w:rPr>
                <w:rFonts w:ascii="Arial" w:eastAsia="Times New Roman" w:hAnsi="Arial" w:cs="Arial"/>
                <w:sz w:val="16"/>
                <w:szCs w:val="16"/>
                <w:lang w:eastAsia="en-GB"/>
              </w:rPr>
            </w:pPr>
            <w:r w:rsidRPr="00A8498D">
              <w:rPr>
                <w:rFonts w:ascii="Arial" w:eastAsia="Times New Roman" w:hAnsi="Arial" w:cs="Arial"/>
                <w:sz w:val="16"/>
                <w:szCs w:val="16"/>
                <w:lang w:eastAsia="en-GB"/>
              </w:rPr>
              <w:t>20:30 UTC</w:t>
            </w:r>
          </w:p>
        </w:tc>
        <w:tc>
          <w:tcPr>
            <w:tcW w:w="403" w:type="pct"/>
            <w:vMerge w:val="restart"/>
            <w:tcBorders>
              <w:top w:val="nil"/>
              <w:left w:val="single" w:sz="4" w:space="0" w:color="auto"/>
              <w:bottom w:val="single" w:sz="4" w:space="0" w:color="000000"/>
              <w:right w:val="single" w:sz="4" w:space="0" w:color="auto"/>
            </w:tcBorders>
            <w:shd w:val="clear" w:color="auto" w:fill="auto"/>
            <w:vAlign w:val="center"/>
            <w:hideMark/>
          </w:tcPr>
          <w:p w14:paraId="2DF0D06A"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23:30 UTC</w:t>
            </w:r>
          </w:p>
        </w:tc>
        <w:tc>
          <w:tcPr>
            <w:tcW w:w="405" w:type="pct"/>
            <w:tcBorders>
              <w:top w:val="nil"/>
              <w:left w:val="nil"/>
              <w:bottom w:val="single" w:sz="4" w:space="0" w:color="auto"/>
              <w:right w:val="single" w:sz="4" w:space="0" w:color="auto"/>
            </w:tcBorders>
            <w:shd w:val="clear" w:color="auto" w:fill="auto"/>
            <w:vAlign w:val="center"/>
            <w:hideMark/>
          </w:tcPr>
          <w:p w14:paraId="0A784276"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Shinya</w:t>
            </w:r>
          </w:p>
        </w:tc>
        <w:tc>
          <w:tcPr>
            <w:tcW w:w="411" w:type="pct"/>
            <w:tcBorders>
              <w:top w:val="nil"/>
              <w:left w:val="nil"/>
              <w:bottom w:val="single" w:sz="4" w:space="0" w:color="auto"/>
              <w:right w:val="single" w:sz="4" w:space="0" w:color="auto"/>
            </w:tcBorders>
            <w:shd w:val="clear" w:color="auto" w:fill="auto"/>
            <w:vAlign w:val="center"/>
            <w:hideMark/>
          </w:tcPr>
          <w:p w14:paraId="429A5513"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120</w:t>
            </w:r>
          </w:p>
        </w:tc>
        <w:tc>
          <w:tcPr>
            <w:tcW w:w="252" w:type="pct"/>
            <w:tcBorders>
              <w:top w:val="nil"/>
              <w:left w:val="nil"/>
              <w:bottom w:val="single" w:sz="4" w:space="0" w:color="auto"/>
              <w:right w:val="single" w:sz="4" w:space="0" w:color="auto"/>
            </w:tcBorders>
            <w:shd w:val="clear" w:color="auto" w:fill="auto"/>
            <w:vAlign w:val="center"/>
            <w:hideMark/>
          </w:tcPr>
          <w:p w14:paraId="35BE9A30"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8.16</w:t>
            </w:r>
          </w:p>
        </w:tc>
        <w:tc>
          <w:tcPr>
            <w:tcW w:w="2708" w:type="pct"/>
            <w:tcBorders>
              <w:top w:val="nil"/>
              <w:left w:val="nil"/>
              <w:bottom w:val="single" w:sz="4" w:space="0" w:color="auto"/>
              <w:right w:val="single" w:sz="4" w:space="0" w:color="auto"/>
            </w:tcBorders>
            <w:shd w:val="clear" w:color="auto" w:fill="auto"/>
            <w:noWrap/>
            <w:vAlign w:val="center"/>
            <w:hideMark/>
          </w:tcPr>
          <w:p w14:paraId="6C2DE692"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UE features</w:t>
            </w:r>
          </w:p>
        </w:tc>
      </w:tr>
      <w:tr w:rsidR="009B3D8A" w:rsidRPr="00A8498D" w14:paraId="4F2AD138" w14:textId="77777777" w:rsidTr="009B3D8A">
        <w:trPr>
          <w:trHeight w:val="225"/>
        </w:trPr>
        <w:tc>
          <w:tcPr>
            <w:tcW w:w="418" w:type="pct"/>
            <w:vMerge/>
            <w:tcBorders>
              <w:top w:val="nil"/>
              <w:left w:val="single" w:sz="4" w:space="0" w:color="auto"/>
              <w:bottom w:val="single" w:sz="4" w:space="0" w:color="000000"/>
              <w:right w:val="single" w:sz="4" w:space="0" w:color="auto"/>
            </w:tcBorders>
            <w:vAlign w:val="center"/>
            <w:hideMark/>
          </w:tcPr>
          <w:p w14:paraId="0F8F7FD4" w14:textId="77777777" w:rsidR="009B3D8A" w:rsidRPr="00A8498D" w:rsidRDefault="009B3D8A" w:rsidP="009B3D8A">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000000"/>
              <w:right w:val="single" w:sz="4" w:space="0" w:color="auto"/>
            </w:tcBorders>
            <w:vAlign w:val="center"/>
            <w:hideMark/>
          </w:tcPr>
          <w:p w14:paraId="0F27986C" w14:textId="77777777" w:rsidR="009B3D8A" w:rsidRPr="00A8498D" w:rsidRDefault="009B3D8A" w:rsidP="009B3D8A">
            <w:pPr>
              <w:rPr>
                <w:rFonts w:ascii="Arial" w:eastAsia="Times New Roman" w:hAnsi="Arial" w:cs="Arial"/>
                <w:sz w:val="16"/>
                <w:szCs w:val="16"/>
                <w:lang w:eastAsia="en-GB"/>
              </w:rPr>
            </w:pPr>
          </w:p>
        </w:tc>
        <w:tc>
          <w:tcPr>
            <w:tcW w:w="403" w:type="pct"/>
            <w:vMerge/>
            <w:tcBorders>
              <w:top w:val="nil"/>
              <w:left w:val="single" w:sz="4" w:space="0" w:color="auto"/>
              <w:bottom w:val="single" w:sz="4" w:space="0" w:color="000000"/>
              <w:right w:val="single" w:sz="4" w:space="0" w:color="auto"/>
            </w:tcBorders>
            <w:vAlign w:val="center"/>
            <w:hideMark/>
          </w:tcPr>
          <w:p w14:paraId="7D0F27BF" w14:textId="77777777" w:rsidR="009B3D8A" w:rsidRPr="00A8498D" w:rsidRDefault="009B3D8A" w:rsidP="009B3D8A">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4974B349"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Xiaodong</w:t>
            </w:r>
          </w:p>
        </w:tc>
        <w:tc>
          <w:tcPr>
            <w:tcW w:w="411" w:type="pct"/>
            <w:tcBorders>
              <w:top w:val="nil"/>
              <w:left w:val="nil"/>
              <w:bottom w:val="single" w:sz="4" w:space="0" w:color="auto"/>
              <w:right w:val="single" w:sz="4" w:space="0" w:color="auto"/>
            </w:tcBorders>
            <w:shd w:val="clear" w:color="auto" w:fill="auto"/>
            <w:vAlign w:val="center"/>
            <w:hideMark/>
          </w:tcPr>
          <w:p w14:paraId="1D0EDCC0"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30</w:t>
            </w:r>
          </w:p>
        </w:tc>
        <w:tc>
          <w:tcPr>
            <w:tcW w:w="252" w:type="pct"/>
            <w:tcBorders>
              <w:top w:val="nil"/>
              <w:left w:val="nil"/>
              <w:bottom w:val="single" w:sz="4" w:space="0" w:color="auto"/>
              <w:right w:val="single" w:sz="4" w:space="0" w:color="auto"/>
            </w:tcBorders>
            <w:shd w:val="clear" w:color="auto" w:fill="auto"/>
            <w:vAlign w:val="center"/>
            <w:hideMark/>
          </w:tcPr>
          <w:p w14:paraId="5E37746F"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8.13</w:t>
            </w:r>
          </w:p>
        </w:tc>
        <w:tc>
          <w:tcPr>
            <w:tcW w:w="2708" w:type="pct"/>
            <w:tcBorders>
              <w:top w:val="nil"/>
              <w:left w:val="nil"/>
              <w:bottom w:val="single" w:sz="4" w:space="0" w:color="auto"/>
              <w:right w:val="single" w:sz="4" w:space="0" w:color="auto"/>
            </w:tcBorders>
            <w:shd w:val="clear" w:color="auto" w:fill="auto"/>
            <w:noWrap/>
            <w:vAlign w:val="bottom"/>
            <w:hideMark/>
          </w:tcPr>
          <w:p w14:paraId="107AB97E"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NR Dynamic spectrum sharing (DSS)</w:t>
            </w:r>
          </w:p>
        </w:tc>
      </w:tr>
      <w:tr w:rsidR="009B3D8A" w:rsidRPr="00A8498D" w14:paraId="3C9971F3" w14:textId="77777777" w:rsidTr="009B3D8A">
        <w:trPr>
          <w:trHeight w:val="225"/>
        </w:trPr>
        <w:tc>
          <w:tcPr>
            <w:tcW w:w="418" w:type="pct"/>
            <w:vMerge/>
            <w:tcBorders>
              <w:top w:val="nil"/>
              <w:left w:val="single" w:sz="4" w:space="0" w:color="auto"/>
              <w:bottom w:val="single" w:sz="4" w:space="0" w:color="000000"/>
              <w:right w:val="single" w:sz="4" w:space="0" w:color="auto"/>
            </w:tcBorders>
            <w:vAlign w:val="center"/>
            <w:hideMark/>
          </w:tcPr>
          <w:p w14:paraId="38A91EE5" w14:textId="77777777" w:rsidR="009B3D8A" w:rsidRPr="00A8498D" w:rsidRDefault="009B3D8A" w:rsidP="009B3D8A">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000000"/>
              <w:right w:val="single" w:sz="4" w:space="0" w:color="auto"/>
            </w:tcBorders>
            <w:vAlign w:val="center"/>
            <w:hideMark/>
          </w:tcPr>
          <w:p w14:paraId="4B1310F5" w14:textId="77777777" w:rsidR="009B3D8A" w:rsidRPr="00A8498D" w:rsidRDefault="009B3D8A" w:rsidP="009B3D8A">
            <w:pPr>
              <w:rPr>
                <w:rFonts w:ascii="Arial" w:eastAsia="Times New Roman" w:hAnsi="Arial" w:cs="Arial"/>
                <w:sz w:val="16"/>
                <w:szCs w:val="16"/>
                <w:lang w:eastAsia="en-GB"/>
              </w:rPr>
            </w:pPr>
          </w:p>
        </w:tc>
        <w:tc>
          <w:tcPr>
            <w:tcW w:w="403" w:type="pct"/>
            <w:vMerge/>
            <w:tcBorders>
              <w:top w:val="nil"/>
              <w:left w:val="single" w:sz="4" w:space="0" w:color="auto"/>
              <w:bottom w:val="single" w:sz="4" w:space="0" w:color="000000"/>
              <w:right w:val="single" w:sz="4" w:space="0" w:color="auto"/>
            </w:tcBorders>
            <w:vAlign w:val="center"/>
            <w:hideMark/>
          </w:tcPr>
          <w:p w14:paraId="357E51B5" w14:textId="77777777" w:rsidR="009B3D8A" w:rsidRPr="00A8498D" w:rsidRDefault="009B3D8A" w:rsidP="009B3D8A">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4A116A44"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Xiaodong</w:t>
            </w:r>
          </w:p>
        </w:tc>
        <w:tc>
          <w:tcPr>
            <w:tcW w:w="411" w:type="pct"/>
            <w:tcBorders>
              <w:top w:val="nil"/>
              <w:left w:val="nil"/>
              <w:bottom w:val="single" w:sz="4" w:space="0" w:color="auto"/>
              <w:right w:val="single" w:sz="4" w:space="0" w:color="auto"/>
            </w:tcBorders>
            <w:shd w:val="clear" w:color="auto" w:fill="auto"/>
            <w:vAlign w:val="center"/>
            <w:hideMark/>
          </w:tcPr>
          <w:p w14:paraId="1926808E"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30</w:t>
            </w:r>
          </w:p>
        </w:tc>
        <w:tc>
          <w:tcPr>
            <w:tcW w:w="252" w:type="pct"/>
            <w:tcBorders>
              <w:top w:val="nil"/>
              <w:left w:val="nil"/>
              <w:bottom w:val="single" w:sz="4" w:space="0" w:color="auto"/>
              <w:right w:val="single" w:sz="4" w:space="0" w:color="auto"/>
            </w:tcBorders>
            <w:shd w:val="clear" w:color="auto" w:fill="auto"/>
            <w:vAlign w:val="center"/>
            <w:hideMark/>
          </w:tcPr>
          <w:p w14:paraId="751E96DB"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8.8</w:t>
            </w:r>
          </w:p>
        </w:tc>
        <w:tc>
          <w:tcPr>
            <w:tcW w:w="2708" w:type="pct"/>
            <w:tcBorders>
              <w:top w:val="nil"/>
              <w:left w:val="nil"/>
              <w:bottom w:val="single" w:sz="4" w:space="0" w:color="auto"/>
              <w:right w:val="single" w:sz="4" w:space="0" w:color="auto"/>
            </w:tcBorders>
            <w:shd w:val="clear" w:color="auto" w:fill="auto"/>
            <w:noWrap/>
            <w:vAlign w:val="center"/>
            <w:hideMark/>
          </w:tcPr>
          <w:p w14:paraId="318E5681"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NR coverage enhancements</w:t>
            </w:r>
          </w:p>
        </w:tc>
      </w:tr>
      <w:tr w:rsidR="009B3D8A" w:rsidRPr="00A8498D" w14:paraId="280959FF" w14:textId="77777777" w:rsidTr="009B3D8A">
        <w:trPr>
          <w:trHeight w:val="225"/>
        </w:trPr>
        <w:tc>
          <w:tcPr>
            <w:tcW w:w="418" w:type="pct"/>
            <w:vMerge w:val="restart"/>
            <w:tcBorders>
              <w:top w:val="nil"/>
              <w:left w:val="single" w:sz="4" w:space="0" w:color="auto"/>
              <w:bottom w:val="single" w:sz="4" w:space="0" w:color="000000"/>
              <w:right w:val="single" w:sz="4" w:space="0" w:color="auto"/>
            </w:tcBorders>
            <w:shd w:val="clear" w:color="auto" w:fill="auto"/>
            <w:vAlign w:val="center"/>
            <w:hideMark/>
          </w:tcPr>
          <w:p w14:paraId="65B53E02"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Wed. 02/23</w:t>
            </w:r>
          </w:p>
        </w:tc>
        <w:tc>
          <w:tcPr>
            <w:tcW w:w="404" w:type="pct"/>
            <w:vMerge w:val="restart"/>
            <w:tcBorders>
              <w:top w:val="nil"/>
              <w:left w:val="single" w:sz="4" w:space="0" w:color="auto"/>
              <w:bottom w:val="single" w:sz="4" w:space="0" w:color="000000"/>
              <w:right w:val="single" w:sz="4" w:space="0" w:color="auto"/>
            </w:tcBorders>
            <w:shd w:val="clear" w:color="auto" w:fill="auto"/>
            <w:vAlign w:val="center"/>
            <w:hideMark/>
          </w:tcPr>
          <w:p w14:paraId="7518BE8C" w14:textId="77777777" w:rsidR="009B3D8A" w:rsidRPr="00A8498D" w:rsidRDefault="009B3D8A" w:rsidP="009B3D8A">
            <w:pPr>
              <w:jc w:val="center"/>
              <w:rPr>
                <w:rFonts w:ascii="Arial" w:eastAsia="Times New Roman" w:hAnsi="Arial" w:cs="Arial"/>
                <w:sz w:val="16"/>
                <w:szCs w:val="16"/>
                <w:lang w:eastAsia="en-GB"/>
              </w:rPr>
            </w:pPr>
            <w:r w:rsidRPr="00A8498D">
              <w:rPr>
                <w:rFonts w:ascii="Arial" w:eastAsia="Times New Roman" w:hAnsi="Arial" w:cs="Arial"/>
                <w:sz w:val="16"/>
                <w:szCs w:val="16"/>
                <w:lang w:eastAsia="en-GB"/>
              </w:rPr>
              <w:t>20:30 UTC</w:t>
            </w:r>
          </w:p>
        </w:tc>
        <w:tc>
          <w:tcPr>
            <w:tcW w:w="403" w:type="pct"/>
            <w:vMerge w:val="restart"/>
            <w:tcBorders>
              <w:top w:val="nil"/>
              <w:left w:val="single" w:sz="4" w:space="0" w:color="auto"/>
              <w:bottom w:val="single" w:sz="4" w:space="0" w:color="000000"/>
              <w:right w:val="single" w:sz="4" w:space="0" w:color="auto"/>
            </w:tcBorders>
            <w:shd w:val="clear" w:color="auto" w:fill="auto"/>
            <w:vAlign w:val="center"/>
            <w:hideMark/>
          </w:tcPr>
          <w:p w14:paraId="5152E94F"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23:30 UTC</w:t>
            </w:r>
          </w:p>
        </w:tc>
        <w:tc>
          <w:tcPr>
            <w:tcW w:w="405" w:type="pct"/>
            <w:tcBorders>
              <w:top w:val="nil"/>
              <w:left w:val="nil"/>
              <w:bottom w:val="single" w:sz="4" w:space="0" w:color="auto"/>
              <w:right w:val="single" w:sz="4" w:space="0" w:color="auto"/>
            </w:tcBorders>
            <w:shd w:val="clear" w:color="auto" w:fill="auto"/>
            <w:vAlign w:val="center"/>
            <w:hideMark/>
          </w:tcPr>
          <w:p w14:paraId="74CD5DA1"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Shinya</w:t>
            </w:r>
          </w:p>
        </w:tc>
        <w:tc>
          <w:tcPr>
            <w:tcW w:w="411" w:type="pct"/>
            <w:tcBorders>
              <w:top w:val="nil"/>
              <w:left w:val="nil"/>
              <w:bottom w:val="single" w:sz="4" w:space="0" w:color="auto"/>
              <w:right w:val="single" w:sz="4" w:space="0" w:color="auto"/>
            </w:tcBorders>
            <w:shd w:val="clear" w:color="auto" w:fill="auto"/>
            <w:vAlign w:val="center"/>
            <w:hideMark/>
          </w:tcPr>
          <w:p w14:paraId="058DD2D7"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120</w:t>
            </w:r>
          </w:p>
        </w:tc>
        <w:tc>
          <w:tcPr>
            <w:tcW w:w="252" w:type="pct"/>
            <w:tcBorders>
              <w:top w:val="nil"/>
              <w:left w:val="nil"/>
              <w:bottom w:val="single" w:sz="4" w:space="0" w:color="auto"/>
              <w:right w:val="single" w:sz="4" w:space="0" w:color="auto"/>
            </w:tcBorders>
            <w:shd w:val="clear" w:color="auto" w:fill="auto"/>
            <w:vAlign w:val="center"/>
            <w:hideMark/>
          </w:tcPr>
          <w:p w14:paraId="2CDE4492"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8.16</w:t>
            </w:r>
          </w:p>
        </w:tc>
        <w:tc>
          <w:tcPr>
            <w:tcW w:w="2708" w:type="pct"/>
            <w:tcBorders>
              <w:top w:val="nil"/>
              <w:left w:val="nil"/>
              <w:bottom w:val="single" w:sz="4" w:space="0" w:color="auto"/>
              <w:right w:val="single" w:sz="4" w:space="0" w:color="auto"/>
            </w:tcBorders>
            <w:shd w:val="clear" w:color="auto" w:fill="auto"/>
            <w:noWrap/>
            <w:vAlign w:val="center"/>
            <w:hideMark/>
          </w:tcPr>
          <w:p w14:paraId="65F94CEF"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UE features</w:t>
            </w:r>
          </w:p>
        </w:tc>
      </w:tr>
      <w:tr w:rsidR="009B3D8A" w:rsidRPr="00A8498D" w14:paraId="24393D2E" w14:textId="77777777" w:rsidTr="009B3D8A">
        <w:trPr>
          <w:trHeight w:val="225"/>
        </w:trPr>
        <w:tc>
          <w:tcPr>
            <w:tcW w:w="418" w:type="pct"/>
            <w:vMerge/>
            <w:tcBorders>
              <w:top w:val="nil"/>
              <w:left w:val="single" w:sz="4" w:space="0" w:color="auto"/>
              <w:bottom w:val="single" w:sz="4" w:space="0" w:color="000000"/>
              <w:right w:val="single" w:sz="4" w:space="0" w:color="auto"/>
            </w:tcBorders>
            <w:vAlign w:val="center"/>
            <w:hideMark/>
          </w:tcPr>
          <w:p w14:paraId="09CE5811" w14:textId="77777777" w:rsidR="009B3D8A" w:rsidRPr="00A8498D" w:rsidRDefault="009B3D8A" w:rsidP="009B3D8A">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000000"/>
              <w:right w:val="single" w:sz="4" w:space="0" w:color="auto"/>
            </w:tcBorders>
            <w:vAlign w:val="center"/>
            <w:hideMark/>
          </w:tcPr>
          <w:p w14:paraId="4C154224" w14:textId="77777777" w:rsidR="009B3D8A" w:rsidRPr="00A8498D" w:rsidRDefault="009B3D8A" w:rsidP="009B3D8A">
            <w:pPr>
              <w:rPr>
                <w:rFonts w:ascii="Arial" w:eastAsia="Times New Roman" w:hAnsi="Arial" w:cs="Arial"/>
                <w:sz w:val="16"/>
                <w:szCs w:val="16"/>
                <w:lang w:eastAsia="en-GB"/>
              </w:rPr>
            </w:pPr>
          </w:p>
        </w:tc>
        <w:tc>
          <w:tcPr>
            <w:tcW w:w="403" w:type="pct"/>
            <w:vMerge/>
            <w:tcBorders>
              <w:top w:val="nil"/>
              <w:left w:val="single" w:sz="4" w:space="0" w:color="auto"/>
              <w:bottom w:val="single" w:sz="4" w:space="0" w:color="000000"/>
              <w:right w:val="single" w:sz="4" w:space="0" w:color="auto"/>
            </w:tcBorders>
            <w:vAlign w:val="center"/>
            <w:hideMark/>
          </w:tcPr>
          <w:p w14:paraId="6697413B" w14:textId="77777777" w:rsidR="009B3D8A" w:rsidRPr="00A8498D" w:rsidRDefault="009B3D8A" w:rsidP="009B3D8A">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53AE72B0"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Xiaodong</w:t>
            </w:r>
          </w:p>
        </w:tc>
        <w:tc>
          <w:tcPr>
            <w:tcW w:w="411" w:type="pct"/>
            <w:tcBorders>
              <w:top w:val="nil"/>
              <w:left w:val="nil"/>
              <w:bottom w:val="single" w:sz="4" w:space="0" w:color="auto"/>
              <w:right w:val="single" w:sz="4" w:space="0" w:color="auto"/>
            </w:tcBorders>
            <w:shd w:val="clear" w:color="auto" w:fill="auto"/>
            <w:vAlign w:val="center"/>
            <w:hideMark/>
          </w:tcPr>
          <w:p w14:paraId="6672A63F"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30</w:t>
            </w:r>
          </w:p>
        </w:tc>
        <w:tc>
          <w:tcPr>
            <w:tcW w:w="252" w:type="pct"/>
            <w:tcBorders>
              <w:top w:val="nil"/>
              <w:left w:val="nil"/>
              <w:bottom w:val="single" w:sz="4" w:space="0" w:color="auto"/>
              <w:right w:val="single" w:sz="4" w:space="0" w:color="auto"/>
            </w:tcBorders>
            <w:shd w:val="clear" w:color="auto" w:fill="auto"/>
            <w:vAlign w:val="center"/>
            <w:hideMark/>
          </w:tcPr>
          <w:p w14:paraId="5760B6B2"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8.7</w:t>
            </w:r>
          </w:p>
        </w:tc>
        <w:tc>
          <w:tcPr>
            <w:tcW w:w="2708" w:type="pct"/>
            <w:tcBorders>
              <w:top w:val="nil"/>
              <w:left w:val="nil"/>
              <w:bottom w:val="single" w:sz="4" w:space="0" w:color="auto"/>
              <w:right w:val="single" w:sz="4" w:space="0" w:color="auto"/>
            </w:tcBorders>
            <w:shd w:val="clear" w:color="auto" w:fill="auto"/>
            <w:noWrap/>
            <w:vAlign w:val="center"/>
            <w:hideMark/>
          </w:tcPr>
          <w:p w14:paraId="344DB583"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UE Power Saving Enhancements</w:t>
            </w:r>
          </w:p>
        </w:tc>
      </w:tr>
      <w:tr w:rsidR="009B3D8A" w:rsidRPr="00A8498D" w14:paraId="48E58F95" w14:textId="77777777" w:rsidTr="009B3D8A">
        <w:trPr>
          <w:trHeight w:val="225"/>
        </w:trPr>
        <w:tc>
          <w:tcPr>
            <w:tcW w:w="418" w:type="pct"/>
            <w:vMerge/>
            <w:tcBorders>
              <w:top w:val="nil"/>
              <w:left w:val="single" w:sz="4" w:space="0" w:color="auto"/>
              <w:bottom w:val="single" w:sz="4" w:space="0" w:color="000000"/>
              <w:right w:val="single" w:sz="4" w:space="0" w:color="auto"/>
            </w:tcBorders>
            <w:vAlign w:val="center"/>
            <w:hideMark/>
          </w:tcPr>
          <w:p w14:paraId="42ECD857" w14:textId="77777777" w:rsidR="009B3D8A" w:rsidRPr="00A8498D" w:rsidRDefault="009B3D8A" w:rsidP="009B3D8A">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000000"/>
              <w:right w:val="single" w:sz="4" w:space="0" w:color="auto"/>
            </w:tcBorders>
            <w:vAlign w:val="center"/>
            <w:hideMark/>
          </w:tcPr>
          <w:p w14:paraId="13345827" w14:textId="77777777" w:rsidR="009B3D8A" w:rsidRPr="00A8498D" w:rsidRDefault="009B3D8A" w:rsidP="009B3D8A">
            <w:pPr>
              <w:rPr>
                <w:rFonts w:ascii="Arial" w:eastAsia="Times New Roman" w:hAnsi="Arial" w:cs="Arial"/>
                <w:sz w:val="16"/>
                <w:szCs w:val="16"/>
                <w:lang w:eastAsia="en-GB"/>
              </w:rPr>
            </w:pPr>
          </w:p>
        </w:tc>
        <w:tc>
          <w:tcPr>
            <w:tcW w:w="403" w:type="pct"/>
            <w:vMerge/>
            <w:tcBorders>
              <w:top w:val="nil"/>
              <w:left w:val="single" w:sz="4" w:space="0" w:color="auto"/>
              <w:bottom w:val="single" w:sz="4" w:space="0" w:color="000000"/>
              <w:right w:val="single" w:sz="4" w:space="0" w:color="auto"/>
            </w:tcBorders>
            <w:vAlign w:val="center"/>
            <w:hideMark/>
          </w:tcPr>
          <w:p w14:paraId="5A267BC6" w14:textId="77777777" w:rsidR="009B3D8A" w:rsidRPr="00A8498D" w:rsidRDefault="009B3D8A" w:rsidP="009B3D8A">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11675032"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Xiaodong</w:t>
            </w:r>
          </w:p>
        </w:tc>
        <w:tc>
          <w:tcPr>
            <w:tcW w:w="411" w:type="pct"/>
            <w:tcBorders>
              <w:top w:val="nil"/>
              <w:left w:val="nil"/>
              <w:bottom w:val="single" w:sz="4" w:space="0" w:color="auto"/>
              <w:right w:val="single" w:sz="4" w:space="0" w:color="auto"/>
            </w:tcBorders>
            <w:shd w:val="clear" w:color="auto" w:fill="auto"/>
            <w:vAlign w:val="center"/>
            <w:hideMark/>
          </w:tcPr>
          <w:p w14:paraId="437C4BE8"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30</w:t>
            </w:r>
          </w:p>
        </w:tc>
        <w:tc>
          <w:tcPr>
            <w:tcW w:w="252" w:type="pct"/>
            <w:tcBorders>
              <w:top w:val="nil"/>
              <w:left w:val="nil"/>
              <w:bottom w:val="single" w:sz="4" w:space="0" w:color="auto"/>
              <w:right w:val="single" w:sz="4" w:space="0" w:color="auto"/>
            </w:tcBorders>
            <w:shd w:val="clear" w:color="auto" w:fill="auto"/>
            <w:vAlign w:val="center"/>
            <w:hideMark/>
          </w:tcPr>
          <w:p w14:paraId="1278D089"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8.6</w:t>
            </w:r>
          </w:p>
        </w:tc>
        <w:tc>
          <w:tcPr>
            <w:tcW w:w="2708" w:type="pct"/>
            <w:tcBorders>
              <w:top w:val="nil"/>
              <w:left w:val="nil"/>
              <w:bottom w:val="single" w:sz="4" w:space="0" w:color="auto"/>
              <w:right w:val="single" w:sz="4" w:space="0" w:color="auto"/>
            </w:tcBorders>
            <w:shd w:val="clear" w:color="auto" w:fill="auto"/>
            <w:noWrap/>
            <w:vAlign w:val="center"/>
            <w:hideMark/>
          </w:tcPr>
          <w:p w14:paraId="3FE4D5A9"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Support of reduced capability NR devices</w:t>
            </w:r>
          </w:p>
        </w:tc>
      </w:tr>
      <w:tr w:rsidR="009B3D8A" w:rsidRPr="00A8498D" w14:paraId="63D2E063" w14:textId="77777777" w:rsidTr="009B3D8A">
        <w:trPr>
          <w:trHeight w:val="225"/>
        </w:trPr>
        <w:tc>
          <w:tcPr>
            <w:tcW w:w="418" w:type="pct"/>
            <w:vMerge w:val="restart"/>
            <w:tcBorders>
              <w:top w:val="nil"/>
              <w:left w:val="single" w:sz="4" w:space="0" w:color="auto"/>
              <w:bottom w:val="single" w:sz="4" w:space="0" w:color="000000"/>
              <w:right w:val="single" w:sz="4" w:space="0" w:color="auto"/>
            </w:tcBorders>
            <w:shd w:val="clear" w:color="auto" w:fill="auto"/>
            <w:vAlign w:val="center"/>
            <w:hideMark/>
          </w:tcPr>
          <w:p w14:paraId="29C22324"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Thu. 02/24</w:t>
            </w:r>
          </w:p>
        </w:tc>
        <w:tc>
          <w:tcPr>
            <w:tcW w:w="404" w:type="pct"/>
            <w:vMerge w:val="restart"/>
            <w:tcBorders>
              <w:top w:val="nil"/>
              <w:left w:val="single" w:sz="4" w:space="0" w:color="auto"/>
              <w:bottom w:val="single" w:sz="4" w:space="0" w:color="000000"/>
              <w:right w:val="single" w:sz="4" w:space="0" w:color="auto"/>
            </w:tcBorders>
            <w:shd w:val="clear" w:color="auto" w:fill="auto"/>
            <w:vAlign w:val="center"/>
            <w:hideMark/>
          </w:tcPr>
          <w:p w14:paraId="17CAF805" w14:textId="77777777" w:rsidR="009B3D8A" w:rsidRPr="00A8498D" w:rsidRDefault="009B3D8A" w:rsidP="009B3D8A">
            <w:pPr>
              <w:jc w:val="center"/>
              <w:rPr>
                <w:rFonts w:ascii="Arial" w:eastAsia="Times New Roman" w:hAnsi="Arial" w:cs="Arial"/>
                <w:sz w:val="16"/>
                <w:szCs w:val="16"/>
                <w:lang w:eastAsia="en-GB"/>
              </w:rPr>
            </w:pPr>
            <w:r w:rsidRPr="00A8498D">
              <w:rPr>
                <w:rFonts w:ascii="Arial" w:eastAsia="Times New Roman" w:hAnsi="Arial" w:cs="Arial"/>
                <w:sz w:val="16"/>
                <w:szCs w:val="16"/>
                <w:lang w:eastAsia="en-GB"/>
              </w:rPr>
              <w:t>20:30 UTC</w:t>
            </w:r>
          </w:p>
        </w:tc>
        <w:tc>
          <w:tcPr>
            <w:tcW w:w="403" w:type="pct"/>
            <w:vMerge w:val="restart"/>
            <w:tcBorders>
              <w:top w:val="nil"/>
              <w:left w:val="single" w:sz="4" w:space="0" w:color="auto"/>
              <w:bottom w:val="single" w:sz="4" w:space="0" w:color="000000"/>
              <w:right w:val="single" w:sz="4" w:space="0" w:color="auto"/>
            </w:tcBorders>
            <w:shd w:val="clear" w:color="auto" w:fill="auto"/>
            <w:vAlign w:val="center"/>
            <w:hideMark/>
          </w:tcPr>
          <w:p w14:paraId="6099866C"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23:30 UTC</w:t>
            </w:r>
          </w:p>
        </w:tc>
        <w:tc>
          <w:tcPr>
            <w:tcW w:w="405" w:type="pct"/>
            <w:tcBorders>
              <w:top w:val="nil"/>
              <w:left w:val="nil"/>
              <w:bottom w:val="single" w:sz="4" w:space="0" w:color="auto"/>
              <w:right w:val="single" w:sz="4" w:space="0" w:color="auto"/>
            </w:tcBorders>
            <w:shd w:val="clear" w:color="auto" w:fill="auto"/>
            <w:vAlign w:val="center"/>
            <w:hideMark/>
          </w:tcPr>
          <w:p w14:paraId="7CC6B652"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Shinya</w:t>
            </w:r>
          </w:p>
        </w:tc>
        <w:tc>
          <w:tcPr>
            <w:tcW w:w="411" w:type="pct"/>
            <w:tcBorders>
              <w:top w:val="nil"/>
              <w:left w:val="nil"/>
              <w:bottom w:val="single" w:sz="4" w:space="0" w:color="auto"/>
              <w:right w:val="single" w:sz="4" w:space="0" w:color="auto"/>
            </w:tcBorders>
            <w:shd w:val="clear" w:color="auto" w:fill="auto"/>
            <w:vAlign w:val="center"/>
            <w:hideMark/>
          </w:tcPr>
          <w:p w14:paraId="6E4D66DD"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120</w:t>
            </w:r>
          </w:p>
        </w:tc>
        <w:tc>
          <w:tcPr>
            <w:tcW w:w="252" w:type="pct"/>
            <w:tcBorders>
              <w:top w:val="nil"/>
              <w:left w:val="nil"/>
              <w:bottom w:val="single" w:sz="4" w:space="0" w:color="auto"/>
              <w:right w:val="single" w:sz="4" w:space="0" w:color="auto"/>
            </w:tcBorders>
            <w:shd w:val="clear" w:color="auto" w:fill="auto"/>
            <w:vAlign w:val="center"/>
            <w:hideMark/>
          </w:tcPr>
          <w:p w14:paraId="2A702EE3"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8.16</w:t>
            </w:r>
          </w:p>
        </w:tc>
        <w:tc>
          <w:tcPr>
            <w:tcW w:w="2708" w:type="pct"/>
            <w:tcBorders>
              <w:top w:val="nil"/>
              <w:left w:val="nil"/>
              <w:bottom w:val="single" w:sz="4" w:space="0" w:color="auto"/>
              <w:right w:val="single" w:sz="4" w:space="0" w:color="auto"/>
            </w:tcBorders>
            <w:shd w:val="clear" w:color="auto" w:fill="auto"/>
            <w:noWrap/>
            <w:vAlign w:val="center"/>
            <w:hideMark/>
          </w:tcPr>
          <w:p w14:paraId="2CC38505"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UE features</w:t>
            </w:r>
          </w:p>
        </w:tc>
      </w:tr>
      <w:tr w:rsidR="009B3D8A" w:rsidRPr="00A8498D" w14:paraId="0E5F1DC8" w14:textId="77777777" w:rsidTr="009B3D8A">
        <w:trPr>
          <w:trHeight w:val="225"/>
        </w:trPr>
        <w:tc>
          <w:tcPr>
            <w:tcW w:w="418" w:type="pct"/>
            <w:vMerge/>
            <w:tcBorders>
              <w:top w:val="nil"/>
              <w:left w:val="single" w:sz="4" w:space="0" w:color="auto"/>
              <w:bottom w:val="single" w:sz="4" w:space="0" w:color="000000"/>
              <w:right w:val="single" w:sz="4" w:space="0" w:color="auto"/>
            </w:tcBorders>
            <w:vAlign w:val="center"/>
            <w:hideMark/>
          </w:tcPr>
          <w:p w14:paraId="2BF7326C" w14:textId="77777777" w:rsidR="009B3D8A" w:rsidRPr="00A8498D" w:rsidRDefault="009B3D8A" w:rsidP="009B3D8A">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000000"/>
              <w:right w:val="single" w:sz="4" w:space="0" w:color="auto"/>
            </w:tcBorders>
            <w:vAlign w:val="center"/>
            <w:hideMark/>
          </w:tcPr>
          <w:p w14:paraId="455627C2" w14:textId="77777777" w:rsidR="009B3D8A" w:rsidRPr="00A8498D" w:rsidRDefault="009B3D8A" w:rsidP="009B3D8A">
            <w:pPr>
              <w:rPr>
                <w:rFonts w:ascii="Arial" w:eastAsia="Times New Roman" w:hAnsi="Arial" w:cs="Arial"/>
                <w:sz w:val="16"/>
                <w:szCs w:val="16"/>
                <w:lang w:eastAsia="en-GB"/>
              </w:rPr>
            </w:pPr>
          </w:p>
        </w:tc>
        <w:tc>
          <w:tcPr>
            <w:tcW w:w="403" w:type="pct"/>
            <w:vMerge/>
            <w:tcBorders>
              <w:top w:val="nil"/>
              <w:left w:val="single" w:sz="4" w:space="0" w:color="auto"/>
              <w:bottom w:val="single" w:sz="4" w:space="0" w:color="000000"/>
              <w:right w:val="single" w:sz="4" w:space="0" w:color="auto"/>
            </w:tcBorders>
            <w:vAlign w:val="center"/>
            <w:hideMark/>
          </w:tcPr>
          <w:p w14:paraId="1540251B" w14:textId="77777777" w:rsidR="009B3D8A" w:rsidRPr="00A8498D" w:rsidRDefault="009B3D8A" w:rsidP="009B3D8A">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58DC384D"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Xiaodong</w:t>
            </w:r>
          </w:p>
        </w:tc>
        <w:tc>
          <w:tcPr>
            <w:tcW w:w="411" w:type="pct"/>
            <w:tcBorders>
              <w:top w:val="nil"/>
              <w:left w:val="nil"/>
              <w:bottom w:val="single" w:sz="4" w:space="0" w:color="auto"/>
              <w:right w:val="single" w:sz="4" w:space="0" w:color="auto"/>
            </w:tcBorders>
            <w:shd w:val="clear" w:color="auto" w:fill="auto"/>
            <w:vAlign w:val="center"/>
            <w:hideMark/>
          </w:tcPr>
          <w:p w14:paraId="1368C45B"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30</w:t>
            </w:r>
          </w:p>
        </w:tc>
        <w:tc>
          <w:tcPr>
            <w:tcW w:w="252" w:type="pct"/>
            <w:tcBorders>
              <w:top w:val="nil"/>
              <w:left w:val="nil"/>
              <w:bottom w:val="single" w:sz="4" w:space="0" w:color="auto"/>
              <w:right w:val="single" w:sz="4" w:space="0" w:color="auto"/>
            </w:tcBorders>
            <w:shd w:val="clear" w:color="auto" w:fill="auto"/>
            <w:vAlign w:val="center"/>
            <w:hideMark/>
          </w:tcPr>
          <w:p w14:paraId="35419D7E"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8.13</w:t>
            </w:r>
          </w:p>
        </w:tc>
        <w:tc>
          <w:tcPr>
            <w:tcW w:w="2708" w:type="pct"/>
            <w:tcBorders>
              <w:top w:val="nil"/>
              <w:left w:val="nil"/>
              <w:bottom w:val="single" w:sz="4" w:space="0" w:color="auto"/>
              <w:right w:val="single" w:sz="4" w:space="0" w:color="auto"/>
            </w:tcBorders>
            <w:shd w:val="clear" w:color="auto" w:fill="auto"/>
            <w:noWrap/>
            <w:vAlign w:val="bottom"/>
            <w:hideMark/>
          </w:tcPr>
          <w:p w14:paraId="3143BAB9"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NR Dynamic spectrum sharing (DSS)</w:t>
            </w:r>
          </w:p>
        </w:tc>
      </w:tr>
      <w:tr w:rsidR="009B3D8A" w:rsidRPr="00A8498D" w14:paraId="5FBCF5F3" w14:textId="77777777" w:rsidTr="009B3D8A">
        <w:trPr>
          <w:trHeight w:val="225"/>
        </w:trPr>
        <w:tc>
          <w:tcPr>
            <w:tcW w:w="418" w:type="pct"/>
            <w:vMerge/>
            <w:tcBorders>
              <w:top w:val="nil"/>
              <w:left w:val="single" w:sz="4" w:space="0" w:color="auto"/>
              <w:bottom w:val="single" w:sz="4" w:space="0" w:color="000000"/>
              <w:right w:val="single" w:sz="4" w:space="0" w:color="auto"/>
            </w:tcBorders>
            <w:vAlign w:val="center"/>
            <w:hideMark/>
          </w:tcPr>
          <w:p w14:paraId="72063B93" w14:textId="77777777" w:rsidR="009B3D8A" w:rsidRPr="00A8498D" w:rsidRDefault="009B3D8A" w:rsidP="009B3D8A">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000000"/>
              <w:right w:val="single" w:sz="4" w:space="0" w:color="auto"/>
            </w:tcBorders>
            <w:vAlign w:val="center"/>
            <w:hideMark/>
          </w:tcPr>
          <w:p w14:paraId="74285FE6" w14:textId="77777777" w:rsidR="009B3D8A" w:rsidRPr="00A8498D" w:rsidRDefault="009B3D8A" w:rsidP="009B3D8A">
            <w:pPr>
              <w:rPr>
                <w:rFonts w:ascii="Arial" w:eastAsia="Times New Roman" w:hAnsi="Arial" w:cs="Arial"/>
                <w:sz w:val="16"/>
                <w:szCs w:val="16"/>
                <w:lang w:eastAsia="en-GB"/>
              </w:rPr>
            </w:pPr>
          </w:p>
        </w:tc>
        <w:tc>
          <w:tcPr>
            <w:tcW w:w="403" w:type="pct"/>
            <w:vMerge/>
            <w:tcBorders>
              <w:top w:val="nil"/>
              <w:left w:val="single" w:sz="4" w:space="0" w:color="auto"/>
              <w:bottom w:val="single" w:sz="4" w:space="0" w:color="000000"/>
              <w:right w:val="single" w:sz="4" w:space="0" w:color="auto"/>
            </w:tcBorders>
            <w:vAlign w:val="center"/>
            <w:hideMark/>
          </w:tcPr>
          <w:p w14:paraId="4BF3F12A" w14:textId="77777777" w:rsidR="009B3D8A" w:rsidRPr="00A8498D" w:rsidRDefault="009B3D8A" w:rsidP="009B3D8A">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6877C6C6"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Xiaodong</w:t>
            </w:r>
          </w:p>
        </w:tc>
        <w:tc>
          <w:tcPr>
            <w:tcW w:w="411" w:type="pct"/>
            <w:tcBorders>
              <w:top w:val="nil"/>
              <w:left w:val="nil"/>
              <w:bottom w:val="single" w:sz="4" w:space="0" w:color="auto"/>
              <w:right w:val="single" w:sz="4" w:space="0" w:color="auto"/>
            </w:tcBorders>
            <w:shd w:val="clear" w:color="auto" w:fill="auto"/>
            <w:vAlign w:val="center"/>
            <w:hideMark/>
          </w:tcPr>
          <w:p w14:paraId="5611970F"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30</w:t>
            </w:r>
          </w:p>
        </w:tc>
        <w:tc>
          <w:tcPr>
            <w:tcW w:w="252" w:type="pct"/>
            <w:tcBorders>
              <w:top w:val="nil"/>
              <w:left w:val="nil"/>
              <w:bottom w:val="single" w:sz="4" w:space="0" w:color="auto"/>
              <w:right w:val="single" w:sz="4" w:space="0" w:color="auto"/>
            </w:tcBorders>
            <w:shd w:val="clear" w:color="auto" w:fill="auto"/>
            <w:vAlign w:val="center"/>
            <w:hideMark/>
          </w:tcPr>
          <w:p w14:paraId="7BDD0153"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8.8</w:t>
            </w:r>
          </w:p>
        </w:tc>
        <w:tc>
          <w:tcPr>
            <w:tcW w:w="2708" w:type="pct"/>
            <w:tcBorders>
              <w:top w:val="nil"/>
              <w:left w:val="nil"/>
              <w:bottom w:val="single" w:sz="4" w:space="0" w:color="auto"/>
              <w:right w:val="single" w:sz="4" w:space="0" w:color="auto"/>
            </w:tcBorders>
            <w:shd w:val="clear" w:color="auto" w:fill="auto"/>
            <w:noWrap/>
            <w:vAlign w:val="center"/>
            <w:hideMark/>
          </w:tcPr>
          <w:p w14:paraId="6888B60D"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NR coverage enhancements</w:t>
            </w:r>
          </w:p>
        </w:tc>
      </w:tr>
      <w:tr w:rsidR="009B3D8A" w:rsidRPr="00A8498D" w14:paraId="45627D2A" w14:textId="77777777" w:rsidTr="009B3D8A">
        <w:trPr>
          <w:trHeight w:val="225"/>
        </w:trPr>
        <w:tc>
          <w:tcPr>
            <w:tcW w:w="418" w:type="pct"/>
            <w:vMerge w:val="restart"/>
            <w:tcBorders>
              <w:top w:val="nil"/>
              <w:left w:val="single" w:sz="4" w:space="0" w:color="auto"/>
              <w:bottom w:val="single" w:sz="4" w:space="0" w:color="000000"/>
              <w:right w:val="single" w:sz="4" w:space="0" w:color="auto"/>
            </w:tcBorders>
            <w:shd w:val="clear" w:color="auto" w:fill="auto"/>
            <w:vAlign w:val="center"/>
            <w:hideMark/>
          </w:tcPr>
          <w:p w14:paraId="6F345453"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Fri. 02/25</w:t>
            </w:r>
          </w:p>
        </w:tc>
        <w:tc>
          <w:tcPr>
            <w:tcW w:w="404" w:type="pct"/>
            <w:vMerge w:val="restart"/>
            <w:tcBorders>
              <w:top w:val="nil"/>
              <w:left w:val="single" w:sz="4" w:space="0" w:color="auto"/>
              <w:bottom w:val="single" w:sz="4" w:space="0" w:color="000000"/>
              <w:right w:val="single" w:sz="4" w:space="0" w:color="auto"/>
            </w:tcBorders>
            <w:shd w:val="clear" w:color="auto" w:fill="auto"/>
            <w:vAlign w:val="center"/>
            <w:hideMark/>
          </w:tcPr>
          <w:p w14:paraId="4593E751" w14:textId="77777777" w:rsidR="009B3D8A" w:rsidRPr="00A8498D" w:rsidRDefault="009B3D8A" w:rsidP="009B3D8A">
            <w:pPr>
              <w:jc w:val="center"/>
              <w:rPr>
                <w:rFonts w:ascii="Arial" w:eastAsia="Times New Roman" w:hAnsi="Arial" w:cs="Arial"/>
                <w:sz w:val="16"/>
                <w:szCs w:val="16"/>
                <w:lang w:eastAsia="en-GB"/>
              </w:rPr>
            </w:pPr>
            <w:r w:rsidRPr="00A8498D">
              <w:rPr>
                <w:rFonts w:ascii="Arial" w:eastAsia="Times New Roman" w:hAnsi="Arial" w:cs="Arial"/>
                <w:sz w:val="16"/>
                <w:szCs w:val="16"/>
                <w:lang w:eastAsia="en-GB"/>
              </w:rPr>
              <w:t>13:00 UTC</w:t>
            </w:r>
          </w:p>
        </w:tc>
        <w:tc>
          <w:tcPr>
            <w:tcW w:w="403" w:type="pct"/>
            <w:vMerge w:val="restart"/>
            <w:tcBorders>
              <w:top w:val="nil"/>
              <w:left w:val="single" w:sz="4" w:space="0" w:color="auto"/>
              <w:bottom w:val="single" w:sz="4" w:space="0" w:color="000000"/>
              <w:right w:val="single" w:sz="4" w:space="0" w:color="auto"/>
            </w:tcBorders>
            <w:shd w:val="clear" w:color="auto" w:fill="auto"/>
            <w:vAlign w:val="center"/>
            <w:hideMark/>
          </w:tcPr>
          <w:p w14:paraId="561DEF4F"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16:00 UTC</w:t>
            </w:r>
          </w:p>
        </w:tc>
        <w:tc>
          <w:tcPr>
            <w:tcW w:w="405" w:type="pct"/>
            <w:tcBorders>
              <w:top w:val="nil"/>
              <w:left w:val="nil"/>
              <w:bottom w:val="single" w:sz="4" w:space="0" w:color="auto"/>
              <w:right w:val="single" w:sz="4" w:space="0" w:color="auto"/>
            </w:tcBorders>
            <w:shd w:val="clear" w:color="auto" w:fill="auto"/>
            <w:vAlign w:val="center"/>
            <w:hideMark/>
          </w:tcPr>
          <w:p w14:paraId="55727E38"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Shinya</w:t>
            </w:r>
          </w:p>
        </w:tc>
        <w:tc>
          <w:tcPr>
            <w:tcW w:w="411" w:type="pct"/>
            <w:tcBorders>
              <w:top w:val="nil"/>
              <w:left w:val="nil"/>
              <w:bottom w:val="single" w:sz="4" w:space="0" w:color="auto"/>
              <w:right w:val="single" w:sz="4" w:space="0" w:color="auto"/>
            </w:tcBorders>
            <w:shd w:val="clear" w:color="auto" w:fill="auto"/>
            <w:vAlign w:val="center"/>
            <w:hideMark/>
          </w:tcPr>
          <w:p w14:paraId="2460FFFD"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120</w:t>
            </w:r>
          </w:p>
        </w:tc>
        <w:tc>
          <w:tcPr>
            <w:tcW w:w="252" w:type="pct"/>
            <w:tcBorders>
              <w:top w:val="nil"/>
              <w:left w:val="nil"/>
              <w:bottom w:val="single" w:sz="4" w:space="0" w:color="auto"/>
              <w:right w:val="single" w:sz="4" w:space="0" w:color="auto"/>
            </w:tcBorders>
            <w:shd w:val="clear" w:color="auto" w:fill="auto"/>
            <w:vAlign w:val="center"/>
            <w:hideMark/>
          </w:tcPr>
          <w:p w14:paraId="384957FD"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8.16</w:t>
            </w:r>
          </w:p>
        </w:tc>
        <w:tc>
          <w:tcPr>
            <w:tcW w:w="2708" w:type="pct"/>
            <w:tcBorders>
              <w:top w:val="nil"/>
              <w:left w:val="nil"/>
              <w:bottom w:val="single" w:sz="4" w:space="0" w:color="auto"/>
              <w:right w:val="single" w:sz="4" w:space="0" w:color="auto"/>
            </w:tcBorders>
            <w:shd w:val="clear" w:color="auto" w:fill="auto"/>
            <w:noWrap/>
            <w:vAlign w:val="center"/>
            <w:hideMark/>
          </w:tcPr>
          <w:p w14:paraId="70C15EE5"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UE features</w:t>
            </w:r>
          </w:p>
        </w:tc>
      </w:tr>
      <w:tr w:rsidR="009B3D8A" w:rsidRPr="00A8498D" w14:paraId="35D62115" w14:textId="77777777" w:rsidTr="009B3D8A">
        <w:trPr>
          <w:trHeight w:val="225"/>
        </w:trPr>
        <w:tc>
          <w:tcPr>
            <w:tcW w:w="418" w:type="pct"/>
            <w:vMerge/>
            <w:tcBorders>
              <w:top w:val="nil"/>
              <w:left w:val="single" w:sz="4" w:space="0" w:color="auto"/>
              <w:bottom w:val="single" w:sz="4" w:space="0" w:color="000000"/>
              <w:right w:val="single" w:sz="4" w:space="0" w:color="auto"/>
            </w:tcBorders>
            <w:vAlign w:val="center"/>
            <w:hideMark/>
          </w:tcPr>
          <w:p w14:paraId="6E688567" w14:textId="77777777" w:rsidR="009B3D8A" w:rsidRPr="00A8498D" w:rsidRDefault="009B3D8A" w:rsidP="009B3D8A">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000000"/>
              <w:right w:val="single" w:sz="4" w:space="0" w:color="auto"/>
            </w:tcBorders>
            <w:vAlign w:val="center"/>
            <w:hideMark/>
          </w:tcPr>
          <w:p w14:paraId="3AD2B5C2" w14:textId="77777777" w:rsidR="009B3D8A" w:rsidRPr="00A8498D" w:rsidRDefault="009B3D8A" w:rsidP="009B3D8A">
            <w:pPr>
              <w:rPr>
                <w:rFonts w:ascii="Arial" w:eastAsia="Times New Roman" w:hAnsi="Arial" w:cs="Arial"/>
                <w:sz w:val="16"/>
                <w:szCs w:val="16"/>
                <w:lang w:eastAsia="en-GB"/>
              </w:rPr>
            </w:pPr>
          </w:p>
        </w:tc>
        <w:tc>
          <w:tcPr>
            <w:tcW w:w="403" w:type="pct"/>
            <w:vMerge/>
            <w:tcBorders>
              <w:top w:val="nil"/>
              <w:left w:val="single" w:sz="4" w:space="0" w:color="auto"/>
              <w:bottom w:val="single" w:sz="4" w:space="0" w:color="000000"/>
              <w:right w:val="single" w:sz="4" w:space="0" w:color="auto"/>
            </w:tcBorders>
            <w:vAlign w:val="center"/>
            <w:hideMark/>
          </w:tcPr>
          <w:p w14:paraId="40939856" w14:textId="77777777" w:rsidR="009B3D8A" w:rsidRPr="00A8498D" w:rsidRDefault="009B3D8A" w:rsidP="009B3D8A">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7947F24E"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Xiaodong</w:t>
            </w:r>
          </w:p>
        </w:tc>
        <w:tc>
          <w:tcPr>
            <w:tcW w:w="411" w:type="pct"/>
            <w:tcBorders>
              <w:top w:val="nil"/>
              <w:left w:val="nil"/>
              <w:bottom w:val="single" w:sz="4" w:space="0" w:color="auto"/>
              <w:right w:val="single" w:sz="4" w:space="0" w:color="auto"/>
            </w:tcBorders>
            <w:shd w:val="clear" w:color="auto" w:fill="auto"/>
            <w:vAlign w:val="center"/>
            <w:hideMark/>
          </w:tcPr>
          <w:p w14:paraId="58279D16"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30</w:t>
            </w:r>
          </w:p>
        </w:tc>
        <w:tc>
          <w:tcPr>
            <w:tcW w:w="252" w:type="pct"/>
            <w:tcBorders>
              <w:top w:val="nil"/>
              <w:left w:val="nil"/>
              <w:bottom w:val="single" w:sz="4" w:space="0" w:color="auto"/>
              <w:right w:val="single" w:sz="4" w:space="0" w:color="auto"/>
            </w:tcBorders>
            <w:shd w:val="clear" w:color="auto" w:fill="auto"/>
            <w:vAlign w:val="center"/>
            <w:hideMark/>
          </w:tcPr>
          <w:p w14:paraId="02C22D7D"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8.7</w:t>
            </w:r>
          </w:p>
        </w:tc>
        <w:tc>
          <w:tcPr>
            <w:tcW w:w="2708" w:type="pct"/>
            <w:tcBorders>
              <w:top w:val="nil"/>
              <w:left w:val="nil"/>
              <w:bottom w:val="single" w:sz="4" w:space="0" w:color="auto"/>
              <w:right w:val="single" w:sz="4" w:space="0" w:color="auto"/>
            </w:tcBorders>
            <w:shd w:val="clear" w:color="auto" w:fill="auto"/>
            <w:noWrap/>
            <w:vAlign w:val="center"/>
            <w:hideMark/>
          </w:tcPr>
          <w:p w14:paraId="6E57B560"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UE Power Saving Enhancements</w:t>
            </w:r>
          </w:p>
        </w:tc>
      </w:tr>
      <w:tr w:rsidR="009B3D8A" w:rsidRPr="00A8498D" w14:paraId="2464CC7C" w14:textId="77777777" w:rsidTr="009B3D8A">
        <w:trPr>
          <w:trHeight w:val="225"/>
        </w:trPr>
        <w:tc>
          <w:tcPr>
            <w:tcW w:w="418" w:type="pct"/>
            <w:vMerge/>
            <w:tcBorders>
              <w:top w:val="nil"/>
              <w:left w:val="single" w:sz="4" w:space="0" w:color="auto"/>
              <w:bottom w:val="single" w:sz="4" w:space="0" w:color="000000"/>
              <w:right w:val="single" w:sz="4" w:space="0" w:color="auto"/>
            </w:tcBorders>
            <w:vAlign w:val="center"/>
            <w:hideMark/>
          </w:tcPr>
          <w:p w14:paraId="72C0011C" w14:textId="77777777" w:rsidR="009B3D8A" w:rsidRPr="00A8498D" w:rsidRDefault="009B3D8A" w:rsidP="009B3D8A">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000000"/>
              <w:right w:val="single" w:sz="4" w:space="0" w:color="auto"/>
            </w:tcBorders>
            <w:vAlign w:val="center"/>
            <w:hideMark/>
          </w:tcPr>
          <w:p w14:paraId="4AF7913F" w14:textId="77777777" w:rsidR="009B3D8A" w:rsidRPr="00A8498D" w:rsidRDefault="009B3D8A" w:rsidP="009B3D8A">
            <w:pPr>
              <w:rPr>
                <w:rFonts w:ascii="Arial" w:eastAsia="Times New Roman" w:hAnsi="Arial" w:cs="Arial"/>
                <w:sz w:val="16"/>
                <w:szCs w:val="16"/>
                <w:lang w:eastAsia="en-GB"/>
              </w:rPr>
            </w:pPr>
          </w:p>
        </w:tc>
        <w:tc>
          <w:tcPr>
            <w:tcW w:w="403" w:type="pct"/>
            <w:vMerge/>
            <w:tcBorders>
              <w:top w:val="nil"/>
              <w:left w:val="single" w:sz="4" w:space="0" w:color="auto"/>
              <w:bottom w:val="single" w:sz="4" w:space="0" w:color="000000"/>
              <w:right w:val="single" w:sz="4" w:space="0" w:color="auto"/>
            </w:tcBorders>
            <w:vAlign w:val="center"/>
            <w:hideMark/>
          </w:tcPr>
          <w:p w14:paraId="168C0451" w14:textId="77777777" w:rsidR="009B3D8A" w:rsidRPr="00A8498D" w:rsidRDefault="009B3D8A" w:rsidP="009B3D8A">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148E5685"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Xiaodong</w:t>
            </w:r>
          </w:p>
        </w:tc>
        <w:tc>
          <w:tcPr>
            <w:tcW w:w="411" w:type="pct"/>
            <w:tcBorders>
              <w:top w:val="nil"/>
              <w:left w:val="nil"/>
              <w:bottom w:val="single" w:sz="4" w:space="0" w:color="auto"/>
              <w:right w:val="single" w:sz="4" w:space="0" w:color="auto"/>
            </w:tcBorders>
            <w:shd w:val="clear" w:color="auto" w:fill="auto"/>
            <w:vAlign w:val="center"/>
            <w:hideMark/>
          </w:tcPr>
          <w:p w14:paraId="3399DD8C"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30</w:t>
            </w:r>
          </w:p>
        </w:tc>
        <w:tc>
          <w:tcPr>
            <w:tcW w:w="252" w:type="pct"/>
            <w:tcBorders>
              <w:top w:val="nil"/>
              <w:left w:val="nil"/>
              <w:bottom w:val="single" w:sz="4" w:space="0" w:color="auto"/>
              <w:right w:val="single" w:sz="4" w:space="0" w:color="auto"/>
            </w:tcBorders>
            <w:shd w:val="clear" w:color="auto" w:fill="auto"/>
            <w:vAlign w:val="center"/>
            <w:hideMark/>
          </w:tcPr>
          <w:p w14:paraId="30D5044D"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8.6</w:t>
            </w:r>
          </w:p>
        </w:tc>
        <w:tc>
          <w:tcPr>
            <w:tcW w:w="2708" w:type="pct"/>
            <w:tcBorders>
              <w:top w:val="nil"/>
              <w:left w:val="nil"/>
              <w:bottom w:val="single" w:sz="4" w:space="0" w:color="auto"/>
              <w:right w:val="single" w:sz="4" w:space="0" w:color="auto"/>
            </w:tcBorders>
            <w:shd w:val="clear" w:color="auto" w:fill="auto"/>
            <w:noWrap/>
            <w:vAlign w:val="center"/>
            <w:hideMark/>
          </w:tcPr>
          <w:p w14:paraId="7712B98A"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Support of reduced capability NR devices</w:t>
            </w:r>
          </w:p>
        </w:tc>
      </w:tr>
      <w:tr w:rsidR="009B3D8A" w:rsidRPr="00A8498D" w14:paraId="4E2D207C" w14:textId="77777777" w:rsidTr="009B3D8A">
        <w:trPr>
          <w:trHeight w:val="225"/>
        </w:trPr>
        <w:tc>
          <w:tcPr>
            <w:tcW w:w="5000" w:type="pct"/>
            <w:gridSpan w:val="7"/>
            <w:tcBorders>
              <w:top w:val="single" w:sz="4" w:space="0" w:color="auto"/>
              <w:left w:val="single" w:sz="4" w:space="0" w:color="auto"/>
              <w:bottom w:val="single" w:sz="4" w:space="0" w:color="auto"/>
              <w:right w:val="single" w:sz="4" w:space="0" w:color="auto"/>
            </w:tcBorders>
            <w:shd w:val="clear" w:color="000000" w:fill="FFC000"/>
            <w:vAlign w:val="center"/>
            <w:hideMark/>
          </w:tcPr>
          <w:p w14:paraId="4A057382" w14:textId="77777777" w:rsidR="009B3D8A" w:rsidRPr="00A8498D" w:rsidRDefault="009B3D8A" w:rsidP="009B3D8A">
            <w:pPr>
              <w:jc w:val="center"/>
              <w:rPr>
                <w:rFonts w:ascii="Arial" w:eastAsia="Times New Roman" w:hAnsi="Arial" w:cs="Arial"/>
                <w:b/>
                <w:bCs/>
                <w:color w:val="000000"/>
                <w:sz w:val="16"/>
                <w:szCs w:val="16"/>
                <w:lang w:eastAsia="en-GB"/>
              </w:rPr>
            </w:pPr>
            <w:r w:rsidRPr="00A8498D">
              <w:rPr>
                <w:rFonts w:ascii="Arial" w:eastAsia="Times New Roman" w:hAnsi="Arial" w:cs="Arial"/>
                <w:b/>
                <w:bCs/>
                <w:color w:val="000000"/>
                <w:sz w:val="16"/>
                <w:szCs w:val="16"/>
                <w:lang w:eastAsia="en-GB"/>
              </w:rPr>
              <w:t>RAN1#108-e_GTW3_Week1</w:t>
            </w:r>
          </w:p>
        </w:tc>
      </w:tr>
      <w:tr w:rsidR="009B3D8A" w:rsidRPr="00A8498D" w14:paraId="1669B944" w14:textId="77777777" w:rsidTr="009B3D8A">
        <w:trPr>
          <w:trHeight w:val="225"/>
        </w:trPr>
        <w:tc>
          <w:tcPr>
            <w:tcW w:w="418" w:type="pct"/>
            <w:vMerge w:val="restart"/>
            <w:tcBorders>
              <w:top w:val="nil"/>
              <w:left w:val="single" w:sz="4" w:space="0" w:color="auto"/>
              <w:bottom w:val="single" w:sz="4" w:space="0" w:color="000000"/>
              <w:right w:val="single" w:sz="4" w:space="0" w:color="auto"/>
            </w:tcBorders>
            <w:shd w:val="clear" w:color="auto" w:fill="auto"/>
            <w:vAlign w:val="center"/>
            <w:hideMark/>
          </w:tcPr>
          <w:p w14:paraId="34442238"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Mon. 02/21</w:t>
            </w:r>
          </w:p>
        </w:tc>
        <w:tc>
          <w:tcPr>
            <w:tcW w:w="404" w:type="pct"/>
            <w:vMerge w:val="restart"/>
            <w:tcBorders>
              <w:top w:val="nil"/>
              <w:left w:val="single" w:sz="4" w:space="0" w:color="auto"/>
              <w:bottom w:val="single" w:sz="4" w:space="0" w:color="000000"/>
              <w:right w:val="single" w:sz="4" w:space="0" w:color="auto"/>
            </w:tcBorders>
            <w:shd w:val="clear" w:color="auto" w:fill="auto"/>
            <w:vAlign w:val="center"/>
            <w:hideMark/>
          </w:tcPr>
          <w:p w14:paraId="34E18AC6" w14:textId="77777777" w:rsidR="009B3D8A" w:rsidRPr="00A8498D" w:rsidRDefault="009B3D8A" w:rsidP="009B3D8A">
            <w:pPr>
              <w:jc w:val="center"/>
              <w:rPr>
                <w:rFonts w:ascii="Arial" w:eastAsia="Times New Roman" w:hAnsi="Arial" w:cs="Arial"/>
                <w:sz w:val="16"/>
                <w:szCs w:val="16"/>
                <w:lang w:eastAsia="en-GB"/>
              </w:rPr>
            </w:pPr>
            <w:r w:rsidRPr="00A8498D">
              <w:rPr>
                <w:rFonts w:ascii="Arial" w:eastAsia="Times New Roman" w:hAnsi="Arial" w:cs="Arial"/>
                <w:sz w:val="16"/>
                <w:szCs w:val="16"/>
                <w:lang w:eastAsia="en-GB"/>
              </w:rPr>
              <w:t>20:30 UTC</w:t>
            </w:r>
          </w:p>
        </w:tc>
        <w:tc>
          <w:tcPr>
            <w:tcW w:w="403" w:type="pct"/>
            <w:vMerge w:val="restart"/>
            <w:tcBorders>
              <w:top w:val="nil"/>
              <w:left w:val="single" w:sz="4" w:space="0" w:color="auto"/>
              <w:bottom w:val="single" w:sz="4" w:space="0" w:color="000000"/>
              <w:right w:val="single" w:sz="4" w:space="0" w:color="auto"/>
            </w:tcBorders>
            <w:shd w:val="clear" w:color="auto" w:fill="auto"/>
            <w:vAlign w:val="center"/>
            <w:hideMark/>
          </w:tcPr>
          <w:p w14:paraId="4B958BE5"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23:30 UTC</w:t>
            </w:r>
          </w:p>
        </w:tc>
        <w:tc>
          <w:tcPr>
            <w:tcW w:w="405" w:type="pct"/>
            <w:tcBorders>
              <w:top w:val="nil"/>
              <w:left w:val="nil"/>
              <w:bottom w:val="single" w:sz="4" w:space="0" w:color="auto"/>
              <w:right w:val="single" w:sz="4" w:space="0" w:color="auto"/>
            </w:tcBorders>
            <w:shd w:val="clear" w:color="auto" w:fill="auto"/>
            <w:vAlign w:val="center"/>
            <w:hideMark/>
          </w:tcPr>
          <w:p w14:paraId="4324B259"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David</w:t>
            </w:r>
          </w:p>
        </w:tc>
        <w:tc>
          <w:tcPr>
            <w:tcW w:w="411" w:type="pct"/>
            <w:tcBorders>
              <w:top w:val="nil"/>
              <w:left w:val="nil"/>
              <w:bottom w:val="single" w:sz="4" w:space="0" w:color="auto"/>
              <w:right w:val="single" w:sz="4" w:space="0" w:color="auto"/>
            </w:tcBorders>
            <w:shd w:val="clear" w:color="auto" w:fill="auto"/>
            <w:vAlign w:val="center"/>
            <w:hideMark/>
          </w:tcPr>
          <w:p w14:paraId="71DAD838"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60</w:t>
            </w:r>
          </w:p>
        </w:tc>
        <w:tc>
          <w:tcPr>
            <w:tcW w:w="252" w:type="pct"/>
            <w:tcBorders>
              <w:top w:val="nil"/>
              <w:left w:val="nil"/>
              <w:bottom w:val="single" w:sz="4" w:space="0" w:color="auto"/>
              <w:right w:val="single" w:sz="4" w:space="0" w:color="auto"/>
            </w:tcBorders>
            <w:shd w:val="clear" w:color="auto" w:fill="auto"/>
            <w:vAlign w:val="center"/>
            <w:hideMark/>
          </w:tcPr>
          <w:p w14:paraId="73A5DF04"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8.12</w:t>
            </w:r>
          </w:p>
        </w:tc>
        <w:tc>
          <w:tcPr>
            <w:tcW w:w="2708" w:type="pct"/>
            <w:tcBorders>
              <w:top w:val="nil"/>
              <w:left w:val="nil"/>
              <w:bottom w:val="single" w:sz="4" w:space="0" w:color="auto"/>
              <w:right w:val="single" w:sz="4" w:space="0" w:color="auto"/>
            </w:tcBorders>
            <w:shd w:val="clear" w:color="auto" w:fill="auto"/>
            <w:noWrap/>
            <w:vAlign w:val="bottom"/>
            <w:hideMark/>
          </w:tcPr>
          <w:p w14:paraId="3D699444"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NR Multicast and Broadcast Services</w:t>
            </w:r>
          </w:p>
        </w:tc>
      </w:tr>
      <w:tr w:rsidR="009B3D8A" w:rsidRPr="00A8498D" w14:paraId="3185462B" w14:textId="77777777" w:rsidTr="009B3D8A">
        <w:trPr>
          <w:trHeight w:val="225"/>
        </w:trPr>
        <w:tc>
          <w:tcPr>
            <w:tcW w:w="418" w:type="pct"/>
            <w:vMerge/>
            <w:tcBorders>
              <w:top w:val="nil"/>
              <w:left w:val="single" w:sz="4" w:space="0" w:color="auto"/>
              <w:bottom w:val="single" w:sz="4" w:space="0" w:color="000000"/>
              <w:right w:val="single" w:sz="4" w:space="0" w:color="auto"/>
            </w:tcBorders>
            <w:vAlign w:val="center"/>
            <w:hideMark/>
          </w:tcPr>
          <w:p w14:paraId="70F520E5" w14:textId="77777777" w:rsidR="009B3D8A" w:rsidRPr="00A8498D" w:rsidRDefault="009B3D8A" w:rsidP="009B3D8A">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000000"/>
              <w:right w:val="single" w:sz="4" w:space="0" w:color="auto"/>
            </w:tcBorders>
            <w:vAlign w:val="center"/>
            <w:hideMark/>
          </w:tcPr>
          <w:p w14:paraId="06FBDE11" w14:textId="77777777" w:rsidR="009B3D8A" w:rsidRPr="00A8498D" w:rsidRDefault="009B3D8A" w:rsidP="009B3D8A">
            <w:pPr>
              <w:rPr>
                <w:rFonts w:ascii="Arial" w:eastAsia="Times New Roman" w:hAnsi="Arial" w:cs="Arial"/>
                <w:sz w:val="16"/>
                <w:szCs w:val="16"/>
                <w:lang w:eastAsia="en-GB"/>
              </w:rPr>
            </w:pPr>
          </w:p>
        </w:tc>
        <w:tc>
          <w:tcPr>
            <w:tcW w:w="403" w:type="pct"/>
            <w:vMerge/>
            <w:tcBorders>
              <w:top w:val="nil"/>
              <w:left w:val="single" w:sz="4" w:space="0" w:color="auto"/>
              <w:bottom w:val="single" w:sz="4" w:space="0" w:color="000000"/>
              <w:right w:val="single" w:sz="4" w:space="0" w:color="auto"/>
            </w:tcBorders>
            <w:vAlign w:val="center"/>
            <w:hideMark/>
          </w:tcPr>
          <w:p w14:paraId="0782E2CF" w14:textId="77777777" w:rsidR="009B3D8A" w:rsidRPr="00A8498D" w:rsidRDefault="009B3D8A" w:rsidP="009B3D8A">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4343CE41"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Ralf</w:t>
            </w:r>
          </w:p>
        </w:tc>
        <w:tc>
          <w:tcPr>
            <w:tcW w:w="411" w:type="pct"/>
            <w:tcBorders>
              <w:top w:val="nil"/>
              <w:left w:val="nil"/>
              <w:bottom w:val="single" w:sz="4" w:space="0" w:color="auto"/>
              <w:right w:val="single" w:sz="4" w:space="0" w:color="auto"/>
            </w:tcBorders>
            <w:shd w:val="clear" w:color="auto" w:fill="auto"/>
            <w:vAlign w:val="center"/>
            <w:hideMark/>
          </w:tcPr>
          <w:p w14:paraId="1B4C7027"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120</w:t>
            </w:r>
          </w:p>
        </w:tc>
        <w:tc>
          <w:tcPr>
            <w:tcW w:w="252" w:type="pct"/>
            <w:tcBorders>
              <w:top w:val="nil"/>
              <w:left w:val="nil"/>
              <w:bottom w:val="single" w:sz="4" w:space="0" w:color="auto"/>
              <w:right w:val="single" w:sz="4" w:space="0" w:color="auto"/>
            </w:tcBorders>
            <w:shd w:val="clear" w:color="auto" w:fill="auto"/>
            <w:vAlign w:val="center"/>
            <w:hideMark/>
          </w:tcPr>
          <w:p w14:paraId="5E774828"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8.16</w:t>
            </w:r>
          </w:p>
        </w:tc>
        <w:tc>
          <w:tcPr>
            <w:tcW w:w="2708" w:type="pct"/>
            <w:tcBorders>
              <w:top w:val="nil"/>
              <w:left w:val="nil"/>
              <w:bottom w:val="single" w:sz="4" w:space="0" w:color="auto"/>
              <w:right w:val="single" w:sz="4" w:space="0" w:color="auto"/>
            </w:tcBorders>
            <w:shd w:val="clear" w:color="auto" w:fill="auto"/>
            <w:noWrap/>
            <w:vAlign w:val="center"/>
            <w:hideMark/>
          </w:tcPr>
          <w:p w14:paraId="21180505"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UE features</w:t>
            </w:r>
          </w:p>
        </w:tc>
      </w:tr>
      <w:tr w:rsidR="009B3D8A" w:rsidRPr="00A8498D" w14:paraId="389F708A" w14:textId="77777777" w:rsidTr="009B3D8A">
        <w:trPr>
          <w:trHeight w:val="225"/>
        </w:trPr>
        <w:tc>
          <w:tcPr>
            <w:tcW w:w="418" w:type="pct"/>
            <w:vMerge w:val="restart"/>
            <w:tcBorders>
              <w:top w:val="nil"/>
              <w:left w:val="single" w:sz="4" w:space="0" w:color="auto"/>
              <w:bottom w:val="single" w:sz="4" w:space="0" w:color="000000"/>
              <w:right w:val="single" w:sz="4" w:space="0" w:color="auto"/>
            </w:tcBorders>
            <w:shd w:val="clear" w:color="auto" w:fill="auto"/>
            <w:vAlign w:val="center"/>
            <w:hideMark/>
          </w:tcPr>
          <w:p w14:paraId="60E19FAF"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Tue. 02/22</w:t>
            </w:r>
          </w:p>
        </w:tc>
        <w:tc>
          <w:tcPr>
            <w:tcW w:w="404" w:type="pct"/>
            <w:vMerge w:val="restart"/>
            <w:tcBorders>
              <w:top w:val="nil"/>
              <w:left w:val="single" w:sz="4" w:space="0" w:color="auto"/>
              <w:bottom w:val="single" w:sz="4" w:space="0" w:color="000000"/>
              <w:right w:val="single" w:sz="4" w:space="0" w:color="auto"/>
            </w:tcBorders>
            <w:shd w:val="clear" w:color="auto" w:fill="auto"/>
            <w:vAlign w:val="center"/>
            <w:hideMark/>
          </w:tcPr>
          <w:p w14:paraId="4AB7E207" w14:textId="77777777" w:rsidR="009B3D8A" w:rsidRPr="00A8498D" w:rsidRDefault="009B3D8A" w:rsidP="009B3D8A">
            <w:pPr>
              <w:jc w:val="center"/>
              <w:rPr>
                <w:rFonts w:ascii="Arial" w:eastAsia="Times New Roman" w:hAnsi="Arial" w:cs="Arial"/>
                <w:sz w:val="16"/>
                <w:szCs w:val="16"/>
                <w:lang w:eastAsia="en-GB"/>
              </w:rPr>
            </w:pPr>
            <w:r w:rsidRPr="00A8498D">
              <w:rPr>
                <w:rFonts w:ascii="Arial" w:eastAsia="Times New Roman" w:hAnsi="Arial" w:cs="Arial"/>
                <w:sz w:val="16"/>
                <w:szCs w:val="16"/>
                <w:lang w:eastAsia="en-GB"/>
              </w:rPr>
              <w:t>20:30 UTC</w:t>
            </w:r>
          </w:p>
        </w:tc>
        <w:tc>
          <w:tcPr>
            <w:tcW w:w="403" w:type="pct"/>
            <w:vMerge w:val="restart"/>
            <w:tcBorders>
              <w:top w:val="nil"/>
              <w:left w:val="single" w:sz="4" w:space="0" w:color="auto"/>
              <w:bottom w:val="single" w:sz="4" w:space="0" w:color="000000"/>
              <w:right w:val="single" w:sz="4" w:space="0" w:color="auto"/>
            </w:tcBorders>
            <w:shd w:val="clear" w:color="auto" w:fill="auto"/>
            <w:vAlign w:val="center"/>
            <w:hideMark/>
          </w:tcPr>
          <w:p w14:paraId="0B66FE23"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23:30 UTC</w:t>
            </w:r>
          </w:p>
        </w:tc>
        <w:tc>
          <w:tcPr>
            <w:tcW w:w="405" w:type="pct"/>
            <w:tcBorders>
              <w:top w:val="nil"/>
              <w:left w:val="nil"/>
              <w:bottom w:val="single" w:sz="4" w:space="0" w:color="auto"/>
              <w:right w:val="single" w:sz="4" w:space="0" w:color="auto"/>
            </w:tcBorders>
            <w:shd w:val="clear" w:color="auto" w:fill="auto"/>
            <w:vAlign w:val="center"/>
            <w:hideMark/>
          </w:tcPr>
          <w:p w14:paraId="09304528"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David</w:t>
            </w:r>
          </w:p>
        </w:tc>
        <w:tc>
          <w:tcPr>
            <w:tcW w:w="411" w:type="pct"/>
            <w:tcBorders>
              <w:top w:val="nil"/>
              <w:left w:val="nil"/>
              <w:bottom w:val="single" w:sz="4" w:space="0" w:color="auto"/>
              <w:right w:val="single" w:sz="4" w:space="0" w:color="auto"/>
            </w:tcBorders>
            <w:shd w:val="clear" w:color="auto" w:fill="auto"/>
            <w:vAlign w:val="center"/>
            <w:hideMark/>
          </w:tcPr>
          <w:p w14:paraId="1BD9CB1A"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50</w:t>
            </w:r>
          </w:p>
        </w:tc>
        <w:tc>
          <w:tcPr>
            <w:tcW w:w="252" w:type="pct"/>
            <w:tcBorders>
              <w:top w:val="nil"/>
              <w:left w:val="nil"/>
              <w:bottom w:val="single" w:sz="4" w:space="0" w:color="auto"/>
              <w:right w:val="single" w:sz="4" w:space="0" w:color="auto"/>
            </w:tcBorders>
            <w:shd w:val="clear" w:color="auto" w:fill="auto"/>
            <w:vAlign w:val="center"/>
            <w:hideMark/>
          </w:tcPr>
          <w:p w14:paraId="0D51676F"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8.5</w:t>
            </w:r>
          </w:p>
        </w:tc>
        <w:tc>
          <w:tcPr>
            <w:tcW w:w="2708" w:type="pct"/>
            <w:tcBorders>
              <w:top w:val="nil"/>
              <w:left w:val="nil"/>
              <w:bottom w:val="single" w:sz="4" w:space="0" w:color="auto"/>
              <w:right w:val="single" w:sz="4" w:space="0" w:color="auto"/>
            </w:tcBorders>
            <w:shd w:val="clear" w:color="auto" w:fill="auto"/>
            <w:noWrap/>
            <w:vAlign w:val="center"/>
            <w:hideMark/>
          </w:tcPr>
          <w:p w14:paraId="06F9CFA4"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NR positioning enhancements</w:t>
            </w:r>
          </w:p>
        </w:tc>
      </w:tr>
      <w:tr w:rsidR="009B3D8A" w:rsidRPr="00A8498D" w14:paraId="242016A6" w14:textId="77777777" w:rsidTr="009B3D8A">
        <w:trPr>
          <w:trHeight w:val="225"/>
        </w:trPr>
        <w:tc>
          <w:tcPr>
            <w:tcW w:w="418" w:type="pct"/>
            <w:vMerge/>
            <w:tcBorders>
              <w:top w:val="nil"/>
              <w:left w:val="single" w:sz="4" w:space="0" w:color="auto"/>
              <w:bottom w:val="single" w:sz="4" w:space="0" w:color="000000"/>
              <w:right w:val="single" w:sz="4" w:space="0" w:color="auto"/>
            </w:tcBorders>
            <w:vAlign w:val="center"/>
            <w:hideMark/>
          </w:tcPr>
          <w:p w14:paraId="57AD2D2E" w14:textId="77777777" w:rsidR="009B3D8A" w:rsidRPr="00A8498D" w:rsidRDefault="009B3D8A" w:rsidP="009B3D8A">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000000"/>
              <w:right w:val="single" w:sz="4" w:space="0" w:color="auto"/>
            </w:tcBorders>
            <w:vAlign w:val="center"/>
            <w:hideMark/>
          </w:tcPr>
          <w:p w14:paraId="29AB2FC1" w14:textId="77777777" w:rsidR="009B3D8A" w:rsidRPr="00A8498D" w:rsidRDefault="009B3D8A" w:rsidP="009B3D8A">
            <w:pPr>
              <w:rPr>
                <w:rFonts w:ascii="Arial" w:eastAsia="Times New Roman" w:hAnsi="Arial" w:cs="Arial"/>
                <w:sz w:val="16"/>
                <w:szCs w:val="16"/>
                <w:lang w:eastAsia="en-GB"/>
              </w:rPr>
            </w:pPr>
          </w:p>
        </w:tc>
        <w:tc>
          <w:tcPr>
            <w:tcW w:w="403" w:type="pct"/>
            <w:vMerge/>
            <w:tcBorders>
              <w:top w:val="nil"/>
              <w:left w:val="single" w:sz="4" w:space="0" w:color="auto"/>
              <w:bottom w:val="single" w:sz="4" w:space="0" w:color="000000"/>
              <w:right w:val="single" w:sz="4" w:space="0" w:color="auto"/>
            </w:tcBorders>
            <w:vAlign w:val="center"/>
            <w:hideMark/>
          </w:tcPr>
          <w:p w14:paraId="2753C420" w14:textId="77777777" w:rsidR="009B3D8A" w:rsidRPr="00A8498D" w:rsidRDefault="009B3D8A" w:rsidP="009B3D8A">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5397BE44"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David</w:t>
            </w:r>
          </w:p>
        </w:tc>
        <w:tc>
          <w:tcPr>
            <w:tcW w:w="411" w:type="pct"/>
            <w:tcBorders>
              <w:top w:val="nil"/>
              <w:left w:val="nil"/>
              <w:bottom w:val="single" w:sz="4" w:space="0" w:color="auto"/>
              <w:right w:val="single" w:sz="4" w:space="0" w:color="auto"/>
            </w:tcBorders>
            <w:shd w:val="clear" w:color="auto" w:fill="auto"/>
            <w:vAlign w:val="center"/>
            <w:hideMark/>
          </w:tcPr>
          <w:p w14:paraId="7F6B0AD8"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30</w:t>
            </w:r>
          </w:p>
        </w:tc>
        <w:tc>
          <w:tcPr>
            <w:tcW w:w="252" w:type="pct"/>
            <w:tcBorders>
              <w:top w:val="nil"/>
              <w:left w:val="nil"/>
              <w:bottom w:val="single" w:sz="4" w:space="0" w:color="auto"/>
              <w:right w:val="single" w:sz="4" w:space="0" w:color="auto"/>
            </w:tcBorders>
            <w:shd w:val="clear" w:color="auto" w:fill="auto"/>
            <w:vAlign w:val="center"/>
            <w:hideMark/>
          </w:tcPr>
          <w:p w14:paraId="488BFFFF"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8.12</w:t>
            </w:r>
          </w:p>
        </w:tc>
        <w:tc>
          <w:tcPr>
            <w:tcW w:w="2708" w:type="pct"/>
            <w:tcBorders>
              <w:top w:val="nil"/>
              <w:left w:val="nil"/>
              <w:bottom w:val="single" w:sz="4" w:space="0" w:color="auto"/>
              <w:right w:val="single" w:sz="4" w:space="0" w:color="auto"/>
            </w:tcBorders>
            <w:shd w:val="clear" w:color="auto" w:fill="auto"/>
            <w:noWrap/>
            <w:vAlign w:val="bottom"/>
            <w:hideMark/>
          </w:tcPr>
          <w:p w14:paraId="3DE8B978"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NR Multicast and Broadcast Services</w:t>
            </w:r>
          </w:p>
        </w:tc>
      </w:tr>
      <w:tr w:rsidR="009B3D8A" w:rsidRPr="00A8498D" w14:paraId="4A54EDC2" w14:textId="77777777" w:rsidTr="009B3D8A">
        <w:trPr>
          <w:trHeight w:val="225"/>
        </w:trPr>
        <w:tc>
          <w:tcPr>
            <w:tcW w:w="418" w:type="pct"/>
            <w:vMerge/>
            <w:tcBorders>
              <w:top w:val="nil"/>
              <w:left w:val="single" w:sz="4" w:space="0" w:color="auto"/>
              <w:bottom w:val="single" w:sz="4" w:space="0" w:color="000000"/>
              <w:right w:val="single" w:sz="4" w:space="0" w:color="auto"/>
            </w:tcBorders>
            <w:vAlign w:val="center"/>
            <w:hideMark/>
          </w:tcPr>
          <w:p w14:paraId="7E11A0EA" w14:textId="77777777" w:rsidR="009B3D8A" w:rsidRPr="00A8498D" w:rsidRDefault="009B3D8A" w:rsidP="009B3D8A">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000000"/>
              <w:right w:val="single" w:sz="4" w:space="0" w:color="auto"/>
            </w:tcBorders>
            <w:vAlign w:val="center"/>
            <w:hideMark/>
          </w:tcPr>
          <w:p w14:paraId="05571D35" w14:textId="77777777" w:rsidR="009B3D8A" w:rsidRPr="00A8498D" w:rsidRDefault="009B3D8A" w:rsidP="009B3D8A">
            <w:pPr>
              <w:rPr>
                <w:rFonts w:ascii="Arial" w:eastAsia="Times New Roman" w:hAnsi="Arial" w:cs="Arial"/>
                <w:sz w:val="16"/>
                <w:szCs w:val="16"/>
                <w:lang w:eastAsia="en-GB"/>
              </w:rPr>
            </w:pPr>
          </w:p>
        </w:tc>
        <w:tc>
          <w:tcPr>
            <w:tcW w:w="403" w:type="pct"/>
            <w:vMerge/>
            <w:tcBorders>
              <w:top w:val="nil"/>
              <w:left w:val="single" w:sz="4" w:space="0" w:color="auto"/>
              <w:bottom w:val="single" w:sz="4" w:space="0" w:color="000000"/>
              <w:right w:val="single" w:sz="4" w:space="0" w:color="auto"/>
            </w:tcBorders>
            <w:vAlign w:val="center"/>
            <w:hideMark/>
          </w:tcPr>
          <w:p w14:paraId="7A0838D1" w14:textId="77777777" w:rsidR="009B3D8A" w:rsidRPr="00A8498D" w:rsidRDefault="009B3D8A" w:rsidP="009B3D8A">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28789D78"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Ralf</w:t>
            </w:r>
          </w:p>
        </w:tc>
        <w:tc>
          <w:tcPr>
            <w:tcW w:w="411" w:type="pct"/>
            <w:tcBorders>
              <w:top w:val="nil"/>
              <w:left w:val="nil"/>
              <w:bottom w:val="single" w:sz="4" w:space="0" w:color="auto"/>
              <w:right w:val="single" w:sz="4" w:space="0" w:color="auto"/>
            </w:tcBorders>
            <w:shd w:val="clear" w:color="auto" w:fill="auto"/>
            <w:vAlign w:val="center"/>
            <w:hideMark/>
          </w:tcPr>
          <w:p w14:paraId="363DBBAB"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100</w:t>
            </w:r>
          </w:p>
        </w:tc>
        <w:tc>
          <w:tcPr>
            <w:tcW w:w="252" w:type="pct"/>
            <w:tcBorders>
              <w:top w:val="nil"/>
              <w:left w:val="nil"/>
              <w:bottom w:val="single" w:sz="4" w:space="0" w:color="auto"/>
              <w:right w:val="single" w:sz="4" w:space="0" w:color="auto"/>
            </w:tcBorders>
            <w:shd w:val="clear" w:color="auto" w:fill="auto"/>
            <w:vAlign w:val="center"/>
            <w:hideMark/>
          </w:tcPr>
          <w:p w14:paraId="79555600"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8.16</w:t>
            </w:r>
          </w:p>
        </w:tc>
        <w:tc>
          <w:tcPr>
            <w:tcW w:w="2708" w:type="pct"/>
            <w:tcBorders>
              <w:top w:val="nil"/>
              <w:left w:val="nil"/>
              <w:bottom w:val="single" w:sz="4" w:space="0" w:color="auto"/>
              <w:right w:val="single" w:sz="4" w:space="0" w:color="auto"/>
            </w:tcBorders>
            <w:shd w:val="clear" w:color="auto" w:fill="auto"/>
            <w:noWrap/>
            <w:vAlign w:val="center"/>
            <w:hideMark/>
          </w:tcPr>
          <w:p w14:paraId="59D137C2"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UE features</w:t>
            </w:r>
          </w:p>
        </w:tc>
      </w:tr>
      <w:tr w:rsidR="009B3D8A" w:rsidRPr="00A8498D" w14:paraId="39FAC921" w14:textId="77777777" w:rsidTr="009B3D8A">
        <w:trPr>
          <w:trHeight w:val="225"/>
        </w:trPr>
        <w:tc>
          <w:tcPr>
            <w:tcW w:w="418" w:type="pct"/>
            <w:vMerge w:val="restart"/>
            <w:tcBorders>
              <w:top w:val="nil"/>
              <w:left w:val="single" w:sz="4" w:space="0" w:color="auto"/>
              <w:bottom w:val="single" w:sz="4" w:space="0" w:color="000000"/>
              <w:right w:val="single" w:sz="4" w:space="0" w:color="auto"/>
            </w:tcBorders>
            <w:shd w:val="clear" w:color="auto" w:fill="auto"/>
            <w:vAlign w:val="center"/>
            <w:hideMark/>
          </w:tcPr>
          <w:p w14:paraId="373214FA"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Wed. 02/23</w:t>
            </w:r>
          </w:p>
        </w:tc>
        <w:tc>
          <w:tcPr>
            <w:tcW w:w="404" w:type="pct"/>
            <w:vMerge w:val="restart"/>
            <w:tcBorders>
              <w:top w:val="nil"/>
              <w:left w:val="single" w:sz="4" w:space="0" w:color="auto"/>
              <w:bottom w:val="single" w:sz="4" w:space="0" w:color="000000"/>
              <w:right w:val="single" w:sz="4" w:space="0" w:color="auto"/>
            </w:tcBorders>
            <w:shd w:val="clear" w:color="auto" w:fill="auto"/>
            <w:vAlign w:val="center"/>
            <w:hideMark/>
          </w:tcPr>
          <w:p w14:paraId="175B8B12" w14:textId="77777777" w:rsidR="009B3D8A" w:rsidRPr="00A8498D" w:rsidRDefault="009B3D8A" w:rsidP="009B3D8A">
            <w:pPr>
              <w:jc w:val="center"/>
              <w:rPr>
                <w:rFonts w:ascii="Arial" w:eastAsia="Times New Roman" w:hAnsi="Arial" w:cs="Arial"/>
                <w:sz w:val="16"/>
                <w:szCs w:val="16"/>
                <w:lang w:eastAsia="en-GB"/>
              </w:rPr>
            </w:pPr>
            <w:r w:rsidRPr="00A8498D">
              <w:rPr>
                <w:rFonts w:ascii="Arial" w:eastAsia="Times New Roman" w:hAnsi="Arial" w:cs="Arial"/>
                <w:sz w:val="16"/>
                <w:szCs w:val="16"/>
                <w:lang w:eastAsia="en-GB"/>
              </w:rPr>
              <w:t>20:30 UTC</w:t>
            </w:r>
          </w:p>
        </w:tc>
        <w:tc>
          <w:tcPr>
            <w:tcW w:w="403" w:type="pct"/>
            <w:vMerge w:val="restart"/>
            <w:tcBorders>
              <w:top w:val="nil"/>
              <w:left w:val="single" w:sz="4" w:space="0" w:color="auto"/>
              <w:bottom w:val="single" w:sz="4" w:space="0" w:color="000000"/>
              <w:right w:val="single" w:sz="4" w:space="0" w:color="auto"/>
            </w:tcBorders>
            <w:shd w:val="clear" w:color="auto" w:fill="auto"/>
            <w:vAlign w:val="center"/>
            <w:hideMark/>
          </w:tcPr>
          <w:p w14:paraId="2DF2F99F"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23:30 UTC</w:t>
            </w:r>
          </w:p>
        </w:tc>
        <w:tc>
          <w:tcPr>
            <w:tcW w:w="405" w:type="pct"/>
            <w:tcBorders>
              <w:top w:val="nil"/>
              <w:left w:val="nil"/>
              <w:bottom w:val="single" w:sz="4" w:space="0" w:color="auto"/>
              <w:right w:val="single" w:sz="4" w:space="0" w:color="auto"/>
            </w:tcBorders>
            <w:shd w:val="clear" w:color="auto" w:fill="auto"/>
            <w:vAlign w:val="center"/>
            <w:hideMark/>
          </w:tcPr>
          <w:p w14:paraId="5D5F188F"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David</w:t>
            </w:r>
          </w:p>
        </w:tc>
        <w:tc>
          <w:tcPr>
            <w:tcW w:w="411" w:type="pct"/>
            <w:tcBorders>
              <w:top w:val="nil"/>
              <w:left w:val="nil"/>
              <w:bottom w:val="single" w:sz="4" w:space="0" w:color="auto"/>
              <w:right w:val="single" w:sz="4" w:space="0" w:color="auto"/>
            </w:tcBorders>
            <w:shd w:val="clear" w:color="auto" w:fill="auto"/>
            <w:vAlign w:val="center"/>
            <w:hideMark/>
          </w:tcPr>
          <w:p w14:paraId="243E10F3"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30</w:t>
            </w:r>
          </w:p>
        </w:tc>
        <w:tc>
          <w:tcPr>
            <w:tcW w:w="252" w:type="pct"/>
            <w:tcBorders>
              <w:top w:val="nil"/>
              <w:left w:val="nil"/>
              <w:bottom w:val="single" w:sz="4" w:space="0" w:color="auto"/>
              <w:right w:val="single" w:sz="4" w:space="0" w:color="auto"/>
            </w:tcBorders>
            <w:shd w:val="clear" w:color="auto" w:fill="auto"/>
            <w:vAlign w:val="center"/>
            <w:hideMark/>
          </w:tcPr>
          <w:p w14:paraId="7C1CFC70"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8.14</w:t>
            </w:r>
          </w:p>
        </w:tc>
        <w:tc>
          <w:tcPr>
            <w:tcW w:w="2708" w:type="pct"/>
            <w:tcBorders>
              <w:top w:val="nil"/>
              <w:left w:val="nil"/>
              <w:bottom w:val="single" w:sz="4" w:space="0" w:color="auto"/>
              <w:right w:val="single" w:sz="4" w:space="0" w:color="auto"/>
            </w:tcBorders>
            <w:shd w:val="clear" w:color="auto" w:fill="auto"/>
            <w:noWrap/>
            <w:vAlign w:val="bottom"/>
            <w:hideMark/>
          </w:tcPr>
          <w:p w14:paraId="7F0D3D6F"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NB-IoT/eMTC support for non-terrestrial networks (NTN)</w:t>
            </w:r>
          </w:p>
        </w:tc>
      </w:tr>
      <w:tr w:rsidR="009B3D8A" w:rsidRPr="00A8498D" w14:paraId="40EFE7D2" w14:textId="77777777" w:rsidTr="009B3D8A">
        <w:trPr>
          <w:trHeight w:val="225"/>
        </w:trPr>
        <w:tc>
          <w:tcPr>
            <w:tcW w:w="418" w:type="pct"/>
            <w:vMerge/>
            <w:tcBorders>
              <w:top w:val="nil"/>
              <w:left w:val="single" w:sz="4" w:space="0" w:color="auto"/>
              <w:bottom w:val="single" w:sz="4" w:space="0" w:color="000000"/>
              <w:right w:val="single" w:sz="4" w:space="0" w:color="auto"/>
            </w:tcBorders>
            <w:vAlign w:val="center"/>
            <w:hideMark/>
          </w:tcPr>
          <w:p w14:paraId="6502CFED" w14:textId="77777777" w:rsidR="009B3D8A" w:rsidRPr="00A8498D" w:rsidRDefault="009B3D8A" w:rsidP="009B3D8A">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000000"/>
              <w:right w:val="single" w:sz="4" w:space="0" w:color="auto"/>
            </w:tcBorders>
            <w:vAlign w:val="center"/>
            <w:hideMark/>
          </w:tcPr>
          <w:p w14:paraId="37EFA83D" w14:textId="77777777" w:rsidR="009B3D8A" w:rsidRPr="00A8498D" w:rsidRDefault="009B3D8A" w:rsidP="009B3D8A">
            <w:pPr>
              <w:rPr>
                <w:rFonts w:ascii="Arial" w:eastAsia="Times New Roman" w:hAnsi="Arial" w:cs="Arial"/>
                <w:sz w:val="16"/>
                <w:szCs w:val="16"/>
                <w:lang w:eastAsia="en-GB"/>
              </w:rPr>
            </w:pPr>
          </w:p>
        </w:tc>
        <w:tc>
          <w:tcPr>
            <w:tcW w:w="403" w:type="pct"/>
            <w:vMerge/>
            <w:tcBorders>
              <w:top w:val="nil"/>
              <w:left w:val="single" w:sz="4" w:space="0" w:color="auto"/>
              <w:bottom w:val="single" w:sz="4" w:space="0" w:color="000000"/>
              <w:right w:val="single" w:sz="4" w:space="0" w:color="auto"/>
            </w:tcBorders>
            <w:vAlign w:val="center"/>
            <w:hideMark/>
          </w:tcPr>
          <w:p w14:paraId="001610A5" w14:textId="77777777" w:rsidR="009B3D8A" w:rsidRPr="00A8498D" w:rsidRDefault="009B3D8A" w:rsidP="009B3D8A">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69892D4E"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David</w:t>
            </w:r>
          </w:p>
        </w:tc>
        <w:tc>
          <w:tcPr>
            <w:tcW w:w="411" w:type="pct"/>
            <w:tcBorders>
              <w:top w:val="nil"/>
              <w:left w:val="nil"/>
              <w:bottom w:val="single" w:sz="4" w:space="0" w:color="auto"/>
              <w:right w:val="single" w:sz="4" w:space="0" w:color="auto"/>
            </w:tcBorders>
            <w:shd w:val="clear" w:color="auto" w:fill="auto"/>
            <w:vAlign w:val="center"/>
            <w:hideMark/>
          </w:tcPr>
          <w:p w14:paraId="4E9BFF59"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30</w:t>
            </w:r>
          </w:p>
        </w:tc>
        <w:tc>
          <w:tcPr>
            <w:tcW w:w="252" w:type="pct"/>
            <w:tcBorders>
              <w:top w:val="nil"/>
              <w:left w:val="nil"/>
              <w:bottom w:val="single" w:sz="4" w:space="0" w:color="auto"/>
              <w:right w:val="single" w:sz="4" w:space="0" w:color="auto"/>
            </w:tcBorders>
            <w:shd w:val="clear" w:color="auto" w:fill="auto"/>
            <w:vAlign w:val="center"/>
            <w:hideMark/>
          </w:tcPr>
          <w:p w14:paraId="519FE407"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8.4</w:t>
            </w:r>
          </w:p>
        </w:tc>
        <w:tc>
          <w:tcPr>
            <w:tcW w:w="2708" w:type="pct"/>
            <w:tcBorders>
              <w:top w:val="nil"/>
              <w:left w:val="nil"/>
              <w:bottom w:val="single" w:sz="4" w:space="0" w:color="auto"/>
              <w:right w:val="single" w:sz="4" w:space="0" w:color="auto"/>
            </w:tcBorders>
            <w:shd w:val="clear" w:color="auto" w:fill="auto"/>
            <w:noWrap/>
            <w:vAlign w:val="center"/>
            <w:hideMark/>
          </w:tcPr>
          <w:p w14:paraId="7DFBD38E"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Solutions for NR to support non-terrestrial networks (NTN)</w:t>
            </w:r>
          </w:p>
        </w:tc>
      </w:tr>
      <w:tr w:rsidR="009B3D8A" w:rsidRPr="00A8498D" w14:paraId="5732E93A" w14:textId="77777777" w:rsidTr="009B3D8A">
        <w:trPr>
          <w:trHeight w:val="225"/>
        </w:trPr>
        <w:tc>
          <w:tcPr>
            <w:tcW w:w="418" w:type="pct"/>
            <w:vMerge/>
            <w:tcBorders>
              <w:top w:val="nil"/>
              <w:left w:val="single" w:sz="4" w:space="0" w:color="auto"/>
              <w:bottom w:val="single" w:sz="4" w:space="0" w:color="000000"/>
              <w:right w:val="single" w:sz="4" w:space="0" w:color="auto"/>
            </w:tcBorders>
            <w:vAlign w:val="center"/>
            <w:hideMark/>
          </w:tcPr>
          <w:p w14:paraId="4E9D393B" w14:textId="77777777" w:rsidR="009B3D8A" w:rsidRPr="00A8498D" w:rsidRDefault="009B3D8A" w:rsidP="009B3D8A">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000000"/>
              <w:right w:val="single" w:sz="4" w:space="0" w:color="auto"/>
            </w:tcBorders>
            <w:vAlign w:val="center"/>
            <w:hideMark/>
          </w:tcPr>
          <w:p w14:paraId="00A97364" w14:textId="77777777" w:rsidR="009B3D8A" w:rsidRPr="00A8498D" w:rsidRDefault="009B3D8A" w:rsidP="009B3D8A">
            <w:pPr>
              <w:rPr>
                <w:rFonts w:ascii="Arial" w:eastAsia="Times New Roman" w:hAnsi="Arial" w:cs="Arial"/>
                <w:sz w:val="16"/>
                <w:szCs w:val="16"/>
                <w:lang w:eastAsia="en-GB"/>
              </w:rPr>
            </w:pPr>
          </w:p>
        </w:tc>
        <w:tc>
          <w:tcPr>
            <w:tcW w:w="403" w:type="pct"/>
            <w:vMerge/>
            <w:tcBorders>
              <w:top w:val="nil"/>
              <w:left w:val="single" w:sz="4" w:space="0" w:color="auto"/>
              <w:bottom w:val="single" w:sz="4" w:space="0" w:color="000000"/>
              <w:right w:val="single" w:sz="4" w:space="0" w:color="auto"/>
            </w:tcBorders>
            <w:vAlign w:val="center"/>
            <w:hideMark/>
          </w:tcPr>
          <w:p w14:paraId="7FBC6677" w14:textId="77777777" w:rsidR="009B3D8A" w:rsidRPr="00A8498D" w:rsidRDefault="009B3D8A" w:rsidP="009B3D8A">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79B3EAB3"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Ralf</w:t>
            </w:r>
          </w:p>
        </w:tc>
        <w:tc>
          <w:tcPr>
            <w:tcW w:w="411" w:type="pct"/>
            <w:tcBorders>
              <w:top w:val="nil"/>
              <w:left w:val="nil"/>
              <w:bottom w:val="single" w:sz="4" w:space="0" w:color="auto"/>
              <w:right w:val="single" w:sz="4" w:space="0" w:color="auto"/>
            </w:tcBorders>
            <w:shd w:val="clear" w:color="auto" w:fill="auto"/>
            <w:vAlign w:val="center"/>
            <w:hideMark/>
          </w:tcPr>
          <w:p w14:paraId="063FC9FF"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120</w:t>
            </w:r>
          </w:p>
        </w:tc>
        <w:tc>
          <w:tcPr>
            <w:tcW w:w="252" w:type="pct"/>
            <w:tcBorders>
              <w:top w:val="nil"/>
              <w:left w:val="nil"/>
              <w:bottom w:val="single" w:sz="4" w:space="0" w:color="auto"/>
              <w:right w:val="single" w:sz="4" w:space="0" w:color="auto"/>
            </w:tcBorders>
            <w:shd w:val="clear" w:color="auto" w:fill="auto"/>
            <w:vAlign w:val="center"/>
            <w:hideMark/>
          </w:tcPr>
          <w:p w14:paraId="5834DD94"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8.16</w:t>
            </w:r>
          </w:p>
        </w:tc>
        <w:tc>
          <w:tcPr>
            <w:tcW w:w="2708" w:type="pct"/>
            <w:tcBorders>
              <w:top w:val="nil"/>
              <w:left w:val="nil"/>
              <w:bottom w:val="single" w:sz="4" w:space="0" w:color="auto"/>
              <w:right w:val="single" w:sz="4" w:space="0" w:color="auto"/>
            </w:tcBorders>
            <w:shd w:val="clear" w:color="auto" w:fill="auto"/>
            <w:noWrap/>
            <w:vAlign w:val="center"/>
            <w:hideMark/>
          </w:tcPr>
          <w:p w14:paraId="7F255B77"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UE features</w:t>
            </w:r>
          </w:p>
        </w:tc>
      </w:tr>
      <w:tr w:rsidR="009B3D8A" w:rsidRPr="00A8498D" w14:paraId="73AA3637" w14:textId="77777777" w:rsidTr="009B3D8A">
        <w:trPr>
          <w:trHeight w:val="225"/>
        </w:trPr>
        <w:tc>
          <w:tcPr>
            <w:tcW w:w="418" w:type="pct"/>
            <w:vMerge w:val="restart"/>
            <w:tcBorders>
              <w:top w:val="nil"/>
              <w:left w:val="single" w:sz="4" w:space="0" w:color="auto"/>
              <w:bottom w:val="single" w:sz="4" w:space="0" w:color="000000"/>
              <w:right w:val="single" w:sz="4" w:space="0" w:color="auto"/>
            </w:tcBorders>
            <w:shd w:val="clear" w:color="auto" w:fill="auto"/>
            <w:vAlign w:val="center"/>
            <w:hideMark/>
          </w:tcPr>
          <w:p w14:paraId="572A3FCB"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Thu. 02/24</w:t>
            </w:r>
          </w:p>
        </w:tc>
        <w:tc>
          <w:tcPr>
            <w:tcW w:w="404" w:type="pct"/>
            <w:vMerge w:val="restart"/>
            <w:tcBorders>
              <w:top w:val="nil"/>
              <w:left w:val="single" w:sz="4" w:space="0" w:color="auto"/>
              <w:bottom w:val="single" w:sz="4" w:space="0" w:color="000000"/>
              <w:right w:val="single" w:sz="4" w:space="0" w:color="auto"/>
            </w:tcBorders>
            <w:shd w:val="clear" w:color="auto" w:fill="auto"/>
            <w:vAlign w:val="center"/>
            <w:hideMark/>
          </w:tcPr>
          <w:p w14:paraId="0ADE33E7" w14:textId="77777777" w:rsidR="009B3D8A" w:rsidRPr="00A8498D" w:rsidRDefault="009B3D8A" w:rsidP="009B3D8A">
            <w:pPr>
              <w:jc w:val="center"/>
              <w:rPr>
                <w:rFonts w:ascii="Arial" w:eastAsia="Times New Roman" w:hAnsi="Arial" w:cs="Arial"/>
                <w:sz w:val="16"/>
                <w:szCs w:val="16"/>
                <w:lang w:eastAsia="en-GB"/>
              </w:rPr>
            </w:pPr>
            <w:r w:rsidRPr="00A8498D">
              <w:rPr>
                <w:rFonts w:ascii="Arial" w:eastAsia="Times New Roman" w:hAnsi="Arial" w:cs="Arial"/>
                <w:sz w:val="16"/>
                <w:szCs w:val="16"/>
                <w:lang w:eastAsia="en-GB"/>
              </w:rPr>
              <w:t>20:30 UTC</w:t>
            </w:r>
          </w:p>
        </w:tc>
        <w:tc>
          <w:tcPr>
            <w:tcW w:w="403" w:type="pct"/>
            <w:vMerge w:val="restart"/>
            <w:tcBorders>
              <w:top w:val="nil"/>
              <w:left w:val="single" w:sz="4" w:space="0" w:color="auto"/>
              <w:bottom w:val="single" w:sz="4" w:space="0" w:color="000000"/>
              <w:right w:val="single" w:sz="4" w:space="0" w:color="auto"/>
            </w:tcBorders>
            <w:shd w:val="clear" w:color="auto" w:fill="auto"/>
            <w:vAlign w:val="center"/>
            <w:hideMark/>
          </w:tcPr>
          <w:p w14:paraId="0979E0A4"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23:30 UTC</w:t>
            </w:r>
          </w:p>
        </w:tc>
        <w:tc>
          <w:tcPr>
            <w:tcW w:w="405" w:type="pct"/>
            <w:tcBorders>
              <w:top w:val="nil"/>
              <w:left w:val="nil"/>
              <w:bottom w:val="single" w:sz="4" w:space="0" w:color="auto"/>
              <w:right w:val="single" w:sz="4" w:space="0" w:color="auto"/>
            </w:tcBorders>
            <w:shd w:val="clear" w:color="auto" w:fill="auto"/>
            <w:vAlign w:val="center"/>
            <w:hideMark/>
          </w:tcPr>
          <w:p w14:paraId="23AB9E24"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David</w:t>
            </w:r>
          </w:p>
        </w:tc>
        <w:tc>
          <w:tcPr>
            <w:tcW w:w="411" w:type="pct"/>
            <w:tcBorders>
              <w:top w:val="nil"/>
              <w:left w:val="nil"/>
              <w:bottom w:val="single" w:sz="4" w:space="0" w:color="auto"/>
              <w:right w:val="single" w:sz="4" w:space="0" w:color="auto"/>
            </w:tcBorders>
            <w:shd w:val="clear" w:color="auto" w:fill="auto"/>
            <w:vAlign w:val="center"/>
            <w:hideMark/>
          </w:tcPr>
          <w:p w14:paraId="09DE8527"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60</w:t>
            </w:r>
          </w:p>
        </w:tc>
        <w:tc>
          <w:tcPr>
            <w:tcW w:w="252" w:type="pct"/>
            <w:tcBorders>
              <w:top w:val="nil"/>
              <w:left w:val="nil"/>
              <w:bottom w:val="single" w:sz="4" w:space="0" w:color="auto"/>
              <w:right w:val="single" w:sz="4" w:space="0" w:color="auto"/>
            </w:tcBorders>
            <w:shd w:val="clear" w:color="auto" w:fill="auto"/>
            <w:vAlign w:val="center"/>
            <w:hideMark/>
          </w:tcPr>
          <w:p w14:paraId="38A6D3E1"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8.2</w:t>
            </w:r>
          </w:p>
        </w:tc>
        <w:tc>
          <w:tcPr>
            <w:tcW w:w="2708" w:type="pct"/>
            <w:tcBorders>
              <w:top w:val="nil"/>
              <w:left w:val="nil"/>
              <w:bottom w:val="single" w:sz="4" w:space="0" w:color="auto"/>
              <w:right w:val="single" w:sz="4" w:space="0" w:color="auto"/>
            </w:tcBorders>
            <w:shd w:val="clear" w:color="auto" w:fill="auto"/>
            <w:noWrap/>
            <w:vAlign w:val="bottom"/>
            <w:hideMark/>
          </w:tcPr>
          <w:p w14:paraId="731B26BE"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Extending current NR operation to 71GHz</w:t>
            </w:r>
          </w:p>
        </w:tc>
      </w:tr>
      <w:tr w:rsidR="009B3D8A" w:rsidRPr="00A8498D" w14:paraId="021C5BE6" w14:textId="77777777" w:rsidTr="009B3D8A">
        <w:trPr>
          <w:trHeight w:val="225"/>
        </w:trPr>
        <w:tc>
          <w:tcPr>
            <w:tcW w:w="418" w:type="pct"/>
            <w:vMerge/>
            <w:tcBorders>
              <w:top w:val="nil"/>
              <w:left w:val="single" w:sz="4" w:space="0" w:color="auto"/>
              <w:bottom w:val="single" w:sz="4" w:space="0" w:color="000000"/>
              <w:right w:val="single" w:sz="4" w:space="0" w:color="auto"/>
            </w:tcBorders>
            <w:vAlign w:val="center"/>
            <w:hideMark/>
          </w:tcPr>
          <w:p w14:paraId="63EECB19" w14:textId="77777777" w:rsidR="009B3D8A" w:rsidRPr="00A8498D" w:rsidRDefault="009B3D8A" w:rsidP="009B3D8A">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000000"/>
              <w:right w:val="single" w:sz="4" w:space="0" w:color="auto"/>
            </w:tcBorders>
            <w:vAlign w:val="center"/>
            <w:hideMark/>
          </w:tcPr>
          <w:p w14:paraId="5AF2664E" w14:textId="77777777" w:rsidR="009B3D8A" w:rsidRPr="00A8498D" w:rsidRDefault="009B3D8A" w:rsidP="009B3D8A">
            <w:pPr>
              <w:rPr>
                <w:rFonts w:ascii="Arial" w:eastAsia="Times New Roman" w:hAnsi="Arial" w:cs="Arial"/>
                <w:sz w:val="16"/>
                <w:szCs w:val="16"/>
                <w:lang w:eastAsia="en-GB"/>
              </w:rPr>
            </w:pPr>
          </w:p>
        </w:tc>
        <w:tc>
          <w:tcPr>
            <w:tcW w:w="403" w:type="pct"/>
            <w:vMerge/>
            <w:tcBorders>
              <w:top w:val="nil"/>
              <w:left w:val="single" w:sz="4" w:space="0" w:color="auto"/>
              <w:bottom w:val="single" w:sz="4" w:space="0" w:color="000000"/>
              <w:right w:val="single" w:sz="4" w:space="0" w:color="auto"/>
            </w:tcBorders>
            <w:vAlign w:val="center"/>
            <w:hideMark/>
          </w:tcPr>
          <w:p w14:paraId="204BB194" w14:textId="77777777" w:rsidR="009B3D8A" w:rsidRPr="00A8498D" w:rsidRDefault="009B3D8A" w:rsidP="009B3D8A">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12E83C2E"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Ralf</w:t>
            </w:r>
          </w:p>
        </w:tc>
        <w:tc>
          <w:tcPr>
            <w:tcW w:w="411" w:type="pct"/>
            <w:tcBorders>
              <w:top w:val="nil"/>
              <w:left w:val="nil"/>
              <w:bottom w:val="single" w:sz="4" w:space="0" w:color="auto"/>
              <w:right w:val="single" w:sz="4" w:space="0" w:color="auto"/>
            </w:tcBorders>
            <w:shd w:val="clear" w:color="auto" w:fill="auto"/>
            <w:vAlign w:val="center"/>
            <w:hideMark/>
          </w:tcPr>
          <w:p w14:paraId="72597A23"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120</w:t>
            </w:r>
          </w:p>
        </w:tc>
        <w:tc>
          <w:tcPr>
            <w:tcW w:w="252" w:type="pct"/>
            <w:tcBorders>
              <w:top w:val="nil"/>
              <w:left w:val="nil"/>
              <w:bottom w:val="single" w:sz="4" w:space="0" w:color="auto"/>
              <w:right w:val="single" w:sz="4" w:space="0" w:color="auto"/>
            </w:tcBorders>
            <w:shd w:val="clear" w:color="auto" w:fill="auto"/>
            <w:vAlign w:val="center"/>
            <w:hideMark/>
          </w:tcPr>
          <w:p w14:paraId="6DAF9137"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8.16</w:t>
            </w:r>
          </w:p>
        </w:tc>
        <w:tc>
          <w:tcPr>
            <w:tcW w:w="2708" w:type="pct"/>
            <w:tcBorders>
              <w:top w:val="nil"/>
              <w:left w:val="nil"/>
              <w:bottom w:val="single" w:sz="4" w:space="0" w:color="auto"/>
              <w:right w:val="single" w:sz="4" w:space="0" w:color="auto"/>
            </w:tcBorders>
            <w:shd w:val="clear" w:color="auto" w:fill="auto"/>
            <w:noWrap/>
            <w:vAlign w:val="center"/>
            <w:hideMark/>
          </w:tcPr>
          <w:p w14:paraId="0362D89B"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UE features</w:t>
            </w:r>
          </w:p>
        </w:tc>
      </w:tr>
      <w:tr w:rsidR="009B3D8A" w:rsidRPr="00A8498D" w14:paraId="3B05F62B" w14:textId="77777777" w:rsidTr="009B3D8A">
        <w:trPr>
          <w:trHeight w:val="225"/>
        </w:trPr>
        <w:tc>
          <w:tcPr>
            <w:tcW w:w="418" w:type="pct"/>
            <w:vMerge w:val="restart"/>
            <w:tcBorders>
              <w:top w:val="nil"/>
              <w:left w:val="single" w:sz="4" w:space="0" w:color="auto"/>
              <w:bottom w:val="single" w:sz="4" w:space="0" w:color="000000"/>
              <w:right w:val="single" w:sz="4" w:space="0" w:color="auto"/>
            </w:tcBorders>
            <w:shd w:val="clear" w:color="auto" w:fill="auto"/>
            <w:vAlign w:val="center"/>
            <w:hideMark/>
          </w:tcPr>
          <w:p w14:paraId="14FE32C4"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Fri. 02/25</w:t>
            </w:r>
          </w:p>
        </w:tc>
        <w:tc>
          <w:tcPr>
            <w:tcW w:w="404" w:type="pct"/>
            <w:vMerge w:val="restart"/>
            <w:tcBorders>
              <w:top w:val="nil"/>
              <w:left w:val="single" w:sz="4" w:space="0" w:color="auto"/>
              <w:bottom w:val="single" w:sz="4" w:space="0" w:color="000000"/>
              <w:right w:val="single" w:sz="4" w:space="0" w:color="auto"/>
            </w:tcBorders>
            <w:shd w:val="clear" w:color="auto" w:fill="auto"/>
            <w:vAlign w:val="center"/>
            <w:hideMark/>
          </w:tcPr>
          <w:p w14:paraId="76EE431F" w14:textId="77777777" w:rsidR="009B3D8A" w:rsidRPr="00A8498D" w:rsidRDefault="009B3D8A" w:rsidP="009B3D8A">
            <w:pPr>
              <w:jc w:val="center"/>
              <w:rPr>
                <w:rFonts w:ascii="Arial" w:eastAsia="Times New Roman" w:hAnsi="Arial" w:cs="Arial"/>
                <w:sz w:val="16"/>
                <w:szCs w:val="16"/>
                <w:lang w:eastAsia="en-GB"/>
              </w:rPr>
            </w:pPr>
            <w:r w:rsidRPr="00A8498D">
              <w:rPr>
                <w:rFonts w:ascii="Arial" w:eastAsia="Times New Roman" w:hAnsi="Arial" w:cs="Arial"/>
                <w:sz w:val="16"/>
                <w:szCs w:val="16"/>
                <w:lang w:eastAsia="en-GB"/>
              </w:rPr>
              <w:t>13:00 UTC</w:t>
            </w:r>
          </w:p>
        </w:tc>
        <w:tc>
          <w:tcPr>
            <w:tcW w:w="403" w:type="pct"/>
            <w:vMerge w:val="restart"/>
            <w:tcBorders>
              <w:top w:val="nil"/>
              <w:left w:val="single" w:sz="4" w:space="0" w:color="auto"/>
              <w:bottom w:val="single" w:sz="4" w:space="0" w:color="000000"/>
              <w:right w:val="single" w:sz="4" w:space="0" w:color="auto"/>
            </w:tcBorders>
            <w:shd w:val="clear" w:color="auto" w:fill="auto"/>
            <w:vAlign w:val="center"/>
            <w:hideMark/>
          </w:tcPr>
          <w:p w14:paraId="2D91FCC4"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16:00 UTC</w:t>
            </w:r>
          </w:p>
        </w:tc>
        <w:tc>
          <w:tcPr>
            <w:tcW w:w="405" w:type="pct"/>
            <w:tcBorders>
              <w:top w:val="nil"/>
              <w:left w:val="nil"/>
              <w:bottom w:val="single" w:sz="4" w:space="0" w:color="auto"/>
              <w:right w:val="single" w:sz="4" w:space="0" w:color="auto"/>
            </w:tcBorders>
            <w:shd w:val="clear" w:color="auto" w:fill="auto"/>
            <w:vAlign w:val="center"/>
            <w:hideMark/>
          </w:tcPr>
          <w:p w14:paraId="549AB276"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David</w:t>
            </w:r>
          </w:p>
        </w:tc>
        <w:tc>
          <w:tcPr>
            <w:tcW w:w="411" w:type="pct"/>
            <w:tcBorders>
              <w:top w:val="nil"/>
              <w:left w:val="nil"/>
              <w:bottom w:val="single" w:sz="4" w:space="0" w:color="auto"/>
              <w:right w:val="single" w:sz="4" w:space="0" w:color="auto"/>
            </w:tcBorders>
            <w:shd w:val="clear" w:color="auto" w:fill="auto"/>
            <w:vAlign w:val="center"/>
            <w:hideMark/>
          </w:tcPr>
          <w:p w14:paraId="4DBD28BE"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40</w:t>
            </w:r>
          </w:p>
        </w:tc>
        <w:tc>
          <w:tcPr>
            <w:tcW w:w="252" w:type="pct"/>
            <w:tcBorders>
              <w:top w:val="nil"/>
              <w:left w:val="nil"/>
              <w:bottom w:val="single" w:sz="4" w:space="0" w:color="auto"/>
              <w:right w:val="single" w:sz="4" w:space="0" w:color="auto"/>
            </w:tcBorders>
            <w:shd w:val="clear" w:color="auto" w:fill="auto"/>
            <w:vAlign w:val="center"/>
            <w:hideMark/>
          </w:tcPr>
          <w:p w14:paraId="6CD0CCA0"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8.5</w:t>
            </w:r>
          </w:p>
        </w:tc>
        <w:tc>
          <w:tcPr>
            <w:tcW w:w="2708" w:type="pct"/>
            <w:tcBorders>
              <w:top w:val="nil"/>
              <w:left w:val="nil"/>
              <w:bottom w:val="single" w:sz="4" w:space="0" w:color="auto"/>
              <w:right w:val="single" w:sz="4" w:space="0" w:color="auto"/>
            </w:tcBorders>
            <w:shd w:val="clear" w:color="auto" w:fill="auto"/>
            <w:noWrap/>
            <w:vAlign w:val="center"/>
            <w:hideMark/>
          </w:tcPr>
          <w:p w14:paraId="2146FA88"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NR positioning enhancements</w:t>
            </w:r>
          </w:p>
        </w:tc>
      </w:tr>
      <w:tr w:rsidR="009B3D8A" w:rsidRPr="00A8498D" w14:paraId="4AD5741C" w14:textId="77777777" w:rsidTr="009B3D8A">
        <w:trPr>
          <w:trHeight w:val="225"/>
        </w:trPr>
        <w:tc>
          <w:tcPr>
            <w:tcW w:w="418" w:type="pct"/>
            <w:vMerge/>
            <w:tcBorders>
              <w:top w:val="nil"/>
              <w:left w:val="single" w:sz="4" w:space="0" w:color="auto"/>
              <w:bottom w:val="single" w:sz="4" w:space="0" w:color="000000"/>
              <w:right w:val="single" w:sz="4" w:space="0" w:color="auto"/>
            </w:tcBorders>
            <w:vAlign w:val="center"/>
            <w:hideMark/>
          </w:tcPr>
          <w:p w14:paraId="6EC1A363" w14:textId="77777777" w:rsidR="009B3D8A" w:rsidRPr="00A8498D" w:rsidRDefault="009B3D8A" w:rsidP="009B3D8A">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000000"/>
              <w:right w:val="single" w:sz="4" w:space="0" w:color="auto"/>
            </w:tcBorders>
            <w:vAlign w:val="center"/>
            <w:hideMark/>
          </w:tcPr>
          <w:p w14:paraId="15A61004" w14:textId="77777777" w:rsidR="009B3D8A" w:rsidRPr="00A8498D" w:rsidRDefault="009B3D8A" w:rsidP="009B3D8A">
            <w:pPr>
              <w:rPr>
                <w:rFonts w:ascii="Arial" w:eastAsia="Times New Roman" w:hAnsi="Arial" w:cs="Arial"/>
                <w:sz w:val="16"/>
                <w:szCs w:val="16"/>
                <w:lang w:eastAsia="en-GB"/>
              </w:rPr>
            </w:pPr>
          </w:p>
        </w:tc>
        <w:tc>
          <w:tcPr>
            <w:tcW w:w="403" w:type="pct"/>
            <w:vMerge/>
            <w:tcBorders>
              <w:top w:val="nil"/>
              <w:left w:val="single" w:sz="4" w:space="0" w:color="auto"/>
              <w:bottom w:val="single" w:sz="4" w:space="0" w:color="000000"/>
              <w:right w:val="single" w:sz="4" w:space="0" w:color="auto"/>
            </w:tcBorders>
            <w:vAlign w:val="center"/>
            <w:hideMark/>
          </w:tcPr>
          <w:p w14:paraId="1EC13775" w14:textId="77777777" w:rsidR="009B3D8A" w:rsidRPr="00A8498D" w:rsidRDefault="009B3D8A" w:rsidP="009B3D8A">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75793A59"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David</w:t>
            </w:r>
          </w:p>
        </w:tc>
        <w:tc>
          <w:tcPr>
            <w:tcW w:w="411" w:type="pct"/>
            <w:tcBorders>
              <w:top w:val="nil"/>
              <w:left w:val="nil"/>
              <w:bottom w:val="single" w:sz="4" w:space="0" w:color="auto"/>
              <w:right w:val="single" w:sz="4" w:space="0" w:color="auto"/>
            </w:tcBorders>
            <w:shd w:val="clear" w:color="auto" w:fill="auto"/>
            <w:vAlign w:val="center"/>
            <w:hideMark/>
          </w:tcPr>
          <w:p w14:paraId="46C06709"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30</w:t>
            </w:r>
          </w:p>
        </w:tc>
        <w:tc>
          <w:tcPr>
            <w:tcW w:w="252" w:type="pct"/>
            <w:tcBorders>
              <w:top w:val="nil"/>
              <w:left w:val="nil"/>
              <w:bottom w:val="single" w:sz="4" w:space="0" w:color="auto"/>
              <w:right w:val="single" w:sz="4" w:space="0" w:color="auto"/>
            </w:tcBorders>
            <w:shd w:val="clear" w:color="auto" w:fill="auto"/>
            <w:vAlign w:val="center"/>
            <w:hideMark/>
          </w:tcPr>
          <w:p w14:paraId="5E3DA41A"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8.4</w:t>
            </w:r>
          </w:p>
        </w:tc>
        <w:tc>
          <w:tcPr>
            <w:tcW w:w="2708" w:type="pct"/>
            <w:tcBorders>
              <w:top w:val="nil"/>
              <w:left w:val="nil"/>
              <w:bottom w:val="single" w:sz="4" w:space="0" w:color="auto"/>
              <w:right w:val="single" w:sz="4" w:space="0" w:color="auto"/>
            </w:tcBorders>
            <w:shd w:val="clear" w:color="auto" w:fill="auto"/>
            <w:noWrap/>
            <w:vAlign w:val="center"/>
            <w:hideMark/>
          </w:tcPr>
          <w:p w14:paraId="7DCD5F7F"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Solutions for NR to support non-terrestrial networks (NTN)</w:t>
            </w:r>
          </w:p>
        </w:tc>
      </w:tr>
      <w:tr w:rsidR="009B3D8A" w:rsidRPr="00A8498D" w14:paraId="7751D636" w14:textId="77777777" w:rsidTr="009B3D8A">
        <w:trPr>
          <w:trHeight w:val="225"/>
        </w:trPr>
        <w:tc>
          <w:tcPr>
            <w:tcW w:w="418" w:type="pct"/>
            <w:vMerge/>
            <w:tcBorders>
              <w:top w:val="nil"/>
              <w:left w:val="single" w:sz="4" w:space="0" w:color="auto"/>
              <w:bottom w:val="single" w:sz="4" w:space="0" w:color="000000"/>
              <w:right w:val="single" w:sz="4" w:space="0" w:color="auto"/>
            </w:tcBorders>
            <w:vAlign w:val="center"/>
            <w:hideMark/>
          </w:tcPr>
          <w:p w14:paraId="79D44271" w14:textId="77777777" w:rsidR="009B3D8A" w:rsidRPr="00A8498D" w:rsidRDefault="009B3D8A" w:rsidP="009B3D8A">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000000"/>
              <w:right w:val="single" w:sz="4" w:space="0" w:color="auto"/>
            </w:tcBorders>
            <w:vAlign w:val="center"/>
            <w:hideMark/>
          </w:tcPr>
          <w:p w14:paraId="5F05D4F2" w14:textId="77777777" w:rsidR="009B3D8A" w:rsidRPr="00A8498D" w:rsidRDefault="009B3D8A" w:rsidP="009B3D8A">
            <w:pPr>
              <w:rPr>
                <w:rFonts w:ascii="Arial" w:eastAsia="Times New Roman" w:hAnsi="Arial" w:cs="Arial"/>
                <w:sz w:val="16"/>
                <w:szCs w:val="16"/>
                <w:lang w:eastAsia="en-GB"/>
              </w:rPr>
            </w:pPr>
          </w:p>
        </w:tc>
        <w:tc>
          <w:tcPr>
            <w:tcW w:w="403" w:type="pct"/>
            <w:vMerge/>
            <w:tcBorders>
              <w:top w:val="nil"/>
              <w:left w:val="single" w:sz="4" w:space="0" w:color="auto"/>
              <w:bottom w:val="single" w:sz="4" w:space="0" w:color="000000"/>
              <w:right w:val="single" w:sz="4" w:space="0" w:color="auto"/>
            </w:tcBorders>
            <w:vAlign w:val="center"/>
            <w:hideMark/>
          </w:tcPr>
          <w:p w14:paraId="7DC73754" w14:textId="77777777" w:rsidR="009B3D8A" w:rsidRPr="00A8498D" w:rsidRDefault="009B3D8A" w:rsidP="009B3D8A">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5EA2958A"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Ralf</w:t>
            </w:r>
          </w:p>
        </w:tc>
        <w:tc>
          <w:tcPr>
            <w:tcW w:w="411" w:type="pct"/>
            <w:tcBorders>
              <w:top w:val="nil"/>
              <w:left w:val="nil"/>
              <w:bottom w:val="single" w:sz="4" w:space="0" w:color="auto"/>
              <w:right w:val="single" w:sz="4" w:space="0" w:color="auto"/>
            </w:tcBorders>
            <w:shd w:val="clear" w:color="auto" w:fill="auto"/>
            <w:vAlign w:val="center"/>
            <w:hideMark/>
          </w:tcPr>
          <w:p w14:paraId="1E4FAB12" w14:textId="77777777" w:rsidR="009B3D8A" w:rsidRPr="00A8498D" w:rsidRDefault="009B3D8A" w:rsidP="009B3D8A">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110</w:t>
            </w:r>
          </w:p>
        </w:tc>
        <w:tc>
          <w:tcPr>
            <w:tcW w:w="252" w:type="pct"/>
            <w:tcBorders>
              <w:top w:val="nil"/>
              <w:left w:val="nil"/>
              <w:bottom w:val="single" w:sz="4" w:space="0" w:color="auto"/>
              <w:right w:val="single" w:sz="4" w:space="0" w:color="auto"/>
            </w:tcBorders>
            <w:shd w:val="clear" w:color="auto" w:fill="auto"/>
            <w:vAlign w:val="center"/>
            <w:hideMark/>
          </w:tcPr>
          <w:p w14:paraId="7162A681"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8.16</w:t>
            </w:r>
          </w:p>
        </w:tc>
        <w:tc>
          <w:tcPr>
            <w:tcW w:w="2708" w:type="pct"/>
            <w:tcBorders>
              <w:top w:val="nil"/>
              <w:left w:val="nil"/>
              <w:bottom w:val="single" w:sz="4" w:space="0" w:color="auto"/>
              <w:right w:val="single" w:sz="4" w:space="0" w:color="auto"/>
            </w:tcBorders>
            <w:shd w:val="clear" w:color="auto" w:fill="auto"/>
            <w:noWrap/>
            <w:vAlign w:val="center"/>
            <w:hideMark/>
          </w:tcPr>
          <w:p w14:paraId="709AA250" w14:textId="77777777" w:rsidR="009B3D8A" w:rsidRPr="00A8498D" w:rsidRDefault="009B3D8A" w:rsidP="009B3D8A">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UE features</w:t>
            </w:r>
          </w:p>
        </w:tc>
      </w:tr>
    </w:tbl>
    <w:p w14:paraId="4EDC078C" w14:textId="4AF40132" w:rsidR="008E686B" w:rsidRDefault="008E686B" w:rsidP="007B738E">
      <w:pPr>
        <w:rPr>
          <w:rFonts w:ascii="Times New Roman" w:eastAsia="MS Mincho" w:hAnsi="Times New Roman"/>
          <w:szCs w:val="20"/>
          <w:lang w:eastAsia="ja-JP"/>
        </w:rPr>
      </w:pPr>
    </w:p>
    <w:p w14:paraId="0DDEBB86" w14:textId="77777777" w:rsidR="00A8498D" w:rsidRDefault="00A8498D" w:rsidP="007B738E">
      <w:pPr>
        <w:rPr>
          <w:rFonts w:ascii="Times New Roman" w:eastAsia="MS Mincho" w:hAnsi="Times New Roman"/>
          <w:szCs w:val="20"/>
          <w:lang w:eastAsia="ja-JP"/>
        </w:rPr>
      </w:pPr>
    </w:p>
    <w:p w14:paraId="330739BA" w14:textId="4F75B51F" w:rsidR="007D7BAF" w:rsidRDefault="007D7BAF" w:rsidP="007D7BAF">
      <w:pPr>
        <w:rPr>
          <w:rFonts w:ascii="Times New Roman" w:eastAsia="MS Mincho" w:hAnsi="Times New Roman"/>
          <w:szCs w:val="20"/>
          <w:lang w:eastAsia="ja-JP"/>
        </w:rPr>
      </w:pPr>
      <w:r w:rsidRPr="00C240B4">
        <w:rPr>
          <w:rFonts w:ascii="Times New Roman" w:eastAsia="MS Mincho" w:hAnsi="Times New Roman"/>
          <w:szCs w:val="20"/>
          <w:lang w:eastAsia="ja-JP"/>
        </w:rPr>
        <w:t xml:space="preserve">GTW schedule - week </w:t>
      </w:r>
      <w:r w:rsidR="003347A8">
        <w:rPr>
          <w:rFonts w:ascii="Times New Roman" w:eastAsia="MS Mincho" w:hAnsi="Times New Roman"/>
          <w:szCs w:val="20"/>
          <w:lang w:eastAsia="ja-JP"/>
        </w:rPr>
        <w:t>February 28</w:t>
      </w:r>
      <w:r w:rsidR="003347A8" w:rsidRPr="003347A8">
        <w:rPr>
          <w:rFonts w:ascii="Times New Roman" w:eastAsia="MS Mincho" w:hAnsi="Times New Roman"/>
          <w:szCs w:val="20"/>
          <w:vertAlign w:val="superscript"/>
          <w:lang w:eastAsia="ja-JP"/>
        </w:rPr>
        <w:t>th</w:t>
      </w:r>
      <w:r w:rsidR="003347A8">
        <w:rPr>
          <w:rFonts w:ascii="Times New Roman" w:eastAsia="MS Mincho" w:hAnsi="Times New Roman"/>
          <w:szCs w:val="20"/>
          <w:lang w:eastAsia="ja-JP"/>
        </w:rPr>
        <w:t xml:space="preserve"> to March 3</w:t>
      </w:r>
      <w:r w:rsidR="003347A8" w:rsidRPr="003347A8">
        <w:rPr>
          <w:rFonts w:ascii="Times New Roman" w:eastAsia="MS Mincho" w:hAnsi="Times New Roman"/>
          <w:szCs w:val="20"/>
          <w:vertAlign w:val="superscript"/>
          <w:lang w:eastAsia="ja-JP"/>
        </w:rPr>
        <w:t>rd</w:t>
      </w:r>
      <w:r w:rsidR="003347A8">
        <w:rPr>
          <w:rFonts w:ascii="Times New Roman" w:eastAsia="MS Mincho" w:hAnsi="Times New Roman"/>
          <w:szCs w:val="20"/>
          <w:lang w:eastAsia="ja-JP"/>
        </w:rPr>
        <w:t xml:space="preserve"> </w:t>
      </w:r>
      <w:r w:rsidRPr="00C240B4">
        <w:rPr>
          <w:rFonts w:ascii="Times New Roman" w:eastAsia="MS Mincho" w:hAnsi="Times New Roman"/>
          <w:szCs w:val="20"/>
          <w:lang w:eastAsia="ja-JP"/>
        </w:rPr>
        <w:t xml:space="preserve">– (actual total of </w:t>
      </w:r>
      <w:r w:rsidR="00A8498D">
        <w:rPr>
          <w:rFonts w:ascii="Times New Roman" w:eastAsia="MS Mincho" w:hAnsi="Times New Roman"/>
          <w:szCs w:val="20"/>
          <w:lang w:eastAsia="ja-JP"/>
        </w:rPr>
        <w:t>39,03</w:t>
      </w:r>
      <w:r w:rsidRPr="00C240B4">
        <w:rPr>
          <w:rFonts w:ascii="Times New Roman" w:eastAsia="MS Mincho" w:hAnsi="Times New Roman"/>
          <w:szCs w:val="20"/>
          <w:lang w:eastAsia="ja-JP"/>
        </w:rPr>
        <w:t xml:space="preserve"> hours)</w:t>
      </w:r>
    </w:p>
    <w:tbl>
      <w:tblPr>
        <w:tblW w:w="5000" w:type="pct"/>
        <w:tblLook w:val="04A0" w:firstRow="1" w:lastRow="0" w:firstColumn="1" w:lastColumn="0" w:noHBand="0" w:noVBand="1"/>
      </w:tblPr>
      <w:tblGrid>
        <w:gridCol w:w="832"/>
        <w:gridCol w:w="821"/>
        <w:gridCol w:w="783"/>
        <w:gridCol w:w="893"/>
        <w:gridCol w:w="981"/>
        <w:gridCol w:w="528"/>
        <w:gridCol w:w="5619"/>
      </w:tblGrid>
      <w:tr w:rsidR="00A8498D" w:rsidRPr="00A8498D" w14:paraId="213C13CB" w14:textId="77777777" w:rsidTr="00A8498D">
        <w:trPr>
          <w:trHeight w:val="225"/>
        </w:trPr>
        <w:tc>
          <w:tcPr>
            <w:tcW w:w="5000" w:type="pct"/>
            <w:gridSpan w:val="7"/>
            <w:tcBorders>
              <w:top w:val="single" w:sz="4" w:space="0" w:color="auto"/>
              <w:left w:val="single" w:sz="4" w:space="0" w:color="auto"/>
              <w:bottom w:val="single" w:sz="4" w:space="0" w:color="auto"/>
              <w:right w:val="single" w:sz="4" w:space="0" w:color="auto"/>
            </w:tcBorders>
            <w:shd w:val="clear" w:color="000000" w:fill="FFC000"/>
            <w:vAlign w:val="center"/>
            <w:hideMark/>
          </w:tcPr>
          <w:p w14:paraId="676ED05B" w14:textId="77777777" w:rsidR="00A8498D" w:rsidRPr="00A8498D" w:rsidRDefault="00A8498D" w:rsidP="00A8498D">
            <w:pPr>
              <w:jc w:val="center"/>
              <w:rPr>
                <w:rFonts w:ascii="Arial" w:eastAsia="Times New Roman" w:hAnsi="Arial" w:cs="Arial"/>
                <w:b/>
                <w:bCs/>
                <w:color w:val="000000"/>
                <w:sz w:val="16"/>
                <w:szCs w:val="16"/>
                <w:lang w:eastAsia="en-GB"/>
              </w:rPr>
            </w:pPr>
            <w:r w:rsidRPr="00A8498D">
              <w:rPr>
                <w:rFonts w:ascii="Arial" w:eastAsia="Times New Roman" w:hAnsi="Arial" w:cs="Arial"/>
                <w:b/>
                <w:bCs/>
                <w:color w:val="000000"/>
                <w:sz w:val="16"/>
                <w:szCs w:val="16"/>
                <w:lang w:eastAsia="en-GB"/>
              </w:rPr>
              <w:t>RAN1#108-e_GTW1_Week2</w:t>
            </w:r>
          </w:p>
        </w:tc>
      </w:tr>
      <w:tr w:rsidR="00A8498D" w:rsidRPr="00A8498D" w14:paraId="79D41E9C" w14:textId="77777777" w:rsidTr="00A8498D">
        <w:trPr>
          <w:trHeight w:val="630"/>
        </w:trPr>
        <w:tc>
          <w:tcPr>
            <w:tcW w:w="418" w:type="pct"/>
            <w:tcBorders>
              <w:top w:val="nil"/>
              <w:left w:val="single" w:sz="4" w:space="0" w:color="auto"/>
              <w:bottom w:val="single" w:sz="4" w:space="0" w:color="auto"/>
              <w:right w:val="single" w:sz="4" w:space="0" w:color="auto"/>
            </w:tcBorders>
            <w:shd w:val="clear" w:color="auto" w:fill="auto"/>
            <w:vAlign w:val="center"/>
            <w:hideMark/>
          </w:tcPr>
          <w:p w14:paraId="18D01955" w14:textId="77777777" w:rsidR="00A8498D" w:rsidRPr="00A8498D" w:rsidRDefault="00A8498D" w:rsidP="00A8498D">
            <w:pPr>
              <w:rPr>
                <w:rFonts w:ascii="Arial" w:eastAsia="Times New Roman" w:hAnsi="Arial" w:cs="Arial"/>
                <w:b/>
                <w:bCs/>
                <w:color w:val="000000"/>
                <w:sz w:val="16"/>
                <w:szCs w:val="16"/>
                <w:lang w:eastAsia="en-GB"/>
              </w:rPr>
            </w:pPr>
            <w:r w:rsidRPr="00A8498D">
              <w:rPr>
                <w:rFonts w:ascii="Arial" w:eastAsia="Times New Roman" w:hAnsi="Arial" w:cs="Arial"/>
                <w:b/>
                <w:bCs/>
                <w:color w:val="000000"/>
                <w:sz w:val="16"/>
                <w:szCs w:val="16"/>
                <w:lang w:eastAsia="en-GB"/>
              </w:rPr>
              <w:t>Day</w:t>
            </w:r>
          </w:p>
        </w:tc>
        <w:tc>
          <w:tcPr>
            <w:tcW w:w="404" w:type="pct"/>
            <w:tcBorders>
              <w:top w:val="nil"/>
              <w:left w:val="nil"/>
              <w:bottom w:val="single" w:sz="4" w:space="0" w:color="auto"/>
              <w:right w:val="single" w:sz="4" w:space="0" w:color="auto"/>
            </w:tcBorders>
            <w:shd w:val="clear" w:color="auto" w:fill="auto"/>
            <w:vAlign w:val="center"/>
            <w:hideMark/>
          </w:tcPr>
          <w:p w14:paraId="02688968" w14:textId="77777777" w:rsidR="00A8498D" w:rsidRPr="00A8498D" w:rsidRDefault="00A8498D" w:rsidP="00A8498D">
            <w:pPr>
              <w:rPr>
                <w:rFonts w:ascii="Arial" w:eastAsia="Times New Roman" w:hAnsi="Arial" w:cs="Arial"/>
                <w:b/>
                <w:bCs/>
                <w:color w:val="000000"/>
                <w:sz w:val="16"/>
                <w:szCs w:val="16"/>
                <w:lang w:eastAsia="en-GB"/>
              </w:rPr>
            </w:pPr>
            <w:r w:rsidRPr="00A8498D">
              <w:rPr>
                <w:rFonts w:ascii="Arial" w:eastAsia="Times New Roman" w:hAnsi="Arial" w:cs="Arial"/>
                <w:b/>
                <w:bCs/>
                <w:color w:val="000000"/>
                <w:sz w:val="16"/>
                <w:szCs w:val="16"/>
                <w:lang w:eastAsia="en-GB"/>
              </w:rPr>
              <w:t>Starting time</w:t>
            </w:r>
          </w:p>
        </w:tc>
        <w:tc>
          <w:tcPr>
            <w:tcW w:w="403" w:type="pct"/>
            <w:tcBorders>
              <w:top w:val="nil"/>
              <w:left w:val="nil"/>
              <w:bottom w:val="single" w:sz="4" w:space="0" w:color="auto"/>
              <w:right w:val="single" w:sz="4" w:space="0" w:color="auto"/>
            </w:tcBorders>
            <w:shd w:val="clear" w:color="auto" w:fill="auto"/>
            <w:vAlign w:val="center"/>
            <w:hideMark/>
          </w:tcPr>
          <w:p w14:paraId="7F6BFEBE" w14:textId="77777777" w:rsidR="00A8498D" w:rsidRPr="00A8498D" w:rsidRDefault="00A8498D" w:rsidP="00A8498D">
            <w:pPr>
              <w:rPr>
                <w:rFonts w:ascii="Arial" w:eastAsia="Times New Roman" w:hAnsi="Arial" w:cs="Arial"/>
                <w:b/>
                <w:bCs/>
                <w:color w:val="000000"/>
                <w:sz w:val="16"/>
                <w:szCs w:val="16"/>
                <w:lang w:eastAsia="en-GB"/>
              </w:rPr>
            </w:pPr>
            <w:r w:rsidRPr="00A8498D">
              <w:rPr>
                <w:rFonts w:ascii="Arial" w:eastAsia="Times New Roman" w:hAnsi="Arial" w:cs="Arial"/>
                <w:b/>
                <w:bCs/>
                <w:color w:val="000000"/>
                <w:sz w:val="16"/>
                <w:szCs w:val="16"/>
                <w:lang w:eastAsia="en-GB"/>
              </w:rPr>
              <w:t>Ending time</w:t>
            </w:r>
          </w:p>
        </w:tc>
        <w:tc>
          <w:tcPr>
            <w:tcW w:w="405" w:type="pct"/>
            <w:tcBorders>
              <w:top w:val="nil"/>
              <w:left w:val="nil"/>
              <w:bottom w:val="single" w:sz="4" w:space="0" w:color="auto"/>
              <w:right w:val="single" w:sz="4" w:space="0" w:color="auto"/>
            </w:tcBorders>
            <w:shd w:val="clear" w:color="auto" w:fill="auto"/>
            <w:vAlign w:val="center"/>
            <w:hideMark/>
          </w:tcPr>
          <w:p w14:paraId="6D18C66B" w14:textId="77777777" w:rsidR="00A8498D" w:rsidRPr="00A8498D" w:rsidRDefault="00A8498D" w:rsidP="00A8498D">
            <w:pPr>
              <w:jc w:val="center"/>
              <w:rPr>
                <w:rFonts w:ascii="Arial" w:eastAsia="Times New Roman" w:hAnsi="Arial" w:cs="Arial"/>
                <w:b/>
                <w:bCs/>
                <w:color w:val="000000"/>
                <w:sz w:val="16"/>
                <w:szCs w:val="16"/>
                <w:lang w:eastAsia="en-GB"/>
              </w:rPr>
            </w:pPr>
            <w:r w:rsidRPr="00A8498D">
              <w:rPr>
                <w:rFonts w:ascii="Arial" w:eastAsia="Times New Roman" w:hAnsi="Arial" w:cs="Arial"/>
                <w:b/>
                <w:bCs/>
                <w:color w:val="000000"/>
                <w:sz w:val="16"/>
                <w:szCs w:val="16"/>
                <w:lang w:eastAsia="en-GB"/>
              </w:rPr>
              <w:t>Chair</w:t>
            </w:r>
          </w:p>
        </w:tc>
        <w:tc>
          <w:tcPr>
            <w:tcW w:w="411" w:type="pct"/>
            <w:tcBorders>
              <w:top w:val="nil"/>
              <w:left w:val="nil"/>
              <w:bottom w:val="single" w:sz="4" w:space="0" w:color="auto"/>
              <w:right w:val="single" w:sz="4" w:space="0" w:color="auto"/>
            </w:tcBorders>
            <w:shd w:val="clear" w:color="auto" w:fill="auto"/>
            <w:vAlign w:val="center"/>
            <w:hideMark/>
          </w:tcPr>
          <w:p w14:paraId="6A80F054" w14:textId="77777777" w:rsidR="00A8498D" w:rsidRPr="00A8498D" w:rsidRDefault="00A8498D" w:rsidP="00A8498D">
            <w:pPr>
              <w:jc w:val="center"/>
              <w:rPr>
                <w:rFonts w:ascii="Arial" w:eastAsia="Times New Roman" w:hAnsi="Arial" w:cs="Arial"/>
                <w:b/>
                <w:bCs/>
                <w:color w:val="000000"/>
                <w:sz w:val="16"/>
                <w:szCs w:val="16"/>
                <w:lang w:eastAsia="en-GB"/>
              </w:rPr>
            </w:pPr>
            <w:r w:rsidRPr="00A8498D">
              <w:rPr>
                <w:rFonts w:ascii="Arial" w:eastAsia="Times New Roman" w:hAnsi="Arial" w:cs="Arial"/>
                <w:b/>
                <w:bCs/>
                <w:color w:val="000000"/>
                <w:sz w:val="16"/>
                <w:szCs w:val="16"/>
                <w:lang w:eastAsia="en-GB"/>
              </w:rPr>
              <w:t>Estimated duration (mn)</w:t>
            </w:r>
          </w:p>
        </w:tc>
        <w:tc>
          <w:tcPr>
            <w:tcW w:w="252" w:type="pct"/>
            <w:tcBorders>
              <w:top w:val="nil"/>
              <w:left w:val="nil"/>
              <w:bottom w:val="single" w:sz="4" w:space="0" w:color="auto"/>
              <w:right w:val="single" w:sz="4" w:space="0" w:color="auto"/>
            </w:tcBorders>
            <w:shd w:val="clear" w:color="auto" w:fill="auto"/>
            <w:vAlign w:val="center"/>
            <w:hideMark/>
          </w:tcPr>
          <w:p w14:paraId="6F90B149" w14:textId="77777777" w:rsidR="00A8498D" w:rsidRPr="00A8498D" w:rsidRDefault="00A8498D" w:rsidP="00A8498D">
            <w:pPr>
              <w:rPr>
                <w:rFonts w:ascii="Arial" w:eastAsia="Times New Roman" w:hAnsi="Arial" w:cs="Arial"/>
                <w:b/>
                <w:bCs/>
                <w:color w:val="000000"/>
                <w:sz w:val="16"/>
                <w:szCs w:val="16"/>
                <w:lang w:eastAsia="en-GB"/>
              </w:rPr>
            </w:pPr>
            <w:r w:rsidRPr="00A8498D">
              <w:rPr>
                <w:rFonts w:ascii="Arial" w:eastAsia="Times New Roman" w:hAnsi="Arial" w:cs="Arial"/>
                <w:b/>
                <w:bCs/>
                <w:color w:val="000000"/>
                <w:sz w:val="16"/>
                <w:szCs w:val="16"/>
                <w:lang w:eastAsia="en-GB"/>
              </w:rPr>
              <w:t>AI</w:t>
            </w:r>
          </w:p>
        </w:tc>
        <w:tc>
          <w:tcPr>
            <w:tcW w:w="2708" w:type="pct"/>
            <w:tcBorders>
              <w:top w:val="nil"/>
              <w:left w:val="nil"/>
              <w:bottom w:val="single" w:sz="4" w:space="0" w:color="auto"/>
              <w:right w:val="single" w:sz="4" w:space="0" w:color="auto"/>
            </w:tcBorders>
            <w:shd w:val="clear" w:color="auto" w:fill="auto"/>
            <w:vAlign w:val="center"/>
            <w:hideMark/>
          </w:tcPr>
          <w:p w14:paraId="1CEE3781" w14:textId="77777777" w:rsidR="00A8498D" w:rsidRPr="00A8498D" w:rsidRDefault="00A8498D" w:rsidP="00A8498D">
            <w:pPr>
              <w:rPr>
                <w:rFonts w:ascii="Arial" w:eastAsia="Times New Roman" w:hAnsi="Arial" w:cs="Arial"/>
                <w:b/>
                <w:bCs/>
                <w:color w:val="000000"/>
                <w:sz w:val="16"/>
                <w:szCs w:val="16"/>
                <w:lang w:eastAsia="en-GB"/>
              </w:rPr>
            </w:pPr>
            <w:r w:rsidRPr="00A8498D">
              <w:rPr>
                <w:rFonts w:ascii="Arial" w:eastAsia="Times New Roman" w:hAnsi="Arial" w:cs="Arial"/>
                <w:b/>
                <w:bCs/>
                <w:color w:val="000000"/>
                <w:sz w:val="16"/>
                <w:szCs w:val="16"/>
                <w:lang w:eastAsia="en-GB"/>
              </w:rPr>
              <w:t>Topics</w:t>
            </w:r>
          </w:p>
        </w:tc>
      </w:tr>
      <w:tr w:rsidR="00A8498D" w:rsidRPr="00A8498D" w14:paraId="2293DDC6" w14:textId="77777777" w:rsidTr="00A8498D">
        <w:trPr>
          <w:trHeight w:val="225"/>
        </w:trPr>
        <w:tc>
          <w:tcPr>
            <w:tcW w:w="418" w:type="pct"/>
            <w:vMerge w:val="restart"/>
            <w:tcBorders>
              <w:top w:val="nil"/>
              <w:left w:val="single" w:sz="4" w:space="0" w:color="auto"/>
              <w:bottom w:val="single" w:sz="4" w:space="0" w:color="auto"/>
              <w:right w:val="single" w:sz="4" w:space="0" w:color="auto"/>
            </w:tcBorders>
            <w:shd w:val="clear" w:color="auto" w:fill="auto"/>
            <w:vAlign w:val="center"/>
            <w:hideMark/>
          </w:tcPr>
          <w:p w14:paraId="59A74334"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Mon. 02/28</w:t>
            </w:r>
          </w:p>
        </w:tc>
        <w:tc>
          <w:tcPr>
            <w:tcW w:w="404" w:type="pct"/>
            <w:vMerge w:val="restart"/>
            <w:tcBorders>
              <w:top w:val="nil"/>
              <w:left w:val="single" w:sz="4" w:space="0" w:color="auto"/>
              <w:bottom w:val="single" w:sz="4" w:space="0" w:color="auto"/>
              <w:right w:val="single" w:sz="4" w:space="0" w:color="auto"/>
            </w:tcBorders>
            <w:shd w:val="clear" w:color="auto" w:fill="auto"/>
            <w:vAlign w:val="center"/>
            <w:hideMark/>
          </w:tcPr>
          <w:p w14:paraId="00C9F78A" w14:textId="77777777" w:rsidR="00A8498D" w:rsidRPr="00A8498D" w:rsidRDefault="00A8498D" w:rsidP="00A8498D">
            <w:pPr>
              <w:jc w:val="center"/>
              <w:rPr>
                <w:rFonts w:ascii="Arial" w:eastAsia="Times New Roman" w:hAnsi="Arial" w:cs="Arial"/>
                <w:sz w:val="16"/>
                <w:szCs w:val="16"/>
                <w:lang w:eastAsia="en-GB"/>
              </w:rPr>
            </w:pPr>
            <w:r w:rsidRPr="00A8498D">
              <w:rPr>
                <w:rFonts w:ascii="Arial" w:eastAsia="Times New Roman" w:hAnsi="Arial" w:cs="Arial"/>
                <w:sz w:val="16"/>
                <w:szCs w:val="16"/>
                <w:lang w:eastAsia="en-GB"/>
              </w:rPr>
              <w:t>13:00 UTC</w:t>
            </w:r>
          </w:p>
        </w:tc>
        <w:tc>
          <w:tcPr>
            <w:tcW w:w="403" w:type="pct"/>
            <w:vMerge w:val="restart"/>
            <w:tcBorders>
              <w:top w:val="nil"/>
              <w:left w:val="single" w:sz="4" w:space="0" w:color="auto"/>
              <w:bottom w:val="single" w:sz="4" w:space="0" w:color="auto"/>
              <w:right w:val="single" w:sz="4" w:space="0" w:color="auto"/>
            </w:tcBorders>
            <w:shd w:val="clear" w:color="auto" w:fill="auto"/>
            <w:vAlign w:val="center"/>
            <w:hideMark/>
          </w:tcPr>
          <w:p w14:paraId="5F2A0DD9"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16:00 UTC</w:t>
            </w:r>
          </w:p>
        </w:tc>
        <w:tc>
          <w:tcPr>
            <w:tcW w:w="405" w:type="pct"/>
            <w:tcBorders>
              <w:top w:val="nil"/>
              <w:left w:val="nil"/>
              <w:bottom w:val="single" w:sz="4" w:space="0" w:color="auto"/>
              <w:right w:val="single" w:sz="4" w:space="0" w:color="auto"/>
            </w:tcBorders>
            <w:shd w:val="clear" w:color="auto" w:fill="auto"/>
            <w:vAlign w:val="center"/>
            <w:hideMark/>
          </w:tcPr>
          <w:p w14:paraId="6B6217D2"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Younsun</w:t>
            </w:r>
          </w:p>
        </w:tc>
        <w:tc>
          <w:tcPr>
            <w:tcW w:w="411" w:type="pct"/>
            <w:tcBorders>
              <w:top w:val="nil"/>
              <w:left w:val="nil"/>
              <w:bottom w:val="single" w:sz="4" w:space="0" w:color="auto"/>
              <w:right w:val="single" w:sz="4" w:space="0" w:color="auto"/>
            </w:tcBorders>
            <w:shd w:val="clear" w:color="auto" w:fill="auto"/>
            <w:vAlign w:val="center"/>
            <w:hideMark/>
          </w:tcPr>
          <w:p w14:paraId="2D38BE5D"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60</w:t>
            </w:r>
          </w:p>
        </w:tc>
        <w:tc>
          <w:tcPr>
            <w:tcW w:w="252" w:type="pct"/>
            <w:tcBorders>
              <w:top w:val="nil"/>
              <w:left w:val="nil"/>
              <w:bottom w:val="single" w:sz="4" w:space="0" w:color="auto"/>
              <w:right w:val="single" w:sz="4" w:space="0" w:color="auto"/>
            </w:tcBorders>
            <w:shd w:val="clear" w:color="auto" w:fill="auto"/>
            <w:vAlign w:val="center"/>
            <w:hideMark/>
          </w:tcPr>
          <w:p w14:paraId="74EBBEFD"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w:t>
            </w:r>
          </w:p>
        </w:tc>
        <w:tc>
          <w:tcPr>
            <w:tcW w:w="2708" w:type="pct"/>
            <w:tcBorders>
              <w:top w:val="nil"/>
              <w:left w:val="nil"/>
              <w:bottom w:val="single" w:sz="4" w:space="0" w:color="auto"/>
              <w:right w:val="single" w:sz="4" w:space="0" w:color="auto"/>
            </w:tcBorders>
            <w:shd w:val="clear" w:color="auto" w:fill="auto"/>
            <w:noWrap/>
            <w:vAlign w:val="center"/>
            <w:hideMark/>
          </w:tcPr>
          <w:p w14:paraId="130ADB83"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Further enhancements on MIMO for NR</w:t>
            </w:r>
          </w:p>
        </w:tc>
      </w:tr>
      <w:tr w:rsidR="00A8498D" w:rsidRPr="00A8498D" w14:paraId="4FE92419" w14:textId="77777777" w:rsidTr="00A8498D">
        <w:trPr>
          <w:trHeight w:val="225"/>
        </w:trPr>
        <w:tc>
          <w:tcPr>
            <w:tcW w:w="418" w:type="pct"/>
            <w:vMerge/>
            <w:tcBorders>
              <w:top w:val="nil"/>
              <w:left w:val="single" w:sz="4" w:space="0" w:color="auto"/>
              <w:bottom w:val="single" w:sz="4" w:space="0" w:color="auto"/>
              <w:right w:val="single" w:sz="4" w:space="0" w:color="auto"/>
            </w:tcBorders>
            <w:vAlign w:val="center"/>
            <w:hideMark/>
          </w:tcPr>
          <w:p w14:paraId="1DAFBCB7" w14:textId="77777777" w:rsidR="00A8498D" w:rsidRPr="00A8498D" w:rsidRDefault="00A8498D" w:rsidP="00A8498D">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auto"/>
              <w:right w:val="single" w:sz="4" w:space="0" w:color="auto"/>
            </w:tcBorders>
            <w:vAlign w:val="center"/>
            <w:hideMark/>
          </w:tcPr>
          <w:p w14:paraId="79E76C67" w14:textId="77777777" w:rsidR="00A8498D" w:rsidRPr="00A8498D" w:rsidRDefault="00A8498D" w:rsidP="00A8498D">
            <w:pPr>
              <w:rPr>
                <w:rFonts w:ascii="Arial" w:eastAsia="Times New Roman" w:hAnsi="Arial" w:cs="Arial"/>
                <w:sz w:val="16"/>
                <w:szCs w:val="16"/>
                <w:lang w:eastAsia="en-GB"/>
              </w:rPr>
            </w:pPr>
          </w:p>
        </w:tc>
        <w:tc>
          <w:tcPr>
            <w:tcW w:w="403" w:type="pct"/>
            <w:vMerge/>
            <w:tcBorders>
              <w:top w:val="nil"/>
              <w:left w:val="single" w:sz="4" w:space="0" w:color="auto"/>
              <w:bottom w:val="single" w:sz="4" w:space="0" w:color="auto"/>
              <w:right w:val="single" w:sz="4" w:space="0" w:color="auto"/>
            </w:tcBorders>
            <w:vAlign w:val="center"/>
            <w:hideMark/>
          </w:tcPr>
          <w:p w14:paraId="3E36A6E6" w14:textId="77777777" w:rsidR="00A8498D" w:rsidRPr="00A8498D" w:rsidRDefault="00A8498D" w:rsidP="00A8498D">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51ADAC95"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Younsun</w:t>
            </w:r>
          </w:p>
        </w:tc>
        <w:tc>
          <w:tcPr>
            <w:tcW w:w="411" w:type="pct"/>
            <w:tcBorders>
              <w:top w:val="nil"/>
              <w:left w:val="nil"/>
              <w:bottom w:val="single" w:sz="4" w:space="0" w:color="auto"/>
              <w:right w:val="single" w:sz="4" w:space="0" w:color="auto"/>
            </w:tcBorders>
            <w:shd w:val="clear" w:color="auto" w:fill="auto"/>
            <w:vAlign w:val="center"/>
            <w:hideMark/>
          </w:tcPr>
          <w:p w14:paraId="0EC2A09B"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60</w:t>
            </w:r>
          </w:p>
        </w:tc>
        <w:tc>
          <w:tcPr>
            <w:tcW w:w="252" w:type="pct"/>
            <w:tcBorders>
              <w:top w:val="nil"/>
              <w:left w:val="nil"/>
              <w:bottom w:val="single" w:sz="4" w:space="0" w:color="auto"/>
              <w:right w:val="single" w:sz="4" w:space="0" w:color="auto"/>
            </w:tcBorders>
            <w:shd w:val="clear" w:color="auto" w:fill="auto"/>
            <w:vAlign w:val="center"/>
            <w:hideMark/>
          </w:tcPr>
          <w:p w14:paraId="5B9810EE"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8.11</w:t>
            </w:r>
          </w:p>
        </w:tc>
        <w:tc>
          <w:tcPr>
            <w:tcW w:w="2708" w:type="pct"/>
            <w:tcBorders>
              <w:top w:val="nil"/>
              <w:left w:val="nil"/>
              <w:bottom w:val="single" w:sz="4" w:space="0" w:color="auto"/>
              <w:right w:val="single" w:sz="4" w:space="0" w:color="auto"/>
            </w:tcBorders>
            <w:shd w:val="clear" w:color="auto" w:fill="auto"/>
            <w:noWrap/>
            <w:vAlign w:val="bottom"/>
            <w:hideMark/>
          </w:tcPr>
          <w:p w14:paraId="73CE6442"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NR Sidelink Enhancement</w:t>
            </w:r>
          </w:p>
        </w:tc>
      </w:tr>
      <w:tr w:rsidR="00A8498D" w:rsidRPr="00A8498D" w14:paraId="5AEB0475" w14:textId="77777777" w:rsidTr="00A8498D">
        <w:trPr>
          <w:trHeight w:val="225"/>
        </w:trPr>
        <w:tc>
          <w:tcPr>
            <w:tcW w:w="418" w:type="pct"/>
            <w:vMerge/>
            <w:tcBorders>
              <w:top w:val="nil"/>
              <w:left w:val="single" w:sz="4" w:space="0" w:color="auto"/>
              <w:bottom w:val="single" w:sz="4" w:space="0" w:color="auto"/>
              <w:right w:val="single" w:sz="4" w:space="0" w:color="auto"/>
            </w:tcBorders>
            <w:vAlign w:val="center"/>
            <w:hideMark/>
          </w:tcPr>
          <w:p w14:paraId="3E1AB11E" w14:textId="77777777" w:rsidR="00A8498D" w:rsidRPr="00A8498D" w:rsidRDefault="00A8498D" w:rsidP="00A8498D">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auto"/>
              <w:right w:val="single" w:sz="4" w:space="0" w:color="auto"/>
            </w:tcBorders>
            <w:vAlign w:val="center"/>
            <w:hideMark/>
          </w:tcPr>
          <w:p w14:paraId="2109A42B" w14:textId="77777777" w:rsidR="00A8498D" w:rsidRPr="00A8498D" w:rsidRDefault="00A8498D" w:rsidP="00A8498D">
            <w:pPr>
              <w:rPr>
                <w:rFonts w:ascii="Arial" w:eastAsia="Times New Roman" w:hAnsi="Arial" w:cs="Arial"/>
                <w:sz w:val="16"/>
                <w:szCs w:val="16"/>
                <w:lang w:eastAsia="en-GB"/>
              </w:rPr>
            </w:pPr>
          </w:p>
        </w:tc>
        <w:tc>
          <w:tcPr>
            <w:tcW w:w="403" w:type="pct"/>
            <w:vMerge/>
            <w:tcBorders>
              <w:top w:val="nil"/>
              <w:left w:val="single" w:sz="4" w:space="0" w:color="auto"/>
              <w:bottom w:val="single" w:sz="4" w:space="0" w:color="auto"/>
              <w:right w:val="single" w:sz="4" w:space="0" w:color="auto"/>
            </w:tcBorders>
            <w:vAlign w:val="center"/>
            <w:hideMark/>
          </w:tcPr>
          <w:p w14:paraId="09EBB80D" w14:textId="77777777" w:rsidR="00A8498D" w:rsidRPr="00A8498D" w:rsidRDefault="00A8498D" w:rsidP="00A8498D">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33008791"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David</w:t>
            </w:r>
          </w:p>
        </w:tc>
        <w:tc>
          <w:tcPr>
            <w:tcW w:w="411" w:type="pct"/>
            <w:tcBorders>
              <w:top w:val="nil"/>
              <w:left w:val="nil"/>
              <w:bottom w:val="single" w:sz="4" w:space="0" w:color="auto"/>
              <w:right w:val="single" w:sz="4" w:space="0" w:color="auto"/>
            </w:tcBorders>
            <w:shd w:val="clear" w:color="auto" w:fill="auto"/>
            <w:vAlign w:val="center"/>
            <w:hideMark/>
          </w:tcPr>
          <w:p w14:paraId="365D8C09"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60</w:t>
            </w:r>
          </w:p>
        </w:tc>
        <w:tc>
          <w:tcPr>
            <w:tcW w:w="252" w:type="pct"/>
            <w:tcBorders>
              <w:top w:val="nil"/>
              <w:left w:val="nil"/>
              <w:bottom w:val="single" w:sz="4" w:space="0" w:color="auto"/>
              <w:right w:val="single" w:sz="4" w:space="0" w:color="auto"/>
            </w:tcBorders>
            <w:shd w:val="clear" w:color="auto" w:fill="auto"/>
            <w:vAlign w:val="center"/>
            <w:hideMark/>
          </w:tcPr>
          <w:p w14:paraId="3DD1FE40"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8.12</w:t>
            </w:r>
          </w:p>
        </w:tc>
        <w:tc>
          <w:tcPr>
            <w:tcW w:w="2708" w:type="pct"/>
            <w:tcBorders>
              <w:top w:val="nil"/>
              <w:left w:val="nil"/>
              <w:bottom w:val="single" w:sz="4" w:space="0" w:color="auto"/>
              <w:right w:val="single" w:sz="4" w:space="0" w:color="auto"/>
            </w:tcBorders>
            <w:shd w:val="clear" w:color="auto" w:fill="auto"/>
            <w:noWrap/>
            <w:vAlign w:val="bottom"/>
            <w:hideMark/>
          </w:tcPr>
          <w:p w14:paraId="3C13B3F1"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NR Multicast and Broadcast Services</w:t>
            </w:r>
          </w:p>
        </w:tc>
      </w:tr>
      <w:tr w:rsidR="00A8498D" w:rsidRPr="00A8498D" w14:paraId="24A1D6F1" w14:textId="77777777" w:rsidTr="00A8498D">
        <w:trPr>
          <w:trHeight w:val="300"/>
        </w:trPr>
        <w:tc>
          <w:tcPr>
            <w:tcW w:w="418" w:type="pct"/>
            <w:vMerge w:val="restart"/>
            <w:tcBorders>
              <w:top w:val="nil"/>
              <w:left w:val="single" w:sz="4" w:space="0" w:color="auto"/>
              <w:bottom w:val="single" w:sz="4" w:space="0" w:color="auto"/>
              <w:right w:val="single" w:sz="4" w:space="0" w:color="auto"/>
            </w:tcBorders>
            <w:shd w:val="clear" w:color="auto" w:fill="auto"/>
            <w:vAlign w:val="center"/>
            <w:hideMark/>
          </w:tcPr>
          <w:p w14:paraId="0516E987"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Tue. 03/01</w:t>
            </w:r>
          </w:p>
        </w:tc>
        <w:tc>
          <w:tcPr>
            <w:tcW w:w="404" w:type="pct"/>
            <w:vMerge w:val="restart"/>
            <w:tcBorders>
              <w:top w:val="nil"/>
              <w:left w:val="single" w:sz="4" w:space="0" w:color="auto"/>
              <w:bottom w:val="single" w:sz="4" w:space="0" w:color="auto"/>
              <w:right w:val="single" w:sz="4" w:space="0" w:color="auto"/>
            </w:tcBorders>
            <w:shd w:val="clear" w:color="auto" w:fill="auto"/>
            <w:vAlign w:val="center"/>
            <w:hideMark/>
          </w:tcPr>
          <w:p w14:paraId="5B099E88" w14:textId="77777777" w:rsidR="00A8498D" w:rsidRPr="00A8498D" w:rsidRDefault="00A8498D" w:rsidP="00A8498D">
            <w:pPr>
              <w:jc w:val="center"/>
              <w:rPr>
                <w:rFonts w:ascii="Arial" w:eastAsia="Times New Roman" w:hAnsi="Arial" w:cs="Arial"/>
                <w:sz w:val="16"/>
                <w:szCs w:val="16"/>
                <w:lang w:eastAsia="en-GB"/>
              </w:rPr>
            </w:pPr>
            <w:r w:rsidRPr="00A8498D">
              <w:rPr>
                <w:rFonts w:ascii="Arial" w:eastAsia="Times New Roman" w:hAnsi="Arial" w:cs="Arial"/>
                <w:sz w:val="16"/>
                <w:szCs w:val="16"/>
                <w:lang w:eastAsia="en-GB"/>
              </w:rPr>
              <w:t>13:00 UTC</w:t>
            </w:r>
          </w:p>
        </w:tc>
        <w:tc>
          <w:tcPr>
            <w:tcW w:w="403" w:type="pct"/>
            <w:vMerge w:val="restart"/>
            <w:tcBorders>
              <w:top w:val="nil"/>
              <w:left w:val="single" w:sz="4" w:space="0" w:color="auto"/>
              <w:bottom w:val="single" w:sz="4" w:space="0" w:color="auto"/>
              <w:right w:val="single" w:sz="4" w:space="0" w:color="auto"/>
            </w:tcBorders>
            <w:shd w:val="clear" w:color="auto" w:fill="auto"/>
            <w:vAlign w:val="center"/>
            <w:hideMark/>
          </w:tcPr>
          <w:p w14:paraId="1B13B3FB"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16:00 UTC</w:t>
            </w:r>
          </w:p>
        </w:tc>
        <w:tc>
          <w:tcPr>
            <w:tcW w:w="405" w:type="pct"/>
            <w:tcBorders>
              <w:top w:val="nil"/>
              <w:left w:val="nil"/>
              <w:bottom w:val="single" w:sz="4" w:space="0" w:color="auto"/>
              <w:right w:val="single" w:sz="4" w:space="0" w:color="auto"/>
            </w:tcBorders>
            <w:shd w:val="clear" w:color="auto" w:fill="auto"/>
            <w:vAlign w:val="center"/>
            <w:hideMark/>
          </w:tcPr>
          <w:p w14:paraId="5DEC5F3A"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Younsun</w:t>
            </w:r>
          </w:p>
        </w:tc>
        <w:tc>
          <w:tcPr>
            <w:tcW w:w="411" w:type="pct"/>
            <w:tcBorders>
              <w:top w:val="nil"/>
              <w:left w:val="nil"/>
              <w:bottom w:val="single" w:sz="4" w:space="0" w:color="auto"/>
              <w:right w:val="single" w:sz="4" w:space="0" w:color="auto"/>
            </w:tcBorders>
            <w:shd w:val="clear" w:color="auto" w:fill="auto"/>
            <w:vAlign w:val="center"/>
            <w:hideMark/>
          </w:tcPr>
          <w:p w14:paraId="500E1301"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90</w:t>
            </w:r>
          </w:p>
        </w:tc>
        <w:tc>
          <w:tcPr>
            <w:tcW w:w="252" w:type="pct"/>
            <w:tcBorders>
              <w:top w:val="nil"/>
              <w:left w:val="nil"/>
              <w:bottom w:val="single" w:sz="4" w:space="0" w:color="auto"/>
              <w:right w:val="single" w:sz="4" w:space="0" w:color="auto"/>
            </w:tcBorders>
            <w:shd w:val="clear" w:color="auto" w:fill="auto"/>
            <w:vAlign w:val="center"/>
            <w:hideMark/>
          </w:tcPr>
          <w:p w14:paraId="46FBEC86"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8.3</w:t>
            </w:r>
          </w:p>
        </w:tc>
        <w:tc>
          <w:tcPr>
            <w:tcW w:w="2708" w:type="pct"/>
            <w:tcBorders>
              <w:top w:val="nil"/>
              <w:left w:val="nil"/>
              <w:bottom w:val="single" w:sz="4" w:space="0" w:color="auto"/>
              <w:right w:val="single" w:sz="4" w:space="0" w:color="auto"/>
            </w:tcBorders>
            <w:shd w:val="clear" w:color="auto" w:fill="auto"/>
            <w:noWrap/>
            <w:vAlign w:val="center"/>
            <w:hideMark/>
          </w:tcPr>
          <w:p w14:paraId="49AD9E61"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Enhanced Industrial Internet of Things (IoT) and URLLC</w:t>
            </w:r>
          </w:p>
        </w:tc>
      </w:tr>
      <w:tr w:rsidR="00A8498D" w:rsidRPr="00A8498D" w14:paraId="4DAB6268" w14:textId="77777777" w:rsidTr="00A8498D">
        <w:trPr>
          <w:trHeight w:val="225"/>
        </w:trPr>
        <w:tc>
          <w:tcPr>
            <w:tcW w:w="418" w:type="pct"/>
            <w:vMerge/>
            <w:tcBorders>
              <w:top w:val="nil"/>
              <w:left w:val="single" w:sz="4" w:space="0" w:color="auto"/>
              <w:bottom w:val="single" w:sz="4" w:space="0" w:color="auto"/>
              <w:right w:val="single" w:sz="4" w:space="0" w:color="auto"/>
            </w:tcBorders>
            <w:vAlign w:val="center"/>
            <w:hideMark/>
          </w:tcPr>
          <w:p w14:paraId="6FBF9E02" w14:textId="77777777" w:rsidR="00A8498D" w:rsidRPr="00A8498D" w:rsidRDefault="00A8498D" w:rsidP="00A8498D">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auto"/>
              <w:right w:val="single" w:sz="4" w:space="0" w:color="auto"/>
            </w:tcBorders>
            <w:vAlign w:val="center"/>
            <w:hideMark/>
          </w:tcPr>
          <w:p w14:paraId="251DB75A" w14:textId="77777777" w:rsidR="00A8498D" w:rsidRPr="00A8498D" w:rsidRDefault="00A8498D" w:rsidP="00A8498D">
            <w:pPr>
              <w:rPr>
                <w:rFonts w:ascii="Arial" w:eastAsia="Times New Roman" w:hAnsi="Arial" w:cs="Arial"/>
                <w:sz w:val="16"/>
                <w:szCs w:val="16"/>
                <w:lang w:eastAsia="en-GB"/>
              </w:rPr>
            </w:pPr>
          </w:p>
        </w:tc>
        <w:tc>
          <w:tcPr>
            <w:tcW w:w="403" w:type="pct"/>
            <w:vMerge/>
            <w:tcBorders>
              <w:top w:val="nil"/>
              <w:left w:val="single" w:sz="4" w:space="0" w:color="auto"/>
              <w:bottom w:val="single" w:sz="4" w:space="0" w:color="auto"/>
              <w:right w:val="single" w:sz="4" w:space="0" w:color="auto"/>
            </w:tcBorders>
            <w:vAlign w:val="center"/>
            <w:hideMark/>
          </w:tcPr>
          <w:p w14:paraId="000FBEA8" w14:textId="77777777" w:rsidR="00A8498D" w:rsidRPr="00A8498D" w:rsidRDefault="00A8498D" w:rsidP="00A8498D">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7711E707"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Younsun</w:t>
            </w:r>
          </w:p>
        </w:tc>
        <w:tc>
          <w:tcPr>
            <w:tcW w:w="411" w:type="pct"/>
            <w:tcBorders>
              <w:top w:val="nil"/>
              <w:left w:val="nil"/>
              <w:bottom w:val="single" w:sz="4" w:space="0" w:color="auto"/>
              <w:right w:val="single" w:sz="4" w:space="0" w:color="auto"/>
            </w:tcBorders>
            <w:shd w:val="clear" w:color="auto" w:fill="auto"/>
            <w:vAlign w:val="center"/>
            <w:hideMark/>
          </w:tcPr>
          <w:p w14:paraId="04D8FA00"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30</w:t>
            </w:r>
          </w:p>
        </w:tc>
        <w:tc>
          <w:tcPr>
            <w:tcW w:w="252" w:type="pct"/>
            <w:tcBorders>
              <w:top w:val="nil"/>
              <w:left w:val="nil"/>
              <w:bottom w:val="single" w:sz="4" w:space="0" w:color="auto"/>
              <w:right w:val="single" w:sz="4" w:space="0" w:color="auto"/>
            </w:tcBorders>
            <w:shd w:val="clear" w:color="auto" w:fill="auto"/>
            <w:vAlign w:val="center"/>
            <w:hideMark/>
          </w:tcPr>
          <w:p w14:paraId="12FB75E5"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8.10</w:t>
            </w:r>
          </w:p>
        </w:tc>
        <w:tc>
          <w:tcPr>
            <w:tcW w:w="2708" w:type="pct"/>
            <w:tcBorders>
              <w:top w:val="nil"/>
              <w:left w:val="nil"/>
              <w:bottom w:val="single" w:sz="4" w:space="0" w:color="auto"/>
              <w:right w:val="single" w:sz="4" w:space="0" w:color="auto"/>
            </w:tcBorders>
            <w:shd w:val="clear" w:color="auto" w:fill="auto"/>
            <w:noWrap/>
            <w:vAlign w:val="center"/>
            <w:hideMark/>
          </w:tcPr>
          <w:p w14:paraId="53E685E4"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Enhancements to Integrated Access and Backhaul</w:t>
            </w:r>
          </w:p>
        </w:tc>
      </w:tr>
      <w:tr w:rsidR="00A8498D" w:rsidRPr="00A8498D" w14:paraId="023786C1" w14:textId="77777777" w:rsidTr="00A8498D">
        <w:trPr>
          <w:trHeight w:val="225"/>
        </w:trPr>
        <w:tc>
          <w:tcPr>
            <w:tcW w:w="418" w:type="pct"/>
            <w:vMerge/>
            <w:tcBorders>
              <w:top w:val="nil"/>
              <w:left w:val="single" w:sz="4" w:space="0" w:color="auto"/>
              <w:bottom w:val="single" w:sz="4" w:space="0" w:color="auto"/>
              <w:right w:val="single" w:sz="4" w:space="0" w:color="auto"/>
            </w:tcBorders>
            <w:vAlign w:val="center"/>
            <w:hideMark/>
          </w:tcPr>
          <w:p w14:paraId="42EAFCCF" w14:textId="77777777" w:rsidR="00A8498D" w:rsidRPr="00A8498D" w:rsidRDefault="00A8498D" w:rsidP="00A8498D">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auto"/>
              <w:right w:val="single" w:sz="4" w:space="0" w:color="auto"/>
            </w:tcBorders>
            <w:vAlign w:val="center"/>
            <w:hideMark/>
          </w:tcPr>
          <w:p w14:paraId="4BF1608C" w14:textId="77777777" w:rsidR="00A8498D" w:rsidRPr="00A8498D" w:rsidRDefault="00A8498D" w:rsidP="00A8498D">
            <w:pPr>
              <w:rPr>
                <w:rFonts w:ascii="Arial" w:eastAsia="Times New Roman" w:hAnsi="Arial" w:cs="Arial"/>
                <w:sz w:val="16"/>
                <w:szCs w:val="16"/>
                <w:lang w:eastAsia="en-GB"/>
              </w:rPr>
            </w:pPr>
          </w:p>
        </w:tc>
        <w:tc>
          <w:tcPr>
            <w:tcW w:w="403" w:type="pct"/>
            <w:vMerge/>
            <w:tcBorders>
              <w:top w:val="nil"/>
              <w:left w:val="single" w:sz="4" w:space="0" w:color="auto"/>
              <w:bottom w:val="single" w:sz="4" w:space="0" w:color="auto"/>
              <w:right w:val="single" w:sz="4" w:space="0" w:color="auto"/>
            </w:tcBorders>
            <w:vAlign w:val="center"/>
            <w:hideMark/>
          </w:tcPr>
          <w:p w14:paraId="0611C26A" w14:textId="77777777" w:rsidR="00A8498D" w:rsidRPr="00A8498D" w:rsidRDefault="00A8498D" w:rsidP="00A8498D">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725C1108"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David</w:t>
            </w:r>
          </w:p>
        </w:tc>
        <w:tc>
          <w:tcPr>
            <w:tcW w:w="411" w:type="pct"/>
            <w:tcBorders>
              <w:top w:val="nil"/>
              <w:left w:val="nil"/>
              <w:bottom w:val="single" w:sz="4" w:space="0" w:color="auto"/>
              <w:right w:val="single" w:sz="4" w:space="0" w:color="auto"/>
            </w:tcBorders>
            <w:shd w:val="clear" w:color="auto" w:fill="auto"/>
            <w:vAlign w:val="center"/>
            <w:hideMark/>
          </w:tcPr>
          <w:p w14:paraId="51064668"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30</w:t>
            </w:r>
          </w:p>
        </w:tc>
        <w:tc>
          <w:tcPr>
            <w:tcW w:w="252" w:type="pct"/>
            <w:tcBorders>
              <w:top w:val="nil"/>
              <w:left w:val="nil"/>
              <w:bottom w:val="single" w:sz="4" w:space="0" w:color="auto"/>
              <w:right w:val="single" w:sz="4" w:space="0" w:color="auto"/>
            </w:tcBorders>
            <w:shd w:val="clear" w:color="auto" w:fill="auto"/>
            <w:vAlign w:val="center"/>
            <w:hideMark/>
          </w:tcPr>
          <w:p w14:paraId="78C7F033"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8.2</w:t>
            </w:r>
          </w:p>
        </w:tc>
        <w:tc>
          <w:tcPr>
            <w:tcW w:w="2708" w:type="pct"/>
            <w:tcBorders>
              <w:top w:val="nil"/>
              <w:left w:val="nil"/>
              <w:bottom w:val="single" w:sz="4" w:space="0" w:color="auto"/>
              <w:right w:val="single" w:sz="4" w:space="0" w:color="auto"/>
            </w:tcBorders>
            <w:shd w:val="clear" w:color="auto" w:fill="auto"/>
            <w:noWrap/>
            <w:vAlign w:val="bottom"/>
            <w:hideMark/>
          </w:tcPr>
          <w:p w14:paraId="2956CE5D"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Extending current NR operation to 71GHz</w:t>
            </w:r>
          </w:p>
        </w:tc>
      </w:tr>
      <w:tr w:rsidR="00A8498D" w:rsidRPr="00A8498D" w14:paraId="48C3C957" w14:textId="77777777" w:rsidTr="00A8498D">
        <w:trPr>
          <w:trHeight w:val="225"/>
        </w:trPr>
        <w:tc>
          <w:tcPr>
            <w:tcW w:w="418" w:type="pct"/>
            <w:vMerge/>
            <w:tcBorders>
              <w:top w:val="nil"/>
              <w:left w:val="single" w:sz="4" w:space="0" w:color="auto"/>
              <w:bottom w:val="single" w:sz="4" w:space="0" w:color="auto"/>
              <w:right w:val="single" w:sz="4" w:space="0" w:color="auto"/>
            </w:tcBorders>
            <w:vAlign w:val="center"/>
            <w:hideMark/>
          </w:tcPr>
          <w:p w14:paraId="273939BC" w14:textId="77777777" w:rsidR="00A8498D" w:rsidRPr="00A8498D" w:rsidRDefault="00A8498D" w:rsidP="00A8498D">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auto"/>
              <w:right w:val="single" w:sz="4" w:space="0" w:color="auto"/>
            </w:tcBorders>
            <w:vAlign w:val="center"/>
            <w:hideMark/>
          </w:tcPr>
          <w:p w14:paraId="5968ADCD" w14:textId="77777777" w:rsidR="00A8498D" w:rsidRPr="00A8498D" w:rsidRDefault="00A8498D" w:rsidP="00A8498D">
            <w:pPr>
              <w:rPr>
                <w:rFonts w:ascii="Arial" w:eastAsia="Times New Roman" w:hAnsi="Arial" w:cs="Arial"/>
                <w:sz w:val="16"/>
                <w:szCs w:val="16"/>
                <w:lang w:eastAsia="en-GB"/>
              </w:rPr>
            </w:pPr>
          </w:p>
        </w:tc>
        <w:tc>
          <w:tcPr>
            <w:tcW w:w="403" w:type="pct"/>
            <w:vMerge/>
            <w:tcBorders>
              <w:top w:val="nil"/>
              <w:left w:val="single" w:sz="4" w:space="0" w:color="auto"/>
              <w:bottom w:val="single" w:sz="4" w:space="0" w:color="auto"/>
              <w:right w:val="single" w:sz="4" w:space="0" w:color="auto"/>
            </w:tcBorders>
            <w:vAlign w:val="center"/>
            <w:hideMark/>
          </w:tcPr>
          <w:p w14:paraId="1FE06D69" w14:textId="77777777" w:rsidR="00A8498D" w:rsidRPr="00A8498D" w:rsidRDefault="00A8498D" w:rsidP="00A8498D">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7FD22A1C"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David</w:t>
            </w:r>
          </w:p>
        </w:tc>
        <w:tc>
          <w:tcPr>
            <w:tcW w:w="411" w:type="pct"/>
            <w:tcBorders>
              <w:top w:val="nil"/>
              <w:left w:val="nil"/>
              <w:bottom w:val="single" w:sz="4" w:space="0" w:color="auto"/>
              <w:right w:val="single" w:sz="4" w:space="0" w:color="auto"/>
            </w:tcBorders>
            <w:shd w:val="clear" w:color="auto" w:fill="auto"/>
            <w:vAlign w:val="center"/>
            <w:hideMark/>
          </w:tcPr>
          <w:p w14:paraId="3CA673A0"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30</w:t>
            </w:r>
          </w:p>
        </w:tc>
        <w:tc>
          <w:tcPr>
            <w:tcW w:w="252" w:type="pct"/>
            <w:tcBorders>
              <w:top w:val="nil"/>
              <w:left w:val="nil"/>
              <w:bottom w:val="single" w:sz="4" w:space="0" w:color="auto"/>
              <w:right w:val="single" w:sz="4" w:space="0" w:color="auto"/>
            </w:tcBorders>
            <w:shd w:val="clear" w:color="auto" w:fill="auto"/>
            <w:vAlign w:val="center"/>
            <w:hideMark/>
          </w:tcPr>
          <w:p w14:paraId="58AE99EA"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8.5</w:t>
            </w:r>
          </w:p>
        </w:tc>
        <w:tc>
          <w:tcPr>
            <w:tcW w:w="2708" w:type="pct"/>
            <w:tcBorders>
              <w:top w:val="nil"/>
              <w:left w:val="nil"/>
              <w:bottom w:val="single" w:sz="4" w:space="0" w:color="auto"/>
              <w:right w:val="single" w:sz="4" w:space="0" w:color="auto"/>
            </w:tcBorders>
            <w:shd w:val="clear" w:color="auto" w:fill="auto"/>
            <w:noWrap/>
            <w:vAlign w:val="center"/>
            <w:hideMark/>
          </w:tcPr>
          <w:p w14:paraId="3D538937"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NR positioning enhancements</w:t>
            </w:r>
          </w:p>
        </w:tc>
      </w:tr>
      <w:tr w:rsidR="00A8498D" w:rsidRPr="00A8498D" w14:paraId="68355101" w14:textId="77777777" w:rsidTr="00A8498D">
        <w:trPr>
          <w:trHeight w:val="225"/>
        </w:trPr>
        <w:tc>
          <w:tcPr>
            <w:tcW w:w="418" w:type="pct"/>
            <w:vMerge w:val="restart"/>
            <w:tcBorders>
              <w:top w:val="nil"/>
              <w:left w:val="single" w:sz="4" w:space="0" w:color="auto"/>
              <w:bottom w:val="single" w:sz="4" w:space="0" w:color="auto"/>
              <w:right w:val="single" w:sz="4" w:space="0" w:color="auto"/>
            </w:tcBorders>
            <w:shd w:val="clear" w:color="auto" w:fill="auto"/>
            <w:vAlign w:val="center"/>
            <w:hideMark/>
          </w:tcPr>
          <w:p w14:paraId="1A0FD797"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Wed. 03/02</w:t>
            </w:r>
          </w:p>
        </w:tc>
        <w:tc>
          <w:tcPr>
            <w:tcW w:w="404" w:type="pct"/>
            <w:vMerge w:val="restart"/>
            <w:tcBorders>
              <w:top w:val="nil"/>
              <w:left w:val="single" w:sz="4" w:space="0" w:color="auto"/>
              <w:bottom w:val="single" w:sz="4" w:space="0" w:color="auto"/>
              <w:right w:val="single" w:sz="4" w:space="0" w:color="auto"/>
            </w:tcBorders>
            <w:shd w:val="clear" w:color="auto" w:fill="auto"/>
            <w:vAlign w:val="center"/>
            <w:hideMark/>
          </w:tcPr>
          <w:p w14:paraId="6CCE6C2F" w14:textId="77777777" w:rsidR="00A8498D" w:rsidRPr="00A8498D" w:rsidRDefault="00A8498D" w:rsidP="00A8498D">
            <w:pPr>
              <w:jc w:val="center"/>
              <w:rPr>
                <w:rFonts w:ascii="Arial" w:eastAsia="Times New Roman" w:hAnsi="Arial" w:cs="Arial"/>
                <w:sz w:val="16"/>
                <w:szCs w:val="16"/>
                <w:lang w:eastAsia="en-GB"/>
              </w:rPr>
            </w:pPr>
            <w:r w:rsidRPr="00A8498D">
              <w:rPr>
                <w:rFonts w:ascii="Arial" w:eastAsia="Times New Roman" w:hAnsi="Arial" w:cs="Arial"/>
                <w:sz w:val="16"/>
                <w:szCs w:val="16"/>
                <w:lang w:eastAsia="en-GB"/>
              </w:rPr>
              <w:t>13:00 UTC</w:t>
            </w:r>
          </w:p>
        </w:tc>
        <w:tc>
          <w:tcPr>
            <w:tcW w:w="403" w:type="pct"/>
            <w:vMerge w:val="restart"/>
            <w:tcBorders>
              <w:top w:val="nil"/>
              <w:left w:val="single" w:sz="4" w:space="0" w:color="auto"/>
              <w:bottom w:val="single" w:sz="4" w:space="0" w:color="auto"/>
              <w:right w:val="single" w:sz="4" w:space="0" w:color="auto"/>
            </w:tcBorders>
            <w:shd w:val="clear" w:color="auto" w:fill="auto"/>
            <w:vAlign w:val="center"/>
            <w:hideMark/>
          </w:tcPr>
          <w:p w14:paraId="461926FB"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16:00 UTC</w:t>
            </w:r>
          </w:p>
        </w:tc>
        <w:tc>
          <w:tcPr>
            <w:tcW w:w="405" w:type="pct"/>
            <w:tcBorders>
              <w:top w:val="nil"/>
              <w:left w:val="nil"/>
              <w:bottom w:val="single" w:sz="4" w:space="0" w:color="auto"/>
              <w:right w:val="single" w:sz="4" w:space="0" w:color="auto"/>
            </w:tcBorders>
            <w:shd w:val="clear" w:color="auto" w:fill="auto"/>
            <w:vAlign w:val="center"/>
            <w:hideMark/>
          </w:tcPr>
          <w:p w14:paraId="4DF95834"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Younsun</w:t>
            </w:r>
          </w:p>
        </w:tc>
        <w:tc>
          <w:tcPr>
            <w:tcW w:w="411" w:type="pct"/>
            <w:tcBorders>
              <w:top w:val="nil"/>
              <w:left w:val="nil"/>
              <w:bottom w:val="single" w:sz="4" w:space="0" w:color="auto"/>
              <w:right w:val="single" w:sz="4" w:space="0" w:color="auto"/>
            </w:tcBorders>
            <w:shd w:val="clear" w:color="auto" w:fill="auto"/>
            <w:vAlign w:val="center"/>
            <w:hideMark/>
          </w:tcPr>
          <w:p w14:paraId="71B9A7BE"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60</w:t>
            </w:r>
          </w:p>
        </w:tc>
        <w:tc>
          <w:tcPr>
            <w:tcW w:w="252" w:type="pct"/>
            <w:tcBorders>
              <w:top w:val="nil"/>
              <w:left w:val="nil"/>
              <w:bottom w:val="single" w:sz="4" w:space="0" w:color="auto"/>
              <w:right w:val="single" w:sz="4" w:space="0" w:color="auto"/>
            </w:tcBorders>
            <w:shd w:val="clear" w:color="auto" w:fill="auto"/>
            <w:vAlign w:val="center"/>
            <w:hideMark/>
          </w:tcPr>
          <w:p w14:paraId="7A651097"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w:t>
            </w:r>
          </w:p>
        </w:tc>
        <w:tc>
          <w:tcPr>
            <w:tcW w:w="2708" w:type="pct"/>
            <w:tcBorders>
              <w:top w:val="nil"/>
              <w:left w:val="nil"/>
              <w:bottom w:val="single" w:sz="4" w:space="0" w:color="auto"/>
              <w:right w:val="single" w:sz="4" w:space="0" w:color="auto"/>
            </w:tcBorders>
            <w:shd w:val="clear" w:color="auto" w:fill="auto"/>
            <w:noWrap/>
            <w:vAlign w:val="center"/>
            <w:hideMark/>
          </w:tcPr>
          <w:p w14:paraId="123A78B4"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Further enhancements on MIMO for NR</w:t>
            </w:r>
          </w:p>
        </w:tc>
      </w:tr>
      <w:tr w:rsidR="00A8498D" w:rsidRPr="00A8498D" w14:paraId="34E25DE6" w14:textId="77777777" w:rsidTr="00A8498D">
        <w:trPr>
          <w:trHeight w:val="225"/>
        </w:trPr>
        <w:tc>
          <w:tcPr>
            <w:tcW w:w="418" w:type="pct"/>
            <w:vMerge/>
            <w:tcBorders>
              <w:top w:val="nil"/>
              <w:left w:val="single" w:sz="4" w:space="0" w:color="auto"/>
              <w:bottom w:val="single" w:sz="4" w:space="0" w:color="auto"/>
              <w:right w:val="single" w:sz="4" w:space="0" w:color="auto"/>
            </w:tcBorders>
            <w:vAlign w:val="center"/>
            <w:hideMark/>
          </w:tcPr>
          <w:p w14:paraId="6071755E" w14:textId="77777777" w:rsidR="00A8498D" w:rsidRPr="00A8498D" w:rsidRDefault="00A8498D" w:rsidP="00A8498D">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auto"/>
              <w:right w:val="single" w:sz="4" w:space="0" w:color="auto"/>
            </w:tcBorders>
            <w:vAlign w:val="center"/>
            <w:hideMark/>
          </w:tcPr>
          <w:p w14:paraId="7BB08776" w14:textId="77777777" w:rsidR="00A8498D" w:rsidRPr="00A8498D" w:rsidRDefault="00A8498D" w:rsidP="00A8498D">
            <w:pPr>
              <w:rPr>
                <w:rFonts w:ascii="Arial" w:eastAsia="Times New Roman" w:hAnsi="Arial" w:cs="Arial"/>
                <w:sz w:val="16"/>
                <w:szCs w:val="16"/>
                <w:lang w:eastAsia="en-GB"/>
              </w:rPr>
            </w:pPr>
          </w:p>
        </w:tc>
        <w:tc>
          <w:tcPr>
            <w:tcW w:w="403" w:type="pct"/>
            <w:vMerge/>
            <w:tcBorders>
              <w:top w:val="nil"/>
              <w:left w:val="single" w:sz="4" w:space="0" w:color="auto"/>
              <w:bottom w:val="single" w:sz="4" w:space="0" w:color="auto"/>
              <w:right w:val="single" w:sz="4" w:space="0" w:color="auto"/>
            </w:tcBorders>
            <w:vAlign w:val="center"/>
            <w:hideMark/>
          </w:tcPr>
          <w:p w14:paraId="3E49C4C9" w14:textId="77777777" w:rsidR="00A8498D" w:rsidRPr="00A8498D" w:rsidRDefault="00A8498D" w:rsidP="00A8498D">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2F0F23DE"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Younsun</w:t>
            </w:r>
          </w:p>
        </w:tc>
        <w:tc>
          <w:tcPr>
            <w:tcW w:w="411" w:type="pct"/>
            <w:tcBorders>
              <w:top w:val="nil"/>
              <w:left w:val="nil"/>
              <w:bottom w:val="single" w:sz="4" w:space="0" w:color="auto"/>
              <w:right w:val="single" w:sz="4" w:space="0" w:color="auto"/>
            </w:tcBorders>
            <w:shd w:val="clear" w:color="auto" w:fill="auto"/>
            <w:vAlign w:val="center"/>
            <w:hideMark/>
          </w:tcPr>
          <w:p w14:paraId="72DFD51C"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30</w:t>
            </w:r>
          </w:p>
        </w:tc>
        <w:tc>
          <w:tcPr>
            <w:tcW w:w="252" w:type="pct"/>
            <w:tcBorders>
              <w:top w:val="nil"/>
              <w:left w:val="nil"/>
              <w:bottom w:val="single" w:sz="4" w:space="0" w:color="auto"/>
              <w:right w:val="single" w:sz="4" w:space="0" w:color="auto"/>
            </w:tcBorders>
            <w:shd w:val="clear" w:color="auto" w:fill="auto"/>
            <w:vAlign w:val="center"/>
            <w:hideMark/>
          </w:tcPr>
          <w:p w14:paraId="0FFF8EBB"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8.10</w:t>
            </w:r>
          </w:p>
        </w:tc>
        <w:tc>
          <w:tcPr>
            <w:tcW w:w="2708" w:type="pct"/>
            <w:tcBorders>
              <w:top w:val="nil"/>
              <w:left w:val="nil"/>
              <w:bottom w:val="single" w:sz="4" w:space="0" w:color="auto"/>
              <w:right w:val="single" w:sz="4" w:space="0" w:color="auto"/>
            </w:tcBorders>
            <w:shd w:val="clear" w:color="auto" w:fill="auto"/>
            <w:noWrap/>
            <w:vAlign w:val="center"/>
            <w:hideMark/>
          </w:tcPr>
          <w:p w14:paraId="5A1363A4"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Enhancements to Integrated Access and Backhaul</w:t>
            </w:r>
          </w:p>
        </w:tc>
      </w:tr>
      <w:tr w:rsidR="00A8498D" w:rsidRPr="00A8498D" w14:paraId="4ADA0B02" w14:textId="77777777" w:rsidTr="00A8498D">
        <w:trPr>
          <w:trHeight w:val="225"/>
        </w:trPr>
        <w:tc>
          <w:tcPr>
            <w:tcW w:w="418" w:type="pct"/>
            <w:vMerge/>
            <w:tcBorders>
              <w:top w:val="nil"/>
              <w:left w:val="single" w:sz="4" w:space="0" w:color="auto"/>
              <w:bottom w:val="single" w:sz="4" w:space="0" w:color="auto"/>
              <w:right w:val="single" w:sz="4" w:space="0" w:color="auto"/>
            </w:tcBorders>
            <w:vAlign w:val="center"/>
            <w:hideMark/>
          </w:tcPr>
          <w:p w14:paraId="6B3919CB" w14:textId="77777777" w:rsidR="00A8498D" w:rsidRPr="00A8498D" w:rsidRDefault="00A8498D" w:rsidP="00A8498D">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auto"/>
              <w:right w:val="single" w:sz="4" w:space="0" w:color="auto"/>
            </w:tcBorders>
            <w:vAlign w:val="center"/>
            <w:hideMark/>
          </w:tcPr>
          <w:p w14:paraId="089F6767" w14:textId="77777777" w:rsidR="00A8498D" w:rsidRPr="00A8498D" w:rsidRDefault="00A8498D" w:rsidP="00A8498D">
            <w:pPr>
              <w:rPr>
                <w:rFonts w:ascii="Arial" w:eastAsia="Times New Roman" w:hAnsi="Arial" w:cs="Arial"/>
                <w:sz w:val="16"/>
                <w:szCs w:val="16"/>
                <w:lang w:eastAsia="en-GB"/>
              </w:rPr>
            </w:pPr>
          </w:p>
        </w:tc>
        <w:tc>
          <w:tcPr>
            <w:tcW w:w="403" w:type="pct"/>
            <w:vMerge/>
            <w:tcBorders>
              <w:top w:val="nil"/>
              <w:left w:val="single" w:sz="4" w:space="0" w:color="auto"/>
              <w:bottom w:val="single" w:sz="4" w:space="0" w:color="auto"/>
              <w:right w:val="single" w:sz="4" w:space="0" w:color="auto"/>
            </w:tcBorders>
            <w:vAlign w:val="center"/>
            <w:hideMark/>
          </w:tcPr>
          <w:p w14:paraId="664E8832" w14:textId="77777777" w:rsidR="00A8498D" w:rsidRPr="00A8498D" w:rsidRDefault="00A8498D" w:rsidP="00A8498D">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6DCBE5B1"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Younsun</w:t>
            </w:r>
          </w:p>
        </w:tc>
        <w:tc>
          <w:tcPr>
            <w:tcW w:w="411" w:type="pct"/>
            <w:tcBorders>
              <w:top w:val="nil"/>
              <w:left w:val="nil"/>
              <w:bottom w:val="single" w:sz="4" w:space="0" w:color="auto"/>
              <w:right w:val="single" w:sz="4" w:space="0" w:color="auto"/>
            </w:tcBorders>
            <w:shd w:val="clear" w:color="auto" w:fill="auto"/>
            <w:vAlign w:val="center"/>
            <w:hideMark/>
          </w:tcPr>
          <w:p w14:paraId="423796FC"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60</w:t>
            </w:r>
          </w:p>
        </w:tc>
        <w:tc>
          <w:tcPr>
            <w:tcW w:w="252" w:type="pct"/>
            <w:tcBorders>
              <w:top w:val="nil"/>
              <w:left w:val="nil"/>
              <w:bottom w:val="single" w:sz="4" w:space="0" w:color="auto"/>
              <w:right w:val="single" w:sz="4" w:space="0" w:color="auto"/>
            </w:tcBorders>
            <w:shd w:val="clear" w:color="auto" w:fill="auto"/>
            <w:vAlign w:val="center"/>
            <w:hideMark/>
          </w:tcPr>
          <w:p w14:paraId="69A819BC"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8.11</w:t>
            </w:r>
          </w:p>
        </w:tc>
        <w:tc>
          <w:tcPr>
            <w:tcW w:w="2708" w:type="pct"/>
            <w:tcBorders>
              <w:top w:val="nil"/>
              <w:left w:val="nil"/>
              <w:bottom w:val="single" w:sz="4" w:space="0" w:color="auto"/>
              <w:right w:val="single" w:sz="4" w:space="0" w:color="auto"/>
            </w:tcBorders>
            <w:shd w:val="clear" w:color="auto" w:fill="auto"/>
            <w:noWrap/>
            <w:vAlign w:val="bottom"/>
            <w:hideMark/>
          </w:tcPr>
          <w:p w14:paraId="70F0397B"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NR Sidelink Enhancement</w:t>
            </w:r>
          </w:p>
        </w:tc>
      </w:tr>
      <w:tr w:rsidR="00A8498D" w:rsidRPr="00A8498D" w14:paraId="3903863B" w14:textId="77777777" w:rsidTr="00A8498D">
        <w:trPr>
          <w:trHeight w:val="225"/>
        </w:trPr>
        <w:tc>
          <w:tcPr>
            <w:tcW w:w="418" w:type="pct"/>
            <w:vMerge/>
            <w:tcBorders>
              <w:top w:val="nil"/>
              <w:left w:val="single" w:sz="4" w:space="0" w:color="auto"/>
              <w:bottom w:val="single" w:sz="4" w:space="0" w:color="auto"/>
              <w:right w:val="single" w:sz="4" w:space="0" w:color="auto"/>
            </w:tcBorders>
            <w:vAlign w:val="center"/>
            <w:hideMark/>
          </w:tcPr>
          <w:p w14:paraId="29E53826" w14:textId="77777777" w:rsidR="00A8498D" w:rsidRPr="00A8498D" w:rsidRDefault="00A8498D" w:rsidP="00A8498D">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auto"/>
              <w:right w:val="single" w:sz="4" w:space="0" w:color="auto"/>
            </w:tcBorders>
            <w:vAlign w:val="center"/>
            <w:hideMark/>
          </w:tcPr>
          <w:p w14:paraId="59A7DD46" w14:textId="77777777" w:rsidR="00A8498D" w:rsidRPr="00A8498D" w:rsidRDefault="00A8498D" w:rsidP="00A8498D">
            <w:pPr>
              <w:rPr>
                <w:rFonts w:ascii="Arial" w:eastAsia="Times New Roman" w:hAnsi="Arial" w:cs="Arial"/>
                <w:sz w:val="16"/>
                <w:szCs w:val="16"/>
                <w:lang w:eastAsia="en-GB"/>
              </w:rPr>
            </w:pPr>
          </w:p>
        </w:tc>
        <w:tc>
          <w:tcPr>
            <w:tcW w:w="403" w:type="pct"/>
            <w:vMerge/>
            <w:tcBorders>
              <w:top w:val="nil"/>
              <w:left w:val="single" w:sz="4" w:space="0" w:color="auto"/>
              <w:bottom w:val="single" w:sz="4" w:space="0" w:color="auto"/>
              <w:right w:val="single" w:sz="4" w:space="0" w:color="auto"/>
            </w:tcBorders>
            <w:vAlign w:val="center"/>
            <w:hideMark/>
          </w:tcPr>
          <w:p w14:paraId="17E0AD9C" w14:textId="77777777" w:rsidR="00A8498D" w:rsidRPr="00A8498D" w:rsidRDefault="00A8498D" w:rsidP="00A8498D">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2170F1B8"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David</w:t>
            </w:r>
          </w:p>
        </w:tc>
        <w:tc>
          <w:tcPr>
            <w:tcW w:w="411" w:type="pct"/>
            <w:tcBorders>
              <w:top w:val="nil"/>
              <w:left w:val="nil"/>
              <w:bottom w:val="single" w:sz="4" w:space="0" w:color="auto"/>
              <w:right w:val="single" w:sz="4" w:space="0" w:color="auto"/>
            </w:tcBorders>
            <w:shd w:val="clear" w:color="auto" w:fill="auto"/>
            <w:vAlign w:val="center"/>
            <w:hideMark/>
          </w:tcPr>
          <w:p w14:paraId="04F5F497"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30</w:t>
            </w:r>
          </w:p>
        </w:tc>
        <w:tc>
          <w:tcPr>
            <w:tcW w:w="252" w:type="pct"/>
            <w:tcBorders>
              <w:top w:val="nil"/>
              <w:left w:val="nil"/>
              <w:bottom w:val="single" w:sz="4" w:space="0" w:color="auto"/>
              <w:right w:val="single" w:sz="4" w:space="0" w:color="auto"/>
            </w:tcBorders>
            <w:shd w:val="clear" w:color="auto" w:fill="auto"/>
            <w:vAlign w:val="center"/>
            <w:hideMark/>
          </w:tcPr>
          <w:p w14:paraId="6AB5090A"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8.2</w:t>
            </w:r>
          </w:p>
        </w:tc>
        <w:tc>
          <w:tcPr>
            <w:tcW w:w="2708" w:type="pct"/>
            <w:tcBorders>
              <w:top w:val="nil"/>
              <w:left w:val="nil"/>
              <w:bottom w:val="single" w:sz="4" w:space="0" w:color="auto"/>
              <w:right w:val="single" w:sz="4" w:space="0" w:color="auto"/>
            </w:tcBorders>
            <w:shd w:val="clear" w:color="auto" w:fill="auto"/>
            <w:noWrap/>
            <w:vAlign w:val="bottom"/>
            <w:hideMark/>
          </w:tcPr>
          <w:p w14:paraId="3E28A9B6"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Extending current NR operation to 71GHz</w:t>
            </w:r>
          </w:p>
        </w:tc>
      </w:tr>
      <w:tr w:rsidR="00A8498D" w:rsidRPr="00A8498D" w14:paraId="3FB09C4C" w14:textId="77777777" w:rsidTr="00A8498D">
        <w:trPr>
          <w:trHeight w:val="225"/>
        </w:trPr>
        <w:tc>
          <w:tcPr>
            <w:tcW w:w="418" w:type="pct"/>
            <w:vMerge w:val="restart"/>
            <w:tcBorders>
              <w:top w:val="nil"/>
              <w:left w:val="single" w:sz="4" w:space="0" w:color="auto"/>
              <w:bottom w:val="single" w:sz="4" w:space="0" w:color="auto"/>
              <w:right w:val="single" w:sz="4" w:space="0" w:color="auto"/>
            </w:tcBorders>
            <w:shd w:val="clear" w:color="auto" w:fill="auto"/>
            <w:vAlign w:val="center"/>
            <w:hideMark/>
          </w:tcPr>
          <w:p w14:paraId="57415A7A"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Thu. 03/03</w:t>
            </w:r>
          </w:p>
        </w:tc>
        <w:tc>
          <w:tcPr>
            <w:tcW w:w="404" w:type="pct"/>
            <w:vMerge w:val="restart"/>
            <w:tcBorders>
              <w:top w:val="nil"/>
              <w:left w:val="single" w:sz="4" w:space="0" w:color="auto"/>
              <w:bottom w:val="single" w:sz="4" w:space="0" w:color="auto"/>
              <w:right w:val="single" w:sz="4" w:space="0" w:color="auto"/>
            </w:tcBorders>
            <w:shd w:val="clear" w:color="auto" w:fill="auto"/>
            <w:vAlign w:val="center"/>
            <w:hideMark/>
          </w:tcPr>
          <w:p w14:paraId="0138DA62" w14:textId="77777777" w:rsidR="00A8498D" w:rsidRPr="00A8498D" w:rsidRDefault="00A8498D" w:rsidP="00A8498D">
            <w:pPr>
              <w:jc w:val="center"/>
              <w:rPr>
                <w:rFonts w:ascii="Arial" w:eastAsia="Times New Roman" w:hAnsi="Arial" w:cs="Arial"/>
                <w:sz w:val="16"/>
                <w:szCs w:val="16"/>
                <w:lang w:eastAsia="en-GB"/>
              </w:rPr>
            </w:pPr>
            <w:r w:rsidRPr="00A8498D">
              <w:rPr>
                <w:rFonts w:ascii="Arial" w:eastAsia="Times New Roman" w:hAnsi="Arial" w:cs="Arial"/>
                <w:sz w:val="16"/>
                <w:szCs w:val="16"/>
                <w:lang w:eastAsia="en-GB"/>
              </w:rPr>
              <w:t>13:00 UTC</w:t>
            </w:r>
          </w:p>
        </w:tc>
        <w:tc>
          <w:tcPr>
            <w:tcW w:w="403" w:type="pct"/>
            <w:vMerge w:val="restart"/>
            <w:tcBorders>
              <w:top w:val="nil"/>
              <w:left w:val="single" w:sz="4" w:space="0" w:color="auto"/>
              <w:bottom w:val="single" w:sz="4" w:space="0" w:color="auto"/>
              <w:right w:val="single" w:sz="4" w:space="0" w:color="auto"/>
            </w:tcBorders>
            <w:shd w:val="clear" w:color="auto" w:fill="auto"/>
            <w:vAlign w:val="center"/>
            <w:hideMark/>
          </w:tcPr>
          <w:p w14:paraId="7D1E8FD4"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16:00 UTC</w:t>
            </w:r>
          </w:p>
        </w:tc>
        <w:tc>
          <w:tcPr>
            <w:tcW w:w="405" w:type="pct"/>
            <w:tcBorders>
              <w:top w:val="nil"/>
              <w:left w:val="nil"/>
              <w:bottom w:val="single" w:sz="4" w:space="0" w:color="auto"/>
              <w:right w:val="single" w:sz="4" w:space="0" w:color="auto"/>
            </w:tcBorders>
            <w:shd w:val="clear" w:color="auto" w:fill="auto"/>
            <w:vAlign w:val="center"/>
            <w:hideMark/>
          </w:tcPr>
          <w:p w14:paraId="1880BAFF"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Xiaodong</w:t>
            </w:r>
          </w:p>
        </w:tc>
        <w:tc>
          <w:tcPr>
            <w:tcW w:w="411" w:type="pct"/>
            <w:tcBorders>
              <w:top w:val="nil"/>
              <w:left w:val="nil"/>
              <w:bottom w:val="single" w:sz="4" w:space="0" w:color="auto"/>
              <w:right w:val="single" w:sz="4" w:space="0" w:color="auto"/>
            </w:tcBorders>
            <w:shd w:val="clear" w:color="auto" w:fill="auto"/>
            <w:vAlign w:val="center"/>
            <w:hideMark/>
          </w:tcPr>
          <w:p w14:paraId="1D9274C6"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30</w:t>
            </w:r>
          </w:p>
        </w:tc>
        <w:tc>
          <w:tcPr>
            <w:tcW w:w="252" w:type="pct"/>
            <w:tcBorders>
              <w:top w:val="nil"/>
              <w:left w:val="nil"/>
              <w:bottom w:val="single" w:sz="4" w:space="0" w:color="auto"/>
              <w:right w:val="single" w:sz="4" w:space="0" w:color="auto"/>
            </w:tcBorders>
            <w:shd w:val="clear" w:color="auto" w:fill="auto"/>
            <w:vAlign w:val="center"/>
            <w:hideMark/>
          </w:tcPr>
          <w:p w14:paraId="169682E2"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8.7</w:t>
            </w:r>
          </w:p>
        </w:tc>
        <w:tc>
          <w:tcPr>
            <w:tcW w:w="2708" w:type="pct"/>
            <w:tcBorders>
              <w:top w:val="nil"/>
              <w:left w:val="nil"/>
              <w:bottom w:val="single" w:sz="4" w:space="0" w:color="auto"/>
              <w:right w:val="single" w:sz="4" w:space="0" w:color="auto"/>
            </w:tcBorders>
            <w:shd w:val="clear" w:color="auto" w:fill="auto"/>
            <w:noWrap/>
            <w:vAlign w:val="center"/>
            <w:hideMark/>
          </w:tcPr>
          <w:p w14:paraId="2727DF5C"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UE Power Saving Enhancements</w:t>
            </w:r>
          </w:p>
        </w:tc>
      </w:tr>
      <w:tr w:rsidR="00A8498D" w:rsidRPr="00A8498D" w14:paraId="38BCC336" w14:textId="77777777" w:rsidTr="00A8498D">
        <w:trPr>
          <w:trHeight w:val="225"/>
        </w:trPr>
        <w:tc>
          <w:tcPr>
            <w:tcW w:w="418" w:type="pct"/>
            <w:vMerge/>
            <w:tcBorders>
              <w:top w:val="nil"/>
              <w:left w:val="single" w:sz="4" w:space="0" w:color="auto"/>
              <w:bottom w:val="single" w:sz="4" w:space="0" w:color="auto"/>
              <w:right w:val="single" w:sz="4" w:space="0" w:color="auto"/>
            </w:tcBorders>
            <w:vAlign w:val="center"/>
            <w:hideMark/>
          </w:tcPr>
          <w:p w14:paraId="7568DB36" w14:textId="77777777" w:rsidR="00A8498D" w:rsidRPr="00A8498D" w:rsidRDefault="00A8498D" w:rsidP="00A8498D">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auto"/>
              <w:right w:val="single" w:sz="4" w:space="0" w:color="auto"/>
            </w:tcBorders>
            <w:vAlign w:val="center"/>
            <w:hideMark/>
          </w:tcPr>
          <w:p w14:paraId="52AE8B05" w14:textId="77777777" w:rsidR="00A8498D" w:rsidRPr="00A8498D" w:rsidRDefault="00A8498D" w:rsidP="00A8498D">
            <w:pPr>
              <w:rPr>
                <w:rFonts w:ascii="Arial" w:eastAsia="Times New Roman" w:hAnsi="Arial" w:cs="Arial"/>
                <w:sz w:val="16"/>
                <w:szCs w:val="16"/>
                <w:lang w:eastAsia="en-GB"/>
              </w:rPr>
            </w:pPr>
          </w:p>
        </w:tc>
        <w:tc>
          <w:tcPr>
            <w:tcW w:w="403" w:type="pct"/>
            <w:vMerge/>
            <w:tcBorders>
              <w:top w:val="nil"/>
              <w:left w:val="single" w:sz="4" w:space="0" w:color="auto"/>
              <w:bottom w:val="single" w:sz="4" w:space="0" w:color="auto"/>
              <w:right w:val="single" w:sz="4" w:space="0" w:color="auto"/>
            </w:tcBorders>
            <w:vAlign w:val="center"/>
            <w:hideMark/>
          </w:tcPr>
          <w:p w14:paraId="0D1827F2" w14:textId="77777777" w:rsidR="00A8498D" w:rsidRPr="00A8498D" w:rsidRDefault="00A8498D" w:rsidP="00A8498D">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72C11C51"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Younsun</w:t>
            </w:r>
          </w:p>
        </w:tc>
        <w:tc>
          <w:tcPr>
            <w:tcW w:w="411" w:type="pct"/>
            <w:tcBorders>
              <w:top w:val="nil"/>
              <w:left w:val="nil"/>
              <w:bottom w:val="single" w:sz="4" w:space="0" w:color="auto"/>
              <w:right w:val="single" w:sz="4" w:space="0" w:color="auto"/>
            </w:tcBorders>
            <w:shd w:val="clear" w:color="auto" w:fill="auto"/>
            <w:vAlign w:val="center"/>
            <w:hideMark/>
          </w:tcPr>
          <w:p w14:paraId="75685279"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70</w:t>
            </w:r>
          </w:p>
        </w:tc>
        <w:tc>
          <w:tcPr>
            <w:tcW w:w="252" w:type="pct"/>
            <w:tcBorders>
              <w:top w:val="nil"/>
              <w:left w:val="nil"/>
              <w:bottom w:val="single" w:sz="4" w:space="0" w:color="auto"/>
              <w:right w:val="single" w:sz="4" w:space="0" w:color="auto"/>
            </w:tcBorders>
            <w:shd w:val="clear" w:color="auto" w:fill="auto"/>
            <w:vAlign w:val="center"/>
            <w:hideMark/>
          </w:tcPr>
          <w:p w14:paraId="3E30E052"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8.3</w:t>
            </w:r>
          </w:p>
        </w:tc>
        <w:tc>
          <w:tcPr>
            <w:tcW w:w="2708" w:type="pct"/>
            <w:tcBorders>
              <w:top w:val="nil"/>
              <w:left w:val="nil"/>
              <w:bottom w:val="single" w:sz="4" w:space="0" w:color="auto"/>
              <w:right w:val="single" w:sz="4" w:space="0" w:color="auto"/>
            </w:tcBorders>
            <w:shd w:val="clear" w:color="auto" w:fill="auto"/>
            <w:noWrap/>
            <w:vAlign w:val="center"/>
            <w:hideMark/>
          </w:tcPr>
          <w:p w14:paraId="741A8712"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Enhanced Industrial Internet of Things (IoT) and URLLC</w:t>
            </w:r>
          </w:p>
        </w:tc>
      </w:tr>
      <w:tr w:rsidR="00A8498D" w:rsidRPr="00A8498D" w14:paraId="4F02C787" w14:textId="77777777" w:rsidTr="00A8498D">
        <w:trPr>
          <w:trHeight w:val="225"/>
        </w:trPr>
        <w:tc>
          <w:tcPr>
            <w:tcW w:w="418" w:type="pct"/>
            <w:vMerge/>
            <w:tcBorders>
              <w:top w:val="nil"/>
              <w:left w:val="single" w:sz="4" w:space="0" w:color="auto"/>
              <w:bottom w:val="single" w:sz="4" w:space="0" w:color="auto"/>
              <w:right w:val="single" w:sz="4" w:space="0" w:color="auto"/>
            </w:tcBorders>
            <w:vAlign w:val="center"/>
            <w:hideMark/>
          </w:tcPr>
          <w:p w14:paraId="3C99CA41" w14:textId="77777777" w:rsidR="00A8498D" w:rsidRPr="00A8498D" w:rsidRDefault="00A8498D" w:rsidP="00A8498D">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auto"/>
              <w:right w:val="single" w:sz="4" w:space="0" w:color="auto"/>
            </w:tcBorders>
            <w:vAlign w:val="center"/>
            <w:hideMark/>
          </w:tcPr>
          <w:p w14:paraId="72F0FF12" w14:textId="77777777" w:rsidR="00A8498D" w:rsidRPr="00A8498D" w:rsidRDefault="00A8498D" w:rsidP="00A8498D">
            <w:pPr>
              <w:rPr>
                <w:rFonts w:ascii="Arial" w:eastAsia="Times New Roman" w:hAnsi="Arial" w:cs="Arial"/>
                <w:sz w:val="16"/>
                <w:szCs w:val="16"/>
                <w:lang w:eastAsia="en-GB"/>
              </w:rPr>
            </w:pPr>
          </w:p>
        </w:tc>
        <w:tc>
          <w:tcPr>
            <w:tcW w:w="403" w:type="pct"/>
            <w:vMerge/>
            <w:tcBorders>
              <w:top w:val="nil"/>
              <w:left w:val="single" w:sz="4" w:space="0" w:color="auto"/>
              <w:bottom w:val="single" w:sz="4" w:space="0" w:color="auto"/>
              <w:right w:val="single" w:sz="4" w:space="0" w:color="auto"/>
            </w:tcBorders>
            <w:vAlign w:val="center"/>
            <w:hideMark/>
          </w:tcPr>
          <w:p w14:paraId="22763F1D" w14:textId="77777777" w:rsidR="00A8498D" w:rsidRPr="00A8498D" w:rsidRDefault="00A8498D" w:rsidP="00A8498D">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2D6012D4"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Younsun</w:t>
            </w:r>
          </w:p>
        </w:tc>
        <w:tc>
          <w:tcPr>
            <w:tcW w:w="411" w:type="pct"/>
            <w:tcBorders>
              <w:top w:val="nil"/>
              <w:left w:val="nil"/>
              <w:bottom w:val="single" w:sz="4" w:space="0" w:color="auto"/>
              <w:right w:val="single" w:sz="4" w:space="0" w:color="auto"/>
            </w:tcBorders>
            <w:shd w:val="clear" w:color="auto" w:fill="auto"/>
            <w:vAlign w:val="center"/>
            <w:hideMark/>
          </w:tcPr>
          <w:p w14:paraId="59BF19F1"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70</w:t>
            </w:r>
          </w:p>
        </w:tc>
        <w:tc>
          <w:tcPr>
            <w:tcW w:w="252" w:type="pct"/>
            <w:tcBorders>
              <w:top w:val="nil"/>
              <w:left w:val="nil"/>
              <w:bottom w:val="single" w:sz="4" w:space="0" w:color="auto"/>
              <w:right w:val="single" w:sz="4" w:space="0" w:color="auto"/>
            </w:tcBorders>
            <w:shd w:val="clear" w:color="auto" w:fill="auto"/>
            <w:vAlign w:val="center"/>
            <w:hideMark/>
          </w:tcPr>
          <w:p w14:paraId="135324F8"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8.11</w:t>
            </w:r>
          </w:p>
        </w:tc>
        <w:tc>
          <w:tcPr>
            <w:tcW w:w="2708" w:type="pct"/>
            <w:tcBorders>
              <w:top w:val="nil"/>
              <w:left w:val="nil"/>
              <w:bottom w:val="single" w:sz="4" w:space="0" w:color="auto"/>
              <w:right w:val="single" w:sz="4" w:space="0" w:color="auto"/>
            </w:tcBorders>
            <w:shd w:val="clear" w:color="auto" w:fill="auto"/>
            <w:noWrap/>
            <w:vAlign w:val="bottom"/>
            <w:hideMark/>
          </w:tcPr>
          <w:p w14:paraId="77BDFF94"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NR Sidelink Enhancement</w:t>
            </w:r>
          </w:p>
        </w:tc>
      </w:tr>
      <w:tr w:rsidR="00A8498D" w:rsidRPr="00A8498D" w14:paraId="0153BA09" w14:textId="77777777" w:rsidTr="00A8498D">
        <w:trPr>
          <w:trHeight w:val="225"/>
        </w:trPr>
        <w:tc>
          <w:tcPr>
            <w:tcW w:w="418" w:type="pct"/>
            <w:tcBorders>
              <w:top w:val="nil"/>
              <w:left w:val="single" w:sz="4" w:space="0" w:color="auto"/>
              <w:bottom w:val="single" w:sz="4" w:space="0" w:color="auto"/>
              <w:right w:val="single" w:sz="4" w:space="0" w:color="auto"/>
            </w:tcBorders>
            <w:shd w:val="clear" w:color="auto" w:fill="auto"/>
            <w:vAlign w:val="center"/>
            <w:hideMark/>
          </w:tcPr>
          <w:p w14:paraId="38AD5C23"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Fri. 03/04</w:t>
            </w:r>
          </w:p>
        </w:tc>
        <w:tc>
          <w:tcPr>
            <w:tcW w:w="404" w:type="pct"/>
            <w:tcBorders>
              <w:top w:val="nil"/>
              <w:left w:val="nil"/>
              <w:bottom w:val="single" w:sz="4" w:space="0" w:color="auto"/>
              <w:right w:val="single" w:sz="4" w:space="0" w:color="auto"/>
            </w:tcBorders>
            <w:shd w:val="clear" w:color="000000" w:fill="BFBFBF"/>
            <w:vAlign w:val="center"/>
            <w:hideMark/>
          </w:tcPr>
          <w:p w14:paraId="6DB4793D" w14:textId="77777777" w:rsidR="00A8498D" w:rsidRPr="00A8498D" w:rsidRDefault="00A8498D" w:rsidP="00A8498D">
            <w:pPr>
              <w:jc w:val="center"/>
              <w:rPr>
                <w:rFonts w:ascii="Arial" w:eastAsia="Times New Roman" w:hAnsi="Arial" w:cs="Arial"/>
                <w:sz w:val="16"/>
                <w:szCs w:val="16"/>
                <w:lang w:eastAsia="en-GB"/>
              </w:rPr>
            </w:pPr>
            <w:r w:rsidRPr="00A8498D">
              <w:rPr>
                <w:rFonts w:ascii="Arial" w:eastAsia="Times New Roman" w:hAnsi="Arial" w:cs="Arial"/>
                <w:sz w:val="16"/>
                <w:szCs w:val="16"/>
                <w:lang w:eastAsia="en-GB"/>
              </w:rPr>
              <w:t> </w:t>
            </w:r>
          </w:p>
        </w:tc>
        <w:tc>
          <w:tcPr>
            <w:tcW w:w="403" w:type="pct"/>
            <w:tcBorders>
              <w:top w:val="nil"/>
              <w:left w:val="nil"/>
              <w:bottom w:val="single" w:sz="4" w:space="0" w:color="auto"/>
              <w:right w:val="single" w:sz="4" w:space="0" w:color="auto"/>
            </w:tcBorders>
            <w:shd w:val="clear" w:color="000000" w:fill="BFBFBF"/>
            <w:vAlign w:val="center"/>
            <w:hideMark/>
          </w:tcPr>
          <w:p w14:paraId="3F9C00C9"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 </w:t>
            </w:r>
          </w:p>
        </w:tc>
        <w:tc>
          <w:tcPr>
            <w:tcW w:w="405" w:type="pct"/>
            <w:tcBorders>
              <w:top w:val="nil"/>
              <w:left w:val="nil"/>
              <w:bottom w:val="single" w:sz="4" w:space="0" w:color="auto"/>
              <w:right w:val="single" w:sz="4" w:space="0" w:color="auto"/>
            </w:tcBorders>
            <w:shd w:val="clear" w:color="000000" w:fill="BFBFBF"/>
            <w:vAlign w:val="center"/>
            <w:hideMark/>
          </w:tcPr>
          <w:p w14:paraId="5ED700F3"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 </w:t>
            </w:r>
          </w:p>
        </w:tc>
        <w:tc>
          <w:tcPr>
            <w:tcW w:w="411" w:type="pct"/>
            <w:tcBorders>
              <w:top w:val="nil"/>
              <w:left w:val="nil"/>
              <w:bottom w:val="single" w:sz="4" w:space="0" w:color="auto"/>
              <w:right w:val="single" w:sz="4" w:space="0" w:color="auto"/>
            </w:tcBorders>
            <w:shd w:val="clear" w:color="000000" w:fill="BFBFBF"/>
            <w:vAlign w:val="center"/>
            <w:hideMark/>
          </w:tcPr>
          <w:p w14:paraId="794C53A0"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 </w:t>
            </w:r>
          </w:p>
        </w:tc>
        <w:tc>
          <w:tcPr>
            <w:tcW w:w="252" w:type="pct"/>
            <w:tcBorders>
              <w:top w:val="nil"/>
              <w:left w:val="nil"/>
              <w:bottom w:val="single" w:sz="4" w:space="0" w:color="auto"/>
              <w:right w:val="single" w:sz="4" w:space="0" w:color="auto"/>
            </w:tcBorders>
            <w:shd w:val="clear" w:color="000000" w:fill="BFBFBF"/>
            <w:vAlign w:val="center"/>
            <w:hideMark/>
          </w:tcPr>
          <w:p w14:paraId="003109CE"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 </w:t>
            </w:r>
          </w:p>
        </w:tc>
        <w:tc>
          <w:tcPr>
            <w:tcW w:w="2708" w:type="pct"/>
            <w:tcBorders>
              <w:top w:val="nil"/>
              <w:left w:val="nil"/>
              <w:bottom w:val="single" w:sz="4" w:space="0" w:color="auto"/>
              <w:right w:val="single" w:sz="4" w:space="0" w:color="auto"/>
            </w:tcBorders>
            <w:shd w:val="clear" w:color="000000" w:fill="BFBFBF"/>
            <w:noWrap/>
            <w:vAlign w:val="center"/>
            <w:hideMark/>
          </w:tcPr>
          <w:p w14:paraId="7451CDDE"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 </w:t>
            </w:r>
          </w:p>
        </w:tc>
      </w:tr>
      <w:tr w:rsidR="00A8498D" w:rsidRPr="00A8498D" w14:paraId="25855DC9" w14:textId="77777777" w:rsidTr="00A8498D">
        <w:trPr>
          <w:trHeight w:val="225"/>
        </w:trPr>
        <w:tc>
          <w:tcPr>
            <w:tcW w:w="5000" w:type="pct"/>
            <w:gridSpan w:val="7"/>
            <w:tcBorders>
              <w:top w:val="single" w:sz="4" w:space="0" w:color="auto"/>
              <w:left w:val="single" w:sz="4" w:space="0" w:color="auto"/>
              <w:bottom w:val="single" w:sz="4" w:space="0" w:color="auto"/>
              <w:right w:val="single" w:sz="4" w:space="0" w:color="auto"/>
            </w:tcBorders>
            <w:shd w:val="clear" w:color="000000" w:fill="FFC000"/>
            <w:vAlign w:val="center"/>
            <w:hideMark/>
          </w:tcPr>
          <w:p w14:paraId="04149ADA" w14:textId="77777777" w:rsidR="00A8498D" w:rsidRPr="00A8498D" w:rsidRDefault="00A8498D" w:rsidP="00A8498D">
            <w:pPr>
              <w:jc w:val="center"/>
              <w:rPr>
                <w:rFonts w:ascii="Arial" w:eastAsia="Times New Roman" w:hAnsi="Arial" w:cs="Arial"/>
                <w:b/>
                <w:bCs/>
                <w:color w:val="000000"/>
                <w:sz w:val="16"/>
                <w:szCs w:val="16"/>
                <w:lang w:eastAsia="en-GB"/>
              </w:rPr>
            </w:pPr>
            <w:r w:rsidRPr="00A8498D">
              <w:rPr>
                <w:rFonts w:ascii="Arial" w:eastAsia="Times New Roman" w:hAnsi="Arial" w:cs="Arial"/>
                <w:b/>
                <w:bCs/>
                <w:color w:val="000000"/>
                <w:sz w:val="16"/>
                <w:szCs w:val="16"/>
                <w:lang w:eastAsia="en-GB"/>
              </w:rPr>
              <w:t>RAN1#108-e_GTW2_Week2</w:t>
            </w:r>
          </w:p>
        </w:tc>
      </w:tr>
      <w:tr w:rsidR="00A8498D" w:rsidRPr="00A8498D" w14:paraId="4F853D05" w14:textId="77777777" w:rsidTr="00A8498D">
        <w:trPr>
          <w:trHeight w:val="225"/>
        </w:trPr>
        <w:tc>
          <w:tcPr>
            <w:tcW w:w="418" w:type="pct"/>
            <w:vMerge w:val="restart"/>
            <w:tcBorders>
              <w:top w:val="nil"/>
              <w:left w:val="single" w:sz="4" w:space="0" w:color="auto"/>
              <w:bottom w:val="single" w:sz="4" w:space="0" w:color="auto"/>
              <w:right w:val="single" w:sz="4" w:space="0" w:color="auto"/>
            </w:tcBorders>
            <w:shd w:val="clear" w:color="auto" w:fill="auto"/>
            <w:vAlign w:val="center"/>
            <w:hideMark/>
          </w:tcPr>
          <w:p w14:paraId="086BBD06"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Mon. 02/28</w:t>
            </w:r>
          </w:p>
        </w:tc>
        <w:tc>
          <w:tcPr>
            <w:tcW w:w="404" w:type="pct"/>
            <w:vMerge w:val="restart"/>
            <w:tcBorders>
              <w:top w:val="nil"/>
              <w:left w:val="single" w:sz="4" w:space="0" w:color="auto"/>
              <w:bottom w:val="single" w:sz="4" w:space="0" w:color="auto"/>
              <w:right w:val="single" w:sz="4" w:space="0" w:color="auto"/>
            </w:tcBorders>
            <w:shd w:val="clear" w:color="auto" w:fill="auto"/>
            <w:vAlign w:val="center"/>
            <w:hideMark/>
          </w:tcPr>
          <w:p w14:paraId="283F50EE" w14:textId="77777777" w:rsidR="00A8498D" w:rsidRPr="00A8498D" w:rsidRDefault="00A8498D" w:rsidP="00A8498D">
            <w:pPr>
              <w:jc w:val="center"/>
              <w:rPr>
                <w:rFonts w:ascii="Arial" w:eastAsia="Times New Roman" w:hAnsi="Arial" w:cs="Arial"/>
                <w:sz w:val="16"/>
                <w:szCs w:val="16"/>
                <w:lang w:eastAsia="en-GB"/>
              </w:rPr>
            </w:pPr>
            <w:r w:rsidRPr="00A8498D">
              <w:rPr>
                <w:rFonts w:ascii="Arial" w:eastAsia="Times New Roman" w:hAnsi="Arial" w:cs="Arial"/>
                <w:sz w:val="16"/>
                <w:szCs w:val="16"/>
                <w:lang w:eastAsia="en-GB"/>
              </w:rPr>
              <w:t>13:00 UTC</w:t>
            </w:r>
          </w:p>
        </w:tc>
        <w:tc>
          <w:tcPr>
            <w:tcW w:w="403" w:type="pct"/>
            <w:vMerge w:val="restart"/>
            <w:tcBorders>
              <w:top w:val="nil"/>
              <w:left w:val="single" w:sz="4" w:space="0" w:color="auto"/>
              <w:bottom w:val="single" w:sz="4" w:space="0" w:color="auto"/>
              <w:right w:val="single" w:sz="4" w:space="0" w:color="auto"/>
            </w:tcBorders>
            <w:shd w:val="clear" w:color="auto" w:fill="auto"/>
            <w:vAlign w:val="center"/>
            <w:hideMark/>
          </w:tcPr>
          <w:p w14:paraId="20109012"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16:00 UTC</w:t>
            </w:r>
          </w:p>
        </w:tc>
        <w:tc>
          <w:tcPr>
            <w:tcW w:w="405" w:type="pct"/>
            <w:tcBorders>
              <w:top w:val="nil"/>
              <w:left w:val="nil"/>
              <w:bottom w:val="single" w:sz="4" w:space="0" w:color="auto"/>
              <w:right w:val="single" w:sz="4" w:space="0" w:color="auto"/>
            </w:tcBorders>
            <w:shd w:val="clear" w:color="auto" w:fill="auto"/>
            <w:vAlign w:val="center"/>
            <w:hideMark/>
          </w:tcPr>
          <w:p w14:paraId="3673B6F4"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Shinya</w:t>
            </w:r>
          </w:p>
        </w:tc>
        <w:tc>
          <w:tcPr>
            <w:tcW w:w="411" w:type="pct"/>
            <w:tcBorders>
              <w:top w:val="nil"/>
              <w:left w:val="nil"/>
              <w:bottom w:val="single" w:sz="4" w:space="0" w:color="auto"/>
              <w:right w:val="single" w:sz="4" w:space="0" w:color="auto"/>
            </w:tcBorders>
            <w:shd w:val="clear" w:color="auto" w:fill="auto"/>
            <w:vAlign w:val="center"/>
            <w:hideMark/>
          </w:tcPr>
          <w:p w14:paraId="103E7783"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120</w:t>
            </w:r>
          </w:p>
        </w:tc>
        <w:tc>
          <w:tcPr>
            <w:tcW w:w="252" w:type="pct"/>
            <w:tcBorders>
              <w:top w:val="nil"/>
              <w:left w:val="nil"/>
              <w:bottom w:val="single" w:sz="4" w:space="0" w:color="auto"/>
              <w:right w:val="single" w:sz="4" w:space="0" w:color="auto"/>
            </w:tcBorders>
            <w:shd w:val="clear" w:color="auto" w:fill="auto"/>
            <w:vAlign w:val="center"/>
            <w:hideMark/>
          </w:tcPr>
          <w:p w14:paraId="477B95AF"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8.16</w:t>
            </w:r>
          </w:p>
        </w:tc>
        <w:tc>
          <w:tcPr>
            <w:tcW w:w="2708" w:type="pct"/>
            <w:tcBorders>
              <w:top w:val="nil"/>
              <w:left w:val="nil"/>
              <w:bottom w:val="single" w:sz="4" w:space="0" w:color="auto"/>
              <w:right w:val="single" w:sz="4" w:space="0" w:color="auto"/>
            </w:tcBorders>
            <w:shd w:val="clear" w:color="auto" w:fill="auto"/>
            <w:noWrap/>
            <w:vAlign w:val="center"/>
            <w:hideMark/>
          </w:tcPr>
          <w:p w14:paraId="6B2A4425"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UE features</w:t>
            </w:r>
          </w:p>
        </w:tc>
      </w:tr>
      <w:tr w:rsidR="00A8498D" w:rsidRPr="00A8498D" w14:paraId="137B0250" w14:textId="77777777" w:rsidTr="00A8498D">
        <w:trPr>
          <w:trHeight w:val="225"/>
        </w:trPr>
        <w:tc>
          <w:tcPr>
            <w:tcW w:w="418" w:type="pct"/>
            <w:vMerge/>
            <w:tcBorders>
              <w:top w:val="nil"/>
              <w:left w:val="single" w:sz="4" w:space="0" w:color="auto"/>
              <w:bottom w:val="single" w:sz="4" w:space="0" w:color="auto"/>
              <w:right w:val="single" w:sz="4" w:space="0" w:color="auto"/>
            </w:tcBorders>
            <w:vAlign w:val="center"/>
            <w:hideMark/>
          </w:tcPr>
          <w:p w14:paraId="4582D324" w14:textId="77777777" w:rsidR="00A8498D" w:rsidRPr="00A8498D" w:rsidRDefault="00A8498D" w:rsidP="00A8498D">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auto"/>
              <w:right w:val="single" w:sz="4" w:space="0" w:color="auto"/>
            </w:tcBorders>
            <w:vAlign w:val="center"/>
            <w:hideMark/>
          </w:tcPr>
          <w:p w14:paraId="46EADC40" w14:textId="77777777" w:rsidR="00A8498D" w:rsidRPr="00A8498D" w:rsidRDefault="00A8498D" w:rsidP="00A8498D">
            <w:pPr>
              <w:rPr>
                <w:rFonts w:ascii="Arial" w:eastAsia="Times New Roman" w:hAnsi="Arial" w:cs="Arial"/>
                <w:sz w:val="16"/>
                <w:szCs w:val="16"/>
                <w:lang w:eastAsia="en-GB"/>
              </w:rPr>
            </w:pPr>
          </w:p>
        </w:tc>
        <w:tc>
          <w:tcPr>
            <w:tcW w:w="403" w:type="pct"/>
            <w:vMerge/>
            <w:tcBorders>
              <w:top w:val="nil"/>
              <w:left w:val="single" w:sz="4" w:space="0" w:color="auto"/>
              <w:bottom w:val="single" w:sz="4" w:space="0" w:color="auto"/>
              <w:right w:val="single" w:sz="4" w:space="0" w:color="auto"/>
            </w:tcBorders>
            <w:vAlign w:val="center"/>
            <w:hideMark/>
          </w:tcPr>
          <w:p w14:paraId="3B106ABA" w14:textId="77777777" w:rsidR="00A8498D" w:rsidRPr="00A8498D" w:rsidRDefault="00A8498D" w:rsidP="00A8498D">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7FDB357D"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Xiaodong</w:t>
            </w:r>
          </w:p>
        </w:tc>
        <w:tc>
          <w:tcPr>
            <w:tcW w:w="411" w:type="pct"/>
            <w:tcBorders>
              <w:top w:val="nil"/>
              <w:left w:val="nil"/>
              <w:bottom w:val="single" w:sz="4" w:space="0" w:color="auto"/>
              <w:right w:val="single" w:sz="4" w:space="0" w:color="auto"/>
            </w:tcBorders>
            <w:shd w:val="clear" w:color="auto" w:fill="auto"/>
            <w:vAlign w:val="center"/>
            <w:hideMark/>
          </w:tcPr>
          <w:p w14:paraId="179FE709"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30</w:t>
            </w:r>
          </w:p>
        </w:tc>
        <w:tc>
          <w:tcPr>
            <w:tcW w:w="252" w:type="pct"/>
            <w:tcBorders>
              <w:top w:val="nil"/>
              <w:left w:val="nil"/>
              <w:bottom w:val="single" w:sz="4" w:space="0" w:color="auto"/>
              <w:right w:val="single" w:sz="4" w:space="0" w:color="auto"/>
            </w:tcBorders>
            <w:shd w:val="clear" w:color="auto" w:fill="auto"/>
            <w:vAlign w:val="center"/>
            <w:hideMark/>
          </w:tcPr>
          <w:p w14:paraId="6C6F0A06"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8.8</w:t>
            </w:r>
          </w:p>
        </w:tc>
        <w:tc>
          <w:tcPr>
            <w:tcW w:w="2708" w:type="pct"/>
            <w:tcBorders>
              <w:top w:val="nil"/>
              <w:left w:val="nil"/>
              <w:bottom w:val="single" w:sz="4" w:space="0" w:color="auto"/>
              <w:right w:val="single" w:sz="4" w:space="0" w:color="auto"/>
            </w:tcBorders>
            <w:shd w:val="clear" w:color="auto" w:fill="auto"/>
            <w:noWrap/>
            <w:vAlign w:val="center"/>
            <w:hideMark/>
          </w:tcPr>
          <w:p w14:paraId="7AE08C80"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NR coverage enhancements</w:t>
            </w:r>
          </w:p>
        </w:tc>
      </w:tr>
      <w:tr w:rsidR="00A8498D" w:rsidRPr="00A8498D" w14:paraId="37400902" w14:textId="77777777" w:rsidTr="00A8498D">
        <w:trPr>
          <w:trHeight w:val="225"/>
        </w:trPr>
        <w:tc>
          <w:tcPr>
            <w:tcW w:w="418" w:type="pct"/>
            <w:vMerge/>
            <w:tcBorders>
              <w:top w:val="nil"/>
              <w:left w:val="single" w:sz="4" w:space="0" w:color="auto"/>
              <w:bottom w:val="single" w:sz="4" w:space="0" w:color="auto"/>
              <w:right w:val="single" w:sz="4" w:space="0" w:color="auto"/>
            </w:tcBorders>
            <w:vAlign w:val="center"/>
            <w:hideMark/>
          </w:tcPr>
          <w:p w14:paraId="71147B9F" w14:textId="77777777" w:rsidR="00A8498D" w:rsidRPr="00A8498D" w:rsidRDefault="00A8498D" w:rsidP="00A8498D">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auto"/>
              <w:right w:val="single" w:sz="4" w:space="0" w:color="auto"/>
            </w:tcBorders>
            <w:vAlign w:val="center"/>
            <w:hideMark/>
          </w:tcPr>
          <w:p w14:paraId="39D76452" w14:textId="77777777" w:rsidR="00A8498D" w:rsidRPr="00A8498D" w:rsidRDefault="00A8498D" w:rsidP="00A8498D">
            <w:pPr>
              <w:rPr>
                <w:rFonts w:ascii="Arial" w:eastAsia="Times New Roman" w:hAnsi="Arial" w:cs="Arial"/>
                <w:sz w:val="16"/>
                <w:szCs w:val="16"/>
                <w:lang w:eastAsia="en-GB"/>
              </w:rPr>
            </w:pPr>
          </w:p>
        </w:tc>
        <w:tc>
          <w:tcPr>
            <w:tcW w:w="403" w:type="pct"/>
            <w:vMerge/>
            <w:tcBorders>
              <w:top w:val="nil"/>
              <w:left w:val="single" w:sz="4" w:space="0" w:color="auto"/>
              <w:bottom w:val="single" w:sz="4" w:space="0" w:color="auto"/>
              <w:right w:val="single" w:sz="4" w:space="0" w:color="auto"/>
            </w:tcBorders>
            <w:vAlign w:val="center"/>
            <w:hideMark/>
          </w:tcPr>
          <w:p w14:paraId="17306473" w14:textId="77777777" w:rsidR="00A8498D" w:rsidRPr="00A8498D" w:rsidRDefault="00A8498D" w:rsidP="00A8498D">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368A4E45"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Xiaodong</w:t>
            </w:r>
          </w:p>
        </w:tc>
        <w:tc>
          <w:tcPr>
            <w:tcW w:w="411" w:type="pct"/>
            <w:tcBorders>
              <w:top w:val="nil"/>
              <w:left w:val="nil"/>
              <w:bottom w:val="single" w:sz="4" w:space="0" w:color="auto"/>
              <w:right w:val="single" w:sz="4" w:space="0" w:color="auto"/>
            </w:tcBorders>
            <w:shd w:val="clear" w:color="auto" w:fill="auto"/>
            <w:vAlign w:val="center"/>
            <w:hideMark/>
          </w:tcPr>
          <w:p w14:paraId="72E97345"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30</w:t>
            </w:r>
          </w:p>
        </w:tc>
        <w:tc>
          <w:tcPr>
            <w:tcW w:w="252" w:type="pct"/>
            <w:tcBorders>
              <w:top w:val="nil"/>
              <w:left w:val="nil"/>
              <w:bottom w:val="single" w:sz="4" w:space="0" w:color="auto"/>
              <w:right w:val="single" w:sz="4" w:space="0" w:color="auto"/>
            </w:tcBorders>
            <w:shd w:val="clear" w:color="auto" w:fill="auto"/>
            <w:vAlign w:val="center"/>
            <w:hideMark/>
          </w:tcPr>
          <w:p w14:paraId="00F825D7"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8.7</w:t>
            </w:r>
          </w:p>
        </w:tc>
        <w:tc>
          <w:tcPr>
            <w:tcW w:w="2708" w:type="pct"/>
            <w:tcBorders>
              <w:top w:val="nil"/>
              <w:left w:val="nil"/>
              <w:bottom w:val="single" w:sz="4" w:space="0" w:color="auto"/>
              <w:right w:val="single" w:sz="4" w:space="0" w:color="auto"/>
            </w:tcBorders>
            <w:shd w:val="clear" w:color="auto" w:fill="auto"/>
            <w:noWrap/>
            <w:vAlign w:val="center"/>
            <w:hideMark/>
          </w:tcPr>
          <w:p w14:paraId="4AD061AD"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UE Power Saving Enhancements</w:t>
            </w:r>
          </w:p>
        </w:tc>
      </w:tr>
      <w:tr w:rsidR="00A8498D" w:rsidRPr="00A8498D" w14:paraId="66BBAAFE" w14:textId="77777777" w:rsidTr="00A8498D">
        <w:trPr>
          <w:trHeight w:val="225"/>
        </w:trPr>
        <w:tc>
          <w:tcPr>
            <w:tcW w:w="418" w:type="pct"/>
            <w:vMerge w:val="restart"/>
            <w:tcBorders>
              <w:top w:val="nil"/>
              <w:left w:val="single" w:sz="4" w:space="0" w:color="auto"/>
              <w:bottom w:val="single" w:sz="4" w:space="0" w:color="auto"/>
              <w:right w:val="single" w:sz="4" w:space="0" w:color="auto"/>
            </w:tcBorders>
            <w:shd w:val="clear" w:color="auto" w:fill="auto"/>
            <w:vAlign w:val="center"/>
            <w:hideMark/>
          </w:tcPr>
          <w:p w14:paraId="2EA66AE5"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Tue. 03/01</w:t>
            </w:r>
          </w:p>
        </w:tc>
        <w:tc>
          <w:tcPr>
            <w:tcW w:w="404" w:type="pct"/>
            <w:vMerge w:val="restart"/>
            <w:tcBorders>
              <w:top w:val="nil"/>
              <w:left w:val="single" w:sz="4" w:space="0" w:color="auto"/>
              <w:bottom w:val="single" w:sz="4" w:space="0" w:color="auto"/>
              <w:right w:val="single" w:sz="4" w:space="0" w:color="auto"/>
            </w:tcBorders>
            <w:shd w:val="clear" w:color="auto" w:fill="auto"/>
            <w:vAlign w:val="center"/>
            <w:hideMark/>
          </w:tcPr>
          <w:p w14:paraId="415F8C83" w14:textId="77777777" w:rsidR="00A8498D" w:rsidRPr="00A8498D" w:rsidRDefault="00A8498D" w:rsidP="00A8498D">
            <w:pPr>
              <w:jc w:val="center"/>
              <w:rPr>
                <w:rFonts w:ascii="Arial" w:eastAsia="Times New Roman" w:hAnsi="Arial" w:cs="Arial"/>
                <w:sz w:val="16"/>
                <w:szCs w:val="16"/>
                <w:lang w:eastAsia="en-GB"/>
              </w:rPr>
            </w:pPr>
            <w:r w:rsidRPr="00A8498D">
              <w:rPr>
                <w:rFonts w:ascii="Arial" w:eastAsia="Times New Roman" w:hAnsi="Arial" w:cs="Arial"/>
                <w:sz w:val="16"/>
                <w:szCs w:val="16"/>
                <w:lang w:eastAsia="en-GB"/>
              </w:rPr>
              <w:t>13:00 UTC</w:t>
            </w:r>
          </w:p>
        </w:tc>
        <w:tc>
          <w:tcPr>
            <w:tcW w:w="403" w:type="pct"/>
            <w:vMerge w:val="restart"/>
            <w:tcBorders>
              <w:top w:val="nil"/>
              <w:left w:val="single" w:sz="4" w:space="0" w:color="auto"/>
              <w:bottom w:val="single" w:sz="4" w:space="0" w:color="auto"/>
              <w:right w:val="single" w:sz="4" w:space="0" w:color="auto"/>
            </w:tcBorders>
            <w:shd w:val="clear" w:color="auto" w:fill="auto"/>
            <w:vAlign w:val="center"/>
            <w:hideMark/>
          </w:tcPr>
          <w:p w14:paraId="099E55B6"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16:00 UTC</w:t>
            </w:r>
          </w:p>
        </w:tc>
        <w:tc>
          <w:tcPr>
            <w:tcW w:w="405" w:type="pct"/>
            <w:tcBorders>
              <w:top w:val="nil"/>
              <w:left w:val="nil"/>
              <w:bottom w:val="single" w:sz="4" w:space="0" w:color="auto"/>
              <w:right w:val="single" w:sz="4" w:space="0" w:color="auto"/>
            </w:tcBorders>
            <w:shd w:val="clear" w:color="auto" w:fill="auto"/>
            <w:vAlign w:val="center"/>
            <w:hideMark/>
          </w:tcPr>
          <w:p w14:paraId="1A4ACB9C"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Shinya</w:t>
            </w:r>
          </w:p>
        </w:tc>
        <w:tc>
          <w:tcPr>
            <w:tcW w:w="411" w:type="pct"/>
            <w:tcBorders>
              <w:top w:val="nil"/>
              <w:left w:val="nil"/>
              <w:bottom w:val="single" w:sz="4" w:space="0" w:color="auto"/>
              <w:right w:val="single" w:sz="4" w:space="0" w:color="auto"/>
            </w:tcBorders>
            <w:shd w:val="clear" w:color="auto" w:fill="auto"/>
            <w:vAlign w:val="center"/>
            <w:hideMark/>
          </w:tcPr>
          <w:p w14:paraId="4271E4C2"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120</w:t>
            </w:r>
          </w:p>
        </w:tc>
        <w:tc>
          <w:tcPr>
            <w:tcW w:w="252" w:type="pct"/>
            <w:tcBorders>
              <w:top w:val="nil"/>
              <w:left w:val="nil"/>
              <w:bottom w:val="single" w:sz="4" w:space="0" w:color="auto"/>
              <w:right w:val="single" w:sz="4" w:space="0" w:color="auto"/>
            </w:tcBorders>
            <w:shd w:val="clear" w:color="auto" w:fill="auto"/>
            <w:vAlign w:val="center"/>
            <w:hideMark/>
          </w:tcPr>
          <w:p w14:paraId="2661AC16"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8.16</w:t>
            </w:r>
          </w:p>
        </w:tc>
        <w:tc>
          <w:tcPr>
            <w:tcW w:w="2708" w:type="pct"/>
            <w:tcBorders>
              <w:top w:val="nil"/>
              <w:left w:val="nil"/>
              <w:bottom w:val="single" w:sz="4" w:space="0" w:color="auto"/>
              <w:right w:val="single" w:sz="4" w:space="0" w:color="auto"/>
            </w:tcBorders>
            <w:shd w:val="clear" w:color="auto" w:fill="auto"/>
            <w:noWrap/>
            <w:vAlign w:val="center"/>
            <w:hideMark/>
          </w:tcPr>
          <w:p w14:paraId="0C139805"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UE features</w:t>
            </w:r>
          </w:p>
        </w:tc>
      </w:tr>
      <w:tr w:rsidR="00A8498D" w:rsidRPr="00A8498D" w14:paraId="7FC5032E" w14:textId="77777777" w:rsidTr="00A8498D">
        <w:trPr>
          <w:trHeight w:val="225"/>
        </w:trPr>
        <w:tc>
          <w:tcPr>
            <w:tcW w:w="418" w:type="pct"/>
            <w:vMerge/>
            <w:tcBorders>
              <w:top w:val="nil"/>
              <w:left w:val="single" w:sz="4" w:space="0" w:color="auto"/>
              <w:bottom w:val="single" w:sz="4" w:space="0" w:color="auto"/>
              <w:right w:val="single" w:sz="4" w:space="0" w:color="auto"/>
            </w:tcBorders>
            <w:vAlign w:val="center"/>
            <w:hideMark/>
          </w:tcPr>
          <w:p w14:paraId="489BAE6F" w14:textId="77777777" w:rsidR="00A8498D" w:rsidRPr="00A8498D" w:rsidRDefault="00A8498D" w:rsidP="00A8498D">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auto"/>
              <w:right w:val="single" w:sz="4" w:space="0" w:color="auto"/>
            </w:tcBorders>
            <w:vAlign w:val="center"/>
            <w:hideMark/>
          </w:tcPr>
          <w:p w14:paraId="177FC233" w14:textId="77777777" w:rsidR="00A8498D" w:rsidRPr="00A8498D" w:rsidRDefault="00A8498D" w:rsidP="00A8498D">
            <w:pPr>
              <w:rPr>
                <w:rFonts w:ascii="Arial" w:eastAsia="Times New Roman" w:hAnsi="Arial" w:cs="Arial"/>
                <w:sz w:val="16"/>
                <w:szCs w:val="16"/>
                <w:lang w:eastAsia="en-GB"/>
              </w:rPr>
            </w:pPr>
          </w:p>
        </w:tc>
        <w:tc>
          <w:tcPr>
            <w:tcW w:w="403" w:type="pct"/>
            <w:vMerge/>
            <w:tcBorders>
              <w:top w:val="nil"/>
              <w:left w:val="single" w:sz="4" w:space="0" w:color="auto"/>
              <w:bottom w:val="single" w:sz="4" w:space="0" w:color="auto"/>
              <w:right w:val="single" w:sz="4" w:space="0" w:color="auto"/>
            </w:tcBorders>
            <w:vAlign w:val="center"/>
            <w:hideMark/>
          </w:tcPr>
          <w:p w14:paraId="1B49EB42" w14:textId="77777777" w:rsidR="00A8498D" w:rsidRPr="00A8498D" w:rsidRDefault="00A8498D" w:rsidP="00A8498D">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7DD2F673"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Xiaodong</w:t>
            </w:r>
          </w:p>
        </w:tc>
        <w:tc>
          <w:tcPr>
            <w:tcW w:w="411" w:type="pct"/>
            <w:tcBorders>
              <w:top w:val="nil"/>
              <w:left w:val="nil"/>
              <w:bottom w:val="single" w:sz="4" w:space="0" w:color="auto"/>
              <w:right w:val="single" w:sz="4" w:space="0" w:color="auto"/>
            </w:tcBorders>
            <w:shd w:val="clear" w:color="auto" w:fill="auto"/>
            <w:vAlign w:val="center"/>
            <w:hideMark/>
          </w:tcPr>
          <w:p w14:paraId="214591D1"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60</w:t>
            </w:r>
          </w:p>
        </w:tc>
        <w:tc>
          <w:tcPr>
            <w:tcW w:w="252" w:type="pct"/>
            <w:tcBorders>
              <w:top w:val="nil"/>
              <w:left w:val="nil"/>
              <w:bottom w:val="single" w:sz="4" w:space="0" w:color="auto"/>
              <w:right w:val="single" w:sz="4" w:space="0" w:color="auto"/>
            </w:tcBorders>
            <w:shd w:val="clear" w:color="auto" w:fill="auto"/>
            <w:vAlign w:val="center"/>
            <w:hideMark/>
          </w:tcPr>
          <w:p w14:paraId="04F7B21B"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8.6</w:t>
            </w:r>
          </w:p>
        </w:tc>
        <w:tc>
          <w:tcPr>
            <w:tcW w:w="2708" w:type="pct"/>
            <w:tcBorders>
              <w:top w:val="nil"/>
              <w:left w:val="nil"/>
              <w:bottom w:val="single" w:sz="4" w:space="0" w:color="auto"/>
              <w:right w:val="single" w:sz="4" w:space="0" w:color="auto"/>
            </w:tcBorders>
            <w:shd w:val="clear" w:color="auto" w:fill="auto"/>
            <w:noWrap/>
            <w:vAlign w:val="center"/>
            <w:hideMark/>
          </w:tcPr>
          <w:p w14:paraId="2D786B9C"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Support of reduced capability NR devices</w:t>
            </w:r>
          </w:p>
        </w:tc>
      </w:tr>
      <w:tr w:rsidR="00A8498D" w:rsidRPr="00A8498D" w14:paraId="75EDD80E" w14:textId="77777777" w:rsidTr="00A8498D">
        <w:trPr>
          <w:trHeight w:val="225"/>
        </w:trPr>
        <w:tc>
          <w:tcPr>
            <w:tcW w:w="418" w:type="pct"/>
            <w:vMerge w:val="restart"/>
            <w:tcBorders>
              <w:top w:val="nil"/>
              <w:left w:val="single" w:sz="4" w:space="0" w:color="auto"/>
              <w:bottom w:val="single" w:sz="4" w:space="0" w:color="auto"/>
              <w:right w:val="single" w:sz="4" w:space="0" w:color="auto"/>
            </w:tcBorders>
            <w:shd w:val="clear" w:color="auto" w:fill="auto"/>
            <w:vAlign w:val="center"/>
            <w:hideMark/>
          </w:tcPr>
          <w:p w14:paraId="4417EECD"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Wed. 03/02</w:t>
            </w:r>
          </w:p>
        </w:tc>
        <w:tc>
          <w:tcPr>
            <w:tcW w:w="404" w:type="pct"/>
            <w:vMerge w:val="restart"/>
            <w:tcBorders>
              <w:top w:val="nil"/>
              <w:left w:val="single" w:sz="4" w:space="0" w:color="auto"/>
              <w:bottom w:val="single" w:sz="4" w:space="0" w:color="auto"/>
              <w:right w:val="single" w:sz="4" w:space="0" w:color="auto"/>
            </w:tcBorders>
            <w:shd w:val="clear" w:color="auto" w:fill="auto"/>
            <w:vAlign w:val="center"/>
            <w:hideMark/>
          </w:tcPr>
          <w:p w14:paraId="6531084F" w14:textId="77777777" w:rsidR="00A8498D" w:rsidRPr="00A8498D" w:rsidRDefault="00A8498D" w:rsidP="00A8498D">
            <w:pPr>
              <w:jc w:val="center"/>
              <w:rPr>
                <w:rFonts w:ascii="Arial" w:eastAsia="Times New Roman" w:hAnsi="Arial" w:cs="Arial"/>
                <w:sz w:val="16"/>
                <w:szCs w:val="16"/>
                <w:lang w:eastAsia="en-GB"/>
              </w:rPr>
            </w:pPr>
            <w:r w:rsidRPr="00A8498D">
              <w:rPr>
                <w:rFonts w:ascii="Arial" w:eastAsia="Times New Roman" w:hAnsi="Arial" w:cs="Arial"/>
                <w:sz w:val="16"/>
                <w:szCs w:val="16"/>
                <w:lang w:eastAsia="en-GB"/>
              </w:rPr>
              <w:t>13:00 UTC</w:t>
            </w:r>
          </w:p>
        </w:tc>
        <w:tc>
          <w:tcPr>
            <w:tcW w:w="403" w:type="pct"/>
            <w:vMerge w:val="restart"/>
            <w:tcBorders>
              <w:top w:val="nil"/>
              <w:left w:val="single" w:sz="4" w:space="0" w:color="auto"/>
              <w:bottom w:val="single" w:sz="4" w:space="0" w:color="auto"/>
              <w:right w:val="single" w:sz="4" w:space="0" w:color="auto"/>
            </w:tcBorders>
            <w:shd w:val="clear" w:color="auto" w:fill="auto"/>
            <w:vAlign w:val="center"/>
            <w:hideMark/>
          </w:tcPr>
          <w:p w14:paraId="2518B6BC"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16:00 UTC</w:t>
            </w:r>
          </w:p>
        </w:tc>
        <w:tc>
          <w:tcPr>
            <w:tcW w:w="405" w:type="pct"/>
            <w:tcBorders>
              <w:top w:val="nil"/>
              <w:left w:val="nil"/>
              <w:bottom w:val="single" w:sz="4" w:space="0" w:color="auto"/>
              <w:right w:val="single" w:sz="4" w:space="0" w:color="auto"/>
            </w:tcBorders>
            <w:shd w:val="clear" w:color="auto" w:fill="auto"/>
            <w:vAlign w:val="center"/>
            <w:hideMark/>
          </w:tcPr>
          <w:p w14:paraId="402723B0"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Shinya</w:t>
            </w:r>
          </w:p>
        </w:tc>
        <w:tc>
          <w:tcPr>
            <w:tcW w:w="411" w:type="pct"/>
            <w:tcBorders>
              <w:top w:val="nil"/>
              <w:left w:val="nil"/>
              <w:bottom w:val="single" w:sz="4" w:space="0" w:color="auto"/>
              <w:right w:val="single" w:sz="4" w:space="0" w:color="auto"/>
            </w:tcBorders>
            <w:shd w:val="clear" w:color="auto" w:fill="auto"/>
            <w:vAlign w:val="center"/>
            <w:hideMark/>
          </w:tcPr>
          <w:p w14:paraId="3890E52A"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120</w:t>
            </w:r>
          </w:p>
        </w:tc>
        <w:tc>
          <w:tcPr>
            <w:tcW w:w="252" w:type="pct"/>
            <w:tcBorders>
              <w:top w:val="nil"/>
              <w:left w:val="nil"/>
              <w:bottom w:val="single" w:sz="4" w:space="0" w:color="auto"/>
              <w:right w:val="single" w:sz="4" w:space="0" w:color="auto"/>
            </w:tcBorders>
            <w:shd w:val="clear" w:color="auto" w:fill="auto"/>
            <w:vAlign w:val="center"/>
            <w:hideMark/>
          </w:tcPr>
          <w:p w14:paraId="29B44803"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8.16</w:t>
            </w:r>
          </w:p>
        </w:tc>
        <w:tc>
          <w:tcPr>
            <w:tcW w:w="2708" w:type="pct"/>
            <w:tcBorders>
              <w:top w:val="nil"/>
              <w:left w:val="nil"/>
              <w:bottom w:val="single" w:sz="4" w:space="0" w:color="auto"/>
              <w:right w:val="single" w:sz="4" w:space="0" w:color="auto"/>
            </w:tcBorders>
            <w:shd w:val="clear" w:color="auto" w:fill="auto"/>
            <w:noWrap/>
            <w:vAlign w:val="center"/>
            <w:hideMark/>
          </w:tcPr>
          <w:p w14:paraId="043B6712"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UE features</w:t>
            </w:r>
          </w:p>
        </w:tc>
      </w:tr>
      <w:tr w:rsidR="00A8498D" w:rsidRPr="00A8498D" w14:paraId="5976F8EF" w14:textId="77777777" w:rsidTr="00A8498D">
        <w:trPr>
          <w:trHeight w:val="225"/>
        </w:trPr>
        <w:tc>
          <w:tcPr>
            <w:tcW w:w="418" w:type="pct"/>
            <w:vMerge/>
            <w:tcBorders>
              <w:top w:val="nil"/>
              <w:left w:val="single" w:sz="4" w:space="0" w:color="auto"/>
              <w:bottom w:val="single" w:sz="4" w:space="0" w:color="auto"/>
              <w:right w:val="single" w:sz="4" w:space="0" w:color="auto"/>
            </w:tcBorders>
            <w:vAlign w:val="center"/>
            <w:hideMark/>
          </w:tcPr>
          <w:p w14:paraId="40868BF8" w14:textId="77777777" w:rsidR="00A8498D" w:rsidRPr="00A8498D" w:rsidRDefault="00A8498D" w:rsidP="00A8498D">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auto"/>
              <w:right w:val="single" w:sz="4" w:space="0" w:color="auto"/>
            </w:tcBorders>
            <w:vAlign w:val="center"/>
            <w:hideMark/>
          </w:tcPr>
          <w:p w14:paraId="04B47EBE" w14:textId="77777777" w:rsidR="00A8498D" w:rsidRPr="00A8498D" w:rsidRDefault="00A8498D" w:rsidP="00A8498D">
            <w:pPr>
              <w:rPr>
                <w:rFonts w:ascii="Arial" w:eastAsia="Times New Roman" w:hAnsi="Arial" w:cs="Arial"/>
                <w:sz w:val="16"/>
                <w:szCs w:val="16"/>
                <w:lang w:eastAsia="en-GB"/>
              </w:rPr>
            </w:pPr>
          </w:p>
        </w:tc>
        <w:tc>
          <w:tcPr>
            <w:tcW w:w="403" w:type="pct"/>
            <w:vMerge/>
            <w:tcBorders>
              <w:top w:val="nil"/>
              <w:left w:val="single" w:sz="4" w:space="0" w:color="auto"/>
              <w:bottom w:val="single" w:sz="4" w:space="0" w:color="auto"/>
              <w:right w:val="single" w:sz="4" w:space="0" w:color="auto"/>
            </w:tcBorders>
            <w:vAlign w:val="center"/>
            <w:hideMark/>
          </w:tcPr>
          <w:p w14:paraId="1B6EE3BE" w14:textId="77777777" w:rsidR="00A8498D" w:rsidRPr="00A8498D" w:rsidRDefault="00A8498D" w:rsidP="00A8498D">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0823A3A7"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Xiaodong</w:t>
            </w:r>
          </w:p>
        </w:tc>
        <w:tc>
          <w:tcPr>
            <w:tcW w:w="411" w:type="pct"/>
            <w:tcBorders>
              <w:top w:val="nil"/>
              <w:left w:val="nil"/>
              <w:bottom w:val="single" w:sz="4" w:space="0" w:color="auto"/>
              <w:right w:val="single" w:sz="4" w:space="0" w:color="auto"/>
            </w:tcBorders>
            <w:shd w:val="clear" w:color="auto" w:fill="auto"/>
            <w:vAlign w:val="center"/>
            <w:hideMark/>
          </w:tcPr>
          <w:p w14:paraId="5A49F6E9"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30</w:t>
            </w:r>
          </w:p>
        </w:tc>
        <w:tc>
          <w:tcPr>
            <w:tcW w:w="252" w:type="pct"/>
            <w:tcBorders>
              <w:top w:val="nil"/>
              <w:left w:val="nil"/>
              <w:bottom w:val="single" w:sz="4" w:space="0" w:color="auto"/>
              <w:right w:val="single" w:sz="4" w:space="0" w:color="auto"/>
            </w:tcBorders>
            <w:shd w:val="clear" w:color="auto" w:fill="auto"/>
            <w:vAlign w:val="center"/>
            <w:hideMark/>
          </w:tcPr>
          <w:p w14:paraId="62924027"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8.7</w:t>
            </w:r>
          </w:p>
        </w:tc>
        <w:tc>
          <w:tcPr>
            <w:tcW w:w="2708" w:type="pct"/>
            <w:tcBorders>
              <w:top w:val="nil"/>
              <w:left w:val="nil"/>
              <w:bottom w:val="single" w:sz="4" w:space="0" w:color="auto"/>
              <w:right w:val="single" w:sz="4" w:space="0" w:color="auto"/>
            </w:tcBorders>
            <w:shd w:val="clear" w:color="auto" w:fill="auto"/>
            <w:noWrap/>
            <w:vAlign w:val="center"/>
            <w:hideMark/>
          </w:tcPr>
          <w:p w14:paraId="1FB40D82"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UE Power Saving Enhancements</w:t>
            </w:r>
          </w:p>
        </w:tc>
      </w:tr>
      <w:tr w:rsidR="00A8498D" w:rsidRPr="00A8498D" w14:paraId="425CD221" w14:textId="77777777" w:rsidTr="00A8498D">
        <w:trPr>
          <w:trHeight w:val="225"/>
        </w:trPr>
        <w:tc>
          <w:tcPr>
            <w:tcW w:w="418" w:type="pct"/>
            <w:vMerge/>
            <w:tcBorders>
              <w:top w:val="nil"/>
              <w:left w:val="single" w:sz="4" w:space="0" w:color="auto"/>
              <w:bottom w:val="single" w:sz="4" w:space="0" w:color="auto"/>
              <w:right w:val="single" w:sz="4" w:space="0" w:color="auto"/>
            </w:tcBorders>
            <w:vAlign w:val="center"/>
            <w:hideMark/>
          </w:tcPr>
          <w:p w14:paraId="4438D851" w14:textId="77777777" w:rsidR="00A8498D" w:rsidRPr="00A8498D" w:rsidRDefault="00A8498D" w:rsidP="00A8498D">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auto"/>
              <w:right w:val="single" w:sz="4" w:space="0" w:color="auto"/>
            </w:tcBorders>
            <w:vAlign w:val="center"/>
            <w:hideMark/>
          </w:tcPr>
          <w:p w14:paraId="53CF800E" w14:textId="77777777" w:rsidR="00A8498D" w:rsidRPr="00A8498D" w:rsidRDefault="00A8498D" w:rsidP="00A8498D">
            <w:pPr>
              <w:rPr>
                <w:rFonts w:ascii="Arial" w:eastAsia="Times New Roman" w:hAnsi="Arial" w:cs="Arial"/>
                <w:sz w:val="16"/>
                <w:szCs w:val="16"/>
                <w:lang w:eastAsia="en-GB"/>
              </w:rPr>
            </w:pPr>
          </w:p>
        </w:tc>
        <w:tc>
          <w:tcPr>
            <w:tcW w:w="403" w:type="pct"/>
            <w:vMerge/>
            <w:tcBorders>
              <w:top w:val="nil"/>
              <w:left w:val="single" w:sz="4" w:space="0" w:color="auto"/>
              <w:bottom w:val="single" w:sz="4" w:space="0" w:color="auto"/>
              <w:right w:val="single" w:sz="4" w:space="0" w:color="auto"/>
            </w:tcBorders>
            <w:vAlign w:val="center"/>
            <w:hideMark/>
          </w:tcPr>
          <w:p w14:paraId="5A7070C0" w14:textId="77777777" w:rsidR="00A8498D" w:rsidRPr="00A8498D" w:rsidRDefault="00A8498D" w:rsidP="00A8498D">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26A26386"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Xiaodong</w:t>
            </w:r>
          </w:p>
        </w:tc>
        <w:tc>
          <w:tcPr>
            <w:tcW w:w="411" w:type="pct"/>
            <w:tcBorders>
              <w:top w:val="nil"/>
              <w:left w:val="nil"/>
              <w:bottom w:val="single" w:sz="4" w:space="0" w:color="auto"/>
              <w:right w:val="single" w:sz="4" w:space="0" w:color="auto"/>
            </w:tcBorders>
            <w:shd w:val="clear" w:color="auto" w:fill="auto"/>
            <w:vAlign w:val="center"/>
            <w:hideMark/>
          </w:tcPr>
          <w:p w14:paraId="3ED0C321"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30</w:t>
            </w:r>
          </w:p>
        </w:tc>
        <w:tc>
          <w:tcPr>
            <w:tcW w:w="252" w:type="pct"/>
            <w:tcBorders>
              <w:top w:val="nil"/>
              <w:left w:val="nil"/>
              <w:bottom w:val="single" w:sz="4" w:space="0" w:color="auto"/>
              <w:right w:val="single" w:sz="4" w:space="0" w:color="auto"/>
            </w:tcBorders>
            <w:shd w:val="clear" w:color="auto" w:fill="auto"/>
            <w:vAlign w:val="center"/>
            <w:hideMark/>
          </w:tcPr>
          <w:p w14:paraId="69DA8C59"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8.13</w:t>
            </w:r>
          </w:p>
        </w:tc>
        <w:tc>
          <w:tcPr>
            <w:tcW w:w="2708" w:type="pct"/>
            <w:tcBorders>
              <w:top w:val="nil"/>
              <w:left w:val="nil"/>
              <w:bottom w:val="single" w:sz="4" w:space="0" w:color="auto"/>
              <w:right w:val="single" w:sz="4" w:space="0" w:color="auto"/>
            </w:tcBorders>
            <w:shd w:val="clear" w:color="auto" w:fill="auto"/>
            <w:noWrap/>
            <w:vAlign w:val="bottom"/>
            <w:hideMark/>
          </w:tcPr>
          <w:p w14:paraId="0047177D"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NR Dynamic spectrum sharing (DSS)</w:t>
            </w:r>
          </w:p>
        </w:tc>
      </w:tr>
      <w:tr w:rsidR="00A8498D" w:rsidRPr="00A8498D" w14:paraId="31896283" w14:textId="77777777" w:rsidTr="00A8498D">
        <w:trPr>
          <w:trHeight w:val="225"/>
        </w:trPr>
        <w:tc>
          <w:tcPr>
            <w:tcW w:w="418" w:type="pct"/>
            <w:vMerge w:val="restart"/>
            <w:tcBorders>
              <w:top w:val="nil"/>
              <w:left w:val="single" w:sz="4" w:space="0" w:color="auto"/>
              <w:bottom w:val="single" w:sz="4" w:space="0" w:color="auto"/>
              <w:right w:val="single" w:sz="4" w:space="0" w:color="auto"/>
            </w:tcBorders>
            <w:shd w:val="clear" w:color="auto" w:fill="auto"/>
            <w:vAlign w:val="center"/>
            <w:hideMark/>
          </w:tcPr>
          <w:p w14:paraId="7DF60CE9"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Thu. 03/03</w:t>
            </w:r>
          </w:p>
        </w:tc>
        <w:tc>
          <w:tcPr>
            <w:tcW w:w="404" w:type="pct"/>
            <w:vMerge w:val="restart"/>
            <w:tcBorders>
              <w:top w:val="nil"/>
              <w:left w:val="single" w:sz="4" w:space="0" w:color="auto"/>
              <w:bottom w:val="single" w:sz="4" w:space="0" w:color="auto"/>
              <w:right w:val="single" w:sz="4" w:space="0" w:color="auto"/>
            </w:tcBorders>
            <w:shd w:val="clear" w:color="auto" w:fill="auto"/>
            <w:vAlign w:val="center"/>
            <w:hideMark/>
          </w:tcPr>
          <w:p w14:paraId="635A3576" w14:textId="77777777" w:rsidR="00A8498D" w:rsidRPr="00A8498D" w:rsidRDefault="00A8498D" w:rsidP="00A8498D">
            <w:pPr>
              <w:jc w:val="center"/>
              <w:rPr>
                <w:rFonts w:ascii="Arial" w:eastAsia="Times New Roman" w:hAnsi="Arial" w:cs="Arial"/>
                <w:sz w:val="16"/>
                <w:szCs w:val="16"/>
                <w:lang w:eastAsia="en-GB"/>
              </w:rPr>
            </w:pPr>
            <w:r w:rsidRPr="00A8498D">
              <w:rPr>
                <w:rFonts w:ascii="Arial" w:eastAsia="Times New Roman" w:hAnsi="Arial" w:cs="Arial"/>
                <w:sz w:val="16"/>
                <w:szCs w:val="16"/>
                <w:lang w:eastAsia="en-GB"/>
              </w:rPr>
              <w:t>13:00 UTC</w:t>
            </w:r>
          </w:p>
        </w:tc>
        <w:tc>
          <w:tcPr>
            <w:tcW w:w="403" w:type="pct"/>
            <w:vMerge w:val="restart"/>
            <w:tcBorders>
              <w:top w:val="nil"/>
              <w:left w:val="single" w:sz="4" w:space="0" w:color="auto"/>
              <w:bottom w:val="single" w:sz="4" w:space="0" w:color="auto"/>
              <w:right w:val="single" w:sz="4" w:space="0" w:color="auto"/>
            </w:tcBorders>
            <w:shd w:val="clear" w:color="auto" w:fill="auto"/>
            <w:vAlign w:val="center"/>
            <w:hideMark/>
          </w:tcPr>
          <w:p w14:paraId="16C1E296"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16:00 UTC</w:t>
            </w:r>
          </w:p>
        </w:tc>
        <w:tc>
          <w:tcPr>
            <w:tcW w:w="405" w:type="pct"/>
            <w:tcBorders>
              <w:top w:val="nil"/>
              <w:left w:val="nil"/>
              <w:bottom w:val="single" w:sz="4" w:space="0" w:color="auto"/>
              <w:right w:val="single" w:sz="4" w:space="0" w:color="auto"/>
            </w:tcBorders>
            <w:shd w:val="clear" w:color="auto" w:fill="auto"/>
            <w:vAlign w:val="center"/>
            <w:hideMark/>
          </w:tcPr>
          <w:p w14:paraId="271E4B7E"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Shinya</w:t>
            </w:r>
          </w:p>
        </w:tc>
        <w:tc>
          <w:tcPr>
            <w:tcW w:w="411" w:type="pct"/>
            <w:tcBorders>
              <w:top w:val="nil"/>
              <w:left w:val="nil"/>
              <w:bottom w:val="single" w:sz="4" w:space="0" w:color="auto"/>
              <w:right w:val="single" w:sz="4" w:space="0" w:color="auto"/>
            </w:tcBorders>
            <w:shd w:val="clear" w:color="auto" w:fill="auto"/>
            <w:vAlign w:val="center"/>
            <w:hideMark/>
          </w:tcPr>
          <w:p w14:paraId="5042E0B0"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120</w:t>
            </w:r>
          </w:p>
        </w:tc>
        <w:tc>
          <w:tcPr>
            <w:tcW w:w="252" w:type="pct"/>
            <w:tcBorders>
              <w:top w:val="nil"/>
              <w:left w:val="nil"/>
              <w:bottom w:val="single" w:sz="4" w:space="0" w:color="auto"/>
              <w:right w:val="single" w:sz="4" w:space="0" w:color="auto"/>
            </w:tcBorders>
            <w:shd w:val="clear" w:color="auto" w:fill="auto"/>
            <w:vAlign w:val="center"/>
            <w:hideMark/>
          </w:tcPr>
          <w:p w14:paraId="30B29774"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8.16</w:t>
            </w:r>
          </w:p>
        </w:tc>
        <w:tc>
          <w:tcPr>
            <w:tcW w:w="2708" w:type="pct"/>
            <w:tcBorders>
              <w:top w:val="nil"/>
              <w:left w:val="nil"/>
              <w:bottom w:val="single" w:sz="4" w:space="0" w:color="auto"/>
              <w:right w:val="single" w:sz="4" w:space="0" w:color="auto"/>
            </w:tcBorders>
            <w:shd w:val="clear" w:color="auto" w:fill="auto"/>
            <w:noWrap/>
            <w:vAlign w:val="center"/>
            <w:hideMark/>
          </w:tcPr>
          <w:p w14:paraId="4E691CF9"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UE features</w:t>
            </w:r>
          </w:p>
        </w:tc>
      </w:tr>
      <w:tr w:rsidR="00A8498D" w:rsidRPr="00A8498D" w14:paraId="2DCC7B45" w14:textId="77777777" w:rsidTr="00A8498D">
        <w:trPr>
          <w:trHeight w:val="225"/>
        </w:trPr>
        <w:tc>
          <w:tcPr>
            <w:tcW w:w="418" w:type="pct"/>
            <w:vMerge/>
            <w:tcBorders>
              <w:top w:val="nil"/>
              <w:left w:val="single" w:sz="4" w:space="0" w:color="auto"/>
              <w:bottom w:val="single" w:sz="4" w:space="0" w:color="auto"/>
              <w:right w:val="single" w:sz="4" w:space="0" w:color="auto"/>
            </w:tcBorders>
            <w:vAlign w:val="center"/>
            <w:hideMark/>
          </w:tcPr>
          <w:p w14:paraId="7E94FE33" w14:textId="77777777" w:rsidR="00A8498D" w:rsidRPr="00A8498D" w:rsidRDefault="00A8498D" w:rsidP="00A8498D">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auto"/>
              <w:right w:val="single" w:sz="4" w:space="0" w:color="auto"/>
            </w:tcBorders>
            <w:vAlign w:val="center"/>
            <w:hideMark/>
          </w:tcPr>
          <w:p w14:paraId="34E8D6BA" w14:textId="77777777" w:rsidR="00A8498D" w:rsidRPr="00A8498D" w:rsidRDefault="00A8498D" w:rsidP="00A8498D">
            <w:pPr>
              <w:rPr>
                <w:rFonts w:ascii="Arial" w:eastAsia="Times New Roman" w:hAnsi="Arial" w:cs="Arial"/>
                <w:sz w:val="16"/>
                <w:szCs w:val="16"/>
                <w:lang w:eastAsia="en-GB"/>
              </w:rPr>
            </w:pPr>
          </w:p>
        </w:tc>
        <w:tc>
          <w:tcPr>
            <w:tcW w:w="403" w:type="pct"/>
            <w:vMerge/>
            <w:tcBorders>
              <w:top w:val="nil"/>
              <w:left w:val="single" w:sz="4" w:space="0" w:color="auto"/>
              <w:bottom w:val="single" w:sz="4" w:space="0" w:color="auto"/>
              <w:right w:val="single" w:sz="4" w:space="0" w:color="auto"/>
            </w:tcBorders>
            <w:vAlign w:val="center"/>
            <w:hideMark/>
          </w:tcPr>
          <w:p w14:paraId="63825C22" w14:textId="77777777" w:rsidR="00A8498D" w:rsidRPr="00A8498D" w:rsidRDefault="00A8498D" w:rsidP="00A8498D">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1B1577E5"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Xiaodong</w:t>
            </w:r>
          </w:p>
        </w:tc>
        <w:tc>
          <w:tcPr>
            <w:tcW w:w="411" w:type="pct"/>
            <w:tcBorders>
              <w:top w:val="nil"/>
              <w:left w:val="nil"/>
              <w:bottom w:val="single" w:sz="4" w:space="0" w:color="auto"/>
              <w:right w:val="single" w:sz="4" w:space="0" w:color="auto"/>
            </w:tcBorders>
            <w:shd w:val="clear" w:color="auto" w:fill="auto"/>
            <w:vAlign w:val="center"/>
            <w:hideMark/>
          </w:tcPr>
          <w:p w14:paraId="21A5431E"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30</w:t>
            </w:r>
          </w:p>
        </w:tc>
        <w:tc>
          <w:tcPr>
            <w:tcW w:w="252" w:type="pct"/>
            <w:tcBorders>
              <w:top w:val="nil"/>
              <w:left w:val="nil"/>
              <w:bottom w:val="single" w:sz="4" w:space="0" w:color="auto"/>
              <w:right w:val="single" w:sz="4" w:space="0" w:color="auto"/>
            </w:tcBorders>
            <w:shd w:val="clear" w:color="auto" w:fill="auto"/>
            <w:vAlign w:val="center"/>
            <w:hideMark/>
          </w:tcPr>
          <w:p w14:paraId="5C0C8ED8"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8.8</w:t>
            </w:r>
          </w:p>
        </w:tc>
        <w:tc>
          <w:tcPr>
            <w:tcW w:w="2708" w:type="pct"/>
            <w:tcBorders>
              <w:top w:val="nil"/>
              <w:left w:val="nil"/>
              <w:bottom w:val="single" w:sz="4" w:space="0" w:color="auto"/>
              <w:right w:val="single" w:sz="4" w:space="0" w:color="auto"/>
            </w:tcBorders>
            <w:shd w:val="clear" w:color="auto" w:fill="auto"/>
            <w:noWrap/>
            <w:vAlign w:val="center"/>
            <w:hideMark/>
          </w:tcPr>
          <w:p w14:paraId="68D0D01B"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NR coverage enhancements</w:t>
            </w:r>
          </w:p>
        </w:tc>
      </w:tr>
      <w:tr w:rsidR="00A8498D" w:rsidRPr="00A8498D" w14:paraId="62D224A8" w14:textId="77777777" w:rsidTr="00A8498D">
        <w:trPr>
          <w:trHeight w:val="225"/>
        </w:trPr>
        <w:tc>
          <w:tcPr>
            <w:tcW w:w="418" w:type="pct"/>
            <w:vMerge/>
            <w:tcBorders>
              <w:top w:val="nil"/>
              <w:left w:val="single" w:sz="4" w:space="0" w:color="auto"/>
              <w:bottom w:val="single" w:sz="4" w:space="0" w:color="auto"/>
              <w:right w:val="single" w:sz="4" w:space="0" w:color="auto"/>
            </w:tcBorders>
            <w:vAlign w:val="center"/>
            <w:hideMark/>
          </w:tcPr>
          <w:p w14:paraId="18A1C948" w14:textId="77777777" w:rsidR="00A8498D" w:rsidRPr="00A8498D" w:rsidRDefault="00A8498D" w:rsidP="00A8498D">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auto"/>
              <w:right w:val="single" w:sz="4" w:space="0" w:color="auto"/>
            </w:tcBorders>
            <w:vAlign w:val="center"/>
            <w:hideMark/>
          </w:tcPr>
          <w:p w14:paraId="11B38003" w14:textId="77777777" w:rsidR="00A8498D" w:rsidRPr="00A8498D" w:rsidRDefault="00A8498D" w:rsidP="00A8498D">
            <w:pPr>
              <w:rPr>
                <w:rFonts w:ascii="Arial" w:eastAsia="Times New Roman" w:hAnsi="Arial" w:cs="Arial"/>
                <w:sz w:val="16"/>
                <w:szCs w:val="16"/>
                <w:lang w:eastAsia="en-GB"/>
              </w:rPr>
            </w:pPr>
          </w:p>
        </w:tc>
        <w:tc>
          <w:tcPr>
            <w:tcW w:w="403" w:type="pct"/>
            <w:vMerge/>
            <w:tcBorders>
              <w:top w:val="nil"/>
              <w:left w:val="single" w:sz="4" w:space="0" w:color="auto"/>
              <w:bottom w:val="single" w:sz="4" w:space="0" w:color="auto"/>
              <w:right w:val="single" w:sz="4" w:space="0" w:color="auto"/>
            </w:tcBorders>
            <w:vAlign w:val="center"/>
            <w:hideMark/>
          </w:tcPr>
          <w:p w14:paraId="2E42B70D" w14:textId="77777777" w:rsidR="00A8498D" w:rsidRPr="00A8498D" w:rsidRDefault="00A8498D" w:rsidP="00A8498D">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50753DE5"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Xiaodong</w:t>
            </w:r>
          </w:p>
        </w:tc>
        <w:tc>
          <w:tcPr>
            <w:tcW w:w="411" w:type="pct"/>
            <w:tcBorders>
              <w:top w:val="nil"/>
              <w:left w:val="nil"/>
              <w:bottom w:val="single" w:sz="4" w:space="0" w:color="auto"/>
              <w:right w:val="single" w:sz="4" w:space="0" w:color="auto"/>
            </w:tcBorders>
            <w:shd w:val="clear" w:color="auto" w:fill="auto"/>
            <w:vAlign w:val="center"/>
            <w:hideMark/>
          </w:tcPr>
          <w:p w14:paraId="3CD461AB"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20</w:t>
            </w:r>
          </w:p>
        </w:tc>
        <w:tc>
          <w:tcPr>
            <w:tcW w:w="252" w:type="pct"/>
            <w:tcBorders>
              <w:top w:val="nil"/>
              <w:left w:val="nil"/>
              <w:bottom w:val="single" w:sz="4" w:space="0" w:color="auto"/>
              <w:right w:val="single" w:sz="4" w:space="0" w:color="auto"/>
            </w:tcBorders>
            <w:shd w:val="clear" w:color="auto" w:fill="auto"/>
            <w:vAlign w:val="center"/>
            <w:hideMark/>
          </w:tcPr>
          <w:p w14:paraId="3AB3B10B"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8.6</w:t>
            </w:r>
          </w:p>
        </w:tc>
        <w:tc>
          <w:tcPr>
            <w:tcW w:w="2708" w:type="pct"/>
            <w:tcBorders>
              <w:top w:val="nil"/>
              <w:left w:val="nil"/>
              <w:bottom w:val="single" w:sz="4" w:space="0" w:color="auto"/>
              <w:right w:val="single" w:sz="4" w:space="0" w:color="auto"/>
            </w:tcBorders>
            <w:shd w:val="clear" w:color="auto" w:fill="auto"/>
            <w:noWrap/>
            <w:vAlign w:val="center"/>
            <w:hideMark/>
          </w:tcPr>
          <w:p w14:paraId="1A9BB742"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Support of reduced capability NR devices</w:t>
            </w:r>
          </w:p>
        </w:tc>
      </w:tr>
      <w:tr w:rsidR="00A8498D" w:rsidRPr="00A8498D" w14:paraId="6A3C603F" w14:textId="77777777" w:rsidTr="00A8498D">
        <w:trPr>
          <w:trHeight w:val="225"/>
        </w:trPr>
        <w:tc>
          <w:tcPr>
            <w:tcW w:w="418" w:type="pct"/>
            <w:tcBorders>
              <w:top w:val="nil"/>
              <w:left w:val="single" w:sz="4" w:space="0" w:color="auto"/>
              <w:bottom w:val="single" w:sz="4" w:space="0" w:color="auto"/>
              <w:right w:val="single" w:sz="4" w:space="0" w:color="auto"/>
            </w:tcBorders>
            <w:shd w:val="clear" w:color="auto" w:fill="auto"/>
            <w:vAlign w:val="center"/>
            <w:hideMark/>
          </w:tcPr>
          <w:p w14:paraId="32D53E63"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Fri. 03/04</w:t>
            </w:r>
          </w:p>
        </w:tc>
        <w:tc>
          <w:tcPr>
            <w:tcW w:w="404" w:type="pct"/>
            <w:tcBorders>
              <w:top w:val="nil"/>
              <w:left w:val="nil"/>
              <w:bottom w:val="single" w:sz="4" w:space="0" w:color="auto"/>
              <w:right w:val="single" w:sz="4" w:space="0" w:color="auto"/>
            </w:tcBorders>
            <w:shd w:val="clear" w:color="000000" w:fill="BFBFBF"/>
            <w:vAlign w:val="center"/>
            <w:hideMark/>
          </w:tcPr>
          <w:p w14:paraId="39C73162" w14:textId="77777777" w:rsidR="00A8498D" w:rsidRPr="00A8498D" w:rsidRDefault="00A8498D" w:rsidP="00A8498D">
            <w:pPr>
              <w:jc w:val="center"/>
              <w:rPr>
                <w:rFonts w:ascii="Arial" w:eastAsia="Times New Roman" w:hAnsi="Arial" w:cs="Arial"/>
                <w:sz w:val="16"/>
                <w:szCs w:val="16"/>
                <w:lang w:eastAsia="en-GB"/>
              </w:rPr>
            </w:pPr>
            <w:r w:rsidRPr="00A8498D">
              <w:rPr>
                <w:rFonts w:ascii="Arial" w:eastAsia="Times New Roman" w:hAnsi="Arial" w:cs="Arial"/>
                <w:sz w:val="16"/>
                <w:szCs w:val="16"/>
                <w:lang w:eastAsia="en-GB"/>
              </w:rPr>
              <w:t> </w:t>
            </w:r>
          </w:p>
        </w:tc>
        <w:tc>
          <w:tcPr>
            <w:tcW w:w="403" w:type="pct"/>
            <w:tcBorders>
              <w:top w:val="nil"/>
              <w:left w:val="nil"/>
              <w:bottom w:val="single" w:sz="4" w:space="0" w:color="auto"/>
              <w:right w:val="single" w:sz="4" w:space="0" w:color="auto"/>
            </w:tcBorders>
            <w:shd w:val="clear" w:color="000000" w:fill="BFBFBF"/>
            <w:vAlign w:val="center"/>
            <w:hideMark/>
          </w:tcPr>
          <w:p w14:paraId="29BE5924"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 </w:t>
            </w:r>
          </w:p>
        </w:tc>
        <w:tc>
          <w:tcPr>
            <w:tcW w:w="405" w:type="pct"/>
            <w:tcBorders>
              <w:top w:val="nil"/>
              <w:left w:val="nil"/>
              <w:bottom w:val="single" w:sz="4" w:space="0" w:color="auto"/>
              <w:right w:val="single" w:sz="4" w:space="0" w:color="auto"/>
            </w:tcBorders>
            <w:shd w:val="clear" w:color="000000" w:fill="BFBFBF"/>
            <w:vAlign w:val="center"/>
            <w:hideMark/>
          </w:tcPr>
          <w:p w14:paraId="066E7A12"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 </w:t>
            </w:r>
          </w:p>
        </w:tc>
        <w:tc>
          <w:tcPr>
            <w:tcW w:w="411" w:type="pct"/>
            <w:tcBorders>
              <w:top w:val="nil"/>
              <w:left w:val="nil"/>
              <w:bottom w:val="single" w:sz="4" w:space="0" w:color="auto"/>
              <w:right w:val="single" w:sz="4" w:space="0" w:color="auto"/>
            </w:tcBorders>
            <w:shd w:val="clear" w:color="000000" w:fill="BFBFBF"/>
            <w:vAlign w:val="center"/>
            <w:hideMark/>
          </w:tcPr>
          <w:p w14:paraId="574DBCA9"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 </w:t>
            </w:r>
          </w:p>
        </w:tc>
        <w:tc>
          <w:tcPr>
            <w:tcW w:w="252" w:type="pct"/>
            <w:tcBorders>
              <w:top w:val="nil"/>
              <w:left w:val="nil"/>
              <w:bottom w:val="single" w:sz="4" w:space="0" w:color="auto"/>
              <w:right w:val="single" w:sz="4" w:space="0" w:color="auto"/>
            </w:tcBorders>
            <w:shd w:val="clear" w:color="000000" w:fill="BFBFBF"/>
            <w:vAlign w:val="center"/>
            <w:hideMark/>
          </w:tcPr>
          <w:p w14:paraId="5C4B7B1B"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 </w:t>
            </w:r>
          </w:p>
        </w:tc>
        <w:tc>
          <w:tcPr>
            <w:tcW w:w="2708" w:type="pct"/>
            <w:tcBorders>
              <w:top w:val="nil"/>
              <w:left w:val="nil"/>
              <w:bottom w:val="single" w:sz="4" w:space="0" w:color="auto"/>
              <w:right w:val="single" w:sz="4" w:space="0" w:color="auto"/>
            </w:tcBorders>
            <w:shd w:val="clear" w:color="000000" w:fill="BFBFBF"/>
            <w:noWrap/>
            <w:vAlign w:val="center"/>
            <w:hideMark/>
          </w:tcPr>
          <w:p w14:paraId="56BEA13C"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 </w:t>
            </w:r>
          </w:p>
        </w:tc>
      </w:tr>
      <w:tr w:rsidR="00A8498D" w:rsidRPr="00A8498D" w14:paraId="62EE74E8" w14:textId="77777777" w:rsidTr="00A8498D">
        <w:trPr>
          <w:trHeight w:val="225"/>
        </w:trPr>
        <w:tc>
          <w:tcPr>
            <w:tcW w:w="5000" w:type="pct"/>
            <w:gridSpan w:val="7"/>
            <w:tcBorders>
              <w:top w:val="single" w:sz="4" w:space="0" w:color="auto"/>
              <w:left w:val="single" w:sz="4" w:space="0" w:color="auto"/>
              <w:bottom w:val="single" w:sz="4" w:space="0" w:color="auto"/>
              <w:right w:val="single" w:sz="4" w:space="0" w:color="auto"/>
            </w:tcBorders>
            <w:shd w:val="clear" w:color="000000" w:fill="FFC000"/>
            <w:vAlign w:val="center"/>
            <w:hideMark/>
          </w:tcPr>
          <w:p w14:paraId="29454ED8" w14:textId="77777777" w:rsidR="00A8498D" w:rsidRPr="00A8498D" w:rsidRDefault="00A8498D" w:rsidP="00A8498D">
            <w:pPr>
              <w:jc w:val="center"/>
              <w:rPr>
                <w:rFonts w:ascii="Arial" w:eastAsia="Times New Roman" w:hAnsi="Arial" w:cs="Arial"/>
                <w:b/>
                <w:bCs/>
                <w:color w:val="000000"/>
                <w:sz w:val="16"/>
                <w:szCs w:val="16"/>
                <w:lang w:eastAsia="en-GB"/>
              </w:rPr>
            </w:pPr>
            <w:r w:rsidRPr="00A8498D">
              <w:rPr>
                <w:rFonts w:ascii="Arial" w:eastAsia="Times New Roman" w:hAnsi="Arial" w:cs="Arial"/>
                <w:b/>
                <w:bCs/>
                <w:color w:val="000000"/>
                <w:sz w:val="16"/>
                <w:szCs w:val="16"/>
                <w:lang w:eastAsia="en-GB"/>
              </w:rPr>
              <w:t>RAN1#108-e_GTW3_Week2</w:t>
            </w:r>
          </w:p>
        </w:tc>
      </w:tr>
      <w:tr w:rsidR="00A8498D" w:rsidRPr="00A8498D" w14:paraId="34AA8E59" w14:textId="77777777" w:rsidTr="00A8498D">
        <w:trPr>
          <w:trHeight w:val="225"/>
        </w:trPr>
        <w:tc>
          <w:tcPr>
            <w:tcW w:w="418" w:type="pct"/>
            <w:vMerge w:val="restart"/>
            <w:tcBorders>
              <w:top w:val="nil"/>
              <w:left w:val="single" w:sz="4" w:space="0" w:color="auto"/>
              <w:bottom w:val="single" w:sz="4" w:space="0" w:color="auto"/>
              <w:right w:val="single" w:sz="4" w:space="0" w:color="auto"/>
            </w:tcBorders>
            <w:shd w:val="clear" w:color="auto" w:fill="auto"/>
            <w:vAlign w:val="center"/>
            <w:hideMark/>
          </w:tcPr>
          <w:p w14:paraId="7107CA36"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Mon. 02/28</w:t>
            </w:r>
          </w:p>
        </w:tc>
        <w:tc>
          <w:tcPr>
            <w:tcW w:w="404" w:type="pct"/>
            <w:vMerge w:val="restart"/>
            <w:tcBorders>
              <w:top w:val="nil"/>
              <w:left w:val="single" w:sz="4" w:space="0" w:color="auto"/>
              <w:bottom w:val="single" w:sz="4" w:space="0" w:color="auto"/>
              <w:right w:val="single" w:sz="4" w:space="0" w:color="auto"/>
            </w:tcBorders>
            <w:shd w:val="clear" w:color="auto" w:fill="auto"/>
            <w:vAlign w:val="center"/>
            <w:hideMark/>
          </w:tcPr>
          <w:p w14:paraId="52E562F7" w14:textId="77777777" w:rsidR="00A8498D" w:rsidRPr="00A8498D" w:rsidRDefault="00A8498D" w:rsidP="00A8498D">
            <w:pPr>
              <w:jc w:val="center"/>
              <w:rPr>
                <w:rFonts w:ascii="Arial" w:eastAsia="Times New Roman" w:hAnsi="Arial" w:cs="Arial"/>
                <w:sz w:val="16"/>
                <w:szCs w:val="16"/>
                <w:lang w:eastAsia="en-GB"/>
              </w:rPr>
            </w:pPr>
            <w:r w:rsidRPr="00A8498D">
              <w:rPr>
                <w:rFonts w:ascii="Arial" w:eastAsia="Times New Roman" w:hAnsi="Arial" w:cs="Arial"/>
                <w:sz w:val="16"/>
                <w:szCs w:val="16"/>
                <w:lang w:eastAsia="en-GB"/>
              </w:rPr>
              <w:t>13:00 UTC</w:t>
            </w:r>
          </w:p>
        </w:tc>
        <w:tc>
          <w:tcPr>
            <w:tcW w:w="403" w:type="pct"/>
            <w:vMerge w:val="restart"/>
            <w:tcBorders>
              <w:top w:val="nil"/>
              <w:left w:val="single" w:sz="4" w:space="0" w:color="auto"/>
              <w:bottom w:val="single" w:sz="4" w:space="0" w:color="auto"/>
              <w:right w:val="single" w:sz="4" w:space="0" w:color="auto"/>
            </w:tcBorders>
            <w:shd w:val="clear" w:color="auto" w:fill="auto"/>
            <w:vAlign w:val="center"/>
            <w:hideMark/>
          </w:tcPr>
          <w:p w14:paraId="4512868E"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16:00 UTC</w:t>
            </w:r>
          </w:p>
        </w:tc>
        <w:tc>
          <w:tcPr>
            <w:tcW w:w="405" w:type="pct"/>
            <w:tcBorders>
              <w:top w:val="nil"/>
              <w:left w:val="nil"/>
              <w:bottom w:val="single" w:sz="4" w:space="0" w:color="auto"/>
              <w:right w:val="single" w:sz="4" w:space="0" w:color="auto"/>
            </w:tcBorders>
            <w:shd w:val="clear" w:color="auto" w:fill="auto"/>
            <w:vAlign w:val="center"/>
            <w:hideMark/>
          </w:tcPr>
          <w:p w14:paraId="72C0D3D8"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David</w:t>
            </w:r>
          </w:p>
        </w:tc>
        <w:tc>
          <w:tcPr>
            <w:tcW w:w="411" w:type="pct"/>
            <w:tcBorders>
              <w:top w:val="nil"/>
              <w:left w:val="nil"/>
              <w:bottom w:val="single" w:sz="4" w:space="0" w:color="auto"/>
              <w:right w:val="single" w:sz="4" w:space="0" w:color="auto"/>
            </w:tcBorders>
            <w:shd w:val="clear" w:color="auto" w:fill="auto"/>
            <w:vAlign w:val="center"/>
            <w:hideMark/>
          </w:tcPr>
          <w:p w14:paraId="6A8BF2A3"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60</w:t>
            </w:r>
          </w:p>
        </w:tc>
        <w:tc>
          <w:tcPr>
            <w:tcW w:w="252" w:type="pct"/>
            <w:tcBorders>
              <w:top w:val="nil"/>
              <w:left w:val="nil"/>
              <w:bottom w:val="single" w:sz="4" w:space="0" w:color="auto"/>
              <w:right w:val="single" w:sz="4" w:space="0" w:color="auto"/>
            </w:tcBorders>
            <w:shd w:val="clear" w:color="auto" w:fill="auto"/>
            <w:vAlign w:val="center"/>
            <w:hideMark/>
          </w:tcPr>
          <w:p w14:paraId="15E84A15"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8.5</w:t>
            </w:r>
          </w:p>
        </w:tc>
        <w:tc>
          <w:tcPr>
            <w:tcW w:w="2708" w:type="pct"/>
            <w:tcBorders>
              <w:top w:val="nil"/>
              <w:left w:val="nil"/>
              <w:bottom w:val="single" w:sz="4" w:space="0" w:color="auto"/>
              <w:right w:val="single" w:sz="4" w:space="0" w:color="auto"/>
            </w:tcBorders>
            <w:shd w:val="clear" w:color="auto" w:fill="auto"/>
            <w:noWrap/>
            <w:vAlign w:val="center"/>
            <w:hideMark/>
          </w:tcPr>
          <w:p w14:paraId="0B6ECC91"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NR positioning enhancements</w:t>
            </w:r>
          </w:p>
        </w:tc>
      </w:tr>
      <w:tr w:rsidR="00A8498D" w:rsidRPr="00A8498D" w14:paraId="06BDDF23" w14:textId="77777777" w:rsidTr="00A8498D">
        <w:trPr>
          <w:trHeight w:val="225"/>
        </w:trPr>
        <w:tc>
          <w:tcPr>
            <w:tcW w:w="418" w:type="pct"/>
            <w:vMerge/>
            <w:tcBorders>
              <w:top w:val="nil"/>
              <w:left w:val="single" w:sz="4" w:space="0" w:color="auto"/>
              <w:bottom w:val="single" w:sz="4" w:space="0" w:color="auto"/>
              <w:right w:val="single" w:sz="4" w:space="0" w:color="auto"/>
            </w:tcBorders>
            <w:vAlign w:val="center"/>
            <w:hideMark/>
          </w:tcPr>
          <w:p w14:paraId="0E23C49A" w14:textId="77777777" w:rsidR="00A8498D" w:rsidRPr="00A8498D" w:rsidRDefault="00A8498D" w:rsidP="00A8498D">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auto"/>
              <w:right w:val="single" w:sz="4" w:space="0" w:color="auto"/>
            </w:tcBorders>
            <w:vAlign w:val="center"/>
            <w:hideMark/>
          </w:tcPr>
          <w:p w14:paraId="0D39FA60" w14:textId="77777777" w:rsidR="00A8498D" w:rsidRPr="00A8498D" w:rsidRDefault="00A8498D" w:rsidP="00A8498D">
            <w:pPr>
              <w:rPr>
                <w:rFonts w:ascii="Arial" w:eastAsia="Times New Roman" w:hAnsi="Arial" w:cs="Arial"/>
                <w:sz w:val="16"/>
                <w:szCs w:val="16"/>
                <w:lang w:eastAsia="en-GB"/>
              </w:rPr>
            </w:pPr>
          </w:p>
        </w:tc>
        <w:tc>
          <w:tcPr>
            <w:tcW w:w="403" w:type="pct"/>
            <w:vMerge/>
            <w:tcBorders>
              <w:top w:val="nil"/>
              <w:left w:val="single" w:sz="4" w:space="0" w:color="auto"/>
              <w:bottom w:val="single" w:sz="4" w:space="0" w:color="auto"/>
              <w:right w:val="single" w:sz="4" w:space="0" w:color="auto"/>
            </w:tcBorders>
            <w:vAlign w:val="center"/>
            <w:hideMark/>
          </w:tcPr>
          <w:p w14:paraId="0446F1B9" w14:textId="77777777" w:rsidR="00A8498D" w:rsidRPr="00A8498D" w:rsidRDefault="00A8498D" w:rsidP="00A8498D">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30B3E634"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Ralf</w:t>
            </w:r>
          </w:p>
        </w:tc>
        <w:tc>
          <w:tcPr>
            <w:tcW w:w="411" w:type="pct"/>
            <w:tcBorders>
              <w:top w:val="nil"/>
              <w:left w:val="nil"/>
              <w:bottom w:val="single" w:sz="4" w:space="0" w:color="auto"/>
              <w:right w:val="single" w:sz="4" w:space="0" w:color="auto"/>
            </w:tcBorders>
            <w:shd w:val="clear" w:color="auto" w:fill="auto"/>
            <w:vAlign w:val="center"/>
            <w:hideMark/>
          </w:tcPr>
          <w:p w14:paraId="009321E0"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120</w:t>
            </w:r>
          </w:p>
        </w:tc>
        <w:tc>
          <w:tcPr>
            <w:tcW w:w="252" w:type="pct"/>
            <w:tcBorders>
              <w:top w:val="nil"/>
              <w:left w:val="nil"/>
              <w:bottom w:val="single" w:sz="4" w:space="0" w:color="auto"/>
              <w:right w:val="single" w:sz="4" w:space="0" w:color="auto"/>
            </w:tcBorders>
            <w:shd w:val="clear" w:color="auto" w:fill="auto"/>
            <w:vAlign w:val="center"/>
            <w:hideMark/>
          </w:tcPr>
          <w:p w14:paraId="27873EB5"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8.16</w:t>
            </w:r>
          </w:p>
        </w:tc>
        <w:tc>
          <w:tcPr>
            <w:tcW w:w="2708" w:type="pct"/>
            <w:tcBorders>
              <w:top w:val="nil"/>
              <w:left w:val="nil"/>
              <w:bottom w:val="single" w:sz="4" w:space="0" w:color="auto"/>
              <w:right w:val="single" w:sz="4" w:space="0" w:color="auto"/>
            </w:tcBorders>
            <w:shd w:val="clear" w:color="auto" w:fill="auto"/>
            <w:noWrap/>
            <w:vAlign w:val="center"/>
            <w:hideMark/>
          </w:tcPr>
          <w:p w14:paraId="0A7D5F4E"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UE features</w:t>
            </w:r>
          </w:p>
        </w:tc>
      </w:tr>
      <w:tr w:rsidR="00A8498D" w:rsidRPr="00A8498D" w14:paraId="378C6C49" w14:textId="77777777" w:rsidTr="00A8498D">
        <w:trPr>
          <w:trHeight w:val="225"/>
        </w:trPr>
        <w:tc>
          <w:tcPr>
            <w:tcW w:w="418" w:type="pct"/>
            <w:vMerge w:val="restart"/>
            <w:tcBorders>
              <w:top w:val="nil"/>
              <w:left w:val="single" w:sz="4" w:space="0" w:color="auto"/>
              <w:bottom w:val="single" w:sz="4" w:space="0" w:color="auto"/>
              <w:right w:val="single" w:sz="4" w:space="0" w:color="auto"/>
            </w:tcBorders>
            <w:shd w:val="clear" w:color="auto" w:fill="auto"/>
            <w:vAlign w:val="center"/>
            <w:hideMark/>
          </w:tcPr>
          <w:p w14:paraId="3D25E87E"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Tue. 03/01</w:t>
            </w:r>
          </w:p>
        </w:tc>
        <w:tc>
          <w:tcPr>
            <w:tcW w:w="404" w:type="pct"/>
            <w:vMerge w:val="restart"/>
            <w:tcBorders>
              <w:top w:val="nil"/>
              <w:left w:val="single" w:sz="4" w:space="0" w:color="auto"/>
              <w:bottom w:val="single" w:sz="4" w:space="0" w:color="auto"/>
              <w:right w:val="single" w:sz="4" w:space="0" w:color="auto"/>
            </w:tcBorders>
            <w:shd w:val="clear" w:color="auto" w:fill="auto"/>
            <w:vAlign w:val="center"/>
            <w:hideMark/>
          </w:tcPr>
          <w:p w14:paraId="7254F064" w14:textId="77777777" w:rsidR="00A8498D" w:rsidRPr="00A8498D" w:rsidRDefault="00A8498D" w:rsidP="00A8498D">
            <w:pPr>
              <w:jc w:val="center"/>
              <w:rPr>
                <w:rFonts w:ascii="Arial" w:eastAsia="Times New Roman" w:hAnsi="Arial" w:cs="Arial"/>
                <w:sz w:val="16"/>
                <w:szCs w:val="16"/>
                <w:lang w:eastAsia="en-GB"/>
              </w:rPr>
            </w:pPr>
            <w:r w:rsidRPr="00A8498D">
              <w:rPr>
                <w:rFonts w:ascii="Arial" w:eastAsia="Times New Roman" w:hAnsi="Arial" w:cs="Arial"/>
                <w:sz w:val="16"/>
                <w:szCs w:val="16"/>
                <w:lang w:eastAsia="en-GB"/>
              </w:rPr>
              <w:t>13:00 UTC</w:t>
            </w:r>
          </w:p>
        </w:tc>
        <w:tc>
          <w:tcPr>
            <w:tcW w:w="403" w:type="pct"/>
            <w:vMerge w:val="restart"/>
            <w:tcBorders>
              <w:top w:val="nil"/>
              <w:left w:val="single" w:sz="4" w:space="0" w:color="auto"/>
              <w:bottom w:val="single" w:sz="4" w:space="0" w:color="auto"/>
              <w:right w:val="single" w:sz="4" w:space="0" w:color="auto"/>
            </w:tcBorders>
            <w:shd w:val="clear" w:color="auto" w:fill="auto"/>
            <w:vAlign w:val="center"/>
            <w:hideMark/>
          </w:tcPr>
          <w:p w14:paraId="3F9720EB"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16:00 UTC</w:t>
            </w:r>
          </w:p>
        </w:tc>
        <w:tc>
          <w:tcPr>
            <w:tcW w:w="405" w:type="pct"/>
            <w:tcBorders>
              <w:top w:val="nil"/>
              <w:left w:val="nil"/>
              <w:bottom w:val="single" w:sz="4" w:space="0" w:color="auto"/>
              <w:right w:val="single" w:sz="4" w:space="0" w:color="auto"/>
            </w:tcBorders>
            <w:shd w:val="clear" w:color="auto" w:fill="auto"/>
            <w:vAlign w:val="center"/>
            <w:hideMark/>
          </w:tcPr>
          <w:p w14:paraId="23D6A320"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David</w:t>
            </w:r>
          </w:p>
        </w:tc>
        <w:tc>
          <w:tcPr>
            <w:tcW w:w="411" w:type="pct"/>
            <w:tcBorders>
              <w:top w:val="nil"/>
              <w:left w:val="nil"/>
              <w:bottom w:val="single" w:sz="4" w:space="0" w:color="auto"/>
              <w:right w:val="single" w:sz="4" w:space="0" w:color="auto"/>
            </w:tcBorders>
            <w:shd w:val="clear" w:color="auto" w:fill="auto"/>
            <w:vAlign w:val="center"/>
            <w:hideMark/>
          </w:tcPr>
          <w:p w14:paraId="7C3CCE99"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30</w:t>
            </w:r>
          </w:p>
        </w:tc>
        <w:tc>
          <w:tcPr>
            <w:tcW w:w="252" w:type="pct"/>
            <w:tcBorders>
              <w:top w:val="nil"/>
              <w:left w:val="nil"/>
              <w:bottom w:val="single" w:sz="4" w:space="0" w:color="auto"/>
              <w:right w:val="single" w:sz="4" w:space="0" w:color="auto"/>
            </w:tcBorders>
            <w:shd w:val="clear" w:color="auto" w:fill="auto"/>
            <w:vAlign w:val="center"/>
            <w:hideMark/>
          </w:tcPr>
          <w:p w14:paraId="43CECAD4"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8.12</w:t>
            </w:r>
          </w:p>
        </w:tc>
        <w:tc>
          <w:tcPr>
            <w:tcW w:w="2708" w:type="pct"/>
            <w:tcBorders>
              <w:top w:val="nil"/>
              <w:left w:val="nil"/>
              <w:bottom w:val="single" w:sz="4" w:space="0" w:color="auto"/>
              <w:right w:val="single" w:sz="4" w:space="0" w:color="auto"/>
            </w:tcBorders>
            <w:shd w:val="clear" w:color="auto" w:fill="auto"/>
            <w:noWrap/>
            <w:vAlign w:val="bottom"/>
            <w:hideMark/>
          </w:tcPr>
          <w:p w14:paraId="6F47FB9B"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NR Multicast and Broadcast Services</w:t>
            </w:r>
          </w:p>
        </w:tc>
      </w:tr>
      <w:tr w:rsidR="00A8498D" w:rsidRPr="00A8498D" w14:paraId="6757DE54" w14:textId="77777777" w:rsidTr="00A8498D">
        <w:trPr>
          <w:trHeight w:val="225"/>
        </w:trPr>
        <w:tc>
          <w:tcPr>
            <w:tcW w:w="418" w:type="pct"/>
            <w:vMerge/>
            <w:tcBorders>
              <w:top w:val="nil"/>
              <w:left w:val="single" w:sz="4" w:space="0" w:color="auto"/>
              <w:bottom w:val="single" w:sz="4" w:space="0" w:color="auto"/>
              <w:right w:val="single" w:sz="4" w:space="0" w:color="auto"/>
            </w:tcBorders>
            <w:vAlign w:val="center"/>
            <w:hideMark/>
          </w:tcPr>
          <w:p w14:paraId="2122F37B" w14:textId="77777777" w:rsidR="00A8498D" w:rsidRPr="00A8498D" w:rsidRDefault="00A8498D" w:rsidP="00A8498D">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auto"/>
              <w:right w:val="single" w:sz="4" w:space="0" w:color="auto"/>
            </w:tcBorders>
            <w:vAlign w:val="center"/>
            <w:hideMark/>
          </w:tcPr>
          <w:p w14:paraId="54E369AF" w14:textId="77777777" w:rsidR="00A8498D" w:rsidRPr="00A8498D" w:rsidRDefault="00A8498D" w:rsidP="00A8498D">
            <w:pPr>
              <w:rPr>
                <w:rFonts w:ascii="Arial" w:eastAsia="Times New Roman" w:hAnsi="Arial" w:cs="Arial"/>
                <w:sz w:val="16"/>
                <w:szCs w:val="16"/>
                <w:lang w:eastAsia="en-GB"/>
              </w:rPr>
            </w:pPr>
          </w:p>
        </w:tc>
        <w:tc>
          <w:tcPr>
            <w:tcW w:w="403" w:type="pct"/>
            <w:vMerge/>
            <w:tcBorders>
              <w:top w:val="nil"/>
              <w:left w:val="single" w:sz="4" w:space="0" w:color="auto"/>
              <w:bottom w:val="single" w:sz="4" w:space="0" w:color="auto"/>
              <w:right w:val="single" w:sz="4" w:space="0" w:color="auto"/>
            </w:tcBorders>
            <w:vAlign w:val="center"/>
            <w:hideMark/>
          </w:tcPr>
          <w:p w14:paraId="335A3AAA" w14:textId="77777777" w:rsidR="00A8498D" w:rsidRPr="00A8498D" w:rsidRDefault="00A8498D" w:rsidP="00A8498D">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2789484D"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David</w:t>
            </w:r>
          </w:p>
        </w:tc>
        <w:tc>
          <w:tcPr>
            <w:tcW w:w="411" w:type="pct"/>
            <w:tcBorders>
              <w:top w:val="nil"/>
              <w:left w:val="nil"/>
              <w:bottom w:val="single" w:sz="4" w:space="0" w:color="auto"/>
              <w:right w:val="single" w:sz="4" w:space="0" w:color="auto"/>
            </w:tcBorders>
            <w:shd w:val="clear" w:color="auto" w:fill="auto"/>
            <w:vAlign w:val="center"/>
            <w:hideMark/>
          </w:tcPr>
          <w:p w14:paraId="58A782D2"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30</w:t>
            </w:r>
          </w:p>
        </w:tc>
        <w:tc>
          <w:tcPr>
            <w:tcW w:w="252" w:type="pct"/>
            <w:tcBorders>
              <w:top w:val="nil"/>
              <w:left w:val="nil"/>
              <w:bottom w:val="single" w:sz="4" w:space="0" w:color="auto"/>
              <w:right w:val="single" w:sz="4" w:space="0" w:color="auto"/>
            </w:tcBorders>
            <w:shd w:val="clear" w:color="auto" w:fill="auto"/>
            <w:vAlign w:val="center"/>
            <w:hideMark/>
          </w:tcPr>
          <w:p w14:paraId="2D528BC1"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8.14</w:t>
            </w:r>
          </w:p>
        </w:tc>
        <w:tc>
          <w:tcPr>
            <w:tcW w:w="2708" w:type="pct"/>
            <w:tcBorders>
              <w:top w:val="nil"/>
              <w:left w:val="nil"/>
              <w:bottom w:val="single" w:sz="4" w:space="0" w:color="auto"/>
              <w:right w:val="single" w:sz="4" w:space="0" w:color="auto"/>
            </w:tcBorders>
            <w:shd w:val="clear" w:color="auto" w:fill="auto"/>
            <w:noWrap/>
            <w:vAlign w:val="bottom"/>
            <w:hideMark/>
          </w:tcPr>
          <w:p w14:paraId="52C8404E"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NB-IoT/eMTC support for non-terrestrial networks (NTN)</w:t>
            </w:r>
          </w:p>
        </w:tc>
      </w:tr>
      <w:tr w:rsidR="00A8498D" w:rsidRPr="00A8498D" w14:paraId="551F1A15" w14:textId="77777777" w:rsidTr="00A8498D">
        <w:trPr>
          <w:trHeight w:val="225"/>
        </w:trPr>
        <w:tc>
          <w:tcPr>
            <w:tcW w:w="418" w:type="pct"/>
            <w:vMerge/>
            <w:tcBorders>
              <w:top w:val="nil"/>
              <w:left w:val="single" w:sz="4" w:space="0" w:color="auto"/>
              <w:bottom w:val="single" w:sz="4" w:space="0" w:color="auto"/>
              <w:right w:val="single" w:sz="4" w:space="0" w:color="auto"/>
            </w:tcBorders>
            <w:vAlign w:val="center"/>
            <w:hideMark/>
          </w:tcPr>
          <w:p w14:paraId="30F92F3B" w14:textId="77777777" w:rsidR="00A8498D" w:rsidRPr="00A8498D" w:rsidRDefault="00A8498D" w:rsidP="00A8498D">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auto"/>
              <w:right w:val="single" w:sz="4" w:space="0" w:color="auto"/>
            </w:tcBorders>
            <w:vAlign w:val="center"/>
            <w:hideMark/>
          </w:tcPr>
          <w:p w14:paraId="6295C7CB" w14:textId="77777777" w:rsidR="00A8498D" w:rsidRPr="00A8498D" w:rsidRDefault="00A8498D" w:rsidP="00A8498D">
            <w:pPr>
              <w:rPr>
                <w:rFonts w:ascii="Arial" w:eastAsia="Times New Roman" w:hAnsi="Arial" w:cs="Arial"/>
                <w:sz w:val="16"/>
                <w:szCs w:val="16"/>
                <w:lang w:eastAsia="en-GB"/>
              </w:rPr>
            </w:pPr>
          </w:p>
        </w:tc>
        <w:tc>
          <w:tcPr>
            <w:tcW w:w="403" w:type="pct"/>
            <w:vMerge/>
            <w:tcBorders>
              <w:top w:val="nil"/>
              <w:left w:val="single" w:sz="4" w:space="0" w:color="auto"/>
              <w:bottom w:val="single" w:sz="4" w:space="0" w:color="auto"/>
              <w:right w:val="single" w:sz="4" w:space="0" w:color="auto"/>
            </w:tcBorders>
            <w:vAlign w:val="center"/>
            <w:hideMark/>
          </w:tcPr>
          <w:p w14:paraId="271E9D06" w14:textId="77777777" w:rsidR="00A8498D" w:rsidRPr="00A8498D" w:rsidRDefault="00A8498D" w:rsidP="00A8498D">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5C7AC6B2"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Ralf</w:t>
            </w:r>
          </w:p>
        </w:tc>
        <w:tc>
          <w:tcPr>
            <w:tcW w:w="411" w:type="pct"/>
            <w:tcBorders>
              <w:top w:val="nil"/>
              <w:left w:val="nil"/>
              <w:bottom w:val="single" w:sz="4" w:space="0" w:color="auto"/>
              <w:right w:val="single" w:sz="4" w:space="0" w:color="auto"/>
            </w:tcBorders>
            <w:shd w:val="clear" w:color="auto" w:fill="auto"/>
            <w:vAlign w:val="center"/>
            <w:hideMark/>
          </w:tcPr>
          <w:p w14:paraId="6D257A7F"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120</w:t>
            </w:r>
          </w:p>
        </w:tc>
        <w:tc>
          <w:tcPr>
            <w:tcW w:w="252" w:type="pct"/>
            <w:tcBorders>
              <w:top w:val="nil"/>
              <w:left w:val="nil"/>
              <w:bottom w:val="single" w:sz="4" w:space="0" w:color="auto"/>
              <w:right w:val="single" w:sz="4" w:space="0" w:color="auto"/>
            </w:tcBorders>
            <w:shd w:val="clear" w:color="auto" w:fill="auto"/>
            <w:vAlign w:val="center"/>
            <w:hideMark/>
          </w:tcPr>
          <w:p w14:paraId="51D94030"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8.16</w:t>
            </w:r>
          </w:p>
        </w:tc>
        <w:tc>
          <w:tcPr>
            <w:tcW w:w="2708" w:type="pct"/>
            <w:tcBorders>
              <w:top w:val="nil"/>
              <w:left w:val="nil"/>
              <w:bottom w:val="single" w:sz="4" w:space="0" w:color="auto"/>
              <w:right w:val="single" w:sz="4" w:space="0" w:color="auto"/>
            </w:tcBorders>
            <w:shd w:val="clear" w:color="auto" w:fill="auto"/>
            <w:noWrap/>
            <w:vAlign w:val="center"/>
            <w:hideMark/>
          </w:tcPr>
          <w:p w14:paraId="16805A91"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UE features</w:t>
            </w:r>
          </w:p>
        </w:tc>
      </w:tr>
      <w:tr w:rsidR="00A8498D" w:rsidRPr="00A8498D" w14:paraId="5F6D5D93" w14:textId="77777777" w:rsidTr="00A8498D">
        <w:trPr>
          <w:trHeight w:val="225"/>
        </w:trPr>
        <w:tc>
          <w:tcPr>
            <w:tcW w:w="418" w:type="pct"/>
            <w:vMerge w:val="restart"/>
            <w:tcBorders>
              <w:top w:val="nil"/>
              <w:left w:val="single" w:sz="4" w:space="0" w:color="auto"/>
              <w:bottom w:val="single" w:sz="4" w:space="0" w:color="auto"/>
              <w:right w:val="single" w:sz="4" w:space="0" w:color="auto"/>
            </w:tcBorders>
            <w:shd w:val="clear" w:color="auto" w:fill="auto"/>
            <w:vAlign w:val="center"/>
            <w:hideMark/>
          </w:tcPr>
          <w:p w14:paraId="25387451"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Wed. 03/02</w:t>
            </w:r>
          </w:p>
        </w:tc>
        <w:tc>
          <w:tcPr>
            <w:tcW w:w="404" w:type="pct"/>
            <w:vMerge w:val="restart"/>
            <w:tcBorders>
              <w:top w:val="nil"/>
              <w:left w:val="single" w:sz="4" w:space="0" w:color="auto"/>
              <w:bottom w:val="single" w:sz="4" w:space="0" w:color="auto"/>
              <w:right w:val="single" w:sz="4" w:space="0" w:color="auto"/>
            </w:tcBorders>
            <w:shd w:val="clear" w:color="auto" w:fill="auto"/>
            <w:vAlign w:val="center"/>
            <w:hideMark/>
          </w:tcPr>
          <w:p w14:paraId="01D3155B" w14:textId="77777777" w:rsidR="00A8498D" w:rsidRPr="00A8498D" w:rsidRDefault="00A8498D" w:rsidP="00A8498D">
            <w:pPr>
              <w:jc w:val="center"/>
              <w:rPr>
                <w:rFonts w:ascii="Arial" w:eastAsia="Times New Roman" w:hAnsi="Arial" w:cs="Arial"/>
                <w:sz w:val="16"/>
                <w:szCs w:val="16"/>
                <w:lang w:eastAsia="en-GB"/>
              </w:rPr>
            </w:pPr>
            <w:r w:rsidRPr="00A8498D">
              <w:rPr>
                <w:rFonts w:ascii="Arial" w:eastAsia="Times New Roman" w:hAnsi="Arial" w:cs="Arial"/>
                <w:sz w:val="16"/>
                <w:szCs w:val="16"/>
                <w:lang w:eastAsia="en-GB"/>
              </w:rPr>
              <w:t>13:00 UTC</w:t>
            </w:r>
          </w:p>
        </w:tc>
        <w:tc>
          <w:tcPr>
            <w:tcW w:w="403" w:type="pct"/>
            <w:vMerge w:val="restart"/>
            <w:tcBorders>
              <w:top w:val="nil"/>
              <w:left w:val="single" w:sz="4" w:space="0" w:color="auto"/>
              <w:bottom w:val="single" w:sz="4" w:space="0" w:color="auto"/>
              <w:right w:val="single" w:sz="4" w:space="0" w:color="auto"/>
            </w:tcBorders>
            <w:shd w:val="clear" w:color="auto" w:fill="auto"/>
            <w:vAlign w:val="center"/>
            <w:hideMark/>
          </w:tcPr>
          <w:p w14:paraId="19E6F3F1"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16:00 UTC</w:t>
            </w:r>
          </w:p>
        </w:tc>
        <w:tc>
          <w:tcPr>
            <w:tcW w:w="405" w:type="pct"/>
            <w:tcBorders>
              <w:top w:val="nil"/>
              <w:left w:val="nil"/>
              <w:bottom w:val="single" w:sz="4" w:space="0" w:color="auto"/>
              <w:right w:val="single" w:sz="4" w:space="0" w:color="auto"/>
            </w:tcBorders>
            <w:shd w:val="clear" w:color="auto" w:fill="auto"/>
            <w:vAlign w:val="center"/>
            <w:hideMark/>
          </w:tcPr>
          <w:p w14:paraId="4C291AA7"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David</w:t>
            </w:r>
          </w:p>
        </w:tc>
        <w:tc>
          <w:tcPr>
            <w:tcW w:w="411" w:type="pct"/>
            <w:tcBorders>
              <w:top w:val="nil"/>
              <w:left w:val="nil"/>
              <w:bottom w:val="single" w:sz="4" w:space="0" w:color="auto"/>
              <w:right w:val="single" w:sz="4" w:space="0" w:color="auto"/>
            </w:tcBorders>
            <w:shd w:val="clear" w:color="auto" w:fill="auto"/>
            <w:vAlign w:val="center"/>
            <w:hideMark/>
          </w:tcPr>
          <w:p w14:paraId="5FF048B1"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30</w:t>
            </w:r>
          </w:p>
        </w:tc>
        <w:tc>
          <w:tcPr>
            <w:tcW w:w="252" w:type="pct"/>
            <w:tcBorders>
              <w:top w:val="nil"/>
              <w:left w:val="nil"/>
              <w:bottom w:val="single" w:sz="4" w:space="0" w:color="auto"/>
              <w:right w:val="single" w:sz="4" w:space="0" w:color="auto"/>
            </w:tcBorders>
            <w:shd w:val="clear" w:color="auto" w:fill="auto"/>
            <w:vAlign w:val="center"/>
            <w:hideMark/>
          </w:tcPr>
          <w:p w14:paraId="202187D8"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8.4</w:t>
            </w:r>
          </w:p>
        </w:tc>
        <w:tc>
          <w:tcPr>
            <w:tcW w:w="2708" w:type="pct"/>
            <w:tcBorders>
              <w:top w:val="nil"/>
              <w:left w:val="nil"/>
              <w:bottom w:val="single" w:sz="4" w:space="0" w:color="auto"/>
              <w:right w:val="single" w:sz="4" w:space="0" w:color="auto"/>
            </w:tcBorders>
            <w:shd w:val="clear" w:color="auto" w:fill="auto"/>
            <w:noWrap/>
            <w:vAlign w:val="center"/>
            <w:hideMark/>
          </w:tcPr>
          <w:p w14:paraId="41651F44"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Solutions for NR to support non-terrestrial networks (NTN)</w:t>
            </w:r>
          </w:p>
        </w:tc>
      </w:tr>
      <w:tr w:rsidR="00A8498D" w:rsidRPr="00A8498D" w14:paraId="461346DD" w14:textId="77777777" w:rsidTr="00A8498D">
        <w:trPr>
          <w:trHeight w:val="225"/>
        </w:trPr>
        <w:tc>
          <w:tcPr>
            <w:tcW w:w="418" w:type="pct"/>
            <w:vMerge/>
            <w:tcBorders>
              <w:top w:val="nil"/>
              <w:left w:val="single" w:sz="4" w:space="0" w:color="auto"/>
              <w:bottom w:val="single" w:sz="4" w:space="0" w:color="auto"/>
              <w:right w:val="single" w:sz="4" w:space="0" w:color="auto"/>
            </w:tcBorders>
            <w:vAlign w:val="center"/>
            <w:hideMark/>
          </w:tcPr>
          <w:p w14:paraId="01ABC37F" w14:textId="77777777" w:rsidR="00A8498D" w:rsidRPr="00A8498D" w:rsidRDefault="00A8498D" w:rsidP="00A8498D">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auto"/>
              <w:right w:val="single" w:sz="4" w:space="0" w:color="auto"/>
            </w:tcBorders>
            <w:vAlign w:val="center"/>
            <w:hideMark/>
          </w:tcPr>
          <w:p w14:paraId="3577929D" w14:textId="77777777" w:rsidR="00A8498D" w:rsidRPr="00A8498D" w:rsidRDefault="00A8498D" w:rsidP="00A8498D">
            <w:pPr>
              <w:rPr>
                <w:rFonts w:ascii="Arial" w:eastAsia="Times New Roman" w:hAnsi="Arial" w:cs="Arial"/>
                <w:sz w:val="16"/>
                <w:szCs w:val="16"/>
                <w:lang w:eastAsia="en-GB"/>
              </w:rPr>
            </w:pPr>
          </w:p>
        </w:tc>
        <w:tc>
          <w:tcPr>
            <w:tcW w:w="403" w:type="pct"/>
            <w:vMerge/>
            <w:tcBorders>
              <w:top w:val="nil"/>
              <w:left w:val="single" w:sz="4" w:space="0" w:color="auto"/>
              <w:bottom w:val="single" w:sz="4" w:space="0" w:color="auto"/>
              <w:right w:val="single" w:sz="4" w:space="0" w:color="auto"/>
            </w:tcBorders>
            <w:vAlign w:val="center"/>
            <w:hideMark/>
          </w:tcPr>
          <w:p w14:paraId="474062B6" w14:textId="77777777" w:rsidR="00A8498D" w:rsidRPr="00A8498D" w:rsidRDefault="00A8498D" w:rsidP="00A8498D">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0C17AA26"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David</w:t>
            </w:r>
          </w:p>
        </w:tc>
        <w:tc>
          <w:tcPr>
            <w:tcW w:w="411" w:type="pct"/>
            <w:tcBorders>
              <w:top w:val="nil"/>
              <w:left w:val="nil"/>
              <w:bottom w:val="single" w:sz="4" w:space="0" w:color="auto"/>
              <w:right w:val="single" w:sz="4" w:space="0" w:color="auto"/>
            </w:tcBorders>
            <w:shd w:val="clear" w:color="auto" w:fill="auto"/>
            <w:vAlign w:val="center"/>
            <w:hideMark/>
          </w:tcPr>
          <w:p w14:paraId="02E738F8"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30</w:t>
            </w:r>
          </w:p>
        </w:tc>
        <w:tc>
          <w:tcPr>
            <w:tcW w:w="252" w:type="pct"/>
            <w:tcBorders>
              <w:top w:val="nil"/>
              <w:left w:val="nil"/>
              <w:bottom w:val="single" w:sz="4" w:space="0" w:color="auto"/>
              <w:right w:val="single" w:sz="4" w:space="0" w:color="auto"/>
            </w:tcBorders>
            <w:shd w:val="clear" w:color="auto" w:fill="auto"/>
            <w:vAlign w:val="center"/>
            <w:hideMark/>
          </w:tcPr>
          <w:p w14:paraId="7B81284E"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8.12</w:t>
            </w:r>
          </w:p>
        </w:tc>
        <w:tc>
          <w:tcPr>
            <w:tcW w:w="2708" w:type="pct"/>
            <w:tcBorders>
              <w:top w:val="nil"/>
              <w:left w:val="nil"/>
              <w:bottom w:val="single" w:sz="4" w:space="0" w:color="auto"/>
              <w:right w:val="single" w:sz="4" w:space="0" w:color="auto"/>
            </w:tcBorders>
            <w:shd w:val="clear" w:color="auto" w:fill="auto"/>
            <w:noWrap/>
            <w:vAlign w:val="bottom"/>
            <w:hideMark/>
          </w:tcPr>
          <w:p w14:paraId="24F42A9B"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NR Multicast and Broadcast Services</w:t>
            </w:r>
          </w:p>
        </w:tc>
      </w:tr>
      <w:tr w:rsidR="00A8498D" w:rsidRPr="00A8498D" w14:paraId="3C792679" w14:textId="77777777" w:rsidTr="00A8498D">
        <w:trPr>
          <w:trHeight w:val="225"/>
        </w:trPr>
        <w:tc>
          <w:tcPr>
            <w:tcW w:w="418" w:type="pct"/>
            <w:vMerge/>
            <w:tcBorders>
              <w:top w:val="nil"/>
              <w:left w:val="single" w:sz="4" w:space="0" w:color="auto"/>
              <w:bottom w:val="single" w:sz="4" w:space="0" w:color="auto"/>
              <w:right w:val="single" w:sz="4" w:space="0" w:color="auto"/>
            </w:tcBorders>
            <w:vAlign w:val="center"/>
            <w:hideMark/>
          </w:tcPr>
          <w:p w14:paraId="6C925BDB" w14:textId="77777777" w:rsidR="00A8498D" w:rsidRPr="00A8498D" w:rsidRDefault="00A8498D" w:rsidP="00A8498D">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auto"/>
              <w:right w:val="single" w:sz="4" w:space="0" w:color="auto"/>
            </w:tcBorders>
            <w:vAlign w:val="center"/>
            <w:hideMark/>
          </w:tcPr>
          <w:p w14:paraId="45DADD04" w14:textId="77777777" w:rsidR="00A8498D" w:rsidRPr="00A8498D" w:rsidRDefault="00A8498D" w:rsidP="00A8498D">
            <w:pPr>
              <w:rPr>
                <w:rFonts w:ascii="Arial" w:eastAsia="Times New Roman" w:hAnsi="Arial" w:cs="Arial"/>
                <w:sz w:val="16"/>
                <w:szCs w:val="16"/>
                <w:lang w:eastAsia="en-GB"/>
              </w:rPr>
            </w:pPr>
          </w:p>
        </w:tc>
        <w:tc>
          <w:tcPr>
            <w:tcW w:w="403" w:type="pct"/>
            <w:vMerge/>
            <w:tcBorders>
              <w:top w:val="nil"/>
              <w:left w:val="single" w:sz="4" w:space="0" w:color="auto"/>
              <w:bottom w:val="single" w:sz="4" w:space="0" w:color="auto"/>
              <w:right w:val="single" w:sz="4" w:space="0" w:color="auto"/>
            </w:tcBorders>
            <w:vAlign w:val="center"/>
            <w:hideMark/>
          </w:tcPr>
          <w:p w14:paraId="785DB10D" w14:textId="77777777" w:rsidR="00A8498D" w:rsidRPr="00A8498D" w:rsidRDefault="00A8498D" w:rsidP="00A8498D">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3D5E2E51"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Ralf</w:t>
            </w:r>
          </w:p>
        </w:tc>
        <w:tc>
          <w:tcPr>
            <w:tcW w:w="411" w:type="pct"/>
            <w:tcBorders>
              <w:top w:val="nil"/>
              <w:left w:val="nil"/>
              <w:bottom w:val="single" w:sz="4" w:space="0" w:color="auto"/>
              <w:right w:val="single" w:sz="4" w:space="0" w:color="auto"/>
            </w:tcBorders>
            <w:shd w:val="clear" w:color="auto" w:fill="auto"/>
            <w:vAlign w:val="center"/>
            <w:hideMark/>
          </w:tcPr>
          <w:p w14:paraId="6123B729"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120</w:t>
            </w:r>
          </w:p>
        </w:tc>
        <w:tc>
          <w:tcPr>
            <w:tcW w:w="252" w:type="pct"/>
            <w:tcBorders>
              <w:top w:val="nil"/>
              <w:left w:val="nil"/>
              <w:bottom w:val="single" w:sz="4" w:space="0" w:color="auto"/>
              <w:right w:val="single" w:sz="4" w:space="0" w:color="auto"/>
            </w:tcBorders>
            <w:shd w:val="clear" w:color="auto" w:fill="auto"/>
            <w:vAlign w:val="center"/>
            <w:hideMark/>
          </w:tcPr>
          <w:p w14:paraId="323682A7"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8.16</w:t>
            </w:r>
          </w:p>
        </w:tc>
        <w:tc>
          <w:tcPr>
            <w:tcW w:w="2708" w:type="pct"/>
            <w:tcBorders>
              <w:top w:val="nil"/>
              <w:left w:val="nil"/>
              <w:bottom w:val="single" w:sz="4" w:space="0" w:color="auto"/>
              <w:right w:val="single" w:sz="4" w:space="0" w:color="auto"/>
            </w:tcBorders>
            <w:shd w:val="clear" w:color="auto" w:fill="auto"/>
            <w:noWrap/>
            <w:vAlign w:val="center"/>
            <w:hideMark/>
          </w:tcPr>
          <w:p w14:paraId="703F0394"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UE features</w:t>
            </w:r>
          </w:p>
        </w:tc>
      </w:tr>
      <w:tr w:rsidR="00A8498D" w:rsidRPr="00A8498D" w14:paraId="0F070CAE" w14:textId="77777777" w:rsidTr="00A8498D">
        <w:trPr>
          <w:trHeight w:val="225"/>
        </w:trPr>
        <w:tc>
          <w:tcPr>
            <w:tcW w:w="418" w:type="pct"/>
            <w:vMerge w:val="restart"/>
            <w:tcBorders>
              <w:top w:val="nil"/>
              <w:left w:val="single" w:sz="4" w:space="0" w:color="auto"/>
              <w:bottom w:val="single" w:sz="4" w:space="0" w:color="auto"/>
              <w:right w:val="single" w:sz="4" w:space="0" w:color="auto"/>
            </w:tcBorders>
            <w:shd w:val="clear" w:color="auto" w:fill="auto"/>
            <w:vAlign w:val="center"/>
            <w:hideMark/>
          </w:tcPr>
          <w:p w14:paraId="0EC5C468"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Thu. 03/03</w:t>
            </w:r>
          </w:p>
        </w:tc>
        <w:tc>
          <w:tcPr>
            <w:tcW w:w="404" w:type="pct"/>
            <w:vMerge w:val="restart"/>
            <w:tcBorders>
              <w:top w:val="nil"/>
              <w:left w:val="single" w:sz="4" w:space="0" w:color="auto"/>
              <w:bottom w:val="single" w:sz="4" w:space="0" w:color="auto"/>
              <w:right w:val="single" w:sz="4" w:space="0" w:color="auto"/>
            </w:tcBorders>
            <w:shd w:val="clear" w:color="auto" w:fill="auto"/>
            <w:vAlign w:val="center"/>
            <w:hideMark/>
          </w:tcPr>
          <w:p w14:paraId="540C7217" w14:textId="77777777" w:rsidR="00A8498D" w:rsidRPr="00A8498D" w:rsidRDefault="00A8498D" w:rsidP="00A8498D">
            <w:pPr>
              <w:jc w:val="center"/>
              <w:rPr>
                <w:rFonts w:ascii="Arial" w:eastAsia="Times New Roman" w:hAnsi="Arial" w:cs="Arial"/>
                <w:sz w:val="16"/>
                <w:szCs w:val="16"/>
                <w:lang w:eastAsia="en-GB"/>
              </w:rPr>
            </w:pPr>
            <w:r w:rsidRPr="00A8498D">
              <w:rPr>
                <w:rFonts w:ascii="Arial" w:eastAsia="Times New Roman" w:hAnsi="Arial" w:cs="Arial"/>
                <w:sz w:val="16"/>
                <w:szCs w:val="16"/>
                <w:lang w:eastAsia="en-GB"/>
              </w:rPr>
              <w:t>13:00 UTC</w:t>
            </w:r>
          </w:p>
        </w:tc>
        <w:tc>
          <w:tcPr>
            <w:tcW w:w="403" w:type="pct"/>
            <w:vMerge w:val="restart"/>
            <w:tcBorders>
              <w:top w:val="nil"/>
              <w:left w:val="single" w:sz="4" w:space="0" w:color="auto"/>
              <w:bottom w:val="single" w:sz="4" w:space="0" w:color="auto"/>
              <w:right w:val="single" w:sz="4" w:space="0" w:color="auto"/>
            </w:tcBorders>
            <w:shd w:val="clear" w:color="auto" w:fill="auto"/>
            <w:vAlign w:val="center"/>
            <w:hideMark/>
          </w:tcPr>
          <w:p w14:paraId="7C81D1EA"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16:00 UTC</w:t>
            </w:r>
          </w:p>
        </w:tc>
        <w:tc>
          <w:tcPr>
            <w:tcW w:w="405" w:type="pct"/>
            <w:tcBorders>
              <w:top w:val="nil"/>
              <w:left w:val="nil"/>
              <w:bottom w:val="single" w:sz="4" w:space="0" w:color="auto"/>
              <w:right w:val="single" w:sz="4" w:space="0" w:color="auto"/>
            </w:tcBorders>
            <w:shd w:val="clear" w:color="auto" w:fill="auto"/>
            <w:vAlign w:val="center"/>
            <w:hideMark/>
          </w:tcPr>
          <w:p w14:paraId="1B5EFDFD"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David</w:t>
            </w:r>
          </w:p>
        </w:tc>
        <w:tc>
          <w:tcPr>
            <w:tcW w:w="411" w:type="pct"/>
            <w:tcBorders>
              <w:top w:val="nil"/>
              <w:left w:val="nil"/>
              <w:bottom w:val="single" w:sz="4" w:space="0" w:color="auto"/>
              <w:right w:val="single" w:sz="4" w:space="0" w:color="auto"/>
            </w:tcBorders>
            <w:shd w:val="clear" w:color="auto" w:fill="auto"/>
            <w:vAlign w:val="center"/>
            <w:hideMark/>
          </w:tcPr>
          <w:p w14:paraId="26428FAE"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20</w:t>
            </w:r>
          </w:p>
        </w:tc>
        <w:tc>
          <w:tcPr>
            <w:tcW w:w="252" w:type="pct"/>
            <w:tcBorders>
              <w:top w:val="nil"/>
              <w:left w:val="nil"/>
              <w:bottom w:val="single" w:sz="4" w:space="0" w:color="auto"/>
              <w:right w:val="single" w:sz="4" w:space="0" w:color="auto"/>
            </w:tcBorders>
            <w:shd w:val="clear" w:color="auto" w:fill="auto"/>
            <w:vAlign w:val="center"/>
            <w:hideMark/>
          </w:tcPr>
          <w:p w14:paraId="628EC599"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8.12</w:t>
            </w:r>
          </w:p>
        </w:tc>
        <w:tc>
          <w:tcPr>
            <w:tcW w:w="2708" w:type="pct"/>
            <w:tcBorders>
              <w:top w:val="nil"/>
              <w:left w:val="nil"/>
              <w:bottom w:val="single" w:sz="4" w:space="0" w:color="auto"/>
              <w:right w:val="single" w:sz="4" w:space="0" w:color="auto"/>
            </w:tcBorders>
            <w:shd w:val="clear" w:color="auto" w:fill="auto"/>
            <w:noWrap/>
            <w:vAlign w:val="bottom"/>
            <w:hideMark/>
          </w:tcPr>
          <w:p w14:paraId="1A3F720D"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NR Multicast and Broadcast Services</w:t>
            </w:r>
          </w:p>
        </w:tc>
      </w:tr>
      <w:tr w:rsidR="00A8498D" w:rsidRPr="00A8498D" w14:paraId="1B1A35E5" w14:textId="77777777" w:rsidTr="00A8498D">
        <w:trPr>
          <w:trHeight w:val="225"/>
        </w:trPr>
        <w:tc>
          <w:tcPr>
            <w:tcW w:w="418" w:type="pct"/>
            <w:vMerge/>
            <w:tcBorders>
              <w:top w:val="nil"/>
              <w:left w:val="single" w:sz="4" w:space="0" w:color="auto"/>
              <w:bottom w:val="single" w:sz="4" w:space="0" w:color="auto"/>
              <w:right w:val="single" w:sz="4" w:space="0" w:color="auto"/>
            </w:tcBorders>
            <w:vAlign w:val="center"/>
            <w:hideMark/>
          </w:tcPr>
          <w:p w14:paraId="1C7E2C48" w14:textId="77777777" w:rsidR="00A8498D" w:rsidRPr="00A8498D" w:rsidRDefault="00A8498D" w:rsidP="00A8498D">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auto"/>
              <w:right w:val="single" w:sz="4" w:space="0" w:color="auto"/>
            </w:tcBorders>
            <w:vAlign w:val="center"/>
            <w:hideMark/>
          </w:tcPr>
          <w:p w14:paraId="2F757B0F" w14:textId="77777777" w:rsidR="00A8498D" w:rsidRPr="00A8498D" w:rsidRDefault="00A8498D" w:rsidP="00A8498D">
            <w:pPr>
              <w:rPr>
                <w:rFonts w:ascii="Arial" w:eastAsia="Times New Roman" w:hAnsi="Arial" w:cs="Arial"/>
                <w:sz w:val="16"/>
                <w:szCs w:val="16"/>
                <w:lang w:eastAsia="en-GB"/>
              </w:rPr>
            </w:pPr>
          </w:p>
        </w:tc>
        <w:tc>
          <w:tcPr>
            <w:tcW w:w="403" w:type="pct"/>
            <w:vMerge/>
            <w:tcBorders>
              <w:top w:val="nil"/>
              <w:left w:val="single" w:sz="4" w:space="0" w:color="auto"/>
              <w:bottom w:val="single" w:sz="4" w:space="0" w:color="auto"/>
              <w:right w:val="single" w:sz="4" w:space="0" w:color="auto"/>
            </w:tcBorders>
            <w:vAlign w:val="center"/>
            <w:hideMark/>
          </w:tcPr>
          <w:p w14:paraId="48FEAB11" w14:textId="77777777" w:rsidR="00A8498D" w:rsidRPr="00A8498D" w:rsidRDefault="00A8498D" w:rsidP="00A8498D">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6CF582FD"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David</w:t>
            </w:r>
          </w:p>
        </w:tc>
        <w:tc>
          <w:tcPr>
            <w:tcW w:w="411" w:type="pct"/>
            <w:tcBorders>
              <w:top w:val="nil"/>
              <w:left w:val="nil"/>
              <w:bottom w:val="single" w:sz="4" w:space="0" w:color="auto"/>
              <w:right w:val="single" w:sz="4" w:space="0" w:color="auto"/>
            </w:tcBorders>
            <w:shd w:val="clear" w:color="auto" w:fill="auto"/>
            <w:vAlign w:val="center"/>
            <w:hideMark/>
          </w:tcPr>
          <w:p w14:paraId="21AF1F9E"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30</w:t>
            </w:r>
          </w:p>
        </w:tc>
        <w:tc>
          <w:tcPr>
            <w:tcW w:w="252" w:type="pct"/>
            <w:tcBorders>
              <w:top w:val="nil"/>
              <w:left w:val="nil"/>
              <w:bottom w:val="single" w:sz="4" w:space="0" w:color="auto"/>
              <w:right w:val="single" w:sz="4" w:space="0" w:color="auto"/>
            </w:tcBorders>
            <w:shd w:val="clear" w:color="auto" w:fill="auto"/>
            <w:vAlign w:val="center"/>
            <w:hideMark/>
          </w:tcPr>
          <w:p w14:paraId="565CC60A"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8.5</w:t>
            </w:r>
          </w:p>
        </w:tc>
        <w:tc>
          <w:tcPr>
            <w:tcW w:w="2708" w:type="pct"/>
            <w:tcBorders>
              <w:top w:val="nil"/>
              <w:left w:val="nil"/>
              <w:bottom w:val="single" w:sz="4" w:space="0" w:color="auto"/>
              <w:right w:val="single" w:sz="4" w:space="0" w:color="auto"/>
            </w:tcBorders>
            <w:shd w:val="clear" w:color="auto" w:fill="auto"/>
            <w:noWrap/>
            <w:vAlign w:val="center"/>
            <w:hideMark/>
          </w:tcPr>
          <w:p w14:paraId="40265F13"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NR positioning enhancements</w:t>
            </w:r>
          </w:p>
        </w:tc>
      </w:tr>
      <w:tr w:rsidR="00A8498D" w:rsidRPr="00A8498D" w14:paraId="78A6AC82" w14:textId="77777777" w:rsidTr="00A8498D">
        <w:trPr>
          <w:trHeight w:val="225"/>
        </w:trPr>
        <w:tc>
          <w:tcPr>
            <w:tcW w:w="418" w:type="pct"/>
            <w:vMerge/>
            <w:tcBorders>
              <w:top w:val="nil"/>
              <w:left w:val="single" w:sz="4" w:space="0" w:color="auto"/>
              <w:bottom w:val="single" w:sz="4" w:space="0" w:color="auto"/>
              <w:right w:val="single" w:sz="4" w:space="0" w:color="auto"/>
            </w:tcBorders>
            <w:vAlign w:val="center"/>
            <w:hideMark/>
          </w:tcPr>
          <w:p w14:paraId="57924B6F" w14:textId="77777777" w:rsidR="00A8498D" w:rsidRPr="00A8498D" w:rsidRDefault="00A8498D" w:rsidP="00A8498D">
            <w:pPr>
              <w:rPr>
                <w:rFonts w:ascii="Arial" w:eastAsia="Times New Roman" w:hAnsi="Arial" w:cs="Arial"/>
                <w:color w:val="000000"/>
                <w:sz w:val="16"/>
                <w:szCs w:val="16"/>
                <w:lang w:eastAsia="en-GB"/>
              </w:rPr>
            </w:pPr>
          </w:p>
        </w:tc>
        <w:tc>
          <w:tcPr>
            <w:tcW w:w="404" w:type="pct"/>
            <w:vMerge/>
            <w:tcBorders>
              <w:top w:val="nil"/>
              <w:left w:val="single" w:sz="4" w:space="0" w:color="auto"/>
              <w:bottom w:val="single" w:sz="4" w:space="0" w:color="auto"/>
              <w:right w:val="single" w:sz="4" w:space="0" w:color="auto"/>
            </w:tcBorders>
            <w:vAlign w:val="center"/>
            <w:hideMark/>
          </w:tcPr>
          <w:p w14:paraId="2264D8D6" w14:textId="77777777" w:rsidR="00A8498D" w:rsidRPr="00A8498D" w:rsidRDefault="00A8498D" w:rsidP="00A8498D">
            <w:pPr>
              <w:rPr>
                <w:rFonts w:ascii="Arial" w:eastAsia="Times New Roman" w:hAnsi="Arial" w:cs="Arial"/>
                <w:sz w:val="16"/>
                <w:szCs w:val="16"/>
                <w:lang w:eastAsia="en-GB"/>
              </w:rPr>
            </w:pPr>
          </w:p>
        </w:tc>
        <w:tc>
          <w:tcPr>
            <w:tcW w:w="403" w:type="pct"/>
            <w:vMerge/>
            <w:tcBorders>
              <w:top w:val="nil"/>
              <w:left w:val="single" w:sz="4" w:space="0" w:color="auto"/>
              <w:bottom w:val="single" w:sz="4" w:space="0" w:color="auto"/>
              <w:right w:val="single" w:sz="4" w:space="0" w:color="auto"/>
            </w:tcBorders>
            <w:vAlign w:val="center"/>
            <w:hideMark/>
          </w:tcPr>
          <w:p w14:paraId="11DF58B8" w14:textId="77777777" w:rsidR="00A8498D" w:rsidRPr="00A8498D" w:rsidRDefault="00A8498D" w:rsidP="00A8498D">
            <w:pPr>
              <w:rPr>
                <w:rFonts w:ascii="Arial" w:eastAsia="Times New Roman" w:hAnsi="Arial" w:cs="Arial"/>
                <w:color w:val="000000"/>
                <w:sz w:val="16"/>
                <w:szCs w:val="16"/>
                <w:lang w:eastAsia="en-GB"/>
              </w:rPr>
            </w:pPr>
          </w:p>
        </w:tc>
        <w:tc>
          <w:tcPr>
            <w:tcW w:w="405" w:type="pct"/>
            <w:tcBorders>
              <w:top w:val="nil"/>
              <w:left w:val="nil"/>
              <w:bottom w:val="single" w:sz="4" w:space="0" w:color="auto"/>
              <w:right w:val="single" w:sz="4" w:space="0" w:color="auto"/>
            </w:tcBorders>
            <w:shd w:val="clear" w:color="auto" w:fill="auto"/>
            <w:vAlign w:val="center"/>
            <w:hideMark/>
          </w:tcPr>
          <w:p w14:paraId="405B4F8E"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Ralf</w:t>
            </w:r>
          </w:p>
        </w:tc>
        <w:tc>
          <w:tcPr>
            <w:tcW w:w="411" w:type="pct"/>
            <w:tcBorders>
              <w:top w:val="nil"/>
              <w:left w:val="nil"/>
              <w:bottom w:val="single" w:sz="4" w:space="0" w:color="auto"/>
              <w:right w:val="single" w:sz="4" w:space="0" w:color="auto"/>
            </w:tcBorders>
            <w:shd w:val="clear" w:color="auto" w:fill="auto"/>
            <w:vAlign w:val="center"/>
            <w:hideMark/>
          </w:tcPr>
          <w:p w14:paraId="0A07C3B8"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120</w:t>
            </w:r>
          </w:p>
        </w:tc>
        <w:tc>
          <w:tcPr>
            <w:tcW w:w="252" w:type="pct"/>
            <w:tcBorders>
              <w:top w:val="nil"/>
              <w:left w:val="nil"/>
              <w:bottom w:val="single" w:sz="4" w:space="0" w:color="auto"/>
              <w:right w:val="single" w:sz="4" w:space="0" w:color="auto"/>
            </w:tcBorders>
            <w:shd w:val="clear" w:color="auto" w:fill="auto"/>
            <w:vAlign w:val="center"/>
            <w:hideMark/>
          </w:tcPr>
          <w:p w14:paraId="66EC281B"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8.16</w:t>
            </w:r>
          </w:p>
        </w:tc>
        <w:tc>
          <w:tcPr>
            <w:tcW w:w="2708" w:type="pct"/>
            <w:tcBorders>
              <w:top w:val="nil"/>
              <w:left w:val="nil"/>
              <w:bottom w:val="single" w:sz="4" w:space="0" w:color="auto"/>
              <w:right w:val="single" w:sz="4" w:space="0" w:color="auto"/>
            </w:tcBorders>
            <w:shd w:val="clear" w:color="auto" w:fill="auto"/>
            <w:noWrap/>
            <w:vAlign w:val="center"/>
            <w:hideMark/>
          </w:tcPr>
          <w:p w14:paraId="0CCB91D7"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UE features</w:t>
            </w:r>
          </w:p>
        </w:tc>
      </w:tr>
      <w:tr w:rsidR="00A8498D" w:rsidRPr="00A8498D" w14:paraId="46E2385B" w14:textId="77777777" w:rsidTr="00A8498D">
        <w:trPr>
          <w:trHeight w:val="225"/>
        </w:trPr>
        <w:tc>
          <w:tcPr>
            <w:tcW w:w="418" w:type="pct"/>
            <w:tcBorders>
              <w:top w:val="nil"/>
              <w:left w:val="single" w:sz="4" w:space="0" w:color="auto"/>
              <w:bottom w:val="single" w:sz="4" w:space="0" w:color="auto"/>
              <w:right w:val="single" w:sz="4" w:space="0" w:color="auto"/>
            </w:tcBorders>
            <w:shd w:val="clear" w:color="auto" w:fill="auto"/>
            <w:vAlign w:val="center"/>
            <w:hideMark/>
          </w:tcPr>
          <w:p w14:paraId="2D34FB67"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Fri. 03/04</w:t>
            </w:r>
          </w:p>
        </w:tc>
        <w:tc>
          <w:tcPr>
            <w:tcW w:w="404" w:type="pct"/>
            <w:tcBorders>
              <w:top w:val="nil"/>
              <w:left w:val="nil"/>
              <w:bottom w:val="single" w:sz="4" w:space="0" w:color="auto"/>
              <w:right w:val="single" w:sz="4" w:space="0" w:color="auto"/>
            </w:tcBorders>
            <w:shd w:val="clear" w:color="000000" w:fill="BFBFBF"/>
            <w:vAlign w:val="center"/>
            <w:hideMark/>
          </w:tcPr>
          <w:p w14:paraId="649D61C7" w14:textId="77777777" w:rsidR="00A8498D" w:rsidRPr="00A8498D" w:rsidRDefault="00A8498D" w:rsidP="00A8498D">
            <w:pPr>
              <w:jc w:val="center"/>
              <w:rPr>
                <w:rFonts w:ascii="Arial" w:eastAsia="Times New Roman" w:hAnsi="Arial" w:cs="Arial"/>
                <w:sz w:val="16"/>
                <w:szCs w:val="16"/>
                <w:lang w:eastAsia="en-GB"/>
              </w:rPr>
            </w:pPr>
            <w:r w:rsidRPr="00A8498D">
              <w:rPr>
                <w:rFonts w:ascii="Arial" w:eastAsia="Times New Roman" w:hAnsi="Arial" w:cs="Arial"/>
                <w:sz w:val="16"/>
                <w:szCs w:val="16"/>
                <w:lang w:eastAsia="en-GB"/>
              </w:rPr>
              <w:t> </w:t>
            </w:r>
          </w:p>
        </w:tc>
        <w:tc>
          <w:tcPr>
            <w:tcW w:w="403" w:type="pct"/>
            <w:tcBorders>
              <w:top w:val="nil"/>
              <w:left w:val="nil"/>
              <w:bottom w:val="single" w:sz="4" w:space="0" w:color="auto"/>
              <w:right w:val="single" w:sz="4" w:space="0" w:color="auto"/>
            </w:tcBorders>
            <w:shd w:val="clear" w:color="000000" w:fill="BFBFBF"/>
            <w:vAlign w:val="center"/>
            <w:hideMark/>
          </w:tcPr>
          <w:p w14:paraId="04BCF473"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 </w:t>
            </w:r>
          </w:p>
        </w:tc>
        <w:tc>
          <w:tcPr>
            <w:tcW w:w="405" w:type="pct"/>
            <w:tcBorders>
              <w:top w:val="nil"/>
              <w:left w:val="nil"/>
              <w:bottom w:val="single" w:sz="4" w:space="0" w:color="auto"/>
              <w:right w:val="single" w:sz="4" w:space="0" w:color="auto"/>
            </w:tcBorders>
            <w:shd w:val="clear" w:color="000000" w:fill="BFBFBF"/>
            <w:vAlign w:val="center"/>
            <w:hideMark/>
          </w:tcPr>
          <w:p w14:paraId="5FFA9B7E"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 </w:t>
            </w:r>
          </w:p>
        </w:tc>
        <w:tc>
          <w:tcPr>
            <w:tcW w:w="411" w:type="pct"/>
            <w:tcBorders>
              <w:top w:val="nil"/>
              <w:left w:val="nil"/>
              <w:bottom w:val="single" w:sz="4" w:space="0" w:color="auto"/>
              <w:right w:val="single" w:sz="4" w:space="0" w:color="auto"/>
            </w:tcBorders>
            <w:shd w:val="clear" w:color="000000" w:fill="BFBFBF"/>
            <w:vAlign w:val="center"/>
            <w:hideMark/>
          </w:tcPr>
          <w:p w14:paraId="2C2C2810" w14:textId="77777777" w:rsidR="00A8498D" w:rsidRPr="00A8498D" w:rsidRDefault="00A8498D" w:rsidP="00A8498D">
            <w:pPr>
              <w:jc w:val="cente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 </w:t>
            </w:r>
          </w:p>
        </w:tc>
        <w:tc>
          <w:tcPr>
            <w:tcW w:w="252" w:type="pct"/>
            <w:tcBorders>
              <w:top w:val="nil"/>
              <w:left w:val="nil"/>
              <w:bottom w:val="single" w:sz="4" w:space="0" w:color="auto"/>
              <w:right w:val="single" w:sz="4" w:space="0" w:color="auto"/>
            </w:tcBorders>
            <w:shd w:val="clear" w:color="000000" w:fill="BFBFBF"/>
            <w:vAlign w:val="center"/>
            <w:hideMark/>
          </w:tcPr>
          <w:p w14:paraId="3509A7E2"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 </w:t>
            </w:r>
          </w:p>
        </w:tc>
        <w:tc>
          <w:tcPr>
            <w:tcW w:w="2708" w:type="pct"/>
            <w:tcBorders>
              <w:top w:val="nil"/>
              <w:left w:val="nil"/>
              <w:bottom w:val="single" w:sz="4" w:space="0" w:color="auto"/>
              <w:right w:val="single" w:sz="4" w:space="0" w:color="auto"/>
            </w:tcBorders>
            <w:shd w:val="clear" w:color="000000" w:fill="BFBFBF"/>
            <w:noWrap/>
            <w:vAlign w:val="center"/>
            <w:hideMark/>
          </w:tcPr>
          <w:p w14:paraId="4E7A5A2C" w14:textId="77777777" w:rsidR="00A8498D" w:rsidRPr="00A8498D" w:rsidRDefault="00A8498D" w:rsidP="00A8498D">
            <w:pPr>
              <w:rPr>
                <w:rFonts w:ascii="Arial" w:eastAsia="Times New Roman" w:hAnsi="Arial" w:cs="Arial"/>
                <w:color w:val="000000"/>
                <w:sz w:val="16"/>
                <w:szCs w:val="16"/>
                <w:lang w:eastAsia="en-GB"/>
              </w:rPr>
            </w:pPr>
            <w:r w:rsidRPr="00A8498D">
              <w:rPr>
                <w:rFonts w:ascii="Arial" w:eastAsia="Times New Roman" w:hAnsi="Arial" w:cs="Arial"/>
                <w:color w:val="000000"/>
                <w:sz w:val="16"/>
                <w:szCs w:val="16"/>
                <w:lang w:eastAsia="en-GB"/>
              </w:rPr>
              <w:t> </w:t>
            </w:r>
          </w:p>
        </w:tc>
      </w:tr>
    </w:tbl>
    <w:p w14:paraId="455C2CD9" w14:textId="592D92B2" w:rsidR="007B738E" w:rsidRDefault="007B738E">
      <w:pPr>
        <w:rPr>
          <w:rFonts w:ascii="Times New Roman" w:eastAsia="SimSun" w:hAnsi="Times New Roman"/>
          <w:kern w:val="2"/>
          <w:szCs w:val="20"/>
        </w:rPr>
      </w:pPr>
    </w:p>
    <w:p w14:paraId="107ACE1B" w14:textId="1E9D90EF" w:rsidR="007A5AC0" w:rsidRPr="000B1042" w:rsidRDefault="007A5AC0" w:rsidP="009643F7">
      <w:pPr>
        <w:rPr>
          <w:rFonts w:ascii="Times New Roman" w:hAnsi="Times New Roman"/>
          <w:b/>
          <w:szCs w:val="20"/>
        </w:rPr>
      </w:pPr>
      <w:r w:rsidRPr="000B1042">
        <w:rPr>
          <w:rFonts w:ascii="Times New Roman" w:hAnsi="Times New Roman"/>
          <w:b/>
          <w:szCs w:val="20"/>
        </w:rPr>
        <w:t>The</w:t>
      </w:r>
      <w:r w:rsidR="00233210">
        <w:rPr>
          <w:rFonts w:ascii="Times New Roman" w:hAnsi="Times New Roman"/>
          <w:b/>
          <w:szCs w:val="20"/>
        </w:rPr>
        <w:t xml:space="preserve"> </w:t>
      </w:r>
      <w:r w:rsidRPr="000B1042">
        <w:rPr>
          <w:rFonts w:ascii="Times New Roman" w:hAnsi="Times New Roman"/>
          <w:b/>
          <w:szCs w:val="20"/>
        </w:rPr>
        <w:t>list</w:t>
      </w:r>
      <w:r w:rsidR="00233210">
        <w:rPr>
          <w:rFonts w:ascii="Times New Roman" w:hAnsi="Times New Roman"/>
          <w:b/>
          <w:szCs w:val="20"/>
        </w:rPr>
        <w:t xml:space="preserve"> </w:t>
      </w:r>
      <w:r w:rsidRPr="000B1042">
        <w:rPr>
          <w:rFonts w:ascii="Times New Roman" w:hAnsi="Times New Roman"/>
          <w:b/>
          <w:szCs w:val="20"/>
        </w:rPr>
        <w:t>of</w:t>
      </w:r>
      <w:r w:rsidR="00233210">
        <w:rPr>
          <w:rFonts w:ascii="Times New Roman" w:hAnsi="Times New Roman"/>
          <w:b/>
          <w:szCs w:val="20"/>
        </w:rPr>
        <w:t xml:space="preserve"> </w:t>
      </w:r>
      <w:r w:rsidRPr="000B1042">
        <w:rPr>
          <w:rFonts w:ascii="Times New Roman" w:hAnsi="Times New Roman"/>
          <w:b/>
          <w:szCs w:val="20"/>
        </w:rPr>
        <w:t>action</w:t>
      </w:r>
      <w:r w:rsidR="00233210">
        <w:rPr>
          <w:rFonts w:ascii="Times New Roman" w:hAnsi="Times New Roman"/>
          <w:b/>
          <w:szCs w:val="20"/>
        </w:rPr>
        <w:t xml:space="preserve"> </w:t>
      </w:r>
      <w:r w:rsidRPr="000B1042">
        <w:rPr>
          <w:rFonts w:ascii="Times New Roman" w:hAnsi="Times New Roman"/>
          <w:b/>
          <w:szCs w:val="20"/>
        </w:rPr>
        <w:t>points</w:t>
      </w:r>
      <w:r w:rsidR="00233210">
        <w:rPr>
          <w:rFonts w:ascii="Times New Roman" w:hAnsi="Times New Roman"/>
          <w:b/>
          <w:szCs w:val="20"/>
        </w:rPr>
        <w:t xml:space="preserve"> </w:t>
      </w:r>
      <w:r w:rsidRPr="000B1042">
        <w:rPr>
          <w:rFonts w:ascii="Times New Roman" w:hAnsi="Times New Roman"/>
          <w:b/>
          <w:szCs w:val="20"/>
        </w:rPr>
        <w:t>that</w:t>
      </w:r>
      <w:r w:rsidR="00233210">
        <w:rPr>
          <w:rFonts w:ascii="Times New Roman" w:hAnsi="Times New Roman"/>
          <w:b/>
          <w:szCs w:val="20"/>
        </w:rPr>
        <w:t xml:space="preserve"> </w:t>
      </w:r>
      <w:r w:rsidRPr="000B1042">
        <w:rPr>
          <w:rFonts w:ascii="Times New Roman" w:hAnsi="Times New Roman"/>
          <w:b/>
          <w:szCs w:val="20"/>
        </w:rPr>
        <w:t>require</w:t>
      </w:r>
      <w:r w:rsidR="00233210">
        <w:rPr>
          <w:rFonts w:ascii="Times New Roman" w:hAnsi="Times New Roman"/>
          <w:b/>
          <w:szCs w:val="20"/>
        </w:rPr>
        <w:t xml:space="preserve"> </w:t>
      </w:r>
      <w:r w:rsidRPr="000B1042">
        <w:rPr>
          <w:rFonts w:ascii="Times New Roman" w:hAnsi="Times New Roman"/>
          <w:b/>
          <w:szCs w:val="20"/>
        </w:rPr>
        <w:t>RAN1</w:t>
      </w:r>
      <w:r w:rsidR="00233210">
        <w:rPr>
          <w:rFonts w:ascii="Times New Roman" w:hAnsi="Times New Roman"/>
          <w:b/>
          <w:szCs w:val="20"/>
        </w:rPr>
        <w:t xml:space="preserve"> </w:t>
      </w:r>
      <w:r w:rsidR="006051A6">
        <w:rPr>
          <w:rFonts w:ascii="Times New Roman" w:hAnsi="Times New Roman"/>
          <w:b/>
          <w:szCs w:val="20"/>
        </w:rPr>
        <w:t>post</w:t>
      </w:r>
      <w:r w:rsidR="00233210">
        <w:rPr>
          <w:rFonts w:ascii="Times New Roman" w:hAnsi="Times New Roman"/>
          <w:b/>
          <w:szCs w:val="20"/>
        </w:rPr>
        <w:t xml:space="preserve"> </w:t>
      </w:r>
      <w:r w:rsidR="006051A6">
        <w:rPr>
          <w:rFonts w:ascii="Times New Roman" w:hAnsi="Times New Roman"/>
          <w:b/>
          <w:szCs w:val="20"/>
        </w:rPr>
        <w:t>meeting</w:t>
      </w:r>
      <w:r w:rsidR="00233210">
        <w:rPr>
          <w:rFonts w:ascii="Times New Roman" w:hAnsi="Times New Roman"/>
          <w:b/>
          <w:szCs w:val="20"/>
        </w:rPr>
        <w:t xml:space="preserve"> </w:t>
      </w:r>
      <w:r w:rsidR="006051A6">
        <w:rPr>
          <w:rFonts w:ascii="Times New Roman" w:hAnsi="Times New Roman"/>
          <w:b/>
          <w:szCs w:val="20"/>
        </w:rPr>
        <w:t>f</w:t>
      </w:r>
      <w:r w:rsidRPr="000B1042">
        <w:rPr>
          <w:rFonts w:ascii="Times New Roman" w:hAnsi="Times New Roman"/>
          <w:b/>
          <w:szCs w:val="20"/>
        </w:rPr>
        <w:t>ollow-up</w:t>
      </w:r>
      <w:r w:rsidR="00233210">
        <w:rPr>
          <w:rFonts w:ascii="Times New Roman" w:hAnsi="Times New Roman"/>
          <w:b/>
          <w:szCs w:val="20"/>
        </w:rPr>
        <w:t xml:space="preserve"> </w:t>
      </w:r>
      <w:r w:rsidRPr="000B1042">
        <w:rPr>
          <w:rFonts w:ascii="Times New Roman" w:hAnsi="Times New Roman"/>
          <w:b/>
          <w:szCs w:val="20"/>
        </w:rPr>
        <w:t>is</w:t>
      </w:r>
      <w:r w:rsidR="00233210">
        <w:rPr>
          <w:rFonts w:ascii="Times New Roman" w:hAnsi="Times New Roman"/>
          <w:b/>
          <w:szCs w:val="20"/>
        </w:rPr>
        <w:t xml:space="preserve"> </w:t>
      </w:r>
      <w:r w:rsidRPr="000B1042">
        <w:rPr>
          <w:rFonts w:ascii="Times New Roman" w:hAnsi="Times New Roman"/>
          <w:b/>
          <w:szCs w:val="20"/>
        </w:rPr>
        <w:t>listed</w:t>
      </w:r>
      <w:r w:rsidR="00233210">
        <w:rPr>
          <w:rFonts w:ascii="Times New Roman" w:hAnsi="Times New Roman"/>
          <w:b/>
          <w:szCs w:val="20"/>
        </w:rPr>
        <w:t xml:space="preserve"> </w:t>
      </w:r>
      <w:r w:rsidRPr="000B1042">
        <w:rPr>
          <w:rFonts w:ascii="Times New Roman" w:hAnsi="Times New Roman"/>
          <w:b/>
          <w:szCs w:val="20"/>
        </w:rPr>
        <w:t>in</w:t>
      </w:r>
      <w:r w:rsidR="00233210">
        <w:rPr>
          <w:rFonts w:ascii="Times New Roman" w:hAnsi="Times New Roman"/>
          <w:b/>
          <w:szCs w:val="20"/>
        </w:rPr>
        <w:t xml:space="preserve"> </w:t>
      </w:r>
      <w:r w:rsidRPr="000B1042">
        <w:rPr>
          <w:rFonts w:ascii="Times New Roman" w:hAnsi="Times New Roman"/>
          <w:b/>
          <w:szCs w:val="20"/>
        </w:rPr>
        <w:t>Annex</w:t>
      </w:r>
      <w:r w:rsidR="00233210">
        <w:rPr>
          <w:rFonts w:ascii="Times New Roman" w:hAnsi="Times New Roman"/>
          <w:b/>
          <w:szCs w:val="20"/>
        </w:rPr>
        <w:t xml:space="preserve"> </w:t>
      </w:r>
      <w:r w:rsidRPr="000B1042">
        <w:rPr>
          <w:rFonts w:ascii="Times New Roman" w:hAnsi="Times New Roman"/>
          <w:b/>
          <w:szCs w:val="20"/>
        </w:rPr>
        <w:t>F</w:t>
      </w:r>
      <w:r w:rsidR="00233210">
        <w:rPr>
          <w:rFonts w:ascii="Times New Roman" w:hAnsi="Times New Roman"/>
          <w:b/>
          <w:szCs w:val="20"/>
        </w:rPr>
        <w:t xml:space="preserve"> </w:t>
      </w:r>
      <w:r w:rsidRPr="000B1042">
        <w:rPr>
          <w:rFonts w:ascii="Times New Roman" w:hAnsi="Times New Roman"/>
          <w:b/>
          <w:szCs w:val="20"/>
        </w:rPr>
        <w:t>(end</w:t>
      </w:r>
      <w:r w:rsidR="00233210">
        <w:rPr>
          <w:rFonts w:ascii="Times New Roman" w:hAnsi="Times New Roman"/>
          <w:b/>
          <w:szCs w:val="20"/>
        </w:rPr>
        <w:t xml:space="preserve"> </w:t>
      </w:r>
      <w:r w:rsidRPr="000B1042">
        <w:rPr>
          <w:rFonts w:ascii="Times New Roman" w:hAnsi="Times New Roman"/>
          <w:b/>
          <w:szCs w:val="20"/>
        </w:rPr>
        <w:t>of</w:t>
      </w:r>
      <w:r w:rsidR="00233210">
        <w:rPr>
          <w:rFonts w:ascii="Times New Roman" w:hAnsi="Times New Roman"/>
          <w:b/>
          <w:szCs w:val="20"/>
        </w:rPr>
        <w:t xml:space="preserve"> </w:t>
      </w:r>
      <w:r w:rsidRPr="000B1042">
        <w:rPr>
          <w:rFonts w:ascii="Times New Roman" w:hAnsi="Times New Roman"/>
          <w:b/>
          <w:szCs w:val="20"/>
        </w:rPr>
        <w:t>document).</w:t>
      </w:r>
    </w:p>
    <w:p w14:paraId="5241944F" w14:textId="77777777" w:rsidR="007A5AC0" w:rsidRPr="000B1042" w:rsidRDefault="007A5AC0" w:rsidP="009643F7">
      <w:pPr>
        <w:rPr>
          <w:rFonts w:ascii="Times New Roman" w:eastAsia="SimSun" w:hAnsi="Times New Roman"/>
          <w:kern w:val="2"/>
          <w:szCs w:val="20"/>
          <w:highlight w:val="yellow"/>
        </w:rPr>
      </w:pPr>
    </w:p>
    <w:p w14:paraId="38E384E0" w14:textId="5A5F7E6A" w:rsidR="007A5AC0" w:rsidRPr="000B1042" w:rsidRDefault="007A5AC0" w:rsidP="009643F7">
      <w:pPr>
        <w:rPr>
          <w:rFonts w:ascii="Times New Roman" w:eastAsia="SimSun" w:hAnsi="Times New Roman"/>
          <w:kern w:val="2"/>
          <w:szCs w:val="20"/>
        </w:rPr>
      </w:pPr>
      <w:r w:rsidRPr="00110B9A">
        <w:rPr>
          <w:rFonts w:ascii="Times New Roman" w:eastAsia="SimSun" w:hAnsi="Times New Roman"/>
          <w:kern w:val="2"/>
          <w:szCs w:val="20"/>
        </w:rPr>
        <w:t>The</w:t>
      </w:r>
      <w:r w:rsidR="00233210" w:rsidRPr="00110B9A">
        <w:rPr>
          <w:rFonts w:ascii="Times New Roman" w:eastAsia="SimSun" w:hAnsi="Times New Roman"/>
          <w:kern w:val="2"/>
          <w:szCs w:val="20"/>
        </w:rPr>
        <w:t xml:space="preserve"> </w:t>
      </w:r>
      <w:r w:rsidRPr="00110B9A">
        <w:rPr>
          <w:rFonts w:ascii="Times New Roman" w:eastAsia="SimSun" w:hAnsi="Times New Roman"/>
          <w:kern w:val="2"/>
          <w:szCs w:val="20"/>
        </w:rPr>
        <w:t>number</w:t>
      </w:r>
      <w:r w:rsidR="00233210" w:rsidRPr="00110B9A">
        <w:rPr>
          <w:rFonts w:ascii="Times New Roman" w:eastAsia="SimSun" w:hAnsi="Times New Roman"/>
          <w:kern w:val="2"/>
          <w:szCs w:val="20"/>
        </w:rPr>
        <w:t xml:space="preserve"> </w:t>
      </w:r>
      <w:r w:rsidRPr="00110B9A">
        <w:rPr>
          <w:rFonts w:ascii="Times New Roman" w:eastAsia="SimSun" w:hAnsi="Times New Roman"/>
          <w:kern w:val="2"/>
          <w:szCs w:val="20"/>
        </w:rPr>
        <w:t>of</w:t>
      </w:r>
      <w:r w:rsidR="00233210" w:rsidRPr="00110B9A">
        <w:rPr>
          <w:rFonts w:ascii="Times New Roman" w:eastAsia="SimSun" w:hAnsi="Times New Roman"/>
          <w:kern w:val="2"/>
          <w:szCs w:val="20"/>
        </w:rPr>
        <w:t xml:space="preserve"> </w:t>
      </w:r>
      <w:r w:rsidRPr="00110B9A">
        <w:rPr>
          <w:rFonts w:ascii="Times New Roman" w:eastAsia="SimSun" w:hAnsi="Times New Roman"/>
          <w:kern w:val="2"/>
          <w:szCs w:val="20"/>
        </w:rPr>
        <w:t>contribution</w:t>
      </w:r>
      <w:r w:rsidR="006762CB" w:rsidRPr="00110B9A">
        <w:rPr>
          <w:rFonts w:ascii="Times New Roman" w:eastAsia="SimSun" w:hAnsi="Times New Roman"/>
          <w:kern w:val="2"/>
          <w:szCs w:val="20"/>
        </w:rPr>
        <w:t>s</w:t>
      </w:r>
      <w:r w:rsidR="00233210" w:rsidRPr="00110B9A">
        <w:rPr>
          <w:rFonts w:ascii="Times New Roman" w:eastAsia="SimSun" w:hAnsi="Times New Roman"/>
          <w:kern w:val="2"/>
          <w:szCs w:val="20"/>
        </w:rPr>
        <w:t xml:space="preserve"> </w:t>
      </w:r>
      <w:r w:rsidRPr="00110B9A">
        <w:rPr>
          <w:rFonts w:ascii="Times New Roman" w:eastAsia="SimSun" w:hAnsi="Times New Roman"/>
          <w:kern w:val="2"/>
          <w:szCs w:val="20"/>
        </w:rPr>
        <w:t>for</w:t>
      </w:r>
      <w:r w:rsidR="00233210" w:rsidRPr="00110B9A">
        <w:rPr>
          <w:rFonts w:ascii="Times New Roman" w:eastAsia="SimSun" w:hAnsi="Times New Roman"/>
          <w:kern w:val="2"/>
          <w:szCs w:val="20"/>
        </w:rPr>
        <w:t xml:space="preserve"> </w:t>
      </w:r>
      <w:r w:rsidRPr="00110B9A">
        <w:rPr>
          <w:rFonts w:ascii="Times New Roman" w:eastAsia="SimSun" w:hAnsi="Times New Roman"/>
          <w:kern w:val="2"/>
          <w:szCs w:val="20"/>
        </w:rPr>
        <w:t>this</w:t>
      </w:r>
      <w:r w:rsidR="00233210" w:rsidRPr="00110B9A">
        <w:rPr>
          <w:rFonts w:ascii="Times New Roman" w:eastAsia="SimSun" w:hAnsi="Times New Roman"/>
          <w:kern w:val="2"/>
          <w:szCs w:val="20"/>
        </w:rPr>
        <w:t xml:space="preserve"> </w:t>
      </w:r>
      <w:r w:rsidRPr="00110B9A">
        <w:rPr>
          <w:rFonts w:ascii="Times New Roman" w:eastAsia="SimSun" w:hAnsi="Times New Roman"/>
          <w:kern w:val="2"/>
          <w:szCs w:val="20"/>
        </w:rPr>
        <w:t>meeting</w:t>
      </w:r>
      <w:r w:rsidR="00233210" w:rsidRPr="00110B9A">
        <w:rPr>
          <w:rFonts w:ascii="Times New Roman" w:eastAsia="SimSun" w:hAnsi="Times New Roman"/>
          <w:kern w:val="2"/>
          <w:szCs w:val="20"/>
        </w:rPr>
        <w:t xml:space="preserve"> </w:t>
      </w:r>
      <w:r w:rsidRPr="00110B9A">
        <w:rPr>
          <w:rFonts w:ascii="Times New Roman" w:eastAsia="SimSun" w:hAnsi="Times New Roman"/>
          <w:kern w:val="2"/>
          <w:szCs w:val="20"/>
        </w:rPr>
        <w:t>was</w:t>
      </w:r>
      <w:r w:rsidR="00233210" w:rsidRPr="00110B9A">
        <w:rPr>
          <w:rFonts w:ascii="Times New Roman" w:eastAsia="SimSun" w:hAnsi="Times New Roman"/>
          <w:kern w:val="2"/>
          <w:szCs w:val="20"/>
        </w:rPr>
        <w:t xml:space="preserve"> </w:t>
      </w:r>
      <w:r w:rsidR="00110B9A" w:rsidRPr="00110B9A">
        <w:rPr>
          <w:rFonts w:ascii="Times New Roman" w:eastAsia="SimSun" w:hAnsi="Times New Roman"/>
          <w:b/>
          <w:bCs/>
          <w:kern w:val="2"/>
          <w:szCs w:val="20"/>
        </w:rPr>
        <w:t>2144</w:t>
      </w:r>
      <w:r w:rsidR="008D5901" w:rsidRPr="00110B9A">
        <w:rPr>
          <w:rFonts w:ascii="Times New Roman" w:eastAsia="SimSun" w:hAnsi="Times New Roman"/>
          <w:kern w:val="2"/>
          <w:szCs w:val="20"/>
        </w:rPr>
        <w:t>.</w:t>
      </w:r>
    </w:p>
    <w:p w14:paraId="0DB4A2F7" w14:textId="77777777" w:rsidR="007A5AC0" w:rsidRPr="000B1042" w:rsidRDefault="007A5AC0" w:rsidP="009643F7">
      <w:pPr>
        <w:rPr>
          <w:rFonts w:ascii="Times New Roman" w:hAnsi="Times New Roman"/>
          <w:szCs w:val="20"/>
          <w:highlight w:val="yellow"/>
        </w:rPr>
      </w:pPr>
    </w:p>
    <w:p w14:paraId="57E9C4E0" w14:textId="2F9199BB" w:rsidR="00D016B6" w:rsidRDefault="007A5AC0" w:rsidP="009643F7">
      <w:pPr>
        <w:rPr>
          <w:rFonts w:ascii="Times New Roman" w:hAnsi="Times New Roman"/>
          <w:szCs w:val="20"/>
        </w:rPr>
      </w:pPr>
      <w:r w:rsidRPr="000B1042">
        <w:rPr>
          <w:rFonts w:ascii="Times New Roman" w:hAnsi="Times New Roman"/>
          <w:szCs w:val="20"/>
        </w:rPr>
        <w:t>Note:</w:t>
      </w:r>
      <w:r w:rsidR="00233210">
        <w:rPr>
          <w:rFonts w:ascii="Times New Roman" w:hAnsi="Times New Roman"/>
          <w:szCs w:val="20"/>
        </w:rPr>
        <w:t xml:space="preserve"> </w:t>
      </w:r>
      <w:r w:rsidRPr="000B1042">
        <w:rPr>
          <w:rFonts w:ascii="Times New Roman" w:hAnsi="Times New Roman"/>
          <w:szCs w:val="20"/>
        </w:rPr>
        <w:t>The</w:t>
      </w:r>
      <w:r w:rsidR="00233210">
        <w:rPr>
          <w:rFonts w:ascii="Times New Roman" w:hAnsi="Times New Roman"/>
          <w:szCs w:val="20"/>
        </w:rPr>
        <w:t xml:space="preserve"> </w:t>
      </w:r>
      <w:r w:rsidRPr="000B1042">
        <w:rPr>
          <w:rFonts w:ascii="Times New Roman" w:hAnsi="Times New Roman"/>
          <w:szCs w:val="20"/>
        </w:rPr>
        <w:t>amount</w:t>
      </w:r>
      <w:r w:rsidR="00233210">
        <w:rPr>
          <w:rFonts w:ascii="Times New Roman" w:hAnsi="Times New Roman"/>
          <w:szCs w:val="20"/>
        </w:rPr>
        <w:t xml:space="preserve"> </w:t>
      </w:r>
      <w:r w:rsidRPr="000B1042">
        <w:rPr>
          <w:rFonts w:ascii="Times New Roman" w:hAnsi="Times New Roman"/>
          <w:szCs w:val="20"/>
        </w:rPr>
        <w:t>of</w:t>
      </w:r>
      <w:r w:rsidR="00233210">
        <w:rPr>
          <w:rFonts w:ascii="Times New Roman" w:hAnsi="Times New Roman"/>
          <w:szCs w:val="20"/>
        </w:rPr>
        <w:t xml:space="preserve"> </w:t>
      </w:r>
      <w:r w:rsidRPr="000B1042">
        <w:rPr>
          <w:rFonts w:ascii="Times New Roman" w:hAnsi="Times New Roman"/>
          <w:szCs w:val="20"/>
        </w:rPr>
        <w:t>documents</w:t>
      </w:r>
      <w:r w:rsidR="00233210">
        <w:rPr>
          <w:rFonts w:ascii="Times New Roman" w:hAnsi="Times New Roman"/>
          <w:szCs w:val="20"/>
        </w:rPr>
        <w:t xml:space="preserve"> </w:t>
      </w:r>
      <w:r w:rsidRPr="000B1042">
        <w:rPr>
          <w:rFonts w:ascii="Times New Roman" w:hAnsi="Times New Roman"/>
          <w:szCs w:val="20"/>
        </w:rPr>
        <w:t>includes</w:t>
      </w:r>
      <w:r w:rsidR="00233210">
        <w:rPr>
          <w:rFonts w:ascii="Times New Roman" w:hAnsi="Times New Roman"/>
          <w:szCs w:val="20"/>
        </w:rPr>
        <w:t xml:space="preserve"> </w:t>
      </w:r>
      <w:r w:rsidRPr="000B1042">
        <w:rPr>
          <w:rFonts w:ascii="Times New Roman" w:hAnsi="Times New Roman"/>
          <w:szCs w:val="20"/>
        </w:rPr>
        <w:t>those</w:t>
      </w:r>
      <w:r w:rsidR="00233210">
        <w:rPr>
          <w:rFonts w:ascii="Times New Roman" w:hAnsi="Times New Roman"/>
          <w:szCs w:val="20"/>
        </w:rPr>
        <w:t xml:space="preserve"> </w:t>
      </w:r>
      <w:r w:rsidRPr="000B1042">
        <w:rPr>
          <w:rFonts w:ascii="Times New Roman" w:hAnsi="Times New Roman"/>
          <w:szCs w:val="20"/>
        </w:rPr>
        <w:t>discussed</w:t>
      </w:r>
      <w:r w:rsidR="00233210">
        <w:rPr>
          <w:rFonts w:ascii="Times New Roman" w:hAnsi="Times New Roman"/>
          <w:szCs w:val="20"/>
        </w:rPr>
        <w:t xml:space="preserve"> </w:t>
      </w:r>
      <w:r w:rsidRPr="000B1042">
        <w:rPr>
          <w:rFonts w:ascii="Times New Roman" w:hAnsi="Times New Roman"/>
          <w:szCs w:val="20"/>
        </w:rPr>
        <w:t>during</w:t>
      </w:r>
      <w:r w:rsidR="00233210">
        <w:rPr>
          <w:rFonts w:ascii="Times New Roman" w:hAnsi="Times New Roman"/>
          <w:szCs w:val="20"/>
        </w:rPr>
        <w:t xml:space="preserve"> </w:t>
      </w:r>
      <w:r w:rsidRPr="000B1042">
        <w:rPr>
          <w:rFonts w:ascii="Times New Roman" w:hAnsi="Times New Roman"/>
          <w:szCs w:val="20"/>
        </w:rPr>
        <w:t>the</w:t>
      </w:r>
      <w:r w:rsidR="00233210">
        <w:rPr>
          <w:rFonts w:ascii="Times New Roman" w:hAnsi="Times New Roman"/>
          <w:szCs w:val="20"/>
        </w:rPr>
        <w:t xml:space="preserve"> </w:t>
      </w:r>
      <w:r w:rsidRPr="000B1042">
        <w:rPr>
          <w:rFonts w:ascii="Times New Roman" w:hAnsi="Times New Roman"/>
          <w:szCs w:val="20"/>
        </w:rPr>
        <w:t>email</w:t>
      </w:r>
      <w:r w:rsidR="00233210">
        <w:rPr>
          <w:rFonts w:ascii="Times New Roman" w:hAnsi="Times New Roman"/>
          <w:szCs w:val="20"/>
        </w:rPr>
        <w:t xml:space="preserve"> </w:t>
      </w:r>
      <w:r w:rsidRPr="000B1042">
        <w:rPr>
          <w:rFonts w:ascii="Times New Roman" w:hAnsi="Times New Roman"/>
          <w:szCs w:val="20"/>
        </w:rPr>
        <w:t>discussion</w:t>
      </w:r>
      <w:r w:rsidR="00233210">
        <w:rPr>
          <w:rFonts w:ascii="Times New Roman" w:hAnsi="Times New Roman"/>
          <w:szCs w:val="20"/>
        </w:rPr>
        <w:t xml:space="preserve"> </w:t>
      </w:r>
      <w:r w:rsidRPr="000B1042">
        <w:rPr>
          <w:rFonts w:ascii="Times New Roman" w:hAnsi="Times New Roman"/>
          <w:szCs w:val="20"/>
        </w:rPr>
        <w:t>session</w:t>
      </w:r>
      <w:r w:rsidR="00233210">
        <w:rPr>
          <w:rFonts w:ascii="Times New Roman" w:hAnsi="Times New Roman"/>
          <w:szCs w:val="20"/>
        </w:rPr>
        <w:t xml:space="preserve"> </w:t>
      </w:r>
      <w:r w:rsidRPr="000B1042">
        <w:rPr>
          <w:rFonts w:ascii="Times New Roman" w:hAnsi="Times New Roman"/>
          <w:szCs w:val="20"/>
        </w:rPr>
        <w:t>post</w:t>
      </w:r>
      <w:r w:rsidR="00233210">
        <w:rPr>
          <w:rFonts w:ascii="Times New Roman" w:hAnsi="Times New Roman"/>
          <w:szCs w:val="20"/>
        </w:rPr>
        <w:t xml:space="preserve"> </w:t>
      </w:r>
      <w:r w:rsidRPr="000B1042">
        <w:rPr>
          <w:rFonts w:ascii="Times New Roman" w:hAnsi="Times New Roman"/>
          <w:szCs w:val="20"/>
        </w:rPr>
        <w:t>meeting.</w:t>
      </w:r>
    </w:p>
    <w:p w14:paraId="552EDAB3" w14:textId="77777777" w:rsidR="006762CB" w:rsidRDefault="006762CB" w:rsidP="009643F7">
      <w:pPr>
        <w:rPr>
          <w:rFonts w:ascii="Times New Roman" w:hAnsi="Times New Roman"/>
          <w:szCs w:val="20"/>
        </w:rPr>
      </w:pPr>
    </w:p>
    <w:tbl>
      <w:tblPr>
        <w:tblStyle w:val="TableGrid"/>
        <w:tblW w:w="0" w:type="auto"/>
        <w:tblLook w:val="04A0" w:firstRow="1" w:lastRow="0" w:firstColumn="1" w:lastColumn="0" w:noHBand="0" w:noVBand="1"/>
      </w:tblPr>
      <w:tblGrid>
        <w:gridCol w:w="1413"/>
        <w:gridCol w:w="7654"/>
      </w:tblGrid>
      <w:tr w:rsidR="006762CB" w:rsidRPr="00A8498D" w14:paraId="6B1ED3FA" w14:textId="77777777" w:rsidTr="006762CB">
        <w:tc>
          <w:tcPr>
            <w:tcW w:w="1413" w:type="dxa"/>
            <w:shd w:val="clear" w:color="auto" w:fill="00FF00"/>
          </w:tcPr>
          <w:p w14:paraId="30F59098" w14:textId="77777777" w:rsidR="006762CB" w:rsidRPr="00A8498D" w:rsidRDefault="006762CB" w:rsidP="009643F7">
            <w:pPr>
              <w:rPr>
                <w:rFonts w:ascii="Arial" w:hAnsi="Arial" w:cs="Arial"/>
                <w:sz w:val="16"/>
                <w:szCs w:val="16"/>
              </w:rPr>
            </w:pPr>
          </w:p>
        </w:tc>
        <w:tc>
          <w:tcPr>
            <w:tcW w:w="7654" w:type="dxa"/>
          </w:tcPr>
          <w:p w14:paraId="57B8E465" w14:textId="03AB5AE1" w:rsidR="006762CB" w:rsidRPr="00A8498D" w:rsidRDefault="006762CB" w:rsidP="009643F7">
            <w:pPr>
              <w:rPr>
                <w:rFonts w:ascii="Arial" w:hAnsi="Arial" w:cs="Arial"/>
                <w:sz w:val="16"/>
                <w:szCs w:val="16"/>
              </w:rPr>
            </w:pPr>
            <w:r w:rsidRPr="00A8498D">
              <w:rPr>
                <w:rFonts w:ascii="Arial" w:hAnsi="Arial" w:cs="Arial"/>
                <w:sz w:val="16"/>
                <w:szCs w:val="16"/>
              </w:rPr>
              <w:t>Contribution</w:t>
            </w:r>
            <w:r w:rsidR="00233210" w:rsidRPr="00A8498D">
              <w:rPr>
                <w:rFonts w:ascii="Arial" w:hAnsi="Arial" w:cs="Arial"/>
                <w:sz w:val="16"/>
                <w:szCs w:val="16"/>
              </w:rPr>
              <w:t xml:space="preserve"> </w:t>
            </w:r>
            <w:r w:rsidRPr="00A8498D">
              <w:rPr>
                <w:rFonts w:ascii="Arial" w:hAnsi="Arial" w:cs="Arial"/>
                <w:sz w:val="16"/>
                <w:szCs w:val="16"/>
              </w:rPr>
              <w:t>is</w:t>
            </w:r>
            <w:r w:rsidR="00233210" w:rsidRPr="00A8498D">
              <w:rPr>
                <w:rFonts w:ascii="Arial" w:hAnsi="Arial" w:cs="Arial"/>
                <w:sz w:val="16"/>
                <w:szCs w:val="16"/>
              </w:rPr>
              <w:t xml:space="preserve"> </w:t>
            </w:r>
            <w:r w:rsidRPr="00A8498D">
              <w:rPr>
                <w:rFonts w:ascii="Arial" w:hAnsi="Arial" w:cs="Arial"/>
                <w:sz w:val="16"/>
                <w:szCs w:val="16"/>
              </w:rPr>
              <w:t>agreed/approved</w:t>
            </w:r>
          </w:p>
        </w:tc>
      </w:tr>
      <w:tr w:rsidR="00673AAB" w:rsidRPr="00A8498D" w14:paraId="4BD5D869" w14:textId="77777777" w:rsidTr="00673AAB">
        <w:tc>
          <w:tcPr>
            <w:tcW w:w="1413" w:type="dxa"/>
            <w:shd w:val="clear" w:color="auto" w:fill="FF0000"/>
          </w:tcPr>
          <w:p w14:paraId="7C1AAD37" w14:textId="77777777" w:rsidR="00673AAB" w:rsidRPr="00A8498D" w:rsidRDefault="00673AAB" w:rsidP="009643F7">
            <w:pPr>
              <w:rPr>
                <w:rFonts w:ascii="Arial" w:hAnsi="Arial" w:cs="Arial"/>
                <w:sz w:val="16"/>
                <w:szCs w:val="16"/>
              </w:rPr>
            </w:pPr>
          </w:p>
        </w:tc>
        <w:tc>
          <w:tcPr>
            <w:tcW w:w="7654" w:type="dxa"/>
          </w:tcPr>
          <w:p w14:paraId="2674044E" w14:textId="776551D0" w:rsidR="00673AAB" w:rsidRPr="00A8498D" w:rsidRDefault="00673AAB" w:rsidP="009643F7">
            <w:pPr>
              <w:rPr>
                <w:rFonts w:ascii="Arial" w:hAnsi="Arial" w:cs="Arial"/>
                <w:sz w:val="16"/>
                <w:szCs w:val="16"/>
              </w:rPr>
            </w:pPr>
            <w:r w:rsidRPr="00A8498D">
              <w:rPr>
                <w:rFonts w:ascii="Arial" w:hAnsi="Arial" w:cs="Arial"/>
                <w:sz w:val="16"/>
                <w:szCs w:val="16"/>
              </w:rPr>
              <w:t>Contribution</w:t>
            </w:r>
            <w:r w:rsidR="00233210" w:rsidRPr="00A8498D">
              <w:rPr>
                <w:rFonts w:ascii="Arial" w:hAnsi="Arial" w:cs="Arial"/>
                <w:sz w:val="16"/>
                <w:szCs w:val="16"/>
              </w:rPr>
              <w:t xml:space="preserve"> </w:t>
            </w:r>
            <w:r w:rsidRPr="00A8498D">
              <w:rPr>
                <w:rFonts w:ascii="Arial" w:hAnsi="Arial" w:cs="Arial"/>
                <w:sz w:val="16"/>
                <w:szCs w:val="16"/>
              </w:rPr>
              <w:t>is</w:t>
            </w:r>
            <w:r w:rsidR="00233210" w:rsidRPr="00A8498D">
              <w:rPr>
                <w:rFonts w:ascii="Arial" w:hAnsi="Arial" w:cs="Arial"/>
                <w:sz w:val="16"/>
                <w:szCs w:val="16"/>
              </w:rPr>
              <w:t xml:space="preserve"> </w:t>
            </w:r>
            <w:r w:rsidRPr="00A8498D">
              <w:rPr>
                <w:rFonts w:ascii="Arial" w:hAnsi="Arial" w:cs="Arial"/>
                <w:sz w:val="16"/>
                <w:szCs w:val="16"/>
              </w:rPr>
              <w:t>not</w:t>
            </w:r>
            <w:r w:rsidR="00233210" w:rsidRPr="00A8498D">
              <w:rPr>
                <w:rFonts w:ascii="Arial" w:hAnsi="Arial" w:cs="Arial"/>
                <w:sz w:val="16"/>
                <w:szCs w:val="16"/>
              </w:rPr>
              <w:t xml:space="preserve"> </w:t>
            </w:r>
            <w:r w:rsidRPr="00A8498D">
              <w:rPr>
                <w:rFonts w:ascii="Arial" w:hAnsi="Arial" w:cs="Arial"/>
                <w:sz w:val="16"/>
                <w:szCs w:val="16"/>
              </w:rPr>
              <w:t>pursued</w:t>
            </w:r>
            <w:r w:rsidR="00233210" w:rsidRPr="00A8498D">
              <w:rPr>
                <w:rFonts w:ascii="Arial" w:hAnsi="Arial" w:cs="Arial"/>
                <w:sz w:val="16"/>
                <w:szCs w:val="16"/>
              </w:rPr>
              <w:t xml:space="preserve"> </w:t>
            </w:r>
            <w:r w:rsidRPr="00A8498D">
              <w:rPr>
                <w:rFonts w:ascii="Arial" w:hAnsi="Arial" w:cs="Arial"/>
                <w:sz w:val="16"/>
                <w:szCs w:val="16"/>
              </w:rPr>
              <w:t>(no</w:t>
            </w:r>
            <w:r w:rsidR="00233210" w:rsidRPr="00A8498D">
              <w:rPr>
                <w:rFonts w:ascii="Arial" w:hAnsi="Arial" w:cs="Arial"/>
                <w:sz w:val="16"/>
                <w:szCs w:val="16"/>
              </w:rPr>
              <w:t xml:space="preserve"> </w:t>
            </w:r>
            <w:r w:rsidRPr="00A8498D">
              <w:rPr>
                <w:rFonts w:ascii="Arial" w:hAnsi="Arial" w:cs="Arial"/>
                <w:sz w:val="16"/>
                <w:szCs w:val="16"/>
              </w:rPr>
              <w:t>consensus)</w:t>
            </w:r>
          </w:p>
        </w:tc>
      </w:tr>
      <w:tr w:rsidR="006762CB" w:rsidRPr="00A8498D" w14:paraId="587FF795" w14:textId="77777777" w:rsidTr="006762CB">
        <w:tc>
          <w:tcPr>
            <w:tcW w:w="1413" w:type="dxa"/>
            <w:shd w:val="clear" w:color="auto" w:fill="FFFF00"/>
          </w:tcPr>
          <w:p w14:paraId="18B6FD22" w14:textId="77777777" w:rsidR="006762CB" w:rsidRPr="00A8498D" w:rsidRDefault="006762CB" w:rsidP="009643F7">
            <w:pPr>
              <w:rPr>
                <w:rFonts w:ascii="Arial" w:hAnsi="Arial" w:cs="Arial"/>
                <w:sz w:val="16"/>
                <w:szCs w:val="16"/>
              </w:rPr>
            </w:pPr>
          </w:p>
        </w:tc>
        <w:tc>
          <w:tcPr>
            <w:tcW w:w="7654" w:type="dxa"/>
          </w:tcPr>
          <w:p w14:paraId="3F19B6A0" w14:textId="31163FD2" w:rsidR="006762CB" w:rsidRPr="00A8498D" w:rsidRDefault="006762CB" w:rsidP="009643F7">
            <w:pPr>
              <w:rPr>
                <w:rFonts w:ascii="Arial" w:hAnsi="Arial" w:cs="Arial"/>
                <w:sz w:val="16"/>
                <w:szCs w:val="16"/>
              </w:rPr>
            </w:pPr>
            <w:r w:rsidRPr="00A8498D">
              <w:rPr>
                <w:rFonts w:ascii="Arial" w:hAnsi="Arial" w:cs="Arial"/>
                <w:sz w:val="16"/>
                <w:szCs w:val="16"/>
              </w:rPr>
              <w:t>Further</w:t>
            </w:r>
            <w:r w:rsidR="00233210" w:rsidRPr="00A8498D">
              <w:rPr>
                <w:rFonts w:ascii="Arial" w:hAnsi="Arial" w:cs="Arial"/>
                <w:sz w:val="16"/>
                <w:szCs w:val="16"/>
              </w:rPr>
              <w:t xml:space="preserve"> </w:t>
            </w:r>
            <w:r w:rsidRPr="00A8498D">
              <w:rPr>
                <w:rFonts w:ascii="Arial" w:hAnsi="Arial" w:cs="Arial"/>
                <w:sz w:val="16"/>
                <w:szCs w:val="16"/>
              </w:rPr>
              <w:t>discussion</w:t>
            </w:r>
            <w:r w:rsidR="00233210" w:rsidRPr="00A8498D">
              <w:rPr>
                <w:rFonts w:ascii="Arial" w:hAnsi="Arial" w:cs="Arial"/>
                <w:sz w:val="16"/>
                <w:szCs w:val="16"/>
              </w:rPr>
              <w:t xml:space="preserve"> </w:t>
            </w:r>
            <w:r w:rsidRPr="00A8498D">
              <w:rPr>
                <w:rFonts w:ascii="Arial" w:hAnsi="Arial" w:cs="Arial"/>
                <w:sz w:val="16"/>
                <w:szCs w:val="16"/>
              </w:rPr>
              <w:t>is</w:t>
            </w:r>
            <w:r w:rsidR="00233210" w:rsidRPr="00A8498D">
              <w:rPr>
                <w:rFonts w:ascii="Arial" w:hAnsi="Arial" w:cs="Arial"/>
                <w:sz w:val="16"/>
                <w:szCs w:val="16"/>
              </w:rPr>
              <w:t xml:space="preserve"> </w:t>
            </w:r>
            <w:r w:rsidRPr="00A8498D">
              <w:rPr>
                <w:rFonts w:ascii="Arial" w:hAnsi="Arial" w:cs="Arial"/>
                <w:sz w:val="16"/>
                <w:szCs w:val="16"/>
              </w:rPr>
              <w:t>required</w:t>
            </w:r>
            <w:r w:rsidR="00233210" w:rsidRPr="00A8498D">
              <w:rPr>
                <w:rFonts w:ascii="Arial" w:hAnsi="Arial" w:cs="Arial"/>
                <w:sz w:val="16"/>
                <w:szCs w:val="16"/>
              </w:rPr>
              <w:t xml:space="preserve"> </w:t>
            </w:r>
            <w:r w:rsidRPr="00A8498D">
              <w:rPr>
                <w:rFonts w:ascii="Arial" w:hAnsi="Arial" w:cs="Arial"/>
                <w:sz w:val="16"/>
                <w:szCs w:val="16"/>
              </w:rPr>
              <w:t>–</w:t>
            </w:r>
            <w:r w:rsidR="00233210" w:rsidRPr="00A8498D">
              <w:rPr>
                <w:rFonts w:ascii="Arial" w:hAnsi="Arial" w:cs="Arial"/>
                <w:sz w:val="16"/>
                <w:szCs w:val="16"/>
              </w:rPr>
              <w:t xml:space="preserve"> </w:t>
            </w:r>
            <w:r w:rsidRPr="00A8498D">
              <w:rPr>
                <w:rFonts w:ascii="Arial" w:hAnsi="Arial" w:cs="Arial"/>
                <w:sz w:val="16"/>
                <w:szCs w:val="16"/>
              </w:rPr>
              <w:t>come-back</w:t>
            </w:r>
            <w:r w:rsidR="00233210" w:rsidRPr="00A8498D">
              <w:rPr>
                <w:rFonts w:ascii="Arial" w:hAnsi="Arial" w:cs="Arial"/>
                <w:sz w:val="16"/>
                <w:szCs w:val="16"/>
              </w:rPr>
              <w:t xml:space="preserve"> </w:t>
            </w:r>
            <w:r w:rsidRPr="00A8498D">
              <w:rPr>
                <w:rFonts w:ascii="Arial" w:hAnsi="Arial" w:cs="Arial"/>
                <w:sz w:val="16"/>
                <w:szCs w:val="16"/>
              </w:rPr>
              <w:t>needed</w:t>
            </w:r>
          </w:p>
        </w:tc>
      </w:tr>
      <w:tr w:rsidR="006762CB" w:rsidRPr="00A8498D" w14:paraId="7FA66CA1" w14:textId="77777777" w:rsidTr="006762CB">
        <w:tc>
          <w:tcPr>
            <w:tcW w:w="1413" w:type="dxa"/>
            <w:shd w:val="clear" w:color="auto" w:fill="808000"/>
          </w:tcPr>
          <w:p w14:paraId="4049F8B4" w14:textId="77777777" w:rsidR="006762CB" w:rsidRPr="00A8498D" w:rsidRDefault="006762CB" w:rsidP="009643F7">
            <w:pPr>
              <w:rPr>
                <w:rFonts w:ascii="Arial" w:hAnsi="Arial" w:cs="Arial"/>
                <w:sz w:val="16"/>
                <w:szCs w:val="16"/>
              </w:rPr>
            </w:pPr>
          </w:p>
        </w:tc>
        <w:tc>
          <w:tcPr>
            <w:tcW w:w="7654" w:type="dxa"/>
          </w:tcPr>
          <w:p w14:paraId="70D6E89B" w14:textId="06BF3FC0" w:rsidR="006762CB" w:rsidRPr="00A8498D" w:rsidRDefault="006762CB" w:rsidP="009643F7">
            <w:pPr>
              <w:rPr>
                <w:rFonts w:ascii="Arial" w:hAnsi="Arial" w:cs="Arial"/>
                <w:sz w:val="16"/>
                <w:szCs w:val="16"/>
              </w:rPr>
            </w:pPr>
            <w:r w:rsidRPr="00A8498D">
              <w:rPr>
                <w:rFonts w:ascii="Arial" w:hAnsi="Arial" w:cs="Arial"/>
                <w:sz w:val="16"/>
                <w:szCs w:val="16"/>
              </w:rPr>
              <w:t>Working</w:t>
            </w:r>
            <w:r w:rsidR="00233210" w:rsidRPr="00A8498D">
              <w:rPr>
                <w:rFonts w:ascii="Arial" w:hAnsi="Arial" w:cs="Arial"/>
                <w:sz w:val="16"/>
                <w:szCs w:val="16"/>
              </w:rPr>
              <w:t xml:space="preserve"> </w:t>
            </w:r>
            <w:r w:rsidRPr="00A8498D">
              <w:rPr>
                <w:rFonts w:ascii="Arial" w:hAnsi="Arial" w:cs="Arial"/>
                <w:sz w:val="16"/>
                <w:szCs w:val="16"/>
              </w:rPr>
              <w:t>assumption</w:t>
            </w:r>
          </w:p>
        </w:tc>
      </w:tr>
      <w:tr w:rsidR="006762CB" w:rsidRPr="00A8498D" w14:paraId="4B9AEEB6" w14:textId="77777777" w:rsidTr="006762CB">
        <w:tc>
          <w:tcPr>
            <w:tcW w:w="1413" w:type="dxa"/>
            <w:shd w:val="clear" w:color="auto" w:fill="FF00FF"/>
          </w:tcPr>
          <w:p w14:paraId="2EA2531A" w14:textId="77777777" w:rsidR="006762CB" w:rsidRPr="00A8498D" w:rsidRDefault="006762CB" w:rsidP="009643F7">
            <w:pPr>
              <w:rPr>
                <w:rFonts w:ascii="Arial" w:hAnsi="Arial" w:cs="Arial"/>
                <w:sz w:val="16"/>
                <w:szCs w:val="16"/>
              </w:rPr>
            </w:pPr>
          </w:p>
        </w:tc>
        <w:tc>
          <w:tcPr>
            <w:tcW w:w="7654" w:type="dxa"/>
          </w:tcPr>
          <w:p w14:paraId="245AD49A" w14:textId="480ABDAB" w:rsidR="006762CB" w:rsidRPr="00A8498D" w:rsidRDefault="006762CB" w:rsidP="009643F7">
            <w:pPr>
              <w:rPr>
                <w:rFonts w:ascii="Arial" w:hAnsi="Arial" w:cs="Arial"/>
                <w:sz w:val="16"/>
                <w:szCs w:val="16"/>
              </w:rPr>
            </w:pPr>
            <w:r w:rsidRPr="00A8498D">
              <w:rPr>
                <w:rFonts w:ascii="Arial" w:hAnsi="Arial" w:cs="Arial"/>
                <w:sz w:val="16"/>
                <w:szCs w:val="16"/>
              </w:rPr>
              <w:t>Specific</w:t>
            </w:r>
            <w:r w:rsidR="00233210" w:rsidRPr="00A8498D">
              <w:rPr>
                <w:rFonts w:ascii="Arial" w:hAnsi="Arial" w:cs="Arial"/>
                <w:sz w:val="16"/>
                <w:szCs w:val="16"/>
              </w:rPr>
              <w:t xml:space="preserve"> </w:t>
            </w:r>
            <w:r w:rsidRPr="00A8498D">
              <w:rPr>
                <w:rFonts w:ascii="Arial" w:hAnsi="Arial" w:cs="Arial"/>
                <w:sz w:val="16"/>
                <w:szCs w:val="16"/>
              </w:rPr>
              <w:t>action</w:t>
            </w:r>
            <w:r w:rsidR="00233210" w:rsidRPr="00A8498D">
              <w:rPr>
                <w:rFonts w:ascii="Arial" w:hAnsi="Arial" w:cs="Arial"/>
                <w:sz w:val="16"/>
                <w:szCs w:val="16"/>
              </w:rPr>
              <w:t xml:space="preserve"> </w:t>
            </w:r>
            <w:r w:rsidRPr="00A8498D">
              <w:rPr>
                <w:rFonts w:ascii="Arial" w:hAnsi="Arial" w:cs="Arial"/>
                <w:sz w:val="16"/>
                <w:szCs w:val="16"/>
              </w:rPr>
              <w:t>needed</w:t>
            </w:r>
            <w:r w:rsidR="00233210" w:rsidRPr="00A8498D">
              <w:rPr>
                <w:rFonts w:ascii="Arial" w:hAnsi="Arial" w:cs="Arial"/>
                <w:sz w:val="16"/>
                <w:szCs w:val="16"/>
              </w:rPr>
              <w:t xml:space="preserve"> </w:t>
            </w:r>
            <w:r w:rsidRPr="00A8498D">
              <w:rPr>
                <w:rFonts w:ascii="Arial" w:hAnsi="Arial" w:cs="Arial"/>
                <w:sz w:val="16"/>
                <w:szCs w:val="16"/>
              </w:rPr>
              <w:t>from</w:t>
            </w:r>
            <w:r w:rsidR="00233210" w:rsidRPr="00A8498D">
              <w:rPr>
                <w:rFonts w:ascii="Arial" w:hAnsi="Arial" w:cs="Arial"/>
                <w:sz w:val="16"/>
                <w:szCs w:val="16"/>
              </w:rPr>
              <w:t xml:space="preserve"> </w:t>
            </w:r>
            <w:r w:rsidRPr="00A8498D">
              <w:rPr>
                <w:rFonts w:ascii="Arial" w:hAnsi="Arial" w:cs="Arial"/>
                <w:sz w:val="16"/>
                <w:szCs w:val="16"/>
              </w:rPr>
              <w:t>MCC</w:t>
            </w:r>
          </w:p>
        </w:tc>
      </w:tr>
      <w:tr w:rsidR="006762CB" w:rsidRPr="00A8498D" w14:paraId="3FBEB7FA" w14:textId="77777777" w:rsidTr="006762CB">
        <w:tc>
          <w:tcPr>
            <w:tcW w:w="1413" w:type="dxa"/>
            <w:shd w:val="clear" w:color="auto" w:fill="00FFFF"/>
          </w:tcPr>
          <w:p w14:paraId="1E474A0E" w14:textId="77777777" w:rsidR="006762CB" w:rsidRPr="00A8498D" w:rsidRDefault="006762CB" w:rsidP="009643F7">
            <w:pPr>
              <w:rPr>
                <w:rFonts w:ascii="Arial" w:hAnsi="Arial" w:cs="Arial"/>
                <w:sz w:val="16"/>
                <w:szCs w:val="16"/>
              </w:rPr>
            </w:pPr>
          </w:p>
        </w:tc>
        <w:tc>
          <w:tcPr>
            <w:tcW w:w="7654" w:type="dxa"/>
          </w:tcPr>
          <w:p w14:paraId="2FF0B0E3" w14:textId="12A57BBE" w:rsidR="006762CB" w:rsidRPr="00A8498D" w:rsidRDefault="006762CB" w:rsidP="009643F7">
            <w:pPr>
              <w:rPr>
                <w:rFonts w:ascii="Arial" w:hAnsi="Arial" w:cs="Arial"/>
                <w:sz w:val="16"/>
                <w:szCs w:val="16"/>
              </w:rPr>
            </w:pPr>
            <w:r w:rsidRPr="00A8498D">
              <w:rPr>
                <w:rFonts w:ascii="Arial" w:hAnsi="Arial" w:cs="Arial"/>
                <w:sz w:val="16"/>
                <w:szCs w:val="16"/>
              </w:rPr>
              <w:t>Contribution</w:t>
            </w:r>
            <w:r w:rsidR="00233210" w:rsidRPr="00A8498D">
              <w:rPr>
                <w:rFonts w:ascii="Arial" w:hAnsi="Arial" w:cs="Arial"/>
                <w:sz w:val="16"/>
                <w:szCs w:val="16"/>
              </w:rPr>
              <w:t xml:space="preserve"> </w:t>
            </w:r>
            <w:r w:rsidRPr="00A8498D">
              <w:rPr>
                <w:rFonts w:ascii="Arial" w:hAnsi="Arial" w:cs="Arial"/>
                <w:sz w:val="16"/>
                <w:szCs w:val="16"/>
              </w:rPr>
              <w:t>is</w:t>
            </w:r>
            <w:r w:rsidR="00233210" w:rsidRPr="00A8498D">
              <w:rPr>
                <w:rFonts w:ascii="Arial" w:hAnsi="Arial" w:cs="Arial"/>
                <w:sz w:val="16"/>
                <w:szCs w:val="16"/>
              </w:rPr>
              <w:t xml:space="preserve"> </w:t>
            </w:r>
            <w:r w:rsidRPr="00A8498D">
              <w:rPr>
                <w:rFonts w:ascii="Arial" w:hAnsi="Arial" w:cs="Arial"/>
                <w:sz w:val="16"/>
                <w:szCs w:val="16"/>
              </w:rPr>
              <w:t>for</w:t>
            </w:r>
            <w:r w:rsidR="00233210" w:rsidRPr="00A8498D">
              <w:rPr>
                <w:rFonts w:ascii="Arial" w:hAnsi="Arial" w:cs="Arial"/>
                <w:sz w:val="16"/>
                <w:szCs w:val="16"/>
              </w:rPr>
              <w:t xml:space="preserve"> </w:t>
            </w:r>
            <w:r w:rsidRPr="00A8498D">
              <w:rPr>
                <w:rFonts w:ascii="Arial" w:hAnsi="Arial" w:cs="Arial"/>
                <w:sz w:val="16"/>
                <w:szCs w:val="16"/>
              </w:rPr>
              <w:t>email</w:t>
            </w:r>
            <w:r w:rsidR="00233210" w:rsidRPr="00A8498D">
              <w:rPr>
                <w:rFonts w:ascii="Arial" w:hAnsi="Arial" w:cs="Arial"/>
                <w:sz w:val="16"/>
                <w:szCs w:val="16"/>
              </w:rPr>
              <w:t xml:space="preserve"> </w:t>
            </w:r>
            <w:r w:rsidRPr="00A8498D">
              <w:rPr>
                <w:rFonts w:ascii="Arial" w:hAnsi="Arial" w:cs="Arial"/>
                <w:sz w:val="16"/>
                <w:szCs w:val="16"/>
              </w:rPr>
              <w:t>discussion/approval</w:t>
            </w:r>
          </w:p>
        </w:tc>
      </w:tr>
    </w:tbl>
    <w:p w14:paraId="6059D7E0" w14:textId="6DAB2E71" w:rsidR="0038212C" w:rsidRPr="000B1042" w:rsidRDefault="0038212C" w:rsidP="009643F7">
      <w:pPr>
        <w:rPr>
          <w:rFonts w:ascii="Times New Roman" w:hAnsi="Times New Roman"/>
          <w:szCs w:val="20"/>
        </w:rPr>
      </w:pPr>
      <w:r>
        <w:rPr>
          <w:rFonts w:ascii="Times New Roman" w:hAnsi="Times New Roman"/>
          <w:szCs w:val="20"/>
        </w:rPr>
        <w:br w:type="page"/>
      </w:r>
    </w:p>
    <w:p w14:paraId="3E32AE33" w14:textId="28E6E48D" w:rsidR="007122C4" w:rsidRPr="000B1042" w:rsidRDefault="007122C4" w:rsidP="00F53049">
      <w:pPr>
        <w:pStyle w:val="Heading1"/>
      </w:pPr>
      <w:bookmarkStart w:id="2" w:name="_Toc98334362"/>
      <w:r w:rsidRPr="000B1042">
        <w:lastRenderedPageBreak/>
        <w:t>Opening</w:t>
      </w:r>
      <w:r w:rsidR="00233210">
        <w:t xml:space="preserve"> </w:t>
      </w:r>
      <w:r w:rsidRPr="000B1042">
        <w:t>of</w:t>
      </w:r>
      <w:r w:rsidR="00233210">
        <w:t xml:space="preserve"> </w:t>
      </w:r>
      <w:r w:rsidRPr="000B1042">
        <w:t>the</w:t>
      </w:r>
      <w:r w:rsidR="00233210">
        <w:t xml:space="preserve"> </w:t>
      </w:r>
      <w:r w:rsidRPr="000B1042">
        <w:t>meeting</w:t>
      </w:r>
      <w:bookmarkEnd w:id="2"/>
    </w:p>
    <w:p w14:paraId="75AB9EEC" w14:textId="665D13F7" w:rsidR="00127680" w:rsidRDefault="00127680" w:rsidP="00127680">
      <w:pPr>
        <w:rPr>
          <w:rFonts w:ascii="Times New Roman" w:eastAsia="SimSun" w:hAnsi="Times New Roman"/>
          <w:kern w:val="2"/>
          <w:szCs w:val="20"/>
        </w:rPr>
      </w:pPr>
      <w:r w:rsidRPr="0011124D">
        <w:rPr>
          <w:rFonts w:ascii="Times New Roman" w:eastAsia="SimSun" w:hAnsi="Times New Roman"/>
          <w:kern w:val="2"/>
          <w:szCs w:val="20"/>
        </w:rPr>
        <w:t>Mr</w:t>
      </w:r>
      <w:r w:rsidR="00233210" w:rsidRPr="0011124D">
        <w:rPr>
          <w:rFonts w:ascii="Times New Roman" w:eastAsia="SimSun" w:hAnsi="Times New Roman"/>
          <w:kern w:val="2"/>
          <w:szCs w:val="20"/>
        </w:rPr>
        <w:t xml:space="preserve"> </w:t>
      </w:r>
      <w:r w:rsidR="00314F78" w:rsidRPr="0011124D">
        <w:rPr>
          <w:rFonts w:ascii="Times New Roman" w:eastAsia="SimSun" w:hAnsi="Times New Roman"/>
          <w:kern w:val="2"/>
          <w:szCs w:val="20"/>
        </w:rPr>
        <w:t>Younsun Kim</w:t>
      </w:r>
      <w:r w:rsidR="00233210" w:rsidRPr="0011124D">
        <w:rPr>
          <w:rFonts w:ascii="Times New Roman" w:eastAsia="SimSun" w:hAnsi="Times New Roman"/>
          <w:kern w:val="2"/>
          <w:szCs w:val="20"/>
        </w:rPr>
        <w:t xml:space="preserve"> </w:t>
      </w:r>
      <w:r w:rsidR="0033085B" w:rsidRPr="0011124D">
        <w:rPr>
          <w:rFonts w:ascii="Times New Roman" w:eastAsia="SimSun" w:hAnsi="Times New Roman"/>
          <w:kern w:val="2"/>
          <w:szCs w:val="20"/>
        </w:rPr>
        <w:t>(</w:t>
      </w:r>
      <w:r w:rsidR="0099068A" w:rsidRPr="0011124D">
        <w:rPr>
          <w:rFonts w:ascii="Times New Roman" w:eastAsia="SimSun" w:hAnsi="Times New Roman"/>
          <w:kern w:val="2"/>
          <w:szCs w:val="20"/>
        </w:rPr>
        <w:t>RAN1</w:t>
      </w:r>
      <w:r w:rsidR="00233210" w:rsidRPr="0011124D">
        <w:rPr>
          <w:rFonts w:ascii="Times New Roman" w:eastAsia="SimSun" w:hAnsi="Times New Roman"/>
          <w:kern w:val="2"/>
          <w:szCs w:val="20"/>
        </w:rPr>
        <w:t xml:space="preserve"> </w:t>
      </w:r>
      <w:r w:rsidR="00E757C7" w:rsidRPr="0011124D">
        <w:rPr>
          <w:rFonts w:ascii="Times New Roman" w:eastAsia="SimSun" w:hAnsi="Times New Roman"/>
          <w:kern w:val="2"/>
          <w:szCs w:val="20"/>
        </w:rPr>
        <w:t>Chair</w:t>
      </w:r>
      <w:r w:rsidR="0033085B" w:rsidRPr="0011124D">
        <w:rPr>
          <w:rFonts w:ascii="Times New Roman" w:eastAsia="SimSun" w:hAnsi="Times New Roman"/>
          <w:kern w:val="2"/>
          <w:szCs w:val="20"/>
        </w:rPr>
        <w:t>)</w:t>
      </w:r>
      <w:r w:rsidR="00233210" w:rsidRPr="0011124D">
        <w:rPr>
          <w:rFonts w:ascii="Times New Roman" w:eastAsia="SimSun" w:hAnsi="Times New Roman"/>
          <w:kern w:val="2"/>
          <w:szCs w:val="20"/>
        </w:rPr>
        <w:t xml:space="preserve"> </w:t>
      </w:r>
      <w:r w:rsidR="00D21E26" w:rsidRPr="0011124D">
        <w:rPr>
          <w:rFonts w:ascii="Times New Roman" w:eastAsia="SimSun" w:hAnsi="Times New Roman"/>
          <w:kern w:val="2"/>
          <w:szCs w:val="20"/>
        </w:rPr>
        <w:t>kicked</w:t>
      </w:r>
      <w:r w:rsidR="00233210" w:rsidRPr="0011124D">
        <w:rPr>
          <w:rFonts w:ascii="Times New Roman" w:eastAsia="SimSun" w:hAnsi="Times New Roman"/>
          <w:kern w:val="2"/>
          <w:szCs w:val="20"/>
        </w:rPr>
        <w:t xml:space="preserve"> </w:t>
      </w:r>
      <w:r w:rsidR="00D21E26" w:rsidRPr="0011124D">
        <w:rPr>
          <w:rFonts w:ascii="Times New Roman" w:eastAsia="SimSun" w:hAnsi="Times New Roman"/>
          <w:kern w:val="2"/>
          <w:szCs w:val="20"/>
        </w:rPr>
        <w:t>off</w:t>
      </w:r>
      <w:r w:rsidR="00233210" w:rsidRPr="0011124D">
        <w:rPr>
          <w:rFonts w:ascii="Times New Roman" w:eastAsia="SimSun" w:hAnsi="Times New Roman"/>
          <w:kern w:val="2"/>
          <w:szCs w:val="20"/>
        </w:rPr>
        <w:t xml:space="preserve"> </w:t>
      </w:r>
      <w:r w:rsidR="00D21E26" w:rsidRPr="0011124D">
        <w:rPr>
          <w:rFonts w:ascii="Times New Roman" w:eastAsia="SimSun" w:hAnsi="Times New Roman"/>
          <w:kern w:val="2"/>
          <w:szCs w:val="20"/>
        </w:rPr>
        <w:t>the</w:t>
      </w:r>
      <w:r w:rsidR="00233210" w:rsidRPr="0011124D">
        <w:rPr>
          <w:rFonts w:ascii="Times New Roman" w:eastAsia="SimSun" w:hAnsi="Times New Roman"/>
          <w:kern w:val="2"/>
          <w:szCs w:val="20"/>
        </w:rPr>
        <w:t xml:space="preserve"> </w:t>
      </w:r>
      <w:r w:rsidRPr="0011124D">
        <w:rPr>
          <w:rFonts w:ascii="Times New Roman" w:eastAsia="SimSun" w:hAnsi="Times New Roman"/>
          <w:kern w:val="2"/>
          <w:szCs w:val="20"/>
        </w:rPr>
        <w:t>RAN</w:t>
      </w:r>
      <w:r w:rsidR="00233210" w:rsidRPr="0011124D">
        <w:rPr>
          <w:rFonts w:ascii="Times New Roman" w:eastAsia="SimSun" w:hAnsi="Times New Roman"/>
          <w:kern w:val="2"/>
          <w:szCs w:val="20"/>
        </w:rPr>
        <w:t xml:space="preserve"> </w:t>
      </w:r>
      <w:r w:rsidRPr="0011124D">
        <w:rPr>
          <w:rFonts w:ascii="Times New Roman" w:eastAsia="SimSun" w:hAnsi="Times New Roman"/>
          <w:kern w:val="2"/>
          <w:szCs w:val="20"/>
        </w:rPr>
        <w:t>WG1</w:t>
      </w:r>
      <w:r w:rsidR="00866BB5" w:rsidRPr="0011124D">
        <w:rPr>
          <w:rFonts w:ascii="Times New Roman" w:eastAsia="SimSun" w:hAnsi="Times New Roman"/>
          <w:kern w:val="2"/>
          <w:szCs w:val="20"/>
        </w:rPr>
        <w:t>#108-e</w:t>
      </w:r>
      <w:r w:rsidR="00233210" w:rsidRPr="0011124D">
        <w:rPr>
          <w:rFonts w:ascii="Times New Roman" w:eastAsia="SimSun" w:hAnsi="Times New Roman"/>
          <w:kern w:val="2"/>
          <w:szCs w:val="20"/>
        </w:rPr>
        <w:t xml:space="preserve"> </w:t>
      </w:r>
      <w:r w:rsidRPr="0011124D">
        <w:rPr>
          <w:rFonts w:ascii="Times New Roman" w:eastAsia="SimSun" w:hAnsi="Times New Roman"/>
          <w:kern w:val="2"/>
          <w:szCs w:val="20"/>
        </w:rPr>
        <w:t>meeting</w:t>
      </w:r>
      <w:r w:rsidR="00233210" w:rsidRPr="0011124D">
        <w:rPr>
          <w:rFonts w:ascii="Times New Roman" w:eastAsia="SimSun" w:hAnsi="Times New Roman"/>
          <w:kern w:val="2"/>
          <w:szCs w:val="20"/>
        </w:rPr>
        <w:t xml:space="preserve"> </w:t>
      </w:r>
      <w:r w:rsidR="00D21E26" w:rsidRPr="0011124D">
        <w:rPr>
          <w:rFonts w:ascii="Times New Roman" w:eastAsia="SimSun" w:hAnsi="Times New Roman"/>
          <w:kern w:val="2"/>
          <w:szCs w:val="20"/>
        </w:rPr>
        <w:t>by</w:t>
      </w:r>
      <w:r w:rsidR="00233210" w:rsidRPr="0011124D">
        <w:rPr>
          <w:rFonts w:ascii="Times New Roman" w:eastAsia="SimSun" w:hAnsi="Times New Roman"/>
          <w:kern w:val="2"/>
          <w:szCs w:val="20"/>
        </w:rPr>
        <w:t xml:space="preserve"> </w:t>
      </w:r>
      <w:r w:rsidR="00D21E26" w:rsidRPr="0011124D">
        <w:rPr>
          <w:rFonts w:ascii="Times New Roman" w:eastAsia="SimSun" w:hAnsi="Times New Roman"/>
          <w:kern w:val="2"/>
          <w:szCs w:val="20"/>
        </w:rPr>
        <w:t>email</w:t>
      </w:r>
      <w:r w:rsidR="00233210" w:rsidRPr="0011124D">
        <w:rPr>
          <w:rFonts w:ascii="Times New Roman" w:eastAsia="SimSun" w:hAnsi="Times New Roman"/>
          <w:kern w:val="2"/>
          <w:szCs w:val="20"/>
        </w:rPr>
        <w:t xml:space="preserve"> </w:t>
      </w:r>
      <w:r w:rsidR="00D21E26" w:rsidRPr="0011124D">
        <w:rPr>
          <w:rFonts w:ascii="Times New Roman" w:eastAsia="SimSun" w:hAnsi="Times New Roman"/>
          <w:kern w:val="2"/>
          <w:szCs w:val="20"/>
        </w:rPr>
        <w:t>posted</w:t>
      </w:r>
      <w:r w:rsidR="00233210" w:rsidRPr="0011124D">
        <w:rPr>
          <w:rFonts w:ascii="Times New Roman" w:eastAsia="SimSun" w:hAnsi="Times New Roman"/>
          <w:kern w:val="2"/>
          <w:szCs w:val="20"/>
        </w:rPr>
        <w:t xml:space="preserve"> </w:t>
      </w:r>
      <w:r w:rsidR="00D21E26" w:rsidRPr="0011124D">
        <w:rPr>
          <w:rFonts w:ascii="Times New Roman" w:eastAsia="SimSun" w:hAnsi="Times New Roman"/>
          <w:kern w:val="2"/>
          <w:szCs w:val="20"/>
        </w:rPr>
        <w:t>on</w:t>
      </w:r>
      <w:r w:rsidR="00233210" w:rsidRPr="0011124D">
        <w:rPr>
          <w:rFonts w:ascii="Times New Roman" w:eastAsia="SimSun" w:hAnsi="Times New Roman"/>
          <w:kern w:val="2"/>
          <w:szCs w:val="20"/>
        </w:rPr>
        <w:t xml:space="preserve"> </w:t>
      </w:r>
      <w:r w:rsidR="0011124D" w:rsidRPr="0011124D">
        <w:rPr>
          <w:rFonts w:ascii="Times New Roman" w:eastAsia="SimSun" w:hAnsi="Times New Roman"/>
          <w:kern w:val="2"/>
          <w:szCs w:val="20"/>
        </w:rPr>
        <w:t>February 21</w:t>
      </w:r>
      <w:r w:rsidR="0011124D" w:rsidRPr="0011124D">
        <w:rPr>
          <w:rFonts w:ascii="Times New Roman" w:eastAsia="SimSun" w:hAnsi="Times New Roman"/>
          <w:kern w:val="2"/>
          <w:szCs w:val="20"/>
          <w:vertAlign w:val="superscript"/>
        </w:rPr>
        <w:t>st</w:t>
      </w:r>
      <w:r w:rsidR="0011124D" w:rsidRPr="0011124D">
        <w:rPr>
          <w:rFonts w:ascii="Times New Roman" w:eastAsia="SimSun" w:hAnsi="Times New Roman"/>
          <w:kern w:val="2"/>
          <w:szCs w:val="20"/>
        </w:rPr>
        <w:t xml:space="preserve"> </w:t>
      </w:r>
      <w:r w:rsidR="007D3E62" w:rsidRPr="0011124D">
        <w:rPr>
          <w:rFonts w:ascii="Times New Roman" w:eastAsia="SimSun" w:hAnsi="Times New Roman"/>
          <w:kern w:val="2"/>
          <w:szCs w:val="20"/>
        </w:rPr>
        <w:t>(</w:t>
      </w:r>
      <w:r w:rsidR="004D51DC" w:rsidRPr="0011124D">
        <w:rPr>
          <w:rFonts w:ascii="Times New Roman" w:eastAsia="SimSun" w:hAnsi="Times New Roman"/>
          <w:kern w:val="2"/>
          <w:szCs w:val="20"/>
        </w:rPr>
        <w:t>0</w:t>
      </w:r>
      <w:r w:rsidR="0011124D" w:rsidRPr="0011124D">
        <w:rPr>
          <w:rFonts w:ascii="Times New Roman" w:eastAsia="SimSun" w:hAnsi="Times New Roman"/>
          <w:kern w:val="2"/>
          <w:szCs w:val="20"/>
        </w:rPr>
        <w:t>3</w:t>
      </w:r>
      <w:r w:rsidR="004D51DC" w:rsidRPr="0011124D">
        <w:rPr>
          <w:rFonts w:ascii="Times New Roman" w:eastAsia="SimSun" w:hAnsi="Times New Roman"/>
          <w:kern w:val="2"/>
          <w:szCs w:val="20"/>
        </w:rPr>
        <w:t>:</w:t>
      </w:r>
      <w:r w:rsidR="0011124D" w:rsidRPr="0011124D">
        <w:rPr>
          <w:rFonts w:ascii="Times New Roman" w:eastAsia="SimSun" w:hAnsi="Times New Roman"/>
          <w:kern w:val="2"/>
          <w:szCs w:val="20"/>
        </w:rPr>
        <w:t>57</w:t>
      </w:r>
      <w:r w:rsidR="004D51DC" w:rsidRPr="0011124D">
        <w:t xml:space="preserve"> UTC</w:t>
      </w:r>
      <w:r w:rsidR="007D3E62" w:rsidRPr="0011124D">
        <w:t>)</w:t>
      </w:r>
      <w:r w:rsidR="00E757C7" w:rsidRPr="0011124D">
        <w:t xml:space="preserve"> </w:t>
      </w:r>
      <w:r w:rsidR="00D21E26" w:rsidRPr="0011124D">
        <w:rPr>
          <w:rFonts w:ascii="Times New Roman" w:eastAsia="SimSun" w:hAnsi="Times New Roman"/>
          <w:kern w:val="2"/>
          <w:szCs w:val="20"/>
        </w:rPr>
        <w:t>to</w:t>
      </w:r>
      <w:r w:rsidR="00233210" w:rsidRPr="0011124D">
        <w:rPr>
          <w:rFonts w:ascii="Times New Roman" w:eastAsia="SimSun" w:hAnsi="Times New Roman"/>
          <w:kern w:val="2"/>
          <w:szCs w:val="20"/>
        </w:rPr>
        <w:t xml:space="preserve"> </w:t>
      </w:r>
      <w:r w:rsidR="00D21E26" w:rsidRPr="0011124D">
        <w:rPr>
          <w:rFonts w:ascii="Times New Roman" w:eastAsia="SimSun" w:hAnsi="Times New Roman"/>
          <w:kern w:val="2"/>
          <w:szCs w:val="20"/>
        </w:rPr>
        <w:t>RAN1</w:t>
      </w:r>
      <w:r w:rsidR="00233210" w:rsidRPr="0011124D">
        <w:rPr>
          <w:rFonts w:ascii="Times New Roman" w:eastAsia="SimSun" w:hAnsi="Times New Roman"/>
          <w:kern w:val="2"/>
          <w:szCs w:val="20"/>
        </w:rPr>
        <w:t xml:space="preserve"> </w:t>
      </w:r>
      <w:r w:rsidR="00D21E26" w:rsidRPr="0011124D">
        <w:rPr>
          <w:rFonts w:ascii="Times New Roman" w:eastAsia="SimSun" w:hAnsi="Times New Roman"/>
          <w:kern w:val="2"/>
          <w:szCs w:val="20"/>
        </w:rPr>
        <w:t>email</w:t>
      </w:r>
      <w:r w:rsidR="00233210" w:rsidRPr="0011124D">
        <w:rPr>
          <w:rFonts w:ascii="Times New Roman" w:eastAsia="SimSun" w:hAnsi="Times New Roman"/>
          <w:kern w:val="2"/>
          <w:szCs w:val="20"/>
        </w:rPr>
        <w:t xml:space="preserve"> </w:t>
      </w:r>
      <w:r w:rsidR="00D21E26" w:rsidRPr="0011124D">
        <w:rPr>
          <w:rFonts w:ascii="Times New Roman" w:eastAsia="SimSun" w:hAnsi="Times New Roman"/>
          <w:kern w:val="2"/>
          <w:szCs w:val="20"/>
        </w:rPr>
        <w:t>exploder.</w:t>
      </w:r>
      <w:r w:rsidR="00F6326F" w:rsidRPr="0011124D">
        <w:rPr>
          <w:rFonts w:ascii="Times New Roman" w:eastAsia="SimSun" w:hAnsi="Times New Roman"/>
          <w:kern w:val="2"/>
          <w:szCs w:val="20"/>
        </w:rPr>
        <w:t xml:space="preserve"> The official starting time of RAN1</w:t>
      </w:r>
      <w:r w:rsidR="00866BB5" w:rsidRPr="0011124D">
        <w:rPr>
          <w:rFonts w:ascii="Times New Roman" w:eastAsia="SimSun" w:hAnsi="Times New Roman"/>
          <w:kern w:val="2"/>
          <w:szCs w:val="20"/>
        </w:rPr>
        <w:t>#108-e</w:t>
      </w:r>
      <w:r w:rsidR="00F6326F" w:rsidRPr="0011124D">
        <w:rPr>
          <w:rFonts w:ascii="Times New Roman" w:eastAsia="SimSun" w:hAnsi="Times New Roman"/>
          <w:kern w:val="2"/>
          <w:szCs w:val="20"/>
        </w:rPr>
        <w:t xml:space="preserve"> was scheduled </w:t>
      </w:r>
      <w:r w:rsidR="00D1733D" w:rsidRPr="0011124D">
        <w:rPr>
          <w:rFonts w:ascii="Times New Roman" w:eastAsia="SimSun" w:hAnsi="Times New Roman"/>
          <w:kern w:val="2"/>
          <w:szCs w:val="20"/>
        </w:rPr>
        <w:t>Monday Feb 21</w:t>
      </w:r>
      <w:r w:rsidR="00D1733D" w:rsidRPr="0011124D">
        <w:rPr>
          <w:rFonts w:ascii="Times New Roman" w:eastAsia="SimSun" w:hAnsi="Times New Roman"/>
          <w:kern w:val="2"/>
          <w:szCs w:val="20"/>
          <w:vertAlign w:val="superscript"/>
        </w:rPr>
        <w:t>st</w:t>
      </w:r>
      <w:r w:rsidR="00D1733D" w:rsidRPr="0011124D">
        <w:rPr>
          <w:rFonts w:ascii="Times New Roman" w:eastAsia="SimSun" w:hAnsi="Times New Roman"/>
          <w:kern w:val="2"/>
          <w:szCs w:val="20"/>
        </w:rPr>
        <w:t>,</w:t>
      </w:r>
      <w:r w:rsidR="00F6326F" w:rsidRPr="0011124D">
        <w:rPr>
          <w:rFonts w:ascii="Times New Roman" w:eastAsia="SimSun" w:hAnsi="Times New Roman"/>
          <w:kern w:val="2"/>
          <w:szCs w:val="20"/>
        </w:rPr>
        <w:t xml:space="preserve"> 09:00 AM UTC.</w:t>
      </w:r>
    </w:p>
    <w:p w14:paraId="5C715494" w14:textId="77777777" w:rsidR="00E757C7" w:rsidRDefault="00E757C7" w:rsidP="00D21E26">
      <w:pPr>
        <w:rPr>
          <w:rFonts w:ascii="Times New Roman" w:eastAsia="SimSun" w:hAnsi="Times New Roman"/>
          <w:kern w:val="2"/>
          <w:szCs w:val="20"/>
        </w:rPr>
      </w:pPr>
    </w:p>
    <w:p w14:paraId="760F17C0" w14:textId="680CE69C" w:rsidR="00737BE1" w:rsidRDefault="00D21E26" w:rsidP="00D21E26">
      <w:pPr>
        <w:rPr>
          <w:szCs w:val="20"/>
        </w:rPr>
      </w:pPr>
      <w:r w:rsidRPr="003A0B6F">
        <w:rPr>
          <w:szCs w:val="20"/>
        </w:rPr>
        <w:t>RAN1</w:t>
      </w:r>
      <w:r w:rsidR="00233210">
        <w:rPr>
          <w:szCs w:val="20"/>
        </w:rPr>
        <w:t xml:space="preserve"> </w:t>
      </w:r>
      <w:r>
        <w:rPr>
          <w:szCs w:val="20"/>
        </w:rPr>
        <w:t>participants</w:t>
      </w:r>
      <w:r w:rsidR="00233210">
        <w:rPr>
          <w:szCs w:val="20"/>
        </w:rPr>
        <w:t xml:space="preserve"> </w:t>
      </w:r>
      <w:r w:rsidR="000935CD">
        <w:rPr>
          <w:szCs w:val="20"/>
        </w:rPr>
        <w:t>are</w:t>
      </w:r>
      <w:r w:rsidR="00233210">
        <w:rPr>
          <w:szCs w:val="20"/>
        </w:rPr>
        <w:t xml:space="preserve"> </w:t>
      </w:r>
      <w:r w:rsidR="000935CD">
        <w:rPr>
          <w:szCs w:val="20"/>
        </w:rPr>
        <w:t>invited</w:t>
      </w:r>
      <w:r w:rsidR="00233210">
        <w:rPr>
          <w:szCs w:val="20"/>
        </w:rPr>
        <w:t xml:space="preserve"> </w:t>
      </w:r>
      <w:r>
        <w:rPr>
          <w:szCs w:val="20"/>
        </w:rPr>
        <w:t>to</w:t>
      </w:r>
      <w:r w:rsidR="00233210">
        <w:rPr>
          <w:szCs w:val="20"/>
        </w:rPr>
        <w:t xml:space="preserve"> </w:t>
      </w:r>
      <w:r>
        <w:rPr>
          <w:szCs w:val="20"/>
        </w:rPr>
        <w:t>read</w:t>
      </w:r>
      <w:r w:rsidR="00233210">
        <w:rPr>
          <w:szCs w:val="20"/>
        </w:rPr>
        <w:t xml:space="preserve"> </w:t>
      </w:r>
      <w:r>
        <w:rPr>
          <w:szCs w:val="20"/>
        </w:rPr>
        <w:t>carefully</w:t>
      </w:r>
      <w:r w:rsidR="00233210">
        <w:rPr>
          <w:szCs w:val="20"/>
        </w:rPr>
        <w:t xml:space="preserve"> </w:t>
      </w:r>
      <w:r w:rsidRPr="003A0B6F">
        <w:rPr>
          <w:szCs w:val="20"/>
        </w:rPr>
        <w:t>the</w:t>
      </w:r>
      <w:r w:rsidR="00233210">
        <w:rPr>
          <w:szCs w:val="20"/>
        </w:rPr>
        <w:t xml:space="preserve"> </w:t>
      </w:r>
      <w:r>
        <w:rPr>
          <w:szCs w:val="20"/>
        </w:rPr>
        <w:t>different</w:t>
      </w:r>
      <w:r w:rsidR="00233210">
        <w:rPr>
          <w:szCs w:val="20"/>
        </w:rPr>
        <w:t xml:space="preserve"> </w:t>
      </w:r>
      <w:r>
        <w:rPr>
          <w:szCs w:val="20"/>
        </w:rPr>
        <w:t>statements</w:t>
      </w:r>
      <w:r w:rsidR="00233210">
        <w:rPr>
          <w:szCs w:val="20"/>
        </w:rPr>
        <w:t xml:space="preserve"> </w:t>
      </w:r>
      <w:r>
        <w:rPr>
          <w:szCs w:val="20"/>
        </w:rPr>
        <w:t>made</w:t>
      </w:r>
      <w:r w:rsidR="00233210">
        <w:rPr>
          <w:szCs w:val="20"/>
        </w:rPr>
        <w:t xml:space="preserve"> </w:t>
      </w:r>
      <w:r>
        <w:rPr>
          <w:szCs w:val="20"/>
        </w:rPr>
        <w:t>under</w:t>
      </w:r>
      <w:r w:rsidR="00233210">
        <w:rPr>
          <w:szCs w:val="20"/>
        </w:rPr>
        <w:t xml:space="preserve"> </w:t>
      </w:r>
      <w:r>
        <w:rPr>
          <w:szCs w:val="20"/>
        </w:rPr>
        <w:t>agenda</w:t>
      </w:r>
      <w:r w:rsidR="00233210">
        <w:rPr>
          <w:szCs w:val="20"/>
        </w:rPr>
        <w:t xml:space="preserve"> </w:t>
      </w:r>
      <w:r>
        <w:rPr>
          <w:szCs w:val="20"/>
        </w:rPr>
        <w:t>1,</w:t>
      </w:r>
      <w:r w:rsidR="00233210">
        <w:rPr>
          <w:szCs w:val="20"/>
        </w:rPr>
        <w:t xml:space="preserve"> </w:t>
      </w:r>
      <w:r>
        <w:rPr>
          <w:szCs w:val="20"/>
        </w:rPr>
        <w:t>as</w:t>
      </w:r>
      <w:r w:rsidR="00233210">
        <w:rPr>
          <w:szCs w:val="20"/>
        </w:rPr>
        <w:t xml:space="preserve"> </w:t>
      </w:r>
      <w:r>
        <w:rPr>
          <w:szCs w:val="20"/>
        </w:rPr>
        <w:t>if</w:t>
      </w:r>
      <w:r w:rsidR="00233210">
        <w:rPr>
          <w:szCs w:val="20"/>
        </w:rPr>
        <w:t xml:space="preserve"> </w:t>
      </w:r>
      <w:r>
        <w:rPr>
          <w:szCs w:val="20"/>
        </w:rPr>
        <w:t>in</w:t>
      </w:r>
      <w:r w:rsidR="00233210">
        <w:rPr>
          <w:szCs w:val="20"/>
        </w:rPr>
        <w:t xml:space="preserve"> </w:t>
      </w:r>
      <w:r>
        <w:rPr>
          <w:szCs w:val="20"/>
        </w:rPr>
        <w:t>a</w:t>
      </w:r>
      <w:r w:rsidR="00233210">
        <w:rPr>
          <w:szCs w:val="20"/>
        </w:rPr>
        <w:t xml:space="preserve"> </w:t>
      </w:r>
      <w:r>
        <w:rPr>
          <w:szCs w:val="20"/>
        </w:rPr>
        <w:t>physical</w:t>
      </w:r>
      <w:r w:rsidR="00233210">
        <w:rPr>
          <w:szCs w:val="20"/>
        </w:rPr>
        <w:t xml:space="preserve"> </w:t>
      </w:r>
      <w:r>
        <w:rPr>
          <w:szCs w:val="20"/>
        </w:rPr>
        <w:t>meeting</w:t>
      </w:r>
      <w:r w:rsidR="00737BE1">
        <w:rPr>
          <w:szCs w:val="20"/>
        </w:rPr>
        <w:t>.</w:t>
      </w:r>
    </w:p>
    <w:p w14:paraId="7B80F839" w14:textId="2969505B" w:rsidR="00D20E30" w:rsidRPr="000B1042" w:rsidRDefault="00D20E30" w:rsidP="00F53049">
      <w:pPr>
        <w:pStyle w:val="Heading2"/>
      </w:pPr>
      <w:bookmarkStart w:id="3" w:name="_Toc98334363"/>
      <w:r w:rsidRPr="000B1042">
        <w:t>Call</w:t>
      </w:r>
      <w:r w:rsidR="00233210">
        <w:t xml:space="preserve"> </w:t>
      </w:r>
      <w:r w:rsidRPr="000B1042">
        <w:t>for</w:t>
      </w:r>
      <w:r w:rsidR="00233210">
        <w:t xml:space="preserve"> </w:t>
      </w:r>
      <w:r w:rsidRPr="000B1042">
        <w:t>IPR</w:t>
      </w:r>
      <w:bookmarkEnd w:id="3"/>
    </w:p>
    <w:p w14:paraId="11D7EB2E" w14:textId="54D67745" w:rsidR="00767A8D" w:rsidRPr="000B1042" w:rsidRDefault="00767A8D" w:rsidP="00767A8D">
      <w:pPr>
        <w:rPr>
          <w:rFonts w:ascii="Times New Roman" w:hAnsi="Times New Roman"/>
          <w:i/>
          <w:szCs w:val="20"/>
        </w:rPr>
      </w:pPr>
      <w:r w:rsidRPr="000B1042">
        <w:rPr>
          <w:rFonts w:ascii="Times New Roman" w:hAnsi="Times New Roman"/>
          <w:i/>
          <w:szCs w:val="20"/>
        </w:rPr>
        <w:t>The</w:t>
      </w:r>
      <w:r w:rsidR="00233210">
        <w:rPr>
          <w:rFonts w:ascii="Times New Roman" w:hAnsi="Times New Roman"/>
          <w:i/>
          <w:szCs w:val="20"/>
        </w:rPr>
        <w:t xml:space="preserve"> </w:t>
      </w:r>
      <w:r w:rsidRPr="000B1042">
        <w:rPr>
          <w:rFonts w:ascii="Times New Roman" w:hAnsi="Times New Roman"/>
          <w:i/>
          <w:szCs w:val="20"/>
        </w:rPr>
        <w:t>attention</w:t>
      </w:r>
      <w:r w:rsidR="00233210">
        <w:rPr>
          <w:rFonts w:ascii="Times New Roman" w:hAnsi="Times New Roman"/>
          <w:i/>
          <w:szCs w:val="20"/>
        </w:rPr>
        <w:t xml:space="preserve"> </w:t>
      </w:r>
      <w:r w:rsidRPr="000B1042">
        <w:rPr>
          <w:rFonts w:ascii="Times New Roman" w:hAnsi="Times New Roman"/>
          <w:i/>
          <w:szCs w:val="20"/>
        </w:rPr>
        <w:t>of</w:t>
      </w:r>
      <w:r w:rsidR="00233210">
        <w:rPr>
          <w:rFonts w:ascii="Times New Roman" w:hAnsi="Times New Roman"/>
          <w:i/>
          <w:szCs w:val="20"/>
        </w:rPr>
        <w:t xml:space="preserve"> </w:t>
      </w:r>
      <w:r w:rsidRPr="000B1042">
        <w:rPr>
          <w:rFonts w:ascii="Times New Roman" w:hAnsi="Times New Roman"/>
          <w:i/>
          <w:szCs w:val="20"/>
        </w:rPr>
        <w:t>the</w:t>
      </w:r>
      <w:r w:rsidR="00233210">
        <w:rPr>
          <w:rFonts w:ascii="Times New Roman" w:hAnsi="Times New Roman"/>
          <w:i/>
          <w:szCs w:val="20"/>
        </w:rPr>
        <w:t xml:space="preserve"> </w:t>
      </w:r>
      <w:r w:rsidR="00DC6325" w:rsidRPr="00DC6325">
        <w:rPr>
          <w:rFonts w:ascii="Times New Roman" w:hAnsi="Times New Roman"/>
          <w:i/>
          <w:szCs w:val="20"/>
        </w:rPr>
        <w:t>delegates</w:t>
      </w:r>
      <w:r w:rsidR="00233210">
        <w:rPr>
          <w:rFonts w:ascii="Times New Roman" w:hAnsi="Times New Roman"/>
          <w:i/>
          <w:szCs w:val="20"/>
        </w:rPr>
        <w:t xml:space="preserve"> </w:t>
      </w:r>
      <w:r w:rsidR="00DC6325" w:rsidRPr="00DC6325">
        <w:rPr>
          <w:rFonts w:ascii="Times New Roman" w:hAnsi="Times New Roman"/>
          <w:i/>
          <w:szCs w:val="20"/>
        </w:rPr>
        <w:t>to</w:t>
      </w:r>
      <w:r w:rsidR="00233210">
        <w:rPr>
          <w:rFonts w:ascii="Times New Roman" w:hAnsi="Times New Roman"/>
          <w:i/>
          <w:szCs w:val="20"/>
        </w:rPr>
        <w:t xml:space="preserve"> </w:t>
      </w:r>
      <w:r w:rsidR="00DC6325" w:rsidRPr="00DC6325">
        <w:rPr>
          <w:rFonts w:ascii="Times New Roman" w:hAnsi="Times New Roman"/>
          <w:i/>
          <w:szCs w:val="20"/>
        </w:rPr>
        <w:t>the</w:t>
      </w:r>
      <w:r w:rsidR="00233210">
        <w:rPr>
          <w:rFonts w:ascii="Times New Roman" w:hAnsi="Times New Roman"/>
          <w:i/>
          <w:szCs w:val="20"/>
        </w:rPr>
        <w:t xml:space="preserve"> </w:t>
      </w:r>
      <w:r w:rsidR="00DC6325" w:rsidRPr="00DC6325">
        <w:rPr>
          <w:rFonts w:ascii="Times New Roman" w:hAnsi="Times New Roman"/>
          <w:i/>
          <w:szCs w:val="20"/>
        </w:rPr>
        <w:t>meeting</w:t>
      </w:r>
      <w:r w:rsidR="00233210">
        <w:rPr>
          <w:rFonts w:ascii="Times New Roman" w:hAnsi="Times New Roman"/>
          <w:i/>
          <w:szCs w:val="20"/>
        </w:rPr>
        <w:t xml:space="preserve"> </w:t>
      </w:r>
      <w:r w:rsidRPr="000B1042">
        <w:rPr>
          <w:rFonts w:ascii="Times New Roman" w:hAnsi="Times New Roman"/>
          <w:i/>
          <w:szCs w:val="20"/>
        </w:rPr>
        <w:t>of</w:t>
      </w:r>
      <w:r w:rsidR="00233210">
        <w:rPr>
          <w:rFonts w:ascii="Times New Roman" w:hAnsi="Times New Roman"/>
          <w:i/>
          <w:szCs w:val="20"/>
        </w:rPr>
        <w:t xml:space="preserve"> </w:t>
      </w:r>
      <w:r w:rsidRPr="000B1042">
        <w:rPr>
          <w:rFonts w:ascii="Times New Roman" w:hAnsi="Times New Roman"/>
          <w:i/>
          <w:szCs w:val="20"/>
        </w:rPr>
        <w:t>this</w:t>
      </w:r>
      <w:r w:rsidR="00233210">
        <w:rPr>
          <w:rFonts w:ascii="Times New Roman" w:hAnsi="Times New Roman"/>
          <w:i/>
          <w:szCs w:val="20"/>
        </w:rPr>
        <w:t xml:space="preserve"> </w:t>
      </w:r>
      <w:r w:rsidRPr="000B1042">
        <w:rPr>
          <w:rFonts w:ascii="Times New Roman" w:hAnsi="Times New Roman"/>
          <w:i/>
          <w:szCs w:val="20"/>
        </w:rPr>
        <w:t>Technical</w:t>
      </w:r>
      <w:r w:rsidR="00233210">
        <w:rPr>
          <w:rFonts w:ascii="Times New Roman" w:hAnsi="Times New Roman"/>
          <w:i/>
          <w:szCs w:val="20"/>
        </w:rPr>
        <w:t xml:space="preserve"> </w:t>
      </w:r>
      <w:r w:rsidRPr="000B1042">
        <w:rPr>
          <w:rFonts w:ascii="Times New Roman" w:hAnsi="Times New Roman"/>
          <w:i/>
          <w:szCs w:val="20"/>
        </w:rPr>
        <w:t>Specification</w:t>
      </w:r>
      <w:r w:rsidR="00233210">
        <w:rPr>
          <w:rFonts w:ascii="Times New Roman" w:hAnsi="Times New Roman"/>
          <w:i/>
          <w:szCs w:val="20"/>
        </w:rPr>
        <w:t xml:space="preserve"> </w:t>
      </w:r>
      <w:r w:rsidRPr="000B1042">
        <w:rPr>
          <w:rFonts w:ascii="Times New Roman" w:hAnsi="Times New Roman"/>
          <w:i/>
          <w:szCs w:val="20"/>
        </w:rPr>
        <w:t>Group</w:t>
      </w:r>
      <w:r w:rsidR="00233210">
        <w:rPr>
          <w:rFonts w:ascii="Times New Roman" w:hAnsi="Times New Roman"/>
          <w:i/>
          <w:szCs w:val="20"/>
        </w:rPr>
        <w:t xml:space="preserve"> </w:t>
      </w:r>
      <w:r w:rsidRPr="000B1042">
        <w:rPr>
          <w:rFonts w:ascii="Times New Roman" w:hAnsi="Times New Roman"/>
          <w:i/>
          <w:szCs w:val="20"/>
        </w:rPr>
        <w:t>was</w:t>
      </w:r>
      <w:r w:rsidR="00233210">
        <w:rPr>
          <w:rFonts w:ascii="Times New Roman" w:hAnsi="Times New Roman"/>
          <w:i/>
          <w:szCs w:val="20"/>
        </w:rPr>
        <w:t xml:space="preserve"> </w:t>
      </w:r>
      <w:r w:rsidRPr="000B1042">
        <w:rPr>
          <w:rFonts w:ascii="Times New Roman" w:hAnsi="Times New Roman"/>
          <w:i/>
          <w:szCs w:val="20"/>
        </w:rPr>
        <w:t>drawn</w:t>
      </w:r>
      <w:r w:rsidR="00233210">
        <w:rPr>
          <w:rFonts w:ascii="Times New Roman" w:hAnsi="Times New Roman"/>
          <w:i/>
          <w:szCs w:val="20"/>
        </w:rPr>
        <w:t xml:space="preserve"> </w:t>
      </w:r>
      <w:r w:rsidRPr="000B1042">
        <w:rPr>
          <w:rFonts w:ascii="Times New Roman" w:hAnsi="Times New Roman"/>
          <w:i/>
          <w:szCs w:val="20"/>
        </w:rPr>
        <w:t>to</w:t>
      </w:r>
      <w:r w:rsidR="00233210">
        <w:rPr>
          <w:rFonts w:ascii="Times New Roman" w:hAnsi="Times New Roman"/>
          <w:i/>
          <w:szCs w:val="20"/>
        </w:rPr>
        <w:t xml:space="preserve"> </w:t>
      </w:r>
      <w:r w:rsidRPr="000B1042">
        <w:rPr>
          <w:rFonts w:ascii="Times New Roman" w:hAnsi="Times New Roman"/>
          <w:i/>
          <w:szCs w:val="20"/>
        </w:rPr>
        <w:t>the</w:t>
      </w:r>
      <w:r w:rsidR="00233210">
        <w:rPr>
          <w:rFonts w:ascii="Times New Roman" w:hAnsi="Times New Roman"/>
          <w:i/>
          <w:szCs w:val="20"/>
        </w:rPr>
        <w:t xml:space="preserve"> </w:t>
      </w:r>
      <w:r w:rsidRPr="000B1042">
        <w:rPr>
          <w:rFonts w:ascii="Times New Roman" w:hAnsi="Times New Roman"/>
          <w:i/>
          <w:szCs w:val="20"/>
        </w:rPr>
        <w:t>fact</w:t>
      </w:r>
      <w:r w:rsidR="00233210">
        <w:rPr>
          <w:rFonts w:ascii="Times New Roman" w:hAnsi="Times New Roman"/>
          <w:i/>
          <w:szCs w:val="20"/>
        </w:rPr>
        <w:t xml:space="preserve"> </w:t>
      </w:r>
      <w:r w:rsidRPr="000B1042">
        <w:rPr>
          <w:rFonts w:ascii="Times New Roman" w:hAnsi="Times New Roman"/>
          <w:b/>
          <w:bCs/>
          <w:i/>
          <w:szCs w:val="20"/>
        </w:rPr>
        <w:t>that</w:t>
      </w:r>
      <w:r w:rsidR="00233210">
        <w:rPr>
          <w:rFonts w:ascii="Times New Roman" w:hAnsi="Times New Roman"/>
          <w:b/>
          <w:bCs/>
          <w:i/>
          <w:szCs w:val="20"/>
        </w:rPr>
        <w:t xml:space="preserve"> </w:t>
      </w:r>
      <w:r w:rsidRPr="000B1042">
        <w:rPr>
          <w:rFonts w:ascii="Times New Roman" w:hAnsi="Times New Roman"/>
          <w:b/>
          <w:bCs/>
          <w:i/>
          <w:szCs w:val="20"/>
        </w:rPr>
        <w:t>3GPP</w:t>
      </w:r>
      <w:r w:rsidR="00233210">
        <w:rPr>
          <w:rFonts w:ascii="Times New Roman" w:hAnsi="Times New Roman"/>
          <w:b/>
          <w:bCs/>
          <w:i/>
          <w:szCs w:val="20"/>
        </w:rPr>
        <w:t xml:space="preserve"> </w:t>
      </w:r>
      <w:r w:rsidRPr="000B1042">
        <w:rPr>
          <w:rFonts w:ascii="Times New Roman" w:hAnsi="Times New Roman"/>
          <w:b/>
          <w:bCs/>
          <w:i/>
          <w:szCs w:val="20"/>
        </w:rPr>
        <w:t>Individual</w:t>
      </w:r>
      <w:r w:rsidR="00233210">
        <w:rPr>
          <w:rFonts w:ascii="Times New Roman" w:hAnsi="Times New Roman"/>
          <w:b/>
          <w:bCs/>
          <w:i/>
          <w:szCs w:val="20"/>
        </w:rPr>
        <w:t xml:space="preserve"> </w:t>
      </w:r>
      <w:r w:rsidRPr="000B1042">
        <w:rPr>
          <w:rFonts w:ascii="Times New Roman" w:hAnsi="Times New Roman"/>
          <w:b/>
          <w:bCs/>
          <w:i/>
          <w:szCs w:val="20"/>
        </w:rPr>
        <w:t>Members</w:t>
      </w:r>
      <w:r w:rsidR="00233210">
        <w:rPr>
          <w:rFonts w:ascii="Times New Roman" w:hAnsi="Times New Roman"/>
          <w:b/>
          <w:bCs/>
          <w:i/>
          <w:szCs w:val="20"/>
        </w:rPr>
        <w:t xml:space="preserve"> </w:t>
      </w:r>
      <w:r w:rsidRPr="000B1042">
        <w:rPr>
          <w:rFonts w:ascii="Times New Roman" w:hAnsi="Times New Roman"/>
          <w:b/>
          <w:bCs/>
          <w:i/>
          <w:szCs w:val="20"/>
        </w:rPr>
        <w:t>have</w:t>
      </w:r>
      <w:r w:rsidR="00233210">
        <w:rPr>
          <w:rFonts w:ascii="Times New Roman" w:hAnsi="Times New Roman"/>
          <w:b/>
          <w:bCs/>
          <w:i/>
          <w:szCs w:val="20"/>
        </w:rPr>
        <w:t xml:space="preserve"> </w:t>
      </w:r>
      <w:r w:rsidRPr="000B1042">
        <w:rPr>
          <w:rFonts w:ascii="Times New Roman" w:hAnsi="Times New Roman"/>
          <w:b/>
          <w:bCs/>
          <w:i/>
          <w:szCs w:val="20"/>
        </w:rPr>
        <w:t>the</w:t>
      </w:r>
      <w:r w:rsidR="00233210">
        <w:rPr>
          <w:rFonts w:ascii="Times New Roman" w:hAnsi="Times New Roman"/>
          <w:b/>
          <w:bCs/>
          <w:i/>
          <w:szCs w:val="20"/>
        </w:rPr>
        <w:t xml:space="preserve"> </w:t>
      </w:r>
      <w:r w:rsidRPr="000B1042">
        <w:rPr>
          <w:rFonts w:ascii="Times New Roman" w:hAnsi="Times New Roman"/>
          <w:b/>
          <w:bCs/>
          <w:i/>
          <w:szCs w:val="20"/>
        </w:rPr>
        <w:t>obligation</w:t>
      </w:r>
      <w:r w:rsidR="00233210">
        <w:rPr>
          <w:rFonts w:ascii="Times New Roman" w:hAnsi="Times New Roman"/>
          <w:i/>
          <w:szCs w:val="20"/>
        </w:rPr>
        <w:t xml:space="preserve"> </w:t>
      </w:r>
      <w:r w:rsidRPr="000B1042">
        <w:rPr>
          <w:rFonts w:ascii="Times New Roman" w:hAnsi="Times New Roman"/>
          <w:i/>
          <w:szCs w:val="20"/>
        </w:rPr>
        <w:t>under</w:t>
      </w:r>
      <w:r w:rsidR="00233210">
        <w:rPr>
          <w:rFonts w:ascii="Times New Roman" w:hAnsi="Times New Roman"/>
          <w:i/>
          <w:szCs w:val="20"/>
        </w:rPr>
        <w:t xml:space="preserve"> </w:t>
      </w:r>
      <w:r w:rsidRPr="000B1042">
        <w:rPr>
          <w:rFonts w:ascii="Times New Roman" w:hAnsi="Times New Roman"/>
          <w:i/>
          <w:szCs w:val="20"/>
        </w:rPr>
        <w:t>the</w:t>
      </w:r>
      <w:r w:rsidR="00233210">
        <w:rPr>
          <w:rFonts w:ascii="Times New Roman" w:hAnsi="Times New Roman"/>
          <w:i/>
          <w:szCs w:val="20"/>
        </w:rPr>
        <w:t xml:space="preserve"> </w:t>
      </w:r>
      <w:r w:rsidRPr="000B1042">
        <w:rPr>
          <w:rFonts w:ascii="Times New Roman" w:hAnsi="Times New Roman"/>
          <w:i/>
          <w:szCs w:val="20"/>
        </w:rPr>
        <w:t>IPR</w:t>
      </w:r>
      <w:r w:rsidR="00233210">
        <w:rPr>
          <w:rFonts w:ascii="Times New Roman" w:hAnsi="Times New Roman"/>
          <w:i/>
          <w:szCs w:val="20"/>
        </w:rPr>
        <w:t xml:space="preserve"> </w:t>
      </w:r>
      <w:r w:rsidRPr="000B1042">
        <w:rPr>
          <w:rFonts w:ascii="Times New Roman" w:hAnsi="Times New Roman"/>
          <w:i/>
          <w:szCs w:val="20"/>
        </w:rPr>
        <w:t>Policies</w:t>
      </w:r>
      <w:r w:rsidR="00233210">
        <w:rPr>
          <w:rFonts w:ascii="Times New Roman" w:hAnsi="Times New Roman"/>
          <w:i/>
          <w:szCs w:val="20"/>
        </w:rPr>
        <w:t xml:space="preserve"> </w:t>
      </w:r>
      <w:r w:rsidRPr="000B1042">
        <w:rPr>
          <w:rFonts w:ascii="Times New Roman" w:hAnsi="Times New Roman"/>
          <w:i/>
          <w:szCs w:val="20"/>
        </w:rPr>
        <w:t>of</w:t>
      </w:r>
      <w:r w:rsidR="00233210">
        <w:rPr>
          <w:rFonts w:ascii="Times New Roman" w:hAnsi="Times New Roman"/>
          <w:i/>
          <w:szCs w:val="20"/>
        </w:rPr>
        <w:t xml:space="preserve"> </w:t>
      </w:r>
      <w:r w:rsidRPr="000B1042">
        <w:rPr>
          <w:rFonts w:ascii="Times New Roman" w:hAnsi="Times New Roman"/>
          <w:i/>
          <w:szCs w:val="20"/>
        </w:rPr>
        <w:t>their</w:t>
      </w:r>
      <w:r w:rsidR="00233210">
        <w:rPr>
          <w:rFonts w:ascii="Times New Roman" w:hAnsi="Times New Roman"/>
          <w:i/>
          <w:szCs w:val="20"/>
        </w:rPr>
        <w:t xml:space="preserve"> </w:t>
      </w:r>
      <w:r w:rsidRPr="000B1042">
        <w:rPr>
          <w:rFonts w:ascii="Times New Roman" w:hAnsi="Times New Roman"/>
          <w:i/>
          <w:szCs w:val="20"/>
        </w:rPr>
        <w:t>respective</w:t>
      </w:r>
      <w:r w:rsidR="00233210">
        <w:rPr>
          <w:rFonts w:ascii="Times New Roman" w:hAnsi="Times New Roman"/>
          <w:i/>
          <w:szCs w:val="20"/>
        </w:rPr>
        <w:t xml:space="preserve"> </w:t>
      </w:r>
      <w:r w:rsidRPr="000B1042">
        <w:rPr>
          <w:rFonts w:ascii="Times New Roman" w:hAnsi="Times New Roman"/>
          <w:i/>
          <w:szCs w:val="20"/>
        </w:rPr>
        <w:t>Organizational</w:t>
      </w:r>
      <w:r w:rsidR="00233210">
        <w:rPr>
          <w:rFonts w:ascii="Times New Roman" w:hAnsi="Times New Roman"/>
          <w:i/>
          <w:szCs w:val="20"/>
        </w:rPr>
        <w:t xml:space="preserve"> </w:t>
      </w:r>
      <w:r w:rsidRPr="000B1042">
        <w:rPr>
          <w:rFonts w:ascii="Times New Roman" w:hAnsi="Times New Roman"/>
          <w:i/>
          <w:szCs w:val="20"/>
        </w:rPr>
        <w:t>Partners</w:t>
      </w:r>
      <w:r w:rsidR="00233210">
        <w:rPr>
          <w:rFonts w:ascii="Times New Roman" w:hAnsi="Times New Roman"/>
          <w:i/>
          <w:szCs w:val="20"/>
        </w:rPr>
        <w:t xml:space="preserve"> </w:t>
      </w:r>
      <w:r w:rsidRPr="000B1042">
        <w:rPr>
          <w:rFonts w:ascii="Times New Roman" w:hAnsi="Times New Roman"/>
          <w:i/>
          <w:szCs w:val="20"/>
        </w:rPr>
        <w:t>to</w:t>
      </w:r>
      <w:r w:rsidR="00233210">
        <w:rPr>
          <w:rFonts w:ascii="Times New Roman" w:hAnsi="Times New Roman"/>
          <w:b/>
          <w:bCs/>
          <w:i/>
          <w:szCs w:val="20"/>
        </w:rPr>
        <w:t xml:space="preserve"> </w:t>
      </w:r>
      <w:r w:rsidRPr="000B1042">
        <w:rPr>
          <w:rFonts w:ascii="Times New Roman" w:hAnsi="Times New Roman"/>
          <w:b/>
          <w:bCs/>
          <w:i/>
          <w:szCs w:val="20"/>
        </w:rPr>
        <w:t>inform</w:t>
      </w:r>
      <w:r w:rsidR="00233210">
        <w:rPr>
          <w:rFonts w:ascii="Times New Roman" w:hAnsi="Times New Roman"/>
          <w:b/>
          <w:bCs/>
          <w:i/>
          <w:szCs w:val="20"/>
        </w:rPr>
        <w:t xml:space="preserve"> </w:t>
      </w:r>
      <w:r w:rsidRPr="000B1042">
        <w:rPr>
          <w:rFonts w:ascii="Times New Roman" w:hAnsi="Times New Roman"/>
          <w:b/>
          <w:bCs/>
          <w:i/>
          <w:szCs w:val="20"/>
        </w:rPr>
        <w:t>their</w:t>
      </w:r>
      <w:r w:rsidR="00233210">
        <w:rPr>
          <w:rFonts w:ascii="Times New Roman" w:hAnsi="Times New Roman"/>
          <w:b/>
          <w:bCs/>
          <w:i/>
          <w:szCs w:val="20"/>
        </w:rPr>
        <w:t xml:space="preserve"> </w:t>
      </w:r>
      <w:r w:rsidRPr="000B1042">
        <w:rPr>
          <w:rFonts w:ascii="Times New Roman" w:hAnsi="Times New Roman"/>
          <w:b/>
          <w:bCs/>
          <w:i/>
          <w:szCs w:val="20"/>
        </w:rPr>
        <w:t>respective</w:t>
      </w:r>
      <w:r w:rsidR="00233210">
        <w:rPr>
          <w:rFonts w:ascii="Times New Roman" w:hAnsi="Times New Roman"/>
          <w:i/>
          <w:szCs w:val="20"/>
        </w:rPr>
        <w:t xml:space="preserve"> </w:t>
      </w:r>
      <w:r w:rsidRPr="000B1042">
        <w:rPr>
          <w:rFonts w:ascii="Times New Roman" w:hAnsi="Times New Roman"/>
          <w:i/>
          <w:szCs w:val="20"/>
        </w:rPr>
        <w:t>Organizational</w:t>
      </w:r>
      <w:r w:rsidR="00233210">
        <w:rPr>
          <w:rFonts w:ascii="Times New Roman" w:hAnsi="Times New Roman"/>
          <w:i/>
          <w:szCs w:val="20"/>
        </w:rPr>
        <w:t xml:space="preserve"> </w:t>
      </w:r>
      <w:r w:rsidRPr="000B1042">
        <w:rPr>
          <w:rFonts w:ascii="Times New Roman" w:hAnsi="Times New Roman"/>
          <w:i/>
          <w:szCs w:val="20"/>
        </w:rPr>
        <w:t>Partners</w:t>
      </w:r>
      <w:r w:rsidR="00233210">
        <w:rPr>
          <w:rFonts w:ascii="Times New Roman" w:hAnsi="Times New Roman"/>
          <w:i/>
          <w:szCs w:val="20"/>
        </w:rPr>
        <w:t xml:space="preserve"> </w:t>
      </w:r>
      <w:r w:rsidRPr="000B1042">
        <w:rPr>
          <w:rFonts w:ascii="Times New Roman" w:hAnsi="Times New Roman"/>
          <w:b/>
          <w:bCs/>
          <w:i/>
          <w:szCs w:val="20"/>
        </w:rPr>
        <w:t>of</w:t>
      </w:r>
      <w:r w:rsidR="00233210">
        <w:rPr>
          <w:rFonts w:ascii="Times New Roman" w:hAnsi="Times New Roman"/>
          <w:b/>
          <w:bCs/>
          <w:i/>
          <w:szCs w:val="20"/>
        </w:rPr>
        <w:t xml:space="preserve"> </w:t>
      </w:r>
      <w:r w:rsidRPr="000B1042">
        <w:rPr>
          <w:rFonts w:ascii="Times New Roman" w:hAnsi="Times New Roman"/>
          <w:b/>
          <w:bCs/>
          <w:i/>
          <w:szCs w:val="20"/>
        </w:rPr>
        <w:t>Essential</w:t>
      </w:r>
      <w:r w:rsidR="00233210">
        <w:rPr>
          <w:rFonts w:ascii="Times New Roman" w:hAnsi="Times New Roman"/>
          <w:b/>
          <w:bCs/>
          <w:i/>
          <w:szCs w:val="20"/>
        </w:rPr>
        <w:t xml:space="preserve"> </w:t>
      </w:r>
      <w:r w:rsidRPr="000B1042">
        <w:rPr>
          <w:rFonts w:ascii="Times New Roman" w:hAnsi="Times New Roman"/>
          <w:b/>
          <w:bCs/>
          <w:i/>
          <w:szCs w:val="20"/>
        </w:rPr>
        <w:t>IPRs</w:t>
      </w:r>
      <w:r w:rsidR="00233210">
        <w:rPr>
          <w:rFonts w:ascii="Times New Roman" w:hAnsi="Times New Roman"/>
          <w:b/>
          <w:bCs/>
          <w:i/>
          <w:szCs w:val="20"/>
        </w:rPr>
        <w:t xml:space="preserve"> </w:t>
      </w:r>
      <w:r w:rsidRPr="000B1042">
        <w:rPr>
          <w:rFonts w:ascii="Times New Roman" w:hAnsi="Times New Roman"/>
          <w:b/>
          <w:bCs/>
          <w:i/>
          <w:szCs w:val="20"/>
        </w:rPr>
        <w:t>they</w:t>
      </w:r>
      <w:r w:rsidR="00233210">
        <w:rPr>
          <w:rFonts w:ascii="Times New Roman" w:hAnsi="Times New Roman"/>
          <w:b/>
          <w:bCs/>
          <w:i/>
          <w:szCs w:val="20"/>
        </w:rPr>
        <w:t xml:space="preserve"> </w:t>
      </w:r>
      <w:r w:rsidRPr="000B1042">
        <w:rPr>
          <w:rFonts w:ascii="Times New Roman" w:hAnsi="Times New Roman"/>
          <w:b/>
          <w:bCs/>
          <w:i/>
          <w:szCs w:val="20"/>
        </w:rPr>
        <w:t>become</w:t>
      </w:r>
      <w:r w:rsidR="00233210">
        <w:rPr>
          <w:rFonts w:ascii="Times New Roman" w:hAnsi="Times New Roman"/>
          <w:b/>
          <w:bCs/>
          <w:i/>
          <w:szCs w:val="20"/>
        </w:rPr>
        <w:t xml:space="preserve"> </w:t>
      </w:r>
      <w:r w:rsidRPr="000B1042">
        <w:rPr>
          <w:rFonts w:ascii="Times New Roman" w:hAnsi="Times New Roman"/>
          <w:b/>
          <w:bCs/>
          <w:i/>
          <w:szCs w:val="20"/>
        </w:rPr>
        <w:t>aware</w:t>
      </w:r>
      <w:r w:rsidR="00233210">
        <w:rPr>
          <w:rFonts w:ascii="Times New Roman" w:hAnsi="Times New Roman"/>
          <w:b/>
          <w:bCs/>
          <w:i/>
          <w:szCs w:val="20"/>
        </w:rPr>
        <w:t xml:space="preserve"> </w:t>
      </w:r>
      <w:r w:rsidRPr="000B1042">
        <w:rPr>
          <w:rFonts w:ascii="Times New Roman" w:hAnsi="Times New Roman"/>
          <w:b/>
          <w:bCs/>
          <w:i/>
          <w:szCs w:val="20"/>
        </w:rPr>
        <w:t>of</w:t>
      </w:r>
      <w:r w:rsidRPr="000B1042">
        <w:rPr>
          <w:rFonts w:ascii="Times New Roman" w:hAnsi="Times New Roman"/>
          <w:i/>
          <w:szCs w:val="20"/>
        </w:rPr>
        <w:t>.</w:t>
      </w:r>
      <w:r w:rsidR="00233210">
        <w:rPr>
          <w:rFonts w:ascii="Times New Roman" w:hAnsi="Times New Roman"/>
          <w:i/>
          <w:szCs w:val="20"/>
        </w:rPr>
        <w:t xml:space="preserve"> </w:t>
      </w:r>
    </w:p>
    <w:p w14:paraId="47C43A08" w14:textId="780CFCED" w:rsidR="00767A8D" w:rsidRPr="000B1042" w:rsidRDefault="00767A8D" w:rsidP="002B3B14">
      <w:pPr>
        <w:spacing w:after="180"/>
        <w:rPr>
          <w:rFonts w:ascii="Times New Roman" w:hAnsi="Times New Roman"/>
          <w:i/>
          <w:szCs w:val="20"/>
        </w:rPr>
      </w:pPr>
      <w:r w:rsidRPr="000B1042">
        <w:rPr>
          <w:rFonts w:ascii="Times New Roman" w:hAnsi="Times New Roman"/>
          <w:i/>
          <w:szCs w:val="20"/>
        </w:rPr>
        <w:t>The</w:t>
      </w:r>
      <w:r w:rsidR="00233210">
        <w:rPr>
          <w:rFonts w:ascii="Times New Roman" w:hAnsi="Times New Roman"/>
          <w:i/>
          <w:szCs w:val="20"/>
        </w:rPr>
        <w:t xml:space="preserve"> </w:t>
      </w:r>
      <w:r w:rsidR="00DC6325" w:rsidRPr="00DC6325">
        <w:rPr>
          <w:rFonts w:ascii="Times New Roman" w:hAnsi="Times New Roman"/>
          <w:i/>
          <w:szCs w:val="20"/>
        </w:rPr>
        <w:t>delegates</w:t>
      </w:r>
      <w:r w:rsidR="00233210">
        <w:rPr>
          <w:rFonts w:ascii="Times New Roman" w:hAnsi="Times New Roman"/>
          <w:i/>
          <w:szCs w:val="20"/>
        </w:rPr>
        <w:t xml:space="preserve"> </w:t>
      </w:r>
      <w:r w:rsidRPr="000B1042">
        <w:rPr>
          <w:rFonts w:ascii="Times New Roman" w:hAnsi="Times New Roman"/>
          <w:i/>
          <w:szCs w:val="20"/>
        </w:rPr>
        <w:t>take</w:t>
      </w:r>
      <w:r w:rsidR="00233210">
        <w:rPr>
          <w:rFonts w:ascii="Times New Roman" w:hAnsi="Times New Roman"/>
          <w:i/>
          <w:szCs w:val="20"/>
        </w:rPr>
        <w:t xml:space="preserve"> </w:t>
      </w:r>
      <w:r w:rsidRPr="000B1042">
        <w:rPr>
          <w:rFonts w:ascii="Times New Roman" w:hAnsi="Times New Roman"/>
          <w:i/>
          <w:szCs w:val="20"/>
        </w:rPr>
        <w:t>note</w:t>
      </w:r>
      <w:r w:rsidR="00233210">
        <w:rPr>
          <w:rFonts w:ascii="Times New Roman" w:hAnsi="Times New Roman"/>
          <w:i/>
          <w:szCs w:val="20"/>
        </w:rPr>
        <w:t xml:space="preserve"> </w:t>
      </w:r>
      <w:r w:rsidRPr="000B1042">
        <w:rPr>
          <w:rFonts w:ascii="Times New Roman" w:hAnsi="Times New Roman"/>
          <w:i/>
          <w:szCs w:val="20"/>
        </w:rPr>
        <w:t>that</w:t>
      </w:r>
      <w:r w:rsidR="00233210">
        <w:rPr>
          <w:rFonts w:ascii="Times New Roman" w:hAnsi="Times New Roman"/>
          <w:i/>
          <w:szCs w:val="20"/>
        </w:rPr>
        <w:t xml:space="preserve"> </w:t>
      </w:r>
      <w:r w:rsidRPr="000B1042">
        <w:rPr>
          <w:rFonts w:ascii="Times New Roman" w:hAnsi="Times New Roman"/>
          <w:i/>
          <w:szCs w:val="20"/>
        </w:rPr>
        <w:t>they</w:t>
      </w:r>
      <w:r w:rsidR="00233210">
        <w:rPr>
          <w:rFonts w:ascii="Times New Roman" w:hAnsi="Times New Roman"/>
          <w:i/>
          <w:szCs w:val="20"/>
        </w:rPr>
        <w:t xml:space="preserve"> </w:t>
      </w:r>
      <w:r w:rsidRPr="000B1042">
        <w:rPr>
          <w:rFonts w:ascii="Times New Roman" w:hAnsi="Times New Roman"/>
          <w:i/>
          <w:szCs w:val="20"/>
        </w:rPr>
        <w:t>are</w:t>
      </w:r>
      <w:r w:rsidR="00233210">
        <w:rPr>
          <w:rFonts w:ascii="Times New Roman" w:hAnsi="Times New Roman"/>
          <w:i/>
          <w:szCs w:val="20"/>
        </w:rPr>
        <w:t xml:space="preserve"> </w:t>
      </w:r>
      <w:r w:rsidRPr="000B1042">
        <w:rPr>
          <w:rFonts w:ascii="Times New Roman" w:hAnsi="Times New Roman"/>
          <w:i/>
          <w:szCs w:val="20"/>
        </w:rPr>
        <w:t>hereby</w:t>
      </w:r>
      <w:r w:rsidR="00233210">
        <w:rPr>
          <w:rFonts w:ascii="Times New Roman" w:hAnsi="Times New Roman"/>
          <w:i/>
          <w:szCs w:val="20"/>
        </w:rPr>
        <w:t xml:space="preserve"> </w:t>
      </w:r>
      <w:r w:rsidRPr="000B1042">
        <w:rPr>
          <w:rFonts w:ascii="Times New Roman" w:hAnsi="Times New Roman"/>
          <w:i/>
          <w:szCs w:val="20"/>
        </w:rPr>
        <w:t>invited:</w:t>
      </w:r>
    </w:p>
    <w:p w14:paraId="18E88833" w14:textId="52998718" w:rsidR="00767A8D" w:rsidRPr="000B1042" w:rsidRDefault="00767A8D" w:rsidP="00767A8D">
      <w:pPr>
        <w:pStyle w:val="B1"/>
        <w:rPr>
          <w:rFonts w:ascii="Times New Roman" w:hAnsi="Times New Roman"/>
          <w:i/>
        </w:rPr>
      </w:pPr>
      <w:r w:rsidRPr="000B1042">
        <w:rPr>
          <w:rFonts w:ascii="Times New Roman" w:hAnsi="Times New Roman"/>
          <w:i/>
        </w:rPr>
        <w:t>-</w:t>
      </w:r>
      <w:r w:rsidRPr="000B1042">
        <w:rPr>
          <w:rFonts w:ascii="Times New Roman" w:hAnsi="Times New Roman"/>
          <w:i/>
        </w:rPr>
        <w:tab/>
        <w:t>to</w:t>
      </w:r>
      <w:r w:rsidR="00233210">
        <w:rPr>
          <w:rFonts w:ascii="Times New Roman" w:hAnsi="Times New Roman"/>
          <w:i/>
        </w:rPr>
        <w:t xml:space="preserve"> </w:t>
      </w:r>
      <w:r w:rsidRPr="000B1042">
        <w:rPr>
          <w:rFonts w:ascii="Times New Roman" w:hAnsi="Times New Roman"/>
          <w:i/>
        </w:rPr>
        <w:t>investigate</w:t>
      </w:r>
      <w:r w:rsidR="00233210">
        <w:rPr>
          <w:rFonts w:ascii="Times New Roman" w:hAnsi="Times New Roman"/>
          <w:i/>
        </w:rPr>
        <w:t xml:space="preserve"> </w:t>
      </w:r>
      <w:r w:rsidRPr="000B1042">
        <w:rPr>
          <w:rFonts w:ascii="Times New Roman" w:hAnsi="Times New Roman"/>
          <w:i/>
        </w:rPr>
        <w:t>whether</w:t>
      </w:r>
      <w:r w:rsidR="00233210">
        <w:rPr>
          <w:rFonts w:ascii="Times New Roman" w:hAnsi="Times New Roman"/>
          <w:i/>
        </w:rPr>
        <w:t xml:space="preserve"> </w:t>
      </w:r>
      <w:r w:rsidRPr="000B1042">
        <w:rPr>
          <w:rFonts w:ascii="Times New Roman" w:hAnsi="Times New Roman"/>
          <w:i/>
        </w:rPr>
        <w:t>their</w:t>
      </w:r>
      <w:r w:rsidR="00233210">
        <w:rPr>
          <w:rFonts w:ascii="Times New Roman" w:hAnsi="Times New Roman"/>
          <w:i/>
        </w:rPr>
        <w:t xml:space="preserve"> </w:t>
      </w:r>
      <w:r w:rsidRPr="000B1042">
        <w:rPr>
          <w:rFonts w:ascii="Times New Roman" w:hAnsi="Times New Roman"/>
          <w:i/>
        </w:rPr>
        <w:t>organization</w:t>
      </w:r>
      <w:r w:rsidR="00233210">
        <w:rPr>
          <w:rFonts w:ascii="Times New Roman" w:hAnsi="Times New Roman"/>
          <w:i/>
        </w:rPr>
        <w:t xml:space="preserve"> </w:t>
      </w:r>
      <w:r w:rsidRPr="000B1042">
        <w:rPr>
          <w:rFonts w:ascii="Times New Roman" w:hAnsi="Times New Roman"/>
          <w:i/>
        </w:rPr>
        <w:t>or</w:t>
      </w:r>
      <w:r w:rsidR="00233210">
        <w:rPr>
          <w:rFonts w:ascii="Times New Roman" w:hAnsi="Times New Roman"/>
          <w:i/>
        </w:rPr>
        <w:t xml:space="preserve"> </w:t>
      </w:r>
      <w:r w:rsidRPr="000B1042">
        <w:rPr>
          <w:rFonts w:ascii="Times New Roman" w:hAnsi="Times New Roman"/>
          <w:i/>
        </w:rPr>
        <w:t>any</w:t>
      </w:r>
      <w:r w:rsidR="00233210">
        <w:rPr>
          <w:rFonts w:ascii="Times New Roman" w:hAnsi="Times New Roman"/>
          <w:i/>
        </w:rPr>
        <w:t xml:space="preserve"> </w:t>
      </w:r>
      <w:r w:rsidRPr="000B1042">
        <w:rPr>
          <w:rFonts w:ascii="Times New Roman" w:hAnsi="Times New Roman"/>
          <w:i/>
        </w:rPr>
        <w:t>other</w:t>
      </w:r>
      <w:r w:rsidR="00233210">
        <w:rPr>
          <w:rFonts w:ascii="Times New Roman" w:hAnsi="Times New Roman"/>
          <w:i/>
        </w:rPr>
        <w:t xml:space="preserve"> </w:t>
      </w:r>
      <w:r w:rsidRPr="000B1042">
        <w:rPr>
          <w:rFonts w:ascii="Times New Roman" w:hAnsi="Times New Roman"/>
          <w:i/>
        </w:rPr>
        <w:t>organization</w:t>
      </w:r>
      <w:r w:rsidR="00233210">
        <w:rPr>
          <w:rFonts w:ascii="Times New Roman" w:hAnsi="Times New Roman"/>
          <w:i/>
        </w:rPr>
        <w:t xml:space="preserve"> </w:t>
      </w:r>
      <w:r w:rsidRPr="000B1042">
        <w:rPr>
          <w:rFonts w:ascii="Times New Roman" w:hAnsi="Times New Roman"/>
          <w:i/>
        </w:rPr>
        <w:t>owns</w:t>
      </w:r>
      <w:r w:rsidR="00233210">
        <w:rPr>
          <w:rFonts w:ascii="Times New Roman" w:hAnsi="Times New Roman"/>
          <w:i/>
        </w:rPr>
        <w:t xml:space="preserve"> </w:t>
      </w:r>
      <w:r w:rsidRPr="000B1042">
        <w:rPr>
          <w:rFonts w:ascii="Times New Roman" w:hAnsi="Times New Roman"/>
          <w:i/>
        </w:rPr>
        <w:t>IPRs</w:t>
      </w:r>
      <w:r w:rsidR="00233210">
        <w:rPr>
          <w:rFonts w:ascii="Times New Roman" w:hAnsi="Times New Roman"/>
          <w:i/>
        </w:rPr>
        <w:t xml:space="preserve"> </w:t>
      </w:r>
      <w:r w:rsidRPr="000B1042">
        <w:rPr>
          <w:rFonts w:ascii="Times New Roman" w:hAnsi="Times New Roman"/>
          <w:i/>
        </w:rPr>
        <w:t>which</w:t>
      </w:r>
      <w:r w:rsidR="00233210">
        <w:rPr>
          <w:rFonts w:ascii="Times New Roman" w:hAnsi="Times New Roman"/>
          <w:i/>
        </w:rPr>
        <w:t xml:space="preserve"> </w:t>
      </w:r>
      <w:r w:rsidRPr="000B1042">
        <w:rPr>
          <w:rFonts w:ascii="Times New Roman" w:hAnsi="Times New Roman"/>
          <w:i/>
        </w:rPr>
        <w:t>were,</w:t>
      </w:r>
      <w:r w:rsidR="00233210">
        <w:rPr>
          <w:rFonts w:ascii="Times New Roman" w:hAnsi="Times New Roman"/>
          <w:i/>
        </w:rPr>
        <w:t xml:space="preserve"> </w:t>
      </w:r>
      <w:r w:rsidRPr="000B1042">
        <w:rPr>
          <w:rFonts w:ascii="Times New Roman" w:hAnsi="Times New Roman"/>
          <w:i/>
        </w:rPr>
        <w:t>or</w:t>
      </w:r>
      <w:r w:rsidR="00233210">
        <w:rPr>
          <w:rFonts w:ascii="Times New Roman" w:hAnsi="Times New Roman"/>
          <w:i/>
        </w:rPr>
        <w:t xml:space="preserve"> </w:t>
      </w:r>
      <w:r w:rsidRPr="000B1042">
        <w:rPr>
          <w:rFonts w:ascii="Times New Roman" w:hAnsi="Times New Roman"/>
          <w:i/>
        </w:rPr>
        <w:t>were</w:t>
      </w:r>
      <w:r w:rsidR="00233210">
        <w:rPr>
          <w:rFonts w:ascii="Times New Roman" w:hAnsi="Times New Roman"/>
          <w:i/>
        </w:rPr>
        <w:t xml:space="preserve"> </w:t>
      </w:r>
      <w:r w:rsidRPr="000B1042">
        <w:rPr>
          <w:rFonts w:ascii="Times New Roman" w:hAnsi="Times New Roman"/>
          <w:i/>
        </w:rPr>
        <w:t>likely</w:t>
      </w:r>
      <w:r w:rsidR="00233210">
        <w:rPr>
          <w:rFonts w:ascii="Times New Roman" w:hAnsi="Times New Roman"/>
          <w:i/>
        </w:rPr>
        <w:t xml:space="preserve"> </w:t>
      </w:r>
      <w:r w:rsidRPr="000B1042">
        <w:rPr>
          <w:rFonts w:ascii="Times New Roman" w:hAnsi="Times New Roman"/>
          <w:i/>
        </w:rPr>
        <w:t>to</w:t>
      </w:r>
      <w:r w:rsidR="00233210">
        <w:rPr>
          <w:rFonts w:ascii="Times New Roman" w:hAnsi="Times New Roman"/>
          <w:i/>
        </w:rPr>
        <w:t xml:space="preserve"> </w:t>
      </w:r>
      <w:r w:rsidRPr="000B1042">
        <w:rPr>
          <w:rFonts w:ascii="Times New Roman" w:hAnsi="Times New Roman"/>
          <w:i/>
        </w:rPr>
        <w:t>become</w:t>
      </w:r>
      <w:r w:rsidR="00233210">
        <w:rPr>
          <w:rFonts w:ascii="Times New Roman" w:hAnsi="Times New Roman"/>
          <w:i/>
        </w:rPr>
        <w:t xml:space="preserve"> </w:t>
      </w:r>
      <w:r w:rsidRPr="000B1042">
        <w:rPr>
          <w:rFonts w:ascii="Times New Roman" w:hAnsi="Times New Roman"/>
          <w:i/>
        </w:rPr>
        <w:t>Essential</w:t>
      </w:r>
      <w:r w:rsidR="00233210">
        <w:rPr>
          <w:rFonts w:ascii="Times New Roman" w:hAnsi="Times New Roman"/>
          <w:i/>
        </w:rPr>
        <w:t xml:space="preserve"> </w:t>
      </w:r>
      <w:r w:rsidRPr="000B1042">
        <w:rPr>
          <w:rFonts w:ascii="Times New Roman" w:hAnsi="Times New Roman"/>
          <w:i/>
        </w:rPr>
        <w:t>in</w:t>
      </w:r>
      <w:r w:rsidR="00233210">
        <w:rPr>
          <w:rFonts w:ascii="Times New Roman" w:hAnsi="Times New Roman"/>
          <w:i/>
        </w:rPr>
        <w:t xml:space="preserve"> </w:t>
      </w:r>
      <w:r w:rsidRPr="000B1042">
        <w:rPr>
          <w:rFonts w:ascii="Times New Roman" w:hAnsi="Times New Roman"/>
          <w:i/>
        </w:rPr>
        <w:t>respect</w:t>
      </w:r>
      <w:r w:rsidR="00233210">
        <w:rPr>
          <w:rFonts w:ascii="Times New Roman" w:hAnsi="Times New Roman"/>
          <w:i/>
        </w:rPr>
        <w:t xml:space="preserve"> </w:t>
      </w:r>
      <w:r w:rsidRPr="000B1042">
        <w:rPr>
          <w:rFonts w:ascii="Times New Roman" w:hAnsi="Times New Roman"/>
          <w:i/>
        </w:rPr>
        <w:t>of</w:t>
      </w:r>
      <w:r w:rsidR="00233210">
        <w:rPr>
          <w:rFonts w:ascii="Times New Roman" w:hAnsi="Times New Roman"/>
          <w:i/>
        </w:rPr>
        <w:t xml:space="preserve"> </w:t>
      </w:r>
      <w:r w:rsidRPr="000B1042">
        <w:rPr>
          <w:rFonts w:ascii="Times New Roman" w:hAnsi="Times New Roman"/>
          <w:i/>
        </w:rPr>
        <w:t>the</w:t>
      </w:r>
      <w:r w:rsidR="00233210">
        <w:rPr>
          <w:rFonts w:ascii="Times New Roman" w:hAnsi="Times New Roman"/>
          <w:i/>
        </w:rPr>
        <w:t xml:space="preserve"> </w:t>
      </w:r>
      <w:r w:rsidRPr="000B1042">
        <w:rPr>
          <w:rFonts w:ascii="Times New Roman" w:hAnsi="Times New Roman"/>
          <w:i/>
        </w:rPr>
        <w:t>work</w:t>
      </w:r>
      <w:r w:rsidR="00233210">
        <w:rPr>
          <w:rFonts w:ascii="Times New Roman" w:hAnsi="Times New Roman"/>
          <w:i/>
        </w:rPr>
        <w:t xml:space="preserve"> </w:t>
      </w:r>
      <w:r w:rsidRPr="000B1042">
        <w:rPr>
          <w:rFonts w:ascii="Times New Roman" w:hAnsi="Times New Roman"/>
          <w:i/>
        </w:rPr>
        <w:t>of</w:t>
      </w:r>
      <w:r w:rsidR="00233210">
        <w:rPr>
          <w:rFonts w:ascii="Times New Roman" w:hAnsi="Times New Roman"/>
          <w:i/>
        </w:rPr>
        <w:t xml:space="preserve"> </w:t>
      </w:r>
      <w:r w:rsidRPr="000B1042">
        <w:rPr>
          <w:rFonts w:ascii="Times New Roman" w:hAnsi="Times New Roman"/>
          <w:i/>
        </w:rPr>
        <w:t>3GPP.</w:t>
      </w:r>
    </w:p>
    <w:p w14:paraId="0137D8D5" w14:textId="4BF9E45F" w:rsidR="00DC6325" w:rsidRDefault="00767A8D" w:rsidP="00767A8D">
      <w:pPr>
        <w:pStyle w:val="B1"/>
        <w:rPr>
          <w:rFonts w:ascii="Times New Roman" w:hAnsi="Times New Roman"/>
          <w:i/>
        </w:rPr>
      </w:pPr>
      <w:r w:rsidRPr="000B1042">
        <w:rPr>
          <w:rFonts w:ascii="Times New Roman" w:hAnsi="Times New Roman"/>
          <w:i/>
        </w:rPr>
        <w:t>-</w:t>
      </w:r>
      <w:r w:rsidRPr="000B1042">
        <w:rPr>
          <w:rFonts w:ascii="Times New Roman" w:hAnsi="Times New Roman"/>
          <w:i/>
        </w:rPr>
        <w:tab/>
        <w:t>to</w:t>
      </w:r>
      <w:r w:rsidR="00233210">
        <w:rPr>
          <w:rFonts w:ascii="Times New Roman" w:hAnsi="Times New Roman"/>
          <w:i/>
        </w:rPr>
        <w:t xml:space="preserve"> </w:t>
      </w:r>
      <w:r w:rsidRPr="000B1042">
        <w:rPr>
          <w:rFonts w:ascii="Times New Roman" w:hAnsi="Times New Roman"/>
          <w:i/>
        </w:rPr>
        <w:t>notify</w:t>
      </w:r>
      <w:r w:rsidR="00233210">
        <w:rPr>
          <w:rFonts w:ascii="Times New Roman" w:hAnsi="Times New Roman"/>
          <w:i/>
        </w:rPr>
        <w:t xml:space="preserve"> </w:t>
      </w:r>
      <w:r w:rsidRPr="000B1042">
        <w:rPr>
          <w:rFonts w:ascii="Times New Roman" w:hAnsi="Times New Roman"/>
          <w:i/>
        </w:rPr>
        <w:t>their</w:t>
      </w:r>
      <w:r w:rsidR="00233210">
        <w:rPr>
          <w:rFonts w:ascii="Times New Roman" w:hAnsi="Times New Roman"/>
          <w:i/>
        </w:rPr>
        <w:t xml:space="preserve"> </w:t>
      </w:r>
      <w:r w:rsidRPr="000B1042">
        <w:rPr>
          <w:rFonts w:ascii="Times New Roman" w:hAnsi="Times New Roman"/>
          <w:i/>
        </w:rPr>
        <w:t>respective</w:t>
      </w:r>
      <w:r w:rsidR="00233210">
        <w:rPr>
          <w:rFonts w:ascii="Times New Roman" w:hAnsi="Times New Roman"/>
          <w:i/>
        </w:rPr>
        <w:t xml:space="preserve"> </w:t>
      </w:r>
      <w:r w:rsidRPr="000B1042">
        <w:rPr>
          <w:rFonts w:ascii="Times New Roman" w:hAnsi="Times New Roman"/>
          <w:i/>
        </w:rPr>
        <w:t>Organizational</w:t>
      </w:r>
      <w:r w:rsidR="00233210">
        <w:rPr>
          <w:rFonts w:ascii="Times New Roman" w:hAnsi="Times New Roman"/>
          <w:i/>
        </w:rPr>
        <w:t xml:space="preserve"> </w:t>
      </w:r>
      <w:r w:rsidRPr="000B1042">
        <w:rPr>
          <w:rFonts w:ascii="Times New Roman" w:hAnsi="Times New Roman"/>
          <w:i/>
        </w:rPr>
        <w:t>Partners</w:t>
      </w:r>
      <w:r w:rsidR="00233210">
        <w:rPr>
          <w:rFonts w:ascii="Times New Roman" w:hAnsi="Times New Roman"/>
          <w:i/>
        </w:rPr>
        <w:t xml:space="preserve"> </w:t>
      </w:r>
      <w:r w:rsidRPr="000B1042">
        <w:rPr>
          <w:rFonts w:ascii="Times New Roman" w:hAnsi="Times New Roman"/>
          <w:i/>
        </w:rPr>
        <w:t>of</w:t>
      </w:r>
      <w:r w:rsidR="00233210">
        <w:rPr>
          <w:rFonts w:ascii="Times New Roman" w:hAnsi="Times New Roman"/>
          <w:i/>
        </w:rPr>
        <w:t xml:space="preserve"> </w:t>
      </w:r>
      <w:r w:rsidRPr="000B1042">
        <w:rPr>
          <w:rFonts w:ascii="Times New Roman" w:hAnsi="Times New Roman"/>
          <w:i/>
        </w:rPr>
        <w:t>all</w:t>
      </w:r>
      <w:r w:rsidR="00233210">
        <w:rPr>
          <w:rFonts w:ascii="Times New Roman" w:hAnsi="Times New Roman"/>
          <w:i/>
        </w:rPr>
        <w:t xml:space="preserve"> </w:t>
      </w:r>
      <w:r w:rsidRPr="000B1042">
        <w:rPr>
          <w:rFonts w:ascii="Times New Roman" w:hAnsi="Times New Roman"/>
          <w:i/>
        </w:rPr>
        <w:t>potential</w:t>
      </w:r>
      <w:r w:rsidR="00233210">
        <w:rPr>
          <w:rFonts w:ascii="Times New Roman" w:hAnsi="Times New Roman"/>
          <w:i/>
        </w:rPr>
        <w:t xml:space="preserve"> </w:t>
      </w:r>
      <w:r w:rsidRPr="000B1042">
        <w:rPr>
          <w:rFonts w:ascii="Times New Roman" w:hAnsi="Times New Roman"/>
          <w:i/>
        </w:rPr>
        <w:t>IPRs,</w:t>
      </w:r>
      <w:r w:rsidR="00233210">
        <w:rPr>
          <w:rFonts w:ascii="Times New Roman" w:hAnsi="Times New Roman"/>
          <w:i/>
        </w:rPr>
        <w:t xml:space="preserve"> </w:t>
      </w:r>
      <w:r w:rsidRPr="000B1042">
        <w:rPr>
          <w:rFonts w:ascii="Times New Roman" w:hAnsi="Times New Roman"/>
          <w:i/>
        </w:rPr>
        <w:t>e.g.,</w:t>
      </w:r>
      <w:r w:rsidR="00233210">
        <w:rPr>
          <w:rFonts w:ascii="Times New Roman" w:hAnsi="Times New Roman"/>
          <w:i/>
        </w:rPr>
        <w:t xml:space="preserve"> </w:t>
      </w:r>
      <w:r w:rsidRPr="000B1042">
        <w:rPr>
          <w:rFonts w:ascii="Times New Roman" w:hAnsi="Times New Roman"/>
          <w:i/>
        </w:rPr>
        <w:t>for</w:t>
      </w:r>
      <w:r w:rsidR="00233210">
        <w:rPr>
          <w:rFonts w:ascii="Times New Roman" w:hAnsi="Times New Roman"/>
          <w:i/>
        </w:rPr>
        <w:t xml:space="preserve"> </w:t>
      </w:r>
      <w:r w:rsidRPr="000B1042">
        <w:rPr>
          <w:rFonts w:ascii="Times New Roman" w:hAnsi="Times New Roman"/>
          <w:i/>
        </w:rPr>
        <w:t>ETSI,</w:t>
      </w:r>
      <w:r w:rsidR="00233210">
        <w:rPr>
          <w:rFonts w:ascii="Times New Roman" w:hAnsi="Times New Roman"/>
          <w:i/>
        </w:rPr>
        <w:t xml:space="preserve"> </w:t>
      </w:r>
      <w:r w:rsidRPr="000B1042">
        <w:rPr>
          <w:rFonts w:ascii="Times New Roman" w:hAnsi="Times New Roman"/>
          <w:i/>
        </w:rPr>
        <w:t>by</w:t>
      </w:r>
      <w:r w:rsidR="00233210">
        <w:rPr>
          <w:rFonts w:ascii="Times New Roman" w:hAnsi="Times New Roman"/>
          <w:i/>
        </w:rPr>
        <w:t xml:space="preserve"> </w:t>
      </w:r>
      <w:r w:rsidRPr="000B1042">
        <w:rPr>
          <w:rFonts w:ascii="Times New Roman" w:hAnsi="Times New Roman"/>
          <w:i/>
        </w:rPr>
        <w:t>means</w:t>
      </w:r>
      <w:r w:rsidR="00233210">
        <w:rPr>
          <w:rFonts w:ascii="Times New Roman" w:hAnsi="Times New Roman"/>
          <w:i/>
        </w:rPr>
        <w:t xml:space="preserve"> </w:t>
      </w:r>
      <w:r w:rsidRPr="000B1042">
        <w:rPr>
          <w:rFonts w:ascii="Times New Roman" w:hAnsi="Times New Roman"/>
          <w:i/>
        </w:rPr>
        <w:t>of</w:t>
      </w:r>
      <w:r w:rsidR="00233210">
        <w:rPr>
          <w:rFonts w:ascii="Times New Roman" w:hAnsi="Times New Roman"/>
          <w:i/>
        </w:rPr>
        <w:t xml:space="preserve"> </w:t>
      </w:r>
      <w:r w:rsidRPr="000B1042">
        <w:rPr>
          <w:rFonts w:ascii="Times New Roman" w:hAnsi="Times New Roman"/>
          <w:i/>
        </w:rPr>
        <w:t>the</w:t>
      </w:r>
      <w:r w:rsidR="00233210">
        <w:rPr>
          <w:rFonts w:ascii="Times New Roman" w:hAnsi="Times New Roman"/>
          <w:i/>
        </w:rPr>
        <w:t xml:space="preserve"> </w:t>
      </w:r>
      <w:r w:rsidRPr="000B1042">
        <w:rPr>
          <w:rFonts w:ascii="Times New Roman" w:hAnsi="Times New Roman"/>
          <w:i/>
        </w:rPr>
        <w:t>IPR</w:t>
      </w:r>
      <w:r w:rsidR="00233210">
        <w:rPr>
          <w:rFonts w:ascii="Times New Roman" w:hAnsi="Times New Roman"/>
          <w:i/>
        </w:rPr>
        <w:t xml:space="preserve"> </w:t>
      </w:r>
      <w:r w:rsidRPr="000B1042">
        <w:rPr>
          <w:rFonts w:ascii="Times New Roman" w:hAnsi="Times New Roman"/>
          <w:i/>
        </w:rPr>
        <w:t>Information</w:t>
      </w:r>
      <w:r w:rsidR="00233210">
        <w:rPr>
          <w:rFonts w:ascii="Times New Roman" w:hAnsi="Times New Roman"/>
          <w:i/>
        </w:rPr>
        <w:t xml:space="preserve"> </w:t>
      </w:r>
      <w:r w:rsidRPr="000B1042">
        <w:rPr>
          <w:rFonts w:ascii="Times New Roman" w:hAnsi="Times New Roman"/>
          <w:i/>
        </w:rPr>
        <w:t>Statement</w:t>
      </w:r>
      <w:r w:rsidR="00233210">
        <w:rPr>
          <w:rFonts w:ascii="Times New Roman" w:hAnsi="Times New Roman"/>
          <w:i/>
        </w:rPr>
        <w:t xml:space="preserve"> </w:t>
      </w:r>
      <w:r w:rsidRPr="000B1042">
        <w:rPr>
          <w:rFonts w:ascii="Times New Roman" w:hAnsi="Times New Roman"/>
          <w:i/>
        </w:rPr>
        <w:t>and</w:t>
      </w:r>
      <w:r w:rsidR="00233210">
        <w:rPr>
          <w:rFonts w:ascii="Times New Roman" w:hAnsi="Times New Roman"/>
          <w:i/>
        </w:rPr>
        <w:t xml:space="preserve"> </w:t>
      </w:r>
      <w:r w:rsidRPr="000B1042">
        <w:rPr>
          <w:rFonts w:ascii="Times New Roman" w:hAnsi="Times New Roman"/>
          <w:i/>
        </w:rPr>
        <w:t>the</w:t>
      </w:r>
      <w:r w:rsidR="00233210">
        <w:rPr>
          <w:rFonts w:ascii="Times New Roman" w:hAnsi="Times New Roman"/>
          <w:i/>
        </w:rPr>
        <w:t xml:space="preserve"> </w:t>
      </w:r>
      <w:r w:rsidRPr="000B1042">
        <w:rPr>
          <w:rFonts w:ascii="Times New Roman" w:hAnsi="Times New Roman"/>
          <w:i/>
        </w:rPr>
        <w:t>Licensing</w:t>
      </w:r>
      <w:r w:rsidR="00233210">
        <w:rPr>
          <w:rFonts w:ascii="Times New Roman" w:hAnsi="Times New Roman"/>
          <w:i/>
        </w:rPr>
        <w:t xml:space="preserve"> </w:t>
      </w:r>
      <w:r w:rsidRPr="000B1042">
        <w:rPr>
          <w:rFonts w:ascii="Times New Roman" w:hAnsi="Times New Roman"/>
          <w:i/>
        </w:rPr>
        <w:t>declaration</w:t>
      </w:r>
      <w:r w:rsidR="00233210">
        <w:rPr>
          <w:rFonts w:ascii="Times New Roman" w:hAnsi="Times New Roman"/>
          <w:i/>
        </w:rPr>
        <w:t xml:space="preserve"> </w:t>
      </w:r>
      <w:r w:rsidRPr="000B1042">
        <w:rPr>
          <w:rFonts w:ascii="Times New Roman" w:hAnsi="Times New Roman"/>
          <w:i/>
        </w:rPr>
        <w:t>forms</w:t>
      </w:r>
      <w:r w:rsidR="00233210">
        <w:rPr>
          <w:rFonts w:ascii="Times New Roman" w:hAnsi="Times New Roman"/>
          <w:i/>
        </w:rPr>
        <w:t xml:space="preserve"> </w:t>
      </w:r>
      <w:r w:rsidRPr="000B1042">
        <w:rPr>
          <w:rFonts w:ascii="Times New Roman" w:hAnsi="Times New Roman"/>
          <w:i/>
        </w:rPr>
        <w:t>(e.g.</w:t>
      </w:r>
      <w:r w:rsidR="00233210">
        <w:rPr>
          <w:rFonts w:ascii="Times New Roman" w:hAnsi="Times New Roman"/>
          <w:i/>
        </w:rPr>
        <w:t xml:space="preserve"> </w:t>
      </w:r>
      <w:r w:rsidRPr="000B1042">
        <w:rPr>
          <w:rFonts w:ascii="Times New Roman" w:hAnsi="Times New Roman"/>
          <w:i/>
        </w:rPr>
        <w:t>see</w:t>
      </w:r>
      <w:r w:rsidR="00233210">
        <w:rPr>
          <w:rFonts w:ascii="Times New Roman" w:hAnsi="Times New Roman"/>
          <w:i/>
        </w:rPr>
        <w:t xml:space="preserve"> </w:t>
      </w:r>
      <w:r w:rsidRPr="000B1042">
        <w:rPr>
          <w:rFonts w:ascii="Times New Roman" w:hAnsi="Times New Roman"/>
          <w:i/>
        </w:rPr>
        <w:t>the</w:t>
      </w:r>
      <w:r w:rsidR="00233210">
        <w:rPr>
          <w:rFonts w:ascii="Times New Roman" w:hAnsi="Times New Roman"/>
          <w:i/>
        </w:rPr>
        <w:t xml:space="preserve"> </w:t>
      </w:r>
      <w:r w:rsidRPr="000B1042">
        <w:rPr>
          <w:rFonts w:ascii="Times New Roman" w:hAnsi="Times New Roman"/>
          <w:i/>
        </w:rPr>
        <w:t>ETSI</w:t>
      </w:r>
      <w:r w:rsidR="00233210">
        <w:rPr>
          <w:rFonts w:ascii="Times New Roman" w:hAnsi="Times New Roman"/>
          <w:i/>
        </w:rPr>
        <w:t xml:space="preserve"> </w:t>
      </w:r>
      <w:r w:rsidRPr="000B1042">
        <w:rPr>
          <w:rFonts w:ascii="Times New Roman" w:hAnsi="Times New Roman"/>
          <w:i/>
        </w:rPr>
        <w:t>IPR</w:t>
      </w:r>
      <w:r w:rsidR="00233210">
        <w:rPr>
          <w:rFonts w:ascii="Times New Roman" w:hAnsi="Times New Roman"/>
          <w:i/>
        </w:rPr>
        <w:t xml:space="preserve"> </w:t>
      </w:r>
      <w:r w:rsidRPr="000B1042">
        <w:rPr>
          <w:rFonts w:ascii="Times New Roman" w:hAnsi="Times New Roman"/>
          <w:i/>
        </w:rPr>
        <w:t>forms</w:t>
      </w:r>
      <w:r w:rsidR="00233210">
        <w:rPr>
          <w:rFonts w:ascii="Times New Roman" w:hAnsi="Times New Roman"/>
          <w:i/>
        </w:rPr>
        <w:t xml:space="preserve"> </w:t>
      </w:r>
      <w:hyperlink r:id="rId10" w:history="1">
        <w:r w:rsidR="00E568EA" w:rsidRPr="00FB3E42">
          <w:rPr>
            <w:rStyle w:val="Hyperlink"/>
            <w:rFonts w:ascii="Times New Roman" w:hAnsi="Times New Roman"/>
            <w:i/>
          </w:rPr>
          <w:t>https://www.etsi.org/intellectual-property-rights/ipr</w:t>
        </w:r>
      </w:hyperlink>
      <w:r w:rsidR="00233210">
        <w:rPr>
          <w:rFonts w:ascii="Times New Roman" w:hAnsi="Times New Roman"/>
          <w:i/>
        </w:rPr>
        <w:t xml:space="preserve"> </w:t>
      </w:r>
      <w:r w:rsidRPr="000B1042">
        <w:rPr>
          <w:rFonts w:ascii="Times New Roman" w:hAnsi="Times New Roman"/>
          <w:i/>
        </w:rPr>
        <w:t>).</w:t>
      </w:r>
    </w:p>
    <w:p w14:paraId="6B762099" w14:textId="1B80A988" w:rsidR="00951DA4" w:rsidRPr="00951DA4" w:rsidRDefault="00951DA4" w:rsidP="00951DA4">
      <w:pPr>
        <w:rPr>
          <w:i/>
        </w:rPr>
      </w:pPr>
      <w:r w:rsidRPr="00951DA4">
        <w:rPr>
          <w:i/>
        </w:rPr>
        <w:t>More</w:t>
      </w:r>
      <w:r w:rsidR="00233210">
        <w:rPr>
          <w:i/>
        </w:rPr>
        <w:t xml:space="preserve"> </w:t>
      </w:r>
      <w:r w:rsidRPr="00951DA4">
        <w:rPr>
          <w:i/>
        </w:rPr>
        <w:t>information</w:t>
      </w:r>
      <w:r w:rsidR="00233210">
        <w:rPr>
          <w:i/>
        </w:rPr>
        <w:t xml:space="preserve"> </w:t>
      </w:r>
      <w:r w:rsidRPr="00951DA4">
        <w:rPr>
          <w:i/>
        </w:rPr>
        <w:t>is</w:t>
      </w:r>
      <w:r w:rsidR="00233210">
        <w:rPr>
          <w:i/>
        </w:rPr>
        <w:t xml:space="preserve"> </w:t>
      </w:r>
      <w:r w:rsidRPr="00951DA4">
        <w:rPr>
          <w:i/>
        </w:rPr>
        <w:t>available</w:t>
      </w:r>
      <w:r w:rsidR="00233210">
        <w:rPr>
          <w:i/>
        </w:rPr>
        <w:t xml:space="preserve"> </w:t>
      </w:r>
      <w:r w:rsidRPr="00951DA4">
        <w:rPr>
          <w:i/>
        </w:rPr>
        <w:t>via</w:t>
      </w:r>
      <w:r w:rsidR="00233210">
        <w:rPr>
          <w:i/>
        </w:rPr>
        <w:t xml:space="preserve"> </w:t>
      </w:r>
      <w:r w:rsidRPr="00951DA4">
        <w:rPr>
          <w:i/>
        </w:rPr>
        <w:t>the</w:t>
      </w:r>
      <w:r w:rsidR="00233210">
        <w:rPr>
          <w:i/>
        </w:rPr>
        <w:t xml:space="preserve"> </w:t>
      </w:r>
      <w:r w:rsidRPr="00951DA4">
        <w:rPr>
          <w:i/>
        </w:rPr>
        <w:t>“Legal”</w:t>
      </w:r>
      <w:r w:rsidR="00233210">
        <w:rPr>
          <w:i/>
        </w:rPr>
        <w:t xml:space="preserve"> </w:t>
      </w:r>
      <w:r w:rsidRPr="00951DA4">
        <w:rPr>
          <w:i/>
        </w:rPr>
        <w:t>page</w:t>
      </w:r>
      <w:r w:rsidR="00233210">
        <w:rPr>
          <w:i/>
        </w:rPr>
        <w:t xml:space="preserve"> </w:t>
      </w:r>
      <w:r w:rsidRPr="00951DA4">
        <w:rPr>
          <w:i/>
        </w:rPr>
        <w:t>on</w:t>
      </w:r>
      <w:r w:rsidR="00233210">
        <w:rPr>
          <w:i/>
        </w:rPr>
        <w:t xml:space="preserve"> </w:t>
      </w:r>
      <w:r w:rsidRPr="00951DA4">
        <w:rPr>
          <w:i/>
        </w:rPr>
        <w:t>the</w:t>
      </w:r>
      <w:r w:rsidR="00233210">
        <w:rPr>
          <w:i/>
        </w:rPr>
        <w:t xml:space="preserve"> </w:t>
      </w:r>
      <w:r w:rsidRPr="00951DA4">
        <w:rPr>
          <w:i/>
        </w:rPr>
        <w:t>web</w:t>
      </w:r>
      <w:r w:rsidR="00233210">
        <w:rPr>
          <w:i/>
        </w:rPr>
        <w:t xml:space="preserve"> </w:t>
      </w:r>
      <w:r w:rsidRPr="00951DA4">
        <w:rPr>
          <w:i/>
        </w:rPr>
        <w:t>site:</w:t>
      </w:r>
      <w:r w:rsidR="00233210">
        <w:rPr>
          <w:i/>
        </w:rPr>
        <w:t xml:space="preserve"> </w:t>
      </w:r>
      <w:hyperlink r:id="rId11" w:history="1">
        <w:r w:rsidRPr="00951DA4">
          <w:rPr>
            <w:rStyle w:val="Hyperlink"/>
            <w:i/>
          </w:rPr>
          <w:t>https://www.3gpp.org/about-3gpp/legal-matters</w:t>
        </w:r>
      </w:hyperlink>
      <w:r w:rsidR="00233210">
        <w:rPr>
          <w:i/>
        </w:rPr>
        <w:t xml:space="preserve"> </w:t>
      </w:r>
      <w:r w:rsidRPr="00951DA4">
        <w:rPr>
          <w:i/>
        </w:rPr>
        <w:t>.</w:t>
      </w:r>
    </w:p>
    <w:p w14:paraId="0CB454EC" w14:textId="51ED047F" w:rsidR="007440DD" w:rsidRPr="000B1042" w:rsidRDefault="007440DD" w:rsidP="00F53049">
      <w:pPr>
        <w:pStyle w:val="Heading2"/>
      </w:pPr>
      <w:bookmarkStart w:id="4" w:name="_Toc98334364"/>
      <w:r w:rsidRPr="000B1042">
        <w:t>Competition</w:t>
      </w:r>
      <w:r w:rsidR="00233210">
        <w:t xml:space="preserve"> </w:t>
      </w:r>
      <w:r w:rsidRPr="000B1042">
        <w:t>law</w:t>
      </w:r>
      <w:r w:rsidR="00233210">
        <w:t xml:space="preserve"> </w:t>
      </w:r>
      <w:r w:rsidRPr="000B1042">
        <w:t>statement</w:t>
      </w:r>
      <w:bookmarkEnd w:id="4"/>
    </w:p>
    <w:p w14:paraId="39E1506B" w14:textId="3F6D4098" w:rsidR="007440DD" w:rsidRPr="000B1042" w:rsidRDefault="007440DD" w:rsidP="007440DD">
      <w:pPr>
        <w:spacing w:line="270" w:lineRule="atLeast"/>
        <w:rPr>
          <w:rFonts w:ascii="Times New Roman" w:eastAsia="Times New Roman" w:hAnsi="Times New Roman"/>
          <w:i/>
          <w:kern w:val="2"/>
          <w:szCs w:val="20"/>
          <w:lang w:eastAsia="en-GB"/>
        </w:rPr>
      </w:pPr>
      <w:r w:rsidRPr="000B1042">
        <w:rPr>
          <w:rFonts w:ascii="Times New Roman" w:eastAsia="MS Mincho" w:hAnsi="Times New Roman"/>
          <w:i/>
          <w:kern w:val="2"/>
          <w:szCs w:val="20"/>
        </w:rPr>
        <w:t>The</w:t>
      </w:r>
      <w:r w:rsidR="00233210">
        <w:rPr>
          <w:rFonts w:ascii="Times New Roman" w:eastAsia="MS Mincho" w:hAnsi="Times New Roman"/>
          <w:i/>
          <w:kern w:val="2"/>
          <w:szCs w:val="20"/>
        </w:rPr>
        <w:t xml:space="preserve"> </w:t>
      </w:r>
      <w:r w:rsidR="00E757C7">
        <w:rPr>
          <w:rFonts w:ascii="Times New Roman" w:eastAsia="MS Mincho" w:hAnsi="Times New Roman"/>
          <w:i/>
          <w:kern w:val="2"/>
          <w:szCs w:val="20"/>
        </w:rPr>
        <w:t>Chair</w:t>
      </w:r>
      <w:r w:rsidR="00233210">
        <w:rPr>
          <w:rFonts w:ascii="Times New Roman" w:eastAsia="MS Mincho" w:hAnsi="Times New Roman"/>
          <w:i/>
          <w:kern w:val="2"/>
          <w:szCs w:val="20"/>
        </w:rPr>
        <w:t xml:space="preserve"> </w:t>
      </w:r>
      <w:r w:rsidRPr="000B1042">
        <w:rPr>
          <w:rFonts w:ascii="Times New Roman" w:eastAsia="MS Mincho" w:hAnsi="Times New Roman"/>
          <w:i/>
          <w:kern w:val="2"/>
          <w:szCs w:val="20"/>
        </w:rPr>
        <w:t>also</w:t>
      </w:r>
      <w:r w:rsidR="00233210">
        <w:rPr>
          <w:rFonts w:ascii="Times New Roman" w:eastAsia="MS Mincho" w:hAnsi="Times New Roman"/>
          <w:i/>
          <w:kern w:val="2"/>
          <w:szCs w:val="20"/>
        </w:rPr>
        <w:t xml:space="preserve"> </w:t>
      </w:r>
      <w:r w:rsidRPr="000B1042">
        <w:rPr>
          <w:rFonts w:ascii="Times New Roman" w:eastAsia="MS Mincho" w:hAnsi="Times New Roman"/>
          <w:i/>
          <w:kern w:val="2"/>
          <w:szCs w:val="20"/>
        </w:rPr>
        <w:t>drew</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Member’s</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attention</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to</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the</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fact</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that</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3GPP</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activities</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are</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subject</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to</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antitrust</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and</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competition</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laws</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and</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that</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compliance</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with</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said</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laws</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is</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therefore</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required</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of</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any</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participant</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of</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this</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WG</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meeting</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including</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the</w:t>
      </w:r>
      <w:r w:rsidR="00233210">
        <w:rPr>
          <w:rFonts w:ascii="Times New Roman" w:eastAsia="Times New Roman" w:hAnsi="Times New Roman"/>
          <w:i/>
          <w:kern w:val="2"/>
          <w:szCs w:val="20"/>
          <w:lang w:eastAsia="en-GB"/>
        </w:rPr>
        <w:t xml:space="preserve"> </w:t>
      </w:r>
      <w:r w:rsidR="00E757C7">
        <w:rPr>
          <w:rFonts w:ascii="Times New Roman" w:eastAsia="Times New Roman" w:hAnsi="Times New Roman"/>
          <w:i/>
          <w:kern w:val="2"/>
          <w:szCs w:val="20"/>
          <w:lang w:eastAsia="en-GB"/>
        </w:rPr>
        <w:t>Chair</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and</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Vice</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Chair</w:t>
      </w:r>
      <w:r w:rsidR="00E757C7">
        <w:rPr>
          <w:rFonts w:ascii="Times New Roman" w:eastAsia="Times New Roman" w:hAnsi="Times New Roman"/>
          <w:i/>
          <w:kern w:val="2"/>
          <w:szCs w:val="20"/>
          <w:lang w:eastAsia="en-GB"/>
        </w:rPr>
        <w:t>s</w:t>
      </w:r>
      <w:r w:rsidRPr="000B1042">
        <w:rPr>
          <w:rFonts w:ascii="Times New Roman" w:eastAsia="Times New Roman" w:hAnsi="Times New Roman"/>
          <w:i/>
          <w:kern w:val="2"/>
          <w:szCs w:val="20"/>
          <w:lang w:eastAsia="en-GB"/>
        </w:rPr>
        <w:t>.</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In</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case</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of</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question,</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please</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contact</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your</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legal</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counsel.</w:t>
      </w:r>
    </w:p>
    <w:p w14:paraId="13D6F8DB" w14:textId="3AE6BC16" w:rsidR="007440DD" w:rsidRPr="000B1042" w:rsidRDefault="007440DD" w:rsidP="007440DD">
      <w:pPr>
        <w:spacing w:line="270" w:lineRule="atLeast"/>
        <w:rPr>
          <w:rFonts w:ascii="Times New Roman" w:eastAsia="Times New Roman" w:hAnsi="Times New Roman"/>
          <w:i/>
          <w:kern w:val="2"/>
          <w:szCs w:val="20"/>
          <w:lang w:eastAsia="en-GB"/>
        </w:rPr>
      </w:pPr>
      <w:r w:rsidRPr="000B1042">
        <w:rPr>
          <w:rFonts w:ascii="Times New Roman" w:eastAsia="Times New Roman" w:hAnsi="Times New Roman"/>
          <w:i/>
          <w:kern w:val="2"/>
          <w:szCs w:val="20"/>
          <w:lang w:eastAsia="en-GB"/>
        </w:rPr>
        <w:t>The</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present</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meeting</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will</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be</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conducted</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with</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strict</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impartiality</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and</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in</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the</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interests</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of</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3GPP.</w:t>
      </w:r>
    </w:p>
    <w:p w14:paraId="7D2A9894" w14:textId="7F1A53A0" w:rsidR="007440DD" w:rsidRPr="000B1042" w:rsidRDefault="007440DD" w:rsidP="007440DD">
      <w:pPr>
        <w:spacing w:line="270" w:lineRule="atLeast"/>
        <w:rPr>
          <w:rFonts w:ascii="Times New Roman" w:eastAsia="Times New Roman" w:hAnsi="Times New Roman"/>
          <w:i/>
          <w:kern w:val="2"/>
          <w:szCs w:val="20"/>
          <w:lang w:eastAsia="en-GB"/>
        </w:rPr>
      </w:pPr>
      <w:r w:rsidRPr="000B1042">
        <w:rPr>
          <w:rFonts w:ascii="Times New Roman" w:eastAsia="Times New Roman" w:hAnsi="Times New Roman"/>
          <w:i/>
          <w:kern w:val="2"/>
          <w:szCs w:val="20"/>
          <w:lang w:eastAsia="en-GB"/>
        </w:rPr>
        <w:t>Furthermore,</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the</w:t>
      </w:r>
      <w:r w:rsidR="00233210">
        <w:rPr>
          <w:rFonts w:ascii="Times New Roman" w:eastAsia="Times New Roman" w:hAnsi="Times New Roman"/>
          <w:i/>
          <w:kern w:val="2"/>
          <w:szCs w:val="20"/>
          <w:lang w:eastAsia="en-GB"/>
        </w:rPr>
        <w:t xml:space="preserve"> </w:t>
      </w:r>
      <w:r w:rsidR="00E757C7">
        <w:rPr>
          <w:rFonts w:ascii="Times New Roman" w:eastAsia="Times New Roman" w:hAnsi="Times New Roman"/>
          <w:i/>
          <w:kern w:val="2"/>
          <w:szCs w:val="20"/>
          <w:lang w:eastAsia="en-GB"/>
        </w:rPr>
        <w:t>Chair</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reminded</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Members</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that</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timely</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submission</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of</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work</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items/contributions</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in</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advance</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of</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WG</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meetings</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is</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important</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to</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allow</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for</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full</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and</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fair</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consideration</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of</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such</w:t>
      </w:r>
      <w:r w:rsidR="00233210">
        <w:rPr>
          <w:rFonts w:ascii="Times New Roman" w:eastAsia="Times New Roman" w:hAnsi="Times New Roman"/>
          <w:i/>
          <w:kern w:val="2"/>
          <w:szCs w:val="20"/>
          <w:lang w:eastAsia="en-GB"/>
        </w:rPr>
        <w:t xml:space="preserve"> </w:t>
      </w:r>
      <w:r w:rsidRPr="000B1042">
        <w:rPr>
          <w:rFonts w:ascii="Times New Roman" w:eastAsia="Times New Roman" w:hAnsi="Times New Roman"/>
          <w:i/>
          <w:kern w:val="2"/>
          <w:szCs w:val="20"/>
          <w:lang w:eastAsia="en-GB"/>
        </w:rPr>
        <w:t>matters.</w:t>
      </w:r>
    </w:p>
    <w:p w14:paraId="3B15C2E9" w14:textId="61DF0AC2" w:rsidR="008F5AFB" w:rsidRPr="000B1042" w:rsidRDefault="008F5AFB" w:rsidP="00F53049">
      <w:pPr>
        <w:pStyle w:val="Heading2"/>
      </w:pPr>
      <w:bookmarkStart w:id="5" w:name="_Toc98334365"/>
      <w:r w:rsidRPr="000B1042">
        <w:t>Network</w:t>
      </w:r>
      <w:r w:rsidR="00233210">
        <w:t xml:space="preserve"> </w:t>
      </w:r>
      <w:r w:rsidRPr="000B1042">
        <w:t>usage</w:t>
      </w:r>
      <w:r w:rsidR="00233210">
        <w:t xml:space="preserve"> </w:t>
      </w:r>
      <w:r w:rsidRPr="000B1042">
        <w:t>conditions</w:t>
      </w:r>
      <w:bookmarkEnd w:id="5"/>
    </w:p>
    <w:p w14:paraId="4CE32994" w14:textId="3220595D" w:rsidR="00666408" w:rsidRPr="000B1042" w:rsidRDefault="00666408" w:rsidP="009643F7">
      <w:pPr>
        <w:rPr>
          <w:rFonts w:ascii="Times New Roman" w:eastAsia="SimSun" w:hAnsi="Times New Roman"/>
          <w:i/>
          <w:szCs w:val="20"/>
          <w:lang w:val="en-US"/>
        </w:rPr>
      </w:pPr>
      <w:r w:rsidRPr="000B1042">
        <w:rPr>
          <w:rFonts w:ascii="Times New Roman" w:eastAsia="SimSun" w:hAnsi="Times New Roman"/>
          <w:i/>
          <w:szCs w:val="20"/>
          <w:lang w:val="en-US"/>
        </w:rPr>
        <w:t>The</w:t>
      </w:r>
      <w:r w:rsidR="00233210">
        <w:rPr>
          <w:rFonts w:ascii="Times New Roman" w:eastAsia="SimSun" w:hAnsi="Times New Roman"/>
          <w:i/>
          <w:szCs w:val="20"/>
          <w:lang w:val="en-US"/>
        </w:rPr>
        <w:t xml:space="preserve"> </w:t>
      </w:r>
      <w:r w:rsidRPr="000B1042">
        <w:rPr>
          <w:rFonts w:ascii="Times New Roman" w:eastAsia="SimSun" w:hAnsi="Times New Roman"/>
          <w:i/>
          <w:szCs w:val="20"/>
          <w:lang w:val="en-US"/>
        </w:rPr>
        <w:t>PCG</w:t>
      </w:r>
      <w:r w:rsidR="00233210">
        <w:rPr>
          <w:rFonts w:ascii="Times New Roman" w:eastAsia="SimSun" w:hAnsi="Times New Roman"/>
          <w:i/>
          <w:szCs w:val="20"/>
          <w:lang w:val="en-US"/>
        </w:rPr>
        <w:t xml:space="preserve"> </w:t>
      </w:r>
      <w:r w:rsidRPr="000B1042">
        <w:rPr>
          <w:rFonts w:ascii="Times New Roman" w:eastAsia="SimSun" w:hAnsi="Times New Roman"/>
          <w:i/>
          <w:szCs w:val="20"/>
          <w:lang w:val="en-US"/>
        </w:rPr>
        <w:t>has</w:t>
      </w:r>
      <w:r w:rsidR="00233210">
        <w:rPr>
          <w:rFonts w:ascii="Times New Roman" w:eastAsia="SimSun" w:hAnsi="Times New Roman"/>
          <w:i/>
          <w:szCs w:val="20"/>
          <w:lang w:val="en-US"/>
        </w:rPr>
        <w:t xml:space="preserve"> </w:t>
      </w:r>
      <w:r w:rsidRPr="000B1042">
        <w:rPr>
          <w:rFonts w:ascii="Times New Roman" w:eastAsia="SimSun" w:hAnsi="Times New Roman"/>
          <w:i/>
          <w:szCs w:val="20"/>
          <w:lang w:val="en-US"/>
        </w:rPr>
        <w:t>laid</w:t>
      </w:r>
      <w:r w:rsidR="00233210">
        <w:rPr>
          <w:rFonts w:ascii="Times New Roman" w:eastAsia="SimSun" w:hAnsi="Times New Roman"/>
          <w:i/>
          <w:szCs w:val="20"/>
          <w:lang w:val="en-US"/>
        </w:rPr>
        <w:t xml:space="preserve"> </w:t>
      </w:r>
      <w:r w:rsidRPr="000B1042">
        <w:rPr>
          <w:rFonts w:ascii="Times New Roman" w:eastAsia="SimSun" w:hAnsi="Times New Roman"/>
          <w:i/>
          <w:szCs w:val="20"/>
          <w:lang w:val="en-US"/>
        </w:rPr>
        <w:t>down</w:t>
      </w:r>
      <w:r w:rsidR="00233210">
        <w:rPr>
          <w:rFonts w:ascii="Times New Roman" w:eastAsia="SimSun" w:hAnsi="Times New Roman"/>
          <w:i/>
          <w:szCs w:val="20"/>
          <w:lang w:val="en-US"/>
        </w:rPr>
        <w:t xml:space="preserve"> </w:t>
      </w:r>
      <w:r w:rsidRPr="000B1042">
        <w:rPr>
          <w:rFonts w:ascii="Times New Roman" w:eastAsia="SimSun" w:hAnsi="Times New Roman"/>
          <w:i/>
          <w:szCs w:val="20"/>
          <w:lang w:val="en-US"/>
        </w:rPr>
        <w:t>the</w:t>
      </w:r>
      <w:r w:rsidR="00233210">
        <w:rPr>
          <w:rFonts w:ascii="Times New Roman" w:eastAsia="SimSun" w:hAnsi="Times New Roman"/>
          <w:i/>
          <w:szCs w:val="20"/>
          <w:lang w:val="en-US"/>
        </w:rPr>
        <w:t xml:space="preserve"> </w:t>
      </w:r>
      <w:r w:rsidRPr="000B1042">
        <w:rPr>
          <w:rFonts w:ascii="Times New Roman" w:eastAsia="SimSun" w:hAnsi="Times New Roman"/>
          <w:i/>
          <w:szCs w:val="20"/>
          <w:lang w:val="en-US"/>
        </w:rPr>
        <w:t>following</w:t>
      </w:r>
      <w:r w:rsidR="00233210">
        <w:rPr>
          <w:rFonts w:ascii="Times New Roman" w:eastAsia="SimSun" w:hAnsi="Times New Roman"/>
          <w:i/>
          <w:szCs w:val="20"/>
          <w:lang w:val="en-US"/>
        </w:rPr>
        <w:t xml:space="preserve"> </w:t>
      </w:r>
      <w:r w:rsidRPr="000B1042">
        <w:rPr>
          <w:rFonts w:ascii="Times New Roman" w:eastAsia="SimSun" w:hAnsi="Times New Roman"/>
          <w:i/>
          <w:szCs w:val="20"/>
          <w:lang w:val="en-US"/>
        </w:rPr>
        <w:t>network</w:t>
      </w:r>
      <w:r w:rsidR="00233210">
        <w:rPr>
          <w:rFonts w:ascii="Times New Roman" w:eastAsia="SimSun" w:hAnsi="Times New Roman"/>
          <w:i/>
          <w:szCs w:val="20"/>
          <w:lang w:val="en-US"/>
        </w:rPr>
        <w:t xml:space="preserve"> </w:t>
      </w:r>
      <w:r w:rsidRPr="000B1042">
        <w:rPr>
          <w:rFonts w:ascii="Times New Roman" w:eastAsia="SimSun" w:hAnsi="Times New Roman"/>
          <w:i/>
          <w:szCs w:val="20"/>
          <w:lang w:val="en-US"/>
        </w:rPr>
        <w:t>usage</w:t>
      </w:r>
      <w:r w:rsidR="00233210">
        <w:rPr>
          <w:rFonts w:ascii="Times New Roman" w:eastAsia="SimSun" w:hAnsi="Times New Roman"/>
          <w:i/>
          <w:szCs w:val="20"/>
          <w:lang w:val="en-US"/>
        </w:rPr>
        <w:t xml:space="preserve"> </w:t>
      </w:r>
      <w:r w:rsidRPr="000B1042">
        <w:rPr>
          <w:rFonts w:ascii="Times New Roman" w:eastAsia="SimSun" w:hAnsi="Times New Roman"/>
          <w:i/>
          <w:szCs w:val="20"/>
          <w:lang w:val="en-US"/>
        </w:rPr>
        <w:t>conditions:</w:t>
      </w:r>
    </w:p>
    <w:p w14:paraId="41BEF0CD" w14:textId="77777777" w:rsidR="00666408" w:rsidRPr="00DB386D" w:rsidRDefault="00666408" w:rsidP="009643F7">
      <w:pPr>
        <w:rPr>
          <w:rFonts w:ascii="Times New Roman" w:hAnsi="Times New Roman"/>
          <w:i/>
          <w:szCs w:val="20"/>
          <w:lang w:val="en-US"/>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2"/>
      </w:tblGrid>
      <w:tr w:rsidR="00666408" w:rsidRPr="000B1042" w14:paraId="64A8B08A" w14:textId="77777777" w:rsidTr="00420234">
        <w:tc>
          <w:tcPr>
            <w:tcW w:w="9922" w:type="dxa"/>
            <w:shd w:val="clear" w:color="auto" w:fill="auto"/>
          </w:tcPr>
          <w:p w14:paraId="5528C0BD" w14:textId="7577432F" w:rsidR="00666408" w:rsidRPr="000B1042" w:rsidRDefault="00666408" w:rsidP="009643F7">
            <w:pPr>
              <w:widowControl w:val="0"/>
              <w:ind w:left="34"/>
              <w:rPr>
                <w:rFonts w:ascii="Times New Roman" w:hAnsi="Times New Roman"/>
                <w:szCs w:val="20"/>
              </w:rPr>
            </w:pPr>
            <w:r w:rsidRPr="000B1042">
              <w:rPr>
                <w:rFonts w:ascii="Times New Roman" w:hAnsi="Times New Roman"/>
                <w:b/>
                <w:szCs w:val="20"/>
              </w:rPr>
              <w:t>Users</w:t>
            </w:r>
            <w:r w:rsidR="00233210">
              <w:rPr>
                <w:rFonts w:ascii="Times New Roman" w:hAnsi="Times New Roman"/>
                <w:b/>
                <w:szCs w:val="20"/>
              </w:rPr>
              <w:t xml:space="preserve"> </w:t>
            </w:r>
            <w:r w:rsidRPr="000B1042">
              <w:rPr>
                <w:rFonts w:ascii="Times New Roman" w:hAnsi="Times New Roman"/>
                <w:b/>
                <w:szCs w:val="20"/>
              </w:rPr>
              <w:t>shall</w:t>
            </w:r>
            <w:r w:rsidR="00233210">
              <w:rPr>
                <w:rFonts w:ascii="Times New Roman" w:hAnsi="Times New Roman"/>
                <w:b/>
                <w:szCs w:val="20"/>
              </w:rPr>
              <w:t xml:space="preserve"> </w:t>
            </w:r>
            <w:r w:rsidRPr="000B1042">
              <w:rPr>
                <w:rFonts w:ascii="Times New Roman" w:hAnsi="Times New Roman"/>
                <w:b/>
                <w:szCs w:val="20"/>
              </w:rPr>
              <w:t>not</w:t>
            </w:r>
            <w:r w:rsidR="00233210">
              <w:rPr>
                <w:rFonts w:ascii="Times New Roman" w:hAnsi="Times New Roman"/>
                <w:b/>
                <w:szCs w:val="20"/>
              </w:rPr>
              <w:t xml:space="preserve"> </w:t>
            </w:r>
            <w:r w:rsidRPr="000B1042">
              <w:rPr>
                <w:rFonts w:ascii="Times New Roman" w:hAnsi="Times New Roman"/>
                <w:b/>
                <w:szCs w:val="20"/>
              </w:rPr>
              <w:t>use</w:t>
            </w:r>
            <w:r w:rsidR="00233210">
              <w:rPr>
                <w:rFonts w:ascii="Times New Roman" w:hAnsi="Times New Roman"/>
                <w:b/>
                <w:szCs w:val="20"/>
              </w:rPr>
              <w:t xml:space="preserve"> </w:t>
            </w:r>
            <w:r w:rsidRPr="000B1042">
              <w:rPr>
                <w:rFonts w:ascii="Times New Roman" w:hAnsi="Times New Roman"/>
                <w:b/>
                <w:szCs w:val="20"/>
              </w:rPr>
              <w:t>the</w:t>
            </w:r>
            <w:r w:rsidR="00233210">
              <w:rPr>
                <w:rFonts w:ascii="Times New Roman" w:hAnsi="Times New Roman"/>
                <w:b/>
                <w:szCs w:val="20"/>
              </w:rPr>
              <w:t xml:space="preserve"> </w:t>
            </w:r>
            <w:r w:rsidRPr="000B1042">
              <w:rPr>
                <w:rFonts w:ascii="Times New Roman" w:hAnsi="Times New Roman"/>
                <w:b/>
                <w:szCs w:val="20"/>
              </w:rPr>
              <w:t>network</w:t>
            </w:r>
            <w:r w:rsidR="00233210">
              <w:rPr>
                <w:rFonts w:ascii="Times New Roman" w:hAnsi="Times New Roman"/>
                <w:b/>
                <w:szCs w:val="20"/>
              </w:rPr>
              <w:t xml:space="preserve"> </w:t>
            </w:r>
            <w:r w:rsidRPr="000B1042">
              <w:rPr>
                <w:rFonts w:ascii="Times New Roman" w:hAnsi="Times New Roman"/>
                <w:b/>
                <w:szCs w:val="20"/>
              </w:rPr>
              <w:t>to</w:t>
            </w:r>
            <w:r w:rsidR="00233210">
              <w:rPr>
                <w:rFonts w:ascii="Times New Roman" w:hAnsi="Times New Roman"/>
                <w:b/>
                <w:szCs w:val="20"/>
              </w:rPr>
              <w:t xml:space="preserve"> </w:t>
            </w:r>
            <w:r w:rsidRPr="000B1042">
              <w:rPr>
                <w:rFonts w:ascii="Times New Roman" w:hAnsi="Times New Roman"/>
                <w:b/>
                <w:szCs w:val="20"/>
              </w:rPr>
              <w:t>engage</w:t>
            </w:r>
            <w:r w:rsidR="00233210">
              <w:rPr>
                <w:rFonts w:ascii="Times New Roman" w:hAnsi="Times New Roman"/>
                <w:b/>
                <w:szCs w:val="20"/>
              </w:rPr>
              <w:t xml:space="preserve"> </w:t>
            </w:r>
            <w:r w:rsidRPr="000B1042">
              <w:rPr>
                <w:rFonts w:ascii="Times New Roman" w:hAnsi="Times New Roman"/>
                <w:b/>
                <w:szCs w:val="20"/>
              </w:rPr>
              <w:t>in</w:t>
            </w:r>
            <w:r w:rsidR="00233210">
              <w:rPr>
                <w:rFonts w:ascii="Times New Roman" w:hAnsi="Times New Roman"/>
                <w:b/>
                <w:szCs w:val="20"/>
              </w:rPr>
              <w:t xml:space="preserve"> </w:t>
            </w:r>
            <w:r w:rsidRPr="000B1042">
              <w:rPr>
                <w:rFonts w:ascii="Times New Roman" w:hAnsi="Times New Roman"/>
                <w:b/>
                <w:szCs w:val="20"/>
              </w:rPr>
              <w:t>illegal</w:t>
            </w:r>
            <w:r w:rsidR="00233210">
              <w:rPr>
                <w:rFonts w:ascii="Times New Roman" w:hAnsi="Times New Roman"/>
                <w:b/>
                <w:szCs w:val="20"/>
              </w:rPr>
              <w:t xml:space="preserve"> </w:t>
            </w:r>
            <w:r w:rsidRPr="000B1042">
              <w:rPr>
                <w:rFonts w:ascii="Times New Roman" w:hAnsi="Times New Roman"/>
                <w:b/>
                <w:szCs w:val="20"/>
              </w:rPr>
              <w:t>activities.</w:t>
            </w:r>
            <w:r w:rsidR="00233210">
              <w:rPr>
                <w:rFonts w:ascii="Times New Roman" w:hAnsi="Times New Roman"/>
                <w:b/>
                <w:szCs w:val="20"/>
              </w:rPr>
              <w:t xml:space="preserve"> </w:t>
            </w:r>
            <w:r w:rsidRPr="000B1042">
              <w:rPr>
                <w:rFonts w:ascii="Times New Roman" w:hAnsi="Times New Roman"/>
                <w:b/>
                <w:szCs w:val="20"/>
              </w:rPr>
              <w:t>This</w:t>
            </w:r>
            <w:r w:rsidR="00233210">
              <w:rPr>
                <w:rFonts w:ascii="Times New Roman" w:hAnsi="Times New Roman"/>
                <w:b/>
                <w:szCs w:val="20"/>
              </w:rPr>
              <w:t xml:space="preserve"> </w:t>
            </w:r>
            <w:r w:rsidRPr="000B1042">
              <w:rPr>
                <w:rFonts w:ascii="Times New Roman" w:hAnsi="Times New Roman"/>
                <w:b/>
                <w:szCs w:val="20"/>
              </w:rPr>
              <w:t>includes</w:t>
            </w:r>
            <w:r w:rsidR="00233210">
              <w:rPr>
                <w:rFonts w:ascii="Times New Roman" w:hAnsi="Times New Roman"/>
                <w:b/>
                <w:szCs w:val="20"/>
              </w:rPr>
              <w:t xml:space="preserve"> </w:t>
            </w:r>
            <w:r w:rsidRPr="000B1042">
              <w:rPr>
                <w:rFonts w:ascii="Times New Roman" w:hAnsi="Times New Roman"/>
                <w:b/>
                <w:szCs w:val="20"/>
              </w:rPr>
              <w:t>activities</w:t>
            </w:r>
            <w:r w:rsidR="00233210">
              <w:rPr>
                <w:rFonts w:ascii="Times New Roman" w:hAnsi="Times New Roman"/>
                <w:b/>
                <w:szCs w:val="20"/>
              </w:rPr>
              <w:t xml:space="preserve"> </w:t>
            </w:r>
            <w:r w:rsidRPr="000B1042">
              <w:rPr>
                <w:rFonts w:ascii="Times New Roman" w:hAnsi="Times New Roman"/>
                <w:b/>
                <w:szCs w:val="20"/>
              </w:rPr>
              <w:t>such</w:t>
            </w:r>
            <w:r w:rsidR="00233210">
              <w:rPr>
                <w:rFonts w:ascii="Times New Roman" w:hAnsi="Times New Roman"/>
                <w:b/>
                <w:szCs w:val="20"/>
              </w:rPr>
              <w:t xml:space="preserve"> </w:t>
            </w:r>
            <w:r w:rsidRPr="000B1042">
              <w:rPr>
                <w:rFonts w:ascii="Times New Roman" w:hAnsi="Times New Roman"/>
                <w:b/>
                <w:szCs w:val="20"/>
              </w:rPr>
              <w:t>as</w:t>
            </w:r>
            <w:r w:rsidR="00233210">
              <w:rPr>
                <w:rFonts w:ascii="Times New Roman" w:hAnsi="Times New Roman"/>
                <w:b/>
                <w:szCs w:val="20"/>
              </w:rPr>
              <w:t xml:space="preserve"> </w:t>
            </w:r>
            <w:r w:rsidRPr="000B1042">
              <w:rPr>
                <w:rFonts w:ascii="Times New Roman" w:hAnsi="Times New Roman"/>
                <w:b/>
                <w:szCs w:val="20"/>
              </w:rPr>
              <w:t>copyright</w:t>
            </w:r>
            <w:r w:rsidR="00233210">
              <w:rPr>
                <w:rFonts w:ascii="Times New Roman" w:hAnsi="Times New Roman"/>
                <w:b/>
                <w:szCs w:val="20"/>
              </w:rPr>
              <w:t xml:space="preserve"> </w:t>
            </w:r>
            <w:r w:rsidRPr="000B1042">
              <w:rPr>
                <w:rFonts w:ascii="Times New Roman" w:hAnsi="Times New Roman"/>
                <w:b/>
                <w:szCs w:val="20"/>
              </w:rPr>
              <w:t>violation,</w:t>
            </w:r>
            <w:r w:rsidR="00233210">
              <w:rPr>
                <w:rFonts w:ascii="Times New Roman" w:hAnsi="Times New Roman"/>
                <w:b/>
                <w:szCs w:val="20"/>
              </w:rPr>
              <w:t xml:space="preserve"> </w:t>
            </w:r>
            <w:r w:rsidRPr="000B1042">
              <w:rPr>
                <w:rFonts w:ascii="Times New Roman" w:hAnsi="Times New Roman"/>
                <w:b/>
                <w:szCs w:val="20"/>
              </w:rPr>
              <w:t>hacking,</w:t>
            </w:r>
            <w:r w:rsidR="00233210">
              <w:rPr>
                <w:rFonts w:ascii="Times New Roman" w:hAnsi="Times New Roman"/>
                <w:b/>
                <w:szCs w:val="20"/>
              </w:rPr>
              <w:t xml:space="preserve"> </w:t>
            </w:r>
            <w:r w:rsidRPr="000B1042">
              <w:rPr>
                <w:rFonts w:ascii="Times New Roman" w:hAnsi="Times New Roman"/>
                <w:b/>
                <w:szCs w:val="20"/>
              </w:rPr>
              <w:t>espionage</w:t>
            </w:r>
            <w:r w:rsidR="00233210">
              <w:rPr>
                <w:rFonts w:ascii="Times New Roman" w:hAnsi="Times New Roman"/>
                <w:b/>
                <w:szCs w:val="20"/>
              </w:rPr>
              <w:t xml:space="preserve"> </w:t>
            </w:r>
            <w:r w:rsidRPr="000B1042">
              <w:rPr>
                <w:rFonts w:ascii="Times New Roman" w:hAnsi="Times New Roman"/>
                <w:b/>
                <w:szCs w:val="20"/>
              </w:rPr>
              <w:t>or</w:t>
            </w:r>
            <w:r w:rsidR="00233210">
              <w:rPr>
                <w:rFonts w:ascii="Times New Roman" w:hAnsi="Times New Roman"/>
                <w:b/>
                <w:szCs w:val="20"/>
              </w:rPr>
              <w:t xml:space="preserve"> </w:t>
            </w:r>
            <w:r w:rsidRPr="000B1042">
              <w:rPr>
                <w:rFonts w:ascii="Times New Roman" w:hAnsi="Times New Roman"/>
                <w:b/>
                <w:szCs w:val="20"/>
              </w:rPr>
              <w:t>any</w:t>
            </w:r>
            <w:r w:rsidR="00233210">
              <w:rPr>
                <w:rFonts w:ascii="Times New Roman" w:hAnsi="Times New Roman"/>
                <w:b/>
                <w:szCs w:val="20"/>
              </w:rPr>
              <w:t xml:space="preserve"> </w:t>
            </w:r>
            <w:r w:rsidRPr="000B1042">
              <w:rPr>
                <w:rFonts w:ascii="Times New Roman" w:hAnsi="Times New Roman"/>
                <w:b/>
                <w:szCs w:val="20"/>
              </w:rPr>
              <w:t>other</w:t>
            </w:r>
            <w:r w:rsidR="00233210">
              <w:rPr>
                <w:rFonts w:ascii="Times New Roman" w:hAnsi="Times New Roman"/>
                <w:b/>
                <w:szCs w:val="20"/>
              </w:rPr>
              <w:t xml:space="preserve"> </w:t>
            </w:r>
            <w:r w:rsidRPr="000B1042">
              <w:rPr>
                <w:rFonts w:ascii="Times New Roman" w:hAnsi="Times New Roman"/>
                <w:b/>
                <w:szCs w:val="20"/>
              </w:rPr>
              <w:t>activity</w:t>
            </w:r>
            <w:r w:rsidR="00233210">
              <w:rPr>
                <w:rFonts w:ascii="Times New Roman" w:hAnsi="Times New Roman"/>
                <w:b/>
                <w:szCs w:val="20"/>
              </w:rPr>
              <w:t xml:space="preserve"> </w:t>
            </w:r>
            <w:r w:rsidRPr="000B1042">
              <w:rPr>
                <w:rFonts w:ascii="Times New Roman" w:hAnsi="Times New Roman"/>
                <w:b/>
                <w:szCs w:val="20"/>
              </w:rPr>
              <w:t>that</w:t>
            </w:r>
            <w:r w:rsidR="00233210">
              <w:rPr>
                <w:rFonts w:ascii="Times New Roman" w:hAnsi="Times New Roman"/>
                <w:b/>
                <w:szCs w:val="20"/>
              </w:rPr>
              <w:t xml:space="preserve"> </w:t>
            </w:r>
            <w:r w:rsidRPr="000B1042">
              <w:rPr>
                <w:rFonts w:ascii="Times New Roman" w:hAnsi="Times New Roman"/>
                <w:b/>
                <w:szCs w:val="20"/>
              </w:rPr>
              <w:t>may</w:t>
            </w:r>
            <w:r w:rsidR="00233210">
              <w:rPr>
                <w:rFonts w:ascii="Times New Roman" w:hAnsi="Times New Roman"/>
                <w:b/>
                <w:szCs w:val="20"/>
              </w:rPr>
              <w:t xml:space="preserve"> </w:t>
            </w:r>
            <w:r w:rsidRPr="000B1042">
              <w:rPr>
                <w:rFonts w:ascii="Times New Roman" w:hAnsi="Times New Roman"/>
                <w:b/>
                <w:szCs w:val="20"/>
              </w:rPr>
              <w:t>be</w:t>
            </w:r>
            <w:r w:rsidR="00233210">
              <w:rPr>
                <w:rFonts w:ascii="Times New Roman" w:hAnsi="Times New Roman"/>
                <w:b/>
                <w:szCs w:val="20"/>
              </w:rPr>
              <w:t xml:space="preserve"> </w:t>
            </w:r>
            <w:r w:rsidRPr="000B1042">
              <w:rPr>
                <w:rFonts w:ascii="Times New Roman" w:hAnsi="Times New Roman"/>
                <w:b/>
                <w:szCs w:val="20"/>
              </w:rPr>
              <w:t>prohibited</w:t>
            </w:r>
            <w:r w:rsidR="00233210">
              <w:rPr>
                <w:rFonts w:ascii="Times New Roman" w:hAnsi="Times New Roman"/>
                <w:b/>
                <w:szCs w:val="20"/>
              </w:rPr>
              <w:t xml:space="preserve"> </w:t>
            </w:r>
            <w:r w:rsidRPr="000B1042">
              <w:rPr>
                <w:rFonts w:ascii="Times New Roman" w:hAnsi="Times New Roman"/>
                <w:b/>
                <w:szCs w:val="20"/>
              </w:rPr>
              <w:t>by</w:t>
            </w:r>
            <w:r w:rsidR="00233210">
              <w:rPr>
                <w:rFonts w:ascii="Times New Roman" w:hAnsi="Times New Roman"/>
                <w:b/>
                <w:szCs w:val="20"/>
              </w:rPr>
              <w:t xml:space="preserve"> </w:t>
            </w:r>
            <w:r w:rsidRPr="000B1042">
              <w:rPr>
                <w:rFonts w:ascii="Times New Roman" w:hAnsi="Times New Roman"/>
                <w:b/>
                <w:szCs w:val="20"/>
              </w:rPr>
              <w:t>local</w:t>
            </w:r>
            <w:r w:rsidR="00233210">
              <w:rPr>
                <w:rFonts w:ascii="Times New Roman" w:hAnsi="Times New Roman"/>
                <w:b/>
                <w:szCs w:val="20"/>
              </w:rPr>
              <w:t xml:space="preserve"> </w:t>
            </w:r>
            <w:r w:rsidRPr="000B1042">
              <w:rPr>
                <w:rFonts w:ascii="Times New Roman" w:hAnsi="Times New Roman"/>
                <w:b/>
                <w:szCs w:val="20"/>
              </w:rPr>
              <w:t>laws</w:t>
            </w:r>
            <w:r w:rsidRPr="000B1042">
              <w:rPr>
                <w:rFonts w:ascii="Times New Roman" w:hAnsi="Times New Roman"/>
                <w:szCs w:val="20"/>
              </w:rPr>
              <w:t>.</w:t>
            </w:r>
          </w:p>
          <w:p w14:paraId="1776EB74" w14:textId="77777777" w:rsidR="00666408" w:rsidRPr="000B1042" w:rsidRDefault="00666408" w:rsidP="009643F7">
            <w:pPr>
              <w:widowControl w:val="0"/>
              <w:ind w:left="34"/>
              <w:rPr>
                <w:rFonts w:ascii="Times New Roman" w:hAnsi="Times New Roman"/>
                <w:szCs w:val="20"/>
              </w:rPr>
            </w:pPr>
          </w:p>
          <w:p w14:paraId="48337DFB" w14:textId="73ADF7D4" w:rsidR="00666408" w:rsidRPr="000B1042" w:rsidRDefault="00666408" w:rsidP="009643F7">
            <w:pPr>
              <w:widowControl w:val="0"/>
              <w:ind w:left="34"/>
              <w:rPr>
                <w:rFonts w:ascii="Times New Roman" w:hAnsi="Times New Roman"/>
                <w:szCs w:val="20"/>
              </w:rPr>
            </w:pPr>
            <w:r w:rsidRPr="000B1042">
              <w:rPr>
                <w:rFonts w:ascii="Times New Roman" w:hAnsi="Times New Roman"/>
                <w:b/>
                <w:szCs w:val="20"/>
              </w:rPr>
              <w:t>Users</w:t>
            </w:r>
            <w:r w:rsidR="00233210">
              <w:rPr>
                <w:rFonts w:ascii="Times New Roman" w:hAnsi="Times New Roman"/>
                <w:b/>
                <w:szCs w:val="20"/>
              </w:rPr>
              <w:t xml:space="preserve"> </w:t>
            </w:r>
            <w:r w:rsidRPr="000B1042">
              <w:rPr>
                <w:rFonts w:ascii="Times New Roman" w:hAnsi="Times New Roman"/>
                <w:b/>
                <w:szCs w:val="20"/>
              </w:rPr>
              <w:t>shall</w:t>
            </w:r>
            <w:r w:rsidR="00233210">
              <w:rPr>
                <w:rFonts w:ascii="Times New Roman" w:hAnsi="Times New Roman"/>
                <w:b/>
                <w:szCs w:val="20"/>
              </w:rPr>
              <w:t xml:space="preserve"> </w:t>
            </w:r>
            <w:r w:rsidRPr="000B1042">
              <w:rPr>
                <w:rFonts w:ascii="Times New Roman" w:hAnsi="Times New Roman"/>
                <w:b/>
                <w:szCs w:val="20"/>
              </w:rPr>
              <w:t>not</w:t>
            </w:r>
            <w:r w:rsidR="00233210">
              <w:rPr>
                <w:rFonts w:ascii="Times New Roman" w:hAnsi="Times New Roman"/>
                <w:b/>
                <w:szCs w:val="20"/>
              </w:rPr>
              <w:t xml:space="preserve"> </w:t>
            </w:r>
            <w:r w:rsidRPr="000B1042">
              <w:rPr>
                <w:rFonts w:ascii="Times New Roman" w:hAnsi="Times New Roman"/>
                <w:b/>
                <w:szCs w:val="20"/>
              </w:rPr>
              <w:t>engage</w:t>
            </w:r>
            <w:r w:rsidR="00233210">
              <w:rPr>
                <w:rFonts w:ascii="Times New Roman" w:hAnsi="Times New Roman"/>
                <w:b/>
                <w:szCs w:val="20"/>
              </w:rPr>
              <w:t xml:space="preserve"> </w:t>
            </w:r>
            <w:r w:rsidRPr="000B1042">
              <w:rPr>
                <w:rFonts w:ascii="Times New Roman" w:hAnsi="Times New Roman"/>
                <w:b/>
                <w:szCs w:val="20"/>
              </w:rPr>
              <w:t>in</w:t>
            </w:r>
            <w:r w:rsidR="00233210">
              <w:rPr>
                <w:rFonts w:ascii="Times New Roman" w:hAnsi="Times New Roman"/>
                <w:b/>
                <w:szCs w:val="20"/>
              </w:rPr>
              <w:t xml:space="preserve"> </w:t>
            </w:r>
            <w:r w:rsidRPr="000B1042">
              <w:rPr>
                <w:rFonts w:ascii="Times New Roman" w:hAnsi="Times New Roman"/>
                <w:b/>
                <w:szCs w:val="20"/>
              </w:rPr>
              <w:t>non-work</w:t>
            </w:r>
            <w:r w:rsidR="00233210">
              <w:rPr>
                <w:rFonts w:ascii="Times New Roman" w:hAnsi="Times New Roman"/>
                <w:b/>
                <w:szCs w:val="20"/>
              </w:rPr>
              <w:t xml:space="preserve"> </w:t>
            </w:r>
            <w:r w:rsidRPr="000B1042">
              <w:rPr>
                <w:rFonts w:ascii="Times New Roman" w:hAnsi="Times New Roman"/>
                <w:b/>
                <w:szCs w:val="20"/>
              </w:rPr>
              <w:t>related</w:t>
            </w:r>
            <w:r w:rsidR="00233210">
              <w:rPr>
                <w:rFonts w:ascii="Times New Roman" w:hAnsi="Times New Roman"/>
                <w:b/>
                <w:szCs w:val="20"/>
              </w:rPr>
              <w:t xml:space="preserve"> </w:t>
            </w:r>
            <w:r w:rsidRPr="000B1042">
              <w:rPr>
                <w:rFonts w:ascii="Times New Roman" w:hAnsi="Times New Roman"/>
                <w:b/>
                <w:szCs w:val="20"/>
              </w:rPr>
              <w:t>activities</w:t>
            </w:r>
            <w:r w:rsidR="00233210">
              <w:rPr>
                <w:rFonts w:ascii="Times New Roman" w:hAnsi="Times New Roman"/>
                <w:b/>
                <w:szCs w:val="20"/>
              </w:rPr>
              <w:t xml:space="preserve"> </w:t>
            </w:r>
            <w:r w:rsidRPr="000B1042">
              <w:rPr>
                <w:rFonts w:ascii="Times New Roman" w:hAnsi="Times New Roman"/>
                <w:b/>
                <w:szCs w:val="20"/>
              </w:rPr>
              <w:t>that</w:t>
            </w:r>
            <w:r w:rsidR="00233210">
              <w:rPr>
                <w:rFonts w:ascii="Times New Roman" w:hAnsi="Times New Roman"/>
                <w:b/>
                <w:szCs w:val="20"/>
              </w:rPr>
              <w:t xml:space="preserve"> </w:t>
            </w:r>
            <w:r w:rsidRPr="000B1042">
              <w:rPr>
                <w:rFonts w:ascii="Times New Roman" w:hAnsi="Times New Roman"/>
                <w:b/>
                <w:szCs w:val="20"/>
              </w:rPr>
              <w:t>consume</w:t>
            </w:r>
            <w:r w:rsidR="00233210">
              <w:rPr>
                <w:rFonts w:ascii="Times New Roman" w:hAnsi="Times New Roman"/>
                <w:b/>
                <w:szCs w:val="20"/>
              </w:rPr>
              <w:t xml:space="preserve"> </w:t>
            </w:r>
            <w:r w:rsidRPr="000B1042">
              <w:rPr>
                <w:rFonts w:ascii="Times New Roman" w:hAnsi="Times New Roman"/>
                <w:b/>
                <w:szCs w:val="20"/>
              </w:rPr>
              <w:t>excessive</w:t>
            </w:r>
            <w:r w:rsidR="00233210">
              <w:rPr>
                <w:rFonts w:ascii="Times New Roman" w:hAnsi="Times New Roman"/>
                <w:b/>
                <w:szCs w:val="20"/>
              </w:rPr>
              <w:t xml:space="preserve"> </w:t>
            </w:r>
            <w:r w:rsidRPr="000B1042">
              <w:rPr>
                <w:rFonts w:ascii="Times New Roman" w:hAnsi="Times New Roman"/>
                <w:b/>
                <w:szCs w:val="20"/>
              </w:rPr>
              <w:t>bandwidth</w:t>
            </w:r>
            <w:r w:rsidR="00233210">
              <w:rPr>
                <w:rFonts w:ascii="Times New Roman" w:hAnsi="Times New Roman"/>
                <w:b/>
                <w:szCs w:val="20"/>
              </w:rPr>
              <w:t xml:space="preserve"> </w:t>
            </w:r>
            <w:r w:rsidRPr="000B1042">
              <w:rPr>
                <w:rFonts w:ascii="Times New Roman" w:hAnsi="Times New Roman"/>
                <w:szCs w:val="20"/>
              </w:rPr>
              <w:t>or</w:t>
            </w:r>
            <w:r w:rsidR="00233210">
              <w:rPr>
                <w:rFonts w:ascii="Times New Roman" w:hAnsi="Times New Roman"/>
                <w:szCs w:val="20"/>
              </w:rPr>
              <w:t xml:space="preserve"> </w:t>
            </w:r>
            <w:r w:rsidRPr="000B1042">
              <w:rPr>
                <w:rFonts w:ascii="Times New Roman" w:hAnsi="Times New Roman"/>
                <w:szCs w:val="20"/>
              </w:rPr>
              <w:t>cause</w:t>
            </w:r>
            <w:r w:rsidR="00233210">
              <w:rPr>
                <w:rFonts w:ascii="Times New Roman" w:hAnsi="Times New Roman"/>
                <w:szCs w:val="20"/>
              </w:rPr>
              <w:t xml:space="preserve"> </w:t>
            </w:r>
            <w:r w:rsidRPr="000B1042">
              <w:rPr>
                <w:rFonts w:ascii="Times New Roman" w:hAnsi="Times New Roman"/>
                <w:szCs w:val="20"/>
              </w:rPr>
              <w:t>significant</w:t>
            </w:r>
            <w:r w:rsidR="00233210">
              <w:rPr>
                <w:rFonts w:ascii="Times New Roman" w:hAnsi="Times New Roman"/>
                <w:szCs w:val="20"/>
              </w:rPr>
              <w:t xml:space="preserve"> </w:t>
            </w:r>
            <w:r w:rsidRPr="000B1042">
              <w:rPr>
                <w:rFonts w:ascii="Times New Roman" w:hAnsi="Times New Roman"/>
                <w:szCs w:val="20"/>
              </w:rPr>
              <w:t>degradation</w:t>
            </w:r>
            <w:r w:rsidR="00233210">
              <w:rPr>
                <w:rFonts w:ascii="Times New Roman" w:hAnsi="Times New Roman"/>
                <w:szCs w:val="20"/>
              </w:rPr>
              <w:t xml:space="preserve"> </w:t>
            </w:r>
            <w:r w:rsidRPr="000B1042">
              <w:rPr>
                <w:rFonts w:ascii="Times New Roman" w:hAnsi="Times New Roman"/>
                <w:szCs w:val="20"/>
              </w:rPr>
              <w:t>of</w:t>
            </w:r>
            <w:r w:rsidR="00233210">
              <w:rPr>
                <w:rFonts w:ascii="Times New Roman" w:hAnsi="Times New Roman"/>
                <w:szCs w:val="20"/>
              </w:rPr>
              <w:t xml:space="preserve"> </w:t>
            </w:r>
            <w:r w:rsidRPr="000B1042">
              <w:rPr>
                <w:rFonts w:ascii="Times New Roman" w:hAnsi="Times New Roman"/>
                <w:szCs w:val="20"/>
              </w:rPr>
              <w:t>the</w:t>
            </w:r>
            <w:r w:rsidR="00233210">
              <w:rPr>
                <w:rFonts w:ascii="Times New Roman" w:hAnsi="Times New Roman"/>
                <w:szCs w:val="20"/>
              </w:rPr>
              <w:t xml:space="preserve"> </w:t>
            </w:r>
            <w:r w:rsidRPr="000B1042">
              <w:rPr>
                <w:rFonts w:ascii="Times New Roman" w:hAnsi="Times New Roman"/>
                <w:szCs w:val="20"/>
              </w:rPr>
              <w:t>performance</w:t>
            </w:r>
            <w:r w:rsidR="00233210">
              <w:rPr>
                <w:rFonts w:ascii="Times New Roman" w:hAnsi="Times New Roman"/>
                <w:szCs w:val="20"/>
              </w:rPr>
              <w:t xml:space="preserve"> </w:t>
            </w:r>
            <w:r w:rsidRPr="000B1042">
              <w:rPr>
                <w:rFonts w:ascii="Times New Roman" w:hAnsi="Times New Roman"/>
                <w:szCs w:val="20"/>
              </w:rPr>
              <w:t>of</w:t>
            </w:r>
            <w:r w:rsidR="00233210">
              <w:rPr>
                <w:rFonts w:ascii="Times New Roman" w:hAnsi="Times New Roman"/>
                <w:szCs w:val="20"/>
              </w:rPr>
              <w:t xml:space="preserve"> </w:t>
            </w:r>
            <w:r w:rsidRPr="000B1042">
              <w:rPr>
                <w:rFonts w:ascii="Times New Roman" w:hAnsi="Times New Roman"/>
                <w:szCs w:val="20"/>
              </w:rPr>
              <w:t>the</w:t>
            </w:r>
            <w:r w:rsidR="00233210">
              <w:rPr>
                <w:rFonts w:ascii="Times New Roman" w:hAnsi="Times New Roman"/>
                <w:szCs w:val="20"/>
              </w:rPr>
              <w:t xml:space="preserve"> </w:t>
            </w:r>
            <w:r w:rsidRPr="000B1042">
              <w:rPr>
                <w:rFonts w:ascii="Times New Roman" w:hAnsi="Times New Roman"/>
                <w:szCs w:val="20"/>
              </w:rPr>
              <w:t>network.</w:t>
            </w:r>
          </w:p>
          <w:p w14:paraId="7A74F2E7" w14:textId="1ECF8BA9" w:rsidR="00666408" w:rsidRPr="000B1042" w:rsidRDefault="00666408" w:rsidP="009643F7">
            <w:pPr>
              <w:widowControl w:val="0"/>
              <w:ind w:left="34"/>
              <w:rPr>
                <w:rFonts w:ascii="Times New Roman" w:hAnsi="Times New Roman"/>
                <w:szCs w:val="20"/>
              </w:rPr>
            </w:pPr>
            <w:r w:rsidRPr="000B1042">
              <w:rPr>
                <w:rFonts w:ascii="Times New Roman" w:hAnsi="Times New Roman"/>
                <w:szCs w:val="20"/>
              </w:rPr>
              <w:t>Since</w:t>
            </w:r>
            <w:r w:rsidR="00233210">
              <w:rPr>
                <w:rFonts w:ascii="Times New Roman" w:hAnsi="Times New Roman"/>
                <w:szCs w:val="20"/>
              </w:rPr>
              <w:t xml:space="preserve"> </w:t>
            </w:r>
            <w:r w:rsidRPr="000B1042">
              <w:rPr>
                <w:rFonts w:ascii="Times New Roman" w:hAnsi="Times New Roman"/>
                <w:szCs w:val="20"/>
              </w:rPr>
              <w:t>the</w:t>
            </w:r>
            <w:r w:rsidR="00233210">
              <w:rPr>
                <w:rFonts w:ascii="Times New Roman" w:hAnsi="Times New Roman"/>
                <w:szCs w:val="20"/>
              </w:rPr>
              <w:t xml:space="preserve"> </w:t>
            </w:r>
            <w:r w:rsidRPr="000B1042">
              <w:rPr>
                <w:rFonts w:ascii="Times New Roman" w:hAnsi="Times New Roman"/>
                <w:b/>
                <w:szCs w:val="20"/>
              </w:rPr>
              <w:t>network</w:t>
            </w:r>
            <w:r w:rsidR="00233210">
              <w:rPr>
                <w:rFonts w:ascii="Times New Roman" w:hAnsi="Times New Roman"/>
                <w:b/>
                <w:szCs w:val="20"/>
              </w:rPr>
              <w:t xml:space="preserve"> </w:t>
            </w:r>
            <w:r w:rsidRPr="000B1042">
              <w:rPr>
                <w:rFonts w:ascii="Times New Roman" w:hAnsi="Times New Roman"/>
                <w:b/>
                <w:szCs w:val="20"/>
              </w:rPr>
              <w:t>is</w:t>
            </w:r>
            <w:r w:rsidR="00233210">
              <w:rPr>
                <w:rFonts w:ascii="Times New Roman" w:hAnsi="Times New Roman"/>
                <w:b/>
                <w:szCs w:val="20"/>
              </w:rPr>
              <w:t xml:space="preserve"> </w:t>
            </w:r>
            <w:r w:rsidRPr="000B1042">
              <w:rPr>
                <w:rFonts w:ascii="Times New Roman" w:hAnsi="Times New Roman"/>
                <w:b/>
                <w:szCs w:val="20"/>
              </w:rPr>
              <w:t>a</w:t>
            </w:r>
            <w:r w:rsidR="00233210">
              <w:rPr>
                <w:rFonts w:ascii="Times New Roman" w:hAnsi="Times New Roman"/>
                <w:b/>
                <w:szCs w:val="20"/>
              </w:rPr>
              <w:t xml:space="preserve"> </w:t>
            </w:r>
            <w:r w:rsidRPr="000B1042">
              <w:rPr>
                <w:rFonts w:ascii="Times New Roman" w:hAnsi="Times New Roman"/>
                <w:b/>
                <w:szCs w:val="20"/>
              </w:rPr>
              <w:t>shared</w:t>
            </w:r>
            <w:r w:rsidR="00233210">
              <w:rPr>
                <w:rFonts w:ascii="Times New Roman" w:hAnsi="Times New Roman"/>
                <w:b/>
                <w:szCs w:val="20"/>
              </w:rPr>
              <w:t xml:space="preserve"> </w:t>
            </w:r>
            <w:r w:rsidRPr="000B1042">
              <w:rPr>
                <w:rFonts w:ascii="Times New Roman" w:hAnsi="Times New Roman"/>
                <w:b/>
                <w:szCs w:val="20"/>
              </w:rPr>
              <w:t>resource</w:t>
            </w:r>
            <w:r w:rsidRPr="000B1042">
              <w:rPr>
                <w:rFonts w:ascii="Times New Roman" w:hAnsi="Times New Roman"/>
                <w:szCs w:val="20"/>
              </w:rPr>
              <w:t>,</w:t>
            </w:r>
            <w:r w:rsidR="00233210">
              <w:rPr>
                <w:rFonts w:ascii="Times New Roman" w:hAnsi="Times New Roman"/>
                <w:szCs w:val="20"/>
              </w:rPr>
              <w:t xml:space="preserve"> </w:t>
            </w:r>
            <w:r w:rsidRPr="000B1042">
              <w:rPr>
                <w:rFonts w:ascii="Times New Roman" w:hAnsi="Times New Roman"/>
                <w:szCs w:val="20"/>
              </w:rPr>
              <w:t>users</w:t>
            </w:r>
            <w:r w:rsidR="00233210">
              <w:rPr>
                <w:rFonts w:ascii="Times New Roman" w:hAnsi="Times New Roman"/>
                <w:szCs w:val="20"/>
              </w:rPr>
              <w:t xml:space="preserve"> </w:t>
            </w:r>
            <w:r w:rsidRPr="000B1042">
              <w:rPr>
                <w:rFonts w:ascii="Times New Roman" w:hAnsi="Times New Roman"/>
                <w:szCs w:val="20"/>
              </w:rPr>
              <w:t>should</w:t>
            </w:r>
            <w:r w:rsidR="00233210">
              <w:rPr>
                <w:rFonts w:ascii="Times New Roman" w:hAnsi="Times New Roman"/>
                <w:szCs w:val="20"/>
              </w:rPr>
              <w:t xml:space="preserve"> </w:t>
            </w:r>
            <w:r w:rsidRPr="000B1042">
              <w:rPr>
                <w:rFonts w:ascii="Times New Roman" w:hAnsi="Times New Roman"/>
                <w:szCs w:val="20"/>
              </w:rPr>
              <w:t>exercise</w:t>
            </w:r>
            <w:r w:rsidR="00233210">
              <w:rPr>
                <w:rFonts w:ascii="Times New Roman" w:hAnsi="Times New Roman"/>
                <w:szCs w:val="20"/>
              </w:rPr>
              <w:t xml:space="preserve"> </w:t>
            </w:r>
            <w:r w:rsidRPr="000B1042">
              <w:rPr>
                <w:rFonts w:ascii="Times New Roman" w:hAnsi="Times New Roman"/>
                <w:szCs w:val="20"/>
              </w:rPr>
              <w:t>some</w:t>
            </w:r>
            <w:r w:rsidR="00233210">
              <w:rPr>
                <w:rFonts w:ascii="Times New Roman" w:hAnsi="Times New Roman"/>
                <w:szCs w:val="20"/>
              </w:rPr>
              <w:t xml:space="preserve"> </w:t>
            </w:r>
            <w:r w:rsidRPr="000B1042">
              <w:rPr>
                <w:rFonts w:ascii="Times New Roman" w:hAnsi="Times New Roman"/>
                <w:szCs w:val="20"/>
              </w:rPr>
              <w:t>basic</w:t>
            </w:r>
            <w:r w:rsidR="00233210">
              <w:rPr>
                <w:rFonts w:ascii="Times New Roman" w:hAnsi="Times New Roman"/>
                <w:szCs w:val="20"/>
              </w:rPr>
              <w:t xml:space="preserve"> </w:t>
            </w:r>
            <w:r w:rsidRPr="000B1042">
              <w:rPr>
                <w:rFonts w:ascii="Times New Roman" w:hAnsi="Times New Roman"/>
                <w:szCs w:val="20"/>
              </w:rPr>
              <w:t>etiquette</w:t>
            </w:r>
            <w:r w:rsidR="00233210">
              <w:rPr>
                <w:rFonts w:ascii="Times New Roman" w:hAnsi="Times New Roman"/>
                <w:szCs w:val="20"/>
              </w:rPr>
              <w:t xml:space="preserve"> </w:t>
            </w:r>
            <w:r w:rsidRPr="000B1042">
              <w:rPr>
                <w:rFonts w:ascii="Times New Roman" w:hAnsi="Times New Roman"/>
                <w:szCs w:val="20"/>
              </w:rPr>
              <w:t>when</w:t>
            </w:r>
            <w:r w:rsidR="00233210">
              <w:rPr>
                <w:rFonts w:ascii="Times New Roman" w:hAnsi="Times New Roman"/>
                <w:szCs w:val="20"/>
              </w:rPr>
              <w:t xml:space="preserve"> </w:t>
            </w:r>
            <w:r w:rsidRPr="000B1042">
              <w:rPr>
                <w:rFonts w:ascii="Times New Roman" w:hAnsi="Times New Roman"/>
                <w:szCs w:val="20"/>
              </w:rPr>
              <w:t>using</w:t>
            </w:r>
            <w:r w:rsidR="00233210">
              <w:rPr>
                <w:rFonts w:ascii="Times New Roman" w:hAnsi="Times New Roman"/>
                <w:szCs w:val="20"/>
              </w:rPr>
              <w:t xml:space="preserve"> </w:t>
            </w:r>
            <w:r w:rsidRPr="000B1042">
              <w:rPr>
                <w:rFonts w:ascii="Times New Roman" w:hAnsi="Times New Roman"/>
                <w:szCs w:val="20"/>
              </w:rPr>
              <w:t>the</w:t>
            </w:r>
            <w:r w:rsidR="00233210">
              <w:rPr>
                <w:rFonts w:ascii="Times New Roman" w:hAnsi="Times New Roman"/>
                <w:szCs w:val="20"/>
              </w:rPr>
              <w:t xml:space="preserve"> </w:t>
            </w:r>
            <w:r w:rsidRPr="000B1042">
              <w:rPr>
                <w:rFonts w:ascii="Times New Roman" w:hAnsi="Times New Roman"/>
                <w:szCs w:val="20"/>
              </w:rPr>
              <w:t>3GPP</w:t>
            </w:r>
            <w:r w:rsidR="00233210">
              <w:rPr>
                <w:rFonts w:ascii="Times New Roman" w:hAnsi="Times New Roman"/>
                <w:szCs w:val="20"/>
              </w:rPr>
              <w:t xml:space="preserve"> </w:t>
            </w:r>
            <w:r w:rsidRPr="000B1042">
              <w:rPr>
                <w:rFonts w:ascii="Times New Roman" w:hAnsi="Times New Roman"/>
                <w:szCs w:val="20"/>
              </w:rPr>
              <w:t>network</w:t>
            </w:r>
            <w:r w:rsidR="00233210">
              <w:rPr>
                <w:rFonts w:ascii="Times New Roman" w:hAnsi="Times New Roman"/>
                <w:szCs w:val="20"/>
              </w:rPr>
              <w:t xml:space="preserve"> </w:t>
            </w:r>
            <w:r w:rsidRPr="000B1042">
              <w:rPr>
                <w:rFonts w:ascii="Times New Roman" w:hAnsi="Times New Roman"/>
                <w:szCs w:val="20"/>
              </w:rPr>
              <w:t>at</w:t>
            </w:r>
            <w:r w:rsidR="00233210">
              <w:rPr>
                <w:rFonts w:ascii="Times New Roman" w:hAnsi="Times New Roman"/>
                <w:szCs w:val="20"/>
              </w:rPr>
              <w:t xml:space="preserve"> </w:t>
            </w:r>
            <w:r w:rsidRPr="000B1042">
              <w:rPr>
                <w:rFonts w:ascii="Times New Roman" w:hAnsi="Times New Roman"/>
                <w:szCs w:val="20"/>
              </w:rPr>
              <w:t>a</w:t>
            </w:r>
            <w:r w:rsidR="00233210">
              <w:rPr>
                <w:rFonts w:ascii="Times New Roman" w:hAnsi="Times New Roman"/>
                <w:szCs w:val="20"/>
              </w:rPr>
              <w:t xml:space="preserve"> </w:t>
            </w:r>
            <w:r w:rsidRPr="000B1042">
              <w:rPr>
                <w:rFonts w:ascii="Times New Roman" w:hAnsi="Times New Roman"/>
                <w:szCs w:val="20"/>
              </w:rPr>
              <w:t>meeting.</w:t>
            </w:r>
            <w:r w:rsidR="00233210">
              <w:rPr>
                <w:rFonts w:ascii="Times New Roman" w:hAnsi="Times New Roman"/>
                <w:szCs w:val="20"/>
              </w:rPr>
              <w:t xml:space="preserve"> </w:t>
            </w:r>
            <w:r w:rsidRPr="000B1042">
              <w:rPr>
                <w:rFonts w:ascii="Times New Roman" w:hAnsi="Times New Roman"/>
                <w:szCs w:val="20"/>
              </w:rPr>
              <w:t>It</w:t>
            </w:r>
            <w:r w:rsidR="00233210">
              <w:rPr>
                <w:rFonts w:ascii="Times New Roman" w:hAnsi="Times New Roman"/>
                <w:szCs w:val="20"/>
              </w:rPr>
              <w:t xml:space="preserve"> </w:t>
            </w:r>
            <w:r w:rsidRPr="000B1042">
              <w:rPr>
                <w:rFonts w:ascii="Times New Roman" w:hAnsi="Times New Roman"/>
                <w:szCs w:val="20"/>
              </w:rPr>
              <w:t>is</w:t>
            </w:r>
            <w:r w:rsidR="00233210">
              <w:rPr>
                <w:rFonts w:ascii="Times New Roman" w:hAnsi="Times New Roman"/>
                <w:szCs w:val="20"/>
              </w:rPr>
              <w:t xml:space="preserve"> </w:t>
            </w:r>
            <w:r w:rsidRPr="000B1042">
              <w:rPr>
                <w:rFonts w:ascii="Times New Roman" w:hAnsi="Times New Roman"/>
                <w:szCs w:val="20"/>
              </w:rPr>
              <w:t>understood</w:t>
            </w:r>
            <w:r w:rsidR="00233210">
              <w:rPr>
                <w:rFonts w:ascii="Times New Roman" w:hAnsi="Times New Roman"/>
                <w:szCs w:val="20"/>
              </w:rPr>
              <w:t xml:space="preserve"> </w:t>
            </w:r>
            <w:r w:rsidRPr="000B1042">
              <w:rPr>
                <w:rFonts w:ascii="Times New Roman" w:hAnsi="Times New Roman"/>
                <w:szCs w:val="20"/>
              </w:rPr>
              <w:t>that</w:t>
            </w:r>
            <w:r w:rsidR="00233210">
              <w:rPr>
                <w:rFonts w:ascii="Times New Roman" w:hAnsi="Times New Roman"/>
                <w:szCs w:val="20"/>
              </w:rPr>
              <w:t xml:space="preserve"> </w:t>
            </w:r>
            <w:r w:rsidRPr="000B1042">
              <w:rPr>
                <w:rFonts w:ascii="Times New Roman" w:hAnsi="Times New Roman"/>
                <w:szCs w:val="20"/>
              </w:rPr>
              <w:t>high</w:t>
            </w:r>
            <w:r w:rsidR="00233210">
              <w:rPr>
                <w:rFonts w:ascii="Times New Roman" w:hAnsi="Times New Roman"/>
                <w:szCs w:val="20"/>
              </w:rPr>
              <w:t xml:space="preserve"> </w:t>
            </w:r>
            <w:r w:rsidRPr="000B1042">
              <w:rPr>
                <w:rFonts w:ascii="Times New Roman" w:hAnsi="Times New Roman"/>
                <w:szCs w:val="20"/>
              </w:rPr>
              <w:t>bandwidth</w:t>
            </w:r>
            <w:r w:rsidR="00233210">
              <w:rPr>
                <w:rFonts w:ascii="Times New Roman" w:hAnsi="Times New Roman"/>
                <w:szCs w:val="20"/>
              </w:rPr>
              <w:t xml:space="preserve"> </w:t>
            </w:r>
            <w:r w:rsidRPr="000B1042">
              <w:rPr>
                <w:rFonts w:ascii="Times New Roman" w:hAnsi="Times New Roman"/>
                <w:szCs w:val="20"/>
              </w:rPr>
              <w:t>applications</w:t>
            </w:r>
            <w:r w:rsidR="00233210">
              <w:rPr>
                <w:rFonts w:ascii="Times New Roman" w:hAnsi="Times New Roman"/>
                <w:szCs w:val="20"/>
              </w:rPr>
              <w:t xml:space="preserve"> </w:t>
            </w:r>
            <w:r w:rsidRPr="000B1042">
              <w:rPr>
                <w:rFonts w:ascii="Times New Roman" w:hAnsi="Times New Roman"/>
                <w:szCs w:val="20"/>
              </w:rPr>
              <w:t>such</w:t>
            </w:r>
            <w:r w:rsidR="00233210">
              <w:rPr>
                <w:rFonts w:ascii="Times New Roman" w:hAnsi="Times New Roman"/>
                <w:szCs w:val="20"/>
              </w:rPr>
              <w:t xml:space="preserve"> </w:t>
            </w:r>
            <w:r w:rsidRPr="000B1042">
              <w:rPr>
                <w:rFonts w:ascii="Times New Roman" w:hAnsi="Times New Roman"/>
                <w:szCs w:val="20"/>
              </w:rPr>
              <w:t>as</w:t>
            </w:r>
            <w:r w:rsidR="00233210">
              <w:rPr>
                <w:rFonts w:ascii="Times New Roman" w:hAnsi="Times New Roman"/>
                <w:szCs w:val="20"/>
              </w:rPr>
              <w:t xml:space="preserve"> </w:t>
            </w:r>
            <w:r w:rsidRPr="000B1042">
              <w:rPr>
                <w:rFonts w:ascii="Times New Roman" w:hAnsi="Times New Roman"/>
                <w:szCs w:val="20"/>
              </w:rPr>
              <w:t>downloading</w:t>
            </w:r>
            <w:r w:rsidR="00233210">
              <w:rPr>
                <w:rFonts w:ascii="Times New Roman" w:hAnsi="Times New Roman"/>
                <w:szCs w:val="20"/>
              </w:rPr>
              <w:t xml:space="preserve"> </w:t>
            </w:r>
            <w:r w:rsidRPr="000B1042">
              <w:rPr>
                <w:rFonts w:ascii="Times New Roman" w:hAnsi="Times New Roman"/>
                <w:szCs w:val="20"/>
              </w:rPr>
              <w:t>large</w:t>
            </w:r>
            <w:r w:rsidR="00233210">
              <w:rPr>
                <w:rFonts w:ascii="Times New Roman" w:hAnsi="Times New Roman"/>
                <w:szCs w:val="20"/>
              </w:rPr>
              <w:t xml:space="preserve"> </w:t>
            </w:r>
            <w:r w:rsidRPr="000B1042">
              <w:rPr>
                <w:rFonts w:ascii="Times New Roman" w:hAnsi="Times New Roman"/>
                <w:szCs w:val="20"/>
              </w:rPr>
              <w:t>files</w:t>
            </w:r>
            <w:r w:rsidR="00233210">
              <w:rPr>
                <w:rFonts w:ascii="Times New Roman" w:hAnsi="Times New Roman"/>
                <w:szCs w:val="20"/>
              </w:rPr>
              <w:t xml:space="preserve"> </w:t>
            </w:r>
            <w:r w:rsidRPr="000B1042">
              <w:rPr>
                <w:rFonts w:ascii="Times New Roman" w:hAnsi="Times New Roman"/>
                <w:szCs w:val="20"/>
              </w:rPr>
              <w:t>or</w:t>
            </w:r>
            <w:r w:rsidR="00233210">
              <w:rPr>
                <w:rFonts w:ascii="Times New Roman" w:hAnsi="Times New Roman"/>
                <w:szCs w:val="20"/>
              </w:rPr>
              <w:t xml:space="preserve"> </w:t>
            </w:r>
            <w:r w:rsidRPr="000B1042">
              <w:rPr>
                <w:rFonts w:ascii="Times New Roman" w:hAnsi="Times New Roman"/>
                <w:szCs w:val="20"/>
              </w:rPr>
              <w:t>video</w:t>
            </w:r>
            <w:r w:rsidR="00233210">
              <w:rPr>
                <w:rFonts w:ascii="Times New Roman" w:hAnsi="Times New Roman"/>
                <w:szCs w:val="20"/>
              </w:rPr>
              <w:t xml:space="preserve"> </w:t>
            </w:r>
            <w:r w:rsidRPr="000B1042">
              <w:rPr>
                <w:rFonts w:ascii="Times New Roman" w:hAnsi="Times New Roman"/>
                <w:szCs w:val="20"/>
              </w:rPr>
              <w:t>streaming</w:t>
            </w:r>
            <w:r w:rsidR="00233210">
              <w:rPr>
                <w:rFonts w:ascii="Times New Roman" w:hAnsi="Times New Roman"/>
                <w:szCs w:val="20"/>
              </w:rPr>
              <w:t xml:space="preserve"> </w:t>
            </w:r>
            <w:r w:rsidRPr="000B1042">
              <w:rPr>
                <w:rFonts w:ascii="Times New Roman" w:hAnsi="Times New Roman"/>
                <w:szCs w:val="20"/>
              </w:rPr>
              <w:t>might</w:t>
            </w:r>
            <w:r w:rsidR="00233210">
              <w:rPr>
                <w:rFonts w:ascii="Times New Roman" w:hAnsi="Times New Roman"/>
                <w:szCs w:val="20"/>
              </w:rPr>
              <w:t xml:space="preserve"> </w:t>
            </w:r>
            <w:r w:rsidRPr="000B1042">
              <w:rPr>
                <w:rFonts w:ascii="Times New Roman" w:hAnsi="Times New Roman"/>
                <w:szCs w:val="20"/>
              </w:rPr>
              <w:t>be</w:t>
            </w:r>
            <w:r w:rsidR="00233210">
              <w:rPr>
                <w:rFonts w:ascii="Times New Roman" w:hAnsi="Times New Roman"/>
                <w:szCs w:val="20"/>
              </w:rPr>
              <w:t xml:space="preserve"> </w:t>
            </w:r>
            <w:r w:rsidRPr="000B1042">
              <w:rPr>
                <w:rFonts w:ascii="Times New Roman" w:hAnsi="Times New Roman"/>
                <w:szCs w:val="20"/>
              </w:rPr>
              <w:t>required</w:t>
            </w:r>
            <w:r w:rsidR="00233210">
              <w:rPr>
                <w:rFonts w:ascii="Times New Roman" w:hAnsi="Times New Roman"/>
                <w:szCs w:val="20"/>
              </w:rPr>
              <w:t xml:space="preserve"> </w:t>
            </w:r>
            <w:r w:rsidRPr="000B1042">
              <w:rPr>
                <w:rFonts w:ascii="Times New Roman" w:hAnsi="Times New Roman"/>
                <w:szCs w:val="20"/>
              </w:rPr>
              <w:t>for</w:t>
            </w:r>
            <w:r w:rsidR="00233210">
              <w:rPr>
                <w:rFonts w:ascii="Times New Roman" w:hAnsi="Times New Roman"/>
                <w:szCs w:val="20"/>
              </w:rPr>
              <w:t xml:space="preserve"> </w:t>
            </w:r>
            <w:r w:rsidRPr="000B1042">
              <w:rPr>
                <w:rFonts w:ascii="Times New Roman" w:hAnsi="Times New Roman"/>
                <w:szCs w:val="20"/>
              </w:rPr>
              <w:t>business</w:t>
            </w:r>
            <w:r w:rsidR="00233210">
              <w:rPr>
                <w:rFonts w:ascii="Times New Roman" w:hAnsi="Times New Roman"/>
                <w:szCs w:val="20"/>
              </w:rPr>
              <w:t xml:space="preserve"> </w:t>
            </w:r>
            <w:r w:rsidRPr="000B1042">
              <w:rPr>
                <w:rFonts w:ascii="Times New Roman" w:hAnsi="Times New Roman"/>
                <w:szCs w:val="20"/>
              </w:rPr>
              <w:t>purposes,</w:t>
            </w:r>
            <w:r w:rsidR="00233210">
              <w:rPr>
                <w:rFonts w:ascii="Times New Roman" w:hAnsi="Times New Roman"/>
                <w:szCs w:val="20"/>
              </w:rPr>
              <w:t xml:space="preserve"> </w:t>
            </w:r>
            <w:r w:rsidRPr="000B1042">
              <w:rPr>
                <w:rFonts w:ascii="Times New Roman" w:hAnsi="Times New Roman"/>
                <w:szCs w:val="20"/>
              </w:rPr>
              <w:t>but</w:t>
            </w:r>
            <w:r w:rsidR="00233210">
              <w:rPr>
                <w:rFonts w:ascii="Times New Roman" w:hAnsi="Times New Roman"/>
                <w:szCs w:val="20"/>
              </w:rPr>
              <w:t xml:space="preserve"> </w:t>
            </w:r>
            <w:r w:rsidRPr="000B1042">
              <w:rPr>
                <w:rFonts w:ascii="Times New Roman" w:hAnsi="Times New Roman"/>
                <w:szCs w:val="20"/>
              </w:rPr>
              <w:t>delegates</w:t>
            </w:r>
            <w:r w:rsidR="00233210">
              <w:rPr>
                <w:rFonts w:ascii="Times New Roman" w:hAnsi="Times New Roman"/>
                <w:szCs w:val="20"/>
              </w:rPr>
              <w:t xml:space="preserve"> </w:t>
            </w:r>
            <w:r w:rsidRPr="000B1042">
              <w:rPr>
                <w:rFonts w:ascii="Times New Roman" w:hAnsi="Times New Roman"/>
                <w:szCs w:val="20"/>
              </w:rPr>
              <w:t>should</w:t>
            </w:r>
            <w:r w:rsidR="00233210">
              <w:rPr>
                <w:rFonts w:ascii="Times New Roman" w:hAnsi="Times New Roman"/>
                <w:szCs w:val="20"/>
              </w:rPr>
              <w:t xml:space="preserve"> </w:t>
            </w:r>
            <w:r w:rsidRPr="000B1042">
              <w:rPr>
                <w:rFonts w:ascii="Times New Roman" w:hAnsi="Times New Roman"/>
                <w:szCs w:val="20"/>
              </w:rPr>
              <w:t>be</w:t>
            </w:r>
            <w:r w:rsidR="00233210">
              <w:rPr>
                <w:rFonts w:ascii="Times New Roman" w:hAnsi="Times New Roman"/>
                <w:szCs w:val="20"/>
              </w:rPr>
              <w:t xml:space="preserve"> </w:t>
            </w:r>
            <w:r w:rsidRPr="000B1042">
              <w:rPr>
                <w:rFonts w:ascii="Times New Roman" w:hAnsi="Times New Roman"/>
                <w:szCs w:val="20"/>
              </w:rPr>
              <w:t>strongly</w:t>
            </w:r>
            <w:r w:rsidR="00233210">
              <w:rPr>
                <w:rFonts w:ascii="Times New Roman" w:hAnsi="Times New Roman"/>
                <w:szCs w:val="20"/>
              </w:rPr>
              <w:t xml:space="preserve"> </w:t>
            </w:r>
            <w:r w:rsidRPr="000B1042">
              <w:rPr>
                <w:rFonts w:ascii="Times New Roman" w:hAnsi="Times New Roman"/>
                <w:szCs w:val="20"/>
              </w:rPr>
              <w:t>discouraged</w:t>
            </w:r>
            <w:r w:rsidR="00233210">
              <w:rPr>
                <w:rFonts w:ascii="Times New Roman" w:hAnsi="Times New Roman"/>
                <w:szCs w:val="20"/>
              </w:rPr>
              <w:t xml:space="preserve"> </w:t>
            </w:r>
            <w:r w:rsidRPr="000B1042">
              <w:rPr>
                <w:rFonts w:ascii="Times New Roman" w:hAnsi="Times New Roman"/>
                <w:szCs w:val="20"/>
              </w:rPr>
              <w:t>in</w:t>
            </w:r>
            <w:r w:rsidR="00233210">
              <w:rPr>
                <w:rFonts w:ascii="Times New Roman" w:hAnsi="Times New Roman"/>
                <w:szCs w:val="20"/>
              </w:rPr>
              <w:t xml:space="preserve"> </w:t>
            </w:r>
            <w:r w:rsidRPr="000B1042">
              <w:rPr>
                <w:rFonts w:ascii="Times New Roman" w:hAnsi="Times New Roman"/>
                <w:szCs w:val="20"/>
              </w:rPr>
              <w:t>performing</w:t>
            </w:r>
            <w:r w:rsidR="00233210">
              <w:rPr>
                <w:rFonts w:ascii="Times New Roman" w:hAnsi="Times New Roman"/>
                <w:szCs w:val="20"/>
              </w:rPr>
              <w:t xml:space="preserve"> </w:t>
            </w:r>
            <w:r w:rsidRPr="000B1042">
              <w:rPr>
                <w:rFonts w:ascii="Times New Roman" w:hAnsi="Times New Roman"/>
                <w:szCs w:val="20"/>
              </w:rPr>
              <w:t>these</w:t>
            </w:r>
            <w:r w:rsidR="00233210">
              <w:rPr>
                <w:rFonts w:ascii="Times New Roman" w:hAnsi="Times New Roman"/>
                <w:szCs w:val="20"/>
              </w:rPr>
              <w:t xml:space="preserve"> </w:t>
            </w:r>
            <w:r w:rsidRPr="000B1042">
              <w:rPr>
                <w:rFonts w:ascii="Times New Roman" w:hAnsi="Times New Roman"/>
                <w:szCs w:val="20"/>
              </w:rPr>
              <w:t>activities</w:t>
            </w:r>
            <w:r w:rsidR="00233210">
              <w:rPr>
                <w:rFonts w:ascii="Times New Roman" w:hAnsi="Times New Roman"/>
                <w:szCs w:val="20"/>
              </w:rPr>
              <w:t xml:space="preserve"> </w:t>
            </w:r>
            <w:r w:rsidRPr="000B1042">
              <w:rPr>
                <w:rFonts w:ascii="Times New Roman" w:hAnsi="Times New Roman"/>
                <w:szCs w:val="20"/>
              </w:rPr>
              <w:t>for</w:t>
            </w:r>
            <w:r w:rsidR="00233210">
              <w:rPr>
                <w:rFonts w:ascii="Times New Roman" w:hAnsi="Times New Roman"/>
                <w:szCs w:val="20"/>
              </w:rPr>
              <w:t xml:space="preserve"> </w:t>
            </w:r>
            <w:r w:rsidRPr="000B1042">
              <w:rPr>
                <w:rFonts w:ascii="Times New Roman" w:hAnsi="Times New Roman"/>
                <w:szCs w:val="20"/>
              </w:rPr>
              <w:t>personal</w:t>
            </w:r>
            <w:r w:rsidR="00233210">
              <w:rPr>
                <w:rFonts w:ascii="Times New Roman" w:hAnsi="Times New Roman"/>
                <w:szCs w:val="20"/>
              </w:rPr>
              <w:t xml:space="preserve"> </w:t>
            </w:r>
            <w:r w:rsidRPr="000B1042">
              <w:rPr>
                <w:rFonts w:ascii="Times New Roman" w:hAnsi="Times New Roman"/>
                <w:szCs w:val="20"/>
              </w:rPr>
              <w:t>use.</w:t>
            </w:r>
            <w:r w:rsidR="00233210">
              <w:rPr>
                <w:rFonts w:ascii="Times New Roman" w:hAnsi="Times New Roman"/>
                <w:szCs w:val="20"/>
              </w:rPr>
              <w:t xml:space="preserve"> </w:t>
            </w:r>
            <w:r w:rsidRPr="000B1042">
              <w:rPr>
                <w:rFonts w:ascii="Times New Roman" w:hAnsi="Times New Roman"/>
                <w:szCs w:val="20"/>
              </w:rPr>
              <w:t>Downloading</w:t>
            </w:r>
            <w:r w:rsidR="00233210">
              <w:rPr>
                <w:rFonts w:ascii="Times New Roman" w:hAnsi="Times New Roman"/>
                <w:szCs w:val="20"/>
              </w:rPr>
              <w:t xml:space="preserve"> </w:t>
            </w:r>
            <w:r w:rsidRPr="000B1042">
              <w:rPr>
                <w:rFonts w:ascii="Times New Roman" w:hAnsi="Times New Roman"/>
                <w:szCs w:val="20"/>
              </w:rPr>
              <w:t>a</w:t>
            </w:r>
            <w:r w:rsidR="00233210">
              <w:rPr>
                <w:rFonts w:ascii="Times New Roman" w:hAnsi="Times New Roman"/>
                <w:szCs w:val="20"/>
              </w:rPr>
              <w:t xml:space="preserve"> </w:t>
            </w:r>
            <w:r w:rsidRPr="000B1042">
              <w:rPr>
                <w:rFonts w:ascii="Times New Roman" w:hAnsi="Times New Roman"/>
                <w:szCs w:val="20"/>
              </w:rPr>
              <w:t>movie</w:t>
            </w:r>
            <w:r w:rsidR="00233210">
              <w:rPr>
                <w:rFonts w:ascii="Times New Roman" w:hAnsi="Times New Roman"/>
                <w:szCs w:val="20"/>
              </w:rPr>
              <w:t xml:space="preserve"> </w:t>
            </w:r>
            <w:r w:rsidRPr="000B1042">
              <w:rPr>
                <w:rFonts w:ascii="Times New Roman" w:hAnsi="Times New Roman"/>
                <w:szCs w:val="20"/>
              </w:rPr>
              <w:t>or</w:t>
            </w:r>
            <w:r w:rsidR="00233210">
              <w:rPr>
                <w:rFonts w:ascii="Times New Roman" w:hAnsi="Times New Roman"/>
                <w:szCs w:val="20"/>
              </w:rPr>
              <w:t xml:space="preserve"> </w:t>
            </w:r>
            <w:r w:rsidRPr="000B1042">
              <w:rPr>
                <w:rFonts w:ascii="Times New Roman" w:hAnsi="Times New Roman"/>
                <w:szCs w:val="20"/>
              </w:rPr>
              <w:t>doing</w:t>
            </w:r>
            <w:r w:rsidR="00233210">
              <w:rPr>
                <w:rFonts w:ascii="Times New Roman" w:hAnsi="Times New Roman"/>
                <w:szCs w:val="20"/>
              </w:rPr>
              <w:t xml:space="preserve"> </w:t>
            </w:r>
            <w:r w:rsidRPr="000B1042">
              <w:rPr>
                <w:rFonts w:ascii="Times New Roman" w:hAnsi="Times New Roman"/>
                <w:szCs w:val="20"/>
              </w:rPr>
              <w:t>something</w:t>
            </w:r>
            <w:r w:rsidR="00233210">
              <w:rPr>
                <w:rFonts w:ascii="Times New Roman" w:hAnsi="Times New Roman"/>
                <w:szCs w:val="20"/>
              </w:rPr>
              <w:t xml:space="preserve"> </w:t>
            </w:r>
            <w:r w:rsidRPr="000B1042">
              <w:rPr>
                <w:rFonts w:ascii="Times New Roman" w:hAnsi="Times New Roman"/>
                <w:szCs w:val="20"/>
              </w:rPr>
              <w:t>in</w:t>
            </w:r>
            <w:r w:rsidR="00233210">
              <w:rPr>
                <w:rFonts w:ascii="Times New Roman" w:hAnsi="Times New Roman"/>
                <w:szCs w:val="20"/>
              </w:rPr>
              <w:t xml:space="preserve"> </w:t>
            </w:r>
            <w:r w:rsidRPr="000B1042">
              <w:rPr>
                <w:rFonts w:ascii="Times New Roman" w:hAnsi="Times New Roman"/>
                <w:szCs w:val="20"/>
              </w:rPr>
              <w:t>an</w:t>
            </w:r>
            <w:r w:rsidR="00233210">
              <w:rPr>
                <w:rFonts w:ascii="Times New Roman" w:hAnsi="Times New Roman"/>
                <w:szCs w:val="20"/>
              </w:rPr>
              <w:t xml:space="preserve"> </w:t>
            </w:r>
            <w:r w:rsidRPr="000B1042">
              <w:rPr>
                <w:rFonts w:ascii="Times New Roman" w:hAnsi="Times New Roman"/>
                <w:szCs w:val="20"/>
              </w:rPr>
              <w:t>interactive</w:t>
            </w:r>
            <w:r w:rsidR="00233210">
              <w:rPr>
                <w:rFonts w:ascii="Times New Roman" w:hAnsi="Times New Roman"/>
                <w:szCs w:val="20"/>
              </w:rPr>
              <w:t xml:space="preserve"> </w:t>
            </w:r>
            <w:r w:rsidRPr="000B1042">
              <w:rPr>
                <w:rFonts w:ascii="Times New Roman" w:hAnsi="Times New Roman"/>
                <w:szCs w:val="20"/>
              </w:rPr>
              <w:t>environment</w:t>
            </w:r>
            <w:r w:rsidR="00233210">
              <w:rPr>
                <w:rFonts w:ascii="Times New Roman" w:hAnsi="Times New Roman"/>
                <w:szCs w:val="20"/>
              </w:rPr>
              <w:t xml:space="preserve"> </w:t>
            </w:r>
            <w:r w:rsidRPr="000B1042">
              <w:rPr>
                <w:rFonts w:ascii="Times New Roman" w:hAnsi="Times New Roman"/>
                <w:szCs w:val="20"/>
              </w:rPr>
              <w:t>for</w:t>
            </w:r>
            <w:r w:rsidR="00233210">
              <w:rPr>
                <w:rFonts w:ascii="Times New Roman" w:hAnsi="Times New Roman"/>
                <w:szCs w:val="20"/>
              </w:rPr>
              <w:t xml:space="preserve"> </w:t>
            </w:r>
            <w:r w:rsidRPr="000B1042">
              <w:rPr>
                <w:rFonts w:ascii="Times New Roman" w:hAnsi="Times New Roman"/>
                <w:szCs w:val="20"/>
              </w:rPr>
              <w:t>personal</w:t>
            </w:r>
            <w:r w:rsidR="00233210">
              <w:rPr>
                <w:rFonts w:ascii="Times New Roman" w:hAnsi="Times New Roman"/>
                <w:szCs w:val="20"/>
              </w:rPr>
              <w:t xml:space="preserve"> </w:t>
            </w:r>
            <w:r w:rsidRPr="000B1042">
              <w:rPr>
                <w:rFonts w:ascii="Times New Roman" w:hAnsi="Times New Roman"/>
                <w:szCs w:val="20"/>
              </w:rPr>
              <w:t>use</w:t>
            </w:r>
            <w:r w:rsidR="00233210">
              <w:rPr>
                <w:rFonts w:ascii="Times New Roman" w:hAnsi="Times New Roman"/>
                <w:szCs w:val="20"/>
              </w:rPr>
              <w:t xml:space="preserve"> </w:t>
            </w:r>
            <w:r w:rsidRPr="000B1042">
              <w:rPr>
                <w:rFonts w:ascii="Times New Roman" w:hAnsi="Times New Roman"/>
                <w:szCs w:val="20"/>
              </w:rPr>
              <w:t>essentially</w:t>
            </w:r>
            <w:r w:rsidR="00233210">
              <w:rPr>
                <w:rFonts w:ascii="Times New Roman" w:hAnsi="Times New Roman"/>
                <w:szCs w:val="20"/>
              </w:rPr>
              <w:t xml:space="preserve"> </w:t>
            </w:r>
            <w:r w:rsidRPr="000B1042">
              <w:rPr>
                <w:rFonts w:ascii="Times New Roman" w:hAnsi="Times New Roman"/>
                <w:szCs w:val="20"/>
              </w:rPr>
              <w:t>wastes</w:t>
            </w:r>
            <w:r w:rsidR="00233210">
              <w:rPr>
                <w:rFonts w:ascii="Times New Roman" w:hAnsi="Times New Roman"/>
                <w:szCs w:val="20"/>
              </w:rPr>
              <w:t xml:space="preserve"> </w:t>
            </w:r>
            <w:r w:rsidRPr="000B1042">
              <w:rPr>
                <w:rFonts w:ascii="Times New Roman" w:hAnsi="Times New Roman"/>
                <w:szCs w:val="20"/>
              </w:rPr>
              <w:t>bandwidth</w:t>
            </w:r>
            <w:r w:rsidR="00233210">
              <w:rPr>
                <w:rFonts w:ascii="Times New Roman" w:hAnsi="Times New Roman"/>
                <w:szCs w:val="20"/>
              </w:rPr>
              <w:t xml:space="preserve"> </w:t>
            </w:r>
            <w:r w:rsidRPr="000B1042">
              <w:rPr>
                <w:rFonts w:ascii="Times New Roman" w:hAnsi="Times New Roman"/>
                <w:szCs w:val="20"/>
              </w:rPr>
              <w:t>that</w:t>
            </w:r>
            <w:r w:rsidR="00233210">
              <w:rPr>
                <w:rFonts w:ascii="Times New Roman" w:hAnsi="Times New Roman"/>
                <w:szCs w:val="20"/>
              </w:rPr>
              <w:t xml:space="preserve"> </w:t>
            </w:r>
            <w:r w:rsidRPr="000B1042">
              <w:rPr>
                <w:rFonts w:ascii="Times New Roman" w:hAnsi="Times New Roman"/>
                <w:szCs w:val="20"/>
              </w:rPr>
              <w:t>others</w:t>
            </w:r>
            <w:r w:rsidR="00233210">
              <w:rPr>
                <w:rFonts w:ascii="Times New Roman" w:hAnsi="Times New Roman"/>
                <w:szCs w:val="20"/>
              </w:rPr>
              <w:t xml:space="preserve"> </w:t>
            </w:r>
            <w:r w:rsidRPr="000B1042">
              <w:rPr>
                <w:rFonts w:ascii="Times New Roman" w:hAnsi="Times New Roman"/>
                <w:szCs w:val="20"/>
              </w:rPr>
              <w:t>need</w:t>
            </w:r>
            <w:r w:rsidR="00233210">
              <w:rPr>
                <w:rFonts w:ascii="Times New Roman" w:hAnsi="Times New Roman"/>
                <w:szCs w:val="20"/>
              </w:rPr>
              <w:t xml:space="preserve"> </w:t>
            </w:r>
            <w:r w:rsidRPr="000B1042">
              <w:rPr>
                <w:rFonts w:ascii="Times New Roman" w:hAnsi="Times New Roman"/>
                <w:szCs w:val="20"/>
              </w:rPr>
              <w:t>to</w:t>
            </w:r>
            <w:r w:rsidR="00233210">
              <w:rPr>
                <w:rFonts w:ascii="Times New Roman" w:hAnsi="Times New Roman"/>
                <w:szCs w:val="20"/>
              </w:rPr>
              <w:t xml:space="preserve"> </w:t>
            </w:r>
            <w:r w:rsidRPr="000B1042">
              <w:rPr>
                <w:rFonts w:ascii="Times New Roman" w:hAnsi="Times New Roman"/>
                <w:szCs w:val="20"/>
              </w:rPr>
              <w:t>make</w:t>
            </w:r>
            <w:r w:rsidR="00233210">
              <w:rPr>
                <w:rFonts w:ascii="Times New Roman" w:hAnsi="Times New Roman"/>
                <w:szCs w:val="20"/>
              </w:rPr>
              <w:t xml:space="preserve"> </w:t>
            </w:r>
            <w:r w:rsidRPr="000B1042">
              <w:rPr>
                <w:rFonts w:ascii="Times New Roman" w:hAnsi="Times New Roman"/>
                <w:szCs w:val="20"/>
              </w:rPr>
              <w:t>the</w:t>
            </w:r>
            <w:r w:rsidR="00233210">
              <w:rPr>
                <w:rFonts w:ascii="Times New Roman" w:hAnsi="Times New Roman"/>
                <w:szCs w:val="20"/>
              </w:rPr>
              <w:t xml:space="preserve"> </w:t>
            </w:r>
            <w:r w:rsidRPr="000B1042">
              <w:rPr>
                <w:rFonts w:ascii="Times New Roman" w:hAnsi="Times New Roman"/>
                <w:szCs w:val="20"/>
              </w:rPr>
              <w:t>meeting</w:t>
            </w:r>
            <w:r w:rsidR="00233210">
              <w:rPr>
                <w:rFonts w:ascii="Times New Roman" w:hAnsi="Times New Roman"/>
                <w:szCs w:val="20"/>
              </w:rPr>
              <w:t xml:space="preserve"> </w:t>
            </w:r>
            <w:r w:rsidRPr="000B1042">
              <w:rPr>
                <w:rFonts w:ascii="Times New Roman" w:hAnsi="Times New Roman"/>
                <w:szCs w:val="20"/>
              </w:rPr>
              <w:t>effective.</w:t>
            </w:r>
            <w:r w:rsidR="00233210">
              <w:rPr>
                <w:rFonts w:ascii="Times New Roman" w:hAnsi="Times New Roman"/>
                <w:szCs w:val="20"/>
              </w:rPr>
              <w:t xml:space="preserve"> </w:t>
            </w:r>
            <w:r w:rsidRPr="000B1042">
              <w:rPr>
                <w:rFonts w:ascii="Times New Roman" w:hAnsi="Times New Roman"/>
                <w:szCs w:val="20"/>
              </w:rPr>
              <w:t>The</w:t>
            </w:r>
            <w:r w:rsidR="00233210">
              <w:rPr>
                <w:rFonts w:ascii="Times New Roman" w:hAnsi="Times New Roman"/>
                <w:szCs w:val="20"/>
              </w:rPr>
              <w:t xml:space="preserve"> </w:t>
            </w:r>
            <w:r w:rsidRPr="000B1042">
              <w:rPr>
                <w:rFonts w:ascii="Times New Roman" w:hAnsi="Times New Roman"/>
                <w:szCs w:val="20"/>
              </w:rPr>
              <w:t>meeting</w:t>
            </w:r>
            <w:r w:rsidR="00233210">
              <w:rPr>
                <w:rFonts w:ascii="Times New Roman" w:hAnsi="Times New Roman"/>
                <w:szCs w:val="20"/>
              </w:rPr>
              <w:t xml:space="preserve"> </w:t>
            </w:r>
            <w:r w:rsidR="00E757C7">
              <w:rPr>
                <w:rFonts w:ascii="Times New Roman" w:hAnsi="Times New Roman"/>
                <w:szCs w:val="20"/>
              </w:rPr>
              <w:t>Chair</w:t>
            </w:r>
            <w:r w:rsidR="00233210">
              <w:rPr>
                <w:rFonts w:ascii="Times New Roman" w:hAnsi="Times New Roman"/>
                <w:szCs w:val="20"/>
              </w:rPr>
              <w:t xml:space="preserve"> </w:t>
            </w:r>
            <w:r w:rsidRPr="000B1042">
              <w:rPr>
                <w:rFonts w:ascii="Times New Roman" w:hAnsi="Times New Roman"/>
                <w:szCs w:val="20"/>
              </w:rPr>
              <w:t>should</w:t>
            </w:r>
            <w:r w:rsidR="00233210">
              <w:rPr>
                <w:rFonts w:ascii="Times New Roman" w:hAnsi="Times New Roman"/>
                <w:szCs w:val="20"/>
              </w:rPr>
              <w:t xml:space="preserve"> </w:t>
            </w:r>
            <w:r w:rsidRPr="000B1042">
              <w:rPr>
                <w:rFonts w:ascii="Times New Roman" w:hAnsi="Times New Roman"/>
                <w:szCs w:val="20"/>
              </w:rPr>
              <w:t>remind</w:t>
            </w:r>
            <w:r w:rsidR="00233210">
              <w:rPr>
                <w:rFonts w:ascii="Times New Roman" w:hAnsi="Times New Roman"/>
                <w:szCs w:val="20"/>
              </w:rPr>
              <w:t xml:space="preserve"> </w:t>
            </w:r>
            <w:r w:rsidRPr="000B1042">
              <w:rPr>
                <w:rFonts w:ascii="Times New Roman" w:hAnsi="Times New Roman"/>
                <w:szCs w:val="20"/>
              </w:rPr>
              <w:t>end</w:t>
            </w:r>
            <w:r w:rsidR="00233210">
              <w:rPr>
                <w:rFonts w:ascii="Times New Roman" w:hAnsi="Times New Roman"/>
                <w:szCs w:val="20"/>
              </w:rPr>
              <w:t xml:space="preserve"> </w:t>
            </w:r>
            <w:r w:rsidRPr="000B1042">
              <w:rPr>
                <w:rFonts w:ascii="Times New Roman" w:hAnsi="Times New Roman"/>
                <w:szCs w:val="20"/>
              </w:rPr>
              <w:t>users</w:t>
            </w:r>
            <w:r w:rsidR="00233210">
              <w:rPr>
                <w:rFonts w:ascii="Times New Roman" w:hAnsi="Times New Roman"/>
                <w:szCs w:val="20"/>
              </w:rPr>
              <w:t xml:space="preserve"> </w:t>
            </w:r>
            <w:r w:rsidRPr="000B1042">
              <w:rPr>
                <w:rFonts w:ascii="Times New Roman" w:hAnsi="Times New Roman"/>
                <w:szCs w:val="20"/>
              </w:rPr>
              <w:t>that</w:t>
            </w:r>
            <w:r w:rsidR="00233210">
              <w:rPr>
                <w:rFonts w:ascii="Times New Roman" w:hAnsi="Times New Roman"/>
                <w:szCs w:val="20"/>
              </w:rPr>
              <w:t xml:space="preserve"> </w:t>
            </w:r>
            <w:r w:rsidRPr="000B1042">
              <w:rPr>
                <w:rFonts w:ascii="Times New Roman" w:hAnsi="Times New Roman"/>
                <w:szCs w:val="20"/>
              </w:rPr>
              <w:t>the</w:t>
            </w:r>
            <w:r w:rsidR="00233210">
              <w:rPr>
                <w:rFonts w:ascii="Times New Roman" w:hAnsi="Times New Roman"/>
                <w:szCs w:val="20"/>
              </w:rPr>
              <w:t xml:space="preserve"> </w:t>
            </w:r>
            <w:r w:rsidRPr="000B1042">
              <w:rPr>
                <w:rFonts w:ascii="Times New Roman" w:hAnsi="Times New Roman"/>
                <w:szCs w:val="20"/>
              </w:rPr>
              <w:t>network</w:t>
            </w:r>
            <w:r w:rsidR="00233210">
              <w:rPr>
                <w:rFonts w:ascii="Times New Roman" w:hAnsi="Times New Roman"/>
                <w:szCs w:val="20"/>
              </w:rPr>
              <w:t xml:space="preserve"> </w:t>
            </w:r>
            <w:r w:rsidRPr="000B1042">
              <w:rPr>
                <w:rFonts w:ascii="Times New Roman" w:hAnsi="Times New Roman"/>
                <w:szCs w:val="20"/>
              </w:rPr>
              <w:t>is</w:t>
            </w:r>
            <w:r w:rsidR="00233210">
              <w:rPr>
                <w:rFonts w:ascii="Times New Roman" w:hAnsi="Times New Roman"/>
                <w:szCs w:val="20"/>
              </w:rPr>
              <w:t xml:space="preserve"> </w:t>
            </w:r>
            <w:r w:rsidRPr="000B1042">
              <w:rPr>
                <w:rFonts w:ascii="Times New Roman" w:hAnsi="Times New Roman"/>
                <w:szCs w:val="20"/>
              </w:rPr>
              <w:t>a</w:t>
            </w:r>
            <w:r w:rsidR="00233210">
              <w:rPr>
                <w:rFonts w:ascii="Times New Roman" w:hAnsi="Times New Roman"/>
                <w:szCs w:val="20"/>
              </w:rPr>
              <w:t xml:space="preserve"> </w:t>
            </w:r>
            <w:r w:rsidRPr="000B1042">
              <w:rPr>
                <w:rFonts w:ascii="Times New Roman" w:hAnsi="Times New Roman"/>
                <w:szCs w:val="20"/>
              </w:rPr>
              <w:t>shared</w:t>
            </w:r>
            <w:r w:rsidR="00233210">
              <w:rPr>
                <w:rFonts w:ascii="Times New Roman" w:hAnsi="Times New Roman"/>
                <w:szCs w:val="20"/>
              </w:rPr>
              <w:t xml:space="preserve"> </w:t>
            </w:r>
            <w:r w:rsidRPr="000B1042">
              <w:rPr>
                <w:rFonts w:ascii="Times New Roman" w:hAnsi="Times New Roman"/>
                <w:szCs w:val="20"/>
              </w:rPr>
              <w:t>resource;</w:t>
            </w:r>
            <w:r w:rsidR="00233210">
              <w:rPr>
                <w:rFonts w:ascii="Times New Roman" w:hAnsi="Times New Roman"/>
                <w:szCs w:val="20"/>
              </w:rPr>
              <w:t xml:space="preserve"> </w:t>
            </w:r>
            <w:r w:rsidRPr="000B1042">
              <w:rPr>
                <w:rFonts w:ascii="Times New Roman" w:hAnsi="Times New Roman"/>
                <w:szCs w:val="20"/>
              </w:rPr>
              <w:t>the</w:t>
            </w:r>
            <w:r w:rsidR="00233210">
              <w:rPr>
                <w:rFonts w:ascii="Times New Roman" w:hAnsi="Times New Roman"/>
                <w:szCs w:val="20"/>
              </w:rPr>
              <w:t xml:space="preserve"> </w:t>
            </w:r>
            <w:r w:rsidRPr="000B1042">
              <w:rPr>
                <w:rFonts w:ascii="Times New Roman" w:hAnsi="Times New Roman"/>
                <w:szCs w:val="20"/>
              </w:rPr>
              <w:t>more</w:t>
            </w:r>
            <w:r w:rsidR="00233210">
              <w:rPr>
                <w:rFonts w:ascii="Times New Roman" w:hAnsi="Times New Roman"/>
                <w:szCs w:val="20"/>
              </w:rPr>
              <w:t xml:space="preserve"> </w:t>
            </w:r>
            <w:r w:rsidRPr="000B1042">
              <w:rPr>
                <w:rFonts w:ascii="Times New Roman" w:hAnsi="Times New Roman"/>
                <w:szCs w:val="20"/>
              </w:rPr>
              <w:t>one</w:t>
            </w:r>
            <w:r w:rsidR="00233210">
              <w:rPr>
                <w:rFonts w:ascii="Times New Roman" w:hAnsi="Times New Roman"/>
                <w:szCs w:val="20"/>
              </w:rPr>
              <w:t xml:space="preserve"> </w:t>
            </w:r>
            <w:r w:rsidRPr="000B1042">
              <w:rPr>
                <w:rFonts w:ascii="Times New Roman" w:hAnsi="Times New Roman"/>
                <w:szCs w:val="20"/>
              </w:rPr>
              <w:t>user</w:t>
            </w:r>
            <w:r w:rsidR="00233210">
              <w:rPr>
                <w:rFonts w:ascii="Times New Roman" w:hAnsi="Times New Roman"/>
                <w:szCs w:val="20"/>
              </w:rPr>
              <w:t xml:space="preserve"> </w:t>
            </w:r>
            <w:r w:rsidRPr="000B1042">
              <w:rPr>
                <w:rFonts w:ascii="Times New Roman" w:hAnsi="Times New Roman"/>
                <w:szCs w:val="20"/>
              </w:rPr>
              <w:t>grabs,</w:t>
            </w:r>
            <w:r w:rsidR="00233210">
              <w:rPr>
                <w:rFonts w:ascii="Times New Roman" w:hAnsi="Times New Roman"/>
                <w:szCs w:val="20"/>
              </w:rPr>
              <w:t xml:space="preserve"> </w:t>
            </w:r>
            <w:r w:rsidRPr="000B1042">
              <w:rPr>
                <w:rFonts w:ascii="Times New Roman" w:hAnsi="Times New Roman"/>
                <w:szCs w:val="20"/>
              </w:rPr>
              <w:t>the</w:t>
            </w:r>
            <w:r w:rsidR="00233210">
              <w:rPr>
                <w:rFonts w:ascii="Times New Roman" w:hAnsi="Times New Roman"/>
                <w:szCs w:val="20"/>
              </w:rPr>
              <w:t xml:space="preserve"> </w:t>
            </w:r>
            <w:r w:rsidRPr="000B1042">
              <w:rPr>
                <w:rFonts w:ascii="Times New Roman" w:hAnsi="Times New Roman"/>
                <w:szCs w:val="20"/>
              </w:rPr>
              <w:t>less</w:t>
            </w:r>
            <w:r w:rsidR="00233210">
              <w:rPr>
                <w:rFonts w:ascii="Times New Roman" w:hAnsi="Times New Roman"/>
                <w:szCs w:val="20"/>
              </w:rPr>
              <w:t xml:space="preserve"> </w:t>
            </w:r>
            <w:r w:rsidRPr="000B1042">
              <w:rPr>
                <w:rFonts w:ascii="Times New Roman" w:hAnsi="Times New Roman"/>
                <w:szCs w:val="20"/>
              </w:rPr>
              <w:t>there</w:t>
            </w:r>
            <w:r w:rsidR="00233210">
              <w:rPr>
                <w:rFonts w:ascii="Times New Roman" w:hAnsi="Times New Roman"/>
                <w:szCs w:val="20"/>
              </w:rPr>
              <w:t xml:space="preserve"> </w:t>
            </w:r>
            <w:r w:rsidRPr="000B1042">
              <w:rPr>
                <w:rFonts w:ascii="Times New Roman" w:hAnsi="Times New Roman"/>
                <w:szCs w:val="20"/>
              </w:rPr>
              <w:t>is</w:t>
            </w:r>
            <w:r w:rsidR="00233210">
              <w:rPr>
                <w:rFonts w:ascii="Times New Roman" w:hAnsi="Times New Roman"/>
                <w:szCs w:val="20"/>
              </w:rPr>
              <w:t xml:space="preserve"> </w:t>
            </w:r>
            <w:r w:rsidRPr="000B1042">
              <w:rPr>
                <w:rFonts w:ascii="Times New Roman" w:hAnsi="Times New Roman"/>
                <w:szCs w:val="20"/>
              </w:rPr>
              <w:t>for</w:t>
            </w:r>
            <w:r w:rsidR="00233210">
              <w:rPr>
                <w:rFonts w:ascii="Times New Roman" w:hAnsi="Times New Roman"/>
                <w:szCs w:val="20"/>
              </w:rPr>
              <w:t xml:space="preserve"> </w:t>
            </w:r>
            <w:r w:rsidRPr="000B1042">
              <w:rPr>
                <w:rFonts w:ascii="Times New Roman" w:hAnsi="Times New Roman"/>
                <w:szCs w:val="20"/>
              </w:rPr>
              <w:t>another.</w:t>
            </w:r>
            <w:r w:rsidR="00233210">
              <w:rPr>
                <w:rFonts w:ascii="Times New Roman" w:hAnsi="Times New Roman"/>
                <w:szCs w:val="20"/>
              </w:rPr>
              <w:t xml:space="preserve"> </w:t>
            </w:r>
            <w:r w:rsidRPr="000B1042">
              <w:rPr>
                <w:rFonts w:ascii="Times New Roman" w:hAnsi="Times New Roman"/>
                <w:szCs w:val="20"/>
              </w:rPr>
              <w:t>Email</w:t>
            </w:r>
            <w:r w:rsidR="00233210">
              <w:rPr>
                <w:rFonts w:ascii="Times New Roman" w:hAnsi="Times New Roman"/>
                <w:szCs w:val="20"/>
              </w:rPr>
              <w:t xml:space="preserve"> </w:t>
            </w:r>
            <w:r w:rsidRPr="000B1042">
              <w:rPr>
                <w:rFonts w:ascii="Times New Roman" w:hAnsi="Times New Roman"/>
                <w:szCs w:val="20"/>
              </w:rPr>
              <w:t>and</w:t>
            </w:r>
            <w:r w:rsidR="00233210">
              <w:rPr>
                <w:rFonts w:ascii="Times New Roman" w:hAnsi="Times New Roman"/>
                <w:szCs w:val="20"/>
              </w:rPr>
              <w:t xml:space="preserve"> </w:t>
            </w:r>
            <w:r w:rsidRPr="000B1042">
              <w:rPr>
                <w:rFonts w:ascii="Times New Roman" w:hAnsi="Times New Roman"/>
                <w:szCs w:val="20"/>
              </w:rPr>
              <w:t>its</w:t>
            </w:r>
            <w:r w:rsidR="00233210">
              <w:rPr>
                <w:rFonts w:ascii="Times New Roman" w:hAnsi="Times New Roman"/>
                <w:szCs w:val="20"/>
              </w:rPr>
              <w:t xml:space="preserve"> </w:t>
            </w:r>
            <w:r w:rsidRPr="000B1042">
              <w:rPr>
                <w:rFonts w:ascii="Times New Roman" w:hAnsi="Times New Roman"/>
                <w:szCs w:val="20"/>
              </w:rPr>
              <w:t>attachments</w:t>
            </w:r>
            <w:r w:rsidR="00233210">
              <w:rPr>
                <w:rFonts w:ascii="Times New Roman" w:hAnsi="Times New Roman"/>
                <w:szCs w:val="20"/>
              </w:rPr>
              <w:t xml:space="preserve"> </w:t>
            </w:r>
            <w:r w:rsidRPr="000B1042">
              <w:rPr>
                <w:rFonts w:ascii="Times New Roman" w:hAnsi="Times New Roman"/>
                <w:szCs w:val="20"/>
              </w:rPr>
              <w:t>already</w:t>
            </w:r>
            <w:r w:rsidR="00233210">
              <w:rPr>
                <w:rFonts w:ascii="Times New Roman" w:hAnsi="Times New Roman"/>
                <w:szCs w:val="20"/>
              </w:rPr>
              <w:t xml:space="preserve"> </w:t>
            </w:r>
            <w:r w:rsidRPr="000B1042">
              <w:rPr>
                <w:rFonts w:ascii="Times New Roman" w:hAnsi="Times New Roman"/>
                <w:szCs w:val="20"/>
              </w:rPr>
              <w:t>take</w:t>
            </w:r>
            <w:r w:rsidR="00233210">
              <w:rPr>
                <w:rFonts w:ascii="Times New Roman" w:hAnsi="Times New Roman"/>
                <w:szCs w:val="20"/>
              </w:rPr>
              <w:t xml:space="preserve"> </w:t>
            </w:r>
            <w:r w:rsidRPr="000B1042">
              <w:rPr>
                <w:rFonts w:ascii="Times New Roman" w:hAnsi="Times New Roman"/>
                <w:szCs w:val="20"/>
              </w:rPr>
              <w:t>up</w:t>
            </w:r>
            <w:r w:rsidR="00233210">
              <w:rPr>
                <w:rFonts w:ascii="Times New Roman" w:hAnsi="Times New Roman"/>
                <w:szCs w:val="20"/>
              </w:rPr>
              <w:t xml:space="preserve"> </w:t>
            </w:r>
            <w:r w:rsidRPr="000B1042">
              <w:rPr>
                <w:rFonts w:ascii="Times New Roman" w:hAnsi="Times New Roman"/>
                <w:szCs w:val="20"/>
              </w:rPr>
              <w:t>significant</w:t>
            </w:r>
            <w:r w:rsidR="00233210">
              <w:rPr>
                <w:rFonts w:ascii="Times New Roman" w:hAnsi="Times New Roman"/>
                <w:szCs w:val="20"/>
              </w:rPr>
              <w:t xml:space="preserve"> </w:t>
            </w:r>
            <w:r w:rsidRPr="000B1042">
              <w:rPr>
                <w:rFonts w:ascii="Times New Roman" w:hAnsi="Times New Roman"/>
                <w:szCs w:val="20"/>
              </w:rPr>
              <w:t>bandwidth</w:t>
            </w:r>
            <w:r w:rsidR="00233210">
              <w:rPr>
                <w:rFonts w:ascii="Times New Roman" w:hAnsi="Times New Roman"/>
                <w:szCs w:val="20"/>
              </w:rPr>
              <w:t xml:space="preserve"> </w:t>
            </w:r>
            <w:r w:rsidRPr="000B1042">
              <w:rPr>
                <w:rFonts w:ascii="Times New Roman" w:hAnsi="Times New Roman"/>
                <w:szCs w:val="20"/>
              </w:rPr>
              <w:t>(certain</w:t>
            </w:r>
            <w:r w:rsidR="00233210">
              <w:rPr>
                <w:rFonts w:ascii="Times New Roman" w:hAnsi="Times New Roman"/>
                <w:szCs w:val="20"/>
              </w:rPr>
              <w:t xml:space="preserve"> </w:t>
            </w:r>
            <w:r w:rsidRPr="000B1042">
              <w:rPr>
                <w:rFonts w:ascii="Times New Roman" w:hAnsi="Times New Roman"/>
                <w:szCs w:val="20"/>
              </w:rPr>
              <w:t>email</w:t>
            </w:r>
            <w:r w:rsidR="00233210">
              <w:rPr>
                <w:rFonts w:ascii="Times New Roman" w:hAnsi="Times New Roman"/>
                <w:szCs w:val="20"/>
              </w:rPr>
              <w:t xml:space="preserve"> </w:t>
            </w:r>
            <w:r w:rsidRPr="000B1042">
              <w:rPr>
                <w:rFonts w:ascii="Times New Roman" w:hAnsi="Times New Roman"/>
                <w:szCs w:val="20"/>
              </w:rPr>
              <w:t>programs</w:t>
            </w:r>
            <w:r w:rsidR="00233210">
              <w:rPr>
                <w:rFonts w:ascii="Times New Roman" w:hAnsi="Times New Roman"/>
                <w:szCs w:val="20"/>
              </w:rPr>
              <w:t xml:space="preserve"> </w:t>
            </w:r>
            <w:r w:rsidRPr="000B1042">
              <w:rPr>
                <w:rFonts w:ascii="Times New Roman" w:hAnsi="Times New Roman"/>
                <w:szCs w:val="20"/>
              </w:rPr>
              <w:t>are</w:t>
            </w:r>
            <w:r w:rsidR="00233210">
              <w:rPr>
                <w:rFonts w:ascii="Times New Roman" w:hAnsi="Times New Roman"/>
                <w:szCs w:val="20"/>
              </w:rPr>
              <w:t xml:space="preserve"> </w:t>
            </w:r>
            <w:r w:rsidRPr="000B1042">
              <w:rPr>
                <w:rFonts w:ascii="Times New Roman" w:hAnsi="Times New Roman"/>
                <w:szCs w:val="20"/>
              </w:rPr>
              <w:t>not</w:t>
            </w:r>
            <w:r w:rsidR="00233210">
              <w:rPr>
                <w:rFonts w:ascii="Times New Roman" w:hAnsi="Times New Roman"/>
                <w:szCs w:val="20"/>
              </w:rPr>
              <w:t xml:space="preserve"> </w:t>
            </w:r>
            <w:r w:rsidRPr="000B1042">
              <w:rPr>
                <w:rFonts w:ascii="Times New Roman" w:hAnsi="Times New Roman"/>
                <w:szCs w:val="20"/>
              </w:rPr>
              <w:t>very</w:t>
            </w:r>
            <w:r w:rsidR="00233210">
              <w:rPr>
                <w:rFonts w:ascii="Times New Roman" w:hAnsi="Times New Roman"/>
                <w:szCs w:val="20"/>
              </w:rPr>
              <w:t xml:space="preserve"> </w:t>
            </w:r>
            <w:r w:rsidRPr="000B1042">
              <w:rPr>
                <w:rFonts w:ascii="Times New Roman" w:hAnsi="Times New Roman"/>
                <w:szCs w:val="20"/>
              </w:rPr>
              <w:t>bandwidth</w:t>
            </w:r>
            <w:r w:rsidR="00233210">
              <w:rPr>
                <w:rFonts w:ascii="Times New Roman" w:hAnsi="Times New Roman"/>
                <w:szCs w:val="20"/>
              </w:rPr>
              <w:t xml:space="preserve"> </w:t>
            </w:r>
            <w:r w:rsidRPr="000B1042">
              <w:rPr>
                <w:rFonts w:ascii="Times New Roman" w:hAnsi="Times New Roman"/>
                <w:szCs w:val="20"/>
              </w:rPr>
              <w:t>efficient).</w:t>
            </w:r>
            <w:r w:rsidR="00233210">
              <w:rPr>
                <w:rFonts w:ascii="Times New Roman" w:hAnsi="Times New Roman"/>
                <w:szCs w:val="20"/>
              </w:rPr>
              <w:t xml:space="preserve"> </w:t>
            </w:r>
            <w:r w:rsidRPr="000B1042">
              <w:rPr>
                <w:rFonts w:ascii="Times New Roman" w:hAnsi="Times New Roman"/>
                <w:szCs w:val="20"/>
              </w:rPr>
              <w:t>In</w:t>
            </w:r>
            <w:r w:rsidR="00233210">
              <w:rPr>
                <w:rFonts w:ascii="Times New Roman" w:hAnsi="Times New Roman"/>
                <w:szCs w:val="20"/>
              </w:rPr>
              <w:t xml:space="preserve"> </w:t>
            </w:r>
            <w:r w:rsidRPr="000B1042">
              <w:rPr>
                <w:rFonts w:ascii="Times New Roman" w:hAnsi="Times New Roman"/>
                <w:szCs w:val="20"/>
              </w:rPr>
              <w:t>case</w:t>
            </w:r>
            <w:r w:rsidR="00233210">
              <w:rPr>
                <w:rFonts w:ascii="Times New Roman" w:hAnsi="Times New Roman"/>
                <w:szCs w:val="20"/>
              </w:rPr>
              <w:t xml:space="preserve"> </w:t>
            </w:r>
            <w:r w:rsidRPr="000B1042">
              <w:rPr>
                <w:rFonts w:ascii="Times New Roman" w:hAnsi="Times New Roman"/>
                <w:szCs w:val="20"/>
              </w:rPr>
              <w:t>of</w:t>
            </w:r>
            <w:r w:rsidR="00233210">
              <w:rPr>
                <w:rFonts w:ascii="Times New Roman" w:hAnsi="Times New Roman"/>
                <w:szCs w:val="20"/>
              </w:rPr>
              <w:t xml:space="preserve"> </w:t>
            </w:r>
            <w:r w:rsidRPr="000B1042">
              <w:rPr>
                <w:rFonts w:ascii="Times New Roman" w:hAnsi="Times New Roman"/>
                <w:szCs w:val="20"/>
              </w:rPr>
              <w:t>need</w:t>
            </w:r>
            <w:r w:rsidR="00233210">
              <w:rPr>
                <w:rFonts w:ascii="Times New Roman" w:hAnsi="Times New Roman"/>
                <w:szCs w:val="20"/>
              </w:rPr>
              <w:t xml:space="preserve"> </w:t>
            </w:r>
            <w:r w:rsidRPr="000B1042">
              <w:rPr>
                <w:rFonts w:ascii="Times New Roman" w:hAnsi="Times New Roman"/>
                <w:szCs w:val="20"/>
              </w:rPr>
              <w:t>the</w:t>
            </w:r>
            <w:r w:rsidR="00233210">
              <w:rPr>
                <w:rFonts w:ascii="Times New Roman" w:hAnsi="Times New Roman"/>
                <w:szCs w:val="20"/>
              </w:rPr>
              <w:t xml:space="preserve"> </w:t>
            </w:r>
            <w:r w:rsidRPr="000B1042">
              <w:rPr>
                <w:rFonts w:ascii="Times New Roman" w:hAnsi="Times New Roman"/>
                <w:szCs w:val="20"/>
              </w:rPr>
              <w:t>chair</w:t>
            </w:r>
            <w:r w:rsidR="00233210">
              <w:rPr>
                <w:rFonts w:ascii="Times New Roman" w:hAnsi="Times New Roman"/>
                <w:szCs w:val="20"/>
              </w:rPr>
              <w:t xml:space="preserve"> </w:t>
            </w:r>
            <w:r w:rsidRPr="000B1042">
              <w:rPr>
                <w:rFonts w:ascii="Times New Roman" w:hAnsi="Times New Roman"/>
                <w:szCs w:val="20"/>
              </w:rPr>
              <w:t>can</w:t>
            </w:r>
            <w:r w:rsidR="00233210">
              <w:rPr>
                <w:rFonts w:ascii="Times New Roman" w:hAnsi="Times New Roman"/>
                <w:szCs w:val="20"/>
              </w:rPr>
              <w:t xml:space="preserve"> </w:t>
            </w:r>
            <w:r w:rsidRPr="000B1042">
              <w:rPr>
                <w:rFonts w:ascii="Times New Roman" w:hAnsi="Times New Roman"/>
                <w:szCs w:val="20"/>
              </w:rPr>
              <w:t>ask</w:t>
            </w:r>
            <w:r w:rsidR="00233210">
              <w:rPr>
                <w:rFonts w:ascii="Times New Roman" w:hAnsi="Times New Roman"/>
                <w:szCs w:val="20"/>
              </w:rPr>
              <w:t xml:space="preserve"> </w:t>
            </w:r>
            <w:r w:rsidRPr="000B1042">
              <w:rPr>
                <w:rFonts w:ascii="Times New Roman" w:hAnsi="Times New Roman"/>
                <w:szCs w:val="20"/>
              </w:rPr>
              <w:t>the</w:t>
            </w:r>
            <w:r w:rsidR="00233210">
              <w:rPr>
                <w:rFonts w:ascii="Times New Roman" w:hAnsi="Times New Roman"/>
                <w:szCs w:val="20"/>
              </w:rPr>
              <w:t xml:space="preserve"> </w:t>
            </w:r>
            <w:r w:rsidRPr="000B1042">
              <w:rPr>
                <w:rFonts w:ascii="Times New Roman" w:hAnsi="Times New Roman"/>
                <w:szCs w:val="20"/>
              </w:rPr>
              <w:t>delegates</w:t>
            </w:r>
            <w:r w:rsidR="00233210">
              <w:rPr>
                <w:rFonts w:ascii="Times New Roman" w:hAnsi="Times New Roman"/>
                <w:szCs w:val="20"/>
              </w:rPr>
              <w:t xml:space="preserve"> </w:t>
            </w:r>
            <w:r w:rsidRPr="000B1042">
              <w:rPr>
                <w:rFonts w:ascii="Times New Roman" w:hAnsi="Times New Roman"/>
                <w:szCs w:val="20"/>
              </w:rPr>
              <w:t>to</w:t>
            </w:r>
            <w:r w:rsidR="00233210">
              <w:rPr>
                <w:rFonts w:ascii="Times New Roman" w:hAnsi="Times New Roman"/>
                <w:szCs w:val="20"/>
              </w:rPr>
              <w:t xml:space="preserve"> </w:t>
            </w:r>
            <w:r w:rsidRPr="000B1042">
              <w:rPr>
                <w:rFonts w:ascii="Times New Roman" w:hAnsi="Times New Roman"/>
                <w:szCs w:val="20"/>
              </w:rPr>
              <w:t>restrict</w:t>
            </w:r>
            <w:r w:rsidR="00233210">
              <w:rPr>
                <w:rFonts w:ascii="Times New Roman" w:hAnsi="Times New Roman"/>
                <w:szCs w:val="20"/>
              </w:rPr>
              <w:t xml:space="preserve"> </w:t>
            </w:r>
            <w:r w:rsidRPr="000B1042">
              <w:rPr>
                <w:rFonts w:ascii="Times New Roman" w:hAnsi="Times New Roman"/>
                <w:szCs w:val="20"/>
              </w:rPr>
              <w:t>IT</w:t>
            </w:r>
            <w:r w:rsidR="00233210">
              <w:rPr>
                <w:rFonts w:ascii="Times New Roman" w:hAnsi="Times New Roman"/>
                <w:szCs w:val="20"/>
              </w:rPr>
              <w:t xml:space="preserve"> </w:t>
            </w:r>
            <w:r w:rsidRPr="000B1042">
              <w:rPr>
                <w:rFonts w:ascii="Times New Roman" w:hAnsi="Times New Roman"/>
                <w:szCs w:val="20"/>
              </w:rPr>
              <w:t>usage</w:t>
            </w:r>
            <w:r w:rsidR="00233210">
              <w:rPr>
                <w:rFonts w:ascii="Times New Roman" w:hAnsi="Times New Roman"/>
                <w:szCs w:val="20"/>
              </w:rPr>
              <w:t xml:space="preserve"> </w:t>
            </w:r>
            <w:r w:rsidRPr="000B1042">
              <w:rPr>
                <w:rFonts w:ascii="Times New Roman" w:hAnsi="Times New Roman"/>
                <w:szCs w:val="20"/>
              </w:rPr>
              <w:t>to</w:t>
            </w:r>
            <w:r w:rsidR="00233210">
              <w:rPr>
                <w:rFonts w:ascii="Times New Roman" w:hAnsi="Times New Roman"/>
                <w:szCs w:val="20"/>
              </w:rPr>
              <w:t xml:space="preserve"> </w:t>
            </w:r>
            <w:r w:rsidRPr="000B1042">
              <w:rPr>
                <w:rFonts w:ascii="Times New Roman" w:hAnsi="Times New Roman"/>
                <w:szCs w:val="20"/>
              </w:rPr>
              <w:t>things</w:t>
            </w:r>
            <w:r w:rsidR="00233210">
              <w:rPr>
                <w:rFonts w:ascii="Times New Roman" w:hAnsi="Times New Roman"/>
                <w:szCs w:val="20"/>
              </w:rPr>
              <w:t xml:space="preserve"> </w:t>
            </w:r>
            <w:r w:rsidRPr="000B1042">
              <w:rPr>
                <w:rFonts w:ascii="Times New Roman" w:hAnsi="Times New Roman"/>
                <w:szCs w:val="20"/>
              </w:rPr>
              <w:t>that</w:t>
            </w:r>
            <w:r w:rsidR="00233210">
              <w:rPr>
                <w:rFonts w:ascii="Times New Roman" w:hAnsi="Times New Roman"/>
                <w:szCs w:val="20"/>
              </w:rPr>
              <w:t xml:space="preserve"> </w:t>
            </w:r>
            <w:r w:rsidRPr="000B1042">
              <w:rPr>
                <w:rFonts w:ascii="Times New Roman" w:hAnsi="Times New Roman"/>
                <w:szCs w:val="20"/>
              </w:rPr>
              <w:t>are</w:t>
            </w:r>
            <w:r w:rsidR="00233210">
              <w:rPr>
                <w:rFonts w:ascii="Times New Roman" w:hAnsi="Times New Roman"/>
                <w:szCs w:val="20"/>
              </w:rPr>
              <w:t xml:space="preserve"> </w:t>
            </w:r>
            <w:r w:rsidRPr="000B1042">
              <w:rPr>
                <w:rFonts w:ascii="Times New Roman" w:hAnsi="Times New Roman"/>
                <w:szCs w:val="20"/>
              </w:rPr>
              <w:t>essential</w:t>
            </w:r>
            <w:r w:rsidR="00233210">
              <w:rPr>
                <w:rFonts w:ascii="Times New Roman" w:hAnsi="Times New Roman"/>
                <w:szCs w:val="20"/>
              </w:rPr>
              <w:t xml:space="preserve"> </w:t>
            </w:r>
            <w:r w:rsidRPr="000B1042">
              <w:rPr>
                <w:rFonts w:ascii="Times New Roman" w:hAnsi="Times New Roman"/>
                <w:szCs w:val="20"/>
              </w:rPr>
              <w:t>for</w:t>
            </w:r>
            <w:r w:rsidR="00233210">
              <w:rPr>
                <w:rFonts w:ascii="Times New Roman" w:hAnsi="Times New Roman"/>
                <w:szCs w:val="20"/>
              </w:rPr>
              <w:t xml:space="preserve"> </w:t>
            </w:r>
            <w:r w:rsidRPr="000B1042">
              <w:rPr>
                <w:rFonts w:ascii="Times New Roman" w:hAnsi="Times New Roman"/>
                <w:szCs w:val="20"/>
              </w:rPr>
              <w:t>the</w:t>
            </w:r>
            <w:r w:rsidR="00233210">
              <w:rPr>
                <w:rFonts w:ascii="Times New Roman" w:hAnsi="Times New Roman"/>
                <w:szCs w:val="20"/>
              </w:rPr>
              <w:t xml:space="preserve"> </w:t>
            </w:r>
            <w:r w:rsidRPr="000B1042">
              <w:rPr>
                <w:rFonts w:ascii="Times New Roman" w:hAnsi="Times New Roman"/>
                <w:szCs w:val="20"/>
              </w:rPr>
              <w:t>meeting</w:t>
            </w:r>
            <w:r w:rsidR="00233210">
              <w:rPr>
                <w:rFonts w:ascii="Times New Roman" w:hAnsi="Times New Roman"/>
                <w:szCs w:val="20"/>
              </w:rPr>
              <w:t xml:space="preserve"> </w:t>
            </w:r>
            <w:r w:rsidRPr="000B1042">
              <w:rPr>
                <w:rFonts w:ascii="Times New Roman" w:hAnsi="Times New Roman"/>
                <w:szCs w:val="20"/>
              </w:rPr>
              <w:t>itself.</w:t>
            </w:r>
          </w:p>
          <w:p w14:paraId="73977742" w14:textId="77777777" w:rsidR="00666408" w:rsidRPr="000B1042" w:rsidRDefault="00666408" w:rsidP="009643F7">
            <w:pPr>
              <w:widowControl w:val="0"/>
              <w:ind w:left="34"/>
              <w:rPr>
                <w:rFonts w:ascii="Times New Roman" w:hAnsi="Times New Roman"/>
                <w:szCs w:val="20"/>
              </w:rPr>
            </w:pPr>
          </w:p>
          <w:p w14:paraId="14C71C2F" w14:textId="7B3D43F5" w:rsidR="00666408" w:rsidRPr="000B1042" w:rsidRDefault="00666408" w:rsidP="009643F7">
            <w:pPr>
              <w:widowControl w:val="0"/>
              <w:ind w:left="34"/>
              <w:rPr>
                <w:rFonts w:ascii="Times New Roman" w:hAnsi="Times New Roman"/>
                <w:b/>
                <w:szCs w:val="20"/>
              </w:rPr>
            </w:pPr>
            <w:r w:rsidRPr="000B1042">
              <w:rPr>
                <w:rFonts w:ascii="Times New Roman" w:hAnsi="Times New Roman"/>
                <w:b/>
                <w:szCs w:val="20"/>
              </w:rPr>
              <w:t>1.</w:t>
            </w:r>
            <w:r w:rsidR="00233210">
              <w:rPr>
                <w:rFonts w:ascii="Times New Roman" w:hAnsi="Times New Roman"/>
                <w:b/>
                <w:szCs w:val="20"/>
              </w:rPr>
              <w:t xml:space="preserve"> </w:t>
            </w:r>
            <w:r w:rsidRPr="000B1042">
              <w:rPr>
                <w:rFonts w:ascii="Times New Roman" w:hAnsi="Times New Roman"/>
                <w:b/>
                <w:szCs w:val="20"/>
              </w:rPr>
              <w:t>DON’T</w:t>
            </w:r>
            <w:r w:rsidR="00233210">
              <w:rPr>
                <w:rFonts w:ascii="Times New Roman" w:hAnsi="Times New Roman"/>
                <w:b/>
                <w:szCs w:val="20"/>
              </w:rPr>
              <w:t xml:space="preserve"> </w:t>
            </w:r>
            <w:r w:rsidRPr="000B1042">
              <w:rPr>
                <w:rFonts w:ascii="Times New Roman" w:hAnsi="Times New Roman"/>
                <w:b/>
                <w:szCs w:val="20"/>
              </w:rPr>
              <w:t>place</w:t>
            </w:r>
            <w:r w:rsidR="00233210">
              <w:rPr>
                <w:rFonts w:ascii="Times New Roman" w:hAnsi="Times New Roman"/>
                <w:b/>
                <w:szCs w:val="20"/>
              </w:rPr>
              <w:t xml:space="preserve"> </w:t>
            </w:r>
            <w:r w:rsidRPr="000B1042">
              <w:rPr>
                <w:rFonts w:ascii="Times New Roman" w:hAnsi="Times New Roman"/>
                <w:b/>
                <w:szCs w:val="20"/>
              </w:rPr>
              <w:t>your</w:t>
            </w:r>
            <w:r w:rsidR="00233210">
              <w:rPr>
                <w:rFonts w:ascii="Times New Roman" w:hAnsi="Times New Roman"/>
                <w:b/>
                <w:szCs w:val="20"/>
              </w:rPr>
              <w:t xml:space="preserve"> </w:t>
            </w:r>
            <w:r w:rsidRPr="000B1042">
              <w:rPr>
                <w:rFonts w:ascii="Times New Roman" w:hAnsi="Times New Roman"/>
                <w:b/>
                <w:szCs w:val="20"/>
              </w:rPr>
              <w:t>WiFi</w:t>
            </w:r>
            <w:r w:rsidR="00233210">
              <w:rPr>
                <w:rFonts w:ascii="Times New Roman" w:hAnsi="Times New Roman"/>
                <w:b/>
                <w:szCs w:val="20"/>
              </w:rPr>
              <w:t xml:space="preserve"> </w:t>
            </w:r>
            <w:r w:rsidRPr="000B1042">
              <w:rPr>
                <w:rFonts w:ascii="Times New Roman" w:hAnsi="Times New Roman"/>
                <w:b/>
                <w:szCs w:val="20"/>
              </w:rPr>
              <w:t>device</w:t>
            </w:r>
            <w:r w:rsidR="00233210">
              <w:rPr>
                <w:rFonts w:ascii="Times New Roman" w:hAnsi="Times New Roman"/>
                <w:b/>
                <w:szCs w:val="20"/>
              </w:rPr>
              <w:t xml:space="preserve"> </w:t>
            </w:r>
            <w:r w:rsidRPr="000B1042">
              <w:rPr>
                <w:rFonts w:ascii="Times New Roman" w:hAnsi="Times New Roman"/>
                <w:b/>
                <w:szCs w:val="20"/>
              </w:rPr>
              <w:t>in</w:t>
            </w:r>
            <w:r w:rsidR="00233210">
              <w:rPr>
                <w:rFonts w:ascii="Times New Roman" w:hAnsi="Times New Roman"/>
                <w:b/>
                <w:szCs w:val="20"/>
              </w:rPr>
              <w:t xml:space="preserve"> </w:t>
            </w:r>
            <w:r w:rsidRPr="000B1042">
              <w:rPr>
                <w:rFonts w:ascii="Times New Roman" w:hAnsi="Times New Roman"/>
                <w:b/>
                <w:szCs w:val="20"/>
              </w:rPr>
              <w:t>ad-hoc</w:t>
            </w:r>
            <w:r w:rsidR="00233210">
              <w:rPr>
                <w:rFonts w:ascii="Times New Roman" w:hAnsi="Times New Roman"/>
                <w:b/>
                <w:szCs w:val="20"/>
              </w:rPr>
              <w:t xml:space="preserve"> </w:t>
            </w:r>
            <w:r w:rsidRPr="000B1042">
              <w:rPr>
                <w:rFonts w:ascii="Times New Roman" w:hAnsi="Times New Roman"/>
                <w:b/>
                <w:szCs w:val="20"/>
              </w:rPr>
              <w:t>mode</w:t>
            </w:r>
            <w:r w:rsidR="00233210">
              <w:rPr>
                <w:rFonts w:ascii="Times New Roman" w:hAnsi="Times New Roman"/>
                <w:b/>
                <w:szCs w:val="20"/>
              </w:rPr>
              <w:t xml:space="preserve"> </w:t>
            </w:r>
          </w:p>
          <w:p w14:paraId="3590FEA2" w14:textId="06B9EC54" w:rsidR="00666408" w:rsidRPr="000B1042" w:rsidRDefault="00666408" w:rsidP="009643F7">
            <w:pPr>
              <w:widowControl w:val="0"/>
              <w:ind w:left="34"/>
              <w:rPr>
                <w:rFonts w:ascii="Times New Roman" w:hAnsi="Times New Roman"/>
                <w:b/>
                <w:szCs w:val="20"/>
              </w:rPr>
            </w:pPr>
            <w:r w:rsidRPr="000B1042">
              <w:rPr>
                <w:rFonts w:ascii="Times New Roman" w:hAnsi="Times New Roman"/>
                <w:b/>
                <w:szCs w:val="20"/>
              </w:rPr>
              <w:t>2.</w:t>
            </w:r>
            <w:r w:rsidR="00233210">
              <w:rPr>
                <w:rFonts w:ascii="Times New Roman" w:hAnsi="Times New Roman"/>
                <w:b/>
                <w:szCs w:val="20"/>
              </w:rPr>
              <w:t xml:space="preserve"> </w:t>
            </w:r>
            <w:r w:rsidRPr="000B1042">
              <w:rPr>
                <w:rFonts w:ascii="Times New Roman" w:hAnsi="Times New Roman"/>
                <w:b/>
                <w:szCs w:val="20"/>
              </w:rPr>
              <w:t>DON’T</w:t>
            </w:r>
            <w:r w:rsidR="00233210">
              <w:rPr>
                <w:rFonts w:ascii="Times New Roman" w:hAnsi="Times New Roman"/>
                <w:b/>
                <w:szCs w:val="20"/>
              </w:rPr>
              <w:t xml:space="preserve"> </w:t>
            </w:r>
            <w:r w:rsidRPr="000B1042">
              <w:rPr>
                <w:rFonts w:ascii="Times New Roman" w:hAnsi="Times New Roman"/>
                <w:b/>
                <w:szCs w:val="20"/>
              </w:rPr>
              <w:t>set</w:t>
            </w:r>
            <w:r w:rsidR="00233210">
              <w:rPr>
                <w:rFonts w:ascii="Times New Roman" w:hAnsi="Times New Roman"/>
                <w:b/>
                <w:szCs w:val="20"/>
              </w:rPr>
              <w:t xml:space="preserve"> </w:t>
            </w:r>
            <w:r w:rsidRPr="000B1042">
              <w:rPr>
                <w:rFonts w:ascii="Times New Roman" w:hAnsi="Times New Roman"/>
                <w:b/>
                <w:szCs w:val="20"/>
              </w:rPr>
              <w:t>up</w:t>
            </w:r>
            <w:r w:rsidR="00233210">
              <w:rPr>
                <w:rFonts w:ascii="Times New Roman" w:hAnsi="Times New Roman"/>
                <w:b/>
                <w:szCs w:val="20"/>
              </w:rPr>
              <w:t xml:space="preserve"> </w:t>
            </w:r>
            <w:r w:rsidRPr="000B1042">
              <w:rPr>
                <w:rFonts w:ascii="Times New Roman" w:hAnsi="Times New Roman"/>
                <w:b/>
                <w:szCs w:val="20"/>
              </w:rPr>
              <w:t>a</w:t>
            </w:r>
            <w:r w:rsidR="00233210">
              <w:rPr>
                <w:rFonts w:ascii="Times New Roman" w:hAnsi="Times New Roman"/>
                <w:b/>
                <w:szCs w:val="20"/>
              </w:rPr>
              <w:t xml:space="preserve"> </w:t>
            </w:r>
            <w:r w:rsidRPr="000B1042">
              <w:rPr>
                <w:rFonts w:ascii="Times New Roman" w:hAnsi="Times New Roman"/>
                <w:b/>
                <w:szCs w:val="20"/>
              </w:rPr>
              <w:t>personal</w:t>
            </w:r>
            <w:r w:rsidR="00233210">
              <w:rPr>
                <w:rFonts w:ascii="Times New Roman" w:hAnsi="Times New Roman"/>
                <w:b/>
                <w:szCs w:val="20"/>
              </w:rPr>
              <w:t xml:space="preserve"> </w:t>
            </w:r>
            <w:r w:rsidRPr="000B1042">
              <w:rPr>
                <w:rFonts w:ascii="Times New Roman" w:hAnsi="Times New Roman"/>
                <w:b/>
                <w:szCs w:val="20"/>
              </w:rPr>
              <w:t>hotspot</w:t>
            </w:r>
            <w:r w:rsidR="00233210">
              <w:rPr>
                <w:rFonts w:ascii="Times New Roman" w:hAnsi="Times New Roman"/>
                <w:b/>
                <w:szCs w:val="20"/>
              </w:rPr>
              <w:t xml:space="preserve"> </w:t>
            </w:r>
            <w:r w:rsidRPr="000B1042">
              <w:rPr>
                <w:rFonts w:ascii="Times New Roman" w:hAnsi="Times New Roman"/>
                <w:b/>
                <w:szCs w:val="20"/>
              </w:rPr>
              <w:t>in</w:t>
            </w:r>
            <w:r w:rsidR="00233210">
              <w:rPr>
                <w:rFonts w:ascii="Times New Roman" w:hAnsi="Times New Roman"/>
                <w:b/>
                <w:szCs w:val="20"/>
              </w:rPr>
              <w:t xml:space="preserve"> </w:t>
            </w:r>
            <w:r w:rsidRPr="000B1042">
              <w:rPr>
                <w:rFonts w:ascii="Times New Roman" w:hAnsi="Times New Roman"/>
                <w:b/>
                <w:szCs w:val="20"/>
              </w:rPr>
              <w:t>the</w:t>
            </w:r>
            <w:r w:rsidR="00233210">
              <w:rPr>
                <w:rFonts w:ascii="Times New Roman" w:hAnsi="Times New Roman"/>
                <w:b/>
                <w:szCs w:val="20"/>
              </w:rPr>
              <w:t xml:space="preserve"> </w:t>
            </w:r>
            <w:r w:rsidRPr="000B1042">
              <w:rPr>
                <w:rFonts w:ascii="Times New Roman" w:hAnsi="Times New Roman"/>
                <w:b/>
                <w:szCs w:val="20"/>
              </w:rPr>
              <w:t>meeting</w:t>
            </w:r>
            <w:r w:rsidR="00233210">
              <w:rPr>
                <w:rFonts w:ascii="Times New Roman" w:hAnsi="Times New Roman"/>
                <w:b/>
                <w:szCs w:val="20"/>
              </w:rPr>
              <w:t xml:space="preserve"> </w:t>
            </w:r>
            <w:r w:rsidRPr="000B1042">
              <w:rPr>
                <w:rFonts w:ascii="Times New Roman" w:hAnsi="Times New Roman"/>
                <w:b/>
                <w:szCs w:val="20"/>
              </w:rPr>
              <w:t>room</w:t>
            </w:r>
            <w:r w:rsidR="00233210">
              <w:rPr>
                <w:rFonts w:ascii="Times New Roman" w:hAnsi="Times New Roman"/>
                <w:b/>
                <w:szCs w:val="20"/>
              </w:rPr>
              <w:t xml:space="preserve"> </w:t>
            </w:r>
          </w:p>
          <w:p w14:paraId="1685523D" w14:textId="55A29A6C" w:rsidR="00666408" w:rsidRPr="000B1042" w:rsidRDefault="00666408" w:rsidP="009643F7">
            <w:pPr>
              <w:widowControl w:val="0"/>
              <w:ind w:left="34"/>
              <w:rPr>
                <w:rFonts w:ascii="Times New Roman" w:hAnsi="Times New Roman"/>
                <w:b/>
                <w:szCs w:val="20"/>
              </w:rPr>
            </w:pPr>
            <w:r w:rsidRPr="000B1042">
              <w:rPr>
                <w:rFonts w:ascii="Times New Roman" w:hAnsi="Times New Roman"/>
                <w:b/>
                <w:szCs w:val="20"/>
              </w:rPr>
              <w:t>3.</w:t>
            </w:r>
            <w:r w:rsidR="00233210">
              <w:rPr>
                <w:rFonts w:ascii="Times New Roman" w:hAnsi="Times New Roman"/>
                <w:b/>
                <w:szCs w:val="20"/>
              </w:rPr>
              <w:t xml:space="preserve"> </w:t>
            </w:r>
            <w:r w:rsidRPr="000B1042">
              <w:rPr>
                <w:rFonts w:ascii="Times New Roman" w:hAnsi="Times New Roman"/>
                <w:b/>
                <w:szCs w:val="20"/>
              </w:rPr>
              <w:t>DO</w:t>
            </w:r>
            <w:r w:rsidR="00233210">
              <w:rPr>
                <w:rFonts w:ascii="Times New Roman" w:hAnsi="Times New Roman"/>
                <w:b/>
                <w:szCs w:val="20"/>
              </w:rPr>
              <w:t xml:space="preserve"> </w:t>
            </w:r>
            <w:r w:rsidRPr="000B1042">
              <w:rPr>
                <w:rFonts w:ascii="Times New Roman" w:hAnsi="Times New Roman"/>
                <w:b/>
                <w:szCs w:val="20"/>
              </w:rPr>
              <w:t>try</w:t>
            </w:r>
            <w:r w:rsidR="00233210">
              <w:rPr>
                <w:rFonts w:ascii="Times New Roman" w:hAnsi="Times New Roman"/>
                <w:b/>
                <w:szCs w:val="20"/>
              </w:rPr>
              <w:t xml:space="preserve"> </w:t>
            </w:r>
            <w:r w:rsidRPr="000B1042">
              <w:rPr>
                <w:rFonts w:ascii="Times New Roman" w:hAnsi="Times New Roman"/>
                <w:b/>
                <w:szCs w:val="20"/>
              </w:rPr>
              <w:t>802.11a</w:t>
            </w:r>
            <w:r w:rsidR="00233210">
              <w:rPr>
                <w:rFonts w:ascii="Times New Roman" w:hAnsi="Times New Roman"/>
                <w:b/>
                <w:szCs w:val="20"/>
              </w:rPr>
              <w:t xml:space="preserve"> </w:t>
            </w:r>
            <w:r w:rsidRPr="000B1042">
              <w:rPr>
                <w:rFonts w:ascii="Times New Roman" w:hAnsi="Times New Roman"/>
                <w:b/>
                <w:szCs w:val="20"/>
              </w:rPr>
              <w:t>if</w:t>
            </w:r>
            <w:r w:rsidR="00233210">
              <w:rPr>
                <w:rFonts w:ascii="Times New Roman" w:hAnsi="Times New Roman"/>
                <w:b/>
                <w:szCs w:val="20"/>
              </w:rPr>
              <w:t xml:space="preserve"> </w:t>
            </w:r>
            <w:r w:rsidRPr="000B1042">
              <w:rPr>
                <w:rFonts w:ascii="Times New Roman" w:hAnsi="Times New Roman"/>
                <w:b/>
                <w:szCs w:val="20"/>
              </w:rPr>
              <w:t>your</w:t>
            </w:r>
            <w:r w:rsidR="00233210">
              <w:rPr>
                <w:rFonts w:ascii="Times New Roman" w:hAnsi="Times New Roman"/>
                <w:b/>
                <w:szCs w:val="20"/>
              </w:rPr>
              <w:t xml:space="preserve"> </w:t>
            </w:r>
            <w:r w:rsidRPr="000B1042">
              <w:rPr>
                <w:rFonts w:ascii="Times New Roman" w:hAnsi="Times New Roman"/>
                <w:b/>
                <w:szCs w:val="20"/>
              </w:rPr>
              <w:t>WiFi</w:t>
            </w:r>
            <w:r w:rsidR="00233210">
              <w:rPr>
                <w:rFonts w:ascii="Times New Roman" w:hAnsi="Times New Roman"/>
                <w:b/>
                <w:szCs w:val="20"/>
              </w:rPr>
              <w:t xml:space="preserve"> </w:t>
            </w:r>
            <w:r w:rsidRPr="000B1042">
              <w:rPr>
                <w:rFonts w:ascii="Times New Roman" w:hAnsi="Times New Roman"/>
                <w:b/>
                <w:szCs w:val="20"/>
              </w:rPr>
              <w:t>device</w:t>
            </w:r>
            <w:r w:rsidR="00233210">
              <w:rPr>
                <w:rFonts w:ascii="Times New Roman" w:hAnsi="Times New Roman"/>
                <w:b/>
                <w:szCs w:val="20"/>
              </w:rPr>
              <w:t xml:space="preserve"> </w:t>
            </w:r>
            <w:r w:rsidRPr="000B1042">
              <w:rPr>
                <w:rFonts w:ascii="Times New Roman" w:hAnsi="Times New Roman"/>
                <w:b/>
                <w:szCs w:val="20"/>
              </w:rPr>
              <w:t>supports</w:t>
            </w:r>
            <w:r w:rsidR="00233210">
              <w:rPr>
                <w:rFonts w:ascii="Times New Roman" w:hAnsi="Times New Roman"/>
                <w:b/>
                <w:szCs w:val="20"/>
              </w:rPr>
              <w:t xml:space="preserve"> </w:t>
            </w:r>
            <w:r w:rsidRPr="000B1042">
              <w:rPr>
                <w:rFonts w:ascii="Times New Roman" w:hAnsi="Times New Roman"/>
                <w:b/>
                <w:szCs w:val="20"/>
              </w:rPr>
              <w:t>it</w:t>
            </w:r>
            <w:r w:rsidR="00233210">
              <w:rPr>
                <w:rFonts w:ascii="Times New Roman" w:hAnsi="Times New Roman"/>
                <w:b/>
                <w:szCs w:val="20"/>
              </w:rPr>
              <w:t xml:space="preserve"> </w:t>
            </w:r>
          </w:p>
          <w:p w14:paraId="13B0A948" w14:textId="410939EC" w:rsidR="00666408" w:rsidRPr="000B1042" w:rsidRDefault="00666408" w:rsidP="009643F7">
            <w:pPr>
              <w:widowControl w:val="0"/>
              <w:ind w:left="34"/>
              <w:rPr>
                <w:rFonts w:ascii="Times New Roman" w:hAnsi="Times New Roman"/>
                <w:b/>
                <w:szCs w:val="20"/>
              </w:rPr>
            </w:pPr>
            <w:r w:rsidRPr="000B1042">
              <w:rPr>
                <w:rFonts w:ascii="Times New Roman" w:hAnsi="Times New Roman"/>
                <w:b/>
                <w:szCs w:val="20"/>
              </w:rPr>
              <w:t>4.</w:t>
            </w:r>
            <w:r w:rsidR="00233210">
              <w:rPr>
                <w:rFonts w:ascii="Times New Roman" w:hAnsi="Times New Roman"/>
                <w:b/>
                <w:szCs w:val="20"/>
              </w:rPr>
              <w:t xml:space="preserve"> </w:t>
            </w:r>
            <w:r w:rsidRPr="000B1042">
              <w:rPr>
                <w:rFonts w:ascii="Times New Roman" w:hAnsi="Times New Roman"/>
                <w:b/>
                <w:szCs w:val="20"/>
              </w:rPr>
              <w:t>DON’T</w:t>
            </w:r>
            <w:r w:rsidR="00233210">
              <w:rPr>
                <w:rFonts w:ascii="Times New Roman" w:hAnsi="Times New Roman"/>
                <w:b/>
                <w:szCs w:val="20"/>
              </w:rPr>
              <w:t xml:space="preserve"> </w:t>
            </w:r>
            <w:r w:rsidRPr="000B1042">
              <w:rPr>
                <w:rFonts w:ascii="Times New Roman" w:hAnsi="Times New Roman"/>
                <w:b/>
                <w:szCs w:val="20"/>
              </w:rPr>
              <w:t>manually</w:t>
            </w:r>
            <w:r w:rsidR="00233210">
              <w:rPr>
                <w:rFonts w:ascii="Times New Roman" w:hAnsi="Times New Roman"/>
                <w:b/>
                <w:szCs w:val="20"/>
              </w:rPr>
              <w:t xml:space="preserve"> </w:t>
            </w:r>
            <w:r w:rsidRPr="000B1042">
              <w:rPr>
                <w:rFonts w:ascii="Times New Roman" w:hAnsi="Times New Roman"/>
                <w:b/>
                <w:szCs w:val="20"/>
              </w:rPr>
              <w:t>allocate</w:t>
            </w:r>
            <w:r w:rsidR="00233210">
              <w:rPr>
                <w:rFonts w:ascii="Times New Roman" w:hAnsi="Times New Roman"/>
                <w:b/>
                <w:szCs w:val="20"/>
              </w:rPr>
              <w:t xml:space="preserve"> </w:t>
            </w:r>
            <w:r w:rsidRPr="000B1042">
              <w:rPr>
                <w:rFonts w:ascii="Times New Roman" w:hAnsi="Times New Roman"/>
                <w:b/>
                <w:szCs w:val="20"/>
              </w:rPr>
              <w:t>an</w:t>
            </w:r>
            <w:r w:rsidR="00233210">
              <w:rPr>
                <w:rFonts w:ascii="Times New Roman" w:hAnsi="Times New Roman"/>
                <w:b/>
                <w:szCs w:val="20"/>
              </w:rPr>
              <w:t xml:space="preserve"> </w:t>
            </w:r>
            <w:r w:rsidRPr="000B1042">
              <w:rPr>
                <w:rFonts w:ascii="Times New Roman" w:hAnsi="Times New Roman"/>
                <w:b/>
                <w:szCs w:val="20"/>
              </w:rPr>
              <w:t>IP</w:t>
            </w:r>
            <w:r w:rsidR="00233210">
              <w:rPr>
                <w:rFonts w:ascii="Times New Roman" w:hAnsi="Times New Roman"/>
                <w:b/>
                <w:szCs w:val="20"/>
              </w:rPr>
              <w:t xml:space="preserve"> </w:t>
            </w:r>
            <w:r w:rsidRPr="000B1042">
              <w:rPr>
                <w:rFonts w:ascii="Times New Roman" w:hAnsi="Times New Roman"/>
                <w:b/>
                <w:szCs w:val="20"/>
              </w:rPr>
              <w:t>address</w:t>
            </w:r>
            <w:r w:rsidR="00233210">
              <w:rPr>
                <w:rFonts w:ascii="Times New Roman" w:hAnsi="Times New Roman"/>
                <w:b/>
                <w:szCs w:val="20"/>
              </w:rPr>
              <w:t xml:space="preserve"> </w:t>
            </w:r>
          </w:p>
          <w:p w14:paraId="7B5AEEB1" w14:textId="109FA5E0" w:rsidR="00666408" w:rsidRPr="000B1042" w:rsidRDefault="00666408" w:rsidP="009643F7">
            <w:pPr>
              <w:widowControl w:val="0"/>
              <w:ind w:left="34"/>
              <w:rPr>
                <w:rFonts w:ascii="Times New Roman" w:hAnsi="Times New Roman"/>
                <w:b/>
                <w:szCs w:val="20"/>
              </w:rPr>
            </w:pPr>
            <w:r w:rsidRPr="000B1042">
              <w:rPr>
                <w:rFonts w:ascii="Times New Roman" w:hAnsi="Times New Roman"/>
                <w:b/>
                <w:szCs w:val="20"/>
              </w:rPr>
              <w:t>5.</w:t>
            </w:r>
            <w:r w:rsidR="00233210">
              <w:rPr>
                <w:rFonts w:ascii="Times New Roman" w:hAnsi="Times New Roman"/>
                <w:b/>
                <w:szCs w:val="20"/>
              </w:rPr>
              <w:t xml:space="preserve"> </w:t>
            </w:r>
            <w:r w:rsidRPr="000B1042">
              <w:rPr>
                <w:rFonts w:ascii="Times New Roman" w:hAnsi="Times New Roman"/>
                <w:b/>
                <w:szCs w:val="20"/>
              </w:rPr>
              <w:t>DON’T</w:t>
            </w:r>
            <w:r w:rsidR="00233210">
              <w:rPr>
                <w:rFonts w:ascii="Times New Roman" w:hAnsi="Times New Roman"/>
                <w:b/>
                <w:szCs w:val="20"/>
              </w:rPr>
              <w:t xml:space="preserve"> </w:t>
            </w:r>
            <w:r w:rsidRPr="000B1042">
              <w:rPr>
                <w:rFonts w:ascii="Times New Roman" w:hAnsi="Times New Roman"/>
                <w:b/>
                <w:szCs w:val="20"/>
              </w:rPr>
              <w:t>be</w:t>
            </w:r>
            <w:r w:rsidR="00233210">
              <w:rPr>
                <w:rFonts w:ascii="Times New Roman" w:hAnsi="Times New Roman"/>
                <w:b/>
                <w:szCs w:val="20"/>
              </w:rPr>
              <w:t xml:space="preserve"> </w:t>
            </w:r>
            <w:r w:rsidRPr="000B1042">
              <w:rPr>
                <w:rFonts w:ascii="Times New Roman" w:hAnsi="Times New Roman"/>
                <w:b/>
                <w:szCs w:val="20"/>
              </w:rPr>
              <w:t>a</w:t>
            </w:r>
            <w:r w:rsidR="00233210">
              <w:rPr>
                <w:rFonts w:ascii="Times New Roman" w:hAnsi="Times New Roman"/>
                <w:b/>
                <w:szCs w:val="20"/>
              </w:rPr>
              <w:t xml:space="preserve"> </w:t>
            </w:r>
            <w:r w:rsidRPr="000B1042">
              <w:rPr>
                <w:rFonts w:ascii="Times New Roman" w:hAnsi="Times New Roman"/>
                <w:b/>
                <w:szCs w:val="20"/>
              </w:rPr>
              <w:t>bandwidth</w:t>
            </w:r>
            <w:r w:rsidR="00233210">
              <w:rPr>
                <w:rFonts w:ascii="Times New Roman" w:hAnsi="Times New Roman"/>
                <w:b/>
                <w:szCs w:val="20"/>
              </w:rPr>
              <w:t xml:space="preserve"> </w:t>
            </w:r>
            <w:r w:rsidRPr="000B1042">
              <w:rPr>
                <w:rFonts w:ascii="Times New Roman" w:hAnsi="Times New Roman"/>
                <w:b/>
                <w:szCs w:val="20"/>
              </w:rPr>
              <w:t>hog</w:t>
            </w:r>
            <w:r w:rsidR="00233210">
              <w:rPr>
                <w:rFonts w:ascii="Times New Roman" w:hAnsi="Times New Roman"/>
                <w:b/>
                <w:szCs w:val="20"/>
              </w:rPr>
              <w:t xml:space="preserve"> </w:t>
            </w:r>
            <w:r w:rsidRPr="000B1042">
              <w:rPr>
                <w:rFonts w:ascii="Times New Roman" w:hAnsi="Times New Roman"/>
                <w:b/>
                <w:szCs w:val="20"/>
              </w:rPr>
              <w:t>by</w:t>
            </w:r>
            <w:r w:rsidR="00233210">
              <w:rPr>
                <w:rFonts w:ascii="Times New Roman" w:hAnsi="Times New Roman"/>
                <w:b/>
                <w:szCs w:val="20"/>
              </w:rPr>
              <w:t xml:space="preserve"> </w:t>
            </w:r>
            <w:r w:rsidRPr="000B1042">
              <w:rPr>
                <w:rFonts w:ascii="Times New Roman" w:hAnsi="Times New Roman"/>
                <w:b/>
                <w:szCs w:val="20"/>
              </w:rPr>
              <w:t>streaming</w:t>
            </w:r>
            <w:r w:rsidR="00233210">
              <w:rPr>
                <w:rFonts w:ascii="Times New Roman" w:hAnsi="Times New Roman"/>
                <w:b/>
                <w:szCs w:val="20"/>
              </w:rPr>
              <w:t xml:space="preserve"> </w:t>
            </w:r>
            <w:r w:rsidRPr="000B1042">
              <w:rPr>
                <w:rFonts w:ascii="Times New Roman" w:hAnsi="Times New Roman"/>
                <w:b/>
                <w:szCs w:val="20"/>
              </w:rPr>
              <w:t>video,</w:t>
            </w:r>
            <w:r w:rsidR="00233210">
              <w:rPr>
                <w:rFonts w:ascii="Times New Roman" w:hAnsi="Times New Roman"/>
                <w:b/>
                <w:szCs w:val="20"/>
              </w:rPr>
              <w:t xml:space="preserve"> </w:t>
            </w:r>
            <w:r w:rsidRPr="000B1042">
              <w:rPr>
                <w:rFonts w:ascii="Times New Roman" w:hAnsi="Times New Roman"/>
                <w:b/>
                <w:szCs w:val="20"/>
              </w:rPr>
              <w:t>playing</w:t>
            </w:r>
            <w:r w:rsidR="00233210">
              <w:rPr>
                <w:rFonts w:ascii="Times New Roman" w:hAnsi="Times New Roman"/>
                <w:b/>
                <w:szCs w:val="20"/>
              </w:rPr>
              <w:t xml:space="preserve"> </w:t>
            </w:r>
            <w:r w:rsidRPr="000B1042">
              <w:rPr>
                <w:rFonts w:ascii="Times New Roman" w:hAnsi="Times New Roman"/>
                <w:b/>
                <w:szCs w:val="20"/>
              </w:rPr>
              <w:t>online</w:t>
            </w:r>
            <w:r w:rsidR="00233210">
              <w:rPr>
                <w:rFonts w:ascii="Times New Roman" w:hAnsi="Times New Roman"/>
                <w:b/>
                <w:szCs w:val="20"/>
              </w:rPr>
              <w:t xml:space="preserve"> </w:t>
            </w:r>
            <w:r w:rsidRPr="000B1042">
              <w:rPr>
                <w:rFonts w:ascii="Times New Roman" w:hAnsi="Times New Roman"/>
                <w:b/>
                <w:szCs w:val="20"/>
              </w:rPr>
              <w:t>games,</w:t>
            </w:r>
            <w:r w:rsidR="00233210">
              <w:rPr>
                <w:rFonts w:ascii="Times New Roman" w:hAnsi="Times New Roman"/>
                <w:b/>
                <w:szCs w:val="20"/>
              </w:rPr>
              <w:t xml:space="preserve"> </w:t>
            </w:r>
            <w:r w:rsidRPr="000B1042">
              <w:rPr>
                <w:rFonts w:ascii="Times New Roman" w:hAnsi="Times New Roman"/>
                <w:b/>
                <w:szCs w:val="20"/>
              </w:rPr>
              <w:t>or</w:t>
            </w:r>
            <w:r w:rsidR="00233210">
              <w:rPr>
                <w:rFonts w:ascii="Times New Roman" w:hAnsi="Times New Roman"/>
                <w:b/>
                <w:szCs w:val="20"/>
              </w:rPr>
              <w:t xml:space="preserve"> </w:t>
            </w:r>
            <w:r w:rsidRPr="000B1042">
              <w:rPr>
                <w:rFonts w:ascii="Times New Roman" w:hAnsi="Times New Roman"/>
                <w:b/>
                <w:szCs w:val="20"/>
              </w:rPr>
              <w:t>downloading</w:t>
            </w:r>
            <w:r w:rsidR="00233210">
              <w:rPr>
                <w:rFonts w:ascii="Times New Roman" w:hAnsi="Times New Roman"/>
                <w:b/>
                <w:szCs w:val="20"/>
              </w:rPr>
              <w:t xml:space="preserve"> </w:t>
            </w:r>
            <w:r w:rsidRPr="000B1042">
              <w:rPr>
                <w:rFonts w:ascii="Times New Roman" w:hAnsi="Times New Roman"/>
                <w:b/>
                <w:szCs w:val="20"/>
              </w:rPr>
              <w:t>huge</w:t>
            </w:r>
            <w:r w:rsidR="00233210">
              <w:rPr>
                <w:rFonts w:ascii="Times New Roman" w:hAnsi="Times New Roman"/>
                <w:b/>
                <w:szCs w:val="20"/>
              </w:rPr>
              <w:t xml:space="preserve"> </w:t>
            </w:r>
            <w:r w:rsidRPr="000B1042">
              <w:rPr>
                <w:rFonts w:ascii="Times New Roman" w:hAnsi="Times New Roman"/>
                <w:b/>
                <w:szCs w:val="20"/>
              </w:rPr>
              <w:t>files</w:t>
            </w:r>
            <w:r w:rsidR="00233210">
              <w:rPr>
                <w:rFonts w:ascii="Times New Roman" w:hAnsi="Times New Roman"/>
                <w:b/>
                <w:szCs w:val="20"/>
              </w:rPr>
              <w:t xml:space="preserve"> </w:t>
            </w:r>
          </w:p>
          <w:p w14:paraId="6A83FDB3" w14:textId="1C4267E8" w:rsidR="00666408" w:rsidRPr="000B1042" w:rsidRDefault="00666408" w:rsidP="009643F7">
            <w:pPr>
              <w:widowControl w:val="0"/>
              <w:ind w:left="34"/>
              <w:rPr>
                <w:rFonts w:ascii="Times New Roman" w:hAnsi="Times New Roman"/>
                <w:szCs w:val="20"/>
              </w:rPr>
            </w:pPr>
            <w:r w:rsidRPr="000B1042">
              <w:rPr>
                <w:rFonts w:ascii="Times New Roman" w:hAnsi="Times New Roman"/>
                <w:b/>
                <w:szCs w:val="20"/>
              </w:rPr>
              <w:t>6.</w:t>
            </w:r>
            <w:r w:rsidR="00233210">
              <w:rPr>
                <w:rFonts w:ascii="Times New Roman" w:hAnsi="Times New Roman"/>
                <w:b/>
                <w:szCs w:val="20"/>
              </w:rPr>
              <w:t xml:space="preserve"> </w:t>
            </w:r>
            <w:r w:rsidRPr="000B1042">
              <w:rPr>
                <w:rFonts w:ascii="Times New Roman" w:hAnsi="Times New Roman"/>
                <w:b/>
                <w:szCs w:val="20"/>
              </w:rPr>
              <w:t>DON’T</w:t>
            </w:r>
            <w:r w:rsidR="00233210">
              <w:rPr>
                <w:rFonts w:ascii="Times New Roman" w:hAnsi="Times New Roman"/>
                <w:b/>
                <w:szCs w:val="20"/>
              </w:rPr>
              <w:t xml:space="preserve"> </w:t>
            </w:r>
            <w:r w:rsidRPr="000B1042">
              <w:rPr>
                <w:rFonts w:ascii="Times New Roman" w:hAnsi="Times New Roman"/>
                <w:b/>
                <w:szCs w:val="20"/>
              </w:rPr>
              <w:t>use</w:t>
            </w:r>
            <w:r w:rsidR="00233210">
              <w:rPr>
                <w:rFonts w:ascii="Times New Roman" w:hAnsi="Times New Roman"/>
                <w:b/>
                <w:szCs w:val="20"/>
              </w:rPr>
              <w:t xml:space="preserve"> </w:t>
            </w:r>
            <w:r w:rsidRPr="000B1042">
              <w:rPr>
                <w:rFonts w:ascii="Times New Roman" w:hAnsi="Times New Roman"/>
                <w:b/>
                <w:szCs w:val="20"/>
              </w:rPr>
              <w:t>packet</w:t>
            </w:r>
            <w:r w:rsidR="00233210">
              <w:rPr>
                <w:rFonts w:ascii="Times New Roman" w:hAnsi="Times New Roman"/>
                <w:b/>
                <w:szCs w:val="20"/>
              </w:rPr>
              <w:t xml:space="preserve"> </w:t>
            </w:r>
            <w:r w:rsidRPr="000B1042">
              <w:rPr>
                <w:rFonts w:ascii="Times New Roman" w:hAnsi="Times New Roman"/>
                <w:b/>
                <w:szCs w:val="20"/>
              </w:rPr>
              <w:t>probing</w:t>
            </w:r>
            <w:r w:rsidR="00233210">
              <w:rPr>
                <w:rFonts w:ascii="Times New Roman" w:hAnsi="Times New Roman"/>
                <w:b/>
                <w:szCs w:val="20"/>
              </w:rPr>
              <w:t xml:space="preserve"> </w:t>
            </w:r>
            <w:r w:rsidRPr="000B1042">
              <w:rPr>
                <w:rFonts w:ascii="Times New Roman" w:hAnsi="Times New Roman"/>
                <w:b/>
                <w:szCs w:val="20"/>
              </w:rPr>
              <w:t>software</w:t>
            </w:r>
            <w:r w:rsidR="00233210">
              <w:rPr>
                <w:rFonts w:ascii="Times New Roman" w:hAnsi="Times New Roman"/>
                <w:b/>
                <w:szCs w:val="20"/>
              </w:rPr>
              <w:t xml:space="preserve"> </w:t>
            </w:r>
            <w:r w:rsidRPr="000B1042">
              <w:rPr>
                <w:rFonts w:ascii="Times New Roman" w:hAnsi="Times New Roman"/>
                <w:b/>
                <w:szCs w:val="20"/>
              </w:rPr>
              <w:t>which</w:t>
            </w:r>
            <w:r w:rsidR="00233210">
              <w:rPr>
                <w:rFonts w:ascii="Times New Roman" w:hAnsi="Times New Roman"/>
                <w:b/>
                <w:szCs w:val="20"/>
              </w:rPr>
              <w:t xml:space="preserve"> </w:t>
            </w:r>
            <w:r w:rsidRPr="000B1042">
              <w:rPr>
                <w:rFonts w:ascii="Times New Roman" w:hAnsi="Times New Roman"/>
                <w:b/>
                <w:szCs w:val="20"/>
              </w:rPr>
              <w:t>clogs</w:t>
            </w:r>
            <w:r w:rsidR="00233210">
              <w:rPr>
                <w:rFonts w:ascii="Times New Roman" w:hAnsi="Times New Roman"/>
                <w:b/>
                <w:szCs w:val="20"/>
              </w:rPr>
              <w:t xml:space="preserve"> </w:t>
            </w:r>
            <w:r w:rsidRPr="000B1042">
              <w:rPr>
                <w:rFonts w:ascii="Times New Roman" w:hAnsi="Times New Roman"/>
                <w:b/>
                <w:szCs w:val="20"/>
              </w:rPr>
              <w:t>the</w:t>
            </w:r>
            <w:r w:rsidR="00233210">
              <w:rPr>
                <w:rFonts w:ascii="Times New Roman" w:hAnsi="Times New Roman"/>
                <w:b/>
                <w:szCs w:val="20"/>
              </w:rPr>
              <w:t xml:space="preserve"> </w:t>
            </w:r>
            <w:r w:rsidRPr="000B1042">
              <w:rPr>
                <w:rFonts w:ascii="Times New Roman" w:hAnsi="Times New Roman"/>
                <w:b/>
                <w:szCs w:val="20"/>
              </w:rPr>
              <w:t>local</w:t>
            </w:r>
            <w:r w:rsidR="00233210">
              <w:rPr>
                <w:rFonts w:ascii="Times New Roman" w:hAnsi="Times New Roman"/>
                <w:b/>
                <w:szCs w:val="20"/>
              </w:rPr>
              <w:t xml:space="preserve"> </w:t>
            </w:r>
            <w:r w:rsidRPr="000B1042">
              <w:rPr>
                <w:rFonts w:ascii="Times New Roman" w:hAnsi="Times New Roman"/>
                <w:b/>
                <w:szCs w:val="20"/>
              </w:rPr>
              <w:t>network</w:t>
            </w:r>
            <w:r w:rsidR="00233210">
              <w:rPr>
                <w:rFonts w:ascii="Times New Roman" w:hAnsi="Times New Roman"/>
                <w:b/>
                <w:szCs w:val="20"/>
              </w:rPr>
              <w:t xml:space="preserve"> </w:t>
            </w:r>
            <w:r w:rsidRPr="000B1042">
              <w:rPr>
                <w:rFonts w:ascii="Times New Roman" w:hAnsi="Times New Roman"/>
                <w:b/>
                <w:szCs w:val="20"/>
              </w:rPr>
              <w:t>(e.g.,</w:t>
            </w:r>
            <w:r w:rsidR="00233210">
              <w:rPr>
                <w:rFonts w:ascii="Times New Roman" w:hAnsi="Times New Roman"/>
                <w:b/>
                <w:szCs w:val="20"/>
              </w:rPr>
              <w:t xml:space="preserve"> </w:t>
            </w:r>
            <w:r w:rsidRPr="000B1042">
              <w:rPr>
                <w:rFonts w:ascii="Times New Roman" w:hAnsi="Times New Roman"/>
                <w:b/>
                <w:szCs w:val="20"/>
              </w:rPr>
              <w:t>packet</w:t>
            </w:r>
            <w:r w:rsidR="00233210">
              <w:rPr>
                <w:rFonts w:ascii="Times New Roman" w:hAnsi="Times New Roman"/>
                <w:b/>
                <w:szCs w:val="20"/>
              </w:rPr>
              <w:t xml:space="preserve"> </w:t>
            </w:r>
            <w:r w:rsidRPr="000B1042">
              <w:rPr>
                <w:rFonts w:ascii="Times New Roman" w:hAnsi="Times New Roman"/>
                <w:b/>
                <w:szCs w:val="20"/>
              </w:rPr>
              <w:t>sniffers</w:t>
            </w:r>
            <w:r w:rsidR="00233210">
              <w:rPr>
                <w:rFonts w:ascii="Times New Roman" w:hAnsi="Times New Roman"/>
                <w:b/>
                <w:szCs w:val="20"/>
              </w:rPr>
              <w:t xml:space="preserve"> </w:t>
            </w:r>
            <w:r w:rsidRPr="000B1042">
              <w:rPr>
                <w:rFonts w:ascii="Times New Roman" w:hAnsi="Times New Roman"/>
                <w:b/>
                <w:szCs w:val="20"/>
              </w:rPr>
              <w:t>or</w:t>
            </w:r>
            <w:r w:rsidR="00233210">
              <w:rPr>
                <w:rFonts w:ascii="Times New Roman" w:hAnsi="Times New Roman"/>
                <w:b/>
                <w:szCs w:val="20"/>
              </w:rPr>
              <w:t xml:space="preserve"> </w:t>
            </w:r>
            <w:r w:rsidRPr="000B1042">
              <w:rPr>
                <w:rFonts w:ascii="Times New Roman" w:hAnsi="Times New Roman"/>
                <w:b/>
                <w:szCs w:val="20"/>
              </w:rPr>
              <w:t>port</w:t>
            </w:r>
            <w:r w:rsidR="00233210">
              <w:rPr>
                <w:rFonts w:ascii="Times New Roman" w:hAnsi="Times New Roman"/>
                <w:b/>
                <w:szCs w:val="20"/>
              </w:rPr>
              <w:t xml:space="preserve"> </w:t>
            </w:r>
            <w:r w:rsidRPr="000B1042">
              <w:rPr>
                <w:rFonts w:ascii="Times New Roman" w:hAnsi="Times New Roman"/>
                <w:b/>
                <w:szCs w:val="20"/>
              </w:rPr>
              <w:t>scanners)</w:t>
            </w:r>
          </w:p>
        </w:tc>
      </w:tr>
    </w:tbl>
    <w:p w14:paraId="5213F987" w14:textId="77777777" w:rsidR="00CC70B4" w:rsidRDefault="00CC70B4" w:rsidP="00CC70B4">
      <w:pPr>
        <w:rPr>
          <w:rFonts w:eastAsia="MS Mincho"/>
          <w:lang w:eastAsia="ja-JP"/>
        </w:rPr>
      </w:pPr>
    </w:p>
    <w:p w14:paraId="635890EC" w14:textId="71D94243" w:rsidR="00CC70B4" w:rsidRDefault="00CC70B4" w:rsidP="00CC70B4">
      <w:pPr>
        <w:pStyle w:val="Heading2"/>
        <w:rPr>
          <w:lang w:eastAsia="x-none"/>
        </w:rPr>
      </w:pPr>
      <w:bookmarkStart w:id="6" w:name="_Toc490832500"/>
      <w:bookmarkStart w:id="7" w:name="_Toc98334366"/>
      <w:r>
        <w:t>Check-in</w:t>
      </w:r>
      <w:r w:rsidR="00233210">
        <w:t xml:space="preserve"> </w:t>
      </w:r>
      <w:r>
        <w:t>for</w:t>
      </w:r>
      <w:r w:rsidR="00233210">
        <w:t xml:space="preserve"> </w:t>
      </w:r>
      <w:r>
        <w:t>Registered</w:t>
      </w:r>
      <w:r w:rsidR="00233210">
        <w:t xml:space="preserve"> </w:t>
      </w:r>
      <w:r>
        <w:t>Delegates</w:t>
      </w:r>
      <w:bookmarkEnd w:id="6"/>
      <w:bookmarkEnd w:id="7"/>
    </w:p>
    <w:p w14:paraId="0E7D5ADC" w14:textId="1E24F383" w:rsidR="00B74638" w:rsidRPr="002B3B14" w:rsidRDefault="00CC70B4" w:rsidP="002803EC">
      <w:pPr>
        <w:rPr>
          <w:rFonts w:ascii="Times New Roman" w:eastAsia="SimSun" w:hAnsi="Times New Roman"/>
          <w:i/>
          <w:color w:val="493118"/>
          <w:sz w:val="18"/>
          <w:szCs w:val="18"/>
          <w:lang w:val="en-US" w:eastAsia="zh-CN"/>
        </w:rPr>
      </w:pPr>
      <w:r w:rsidRPr="00CC70B4">
        <w:rPr>
          <w:rFonts w:ascii="Times New Roman" w:eastAsia="SimSun" w:hAnsi="Times New Roman"/>
          <w:i/>
          <w:color w:val="493118"/>
          <w:sz w:val="18"/>
          <w:szCs w:val="18"/>
          <w:lang w:val="en-US" w:eastAsia="zh-CN"/>
        </w:rPr>
        <w:t>The</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attention</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of</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the</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delegates</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to</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this</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meeting</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was</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drawn</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to</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the</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fact</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that</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it</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is</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not</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permitted</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to</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check</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in</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other</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delegates</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on</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their</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behalf.</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In</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the</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event</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of</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technical</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difficulties</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preventing</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check-in,</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delegates</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should</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present</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themselves</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in</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person</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to</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the</w:t>
      </w:r>
      <w:r w:rsidR="00233210">
        <w:rPr>
          <w:rFonts w:ascii="Times New Roman" w:eastAsia="SimSun" w:hAnsi="Times New Roman"/>
          <w:i/>
          <w:color w:val="493118"/>
          <w:sz w:val="18"/>
          <w:szCs w:val="18"/>
          <w:lang w:val="en-US" w:eastAsia="zh-CN"/>
        </w:rPr>
        <w:t xml:space="preserve"> </w:t>
      </w:r>
      <w:r w:rsidRPr="00CC70B4">
        <w:rPr>
          <w:rFonts w:ascii="Times New Roman" w:eastAsia="SimSun" w:hAnsi="Times New Roman"/>
          <w:i/>
          <w:color w:val="493118"/>
          <w:sz w:val="18"/>
          <w:szCs w:val="18"/>
          <w:lang w:val="en-US" w:eastAsia="zh-CN"/>
        </w:rPr>
        <w:t>Secretary.</w:t>
      </w:r>
    </w:p>
    <w:p w14:paraId="6EBDFAA9" w14:textId="792FAEC3" w:rsidR="00B74638" w:rsidRDefault="00B74638" w:rsidP="00B74638">
      <w:pPr>
        <w:pStyle w:val="Heading2"/>
      </w:pPr>
      <w:bookmarkStart w:id="8" w:name="_Toc98334367"/>
      <w:r>
        <w:lastRenderedPageBreak/>
        <w:t>Aspects</w:t>
      </w:r>
      <w:r w:rsidR="00233210">
        <w:t xml:space="preserve"> </w:t>
      </w:r>
      <w:r>
        <w:t>related</w:t>
      </w:r>
      <w:r w:rsidR="00233210">
        <w:t xml:space="preserve"> </w:t>
      </w:r>
      <w:r>
        <w:t>to</w:t>
      </w:r>
      <w:r w:rsidR="00233210">
        <w:t xml:space="preserve"> </w:t>
      </w:r>
      <w:r>
        <w:t>RAN1</w:t>
      </w:r>
      <w:r w:rsidR="00233210">
        <w:t xml:space="preserve"> </w:t>
      </w:r>
      <w:r>
        <w:t>Meeting</w:t>
      </w:r>
      <w:r w:rsidR="00233210">
        <w:t xml:space="preserve"> </w:t>
      </w:r>
      <w:r>
        <w:t>M</w:t>
      </w:r>
      <w:r w:rsidRPr="005531B1">
        <w:t>anagemen</w:t>
      </w:r>
      <w:r>
        <w:t>t</w:t>
      </w:r>
      <w:bookmarkEnd w:id="8"/>
    </w:p>
    <w:p w14:paraId="3BA743EC" w14:textId="42DA0E01" w:rsidR="00B74638" w:rsidRDefault="00B74638" w:rsidP="002803EC">
      <w:pPr>
        <w:rPr>
          <w:szCs w:val="20"/>
        </w:rPr>
      </w:pPr>
      <w:r w:rsidRPr="00F63BB8">
        <w:rPr>
          <w:szCs w:val="20"/>
        </w:rPr>
        <w:t>Delegates</w:t>
      </w:r>
      <w:r w:rsidR="00233210">
        <w:rPr>
          <w:szCs w:val="20"/>
        </w:rPr>
        <w:t xml:space="preserve"> </w:t>
      </w:r>
      <w:r w:rsidRPr="00F63BB8">
        <w:rPr>
          <w:szCs w:val="20"/>
        </w:rPr>
        <w:t>are</w:t>
      </w:r>
      <w:r w:rsidR="00233210">
        <w:rPr>
          <w:szCs w:val="20"/>
        </w:rPr>
        <w:t xml:space="preserve"> </w:t>
      </w:r>
      <w:r w:rsidRPr="00F63BB8">
        <w:rPr>
          <w:szCs w:val="20"/>
        </w:rPr>
        <w:t>encouraged</w:t>
      </w:r>
      <w:r w:rsidR="00233210">
        <w:rPr>
          <w:szCs w:val="20"/>
        </w:rPr>
        <w:t xml:space="preserve"> </w:t>
      </w:r>
      <w:r w:rsidRPr="00F63BB8">
        <w:rPr>
          <w:szCs w:val="20"/>
        </w:rPr>
        <w:t>to</w:t>
      </w:r>
      <w:r w:rsidR="00233210">
        <w:rPr>
          <w:szCs w:val="20"/>
        </w:rPr>
        <w:t xml:space="preserve"> </w:t>
      </w:r>
      <w:r w:rsidRPr="00F63BB8">
        <w:rPr>
          <w:szCs w:val="20"/>
        </w:rPr>
        <w:t>check</w:t>
      </w:r>
      <w:r w:rsidR="00233210">
        <w:rPr>
          <w:szCs w:val="20"/>
        </w:rPr>
        <w:t xml:space="preserve"> </w:t>
      </w:r>
      <w:r w:rsidR="00F43D8C" w:rsidRPr="00F63BB8">
        <w:rPr>
          <w:szCs w:val="20"/>
        </w:rPr>
        <w:t>R1-17</w:t>
      </w:r>
      <w:r w:rsidR="00DA48E8" w:rsidRPr="00F63BB8">
        <w:rPr>
          <w:szCs w:val="20"/>
        </w:rPr>
        <w:t>21392</w:t>
      </w:r>
      <w:r w:rsidR="00233210">
        <w:rPr>
          <w:szCs w:val="20"/>
        </w:rPr>
        <w:t xml:space="preserve"> </w:t>
      </w:r>
      <w:r w:rsidRPr="00F63BB8">
        <w:rPr>
          <w:szCs w:val="20"/>
        </w:rPr>
        <w:t>for</w:t>
      </w:r>
      <w:r w:rsidR="00233210">
        <w:rPr>
          <w:szCs w:val="20"/>
        </w:rPr>
        <w:t xml:space="preserve"> </w:t>
      </w:r>
      <w:r w:rsidRPr="00F63BB8">
        <w:rPr>
          <w:szCs w:val="20"/>
        </w:rPr>
        <w:t>some</w:t>
      </w:r>
      <w:r w:rsidR="00233210">
        <w:rPr>
          <w:szCs w:val="20"/>
        </w:rPr>
        <w:t xml:space="preserve"> </w:t>
      </w:r>
      <w:r w:rsidRPr="00F63BB8">
        <w:rPr>
          <w:szCs w:val="20"/>
        </w:rPr>
        <w:t>thoughts</w:t>
      </w:r>
      <w:r w:rsidR="00233210">
        <w:rPr>
          <w:szCs w:val="20"/>
        </w:rPr>
        <w:t xml:space="preserve"> </w:t>
      </w:r>
      <w:r w:rsidRPr="00F63BB8">
        <w:rPr>
          <w:szCs w:val="20"/>
        </w:rPr>
        <w:t>on</w:t>
      </w:r>
      <w:r w:rsidR="00233210">
        <w:rPr>
          <w:szCs w:val="20"/>
        </w:rPr>
        <w:t xml:space="preserve"> </w:t>
      </w:r>
      <w:r w:rsidRPr="00F63BB8">
        <w:rPr>
          <w:szCs w:val="20"/>
        </w:rPr>
        <w:t>RAN1</w:t>
      </w:r>
      <w:r w:rsidR="00233210">
        <w:rPr>
          <w:szCs w:val="20"/>
        </w:rPr>
        <w:t xml:space="preserve"> </w:t>
      </w:r>
      <w:r w:rsidRPr="00F63BB8">
        <w:rPr>
          <w:szCs w:val="20"/>
        </w:rPr>
        <w:t>meeting</w:t>
      </w:r>
      <w:r w:rsidR="00233210">
        <w:rPr>
          <w:szCs w:val="20"/>
        </w:rPr>
        <w:t xml:space="preserve"> </w:t>
      </w:r>
      <w:r w:rsidRPr="00F63BB8">
        <w:rPr>
          <w:szCs w:val="20"/>
        </w:rPr>
        <w:t>management.</w:t>
      </w:r>
    </w:p>
    <w:p w14:paraId="48BA562A" w14:textId="77777777" w:rsidR="00F97C21" w:rsidRDefault="00F97C21" w:rsidP="00F97C21">
      <w:pPr>
        <w:pStyle w:val="Heading2"/>
      </w:pPr>
      <w:bookmarkStart w:id="9" w:name="_Toc95921357"/>
      <w:bookmarkStart w:id="10" w:name="_Toc98334368"/>
      <w:r w:rsidRPr="003003F4">
        <w:t xml:space="preserve">Recording of RAN1 </w:t>
      </w:r>
      <w:r>
        <w:t>Meeting</w:t>
      </w:r>
      <w:bookmarkEnd w:id="9"/>
      <w:bookmarkEnd w:id="10"/>
    </w:p>
    <w:p w14:paraId="425818C0" w14:textId="1F6668AA" w:rsidR="00F97C21" w:rsidRPr="00F63BB8" w:rsidRDefault="00F97C21" w:rsidP="002803EC">
      <w:pPr>
        <w:rPr>
          <w:szCs w:val="20"/>
        </w:rPr>
      </w:pPr>
      <w:r w:rsidRPr="00446928">
        <w:rPr>
          <w:b/>
          <w:sz w:val="18"/>
        </w:rPr>
        <w:t>Recording of the GoToWebinar session</w:t>
      </w:r>
      <w:r>
        <w:rPr>
          <w:b/>
          <w:sz w:val="18"/>
        </w:rPr>
        <w:t>s</w:t>
      </w:r>
      <w:r w:rsidRPr="00446928">
        <w:rPr>
          <w:b/>
          <w:sz w:val="18"/>
        </w:rPr>
        <w:t xml:space="preserve"> of the present meeting is strictly prohibited.</w:t>
      </w:r>
      <w:r w:rsidRPr="00A1613E">
        <w:rPr>
          <w:sz w:val="18"/>
        </w:rPr>
        <w:t xml:space="preserve"> No individual or entity - including the speakers and/or the authors -</w:t>
      </w:r>
      <w:r>
        <w:rPr>
          <w:sz w:val="18"/>
        </w:rPr>
        <w:t xml:space="preserve"> </w:t>
      </w:r>
      <w:r w:rsidRPr="00A1613E">
        <w:rPr>
          <w:sz w:val="18"/>
        </w:rPr>
        <w:t>may electronically record any portion of the meeting without prior written consent of the Chair and all the RAN</w:t>
      </w:r>
      <w:r>
        <w:rPr>
          <w:sz w:val="18"/>
        </w:rPr>
        <w:t>1</w:t>
      </w:r>
      <w:r w:rsidRPr="00A1613E">
        <w:rPr>
          <w:sz w:val="18"/>
        </w:rPr>
        <w:t xml:space="preserve"> meeting participants.</w:t>
      </w:r>
    </w:p>
    <w:p w14:paraId="73DD08F8" w14:textId="4F4E3A28" w:rsidR="00D6162E" w:rsidRDefault="00D6162E" w:rsidP="00493B90">
      <w:pPr>
        <w:pStyle w:val="Heading1"/>
      </w:pPr>
      <w:bookmarkStart w:id="11" w:name="_Toc98334369"/>
      <w:r w:rsidRPr="000B1042">
        <w:t>Approval</w:t>
      </w:r>
      <w:r w:rsidR="00233210">
        <w:t xml:space="preserve"> </w:t>
      </w:r>
      <w:r w:rsidRPr="000B1042">
        <w:t>of</w:t>
      </w:r>
      <w:r w:rsidR="00233210">
        <w:t xml:space="preserve"> </w:t>
      </w:r>
      <w:r w:rsidRPr="000B1042">
        <w:t>Agenda</w:t>
      </w:r>
      <w:bookmarkEnd w:id="11"/>
    </w:p>
    <w:p w14:paraId="562DBB01" w14:textId="68D5DED8" w:rsidR="00D1733D" w:rsidRPr="00D1733D" w:rsidRDefault="002328C4" w:rsidP="00D1733D">
      <w:pPr>
        <w:rPr>
          <w:b/>
          <w:bCs/>
        </w:rPr>
      </w:pPr>
      <w:hyperlink r:id="rId12" w:history="1">
        <w:r w:rsidR="004371F4">
          <w:rPr>
            <w:rStyle w:val="Hyperlink"/>
            <w:b/>
            <w:bCs/>
            <w:highlight w:val="green"/>
          </w:rPr>
          <w:t>R1-2200850</w:t>
        </w:r>
      </w:hyperlink>
      <w:r w:rsidR="00D1733D" w:rsidRPr="00D1733D">
        <w:rPr>
          <w:b/>
          <w:bCs/>
        </w:rPr>
        <w:tab/>
        <w:t>Draft Agenda of RAN1#108-e meeting</w:t>
      </w:r>
      <w:r w:rsidR="00D1733D" w:rsidRPr="00D1733D">
        <w:rPr>
          <w:b/>
          <w:bCs/>
        </w:rPr>
        <w:tab/>
        <w:t>RAN1 Chair</w:t>
      </w:r>
    </w:p>
    <w:p w14:paraId="4A398E61" w14:textId="50ECCAFD" w:rsidR="00902983" w:rsidRDefault="00902983" w:rsidP="00902983">
      <w:pPr>
        <w:rPr>
          <w:rFonts w:ascii="Times New Roman" w:eastAsia="SimSun" w:hAnsi="Times New Roman"/>
          <w:kern w:val="2"/>
          <w:szCs w:val="20"/>
        </w:rPr>
      </w:pPr>
      <w:r w:rsidRPr="000B1042">
        <w:rPr>
          <w:rFonts w:ascii="Times New Roman" w:eastAsia="SimSun" w:hAnsi="Times New Roman"/>
          <w:kern w:val="2"/>
          <w:szCs w:val="20"/>
        </w:rPr>
        <w:t>The</w:t>
      </w:r>
      <w:r w:rsidR="00233210">
        <w:rPr>
          <w:rFonts w:ascii="Times New Roman" w:eastAsia="SimSun" w:hAnsi="Times New Roman"/>
          <w:kern w:val="2"/>
          <w:szCs w:val="20"/>
        </w:rPr>
        <w:t xml:space="preserve"> </w:t>
      </w:r>
      <w:r w:rsidRPr="000B1042">
        <w:rPr>
          <w:rFonts w:ascii="Times New Roman" w:eastAsia="SimSun" w:hAnsi="Times New Roman"/>
          <w:kern w:val="2"/>
          <w:szCs w:val="20"/>
        </w:rPr>
        <w:t>document</w:t>
      </w:r>
      <w:r w:rsidR="00233210">
        <w:rPr>
          <w:rFonts w:ascii="Times New Roman" w:eastAsia="SimSun" w:hAnsi="Times New Roman"/>
          <w:kern w:val="2"/>
          <w:szCs w:val="20"/>
        </w:rPr>
        <w:t xml:space="preserve"> </w:t>
      </w:r>
      <w:r w:rsidRPr="000B1042">
        <w:rPr>
          <w:rFonts w:ascii="Times New Roman" w:eastAsia="SimSun" w:hAnsi="Times New Roman"/>
          <w:kern w:val="2"/>
          <w:szCs w:val="20"/>
        </w:rPr>
        <w:t>was</w:t>
      </w:r>
      <w:r w:rsidR="00233210">
        <w:rPr>
          <w:rFonts w:ascii="Times New Roman" w:eastAsia="SimSun" w:hAnsi="Times New Roman"/>
          <w:kern w:val="2"/>
          <w:szCs w:val="20"/>
        </w:rPr>
        <w:t xml:space="preserve"> </w:t>
      </w:r>
      <w:r>
        <w:rPr>
          <w:rFonts w:ascii="Times New Roman" w:eastAsia="SimSun" w:hAnsi="Times New Roman"/>
          <w:kern w:val="2"/>
          <w:szCs w:val="20"/>
        </w:rPr>
        <w:t>posted</w:t>
      </w:r>
      <w:r w:rsidR="00233210">
        <w:rPr>
          <w:rFonts w:ascii="Times New Roman" w:eastAsia="SimSun" w:hAnsi="Times New Roman"/>
          <w:kern w:val="2"/>
          <w:szCs w:val="20"/>
        </w:rPr>
        <w:t xml:space="preserve"> </w:t>
      </w:r>
      <w:r>
        <w:rPr>
          <w:rFonts w:ascii="Times New Roman" w:eastAsia="SimSun" w:hAnsi="Times New Roman"/>
          <w:kern w:val="2"/>
          <w:szCs w:val="20"/>
        </w:rPr>
        <w:t>to</w:t>
      </w:r>
      <w:r w:rsidR="00233210">
        <w:rPr>
          <w:rFonts w:ascii="Times New Roman" w:eastAsia="SimSun" w:hAnsi="Times New Roman"/>
          <w:kern w:val="2"/>
          <w:szCs w:val="20"/>
        </w:rPr>
        <w:t xml:space="preserve"> </w:t>
      </w:r>
      <w:r>
        <w:rPr>
          <w:rFonts w:ascii="Times New Roman" w:eastAsia="SimSun" w:hAnsi="Times New Roman"/>
          <w:kern w:val="2"/>
          <w:szCs w:val="20"/>
        </w:rPr>
        <w:t>RAN1</w:t>
      </w:r>
      <w:r w:rsidR="00233210">
        <w:rPr>
          <w:rFonts w:ascii="Times New Roman" w:eastAsia="SimSun" w:hAnsi="Times New Roman"/>
          <w:kern w:val="2"/>
          <w:szCs w:val="20"/>
        </w:rPr>
        <w:t xml:space="preserve"> </w:t>
      </w:r>
      <w:r>
        <w:rPr>
          <w:rFonts w:ascii="Times New Roman" w:eastAsia="SimSun" w:hAnsi="Times New Roman"/>
          <w:kern w:val="2"/>
          <w:szCs w:val="20"/>
        </w:rPr>
        <w:t>email</w:t>
      </w:r>
      <w:r w:rsidR="00233210">
        <w:rPr>
          <w:rFonts w:ascii="Times New Roman" w:eastAsia="SimSun" w:hAnsi="Times New Roman"/>
          <w:kern w:val="2"/>
          <w:szCs w:val="20"/>
        </w:rPr>
        <w:t xml:space="preserve"> </w:t>
      </w:r>
      <w:r>
        <w:rPr>
          <w:rFonts w:ascii="Times New Roman" w:eastAsia="SimSun" w:hAnsi="Times New Roman"/>
          <w:kern w:val="2"/>
          <w:szCs w:val="20"/>
        </w:rPr>
        <w:t>exploder</w:t>
      </w:r>
      <w:r w:rsidR="00233210">
        <w:rPr>
          <w:rFonts w:ascii="Times New Roman" w:eastAsia="SimSun" w:hAnsi="Times New Roman"/>
          <w:kern w:val="2"/>
          <w:szCs w:val="20"/>
        </w:rPr>
        <w:t xml:space="preserve"> </w:t>
      </w:r>
      <w:r>
        <w:rPr>
          <w:rFonts w:ascii="Times New Roman" w:eastAsia="SimSun" w:hAnsi="Times New Roman"/>
          <w:kern w:val="2"/>
          <w:szCs w:val="20"/>
        </w:rPr>
        <w:t>on</w:t>
      </w:r>
      <w:r w:rsidR="00233210">
        <w:rPr>
          <w:rFonts w:ascii="Times New Roman" w:eastAsia="SimSun" w:hAnsi="Times New Roman"/>
          <w:kern w:val="2"/>
          <w:szCs w:val="20"/>
        </w:rPr>
        <w:t xml:space="preserve"> </w:t>
      </w:r>
      <w:r w:rsidR="00D1733D">
        <w:rPr>
          <w:rFonts w:ascii="Times New Roman" w:eastAsia="SimSun" w:hAnsi="Times New Roman"/>
          <w:kern w:val="2"/>
          <w:szCs w:val="20"/>
        </w:rPr>
        <w:t>Jan</w:t>
      </w:r>
      <w:r w:rsidR="000645DC">
        <w:rPr>
          <w:rFonts w:ascii="Times New Roman" w:eastAsia="SimSun" w:hAnsi="Times New Roman"/>
          <w:kern w:val="2"/>
          <w:szCs w:val="20"/>
        </w:rPr>
        <w:t xml:space="preserve"> </w:t>
      </w:r>
      <w:r w:rsidR="00B81931">
        <w:rPr>
          <w:rFonts w:ascii="Times New Roman" w:eastAsia="SimSun" w:hAnsi="Times New Roman"/>
          <w:kern w:val="2"/>
          <w:szCs w:val="20"/>
        </w:rPr>
        <w:t>2</w:t>
      </w:r>
      <w:r w:rsidR="00D1733D">
        <w:rPr>
          <w:rFonts w:ascii="Times New Roman" w:eastAsia="SimSun" w:hAnsi="Times New Roman"/>
          <w:kern w:val="2"/>
          <w:szCs w:val="20"/>
        </w:rPr>
        <w:t>7</w:t>
      </w:r>
      <w:r w:rsidR="00B81931" w:rsidRPr="00B81931">
        <w:rPr>
          <w:rFonts w:ascii="Times New Roman" w:eastAsia="SimSun" w:hAnsi="Times New Roman"/>
          <w:kern w:val="2"/>
          <w:szCs w:val="20"/>
          <w:vertAlign w:val="superscript"/>
        </w:rPr>
        <w:t>th</w:t>
      </w:r>
      <w:r w:rsidR="00B81931">
        <w:rPr>
          <w:rFonts w:ascii="Times New Roman" w:eastAsia="SimSun" w:hAnsi="Times New Roman"/>
          <w:kern w:val="2"/>
          <w:szCs w:val="20"/>
        </w:rPr>
        <w:t xml:space="preserve"> </w:t>
      </w:r>
      <w:r w:rsidR="00E9248F">
        <w:rPr>
          <w:rFonts w:ascii="Times New Roman" w:eastAsia="SimSun" w:hAnsi="Times New Roman"/>
          <w:kern w:val="2"/>
          <w:szCs w:val="20"/>
        </w:rPr>
        <w:t>(</w:t>
      </w:r>
      <w:r w:rsidR="00B81931">
        <w:rPr>
          <w:rFonts w:ascii="Times New Roman" w:eastAsia="SimSun" w:hAnsi="Times New Roman"/>
          <w:kern w:val="2"/>
          <w:szCs w:val="20"/>
        </w:rPr>
        <w:t>00</w:t>
      </w:r>
      <w:r w:rsidR="00E9248F">
        <w:rPr>
          <w:rFonts w:ascii="Times New Roman" w:eastAsia="SimSun" w:hAnsi="Times New Roman"/>
          <w:kern w:val="2"/>
          <w:szCs w:val="20"/>
        </w:rPr>
        <w:t>:</w:t>
      </w:r>
      <w:r w:rsidR="00D1733D">
        <w:rPr>
          <w:rFonts w:ascii="Times New Roman" w:eastAsia="SimSun" w:hAnsi="Times New Roman"/>
          <w:kern w:val="2"/>
          <w:szCs w:val="20"/>
        </w:rPr>
        <w:t>38</w:t>
      </w:r>
      <w:r w:rsidR="009E7982">
        <w:rPr>
          <w:rFonts w:ascii="Times New Roman" w:eastAsia="SimSun" w:hAnsi="Times New Roman"/>
          <w:kern w:val="2"/>
          <w:szCs w:val="20"/>
        </w:rPr>
        <w:t xml:space="preserve"> UTC)</w:t>
      </w:r>
      <w:r w:rsidR="00233210">
        <w:rPr>
          <w:rFonts w:ascii="Times New Roman" w:eastAsia="SimSun" w:hAnsi="Times New Roman"/>
          <w:kern w:val="2"/>
          <w:szCs w:val="20"/>
        </w:rPr>
        <w:t xml:space="preserve"> </w:t>
      </w:r>
      <w:r w:rsidRPr="000B1042">
        <w:rPr>
          <w:rFonts w:ascii="Times New Roman" w:eastAsia="SimSun" w:hAnsi="Times New Roman"/>
          <w:kern w:val="2"/>
          <w:szCs w:val="20"/>
        </w:rPr>
        <w:t>by</w:t>
      </w:r>
      <w:r w:rsidR="00233210">
        <w:rPr>
          <w:rFonts w:ascii="Times New Roman" w:eastAsia="SimSun" w:hAnsi="Times New Roman"/>
          <w:kern w:val="2"/>
          <w:szCs w:val="20"/>
        </w:rPr>
        <w:t xml:space="preserve"> </w:t>
      </w:r>
      <w:r>
        <w:rPr>
          <w:rFonts w:ascii="Times New Roman" w:eastAsia="SimSun" w:hAnsi="Times New Roman"/>
          <w:kern w:val="2"/>
          <w:szCs w:val="20"/>
        </w:rPr>
        <w:t>RAN1</w:t>
      </w:r>
      <w:r w:rsidR="00233210">
        <w:rPr>
          <w:rFonts w:ascii="Times New Roman" w:eastAsia="SimSun" w:hAnsi="Times New Roman"/>
          <w:kern w:val="2"/>
          <w:szCs w:val="20"/>
        </w:rPr>
        <w:t xml:space="preserve"> </w:t>
      </w:r>
      <w:r w:rsidR="00E757C7">
        <w:rPr>
          <w:rFonts w:ascii="Times New Roman" w:eastAsia="SimSun" w:hAnsi="Times New Roman"/>
          <w:kern w:val="2"/>
          <w:szCs w:val="20"/>
        </w:rPr>
        <w:t>Chair</w:t>
      </w:r>
      <w:r w:rsidR="009E7982">
        <w:rPr>
          <w:rFonts w:ascii="Times New Roman" w:eastAsia="SimSun" w:hAnsi="Times New Roman"/>
          <w:kern w:val="2"/>
          <w:szCs w:val="20"/>
        </w:rPr>
        <w:t>.</w:t>
      </w:r>
    </w:p>
    <w:p w14:paraId="1568D841" w14:textId="03FE2E5A" w:rsidR="000645DC" w:rsidRDefault="000645DC" w:rsidP="00493B90">
      <w:pPr>
        <w:rPr>
          <w:lang w:eastAsia="x-none"/>
        </w:rPr>
      </w:pPr>
      <w:r w:rsidRPr="006D6293">
        <w:rPr>
          <w:b/>
          <w:bCs/>
          <w:lang w:eastAsia="x-none"/>
        </w:rPr>
        <w:t>Decision:</w:t>
      </w:r>
      <w:r w:rsidRPr="006D6293">
        <w:rPr>
          <w:lang w:eastAsia="x-none"/>
        </w:rPr>
        <w:t xml:space="preserve"> As per email posted on </w:t>
      </w:r>
      <w:r w:rsidR="006D6293" w:rsidRPr="006D6293">
        <w:rPr>
          <w:lang w:eastAsia="x-none"/>
        </w:rPr>
        <w:t>Feb 23</w:t>
      </w:r>
      <w:r w:rsidR="006D6293" w:rsidRPr="006D6293">
        <w:rPr>
          <w:vertAlign w:val="superscript"/>
          <w:lang w:eastAsia="x-none"/>
        </w:rPr>
        <w:t>rd</w:t>
      </w:r>
      <w:r w:rsidR="006D6293" w:rsidRPr="006D6293">
        <w:rPr>
          <w:lang w:eastAsia="x-none"/>
        </w:rPr>
        <w:t xml:space="preserve"> </w:t>
      </w:r>
      <w:r w:rsidRPr="006D6293">
        <w:rPr>
          <w:lang w:eastAsia="x-none"/>
        </w:rPr>
        <w:t>(</w:t>
      </w:r>
      <w:r w:rsidR="006D6293" w:rsidRPr="006D6293">
        <w:rPr>
          <w:lang w:eastAsia="x-none"/>
        </w:rPr>
        <w:t>01</w:t>
      </w:r>
      <w:r w:rsidRPr="006D6293">
        <w:rPr>
          <w:lang w:eastAsia="x-none"/>
        </w:rPr>
        <w:t>:</w:t>
      </w:r>
      <w:r w:rsidR="006D6293" w:rsidRPr="006D6293">
        <w:rPr>
          <w:lang w:eastAsia="x-none"/>
        </w:rPr>
        <w:t>42</w:t>
      </w:r>
      <w:r w:rsidRPr="006D6293">
        <w:rPr>
          <w:lang w:eastAsia="x-none"/>
        </w:rPr>
        <w:t xml:space="preserve"> UTC), the agenda is approved.</w:t>
      </w:r>
    </w:p>
    <w:p w14:paraId="67936857" w14:textId="77777777" w:rsidR="000645DC" w:rsidRDefault="000645DC" w:rsidP="00493B90">
      <w:pPr>
        <w:rPr>
          <w:lang w:eastAsia="x-none"/>
        </w:rPr>
      </w:pPr>
    </w:p>
    <w:p w14:paraId="4C946BD3" w14:textId="77777777" w:rsidR="004D51DC" w:rsidRDefault="004D51DC" w:rsidP="00493B90">
      <w:pPr>
        <w:rPr>
          <w:lang w:eastAsia="x-none"/>
        </w:rPr>
      </w:pPr>
    </w:p>
    <w:p w14:paraId="04FD088E" w14:textId="0ED423AF" w:rsidR="00E05CE3" w:rsidRDefault="00E05CE3" w:rsidP="00902983">
      <w:pPr>
        <w:rPr>
          <w:lang w:eastAsia="x-none"/>
        </w:rPr>
      </w:pPr>
      <w:r>
        <w:rPr>
          <w:lang w:eastAsia="x-none"/>
        </w:rPr>
        <w:t>In</w:t>
      </w:r>
      <w:r w:rsidR="00233210">
        <w:rPr>
          <w:lang w:eastAsia="x-none"/>
        </w:rPr>
        <w:t xml:space="preserve"> </w:t>
      </w:r>
      <w:r>
        <w:rPr>
          <w:lang w:eastAsia="x-none"/>
        </w:rPr>
        <w:t>addition</w:t>
      </w:r>
      <w:r w:rsidR="00233210">
        <w:rPr>
          <w:lang w:eastAsia="x-none"/>
        </w:rPr>
        <w:t xml:space="preserve"> </w:t>
      </w:r>
      <w:r>
        <w:rPr>
          <w:lang w:eastAsia="x-none"/>
        </w:rPr>
        <w:t>to</w:t>
      </w:r>
      <w:r w:rsidR="00233210">
        <w:rPr>
          <w:lang w:eastAsia="x-none"/>
        </w:rPr>
        <w:t xml:space="preserve"> </w:t>
      </w:r>
      <w:r>
        <w:rPr>
          <w:lang w:eastAsia="x-none"/>
        </w:rPr>
        <w:t>the</w:t>
      </w:r>
      <w:r w:rsidR="00233210">
        <w:rPr>
          <w:lang w:eastAsia="x-none"/>
        </w:rPr>
        <w:t xml:space="preserve"> </w:t>
      </w:r>
      <w:r>
        <w:rPr>
          <w:lang w:eastAsia="x-none"/>
        </w:rPr>
        <w:t>agenda,</w:t>
      </w:r>
      <w:r w:rsidR="00233210">
        <w:rPr>
          <w:lang w:eastAsia="x-none"/>
        </w:rPr>
        <w:t xml:space="preserve"> </w:t>
      </w:r>
      <w:r>
        <w:rPr>
          <w:lang w:eastAsia="x-none"/>
        </w:rPr>
        <w:t>the</w:t>
      </w:r>
      <w:r w:rsidR="00233210">
        <w:rPr>
          <w:lang w:eastAsia="x-none"/>
        </w:rPr>
        <w:t xml:space="preserve"> </w:t>
      </w:r>
      <w:r>
        <w:rPr>
          <w:lang w:eastAsia="x-none"/>
        </w:rPr>
        <w:t>following</w:t>
      </w:r>
      <w:r w:rsidR="00233210">
        <w:rPr>
          <w:lang w:eastAsia="x-none"/>
        </w:rPr>
        <w:t xml:space="preserve"> </w:t>
      </w:r>
      <w:r>
        <w:rPr>
          <w:lang w:eastAsia="x-none"/>
        </w:rPr>
        <w:t>additional</w:t>
      </w:r>
      <w:r w:rsidR="00233210">
        <w:rPr>
          <w:lang w:eastAsia="x-none"/>
        </w:rPr>
        <w:t xml:space="preserve"> </w:t>
      </w:r>
      <w:r>
        <w:rPr>
          <w:lang w:eastAsia="x-none"/>
        </w:rPr>
        <w:t>guidance</w:t>
      </w:r>
      <w:r w:rsidR="00233210">
        <w:rPr>
          <w:lang w:eastAsia="x-none"/>
        </w:rPr>
        <w:t xml:space="preserve"> </w:t>
      </w:r>
      <w:r>
        <w:rPr>
          <w:lang w:eastAsia="x-none"/>
        </w:rPr>
        <w:t>is</w:t>
      </w:r>
      <w:r w:rsidR="00233210">
        <w:rPr>
          <w:lang w:eastAsia="x-none"/>
        </w:rPr>
        <w:t xml:space="preserve"> </w:t>
      </w:r>
      <w:r>
        <w:rPr>
          <w:lang w:eastAsia="x-none"/>
        </w:rPr>
        <w:t>provided.</w:t>
      </w:r>
    </w:p>
    <w:bookmarkStart w:id="12" w:name="_Hlk80204206"/>
    <w:p w14:paraId="5AFC60C2" w14:textId="5BC595F1" w:rsidR="00D1733D" w:rsidRPr="00D1733D" w:rsidRDefault="004371F4" w:rsidP="00D1733D">
      <w:pPr>
        <w:rPr>
          <w:b/>
          <w:bCs/>
        </w:rPr>
      </w:pPr>
      <w:r>
        <w:rPr>
          <w:b/>
          <w:bCs/>
        </w:rPr>
        <w:fldChar w:fldCharType="begin"/>
      </w:r>
      <w:r>
        <w:rPr>
          <w:b/>
          <w:bCs/>
        </w:rPr>
        <w:instrText xml:space="preserve"> HYPERLINK "../Docs/R1-2200853.zip" </w:instrText>
      </w:r>
      <w:r>
        <w:rPr>
          <w:b/>
          <w:bCs/>
        </w:rPr>
        <w:fldChar w:fldCharType="separate"/>
      </w:r>
      <w:r>
        <w:rPr>
          <w:rStyle w:val="Hyperlink"/>
          <w:b/>
          <w:bCs/>
        </w:rPr>
        <w:t>R1-2200853</w:t>
      </w:r>
      <w:r>
        <w:rPr>
          <w:b/>
          <w:bCs/>
        </w:rPr>
        <w:fldChar w:fldCharType="end"/>
      </w:r>
      <w:r w:rsidR="00D1733D" w:rsidRPr="00D1733D">
        <w:rPr>
          <w:b/>
          <w:bCs/>
        </w:rPr>
        <w:tab/>
        <w:t>Additional Guidelines for RAN1#108-e-Meeting Management</w:t>
      </w:r>
      <w:r w:rsidR="00D1733D" w:rsidRPr="00D1733D">
        <w:rPr>
          <w:b/>
          <w:bCs/>
        </w:rPr>
        <w:tab/>
        <w:t>RAN1 Chair</w:t>
      </w:r>
    </w:p>
    <w:p w14:paraId="390F16ED" w14:textId="36B6066D" w:rsidR="00E05CE3" w:rsidRDefault="00E05CE3" w:rsidP="00E05CE3">
      <w:pPr>
        <w:rPr>
          <w:szCs w:val="20"/>
        </w:rPr>
      </w:pPr>
      <w:r w:rsidRPr="000B1042">
        <w:rPr>
          <w:b/>
          <w:szCs w:val="20"/>
        </w:rPr>
        <w:t>Decision:</w:t>
      </w:r>
      <w:r w:rsidR="00233210">
        <w:rPr>
          <w:b/>
          <w:szCs w:val="20"/>
        </w:rPr>
        <w:t xml:space="preserve"> </w:t>
      </w:r>
      <w:r w:rsidRPr="000B1042">
        <w:rPr>
          <w:szCs w:val="20"/>
        </w:rPr>
        <w:t>The</w:t>
      </w:r>
      <w:r w:rsidR="00233210">
        <w:rPr>
          <w:szCs w:val="20"/>
        </w:rPr>
        <w:t xml:space="preserve"> </w:t>
      </w:r>
      <w:r>
        <w:rPr>
          <w:szCs w:val="20"/>
        </w:rPr>
        <w:t>document</w:t>
      </w:r>
      <w:r w:rsidR="00233210">
        <w:rPr>
          <w:szCs w:val="20"/>
        </w:rPr>
        <w:t xml:space="preserve"> </w:t>
      </w:r>
      <w:r w:rsidRPr="000B1042">
        <w:rPr>
          <w:szCs w:val="20"/>
        </w:rPr>
        <w:t>is</w:t>
      </w:r>
      <w:r w:rsidR="00233210">
        <w:rPr>
          <w:szCs w:val="20"/>
        </w:rPr>
        <w:t xml:space="preserve"> </w:t>
      </w:r>
      <w:r>
        <w:rPr>
          <w:szCs w:val="20"/>
        </w:rPr>
        <w:t>noted</w:t>
      </w:r>
      <w:r w:rsidR="00233210">
        <w:rPr>
          <w:szCs w:val="20"/>
        </w:rPr>
        <w:t xml:space="preserve"> </w:t>
      </w:r>
      <w:r>
        <w:rPr>
          <w:szCs w:val="20"/>
        </w:rPr>
        <w:t>for</w:t>
      </w:r>
      <w:r w:rsidR="00233210">
        <w:rPr>
          <w:szCs w:val="20"/>
        </w:rPr>
        <w:t xml:space="preserve"> </w:t>
      </w:r>
      <w:r>
        <w:rPr>
          <w:szCs w:val="20"/>
        </w:rPr>
        <w:t>information</w:t>
      </w:r>
      <w:r w:rsidRPr="000B1042">
        <w:rPr>
          <w:szCs w:val="20"/>
        </w:rPr>
        <w:t>.</w:t>
      </w:r>
    </w:p>
    <w:bookmarkEnd w:id="12"/>
    <w:p w14:paraId="16D3008C" w14:textId="501AFA0C" w:rsidR="00D1733D" w:rsidRPr="00D1733D" w:rsidRDefault="004371F4" w:rsidP="00D1733D">
      <w:pPr>
        <w:rPr>
          <w:b/>
          <w:bCs/>
        </w:rPr>
      </w:pPr>
      <w:r>
        <w:rPr>
          <w:b/>
          <w:bCs/>
        </w:rPr>
        <w:fldChar w:fldCharType="begin"/>
      </w:r>
      <w:r>
        <w:rPr>
          <w:b/>
          <w:bCs/>
        </w:rPr>
        <w:instrText xml:space="preserve"> HYPERLINK "../Docs/R1-2200852.zip" </w:instrText>
      </w:r>
      <w:r>
        <w:rPr>
          <w:b/>
          <w:bCs/>
        </w:rPr>
        <w:fldChar w:fldCharType="separate"/>
      </w:r>
      <w:r>
        <w:rPr>
          <w:rStyle w:val="Hyperlink"/>
          <w:b/>
          <w:bCs/>
        </w:rPr>
        <w:t>R1-2200852</w:t>
      </w:r>
      <w:r>
        <w:rPr>
          <w:b/>
          <w:bCs/>
        </w:rPr>
        <w:fldChar w:fldCharType="end"/>
      </w:r>
      <w:r w:rsidR="00D1733D" w:rsidRPr="00D1733D">
        <w:rPr>
          <w:b/>
          <w:bCs/>
        </w:rPr>
        <w:tab/>
        <w:t>RAN1#108-e Meeting Invitation, Timelines, Scope, Process</w:t>
      </w:r>
      <w:r w:rsidR="00D1733D" w:rsidRPr="00D1733D">
        <w:rPr>
          <w:b/>
          <w:bCs/>
        </w:rPr>
        <w:tab/>
        <w:t>RAN1 Chair, ETSI MCC</w:t>
      </w:r>
    </w:p>
    <w:p w14:paraId="15F765E1" w14:textId="6AF2A641" w:rsidR="00E05CE3" w:rsidRDefault="00E05CE3" w:rsidP="00E05CE3">
      <w:pPr>
        <w:rPr>
          <w:szCs w:val="20"/>
        </w:rPr>
      </w:pPr>
      <w:r w:rsidRPr="000919BC">
        <w:rPr>
          <w:b/>
          <w:szCs w:val="20"/>
        </w:rPr>
        <w:t>Decision:</w:t>
      </w:r>
      <w:r w:rsidR="00233210">
        <w:rPr>
          <w:b/>
          <w:szCs w:val="20"/>
        </w:rPr>
        <w:t xml:space="preserve"> </w:t>
      </w:r>
      <w:r w:rsidRPr="000919BC">
        <w:rPr>
          <w:szCs w:val="20"/>
        </w:rPr>
        <w:t>The</w:t>
      </w:r>
      <w:r w:rsidR="00233210">
        <w:rPr>
          <w:szCs w:val="20"/>
        </w:rPr>
        <w:t xml:space="preserve"> </w:t>
      </w:r>
      <w:r w:rsidRPr="000919BC">
        <w:rPr>
          <w:szCs w:val="20"/>
        </w:rPr>
        <w:t>document</w:t>
      </w:r>
      <w:r w:rsidR="000645DC">
        <w:rPr>
          <w:szCs w:val="20"/>
        </w:rPr>
        <w:t xml:space="preserve"> </w:t>
      </w:r>
      <w:r w:rsidRPr="000919BC">
        <w:rPr>
          <w:szCs w:val="20"/>
        </w:rPr>
        <w:t>is</w:t>
      </w:r>
      <w:r w:rsidR="00233210">
        <w:rPr>
          <w:szCs w:val="20"/>
        </w:rPr>
        <w:t xml:space="preserve"> </w:t>
      </w:r>
      <w:r w:rsidRPr="000919BC">
        <w:rPr>
          <w:szCs w:val="20"/>
        </w:rPr>
        <w:t>noted</w:t>
      </w:r>
      <w:r w:rsidR="00233210">
        <w:rPr>
          <w:szCs w:val="20"/>
        </w:rPr>
        <w:t xml:space="preserve"> </w:t>
      </w:r>
      <w:r w:rsidRPr="000919BC">
        <w:rPr>
          <w:szCs w:val="20"/>
        </w:rPr>
        <w:t>for</w:t>
      </w:r>
      <w:r w:rsidR="00233210">
        <w:rPr>
          <w:szCs w:val="20"/>
        </w:rPr>
        <w:t xml:space="preserve"> </w:t>
      </w:r>
      <w:r w:rsidRPr="000919BC">
        <w:rPr>
          <w:szCs w:val="20"/>
        </w:rPr>
        <w:t>information.</w:t>
      </w:r>
    </w:p>
    <w:p w14:paraId="0E218A47" w14:textId="36BC0630" w:rsidR="00902983" w:rsidRDefault="00902983" w:rsidP="00902983">
      <w:pPr>
        <w:rPr>
          <w:lang w:eastAsia="x-none"/>
        </w:rPr>
      </w:pPr>
    </w:p>
    <w:p w14:paraId="66463262" w14:textId="77777777" w:rsidR="004B3E4A" w:rsidRDefault="004B3E4A" w:rsidP="00902983">
      <w:pPr>
        <w:rPr>
          <w:lang w:eastAsia="x-none"/>
        </w:rPr>
      </w:pPr>
    </w:p>
    <w:p w14:paraId="53970428" w14:textId="67CB31AF" w:rsidR="00E36F9E" w:rsidRDefault="00900E67" w:rsidP="00E36F9E">
      <w:pPr>
        <w:rPr>
          <w:lang w:val="en-US"/>
        </w:rPr>
      </w:pPr>
      <w:r>
        <w:rPr>
          <w:szCs w:val="20"/>
        </w:rPr>
        <w:t>N</w:t>
      </w:r>
      <w:r w:rsidR="00E36F9E">
        <w:rPr>
          <w:szCs w:val="20"/>
        </w:rPr>
        <w:t>ote:</w:t>
      </w:r>
      <w:r w:rsidR="00233210">
        <w:rPr>
          <w:szCs w:val="20"/>
        </w:rPr>
        <w:t xml:space="preserve"> </w:t>
      </w:r>
      <w:r w:rsidR="00175856">
        <w:rPr>
          <w:lang w:val="en-US"/>
        </w:rPr>
        <w:t>T</w:t>
      </w:r>
      <w:r w:rsidR="00E36F9E">
        <w:rPr>
          <w:lang w:val="en-US"/>
        </w:rPr>
        <w:t>he</w:t>
      </w:r>
      <w:r w:rsidR="00233210">
        <w:rPr>
          <w:lang w:val="en-US"/>
        </w:rPr>
        <w:t xml:space="preserve"> </w:t>
      </w:r>
      <w:r w:rsidR="00E36F9E">
        <w:rPr>
          <w:lang w:val="en-US"/>
        </w:rPr>
        <w:t>following</w:t>
      </w:r>
      <w:r w:rsidR="00233210">
        <w:rPr>
          <w:lang w:val="en-US"/>
        </w:rPr>
        <w:t xml:space="preserve"> </w:t>
      </w:r>
      <w:r w:rsidR="00E36F9E">
        <w:rPr>
          <w:lang w:val="en-US"/>
        </w:rPr>
        <w:t>sharing</w:t>
      </w:r>
      <w:r w:rsidR="00233210">
        <w:rPr>
          <w:lang w:val="en-US"/>
        </w:rPr>
        <w:t xml:space="preserve"> </w:t>
      </w:r>
      <w:r w:rsidR="00E36F9E">
        <w:rPr>
          <w:lang w:val="en-US"/>
        </w:rPr>
        <w:t>of</w:t>
      </w:r>
      <w:r w:rsidR="00233210">
        <w:rPr>
          <w:lang w:val="en-US"/>
        </w:rPr>
        <w:t xml:space="preserve"> </w:t>
      </w:r>
      <w:r w:rsidR="00E36F9E">
        <w:rPr>
          <w:lang w:val="en-US"/>
        </w:rPr>
        <w:t>tasks</w:t>
      </w:r>
      <w:r w:rsidR="00233210">
        <w:rPr>
          <w:lang w:val="en-US"/>
        </w:rPr>
        <w:t xml:space="preserve"> </w:t>
      </w:r>
      <w:r w:rsidR="00E36F9E">
        <w:rPr>
          <w:lang w:val="en-US"/>
        </w:rPr>
        <w:t>was</w:t>
      </w:r>
      <w:r w:rsidR="00233210">
        <w:rPr>
          <w:lang w:val="en-US"/>
        </w:rPr>
        <w:t xml:space="preserve"> </w:t>
      </w:r>
      <w:r w:rsidR="00D83ECD">
        <w:rPr>
          <w:lang w:val="en-US"/>
        </w:rPr>
        <w:t xml:space="preserve">set </w:t>
      </w:r>
      <w:r w:rsidR="00E36F9E">
        <w:rPr>
          <w:lang w:val="en-US"/>
        </w:rPr>
        <w:t>for</w:t>
      </w:r>
      <w:r w:rsidR="00233210">
        <w:rPr>
          <w:lang w:val="en-US"/>
        </w:rPr>
        <w:t xml:space="preserve"> </w:t>
      </w:r>
      <w:r w:rsidR="00E36F9E">
        <w:rPr>
          <w:lang w:val="en-US"/>
        </w:rPr>
        <w:t>the</w:t>
      </w:r>
      <w:r w:rsidR="00233210">
        <w:rPr>
          <w:lang w:val="en-US"/>
        </w:rPr>
        <w:t xml:space="preserve"> </w:t>
      </w:r>
      <w:r w:rsidR="00B81931">
        <w:rPr>
          <w:lang w:val="en-US"/>
        </w:rPr>
        <w:t xml:space="preserve">GTW sessions and </w:t>
      </w:r>
      <w:r w:rsidR="00E36F9E">
        <w:rPr>
          <w:lang w:val="en-US"/>
        </w:rPr>
        <w:t>email</w:t>
      </w:r>
      <w:r w:rsidR="00233210">
        <w:rPr>
          <w:lang w:val="en-US"/>
        </w:rPr>
        <w:t xml:space="preserve"> </w:t>
      </w:r>
      <w:r w:rsidR="00E36F9E">
        <w:rPr>
          <w:lang w:val="en-US"/>
        </w:rPr>
        <w:t>thread</w:t>
      </w:r>
      <w:r w:rsidR="00D83ECD">
        <w:rPr>
          <w:lang w:val="en-US"/>
        </w:rPr>
        <w:t>s</w:t>
      </w:r>
      <w:r w:rsidR="00233210">
        <w:rPr>
          <w:lang w:val="en-US"/>
        </w:rPr>
        <w:t xml:space="preserve"> </w:t>
      </w:r>
      <w:r w:rsidR="00E36F9E">
        <w:rPr>
          <w:lang w:val="en-US"/>
        </w:rPr>
        <w:t>management:</w:t>
      </w:r>
    </w:p>
    <w:p w14:paraId="63FD79E1" w14:textId="086B5BB8" w:rsidR="00E36F9E" w:rsidRDefault="005C677F" w:rsidP="005F05F3">
      <w:pPr>
        <w:pStyle w:val="ListParagraph"/>
        <w:numPr>
          <w:ilvl w:val="0"/>
          <w:numId w:val="55"/>
        </w:numPr>
        <w:overflowPunct/>
        <w:autoSpaceDE/>
        <w:autoSpaceDN/>
        <w:adjustRightInd/>
        <w:spacing w:after="0"/>
        <w:contextualSpacing w:val="0"/>
        <w:textAlignment w:val="auto"/>
        <w:rPr>
          <w:rFonts w:eastAsia="Times New Roman"/>
          <w:lang w:val="en-US"/>
        </w:rPr>
      </w:pPr>
      <w:r>
        <w:rPr>
          <w:rFonts w:eastAsia="Times New Roman"/>
          <w:lang w:val="en-US"/>
        </w:rPr>
        <w:t>Xiaodong Xu</w:t>
      </w:r>
      <w:r w:rsidR="00233210" w:rsidRPr="00B678C1">
        <w:rPr>
          <w:rFonts w:eastAsia="Times New Roman"/>
          <w:lang w:val="en-US"/>
        </w:rPr>
        <w:t xml:space="preserve"> </w:t>
      </w:r>
      <w:r w:rsidR="00E36F9E" w:rsidRPr="00B678C1">
        <w:rPr>
          <w:rFonts w:eastAsia="Times New Roman"/>
          <w:lang w:val="en-US"/>
        </w:rPr>
        <w:t>(RAN1</w:t>
      </w:r>
      <w:r w:rsidR="00233210" w:rsidRPr="00B678C1">
        <w:rPr>
          <w:rFonts w:eastAsia="Times New Roman"/>
          <w:lang w:val="en-US"/>
        </w:rPr>
        <w:t xml:space="preserve"> </w:t>
      </w:r>
      <w:r w:rsidR="00E36F9E" w:rsidRPr="00B678C1">
        <w:rPr>
          <w:rFonts w:eastAsia="Times New Roman"/>
          <w:lang w:val="en-US"/>
        </w:rPr>
        <w:t>Vice</w:t>
      </w:r>
      <w:r w:rsidR="00233210" w:rsidRPr="00B678C1">
        <w:rPr>
          <w:rFonts w:eastAsia="Times New Roman"/>
          <w:lang w:val="en-US"/>
        </w:rPr>
        <w:t xml:space="preserve"> </w:t>
      </w:r>
      <w:r w:rsidR="00E757C7" w:rsidRPr="00B678C1">
        <w:rPr>
          <w:rFonts w:eastAsia="Times New Roman"/>
          <w:lang w:val="en-US"/>
        </w:rPr>
        <w:t>Chair</w:t>
      </w:r>
      <w:r w:rsidR="00E36F9E" w:rsidRPr="00B678C1">
        <w:rPr>
          <w:rFonts w:eastAsia="Times New Roman"/>
          <w:lang w:val="en-US"/>
        </w:rPr>
        <w:t>)</w:t>
      </w:r>
      <w:r w:rsidR="00233210" w:rsidRPr="00B678C1">
        <w:rPr>
          <w:rFonts w:eastAsia="Times New Roman"/>
          <w:lang w:val="en-US"/>
        </w:rPr>
        <w:t xml:space="preserve"> </w:t>
      </w:r>
      <w:r w:rsidR="00E36F9E" w:rsidRPr="00B678C1">
        <w:rPr>
          <w:rFonts w:eastAsia="Times New Roman"/>
          <w:lang w:val="en-US"/>
        </w:rPr>
        <w:t>with</w:t>
      </w:r>
      <w:r w:rsidR="00233210" w:rsidRPr="00B678C1">
        <w:rPr>
          <w:rFonts w:eastAsia="Times New Roman"/>
          <w:lang w:val="en-US"/>
        </w:rPr>
        <w:t xml:space="preserve"> </w:t>
      </w:r>
      <w:r w:rsidR="00E36F9E" w:rsidRPr="00B678C1">
        <w:rPr>
          <w:b/>
          <w:bCs/>
          <w:i/>
          <w:iCs/>
          <w:u w:val="single"/>
          <w:lang w:val="en-US"/>
        </w:rPr>
        <w:t>full</w:t>
      </w:r>
      <w:r w:rsidR="00233210" w:rsidRPr="00B678C1">
        <w:rPr>
          <w:b/>
          <w:bCs/>
          <w:i/>
          <w:iCs/>
          <w:u w:val="single"/>
          <w:lang w:val="en-US"/>
        </w:rPr>
        <w:t xml:space="preserve"> </w:t>
      </w:r>
      <w:r w:rsidR="00E36F9E" w:rsidRPr="00B678C1">
        <w:rPr>
          <w:b/>
          <w:bCs/>
          <w:i/>
          <w:iCs/>
          <w:u w:val="single"/>
          <w:lang w:val="en-US"/>
        </w:rPr>
        <w:t>decision</w:t>
      </w:r>
      <w:r w:rsidR="00233210" w:rsidRPr="00B678C1">
        <w:rPr>
          <w:b/>
          <w:bCs/>
          <w:i/>
          <w:iCs/>
          <w:u w:val="single"/>
          <w:lang w:val="en-US"/>
        </w:rPr>
        <w:t xml:space="preserve"> </w:t>
      </w:r>
      <w:r w:rsidR="00E36F9E" w:rsidRPr="00B678C1">
        <w:rPr>
          <w:b/>
          <w:bCs/>
          <w:i/>
          <w:iCs/>
          <w:u w:val="single"/>
          <w:lang w:val="en-US"/>
        </w:rPr>
        <w:t>power</w:t>
      </w:r>
      <w:r w:rsidR="00233210" w:rsidRPr="00B678C1">
        <w:rPr>
          <w:lang w:val="en-US"/>
        </w:rPr>
        <w:t xml:space="preserve"> </w:t>
      </w:r>
      <w:r w:rsidR="00E36F9E" w:rsidRPr="00B678C1">
        <w:rPr>
          <w:lang w:val="en-US"/>
        </w:rPr>
        <w:t>for</w:t>
      </w:r>
      <w:r w:rsidR="00233210" w:rsidRPr="00B678C1">
        <w:rPr>
          <w:lang w:val="en-US"/>
        </w:rPr>
        <w:t xml:space="preserve"> </w:t>
      </w:r>
      <w:r w:rsidR="00E36F9E" w:rsidRPr="00B678C1">
        <w:rPr>
          <w:lang w:val="en-US"/>
        </w:rPr>
        <w:t>the</w:t>
      </w:r>
      <w:r w:rsidR="00233210" w:rsidRPr="00B678C1">
        <w:rPr>
          <w:lang w:val="en-US"/>
        </w:rPr>
        <w:t xml:space="preserve"> </w:t>
      </w:r>
      <w:r w:rsidR="00E36F9E" w:rsidRPr="00B678C1">
        <w:rPr>
          <w:lang w:val="en-US"/>
        </w:rPr>
        <w:t>email</w:t>
      </w:r>
      <w:r w:rsidR="00233210" w:rsidRPr="00B678C1">
        <w:rPr>
          <w:lang w:val="en-US"/>
        </w:rPr>
        <w:t xml:space="preserve"> </w:t>
      </w:r>
      <w:r w:rsidR="00E36F9E" w:rsidRPr="00B678C1">
        <w:rPr>
          <w:lang w:val="en-US"/>
        </w:rPr>
        <w:t>threads</w:t>
      </w:r>
      <w:r w:rsidR="00233210" w:rsidRPr="00B678C1">
        <w:rPr>
          <w:lang w:val="en-US"/>
        </w:rPr>
        <w:t xml:space="preserve"> </w:t>
      </w:r>
      <w:r w:rsidR="00E36F9E" w:rsidRPr="00B678C1">
        <w:rPr>
          <w:lang w:val="en-US"/>
        </w:rPr>
        <w:t>below</w:t>
      </w:r>
      <w:r w:rsidR="00E36F9E" w:rsidRPr="00B678C1">
        <w:rPr>
          <w:rFonts w:eastAsia="Times New Roman"/>
          <w:lang w:val="en-US"/>
        </w:rPr>
        <w:t>:</w:t>
      </w:r>
      <w:r w:rsidR="00233210" w:rsidRPr="00B678C1">
        <w:rPr>
          <w:rFonts w:eastAsia="Times New Roman"/>
          <w:lang w:val="en-US"/>
        </w:rPr>
        <w:t xml:space="preserve"> </w:t>
      </w:r>
    </w:p>
    <w:p w14:paraId="3807EBE8" w14:textId="263A6B72" w:rsidR="00B81931" w:rsidRPr="00B678C1" w:rsidRDefault="00B81931" w:rsidP="00B81931">
      <w:pPr>
        <w:pStyle w:val="ListParagraph"/>
        <w:numPr>
          <w:ilvl w:val="1"/>
          <w:numId w:val="55"/>
        </w:numPr>
        <w:overflowPunct/>
        <w:autoSpaceDE/>
        <w:autoSpaceDN/>
        <w:adjustRightInd/>
        <w:spacing w:after="0"/>
        <w:contextualSpacing w:val="0"/>
        <w:textAlignment w:val="auto"/>
        <w:rPr>
          <w:rFonts w:eastAsia="Times New Roman"/>
          <w:lang w:val="en-US"/>
        </w:rPr>
      </w:pPr>
      <w:r>
        <w:rPr>
          <w:rFonts w:eastAsia="Times New Roman"/>
          <w:lang w:val="en-US"/>
        </w:rPr>
        <w:t>E-UTRA maintenance</w:t>
      </w:r>
      <w:r w:rsidRPr="00B678C1">
        <w:rPr>
          <w:rFonts w:eastAsia="Times New Roman"/>
          <w:lang w:val="en-US"/>
        </w:rPr>
        <w:t xml:space="preserve"> CRs</w:t>
      </w:r>
    </w:p>
    <w:p w14:paraId="19AA5EEA" w14:textId="001B4EFF" w:rsidR="00B81931" w:rsidRPr="00B81931" w:rsidRDefault="00B81931" w:rsidP="00B81931">
      <w:pPr>
        <w:pStyle w:val="ListParagraph"/>
        <w:numPr>
          <w:ilvl w:val="1"/>
          <w:numId w:val="55"/>
        </w:numPr>
        <w:overflowPunct/>
        <w:autoSpaceDE/>
        <w:autoSpaceDN/>
        <w:adjustRightInd/>
        <w:spacing w:after="0"/>
        <w:contextualSpacing w:val="0"/>
        <w:textAlignment w:val="auto"/>
        <w:rPr>
          <w:rFonts w:eastAsia="Times New Roman"/>
          <w:lang w:val="en-US"/>
        </w:rPr>
      </w:pPr>
      <w:r w:rsidRPr="00B678C1">
        <w:rPr>
          <w:rFonts w:eastAsia="Times New Roman"/>
          <w:lang w:val="en-US"/>
        </w:rPr>
        <w:t xml:space="preserve">Rel-16: </w:t>
      </w:r>
      <w:r>
        <w:rPr>
          <w:rFonts w:eastAsia="Times New Roman"/>
          <w:lang w:val="en-US"/>
        </w:rPr>
        <w:t>2</w:t>
      </w:r>
      <w:r w:rsidRPr="005C677F">
        <w:rPr>
          <w:rFonts w:eastAsia="Times New Roman"/>
          <w:lang w:val="en-US"/>
        </w:rPr>
        <w:t xml:space="preserve"> step RACH</w:t>
      </w:r>
      <w:r>
        <w:rPr>
          <w:rFonts w:eastAsia="Times New Roman"/>
          <w:lang w:val="en-US"/>
        </w:rPr>
        <w:t xml:space="preserve">, </w:t>
      </w:r>
      <w:r w:rsidRPr="00BF03A9">
        <w:rPr>
          <w:rFonts w:eastAsia="Times New Roman"/>
          <w:lang w:val="en-US"/>
        </w:rPr>
        <w:t>UE Power Saving</w:t>
      </w:r>
      <w:r>
        <w:rPr>
          <w:rFonts w:eastAsia="Times New Roman"/>
          <w:lang w:val="en-US"/>
        </w:rPr>
        <w:t xml:space="preserve"> for NR</w:t>
      </w:r>
    </w:p>
    <w:p w14:paraId="0C3D41E4" w14:textId="4F18B0CF" w:rsidR="00EC2F4A" w:rsidRPr="00B678C1" w:rsidRDefault="00EC2F4A" w:rsidP="005F05F3">
      <w:pPr>
        <w:pStyle w:val="ListParagraph"/>
        <w:numPr>
          <w:ilvl w:val="1"/>
          <w:numId w:val="55"/>
        </w:numPr>
        <w:overflowPunct/>
        <w:autoSpaceDE/>
        <w:autoSpaceDN/>
        <w:adjustRightInd/>
        <w:spacing w:after="0"/>
        <w:contextualSpacing w:val="0"/>
        <w:textAlignment w:val="auto"/>
        <w:rPr>
          <w:rFonts w:eastAsia="Times New Roman"/>
          <w:lang w:val="en-US"/>
        </w:rPr>
      </w:pPr>
      <w:r w:rsidRPr="00B678C1">
        <w:rPr>
          <w:rFonts w:eastAsia="Times New Roman"/>
          <w:lang w:val="en-US"/>
        </w:rPr>
        <w:t>Rel-17:</w:t>
      </w:r>
      <w:r w:rsidR="00233210" w:rsidRPr="00B678C1">
        <w:rPr>
          <w:rFonts w:eastAsia="Times New Roman"/>
          <w:lang w:val="en-US"/>
        </w:rPr>
        <w:t xml:space="preserve"> </w:t>
      </w:r>
      <w:r w:rsidR="005108C3" w:rsidRPr="005108C3">
        <w:rPr>
          <w:rFonts w:eastAsia="Times New Roman"/>
          <w:lang w:val="en-US"/>
        </w:rPr>
        <w:t>RedCap</w:t>
      </w:r>
      <w:r w:rsidR="005108C3">
        <w:rPr>
          <w:rFonts w:eastAsia="Times New Roman"/>
          <w:lang w:val="en-US"/>
        </w:rPr>
        <w:t>, UE Power Saving enh</w:t>
      </w:r>
      <w:r w:rsidRPr="00B678C1">
        <w:rPr>
          <w:rFonts w:eastAsia="Times New Roman"/>
          <w:lang w:val="en-US"/>
        </w:rPr>
        <w:t>,</w:t>
      </w:r>
      <w:r w:rsidR="00233210" w:rsidRPr="00B678C1">
        <w:rPr>
          <w:rFonts w:eastAsia="Times New Roman"/>
          <w:lang w:val="en-US"/>
        </w:rPr>
        <w:t xml:space="preserve"> </w:t>
      </w:r>
      <w:r w:rsidR="005108C3">
        <w:rPr>
          <w:rFonts w:eastAsia="Times New Roman"/>
          <w:lang w:val="en-US"/>
        </w:rPr>
        <w:t xml:space="preserve">Coverage, </w:t>
      </w:r>
      <w:r w:rsidR="00D83ECD" w:rsidRPr="00B678C1">
        <w:rPr>
          <w:rFonts w:eastAsia="Times New Roman"/>
          <w:lang w:val="en-US"/>
        </w:rPr>
        <w:t>NB_IOTenh4_LTE_eMTC6</w:t>
      </w:r>
      <w:r w:rsidRPr="00B678C1">
        <w:rPr>
          <w:rFonts w:eastAsia="Times New Roman"/>
          <w:lang w:val="en-US"/>
        </w:rPr>
        <w:t>,</w:t>
      </w:r>
      <w:r w:rsidR="00233210" w:rsidRPr="00B678C1">
        <w:rPr>
          <w:rFonts w:eastAsia="Times New Roman"/>
          <w:lang w:val="en-US"/>
        </w:rPr>
        <w:t xml:space="preserve"> </w:t>
      </w:r>
      <w:r w:rsidR="00D83ECD" w:rsidRPr="00B678C1">
        <w:rPr>
          <w:rFonts w:eastAsia="Times New Roman"/>
          <w:lang w:val="en-US"/>
        </w:rPr>
        <w:t>NR_DSS</w:t>
      </w:r>
    </w:p>
    <w:p w14:paraId="4D23D11E" w14:textId="5AD9D412" w:rsidR="00E36F9E" w:rsidRDefault="00B81931" w:rsidP="005F05F3">
      <w:pPr>
        <w:pStyle w:val="ListParagraph"/>
        <w:numPr>
          <w:ilvl w:val="0"/>
          <w:numId w:val="55"/>
        </w:numPr>
        <w:overflowPunct/>
        <w:autoSpaceDE/>
        <w:autoSpaceDN/>
        <w:adjustRightInd/>
        <w:spacing w:after="0"/>
        <w:contextualSpacing w:val="0"/>
        <w:textAlignment w:val="auto"/>
        <w:rPr>
          <w:rFonts w:eastAsia="Times New Roman"/>
          <w:lang w:val="en-US"/>
        </w:rPr>
      </w:pPr>
      <w:r>
        <w:rPr>
          <w:rFonts w:eastAsia="Times New Roman"/>
          <w:lang w:val="en-US"/>
        </w:rPr>
        <w:t>David Mazzarese</w:t>
      </w:r>
      <w:r w:rsidR="00233210" w:rsidRPr="00B678C1">
        <w:rPr>
          <w:rFonts w:eastAsia="Times New Roman"/>
          <w:lang w:val="en-US"/>
        </w:rPr>
        <w:t xml:space="preserve"> </w:t>
      </w:r>
      <w:r w:rsidR="00E36F9E" w:rsidRPr="00B678C1">
        <w:rPr>
          <w:rFonts w:eastAsia="Times New Roman"/>
          <w:lang w:val="en-US"/>
        </w:rPr>
        <w:t>(RAN1</w:t>
      </w:r>
      <w:r w:rsidR="00233210" w:rsidRPr="00B678C1">
        <w:rPr>
          <w:rFonts w:eastAsia="Times New Roman"/>
          <w:lang w:val="en-US"/>
        </w:rPr>
        <w:t xml:space="preserve"> </w:t>
      </w:r>
      <w:r w:rsidR="00E36F9E" w:rsidRPr="00B678C1">
        <w:rPr>
          <w:rFonts w:eastAsia="Times New Roman"/>
          <w:lang w:val="en-US"/>
        </w:rPr>
        <w:t>Vice</w:t>
      </w:r>
      <w:r w:rsidR="00233210" w:rsidRPr="00B678C1">
        <w:rPr>
          <w:rFonts w:eastAsia="Times New Roman"/>
          <w:lang w:val="en-US"/>
        </w:rPr>
        <w:t xml:space="preserve"> </w:t>
      </w:r>
      <w:r w:rsidR="00E757C7" w:rsidRPr="00B678C1">
        <w:rPr>
          <w:rFonts w:eastAsia="Times New Roman"/>
          <w:lang w:val="en-US"/>
        </w:rPr>
        <w:t>Chair</w:t>
      </w:r>
      <w:r w:rsidR="00E36F9E" w:rsidRPr="00B678C1">
        <w:rPr>
          <w:rFonts w:eastAsia="Times New Roman"/>
          <w:lang w:val="en-US"/>
        </w:rPr>
        <w:t>)</w:t>
      </w:r>
      <w:r w:rsidR="00233210" w:rsidRPr="00B678C1">
        <w:rPr>
          <w:rFonts w:eastAsia="Times New Roman"/>
          <w:lang w:val="en-US"/>
        </w:rPr>
        <w:t xml:space="preserve"> </w:t>
      </w:r>
      <w:r w:rsidR="00E36F9E" w:rsidRPr="00B678C1">
        <w:rPr>
          <w:rFonts w:eastAsia="Times New Roman"/>
          <w:lang w:val="en-US"/>
        </w:rPr>
        <w:t>with</w:t>
      </w:r>
      <w:r w:rsidR="00233210" w:rsidRPr="00B678C1">
        <w:rPr>
          <w:rFonts w:eastAsia="Times New Roman"/>
          <w:lang w:val="en-US"/>
        </w:rPr>
        <w:t xml:space="preserve"> </w:t>
      </w:r>
      <w:r w:rsidR="00E36F9E" w:rsidRPr="00B678C1">
        <w:rPr>
          <w:b/>
          <w:bCs/>
          <w:i/>
          <w:iCs/>
          <w:u w:val="single"/>
          <w:lang w:val="en-US"/>
        </w:rPr>
        <w:t>full</w:t>
      </w:r>
      <w:r w:rsidR="00233210" w:rsidRPr="00B678C1">
        <w:rPr>
          <w:b/>
          <w:bCs/>
          <w:i/>
          <w:iCs/>
          <w:u w:val="single"/>
          <w:lang w:val="en-US"/>
        </w:rPr>
        <w:t xml:space="preserve"> </w:t>
      </w:r>
      <w:r w:rsidR="00E36F9E" w:rsidRPr="00B678C1">
        <w:rPr>
          <w:b/>
          <w:bCs/>
          <w:i/>
          <w:iCs/>
          <w:u w:val="single"/>
          <w:lang w:val="en-US"/>
        </w:rPr>
        <w:t>decision</w:t>
      </w:r>
      <w:r w:rsidR="00233210" w:rsidRPr="00B678C1">
        <w:rPr>
          <w:b/>
          <w:bCs/>
          <w:i/>
          <w:iCs/>
          <w:u w:val="single"/>
          <w:lang w:val="en-US"/>
        </w:rPr>
        <w:t xml:space="preserve"> </w:t>
      </w:r>
      <w:r w:rsidR="00E36F9E" w:rsidRPr="00B678C1">
        <w:rPr>
          <w:b/>
          <w:bCs/>
          <w:i/>
          <w:iCs/>
          <w:u w:val="single"/>
          <w:lang w:val="en-US"/>
        </w:rPr>
        <w:t>power</w:t>
      </w:r>
      <w:r w:rsidR="00233210" w:rsidRPr="00B678C1">
        <w:rPr>
          <w:lang w:val="en-US"/>
        </w:rPr>
        <w:t xml:space="preserve"> </w:t>
      </w:r>
      <w:r w:rsidR="00E36F9E" w:rsidRPr="00B678C1">
        <w:rPr>
          <w:lang w:val="en-US"/>
        </w:rPr>
        <w:t>for</w:t>
      </w:r>
      <w:r w:rsidR="00233210" w:rsidRPr="00B678C1">
        <w:rPr>
          <w:lang w:val="en-US"/>
        </w:rPr>
        <w:t xml:space="preserve"> </w:t>
      </w:r>
      <w:r w:rsidR="00E36F9E" w:rsidRPr="00B678C1">
        <w:rPr>
          <w:lang w:val="en-US"/>
        </w:rPr>
        <w:t>the</w:t>
      </w:r>
      <w:r w:rsidR="00233210" w:rsidRPr="00B678C1">
        <w:rPr>
          <w:lang w:val="en-US"/>
        </w:rPr>
        <w:t xml:space="preserve"> </w:t>
      </w:r>
      <w:r w:rsidR="00E36F9E" w:rsidRPr="00B678C1">
        <w:rPr>
          <w:lang w:val="en-US"/>
        </w:rPr>
        <w:t>email</w:t>
      </w:r>
      <w:r w:rsidR="00233210" w:rsidRPr="00B678C1">
        <w:rPr>
          <w:lang w:val="en-US"/>
        </w:rPr>
        <w:t xml:space="preserve"> </w:t>
      </w:r>
      <w:r w:rsidR="00E36F9E" w:rsidRPr="00B678C1">
        <w:rPr>
          <w:lang w:val="en-US"/>
        </w:rPr>
        <w:t>threads</w:t>
      </w:r>
      <w:r w:rsidR="00233210" w:rsidRPr="00B678C1">
        <w:rPr>
          <w:lang w:val="en-US"/>
        </w:rPr>
        <w:t xml:space="preserve"> </w:t>
      </w:r>
      <w:r w:rsidR="00E36F9E" w:rsidRPr="00B678C1">
        <w:rPr>
          <w:lang w:val="en-US"/>
        </w:rPr>
        <w:t>below</w:t>
      </w:r>
      <w:r w:rsidR="00E36F9E" w:rsidRPr="00B678C1">
        <w:rPr>
          <w:rFonts w:eastAsia="Times New Roman"/>
          <w:lang w:val="en-US"/>
        </w:rPr>
        <w:t>:</w:t>
      </w:r>
      <w:r w:rsidR="00233210" w:rsidRPr="00B678C1">
        <w:rPr>
          <w:rFonts w:eastAsia="Times New Roman"/>
          <w:lang w:val="en-US"/>
        </w:rPr>
        <w:t xml:space="preserve"> </w:t>
      </w:r>
    </w:p>
    <w:p w14:paraId="71A9A8FD" w14:textId="28EBDB50" w:rsidR="00B81931" w:rsidRPr="00B81931" w:rsidRDefault="00B81931" w:rsidP="00B81931">
      <w:pPr>
        <w:pStyle w:val="ListParagraph"/>
        <w:numPr>
          <w:ilvl w:val="1"/>
          <w:numId w:val="55"/>
        </w:numPr>
        <w:overflowPunct/>
        <w:autoSpaceDE/>
        <w:autoSpaceDN/>
        <w:adjustRightInd/>
        <w:spacing w:after="0"/>
        <w:contextualSpacing w:val="0"/>
        <w:textAlignment w:val="auto"/>
        <w:rPr>
          <w:rFonts w:eastAsia="Times New Roman"/>
          <w:lang w:val="en-US"/>
        </w:rPr>
      </w:pPr>
      <w:r w:rsidRPr="00B678C1">
        <w:rPr>
          <w:rFonts w:eastAsia="Times New Roman"/>
          <w:lang w:val="en-US"/>
        </w:rPr>
        <w:t>Rel-16: NR NR-U, NR Positioning, NR mobility management</w:t>
      </w:r>
      <w:r>
        <w:rPr>
          <w:rFonts w:eastAsia="Times New Roman"/>
          <w:lang w:val="en-US"/>
        </w:rPr>
        <w:t xml:space="preserve">, </w:t>
      </w:r>
      <w:r w:rsidRPr="00B678C1">
        <w:rPr>
          <w:rFonts w:eastAsia="Times New Roman"/>
          <w:lang w:val="en-US"/>
        </w:rPr>
        <w:t>MR-DC/CA</w:t>
      </w:r>
    </w:p>
    <w:p w14:paraId="129CC3E3" w14:textId="7474B546" w:rsidR="00D83ECD" w:rsidRPr="00B678C1" w:rsidRDefault="00585E56" w:rsidP="005F05F3">
      <w:pPr>
        <w:pStyle w:val="ListParagraph"/>
        <w:numPr>
          <w:ilvl w:val="1"/>
          <w:numId w:val="55"/>
        </w:numPr>
        <w:rPr>
          <w:rFonts w:eastAsia="Times New Roman"/>
          <w:lang w:val="en-US"/>
        </w:rPr>
      </w:pPr>
      <w:r w:rsidRPr="00B678C1">
        <w:rPr>
          <w:rFonts w:eastAsia="Times New Roman"/>
          <w:lang w:val="en-US"/>
        </w:rPr>
        <w:t>Rel-17:</w:t>
      </w:r>
      <w:r w:rsidR="00233210" w:rsidRPr="00B678C1">
        <w:rPr>
          <w:rFonts w:eastAsia="Times New Roman"/>
          <w:lang w:val="en-US"/>
        </w:rPr>
        <w:t xml:space="preserve"> </w:t>
      </w:r>
      <w:r w:rsidR="00D83ECD" w:rsidRPr="00B678C1">
        <w:rPr>
          <w:rFonts w:eastAsia="Times New Roman"/>
          <w:lang w:val="en-US"/>
        </w:rPr>
        <w:t>NR_ext_to_71GHz</w:t>
      </w:r>
      <w:r w:rsidRPr="00B678C1">
        <w:rPr>
          <w:rFonts w:eastAsia="Times New Roman"/>
          <w:lang w:val="en-US"/>
        </w:rPr>
        <w:t>,</w:t>
      </w:r>
      <w:r w:rsidR="00233210" w:rsidRPr="00B678C1">
        <w:rPr>
          <w:rFonts w:eastAsia="Times New Roman"/>
          <w:lang w:val="en-US"/>
        </w:rPr>
        <w:t xml:space="preserve"> </w:t>
      </w:r>
      <w:r w:rsidR="00D83ECD" w:rsidRPr="00B678C1">
        <w:rPr>
          <w:rFonts w:eastAsia="Times New Roman"/>
          <w:lang w:val="en-US"/>
        </w:rPr>
        <w:t>NR_NTN_solutions</w:t>
      </w:r>
      <w:r w:rsidR="00EC2F4A" w:rsidRPr="00B678C1">
        <w:rPr>
          <w:rFonts w:eastAsia="Times New Roman"/>
          <w:lang w:val="en-US"/>
        </w:rPr>
        <w:t>,</w:t>
      </w:r>
      <w:r w:rsidR="00233210" w:rsidRPr="00B678C1">
        <w:rPr>
          <w:rFonts w:eastAsia="Times New Roman"/>
          <w:lang w:val="en-US"/>
        </w:rPr>
        <w:t xml:space="preserve"> </w:t>
      </w:r>
      <w:r w:rsidR="00D83ECD" w:rsidRPr="00B678C1">
        <w:rPr>
          <w:rFonts w:eastAsia="Times New Roman"/>
          <w:lang w:val="en-US"/>
        </w:rPr>
        <w:t>NR_pos_enh, LTE_NBIOT_eMTC_NTN, NR_MBS</w:t>
      </w:r>
      <w:r w:rsidR="00A06C9D">
        <w:rPr>
          <w:rFonts w:eastAsia="Times New Roman"/>
          <w:lang w:val="en-US"/>
        </w:rPr>
        <w:t xml:space="preserve">, </w:t>
      </w:r>
      <w:r w:rsidR="00A06C9D" w:rsidRPr="00A06C9D">
        <w:rPr>
          <w:lang w:val="en-US"/>
        </w:rPr>
        <w:t>LTE_terr_bcast_bands_part</w:t>
      </w:r>
      <w:r w:rsidR="00A06C9D">
        <w:rPr>
          <w:lang w:val="en-US"/>
        </w:rPr>
        <w:t>1</w:t>
      </w:r>
    </w:p>
    <w:p w14:paraId="785A5CDA" w14:textId="535C869F" w:rsidR="00E36F9E" w:rsidRPr="00B678C1" w:rsidRDefault="00E36F9E" w:rsidP="005F05F3">
      <w:pPr>
        <w:pStyle w:val="ListParagraph"/>
        <w:numPr>
          <w:ilvl w:val="0"/>
          <w:numId w:val="55"/>
        </w:numPr>
        <w:overflowPunct/>
        <w:autoSpaceDE/>
        <w:autoSpaceDN/>
        <w:adjustRightInd/>
        <w:spacing w:after="0"/>
        <w:contextualSpacing w:val="0"/>
        <w:textAlignment w:val="auto"/>
        <w:rPr>
          <w:rFonts w:eastAsia="Times New Roman"/>
          <w:lang w:val="en-US"/>
        </w:rPr>
      </w:pPr>
      <w:r w:rsidRPr="00B678C1">
        <w:rPr>
          <w:rFonts w:eastAsia="Times New Roman"/>
          <w:lang w:val="en-US"/>
        </w:rPr>
        <w:t>All</w:t>
      </w:r>
      <w:r w:rsidR="00233210" w:rsidRPr="00B678C1">
        <w:rPr>
          <w:rFonts w:eastAsia="Times New Roman"/>
          <w:lang w:val="en-US"/>
        </w:rPr>
        <w:t xml:space="preserve"> </w:t>
      </w:r>
      <w:r w:rsidRPr="00B678C1">
        <w:rPr>
          <w:rFonts w:eastAsia="Times New Roman"/>
          <w:lang w:val="en-US"/>
        </w:rPr>
        <w:t>other</w:t>
      </w:r>
      <w:r w:rsidR="00233210" w:rsidRPr="00B678C1">
        <w:rPr>
          <w:rFonts w:eastAsia="Times New Roman"/>
          <w:lang w:val="en-US"/>
        </w:rPr>
        <w:t xml:space="preserve"> </w:t>
      </w:r>
      <w:r w:rsidRPr="00B678C1">
        <w:rPr>
          <w:rFonts w:eastAsia="Times New Roman"/>
          <w:lang w:val="en-US"/>
        </w:rPr>
        <w:t>AIs</w:t>
      </w:r>
      <w:r w:rsidR="00233210" w:rsidRPr="00B678C1">
        <w:rPr>
          <w:rFonts w:eastAsia="Times New Roman"/>
          <w:lang w:val="en-US"/>
        </w:rPr>
        <w:t xml:space="preserve"> </w:t>
      </w:r>
      <w:r w:rsidRPr="00B678C1">
        <w:rPr>
          <w:rFonts w:eastAsia="Times New Roman"/>
          <w:lang w:val="en-US"/>
        </w:rPr>
        <w:t>(RAN1</w:t>
      </w:r>
      <w:r w:rsidR="00233210" w:rsidRPr="00B678C1">
        <w:rPr>
          <w:rFonts w:eastAsia="Times New Roman"/>
          <w:lang w:val="en-US"/>
        </w:rPr>
        <w:t xml:space="preserve"> </w:t>
      </w:r>
      <w:r w:rsidR="00E757C7" w:rsidRPr="00B678C1">
        <w:rPr>
          <w:rFonts w:eastAsia="Times New Roman"/>
          <w:lang w:val="en-US"/>
        </w:rPr>
        <w:t>Chair</w:t>
      </w:r>
      <w:r w:rsidRPr="00B678C1">
        <w:rPr>
          <w:rFonts w:eastAsia="Times New Roman"/>
          <w:lang w:val="en-US"/>
        </w:rPr>
        <w:t>).</w:t>
      </w:r>
    </w:p>
    <w:p w14:paraId="7A6AD461" w14:textId="1A6A778C" w:rsidR="00E36F9E" w:rsidRDefault="00E36F9E" w:rsidP="00EC117B">
      <w:pPr>
        <w:rPr>
          <w:lang w:val="en-US"/>
        </w:rPr>
      </w:pPr>
      <w:r>
        <w:rPr>
          <w:b/>
          <w:bCs/>
          <w:i/>
          <w:iCs/>
          <w:u w:val="single"/>
          <w:lang w:val="en-US"/>
        </w:rPr>
        <w:t>Full</w:t>
      </w:r>
      <w:r w:rsidR="00233210">
        <w:rPr>
          <w:b/>
          <w:bCs/>
          <w:i/>
          <w:iCs/>
          <w:u w:val="single"/>
          <w:lang w:val="en-US"/>
        </w:rPr>
        <w:t xml:space="preserve"> </w:t>
      </w:r>
      <w:r>
        <w:rPr>
          <w:b/>
          <w:bCs/>
          <w:i/>
          <w:iCs/>
          <w:u w:val="single"/>
          <w:lang w:val="en-US"/>
        </w:rPr>
        <w:t>decision</w:t>
      </w:r>
      <w:r w:rsidR="00233210">
        <w:rPr>
          <w:b/>
          <w:bCs/>
          <w:i/>
          <w:iCs/>
          <w:u w:val="single"/>
          <w:lang w:val="en-US"/>
        </w:rPr>
        <w:t xml:space="preserve"> </w:t>
      </w:r>
      <w:r>
        <w:rPr>
          <w:b/>
          <w:bCs/>
          <w:i/>
          <w:iCs/>
          <w:u w:val="single"/>
          <w:lang w:val="en-US"/>
        </w:rPr>
        <w:t>power</w:t>
      </w:r>
      <w:r w:rsidR="00233210">
        <w:rPr>
          <w:lang w:val="en-US"/>
        </w:rPr>
        <w:t xml:space="preserve"> </w:t>
      </w:r>
      <w:r>
        <w:rPr>
          <w:lang w:val="en-US"/>
        </w:rPr>
        <w:t>means</w:t>
      </w:r>
      <w:r w:rsidR="00233210">
        <w:rPr>
          <w:lang w:val="en-US"/>
        </w:rPr>
        <w:t xml:space="preserve"> </w:t>
      </w:r>
      <w:r>
        <w:rPr>
          <w:lang w:val="en-US"/>
        </w:rPr>
        <w:t>no</w:t>
      </w:r>
      <w:r w:rsidR="00233210">
        <w:rPr>
          <w:lang w:val="en-US"/>
        </w:rPr>
        <w:t xml:space="preserve"> </w:t>
      </w:r>
      <w:r>
        <w:rPr>
          <w:lang w:val="en-US"/>
        </w:rPr>
        <w:t>need</w:t>
      </w:r>
      <w:r w:rsidR="00233210">
        <w:rPr>
          <w:lang w:val="en-US"/>
        </w:rPr>
        <w:t xml:space="preserve"> </w:t>
      </w:r>
      <w:r>
        <w:rPr>
          <w:lang w:val="en-US"/>
        </w:rPr>
        <w:t>for</w:t>
      </w:r>
      <w:r w:rsidR="00233210">
        <w:rPr>
          <w:lang w:val="en-US"/>
        </w:rPr>
        <w:t xml:space="preserve"> </w:t>
      </w:r>
      <w:r>
        <w:rPr>
          <w:lang w:val="en-US"/>
        </w:rPr>
        <w:t>further</w:t>
      </w:r>
      <w:r w:rsidR="00233210">
        <w:rPr>
          <w:lang w:val="en-US"/>
        </w:rPr>
        <w:t xml:space="preserve"> </w:t>
      </w:r>
      <w:r>
        <w:rPr>
          <w:lang w:val="en-US"/>
        </w:rPr>
        <w:t>endorsement</w:t>
      </w:r>
      <w:r w:rsidR="00233210">
        <w:rPr>
          <w:lang w:val="en-US"/>
        </w:rPr>
        <w:t xml:space="preserve"> </w:t>
      </w:r>
      <w:r>
        <w:rPr>
          <w:lang w:val="en-US"/>
        </w:rPr>
        <w:t>of</w:t>
      </w:r>
      <w:r w:rsidR="00233210">
        <w:rPr>
          <w:lang w:val="en-US"/>
        </w:rPr>
        <w:t xml:space="preserve"> </w:t>
      </w:r>
      <w:r>
        <w:rPr>
          <w:lang w:val="en-US"/>
        </w:rPr>
        <w:t>the</w:t>
      </w:r>
      <w:r w:rsidR="00233210">
        <w:rPr>
          <w:lang w:val="en-US"/>
        </w:rPr>
        <w:t xml:space="preserve"> </w:t>
      </w:r>
      <w:r>
        <w:rPr>
          <w:lang w:val="en-US"/>
        </w:rPr>
        <w:t>conclusion/agreements</w:t>
      </w:r>
      <w:r w:rsidR="00233210">
        <w:rPr>
          <w:lang w:val="en-US"/>
        </w:rPr>
        <w:t xml:space="preserve"> </w:t>
      </w:r>
      <w:r>
        <w:rPr>
          <w:lang w:val="en-US"/>
        </w:rPr>
        <w:t>made</w:t>
      </w:r>
      <w:r w:rsidR="00233210">
        <w:rPr>
          <w:lang w:val="en-US"/>
        </w:rPr>
        <w:t xml:space="preserve"> </w:t>
      </w:r>
      <w:r>
        <w:rPr>
          <w:lang w:val="en-US"/>
        </w:rPr>
        <w:t>by</w:t>
      </w:r>
      <w:r w:rsidR="00233210">
        <w:rPr>
          <w:lang w:val="en-US"/>
        </w:rPr>
        <w:t xml:space="preserve"> </w:t>
      </w:r>
      <w:r w:rsidR="005108C3">
        <w:rPr>
          <w:lang w:val="en-US"/>
        </w:rPr>
        <w:t>Xiaodong/</w:t>
      </w:r>
      <w:r w:rsidR="00B81931">
        <w:rPr>
          <w:lang w:val="en-US"/>
        </w:rPr>
        <w:t>David</w:t>
      </w:r>
      <w:r w:rsidR="00233210">
        <w:rPr>
          <w:lang w:val="en-US"/>
        </w:rPr>
        <w:t xml:space="preserve"> </w:t>
      </w:r>
      <w:r>
        <w:rPr>
          <w:lang w:val="en-US"/>
        </w:rPr>
        <w:t>in</w:t>
      </w:r>
      <w:r w:rsidR="00233210">
        <w:rPr>
          <w:lang w:val="en-US"/>
        </w:rPr>
        <w:t xml:space="preserve"> </w:t>
      </w:r>
      <w:r>
        <w:rPr>
          <w:lang w:val="en-US"/>
        </w:rPr>
        <w:t>the</w:t>
      </w:r>
      <w:r w:rsidR="00233210">
        <w:rPr>
          <w:lang w:val="en-US"/>
        </w:rPr>
        <w:t xml:space="preserve"> </w:t>
      </w:r>
      <w:r>
        <w:rPr>
          <w:lang w:val="en-US"/>
        </w:rPr>
        <w:t>respective</w:t>
      </w:r>
      <w:r w:rsidR="00233210">
        <w:rPr>
          <w:lang w:val="en-US"/>
        </w:rPr>
        <w:t xml:space="preserve"> </w:t>
      </w:r>
      <w:r w:rsidR="00B81931">
        <w:rPr>
          <w:lang w:val="en-US"/>
        </w:rPr>
        <w:t xml:space="preserve">GTW sessions and/or </w:t>
      </w:r>
      <w:r>
        <w:rPr>
          <w:lang w:val="en-US"/>
        </w:rPr>
        <w:t>email</w:t>
      </w:r>
      <w:r w:rsidR="00233210">
        <w:rPr>
          <w:lang w:val="en-US"/>
        </w:rPr>
        <w:t xml:space="preserve"> </w:t>
      </w:r>
      <w:r>
        <w:rPr>
          <w:lang w:val="en-US"/>
        </w:rPr>
        <w:t>threads.</w:t>
      </w:r>
    </w:p>
    <w:p w14:paraId="0923C69C" w14:textId="4A8C9E6C" w:rsidR="000F7F45" w:rsidRDefault="000F7F45" w:rsidP="00EC117B">
      <w:pPr>
        <w:rPr>
          <w:lang w:val="en-US"/>
        </w:rPr>
      </w:pPr>
    </w:p>
    <w:p w14:paraId="3B0BDBBC" w14:textId="77777777" w:rsidR="00CF1242" w:rsidRDefault="00CF1242" w:rsidP="00CF1242">
      <w:pPr>
        <w:rPr>
          <w:lang w:val="en-US"/>
        </w:rPr>
      </w:pPr>
      <w:r w:rsidRPr="00A26A96">
        <w:rPr>
          <w:lang w:val="en-US"/>
        </w:rPr>
        <w:t>Note</w:t>
      </w:r>
      <w:r>
        <w:rPr>
          <w:lang w:val="en-US"/>
        </w:rPr>
        <w:t xml:space="preserve"> 2</w:t>
      </w:r>
      <w:r w:rsidRPr="00A26A96">
        <w:rPr>
          <w:lang w:val="en-US"/>
        </w:rPr>
        <w:t>: A</w:t>
      </w:r>
      <w:r>
        <w:rPr>
          <w:lang w:val="en-US"/>
        </w:rPr>
        <w:t xml:space="preserve">s per </w:t>
      </w:r>
      <w:r w:rsidRPr="00A26A96">
        <w:rPr>
          <w:lang w:val="en-US"/>
        </w:rPr>
        <w:t xml:space="preserve">RAN1 chair's email posted on </w:t>
      </w:r>
      <w:r>
        <w:rPr>
          <w:lang w:val="en-US"/>
        </w:rPr>
        <w:t>Jan 18</w:t>
      </w:r>
      <w:r w:rsidRPr="00A26A96">
        <w:rPr>
          <w:vertAlign w:val="superscript"/>
          <w:lang w:val="en-US"/>
        </w:rPr>
        <w:t>th</w:t>
      </w:r>
      <w:r>
        <w:rPr>
          <w:lang w:val="en-US"/>
        </w:rPr>
        <w:t xml:space="preserve">, 2022 11:42 </w:t>
      </w:r>
      <w:r w:rsidRPr="00A26A96">
        <w:rPr>
          <w:lang w:val="en-US"/>
        </w:rPr>
        <w:t xml:space="preserve">UTC </w:t>
      </w:r>
      <w:r>
        <w:rPr>
          <w:lang w:val="en-US"/>
        </w:rPr>
        <w:t>the following is confirmed:</w:t>
      </w:r>
    </w:p>
    <w:p w14:paraId="50F980E8" w14:textId="77777777" w:rsidR="00CF1242" w:rsidRPr="00A26A96" w:rsidRDefault="00CF1242" w:rsidP="00CF1242">
      <w:pPr>
        <w:rPr>
          <w:i/>
          <w:iCs/>
          <w:lang w:val="en-US"/>
        </w:rPr>
      </w:pPr>
      <w:r w:rsidRPr="00A26A96">
        <w:rPr>
          <w:i/>
          <w:iCs/>
          <w:lang w:val="en-US"/>
        </w:rPr>
        <w:t>"…both Shinya Kumagai (NTT DOCOMO) and Ralf Bendlin (AT&amp;T) have full decision power when chairing the GTW sessions on Rel-17 UE features"</w:t>
      </w:r>
    </w:p>
    <w:p w14:paraId="0ED3144F" w14:textId="77777777" w:rsidR="00CF1242" w:rsidRDefault="00CF1242" w:rsidP="00CF1242">
      <w:pPr>
        <w:rPr>
          <w:lang w:val="en-US"/>
        </w:rPr>
      </w:pPr>
    </w:p>
    <w:p w14:paraId="7CECE689" w14:textId="77777777" w:rsidR="00CF1242" w:rsidRDefault="00CF1242" w:rsidP="00CF1242">
      <w:pPr>
        <w:rPr>
          <w:lang w:val="en-US"/>
        </w:rPr>
      </w:pPr>
      <w:r>
        <w:rPr>
          <w:lang w:val="en-US"/>
        </w:rPr>
        <w:t>N</w:t>
      </w:r>
      <w:r w:rsidRPr="00900E67">
        <w:rPr>
          <w:lang w:val="en-US"/>
        </w:rPr>
        <w:t>o</w:t>
      </w:r>
      <w:r>
        <w:rPr>
          <w:lang w:val="en-US"/>
        </w:rPr>
        <w:t xml:space="preserve"> </w:t>
      </w:r>
      <w:r w:rsidRPr="00900E67">
        <w:rPr>
          <w:lang w:val="en-US"/>
        </w:rPr>
        <w:t>expressed</w:t>
      </w:r>
      <w:r>
        <w:rPr>
          <w:lang w:val="en-US"/>
        </w:rPr>
        <w:t xml:space="preserve"> </w:t>
      </w:r>
      <w:r w:rsidRPr="00900E67">
        <w:rPr>
          <w:lang w:val="en-US"/>
        </w:rPr>
        <w:t>concerns</w:t>
      </w:r>
      <w:r>
        <w:rPr>
          <w:lang w:val="en-US"/>
        </w:rPr>
        <w:t xml:space="preserve"> </w:t>
      </w:r>
      <w:r w:rsidRPr="00900E67">
        <w:rPr>
          <w:lang w:val="en-US"/>
        </w:rPr>
        <w:t>regarding</w:t>
      </w:r>
      <w:r>
        <w:rPr>
          <w:lang w:val="en-US"/>
        </w:rPr>
        <w:t xml:space="preserve"> </w:t>
      </w:r>
      <w:r w:rsidRPr="00900E67">
        <w:rPr>
          <w:lang w:val="en-US"/>
        </w:rPr>
        <w:t>having</w:t>
      </w:r>
      <w:r>
        <w:rPr>
          <w:lang w:val="en-US"/>
        </w:rPr>
        <w:t xml:space="preserve"> Xiaodong/David and Shinya/Ralf </w:t>
      </w:r>
      <w:r w:rsidRPr="00900E67">
        <w:rPr>
          <w:lang w:val="en-US"/>
        </w:rPr>
        <w:t>for</w:t>
      </w:r>
      <w:r>
        <w:rPr>
          <w:lang w:val="en-US"/>
        </w:rPr>
        <w:t xml:space="preserve"> </w:t>
      </w:r>
      <w:r w:rsidRPr="00900E67">
        <w:rPr>
          <w:lang w:val="en-US"/>
        </w:rPr>
        <w:t>managing</w:t>
      </w:r>
      <w:r>
        <w:rPr>
          <w:lang w:val="en-US"/>
        </w:rPr>
        <w:t xml:space="preserve"> </w:t>
      </w:r>
      <w:r w:rsidRPr="00900E67">
        <w:rPr>
          <w:lang w:val="en-US"/>
        </w:rPr>
        <w:t>some</w:t>
      </w:r>
      <w:r>
        <w:rPr>
          <w:lang w:val="en-US"/>
        </w:rPr>
        <w:t xml:space="preserve"> </w:t>
      </w:r>
      <w:r w:rsidRPr="00900E67">
        <w:rPr>
          <w:lang w:val="en-US"/>
        </w:rPr>
        <w:t>email</w:t>
      </w:r>
      <w:r>
        <w:rPr>
          <w:lang w:val="en-US"/>
        </w:rPr>
        <w:t xml:space="preserve"> </w:t>
      </w:r>
      <w:r w:rsidRPr="00900E67">
        <w:rPr>
          <w:lang w:val="en-US"/>
        </w:rPr>
        <w:t>threads</w:t>
      </w:r>
      <w:r>
        <w:rPr>
          <w:lang w:val="en-US"/>
        </w:rPr>
        <w:t xml:space="preserve">/ conference calls </w:t>
      </w:r>
      <w:r w:rsidRPr="00900E67">
        <w:rPr>
          <w:lang w:val="en-US"/>
        </w:rPr>
        <w:t>with</w:t>
      </w:r>
      <w:r>
        <w:rPr>
          <w:lang w:val="en-US"/>
        </w:rPr>
        <w:t xml:space="preserve"> </w:t>
      </w:r>
      <w:r w:rsidRPr="00900E67">
        <w:rPr>
          <w:lang w:val="en-US"/>
        </w:rPr>
        <w:t>full</w:t>
      </w:r>
      <w:r>
        <w:rPr>
          <w:lang w:val="en-US"/>
        </w:rPr>
        <w:t xml:space="preserve"> </w:t>
      </w:r>
      <w:r w:rsidRPr="00900E67">
        <w:rPr>
          <w:lang w:val="en-US"/>
        </w:rPr>
        <w:t>decision</w:t>
      </w:r>
      <w:r>
        <w:rPr>
          <w:lang w:val="en-US"/>
        </w:rPr>
        <w:t xml:space="preserve"> </w:t>
      </w:r>
      <w:r w:rsidRPr="00900E67">
        <w:rPr>
          <w:lang w:val="en-US"/>
        </w:rPr>
        <w:t>power,</w:t>
      </w:r>
      <w:r>
        <w:rPr>
          <w:lang w:val="en-US"/>
        </w:rPr>
        <w:t xml:space="preserve"> it is agreed to </w:t>
      </w:r>
      <w:r w:rsidRPr="00900E67">
        <w:rPr>
          <w:lang w:val="en-US"/>
        </w:rPr>
        <w:t>proceed</w:t>
      </w:r>
      <w:r>
        <w:rPr>
          <w:lang w:val="en-US"/>
        </w:rPr>
        <w:t xml:space="preserve"> </w:t>
      </w:r>
      <w:r w:rsidRPr="00900E67">
        <w:rPr>
          <w:lang w:val="en-US"/>
        </w:rPr>
        <w:t>accordingly</w:t>
      </w:r>
      <w:r>
        <w:rPr>
          <w:lang w:val="en-US"/>
        </w:rPr>
        <w:t>.</w:t>
      </w:r>
    </w:p>
    <w:p w14:paraId="68963ED6" w14:textId="2B0BCCC2" w:rsidR="0052270C" w:rsidRDefault="0052270C" w:rsidP="00EC117B">
      <w:pPr>
        <w:rPr>
          <w:lang w:val="en-US"/>
        </w:rPr>
      </w:pPr>
    </w:p>
    <w:p w14:paraId="7EBAF368" w14:textId="77777777" w:rsidR="00923E63" w:rsidRDefault="00923E63" w:rsidP="00EC117B">
      <w:pPr>
        <w:rPr>
          <w:lang w:val="en-US"/>
        </w:rPr>
      </w:pPr>
    </w:p>
    <w:p w14:paraId="76D5D074" w14:textId="5F97FFF4" w:rsidR="0052270C" w:rsidRDefault="00CF1242" w:rsidP="00EC117B">
      <w:pPr>
        <w:rPr>
          <w:lang w:val="en-US"/>
        </w:rPr>
      </w:pPr>
      <w:r w:rsidRPr="00615258">
        <w:rPr>
          <w:lang w:val="en-US"/>
        </w:rPr>
        <w:t>No use of the NWM tool in this e-meeting.</w:t>
      </w:r>
    </w:p>
    <w:p w14:paraId="734DB425" w14:textId="3227E4CD" w:rsidR="00A90C29" w:rsidRDefault="00A90C29" w:rsidP="00CF357B">
      <w:pPr>
        <w:pStyle w:val="Heading1"/>
      </w:pPr>
      <w:bookmarkStart w:id="13" w:name="_Toc529013627"/>
      <w:bookmarkStart w:id="14" w:name="_Toc98334370"/>
      <w:r>
        <w:t>Highlights</w:t>
      </w:r>
      <w:r w:rsidR="00233210">
        <w:t xml:space="preserve"> </w:t>
      </w:r>
      <w:r>
        <w:t>from</w:t>
      </w:r>
      <w:r w:rsidR="00233210">
        <w:t xml:space="preserve"> </w:t>
      </w:r>
      <w:r>
        <w:t>RAN</w:t>
      </w:r>
      <w:r w:rsidR="00233210">
        <w:t xml:space="preserve"> </w:t>
      </w:r>
      <w:r>
        <w:t>plenary</w:t>
      </w:r>
      <w:bookmarkEnd w:id="13"/>
      <w:bookmarkEnd w:id="14"/>
    </w:p>
    <w:p w14:paraId="008E5A17" w14:textId="66AF5A27" w:rsidR="000825A1" w:rsidRPr="00A767CF" w:rsidRDefault="000825A1" w:rsidP="000825A1">
      <w:pPr>
        <w:rPr>
          <w:i/>
          <w:iCs/>
          <w:lang w:eastAsia="x-none"/>
        </w:rPr>
      </w:pPr>
      <w:bookmarkStart w:id="15" w:name="_Toc525997442"/>
      <w:r w:rsidRPr="00A767CF">
        <w:rPr>
          <w:i/>
          <w:iCs/>
          <w:lang w:eastAsia="x-none"/>
        </w:rPr>
        <w:t>Void for this meeting</w:t>
      </w:r>
      <w:r>
        <w:rPr>
          <w:i/>
          <w:iCs/>
          <w:lang w:eastAsia="x-none"/>
        </w:rPr>
        <w:t>.</w:t>
      </w:r>
    </w:p>
    <w:p w14:paraId="44C78E44" w14:textId="468D90B1" w:rsidR="00D41604" w:rsidRDefault="00D41604" w:rsidP="00EC117B">
      <w:pPr>
        <w:pStyle w:val="Heading1"/>
      </w:pPr>
      <w:bookmarkStart w:id="16" w:name="_Toc98334371"/>
      <w:r w:rsidRPr="00D41604">
        <w:t>Approval</w:t>
      </w:r>
      <w:r w:rsidR="00233210">
        <w:t xml:space="preserve"> </w:t>
      </w:r>
      <w:r w:rsidRPr="00D41604">
        <w:t>of</w:t>
      </w:r>
      <w:r w:rsidR="00233210">
        <w:t xml:space="preserve"> </w:t>
      </w:r>
      <w:r w:rsidRPr="00D41604">
        <w:t>Minutes</w:t>
      </w:r>
      <w:r w:rsidR="00233210">
        <w:t xml:space="preserve"> </w:t>
      </w:r>
      <w:r w:rsidRPr="00D41604">
        <w:t>from</w:t>
      </w:r>
      <w:r w:rsidR="00233210">
        <w:t xml:space="preserve"> </w:t>
      </w:r>
      <w:r w:rsidRPr="00D41604">
        <w:t>previous</w:t>
      </w:r>
      <w:r w:rsidR="00233210">
        <w:t xml:space="preserve"> </w:t>
      </w:r>
      <w:r w:rsidRPr="00D41604">
        <w:t>meeting</w:t>
      </w:r>
      <w:bookmarkEnd w:id="15"/>
      <w:bookmarkEnd w:id="16"/>
    </w:p>
    <w:p w14:paraId="3FF4AF04" w14:textId="5267E460" w:rsidR="00A20D09" w:rsidRPr="00A20D09" w:rsidRDefault="002328C4" w:rsidP="00A20D09">
      <w:pPr>
        <w:rPr>
          <w:b/>
          <w:bCs/>
        </w:rPr>
      </w:pPr>
      <w:hyperlink r:id="rId13" w:history="1">
        <w:r w:rsidR="004371F4">
          <w:rPr>
            <w:rStyle w:val="Hyperlink"/>
            <w:b/>
            <w:bCs/>
            <w:highlight w:val="green"/>
          </w:rPr>
          <w:t>R1-2200851</w:t>
        </w:r>
      </w:hyperlink>
      <w:r w:rsidR="00A20D09" w:rsidRPr="00A20D09">
        <w:rPr>
          <w:b/>
          <w:bCs/>
        </w:rPr>
        <w:tab/>
        <w:t>Report of RAN1#107b-e meeting</w:t>
      </w:r>
      <w:r w:rsidR="00A20D09" w:rsidRPr="00A20D09">
        <w:rPr>
          <w:b/>
          <w:bCs/>
        </w:rPr>
        <w:tab/>
        <w:t>ETSI MCC</w:t>
      </w:r>
    </w:p>
    <w:p w14:paraId="25753A5D" w14:textId="17FD4246" w:rsidR="0040637E" w:rsidRDefault="00B73E09" w:rsidP="0040637E">
      <w:pPr>
        <w:rPr>
          <w:rFonts w:ascii="Times New Roman" w:eastAsia="SimSun" w:hAnsi="Times New Roman"/>
          <w:kern w:val="2"/>
          <w:szCs w:val="20"/>
        </w:rPr>
      </w:pPr>
      <w:bookmarkStart w:id="17" w:name="_Toc529013629"/>
      <w:r w:rsidRPr="000B1042">
        <w:rPr>
          <w:rFonts w:ascii="Times New Roman" w:eastAsia="SimSun" w:hAnsi="Times New Roman"/>
          <w:kern w:val="2"/>
          <w:szCs w:val="20"/>
        </w:rPr>
        <w:t>The</w:t>
      </w:r>
      <w:r w:rsidR="00233210">
        <w:rPr>
          <w:rFonts w:ascii="Times New Roman" w:eastAsia="SimSun" w:hAnsi="Times New Roman"/>
          <w:kern w:val="2"/>
          <w:szCs w:val="20"/>
        </w:rPr>
        <w:t xml:space="preserve"> </w:t>
      </w:r>
      <w:r w:rsidRPr="000B1042">
        <w:rPr>
          <w:rFonts w:ascii="Times New Roman" w:eastAsia="SimSun" w:hAnsi="Times New Roman"/>
          <w:kern w:val="2"/>
          <w:szCs w:val="20"/>
        </w:rPr>
        <w:t>document</w:t>
      </w:r>
      <w:r w:rsidR="00233210">
        <w:rPr>
          <w:rFonts w:ascii="Times New Roman" w:eastAsia="SimSun" w:hAnsi="Times New Roman"/>
          <w:kern w:val="2"/>
          <w:szCs w:val="20"/>
        </w:rPr>
        <w:t xml:space="preserve"> </w:t>
      </w:r>
      <w:r w:rsidRPr="000B1042">
        <w:rPr>
          <w:rFonts w:ascii="Times New Roman" w:eastAsia="SimSun" w:hAnsi="Times New Roman"/>
          <w:kern w:val="2"/>
          <w:szCs w:val="20"/>
        </w:rPr>
        <w:t>was</w:t>
      </w:r>
      <w:r w:rsidR="00233210">
        <w:rPr>
          <w:rFonts w:ascii="Times New Roman" w:eastAsia="SimSun" w:hAnsi="Times New Roman"/>
          <w:kern w:val="2"/>
          <w:szCs w:val="20"/>
        </w:rPr>
        <w:t xml:space="preserve"> </w:t>
      </w:r>
      <w:r>
        <w:rPr>
          <w:rFonts w:ascii="Times New Roman" w:eastAsia="SimSun" w:hAnsi="Times New Roman"/>
          <w:kern w:val="2"/>
          <w:szCs w:val="20"/>
        </w:rPr>
        <w:t>posted</w:t>
      </w:r>
      <w:r w:rsidR="00233210">
        <w:rPr>
          <w:rFonts w:ascii="Times New Roman" w:eastAsia="SimSun" w:hAnsi="Times New Roman"/>
          <w:kern w:val="2"/>
          <w:szCs w:val="20"/>
        </w:rPr>
        <w:t xml:space="preserve"> </w:t>
      </w:r>
      <w:r>
        <w:rPr>
          <w:rFonts w:ascii="Times New Roman" w:eastAsia="SimSun" w:hAnsi="Times New Roman"/>
          <w:kern w:val="2"/>
          <w:szCs w:val="20"/>
        </w:rPr>
        <w:t>to</w:t>
      </w:r>
      <w:r w:rsidR="00233210">
        <w:rPr>
          <w:rFonts w:ascii="Times New Roman" w:eastAsia="SimSun" w:hAnsi="Times New Roman"/>
          <w:kern w:val="2"/>
          <w:szCs w:val="20"/>
        </w:rPr>
        <w:t xml:space="preserve"> </w:t>
      </w:r>
      <w:r>
        <w:rPr>
          <w:rFonts w:ascii="Times New Roman" w:eastAsia="SimSun" w:hAnsi="Times New Roman"/>
          <w:kern w:val="2"/>
          <w:szCs w:val="20"/>
        </w:rPr>
        <w:t>RAN1</w:t>
      </w:r>
      <w:r w:rsidR="00233210">
        <w:rPr>
          <w:rFonts w:ascii="Times New Roman" w:eastAsia="SimSun" w:hAnsi="Times New Roman"/>
          <w:kern w:val="2"/>
          <w:szCs w:val="20"/>
        </w:rPr>
        <w:t xml:space="preserve"> </w:t>
      </w:r>
      <w:r>
        <w:rPr>
          <w:rFonts w:ascii="Times New Roman" w:eastAsia="SimSun" w:hAnsi="Times New Roman"/>
          <w:kern w:val="2"/>
          <w:szCs w:val="20"/>
        </w:rPr>
        <w:t>email</w:t>
      </w:r>
      <w:r w:rsidR="00233210">
        <w:rPr>
          <w:rFonts w:ascii="Times New Roman" w:eastAsia="SimSun" w:hAnsi="Times New Roman"/>
          <w:kern w:val="2"/>
          <w:szCs w:val="20"/>
        </w:rPr>
        <w:t xml:space="preserve"> </w:t>
      </w:r>
      <w:r>
        <w:rPr>
          <w:rFonts w:ascii="Times New Roman" w:eastAsia="SimSun" w:hAnsi="Times New Roman"/>
          <w:kern w:val="2"/>
          <w:szCs w:val="20"/>
        </w:rPr>
        <w:t>exploder</w:t>
      </w:r>
      <w:r w:rsidR="00233210">
        <w:rPr>
          <w:rFonts w:ascii="Times New Roman" w:eastAsia="SimSun" w:hAnsi="Times New Roman"/>
          <w:kern w:val="2"/>
          <w:szCs w:val="20"/>
        </w:rPr>
        <w:t xml:space="preserve"> </w:t>
      </w:r>
      <w:r>
        <w:rPr>
          <w:rFonts w:ascii="Times New Roman" w:eastAsia="SimSun" w:hAnsi="Times New Roman"/>
          <w:kern w:val="2"/>
          <w:szCs w:val="20"/>
        </w:rPr>
        <w:t>on</w:t>
      </w:r>
      <w:r w:rsidR="00233210">
        <w:rPr>
          <w:rFonts w:ascii="Times New Roman" w:eastAsia="SimSun" w:hAnsi="Times New Roman"/>
          <w:kern w:val="2"/>
          <w:szCs w:val="20"/>
        </w:rPr>
        <w:t xml:space="preserve"> </w:t>
      </w:r>
      <w:r w:rsidR="00A20D09">
        <w:rPr>
          <w:rFonts w:ascii="Times New Roman" w:eastAsia="SimSun" w:hAnsi="Times New Roman"/>
          <w:kern w:val="2"/>
          <w:szCs w:val="20"/>
        </w:rPr>
        <w:t>Feb 16</w:t>
      </w:r>
      <w:r w:rsidR="00A20D09" w:rsidRPr="00A20D09">
        <w:rPr>
          <w:rFonts w:ascii="Times New Roman" w:eastAsia="SimSun" w:hAnsi="Times New Roman"/>
          <w:kern w:val="2"/>
          <w:szCs w:val="20"/>
          <w:vertAlign w:val="superscript"/>
        </w:rPr>
        <w:t>th</w:t>
      </w:r>
      <w:r w:rsidR="00A20D09">
        <w:rPr>
          <w:rFonts w:ascii="Times New Roman" w:eastAsia="SimSun" w:hAnsi="Times New Roman"/>
          <w:kern w:val="2"/>
          <w:szCs w:val="20"/>
        </w:rPr>
        <w:t xml:space="preserve"> </w:t>
      </w:r>
      <w:r w:rsidR="00BF06E4">
        <w:rPr>
          <w:rFonts w:ascii="Times New Roman" w:eastAsia="SimSun" w:hAnsi="Times New Roman"/>
          <w:kern w:val="2"/>
          <w:szCs w:val="20"/>
        </w:rPr>
        <w:t>(</w:t>
      </w:r>
      <w:r w:rsidR="00495FCA">
        <w:rPr>
          <w:rFonts w:ascii="Times New Roman" w:eastAsia="SimSun" w:hAnsi="Times New Roman"/>
          <w:kern w:val="2"/>
          <w:szCs w:val="20"/>
        </w:rPr>
        <w:t>16</w:t>
      </w:r>
      <w:r w:rsidR="004C6230" w:rsidRPr="004C6230">
        <w:rPr>
          <w:rFonts w:ascii="Times New Roman" w:eastAsia="SimSun" w:hAnsi="Times New Roman"/>
          <w:kern w:val="2"/>
          <w:szCs w:val="20"/>
        </w:rPr>
        <w:t>:</w:t>
      </w:r>
      <w:r w:rsidR="00A20D09">
        <w:rPr>
          <w:rFonts w:ascii="Times New Roman" w:eastAsia="SimSun" w:hAnsi="Times New Roman"/>
          <w:kern w:val="2"/>
          <w:szCs w:val="20"/>
        </w:rPr>
        <w:t>49</w:t>
      </w:r>
      <w:r w:rsidR="00211DDC">
        <w:rPr>
          <w:rFonts w:ascii="Times New Roman" w:eastAsia="SimSun" w:hAnsi="Times New Roman"/>
          <w:kern w:val="2"/>
          <w:szCs w:val="20"/>
        </w:rPr>
        <w:t xml:space="preserve"> </w:t>
      </w:r>
      <w:r w:rsidR="004C6230">
        <w:rPr>
          <w:rFonts w:ascii="Times New Roman" w:eastAsia="SimSun" w:hAnsi="Times New Roman"/>
          <w:kern w:val="2"/>
          <w:szCs w:val="20"/>
        </w:rPr>
        <w:t>UTC</w:t>
      </w:r>
      <w:r w:rsidR="007D3E62">
        <w:rPr>
          <w:rFonts w:ascii="Times New Roman" w:eastAsia="SimSun" w:hAnsi="Times New Roman"/>
          <w:kern w:val="2"/>
          <w:szCs w:val="20"/>
        </w:rPr>
        <w:t>)</w:t>
      </w:r>
      <w:r w:rsidR="00233210">
        <w:rPr>
          <w:rFonts w:ascii="Times New Roman" w:eastAsia="SimSun" w:hAnsi="Times New Roman"/>
          <w:kern w:val="2"/>
          <w:szCs w:val="20"/>
        </w:rPr>
        <w:t xml:space="preserve"> </w:t>
      </w:r>
      <w:r w:rsidRPr="000B1042">
        <w:rPr>
          <w:rFonts w:ascii="Times New Roman" w:eastAsia="SimSun" w:hAnsi="Times New Roman"/>
          <w:kern w:val="2"/>
          <w:szCs w:val="20"/>
        </w:rPr>
        <w:t>by</w:t>
      </w:r>
      <w:r w:rsidR="00233210">
        <w:rPr>
          <w:rFonts w:ascii="Times New Roman" w:eastAsia="SimSun" w:hAnsi="Times New Roman"/>
          <w:kern w:val="2"/>
          <w:szCs w:val="20"/>
        </w:rPr>
        <w:t xml:space="preserve"> </w:t>
      </w:r>
      <w:r>
        <w:rPr>
          <w:rFonts w:ascii="Times New Roman" w:eastAsia="SimSun" w:hAnsi="Times New Roman"/>
          <w:kern w:val="2"/>
          <w:szCs w:val="20"/>
        </w:rPr>
        <w:t>Patrick</w:t>
      </w:r>
      <w:r w:rsidR="00233210">
        <w:rPr>
          <w:rFonts w:ascii="Times New Roman" w:eastAsia="SimSun" w:hAnsi="Times New Roman"/>
          <w:kern w:val="2"/>
          <w:szCs w:val="20"/>
        </w:rPr>
        <w:t xml:space="preserve"> </w:t>
      </w:r>
      <w:r>
        <w:rPr>
          <w:rFonts w:ascii="Times New Roman" w:eastAsia="SimSun" w:hAnsi="Times New Roman"/>
          <w:kern w:val="2"/>
          <w:szCs w:val="20"/>
        </w:rPr>
        <w:t>Merias</w:t>
      </w:r>
      <w:r w:rsidR="00233210">
        <w:rPr>
          <w:rFonts w:ascii="Times New Roman" w:eastAsia="SimSun" w:hAnsi="Times New Roman"/>
          <w:kern w:val="2"/>
          <w:szCs w:val="20"/>
        </w:rPr>
        <w:t xml:space="preserve"> </w:t>
      </w:r>
      <w:r w:rsidR="006519AD">
        <w:rPr>
          <w:rFonts w:ascii="Times New Roman" w:eastAsia="SimSun" w:hAnsi="Times New Roman"/>
          <w:kern w:val="2"/>
          <w:szCs w:val="20"/>
        </w:rPr>
        <w:t>-</w:t>
      </w:r>
      <w:r w:rsidR="00233210">
        <w:rPr>
          <w:rFonts w:ascii="Times New Roman" w:eastAsia="SimSun" w:hAnsi="Times New Roman"/>
          <w:kern w:val="2"/>
          <w:szCs w:val="20"/>
        </w:rPr>
        <w:t xml:space="preserve"> </w:t>
      </w:r>
      <w:r>
        <w:rPr>
          <w:rFonts w:ascii="Times New Roman" w:eastAsia="SimSun" w:hAnsi="Times New Roman"/>
          <w:kern w:val="2"/>
          <w:szCs w:val="20"/>
        </w:rPr>
        <w:t>MCC</w:t>
      </w:r>
      <w:r w:rsidR="00233210">
        <w:rPr>
          <w:rFonts w:ascii="Times New Roman" w:eastAsia="SimSun" w:hAnsi="Times New Roman"/>
          <w:kern w:val="2"/>
          <w:szCs w:val="20"/>
        </w:rPr>
        <w:t xml:space="preserve"> </w:t>
      </w:r>
      <w:r>
        <w:rPr>
          <w:rFonts w:ascii="Times New Roman" w:eastAsia="SimSun" w:hAnsi="Times New Roman"/>
          <w:kern w:val="2"/>
          <w:szCs w:val="20"/>
        </w:rPr>
        <w:t>(ETSI</w:t>
      </w:r>
      <w:r w:rsidR="00233210">
        <w:rPr>
          <w:rFonts w:ascii="Times New Roman" w:eastAsia="SimSun" w:hAnsi="Times New Roman"/>
          <w:kern w:val="2"/>
          <w:szCs w:val="20"/>
        </w:rPr>
        <w:t xml:space="preserve"> </w:t>
      </w:r>
      <w:r>
        <w:rPr>
          <w:rFonts w:ascii="Times New Roman" w:eastAsia="SimSun" w:hAnsi="Times New Roman"/>
          <w:kern w:val="2"/>
          <w:szCs w:val="20"/>
        </w:rPr>
        <w:t>Mobile</w:t>
      </w:r>
      <w:r w:rsidR="00233210">
        <w:rPr>
          <w:rFonts w:ascii="Times New Roman" w:eastAsia="SimSun" w:hAnsi="Times New Roman"/>
          <w:kern w:val="2"/>
          <w:szCs w:val="20"/>
        </w:rPr>
        <w:t xml:space="preserve"> </w:t>
      </w:r>
      <w:r>
        <w:rPr>
          <w:rFonts w:ascii="Times New Roman" w:eastAsia="SimSun" w:hAnsi="Times New Roman"/>
          <w:kern w:val="2"/>
          <w:szCs w:val="20"/>
        </w:rPr>
        <w:t>Competence</w:t>
      </w:r>
      <w:r w:rsidR="00233210">
        <w:rPr>
          <w:rFonts w:ascii="Times New Roman" w:eastAsia="SimSun" w:hAnsi="Times New Roman"/>
          <w:kern w:val="2"/>
          <w:szCs w:val="20"/>
        </w:rPr>
        <w:t xml:space="preserve"> </w:t>
      </w:r>
      <w:r>
        <w:rPr>
          <w:rFonts w:ascii="Times New Roman" w:eastAsia="SimSun" w:hAnsi="Times New Roman"/>
          <w:kern w:val="2"/>
          <w:szCs w:val="20"/>
        </w:rPr>
        <w:t>Center)</w:t>
      </w:r>
      <w:r w:rsidR="00233210">
        <w:rPr>
          <w:rFonts w:ascii="Times New Roman" w:eastAsia="SimSun" w:hAnsi="Times New Roman"/>
          <w:kern w:val="2"/>
          <w:szCs w:val="20"/>
        </w:rPr>
        <w:t xml:space="preserve"> </w:t>
      </w:r>
      <w:r>
        <w:rPr>
          <w:rFonts w:ascii="Times New Roman" w:eastAsia="SimSun" w:hAnsi="Times New Roman"/>
          <w:kern w:val="2"/>
          <w:szCs w:val="20"/>
        </w:rPr>
        <w:t>and</w:t>
      </w:r>
      <w:r w:rsidR="00233210">
        <w:rPr>
          <w:rFonts w:ascii="Times New Roman" w:eastAsia="SimSun" w:hAnsi="Times New Roman"/>
          <w:kern w:val="2"/>
          <w:szCs w:val="20"/>
        </w:rPr>
        <w:t xml:space="preserve"> </w:t>
      </w:r>
      <w:r w:rsidR="0040637E">
        <w:rPr>
          <w:rFonts w:ascii="Times New Roman" w:eastAsia="SimSun" w:hAnsi="Times New Roman"/>
          <w:kern w:val="2"/>
          <w:szCs w:val="20"/>
        </w:rPr>
        <w:t>provides</w:t>
      </w:r>
      <w:r w:rsidR="00233210">
        <w:rPr>
          <w:rFonts w:ascii="Times New Roman" w:eastAsia="SimSun" w:hAnsi="Times New Roman"/>
          <w:kern w:val="2"/>
          <w:szCs w:val="20"/>
        </w:rPr>
        <w:t xml:space="preserve"> </w:t>
      </w:r>
      <w:r w:rsidR="0040637E">
        <w:rPr>
          <w:rFonts w:ascii="Times New Roman" w:eastAsia="SimSun" w:hAnsi="Times New Roman"/>
          <w:kern w:val="2"/>
          <w:szCs w:val="20"/>
        </w:rPr>
        <w:t>the</w:t>
      </w:r>
      <w:r w:rsidR="00233210">
        <w:rPr>
          <w:rFonts w:ascii="Times New Roman" w:eastAsia="SimSun" w:hAnsi="Times New Roman"/>
          <w:kern w:val="2"/>
          <w:szCs w:val="20"/>
        </w:rPr>
        <w:t xml:space="preserve"> </w:t>
      </w:r>
      <w:r w:rsidR="0040637E">
        <w:rPr>
          <w:rFonts w:ascii="Times New Roman" w:eastAsia="SimSun" w:hAnsi="Times New Roman"/>
          <w:kern w:val="2"/>
          <w:szCs w:val="20"/>
        </w:rPr>
        <w:t>report</w:t>
      </w:r>
      <w:r w:rsidR="00233210">
        <w:rPr>
          <w:rFonts w:ascii="Times New Roman" w:eastAsia="SimSun" w:hAnsi="Times New Roman"/>
          <w:kern w:val="2"/>
          <w:szCs w:val="20"/>
        </w:rPr>
        <w:t xml:space="preserve"> </w:t>
      </w:r>
      <w:r w:rsidR="0040637E">
        <w:rPr>
          <w:rFonts w:ascii="Times New Roman" w:eastAsia="SimSun" w:hAnsi="Times New Roman"/>
          <w:kern w:val="2"/>
          <w:szCs w:val="20"/>
        </w:rPr>
        <w:t>from</w:t>
      </w:r>
      <w:r w:rsidR="00233210">
        <w:rPr>
          <w:rFonts w:ascii="Times New Roman" w:eastAsia="SimSun" w:hAnsi="Times New Roman"/>
          <w:kern w:val="2"/>
          <w:szCs w:val="20"/>
        </w:rPr>
        <w:t xml:space="preserve"> </w:t>
      </w:r>
      <w:r w:rsidR="0040637E">
        <w:rPr>
          <w:rFonts w:ascii="Times New Roman" w:eastAsia="SimSun" w:hAnsi="Times New Roman"/>
          <w:kern w:val="2"/>
          <w:szCs w:val="20"/>
        </w:rPr>
        <w:t>RAN1#</w:t>
      </w:r>
      <w:r w:rsidR="0029773F">
        <w:rPr>
          <w:rFonts w:ascii="Times New Roman" w:eastAsia="SimSun" w:hAnsi="Times New Roman"/>
          <w:kern w:val="2"/>
          <w:szCs w:val="20"/>
        </w:rPr>
        <w:t>10</w:t>
      </w:r>
      <w:r w:rsidR="00A20D09">
        <w:rPr>
          <w:rFonts w:ascii="Times New Roman" w:eastAsia="SimSun" w:hAnsi="Times New Roman"/>
          <w:kern w:val="2"/>
          <w:szCs w:val="20"/>
        </w:rPr>
        <w:t>7</w:t>
      </w:r>
      <w:r w:rsidR="00495FCA">
        <w:rPr>
          <w:rFonts w:ascii="Times New Roman" w:eastAsia="SimSun" w:hAnsi="Times New Roman"/>
          <w:kern w:val="2"/>
          <w:szCs w:val="20"/>
        </w:rPr>
        <w:t xml:space="preserve">bis </w:t>
      </w:r>
      <w:r w:rsidR="0029773F">
        <w:rPr>
          <w:rFonts w:ascii="Times New Roman" w:eastAsia="SimSun" w:hAnsi="Times New Roman"/>
          <w:kern w:val="2"/>
          <w:szCs w:val="20"/>
        </w:rPr>
        <w:t>e</w:t>
      </w:r>
      <w:r w:rsidR="00495FCA">
        <w:rPr>
          <w:rFonts w:ascii="Times New Roman" w:eastAsia="SimSun" w:hAnsi="Times New Roman"/>
          <w:kern w:val="2"/>
          <w:szCs w:val="20"/>
        </w:rPr>
        <w:t>-</w:t>
      </w:r>
      <w:r w:rsidR="0040637E">
        <w:rPr>
          <w:rFonts w:ascii="Times New Roman" w:eastAsia="SimSun" w:hAnsi="Times New Roman"/>
          <w:kern w:val="2"/>
          <w:szCs w:val="20"/>
        </w:rPr>
        <w:t>meeting.</w:t>
      </w:r>
    </w:p>
    <w:p w14:paraId="177995E2" w14:textId="29E71514" w:rsidR="0040637E" w:rsidRPr="00A26968" w:rsidRDefault="0040637E" w:rsidP="0040637E">
      <w:pPr>
        <w:rPr>
          <w:lang w:eastAsia="x-none"/>
        </w:rPr>
      </w:pPr>
      <w:r w:rsidRPr="006D6293">
        <w:rPr>
          <w:b/>
          <w:szCs w:val="20"/>
        </w:rPr>
        <w:t>Decision:</w:t>
      </w:r>
      <w:r w:rsidR="00233210" w:rsidRPr="006D6293">
        <w:rPr>
          <w:b/>
          <w:szCs w:val="20"/>
        </w:rPr>
        <w:t xml:space="preserve"> </w:t>
      </w:r>
      <w:r w:rsidR="006B6ED4" w:rsidRPr="006D6293">
        <w:rPr>
          <w:lang w:val="en-US"/>
        </w:rPr>
        <w:t>According</w:t>
      </w:r>
      <w:r w:rsidR="00233210" w:rsidRPr="006D6293">
        <w:rPr>
          <w:lang w:val="en-US"/>
        </w:rPr>
        <w:t xml:space="preserve"> </w:t>
      </w:r>
      <w:r w:rsidR="006B6ED4" w:rsidRPr="006D6293">
        <w:rPr>
          <w:lang w:val="en-US"/>
        </w:rPr>
        <w:t>to</w:t>
      </w:r>
      <w:r w:rsidR="00233210" w:rsidRPr="006D6293">
        <w:rPr>
          <w:lang w:val="en-US"/>
        </w:rPr>
        <w:t xml:space="preserve"> </w:t>
      </w:r>
      <w:r w:rsidR="006B6ED4" w:rsidRPr="006D6293">
        <w:rPr>
          <w:lang w:val="en-US"/>
        </w:rPr>
        <w:t>RAN1</w:t>
      </w:r>
      <w:r w:rsidR="00233210" w:rsidRPr="006D6293">
        <w:rPr>
          <w:lang w:val="en-US"/>
        </w:rPr>
        <w:t xml:space="preserve"> </w:t>
      </w:r>
      <w:r w:rsidR="006B6ED4" w:rsidRPr="006D6293">
        <w:rPr>
          <w:lang w:val="en-US"/>
        </w:rPr>
        <w:t>chair's</w:t>
      </w:r>
      <w:r w:rsidR="00233210" w:rsidRPr="006D6293">
        <w:rPr>
          <w:lang w:val="en-US"/>
        </w:rPr>
        <w:t xml:space="preserve"> </w:t>
      </w:r>
      <w:r w:rsidR="006B6ED4" w:rsidRPr="006D6293">
        <w:rPr>
          <w:lang w:val="en-US"/>
        </w:rPr>
        <w:t>email</w:t>
      </w:r>
      <w:r w:rsidR="00233210" w:rsidRPr="006D6293">
        <w:rPr>
          <w:lang w:val="en-US"/>
        </w:rPr>
        <w:t xml:space="preserve"> </w:t>
      </w:r>
      <w:r w:rsidR="006B6ED4" w:rsidRPr="006D6293">
        <w:rPr>
          <w:lang w:val="en-US"/>
        </w:rPr>
        <w:t>posted</w:t>
      </w:r>
      <w:r w:rsidR="00233210" w:rsidRPr="006D6293">
        <w:rPr>
          <w:lang w:val="en-US"/>
        </w:rPr>
        <w:t xml:space="preserve"> </w:t>
      </w:r>
      <w:r w:rsidR="006D6293" w:rsidRPr="006D6293">
        <w:rPr>
          <w:lang w:eastAsia="x-none"/>
        </w:rPr>
        <w:t>on Feb 23</w:t>
      </w:r>
      <w:r w:rsidR="006D6293" w:rsidRPr="006D6293">
        <w:rPr>
          <w:vertAlign w:val="superscript"/>
          <w:lang w:eastAsia="x-none"/>
        </w:rPr>
        <w:t>rd</w:t>
      </w:r>
      <w:r w:rsidR="006D6293" w:rsidRPr="006D6293">
        <w:rPr>
          <w:lang w:eastAsia="x-none"/>
        </w:rPr>
        <w:t xml:space="preserve"> (01:42 UTC)</w:t>
      </w:r>
      <w:r w:rsidR="006B6ED4" w:rsidRPr="006D6293">
        <w:rPr>
          <w:lang w:val="en-US"/>
        </w:rPr>
        <w:t>,</w:t>
      </w:r>
      <w:r w:rsidR="00233210" w:rsidRPr="006D6293">
        <w:rPr>
          <w:lang w:val="en-US"/>
        </w:rPr>
        <w:t xml:space="preserve"> </w:t>
      </w:r>
      <w:r w:rsidR="006B6ED4" w:rsidRPr="006D6293">
        <w:rPr>
          <w:lang w:val="en-US"/>
        </w:rPr>
        <w:t>there</w:t>
      </w:r>
      <w:r w:rsidR="00233210" w:rsidRPr="006D6293">
        <w:rPr>
          <w:lang w:val="en-US"/>
        </w:rPr>
        <w:t xml:space="preserve"> </w:t>
      </w:r>
      <w:r w:rsidR="006B6ED4" w:rsidRPr="006D6293">
        <w:rPr>
          <w:lang w:val="en-US"/>
        </w:rPr>
        <w:t>are</w:t>
      </w:r>
      <w:r w:rsidR="00233210" w:rsidRPr="006D6293">
        <w:rPr>
          <w:lang w:val="en-US"/>
        </w:rPr>
        <w:t xml:space="preserve"> </w:t>
      </w:r>
      <w:r w:rsidR="006B6ED4" w:rsidRPr="006D6293">
        <w:rPr>
          <w:lang w:val="en-US"/>
        </w:rPr>
        <w:t>no</w:t>
      </w:r>
      <w:r w:rsidR="00233210" w:rsidRPr="006D6293">
        <w:rPr>
          <w:lang w:val="en-US"/>
        </w:rPr>
        <w:t xml:space="preserve"> </w:t>
      </w:r>
      <w:r w:rsidR="006B6ED4" w:rsidRPr="006D6293">
        <w:rPr>
          <w:lang w:val="en-US"/>
        </w:rPr>
        <w:t>comments</w:t>
      </w:r>
      <w:r w:rsidR="00233210" w:rsidRPr="006D6293">
        <w:rPr>
          <w:lang w:val="en-US"/>
        </w:rPr>
        <w:t xml:space="preserve"> </w:t>
      </w:r>
      <w:r w:rsidR="006B6ED4" w:rsidRPr="006D6293">
        <w:rPr>
          <w:lang w:val="en-US"/>
        </w:rPr>
        <w:t>to</w:t>
      </w:r>
      <w:r w:rsidR="00233210" w:rsidRPr="006D6293">
        <w:rPr>
          <w:lang w:val="en-US"/>
        </w:rPr>
        <w:t xml:space="preserve"> </w:t>
      </w:r>
      <w:r w:rsidR="006B6ED4" w:rsidRPr="006D6293">
        <w:rPr>
          <w:lang w:val="en-US"/>
        </w:rPr>
        <w:t>RAN1#</w:t>
      </w:r>
      <w:r w:rsidR="004C6230" w:rsidRPr="006D6293">
        <w:rPr>
          <w:lang w:val="en-US"/>
        </w:rPr>
        <w:t>10</w:t>
      </w:r>
      <w:r w:rsidR="00A20D09" w:rsidRPr="006D6293">
        <w:rPr>
          <w:lang w:val="en-US"/>
        </w:rPr>
        <w:t>7</w:t>
      </w:r>
      <w:r w:rsidR="00495FCA" w:rsidRPr="006D6293">
        <w:rPr>
          <w:lang w:val="en-US"/>
        </w:rPr>
        <w:t>b</w:t>
      </w:r>
      <w:r w:rsidR="00A20D09" w:rsidRPr="006D6293">
        <w:rPr>
          <w:lang w:val="en-US"/>
        </w:rPr>
        <w:t>is</w:t>
      </w:r>
      <w:r w:rsidR="004C6230" w:rsidRPr="006D6293">
        <w:rPr>
          <w:lang w:val="en-US"/>
        </w:rPr>
        <w:t>-e</w:t>
      </w:r>
      <w:r w:rsidR="00233210" w:rsidRPr="006D6293">
        <w:rPr>
          <w:lang w:val="en-US"/>
        </w:rPr>
        <w:t xml:space="preserve"> </w:t>
      </w:r>
      <w:r w:rsidR="004C6230" w:rsidRPr="006D6293">
        <w:rPr>
          <w:lang w:val="en-US"/>
        </w:rPr>
        <w:t>meeting</w:t>
      </w:r>
      <w:r w:rsidR="00233210" w:rsidRPr="006D6293">
        <w:rPr>
          <w:lang w:val="en-US"/>
        </w:rPr>
        <w:t xml:space="preserve"> </w:t>
      </w:r>
      <w:r w:rsidR="006B6ED4" w:rsidRPr="006D6293">
        <w:rPr>
          <w:lang w:val="en-US"/>
        </w:rPr>
        <w:t>report</w:t>
      </w:r>
      <w:r w:rsidR="00233210" w:rsidRPr="006D6293">
        <w:rPr>
          <w:lang w:val="en-US"/>
        </w:rPr>
        <w:t xml:space="preserve"> </w:t>
      </w:r>
      <w:r w:rsidR="006B6ED4" w:rsidRPr="006D6293">
        <w:rPr>
          <w:lang w:val="en-US"/>
        </w:rPr>
        <w:t>which</w:t>
      </w:r>
      <w:r w:rsidR="00233210" w:rsidRPr="006D6293">
        <w:rPr>
          <w:lang w:val="en-US"/>
        </w:rPr>
        <w:t xml:space="preserve"> </w:t>
      </w:r>
      <w:r w:rsidR="006B6ED4" w:rsidRPr="006D6293">
        <w:rPr>
          <w:lang w:val="en-US"/>
        </w:rPr>
        <w:t>is</w:t>
      </w:r>
      <w:r w:rsidR="00233210" w:rsidRPr="006D6293">
        <w:rPr>
          <w:lang w:val="en-US"/>
        </w:rPr>
        <w:t xml:space="preserve"> </w:t>
      </w:r>
      <w:r w:rsidRPr="006D6293">
        <w:rPr>
          <w:szCs w:val="20"/>
        </w:rPr>
        <w:t>approved.</w:t>
      </w:r>
    </w:p>
    <w:p w14:paraId="7DEEE286" w14:textId="14D6F167" w:rsidR="005E5BE4" w:rsidRDefault="005E5BE4" w:rsidP="005C677F">
      <w:pPr>
        <w:pStyle w:val="Heading1"/>
      </w:pPr>
      <w:bookmarkStart w:id="18" w:name="_Toc98334372"/>
      <w:r>
        <w:t>Incoming</w:t>
      </w:r>
      <w:r w:rsidR="00233210">
        <w:t xml:space="preserve"> </w:t>
      </w:r>
      <w:r>
        <w:t>Liaison</w:t>
      </w:r>
      <w:r w:rsidR="00233210">
        <w:t xml:space="preserve"> </w:t>
      </w:r>
      <w:r>
        <w:t>Statements</w:t>
      </w:r>
      <w:bookmarkEnd w:id="17"/>
      <w:bookmarkEnd w:id="18"/>
    </w:p>
    <w:p w14:paraId="6CFCF87E" w14:textId="3F7FEC19" w:rsidR="00A23AC9" w:rsidRDefault="00A20D09" w:rsidP="002728DB">
      <w:bookmarkStart w:id="19" w:name="_Toc69031207"/>
      <w:r w:rsidRPr="00A20D09">
        <w:t xml:space="preserve">[108-e-Prep-AI5] </w:t>
      </w:r>
      <w:r w:rsidR="00A23AC9" w:rsidRPr="00F653F8">
        <w:t>– RAN1 Chair</w:t>
      </w:r>
    </w:p>
    <w:p w14:paraId="4F55D699" w14:textId="16BA93B9" w:rsidR="00A23AC9" w:rsidRDefault="00A23AC9" w:rsidP="002728DB">
      <w:r w:rsidRPr="00A23AC9">
        <w:t>Preparation phase for Incoming LSs</w:t>
      </w:r>
      <w:r>
        <w:t xml:space="preserve"> by </w:t>
      </w:r>
      <w:r w:rsidR="00A20D09">
        <w:t>Feb 18</w:t>
      </w:r>
      <w:r w:rsidR="00A20D09" w:rsidRPr="00A20D09">
        <w:rPr>
          <w:vertAlign w:val="superscript"/>
        </w:rPr>
        <w:t>th</w:t>
      </w:r>
      <w:r w:rsidR="00A20D09">
        <w:t xml:space="preserve"> </w:t>
      </w:r>
    </w:p>
    <w:p w14:paraId="7584C774" w14:textId="5A1D1449" w:rsidR="00A20D09" w:rsidRPr="00A20D09" w:rsidRDefault="002328C4" w:rsidP="002728DB">
      <w:pPr>
        <w:rPr>
          <w:b/>
          <w:bCs/>
        </w:rPr>
      </w:pPr>
      <w:hyperlink r:id="rId14" w:history="1">
        <w:r w:rsidR="004371F4">
          <w:rPr>
            <w:rStyle w:val="Hyperlink"/>
            <w:b/>
            <w:bCs/>
          </w:rPr>
          <w:t>R1-2202506</w:t>
        </w:r>
      </w:hyperlink>
      <w:r w:rsidR="00A20D09" w:rsidRPr="00A20D09">
        <w:rPr>
          <w:b/>
          <w:bCs/>
        </w:rPr>
        <w:tab/>
        <w:t>Incoming LS handling for RAN1#108-e</w:t>
      </w:r>
      <w:r w:rsidR="00A20D09" w:rsidRPr="00A20D09">
        <w:rPr>
          <w:b/>
          <w:bCs/>
        </w:rPr>
        <w:tab/>
        <w:t>RAN1 Chair</w:t>
      </w:r>
    </w:p>
    <w:p w14:paraId="517AA49C" w14:textId="77777777" w:rsidR="00A23AC9" w:rsidRDefault="00A23AC9" w:rsidP="002728DB">
      <w:pPr>
        <w:rPr>
          <w:lang w:eastAsia="x-none"/>
        </w:rPr>
      </w:pPr>
    </w:p>
    <w:bookmarkEnd w:id="19"/>
    <w:p w14:paraId="3999818B" w14:textId="6A9173B4" w:rsidR="006B480F" w:rsidRPr="00F96361" w:rsidRDefault="00F96361" w:rsidP="006B480F">
      <w:pPr>
        <w:rPr>
          <w:bCs/>
          <w:lang w:eastAsia="x-none"/>
        </w:rPr>
      </w:pPr>
      <w:r w:rsidRPr="00F96361">
        <w:rPr>
          <w:bCs/>
          <w:lang w:eastAsia="x-none"/>
        </w:rPr>
        <w:t>//</w:t>
      </w:r>
      <w:r w:rsidR="006B480F" w:rsidRPr="00F96361">
        <w:rPr>
          <w:bCs/>
          <w:lang w:eastAsia="x-none"/>
        </w:rPr>
        <w:t>Incoming LSs on Rel-15 NR_newRAT</w:t>
      </w:r>
    </w:p>
    <w:p w14:paraId="510B8231" w14:textId="701ACD2A" w:rsidR="006B480F" w:rsidRDefault="002328C4" w:rsidP="006B480F">
      <w:pPr>
        <w:rPr>
          <w:b/>
          <w:bCs/>
          <w:lang w:eastAsia="x-none"/>
        </w:rPr>
      </w:pPr>
      <w:hyperlink r:id="rId15" w:history="1">
        <w:r w:rsidR="004371F4">
          <w:rPr>
            <w:rStyle w:val="Hyperlink"/>
            <w:b/>
            <w:bCs/>
            <w:lang w:eastAsia="x-none"/>
          </w:rPr>
          <w:t>R1-2200873</w:t>
        </w:r>
      </w:hyperlink>
      <w:r w:rsidR="006B480F" w:rsidRPr="00102429">
        <w:rPr>
          <w:b/>
          <w:bCs/>
          <w:lang w:eastAsia="x-none"/>
        </w:rPr>
        <w:tab/>
        <w:t>LS on configuration of p-MaxEUTRA and p-NR-FR1</w:t>
      </w:r>
      <w:r w:rsidR="006B480F" w:rsidRPr="00102429">
        <w:rPr>
          <w:b/>
          <w:bCs/>
          <w:lang w:eastAsia="x-none"/>
        </w:rPr>
        <w:tab/>
        <w:t>RAN5, Huawei</w:t>
      </w:r>
    </w:p>
    <w:p w14:paraId="2C5B56B1" w14:textId="50654FA6" w:rsidR="00C769AB" w:rsidRPr="001152E4" w:rsidRDefault="002328C4" w:rsidP="001152E4">
      <w:pPr>
        <w:ind w:left="720"/>
        <w:rPr>
          <w:sz w:val="18"/>
          <w:szCs w:val="18"/>
          <w:lang w:eastAsia="x-none"/>
        </w:rPr>
      </w:pPr>
      <w:hyperlink r:id="rId16" w:history="1">
        <w:r w:rsidR="004371F4">
          <w:rPr>
            <w:rStyle w:val="Hyperlink"/>
            <w:sz w:val="18"/>
            <w:szCs w:val="18"/>
            <w:lang w:eastAsia="x-none"/>
          </w:rPr>
          <w:t>R1-2201045</w:t>
        </w:r>
      </w:hyperlink>
      <w:r w:rsidR="00C769AB" w:rsidRPr="001152E4">
        <w:rPr>
          <w:sz w:val="18"/>
          <w:szCs w:val="18"/>
          <w:lang w:eastAsia="x-none"/>
        </w:rPr>
        <w:tab/>
        <w:t>Draft reply LS on configuration of p-MaxEUTRA and p-NR-FR1</w:t>
      </w:r>
      <w:r w:rsidR="00C769AB" w:rsidRPr="001152E4">
        <w:rPr>
          <w:sz w:val="18"/>
          <w:szCs w:val="18"/>
          <w:lang w:eastAsia="x-none"/>
        </w:rPr>
        <w:tab/>
        <w:t>vivo</w:t>
      </w:r>
    </w:p>
    <w:p w14:paraId="471999DE" w14:textId="73BCDF2E" w:rsidR="00C769AB" w:rsidRPr="001152E4" w:rsidRDefault="002328C4" w:rsidP="001152E4">
      <w:pPr>
        <w:ind w:left="720"/>
        <w:rPr>
          <w:sz w:val="18"/>
          <w:szCs w:val="18"/>
          <w:lang w:eastAsia="x-none"/>
        </w:rPr>
      </w:pPr>
      <w:hyperlink r:id="rId17" w:history="1">
        <w:r w:rsidR="004371F4">
          <w:rPr>
            <w:rStyle w:val="Hyperlink"/>
            <w:sz w:val="18"/>
            <w:szCs w:val="18"/>
            <w:lang w:eastAsia="x-none"/>
          </w:rPr>
          <w:t>R1-2201150</w:t>
        </w:r>
      </w:hyperlink>
      <w:r w:rsidR="00C769AB" w:rsidRPr="001152E4">
        <w:rPr>
          <w:sz w:val="18"/>
          <w:szCs w:val="18"/>
          <w:lang w:eastAsia="x-none"/>
        </w:rPr>
        <w:tab/>
        <w:t>[Draft] Reply LS on configuration of p-MaxEUTRA and p-NR-FR1</w:t>
      </w:r>
      <w:r w:rsidR="00C769AB" w:rsidRPr="001152E4">
        <w:rPr>
          <w:sz w:val="18"/>
          <w:szCs w:val="18"/>
          <w:lang w:eastAsia="x-none"/>
        </w:rPr>
        <w:tab/>
        <w:t>ZTE</w:t>
      </w:r>
    </w:p>
    <w:p w14:paraId="3C30C41F" w14:textId="08D1EF6A" w:rsidR="00C769AB" w:rsidRPr="001152E4" w:rsidRDefault="002328C4" w:rsidP="001152E4">
      <w:pPr>
        <w:ind w:left="720"/>
        <w:rPr>
          <w:sz w:val="18"/>
          <w:szCs w:val="18"/>
          <w:lang w:eastAsia="x-none"/>
        </w:rPr>
      </w:pPr>
      <w:hyperlink r:id="rId18" w:history="1">
        <w:r w:rsidR="004371F4">
          <w:rPr>
            <w:rStyle w:val="Hyperlink"/>
            <w:sz w:val="18"/>
            <w:szCs w:val="18"/>
            <w:lang w:eastAsia="x-none"/>
          </w:rPr>
          <w:t>R1-2201213</w:t>
        </w:r>
      </w:hyperlink>
      <w:r w:rsidR="00C769AB" w:rsidRPr="001152E4">
        <w:rPr>
          <w:sz w:val="18"/>
          <w:szCs w:val="18"/>
          <w:lang w:eastAsia="x-none"/>
        </w:rPr>
        <w:tab/>
        <w:t>Draft reply LS on configuration of p-MaxEUTRA and p-NR-FR1</w:t>
      </w:r>
      <w:r w:rsidR="00C769AB" w:rsidRPr="001152E4">
        <w:rPr>
          <w:sz w:val="18"/>
          <w:szCs w:val="18"/>
          <w:lang w:eastAsia="x-none"/>
        </w:rPr>
        <w:tab/>
        <w:t>Huawei</w:t>
      </w:r>
    </w:p>
    <w:p w14:paraId="6C248A39" w14:textId="0387BA41" w:rsidR="00C769AB" w:rsidRDefault="002328C4" w:rsidP="001152E4">
      <w:pPr>
        <w:ind w:left="720"/>
        <w:rPr>
          <w:sz w:val="18"/>
          <w:szCs w:val="18"/>
          <w:lang w:eastAsia="x-none"/>
        </w:rPr>
      </w:pPr>
      <w:hyperlink r:id="rId19" w:history="1">
        <w:r w:rsidR="004371F4">
          <w:rPr>
            <w:rStyle w:val="Hyperlink"/>
            <w:sz w:val="18"/>
            <w:szCs w:val="18"/>
            <w:lang w:eastAsia="x-none"/>
          </w:rPr>
          <w:t>R1-2202102</w:t>
        </w:r>
      </w:hyperlink>
      <w:r w:rsidR="00C769AB" w:rsidRPr="001152E4">
        <w:rPr>
          <w:sz w:val="18"/>
          <w:szCs w:val="18"/>
          <w:lang w:eastAsia="x-none"/>
        </w:rPr>
        <w:tab/>
        <w:t>Draft Reply LS on configuration of p-MaxEUTRA and p-NR-FR1</w:t>
      </w:r>
      <w:r w:rsidR="00C769AB" w:rsidRPr="001152E4">
        <w:rPr>
          <w:sz w:val="18"/>
          <w:szCs w:val="18"/>
          <w:lang w:eastAsia="x-none"/>
        </w:rPr>
        <w:tab/>
        <w:t>Qualcomm Incorporated</w:t>
      </w:r>
    </w:p>
    <w:p w14:paraId="5504E439" w14:textId="41D0F354" w:rsidR="00F61558" w:rsidRPr="00F61558" w:rsidRDefault="002328C4" w:rsidP="00F61558">
      <w:pPr>
        <w:ind w:left="720"/>
        <w:rPr>
          <w:sz w:val="18"/>
          <w:szCs w:val="18"/>
          <w:lang w:eastAsia="x-none"/>
        </w:rPr>
      </w:pPr>
      <w:hyperlink r:id="rId20" w:history="1">
        <w:r w:rsidR="004371F4">
          <w:rPr>
            <w:rStyle w:val="Hyperlink"/>
            <w:sz w:val="18"/>
            <w:szCs w:val="18"/>
            <w:lang w:eastAsia="x-none"/>
          </w:rPr>
          <w:t>R1-2201233</w:t>
        </w:r>
      </w:hyperlink>
      <w:r w:rsidR="00F61558" w:rsidRPr="00F61558">
        <w:rPr>
          <w:sz w:val="18"/>
          <w:szCs w:val="18"/>
          <w:lang w:eastAsia="x-none"/>
        </w:rPr>
        <w:tab/>
        <w:t>Discussion on LS on configuration of p-MaxEUTRA and p-NR-FR1</w:t>
      </w:r>
      <w:r w:rsidR="00F61558" w:rsidRPr="00F61558">
        <w:rPr>
          <w:sz w:val="18"/>
          <w:szCs w:val="18"/>
          <w:lang w:eastAsia="x-none"/>
        </w:rPr>
        <w:tab/>
        <w:t>OPPO</w:t>
      </w:r>
    </w:p>
    <w:p w14:paraId="37B43626" w14:textId="34A91C10" w:rsidR="00F61558" w:rsidRPr="00F61558" w:rsidRDefault="002328C4" w:rsidP="00F61558">
      <w:pPr>
        <w:ind w:left="720"/>
        <w:rPr>
          <w:sz w:val="18"/>
          <w:szCs w:val="18"/>
          <w:lang w:eastAsia="x-none"/>
        </w:rPr>
      </w:pPr>
      <w:hyperlink r:id="rId21" w:history="1">
        <w:r w:rsidR="004371F4">
          <w:rPr>
            <w:rStyle w:val="Hyperlink"/>
            <w:sz w:val="18"/>
            <w:szCs w:val="18"/>
            <w:lang w:eastAsia="x-none"/>
          </w:rPr>
          <w:t>R1-2201984</w:t>
        </w:r>
      </w:hyperlink>
      <w:r w:rsidR="00F61558" w:rsidRPr="00F61558">
        <w:rPr>
          <w:sz w:val="18"/>
          <w:szCs w:val="18"/>
          <w:lang w:eastAsia="x-none"/>
        </w:rPr>
        <w:tab/>
        <w:t>Discussion on reply LS for configuration of p-MaxEUTRA and p-NR-FR1</w:t>
      </w:r>
      <w:r w:rsidR="00F61558" w:rsidRPr="00F61558">
        <w:rPr>
          <w:sz w:val="18"/>
          <w:szCs w:val="18"/>
          <w:lang w:eastAsia="x-none"/>
        </w:rPr>
        <w:tab/>
        <w:t>Samsung</w:t>
      </w:r>
    </w:p>
    <w:p w14:paraId="02531209" w14:textId="3699015E" w:rsidR="00F61558" w:rsidRPr="001152E4" w:rsidRDefault="002328C4" w:rsidP="00F61558">
      <w:pPr>
        <w:ind w:left="720"/>
        <w:rPr>
          <w:sz w:val="18"/>
          <w:szCs w:val="18"/>
          <w:lang w:eastAsia="x-none"/>
        </w:rPr>
      </w:pPr>
      <w:hyperlink r:id="rId22" w:history="1">
        <w:r w:rsidR="004371F4">
          <w:rPr>
            <w:rStyle w:val="Hyperlink"/>
            <w:sz w:val="18"/>
            <w:szCs w:val="18"/>
            <w:lang w:eastAsia="x-none"/>
          </w:rPr>
          <w:t>R1-2202269</w:t>
        </w:r>
      </w:hyperlink>
      <w:r w:rsidR="00F61558" w:rsidRPr="00F61558">
        <w:rPr>
          <w:sz w:val="18"/>
          <w:szCs w:val="18"/>
          <w:lang w:eastAsia="x-none"/>
        </w:rPr>
        <w:tab/>
        <w:t>On configuration of p-MaxEUTRA and p-NR-FR1</w:t>
      </w:r>
      <w:r w:rsidR="00F61558" w:rsidRPr="00F61558">
        <w:rPr>
          <w:sz w:val="18"/>
          <w:szCs w:val="18"/>
          <w:lang w:eastAsia="x-none"/>
        </w:rPr>
        <w:tab/>
        <w:t>Nokia, Nokia Shanghai Bell</w:t>
      </w:r>
    </w:p>
    <w:p w14:paraId="1B6E72F6" w14:textId="77777777" w:rsidR="00102429" w:rsidRPr="00102429" w:rsidRDefault="00264EC2" w:rsidP="00264EC2">
      <w:pPr>
        <w:rPr>
          <w:lang w:eastAsia="x-none"/>
        </w:rPr>
      </w:pPr>
      <w:r w:rsidRPr="00A25EA8">
        <w:rPr>
          <w:lang w:eastAsia="x-none"/>
        </w:rPr>
        <w:t xml:space="preserve">[108-e-AI5-LSs-01 </w:t>
      </w:r>
      <w:r w:rsidR="00102429" w:rsidRPr="00A25EA8">
        <w:rPr>
          <w:lang w:eastAsia="x-none"/>
        </w:rPr>
        <w:t xml:space="preserve"> – Frank (Huawei)</w:t>
      </w:r>
    </w:p>
    <w:p w14:paraId="0B033DCE" w14:textId="3A7296D0" w:rsidR="00264EC2" w:rsidRPr="00102429" w:rsidRDefault="00264EC2" w:rsidP="00264EC2">
      <w:pPr>
        <w:rPr>
          <w:b/>
          <w:lang w:eastAsia="x-none"/>
        </w:rPr>
      </w:pPr>
      <w:r w:rsidRPr="00102429">
        <w:rPr>
          <w:lang w:eastAsia="x-none"/>
        </w:rPr>
        <w:t>Email discussion for incoming LS on configuration of p-MaxEUTRA and p-NR-FR1 (</w:t>
      </w:r>
      <w:hyperlink r:id="rId23" w:history="1">
        <w:r w:rsidR="004371F4">
          <w:rPr>
            <w:rStyle w:val="Hyperlink"/>
            <w:lang w:eastAsia="x-none"/>
          </w:rPr>
          <w:t>R1-2200873</w:t>
        </w:r>
      </w:hyperlink>
      <w:r w:rsidRPr="00102429">
        <w:rPr>
          <w:lang w:eastAsia="x-none"/>
        </w:rPr>
        <w:t>) by February 25</w:t>
      </w:r>
    </w:p>
    <w:p w14:paraId="0AFF89A9" w14:textId="2073B420" w:rsidR="006E4812" w:rsidRDefault="002328C4" w:rsidP="006B480F">
      <w:pPr>
        <w:rPr>
          <w:b/>
          <w:lang w:eastAsia="x-none"/>
        </w:rPr>
      </w:pPr>
      <w:hyperlink r:id="rId24" w:history="1">
        <w:r w:rsidR="004371F4">
          <w:rPr>
            <w:rStyle w:val="Hyperlink"/>
            <w:b/>
            <w:lang w:eastAsia="x-none"/>
          </w:rPr>
          <w:t>R1-2202920</w:t>
        </w:r>
      </w:hyperlink>
      <w:r w:rsidR="006E4812" w:rsidRPr="006E4812">
        <w:rPr>
          <w:b/>
          <w:lang w:eastAsia="x-none"/>
        </w:rPr>
        <w:tab/>
        <w:t xml:space="preserve">Summary of email discussion [108-e-AI5-LSs-01] on reply LS to </w:t>
      </w:r>
      <w:hyperlink r:id="rId25" w:history="1">
        <w:r w:rsidR="004371F4">
          <w:rPr>
            <w:rStyle w:val="Hyperlink"/>
            <w:b/>
            <w:lang w:eastAsia="x-none"/>
          </w:rPr>
          <w:t>R1-2200873</w:t>
        </w:r>
      </w:hyperlink>
      <w:r w:rsidR="006E4812" w:rsidRPr="006E4812">
        <w:rPr>
          <w:b/>
          <w:lang w:eastAsia="x-none"/>
        </w:rPr>
        <w:tab/>
        <w:t>Moderator (Huawei)</w:t>
      </w:r>
    </w:p>
    <w:p w14:paraId="418E83B1" w14:textId="0850D65D" w:rsidR="006B480F" w:rsidRPr="00AE3A24" w:rsidRDefault="00A25EA8" w:rsidP="006B480F">
      <w:pPr>
        <w:rPr>
          <w:bCs/>
          <w:lang w:eastAsia="x-none"/>
        </w:rPr>
      </w:pPr>
      <w:r w:rsidRPr="00A25EA8">
        <w:rPr>
          <w:b/>
          <w:lang w:eastAsia="x-none"/>
        </w:rPr>
        <w:t>Decision:</w:t>
      </w:r>
      <w:r>
        <w:rPr>
          <w:bCs/>
          <w:lang w:eastAsia="x-none"/>
        </w:rPr>
        <w:t xml:space="preserve"> As per email decision posted on Feb 28</w:t>
      </w:r>
      <w:r w:rsidRPr="00A25EA8">
        <w:rPr>
          <w:bCs/>
          <w:vertAlign w:val="superscript"/>
          <w:lang w:eastAsia="x-none"/>
        </w:rPr>
        <w:t>th</w:t>
      </w:r>
      <w:r>
        <w:rPr>
          <w:bCs/>
          <w:lang w:eastAsia="x-none"/>
        </w:rPr>
        <w:t>,</w:t>
      </w:r>
    </w:p>
    <w:p w14:paraId="2BE7AA96" w14:textId="77777777" w:rsidR="00A25EA8" w:rsidRDefault="00A25EA8" w:rsidP="00A25EA8">
      <w:pPr>
        <w:rPr>
          <w:rFonts w:ascii="Times New Roman" w:hAnsi="Times New Roman"/>
          <w:lang w:val="en-US" w:eastAsia="en-GB"/>
        </w:rPr>
      </w:pPr>
      <w:r>
        <w:rPr>
          <w:highlight w:val="green"/>
          <w:lang w:val="en-US"/>
        </w:rPr>
        <w:t>Agreement</w:t>
      </w:r>
      <w:r>
        <w:rPr>
          <w:lang w:val="en-US"/>
        </w:rPr>
        <w:t xml:space="preserve"> </w:t>
      </w:r>
    </w:p>
    <w:p w14:paraId="2B452BB2" w14:textId="77777777" w:rsidR="00B04493" w:rsidRPr="0046298B" w:rsidRDefault="00B04493" w:rsidP="00B04493">
      <w:pPr>
        <w:rPr>
          <w:rFonts w:cs="Times"/>
          <w:lang w:val="en-US" w:eastAsia="zh-CN"/>
        </w:rPr>
      </w:pPr>
      <w:r w:rsidRPr="0046298B">
        <w:rPr>
          <w:rStyle w:val="Emphasis"/>
          <w:rFonts w:cs="Times"/>
          <w:i w:val="0"/>
          <w:szCs w:val="20"/>
          <w:lang w:eastAsia="ja-JP"/>
        </w:rPr>
        <w:t>As an answer to be included in the reply LS, there is no specified UE behavior in existing RAN1 specifications for the case where FR1-FR1 EN-DC is configured but p-MaxEUTRA or p-NR-FR1 is not configured. RAN1 may discuss potential action, if any, after RAN2/4 responses are received.</w:t>
      </w:r>
    </w:p>
    <w:p w14:paraId="55C98323" w14:textId="77777777" w:rsidR="00B04493" w:rsidRPr="00B04493" w:rsidRDefault="00B04493" w:rsidP="00B04493">
      <w:pPr>
        <w:rPr>
          <w:bCs/>
          <w:lang w:val="en-US" w:eastAsia="x-none"/>
        </w:rPr>
      </w:pPr>
    </w:p>
    <w:p w14:paraId="2AC3AF9B" w14:textId="23A11E00" w:rsidR="00B04493" w:rsidRPr="00B04493" w:rsidRDefault="002328C4" w:rsidP="00B04493">
      <w:pPr>
        <w:rPr>
          <w:b/>
          <w:lang w:val="en-US" w:eastAsia="x-none"/>
        </w:rPr>
      </w:pPr>
      <w:hyperlink r:id="rId26" w:history="1">
        <w:r w:rsidR="004371F4">
          <w:rPr>
            <w:rStyle w:val="Hyperlink"/>
            <w:b/>
            <w:lang w:val="en-US" w:eastAsia="x-none"/>
          </w:rPr>
          <w:t>R1-2202768</w:t>
        </w:r>
      </w:hyperlink>
      <w:r w:rsidR="00B04493" w:rsidRPr="00B04493">
        <w:rPr>
          <w:b/>
          <w:lang w:val="en-US" w:eastAsia="x-none"/>
        </w:rPr>
        <w:tab/>
        <w:t>Draft reply LS on configuration of p-MaxEUTRA and p-NR-FR1</w:t>
      </w:r>
      <w:r w:rsidR="00B04493" w:rsidRPr="00B04493">
        <w:rPr>
          <w:b/>
          <w:lang w:val="en-US" w:eastAsia="x-none"/>
        </w:rPr>
        <w:tab/>
        <w:t>Moderator (Huawei)</w:t>
      </w:r>
    </w:p>
    <w:p w14:paraId="788A0C7C" w14:textId="1198D68E" w:rsidR="00102429" w:rsidRDefault="00B04493" w:rsidP="00B04493">
      <w:pPr>
        <w:rPr>
          <w:bCs/>
          <w:lang w:val="en-US" w:eastAsia="x-none"/>
        </w:rPr>
      </w:pPr>
      <w:r w:rsidRPr="00A25EA8">
        <w:rPr>
          <w:b/>
          <w:lang w:eastAsia="x-none"/>
        </w:rPr>
        <w:t>Decision:</w:t>
      </w:r>
      <w:r>
        <w:rPr>
          <w:bCs/>
          <w:lang w:eastAsia="x-none"/>
        </w:rPr>
        <w:t xml:space="preserve"> As per email decision posted on Feb 28</w:t>
      </w:r>
      <w:r w:rsidRPr="00A25EA8">
        <w:rPr>
          <w:bCs/>
          <w:vertAlign w:val="superscript"/>
          <w:lang w:eastAsia="x-none"/>
        </w:rPr>
        <w:t>th</w:t>
      </w:r>
      <w:r>
        <w:rPr>
          <w:bCs/>
          <w:lang w:eastAsia="x-none"/>
        </w:rPr>
        <w:t xml:space="preserve">, the draft LS is endorsed. Final version is </w:t>
      </w:r>
      <w:r w:rsidRPr="00B04493">
        <w:rPr>
          <w:bCs/>
          <w:highlight w:val="green"/>
          <w:lang w:eastAsia="x-none"/>
        </w:rPr>
        <w:t xml:space="preserve">approved in </w:t>
      </w:r>
      <w:hyperlink r:id="rId27" w:history="1">
        <w:r w:rsidR="004371F4">
          <w:rPr>
            <w:rStyle w:val="Hyperlink"/>
            <w:bCs/>
            <w:highlight w:val="green"/>
            <w:lang w:eastAsia="x-none"/>
          </w:rPr>
          <w:t>R1-2202769</w:t>
        </w:r>
      </w:hyperlink>
      <w:r w:rsidRPr="00B04493">
        <w:rPr>
          <w:bCs/>
          <w:highlight w:val="green"/>
          <w:lang w:val="en-US" w:eastAsia="x-none"/>
        </w:rPr>
        <w:t>.</w:t>
      </w:r>
    </w:p>
    <w:p w14:paraId="17B2702A" w14:textId="77777777" w:rsidR="00B04493" w:rsidRDefault="00B04493" w:rsidP="00B04493">
      <w:pPr>
        <w:rPr>
          <w:bCs/>
          <w:lang w:val="en-US" w:eastAsia="x-none"/>
        </w:rPr>
      </w:pPr>
    </w:p>
    <w:p w14:paraId="52E34F12" w14:textId="77777777" w:rsidR="00A25EA8" w:rsidRPr="00A25EA8" w:rsidRDefault="00A25EA8" w:rsidP="006B480F">
      <w:pPr>
        <w:rPr>
          <w:bCs/>
          <w:lang w:val="en-US" w:eastAsia="x-none"/>
        </w:rPr>
      </w:pPr>
    </w:p>
    <w:p w14:paraId="135EFABD" w14:textId="3F805E02" w:rsidR="006B480F" w:rsidRPr="00F96361" w:rsidRDefault="00F96361" w:rsidP="006B480F">
      <w:pPr>
        <w:rPr>
          <w:bCs/>
          <w:lang w:eastAsia="x-none"/>
        </w:rPr>
      </w:pPr>
      <w:r w:rsidRPr="00F96361">
        <w:rPr>
          <w:bCs/>
          <w:lang w:eastAsia="x-none"/>
        </w:rPr>
        <w:t>//</w:t>
      </w:r>
      <w:r w:rsidR="006B480F" w:rsidRPr="00F96361">
        <w:rPr>
          <w:bCs/>
          <w:lang w:eastAsia="x-none"/>
        </w:rPr>
        <w:t>Incoming LSs on Rel-16 NR_pos</w:t>
      </w:r>
    </w:p>
    <w:p w14:paraId="3DC5EB8B" w14:textId="208F9402" w:rsidR="006B480F" w:rsidRPr="00AE3A24" w:rsidRDefault="002328C4" w:rsidP="006B480F">
      <w:pPr>
        <w:rPr>
          <w:b/>
          <w:bCs/>
          <w:lang w:eastAsia="x-none"/>
        </w:rPr>
      </w:pPr>
      <w:hyperlink r:id="rId28" w:history="1">
        <w:r w:rsidR="004371F4">
          <w:rPr>
            <w:rStyle w:val="Hyperlink"/>
            <w:b/>
            <w:bCs/>
            <w:lang w:eastAsia="x-none"/>
          </w:rPr>
          <w:t>R1-2200856</w:t>
        </w:r>
      </w:hyperlink>
      <w:r w:rsidR="006B480F" w:rsidRPr="00AE3A24">
        <w:rPr>
          <w:b/>
          <w:bCs/>
          <w:lang w:eastAsia="x-none"/>
        </w:rPr>
        <w:tab/>
        <w:t>Response LS on updated Rel-16 RAN1 UE features lists for NR after RAN1#105-e</w:t>
      </w:r>
      <w:r w:rsidR="006B480F" w:rsidRPr="00AE3A24">
        <w:rPr>
          <w:b/>
          <w:bCs/>
          <w:lang w:eastAsia="x-none"/>
        </w:rPr>
        <w:tab/>
        <w:t>RAN2, Intel</w:t>
      </w:r>
    </w:p>
    <w:p w14:paraId="6CEA06E4" w14:textId="14562972" w:rsidR="006B480F" w:rsidRPr="00AE3A24" w:rsidRDefault="00AE3A24" w:rsidP="006B480F">
      <w:pPr>
        <w:rPr>
          <w:bCs/>
          <w:lang w:eastAsia="x-none"/>
        </w:rPr>
      </w:pPr>
      <w:r>
        <w:rPr>
          <w:b/>
          <w:lang w:eastAsia="x-none"/>
        </w:rPr>
        <w:t>Decision:</w:t>
      </w:r>
      <w:r w:rsidRPr="00AE3A24">
        <w:rPr>
          <w:bCs/>
          <w:lang w:eastAsia="x-none"/>
        </w:rPr>
        <w:t xml:space="preserve"> RAN1 to consider the LS from RAN2 as part of the ongoing work under agenda item 7.2.11.</w:t>
      </w:r>
    </w:p>
    <w:p w14:paraId="4880AC8A" w14:textId="0B6817D5" w:rsidR="00AE3A24" w:rsidRPr="00AE3A24" w:rsidRDefault="00AE3A24" w:rsidP="006B480F">
      <w:pPr>
        <w:rPr>
          <w:bCs/>
          <w:lang w:eastAsia="x-none"/>
        </w:rPr>
      </w:pPr>
    </w:p>
    <w:p w14:paraId="3366F6DC" w14:textId="77777777" w:rsidR="00AE3A24" w:rsidRPr="00AE3A24" w:rsidRDefault="00AE3A24" w:rsidP="006B480F">
      <w:pPr>
        <w:rPr>
          <w:bCs/>
          <w:lang w:eastAsia="x-none"/>
        </w:rPr>
      </w:pPr>
    </w:p>
    <w:p w14:paraId="69173909" w14:textId="24B1D460" w:rsidR="006B480F" w:rsidRPr="00F96361" w:rsidRDefault="00F96361" w:rsidP="006B480F">
      <w:pPr>
        <w:rPr>
          <w:bCs/>
          <w:lang w:eastAsia="x-none"/>
        </w:rPr>
      </w:pPr>
      <w:r w:rsidRPr="00F96361">
        <w:rPr>
          <w:bCs/>
          <w:lang w:eastAsia="x-none"/>
        </w:rPr>
        <w:t>//</w:t>
      </w:r>
      <w:r w:rsidR="006B480F" w:rsidRPr="00F96361">
        <w:rPr>
          <w:bCs/>
          <w:lang w:eastAsia="x-none"/>
        </w:rPr>
        <w:t>Incoming LSs on Rel-16 5G_V2X_NRSL</w:t>
      </w:r>
    </w:p>
    <w:p w14:paraId="3AF3F0CD" w14:textId="13A85E02" w:rsidR="006B480F" w:rsidRDefault="002328C4" w:rsidP="006B480F">
      <w:pPr>
        <w:rPr>
          <w:b/>
          <w:bCs/>
          <w:lang w:eastAsia="x-none"/>
        </w:rPr>
      </w:pPr>
      <w:hyperlink r:id="rId29" w:history="1">
        <w:r w:rsidR="004371F4">
          <w:rPr>
            <w:rStyle w:val="Hyperlink"/>
            <w:b/>
            <w:bCs/>
            <w:lang w:eastAsia="x-none"/>
          </w:rPr>
          <w:t>R1-2200866</w:t>
        </w:r>
      </w:hyperlink>
      <w:r w:rsidR="006B480F" w:rsidRPr="00AE3A24">
        <w:rPr>
          <w:b/>
          <w:bCs/>
          <w:lang w:eastAsia="x-none"/>
        </w:rPr>
        <w:tab/>
        <w:t>LS on PEMAX for NR-V2X</w:t>
      </w:r>
      <w:r w:rsidR="006B480F" w:rsidRPr="00AE3A24">
        <w:rPr>
          <w:b/>
          <w:bCs/>
          <w:lang w:eastAsia="x-none"/>
        </w:rPr>
        <w:tab/>
        <w:t>RAN4, Huawei, CATT</w:t>
      </w:r>
    </w:p>
    <w:p w14:paraId="38169536" w14:textId="52A832EA" w:rsidR="00E85EE5" w:rsidRPr="001152E4" w:rsidRDefault="002328C4" w:rsidP="001152E4">
      <w:pPr>
        <w:ind w:left="720"/>
        <w:rPr>
          <w:sz w:val="18"/>
          <w:szCs w:val="18"/>
          <w:lang w:eastAsia="x-none"/>
        </w:rPr>
      </w:pPr>
      <w:hyperlink r:id="rId30" w:history="1">
        <w:r w:rsidR="004371F4">
          <w:rPr>
            <w:rStyle w:val="Hyperlink"/>
            <w:sz w:val="18"/>
            <w:szCs w:val="18"/>
            <w:lang w:eastAsia="x-none"/>
          </w:rPr>
          <w:t>R1-2201040</w:t>
        </w:r>
      </w:hyperlink>
      <w:r w:rsidR="00E85EE5" w:rsidRPr="001152E4">
        <w:rPr>
          <w:sz w:val="18"/>
          <w:szCs w:val="18"/>
          <w:lang w:eastAsia="x-none"/>
        </w:rPr>
        <w:tab/>
        <w:t>Draft reply LS on PEMAX for NR-V2X</w:t>
      </w:r>
      <w:r w:rsidR="00E85EE5" w:rsidRPr="001152E4">
        <w:rPr>
          <w:sz w:val="18"/>
          <w:szCs w:val="18"/>
          <w:lang w:eastAsia="x-none"/>
        </w:rPr>
        <w:tab/>
        <w:t>vivo</w:t>
      </w:r>
    </w:p>
    <w:p w14:paraId="56644201" w14:textId="76CF27B1" w:rsidR="006D7424" w:rsidRPr="001152E4" w:rsidRDefault="002328C4" w:rsidP="001152E4">
      <w:pPr>
        <w:ind w:left="720"/>
        <w:rPr>
          <w:sz w:val="18"/>
          <w:szCs w:val="18"/>
          <w:lang w:eastAsia="x-none"/>
        </w:rPr>
      </w:pPr>
      <w:hyperlink r:id="rId31" w:history="1">
        <w:r w:rsidR="004371F4">
          <w:rPr>
            <w:rStyle w:val="Hyperlink"/>
            <w:sz w:val="18"/>
            <w:szCs w:val="18"/>
            <w:lang w:eastAsia="x-none"/>
          </w:rPr>
          <w:t>R1-2201250</w:t>
        </w:r>
      </w:hyperlink>
      <w:r w:rsidR="006D7424" w:rsidRPr="001152E4">
        <w:rPr>
          <w:sz w:val="18"/>
          <w:szCs w:val="18"/>
          <w:lang w:eastAsia="x-none"/>
        </w:rPr>
        <w:tab/>
        <w:t>Discussion on LS about PEMAX for NR-V2X</w:t>
      </w:r>
      <w:r w:rsidR="006D7424" w:rsidRPr="001152E4">
        <w:rPr>
          <w:sz w:val="18"/>
          <w:szCs w:val="18"/>
          <w:lang w:eastAsia="x-none"/>
        </w:rPr>
        <w:tab/>
        <w:t>OPPO</w:t>
      </w:r>
    </w:p>
    <w:p w14:paraId="55670FFC" w14:textId="638C5A7F" w:rsidR="00E85EE5" w:rsidRPr="001152E4" w:rsidRDefault="002328C4" w:rsidP="001152E4">
      <w:pPr>
        <w:ind w:left="720"/>
        <w:rPr>
          <w:sz w:val="18"/>
          <w:szCs w:val="18"/>
          <w:lang w:eastAsia="x-none"/>
        </w:rPr>
      </w:pPr>
      <w:hyperlink r:id="rId32" w:history="1">
        <w:r w:rsidR="004371F4">
          <w:rPr>
            <w:rStyle w:val="Hyperlink"/>
            <w:sz w:val="18"/>
            <w:szCs w:val="18"/>
            <w:lang w:eastAsia="x-none"/>
          </w:rPr>
          <w:t>R1-2201251</w:t>
        </w:r>
      </w:hyperlink>
      <w:r w:rsidR="00E85EE5" w:rsidRPr="001152E4">
        <w:rPr>
          <w:sz w:val="18"/>
          <w:szCs w:val="18"/>
          <w:lang w:eastAsia="x-none"/>
        </w:rPr>
        <w:tab/>
        <w:t>Draft Reply LS on PEMAX for NR-V2X</w:t>
      </w:r>
      <w:r w:rsidR="00E85EE5" w:rsidRPr="001152E4">
        <w:rPr>
          <w:sz w:val="18"/>
          <w:szCs w:val="18"/>
          <w:lang w:eastAsia="x-none"/>
        </w:rPr>
        <w:tab/>
        <w:t>OPPO</w:t>
      </w:r>
    </w:p>
    <w:p w14:paraId="6DDD0871" w14:textId="163BC920" w:rsidR="00E85EE5" w:rsidRPr="001152E4" w:rsidRDefault="002328C4" w:rsidP="001152E4">
      <w:pPr>
        <w:ind w:left="720"/>
        <w:rPr>
          <w:sz w:val="18"/>
          <w:szCs w:val="18"/>
          <w:lang w:eastAsia="x-none"/>
        </w:rPr>
      </w:pPr>
      <w:hyperlink r:id="rId33" w:history="1">
        <w:r w:rsidR="004371F4">
          <w:rPr>
            <w:rStyle w:val="Hyperlink"/>
            <w:sz w:val="18"/>
            <w:szCs w:val="18"/>
            <w:lang w:eastAsia="x-none"/>
          </w:rPr>
          <w:t>R1-2201305</w:t>
        </w:r>
      </w:hyperlink>
      <w:r w:rsidR="00E85EE5" w:rsidRPr="001152E4">
        <w:rPr>
          <w:sz w:val="18"/>
          <w:szCs w:val="18"/>
          <w:lang w:eastAsia="x-none"/>
        </w:rPr>
        <w:tab/>
        <w:t>[Draft] Reply LS on P_EMAX for NR-V2X</w:t>
      </w:r>
      <w:r w:rsidR="00E85EE5" w:rsidRPr="001152E4">
        <w:rPr>
          <w:sz w:val="18"/>
          <w:szCs w:val="18"/>
          <w:lang w:eastAsia="x-none"/>
        </w:rPr>
        <w:tab/>
        <w:t>CATT, GOHIGH</w:t>
      </w:r>
    </w:p>
    <w:p w14:paraId="48CC44CA" w14:textId="1C895E2C" w:rsidR="006D7424" w:rsidRPr="001152E4" w:rsidRDefault="002328C4" w:rsidP="001152E4">
      <w:pPr>
        <w:ind w:left="720"/>
        <w:rPr>
          <w:sz w:val="18"/>
          <w:szCs w:val="18"/>
          <w:lang w:eastAsia="x-none"/>
        </w:rPr>
      </w:pPr>
      <w:hyperlink r:id="rId34" w:history="1">
        <w:r w:rsidR="004371F4">
          <w:rPr>
            <w:rStyle w:val="Hyperlink"/>
            <w:sz w:val="18"/>
            <w:szCs w:val="18"/>
            <w:lang w:eastAsia="x-none"/>
          </w:rPr>
          <w:t>R1-2201752</w:t>
        </w:r>
      </w:hyperlink>
      <w:r w:rsidR="006D7424" w:rsidRPr="001152E4">
        <w:rPr>
          <w:sz w:val="18"/>
          <w:szCs w:val="18"/>
          <w:lang w:eastAsia="x-none"/>
        </w:rPr>
        <w:tab/>
        <w:t>Discussion on RAN4 LS on PEMAX for NR-V2X</w:t>
      </w:r>
      <w:r w:rsidR="006D7424" w:rsidRPr="001152E4">
        <w:rPr>
          <w:sz w:val="18"/>
          <w:szCs w:val="18"/>
          <w:lang w:eastAsia="x-none"/>
        </w:rPr>
        <w:tab/>
        <w:t>Apple</w:t>
      </w:r>
    </w:p>
    <w:p w14:paraId="5399C558" w14:textId="7E80F66E" w:rsidR="00E85EE5" w:rsidRPr="001152E4" w:rsidRDefault="002328C4" w:rsidP="001152E4">
      <w:pPr>
        <w:ind w:left="720"/>
        <w:rPr>
          <w:sz w:val="18"/>
          <w:szCs w:val="18"/>
          <w:lang w:eastAsia="x-none"/>
        </w:rPr>
      </w:pPr>
      <w:hyperlink r:id="rId35" w:history="1">
        <w:r w:rsidR="004371F4">
          <w:rPr>
            <w:rStyle w:val="Hyperlink"/>
            <w:sz w:val="18"/>
            <w:szCs w:val="18"/>
            <w:lang w:eastAsia="x-none"/>
          </w:rPr>
          <w:t>R1-2201982</w:t>
        </w:r>
      </w:hyperlink>
      <w:r w:rsidR="00E85EE5" w:rsidRPr="001152E4">
        <w:rPr>
          <w:sz w:val="18"/>
          <w:szCs w:val="18"/>
          <w:lang w:eastAsia="x-none"/>
        </w:rPr>
        <w:tab/>
        <w:t>Draft Reply LS to RAN4 on PEMAX for NR-V2X</w:t>
      </w:r>
      <w:r w:rsidR="00E85EE5" w:rsidRPr="001152E4">
        <w:rPr>
          <w:sz w:val="18"/>
          <w:szCs w:val="18"/>
          <w:lang w:eastAsia="x-none"/>
        </w:rPr>
        <w:tab/>
        <w:t>Samsung</w:t>
      </w:r>
    </w:p>
    <w:p w14:paraId="4D34A932" w14:textId="3393804E" w:rsidR="00E85EE5" w:rsidRPr="001152E4" w:rsidRDefault="002328C4" w:rsidP="001152E4">
      <w:pPr>
        <w:ind w:left="720"/>
        <w:rPr>
          <w:sz w:val="18"/>
          <w:szCs w:val="18"/>
          <w:lang w:eastAsia="x-none"/>
        </w:rPr>
      </w:pPr>
      <w:hyperlink r:id="rId36" w:history="1">
        <w:r w:rsidR="004371F4">
          <w:rPr>
            <w:rStyle w:val="Hyperlink"/>
            <w:sz w:val="18"/>
            <w:szCs w:val="18"/>
            <w:lang w:eastAsia="x-none"/>
          </w:rPr>
          <w:t>R1-2202097</w:t>
        </w:r>
      </w:hyperlink>
      <w:r w:rsidR="00E85EE5" w:rsidRPr="001152E4">
        <w:rPr>
          <w:sz w:val="18"/>
          <w:szCs w:val="18"/>
          <w:lang w:eastAsia="x-none"/>
        </w:rPr>
        <w:tab/>
      </w:r>
      <w:r w:rsidR="009924F5" w:rsidRPr="009924F5">
        <w:rPr>
          <w:sz w:val="18"/>
          <w:szCs w:val="18"/>
          <w:lang w:eastAsia="x-none"/>
        </w:rPr>
        <w:t xml:space="preserve">[Draft] </w:t>
      </w:r>
      <w:r w:rsidR="00E85EE5" w:rsidRPr="001152E4">
        <w:rPr>
          <w:sz w:val="18"/>
          <w:szCs w:val="18"/>
          <w:lang w:eastAsia="x-none"/>
        </w:rPr>
        <w:t>Reply to RAN4 LS on PEMAX for NR-V2X</w:t>
      </w:r>
      <w:r w:rsidR="00E85EE5" w:rsidRPr="001152E4">
        <w:rPr>
          <w:sz w:val="18"/>
          <w:szCs w:val="18"/>
          <w:lang w:eastAsia="x-none"/>
        </w:rPr>
        <w:tab/>
        <w:t>Qualcomm Incorporated</w:t>
      </w:r>
    </w:p>
    <w:p w14:paraId="3F797891" w14:textId="4F6F7D49" w:rsidR="006D7424" w:rsidRPr="001152E4" w:rsidRDefault="002328C4" w:rsidP="001152E4">
      <w:pPr>
        <w:ind w:left="720"/>
        <w:rPr>
          <w:sz w:val="18"/>
          <w:szCs w:val="18"/>
          <w:lang w:eastAsia="x-none"/>
        </w:rPr>
      </w:pPr>
      <w:hyperlink r:id="rId37" w:history="1">
        <w:r w:rsidR="004371F4">
          <w:rPr>
            <w:rStyle w:val="Hyperlink"/>
            <w:sz w:val="18"/>
            <w:szCs w:val="18"/>
            <w:lang w:eastAsia="x-none"/>
          </w:rPr>
          <w:t>R1-2202214</w:t>
        </w:r>
      </w:hyperlink>
      <w:r w:rsidR="006D7424" w:rsidRPr="001152E4">
        <w:rPr>
          <w:sz w:val="18"/>
          <w:szCs w:val="18"/>
          <w:lang w:eastAsia="x-none"/>
        </w:rPr>
        <w:tab/>
        <w:t>Discussion on RAN4 LS on PEMAX for NR-V2X</w:t>
      </w:r>
      <w:r w:rsidR="006D7424" w:rsidRPr="001152E4">
        <w:rPr>
          <w:sz w:val="18"/>
          <w:szCs w:val="18"/>
          <w:lang w:eastAsia="x-none"/>
        </w:rPr>
        <w:tab/>
        <w:t>Xiaomi</w:t>
      </w:r>
    </w:p>
    <w:p w14:paraId="32133A3A" w14:textId="2760814C" w:rsidR="006D7424" w:rsidRPr="001152E4" w:rsidRDefault="002328C4" w:rsidP="001152E4">
      <w:pPr>
        <w:ind w:left="720"/>
        <w:rPr>
          <w:sz w:val="18"/>
          <w:szCs w:val="18"/>
          <w:lang w:eastAsia="x-none"/>
        </w:rPr>
      </w:pPr>
      <w:hyperlink r:id="rId38" w:history="1">
        <w:r w:rsidR="004371F4">
          <w:rPr>
            <w:rStyle w:val="Hyperlink"/>
            <w:sz w:val="18"/>
            <w:szCs w:val="18"/>
            <w:lang w:eastAsia="x-none"/>
          </w:rPr>
          <w:t>R1-2202251</w:t>
        </w:r>
      </w:hyperlink>
      <w:r w:rsidR="006D7424" w:rsidRPr="001152E4">
        <w:rPr>
          <w:sz w:val="18"/>
          <w:szCs w:val="18"/>
          <w:lang w:eastAsia="x-none"/>
        </w:rPr>
        <w:tab/>
        <w:t>Discussion on LS on PEMAX for NR-V2X</w:t>
      </w:r>
      <w:r w:rsidR="006D7424" w:rsidRPr="001152E4">
        <w:rPr>
          <w:sz w:val="18"/>
          <w:szCs w:val="18"/>
          <w:lang w:eastAsia="x-none"/>
        </w:rPr>
        <w:tab/>
        <w:t>LG Electronics</w:t>
      </w:r>
    </w:p>
    <w:p w14:paraId="26AD9DF6" w14:textId="7A929DD9" w:rsidR="006D7424" w:rsidRPr="001152E4" w:rsidRDefault="002328C4" w:rsidP="001152E4">
      <w:pPr>
        <w:ind w:left="720"/>
        <w:rPr>
          <w:sz w:val="18"/>
          <w:szCs w:val="18"/>
          <w:lang w:eastAsia="x-none"/>
        </w:rPr>
      </w:pPr>
      <w:hyperlink r:id="rId39" w:history="1">
        <w:r w:rsidR="004371F4">
          <w:rPr>
            <w:rStyle w:val="Hyperlink"/>
            <w:sz w:val="18"/>
            <w:szCs w:val="18"/>
            <w:lang w:eastAsia="x-none"/>
          </w:rPr>
          <w:t>R1-2202260</w:t>
        </w:r>
      </w:hyperlink>
      <w:r w:rsidR="006D7424" w:rsidRPr="001152E4">
        <w:rPr>
          <w:sz w:val="18"/>
          <w:szCs w:val="18"/>
          <w:lang w:eastAsia="x-none"/>
        </w:rPr>
        <w:tab/>
        <w:t>[Draft] LS on PEMAX for NR-V2X</w:t>
      </w:r>
      <w:r w:rsidR="006D7424" w:rsidRPr="001152E4">
        <w:rPr>
          <w:sz w:val="18"/>
          <w:szCs w:val="18"/>
          <w:lang w:eastAsia="x-none"/>
        </w:rPr>
        <w:tab/>
        <w:t>Ericsson</w:t>
      </w:r>
    </w:p>
    <w:p w14:paraId="6D91A681" w14:textId="50D1766D" w:rsidR="006D7424" w:rsidRPr="001152E4" w:rsidRDefault="002328C4" w:rsidP="001152E4">
      <w:pPr>
        <w:ind w:left="720"/>
        <w:rPr>
          <w:sz w:val="18"/>
          <w:szCs w:val="18"/>
          <w:lang w:eastAsia="x-none"/>
        </w:rPr>
      </w:pPr>
      <w:hyperlink r:id="rId40" w:history="1">
        <w:r w:rsidR="004371F4">
          <w:rPr>
            <w:rStyle w:val="Hyperlink"/>
            <w:sz w:val="18"/>
            <w:szCs w:val="18"/>
            <w:lang w:eastAsia="x-none"/>
          </w:rPr>
          <w:t>R1-2202261</w:t>
        </w:r>
      </w:hyperlink>
      <w:r w:rsidR="006D7424" w:rsidRPr="001152E4">
        <w:rPr>
          <w:sz w:val="18"/>
          <w:szCs w:val="18"/>
          <w:lang w:eastAsia="x-none"/>
        </w:rPr>
        <w:tab/>
        <w:t>Discussion on RAN4 LS on PEMAX for NR-V2X</w:t>
      </w:r>
      <w:r w:rsidR="006D7424" w:rsidRPr="001152E4">
        <w:rPr>
          <w:sz w:val="18"/>
          <w:szCs w:val="18"/>
          <w:lang w:eastAsia="x-none"/>
        </w:rPr>
        <w:tab/>
        <w:t>Ericsson</w:t>
      </w:r>
    </w:p>
    <w:p w14:paraId="07AD8F4A" w14:textId="459001B8" w:rsidR="006D7424" w:rsidRPr="001152E4" w:rsidRDefault="002328C4" w:rsidP="001152E4">
      <w:pPr>
        <w:ind w:left="720"/>
        <w:rPr>
          <w:sz w:val="18"/>
          <w:szCs w:val="18"/>
          <w:lang w:eastAsia="x-none"/>
        </w:rPr>
      </w:pPr>
      <w:hyperlink r:id="rId41" w:history="1">
        <w:r w:rsidR="004371F4">
          <w:rPr>
            <w:rStyle w:val="Hyperlink"/>
            <w:sz w:val="18"/>
            <w:szCs w:val="18"/>
            <w:lang w:eastAsia="x-none"/>
          </w:rPr>
          <w:t>R1-2202358</w:t>
        </w:r>
      </w:hyperlink>
      <w:r w:rsidR="006D7424" w:rsidRPr="001152E4">
        <w:rPr>
          <w:sz w:val="18"/>
          <w:szCs w:val="18"/>
          <w:lang w:eastAsia="x-none"/>
        </w:rPr>
        <w:tab/>
        <w:t>Discussion on RAN4 LS on PEMAX for NR V2X</w:t>
      </w:r>
      <w:r w:rsidR="006D7424" w:rsidRPr="001152E4">
        <w:rPr>
          <w:sz w:val="18"/>
          <w:szCs w:val="18"/>
          <w:lang w:eastAsia="x-none"/>
        </w:rPr>
        <w:tab/>
        <w:t>Nokia, Nokia Shanghai Bell</w:t>
      </w:r>
    </w:p>
    <w:p w14:paraId="285EB711" w14:textId="2C5E86E3" w:rsidR="006D7424" w:rsidRPr="001152E4" w:rsidRDefault="002328C4" w:rsidP="001152E4">
      <w:pPr>
        <w:ind w:left="720"/>
        <w:rPr>
          <w:sz w:val="18"/>
          <w:szCs w:val="18"/>
          <w:lang w:eastAsia="x-none"/>
        </w:rPr>
      </w:pPr>
      <w:hyperlink r:id="rId42" w:history="1">
        <w:r w:rsidR="004371F4">
          <w:rPr>
            <w:rStyle w:val="Hyperlink"/>
            <w:sz w:val="18"/>
            <w:szCs w:val="18"/>
            <w:lang w:eastAsia="x-none"/>
          </w:rPr>
          <w:t>R1-2202379</w:t>
        </w:r>
      </w:hyperlink>
      <w:r w:rsidR="006D7424" w:rsidRPr="001152E4">
        <w:rPr>
          <w:sz w:val="18"/>
          <w:szCs w:val="18"/>
          <w:lang w:eastAsia="x-none"/>
        </w:rPr>
        <w:tab/>
        <w:t>About the LS on PEMAX for NR-V2X</w:t>
      </w:r>
      <w:r w:rsidR="006D7424" w:rsidRPr="001152E4">
        <w:rPr>
          <w:sz w:val="18"/>
          <w:szCs w:val="18"/>
          <w:lang w:eastAsia="x-none"/>
        </w:rPr>
        <w:tab/>
        <w:t>ZTE, Sanechips</w:t>
      </w:r>
    </w:p>
    <w:p w14:paraId="54A1CEF5" w14:textId="51F79457" w:rsidR="006D7424" w:rsidRPr="001152E4" w:rsidRDefault="002328C4" w:rsidP="001152E4">
      <w:pPr>
        <w:ind w:left="720"/>
        <w:rPr>
          <w:sz w:val="18"/>
          <w:szCs w:val="18"/>
          <w:lang w:eastAsia="x-none"/>
        </w:rPr>
      </w:pPr>
      <w:hyperlink r:id="rId43" w:history="1">
        <w:r w:rsidR="004371F4">
          <w:rPr>
            <w:rStyle w:val="Hyperlink"/>
            <w:sz w:val="18"/>
            <w:szCs w:val="18"/>
            <w:lang w:eastAsia="x-none"/>
          </w:rPr>
          <w:t>R1-2202441</w:t>
        </w:r>
      </w:hyperlink>
      <w:r w:rsidR="006D7424" w:rsidRPr="001152E4">
        <w:rPr>
          <w:sz w:val="18"/>
          <w:szCs w:val="18"/>
          <w:lang w:eastAsia="x-none"/>
        </w:rPr>
        <w:tab/>
        <w:t>Discussion on LS on PEMAX for NR-V2X</w:t>
      </w:r>
      <w:r w:rsidR="006D7424" w:rsidRPr="001152E4">
        <w:rPr>
          <w:sz w:val="18"/>
          <w:szCs w:val="18"/>
          <w:lang w:eastAsia="x-none"/>
        </w:rPr>
        <w:tab/>
        <w:t>Huawei, HiSilicon</w:t>
      </w:r>
    </w:p>
    <w:p w14:paraId="3B69BCD8" w14:textId="23604378" w:rsidR="006B480F" w:rsidRDefault="00AE3A24" w:rsidP="006B480F">
      <w:pPr>
        <w:rPr>
          <w:bCs/>
          <w:lang w:eastAsia="x-none"/>
        </w:rPr>
      </w:pPr>
      <w:r>
        <w:rPr>
          <w:b/>
          <w:lang w:eastAsia="x-none"/>
        </w:rPr>
        <w:t>Decision:</w:t>
      </w:r>
      <w:r w:rsidRPr="00AE3A24">
        <w:rPr>
          <w:bCs/>
          <w:lang w:eastAsia="x-none"/>
        </w:rPr>
        <w:t xml:space="preserve"> Response LS </w:t>
      </w:r>
      <w:r>
        <w:rPr>
          <w:bCs/>
          <w:lang w:eastAsia="x-none"/>
        </w:rPr>
        <w:t xml:space="preserve">is </w:t>
      </w:r>
      <w:r w:rsidRPr="00AE3A24">
        <w:rPr>
          <w:bCs/>
          <w:lang w:eastAsia="x-none"/>
        </w:rPr>
        <w:t>needed. Use separate email thread [108-e-R16-V2X-01] under agenda item 7.2.4.</w:t>
      </w:r>
    </w:p>
    <w:p w14:paraId="2DABC0BB" w14:textId="310DA492" w:rsidR="00AE3A24" w:rsidRDefault="00AE3A24" w:rsidP="006B480F">
      <w:pPr>
        <w:rPr>
          <w:bCs/>
          <w:lang w:eastAsia="x-none"/>
        </w:rPr>
      </w:pPr>
    </w:p>
    <w:p w14:paraId="736F3852" w14:textId="77777777" w:rsidR="00AE3A24" w:rsidRPr="00AE3A24" w:rsidRDefault="00AE3A24" w:rsidP="006B480F">
      <w:pPr>
        <w:rPr>
          <w:bCs/>
          <w:lang w:eastAsia="x-none"/>
        </w:rPr>
      </w:pPr>
    </w:p>
    <w:p w14:paraId="627E722C" w14:textId="6AAB2C6E" w:rsidR="006B480F" w:rsidRPr="000C3B64" w:rsidRDefault="00F96361" w:rsidP="006B480F">
      <w:pPr>
        <w:rPr>
          <w:b/>
          <w:bCs/>
          <w:lang w:eastAsia="x-none"/>
        </w:rPr>
      </w:pPr>
      <w:r w:rsidRPr="00F96361">
        <w:rPr>
          <w:bCs/>
          <w:lang w:eastAsia="x-none"/>
        </w:rPr>
        <w:t>//</w:t>
      </w:r>
      <w:r w:rsidR="006B480F" w:rsidRPr="00F96361">
        <w:rPr>
          <w:bCs/>
          <w:lang w:eastAsia="x-none"/>
        </w:rPr>
        <w:t xml:space="preserve">Incoming LSs on Rel-16 NR_eMIMO </w:t>
      </w:r>
      <w:r w:rsidR="006B480F" w:rsidRPr="00F96361">
        <w:rPr>
          <w:bCs/>
          <w:lang w:eastAsia="x-none"/>
        </w:rPr>
        <w:cr/>
      </w:r>
      <w:hyperlink r:id="rId44" w:history="1">
        <w:r w:rsidR="004371F4">
          <w:rPr>
            <w:rStyle w:val="Hyperlink"/>
            <w:bCs/>
            <w:lang w:eastAsia="x-none"/>
          </w:rPr>
          <w:t>R1-2200872</w:t>
        </w:r>
      </w:hyperlink>
      <w:r w:rsidR="006B480F" w:rsidRPr="000C3B64">
        <w:rPr>
          <w:b/>
          <w:bCs/>
          <w:lang w:eastAsia="x-none"/>
        </w:rPr>
        <w:tab/>
        <w:t>LS on UE capability for supporting single DCI transmission schemes for multi-TRP</w:t>
      </w:r>
      <w:r w:rsidR="006B480F" w:rsidRPr="000C3B64">
        <w:rPr>
          <w:b/>
          <w:bCs/>
          <w:lang w:eastAsia="x-none"/>
        </w:rPr>
        <w:tab/>
        <w:t>RAN4, Apple</w:t>
      </w:r>
    </w:p>
    <w:p w14:paraId="362FEBC0" w14:textId="1D1527FF" w:rsidR="006D7424" w:rsidRPr="001152E4" w:rsidRDefault="002328C4" w:rsidP="001152E4">
      <w:pPr>
        <w:ind w:left="720"/>
        <w:rPr>
          <w:sz w:val="18"/>
          <w:szCs w:val="18"/>
        </w:rPr>
      </w:pPr>
      <w:hyperlink r:id="rId45" w:history="1">
        <w:r w:rsidR="004371F4">
          <w:rPr>
            <w:rStyle w:val="Hyperlink"/>
            <w:sz w:val="18"/>
            <w:szCs w:val="18"/>
          </w:rPr>
          <w:t>R1-2201043</w:t>
        </w:r>
      </w:hyperlink>
      <w:r w:rsidR="006D7424" w:rsidRPr="001152E4">
        <w:rPr>
          <w:sz w:val="18"/>
          <w:szCs w:val="18"/>
        </w:rPr>
        <w:tab/>
        <w:t>Draft reply LS UE capability for supporting single DCI transmission schemes for multi-TRP</w:t>
      </w:r>
      <w:r w:rsidR="006D7424" w:rsidRPr="001152E4">
        <w:rPr>
          <w:sz w:val="18"/>
          <w:szCs w:val="18"/>
        </w:rPr>
        <w:tab/>
        <w:t>vivo</w:t>
      </w:r>
    </w:p>
    <w:p w14:paraId="6773F838" w14:textId="3C14AF7C" w:rsidR="006D7424" w:rsidRPr="001152E4" w:rsidRDefault="002328C4" w:rsidP="001152E4">
      <w:pPr>
        <w:ind w:left="720"/>
        <w:rPr>
          <w:sz w:val="18"/>
          <w:szCs w:val="18"/>
        </w:rPr>
      </w:pPr>
      <w:hyperlink r:id="rId46" w:history="1">
        <w:r w:rsidR="004371F4">
          <w:rPr>
            <w:rStyle w:val="Hyperlink"/>
            <w:sz w:val="18"/>
            <w:szCs w:val="18"/>
          </w:rPr>
          <w:t>R1-2201206</w:t>
        </w:r>
      </w:hyperlink>
      <w:r w:rsidR="006D7424" w:rsidRPr="001152E4">
        <w:rPr>
          <w:sz w:val="18"/>
          <w:szCs w:val="18"/>
        </w:rPr>
        <w:tab/>
        <w:t>Draft reply LS on UE capability for supporting single DCI transmission schemes for multi-TRP</w:t>
      </w:r>
      <w:r w:rsidR="006D7424" w:rsidRPr="001152E4">
        <w:rPr>
          <w:sz w:val="18"/>
          <w:szCs w:val="18"/>
        </w:rPr>
        <w:tab/>
        <w:t>ZTE</w:t>
      </w:r>
    </w:p>
    <w:p w14:paraId="67066385" w14:textId="53F1DE73" w:rsidR="006D7424" w:rsidRPr="001152E4" w:rsidRDefault="002328C4" w:rsidP="001152E4">
      <w:pPr>
        <w:ind w:left="720"/>
        <w:rPr>
          <w:sz w:val="18"/>
          <w:szCs w:val="18"/>
        </w:rPr>
      </w:pPr>
      <w:hyperlink r:id="rId47" w:history="1">
        <w:r w:rsidR="004371F4">
          <w:rPr>
            <w:rStyle w:val="Hyperlink"/>
            <w:sz w:val="18"/>
            <w:szCs w:val="18"/>
          </w:rPr>
          <w:t>R1-2201232</w:t>
        </w:r>
      </w:hyperlink>
      <w:r w:rsidR="006D7424" w:rsidRPr="001152E4">
        <w:rPr>
          <w:sz w:val="18"/>
          <w:szCs w:val="18"/>
        </w:rPr>
        <w:tab/>
        <w:t>Discussion on LS on UE capability for supporting single DCI transmission schemes for multi-TRP</w:t>
      </w:r>
      <w:r w:rsidR="006D7424" w:rsidRPr="001152E4">
        <w:rPr>
          <w:sz w:val="18"/>
          <w:szCs w:val="18"/>
        </w:rPr>
        <w:tab/>
        <w:t>OPPO</w:t>
      </w:r>
    </w:p>
    <w:p w14:paraId="7B24C3B9" w14:textId="3DF0956D" w:rsidR="006D7424" w:rsidRPr="001152E4" w:rsidRDefault="002328C4" w:rsidP="001152E4">
      <w:pPr>
        <w:ind w:left="720"/>
        <w:rPr>
          <w:sz w:val="18"/>
          <w:szCs w:val="18"/>
        </w:rPr>
      </w:pPr>
      <w:hyperlink r:id="rId48" w:history="1">
        <w:r w:rsidR="004371F4">
          <w:rPr>
            <w:rStyle w:val="Hyperlink"/>
            <w:sz w:val="18"/>
            <w:szCs w:val="18"/>
          </w:rPr>
          <w:t>R1-2201453</w:t>
        </w:r>
      </w:hyperlink>
      <w:r w:rsidR="006D7424" w:rsidRPr="001152E4">
        <w:rPr>
          <w:sz w:val="18"/>
          <w:szCs w:val="18"/>
        </w:rPr>
        <w:tab/>
        <w:t>[Draft] Reply LS on UE capability for supporting single DCI transmission schemes for multi-TRP</w:t>
      </w:r>
      <w:r w:rsidR="006D7424" w:rsidRPr="001152E4">
        <w:rPr>
          <w:sz w:val="18"/>
          <w:szCs w:val="18"/>
        </w:rPr>
        <w:tab/>
        <w:t>Lenovo, Motorola Mobility</w:t>
      </w:r>
    </w:p>
    <w:p w14:paraId="4C758B50" w14:textId="110C7AFF" w:rsidR="006D7424" w:rsidRPr="001152E4" w:rsidRDefault="002328C4" w:rsidP="001152E4">
      <w:pPr>
        <w:ind w:left="720"/>
        <w:rPr>
          <w:sz w:val="18"/>
          <w:szCs w:val="18"/>
        </w:rPr>
      </w:pPr>
      <w:hyperlink r:id="rId49" w:history="1">
        <w:r w:rsidR="004371F4">
          <w:rPr>
            <w:rStyle w:val="Hyperlink"/>
            <w:sz w:val="18"/>
            <w:szCs w:val="18"/>
          </w:rPr>
          <w:t>R1-2201564</w:t>
        </w:r>
      </w:hyperlink>
      <w:r w:rsidR="006D7424" w:rsidRPr="001152E4">
        <w:rPr>
          <w:sz w:val="18"/>
          <w:szCs w:val="18"/>
        </w:rPr>
        <w:tab/>
        <w:t>Draft reply LS on UE capability for supporting single DCI transmission schemes for multi-TRP</w:t>
      </w:r>
      <w:r w:rsidR="006D7424" w:rsidRPr="001152E4">
        <w:rPr>
          <w:sz w:val="18"/>
          <w:szCs w:val="18"/>
        </w:rPr>
        <w:tab/>
        <w:t>LG Electronics</w:t>
      </w:r>
    </w:p>
    <w:p w14:paraId="546E66AF" w14:textId="17A635F3" w:rsidR="006D7424" w:rsidRPr="001152E4" w:rsidRDefault="002328C4" w:rsidP="001152E4">
      <w:pPr>
        <w:ind w:left="720"/>
        <w:rPr>
          <w:sz w:val="18"/>
          <w:szCs w:val="18"/>
        </w:rPr>
      </w:pPr>
      <w:hyperlink r:id="rId50" w:history="1">
        <w:r w:rsidR="004371F4">
          <w:rPr>
            <w:rStyle w:val="Hyperlink"/>
            <w:sz w:val="18"/>
            <w:szCs w:val="18"/>
          </w:rPr>
          <w:t>R1-2201751</w:t>
        </w:r>
      </w:hyperlink>
      <w:r w:rsidR="006D7424" w:rsidRPr="001152E4">
        <w:rPr>
          <w:sz w:val="18"/>
          <w:szCs w:val="18"/>
        </w:rPr>
        <w:tab/>
        <w:t>Draft reply LS on UE Capability for supporting single DCI transmission scheme for multi-TRP</w:t>
      </w:r>
      <w:r w:rsidR="006D7424" w:rsidRPr="001152E4">
        <w:rPr>
          <w:sz w:val="18"/>
          <w:szCs w:val="18"/>
        </w:rPr>
        <w:tab/>
        <w:t>Apple</w:t>
      </w:r>
    </w:p>
    <w:p w14:paraId="2A66339F" w14:textId="5F28B041" w:rsidR="006D7424" w:rsidRPr="001152E4" w:rsidRDefault="002328C4" w:rsidP="001152E4">
      <w:pPr>
        <w:ind w:left="720"/>
        <w:rPr>
          <w:sz w:val="18"/>
          <w:szCs w:val="18"/>
        </w:rPr>
      </w:pPr>
      <w:hyperlink r:id="rId51" w:history="1">
        <w:r w:rsidR="004371F4">
          <w:rPr>
            <w:rStyle w:val="Hyperlink"/>
            <w:sz w:val="18"/>
            <w:szCs w:val="18"/>
          </w:rPr>
          <w:t>R1-2201978</w:t>
        </w:r>
      </w:hyperlink>
      <w:r w:rsidR="006D7424" w:rsidRPr="001152E4">
        <w:rPr>
          <w:sz w:val="18"/>
          <w:szCs w:val="18"/>
        </w:rPr>
        <w:tab/>
        <w:t>Draft Reply LS on UE capability for supporting single DCI transmission schemes for multi-TRP</w:t>
      </w:r>
      <w:r w:rsidR="006D7424" w:rsidRPr="001152E4">
        <w:rPr>
          <w:sz w:val="18"/>
          <w:szCs w:val="18"/>
        </w:rPr>
        <w:tab/>
        <w:t>Samsung</w:t>
      </w:r>
    </w:p>
    <w:p w14:paraId="2DD731C1" w14:textId="5C8F6BF3" w:rsidR="006D7424" w:rsidRPr="001152E4" w:rsidRDefault="002328C4" w:rsidP="001152E4">
      <w:pPr>
        <w:ind w:left="720"/>
        <w:rPr>
          <w:sz w:val="18"/>
          <w:szCs w:val="18"/>
        </w:rPr>
      </w:pPr>
      <w:hyperlink r:id="rId52" w:history="1">
        <w:r w:rsidR="004371F4">
          <w:rPr>
            <w:rStyle w:val="Hyperlink"/>
            <w:sz w:val="18"/>
            <w:szCs w:val="18"/>
          </w:rPr>
          <w:t>R1-2202095</w:t>
        </w:r>
      </w:hyperlink>
      <w:r w:rsidR="006D7424" w:rsidRPr="001152E4">
        <w:rPr>
          <w:sz w:val="18"/>
          <w:szCs w:val="18"/>
        </w:rPr>
        <w:tab/>
        <w:t>Draft Reply LS to RAN4 on UE capability for supporting single DCI transmission schemes for multi-TRP</w:t>
      </w:r>
      <w:r w:rsidR="006D7424" w:rsidRPr="001152E4">
        <w:rPr>
          <w:sz w:val="18"/>
          <w:szCs w:val="18"/>
        </w:rPr>
        <w:tab/>
        <w:t>Qualcomm Incorporated</w:t>
      </w:r>
    </w:p>
    <w:p w14:paraId="339C8E88" w14:textId="1D695044" w:rsidR="006D7424" w:rsidRPr="001152E4" w:rsidRDefault="002328C4" w:rsidP="001152E4">
      <w:pPr>
        <w:ind w:left="720"/>
        <w:rPr>
          <w:sz w:val="18"/>
          <w:szCs w:val="18"/>
        </w:rPr>
      </w:pPr>
      <w:hyperlink r:id="rId53" w:history="1">
        <w:r w:rsidR="004371F4">
          <w:rPr>
            <w:rStyle w:val="Hyperlink"/>
            <w:sz w:val="18"/>
            <w:szCs w:val="18"/>
          </w:rPr>
          <w:t>R1-2202311</w:t>
        </w:r>
      </w:hyperlink>
      <w:r w:rsidR="006D7424" w:rsidRPr="001152E4">
        <w:rPr>
          <w:sz w:val="18"/>
          <w:szCs w:val="18"/>
        </w:rPr>
        <w:tab/>
        <w:t>Draft LS reply on UE capability for supporting single DCI transmission schemes for multi-TRP</w:t>
      </w:r>
      <w:r w:rsidR="006D7424" w:rsidRPr="001152E4">
        <w:rPr>
          <w:sz w:val="18"/>
          <w:szCs w:val="18"/>
        </w:rPr>
        <w:tab/>
        <w:t>Nokia, Nokia Shanghai Bell</w:t>
      </w:r>
    </w:p>
    <w:p w14:paraId="1814D3F2" w14:textId="60DCD0BA" w:rsidR="006D7424" w:rsidRPr="001152E4" w:rsidRDefault="002328C4" w:rsidP="001152E4">
      <w:pPr>
        <w:ind w:left="720"/>
        <w:rPr>
          <w:sz w:val="18"/>
          <w:szCs w:val="18"/>
        </w:rPr>
      </w:pPr>
      <w:hyperlink r:id="rId54" w:history="1">
        <w:r w:rsidR="004371F4">
          <w:rPr>
            <w:rStyle w:val="Hyperlink"/>
            <w:sz w:val="18"/>
            <w:szCs w:val="18"/>
          </w:rPr>
          <w:t>R1-2202326</w:t>
        </w:r>
      </w:hyperlink>
      <w:r w:rsidR="006D7424" w:rsidRPr="001152E4">
        <w:rPr>
          <w:sz w:val="18"/>
          <w:szCs w:val="18"/>
        </w:rPr>
        <w:tab/>
        <w:t>Draft reply to LS on UE capability for supporting single DCI transmission schemes for multi-TRP</w:t>
      </w:r>
      <w:r w:rsidR="006D7424" w:rsidRPr="001152E4">
        <w:rPr>
          <w:sz w:val="18"/>
          <w:szCs w:val="18"/>
        </w:rPr>
        <w:tab/>
        <w:t>Ericsson</w:t>
      </w:r>
    </w:p>
    <w:p w14:paraId="71C07D5D" w14:textId="6BB92476" w:rsidR="006D7424" w:rsidRPr="001152E4" w:rsidRDefault="002328C4" w:rsidP="001152E4">
      <w:pPr>
        <w:ind w:left="720"/>
        <w:rPr>
          <w:sz w:val="18"/>
          <w:szCs w:val="18"/>
        </w:rPr>
      </w:pPr>
      <w:hyperlink r:id="rId55" w:history="1">
        <w:r w:rsidR="004371F4">
          <w:rPr>
            <w:rStyle w:val="Hyperlink"/>
            <w:sz w:val="18"/>
            <w:szCs w:val="18"/>
          </w:rPr>
          <w:t>R1-2202468</w:t>
        </w:r>
      </w:hyperlink>
      <w:r w:rsidR="006D7424" w:rsidRPr="001152E4">
        <w:rPr>
          <w:sz w:val="18"/>
          <w:szCs w:val="18"/>
        </w:rPr>
        <w:tab/>
        <w:t>Views on UE capability for supporting single DCI transmission schemes for multi-TRP</w:t>
      </w:r>
      <w:r w:rsidR="006D7424" w:rsidRPr="001152E4">
        <w:rPr>
          <w:sz w:val="18"/>
          <w:szCs w:val="18"/>
        </w:rPr>
        <w:tab/>
        <w:t>Huawei, HiSilicon</w:t>
      </w:r>
    </w:p>
    <w:p w14:paraId="5D005B3F" w14:textId="364C1331" w:rsidR="00AE3A24" w:rsidRDefault="00AE3A24" w:rsidP="00AE3A24">
      <w:pPr>
        <w:rPr>
          <w:bCs/>
          <w:lang w:eastAsia="x-none"/>
        </w:rPr>
      </w:pPr>
      <w:r>
        <w:rPr>
          <w:b/>
          <w:lang w:eastAsia="x-none"/>
        </w:rPr>
        <w:t>Decision:</w:t>
      </w:r>
      <w:r w:rsidRPr="00AE3A24">
        <w:rPr>
          <w:bCs/>
          <w:lang w:eastAsia="x-none"/>
        </w:rPr>
        <w:t xml:space="preserve"> Response LS </w:t>
      </w:r>
      <w:r>
        <w:rPr>
          <w:bCs/>
          <w:lang w:eastAsia="x-none"/>
        </w:rPr>
        <w:t xml:space="preserve">is </w:t>
      </w:r>
      <w:r w:rsidRPr="00AE3A24">
        <w:rPr>
          <w:bCs/>
          <w:lang w:eastAsia="x-none"/>
        </w:rPr>
        <w:t>needed. Use separate email thread [108-e-R16-NR-MIMO-01] under agenda item 7.2.6.</w:t>
      </w:r>
    </w:p>
    <w:p w14:paraId="27EEFBAB" w14:textId="71B96689" w:rsidR="006B480F" w:rsidRDefault="006B480F" w:rsidP="006B480F">
      <w:pPr>
        <w:rPr>
          <w:bCs/>
          <w:lang w:eastAsia="x-none"/>
        </w:rPr>
      </w:pPr>
    </w:p>
    <w:p w14:paraId="709F9020" w14:textId="77777777" w:rsidR="00AE3A24" w:rsidRPr="00AE3A24" w:rsidRDefault="00AE3A24" w:rsidP="006B480F">
      <w:pPr>
        <w:rPr>
          <w:bCs/>
          <w:lang w:eastAsia="x-none"/>
        </w:rPr>
      </w:pPr>
    </w:p>
    <w:p w14:paraId="1639A85D" w14:textId="212C04F2" w:rsidR="006B480F" w:rsidRPr="00F96361" w:rsidRDefault="00F96361" w:rsidP="006B480F">
      <w:pPr>
        <w:rPr>
          <w:bCs/>
          <w:lang w:eastAsia="x-none"/>
        </w:rPr>
      </w:pPr>
      <w:r w:rsidRPr="00F96361">
        <w:rPr>
          <w:bCs/>
          <w:lang w:eastAsia="x-none"/>
        </w:rPr>
        <w:lastRenderedPageBreak/>
        <w:t>//</w:t>
      </w:r>
      <w:r w:rsidR="006B480F" w:rsidRPr="00F96361">
        <w:rPr>
          <w:bCs/>
          <w:lang w:eastAsia="x-none"/>
        </w:rPr>
        <w:t>Incoming LSs on Rel-17 LTE_NR_DC_enh2</w:t>
      </w:r>
    </w:p>
    <w:p w14:paraId="3CFCB813" w14:textId="154B0CDD" w:rsidR="006B480F" w:rsidRPr="006A3EB9" w:rsidRDefault="002328C4" w:rsidP="006B480F">
      <w:pPr>
        <w:rPr>
          <w:b/>
          <w:bCs/>
          <w:lang w:eastAsia="x-none"/>
        </w:rPr>
      </w:pPr>
      <w:hyperlink r:id="rId56" w:history="1">
        <w:r w:rsidR="004371F4">
          <w:rPr>
            <w:rStyle w:val="Hyperlink"/>
            <w:b/>
            <w:bCs/>
            <w:lang w:eastAsia="x-none"/>
          </w:rPr>
          <w:t>R1-2200854</w:t>
        </w:r>
      </w:hyperlink>
      <w:r w:rsidR="006B480F" w:rsidRPr="006A3EB9">
        <w:rPr>
          <w:b/>
          <w:bCs/>
          <w:lang w:eastAsia="x-none"/>
        </w:rPr>
        <w:tab/>
        <w:t>LS on TRS-based SCell activation details</w:t>
      </w:r>
      <w:r w:rsidR="006B480F" w:rsidRPr="006A3EB9">
        <w:rPr>
          <w:b/>
          <w:bCs/>
          <w:lang w:eastAsia="x-none"/>
        </w:rPr>
        <w:tab/>
        <w:t>RAN2, OPPO</w:t>
      </w:r>
    </w:p>
    <w:p w14:paraId="462E84E6" w14:textId="42781A47" w:rsidR="006B480F" w:rsidRDefault="002328C4" w:rsidP="006B480F">
      <w:pPr>
        <w:rPr>
          <w:b/>
          <w:bCs/>
          <w:lang w:eastAsia="x-none"/>
        </w:rPr>
      </w:pPr>
      <w:hyperlink r:id="rId57" w:history="1">
        <w:r w:rsidR="004371F4">
          <w:rPr>
            <w:rStyle w:val="Hyperlink"/>
            <w:b/>
            <w:bCs/>
            <w:lang w:eastAsia="x-none"/>
          </w:rPr>
          <w:t>R1-2200890</w:t>
        </w:r>
      </w:hyperlink>
      <w:r w:rsidR="006B480F" w:rsidRPr="006A3EB9">
        <w:rPr>
          <w:b/>
          <w:bCs/>
          <w:lang w:eastAsia="x-none"/>
        </w:rPr>
        <w:tab/>
        <w:t>LS on RAN2 agreements for TRS-based Scell activation</w:t>
      </w:r>
      <w:r w:rsidR="006B480F" w:rsidRPr="006A3EB9">
        <w:rPr>
          <w:b/>
          <w:bCs/>
          <w:lang w:eastAsia="x-none"/>
        </w:rPr>
        <w:tab/>
        <w:t>RAN2, OPPO</w:t>
      </w:r>
    </w:p>
    <w:p w14:paraId="00401A71" w14:textId="1162DCEA" w:rsidR="00362A52" w:rsidRPr="001152E4" w:rsidRDefault="002328C4" w:rsidP="001152E4">
      <w:pPr>
        <w:ind w:left="720"/>
        <w:rPr>
          <w:sz w:val="18"/>
          <w:szCs w:val="18"/>
          <w:lang w:eastAsia="x-none"/>
        </w:rPr>
      </w:pPr>
      <w:hyperlink r:id="rId58" w:history="1">
        <w:r w:rsidR="004371F4">
          <w:rPr>
            <w:rStyle w:val="Hyperlink"/>
            <w:sz w:val="18"/>
            <w:szCs w:val="18"/>
            <w:lang w:eastAsia="x-none"/>
          </w:rPr>
          <w:t>R1-2201039</w:t>
        </w:r>
      </w:hyperlink>
      <w:r w:rsidR="00362A52" w:rsidRPr="001152E4">
        <w:rPr>
          <w:sz w:val="18"/>
          <w:szCs w:val="18"/>
          <w:lang w:eastAsia="x-none"/>
        </w:rPr>
        <w:tab/>
        <w:t>Draft reply LS on TRS-based Scell activation</w:t>
      </w:r>
      <w:r w:rsidR="00362A52" w:rsidRPr="001152E4">
        <w:rPr>
          <w:sz w:val="18"/>
          <w:szCs w:val="18"/>
          <w:lang w:eastAsia="x-none"/>
        </w:rPr>
        <w:tab/>
        <w:t>vivo</w:t>
      </w:r>
    </w:p>
    <w:p w14:paraId="36430970" w14:textId="5CF6BA93" w:rsidR="00362A52" w:rsidRPr="001152E4" w:rsidRDefault="002328C4" w:rsidP="001152E4">
      <w:pPr>
        <w:ind w:left="720"/>
        <w:rPr>
          <w:sz w:val="18"/>
          <w:szCs w:val="18"/>
          <w:lang w:eastAsia="x-none"/>
        </w:rPr>
      </w:pPr>
      <w:hyperlink r:id="rId59" w:history="1">
        <w:r w:rsidR="004371F4">
          <w:rPr>
            <w:rStyle w:val="Hyperlink"/>
            <w:sz w:val="18"/>
            <w:szCs w:val="18"/>
            <w:lang w:eastAsia="x-none"/>
          </w:rPr>
          <w:t>R1-2201148</w:t>
        </w:r>
      </w:hyperlink>
      <w:r w:rsidR="00362A52" w:rsidRPr="001152E4">
        <w:rPr>
          <w:sz w:val="18"/>
          <w:szCs w:val="18"/>
          <w:lang w:eastAsia="x-none"/>
        </w:rPr>
        <w:tab/>
        <w:t>[Draft] Reply LS on TRS-based SCell activation details</w:t>
      </w:r>
      <w:r w:rsidR="00362A52" w:rsidRPr="001152E4">
        <w:rPr>
          <w:sz w:val="18"/>
          <w:szCs w:val="18"/>
          <w:lang w:eastAsia="x-none"/>
        </w:rPr>
        <w:tab/>
        <w:t>ZTE</w:t>
      </w:r>
    </w:p>
    <w:p w14:paraId="44CDE3DB" w14:textId="7111D2D5" w:rsidR="00362A52" w:rsidRPr="001152E4" w:rsidRDefault="002328C4" w:rsidP="001152E4">
      <w:pPr>
        <w:ind w:left="720"/>
        <w:rPr>
          <w:sz w:val="18"/>
          <w:szCs w:val="18"/>
          <w:lang w:eastAsia="x-none"/>
        </w:rPr>
      </w:pPr>
      <w:hyperlink r:id="rId60" w:history="1">
        <w:r w:rsidR="004371F4">
          <w:rPr>
            <w:rStyle w:val="Hyperlink"/>
            <w:sz w:val="18"/>
            <w:szCs w:val="18"/>
            <w:lang w:eastAsia="x-none"/>
          </w:rPr>
          <w:t>R1-2201153</w:t>
        </w:r>
      </w:hyperlink>
      <w:r w:rsidR="00362A52" w:rsidRPr="001152E4">
        <w:rPr>
          <w:sz w:val="18"/>
          <w:szCs w:val="18"/>
          <w:lang w:eastAsia="x-none"/>
        </w:rPr>
        <w:tab/>
        <w:t>[Draft] Reply LS on RAN2 agreements for TRS-based Scell activation</w:t>
      </w:r>
      <w:r w:rsidR="00362A52" w:rsidRPr="001152E4">
        <w:rPr>
          <w:sz w:val="18"/>
          <w:szCs w:val="18"/>
          <w:lang w:eastAsia="x-none"/>
        </w:rPr>
        <w:tab/>
        <w:t>ZTE</w:t>
      </w:r>
    </w:p>
    <w:p w14:paraId="29AB2C71" w14:textId="138AA5F9" w:rsidR="00362A52" w:rsidRPr="001152E4" w:rsidRDefault="002328C4" w:rsidP="001152E4">
      <w:pPr>
        <w:ind w:left="720"/>
        <w:rPr>
          <w:sz w:val="18"/>
          <w:szCs w:val="18"/>
          <w:lang w:eastAsia="x-none"/>
        </w:rPr>
      </w:pPr>
      <w:hyperlink r:id="rId61" w:history="1">
        <w:r w:rsidR="004371F4">
          <w:rPr>
            <w:rStyle w:val="Hyperlink"/>
            <w:sz w:val="18"/>
            <w:szCs w:val="18"/>
            <w:lang w:eastAsia="x-none"/>
          </w:rPr>
          <w:t>R1-2201300</w:t>
        </w:r>
      </w:hyperlink>
      <w:r w:rsidR="00362A52" w:rsidRPr="001152E4">
        <w:rPr>
          <w:sz w:val="18"/>
          <w:szCs w:val="18"/>
          <w:lang w:eastAsia="x-none"/>
        </w:rPr>
        <w:tab/>
        <w:t>Discussion on RAN2 LS on fast SCell activation</w:t>
      </w:r>
      <w:r w:rsidR="00362A52" w:rsidRPr="001152E4">
        <w:rPr>
          <w:sz w:val="18"/>
          <w:szCs w:val="18"/>
          <w:lang w:eastAsia="x-none"/>
        </w:rPr>
        <w:tab/>
        <w:t>OPPO</w:t>
      </w:r>
    </w:p>
    <w:p w14:paraId="59DCBF2F" w14:textId="6AB09927" w:rsidR="00362A52" w:rsidRPr="00322451" w:rsidRDefault="002328C4" w:rsidP="001152E4">
      <w:pPr>
        <w:ind w:left="720"/>
        <w:rPr>
          <w:b/>
          <w:bCs/>
          <w:sz w:val="18"/>
          <w:szCs w:val="18"/>
          <w:lang w:eastAsia="x-none"/>
        </w:rPr>
      </w:pPr>
      <w:hyperlink r:id="rId62" w:history="1">
        <w:r w:rsidR="004371F4">
          <w:rPr>
            <w:rStyle w:val="Hyperlink"/>
            <w:b/>
            <w:bCs/>
            <w:sz w:val="18"/>
            <w:szCs w:val="18"/>
            <w:lang w:eastAsia="x-none"/>
          </w:rPr>
          <w:t>R1-2202429</w:t>
        </w:r>
      </w:hyperlink>
      <w:r w:rsidR="00362A52" w:rsidRPr="00322451">
        <w:rPr>
          <w:b/>
          <w:bCs/>
          <w:sz w:val="18"/>
          <w:szCs w:val="18"/>
          <w:lang w:eastAsia="x-none"/>
        </w:rPr>
        <w:tab/>
        <w:t>Remaining issues on beam information of PUCCH SCell in PUCCH SCell activation procedure</w:t>
      </w:r>
      <w:r w:rsidR="00362A52" w:rsidRPr="00322451">
        <w:rPr>
          <w:b/>
          <w:bCs/>
          <w:sz w:val="18"/>
          <w:szCs w:val="18"/>
          <w:lang w:eastAsia="x-none"/>
        </w:rPr>
        <w:tab/>
        <w:t>Huawei, HiSilicon</w:t>
      </w:r>
    </w:p>
    <w:p w14:paraId="01AD36C9" w14:textId="26665ECA" w:rsidR="006B480F" w:rsidRDefault="006A3EB9" w:rsidP="006B480F">
      <w:pPr>
        <w:rPr>
          <w:lang w:eastAsia="x-none"/>
        </w:rPr>
      </w:pPr>
      <w:r w:rsidRPr="006A3EB9">
        <w:rPr>
          <w:b/>
          <w:bCs/>
          <w:lang w:eastAsia="x-none"/>
        </w:rPr>
        <w:t>Decision:</w:t>
      </w:r>
      <w:r>
        <w:rPr>
          <w:lang w:eastAsia="x-none"/>
        </w:rPr>
        <w:t xml:space="preserve"> </w:t>
      </w:r>
      <w:r w:rsidRPr="006A3EB9">
        <w:rPr>
          <w:lang w:eastAsia="x-none"/>
        </w:rPr>
        <w:t xml:space="preserve">Response LS </w:t>
      </w:r>
      <w:r>
        <w:rPr>
          <w:lang w:eastAsia="x-none"/>
        </w:rPr>
        <w:t xml:space="preserve">is </w:t>
      </w:r>
      <w:r w:rsidRPr="006A3EB9">
        <w:rPr>
          <w:lang w:eastAsia="x-none"/>
        </w:rPr>
        <w:t xml:space="preserve">needed. Both </w:t>
      </w:r>
      <w:hyperlink r:id="rId63" w:history="1">
        <w:r w:rsidR="004371F4">
          <w:rPr>
            <w:rStyle w:val="Hyperlink"/>
            <w:lang w:eastAsia="x-none"/>
          </w:rPr>
          <w:t>R1-2200854</w:t>
        </w:r>
      </w:hyperlink>
      <w:r w:rsidRPr="006A3EB9">
        <w:rPr>
          <w:lang w:eastAsia="x-none"/>
        </w:rPr>
        <w:t xml:space="preserve"> and </w:t>
      </w:r>
      <w:hyperlink r:id="rId64" w:history="1">
        <w:r w:rsidR="004371F4">
          <w:rPr>
            <w:rStyle w:val="Hyperlink"/>
            <w:lang w:eastAsia="x-none"/>
          </w:rPr>
          <w:t>R1-2200890</w:t>
        </w:r>
      </w:hyperlink>
      <w:r w:rsidRPr="006A3EB9">
        <w:rPr>
          <w:lang w:eastAsia="x-none"/>
        </w:rPr>
        <w:t xml:space="preserve"> are to be discussed as part of email discussion in [108-e-NR-DSS-02] under agenda item 8.13.2.</w:t>
      </w:r>
    </w:p>
    <w:p w14:paraId="4C90E540" w14:textId="6DB7AF93" w:rsidR="006A3EB9" w:rsidRDefault="006A3EB9" w:rsidP="006B480F">
      <w:pPr>
        <w:rPr>
          <w:lang w:eastAsia="x-none"/>
        </w:rPr>
      </w:pPr>
    </w:p>
    <w:p w14:paraId="3AD786C0" w14:textId="77777777" w:rsidR="006A3EB9" w:rsidRDefault="006A3EB9" w:rsidP="006B480F">
      <w:pPr>
        <w:rPr>
          <w:lang w:eastAsia="x-none"/>
        </w:rPr>
      </w:pPr>
    </w:p>
    <w:p w14:paraId="6D1B7E94" w14:textId="4AC46274" w:rsidR="006B480F" w:rsidRPr="00F96361" w:rsidRDefault="00F96361" w:rsidP="006B480F">
      <w:pPr>
        <w:rPr>
          <w:bCs/>
          <w:lang w:eastAsia="x-none"/>
        </w:rPr>
      </w:pPr>
      <w:r w:rsidRPr="00F96361">
        <w:rPr>
          <w:bCs/>
          <w:lang w:eastAsia="x-none"/>
        </w:rPr>
        <w:t>//</w:t>
      </w:r>
      <w:r w:rsidR="006B480F" w:rsidRPr="00F96361">
        <w:rPr>
          <w:bCs/>
          <w:lang w:eastAsia="x-none"/>
        </w:rPr>
        <w:t>Incoming LSs on Rel-17 NR_pos_enh</w:t>
      </w:r>
    </w:p>
    <w:p w14:paraId="52D3F17F" w14:textId="7ECF0B13" w:rsidR="006B480F" w:rsidRDefault="002328C4" w:rsidP="006B480F">
      <w:pPr>
        <w:rPr>
          <w:b/>
          <w:bCs/>
          <w:lang w:eastAsia="x-none"/>
        </w:rPr>
      </w:pPr>
      <w:hyperlink r:id="rId65" w:history="1">
        <w:r w:rsidR="004371F4">
          <w:rPr>
            <w:rStyle w:val="Hyperlink"/>
            <w:b/>
            <w:bCs/>
            <w:lang w:eastAsia="x-none"/>
          </w:rPr>
          <w:t>R1-2200857</w:t>
        </w:r>
      </w:hyperlink>
      <w:r w:rsidR="006B480F" w:rsidRPr="00726601">
        <w:rPr>
          <w:b/>
          <w:bCs/>
          <w:lang w:eastAsia="x-none"/>
        </w:rPr>
        <w:tab/>
        <w:t>Response LS on Positioning Reference Units (PRUs) for enhancing positioning performance</w:t>
      </w:r>
      <w:r w:rsidR="006B480F" w:rsidRPr="00726601">
        <w:rPr>
          <w:b/>
          <w:bCs/>
          <w:lang w:eastAsia="x-none"/>
        </w:rPr>
        <w:tab/>
        <w:t>RAN2, Qualcomm, Datang Mobile</w:t>
      </w:r>
    </w:p>
    <w:p w14:paraId="4C234C68" w14:textId="43DBF116" w:rsidR="001152E4" w:rsidRPr="001152E4" w:rsidRDefault="002328C4" w:rsidP="001152E4">
      <w:pPr>
        <w:ind w:left="720"/>
        <w:rPr>
          <w:sz w:val="18"/>
          <w:szCs w:val="18"/>
          <w:lang w:eastAsia="x-none"/>
        </w:rPr>
      </w:pPr>
      <w:hyperlink r:id="rId66" w:history="1">
        <w:r w:rsidR="004371F4">
          <w:rPr>
            <w:rStyle w:val="Hyperlink"/>
            <w:sz w:val="18"/>
            <w:szCs w:val="18"/>
            <w:lang w:eastAsia="x-none"/>
          </w:rPr>
          <w:t>R1-2201046</w:t>
        </w:r>
      </w:hyperlink>
      <w:r w:rsidR="001152E4" w:rsidRPr="001152E4">
        <w:rPr>
          <w:sz w:val="18"/>
          <w:szCs w:val="18"/>
          <w:lang w:eastAsia="x-none"/>
        </w:rPr>
        <w:tab/>
        <w:t>Draft reply LS on Positioning Reference Units (PRUs) for enhancing positioning performance</w:t>
      </w:r>
      <w:r w:rsidR="001152E4" w:rsidRPr="001152E4">
        <w:rPr>
          <w:sz w:val="18"/>
          <w:szCs w:val="18"/>
          <w:lang w:eastAsia="x-none"/>
        </w:rPr>
        <w:tab/>
        <w:t>vivo</w:t>
      </w:r>
    </w:p>
    <w:p w14:paraId="2E18789B" w14:textId="56B2C0F2" w:rsidR="007271AD" w:rsidRPr="007271AD" w:rsidRDefault="002328C4" w:rsidP="007271AD">
      <w:pPr>
        <w:ind w:left="720"/>
        <w:rPr>
          <w:sz w:val="18"/>
          <w:szCs w:val="18"/>
          <w:lang w:eastAsia="x-none"/>
        </w:rPr>
      </w:pPr>
      <w:hyperlink r:id="rId67" w:history="1">
        <w:r w:rsidR="004371F4">
          <w:rPr>
            <w:rStyle w:val="Hyperlink"/>
            <w:sz w:val="18"/>
            <w:szCs w:val="18"/>
            <w:lang w:eastAsia="x-none"/>
          </w:rPr>
          <w:t>R1-2201205</w:t>
        </w:r>
      </w:hyperlink>
      <w:r w:rsidR="007271AD" w:rsidRPr="007271AD">
        <w:rPr>
          <w:sz w:val="18"/>
          <w:szCs w:val="18"/>
          <w:lang w:eastAsia="x-none"/>
        </w:rPr>
        <w:tab/>
        <w:t>Draft reply LS to RAN2 on Positioning Reference Units (PRUs)</w:t>
      </w:r>
      <w:r w:rsidR="007271AD" w:rsidRPr="007271AD">
        <w:rPr>
          <w:sz w:val="18"/>
          <w:szCs w:val="18"/>
          <w:lang w:eastAsia="x-none"/>
        </w:rPr>
        <w:tab/>
        <w:t>ZTE</w:t>
      </w:r>
    </w:p>
    <w:p w14:paraId="013702B5" w14:textId="5680E4BE" w:rsidR="001152E4" w:rsidRPr="001152E4" w:rsidRDefault="002328C4" w:rsidP="001152E4">
      <w:pPr>
        <w:ind w:left="720"/>
        <w:rPr>
          <w:sz w:val="18"/>
          <w:szCs w:val="18"/>
          <w:lang w:eastAsia="x-none"/>
        </w:rPr>
      </w:pPr>
      <w:hyperlink r:id="rId68" w:history="1">
        <w:r w:rsidR="004371F4">
          <w:rPr>
            <w:rStyle w:val="Hyperlink"/>
            <w:sz w:val="18"/>
            <w:szCs w:val="18"/>
            <w:lang w:eastAsia="x-none"/>
          </w:rPr>
          <w:t>R1-2201246</w:t>
        </w:r>
      </w:hyperlink>
      <w:r w:rsidR="001152E4" w:rsidRPr="001152E4">
        <w:rPr>
          <w:sz w:val="18"/>
          <w:szCs w:val="18"/>
          <w:lang w:eastAsia="x-none"/>
        </w:rPr>
        <w:tab/>
        <w:t>Discussion on "response LS on Positioning Reference Units (PRUs) for enhancing positioning performance"</w:t>
      </w:r>
      <w:r w:rsidR="001152E4" w:rsidRPr="001152E4">
        <w:rPr>
          <w:sz w:val="18"/>
          <w:szCs w:val="18"/>
          <w:lang w:eastAsia="x-none"/>
        </w:rPr>
        <w:tab/>
        <w:t>OPPO</w:t>
      </w:r>
    </w:p>
    <w:p w14:paraId="366F93D3" w14:textId="444F7631" w:rsidR="001152E4" w:rsidRPr="001152E4" w:rsidRDefault="002328C4" w:rsidP="001152E4">
      <w:pPr>
        <w:ind w:left="720"/>
        <w:rPr>
          <w:sz w:val="18"/>
          <w:szCs w:val="18"/>
          <w:lang w:eastAsia="x-none"/>
        </w:rPr>
      </w:pPr>
      <w:hyperlink r:id="rId69" w:history="1">
        <w:r w:rsidR="004371F4">
          <w:rPr>
            <w:rStyle w:val="Hyperlink"/>
            <w:sz w:val="18"/>
            <w:szCs w:val="18"/>
            <w:lang w:eastAsia="x-none"/>
          </w:rPr>
          <w:t>R1-2201315</w:t>
        </w:r>
      </w:hyperlink>
      <w:r w:rsidR="001152E4" w:rsidRPr="001152E4">
        <w:rPr>
          <w:sz w:val="18"/>
          <w:szCs w:val="18"/>
          <w:lang w:eastAsia="x-none"/>
        </w:rPr>
        <w:tab/>
        <w:t>Discussion on PRU for enhancing positioning performance</w:t>
      </w:r>
      <w:r w:rsidR="001152E4" w:rsidRPr="001152E4">
        <w:rPr>
          <w:sz w:val="18"/>
          <w:szCs w:val="18"/>
          <w:lang w:eastAsia="x-none"/>
        </w:rPr>
        <w:tab/>
        <w:t>CATT</w:t>
      </w:r>
    </w:p>
    <w:p w14:paraId="7186D6B9" w14:textId="43D4E239" w:rsidR="001152E4" w:rsidRPr="001152E4" w:rsidRDefault="002328C4" w:rsidP="001152E4">
      <w:pPr>
        <w:ind w:left="720"/>
        <w:rPr>
          <w:sz w:val="18"/>
          <w:szCs w:val="18"/>
          <w:lang w:eastAsia="x-none"/>
        </w:rPr>
      </w:pPr>
      <w:hyperlink r:id="rId70" w:history="1">
        <w:r w:rsidR="004371F4">
          <w:rPr>
            <w:rStyle w:val="Hyperlink"/>
            <w:sz w:val="18"/>
            <w:szCs w:val="18"/>
            <w:lang w:eastAsia="x-none"/>
          </w:rPr>
          <w:t>R1-2201316</w:t>
        </w:r>
      </w:hyperlink>
      <w:r w:rsidR="001152E4" w:rsidRPr="001152E4">
        <w:rPr>
          <w:sz w:val="18"/>
          <w:szCs w:val="18"/>
          <w:lang w:eastAsia="x-none"/>
        </w:rPr>
        <w:tab/>
        <w:t>Draft reply LS on the PRU for enhancing positioning performance</w:t>
      </w:r>
      <w:r w:rsidR="001152E4" w:rsidRPr="001152E4">
        <w:rPr>
          <w:sz w:val="18"/>
          <w:szCs w:val="18"/>
          <w:lang w:eastAsia="x-none"/>
        </w:rPr>
        <w:tab/>
        <w:t>CATT</w:t>
      </w:r>
    </w:p>
    <w:p w14:paraId="5CE8710A" w14:textId="56E80690" w:rsidR="001152E4" w:rsidRPr="001152E4" w:rsidRDefault="002328C4" w:rsidP="001152E4">
      <w:pPr>
        <w:ind w:left="720"/>
        <w:rPr>
          <w:sz w:val="18"/>
          <w:szCs w:val="18"/>
          <w:lang w:eastAsia="x-none"/>
        </w:rPr>
      </w:pPr>
      <w:hyperlink r:id="rId71" w:history="1">
        <w:r w:rsidR="004371F4">
          <w:rPr>
            <w:rStyle w:val="Hyperlink"/>
            <w:sz w:val="18"/>
            <w:szCs w:val="18"/>
            <w:lang w:eastAsia="x-none"/>
          </w:rPr>
          <w:t>R1-2201822</w:t>
        </w:r>
      </w:hyperlink>
      <w:r w:rsidR="001152E4" w:rsidRPr="001152E4">
        <w:rPr>
          <w:sz w:val="18"/>
          <w:szCs w:val="18"/>
          <w:lang w:eastAsia="x-none"/>
        </w:rPr>
        <w:tab/>
        <w:t>Discussion on Positioning Reference Units (PRUs) for enhancing positioning performance</w:t>
      </w:r>
      <w:r w:rsidR="001152E4" w:rsidRPr="001152E4">
        <w:rPr>
          <w:sz w:val="18"/>
          <w:szCs w:val="18"/>
          <w:lang w:eastAsia="x-none"/>
        </w:rPr>
        <w:tab/>
        <w:t>InterDigital, Inc.</w:t>
      </w:r>
    </w:p>
    <w:p w14:paraId="5C4573F5" w14:textId="40E6EA42" w:rsidR="001152E4" w:rsidRPr="001152E4" w:rsidRDefault="002328C4" w:rsidP="001152E4">
      <w:pPr>
        <w:ind w:left="720"/>
        <w:rPr>
          <w:sz w:val="18"/>
          <w:szCs w:val="18"/>
          <w:lang w:eastAsia="x-none"/>
        </w:rPr>
      </w:pPr>
      <w:hyperlink r:id="rId72" w:history="1">
        <w:r w:rsidR="004371F4">
          <w:rPr>
            <w:rStyle w:val="Hyperlink"/>
            <w:sz w:val="18"/>
            <w:szCs w:val="18"/>
            <w:lang w:eastAsia="x-none"/>
          </w:rPr>
          <w:t>R1-2201838</w:t>
        </w:r>
      </w:hyperlink>
      <w:r w:rsidR="001152E4" w:rsidRPr="001152E4">
        <w:rPr>
          <w:sz w:val="18"/>
          <w:szCs w:val="18"/>
          <w:lang w:eastAsia="x-none"/>
        </w:rPr>
        <w:tab/>
        <w:t>Discussion on RAN2 LS on Positioning Reference Units (PRUs) for enhancing positioning performance</w:t>
      </w:r>
      <w:r w:rsidR="001152E4" w:rsidRPr="001152E4">
        <w:rPr>
          <w:sz w:val="18"/>
          <w:szCs w:val="18"/>
          <w:lang w:eastAsia="x-none"/>
        </w:rPr>
        <w:tab/>
        <w:t>CMCC</w:t>
      </w:r>
    </w:p>
    <w:p w14:paraId="6F7E6A59" w14:textId="69E0B516" w:rsidR="001152E4" w:rsidRPr="001152E4" w:rsidRDefault="002328C4" w:rsidP="001152E4">
      <w:pPr>
        <w:ind w:left="720"/>
        <w:rPr>
          <w:sz w:val="18"/>
          <w:szCs w:val="18"/>
          <w:lang w:eastAsia="x-none"/>
        </w:rPr>
      </w:pPr>
      <w:hyperlink r:id="rId73" w:history="1">
        <w:r w:rsidR="004371F4">
          <w:rPr>
            <w:rStyle w:val="Hyperlink"/>
            <w:sz w:val="18"/>
            <w:szCs w:val="18"/>
            <w:lang w:eastAsia="x-none"/>
          </w:rPr>
          <w:t>R1-2202108</w:t>
        </w:r>
      </w:hyperlink>
      <w:r w:rsidR="001152E4" w:rsidRPr="001152E4">
        <w:rPr>
          <w:sz w:val="18"/>
          <w:szCs w:val="18"/>
          <w:lang w:eastAsia="x-none"/>
        </w:rPr>
        <w:tab/>
        <w:t>Draft Reply to RAN2 LS on Positioning Reference Units (PRUs) for enhancing positioning performance</w:t>
      </w:r>
      <w:r w:rsidR="001152E4" w:rsidRPr="001152E4">
        <w:rPr>
          <w:sz w:val="18"/>
          <w:szCs w:val="18"/>
          <w:lang w:eastAsia="x-none"/>
        </w:rPr>
        <w:tab/>
        <w:t>Qualcomm Incorporated</w:t>
      </w:r>
    </w:p>
    <w:p w14:paraId="1B1C692E" w14:textId="0F17BCD7" w:rsidR="007271AD" w:rsidRPr="007271AD" w:rsidRDefault="002328C4" w:rsidP="007271AD">
      <w:pPr>
        <w:ind w:left="720"/>
        <w:rPr>
          <w:sz w:val="18"/>
          <w:szCs w:val="18"/>
          <w:lang w:eastAsia="x-none"/>
        </w:rPr>
      </w:pPr>
      <w:hyperlink r:id="rId74" w:history="1">
        <w:r w:rsidR="004371F4">
          <w:rPr>
            <w:rStyle w:val="Hyperlink"/>
            <w:sz w:val="18"/>
            <w:szCs w:val="18"/>
            <w:lang w:eastAsia="x-none"/>
          </w:rPr>
          <w:t>R1-2202296</w:t>
        </w:r>
      </w:hyperlink>
      <w:r w:rsidR="007271AD" w:rsidRPr="007271AD">
        <w:rPr>
          <w:sz w:val="18"/>
          <w:szCs w:val="18"/>
          <w:lang w:eastAsia="x-none"/>
        </w:rPr>
        <w:tab/>
        <w:t>Draft Reply LS on Positioning Reference Units (PRUs) for enhancing positioning</w:t>
      </w:r>
      <w:r w:rsidR="007271AD" w:rsidRPr="007271AD">
        <w:rPr>
          <w:sz w:val="18"/>
          <w:szCs w:val="18"/>
          <w:lang w:eastAsia="x-none"/>
        </w:rPr>
        <w:tab/>
        <w:t>LG Electronics</w:t>
      </w:r>
    </w:p>
    <w:p w14:paraId="0547D8D7" w14:textId="6DB37B77" w:rsidR="001152E4" w:rsidRDefault="002328C4" w:rsidP="001152E4">
      <w:pPr>
        <w:ind w:left="720"/>
        <w:rPr>
          <w:sz w:val="18"/>
          <w:szCs w:val="18"/>
          <w:lang w:eastAsia="x-none"/>
        </w:rPr>
      </w:pPr>
      <w:hyperlink r:id="rId75" w:history="1">
        <w:r w:rsidR="004371F4">
          <w:rPr>
            <w:rStyle w:val="Hyperlink"/>
            <w:sz w:val="18"/>
            <w:szCs w:val="18"/>
            <w:lang w:eastAsia="x-none"/>
          </w:rPr>
          <w:t>R1-2202323</w:t>
        </w:r>
      </w:hyperlink>
      <w:r w:rsidR="001152E4" w:rsidRPr="001152E4">
        <w:rPr>
          <w:sz w:val="18"/>
          <w:szCs w:val="18"/>
          <w:lang w:eastAsia="x-none"/>
        </w:rPr>
        <w:tab/>
        <w:t>Draft reply to LS on Positioning Reference Units (PRUs) for enhancing positioning performance</w:t>
      </w:r>
      <w:r w:rsidR="001152E4" w:rsidRPr="001152E4">
        <w:rPr>
          <w:sz w:val="18"/>
          <w:szCs w:val="18"/>
          <w:lang w:eastAsia="x-none"/>
        </w:rPr>
        <w:tab/>
        <w:t>Ericsson</w:t>
      </w:r>
    </w:p>
    <w:p w14:paraId="499ABFA4" w14:textId="12E2AB2A" w:rsidR="00AA4029" w:rsidRPr="001152E4" w:rsidRDefault="002328C4" w:rsidP="001152E4">
      <w:pPr>
        <w:ind w:left="720"/>
        <w:rPr>
          <w:sz w:val="18"/>
          <w:szCs w:val="18"/>
          <w:lang w:eastAsia="x-none"/>
        </w:rPr>
      </w:pPr>
      <w:hyperlink r:id="rId76" w:history="1">
        <w:r w:rsidR="004371F4">
          <w:rPr>
            <w:rStyle w:val="Hyperlink"/>
            <w:sz w:val="18"/>
            <w:szCs w:val="18"/>
            <w:lang w:eastAsia="x-none"/>
          </w:rPr>
          <w:t>R1-2202454</w:t>
        </w:r>
      </w:hyperlink>
      <w:r w:rsidR="00AA4029" w:rsidRPr="00AA4029">
        <w:rPr>
          <w:sz w:val="18"/>
          <w:szCs w:val="18"/>
          <w:lang w:eastAsia="x-none"/>
        </w:rPr>
        <w:tab/>
        <w:t>Discussion on the functionality of PRU</w:t>
      </w:r>
      <w:r w:rsidR="00AA4029" w:rsidRPr="00AA4029">
        <w:rPr>
          <w:sz w:val="18"/>
          <w:szCs w:val="18"/>
          <w:lang w:eastAsia="x-none"/>
        </w:rPr>
        <w:tab/>
        <w:t>Huawei, HiSilicon</w:t>
      </w:r>
    </w:p>
    <w:p w14:paraId="4A76D857" w14:textId="5F3D1269" w:rsidR="00726601" w:rsidRPr="00726601" w:rsidRDefault="00726601" w:rsidP="006B480F">
      <w:pPr>
        <w:rPr>
          <w:lang w:eastAsia="x-none"/>
        </w:rPr>
      </w:pPr>
      <w:r>
        <w:rPr>
          <w:b/>
          <w:bCs/>
          <w:lang w:eastAsia="x-none"/>
        </w:rPr>
        <w:t>Decision:</w:t>
      </w:r>
      <w:r w:rsidRPr="00726601">
        <w:t xml:space="preserve"> </w:t>
      </w:r>
      <w:r w:rsidRPr="00726601">
        <w:rPr>
          <w:lang w:eastAsia="x-none"/>
        </w:rPr>
        <w:t>Response LS is needed. To be discussed as part of email discussion in [108-e-R17-Pos-01] under agenda item 8.5.1.</w:t>
      </w:r>
    </w:p>
    <w:p w14:paraId="7DE098D5" w14:textId="00B5D848" w:rsidR="00726601" w:rsidRPr="00726601" w:rsidRDefault="00726601" w:rsidP="006B480F">
      <w:pPr>
        <w:rPr>
          <w:lang w:eastAsia="x-none"/>
        </w:rPr>
      </w:pPr>
    </w:p>
    <w:p w14:paraId="27E47E1D" w14:textId="39719EB8" w:rsidR="006B480F" w:rsidRPr="00F96361" w:rsidRDefault="002328C4" w:rsidP="006B480F">
      <w:pPr>
        <w:rPr>
          <w:b/>
          <w:bCs/>
          <w:lang w:eastAsia="x-none"/>
        </w:rPr>
      </w:pPr>
      <w:hyperlink r:id="rId77" w:history="1">
        <w:r w:rsidR="004371F4">
          <w:rPr>
            <w:rStyle w:val="Hyperlink"/>
            <w:b/>
            <w:bCs/>
            <w:lang w:eastAsia="x-none"/>
          </w:rPr>
          <w:t>R1-2200878</w:t>
        </w:r>
      </w:hyperlink>
      <w:r w:rsidR="006B480F" w:rsidRPr="00F96361">
        <w:rPr>
          <w:b/>
          <w:bCs/>
          <w:lang w:eastAsia="x-none"/>
        </w:rPr>
        <w:tab/>
        <w:t>Response LS on the reporting of the Tx TEG association information</w:t>
      </w:r>
      <w:r w:rsidR="006B480F" w:rsidRPr="00F96361">
        <w:rPr>
          <w:b/>
          <w:bCs/>
          <w:lang w:eastAsia="x-none"/>
        </w:rPr>
        <w:tab/>
        <w:t>RAN2, CATT</w:t>
      </w:r>
    </w:p>
    <w:p w14:paraId="1E435528" w14:textId="2478BB4B" w:rsidR="00F00CCD" w:rsidRDefault="002328C4" w:rsidP="00F96361">
      <w:pPr>
        <w:rPr>
          <w:b/>
          <w:bCs/>
          <w:lang w:eastAsia="x-none"/>
        </w:rPr>
      </w:pPr>
      <w:hyperlink r:id="rId78" w:history="1">
        <w:r w:rsidR="004371F4">
          <w:rPr>
            <w:rStyle w:val="Hyperlink"/>
            <w:b/>
            <w:bCs/>
            <w:lang w:eastAsia="x-none"/>
          </w:rPr>
          <w:t>R1-2200902</w:t>
        </w:r>
      </w:hyperlink>
      <w:r w:rsidR="00F00CCD" w:rsidRPr="00F00CCD">
        <w:rPr>
          <w:b/>
          <w:bCs/>
          <w:lang w:eastAsia="x-none"/>
        </w:rPr>
        <w:tab/>
        <w:t>Reply LS on reporting of the Tx TEG association information</w:t>
      </w:r>
      <w:r w:rsidR="00F00CCD" w:rsidRPr="00F00CCD">
        <w:rPr>
          <w:b/>
          <w:bCs/>
          <w:lang w:eastAsia="x-none"/>
        </w:rPr>
        <w:tab/>
        <w:t>RAN4, Huawei</w:t>
      </w:r>
    </w:p>
    <w:p w14:paraId="36A97A60" w14:textId="207C7237" w:rsidR="00F00CCD" w:rsidRPr="00F00CCD" w:rsidRDefault="002328C4" w:rsidP="00F00CCD">
      <w:pPr>
        <w:ind w:left="720"/>
        <w:rPr>
          <w:sz w:val="18"/>
          <w:szCs w:val="18"/>
          <w:lang w:eastAsia="x-none"/>
        </w:rPr>
      </w:pPr>
      <w:hyperlink r:id="rId79" w:history="1">
        <w:r w:rsidR="004371F4">
          <w:rPr>
            <w:rStyle w:val="Hyperlink"/>
            <w:sz w:val="18"/>
            <w:szCs w:val="18"/>
            <w:lang w:eastAsia="x-none"/>
          </w:rPr>
          <w:t>R1-2201009</w:t>
        </w:r>
      </w:hyperlink>
      <w:r w:rsidR="00F00CCD" w:rsidRPr="00F00CCD">
        <w:rPr>
          <w:sz w:val="18"/>
          <w:szCs w:val="18"/>
          <w:lang w:eastAsia="x-none"/>
        </w:rPr>
        <w:tab/>
        <w:t>Draft reply LS on reporting of the Tx TEG association information</w:t>
      </w:r>
      <w:r w:rsidR="00F00CCD" w:rsidRPr="00F00CCD">
        <w:rPr>
          <w:sz w:val="18"/>
          <w:szCs w:val="18"/>
          <w:lang w:eastAsia="x-none"/>
        </w:rPr>
        <w:tab/>
        <w:t>Huawei</w:t>
      </w:r>
    </w:p>
    <w:p w14:paraId="1EC888B9" w14:textId="0BEF3E67" w:rsidR="00F00CCD" w:rsidRPr="00F00CCD" w:rsidRDefault="002328C4" w:rsidP="00F00CCD">
      <w:pPr>
        <w:ind w:left="720"/>
        <w:rPr>
          <w:sz w:val="18"/>
          <w:szCs w:val="18"/>
          <w:lang w:eastAsia="x-none"/>
        </w:rPr>
      </w:pPr>
      <w:hyperlink r:id="rId80" w:history="1">
        <w:r w:rsidR="004371F4">
          <w:rPr>
            <w:rStyle w:val="Hyperlink"/>
            <w:sz w:val="18"/>
            <w:szCs w:val="18"/>
            <w:lang w:eastAsia="x-none"/>
          </w:rPr>
          <w:t>R1-2201054</w:t>
        </w:r>
      </w:hyperlink>
      <w:r w:rsidR="00F00CCD" w:rsidRPr="00F00CCD">
        <w:rPr>
          <w:sz w:val="18"/>
          <w:szCs w:val="18"/>
          <w:lang w:eastAsia="x-none"/>
        </w:rPr>
        <w:tab/>
        <w:t>Draft reply LS on reporting of the Tx TEG association information</w:t>
      </w:r>
      <w:r w:rsidR="00F00CCD" w:rsidRPr="00F00CCD">
        <w:rPr>
          <w:sz w:val="18"/>
          <w:szCs w:val="18"/>
          <w:lang w:eastAsia="x-none"/>
        </w:rPr>
        <w:tab/>
        <w:t>vivo</w:t>
      </w:r>
    </w:p>
    <w:p w14:paraId="0E31DE80" w14:textId="53016B91" w:rsidR="00F00CCD" w:rsidRPr="00F00CCD" w:rsidRDefault="002328C4" w:rsidP="00F00CCD">
      <w:pPr>
        <w:ind w:left="720"/>
        <w:rPr>
          <w:sz w:val="18"/>
          <w:szCs w:val="18"/>
          <w:lang w:eastAsia="x-none"/>
        </w:rPr>
      </w:pPr>
      <w:hyperlink r:id="rId81" w:history="1">
        <w:r w:rsidR="004371F4">
          <w:rPr>
            <w:rStyle w:val="Hyperlink"/>
            <w:sz w:val="18"/>
            <w:szCs w:val="18"/>
            <w:lang w:eastAsia="x-none"/>
          </w:rPr>
          <w:t>R1-2201207</w:t>
        </w:r>
      </w:hyperlink>
      <w:r w:rsidR="00F00CCD" w:rsidRPr="00F00CCD">
        <w:rPr>
          <w:sz w:val="18"/>
          <w:szCs w:val="18"/>
          <w:lang w:eastAsia="x-none"/>
        </w:rPr>
        <w:tab/>
        <w:t>Draft reply LS on the reporting of the Tx TEG association information</w:t>
      </w:r>
      <w:r w:rsidR="00F00CCD" w:rsidRPr="00F00CCD">
        <w:rPr>
          <w:sz w:val="18"/>
          <w:szCs w:val="18"/>
          <w:lang w:eastAsia="x-none"/>
        </w:rPr>
        <w:tab/>
        <w:t>ZTE</w:t>
      </w:r>
    </w:p>
    <w:p w14:paraId="2A319E4E" w14:textId="571E7983" w:rsidR="00F00CCD" w:rsidRPr="00F00CCD" w:rsidRDefault="002328C4" w:rsidP="00F00CCD">
      <w:pPr>
        <w:ind w:left="720"/>
        <w:rPr>
          <w:sz w:val="18"/>
          <w:szCs w:val="18"/>
          <w:lang w:eastAsia="x-none"/>
        </w:rPr>
      </w:pPr>
      <w:hyperlink r:id="rId82" w:history="1">
        <w:r w:rsidR="004371F4">
          <w:rPr>
            <w:rStyle w:val="Hyperlink"/>
            <w:sz w:val="18"/>
            <w:szCs w:val="18"/>
            <w:lang w:eastAsia="x-none"/>
          </w:rPr>
          <w:t>R1-2201247</w:t>
        </w:r>
      </w:hyperlink>
      <w:r w:rsidR="00F00CCD" w:rsidRPr="00F00CCD">
        <w:rPr>
          <w:sz w:val="18"/>
          <w:szCs w:val="18"/>
          <w:lang w:eastAsia="x-none"/>
        </w:rPr>
        <w:tab/>
        <w:t>Discussion on "Response LS on the reporting of the Tx TEG association information"</w:t>
      </w:r>
      <w:r w:rsidR="00F00CCD" w:rsidRPr="00F00CCD">
        <w:rPr>
          <w:sz w:val="18"/>
          <w:szCs w:val="18"/>
          <w:lang w:eastAsia="x-none"/>
        </w:rPr>
        <w:tab/>
        <w:t>OPPO</w:t>
      </w:r>
    </w:p>
    <w:p w14:paraId="4C92ECF4" w14:textId="0F71A26E" w:rsidR="00F00CCD" w:rsidRPr="00F93703" w:rsidRDefault="002328C4" w:rsidP="00F00CCD">
      <w:pPr>
        <w:ind w:left="720"/>
        <w:rPr>
          <w:b/>
          <w:bCs/>
          <w:sz w:val="18"/>
          <w:szCs w:val="18"/>
          <w:lang w:eastAsia="x-none"/>
        </w:rPr>
      </w:pPr>
      <w:hyperlink r:id="rId83" w:history="1">
        <w:r w:rsidR="004371F4">
          <w:rPr>
            <w:rStyle w:val="Hyperlink"/>
            <w:b/>
            <w:bCs/>
            <w:sz w:val="18"/>
            <w:szCs w:val="18"/>
            <w:lang w:eastAsia="x-none"/>
          </w:rPr>
          <w:t>R1-2201317</w:t>
        </w:r>
      </w:hyperlink>
      <w:r w:rsidR="00F00CCD" w:rsidRPr="00F93703">
        <w:rPr>
          <w:b/>
          <w:bCs/>
          <w:sz w:val="18"/>
          <w:szCs w:val="18"/>
          <w:lang w:eastAsia="x-none"/>
        </w:rPr>
        <w:tab/>
        <w:t>Discussion on the reporting of the Tx TEG association information</w:t>
      </w:r>
      <w:r w:rsidR="00F00CCD" w:rsidRPr="00F93703">
        <w:rPr>
          <w:b/>
          <w:bCs/>
          <w:sz w:val="18"/>
          <w:szCs w:val="18"/>
          <w:lang w:eastAsia="x-none"/>
        </w:rPr>
        <w:tab/>
        <w:t>CATT</w:t>
      </w:r>
    </w:p>
    <w:p w14:paraId="3B992595" w14:textId="4BF25304" w:rsidR="00F00CCD" w:rsidRPr="00F00CCD" w:rsidRDefault="002328C4" w:rsidP="00F00CCD">
      <w:pPr>
        <w:ind w:left="720"/>
        <w:rPr>
          <w:sz w:val="18"/>
          <w:szCs w:val="18"/>
          <w:lang w:eastAsia="x-none"/>
        </w:rPr>
      </w:pPr>
      <w:hyperlink r:id="rId84" w:history="1">
        <w:r w:rsidR="004371F4">
          <w:rPr>
            <w:rStyle w:val="Hyperlink"/>
            <w:sz w:val="18"/>
            <w:szCs w:val="18"/>
            <w:lang w:eastAsia="x-none"/>
          </w:rPr>
          <w:t>R1-2201318</w:t>
        </w:r>
      </w:hyperlink>
      <w:r w:rsidR="00F00CCD" w:rsidRPr="00F00CCD">
        <w:rPr>
          <w:sz w:val="18"/>
          <w:szCs w:val="18"/>
          <w:lang w:eastAsia="x-none"/>
        </w:rPr>
        <w:tab/>
        <w:t>Draft reply LS on the reporting of the Tx TEG association information</w:t>
      </w:r>
      <w:r w:rsidR="00F00CCD" w:rsidRPr="00F00CCD">
        <w:rPr>
          <w:sz w:val="18"/>
          <w:szCs w:val="18"/>
          <w:lang w:eastAsia="x-none"/>
        </w:rPr>
        <w:tab/>
        <w:t>CATT</w:t>
      </w:r>
    </w:p>
    <w:p w14:paraId="7D438FE7" w14:textId="724B3552" w:rsidR="00F00CCD" w:rsidRPr="00F00CCD" w:rsidRDefault="002328C4" w:rsidP="00F00CCD">
      <w:pPr>
        <w:ind w:left="720"/>
        <w:rPr>
          <w:sz w:val="18"/>
          <w:szCs w:val="18"/>
          <w:lang w:eastAsia="x-none"/>
        </w:rPr>
      </w:pPr>
      <w:hyperlink r:id="rId85" w:history="1">
        <w:r w:rsidR="004371F4">
          <w:rPr>
            <w:rStyle w:val="Hyperlink"/>
            <w:sz w:val="18"/>
            <w:szCs w:val="18"/>
            <w:lang w:eastAsia="x-none"/>
          </w:rPr>
          <w:t>R1-2202106</w:t>
        </w:r>
      </w:hyperlink>
      <w:r w:rsidR="00F00CCD" w:rsidRPr="00F00CCD">
        <w:rPr>
          <w:sz w:val="18"/>
          <w:szCs w:val="18"/>
          <w:lang w:eastAsia="x-none"/>
        </w:rPr>
        <w:tab/>
        <w:t>Draft Reply to RAN2 LS on the reporting of the Tx TEG association information</w:t>
      </w:r>
      <w:r w:rsidR="00F00CCD" w:rsidRPr="00F00CCD">
        <w:rPr>
          <w:sz w:val="18"/>
          <w:szCs w:val="18"/>
          <w:lang w:eastAsia="x-none"/>
        </w:rPr>
        <w:tab/>
        <w:t>Qualcomm Incorporated</w:t>
      </w:r>
    </w:p>
    <w:p w14:paraId="23F49BC3" w14:textId="0C140897" w:rsidR="00F00CCD" w:rsidRPr="00F00CCD" w:rsidRDefault="002328C4" w:rsidP="00F00CCD">
      <w:pPr>
        <w:ind w:left="720"/>
        <w:rPr>
          <w:sz w:val="18"/>
          <w:szCs w:val="18"/>
          <w:lang w:eastAsia="x-none"/>
        </w:rPr>
      </w:pPr>
      <w:hyperlink r:id="rId86" w:history="1">
        <w:r w:rsidR="004371F4">
          <w:rPr>
            <w:rStyle w:val="Hyperlink"/>
            <w:sz w:val="18"/>
            <w:szCs w:val="18"/>
            <w:lang w:eastAsia="x-none"/>
          </w:rPr>
          <w:t>R1-2202297</w:t>
        </w:r>
      </w:hyperlink>
      <w:r w:rsidR="00F00CCD" w:rsidRPr="00F00CCD">
        <w:rPr>
          <w:sz w:val="18"/>
          <w:szCs w:val="18"/>
          <w:lang w:eastAsia="x-none"/>
        </w:rPr>
        <w:tab/>
        <w:t>Draft Reply LS on the reporting of the Tx TEG association information</w:t>
      </w:r>
      <w:r w:rsidR="00F00CCD" w:rsidRPr="00F00CCD">
        <w:rPr>
          <w:sz w:val="18"/>
          <w:szCs w:val="18"/>
          <w:lang w:eastAsia="x-none"/>
        </w:rPr>
        <w:tab/>
        <w:t>LG Electronics</w:t>
      </w:r>
    </w:p>
    <w:p w14:paraId="7A0851A4" w14:textId="17DFBCC9" w:rsidR="00F00CCD" w:rsidRPr="00F00CCD" w:rsidRDefault="002328C4" w:rsidP="00F00CCD">
      <w:pPr>
        <w:ind w:left="720"/>
        <w:rPr>
          <w:sz w:val="18"/>
          <w:szCs w:val="18"/>
          <w:lang w:eastAsia="x-none"/>
        </w:rPr>
      </w:pPr>
      <w:hyperlink r:id="rId87" w:history="1">
        <w:r w:rsidR="004371F4">
          <w:rPr>
            <w:rStyle w:val="Hyperlink"/>
            <w:sz w:val="18"/>
            <w:szCs w:val="18"/>
            <w:lang w:eastAsia="x-none"/>
          </w:rPr>
          <w:t>R1-2202327</w:t>
        </w:r>
      </w:hyperlink>
      <w:r w:rsidR="00F00CCD" w:rsidRPr="00F00CCD">
        <w:rPr>
          <w:sz w:val="18"/>
          <w:szCs w:val="18"/>
          <w:lang w:eastAsia="x-none"/>
        </w:rPr>
        <w:tab/>
        <w:t>Draft reply to Response LS on the reporting of the Tx TEG association information</w:t>
      </w:r>
      <w:r w:rsidR="00F00CCD" w:rsidRPr="00F00CCD">
        <w:rPr>
          <w:sz w:val="18"/>
          <w:szCs w:val="18"/>
          <w:lang w:eastAsia="x-none"/>
        </w:rPr>
        <w:tab/>
        <w:t>Ericsson</w:t>
      </w:r>
    </w:p>
    <w:p w14:paraId="1CF36D9B" w14:textId="1504CE06" w:rsidR="00F00CCD" w:rsidRDefault="002328C4" w:rsidP="00F00CCD">
      <w:pPr>
        <w:ind w:left="720"/>
        <w:rPr>
          <w:sz w:val="18"/>
          <w:szCs w:val="18"/>
          <w:lang w:eastAsia="x-none"/>
        </w:rPr>
      </w:pPr>
      <w:hyperlink r:id="rId88" w:history="1">
        <w:r w:rsidR="004371F4">
          <w:rPr>
            <w:rStyle w:val="Hyperlink"/>
            <w:sz w:val="18"/>
            <w:szCs w:val="18"/>
            <w:lang w:eastAsia="x-none"/>
          </w:rPr>
          <w:t>R1-2202459</w:t>
        </w:r>
      </w:hyperlink>
      <w:r w:rsidR="00F00CCD" w:rsidRPr="00F00CCD">
        <w:rPr>
          <w:sz w:val="18"/>
          <w:szCs w:val="18"/>
          <w:lang w:eastAsia="x-none"/>
        </w:rPr>
        <w:tab/>
        <w:t>Discussion on condition of Tx TEG association change</w:t>
      </w:r>
      <w:r w:rsidR="00F00CCD" w:rsidRPr="00F00CCD">
        <w:rPr>
          <w:sz w:val="18"/>
          <w:szCs w:val="18"/>
          <w:lang w:eastAsia="x-none"/>
        </w:rPr>
        <w:tab/>
        <w:t>Huawei, HiSilicon</w:t>
      </w:r>
    </w:p>
    <w:p w14:paraId="7F83C817" w14:textId="5D6A5836" w:rsidR="005A2735" w:rsidRPr="00F00CCD" w:rsidRDefault="002328C4" w:rsidP="00F00CCD">
      <w:pPr>
        <w:ind w:left="720"/>
        <w:rPr>
          <w:sz w:val="18"/>
          <w:szCs w:val="18"/>
          <w:lang w:eastAsia="x-none"/>
        </w:rPr>
      </w:pPr>
      <w:hyperlink r:id="rId89" w:history="1">
        <w:r w:rsidR="004371F4">
          <w:rPr>
            <w:rStyle w:val="Hyperlink"/>
            <w:sz w:val="18"/>
            <w:szCs w:val="18"/>
            <w:lang w:eastAsia="x-none"/>
          </w:rPr>
          <w:t>R1-2202455</w:t>
        </w:r>
      </w:hyperlink>
      <w:r w:rsidR="005A2735" w:rsidRPr="005A2735">
        <w:rPr>
          <w:sz w:val="18"/>
          <w:szCs w:val="18"/>
          <w:lang w:eastAsia="x-none"/>
        </w:rPr>
        <w:tab/>
        <w:t>Discussion on TEG related higher layer parameters</w:t>
      </w:r>
      <w:r w:rsidR="005A2735" w:rsidRPr="005A2735">
        <w:rPr>
          <w:sz w:val="18"/>
          <w:szCs w:val="18"/>
          <w:lang w:eastAsia="x-none"/>
        </w:rPr>
        <w:tab/>
        <w:t>Huawei, HiSilicon</w:t>
      </w:r>
    </w:p>
    <w:p w14:paraId="4ABBFFD0" w14:textId="2BE8D515" w:rsidR="00F96361" w:rsidRDefault="00F96361" w:rsidP="00F96361">
      <w:pPr>
        <w:rPr>
          <w:lang w:eastAsia="x-none"/>
        </w:rPr>
      </w:pPr>
      <w:r>
        <w:rPr>
          <w:b/>
          <w:bCs/>
          <w:lang w:eastAsia="x-none"/>
        </w:rPr>
        <w:t>Decision:</w:t>
      </w:r>
      <w:r w:rsidRPr="00726601">
        <w:t xml:space="preserve"> </w:t>
      </w:r>
      <w:r w:rsidRPr="00726601">
        <w:rPr>
          <w:lang w:eastAsia="x-none"/>
        </w:rPr>
        <w:t xml:space="preserve">Response LS is needed. </w:t>
      </w:r>
      <w:r w:rsidR="00F00CCD" w:rsidRPr="00F00CCD">
        <w:rPr>
          <w:lang w:eastAsia="x-none"/>
        </w:rPr>
        <w:t>To be discussed as part of email discussion in [108-e-R17-RRC-ePos] under agenda item 8.5</w:t>
      </w:r>
      <w:r w:rsidRPr="00726601">
        <w:rPr>
          <w:lang w:eastAsia="x-none"/>
        </w:rPr>
        <w:t>.</w:t>
      </w:r>
    </w:p>
    <w:p w14:paraId="222917D7" w14:textId="3AB66F2F" w:rsidR="00F00CCD" w:rsidRDefault="00F00CCD" w:rsidP="00F96361">
      <w:pPr>
        <w:rPr>
          <w:lang w:eastAsia="x-none"/>
        </w:rPr>
      </w:pPr>
    </w:p>
    <w:p w14:paraId="7EF3635E" w14:textId="6C7B731A" w:rsidR="00F00CCD" w:rsidRDefault="002328C4" w:rsidP="00F00CCD">
      <w:pPr>
        <w:rPr>
          <w:b/>
          <w:bCs/>
          <w:lang w:eastAsia="x-none"/>
        </w:rPr>
      </w:pPr>
      <w:hyperlink r:id="rId90" w:history="1">
        <w:r w:rsidR="004371F4">
          <w:rPr>
            <w:rStyle w:val="Hyperlink"/>
            <w:b/>
            <w:bCs/>
            <w:lang w:eastAsia="x-none"/>
          </w:rPr>
          <w:t>R1-2200900</w:t>
        </w:r>
      </w:hyperlink>
      <w:r w:rsidR="00F00CCD" w:rsidRPr="00F96361">
        <w:rPr>
          <w:b/>
          <w:bCs/>
          <w:lang w:eastAsia="x-none"/>
        </w:rPr>
        <w:tab/>
        <w:t>LS on SRS for multi-RTT positioning</w:t>
      </w:r>
      <w:r w:rsidR="00F00CCD" w:rsidRPr="00F96361">
        <w:rPr>
          <w:b/>
          <w:bCs/>
          <w:lang w:eastAsia="x-none"/>
        </w:rPr>
        <w:tab/>
        <w:t>RAN4, Huawei</w:t>
      </w:r>
    </w:p>
    <w:p w14:paraId="22A14956" w14:textId="325C5087" w:rsidR="005E0ED7" w:rsidRPr="005E0ED7" w:rsidRDefault="002328C4" w:rsidP="005E0ED7">
      <w:pPr>
        <w:ind w:left="720"/>
        <w:rPr>
          <w:sz w:val="18"/>
          <w:szCs w:val="18"/>
          <w:lang w:eastAsia="x-none"/>
        </w:rPr>
      </w:pPr>
      <w:hyperlink r:id="rId91" w:history="1">
        <w:r w:rsidR="004371F4">
          <w:rPr>
            <w:rStyle w:val="Hyperlink"/>
            <w:sz w:val="18"/>
            <w:szCs w:val="18"/>
            <w:lang w:eastAsia="x-none"/>
          </w:rPr>
          <w:t>R1-2201010</w:t>
        </w:r>
      </w:hyperlink>
      <w:r w:rsidR="005E0ED7" w:rsidRPr="005E0ED7">
        <w:rPr>
          <w:sz w:val="18"/>
          <w:szCs w:val="18"/>
          <w:lang w:eastAsia="x-none"/>
        </w:rPr>
        <w:tab/>
        <w:t>Draft reply LS on SRS for multi-RTT positioning</w:t>
      </w:r>
      <w:r w:rsidR="005E0ED7" w:rsidRPr="005E0ED7">
        <w:rPr>
          <w:sz w:val="18"/>
          <w:szCs w:val="18"/>
          <w:lang w:eastAsia="x-none"/>
        </w:rPr>
        <w:tab/>
        <w:t>Huawei</w:t>
      </w:r>
    </w:p>
    <w:p w14:paraId="208738CB" w14:textId="48F26D6A" w:rsidR="005E0ED7" w:rsidRPr="005E0ED7" w:rsidRDefault="002328C4" w:rsidP="005E0ED7">
      <w:pPr>
        <w:ind w:left="720"/>
        <w:rPr>
          <w:sz w:val="18"/>
          <w:szCs w:val="18"/>
          <w:lang w:eastAsia="x-none"/>
        </w:rPr>
      </w:pPr>
      <w:hyperlink r:id="rId92" w:history="1">
        <w:r w:rsidR="004371F4">
          <w:rPr>
            <w:rStyle w:val="Hyperlink"/>
            <w:sz w:val="18"/>
            <w:szCs w:val="18"/>
            <w:lang w:eastAsia="x-none"/>
          </w:rPr>
          <w:t>R1-2201053</w:t>
        </w:r>
      </w:hyperlink>
      <w:r w:rsidR="005E0ED7" w:rsidRPr="005E0ED7">
        <w:rPr>
          <w:sz w:val="18"/>
          <w:szCs w:val="18"/>
          <w:lang w:eastAsia="x-none"/>
        </w:rPr>
        <w:tab/>
        <w:t>Draft reply LS on SRS for multi-RTT positioning</w:t>
      </w:r>
      <w:r w:rsidR="005E0ED7" w:rsidRPr="005E0ED7">
        <w:rPr>
          <w:sz w:val="18"/>
          <w:szCs w:val="18"/>
          <w:lang w:eastAsia="x-none"/>
        </w:rPr>
        <w:tab/>
        <w:t>vivo</w:t>
      </w:r>
    </w:p>
    <w:p w14:paraId="7E9A8CD6" w14:textId="0F8BA7DB" w:rsidR="005E0ED7" w:rsidRPr="005E0ED7" w:rsidRDefault="002328C4" w:rsidP="005E0ED7">
      <w:pPr>
        <w:ind w:left="720"/>
        <w:rPr>
          <w:sz w:val="18"/>
          <w:szCs w:val="18"/>
          <w:lang w:eastAsia="x-none"/>
        </w:rPr>
      </w:pPr>
      <w:hyperlink r:id="rId93" w:history="1">
        <w:r w:rsidR="004371F4">
          <w:rPr>
            <w:rStyle w:val="Hyperlink"/>
            <w:sz w:val="18"/>
            <w:szCs w:val="18"/>
            <w:lang w:eastAsia="x-none"/>
          </w:rPr>
          <w:t>R1-2201210</w:t>
        </w:r>
      </w:hyperlink>
      <w:r w:rsidR="005E0ED7" w:rsidRPr="005E0ED7">
        <w:rPr>
          <w:sz w:val="18"/>
          <w:szCs w:val="18"/>
          <w:lang w:eastAsia="x-none"/>
        </w:rPr>
        <w:tab/>
        <w:t>Draft reply LS on SRS for multi-RTT positioning</w:t>
      </w:r>
      <w:r w:rsidR="005E0ED7" w:rsidRPr="005E0ED7">
        <w:rPr>
          <w:sz w:val="18"/>
          <w:szCs w:val="18"/>
          <w:lang w:eastAsia="x-none"/>
        </w:rPr>
        <w:tab/>
        <w:t>ZTE</w:t>
      </w:r>
    </w:p>
    <w:p w14:paraId="0A19E212" w14:textId="552449A3" w:rsidR="005E0ED7" w:rsidRPr="005E0ED7" w:rsidRDefault="002328C4" w:rsidP="005E0ED7">
      <w:pPr>
        <w:ind w:left="720"/>
        <w:rPr>
          <w:sz w:val="18"/>
          <w:szCs w:val="18"/>
          <w:lang w:eastAsia="x-none"/>
        </w:rPr>
      </w:pPr>
      <w:hyperlink r:id="rId94" w:history="1">
        <w:r w:rsidR="004371F4">
          <w:rPr>
            <w:rStyle w:val="Hyperlink"/>
            <w:sz w:val="18"/>
            <w:szCs w:val="18"/>
            <w:lang w:eastAsia="x-none"/>
          </w:rPr>
          <w:t>R1-2201248</w:t>
        </w:r>
      </w:hyperlink>
      <w:r w:rsidR="005E0ED7" w:rsidRPr="005E0ED7">
        <w:rPr>
          <w:sz w:val="18"/>
          <w:szCs w:val="18"/>
          <w:lang w:eastAsia="x-none"/>
        </w:rPr>
        <w:tab/>
        <w:t>Discussion on "LS on SRS for multi-RTT positioning"</w:t>
      </w:r>
      <w:r w:rsidR="005E0ED7" w:rsidRPr="005E0ED7">
        <w:rPr>
          <w:sz w:val="18"/>
          <w:szCs w:val="18"/>
          <w:lang w:eastAsia="x-none"/>
        </w:rPr>
        <w:tab/>
        <w:t>OPPO</w:t>
      </w:r>
    </w:p>
    <w:p w14:paraId="1E029333" w14:textId="764B1085" w:rsidR="005E0ED7" w:rsidRPr="005E0ED7" w:rsidRDefault="002328C4" w:rsidP="005E0ED7">
      <w:pPr>
        <w:ind w:left="720"/>
        <w:rPr>
          <w:sz w:val="18"/>
          <w:szCs w:val="18"/>
          <w:lang w:eastAsia="x-none"/>
        </w:rPr>
      </w:pPr>
      <w:hyperlink r:id="rId95" w:history="1">
        <w:r w:rsidR="004371F4">
          <w:rPr>
            <w:rStyle w:val="Hyperlink"/>
            <w:sz w:val="18"/>
            <w:szCs w:val="18"/>
            <w:lang w:eastAsia="x-none"/>
          </w:rPr>
          <w:t>R1-2201309</w:t>
        </w:r>
      </w:hyperlink>
      <w:r w:rsidR="005E0ED7" w:rsidRPr="005E0ED7">
        <w:rPr>
          <w:sz w:val="18"/>
          <w:szCs w:val="18"/>
          <w:lang w:eastAsia="x-none"/>
        </w:rPr>
        <w:tab/>
        <w:t>Discussion on SRS for multi-RTT positioning</w:t>
      </w:r>
      <w:r w:rsidR="005E0ED7" w:rsidRPr="005E0ED7">
        <w:rPr>
          <w:sz w:val="18"/>
          <w:szCs w:val="18"/>
          <w:lang w:eastAsia="x-none"/>
        </w:rPr>
        <w:tab/>
        <w:t>CATT</w:t>
      </w:r>
    </w:p>
    <w:p w14:paraId="63D5CA04" w14:textId="59AD8094" w:rsidR="005E0ED7" w:rsidRPr="005E0ED7" w:rsidRDefault="002328C4" w:rsidP="005E0ED7">
      <w:pPr>
        <w:ind w:left="720"/>
        <w:rPr>
          <w:sz w:val="18"/>
          <w:szCs w:val="18"/>
          <w:lang w:eastAsia="x-none"/>
        </w:rPr>
      </w:pPr>
      <w:hyperlink r:id="rId96" w:history="1">
        <w:r w:rsidR="004371F4">
          <w:rPr>
            <w:rStyle w:val="Hyperlink"/>
            <w:sz w:val="18"/>
            <w:szCs w:val="18"/>
            <w:lang w:eastAsia="x-none"/>
          </w:rPr>
          <w:t>R1-2201310</w:t>
        </w:r>
      </w:hyperlink>
      <w:r w:rsidR="005E0ED7" w:rsidRPr="005E0ED7">
        <w:rPr>
          <w:sz w:val="18"/>
          <w:szCs w:val="18"/>
          <w:lang w:eastAsia="x-none"/>
        </w:rPr>
        <w:tab/>
        <w:t>Draft reply LS on SRS for multi-RTT positioning</w:t>
      </w:r>
      <w:r w:rsidR="005E0ED7" w:rsidRPr="005E0ED7">
        <w:rPr>
          <w:sz w:val="18"/>
          <w:szCs w:val="18"/>
          <w:lang w:eastAsia="x-none"/>
        </w:rPr>
        <w:tab/>
        <w:t>CATT</w:t>
      </w:r>
    </w:p>
    <w:p w14:paraId="1BB3E807" w14:textId="741972DF" w:rsidR="005E0ED7" w:rsidRPr="005E0ED7" w:rsidRDefault="002328C4" w:rsidP="005E0ED7">
      <w:pPr>
        <w:ind w:left="720"/>
        <w:rPr>
          <w:sz w:val="18"/>
          <w:szCs w:val="18"/>
          <w:lang w:eastAsia="x-none"/>
        </w:rPr>
      </w:pPr>
      <w:hyperlink r:id="rId97" w:history="1">
        <w:r w:rsidR="004371F4">
          <w:rPr>
            <w:rStyle w:val="Hyperlink"/>
            <w:sz w:val="18"/>
            <w:szCs w:val="18"/>
            <w:lang w:eastAsia="x-none"/>
          </w:rPr>
          <w:t>R1-2202104</w:t>
        </w:r>
      </w:hyperlink>
      <w:r w:rsidR="005E0ED7" w:rsidRPr="005E0ED7">
        <w:rPr>
          <w:sz w:val="18"/>
          <w:szCs w:val="18"/>
          <w:lang w:eastAsia="x-none"/>
        </w:rPr>
        <w:tab/>
        <w:t>Draft Reply to RAN4 LS on SRS for multi-RTT positioning</w:t>
      </w:r>
      <w:r w:rsidR="005E0ED7" w:rsidRPr="005E0ED7">
        <w:rPr>
          <w:sz w:val="18"/>
          <w:szCs w:val="18"/>
          <w:lang w:eastAsia="x-none"/>
        </w:rPr>
        <w:tab/>
        <w:t>Qualcomm Incorporated</w:t>
      </w:r>
    </w:p>
    <w:p w14:paraId="5FD90F96" w14:textId="4774EF86" w:rsidR="005E0ED7" w:rsidRPr="005E0ED7" w:rsidRDefault="002328C4" w:rsidP="005E0ED7">
      <w:pPr>
        <w:ind w:left="720"/>
        <w:rPr>
          <w:sz w:val="18"/>
          <w:szCs w:val="18"/>
          <w:lang w:eastAsia="x-none"/>
        </w:rPr>
      </w:pPr>
      <w:hyperlink r:id="rId98" w:history="1">
        <w:r w:rsidR="004371F4">
          <w:rPr>
            <w:rStyle w:val="Hyperlink"/>
            <w:sz w:val="18"/>
            <w:szCs w:val="18"/>
            <w:lang w:eastAsia="x-none"/>
          </w:rPr>
          <w:t>R1-2202400</w:t>
        </w:r>
      </w:hyperlink>
      <w:r w:rsidR="005E0ED7" w:rsidRPr="005E0ED7">
        <w:rPr>
          <w:sz w:val="18"/>
          <w:szCs w:val="18"/>
          <w:lang w:eastAsia="x-none"/>
        </w:rPr>
        <w:tab/>
        <w:t>views on LS on SRS for multi-RTT positioning</w:t>
      </w:r>
      <w:r w:rsidR="005E0ED7" w:rsidRPr="005E0ED7">
        <w:rPr>
          <w:sz w:val="18"/>
          <w:szCs w:val="18"/>
          <w:lang w:eastAsia="x-none"/>
        </w:rPr>
        <w:tab/>
        <w:t>Ericsson</w:t>
      </w:r>
    </w:p>
    <w:p w14:paraId="4C5487BA" w14:textId="4D7A9915" w:rsidR="005E0ED7" w:rsidRPr="005E0ED7" w:rsidRDefault="002328C4" w:rsidP="005E0ED7">
      <w:pPr>
        <w:ind w:left="720"/>
        <w:rPr>
          <w:sz w:val="18"/>
          <w:szCs w:val="18"/>
          <w:lang w:eastAsia="x-none"/>
        </w:rPr>
      </w:pPr>
      <w:hyperlink r:id="rId99" w:history="1">
        <w:r w:rsidR="004371F4">
          <w:rPr>
            <w:rStyle w:val="Hyperlink"/>
            <w:sz w:val="18"/>
            <w:szCs w:val="18"/>
            <w:lang w:eastAsia="x-none"/>
          </w:rPr>
          <w:t>R1-2202457</w:t>
        </w:r>
      </w:hyperlink>
      <w:r w:rsidR="005E0ED7" w:rsidRPr="005E0ED7">
        <w:rPr>
          <w:sz w:val="18"/>
          <w:szCs w:val="18"/>
          <w:lang w:eastAsia="x-none"/>
        </w:rPr>
        <w:tab/>
        <w:t>Discussion on use of MIMO-SRS for Multi-RTT positioning</w:t>
      </w:r>
      <w:r w:rsidR="005E0ED7" w:rsidRPr="005E0ED7">
        <w:rPr>
          <w:sz w:val="18"/>
          <w:szCs w:val="18"/>
          <w:lang w:eastAsia="x-none"/>
        </w:rPr>
        <w:tab/>
        <w:t>Huawei, HiSilicon</w:t>
      </w:r>
    </w:p>
    <w:p w14:paraId="5A380269" w14:textId="77777777" w:rsidR="00F00CCD" w:rsidRDefault="00F00CCD" w:rsidP="00F00CCD">
      <w:pPr>
        <w:rPr>
          <w:lang w:eastAsia="x-none"/>
        </w:rPr>
      </w:pPr>
      <w:r>
        <w:rPr>
          <w:b/>
          <w:bCs/>
          <w:lang w:eastAsia="x-none"/>
        </w:rPr>
        <w:t>Decision:</w:t>
      </w:r>
      <w:r w:rsidRPr="00726601">
        <w:t xml:space="preserve"> </w:t>
      </w:r>
      <w:r w:rsidRPr="00726601">
        <w:rPr>
          <w:lang w:eastAsia="x-none"/>
        </w:rPr>
        <w:t xml:space="preserve">Response LS is needed. </w:t>
      </w:r>
      <w:r w:rsidRPr="00F00CCD">
        <w:rPr>
          <w:lang w:eastAsia="x-none"/>
        </w:rPr>
        <w:t>To be discussed as part of email discussion in [108-e-R17-ePos-01] under agenda item 8.5.1</w:t>
      </w:r>
      <w:r w:rsidRPr="00726601">
        <w:rPr>
          <w:lang w:eastAsia="x-none"/>
        </w:rPr>
        <w:t>.</w:t>
      </w:r>
    </w:p>
    <w:p w14:paraId="03D4349F" w14:textId="4FCC2D2B" w:rsidR="00F00CCD" w:rsidRDefault="00F00CCD" w:rsidP="00F96361">
      <w:pPr>
        <w:rPr>
          <w:lang w:eastAsia="x-none"/>
        </w:rPr>
      </w:pPr>
    </w:p>
    <w:p w14:paraId="48CA9202" w14:textId="34BF1D9C" w:rsidR="00F00CCD" w:rsidRDefault="002328C4" w:rsidP="00F00CCD">
      <w:pPr>
        <w:rPr>
          <w:b/>
          <w:bCs/>
          <w:lang w:eastAsia="x-none"/>
        </w:rPr>
      </w:pPr>
      <w:hyperlink r:id="rId100" w:history="1">
        <w:r w:rsidR="004371F4">
          <w:rPr>
            <w:rStyle w:val="Hyperlink"/>
            <w:b/>
            <w:bCs/>
            <w:lang w:eastAsia="x-none"/>
          </w:rPr>
          <w:t>R1-2200903</w:t>
        </w:r>
      </w:hyperlink>
      <w:r w:rsidR="00F00CCD" w:rsidRPr="00F96361">
        <w:rPr>
          <w:b/>
          <w:bCs/>
          <w:lang w:eastAsia="x-none"/>
        </w:rPr>
        <w:tab/>
        <w:t>LS on the applicability of PRS processing window in RRC_INACTIVE state</w:t>
      </w:r>
      <w:r w:rsidR="00F00CCD" w:rsidRPr="00F96361">
        <w:rPr>
          <w:b/>
          <w:bCs/>
          <w:lang w:eastAsia="x-none"/>
        </w:rPr>
        <w:tab/>
        <w:t>RAN4, CATT</w:t>
      </w:r>
    </w:p>
    <w:p w14:paraId="60B74A2F" w14:textId="5FE263F0" w:rsidR="003E45C5" w:rsidRPr="003E45C5" w:rsidRDefault="002328C4" w:rsidP="003E45C5">
      <w:pPr>
        <w:ind w:left="720"/>
        <w:rPr>
          <w:sz w:val="18"/>
          <w:szCs w:val="18"/>
          <w:lang w:eastAsia="x-none"/>
        </w:rPr>
      </w:pPr>
      <w:hyperlink r:id="rId101" w:history="1">
        <w:r w:rsidR="004371F4">
          <w:rPr>
            <w:rStyle w:val="Hyperlink"/>
            <w:sz w:val="18"/>
            <w:szCs w:val="18"/>
            <w:lang w:eastAsia="x-none"/>
          </w:rPr>
          <w:t>R1-2201052</w:t>
        </w:r>
      </w:hyperlink>
      <w:r w:rsidR="003E45C5" w:rsidRPr="003E45C5">
        <w:rPr>
          <w:sz w:val="18"/>
          <w:szCs w:val="18"/>
          <w:lang w:eastAsia="x-none"/>
        </w:rPr>
        <w:tab/>
        <w:t>Draft reply LS on the applicability of PRS processing window in RRC_INACTIVE state</w:t>
      </w:r>
      <w:r w:rsidR="003E45C5" w:rsidRPr="003E45C5">
        <w:rPr>
          <w:sz w:val="18"/>
          <w:szCs w:val="18"/>
          <w:lang w:eastAsia="x-none"/>
        </w:rPr>
        <w:tab/>
        <w:t>vivo</w:t>
      </w:r>
    </w:p>
    <w:p w14:paraId="72A5DE23" w14:textId="019A7707" w:rsidR="003E45C5" w:rsidRPr="003E45C5" w:rsidRDefault="002328C4" w:rsidP="003E45C5">
      <w:pPr>
        <w:ind w:left="720"/>
        <w:rPr>
          <w:sz w:val="18"/>
          <w:szCs w:val="18"/>
          <w:lang w:eastAsia="x-none"/>
        </w:rPr>
      </w:pPr>
      <w:hyperlink r:id="rId102" w:history="1">
        <w:r w:rsidR="004371F4">
          <w:rPr>
            <w:rStyle w:val="Hyperlink"/>
            <w:sz w:val="18"/>
            <w:szCs w:val="18"/>
            <w:lang w:eastAsia="x-none"/>
          </w:rPr>
          <w:t>R1-2201211</w:t>
        </w:r>
      </w:hyperlink>
      <w:r w:rsidR="003E45C5" w:rsidRPr="003E45C5">
        <w:rPr>
          <w:sz w:val="18"/>
          <w:szCs w:val="18"/>
          <w:lang w:eastAsia="x-none"/>
        </w:rPr>
        <w:tab/>
        <w:t>Draft reply LS on the applicability of PRS processing window in RRC_INACTIVE state</w:t>
      </w:r>
      <w:r w:rsidR="003E45C5" w:rsidRPr="003E45C5">
        <w:rPr>
          <w:sz w:val="18"/>
          <w:szCs w:val="18"/>
          <w:lang w:eastAsia="x-none"/>
        </w:rPr>
        <w:tab/>
        <w:t>ZTE</w:t>
      </w:r>
    </w:p>
    <w:p w14:paraId="6047E896" w14:textId="73763E33" w:rsidR="003E45C5" w:rsidRPr="003E45C5" w:rsidRDefault="002328C4" w:rsidP="003E45C5">
      <w:pPr>
        <w:ind w:left="720"/>
        <w:rPr>
          <w:sz w:val="18"/>
          <w:szCs w:val="18"/>
          <w:lang w:eastAsia="x-none"/>
        </w:rPr>
      </w:pPr>
      <w:hyperlink r:id="rId103" w:history="1">
        <w:r w:rsidR="004371F4">
          <w:rPr>
            <w:rStyle w:val="Hyperlink"/>
            <w:sz w:val="18"/>
            <w:szCs w:val="18"/>
            <w:lang w:eastAsia="x-none"/>
          </w:rPr>
          <w:t>R1-2201249</w:t>
        </w:r>
      </w:hyperlink>
      <w:r w:rsidR="003E45C5" w:rsidRPr="003E45C5">
        <w:rPr>
          <w:sz w:val="18"/>
          <w:szCs w:val="18"/>
          <w:lang w:eastAsia="x-none"/>
        </w:rPr>
        <w:tab/>
        <w:t>Discussion on "LS on the applicability of PRS processing window in RRC_INACTIVE state"</w:t>
      </w:r>
      <w:r w:rsidR="003E45C5" w:rsidRPr="003E45C5">
        <w:rPr>
          <w:sz w:val="18"/>
          <w:szCs w:val="18"/>
          <w:lang w:eastAsia="x-none"/>
        </w:rPr>
        <w:tab/>
        <w:t>OPPO</w:t>
      </w:r>
    </w:p>
    <w:p w14:paraId="41B2B6B5" w14:textId="5E59FB33" w:rsidR="003E45C5" w:rsidRPr="003E45C5" w:rsidRDefault="002328C4" w:rsidP="003E45C5">
      <w:pPr>
        <w:ind w:left="720"/>
        <w:rPr>
          <w:sz w:val="18"/>
          <w:szCs w:val="18"/>
          <w:lang w:eastAsia="x-none"/>
        </w:rPr>
      </w:pPr>
      <w:hyperlink r:id="rId104" w:history="1">
        <w:r w:rsidR="004371F4">
          <w:rPr>
            <w:rStyle w:val="Hyperlink"/>
            <w:sz w:val="18"/>
            <w:szCs w:val="18"/>
            <w:lang w:eastAsia="x-none"/>
          </w:rPr>
          <w:t>R1-2201311</w:t>
        </w:r>
      </w:hyperlink>
      <w:r w:rsidR="003E45C5" w:rsidRPr="003E45C5">
        <w:rPr>
          <w:sz w:val="18"/>
          <w:szCs w:val="18"/>
          <w:lang w:eastAsia="x-none"/>
        </w:rPr>
        <w:tab/>
        <w:t>Discussion on the applicability of PRS processing window in RRC_INACTIVE state</w:t>
      </w:r>
      <w:r w:rsidR="003E45C5" w:rsidRPr="003E45C5">
        <w:rPr>
          <w:sz w:val="18"/>
          <w:szCs w:val="18"/>
          <w:lang w:eastAsia="x-none"/>
        </w:rPr>
        <w:tab/>
        <w:t>CATT</w:t>
      </w:r>
    </w:p>
    <w:p w14:paraId="00180D08" w14:textId="57FE9146" w:rsidR="003E45C5" w:rsidRPr="003E45C5" w:rsidRDefault="002328C4" w:rsidP="003E45C5">
      <w:pPr>
        <w:ind w:left="720"/>
        <w:rPr>
          <w:sz w:val="18"/>
          <w:szCs w:val="18"/>
          <w:lang w:eastAsia="x-none"/>
        </w:rPr>
      </w:pPr>
      <w:hyperlink r:id="rId105" w:history="1">
        <w:r w:rsidR="004371F4">
          <w:rPr>
            <w:rStyle w:val="Hyperlink"/>
            <w:sz w:val="18"/>
            <w:szCs w:val="18"/>
            <w:lang w:eastAsia="x-none"/>
          </w:rPr>
          <w:t>R1-2201312</w:t>
        </w:r>
      </w:hyperlink>
      <w:r w:rsidR="003E45C5" w:rsidRPr="003E45C5">
        <w:rPr>
          <w:sz w:val="18"/>
          <w:szCs w:val="18"/>
          <w:lang w:eastAsia="x-none"/>
        </w:rPr>
        <w:tab/>
        <w:t>Draft reply LS on the applicability of PRS processing window in RRC_INACTIVE state</w:t>
      </w:r>
      <w:r w:rsidR="003E45C5" w:rsidRPr="003E45C5">
        <w:rPr>
          <w:sz w:val="18"/>
          <w:szCs w:val="18"/>
          <w:lang w:eastAsia="x-none"/>
        </w:rPr>
        <w:tab/>
        <w:t>CATT</w:t>
      </w:r>
    </w:p>
    <w:p w14:paraId="35B8A620" w14:textId="7F3EFA37" w:rsidR="003E45C5" w:rsidRPr="003E45C5" w:rsidRDefault="002328C4" w:rsidP="003E45C5">
      <w:pPr>
        <w:ind w:left="720"/>
        <w:rPr>
          <w:sz w:val="18"/>
          <w:szCs w:val="18"/>
          <w:lang w:eastAsia="x-none"/>
        </w:rPr>
      </w:pPr>
      <w:hyperlink r:id="rId106" w:history="1">
        <w:r w:rsidR="004371F4">
          <w:rPr>
            <w:rStyle w:val="Hyperlink"/>
            <w:sz w:val="18"/>
            <w:szCs w:val="18"/>
            <w:lang w:eastAsia="x-none"/>
          </w:rPr>
          <w:t>R1-2201839</w:t>
        </w:r>
      </w:hyperlink>
      <w:r w:rsidR="003E45C5" w:rsidRPr="003E45C5">
        <w:rPr>
          <w:sz w:val="18"/>
          <w:szCs w:val="18"/>
          <w:lang w:eastAsia="x-none"/>
        </w:rPr>
        <w:tab/>
        <w:t>Discussion on RAN4 LS on the applicability of PRS processing window in RRC_INACTIVE state</w:t>
      </w:r>
      <w:r w:rsidR="003E45C5" w:rsidRPr="003E45C5">
        <w:rPr>
          <w:sz w:val="18"/>
          <w:szCs w:val="18"/>
          <w:lang w:eastAsia="x-none"/>
        </w:rPr>
        <w:tab/>
        <w:t>CMCC</w:t>
      </w:r>
    </w:p>
    <w:p w14:paraId="07C9F8A4" w14:textId="3BF74B78" w:rsidR="003E45C5" w:rsidRPr="003E45C5" w:rsidRDefault="002328C4" w:rsidP="003E45C5">
      <w:pPr>
        <w:ind w:left="720"/>
        <w:rPr>
          <w:sz w:val="18"/>
          <w:szCs w:val="18"/>
          <w:lang w:eastAsia="x-none"/>
        </w:rPr>
      </w:pPr>
      <w:hyperlink r:id="rId107" w:history="1">
        <w:r w:rsidR="004371F4">
          <w:rPr>
            <w:rStyle w:val="Hyperlink"/>
            <w:sz w:val="18"/>
            <w:szCs w:val="18"/>
            <w:lang w:eastAsia="x-none"/>
          </w:rPr>
          <w:t>R1-2202109</w:t>
        </w:r>
      </w:hyperlink>
      <w:r w:rsidR="003E45C5" w:rsidRPr="003E45C5">
        <w:rPr>
          <w:sz w:val="18"/>
          <w:szCs w:val="18"/>
          <w:lang w:eastAsia="x-none"/>
        </w:rPr>
        <w:tab/>
        <w:t>Draft Reply to RAN4 LS on the applicability of PRS processing window in RRC_INACTIVE state</w:t>
      </w:r>
      <w:r w:rsidR="003E45C5" w:rsidRPr="003E45C5">
        <w:rPr>
          <w:sz w:val="18"/>
          <w:szCs w:val="18"/>
          <w:lang w:eastAsia="x-none"/>
        </w:rPr>
        <w:tab/>
        <w:t>Qualcomm Incorporated</w:t>
      </w:r>
    </w:p>
    <w:p w14:paraId="6A54529D" w14:textId="0E91B8CD" w:rsidR="003E45C5" w:rsidRPr="003E45C5" w:rsidRDefault="002328C4" w:rsidP="003E45C5">
      <w:pPr>
        <w:ind w:left="720"/>
        <w:rPr>
          <w:sz w:val="18"/>
          <w:szCs w:val="18"/>
          <w:lang w:eastAsia="x-none"/>
        </w:rPr>
      </w:pPr>
      <w:hyperlink r:id="rId108" w:history="1">
        <w:r w:rsidR="004371F4">
          <w:rPr>
            <w:rStyle w:val="Hyperlink"/>
            <w:sz w:val="18"/>
            <w:szCs w:val="18"/>
            <w:lang w:eastAsia="x-none"/>
          </w:rPr>
          <w:t>R1-2202298</w:t>
        </w:r>
      </w:hyperlink>
      <w:r w:rsidR="003E45C5" w:rsidRPr="003E45C5">
        <w:rPr>
          <w:sz w:val="18"/>
          <w:szCs w:val="18"/>
          <w:lang w:eastAsia="x-none"/>
        </w:rPr>
        <w:tab/>
        <w:t>Discussion on the applicability of PRS processing window in RRC_INACTIVE state</w:t>
      </w:r>
      <w:r w:rsidR="003E45C5" w:rsidRPr="003E45C5">
        <w:rPr>
          <w:sz w:val="18"/>
          <w:szCs w:val="18"/>
          <w:lang w:eastAsia="x-none"/>
        </w:rPr>
        <w:tab/>
        <w:t>LG Electronics</w:t>
      </w:r>
    </w:p>
    <w:p w14:paraId="3FF2433A" w14:textId="7E7DCB7E" w:rsidR="003E45C5" w:rsidRPr="003E45C5" w:rsidRDefault="002328C4" w:rsidP="003E45C5">
      <w:pPr>
        <w:ind w:left="720"/>
        <w:rPr>
          <w:sz w:val="18"/>
          <w:szCs w:val="18"/>
          <w:lang w:eastAsia="x-none"/>
        </w:rPr>
      </w:pPr>
      <w:hyperlink r:id="rId109" w:history="1">
        <w:r w:rsidR="004371F4">
          <w:rPr>
            <w:rStyle w:val="Hyperlink"/>
            <w:sz w:val="18"/>
            <w:szCs w:val="18"/>
            <w:lang w:eastAsia="x-none"/>
          </w:rPr>
          <w:t>R1-2202401</w:t>
        </w:r>
      </w:hyperlink>
      <w:r w:rsidR="003E45C5" w:rsidRPr="003E45C5">
        <w:rPr>
          <w:sz w:val="18"/>
          <w:szCs w:val="18"/>
          <w:lang w:eastAsia="x-none"/>
        </w:rPr>
        <w:tab/>
        <w:t>views on LS on the applicability of PRS processing window in RRC_INACTIVE state</w:t>
      </w:r>
      <w:r w:rsidR="003E45C5" w:rsidRPr="003E45C5">
        <w:rPr>
          <w:sz w:val="18"/>
          <w:szCs w:val="18"/>
          <w:lang w:eastAsia="x-none"/>
        </w:rPr>
        <w:tab/>
        <w:t>Ericsson</w:t>
      </w:r>
    </w:p>
    <w:p w14:paraId="652CD696" w14:textId="24A8AA98" w:rsidR="003E45C5" w:rsidRPr="003E45C5" w:rsidRDefault="002328C4" w:rsidP="003E45C5">
      <w:pPr>
        <w:ind w:left="720"/>
        <w:rPr>
          <w:sz w:val="18"/>
          <w:szCs w:val="18"/>
          <w:lang w:eastAsia="x-none"/>
        </w:rPr>
      </w:pPr>
      <w:hyperlink r:id="rId110" w:history="1">
        <w:r w:rsidR="004371F4">
          <w:rPr>
            <w:rStyle w:val="Hyperlink"/>
            <w:sz w:val="18"/>
            <w:szCs w:val="18"/>
            <w:lang w:eastAsia="x-none"/>
          </w:rPr>
          <w:t>R1-2202460</w:t>
        </w:r>
      </w:hyperlink>
      <w:r w:rsidR="003E45C5" w:rsidRPr="003E45C5">
        <w:rPr>
          <w:sz w:val="18"/>
          <w:szCs w:val="18"/>
          <w:lang w:eastAsia="x-none"/>
        </w:rPr>
        <w:tab/>
        <w:t>Discussion on PRS processing window in RRC_INACTIVE state</w:t>
      </w:r>
      <w:r w:rsidR="003E45C5" w:rsidRPr="003E45C5">
        <w:rPr>
          <w:sz w:val="18"/>
          <w:szCs w:val="18"/>
          <w:lang w:eastAsia="x-none"/>
        </w:rPr>
        <w:tab/>
        <w:t>Huawei, HiSilicon</w:t>
      </w:r>
    </w:p>
    <w:p w14:paraId="1E503C55" w14:textId="77777777" w:rsidR="00F00CCD" w:rsidRDefault="00F00CCD" w:rsidP="00F00CCD">
      <w:pPr>
        <w:rPr>
          <w:lang w:eastAsia="x-none"/>
        </w:rPr>
      </w:pPr>
      <w:r>
        <w:rPr>
          <w:b/>
          <w:bCs/>
          <w:lang w:eastAsia="x-none"/>
        </w:rPr>
        <w:t>Decision:</w:t>
      </w:r>
      <w:r w:rsidRPr="00726601">
        <w:t xml:space="preserve"> </w:t>
      </w:r>
      <w:r w:rsidRPr="00726601">
        <w:rPr>
          <w:lang w:eastAsia="x-none"/>
        </w:rPr>
        <w:t xml:space="preserve">Response LS is needed. </w:t>
      </w:r>
      <w:r w:rsidRPr="00F00CCD">
        <w:rPr>
          <w:lang w:eastAsia="x-none"/>
        </w:rPr>
        <w:t>To be discussed as part of email discussion in [108-e-R17-ePos-06] under agenda item 8.5.6</w:t>
      </w:r>
      <w:r w:rsidRPr="00726601">
        <w:rPr>
          <w:lang w:eastAsia="x-none"/>
        </w:rPr>
        <w:t>.</w:t>
      </w:r>
    </w:p>
    <w:p w14:paraId="66EDB877" w14:textId="77777777" w:rsidR="00F00CCD" w:rsidRPr="00726601" w:rsidRDefault="00F00CCD" w:rsidP="00F96361">
      <w:pPr>
        <w:rPr>
          <w:lang w:eastAsia="x-none"/>
        </w:rPr>
      </w:pPr>
    </w:p>
    <w:p w14:paraId="03C6E45F" w14:textId="20E4B360" w:rsidR="006B480F" w:rsidRPr="00B70399" w:rsidRDefault="002328C4" w:rsidP="006B480F">
      <w:pPr>
        <w:rPr>
          <w:b/>
          <w:bCs/>
          <w:lang w:eastAsia="x-none"/>
        </w:rPr>
      </w:pPr>
      <w:hyperlink r:id="rId111" w:history="1">
        <w:r w:rsidR="004371F4">
          <w:rPr>
            <w:rStyle w:val="Hyperlink"/>
            <w:b/>
            <w:bCs/>
            <w:lang w:eastAsia="x-none"/>
          </w:rPr>
          <w:t>R1-2200889</w:t>
        </w:r>
      </w:hyperlink>
      <w:r w:rsidR="006B480F" w:rsidRPr="00B70399">
        <w:rPr>
          <w:b/>
          <w:bCs/>
          <w:lang w:eastAsia="x-none"/>
        </w:rPr>
        <w:tab/>
        <w:t>Reply LS on latency improvement for PRS measurement with MG</w:t>
      </w:r>
      <w:r w:rsidR="006B480F" w:rsidRPr="00B70399">
        <w:rPr>
          <w:b/>
          <w:bCs/>
          <w:lang w:eastAsia="x-none"/>
        </w:rPr>
        <w:tab/>
        <w:t>RAN2, Nokia</w:t>
      </w:r>
    </w:p>
    <w:p w14:paraId="7E78FA9D" w14:textId="29AF198B" w:rsidR="00B70399" w:rsidRPr="00B70399" w:rsidRDefault="002328C4" w:rsidP="00B70399">
      <w:pPr>
        <w:ind w:left="720"/>
        <w:rPr>
          <w:sz w:val="18"/>
          <w:szCs w:val="18"/>
          <w:lang w:eastAsia="x-none"/>
        </w:rPr>
      </w:pPr>
      <w:hyperlink r:id="rId112" w:history="1">
        <w:r w:rsidR="004371F4">
          <w:rPr>
            <w:rStyle w:val="Hyperlink"/>
            <w:sz w:val="18"/>
            <w:szCs w:val="18"/>
            <w:lang w:eastAsia="x-none"/>
          </w:rPr>
          <w:t>R1-2202456</w:t>
        </w:r>
      </w:hyperlink>
      <w:r w:rsidR="00B70399" w:rsidRPr="00B70399">
        <w:rPr>
          <w:sz w:val="18"/>
          <w:szCs w:val="18"/>
          <w:lang w:eastAsia="x-none"/>
        </w:rPr>
        <w:tab/>
        <w:t>Discussion on low latency PRS measurement with MG</w:t>
      </w:r>
      <w:r w:rsidR="00B70399" w:rsidRPr="00B70399">
        <w:rPr>
          <w:sz w:val="18"/>
          <w:szCs w:val="18"/>
          <w:lang w:eastAsia="x-none"/>
        </w:rPr>
        <w:tab/>
        <w:t>Huawei, HiSilicon</w:t>
      </w:r>
    </w:p>
    <w:p w14:paraId="273384C3" w14:textId="0BBCDCA2" w:rsidR="00B70399" w:rsidRDefault="00F36621" w:rsidP="006B480F">
      <w:pPr>
        <w:rPr>
          <w:lang w:eastAsia="x-none"/>
        </w:rPr>
      </w:pPr>
      <w:r w:rsidRPr="00F36621">
        <w:rPr>
          <w:b/>
          <w:bCs/>
          <w:lang w:eastAsia="x-none"/>
        </w:rPr>
        <w:t>Decision:</w:t>
      </w:r>
      <w:r>
        <w:rPr>
          <w:lang w:eastAsia="x-none"/>
        </w:rPr>
        <w:t xml:space="preserve"> </w:t>
      </w:r>
      <w:r w:rsidRPr="00F36621">
        <w:rPr>
          <w:lang w:eastAsia="x-none"/>
        </w:rPr>
        <w:t>RAN1 to consider the LS</w:t>
      </w:r>
      <w:r>
        <w:rPr>
          <w:lang w:eastAsia="x-none"/>
        </w:rPr>
        <w:t xml:space="preserve"> from RAN2 </w:t>
      </w:r>
      <w:r w:rsidRPr="00F36621">
        <w:rPr>
          <w:lang w:eastAsia="x-none"/>
        </w:rPr>
        <w:t>as part of the ongoing work under agenda item 8.5.</w:t>
      </w:r>
    </w:p>
    <w:p w14:paraId="6768E760" w14:textId="77777777" w:rsidR="00F36621" w:rsidRDefault="00F36621" w:rsidP="006B480F">
      <w:pPr>
        <w:rPr>
          <w:lang w:eastAsia="x-none"/>
        </w:rPr>
      </w:pPr>
    </w:p>
    <w:p w14:paraId="0033CF15" w14:textId="09524C35" w:rsidR="006B480F" w:rsidRPr="00B70399" w:rsidRDefault="002328C4" w:rsidP="006B480F">
      <w:pPr>
        <w:rPr>
          <w:b/>
          <w:bCs/>
          <w:lang w:eastAsia="x-none"/>
        </w:rPr>
      </w:pPr>
      <w:hyperlink r:id="rId113" w:history="1">
        <w:r w:rsidR="004371F4">
          <w:rPr>
            <w:rStyle w:val="Hyperlink"/>
            <w:b/>
            <w:bCs/>
            <w:lang w:eastAsia="x-none"/>
          </w:rPr>
          <w:t>R1-2200899</w:t>
        </w:r>
      </w:hyperlink>
      <w:r w:rsidR="006B480F" w:rsidRPr="00B70399">
        <w:rPr>
          <w:b/>
          <w:bCs/>
          <w:lang w:eastAsia="x-none"/>
        </w:rPr>
        <w:tab/>
        <w:t>Reply LS on lower Rx beam sweeping factor for latency improvement</w:t>
      </w:r>
      <w:r w:rsidR="006B480F" w:rsidRPr="00B70399">
        <w:rPr>
          <w:b/>
          <w:bCs/>
          <w:lang w:eastAsia="x-none"/>
        </w:rPr>
        <w:tab/>
        <w:t>RAN4, CATT</w:t>
      </w:r>
    </w:p>
    <w:p w14:paraId="48262222" w14:textId="10066836" w:rsidR="00B70399" w:rsidRPr="00B70399" w:rsidRDefault="002328C4" w:rsidP="00B70399">
      <w:pPr>
        <w:ind w:left="720"/>
        <w:rPr>
          <w:sz w:val="18"/>
          <w:szCs w:val="18"/>
          <w:lang w:eastAsia="x-none"/>
        </w:rPr>
      </w:pPr>
      <w:hyperlink r:id="rId114" w:history="1">
        <w:r w:rsidR="004371F4">
          <w:rPr>
            <w:rStyle w:val="Hyperlink"/>
            <w:sz w:val="18"/>
            <w:szCs w:val="18"/>
            <w:lang w:eastAsia="x-none"/>
          </w:rPr>
          <w:t>R1-2201209</w:t>
        </w:r>
      </w:hyperlink>
      <w:r w:rsidR="00B70399" w:rsidRPr="00B70399">
        <w:rPr>
          <w:sz w:val="18"/>
          <w:szCs w:val="18"/>
          <w:lang w:eastAsia="x-none"/>
        </w:rPr>
        <w:tab/>
        <w:t>Draft reply LS on lower Rx beam sweeping factor for latency improvement</w:t>
      </w:r>
      <w:r w:rsidR="00B70399" w:rsidRPr="00B70399">
        <w:rPr>
          <w:sz w:val="18"/>
          <w:szCs w:val="18"/>
          <w:lang w:eastAsia="x-none"/>
        </w:rPr>
        <w:tab/>
        <w:t>ZTE</w:t>
      </w:r>
    </w:p>
    <w:p w14:paraId="7DC3334B" w14:textId="72EFEC97" w:rsidR="00F36621" w:rsidRDefault="00F36621" w:rsidP="00F36621">
      <w:pPr>
        <w:rPr>
          <w:lang w:eastAsia="x-none"/>
        </w:rPr>
      </w:pPr>
      <w:r w:rsidRPr="00F36621">
        <w:rPr>
          <w:b/>
          <w:bCs/>
          <w:lang w:eastAsia="x-none"/>
        </w:rPr>
        <w:t>Decision:</w:t>
      </w:r>
      <w:r>
        <w:rPr>
          <w:lang w:eastAsia="x-none"/>
        </w:rPr>
        <w:t xml:space="preserve"> </w:t>
      </w:r>
      <w:r w:rsidRPr="00F36621">
        <w:rPr>
          <w:lang w:eastAsia="x-none"/>
        </w:rPr>
        <w:t>RAN1 to consider the LS</w:t>
      </w:r>
      <w:r>
        <w:rPr>
          <w:lang w:eastAsia="x-none"/>
        </w:rPr>
        <w:t xml:space="preserve"> from RAN4 </w:t>
      </w:r>
      <w:r w:rsidRPr="00F36621">
        <w:rPr>
          <w:lang w:eastAsia="x-none"/>
        </w:rPr>
        <w:t>as part of the ongoing work under agenda item 8.5.</w:t>
      </w:r>
    </w:p>
    <w:p w14:paraId="2756CDE9" w14:textId="77777777" w:rsidR="00B70399" w:rsidRDefault="00B70399" w:rsidP="006B480F">
      <w:pPr>
        <w:rPr>
          <w:lang w:eastAsia="x-none"/>
        </w:rPr>
      </w:pPr>
    </w:p>
    <w:p w14:paraId="21A36F57" w14:textId="1F5046C4" w:rsidR="006B480F" w:rsidRPr="00B70399" w:rsidRDefault="002328C4" w:rsidP="006B480F">
      <w:pPr>
        <w:rPr>
          <w:b/>
          <w:bCs/>
          <w:lang w:eastAsia="x-none"/>
        </w:rPr>
      </w:pPr>
      <w:hyperlink r:id="rId115" w:history="1">
        <w:r w:rsidR="004371F4">
          <w:rPr>
            <w:rStyle w:val="Hyperlink"/>
            <w:b/>
            <w:bCs/>
            <w:lang w:eastAsia="x-none"/>
          </w:rPr>
          <w:t>R1-2200901</w:t>
        </w:r>
      </w:hyperlink>
      <w:r w:rsidR="006B480F" w:rsidRPr="00B70399">
        <w:rPr>
          <w:b/>
          <w:bCs/>
          <w:lang w:eastAsia="x-none"/>
        </w:rPr>
        <w:tab/>
        <w:t>LS reply on UL SRS-RSRPP definition</w:t>
      </w:r>
      <w:r w:rsidR="006B480F" w:rsidRPr="00B70399">
        <w:rPr>
          <w:b/>
          <w:bCs/>
          <w:lang w:eastAsia="x-none"/>
        </w:rPr>
        <w:tab/>
        <w:t>RAN4, Ericsson</w:t>
      </w:r>
    </w:p>
    <w:p w14:paraId="1384FF9F" w14:textId="1759BEEC" w:rsidR="00B70399" w:rsidRPr="00B70399" w:rsidRDefault="002328C4" w:rsidP="00B70399">
      <w:pPr>
        <w:ind w:left="720"/>
        <w:rPr>
          <w:sz w:val="18"/>
          <w:szCs w:val="18"/>
          <w:lang w:eastAsia="x-none"/>
        </w:rPr>
      </w:pPr>
      <w:hyperlink r:id="rId116" w:history="1">
        <w:r w:rsidR="004371F4">
          <w:rPr>
            <w:rStyle w:val="Hyperlink"/>
            <w:sz w:val="18"/>
            <w:szCs w:val="18"/>
            <w:lang w:eastAsia="x-none"/>
          </w:rPr>
          <w:t>R1-2202458</w:t>
        </w:r>
      </w:hyperlink>
      <w:r w:rsidR="00B70399" w:rsidRPr="00B70399">
        <w:rPr>
          <w:sz w:val="18"/>
          <w:szCs w:val="18"/>
          <w:lang w:eastAsia="x-none"/>
        </w:rPr>
        <w:tab/>
        <w:t>Discussion on definition of UL SRS-RSRP</w:t>
      </w:r>
      <w:r w:rsidR="00B70399" w:rsidRPr="00B70399">
        <w:rPr>
          <w:sz w:val="18"/>
          <w:szCs w:val="18"/>
          <w:lang w:eastAsia="x-none"/>
        </w:rPr>
        <w:tab/>
        <w:t>Huawei, HiSilicon</w:t>
      </w:r>
    </w:p>
    <w:p w14:paraId="79544933" w14:textId="7418D370" w:rsidR="00F36621" w:rsidRDefault="00F36621" w:rsidP="00F36621">
      <w:pPr>
        <w:rPr>
          <w:lang w:eastAsia="x-none"/>
        </w:rPr>
      </w:pPr>
      <w:r w:rsidRPr="00F36621">
        <w:rPr>
          <w:b/>
          <w:bCs/>
          <w:lang w:eastAsia="x-none"/>
        </w:rPr>
        <w:t>Decision:</w:t>
      </w:r>
      <w:r>
        <w:rPr>
          <w:lang w:eastAsia="x-none"/>
        </w:rPr>
        <w:t xml:space="preserve"> </w:t>
      </w:r>
      <w:r w:rsidRPr="00F36621">
        <w:rPr>
          <w:lang w:eastAsia="x-none"/>
        </w:rPr>
        <w:t>RAN1 to consider the LS</w:t>
      </w:r>
      <w:r>
        <w:rPr>
          <w:lang w:eastAsia="x-none"/>
        </w:rPr>
        <w:t xml:space="preserve"> from RAN4 </w:t>
      </w:r>
      <w:r w:rsidRPr="00F36621">
        <w:rPr>
          <w:lang w:eastAsia="x-none"/>
        </w:rPr>
        <w:t>as part of the ongoing work under agenda item 8.5.</w:t>
      </w:r>
    </w:p>
    <w:p w14:paraId="71EC5BA7" w14:textId="77777777" w:rsidR="00B70399" w:rsidRDefault="00B70399" w:rsidP="006B480F">
      <w:pPr>
        <w:rPr>
          <w:lang w:eastAsia="x-none"/>
        </w:rPr>
      </w:pPr>
    </w:p>
    <w:p w14:paraId="141A4B64" w14:textId="231A657C" w:rsidR="006B480F" w:rsidRPr="00F36621" w:rsidRDefault="002328C4" w:rsidP="006B480F">
      <w:pPr>
        <w:rPr>
          <w:b/>
          <w:bCs/>
          <w:lang w:eastAsia="x-none"/>
        </w:rPr>
      </w:pPr>
      <w:hyperlink r:id="rId117" w:history="1">
        <w:r w:rsidR="004371F4">
          <w:rPr>
            <w:rStyle w:val="Hyperlink"/>
            <w:b/>
            <w:bCs/>
            <w:lang w:eastAsia="x-none"/>
          </w:rPr>
          <w:t>R1-2200905</w:t>
        </w:r>
      </w:hyperlink>
      <w:r w:rsidR="006B480F" w:rsidRPr="00F36621">
        <w:rPr>
          <w:b/>
          <w:bCs/>
          <w:lang w:eastAsia="x-none"/>
        </w:rPr>
        <w:tab/>
        <w:t>Reply LS on reporting and definition of DL PRS path RSRP</w:t>
      </w:r>
      <w:r w:rsidR="006B480F" w:rsidRPr="00F36621">
        <w:rPr>
          <w:b/>
          <w:bCs/>
          <w:lang w:eastAsia="x-none"/>
        </w:rPr>
        <w:tab/>
        <w:t>RAN4, Nokia Bell Labs</w:t>
      </w:r>
    </w:p>
    <w:p w14:paraId="12834ABE" w14:textId="1D30167E" w:rsidR="00B70399" w:rsidRPr="00B70399" w:rsidRDefault="002328C4" w:rsidP="00B70399">
      <w:pPr>
        <w:ind w:left="720"/>
        <w:rPr>
          <w:sz w:val="18"/>
          <w:szCs w:val="18"/>
          <w:lang w:eastAsia="x-none"/>
        </w:rPr>
      </w:pPr>
      <w:hyperlink r:id="rId118" w:history="1">
        <w:r w:rsidR="004371F4">
          <w:rPr>
            <w:rStyle w:val="Hyperlink"/>
            <w:sz w:val="18"/>
            <w:szCs w:val="18"/>
            <w:lang w:eastAsia="x-none"/>
          </w:rPr>
          <w:t>R1-2201212</w:t>
        </w:r>
      </w:hyperlink>
      <w:r w:rsidR="00B70399" w:rsidRPr="00B70399">
        <w:rPr>
          <w:sz w:val="18"/>
          <w:szCs w:val="18"/>
          <w:lang w:eastAsia="x-none"/>
        </w:rPr>
        <w:tab/>
        <w:t>Draft reply LS on reporting and definition of DL PRS path RSRP</w:t>
      </w:r>
      <w:r w:rsidR="00B70399" w:rsidRPr="00B70399">
        <w:rPr>
          <w:sz w:val="18"/>
          <w:szCs w:val="18"/>
          <w:lang w:eastAsia="x-none"/>
        </w:rPr>
        <w:tab/>
        <w:t>ZTE</w:t>
      </w:r>
    </w:p>
    <w:p w14:paraId="51D71D2F" w14:textId="18B3081F" w:rsidR="00B70399" w:rsidRPr="00B70399" w:rsidRDefault="002328C4" w:rsidP="00B70399">
      <w:pPr>
        <w:ind w:left="720"/>
        <w:rPr>
          <w:sz w:val="18"/>
          <w:szCs w:val="18"/>
          <w:lang w:eastAsia="x-none"/>
        </w:rPr>
      </w:pPr>
      <w:hyperlink r:id="rId119" w:history="1">
        <w:r w:rsidR="004371F4">
          <w:rPr>
            <w:rStyle w:val="Hyperlink"/>
            <w:sz w:val="18"/>
            <w:szCs w:val="18"/>
            <w:lang w:eastAsia="x-none"/>
          </w:rPr>
          <w:t>R1-2201313</w:t>
        </w:r>
      </w:hyperlink>
      <w:r w:rsidR="00B70399" w:rsidRPr="00B70399">
        <w:rPr>
          <w:sz w:val="18"/>
          <w:szCs w:val="18"/>
          <w:lang w:eastAsia="x-none"/>
        </w:rPr>
        <w:tab/>
        <w:t>Discussion on reporting and definition of DL PRS path RSRP</w:t>
      </w:r>
      <w:r w:rsidR="00B70399" w:rsidRPr="00B70399">
        <w:rPr>
          <w:sz w:val="18"/>
          <w:szCs w:val="18"/>
          <w:lang w:eastAsia="x-none"/>
        </w:rPr>
        <w:tab/>
        <w:t>CATT</w:t>
      </w:r>
    </w:p>
    <w:p w14:paraId="44877CD3" w14:textId="29AD87E2" w:rsidR="00B70399" w:rsidRPr="00B70399" w:rsidRDefault="002328C4" w:rsidP="00B70399">
      <w:pPr>
        <w:ind w:left="720"/>
        <w:rPr>
          <w:sz w:val="18"/>
          <w:szCs w:val="18"/>
          <w:lang w:eastAsia="x-none"/>
        </w:rPr>
      </w:pPr>
      <w:hyperlink r:id="rId120" w:history="1">
        <w:r w:rsidR="004371F4">
          <w:rPr>
            <w:rStyle w:val="Hyperlink"/>
            <w:sz w:val="18"/>
            <w:szCs w:val="18"/>
            <w:lang w:eastAsia="x-none"/>
          </w:rPr>
          <w:t>R1-2201314</w:t>
        </w:r>
      </w:hyperlink>
      <w:r w:rsidR="00B70399" w:rsidRPr="00B70399">
        <w:rPr>
          <w:sz w:val="18"/>
          <w:szCs w:val="18"/>
          <w:lang w:eastAsia="x-none"/>
        </w:rPr>
        <w:tab/>
        <w:t>Draft reply LS on reporting and definition of DL PRS path RSRP</w:t>
      </w:r>
      <w:r w:rsidR="00B70399" w:rsidRPr="00B70399">
        <w:rPr>
          <w:sz w:val="18"/>
          <w:szCs w:val="18"/>
          <w:lang w:eastAsia="x-none"/>
        </w:rPr>
        <w:tab/>
        <w:t>CATT</w:t>
      </w:r>
    </w:p>
    <w:p w14:paraId="1CCC81F2" w14:textId="2694C061" w:rsidR="00B70399" w:rsidRPr="00B70399" w:rsidRDefault="002328C4" w:rsidP="00B70399">
      <w:pPr>
        <w:ind w:left="720"/>
        <w:rPr>
          <w:sz w:val="18"/>
          <w:szCs w:val="18"/>
          <w:lang w:eastAsia="x-none"/>
        </w:rPr>
      </w:pPr>
      <w:hyperlink r:id="rId121" w:history="1">
        <w:r w:rsidR="004371F4">
          <w:rPr>
            <w:rStyle w:val="Hyperlink"/>
            <w:sz w:val="18"/>
            <w:szCs w:val="18"/>
            <w:lang w:eastAsia="x-none"/>
          </w:rPr>
          <w:t>R1-2202105</w:t>
        </w:r>
      </w:hyperlink>
      <w:r w:rsidR="00B70399" w:rsidRPr="00B70399">
        <w:rPr>
          <w:sz w:val="18"/>
          <w:szCs w:val="18"/>
          <w:lang w:eastAsia="x-none"/>
        </w:rPr>
        <w:tab/>
        <w:t>Draft Reply to RAN4 LS on reporting and definition of DL PRS path RSRP</w:t>
      </w:r>
      <w:r w:rsidR="00B70399" w:rsidRPr="00B70399">
        <w:rPr>
          <w:sz w:val="18"/>
          <w:szCs w:val="18"/>
          <w:lang w:eastAsia="x-none"/>
        </w:rPr>
        <w:tab/>
        <w:t>Qualcomm Incorporated</w:t>
      </w:r>
    </w:p>
    <w:p w14:paraId="4FCAF9BE" w14:textId="21C6286D" w:rsidR="006B480F" w:rsidRPr="00B70399" w:rsidRDefault="002328C4" w:rsidP="00B70399">
      <w:pPr>
        <w:ind w:left="720"/>
        <w:rPr>
          <w:sz w:val="18"/>
          <w:szCs w:val="18"/>
          <w:lang w:eastAsia="x-none"/>
        </w:rPr>
      </w:pPr>
      <w:hyperlink r:id="rId122" w:history="1">
        <w:r w:rsidR="004371F4">
          <w:rPr>
            <w:rStyle w:val="Hyperlink"/>
            <w:sz w:val="18"/>
            <w:szCs w:val="18"/>
            <w:lang w:eastAsia="x-none"/>
          </w:rPr>
          <w:t>R1-2202461</w:t>
        </w:r>
      </w:hyperlink>
      <w:r w:rsidR="00B70399" w:rsidRPr="00B70399">
        <w:rPr>
          <w:sz w:val="18"/>
          <w:szCs w:val="18"/>
          <w:lang w:eastAsia="x-none"/>
        </w:rPr>
        <w:tab/>
        <w:t>Discussion on DL PRS-RSRPP definition</w:t>
      </w:r>
      <w:r w:rsidR="00B70399" w:rsidRPr="00B70399">
        <w:rPr>
          <w:sz w:val="18"/>
          <w:szCs w:val="18"/>
          <w:lang w:eastAsia="x-none"/>
        </w:rPr>
        <w:tab/>
        <w:t>Huawei, HiSilicon</w:t>
      </w:r>
    </w:p>
    <w:p w14:paraId="777472CF" w14:textId="52B79C71" w:rsidR="00F36621" w:rsidRDefault="00F36621" w:rsidP="00F36621">
      <w:pPr>
        <w:rPr>
          <w:lang w:eastAsia="x-none"/>
        </w:rPr>
      </w:pPr>
      <w:r w:rsidRPr="00F36621">
        <w:rPr>
          <w:b/>
          <w:bCs/>
          <w:lang w:eastAsia="x-none"/>
        </w:rPr>
        <w:t>Decision:</w:t>
      </w:r>
      <w:r>
        <w:rPr>
          <w:lang w:eastAsia="x-none"/>
        </w:rPr>
        <w:t xml:space="preserve"> </w:t>
      </w:r>
      <w:r w:rsidRPr="00F36621">
        <w:rPr>
          <w:lang w:eastAsia="x-none"/>
        </w:rPr>
        <w:t>RAN1 to consider the LS</w:t>
      </w:r>
      <w:r>
        <w:rPr>
          <w:lang w:eastAsia="x-none"/>
        </w:rPr>
        <w:t xml:space="preserve"> from RAN4 </w:t>
      </w:r>
      <w:r w:rsidRPr="00F36621">
        <w:rPr>
          <w:lang w:eastAsia="x-none"/>
        </w:rPr>
        <w:t>as part of the ongoing work under agenda item 8.5.</w:t>
      </w:r>
    </w:p>
    <w:p w14:paraId="59659B3E" w14:textId="2A0170E4" w:rsidR="00B70399" w:rsidRDefault="00B70399" w:rsidP="00B70399">
      <w:pPr>
        <w:rPr>
          <w:lang w:eastAsia="x-none"/>
        </w:rPr>
      </w:pPr>
    </w:p>
    <w:p w14:paraId="1454ACBA" w14:textId="77777777" w:rsidR="00B70399" w:rsidRDefault="00B70399" w:rsidP="00B70399">
      <w:pPr>
        <w:rPr>
          <w:lang w:eastAsia="x-none"/>
        </w:rPr>
      </w:pPr>
    </w:p>
    <w:p w14:paraId="38DBD3A1" w14:textId="4F25CDBA" w:rsidR="006B480F" w:rsidRPr="00B70399" w:rsidRDefault="00B70399" w:rsidP="006B480F">
      <w:pPr>
        <w:rPr>
          <w:bCs/>
          <w:lang w:eastAsia="x-none"/>
        </w:rPr>
      </w:pPr>
      <w:r w:rsidRPr="00B70399">
        <w:rPr>
          <w:bCs/>
          <w:lang w:eastAsia="x-none"/>
        </w:rPr>
        <w:t>//</w:t>
      </w:r>
      <w:r w:rsidR="006B480F" w:rsidRPr="00B70399">
        <w:rPr>
          <w:bCs/>
          <w:lang w:eastAsia="x-none"/>
        </w:rPr>
        <w:t>Incoming LSs on Rel-17 NR_feMIMO</w:t>
      </w:r>
    </w:p>
    <w:p w14:paraId="645286A7" w14:textId="3A678088" w:rsidR="006B480F" w:rsidRPr="00600334" w:rsidRDefault="002328C4" w:rsidP="006B480F">
      <w:pPr>
        <w:rPr>
          <w:b/>
          <w:bCs/>
          <w:lang w:eastAsia="x-none"/>
        </w:rPr>
      </w:pPr>
      <w:hyperlink r:id="rId123" w:history="1">
        <w:r w:rsidR="004371F4">
          <w:rPr>
            <w:rStyle w:val="Hyperlink"/>
            <w:b/>
            <w:bCs/>
            <w:lang w:eastAsia="x-none"/>
          </w:rPr>
          <w:t>R1-2200859</w:t>
        </w:r>
      </w:hyperlink>
      <w:r w:rsidR="006B480F" w:rsidRPr="00600334">
        <w:rPr>
          <w:b/>
          <w:bCs/>
          <w:lang w:eastAsia="x-none"/>
        </w:rPr>
        <w:tab/>
        <w:t>LS on MPE information signalling</w:t>
      </w:r>
      <w:r w:rsidR="006B480F" w:rsidRPr="00600334">
        <w:rPr>
          <w:b/>
          <w:bCs/>
          <w:lang w:eastAsia="x-none"/>
        </w:rPr>
        <w:tab/>
        <w:t>RAN2, Nokia</w:t>
      </w:r>
    </w:p>
    <w:p w14:paraId="1EA2EF5C" w14:textId="53649662" w:rsidR="00600334" w:rsidRPr="00600334" w:rsidRDefault="002328C4" w:rsidP="00600334">
      <w:pPr>
        <w:ind w:left="720"/>
        <w:rPr>
          <w:sz w:val="18"/>
          <w:szCs w:val="18"/>
          <w:lang w:eastAsia="x-none"/>
        </w:rPr>
      </w:pPr>
      <w:hyperlink r:id="rId124" w:history="1">
        <w:r w:rsidR="004371F4">
          <w:rPr>
            <w:rStyle w:val="Hyperlink"/>
            <w:sz w:val="18"/>
            <w:szCs w:val="18"/>
            <w:lang w:eastAsia="x-none"/>
          </w:rPr>
          <w:t>R1-2201041</w:t>
        </w:r>
      </w:hyperlink>
      <w:r w:rsidR="00600334" w:rsidRPr="00600334">
        <w:rPr>
          <w:sz w:val="18"/>
          <w:szCs w:val="18"/>
          <w:lang w:eastAsia="x-none"/>
        </w:rPr>
        <w:tab/>
        <w:t>Draft reply LS on MPE information signaling</w:t>
      </w:r>
      <w:r w:rsidR="00600334" w:rsidRPr="00600334">
        <w:rPr>
          <w:sz w:val="18"/>
          <w:szCs w:val="18"/>
          <w:lang w:eastAsia="x-none"/>
        </w:rPr>
        <w:tab/>
        <w:t>vivo</w:t>
      </w:r>
    </w:p>
    <w:p w14:paraId="6BC560D4" w14:textId="1241E3B5" w:rsidR="00600334" w:rsidRPr="00600334" w:rsidRDefault="002328C4" w:rsidP="00600334">
      <w:pPr>
        <w:ind w:left="720"/>
        <w:rPr>
          <w:sz w:val="18"/>
          <w:szCs w:val="18"/>
          <w:lang w:eastAsia="x-none"/>
        </w:rPr>
      </w:pPr>
      <w:hyperlink r:id="rId125" w:history="1">
        <w:r w:rsidR="004371F4">
          <w:rPr>
            <w:rStyle w:val="Hyperlink"/>
            <w:sz w:val="18"/>
            <w:szCs w:val="18"/>
            <w:lang w:eastAsia="x-none"/>
          </w:rPr>
          <w:t>R1-2201202</w:t>
        </w:r>
      </w:hyperlink>
      <w:r w:rsidR="00600334" w:rsidRPr="00600334">
        <w:rPr>
          <w:sz w:val="18"/>
          <w:szCs w:val="18"/>
          <w:lang w:eastAsia="x-none"/>
        </w:rPr>
        <w:tab/>
        <w:t>Draft reply LS on MPE information signalling</w:t>
      </w:r>
      <w:r w:rsidR="00600334" w:rsidRPr="00600334">
        <w:rPr>
          <w:sz w:val="18"/>
          <w:szCs w:val="18"/>
          <w:lang w:eastAsia="x-none"/>
        </w:rPr>
        <w:tab/>
        <w:t>ZTE</w:t>
      </w:r>
    </w:p>
    <w:p w14:paraId="0E209F01" w14:textId="67B4CD76" w:rsidR="00600334" w:rsidRPr="00600334" w:rsidRDefault="002328C4" w:rsidP="00600334">
      <w:pPr>
        <w:ind w:left="720"/>
        <w:rPr>
          <w:sz w:val="18"/>
          <w:szCs w:val="18"/>
          <w:lang w:eastAsia="x-none"/>
        </w:rPr>
      </w:pPr>
      <w:hyperlink r:id="rId126" w:history="1">
        <w:r w:rsidR="004371F4">
          <w:rPr>
            <w:rStyle w:val="Hyperlink"/>
            <w:sz w:val="18"/>
            <w:szCs w:val="18"/>
            <w:lang w:eastAsia="x-none"/>
          </w:rPr>
          <w:t>R1-2201234</w:t>
        </w:r>
      </w:hyperlink>
      <w:r w:rsidR="00600334" w:rsidRPr="00600334">
        <w:rPr>
          <w:sz w:val="18"/>
          <w:szCs w:val="18"/>
          <w:lang w:eastAsia="x-none"/>
        </w:rPr>
        <w:tab/>
        <w:t>Discussion on LS on MPE information signalling</w:t>
      </w:r>
      <w:r w:rsidR="00600334" w:rsidRPr="00600334">
        <w:rPr>
          <w:sz w:val="18"/>
          <w:szCs w:val="18"/>
          <w:lang w:eastAsia="x-none"/>
        </w:rPr>
        <w:tab/>
        <w:t>OPPO</w:t>
      </w:r>
    </w:p>
    <w:p w14:paraId="148091C1" w14:textId="0667689F" w:rsidR="00600334" w:rsidRPr="00600334" w:rsidRDefault="002328C4" w:rsidP="00600334">
      <w:pPr>
        <w:ind w:left="720"/>
        <w:rPr>
          <w:sz w:val="18"/>
          <w:szCs w:val="18"/>
          <w:lang w:eastAsia="x-none"/>
        </w:rPr>
      </w:pPr>
      <w:hyperlink r:id="rId127" w:history="1">
        <w:r w:rsidR="004371F4">
          <w:rPr>
            <w:rStyle w:val="Hyperlink"/>
            <w:sz w:val="18"/>
            <w:szCs w:val="18"/>
            <w:lang w:eastAsia="x-none"/>
          </w:rPr>
          <w:t>R1-2201451</w:t>
        </w:r>
      </w:hyperlink>
      <w:r w:rsidR="00600334" w:rsidRPr="00600334">
        <w:rPr>
          <w:sz w:val="18"/>
          <w:szCs w:val="18"/>
          <w:lang w:eastAsia="x-none"/>
        </w:rPr>
        <w:tab/>
        <w:t>[Draft] Reply LS on MPE information signalling</w:t>
      </w:r>
      <w:r w:rsidR="00600334" w:rsidRPr="00600334">
        <w:rPr>
          <w:sz w:val="18"/>
          <w:szCs w:val="18"/>
          <w:lang w:eastAsia="x-none"/>
        </w:rPr>
        <w:tab/>
        <w:t>Lenovo, Motorola Mobility</w:t>
      </w:r>
    </w:p>
    <w:p w14:paraId="236448EB" w14:textId="0FB59B58" w:rsidR="00600334" w:rsidRPr="00600334" w:rsidRDefault="002328C4" w:rsidP="00600334">
      <w:pPr>
        <w:ind w:left="720"/>
        <w:rPr>
          <w:sz w:val="18"/>
          <w:szCs w:val="18"/>
          <w:lang w:eastAsia="x-none"/>
        </w:rPr>
      </w:pPr>
      <w:hyperlink r:id="rId128" w:history="1">
        <w:r w:rsidR="004371F4">
          <w:rPr>
            <w:rStyle w:val="Hyperlink"/>
            <w:sz w:val="18"/>
            <w:szCs w:val="18"/>
            <w:lang w:eastAsia="x-none"/>
          </w:rPr>
          <w:t>R1-2201563</w:t>
        </w:r>
      </w:hyperlink>
      <w:r w:rsidR="00600334" w:rsidRPr="00600334">
        <w:rPr>
          <w:sz w:val="18"/>
          <w:szCs w:val="18"/>
          <w:lang w:eastAsia="x-none"/>
        </w:rPr>
        <w:tab/>
        <w:t>Draft reply LS on MPE information signalling</w:t>
      </w:r>
      <w:r w:rsidR="00600334" w:rsidRPr="00600334">
        <w:rPr>
          <w:sz w:val="18"/>
          <w:szCs w:val="18"/>
          <w:lang w:eastAsia="x-none"/>
        </w:rPr>
        <w:tab/>
        <w:t>LG Electronics</w:t>
      </w:r>
    </w:p>
    <w:p w14:paraId="594E34DD" w14:textId="6D21EE46" w:rsidR="00600334" w:rsidRPr="00600334" w:rsidRDefault="002328C4" w:rsidP="00600334">
      <w:pPr>
        <w:ind w:left="720"/>
        <w:rPr>
          <w:sz w:val="18"/>
          <w:szCs w:val="18"/>
          <w:lang w:eastAsia="x-none"/>
        </w:rPr>
      </w:pPr>
      <w:hyperlink r:id="rId129" w:history="1">
        <w:r w:rsidR="004371F4">
          <w:rPr>
            <w:rStyle w:val="Hyperlink"/>
            <w:sz w:val="18"/>
            <w:szCs w:val="18"/>
            <w:lang w:eastAsia="x-none"/>
          </w:rPr>
          <w:t>R1-2201749</w:t>
        </w:r>
      </w:hyperlink>
      <w:r w:rsidR="00600334" w:rsidRPr="00600334">
        <w:rPr>
          <w:sz w:val="18"/>
          <w:szCs w:val="18"/>
          <w:lang w:eastAsia="x-none"/>
        </w:rPr>
        <w:tab/>
        <w:t>Draft reply LS on MPE Information Signaling</w:t>
      </w:r>
      <w:r w:rsidR="00600334" w:rsidRPr="00600334">
        <w:rPr>
          <w:sz w:val="18"/>
          <w:szCs w:val="18"/>
          <w:lang w:eastAsia="x-none"/>
        </w:rPr>
        <w:tab/>
        <w:t>Apple</w:t>
      </w:r>
    </w:p>
    <w:p w14:paraId="284EE5CB" w14:textId="14A3C536" w:rsidR="00600334" w:rsidRPr="00600334" w:rsidRDefault="002328C4" w:rsidP="00600334">
      <w:pPr>
        <w:ind w:left="720"/>
        <w:rPr>
          <w:sz w:val="18"/>
          <w:szCs w:val="18"/>
          <w:lang w:eastAsia="x-none"/>
        </w:rPr>
      </w:pPr>
      <w:hyperlink r:id="rId130" w:history="1">
        <w:r w:rsidR="004371F4">
          <w:rPr>
            <w:rStyle w:val="Hyperlink"/>
            <w:sz w:val="18"/>
            <w:szCs w:val="18"/>
            <w:lang w:eastAsia="x-none"/>
          </w:rPr>
          <w:t>R1-2201835</w:t>
        </w:r>
      </w:hyperlink>
      <w:r w:rsidR="00600334" w:rsidRPr="00600334">
        <w:rPr>
          <w:sz w:val="18"/>
          <w:szCs w:val="18"/>
          <w:lang w:eastAsia="x-none"/>
        </w:rPr>
        <w:tab/>
        <w:t>Discussion on RAN2 LS on MPE information signaling</w:t>
      </w:r>
      <w:r w:rsidR="00600334" w:rsidRPr="00600334">
        <w:rPr>
          <w:sz w:val="18"/>
          <w:szCs w:val="18"/>
          <w:lang w:eastAsia="x-none"/>
        </w:rPr>
        <w:tab/>
        <w:t>CMCC</w:t>
      </w:r>
    </w:p>
    <w:p w14:paraId="75D2589C" w14:textId="6BE4BDD5" w:rsidR="00600334" w:rsidRPr="00600334" w:rsidRDefault="002328C4" w:rsidP="00600334">
      <w:pPr>
        <w:ind w:left="720"/>
        <w:rPr>
          <w:sz w:val="18"/>
          <w:szCs w:val="18"/>
          <w:lang w:eastAsia="x-none"/>
        </w:rPr>
      </w:pPr>
      <w:hyperlink r:id="rId131" w:history="1">
        <w:r w:rsidR="004371F4">
          <w:rPr>
            <w:rStyle w:val="Hyperlink"/>
            <w:sz w:val="18"/>
            <w:szCs w:val="18"/>
            <w:lang w:eastAsia="x-none"/>
          </w:rPr>
          <w:t>R1-2201976</w:t>
        </w:r>
      </w:hyperlink>
      <w:r w:rsidR="00600334" w:rsidRPr="00600334">
        <w:rPr>
          <w:sz w:val="18"/>
          <w:szCs w:val="18"/>
          <w:lang w:eastAsia="x-none"/>
        </w:rPr>
        <w:tab/>
        <w:t>Draft Reply LS on MPE information signalling</w:t>
      </w:r>
      <w:r w:rsidR="00600334" w:rsidRPr="00600334">
        <w:rPr>
          <w:sz w:val="18"/>
          <w:szCs w:val="18"/>
          <w:lang w:eastAsia="x-none"/>
        </w:rPr>
        <w:tab/>
        <w:t>Samsung</w:t>
      </w:r>
    </w:p>
    <w:p w14:paraId="219E5DE6" w14:textId="6A36FF06" w:rsidR="00600334" w:rsidRPr="00600334" w:rsidRDefault="002328C4" w:rsidP="00600334">
      <w:pPr>
        <w:ind w:left="720"/>
        <w:rPr>
          <w:sz w:val="18"/>
          <w:szCs w:val="18"/>
          <w:lang w:eastAsia="x-none"/>
        </w:rPr>
      </w:pPr>
      <w:hyperlink r:id="rId132" w:history="1">
        <w:r w:rsidR="004371F4">
          <w:rPr>
            <w:rStyle w:val="Hyperlink"/>
            <w:sz w:val="18"/>
            <w:szCs w:val="18"/>
            <w:lang w:eastAsia="x-none"/>
          </w:rPr>
          <w:t>R1-2202313</w:t>
        </w:r>
      </w:hyperlink>
      <w:r w:rsidR="00600334" w:rsidRPr="00600334">
        <w:rPr>
          <w:sz w:val="18"/>
          <w:szCs w:val="18"/>
          <w:lang w:eastAsia="x-none"/>
        </w:rPr>
        <w:tab/>
        <w:t>Draft LS reply on MPE information signalling</w:t>
      </w:r>
      <w:r w:rsidR="00600334" w:rsidRPr="00600334">
        <w:rPr>
          <w:sz w:val="18"/>
          <w:szCs w:val="18"/>
          <w:lang w:eastAsia="x-none"/>
        </w:rPr>
        <w:tab/>
        <w:t>Nokia, Nokia Shanghai Bell</w:t>
      </w:r>
    </w:p>
    <w:p w14:paraId="5384F288" w14:textId="7995C80B" w:rsidR="00600334" w:rsidRPr="00600334" w:rsidRDefault="002328C4" w:rsidP="00600334">
      <w:pPr>
        <w:ind w:left="720"/>
        <w:rPr>
          <w:sz w:val="18"/>
          <w:szCs w:val="18"/>
          <w:lang w:eastAsia="x-none"/>
        </w:rPr>
      </w:pPr>
      <w:hyperlink r:id="rId133" w:history="1">
        <w:r w:rsidR="004371F4">
          <w:rPr>
            <w:rStyle w:val="Hyperlink"/>
            <w:sz w:val="18"/>
            <w:szCs w:val="18"/>
            <w:lang w:eastAsia="x-none"/>
          </w:rPr>
          <w:t>R1-2202324</w:t>
        </w:r>
      </w:hyperlink>
      <w:r w:rsidR="00600334" w:rsidRPr="00600334">
        <w:rPr>
          <w:sz w:val="18"/>
          <w:szCs w:val="18"/>
          <w:lang w:eastAsia="x-none"/>
        </w:rPr>
        <w:tab/>
        <w:t>Draft reply to LS on MPE information signalling</w:t>
      </w:r>
      <w:r w:rsidR="00600334" w:rsidRPr="00600334">
        <w:rPr>
          <w:sz w:val="18"/>
          <w:szCs w:val="18"/>
          <w:lang w:eastAsia="x-none"/>
        </w:rPr>
        <w:tab/>
        <w:t>Ericsson</w:t>
      </w:r>
    </w:p>
    <w:p w14:paraId="06AB9390" w14:textId="163D2046" w:rsidR="00600334" w:rsidRPr="00600334" w:rsidRDefault="002328C4" w:rsidP="00600334">
      <w:pPr>
        <w:ind w:left="720"/>
        <w:rPr>
          <w:sz w:val="18"/>
          <w:szCs w:val="18"/>
          <w:lang w:eastAsia="x-none"/>
        </w:rPr>
      </w:pPr>
      <w:hyperlink r:id="rId134" w:history="1">
        <w:r w:rsidR="004371F4">
          <w:rPr>
            <w:rStyle w:val="Hyperlink"/>
            <w:sz w:val="18"/>
            <w:szCs w:val="18"/>
            <w:lang w:eastAsia="x-none"/>
          </w:rPr>
          <w:t>R1-2202466</w:t>
        </w:r>
      </w:hyperlink>
      <w:r w:rsidR="00600334" w:rsidRPr="00600334">
        <w:rPr>
          <w:sz w:val="18"/>
          <w:szCs w:val="18"/>
          <w:lang w:eastAsia="x-none"/>
        </w:rPr>
        <w:tab/>
        <w:t>Views on MPE information signalling</w:t>
      </w:r>
      <w:r w:rsidR="00600334" w:rsidRPr="00600334">
        <w:rPr>
          <w:sz w:val="18"/>
          <w:szCs w:val="18"/>
          <w:lang w:eastAsia="x-none"/>
        </w:rPr>
        <w:tab/>
        <w:t>Huawei, HiSilicon</w:t>
      </w:r>
    </w:p>
    <w:p w14:paraId="641A4312" w14:textId="73CA0392" w:rsidR="00600334" w:rsidRDefault="00600334" w:rsidP="00600334">
      <w:pPr>
        <w:rPr>
          <w:lang w:eastAsia="x-none"/>
        </w:rPr>
      </w:pPr>
      <w:r>
        <w:rPr>
          <w:b/>
          <w:bCs/>
          <w:lang w:eastAsia="x-none"/>
        </w:rPr>
        <w:t>Decision:</w:t>
      </w:r>
      <w:r w:rsidRPr="00726601">
        <w:t xml:space="preserve"> </w:t>
      </w:r>
      <w:r w:rsidRPr="00726601">
        <w:rPr>
          <w:lang w:eastAsia="x-none"/>
        </w:rPr>
        <w:t xml:space="preserve">Response LS is needed. </w:t>
      </w:r>
      <w:r w:rsidRPr="00F00CCD">
        <w:rPr>
          <w:lang w:eastAsia="x-none"/>
        </w:rPr>
        <w:t>To be discussed as part of email discussion in [</w:t>
      </w:r>
      <w:r w:rsidRPr="00600334">
        <w:rPr>
          <w:lang w:eastAsia="x-none"/>
        </w:rPr>
        <w:t>108-e-R17-RRC-MIMO</w:t>
      </w:r>
      <w:r w:rsidRPr="00F00CCD">
        <w:rPr>
          <w:lang w:eastAsia="x-none"/>
        </w:rPr>
        <w:t>] under agenda item 8.</w:t>
      </w:r>
      <w:r>
        <w:rPr>
          <w:lang w:eastAsia="x-none"/>
        </w:rPr>
        <w:t>1</w:t>
      </w:r>
      <w:r w:rsidRPr="00726601">
        <w:rPr>
          <w:lang w:eastAsia="x-none"/>
        </w:rPr>
        <w:t>.</w:t>
      </w:r>
    </w:p>
    <w:p w14:paraId="170DFBB4" w14:textId="77777777" w:rsidR="00600334" w:rsidRDefault="00600334" w:rsidP="00600334">
      <w:pPr>
        <w:rPr>
          <w:lang w:eastAsia="x-none"/>
        </w:rPr>
      </w:pPr>
    </w:p>
    <w:p w14:paraId="7183F332" w14:textId="5CDA5A05" w:rsidR="00600334" w:rsidRDefault="002328C4" w:rsidP="00600334">
      <w:pPr>
        <w:rPr>
          <w:b/>
          <w:bCs/>
          <w:lang w:eastAsia="x-none"/>
        </w:rPr>
      </w:pPr>
      <w:hyperlink r:id="rId135" w:history="1">
        <w:r w:rsidR="004371F4">
          <w:rPr>
            <w:rStyle w:val="Hyperlink"/>
            <w:b/>
            <w:bCs/>
            <w:lang w:eastAsia="x-none"/>
          </w:rPr>
          <w:t>R1-2200887</w:t>
        </w:r>
      </w:hyperlink>
      <w:r w:rsidR="00600334" w:rsidRPr="00600334">
        <w:rPr>
          <w:b/>
          <w:bCs/>
          <w:lang w:eastAsia="x-none"/>
        </w:rPr>
        <w:tab/>
        <w:t>LS on feMIMO RRC parameters</w:t>
      </w:r>
      <w:r w:rsidR="00600334" w:rsidRPr="00600334">
        <w:rPr>
          <w:b/>
          <w:bCs/>
          <w:lang w:eastAsia="x-none"/>
        </w:rPr>
        <w:tab/>
        <w:t>RAN2, Ericsson</w:t>
      </w:r>
    </w:p>
    <w:p w14:paraId="64AB4C55" w14:textId="1A4C9D35" w:rsidR="00AA024F" w:rsidRPr="00AA024F" w:rsidRDefault="002328C4" w:rsidP="00AA024F">
      <w:pPr>
        <w:ind w:left="720"/>
        <w:rPr>
          <w:sz w:val="18"/>
          <w:szCs w:val="18"/>
          <w:lang w:eastAsia="x-none"/>
        </w:rPr>
      </w:pPr>
      <w:hyperlink r:id="rId136" w:history="1">
        <w:r w:rsidR="004371F4">
          <w:rPr>
            <w:rStyle w:val="Hyperlink"/>
            <w:sz w:val="18"/>
            <w:szCs w:val="18"/>
            <w:lang w:eastAsia="x-none"/>
          </w:rPr>
          <w:t>R1-2201050</w:t>
        </w:r>
      </w:hyperlink>
      <w:r w:rsidR="00AA024F" w:rsidRPr="00AA024F">
        <w:rPr>
          <w:sz w:val="18"/>
          <w:szCs w:val="18"/>
          <w:lang w:eastAsia="x-none"/>
        </w:rPr>
        <w:tab/>
        <w:t>Draft LS reply on  feMIMO RRC parameters</w:t>
      </w:r>
      <w:r w:rsidR="00AA024F" w:rsidRPr="00AA024F">
        <w:rPr>
          <w:sz w:val="18"/>
          <w:szCs w:val="18"/>
          <w:lang w:eastAsia="x-none"/>
        </w:rPr>
        <w:tab/>
        <w:t>vivo</w:t>
      </w:r>
    </w:p>
    <w:p w14:paraId="1A9C4BD2" w14:textId="12F949EE" w:rsidR="00AA024F" w:rsidRPr="00AA024F" w:rsidRDefault="002328C4" w:rsidP="00AA024F">
      <w:pPr>
        <w:ind w:left="720"/>
        <w:rPr>
          <w:sz w:val="18"/>
          <w:szCs w:val="18"/>
          <w:lang w:eastAsia="x-none"/>
        </w:rPr>
      </w:pPr>
      <w:hyperlink r:id="rId137" w:history="1">
        <w:r w:rsidR="004371F4">
          <w:rPr>
            <w:rStyle w:val="Hyperlink"/>
            <w:sz w:val="18"/>
            <w:szCs w:val="18"/>
            <w:lang w:eastAsia="x-none"/>
          </w:rPr>
          <w:t>R1-2201204</w:t>
        </w:r>
      </w:hyperlink>
      <w:r w:rsidR="00AA024F" w:rsidRPr="00AA024F">
        <w:rPr>
          <w:sz w:val="18"/>
          <w:szCs w:val="18"/>
          <w:lang w:eastAsia="x-none"/>
        </w:rPr>
        <w:tab/>
        <w:t>Draft reply LS on feMIMO RRC parameters</w:t>
      </w:r>
      <w:r w:rsidR="00AA024F" w:rsidRPr="00AA024F">
        <w:rPr>
          <w:sz w:val="18"/>
          <w:szCs w:val="18"/>
          <w:lang w:eastAsia="x-none"/>
        </w:rPr>
        <w:tab/>
        <w:t>ZTE</w:t>
      </w:r>
    </w:p>
    <w:p w14:paraId="79158330" w14:textId="13CBF2B0" w:rsidR="00AA024F" w:rsidRPr="00AA024F" w:rsidRDefault="002328C4" w:rsidP="00AA024F">
      <w:pPr>
        <w:ind w:left="720"/>
        <w:rPr>
          <w:sz w:val="18"/>
          <w:szCs w:val="18"/>
          <w:lang w:eastAsia="x-none"/>
        </w:rPr>
      </w:pPr>
      <w:hyperlink r:id="rId138" w:history="1">
        <w:r w:rsidR="004371F4">
          <w:rPr>
            <w:rStyle w:val="Hyperlink"/>
            <w:sz w:val="18"/>
            <w:szCs w:val="18"/>
            <w:lang w:eastAsia="x-none"/>
          </w:rPr>
          <w:t>R1-2201237</w:t>
        </w:r>
      </w:hyperlink>
      <w:r w:rsidR="00AA024F" w:rsidRPr="00AA024F">
        <w:rPr>
          <w:sz w:val="18"/>
          <w:szCs w:val="18"/>
          <w:lang w:eastAsia="x-none"/>
        </w:rPr>
        <w:tab/>
        <w:t>Discussion on LS on feMIMO RRC parameters</w:t>
      </w:r>
      <w:r w:rsidR="00AA024F" w:rsidRPr="00AA024F">
        <w:rPr>
          <w:sz w:val="18"/>
          <w:szCs w:val="18"/>
          <w:lang w:eastAsia="x-none"/>
        </w:rPr>
        <w:tab/>
        <w:t>OPPO</w:t>
      </w:r>
    </w:p>
    <w:p w14:paraId="4956C8B7" w14:textId="655F9E3D" w:rsidR="00AA024F" w:rsidRPr="00AA024F" w:rsidRDefault="002328C4" w:rsidP="00AA024F">
      <w:pPr>
        <w:ind w:left="720"/>
        <w:rPr>
          <w:sz w:val="18"/>
          <w:szCs w:val="18"/>
          <w:lang w:eastAsia="x-none"/>
        </w:rPr>
      </w:pPr>
      <w:hyperlink r:id="rId139" w:history="1">
        <w:r w:rsidR="004371F4">
          <w:rPr>
            <w:rStyle w:val="Hyperlink"/>
            <w:sz w:val="18"/>
            <w:szCs w:val="18"/>
            <w:lang w:eastAsia="x-none"/>
          </w:rPr>
          <w:t>R1-2201306</w:t>
        </w:r>
      </w:hyperlink>
      <w:r w:rsidR="00AA024F" w:rsidRPr="00AA024F">
        <w:rPr>
          <w:sz w:val="18"/>
          <w:szCs w:val="18"/>
          <w:lang w:eastAsia="x-none"/>
        </w:rPr>
        <w:tab/>
        <w:t>Draft reply LS on feMIMO RRC parameters</w:t>
      </w:r>
      <w:r w:rsidR="00AA024F" w:rsidRPr="00AA024F">
        <w:rPr>
          <w:sz w:val="18"/>
          <w:szCs w:val="18"/>
          <w:lang w:eastAsia="x-none"/>
        </w:rPr>
        <w:tab/>
        <w:t>CATT</w:t>
      </w:r>
    </w:p>
    <w:p w14:paraId="215EED1F" w14:textId="11F3882C" w:rsidR="00AA024F" w:rsidRPr="00AA024F" w:rsidRDefault="002328C4" w:rsidP="00AA024F">
      <w:pPr>
        <w:ind w:left="720"/>
        <w:rPr>
          <w:sz w:val="18"/>
          <w:szCs w:val="18"/>
          <w:lang w:eastAsia="x-none"/>
        </w:rPr>
      </w:pPr>
      <w:hyperlink r:id="rId140" w:history="1">
        <w:r w:rsidR="004371F4">
          <w:rPr>
            <w:rStyle w:val="Hyperlink"/>
            <w:sz w:val="18"/>
            <w:szCs w:val="18"/>
            <w:lang w:eastAsia="x-none"/>
          </w:rPr>
          <w:t>R1-2201307</w:t>
        </w:r>
      </w:hyperlink>
      <w:r w:rsidR="00AA024F" w:rsidRPr="00AA024F">
        <w:rPr>
          <w:sz w:val="18"/>
          <w:szCs w:val="18"/>
          <w:lang w:eastAsia="x-none"/>
        </w:rPr>
        <w:tab/>
        <w:t>Discussion on feMIMO RRC parameters</w:t>
      </w:r>
      <w:r w:rsidR="00AA024F" w:rsidRPr="00AA024F">
        <w:rPr>
          <w:sz w:val="18"/>
          <w:szCs w:val="18"/>
          <w:lang w:eastAsia="x-none"/>
        </w:rPr>
        <w:tab/>
        <w:t>CATT</w:t>
      </w:r>
    </w:p>
    <w:p w14:paraId="51BB9388" w14:textId="3443C451" w:rsidR="00AA024F" w:rsidRPr="00AA024F" w:rsidRDefault="002328C4" w:rsidP="00AA024F">
      <w:pPr>
        <w:ind w:left="720"/>
        <w:rPr>
          <w:sz w:val="18"/>
          <w:szCs w:val="18"/>
          <w:lang w:eastAsia="x-none"/>
        </w:rPr>
      </w:pPr>
      <w:hyperlink r:id="rId141" w:history="1">
        <w:r w:rsidR="004371F4">
          <w:rPr>
            <w:rStyle w:val="Hyperlink"/>
            <w:sz w:val="18"/>
            <w:szCs w:val="18"/>
            <w:lang w:eastAsia="x-none"/>
          </w:rPr>
          <w:t>R1-2201455</w:t>
        </w:r>
      </w:hyperlink>
      <w:r w:rsidR="00AA024F" w:rsidRPr="00AA024F">
        <w:rPr>
          <w:sz w:val="18"/>
          <w:szCs w:val="18"/>
          <w:lang w:eastAsia="x-none"/>
        </w:rPr>
        <w:tab/>
        <w:t>[Draft] Reply LS on feMIMO RRC parameters</w:t>
      </w:r>
      <w:r w:rsidR="00AA024F" w:rsidRPr="00AA024F">
        <w:rPr>
          <w:sz w:val="18"/>
          <w:szCs w:val="18"/>
          <w:lang w:eastAsia="x-none"/>
        </w:rPr>
        <w:tab/>
        <w:t>Lenovo, Motorola Mobility</w:t>
      </w:r>
    </w:p>
    <w:p w14:paraId="24179702" w14:textId="455A4E3F" w:rsidR="00AA024F" w:rsidRPr="00AA024F" w:rsidRDefault="002328C4" w:rsidP="00AA024F">
      <w:pPr>
        <w:ind w:left="720"/>
        <w:rPr>
          <w:sz w:val="18"/>
          <w:szCs w:val="18"/>
          <w:lang w:eastAsia="x-none"/>
        </w:rPr>
      </w:pPr>
      <w:hyperlink r:id="rId142" w:history="1">
        <w:r w:rsidR="004371F4">
          <w:rPr>
            <w:rStyle w:val="Hyperlink"/>
            <w:sz w:val="18"/>
            <w:szCs w:val="18"/>
            <w:lang w:eastAsia="x-none"/>
          </w:rPr>
          <w:t>R1-2201565</w:t>
        </w:r>
      </w:hyperlink>
      <w:r w:rsidR="00AA024F" w:rsidRPr="00AA024F">
        <w:rPr>
          <w:sz w:val="18"/>
          <w:szCs w:val="18"/>
          <w:lang w:eastAsia="x-none"/>
        </w:rPr>
        <w:tab/>
        <w:t>Draft reply LS on feMIMO RRC parameters</w:t>
      </w:r>
      <w:r w:rsidR="00AA024F" w:rsidRPr="00AA024F">
        <w:rPr>
          <w:sz w:val="18"/>
          <w:szCs w:val="18"/>
          <w:lang w:eastAsia="x-none"/>
        </w:rPr>
        <w:tab/>
        <w:t>LG Electronics</w:t>
      </w:r>
    </w:p>
    <w:p w14:paraId="3808EFF5" w14:textId="2FBB2BB9" w:rsidR="00AA024F" w:rsidRPr="00AA024F" w:rsidRDefault="002328C4" w:rsidP="00AA024F">
      <w:pPr>
        <w:ind w:left="720"/>
        <w:rPr>
          <w:sz w:val="18"/>
          <w:szCs w:val="18"/>
          <w:lang w:eastAsia="x-none"/>
        </w:rPr>
      </w:pPr>
      <w:hyperlink r:id="rId143" w:history="1">
        <w:r w:rsidR="004371F4">
          <w:rPr>
            <w:rStyle w:val="Hyperlink"/>
            <w:sz w:val="18"/>
            <w:szCs w:val="18"/>
            <w:lang w:eastAsia="x-none"/>
          </w:rPr>
          <w:t>R1-2201628</w:t>
        </w:r>
      </w:hyperlink>
      <w:r w:rsidR="00AA024F" w:rsidRPr="00AA024F">
        <w:rPr>
          <w:sz w:val="18"/>
          <w:szCs w:val="18"/>
          <w:lang w:eastAsia="x-none"/>
        </w:rPr>
        <w:tab/>
        <w:t>Draft reply LS on feMIMO RRC parameters</w:t>
      </w:r>
      <w:r w:rsidR="00AA024F" w:rsidRPr="00AA024F">
        <w:rPr>
          <w:sz w:val="18"/>
          <w:szCs w:val="18"/>
          <w:lang w:eastAsia="x-none"/>
        </w:rPr>
        <w:tab/>
        <w:t>Ericsson</w:t>
      </w:r>
    </w:p>
    <w:p w14:paraId="49EA67BD" w14:textId="7B659D19" w:rsidR="00AA024F" w:rsidRPr="00AA024F" w:rsidRDefault="002328C4" w:rsidP="00AA024F">
      <w:pPr>
        <w:ind w:left="720"/>
        <w:rPr>
          <w:sz w:val="18"/>
          <w:szCs w:val="18"/>
          <w:lang w:eastAsia="x-none"/>
        </w:rPr>
      </w:pPr>
      <w:hyperlink r:id="rId144" w:history="1">
        <w:r w:rsidR="004371F4">
          <w:rPr>
            <w:rStyle w:val="Hyperlink"/>
            <w:sz w:val="18"/>
            <w:szCs w:val="18"/>
            <w:lang w:eastAsia="x-none"/>
          </w:rPr>
          <w:t>R1-2201629</w:t>
        </w:r>
      </w:hyperlink>
      <w:r w:rsidR="00AA024F" w:rsidRPr="00AA024F">
        <w:rPr>
          <w:sz w:val="18"/>
          <w:szCs w:val="18"/>
          <w:lang w:eastAsia="x-none"/>
        </w:rPr>
        <w:tab/>
        <w:t>Discussion related to LS on feMIMO RRC parameters</w:t>
      </w:r>
      <w:r w:rsidR="00AA024F" w:rsidRPr="00AA024F">
        <w:rPr>
          <w:sz w:val="18"/>
          <w:szCs w:val="18"/>
          <w:lang w:eastAsia="x-none"/>
        </w:rPr>
        <w:tab/>
        <w:t>Ericsson</w:t>
      </w:r>
    </w:p>
    <w:p w14:paraId="409AA06A" w14:textId="60C13ED7" w:rsidR="00AA024F" w:rsidRPr="00AA024F" w:rsidRDefault="002328C4" w:rsidP="00AA024F">
      <w:pPr>
        <w:ind w:left="720"/>
        <w:rPr>
          <w:sz w:val="18"/>
          <w:szCs w:val="18"/>
          <w:lang w:eastAsia="x-none"/>
        </w:rPr>
      </w:pPr>
      <w:hyperlink r:id="rId145" w:history="1">
        <w:r w:rsidR="004371F4">
          <w:rPr>
            <w:rStyle w:val="Hyperlink"/>
            <w:sz w:val="18"/>
            <w:szCs w:val="18"/>
            <w:lang w:eastAsia="x-none"/>
          </w:rPr>
          <w:t>R1-2201748</w:t>
        </w:r>
      </w:hyperlink>
      <w:r w:rsidR="00AA024F" w:rsidRPr="00AA024F">
        <w:rPr>
          <w:sz w:val="18"/>
          <w:szCs w:val="18"/>
          <w:lang w:eastAsia="x-none"/>
        </w:rPr>
        <w:tab/>
        <w:t>Draft reply LS on FeMIMO RRC Parameters</w:t>
      </w:r>
      <w:r w:rsidR="00AA024F" w:rsidRPr="00AA024F">
        <w:rPr>
          <w:sz w:val="18"/>
          <w:szCs w:val="18"/>
          <w:lang w:eastAsia="x-none"/>
        </w:rPr>
        <w:tab/>
        <w:t>Apple</w:t>
      </w:r>
    </w:p>
    <w:p w14:paraId="0708EBC9" w14:textId="1D8DA90F" w:rsidR="00AA024F" w:rsidRPr="00AA024F" w:rsidRDefault="002328C4" w:rsidP="00AA024F">
      <w:pPr>
        <w:ind w:left="720"/>
        <w:rPr>
          <w:sz w:val="18"/>
          <w:szCs w:val="18"/>
          <w:lang w:eastAsia="x-none"/>
        </w:rPr>
      </w:pPr>
      <w:hyperlink r:id="rId146" w:history="1">
        <w:r w:rsidR="004371F4">
          <w:rPr>
            <w:rStyle w:val="Hyperlink"/>
            <w:sz w:val="18"/>
            <w:szCs w:val="18"/>
            <w:lang w:eastAsia="x-none"/>
          </w:rPr>
          <w:t>R1-2201833</w:t>
        </w:r>
      </w:hyperlink>
      <w:r w:rsidR="00AA024F" w:rsidRPr="00AA024F">
        <w:rPr>
          <w:sz w:val="18"/>
          <w:szCs w:val="18"/>
          <w:lang w:eastAsia="x-none"/>
        </w:rPr>
        <w:tab/>
        <w:t>Discussion on RAN2 LS on feMIMO RRC parameters</w:t>
      </w:r>
      <w:r w:rsidR="00AA024F" w:rsidRPr="00AA024F">
        <w:rPr>
          <w:sz w:val="18"/>
          <w:szCs w:val="18"/>
          <w:lang w:eastAsia="x-none"/>
        </w:rPr>
        <w:tab/>
        <w:t>CMCC</w:t>
      </w:r>
    </w:p>
    <w:p w14:paraId="7C4A395C" w14:textId="456B3075" w:rsidR="00AA024F" w:rsidRPr="00AA024F" w:rsidRDefault="002328C4" w:rsidP="00AA024F">
      <w:pPr>
        <w:ind w:left="720"/>
        <w:rPr>
          <w:sz w:val="18"/>
          <w:szCs w:val="18"/>
          <w:lang w:eastAsia="x-none"/>
        </w:rPr>
      </w:pPr>
      <w:hyperlink r:id="rId147" w:history="1">
        <w:r w:rsidR="004371F4">
          <w:rPr>
            <w:rStyle w:val="Hyperlink"/>
            <w:sz w:val="18"/>
            <w:szCs w:val="18"/>
            <w:lang w:eastAsia="x-none"/>
          </w:rPr>
          <w:t>R1-2201980</w:t>
        </w:r>
      </w:hyperlink>
      <w:r w:rsidR="00AA024F" w:rsidRPr="00AA024F">
        <w:rPr>
          <w:sz w:val="18"/>
          <w:szCs w:val="18"/>
          <w:lang w:eastAsia="x-none"/>
        </w:rPr>
        <w:tab/>
        <w:t>Draft Reply LS on feMIMO RRC parameters</w:t>
      </w:r>
      <w:r w:rsidR="00AA024F" w:rsidRPr="00AA024F">
        <w:rPr>
          <w:sz w:val="18"/>
          <w:szCs w:val="18"/>
          <w:lang w:eastAsia="x-none"/>
        </w:rPr>
        <w:tab/>
        <w:t>Samsung</w:t>
      </w:r>
    </w:p>
    <w:p w14:paraId="4687793B" w14:textId="0C335F0D" w:rsidR="00AA024F" w:rsidRPr="00AA024F" w:rsidRDefault="002328C4" w:rsidP="00AA024F">
      <w:pPr>
        <w:ind w:left="720"/>
        <w:rPr>
          <w:sz w:val="18"/>
          <w:szCs w:val="18"/>
          <w:lang w:eastAsia="x-none"/>
        </w:rPr>
      </w:pPr>
      <w:hyperlink r:id="rId148" w:history="1">
        <w:r w:rsidR="004371F4">
          <w:rPr>
            <w:rStyle w:val="Hyperlink"/>
            <w:sz w:val="18"/>
            <w:szCs w:val="18"/>
            <w:lang w:eastAsia="x-none"/>
          </w:rPr>
          <w:t>R1-2202056</w:t>
        </w:r>
      </w:hyperlink>
      <w:r w:rsidR="00AA024F" w:rsidRPr="00AA024F">
        <w:rPr>
          <w:sz w:val="18"/>
          <w:szCs w:val="18"/>
          <w:lang w:eastAsia="x-none"/>
        </w:rPr>
        <w:tab/>
        <w:t>Discussion on RAN2 LS on feMIMO RRC parameters (MultiBeam)</w:t>
      </w:r>
      <w:r w:rsidR="00AA024F" w:rsidRPr="00AA024F">
        <w:rPr>
          <w:sz w:val="18"/>
          <w:szCs w:val="18"/>
          <w:lang w:eastAsia="x-none"/>
        </w:rPr>
        <w:tab/>
        <w:t>MediaTek Inc.</w:t>
      </w:r>
    </w:p>
    <w:p w14:paraId="56429B2F" w14:textId="1949C087" w:rsidR="00AA024F" w:rsidRPr="00AA024F" w:rsidRDefault="002328C4" w:rsidP="00AA024F">
      <w:pPr>
        <w:ind w:left="720"/>
        <w:rPr>
          <w:sz w:val="18"/>
          <w:szCs w:val="18"/>
          <w:lang w:eastAsia="x-none"/>
        </w:rPr>
      </w:pPr>
      <w:hyperlink r:id="rId149" w:history="1">
        <w:r w:rsidR="004371F4">
          <w:rPr>
            <w:rStyle w:val="Hyperlink"/>
            <w:sz w:val="18"/>
            <w:szCs w:val="18"/>
            <w:lang w:eastAsia="x-none"/>
          </w:rPr>
          <w:t>R1-2202096</w:t>
        </w:r>
      </w:hyperlink>
      <w:r w:rsidR="00AA024F" w:rsidRPr="00AA024F">
        <w:rPr>
          <w:sz w:val="18"/>
          <w:szCs w:val="18"/>
          <w:lang w:eastAsia="x-none"/>
        </w:rPr>
        <w:tab/>
        <w:t>Draft Reply LS to RAN2 on feMIMO RRC parameters</w:t>
      </w:r>
      <w:r w:rsidR="00AA024F" w:rsidRPr="00AA024F">
        <w:rPr>
          <w:sz w:val="18"/>
          <w:szCs w:val="18"/>
          <w:lang w:eastAsia="x-none"/>
        </w:rPr>
        <w:tab/>
        <w:t>Qualcomm Incorporated</w:t>
      </w:r>
    </w:p>
    <w:p w14:paraId="5448303E" w14:textId="464D5E96" w:rsidR="00AA024F" w:rsidRPr="00AA024F" w:rsidRDefault="002328C4" w:rsidP="00AA024F">
      <w:pPr>
        <w:ind w:left="720"/>
        <w:rPr>
          <w:sz w:val="18"/>
          <w:szCs w:val="18"/>
          <w:lang w:eastAsia="x-none"/>
        </w:rPr>
      </w:pPr>
      <w:hyperlink r:id="rId150" w:history="1">
        <w:r w:rsidR="004371F4">
          <w:rPr>
            <w:rStyle w:val="Hyperlink"/>
            <w:sz w:val="18"/>
            <w:szCs w:val="18"/>
            <w:lang w:eastAsia="x-none"/>
          </w:rPr>
          <w:t>R1-2202309</w:t>
        </w:r>
      </w:hyperlink>
      <w:r w:rsidR="00AA024F" w:rsidRPr="00AA024F">
        <w:rPr>
          <w:sz w:val="18"/>
          <w:szCs w:val="18"/>
          <w:lang w:eastAsia="x-none"/>
        </w:rPr>
        <w:tab/>
        <w:t>Draft LS reply on feMIMO RRC parameters</w:t>
      </w:r>
      <w:r w:rsidR="00AA024F" w:rsidRPr="00AA024F">
        <w:rPr>
          <w:sz w:val="18"/>
          <w:szCs w:val="18"/>
          <w:lang w:eastAsia="x-none"/>
        </w:rPr>
        <w:tab/>
        <w:t>Nokia, Nokia Shanghai Bell</w:t>
      </w:r>
    </w:p>
    <w:p w14:paraId="4A070C9A" w14:textId="1217242E" w:rsidR="00AA024F" w:rsidRDefault="002328C4" w:rsidP="00AA024F">
      <w:pPr>
        <w:ind w:left="720"/>
        <w:rPr>
          <w:sz w:val="18"/>
          <w:szCs w:val="18"/>
          <w:lang w:eastAsia="x-none"/>
        </w:rPr>
      </w:pPr>
      <w:hyperlink r:id="rId151" w:history="1">
        <w:r w:rsidR="004371F4">
          <w:rPr>
            <w:rStyle w:val="Hyperlink"/>
            <w:sz w:val="18"/>
            <w:szCs w:val="18"/>
            <w:lang w:eastAsia="x-none"/>
          </w:rPr>
          <w:t>R1-2202470</w:t>
        </w:r>
      </w:hyperlink>
      <w:r w:rsidR="00AA024F" w:rsidRPr="00AA024F">
        <w:rPr>
          <w:sz w:val="18"/>
          <w:szCs w:val="18"/>
          <w:lang w:eastAsia="x-none"/>
        </w:rPr>
        <w:tab/>
        <w:t>Views on feMIMO RRC parameters</w:t>
      </w:r>
      <w:r w:rsidR="00AA024F" w:rsidRPr="00AA024F">
        <w:rPr>
          <w:sz w:val="18"/>
          <w:szCs w:val="18"/>
          <w:lang w:eastAsia="x-none"/>
        </w:rPr>
        <w:tab/>
        <w:t>Huawei, HiSilicon</w:t>
      </w:r>
    </w:p>
    <w:p w14:paraId="370BAD19" w14:textId="07787295" w:rsidR="00AA4029" w:rsidRPr="00AA4029" w:rsidRDefault="002328C4" w:rsidP="00AA024F">
      <w:pPr>
        <w:ind w:left="720"/>
        <w:rPr>
          <w:color w:val="FF0000"/>
          <w:sz w:val="18"/>
          <w:szCs w:val="18"/>
          <w:lang w:eastAsia="x-none"/>
        </w:rPr>
      </w:pPr>
      <w:hyperlink r:id="rId152" w:history="1">
        <w:r w:rsidR="004371F4">
          <w:rPr>
            <w:rStyle w:val="Hyperlink"/>
            <w:sz w:val="18"/>
            <w:szCs w:val="18"/>
            <w:lang w:eastAsia="x-none"/>
          </w:rPr>
          <w:t>R1-2201676</w:t>
        </w:r>
      </w:hyperlink>
      <w:r w:rsidR="00AA4029" w:rsidRPr="00AA4029">
        <w:rPr>
          <w:color w:val="FF0000"/>
          <w:sz w:val="18"/>
          <w:szCs w:val="18"/>
          <w:lang w:eastAsia="x-none"/>
        </w:rPr>
        <w:tab/>
        <w:t>Discussion on LS reply on RRC parameters for feMIMO</w:t>
      </w:r>
      <w:r w:rsidR="00AA4029" w:rsidRPr="00AA4029">
        <w:rPr>
          <w:color w:val="FF0000"/>
          <w:sz w:val="18"/>
          <w:szCs w:val="18"/>
          <w:lang w:eastAsia="x-none"/>
        </w:rPr>
        <w:tab/>
        <w:t>Intel Corporation</w:t>
      </w:r>
      <w:r w:rsidR="00AA4029" w:rsidRPr="00AA4029">
        <w:rPr>
          <w:color w:val="FF0000"/>
          <w:sz w:val="18"/>
          <w:szCs w:val="18"/>
          <w:lang w:eastAsia="x-none"/>
        </w:rPr>
        <w:tab/>
        <w:t>Late submission</w:t>
      </w:r>
    </w:p>
    <w:p w14:paraId="59A084E1" w14:textId="77777777" w:rsidR="00600334" w:rsidRDefault="00600334" w:rsidP="00600334">
      <w:pPr>
        <w:rPr>
          <w:lang w:eastAsia="x-none"/>
        </w:rPr>
      </w:pPr>
      <w:r>
        <w:rPr>
          <w:b/>
          <w:bCs/>
          <w:lang w:eastAsia="x-none"/>
        </w:rPr>
        <w:t>Decision:</w:t>
      </w:r>
      <w:r w:rsidRPr="00726601">
        <w:t xml:space="preserve"> </w:t>
      </w:r>
      <w:r w:rsidRPr="00726601">
        <w:rPr>
          <w:lang w:eastAsia="x-none"/>
        </w:rPr>
        <w:t xml:space="preserve">Response LS is needed. </w:t>
      </w:r>
      <w:r w:rsidRPr="00F00CCD">
        <w:rPr>
          <w:lang w:eastAsia="x-none"/>
        </w:rPr>
        <w:t>To be discussed as part of email discussion in [</w:t>
      </w:r>
      <w:r w:rsidRPr="00600334">
        <w:rPr>
          <w:lang w:eastAsia="x-none"/>
        </w:rPr>
        <w:t>108-e-R17-RRC-MIMO</w:t>
      </w:r>
      <w:r w:rsidRPr="00F00CCD">
        <w:rPr>
          <w:lang w:eastAsia="x-none"/>
        </w:rPr>
        <w:t>] under agenda item 8.</w:t>
      </w:r>
      <w:r>
        <w:rPr>
          <w:lang w:eastAsia="x-none"/>
        </w:rPr>
        <w:t>1</w:t>
      </w:r>
      <w:r w:rsidRPr="00726601">
        <w:rPr>
          <w:lang w:eastAsia="x-none"/>
        </w:rPr>
        <w:t>.</w:t>
      </w:r>
    </w:p>
    <w:p w14:paraId="5190CACA" w14:textId="573245EE" w:rsidR="00600334" w:rsidRDefault="00600334" w:rsidP="006B480F">
      <w:pPr>
        <w:rPr>
          <w:lang w:eastAsia="x-none"/>
        </w:rPr>
      </w:pPr>
    </w:p>
    <w:p w14:paraId="402660B6" w14:textId="29F04B7E" w:rsidR="00600334" w:rsidRDefault="002328C4" w:rsidP="00600334">
      <w:pPr>
        <w:rPr>
          <w:b/>
          <w:bCs/>
          <w:lang w:eastAsia="x-none"/>
        </w:rPr>
      </w:pPr>
      <w:hyperlink r:id="rId153" w:history="1">
        <w:r w:rsidR="004371F4">
          <w:rPr>
            <w:rStyle w:val="Hyperlink"/>
            <w:b/>
            <w:bCs/>
            <w:lang w:eastAsia="x-none"/>
          </w:rPr>
          <w:t>R1-2200861</w:t>
        </w:r>
      </w:hyperlink>
      <w:r w:rsidR="00600334" w:rsidRPr="00600334">
        <w:rPr>
          <w:b/>
          <w:bCs/>
          <w:lang w:eastAsia="x-none"/>
        </w:rPr>
        <w:tab/>
        <w:t>Reply LS Reply on TCI State Update for L1L2-Centric Inter-Cell Mobility to RAN3</w:t>
      </w:r>
      <w:r w:rsidR="00600334" w:rsidRPr="00600334">
        <w:rPr>
          <w:b/>
          <w:bCs/>
          <w:lang w:eastAsia="x-none"/>
        </w:rPr>
        <w:tab/>
        <w:t>RAN3, ZTE</w:t>
      </w:r>
    </w:p>
    <w:p w14:paraId="6413E278" w14:textId="5F802DC1" w:rsidR="003F73BA" w:rsidRPr="003F73BA" w:rsidRDefault="002328C4" w:rsidP="003F73BA">
      <w:pPr>
        <w:ind w:left="720"/>
        <w:rPr>
          <w:sz w:val="18"/>
          <w:szCs w:val="18"/>
          <w:lang w:eastAsia="x-none"/>
        </w:rPr>
      </w:pPr>
      <w:hyperlink r:id="rId154" w:history="1">
        <w:r w:rsidR="004371F4">
          <w:rPr>
            <w:rStyle w:val="Hyperlink"/>
            <w:sz w:val="18"/>
            <w:szCs w:val="18"/>
            <w:lang w:eastAsia="x-none"/>
          </w:rPr>
          <w:t>R1-2201042</w:t>
        </w:r>
      </w:hyperlink>
      <w:r w:rsidR="003F73BA" w:rsidRPr="003F73BA">
        <w:rPr>
          <w:sz w:val="18"/>
          <w:szCs w:val="18"/>
          <w:lang w:eastAsia="x-none"/>
        </w:rPr>
        <w:tab/>
        <w:t>Draft Reply LS on TCI State Update for L1/L2-Centric Inter-Cell Mobility to RAN3</w:t>
      </w:r>
      <w:r w:rsidR="003F73BA" w:rsidRPr="003F73BA">
        <w:rPr>
          <w:sz w:val="18"/>
          <w:szCs w:val="18"/>
          <w:lang w:eastAsia="x-none"/>
        </w:rPr>
        <w:tab/>
        <w:t>vivo</w:t>
      </w:r>
    </w:p>
    <w:p w14:paraId="69E40C6E" w14:textId="7188CC15" w:rsidR="003F73BA" w:rsidRPr="003F73BA" w:rsidRDefault="002328C4" w:rsidP="003F73BA">
      <w:pPr>
        <w:ind w:left="720"/>
        <w:rPr>
          <w:sz w:val="18"/>
          <w:szCs w:val="18"/>
          <w:lang w:eastAsia="x-none"/>
        </w:rPr>
      </w:pPr>
      <w:hyperlink r:id="rId155" w:history="1">
        <w:r w:rsidR="004371F4">
          <w:rPr>
            <w:rStyle w:val="Hyperlink"/>
            <w:sz w:val="18"/>
            <w:szCs w:val="18"/>
            <w:lang w:eastAsia="x-none"/>
          </w:rPr>
          <w:t>R1-2201203</w:t>
        </w:r>
      </w:hyperlink>
      <w:r w:rsidR="003F73BA" w:rsidRPr="003F73BA">
        <w:rPr>
          <w:sz w:val="18"/>
          <w:szCs w:val="18"/>
          <w:lang w:eastAsia="x-none"/>
        </w:rPr>
        <w:tab/>
        <w:t>Draft reply LS to RAN3 on TCI State Update for L1/L2-Centric Inter-Cell Mobility</w:t>
      </w:r>
      <w:r w:rsidR="003F73BA" w:rsidRPr="003F73BA">
        <w:rPr>
          <w:sz w:val="18"/>
          <w:szCs w:val="18"/>
          <w:lang w:eastAsia="x-none"/>
        </w:rPr>
        <w:tab/>
        <w:t>ZTE</w:t>
      </w:r>
    </w:p>
    <w:p w14:paraId="6CBDB4F2" w14:textId="76541476" w:rsidR="003F73BA" w:rsidRPr="003F73BA" w:rsidRDefault="002328C4" w:rsidP="003F73BA">
      <w:pPr>
        <w:ind w:left="720"/>
        <w:rPr>
          <w:sz w:val="18"/>
          <w:szCs w:val="18"/>
          <w:lang w:eastAsia="x-none"/>
        </w:rPr>
      </w:pPr>
      <w:hyperlink r:id="rId156" w:history="1">
        <w:r w:rsidR="004371F4">
          <w:rPr>
            <w:rStyle w:val="Hyperlink"/>
            <w:sz w:val="18"/>
            <w:szCs w:val="18"/>
            <w:lang w:eastAsia="x-none"/>
          </w:rPr>
          <w:t>R1-2201235</w:t>
        </w:r>
      </w:hyperlink>
      <w:r w:rsidR="003F73BA" w:rsidRPr="003F73BA">
        <w:rPr>
          <w:sz w:val="18"/>
          <w:szCs w:val="18"/>
          <w:lang w:eastAsia="x-none"/>
        </w:rPr>
        <w:tab/>
        <w:t>Discussion on LS on TCI State Update for L1L2-Centric Inter-Cell Mobility to RAN3</w:t>
      </w:r>
      <w:r w:rsidR="003F73BA" w:rsidRPr="003F73BA">
        <w:rPr>
          <w:sz w:val="18"/>
          <w:szCs w:val="18"/>
          <w:lang w:eastAsia="x-none"/>
        </w:rPr>
        <w:tab/>
        <w:t>OPPO</w:t>
      </w:r>
    </w:p>
    <w:p w14:paraId="44D391B6" w14:textId="69974689" w:rsidR="003F73BA" w:rsidRPr="003F73BA" w:rsidRDefault="002328C4" w:rsidP="003F73BA">
      <w:pPr>
        <w:ind w:left="720"/>
        <w:rPr>
          <w:sz w:val="18"/>
          <w:szCs w:val="18"/>
          <w:lang w:eastAsia="x-none"/>
        </w:rPr>
      </w:pPr>
      <w:hyperlink r:id="rId157" w:history="1">
        <w:r w:rsidR="004371F4">
          <w:rPr>
            <w:rStyle w:val="Hyperlink"/>
            <w:sz w:val="18"/>
            <w:szCs w:val="18"/>
            <w:lang w:eastAsia="x-none"/>
          </w:rPr>
          <w:t>R1-2201452</w:t>
        </w:r>
      </w:hyperlink>
      <w:r w:rsidR="003F73BA" w:rsidRPr="003F73BA">
        <w:rPr>
          <w:sz w:val="18"/>
          <w:szCs w:val="18"/>
          <w:lang w:eastAsia="x-none"/>
        </w:rPr>
        <w:tab/>
        <w:t>[Draft] Reply LS TCI State Update for L1L2-Centric Inter-Cell Mobility to RAN3</w:t>
      </w:r>
      <w:r w:rsidR="003F73BA" w:rsidRPr="003F73BA">
        <w:rPr>
          <w:sz w:val="18"/>
          <w:szCs w:val="18"/>
          <w:lang w:eastAsia="x-none"/>
        </w:rPr>
        <w:tab/>
        <w:t>Lenovo, Motorola Mobility</w:t>
      </w:r>
    </w:p>
    <w:p w14:paraId="0389DF3E" w14:textId="7DBA6346" w:rsidR="003F73BA" w:rsidRPr="003F73BA" w:rsidRDefault="002328C4" w:rsidP="003F73BA">
      <w:pPr>
        <w:ind w:left="720"/>
        <w:rPr>
          <w:sz w:val="18"/>
          <w:szCs w:val="18"/>
          <w:lang w:eastAsia="x-none"/>
        </w:rPr>
      </w:pPr>
      <w:hyperlink r:id="rId158" w:history="1">
        <w:r w:rsidR="004371F4">
          <w:rPr>
            <w:rStyle w:val="Hyperlink"/>
            <w:sz w:val="18"/>
            <w:szCs w:val="18"/>
            <w:lang w:eastAsia="x-none"/>
          </w:rPr>
          <w:t>R1-2201750</w:t>
        </w:r>
      </w:hyperlink>
      <w:r w:rsidR="003F73BA" w:rsidRPr="003F73BA">
        <w:rPr>
          <w:sz w:val="18"/>
          <w:szCs w:val="18"/>
          <w:lang w:eastAsia="x-none"/>
        </w:rPr>
        <w:tab/>
        <w:t>Draft reply LS on TCI Update for L1/L2 Centric Inter-Cell Mobility</w:t>
      </w:r>
      <w:r w:rsidR="003F73BA" w:rsidRPr="003F73BA">
        <w:rPr>
          <w:sz w:val="18"/>
          <w:szCs w:val="18"/>
          <w:lang w:eastAsia="x-none"/>
        </w:rPr>
        <w:tab/>
        <w:t>Apple</w:t>
      </w:r>
    </w:p>
    <w:p w14:paraId="5B46051E" w14:textId="27223CF9" w:rsidR="003F73BA" w:rsidRPr="003F73BA" w:rsidRDefault="002328C4" w:rsidP="003F73BA">
      <w:pPr>
        <w:ind w:left="720"/>
        <w:rPr>
          <w:sz w:val="18"/>
          <w:szCs w:val="18"/>
          <w:lang w:eastAsia="x-none"/>
        </w:rPr>
      </w:pPr>
      <w:hyperlink r:id="rId159" w:history="1">
        <w:r w:rsidR="004371F4">
          <w:rPr>
            <w:rStyle w:val="Hyperlink"/>
            <w:sz w:val="18"/>
            <w:szCs w:val="18"/>
            <w:lang w:eastAsia="x-none"/>
          </w:rPr>
          <w:t>R1-2201836</w:t>
        </w:r>
      </w:hyperlink>
      <w:r w:rsidR="003F73BA" w:rsidRPr="003F73BA">
        <w:rPr>
          <w:sz w:val="18"/>
          <w:szCs w:val="18"/>
          <w:lang w:eastAsia="x-none"/>
        </w:rPr>
        <w:tab/>
        <w:t>Discussion on RAN3  LS  on  TCI state update for L1L2-centric inter-Cell mobility</w:t>
      </w:r>
      <w:r w:rsidR="003F73BA" w:rsidRPr="003F73BA">
        <w:rPr>
          <w:sz w:val="18"/>
          <w:szCs w:val="18"/>
          <w:lang w:eastAsia="x-none"/>
        </w:rPr>
        <w:tab/>
        <w:t>CMCC</w:t>
      </w:r>
    </w:p>
    <w:p w14:paraId="283F4790" w14:textId="59590291" w:rsidR="003F73BA" w:rsidRPr="003F73BA" w:rsidRDefault="002328C4" w:rsidP="003F73BA">
      <w:pPr>
        <w:ind w:left="720"/>
        <w:rPr>
          <w:sz w:val="18"/>
          <w:szCs w:val="18"/>
          <w:lang w:eastAsia="x-none"/>
        </w:rPr>
      </w:pPr>
      <w:hyperlink r:id="rId160" w:history="1">
        <w:r w:rsidR="004371F4">
          <w:rPr>
            <w:rStyle w:val="Hyperlink"/>
            <w:sz w:val="18"/>
            <w:szCs w:val="18"/>
            <w:lang w:eastAsia="x-none"/>
          </w:rPr>
          <w:t>R1-2201977</w:t>
        </w:r>
      </w:hyperlink>
      <w:r w:rsidR="003F73BA" w:rsidRPr="003F73BA">
        <w:rPr>
          <w:sz w:val="18"/>
          <w:szCs w:val="18"/>
          <w:lang w:eastAsia="x-none"/>
        </w:rPr>
        <w:tab/>
        <w:t>Draft Reply LS on TCI State Update for L1L2-Centric Inter-Cell Mobility to RAN3</w:t>
      </w:r>
      <w:r w:rsidR="003F73BA" w:rsidRPr="003F73BA">
        <w:rPr>
          <w:sz w:val="18"/>
          <w:szCs w:val="18"/>
          <w:lang w:eastAsia="x-none"/>
        </w:rPr>
        <w:tab/>
        <w:t>Samsung</w:t>
      </w:r>
    </w:p>
    <w:p w14:paraId="1EA915DD" w14:textId="02F4754F" w:rsidR="003F73BA" w:rsidRPr="003F73BA" w:rsidRDefault="002328C4" w:rsidP="003F73BA">
      <w:pPr>
        <w:ind w:left="720"/>
        <w:rPr>
          <w:sz w:val="18"/>
          <w:szCs w:val="18"/>
          <w:lang w:eastAsia="x-none"/>
        </w:rPr>
      </w:pPr>
      <w:hyperlink r:id="rId161" w:history="1">
        <w:r w:rsidR="004371F4">
          <w:rPr>
            <w:rStyle w:val="Hyperlink"/>
            <w:sz w:val="18"/>
            <w:szCs w:val="18"/>
            <w:lang w:eastAsia="x-none"/>
          </w:rPr>
          <w:t>R1-2202312</w:t>
        </w:r>
      </w:hyperlink>
      <w:r w:rsidR="003F73BA" w:rsidRPr="003F73BA">
        <w:rPr>
          <w:sz w:val="18"/>
          <w:szCs w:val="18"/>
          <w:lang w:eastAsia="x-none"/>
        </w:rPr>
        <w:tab/>
        <w:t>Draft LS reply on TCI State Update for L1L2-Centric Inter-Cell Mobility to RAN3</w:t>
      </w:r>
      <w:r w:rsidR="003F73BA" w:rsidRPr="003F73BA">
        <w:rPr>
          <w:sz w:val="18"/>
          <w:szCs w:val="18"/>
          <w:lang w:eastAsia="x-none"/>
        </w:rPr>
        <w:tab/>
        <w:t>Nokia, Nokia Shanghai Bell</w:t>
      </w:r>
    </w:p>
    <w:p w14:paraId="33A55D7D" w14:textId="7F1D958E" w:rsidR="00F830A4" w:rsidRPr="003F73BA" w:rsidRDefault="002328C4" w:rsidP="003F73BA">
      <w:pPr>
        <w:ind w:left="720"/>
        <w:rPr>
          <w:sz w:val="18"/>
          <w:szCs w:val="18"/>
          <w:lang w:eastAsia="x-none"/>
        </w:rPr>
      </w:pPr>
      <w:hyperlink r:id="rId162" w:history="1">
        <w:r w:rsidR="004371F4">
          <w:rPr>
            <w:rStyle w:val="Hyperlink"/>
            <w:sz w:val="18"/>
            <w:szCs w:val="18"/>
            <w:lang w:eastAsia="x-none"/>
          </w:rPr>
          <w:t>R1-2202467</w:t>
        </w:r>
      </w:hyperlink>
      <w:r w:rsidR="003F73BA" w:rsidRPr="003F73BA">
        <w:rPr>
          <w:sz w:val="18"/>
          <w:szCs w:val="18"/>
          <w:lang w:eastAsia="x-none"/>
        </w:rPr>
        <w:tab/>
        <w:t>Views on TCI State Update for L1L2-Centric Inter-Cell Mobility</w:t>
      </w:r>
      <w:r w:rsidR="003F73BA" w:rsidRPr="003F73BA">
        <w:rPr>
          <w:sz w:val="18"/>
          <w:szCs w:val="18"/>
          <w:lang w:eastAsia="x-none"/>
        </w:rPr>
        <w:tab/>
        <w:t>Huawei, HiSilicon</w:t>
      </w:r>
    </w:p>
    <w:p w14:paraId="59E5BDA5" w14:textId="3A1D9BA0" w:rsidR="00F830A4" w:rsidRDefault="00F830A4" w:rsidP="00F830A4">
      <w:pPr>
        <w:rPr>
          <w:lang w:eastAsia="x-none"/>
        </w:rPr>
      </w:pPr>
      <w:r>
        <w:rPr>
          <w:b/>
          <w:bCs/>
          <w:lang w:eastAsia="x-none"/>
        </w:rPr>
        <w:t>Decision:</w:t>
      </w:r>
      <w:r w:rsidRPr="00726601">
        <w:t xml:space="preserve"> </w:t>
      </w:r>
      <w:r w:rsidRPr="00F830A4">
        <w:rPr>
          <w:lang w:eastAsia="x-none"/>
        </w:rPr>
        <w:t xml:space="preserve">Response LS </w:t>
      </w:r>
      <w:r>
        <w:rPr>
          <w:lang w:eastAsia="x-none"/>
        </w:rPr>
        <w:t xml:space="preserve">is </w:t>
      </w:r>
      <w:r w:rsidRPr="00F830A4">
        <w:rPr>
          <w:lang w:eastAsia="x-none"/>
        </w:rPr>
        <w:t>needed. To be discussed as part of email discussion in [108-e-R17-NR-MIMO-01] under agenda item 8.1.1</w:t>
      </w:r>
      <w:r w:rsidRPr="00726601">
        <w:rPr>
          <w:lang w:eastAsia="x-none"/>
        </w:rPr>
        <w:t>.</w:t>
      </w:r>
    </w:p>
    <w:p w14:paraId="3EB1A57C" w14:textId="77777777" w:rsidR="00600334" w:rsidRDefault="00600334" w:rsidP="006B480F">
      <w:pPr>
        <w:rPr>
          <w:lang w:eastAsia="x-none"/>
        </w:rPr>
      </w:pPr>
    </w:p>
    <w:p w14:paraId="4390FAC0" w14:textId="28DEAA99" w:rsidR="006B480F" w:rsidRPr="00F830A4" w:rsidRDefault="002328C4" w:rsidP="006B480F">
      <w:pPr>
        <w:rPr>
          <w:b/>
          <w:bCs/>
          <w:lang w:eastAsia="x-none"/>
        </w:rPr>
      </w:pPr>
      <w:hyperlink r:id="rId163" w:history="1">
        <w:r w:rsidR="004371F4">
          <w:rPr>
            <w:rStyle w:val="Hyperlink"/>
            <w:b/>
            <w:bCs/>
            <w:lang w:eastAsia="x-none"/>
          </w:rPr>
          <w:t>R1-2200886</w:t>
        </w:r>
      </w:hyperlink>
      <w:r w:rsidR="006B480F" w:rsidRPr="00F830A4">
        <w:rPr>
          <w:b/>
          <w:bCs/>
          <w:lang w:eastAsia="x-none"/>
        </w:rPr>
        <w:tab/>
        <w:t>LS on Enhanced TCI state indication for UE-specific PDCCH MAC CE</w:t>
      </w:r>
      <w:r w:rsidR="006B480F" w:rsidRPr="00F830A4">
        <w:rPr>
          <w:b/>
          <w:bCs/>
          <w:lang w:eastAsia="x-none"/>
        </w:rPr>
        <w:tab/>
        <w:t>RAN2, Samsung</w:t>
      </w:r>
    </w:p>
    <w:p w14:paraId="7F298F93" w14:textId="1932CD47" w:rsidR="00C51CBA" w:rsidRPr="00C51CBA" w:rsidRDefault="002328C4" w:rsidP="00C51CBA">
      <w:pPr>
        <w:ind w:left="720"/>
        <w:rPr>
          <w:sz w:val="18"/>
          <w:szCs w:val="18"/>
          <w:lang w:eastAsia="x-none"/>
        </w:rPr>
      </w:pPr>
      <w:hyperlink r:id="rId164" w:history="1">
        <w:r w:rsidR="004371F4">
          <w:rPr>
            <w:rStyle w:val="Hyperlink"/>
            <w:sz w:val="18"/>
            <w:szCs w:val="18"/>
            <w:lang w:eastAsia="x-none"/>
          </w:rPr>
          <w:t>R1-2201049</w:t>
        </w:r>
      </w:hyperlink>
      <w:r w:rsidR="00C51CBA" w:rsidRPr="00C51CBA">
        <w:rPr>
          <w:sz w:val="18"/>
          <w:szCs w:val="18"/>
          <w:lang w:eastAsia="x-none"/>
        </w:rPr>
        <w:tab/>
        <w:t>Draft LS reply on Enhanced TCI state indication for UE-specific PDCCH MAC CE</w:t>
      </w:r>
      <w:r w:rsidR="00C51CBA" w:rsidRPr="00C51CBA">
        <w:rPr>
          <w:sz w:val="18"/>
          <w:szCs w:val="18"/>
          <w:lang w:eastAsia="x-none"/>
        </w:rPr>
        <w:tab/>
        <w:t>vivo</w:t>
      </w:r>
    </w:p>
    <w:p w14:paraId="7875F894" w14:textId="47FC10AB" w:rsidR="00C51CBA" w:rsidRPr="00C51CBA" w:rsidRDefault="002328C4" w:rsidP="00C51CBA">
      <w:pPr>
        <w:ind w:left="720"/>
        <w:rPr>
          <w:sz w:val="18"/>
          <w:szCs w:val="18"/>
          <w:lang w:eastAsia="x-none"/>
        </w:rPr>
      </w:pPr>
      <w:hyperlink r:id="rId165" w:history="1">
        <w:r w:rsidR="004371F4">
          <w:rPr>
            <w:rStyle w:val="Hyperlink"/>
            <w:sz w:val="18"/>
            <w:szCs w:val="18"/>
            <w:lang w:eastAsia="x-none"/>
          </w:rPr>
          <w:t>R1-2201208</w:t>
        </w:r>
      </w:hyperlink>
      <w:r w:rsidR="00C51CBA" w:rsidRPr="00C51CBA">
        <w:rPr>
          <w:sz w:val="18"/>
          <w:szCs w:val="18"/>
          <w:lang w:eastAsia="x-none"/>
        </w:rPr>
        <w:tab/>
        <w:t>Draft reply LS on enhanced TCI state indication for UE-specific PDCCH MAC CE</w:t>
      </w:r>
      <w:r w:rsidR="00C51CBA" w:rsidRPr="00C51CBA">
        <w:rPr>
          <w:sz w:val="18"/>
          <w:szCs w:val="18"/>
          <w:lang w:eastAsia="x-none"/>
        </w:rPr>
        <w:tab/>
        <w:t>ZTE</w:t>
      </w:r>
    </w:p>
    <w:p w14:paraId="60CE4178" w14:textId="649F7392" w:rsidR="00C51CBA" w:rsidRPr="00C51CBA" w:rsidRDefault="002328C4" w:rsidP="00C51CBA">
      <w:pPr>
        <w:ind w:left="720"/>
        <w:rPr>
          <w:sz w:val="18"/>
          <w:szCs w:val="18"/>
          <w:lang w:eastAsia="x-none"/>
        </w:rPr>
      </w:pPr>
      <w:hyperlink r:id="rId166" w:history="1">
        <w:r w:rsidR="004371F4">
          <w:rPr>
            <w:rStyle w:val="Hyperlink"/>
            <w:sz w:val="18"/>
            <w:szCs w:val="18"/>
            <w:lang w:eastAsia="x-none"/>
          </w:rPr>
          <w:t>R1-2201236</w:t>
        </w:r>
      </w:hyperlink>
      <w:r w:rsidR="00C51CBA" w:rsidRPr="00C51CBA">
        <w:rPr>
          <w:sz w:val="18"/>
          <w:szCs w:val="18"/>
          <w:lang w:eastAsia="x-none"/>
        </w:rPr>
        <w:tab/>
        <w:t>Discussion on LS on enhanced TCI state indication for UE-specific PDCCH MAC CE</w:t>
      </w:r>
      <w:r w:rsidR="00C51CBA" w:rsidRPr="00C51CBA">
        <w:rPr>
          <w:sz w:val="18"/>
          <w:szCs w:val="18"/>
          <w:lang w:eastAsia="x-none"/>
        </w:rPr>
        <w:tab/>
        <w:t>OPPO</w:t>
      </w:r>
    </w:p>
    <w:p w14:paraId="63B29499" w14:textId="5FCC475D" w:rsidR="00C51CBA" w:rsidRPr="00C51CBA" w:rsidRDefault="002328C4" w:rsidP="00C51CBA">
      <w:pPr>
        <w:ind w:left="720"/>
        <w:rPr>
          <w:sz w:val="18"/>
          <w:szCs w:val="18"/>
          <w:lang w:eastAsia="x-none"/>
        </w:rPr>
      </w:pPr>
      <w:hyperlink r:id="rId167" w:history="1">
        <w:r w:rsidR="004371F4">
          <w:rPr>
            <w:rStyle w:val="Hyperlink"/>
            <w:sz w:val="18"/>
            <w:szCs w:val="18"/>
            <w:lang w:eastAsia="x-none"/>
          </w:rPr>
          <w:t>R1-2201454</w:t>
        </w:r>
      </w:hyperlink>
      <w:r w:rsidR="00C51CBA" w:rsidRPr="00C51CBA">
        <w:rPr>
          <w:sz w:val="18"/>
          <w:szCs w:val="18"/>
          <w:lang w:eastAsia="x-none"/>
        </w:rPr>
        <w:tab/>
        <w:t>Discussion on RAN2 LS on Enhanced TCI state indication for UE-specific PDCCH MAC CE</w:t>
      </w:r>
      <w:r w:rsidR="00C51CBA" w:rsidRPr="00C51CBA">
        <w:rPr>
          <w:sz w:val="18"/>
          <w:szCs w:val="18"/>
          <w:lang w:eastAsia="x-none"/>
        </w:rPr>
        <w:tab/>
        <w:t>Lenovo, Motorola Mobility</w:t>
      </w:r>
    </w:p>
    <w:p w14:paraId="54FBA306" w14:textId="4021AEA4" w:rsidR="00C51CBA" w:rsidRPr="00C51CBA" w:rsidRDefault="002328C4" w:rsidP="00C51CBA">
      <w:pPr>
        <w:ind w:left="720"/>
        <w:rPr>
          <w:sz w:val="18"/>
          <w:szCs w:val="18"/>
          <w:lang w:eastAsia="x-none"/>
        </w:rPr>
      </w:pPr>
      <w:hyperlink r:id="rId168" w:history="1">
        <w:r w:rsidR="004371F4">
          <w:rPr>
            <w:rStyle w:val="Hyperlink"/>
            <w:sz w:val="18"/>
            <w:szCs w:val="18"/>
            <w:lang w:eastAsia="x-none"/>
          </w:rPr>
          <w:t>R1-2201619</w:t>
        </w:r>
      </w:hyperlink>
      <w:r w:rsidR="00C51CBA" w:rsidRPr="00C51CBA">
        <w:rPr>
          <w:sz w:val="18"/>
          <w:szCs w:val="18"/>
          <w:lang w:eastAsia="x-none"/>
        </w:rPr>
        <w:tab/>
        <w:t>Discussion on LS related to enhanced TCI state indication for UE-specific PDCCH MAC CE</w:t>
      </w:r>
      <w:r w:rsidR="00C51CBA" w:rsidRPr="00C51CBA">
        <w:rPr>
          <w:sz w:val="18"/>
          <w:szCs w:val="18"/>
          <w:lang w:eastAsia="x-none"/>
        </w:rPr>
        <w:tab/>
        <w:t>Ericsson</w:t>
      </w:r>
    </w:p>
    <w:p w14:paraId="54A9F72B" w14:textId="713B96B9" w:rsidR="00C51CBA" w:rsidRPr="00C51CBA" w:rsidRDefault="002328C4" w:rsidP="00C51CBA">
      <w:pPr>
        <w:ind w:left="720"/>
        <w:rPr>
          <w:sz w:val="18"/>
          <w:szCs w:val="18"/>
          <w:lang w:eastAsia="x-none"/>
        </w:rPr>
      </w:pPr>
      <w:hyperlink r:id="rId169" w:history="1">
        <w:r w:rsidR="004371F4">
          <w:rPr>
            <w:rStyle w:val="Hyperlink"/>
            <w:sz w:val="18"/>
            <w:szCs w:val="18"/>
            <w:lang w:eastAsia="x-none"/>
          </w:rPr>
          <w:t>R1-2201747</w:t>
        </w:r>
      </w:hyperlink>
      <w:r w:rsidR="00C51CBA" w:rsidRPr="00C51CBA">
        <w:rPr>
          <w:sz w:val="18"/>
          <w:szCs w:val="18"/>
          <w:lang w:eastAsia="x-none"/>
        </w:rPr>
        <w:tab/>
        <w:t>Draft reply LS on Enhanced TCI State Indication for UE specific PDCCH MAC CE</w:t>
      </w:r>
      <w:r w:rsidR="00C51CBA" w:rsidRPr="00C51CBA">
        <w:rPr>
          <w:sz w:val="18"/>
          <w:szCs w:val="18"/>
          <w:lang w:eastAsia="x-none"/>
        </w:rPr>
        <w:tab/>
        <w:t>Apple</w:t>
      </w:r>
    </w:p>
    <w:p w14:paraId="177C0C3B" w14:textId="1FFC1182" w:rsidR="00C51CBA" w:rsidRPr="00C51CBA" w:rsidRDefault="002328C4" w:rsidP="00C51CBA">
      <w:pPr>
        <w:ind w:left="720"/>
        <w:rPr>
          <w:sz w:val="18"/>
          <w:szCs w:val="18"/>
          <w:lang w:eastAsia="x-none"/>
        </w:rPr>
      </w:pPr>
      <w:hyperlink r:id="rId170" w:history="1">
        <w:r w:rsidR="004371F4">
          <w:rPr>
            <w:rStyle w:val="Hyperlink"/>
            <w:sz w:val="18"/>
            <w:szCs w:val="18"/>
            <w:lang w:eastAsia="x-none"/>
          </w:rPr>
          <w:t>R1-2201834</w:t>
        </w:r>
      </w:hyperlink>
      <w:r w:rsidR="00C51CBA" w:rsidRPr="00C51CBA">
        <w:rPr>
          <w:sz w:val="18"/>
          <w:szCs w:val="18"/>
          <w:lang w:eastAsia="x-none"/>
        </w:rPr>
        <w:tab/>
        <w:t>Discussion on RAN2 LS on enhanced TCI state indication for UE-specific PDCCH MAC CE</w:t>
      </w:r>
      <w:r w:rsidR="00C51CBA" w:rsidRPr="00C51CBA">
        <w:rPr>
          <w:sz w:val="18"/>
          <w:szCs w:val="18"/>
          <w:lang w:eastAsia="x-none"/>
        </w:rPr>
        <w:tab/>
        <w:t>CMCC</w:t>
      </w:r>
    </w:p>
    <w:p w14:paraId="0CEE0496" w14:textId="0577A5FF" w:rsidR="00C51CBA" w:rsidRPr="00C51CBA" w:rsidRDefault="002328C4" w:rsidP="00C51CBA">
      <w:pPr>
        <w:ind w:left="720"/>
        <w:rPr>
          <w:sz w:val="18"/>
          <w:szCs w:val="18"/>
          <w:lang w:eastAsia="x-none"/>
        </w:rPr>
      </w:pPr>
      <w:hyperlink r:id="rId171" w:history="1">
        <w:r w:rsidR="004371F4">
          <w:rPr>
            <w:rStyle w:val="Hyperlink"/>
            <w:sz w:val="18"/>
            <w:szCs w:val="18"/>
            <w:lang w:eastAsia="x-none"/>
          </w:rPr>
          <w:t>R1-2201979</w:t>
        </w:r>
      </w:hyperlink>
      <w:r w:rsidR="00C51CBA" w:rsidRPr="00C51CBA">
        <w:rPr>
          <w:sz w:val="18"/>
          <w:szCs w:val="18"/>
          <w:lang w:eastAsia="x-none"/>
        </w:rPr>
        <w:tab/>
        <w:t>Draft Reply LS on Enhanced TCI state indication for UE-specific PDCCH MAC CE</w:t>
      </w:r>
      <w:r w:rsidR="00C51CBA" w:rsidRPr="00C51CBA">
        <w:rPr>
          <w:sz w:val="18"/>
          <w:szCs w:val="18"/>
          <w:lang w:eastAsia="x-none"/>
        </w:rPr>
        <w:tab/>
        <w:t>Samsung</w:t>
      </w:r>
    </w:p>
    <w:p w14:paraId="2232971B" w14:textId="76E2A0BE" w:rsidR="00C51CBA" w:rsidRPr="00C51CBA" w:rsidRDefault="002328C4" w:rsidP="00C51CBA">
      <w:pPr>
        <w:ind w:left="720"/>
        <w:rPr>
          <w:sz w:val="18"/>
          <w:szCs w:val="18"/>
          <w:lang w:eastAsia="x-none"/>
        </w:rPr>
      </w:pPr>
      <w:hyperlink r:id="rId172" w:history="1">
        <w:r w:rsidR="004371F4">
          <w:rPr>
            <w:rStyle w:val="Hyperlink"/>
            <w:sz w:val="18"/>
            <w:szCs w:val="18"/>
            <w:lang w:eastAsia="x-none"/>
          </w:rPr>
          <w:t>R1-2202098</w:t>
        </w:r>
      </w:hyperlink>
      <w:r w:rsidR="00C51CBA" w:rsidRPr="00C51CBA">
        <w:rPr>
          <w:sz w:val="18"/>
          <w:szCs w:val="18"/>
          <w:lang w:eastAsia="x-none"/>
        </w:rPr>
        <w:tab/>
        <w:t>Draft Reply LS to RAN2 on Enhanced TCI state indication for UE-specific PDCCH MAC CE</w:t>
      </w:r>
      <w:r w:rsidR="00C51CBA" w:rsidRPr="00C51CBA">
        <w:rPr>
          <w:sz w:val="18"/>
          <w:szCs w:val="18"/>
          <w:lang w:eastAsia="x-none"/>
        </w:rPr>
        <w:tab/>
        <w:t>Qualcomm Incorporated</w:t>
      </w:r>
    </w:p>
    <w:p w14:paraId="09DBAB85" w14:textId="2BDBC1D6" w:rsidR="00C51CBA" w:rsidRPr="00C51CBA" w:rsidRDefault="002328C4" w:rsidP="00C51CBA">
      <w:pPr>
        <w:ind w:left="720"/>
        <w:rPr>
          <w:sz w:val="18"/>
          <w:szCs w:val="18"/>
          <w:lang w:eastAsia="x-none"/>
        </w:rPr>
      </w:pPr>
      <w:hyperlink r:id="rId173" w:history="1">
        <w:r w:rsidR="004371F4">
          <w:rPr>
            <w:rStyle w:val="Hyperlink"/>
            <w:sz w:val="18"/>
            <w:szCs w:val="18"/>
            <w:lang w:eastAsia="x-none"/>
          </w:rPr>
          <w:t>R1-2202310</w:t>
        </w:r>
      </w:hyperlink>
      <w:r w:rsidR="00C51CBA" w:rsidRPr="00C51CBA">
        <w:rPr>
          <w:sz w:val="18"/>
          <w:szCs w:val="18"/>
          <w:lang w:eastAsia="x-none"/>
        </w:rPr>
        <w:tab/>
        <w:t>Draft LS reply on Enhanced TCI state indication for UE-specific PDCCH MAC CE</w:t>
      </w:r>
      <w:r w:rsidR="00C51CBA" w:rsidRPr="00C51CBA">
        <w:rPr>
          <w:sz w:val="18"/>
          <w:szCs w:val="18"/>
          <w:lang w:eastAsia="x-none"/>
        </w:rPr>
        <w:tab/>
        <w:t>Nokia, Nokia Shanghai Bell</w:t>
      </w:r>
    </w:p>
    <w:p w14:paraId="5ACFAB81" w14:textId="0F491B2C" w:rsidR="00F830A4" w:rsidRPr="00C51CBA" w:rsidRDefault="002328C4" w:rsidP="00C51CBA">
      <w:pPr>
        <w:ind w:left="720"/>
        <w:rPr>
          <w:sz w:val="18"/>
          <w:szCs w:val="18"/>
          <w:lang w:eastAsia="x-none"/>
        </w:rPr>
      </w:pPr>
      <w:hyperlink r:id="rId174" w:history="1">
        <w:r w:rsidR="004371F4">
          <w:rPr>
            <w:rStyle w:val="Hyperlink"/>
            <w:sz w:val="18"/>
            <w:szCs w:val="18"/>
            <w:lang w:eastAsia="x-none"/>
          </w:rPr>
          <w:t>R1-2202469</w:t>
        </w:r>
      </w:hyperlink>
      <w:r w:rsidR="00C51CBA" w:rsidRPr="00C51CBA">
        <w:rPr>
          <w:sz w:val="18"/>
          <w:szCs w:val="18"/>
          <w:lang w:eastAsia="x-none"/>
        </w:rPr>
        <w:tab/>
        <w:t>Views on Enhanced TCI state indication for UE-specific PDCCH MAC CE</w:t>
      </w:r>
      <w:r w:rsidR="00C51CBA" w:rsidRPr="00C51CBA">
        <w:rPr>
          <w:sz w:val="18"/>
          <w:szCs w:val="18"/>
          <w:lang w:eastAsia="x-none"/>
        </w:rPr>
        <w:tab/>
        <w:t>Huawei, HiSilicon</w:t>
      </w:r>
    </w:p>
    <w:p w14:paraId="5DA93CC7" w14:textId="472A760D" w:rsidR="00F830A4" w:rsidRDefault="00F830A4" w:rsidP="00F830A4">
      <w:pPr>
        <w:rPr>
          <w:lang w:eastAsia="x-none"/>
        </w:rPr>
      </w:pPr>
      <w:r>
        <w:rPr>
          <w:b/>
          <w:bCs/>
          <w:lang w:eastAsia="x-none"/>
        </w:rPr>
        <w:t>Decision:</w:t>
      </w:r>
      <w:r w:rsidRPr="00726601">
        <w:t xml:space="preserve"> </w:t>
      </w:r>
      <w:r w:rsidRPr="00726601">
        <w:rPr>
          <w:lang w:eastAsia="x-none"/>
        </w:rPr>
        <w:t xml:space="preserve">Response LS is needed. </w:t>
      </w:r>
      <w:r w:rsidRPr="00F00CCD">
        <w:rPr>
          <w:lang w:eastAsia="x-none"/>
        </w:rPr>
        <w:t xml:space="preserve">To be discussed as part of email discussion </w:t>
      </w:r>
      <w:r w:rsidRPr="00F830A4">
        <w:rPr>
          <w:lang w:eastAsia="x-none"/>
        </w:rPr>
        <w:t>in [108-e-R17-NR-MIMO-0</w:t>
      </w:r>
      <w:r>
        <w:rPr>
          <w:lang w:eastAsia="x-none"/>
        </w:rPr>
        <w:t>6</w:t>
      </w:r>
      <w:r w:rsidRPr="00F830A4">
        <w:rPr>
          <w:lang w:eastAsia="x-none"/>
        </w:rPr>
        <w:t>] under agenda item 8.1.2.4</w:t>
      </w:r>
      <w:r w:rsidRPr="00726601">
        <w:rPr>
          <w:lang w:eastAsia="x-none"/>
        </w:rPr>
        <w:t>.</w:t>
      </w:r>
    </w:p>
    <w:p w14:paraId="205E4FB4" w14:textId="77777777" w:rsidR="00F830A4" w:rsidRDefault="00F830A4" w:rsidP="006B480F">
      <w:pPr>
        <w:rPr>
          <w:lang w:eastAsia="x-none"/>
        </w:rPr>
      </w:pPr>
    </w:p>
    <w:p w14:paraId="438750EA" w14:textId="39EE8CDA" w:rsidR="006B480F" w:rsidRPr="00F830A4" w:rsidRDefault="002328C4" w:rsidP="006B480F">
      <w:pPr>
        <w:rPr>
          <w:b/>
          <w:bCs/>
          <w:lang w:eastAsia="x-none"/>
        </w:rPr>
      </w:pPr>
      <w:hyperlink r:id="rId175" w:history="1">
        <w:r w:rsidR="004371F4">
          <w:rPr>
            <w:rStyle w:val="Hyperlink"/>
            <w:b/>
            <w:bCs/>
            <w:lang w:eastAsia="x-none"/>
          </w:rPr>
          <w:t>R1-2200895</w:t>
        </w:r>
      </w:hyperlink>
      <w:r w:rsidR="006B480F" w:rsidRPr="00F830A4">
        <w:rPr>
          <w:b/>
          <w:bCs/>
          <w:lang w:eastAsia="x-none"/>
        </w:rPr>
        <w:tab/>
        <w:t>LS on Rel-17 FeMIMO SRS related impact</w:t>
      </w:r>
      <w:r w:rsidR="006B480F" w:rsidRPr="00F830A4">
        <w:rPr>
          <w:b/>
          <w:bCs/>
          <w:lang w:eastAsia="x-none"/>
        </w:rPr>
        <w:tab/>
        <w:t>RAN4, Huawei</w:t>
      </w:r>
    </w:p>
    <w:p w14:paraId="0505D347" w14:textId="231AA181" w:rsidR="00C51CBA" w:rsidRPr="00C51CBA" w:rsidRDefault="002328C4" w:rsidP="00C51CBA">
      <w:pPr>
        <w:ind w:left="720"/>
        <w:rPr>
          <w:sz w:val="18"/>
          <w:szCs w:val="18"/>
          <w:lang w:eastAsia="x-none"/>
        </w:rPr>
      </w:pPr>
      <w:hyperlink r:id="rId176" w:history="1">
        <w:r w:rsidR="004371F4">
          <w:rPr>
            <w:rStyle w:val="Hyperlink"/>
            <w:sz w:val="18"/>
            <w:szCs w:val="18"/>
            <w:lang w:eastAsia="x-none"/>
          </w:rPr>
          <w:t>R1-2201044</w:t>
        </w:r>
      </w:hyperlink>
      <w:r w:rsidR="00C51CBA" w:rsidRPr="00C51CBA">
        <w:rPr>
          <w:sz w:val="18"/>
          <w:szCs w:val="18"/>
          <w:lang w:eastAsia="x-none"/>
        </w:rPr>
        <w:tab/>
        <w:t>Draft reply LS on Rel-17 FeMIMO SRS related impact</w:t>
      </w:r>
      <w:r w:rsidR="00C51CBA" w:rsidRPr="00C51CBA">
        <w:rPr>
          <w:sz w:val="18"/>
          <w:szCs w:val="18"/>
          <w:lang w:eastAsia="x-none"/>
        </w:rPr>
        <w:tab/>
        <w:t>vivo</w:t>
      </w:r>
    </w:p>
    <w:p w14:paraId="4B86F893" w14:textId="1204BFCF" w:rsidR="00C51CBA" w:rsidRPr="00C51CBA" w:rsidRDefault="002328C4" w:rsidP="00C51CBA">
      <w:pPr>
        <w:ind w:left="720"/>
        <w:rPr>
          <w:sz w:val="18"/>
          <w:szCs w:val="18"/>
          <w:lang w:eastAsia="x-none"/>
        </w:rPr>
      </w:pPr>
      <w:hyperlink r:id="rId177" w:history="1">
        <w:r w:rsidR="004371F4">
          <w:rPr>
            <w:rStyle w:val="Hyperlink"/>
            <w:sz w:val="18"/>
            <w:szCs w:val="18"/>
            <w:lang w:eastAsia="x-none"/>
          </w:rPr>
          <w:t>R1-2201529</w:t>
        </w:r>
      </w:hyperlink>
      <w:r w:rsidR="00C51CBA" w:rsidRPr="00C51CBA">
        <w:rPr>
          <w:sz w:val="18"/>
          <w:szCs w:val="18"/>
          <w:lang w:eastAsia="x-none"/>
        </w:rPr>
        <w:tab/>
        <w:t>[Draft] Reply LS on Rel-17 FeMIMO SRS related impact</w:t>
      </w:r>
      <w:r w:rsidR="00C51CBA" w:rsidRPr="00C51CBA">
        <w:rPr>
          <w:sz w:val="18"/>
          <w:szCs w:val="18"/>
          <w:lang w:eastAsia="x-none"/>
        </w:rPr>
        <w:tab/>
        <w:t>Lenovo, Motorola Mobility</w:t>
      </w:r>
    </w:p>
    <w:p w14:paraId="13FAF892" w14:textId="4A5CBD6A" w:rsidR="00C51CBA" w:rsidRPr="00C51CBA" w:rsidRDefault="002328C4" w:rsidP="00C51CBA">
      <w:pPr>
        <w:ind w:left="720"/>
        <w:rPr>
          <w:sz w:val="18"/>
          <w:szCs w:val="18"/>
          <w:lang w:eastAsia="x-none"/>
        </w:rPr>
      </w:pPr>
      <w:hyperlink r:id="rId178" w:history="1">
        <w:r w:rsidR="004371F4">
          <w:rPr>
            <w:rStyle w:val="Hyperlink"/>
            <w:sz w:val="18"/>
            <w:szCs w:val="18"/>
            <w:lang w:eastAsia="x-none"/>
          </w:rPr>
          <w:t>R1-2201566</w:t>
        </w:r>
      </w:hyperlink>
      <w:r w:rsidR="00C51CBA" w:rsidRPr="00C51CBA">
        <w:rPr>
          <w:sz w:val="18"/>
          <w:szCs w:val="18"/>
          <w:lang w:eastAsia="x-none"/>
        </w:rPr>
        <w:tab/>
        <w:t>Draft reply LS on Rel-17 FeMIMO SRS related impact</w:t>
      </w:r>
      <w:r w:rsidR="00C51CBA" w:rsidRPr="00C51CBA">
        <w:rPr>
          <w:sz w:val="18"/>
          <w:szCs w:val="18"/>
          <w:lang w:eastAsia="x-none"/>
        </w:rPr>
        <w:tab/>
        <w:t>LG Electronics</w:t>
      </w:r>
    </w:p>
    <w:p w14:paraId="1E1EB25D" w14:textId="6A238256" w:rsidR="00C51CBA" w:rsidRPr="00C51CBA" w:rsidRDefault="002328C4" w:rsidP="00C51CBA">
      <w:pPr>
        <w:ind w:left="720"/>
        <w:rPr>
          <w:sz w:val="18"/>
          <w:szCs w:val="18"/>
          <w:lang w:eastAsia="x-none"/>
        </w:rPr>
      </w:pPr>
      <w:hyperlink r:id="rId179" w:history="1">
        <w:r w:rsidR="004371F4">
          <w:rPr>
            <w:rStyle w:val="Hyperlink"/>
            <w:sz w:val="18"/>
            <w:szCs w:val="18"/>
            <w:lang w:eastAsia="x-none"/>
          </w:rPr>
          <w:t>R1-2201837</w:t>
        </w:r>
      </w:hyperlink>
      <w:r w:rsidR="00C51CBA" w:rsidRPr="00C51CBA">
        <w:rPr>
          <w:sz w:val="18"/>
          <w:szCs w:val="18"/>
          <w:lang w:eastAsia="x-none"/>
        </w:rPr>
        <w:tab/>
        <w:t>Discussion on RAN4 LS on Rel-17 FeMIMO SRS related impact</w:t>
      </w:r>
      <w:r w:rsidR="00C51CBA" w:rsidRPr="00C51CBA">
        <w:rPr>
          <w:sz w:val="18"/>
          <w:szCs w:val="18"/>
          <w:lang w:eastAsia="x-none"/>
        </w:rPr>
        <w:tab/>
        <w:t>CMCC</w:t>
      </w:r>
    </w:p>
    <w:p w14:paraId="1AAD4B8A" w14:textId="6CD054C1" w:rsidR="00C51CBA" w:rsidRPr="00C51CBA" w:rsidRDefault="002328C4" w:rsidP="00C51CBA">
      <w:pPr>
        <w:ind w:left="720"/>
        <w:rPr>
          <w:sz w:val="18"/>
          <w:szCs w:val="18"/>
          <w:lang w:eastAsia="x-none"/>
        </w:rPr>
      </w:pPr>
      <w:hyperlink r:id="rId180" w:history="1">
        <w:r w:rsidR="004371F4">
          <w:rPr>
            <w:rStyle w:val="Hyperlink"/>
            <w:sz w:val="18"/>
            <w:szCs w:val="18"/>
            <w:lang w:eastAsia="x-none"/>
          </w:rPr>
          <w:t>R1-2201981</w:t>
        </w:r>
      </w:hyperlink>
      <w:r w:rsidR="00C51CBA" w:rsidRPr="00C51CBA">
        <w:rPr>
          <w:sz w:val="18"/>
          <w:szCs w:val="18"/>
          <w:lang w:eastAsia="x-none"/>
        </w:rPr>
        <w:tab/>
        <w:t>Draft Reply LS on Rel-17 FeMIMO SRS related impact</w:t>
      </w:r>
      <w:r w:rsidR="00C51CBA" w:rsidRPr="00C51CBA">
        <w:rPr>
          <w:sz w:val="18"/>
          <w:szCs w:val="18"/>
          <w:lang w:eastAsia="x-none"/>
        </w:rPr>
        <w:tab/>
        <w:t>Samsung</w:t>
      </w:r>
    </w:p>
    <w:p w14:paraId="0537B7FD" w14:textId="7311C3CD" w:rsidR="00C51CBA" w:rsidRPr="00C51CBA" w:rsidRDefault="002328C4" w:rsidP="00C51CBA">
      <w:pPr>
        <w:ind w:left="720"/>
        <w:rPr>
          <w:sz w:val="18"/>
          <w:szCs w:val="18"/>
          <w:lang w:eastAsia="x-none"/>
        </w:rPr>
      </w:pPr>
      <w:hyperlink r:id="rId181" w:history="1">
        <w:r w:rsidR="004371F4">
          <w:rPr>
            <w:rStyle w:val="Hyperlink"/>
            <w:sz w:val="18"/>
            <w:szCs w:val="18"/>
            <w:lang w:eastAsia="x-none"/>
          </w:rPr>
          <w:t>R1-2202099</w:t>
        </w:r>
      </w:hyperlink>
      <w:r w:rsidR="00C51CBA" w:rsidRPr="00C51CBA">
        <w:rPr>
          <w:sz w:val="18"/>
          <w:szCs w:val="18"/>
          <w:lang w:eastAsia="x-none"/>
        </w:rPr>
        <w:tab/>
        <w:t>Draft Reply LS to RAN4 on Rel-17 FeMIMO SRS related impact</w:t>
      </w:r>
      <w:r w:rsidR="00C51CBA" w:rsidRPr="00C51CBA">
        <w:rPr>
          <w:sz w:val="18"/>
          <w:szCs w:val="18"/>
          <w:lang w:eastAsia="x-none"/>
        </w:rPr>
        <w:tab/>
        <w:t>Qualcomm Incorporated</w:t>
      </w:r>
    </w:p>
    <w:p w14:paraId="739C1A28" w14:textId="4BE991F4" w:rsidR="00F830A4" w:rsidRPr="00C51CBA" w:rsidRDefault="002328C4" w:rsidP="00C51CBA">
      <w:pPr>
        <w:ind w:left="720"/>
        <w:rPr>
          <w:sz w:val="18"/>
          <w:szCs w:val="18"/>
          <w:lang w:eastAsia="x-none"/>
        </w:rPr>
      </w:pPr>
      <w:hyperlink r:id="rId182" w:history="1">
        <w:r w:rsidR="004371F4">
          <w:rPr>
            <w:rStyle w:val="Hyperlink"/>
            <w:sz w:val="18"/>
            <w:szCs w:val="18"/>
            <w:lang w:eastAsia="x-none"/>
          </w:rPr>
          <w:t>R1-2202308</w:t>
        </w:r>
      </w:hyperlink>
      <w:r w:rsidR="00C51CBA" w:rsidRPr="00C51CBA">
        <w:rPr>
          <w:sz w:val="18"/>
          <w:szCs w:val="18"/>
          <w:lang w:eastAsia="x-none"/>
        </w:rPr>
        <w:tab/>
        <w:t>Draft LS reply on Rel-17 FeMIMO SRS related impact</w:t>
      </w:r>
      <w:r w:rsidR="00C51CBA" w:rsidRPr="00C51CBA">
        <w:rPr>
          <w:sz w:val="18"/>
          <w:szCs w:val="18"/>
          <w:lang w:eastAsia="x-none"/>
        </w:rPr>
        <w:tab/>
        <w:t>Nokia, Nokia Shanghai Bell</w:t>
      </w:r>
    </w:p>
    <w:p w14:paraId="408D9654" w14:textId="134A8B9B" w:rsidR="00F830A4" w:rsidRDefault="00F830A4" w:rsidP="00F830A4">
      <w:pPr>
        <w:rPr>
          <w:lang w:eastAsia="x-none"/>
        </w:rPr>
      </w:pPr>
      <w:r>
        <w:rPr>
          <w:b/>
          <w:bCs/>
          <w:lang w:eastAsia="x-none"/>
        </w:rPr>
        <w:t>Decision:</w:t>
      </w:r>
      <w:r w:rsidRPr="00726601">
        <w:t xml:space="preserve"> </w:t>
      </w:r>
      <w:r w:rsidRPr="00F830A4">
        <w:rPr>
          <w:lang w:eastAsia="x-none"/>
        </w:rPr>
        <w:t xml:space="preserve">RAN1 to consider the LS </w:t>
      </w:r>
      <w:r>
        <w:rPr>
          <w:lang w:eastAsia="x-none"/>
        </w:rPr>
        <w:t>from RAN4</w:t>
      </w:r>
      <w:r w:rsidRPr="00F830A4">
        <w:rPr>
          <w:lang w:eastAsia="x-none"/>
        </w:rPr>
        <w:t xml:space="preserve"> as part of the ongoing work under agenda item 8.1.3</w:t>
      </w:r>
      <w:r w:rsidRPr="00726601">
        <w:rPr>
          <w:lang w:eastAsia="x-none"/>
        </w:rPr>
        <w:t>.</w:t>
      </w:r>
    </w:p>
    <w:p w14:paraId="3937F514" w14:textId="77777777" w:rsidR="006B480F" w:rsidRPr="00E245FF" w:rsidRDefault="006B480F" w:rsidP="006B480F">
      <w:pPr>
        <w:rPr>
          <w:bCs/>
          <w:lang w:eastAsia="x-none"/>
        </w:rPr>
      </w:pPr>
    </w:p>
    <w:p w14:paraId="589B404A" w14:textId="77777777" w:rsidR="00E245FF" w:rsidRDefault="00E245FF" w:rsidP="006B480F">
      <w:pPr>
        <w:rPr>
          <w:bCs/>
          <w:lang w:eastAsia="x-none"/>
        </w:rPr>
      </w:pPr>
    </w:p>
    <w:p w14:paraId="32C1D277" w14:textId="77462235" w:rsidR="006B480F" w:rsidRPr="00E245FF" w:rsidRDefault="00E245FF" w:rsidP="006B480F">
      <w:pPr>
        <w:rPr>
          <w:bCs/>
          <w:lang w:eastAsia="x-none"/>
        </w:rPr>
      </w:pPr>
      <w:r>
        <w:rPr>
          <w:bCs/>
          <w:lang w:eastAsia="x-none"/>
        </w:rPr>
        <w:t>//</w:t>
      </w:r>
      <w:r w:rsidR="006B480F" w:rsidRPr="00E245FF">
        <w:rPr>
          <w:bCs/>
          <w:lang w:eastAsia="x-none"/>
        </w:rPr>
        <w:t>Incoming LSs on Rel-17 NR_ENDC_SON_MDT_enh (NR-U)</w:t>
      </w:r>
    </w:p>
    <w:p w14:paraId="50B3DCAC" w14:textId="2EE6EA3C" w:rsidR="006B480F" w:rsidRPr="00615258" w:rsidRDefault="002328C4" w:rsidP="006B480F">
      <w:pPr>
        <w:rPr>
          <w:b/>
          <w:bCs/>
          <w:lang w:eastAsia="x-none"/>
        </w:rPr>
      </w:pPr>
      <w:hyperlink r:id="rId183" w:history="1">
        <w:r w:rsidR="004371F4">
          <w:rPr>
            <w:rStyle w:val="Hyperlink"/>
            <w:b/>
            <w:bCs/>
            <w:lang w:eastAsia="x-none"/>
          </w:rPr>
          <w:t>R1-2200860</w:t>
        </w:r>
      </w:hyperlink>
      <w:r w:rsidR="006B480F" w:rsidRPr="00615258">
        <w:rPr>
          <w:b/>
          <w:bCs/>
          <w:lang w:eastAsia="x-none"/>
        </w:rPr>
        <w:tab/>
        <w:t>LS on NR-U channel information and procedures</w:t>
      </w:r>
      <w:r w:rsidR="006B480F" w:rsidRPr="00615258">
        <w:rPr>
          <w:b/>
          <w:bCs/>
          <w:lang w:eastAsia="x-none"/>
        </w:rPr>
        <w:tab/>
        <w:t>RAN3, Samsung</w:t>
      </w:r>
    </w:p>
    <w:p w14:paraId="32A5B677" w14:textId="066F1281" w:rsidR="00616393" w:rsidRPr="00616393" w:rsidRDefault="002328C4" w:rsidP="00616393">
      <w:pPr>
        <w:ind w:left="720"/>
        <w:rPr>
          <w:sz w:val="18"/>
          <w:szCs w:val="18"/>
          <w:lang w:eastAsia="x-none"/>
        </w:rPr>
      </w:pPr>
      <w:hyperlink r:id="rId184" w:history="1">
        <w:r w:rsidR="004371F4">
          <w:rPr>
            <w:rStyle w:val="Hyperlink"/>
            <w:sz w:val="18"/>
            <w:szCs w:val="18"/>
            <w:lang w:eastAsia="x-none"/>
          </w:rPr>
          <w:t>R1-2201057</w:t>
        </w:r>
      </w:hyperlink>
      <w:r w:rsidR="00616393" w:rsidRPr="00616393">
        <w:rPr>
          <w:sz w:val="18"/>
          <w:szCs w:val="18"/>
          <w:lang w:eastAsia="x-none"/>
        </w:rPr>
        <w:tab/>
        <w:t>Draft reply LS on NRU channel information and procedures</w:t>
      </w:r>
      <w:r w:rsidR="00616393" w:rsidRPr="00616393">
        <w:rPr>
          <w:sz w:val="18"/>
          <w:szCs w:val="18"/>
          <w:lang w:eastAsia="x-none"/>
        </w:rPr>
        <w:tab/>
        <w:t>vivo</w:t>
      </w:r>
    </w:p>
    <w:p w14:paraId="1A55C62E" w14:textId="0C77A644" w:rsidR="00616393" w:rsidRPr="00616393" w:rsidRDefault="002328C4" w:rsidP="00616393">
      <w:pPr>
        <w:ind w:left="720"/>
        <w:rPr>
          <w:sz w:val="18"/>
          <w:szCs w:val="18"/>
          <w:lang w:eastAsia="x-none"/>
        </w:rPr>
      </w:pPr>
      <w:hyperlink r:id="rId185" w:history="1">
        <w:r w:rsidR="004371F4">
          <w:rPr>
            <w:rStyle w:val="Hyperlink"/>
            <w:sz w:val="18"/>
            <w:szCs w:val="18"/>
            <w:lang w:eastAsia="x-none"/>
          </w:rPr>
          <w:t>R1-2201742</w:t>
        </w:r>
      </w:hyperlink>
      <w:r w:rsidR="00616393" w:rsidRPr="00616393">
        <w:rPr>
          <w:sz w:val="18"/>
          <w:szCs w:val="18"/>
          <w:lang w:eastAsia="x-none"/>
        </w:rPr>
        <w:tab/>
        <w:t>Discussion on LS from RAN3 on NR-U channel information and procedures</w:t>
      </w:r>
      <w:r w:rsidR="00616393" w:rsidRPr="00616393">
        <w:rPr>
          <w:sz w:val="18"/>
          <w:szCs w:val="18"/>
          <w:lang w:eastAsia="x-none"/>
        </w:rPr>
        <w:tab/>
        <w:t>Ericsson</w:t>
      </w:r>
    </w:p>
    <w:p w14:paraId="67A0891B" w14:textId="5A49AA8F" w:rsidR="00616393" w:rsidRPr="00616393" w:rsidRDefault="002328C4" w:rsidP="00616393">
      <w:pPr>
        <w:ind w:left="720"/>
        <w:rPr>
          <w:sz w:val="18"/>
          <w:szCs w:val="18"/>
          <w:lang w:eastAsia="x-none"/>
        </w:rPr>
      </w:pPr>
      <w:hyperlink r:id="rId186" w:history="1">
        <w:r w:rsidR="004371F4">
          <w:rPr>
            <w:rStyle w:val="Hyperlink"/>
            <w:sz w:val="18"/>
            <w:szCs w:val="18"/>
            <w:lang w:eastAsia="x-none"/>
          </w:rPr>
          <w:t>R1-2201743</w:t>
        </w:r>
      </w:hyperlink>
      <w:r w:rsidR="00616393" w:rsidRPr="00616393">
        <w:rPr>
          <w:sz w:val="18"/>
          <w:szCs w:val="18"/>
          <w:lang w:eastAsia="x-none"/>
        </w:rPr>
        <w:tab/>
        <w:t>Draft Reply LS to RAN3 on NR-U channel information and procedures</w:t>
      </w:r>
      <w:r w:rsidR="00616393" w:rsidRPr="00616393">
        <w:rPr>
          <w:sz w:val="18"/>
          <w:szCs w:val="18"/>
          <w:lang w:eastAsia="x-none"/>
        </w:rPr>
        <w:tab/>
        <w:t>Ericsson</w:t>
      </w:r>
    </w:p>
    <w:p w14:paraId="14B8CC12" w14:textId="14AD1AE8" w:rsidR="00616393" w:rsidRPr="00616393" w:rsidRDefault="002328C4" w:rsidP="00616393">
      <w:pPr>
        <w:ind w:left="720"/>
        <w:rPr>
          <w:sz w:val="18"/>
          <w:szCs w:val="18"/>
          <w:lang w:eastAsia="x-none"/>
        </w:rPr>
      </w:pPr>
      <w:hyperlink r:id="rId187" w:history="1">
        <w:r w:rsidR="004371F4">
          <w:rPr>
            <w:rStyle w:val="Hyperlink"/>
            <w:sz w:val="18"/>
            <w:szCs w:val="18"/>
            <w:lang w:eastAsia="x-none"/>
          </w:rPr>
          <w:t>R1-2201972</w:t>
        </w:r>
      </w:hyperlink>
      <w:r w:rsidR="00616393" w:rsidRPr="00616393">
        <w:rPr>
          <w:sz w:val="18"/>
          <w:szCs w:val="18"/>
          <w:lang w:eastAsia="x-none"/>
        </w:rPr>
        <w:tab/>
        <w:t>Draft Reply LS on NR-U channel information and procedures</w:t>
      </w:r>
      <w:r w:rsidR="00616393" w:rsidRPr="00616393">
        <w:rPr>
          <w:sz w:val="18"/>
          <w:szCs w:val="18"/>
          <w:lang w:eastAsia="x-none"/>
        </w:rPr>
        <w:tab/>
        <w:t>Samsung</w:t>
      </w:r>
    </w:p>
    <w:p w14:paraId="10797A4D" w14:textId="426F2D36" w:rsidR="00616393" w:rsidRPr="00616393" w:rsidRDefault="002328C4" w:rsidP="00616393">
      <w:pPr>
        <w:ind w:left="720"/>
        <w:rPr>
          <w:sz w:val="18"/>
          <w:szCs w:val="18"/>
          <w:lang w:eastAsia="x-none"/>
        </w:rPr>
      </w:pPr>
      <w:hyperlink r:id="rId188" w:history="1">
        <w:r w:rsidR="004371F4">
          <w:rPr>
            <w:rStyle w:val="Hyperlink"/>
            <w:sz w:val="18"/>
            <w:szCs w:val="18"/>
            <w:lang w:eastAsia="x-none"/>
          </w:rPr>
          <w:t>R1-2202332</w:t>
        </w:r>
      </w:hyperlink>
      <w:r w:rsidR="00616393" w:rsidRPr="00616393">
        <w:rPr>
          <w:sz w:val="18"/>
          <w:szCs w:val="18"/>
          <w:lang w:eastAsia="x-none"/>
        </w:rPr>
        <w:tab/>
        <w:t>Discussion on RAN3 LS for NR-U channel information and procedures</w:t>
      </w:r>
      <w:r w:rsidR="00616393" w:rsidRPr="00616393">
        <w:rPr>
          <w:sz w:val="18"/>
          <w:szCs w:val="18"/>
          <w:lang w:eastAsia="x-none"/>
        </w:rPr>
        <w:tab/>
        <w:t>LG Electronics</w:t>
      </w:r>
    </w:p>
    <w:p w14:paraId="1F258A3A" w14:textId="35A30F3A" w:rsidR="006B480F" w:rsidRPr="00616393" w:rsidRDefault="002328C4" w:rsidP="00616393">
      <w:pPr>
        <w:ind w:left="720"/>
        <w:rPr>
          <w:sz w:val="18"/>
          <w:szCs w:val="18"/>
          <w:lang w:eastAsia="x-none"/>
        </w:rPr>
      </w:pPr>
      <w:hyperlink r:id="rId189" w:history="1">
        <w:r w:rsidR="004371F4">
          <w:rPr>
            <w:rStyle w:val="Hyperlink"/>
            <w:sz w:val="18"/>
            <w:szCs w:val="18"/>
            <w:lang w:eastAsia="x-none"/>
          </w:rPr>
          <w:t>R1-2202452</w:t>
        </w:r>
      </w:hyperlink>
      <w:r w:rsidR="00616393" w:rsidRPr="00616393">
        <w:rPr>
          <w:sz w:val="18"/>
          <w:szCs w:val="18"/>
          <w:lang w:eastAsia="x-none"/>
        </w:rPr>
        <w:tab/>
        <w:t>Discussion on RAN3 questions of NR-U channel information and procedures</w:t>
      </w:r>
      <w:r w:rsidR="00616393" w:rsidRPr="00616393">
        <w:rPr>
          <w:sz w:val="18"/>
          <w:szCs w:val="18"/>
          <w:lang w:eastAsia="x-none"/>
        </w:rPr>
        <w:tab/>
        <w:t>Huawei, HiSilicon</w:t>
      </w:r>
    </w:p>
    <w:p w14:paraId="2654FDEC" w14:textId="1396D1CF" w:rsidR="00615258" w:rsidRDefault="00615258" w:rsidP="00615258">
      <w:pPr>
        <w:rPr>
          <w:lang w:eastAsia="x-none"/>
        </w:rPr>
      </w:pPr>
      <w:r>
        <w:rPr>
          <w:b/>
          <w:bCs/>
          <w:lang w:eastAsia="x-none"/>
        </w:rPr>
        <w:t>Decision:</w:t>
      </w:r>
      <w:r w:rsidRPr="00726601">
        <w:t xml:space="preserve"> </w:t>
      </w:r>
      <w:r w:rsidR="00616393" w:rsidRPr="00616393">
        <w:rPr>
          <w:lang w:eastAsia="x-none"/>
        </w:rPr>
        <w:t>Use separate email thread [108-e-R16-NR-U-01] under agenda item 7.2.2 for response LS.</w:t>
      </w:r>
      <w:r w:rsidRPr="00726601">
        <w:rPr>
          <w:lang w:eastAsia="x-none"/>
        </w:rPr>
        <w:t>.</w:t>
      </w:r>
    </w:p>
    <w:p w14:paraId="713C033C" w14:textId="77777777" w:rsidR="00615258" w:rsidRDefault="00615258" w:rsidP="006B480F">
      <w:pPr>
        <w:rPr>
          <w:lang w:eastAsia="x-none"/>
        </w:rPr>
      </w:pPr>
    </w:p>
    <w:p w14:paraId="74CD4AC4" w14:textId="77777777" w:rsidR="00E245FF" w:rsidRDefault="00E245FF" w:rsidP="006B480F">
      <w:pPr>
        <w:rPr>
          <w:lang w:eastAsia="x-none"/>
        </w:rPr>
      </w:pPr>
    </w:p>
    <w:p w14:paraId="7E34A171" w14:textId="3E9442B8" w:rsidR="006B480F" w:rsidRPr="00E245FF" w:rsidRDefault="00E245FF" w:rsidP="006B480F">
      <w:pPr>
        <w:rPr>
          <w:bCs/>
          <w:lang w:eastAsia="x-none"/>
        </w:rPr>
      </w:pPr>
      <w:r w:rsidRPr="00E245FF">
        <w:rPr>
          <w:bCs/>
          <w:lang w:eastAsia="x-none"/>
        </w:rPr>
        <w:t>//</w:t>
      </w:r>
      <w:r w:rsidR="006B480F" w:rsidRPr="00E245FF">
        <w:rPr>
          <w:bCs/>
          <w:lang w:eastAsia="x-none"/>
        </w:rPr>
        <w:t>Incoming LSs on Rel-17 5G_eLCS_ph2</w:t>
      </w:r>
    </w:p>
    <w:p w14:paraId="44226C1A" w14:textId="3249DD1C" w:rsidR="006B480F" w:rsidRDefault="002328C4" w:rsidP="006B480F">
      <w:pPr>
        <w:rPr>
          <w:b/>
          <w:bCs/>
          <w:lang w:eastAsia="x-none"/>
        </w:rPr>
      </w:pPr>
      <w:hyperlink r:id="rId190" w:history="1">
        <w:r w:rsidR="004371F4">
          <w:rPr>
            <w:rStyle w:val="Hyperlink"/>
            <w:b/>
            <w:bCs/>
            <w:lang w:eastAsia="x-none"/>
          </w:rPr>
          <w:t>R1-2200862</w:t>
        </w:r>
      </w:hyperlink>
      <w:r w:rsidR="006B480F" w:rsidRPr="00615258">
        <w:rPr>
          <w:b/>
          <w:bCs/>
          <w:lang w:eastAsia="x-none"/>
        </w:rPr>
        <w:tab/>
        <w:t>Response LS on Positioning Reference Units (PRUs) for enhancing positioning performance</w:t>
      </w:r>
      <w:r w:rsidR="006B480F" w:rsidRPr="00615258">
        <w:rPr>
          <w:b/>
          <w:bCs/>
          <w:lang w:eastAsia="x-none"/>
        </w:rPr>
        <w:tab/>
        <w:t>SA2, CATT</w:t>
      </w:r>
    </w:p>
    <w:p w14:paraId="2636E936" w14:textId="37D8F975" w:rsidR="00AA4029" w:rsidRPr="00AA4029" w:rsidRDefault="002328C4" w:rsidP="00AA4029">
      <w:pPr>
        <w:ind w:left="720"/>
        <w:rPr>
          <w:sz w:val="18"/>
          <w:szCs w:val="18"/>
          <w:lang w:eastAsia="x-none"/>
        </w:rPr>
      </w:pPr>
      <w:hyperlink r:id="rId191" w:history="1">
        <w:r w:rsidR="004371F4">
          <w:rPr>
            <w:rStyle w:val="Hyperlink"/>
            <w:sz w:val="18"/>
            <w:szCs w:val="18"/>
            <w:lang w:eastAsia="x-none"/>
          </w:rPr>
          <w:t>R1-2202454</w:t>
        </w:r>
      </w:hyperlink>
      <w:r w:rsidR="00AA4029" w:rsidRPr="00AA4029">
        <w:rPr>
          <w:sz w:val="18"/>
          <w:szCs w:val="18"/>
          <w:lang w:eastAsia="x-none"/>
        </w:rPr>
        <w:tab/>
        <w:t>Discussion on the functionality of PRU</w:t>
      </w:r>
      <w:r w:rsidR="00AA4029" w:rsidRPr="00AA4029">
        <w:rPr>
          <w:sz w:val="18"/>
          <w:szCs w:val="18"/>
          <w:lang w:eastAsia="x-none"/>
        </w:rPr>
        <w:tab/>
        <w:t>Huawei, HiSilicon</w:t>
      </w:r>
    </w:p>
    <w:p w14:paraId="53B4900A" w14:textId="2929B3F6" w:rsidR="00615258" w:rsidRDefault="00615258" w:rsidP="00615258">
      <w:pPr>
        <w:rPr>
          <w:lang w:eastAsia="x-none"/>
        </w:rPr>
      </w:pPr>
      <w:r>
        <w:rPr>
          <w:b/>
          <w:bCs/>
          <w:lang w:eastAsia="x-none"/>
        </w:rPr>
        <w:t>Decision:</w:t>
      </w:r>
      <w:r w:rsidRPr="00726601">
        <w:t xml:space="preserve"> </w:t>
      </w:r>
      <w:r w:rsidR="00616393" w:rsidRPr="00616393">
        <w:rPr>
          <w:lang w:eastAsia="x-none"/>
        </w:rPr>
        <w:t xml:space="preserve">RAN1 to consider the LS from SA2 together with </w:t>
      </w:r>
      <w:hyperlink r:id="rId192" w:history="1">
        <w:r w:rsidR="004371F4">
          <w:rPr>
            <w:rStyle w:val="Hyperlink"/>
            <w:lang w:eastAsia="x-none"/>
          </w:rPr>
          <w:t>R1-2200857</w:t>
        </w:r>
      </w:hyperlink>
      <w:r w:rsidR="00616393" w:rsidRPr="00616393">
        <w:rPr>
          <w:lang w:eastAsia="x-none"/>
        </w:rPr>
        <w:t xml:space="preserve"> as part of the ongoing work under agenda item 8.5.1. If response is needed for any of the two LSs, use [108-e-R17-ePos-01] to converge on a response</w:t>
      </w:r>
      <w:r w:rsidRPr="00726601">
        <w:rPr>
          <w:lang w:eastAsia="x-none"/>
        </w:rPr>
        <w:t>.</w:t>
      </w:r>
    </w:p>
    <w:p w14:paraId="3D6E836C" w14:textId="77777777" w:rsidR="00615258" w:rsidRDefault="00615258" w:rsidP="006B480F">
      <w:pPr>
        <w:rPr>
          <w:lang w:eastAsia="x-none"/>
        </w:rPr>
      </w:pPr>
    </w:p>
    <w:p w14:paraId="4C14A65D" w14:textId="77777777" w:rsidR="00E245FF" w:rsidRDefault="00E245FF" w:rsidP="006B480F">
      <w:pPr>
        <w:rPr>
          <w:lang w:eastAsia="x-none"/>
        </w:rPr>
      </w:pPr>
    </w:p>
    <w:p w14:paraId="6BBC94FF" w14:textId="432C5EC7" w:rsidR="006B480F" w:rsidRPr="00E245FF" w:rsidRDefault="00E245FF" w:rsidP="006B480F">
      <w:pPr>
        <w:rPr>
          <w:bCs/>
          <w:lang w:eastAsia="x-none"/>
        </w:rPr>
      </w:pPr>
      <w:r w:rsidRPr="00E245FF">
        <w:rPr>
          <w:bCs/>
          <w:lang w:eastAsia="x-none"/>
        </w:rPr>
        <w:t>//</w:t>
      </w:r>
      <w:r w:rsidR="006B480F" w:rsidRPr="00E245FF">
        <w:rPr>
          <w:bCs/>
          <w:lang w:eastAsia="x-none"/>
        </w:rPr>
        <w:t>Incoming LSs on Rel-17 NR_NTN_solutions</w:t>
      </w:r>
    </w:p>
    <w:p w14:paraId="3CACEA5B" w14:textId="438AC540" w:rsidR="006B480F" w:rsidRPr="00FE24EA" w:rsidRDefault="002328C4" w:rsidP="006B480F">
      <w:pPr>
        <w:rPr>
          <w:b/>
          <w:bCs/>
          <w:lang w:eastAsia="x-none"/>
        </w:rPr>
      </w:pPr>
      <w:hyperlink r:id="rId193" w:history="1">
        <w:r w:rsidR="004371F4">
          <w:rPr>
            <w:rStyle w:val="Hyperlink"/>
            <w:b/>
            <w:bCs/>
            <w:lang w:eastAsia="x-none"/>
          </w:rPr>
          <w:t>R1-2200869</w:t>
        </w:r>
      </w:hyperlink>
      <w:r w:rsidR="006B480F" w:rsidRPr="00FE24EA">
        <w:rPr>
          <w:b/>
          <w:bCs/>
          <w:lang w:eastAsia="x-none"/>
        </w:rPr>
        <w:tab/>
        <w:t>Reply LS on NTN UL time and frequency synchronization requirements</w:t>
      </w:r>
      <w:r w:rsidR="006B480F" w:rsidRPr="00FE24EA">
        <w:rPr>
          <w:b/>
          <w:bCs/>
          <w:lang w:eastAsia="x-none"/>
        </w:rPr>
        <w:tab/>
        <w:t>RAN4, Xiaomi</w:t>
      </w:r>
    </w:p>
    <w:p w14:paraId="3DF7D9CD" w14:textId="77777777" w:rsidR="00FE24EA" w:rsidRDefault="00FE24EA" w:rsidP="00FE24EA">
      <w:pPr>
        <w:rPr>
          <w:lang w:eastAsia="x-none"/>
        </w:rPr>
      </w:pPr>
      <w:r w:rsidRPr="00FE24EA">
        <w:rPr>
          <w:b/>
          <w:bCs/>
          <w:lang w:eastAsia="x-none"/>
        </w:rPr>
        <w:t>Decision:</w:t>
      </w:r>
      <w:r>
        <w:rPr>
          <w:lang w:eastAsia="x-none"/>
        </w:rPr>
        <w:t xml:space="preserve"> RAN1 to consider the LSs listed above as part of the ongoing work under agenda item 8.4.2.</w:t>
      </w:r>
    </w:p>
    <w:p w14:paraId="0456F4BE" w14:textId="77777777" w:rsidR="00FE24EA" w:rsidRDefault="00FE24EA" w:rsidP="006B480F">
      <w:pPr>
        <w:rPr>
          <w:lang w:eastAsia="x-none"/>
        </w:rPr>
      </w:pPr>
    </w:p>
    <w:p w14:paraId="50A7784E" w14:textId="3631C868" w:rsidR="006B480F" w:rsidRPr="00FE24EA" w:rsidRDefault="002328C4" w:rsidP="006B480F">
      <w:pPr>
        <w:rPr>
          <w:b/>
          <w:bCs/>
          <w:lang w:eastAsia="x-none"/>
        </w:rPr>
      </w:pPr>
      <w:hyperlink r:id="rId194" w:history="1">
        <w:r w:rsidR="004371F4">
          <w:rPr>
            <w:rStyle w:val="Hyperlink"/>
            <w:b/>
            <w:bCs/>
            <w:lang w:eastAsia="x-none"/>
          </w:rPr>
          <w:t>R1-2200870</w:t>
        </w:r>
      </w:hyperlink>
      <w:r w:rsidR="006B480F" w:rsidRPr="00FE24EA">
        <w:rPr>
          <w:b/>
          <w:bCs/>
          <w:lang w:eastAsia="x-none"/>
        </w:rPr>
        <w:tab/>
        <w:t>Reply LS on combination of open and closed loop TA control in NTN</w:t>
      </w:r>
      <w:r w:rsidR="006B480F" w:rsidRPr="00FE24EA">
        <w:rPr>
          <w:b/>
          <w:bCs/>
          <w:lang w:eastAsia="x-none"/>
        </w:rPr>
        <w:tab/>
        <w:t>RAN4, Qualcomm</w:t>
      </w:r>
    </w:p>
    <w:p w14:paraId="737B899B" w14:textId="655AF9AA" w:rsidR="00FE24EA" w:rsidRDefault="00FE24EA" w:rsidP="00FE24EA">
      <w:pPr>
        <w:rPr>
          <w:lang w:eastAsia="x-none"/>
        </w:rPr>
      </w:pPr>
      <w:r w:rsidRPr="00FE24EA">
        <w:rPr>
          <w:b/>
          <w:bCs/>
          <w:lang w:eastAsia="x-none"/>
        </w:rPr>
        <w:t>Decision:</w:t>
      </w:r>
      <w:r>
        <w:rPr>
          <w:lang w:eastAsia="x-none"/>
        </w:rPr>
        <w:t xml:space="preserve"> RAN1 to consider the LSs listed above as part of the ongoing work under agenda item 8.4.2.</w:t>
      </w:r>
    </w:p>
    <w:p w14:paraId="6E28E06C" w14:textId="77777777" w:rsidR="00FE24EA" w:rsidRDefault="00FE24EA" w:rsidP="00FE24EA">
      <w:pPr>
        <w:rPr>
          <w:lang w:eastAsia="x-none"/>
        </w:rPr>
      </w:pPr>
    </w:p>
    <w:p w14:paraId="43BF1A9B" w14:textId="70C478EA" w:rsidR="006B480F" w:rsidRDefault="002328C4" w:rsidP="006B480F">
      <w:pPr>
        <w:rPr>
          <w:b/>
          <w:bCs/>
          <w:lang w:eastAsia="x-none"/>
        </w:rPr>
      </w:pPr>
      <w:hyperlink r:id="rId195" w:history="1">
        <w:r w:rsidR="004371F4">
          <w:rPr>
            <w:rStyle w:val="Hyperlink"/>
            <w:b/>
            <w:bCs/>
            <w:lang w:eastAsia="x-none"/>
          </w:rPr>
          <w:t>R1-2200875</w:t>
        </w:r>
      </w:hyperlink>
      <w:r w:rsidR="006B480F" w:rsidRPr="00FE24EA">
        <w:rPr>
          <w:b/>
          <w:bCs/>
          <w:lang w:eastAsia="x-none"/>
        </w:rPr>
        <w:tab/>
        <w:t>LS on NTN-specific SIB</w:t>
      </w:r>
      <w:r w:rsidR="006B480F" w:rsidRPr="00FE24EA">
        <w:rPr>
          <w:b/>
          <w:bCs/>
          <w:lang w:eastAsia="x-none"/>
        </w:rPr>
        <w:tab/>
        <w:t>RAN2, Huawei</w:t>
      </w:r>
    </w:p>
    <w:p w14:paraId="2D0D7ACB" w14:textId="480F1B0C" w:rsidR="003A453B" w:rsidRPr="003A453B" w:rsidRDefault="002328C4" w:rsidP="003A453B">
      <w:pPr>
        <w:ind w:left="720"/>
        <w:rPr>
          <w:sz w:val="18"/>
          <w:szCs w:val="18"/>
          <w:lang w:eastAsia="x-none"/>
        </w:rPr>
      </w:pPr>
      <w:hyperlink r:id="rId196" w:history="1">
        <w:r w:rsidR="004371F4">
          <w:rPr>
            <w:rStyle w:val="Hyperlink"/>
            <w:sz w:val="18"/>
            <w:szCs w:val="18"/>
            <w:lang w:eastAsia="x-none"/>
          </w:rPr>
          <w:t>R1-2201214</w:t>
        </w:r>
      </w:hyperlink>
      <w:r w:rsidR="003A453B" w:rsidRPr="003A453B">
        <w:rPr>
          <w:sz w:val="18"/>
          <w:szCs w:val="18"/>
          <w:lang w:eastAsia="x-none"/>
        </w:rPr>
        <w:tab/>
        <w:t>Draft reply LS on NTN-specific SIB</w:t>
      </w:r>
      <w:r w:rsidR="003A453B" w:rsidRPr="003A453B">
        <w:rPr>
          <w:sz w:val="18"/>
          <w:szCs w:val="18"/>
          <w:lang w:eastAsia="x-none"/>
        </w:rPr>
        <w:tab/>
        <w:t>Huawei</w:t>
      </w:r>
    </w:p>
    <w:p w14:paraId="792C82FA" w14:textId="1E54597F" w:rsidR="003A453B" w:rsidRPr="003A453B" w:rsidRDefault="002328C4" w:rsidP="003A453B">
      <w:pPr>
        <w:ind w:left="720"/>
        <w:rPr>
          <w:sz w:val="18"/>
          <w:szCs w:val="18"/>
          <w:lang w:eastAsia="x-none"/>
        </w:rPr>
      </w:pPr>
      <w:hyperlink r:id="rId197" w:history="1">
        <w:r w:rsidR="004371F4">
          <w:rPr>
            <w:rStyle w:val="Hyperlink"/>
            <w:sz w:val="18"/>
            <w:szCs w:val="18"/>
            <w:lang w:eastAsia="x-none"/>
          </w:rPr>
          <w:t>R1-2201754</w:t>
        </w:r>
      </w:hyperlink>
      <w:r w:rsidR="003A453B" w:rsidRPr="003A453B">
        <w:rPr>
          <w:sz w:val="18"/>
          <w:szCs w:val="18"/>
          <w:lang w:eastAsia="x-none"/>
        </w:rPr>
        <w:tab/>
        <w:t>Discussion on RAN2 LS on NTN-s</w:t>
      </w:r>
      <w:r w:rsidR="00CE38D2">
        <w:rPr>
          <w:sz w:val="18"/>
          <w:szCs w:val="18"/>
          <w:lang w:eastAsia="x-none"/>
        </w:rPr>
        <w:t>pe</w:t>
      </w:r>
      <w:r w:rsidR="003A453B" w:rsidRPr="003A453B">
        <w:rPr>
          <w:sz w:val="18"/>
          <w:szCs w:val="18"/>
          <w:lang w:eastAsia="x-none"/>
        </w:rPr>
        <w:t>cific SIB</w:t>
      </w:r>
      <w:r w:rsidR="003A453B" w:rsidRPr="003A453B">
        <w:rPr>
          <w:sz w:val="18"/>
          <w:szCs w:val="18"/>
          <w:lang w:eastAsia="x-none"/>
        </w:rPr>
        <w:tab/>
        <w:t>Apple</w:t>
      </w:r>
    </w:p>
    <w:p w14:paraId="3BA9AABB" w14:textId="4575DC78" w:rsidR="003A453B" w:rsidRPr="003A453B" w:rsidRDefault="002328C4" w:rsidP="003A453B">
      <w:pPr>
        <w:ind w:left="720"/>
        <w:rPr>
          <w:sz w:val="18"/>
          <w:szCs w:val="18"/>
          <w:lang w:eastAsia="x-none"/>
        </w:rPr>
      </w:pPr>
      <w:hyperlink r:id="rId198" w:history="1">
        <w:r w:rsidR="004371F4">
          <w:rPr>
            <w:rStyle w:val="Hyperlink"/>
            <w:sz w:val="18"/>
            <w:szCs w:val="18"/>
            <w:lang w:eastAsia="x-none"/>
          </w:rPr>
          <w:t>R1-2201840</w:t>
        </w:r>
      </w:hyperlink>
      <w:r w:rsidR="003A453B" w:rsidRPr="003A453B">
        <w:rPr>
          <w:sz w:val="18"/>
          <w:szCs w:val="18"/>
          <w:lang w:eastAsia="x-none"/>
        </w:rPr>
        <w:tab/>
        <w:t>Discussion on RAN2 LS on NTN-specific SIB</w:t>
      </w:r>
      <w:r w:rsidR="003A453B" w:rsidRPr="003A453B">
        <w:rPr>
          <w:sz w:val="18"/>
          <w:szCs w:val="18"/>
          <w:lang w:eastAsia="x-none"/>
        </w:rPr>
        <w:tab/>
        <w:t>CMCC</w:t>
      </w:r>
    </w:p>
    <w:p w14:paraId="77078FC9" w14:textId="5AA784A5" w:rsidR="003A453B" w:rsidRPr="003A453B" w:rsidRDefault="002328C4" w:rsidP="003A453B">
      <w:pPr>
        <w:ind w:left="720"/>
        <w:rPr>
          <w:sz w:val="18"/>
          <w:szCs w:val="18"/>
          <w:lang w:eastAsia="x-none"/>
        </w:rPr>
      </w:pPr>
      <w:hyperlink r:id="rId199" w:history="1">
        <w:r w:rsidR="004371F4">
          <w:rPr>
            <w:rStyle w:val="Hyperlink"/>
            <w:sz w:val="18"/>
            <w:szCs w:val="18"/>
            <w:lang w:eastAsia="x-none"/>
          </w:rPr>
          <w:t>R1-2202101</w:t>
        </w:r>
      </w:hyperlink>
      <w:r w:rsidR="003A453B" w:rsidRPr="003A453B">
        <w:rPr>
          <w:sz w:val="18"/>
          <w:szCs w:val="18"/>
          <w:lang w:eastAsia="x-none"/>
        </w:rPr>
        <w:tab/>
        <w:t>Draft Reply LS to RAN2 on NTN-specific SIB</w:t>
      </w:r>
      <w:r w:rsidR="003A453B" w:rsidRPr="003A453B">
        <w:rPr>
          <w:sz w:val="18"/>
          <w:szCs w:val="18"/>
          <w:lang w:eastAsia="x-none"/>
        </w:rPr>
        <w:tab/>
        <w:t>Qualcomm Incorporated</w:t>
      </w:r>
    </w:p>
    <w:p w14:paraId="782419A3" w14:textId="1A37530A" w:rsidR="003A453B" w:rsidRPr="003A453B" w:rsidRDefault="002328C4" w:rsidP="003A453B">
      <w:pPr>
        <w:ind w:left="720"/>
        <w:rPr>
          <w:sz w:val="18"/>
          <w:szCs w:val="18"/>
          <w:lang w:eastAsia="x-none"/>
        </w:rPr>
      </w:pPr>
      <w:hyperlink r:id="rId200" w:history="1">
        <w:r w:rsidR="004371F4">
          <w:rPr>
            <w:rStyle w:val="Hyperlink"/>
            <w:sz w:val="18"/>
            <w:szCs w:val="18"/>
            <w:lang w:eastAsia="x-none"/>
          </w:rPr>
          <w:t>R1-2202204</w:t>
        </w:r>
      </w:hyperlink>
      <w:r w:rsidR="003A453B" w:rsidRPr="003A453B">
        <w:rPr>
          <w:sz w:val="18"/>
          <w:szCs w:val="18"/>
          <w:lang w:eastAsia="x-none"/>
        </w:rPr>
        <w:tab/>
        <w:t>[Draft] Reply LS on NTN-specific SIB</w:t>
      </w:r>
      <w:r w:rsidR="003A453B" w:rsidRPr="003A453B">
        <w:rPr>
          <w:sz w:val="18"/>
          <w:szCs w:val="18"/>
          <w:lang w:eastAsia="x-none"/>
        </w:rPr>
        <w:tab/>
        <w:t>ZTE</w:t>
      </w:r>
    </w:p>
    <w:p w14:paraId="1BF879BA" w14:textId="2CD94214" w:rsidR="003A453B" w:rsidRPr="003A453B" w:rsidRDefault="002328C4" w:rsidP="003A453B">
      <w:pPr>
        <w:ind w:left="720"/>
        <w:rPr>
          <w:sz w:val="18"/>
          <w:szCs w:val="18"/>
          <w:lang w:eastAsia="x-none"/>
        </w:rPr>
      </w:pPr>
      <w:hyperlink r:id="rId201" w:history="1">
        <w:r w:rsidR="004371F4">
          <w:rPr>
            <w:rStyle w:val="Hyperlink"/>
            <w:sz w:val="18"/>
            <w:szCs w:val="18"/>
            <w:lang w:eastAsia="x-none"/>
          </w:rPr>
          <w:t>R1-2202289</w:t>
        </w:r>
      </w:hyperlink>
      <w:r w:rsidR="003A453B" w:rsidRPr="003A453B">
        <w:rPr>
          <w:sz w:val="18"/>
          <w:szCs w:val="18"/>
          <w:lang w:eastAsia="x-none"/>
        </w:rPr>
        <w:tab/>
        <w:t>Discussion on RAN2 LS on NTN-specific SIB</w:t>
      </w:r>
      <w:r w:rsidR="003A453B" w:rsidRPr="003A453B">
        <w:rPr>
          <w:sz w:val="18"/>
          <w:szCs w:val="18"/>
          <w:lang w:eastAsia="x-none"/>
        </w:rPr>
        <w:tab/>
        <w:t>LG Electronics</w:t>
      </w:r>
    </w:p>
    <w:p w14:paraId="7FFA8E73" w14:textId="082C23C8" w:rsidR="003A453B" w:rsidRPr="00CA6F0D" w:rsidRDefault="002328C4" w:rsidP="003A453B">
      <w:pPr>
        <w:ind w:left="720"/>
        <w:rPr>
          <w:sz w:val="18"/>
          <w:szCs w:val="18"/>
          <w:lang w:eastAsia="x-none"/>
        </w:rPr>
      </w:pPr>
      <w:hyperlink r:id="rId202" w:history="1">
        <w:r w:rsidR="004371F4">
          <w:rPr>
            <w:rStyle w:val="Hyperlink"/>
            <w:sz w:val="18"/>
            <w:szCs w:val="18"/>
            <w:lang w:eastAsia="x-none"/>
          </w:rPr>
          <w:t>R1-2202473</w:t>
        </w:r>
      </w:hyperlink>
      <w:r w:rsidR="003A453B" w:rsidRPr="003A453B">
        <w:rPr>
          <w:sz w:val="18"/>
          <w:szCs w:val="18"/>
          <w:lang w:eastAsia="x-none"/>
        </w:rPr>
        <w:tab/>
        <w:t>Discussion on NTN-specific SIB</w:t>
      </w:r>
      <w:r w:rsidR="003A453B" w:rsidRPr="003A453B">
        <w:rPr>
          <w:sz w:val="18"/>
          <w:szCs w:val="18"/>
          <w:lang w:eastAsia="x-none"/>
        </w:rPr>
        <w:tab/>
        <w:t>Huawei, HiSilicon</w:t>
      </w:r>
    </w:p>
    <w:p w14:paraId="59E47D10" w14:textId="6B77B4BD" w:rsidR="00CA6F0D" w:rsidRPr="00CA6F0D" w:rsidRDefault="002328C4" w:rsidP="003A453B">
      <w:pPr>
        <w:ind w:left="720"/>
        <w:rPr>
          <w:sz w:val="18"/>
          <w:szCs w:val="18"/>
          <w:lang w:eastAsia="x-none"/>
        </w:rPr>
      </w:pPr>
      <w:hyperlink r:id="rId203" w:history="1">
        <w:r w:rsidR="004371F4">
          <w:rPr>
            <w:rStyle w:val="Hyperlink"/>
            <w:sz w:val="18"/>
            <w:szCs w:val="18"/>
            <w:lang w:eastAsia="x-none"/>
          </w:rPr>
          <w:t>R1-2201183</w:t>
        </w:r>
      </w:hyperlink>
      <w:r w:rsidR="00CA6F0D" w:rsidRPr="00CA6F0D">
        <w:rPr>
          <w:sz w:val="18"/>
          <w:szCs w:val="18"/>
          <w:lang w:eastAsia="x-none"/>
        </w:rPr>
        <w:tab/>
        <w:t>Reply LS to RAN2 on NTN-specific SIB</w:t>
      </w:r>
      <w:r w:rsidR="00CA6F0D" w:rsidRPr="00CA6F0D">
        <w:rPr>
          <w:sz w:val="18"/>
          <w:szCs w:val="18"/>
          <w:lang w:eastAsia="x-none"/>
        </w:rPr>
        <w:tab/>
        <w:t>THALES</w:t>
      </w:r>
    </w:p>
    <w:p w14:paraId="10AE8A81" w14:textId="79CE720E" w:rsidR="00FE24EA" w:rsidRDefault="00FE24EA" w:rsidP="003A453B">
      <w:pPr>
        <w:rPr>
          <w:lang w:eastAsia="x-none"/>
        </w:rPr>
      </w:pPr>
      <w:r w:rsidRPr="00FE24EA">
        <w:rPr>
          <w:b/>
          <w:bCs/>
          <w:lang w:eastAsia="x-none"/>
        </w:rPr>
        <w:t>Decision:</w:t>
      </w:r>
      <w:r>
        <w:rPr>
          <w:b/>
          <w:bCs/>
          <w:lang w:eastAsia="x-none"/>
        </w:rPr>
        <w:t xml:space="preserve"> </w:t>
      </w:r>
      <w:r w:rsidRPr="00FE24EA">
        <w:rPr>
          <w:lang w:eastAsia="x-none"/>
        </w:rPr>
        <w:t>To be discussed as part of part of email discussion in [108-e-R17-NR-NTN-01] under agenda item 8.4.1. If response is needed, use the same email thread to converge on a response.</w:t>
      </w:r>
    </w:p>
    <w:p w14:paraId="5E886E3B" w14:textId="77777777" w:rsidR="00FE24EA" w:rsidRPr="00FE24EA" w:rsidRDefault="00FE24EA" w:rsidP="006B480F">
      <w:pPr>
        <w:rPr>
          <w:lang w:eastAsia="x-none"/>
        </w:rPr>
      </w:pPr>
    </w:p>
    <w:p w14:paraId="156C9716" w14:textId="4223F93D" w:rsidR="006B480F" w:rsidRDefault="002328C4" w:rsidP="006B480F">
      <w:pPr>
        <w:rPr>
          <w:b/>
          <w:bCs/>
          <w:lang w:eastAsia="x-none"/>
        </w:rPr>
      </w:pPr>
      <w:hyperlink r:id="rId204" w:history="1">
        <w:r w:rsidR="004371F4">
          <w:rPr>
            <w:rStyle w:val="Hyperlink"/>
            <w:b/>
            <w:bCs/>
            <w:lang w:eastAsia="x-none"/>
          </w:rPr>
          <w:t>R1-2200883</w:t>
        </w:r>
      </w:hyperlink>
      <w:r w:rsidR="006B480F" w:rsidRPr="00FE24EA">
        <w:rPr>
          <w:b/>
          <w:bCs/>
          <w:lang w:eastAsia="x-none"/>
        </w:rPr>
        <w:tab/>
        <w:t>Reply LS on NR NTN Neighbor Cell and Satellite Information</w:t>
      </w:r>
      <w:r w:rsidR="006B480F" w:rsidRPr="00FE24EA">
        <w:rPr>
          <w:b/>
          <w:bCs/>
          <w:lang w:eastAsia="x-none"/>
        </w:rPr>
        <w:tab/>
        <w:t>RAN2, Qualcomm</w:t>
      </w:r>
    </w:p>
    <w:p w14:paraId="3293769B" w14:textId="3030ABF3" w:rsidR="003A453B" w:rsidRPr="003A453B" w:rsidRDefault="002328C4" w:rsidP="003A453B">
      <w:pPr>
        <w:ind w:left="720"/>
        <w:rPr>
          <w:sz w:val="18"/>
          <w:szCs w:val="18"/>
          <w:lang w:eastAsia="x-none"/>
        </w:rPr>
      </w:pPr>
      <w:hyperlink r:id="rId205" w:history="1">
        <w:r w:rsidR="004371F4">
          <w:rPr>
            <w:rStyle w:val="Hyperlink"/>
            <w:sz w:val="18"/>
            <w:szCs w:val="18"/>
            <w:lang w:eastAsia="x-none"/>
          </w:rPr>
          <w:t>R1-2201274</w:t>
        </w:r>
      </w:hyperlink>
      <w:r w:rsidR="003A453B" w:rsidRPr="003A453B">
        <w:rPr>
          <w:sz w:val="18"/>
          <w:szCs w:val="18"/>
          <w:lang w:eastAsia="x-none"/>
        </w:rPr>
        <w:tab/>
        <w:t>Discussion on reply LS for NR NTN Neighbor Cell and Satellite Information</w:t>
      </w:r>
      <w:r w:rsidR="003A453B" w:rsidRPr="003A453B">
        <w:rPr>
          <w:sz w:val="18"/>
          <w:szCs w:val="18"/>
          <w:lang w:eastAsia="x-none"/>
        </w:rPr>
        <w:tab/>
        <w:t>OPPO</w:t>
      </w:r>
    </w:p>
    <w:p w14:paraId="5E39D4A0" w14:textId="1927447A" w:rsidR="003A453B" w:rsidRPr="003A453B" w:rsidRDefault="002328C4" w:rsidP="003A453B">
      <w:pPr>
        <w:ind w:left="720"/>
        <w:rPr>
          <w:sz w:val="18"/>
          <w:szCs w:val="18"/>
          <w:lang w:eastAsia="x-none"/>
        </w:rPr>
      </w:pPr>
      <w:hyperlink r:id="rId206" w:history="1">
        <w:r w:rsidR="004371F4">
          <w:rPr>
            <w:rStyle w:val="Hyperlink"/>
            <w:sz w:val="18"/>
            <w:szCs w:val="18"/>
            <w:lang w:eastAsia="x-none"/>
          </w:rPr>
          <w:t>R1-2201640</w:t>
        </w:r>
      </w:hyperlink>
      <w:r w:rsidR="003A453B" w:rsidRPr="003A453B">
        <w:rPr>
          <w:sz w:val="18"/>
          <w:szCs w:val="18"/>
          <w:lang w:eastAsia="x-none"/>
        </w:rPr>
        <w:tab/>
        <w:t>Discussion on RAN2 LS on NR NTN Neighbor Cell and Satellite Information</w:t>
      </w:r>
      <w:r w:rsidR="003A453B" w:rsidRPr="003A453B">
        <w:rPr>
          <w:sz w:val="18"/>
          <w:szCs w:val="18"/>
          <w:lang w:eastAsia="x-none"/>
        </w:rPr>
        <w:tab/>
        <w:t>Panasonic Corporation</w:t>
      </w:r>
    </w:p>
    <w:p w14:paraId="6B9EE06E" w14:textId="6FACC834" w:rsidR="003A453B" w:rsidRPr="003A453B" w:rsidRDefault="002328C4" w:rsidP="003A453B">
      <w:pPr>
        <w:ind w:left="720"/>
        <w:rPr>
          <w:sz w:val="18"/>
          <w:szCs w:val="18"/>
          <w:lang w:eastAsia="x-none"/>
        </w:rPr>
      </w:pPr>
      <w:hyperlink r:id="rId207" w:history="1">
        <w:r w:rsidR="004371F4">
          <w:rPr>
            <w:rStyle w:val="Hyperlink"/>
            <w:sz w:val="18"/>
            <w:szCs w:val="18"/>
            <w:lang w:eastAsia="x-none"/>
          </w:rPr>
          <w:t>R1-2202100</w:t>
        </w:r>
      </w:hyperlink>
      <w:r w:rsidR="003A453B" w:rsidRPr="003A453B">
        <w:rPr>
          <w:sz w:val="18"/>
          <w:szCs w:val="18"/>
          <w:lang w:eastAsia="x-none"/>
        </w:rPr>
        <w:tab/>
        <w:t>Draft  Reply LS  on NR NTN Neighbor Cell and Satellite Information</w:t>
      </w:r>
      <w:r w:rsidR="003A453B" w:rsidRPr="003A453B">
        <w:rPr>
          <w:sz w:val="18"/>
          <w:szCs w:val="18"/>
          <w:lang w:eastAsia="x-none"/>
        </w:rPr>
        <w:tab/>
        <w:t>Qualcomm Incorporated</w:t>
      </w:r>
    </w:p>
    <w:p w14:paraId="4914C1CA" w14:textId="74D1C331" w:rsidR="003A453B" w:rsidRPr="003A453B" w:rsidRDefault="002328C4" w:rsidP="003A453B">
      <w:pPr>
        <w:ind w:left="720"/>
        <w:rPr>
          <w:sz w:val="18"/>
          <w:szCs w:val="18"/>
          <w:lang w:eastAsia="x-none"/>
        </w:rPr>
      </w:pPr>
      <w:hyperlink r:id="rId208" w:history="1">
        <w:r w:rsidR="004371F4">
          <w:rPr>
            <w:rStyle w:val="Hyperlink"/>
            <w:sz w:val="18"/>
            <w:szCs w:val="18"/>
            <w:lang w:eastAsia="x-none"/>
          </w:rPr>
          <w:t>R1-2202205</w:t>
        </w:r>
      </w:hyperlink>
      <w:r w:rsidR="003A453B" w:rsidRPr="003A453B">
        <w:rPr>
          <w:sz w:val="18"/>
          <w:szCs w:val="18"/>
          <w:lang w:eastAsia="x-none"/>
        </w:rPr>
        <w:tab/>
        <w:t>Discussion on LS on neighbor cell and satellite information</w:t>
      </w:r>
      <w:r w:rsidR="003A453B" w:rsidRPr="003A453B">
        <w:rPr>
          <w:sz w:val="18"/>
          <w:szCs w:val="18"/>
          <w:lang w:eastAsia="x-none"/>
        </w:rPr>
        <w:tab/>
        <w:t>ZTE</w:t>
      </w:r>
    </w:p>
    <w:p w14:paraId="3C5B3687" w14:textId="1454D749" w:rsidR="003A453B" w:rsidRPr="003A453B" w:rsidRDefault="002328C4" w:rsidP="003A453B">
      <w:pPr>
        <w:ind w:left="720"/>
        <w:rPr>
          <w:sz w:val="18"/>
          <w:szCs w:val="18"/>
          <w:lang w:eastAsia="x-none"/>
        </w:rPr>
      </w:pPr>
      <w:hyperlink r:id="rId209" w:history="1">
        <w:r w:rsidR="004371F4">
          <w:rPr>
            <w:rStyle w:val="Hyperlink"/>
            <w:sz w:val="18"/>
            <w:szCs w:val="18"/>
            <w:lang w:eastAsia="x-none"/>
          </w:rPr>
          <w:t>R1-2202288</w:t>
        </w:r>
      </w:hyperlink>
      <w:r w:rsidR="003A453B" w:rsidRPr="003A453B">
        <w:rPr>
          <w:sz w:val="18"/>
          <w:szCs w:val="18"/>
          <w:lang w:eastAsia="x-none"/>
        </w:rPr>
        <w:tab/>
        <w:t>Discussion on RAN2 LS on NR NTN Neighbor Cell and Satellite Information</w:t>
      </w:r>
      <w:r w:rsidR="003A453B" w:rsidRPr="003A453B">
        <w:rPr>
          <w:sz w:val="18"/>
          <w:szCs w:val="18"/>
          <w:lang w:eastAsia="x-none"/>
        </w:rPr>
        <w:tab/>
        <w:t>LG Electronics</w:t>
      </w:r>
    </w:p>
    <w:p w14:paraId="0D1CA8DC" w14:textId="4FAAEA38" w:rsidR="003A453B" w:rsidRPr="003A453B" w:rsidRDefault="002328C4" w:rsidP="003A453B">
      <w:pPr>
        <w:ind w:left="720"/>
        <w:rPr>
          <w:sz w:val="18"/>
          <w:szCs w:val="18"/>
          <w:lang w:eastAsia="x-none"/>
        </w:rPr>
      </w:pPr>
      <w:hyperlink r:id="rId210" w:history="1">
        <w:r w:rsidR="004371F4">
          <w:rPr>
            <w:rStyle w:val="Hyperlink"/>
            <w:sz w:val="18"/>
            <w:szCs w:val="18"/>
            <w:lang w:eastAsia="x-none"/>
          </w:rPr>
          <w:t>R1-2202474</w:t>
        </w:r>
      </w:hyperlink>
      <w:r w:rsidR="003A453B" w:rsidRPr="003A453B">
        <w:rPr>
          <w:sz w:val="18"/>
          <w:szCs w:val="18"/>
          <w:lang w:eastAsia="x-none"/>
        </w:rPr>
        <w:tab/>
        <w:t>Discussion on NTN Neighbor Cell measurement and Satellite Information</w:t>
      </w:r>
      <w:r w:rsidR="003A453B" w:rsidRPr="003A453B">
        <w:rPr>
          <w:sz w:val="18"/>
          <w:szCs w:val="18"/>
          <w:lang w:eastAsia="x-none"/>
        </w:rPr>
        <w:tab/>
        <w:t>Huawei, HiSilicon</w:t>
      </w:r>
    </w:p>
    <w:p w14:paraId="01ECD441" w14:textId="6580EB1A" w:rsidR="006B480F" w:rsidRPr="00FE24EA" w:rsidRDefault="00FE24EA" w:rsidP="006B480F">
      <w:pPr>
        <w:rPr>
          <w:lang w:eastAsia="x-none"/>
        </w:rPr>
      </w:pPr>
      <w:r w:rsidRPr="00FE24EA">
        <w:rPr>
          <w:b/>
          <w:bCs/>
          <w:lang w:eastAsia="x-none"/>
        </w:rPr>
        <w:t>Decision:</w:t>
      </w:r>
      <w:r>
        <w:rPr>
          <w:b/>
          <w:bCs/>
          <w:lang w:eastAsia="x-none"/>
        </w:rPr>
        <w:t xml:space="preserve"> </w:t>
      </w:r>
      <w:r w:rsidRPr="00FE24EA">
        <w:rPr>
          <w:lang w:eastAsia="x-none"/>
        </w:rPr>
        <w:t>To be discussed as part of email discussion in [108-e-R17-NR-NTN-02] under agenda item 8.4.2.</w:t>
      </w:r>
    </w:p>
    <w:p w14:paraId="47A28867" w14:textId="1DC81EBC" w:rsidR="00E245FF" w:rsidRDefault="00E245FF" w:rsidP="006B480F">
      <w:pPr>
        <w:rPr>
          <w:bCs/>
          <w:lang w:eastAsia="x-none"/>
        </w:rPr>
      </w:pPr>
    </w:p>
    <w:p w14:paraId="214FE76B" w14:textId="77777777" w:rsidR="00FE24EA" w:rsidRDefault="00FE24EA" w:rsidP="006B480F">
      <w:pPr>
        <w:rPr>
          <w:bCs/>
          <w:lang w:eastAsia="x-none"/>
        </w:rPr>
      </w:pPr>
    </w:p>
    <w:p w14:paraId="759769FF" w14:textId="144C2134" w:rsidR="006B480F" w:rsidRPr="00E245FF" w:rsidRDefault="00E245FF" w:rsidP="006B480F">
      <w:pPr>
        <w:rPr>
          <w:bCs/>
          <w:lang w:eastAsia="x-none"/>
        </w:rPr>
      </w:pPr>
      <w:r w:rsidRPr="00E245FF">
        <w:rPr>
          <w:bCs/>
          <w:lang w:eastAsia="x-none"/>
        </w:rPr>
        <w:t>//</w:t>
      </w:r>
      <w:r w:rsidR="006B480F" w:rsidRPr="00E245FF">
        <w:rPr>
          <w:bCs/>
          <w:lang w:eastAsia="x-none"/>
        </w:rPr>
        <w:t>Incoming LSs on Rel-17 NR_RRM_enh2</w:t>
      </w:r>
    </w:p>
    <w:p w14:paraId="4CCA582B" w14:textId="6533210A" w:rsidR="006B480F" w:rsidRPr="00C71A29" w:rsidRDefault="002328C4" w:rsidP="006B480F">
      <w:pPr>
        <w:rPr>
          <w:b/>
          <w:bCs/>
          <w:lang w:eastAsia="x-none"/>
        </w:rPr>
      </w:pPr>
      <w:hyperlink r:id="rId211" w:history="1">
        <w:r w:rsidR="004371F4">
          <w:rPr>
            <w:rStyle w:val="Hyperlink"/>
            <w:b/>
            <w:bCs/>
            <w:lang w:eastAsia="x-none"/>
          </w:rPr>
          <w:t>R1-2200871</w:t>
        </w:r>
      </w:hyperlink>
      <w:r w:rsidR="006B480F" w:rsidRPr="00C71A29">
        <w:rPr>
          <w:b/>
          <w:bCs/>
          <w:lang w:eastAsia="x-none"/>
        </w:rPr>
        <w:tab/>
        <w:t>LS on interruption for PUCCH SCell activation in invalid TA case</w:t>
      </w:r>
      <w:r w:rsidR="006B480F" w:rsidRPr="00C71A29">
        <w:rPr>
          <w:b/>
          <w:bCs/>
          <w:lang w:eastAsia="x-none"/>
        </w:rPr>
        <w:tab/>
        <w:t>RAN4, MediaTek, CATT</w:t>
      </w:r>
    </w:p>
    <w:p w14:paraId="3F79EAE1" w14:textId="7B4EA867" w:rsidR="00C71A29" w:rsidRPr="00C71A29" w:rsidRDefault="002328C4" w:rsidP="00C71A29">
      <w:pPr>
        <w:ind w:left="720"/>
        <w:rPr>
          <w:sz w:val="18"/>
          <w:szCs w:val="18"/>
          <w:lang w:eastAsia="x-none"/>
        </w:rPr>
      </w:pPr>
      <w:hyperlink r:id="rId212" w:history="1">
        <w:r w:rsidR="004371F4">
          <w:rPr>
            <w:rStyle w:val="Hyperlink"/>
            <w:sz w:val="18"/>
            <w:szCs w:val="18"/>
            <w:lang w:eastAsia="x-none"/>
          </w:rPr>
          <w:t>R1-2201061</w:t>
        </w:r>
      </w:hyperlink>
      <w:r w:rsidR="00C71A29" w:rsidRPr="00C71A29">
        <w:rPr>
          <w:sz w:val="18"/>
          <w:szCs w:val="18"/>
          <w:lang w:eastAsia="x-none"/>
        </w:rPr>
        <w:tab/>
        <w:t>Draft reply LS on interruption for PUCCH SCell activation in invalid TA case</w:t>
      </w:r>
      <w:r w:rsidR="00C71A29" w:rsidRPr="00C71A29">
        <w:rPr>
          <w:sz w:val="18"/>
          <w:szCs w:val="18"/>
          <w:lang w:eastAsia="x-none"/>
        </w:rPr>
        <w:tab/>
        <w:t>vivo</w:t>
      </w:r>
    </w:p>
    <w:p w14:paraId="433497B3" w14:textId="280C613D" w:rsidR="00C71A29" w:rsidRPr="00C71A29" w:rsidRDefault="002328C4" w:rsidP="00C71A29">
      <w:pPr>
        <w:ind w:left="720"/>
        <w:rPr>
          <w:sz w:val="18"/>
          <w:szCs w:val="18"/>
          <w:lang w:eastAsia="x-none"/>
        </w:rPr>
      </w:pPr>
      <w:hyperlink r:id="rId213" w:history="1">
        <w:r w:rsidR="004371F4">
          <w:rPr>
            <w:rStyle w:val="Hyperlink"/>
            <w:sz w:val="18"/>
            <w:szCs w:val="18"/>
            <w:lang w:eastAsia="x-none"/>
          </w:rPr>
          <w:t>R1-2201149</w:t>
        </w:r>
      </w:hyperlink>
      <w:r w:rsidR="00C71A29" w:rsidRPr="00C71A29">
        <w:rPr>
          <w:sz w:val="18"/>
          <w:szCs w:val="18"/>
          <w:lang w:eastAsia="x-none"/>
        </w:rPr>
        <w:tab/>
        <w:t>[Draft] Reply LS on interruption for PUCCH SCell activation in invalid TA case</w:t>
      </w:r>
      <w:r w:rsidR="00C71A29" w:rsidRPr="00C71A29">
        <w:rPr>
          <w:sz w:val="18"/>
          <w:szCs w:val="18"/>
          <w:lang w:eastAsia="x-none"/>
        </w:rPr>
        <w:tab/>
        <w:t>ZTE</w:t>
      </w:r>
    </w:p>
    <w:p w14:paraId="53AC7F53" w14:textId="77155E93" w:rsidR="00C71A29" w:rsidRPr="00C71A29" w:rsidRDefault="002328C4" w:rsidP="00C71A29">
      <w:pPr>
        <w:ind w:left="720"/>
        <w:rPr>
          <w:sz w:val="18"/>
          <w:szCs w:val="18"/>
          <w:lang w:eastAsia="x-none"/>
        </w:rPr>
      </w:pPr>
      <w:hyperlink r:id="rId214" w:history="1">
        <w:r w:rsidR="004371F4">
          <w:rPr>
            <w:rStyle w:val="Hyperlink"/>
            <w:sz w:val="18"/>
            <w:szCs w:val="18"/>
            <w:lang w:eastAsia="x-none"/>
          </w:rPr>
          <w:t>R1-2201308</w:t>
        </w:r>
      </w:hyperlink>
      <w:r w:rsidR="00C71A29" w:rsidRPr="00C71A29">
        <w:rPr>
          <w:sz w:val="18"/>
          <w:szCs w:val="18"/>
          <w:lang w:eastAsia="x-none"/>
        </w:rPr>
        <w:tab/>
        <w:t>Draft reply LS on interruption for PUCCH SCell activation in invalid TA case</w:t>
      </w:r>
      <w:r w:rsidR="00C71A29" w:rsidRPr="00C71A29">
        <w:rPr>
          <w:sz w:val="18"/>
          <w:szCs w:val="18"/>
          <w:lang w:eastAsia="x-none"/>
        </w:rPr>
        <w:tab/>
        <w:t>CATT</w:t>
      </w:r>
    </w:p>
    <w:p w14:paraId="1B9D7011" w14:textId="6C3F7D58" w:rsidR="00C71A29" w:rsidRPr="00C71A29" w:rsidRDefault="002328C4" w:rsidP="00C71A29">
      <w:pPr>
        <w:ind w:left="720"/>
        <w:rPr>
          <w:sz w:val="18"/>
          <w:szCs w:val="18"/>
          <w:lang w:eastAsia="x-none"/>
        </w:rPr>
      </w:pPr>
      <w:hyperlink r:id="rId215" w:history="1">
        <w:r w:rsidR="004371F4">
          <w:rPr>
            <w:rStyle w:val="Hyperlink"/>
            <w:sz w:val="18"/>
            <w:szCs w:val="18"/>
            <w:lang w:eastAsia="x-none"/>
          </w:rPr>
          <w:t>R1-2202049</w:t>
        </w:r>
      </w:hyperlink>
      <w:r w:rsidR="00C71A29" w:rsidRPr="00C71A29">
        <w:rPr>
          <w:sz w:val="18"/>
          <w:szCs w:val="18"/>
          <w:lang w:eastAsia="x-none"/>
        </w:rPr>
        <w:tab/>
        <w:t>[draft] Reply LS on interruption for PUCCH SCell activation in invalid TA case</w:t>
      </w:r>
      <w:r w:rsidR="00C71A29" w:rsidRPr="00C71A29">
        <w:rPr>
          <w:sz w:val="18"/>
          <w:szCs w:val="18"/>
          <w:lang w:eastAsia="x-none"/>
        </w:rPr>
        <w:tab/>
        <w:t>MediaTek Inc.</w:t>
      </w:r>
    </w:p>
    <w:p w14:paraId="01E0F8A6" w14:textId="221D274C" w:rsidR="00C71A29" w:rsidRPr="00C71A29" w:rsidRDefault="002328C4" w:rsidP="00C71A29">
      <w:pPr>
        <w:ind w:left="720"/>
        <w:rPr>
          <w:sz w:val="18"/>
          <w:szCs w:val="18"/>
          <w:lang w:eastAsia="x-none"/>
        </w:rPr>
      </w:pPr>
      <w:hyperlink r:id="rId216" w:history="1">
        <w:r w:rsidR="004371F4">
          <w:rPr>
            <w:rStyle w:val="Hyperlink"/>
            <w:sz w:val="18"/>
            <w:szCs w:val="18"/>
            <w:lang w:eastAsia="x-none"/>
          </w:rPr>
          <w:t>R1-2202103</w:t>
        </w:r>
      </w:hyperlink>
      <w:r w:rsidR="00C71A29" w:rsidRPr="00C71A29">
        <w:rPr>
          <w:sz w:val="18"/>
          <w:szCs w:val="18"/>
          <w:lang w:eastAsia="x-none"/>
        </w:rPr>
        <w:tab/>
        <w:t>Draft Reply LS on interruption for PUCCH SCell activation in invalid TA case</w:t>
      </w:r>
      <w:r w:rsidR="00C71A29" w:rsidRPr="00C71A29">
        <w:rPr>
          <w:sz w:val="18"/>
          <w:szCs w:val="18"/>
          <w:lang w:eastAsia="x-none"/>
        </w:rPr>
        <w:tab/>
        <w:t>Qualcomm Incorporated</w:t>
      </w:r>
    </w:p>
    <w:p w14:paraId="2EAF9BD2" w14:textId="713CFBD7" w:rsidR="00C71A29" w:rsidRPr="00C71A29" w:rsidRDefault="002328C4" w:rsidP="00C71A29">
      <w:pPr>
        <w:ind w:left="720"/>
        <w:rPr>
          <w:sz w:val="18"/>
          <w:szCs w:val="18"/>
          <w:lang w:eastAsia="x-none"/>
        </w:rPr>
      </w:pPr>
      <w:hyperlink r:id="rId217" w:history="1">
        <w:r w:rsidR="004371F4">
          <w:rPr>
            <w:rStyle w:val="Hyperlink"/>
            <w:sz w:val="18"/>
            <w:szCs w:val="18"/>
            <w:lang w:eastAsia="x-none"/>
          </w:rPr>
          <w:t>R1-2202268</w:t>
        </w:r>
      </w:hyperlink>
      <w:r w:rsidR="00C71A29" w:rsidRPr="00C71A29">
        <w:rPr>
          <w:sz w:val="18"/>
          <w:szCs w:val="18"/>
          <w:lang w:eastAsia="x-none"/>
        </w:rPr>
        <w:tab/>
        <w:t>On interruption for PUCCH SCell activation in invalid TA case</w:t>
      </w:r>
      <w:r w:rsidR="00C71A29" w:rsidRPr="00C71A29">
        <w:rPr>
          <w:sz w:val="18"/>
          <w:szCs w:val="18"/>
          <w:lang w:eastAsia="x-none"/>
        </w:rPr>
        <w:tab/>
        <w:t>Nokia, Nokia Shanghai Bell</w:t>
      </w:r>
    </w:p>
    <w:p w14:paraId="21F9A4E1" w14:textId="61950FF9" w:rsidR="00C71A29" w:rsidRPr="00C71A29" w:rsidRDefault="002328C4" w:rsidP="00C71A29">
      <w:pPr>
        <w:ind w:left="720"/>
        <w:rPr>
          <w:sz w:val="18"/>
          <w:szCs w:val="18"/>
          <w:lang w:eastAsia="x-none"/>
        </w:rPr>
      </w:pPr>
      <w:hyperlink r:id="rId218" w:history="1">
        <w:r w:rsidR="004371F4">
          <w:rPr>
            <w:rStyle w:val="Hyperlink"/>
            <w:sz w:val="18"/>
            <w:szCs w:val="18"/>
            <w:lang w:eastAsia="x-none"/>
          </w:rPr>
          <w:t>R1-2202375</w:t>
        </w:r>
      </w:hyperlink>
      <w:r w:rsidR="00C71A29" w:rsidRPr="00C71A29">
        <w:rPr>
          <w:sz w:val="18"/>
          <w:szCs w:val="18"/>
          <w:lang w:eastAsia="x-none"/>
        </w:rPr>
        <w:tab/>
        <w:t>[Draft] Reply LS on interruption for PUCCH SCell activation in invalid TA case</w:t>
      </w:r>
      <w:r w:rsidR="00C71A29" w:rsidRPr="00C71A29">
        <w:rPr>
          <w:sz w:val="18"/>
          <w:szCs w:val="18"/>
          <w:lang w:eastAsia="x-none"/>
        </w:rPr>
        <w:tab/>
        <w:t>Ericsson</w:t>
      </w:r>
    </w:p>
    <w:p w14:paraId="01371133" w14:textId="77073E2E" w:rsidR="00C71A29" w:rsidRPr="00C71A29" w:rsidRDefault="002328C4" w:rsidP="00C71A29">
      <w:pPr>
        <w:ind w:left="720"/>
        <w:rPr>
          <w:sz w:val="18"/>
          <w:szCs w:val="18"/>
          <w:lang w:eastAsia="x-none"/>
        </w:rPr>
      </w:pPr>
      <w:hyperlink r:id="rId219" w:history="1">
        <w:r w:rsidR="004371F4">
          <w:rPr>
            <w:rStyle w:val="Hyperlink"/>
            <w:sz w:val="18"/>
            <w:szCs w:val="18"/>
            <w:lang w:eastAsia="x-none"/>
          </w:rPr>
          <w:t>R1-2202464</w:t>
        </w:r>
      </w:hyperlink>
      <w:r w:rsidR="00C71A29" w:rsidRPr="00C71A29">
        <w:rPr>
          <w:sz w:val="18"/>
          <w:szCs w:val="18"/>
          <w:lang w:eastAsia="x-none"/>
        </w:rPr>
        <w:tab/>
        <w:t>Discussion on interruption for PUCCH SCell activation in invalid TA case</w:t>
      </w:r>
      <w:r w:rsidR="00C71A29" w:rsidRPr="00C71A29">
        <w:rPr>
          <w:sz w:val="18"/>
          <w:szCs w:val="18"/>
          <w:lang w:eastAsia="x-none"/>
        </w:rPr>
        <w:tab/>
        <w:t>Huawei, HiSilicon</w:t>
      </w:r>
    </w:p>
    <w:p w14:paraId="4D556193" w14:textId="77777777" w:rsidR="00C71A29" w:rsidRPr="00C71A29" w:rsidRDefault="00C71A29" w:rsidP="00C71A29">
      <w:pPr>
        <w:rPr>
          <w:lang w:eastAsia="x-none"/>
        </w:rPr>
      </w:pPr>
      <w:r w:rsidRPr="00C71A29">
        <w:rPr>
          <w:lang w:eastAsia="x-none"/>
        </w:rPr>
        <w:t>[108-e-AI5-LS-02] – James (MediaTek)</w:t>
      </w:r>
    </w:p>
    <w:p w14:paraId="0C680F0A" w14:textId="40E8E133" w:rsidR="00C71A29" w:rsidRDefault="00C71A29" w:rsidP="00C71A29">
      <w:pPr>
        <w:rPr>
          <w:lang w:eastAsia="x-none"/>
        </w:rPr>
      </w:pPr>
      <w:r w:rsidRPr="00C71A29">
        <w:rPr>
          <w:lang w:eastAsia="x-none"/>
        </w:rPr>
        <w:t>Email discussion for incoming LS on PUCCH SCell activation in invalid TA case (</w:t>
      </w:r>
      <w:hyperlink r:id="rId220" w:history="1">
        <w:r w:rsidR="004371F4">
          <w:rPr>
            <w:rStyle w:val="Hyperlink"/>
            <w:lang w:eastAsia="x-none"/>
          </w:rPr>
          <w:t>R1-2200871</w:t>
        </w:r>
      </w:hyperlink>
      <w:r w:rsidRPr="00C71A29">
        <w:rPr>
          <w:lang w:eastAsia="x-none"/>
        </w:rPr>
        <w:t>) by February 25</w:t>
      </w:r>
    </w:p>
    <w:p w14:paraId="1708A1BE" w14:textId="52314149" w:rsidR="00C71A29" w:rsidRDefault="002328C4" w:rsidP="00C71A29">
      <w:pPr>
        <w:rPr>
          <w:b/>
          <w:bCs/>
          <w:lang w:eastAsia="x-none"/>
        </w:rPr>
      </w:pPr>
      <w:hyperlink r:id="rId221" w:history="1">
        <w:r w:rsidR="004371F4">
          <w:rPr>
            <w:rStyle w:val="Hyperlink"/>
            <w:b/>
            <w:bCs/>
            <w:lang w:eastAsia="x-none"/>
          </w:rPr>
          <w:t>R1-2202598</w:t>
        </w:r>
      </w:hyperlink>
      <w:r w:rsidR="00C71A29" w:rsidRPr="00756E57">
        <w:rPr>
          <w:b/>
          <w:bCs/>
          <w:lang w:eastAsia="x-none"/>
        </w:rPr>
        <w:tab/>
        <w:t>[108-e-AI5-LS-02] Email discussion for incoming LS on PUCCH SCell activation in invalid TA case</w:t>
      </w:r>
      <w:r w:rsidR="00C71A29" w:rsidRPr="00756E57">
        <w:rPr>
          <w:b/>
          <w:bCs/>
          <w:lang w:eastAsia="x-none"/>
        </w:rPr>
        <w:tab/>
        <w:t>Moderator (MediaTek Inc.)</w:t>
      </w:r>
    </w:p>
    <w:p w14:paraId="708DC432" w14:textId="31C99ADD" w:rsidR="00756E57" w:rsidRPr="00756E57" w:rsidRDefault="002328C4" w:rsidP="00756E57">
      <w:pPr>
        <w:rPr>
          <w:b/>
          <w:bCs/>
          <w:lang w:eastAsia="x-none"/>
        </w:rPr>
      </w:pPr>
      <w:hyperlink r:id="rId222" w:history="1">
        <w:r w:rsidR="004371F4">
          <w:rPr>
            <w:rStyle w:val="Hyperlink"/>
            <w:b/>
            <w:bCs/>
            <w:highlight w:val="green"/>
            <w:lang w:eastAsia="x-none"/>
          </w:rPr>
          <w:t>R1-2202599</w:t>
        </w:r>
      </w:hyperlink>
      <w:r w:rsidR="00756E57" w:rsidRPr="00756E57">
        <w:rPr>
          <w:b/>
          <w:bCs/>
          <w:lang w:eastAsia="x-none"/>
        </w:rPr>
        <w:tab/>
        <w:t>Reply LS on interruption for PUCCH SCell activation in invalid TA case</w:t>
      </w:r>
      <w:r w:rsidR="00756E57" w:rsidRPr="00756E57">
        <w:rPr>
          <w:b/>
          <w:bCs/>
          <w:lang w:eastAsia="x-none"/>
        </w:rPr>
        <w:tab/>
        <w:t>RAN1, MediaTek</w:t>
      </w:r>
    </w:p>
    <w:p w14:paraId="74BCB0EB" w14:textId="1204C4F2" w:rsidR="00756E57" w:rsidRPr="009937DC" w:rsidRDefault="00756E57" w:rsidP="00C71A29">
      <w:pPr>
        <w:rPr>
          <w:lang w:eastAsia="x-none"/>
        </w:rPr>
      </w:pPr>
      <w:r>
        <w:rPr>
          <w:b/>
          <w:bCs/>
          <w:lang w:eastAsia="x-none"/>
        </w:rPr>
        <w:t>Decision</w:t>
      </w:r>
      <w:r w:rsidRPr="009937DC">
        <w:rPr>
          <w:lang w:eastAsia="x-none"/>
        </w:rPr>
        <w:t>:</w:t>
      </w:r>
      <w:r w:rsidR="009937DC">
        <w:rPr>
          <w:lang w:eastAsia="x-none"/>
        </w:rPr>
        <w:t xml:space="preserve"> </w:t>
      </w:r>
      <w:r w:rsidR="009937DC" w:rsidRPr="009937DC">
        <w:rPr>
          <w:lang w:eastAsia="x-none"/>
        </w:rPr>
        <w:t>As per email thread posted on Feb 25</w:t>
      </w:r>
      <w:r w:rsidR="009937DC" w:rsidRPr="009937DC">
        <w:rPr>
          <w:vertAlign w:val="superscript"/>
          <w:lang w:eastAsia="x-none"/>
        </w:rPr>
        <w:t>th</w:t>
      </w:r>
      <w:r w:rsidR="009937DC" w:rsidRPr="009937DC">
        <w:rPr>
          <w:lang w:eastAsia="x-none"/>
        </w:rPr>
        <w:t>, the reply LS to RAN4 is approved.</w:t>
      </w:r>
    </w:p>
    <w:p w14:paraId="5AFBEFC6" w14:textId="77777777" w:rsidR="00C71A29" w:rsidRDefault="00C71A29" w:rsidP="006B480F">
      <w:pPr>
        <w:rPr>
          <w:lang w:eastAsia="x-none"/>
        </w:rPr>
      </w:pPr>
    </w:p>
    <w:p w14:paraId="09A55632" w14:textId="42637736" w:rsidR="006B480F" w:rsidRPr="00C71A29" w:rsidRDefault="002328C4" w:rsidP="006B480F">
      <w:pPr>
        <w:rPr>
          <w:b/>
          <w:bCs/>
          <w:lang w:eastAsia="x-none"/>
        </w:rPr>
      </w:pPr>
      <w:hyperlink r:id="rId223" w:history="1">
        <w:r w:rsidR="004371F4">
          <w:rPr>
            <w:rStyle w:val="Hyperlink"/>
            <w:b/>
            <w:bCs/>
            <w:lang w:eastAsia="x-none"/>
          </w:rPr>
          <w:t>R1-2200896</w:t>
        </w:r>
      </w:hyperlink>
      <w:r w:rsidR="006B480F" w:rsidRPr="00C71A29">
        <w:rPr>
          <w:b/>
          <w:bCs/>
          <w:lang w:eastAsia="x-none"/>
        </w:rPr>
        <w:tab/>
        <w:t>LS on the PL-RS configuration of PUCCH SCell to be activated</w:t>
      </w:r>
      <w:r w:rsidR="006B480F" w:rsidRPr="00C71A29">
        <w:rPr>
          <w:b/>
          <w:bCs/>
          <w:lang w:eastAsia="x-none"/>
        </w:rPr>
        <w:tab/>
        <w:t>RAN4, Apple</w:t>
      </w:r>
    </w:p>
    <w:p w14:paraId="1B8B61BE" w14:textId="5CE32247" w:rsidR="00C71A29" w:rsidRPr="00C71A29" w:rsidRDefault="002328C4" w:rsidP="00C71A29">
      <w:pPr>
        <w:ind w:left="720"/>
        <w:rPr>
          <w:sz w:val="18"/>
          <w:szCs w:val="18"/>
          <w:lang w:eastAsia="x-none"/>
        </w:rPr>
      </w:pPr>
      <w:hyperlink r:id="rId224" w:history="1">
        <w:r w:rsidR="004371F4">
          <w:rPr>
            <w:rStyle w:val="Hyperlink"/>
            <w:sz w:val="18"/>
            <w:szCs w:val="18"/>
            <w:lang w:eastAsia="x-none"/>
          </w:rPr>
          <w:t>R1-2201060</w:t>
        </w:r>
      </w:hyperlink>
      <w:r w:rsidR="00C71A29" w:rsidRPr="00C71A29">
        <w:rPr>
          <w:sz w:val="18"/>
          <w:szCs w:val="18"/>
          <w:lang w:eastAsia="x-none"/>
        </w:rPr>
        <w:tab/>
        <w:t>Draft reply LS on the PL-RS configuration of PUCCH SCell to be activated</w:t>
      </w:r>
      <w:r w:rsidR="00C71A29" w:rsidRPr="00C71A29">
        <w:rPr>
          <w:sz w:val="18"/>
          <w:szCs w:val="18"/>
          <w:lang w:eastAsia="x-none"/>
        </w:rPr>
        <w:tab/>
        <w:t>vivo</w:t>
      </w:r>
    </w:p>
    <w:p w14:paraId="4D317530" w14:textId="128F8404" w:rsidR="00C71A29" w:rsidRPr="00C71A29" w:rsidRDefault="002328C4" w:rsidP="00C71A29">
      <w:pPr>
        <w:ind w:left="720"/>
        <w:rPr>
          <w:sz w:val="18"/>
          <w:szCs w:val="18"/>
          <w:lang w:eastAsia="x-none"/>
        </w:rPr>
      </w:pPr>
      <w:hyperlink r:id="rId225" w:history="1">
        <w:r w:rsidR="004371F4">
          <w:rPr>
            <w:rStyle w:val="Hyperlink"/>
            <w:sz w:val="18"/>
            <w:szCs w:val="18"/>
            <w:lang w:eastAsia="x-none"/>
          </w:rPr>
          <w:t>R1-2201159</w:t>
        </w:r>
      </w:hyperlink>
      <w:r w:rsidR="00C71A29" w:rsidRPr="00C71A29">
        <w:rPr>
          <w:sz w:val="18"/>
          <w:szCs w:val="18"/>
          <w:lang w:eastAsia="x-none"/>
        </w:rPr>
        <w:tab/>
        <w:t>[Draft] Reply LS on the PL-RS configuration of PUCCH SCell to be activated</w:t>
      </w:r>
      <w:r w:rsidR="00C71A29" w:rsidRPr="00C71A29">
        <w:rPr>
          <w:sz w:val="18"/>
          <w:szCs w:val="18"/>
          <w:lang w:eastAsia="x-none"/>
        </w:rPr>
        <w:tab/>
        <w:t>ZTE</w:t>
      </w:r>
    </w:p>
    <w:p w14:paraId="7D6990FE" w14:textId="35E1FB4A" w:rsidR="00C71A29" w:rsidRPr="00C71A29" w:rsidRDefault="002328C4" w:rsidP="00C71A29">
      <w:pPr>
        <w:ind w:left="720"/>
        <w:rPr>
          <w:sz w:val="18"/>
          <w:szCs w:val="18"/>
          <w:lang w:eastAsia="x-none"/>
        </w:rPr>
      </w:pPr>
      <w:hyperlink r:id="rId226" w:history="1">
        <w:r w:rsidR="004371F4">
          <w:rPr>
            <w:rStyle w:val="Hyperlink"/>
            <w:sz w:val="18"/>
            <w:szCs w:val="18"/>
            <w:lang w:eastAsia="x-none"/>
          </w:rPr>
          <w:t>R1-2201523</w:t>
        </w:r>
      </w:hyperlink>
      <w:r w:rsidR="00C71A29" w:rsidRPr="00C71A29">
        <w:rPr>
          <w:sz w:val="18"/>
          <w:szCs w:val="18"/>
          <w:lang w:eastAsia="x-none"/>
        </w:rPr>
        <w:tab/>
        <w:t>Draft reply LS on the PL-RS configuration of PUCCH SCell to be activated</w:t>
      </w:r>
      <w:r w:rsidR="00C71A29" w:rsidRPr="00C71A29">
        <w:rPr>
          <w:sz w:val="18"/>
          <w:szCs w:val="18"/>
          <w:lang w:eastAsia="x-none"/>
        </w:rPr>
        <w:tab/>
        <w:t>Samsung</w:t>
      </w:r>
    </w:p>
    <w:p w14:paraId="147496E3" w14:textId="034A26FE" w:rsidR="00C71A29" w:rsidRPr="00C71A29" w:rsidRDefault="002328C4" w:rsidP="00C71A29">
      <w:pPr>
        <w:ind w:left="720"/>
        <w:rPr>
          <w:sz w:val="18"/>
          <w:szCs w:val="18"/>
          <w:lang w:eastAsia="x-none"/>
        </w:rPr>
      </w:pPr>
      <w:hyperlink r:id="rId227" w:history="1">
        <w:r w:rsidR="004371F4">
          <w:rPr>
            <w:rStyle w:val="Hyperlink"/>
            <w:sz w:val="18"/>
            <w:szCs w:val="18"/>
            <w:lang w:eastAsia="x-none"/>
          </w:rPr>
          <w:t>R1-2202430</w:t>
        </w:r>
      </w:hyperlink>
      <w:r w:rsidR="00C71A29" w:rsidRPr="00C71A29">
        <w:rPr>
          <w:sz w:val="18"/>
          <w:szCs w:val="18"/>
          <w:lang w:eastAsia="x-none"/>
        </w:rPr>
        <w:tab/>
        <w:t>On PL-RS configuration of PUCCH SCell to be activated</w:t>
      </w:r>
      <w:r w:rsidR="00C71A29" w:rsidRPr="00C71A29">
        <w:rPr>
          <w:sz w:val="18"/>
          <w:szCs w:val="18"/>
          <w:lang w:eastAsia="x-none"/>
        </w:rPr>
        <w:tab/>
        <w:t>Huawei, HiSilicon</w:t>
      </w:r>
    </w:p>
    <w:p w14:paraId="55B53B1A" w14:textId="77777777" w:rsidR="00C71A29" w:rsidRPr="00C71A29" w:rsidRDefault="00C71A29" w:rsidP="00C71A29">
      <w:pPr>
        <w:rPr>
          <w:lang w:val="fr-FR" w:eastAsia="x-none"/>
        </w:rPr>
      </w:pPr>
      <w:r w:rsidRPr="00C71A29">
        <w:rPr>
          <w:lang w:val="fr-FR" w:eastAsia="x-none"/>
        </w:rPr>
        <w:t xml:space="preserve">[108-e-AI5-LS-03] – </w:t>
      </w:r>
      <w:r w:rsidRPr="00C71A29">
        <w:rPr>
          <w:rFonts w:eastAsia="Times New Roman"/>
          <w:lang w:val="fr-FR"/>
        </w:rPr>
        <w:t>Yushu</w:t>
      </w:r>
      <w:r w:rsidRPr="00C71A29">
        <w:rPr>
          <w:lang w:val="fr-FR" w:eastAsia="x-none"/>
        </w:rPr>
        <w:t xml:space="preserve"> (Apple)</w:t>
      </w:r>
    </w:p>
    <w:p w14:paraId="5A1DE316" w14:textId="15E59012" w:rsidR="00C71A29" w:rsidRDefault="00C71A29" w:rsidP="00C71A29">
      <w:pPr>
        <w:rPr>
          <w:lang w:eastAsia="x-none"/>
        </w:rPr>
      </w:pPr>
      <w:r w:rsidRPr="00C71A29">
        <w:rPr>
          <w:lang w:eastAsia="x-none"/>
        </w:rPr>
        <w:t>Email discussion for incoming LS on PL-RS configuration of PUCCH SCell to be activated (</w:t>
      </w:r>
      <w:hyperlink r:id="rId228" w:history="1">
        <w:r w:rsidR="004371F4">
          <w:rPr>
            <w:rStyle w:val="Hyperlink"/>
            <w:lang w:eastAsia="x-none"/>
          </w:rPr>
          <w:t>R1-2200896</w:t>
        </w:r>
      </w:hyperlink>
      <w:r w:rsidRPr="00C71A29">
        <w:rPr>
          <w:lang w:eastAsia="x-none"/>
        </w:rPr>
        <w:t>) by February 25</w:t>
      </w:r>
    </w:p>
    <w:p w14:paraId="56065454" w14:textId="01DAE486" w:rsidR="00B73BA9" w:rsidRDefault="002328C4" w:rsidP="00C71A29">
      <w:pPr>
        <w:rPr>
          <w:b/>
          <w:bCs/>
          <w:lang w:eastAsia="x-none"/>
        </w:rPr>
      </w:pPr>
      <w:hyperlink r:id="rId229" w:history="1">
        <w:r w:rsidR="004371F4">
          <w:rPr>
            <w:rStyle w:val="Hyperlink"/>
            <w:b/>
            <w:bCs/>
            <w:lang w:eastAsia="x-none"/>
          </w:rPr>
          <w:t>R1-2202938</w:t>
        </w:r>
      </w:hyperlink>
      <w:r w:rsidR="00B73BA9" w:rsidRPr="00B73BA9">
        <w:rPr>
          <w:b/>
          <w:bCs/>
          <w:lang w:eastAsia="x-none"/>
        </w:rPr>
        <w:tab/>
        <w:t>Summary of email discussion [108-e-AI5-LSs-01] for incoming LS on PL-RS configuration of PUCCH SCell to be activated</w:t>
      </w:r>
      <w:r w:rsidR="00B73BA9" w:rsidRPr="00B73BA9">
        <w:rPr>
          <w:b/>
          <w:bCs/>
          <w:lang w:eastAsia="x-none"/>
        </w:rPr>
        <w:tab/>
        <w:t>Moderator (Apple)</w:t>
      </w:r>
    </w:p>
    <w:p w14:paraId="4621C30C" w14:textId="2013894C" w:rsidR="006A4C12" w:rsidRPr="009937DC" w:rsidRDefault="006A4C12" w:rsidP="006A4C12">
      <w:pPr>
        <w:rPr>
          <w:lang w:eastAsia="x-none"/>
        </w:rPr>
      </w:pPr>
      <w:r>
        <w:rPr>
          <w:b/>
          <w:bCs/>
          <w:lang w:eastAsia="x-none"/>
        </w:rPr>
        <w:t>Decision</w:t>
      </w:r>
      <w:r w:rsidRPr="009937DC">
        <w:rPr>
          <w:lang w:eastAsia="x-none"/>
        </w:rPr>
        <w:t>:</w:t>
      </w:r>
      <w:r>
        <w:rPr>
          <w:lang w:eastAsia="x-none"/>
        </w:rPr>
        <w:t xml:space="preserve"> No consensus </w:t>
      </w:r>
      <w:r w:rsidR="00AB5478">
        <w:rPr>
          <w:lang w:eastAsia="x-none"/>
        </w:rPr>
        <w:t>to confirm at this point the RAN4 working assumption.</w:t>
      </w:r>
    </w:p>
    <w:p w14:paraId="26E87736" w14:textId="4157C051" w:rsidR="006B480F" w:rsidRDefault="006B480F" w:rsidP="006B480F">
      <w:pPr>
        <w:rPr>
          <w:lang w:eastAsia="x-none"/>
        </w:rPr>
      </w:pPr>
    </w:p>
    <w:p w14:paraId="5E79C8A7" w14:textId="77777777" w:rsidR="00E245FF" w:rsidRDefault="00E245FF" w:rsidP="006B480F">
      <w:pPr>
        <w:rPr>
          <w:lang w:eastAsia="x-none"/>
        </w:rPr>
      </w:pPr>
    </w:p>
    <w:p w14:paraId="3F320B30" w14:textId="67B03AA5" w:rsidR="006B480F" w:rsidRPr="00E245FF" w:rsidRDefault="00E245FF" w:rsidP="006B480F">
      <w:pPr>
        <w:rPr>
          <w:bCs/>
          <w:lang w:eastAsia="x-none"/>
        </w:rPr>
      </w:pPr>
      <w:r w:rsidRPr="00E245FF">
        <w:rPr>
          <w:bCs/>
          <w:lang w:eastAsia="x-none"/>
        </w:rPr>
        <w:t>//</w:t>
      </w:r>
      <w:r w:rsidR="006B480F" w:rsidRPr="00E245FF">
        <w:rPr>
          <w:bCs/>
          <w:lang w:eastAsia="x-none"/>
        </w:rPr>
        <w:t>Incoming LSs on Rel-17 NR_ext_to_71GHz</w:t>
      </w:r>
    </w:p>
    <w:p w14:paraId="7DE40F98" w14:textId="2927B15D" w:rsidR="006B480F" w:rsidRPr="009C0836" w:rsidRDefault="002328C4" w:rsidP="006B480F">
      <w:pPr>
        <w:rPr>
          <w:b/>
          <w:bCs/>
          <w:lang w:eastAsia="x-none"/>
        </w:rPr>
      </w:pPr>
      <w:hyperlink r:id="rId230" w:history="1">
        <w:r w:rsidR="004371F4">
          <w:rPr>
            <w:rStyle w:val="Hyperlink"/>
            <w:b/>
            <w:bCs/>
            <w:lang w:eastAsia="x-none"/>
          </w:rPr>
          <w:t>R1-2200874</w:t>
        </w:r>
      </w:hyperlink>
      <w:r w:rsidR="006B480F" w:rsidRPr="009C0836">
        <w:rPr>
          <w:b/>
          <w:bCs/>
          <w:lang w:eastAsia="x-none"/>
        </w:rPr>
        <w:tab/>
        <w:t>Reply LS on initial access for 60 GHz</w:t>
      </w:r>
      <w:r w:rsidR="006B480F" w:rsidRPr="009C0836">
        <w:rPr>
          <w:b/>
          <w:bCs/>
          <w:lang w:eastAsia="x-none"/>
        </w:rPr>
        <w:tab/>
        <w:t>RAN2, Intel</w:t>
      </w:r>
    </w:p>
    <w:p w14:paraId="461F75F4" w14:textId="2FA79F37" w:rsidR="006039BB" w:rsidRPr="00FE24EA" w:rsidRDefault="006039BB" w:rsidP="006039BB">
      <w:pPr>
        <w:rPr>
          <w:lang w:eastAsia="x-none"/>
        </w:rPr>
      </w:pPr>
      <w:r w:rsidRPr="00FE24EA">
        <w:rPr>
          <w:b/>
          <w:bCs/>
          <w:lang w:eastAsia="x-none"/>
        </w:rPr>
        <w:t>Decision:</w:t>
      </w:r>
      <w:r>
        <w:rPr>
          <w:b/>
          <w:bCs/>
          <w:lang w:eastAsia="x-none"/>
        </w:rPr>
        <w:t xml:space="preserve"> </w:t>
      </w:r>
      <w:r w:rsidRPr="006039BB">
        <w:rPr>
          <w:lang w:eastAsia="x-none"/>
        </w:rPr>
        <w:t>RAN1 to consider the LS</w:t>
      </w:r>
      <w:r>
        <w:rPr>
          <w:lang w:eastAsia="x-none"/>
        </w:rPr>
        <w:t xml:space="preserve"> from RAN2 </w:t>
      </w:r>
      <w:r w:rsidRPr="006039BB">
        <w:rPr>
          <w:lang w:eastAsia="x-none"/>
        </w:rPr>
        <w:t>as part of the ongoing work under agenda item 8.2.</w:t>
      </w:r>
    </w:p>
    <w:p w14:paraId="1202D0A6" w14:textId="77777777" w:rsidR="006039BB" w:rsidRDefault="006039BB" w:rsidP="006B480F">
      <w:pPr>
        <w:rPr>
          <w:lang w:eastAsia="x-none"/>
        </w:rPr>
      </w:pPr>
    </w:p>
    <w:p w14:paraId="31372E49" w14:textId="73D7D6BE" w:rsidR="006B480F" w:rsidRPr="009C0836" w:rsidRDefault="002328C4" w:rsidP="006B480F">
      <w:pPr>
        <w:rPr>
          <w:b/>
          <w:bCs/>
          <w:lang w:eastAsia="x-none"/>
        </w:rPr>
      </w:pPr>
      <w:hyperlink r:id="rId231" w:history="1">
        <w:r w:rsidR="004371F4">
          <w:rPr>
            <w:rStyle w:val="Hyperlink"/>
            <w:b/>
            <w:bCs/>
            <w:lang w:eastAsia="x-none"/>
          </w:rPr>
          <w:t>R1-2200894</w:t>
        </w:r>
      </w:hyperlink>
      <w:r w:rsidR="006B480F" w:rsidRPr="009C0836">
        <w:rPr>
          <w:b/>
          <w:bCs/>
          <w:lang w:eastAsia="x-none"/>
        </w:rPr>
        <w:tab/>
        <w:t>LS for the channelization for up to 71 GHz</w:t>
      </w:r>
      <w:r w:rsidR="006B480F" w:rsidRPr="009C0836">
        <w:rPr>
          <w:b/>
          <w:bCs/>
          <w:lang w:eastAsia="x-none"/>
        </w:rPr>
        <w:tab/>
        <w:t>RAN4, CATT</w:t>
      </w:r>
    </w:p>
    <w:p w14:paraId="659F0785" w14:textId="7C3EF917" w:rsidR="009C0836" w:rsidRPr="00FE24EA" w:rsidRDefault="009C0836" w:rsidP="009C0836">
      <w:pPr>
        <w:rPr>
          <w:lang w:eastAsia="x-none"/>
        </w:rPr>
      </w:pPr>
      <w:r w:rsidRPr="00FE24EA">
        <w:rPr>
          <w:b/>
          <w:bCs/>
          <w:lang w:eastAsia="x-none"/>
        </w:rPr>
        <w:t>Decision:</w:t>
      </w:r>
      <w:r>
        <w:rPr>
          <w:b/>
          <w:bCs/>
          <w:lang w:eastAsia="x-none"/>
        </w:rPr>
        <w:t xml:space="preserve"> </w:t>
      </w:r>
      <w:r w:rsidRPr="006039BB">
        <w:rPr>
          <w:lang w:eastAsia="x-none"/>
        </w:rPr>
        <w:t>RAN1 to consider the LS</w:t>
      </w:r>
      <w:r>
        <w:rPr>
          <w:lang w:eastAsia="x-none"/>
        </w:rPr>
        <w:t xml:space="preserve"> from RAN4 </w:t>
      </w:r>
      <w:r w:rsidRPr="006039BB">
        <w:rPr>
          <w:lang w:eastAsia="x-none"/>
        </w:rPr>
        <w:t>as part of the ongoing work under agenda item 8.2.</w:t>
      </w:r>
    </w:p>
    <w:p w14:paraId="775C53CD" w14:textId="77777777" w:rsidR="006039BB" w:rsidRDefault="006039BB" w:rsidP="006B480F">
      <w:pPr>
        <w:rPr>
          <w:lang w:eastAsia="x-none"/>
        </w:rPr>
      </w:pPr>
    </w:p>
    <w:p w14:paraId="2CF767EF" w14:textId="3949118B" w:rsidR="006B480F" w:rsidRPr="009C0836" w:rsidRDefault="002328C4" w:rsidP="006B480F">
      <w:pPr>
        <w:rPr>
          <w:b/>
          <w:bCs/>
          <w:lang w:eastAsia="x-none"/>
        </w:rPr>
      </w:pPr>
      <w:hyperlink r:id="rId232" w:history="1">
        <w:r w:rsidR="004371F4">
          <w:rPr>
            <w:rStyle w:val="Hyperlink"/>
            <w:b/>
            <w:bCs/>
            <w:lang w:eastAsia="x-none"/>
          </w:rPr>
          <w:t>R1-2200897</w:t>
        </w:r>
      </w:hyperlink>
      <w:r w:rsidR="006B480F" w:rsidRPr="009C0836">
        <w:rPr>
          <w:b/>
          <w:bCs/>
          <w:lang w:eastAsia="x-none"/>
        </w:rPr>
        <w:tab/>
        <w:t>Reply LS on the minimum time gap for wake-up and Scell dormancy indication for NR operation in 52.6 to 71 GHz</w:t>
      </w:r>
      <w:r w:rsidR="006B480F" w:rsidRPr="009C0836">
        <w:rPr>
          <w:b/>
          <w:bCs/>
          <w:lang w:eastAsia="x-none"/>
        </w:rPr>
        <w:tab/>
        <w:t>RAN4, vivo</w:t>
      </w:r>
    </w:p>
    <w:p w14:paraId="20F0534F" w14:textId="4F4F3310" w:rsidR="009C0836" w:rsidRPr="00FE24EA" w:rsidRDefault="009C0836" w:rsidP="009C0836">
      <w:pPr>
        <w:rPr>
          <w:lang w:eastAsia="x-none"/>
        </w:rPr>
      </w:pPr>
      <w:r w:rsidRPr="00FE24EA">
        <w:rPr>
          <w:b/>
          <w:bCs/>
          <w:lang w:eastAsia="x-none"/>
        </w:rPr>
        <w:t>Decision:</w:t>
      </w:r>
      <w:r>
        <w:rPr>
          <w:b/>
          <w:bCs/>
          <w:lang w:eastAsia="x-none"/>
        </w:rPr>
        <w:t xml:space="preserve"> </w:t>
      </w:r>
      <w:r w:rsidRPr="006039BB">
        <w:rPr>
          <w:lang w:eastAsia="x-none"/>
        </w:rPr>
        <w:t>RAN1 to consider the LS</w:t>
      </w:r>
      <w:r>
        <w:rPr>
          <w:lang w:eastAsia="x-none"/>
        </w:rPr>
        <w:t xml:space="preserve"> from RAN4 </w:t>
      </w:r>
      <w:r w:rsidRPr="006039BB">
        <w:rPr>
          <w:lang w:eastAsia="x-none"/>
        </w:rPr>
        <w:t>as part of the ongoing work under agenda item 8.2.</w:t>
      </w:r>
    </w:p>
    <w:p w14:paraId="2A5B0541" w14:textId="6EC6ACBF" w:rsidR="006B480F" w:rsidRDefault="006B480F" w:rsidP="006B480F">
      <w:pPr>
        <w:rPr>
          <w:lang w:eastAsia="x-none"/>
        </w:rPr>
      </w:pPr>
    </w:p>
    <w:p w14:paraId="56DE1AC4" w14:textId="77777777" w:rsidR="00E245FF" w:rsidRDefault="00E245FF" w:rsidP="006B480F">
      <w:pPr>
        <w:rPr>
          <w:lang w:eastAsia="x-none"/>
        </w:rPr>
      </w:pPr>
    </w:p>
    <w:p w14:paraId="00E568C2" w14:textId="503924A2" w:rsidR="006B480F" w:rsidRPr="00E245FF" w:rsidRDefault="00E245FF" w:rsidP="006B480F">
      <w:pPr>
        <w:rPr>
          <w:bCs/>
          <w:lang w:eastAsia="x-none"/>
        </w:rPr>
      </w:pPr>
      <w:r>
        <w:rPr>
          <w:bCs/>
          <w:lang w:eastAsia="x-none"/>
        </w:rPr>
        <w:t>//</w:t>
      </w:r>
      <w:r w:rsidR="006B480F" w:rsidRPr="00E245FF">
        <w:rPr>
          <w:bCs/>
          <w:lang w:eastAsia="x-none"/>
        </w:rPr>
        <w:t>Incoming LSs on Rel-17 NR_redcap</w:t>
      </w:r>
    </w:p>
    <w:p w14:paraId="7BF07B4B" w14:textId="01D3680F" w:rsidR="006B480F" w:rsidRPr="006F6BD1" w:rsidRDefault="002328C4" w:rsidP="006B480F">
      <w:pPr>
        <w:rPr>
          <w:b/>
          <w:bCs/>
          <w:lang w:eastAsia="x-none"/>
        </w:rPr>
      </w:pPr>
      <w:hyperlink r:id="rId233" w:history="1">
        <w:r w:rsidR="004371F4">
          <w:rPr>
            <w:rStyle w:val="Hyperlink"/>
            <w:b/>
            <w:bCs/>
            <w:lang w:eastAsia="x-none"/>
          </w:rPr>
          <w:t>R1-2200876</w:t>
        </w:r>
      </w:hyperlink>
      <w:r w:rsidR="006B480F" w:rsidRPr="006F6BD1">
        <w:rPr>
          <w:b/>
          <w:bCs/>
          <w:lang w:eastAsia="x-none"/>
        </w:rPr>
        <w:tab/>
        <w:t>Reply LS on the use of NCD-SSB or CSI-RS in DL BWPs for RedCap UEs</w:t>
      </w:r>
      <w:r w:rsidR="006B480F" w:rsidRPr="006F6BD1">
        <w:rPr>
          <w:b/>
          <w:bCs/>
          <w:lang w:eastAsia="x-none"/>
        </w:rPr>
        <w:tab/>
        <w:t>RAN2, Ericsson</w:t>
      </w:r>
    </w:p>
    <w:p w14:paraId="76CC86D1" w14:textId="7E8D7597" w:rsidR="009C0836" w:rsidRPr="00FE24EA" w:rsidRDefault="009C0836" w:rsidP="009C0836">
      <w:pPr>
        <w:rPr>
          <w:lang w:eastAsia="x-none"/>
        </w:rPr>
      </w:pPr>
      <w:r w:rsidRPr="00FE24EA">
        <w:rPr>
          <w:b/>
          <w:bCs/>
          <w:lang w:eastAsia="x-none"/>
        </w:rPr>
        <w:t>Decision:</w:t>
      </w:r>
      <w:r>
        <w:rPr>
          <w:b/>
          <w:bCs/>
          <w:lang w:eastAsia="x-none"/>
        </w:rPr>
        <w:t xml:space="preserve"> </w:t>
      </w:r>
      <w:r w:rsidRPr="006039BB">
        <w:rPr>
          <w:lang w:eastAsia="x-none"/>
        </w:rPr>
        <w:t>RAN1 to consider the LS</w:t>
      </w:r>
      <w:r>
        <w:rPr>
          <w:lang w:eastAsia="x-none"/>
        </w:rPr>
        <w:t xml:space="preserve"> from RAN2 </w:t>
      </w:r>
      <w:r w:rsidRPr="006039BB">
        <w:rPr>
          <w:lang w:eastAsia="x-none"/>
        </w:rPr>
        <w:t>as part of the ongoing work under agenda item 8.</w:t>
      </w:r>
      <w:r>
        <w:rPr>
          <w:lang w:eastAsia="x-none"/>
        </w:rPr>
        <w:t>6</w:t>
      </w:r>
      <w:r w:rsidR="006F6BD1">
        <w:rPr>
          <w:lang w:eastAsia="x-none"/>
        </w:rPr>
        <w:t xml:space="preserve"> and 8.16.6</w:t>
      </w:r>
      <w:r w:rsidRPr="006039BB">
        <w:rPr>
          <w:lang w:eastAsia="x-none"/>
        </w:rPr>
        <w:t>.</w:t>
      </w:r>
    </w:p>
    <w:p w14:paraId="0EBB72C5" w14:textId="77777777" w:rsidR="009C0836" w:rsidRDefault="009C0836" w:rsidP="006B480F">
      <w:pPr>
        <w:rPr>
          <w:lang w:eastAsia="x-none"/>
        </w:rPr>
      </w:pPr>
    </w:p>
    <w:p w14:paraId="53B6DB84" w14:textId="74487479" w:rsidR="006B480F" w:rsidRPr="006F6BD1" w:rsidRDefault="002328C4" w:rsidP="006B480F">
      <w:pPr>
        <w:rPr>
          <w:b/>
          <w:bCs/>
          <w:lang w:eastAsia="x-none"/>
        </w:rPr>
      </w:pPr>
      <w:hyperlink r:id="rId234" w:history="1">
        <w:r w:rsidR="004371F4">
          <w:rPr>
            <w:rStyle w:val="Hyperlink"/>
            <w:b/>
            <w:bCs/>
            <w:lang w:eastAsia="x-none"/>
          </w:rPr>
          <w:t>R1-2200877</w:t>
        </w:r>
      </w:hyperlink>
      <w:r w:rsidR="006B480F" w:rsidRPr="006F6BD1">
        <w:rPr>
          <w:b/>
          <w:bCs/>
          <w:lang w:eastAsia="x-none"/>
        </w:rPr>
        <w:tab/>
        <w:t>LS on RSRP measurement before Msg1 or MsgA retransmission</w:t>
      </w:r>
      <w:r w:rsidR="006B480F" w:rsidRPr="006F6BD1">
        <w:rPr>
          <w:b/>
          <w:bCs/>
          <w:lang w:eastAsia="x-none"/>
        </w:rPr>
        <w:tab/>
        <w:t>RAN2, Ericsson</w:t>
      </w:r>
    </w:p>
    <w:p w14:paraId="5A60B3B6" w14:textId="77777777" w:rsidR="006F6BD1" w:rsidRPr="00FE24EA" w:rsidRDefault="006F6BD1" w:rsidP="006F6BD1">
      <w:pPr>
        <w:rPr>
          <w:lang w:eastAsia="x-none"/>
        </w:rPr>
      </w:pPr>
      <w:r w:rsidRPr="00FE24EA">
        <w:rPr>
          <w:b/>
          <w:bCs/>
          <w:lang w:eastAsia="x-none"/>
        </w:rPr>
        <w:t>Decision:</w:t>
      </w:r>
      <w:r>
        <w:rPr>
          <w:b/>
          <w:bCs/>
          <w:lang w:eastAsia="x-none"/>
        </w:rPr>
        <w:t xml:space="preserve"> </w:t>
      </w:r>
      <w:r w:rsidRPr="006039BB">
        <w:rPr>
          <w:lang w:eastAsia="x-none"/>
        </w:rPr>
        <w:t>RAN1 to consider the LS</w:t>
      </w:r>
      <w:r>
        <w:rPr>
          <w:lang w:eastAsia="x-none"/>
        </w:rPr>
        <w:t xml:space="preserve"> from RAN2 </w:t>
      </w:r>
      <w:r w:rsidRPr="006039BB">
        <w:rPr>
          <w:lang w:eastAsia="x-none"/>
        </w:rPr>
        <w:t>as part of the ongoing work under agenda item 8.</w:t>
      </w:r>
      <w:r>
        <w:rPr>
          <w:lang w:eastAsia="x-none"/>
        </w:rPr>
        <w:t>6 and 8.16.6</w:t>
      </w:r>
      <w:r w:rsidRPr="006039BB">
        <w:rPr>
          <w:lang w:eastAsia="x-none"/>
        </w:rPr>
        <w:t>.</w:t>
      </w:r>
    </w:p>
    <w:p w14:paraId="416DE071" w14:textId="77777777" w:rsidR="009C0836" w:rsidRDefault="009C0836" w:rsidP="006B480F">
      <w:pPr>
        <w:rPr>
          <w:lang w:eastAsia="x-none"/>
        </w:rPr>
      </w:pPr>
    </w:p>
    <w:p w14:paraId="2910324B" w14:textId="11100BDA" w:rsidR="006B480F" w:rsidRPr="006F6BD1" w:rsidRDefault="002328C4" w:rsidP="006B480F">
      <w:pPr>
        <w:rPr>
          <w:b/>
          <w:bCs/>
          <w:lang w:eastAsia="x-none"/>
        </w:rPr>
      </w:pPr>
      <w:hyperlink r:id="rId235" w:history="1">
        <w:r w:rsidR="004371F4">
          <w:rPr>
            <w:rStyle w:val="Hyperlink"/>
            <w:b/>
            <w:bCs/>
            <w:lang w:eastAsia="x-none"/>
          </w:rPr>
          <w:t>R1-2200898</w:t>
        </w:r>
      </w:hyperlink>
      <w:r w:rsidR="006B480F" w:rsidRPr="006F6BD1">
        <w:rPr>
          <w:b/>
          <w:bCs/>
          <w:lang w:eastAsia="x-none"/>
        </w:rPr>
        <w:tab/>
        <w:t>Reply LS on use of NCD-SSB for RedCap UE</w:t>
      </w:r>
      <w:r w:rsidR="006B480F" w:rsidRPr="006F6BD1">
        <w:rPr>
          <w:b/>
          <w:bCs/>
          <w:lang w:eastAsia="x-none"/>
        </w:rPr>
        <w:tab/>
        <w:t>RAN4, ZTE</w:t>
      </w:r>
    </w:p>
    <w:p w14:paraId="4ADB3BDC" w14:textId="32FECEF5" w:rsidR="006F6BD1" w:rsidRPr="00FE24EA" w:rsidRDefault="006F6BD1" w:rsidP="006F6BD1">
      <w:pPr>
        <w:rPr>
          <w:lang w:eastAsia="x-none"/>
        </w:rPr>
      </w:pPr>
      <w:r w:rsidRPr="00FE24EA">
        <w:rPr>
          <w:b/>
          <w:bCs/>
          <w:lang w:eastAsia="x-none"/>
        </w:rPr>
        <w:t>Decision:</w:t>
      </w:r>
      <w:r>
        <w:rPr>
          <w:b/>
          <w:bCs/>
          <w:lang w:eastAsia="x-none"/>
        </w:rPr>
        <w:t xml:space="preserve"> </w:t>
      </w:r>
      <w:r w:rsidRPr="006039BB">
        <w:rPr>
          <w:lang w:eastAsia="x-none"/>
        </w:rPr>
        <w:t>RAN1 to consider the LS</w:t>
      </w:r>
      <w:r>
        <w:rPr>
          <w:lang w:eastAsia="x-none"/>
        </w:rPr>
        <w:t xml:space="preserve"> from RAN4 </w:t>
      </w:r>
      <w:r w:rsidRPr="006039BB">
        <w:rPr>
          <w:lang w:eastAsia="x-none"/>
        </w:rPr>
        <w:t>as part of the ongoing work under agenda item 8.</w:t>
      </w:r>
      <w:r>
        <w:rPr>
          <w:lang w:eastAsia="x-none"/>
        </w:rPr>
        <w:t>6 and 8.16.6</w:t>
      </w:r>
      <w:r w:rsidRPr="006039BB">
        <w:rPr>
          <w:lang w:eastAsia="x-none"/>
        </w:rPr>
        <w:t>.</w:t>
      </w:r>
    </w:p>
    <w:p w14:paraId="7F52791E" w14:textId="77777777" w:rsidR="009C0836" w:rsidRDefault="009C0836" w:rsidP="006B480F">
      <w:pPr>
        <w:rPr>
          <w:lang w:eastAsia="x-none"/>
        </w:rPr>
      </w:pPr>
    </w:p>
    <w:p w14:paraId="6D662AD4" w14:textId="0AB0AC35" w:rsidR="006B480F" w:rsidRPr="006F6BD1" w:rsidRDefault="002328C4" w:rsidP="006B480F">
      <w:pPr>
        <w:rPr>
          <w:b/>
          <w:bCs/>
          <w:lang w:eastAsia="x-none"/>
        </w:rPr>
      </w:pPr>
      <w:hyperlink r:id="rId236" w:history="1">
        <w:r w:rsidR="004371F4">
          <w:rPr>
            <w:rStyle w:val="Hyperlink"/>
            <w:b/>
            <w:bCs/>
            <w:lang w:eastAsia="x-none"/>
          </w:rPr>
          <w:t>R1-2200904</w:t>
        </w:r>
      </w:hyperlink>
      <w:r w:rsidR="006B480F" w:rsidRPr="006F6BD1">
        <w:rPr>
          <w:b/>
          <w:bCs/>
          <w:lang w:eastAsia="x-none"/>
        </w:rPr>
        <w:tab/>
        <w:t>Reply LS on use of NCD-SSB or CSI-RS in DL BWPs for RedCap UE</w:t>
      </w:r>
      <w:r w:rsidR="006B480F" w:rsidRPr="006F6BD1">
        <w:rPr>
          <w:b/>
          <w:bCs/>
          <w:lang w:eastAsia="x-none"/>
        </w:rPr>
        <w:tab/>
        <w:t>RAN4, vivo</w:t>
      </w:r>
    </w:p>
    <w:p w14:paraId="57945298" w14:textId="31D6BC97" w:rsidR="006F6BD1" w:rsidRPr="00FE24EA" w:rsidRDefault="006F6BD1" w:rsidP="006F6BD1">
      <w:pPr>
        <w:rPr>
          <w:lang w:eastAsia="x-none"/>
        </w:rPr>
      </w:pPr>
      <w:r w:rsidRPr="00FE24EA">
        <w:rPr>
          <w:b/>
          <w:bCs/>
          <w:lang w:eastAsia="x-none"/>
        </w:rPr>
        <w:t>Decision:</w:t>
      </w:r>
      <w:r>
        <w:rPr>
          <w:b/>
          <w:bCs/>
          <w:lang w:eastAsia="x-none"/>
        </w:rPr>
        <w:t xml:space="preserve"> </w:t>
      </w:r>
      <w:r w:rsidRPr="006039BB">
        <w:rPr>
          <w:lang w:eastAsia="x-none"/>
        </w:rPr>
        <w:t>RAN1 to consider the LS</w:t>
      </w:r>
      <w:r>
        <w:rPr>
          <w:lang w:eastAsia="x-none"/>
        </w:rPr>
        <w:t xml:space="preserve"> from RAN4 </w:t>
      </w:r>
      <w:r w:rsidRPr="006039BB">
        <w:rPr>
          <w:lang w:eastAsia="x-none"/>
        </w:rPr>
        <w:t>as part of the ongoing work under agenda item 8.</w:t>
      </w:r>
      <w:r>
        <w:rPr>
          <w:lang w:eastAsia="x-none"/>
        </w:rPr>
        <w:t>6 and 8.16.6</w:t>
      </w:r>
      <w:r w:rsidRPr="006039BB">
        <w:rPr>
          <w:lang w:eastAsia="x-none"/>
        </w:rPr>
        <w:t>.</w:t>
      </w:r>
    </w:p>
    <w:p w14:paraId="03860114" w14:textId="3B3F4B52" w:rsidR="006B480F" w:rsidRDefault="006B480F" w:rsidP="006B480F">
      <w:pPr>
        <w:rPr>
          <w:lang w:eastAsia="x-none"/>
        </w:rPr>
      </w:pPr>
    </w:p>
    <w:p w14:paraId="063954EC" w14:textId="77777777" w:rsidR="00E245FF" w:rsidRDefault="00E245FF" w:rsidP="006B480F">
      <w:pPr>
        <w:rPr>
          <w:lang w:eastAsia="x-none"/>
        </w:rPr>
      </w:pPr>
    </w:p>
    <w:p w14:paraId="46E40BB2" w14:textId="7D7D284A" w:rsidR="006B480F" w:rsidRPr="00E245FF" w:rsidRDefault="00E245FF" w:rsidP="006B480F">
      <w:pPr>
        <w:rPr>
          <w:bCs/>
          <w:lang w:eastAsia="x-none"/>
        </w:rPr>
      </w:pPr>
      <w:r w:rsidRPr="00E245FF">
        <w:rPr>
          <w:bCs/>
          <w:lang w:eastAsia="x-none"/>
        </w:rPr>
        <w:t>//</w:t>
      </w:r>
      <w:r w:rsidR="006B480F" w:rsidRPr="00E245FF">
        <w:rPr>
          <w:bCs/>
          <w:lang w:eastAsia="x-none"/>
        </w:rPr>
        <w:t>Incoming LSs on Rel-17 NR_cov_enh</w:t>
      </w:r>
    </w:p>
    <w:p w14:paraId="35A184AE" w14:textId="159C0CE8" w:rsidR="006B480F" w:rsidRPr="0056391C" w:rsidRDefault="002328C4" w:rsidP="006B480F">
      <w:pPr>
        <w:rPr>
          <w:b/>
          <w:bCs/>
          <w:lang w:eastAsia="x-none"/>
        </w:rPr>
      </w:pPr>
      <w:hyperlink r:id="rId237" w:history="1">
        <w:r w:rsidR="004371F4">
          <w:rPr>
            <w:rStyle w:val="Hyperlink"/>
            <w:b/>
            <w:bCs/>
            <w:lang w:eastAsia="x-none"/>
          </w:rPr>
          <w:t>R1-2200879</w:t>
        </w:r>
      </w:hyperlink>
      <w:r w:rsidR="006B480F" w:rsidRPr="0056391C">
        <w:rPr>
          <w:b/>
          <w:bCs/>
          <w:lang w:eastAsia="x-none"/>
        </w:rPr>
        <w:tab/>
        <w:t>LS on Stage 2 description for Coverage Enhancements</w:t>
      </w:r>
      <w:r w:rsidR="006B480F" w:rsidRPr="0056391C">
        <w:rPr>
          <w:b/>
          <w:bCs/>
          <w:lang w:eastAsia="x-none"/>
        </w:rPr>
        <w:tab/>
        <w:t>RAN2, China Telecom</w:t>
      </w:r>
    </w:p>
    <w:p w14:paraId="5B152A4B" w14:textId="1AF23240" w:rsidR="0056391C" w:rsidRPr="0056391C" w:rsidRDefault="002328C4" w:rsidP="0056391C">
      <w:pPr>
        <w:ind w:left="720"/>
        <w:rPr>
          <w:sz w:val="18"/>
          <w:szCs w:val="18"/>
          <w:lang w:eastAsia="x-none"/>
        </w:rPr>
      </w:pPr>
      <w:hyperlink r:id="rId238" w:history="1">
        <w:r w:rsidR="004371F4">
          <w:rPr>
            <w:rStyle w:val="Hyperlink"/>
            <w:sz w:val="18"/>
            <w:szCs w:val="18"/>
            <w:lang w:eastAsia="x-none"/>
          </w:rPr>
          <w:t>R1-2201157</w:t>
        </w:r>
      </w:hyperlink>
      <w:r w:rsidR="0056391C" w:rsidRPr="0056391C">
        <w:rPr>
          <w:sz w:val="18"/>
          <w:szCs w:val="18"/>
          <w:lang w:eastAsia="x-none"/>
        </w:rPr>
        <w:tab/>
        <w:t>[Draft] Reply LS on Stage 2 description for Coverage Enhancements</w:t>
      </w:r>
      <w:r w:rsidR="0056391C" w:rsidRPr="0056391C">
        <w:rPr>
          <w:sz w:val="18"/>
          <w:szCs w:val="18"/>
          <w:lang w:eastAsia="x-none"/>
        </w:rPr>
        <w:tab/>
        <w:t>ZTE</w:t>
      </w:r>
    </w:p>
    <w:p w14:paraId="56046393" w14:textId="7EFE3127" w:rsidR="0056391C" w:rsidRPr="0056391C" w:rsidRDefault="002328C4" w:rsidP="0056391C">
      <w:pPr>
        <w:ind w:left="720"/>
        <w:rPr>
          <w:sz w:val="18"/>
          <w:szCs w:val="18"/>
          <w:lang w:eastAsia="x-none"/>
        </w:rPr>
      </w:pPr>
      <w:hyperlink r:id="rId239" w:history="1">
        <w:r w:rsidR="004371F4">
          <w:rPr>
            <w:rStyle w:val="Hyperlink"/>
            <w:sz w:val="18"/>
            <w:szCs w:val="18"/>
            <w:lang w:eastAsia="x-none"/>
          </w:rPr>
          <w:t>R1-2201675</w:t>
        </w:r>
      </w:hyperlink>
      <w:r w:rsidR="0056391C" w:rsidRPr="0056391C">
        <w:rPr>
          <w:sz w:val="18"/>
          <w:szCs w:val="18"/>
          <w:lang w:eastAsia="x-none"/>
        </w:rPr>
        <w:tab/>
        <w:t>Discussion on Stage 2 description for Coverage Enhancements</w:t>
      </w:r>
      <w:r w:rsidR="0056391C" w:rsidRPr="0056391C">
        <w:rPr>
          <w:sz w:val="18"/>
          <w:szCs w:val="18"/>
          <w:lang w:eastAsia="x-none"/>
        </w:rPr>
        <w:tab/>
        <w:t>Intel Corporation</w:t>
      </w:r>
    </w:p>
    <w:p w14:paraId="016CE090" w14:textId="6497BBE5" w:rsidR="0056391C" w:rsidRPr="0056391C" w:rsidRDefault="002328C4" w:rsidP="0056391C">
      <w:pPr>
        <w:ind w:left="720"/>
        <w:rPr>
          <w:sz w:val="18"/>
          <w:szCs w:val="18"/>
          <w:lang w:eastAsia="x-none"/>
        </w:rPr>
      </w:pPr>
      <w:hyperlink r:id="rId240" w:history="1">
        <w:r w:rsidR="004371F4">
          <w:rPr>
            <w:rStyle w:val="Hyperlink"/>
            <w:sz w:val="18"/>
            <w:szCs w:val="18"/>
            <w:lang w:eastAsia="x-none"/>
          </w:rPr>
          <w:t>R1-2201843</w:t>
        </w:r>
      </w:hyperlink>
      <w:r w:rsidR="0056391C" w:rsidRPr="0056391C">
        <w:rPr>
          <w:sz w:val="18"/>
          <w:szCs w:val="18"/>
          <w:lang w:eastAsia="x-none"/>
        </w:rPr>
        <w:tab/>
        <w:t>Discussion on RAN2 LS on Stage 2 description for Coverage Enhancements</w:t>
      </w:r>
      <w:r w:rsidR="0056391C" w:rsidRPr="0056391C">
        <w:rPr>
          <w:sz w:val="18"/>
          <w:szCs w:val="18"/>
          <w:lang w:eastAsia="x-none"/>
        </w:rPr>
        <w:tab/>
        <w:t>CMCC</w:t>
      </w:r>
    </w:p>
    <w:p w14:paraId="48EFA5D7" w14:textId="0B044DC4" w:rsidR="0056391C" w:rsidRPr="0056391C" w:rsidRDefault="002328C4" w:rsidP="0056391C">
      <w:pPr>
        <w:ind w:left="720"/>
        <w:rPr>
          <w:sz w:val="18"/>
          <w:szCs w:val="18"/>
          <w:lang w:eastAsia="x-none"/>
        </w:rPr>
      </w:pPr>
      <w:hyperlink r:id="rId241" w:history="1">
        <w:r w:rsidR="004371F4">
          <w:rPr>
            <w:rStyle w:val="Hyperlink"/>
            <w:sz w:val="18"/>
            <w:szCs w:val="18"/>
            <w:lang w:eastAsia="x-none"/>
          </w:rPr>
          <w:t>R1-2201928</w:t>
        </w:r>
      </w:hyperlink>
      <w:r w:rsidR="0056391C" w:rsidRPr="0056391C">
        <w:rPr>
          <w:sz w:val="18"/>
          <w:szCs w:val="18"/>
          <w:lang w:eastAsia="x-none"/>
        </w:rPr>
        <w:tab/>
        <w:t>Discussion on RAN2 LS on Stage 2 description for Coverage Enhancements</w:t>
      </w:r>
      <w:r w:rsidR="0056391C" w:rsidRPr="0056391C">
        <w:rPr>
          <w:sz w:val="18"/>
          <w:szCs w:val="18"/>
          <w:lang w:eastAsia="x-none"/>
        </w:rPr>
        <w:tab/>
        <w:t>Xiaomi</w:t>
      </w:r>
    </w:p>
    <w:p w14:paraId="2CBA056B" w14:textId="4C43DDA1" w:rsidR="0056391C" w:rsidRPr="0056391C" w:rsidRDefault="002328C4" w:rsidP="0056391C">
      <w:pPr>
        <w:ind w:left="720"/>
        <w:rPr>
          <w:sz w:val="18"/>
          <w:szCs w:val="18"/>
          <w:lang w:eastAsia="x-none"/>
        </w:rPr>
      </w:pPr>
      <w:hyperlink r:id="rId242" w:history="1">
        <w:r w:rsidR="004371F4">
          <w:rPr>
            <w:rStyle w:val="Hyperlink"/>
            <w:sz w:val="18"/>
            <w:szCs w:val="18"/>
            <w:lang w:eastAsia="x-none"/>
          </w:rPr>
          <w:t>R1-2202415</w:t>
        </w:r>
      </w:hyperlink>
      <w:r w:rsidR="0056391C" w:rsidRPr="0056391C">
        <w:rPr>
          <w:sz w:val="18"/>
          <w:szCs w:val="18"/>
          <w:lang w:eastAsia="x-none"/>
        </w:rPr>
        <w:tab/>
        <w:t>Draft Reply LS on Stage 2 Description for Coverage Enhancements</w:t>
      </w:r>
      <w:r w:rsidR="0056391C" w:rsidRPr="0056391C">
        <w:rPr>
          <w:sz w:val="18"/>
          <w:szCs w:val="18"/>
          <w:lang w:eastAsia="x-none"/>
        </w:rPr>
        <w:tab/>
        <w:t>Ericsson</w:t>
      </w:r>
    </w:p>
    <w:p w14:paraId="3569E81E" w14:textId="5F767D67" w:rsidR="0056391C" w:rsidRPr="0056391C" w:rsidRDefault="002328C4" w:rsidP="0056391C">
      <w:pPr>
        <w:ind w:left="720"/>
        <w:rPr>
          <w:sz w:val="18"/>
          <w:szCs w:val="18"/>
          <w:lang w:eastAsia="x-none"/>
        </w:rPr>
      </w:pPr>
      <w:hyperlink r:id="rId243" w:history="1">
        <w:r w:rsidR="004371F4">
          <w:rPr>
            <w:rStyle w:val="Hyperlink"/>
            <w:sz w:val="18"/>
            <w:szCs w:val="18"/>
            <w:lang w:eastAsia="x-none"/>
          </w:rPr>
          <w:t>R1-2202463</w:t>
        </w:r>
      </w:hyperlink>
      <w:r w:rsidR="0056391C" w:rsidRPr="0056391C">
        <w:rPr>
          <w:sz w:val="18"/>
          <w:szCs w:val="18"/>
          <w:lang w:eastAsia="x-none"/>
        </w:rPr>
        <w:tab/>
        <w:t>Discussion on LS on Stage 2 description for Coverage Enhancements</w:t>
      </w:r>
      <w:r w:rsidR="0056391C" w:rsidRPr="0056391C">
        <w:rPr>
          <w:sz w:val="18"/>
          <w:szCs w:val="18"/>
          <w:lang w:eastAsia="x-none"/>
        </w:rPr>
        <w:tab/>
        <w:t>Huawei, HiSilicon</w:t>
      </w:r>
    </w:p>
    <w:p w14:paraId="264BA365" w14:textId="46FDF6D2" w:rsidR="0056391C" w:rsidRDefault="0056391C" w:rsidP="006B480F">
      <w:pPr>
        <w:rPr>
          <w:lang w:eastAsia="x-none"/>
        </w:rPr>
      </w:pPr>
      <w:r w:rsidRPr="00FE24EA">
        <w:rPr>
          <w:b/>
          <w:bCs/>
          <w:lang w:eastAsia="x-none"/>
        </w:rPr>
        <w:t>Decision:</w:t>
      </w:r>
      <w:r>
        <w:rPr>
          <w:b/>
          <w:bCs/>
          <w:lang w:eastAsia="x-none"/>
        </w:rPr>
        <w:t xml:space="preserve"> </w:t>
      </w:r>
      <w:r w:rsidRPr="0056391C">
        <w:rPr>
          <w:lang w:eastAsia="x-none"/>
        </w:rPr>
        <w:t xml:space="preserve">Response LS </w:t>
      </w:r>
      <w:r>
        <w:rPr>
          <w:lang w:eastAsia="x-none"/>
        </w:rPr>
        <w:t xml:space="preserve">is </w:t>
      </w:r>
      <w:r w:rsidRPr="0056391C">
        <w:rPr>
          <w:lang w:eastAsia="x-none"/>
        </w:rPr>
        <w:t>needed. Use separate email thread [108-e-R17-CovEnh-06] under agenda item 8.8.</w:t>
      </w:r>
    </w:p>
    <w:p w14:paraId="74C5E7BF" w14:textId="77777777" w:rsidR="0056391C" w:rsidRDefault="0056391C" w:rsidP="006B480F">
      <w:pPr>
        <w:rPr>
          <w:lang w:eastAsia="x-none"/>
        </w:rPr>
      </w:pPr>
    </w:p>
    <w:p w14:paraId="106BD8F6" w14:textId="63C8CCDD" w:rsidR="006B480F" w:rsidRPr="0056391C" w:rsidRDefault="002328C4" w:rsidP="006B480F">
      <w:pPr>
        <w:rPr>
          <w:b/>
          <w:bCs/>
          <w:lang w:eastAsia="x-none"/>
        </w:rPr>
      </w:pPr>
      <w:hyperlink r:id="rId244" w:history="1">
        <w:r w:rsidR="004371F4">
          <w:rPr>
            <w:rStyle w:val="Hyperlink"/>
            <w:b/>
            <w:bCs/>
            <w:lang w:eastAsia="x-none"/>
          </w:rPr>
          <w:t>R1-2200885</w:t>
        </w:r>
      </w:hyperlink>
      <w:r w:rsidR="006B480F" w:rsidRPr="0056391C">
        <w:rPr>
          <w:b/>
          <w:bCs/>
          <w:lang w:eastAsia="x-none"/>
        </w:rPr>
        <w:tab/>
        <w:t>LS on UL BWP with PRACH resources only for RACH with Msg3 repetition</w:t>
      </w:r>
      <w:r w:rsidR="006B480F" w:rsidRPr="0056391C">
        <w:rPr>
          <w:b/>
          <w:bCs/>
          <w:lang w:eastAsia="x-none"/>
        </w:rPr>
        <w:tab/>
        <w:t>RAN2, Qualcomm</w:t>
      </w:r>
    </w:p>
    <w:p w14:paraId="3D6286DD" w14:textId="2192555F" w:rsidR="0056391C" w:rsidRPr="0056391C" w:rsidRDefault="002328C4" w:rsidP="0056391C">
      <w:pPr>
        <w:ind w:left="720"/>
        <w:rPr>
          <w:sz w:val="18"/>
          <w:szCs w:val="18"/>
          <w:lang w:eastAsia="x-none"/>
        </w:rPr>
      </w:pPr>
      <w:hyperlink r:id="rId245" w:history="1">
        <w:r w:rsidR="004371F4">
          <w:rPr>
            <w:rStyle w:val="Hyperlink"/>
            <w:sz w:val="18"/>
            <w:szCs w:val="18"/>
            <w:lang w:eastAsia="x-none"/>
          </w:rPr>
          <w:t>R1-2201051</w:t>
        </w:r>
      </w:hyperlink>
      <w:r w:rsidR="0056391C" w:rsidRPr="0056391C">
        <w:rPr>
          <w:sz w:val="18"/>
          <w:szCs w:val="18"/>
          <w:lang w:eastAsia="x-none"/>
        </w:rPr>
        <w:tab/>
        <w:t>Draft LS reply on UL BWP with PRACH resources only for RACH with Msg3 repetition</w:t>
      </w:r>
      <w:r w:rsidR="0056391C" w:rsidRPr="0056391C">
        <w:rPr>
          <w:sz w:val="18"/>
          <w:szCs w:val="18"/>
          <w:lang w:eastAsia="x-none"/>
        </w:rPr>
        <w:tab/>
        <w:t>vivo</w:t>
      </w:r>
    </w:p>
    <w:p w14:paraId="07DCAB4C" w14:textId="0CC440E2" w:rsidR="0056391C" w:rsidRPr="0056391C" w:rsidRDefault="002328C4" w:rsidP="0056391C">
      <w:pPr>
        <w:ind w:left="720"/>
        <w:rPr>
          <w:sz w:val="18"/>
          <w:szCs w:val="18"/>
          <w:lang w:eastAsia="x-none"/>
        </w:rPr>
      </w:pPr>
      <w:hyperlink r:id="rId246" w:history="1">
        <w:r w:rsidR="004371F4">
          <w:rPr>
            <w:rStyle w:val="Hyperlink"/>
            <w:sz w:val="18"/>
            <w:szCs w:val="18"/>
            <w:lang w:eastAsia="x-none"/>
          </w:rPr>
          <w:t>R1-2201158</w:t>
        </w:r>
      </w:hyperlink>
      <w:r w:rsidR="0056391C" w:rsidRPr="0056391C">
        <w:rPr>
          <w:sz w:val="18"/>
          <w:szCs w:val="18"/>
          <w:lang w:eastAsia="x-none"/>
        </w:rPr>
        <w:tab/>
        <w:t>[Draft] Reply LS on UL BWP with PRACH resources only for RACH with Msg3 repetition</w:t>
      </w:r>
      <w:r w:rsidR="0056391C" w:rsidRPr="0056391C">
        <w:rPr>
          <w:sz w:val="18"/>
          <w:szCs w:val="18"/>
          <w:lang w:eastAsia="x-none"/>
        </w:rPr>
        <w:tab/>
        <w:t>ZTE</w:t>
      </w:r>
    </w:p>
    <w:p w14:paraId="37A44260" w14:textId="5EFB4E9D" w:rsidR="0056391C" w:rsidRPr="0056391C" w:rsidRDefault="002328C4" w:rsidP="0056391C">
      <w:pPr>
        <w:ind w:left="720"/>
        <w:rPr>
          <w:sz w:val="18"/>
          <w:szCs w:val="18"/>
          <w:lang w:eastAsia="x-none"/>
        </w:rPr>
      </w:pPr>
      <w:hyperlink r:id="rId247" w:history="1">
        <w:r w:rsidR="004371F4">
          <w:rPr>
            <w:rStyle w:val="Hyperlink"/>
            <w:sz w:val="18"/>
            <w:szCs w:val="18"/>
            <w:lang w:eastAsia="x-none"/>
          </w:rPr>
          <w:t>R1-2201842</w:t>
        </w:r>
      </w:hyperlink>
      <w:r w:rsidR="0056391C" w:rsidRPr="0056391C">
        <w:rPr>
          <w:sz w:val="18"/>
          <w:szCs w:val="18"/>
          <w:lang w:eastAsia="x-none"/>
        </w:rPr>
        <w:tab/>
        <w:t>Discussion on RAN2 LS on UL BWP with PRACH resources only for RACH with Msg3 repetition</w:t>
      </w:r>
      <w:r w:rsidR="0056391C" w:rsidRPr="0056391C">
        <w:rPr>
          <w:sz w:val="18"/>
          <w:szCs w:val="18"/>
          <w:lang w:eastAsia="x-none"/>
        </w:rPr>
        <w:tab/>
        <w:t>CMCC</w:t>
      </w:r>
    </w:p>
    <w:p w14:paraId="33932675" w14:textId="2DAFBDEA" w:rsidR="0056391C" w:rsidRPr="0056391C" w:rsidRDefault="002328C4" w:rsidP="0056391C">
      <w:pPr>
        <w:ind w:left="720"/>
        <w:rPr>
          <w:sz w:val="18"/>
          <w:szCs w:val="18"/>
          <w:lang w:eastAsia="x-none"/>
        </w:rPr>
      </w:pPr>
      <w:hyperlink r:id="rId248" w:history="1">
        <w:r w:rsidR="004371F4">
          <w:rPr>
            <w:rStyle w:val="Hyperlink"/>
            <w:sz w:val="18"/>
            <w:szCs w:val="18"/>
            <w:lang w:eastAsia="x-none"/>
          </w:rPr>
          <w:t>R1-2201927</w:t>
        </w:r>
      </w:hyperlink>
      <w:r w:rsidR="0056391C" w:rsidRPr="0056391C">
        <w:rPr>
          <w:sz w:val="18"/>
          <w:szCs w:val="18"/>
          <w:lang w:eastAsia="x-none"/>
        </w:rPr>
        <w:tab/>
        <w:t>Discussion on RAN2 LS on UL BWP with PRACH resources only for RACH with Msg3 repetition</w:t>
      </w:r>
      <w:r w:rsidR="0056391C" w:rsidRPr="0056391C">
        <w:rPr>
          <w:sz w:val="18"/>
          <w:szCs w:val="18"/>
          <w:lang w:eastAsia="x-none"/>
        </w:rPr>
        <w:tab/>
        <w:t>Xiaomi</w:t>
      </w:r>
    </w:p>
    <w:p w14:paraId="2F371838" w14:textId="4C7F8316" w:rsidR="0056391C" w:rsidRPr="0056391C" w:rsidRDefault="002328C4" w:rsidP="0056391C">
      <w:pPr>
        <w:ind w:left="720"/>
        <w:rPr>
          <w:sz w:val="18"/>
          <w:szCs w:val="18"/>
          <w:lang w:eastAsia="x-none"/>
        </w:rPr>
      </w:pPr>
      <w:hyperlink r:id="rId249" w:history="1">
        <w:r w:rsidR="004371F4">
          <w:rPr>
            <w:rStyle w:val="Hyperlink"/>
            <w:sz w:val="18"/>
            <w:szCs w:val="18"/>
            <w:lang w:eastAsia="x-none"/>
          </w:rPr>
          <w:t>R1-2202414</w:t>
        </w:r>
      </w:hyperlink>
      <w:r w:rsidR="0056391C" w:rsidRPr="0056391C">
        <w:rPr>
          <w:sz w:val="18"/>
          <w:szCs w:val="18"/>
          <w:lang w:eastAsia="x-none"/>
        </w:rPr>
        <w:tab/>
        <w:t>Draft Reply LS on UL BWP with PRACH Resources Only for RACH with Msg3 Repetition</w:t>
      </w:r>
      <w:r w:rsidR="0056391C" w:rsidRPr="0056391C">
        <w:rPr>
          <w:sz w:val="18"/>
          <w:szCs w:val="18"/>
          <w:lang w:eastAsia="x-none"/>
        </w:rPr>
        <w:tab/>
        <w:t>Ericsson</w:t>
      </w:r>
    </w:p>
    <w:p w14:paraId="1DB644E3" w14:textId="182ADCE6" w:rsidR="0056391C" w:rsidRDefault="002328C4" w:rsidP="0056391C">
      <w:pPr>
        <w:ind w:left="720"/>
        <w:rPr>
          <w:sz w:val="18"/>
          <w:szCs w:val="18"/>
          <w:lang w:eastAsia="x-none"/>
        </w:rPr>
      </w:pPr>
      <w:hyperlink r:id="rId250" w:history="1">
        <w:r w:rsidR="004371F4">
          <w:rPr>
            <w:rStyle w:val="Hyperlink"/>
            <w:sz w:val="18"/>
            <w:szCs w:val="18"/>
            <w:lang w:eastAsia="x-none"/>
          </w:rPr>
          <w:t>R1-2202462</w:t>
        </w:r>
      </w:hyperlink>
      <w:r w:rsidR="0056391C" w:rsidRPr="0056391C">
        <w:rPr>
          <w:sz w:val="18"/>
          <w:szCs w:val="18"/>
          <w:lang w:eastAsia="x-none"/>
        </w:rPr>
        <w:tab/>
        <w:t>Discussion on UL BWP with PRACH resources only for RACH with Msg3 repetition</w:t>
      </w:r>
      <w:r w:rsidR="0056391C" w:rsidRPr="0056391C">
        <w:rPr>
          <w:sz w:val="18"/>
          <w:szCs w:val="18"/>
          <w:lang w:eastAsia="x-none"/>
        </w:rPr>
        <w:tab/>
        <w:t>Huawei, HiSilicon</w:t>
      </w:r>
    </w:p>
    <w:p w14:paraId="3BFB6FA5" w14:textId="177D1ACF" w:rsidR="00AA4029" w:rsidRPr="0056391C" w:rsidRDefault="002328C4" w:rsidP="0056391C">
      <w:pPr>
        <w:ind w:left="720"/>
        <w:rPr>
          <w:sz w:val="18"/>
          <w:szCs w:val="18"/>
          <w:lang w:eastAsia="x-none"/>
        </w:rPr>
      </w:pPr>
      <w:hyperlink r:id="rId251" w:history="1">
        <w:r w:rsidR="004371F4">
          <w:rPr>
            <w:rStyle w:val="Hyperlink"/>
            <w:sz w:val="18"/>
            <w:szCs w:val="18"/>
            <w:lang w:eastAsia="x-none"/>
          </w:rPr>
          <w:t>R1-2202304</w:t>
        </w:r>
      </w:hyperlink>
      <w:r w:rsidR="00AA4029" w:rsidRPr="00AA4029">
        <w:rPr>
          <w:sz w:val="18"/>
          <w:szCs w:val="18"/>
          <w:lang w:eastAsia="x-none"/>
        </w:rPr>
        <w:tab/>
        <w:t>Draft reply LS on Msg3 repetition in coverage enhancement</w:t>
      </w:r>
      <w:r w:rsidR="00AA4029" w:rsidRPr="00AA4029">
        <w:rPr>
          <w:sz w:val="18"/>
          <w:szCs w:val="18"/>
          <w:lang w:eastAsia="x-none"/>
        </w:rPr>
        <w:tab/>
        <w:t>LG Electronics</w:t>
      </w:r>
    </w:p>
    <w:p w14:paraId="2C6A987E" w14:textId="144FE6BE" w:rsidR="0056391C" w:rsidRDefault="0056391C" w:rsidP="0056391C">
      <w:pPr>
        <w:rPr>
          <w:lang w:eastAsia="x-none"/>
        </w:rPr>
      </w:pPr>
      <w:r w:rsidRPr="00FE24EA">
        <w:rPr>
          <w:b/>
          <w:bCs/>
          <w:lang w:eastAsia="x-none"/>
        </w:rPr>
        <w:t>Decision:</w:t>
      </w:r>
      <w:r>
        <w:rPr>
          <w:b/>
          <w:bCs/>
          <w:lang w:eastAsia="x-none"/>
        </w:rPr>
        <w:t xml:space="preserve"> </w:t>
      </w:r>
      <w:r w:rsidRPr="0056391C">
        <w:rPr>
          <w:lang w:eastAsia="x-none"/>
        </w:rPr>
        <w:t xml:space="preserve">Response LS </w:t>
      </w:r>
      <w:r>
        <w:rPr>
          <w:lang w:eastAsia="x-none"/>
        </w:rPr>
        <w:t xml:space="preserve">is </w:t>
      </w:r>
      <w:r w:rsidRPr="0056391C">
        <w:rPr>
          <w:lang w:eastAsia="x-none"/>
        </w:rPr>
        <w:t>needed. To be discussed as part of email discussion in [108-e-R17-CovEnh-05] under agenda item 8.8.3.</w:t>
      </w:r>
    </w:p>
    <w:p w14:paraId="32910C1B" w14:textId="77777777" w:rsidR="0056391C" w:rsidRDefault="0056391C" w:rsidP="0056391C">
      <w:pPr>
        <w:rPr>
          <w:lang w:eastAsia="x-none"/>
        </w:rPr>
      </w:pPr>
    </w:p>
    <w:p w14:paraId="146F0F5D" w14:textId="5FC783C4" w:rsidR="006B480F" w:rsidRPr="00410BBE" w:rsidRDefault="002328C4" w:rsidP="006B480F">
      <w:pPr>
        <w:rPr>
          <w:b/>
          <w:bCs/>
          <w:lang w:eastAsia="x-none"/>
        </w:rPr>
      </w:pPr>
      <w:hyperlink r:id="rId252" w:history="1">
        <w:r w:rsidR="004371F4">
          <w:rPr>
            <w:rStyle w:val="Hyperlink"/>
            <w:b/>
            <w:bCs/>
            <w:lang w:eastAsia="x-none"/>
          </w:rPr>
          <w:t>R1-2200908</w:t>
        </w:r>
      </w:hyperlink>
      <w:r w:rsidR="006B480F" w:rsidRPr="00410BBE">
        <w:rPr>
          <w:b/>
          <w:bCs/>
          <w:lang w:eastAsia="x-none"/>
        </w:rPr>
        <w:tab/>
        <w:t>Reply LS on Maximum duration for DMRS bundling</w:t>
      </w:r>
      <w:r w:rsidR="006B480F" w:rsidRPr="00410BBE">
        <w:rPr>
          <w:b/>
          <w:bCs/>
          <w:lang w:eastAsia="x-none"/>
        </w:rPr>
        <w:tab/>
        <w:t>RAN4, Qualcomm</w:t>
      </w:r>
    </w:p>
    <w:p w14:paraId="08BC81B6" w14:textId="238A0678" w:rsidR="00410BBE" w:rsidRPr="00FE24EA" w:rsidRDefault="00410BBE" w:rsidP="00410BBE">
      <w:pPr>
        <w:rPr>
          <w:lang w:eastAsia="x-none"/>
        </w:rPr>
      </w:pPr>
      <w:r w:rsidRPr="00FE24EA">
        <w:rPr>
          <w:b/>
          <w:bCs/>
          <w:lang w:eastAsia="x-none"/>
        </w:rPr>
        <w:t>Decision:</w:t>
      </w:r>
      <w:r>
        <w:rPr>
          <w:b/>
          <w:bCs/>
          <w:lang w:eastAsia="x-none"/>
        </w:rPr>
        <w:t xml:space="preserve"> </w:t>
      </w:r>
      <w:r w:rsidRPr="006039BB">
        <w:rPr>
          <w:lang w:eastAsia="x-none"/>
        </w:rPr>
        <w:t>RAN1 to consider the LS</w:t>
      </w:r>
      <w:r>
        <w:rPr>
          <w:lang w:eastAsia="x-none"/>
        </w:rPr>
        <w:t xml:space="preserve"> from RAN4 </w:t>
      </w:r>
      <w:r w:rsidRPr="006039BB">
        <w:rPr>
          <w:lang w:eastAsia="x-none"/>
        </w:rPr>
        <w:t>as part of the ongoing work under agenda item 8.</w:t>
      </w:r>
      <w:r>
        <w:rPr>
          <w:lang w:eastAsia="x-none"/>
        </w:rPr>
        <w:t>8 and 8.16.8</w:t>
      </w:r>
      <w:r w:rsidRPr="006039BB">
        <w:rPr>
          <w:lang w:eastAsia="x-none"/>
        </w:rPr>
        <w:t>.</w:t>
      </w:r>
    </w:p>
    <w:p w14:paraId="03AD2CE5" w14:textId="457F9BA3" w:rsidR="006B480F" w:rsidRDefault="006B480F" w:rsidP="006B480F">
      <w:pPr>
        <w:rPr>
          <w:lang w:eastAsia="x-none"/>
        </w:rPr>
      </w:pPr>
    </w:p>
    <w:p w14:paraId="4B82A6B0" w14:textId="77777777" w:rsidR="00E245FF" w:rsidRDefault="00E245FF" w:rsidP="006B480F">
      <w:pPr>
        <w:rPr>
          <w:lang w:eastAsia="x-none"/>
        </w:rPr>
      </w:pPr>
    </w:p>
    <w:p w14:paraId="259FF2F5" w14:textId="63A68797" w:rsidR="006B480F" w:rsidRPr="00E245FF" w:rsidRDefault="00E245FF" w:rsidP="006B480F">
      <w:pPr>
        <w:rPr>
          <w:bCs/>
          <w:lang w:eastAsia="x-none"/>
        </w:rPr>
      </w:pPr>
      <w:r w:rsidRPr="00E245FF">
        <w:rPr>
          <w:bCs/>
          <w:lang w:eastAsia="x-none"/>
        </w:rPr>
        <w:t>//</w:t>
      </w:r>
      <w:r w:rsidR="006B480F" w:rsidRPr="00E245FF">
        <w:rPr>
          <w:bCs/>
          <w:lang w:eastAsia="x-none"/>
        </w:rPr>
        <w:t>Incoming LSs on Rel-17 NR_SL_enh</w:t>
      </w:r>
    </w:p>
    <w:p w14:paraId="04386977" w14:textId="42FA5173" w:rsidR="006B480F" w:rsidRPr="00C25D5B" w:rsidRDefault="002328C4" w:rsidP="006B480F">
      <w:pPr>
        <w:rPr>
          <w:b/>
          <w:bCs/>
          <w:lang w:eastAsia="x-none"/>
        </w:rPr>
      </w:pPr>
      <w:hyperlink r:id="rId253" w:history="1">
        <w:r w:rsidR="004371F4">
          <w:rPr>
            <w:rStyle w:val="Hyperlink"/>
            <w:b/>
            <w:bCs/>
            <w:lang w:eastAsia="x-none"/>
          </w:rPr>
          <w:t>R1-2200880</w:t>
        </w:r>
      </w:hyperlink>
      <w:r w:rsidR="006B480F" w:rsidRPr="00C25D5B">
        <w:rPr>
          <w:b/>
          <w:bCs/>
          <w:lang w:eastAsia="x-none"/>
        </w:rPr>
        <w:tab/>
        <w:t>LS to RAN1 on Inter-UE coordination</w:t>
      </w:r>
      <w:r w:rsidR="006B480F" w:rsidRPr="00C25D5B">
        <w:rPr>
          <w:b/>
          <w:bCs/>
          <w:lang w:eastAsia="x-none"/>
        </w:rPr>
        <w:tab/>
        <w:t>RAN2, Intel</w:t>
      </w:r>
    </w:p>
    <w:p w14:paraId="133CF7BB" w14:textId="7A7A3324" w:rsidR="00B903BD" w:rsidRPr="00B903BD" w:rsidRDefault="002328C4" w:rsidP="00B903BD">
      <w:pPr>
        <w:ind w:left="720"/>
        <w:rPr>
          <w:sz w:val="18"/>
          <w:szCs w:val="18"/>
          <w:lang w:eastAsia="x-none"/>
        </w:rPr>
      </w:pPr>
      <w:hyperlink r:id="rId254" w:history="1">
        <w:r w:rsidR="004371F4">
          <w:rPr>
            <w:rStyle w:val="Hyperlink"/>
            <w:sz w:val="18"/>
            <w:szCs w:val="18"/>
            <w:lang w:eastAsia="x-none"/>
          </w:rPr>
          <w:t>R1-2201320</w:t>
        </w:r>
      </w:hyperlink>
      <w:r w:rsidR="00B903BD" w:rsidRPr="00B903BD">
        <w:rPr>
          <w:sz w:val="18"/>
          <w:szCs w:val="18"/>
          <w:lang w:eastAsia="x-none"/>
        </w:rPr>
        <w:tab/>
        <w:t>Discussion on LS from RAN2 on Inter-UE coordination</w:t>
      </w:r>
      <w:r w:rsidR="00B903BD" w:rsidRPr="00B903BD">
        <w:rPr>
          <w:sz w:val="18"/>
          <w:szCs w:val="18"/>
          <w:lang w:eastAsia="x-none"/>
        </w:rPr>
        <w:tab/>
        <w:t>CATT, GOHIGH</w:t>
      </w:r>
    </w:p>
    <w:p w14:paraId="24F8857F" w14:textId="49C9A807" w:rsidR="00B903BD" w:rsidRPr="00B903BD" w:rsidRDefault="002328C4" w:rsidP="00B903BD">
      <w:pPr>
        <w:ind w:left="720"/>
        <w:rPr>
          <w:sz w:val="18"/>
          <w:szCs w:val="18"/>
          <w:lang w:eastAsia="x-none"/>
        </w:rPr>
      </w:pPr>
      <w:hyperlink r:id="rId255" w:history="1">
        <w:r w:rsidR="004371F4">
          <w:rPr>
            <w:rStyle w:val="Hyperlink"/>
            <w:sz w:val="18"/>
            <w:szCs w:val="18"/>
            <w:lang w:eastAsia="x-none"/>
          </w:rPr>
          <w:t>R1-2201753</w:t>
        </w:r>
      </w:hyperlink>
      <w:r w:rsidR="00B903BD" w:rsidRPr="00B903BD">
        <w:rPr>
          <w:sz w:val="18"/>
          <w:szCs w:val="18"/>
          <w:lang w:eastAsia="x-none"/>
        </w:rPr>
        <w:tab/>
        <w:t>Discussion on RAN2 LS on Inter-UE Coordination</w:t>
      </w:r>
      <w:r w:rsidR="00B903BD" w:rsidRPr="00B903BD">
        <w:rPr>
          <w:sz w:val="18"/>
          <w:szCs w:val="18"/>
          <w:lang w:eastAsia="x-none"/>
        </w:rPr>
        <w:tab/>
        <w:t>Apple</w:t>
      </w:r>
    </w:p>
    <w:p w14:paraId="6D261454" w14:textId="66F27A35" w:rsidR="00B903BD" w:rsidRPr="00B903BD" w:rsidRDefault="002328C4" w:rsidP="00B903BD">
      <w:pPr>
        <w:ind w:left="720"/>
        <w:rPr>
          <w:sz w:val="18"/>
          <w:szCs w:val="18"/>
          <w:lang w:eastAsia="x-none"/>
        </w:rPr>
      </w:pPr>
      <w:hyperlink r:id="rId256" w:history="1">
        <w:r w:rsidR="004371F4">
          <w:rPr>
            <w:rStyle w:val="Hyperlink"/>
            <w:sz w:val="18"/>
            <w:szCs w:val="18"/>
            <w:lang w:eastAsia="x-none"/>
          </w:rPr>
          <w:t>R1-2201983</w:t>
        </w:r>
      </w:hyperlink>
      <w:r w:rsidR="00B903BD" w:rsidRPr="00B903BD">
        <w:rPr>
          <w:sz w:val="18"/>
          <w:szCs w:val="18"/>
          <w:lang w:eastAsia="x-none"/>
        </w:rPr>
        <w:tab/>
        <w:t>Draft Reply LS to RAN1 on Inter-UE coordination</w:t>
      </w:r>
      <w:r w:rsidR="00B903BD" w:rsidRPr="00B903BD">
        <w:rPr>
          <w:sz w:val="18"/>
          <w:szCs w:val="18"/>
          <w:lang w:eastAsia="x-none"/>
        </w:rPr>
        <w:tab/>
        <w:t>Samsung</w:t>
      </w:r>
    </w:p>
    <w:p w14:paraId="68E6C762" w14:textId="008E7078" w:rsidR="00B903BD" w:rsidRPr="00B903BD" w:rsidRDefault="002328C4" w:rsidP="00B903BD">
      <w:pPr>
        <w:ind w:left="720"/>
        <w:rPr>
          <w:sz w:val="18"/>
          <w:szCs w:val="18"/>
          <w:lang w:eastAsia="x-none"/>
        </w:rPr>
      </w:pPr>
      <w:hyperlink r:id="rId257" w:history="1">
        <w:r w:rsidR="004371F4">
          <w:rPr>
            <w:rStyle w:val="Hyperlink"/>
            <w:sz w:val="18"/>
            <w:szCs w:val="18"/>
            <w:lang w:eastAsia="x-none"/>
          </w:rPr>
          <w:t>R1-2202274</w:t>
        </w:r>
      </w:hyperlink>
      <w:r w:rsidR="00B903BD" w:rsidRPr="00B903BD">
        <w:rPr>
          <w:sz w:val="18"/>
          <w:szCs w:val="18"/>
          <w:lang w:eastAsia="x-none"/>
        </w:rPr>
        <w:tab/>
        <w:t>Discussion on RAN2 LS to RAN1 on inter-UE coordination</w:t>
      </w:r>
      <w:r w:rsidR="00B903BD" w:rsidRPr="00B903BD">
        <w:rPr>
          <w:sz w:val="18"/>
          <w:szCs w:val="18"/>
          <w:lang w:eastAsia="x-none"/>
        </w:rPr>
        <w:tab/>
        <w:t>Ericsson</w:t>
      </w:r>
    </w:p>
    <w:p w14:paraId="787BF7F4" w14:textId="3C8D590D" w:rsidR="00B903BD" w:rsidRPr="00B903BD" w:rsidRDefault="002328C4" w:rsidP="00B903BD">
      <w:pPr>
        <w:ind w:left="720"/>
        <w:rPr>
          <w:sz w:val="18"/>
          <w:szCs w:val="18"/>
          <w:lang w:eastAsia="x-none"/>
        </w:rPr>
      </w:pPr>
      <w:hyperlink r:id="rId258" w:history="1">
        <w:r w:rsidR="004371F4">
          <w:rPr>
            <w:rStyle w:val="Hyperlink"/>
            <w:sz w:val="18"/>
            <w:szCs w:val="18"/>
            <w:lang w:eastAsia="x-none"/>
          </w:rPr>
          <w:t>R1-2202380</w:t>
        </w:r>
      </w:hyperlink>
      <w:r w:rsidR="00B903BD" w:rsidRPr="00B903BD">
        <w:rPr>
          <w:sz w:val="18"/>
          <w:szCs w:val="18"/>
          <w:lang w:eastAsia="x-none"/>
        </w:rPr>
        <w:tab/>
        <w:t>About LS on Inter-UE coordination from RAN2</w:t>
      </w:r>
      <w:r w:rsidR="00B903BD" w:rsidRPr="00B903BD">
        <w:rPr>
          <w:sz w:val="18"/>
          <w:szCs w:val="18"/>
          <w:lang w:eastAsia="x-none"/>
        </w:rPr>
        <w:tab/>
        <w:t>ZTE, Sanechips</w:t>
      </w:r>
    </w:p>
    <w:p w14:paraId="0332A026" w14:textId="0C8BBDA9" w:rsidR="006B480F" w:rsidRPr="00B903BD" w:rsidRDefault="002328C4" w:rsidP="00B903BD">
      <w:pPr>
        <w:ind w:left="720"/>
        <w:rPr>
          <w:sz w:val="18"/>
          <w:szCs w:val="18"/>
          <w:lang w:eastAsia="x-none"/>
        </w:rPr>
      </w:pPr>
      <w:hyperlink r:id="rId259" w:history="1">
        <w:r w:rsidR="004371F4">
          <w:rPr>
            <w:rStyle w:val="Hyperlink"/>
            <w:sz w:val="18"/>
            <w:szCs w:val="18"/>
            <w:lang w:eastAsia="x-none"/>
          </w:rPr>
          <w:t>R1-2202445</w:t>
        </w:r>
      </w:hyperlink>
      <w:r w:rsidR="00B903BD" w:rsidRPr="00B903BD">
        <w:rPr>
          <w:sz w:val="18"/>
          <w:szCs w:val="18"/>
          <w:lang w:eastAsia="x-none"/>
        </w:rPr>
        <w:tab/>
        <w:t>Discussion on LS to RAN1 on Inter-UE coordination</w:t>
      </w:r>
      <w:r w:rsidR="00B903BD" w:rsidRPr="00B903BD">
        <w:rPr>
          <w:sz w:val="18"/>
          <w:szCs w:val="18"/>
          <w:lang w:eastAsia="x-none"/>
        </w:rPr>
        <w:tab/>
        <w:t>Huawei, HiSilicon</w:t>
      </w:r>
    </w:p>
    <w:p w14:paraId="3E597565" w14:textId="77777777" w:rsidR="00B903BD" w:rsidRPr="00C5750A" w:rsidRDefault="00B903BD" w:rsidP="00B903BD">
      <w:pPr>
        <w:rPr>
          <w:lang w:eastAsia="x-none"/>
        </w:rPr>
      </w:pPr>
      <w:r w:rsidRPr="00B903BD">
        <w:rPr>
          <w:b/>
          <w:bCs/>
          <w:lang w:eastAsia="x-none"/>
        </w:rPr>
        <w:t>Decision:</w:t>
      </w:r>
      <w:r>
        <w:rPr>
          <w:lang w:eastAsia="x-none"/>
        </w:rPr>
        <w:t xml:space="preserve"> </w:t>
      </w:r>
      <w:r w:rsidRPr="00C5750A">
        <w:rPr>
          <w:rFonts w:eastAsia="PMingLiU" w:cs="Arial"/>
          <w:szCs w:val="20"/>
        </w:rPr>
        <w:t xml:space="preserve">To be </w:t>
      </w:r>
      <w:r w:rsidRPr="00C5750A">
        <w:rPr>
          <w:lang w:eastAsia="x-none"/>
        </w:rPr>
        <w:t>discussed as part of email discussion in</w:t>
      </w:r>
      <w:r w:rsidRPr="00C5750A">
        <w:rPr>
          <w:rFonts w:eastAsia="PMingLiU" w:cs="Arial"/>
          <w:szCs w:val="20"/>
        </w:rPr>
        <w:t xml:space="preserve"> </w:t>
      </w:r>
      <w:r w:rsidRPr="00C5750A">
        <w:rPr>
          <w:lang w:eastAsia="x-none"/>
        </w:rPr>
        <w:t>[108-e-R17-Sidelink-02] under agenda item 8.11.1.2. If response to RAN2 is needed, use the same email thread to converge on a response.</w:t>
      </w:r>
    </w:p>
    <w:p w14:paraId="288E15EB" w14:textId="117DCC67" w:rsidR="00E245FF" w:rsidRDefault="00E245FF" w:rsidP="006B480F">
      <w:pPr>
        <w:rPr>
          <w:lang w:eastAsia="x-none"/>
        </w:rPr>
      </w:pPr>
    </w:p>
    <w:p w14:paraId="2217456A" w14:textId="77777777" w:rsidR="00B903BD" w:rsidRDefault="00B903BD" w:rsidP="006B480F">
      <w:pPr>
        <w:rPr>
          <w:lang w:eastAsia="x-none"/>
        </w:rPr>
      </w:pPr>
    </w:p>
    <w:p w14:paraId="483681D5" w14:textId="0210021C" w:rsidR="006B480F" w:rsidRPr="00E245FF" w:rsidRDefault="00E245FF" w:rsidP="006B480F">
      <w:pPr>
        <w:rPr>
          <w:bCs/>
          <w:lang w:eastAsia="x-none"/>
        </w:rPr>
      </w:pPr>
      <w:r w:rsidRPr="00E245FF">
        <w:rPr>
          <w:bCs/>
          <w:lang w:eastAsia="x-none"/>
        </w:rPr>
        <w:t>//</w:t>
      </w:r>
      <w:r w:rsidR="006B480F" w:rsidRPr="00E245FF">
        <w:rPr>
          <w:bCs/>
          <w:lang w:eastAsia="x-none"/>
        </w:rPr>
        <w:t>Incoming LSs on Rel-17 NR_SmallData_INACTIVE, NR_redcap</w:t>
      </w:r>
    </w:p>
    <w:p w14:paraId="6E1FB2C7" w14:textId="6668EF0D" w:rsidR="006B480F" w:rsidRPr="002B0CD0" w:rsidRDefault="002328C4" w:rsidP="006B480F">
      <w:pPr>
        <w:rPr>
          <w:b/>
          <w:bCs/>
          <w:lang w:eastAsia="x-none"/>
        </w:rPr>
      </w:pPr>
      <w:hyperlink r:id="rId260" w:history="1">
        <w:r w:rsidR="004371F4">
          <w:rPr>
            <w:rStyle w:val="Hyperlink"/>
            <w:b/>
            <w:bCs/>
            <w:lang w:eastAsia="x-none"/>
          </w:rPr>
          <w:t>R1-2200881</w:t>
        </w:r>
      </w:hyperlink>
      <w:r w:rsidR="006B480F" w:rsidRPr="002B0CD0">
        <w:rPr>
          <w:b/>
          <w:bCs/>
          <w:lang w:eastAsia="x-none"/>
        </w:rPr>
        <w:tab/>
        <w:t>Reply LS on the L1 aspects of small data transmission</w:t>
      </w:r>
      <w:r w:rsidR="006B480F" w:rsidRPr="002B0CD0">
        <w:rPr>
          <w:b/>
          <w:bCs/>
          <w:lang w:eastAsia="x-none"/>
        </w:rPr>
        <w:tab/>
        <w:t>RAN2, ZTE</w:t>
      </w:r>
    </w:p>
    <w:p w14:paraId="0C24A69F" w14:textId="57E7CC05" w:rsidR="002B0CD0" w:rsidRPr="002B0CD0" w:rsidRDefault="002328C4" w:rsidP="002B0CD0">
      <w:pPr>
        <w:ind w:left="720"/>
        <w:rPr>
          <w:sz w:val="18"/>
          <w:szCs w:val="18"/>
          <w:lang w:eastAsia="x-none"/>
        </w:rPr>
      </w:pPr>
      <w:hyperlink r:id="rId261" w:history="1">
        <w:r w:rsidR="004371F4">
          <w:rPr>
            <w:rStyle w:val="Hyperlink"/>
            <w:sz w:val="18"/>
            <w:szCs w:val="18"/>
            <w:lang w:eastAsia="x-none"/>
          </w:rPr>
          <w:t>R1-2201058</w:t>
        </w:r>
      </w:hyperlink>
      <w:r w:rsidR="002B0CD0" w:rsidRPr="002B0CD0">
        <w:rPr>
          <w:sz w:val="18"/>
          <w:szCs w:val="18"/>
          <w:lang w:eastAsia="x-none"/>
        </w:rPr>
        <w:tab/>
        <w:t>Draft reply LS on the L1 aspects of small data transmission</w:t>
      </w:r>
      <w:r w:rsidR="002B0CD0" w:rsidRPr="002B0CD0">
        <w:rPr>
          <w:sz w:val="18"/>
          <w:szCs w:val="18"/>
          <w:lang w:eastAsia="x-none"/>
        </w:rPr>
        <w:tab/>
        <w:t>vivo</w:t>
      </w:r>
    </w:p>
    <w:p w14:paraId="1DA66F09" w14:textId="6F7040C4" w:rsidR="002B0CD0" w:rsidRDefault="002328C4" w:rsidP="002B0CD0">
      <w:pPr>
        <w:ind w:left="720"/>
        <w:rPr>
          <w:sz w:val="18"/>
          <w:szCs w:val="18"/>
          <w:lang w:eastAsia="x-none"/>
        </w:rPr>
      </w:pPr>
      <w:hyperlink r:id="rId262" w:history="1">
        <w:r w:rsidR="004371F4">
          <w:rPr>
            <w:rStyle w:val="Hyperlink"/>
            <w:sz w:val="18"/>
            <w:szCs w:val="18"/>
            <w:lang w:eastAsia="x-none"/>
          </w:rPr>
          <w:t>R1-2201378</w:t>
        </w:r>
      </w:hyperlink>
      <w:r w:rsidR="002B0CD0" w:rsidRPr="002B0CD0">
        <w:rPr>
          <w:sz w:val="18"/>
          <w:szCs w:val="18"/>
          <w:lang w:eastAsia="x-none"/>
        </w:rPr>
        <w:tab/>
        <w:t>Draft reply LS on the L1 aspects of small data transmission</w:t>
      </w:r>
      <w:r w:rsidR="002B0CD0" w:rsidRPr="002B0CD0">
        <w:rPr>
          <w:sz w:val="18"/>
          <w:szCs w:val="18"/>
          <w:lang w:eastAsia="x-none"/>
        </w:rPr>
        <w:tab/>
        <w:t>CATT</w:t>
      </w:r>
    </w:p>
    <w:p w14:paraId="51F2430C" w14:textId="00243146" w:rsidR="00AA4029" w:rsidRPr="002B0CD0" w:rsidRDefault="002328C4" w:rsidP="002B0CD0">
      <w:pPr>
        <w:ind w:left="720"/>
        <w:rPr>
          <w:sz w:val="18"/>
          <w:szCs w:val="18"/>
          <w:lang w:eastAsia="x-none"/>
        </w:rPr>
      </w:pPr>
      <w:hyperlink r:id="rId263" w:history="1">
        <w:r w:rsidR="004371F4">
          <w:rPr>
            <w:rStyle w:val="Hyperlink"/>
            <w:sz w:val="18"/>
            <w:szCs w:val="18"/>
            <w:lang w:eastAsia="x-none"/>
          </w:rPr>
          <w:t>R1-2201679</w:t>
        </w:r>
      </w:hyperlink>
      <w:r w:rsidR="00AA4029" w:rsidRPr="00AA4029">
        <w:rPr>
          <w:sz w:val="18"/>
          <w:szCs w:val="18"/>
          <w:lang w:eastAsia="x-none"/>
        </w:rPr>
        <w:tab/>
        <w:t>Discussion on reply LS for separate BWP for RedCap UEs supporting SDT</w:t>
      </w:r>
      <w:r w:rsidR="00AA4029" w:rsidRPr="00AA4029">
        <w:rPr>
          <w:sz w:val="18"/>
          <w:szCs w:val="18"/>
          <w:lang w:eastAsia="x-none"/>
        </w:rPr>
        <w:tab/>
        <w:t>Intel Corporation</w:t>
      </w:r>
    </w:p>
    <w:p w14:paraId="5543C87C" w14:textId="6C8E225F" w:rsidR="002B0CD0" w:rsidRDefault="002B0CD0" w:rsidP="002B0CD0">
      <w:pPr>
        <w:rPr>
          <w:lang w:eastAsia="x-none"/>
        </w:rPr>
      </w:pPr>
      <w:r w:rsidRPr="00B903BD">
        <w:rPr>
          <w:b/>
          <w:bCs/>
          <w:lang w:eastAsia="x-none"/>
        </w:rPr>
        <w:t>Decision:</w:t>
      </w:r>
      <w:r>
        <w:rPr>
          <w:lang w:eastAsia="x-none"/>
        </w:rPr>
        <w:t xml:space="preserve"> </w:t>
      </w:r>
      <w:r w:rsidR="002A4D30" w:rsidRPr="002A4D30">
        <w:rPr>
          <w:lang w:eastAsia="x-none"/>
        </w:rPr>
        <w:t>Response LS</w:t>
      </w:r>
      <w:r w:rsidR="002A4D30">
        <w:rPr>
          <w:lang w:eastAsia="x-none"/>
        </w:rPr>
        <w:t xml:space="preserve"> is</w:t>
      </w:r>
      <w:r w:rsidR="002A4D30" w:rsidRPr="002A4D30">
        <w:rPr>
          <w:lang w:eastAsia="x-none"/>
        </w:rPr>
        <w:t xml:space="preserve"> needed</w:t>
      </w:r>
      <w:r w:rsidR="002A4D30">
        <w:rPr>
          <w:lang w:eastAsia="x-none"/>
        </w:rPr>
        <w:t xml:space="preserve">. </w:t>
      </w:r>
      <w:r w:rsidRPr="00C5750A">
        <w:rPr>
          <w:lang w:eastAsia="x-none"/>
        </w:rPr>
        <w:t>To be discussed as part of email discussion in [108-e-R17-SDT-01] under agenda item 5.2.</w:t>
      </w:r>
    </w:p>
    <w:p w14:paraId="5F9A7D41" w14:textId="5FC2BCB2" w:rsidR="00E245FF" w:rsidRDefault="00E245FF" w:rsidP="006B480F">
      <w:pPr>
        <w:rPr>
          <w:lang w:eastAsia="x-none"/>
        </w:rPr>
      </w:pPr>
    </w:p>
    <w:p w14:paraId="4CCDDD84" w14:textId="77777777" w:rsidR="002B0CD0" w:rsidRDefault="002B0CD0" w:rsidP="006B480F">
      <w:pPr>
        <w:rPr>
          <w:lang w:eastAsia="x-none"/>
        </w:rPr>
      </w:pPr>
    </w:p>
    <w:p w14:paraId="7D72251F" w14:textId="30FB752A" w:rsidR="006B480F" w:rsidRPr="00E245FF" w:rsidRDefault="00E245FF" w:rsidP="006B480F">
      <w:pPr>
        <w:rPr>
          <w:bCs/>
          <w:lang w:eastAsia="x-none"/>
        </w:rPr>
      </w:pPr>
      <w:r w:rsidRPr="00E245FF">
        <w:rPr>
          <w:bCs/>
          <w:lang w:eastAsia="x-none"/>
        </w:rPr>
        <w:t>//</w:t>
      </w:r>
      <w:r w:rsidR="006B480F" w:rsidRPr="00E245FF">
        <w:rPr>
          <w:bCs/>
          <w:lang w:eastAsia="x-none"/>
        </w:rPr>
        <w:t>Incoming LSs on Rel-17 NR_MBS</w:t>
      </w:r>
    </w:p>
    <w:p w14:paraId="1F071FAF" w14:textId="1090F9EE" w:rsidR="006B480F" w:rsidRPr="00DE194B" w:rsidRDefault="002328C4" w:rsidP="006B480F">
      <w:pPr>
        <w:rPr>
          <w:b/>
          <w:bCs/>
          <w:lang w:eastAsia="x-none"/>
        </w:rPr>
      </w:pPr>
      <w:hyperlink r:id="rId264" w:history="1">
        <w:r w:rsidR="004371F4">
          <w:rPr>
            <w:rStyle w:val="Hyperlink"/>
            <w:b/>
            <w:bCs/>
            <w:lang w:eastAsia="x-none"/>
          </w:rPr>
          <w:t>R1-2200882</w:t>
        </w:r>
      </w:hyperlink>
      <w:r w:rsidR="006B480F" w:rsidRPr="00DE194B">
        <w:rPr>
          <w:b/>
          <w:bCs/>
          <w:lang w:eastAsia="x-none"/>
        </w:rPr>
        <w:tab/>
        <w:t>LS on MBS issues</w:t>
      </w:r>
      <w:r w:rsidR="006B480F" w:rsidRPr="00DE194B">
        <w:rPr>
          <w:b/>
          <w:bCs/>
          <w:lang w:eastAsia="x-none"/>
        </w:rPr>
        <w:tab/>
        <w:t>RAN2, Huawei</w:t>
      </w:r>
    </w:p>
    <w:p w14:paraId="1FF2465C" w14:textId="610FA04F" w:rsidR="00DE194B" w:rsidRPr="00DE194B" w:rsidRDefault="002328C4" w:rsidP="00DE194B">
      <w:pPr>
        <w:ind w:left="720"/>
        <w:rPr>
          <w:sz w:val="18"/>
          <w:szCs w:val="18"/>
          <w:lang w:eastAsia="x-none"/>
        </w:rPr>
      </w:pPr>
      <w:hyperlink r:id="rId265" w:history="1">
        <w:r w:rsidR="004371F4">
          <w:rPr>
            <w:rStyle w:val="Hyperlink"/>
            <w:sz w:val="18"/>
            <w:szCs w:val="18"/>
            <w:lang w:eastAsia="x-none"/>
          </w:rPr>
          <w:t>R1-2201056</w:t>
        </w:r>
      </w:hyperlink>
      <w:r w:rsidR="00DE194B" w:rsidRPr="00DE194B">
        <w:rPr>
          <w:sz w:val="18"/>
          <w:szCs w:val="18"/>
          <w:lang w:eastAsia="x-none"/>
        </w:rPr>
        <w:tab/>
        <w:t>Draft reply LS on MBS issues</w:t>
      </w:r>
      <w:r w:rsidR="00DE194B" w:rsidRPr="00DE194B">
        <w:rPr>
          <w:sz w:val="18"/>
          <w:szCs w:val="18"/>
          <w:lang w:eastAsia="x-none"/>
        </w:rPr>
        <w:tab/>
        <w:t>vivo</w:t>
      </w:r>
    </w:p>
    <w:p w14:paraId="2C8204C0" w14:textId="302CA99C" w:rsidR="00DE194B" w:rsidRPr="00DE194B" w:rsidRDefault="002328C4" w:rsidP="00DE194B">
      <w:pPr>
        <w:ind w:left="720"/>
        <w:rPr>
          <w:sz w:val="18"/>
          <w:szCs w:val="18"/>
          <w:lang w:eastAsia="x-none"/>
        </w:rPr>
      </w:pPr>
      <w:hyperlink r:id="rId266" w:history="1">
        <w:r w:rsidR="004371F4">
          <w:rPr>
            <w:rStyle w:val="Hyperlink"/>
            <w:sz w:val="18"/>
            <w:szCs w:val="18"/>
            <w:lang w:eastAsia="x-none"/>
          </w:rPr>
          <w:t>R1-2201151</w:t>
        </w:r>
      </w:hyperlink>
      <w:r w:rsidR="00DE194B" w:rsidRPr="00DE194B">
        <w:rPr>
          <w:sz w:val="18"/>
          <w:szCs w:val="18"/>
          <w:lang w:eastAsia="x-none"/>
        </w:rPr>
        <w:tab/>
        <w:t>[Draft] Reply LS on MBS issues</w:t>
      </w:r>
      <w:r w:rsidR="00DE194B" w:rsidRPr="00DE194B">
        <w:rPr>
          <w:sz w:val="18"/>
          <w:szCs w:val="18"/>
          <w:lang w:eastAsia="x-none"/>
        </w:rPr>
        <w:tab/>
        <w:t>ZTE</w:t>
      </w:r>
    </w:p>
    <w:p w14:paraId="0EC07DBE" w14:textId="5487F4A0" w:rsidR="00DE194B" w:rsidRPr="00DE194B" w:rsidRDefault="002328C4" w:rsidP="00DE194B">
      <w:pPr>
        <w:ind w:left="720"/>
        <w:rPr>
          <w:sz w:val="18"/>
          <w:szCs w:val="18"/>
          <w:lang w:eastAsia="x-none"/>
        </w:rPr>
      </w:pPr>
      <w:hyperlink r:id="rId267" w:history="1">
        <w:r w:rsidR="004371F4">
          <w:rPr>
            <w:rStyle w:val="Hyperlink"/>
            <w:sz w:val="18"/>
            <w:szCs w:val="18"/>
            <w:lang w:eastAsia="x-none"/>
          </w:rPr>
          <w:t>R1-2201813</w:t>
        </w:r>
      </w:hyperlink>
      <w:r w:rsidR="00DE194B" w:rsidRPr="00DE194B">
        <w:rPr>
          <w:sz w:val="18"/>
          <w:szCs w:val="18"/>
          <w:lang w:eastAsia="x-none"/>
        </w:rPr>
        <w:tab/>
        <w:t>Discussion on LS on MBS issues</w:t>
      </w:r>
      <w:r w:rsidR="00DE194B" w:rsidRPr="00DE194B">
        <w:rPr>
          <w:sz w:val="18"/>
          <w:szCs w:val="18"/>
          <w:lang w:eastAsia="x-none"/>
        </w:rPr>
        <w:tab/>
        <w:t>Spreadtrum Communications</w:t>
      </w:r>
    </w:p>
    <w:p w14:paraId="09A4980D" w14:textId="6FE0C3E2" w:rsidR="00DE194B" w:rsidRPr="00DE194B" w:rsidRDefault="002328C4" w:rsidP="00DE194B">
      <w:pPr>
        <w:ind w:left="720"/>
        <w:rPr>
          <w:sz w:val="18"/>
          <w:szCs w:val="18"/>
          <w:lang w:eastAsia="x-none"/>
        </w:rPr>
      </w:pPr>
      <w:hyperlink r:id="rId268" w:history="1">
        <w:r w:rsidR="004371F4">
          <w:rPr>
            <w:rStyle w:val="Hyperlink"/>
            <w:sz w:val="18"/>
            <w:szCs w:val="18"/>
            <w:lang w:eastAsia="x-none"/>
          </w:rPr>
          <w:t>R1-2201831</w:t>
        </w:r>
      </w:hyperlink>
      <w:r w:rsidR="00DE194B" w:rsidRPr="00DE194B">
        <w:rPr>
          <w:sz w:val="18"/>
          <w:szCs w:val="18"/>
          <w:lang w:eastAsia="x-none"/>
        </w:rPr>
        <w:tab/>
        <w:t>Discussion on RAN2 LS on MBS issues</w:t>
      </w:r>
      <w:r w:rsidR="00DE194B" w:rsidRPr="00DE194B">
        <w:rPr>
          <w:sz w:val="18"/>
          <w:szCs w:val="18"/>
          <w:lang w:eastAsia="x-none"/>
        </w:rPr>
        <w:tab/>
        <w:t>CMCC</w:t>
      </w:r>
    </w:p>
    <w:p w14:paraId="0A69DCC7" w14:textId="1725F6C0" w:rsidR="00DE194B" w:rsidRPr="00DE194B" w:rsidRDefault="002328C4" w:rsidP="00DE194B">
      <w:pPr>
        <w:ind w:left="720"/>
        <w:rPr>
          <w:sz w:val="18"/>
          <w:szCs w:val="18"/>
          <w:lang w:eastAsia="x-none"/>
        </w:rPr>
      </w:pPr>
      <w:hyperlink r:id="rId269" w:history="1">
        <w:r w:rsidR="004371F4">
          <w:rPr>
            <w:rStyle w:val="Hyperlink"/>
            <w:sz w:val="18"/>
            <w:szCs w:val="18"/>
            <w:lang w:eastAsia="x-none"/>
          </w:rPr>
          <w:t>R1-2201832</w:t>
        </w:r>
      </w:hyperlink>
      <w:r w:rsidR="00DE194B" w:rsidRPr="00DE194B">
        <w:rPr>
          <w:sz w:val="18"/>
          <w:szCs w:val="18"/>
          <w:lang w:eastAsia="x-none"/>
        </w:rPr>
        <w:tab/>
        <w:t>Draft reply LS on MBS issues</w:t>
      </w:r>
      <w:r w:rsidR="00DE194B" w:rsidRPr="00DE194B">
        <w:rPr>
          <w:sz w:val="18"/>
          <w:szCs w:val="18"/>
          <w:lang w:eastAsia="x-none"/>
        </w:rPr>
        <w:tab/>
        <w:t>CMCC</w:t>
      </w:r>
    </w:p>
    <w:p w14:paraId="1A477EA9" w14:textId="5224F576" w:rsidR="00DE194B" w:rsidRPr="00DE194B" w:rsidRDefault="002328C4" w:rsidP="00DE194B">
      <w:pPr>
        <w:ind w:left="720"/>
        <w:rPr>
          <w:sz w:val="18"/>
          <w:szCs w:val="18"/>
          <w:lang w:eastAsia="x-none"/>
        </w:rPr>
      </w:pPr>
      <w:hyperlink r:id="rId270" w:history="1">
        <w:r w:rsidR="004371F4">
          <w:rPr>
            <w:rStyle w:val="Hyperlink"/>
            <w:sz w:val="18"/>
            <w:szCs w:val="18"/>
            <w:lang w:eastAsia="x-none"/>
          </w:rPr>
          <w:t>R1-2202433</w:t>
        </w:r>
      </w:hyperlink>
      <w:r w:rsidR="00DE194B" w:rsidRPr="00DE194B">
        <w:rPr>
          <w:sz w:val="18"/>
          <w:szCs w:val="18"/>
          <w:lang w:eastAsia="x-none"/>
        </w:rPr>
        <w:tab/>
        <w:t>Discussion on MBS issues asked by RAN2</w:t>
      </w:r>
      <w:r w:rsidR="00DE194B" w:rsidRPr="00DE194B">
        <w:rPr>
          <w:sz w:val="18"/>
          <w:szCs w:val="18"/>
          <w:lang w:eastAsia="x-none"/>
        </w:rPr>
        <w:tab/>
        <w:t>Huawei, HiSilicon</w:t>
      </w:r>
    </w:p>
    <w:p w14:paraId="39CA9C7F" w14:textId="79543D36" w:rsidR="00DE194B" w:rsidRDefault="002328C4" w:rsidP="00DE194B">
      <w:pPr>
        <w:ind w:left="720"/>
        <w:rPr>
          <w:sz w:val="18"/>
          <w:szCs w:val="18"/>
          <w:lang w:eastAsia="x-none"/>
        </w:rPr>
      </w:pPr>
      <w:hyperlink r:id="rId271" w:history="1">
        <w:r w:rsidR="004371F4">
          <w:rPr>
            <w:rStyle w:val="Hyperlink"/>
            <w:sz w:val="18"/>
            <w:szCs w:val="18"/>
            <w:lang w:eastAsia="x-none"/>
          </w:rPr>
          <w:t>R1-2202434</w:t>
        </w:r>
      </w:hyperlink>
      <w:r w:rsidR="00DE194B" w:rsidRPr="00DE194B">
        <w:rPr>
          <w:sz w:val="18"/>
          <w:szCs w:val="18"/>
          <w:lang w:eastAsia="x-none"/>
        </w:rPr>
        <w:tab/>
        <w:t>DRAFT LS reply about the MBS issues</w:t>
      </w:r>
      <w:r w:rsidR="00DE194B" w:rsidRPr="00DE194B">
        <w:rPr>
          <w:sz w:val="18"/>
          <w:szCs w:val="18"/>
          <w:lang w:eastAsia="x-none"/>
        </w:rPr>
        <w:tab/>
        <w:t>Huawei, HiSilicon</w:t>
      </w:r>
    </w:p>
    <w:p w14:paraId="26D1622A" w14:textId="66F93222" w:rsidR="00F61558" w:rsidRPr="00F61558" w:rsidRDefault="002328C4" w:rsidP="00F61558">
      <w:pPr>
        <w:ind w:left="720"/>
        <w:rPr>
          <w:sz w:val="18"/>
          <w:szCs w:val="18"/>
          <w:lang w:eastAsia="x-none"/>
        </w:rPr>
      </w:pPr>
      <w:hyperlink r:id="rId272" w:history="1">
        <w:r w:rsidR="004371F4">
          <w:rPr>
            <w:rStyle w:val="Hyperlink"/>
            <w:sz w:val="18"/>
            <w:szCs w:val="18"/>
            <w:lang w:eastAsia="x-none"/>
          </w:rPr>
          <w:t>R1-2201263</w:t>
        </w:r>
      </w:hyperlink>
      <w:r w:rsidR="00F61558" w:rsidRPr="00F61558">
        <w:rPr>
          <w:sz w:val="18"/>
          <w:szCs w:val="18"/>
          <w:lang w:eastAsia="x-none"/>
        </w:rPr>
        <w:tab/>
        <w:t>Discussion on the LS from RAN2 of MBS CFR for MCCH/MTCH</w:t>
      </w:r>
      <w:r w:rsidR="00F61558" w:rsidRPr="00F61558">
        <w:rPr>
          <w:sz w:val="18"/>
          <w:szCs w:val="18"/>
          <w:lang w:eastAsia="x-none"/>
        </w:rPr>
        <w:tab/>
        <w:t>OPPO</w:t>
      </w:r>
    </w:p>
    <w:p w14:paraId="49AF9CC8" w14:textId="6032FA7F" w:rsidR="00F61558" w:rsidRPr="00F61558" w:rsidRDefault="002328C4" w:rsidP="00F61558">
      <w:pPr>
        <w:ind w:left="720"/>
        <w:rPr>
          <w:sz w:val="18"/>
          <w:szCs w:val="18"/>
          <w:lang w:eastAsia="x-none"/>
        </w:rPr>
      </w:pPr>
      <w:hyperlink r:id="rId273" w:history="1">
        <w:r w:rsidR="004371F4">
          <w:rPr>
            <w:rStyle w:val="Hyperlink"/>
            <w:sz w:val="18"/>
            <w:szCs w:val="18"/>
            <w:lang w:eastAsia="x-none"/>
          </w:rPr>
          <w:t>R1-2201264</w:t>
        </w:r>
      </w:hyperlink>
      <w:r w:rsidR="00F61558" w:rsidRPr="00F61558">
        <w:rPr>
          <w:sz w:val="18"/>
          <w:szCs w:val="18"/>
          <w:lang w:eastAsia="x-none"/>
        </w:rPr>
        <w:tab/>
        <w:t>Draft LS reply on MBS CFR for MCCH/MTCH</w:t>
      </w:r>
      <w:r w:rsidR="00F61558" w:rsidRPr="00F61558">
        <w:rPr>
          <w:sz w:val="18"/>
          <w:szCs w:val="18"/>
          <w:lang w:eastAsia="x-none"/>
        </w:rPr>
        <w:tab/>
        <w:t>OPPO</w:t>
      </w:r>
    </w:p>
    <w:p w14:paraId="698767FC" w14:textId="5CE6C2B7" w:rsidR="00F61558" w:rsidRPr="00DE194B" w:rsidRDefault="002328C4" w:rsidP="00F61558">
      <w:pPr>
        <w:ind w:left="720"/>
        <w:rPr>
          <w:sz w:val="18"/>
          <w:szCs w:val="18"/>
          <w:lang w:eastAsia="x-none"/>
        </w:rPr>
      </w:pPr>
      <w:hyperlink r:id="rId274" w:history="1">
        <w:r w:rsidR="004371F4">
          <w:rPr>
            <w:rStyle w:val="Hyperlink"/>
            <w:sz w:val="18"/>
            <w:szCs w:val="18"/>
            <w:lang w:eastAsia="x-none"/>
          </w:rPr>
          <w:t>R1-2202077</w:t>
        </w:r>
      </w:hyperlink>
      <w:r w:rsidR="00F61558" w:rsidRPr="00F61558">
        <w:rPr>
          <w:sz w:val="18"/>
          <w:szCs w:val="18"/>
          <w:lang w:eastAsia="x-none"/>
        </w:rPr>
        <w:tab/>
        <w:t>Discussion on RAN2 LS on MBS CFR design for MCCH and MTCH</w:t>
      </w:r>
      <w:r w:rsidR="00F61558" w:rsidRPr="00F61558">
        <w:rPr>
          <w:sz w:val="18"/>
          <w:szCs w:val="18"/>
          <w:lang w:eastAsia="x-none"/>
        </w:rPr>
        <w:tab/>
        <w:t>MediaTek Inc.</w:t>
      </w:r>
    </w:p>
    <w:p w14:paraId="741F1FD1" w14:textId="64ADCE57" w:rsidR="00A2590C" w:rsidRDefault="00A2590C" w:rsidP="00A2590C">
      <w:pPr>
        <w:rPr>
          <w:lang w:eastAsia="x-none"/>
        </w:rPr>
      </w:pPr>
      <w:r w:rsidRPr="00B903BD">
        <w:rPr>
          <w:b/>
          <w:bCs/>
          <w:lang w:eastAsia="x-none"/>
        </w:rPr>
        <w:t>Decision:</w:t>
      </w:r>
      <w:r>
        <w:rPr>
          <w:lang w:eastAsia="x-none"/>
        </w:rPr>
        <w:t xml:space="preserve"> </w:t>
      </w:r>
      <w:r w:rsidRPr="00C5750A">
        <w:rPr>
          <w:lang w:eastAsia="x-none"/>
        </w:rPr>
        <w:t xml:space="preserve">Potential response LS for </w:t>
      </w:r>
      <w:hyperlink r:id="rId275" w:history="1">
        <w:r w:rsidR="004371F4">
          <w:rPr>
            <w:rStyle w:val="Hyperlink"/>
            <w:lang w:eastAsia="x-none"/>
          </w:rPr>
          <w:t>R1-2200882</w:t>
        </w:r>
      </w:hyperlink>
      <w:r w:rsidRPr="00C5750A">
        <w:rPr>
          <w:lang w:eastAsia="x-none"/>
        </w:rPr>
        <w:t xml:space="preserve"> is to be discussed as part of email discussion in [108-e-R17-MBS-03] under agenda item 8.12.3.</w:t>
      </w:r>
    </w:p>
    <w:p w14:paraId="63193F52" w14:textId="77777777" w:rsidR="00DE194B" w:rsidRDefault="00DE194B" w:rsidP="00DE194B">
      <w:pPr>
        <w:rPr>
          <w:lang w:eastAsia="x-none"/>
        </w:rPr>
      </w:pPr>
    </w:p>
    <w:p w14:paraId="6F573524" w14:textId="0EC16E91" w:rsidR="006B480F" w:rsidRPr="00DE194B" w:rsidRDefault="002328C4" w:rsidP="006B480F">
      <w:pPr>
        <w:rPr>
          <w:b/>
          <w:bCs/>
          <w:lang w:eastAsia="x-none"/>
        </w:rPr>
      </w:pPr>
      <w:hyperlink r:id="rId276" w:history="1">
        <w:r w:rsidR="004371F4">
          <w:rPr>
            <w:rStyle w:val="Hyperlink"/>
            <w:b/>
            <w:bCs/>
            <w:lang w:eastAsia="x-none"/>
          </w:rPr>
          <w:t>R1-2200888</w:t>
        </w:r>
      </w:hyperlink>
      <w:r w:rsidR="006B480F" w:rsidRPr="00DE194B">
        <w:rPr>
          <w:b/>
          <w:bCs/>
          <w:lang w:eastAsia="x-none"/>
        </w:rPr>
        <w:tab/>
        <w:t>LS on MBS SPS</w:t>
      </w:r>
      <w:r w:rsidR="006B480F" w:rsidRPr="00DE194B">
        <w:rPr>
          <w:b/>
          <w:bCs/>
          <w:lang w:eastAsia="x-none"/>
        </w:rPr>
        <w:tab/>
        <w:t>RAN2, OPPO</w:t>
      </w:r>
    </w:p>
    <w:p w14:paraId="0E185404" w14:textId="6D348248" w:rsidR="00DE194B" w:rsidRPr="00DE194B" w:rsidRDefault="002328C4" w:rsidP="00DE194B">
      <w:pPr>
        <w:ind w:left="720"/>
        <w:rPr>
          <w:sz w:val="18"/>
          <w:szCs w:val="18"/>
          <w:lang w:eastAsia="x-none"/>
        </w:rPr>
      </w:pPr>
      <w:hyperlink r:id="rId277" w:history="1">
        <w:r w:rsidR="004371F4">
          <w:rPr>
            <w:rStyle w:val="Hyperlink"/>
            <w:sz w:val="18"/>
            <w:szCs w:val="18"/>
            <w:lang w:eastAsia="x-none"/>
          </w:rPr>
          <w:t>R1-2201055</w:t>
        </w:r>
      </w:hyperlink>
      <w:r w:rsidR="00DE194B" w:rsidRPr="00DE194B">
        <w:rPr>
          <w:sz w:val="18"/>
          <w:szCs w:val="18"/>
          <w:lang w:eastAsia="x-none"/>
        </w:rPr>
        <w:tab/>
        <w:t>Draft reply LS on MBS SPS</w:t>
      </w:r>
      <w:r w:rsidR="00DE194B" w:rsidRPr="00DE194B">
        <w:rPr>
          <w:sz w:val="18"/>
          <w:szCs w:val="18"/>
          <w:lang w:eastAsia="x-none"/>
        </w:rPr>
        <w:tab/>
        <w:t>vivo</w:t>
      </w:r>
    </w:p>
    <w:p w14:paraId="565BD580" w14:textId="3C0ED9B5" w:rsidR="00DE194B" w:rsidRPr="00DE194B" w:rsidRDefault="002328C4" w:rsidP="00DE194B">
      <w:pPr>
        <w:ind w:left="720"/>
        <w:rPr>
          <w:sz w:val="18"/>
          <w:szCs w:val="18"/>
          <w:lang w:eastAsia="x-none"/>
        </w:rPr>
      </w:pPr>
      <w:hyperlink r:id="rId278" w:history="1">
        <w:r w:rsidR="004371F4">
          <w:rPr>
            <w:rStyle w:val="Hyperlink"/>
            <w:sz w:val="18"/>
            <w:szCs w:val="18"/>
            <w:lang w:eastAsia="x-none"/>
          </w:rPr>
          <w:t>R1-2201152</w:t>
        </w:r>
      </w:hyperlink>
      <w:r w:rsidR="00DE194B" w:rsidRPr="00DE194B">
        <w:rPr>
          <w:sz w:val="18"/>
          <w:szCs w:val="18"/>
          <w:lang w:eastAsia="x-none"/>
        </w:rPr>
        <w:tab/>
        <w:t>[Draft] Reply LS on MBS SPS</w:t>
      </w:r>
      <w:r w:rsidR="00DE194B" w:rsidRPr="00DE194B">
        <w:rPr>
          <w:sz w:val="18"/>
          <w:szCs w:val="18"/>
          <w:lang w:eastAsia="x-none"/>
        </w:rPr>
        <w:tab/>
        <w:t>ZTE</w:t>
      </w:r>
    </w:p>
    <w:p w14:paraId="1C1A6FBF" w14:textId="60E7FBC4" w:rsidR="00DE194B" w:rsidRPr="00DE194B" w:rsidRDefault="002328C4" w:rsidP="00DE194B">
      <w:pPr>
        <w:ind w:left="720"/>
        <w:rPr>
          <w:sz w:val="18"/>
          <w:szCs w:val="18"/>
          <w:lang w:eastAsia="x-none"/>
        </w:rPr>
      </w:pPr>
      <w:hyperlink r:id="rId279" w:history="1">
        <w:r w:rsidR="004371F4">
          <w:rPr>
            <w:rStyle w:val="Hyperlink"/>
            <w:sz w:val="18"/>
            <w:szCs w:val="18"/>
            <w:lang w:eastAsia="x-none"/>
          </w:rPr>
          <w:t>R1-2201261</w:t>
        </w:r>
      </w:hyperlink>
      <w:r w:rsidR="00DE194B" w:rsidRPr="00DE194B">
        <w:rPr>
          <w:sz w:val="18"/>
          <w:szCs w:val="18"/>
          <w:lang w:eastAsia="x-none"/>
        </w:rPr>
        <w:tab/>
        <w:t>Discussion on the LS from RAN2 of MBS SPS</w:t>
      </w:r>
      <w:r w:rsidR="00DE194B" w:rsidRPr="00DE194B">
        <w:rPr>
          <w:sz w:val="18"/>
          <w:szCs w:val="18"/>
          <w:lang w:eastAsia="x-none"/>
        </w:rPr>
        <w:tab/>
        <w:t>OPPO</w:t>
      </w:r>
    </w:p>
    <w:p w14:paraId="3D3DC542" w14:textId="02285BC0" w:rsidR="00DE194B" w:rsidRPr="00DE194B" w:rsidRDefault="002328C4" w:rsidP="00DE194B">
      <w:pPr>
        <w:ind w:left="720"/>
        <w:rPr>
          <w:sz w:val="18"/>
          <w:szCs w:val="18"/>
          <w:lang w:eastAsia="x-none"/>
        </w:rPr>
      </w:pPr>
      <w:hyperlink r:id="rId280" w:history="1">
        <w:r w:rsidR="004371F4">
          <w:rPr>
            <w:rStyle w:val="Hyperlink"/>
            <w:sz w:val="18"/>
            <w:szCs w:val="18"/>
            <w:lang w:eastAsia="x-none"/>
          </w:rPr>
          <w:t>R1-2201262</w:t>
        </w:r>
      </w:hyperlink>
      <w:r w:rsidR="00DE194B" w:rsidRPr="00DE194B">
        <w:rPr>
          <w:sz w:val="18"/>
          <w:szCs w:val="18"/>
          <w:lang w:eastAsia="x-none"/>
        </w:rPr>
        <w:tab/>
        <w:t>Draft LS reply on MBS SPS</w:t>
      </w:r>
      <w:r w:rsidR="00DE194B" w:rsidRPr="00DE194B">
        <w:rPr>
          <w:sz w:val="18"/>
          <w:szCs w:val="18"/>
          <w:lang w:eastAsia="x-none"/>
        </w:rPr>
        <w:tab/>
        <w:t>OPPO</w:t>
      </w:r>
    </w:p>
    <w:p w14:paraId="75A60C2E" w14:textId="77596988" w:rsidR="00DE194B" w:rsidRPr="00DE194B" w:rsidRDefault="002328C4" w:rsidP="00DE194B">
      <w:pPr>
        <w:ind w:left="720"/>
        <w:rPr>
          <w:sz w:val="18"/>
          <w:szCs w:val="18"/>
          <w:lang w:eastAsia="x-none"/>
        </w:rPr>
      </w:pPr>
      <w:hyperlink r:id="rId281" w:history="1">
        <w:r w:rsidR="004371F4">
          <w:rPr>
            <w:rStyle w:val="Hyperlink"/>
            <w:sz w:val="18"/>
            <w:szCs w:val="18"/>
            <w:lang w:eastAsia="x-none"/>
          </w:rPr>
          <w:t>R1-2201323</w:t>
        </w:r>
      </w:hyperlink>
      <w:r w:rsidR="00DE194B" w:rsidRPr="00DE194B">
        <w:rPr>
          <w:sz w:val="18"/>
          <w:szCs w:val="18"/>
          <w:lang w:eastAsia="x-none"/>
        </w:rPr>
        <w:tab/>
        <w:t>Discussion on Reply LS on MBS issue of SPS</w:t>
      </w:r>
      <w:r w:rsidR="00DE194B" w:rsidRPr="00DE194B">
        <w:rPr>
          <w:sz w:val="18"/>
          <w:szCs w:val="18"/>
          <w:lang w:eastAsia="x-none"/>
        </w:rPr>
        <w:tab/>
        <w:t>CATT</w:t>
      </w:r>
    </w:p>
    <w:p w14:paraId="05C54AC6" w14:textId="0DCBE01D" w:rsidR="00DE194B" w:rsidRPr="00DE194B" w:rsidRDefault="002328C4" w:rsidP="00DE194B">
      <w:pPr>
        <w:ind w:left="720"/>
        <w:rPr>
          <w:sz w:val="18"/>
          <w:szCs w:val="18"/>
          <w:lang w:eastAsia="x-none"/>
        </w:rPr>
      </w:pPr>
      <w:hyperlink r:id="rId282" w:history="1">
        <w:r w:rsidR="004371F4">
          <w:rPr>
            <w:rStyle w:val="Hyperlink"/>
            <w:sz w:val="18"/>
            <w:szCs w:val="18"/>
            <w:lang w:eastAsia="x-none"/>
          </w:rPr>
          <w:t>R1-2201814</w:t>
        </w:r>
      </w:hyperlink>
      <w:r w:rsidR="00DE194B" w:rsidRPr="00DE194B">
        <w:rPr>
          <w:sz w:val="18"/>
          <w:szCs w:val="18"/>
          <w:lang w:eastAsia="x-none"/>
        </w:rPr>
        <w:tab/>
        <w:t>Discussion on LS on MBS SPS</w:t>
      </w:r>
      <w:r w:rsidR="00DE194B" w:rsidRPr="00DE194B">
        <w:rPr>
          <w:sz w:val="18"/>
          <w:szCs w:val="18"/>
          <w:lang w:eastAsia="x-none"/>
        </w:rPr>
        <w:tab/>
        <w:t>Spreadtrum Communications</w:t>
      </w:r>
    </w:p>
    <w:p w14:paraId="7CD24094" w14:textId="6EA8848C" w:rsidR="00DE194B" w:rsidRPr="00DE194B" w:rsidRDefault="002328C4" w:rsidP="00DE194B">
      <w:pPr>
        <w:ind w:left="720"/>
        <w:rPr>
          <w:sz w:val="18"/>
          <w:szCs w:val="18"/>
          <w:lang w:eastAsia="x-none"/>
        </w:rPr>
      </w:pPr>
      <w:hyperlink r:id="rId283" w:history="1">
        <w:r w:rsidR="004371F4">
          <w:rPr>
            <w:rStyle w:val="Hyperlink"/>
            <w:sz w:val="18"/>
            <w:szCs w:val="18"/>
            <w:lang w:eastAsia="x-none"/>
          </w:rPr>
          <w:t>R1-2201829</w:t>
        </w:r>
      </w:hyperlink>
      <w:r w:rsidR="00DE194B" w:rsidRPr="00DE194B">
        <w:rPr>
          <w:sz w:val="18"/>
          <w:szCs w:val="18"/>
          <w:lang w:eastAsia="x-none"/>
        </w:rPr>
        <w:tab/>
        <w:t>Discussion on RAN2 LS on MBS SPS</w:t>
      </w:r>
      <w:r w:rsidR="00DE194B" w:rsidRPr="00DE194B">
        <w:rPr>
          <w:sz w:val="18"/>
          <w:szCs w:val="18"/>
          <w:lang w:eastAsia="x-none"/>
        </w:rPr>
        <w:tab/>
        <w:t>CMCC</w:t>
      </w:r>
    </w:p>
    <w:p w14:paraId="290465E1" w14:textId="6A3E2FE9" w:rsidR="00DE194B" w:rsidRPr="00DE194B" w:rsidRDefault="002328C4" w:rsidP="00DE194B">
      <w:pPr>
        <w:ind w:left="720"/>
        <w:rPr>
          <w:sz w:val="18"/>
          <w:szCs w:val="18"/>
          <w:lang w:eastAsia="x-none"/>
        </w:rPr>
      </w:pPr>
      <w:hyperlink r:id="rId284" w:history="1">
        <w:r w:rsidR="004371F4">
          <w:rPr>
            <w:rStyle w:val="Hyperlink"/>
            <w:sz w:val="18"/>
            <w:szCs w:val="18"/>
            <w:lang w:eastAsia="x-none"/>
          </w:rPr>
          <w:t>R1-2201830</w:t>
        </w:r>
      </w:hyperlink>
      <w:r w:rsidR="00DE194B" w:rsidRPr="00DE194B">
        <w:rPr>
          <w:sz w:val="18"/>
          <w:szCs w:val="18"/>
          <w:lang w:eastAsia="x-none"/>
        </w:rPr>
        <w:tab/>
        <w:t>Draft reply LS on MBS SPS</w:t>
      </w:r>
      <w:r w:rsidR="00DE194B" w:rsidRPr="00DE194B">
        <w:rPr>
          <w:sz w:val="18"/>
          <w:szCs w:val="18"/>
          <w:lang w:eastAsia="x-none"/>
        </w:rPr>
        <w:tab/>
        <w:t>CMCC</w:t>
      </w:r>
    </w:p>
    <w:p w14:paraId="28C522CF" w14:textId="74069020" w:rsidR="00DE194B" w:rsidRPr="00DE194B" w:rsidRDefault="002328C4" w:rsidP="00DE194B">
      <w:pPr>
        <w:ind w:left="720"/>
        <w:rPr>
          <w:sz w:val="18"/>
          <w:szCs w:val="18"/>
          <w:lang w:eastAsia="x-none"/>
        </w:rPr>
      </w:pPr>
      <w:hyperlink r:id="rId285" w:history="1">
        <w:r w:rsidR="004371F4">
          <w:rPr>
            <w:rStyle w:val="Hyperlink"/>
            <w:sz w:val="18"/>
            <w:szCs w:val="18"/>
            <w:lang w:eastAsia="x-none"/>
          </w:rPr>
          <w:t>R1-2202078</w:t>
        </w:r>
      </w:hyperlink>
      <w:r w:rsidR="00DE194B" w:rsidRPr="00DE194B">
        <w:rPr>
          <w:sz w:val="18"/>
          <w:szCs w:val="18"/>
          <w:lang w:eastAsia="x-none"/>
        </w:rPr>
        <w:tab/>
        <w:t>Discussion on RAN2 LS on MBS SPS</w:t>
      </w:r>
      <w:r w:rsidR="00DE194B" w:rsidRPr="00DE194B">
        <w:rPr>
          <w:sz w:val="18"/>
          <w:szCs w:val="18"/>
          <w:lang w:eastAsia="x-none"/>
        </w:rPr>
        <w:tab/>
        <w:t>MediaTek Inc.</w:t>
      </w:r>
    </w:p>
    <w:p w14:paraId="2DD53046" w14:textId="30BB041B" w:rsidR="00DE194B" w:rsidRPr="00DE194B" w:rsidRDefault="002328C4" w:rsidP="00DE194B">
      <w:pPr>
        <w:ind w:left="720"/>
        <w:rPr>
          <w:sz w:val="18"/>
          <w:szCs w:val="18"/>
          <w:lang w:eastAsia="x-none"/>
        </w:rPr>
      </w:pPr>
      <w:hyperlink r:id="rId286" w:history="1">
        <w:r w:rsidR="004371F4">
          <w:rPr>
            <w:rStyle w:val="Hyperlink"/>
            <w:sz w:val="18"/>
            <w:szCs w:val="18"/>
            <w:lang w:eastAsia="x-none"/>
          </w:rPr>
          <w:t>R1-2202435</w:t>
        </w:r>
      </w:hyperlink>
      <w:r w:rsidR="00DE194B" w:rsidRPr="00DE194B">
        <w:rPr>
          <w:sz w:val="18"/>
          <w:szCs w:val="18"/>
          <w:lang w:eastAsia="x-none"/>
        </w:rPr>
        <w:tab/>
        <w:t>Discussion on the incoming LS about MBS SPS</w:t>
      </w:r>
      <w:r w:rsidR="00DE194B" w:rsidRPr="00DE194B">
        <w:rPr>
          <w:sz w:val="18"/>
          <w:szCs w:val="18"/>
          <w:lang w:eastAsia="x-none"/>
        </w:rPr>
        <w:tab/>
        <w:t>Huawei, HiSilicon</w:t>
      </w:r>
    </w:p>
    <w:p w14:paraId="7F9EAB99" w14:textId="03495B9A" w:rsidR="006B480F" w:rsidRPr="00DE194B" w:rsidRDefault="002328C4" w:rsidP="00DE194B">
      <w:pPr>
        <w:ind w:left="720"/>
        <w:rPr>
          <w:sz w:val="18"/>
          <w:szCs w:val="18"/>
          <w:lang w:eastAsia="x-none"/>
        </w:rPr>
      </w:pPr>
      <w:hyperlink r:id="rId287" w:history="1">
        <w:r w:rsidR="004371F4">
          <w:rPr>
            <w:rStyle w:val="Hyperlink"/>
            <w:sz w:val="18"/>
            <w:szCs w:val="18"/>
            <w:lang w:eastAsia="x-none"/>
          </w:rPr>
          <w:t>R1-2202436</w:t>
        </w:r>
      </w:hyperlink>
      <w:r w:rsidR="00DE194B" w:rsidRPr="00DE194B">
        <w:rPr>
          <w:sz w:val="18"/>
          <w:szCs w:val="18"/>
          <w:lang w:eastAsia="x-none"/>
        </w:rPr>
        <w:tab/>
        <w:t>DRAFT LS reply about MBS SPS</w:t>
      </w:r>
      <w:r w:rsidR="00DE194B" w:rsidRPr="00DE194B">
        <w:rPr>
          <w:sz w:val="18"/>
          <w:szCs w:val="18"/>
          <w:lang w:eastAsia="x-none"/>
        </w:rPr>
        <w:tab/>
        <w:t>Huawei, HiSilicon</w:t>
      </w:r>
    </w:p>
    <w:p w14:paraId="1F842363" w14:textId="3741FFBB" w:rsidR="00A2590C" w:rsidRPr="00C5750A" w:rsidRDefault="00A2590C" w:rsidP="00A2590C">
      <w:pPr>
        <w:rPr>
          <w:lang w:eastAsia="x-none"/>
        </w:rPr>
      </w:pPr>
      <w:r w:rsidRPr="00B903BD">
        <w:rPr>
          <w:b/>
          <w:bCs/>
          <w:lang w:eastAsia="x-none"/>
        </w:rPr>
        <w:t>Decision:</w:t>
      </w:r>
      <w:r>
        <w:rPr>
          <w:lang w:eastAsia="x-none"/>
        </w:rPr>
        <w:t xml:space="preserve"> </w:t>
      </w:r>
      <w:r w:rsidRPr="00C5750A">
        <w:rPr>
          <w:lang w:eastAsia="x-none"/>
        </w:rPr>
        <w:t xml:space="preserve">Potential response LS for </w:t>
      </w:r>
      <w:hyperlink r:id="rId288" w:history="1">
        <w:r w:rsidR="004371F4">
          <w:rPr>
            <w:rStyle w:val="Hyperlink"/>
            <w:lang w:eastAsia="x-none"/>
          </w:rPr>
          <w:t>R1-2200888</w:t>
        </w:r>
      </w:hyperlink>
      <w:r w:rsidRPr="00C5750A">
        <w:rPr>
          <w:lang w:eastAsia="x-none"/>
        </w:rPr>
        <w:t xml:space="preserve"> is to be discussed as part of email discussion in [108-e-R17-MBS-01] under agenda item 8.12.1.</w:t>
      </w:r>
    </w:p>
    <w:p w14:paraId="2B9E1DEC" w14:textId="77777777" w:rsidR="00E245FF" w:rsidRDefault="00E245FF" w:rsidP="006B480F">
      <w:pPr>
        <w:rPr>
          <w:lang w:eastAsia="x-none"/>
        </w:rPr>
      </w:pPr>
    </w:p>
    <w:p w14:paraId="052A00CD" w14:textId="40A98139" w:rsidR="006B480F" w:rsidRPr="00E245FF" w:rsidRDefault="00E245FF" w:rsidP="006B480F">
      <w:pPr>
        <w:rPr>
          <w:bCs/>
          <w:lang w:eastAsia="x-none"/>
        </w:rPr>
      </w:pPr>
      <w:r w:rsidRPr="00E245FF">
        <w:rPr>
          <w:bCs/>
          <w:lang w:eastAsia="x-none"/>
        </w:rPr>
        <w:t>//</w:t>
      </w:r>
      <w:r w:rsidR="006B480F" w:rsidRPr="00E245FF">
        <w:rPr>
          <w:bCs/>
          <w:lang w:eastAsia="x-none"/>
        </w:rPr>
        <w:t>Incoming LSs on Incoming LSs on Rel-17 NR_UE_pow_sav_enh</w:t>
      </w:r>
    </w:p>
    <w:p w14:paraId="376D6176" w14:textId="5B46221B" w:rsidR="006B480F" w:rsidRPr="009A3C66" w:rsidRDefault="002328C4" w:rsidP="006B480F">
      <w:pPr>
        <w:rPr>
          <w:b/>
          <w:bCs/>
          <w:lang w:eastAsia="x-none"/>
        </w:rPr>
      </w:pPr>
      <w:hyperlink r:id="rId289" w:history="1">
        <w:r w:rsidR="004371F4">
          <w:rPr>
            <w:rStyle w:val="Hyperlink"/>
            <w:b/>
            <w:bCs/>
            <w:lang w:eastAsia="x-none"/>
          </w:rPr>
          <w:t>R1-2200884</w:t>
        </w:r>
      </w:hyperlink>
      <w:r w:rsidR="006B480F" w:rsidRPr="009A3C66">
        <w:rPr>
          <w:b/>
          <w:bCs/>
          <w:lang w:eastAsia="x-none"/>
        </w:rPr>
        <w:tab/>
        <w:t>LS on PDCCH Skipping in RRC_CONNECTED</w:t>
      </w:r>
      <w:r w:rsidR="006B480F" w:rsidRPr="009A3C66">
        <w:rPr>
          <w:b/>
          <w:bCs/>
          <w:lang w:eastAsia="x-none"/>
        </w:rPr>
        <w:tab/>
        <w:t>RAN2, Samsung</w:t>
      </w:r>
    </w:p>
    <w:p w14:paraId="42CB58D3" w14:textId="19434FF5" w:rsidR="009A3C66" w:rsidRPr="009A3C66" w:rsidRDefault="002328C4" w:rsidP="009A3C66">
      <w:pPr>
        <w:ind w:left="720"/>
        <w:rPr>
          <w:sz w:val="18"/>
          <w:szCs w:val="18"/>
          <w:lang w:eastAsia="x-none"/>
        </w:rPr>
      </w:pPr>
      <w:hyperlink r:id="rId290" w:history="1">
        <w:r w:rsidR="004371F4">
          <w:rPr>
            <w:rStyle w:val="Hyperlink"/>
            <w:sz w:val="18"/>
            <w:szCs w:val="18"/>
            <w:lang w:eastAsia="x-none"/>
          </w:rPr>
          <w:t>R1-2201047</w:t>
        </w:r>
      </w:hyperlink>
      <w:r w:rsidR="009A3C66" w:rsidRPr="009A3C66">
        <w:rPr>
          <w:sz w:val="18"/>
          <w:szCs w:val="18"/>
          <w:lang w:eastAsia="x-none"/>
        </w:rPr>
        <w:tab/>
        <w:t>Discussion on PDCCH skipping</w:t>
      </w:r>
      <w:r w:rsidR="009A3C66" w:rsidRPr="009A3C66">
        <w:rPr>
          <w:sz w:val="18"/>
          <w:szCs w:val="18"/>
          <w:lang w:eastAsia="x-none"/>
        </w:rPr>
        <w:tab/>
        <w:t>vivo</w:t>
      </w:r>
    </w:p>
    <w:p w14:paraId="0E1B8001" w14:textId="12FEA0F5" w:rsidR="009A3C66" w:rsidRPr="009A3C66" w:rsidRDefault="002328C4" w:rsidP="009A3C66">
      <w:pPr>
        <w:ind w:left="720"/>
        <w:rPr>
          <w:sz w:val="18"/>
          <w:szCs w:val="18"/>
          <w:lang w:eastAsia="x-none"/>
        </w:rPr>
      </w:pPr>
      <w:hyperlink r:id="rId291" w:history="1">
        <w:r w:rsidR="004371F4">
          <w:rPr>
            <w:rStyle w:val="Hyperlink"/>
            <w:sz w:val="18"/>
            <w:szCs w:val="18"/>
            <w:lang w:eastAsia="x-none"/>
          </w:rPr>
          <w:t>R1-2201048</w:t>
        </w:r>
      </w:hyperlink>
      <w:r w:rsidR="009A3C66" w:rsidRPr="009A3C66">
        <w:rPr>
          <w:sz w:val="18"/>
          <w:szCs w:val="18"/>
          <w:lang w:eastAsia="x-none"/>
        </w:rPr>
        <w:tab/>
        <w:t>Draft LS reply on PDCCH skipping</w:t>
      </w:r>
      <w:r w:rsidR="009A3C66" w:rsidRPr="009A3C66">
        <w:rPr>
          <w:sz w:val="18"/>
          <w:szCs w:val="18"/>
          <w:lang w:eastAsia="x-none"/>
        </w:rPr>
        <w:tab/>
        <w:t>vivo</w:t>
      </w:r>
    </w:p>
    <w:p w14:paraId="500A68AD" w14:textId="34BB50E7" w:rsidR="009A3C66" w:rsidRPr="009A3C66" w:rsidRDefault="002328C4" w:rsidP="009A3C66">
      <w:pPr>
        <w:ind w:left="720"/>
        <w:rPr>
          <w:sz w:val="18"/>
          <w:szCs w:val="18"/>
          <w:lang w:eastAsia="x-none"/>
        </w:rPr>
      </w:pPr>
      <w:hyperlink r:id="rId292" w:history="1">
        <w:r w:rsidR="004371F4">
          <w:rPr>
            <w:rStyle w:val="Hyperlink"/>
            <w:sz w:val="18"/>
            <w:szCs w:val="18"/>
            <w:lang w:eastAsia="x-none"/>
          </w:rPr>
          <w:t>R1-2201141</w:t>
        </w:r>
      </w:hyperlink>
      <w:r w:rsidR="009A3C66" w:rsidRPr="009A3C66">
        <w:rPr>
          <w:sz w:val="18"/>
          <w:szCs w:val="18"/>
          <w:lang w:eastAsia="x-none"/>
        </w:rPr>
        <w:tab/>
        <w:t>Discussion on PDCCH skipping in RRC_CONNECTED</w:t>
      </w:r>
      <w:r w:rsidR="009A3C66" w:rsidRPr="009A3C66">
        <w:rPr>
          <w:sz w:val="18"/>
          <w:szCs w:val="18"/>
          <w:lang w:eastAsia="x-none"/>
        </w:rPr>
        <w:tab/>
        <w:t>ZTE, Sanechips</w:t>
      </w:r>
    </w:p>
    <w:p w14:paraId="3A5E852C" w14:textId="694B8DE9" w:rsidR="009A3C66" w:rsidRPr="009A3C66" w:rsidRDefault="002328C4" w:rsidP="009A3C66">
      <w:pPr>
        <w:ind w:left="720"/>
        <w:rPr>
          <w:sz w:val="18"/>
          <w:szCs w:val="18"/>
          <w:lang w:eastAsia="x-none"/>
        </w:rPr>
      </w:pPr>
      <w:hyperlink r:id="rId293" w:history="1">
        <w:r w:rsidR="004371F4">
          <w:rPr>
            <w:rStyle w:val="Hyperlink"/>
            <w:sz w:val="18"/>
            <w:szCs w:val="18"/>
            <w:lang w:eastAsia="x-none"/>
          </w:rPr>
          <w:t>R1-2201142</w:t>
        </w:r>
      </w:hyperlink>
      <w:r w:rsidR="009A3C66" w:rsidRPr="009A3C66">
        <w:rPr>
          <w:sz w:val="18"/>
          <w:szCs w:val="18"/>
          <w:lang w:eastAsia="x-none"/>
        </w:rPr>
        <w:tab/>
        <w:t>Draft reply LS on PDCCH skipping in RRC_CONNECTED</w:t>
      </w:r>
      <w:r w:rsidR="009A3C66" w:rsidRPr="009A3C66">
        <w:rPr>
          <w:sz w:val="18"/>
          <w:szCs w:val="18"/>
          <w:lang w:eastAsia="x-none"/>
        </w:rPr>
        <w:tab/>
        <w:t>ZTE, Sanechips</w:t>
      </w:r>
    </w:p>
    <w:p w14:paraId="5727B808" w14:textId="4BABD81F" w:rsidR="009A3C66" w:rsidRPr="009A3C66" w:rsidRDefault="002328C4" w:rsidP="009A3C66">
      <w:pPr>
        <w:ind w:left="720"/>
        <w:rPr>
          <w:sz w:val="18"/>
          <w:szCs w:val="18"/>
          <w:lang w:eastAsia="x-none"/>
        </w:rPr>
      </w:pPr>
      <w:hyperlink r:id="rId294" w:history="1">
        <w:r w:rsidR="004371F4">
          <w:rPr>
            <w:rStyle w:val="Hyperlink"/>
            <w:sz w:val="18"/>
            <w:szCs w:val="18"/>
            <w:lang w:eastAsia="x-none"/>
          </w:rPr>
          <w:t>R1-2201321</w:t>
        </w:r>
      </w:hyperlink>
      <w:r w:rsidR="009A3C66" w:rsidRPr="009A3C66">
        <w:rPr>
          <w:sz w:val="18"/>
          <w:szCs w:val="18"/>
          <w:lang w:eastAsia="x-none"/>
        </w:rPr>
        <w:tab/>
        <w:t>Discussion of RAN2 LS on PDCCH skipping in RRC_CONNECTED</w:t>
      </w:r>
      <w:r w:rsidR="009A3C66" w:rsidRPr="009A3C66">
        <w:rPr>
          <w:sz w:val="18"/>
          <w:szCs w:val="18"/>
          <w:lang w:eastAsia="x-none"/>
        </w:rPr>
        <w:tab/>
        <w:t>CATT</w:t>
      </w:r>
    </w:p>
    <w:p w14:paraId="29CBFCF3" w14:textId="184515D3" w:rsidR="009A3C66" w:rsidRPr="009A3C66" w:rsidRDefault="002328C4" w:rsidP="009A3C66">
      <w:pPr>
        <w:ind w:left="720"/>
        <w:rPr>
          <w:sz w:val="18"/>
          <w:szCs w:val="18"/>
          <w:lang w:eastAsia="x-none"/>
        </w:rPr>
      </w:pPr>
      <w:hyperlink r:id="rId295" w:history="1">
        <w:r w:rsidR="004371F4">
          <w:rPr>
            <w:rStyle w:val="Hyperlink"/>
            <w:sz w:val="18"/>
            <w:szCs w:val="18"/>
            <w:lang w:eastAsia="x-none"/>
          </w:rPr>
          <w:t>R1-2201322</w:t>
        </w:r>
      </w:hyperlink>
      <w:r w:rsidR="009A3C66" w:rsidRPr="009A3C66">
        <w:rPr>
          <w:sz w:val="18"/>
          <w:szCs w:val="18"/>
          <w:lang w:eastAsia="x-none"/>
        </w:rPr>
        <w:tab/>
        <w:t>Draft reply LS on  PDCCH skipping in RRC_CONNECTED</w:t>
      </w:r>
      <w:r w:rsidR="009A3C66" w:rsidRPr="009A3C66">
        <w:rPr>
          <w:sz w:val="18"/>
          <w:szCs w:val="18"/>
          <w:lang w:eastAsia="x-none"/>
        </w:rPr>
        <w:tab/>
        <w:t>CATT</w:t>
      </w:r>
    </w:p>
    <w:p w14:paraId="11B3BB4A" w14:textId="304A6548" w:rsidR="009A3C66" w:rsidRPr="009A3C66" w:rsidRDefault="002328C4" w:rsidP="009A3C66">
      <w:pPr>
        <w:ind w:left="720"/>
        <w:rPr>
          <w:sz w:val="18"/>
          <w:szCs w:val="18"/>
          <w:lang w:eastAsia="x-none"/>
        </w:rPr>
      </w:pPr>
      <w:hyperlink r:id="rId296" w:history="1">
        <w:r w:rsidR="004371F4">
          <w:rPr>
            <w:rStyle w:val="Hyperlink"/>
            <w:sz w:val="18"/>
            <w:szCs w:val="18"/>
            <w:lang w:eastAsia="x-none"/>
          </w:rPr>
          <w:t>R1-2201828</w:t>
        </w:r>
      </w:hyperlink>
      <w:r w:rsidR="009A3C66" w:rsidRPr="009A3C66">
        <w:rPr>
          <w:sz w:val="18"/>
          <w:szCs w:val="18"/>
          <w:lang w:eastAsia="x-none"/>
        </w:rPr>
        <w:tab/>
        <w:t>Discussion on RAN2 LS on PDCCH skipping in RRC_CONNECTED</w:t>
      </w:r>
      <w:r w:rsidR="009A3C66" w:rsidRPr="009A3C66">
        <w:rPr>
          <w:sz w:val="18"/>
          <w:szCs w:val="18"/>
          <w:lang w:eastAsia="x-none"/>
        </w:rPr>
        <w:tab/>
        <w:t>CMCC</w:t>
      </w:r>
    </w:p>
    <w:p w14:paraId="3724C486" w14:textId="0865219E" w:rsidR="009A3C66" w:rsidRPr="009A3C66" w:rsidRDefault="002328C4" w:rsidP="009A3C66">
      <w:pPr>
        <w:ind w:left="720"/>
        <w:rPr>
          <w:sz w:val="18"/>
          <w:szCs w:val="18"/>
          <w:lang w:eastAsia="x-none"/>
        </w:rPr>
      </w:pPr>
      <w:hyperlink r:id="rId297" w:history="1">
        <w:r w:rsidR="004371F4">
          <w:rPr>
            <w:rStyle w:val="Hyperlink"/>
            <w:sz w:val="18"/>
            <w:szCs w:val="18"/>
            <w:lang w:eastAsia="x-none"/>
          </w:rPr>
          <w:t>R1-2201975</w:t>
        </w:r>
      </w:hyperlink>
      <w:r w:rsidR="009A3C66" w:rsidRPr="009A3C66">
        <w:rPr>
          <w:sz w:val="18"/>
          <w:szCs w:val="18"/>
          <w:lang w:eastAsia="x-none"/>
        </w:rPr>
        <w:tab/>
        <w:t>Draft Reply to RAN2 LS on PDCCH Skipping in RRC_CONNECTED</w:t>
      </w:r>
      <w:r w:rsidR="009A3C66" w:rsidRPr="009A3C66">
        <w:rPr>
          <w:sz w:val="18"/>
          <w:szCs w:val="18"/>
          <w:lang w:eastAsia="x-none"/>
        </w:rPr>
        <w:tab/>
        <w:t>Samsung</w:t>
      </w:r>
    </w:p>
    <w:p w14:paraId="18941CD4" w14:textId="51F33C78" w:rsidR="009A3C66" w:rsidRPr="009A3C66" w:rsidRDefault="002328C4" w:rsidP="009A3C66">
      <w:pPr>
        <w:ind w:left="720"/>
        <w:rPr>
          <w:sz w:val="18"/>
          <w:szCs w:val="18"/>
          <w:lang w:eastAsia="x-none"/>
        </w:rPr>
      </w:pPr>
      <w:hyperlink r:id="rId298" w:history="1">
        <w:r w:rsidR="004371F4">
          <w:rPr>
            <w:rStyle w:val="Hyperlink"/>
            <w:sz w:val="18"/>
            <w:szCs w:val="18"/>
            <w:lang w:eastAsia="x-none"/>
          </w:rPr>
          <w:t>R1-2202066</w:t>
        </w:r>
      </w:hyperlink>
      <w:r w:rsidR="009A3C66" w:rsidRPr="009A3C66">
        <w:rPr>
          <w:sz w:val="18"/>
          <w:szCs w:val="18"/>
          <w:lang w:eastAsia="x-none"/>
        </w:rPr>
        <w:tab/>
        <w:t>Discussion on RAN2 LS on PDCCH Skipping in RRC_CONNECTED</w:t>
      </w:r>
      <w:r w:rsidR="009A3C66" w:rsidRPr="009A3C66">
        <w:rPr>
          <w:sz w:val="18"/>
          <w:szCs w:val="18"/>
          <w:lang w:eastAsia="x-none"/>
        </w:rPr>
        <w:tab/>
        <w:t>MediaTek Inc.</w:t>
      </w:r>
    </w:p>
    <w:p w14:paraId="0522A3D2" w14:textId="1F275F25" w:rsidR="009A3C66" w:rsidRPr="009A3C66" w:rsidRDefault="002328C4" w:rsidP="009A3C66">
      <w:pPr>
        <w:ind w:left="720"/>
        <w:rPr>
          <w:sz w:val="18"/>
          <w:szCs w:val="18"/>
          <w:lang w:eastAsia="x-none"/>
        </w:rPr>
      </w:pPr>
      <w:hyperlink r:id="rId299" w:history="1">
        <w:r w:rsidR="004371F4">
          <w:rPr>
            <w:rStyle w:val="Hyperlink"/>
            <w:sz w:val="18"/>
            <w:szCs w:val="18"/>
            <w:lang w:eastAsia="x-none"/>
          </w:rPr>
          <w:t>R1-2202215</w:t>
        </w:r>
      </w:hyperlink>
      <w:r w:rsidR="009A3C66" w:rsidRPr="009A3C66">
        <w:rPr>
          <w:sz w:val="18"/>
          <w:szCs w:val="18"/>
          <w:lang w:eastAsia="x-none"/>
        </w:rPr>
        <w:tab/>
        <w:t>Discussion on PDCCH skipping</w:t>
      </w:r>
      <w:r w:rsidR="009A3C66" w:rsidRPr="009A3C66">
        <w:rPr>
          <w:sz w:val="18"/>
          <w:szCs w:val="18"/>
          <w:lang w:eastAsia="x-none"/>
        </w:rPr>
        <w:tab/>
        <w:t>Ericsson</w:t>
      </w:r>
    </w:p>
    <w:p w14:paraId="1CF3689D" w14:textId="597165E5" w:rsidR="009A3C66" w:rsidRPr="009A3C66" w:rsidRDefault="002328C4" w:rsidP="009A3C66">
      <w:pPr>
        <w:ind w:left="720"/>
        <w:rPr>
          <w:sz w:val="18"/>
          <w:szCs w:val="18"/>
          <w:lang w:eastAsia="x-none"/>
        </w:rPr>
      </w:pPr>
      <w:hyperlink r:id="rId300" w:history="1">
        <w:r w:rsidR="004371F4">
          <w:rPr>
            <w:rStyle w:val="Hyperlink"/>
            <w:sz w:val="18"/>
            <w:szCs w:val="18"/>
            <w:lang w:eastAsia="x-none"/>
          </w:rPr>
          <w:t>R1-2202333</w:t>
        </w:r>
      </w:hyperlink>
      <w:r w:rsidR="009A3C66" w:rsidRPr="009A3C66">
        <w:rPr>
          <w:sz w:val="18"/>
          <w:szCs w:val="18"/>
          <w:lang w:eastAsia="x-none"/>
        </w:rPr>
        <w:tab/>
        <w:t>Discussion on LS on PDCCH Skipping in RRC_CONNECTED</w:t>
      </w:r>
      <w:r w:rsidR="009A3C66" w:rsidRPr="009A3C66">
        <w:rPr>
          <w:sz w:val="18"/>
          <w:szCs w:val="18"/>
          <w:lang w:eastAsia="x-none"/>
        </w:rPr>
        <w:tab/>
        <w:t>LG Electronics</w:t>
      </w:r>
    </w:p>
    <w:p w14:paraId="410100CA" w14:textId="7C430AAC" w:rsidR="009A3C66" w:rsidRPr="009A3C66" w:rsidRDefault="002328C4" w:rsidP="009A3C66">
      <w:pPr>
        <w:ind w:left="720"/>
        <w:rPr>
          <w:sz w:val="18"/>
          <w:szCs w:val="18"/>
          <w:lang w:eastAsia="x-none"/>
        </w:rPr>
      </w:pPr>
      <w:hyperlink r:id="rId301" w:history="1">
        <w:r w:rsidR="004371F4">
          <w:rPr>
            <w:rStyle w:val="Hyperlink"/>
            <w:sz w:val="18"/>
            <w:szCs w:val="18"/>
            <w:lang w:eastAsia="x-none"/>
          </w:rPr>
          <w:t>R1-2202428</w:t>
        </w:r>
      </w:hyperlink>
      <w:r w:rsidR="009A3C66" w:rsidRPr="009A3C66">
        <w:rPr>
          <w:sz w:val="18"/>
          <w:szCs w:val="18"/>
          <w:lang w:eastAsia="x-none"/>
        </w:rPr>
        <w:tab/>
        <w:t>Discussion on RAN2 LS on PDCCH Skipping in RRC_CONNECTED</w:t>
      </w:r>
      <w:r w:rsidR="009A3C66" w:rsidRPr="009A3C66">
        <w:rPr>
          <w:sz w:val="18"/>
          <w:szCs w:val="18"/>
          <w:lang w:eastAsia="x-none"/>
        </w:rPr>
        <w:tab/>
        <w:t>Huawei, HiSilicon</w:t>
      </w:r>
    </w:p>
    <w:p w14:paraId="3A0E1A2A" w14:textId="72757A2F" w:rsidR="009A3C66" w:rsidRPr="009A3C66" w:rsidRDefault="002328C4" w:rsidP="009A3C66">
      <w:pPr>
        <w:ind w:left="720"/>
        <w:rPr>
          <w:sz w:val="18"/>
          <w:szCs w:val="18"/>
          <w:lang w:eastAsia="x-none"/>
        </w:rPr>
      </w:pPr>
      <w:hyperlink r:id="rId302" w:history="1">
        <w:r w:rsidR="004371F4">
          <w:rPr>
            <w:rStyle w:val="Hyperlink"/>
            <w:sz w:val="18"/>
            <w:szCs w:val="18"/>
            <w:lang w:eastAsia="x-none"/>
          </w:rPr>
          <w:t>R1-2202481</w:t>
        </w:r>
      </w:hyperlink>
      <w:r w:rsidR="009A3C66" w:rsidRPr="009A3C66">
        <w:rPr>
          <w:sz w:val="18"/>
          <w:szCs w:val="18"/>
          <w:lang w:eastAsia="x-none"/>
        </w:rPr>
        <w:tab/>
        <w:t>Draft Reply to RAN2 LS on PDCCH skipping in RRC_CONNECTED</w:t>
      </w:r>
      <w:r w:rsidR="009A3C66" w:rsidRPr="009A3C66">
        <w:rPr>
          <w:sz w:val="18"/>
          <w:szCs w:val="18"/>
          <w:lang w:eastAsia="x-none"/>
        </w:rPr>
        <w:tab/>
        <w:t>Qualcomm Incorporated</w:t>
      </w:r>
    </w:p>
    <w:p w14:paraId="2E930D13" w14:textId="1CDC6B5A" w:rsidR="009A3C66" w:rsidRDefault="009A3C66" w:rsidP="009A3C66">
      <w:pPr>
        <w:rPr>
          <w:lang w:eastAsia="x-none"/>
        </w:rPr>
      </w:pPr>
      <w:r w:rsidRPr="00B903BD">
        <w:rPr>
          <w:b/>
          <w:bCs/>
          <w:lang w:eastAsia="x-none"/>
        </w:rPr>
        <w:t>Decision:</w:t>
      </w:r>
      <w:r>
        <w:rPr>
          <w:lang w:eastAsia="x-none"/>
        </w:rPr>
        <w:t xml:space="preserve"> </w:t>
      </w:r>
      <w:r w:rsidRPr="00573C41">
        <w:rPr>
          <w:lang w:eastAsia="x-none"/>
        </w:rPr>
        <w:t xml:space="preserve">Response LS </w:t>
      </w:r>
      <w:r>
        <w:rPr>
          <w:lang w:eastAsia="x-none"/>
        </w:rPr>
        <w:t xml:space="preserve">is </w:t>
      </w:r>
      <w:r w:rsidRPr="00573C41">
        <w:rPr>
          <w:lang w:eastAsia="x-none"/>
        </w:rPr>
        <w:t>needed</w:t>
      </w:r>
      <w:r>
        <w:rPr>
          <w:lang w:eastAsia="x-none"/>
        </w:rPr>
        <w:t xml:space="preserve">. </w:t>
      </w:r>
      <w:r w:rsidRPr="00C5750A">
        <w:rPr>
          <w:lang w:eastAsia="x-none"/>
        </w:rPr>
        <w:t>To be discussed as part of email discussion in [108-e-R17-PowSav-03] under agenda item 8.7.2.</w:t>
      </w:r>
    </w:p>
    <w:p w14:paraId="7A40AD0D" w14:textId="41CF3841" w:rsidR="006B480F" w:rsidRDefault="006B480F" w:rsidP="006B480F">
      <w:pPr>
        <w:rPr>
          <w:lang w:eastAsia="x-none"/>
        </w:rPr>
      </w:pPr>
    </w:p>
    <w:p w14:paraId="45ADF991" w14:textId="77777777" w:rsidR="00E245FF" w:rsidRDefault="00E245FF" w:rsidP="006B480F">
      <w:pPr>
        <w:rPr>
          <w:lang w:eastAsia="x-none"/>
        </w:rPr>
      </w:pPr>
    </w:p>
    <w:p w14:paraId="1E3BCCFA" w14:textId="07DC0A32" w:rsidR="006B480F" w:rsidRPr="00E245FF" w:rsidRDefault="00E245FF" w:rsidP="006B480F">
      <w:pPr>
        <w:rPr>
          <w:bCs/>
          <w:lang w:eastAsia="x-none"/>
        </w:rPr>
      </w:pPr>
      <w:r w:rsidRPr="00E245FF">
        <w:rPr>
          <w:bCs/>
          <w:lang w:eastAsia="x-none"/>
        </w:rPr>
        <w:t>//</w:t>
      </w:r>
      <w:r w:rsidR="006B480F" w:rsidRPr="00E245FF">
        <w:rPr>
          <w:bCs/>
          <w:lang w:eastAsia="x-none"/>
        </w:rPr>
        <w:t>Incoming LSs on Rel-17 NR_IAB_enh</w:t>
      </w:r>
    </w:p>
    <w:p w14:paraId="77335308" w14:textId="0E1C10F2" w:rsidR="006B480F" w:rsidRPr="00F37D5C" w:rsidRDefault="002328C4" w:rsidP="006B480F">
      <w:pPr>
        <w:rPr>
          <w:b/>
          <w:bCs/>
          <w:lang w:eastAsia="x-none"/>
        </w:rPr>
      </w:pPr>
      <w:hyperlink r:id="rId303" w:history="1">
        <w:r w:rsidR="004371F4">
          <w:rPr>
            <w:rStyle w:val="Hyperlink"/>
            <w:b/>
            <w:bCs/>
            <w:lang w:eastAsia="x-none"/>
          </w:rPr>
          <w:t>R1-2200906</w:t>
        </w:r>
      </w:hyperlink>
      <w:r w:rsidR="006B480F" w:rsidRPr="00F37D5C">
        <w:rPr>
          <w:b/>
          <w:bCs/>
          <w:lang w:eastAsia="x-none"/>
        </w:rPr>
        <w:tab/>
        <w:t>LS on range of power control parameters for eIAB</w:t>
      </w:r>
      <w:r w:rsidR="006B480F" w:rsidRPr="00F37D5C">
        <w:rPr>
          <w:b/>
          <w:bCs/>
          <w:lang w:eastAsia="x-none"/>
        </w:rPr>
        <w:tab/>
        <w:t>RAN4, Samsung</w:t>
      </w:r>
    </w:p>
    <w:p w14:paraId="21BBF4AC" w14:textId="040051E2" w:rsidR="009A3C66" w:rsidRPr="009A3C66" w:rsidRDefault="002328C4" w:rsidP="009A3C66">
      <w:pPr>
        <w:ind w:left="720"/>
        <w:rPr>
          <w:sz w:val="18"/>
          <w:szCs w:val="18"/>
          <w:lang w:eastAsia="x-none"/>
        </w:rPr>
      </w:pPr>
      <w:hyperlink r:id="rId304" w:history="1">
        <w:r w:rsidR="004371F4">
          <w:rPr>
            <w:rStyle w:val="Hyperlink"/>
            <w:sz w:val="18"/>
            <w:szCs w:val="18"/>
            <w:lang w:eastAsia="x-none"/>
          </w:rPr>
          <w:t>R1-2201460</w:t>
        </w:r>
      </w:hyperlink>
      <w:r w:rsidR="009A3C66" w:rsidRPr="009A3C66">
        <w:rPr>
          <w:sz w:val="18"/>
          <w:szCs w:val="18"/>
          <w:lang w:eastAsia="x-none"/>
        </w:rPr>
        <w:tab/>
        <w:t>About reply LS on range of power control parameters for eIAB</w:t>
      </w:r>
      <w:r w:rsidR="009A3C66" w:rsidRPr="009A3C66">
        <w:rPr>
          <w:sz w:val="18"/>
          <w:szCs w:val="18"/>
          <w:lang w:eastAsia="x-none"/>
        </w:rPr>
        <w:tab/>
        <w:t>ZTE, Sanechips</w:t>
      </w:r>
    </w:p>
    <w:p w14:paraId="42A61EEF" w14:textId="4C7FD694" w:rsidR="009A3C66" w:rsidRPr="009A3C66" w:rsidRDefault="002328C4" w:rsidP="009A3C66">
      <w:pPr>
        <w:ind w:left="720"/>
        <w:rPr>
          <w:sz w:val="18"/>
          <w:szCs w:val="18"/>
          <w:lang w:eastAsia="x-none"/>
        </w:rPr>
      </w:pPr>
      <w:hyperlink r:id="rId305" w:history="1">
        <w:r w:rsidR="004371F4">
          <w:rPr>
            <w:rStyle w:val="Hyperlink"/>
            <w:sz w:val="18"/>
            <w:szCs w:val="18"/>
            <w:lang w:eastAsia="x-none"/>
          </w:rPr>
          <w:t>R1-2201524</w:t>
        </w:r>
      </w:hyperlink>
      <w:r w:rsidR="009A3C66" w:rsidRPr="009A3C66">
        <w:rPr>
          <w:sz w:val="18"/>
          <w:szCs w:val="18"/>
          <w:lang w:eastAsia="x-none"/>
        </w:rPr>
        <w:tab/>
        <w:t>Draft reply LS on range of power control parameters for eIAB</w:t>
      </w:r>
      <w:r w:rsidR="009A3C66" w:rsidRPr="009A3C66">
        <w:rPr>
          <w:sz w:val="18"/>
          <w:szCs w:val="18"/>
          <w:lang w:eastAsia="x-none"/>
        </w:rPr>
        <w:tab/>
        <w:t>Samsung</w:t>
      </w:r>
    </w:p>
    <w:p w14:paraId="79FD965B" w14:textId="277B410C" w:rsidR="009A3C66" w:rsidRPr="009A3C66" w:rsidRDefault="002328C4" w:rsidP="009A3C66">
      <w:pPr>
        <w:ind w:left="720"/>
        <w:rPr>
          <w:sz w:val="18"/>
          <w:szCs w:val="18"/>
          <w:lang w:eastAsia="x-none"/>
        </w:rPr>
      </w:pPr>
      <w:hyperlink r:id="rId306" w:history="1">
        <w:r w:rsidR="004371F4">
          <w:rPr>
            <w:rStyle w:val="Hyperlink"/>
            <w:sz w:val="18"/>
            <w:szCs w:val="18"/>
            <w:lang w:eastAsia="x-none"/>
          </w:rPr>
          <w:t>R1-2201610</w:t>
        </w:r>
      </w:hyperlink>
      <w:r w:rsidR="009A3C66" w:rsidRPr="009A3C66">
        <w:rPr>
          <w:sz w:val="18"/>
          <w:szCs w:val="18"/>
          <w:lang w:eastAsia="x-none"/>
        </w:rPr>
        <w:tab/>
        <w:t>Discussion on range of power control parameters for eIAB</w:t>
      </w:r>
      <w:r w:rsidR="009A3C66" w:rsidRPr="009A3C66">
        <w:rPr>
          <w:sz w:val="18"/>
          <w:szCs w:val="18"/>
          <w:lang w:eastAsia="x-none"/>
        </w:rPr>
        <w:tab/>
        <w:t>ETRI</w:t>
      </w:r>
    </w:p>
    <w:p w14:paraId="107E119B" w14:textId="2897A95C" w:rsidR="009A3C66" w:rsidRPr="009A3C66" w:rsidRDefault="002328C4" w:rsidP="009A3C66">
      <w:pPr>
        <w:ind w:left="720"/>
        <w:rPr>
          <w:sz w:val="18"/>
          <w:szCs w:val="18"/>
          <w:lang w:eastAsia="x-none"/>
        </w:rPr>
      </w:pPr>
      <w:hyperlink r:id="rId307" w:history="1">
        <w:r w:rsidR="004371F4">
          <w:rPr>
            <w:rStyle w:val="Hyperlink"/>
            <w:sz w:val="18"/>
            <w:szCs w:val="18"/>
            <w:lang w:eastAsia="x-none"/>
          </w:rPr>
          <w:t>R1-2202307</w:t>
        </w:r>
      </w:hyperlink>
      <w:r w:rsidR="009A3C66" w:rsidRPr="009A3C66">
        <w:rPr>
          <w:sz w:val="18"/>
          <w:szCs w:val="18"/>
          <w:lang w:eastAsia="x-none"/>
        </w:rPr>
        <w:tab/>
        <w:t>Draft reply LS on range of power control parameters for eIAB</w:t>
      </w:r>
      <w:r w:rsidR="009A3C66" w:rsidRPr="009A3C66">
        <w:rPr>
          <w:sz w:val="18"/>
          <w:szCs w:val="18"/>
          <w:lang w:eastAsia="x-none"/>
        </w:rPr>
        <w:tab/>
        <w:t>LG Electronics</w:t>
      </w:r>
    </w:p>
    <w:p w14:paraId="4F761431" w14:textId="0B21CBB9" w:rsidR="009A3C66" w:rsidRPr="009A3C66" w:rsidRDefault="002328C4" w:rsidP="009A3C66">
      <w:pPr>
        <w:ind w:left="720"/>
        <w:rPr>
          <w:sz w:val="18"/>
          <w:szCs w:val="18"/>
          <w:lang w:eastAsia="x-none"/>
        </w:rPr>
      </w:pPr>
      <w:hyperlink r:id="rId308" w:history="1">
        <w:r w:rsidR="004371F4">
          <w:rPr>
            <w:rStyle w:val="Hyperlink"/>
            <w:sz w:val="18"/>
            <w:szCs w:val="18"/>
            <w:lang w:eastAsia="x-none"/>
          </w:rPr>
          <w:t>R1-2202406</w:t>
        </w:r>
      </w:hyperlink>
      <w:r w:rsidR="009A3C66" w:rsidRPr="009A3C66">
        <w:rPr>
          <w:sz w:val="18"/>
          <w:szCs w:val="18"/>
          <w:lang w:eastAsia="x-none"/>
        </w:rPr>
        <w:tab/>
        <w:t>Regarding RAN4’s LS on range of power control parameters for eIAB</w:t>
      </w:r>
      <w:r w:rsidR="009A3C66" w:rsidRPr="009A3C66">
        <w:rPr>
          <w:sz w:val="18"/>
          <w:szCs w:val="18"/>
          <w:lang w:eastAsia="x-none"/>
        </w:rPr>
        <w:tab/>
        <w:t>Ericsson</w:t>
      </w:r>
    </w:p>
    <w:p w14:paraId="446A29A6" w14:textId="6671E987" w:rsidR="009A3C66" w:rsidRPr="009A3C66" w:rsidRDefault="002328C4" w:rsidP="009A3C66">
      <w:pPr>
        <w:ind w:left="720"/>
        <w:rPr>
          <w:sz w:val="18"/>
          <w:szCs w:val="18"/>
          <w:lang w:eastAsia="x-none"/>
        </w:rPr>
      </w:pPr>
      <w:hyperlink r:id="rId309" w:history="1">
        <w:r w:rsidR="004371F4">
          <w:rPr>
            <w:rStyle w:val="Hyperlink"/>
            <w:sz w:val="18"/>
            <w:szCs w:val="18"/>
            <w:lang w:eastAsia="x-none"/>
          </w:rPr>
          <w:t>R1-2202475</w:t>
        </w:r>
      </w:hyperlink>
      <w:r w:rsidR="009A3C66" w:rsidRPr="009A3C66">
        <w:rPr>
          <w:sz w:val="18"/>
          <w:szCs w:val="18"/>
          <w:lang w:eastAsia="x-none"/>
        </w:rPr>
        <w:tab/>
        <w:t>Discussion on the range of power control parameters for eIAB</w:t>
      </w:r>
      <w:r w:rsidR="009A3C66" w:rsidRPr="009A3C66">
        <w:rPr>
          <w:sz w:val="18"/>
          <w:szCs w:val="18"/>
          <w:lang w:eastAsia="x-none"/>
        </w:rPr>
        <w:tab/>
        <w:t>Huawei, HiSilicon</w:t>
      </w:r>
    </w:p>
    <w:p w14:paraId="3C3690BF" w14:textId="28363B6F" w:rsidR="009A3C66" w:rsidRPr="00106713" w:rsidRDefault="009A3C66" w:rsidP="009A3C66">
      <w:pPr>
        <w:rPr>
          <w:lang w:eastAsia="x-none"/>
        </w:rPr>
      </w:pPr>
      <w:r w:rsidRPr="00B903BD">
        <w:rPr>
          <w:b/>
          <w:bCs/>
          <w:lang w:eastAsia="x-none"/>
        </w:rPr>
        <w:t>Decision:</w:t>
      </w:r>
      <w:r>
        <w:rPr>
          <w:lang w:eastAsia="x-none"/>
        </w:rPr>
        <w:t xml:space="preserve"> </w:t>
      </w:r>
      <w:r w:rsidRPr="00573C41">
        <w:rPr>
          <w:lang w:eastAsia="x-none"/>
        </w:rPr>
        <w:t xml:space="preserve">Response LS </w:t>
      </w:r>
      <w:r>
        <w:rPr>
          <w:lang w:eastAsia="x-none"/>
        </w:rPr>
        <w:t xml:space="preserve">is </w:t>
      </w:r>
      <w:r w:rsidRPr="00573C41">
        <w:rPr>
          <w:lang w:eastAsia="x-none"/>
        </w:rPr>
        <w:t>needed</w:t>
      </w:r>
      <w:r>
        <w:rPr>
          <w:lang w:eastAsia="x-none"/>
        </w:rPr>
        <w:t xml:space="preserve">. </w:t>
      </w:r>
      <w:r w:rsidRPr="00106713">
        <w:rPr>
          <w:lang w:eastAsia="x-none"/>
        </w:rPr>
        <w:t>To be discussed as part of email discussion in [108-e-R17-eIAB-02] under agenda item 8.10.2.</w:t>
      </w:r>
    </w:p>
    <w:p w14:paraId="07054D4D" w14:textId="1F7FD43E" w:rsidR="006B480F" w:rsidRDefault="006B480F" w:rsidP="006B480F">
      <w:pPr>
        <w:rPr>
          <w:lang w:eastAsia="x-none"/>
        </w:rPr>
      </w:pPr>
    </w:p>
    <w:p w14:paraId="05FE0B38" w14:textId="77777777" w:rsidR="00E245FF" w:rsidRDefault="00E245FF" w:rsidP="006B480F">
      <w:pPr>
        <w:rPr>
          <w:lang w:eastAsia="x-none"/>
        </w:rPr>
      </w:pPr>
    </w:p>
    <w:p w14:paraId="71732BF5" w14:textId="0B92FF6E" w:rsidR="006B480F" w:rsidRPr="00E245FF" w:rsidRDefault="00E245FF" w:rsidP="006B480F">
      <w:pPr>
        <w:rPr>
          <w:bCs/>
          <w:lang w:eastAsia="x-none"/>
        </w:rPr>
      </w:pPr>
      <w:r w:rsidRPr="00E245FF">
        <w:rPr>
          <w:bCs/>
          <w:lang w:eastAsia="x-none"/>
        </w:rPr>
        <w:t>//</w:t>
      </w:r>
      <w:r w:rsidR="006B480F" w:rsidRPr="00E245FF">
        <w:rPr>
          <w:bCs/>
          <w:lang w:eastAsia="x-none"/>
        </w:rPr>
        <w:t>Incoming LSs on Rel-17 NR_bands_R17_BWs</w:t>
      </w:r>
    </w:p>
    <w:p w14:paraId="6A6A3D8D" w14:textId="5927B85A" w:rsidR="006B480F" w:rsidRPr="00796D5D" w:rsidRDefault="002328C4" w:rsidP="006B480F">
      <w:pPr>
        <w:rPr>
          <w:b/>
          <w:bCs/>
          <w:lang w:eastAsia="x-none"/>
        </w:rPr>
      </w:pPr>
      <w:hyperlink r:id="rId310" w:history="1">
        <w:r w:rsidR="004371F4">
          <w:rPr>
            <w:rStyle w:val="Hyperlink"/>
            <w:b/>
            <w:bCs/>
            <w:lang w:eastAsia="x-none"/>
          </w:rPr>
          <w:t>R1-2200907</w:t>
        </w:r>
      </w:hyperlink>
      <w:r w:rsidR="006B480F" w:rsidRPr="00796D5D">
        <w:rPr>
          <w:b/>
          <w:bCs/>
          <w:lang w:eastAsia="x-none"/>
        </w:rPr>
        <w:tab/>
        <w:t>LS on CORESET#0 impact of CBW narrower than 40MHz of n79</w:t>
      </w:r>
      <w:r w:rsidR="006B480F" w:rsidRPr="00796D5D">
        <w:rPr>
          <w:b/>
          <w:bCs/>
          <w:lang w:eastAsia="x-none"/>
        </w:rPr>
        <w:tab/>
        <w:t>RAN4, Samsung</w:t>
      </w:r>
    </w:p>
    <w:p w14:paraId="3C44A817" w14:textId="3110F7C6" w:rsidR="00796D5D" w:rsidRPr="00796D5D" w:rsidRDefault="002328C4" w:rsidP="00796D5D">
      <w:pPr>
        <w:ind w:left="720"/>
        <w:rPr>
          <w:sz w:val="18"/>
          <w:szCs w:val="18"/>
          <w:lang w:eastAsia="x-none"/>
        </w:rPr>
      </w:pPr>
      <w:hyperlink r:id="rId311" w:history="1">
        <w:r w:rsidR="004371F4">
          <w:rPr>
            <w:rStyle w:val="Hyperlink"/>
            <w:sz w:val="18"/>
            <w:szCs w:val="18"/>
            <w:lang w:eastAsia="x-none"/>
          </w:rPr>
          <w:t>R1-2201059</w:t>
        </w:r>
      </w:hyperlink>
      <w:r w:rsidR="00796D5D" w:rsidRPr="00796D5D">
        <w:rPr>
          <w:sz w:val="18"/>
          <w:szCs w:val="18"/>
          <w:lang w:eastAsia="x-none"/>
        </w:rPr>
        <w:tab/>
        <w:t>Discussion on RAN4 LS on CORESET#0 impact of CBW narrower than 40MHz of n79</w:t>
      </w:r>
      <w:r w:rsidR="00796D5D" w:rsidRPr="00796D5D">
        <w:rPr>
          <w:sz w:val="18"/>
          <w:szCs w:val="18"/>
          <w:lang w:eastAsia="x-none"/>
        </w:rPr>
        <w:tab/>
        <w:t>vivo</w:t>
      </w:r>
    </w:p>
    <w:p w14:paraId="30F15385" w14:textId="03573A23" w:rsidR="00796D5D" w:rsidRPr="00796D5D" w:rsidRDefault="002328C4" w:rsidP="00796D5D">
      <w:pPr>
        <w:ind w:left="720"/>
        <w:rPr>
          <w:sz w:val="18"/>
          <w:szCs w:val="18"/>
          <w:lang w:eastAsia="x-none"/>
        </w:rPr>
      </w:pPr>
      <w:hyperlink r:id="rId312" w:history="1">
        <w:r w:rsidR="004371F4">
          <w:rPr>
            <w:rStyle w:val="Hyperlink"/>
            <w:sz w:val="18"/>
            <w:szCs w:val="18"/>
            <w:lang w:eastAsia="x-none"/>
          </w:rPr>
          <w:t>R1-2201155</w:t>
        </w:r>
      </w:hyperlink>
      <w:r w:rsidR="00796D5D" w:rsidRPr="00796D5D">
        <w:rPr>
          <w:sz w:val="18"/>
          <w:szCs w:val="18"/>
          <w:lang w:eastAsia="x-none"/>
        </w:rPr>
        <w:tab/>
        <w:t>[Draft] Reply LS on CORESET#0 impact of CBW narrower than 40MHz of n79</w:t>
      </w:r>
      <w:r w:rsidR="00796D5D" w:rsidRPr="00796D5D">
        <w:rPr>
          <w:sz w:val="18"/>
          <w:szCs w:val="18"/>
          <w:lang w:eastAsia="x-none"/>
        </w:rPr>
        <w:tab/>
        <w:t>ZTE</w:t>
      </w:r>
    </w:p>
    <w:p w14:paraId="351DF500" w14:textId="25E348C4" w:rsidR="00796D5D" w:rsidRPr="00796D5D" w:rsidRDefault="002328C4" w:rsidP="00796D5D">
      <w:pPr>
        <w:ind w:left="720"/>
        <w:rPr>
          <w:sz w:val="18"/>
          <w:szCs w:val="18"/>
          <w:lang w:eastAsia="x-none"/>
        </w:rPr>
      </w:pPr>
      <w:hyperlink r:id="rId313" w:history="1">
        <w:r w:rsidR="004371F4">
          <w:rPr>
            <w:rStyle w:val="Hyperlink"/>
            <w:sz w:val="18"/>
            <w:szCs w:val="18"/>
            <w:lang w:eastAsia="x-none"/>
          </w:rPr>
          <w:t>R1-2201156</w:t>
        </w:r>
      </w:hyperlink>
      <w:r w:rsidR="00796D5D" w:rsidRPr="00796D5D">
        <w:rPr>
          <w:sz w:val="18"/>
          <w:szCs w:val="18"/>
          <w:lang w:eastAsia="x-none"/>
        </w:rPr>
        <w:tab/>
        <w:t>Discussion on CORESET#0 impact of CBW narrower than 40MHz of n79</w:t>
      </w:r>
      <w:r w:rsidR="00796D5D" w:rsidRPr="00796D5D">
        <w:rPr>
          <w:sz w:val="18"/>
          <w:szCs w:val="18"/>
          <w:lang w:eastAsia="x-none"/>
        </w:rPr>
        <w:tab/>
        <w:t>ZTE</w:t>
      </w:r>
    </w:p>
    <w:p w14:paraId="594CD91D" w14:textId="54E96521" w:rsidR="00796D5D" w:rsidRPr="00796D5D" w:rsidRDefault="002328C4" w:rsidP="00796D5D">
      <w:pPr>
        <w:ind w:left="720"/>
        <w:rPr>
          <w:sz w:val="18"/>
          <w:szCs w:val="18"/>
          <w:lang w:eastAsia="x-none"/>
        </w:rPr>
      </w:pPr>
      <w:hyperlink r:id="rId314" w:history="1">
        <w:r w:rsidR="004371F4">
          <w:rPr>
            <w:rStyle w:val="Hyperlink"/>
            <w:sz w:val="18"/>
            <w:szCs w:val="18"/>
            <w:lang w:eastAsia="x-none"/>
          </w:rPr>
          <w:t>R1-2201432</w:t>
        </w:r>
      </w:hyperlink>
      <w:r w:rsidR="00796D5D" w:rsidRPr="00796D5D">
        <w:rPr>
          <w:sz w:val="18"/>
          <w:szCs w:val="18"/>
          <w:lang w:eastAsia="x-none"/>
        </w:rPr>
        <w:tab/>
        <w:t>Discussion on CORESET#0 impact of CBW narrower than 40MHz of n79</w:t>
      </w:r>
      <w:r w:rsidR="00796D5D" w:rsidRPr="00796D5D">
        <w:rPr>
          <w:sz w:val="18"/>
          <w:szCs w:val="18"/>
          <w:lang w:eastAsia="x-none"/>
        </w:rPr>
        <w:tab/>
        <w:t>FUTUREWEI</w:t>
      </w:r>
    </w:p>
    <w:p w14:paraId="74321EC0" w14:textId="1CE3818A" w:rsidR="00796D5D" w:rsidRPr="00796D5D" w:rsidRDefault="002328C4" w:rsidP="00796D5D">
      <w:pPr>
        <w:ind w:left="720"/>
        <w:rPr>
          <w:sz w:val="18"/>
          <w:szCs w:val="18"/>
          <w:lang w:eastAsia="x-none"/>
        </w:rPr>
      </w:pPr>
      <w:hyperlink r:id="rId315" w:history="1">
        <w:r w:rsidR="004371F4">
          <w:rPr>
            <w:rStyle w:val="Hyperlink"/>
            <w:sz w:val="18"/>
            <w:szCs w:val="18"/>
            <w:lang w:eastAsia="x-none"/>
          </w:rPr>
          <w:t>R1-2201620</w:t>
        </w:r>
      </w:hyperlink>
      <w:r w:rsidR="00796D5D" w:rsidRPr="00796D5D">
        <w:rPr>
          <w:sz w:val="18"/>
          <w:szCs w:val="18"/>
          <w:lang w:eastAsia="x-none"/>
        </w:rPr>
        <w:tab/>
        <w:t>Discussion on LS related to CORESET#0 impact of CBW narrower than 40MHz of n79</w:t>
      </w:r>
      <w:r w:rsidR="00796D5D" w:rsidRPr="00796D5D">
        <w:rPr>
          <w:sz w:val="18"/>
          <w:szCs w:val="18"/>
          <w:lang w:eastAsia="x-none"/>
        </w:rPr>
        <w:tab/>
        <w:t>Ericsson</w:t>
      </w:r>
    </w:p>
    <w:p w14:paraId="41D29733" w14:textId="54D4C0D5" w:rsidR="00796D5D" w:rsidRPr="00796D5D" w:rsidRDefault="002328C4" w:rsidP="00796D5D">
      <w:pPr>
        <w:ind w:left="720"/>
        <w:rPr>
          <w:sz w:val="18"/>
          <w:szCs w:val="18"/>
          <w:lang w:eastAsia="x-none"/>
        </w:rPr>
      </w:pPr>
      <w:hyperlink r:id="rId316" w:history="1">
        <w:r w:rsidR="004371F4">
          <w:rPr>
            <w:rStyle w:val="Hyperlink"/>
            <w:sz w:val="18"/>
            <w:szCs w:val="18"/>
            <w:lang w:eastAsia="x-none"/>
          </w:rPr>
          <w:t>R1-2201677</w:t>
        </w:r>
      </w:hyperlink>
      <w:r w:rsidR="00796D5D" w:rsidRPr="00796D5D">
        <w:rPr>
          <w:sz w:val="18"/>
          <w:szCs w:val="18"/>
          <w:lang w:eastAsia="x-none"/>
        </w:rPr>
        <w:tab/>
        <w:t>Discussion on LS CORESET#0 impact of CBW narrower than 40MHz of n79</w:t>
      </w:r>
      <w:r w:rsidR="00796D5D" w:rsidRPr="00796D5D">
        <w:rPr>
          <w:sz w:val="18"/>
          <w:szCs w:val="18"/>
          <w:lang w:eastAsia="x-none"/>
        </w:rPr>
        <w:tab/>
        <w:t>Intel Corporation</w:t>
      </w:r>
    </w:p>
    <w:p w14:paraId="46FF4549" w14:textId="5728E546" w:rsidR="00796D5D" w:rsidRPr="00796D5D" w:rsidRDefault="002328C4" w:rsidP="00796D5D">
      <w:pPr>
        <w:ind w:left="720"/>
        <w:rPr>
          <w:sz w:val="18"/>
          <w:szCs w:val="18"/>
          <w:lang w:eastAsia="x-none"/>
        </w:rPr>
      </w:pPr>
      <w:hyperlink r:id="rId317" w:history="1">
        <w:r w:rsidR="004371F4">
          <w:rPr>
            <w:rStyle w:val="Hyperlink"/>
            <w:sz w:val="18"/>
            <w:szCs w:val="18"/>
            <w:lang w:eastAsia="x-none"/>
          </w:rPr>
          <w:t>R1-2201678</w:t>
        </w:r>
      </w:hyperlink>
      <w:r w:rsidR="00796D5D" w:rsidRPr="00796D5D">
        <w:rPr>
          <w:sz w:val="18"/>
          <w:szCs w:val="18"/>
          <w:lang w:eastAsia="x-none"/>
        </w:rPr>
        <w:tab/>
        <w:t>[Draft] Reply LS on CORESET#0 impact of CBW narrower than 40MHz of n79</w:t>
      </w:r>
      <w:r w:rsidR="00796D5D" w:rsidRPr="00796D5D">
        <w:rPr>
          <w:sz w:val="18"/>
          <w:szCs w:val="18"/>
          <w:lang w:eastAsia="x-none"/>
        </w:rPr>
        <w:tab/>
        <w:t>Intel Corporation</w:t>
      </w:r>
    </w:p>
    <w:p w14:paraId="4A11DF7B" w14:textId="620684D9" w:rsidR="00796D5D" w:rsidRPr="00796D5D" w:rsidRDefault="002328C4" w:rsidP="00796D5D">
      <w:pPr>
        <w:ind w:left="720"/>
        <w:rPr>
          <w:sz w:val="18"/>
          <w:szCs w:val="18"/>
          <w:lang w:eastAsia="x-none"/>
        </w:rPr>
      </w:pPr>
      <w:hyperlink r:id="rId318" w:history="1">
        <w:r w:rsidR="004371F4">
          <w:rPr>
            <w:rStyle w:val="Hyperlink"/>
            <w:sz w:val="18"/>
            <w:szCs w:val="18"/>
            <w:lang w:eastAsia="x-none"/>
          </w:rPr>
          <w:t>R1-2201841</w:t>
        </w:r>
      </w:hyperlink>
      <w:r w:rsidR="00796D5D" w:rsidRPr="00796D5D">
        <w:rPr>
          <w:sz w:val="18"/>
          <w:szCs w:val="18"/>
          <w:lang w:eastAsia="x-none"/>
        </w:rPr>
        <w:tab/>
        <w:t>Discussion on RAN4 LS on CORESET#0 impact of CBW narrower than 40MHz of n79</w:t>
      </w:r>
      <w:r w:rsidR="00796D5D" w:rsidRPr="00796D5D">
        <w:rPr>
          <w:sz w:val="18"/>
          <w:szCs w:val="18"/>
          <w:lang w:eastAsia="x-none"/>
        </w:rPr>
        <w:tab/>
        <w:t>CMCC</w:t>
      </w:r>
    </w:p>
    <w:p w14:paraId="2AB742FB" w14:textId="5EFA3DC2" w:rsidR="00796D5D" w:rsidRPr="00796D5D" w:rsidRDefault="002328C4" w:rsidP="00796D5D">
      <w:pPr>
        <w:ind w:left="720"/>
        <w:rPr>
          <w:sz w:val="18"/>
          <w:szCs w:val="18"/>
          <w:lang w:eastAsia="x-none"/>
        </w:rPr>
      </w:pPr>
      <w:hyperlink r:id="rId319" w:history="1">
        <w:r w:rsidR="004371F4">
          <w:rPr>
            <w:rStyle w:val="Hyperlink"/>
            <w:sz w:val="18"/>
            <w:szCs w:val="18"/>
            <w:lang w:eastAsia="x-none"/>
          </w:rPr>
          <w:t>R1-2201973</w:t>
        </w:r>
      </w:hyperlink>
      <w:r w:rsidR="00796D5D" w:rsidRPr="00796D5D">
        <w:rPr>
          <w:sz w:val="18"/>
          <w:szCs w:val="18"/>
          <w:lang w:eastAsia="x-none"/>
        </w:rPr>
        <w:tab/>
        <w:t>Discussion on CORESET#0 impact of CBW narrower than 40MHz of n79</w:t>
      </w:r>
      <w:r w:rsidR="00796D5D" w:rsidRPr="00796D5D">
        <w:rPr>
          <w:sz w:val="18"/>
          <w:szCs w:val="18"/>
          <w:lang w:eastAsia="x-none"/>
        </w:rPr>
        <w:tab/>
        <w:t>Samsung</w:t>
      </w:r>
    </w:p>
    <w:p w14:paraId="53917418" w14:textId="0E44F433" w:rsidR="00796D5D" w:rsidRPr="00796D5D" w:rsidRDefault="002328C4" w:rsidP="00796D5D">
      <w:pPr>
        <w:ind w:left="720"/>
        <w:rPr>
          <w:sz w:val="18"/>
          <w:szCs w:val="18"/>
          <w:lang w:eastAsia="x-none"/>
        </w:rPr>
      </w:pPr>
      <w:hyperlink r:id="rId320" w:history="1">
        <w:r w:rsidR="004371F4">
          <w:rPr>
            <w:rStyle w:val="Hyperlink"/>
            <w:sz w:val="18"/>
            <w:szCs w:val="18"/>
            <w:lang w:eastAsia="x-none"/>
          </w:rPr>
          <w:t>R1-2201974</w:t>
        </w:r>
      </w:hyperlink>
      <w:r w:rsidR="00796D5D" w:rsidRPr="00796D5D">
        <w:rPr>
          <w:sz w:val="18"/>
          <w:szCs w:val="18"/>
          <w:lang w:eastAsia="x-none"/>
        </w:rPr>
        <w:tab/>
        <w:t>Draft Reply LS on CORESET#0 impact of CBW narrower than 40MHz of n79</w:t>
      </w:r>
      <w:r w:rsidR="00796D5D" w:rsidRPr="00796D5D">
        <w:rPr>
          <w:sz w:val="18"/>
          <w:szCs w:val="18"/>
          <w:lang w:eastAsia="x-none"/>
        </w:rPr>
        <w:tab/>
        <w:t>Samsung</w:t>
      </w:r>
    </w:p>
    <w:p w14:paraId="0E1F9F8D" w14:textId="2D160462" w:rsidR="00796D5D" w:rsidRPr="00796D5D" w:rsidRDefault="002328C4" w:rsidP="00796D5D">
      <w:pPr>
        <w:ind w:left="720"/>
        <w:rPr>
          <w:sz w:val="18"/>
          <w:szCs w:val="18"/>
          <w:lang w:eastAsia="x-none"/>
        </w:rPr>
      </w:pPr>
      <w:hyperlink r:id="rId321" w:history="1">
        <w:r w:rsidR="004371F4">
          <w:rPr>
            <w:rStyle w:val="Hyperlink"/>
            <w:sz w:val="18"/>
            <w:szCs w:val="18"/>
            <w:lang w:eastAsia="x-none"/>
          </w:rPr>
          <w:t>R1-2202060</w:t>
        </w:r>
      </w:hyperlink>
      <w:r w:rsidR="00796D5D" w:rsidRPr="00796D5D">
        <w:rPr>
          <w:sz w:val="18"/>
          <w:szCs w:val="18"/>
          <w:lang w:eastAsia="x-none"/>
        </w:rPr>
        <w:tab/>
        <w:t>Discussion on RAN4 LS on CORESET#0 configuration in n79</w:t>
      </w:r>
      <w:r w:rsidR="00796D5D" w:rsidRPr="00796D5D">
        <w:rPr>
          <w:sz w:val="18"/>
          <w:szCs w:val="18"/>
          <w:lang w:eastAsia="x-none"/>
        </w:rPr>
        <w:tab/>
        <w:t>MediaTek Inc.</w:t>
      </w:r>
    </w:p>
    <w:p w14:paraId="2A01B602" w14:textId="472BFE43" w:rsidR="00796D5D" w:rsidRPr="00796D5D" w:rsidRDefault="002328C4" w:rsidP="00796D5D">
      <w:pPr>
        <w:ind w:left="720"/>
        <w:rPr>
          <w:color w:val="FF0000"/>
          <w:sz w:val="18"/>
          <w:szCs w:val="18"/>
          <w:lang w:eastAsia="x-none"/>
        </w:rPr>
      </w:pPr>
      <w:hyperlink r:id="rId322" w:history="1">
        <w:r w:rsidR="004371F4">
          <w:rPr>
            <w:rStyle w:val="Hyperlink"/>
            <w:sz w:val="18"/>
            <w:szCs w:val="18"/>
            <w:lang w:eastAsia="x-none"/>
          </w:rPr>
          <w:t>R1-2202107</w:t>
        </w:r>
      </w:hyperlink>
      <w:r w:rsidR="00796D5D" w:rsidRPr="00796D5D">
        <w:rPr>
          <w:color w:val="FF0000"/>
          <w:sz w:val="18"/>
          <w:szCs w:val="18"/>
          <w:lang w:eastAsia="x-none"/>
        </w:rPr>
        <w:tab/>
        <w:t>Draft Reply LS on CORESET#0 Impact of CBW Narrower than 40 MHz of n79</w:t>
      </w:r>
      <w:r w:rsidR="00796D5D" w:rsidRPr="00796D5D">
        <w:rPr>
          <w:color w:val="FF0000"/>
          <w:sz w:val="18"/>
          <w:szCs w:val="18"/>
          <w:lang w:eastAsia="x-none"/>
        </w:rPr>
        <w:tab/>
        <w:t>Qualcomm Incorporated</w:t>
      </w:r>
      <w:r w:rsidR="00796D5D" w:rsidRPr="00796D5D">
        <w:rPr>
          <w:color w:val="FF0000"/>
          <w:sz w:val="18"/>
          <w:szCs w:val="18"/>
          <w:lang w:eastAsia="x-none"/>
        </w:rPr>
        <w:tab/>
        <w:t>Late submission</w:t>
      </w:r>
    </w:p>
    <w:p w14:paraId="0F7BF909" w14:textId="380ED120" w:rsidR="00796D5D" w:rsidRPr="00796D5D" w:rsidRDefault="002328C4" w:rsidP="00796D5D">
      <w:pPr>
        <w:ind w:left="720"/>
        <w:rPr>
          <w:sz w:val="18"/>
          <w:szCs w:val="18"/>
          <w:lang w:eastAsia="x-none"/>
        </w:rPr>
      </w:pPr>
      <w:hyperlink r:id="rId323" w:history="1">
        <w:r w:rsidR="004371F4">
          <w:rPr>
            <w:rStyle w:val="Hyperlink"/>
            <w:sz w:val="18"/>
            <w:szCs w:val="18"/>
            <w:lang w:eastAsia="x-none"/>
          </w:rPr>
          <w:t>R1-2202325</w:t>
        </w:r>
      </w:hyperlink>
      <w:r w:rsidR="00796D5D" w:rsidRPr="00796D5D">
        <w:rPr>
          <w:sz w:val="18"/>
          <w:szCs w:val="18"/>
          <w:lang w:eastAsia="x-none"/>
        </w:rPr>
        <w:tab/>
        <w:t>On CORESET#0 configuration for n79 with CBW narrower than 40MHz</w:t>
      </w:r>
      <w:r w:rsidR="00796D5D" w:rsidRPr="00796D5D">
        <w:rPr>
          <w:sz w:val="18"/>
          <w:szCs w:val="18"/>
          <w:lang w:eastAsia="x-none"/>
        </w:rPr>
        <w:tab/>
        <w:t>Nokia, Nokia Shanghai Bell</w:t>
      </w:r>
    </w:p>
    <w:p w14:paraId="30A086C6" w14:textId="265D3B15" w:rsidR="00796D5D" w:rsidRPr="00796D5D" w:rsidRDefault="002328C4" w:rsidP="00796D5D">
      <w:pPr>
        <w:ind w:left="720"/>
        <w:rPr>
          <w:sz w:val="18"/>
          <w:szCs w:val="18"/>
          <w:lang w:eastAsia="x-none"/>
        </w:rPr>
      </w:pPr>
      <w:hyperlink r:id="rId324" w:history="1">
        <w:r w:rsidR="004371F4">
          <w:rPr>
            <w:rStyle w:val="Hyperlink"/>
            <w:sz w:val="18"/>
            <w:szCs w:val="18"/>
            <w:lang w:eastAsia="x-none"/>
          </w:rPr>
          <w:t>R1-2202472</w:t>
        </w:r>
      </w:hyperlink>
      <w:r w:rsidR="00796D5D" w:rsidRPr="00796D5D">
        <w:rPr>
          <w:sz w:val="18"/>
          <w:szCs w:val="18"/>
          <w:lang w:eastAsia="x-none"/>
        </w:rPr>
        <w:tab/>
        <w:t>On CORESET#0 impact of smaller CBW of n79</w:t>
      </w:r>
      <w:r w:rsidR="00796D5D" w:rsidRPr="00796D5D">
        <w:rPr>
          <w:sz w:val="18"/>
          <w:szCs w:val="18"/>
          <w:lang w:eastAsia="x-none"/>
        </w:rPr>
        <w:tab/>
        <w:t>Huawei, HiSilicon</w:t>
      </w:r>
    </w:p>
    <w:p w14:paraId="4158586C" w14:textId="194C9041" w:rsidR="00796D5D" w:rsidRPr="00D046C5" w:rsidRDefault="00796D5D" w:rsidP="009A3C66">
      <w:pPr>
        <w:rPr>
          <w:lang w:eastAsia="x-none"/>
        </w:rPr>
      </w:pPr>
      <w:r w:rsidRPr="00D046C5">
        <w:rPr>
          <w:b/>
          <w:bCs/>
          <w:lang w:eastAsia="x-none"/>
        </w:rPr>
        <w:t>Decision:</w:t>
      </w:r>
      <w:r w:rsidRPr="00D046C5">
        <w:rPr>
          <w:lang w:eastAsia="x-none"/>
        </w:rPr>
        <w:t xml:space="preserve"> Response LS is needed. Use the following separate email thread:</w:t>
      </w:r>
    </w:p>
    <w:p w14:paraId="799F1FDD" w14:textId="421F2EEF" w:rsidR="00796D5D" w:rsidRPr="00D046C5" w:rsidRDefault="009A3C66" w:rsidP="009A3C66">
      <w:pPr>
        <w:rPr>
          <w:lang w:eastAsia="x-none"/>
        </w:rPr>
      </w:pPr>
      <w:r w:rsidRPr="00D046C5">
        <w:rPr>
          <w:lang w:eastAsia="x-none"/>
        </w:rPr>
        <w:t xml:space="preserve">[108-e-AI5-LS-04] </w:t>
      </w:r>
      <w:r w:rsidR="00796D5D" w:rsidRPr="00D046C5">
        <w:rPr>
          <w:lang w:eastAsia="x-none"/>
        </w:rPr>
        <w:t>– Nina (Samsung)</w:t>
      </w:r>
    </w:p>
    <w:p w14:paraId="2A696A35" w14:textId="0EC6193F" w:rsidR="009A3C66" w:rsidRPr="00D046C5" w:rsidRDefault="009A3C66" w:rsidP="009A3C66">
      <w:pPr>
        <w:rPr>
          <w:lang w:eastAsia="x-none"/>
        </w:rPr>
      </w:pPr>
      <w:r w:rsidRPr="00D046C5">
        <w:rPr>
          <w:lang w:eastAsia="x-none"/>
        </w:rPr>
        <w:t>Email discussion for incoming LS on CORESET#0 impact of CBW narrower than 40MHz of n79 (</w:t>
      </w:r>
      <w:hyperlink r:id="rId325" w:history="1">
        <w:r w:rsidR="004371F4">
          <w:rPr>
            <w:rStyle w:val="Hyperlink"/>
            <w:lang w:eastAsia="x-none"/>
          </w:rPr>
          <w:t>R1-2200907</w:t>
        </w:r>
      </w:hyperlink>
      <w:r w:rsidRPr="00D046C5">
        <w:rPr>
          <w:lang w:eastAsia="x-none"/>
        </w:rPr>
        <w:t>) by February 25</w:t>
      </w:r>
    </w:p>
    <w:p w14:paraId="7F17CF43" w14:textId="2C8F6252" w:rsidR="00D046C5" w:rsidRDefault="002328C4" w:rsidP="00D046C5">
      <w:pPr>
        <w:rPr>
          <w:b/>
          <w:bCs/>
          <w:lang w:eastAsia="x-none"/>
        </w:rPr>
      </w:pPr>
      <w:hyperlink r:id="rId326" w:history="1">
        <w:r w:rsidR="004371F4">
          <w:rPr>
            <w:rStyle w:val="Hyperlink"/>
            <w:b/>
            <w:bCs/>
            <w:lang w:eastAsia="x-none"/>
          </w:rPr>
          <w:t>R1-2202716</w:t>
        </w:r>
      </w:hyperlink>
      <w:r w:rsidR="00D046C5" w:rsidRPr="00D046C5">
        <w:rPr>
          <w:b/>
          <w:bCs/>
          <w:lang w:eastAsia="x-none"/>
        </w:rPr>
        <w:tab/>
        <w:t>Summary of email discussion for incoming LS on CORESET#0 impact of CBW narrower than 40MHz of n79</w:t>
      </w:r>
      <w:r w:rsidR="00D046C5" w:rsidRPr="00D046C5">
        <w:rPr>
          <w:b/>
          <w:bCs/>
          <w:lang w:eastAsia="x-none"/>
        </w:rPr>
        <w:tab/>
        <w:t>Moderator (Samsung)</w:t>
      </w:r>
    </w:p>
    <w:p w14:paraId="28AA02EC" w14:textId="2E79D897" w:rsidR="00D046C5" w:rsidRDefault="00D046C5" w:rsidP="00D046C5">
      <w:pPr>
        <w:rPr>
          <w:lang w:eastAsia="x-none"/>
        </w:rPr>
      </w:pPr>
      <w:r w:rsidRPr="00D046C5">
        <w:rPr>
          <w:b/>
          <w:bCs/>
          <w:lang w:eastAsia="x-none"/>
        </w:rPr>
        <w:t>Decision:</w:t>
      </w:r>
      <w:r>
        <w:rPr>
          <w:lang w:eastAsia="x-none"/>
        </w:rPr>
        <w:t xml:space="preserve"> As per email decision posted on Feb 25</w:t>
      </w:r>
      <w:r w:rsidRPr="00D046C5">
        <w:rPr>
          <w:vertAlign w:val="superscript"/>
          <w:lang w:eastAsia="x-none"/>
        </w:rPr>
        <w:t>th</w:t>
      </w:r>
      <w:r>
        <w:rPr>
          <w:lang w:eastAsia="x-none"/>
        </w:rPr>
        <w:t>,</w:t>
      </w:r>
    </w:p>
    <w:p w14:paraId="2D126821" w14:textId="57E5E087" w:rsidR="00D046C5" w:rsidRDefault="00D046C5" w:rsidP="00D046C5">
      <w:pPr>
        <w:rPr>
          <w:rFonts w:ascii="Times New Roman" w:hAnsi="Times New Roman"/>
          <w:lang w:val="en-US" w:eastAsia="en-GB"/>
        </w:rPr>
      </w:pPr>
      <w:r>
        <w:rPr>
          <w:highlight w:val="green"/>
          <w:lang w:val="en-US"/>
        </w:rPr>
        <w:t>Agreement</w:t>
      </w:r>
      <w:r>
        <w:rPr>
          <w:lang w:val="en-US"/>
        </w:rPr>
        <w:t xml:space="preserve"> </w:t>
      </w:r>
    </w:p>
    <w:p w14:paraId="363179C1" w14:textId="6C1FE605" w:rsidR="00D046C5" w:rsidRDefault="00D046C5" w:rsidP="00D046C5">
      <w:pPr>
        <w:rPr>
          <w:rFonts w:ascii="Arial" w:hAnsi="Arial" w:cs="Arial"/>
          <w:lang w:val="en-US"/>
        </w:rPr>
      </w:pPr>
      <w:r>
        <w:rPr>
          <w:lang w:val="en-US"/>
        </w:rPr>
        <w:t xml:space="preserve">RAN1 agrees on below to solve the problem of non-backward compatible issue due to the minimum bandwidth change of n79 in LS </w:t>
      </w:r>
      <w:hyperlink r:id="rId327" w:history="1">
        <w:r w:rsidR="004371F4">
          <w:rPr>
            <w:rStyle w:val="Hyperlink"/>
            <w:lang w:val="en-US"/>
          </w:rPr>
          <w:t>R1-2200907</w:t>
        </w:r>
      </w:hyperlink>
      <w:r>
        <w:rPr>
          <w:lang w:val="en-US"/>
        </w:rPr>
        <w:t xml:space="preserve"> (R4-2202286) from RAN4.</w:t>
      </w:r>
    </w:p>
    <w:p w14:paraId="2318AAB2" w14:textId="77777777" w:rsidR="00D046C5" w:rsidRPr="00D046C5" w:rsidRDefault="00D046C5" w:rsidP="00D046C5">
      <w:pPr>
        <w:ind w:left="720"/>
        <w:rPr>
          <w:rFonts w:ascii="Arial" w:hAnsi="Arial" w:cs="Arial"/>
          <w:sz w:val="16"/>
          <w:szCs w:val="16"/>
          <w:lang w:val="en-US"/>
        </w:rPr>
      </w:pPr>
      <w:r w:rsidRPr="00D046C5">
        <w:rPr>
          <w:rFonts w:ascii="Arial" w:hAnsi="Arial" w:cs="Arial"/>
          <w:color w:val="000000"/>
          <w:sz w:val="16"/>
          <w:szCs w:val="16"/>
          <w:lang w:val="en-US"/>
        </w:rPr>
        <w:t>Alt-1a: Add narrower channel bandwidth to n79, and indicate the same table</w:t>
      </w:r>
      <w:r w:rsidRPr="00D046C5">
        <w:rPr>
          <w:rFonts w:ascii="Arial" w:hAnsi="Arial" w:cs="Arial"/>
          <w:color w:val="FF0000"/>
          <w:sz w:val="16"/>
          <w:szCs w:val="16"/>
          <w:lang w:val="en-US"/>
        </w:rPr>
        <w:t> </w:t>
      </w:r>
      <w:r w:rsidRPr="00D046C5">
        <w:rPr>
          <w:rFonts w:ascii="Arial" w:hAnsi="Arial" w:cs="Arial"/>
          <w:color w:val="FF0000"/>
          <w:sz w:val="16"/>
          <w:szCs w:val="16"/>
          <w:u w:val="single"/>
          <w:lang w:val="en-US"/>
        </w:rPr>
        <w:t>13-5/</w:t>
      </w:r>
      <w:r w:rsidRPr="00D046C5">
        <w:rPr>
          <w:rFonts w:ascii="Arial" w:hAnsi="Arial" w:cs="Arial"/>
          <w:color w:val="000000"/>
          <w:sz w:val="16"/>
          <w:szCs w:val="16"/>
          <w:lang w:val="en-US"/>
        </w:rPr>
        <w:t>13</w:t>
      </w:r>
      <w:r w:rsidRPr="00D046C5">
        <w:rPr>
          <w:rFonts w:ascii="Arial" w:hAnsi="Arial" w:cs="Arial"/>
          <w:color w:val="FF0000"/>
          <w:sz w:val="16"/>
          <w:szCs w:val="16"/>
          <w:u w:val="single"/>
          <w:lang w:val="en-US"/>
        </w:rPr>
        <w:t>-</w:t>
      </w:r>
      <w:r w:rsidRPr="00D046C5">
        <w:rPr>
          <w:rFonts w:ascii="Arial" w:hAnsi="Arial" w:cs="Arial"/>
          <w:color w:val="000000"/>
          <w:sz w:val="16"/>
          <w:szCs w:val="16"/>
          <w:lang w:val="en-US"/>
        </w:rPr>
        <w:t>6 to legacy UE and new UE for CORESET#0 configuration.</w:t>
      </w:r>
    </w:p>
    <w:p w14:paraId="04593061" w14:textId="77777777" w:rsidR="00D046C5" w:rsidRPr="00D046C5" w:rsidRDefault="00D046C5" w:rsidP="00D046C5">
      <w:pPr>
        <w:rPr>
          <w:rFonts w:ascii="Times New Roman" w:hAnsi="Times New Roman"/>
          <w:lang w:val="en-US"/>
        </w:rPr>
      </w:pPr>
    </w:p>
    <w:p w14:paraId="4BE2EB92" w14:textId="4DE10B36" w:rsidR="00D046C5" w:rsidRDefault="00D046C5" w:rsidP="00D046C5">
      <w:pPr>
        <w:rPr>
          <w:rFonts w:ascii="Times New Roman" w:hAnsi="Times New Roman"/>
          <w:lang w:val="en-US" w:eastAsia="en-GB"/>
        </w:rPr>
      </w:pPr>
      <w:r>
        <w:rPr>
          <w:highlight w:val="green"/>
          <w:lang w:val="en-US"/>
        </w:rPr>
        <w:t>Agreement</w:t>
      </w:r>
    </w:p>
    <w:p w14:paraId="54E68CE7" w14:textId="504ED66A" w:rsidR="00D046C5" w:rsidRDefault="00D046C5" w:rsidP="00D046C5">
      <w:pPr>
        <w:rPr>
          <w:rFonts w:ascii="Arial" w:hAnsi="Arial" w:cs="Arial"/>
          <w:lang w:val="en-US"/>
        </w:rPr>
      </w:pPr>
      <w:r>
        <w:rPr>
          <w:color w:val="000000"/>
          <w:lang w:val="en-US"/>
        </w:rPr>
        <w:t>The following TP is endorsed for a CR to TS38.213.</w:t>
      </w:r>
    </w:p>
    <w:p w14:paraId="2BB86212" w14:textId="77777777" w:rsidR="00D046C5" w:rsidRPr="00D046C5" w:rsidRDefault="00D046C5" w:rsidP="00D046C5">
      <w:pPr>
        <w:rPr>
          <w:color w:val="FF0000"/>
          <w:lang w:val="en-US"/>
        </w:rPr>
      </w:pPr>
      <w:r w:rsidRPr="00D046C5">
        <w:rPr>
          <w:color w:val="FF0000"/>
          <w:lang w:val="en-US"/>
        </w:rPr>
        <w:t>==========Text proposal for 38.213=================</w:t>
      </w:r>
    </w:p>
    <w:p w14:paraId="5B971272" w14:textId="77777777" w:rsidR="00D046C5" w:rsidRPr="00D046C5" w:rsidRDefault="00D046C5" w:rsidP="00D046C5">
      <w:pPr>
        <w:jc w:val="center"/>
        <w:rPr>
          <w:rFonts w:ascii="Arial" w:hAnsi="Arial" w:cs="Arial"/>
          <w:sz w:val="16"/>
          <w:szCs w:val="16"/>
          <w:lang w:val="en-US"/>
        </w:rPr>
      </w:pPr>
      <w:r w:rsidRPr="00D046C5">
        <w:rPr>
          <w:rFonts w:ascii="Arial" w:hAnsi="Arial" w:cs="Arial"/>
          <w:color w:val="FF0000"/>
          <w:sz w:val="16"/>
          <w:szCs w:val="16"/>
          <w:lang w:val="en-US"/>
        </w:rPr>
        <w:t>&lt;Unchanged part omitted&gt;</w:t>
      </w:r>
    </w:p>
    <w:p w14:paraId="4DAB8B4F" w14:textId="77777777" w:rsidR="00D046C5" w:rsidRPr="00D046C5" w:rsidRDefault="00D046C5" w:rsidP="00D046C5">
      <w:pPr>
        <w:rPr>
          <w:rFonts w:ascii="Arial" w:hAnsi="Arial" w:cs="Arial"/>
          <w:sz w:val="16"/>
          <w:szCs w:val="16"/>
          <w:lang w:val="en-US"/>
        </w:rPr>
      </w:pPr>
      <w:r w:rsidRPr="00D046C5">
        <w:rPr>
          <w:rFonts w:ascii="Arial" w:hAnsi="Arial" w:cs="Arial"/>
          <w:sz w:val="16"/>
          <w:szCs w:val="16"/>
          <w:lang w:val="en-US"/>
        </w:rPr>
        <w:t xml:space="preserve">Table 13-3: Set of resource blocks and slot symbols of CORESET for Type0-PDCCH search space set when {SS/PBCH block, PDCCH} SCS is {30, 15} kHz for frequency bands with minimum channel bandwidth 5 MHz or 10 MHz </w:t>
      </w:r>
      <w:r w:rsidRPr="00D046C5">
        <w:rPr>
          <w:rFonts w:ascii="Arial" w:hAnsi="Arial" w:cs="Arial"/>
          <w:color w:val="0070C0"/>
          <w:sz w:val="16"/>
          <w:szCs w:val="16"/>
          <w:u w:val="single"/>
          <w:lang w:val="en-US"/>
        </w:rPr>
        <w:t>except for the frequency bands given in [5, TS38.101-1] </w:t>
      </w:r>
    </w:p>
    <w:p w14:paraId="490C451E" w14:textId="77777777" w:rsidR="00D046C5" w:rsidRPr="00D046C5" w:rsidRDefault="00D046C5" w:rsidP="00D046C5">
      <w:pPr>
        <w:jc w:val="center"/>
        <w:rPr>
          <w:rFonts w:ascii="Arial" w:hAnsi="Arial" w:cs="Arial"/>
          <w:sz w:val="16"/>
          <w:szCs w:val="16"/>
          <w:lang w:val="en-US"/>
        </w:rPr>
      </w:pPr>
      <w:r w:rsidRPr="00D046C5">
        <w:rPr>
          <w:rFonts w:ascii="Arial" w:hAnsi="Arial" w:cs="Arial"/>
          <w:color w:val="FF0000"/>
          <w:sz w:val="16"/>
          <w:szCs w:val="16"/>
          <w:lang w:val="en-US"/>
        </w:rPr>
        <w:t>&lt;Unchanged part omitted&gt;</w:t>
      </w:r>
    </w:p>
    <w:p w14:paraId="76C46D8E" w14:textId="77777777" w:rsidR="00D046C5" w:rsidRPr="00D046C5" w:rsidRDefault="00D046C5" w:rsidP="00D046C5">
      <w:pPr>
        <w:rPr>
          <w:rFonts w:ascii="Arial" w:hAnsi="Arial" w:cs="Arial"/>
          <w:sz w:val="16"/>
          <w:szCs w:val="16"/>
          <w:lang w:val="en-US"/>
        </w:rPr>
      </w:pPr>
      <w:r w:rsidRPr="00D046C5">
        <w:rPr>
          <w:rStyle w:val="Strong"/>
          <w:rFonts w:ascii="Arial" w:hAnsi="Arial" w:cs="Arial"/>
          <w:sz w:val="16"/>
          <w:szCs w:val="16"/>
          <w:lang w:val="en-US"/>
        </w:rPr>
        <w:t xml:space="preserve">Table 13-4: Set of resource blocks and slot symbols of CORESET for Type0-PDCCH search space set when {SS/PBCH block, PDCCH} SCS is {30, 30} kHz for frequency bands with minimum channel bandwidth 5 MHz or 10 MHz </w:t>
      </w:r>
      <w:r w:rsidRPr="00D046C5">
        <w:rPr>
          <w:rStyle w:val="Strong"/>
          <w:rFonts w:ascii="Arial" w:hAnsi="Arial" w:cs="Arial"/>
          <w:color w:val="0070C0"/>
          <w:sz w:val="16"/>
          <w:szCs w:val="16"/>
          <w:u w:val="single"/>
          <w:lang w:val="en-US"/>
        </w:rPr>
        <w:t>except for the frequency bands given in [5, TS38.101-1] </w:t>
      </w:r>
    </w:p>
    <w:p w14:paraId="68ABE2BC" w14:textId="77777777" w:rsidR="00D046C5" w:rsidRPr="00D046C5" w:rsidRDefault="00D046C5" w:rsidP="00D046C5">
      <w:pPr>
        <w:jc w:val="center"/>
        <w:rPr>
          <w:rFonts w:ascii="Arial" w:hAnsi="Arial" w:cs="Arial"/>
          <w:sz w:val="16"/>
          <w:szCs w:val="16"/>
          <w:lang w:val="en-US"/>
        </w:rPr>
      </w:pPr>
      <w:r w:rsidRPr="00D046C5">
        <w:rPr>
          <w:rFonts w:ascii="Arial" w:hAnsi="Arial" w:cs="Arial"/>
          <w:color w:val="FF0000"/>
          <w:sz w:val="16"/>
          <w:szCs w:val="16"/>
          <w:lang w:val="en-US"/>
        </w:rPr>
        <w:t>&lt;Unchanged part omitted&gt;</w:t>
      </w:r>
    </w:p>
    <w:p w14:paraId="252633C5" w14:textId="77777777" w:rsidR="00D046C5" w:rsidRPr="00D046C5" w:rsidRDefault="00D046C5" w:rsidP="00D046C5">
      <w:pPr>
        <w:rPr>
          <w:rFonts w:ascii="Arial" w:hAnsi="Arial" w:cs="Arial"/>
          <w:sz w:val="16"/>
          <w:szCs w:val="16"/>
          <w:lang w:val="en-US"/>
        </w:rPr>
      </w:pPr>
      <w:r w:rsidRPr="00D046C5">
        <w:rPr>
          <w:rStyle w:val="Strong"/>
          <w:rFonts w:ascii="Arial" w:hAnsi="Arial" w:cs="Arial"/>
          <w:sz w:val="16"/>
          <w:szCs w:val="16"/>
          <w:lang w:val="en-US"/>
        </w:rPr>
        <w:t xml:space="preserve">Table 13-5: Set of resource blocks and slot symbols of CORESET for Type0-PDCCH search space set when {SS/PBCH block, PDCCH} SCS is {30, 15} kHz for frequency bands with minimum channel bandwidth 40MHz </w:t>
      </w:r>
      <w:r w:rsidRPr="00D046C5">
        <w:rPr>
          <w:rStyle w:val="Strong"/>
          <w:rFonts w:ascii="Arial" w:hAnsi="Arial" w:cs="Arial"/>
          <w:color w:val="0070C0"/>
          <w:sz w:val="16"/>
          <w:szCs w:val="16"/>
          <w:u w:val="single"/>
          <w:lang w:val="en-US"/>
        </w:rPr>
        <w:t>or for the frequency bands given in [5, TS38.101-1] </w:t>
      </w:r>
    </w:p>
    <w:p w14:paraId="459CCE81" w14:textId="77777777" w:rsidR="00D046C5" w:rsidRPr="00D046C5" w:rsidRDefault="00D046C5" w:rsidP="00D046C5">
      <w:pPr>
        <w:jc w:val="center"/>
        <w:rPr>
          <w:rFonts w:ascii="Arial" w:hAnsi="Arial" w:cs="Arial"/>
          <w:sz w:val="16"/>
          <w:szCs w:val="16"/>
          <w:lang w:val="en-US"/>
        </w:rPr>
      </w:pPr>
      <w:r w:rsidRPr="00D046C5">
        <w:rPr>
          <w:rFonts w:ascii="Arial" w:hAnsi="Arial" w:cs="Arial"/>
          <w:color w:val="FF0000"/>
          <w:sz w:val="16"/>
          <w:szCs w:val="16"/>
          <w:lang w:val="en-US"/>
        </w:rPr>
        <w:t>&lt;Unchanged part omitted&gt;</w:t>
      </w:r>
    </w:p>
    <w:p w14:paraId="2BAAFEB6" w14:textId="77777777" w:rsidR="00D046C5" w:rsidRPr="00D046C5" w:rsidRDefault="00D046C5" w:rsidP="00D046C5">
      <w:pPr>
        <w:rPr>
          <w:rFonts w:ascii="Arial" w:hAnsi="Arial" w:cs="Arial"/>
          <w:sz w:val="16"/>
          <w:szCs w:val="16"/>
          <w:lang w:val="en-US"/>
        </w:rPr>
      </w:pPr>
      <w:r w:rsidRPr="00D046C5">
        <w:rPr>
          <w:rStyle w:val="Strong"/>
          <w:rFonts w:ascii="Arial" w:hAnsi="Arial" w:cs="Arial"/>
          <w:sz w:val="16"/>
          <w:szCs w:val="16"/>
          <w:lang w:val="en-US"/>
        </w:rPr>
        <w:t xml:space="preserve">Table 13-6: Set of resource blocks and slot symbols of CORESET for Type0-PDCCH search space set when {SS/PBCH block, PDCCH} SCS is {30, 30} kHz for frequency bands with minimum channel bandwidth 40MHz </w:t>
      </w:r>
      <w:r w:rsidRPr="00D046C5">
        <w:rPr>
          <w:rStyle w:val="Strong"/>
          <w:rFonts w:ascii="Arial" w:hAnsi="Arial" w:cs="Arial"/>
          <w:color w:val="0070C0"/>
          <w:sz w:val="16"/>
          <w:szCs w:val="16"/>
          <w:u w:val="single"/>
          <w:lang w:val="en-US"/>
        </w:rPr>
        <w:t>or for the frequency bands given in [5, TS38.101-1]</w:t>
      </w:r>
      <w:r w:rsidRPr="00D046C5">
        <w:rPr>
          <w:rStyle w:val="Strong"/>
          <w:rFonts w:ascii="Arial" w:hAnsi="Arial" w:cs="Arial"/>
          <w:color w:val="0070C0"/>
          <w:sz w:val="16"/>
          <w:szCs w:val="16"/>
          <w:lang w:val="en-US"/>
        </w:rPr>
        <w:t> </w:t>
      </w:r>
    </w:p>
    <w:p w14:paraId="59FA4968" w14:textId="77777777" w:rsidR="00D046C5" w:rsidRPr="00D046C5" w:rsidRDefault="00D046C5" w:rsidP="00D046C5">
      <w:pPr>
        <w:jc w:val="center"/>
        <w:rPr>
          <w:rFonts w:ascii="Arial" w:hAnsi="Arial" w:cs="Arial"/>
          <w:sz w:val="16"/>
          <w:szCs w:val="16"/>
          <w:lang w:val="en-US"/>
        </w:rPr>
      </w:pPr>
      <w:r w:rsidRPr="00D046C5">
        <w:rPr>
          <w:rFonts w:ascii="Arial" w:hAnsi="Arial" w:cs="Arial"/>
          <w:color w:val="FF0000"/>
          <w:sz w:val="16"/>
          <w:szCs w:val="16"/>
          <w:lang w:val="en-US"/>
        </w:rPr>
        <w:t>&lt;Unchanged part omitted&gt;</w:t>
      </w:r>
    </w:p>
    <w:p w14:paraId="71DF0AF2" w14:textId="77777777" w:rsidR="00D046C5" w:rsidRPr="00D046C5" w:rsidRDefault="00D046C5" w:rsidP="00D046C5">
      <w:pPr>
        <w:rPr>
          <w:rFonts w:ascii="Times New Roman" w:hAnsi="Times New Roman"/>
          <w:color w:val="FF0000"/>
          <w:lang w:val="en-US"/>
        </w:rPr>
      </w:pPr>
      <w:r w:rsidRPr="00D046C5">
        <w:rPr>
          <w:rFonts w:ascii="Times New Roman" w:hAnsi="Times New Roman"/>
          <w:color w:val="FF0000"/>
          <w:lang w:val="en-US"/>
        </w:rPr>
        <w:t>==========End of Text proposal =================</w:t>
      </w:r>
    </w:p>
    <w:p w14:paraId="61014CDD" w14:textId="6CA3F1A1" w:rsidR="00D046C5" w:rsidRPr="00D046C5" w:rsidRDefault="002328C4" w:rsidP="00D046C5">
      <w:pPr>
        <w:rPr>
          <w:b/>
          <w:bCs/>
          <w:lang w:eastAsia="x-none"/>
        </w:rPr>
      </w:pPr>
      <w:hyperlink r:id="rId328" w:history="1">
        <w:r w:rsidR="004371F4">
          <w:rPr>
            <w:rStyle w:val="Hyperlink"/>
            <w:b/>
            <w:bCs/>
            <w:lang w:eastAsia="x-none"/>
          </w:rPr>
          <w:t>R1-2202694</w:t>
        </w:r>
      </w:hyperlink>
      <w:r w:rsidR="00D046C5" w:rsidRPr="00D046C5">
        <w:rPr>
          <w:b/>
          <w:bCs/>
          <w:lang w:eastAsia="x-none"/>
        </w:rPr>
        <w:tab/>
        <w:t>Draft Reply LS on CORESET#0 impact of CBW narrower than 40MHz of n79</w:t>
      </w:r>
      <w:r w:rsidR="00D046C5" w:rsidRPr="00D046C5">
        <w:rPr>
          <w:b/>
          <w:bCs/>
          <w:lang w:eastAsia="x-none"/>
        </w:rPr>
        <w:tab/>
        <w:t>Samsung</w:t>
      </w:r>
    </w:p>
    <w:p w14:paraId="09EEA583" w14:textId="6E0B352F" w:rsidR="00D046C5" w:rsidRDefault="00D046C5" w:rsidP="00D046C5">
      <w:pPr>
        <w:rPr>
          <w:lang w:eastAsia="x-none"/>
        </w:rPr>
      </w:pPr>
      <w:r w:rsidRPr="00D046C5">
        <w:rPr>
          <w:b/>
          <w:bCs/>
          <w:lang w:eastAsia="x-none"/>
        </w:rPr>
        <w:t>Decision:</w:t>
      </w:r>
      <w:r>
        <w:rPr>
          <w:lang w:eastAsia="x-none"/>
        </w:rPr>
        <w:t xml:space="preserve"> As per email decision posted on Feb 28</w:t>
      </w:r>
      <w:r w:rsidRPr="00D046C5">
        <w:rPr>
          <w:vertAlign w:val="superscript"/>
          <w:lang w:eastAsia="x-none"/>
        </w:rPr>
        <w:t>th</w:t>
      </w:r>
      <w:r>
        <w:rPr>
          <w:lang w:eastAsia="x-none"/>
        </w:rPr>
        <w:t xml:space="preserve">, the draft LS is endorsed. Final LS is </w:t>
      </w:r>
      <w:r w:rsidRPr="00912FF0">
        <w:rPr>
          <w:highlight w:val="green"/>
          <w:lang w:eastAsia="x-none"/>
        </w:rPr>
        <w:t xml:space="preserve">approved in </w:t>
      </w:r>
      <w:hyperlink r:id="rId329" w:history="1">
        <w:r w:rsidR="004371F4">
          <w:rPr>
            <w:rStyle w:val="Hyperlink"/>
            <w:highlight w:val="green"/>
            <w:lang w:eastAsia="x-none"/>
          </w:rPr>
          <w:t>R1-2202695</w:t>
        </w:r>
      </w:hyperlink>
      <w:r w:rsidR="00912FF0">
        <w:rPr>
          <w:lang w:eastAsia="x-none"/>
        </w:rPr>
        <w:t>,including the following note:</w:t>
      </w:r>
    </w:p>
    <w:p w14:paraId="688EF38A" w14:textId="6715485F" w:rsidR="00796D5D" w:rsidRPr="00912FF0" w:rsidRDefault="00D046C5" w:rsidP="009A3C66">
      <w:pPr>
        <w:rPr>
          <w:i/>
          <w:iCs/>
          <w:lang w:eastAsia="x-none"/>
        </w:rPr>
      </w:pPr>
      <w:r w:rsidRPr="00912FF0">
        <w:rPr>
          <w:i/>
          <w:iCs/>
          <w:lang w:eastAsia="x-none"/>
        </w:rPr>
        <w:t>“The above text proposal was agreed in RAN1 but the final CR is pending RAN plenary approval subject to approval of a WID update to include RAN1.”</w:t>
      </w:r>
    </w:p>
    <w:p w14:paraId="3D6DAEAB" w14:textId="58372EC2" w:rsidR="00D046C5" w:rsidRDefault="00D046C5" w:rsidP="009A3C66">
      <w:pPr>
        <w:rPr>
          <w:lang w:eastAsia="x-none"/>
        </w:rPr>
      </w:pPr>
    </w:p>
    <w:p w14:paraId="5809B8F1" w14:textId="77777777" w:rsidR="00D046C5" w:rsidRDefault="00D046C5" w:rsidP="009A3C66">
      <w:pPr>
        <w:rPr>
          <w:lang w:eastAsia="x-none"/>
        </w:rPr>
      </w:pPr>
    </w:p>
    <w:p w14:paraId="465365B1" w14:textId="77777777" w:rsidR="00F63CDE" w:rsidRPr="00F63CDE" w:rsidRDefault="009A3C66" w:rsidP="009A3C66">
      <w:pPr>
        <w:rPr>
          <w:lang w:eastAsia="x-none"/>
        </w:rPr>
      </w:pPr>
      <w:r w:rsidRPr="00F63CDE">
        <w:rPr>
          <w:lang w:eastAsia="x-none"/>
        </w:rPr>
        <w:t xml:space="preserve">[108-e-AI5-LSs-05] </w:t>
      </w:r>
      <w:r w:rsidR="00F63CDE" w:rsidRPr="00F63CDE">
        <w:rPr>
          <w:lang w:eastAsia="x-none"/>
        </w:rPr>
        <w:t>– Frank (Huawei)</w:t>
      </w:r>
    </w:p>
    <w:p w14:paraId="398AB426" w14:textId="4C5F9FE6" w:rsidR="009A3C66" w:rsidRPr="00F63CDE" w:rsidRDefault="009A3C66" w:rsidP="009A3C66">
      <w:pPr>
        <w:rPr>
          <w:lang w:eastAsia="x-none"/>
        </w:rPr>
      </w:pPr>
      <w:r w:rsidRPr="00F63CDE">
        <w:rPr>
          <w:lang w:eastAsia="x-none"/>
        </w:rPr>
        <w:t>Email discussion on cross PUCCH-group CSI reporting related UE capability (</w:t>
      </w:r>
      <w:hyperlink r:id="rId330" w:history="1">
        <w:r w:rsidR="004371F4">
          <w:rPr>
            <w:rStyle w:val="Hyperlink"/>
            <w:lang w:eastAsia="x-none"/>
          </w:rPr>
          <w:t>R1-2202429</w:t>
        </w:r>
      </w:hyperlink>
      <w:r w:rsidRPr="00F63CDE">
        <w:rPr>
          <w:lang w:eastAsia="x-none"/>
        </w:rPr>
        <w:t xml:space="preserve">) by February 25 </w:t>
      </w:r>
    </w:p>
    <w:p w14:paraId="192DDBF1" w14:textId="0E00AE1D" w:rsidR="009A3C66" w:rsidRDefault="009A3C66" w:rsidP="00D259AB">
      <w:pPr>
        <w:numPr>
          <w:ilvl w:val="0"/>
          <w:numId w:val="77"/>
        </w:numPr>
        <w:rPr>
          <w:lang w:eastAsia="x-none"/>
        </w:rPr>
      </w:pPr>
      <w:r w:rsidRPr="00F63CDE">
        <w:rPr>
          <w:lang w:eastAsia="x-none"/>
        </w:rPr>
        <w:t xml:space="preserve">Including </w:t>
      </w:r>
      <w:hyperlink r:id="rId331" w:history="1">
        <w:r w:rsidR="004371F4">
          <w:rPr>
            <w:rStyle w:val="Hyperlink"/>
            <w:lang w:eastAsia="x-none"/>
          </w:rPr>
          <w:t>R1-2201803</w:t>
        </w:r>
      </w:hyperlink>
      <w:r w:rsidRPr="00F63CDE">
        <w:rPr>
          <w:lang w:eastAsia="x-none"/>
        </w:rPr>
        <w:t xml:space="preserve">, </w:t>
      </w:r>
      <w:hyperlink r:id="rId332" w:history="1">
        <w:r w:rsidR="004371F4">
          <w:rPr>
            <w:rStyle w:val="Hyperlink"/>
            <w:lang w:eastAsia="x-none"/>
          </w:rPr>
          <w:t>R1-2202055</w:t>
        </w:r>
      </w:hyperlink>
      <w:r w:rsidRPr="00F63CDE">
        <w:rPr>
          <w:lang w:eastAsia="x-none"/>
        </w:rPr>
        <w:t xml:space="preserve"> from agenda item 8.16.17.</w:t>
      </w:r>
    </w:p>
    <w:p w14:paraId="5FA7406A" w14:textId="3B7D4D9E" w:rsidR="006E4812" w:rsidRPr="006E4812" w:rsidRDefault="002328C4" w:rsidP="006E4812">
      <w:pPr>
        <w:rPr>
          <w:b/>
          <w:bCs/>
          <w:lang w:eastAsia="x-none"/>
        </w:rPr>
      </w:pPr>
      <w:hyperlink r:id="rId333" w:history="1">
        <w:r w:rsidR="004371F4">
          <w:rPr>
            <w:rStyle w:val="Hyperlink"/>
            <w:b/>
            <w:bCs/>
            <w:lang w:eastAsia="x-none"/>
          </w:rPr>
          <w:t>R1-2202919</w:t>
        </w:r>
      </w:hyperlink>
      <w:r w:rsidR="006E4812" w:rsidRPr="006E4812">
        <w:rPr>
          <w:b/>
          <w:bCs/>
          <w:lang w:eastAsia="x-none"/>
        </w:rPr>
        <w:tab/>
        <w:t>Summary of email discussion [108-e-AI5-LSs-05] on cross PUCCH-group CSI reporting related UE capability</w:t>
      </w:r>
      <w:r w:rsidR="006E4812" w:rsidRPr="006E4812">
        <w:rPr>
          <w:b/>
          <w:bCs/>
          <w:lang w:eastAsia="x-none"/>
        </w:rPr>
        <w:tab/>
        <w:t>Moderator (Huawei)</w:t>
      </w:r>
    </w:p>
    <w:p w14:paraId="2B3560CE" w14:textId="1BF21DAF" w:rsidR="00F63CDE" w:rsidRDefault="00F63CDE" w:rsidP="009A3C66">
      <w:pPr>
        <w:rPr>
          <w:lang w:eastAsia="x-none"/>
        </w:rPr>
      </w:pPr>
      <w:r w:rsidRPr="00D046C5">
        <w:rPr>
          <w:b/>
          <w:bCs/>
          <w:lang w:eastAsia="x-none"/>
        </w:rPr>
        <w:t>Decision:</w:t>
      </w:r>
      <w:r>
        <w:rPr>
          <w:lang w:eastAsia="x-none"/>
        </w:rPr>
        <w:t xml:space="preserve"> As per email decision posted on Feb 25</w:t>
      </w:r>
      <w:r w:rsidRPr="00D046C5">
        <w:rPr>
          <w:vertAlign w:val="superscript"/>
          <w:lang w:eastAsia="x-none"/>
        </w:rPr>
        <w:t>th</w:t>
      </w:r>
      <w:r>
        <w:rPr>
          <w:lang w:eastAsia="x-none"/>
        </w:rPr>
        <w:t>,</w:t>
      </w:r>
    </w:p>
    <w:p w14:paraId="2EFE3326" w14:textId="68FD0621" w:rsidR="00F63CDE" w:rsidRDefault="00F63CDE" w:rsidP="00F63CDE">
      <w:pPr>
        <w:rPr>
          <w:rFonts w:ascii="Times New Roman" w:hAnsi="Times New Roman"/>
          <w:lang w:val="en-US" w:eastAsia="en-GB"/>
        </w:rPr>
      </w:pPr>
      <w:r>
        <w:rPr>
          <w:highlight w:val="green"/>
          <w:lang w:val="en-US"/>
        </w:rPr>
        <w:t>Agreement</w:t>
      </w:r>
    </w:p>
    <w:p w14:paraId="303FD47C" w14:textId="52EFEDED" w:rsidR="00F63CDE" w:rsidRDefault="00F63CDE" w:rsidP="00F63CDE">
      <w:pPr>
        <w:rPr>
          <w:rFonts w:ascii="Times New Roman" w:hAnsi="Times New Roman"/>
          <w:sz w:val="22"/>
          <w:szCs w:val="22"/>
          <w:lang w:eastAsia="ja-JP"/>
        </w:rPr>
      </w:pPr>
      <w:r>
        <w:rPr>
          <w:lang w:eastAsia="ja-JP"/>
        </w:rPr>
        <w:t>For the new UE capability xx-1 for cross-PUCCH group CSI reporting,</w:t>
      </w:r>
    </w:p>
    <w:p w14:paraId="1BC75CB6" w14:textId="77777777" w:rsidR="00F63CDE" w:rsidRDefault="00F63CDE" w:rsidP="00F44FD9">
      <w:pPr>
        <w:pStyle w:val="ListParagraph"/>
        <w:numPr>
          <w:ilvl w:val="0"/>
          <w:numId w:val="147"/>
        </w:numPr>
        <w:rPr>
          <w:lang w:eastAsia="zh-CN"/>
        </w:rPr>
      </w:pPr>
      <w:r>
        <w:rPr>
          <w:lang w:eastAsia="zh-CN"/>
        </w:rPr>
        <w:t>In column “Feature group”, it is “CSI reporting cross PUCCH group”</w:t>
      </w:r>
    </w:p>
    <w:p w14:paraId="083CE97A" w14:textId="77777777" w:rsidR="00F63CDE" w:rsidRDefault="00F63CDE" w:rsidP="00F63CDE">
      <w:pPr>
        <w:rPr>
          <w:rFonts w:ascii="Times New Roman" w:hAnsi="Times New Roman"/>
          <w:lang w:val="en-US" w:eastAsia="en-GB"/>
        </w:rPr>
      </w:pPr>
      <w:r>
        <w:rPr>
          <w:highlight w:val="green"/>
          <w:lang w:val="en-US"/>
        </w:rPr>
        <w:t>Agreement</w:t>
      </w:r>
      <w:r>
        <w:rPr>
          <w:lang w:val="en-US"/>
        </w:rPr>
        <w:t xml:space="preserve"> </w:t>
      </w:r>
    </w:p>
    <w:p w14:paraId="0A31E879" w14:textId="251E4D90" w:rsidR="00F63CDE" w:rsidRDefault="00F63CDE" w:rsidP="00F63CDE">
      <w:pPr>
        <w:rPr>
          <w:rFonts w:ascii="Times New Roman" w:hAnsi="Times New Roman"/>
          <w:color w:val="000000"/>
          <w:lang w:eastAsia="ja-JP"/>
        </w:rPr>
      </w:pPr>
      <w:r>
        <w:rPr>
          <w:lang w:eastAsia="ja-JP"/>
        </w:rPr>
        <w:t xml:space="preserve">For the new UE capability xx-1 for cross-PUCCH group CSI reporting, it is </w:t>
      </w:r>
      <w:r>
        <w:rPr>
          <w:color w:val="000000"/>
          <w:lang w:eastAsia="ja-JP"/>
        </w:rPr>
        <w:t>Optional with capability signalling.</w:t>
      </w:r>
    </w:p>
    <w:p w14:paraId="37B01604" w14:textId="16925373" w:rsidR="00F63CDE" w:rsidRDefault="00F63CDE" w:rsidP="00F63CDE">
      <w:pPr>
        <w:rPr>
          <w:lang w:eastAsia="ja-JP"/>
        </w:rPr>
      </w:pPr>
    </w:p>
    <w:p w14:paraId="13B18C41" w14:textId="77777777" w:rsidR="00F63CDE" w:rsidRDefault="00F63CDE" w:rsidP="00F63CDE">
      <w:pPr>
        <w:rPr>
          <w:rFonts w:ascii="Times New Roman" w:hAnsi="Times New Roman"/>
          <w:lang w:val="en-US" w:eastAsia="en-GB"/>
        </w:rPr>
      </w:pPr>
      <w:r>
        <w:rPr>
          <w:highlight w:val="green"/>
          <w:lang w:val="en-US"/>
        </w:rPr>
        <w:t>Agreement</w:t>
      </w:r>
      <w:r>
        <w:rPr>
          <w:lang w:val="en-US"/>
        </w:rPr>
        <w:t xml:space="preserve"> </w:t>
      </w:r>
    </w:p>
    <w:p w14:paraId="794969CC" w14:textId="0077E3E7" w:rsidR="00F63CDE" w:rsidRDefault="00F63CDE" w:rsidP="00F63CDE">
      <w:pPr>
        <w:rPr>
          <w:rFonts w:ascii="Times New Roman" w:hAnsi="Times New Roman"/>
          <w:lang w:eastAsia="ja-JP"/>
        </w:rPr>
      </w:pPr>
      <w:r>
        <w:rPr>
          <w:lang w:eastAsia="ja-JP"/>
        </w:rPr>
        <w:t>For the new UE capability xx-1 for cross-PUCCH group CSI reporting,</w:t>
      </w:r>
    </w:p>
    <w:p w14:paraId="106CA8DB" w14:textId="77777777" w:rsidR="00F63CDE" w:rsidRPr="00F63CDE" w:rsidRDefault="00F63CDE" w:rsidP="00F44FD9">
      <w:pPr>
        <w:pStyle w:val="ListParagraph"/>
        <w:numPr>
          <w:ilvl w:val="0"/>
          <w:numId w:val="147"/>
        </w:numPr>
        <w:rPr>
          <w:lang w:eastAsia="zh-CN"/>
        </w:rPr>
      </w:pPr>
      <w:r w:rsidRPr="00F63CDE">
        <w:rPr>
          <w:lang w:eastAsia="zh-CN"/>
        </w:rPr>
        <w:t>In column “Need for the gNB to know if the feature is supported”, it is “Yes”.</w:t>
      </w:r>
    </w:p>
    <w:p w14:paraId="339682D8" w14:textId="070D4170" w:rsidR="00F63CDE" w:rsidRPr="002D1A66" w:rsidRDefault="00F63CDE" w:rsidP="00F44FD9">
      <w:pPr>
        <w:pStyle w:val="ListParagraph"/>
        <w:numPr>
          <w:ilvl w:val="0"/>
          <w:numId w:val="147"/>
        </w:numPr>
        <w:rPr>
          <w:lang w:eastAsia="zh-CN"/>
        </w:rPr>
      </w:pPr>
      <w:r w:rsidRPr="002D1A66">
        <w:rPr>
          <w:lang w:eastAsia="zh-CN"/>
        </w:rPr>
        <w:t xml:space="preserve">In column “Applicable to the capability </w:t>
      </w:r>
      <w:r w:rsidR="006E4812" w:rsidRPr="002D1A66">
        <w:rPr>
          <w:lang w:eastAsia="zh-CN"/>
        </w:rPr>
        <w:t>signalling</w:t>
      </w:r>
      <w:r w:rsidRPr="002D1A66">
        <w:rPr>
          <w:lang w:eastAsia="zh-CN"/>
        </w:rPr>
        <w:t xml:space="preserve"> exchange between U</w:t>
      </w:r>
      <w:r w:rsidR="006E4812" w:rsidRPr="002D1A66">
        <w:rPr>
          <w:lang w:eastAsia="zh-CN"/>
        </w:rPr>
        <w:t>E</w:t>
      </w:r>
      <w:r w:rsidRPr="002D1A66">
        <w:rPr>
          <w:lang w:eastAsia="zh-CN"/>
        </w:rPr>
        <w:t>s (Sidelink WI only)”, it is “N/A”.</w:t>
      </w:r>
    </w:p>
    <w:p w14:paraId="30267588" w14:textId="77777777" w:rsidR="00F63CDE" w:rsidRPr="00F63CDE" w:rsidRDefault="00F63CDE" w:rsidP="00F44FD9">
      <w:pPr>
        <w:pStyle w:val="ListParagraph"/>
        <w:numPr>
          <w:ilvl w:val="0"/>
          <w:numId w:val="147"/>
        </w:numPr>
        <w:rPr>
          <w:lang w:eastAsia="zh-CN"/>
        </w:rPr>
      </w:pPr>
      <w:r w:rsidRPr="00F63CDE">
        <w:rPr>
          <w:lang w:eastAsia="zh-CN"/>
        </w:rPr>
        <w:t xml:space="preserve">In column “Consequence if the feature is not supported by the UE”, it is “Cross-PUCCH group CSI reporting </w:t>
      </w:r>
      <w:r w:rsidRPr="00F63CDE">
        <w:rPr>
          <w:color w:val="FF0000"/>
          <w:lang w:eastAsia="zh-CN"/>
        </w:rPr>
        <w:t>may</w:t>
      </w:r>
      <w:r w:rsidRPr="00F63CDE">
        <w:rPr>
          <w:lang w:eastAsia="zh-CN"/>
        </w:rPr>
        <w:t xml:space="preserve"> not </w:t>
      </w:r>
      <w:r w:rsidRPr="00F63CDE">
        <w:rPr>
          <w:color w:val="FF0000"/>
          <w:lang w:eastAsia="zh-CN"/>
        </w:rPr>
        <w:t>be</w:t>
      </w:r>
      <w:r w:rsidRPr="00F63CDE">
        <w:rPr>
          <w:lang w:eastAsia="zh-CN"/>
        </w:rPr>
        <w:t xml:space="preserve"> supported”.</w:t>
      </w:r>
    </w:p>
    <w:p w14:paraId="3245E007" w14:textId="77777777" w:rsidR="00F63CDE" w:rsidRDefault="00F63CDE" w:rsidP="00F63CDE">
      <w:pPr>
        <w:rPr>
          <w:rFonts w:ascii="Times New Roman" w:hAnsi="Times New Roman"/>
          <w:lang w:val="en-US" w:eastAsia="en-GB"/>
        </w:rPr>
      </w:pPr>
      <w:r>
        <w:rPr>
          <w:highlight w:val="green"/>
          <w:lang w:val="en-US"/>
        </w:rPr>
        <w:t>Agreement</w:t>
      </w:r>
      <w:r>
        <w:rPr>
          <w:lang w:val="en-US"/>
        </w:rPr>
        <w:t xml:space="preserve"> </w:t>
      </w:r>
    </w:p>
    <w:p w14:paraId="602D6933" w14:textId="03F96185" w:rsidR="00F63CDE" w:rsidRDefault="00F63CDE" w:rsidP="00F63CDE">
      <w:pPr>
        <w:rPr>
          <w:rFonts w:ascii="Times New Roman" w:hAnsi="Times New Roman"/>
          <w:sz w:val="22"/>
          <w:szCs w:val="22"/>
          <w:lang w:eastAsia="ja-JP"/>
        </w:rPr>
      </w:pPr>
      <w:r>
        <w:rPr>
          <w:lang w:eastAsia="ja-JP"/>
        </w:rPr>
        <w:t>For the new UE capability xx-1 for cross-PUCCH group CSI reporting, the “Type” column is per BC if the capability is introduced from Rel-16, otherwise per UE.</w:t>
      </w:r>
    </w:p>
    <w:p w14:paraId="67CE484F" w14:textId="0D1E3D28" w:rsidR="00F63CDE" w:rsidRDefault="00F63CDE" w:rsidP="009A3C66">
      <w:pPr>
        <w:rPr>
          <w:lang w:eastAsia="x-none"/>
        </w:rPr>
      </w:pPr>
    </w:p>
    <w:p w14:paraId="5AF662CB" w14:textId="3788E010" w:rsidR="00322451" w:rsidRDefault="00322451" w:rsidP="00322451">
      <w:pPr>
        <w:rPr>
          <w:lang w:eastAsia="x-none"/>
        </w:rPr>
      </w:pPr>
      <w:r w:rsidRPr="00D046C5">
        <w:rPr>
          <w:b/>
          <w:bCs/>
          <w:lang w:eastAsia="x-none"/>
        </w:rPr>
        <w:t>Decision:</w:t>
      </w:r>
      <w:r>
        <w:rPr>
          <w:lang w:eastAsia="x-none"/>
        </w:rPr>
        <w:t xml:space="preserve"> As per email decision posted on </w:t>
      </w:r>
      <w:r w:rsidR="006A73B1">
        <w:rPr>
          <w:lang w:eastAsia="x-none"/>
        </w:rPr>
        <w:t>Mar 1</w:t>
      </w:r>
      <w:r w:rsidR="006A73B1" w:rsidRPr="006A73B1">
        <w:rPr>
          <w:vertAlign w:val="superscript"/>
          <w:lang w:eastAsia="x-none"/>
        </w:rPr>
        <w:t>st</w:t>
      </w:r>
      <w:r w:rsidR="006A73B1">
        <w:rPr>
          <w:lang w:eastAsia="x-none"/>
        </w:rPr>
        <w:t>,</w:t>
      </w:r>
    </w:p>
    <w:p w14:paraId="025B070F" w14:textId="77777777" w:rsidR="00322451" w:rsidRPr="00322451" w:rsidRDefault="00322451" w:rsidP="00322451">
      <w:pPr>
        <w:rPr>
          <w:highlight w:val="green"/>
          <w:lang w:eastAsia="ja-JP"/>
        </w:rPr>
      </w:pPr>
      <w:r w:rsidRPr="00322451">
        <w:rPr>
          <w:highlight w:val="green"/>
          <w:lang w:eastAsia="ja-JP"/>
        </w:rPr>
        <w:t>Agreement</w:t>
      </w:r>
    </w:p>
    <w:p w14:paraId="792A789A" w14:textId="77777777" w:rsidR="00322451" w:rsidRPr="009B5DF6" w:rsidRDefault="00322451" w:rsidP="00322451">
      <w:pPr>
        <w:rPr>
          <w:rFonts w:eastAsia="Malgun Gothic" w:cs="Times"/>
          <w:sz w:val="18"/>
          <w:lang w:val="en-US" w:eastAsia="ja-JP"/>
        </w:rPr>
      </w:pPr>
      <w:r w:rsidRPr="009B5DF6">
        <w:rPr>
          <w:rFonts w:cs="Times"/>
          <w:iCs/>
          <w:szCs w:val="22"/>
          <w:lang w:eastAsia="ja-JP"/>
        </w:rPr>
        <w:t>For the new UE capability xx-1 for cross-PUCCH group CSI reporting,</w:t>
      </w:r>
    </w:p>
    <w:p w14:paraId="6D61A7F4" w14:textId="77777777" w:rsidR="00322451" w:rsidRPr="009B5DF6" w:rsidRDefault="00322451" w:rsidP="00F44FD9">
      <w:pPr>
        <w:numPr>
          <w:ilvl w:val="0"/>
          <w:numId w:val="166"/>
        </w:numPr>
        <w:rPr>
          <w:rFonts w:eastAsia="Times New Roman" w:cs="Times"/>
          <w:sz w:val="18"/>
          <w:lang w:eastAsia="ja-JP"/>
        </w:rPr>
      </w:pPr>
      <w:r w:rsidRPr="009B5DF6">
        <w:rPr>
          <w:rFonts w:eastAsia="Times New Roman" w:cs="Times"/>
          <w:iCs/>
          <w:szCs w:val="22"/>
          <w:lang w:eastAsia="ja-JP"/>
        </w:rPr>
        <w:t>In column “Components”, it is as follows,</w:t>
      </w:r>
    </w:p>
    <w:p w14:paraId="56751DB9" w14:textId="77777777" w:rsidR="00322451" w:rsidRPr="009B5DF6" w:rsidRDefault="00322451" w:rsidP="00F44FD9">
      <w:pPr>
        <w:numPr>
          <w:ilvl w:val="1"/>
          <w:numId w:val="166"/>
        </w:numPr>
        <w:rPr>
          <w:rFonts w:eastAsia="Times New Roman" w:cs="Times"/>
          <w:sz w:val="18"/>
          <w:lang w:eastAsia="ja-JP"/>
        </w:rPr>
      </w:pPr>
      <w:r w:rsidRPr="009B5DF6">
        <w:rPr>
          <w:rFonts w:eastAsia="Times New Roman" w:cs="Times"/>
          <w:iCs/>
          <w:szCs w:val="22"/>
          <w:lang w:eastAsia="ja-JP"/>
        </w:rPr>
        <w:lastRenderedPageBreak/>
        <w:t>Support reporting CSI of an</w:t>
      </w:r>
      <w:r w:rsidRPr="009B5DF6">
        <w:rPr>
          <w:rStyle w:val="apple-converted-space"/>
          <w:rFonts w:eastAsia="Times New Roman" w:cs="Times"/>
          <w:iCs/>
          <w:lang w:eastAsia="ja-JP"/>
        </w:rPr>
        <w:t> </w:t>
      </w:r>
      <w:r w:rsidRPr="009B5DF6">
        <w:rPr>
          <w:rFonts w:eastAsia="Times New Roman" w:cs="Times"/>
          <w:iCs/>
          <w:szCs w:val="22"/>
          <w:lang w:eastAsia="ja-JP"/>
        </w:rPr>
        <w:t>SCell belonging to secondary PUCCH group by PUSCH or PUCCH of active serving cells belonging to primary PUCCH group, for both during and after SCell activation procedure.</w:t>
      </w:r>
    </w:p>
    <w:p w14:paraId="66021334" w14:textId="77777777" w:rsidR="00322451" w:rsidRPr="009B5DF6" w:rsidRDefault="00322451" w:rsidP="00F44FD9">
      <w:pPr>
        <w:numPr>
          <w:ilvl w:val="1"/>
          <w:numId w:val="166"/>
        </w:numPr>
        <w:rPr>
          <w:rFonts w:eastAsia="Times New Roman" w:cs="Times"/>
          <w:sz w:val="18"/>
          <w:lang w:eastAsia="ja-JP"/>
        </w:rPr>
      </w:pPr>
      <w:r w:rsidRPr="009B5DF6">
        <w:rPr>
          <w:rFonts w:eastAsia="Times New Roman" w:cs="Times"/>
          <w:iCs/>
          <w:szCs w:val="22"/>
          <w:lang w:eastAsia="ja-JP"/>
        </w:rPr>
        <w:t>Support reporting CSI of an</w:t>
      </w:r>
      <w:r w:rsidRPr="009B5DF6">
        <w:rPr>
          <w:rStyle w:val="apple-converted-space"/>
          <w:rFonts w:eastAsia="Times New Roman" w:cs="Times"/>
          <w:iCs/>
          <w:lang w:eastAsia="ja-JP"/>
        </w:rPr>
        <w:t> </w:t>
      </w:r>
      <w:r w:rsidRPr="009B5DF6">
        <w:rPr>
          <w:rFonts w:eastAsia="Times New Roman" w:cs="Times"/>
          <w:iCs/>
          <w:szCs w:val="22"/>
          <w:lang w:eastAsia="ja-JP"/>
        </w:rPr>
        <w:t>SCell belonging to primary PUCCH group by PUSCH or PUCCH of active serving cells belonging to secondary PUCCH group, for both during and after SCell activation procedure.</w:t>
      </w:r>
    </w:p>
    <w:p w14:paraId="78A7994A" w14:textId="77777777" w:rsidR="00322451" w:rsidRPr="009B5DF6" w:rsidRDefault="00322451" w:rsidP="00F44FD9">
      <w:pPr>
        <w:numPr>
          <w:ilvl w:val="1"/>
          <w:numId w:val="166"/>
        </w:numPr>
        <w:rPr>
          <w:rFonts w:eastAsia="Times New Roman" w:cs="Times"/>
          <w:sz w:val="18"/>
          <w:lang w:eastAsia="ja-JP"/>
        </w:rPr>
      </w:pPr>
      <w:r w:rsidRPr="009B5DF6">
        <w:rPr>
          <w:rFonts w:eastAsia="Times New Roman" w:cs="Times"/>
          <w:iCs/>
          <w:szCs w:val="22"/>
          <w:lang w:eastAsia="ja-JP"/>
        </w:rPr>
        <w:t>Support for P-CSI and A-CSI for cross-PUCCH group CSI reporting</w:t>
      </w:r>
    </w:p>
    <w:p w14:paraId="50B09F32" w14:textId="77777777" w:rsidR="00322451" w:rsidRPr="009B5DF6" w:rsidRDefault="00322451" w:rsidP="00F44FD9">
      <w:pPr>
        <w:numPr>
          <w:ilvl w:val="2"/>
          <w:numId w:val="166"/>
        </w:numPr>
        <w:rPr>
          <w:rFonts w:eastAsia="Times New Roman" w:cs="Times"/>
          <w:sz w:val="18"/>
          <w:lang w:eastAsia="ja-JP"/>
        </w:rPr>
      </w:pPr>
      <w:r w:rsidRPr="009B5DF6">
        <w:rPr>
          <w:rFonts w:cs="Times"/>
          <w:iCs/>
          <w:szCs w:val="22"/>
          <w:lang w:eastAsia="ja-JP"/>
        </w:rPr>
        <w:t>Indication for UE CSI computation time for A-CSI report = {same as no-cross-PUCCH-group, relaxed}</w:t>
      </w:r>
    </w:p>
    <w:p w14:paraId="22D82FFC" w14:textId="77777777" w:rsidR="00322451" w:rsidRPr="009B5DF6" w:rsidRDefault="00322451" w:rsidP="00F44FD9">
      <w:pPr>
        <w:numPr>
          <w:ilvl w:val="1"/>
          <w:numId w:val="166"/>
        </w:numPr>
        <w:rPr>
          <w:rFonts w:eastAsia="Times New Roman" w:cs="Times"/>
          <w:sz w:val="18"/>
          <w:lang w:eastAsia="ja-JP"/>
        </w:rPr>
      </w:pPr>
      <w:r w:rsidRPr="009B5DF6">
        <w:rPr>
          <w:rFonts w:eastAsia="Times New Roman" w:cs="Times"/>
          <w:iCs/>
          <w:szCs w:val="22"/>
          <w:lang w:eastAsia="ja-JP"/>
        </w:rPr>
        <w:t>Additional indication for support/not of SP-CSI on PUCCH for cross-PUCCH group CSI reporting</w:t>
      </w:r>
    </w:p>
    <w:p w14:paraId="5AB5A2D3" w14:textId="77777777" w:rsidR="00322451" w:rsidRPr="009B5DF6" w:rsidRDefault="00322451" w:rsidP="00F44FD9">
      <w:pPr>
        <w:numPr>
          <w:ilvl w:val="1"/>
          <w:numId w:val="166"/>
        </w:numPr>
        <w:rPr>
          <w:rFonts w:eastAsia="Times New Roman" w:cs="Times"/>
          <w:sz w:val="18"/>
          <w:lang w:eastAsia="ja-JP"/>
        </w:rPr>
      </w:pPr>
      <w:r w:rsidRPr="009B5DF6">
        <w:rPr>
          <w:rFonts w:eastAsia="Times New Roman" w:cs="Times"/>
          <w:iCs/>
          <w:szCs w:val="22"/>
          <w:lang w:eastAsia="ja-JP"/>
        </w:rPr>
        <w:t>Additional indication for support/not of SP-CSI on PUSCH for cross-PUCCH group CSI reporting</w:t>
      </w:r>
    </w:p>
    <w:p w14:paraId="05344F0C" w14:textId="77777777" w:rsidR="00322451" w:rsidRPr="009B5DF6" w:rsidRDefault="00322451" w:rsidP="00F44FD9">
      <w:pPr>
        <w:numPr>
          <w:ilvl w:val="1"/>
          <w:numId w:val="166"/>
        </w:numPr>
        <w:rPr>
          <w:rFonts w:eastAsia="Times New Roman" w:cs="Times"/>
          <w:sz w:val="18"/>
          <w:lang w:eastAsia="ja-JP"/>
        </w:rPr>
      </w:pPr>
      <w:r w:rsidRPr="009B5DF6">
        <w:rPr>
          <w:rFonts w:eastAsia="Times New Roman" w:cs="Times"/>
          <w:iCs/>
          <w:szCs w:val="22"/>
          <w:lang w:eastAsia="ja-JP"/>
        </w:rPr>
        <w:t>UE indicates one or multiple supported carrier type pairs(s), each carrier type pair is {carrier type in a PUCCH-group in which CSI measurement is performed, carrier type in the other PUCCH-group in which CSI report is performed},</w:t>
      </w:r>
      <w:r w:rsidRPr="009B5DF6">
        <w:rPr>
          <w:rStyle w:val="apple-converted-space"/>
          <w:rFonts w:eastAsia="Times New Roman" w:cs="Times"/>
          <w:iCs/>
          <w:lang w:eastAsia="ja-JP"/>
        </w:rPr>
        <w:t> </w:t>
      </w:r>
      <w:r w:rsidRPr="009B5DF6">
        <w:rPr>
          <w:rFonts w:eastAsia="Times New Roman" w:cs="Times"/>
          <w:iCs/>
          <w:szCs w:val="22"/>
          <w:lang w:eastAsia="ja-JP"/>
        </w:rPr>
        <w:t>where a carrier type is one of {FR1 licensed TDD, FR1 unlicensed TDD, FR1 licensed FDD, FR2}</w:t>
      </w:r>
    </w:p>
    <w:p w14:paraId="42C94365" w14:textId="77777777" w:rsidR="00322451" w:rsidRPr="009B5DF6" w:rsidRDefault="00322451" w:rsidP="00F44FD9">
      <w:pPr>
        <w:numPr>
          <w:ilvl w:val="0"/>
          <w:numId w:val="166"/>
        </w:numPr>
        <w:rPr>
          <w:rFonts w:eastAsia="Times New Roman" w:cs="Times"/>
          <w:sz w:val="18"/>
          <w:lang w:eastAsia="ja-JP"/>
        </w:rPr>
      </w:pPr>
      <w:r w:rsidRPr="009B5DF6">
        <w:rPr>
          <w:rFonts w:eastAsia="Times New Roman" w:cs="Times"/>
          <w:iCs/>
          <w:szCs w:val="22"/>
          <w:lang w:eastAsia="ja-JP"/>
        </w:rPr>
        <w:t>Add the following in Note column:</w:t>
      </w:r>
    </w:p>
    <w:p w14:paraId="3E2B50D5" w14:textId="77777777" w:rsidR="00322451" w:rsidRPr="009B5DF6" w:rsidRDefault="00322451" w:rsidP="00F44FD9">
      <w:pPr>
        <w:numPr>
          <w:ilvl w:val="1"/>
          <w:numId w:val="166"/>
        </w:numPr>
        <w:rPr>
          <w:rFonts w:eastAsia="Times New Roman" w:cs="Times"/>
          <w:sz w:val="18"/>
          <w:lang w:eastAsia="ja-JP"/>
        </w:rPr>
      </w:pPr>
      <w:r w:rsidRPr="009B5DF6">
        <w:rPr>
          <w:rFonts w:eastAsia="Times New Roman" w:cs="Times"/>
          <w:iCs/>
          <w:szCs w:val="22"/>
          <w:lang w:eastAsia="ja-JP"/>
        </w:rPr>
        <w:t>Component 3: if “relaxed” is reported, then indicate additional number of symbols required in addition to existing Z and Z’ for aperiodic CSI report for cross-PUCCH group CSI reporting, which is per SCS (the same SCS set definition as in S5.4 of TS 38.214) reported and has candidate values {val#1, val#2, val#3}.</w:t>
      </w:r>
    </w:p>
    <w:p w14:paraId="1EC8DEBC" w14:textId="77777777" w:rsidR="00322451" w:rsidRDefault="00322451" w:rsidP="00F44FD9">
      <w:pPr>
        <w:numPr>
          <w:ilvl w:val="1"/>
          <w:numId w:val="166"/>
        </w:numPr>
        <w:rPr>
          <w:rFonts w:eastAsia="Times New Roman" w:cs="Times"/>
          <w:sz w:val="18"/>
          <w:lang w:eastAsia="ja-JP"/>
        </w:rPr>
      </w:pPr>
      <w:r w:rsidRPr="009B5DF6">
        <w:rPr>
          <w:rFonts w:eastAsia="Times New Roman" w:cs="Times"/>
          <w:iCs/>
          <w:szCs w:val="22"/>
          <w:lang w:eastAsia="ja-JP"/>
        </w:rPr>
        <w:t>Note: the candidate value {val#1, val#2, val#3} is with range from 14 to 56 symbols only, their exact values are FFS.</w:t>
      </w:r>
    </w:p>
    <w:p w14:paraId="1B15A698" w14:textId="77777777" w:rsidR="00322451" w:rsidRDefault="00322451" w:rsidP="00F44FD9">
      <w:pPr>
        <w:numPr>
          <w:ilvl w:val="0"/>
          <w:numId w:val="166"/>
        </w:numPr>
        <w:rPr>
          <w:rFonts w:eastAsia="Times New Roman" w:cs="Times"/>
          <w:sz w:val="18"/>
          <w:lang w:eastAsia="ja-JP"/>
        </w:rPr>
      </w:pPr>
      <w:r w:rsidRPr="009B5DF6">
        <w:rPr>
          <w:rFonts w:eastAsia="Times New Roman" w:cs="Times"/>
          <w:iCs/>
          <w:szCs w:val="22"/>
          <w:lang w:eastAsia="ja-JP"/>
        </w:rPr>
        <w:t>Add in Note column: RAN1 didn’t discuss the potential conflicts with the definition of PUCCH group that was discussed in RAN2</w:t>
      </w:r>
    </w:p>
    <w:p w14:paraId="28A4D5F5" w14:textId="77777777" w:rsidR="00322451" w:rsidRPr="009B5DF6" w:rsidRDefault="00322451" w:rsidP="00F44FD9">
      <w:pPr>
        <w:numPr>
          <w:ilvl w:val="0"/>
          <w:numId w:val="166"/>
        </w:numPr>
        <w:rPr>
          <w:rFonts w:eastAsia="Times New Roman" w:cs="Times"/>
          <w:sz w:val="18"/>
          <w:lang w:eastAsia="ja-JP"/>
        </w:rPr>
      </w:pPr>
      <w:r w:rsidRPr="009B5DF6">
        <w:rPr>
          <w:rFonts w:eastAsia="Times New Roman" w:cs="Times"/>
          <w:iCs/>
          <w:szCs w:val="22"/>
          <w:lang w:eastAsia="ja-JP"/>
        </w:rPr>
        <w:t>Note: The UE capability is introduced from Rel-16.</w:t>
      </w:r>
    </w:p>
    <w:p w14:paraId="56B0EF72" w14:textId="77777777" w:rsidR="00322451" w:rsidRPr="00322451" w:rsidRDefault="00322451" w:rsidP="00322451">
      <w:pPr>
        <w:rPr>
          <w:rFonts w:eastAsia="Malgun Gothic"/>
          <w:lang w:eastAsia="ja-JP"/>
        </w:rPr>
      </w:pPr>
    </w:p>
    <w:p w14:paraId="5CDEC147" w14:textId="77777777" w:rsidR="00322451" w:rsidRPr="00322451" w:rsidRDefault="00322451" w:rsidP="00322451">
      <w:pPr>
        <w:rPr>
          <w:highlight w:val="green"/>
          <w:lang w:eastAsia="ja-JP"/>
        </w:rPr>
      </w:pPr>
      <w:r w:rsidRPr="00322451">
        <w:rPr>
          <w:highlight w:val="green"/>
          <w:lang w:eastAsia="ja-JP"/>
        </w:rPr>
        <w:t>Agreement</w:t>
      </w:r>
    </w:p>
    <w:p w14:paraId="68A9AAF7" w14:textId="77777777" w:rsidR="00322451" w:rsidRDefault="00322451" w:rsidP="00322451">
      <w:pPr>
        <w:rPr>
          <w:lang w:eastAsia="ja-JP"/>
        </w:rPr>
      </w:pPr>
      <w:r w:rsidRPr="009B5DF6">
        <w:rPr>
          <w:lang w:eastAsia="ja-JP"/>
        </w:rPr>
        <w:t>For the new UE capability xx-1 for cross-PUCCH group CSI reporting, send a reply LS to both RAN2 and RAN4 with all the new RAN1 agreements.</w:t>
      </w:r>
    </w:p>
    <w:p w14:paraId="5010AE54" w14:textId="17BA4ECF" w:rsidR="00322451" w:rsidRPr="00322451" w:rsidRDefault="00322451" w:rsidP="00322451">
      <w:pPr>
        <w:rPr>
          <w:szCs w:val="20"/>
          <w:lang w:eastAsia="ja-JP"/>
        </w:rPr>
      </w:pPr>
    </w:p>
    <w:p w14:paraId="2AFCBC3C" w14:textId="77777777" w:rsidR="00322451" w:rsidRPr="00322451" w:rsidRDefault="00322451" w:rsidP="00322451">
      <w:pPr>
        <w:rPr>
          <w:szCs w:val="20"/>
          <w:highlight w:val="green"/>
          <w:lang w:eastAsia="ja-JP"/>
        </w:rPr>
      </w:pPr>
      <w:r w:rsidRPr="00322451">
        <w:rPr>
          <w:szCs w:val="20"/>
          <w:highlight w:val="green"/>
          <w:lang w:eastAsia="ja-JP"/>
        </w:rPr>
        <w:t>Agreement</w:t>
      </w:r>
    </w:p>
    <w:p w14:paraId="3CCE1CF8" w14:textId="77777777" w:rsidR="00322451" w:rsidRPr="005B2776" w:rsidRDefault="00322451" w:rsidP="00322451">
      <w:pPr>
        <w:rPr>
          <w:szCs w:val="20"/>
          <w:lang w:eastAsia="ja-JP"/>
        </w:rPr>
      </w:pPr>
      <w:r w:rsidRPr="005B2776">
        <w:rPr>
          <w:szCs w:val="20"/>
          <w:lang w:eastAsia="ja-JP"/>
        </w:rPr>
        <w:t>For the new UE capability xx-1 for cross-PUCCH group CSI reporting, the</w:t>
      </w:r>
      <w:r w:rsidRPr="005B2776">
        <w:rPr>
          <w:szCs w:val="20"/>
        </w:rPr>
        <w:t> </w:t>
      </w:r>
      <w:r w:rsidRPr="005B2776">
        <w:rPr>
          <w:szCs w:val="20"/>
          <w:lang w:eastAsia="ja-JP"/>
        </w:rPr>
        <w:t>column “Prerequisite feature groups” is that FG 2-35 and either FG 6-7 or FG 22-7.</w:t>
      </w:r>
    </w:p>
    <w:p w14:paraId="755C5CE1" w14:textId="77777777" w:rsidR="00322451" w:rsidRPr="00322451" w:rsidRDefault="00322451" w:rsidP="00322451">
      <w:pPr>
        <w:rPr>
          <w:rFonts w:eastAsia="Malgun Gothic"/>
          <w:lang w:eastAsia="ja-JP"/>
        </w:rPr>
      </w:pPr>
    </w:p>
    <w:p w14:paraId="5CD4278F" w14:textId="4B25760B" w:rsidR="00322451" w:rsidRDefault="002328C4" w:rsidP="00322451">
      <w:pPr>
        <w:rPr>
          <w:b/>
          <w:bCs/>
          <w:lang w:eastAsia="x-none"/>
        </w:rPr>
      </w:pPr>
      <w:hyperlink r:id="rId334" w:history="1">
        <w:r w:rsidR="004371F4">
          <w:rPr>
            <w:rStyle w:val="Hyperlink"/>
            <w:b/>
            <w:bCs/>
            <w:lang w:eastAsia="x-none"/>
          </w:rPr>
          <w:t>R1-2202777</w:t>
        </w:r>
      </w:hyperlink>
      <w:r w:rsidR="00322451" w:rsidRPr="00322451">
        <w:rPr>
          <w:b/>
          <w:bCs/>
          <w:lang w:eastAsia="x-none"/>
        </w:rPr>
        <w:tab/>
        <w:t>[Draft] Reply LS on beam information of PUCCH SCell in PUCCH SCell activation procedure</w:t>
      </w:r>
      <w:r w:rsidR="00322451" w:rsidRPr="00322451">
        <w:rPr>
          <w:b/>
          <w:bCs/>
          <w:lang w:eastAsia="x-none"/>
        </w:rPr>
        <w:tab/>
        <w:t>Moderator (Huawei)</w:t>
      </w:r>
    </w:p>
    <w:p w14:paraId="172633E0" w14:textId="3FDA3E98" w:rsidR="006A73B1" w:rsidRDefault="006A73B1" w:rsidP="006A73B1">
      <w:pPr>
        <w:rPr>
          <w:lang w:eastAsia="x-none"/>
        </w:rPr>
      </w:pPr>
      <w:r w:rsidRPr="00D046C5">
        <w:rPr>
          <w:b/>
          <w:bCs/>
          <w:lang w:eastAsia="x-none"/>
        </w:rPr>
        <w:t>Decision:</w:t>
      </w:r>
      <w:r>
        <w:rPr>
          <w:lang w:eastAsia="x-none"/>
        </w:rPr>
        <w:t xml:space="preserve"> As per email decision posted on Mar 1</w:t>
      </w:r>
      <w:r w:rsidRPr="006A73B1">
        <w:rPr>
          <w:vertAlign w:val="superscript"/>
          <w:lang w:eastAsia="x-none"/>
        </w:rPr>
        <w:t>st</w:t>
      </w:r>
      <w:r>
        <w:rPr>
          <w:lang w:eastAsia="x-none"/>
        </w:rPr>
        <w:t xml:space="preserve">, the draft LS is endorsed as </w:t>
      </w:r>
      <w:r w:rsidRPr="005B2776">
        <w:rPr>
          <w:szCs w:val="20"/>
          <w:lang w:eastAsia="ja-JP"/>
        </w:rPr>
        <w:t>LS to RAN2/RAN4</w:t>
      </w:r>
    </w:p>
    <w:p w14:paraId="0CABC28A" w14:textId="53386748" w:rsidR="006A73B1" w:rsidRDefault="006A73B1" w:rsidP="006A73B1">
      <w:pPr>
        <w:numPr>
          <w:ilvl w:val="0"/>
          <w:numId w:val="77"/>
        </w:numPr>
        <w:rPr>
          <w:szCs w:val="20"/>
          <w:lang w:eastAsia="x-none"/>
        </w:rPr>
      </w:pPr>
      <w:r>
        <w:rPr>
          <w:szCs w:val="20"/>
          <w:lang w:eastAsia="x-none"/>
        </w:rPr>
        <w:t xml:space="preserve">Provide the table </w:t>
      </w:r>
      <w:r w:rsidRPr="001007A2">
        <w:rPr>
          <w:szCs w:val="20"/>
          <w:lang w:eastAsia="x-none"/>
        </w:rPr>
        <w:t>for the new UE capability</w:t>
      </w:r>
      <w:r>
        <w:rPr>
          <w:szCs w:val="20"/>
          <w:lang w:eastAsia="x-none"/>
        </w:rPr>
        <w:t xml:space="preserve"> in </w:t>
      </w:r>
      <w:hyperlink r:id="rId335" w:history="1">
        <w:r w:rsidR="004371F4">
          <w:rPr>
            <w:rStyle w:val="Hyperlink"/>
            <w:szCs w:val="20"/>
            <w:lang w:eastAsia="x-none"/>
          </w:rPr>
          <w:t>R1-2202777</w:t>
        </w:r>
      </w:hyperlink>
      <w:r>
        <w:rPr>
          <w:szCs w:val="20"/>
          <w:lang w:eastAsia="x-none"/>
        </w:rPr>
        <w:t xml:space="preserve"> to </w:t>
      </w:r>
      <w:r w:rsidRPr="001007A2">
        <w:rPr>
          <w:szCs w:val="20"/>
          <w:lang w:eastAsia="x-none"/>
        </w:rPr>
        <w:t xml:space="preserve">illustrate the </w:t>
      </w:r>
      <w:r>
        <w:rPr>
          <w:szCs w:val="20"/>
          <w:lang w:eastAsia="x-none"/>
        </w:rPr>
        <w:t>relevant</w:t>
      </w:r>
      <w:r w:rsidRPr="001007A2">
        <w:rPr>
          <w:szCs w:val="20"/>
          <w:lang w:eastAsia="x-none"/>
        </w:rPr>
        <w:t xml:space="preserve"> prop</w:t>
      </w:r>
      <w:r>
        <w:rPr>
          <w:szCs w:val="20"/>
          <w:lang w:eastAsia="x-none"/>
        </w:rPr>
        <w:t>osals and the agreed proposals</w:t>
      </w:r>
    </w:p>
    <w:p w14:paraId="56EEC344" w14:textId="2728F017" w:rsidR="00322451" w:rsidRDefault="006A73B1" w:rsidP="00322451">
      <w:pPr>
        <w:rPr>
          <w:lang w:eastAsia="x-none"/>
        </w:rPr>
      </w:pPr>
      <w:r>
        <w:rPr>
          <w:lang w:eastAsia="x-none"/>
        </w:rPr>
        <w:t xml:space="preserve">Final version is </w:t>
      </w:r>
      <w:r w:rsidRPr="006A73B1">
        <w:rPr>
          <w:highlight w:val="green"/>
          <w:lang w:eastAsia="x-none"/>
        </w:rPr>
        <w:t xml:space="preserve">approved in </w:t>
      </w:r>
      <w:hyperlink r:id="rId336" w:history="1">
        <w:r w:rsidR="004371F4">
          <w:rPr>
            <w:rStyle w:val="Hyperlink"/>
            <w:highlight w:val="green"/>
            <w:lang w:eastAsia="x-none"/>
          </w:rPr>
          <w:t>R1-2202778</w:t>
        </w:r>
      </w:hyperlink>
      <w:r w:rsidRPr="006A73B1">
        <w:rPr>
          <w:highlight w:val="green"/>
          <w:lang w:eastAsia="x-none"/>
        </w:rPr>
        <w:t>.</w:t>
      </w:r>
    </w:p>
    <w:p w14:paraId="13D5C3C5" w14:textId="77777777" w:rsidR="00322451" w:rsidRDefault="00322451" w:rsidP="00322451">
      <w:pPr>
        <w:rPr>
          <w:lang w:eastAsia="x-none"/>
        </w:rPr>
      </w:pPr>
    </w:p>
    <w:p w14:paraId="63059C2F" w14:textId="77777777" w:rsidR="00322451" w:rsidRDefault="00322451" w:rsidP="009A3C66">
      <w:pPr>
        <w:rPr>
          <w:lang w:eastAsia="x-none"/>
        </w:rPr>
      </w:pPr>
    </w:p>
    <w:p w14:paraId="1996BE09" w14:textId="048C1A67" w:rsidR="006B480F" w:rsidRPr="005A2735" w:rsidRDefault="005A2735" w:rsidP="005A2735">
      <w:pPr>
        <w:rPr>
          <w:bCs/>
        </w:rPr>
      </w:pPr>
      <w:r w:rsidRPr="005A2735">
        <w:rPr>
          <w:bCs/>
          <w:lang w:eastAsia="x-none"/>
        </w:rPr>
        <w:t>\\Other</w:t>
      </w:r>
      <w:r w:rsidRPr="005A2735">
        <w:rPr>
          <w:bCs/>
        </w:rPr>
        <w:t xml:space="preserve"> </w:t>
      </w:r>
    </w:p>
    <w:p w14:paraId="384BCDF9" w14:textId="714FD0D6" w:rsidR="00AA4029" w:rsidRDefault="002328C4" w:rsidP="00AA4029">
      <w:pPr>
        <w:rPr>
          <w:lang w:eastAsia="x-none"/>
        </w:rPr>
      </w:pPr>
      <w:hyperlink r:id="rId337" w:history="1">
        <w:r w:rsidR="004371F4">
          <w:rPr>
            <w:rStyle w:val="Hyperlink"/>
            <w:lang w:eastAsia="x-none"/>
          </w:rPr>
          <w:t>R1-2202446</w:t>
        </w:r>
      </w:hyperlink>
      <w:r w:rsidR="00AA4029">
        <w:rPr>
          <w:lang w:eastAsia="x-none"/>
        </w:rPr>
        <w:tab/>
        <w:t>Discussion on RAN2 LS on SL resource selection with DRX</w:t>
      </w:r>
      <w:r w:rsidR="00AA4029">
        <w:rPr>
          <w:lang w:eastAsia="x-none"/>
        </w:rPr>
        <w:tab/>
        <w:t>Huawei, HiSilicon</w:t>
      </w:r>
    </w:p>
    <w:p w14:paraId="21A667F5" w14:textId="7E9D2CCE" w:rsidR="006B480F" w:rsidRDefault="006B480F" w:rsidP="006B480F">
      <w:pPr>
        <w:rPr>
          <w:lang w:eastAsia="x-none"/>
        </w:rPr>
      </w:pPr>
    </w:p>
    <w:p w14:paraId="6ECCCB27" w14:textId="77777777" w:rsidR="005E0ED7" w:rsidRDefault="005E0ED7" w:rsidP="006B480F">
      <w:pPr>
        <w:rPr>
          <w:lang w:eastAsia="x-none"/>
        </w:rPr>
      </w:pPr>
    </w:p>
    <w:p w14:paraId="3D871008" w14:textId="77777777" w:rsidR="00AE3A24" w:rsidRDefault="00AE3A24" w:rsidP="00AE3A24">
      <w:pPr>
        <w:rPr>
          <w:iCs/>
          <w:lang w:eastAsia="x-none"/>
        </w:rPr>
      </w:pPr>
      <w:r>
        <w:rPr>
          <w:iCs/>
          <w:lang w:eastAsia="x-none"/>
        </w:rPr>
        <w:t>\\ LSs Cc to RAN1</w:t>
      </w:r>
    </w:p>
    <w:p w14:paraId="017ED27C" w14:textId="77777777" w:rsidR="00AE3A24" w:rsidRDefault="00AE3A24" w:rsidP="00AE3A24">
      <w:pPr>
        <w:jc w:val="both"/>
        <w:rPr>
          <w:lang w:eastAsia="ko-KR"/>
        </w:rPr>
      </w:pPr>
      <w:r>
        <w:rPr>
          <w:lang w:eastAsia="ko-KR"/>
        </w:rPr>
        <w:t>T</w:t>
      </w:r>
      <w:r w:rsidRPr="001C44AE">
        <w:rPr>
          <w:lang w:eastAsia="ko-KR"/>
        </w:rPr>
        <w:t xml:space="preserve">he following LSs </w:t>
      </w:r>
      <w:r>
        <w:rPr>
          <w:lang w:eastAsia="ko-KR"/>
        </w:rPr>
        <w:t xml:space="preserve">Cc to RAN1 </w:t>
      </w:r>
      <w:r w:rsidRPr="001C44AE">
        <w:rPr>
          <w:lang w:eastAsia="ko-KR"/>
        </w:rPr>
        <w:t>are noted</w:t>
      </w:r>
      <w:r>
        <w:rPr>
          <w:lang w:eastAsia="ko-KR"/>
        </w:rPr>
        <w:t>. N</w:t>
      </w:r>
      <w:r w:rsidRPr="001C44AE">
        <w:rPr>
          <w:lang w:eastAsia="ko-KR"/>
        </w:rPr>
        <w:t>o actions from RAN1 unless explicitly requested.</w:t>
      </w:r>
    </w:p>
    <w:p w14:paraId="10875C66" w14:textId="06DFF2E0" w:rsidR="00A93BBD" w:rsidRDefault="002328C4" w:rsidP="00A93BBD">
      <w:pPr>
        <w:rPr>
          <w:lang w:eastAsia="x-none"/>
        </w:rPr>
      </w:pPr>
      <w:hyperlink r:id="rId338" w:history="1">
        <w:r w:rsidR="004371F4">
          <w:rPr>
            <w:rStyle w:val="Hyperlink"/>
            <w:lang w:eastAsia="x-none"/>
          </w:rPr>
          <w:t>R1-2200855</w:t>
        </w:r>
      </w:hyperlink>
      <w:r w:rsidR="00A93BBD">
        <w:rPr>
          <w:lang w:eastAsia="x-none"/>
        </w:rPr>
        <w:tab/>
        <w:t>Reply LS on R17 NR MG enhancements – Concurrent MG</w:t>
      </w:r>
      <w:r w:rsidR="00A93BBD">
        <w:rPr>
          <w:lang w:eastAsia="x-none"/>
        </w:rPr>
        <w:tab/>
        <w:t>RAN2, MediaTek</w:t>
      </w:r>
    </w:p>
    <w:p w14:paraId="33F06981" w14:textId="4F422E7D" w:rsidR="00A93BBD" w:rsidRDefault="002328C4" w:rsidP="00A93BBD">
      <w:pPr>
        <w:rPr>
          <w:lang w:eastAsia="x-none"/>
        </w:rPr>
      </w:pPr>
      <w:hyperlink r:id="rId339" w:history="1">
        <w:r w:rsidR="004371F4">
          <w:rPr>
            <w:rStyle w:val="Hyperlink"/>
            <w:lang w:eastAsia="x-none"/>
          </w:rPr>
          <w:t>R1-2200858</w:t>
        </w:r>
      </w:hyperlink>
      <w:r w:rsidR="00A93BBD">
        <w:rPr>
          <w:lang w:eastAsia="x-none"/>
        </w:rPr>
        <w:tab/>
        <w:t>Reply LS on specification impact for methods on efficient utilization of licensed spectrum that is not aligned with existing NR channel bandwidths</w:t>
      </w:r>
      <w:r w:rsidR="00A93BBD">
        <w:rPr>
          <w:lang w:eastAsia="x-none"/>
        </w:rPr>
        <w:tab/>
        <w:t>RAN2, Nokia</w:t>
      </w:r>
    </w:p>
    <w:p w14:paraId="290C5966" w14:textId="50EFC58C" w:rsidR="00A93BBD" w:rsidRDefault="002328C4" w:rsidP="00A93BBD">
      <w:pPr>
        <w:rPr>
          <w:lang w:eastAsia="x-none"/>
        </w:rPr>
      </w:pPr>
      <w:hyperlink r:id="rId340" w:history="1">
        <w:r w:rsidR="004371F4">
          <w:rPr>
            <w:rStyle w:val="Hyperlink"/>
            <w:lang w:eastAsia="x-none"/>
          </w:rPr>
          <w:t>R1-2200863</w:t>
        </w:r>
      </w:hyperlink>
      <w:r w:rsidR="00A93BBD">
        <w:rPr>
          <w:lang w:eastAsia="x-none"/>
        </w:rPr>
        <w:tab/>
        <w:t>Reply LS on Response LS on Positioning Reference Units (PRUs) for enhancing positioning performance</w:t>
      </w:r>
      <w:r w:rsidR="00A93BBD">
        <w:rPr>
          <w:lang w:eastAsia="x-none"/>
        </w:rPr>
        <w:tab/>
        <w:t>SA2, Huawei</w:t>
      </w:r>
    </w:p>
    <w:p w14:paraId="59CE683C" w14:textId="6DAB488B" w:rsidR="00A93BBD" w:rsidRDefault="002328C4" w:rsidP="00A93BBD">
      <w:pPr>
        <w:rPr>
          <w:lang w:eastAsia="x-none"/>
        </w:rPr>
      </w:pPr>
      <w:hyperlink r:id="rId341" w:history="1">
        <w:r w:rsidR="004371F4">
          <w:rPr>
            <w:rStyle w:val="Hyperlink"/>
            <w:lang w:eastAsia="x-none"/>
          </w:rPr>
          <w:t>R1-2200864</w:t>
        </w:r>
      </w:hyperlink>
      <w:r w:rsidR="00A93BBD">
        <w:rPr>
          <w:lang w:eastAsia="x-none"/>
        </w:rPr>
        <w:tab/>
        <w:t>LS on Rel-16 updated RAN4 UE features lists for LTE and NR</w:t>
      </w:r>
      <w:r w:rsidR="00A93BBD">
        <w:rPr>
          <w:lang w:eastAsia="x-none"/>
        </w:rPr>
        <w:tab/>
        <w:t>RAN4, CMCC</w:t>
      </w:r>
    </w:p>
    <w:p w14:paraId="5E8198E4" w14:textId="065B2E7F" w:rsidR="00A93BBD" w:rsidRDefault="002328C4" w:rsidP="00A93BBD">
      <w:pPr>
        <w:rPr>
          <w:lang w:eastAsia="x-none"/>
        </w:rPr>
      </w:pPr>
      <w:hyperlink r:id="rId342" w:history="1">
        <w:r w:rsidR="004371F4">
          <w:rPr>
            <w:rStyle w:val="Hyperlink"/>
            <w:lang w:eastAsia="x-none"/>
          </w:rPr>
          <w:t>R1-2200865</w:t>
        </w:r>
      </w:hyperlink>
      <w:r w:rsidR="00A93BBD">
        <w:rPr>
          <w:lang w:eastAsia="x-none"/>
        </w:rPr>
        <w:tab/>
        <w:t>LS on UL-MIMO coherence for Rel-17 Tx switching</w:t>
      </w:r>
      <w:r w:rsidR="00A93BBD">
        <w:rPr>
          <w:lang w:eastAsia="x-none"/>
        </w:rPr>
        <w:tab/>
        <w:t>RAN4, China Telecom</w:t>
      </w:r>
    </w:p>
    <w:p w14:paraId="2CD34D87" w14:textId="10D29386" w:rsidR="00A93BBD" w:rsidRDefault="002328C4" w:rsidP="00A93BBD">
      <w:pPr>
        <w:rPr>
          <w:lang w:eastAsia="x-none"/>
        </w:rPr>
      </w:pPr>
      <w:hyperlink r:id="rId343" w:history="1">
        <w:r w:rsidR="004371F4">
          <w:rPr>
            <w:rStyle w:val="Hyperlink"/>
            <w:lang w:eastAsia="x-none"/>
          </w:rPr>
          <w:t>R1-2200867</w:t>
        </w:r>
      </w:hyperlink>
      <w:r w:rsidR="00A93BBD">
        <w:rPr>
          <w:lang w:eastAsia="x-none"/>
        </w:rPr>
        <w:tab/>
        <w:t>LS on NCSG</w:t>
      </w:r>
      <w:r w:rsidR="00A93BBD">
        <w:rPr>
          <w:lang w:eastAsia="x-none"/>
        </w:rPr>
        <w:tab/>
        <w:t>RAN4, Apple</w:t>
      </w:r>
    </w:p>
    <w:p w14:paraId="415200B2" w14:textId="775D5628" w:rsidR="00A93BBD" w:rsidRDefault="002328C4" w:rsidP="00A93BBD">
      <w:pPr>
        <w:rPr>
          <w:lang w:eastAsia="x-none"/>
        </w:rPr>
      </w:pPr>
      <w:hyperlink r:id="rId344" w:history="1">
        <w:r w:rsidR="004371F4">
          <w:rPr>
            <w:rStyle w:val="Hyperlink"/>
            <w:lang w:eastAsia="x-none"/>
          </w:rPr>
          <w:t>R1-2200868</w:t>
        </w:r>
      </w:hyperlink>
      <w:r w:rsidR="00A93BBD">
        <w:rPr>
          <w:lang w:eastAsia="x-none"/>
        </w:rPr>
        <w:tab/>
        <w:t>LS on NR NTN Neighbour Cell and Satellite Information</w:t>
      </w:r>
      <w:r w:rsidR="00A93BBD">
        <w:rPr>
          <w:lang w:eastAsia="x-none"/>
        </w:rPr>
        <w:tab/>
        <w:t>RAN4, Qualcomm</w:t>
      </w:r>
    </w:p>
    <w:p w14:paraId="01F17F8A" w14:textId="18B9AC2D" w:rsidR="00A93BBD" w:rsidRDefault="002328C4" w:rsidP="00A93BBD">
      <w:pPr>
        <w:rPr>
          <w:lang w:eastAsia="x-none"/>
        </w:rPr>
      </w:pPr>
      <w:hyperlink r:id="rId345" w:history="1">
        <w:r w:rsidR="004371F4">
          <w:rPr>
            <w:rStyle w:val="Hyperlink"/>
            <w:lang w:eastAsia="x-none"/>
          </w:rPr>
          <w:t>R1-2200891</w:t>
        </w:r>
      </w:hyperlink>
      <w:r w:rsidR="00A93BBD">
        <w:rPr>
          <w:lang w:eastAsia="x-none"/>
        </w:rPr>
        <w:tab/>
        <w:t>Reply LS on NR-U channel information and procedures</w:t>
      </w:r>
      <w:r w:rsidR="00A93BBD">
        <w:rPr>
          <w:lang w:eastAsia="x-none"/>
        </w:rPr>
        <w:tab/>
        <w:t>RAN2, Samsung</w:t>
      </w:r>
    </w:p>
    <w:p w14:paraId="28B68090" w14:textId="18C5BDC3" w:rsidR="00A93BBD" w:rsidRDefault="002328C4" w:rsidP="00A93BBD">
      <w:pPr>
        <w:rPr>
          <w:lang w:eastAsia="x-none"/>
        </w:rPr>
      </w:pPr>
      <w:hyperlink r:id="rId346" w:history="1">
        <w:r w:rsidR="004371F4">
          <w:rPr>
            <w:rStyle w:val="Hyperlink"/>
            <w:lang w:eastAsia="x-none"/>
          </w:rPr>
          <w:t>R1-2200892</w:t>
        </w:r>
      </w:hyperlink>
      <w:r w:rsidR="00A93BBD">
        <w:rPr>
          <w:lang w:eastAsia="x-none"/>
        </w:rPr>
        <w:tab/>
        <w:t>LS on PDC for Time Synchronization</w:t>
      </w:r>
      <w:r w:rsidR="00A93BBD">
        <w:rPr>
          <w:lang w:eastAsia="x-none"/>
        </w:rPr>
        <w:tab/>
        <w:t>RAN2, ZTE</w:t>
      </w:r>
    </w:p>
    <w:p w14:paraId="7C6EED54" w14:textId="2421DA82" w:rsidR="00A93BBD" w:rsidRDefault="002328C4" w:rsidP="00A93BBD">
      <w:pPr>
        <w:rPr>
          <w:lang w:eastAsia="x-none"/>
        </w:rPr>
      </w:pPr>
      <w:hyperlink r:id="rId347" w:history="1">
        <w:r w:rsidR="004371F4">
          <w:rPr>
            <w:rStyle w:val="Hyperlink"/>
            <w:lang w:eastAsia="x-none"/>
          </w:rPr>
          <w:t>R1-2200893</w:t>
        </w:r>
      </w:hyperlink>
      <w:r w:rsidR="00A93BBD">
        <w:rPr>
          <w:lang w:eastAsia="x-none"/>
        </w:rPr>
        <w:tab/>
        <w:t>LS to RAN4 on RLM/BFD relaxation for ePowSav</w:t>
      </w:r>
      <w:r w:rsidR="00A93BBD">
        <w:rPr>
          <w:lang w:eastAsia="x-none"/>
        </w:rPr>
        <w:tab/>
        <w:t>RAN2, vivo</w:t>
      </w:r>
    </w:p>
    <w:p w14:paraId="46939844" w14:textId="41EE1C34" w:rsidR="00A93BBD" w:rsidRDefault="002328C4" w:rsidP="00A93BBD">
      <w:pPr>
        <w:rPr>
          <w:lang w:eastAsia="x-none"/>
        </w:rPr>
      </w:pPr>
      <w:hyperlink r:id="rId348" w:history="1">
        <w:r w:rsidR="004371F4">
          <w:rPr>
            <w:rStyle w:val="Hyperlink"/>
            <w:lang w:eastAsia="x-none"/>
          </w:rPr>
          <w:t>R1-2200909</w:t>
        </w:r>
      </w:hyperlink>
      <w:r w:rsidR="00A93BBD">
        <w:rPr>
          <w:lang w:eastAsia="x-none"/>
        </w:rPr>
        <w:tab/>
        <w:t>LS on Rel-17 RAN4 UE feature list for NR</w:t>
      </w:r>
      <w:r w:rsidR="00A93BBD">
        <w:rPr>
          <w:lang w:eastAsia="x-none"/>
        </w:rPr>
        <w:tab/>
        <w:t>RAN4, CMCC</w:t>
      </w:r>
    </w:p>
    <w:p w14:paraId="27454025" w14:textId="26ECA8DF" w:rsidR="00A93BBD" w:rsidRDefault="002328C4" w:rsidP="00A93BBD">
      <w:pPr>
        <w:rPr>
          <w:lang w:eastAsia="x-none"/>
        </w:rPr>
      </w:pPr>
      <w:hyperlink r:id="rId349" w:history="1">
        <w:r w:rsidR="004371F4">
          <w:rPr>
            <w:rStyle w:val="Hyperlink"/>
            <w:lang w:eastAsia="x-none"/>
          </w:rPr>
          <w:t>R1-2200910</w:t>
        </w:r>
      </w:hyperlink>
      <w:r w:rsidR="00A93BBD">
        <w:rPr>
          <w:lang w:eastAsia="x-none"/>
        </w:rPr>
        <w:tab/>
        <w:t>Further reply LS on R17 NR MG enhancements – Concurrent MG</w:t>
      </w:r>
      <w:r w:rsidR="00A93BBD">
        <w:rPr>
          <w:lang w:eastAsia="x-none"/>
        </w:rPr>
        <w:tab/>
        <w:t>RAN4, MediaTek inc.</w:t>
      </w:r>
    </w:p>
    <w:p w14:paraId="26BAA44F" w14:textId="4B1E5E60" w:rsidR="00A93BBD" w:rsidRDefault="002328C4" w:rsidP="00A93BBD">
      <w:pPr>
        <w:rPr>
          <w:lang w:eastAsia="x-none"/>
        </w:rPr>
      </w:pPr>
      <w:hyperlink r:id="rId350" w:history="1">
        <w:r w:rsidR="004371F4">
          <w:rPr>
            <w:rStyle w:val="Hyperlink"/>
            <w:lang w:eastAsia="x-none"/>
          </w:rPr>
          <w:t>R1-2200911</w:t>
        </w:r>
      </w:hyperlink>
      <w:r w:rsidR="00A93BBD">
        <w:rPr>
          <w:lang w:eastAsia="x-none"/>
        </w:rPr>
        <w:tab/>
        <w:t>LS on R17 MG enhancement - NCSG</w:t>
      </w:r>
      <w:r w:rsidR="00A93BBD">
        <w:rPr>
          <w:lang w:eastAsia="x-none"/>
        </w:rPr>
        <w:tab/>
        <w:t>RAN4, Apple</w:t>
      </w:r>
    </w:p>
    <w:p w14:paraId="613E2E82" w14:textId="33992B56" w:rsidR="00A93BBD" w:rsidRDefault="002328C4" w:rsidP="00A93BBD">
      <w:pPr>
        <w:rPr>
          <w:lang w:eastAsia="x-none"/>
        </w:rPr>
      </w:pPr>
      <w:hyperlink r:id="rId351" w:history="1">
        <w:r w:rsidR="004371F4">
          <w:rPr>
            <w:rStyle w:val="Hyperlink"/>
            <w:lang w:eastAsia="x-none"/>
          </w:rPr>
          <w:t>R1-2200912</w:t>
        </w:r>
      </w:hyperlink>
      <w:r w:rsidR="00A93BBD">
        <w:rPr>
          <w:lang w:eastAsia="x-none"/>
        </w:rPr>
        <w:tab/>
        <w:t>LS on DRX cycle used in PRS measurement in RRC_INACTIVE state</w:t>
      </w:r>
      <w:r w:rsidR="00A93BBD">
        <w:rPr>
          <w:lang w:eastAsia="x-none"/>
        </w:rPr>
        <w:tab/>
        <w:t>RAN4, Qualcomm</w:t>
      </w:r>
    </w:p>
    <w:p w14:paraId="298B19D4" w14:textId="32106AE0" w:rsidR="00A93BBD" w:rsidRDefault="002328C4" w:rsidP="00A93BBD">
      <w:pPr>
        <w:rPr>
          <w:lang w:eastAsia="x-none"/>
        </w:rPr>
      </w:pPr>
      <w:hyperlink r:id="rId352" w:history="1">
        <w:r w:rsidR="004371F4">
          <w:rPr>
            <w:rStyle w:val="Hyperlink"/>
            <w:lang w:eastAsia="x-none"/>
          </w:rPr>
          <w:t>R1-2200913</w:t>
        </w:r>
      </w:hyperlink>
      <w:r w:rsidR="00A93BBD">
        <w:rPr>
          <w:lang w:eastAsia="x-none"/>
        </w:rPr>
        <w:tab/>
        <w:t>LS on signalling for enabling RLM and BFD relaxation in R17 UE power saving</w:t>
      </w:r>
      <w:r w:rsidR="00A93BBD">
        <w:rPr>
          <w:lang w:eastAsia="x-none"/>
        </w:rPr>
        <w:tab/>
        <w:t>RAN4, vivo</w:t>
      </w:r>
    </w:p>
    <w:p w14:paraId="475DA9CA" w14:textId="2F5266CE" w:rsidR="00AE3A24" w:rsidRDefault="00AE3A24" w:rsidP="006B480F">
      <w:pPr>
        <w:rPr>
          <w:lang w:eastAsia="x-none"/>
        </w:rPr>
      </w:pPr>
    </w:p>
    <w:p w14:paraId="09C1016B" w14:textId="00FA3127" w:rsidR="00A93BBD" w:rsidRDefault="00A93BBD" w:rsidP="00A93BBD">
      <w:pPr>
        <w:rPr>
          <w:iCs/>
          <w:lang w:eastAsia="x-none"/>
        </w:rPr>
      </w:pPr>
      <w:r>
        <w:rPr>
          <w:iCs/>
          <w:lang w:eastAsia="x-none"/>
        </w:rPr>
        <w:t>\\ LSs received during the e-meeting</w:t>
      </w:r>
    </w:p>
    <w:p w14:paraId="073EA808" w14:textId="5D9E0236" w:rsidR="00A93BBD" w:rsidRPr="008C0AFD" w:rsidRDefault="002328C4" w:rsidP="006B480F">
      <w:pPr>
        <w:rPr>
          <w:b/>
          <w:bCs/>
          <w:lang w:eastAsia="x-none"/>
        </w:rPr>
      </w:pPr>
      <w:hyperlink r:id="rId353" w:history="1">
        <w:r w:rsidR="004371F4">
          <w:rPr>
            <w:rStyle w:val="Hyperlink"/>
            <w:b/>
            <w:bCs/>
            <w:lang w:eastAsia="x-none"/>
          </w:rPr>
          <w:t>R1-2202588</w:t>
        </w:r>
      </w:hyperlink>
      <w:r w:rsidR="00A93BBD" w:rsidRPr="008C0AFD">
        <w:rPr>
          <w:b/>
          <w:bCs/>
          <w:lang w:eastAsia="x-none"/>
        </w:rPr>
        <w:tab/>
        <w:t>Reply LS on Rel-17 RAN1 and RAN4 feature list</w:t>
      </w:r>
      <w:r w:rsidR="00A93BBD" w:rsidRPr="008C0AFD">
        <w:rPr>
          <w:b/>
          <w:bCs/>
          <w:lang w:eastAsia="x-none"/>
        </w:rPr>
        <w:tab/>
        <w:t>RAN2, Intel</w:t>
      </w:r>
    </w:p>
    <w:p w14:paraId="2E7168E3" w14:textId="3DA93A98" w:rsidR="008C0AFD" w:rsidRDefault="008C0AFD" w:rsidP="006B480F">
      <w:pPr>
        <w:rPr>
          <w:bCs/>
          <w:lang w:eastAsia="x-none"/>
        </w:rPr>
      </w:pPr>
      <w:r w:rsidRPr="008C0AFD">
        <w:rPr>
          <w:b/>
          <w:bCs/>
          <w:lang w:eastAsia="x-none"/>
        </w:rPr>
        <w:t>Decision:</w:t>
      </w:r>
      <w:r>
        <w:rPr>
          <w:lang w:eastAsia="x-none"/>
        </w:rPr>
        <w:t xml:space="preserve"> As per email decision posted on Feb 21</w:t>
      </w:r>
      <w:r w:rsidRPr="008C0AFD">
        <w:rPr>
          <w:vertAlign w:val="superscript"/>
          <w:lang w:eastAsia="x-none"/>
        </w:rPr>
        <w:t>st</w:t>
      </w:r>
      <w:r>
        <w:rPr>
          <w:lang w:eastAsia="x-none"/>
        </w:rPr>
        <w:t xml:space="preserve"> (19:25 UTC), the LS </w:t>
      </w:r>
      <w:r w:rsidRPr="008C0AFD">
        <w:rPr>
          <w:lang w:eastAsia="x-none"/>
        </w:rPr>
        <w:t xml:space="preserve">is noted. </w:t>
      </w:r>
      <w:r w:rsidRPr="00AE3A24">
        <w:rPr>
          <w:bCs/>
          <w:lang w:eastAsia="x-none"/>
        </w:rPr>
        <w:t xml:space="preserve">RAN1 to consider the LS from RAN2 as part of </w:t>
      </w:r>
      <w:r w:rsidRPr="008C0AFD">
        <w:rPr>
          <w:lang w:eastAsia="x-none"/>
        </w:rPr>
        <w:t>the UE capability discussions</w:t>
      </w:r>
      <w:r w:rsidRPr="00AE3A24">
        <w:rPr>
          <w:bCs/>
          <w:lang w:eastAsia="x-none"/>
        </w:rPr>
        <w:t xml:space="preserve"> under agenda item </w:t>
      </w:r>
      <w:r>
        <w:rPr>
          <w:bCs/>
          <w:lang w:eastAsia="x-none"/>
        </w:rPr>
        <w:t>8.16.</w:t>
      </w:r>
    </w:p>
    <w:p w14:paraId="2039AC04" w14:textId="5F88E447" w:rsidR="001A18F9" w:rsidRDefault="001A18F9" w:rsidP="006B480F">
      <w:pPr>
        <w:rPr>
          <w:bCs/>
          <w:lang w:eastAsia="x-none"/>
        </w:rPr>
      </w:pPr>
    </w:p>
    <w:p w14:paraId="21AA54EE" w14:textId="6539397B" w:rsidR="001A18F9" w:rsidRPr="001A18F9" w:rsidRDefault="002328C4" w:rsidP="006B480F">
      <w:pPr>
        <w:rPr>
          <w:b/>
          <w:bCs/>
          <w:lang w:eastAsia="x-none"/>
        </w:rPr>
      </w:pPr>
      <w:hyperlink r:id="rId354" w:history="1">
        <w:r w:rsidR="004371F4">
          <w:rPr>
            <w:rStyle w:val="Hyperlink"/>
            <w:b/>
            <w:bCs/>
            <w:lang w:eastAsia="x-none"/>
          </w:rPr>
          <w:t>R1-2202620</w:t>
        </w:r>
      </w:hyperlink>
      <w:r w:rsidR="001A18F9" w:rsidRPr="001A18F9">
        <w:rPr>
          <w:b/>
          <w:bCs/>
          <w:lang w:eastAsia="x-none"/>
        </w:rPr>
        <w:tab/>
        <w:t>LS to RAN1 on positioning issues needing further input</w:t>
      </w:r>
      <w:r w:rsidR="001A18F9" w:rsidRPr="001A18F9">
        <w:rPr>
          <w:b/>
          <w:bCs/>
          <w:lang w:eastAsia="x-none"/>
        </w:rPr>
        <w:tab/>
        <w:t>RAN2, Intel</w:t>
      </w:r>
    </w:p>
    <w:p w14:paraId="337EA8EA" w14:textId="6C584D6F" w:rsidR="001A18F9" w:rsidRDefault="001A18F9" w:rsidP="006B480F">
      <w:pPr>
        <w:rPr>
          <w:lang w:eastAsia="x-none"/>
        </w:rPr>
      </w:pPr>
      <w:r w:rsidRPr="008C0AFD">
        <w:rPr>
          <w:b/>
          <w:bCs/>
          <w:lang w:eastAsia="x-none"/>
        </w:rPr>
        <w:t>Decision:</w:t>
      </w:r>
      <w:r>
        <w:rPr>
          <w:b/>
          <w:bCs/>
          <w:lang w:eastAsia="x-none"/>
        </w:rPr>
        <w:t xml:space="preserve"> </w:t>
      </w:r>
      <w:r>
        <w:rPr>
          <w:lang w:eastAsia="x-none"/>
        </w:rPr>
        <w:t>As per email decision posted on Feb 23</w:t>
      </w:r>
      <w:r w:rsidRPr="001A18F9">
        <w:rPr>
          <w:vertAlign w:val="superscript"/>
          <w:lang w:eastAsia="x-none"/>
        </w:rPr>
        <w:t>rd</w:t>
      </w:r>
      <w:r>
        <w:rPr>
          <w:lang w:eastAsia="x-none"/>
        </w:rPr>
        <w:t xml:space="preserve"> (12:34 UTC), the LS </w:t>
      </w:r>
      <w:r w:rsidRPr="008C0AFD">
        <w:rPr>
          <w:lang w:eastAsia="x-none"/>
        </w:rPr>
        <w:t>is noted.</w:t>
      </w:r>
      <w:r>
        <w:rPr>
          <w:lang w:eastAsia="x-none"/>
        </w:rPr>
        <w:t xml:space="preserve"> The various issues to be handled </w:t>
      </w:r>
      <w:r w:rsidR="00D92E4B">
        <w:rPr>
          <w:lang w:eastAsia="x-none"/>
        </w:rPr>
        <w:t xml:space="preserve">in the respective discussions </w:t>
      </w:r>
      <w:r>
        <w:rPr>
          <w:lang w:eastAsia="x-none"/>
        </w:rPr>
        <w:t>as:</w:t>
      </w:r>
    </w:p>
    <w:p w14:paraId="45638665" w14:textId="04D2E421" w:rsidR="001A18F9" w:rsidRDefault="001A18F9" w:rsidP="00D259AB">
      <w:pPr>
        <w:pStyle w:val="ListParagraph"/>
        <w:numPr>
          <w:ilvl w:val="0"/>
          <w:numId w:val="80"/>
        </w:numPr>
      </w:pPr>
      <w:r>
        <w:t xml:space="preserve">Issue #1 Mitigation of UE/TRP Rx/Tx timing delays </w:t>
      </w:r>
      <w:r>
        <w:sym w:font="Wingdings" w:char="F0E0"/>
      </w:r>
      <w:r>
        <w:t xml:space="preserve"> AI 8.5.1</w:t>
      </w:r>
    </w:p>
    <w:p w14:paraId="16279840" w14:textId="0CFEAC48" w:rsidR="001A18F9" w:rsidRDefault="001A18F9" w:rsidP="00D259AB">
      <w:pPr>
        <w:pStyle w:val="ListParagraph"/>
        <w:numPr>
          <w:ilvl w:val="0"/>
          <w:numId w:val="80"/>
        </w:numPr>
      </w:pPr>
      <w:r>
        <w:t xml:space="preserve">Issue #2 PRU </w:t>
      </w:r>
      <w:r>
        <w:sym w:font="Wingdings" w:char="F0E0"/>
      </w:r>
      <w:r>
        <w:t xml:space="preserve"> AI 8.5.1</w:t>
      </w:r>
    </w:p>
    <w:p w14:paraId="080894A3" w14:textId="7C380D01" w:rsidR="001A18F9" w:rsidRDefault="001A18F9" w:rsidP="00D259AB">
      <w:pPr>
        <w:pStyle w:val="ListParagraph"/>
        <w:numPr>
          <w:ilvl w:val="0"/>
          <w:numId w:val="80"/>
        </w:numPr>
      </w:pPr>
      <w:r>
        <w:t xml:space="preserve">Issue #3 Preconfigured MG </w:t>
      </w:r>
      <w:r>
        <w:sym w:font="Wingdings" w:char="F0E0"/>
      </w:r>
      <w:r>
        <w:t xml:space="preserve"> AI 8.5.4</w:t>
      </w:r>
    </w:p>
    <w:p w14:paraId="4C3AEC55" w14:textId="7C9EECA6" w:rsidR="001A18F9" w:rsidRDefault="001A18F9" w:rsidP="00D259AB">
      <w:pPr>
        <w:pStyle w:val="ListParagraph"/>
        <w:numPr>
          <w:ilvl w:val="0"/>
          <w:numId w:val="80"/>
        </w:numPr>
      </w:pPr>
      <w:r>
        <w:t xml:space="preserve">Issue #4 PRS processing window </w:t>
      </w:r>
      <w:r>
        <w:sym w:font="Wingdings" w:char="F0E0"/>
      </w:r>
      <w:r>
        <w:t xml:space="preserve"> AI 8.5.4</w:t>
      </w:r>
    </w:p>
    <w:p w14:paraId="75D616D0" w14:textId="6B008484" w:rsidR="001A18F9" w:rsidRDefault="001A18F9" w:rsidP="00D259AB">
      <w:pPr>
        <w:pStyle w:val="ListParagraph"/>
        <w:numPr>
          <w:ilvl w:val="0"/>
          <w:numId w:val="80"/>
        </w:numPr>
      </w:pPr>
      <w:r>
        <w:t xml:space="preserve">Issue #5 DL-AOD (and multi-RTT) </w:t>
      </w:r>
      <w:r>
        <w:sym w:font="Wingdings" w:char="F0E0"/>
      </w:r>
      <w:r>
        <w:t xml:space="preserve"> AI 8.5.3</w:t>
      </w:r>
    </w:p>
    <w:p w14:paraId="6B94F260" w14:textId="712F51F6" w:rsidR="006E316E" w:rsidRPr="006E316E" w:rsidRDefault="002328C4" w:rsidP="006E316E">
      <w:pPr>
        <w:rPr>
          <w:b/>
          <w:bCs/>
        </w:rPr>
      </w:pPr>
      <w:hyperlink r:id="rId355" w:history="1">
        <w:r w:rsidR="004371F4">
          <w:rPr>
            <w:rStyle w:val="Hyperlink"/>
            <w:b/>
            <w:bCs/>
          </w:rPr>
          <w:t>R1-2202727</w:t>
        </w:r>
      </w:hyperlink>
      <w:r w:rsidR="006E316E" w:rsidRPr="006E316E">
        <w:rPr>
          <w:b/>
          <w:bCs/>
        </w:rPr>
        <w:tab/>
        <w:t>LS on MBS broadcast reception on SCell</w:t>
      </w:r>
      <w:r w:rsidR="006E316E" w:rsidRPr="006E316E">
        <w:rPr>
          <w:b/>
          <w:bCs/>
        </w:rPr>
        <w:tab/>
        <w:t>RAN2, Huawei</w:t>
      </w:r>
    </w:p>
    <w:p w14:paraId="30B7C747" w14:textId="2FA6D2B6" w:rsidR="006E316E" w:rsidRDefault="006E316E" w:rsidP="006E316E">
      <w:pPr>
        <w:rPr>
          <w:bCs/>
          <w:lang w:eastAsia="x-none"/>
        </w:rPr>
      </w:pPr>
      <w:r w:rsidRPr="008C0AFD">
        <w:rPr>
          <w:b/>
          <w:bCs/>
          <w:lang w:eastAsia="x-none"/>
        </w:rPr>
        <w:t>Decision:</w:t>
      </w:r>
      <w:r>
        <w:rPr>
          <w:lang w:eastAsia="x-none"/>
        </w:rPr>
        <w:t xml:space="preserve"> As per email decision posted on Feb 25</w:t>
      </w:r>
      <w:r w:rsidRPr="006E316E">
        <w:rPr>
          <w:vertAlign w:val="superscript"/>
          <w:lang w:eastAsia="x-none"/>
        </w:rPr>
        <w:t>th</w:t>
      </w:r>
      <w:r>
        <w:rPr>
          <w:lang w:eastAsia="x-none"/>
        </w:rPr>
        <w:t xml:space="preserve"> (16:40 UTC), the LS </w:t>
      </w:r>
      <w:r w:rsidRPr="008C0AFD">
        <w:rPr>
          <w:lang w:eastAsia="x-none"/>
        </w:rPr>
        <w:t xml:space="preserve">is noted. </w:t>
      </w:r>
      <w:r w:rsidRPr="00AE3A24">
        <w:rPr>
          <w:bCs/>
          <w:lang w:eastAsia="x-none"/>
        </w:rPr>
        <w:t xml:space="preserve">RAN1 to consider the LS from RAN2 </w:t>
      </w:r>
      <w:r w:rsidRPr="006039BB">
        <w:rPr>
          <w:lang w:eastAsia="x-none"/>
        </w:rPr>
        <w:t>as part of the ongoing work under</w:t>
      </w:r>
      <w:r w:rsidRPr="00AE3A24">
        <w:rPr>
          <w:bCs/>
          <w:lang w:eastAsia="x-none"/>
        </w:rPr>
        <w:t xml:space="preserve"> agenda item </w:t>
      </w:r>
      <w:r>
        <w:rPr>
          <w:bCs/>
          <w:lang w:eastAsia="x-none"/>
        </w:rPr>
        <w:t>8.12.</w:t>
      </w:r>
    </w:p>
    <w:p w14:paraId="2DEE49BD" w14:textId="298FA54A" w:rsidR="008F149B" w:rsidRDefault="008F149B" w:rsidP="006E316E">
      <w:pPr>
        <w:rPr>
          <w:bCs/>
          <w:lang w:eastAsia="x-none"/>
        </w:rPr>
      </w:pPr>
    </w:p>
    <w:p w14:paraId="06C4C241" w14:textId="1A1C8B70" w:rsidR="008F149B" w:rsidRPr="008F149B" w:rsidRDefault="002328C4" w:rsidP="006E316E">
      <w:pPr>
        <w:rPr>
          <w:b/>
          <w:lang w:eastAsia="x-none"/>
        </w:rPr>
      </w:pPr>
      <w:hyperlink r:id="rId356" w:history="1">
        <w:r w:rsidR="004371F4">
          <w:rPr>
            <w:rStyle w:val="Hyperlink"/>
            <w:b/>
            <w:lang w:eastAsia="x-none"/>
          </w:rPr>
          <w:t>R1-2202756</w:t>
        </w:r>
      </w:hyperlink>
      <w:r w:rsidR="008F149B" w:rsidRPr="008F149B">
        <w:rPr>
          <w:b/>
          <w:lang w:eastAsia="x-none"/>
        </w:rPr>
        <w:tab/>
        <w:t>LS on further questions on feMIMO RRC parameters</w:t>
      </w:r>
      <w:r w:rsidR="008F149B" w:rsidRPr="008F149B">
        <w:rPr>
          <w:b/>
          <w:lang w:eastAsia="x-none"/>
        </w:rPr>
        <w:tab/>
        <w:t>RAN2, Ericsson</w:t>
      </w:r>
    </w:p>
    <w:p w14:paraId="7F492285" w14:textId="79E371A8" w:rsidR="008F149B" w:rsidRDefault="008F149B" w:rsidP="006E316E">
      <w:pPr>
        <w:rPr>
          <w:bCs/>
          <w:lang w:eastAsia="x-none"/>
        </w:rPr>
      </w:pPr>
      <w:r w:rsidRPr="008C0AFD">
        <w:rPr>
          <w:b/>
          <w:bCs/>
          <w:lang w:eastAsia="x-none"/>
        </w:rPr>
        <w:t>Decision:</w:t>
      </w:r>
      <w:r>
        <w:rPr>
          <w:lang w:eastAsia="x-none"/>
        </w:rPr>
        <w:t xml:space="preserve"> As per email decision posted on Feb 28</w:t>
      </w:r>
      <w:r w:rsidRPr="006E316E">
        <w:rPr>
          <w:vertAlign w:val="superscript"/>
          <w:lang w:eastAsia="x-none"/>
        </w:rPr>
        <w:t>th</w:t>
      </w:r>
      <w:r>
        <w:rPr>
          <w:lang w:eastAsia="x-none"/>
        </w:rPr>
        <w:t xml:space="preserve"> (10:58 UTC), the LS </w:t>
      </w:r>
      <w:r w:rsidRPr="008C0AFD">
        <w:rPr>
          <w:lang w:eastAsia="x-none"/>
        </w:rPr>
        <w:t xml:space="preserve">is noted. </w:t>
      </w:r>
      <w:r w:rsidRPr="00AE3A24">
        <w:rPr>
          <w:bCs/>
          <w:lang w:eastAsia="x-none"/>
        </w:rPr>
        <w:t xml:space="preserve">RAN1 to consider the LS from RAN2 </w:t>
      </w:r>
      <w:r w:rsidRPr="006039BB">
        <w:rPr>
          <w:lang w:eastAsia="x-none"/>
        </w:rPr>
        <w:t>as part of the ongoing work under</w:t>
      </w:r>
      <w:r w:rsidRPr="00AE3A24">
        <w:rPr>
          <w:bCs/>
          <w:lang w:eastAsia="x-none"/>
        </w:rPr>
        <w:t xml:space="preserve"> agenda item </w:t>
      </w:r>
      <w:r w:rsidRPr="008F149B">
        <w:rPr>
          <w:bCs/>
          <w:lang w:eastAsia="x-none"/>
        </w:rPr>
        <w:t>8.1, [108-e-R17-RRC-MIMO].</w:t>
      </w:r>
    </w:p>
    <w:p w14:paraId="258C39A3" w14:textId="0F8BE295" w:rsidR="0087698C" w:rsidRDefault="0087698C" w:rsidP="006E316E">
      <w:pPr>
        <w:rPr>
          <w:bCs/>
          <w:lang w:eastAsia="x-none"/>
        </w:rPr>
      </w:pPr>
    </w:p>
    <w:p w14:paraId="048022BC" w14:textId="0EE6D175" w:rsidR="0087698C" w:rsidRPr="002F0FE2" w:rsidRDefault="002328C4" w:rsidP="006E316E">
      <w:pPr>
        <w:rPr>
          <w:b/>
          <w:bCs/>
          <w:lang w:eastAsia="x-none"/>
        </w:rPr>
      </w:pPr>
      <w:hyperlink r:id="rId357" w:history="1">
        <w:r w:rsidR="004371F4">
          <w:rPr>
            <w:rStyle w:val="Hyperlink"/>
            <w:b/>
            <w:bCs/>
            <w:lang w:eastAsia="x-none"/>
          </w:rPr>
          <w:t>R1-2202815</w:t>
        </w:r>
      </w:hyperlink>
      <w:r w:rsidR="0087698C" w:rsidRPr="002F0FE2">
        <w:rPr>
          <w:b/>
          <w:bCs/>
          <w:lang w:eastAsia="x-none"/>
        </w:rPr>
        <w:tab/>
        <w:t>Reply LS on Maximum duration for DMRS bundling</w:t>
      </w:r>
      <w:r w:rsidR="0087698C" w:rsidRPr="002F0FE2">
        <w:rPr>
          <w:b/>
          <w:bCs/>
          <w:lang w:eastAsia="x-none"/>
        </w:rPr>
        <w:tab/>
        <w:t>RAN</w:t>
      </w:r>
      <w:r w:rsidR="002F0FE2">
        <w:rPr>
          <w:b/>
          <w:bCs/>
          <w:lang w:eastAsia="x-none"/>
        </w:rPr>
        <w:t>4</w:t>
      </w:r>
      <w:r w:rsidR="0087698C" w:rsidRPr="002F0FE2">
        <w:rPr>
          <w:b/>
          <w:bCs/>
          <w:lang w:eastAsia="x-none"/>
        </w:rPr>
        <w:t>, Qualcomm Incorporated</w:t>
      </w:r>
    </w:p>
    <w:p w14:paraId="67A03808" w14:textId="79CB935A" w:rsidR="002F0FE2" w:rsidRDefault="002F0FE2" w:rsidP="002F0FE2">
      <w:pPr>
        <w:rPr>
          <w:bCs/>
          <w:lang w:eastAsia="x-none"/>
        </w:rPr>
      </w:pPr>
      <w:r w:rsidRPr="008C0AFD">
        <w:rPr>
          <w:b/>
          <w:bCs/>
          <w:lang w:eastAsia="x-none"/>
        </w:rPr>
        <w:t>Decision:</w:t>
      </w:r>
      <w:r>
        <w:rPr>
          <w:lang w:eastAsia="x-none"/>
        </w:rPr>
        <w:t xml:space="preserve"> The LS </w:t>
      </w:r>
      <w:r w:rsidRPr="008C0AFD">
        <w:rPr>
          <w:lang w:eastAsia="x-none"/>
        </w:rPr>
        <w:t xml:space="preserve">is noted. </w:t>
      </w:r>
      <w:r w:rsidRPr="00AE3A24">
        <w:rPr>
          <w:bCs/>
          <w:lang w:eastAsia="x-none"/>
        </w:rPr>
        <w:t>RAN1 to consider the LS from RAN</w:t>
      </w:r>
      <w:r>
        <w:rPr>
          <w:bCs/>
          <w:lang w:eastAsia="x-none"/>
        </w:rPr>
        <w:t>4</w:t>
      </w:r>
      <w:r w:rsidRPr="00AE3A24">
        <w:rPr>
          <w:bCs/>
          <w:lang w:eastAsia="x-none"/>
        </w:rPr>
        <w:t xml:space="preserve"> </w:t>
      </w:r>
      <w:r w:rsidRPr="006039BB">
        <w:rPr>
          <w:lang w:eastAsia="x-none"/>
        </w:rPr>
        <w:t>as part of the ongoing work under</w:t>
      </w:r>
      <w:r w:rsidRPr="00AE3A24">
        <w:rPr>
          <w:bCs/>
          <w:lang w:eastAsia="x-none"/>
        </w:rPr>
        <w:t xml:space="preserve"> agenda item </w:t>
      </w:r>
      <w:r>
        <w:rPr>
          <w:bCs/>
          <w:lang w:eastAsia="x-none"/>
        </w:rPr>
        <w:t>8.8.1.3.</w:t>
      </w:r>
    </w:p>
    <w:p w14:paraId="7F2DD847" w14:textId="77777777" w:rsidR="00BC2F7B" w:rsidRDefault="00BC2F7B" w:rsidP="006E316E">
      <w:pPr>
        <w:rPr>
          <w:bCs/>
          <w:lang w:eastAsia="x-none"/>
        </w:rPr>
      </w:pPr>
    </w:p>
    <w:p w14:paraId="08160594" w14:textId="4CAB053B" w:rsidR="009419DD" w:rsidRPr="00BC2F7B" w:rsidRDefault="002328C4" w:rsidP="006E316E">
      <w:pPr>
        <w:rPr>
          <w:b/>
          <w:lang w:eastAsia="x-none"/>
        </w:rPr>
      </w:pPr>
      <w:hyperlink r:id="rId358" w:history="1">
        <w:r w:rsidR="004371F4">
          <w:rPr>
            <w:rStyle w:val="Hyperlink"/>
            <w:b/>
            <w:lang w:eastAsia="x-none"/>
          </w:rPr>
          <w:t>R1-2202891</w:t>
        </w:r>
      </w:hyperlink>
      <w:r w:rsidR="009419DD" w:rsidRPr="00BC2F7B">
        <w:rPr>
          <w:b/>
          <w:lang w:eastAsia="x-none"/>
        </w:rPr>
        <w:tab/>
        <w:t>LS on HARQ process for MCCH and Broadcast MTCH(s)</w:t>
      </w:r>
      <w:r w:rsidR="009419DD" w:rsidRPr="00BC2F7B">
        <w:rPr>
          <w:b/>
          <w:lang w:eastAsia="x-none"/>
        </w:rPr>
        <w:tab/>
        <w:t>RAN2, Samsung</w:t>
      </w:r>
    </w:p>
    <w:p w14:paraId="64433202" w14:textId="7D6A3B56" w:rsidR="00BC2F7B" w:rsidRDefault="00BC2F7B" w:rsidP="00BC2F7B">
      <w:pPr>
        <w:rPr>
          <w:bCs/>
          <w:lang w:eastAsia="x-none"/>
        </w:rPr>
      </w:pPr>
      <w:r w:rsidRPr="008C0AFD">
        <w:rPr>
          <w:b/>
          <w:bCs/>
          <w:lang w:eastAsia="x-none"/>
        </w:rPr>
        <w:t>Decision:</w:t>
      </w:r>
      <w:r>
        <w:rPr>
          <w:lang w:eastAsia="x-none"/>
        </w:rPr>
        <w:t xml:space="preserve"> As per email decision posted on Mar 3</w:t>
      </w:r>
      <w:r w:rsidRPr="00BC2F7B">
        <w:rPr>
          <w:vertAlign w:val="superscript"/>
          <w:lang w:eastAsia="x-none"/>
        </w:rPr>
        <w:t>rd</w:t>
      </w:r>
      <w:r>
        <w:rPr>
          <w:lang w:eastAsia="x-none"/>
        </w:rPr>
        <w:t xml:space="preserve"> (10:04 UTC), the LS </w:t>
      </w:r>
      <w:r w:rsidRPr="008C0AFD">
        <w:rPr>
          <w:lang w:eastAsia="x-none"/>
        </w:rPr>
        <w:t xml:space="preserve">is noted. </w:t>
      </w:r>
      <w:r w:rsidRPr="00AE3A24">
        <w:rPr>
          <w:bCs/>
          <w:lang w:eastAsia="x-none"/>
        </w:rPr>
        <w:t xml:space="preserve">RAN1 to consider the LS from RAN2 </w:t>
      </w:r>
      <w:r w:rsidRPr="006039BB">
        <w:rPr>
          <w:lang w:eastAsia="x-none"/>
        </w:rPr>
        <w:t>as part of the ongoing work under</w:t>
      </w:r>
      <w:r w:rsidRPr="00AE3A24">
        <w:rPr>
          <w:bCs/>
          <w:lang w:eastAsia="x-none"/>
        </w:rPr>
        <w:t xml:space="preserve"> agenda item </w:t>
      </w:r>
      <w:r>
        <w:rPr>
          <w:bCs/>
          <w:lang w:eastAsia="x-none"/>
        </w:rPr>
        <w:t>8.12.</w:t>
      </w:r>
    </w:p>
    <w:p w14:paraId="51117934" w14:textId="17123FD9" w:rsidR="00BC2F7B" w:rsidRDefault="00BC2F7B" w:rsidP="006E316E">
      <w:pPr>
        <w:rPr>
          <w:bCs/>
          <w:lang w:eastAsia="x-none"/>
        </w:rPr>
      </w:pPr>
    </w:p>
    <w:p w14:paraId="32282F8A" w14:textId="7EE6AAC2" w:rsidR="007D7667" w:rsidRDefault="002328C4" w:rsidP="006E316E">
      <w:pPr>
        <w:rPr>
          <w:bCs/>
          <w:lang w:eastAsia="x-none"/>
        </w:rPr>
      </w:pPr>
      <w:hyperlink r:id="rId359" w:history="1">
        <w:r w:rsidR="004371F4">
          <w:rPr>
            <w:rStyle w:val="Hyperlink"/>
            <w:bCs/>
            <w:lang w:eastAsia="x-none"/>
          </w:rPr>
          <w:t>R1-2202901</w:t>
        </w:r>
      </w:hyperlink>
      <w:r w:rsidR="007D7667" w:rsidRPr="007D7667">
        <w:rPr>
          <w:bCs/>
          <w:lang w:eastAsia="x-none"/>
        </w:rPr>
        <w:tab/>
        <w:t>Reply LS on PDCCH Blind Detection in CA</w:t>
      </w:r>
      <w:r w:rsidR="007D7667" w:rsidRPr="007D7667">
        <w:rPr>
          <w:bCs/>
          <w:lang w:eastAsia="x-none"/>
        </w:rPr>
        <w:tab/>
        <w:t>RAN2, HiSilicon</w:t>
      </w:r>
    </w:p>
    <w:p w14:paraId="2035F66F" w14:textId="0FADEEA4" w:rsidR="007D7667" w:rsidRDefault="007D7667" w:rsidP="006E316E">
      <w:pPr>
        <w:rPr>
          <w:bCs/>
          <w:lang w:eastAsia="x-none"/>
        </w:rPr>
      </w:pPr>
      <w:r>
        <w:rPr>
          <w:bCs/>
          <w:lang w:eastAsia="x-none"/>
        </w:rPr>
        <w:t>Postponed to next meeting</w:t>
      </w:r>
    </w:p>
    <w:p w14:paraId="1EA8B018" w14:textId="77777777" w:rsidR="00AC4DEC" w:rsidRDefault="00AC4DEC" w:rsidP="006E316E">
      <w:pPr>
        <w:rPr>
          <w:bCs/>
          <w:lang w:eastAsia="x-none"/>
        </w:rPr>
      </w:pPr>
    </w:p>
    <w:p w14:paraId="212B1559" w14:textId="3971E2AD" w:rsidR="00BC2F7B" w:rsidRPr="006E4812" w:rsidRDefault="002328C4" w:rsidP="006E316E">
      <w:pPr>
        <w:rPr>
          <w:b/>
          <w:lang w:eastAsia="x-none"/>
        </w:rPr>
      </w:pPr>
      <w:hyperlink r:id="rId360" w:history="1">
        <w:r w:rsidR="004371F4">
          <w:rPr>
            <w:rStyle w:val="Hyperlink"/>
            <w:b/>
            <w:lang w:eastAsia="x-none"/>
          </w:rPr>
          <w:t>R1-2202935</w:t>
        </w:r>
      </w:hyperlink>
      <w:r w:rsidR="00BC2F7B" w:rsidRPr="006E4812">
        <w:rPr>
          <w:b/>
          <w:lang w:eastAsia="x-none"/>
        </w:rPr>
        <w:tab/>
        <w:t>LS on TP to introduce Rel-17 SL DRX for TR 37.985</w:t>
      </w:r>
      <w:r w:rsidR="00BC2F7B" w:rsidRPr="006E4812">
        <w:rPr>
          <w:b/>
          <w:lang w:eastAsia="x-none"/>
        </w:rPr>
        <w:tab/>
        <w:t>RAN2, Huawei</w:t>
      </w:r>
    </w:p>
    <w:p w14:paraId="57814408" w14:textId="115DBFD7" w:rsidR="00BC2F7B" w:rsidRPr="006E4812" w:rsidRDefault="00BC2F7B" w:rsidP="006E316E">
      <w:pPr>
        <w:rPr>
          <w:rFonts w:ascii="Calibri" w:hAnsi="Calibri"/>
          <w:szCs w:val="22"/>
        </w:rPr>
      </w:pPr>
      <w:r w:rsidRPr="006E4812">
        <w:rPr>
          <w:b/>
          <w:bCs/>
          <w:lang w:eastAsia="x-none"/>
        </w:rPr>
        <w:t>Decision:</w:t>
      </w:r>
      <w:r w:rsidRPr="006E4812">
        <w:rPr>
          <w:lang w:eastAsia="x-none"/>
        </w:rPr>
        <w:t xml:space="preserve"> </w:t>
      </w:r>
      <w:r w:rsidR="006E4812" w:rsidRPr="006E4812">
        <w:rPr>
          <w:lang w:eastAsia="x-none"/>
        </w:rPr>
        <w:t xml:space="preserve">The LS was distributed </w:t>
      </w:r>
      <w:r w:rsidRPr="006E4812">
        <w:rPr>
          <w:lang w:eastAsia="x-none"/>
        </w:rPr>
        <w:t>post e-meeting closing time</w:t>
      </w:r>
      <w:r w:rsidR="006E4812">
        <w:rPr>
          <w:lang w:eastAsia="x-none"/>
        </w:rPr>
        <w:t xml:space="preserve"> </w:t>
      </w:r>
      <w:r w:rsidR="006E4812" w:rsidRPr="006E4812">
        <w:rPr>
          <w:lang w:eastAsia="x-none"/>
        </w:rPr>
        <w:t xml:space="preserve">and is noted. </w:t>
      </w:r>
      <w:r w:rsidR="006E4812" w:rsidRPr="006E4812">
        <w:t>RAN2 TP</w:t>
      </w:r>
      <w:r w:rsidR="006E4812" w:rsidRPr="006E4812">
        <w:rPr>
          <w:lang w:eastAsia="x-none"/>
        </w:rPr>
        <w:t xml:space="preserve"> shall be taken into account by TR</w:t>
      </w:r>
      <w:r w:rsidR="006E4812" w:rsidRPr="006E4812">
        <w:t>37.985 spec editor in the CR to update the overall description of RAN aspects for V2X based on LTE and NR.</w:t>
      </w:r>
    </w:p>
    <w:p w14:paraId="07EEEBAA" w14:textId="77777777" w:rsidR="006B480F" w:rsidRPr="00540963" w:rsidRDefault="006B480F" w:rsidP="00A57C2E">
      <w:pPr>
        <w:pStyle w:val="Heading2"/>
      </w:pPr>
      <w:bookmarkStart w:id="20" w:name="_Toc95481734"/>
      <w:bookmarkStart w:id="21" w:name="_Toc98334373"/>
      <w:r w:rsidRPr="00540963">
        <w:t>RAN1 Aspects for RF requirements for NR frequency range 1 (FR1)</w:t>
      </w:r>
      <w:bookmarkEnd w:id="20"/>
      <w:bookmarkEnd w:id="21"/>
    </w:p>
    <w:p w14:paraId="73D37B12" w14:textId="77777777" w:rsidR="006B480F" w:rsidRDefault="006B480F" w:rsidP="006B480F">
      <w:pPr>
        <w:rPr>
          <w:i/>
          <w:lang w:eastAsia="x-none"/>
        </w:rPr>
      </w:pPr>
      <w:r w:rsidRPr="00514701">
        <w:rPr>
          <w:i/>
          <w:lang w:eastAsia="x-none"/>
        </w:rPr>
        <w:t xml:space="preserve">Refer to </w:t>
      </w:r>
      <w:hyperlink r:id="rId361" w:history="1">
        <w:r w:rsidRPr="00514701">
          <w:rPr>
            <w:rStyle w:val="Hyperlink"/>
            <w:i/>
            <w:lang w:eastAsia="x-none"/>
          </w:rPr>
          <w:t>RP-210899</w:t>
        </w:r>
      </w:hyperlink>
      <w:r w:rsidRPr="00514701">
        <w:rPr>
          <w:i/>
          <w:lang w:eastAsia="x-none"/>
        </w:rPr>
        <w:t xml:space="preserve"> for details regarding RAN4-led WID on RF requirements for NR frequency range 1 (FR1)</w:t>
      </w:r>
      <w:r>
        <w:rPr>
          <w:i/>
          <w:lang w:eastAsia="x-none"/>
        </w:rPr>
        <w:t>.</w:t>
      </w:r>
    </w:p>
    <w:p w14:paraId="5E1DACDC" w14:textId="05AA1F79" w:rsidR="00B15BFE" w:rsidRDefault="00B15BFE" w:rsidP="006B480F">
      <w:pPr>
        <w:rPr>
          <w:bCs/>
        </w:rPr>
      </w:pPr>
    </w:p>
    <w:p w14:paraId="75A96E1A" w14:textId="41D0C97B" w:rsidR="006B480F" w:rsidRPr="00E3004F" w:rsidRDefault="002328C4" w:rsidP="006B480F">
      <w:pPr>
        <w:rPr>
          <w:iCs/>
        </w:rPr>
      </w:pPr>
      <w:hyperlink r:id="rId362" w:history="1">
        <w:r w:rsidR="004371F4">
          <w:rPr>
            <w:rStyle w:val="Hyperlink"/>
            <w:bCs/>
          </w:rPr>
          <w:t>R1-2202491</w:t>
        </w:r>
      </w:hyperlink>
      <w:r w:rsidR="00B15BFE" w:rsidRPr="00B15BFE">
        <w:rPr>
          <w:bCs/>
        </w:rPr>
        <w:tab/>
        <w:t>Discussion on the remaining issues of UL Tx switching</w:t>
      </w:r>
      <w:r w:rsidR="00B15BFE" w:rsidRPr="00B15BFE">
        <w:rPr>
          <w:bCs/>
        </w:rPr>
        <w:tab/>
        <w:t>Huawei, HiSilicon</w:t>
      </w:r>
      <w:r w:rsidR="00B15BFE">
        <w:rPr>
          <w:bCs/>
        </w:rPr>
        <w:tab/>
        <w:t xml:space="preserve">(rev of </w:t>
      </w:r>
      <w:hyperlink r:id="rId363" w:history="1">
        <w:r w:rsidR="004371F4">
          <w:rPr>
            <w:rStyle w:val="Hyperlink"/>
            <w:bCs/>
          </w:rPr>
          <w:t>R1-2200973</w:t>
        </w:r>
      </w:hyperlink>
      <w:r w:rsidR="00B15BFE">
        <w:rPr>
          <w:iCs/>
        </w:rPr>
        <w:t>)</w:t>
      </w:r>
    </w:p>
    <w:p w14:paraId="7FF1C5D7" w14:textId="0D7DC0A9" w:rsidR="006B480F" w:rsidRPr="00E3004F" w:rsidRDefault="002328C4" w:rsidP="006B480F">
      <w:pPr>
        <w:rPr>
          <w:iCs/>
        </w:rPr>
      </w:pPr>
      <w:hyperlink r:id="rId364" w:history="1">
        <w:r w:rsidR="004371F4">
          <w:rPr>
            <w:rStyle w:val="Hyperlink"/>
            <w:iCs/>
          </w:rPr>
          <w:t>R1-2201062</w:t>
        </w:r>
      </w:hyperlink>
      <w:r w:rsidR="006B480F" w:rsidRPr="00E3004F">
        <w:rPr>
          <w:iCs/>
        </w:rPr>
        <w:tab/>
        <w:t>Remaining issues on Rel-17 Tx switching enhancements</w:t>
      </w:r>
      <w:r w:rsidR="006B480F" w:rsidRPr="00E3004F">
        <w:rPr>
          <w:iCs/>
        </w:rPr>
        <w:tab/>
        <w:t>vivo</w:t>
      </w:r>
    </w:p>
    <w:p w14:paraId="793FC69B" w14:textId="0F34AA30" w:rsidR="006B480F" w:rsidRPr="00E3004F" w:rsidRDefault="002328C4" w:rsidP="006B480F">
      <w:pPr>
        <w:rPr>
          <w:iCs/>
        </w:rPr>
      </w:pPr>
      <w:hyperlink r:id="rId365" w:history="1">
        <w:r w:rsidR="004371F4">
          <w:rPr>
            <w:rStyle w:val="Hyperlink"/>
            <w:iCs/>
          </w:rPr>
          <w:t>R1-2201154</w:t>
        </w:r>
      </w:hyperlink>
      <w:r w:rsidR="006B480F" w:rsidRPr="00E3004F">
        <w:rPr>
          <w:iCs/>
        </w:rPr>
        <w:tab/>
        <w:t>Maintenance of Rel-17 UL Tx switching</w:t>
      </w:r>
      <w:r w:rsidR="006B480F" w:rsidRPr="00E3004F">
        <w:rPr>
          <w:iCs/>
        </w:rPr>
        <w:tab/>
        <w:t>ZTE</w:t>
      </w:r>
    </w:p>
    <w:p w14:paraId="1EB3321B" w14:textId="3FD9C214" w:rsidR="006B480F" w:rsidRPr="00E3004F" w:rsidRDefault="002328C4" w:rsidP="006B480F">
      <w:pPr>
        <w:rPr>
          <w:iCs/>
        </w:rPr>
      </w:pPr>
      <w:hyperlink r:id="rId366" w:history="1">
        <w:r w:rsidR="004371F4">
          <w:rPr>
            <w:rStyle w:val="Hyperlink"/>
            <w:iCs/>
          </w:rPr>
          <w:t>R1-2201238</w:t>
        </w:r>
      </w:hyperlink>
      <w:r w:rsidR="006B480F" w:rsidRPr="00E3004F">
        <w:rPr>
          <w:iCs/>
        </w:rPr>
        <w:tab/>
        <w:t>Discussion on Rel-17 Tx switching enhancement</w:t>
      </w:r>
      <w:r w:rsidR="006B480F" w:rsidRPr="00E3004F">
        <w:rPr>
          <w:iCs/>
        </w:rPr>
        <w:tab/>
        <w:t>OPPO</w:t>
      </w:r>
    </w:p>
    <w:p w14:paraId="5B95EAC8" w14:textId="3E17E17F" w:rsidR="006B480F" w:rsidRDefault="002328C4" w:rsidP="006B480F">
      <w:pPr>
        <w:rPr>
          <w:iCs/>
        </w:rPr>
      </w:pPr>
      <w:hyperlink r:id="rId367" w:history="1">
        <w:r w:rsidR="004371F4">
          <w:rPr>
            <w:rStyle w:val="Hyperlink"/>
            <w:iCs/>
          </w:rPr>
          <w:t>R1-2202110</w:t>
        </w:r>
      </w:hyperlink>
      <w:r w:rsidR="006B480F" w:rsidRPr="00E3004F">
        <w:rPr>
          <w:iCs/>
        </w:rPr>
        <w:tab/>
        <w:t>Remaining issues of Rel-17 UL Tx switching</w:t>
      </w:r>
      <w:r w:rsidR="006B480F" w:rsidRPr="00E3004F">
        <w:rPr>
          <w:iCs/>
        </w:rPr>
        <w:tab/>
        <w:t>Qualcomm Incorporated</w:t>
      </w:r>
    </w:p>
    <w:p w14:paraId="1BC52C87" w14:textId="764A0531" w:rsidR="00B15BFE" w:rsidRDefault="00B15BFE" w:rsidP="006B480F">
      <w:pPr>
        <w:rPr>
          <w:iCs/>
        </w:rPr>
      </w:pPr>
    </w:p>
    <w:p w14:paraId="42DB31C0" w14:textId="77777777" w:rsidR="00B15BFE" w:rsidRPr="00281654" w:rsidRDefault="00B15BFE" w:rsidP="00B15BFE">
      <w:pPr>
        <w:rPr>
          <w:lang w:eastAsia="x-none"/>
        </w:rPr>
      </w:pPr>
      <w:r w:rsidRPr="00281654">
        <w:rPr>
          <w:lang w:eastAsia="x-none"/>
        </w:rPr>
        <w:t>[108-e-R17-TxSwitching-01] – Jianchi (China Telecom)</w:t>
      </w:r>
    </w:p>
    <w:p w14:paraId="0F609B6D" w14:textId="038C9275" w:rsidR="00B15BFE" w:rsidRPr="00281654" w:rsidRDefault="00B15BFE" w:rsidP="00B15BFE">
      <w:pPr>
        <w:rPr>
          <w:lang w:eastAsia="x-none"/>
        </w:rPr>
      </w:pPr>
      <w:r w:rsidRPr="00281654">
        <w:rPr>
          <w:lang w:eastAsia="x-none"/>
        </w:rPr>
        <w:t>Email discussion on RAN1 Aspects for RF requirements for NR frequency range 1 (FR1)</w:t>
      </w:r>
    </w:p>
    <w:p w14:paraId="0837693D" w14:textId="77777777" w:rsidR="00B15BFE" w:rsidRPr="00281654" w:rsidRDefault="00B15BFE" w:rsidP="00B15BFE">
      <w:pPr>
        <w:numPr>
          <w:ilvl w:val="0"/>
          <w:numId w:val="60"/>
        </w:numPr>
        <w:rPr>
          <w:lang w:eastAsia="x-none"/>
        </w:rPr>
      </w:pPr>
      <w:r w:rsidRPr="00281654">
        <w:rPr>
          <w:rFonts w:hint="eastAsia"/>
          <w:lang w:eastAsia="x-none"/>
        </w:rPr>
        <w:t>1</w:t>
      </w:r>
      <w:r w:rsidRPr="00281654">
        <w:rPr>
          <w:rFonts w:hint="eastAsia"/>
          <w:vertAlign w:val="superscript"/>
          <w:lang w:eastAsia="x-none"/>
        </w:rPr>
        <w:t>st</w:t>
      </w:r>
      <w:r w:rsidRPr="00281654">
        <w:rPr>
          <w:rFonts w:hint="eastAsia"/>
          <w:lang w:eastAsia="x-none"/>
        </w:rPr>
        <w:t xml:space="preserve"> check point: </w:t>
      </w:r>
      <w:r w:rsidRPr="00281654">
        <w:t>February</w:t>
      </w:r>
      <w:r w:rsidRPr="00281654">
        <w:rPr>
          <w:rFonts w:hint="eastAsia"/>
        </w:rPr>
        <w:t xml:space="preserve"> </w:t>
      </w:r>
      <w:r w:rsidRPr="00281654">
        <w:t>25</w:t>
      </w:r>
    </w:p>
    <w:p w14:paraId="50CCFBF6" w14:textId="77777777" w:rsidR="00B15BFE" w:rsidRPr="00281654" w:rsidRDefault="00B15BFE" w:rsidP="00B15BFE">
      <w:pPr>
        <w:numPr>
          <w:ilvl w:val="0"/>
          <w:numId w:val="60"/>
        </w:numPr>
        <w:rPr>
          <w:lang w:eastAsia="x-none"/>
        </w:rPr>
      </w:pPr>
      <w:r w:rsidRPr="00281654">
        <w:rPr>
          <w:lang w:eastAsia="x-none"/>
        </w:rPr>
        <w:t>Final</w:t>
      </w:r>
      <w:r w:rsidRPr="00281654">
        <w:rPr>
          <w:rFonts w:hint="eastAsia"/>
          <w:lang w:eastAsia="x-none"/>
        </w:rPr>
        <w:t xml:space="preserve"> check point: </w:t>
      </w:r>
      <w:r w:rsidRPr="00281654">
        <w:t>March</w:t>
      </w:r>
      <w:r w:rsidRPr="00281654">
        <w:rPr>
          <w:rFonts w:hint="eastAsia"/>
        </w:rPr>
        <w:t xml:space="preserve"> </w:t>
      </w:r>
      <w:r w:rsidRPr="00281654">
        <w:rPr>
          <w:lang w:eastAsia="x-none"/>
        </w:rPr>
        <w:t>3</w:t>
      </w:r>
    </w:p>
    <w:p w14:paraId="0A04D22B" w14:textId="32AECE8C" w:rsidR="007160F5" w:rsidRPr="00906FEA" w:rsidRDefault="002328C4" w:rsidP="007160F5">
      <w:pPr>
        <w:rPr>
          <w:b/>
          <w:bCs/>
        </w:rPr>
      </w:pPr>
      <w:hyperlink r:id="rId368" w:history="1">
        <w:r w:rsidR="004371F4">
          <w:rPr>
            <w:rStyle w:val="Hyperlink"/>
            <w:b/>
            <w:bCs/>
          </w:rPr>
          <w:t>R1-2202866</w:t>
        </w:r>
      </w:hyperlink>
      <w:r w:rsidR="007160F5" w:rsidRPr="00906FEA">
        <w:rPr>
          <w:b/>
          <w:bCs/>
        </w:rPr>
        <w:tab/>
        <w:t>[108-e-R17-TxSwitching-01] Summary of email discussion on Rel-17 uplink Tx switching</w:t>
      </w:r>
      <w:r w:rsidR="007160F5" w:rsidRPr="00906FEA">
        <w:rPr>
          <w:b/>
          <w:bCs/>
        </w:rPr>
        <w:tab/>
        <w:t>Moderator (China Telecom)</w:t>
      </w:r>
    </w:p>
    <w:p w14:paraId="4E659056" w14:textId="771E5E31" w:rsidR="007160F5" w:rsidRDefault="00281654" w:rsidP="006B480F">
      <w:pPr>
        <w:rPr>
          <w:lang w:eastAsia="x-none"/>
        </w:rPr>
      </w:pPr>
      <w:r w:rsidRPr="008C0AFD">
        <w:rPr>
          <w:b/>
          <w:bCs/>
          <w:lang w:eastAsia="x-none"/>
        </w:rPr>
        <w:t>Decision:</w:t>
      </w:r>
      <w:r>
        <w:rPr>
          <w:lang w:eastAsia="x-none"/>
        </w:rPr>
        <w:t xml:space="preserve"> As per email decision posted on Mar 2</w:t>
      </w:r>
      <w:r w:rsidRPr="00281654">
        <w:rPr>
          <w:vertAlign w:val="superscript"/>
          <w:lang w:eastAsia="x-none"/>
        </w:rPr>
        <w:t>nd</w:t>
      </w:r>
      <w:r>
        <w:rPr>
          <w:lang w:eastAsia="x-none"/>
        </w:rPr>
        <w:t>,</w:t>
      </w:r>
    </w:p>
    <w:p w14:paraId="2C536E32" w14:textId="77777777" w:rsidR="00281654" w:rsidRPr="00281654" w:rsidRDefault="00281654" w:rsidP="00281654">
      <w:pPr>
        <w:wordWrap w:val="0"/>
        <w:rPr>
          <w:rFonts w:eastAsia="Malgun Gothic" w:cs="Times"/>
          <w:bCs/>
          <w:szCs w:val="22"/>
          <w:lang w:val="en-US" w:eastAsia="ko-KR"/>
        </w:rPr>
      </w:pPr>
      <w:r w:rsidRPr="00281654">
        <w:rPr>
          <w:rFonts w:eastAsia="Malgun Gothic" w:cs="Times"/>
          <w:bCs/>
          <w:szCs w:val="22"/>
          <w:highlight w:val="green"/>
        </w:rPr>
        <w:t>Agreement</w:t>
      </w:r>
    </w:p>
    <w:p w14:paraId="63108066" w14:textId="47C26F98" w:rsidR="00281654" w:rsidRPr="00281654" w:rsidRDefault="00281654" w:rsidP="006B480F">
      <w:pPr>
        <w:rPr>
          <w:rFonts w:eastAsia="DengXian"/>
          <w:sz w:val="21"/>
          <w:szCs w:val="21"/>
          <w:lang w:eastAsia="zh-CN"/>
        </w:rPr>
      </w:pPr>
      <w:r w:rsidRPr="00281654">
        <w:t>The text proposal under “5</w:t>
      </w:r>
      <w:r w:rsidRPr="00281654">
        <w:rPr>
          <w:vertAlign w:val="superscript"/>
        </w:rPr>
        <w:t>th</w:t>
      </w:r>
      <w:r w:rsidRPr="00281654">
        <w:t xml:space="preserve"> round discussion” in section 2.4 of </w:t>
      </w:r>
      <w:hyperlink r:id="rId369" w:history="1">
        <w:r w:rsidR="004371F4">
          <w:rPr>
            <w:rStyle w:val="Hyperlink"/>
          </w:rPr>
          <w:t>R1-2202886</w:t>
        </w:r>
      </w:hyperlink>
      <w:r w:rsidRPr="00281654">
        <w:rPr>
          <w:lang w:eastAsia="zh-CN"/>
        </w:rPr>
        <w:t xml:space="preserve"> is endorsed for the editor’s CR on TS38.214.</w:t>
      </w:r>
    </w:p>
    <w:p w14:paraId="215CE49B" w14:textId="77777777" w:rsidR="006B480F" w:rsidRPr="00540963" w:rsidRDefault="006B480F" w:rsidP="00A57C2E">
      <w:pPr>
        <w:pStyle w:val="Heading2"/>
      </w:pPr>
      <w:bookmarkStart w:id="22" w:name="_Toc95481735"/>
      <w:bookmarkStart w:id="23" w:name="_Toc98334374"/>
      <w:r w:rsidRPr="00540963">
        <w:t>RAN1 Aspects for NR small data transmissions in INACTIVE state</w:t>
      </w:r>
      <w:bookmarkEnd w:id="22"/>
      <w:bookmarkEnd w:id="23"/>
    </w:p>
    <w:p w14:paraId="03BAE202" w14:textId="510726B3" w:rsidR="006B480F" w:rsidRDefault="006B480F" w:rsidP="006B480F">
      <w:pPr>
        <w:rPr>
          <w:i/>
          <w:lang w:eastAsia="x-none"/>
        </w:rPr>
      </w:pPr>
      <w:r w:rsidRPr="00514701">
        <w:rPr>
          <w:i/>
          <w:lang w:eastAsia="x-none"/>
        </w:rPr>
        <w:t xml:space="preserve">Refer to </w:t>
      </w:r>
      <w:hyperlink r:id="rId370" w:history="1">
        <w:r w:rsidRPr="00514701">
          <w:rPr>
            <w:rStyle w:val="Hyperlink"/>
            <w:i/>
            <w:lang w:eastAsia="x-none"/>
          </w:rPr>
          <w:t>RP-21</w:t>
        </w:r>
        <w:r>
          <w:rPr>
            <w:rStyle w:val="Hyperlink"/>
            <w:i/>
            <w:lang w:eastAsia="x-none"/>
          </w:rPr>
          <w:t>0870</w:t>
        </w:r>
      </w:hyperlink>
      <w:r w:rsidRPr="00514701">
        <w:rPr>
          <w:i/>
          <w:lang w:eastAsia="x-none"/>
        </w:rPr>
        <w:t xml:space="preserve"> for details regarding RAN2-led WID on NR small data transmissions in INACTIVE state</w:t>
      </w:r>
      <w:r>
        <w:rPr>
          <w:i/>
          <w:lang w:eastAsia="x-none"/>
        </w:rPr>
        <w:t>.</w:t>
      </w:r>
    </w:p>
    <w:p w14:paraId="1A647733" w14:textId="77777777" w:rsidR="00B15BFE" w:rsidRDefault="00B15BFE" w:rsidP="00B15BFE"/>
    <w:p w14:paraId="11D4A06F" w14:textId="77777777" w:rsidR="00B15BFE" w:rsidRPr="007160F5" w:rsidRDefault="006B480F" w:rsidP="006B480F">
      <w:r w:rsidRPr="007160F5">
        <w:t xml:space="preserve">[108-e-R17-RRC-SDT] </w:t>
      </w:r>
      <w:r w:rsidR="00B15BFE" w:rsidRPr="007160F5">
        <w:t>– Ziyang (ZTE)</w:t>
      </w:r>
    </w:p>
    <w:p w14:paraId="60C4F5AC" w14:textId="1BEDEE1D" w:rsidR="006B480F" w:rsidRPr="007160F5" w:rsidRDefault="006B480F" w:rsidP="006B480F">
      <w:r w:rsidRPr="007160F5">
        <w:t>Email discussion on Rel-17 RRC parameters for SDT</w:t>
      </w:r>
    </w:p>
    <w:p w14:paraId="7F11C3B6" w14:textId="77777777" w:rsidR="006B480F" w:rsidRPr="007160F5" w:rsidRDefault="006B480F" w:rsidP="006D10BC">
      <w:pPr>
        <w:numPr>
          <w:ilvl w:val="0"/>
          <w:numId w:val="60"/>
        </w:numPr>
        <w:rPr>
          <w:lang w:eastAsia="x-none"/>
        </w:rPr>
      </w:pPr>
      <w:r w:rsidRPr="007160F5">
        <w:rPr>
          <w:rFonts w:hint="eastAsia"/>
          <w:lang w:eastAsia="x-none"/>
        </w:rPr>
        <w:t>1</w:t>
      </w:r>
      <w:r w:rsidRPr="007160F5">
        <w:rPr>
          <w:rFonts w:hint="eastAsia"/>
          <w:vertAlign w:val="superscript"/>
          <w:lang w:eastAsia="x-none"/>
        </w:rPr>
        <w:t>st</w:t>
      </w:r>
      <w:r w:rsidRPr="007160F5">
        <w:rPr>
          <w:rFonts w:hint="eastAsia"/>
          <w:lang w:eastAsia="x-none"/>
        </w:rPr>
        <w:t xml:space="preserve"> check point</w:t>
      </w:r>
      <w:r w:rsidRPr="007160F5">
        <w:t xml:space="preserve"> for first LS in </w:t>
      </w:r>
      <w:r w:rsidRPr="007160F5">
        <w:rPr>
          <w:lang w:eastAsia="x-none"/>
        </w:rPr>
        <w:t>[108-e-R17-RRC]: February 24</w:t>
      </w:r>
    </w:p>
    <w:p w14:paraId="678E2376" w14:textId="77777777" w:rsidR="006B480F" w:rsidRPr="007160F5" w:rsidRDefault="006B480F" w:rsidP="006D10BC">
      <w:pPr>
        <w:numPr>
          <w:ilvl w:val="0"/>
          <w:numId w:val="60"/>
        </w:numPr>
        <w:rPr>
          <w:lang w:eastAsia="x-none"/>
        </w:rPr>
      </w:pPr>
      <w:r w:rsidRPr="007160F5">
        <w:rPr>
          <w:lang w:eastAsia="x-none"/>
        </w:rPr>
        <w:t>Final</w:t>
      </w:r>
      <w:r w:rsidRPr="007160F5">
        <w:rPr>
          <w:rFonts w:hint="eastAsia"/>
          <w:lang w:eastAsia="x-none"/>
        </w:rPr>
        <w:t xml:space="preserve"> check point</w:t>
      </w:r>
      <w:r w:rsidRPr="007160F5">
        <w:rPr>
          <w:lang w:eastAsia="x-none"/>
        </w:rPr>
        <w:t xml:space="preserve"> for second LS in [108-e-R17-RRC] if necessary</w:t>
      </w:r>
      <w:r w:rsidRPr="007160F5">
        <w:rPr>
          <w:rFonts w:hint="eastAsia"/>
          <w:lang w:eastAsia="x-none"/>
        </w:rPr>
        <w:t xml:space="preserve">: </w:t>
      </w:r>
      <w:r w:rsidRPr="007160F5">
        <w:t>March</w:t>
      </w:r>
      <w:r w:rsidRPr="007160F5">
        <w:rPr>
          <w:rFonts w:hint="eastAsia"/>
        </w:rPr>
        <w:t xml:space="preserve"> </w:t>
      </w:r>
      <w:r w:rsidRPr="007160F5">
        <w:rPr>
          <w:lang w:eastAsia="x-none"/>
        </w:rPr>
        <w:t>3</w:t>
      </w:r>
    </w:p>
    <w:p w14:paraId="4F23BCBA" w14:textId="671BBE44" w:rsidR="007160F5" w:rsidRPr="007160F5" w:rsidRDefault="002328C4" w:rsidP="007160F5">
      <w:pPr>
        <w:rPr>
          <w:b/>
          <w:bCs/>
          <w:lang w:eastAsia="x-none"/>
        </w:rPr>
      </w:pPr>
      <w:hyperlink r:id="rId371" w:history="1">
        <w:r w:rsidR="004371F4">
          <w:rPr>
            <w:rStyle w:val="Hyperlink"/>
            <w:b/>
            <w:bCs/>
            <w:lang w:eastAsia="x-none"/>
          </w:rPr>
          <w:t>R1-2202654</w:t>
        </w:r>
      </w:hyperlink>
      <w:r w:rsidR="007160F5" w:rsidRPr="007160F5">
        <w:rPr>
          <w:b/>
          <w:bCs/>
          <w:lang w:eastAsia="x-none"/>
        </w:rPr>
        <w:tab/>
        <w:t>Comments collection on RRC parameters for small data transmission</w:t>
      </w:r>
      <w:r w:rsidR="007160F5" w:rsidRPr="007160F5">
        <w:rPr>
          <w:b/>
          <w:bCs/>
          <w:lang w:eastAsia="x-none"/>
        </w:rPr>
        <w:tab/>
        <w:t>Moderator (ZTE)</w:t>
      </w:r>
    </w:p>
    <w:p w14:paraId="387459A6" w14:textId="6520A315" w:rsidR="007160F5" w:rsidRDefault="007160F5" w:rsidP="007160F5">
      <w:pPr>
        <w:rPr>
          <w:lang w:eastAsia="x-none"/>
        </w:rPr>
      </w:pPr>
      <w:r w:rsidRPr="009C4C1C">
        <w:t xml:space="preserve">Document is noted. For consolidation under 8 in </w:t>
      </w:r>
      <w:r w:rsidRPr="007160F5">
        <w:rPr>
          <w:lang w:eastAsia="x-none"/>
        </w:rPr>
        <w:t>[108-e-R17-RRC]</w:t>
      </w:r>
      <w:r>
        <w:rPr>
          <w:lang w:eastAsia="x-none"/>
        </w:rPr>
        <w:t>.</w:t>
      </w:r>
    </w:p>
    <w:p w14:paraId="3E5E9FC2" w14:textId="290C10F3" w:rsidR="007160F5" w:rsidRDefault="007160F5" w:rsidP="006B480F">
      <w:pPr>
        <w:rPr>
          <w:highlight w:val="cyan"/>
        </w:rPr>
      </w:pPr>
    </w:p>
    <w:p w14:paraId="4EF30AE6" w14:textId="77777777" w:rsidR="007160F5" w:rsidRDefault="007160F5" w:rsidP="006B480F">
      <w:pPr>
        <w:rPr>
          <w:highlight w:val="cyan"/>
        </w:rPr>
      </w:pPr>
    </w:p>
    <w:p w14:paraId="092C54E7" w14:textId="1F5EEF3F" w:rsidR="006B480F" w:rsidRDefault="002328C4" w:rsidP="006B480F">
      <w:pPr>
        <w:rPr>
          <w:lang w:eastAsia="x-none"/>
        </w:rPr>
      </w:pPr>
      <w:hyperlink r:id="rId372" w:history="1">
        <w:r w:rsidR="004371F4">
          <w:rPr>
            <w:rStyle w:val="Hyperlink"/>
            <w:lang w:eastAsia="x-none"/>
          </w:rPr>
          <w:t>R1-2200975</w:t>
        </w:r>
      </w:hyperlink>
      <w:r w:rsidR="006B480F">
        <w:rPr>
          <w:lang w:eastAsia="x-none"/>
        </w:rPr>
        <w:tab/>
        <w:t>Physical layer aspects of SDT</w:t>
      </w:r>
      <w:r w:rsidR="006B480F">
        <w:rPr>
          <w:lang w:eastAsia="x-none"/>
        </w:rPr>
        <w:tab/>
        <w:t>Huawei, HiSilicon</w:t>
      </w:r>
    </w:p>
    <w:p w14:paraId="04C1E6DB" w14:textId="506661B6" w:rsidR="006B480F" w:rsidRDefault="002328C4" w:rsidP="006B480F">
      <w:pPr>
        <w:rPr>
          <w:lang w:eastAsia="x-none"/>
        </w:rPr>
      </w:pPr>
      <w:hyperlink r:id="rId373" w:history="1">
        <w:r w:rsidR="004371F4">
          <w:rPr>
            <w:rStyle w:val="Hyperlink"/>
            <w:lang w:eastAsia="x-none"/>
          </w:rPr>
          <w:t>R1-2201063</w:t>
        </w:r>
      </w:hyperlink>
      <w:r w:rsidR="006B480F">
        <w:rPr>
          <w:lang w:eastAsia="x-none"/>
        </w:rPr>
        <w:tab/>
        <w:t>Remaining RAN1 related issues for NR small data transmissions in RRC INACTIVE state</w:t>
      </w:r>
      <w:r w:rsidR="006B480F">
        <w:rPr>
          <w:lang w:eastAsia="x-none"/>
        </w:rPr>
        <w:tab/>
        <w:t>vivo</w:t>
      </w:r>
    </w:p>
    <w:p w14:paraId="1DC2173C" w14:textId="65219FA0" w:rsidR="006B480F" w:rsidRDefault="002328C4" w:rsidP="006B480F">
      <w:pPr>
        <w:rPr>
          <w:lang w:eastAsia="x-none"/>
        </w:rPr>
      </w:pPr>
      <w:hyperlink r:id="rId374" w:history="1">
        <w:r w:rsidR="004371F4">
          <w:rPr>
            <w:rStyle w:val="Hyperlink"/>
            <w:lang w:eastAsia="x-none"/>
          </w:rPr>
          <w:t>R1-2201400</w:t>
        </w:r>
      </w:hyperlink>
      <w:r w:rsidR="006B480F">
        <w:rPr>
          <w:lang w:eastAsia="x-none"/>
        </w:rPr>
        <w:tab/>
        <w:t>Discussion on the remaining physical layer issues of small data transmission</w:t>
      </w:r>
      <w:r w:rsidR="006B480F">
        <w:rPr>
          <w:lang w:eastAsia="x-none"/>
        </w:rPr>
        <w:tab/>
        <w:t>ZTE Corporation</w:t>
      </w:r>
    </w:p>
    <w:p w14:paraId="3A020AB3" w14:textId="7130ED0F" w:rsidR="006B480F" w:rsidRDefault="002328C4" w:rsidP="006B480F">
      <w:pPr>
        <w:rPr>
          <w:lang w:eastAsia="x-none"/>
        </w:rPr>
      </w:pPr>
      <w:hyperlink r:id="rId375" w:history="1">
        <w:r w:rsidR="004371F4">
          <w:rPr>
            <w:rStyle w:val="Hyperlink"/>
            <w:lang w:eastAsia="x-none"/>
          </w:rPr>
          <w:t>R1-2201533</w:t>
        </w:r>
      </w:hyperlink>
      <w:r w:rsidR="006B480F">
        <w:rPr>
          <w:lang w:eastAsia="x-none"/>
        </w:rPr>
        <w:tab/>
        <w:t>Discussion on physical layer aspects of small data transmission</w:t>
      </w:r>
      <w:r w:rsidR="006B480F">
        <w:rPr>
          <w:lang w:eastAsia="x-none"/>
        </w:rPr>
        <w:tab/>
        <w:t>Spreadtrum Communications</w:t>
      </w:r>
    </w:p>
    <w:p w14:paraId="7B614DD0" w14:textId="716AA6F4" w:rsidR="006B480F" w:rsidRDefault="002328C4" w:rsidP="006B480F">
      <w:pPr>
        <w:rPr>
          <w:lang w:eastAsia="x-none"/>
        </w:rPr>
      </w:pPr>
      <w:hyperlink r:id="rId376" w:history="1">
        <w:r w:rsidR="004371F4">
          <w:rPr>
            <w:rStyle w:val="Hyperlink"/>
            <w:lang w:eastAsia="x-none"/>
          </w:rPr>
          <w:t>R1-2201651</w:t>
        </w:r>
      </w:hyperlink>
      <w:r w:rsidR="006B480F">
        <w:rPr>
          <w:lang w:eastAsia="x-none"/>
        </w:rPr>
        <w:tab/>
        <w:t>Physical layer aspects of small data transmission</w:t>
      </w:r>
      <w:r w:rsidR="006B480F">
        <w:rPr>
          <w:lang w:eastAsia="x-none"/>
        </w:rPr>
        <w:tab/>
        <w:t>InterDigital, Inc.</w:t>
      </w:r>
    </w:p>
    <w:p w14:paraId="5EF32E21" w14:textId="3666DBF0" w:rsidR="006B480F" w:rsidRDefault="002328C4" w:rsidP="006B480F">
      <w:pPr>
        <w:rPr>
          <w:lang w:eastAsia="x-none"/>
        </w:rPr>
      </w:pPr>
      <w:hyperlink r:id="rId377" w:history="1">
        <w:r w:rsidR="004371F4">
          <w:rPr>
            <w:rStyle w:val="Hyperlink"/>
            <w:lang w:eastAsia="x-none"/>
          </w:rPr>
          <w:t>R1-2201667</w:t>
        </w:r>
      </w:hyperlink>
      <w:r w:rsidR="006B480F">
        <w:rPr>
          <w:lang w:eastAsia="x-none"/>
        </w:rPr>
        <w:tab/>
        <w:t>RAN1 aspects for NR small data transmissions in INACTIVE state</w:t>
      </w:r>
      <w:r w:rsidR="006B480F">
        <w:rPr>
          <w:lang w:eastAsia="x-none"/>
        </w:rPr>
        <w:tab/>
        <w:t>Ericsson</w:t>
      </w:r>
    </w:p>
    <w:p w14:paraId="323D94B6" w14:textId="7CE897DA" w:rsidR="006B480F" w:rsidRDefault="002328C4" w:rsidP="006B480F">
      <w:pPr>
        <w:rPr>
          <w:lang w:eastAsia="x-none"/>
        </w:rPr>
      </w:pPr>
      <w:hyperlink r:id="rId378" w:history="1">
        <w:r w:rsidR="004371F4">
          <w:rPr>
            <w:rStyle w:val="Hyperlink"/>
            <w:lang w:eastAsia="x-none"/>
          </w:rPr>
          <w:t>R1-2201680</w:t>
        </w:r>
      </w:hyperlink>
      <w:r w:rsidR="006B480F">
        <w:rPr>
          <w:lang w:eastAsia="x-none"/>
        </w:rPr>
        <w:tab/>
        <w:t>Remaining issues on physical layer aspects of small data transmission</w:t>
      </w:r>
      <w:r w:rsidR="006B480F">
        <w:rPr>
          <w:lang w:eastAsia="x-none"/>
        </w:rPr>
        <w:tab/>
        <w:t>Intel Corporation</w:t>
      </w:r>
    </w:p>
    <w:p w14:paraId="7F7ED318" w14:textId="0D35CEA4" w:rsidR="006B480F" w:rsidRDefault="002328C4" w:rsidP="006B480F">
      <w:pPr>
        <w:rPr>
          <w:lang w:eastAsia="x-none"/>
        </w:rPr>
      </w:pPr>
      <w:hyperlink r:id="rId379" w:history="1">
        <w:r w:rsidR="004371F4">
          <w:rPr>
            <w:rStyle w:val="Hyperlink"/>
            <w:lang w:eastAsia="x-none"/>
          </w:rPr>
          <w:t>R1-2201924</w:t>
        </w:r>
      </w:hyperlink>
      <w:r w:rsidR="006B480F">
        <w:rPr>
          <w:lang w:eastAsia="x-none"/>
        </w:rPr>
        <w:tab/>
        <w:t>Discussion on physical layer aspects of small data transmission</w:t>
      </w:r>
      <w:r w:rsidR="006B480F">
        <w:rPr>
          <w:lang w:eastAsia="x-none"/>
        </w:rPr>
        <w:tab/>
        <w:t>xiaomi</w:t>
      </w:r>
    </w:p>
    <w:p w14:paraId="3F753CC6" w14:textId="00ACF2AA" w:rsidR="006B480F" w:rsidRDefault="002328C4" w:rsidP="006B480F">
      <w:pPr>
        <w:rPr>
          <w:lang w:eastAsia="x-none"/>
        </w:rPr>
      </w:pPr>
      <w:hyperlink r:id="rId380" w:history="1">
        <w:r w:rsidR="004371F4">
          <w:rPr>
            <w:rStyle w:val="Hyperlink"/>
            <w:lang w:eastAsia="x-none"/>
          </w:rPr>
          <w:t>R1-2201985</w:t>
        </w:r>
      </w:hyperlink>
      <w:r w:rsidR="006B480F">
        <w:rPr>
          <w:lang w:eastAsia="x-none"/>
        </w:rPr>
        <w:tab/>
        <w:t>Discussion on PHY Aspects for NR small data transmissions in INACTIVE state</w:t>
      </w:r>
      <w:r w:rsidR="006B480F">
        <w:rPr>
          <w:lang w:eastAsia="x-none"/>
        </w:rPr>
        <w:tab/>
        <w:t>Samsung</w:t>
      </w:r>
    </w:p>
    <w:p w14:paraId="0FA957EB" w14:textId="60606FB3" w:rsidR="006B480F" w:rsidRDefault="002328C4" w:rsidP="006B480F">
      <w:pPr>
        <w:rPr>
          <w:lang w:eastAsia="x-none"/>
        </w:rPr>
      </w:pPr>
      <w:hyperlink r:id="rId381" w:history="1">
        <w:r w:rsidR="004371F4">
          <w:rPr>
            <w:rStyle w:val="Hyperlink"/>
            <w:lang w:eastAsia="x-none"/>
          </w:rPr>
          <w:t>R1-2202111</w:t>
        </w:r>
      </w:hyperlink>
      <w:r w:rsidR="006B480F">
        <w:rPr>
          <w:lang w:eastAsia="x-none"/>
        </w:rPr>
        <w:tab/>
        <w:t>Draft reply LS to RAN2 on the SDT BWP configuration for RedCap UE</w:t>
      </w:r>
      <w:r w:rsidR="006B480F">
        <w:rPr>
          <w:lang w:eastAsia="x-none"/>
        </w:rPr>
        <w:tab/>
        <w:t>Qualcomm Incorporated</w:t>
      </w:r>
    </w:p>
    <w:p w14:paraId="6E9E79A2" w14:textId="6BA134E2" w:rsidR="006B480F" w:rsidRDefault="002328C4" w:rsidP="006B480F">
      <w:pPr>
        <w:rPr>
          <w:lang w:eastAsia="x-none"/>
        </w:rPr>
      </w:pPr>
      <w:hyperlink r:id="rId382" w:history="1">
        <w:r w:rsidR="004371F4">
          <w:rPr>
            <w:rStyle w:val="Hyperlink"/>
            <w:lang w:eastAsia="x-none"/>
          </w:rPr>
          <w:t>R1-2202334</w:t>
        </w:r>
      </w:hyperlink>
      <w:r w:rsidR="006B480F">
        <w:rPr>
          <w:lang w:eastAsia="x-none"/>
        </w:rPr>
        <w:tab/>
        <w:t>Discussion on physical layer aspects of small data transmission</w:t>
      </w:r>
      <w:r w:rsidR="006B480F">
        <w:rPr>
          <w:lang w:eastAsia="x-none"/>
        </w:rPr>
        <w:tab/>
        <w:t>LG Electronics</w:t>
      </w:r>
    </w:p>
    <w:p w14:paraId="50AD1C95" w14:textId="7A7795D0" w:rsidR="006B480F" w:rsidRDefault="002328C4" w:rsidP="006B480F">
      <w:pPr>
        <w:rPr>
          <w:lang w:eastAsia="x-none"/>
        </w:rPr>
      </w:pPr>
      <w:hyperlink r:id="rId383" w:history="1">
        <w:r w:rsidR="004371F4">
          <w:rPr>
            <w:rStyle w:val="Hyperlink"/>
            <w:lang w:eastAsia="x-none"/>
          </w:rPr>
          <w:t>R1-2202411</w:t>
        </w:r>
      </w:hyperlink>
      <w:r w:rsidR="006B480F">
        <w:rPr>
          <w:lang w:eastAsia="x-none"/>
        </w:rPr>
        <w:tab/>
        <w:t>Physical layer aspects for small data transmissions</w:t>
      </w:r>
      <w:r w:rsidR="006B480F">
        <w:rPr>
          <w:lang w:eastAsia="x-none"/>
        </w:rPr>
        <w:tab/>
        <w:t>Lenovo</w:t>
      </w:r>
    </w:p>
    <w:p w14:paraId="6BDA036E" w14:textId="25C2823B" w:rsidR="00B15BFE" w:rsidRDefault="00B15BFE" w:rsidP="006B480F">
      <w:pPr>
        <w:rPr>
          <w:lang w:eastAsia="x-none"/>
        </w:rPr>
      </w:pPr>
    </w:p>
    <w:p w14:paraId="2B5F3C53" w14:textId="77777777" w:rsidR="00B15BFE" w:rsidRPr="007160F5" w:rsidRDefault="00B15BFE" w:rsidP="00B15BFE">
      <w:r w:rsidRPr="007160F5">
        <w:t>[</w:t>
      </w:r>
      <w:r w:rsidRPr="007160F5">
        <w:rPr>
          <w:lang w:eastAsia="x-none"/>
        </w:rPr>
        <w:t>108-e-R17-SDT-01</w:t>
      </w:r>
      <w:r w:rsidRPr="007160F5">
        <w:t>] – Ziyang (ZTE)</w:t>
      </w:r>
    </w:p>
    <w:p w14:paraId="50F288CC" w14:textId="17441ED3" w:rsidR="00B15BFE" w:rsidRPr="007160F5" w:rsidRDefault="00B15BFE" w:rsidP="00B15BFE">
      <w:pPr>
        <w:rPr>
          <w:lang w:eastAsia="x-none"/>
        </w:rPr>
      </w:pPr>
      <w:r w:rsidRPr="007160F5">
        <w:t>Email discussions on remaining issues on NR SDT in INACTIVE state</w:t>
      </w:r>
    </w:p>
    <w:p w14:paraId="0376D168" w14:textId="77777777" w:rsidR="00B15BFE" w:rsidRPr="007160F5" w:rsidRDefault="00B15BFE" w:rsidP="00B15BFE">
      <w:pPr>
        <w:numPr>
          <w:ilvl w:val="0"/>
          <w:numId w:val="60"/>
        </w:numPr>
        <w:rPr>
          <w:lang w:eastAsia="x-none"/>
        </w:rPr>
      </w:pPr>
      <w:r w:rsidRPr="007160F5">
        <w:rPr>
          <w:rFonts w:hint="eastAsia"/>
          <w:lang w:eastAsia="x-none"/>
        </w:rPr>
        <w:t>1</w:t>
      </w:r>
      <w:r w:rsidRPr="007160F5">
        <w:rPr>
          <w:rFonts w:hint="eastAsia"/>
          <w:vertAlign w:val="superscript"/>
          <w:lang w:eastAsia="x-none"/>
        </w:rPr>
        <w:t>st</w:t>
      </w:r>
      <w:r w:rsidRPr="007160F5">
        <w:rPr>
          <w:rFonts w:hint="eastAsia"/>
          <w:lang w:eastAsia="x-none"/>
        </w:rPr>
        <w:t xml:space="preserve"> check point: </w:t>
      </w:r>
      <w:r w:rsidRPr="007160F5">
        <w:t>February</w:t>
      </w:r>
      <w:r w:rsidRPr="007160F5">
        <w:rPr>
          <w:rFonts w:hint="eastAsia"/>
        </w:rPr>
        <w:t xml:space="preserve"> </w:t>
      </w:r>
      <w:r w:rsidRPr="007160F5">
        <w:t>25</w:t>
      </w:r>
    </w:p>
    <w:p w14:paraId="004C275A" w14:textId="77777777" w:rsidR="00B15BFE" w:rsidRPr="007160F5" w:rsidRDefault="00B15BFE" w:rsidP="00B15BFE">
      <w:pPr>
        <w:numPr>
          <w:ilvl w:val="0"/>
          <w:numId w:val="60"/>
        </w:numPr>
        <w:rPr>
          <w:lang w:eastAsia="x-none"/>
        </w:rPr>
      </w:pPr>
      <w:r w:rsidRPr="007160F5">
        <w:rPr>
          <w:lang w:eastAsia="x-none"/>
        </w:rPr>
        <w:t>Final</w:t>
      </w:r>
      <w:r w:rsidRPr="007160F5">
        <w:rPr>
          <w:rFonts w:hint="eastAsia"/>
          <w:lang w:eastAsia="x-none"/>
        </w:rPr>
        <w:t xml:space="preserve"> check point: </w:t>
      </w:r>
      <w:r w:rsidRPr="007160F5">
        <w:t>March</w:t>
      </w:r>
      <w:r w:rsidRPr="007160F5">
        <w:rPr>
          <w:rFonts w:hint="eastAsia"/>
        </w:rPr>
        <w:t xml:space="preserve"> </w:t>
      </w:r>
      <w:r w:rsidRPr="007160F5">
        <w:rPr>
          <w:lang w:eastAsia="x-none"/>
        </w:rPr>
        <w:t>3</w:t>
      </w:r>
    </w:p>
    <w:p w14:paraId="5D2A0831" w14:textId="241EBAFC" w:rsidR="007160F5" w:rsidRPr="007160F5" w:rsidRDefault="002328C4" w:rsidP="007160F5">
      <w:pPr>
        <w:rPr>
          <w:b/>
          <w:bCs/>
          <w:lang w:eastAsia="x-none"/>
        </w:rPr>
      </w:pPr>
      <w:hyperlink r:id="rId384" w:history="1">
        <w:r w:rsidR="004371F4">
          <w:rPr>
            <w:rStyle w:val="Hyperlink"/>
            <w:b/>
            <w:bCs/>
            <w:lang w:eastAsia="x-none"/>
          </w:rPr>
          <w:t>R1-2202653</w:t>
        </w:r>
      </w:hyperlink>
      <w:r w:rsidR="007160F5" w:rsidRPr="007160F5">
        <w:rPr>
          <w:b/>
          <w:bCs/>
          <w:lang w:eastAsia="x-none"/>
        </w:rPr>
        <w:tab/>
        <w:t>Summary on the physical layer aspects of small data transmission</w:t>
      </w:r>
      <w:r w:rsidR="007160F5" w:rsidRPr="007160F5">
        <w:rPr>
          <w:b/>
          <w:bCs/>
          <w:lang w:eastAsia="x-none"/>
        </w:rPr>
        <w:tab/>
        <w:t>Moderator (ZTE)</w:t>
      </w:r>
    </w:p>
    <w:p w14:paraId="65169DE0" w14:textId="15978A18" w:rsidR="007160F5" w:rsidRDefault="007160F5" w:rsidP="007160F5">
      <w:pPr>
        <w:rPr>
          <w:lang w:eastAsia="x-none"/>
        </w:rPr>
      </w:pPr>
      <w:r w:rsidRPr="007160F5">
        <w:rPr>
          <w:b/>
          <w:bCs/>
          <w:lang w:eastAsia="x-none"/>
        </w:rPr>
        <w:t>Decision:</w:t>
      </w:r>
      <w:r>
        <w:rPr>
          <w:lang w:eastAsia="x-none"/>
        </w:rPr>
        <w:t xml:space="preserve"> As per email decision posted on Feb 25th,</w:t>
      </w:r>
    </w:p>
    <w:p w14:paraId="587342D7" w14:textId="77777777" w:rsidR="007160F5" w:rsidRPr="007160F5" w:rsidRDefault="007160F5" w:rsidP="007160F5">
      <w:pPr>
        <w:rPr>
          <w:rFonts w:eastAsia="Malgun Gothic" w:cs="Times"/>
          <w:b/>
          <w:bCs/>
          <w:szCs w:val="20"/>
          <w:highlight w:val="green"/>
          <w:lang w:val="en-US" w:eastAsia="ko-KR"/>
        </w:rPr>
      </w:pPr>
      <w:r w:rsidRPr="007160F5">
        <w:rPr>
          <w:rStyle w:val="Strong"/>
          <w:rFonts w:cs="Times"/>
          <w:b w:val="0"/>
          <w:bCs w:val="0"/>
          <w:szCs w:val="20"/>
          <w:highlight w:val="green"/>
        </w:rPr>
        <w:t>Agreement</w:t>
      </w:r>
    </w:p>
    <w:p w14:paraId="58D819BB" w14:textId="0A540AB8" w:rsidR="007160F5" w:rsidRPr="00B6576E" w:rsidRDefault="007160F5" w:rsidP="007160F5">
      <w:pPr>
        <w:rPr>
          <w:rFonts w:cs="Times"/>
          <w:szCs w:val="20"/>
        </w:rPr>
      </w:pPr>
      <w:r w:rsidRPr="00B6576E">
        <w:rPr>
          <w:rFonts w:cs="Times"/>
          <w:szCs w:val="20"/>
        </w:rPr>
        <w:t>For CG-SDT, support mapping ratio {1/8, 1/4, 1/2} for SSB to CG PUSCH mapping.</w:t>
      </w:r>
    </w:p>
    <w:p w14:paraId="755FFCC9" w14:textId="77777777" w:rsidR="007160F5" w:rsidRPr="007160F5" w:rsidRDefault="007160F5" w:rsidP="007160F5">
      <w:pPr>
        <w:rPr>
          <w:rFonts w:cs="Times"/>
          <w:szCs w:val="20"/>
        </w:rPr>
      </w:pPr>
    </w:p>
    <w:p w14:paraId="7E71B3C3" w14:textId="77777777" w:rsidR="007160F5" w:rsidRPr="007160F5" w:rsidRDefault="007160F5" w:rsidP="007160F5">
      <w:pPr>
        <w:rPr>
          <w:rFonts w:eastAsia="Malgun Gothic" w:cs="Times"/>
          <w:szCs w:val="20"/>
          <w:highlight w:val="green"/>
          <w:lang w:val="en-US" w:eastAsia="ko-KR"/>
        </w:rPr>
      </w:pPr>
      <w:r w:rsidRPr="007160F5">
        <w:rPr>
          <w:rStyle w:val="Strong"/>
          <w:rFonts w:cs="Times"/>
          <w:b w:val="0"/>
          <w:bCs w:val="0"/>
          <w:szCs w:val="20"/>
          <w:highlight w:val="green"/>
        </w:rPr>
        <w:t>Agreement</w:t>
      </w:r>
    </w:p>
    <w:p w14:paraId="6B0A2CB5" w14:textId="77777777" w:rsidR="007160F5" w:rsidRPr="00AC4589" w:rsidRDefault="007160F5" w:rsidP="007160F5">
      <w:pPr>
        <w:rPr>
          <w:rFonts w:cs="Times"/>
          <w:szCs w:val="20"/>
        </w:rPr>
      </w:pPr>
      <w:r w:rsidRPr="00AC4589">
        <w:rPr>
          <w:rFonts w:cs="Times"/>
          <w:szCs w:val="20"/>
        </w:rPr>
        <w:t>For CG-SDT, RAN1 cannot reach consensus on whether to support repetition or not, it’s up to RAN2 to decide on it.</w:t>
      </w:r>
    </w:p>
    <w:p w14:paraId="0062191D" w14:textId="77777777" w:rsidR="007160F5" w:rsidRPr="007160F5" w:rsidRDefault="007160F5" w:rsidP="007160F5">
      <w:pPr>
        <w:rPr>
          <w:rFonts w:cs="Times"/>
          <w:szCs w:val="20"/>
        </w:rPr>
      </w:pPr>
    </w:p>
    <w:p w14:paraId="4E6A1CAA" w14:textId="77777777" w:rsidR="007160F5" w:rsidRPr="007160F5" w:rsidRDefault="007160F5" w:rsidP="007160F5">
      <w:pPr>
        <w:rPr>
          <w:rFonts w:eastAsia="Malgun Gothic" w:cs="Times"/>
          <w:szCs w:val="20"/>
          <w:highlight w:val="green"/>
          <w:lang w:val="en-US" w:eastAsia="ko-KR"/>
        </w:rPr>
      </w:pPr>
      <w:r w:rsidRPr="007160F5">
        <w:rPr>
          <w:rStyle w:val="Strong"/>
          <w:rFonts w:cs="Times"/>
          <w:b w:val="0"/>
          <w:bCs w:val="0"/>
          <w:szCs w:val="20"/>
          <w:highlight w:val="green"/>
        </w:rPr>
        <w:t>Agreement</w:t>
      </w:r>
    </w:p>
    <w:p w14:paraId="57DA8943" w14:textId="77777777" w:rsidR="007160F5" w:rsidRPr="00B6576E" w:rsidRDefault="007160F5" w:rsidP="007160F5">
      <w:pPr>
        <w:rPr>
          <w:rFonts w:cs="Times"/>
          <w:szCs w:val="20"/>
        </w:rPr>
      </w:pPr>
      <w:r w:rsidRPr="00B6576E">
        <w:rPr>
          <w:rFonts w:cs="Times"/>
          <w:szCs w:val="20"/>
        </w:rPr>
        <w:t>RAN1 confirms that the separate BWP in case of RedCap may still be considered as the initial BWP and SDT resources(both CG-SDT and RA-SDT) can hence be configured on this BWP for RedCap UEs.</w:t>
      </w:r>
    </w:p>
    <w:p w14:paraId="75D0BFF4" w14:textId="77777777" w:rsidR="007160F5" w:rsidRPr="00B6576E" w:rsidRDefault="007160F5" w:rsidP="00F44FD9">
      <w:pPr>
        <w:pStyle w:val="ListParagraph"/>
        <w:numPr>
          <w:ilvl w:val="0"/>
          <w:numId w:val="167"/>
        </w:numPr>
      </w:pPr>
      <w:r w:rsidRPr="00B6576E">
        <w:t>Note: details can be further studied to ensure proper functionality of RedCap UE performing SDT. </w:t>
      </w:r>
    </w:p>
    <w:p w14:paraId="768016E6" w14:textId="77777777" w:rsidR="007160F5" w:rsidRPr="007160F5" w:rsidRDefault="007160F5" w:rsidP="007160F5">
      <w:pPr>
        <w:rPr>
          <w:rFonts w:eastAsia="Malgun Gothic" w:cs="Times"/>
          <w:b/>
          <w:bCs/>
          <w:szCs w:val="20"/>
          <w:highlight w:val="green"/>
          <w:lang w:val="en-US" w:eastAsia="ko-KR"/>
        </w:rPr>
      </w:pPr>
      <w:r w:rsidRPr="007160F5">
        <w:rPr>
          <w:rStyle w:val="Strong"/>
          <w:rFonts w:cs="Times"/>
          <w:b w:val="0"/>
          <w:bCs w:val="0"/>
          <w:szCs w:val="20"/>
          <w:highlight w:val="green"/>
        </w:rPr>
        <w:t>Agreement</w:t>
      </w:r>
    </w:p>
    <w:p w14:paraId="2AFB76E2" w14:textId="77777777" w:rsidR="007160F5" w:rsidRPr="00AC4589" w:rsidRDefault="007160F5" w:rsidP="00F44FD9">
      <w:pPr>
        <w:pStyle w:val="ListParagraph"/>
        <w:numPr>
          <w:ilvl w:val="0"/>
          <w:numId w:val="167"/>
        </w:numPr>
      </w:pPr>
      <w:r w:rsidRPr="00AC4589">
        <w:t>For CG-SDT, the starting time of association period is SFN0.</w:t>
      </w:r>
    </w:p>
    <w:p w14:paraId="0C0C835D" w14:textId="77777777" w:rsidR="007160F5" w:rsidRPr="00AC4589" w:rsidRDefault="007160F5" w:rsidP="00F44FD9">
      <w:pPr>
        <w:pStyle w:val="ListParagraph"/>
        <w:numPr>
          <w:ilvl w:val="0"/>
          <w:numId w:val="167"/>
        </w:numPr>
      </w:pPr>
      <w:r w:rsidRPr="00AC4589">
        <w:t>Regarding the candidate value set of association period, adopt the Table 2.4-1</w:t>
      </w:r>
    </w:p>
    <w:p w14:paraId="5718304B" w14:textId="77777777" w:rsidR="007160F5" w:rsidRPr="00AC4589" w:rsidRDefault="007160F5" w:rsidP="00F44FD9">
      <w:pPr>
        <w:pStyle w:val="ListParagraph"/>
        <w:numPr>
          <w:ilvl w:val="1"/>
          <w:numId w:val="167"/>
        </w:numPr>
      </w:pPr>
      <w:r w:rsidRPr="00AC4589">
        <w:t>FFS CG period smaller than 5ms</w:t>
      </w:r>
    </w:p>
    <w:p w14:paraId="56019F36" w14:textId="77777777" w:rsidR="007160F5" w:rsidRPr="00AC4589" w:rsidRDefault="007160F5" w:rsidP="00F44FD9">
      <w:pPr>
        <w:pStyle w:val="ListParagraph"/>
        <w:numPr>
          <w:ilvl w:val="1"/>
          <w:numId w:val="167"/>
        </w:numPr>
      </w:pPr>
      <w:r w:rsidRPr="00AC4589">
        <w:t>Note: It does not mean to RAN2 the maximum CG period is 640ms. The table will be updated if RAN2 introduces other CG period values.</w:t>
      </w:r>
    </w:p>
    <w:p w14:paraId="1745BF06" w14:textId="77777777" w:rsidR="007160F5" w:rsidRPr="00AC4589" w:rsidRDefault="007160F5" w:rsidP="00F44FD9">
      <w:pPr>
        <w:pStyle w:val="ListParagraph"/>
        <w:numPr>
          <w:ilvl w:val="1"/>
          <w:numId w:val="167"/>
        </w:numPr>
      </w:pPr>
      <w:r w:rsidRPr="007160F5">
        <w:rPr>
          <w:shd w:val="clear" w:color="auto" w:fill="FFFFFF"/>
        </w:rPr>
        <w:t>Note: The potential impact on PDCCH monitoring periodicity should be considered if larger CG period value is introduced in RAN2</w:t>
      </w:r>
    </w:p>
    <w:p w14:paraId="3ADCF052" w14:textId="4C694117" w:rsidR="007160F5" w:rsidRPr="00B6576E" w:rsidRDefault="007160F5" w:rsidP="007160F5">
      <w:pPr>
        <w:rPr>
          <w:rFonts w:cs="Times"/>
          <w:szCs w:val="20"/>
        </w:rPr>
      </w:pPr>
      <w:r w:rsidRPr="00B6576E">
        <w:rPr>
          <w:rStyle w:val="Strong"/>
          <w:rFonts w:cs="Times"/>
          <w:szCs w:val="20"/>
        </w:rPr>
        <w:t>Table</w:t>
      </w:r>
      <w:r>
        <w:rPr>
          <w:rStyle w:val="Strong"/>
          <w:rFonts w:cs="Times"/>
          <w:szCs w:val="20"/>
        </w:rPr>
        <w:t xml:space="preserve"> </w:t>
      </w:r>
      <w:r w:rsidRPr="00B6576E">
        <w:rPr>
          <w:rStyle w:val="Strong"/>
          <w:rFonts w:cs="Times"/>
          <w:szCs w:val="20"/>
        </w:rPr>
        <w:t>2.4-1: Mapping between</w:t>
      </w:r>
      <w:r>
        <w:rPr>
          <w:rStyle w:val="Strong"/>
          <w:rFonts w:cs="Times"/>
          <w:szCs w:val="20"/>
        </w:rPr>
        <w:t xml:space="preserve"> </w:t>
      </w:r>
      <w:r w:rsidRPr="00B6576E">
        <w:rPr>
          <w:rStyle w:val="Strong"/>
          <w:rFonts w:cs="Times"/>
          <w:szCs w:val="20"/>
        </w:rPr>
        <w:t>CG</w:t>
      </w:r>
      <w:r>
        <w:rPr>
          <w:rStyle w:val="Strong"/>
          <w:rFonts w:cs="Times"/>
          <w:szCs w:val="20"/>
        </w:rPr>
        <w:t xml:space="preserve"> </w:t>
      </w:r>
      <w:r w:rsidRPr="00B6576E">
        <w:rPr>
          <w:rStyle w:val="Strong"/>
          <w:rFonts w:cs="Times"/>
          <w:szCs w:val="20"/>
        </w:rPr>
        <w:t>period and SS/PBCH block to</w:t>
      </w:r>
      <w:r>
        <w:rPr>
          <w:rStyle w:val="Strong"/>
          <w:rFonts w:cs="Times"/>
          <w:szCs w:val="20"/>
        </w:rPr>
        <w:t xml:space="preserve"> </w:t>
      </w:r>
      <w:r w:rsidRPr="00B6576E">
        <w:rPr>
          <w:rStyle w:val="Strong"/>
          <w:rFonts w:cs="Times"/>
          <w:szCs w:val="20"/>
        </w:rPr>
        <w:t>CG PUSCH resource</w:t>
      </w:r>
      <w:r>
        <w:rPr>
          <w:rStyle w:val="Strong"/>
          <w:rFonts w:cs="Times"/>
          <w:szCs w:val="20"/>
        </w:rPr>
        <w:t xml:space="preserve"> </w:t>
      </w:r>
      <w:r w:rsidRPr="00B6576E">
        <w:rPr>
          <w:rStyle w:val="Strong"/>
          <w:rFonts w:cs="Times"/>
          <w:szCs w:val="20"/>
        </w:rPr>
        <w:t>association period</w:t>
      </w:r>
    </w:p>
    <w:tbl>
      <w:tblPr>
        <w:tblW w:w="0" w:type="auto"/>
        <w:tblCellSpacing w:w="0" w:type="dxa"/>
        <w:tblCellMar>
          <w:left w:w="0" w:type="dxa"/>
          <w:right w:w="0" w:type="dxa"/>
        </w:tblCellMar>
        <w:tblLook w:val="04A0" w:firstRow="1" w:lastRow="0" w:firstColumn="1" w:lastColumn="0" w:noHBand="0" w:noVBand="1"/>
      </w:tblPr>
      <w:tblGrid>
        <w:gridCol w:w="2400"/>
        <w:gridCol w:w="7513"/>
      </w:tblGrid>
      <w:tr w:rsidR="007160F5" w:rsidRPr="007160F5" w14:paraId="5642CB21" w14:textId="77777777" w:rsidTr="007160F5">
        <w:trPr>
          <w:tblCellSpacing w:w="0" w:type="dxa"/>
        </w:trPr>
        <w:tc>
          <w:tcPr>
            <w:tcW w:w="2400" w:type="dxa"/>
            <w:tcBorders>
              <w:top w:val="single" w:sz="8" w:space="0" w:color="auto"/>
              <w:left w:val="single" w:sz="8" w:space="0" w:color="auto"/>
              <w:bottom w:val="single" w:sz="8" w:space="0" w:color="auto"/>
              <w:right w:val="single" w:sz="8" w:space="0" w:color="auto"/>
            </w:tcBorders>
            <w:shd w:val="clear" w:color="auto" w:fill="E0E0E0"/>
            <w:tcMar>
              <w:top w:w="0" w:type="dxa"/>
              <w:left w:w="105" w:type="dxa"/>
              <w:bottom w:w="0" w:type="dxa"/>
              <w:right w:w="105" w:type="dxa"/>
            </w:tcMar>
            <w:vAlign w:val="center"/>
            <w:hideMark/>
          </w:tcPr>
          <w:p w14:paraId="48FC567A" w14:textId="77777777" w:rsidR="007160F5" w:rsidRPr="007160F5" w:rsidRDefault="007160F5" w:rsidP="00E653A5">
            <w:pPr>
              <w:rPr>
                <w:rFonts w:ascii="Arial" w:hAnsi="Arial" w:cs="Arial"/>
                <w:sz w:val="16"/>
                <w:szCs w:val="16"/>
              </w:rPr>
            </w:pPr>
            <w:r w:rsidRPr="007160F5">
              <w:rPr>
                <w:rStyle w:val="Strong"/>
                <w:rFonts w:ascii="Arial" w:hAnsi="Arial" w:cs="Arial"/>
                <w:sz w:val="16"/>
                <w:szCs w:val="16"/>
              </w:rPr>
              <w:t>CG period  (msec)</w:t>
            </w:r>
          </w:p>
        </w:tc>
        <w:tc>
          <w:tcPr>
            <w:tcW w:w="7513" w:type="dxa"/>
            <w:tcBorders>
              <w:top w:val="single" w:sz="8" w:space="0" w:color="auto"/>
              <w:left w:val="nil"/>
              <w:bottom w:val="single" w:sz="8" w:space="0" w:color="auto"/>
              <w:right w:val="single" w:sz="8" w:space="0" w:color="auto"/>
            </w:tcBorders>
            <w:shd w:val="clear" w:color="auto" w:fill="E0E0E0"/>
            <w:tcMar>
              <w:top w:w="0" w:type="dxa"/>
              <w:left w:w="105" w:type="dxa"/>
              <w:bottom w:w="0" w:type="dxa"/>
              <w:right w:w="105" w:type="dxa"/>
            </w:tcMar>
            <w:vAlign w:val="center"/>
            <w:hideMark/>
          </w:tcPr>
          <w:p w14:paraId="138E5440" w14:textId="77777777" w:rsidR="007160F5" w:rsidRPr="007160F5" w:rsidRDefault="007160F5" w:rsidP="00E653A5">
            <w:pPr>
              <w:rPr>
                <w:rFonts w:ascii="Arial" w:hAnsi="Arial" w:cs="Arial"/>
                <w:sz w:val="16"/>
                <w:szCs w:val="16"/>
              </w:rPr>
            </w:pPr>
            <w:r w:rsidRPr="007160F5">
              <w:rPr>
                <w:rStyle w:val="Strong"/>
                <w:rFonts w:ascii="Arial" w:hAnsi="Arial" w:cs="Arial"/>
                <w:sz w:val="16"/>
                <w:szCs w:val="16"/>
              </w:rPr>
              <w:t>Association period (number of CG periods except when CG period is less than 5 ms)</w:t>
            </w:r>
          </w:p>
        </w:tc>
      </w:tr>
      <w:tr w:rsidR="007160F5" w:rsidRPr="007160F5" w14:paraId="33FB8B80" w14:textId="77777777" w:rsidTr="007160F5">
        <w:trPr>
          <w:tblCellSpacing w:w="0" w:type="dxa"/>
        </w:trPr>
        <w:tc>
          <w:tcPr>
            <w:tcW w:w="240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B778D73" w14:textId="77777777" w:rsidR="007160F5" w:rsidRPr="007160F5" w:rsidRDefault="007160F5" w:rsidP="00E653A5">
            <w:pPr>
              <w:rPr>
                <w:rFonts w:ascii="Arial" w:hAnsi="Arial" w:cs="Arial"/>
                <w:sz w:val="16"/>
                <w:szCs w:val="16"/>
              </w:rPr>
            </w:pPr>
            <w:r w:rsidRPr="007160F5">
              <w:rPr>
                <w:rFonts w:ascii="Arial" w:hAnsi="Arial" w:cs="Arial"/>
                <w:sz w:val="16"/>
                <w:szCs w:val="16"/>
              </w:rPr>
              <w:t>5</w:t>
            </w:r>
          </w:p>
        </w:tc>
        <w:tc>
          <w:tcPr>
            <w:tcW w:w="75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147A542A" w14:textId="77777777" w:rsidR="007160F5" w:rsidRPr="007160F5" w:rsidRDefault="007160F5" w:rsidP="00E653A5">
            <w:pPr>
              <w:rPr>
                <w:rFonts w:ascii="Arial" w:hAnsi="Arial" w:cs="Arial"/>
                <w:sz w:val="16"/>
                <w:szCs w:val="16"/>
              </w:rPr>
            </w:pPr>
            <w:r w:rsidRPr="007160F5">
              <w:rPr>
                <w:rFonts w:ascii="Arial" w:hAnsi="Arial" w:cs="Arial"/>
                <w:sz w:val="16"/>
                <w:szCs w:val="16"/>
              </w:rPr>
              <w:t>{1, 2, 4, 8,16, 32, 64, 128}</w:t>
            </w:r>
          </w:p>
        </w:tc>
      </w:tr>
      <w:tr w:rsidR="007160F5" w:rsidRPr="007160F5" w14:paraId="6B0E50FE" w14:textId="77777777" w:rsidTr="007160F5">
        <w:trPr>
          <w:tblCellSpacing w:w="0" w:type="dxa"/>
        </w:trPr>
        <w:tc>
          <w:tcPr>
            <w:tcW w:w="240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42388D6" w14:textId="77777777" w:rsidR="007160F5" w:rsidRPr="007160F5" w:rsidRDefault="007160F5" w:rsidP="00E653A5">
            <w:pPr>
              <w:rPr>
                <w:rFonts w:ascii="Arial" w:hAnsi="Arial" w:cs="Arial"/>
                <w:sz w:val="16"/>
                <w:szCs w:val="16"/>
              </w:rPr>
            </w:pPr>
            <w:r w:rsidRPr="007160F5">
              <w:rPr>
                <w:rFonts w:ascii="Arial" w:hAnsi="Arial" w:cs="Arial"/>
                <w:sz w:val="16"/>
                <w:szCs w:val="16"/>
              </w:rPr>
              <w:t>8</w:t>
            </w:r>
          </w:p>
        </w:tc>
        <w:tc>
          <w:tcPr>
            <w:tcW w:w="75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24563B0" w14:textId="77777777" w:rsidR="007160F5" w:rsidRPr="007160F5" w:rsidRDefault="007160F5" w:rsidP="00E653A5">
            <w:pPr>
              <w:rPr>
                <w:rFonts w:ascii="Arial" w:hAnsi="Arial" w:cs="Arial"/>
                <w:sz w:val="16"/>
                <w:szCs w:val="16"/>
              </w:rPr>
            </w:pPr>
            <w:r w:rsidRPr="007160F5">
              <w:rPr>
                <w:rFonts w:ascii="Arial" w:hAnsi="Arial" w:cs="Arial"/>
                <w:sz w:val="16"/>
                <w:szCs w:val="16"/>
              </w:rPr>
              <w:t>{1, 2, 4, 5, 8, 10, 16, 20, 40, 80}</w:t>
            </w:r>
          </w:p>
        </w:tc>
      </w:tr>
      <w:tr w:rsidR="007160F5" w:rsidRPr="007160F5" w14:paraId="040CA871" w14:textId="77777777" w:rsidTr="007160F5">
        <w:trPr>
          <w:tblCellSpacing w:w="0" w:type="dxa"/>
        </w:trPr>
        <w:tc>
          <w:tcPr>
            <w:tcW w:w="240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F461C6F" w14:textId="77777777" w:rsidR="007160F5" w:rsidRPr="007160F5" w:rsidRDefault="007160F5" w:rsidP="00E653A5">
            <w:pPr>
              <w:rPr>
                <w:rFonts w:ascii="Arial" w:hAnsi="Arial" w:cs="Arial"/>
                <w:sz w:val="16"/>
                <w:szCs w:val="16"/>
              </w:rPr>
            </w:pPr>
            <w:r w:rsidRPr="007160F5">
              <w:rPr>
                <w:rFonts w:ascii="Arial" w:hAnsi="Arial" w:cs="Arial"/>
                <w:sz w:val="16"/>
                <w:szCs w:val="16"/>
              </w:rPr>
              <w:t>10</w:t>
            </w:r>
          </w:p>
        </w:tc>
        <w:tc>
          <w:tcPr>
            <w:tcW w:w="75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5FBD810D" w14:textId="77777777" w:rsidR="007160F5" w:rsidRPr="007160F5" w:rsidRDefault="007160F5" w:rsidP="00E653A5">
            <w:pPr>
              <w:rPr>
                <w:rFonts w:ascii="Arial" w:hAnsi="Arial" w:cs="Arial"/>
                <w:sz w:val="16"/>
                <w:szCs w:val="16"/>
              </w:rPr>
            </w:pPr>
            <w:r w:rsidRPr="007160F5">
              <w:rPr>
                <w:rFonts w:ascii="Arial" w:hAnsi="Arial" w:cs="Arial"/>
                <w:sz w:val="16"/>
                <w:szCs w:val="16"/>
              </w:rPr>
              <w:t>{1, 2, 4, 8,16, 32, 64}</w:t>
            </w:r>
          </w:p>
        </w:tc>
      </w:tr>
      <w:tr w:rsidR="007160F5" w:rsidRPr="007160F5" w14:paraId="1F1C5886" w14:textId="77777777" w:rsidTr="007160F5">
        <w:trPr>
          <w:tblCellSpacing w:w="0" w:type="dxa"/>
        </w:trPr>
        <w:tc>
          <w:tcPr>
            <w:tcW w:w="240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4A6ACEC" w14:textId="77777777" w:rsidR="007160F5" w:rsidRPr="007160F5" w:rsidRDefault="007160F5" w:rsidP="00E653A5">
            <w:pPr>
              <w:rPr>
                <w:rFonts w:ascii="Arial" w:hAnsi="Arial" w:cs="Arial"/>
                <w:sz w:val="16"/>
                <w:szCs w:val="16"/>
              </w:rPr>
            </w:pPr>
            <w:r w:rsidRPr="007160F5">
              <w:rPr>
                <w:rFonts w:ascii="Arial" w:hAnsi="Arial" w:cs="Arial"/>
                <w:sz w:val="16"/>
                <w:szCs w:val="16"/>
              </w:rPr>
              <w:t>16</w:t>
            </w:r>
          </w:p>
        </w:tc>
        <w:tc>
          <w:tcPr>
            <w:tcW w:w="75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3944CA94" w14:textId="77777777" w:rsidR="007160F5" w:rsidRPr="007160F5" w:rsidRDefault="007160F5" w:rsidP="00E653A5">
            <w:pPr>
              <w:rPr>
                <w:rFonts w:ascii="Arial" w:hAnsi="Arial" w:cs="Arial"/>
                <w:sz w:val="16"/>
                <w:szCs w:val="16"/>
              </w:rPr>
            </w:pPr>
            <w:r w:rsidRPr="007160F5">
              <w:rPr>
                <w:rFonts w:ascii="Arial" w:hAnsi="Arial" w:cs="Arial"/>
                <w:sz w:val="16"/>
                <w:szCs w:val="16"/>
              </w:rPr>
              <w:t>{1, 2, 4, 5, 8,10,20,40}</w:t>
            </w:r>
          </w:p>
        </w:tc>
      </w:tr>
      <w:tr w:rsidR="007160F5" w:rsidRPr="007160F5" w14:paraId="0305F567" w14:textId="77777777" w:rsidTr="007160F5">
        <w:trPr>
          <w:tblCellSpacing w:w="0" w:type="dxa"/>
        </w:trPr>
        <w:tc>
          <w:tcPr>
            <w:tcW w:w="240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D7CCE78" w14:textId="77777777" w:rsidR="007160F5" w:rsidRPr="007160F5" w:rsidRDefault="007160F5" w:rsidP="00E653A5">
            <w:pPr>
              <w:rPr>
                <w:rFonts w:ascii="Arial" w:hAnsi="Arial" w:cs="Arial"/>
                <w:sz w:val="16"/>
                <w:szCs w:val="16"/>
              </w:rPr>
            </w:pPr>
            <w:r w:rsidRPr="007160F5">
              <w:rPr>
                <w:rFonts w:ascii="Arial" w:hAnsi="Arial" w:cs="Arial"/>
                <w:sz w:val="16"/>
                <w:szCs w:val="16"/>
              </w:rPr>
              <w:t>20</w:t>
            </w:r>
          </w:p>
        </w:tc>
        <w:tc>
          <w:tcPr>
            <w:tcW w:w="75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58099780" w14:textId="77777777" w:rsidR="007160F5" w:rsidRPr="007160F5" w:rsidRDefault="007160F5" w:rsidP="00E653A5">
            <w:pPr>
              <w:rPr>
                <w:rFonts w:ascii="Arial" w:hAnsi="Arial" w:cs="Arial"/>
                <w:sz w:val="16"/>
                <w:szCs w:val="16"/>
              </w:rPr>
            </w:pPr>
            <w:r w:rsidRPr="007160F5">
              <w:rPr>
                <w:rFonts w:ascii="Arial" w:hAnsi="Arial" w:cs="Arial"/>
                <w:sz w:val="16"/>
                <w:szCs w:val="16"/>
              </w:rPr>
              <w:t>{1, 2, 4, 8,16, 32}</w:t>
            </w:r>
          </w:p>
        </w:tc>
      </w:tr>
      <w:tr w:rsidR="007160F5" w:rsidRPr="007160F5" w14:paraId="0E733C2C" w14:textId="77777777" w:rsidTr="007160F5">
        <w:trPr>
          <w:tblCellSpacing w:w="0" w:type="dxa"/>
        </w:trPr>
        <w:tc>
          <w:tcPr>
            <w:tcW w:w="240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6A4131D" w14:textId="77777777" w:rsidR="007160F5" w:rsidRPr="007160F5" w:rsidRDefault="007160F5" w:rsidP="00E653A5">
            <w:pPr>
              <w:rPr>
                <w:rFonts w:ascii="Arial" w:hAnsi="Arial" w:cs="Arial"/>
                <w:sz w:val="16"/>
                <w:szCs w:val="16"/>
              </w:rPr>
            </w:pPr>
            <w:r w:rsidRPr="007160F5">
              <w:rPr>
                <w:rFonts w:ascii="Arial" w:hAnsi="Arial" w:cs="Arial"/>
                <w:sz w:val="16"/>
                <w:szCs w:val="16"/>
              </w:rPr>
              <w:t>32</w:t>
            </w:r>
          </w:p>
        </w:tc>
        <w:tc>
          <w:tcPr>
            <w:tcW w:w="75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2F7DF6D6" w14:textId="77777777" w:rsidR="007160F5" w:rsidRPr="007160F5" w:rsidRDefault="007160F5" w:rsidP="00E653A5">
            <w:pPr>
              <w:rPr>
                <w:rFonts w:ascii="Arial" w:hAnsi="Arial" w:cs="Arial"/>
                <w:sz w:val="16"/>
                <w:szCs w:val="16"/>
              </w:rPr>
            </w:pPr>
            <w:r w:rsidRPr="007160F5">
              <w:rPr>
                <w:rFonts w:ascii="Arial" w:hAnsi="Arial" w:cs="Arial"/>
                <w:sz w:val="16"/>
                <w:szCs w:val="16"/>
              </w:rPr>
              <w:t>{1, 2, 4, 5, 10, 20}</w:t>
            </w:r>
          </w:p>
        </w:tc>
      </w:tr>
      <w:tr w:rsidR="007160F5" w:rsidRPr="007160F5" w14:paraId="035CFF5E" w14:textId="77777777" w:rsidTr="007160F5">
        <w:trPr>
          <w:tblCellSpacing w:w="0" w:type="dxa"/>
        </w:trPr>
        <w:tc>
          <w:tcPr>
            <w:tcW w:w="240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5D821F2" w14:textId="77777777" w:rsidR="007160F5" w:rsidRPr="007160F5" w:rsidRDefault="007160F5" w:rsidP="00E653A5">
            <w:pPr>
              <w:rPr>
                <w:rFonts w:ascii="Arial" w:hAnsi="Arial" w:cs="Arial"/>
                <w:sz w:val="16"/>
                <w:szCs w:val="16"/>
              </w:rPr>
            </w:pPr>
            <w:r w:rsidRPr="007160F5">
              <w:rPr>
                <w:rFonts w:ascii="Arial" w:hAnsi="Arial" w:cs="Arial"/>
                <w:sz w:val="16"/>
                <w:szCs w:val="16"/>
              </w:rPr>
              <w:t>40</w:t>
            </w:r>
          </w:p>
        </w:tc>
        <w:tc>
          <w:tcPr>
            <w:tcW w:w="75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F9B496E" w14:textId="77777777" w:rsidR="007160F5" w:rsidRPr="007160F5" w:rsidRDefault="007160F5" w:rsidP="00E653A5">
            <w:pPr>
              <w:rPr>
                <w:rFonts w:ascii="Arial" w:hAnsi="Arial" w:cs="Arial"/>
                <w:sz w:val="16"/>
                <w:szCs w:val="16"/>
              </w:rPr>
            </w:pPr>
            <w:r w:rsidRPr="007160F5">
              <w:rPr>
                <w:rFonts w:ascii="Arial" w:hAnsi="Arial" w:cs="Arial"/>
                <w:sz w:val="16"/>
                <w:szCs w:val="16"/>
              </w:rPr>
              <w:t>{1, 2, 4, 8, 16}</w:t>
            </w:r>
          </w:p>
        </w:tc>
      </w:tr>
      <w:tr w:rsidR="007160F5" w:rsidRPr="007160F5" w14:paraId="1CA3F672" w14:textId="77777777" w:rsidTr="007160F5">
        <w:trPr>
          <w:tblCellSpacing w:w="0" w:type="dxa"/>
        </w:trPr>
        <w:tc>
          <w:tcPr>
            <w:tcW w:w="240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21BD7D1C" w14:textId="77777777" w:rsidR="007160F5" w:rsidRPr="007160F5" w:rsidRDefault="007160F5" w:rsidP="00E653A5">
            <w:pPr>
              <w:rPr>
                <w:rFonts w:ascii="Arial" w:hAnsi="Arial" w:cs="Arial"/>
                <w:sz w:val="16"/>
                <w:szCs w:val="16"/>
              </w:rPr>
            </w:pPr>
            <w:r w:rsidRPr="007160F5">
              <w:rPr>
                <w:rFonts w:ascii="Arial" w:hAnsi="Arial" w:cs="Arial"/>
                <w:sz w:val="16"/>
                <w:szCs w:val="16"/>
              </w:rPr>
              <w:t>64</w:t>
            </w:r>
          </w:p>
        </w:tc>
        <w:tc>
          <w:tcPr>
            <w:tcW w:w="75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D756B57" w14:textId="77777777" w:rsidR="007160F5" w:rsidRPr="007160F5" w:rsidRDefault="007160F5" w:rsidP="00E653A5">
            <w:pPr>
              <w:rPr>
                <w:rFonts w:ascii="Arial" w:hAnsi="Arial" w:cs="Arial"/>
                <w:sz w:val="16"/>
                <w:szCs w:val="16"/>
              </w:rPr>
            </w:pPr>
            <w:r w:rsidRPr="007160F5">
              <w:rPr>
                <w:rFonts w:ascii="Arial" w:hAnsi="Arial" w:cs="Arial"/>
                <w:sz w:val="16"/>
                <w:szCs w:val="16"/>
              </w:rPr>
              <w:t>{1, 2, 5, 10}</w:t>
            </w:r>
          </w:p>
        </w:tc>
      </w:tr>
      <w:tr w:rsidR="007160F5" w:rsidRPr="007160F5" w14:paraId="5066EE70" w14:textId="77777777" w:rsidTr="007160F5">
        <w:trPr>
          <w:tblCellSpacing w:w="0" w:type="dxa"/>
        </w:trPr>
        <w:tc>
          <w:tcPr>
            <w:tcW w:w="240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59324768" w14:textId="77777777" w:rsidR="007160F5" w:rsidRPr="007160F5" w:rsidRDefault="007160F5" w:rsidP="00E653A5">
            <w:pPr>
              <w:rPr>
                <w:rFonts w:ascii="Arial" w:hAnsi="Arial" w:cs="Arial"/>
                <w:sz w:val="16"/>
                <w:szCs w:val="16"/>
              </w:rPr>
            </w:pPr>
            <w:r w:rsidRPr="007160F5">
              <w:rPr>
                <w:rFonts w:ascii="Arial" w:hAnsi="Arial" w:cs="Arial"/>
                <w:sz w:val="16"/>
                <w:szCs w:val="16"/>
              </w:rPr>
              <w:t>80</w:t>
            </w:r>
          </w:p>
        </w:tc>
        <w:tc>
          <w:tcPr>
            <w:tcW w:w="75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78EA525F" w14:textId="77777777" w:rsidR="007160F5" w:rsidRPr="007160F5" w:rsidRDefault="007160F5" w:rsidP="00E653A5">
            <w:pPr>
              <w:rPr>
                <w:rFonts w:ascii="Arial" w:hAnsi="Arial" w:cs="Arial"/>
                <w:sz w:val="16"/>
                <w:szCs w:val="16"/>
              </w:rPr>
            </w:pPr>
            <w:r w:rsidRPr="007160F5">
              <w:rPr>
                <w:rFonts w:ascii="Arial" w:hAnsi="Arial" w:cs="Arial"/>
                <w:sz w:val="16"/>
                <w:szCs w:val="16"/>
              </w:rPr>
              <w:t>{1, 2, 4, 8}</w:t>
            </w:r>
          </w:p>
        </w:tc>
      </w:tr>
      <w:tr w:rsidR="007160F5" w:rsidRPr="007160F5" w14:paraId="43F53D5E" w14:textId="77777777" w:rsidTr="007160F5">
        <w:trPr>
          <w:tblCellSpacing w:w="0" w:type="dxa"/>
        </w:trPr>
        <w:tc>
          <w:tcPr>
            <w:tcW w:w="240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17D61622" w14:textId="77777777" w:rsidR="007160F5" w:rsidRPr="007160F5" w:rsidRDefault="007160F5" w:rsidP="00E653A5">
            <w:pPr>
              <w:rPr>
                <w:rFonts w:ascii="Arial" w:hAnsi="Arial" w:cs="Arial"/>
                <w:sz w:val="16"/>
                <w:szCs w:val="16"/>
              </w:rPr>
            </w:pPr>
            <w:r w:rsidRPr="007160F5">
              <w:rPr>
                <w:rFonts w:ascii="Arial" w:hAnsi="Arial" w:cs="Arial"/>
                <w:sz w:val="16"/>
                <w:szCs w:val="16"/>
              </w:rPr>
              <w:t>128</w:t>
            </w:r>
          </w:p>
        </w:tc>
        <w:tc>
          <w:tcPr>
            <w:tcW w:w="75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0B1BC8DB" w14:textId="77777777" w:rsidR="007160F5" w:rsidRPr="007160F5" w:rsidRDefault="007160F5" w:rsidP="00E653A5">
            <w:pPr>
              <w:rPr>
                <w:rFonts w:ascii="Arial" w:hAnsi="Arial" w:cs="Arial"/>
                <w:sz w:val="16"/>
                <w:szCs w:val="16"/>
              </w:rPr>
            </w:pPr>
            <w:r w:rsidRPr="007160F5">
              <w:rPr>
                <w:rFonts w:ascii="Arial" w:hAnsi="Arial" w:cs="Arial"/>
                <w:sz w:val="16"/>
                <w:szCs w:val="16"/>
              </w:rPr>
              <w:t>{1, 5}</w:t>
            </w:r>
          </w:p>
        </w:tc>
      </w:tr>
      <w:tr w:rsidR="007160F5" w:rsidRPr="007160F5" w14:paraId="0E8D70FB" w14:textId="77777777" w:rsidTr="007160F5">
        <w:trPr>
          <w:tblCellSpacing w:w="0" w:type="dxa"/>
        </w:trPr>
        <w:tc>
          <w:tcPr>
            <w:tcW w:w="240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324027C0" w14:textId="77777777" w:rsidR="007160F5" w:rsidRPr="007160F5" w:rsidRDefault="007160F5" w:rsidP="00E653A5">
            <w:pPr>
              <w:rPr>
                <w:rFonts w:ascii="Arial" w:hAnsi="Arial" w:cs="Arial"/>
                <w:sz w:val="16"/>
                <w:szCs w:val="16"/>
              </w:rPr>
            </w:pPr>
            <w:r w:rsidRPr="007160F5">
              <w:rPr>
                <w:rFonts w:ascii="Arial" w:hAnsi="Arial" w:cs="Arial"/>
                <w:sz w:val="16"/>
                <w:szCs w:val="16"/>
              </w:rPr>
              <w:t>160</w:t>
            </w:r>
          </w:p>
        </w:tc>
        <w:tc>
          <w:tcPr>
            <w:tcW w:w="75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241BA1A" w14:textId="77777777" w:rsidR="007160F5" w:rsidRPr="007160F5" w:rsidRDefault="007160F5" w:rsidP="00E653A5">
            <w:pPr>
              <w:rPr>
                <w:rFonts w:ascii="Arial" w:hAnsi="Arial" w:cs="Arial"/>
                <w:sz w:val="16"/>
                <w:szCs w:val="16"/>
              </w:rPr>
            </w:pPr>
            <w:r w:rsidRPr="007160F5">
              <w:rPr>
                <w:rFonts w:ascii="Arial" w:hAnsi="Arial" w:cs="Arial"/>
                <w:sz w:val="16"/>
                <w:szCs w:val="16"/>
              </w:rPr>
              <w:t>{1, 2, 4}</w:t>
            </w:r>
          </w:p>
        </w:tc>
      </w:tr>
      <w:tr w:rsidR="007160F5" w:rsidRPr="007160F5" w14:paraId="64B45FCB" w14:textId="77777777" w:rsidTr="007160F5">
        <w:trPr>
          <w:tblCellSpacing w:w="0" w:type="dxa"/>
        </w:trPr>
        <w:tc>
          <w:tcPr>
            <w:tcW w:w="240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6334187C" w14:textId="77777777" w:rsidR="007160F5" w:rsidRPr="007160F5" w:rsidRDefault="007160F5" w:rsidP="00E653A5">
            <w:pPr>
              <w:rPr>
                <w:rFonts w:ascii="Arial" w:hAnsi="Arial" w:cs="Arial"/>
                <w:sz w:val="16"/>
                <w:szCs w:val="16"/>
              </w:rPr>
            </w:pPr>
            <w:r w:rsidRPr="007160F5">
              <w:rPr>
                <w:rFonts w:ascii="Arial" w:hAnsi="Arial" w:cs="Arial"/>
                <w:sz w:val="16"/>
                <w:szCs w:val="16"/>
              </w:rPr>
              <w:t>320</w:t>
            </w:r>
          </w:p>
        </w:tc>
        <w:tc>
          <w:tcPr>
            <w:tcW w:w="75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609C3BF0" w14:textId="77777777" w:rsidR="007160F5" w:rsidRPr="007160F5" w:rsidRDefault="007160F5" w:rsidP="00E653A5">
            <w:pPr>
              <w:rPr>
                <w:rFonts w:ascii="Arial" w:hAnsi="Arial" w:cs="Arial"/>
                <w:sz w:val="16"/>
                <w:szCs w:val="16"/>
              </w:rPr>
            </w:pPr>
            <w:r w:rsidRPr="007160F5">
              <w:rPr>
                <w:rFonts w:ascii="Arial" w:hAnsi="Arial" w:cs="Arial"/>
                <w:sz w:val="16"/>
                <w:szCs w:val="16"/>
              </w:rPr>
              <w:t>{1, 2}</w:t>
            </w:r>
          </w:p>
        </w:tc>
      </w:tr>
      <w:tr w:rsidR="007160F5" w:rsidRPr="007160F5" w14:paraId="2FE1C9C9" w14:textId="77777777" w:rsidTr="007160F5">
        <w:trPr>
          <w:tblCellSpacing w:w="0" w:type="dxa"/>
        </w:trPr>
        <w:tc>
          <w:tcPr>
            <w:tcW w:w="2400" w:type="dxa"/>
            <w:tcBorders>
              <w:top w:val="nil"/>
              <w:left w:val="single" w:sz="8" w:space="0" w:color="auto"/>
              <w:bottom w:val="single" w:sz="8" w:space="0" w:color="auto"/>
              <w:right w:val="single" w:sz="8" w:space="0" w:color="auto"/>
            </w:tcBorders>
            <w:tcMar>
              <w:top w:w="0" w:type="dxa"/>
              <w:left w:w="105" w:type="dxa"/>
              <w:bottom w:w="0" w:type="dxa"/>
              <w:right w:w="105" w:type="dxa"/>
            </w:tcMar>
            <w:vAlign w:val="center"/>
            <w:hideMark/>
          </w:tcPr>
          <w:p w14:paraId="76CBE761" w14:textId="77777777" w:rsidR="007160F5" w:rsidRPr="007160F5" w:rsidRDefault="007160F5" w:rsidP="00E653A5">
            <w:pPr>
              <w:rPr>
                <w:rFonts w:ascii="Arial" w:hAnsi="Arial" w:cs="Arial"/>
                <w:sz w:val="16"/>
                <w:szCs w:val="16"/>
              </w:rPr>
            </w:pPr>
            <w:r w:rsidRPr="007160F5">
              <w:rPr>
                <w:rFonts w:ascii="Arial" w:hAnsi="Arial" w:cs="Arial"/>
                <w:sz w:val="16"/>
                <w:szCs w:val="16"/>
              </w:rPr>
              <w:t>640</w:t>
            </w:r>
          </w:p>
        </w:tc>
        <w:tc>
          <w:tcPr>
            <w:tcW w:w="7513" w:type="dxa"/>
            <w:tcBorders>
              <w:top w:val="nil"/>
              <w:left w:val="nil"/>
              <w:bottom w:val="single" w:sz="8" w:space="0" w:color="auto"/>
              <w:right w:val="single" w:sz="8" w:space="0" w:color="auto"/>
            </w:tcBorders>
            <w:tcMar>
              <w:top w:w="0" w:type="dxa"/>
              <w:left w:w="105" w:type="dxa"/>
              <w:bottom w:w="0" w:type="dxa"/>
              <w:right w:w="105" w:type="dxa"/>
            </w:tcMar>
            <w:vAlign w:val="center"/>
            <w:hideMark/>
          </w:tcPr>
          <w:p w14:paraId="07785F04" w14:textId="77777777" w:rsidR="007160F5" w:rsidRPr="007160F5" w:rsidRDefault="007160F5" w:rsidP="00E653A5">
            <w:pPr>
              <w:rPr>
                <w:rFonts w:ascii="Arial" w:hAnsi="Arial" w:cs="Arial"/>
                <w:sz w:val="16"/>
                <w:szCs w:val="16"/>
              </w:rPr>
            </w:pPr>
            <w:r w:rsidRPr="007160F5">
              <w:rPr>
                <w:rFonts w:ascii="Arial" w:hAnsi="Arial" w:cs="Arial"/>
                <w:sz w:val="16"/>
                <w:szCs w:val="16"/>
              </w:rPr>
              <w:t>{1 }</w:t>
            </w:r>
          </w:p>
        </w:tc>
      </w:tr>
    </w:tbl>
    <w:p w14:paraId="0406F9BE" w14:textId="77777777" w:rsidR="007160F5" w:rsidRPr="007160F5" w:rsidRDefault="007160F5" w:rsidP="007160F5">
      <w:pPr>
        <w:rPr>
          <w:rFonts w:eastAsia="Malgun Gothic" w:cs="Times"/>
          <w:szCs w:val="20"/>
        </w:rPr>
      </w:pPr>
    </w:p>
    <w:p w14:paraId="1AA799B6" w14:textId="77777777" w:rsidR="007160F5" w:rsidRPr="007160F5" w:rsidRDefault="007160F5" w:rsidP="007160F5">
      <w:pPr>
        <w:rPr>
          <w:rFonts w:eastAsia="Malgun Gothic" w:cs="Times"/>
          <w:szCs w:val="20"/>
          <w:highlight w:val="green"/>
          <w:lang w:val="en-US" w:eastAsia="ko-KR"/>
        </w:rPr>
      </w:pPr>
      <w:r w:rsidRPr="007160F5">
        <w:rPr>
          <w:rStyle w:val="Strong"/>
          <w:rFonts w:cs="Times"/>
          <w:b w:val="0"/>
          <w:bCs w:val="0"/>
          <w:szCs w:val="20"/>
          <w:highlight w:val="green"/>
        </w:rPr>
        <w:t>Agreement</w:t>
      </w:r>
    </w:p>
    <w:p w14:paraId="2AC08AA0" w14:textId="77777777" w:rsidR="007160F5" w:rsidRDefault="007160F5" w:rsidP="007160F5">
      <w:pPr>
        <w:rPr>
          <w:rFonts w:cs="Times"/>
          <w:szCs w:val="20"/>
        </w:rPr>
      </w:pPr>
      <w:r w:rsidRPr="00B6576E">
        <w:rPr>
          <w:rFonts w:cs="Times"/>
          <w:szCs w:val="20"/>
        </w:rPr>
        <w:t>Introduce a new parameter e.g. </w:t>
      </w:r>
      <w:r w:rsidRPr="00B6576E">
        <w:rPr>
          <w:rStyle w:val="Emphasis"/>
          <w:rFonts w:cs="Times"/>
          <w:szCs w:val="20"/>
        </w:rPr>
        <w:t>sdt-DMRSports</w:t>
      </w:r>
      <w:r w:rsidRPr="00B6576E">
        <w:rPr>
          <w:rFonts w:cs="Times"/>
          <w:szCs w:val="20"/>
        </w:rPr>
        <w:t> to configure the set of DMRS ports for SSB to PUSCH mapping</w:t>
      </w:r>
    </w:p>
    <w:p w14:paraId="3792D5BF" w14:textId="77777777" w:rsidR="007160F5" w:rsidRPr="00B6576E" w:rsidRDefault="007160F5" w:rsidP="00F44FD9">
      <w:pPr>
        <w:numPr>
          <w:ilvl w:val="0"/>
          <w:numId w:val="168"/>
        </w:numPr>
        <w:rPr>
          <w:rFonts w:cs="Times"/>
          <w:szCs w:val="20"/>
        </w:rPr>
      </w:pPr>
      <w:r w:rsidRPr="00B6576E">
        <w:rPr>
          <w:rFonts w:cs="Times"/>
          <w:szCs w:val="20"/>
        </w:rPr>
        <w:t>Parameter </w:t>
      </w:r>
      <w:r w:rsidRPr="00B6576E">
        <w:rPr>
          <w:rStyle w:val="Emphasis"/>
          <w:rFonts w:cs="Times"/>
          <w:szCs w:val="20"/>
        </w:rPr>
        <w:t>antennaPort</w:t>
      </w:r>
      <w:r w:rsidRPr="00B6576E">
        <w:rPr>
          <w:rFonts w:cs="Times"/>
          <w:szCs w:val="20"/>
        </w:rPr>
        <w:t> is not applicable to CG-SDT</w:t>
      </w:r>
    </w:p>
    <w:p w14:paraId="171ECE04" w14:textId="77777777" w:rsidR="007160F5" w:rsidRDefault="007160F5" w:rsidP="007160F5">
      <w:pPr>
        <w:rPr>
          <w:rFonts w:cs="Times"/>
          <w:szCs w:val="20"/>
        </w:rPr>
      </w:pPr>
      <w:r w:rsidRPr="00B6576E">
        <w:rPr>
          <w:rFonts w:cs="Times"/>
          <w:szCs w:val="20"/>
        </w:rPr>
        <w:t>Support up to 2 DMRS sequences for CG-SDT for CP-OFDM, the generation mechanism and configuration can reuse that of msgA PUSCH.</w:t>
      </w:r>
    </w:p>
    <w:p w14:paraId="13D229D3" w14:textId="56E6CAEC" w:rsidR="007160F5" w:rsidRPr="00B6576E" w:rsidRDefault="007160F5" w:rsidP="00F44FD9">
      <w:pPr>
        <w:pStyle w:val="ListParagraph"/>
        <w:numPr>
          <w:ilvl w:val="0"/>
          <w:numId w:val="168"/>
        </w:numPr>
      </w:pPr>
      <w:r w:rsidRPr="00B6576E">
        <w:lastRenderedPageBreak/>
        <w:t>Introduce a new parameter</w:t>
      </w:r>
      <w:r w:rsidR="00281654">
        <w:t xml:space="preserve"> </w:t>
      </w:r>
      <w:r w:rsidRPr="007160F5">
        <w:rPr>
          <w:i/>
          <w:iCs/>
        </w:rPr>
        <w:t>sdt-NrofDMRS-Sequences</w:t>
      </w:r>
      <w:r w:rsidR="00281654">
        <w:t xml:space="preserve"> </w:t>
      </w:r>
      <w:r w:rsidRPr="00B6576E">
        <w:t>to configure 1 or 2 DMRS sequences.</w:t>
      </w:r>
    </w:p>
    <w:p w14:paraId="009B4A3D" w14:textId="4201E271" w:rsidR="007160F5" w:rsidRPr="00B6576E" w:rsidRDefault="007160F5" w:rsidP="00F44FD9">
      <w:pPr>
        <w:pStyle w:val="ListParagraph"/>
        <w:numPr>
          <w:ilvl w:val="0"/>
          <w:numId w:val="168"/>
        </w:numPr>
      </w:pPr>
      <w:r w:rsidRPr="00B6576E">
        <w:t>The description of parameter</w:t>
      </w:r>
      <w:r w:rsidR="00281654">
        <w:t xml:space="preserve"> </w:t>
      </w:r>
      <w:r w:rsidRPr="007160F5">
        <w:rPr>
          <w:i/>
          <w:iCs/>
        </w:rPr>
        <w:t>dmrs-SeqInitialization</w:t>
      </w:r>
      <w:r w:rsidR="00281654">
        <w:t xml:space="preserve"> </w:t>
      </w:r>
      <w:r w:rsidRPr="00B6576E">
        <w:t>can be revised as “It’s present when single DMRS sequence is configured for CG-SDT”.</w:t>
      </w:r>
    </w:p>
    <w:p w14:paraId="0628ACE8" w14:textId="77777777" w:rsidR="007160F5" w:rsidRPr="007160F5" w:rsidRDefault="007160F5" w:rsidP="007160F5">
      <w:pPr>
        <w:rPr>
          <w:rFonts w:eastAsia="Malgun Gothic" w:cs="Times"/>
          <w:b/>
          <w:bCs/>
          <w:szCs w:val="20"/>
          <w:highlight w:val="green"/>
          <w:lang w:val="en-US" w:eastAsia="ko-KR"/>
        </w:rPr>
      </w:pPr>
      <w:r w:rsidRPr="007160F5">
        <w:rPr>
          <w:rStyle w:val="Strong"/>
          <w:rFonts w:cs="Times"/>
          <w:b w:val="0"/>
          <w:bCs w:val="0"/>
          <w:szCs w:val="20"/>
          <w:highlight w:val="green"/>
        </w:rPr>
        <w:t>Agreement</w:t>
      </w:r>
    </w:p>
    <w:p w14:paraId="617E066A" w14:textId="77777777" w:rsidR="007160F5" w:rsidRPr="00B6576E" w:rsidRDefault="007160F5" w:rsidP="007160F5">
      <w:pPr>
        <w:rPr>
          <w:rFonts w:cs="Times"/>
          <w:szCs w:val="20"/>
        </w:rPr>
      </w:pPr>
      <w:r w:rsidRPr="00B6576E">
        <w:rPr>
          <w:rFonts w:cs="Times"/>
          <w:szCs w:val="20"/>
        </w:rPr>
        <w:t>Only single antenna port for single layer transmission is supported for CG-SDT</w:t>
      </w:r>
    </w:p>
    <w:p w14:paraId="3AC8EAF2" w14:textId="3626D383" w:rsidR="007160F5" w:rsidRPr="007160F5" w:rsidRDefault="007160F5" w:rsidP="00F44FD9">
      <w:pPr>
        <w:pStyle w:val="ListParagraph"/>
        <w:numPr>
          <w:ilvl w:val="0"/>
          <w:numId w:val="169"/>
        </w:numPr>
        <w:rPr>
          <w:rFonts w:cs="Times"/>
        </w:rPr>
      </w:pPr>
      <w:r w:rsidRPr="007160F5">
        <w:rPr>
          <w:i/>
          <w:iCs/>
        </w:rPr>
        <w:t>srs-ResourceIndicator</w:t>
      </w:r>
      <w:r>
        <w:rPr>
          <w:rFonts w:cs="Times"/>
        </w:rPr>
        <w:t xml:space="preserve"> </w:t>
      </w:r>
      <w:r w:rsidRPr="007160F5">
        <w:rPr>
          <w:rFonts w:cs="Times"/>
        </w:rPr>
        <w:t>in</w:t>
      </w:r>
      <w:r>
        <w:rPr>
          <w:rFonts w:cs="Times"/>
        </w:rPr>
        <w:t xml:space="preserve"> </w:t>
      </w:r>
      <w:r w:rsidRPr="007160F5">
        <w:rPr>
          <w:i/>
          <w:iCs/>
        </w:rPr>
        <w:t>ConfiguredGrantConfig</w:t>
      </w:r>
      <w:r>
        <w:t xml:space="preserve"> </w:t>
      </w:r>
      <w:r w:rsidRPr="007160F5">
        <w:rPr>
          <w:rFonts w:cs="Times"/>
        </w:rPr>
        <w:t>is not applicable to CG-SDT.</w:t>
      </w:r>
    </w:p>
    <w:p w14:paraId="48EA28F8" w14:textId="5BB3AB8C" w:rsidR="007160F5" w:rsidRPr="007160F5" w:rsidRDefault="007160F5" w:rsidP="00F44FD9">
      <w:pPr>
        <w:pStyle w:val="ListParagraph"/>
        <w:numPr>
          <w:ilvl w:val="0"/>
          <w:numId w:val="169"/>
        </w:numPr>
        <w:rPr>
          <w:rFonts w:cs="Times"/>
        </w:rPr>
      </w:pPr>
      <w:r w:rsidRPr="007160F5">
        <w:rPr>
          <w:i/>
          <w:iCs/>
        </w:rPr>
        <w:t>precodingAndNumberOfLayers</w:t>
      </w:r>
      <w:r>
        <w:rPr>
          <w:rFonts w:cs="Times"/>
        </w:rPr>
        <w:t xml:space="preserve"> </w:t>
      </w:r>
      <w:r w:rsidRPr="007160F5">
        <w:rPr>
          <w:rFonts w:cs="Times"/>
        </w:rPr>
        <w:t>in</w:t>
      </w:r>
      <w:r>
        <w:rPr>
          <w:rFonts w:cs="Times"/>
        </w:rPr>
        <w:t xml:space="preserve"> </w:t>
      </w:r>
      <w:r w:rsidRPr="007160F5">
        <w:rPr>
          <w:i/>
          <w:iCs/>
        </w:rPr>
        <w:t>ConfiguredGrantConfig</w:t>
      </w:r>
      <w:r>
        <w:t xml:space="preserve"> </w:t>
      </w:r>
      <w:r w:rsidRPr="007160F5">
        <w:rPr>
          <w:rFonts w:cs="Times"/>
        </w:rPr>
        <w:t>is always 1 for CG-SDT.</w:t>
      </w:r>
    </w:p>
    <w:p w14:paraId="60ECD8F5" w14:textId="77777777" w:rsidR="007160F5" w:rsidRPr="007160F5" w:rsidRDefault="007160F5" w:rsidP="007160F5">
      <w:pPr>
        <w:rPr>
          <w:rFonts w:eastAsia="Malgun Gothic" w:cs="Times"/>
          <w:b/>
          <w:bCs/>
          <w:szCs w:val="20"/>
          <w:highlight w:val="green"/>
          <w:lang w:val="en-US" w:eastAsia="ko-KR"/>
        </w:rPr>
      </w:pPr>
      <w:r w:rsidRPr="007160F5">
        <w:rPr>
          <w:rStyle w:val="Strong"/>
          <w:rFonts w:cs="Times"/>
          <w:b w:val="0"/>
          <w:bCs w:val="0"/>
          <w:szCs w:val="20"/>
          <w:highlight w:val="green"/>
        </w:rPr>
        <w:t>Agreement</w:t>
      </w:r>
    </w:p>
    <w:p w14:paraId="794C2B4F" w14:textId="6EDAB196" w:rsidR="007160F5" w:rsidRPr="00B6576E" w:rsidRDefault="007160F5" w:rsidP="00F44FD9">
      <w:pPr>
        <w:pStyle w:val="ListParagraph"/>
        <w:numPr>
          <w:ilvl w:val="0"/>
          <w:numId w:val="170"/>
        </w:numPr>
      </w:pPr>
      <w:r w:rsidRPr="00B6576E">
        <w:t>UE specific parameter</w:t>
      </w:r>
      <w:r w:rsidR="00281654">
        <w:t xml:space="preserve"> </w:t>
      </w:r>
      <w:r w:rsidRPr="007160F5">
        <w:rPr>
          <w:i/>
        </w:rPr>
        <w:t>pucch-Config-r17</w:t>
      </w:r>
      <w:r w:rsidR="00281654">
        <w:t xml:space="preserve"> </w:t>
      </w:r>
      <w:r w:rsidRPr="00B6576E">
        <w:t>is not</w:t>
      </w:r>
      <w:r w:rsidR="0073311E">
        <w:t xml:space="preserve"> </w:t>
      </w:r>
      <w:r w:rsidRPr="00B6576E">
        <w:t>needed</w:t>
      </w:r>
      <w:r w:rsidR="0073311E">
        <w:t xml:space="preserve"> </w:t>
      </w:r>
      <w:r w:rsidRPr="00B6576E">
        <w:t>for SDT.</w:t>
      </w:r>
    </w:p>
    <w:p w14:paraId="7A265CA6" w14:textId="29148542" w:rsidR="007160F5" w:rsidRPr="00B6576E" w:rsidRDefault="007160F5" w:rsidP="00F44FD9">
      <w:pPr>
        <w:pStyle w:val="ListParagraph"/>
        <w:numPr>
          <w:ilvl w:val="0"/>
          <w:numId w:val="170"/>
        </w:numPr>
      </w:pPr>
      <w:r w:rsidRPr="00B6576E">
        <w:t>RAN1 cannot reach consensus on the support of UE specific CORESET, UE specific parameters </w:t>
      </w:r>
      <w:r w:rsidRPr="007160F5">
        <w:rPr>
          <w:i/>
        </w:rPr>
        <w:t>pusch-Config-r17</w:t>
      </w:r>
      <w:r w:rsidR="00281654">
        <w:t xml:space="preserve"> </w:t>
      </w:r>
      <w:r w:rsidRPr="00B6576E">
        <w:t>and</w:t>
      </w:r>
      <w:r w:rsidR="00281654">
        <w:t xml:space="preserve"> </w:t>
      </w:r>
      <w:r w:rsidRPr="007160F5">
        <w:rPr>
          <w:i/>
        </w:rPr>
        <w:t>pdsch-Config-r17</w:t>
      </w:r>
      <w:r w:rsidRPr="00B6576E">
        <w:t>.</w:t>
      </w:r>
    </w:p>
    <w:p w14:paraId="72C004E8" w14:textId="77777777" w:rsidR="007160F5" w:rsidRPr="007160F5" w:rsidRDefault="007160F5" w:rsidP="007160F5">
      <w:pPr>
        <w:rPr>
          <w:rFonts w:eastAsia="Malgun Gothic" w:cs="Times"/>
          <w:b/>
          <w:bCs/>
          <w:szCs w:val="20"/>
          <w:highlight w:val="green"/>
          <w:lang w:val="en-US" w:eastAsia="ko-KR"/>
        </w:rPr>
      </w:pPr>
      <w:r w:rsidRPr="007160F5">
        <w:rPr>
          <w:rStyle w:val="Strong"/>
          <w:rFonts w:cs="Times"/>
          <w:b w:val="0"/>
          <w:bCs w:val="0"/>
          <w:szCs w:val="20"/>
          <w:highlight w:val="green"/>
        </w:rPr>
        <w:t>Agreement</w:t>
      </w:r>
    </w:p>
    <w:p w14:paraId="4B89206E" w14:textId="745A1EA3" w:rsidR="007160F5" w:rsidRDefault="007160F5" w:rsidP="00F44FD9">
      <w:pPr>
        <w:pStyle w:val="ListParagraph"/>
        <w:numPr>
          <w:ilvl w:val="0"/>
          <w:numId w:val="171"/>
        </w:numPr>
      </w:pPr>
      <w:r w:rsidRPr="00B6576E">
        <w:t>It’s up to RAN2 to decide on whether to support </w:t>
      </w:r>
      <w:r w:rsidRPr="007160F5">
        <w:rPr>
          <w:i/>
        </w:rPr>
        <w:t>uci-OnPUSCH</w:t>
      </w:r>
      <w:r w:rsidR="00281654">
        <w:t xml:space="preserve"> </w:t>
      </w:r>
      <w:r w:rsidRPr="00B6576E">
        <w:t>for CG-SDT.</w:t>
      </w:r>
    </w:p>
    <w:p w14:paraId="66AE0861" w14:textId="2D108205" w:rsidR="007160F5" w:rsidRPr="00B6576E" w:rsidRDefault="007160F5" w:rsidP="00F44FD9">
      <w:pPr>
        <w:pStyle w:val="ListParagraph"/>
        <w:numPr>
          <w:ilvl w:val="0"/>
          <w:numId w:val="171"/>
        </w:numPr>
      </w:pPr>
      <w:r w:rsidRPr="007160F5">
        <w:rPr>
          <w:rStyle w:val="Emphasis"/>
          <w:rFonts w:cs="Times"/>
        </w:rPr>
        <w:t>phy-PriorityIndex-r16</w:t>
      </w:r>
      <w:r w:rsidR="00EA7AB6">
        <w:rPr>
          <w:rFonts w:cs="Times"/>
        </w:rPr>
        <w:t xml:space="preserve"> </w:t>
      </w:r>
      <w:r w:rsidRPr="007160F5">
        <w:rPr>
          <w:rFonts w:cs="Times"/>
        </w:rPr>
        <w:t>in</w:t>
      </w:r>
      <w:r w:rsidR="00EA7AB6">
        <w:rPr>
          <w:rFonts w:cs="Times"/>
        </w:rPr>
        <w:t xml:space="preserve"> </w:t>
      </w:r>
      <w:r w:rsidRPr="007160F5">
        <w:rPr>
          <w:rStyle w:val="Emphasis"/>
          <w:rFonts w:cs="Times"/>
        </w:rPr>
        <w:t>ConfiguredGrantConfig</w:t>
      </w:r>
      <w:r w:rsidR="00EA7AB6">
        <w:rPr>
          <w:rStyle w:val="Emphasis"/>
          <w:rFonts w:cs="Times"/>
        </w:rPr>
        <w:t xml:space="preserve"> </w:t>
      </w:r>
      <w:r w:rsidRPr="007160F5">
        <w:rPr>
          <w:rFonts w:cs="Times"/>
        </w:rPr>
        <w:t>is not applicable to CG-SDT.</w:t>
      </w:r>
    </w:p>
    <w:p w14:paraId="0EAC66B5" w14:textId="77777777" w:rsidR="007160F5" w:rsidRDefault="007160F5" w:rsidP="007160F5">
      <w:pPr>
        <w:rPr>
          <w:highlight w:val="cyan"/>
          <w:lang w:eastAsia="x-none"/>
        </w:rPr>
      </w:pPr>
    </w:p>
    <w:p w14:paraId="1F14873C" w14:textId="45FD31AB" w:rsidR="00B15BFE" w:rsidRPr="002B0CD0" w:rsidRDefault="002328C4" w:rsidP="00B15BFE">
      <w:pPr>
        <w:rPr>
          <w:b/>
          <w:bCs/>
          <w:lang w:eastAsia="x-none"/>
        </w:rPr>
      </w:pPr>
      <w:hyperlink r:id="rId385" w:history="1">
        <w:r w:rsidR="004371F4">
          <w:rPr>
            <w:rStyle w:val="Hyperlink"/>
            <w:b/>
            <w:bCs/>
            <w:lang w:eastAsia="x-none"/>
          </w:rPr>
          <w:t>R1-2200881</w:t>
        </w:r>
      </w:hyperlink>
      <w:r w:rsidR="00B15BFE" w:rsidRPr="002B0CD0">
        <w:rPr>
          <w:b/>
          <w:bCs/>
          <w:lang w:eastAsia="x-none"/>
        </w:rPr>
        <w:tab/>
        <w:t>Reply LS on the L1 aspects of small data transmission</w:t>
      </w:r>
      <w:r w:rsidR="00B15BFE" w:rsidRPr="002B0CD0">
        <w:rPr>
          <w:b/>
          <w:bCs/>
          <w:lang w:eastAsia="x-none"/>
        </w:rPr>
        <w:tab/>
        <w:t>RAN2, ZTE</w:t>
      </w:r>
    </w:p>
    <w:p w14:paraId="3F49BFA4" w14:textId="7130D426" w:rsidR="004C05F8" w:rsidRPr="004C05F8" w:rsidRDefault="002328C4" w:rsidP="004C05F8">
      <w:pPr>
        <w:rPr>
          <w:b/>
          <w:bCs/>
          <w:lang w:eastAsia="x-none"/>
        </w:rPr>
      </w:pPr>
      <w:hyperlink r:id="rId386" w:history="1">
        <w:r w:rsidR="004371F4">
          <w:rPr>
            <w:rStyle w:val="Hyperlink"/>
            <w:b/>
            <w:bCs/>
            <w:lang w:eastAsia="x-none"/>
          </w:rPr>
          <w:t>R1-2202655</w:t>
        </w:r>
      </w:hyperlink>
      <w:r w:rsidR="004C05F8" w:rsidRPr="004C05F8">
        <w:rPr>
          <w:b/>
          <w:bCs/>
          <w:lang w:eastAsia="x-none"/>
        </w:rPr>
        <w:tab/>
        <w:t>[Draft] Reply LS on the physical layer aspects of small data transmission</w:t>
      </w:r>
      <w:r w:rsidR="004C05F8" w:rsidRPr="004C05F8">
        <w:rPr>
          <w:b/>
          <w:bCs/>
          <w:lang w:eastAsia="x-none"/>
        </w:rPr>
        <w:tab/>
        <w:t>Moderator (ZTE)</w:t>
      </w:r>
    </w:p>
    <w:p w14:paraId="24B4E4EE" w14:textId="35721A0A" w:rsidR="004C05F8" w:rsidRPr="00477611" w:rsidRDefault="004C05F8" w:rsidP="004C05F8">
      <w:pPr>
        <w:rPr>
          <w:rFonts w:cs="Times"/>
          <w:szCs w:val="20"/>
        </w:rPr>
      </w:pPr>
      <w:r w:rsidRPr="007160F5">
        <w:rPr>
          <w:b/>
          <w:bCs/>
          <w:lang w:eastAsia="x-none"/>
        </w:rPr>
        <w:t>Decision:</w:t>
      </w:r>
      <w:r>
        <w:rPr>
          <w:lang w:eastAsia="x-none"/>
        </w:rPr>
        <w:t xml:space="preserve"> As per email decision posted on Feb 25th, </w:t>
      </w:r>
      <w:r>
        <w:rPr>
          <w:rFonts w:cs="Times"/>
          <w:szCs w:val="20"/>
        </w:rPr>
        <w:t>t</w:t>
      </w:r>
      <w:r w:rsidRPr="00477611">
        <w:rPr>
          <w:rFonts w:cs="Times"/>
          <w:szCs w:val="20"/>
        </w:rPr>
        <w:t xml:space="preserve">he reply LS to RAN2 </w:t>
      </w:r>
      <w:r>
        <w:rPr>
          <w:rFonts w:cs="Times"/>
          <w:szCs w:val="20"/>
        </w:rPr>
        <w:t xml:space="preserve">is endorsed. Final LS is </w:t>
      </w:r>
      <w:r w:rsidRPr="004C05F8">
        <w:rPr>
          <w:rFonts w:cs="Times"/>
          <w:szCs w:val="20"/>
          <w:highlight w:val="green"/>
        </w:rPr>
        <w:t xml:space="preserve">approved in </w:t>
      </w:r>
      <w:hyperlink r:id="rId387" w:history="1">
        <w:r w:rsidR="004371F4">
          <w:rPr>
            <w:rStyle w:val="Hyperlink"/>
            <w:rFonts w:cs="Times"/>
            <w:szCs w:val="20"/>
            <w:highlight w:val="green"/>
          </w:rPr>
          <w:t>R1-2202656</w:t>
        </w:r>
      </w:hyperlink>
      <w:r w:rsidRPr="00477611">
        <w:rPr>
          <w:rFonts w:cs="Times"/>
          <w:szCs w:val="20"/>
        </w:rPr>
        <w:t>.</w:t>
      </w:r>
    </w:p>
    <w:p w14:paraId="622FAD92" w14:textId="4571D5F7" w:rsidR="004C05F8" w:rsidRDefault="004C05F8" w:rsidP="004C05F8">
      <w:pPr>
        <w:rPr>
          <w:lang w:eastAsia="x-none"/>
        </w:rPr>
      </w:pPr>
    </w:p>
    <w:p w14:paraId="3B2A3A73" w14:textId="525814B6" w:rsidR="00854CFD" w:rsidRDefault="00854CFD" w:rsidP="004C05F8">
      <w:pPr>
        <w:rPr>
          <w:lang w:eastAsia="x-none"/>
        </w:rPr>
      </w:pPr>
      <w:r>
        <w:rPr>
          <w:lang w:eastAsia="x-none"/>
        </w:rPr>
        <w:tab/>
      </w:r>
    </w:p>
    <w:p w14:paraId="2345BD09" w14:textId="77777777" w:rsidR="00854CFD" w:rsidRDefault="00854CFD" w:rsidP="00854CFD">
      <w:pPr>
        <w:rPr>
          <w:lang w:eastAsia="x-none"/>
        </w:rPr>
      </w:pPr>
      <w:bookmarkStart w:id="24" w:name="_Toc95481736"/>
      <w:r w:rsidRPr="007160F5">
        <w:rPr>
          <w:b/>
          <w:bCs/>
          <w:lang w:eastAsia="x-none"/>
        </w:rPr>
        <w:t>Decision:</w:t>
      </w:r>
      <w:r>
        <w:rPr>
          <w:lang w:eastAsia="x-none"/>
        </w:rPr>
        <w:t xml:space="preserve"> As per email decision posted on Mar 2</w:t>
      </w:r>
      <w:r w:rsidRPr="00854CFD">
        <w:rPr>
          <w:vertAlign w:val="superscript"/>
          <w:lang w:eastAsia="x-none"/>
        </w:rPr>
        <w:t>nd</w:t>
      </w:r>
      <w:r>
        <w:rPr>
          <w:lang w:eastAsia="x-none"/>
        </w:rPr>
        <w:t>,</w:t>
      </w:r>
    </w:p>
    <w:p w14:paraId="3CF3448E" w14:textId="77777777" w:rsidR="00854CFD" w:rsidRPr="00854CFD" w:rsidRDefault="00854CFD" w:rsidP="00854CFD">
      <w:pPr>
        <w:rPr>
          <w:rFonts w:eastAsia="Malgun Gothic"/>
          <w:lang w:val="en-US" w:eastAsia="ko-KR"/>
        </w:rPr>
      </w:pPr>
      <w:r w:rsidRPr="00854CFD">
        <w:rPr>
          <w:highlight w:val="green"/>
        </w:rPr>
        <w:t>Agreement</w:t>
      </w:r>
    </w:p>
    <w:p w14:paraId="5B99CA56" w14:textId="77777777" w:rsidR="00854CFD" w:rsidRPr="00854CFD" w:rsidRDefault="00854CFD" w:rsidP="00854CFD">
      <w:pPr>
        <w:rPr>
          <w:lang w:eastAsia="zh-CN"/>
        </w:rPr>
      </w:pPr>
      <w:r w:rsidRPr="00854CFD">
        <w:rPr>
          <w:lang w:eastAsia="zh-CN"/>
        </w:rPr>
        <w:t>The following TP is endorsed for the editor’s CR on TS38.213.</w:t>
      </w:r>
    </w:p>
    <w:tbl>
      <w:tblPr>
        <w:tblW w:w="10091" w:type="dxa"/>
        <w:tblInd w:w="105" w:type="dxa"/>
        <w:tblCellMar>
          <w:left w:w="0" w:type="dxa"/>
          <w:right w:w="0" w:type="dxa"/>
        </w:tblCellMar>
        <w:tblLook w:val="04A0" w:firstRow="1" w:lastRow="0" w:firstColumn="1" w:lastColumn="0" w:noHBand="0" w:noVBand="1"/>
      </w:tblPr>
      <w:tblGrid>
        <w:gridCol w:w="10091"/>
      </w:tblGrid>
      <w:tr w:rsidR="00854CFD" w:rsidRPr="00854CFD" w14:paraId="6FFF28B7" w14:textId="77777777" w:rsidTr="00854CFD">
        <w:tc>
          <w:tcPr>
            <w:tcW w:w="100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BA430B8" w14:textId="3365C9E5" w:rsidR="00854CFD" w:rsidRPr="00854CFD" w:rsidRDefault="00854CFD" w:rsidP="00854CFD">
            <w:pPr>
              <w:rPr>
                <w:rFonts w:ascii="Arial" w:hAnsi="Arial" w:cs="Arial"/>
                <w:b/>
                <w:bCs/>
                <w:sz w:val="16"/>
                <w:szCs w:val="16"/>
                <w:lang w:eastAsia="x-none"/>
              </w:rPr>
            </w:pPr>
            <w:r w:rsidRPr="00854CFD">
              <w:rPr>
                <w:rFonts w:ascii="Arial" w:hAnsi="Arial" w:cs="Arial"/>
                <w:b/>
                <w:bCs/>
                <w:sz w:val="16"/>
                <w:szCs w:val="16"/>
              </w:rPr>
              <w:t>19.1</w:t>
            </w:r>
            <w:r w:rsidRPr="00854CFD">
              <w:rPr>
                <w:rFonts w:ascii="Arial" w:hAnsi="Arial" w:cs="Arial"/>
                <w:b/>
                <w:bCs/>
                <w:sz w:val="16"/>
                <w:szCs w:val="16"/>
                <w:lang w:eastAsia="x-none"/>
              </w:rPr>
              <w:tab/>
            </w:r>
            <w:r w:rsidRPr="00854CFD">
              <w:rPr>
                <w:rFonts w:ascii="Arial" w:hAnsi="Arial" w:cs="Arial"/>
                <w:b/>
                <w:bCs/>
                <w:sz w:val="16"/>
                <w:szCs w:val="16"/>
              </w:rPr>
              <w:t>Configured-grant based PUSCH transmission</w:t>
            </w:r>
          </w:p>
          <w:p w14:paraId="14EDE514" w14:textId="77777777" w:rsidR="00854CFD" w:rsidRPr="00854CFD" w:rsidRDefault="00854CFD" w:rsidP="00854CFD">
            <w:pPr>
              <w:autoSpaceDE w:val="0"/>
              <w:autoSpaceDN w:val="0"/>
              <w:jc w:val="center"/>
              <w:rPr>
                <w:rFonts w:ascii="Arial" w:hAnsi="Arial" w:cs="Arial"/>
                <w:b/>
                <w:bCs/>
                <w:sz w:val="16"/>
                <w:szCs w:val="16"/>
                <w:lang w:val="en-US" w:eastAsia="zh-CN"/>
              </w:rPr>
            </w:pPr>
            <w:r w:rsidRPr="00854CFD">
              <w:rPr>
                <w:rFonts w:ascii="Arial" w:hAnsi="Arial" w:cs="Arial"/>
                <w:b/>
                <w:bCs/>
                <w:color w:val="FF0000"/>
                <w:sz w:val="16"/>
                <w:szCs w:val="16"/>
                <w:lang w:eastAsia="zh-CN"/>
              </w:rPr>
              <w:t>&lt; Unchanged text omitted &gt;</w:t>
            </w:r>
          </w:p>
          <w:p w14:paraId="0579E8D7" w14:textId="2647ACB5" w:rsidR="00854CFD" w:rsidRPr="00854CFD" w:rsidRDefault="00854CFD" w:rsidP="00854CFD">
            <w:pPr>
              <w:autoSpaceDN w:val="0"/>
              <w:rPr>
                <w:rFonts w:ascii="Arial" w:hAnsi="Arial" w:cs="Arial"/>
                <w:sz w:val="16"/>
                <w:szCs w:val="16"/>
              </w:rPr>
            </w:pPr>
            <w:r w:rsidRPr="00854CFD">
              <w:rPr>
                <w:rFonts w:ascii="Arial" w:hAnsi="Arial" w:cs="Arial"/>
                <w:sz w:val="16"/>
                <w:szCs w:val="16"/>
              </w:rPr>
              <w:t xml:space="preserve">An association period, starting from frame </w:t>
            </w:r>
            <w:r w:rsidRPr="00854CFD">
              <w:rPr>
                <w:rFonts w:ascii="Arial" w:hAnsi="Arial" w:cs="Arial"/>
                <w:strike/>
                <w:color w:val="FF0000"/>
                <w:sz w:val="16"/>
                <w:szCs w:val="16"/>
              </w:rPr>
              <w:t>TBD</w:t>
            </w:r>
            <w:r w:rsidRPr="00854CFD">
              <w:rPr>
                <w:rFonts w:ascii="Arial" w:hAnsi="Arial" w:cs="Arial"/>
                <w:strike/>
                <w:color w:val="FF0000"/>
                <w:sz w:val="16"/>
                <w:szCs w:val="16"/>
                <w:lang w:eastAsia="zh-CN"/>
              </w:rPr>
              <w:t xml:space="preserve"> </w:t>
            </w:r>
            <w:r w:rsidRPr="00854CFD">
              <w:rPr>
                <w:rFonts w:ascii="Arial" w:hAnsi="Arial" w:cs="Arial"/>
                <w:color w:val="FF0000"/>
                <w:sz w:val="16"/>
                <w:szCs w:val="16"/>
                <w:lang w:eastAsia="zh-CN"/>
              </w:rPr>
              <w:t>SFN0</w:t>
            </w:r>
            <w:r w:rsidRPr="00854CFD">
              <w:rPr>
                <w:rFonts w:ascii="Arial" w:hAnsi="Arial" w:cs="Arial"/>
                <w:sz w:val="16"/>
                <w:szCs w:val="16"/>
              </w:rPr>
              <w:t xml:space="preserve">, for mapping </w:t>
            </w:r>
            <m:oMath>
              <m:sSubSup>
                <m:sSubSupPr>
                  <m:ctrlPr>
                    <w:rPr>
                      <w:rFonts w:ascii="Cambria Math" w:eastAsia="Malgun Gothic" w:hAnsi="Cambria Math" w:cs="Arial"/>
                      <w:i/>
                      <w:iCs/>
                      <w:sz w:val="16"/>
                      <w:szCs w:val="16"/>
                    </w:rPr>
                  </m:ctrlPr>
                </m:sSubSupPr>
                <m:e>
                  <m:r>
                    <w:rPr>
                      <w:rFonts w:ascii="Cambria Math" w:hAnsi="Cambria Math" w:cs="Arial"/>
                      <w:sz w:val="16"/>
                      <w:szCs w:val="16"/>
                    </w:rPr>
                    <m:t>N</m:t>
                  </m:r>
                </m:e>
                <m:sub>
                  <m:r>
                    <m:rPr>
                      <m:sty m:val="p"/>
                    </m:rPr>
                    <w:rPr>
                      <w:rFonts w:ascii="Cambria Math" w:hAnsi="Cambria Math" w:cs="Arial"/>
                      <w:sz w:val="16"/>
                      <w:szCs w:val="16"/>
                    </w:rPr>
                    <m:t>PUSCH</m:t>
                  </m:r>
                </m:sub>
                <m:sup>
                  <m:r>
                    <m:rPr>
                      <m:sty m:val="p"/>
                    </m:rPr>
                    <w:rPr>
                      <w:rFonts w:ascii="Cambria Math" w:hAnsi="Cambria Math" w:cs="Arial"/>
                      <w:sz w:val="16"/>
                      <w:szCs w:val="16"/>
                    </w:rPr>
                    <m:t>SS/PBCH</m:t>
                  </m:r>
                </m:sup>
              </m:sSubSup>
            </m:oMath>
            <w:r w:rsidRPr="00854CFD">
              <w:rPr>
                <w:rFonts w:ascii="Arial" w:hAnsi="Arial" w:cs="Arial"/>
                <w:sz w:val="16"/>
                <w:szCs w:val="16"/>
              </w:rPr>
              <w:t xml:space="preserve"> SS/PBCH block indexes, from the number of SS/PBCH block indexes, to valid PUSCH occasions and associated DM-RS resources is the smallest value in the set </w:t>
            </w:r>
            <w:r w:rsidRPr="00854CFD">
              <w:rPr>
                <w:rFonts w:ascii="Arial" w:hAnsi="Arial" w:cs="Arial"/>
                <w:sz w:val="16"/>
                <w:szCs w:val="16"/>
                <w:lang w:eastAsia="zh-CN"/>
              </w:rPr>
              <w:t xml:space="preserve">determined by the PUSCH configuration period </w:t>
            </w:r>
            <w:r w:rsidRPr="00854CFD">
              <w:rPr>
                <w:rFonts w:ascii="Arial" w:hAnsi="Arial" w:cs="Arial"/>
                <w:color w:val="0000FF"/>
                <w:sz w:val="16"/>
                <w:szCs w:val="16"/>
                <w:lang w:eastAsia="zh-CN"/>
              </w:rPr>
              <w:t xml:space="preserve">provided by </w:t>
            </w:r>
            <w:r w:rsidRPr="00854CFD">
              <w:rPr>
                <w:rFonts w:ascii="Arial" w:hAnsi="Arial" w:cs="Arial"/>
                <w:i/>
                <w:iCs/>
                <w:color w:val="0000FF"/>
                <w:sz w:val="16"/>
                <w:szCs w:val="16"/>
                <w:lang w:eastAsia="zh-CN"/>
              </w:rPr>
              <w:t>periodicity</w:t>
            </w:r>
            <w:r w:rsidRPr="00854CFD">
              <w:rPr>
                <w:rFonts w:ascii="Arial" w:hAnsi="Arial" w:cs="Arial"/>
                <w:color w:val="0000FF"/>
                <w:sz w:val="16"/>
                <w:szCs w:val="16"/>
                <w:lang w:eastAsia="zh-CN"/>
              </w:rPr>
              <w:t xml:space="preserve">                         in </w:t>
            </w:r>
            <w:r w:rsidRPr="00854CFD">
              <w:rPr>
                <w:rFonts w:ascii="Arial" w:hAnsi="Arial" w:cs="Arial"/>
                <w:i/>
                <w:iCs/>
                <w:color w:val="0000FF"/>
                <w:sz w:val="16"/>
                <w:szCs w:val="16"/>
                <w:lang w:eastAsia="zh-CN"/>
              </w:rPr>
              <w:t xml:space="preserve">ConfiguredGrantConfig </w:t>
            </w:r>
            <w:r w:rsidRPr="00854CFD">
              <w:rPr>
                <w:rFonts w:ascii="Arial" w:hAnsi="Arial" w:cs="Arial"/>
                <w:color w:val="FF0000"/>
                <w:sz w:val="16"/>
                <w:szCs w:val="16"/>
                <w:lang w:eastAsia="zh-CN"/>
              </w:rPr>
              <w:t xml:space="preserve">according </w:t>
            </w:r>
            <w:r w:rsidRPr="00854CFD">
              <w:rPr>
                <w:rFonts w:ascii="Arial" w:hAnsi="Arial" w:cs="Arial"/>
                <w:color w:val="0000FF"/>
                <w:sz w:val="16"/>
                <w:szCs w:val="16"/>
                <w:lang w:eastAsia="zh-CN"/>
              </w:rPr>
              <w:t>to</w:t>
            </w:r>
            <w:r w:rsidRPr="00854CFD">
              <w:rPr>
                <w:rFonts w:ascii="Arial" w:hAnsi="Arial" w:cs="Arial"/>
                <w:color w:val="FF0000"/>
                <w:sz w:val="16"/>
                <w:szCs w:val="16"/>
                <w:lang w:eastAsia="zh-CN"/>
              </w:rPr>
              <w:t xml:space="preserve"> Table</w:t>
            </w:r>
            <w:r w:rsidRPr="00854CFD">
              <w:rPr>
                <w:rFonts w:ascii="Arial" w:hAnsi="Arial" w:cs="Arial"/>
                <w:color w:val="FF0000"/>
                <w:sz w:val="16"/>
                <w:szCs w:val="16"/>
              </w:rPr>
              <w:t xml:space="preserve"> </w:t>
            </w:r>
            <w:r w:rsidRPr="00854CFD">
              <w:rPr>
                <w:rFonts w:ascii="Arial" w:hAnsi="Arial" w:cs="Arial"/>
                <w:color w:val="FF0000"/>
                <w:sz w:val="16"/>
                <w:szCs w:val="16"/>
                <w:lang w:eastAsia="zh-CN"/>
              </w:rPr>
              <w:t>xx</w:t>
            </w:r>
            <w:r w:rsidRPr="00854CFD">
              <w:rPr>
                <w:rFonts w:ascii="Arial" w:hAnsi="Arial" w:cs="Arial"/>
                <w:sz w:val="16"/>
                <w:szCs w:val="16"/>
                <w:lang w:eastAsia="zh-CN"/>
              </w:rPr>
              <w:t xml:space="preserve"> </w:t>
            </w:r>
            <w:r w:rsidRPr="00854CFD">
              <w:rPr>
                <w:rFonts w:ascii="Arial" w:hAnsi="Arial" w:cs="Arial"/>
                <w:sz w:val="16"/>
                <w:szCs w:val="16"/>
              </w:rPr>
              <w:t xml:space="preserve">such that </w:t>
            </w:r>
            <m:oMath>
              <m:sSubSup>
                <m:sSubSupPr>
                  <m:ctrlPr>
                    <w:rPr>
                      <w:rFonts w:ascii="Cambria Math" w:eastAsia="Malgun Gothic" w:hAnsi="Cambria Math" w:cs="Arial"/>
                      <w:i/>
                      <w:iCs/>
                      <w:sz w:val="16"/>
                      <w:szCs w:val="16"/>
                    </w:rPr>
                  </m:ctrlPr>
                </m:sSubSupPr>
                <m:e>
                  <m:r>
                    <w:rPr>
                      <w:rFonts w:ascii="Cambria Math" w:hAnsi="Cambria Math" w:cs="Arial"/>
                      <w:sz w:val="16"/>
                      <w:szCs w:val="16"/>
                    </w:rPr>
                    <m:t>N</m:t>
                  </m:r>
                </m:e>
                <m:sub>
                  <m:r>
                    <m:rPr>
                      <m:sty m:val="p"/>
                    </m:rPr>
                    <w:rPr>
                      <w:rFonts w:ascii="Cambria Math" w:hAnsi="Cambria Math" w:cs="Arial"/>
                      <w:sz w:val="16"/>
                      <w:szCs w:val="16"/>
                    </w:rPr>
                    <m:t>PUSCH</m:t>
                  </m:r>
                </m:sub>
                <m:sup>
                  <m:r>
                    <m:rPr>
                      <m:sty m:val="p"/>
                    </m:rPr>
                    <w:rPr>
                      <w:rFonts w:ascii="Cambria Math" w:hAnsi="Cambria Math" w:cs="Arial"/>
                      <w:sz w:val="16"/>
                      <w:szCs w:val="16"/>
                    </w:rPr>
                    <m:t>SS/PBCH</m:t>
                  </m:r>
                </m:sup>
              </m:sSubSup>
            </m:oMath>
            <w:r w:rsidRPr="00854CFD">
              <w:rPr>
                <w:rFonts w:ascii="Arial" w:hAnsi="Arial" w:cs="Arial"/>
                <w:sz w:val="16"/>
                <w:szCs w:val="16"/>
              </w:rPr>
              <w:t xml:space="preserve"> SS/PBCH block indexes are mapped at least once to valid PUSCH occasions and associated DM-RS resources within the association period. A UE is provided a number of SS/PBCH block indexes associated with a PUSCH occasion and a DM-RS resource by </w:t>
            </w:r>
            <w:r w:rsidRPr="00854CFD">
              <w:rPr>
                <w:rFonts w:ascii="Arial" w:hAnsi="Arial" w:cs="Arial"/>
                <w:i/>
                <w:iCs/>
                <w:sz w:val="16"/>
                <w:szCs w:val="16"/>
              </w:rPr>
              <w:t>sdt-SSB-perCG-PUSCH</w:t>
            </w:r>
            <w:r w:rsidRPr="00854CFD">
              <w:rPr>
                <w:rFonts w:ascii="Arial" w:hAnsi="Arial" w:cs="Arial"/>
                <w:sz w:val="16"/>
                <w:szCs w:val="16"/>
              </w:rPr>
              <w:t xml:space="preserve">. If after an integer number of SS/PBCH block indexes to </w:t>
            </w:r>
            <w:r w:rsidRPr="00854CFD">
              <w:rPr>
                <w:rFonts w:ascii="Arial" w:hAnsi="Arial" w:cs="Arial"/>
                <w:sz w:val="16"/>
                <w:szCs w:val="16"/>
                <w:lang w:eastAsia="zh-CN"/>
              </w:rPr>
              <w:t>PUSCH</w:t>
            </w:r>
            <w:r w:rsidRPr="00854CFD">
              <w:rPr>
                <w:rFonts w:ascii="Arial" w:hAnsi="Arial" w:cs="Arial"/>
                <w:sz w:val="16"/>
                <w:szCs w:val="16"/>
              </w:rPr>
              <w:t xml:space="preserve"> occasions</w:t>
            </w:r>
            <w:r w:rsidRPr="00854CFD">
              <w:rPr>
                <w:rFonts w:ascii="Arial" w:hAnsi="Arial" w:cs="Arial"/>
                <w:color w:val="FF0000"/>
                <w:sz w:val="16"/>
                <w:szCs w:val="16"/>
              </w:rPr>
              <w:t xml:space="preserve"> </w:t>
            </w:r>
            <w:r w:rsidRPr="00854CFD">
              <w:rPr>
                <w:rFonts w:ascii="Arial" w:hAnsi="Arial" w:cs="Arial"/>
                <w:sz w:val="16"/>
                <w:szCs w:val="16"/>
              </w:rPr>
              <w:t>mapping cycles within the association period there is a set of</w:t>
            </w:r>
            <w:r w:rsidRPr="00854CFD">
              <w:rPr>
                <w:rFonts w:ascii="Arial" w:hAnsi="Arial" w:cs="Arial"/>
                <w:sz w:val="16"/>
                <w:szCs w:val="16"/>
                <w:lang w:eastAsia="zh-CN"/>
              </w:rPr>
              <w:t xml:space="preserve"> PUSCH</w:t>
            </w:r>
            <w:r w:rsidRPr="00854CFD">
              <w:rPr>
                <w:rFonts w:ascii="Arial" w:hAnsi="Arial" w:cs="Arial"/>
                <w:sz w:val="16"/>
                <w:szCs w:val="16"/>
              </w:rPr>
              <w:t xml:space="preserve"> occasions</w:t>
            </w:r>
            <w:r w:rsidRPr="00854CFD">
              <w:rPr>
                <w:rFonts w:ascii="Arial" w:hAnsi="Arial" w:cs="Arial"/>
                <w:color w:val="FF0000"/>
                <w:sz w:val="16"/>
                <w:szCs w:val="16"/>
              </w:rPr>
              <w:t xml:space="preserve"> </w:t>
            </w:r>
            <w:r w:rsidRPr="00854CFD">
              <w:rPr>
                <w:rFonts w:ascii="Arial" w:hAnsi="Arial" w:cs="Arial"/>
                <w:sz w:val="16"/>
                <w:szCs w:val="16"/>
              </w:rPr>
              <w:t xml:space="preserve">that are not mapped to </w:t>
            </w:r>
            <m:oMath>
              <m:sSubSup>
                <m:sSubSupPr>
                  <m:ctrlPr>
                    <w:rPr>
                      <w:rFonts w:ascii="Cambria Math" w:eastAsia="Malgun Gothic" w:hAnsi="Cambria Math" w:cs="Arial"/>
                      <w:i/>
                      <w:iCs/>
                      <w:sz w:val="16"/>
                      <w:szCs w:val="16"/>
                    </w:rPr>
                  </m:ctrlPr>
                </m:sSubSupPr>
                <m:e>
                  <m:r>
                    <w:rPr>
                      <w:rFonts w:ascii="Cambria Math" w:hAnsi="Cambria Math" w:cs="Arial"/>
                      <w:sz w:val="16"/>
                      <w:szCs w:val="16"/>
                    </w:rPr>
                    <m:t>N</m:t>
                  </m:r>
                </m:e>
                <m:sub>
                  <m:r>
                    <m:rPr>
                      <m:sty m:val="p"/>
                    </m:rPr>
                    <w:rPr>
                      <w:rFonts w:ascii="Cambria Math" w:hAnsi="Cambria Math" w:cs="Arial"/>
                      <w:sz w:val="16"/>
                      <w:szCs w:val="16"/>
                    </w:rPr>
                    <m:t>PUSCH</m:t>
                  </m:r>
                </m:sub>
                <m:sup>
                  <m:r>
                    <m:rPr>
                      <m:sty m:val="p"/>
                    </m:rPr>
                    <w:rPr>
                      <w:rFonts w:ascii="Cambria Math" w:hAnsi="Cambria Math" w:cs="Arial"/>
                      <w:sz w:val="16"/>
                      <w:szCs w:val="16"/>
                    </w:rPr>
                    <m:t>SS/PBCH</m:t>
                  </m:r>
                </m:sup>
              </m:sSubSup>
            </m:oMath>
            <w:r w:rsidRPr="00854CFD">
              <w:rPr>
                <w:rFonts w:ascii="Arial" w:hAnsi="Arial" w:cs="Arial"/>
                <w:sz w:val="16"/>
                <w:szCs w:val="16"/>
              </w:rPr>
              <w:t xml:space="preserve"> SS/PBCH block indexes, no SS/PBCH block indexes are mapped to the set of</w:t>
            </w:r>
            <w:r w:rsidRPr="00854CFD">
              <w:rPr>
                <w:rFonts w:ascii="Arial" w:hAnsi="Arial" w:cs="Arial"/>
                <w:sz w:val="16"/>
                <w:szCs w:val="16"/>
                <w:lang w:eastAsia="zh-CN"/>
              </w:rPr>
              <w:t xml:space="preserve"> PUSCH</w:t>
            </w:r>
            <w:r w:rsidRPr="00854CFD">
              <w:rPr>
                <w:rFonts w:ascii="Arial" w:hAnsi="Arial" w:cs="Arial"/>
                <w:sz w:val="16"/>
                <w:szCs w:val="16"/>
              </w:rPr>
              <w:t xml:space="preserve"> occasions. An association pattern period includes one or more association periods and is determined so that a pattern between </w:t>
            </w:r>
            <w:r w:rsidRPr="00854CFD">
              <w:rPr>
                <w:rFonts w:ascii="Arial" w:hAnsi="Arial" w:cs="Arial"/>
                <w:sz w:val="16"/>
                <w:szCs w:val="16"/>
                <w:lang w:eastAsia="zh-CN"/>
              </w:rPr>
              <w:t>PUSCH</w:t>
            </w:r>
            <w:r w:rsidRPr="00854CFD">
              <w:rPr>
                <w:rFonts w:ascii="Arial" w:hAnsi="Arial" w:cs="Arial"/>
                <w:sz w:val="16"/>
                <w:szCs w:val="16"/>
              </w:rPr>
              <w:t xml:space="preserve"> occasions</w:t>
            </w:r>
            <w:r w:rsidRPr="00854CFD">
              <w:rPr>
                <w:rFonts w:ascii="Arial" w:hAnsi="Arial" w:cs="Arial"/>
                <w:sz w:val="16"/>
                <w:szCs w:val="16"/>
                <w:lang w:eastAsia="zh-CN"/>
              </w:rPr>
              <w:t xml:space="preserve"> </w:t>
            </w:r>
            <w:r w:rsidRPr="00854CFD">
              <w:rPr>
                <w:rFonts w:ascii="Arial" w:hAnsi="Arial" w:cs="Arial"/>
                <w:sz w:val="16"/>
                <w:szCs w:val="16"/>
              </w:rPr>
              <w:t xml:space="preserve">and SS/PBCH block indexes repeats at most every 640 msec. </w:t>
            </w:r>
            <w:r w:rsidRPr="00854CFD">
              <w:rPr>
                <w:rFonts w:ascii="Arial" w:hAnsi="Arial" w:cs="Arial"/>
                <w:sz w:val="16"/>
                <w:szCs w:val="16"/>
                <w:lang w:eastAsia="zh-CN"/>
              </w:rPr>
              <w:t>PUSCH</w:t>
            </w:r>
            <w:r w:rsidRPr="00854CFD">
              <w:rPr>
                <w:rFonts w:ascii="Arial" w:hAnsi="Arial" w:cs="Arial"/>
                <w:sz w:val="16"/>
                <w:szCs w:val="16"/>
              </w:rPr>
              <w:t xml:space="preserve"> occasions not associated with SS/PBCH block indexes after an integer number of association periods, if any, are not used for </w:t>
            </w:r>
            <w:r w:rsidRPr="00854CFD">
              <w:rPr>
                <w:rFonts w:ascii="Arial" w:hAnsi="Arial" w:cs="Arial"/>
                <w:sz w:val="16"/>
                <w:szCs w:val="16"/>
                <w:lang w:eastAsia="zh-CN"/>
              </w:rPr>
              <w:t>PUSCH</w:t>
            </w:r>
            <w:r w:rsidRPr="00854CFD">
              <w:rPr>
                <w:rFonts w:ascii="Arial" w:hAnsi="Arial" w:cs="Arial"/>
                <w:sz w:val="16"/>
                <w:szCs w:val="16"/>
              </w:rPr>
              <w:t xml:space="preserve"> transmissions.</w:t>
            </w:r>
          </w:p>
          <w:p w14:paraId="30E638E7" w14:textId="77777777" w:rsidR="00854CFD" w:rsidRPr="00854CFD" w:rsidRDefault="00854CFD" w:rsidP="00854CFD">
            <w:pPr>
              <w:overflowPunct w:val="0"/>
              <w:autoSpaceDE w:val="0"/>
              <w:autoSpaceDN w:val="0"/>
              <w:spacing w:line="252" w:lineRule="auto"/>
              <w:jc w:val="center"/>
              <w:textAlignment w:val="baseline"/>
              <w:rPr>
                <w:rFonts w:ascii="Arial" w:hAnsi="Arial" w:cs="Arial"/>
                <w:b/>
                <w:bCs/>
                <w:color w:val="FF0000"/>
                <w:sz w:val="16"/>
                <w:szCs w:val="16"/>
                <w:lang w:val="en-US" w:eastAsia="zh-CN"/>
              </w:rPr>
            </w:pPr>
            <w:r w:rsidRPr="00854CFD">
              <w:rPr>
                <w:rFonts w:ascii="Arial" w:hAnsi="Arial" w:cs="Arial"/>
                <w:b/>
                <w:bCs/>
                <w:color w:val="FF0000"/>
                <w:sz w:val="16"/>
                <w:szCs w:val="16"/>
                <w:lang w:eastAsia="zh-CN"/>
              </w:rPr>
              <w:t>&lt; Unchanged text omitted &gt;</w:t>
            </w:r>
          </w:p>
          <w:p w14:paraId="0B21C39F" w14:textId="77777777" w:rsidR="00854CFD" w:rsidRPr="00854CFD" w:rsidRDefault="00854CFD" w:rsidP="00854CFD">
            <w:pPr>
              <w:pStyle w:val="TH"/>
              <w:spacing w:before="0" w:after="0"/>
              <w:rPr>
                <w:rFonts w:cs="Arial"/>
                <w:bCs/>
                <w:color w:val="FF0000"/>
                <w:sz w:val="16"/>
                <w:szCs w:val="16"/>
                <w:lang w:eastAsia="en-US"/>
              </w:rPr>
            </w:pPr>
            <w:r w:rsidRPr="00854CFD">
              <w:rPr>
                <w:rFonts w:cs="Arial"/>
                <w:color w:val="FF0000"/>
                <w:sz w:val="16"/>
                <w:szCs w:val="16"/>
              </w:rPr>
              <w:t xml:space="preserve">Table </w:t>
            </w:r>
            <w:r w:rsidRPr="00854CFD">
              <w:rPr>
                <w:rFonts w:cs="Arial"/>
                <w:color w:val="FF0000"/>
                <w:sz w:val="16"/>
                <w:szCs w:val="16"/>
                <w:lang w:eastAsia="zh-CN"/>
              </w:rPr>
              <w:t>xx</w:t>
            </w:r>
            <w:r w:rsidRPr="00854CFD">
              <w:rPr>
                <w:rFonts w:cs="Arial"/>
                <w:color w:val="FF0000"/>
                <w:sz w:val="16"/>
                <w:szCs w:val="16"/>
              </w:rPr>
              <w:t xml:space="preserve">: Mapping between </w:t>
            </w:r>
            <w:r w:rsidRPr="00854CFD">
              <w:rPr>
                <w:rFonts w:cs="Arial"/>
                <w:color w:val="0000FF"/>
                <w:sz w:val="16"/>
                <w:szCs w:val="16"/>
                <w:lang w:eastAsia="zh-CN"/>
              </w:rPr>
              <w:t>PUSCH configuration</w:t>
            </w:r>
            <w:r w:rsidRPr="00854CFD">
              <w:rPr>
                <w:rFonts w:cs="Arial"/>
                <w:color w:val="FF0000"/>
                <w:sz w:val="16"/>
                <w:szCs w:val="16"/>
              </w:rPr>
              <w:t xml:space="preserve"> period and SS/PBCH block to </w:t>
            </w:r>
            <w:r w:rsidRPr="00854CFD">
              <w:rPr>
                <w:rFonts w:cs="Arial"/>
                <w:color w:val="FF0000"/>
                <w:sz w:val="16"/>
                <w:szCs w:val="16"/>
                <w:lang w:eastAsia="zh-CN"/>
              </w:rPr>
              <w:t>configured</w:t>
            </w:r>
            <w:r w:rsidRPr="00854CFD">
              <w:rPr>
                <w:rFonts w:cs="Arial"/>
                <w:color w:val="FF0000"/>
                <w:sz w:val="16"/>
                <w:szCs w:val="16"/>
              </w:rPr>
              <w:t xml:space="preserve"> PUSCH resource association period</w:t>
            </w:r>
          </w:p>
          <w:tbl>
            <w:tblPr>
              <w:tblW w:w="0" w:type="auto"/>
              <w:jc w:val="center"/>
              <w:tblCellMar>
                <w:left w:w="0" w:type="dxa"/>
                <w:right w:w="0" w:type="dxa"/>
              </w:tblCellMar>
              <w:tblLook w:val="04A0" w:firstRow="1" w:lastRow="0" w:firstColumn="1" w:lastColumn="0" w:noHBand="0" w:noVBand="1"/>
            </w:tblPr>
            <w:tblGrid>
              <w:gridCol w:w="3325"/>
              <w:gridCol w:w="3780"/>
            </w:tblGrid>
            <w:tr w:rsidR="00854CFD" w:rsidRPr="00854CFD" w14:paraId="36C1198B" w14:textId="77777777" w:rsidTr="00E357FF">
              <w:trPr>
                <w:jc w:val="center"/>
              </w:trPr>
              <w:tc>
                <w:tcPr>
                  <w:tcW w:w="3325" w:type="dxa"/>
                  <w:tcBorders>
                    <w:top w:val="single" w:sz="8" w:space="0" w:color="auto"/>
                    <w:left w:val="single" w:sz="8" w:space="0" w:color="auto"/>
                    <w:bottom w:val="single" w:sz="8" w:space="0" w:color="auto"/>
                    <w:right w:val="single" w:sz="8" w:space="0" w:color="auto"/>
                  </w:tcBorders>
                  <w:shd w:val="clear" w:color="auto" w:fill="E0E0E0"/>
                  <w:tcMar>
                    <w:top w:w="0" w:type="dxa"/>
                    <w:left w:w="108" w:type="dxa"/>
                    <w:bottom w:w="0" w:type="dxa"/>
                    <w:right w:w="108" w:type="dxa"/>
                  </w:tcMar>
                  <w:vAlign w:val="center"/>
                  <w:hideMark/>
                </w:tcPr>
                <w:p w14:paraId="295A6C1A" w14:textId="1106F022" w:rsidR="00854CFD" w:rsidRPr="00854CFD" w:rsidRDefault="00854CFD" w:rsidP="00854CFD">
                  <w:pPr>
                    <w:pStyle w:val="TAH"/>
                    <w:rPr>
                      <w:rFonts w:cs="Arial"/>
                      <w:color w:val="FF0000"/>
                      <w:sz w:val="16"/>
                      <w:szCs w:val="16"/>
                    </w:rPr>
                  </w:pPr>
                  <w:r w:rsidRPr="00854CFD">
                    <w:rPr>
                      <w:rFonts w:cs="Arial"/>
                      <w:color w:val="0000FF"/>
                      <w:sz w:val="16"/>
                      <w:szCs w:val="16"/>
                      <w:lang w:eastAsia="zh-CN"/>
                    </w:rPr>
                    <w:t>PUSCH configuration</w:t>
                  </w:r>
                  <w:r w:rsidRPr="00854CFD">
                    <w:rPr>
                      <w:rFonts w:cs="Arial"/>
                      <w:color w:val="FF0000"/>
                      <w:sz w:val="16"/>
                      <w:szCs w:val="16"/>
                    </w:rPr>
                    <w:t xml:space="preserve"> period </w:t>
                  </w:r>
                  <m:oMath>
                    <m:sSub>
                      <m:sSubPr>
                        <m:ctrlPr>
                          <w:rPr>
                            <w:rFonts w:ascii="Cambria Math" w:eastAsia="Malgun Gothic" w:hAnsi="Cambria Math" w:cs="Arial"/>
                            <w:bCs/>
                            <w:i/>
                            <w:iCs/>
                            <w:color w:val="FF0000"/>
                            <w:sz w:val="16"/>
                            <w:szCs w:val="16"/>
                          </w:rPr>
                        </m:ctrlPr>
                      </m:sSubPr>
                      <m:e>
                        <m:r>
                          <m:rPr>
                            <m:sty m:val="bi"/>
                          </m:rPr>
                          <w:rPr>
                            <w:rFonts w:ascii="Cambria Math" w:hAnsi="Cambria Math" w:cs="Arial"/>
                            <w:color w:val="FF0000"/>
                            <w:sz w:val="16"/>
                            <w:szCs w:val="16"/>
                          </w:rPr>
                          <m:t>T</m:t>
                        </m:r>
                      </m:e>
                      <m:sub>
                        <m:r>
                          <m:rPr>
                            <m:sty m:val="bi"/>
                          </m:rPr>
                          <w:rPr>
                            <w:rFonts w:ascii="Cambria Math" w:hAnsi="Cambria Math" w:cs="Arial"/>
                            <w:color w:val="FF0000"/>
                            <w:sz w:val="16"/>
                            <w:szCs w:val="16"/>
                          </w:rPr>
                          <m:t>cg</m:t>
                        </m:r>
                      </m:sub>
                    </m:sSub>
                  </m:oMath>
                  <w:r w:rsidRPr="00854CFD">
                    <w:rPr>
                      <w:rFonts w:cs="Arial"/>
                      <w:color w:val="FF0000"/>
                      <w:sz w:val="16"/>
                      <w:szCs w:val="16"/>
                    </w:rPr>
                    <w:t xml:space="preserve"> (msec)</w:t>
                  </w:r>
                </w:p>
              </w:tc>
              <w:tc>
                <w:tcPr>
                  <w:tcW w:w="3780" w:type="dxa"/>
                  <w:tcBorders>
                    <w:top w:val="single" w:sz="8" w:space="0" w:color="auto"/>
                    <w:left w:val="nil"/>
                    <w:bottom w:val="single" w:sz="8" w:space="0" w:color="auto"/>
                    <w:right w:val="single" w:sz="8" w:space="0" w:color="auto"/>
                  </w:tcBorders>
                  <w:shd w:val="clear" w:color="auto" w:fill="E0E0E0"/>
                  <w:tcMar>
                    <w:top w:w="0" w:type="dxa"/>
                    <w:left w:w="108" w:type="dxa"/>
                    <w:bottom w:w="0" w:type="dxa"/>
                    <w:right w:w="108" w:type="dxa"/>
                  </w:tcMar>
                  <w:vAlign w:val="center"/>
                  <w:hideMark/>
                </w:tcPr>
                <w:p w14:paraId="0CF1E3E9" w14:textId="77777777" w:rsidR="00854CFD" w:rsidRPr="00854CFD" w:rsidRDefault="00854CFD" w:rsidP="00854CFD">
                  <w:pPr>
                    <w:pStyle w:val="TAH"/>
                    <w:rPr>
                      <w:rFonts w:cs="Arial"/>
                      <w:color w:val="FF0000"/>
                      <w:sz w:val="16"/>
                      <w:szCs w:val="16"/>
                    </w:rPr>
                  </w:pPr>
                  <w:r w:rsidRPr="00854CFD">
                    <w:rPr>
                      <w:rFonts w:cs="Arial"/>
                      <w:color w:val="FF0000"/>
                      <w:sz w:val="16"/>
                      <w:szCs w:val="16"/>
                    </w:rPr>
                    <w:t xml:space="preserve">Association period (number of </w:t>
                  </w:r>
                  <w:r w:rsidRPr="00854CFD">
                    <w:rPr>
                      <w:rFonts w:cs="Arial"/>
                      <w:color w:val="0000FF"/>
                      <w:sz w:val="16"/>
                      <w:szCs w:val="16"/>
                      <w:lang w:eastAsia="zh-CN"/>
                    </w:rPr>
                    <w:t>PUSCH configuration</w:t>
                  </w:r>
                  <w:r w:rsidRPr="00854CFD">
                    <w:rPr>
                      <w:rFonts w:cs="Arial"/>
                      <w:color w:val="FF0000"/>
                      <w:sz w:val="16"/>
                      <w:szCs w:val="16"/>
                      <w:lang w:eastAsia="zh-CN"/>
                    </w:rPr>
                    <w:t xml:space="preserve"> </w:t>
                  </w:r>
                  <w:r w:rsidRPr="00854CFD">
                    <w:rPr>
                      <w:rFonts w:cs="Arial"/>
                      <w:color w:val="FF0000"/>
                      <w:sz w:val="16"/>
                      <w:szCs w:val="16"/>
                    </w:rPr>
                    <w:t xml:space="preserve">periods except when </w:t>
                  </w:r>
                  <w:r w:rsidRPr="00854CFD">
                    <w:rPr>
                      <w:rFonts w:cs="Arial"/>
                      <w:color w:val="0000FF"/>
                      <w:sz w:val="16"/>
                      <w:szCs w:val="16"/>
                      <w:lang w:eastAsia="zh-CN"/>
                    </w:rPr>
                    <w:t>PUSCH configuration</w:t>
                  </w:r>
                  <w:r w:rsidRPr="00854CFD">
                    <w:rPr>
                      <w:rFonts w:cs="Arial"/>
                      <w:color w:val="FF0000"/>
                      <w:sz w:val="16"/>
                      <w:szCs w:val="16"/>
                      <w:lang w:eastAsia="zh-CN"/>
                    </w:rPr>
                    <w:t xml:space="preserve"> </w:t>
                  </w:r>
                  <w:r w:rsidRPr="00854CFD">
                    <w:rPr>
                      <w:rFonts w:cs="Arial"/>
                      <w:color w:val="FF0000"/>
                      <w:sz w:val="16"/>
                      <w:szCs w:val="16"/>
                    </w:rPr>
                    <w:t>period is less than 5 ms</w:t>
                  </w:r>
                  <w:r w:rsidRPr="00854CFD">
                    <w:rPr>
                      <w:rFonts w:cs="Arial"/>
                      <w:color w:val="0000FF"/>
                      <w:sz w:val="16"/>
                      <w:szCs w:val="16"/>
                      <w:lang w:eastAsia="zh-CN"/>
                    </w:rPr>
                    <w:t>ec</w:t>
                  </w:r>
                  <w:r w:rsidRPr="00854CFD">
                    <w:rPr>
                      <w:rFonts w:cs="Arial"/>
                      <w:color w:val="FF0000"/>
                      <w:sz w:val="16"/>
                      <w:szCs w:val="16"/>
                    </w:rPr>
                    <w:t>)</w:t>
                  </w:r>
                </w:p>
              </w:tc>
            </w:tr>
            <w:tr w:rsidR="00854CFD" w:rsidRPr="00854CFD" w14:paraId="5F96592B" w14:textId="77777777" w:rsidTr="00E357FF">
              <w:trPr>
                <w:jc w:val="center"/>
              </w:trPr>
              <w:tc>
                <w:tcPr>
                  <w:tcW w:w="332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8FDB04E" w14:textId="77777777" w:rsidR="00854CFD" w:rsidRPr="00854CFD" w:rsidRDefault="00854CFD" w:rsidP="00854CFD">
                  <w:pPr>
                    <w:pStyle w:val="TAC"/>
                    <w:rPr>
                      <w:rFonts w:cs="Arial"/>
                      <w:color w:val="FF0000"/>
                      <w:sz w:val="16"/>
                      <w:szCs w:val="16"/>
                    </w:rPr>
                  </w:pPr>
                  <w:r w:rsidRPr="00854CFD">
                    <w:rPr>
                      <w:rFonts w:cs="Arial"/>
                      <w:color w:val="FF0000"/>
                      <w:sz w:val="16"/>
                      <w:szCs w:val="16"/>
                    </w:rPr>
                    <w:t>5</w:t>
                  </w:r>
                </w:p>
              </w:tc>
              <w:tc>
                <w:tcPr>
                  <w:tcW w:w="37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616CC4" w14:textId="77777777" w:rsidR="00854CFD" w:rsidRPr="00854CFD" w:rsidRDefault="00854CFD" w:rsidP="00854CFD">
                  <w:pPr>
                    <w:pStyle w:val="TAC"/>
                    <w:rPr>
                      <w:rFonts w:cs="Arial"/>
                      <w:color w:val="FF0000"/>
                      <w:sz w:val="16"/>
                      <w:szCs w:val="16"/>
                    </w:rPr>
                  </w:pPr>
                  <w:r w:rsidRPr="00854CFD">
                    <w:rPr>
                      <w:rFonts w:cs="Arial"/>
                      <w:color w:val="FF0000"/>
                      <w:sz w:val="16"/>
                      <w:szCs w:val="16"/>
                    </w:rPr>
                    <w:t>{1, 2, 4, 8,16, 32, 64, 128}</w:t>
                  </w:r>
                </w:p>
              </w:tc>
            </w:tr>
            <w:tr w:rsidR="00854CFD" w:rsidRPr="00854CFD" w14:paraId="70BA9162" w14:textId="77777777" w:rsidTr="00E357FF">
              <w:trPr>
                <w:jc w:val="center"/>
              </w:trPr>
              <w:tc>
                <w:tcPr>
                  <w:tcW w:w="332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5E7A8C7" w14:textId="77777777" w:rsidR="00854CFD" w:rsidRPr="00854CFD" w:rsidRDefault="00854CFD" w:rsidP="00854CFD">
                  <w:pPr>
                    <w:pStyle w:val="TAC"/>
                    <w:rPr>
                      <w:rFonts w:cs="Arial"/>
                      <w:color w:val="FF0000"/>
                      <w:sz w:val="16"/>
                      <w:szCs w:val="16"/>
                    </w:rPr>
                  </w:pPr>
                  <w:r w:rsidRPr="00854CFD">
                    <w:rPr>
                      <w:rFonts w:cs="Arial"/>
                      <w:color w:val="FF0000"/>
                      <w:sz w:val="16"/>
                      <w:szCs w:val="16"/>
                    </w:rPr>
                    <w:t>8</w:t>
                  </w:r>
                </w:p>
              </w:tc>
              <w:tc>
                <w:tcPr>
                  <w:tcW w:w="37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42B22F" w14:textId="77777777" w:rsidR="00854CFD" w:rsidRPr="00854CFD" w:rsidRDefault="00854CFD" w:rsidP="00854CFD">
                  <w:pPr>
                    <w:pStyle w:val="TAC"/>
                    <w:rPr>
                      <w:rFonts w:cs="Arial"/>
                      <w:color w:val="FF0000"/>
                      <w:sz w:val="16"/>
                      <w:szCs w:val="16"/>
                    </w:rPr>
                  </w:pPr>
                  <w:r w:rsidRPr="00854CFD">
                    <w:rPr>
                      <w:rFonts w:cs="Arial"/>
                      <w:color w:val="FF0000"/>
                      <w:sz w:val="16"/>
                      <w:szCs w:val="16"/>
                    </w:rPr>
                    <w:t>{1, 2, 4, 5, 8, 10, 16, 20, 40, 80}</w:t>
                  </w:r>
                </w:p>
              </w:tc>
            </w:tr>
            <w:tr w:rsidR="00854CFD" w:rsidRPr="00854CFD" w14:paraId="79300CBB" w14:textId="77777777" w:rsidTr="00E357FF">
              <w:trPr>
                <w:jc w:val="center"/>
              </w:trPr>
              <w:tc>
                <w:tcPr>
                  <w:tcW w:w="332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068546A" w14:textId="77777777" w:rsidR="00854CFD" w:rsidRPr="00854CFD" w:rsidRDefault="00854CFD" w:rsidP="00854CFD">
                  <w:pPr>
                    <w:pStyle w:val="TAC"/>
                    <w:rPr>
                      <w:rFonts w:cs="Arial"/>
                      <w:color w:val="FF0000"/>
                      <w:sz w:val="16"/>
                      <w:szCs w:val="16"/>
                    </w:rPr>
                  </w:pPr>
                  <w:r w:rsidRPr="00854CFD">
                    <w:rPr>
                      <w:rFonts w:cs="Arial"/>
                      <w:color w:val="FF0000"/>
                      <w:sz w:val="16"/>
                      <w:szCs w:val="16"/>
                    </w:rPr>
                    <w:t>10</w:t>
                  </w:r>
                </w:p>
              </w:tc>
              <w:tc>
                <w:tcPr>
                  <w:tcW w:w="37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7B2B10" w14:textId="77777777" w:rsidR="00854CFD" w:rsidRPr="00854CFD" w:rsidRDefault="00854CFD" w:rsidP="00854CFD">
                  <w:pPr>
                    <w:pStyle w:val="TAC"/>
                    <w:rPr>
                      <w:rFonts w:cs="Arial"/>
                      <w:color w:val="FF0000"/>
                      <w:sz w:val="16"/>
                      <w:szCs w:val="16"/>
                    </w:rPr>
                  </w:pPr>
                  <w:r w:rsidRPr="00854CFD">
                    <w:rPr>
                      <w:rFonts w:cs="Arial"/>
                      <w:color w:val="FF0000"/>
                      <w:sz w:val="16"/>
                      <w:szCs w:val="16"/>
                    </w:rPr>
                    <w:t>{1, 2, 4, 8,16, 32, 64}</w:t>
                  </w:r>
                </w:p>
              </w:tc>
            </w:tr>
            <w:tr w:rsidR="00854CFD" w:rsidRPr="00854CFD" w14:paraId="3A986D37" w14:textId="77777777" w:rsidTr="00E357FF">
              <w:trPr>
                <w:jc w:val="center"/>
              </w:trPr>
              <w:tc>
                <w:tcPr>
                  <w:tcW w:w="332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3654EF4" w14:textId="77777777" w:rsidR="00854CFD" w:rsidRPr="00854CFD" w:rsidRDefault="00854CFD" w:rsidP="00854CFD">
                  <w:pPr>
                    <w:pStyle w:val="TAC"/>
                    <w:rPr>
                      <w:rFonts w:cs="Arial"/>
                      <w:color w:val="FF0000"/>
                      <w:sz w:val="16"/>
                      <w:szCs w:val="16"/>
                    </w:rPr>
                  </w:pPr>
                  <w:r w:rsidRPr="00854CFD">
                    <w:rPr>
                      <w:rFonts w:cs="Arial"/>
                      <w:color w:val="FF0000"/>
                      <w:sz w:val="16"/>
                      <w:szCs w:val="16"/>
                    </w:rPr>
                    <w:t>16</w:t>
                  </w:r>
                </w:p>
              </w:tc>
              <w:tc>
                <w:tcPr>
                  <w:tcW w:w="37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92CB92" w14:textId="77777777" w:rsidR="00854CFD" w:rsidRPr="00854CFD" w:rsidRDefault="00854CFD" w:rsidP="00854CFD">
                  <w:pPr>
                    <w:pStyle w:val="TAC"/>
                    <w:rPr>
                      <w:rFonts w:cs="Arial"/>
                      <w:color w:val="FF0000"/>
                      <w:sz w:val="16"/>
                      <w:szCs w:val="16"/>
                    </w:rPr>
                  </w:pPr>
                  <w:r w:rsidRPr="00854CFD">
                    <w:rPr>
                      <w:rFonts w:cs="Arial"/>
                      <w:color w:val="FF0000"/>
                      <w:sz w:val="16"/>
                      <w:szCs w:val="16"/>
                    </w:rPr>
                    <w:t>{1, 2, 4, 5, 8,10,20,40}</w:t>
                  </w:r>
                </w:p>
              </w:tc>
            </w:tr>
            <w:tr w:rsidR="00854CFD" w:rsidRPr="00854CFD" w14:paraId="6D7172BA" w14:textId="77777777" w:rsidTr="00E357FF">
              <w:trPr>
                <w:jc w:val="center"/>
              </w:trPr>
              <w:tc>
                <w:tcPr>
                  <w:tcW w:w="332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A2B445" w14:textId="77777777" w:rsidR="00854CFD" w:rsidRPr="00854CFD" w:rsidRDefault="00854CFD" w:rsidP="00854CFD">
                  <w:pPr>
                    <w:pStyle w:val="TAC"/>
                    <w:rPr>
                      <w:rFonts w:cs="Arial"/>
                      <w:color w:val="FF0000"/>
                      <w:sz w:val="16"/>
                      <w:szCs w:val="16"/>
                    </w:rPr>
                  </w:pPr>
                  <w:r w:rsidRPr="00854CFD">
                    <w:rPr>
                      <w:rFonts w:cs="Arial"/>
                      <w:color w:val="FF0000"/>
                      <w:sz w:val="16"/>
                      <w:szCs w:val="16"/>
                    </w:rPr>
                    <w:t>20</w:t>
                  </w:r>
                </w:p>
              </w:tc>
              <w:tc>
                <w:tcPr>
                  <w:tcW w:w="37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EA7402" w14:textId="77777777" w:rsidR="00854CFD" w:rsidRPr="00854CFD" w:rsidRDefault="00854CFD" w:rsidP="00854CFD">
                  <w:pPr>
                    <w:pStyle w:val="TAC"/>
                    <w:rPr>
                      <w:rFonts w:cs="Arial"/>
                      <w:color w:val="FF0000"/>
                      <w:sz w:val="16"/>
                      <w:szCs w:val="16"/>
                    </w:rPr>
                  </w:pPr>
                  <w:r w:rsidRPr="00854CFD">
                    <w:rPr>
                      <w:rFonts w:cs="Arial"/>
                      <w:color w:val="FF0000"/>
                      <w:sz w:val="16"/>
                      <w:szCs w:val="16"/>
                    </w:rPr>
                    <w:t>{1, 2, 4, 8,16, 32}</w:t>
                  </w:r>
                </w:p>
              </w:tc>
            </w:tr>
            <w:tr w:rsidR="00854CFD" w:rsidRPr="00854CFD" w14:paraId="13392EE1" w14:textId="77777777" w:rsidTr="00E357FF">
              <w:trPr>
                <w:jc w:val="center"/>
              </w:trPr>
              <w:tc>
                <w:tcPr>
                  <w:tcW w:w="332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44B291B" w14:textId="77777777" w:rsidR="00854CFD" w:rsidRPr="00854CFD" w:rsidRDefault="00854CFD" w:rsidP="00854CFD">
                  <w:pPr>
                    <w:pStyle w:val="TAC"/>
                    <w:rPr>
                      <w:rFonts w:cs="Arial"/>
                      <w:color w:val="FF0000"/>
                      <w:sz w:val="16"/>
                      <w:szCs w:val="16"/>
                    </w:rPr>
                  </w:pPr>
                  <w:r w:rsidRPr="00854CFD">
                    <w:rPr>
                      <w:rFonts w:cs="Arial"/>
                      <w:color w:val="FF0000"/>
                      <w:sz w:val="16"/>
                      <w:szCs w:val="16"/>
                    </w:rPr>
                    <w:t>32</w:t>
                  </w:r>
                </w:p>
              </w:tc>
              <w:tc>
                <w:tcPr>
                  <w:tcW w:w="37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74BB10" w14:textId="77777777" w:rsidR="00854CFD" w:rsidRPr="00854CFD" w:rsidRDefault="00854CFD" w:rsidP="00854CFD">
                  <w:pPr>
                    <w:pStyle w:val="TAC"/>
                    <w:rPr>
                      <w:rFonts w:cs="Arial"/>
                      <w:color w:val="FF0000"/>
                      <w:sz w:val="16"/>
                      <w:szCs w:val="16"/>
                    </w:rPr>
                  </w:pPr>
                  <w:r w:rsidRPr="00854CFD">
                    <w:rPr>
                      <w:rFonts w:cs="Arial"/>
                      <w:color w:val="FF0000"/>
                      <w:sz w:val="16"/>
                      <w:szCs w:val="16"/>
                    </w:rPr>
                    <w:t>{1, 2, 4, 5, 10, 20}</w:t>
                  </w:r>
                </w:p>
              </w:tc>
            </w:tr>
            <w:tr w:rsidR="00854CFD" w:rsidRPr="00854CFD" w14:paraId="34478D79" w14:textId="77777777" w:rsidTr="00E357FF">
              <w:trPr>
                <w:jc w:val="center"/>
              </w:trPr>
              <w:tc>
                <w:tcPr>
                  <w:tcW w:w="332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3C82DF4" w14:textId="77777777" w:rsidR="00854CFD" w:rsidRPr="00854CFD" w:rsidRDefault="00854CFD" w:rsidP="00854CFD">
                  <w:pPr>
                    <w:pStyle w:val="TAC"/>
                    <w:rPr>
                      <w:rFonts w:cs="Arial"/>
                      <w:color w:val="FF0000"/>
                      <w:sz w:val="16"/>
                      <w:szCs w:val="16"/>
                    </w:rPr>
                  </w:pPr>
                  <w:r w:rsidRPr="00854CFD">
                    <w:rPr>
                      <w:rFonts w:cs="Arial"/>
                      <w:color w:val="FF0000"/>
                      <w:sz w:val="16"/>
                      <w:szCs w:val="16"/>
                    </w:rPr>
                    <w:t>40</w:t>
                  </w:r>
                </w:p>
              </w:tc>
              <w:tc>
                <w:tcPr>
                  <w:tcW w:w="37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97B6AC" w14:textId="77777777" w:rsidR="00854CFD" w:rsidRPr="00854CFD" w:rsidRDefault="00854CFD" w:rsidP="00854CFD">
                  <w:pPr>
                    <w:pStyle w:val="TAC"/>
                    <w:rPr>
                      <w:rFonts w:cs="Arial"/>
                      <w:color w:val="FF0000"/>
                      <w:sz w:val="16"/>
                      <w:szCs w:val="16"/>
                    </w:rPr>
                  </w:pPr>
                  <w:r w:rsidRPr="00854CFD">
                    <w:rPr>
                      <w:rFonts w:cs="Arial"/>
                      <w:color w:val="FF0000"/>
                      <w:sz w:val="16"/>
                      <w:szCs w:val="16"/>
                    </w:rPr>
                    <w:t>{1, 2, 4, 8, 16}</w:t>
                  </w:r>
                </w:p>
              </w:tc>
            </w:tr>
            <w:tr w:rsidR="00854CFD" w:rsidRPr="00854CFD" w14:paraId="460AC334" w14:textId="77777777" w:rsidTr="00E357FF">
              <w:trPr>
                <w:jc w:val="center"/>
              </w:trPr>
              <w:tc>
                <w:tcPr>
                  <w:tcW w:w="332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0B1C26" w14:textId="77777777" w:rsidR="00854CFD" w:rsidRPr="00854CFD" w:rsidRDefault="00854CFD" w:rsidP="00854CFD">
                  <w:pPr>
                    <w:pStyle w:val="TAC"/>
                    <w:rPr>
                      <w:rFonts w:cs="Arial"/>
                      <w:color w:val="FF0000"/>
                      <w:sz w:val="16"/>
                      <w:szCs w:val="16"/>
                    </w:rPr>
                  </w:pPr>
                  <w:r w:rsidRPr="00854CFD">
                    <w:rPr>
                      <w:rFonts w:cs="Arial"/>
                      <w:color w:val="FF0000"/>
                      <w:sz w:val="16"/>
                      <w:szCs w:val="16"/>
                    </w:rPr>
                    <w:t>64</w:t>
                  </w:r>
                </w:p>
              </w:tc>
              <w:tc>
                <w:tcPr>
                  <w:tcW w:w="37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439DD5" w14:textId="77777777" w:rsidR="00854CFD" w:rsidRPr="00854CFD" w:rsidRDefault="00854CFD" w:rsidP="00854CFD">
                  <w:pPr>
                    <w:pStyle w:val="TAC"/>
                    <w:rPr>
                      <w:rFonts w:cs="Arial"/>
                      <w:color w:val="FF0000"/>
                      <w:sz w:val="16"/>
                      <w:szCs w:val="16"/>
                    </w:rPr>
                  </w:pPr>
                  <w:r w:rsidRPr="00854CFD">
                    <w:rPr>
                      <w:rFonts w:cs="Arial"/>
                      <w:color w:val="FF0000"/>
                      <w:sz w:val="16"/>
                      <w:szCs w:val="16"/>
                    </w:rPr>
                    <w:t>{1, 2, 5, 10}</w:t>
                  </w:r>
                </w:p>
              </w:tc>
            </w:tr>
            <w:tr w:rsidR="00854CFD" w:rsidRPr="00854CFD" w14:paraId="58D4F4E3" w14:textId="77777777" w:rsidTr="00E357FF">
              <w:trPr>
                <w:jc w:val="center"/>
              </w:trPr>
              <w:tc>
                <w:tcPr>
                  <w:tcW w:w="332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5EF7F07" w14:textId="77777777" w:rsidR="00854CFD" w:rsidRPr="00854CFD" w:rsidRDefault="00854CFD" w:rsidP="00854CFD">
                  <w:pPr>
                    <w:pStyle w:val="TAC"/>
                    <w:rPr>
                      <w:rFonts w:cs="Arial"/>
                      <w:color w:val="FF0000"/>
                      <w:sz w:val="16"/>
                      <w:szCs w:val="16"/>
                    </w:rPr>
                  </w:pPr>
                  <w:r w:rsidRPr="00854CFD">
                    <w:rPr>
                      <w:rFonts w:cs="Arial"/>
                      <w:color w:val="FF0000"/>
                      <w:sz w:val="16"/>
                      <w:szCs w:val="16"/>
                    </w:rPr>
                    <w:t>80</w:t>
                  </w:r>
                </w:p>
              </w:tc>
              <w:tc>
                <w:tcPr>
                  <w:tcW w:w="37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E900EA" w14:textId="77777777" w:rsidR="00854CFD" w:rsidRPr="00854CFD" w:rsidRDefault="00854CFD" w:rsidP="00854CFD">
                  <w:pPr>
                    <w:pStyle w:val="TAC"/>
                    <w:rPr>
                      <w:rFonts w:cs="Arial"/>
                      <w:color w:val="FF0000"/>
                      <w:sz w:val="16"/>
                      <w:szCs w:val="16"/>
                    </w:rPr>
                  </w:pPr>
                  <w:r w:rsidRPr="00854CFD">
                    <w:rPr>
                      <w:rFonts w:cs="Arial"/>
                      <w:color w:val="FF0000"/>
                      <w:sz w:val="16"/>
                      <w:szCs w:val="16"/>
                    </w:rPr>
                    <w:t>{1, 2, 4, 8}</w:t>
                  </w:r>
                </w:p>
              </w:tc>
            </w:tr>
            <w:tr w:rsidR="00854CFD" w:rsidRPr="00854CFD" w14:paraId="4EE2BEE6" w14:textId="77777777" w:rsidTr="00E357FF">
              <w:trPr>
                <w:jc w:val="center"/>
              </w:trPr>
              <w:tc>
                <w:tcPr>
                  <w:tcW w:w="332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CC3873F" w14:textId="77777777" w:rsidR="00854CFD" w:rsidRPr="00854CFD" w:rsidRDefault="00854CFD" w:rsidP="00854CFD">
                  <w:pPr>
                    <w:pStyle w:val="TAC"/>
                    <w:rPr>
                      <w:rFonts w:cs="Arial"/>
                      <w:color w:val="FF0000"/>
                      <w:sz w:val="16"/>
                      <w:szCs w:val="16"/>
                    </w:rPr>
                  </w:pPr>
                  <w:r w:rsidRPr="00854CFD">
                    <w:rPr>
                      <w:rFonts w:cs="Arial"/>
                      <w:color w:val="FF0000"/>
                      <w:sz w:val="16"/>
                      <w:szCs w:val="16"/>
                    </w:rPr>
                    <w:t>128</w:t>
                  </w:r>
                </w:p>
              </w:tc>
              <w:tc>
                <w:tcPr>
                  <w:tcW w:w="37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287378" w14:textId="77777777" w:rsidR="00854CFD" w:rsidRPr="00854CFD" w:rsidRDefault="00854CFD" w:rsidP="00854CFD">
                  <w:pPr>
                    <w:pStyle w:val="TAC"/>
                    <w:rPr>
                      <w:rFonts w:cs="Arial"/>
                      <w:color w:val="FF0000"/>
                      <w:sz w:val="16"/>
                      <w:szCs w:val="16"/>
                    </w:rPr>
                  </w:pPr>
                  <w:r w:rsidRPr="00854CFD">
                    <w:rPr>
                      <w:rFonts w:cs="Arial"/>
                      <w:color w:val="FF0000"/>
                      <w:sz w:val="16"/>
                      <w:szCs w:val="16"/>
                    </w:rPr>
                    <w:t>{1, 5}</w:t>
                  </w:r>
                </w:p>
              </w:tc>
            </w:tr>
            <w:tr w:rsidR="00854CFD" w:rsidRPr="00854CFD" w14:paraId="69B48914" w14:textId="77777777" w:rsidTr="00E357FF">
              <w:trPr>
                <w:jc w:val="center"/>
              </w:trPr>
              <w:tc>
                <w:tcPr>
                  <w:tcW w:w="332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BC26494" w14:textId="77777777" w:rsidR="00854CFD" w:rsidRPr="00854CFD" w:rsidRDefault="00854CFD" w:rsidP="00854CFD">
                  <w:pPr>
                    <w:pStyle w:val="TAC"/>
                    <w:rPr>
                      <w:rFonts w:cs="Arial"/>
                      <w:color w:val="FF0000"/>
                      <w:sz w:val="16"/>
                      <w:szCs w:val="16"/>
                    </w:rPr>
                  </w:pPr>
                  <w:r w:rsidRPr="00854CFD">
                    <w:rPr>
                      <w:rFonts w:cs="Arial"/>
                      <w:color w:val="FF0000"/>
                      <w:sz w:val="16"/>
                      <w:szCs w:val="16"/>
                    </w:rPr>
                    <w:t>160</w:t>
                  </w:r>
                </w:p>
              </w:tc>
              <w:tc>
                <w:tcPr>
                  <w:tcW w:w="37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99789B" w14:textId="77777777" w:rsidR="00854CFD" w:rsidRPr="00854CFD" w:rsidRDefault="00854CFD" w:rsidP="00854CFD">
                  <w:pPr>
                    <w:pStyle w:val="TAC"/>
                    <w:rPr>
                      <w:rFonts w:cs="Arial"/>
                      <w:color w:val="FF0000"/>
                      <w:sz w:val="16"/>
                      <w:szCs w:val="16"/>
                    </w:rPr>
                  </w:pPr>
                  <w:r w:rsidRPr="00854CFD">
                    <w:rPr>
                      <w:rFonts w:cs="Arial"/>
                      <w:color w:val="FF0000"/>
                      <w:sz w:val="16"/>
                      <w:szCs w:val="16"/>
                    </w:rPr>
                    <w:t>{1, 2, 4}</w:t>
                  </w:r>
                </w:p>
              </w:tc>
            </w:tr>
            <w:tr w:rsidR="00854CFD" w:rsidRPr="00854CFD" w14:paraId="3101A973" w14:textId="77777777" w:rsidTr="00E357FF">
              <w:trPr>
                <w:jc w:val="center"/>
              </w:trPr>
              <w:tc>
                <w:tcPr>
                  <w:tcW w:w="332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DFBBC00" w14:textId="77777777" w:rsidR="00854CFD" w:rsidRPr="00854CFD" w:rsidRDefault="00854CFD" w:rsidP="00854CFD">
                  <w:pPr>
                    <w:pStyle w:val="TAC"/>
                    <w:rPr>
                      <w:rFonts w:cs="Arial"/>
                      <w:color w:val="FF0000"/>
                      <w:sz w:val="16"/>
                      <w:szCs w:val="16"/>
                    </w:rPr>
                  </w:pPr>
                  <w:r w:rsidRPr="00854CFD">
                    <w:rPr>
                      <w:rFonts w:cs="Arial"/>
                      <w:color w:val="FF0000"/>
                      <w:sz w:val="16"/>
                      <w:szCs w:val="16"/>
                    </w:rPr>
                    <w:t>320</w:t>
                  </w:r>
                </w:p>
              </w:tc>
              <w:tc>
                <w:tcPr>
                  <w:tcW w:w="37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D682FE1" w14:textId="77777777" w:rsidR="00854CFD" w:rsidRPr="00854CFD" w:rsidRDefault="00854CFD" w:rsidP="00854CFD">
                  <w:pPr>
                    <w:pStyle w:val="TAC"/>
                    <w:rPr>
                      <w:rFonts w:cs="Arial"/>
                      <w:color w:val="FF0000"/>
                      <w:sz w:val="16"/>
                      <w:szCs w:val="16"/>
                    </w:rPr>
                  </w:pPr>
                  <w:r w:rsidRPr="00854CFD">
                    <w:rPr>
                      <w:rFonts w:cs="Arial"/>
                      <w:color w:val="FF0000"/>
                      <w:sz w:val="16"/>
                      <w:szCs w:val="16"/>
                    </w:rPr>
                    <w:t>{1, 2}</w:t>
                  </w:r>
                </w:p>
              </w:tc>
            </w:tr>
            <w:tr w:rsidR="00854CFD" w:rsidRPr="00854CFD" w14:paraId="00256FAD" w14:textId="77777777" w:rsidTr="00E357FF">
              <w:trPr>
                <w:jc w:val="center"/>
              </w:trPr>
              <w:tc>
                <w:tcPr>
                  <w:tcW w:w="332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7CE6B08" w14:textId="77777777" w:rsidR="00854CFD" w:rsidRPr="00854CFD" w:rsidRDefault="00854CFD" w:rsidP="00854CFD">
                  <w:pPr>
                    <w:pStyle w:val="TAC"/>
                    <w:rPr>
                      <w:rFonts w:cs="Arial"/>
                      <w:color w:val="FF0000"/>
                      <w:sz w:val="16"/>
                      <w:szCs w:val="16"/>
                    </w:rPr>
                  </w:pPr>
                  <w:r w:rsidRPr="00854CFD">
                    <w:rPr>
                      <w:rFonts w:cs="Arial"/>
                      <w:color w:val="FF0000"/>
                      <w:sz w:val="16"/>
                      <w:szCs w:val="16"/>
                    </w:rPr>
                    <w:t>640</w:t>
                  </w:r>
                </w:p>
              </w:tc>
              <w:tc>
                <w:tcPr>
                  <w:tcW w:w="37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ECEBF9" w14:textId="77777777" w:rsidR="00854CFD" w:rsidRPr="00854CFD" w:rsidRDefault="00854CFD" w:rsidP="00854CFD">
                  <w:pPr>
                    <w:pStyle w:val="TAC"/>
                    <w:rPr>
                      <w:rFonts w:cs="Arial"/>
                      <w:color w:val="FF0000"/>
                      <w:sz w:val="16"/>
                      <w:szCs w:val="16"/>
                    </w:rPr>
                  </w:pPr>
                  <w:r w:rsidRPr="00854CFD">
                    <w:rPr>
                      <w:rFonts w:cs="Arial"/>
                      <w:color w:val="FF0000"/>
                      <w:sz w:val="16"/>
                      <w:szCs w:val="16"/>
                    </w:rPr>
                    <w:t>{1</w:t>
                  </w:r>
                  <w:r w:rsidRPr="00854CFD">
                    <w:rPr>
                      <w:rFonts w:cs="Arial"/>
                      <w:color w:val="FF0000"/>
                      <w:sz w:val="16"/>
                      <w:szCs w:val="16"/>
                      <w:lang w:eastAsia="zh-CN"/>
                    </w:rPr>
                    <w:t xml:space="preserve"> </w:t>
                  </w:r>
                  <w:r w:rsidRPr="00854CFD">
                    <w:rPr>
                      <w:rFonts w:cs="Arial"/>
                      <w:color w:val="FF0000"/>
                      <w:sz w:val="16"/>
                      <w:szCs w:val="16"/>
                    </w:rPr>
                    <w:t>}</w:t>
                  </w:r>
                </w:p>
              </w:tc>
            </w:tr>
          </w:tbl>
          <w:p w14:paraId="3739E683" w14:textId="77777777" w:rsidR="00854CFD" w:rsidRPr="00854CFD" w:rsidRDefault="00854CFD" w:rsidP="00854CFD">
            <w:pPr>
              <w:overflowPunct w:val="0"/>
              <w:autoSpaceDE w:val="0"/>
              <w:autoSpaceDN w:val="0"/>
              <w:spacing w:line="252" w:lineRule="auto"/>
              <w:jc w:val="center"/>
              <w:textAlignment w:val="baseline"/>
              <w:rPr>
                <w:rFonts w:ascii="Arial" w:eastAsia="Malgun Gothic" w:hAnsi="Arial" w:cs="Arial"/>
                <w:b/>
                <w:bCs/>
                <w:color w:val="FF0000"/>
                <w:sz w:val="16"/>
                <w:szCs w:val="16"/>
                <w:lang w:val="en-US" w:eastAsia="zh-CN"/>
              </w:rPr>
            </w:pPr>
          </w:p>
          <w:p w14:paraId="434CFEF1" w14:textId="77777777" w:rsidR="00854CFD" w:rsidRPr="00854CFD" w:rsidRDefault="00854CFD" w:rsidP="00854CFD">
            <w:pPr>
              <w:overflowPunct w:val="0"/>
              <w:autoSpaceDE w:val="0"/>
              <w:autoSpaceDN w:val="0"/>
              <w:spacing w:line="252" w:lineRule="auto"/>
              <w:jc w:val="center"/>
              <w:textAlignment w:val="baseline"/>
              <w:rPr>
                <w:rFonts w:ascii="Arial" w:hAnsi="Arial" w:cs="Arial"/>
                <w:b/>
                <w:bCs/>
                <w:color w:val="FF0000"/>
                <w:sz w:val="16"/>
                <w:szCs w:val="16"/>
                <w:lang w:eastAsia="zh-CN"/>
              </w:rPr>
            </w:pPr>
            <w:r w:rsidRPr="00854CFD">
              <w:rPr>
                <w:rFonts w:ascii="Arial" w:hAnsi="Arial" w:cs="Arial"/>
                <w:b/>
                <w:bCs/>
                <w:color w:val="FF0000"/>
                <w:sz w:val="16"/>
                <w:szCs w:val="16"/>
                <w:lang w:eastAsia="zh-CN"/>
              </w:rPr>
              <w:t>&lt; Unchanged text omitted &gt;</w:t>
            </w:r>
          </w:p>
          <w:p w14:paraId="7BDD331F" w14:textId="77777777" w:rsidR="00854CFD" w:rsidRPr="00854CFD" w:rsidRDefault="00854CFD" w:rsidP="00854CFD">
            <w:pPr>
              <w:overflowPunct w:val="0"/>
              <w:autoSpaceDE w:val="0"/>
              <w:autoSpaceDN w:val="0"/>
              <w:spacing w:line="252" w:lineRule="auto"/>
              <w:jc w:val="center"/>
              <w:textAlignment w:val="baseline"/>
              <w:rPr>
                <w:rFonts w:ascii="Arial" w:hAnsi="Arial" w:cs="Arial"/>
                <w:b/>
                <w:bCs/>
                <w:color w:val="FF0000"/>
                <w:sz w:val="16"/>
                <w:szCs w:val="16"/>
                <w:lang w:eastAsia="zh-CN"/>
              </w:rPr>
            </w:pPr>
          </w:p>
        </w:tc>
      </w:tr>
    </w:tbl>
    <w:p w14:paraId="2AC9E972" w14:textId="77777777" w:rsidR="00854CFD" w:rsidRPr="00854CFD" w:rsidRDefault="00854CFD" w:rsidP="00854CFD">
      <w:pPr>
        <w:rPr>
          <w:lang w:eastAsia="zh-CN"/>
        </w:rPr>
      </w:pPr>
    </w:p>
    <w:p w14:paraId="1F0D82B9" w14:textId="77777777" w:rsidR="00854CFD" w:rsidRPr="00854CFD" w:rsidRDefault="00854CFD" w:rsidP="00854CFD">
      <w:pPr>
        <w:rPr>
          <w:rFonts w:eastAsia="Malgun Gothic"/>
          <w:szCs w:val="20"/>
          <w:lang w:val="en-US" w:eastAsia="ko-KR"/>
        </w:rPr>
      </w:pPr>
      <w:r w:rsidRPr="00854CFD">
        <w:rPr>
          <w:szCs w:val="20"/>
          <w:highlight w:val="green"/>
        </w:rPr>
        <w:t>Agreement</w:t>
      </w:r>
    </w:p>
    <w:p w14:paraId="645CB18C" w14:textId="77777777" w:rsidR="00854CFD" w:rsidRPr="00854CFD" w:rsidRDefault="00854CFD" w:rsidP="00854CFD">
      <w:pPr>
        <w:rPr>
          <w:rFonts w:eastAsia="Malgun Gothic"/>
          <w:lang w:eastAsia="zh-CN"/>
        </w:rPr>
      </w:pPr>
      <w:r w:rsidRPr="00854CFD">
        <w:rPr>
          <w:lang w:eastAsia="zh-CN"/>
        </w:rPr>
        <w:t>Only fallback DCI is supported for CG-SDT.</w:t>
      </w:r>
    </w:p>
    <w:p w14:paraId="5314267E" w14:textId="77777777" w:rsidR="00854CFD" w:rsidRPr="00854CFD" w:rsidRDefault="00854CFD" w:rsidP="00854CFD">
      <w:pPr>
        <w:rPr>
          <w:lang w:eastAsia="zh-CN"/>
        </w:rPr>
      </w:pPr>
    </w:p>
    <w:p w14:paraId="4715996C" w14:textId="77777777" w:rsidR="00854CFD" w:rsidRPr="00854CFD" w:rsidRDefault="00854CFD" w:rsidP="00854CFD">
      <w:pPr>
        <w:rPr>
          <w:rFonts w:eastAsia="Malgun Gothic"/>
          <w:szCs w:val="20"/>
          <w:lang w:val="en-US" w:eastAsia="ko-KR"/>
        </w:rPr>
      </w:pPr>
      <w:r w:rsidRPr="00854CFD">
        <w:rPr>
          <w:szCs w:val="20"/>
          <w:highlight w:val="green"/>
        </w:rPr>
        <w:t>Agreement</w:t>
      </w:r>
    </w:p>
    <w:p w14:paraId="22ABA26C" w14:textId="77777777" w:rsidR="00854CFD" w:rsidRPr="00854CFD" w:rsidRDefault="00854CFD" w:rsidP="00854CFD">
      <w:pPr>
        <w:rPr>
          <w:szCs w:val="20"/>
          <w:lang w:eastAsia="zh-CN"/>
        </w:rPr>
      </w:pPr>
      <w:r w:rsidRPr="00854CFD">
        <w:rPr>
          <w:szCs w:val="20"/>
          <w:lang w:eastAsia="zh-CN"/>
        </w:rPr>
        <w:t>The following TP is endorsed for the editor’s CR on TS38.213.</w:t>
      </w:r>
    </w:p>
    <w:tbl>
      <w:tblPr>
        <w:tblW w:w="10091" w:type="dxa"/>
        <w:tblInd w:w="105" w:type="dxa"/>
        <w:tblCellMar>
          <w:left w:w="0" w:type="dxa"/>
          <w:right w:w="0" w:type="dxa"/>
        </w:tblCellMar>
        <w:tblLook w:val="04A0" w:firstRow="1" w:lastRow="0" w:firstColumn="1" w:lastColumn="0" w:noHBand="0" w:noVBand="1"/>
      </w:tblPr>
      <w:tblGrid>
        <w:gridCol w:w="10091"/>
      </w:tblGrid>
      <w:tr w:rsidR="00854CFD" w:rsidRPr="00854CFD" w14:paraId="2968692B" w14:textId="77777777" w:rsidTr="00854CFD">
        <w:tc>
          <w:tcPr>
            <w:tcW w:w="100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D82C913" w14:textId="777B530D" w:rsidR="00854CFD" w:rsidRPr="00854CFD" w:rsidRDefault="00854CFD" w:rsidP="00854CFD">
            <w:pPr>
              <w:rPr>
                <w:rFonts w:ascii="Arial" w:hAnsi="Arial" w:cs="Arial"/>
                <w:sz w:val="16"/>
                <w:szCs w:val="16"/>
                <w:lang w:eastAsia="x-none"/>
              </w:rPr>
            </w:pPr>
            <w:r w:rsidRPr="00854CFD">
              <w:rPr>
                <w:rFonts w:ascii="Arial" w:hAnsi="Arial" w:cs="Arial"/>
                <w:b/>
                <w:bCs/>
                <w:sz w:val="16"/>
                <w:szCs w:val="16"/>
              </w:rPr>
              <w:t>10.1</w:t>
            </w:r>
            <w:r w:rsidRPr="00854CFD">
              <w:rPr>
                <w:rFonts w:ascii="Arial" w:hAnsi="Arial" w:cs="Arial"/>
                <w:sz w:val="16"/>
                <w:szCs w:val="16"/>
                <w:lang w:eastAsia="x-none"/>
              </w:rPr>
              <w:tab/>
            </w:r>
            <w:r w:rsidRPr="00854CFD">
              <w:rPr>
                <w:rFonts w:ascii="Arial" w:hAnsi="Arial" w:cs="Arial"/>
                <w:b/>
                <w:bCs/>
                <w:sz w:val="16"/>
                <w:szCs w:val="16"/>
              </w:rPr>
              <w:t xml:space="preserve">UE procedure for determining physical downlink control channel assignment </w:t>
            </w:r>
          </w:p>
          <w:p w14:paraId="0D68AE74" w14:textId="77777777" w:rsidR="00854CFD" w:rsidRPr="00854CFD" w:rsidRDefault="00854CFD" w:rsidP="00854CFD">
            <w:pPr>
              <w:autoSpaceDE w:val="0"/>
              <w:autoSpaceDN w:val="0"/>
              <w:spacing w:line="252" w:lineRule="auto"/>
              <w:jc w:val="center"/>
              <w:rPr>
                <w:rFonts w:ascii="Arial" w:hAnsi="Arial" w:cs="Arial"/>
                <w:sz w:val="16"/>
                <w:szCs w:val="16"/>
                <w:lang w:eastAsia="ko-KR"/>
              </w:rPr>
            </w:pPr>
            <w:r w:rsidRPr="00854CFD">
              <w:rPr>
                <w:rFonts w:ascii="Arial" w:hAnsi="Arial" w:cs="Arial"/>
                <w:color w:val="C00000"/>
                <w:sz w:val="16"/>
                <w:szCs w:val="16"/>
              </w:rPr>
              <w:lastRenderedPageBreak/>
              <w:t>&lt; Start of text proposal&gt;</w:t>
            </w:r>
          </w:p>
          <w:p w14:paraId="03F955BC" w14:textId="77777777" w:rsidR="00854CFD" w:rsidRPr="00854CFD" w:rsidRDefault="00854CFD" w:rsidP="00854CFD">
            <w:pPr>
              <w:autoSpaceDE w:val="0"/>
              <w:autoSpaceDN w:val="0"/>
              <w:spacing w:line="252" w:lineRule="auto"/>
              <w:rPr>
                <w:rFonts w:ascii="Arial" w:hAnsi="Arial" w:cs="Arial"/>
                <w:sz w:val="16"/>
                <w:szCs w:val="16"/>
                <w:lang w:eastAsia="ja-JP"/>
              </w:rPr>
            </w:pPr>
            <w:r w:rsidRPr="00854CFD">
              <w:rPr>
                <w:rFonts w:ascii="Arial" w:hAnsi="Arial" w:cs="Arial"/>
                <w:sz w:val="16"/>
                <w:szCs w:val="16"/>
              </w:rPr>
              <w:t xml:space="preserve">For a DL BWP, if a UE is not provided </w:t>
            </w:r>
            <w:r w:rsidRPr="00854CFD">
              <w:rPr>
                <w:rFonts w:ascii="Arial" w:hAnsi="Arial" w:cs="Arial"/>
                <w:i/>
                <w:iCs/>
                <w:sz w:val="16"/>
                <w:szCs w:val="16"/>
              </w:rPr>
              <w:t>ra-SearchSpace</w:t>
            </w:r>
            <w:r w:rsidRPr="00854CFD">
              <w:rPr>
                <w:rFonts w:ascii="Arial" w:hAnsi="Arial" w:cs="Arial"/>
                <w:sz w:val="16"/>
                <w:szCs w:val="16"/>
              </w:rPr>
              <w:t xml:space="preserve"> for Type1-PDCCH CSS set, the UE does not monitor PDCCH for Type1-PDCCH CSS set on the DL BWP</w:t>
            </w:r>
            <w:r w:rsidRPr="00854CFD">
              <w:rPr>
                <w:rFonts w:ascii="Arial" w:hAnsi="Arial" w:cs="Arial"/>
                <w:sz w:val="16"/>
                <w:szCs w:val="16"/>
                <w:lang w:eastAsia="zh-CN"/>
              </w:rPr>
              <w:t xml:space="preserve">. </w:t>
            </w:r>
            <w:r w:rsidRPr="00854CFD">
              <w:rPr>
                <w:rFonts w:ascii="Arial" w:hAnsi="Arial" w:cs="Arial"/>
                <w:sz w:val="16"/>
                <w:szCs w:val="16"/>
                <w:lang w:eastAsia="ja-JP"/>
              </w:rPr>
              <w:t xml:space="preserve">If the UE has not been provided a Type3-PDCCH CSS set or a USS set and the UE has received a C-RNTI and has been provided a Type1-PDCCH CSS set, the UE monitors PDCCH candidates for DCI format 0_0 and DCI format 1_0 with CRC scrambled by the C-RNTI in the Type1-PDCCH CSS set. </w:t>
            </w:r>
            <w:r w:rsidRPr="00854CFD">
              <w:rPr>
                <w:rFonts w:ascii="Arial" w:hAnsi="Arial" w:cs="Arial"/>
                <w:sz w:val="16"/>
                <w:szCs w:val="16"/>
              </w:rPr>
              <w:t xml:space="preserve">If the UE has not been provided </w:t>
            </w:r>
            <w:r w:rsidRPr="00854CFD">
              <w:rPr>
                <w:rFonts w:ascii="Arial" w:hAnsi="Arial" w:cs="Arial"/>
                <w:i/>
                <w:iCs/>
                <w:sz w:val="16"/>
                <w:szCs w:val="16"/>
                <w:lang w:eastAsia="zh-CN"/>
              </w:rPr>
              <w:t>sdt-SearchSpace</w:t>
            </w:r>
            <w:r w:rsidRPr="00854CFD">
              <w:rPr>
                <w:rFonts w:ascii="Arial" w:hAnsi="Arial" w:cs="Arial"/>
                <w:sz w:val="16"/>
                <w:szCs w:val="16"/>
              </w:rPr>
              <w:t xml:space="preserve"> for Type1A-PDCCH CSS set</w:t>
            </w:r>
            <w:r w:rsidRPr="00854CFD">
              <w:rPr>
                <w:rFonts w:ascii="Arial" w:hAnsi="Arial" w:cs="Arial"/>
                <w:color w:val="FF0000"/>
                <w:sz w:val="16"/>
                <w:szCs w:val="16"/>
                <w:lang w:eastAsia="zh-CN"/>
              </w:rPr>
              <w:t xml:space="preserve"> or </w:t>
            </w:r>
            <w:r w:rsidRPr="00854CFD">
              <w:rPr>
                <w:rFonts w:ascii="Arial" w:hAnsi="Arial" w:cs="Arial"/>
                <w:i/>
                <w:iCs/>
                <w:color w:val="FF0000"/>
                <w:sz w:val="16"/>
                <w:szCs w:val="16"/>
                <w:lang w:eastAsia="zh-CN"/>
              </w:rPr>
              <w:t xml:space="preserve">sdt-CG-SearchSpace </w:t>
            </w:r>
            <w:r w:rsidRPr="00854CFD">
              <w:rPr>
                <w:rFonts w:ascii="Arial" w:hAnsi="Arial" w:cs="Arial"/>
                <w:color w:val="FF0000"/>
                <w:sz w:val="16"/>
                <w:szCs w:val="16"/>
                <w:lang w:eastAsia="zh-CN"/>
              </w:rPr>
              <w:t>for a USS set</w:t>
            </w:r>
            <w:r w:rsidRPr="00854CFD">
              <w:rPr>
                <w:rFonts w:ascii="Arial" w:hAnsi="Arial" w:cs="Arial"/>
                <w:sz w:val="16"/>
                <w:szCs w:val="16"/>
              </w:rPr>
              <w:t xml:space="preserve">, the UE </w:t>
            </w:r>
            <w:r w:rsidRPr="00854CFD">
              <w:rPr>
                <w:rFonts w:ascii="Arial" w:hAnsi="Arial" w:cs="Arial"/>
                <w:sz w:val="16"/>
                <w:szCs w:val="16"/>
                <w:lang w:eastAsia="ja-JP"/>
              </w:rPr>
              <w:t>monitors PDCCH candidates for DCI format 0_0 and DCI format 1_0 with CRC scrambled by the C-RNTI in the Type1-PDCCH CSS set as described in clause 19.2.</w:t>
            </w:r>
          </w:p>
          <w:p w14:paraId="0F5ACC9D" w14:textId="77777777" w:rsidR="00854CFD" w:rsidRPr="00854CFD" w:rsidRDefault="00854CFD" w:rsidP="00854CFD">
            <w:pPr>
              <w:overflowPunct w:val="0"/>
              <w:autoSpaceDE w:val="0"/>
              <w:autoSpaceDN w:val="0"/>
              <w:spacing w:line="252" w:lineRule="auto"/>
              <w:jc w:val="center"/>
              <w:textAlignment w:val="baseline"/>
              <w:rPr>
                <w:rFonts w:ascii="Arial" w:hAnsi="Arial" w:cs="Arial"/>
                <w:sz w:val="16"/>
                <w:szCs w:val="16"/>
                <w:lang w:eastAsia="zh-CN"/>
              </w:rPr>
            </w:pPr>
            <w:r w:rsidRPr="00854CFD">
              <w:rPr>
                <w:rFonts w:ascii="Arial" w:hAnsi="Arial" w:cs="Arial"/>
                <w:color w:val="C00000"/>
                <w:sz w:val="16"/>
                <w:szCs w:val="16"/>
              </w:rPr>
              <w:t>&lt; End of text proposal&gt;</w:t>
            </w:r>
          </w:p>
        </w:tc>
      </w:tr>
    </w:tbl>
    <w:p w14:paraId="25977110" w14:textId="77777777" w:rsidR="00854CFD" w:rsidRPr="00854CFD" w:rsidRDefault="00854CFD" w:rsidP="00854CFD">
      <w:pPr>
        <w:rPr>
          <w:rFonts w:eastAsia="Malgun Gothic"/>
          <w:szCs w:val="20"/>
          <w:lang w:eastAsia="zh-CN"/>
        </w:rPr>
      </w:pPr>
    </w:p>
    <w:p w14:paraId="3DD92F81" w14:textId="77777777" w:rsidR="00854CFD" w:rsidRPr="00854CFD" w:rsidRDefault="00854CFD" w:rsidP="00854CFD">
      <w:pPr>
        <w:wordWrap w:val="0"/>
        <w:rPr>
          <w:rFonts w:eastAsia="Malgun Gothic" w:cs="Times"/>
          <w:szCs w:val="20"/>
          <w:lang w:val="en-US" w:eastAsia="ko-KR"/>
        </w:rPr>
      </w:pPr>
      <w:r w:rsidRPr="00854CFD">
        <w:rPr>
          <w:rFonts w:cs="Times"/>
          <w:szCs w:val="20"/>
          <w:highlight w:val="green"/>
        </w:rPr>
        <w:t>Agreement</w:t>
      </w:r>
    </w:p>
    <w:p w14:paraId="500046A6" w14:textId="77777777" w:rsidR="00854CFD" w:rsidRPr="00854CFD" w:rsidRDefault="00854CFD" w:rsidP="00854CFD">
      <w:pPr>
        <w:rPr>
          <w:rFonts w:cs="Times"/>
          <w:szCs w:val="20"/>
          <w:lang w:eastAsia="zh-CN"/>
        </w:rPr>
      </w:pPr>
      <w:r w:rsidRPr="00854CFD">
        <w:rPr>
          <w:rFonts w:cs="Times"/>
          <w:szCs w:val="20"/>
          <w:lang w:eastAsia="zh-CN"/>
        </w:rPr>
        <w:t>The following TP is endorsed for the editor’s CR on TS38.213.</w:t>
      </w:r>
    </w:p>
    <w:tbl>
      <w:tblPr>
        <w:tblW w:w="0" w:type="auto"/>
        <w:tblCellMar>
          <w:left w:w="0" w:type="dxa"/>
          <w:right w:w="0" w:type="dxa"/>
        </w:tblCellMar>
        <w:tblLook w:val="04A0" w:firstRow="1" w:lastRow="0" w:firstColumn="1" w:lastColumn="0" w:noHBand="0" w:noVBand="1"/>
      </w:tblPr>
      <w:tblGrid>
        <w:gridCol w:w="10196"/>
      </w:tblGrid>
      <w:tr w:rsidR="00854CFD" w:rsidRPr="00854CFD" w14:paraId="7F193D04" w14:textId="77777777" w:rsidTr="00854CFD">
        <w:tc>
          <w:tcPr>
            <w:tcW w:w="101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DFD53FC" w14:textId="62FDCE5F" w:rsidR="00854CFD" w:rsidRPr="00854CFD" w:rsidRDefault="00854CFD" w:rsidP="00854CFD">
            <w:pPr>
              <w:rPr>
                <w:rFonts w:ascii="Arial" w:hAnsi="Arial" w:cs="Arial"/>
                <w:b/>
                <w:bCs/>
                <w:sz w:val="16"/>
                <w:szCs w:val="16"/>
                <w:lang w:eastAsia="x-none"/>
              </w:rPr>
            </w:pPr>
            <w:r w:rsidRPr="00854CFD">
              <w:rPr>
                <w:rFonts w:ascii="Arial" w:hAnsi="Arial" w:cs="Arial"/>
                <w:b/>
                <w:bCs/>
                <w:sz w:val="16"/>
                <w:szCs w:val="16"/>
              </w:rPr>
              <w:t>19.1</w:t>
            </w:r>
            <w:r w:rsidRPr="00854CFD">
              <w:rPr>
                <w:rFonts w:ascii="Arial" w:hAnsi="Arial" w:cs="Arial"/>
                <w:b/>
                <w:bCs/>
                <w:sz w:val="16"/>
                <w:szCs w:val="16"/>
                <w:lang w:eastAsia="x-none"/>
              </w:rPr>
              <w:tab/>
            </w:r>
            <w:r w:rsidRPr="00854CFD">
              <w:rPr>
                <w:rFonts w:ascii="Arial" w:hAnsi="Arial" w:cs="Arial"/>
                <w:b/>
                <w:bCs/>
                <w:sz w:val="16"/>
                <w:szCs w:val="16"/>
              </w:rPr>
              <w:t>Configured-grant based PUSCH transmission</w:t>
            </w:r>
          </w:p>
          <w:p w14:paraId="0A8BD180" w14:textId="77777777" w:rsidR="00854CFD" w:rsidRPr="00854CFD" w:rsidRDefault="00854CFD" w:rsidP="00854CFD">
            <w:pPr>
              <w:autoSpaceDE w:val="0"/>
              <w:autoSpaceDN w:val="0"/>
              <w:jc w:val="center"/>
              <w:rPr>
                <w:rFonts w:ascii="Arial" w:hAnsi="Arial" w:cs="Arial"/>
                <w:b/>
                <w:bCs/>
                <w:sz w:val="16"/>
                <w:szCs w:val="16"/>
                <w:lang w:val="en-US" w:eastAsia="zh-CN"/>
              </w:rPr>
            </w:pPr>
            <w:r w:rsidRPr="00854CFD">
              <w:rPr>
                <w:rFonts w:ascii="Arial" w:hAnsi="Arial" w:cs="Arial"/>
                <w:b/>
                <w:bCs/>
                <w:color w:val="FF0000"/>
                <w:sz w:val="16"/>
                <w:szCs w:val="16"/>
                <w:lang w:eastAsia="zh-CN"/>
              </w:rPr>
              <w:t>&lt; Unchanged text omitted &gt;</w:t>
            </w:r>
          </w:p>
          <w:p w14:paraId="30F0E502" w14:textId="10EB5B98" w:rsidR="00854CFD" w:rsidRPr="00854CFD" w:rsidRDefault="00854CFD" w:rsidP="00854CFD">
            <w:pPr>
              <w:autoSpaceDN w:val="0"/>
              <w:rPr>
                <w:rFonts w:ascii="Arial" w:hAnsi="Arial" w:cs="Arial"/>
                <w:sz w:val="16"/>
                <w:szCs w:val="16"/>
              </w:rPr>
            </w:pPr>
            <w:r w:rsidRPr="00854CFD">
              <w:rPr>
                <w:rFonts w:ascii="Arial" w:hAnsi="Arial" w:cs="Arial"/>
                <w:sz w:val="16"/>
                <w:szCs w:val="16"/>
              </w:rPr>
              <w:t xml:space="preserve">An association period, starting from frame TBD, for mapping </w:t>
            </w:r>
            <m:oMath>
              <m:sSubSup>
                <m:sSubSupPr>
                  <m:ctrlPr>
                    <w:rPr>
                      <w:rFonts w:ascii="Cambria Math" w:eastAsia="Malgun Gothic" w:hAnsi="Cambria Math" w:cs="Arial"/>
                      <w:i/>
                      <w:iCs/>
                      <w:sz w:val="16"/>
                      <w:szCs w:val="16"/>
                    </w:rPr>
                  </m:ctrlPr>
                </m:sSubSupPr>
                <m:e>
                  <m:r>
                    <w:rPr>
                      <w:rFonts w:ascii="Cambria Math" w:hAnsi="Cambria Math" w:cs="Arial"/>
                      <w:sz w:val="16"/>
                      <w:szCs w:val="16"/>
                    </w:rPr>
                    <m:t>N</m:t>
                  </m:r>
                </m:e>
                <m:sub>
                  <m:r>
                    <m:rPr>
                      <m:sty m:val="p"/>
                    </m:rPr>
                    <w:rPr>
                      <w:rFonts w:ascii="Cambria Math" w:hAnsi="Cambria Math" w:cs="Arial"/>
                      <w:sz w:val="16"/>
                      <w:szCs w:val="16"/>
                    </w:rPr>
                    <m:t>PUSCH</m:t>
                  </m:r>
                </m:sub>
                <m:sup>
                  <m:r>
                    <m:rPr>
                      <m:sty m:val="p"/>
                    </m:rPr>
                    <w:rPr>
                      <w:rFonts w:ascii="Cambria Math" w:hAnsi="Cambria Math" w:cs="Arial"/>
                      <w:sz w:val="16"/>
                      <w:szCs w:val="16"/>
                    </w:rPr>
                    <m:t>SS/PBCH</m:t>
                  </m:r>
                </m:sup>
              </m:sSubSup>
            </m:oMath>
            <w:r w:rsidRPr="00854CFD">
              <w:rPr>
                <w:rFonts w:ascii="Arial" w:hAnsi="Arial" w:cs="Arial"/>
                <w:sz w:val="16"/>
                <w:szCs w:val="16"/>
              </w:rPr>
              <w:t xml:space="preserve"> SS/PBCH block indexes, from the number of SS/PBCH block indexes, to valid PUSCH occasions and associated DM-RS resources is the smallest value in the set </w:t>
            </w:r>
            <w:r w:rsidRPr="00854CFD">
              <w:rPr>
                <w:rFonts w:ascii="Arial" w:hAnsi="Arial" w:cs="Arial"/>
                <w:sz w:val="16"/>
                <w:szCs w:val="16"/>
                <w:lang w:eastAsia="zh-CN"/>
              </w:rPr>
              <w:t xml:space="preserve">determined by the PUSCH configuration period </w:t>
            </w:r>
            <w:r w:rsidRPr="00854CFD">
              <w:rPr>
                <w:rFonts w:ascii="Arial" w:hAnsi="Arial" w:cs="Arial"/>
                <w:sz w:val="16"/>
                <w:szCs w:val="16"/>
              </w:rPr>
              <w:t xml:space="preserve">such that </w:t>
            </w:r>
            <m:oMath>
              <m:sSubSup>
                <m:sSubSupPr>
                  <m:ctrlPr>
                    <w:rPr>
                      <w:rFonts w:ascii="Cambria Math" w:eastAsia="Malgun Gothic" w:hAnsi="Cambria Math" w:cs="Arial"/>
                      <w:i/>
                      <w:iCs/>
                      <w:sz w:val="16"/>
                      <w:szCs w:val="16"/>
                    </w:rPr>
                  </m:ctrlPr>
                </m:sSubSupPr>
                <m:e>
                  <m:r>
                    <w:rPr>
                      <w:rFonts w:ascii="Cambria Math" w:hAnsi="Cambria Math" w:cs="Arial"/>
                      <w:sz w:val="16"/>
                      <w:szCs w:val="16"/>
                    </w:rPr>
                    <m:t>N</m:t>
                  </m:r>
                </m:e>
                <m:sub>
                  <m:r>
                    <m:rPr>
                      <m:sty m:val="p"/>
                    </m:rPr>
                    <w:rPr>
                      <w:rFonts w:ascii="Cambria Math" w:hAnsi="Cambria Math" w:cs="Arial"/>
                      <w:sz w:val="16"/>
                      <w:szCs w:val="16"/>
                    </w:rPr>
                    <m:t>PUSCH</m:t>
                  </m:r>
                </m:sub>
                <m:sup>
                  <m:r>
                    <m:rPr>
                      <m:sty m:val="p"/>
                    </m:rPr>
                    <w:rPr>
                      <w:rFonts w:ascii="Cambria Math" w:hAnsi="Cambria Math" w:cs="Arial"/>
                      <w:sz w:val="16"/>
                      <w:szCs w:val="16"/>
                    </w:rPr>
                    <m:t>SS/PBCH</m:t>
                  </m:r>
                </m:sup>
              </m:sSubSup>
            </m:oMath>
            <w:r w:rsidRPr="00854CFD">
              <w:rPr>
                <w:rFonts w:ascii="Arial" w:hAnsi="Arial" w:cs="Arial"/>
                <w:sz w:val="16"/>
                <w:szCs w:val="16"/>
              </w:rPr>
              <w:t xml:space="preserve"> SS/PBCH block indexes are mapped at least once to valid PUSCH occasions and associated DM-RS resources within the association period. A UE is provided a number of SS/PBCH block indexes associated with a PUSCH occasion and a DM-RS resource by </w:t>
            </w:r>
            <w:r w:rsidRPr="00854CFD">
              <w:rPr>
                <w:rFonts w:ascii="Arial" w:hAnsi="Arial" w:cs="Arial"/>
                <w:i/>
                <w:iCs/>
                <w:sz w:val="16"/>
                <w:szCs w:val="16"/>
              </w:rPr>
              <w:t>sdt-SSB-perCG-PUSCH</w:t>
            </w:r>
            <w:r w:rsidRPr="00854CFD">
              <w:rPr>
                <w:rFonts w:ascii="Arial" w:hAnsi="Arial" w:cs="Arial"/>
                <w:sz w:val="16"/>
                <w:szCs w:val="16"/>
              </w:rPr>
              <w:t xml:space="preserve">. If after an integer number of SS/PBCH block indexes to </w:t>
            </w:r>
            <w:r w:rsidRPr="00854CFD">
              <w:rPr>
                <w:rFonts w:ascii="Arial" w:hAnsi="Arial" w:cs="Arial"/>
                <w:sz w:val="16"/>
                <w:szCs w:val="16"/>
                <w:lang w:eastAsia="zh-CN"/>
              </w:rPr>
              <w:t>PUSCH</w:t>
            </w:r>
            <w:r w:rsidRPr="00854CFD">
              <w:rPr>
                <w:rFonts w:ascii="Arial" w:hAnsi="Arial" w:cs="Arial"/>
                <w:sz w:val="16"/>
                <w:szCs w:val="16"/>
              </w:rPr>
              <w:t xml:space="preserve"> occasions </w:t>
            </w:r>
            <w:r w:rsidRPr="00854CFD">
              <w:rPr>
                <w:rFonts w:ascii="Arial" w:hAnsi="Arial" w:cs="Arial"/>
                <w:color w:val="FF0000"/>
                <w:sz w:val="16"/>
                <w:szCs w:val="16"/>
                <w:u w:val="single"/>
              </w:rPr>
              <w:t>and associated DMRS resources</w:t>
            </w:r>
            <w:r w:rsidRPr="00854CFD">
              <w:rPr>
                <w:rFonts w:ascii="Arial" w:hAnsi="Arial" w:cs="Arial"/>
                <w:color w:val="FF0000"/>
                <w:sz w:val="16"/>
                <w:szCs w:val="16"/>
              </w:rPr>
              <w:t xml:space="preserve"> </w:t>
            </w:r>
            <w:r w:rsidRPr="00854CFD">
              <w:rPr>
                <w:rFonts w:ascii="Arial" w:hAnsi="Arial" w:cs="Arial"/>
                <w:sz w:val="16"/>
                <w:szCs w:val="16"/>
              </w:rPr>
              <w:t>mapping cycles within the association period there is a set of</w:t>
            </w:r>
            <w:r w:rsidRPr="00854CFD">
              <w:rPr>
                <w:rFonts w:ascii="Arial" w:hAnsi="Arial" w:cs="Arial"/>
                <w:sz w:val="16"/>
                <w:szCs w:val="16"/>
                <w:lang w:eastAsia="zh-CN"/>
              </w:rPr>
              <w:t xml:space="preserve"> PUSCH</w:t>
            </w:r>
            <w:r w:rsidRPr="00854CFD">
              <w:rPr>
                <w:rFonts w:ascii="Arial" w:hAnsi="Arial" w:cs="Arial"/>
                <w:sz w:val="16"/>
                <w:szCs w:val="16"/>
              </w:rPr>
              <w:t xml:space="preserve"> occasions </w:t>
            </w:r>
            <w:r w:rsidRPr="00854CFD">
              <w:rPr>
                <w:rFonts w:ascii="Arial" w:hAnsi="Arial" w:cs="Arial"/>
                <w:color w:val="FF0000"/>
                <w:sz w:val="16"/>
                <w:szCs w:val="16"/>
                <w:u w:val="single"/>
              </w:rPr>
              <w:t>and associated DMRS resources</w:t>
            </w:r>
            <w:r w:rsidRPr="00854CFD">
              <w:rPr>
                <w:rFonts w:ascii="Arial" w:hAnsi="Arial" w:cs="Arial"/>
                <w:color w:val="FF0000"/>
                <w:sz w:val="16"/>
                <w:szCs w:val="16"/>
              </w:rPr>
              <w:t xml:space="preserve"> </w:t>
            </w:r>
            <w:r w:rsidRPr="00854CFD">
              <w:rPr>
                <w:rFonts w:ascii="Arial" w:hAnsi="Arial" w:cs="Arial"/>
                <w:sz w:val="16"/>
                <w:szCs w:val="16"/>
              </w:rPr>
              <w:t xml:space="preserve">that are not mapped to </w:t>
            </w:r>
            <m:oMath>
              <m:sSubSup>
                <m:sSubSupPr>
                  <m:ctrlPr>
                    <w:rPr>
                      <w:rFonts w:ascii="Cambria Math" w:eastAsia="Malgun Gothic" w:hAnsi="Cambria Math" w:cs="Arial"/>
                      <w:i/>
                      <w:iCs/>
                      <w:sz w:val="16"/>
                      <w:szCs w:val="16"/>
                    </w:rPr>
                  </m:ctrlPr>
                </m:sSubSupPr>
                <m:e>
                  <m:r>
                    <w:rPr>
                      <w:rFonts w:ascii="Cambria Math" w:hAnsi="Cambria Math" w:cs="Arial"/>
                      <w:sz w:val="16"/>
                      <w:szCs w:val="16"/>
                    </w:rPr>
                    <m:t>N</m:t>
                  </m:r>
                </m:e>
                <m:sub>
                  <m:r>
                    <m:rPr>
                      <m:sty m:val="p"/>
                    </m:rPr>
                    <w:rPr>
                      <w:rFonts w:ascii="Cambria Math" w:hAnsi="Cambria Math" w:cs="Arial"/>
                      <w:sz w:val="16"/>
                      <w:szCs w:val="16"/>
                    </w:rPr>
                    <m:t>PUSCH</m:t>
                  </m:r>
                </m:sub>
                <m:sup>
                  <m:r>
                    <m:rPr>
                      <m:sty m:val="p"/>
                    </m:rPr>
                    <w:rPr>
                      <w:rFonts w:ascii="Cambria Math" w:hAnsi="Cambria Math" w:cs="Arial"/>
                      <w:sz w:val="16"/>
                      <w:szCs w:val="16"/>
                    </w:rPr>
                    <m:t>SS/PBCH</m:t>
                  </m:r>
                </m:sup>
              </m:sSubSup>
            </m:oMath>
            <w:r w:rsidRPr="00854CFD">
              <w:rPr>
                <w:rFonts w:ascii="Arial" w:hAnsi="Arial" w:cs="Arial"/>
                <w:sz w:val="16"/>
                <w:szCs w:val="16"/>
              </w:rPr>
              <w:t xml:space="preserve"> SS/PBCH block indexes, no SS/PBCH block indexes are mapped to the set of</w:t>
            </w:r>
            <w:r w:rsidRPr="00854CFD">
              <w:rPr>
                <w:rFonts w:ascii="Arial" w:hAnsi="Arial" w:cs="Arial"/>
                <w:sz w:val="16"/>
                <w:szCs w:val="16"/>
                <w:lang w:eastAsia="zh-CN"/>
              </w:rPr>
              <w:t xml:space="preserve"> PUSCH</w:t>
            </w:r>
            <w:r w:rsidRPr="00854CFD">
              <w:rPr>
                <w:rFonts w:ascii="Arial" w:hAnsi="Arial" w:cs="Arial"/>
                <w:sz w:val="16"/>
                <w:szCs w:val="16"/>
              </w:rPr>
              <w:t xml:space="preserve"> occasions</w:t>
            </w:r>
            <w:r w:rsidRPr="00854CFD">
              <w:rPr>
                <w:rFonts w:ascii="Arial" w:hAnsi="Arial" w:cs="Arial"/>
                <w:color w:val="FF0000"/>
                <w:sz w:val="16"/>
                <w:szCs w:val="16"/>
                <w:u w:val="single"/>
              </w:rPr>
              <w:t xml:space="preserve"> and associated DMRS resources</w:t>
            </w:r>
            <w:r w:rsidRPr="00854CFD">
              <w:rPr>
                <w:rFonts w:ascii="Arial" w:hAnsi="Arial" w:cs="Arial"/>
                <w:sz w:val="16"/>
                <w:szCs w:val="16"/>
              </w:rPr>
              <w:t xml:space="preserve">. An association pattern period includes one or more association periods and is determined so that a pattern between </w:t>
            </w:r>
            <w:r w:rsidRPr="00854CFD">
              <w:rPr>
                <w:rFonts w:ascii="Arial" w:hAnsi="Arial" w:cs="Arial"/>
                <w:sz w:val="16"/>
                <w:szCs w:val="16"/>
                <w:lang w:eastAsia="zh-CN"/>
              </w:rPr>
              <w:t>PUSCH</w:t>
            </w:r>
            <w:r w:rsidRPr="00854CFD">
              <w:rPr>
                <w:rFonts w:ascii="Arial" w:hAnsi="Arial" w:cs="Arial"/>
                <w:sz w:val="16"/>
                <w:szCs w:val="16"/>
              </w:rPr>
              <w:t xml:space="preserve"> occasions </w:t>
            </w:r>
            <w:r w:rsidRPr="00854CFD">
              <w:rPr>
                <w:rFonts w:ascii="Arial" w:hAnsi="Arial" w:cs="Arial"/>
                <w:color w:val="FF0000"/>
                <w:sz w:val="16"/>
                <w:szCs w:val="16"/>
                <w:u w:val="single"/>
              </w:rPr>
              <w:t xml:space="preserve">with associated DMRS resources </w:t>
            </w:r>
            <w:r w:rsidRPr="00854CFD">
              <w:rPr>
                <w:rFonts w:ascii="Arial" w:hAnsi="Arial" w:cs="Arial"/>
                <w:sz w:val="16"/>
                <w:szCs w:val="16"/>
              </w:rPr>
              <w:t xml:space="preserve">and SS/PBCH block indexes repeats at most every 640 msec. </w:t>
            </w:r>
            <w:r w:rsidRPr="00854CFD">
              <w:rPr>
                <w:rFonts w:ascii="Arial" w:hAnsi="Arial" w:cs="Arial"/>
                <w:sz w:val="16"/>
                <w:szCs w:val="16"/>
                <w:lang w:eastAsia="zh-CN"/>
              </w:rPr>
              <w:t>PUSCH</w:t>
            </w:r>
            <w:r w:rsidRPr="00854CFD">
              <w:rPr>
                <w:rFonts w:ascii="Arial" w:hAnsi="Arial" w:cs="Arial"/>
                <w:sz w:val="16"/>
                <w:szCs w:val="16"/>
              </w:rPr>
              <w:t xml:space="preserve"> occasions</w:t>
            </w:r>
            <w:r w:rsidRPr="00854CFD">
              <w:rPr>
                <w:rFonts w:ascii="Arial" w:hAnsi="Arial" w:cs="Arial"/>
                <w:color w:val="FF0000"/>
                <w:sz w:val="16"/>
                <w:szCs w:val="16"/>
                <w:u w:val="single"/>
              </w:rPr>
              <w:t xml:space="preserve"> and DMRS resources</w:t>
            </w:r>
            <w:r w:rsidRPr="00854CFD">
              <w:rPr>
                <w:rFonts w:ascii="Arial" w:hAnsi="Arial" w:cs="Arial"/>
                <w:sz w:val="16"/>
                <w:szCs w:val="16"/>
              </w:rPr>
              <w:t xml:space="preserve"> not associated with SS/PBCH block indexes after an integer number of association periods, if any, are not used for </w:t>
            </w:r>
            <w:r w:rsidRPr="00854CFD">
              <w:rPr>
                <w:rFonts w:ascii="Arial" w:hAnsi="Arial" w:cs="Arial"/>
                <w:sz w:val="16"/>
                <w:szCs w:val="16"/>
                <w:lang w:eastAsia="zh-CN"/>
              </w:rPr>
              <w:t>PUSCH</w:t>
            </w:r>
            <w:r w:rsidRPr="00854CFD">
              <w:rPr>
                <w:rFonts w:ascii="Arial" w:hAnsi="Arial" w:cs="Arial"/>
                <w:sz w:val="16"/>
                <w:szCs w:val="16"/>
              </w:rPr>
              <w:t xml:space="preserve"> transmissions.</w:t>
            </w:r>
          </w:p>
          <w:p w14:paraId="248E3879" w14:textId="77777777" w:rsidR="00854CFD" w:rsidRPr="00854CFD" w:rsidRDefault="00854CFD" w:rsidP="00854CFD">
            <w:pPr>
              <w:autoSpaceDE w:val="0"/>
              <w:autoSpaceDN w:val="0"/>
              <w:jc w:val="center"/>
              <w:rPr>
                <w:rFonts w:ascii="Arial" w:hAnsi="Arial" w:cs="Arial"/>
                <w:b/>
                <w:bCs/>
                <w:sz w:val="16"/>
                <w:szCs w:val="16"/>
                <w:lang w:val="en-US" w:eastAsia="zh-CN"/>
              </w:rPr>
            </w:pPr>
            <w:r w:rsidRPr="00854CFD">
              <w:rPr>
                <w:rFonts w:ascii="Arial" w:hAnsi="Arial" w:cs="Arial"/>
                <w:b/>
                <w:bCs/>
                <w:color w:val="FF0000"/>
                <w:sz w:val="16"/>
                <w:szCs w:val="16"/>
                <w:lang w:eastAsia="zh-CN"/>
              </w:rPr>
              <w:t>&lt; Unchanged text omitted &gt;</w:t>
            </w:r>
          </w:p>
        </w:tc>
      </w:tr>
    </w:tbl>
    <w:p w14:paraId="0646B21A" w14:textId="77777777" w:rsidR="00854CFD" w:rsidRPr="00854CFD" w:rsidRDefault="00854CFD" w:rsidP="00854CFD">
      <w:pPr>
        <w:rPr>
          <w:rFonts w:eastAsia="Malgun Gothic"/>
          <w:szCs w:val="20"/>
          <w:lang w:eastAsia="zh-CN"/>
        </w:rPr>
      </w:pPr>
    </w:p>
    <w:p w14:paraId="612B356F" w14:textId="77777777" w:rsidR="00854CFD" w:rsidRPr="00854CFD" w:rsidRDefault="00854CFD" w:rsidP="00854CFD">
      <w:pPr>
        <w:rPr>
          <w:rFonts w:eastAsia="Malgun Gothic" w:cs="Times"/>
          <w:szCs w:val="20"/>
          <w:lang w:val="en-US" w:eastAsia="ko-KR"/>
        </w:rPr>
      </w:pPr>
      <w:r w:rsidRPr="00854CFD">
        <w:rPr>
          <w:rFonts w:cs="Times"/>
          <w:szCs w:val="20"/>
          <w:highlight w:val="green"/>
        </w:rPr>
        <w:t>Agreement</w:t>
      </w:r>
    </w:p>
    <w:p w14:paraId="51ADC0AF" w14:textId="77777777" w:rsidR="00854CFD" w:rsidRPr="00854CFD" w:rsidRDefault="00854CFD" w:rsidP="00854CFD">
      <w:pPr>
        <w:rPr>
          <w:rFonts w:eastAsia="Malgun Gothic"/>
          <w:szCs w:val="20"/>
          <w:lang w:eastAsia="zh-CN"/>
        </w:rPr>
      </w:pPr>
      <w:r w:rsidRPr="00854CFD">
        <w:rPr>
          <w:szCs w:val="20"/>
          <w:lang w:eastAsia="zh-CN"/>
        </w:rPr>
        <w:t>Non-consecutive SSB indexes are allowed to be configured in SSB subset for SSB to CG PUSCH mapping.</w:t>
      </w:r>
    </w:p>
    <w:p w14:paraId="11C5DFDB" w14:textId="77777777" w:rsidR="00854CFD" w:rsidRPr="00854CFD" w:rsidRDefault="00854CFD" w:rsidP="00854CFD">
      <w:pPr>
        <w:rPr>
          <w:rFonts w:cs="Times"/>
          <w:szCs w:val="20"/>
        </w:rPr>
      </w:pPr>
    </w:p>
    <w:p w14:paraId="6F2985B6" w14:textId="77777777" w:rsidR="00854CFD" w:rsidRPr="00854CFD" w:rsidRDefault="00854CFD" w:rsidP="00854CFD">
      <w:pPr>
        <w:wordWrap w:val="0"/>
        <w:rPr>
          <w:rFonts w:eastAsia="Malgun Gothic" w:cs="Times"/>
          <w:szCs w:val="20"/>
          <w:lang w:val="en-US" w:eastAsia="ko-KR"/>
        </w:rPr>
      </w:pPr>
      <w:r w:rsidRPr="00854CFD">
        <w:rPr>
          <w:rFonts w:cs="Times"/>
          <w:szCs w:val="20"/>
          <w:highlight w:val="green"/>
        </w:rPr>
        <w:t>Agreement</w:t>
      </w:r>
    </w:p>
    <w:p w14:paraId="26FB76F4" w14:textId="77777777" w:rsidR="00854CFD" w:rsidRPr="00854CFD" w:rsidRDefault="00854CFD" w:rsidP="00854CFD">
      <w:pPr>
        <w:rPr>
          <w:rFonts w:cs="Times"/>
          <w:szCs w:val="20"/>
          <w:lang w:eastAsia="zh-CN"/>
        </w:rPr>
      </w:pPr>
      <w:r w:rsidRPr="00854CFD">
        <w:rPr>
          <w:rFonts w:cs="Times"/>
          <w:szCs w:val="20"/>
          <w:lang w:eastAsia="zh-CN"/>
        </w:rPr>
        <w:t>The following TP is endorsed for the editor’s CR on TS38.211.</w:t>
      </w:r>
    </w:p>
    <w:tbl>
      <w:tblPr>
        <w:tblW w:w="10096"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96"/>
      </w:tblGrid>
      <w:tr w:rsidR="00854CFD" w:rsidRPr="00854CFD" w14:paraId="5881EAF5" w14:textId="77777777" w:rsidTr="00854CFD">
        <w:tc>
          <w:tcPr>
            <w:tcW w:w="10096" w:type="dxa"/>
            <w:shd w:val="clear" w:color="auto" w:fill="auto"/>
          </w:tcPr>
          <w:p w14:paraId="15645280" w14:textId="397C227D" w:rsidR="00854CFD" w:rsidRPr="00854CFD" w:rsidRDefault="00854CFD" w:rsidP="00854CFD">
            <w:pPr>
              <w:rPr>
                <w:rFonts w:ascii="Arial" w:hAnsi="Arial" w:cs="Arial"/>
                <w:b/>
                <w:bCs/>
                <w:sz w:val="16"/>
                <w:szCs w:val="16"/>
                <w:lang w:eastAsia="x-none"/>
              </w:rPr>
            </w:pPr>
            <w:r w:rsidRPr="00854CFD">
              <w:rPr>
                <w:rFonts w:ascii="Arial" w:eastAsia="Times New Roman" w:hAnsi="Arial" w:cs="Arial"/>
                <w:b/>
                <w:bCs/>
                <w:sz w:val="16"/>
                <w:szCs w:val="16"/>
              </w:rPr>
              <w:t>6.4.1.1.1.1</w:t>
            </w:r>
            <w:r w:rsidRPr="00854CFD">
              <w:rPr>
                <w:rFonts w:ascii="Arial" w:hAnsi="Arial" w:cs="Arial"/>
                <w:b/>
                <w:bCs/>
                <w:sz w:val="16"/>
                <w:szCs w:val="16"/>
                <w:lang w:eastAsia="x-none"/>
              </w:rPr>
              <w:tab/>
            </w:r>
            <w:r w:rsidRPr="00854CFD">
              <w:rPr>
                <w:rFonts w:ascii="Arial" w:eastAsia="Times New Roman" w:hAnsi="Arial" w:cs="Arial"/>
                <w:b/>
                <w:bCs/>
                <w:sz w:val="16"/>
                <w:szCs w:val="16"/>
              </w:rPr>
              <w:t>Sequence generation when transform precoding is disabled</w:t>
            </w:r>
          </w:p>
          <w:p w14:paraId="44BDB771" w14:textId="77777777" w:rsidR="00854CFD" w:rsidRPr="00854CFD" w:rsidRDefault="00854CFD" w:rsidP="00854CFD">
            <w:pPr>
              <w:jc w:val="center"/>
              <w:rPr>
                <w:rFonts w:ascii="Arial" w:hAnsi="Arial" w:cs="Arial"/>
                <w:b/>
                <w:bCs/>
                <w:sz w:val="16"/>
                <w:szCs w:val="16"/>
                <w:lang w:eastAsia="zh-CN"/>
              </w:rPr>
            </w:pPr>
            <w:r w:rsidRPr="00854CFD">
              <w:rPr>
                <w:rFonts w:ascii="Arial" w:hAnsi="Arial" w:cs="Arial"/>
                <w:b/>
                <w:bCs/>
                <w:color w:val="FF0000"/>
                <w:sz w:val="16"/>
                <w:szCs w:val="16"/>
                <w:lang w:eastAsia="zh-CN"/>
              </w:rPr>
              <w:t>&lt; Unchanged text omitted &gt;</w:t>
            </w:r>
          </w:p>
          <w:p w14:paraId="3D3333B5" w14:textId="711FFD7A" w:rsidR="00854CFD" w:rsidRPr="00854CFD" w:rsidRDefault="00854CFD" w:rsidP="00854CFD">
            <w:pPr>
              <w:rPr>
                <w:rFonts w:ascii="Arial" w:eastAsia="Times New Roman" w:hAnsi="Arial" w:cs="Arial"/>
                <w:sz w:val="16"/>
                <w:szCs w:val="16"/>
              </w:rPr>
            </w:pPr>
            <w:r w:rsidRPr="00854CFD">
              <w:rPr>
                <w:rFonts w:ascii="Arial" w:eastAsia="Times New Roman" w:hAnsi="Arial" w:cs="Arial"/>
                <w:sz w:val="16"/>
                <w:szCs w:val="16"/>
              </w:rPr>
              <w:t xml:space="preserve">The quantity </w:t>
            </w:r>
            <m:oMath>
              <m:sSub>
                <m:sSubPr>
                  <m:ctrlPr>
                    <w:rPr>
                      <w:rFonts w:ascii="Cambria Math" w:eastAsia="Times New Roman" w:hAnsi="Cambria Math" w:cs="Arial"/>
                      <w:i/>
                      <w:sz w:val="16"/>
                      <w:szCs w:val="16"/>
                    </w:rPr>
                  </m:ctrlPr>
                </m:sSubPr>
                <m:e>
                  <m:r>
                    <w:rPr>
                      <w:rFonts w:ascii="Cambria Math" w:eastAsia="Times New Roman" w:hAnsi="Cambria Math" w:cs="Arial"/>
                      <w:sz w:val="16"/>
                      <w:szCs w:val="16"/>
                    </w:rPr>
                    <m:t>n</m:t>
                  </m:r>
                </m:e>
                <m:sub>
                  <m:r>
                    <m:rPr>
                      <m:nor/>
                    </m:rPr>
                    <w:rPr>
                      <w:rFonts w:ascii="Arial" w:eastAsia="Times New Roman" w:hAnsi="Arial" w:cs="Arial"/>
                      <w:sz w:val="16"/>
                      <w:szCs w:val="16"/>
                    </w:rPr>
                    <m:t>SCID</m:t>
                  </m:r>
                </m:sub>
              </m:sSub>
              <m:r>
                <w:rPr>
                  <w:rFonts w:ascii="Cambria Math" w:eastAsia="Times New Roman" w:hAnsi="Cambria Math" w:cs="Arial"/>
                  <w:sz w:val="16"/>
                  <w:szCs w:val="16"/>
                </w:rPr>
                <m:t>∈</m:t>
              </m:r>
              <m:d>
                <m:dPr>
                  <m:begChr m:val="{"/>
                  <m:endChr m:val="}"/>
                  <m:ctrlPr>
                    <w:rPr>
                      <w:rFonts w:ascii="Cambria Math" w:eastAsia="Times New Roman" w:hAnsi="Cambria Math" w:cs="Arial"/>
                      <w:i/>
                      <w:sz w:val="16"/>
                      <w:szCs w:val="16"/>
                    </w:rPr>
                  </m:ctrlPr>
                </m:dPr>
                <m:e>
                  <m:r>
                    <w:rPr>
                      <w:rFonts w:ascii="Cambria Math" w:eastAsia="Times New Roman" w:hAnsi="Cambria Math" w:cs="Arial"/>
                      <w:sz w:val="16"/>
                      <w:szCs w:val="16"/>
                    </w:rPr>
                    <m:t>0,1</m:t>
                  </m:r>
                </m:e>
              </m:d>
            </m:oMath>
            <w:r w:rsidRPr="00854CFD">
              <w:rPr>
                <w:rFonts w:ascii="Arial" w:eastAsia="Times New Roman" w:hAnsi="Arial" w:cs="Arial"/>
                <w:sz w:val="16"/>
                <w:szCs w:val="16"/>
              </w:rPr>
              <w:t xml:space="preserve"> is</w:t>
            </w:r>
          </w:p>
          <w:p w14:paraId="70536F6F" w14:textId="77777777" w:rsidR="00854CFD" w:rsidRPr="00854CFD" w:rsidRDefault="00854CFD" w:rsidP="00854CFD">
            <w:pPr>
              <w:ind w:left="568" w:hanging="284"/>
              <w:rPr>
                <w:rFonts w:ascii="Arial" w:eastAsia="Times New Roman" w:hAnsi="Arial" w:cs="Arial"/>
                <w:sz w:val="16"/>
                <w:szCs w:val="16"/>
              </w:rPr>
            </w:pPr>
            <w:r w:rsidRPr="00854CFD">
              <w:rPr>
                <w:rFonts w:ascii="Arial" w:eastAsia="Times New Roman" w:hAnsi="Arial" w:cs="Arial"/>
                <w:sz w:val="16"/>
                <w:szCs w:val="16"/>
              </w:rPr>
              <w:t>-</w:t>
            </w:r>
            <w:r w:rsidRPr="00854CFD">
              <w:rPr>
                <w:rFonts w:ascii="Arial" w:eastAsia="Times New Roman" w:hAnsi="Arial" w:cs="Arial"/>
                <w:sz w:val="16"/>
                <w:szCs w:val="16"/>
              </w:rPr>
              <w:tab/>
              <w:t>indicated by the DM-RS initialization field, if present, either in the DCI associated with the PUSCH transmission if DCI format 0_1 or 0_2, in [4, TS 38.212] is used;</w:t>
            </w:r>
          </w:p>
          <w:p w14:paraId="4BE6D681" w14:textId="77777777" w:rsidR="00854CFD" w:rsidRPr="00854CFD" w:rsidRDefault="00854CFD" w:rsidP="00854CFD">
            <w:pPr>
              <w:ind w:left="568" w:hanging="284"/>
              <w:rPr>
                <w:rFonts w:ascii="Arial" w:eastAsia="Times New Roman" w:hAnsi="Arial" w:cs="Arial"/>
                <w:sz w:val="16"/>
                <w:szCs w:val="16"/>
              </w:rPr>
            </w:pPr>
            <w:r w:rsidRPr="00854CFD">
              <w:rPr>
                <w:rFonts w:ascii="Arial" w:eastAsia="Times New Roman" w:hAnsi="Arial" w:cs="Arial"/>
                <w:sz w:val="16"/>
                <w:szCs w:val="16"/>
              </w:rPr>
              <w:t>-</w:t>
            </w:r>
            <w:r w:rsidRPr="00854CFD">
              <w:rPr>
                <w:rFonts w:ascii="Arial" w:eastAsia="Times New Roman" w:hAnsi="Arial" w:cs="Arial"/>
                <w:sz w:val="16"/>
                <w:szCs w:val="16"/>
              </w:rPr>
              <w:tab/>
              <w:t xml:space="preserve">indicated by the higher layer parameter </w:t>
            </w:r>
            <w:r w:rsidRPr="00854CFD">
              <w:rPr>
                <w:rFonts w:ascii="Arial" w:eastAsia="Times New Roman" w:hAnsi="Arial" w:cs="Arial"/>
                <w:i/>
                <w:sz w:val="16"/>
                <w:szCs w:val="16"/>
              </w:rPr>
              <w:t>dmrs-SeqInitialization</w:t>
            </w:r>
            <w:r w:rsidRPr="00854CFD">
              <w:rPr>
                <w:rFonts w:ascii="Arial" w:eastAsia="Times New Roman" w:hAnsi="Arial" w:cs="Arial"/>
                <w:sz w:val="16"/>
                <w:szCs w:val="16"/>
              </w:rPr>
              <w:t xml:space="preserve">, if present, for a Type 1 PUSCH transmission with a configured grant; </w:t>
            </w:r>
          </w:p>
          <w:p w14:paraId="71C00354" w14:textId="77777777" w:rsidR="00854CFD" w:rsidRPr="00854CFD" w:rsidRDefault="00854CFD" w:rsidP="00854CFD">
            <w:pPr>
              <w:ind w:left="568" w:hanging="284"/>
              <w:rPr>
                <w:rFonts w:ascii="Arial" w:eastAsia="Times New Roman" w:hAnsi="Arial" w:cs="Arial"/>
                <w:sz w:val="16"/>
                <w:szCs w:val="16"/>
              </w:rPr>
            </w:pPr>
            <w:r w:rsidRPr="00854CFD">
              <w:rPr>
                <w:rFonts w:ascii="Arial" w:eastAsia="Times New Roman" w:hAnsi="Arial" w:cs="Arial"/>
                <w:sz w:val="16"/>
                <w:szCs w:val="16"/>
              </w:rPr>
              <w:t>-</w:t>
            </w:r>
            <w:r w:rsidRPr="00854CFD">
              <w:rPr>
                <w:rFonts w:ascii="Arial" w:eastAsia="Times New Roman" w:hAnsi="Arial" w:cs="Arial"/>
                <w:sz w:val="16"/>
                <w:szCs w:val="16"/>
              </w:rPr>
              <w:tab/>
              <w:t>determined by the mapping between preamble(s) and a PUSCH occasion and the associated DMRS resource for a PUSCH transmission of Type-2 random access process in [5, TS 38.213];</w:t>
            </w:r>
          </w:p>
          <w:p w14:paraId="6E4CA001" w14:textId="77777777" w:rsidR="00854CFD" w:rsidRPr="00854CFD" w:rsidRDefault="00854CFD" w:rsidP="00854CFD">
            <w:pPr>
              <w:ind w:left="568" w:hanging="284"/>
              <w:rPr>
                <w:rFonts w:ascii="Arial" w:eastAsia="Times New Roman" w:hAnsi="Arial" w:cs="Arial"/>
                <w:sz w:val="16"/>
                <w:szCs w:val="16"/>
              </w:rPr>
            </w:pPr>
            <w:r w:rsidRPr="00854CFD">
              <w:rPr>
                <w:rFonts w:ascii="Arial" w:eastAsia="Times New Roman" w:hAnsi="Arial" w:cs="Arial"/>
                <w:sz w:val="16"/>
                <w:szCs w:val="16"/>
              </w:rPr>
              <w:t>-</w:t>
            </w:r>
            <w:r w:rsidRPr="00854CFD">
              <w:rPr>
                <w:rFonts w:ascii="Arial" w:eastAsia="Times New Roman" w:hAnsi="Arial" w:cs="Arial"/>
                <w:sz w:val="16"/>
                <w:szCs w:val="16"/>
              </w:rPr>
              <w:tab/>
            </w:r>
            <w:r w:rsidRPr="00854CFD">
              <w:rPr>
                <w:rFonts w:ascii="Arial" w:eastAsia="Times New Roman" w:hAnsi="Arial" w:cs="Arial"/>
                <w:color w:val="FF0000"/>
                <w:sz w:val="16"/>
                <w:szCs w:val="16"/>
                <w:u w:val="single"/>
              </w:rPr>
              <w:t xml:space="preserve">determined by the mapping between SS/PBCH block(s) and a PUSCH occasion and the associated DMRS resource for a </w:t>
            </w:r>
            <w:r w:rsidRPr="00854CFD">
              <w:rPr>
                <w:rFonts w:ascii="Arial" w:eastAsia="Times New Roman" w:hAnsi="Arial" w:cs="Arial"/>
                <w:color w:val="0000FF"/>
                <w:sz w:val="16"/>
                <w:szCs w:val="16"/>
                <w:u w:val="single"/>
              </w:rPr>
              <w:t>configured-grant based</w:t>
            </w:r>
            <w:r w:rsidRPr="00854CFD">
              <w:rPr>
                <w:rFonts w:ascii="Arial" w:eastAsia="SimSun" w:hAnsi="Arial" w:cs="Arial"/>
                <w:color w:val="FF0000"/>
                <w:sz w:val="16"/>
                <w:szCs w:val="16"/>
                <w:u w:val="single"/>
                <w:lang w:val="en-US" w:eastAsia="zh-CN"/>
              </w:rPr>
              <w:t xml:space="preserve"> </w:t>
            </w:r>
            <w:r w:rsidRPr="00854CFD">
              <w:rPr>
                <w:rFonts w:ascii="Arial" w:eastAsia="Times New Roman" w:hAnsi="Arial" w:cs="Arial"/>
                <w:color w:val="FF0000"/>
                <w:sz w:val="16"/>
                <w:szCs w:val="16"/>
                <w:u w:val="single"/>
              </w:rPr>
              <w:t xml:space="preserve">PUSCH transmission </w:t>
            </w:r>
            <w:r w:rsidRPr="00854CFD">
              <w:rPr>
                <w:rFonts w:ascii="Arial" w:eastAsia="Times New Roman" w:hAnsi="Arial" w:cs="Arial"/>
                <w:strike/>
                <w:color w:val="FF0000"/>
                <w:sz w:val="16"/>
                <w:szCs w:val="16"/>
                <w:u w:val="single"/>
              </w:rPr>
              <w:t>with Type-1 configured grant</w:t>
            </w:r>
            <w:r w:rsidRPr="00854CFD">
              <w:rPr>
                <w:rFonts w:ascii="Arial" w:eastAsia="Times New Roman" w:hAnsi="Arial" w:cs="Arial"/>
                <w:color w:val="FF0000"/>
                <w:sz w:val="16"/>
                <w:szCs w:val="16"/>
                <w:u w:val="single"/>
              </w:rPr>
              <w:t xml:space="preserve"> in RRC_INACTIVE state [5, TS 38.213];</w:t>
            </w:r>
          </w:p>
          <w:p w14:paraId="6C3C186C" w14:textId="7428D909" w:rsidR="00854CFD" w:rsidRPr="00854CFD" w:rsidRDefault="00854CFD" w:rsidP="00854CFD">
            <w:pPr>
              <w:ind w:left="568" w:hanging="284"/>
              <w:rPr>
                <w:rFonts w:ascii="Arial" w:eastAsia="SimSun" w:hAnsi="Arial" w:cs="Arial"/>
                <w:sz w:val="16"/>
                <w:szCs w:val="16"/>
                <w:lang w:eastAsia="zh-CN"/>
              </w:rPr>
            </w:pPr>
            <w:r w:rsidRPr="00854CFD">
              <w:rPr>
                <w:rFonts w:ascii="Arial" w:eastAsia="Times New Roman" w:hAnsi="Arial" w:cs="Arial"/>
                <w:sz w:val="16"/>
                <w:szCs w:val="16"/>
              </w:rPr>
              <w:t>-</w:t>
            </w:r>
            <w:r w:rsidRPr="00854CFD">
              <w:rPr>
                <w:rFonts w:ascii="Arial" w:eastAsia="Times New Roman" w:hAnsi="Arial" w:cs="Arial"/>
                <w:sz w:val="16"/>
                <w:szCs w:val="16"/>
              </w:rPr>
              <w:tab/>
              <w:t xml:space="preserve">otherwise </w:t>
            </w:r>
            <m:oMath>
              <m:sSub>
                <m:sSubPr>
                  <m:ctrlPr>
                    <w:rPr>
                      <w:rFonts w:ascii="Cambria Math" w:eastAsia="Times New Roman" w:hAnsi="Cambria Math" w:cs="Arial"/>
                      <w:i/>
                      <w:sz w:val="16"/>
                      <w:szCs w:val="16"/>
                    </w:rPr>
                  </m:ctrlPr>
                </m:sSubPr>
                <m:e>
                  <m:r>
                    <w:rPr>
                      <w:rFonts w:ascii="Cambria Math" w:eastAsia="Times New Roman" w:hAnsi="Cambria Math" w:cs="Arial"/>
                      <w:sz w:val="16"/>
                      <w:szCs w:val="16"/>
                    </w:rPr>
                    <m:t>n</m:t>
                  </m:r>
                </m:e>
                <m:sub>
                  <m:r>
                    <m:rPr>
                      <m:nor/>
                    </m:rPr>
                    <w:rPr>
                      <w:rFonts w:ascii="Arial" w:eastAsia="Times New Roman" w:hAnsi="Arial" w:cs="Arial"/>
                      <w:sz w:val="16"/>
                      <w:szCs w:val="16"/>
                    </w:rPr>
                    <m:t>SCID</m:t>
                  </m:r>
                </m:sub>
              </m:sSub>
              <m:r>
                <w:rPr>
                  <w:rFonts w:ascii="Cambria Math" w:eastAsia="Times New Roman" w:hAnsi="Cambria Math" w:cs="Arial"/>
                  <w:sz w:val="16"/>
                  <w:szCs w:val="16"/>
                </w:rPr>
                <m:t>=0</m:t>
              </m:r>
            </m:oMath>
            <w:r w:rsidRPr="00854CFD">
              <w:rPr>
                <w:rFonts w:ascii="Arial" w:eastAsia="Times New Roman" w:hAnsi="Arial" w:cs="Arial"/>
                <w:sz w:val="16"/>
                <w:szCs w:val="16"/>
              </w:rPr>
              <w:t>.</w:t>
            </w:r>
          </w:p>
        </w:tc>
      </w:tr>
    </w:tbl>
    <w:p w14:paraId="0B1F9F6F" w14:textId="77777777" w:rsidR="00854CFD" w:rsidRPr="00854CFD" w:rsidRDefault="00854CFD" w:rsidP="00854CFD">
      <w:pPr>
        <w:rPr>
          <w:szCs w:val="20"/>
          <w:lang w:eastAsia="zh-CN"/>
        </w:rPr>
      </w:pPr>
    </w:p>
    <w:p w14:paraId="5734246A" w14:textId="77777777" w:rsidR="00854CFD" w:rsidRPr="00854CFD" w:rsidRDefault="00854CFD" w:rsidP="00854CFD">
      <w:pPr>
        <w:wordWrap w:val="0"/>
        <w:rPr>
          <w:rFonts w:eastAsia="Malgun Gothic" w:cs="Times"/>
          <w:szCs w:val="20"/>
          <w:lang w:val="en-US" w:eastAsia="ko-KR"/>
        </w:rPr>
      </w:pPr>
      <w:r w:rsidRPr="00854CFD">
        <w:rPr>
          <w:rFonts w:cs="Times"/>
          <w:szCs w:val="20"/>
          <w:highlight w:val="green"/>
        </w:rPr>
        <w:t>Agreement</w:t>
      </w:r>
    </w:p>
    <w:p w14:paraId="0665CE1A" w14:textId="77777777" w:rsidR="00854CFD" w:rsidRPr="00854CFD" w:rsidRDefault="00854CFD" w:rsidP="00854CFD">
      <w:pPr>
        <w:rPr>
          <w:rFonts w:cs="Times"/>
          <w:szCs w:val="20"/>
          <w:lang w:eastAsia="zh-CN"/>
        </w:rPr>
      </w:pPr>
      <w:r w:rsidRPr="00854CFD">
        <w:rPr>
          <w:rFonts w:cs="Times"/>
          <w:szCs w:val="20"/>
          <w:lang w:eastAsia="zh-CN"/>
        </w:rPr>
        <w:t>The following TP is endorsed for the editor’s CR on TS38.214.</w:t>
      </w:r>
    </w:p>
    <w:tbl>
      <w:tblPr>
        <w:tblW w:w="10096"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96"/>
      </w:tblGrid>
      <w:tr w:rsidR="00854CFD" w14:paraId="155AF1F3" w14:textId="77777777" w:rsidTr="00854CFD">
        <w:tc>
          <w:tcPr>
            <w:tcW w:w="10096" w:type="dxa"/>
            <w:shd w:val="clear" w:color="auto" w:fill="auto"/>
          </w:tcPr>
          <w:p w14:paraId="03596F42" w14:textId="77777777" w:rsidR="00854CFD" w:rsidRPr="003E0CCD" w:rsidRDefault="00854CFD" w:rsidP="003E0CCD">
            <w:pPr>
              <w:rPr>
                <w:rFonts w:ascii="Arial" w:hAnsi="Arial" w:cs="Arial"/>
                <w:b/>
                <w:bCs/>
                <w:sz w:val="16"/>
                <w:szCs w:val="16"/>
              </w:rPr>
            </w:pPr>
            <w:r w:rsidRPr="003E0CCD">
              <w:rPr>
                <w:rFonts w:ascii="Arial" w:hAnsi="Arial" w:cs="Arial"/>
                <w:b/>
                <w:bCs/>
                <w:sz w:val="16"/>
                <w:szCs w:val="16"/>
              </w:rPr>
              <w:t>6.2.2</w:t>
            </w:r>
            <w:r w:rsidRPr="003E0CCD">
              <w:rPr>
                <w:rFonts w:ascii="Arial" w:hAnsi="Arial" w:cs="Arial"/>
                <w:b/>
                <w:bCs/>
                <w:sz w:val="16"/>
                <w:szCs w:val="16"/>
              </w:rPr>
              <w:tab/>
              <w:t>UE DM-RS transmission procedure</w:t>
            </w:r>
          </w:p>
          <w:p w14:paraId="190DF94A" w14:textId="77777777" w:rsidR="00854CFD" w:rsidRPr="00235A7C" w:rsidRDefault="00854CFD" w:rsidP="00235A7C">
            <w:pPr>
              <w:jc w:val="center"/>
              <w:rPr>
                <w:rFonts w:ascii="Arial" w:hAnsi="Arial" w:cs="Arial"/>
                <w:b/>
                <w:bCs/>
                <w:color w:val="FF0000"/>
                <w:sz w:val="16"/>
                <w:szCs w:val="16"/>
                <w:lang w:eastAsia="zh-CN"/>
              </w:rPr>
            </w:pPr>
            <w:r w:rsidRPr="00235A7C">
              <w:rPr>
                <w:rFonts w:ascii="Arial" w:hAnsi="Arial" w:cs="Arial"/>
                <w:b/>
                <w:bCs/>
                <w:color w:val="FF0000"/>
                <w:sz w:val="16"/>
                <w:szCs w:val="16"/>
                <w:lang w:eastAsia="zh-CN"/>
              </w:rPr>
              <w:t>&lt; Unchanged text omitted &gt;</w:t>
            </w:r>
          </w:p>
          <w:p w14:paraId="48215C35" w14:textId="77777777" w:rsidR="00854CFD" w:rsidRPr="00235A7C" w:rsidRDefault="00854CFD" w:rsidP="00235A7C">
            <w:pPr>
              <w:rPr>
                <w:rFonts w:ascii="Arial" w:hAnsi="Arial" w:cs="Arial"/>
                <w:color w:val="000000"/>
                <w:kern w:val="2"/>
                <w:sz w:val="16"/>
                <w:szCs w:val="16"/>
                <w:lang w:eastAsia="ko-KR"/>
              </w:rPr>
            </w:pPr>
            <w:r w:rsidRPr="00235A7C">
              <w:rPr>
                <w:rFonts w:ascii="Arial" w:hAnsi="Arial" w:cs="Arial"/>
                <w:color w:val="000000"/>
                <w:kern w:val="2"/>
                <w:sz w:val="16"/>
                <w:szCs w:val="16"/>
                <w:lang w:eastAsia="ko-KR"/>
              </w:rPr>
              <w:t>When transmitted PUSCH is scheduled by DCI format 0_1 with CRC scrambled by C-RNTI, CS-RNTI,</w:t>
            </w:r>
            <w:r w:rsidRPr="00235A7C">
              <w:rPr>
                <w:rFonts w:ascii="Arial" w:eastAsia="DengXian" w:hAnsi="Arial" w:cs="Arial"/>
                <w:color w:val="000000"/>
                <w:kern w:val="2"/>
                <w:sz w:val="16"/>
                <w:szCs w:val="16"/>
                <w:lang w:eastAsia="zh-CN"/>
              </w:rPr>
              <w:t xml:space="preserve"> </w:t>
            </w:r>
            <w:r w:rsidRPr="00235A7C">
              <w:rPr>
                <w:rFonts w:ascii="Arial" w:hAnsi="Arial" w:cs="Arial"/>
                <w:color w:val="000000"/>
                <w:kern w:val="2"/>
                <w:sz w:val="16"/>
                <w:szCs w:val="16"/>
                <w:lang w:eastAsia="ko-KR"/>
              </w:rPr>
              <w:t>SP-CSI-RNTI or MCS</w:t>
            </w:r>
            <w:r w:rsidRPr="00235A7C">
              <w:rPr>
                <w:rFonts w:ascii="Arial" w:eastAsia="DengXian" w:hAnsi="Arial" w:cs="Arial"/>
                <w:color w:val="000000"/>
                <w:kern w:val="2"/>
                <w:sz w:val="16"/>
                <w:szCs w:val="16"/>
                <w:lang w:eastAsia="zh-CN"/>
              </w:rPr>
              <w:t>-C</w:t>
            </w:r>
            <w:r w:rsidRPr="00235A7C">
              <w:rPr>
                <w:rFonts w:ascii="Arial" w:hAnsi="Arial" w:cs="Arial"/>
                <w:color w:val="000000"/>
                <w:kern w:val="2"/>
                <w:sz w:val="16"/>
                <w:szCs w:val="16"/>
                <w:lang w:eastAsia="ko-KR"/>
              </w:rPr>
              <w:t>-RNTI, or corresponding to a configured grant, or being a PUSCH for Type-2 random access procedure,</w:t>
            </w:r>
          </w:p>
          <w:p w14:paraId="42DB2C4E" w14:textId="418F044E" w:rsidR="00854CFD" w:rsidRPr="00235A7C" w:rsidRDefault="00854CFD" w:rsidP="00235A7C">
            <w:pPr>
              <w:ind w:left="568" w:hanging="284"/>
              <w:rPr>
                <w:rFonts w:ascii="Arial" w:hAnsi="Arial" w:cs="Arial"/>
                <w:sz w:val="16"/>
                <w:szCs w:val="16"/>
                <w:lang w:eastAsia="ko-KR"/>
              </w:rPr>
            </w:pPr>
            <w:r w:rsidRPr="00235A7C">
              <w:rPr>
                <w:rFonts w:ascii="Arial" w:hAnsi="Arial" w:cs="Arial"/>
                <w:kern w:val="2"/>
                <w:sz w:val="16"/>
                <w:szCs w:val="16"/>
                <w:lang w:eastAsia="ko-KR"/>
              </w:rPr>
              <w:t>-</w:t>
            </w:r>
            <w:r w:rsidRPr="00235A7C">
              <w:rPr>
                <w:rFonts w:ascii="Arial" w:hAnsi="Arial" w:cs="Arial"/>
                <w:kern w:val="2"/>
                <w:sz w:val="16"/>
                <w:szCs w:val="16"/>
                <w:lang w:eastAsia="ko-KR"/>
              </w:rPr>
              <w:tab/>
            </w:r>
            <w:r w:rsidRPr="00235A7C">
              <w:rPr>
                <w:rFonts w:ascii="Arial" w:eastAsia="SimSun" w:hAnsi="Arial" w:cs="Arial"/>
                <w:color w:val="0000FF"/>
                <w:sz w:val="16"/>
                <w:szCs w:val="16"/>
                <w:lang w:eastAsia="zh-CN"/>
              </w:rPr>
              <w:t>for a configured-grant based PUSCH transmission</w:t>
            </w:r>
            <w:r w:rsidRPr="00235A7C">
              <w:rPr>
                <w:rFonts w:ascii="Arial" w:hAnsi="Arial" w:cs="Arial"/>
                <w:color w:val="FF0000"/>
                <w:sz w:val="16"/>
                <w:szCs w:val="16"/>
                <w:lang w:eastAsia="zh-CN"/>
              </w:rPr>
              <w:t xml:space="preserve"> in </w:t>
            </w:r>
            <w:r w:rsidRPr="00235A7C">
              <w:rPr>
                <w:rFonts w:ascii="Arial" w:hAnsi="Arial" w:cs="Arial"/>
                <w:color w:val="FF0000"/>
                <w:kern w:val="2"/>
                <w:sz w:val="16"/>
                <w:szCs w:val="16"/>
                <w:lang w:eastAsia="ko-KR"/>
              </w:rPr>
              <w:t xml:space="preserve">RRC_INACTIVE state </w:t>
            </w:r>
            <w:r w:rsidRPr="00235A7C">
              <w:rPr>
                <w:rFonts w:ascii="Arial" w:eastAsia="SimSun" w:hAnsi="Arial" w:cs="Arial"/>
                <w:strike/>
                <w:color w:val="0000FF"/>
                <w:sz w:val="16"/>
                <w:szCs w:val="16"/>
                <w:lang w:eastAsia="ko-KR"/>
              </w:rPr>
              <w:t xml:space="preserve">for PUSCH corresponding to a configured grant </w:t>
            </w:r>
            <w:r w:rsidRPr="00235A7C">
              <w:rPr>
                <w:rFonts w:ascii="Arial" w:hAnsi="Arial" w:cs="Arial"/>
                <w:strike/>
                <w:color w:val="FF0000"/>
                <w:kern w:val="2"/>
                <w:sz w:val="16"/>
                <w:szCs w:val="16"/>
                <w:lang w:eastAsia="ko-KR"/>
              </w:rPr>
              <w:t>in absence of RRC connection</w:t>
            </w:r>
            <w:r w:rsidRPr="00235A7C">
              <w:rPr>
                <w:rFonts w:ascii="Arial" w:hAnsi="Arial" w:cs="Arial"/>
                <w:kern w:val="2"/>
                <w:sz w:val="16"/>
                <w:szCs w:val="16"/>
                <w:lang w:eastAsia="ko-KR"/>
              </w:rPr>
              <w:t xml:space="preserve">, the UE is provided with </w:t>
            </w:r>
            <w:r w:rsidRPr="00235A7C">
              <w:rPr>
                <w:rFonts w:ascii="Arial" w:hAnsi="Arial" w:cs="Arial"/>
                <w:color w:val="FF0000"/>
                <w:kern w:val="2"/>
                <w:sz w:val="16"/>
                <w:szCs w:val="16"/>
                <w:lang w:eastAsia="ko-KR"/>
              </w:rPr>
              <w:t xml:space="preserve">a set of </w:t>
            </w:r>
            <w:r w:rsidRPr="00235A7C">
              <w:rPr>
                <w:rFonts w:ascii="Arial" w:hAnsi="Arial" w:cs="Arial"/>
                <w:kern w:val="2"/>
                <w:sz w:val="16"/>
                <w:szCs w:val="16"/>
                <w:lang w:eastAsia="ko-KR"/>
              </w:rPr>
              <w:t xml:space="preserve">DM-RS port(s) by </w:t>
            </w:r>
            <w:r w:rsidRPr="00235A7C">
              <w:rPr>
                <w:rFonts w:ascii="Arial" w:hAnsi="Arial" w:cs="Arial"/>
                <w:i/>
                <w:iCs/>
                <w:color w:val="0000FF"/>
                <w:sz w:val="16"/>
                <w:szCs w:val="16"/>
                <w:lang w:eastAsia="zh-CN"/>
              </w:rPr>
              <w:t>sdt-DMRSports</w:t>
            </w:r>
            <w:r w:rsidRPr="00235A7C">
              <w:rPr>
                <w:rFonts w:ascii="Arial" w:hAnsi="Arial" w:cs="Arial"/>
                <w:color w:val="0000FF"/>
                <w:sz w:val="16"/>
                <w:szCs w:val="16"/>
                <w:lang w:eastAsia="ko-KR"/>
              </w:rPr>
              <w:t xml:space="preserve"> </w:t>
            </w:r>
            <w:r w:rsidRPr="00235A7C">
              <w:rPr>
                <w:rFonts w:ascii="Arial" w:hAnsi="Arial" w:cs="Arial"/>
                <w:strike/>
                <w:color w:val="0000FF"/>
                <w:sz w:val="16"/>
                <w:szCs w:val="16"/>
                <w:lang w:eastAsia="ko-KR"/>
              </w:rPr>
              <w:t>[</w:t>
            </w:r>
            <w:r w:rsidRPr="00235A7C">
              <w:rPr>
                <w:rFonts w:ascii="Arial" w:hAnsi="Arial" w:cs="Arial"/>
                <w:i/>
                <w:iCs/>
                <w:strike/>
                <w:color w:val="0000FF"/>
                <w:sz w:val="16"/>
                <w:szCs w:val="16"/>
                <w:lang w:eastAsia="ko-KR"/>
              </w:rPr>
              <w:t>DMRS-UplinkConfig</w:t>
            </w:r>
            <w:r w:rsidRPr="00235A7C">
              <w:rPr>
                <w:rFonts w:ascii="Arial" w:hAnsi="Arial" w:cs="Arial"/>
                <w:strike/>
                <w:color w:val="0000FF"/>
                <w:sz w:val="16"/>
                <w:szCs w:val="16"/>
                <w:lang w:eastAsia="ko-KR"/>
              </w:rPr>
              <w:t>s]</w:t>
            </w:r>
            <w:r w:rsidRPr="00235A7C">
              <w:rPr>
                <w:rFonts w:ascii="Arial" w:hAnsi="Arial" w:cs="Arial"/>
                <w:strike/>
                <w:color w:val="FF0000"/>
                <w:sz w:val="16"/>
                <w:szCs w:val="16"/>
                <w:lang w:eastAsia="ko-KR"/>
              </w:rPr>
              <w:t>,</w:t>
            </w:r>
            <w:r w:rsidRPr="00235A7C">
              <w:rPr>
                <w:rFonts w:ascii="Arial" w:hAnsi="Arial" w:cs="Arial"/>
                <w:color w:val="FF0000"/>
                <w:sz w:val="16"/>
                <w:szCs w:val="16"/>
                <w:lang w:eastAsia="ko-KR"/>
              </w:rPr>
              <w:t>.</w:t>
            </w:r>
            <w:r w:rsidRPr="00235A7C">
              <w:rPr>
                <w:rFonts w:ascii="Arial" w:hAnsi="Arial" w:cs="Arial"/>
                <w:sz w:val="16"/>
                <w:szCs w:val="16"/>
                <w:lang w:eastAsia="ko-KR"/>
              </w:rPr>
              <w:t xml:space="preserve"> </w:t>
            </w:r>
            <w:r w:rsidRPr="00235A7C">
              <w:rPr>
                <w:rFonts w:ascii="Arial" w:hAnsi="Arial" w:cs="Arial"/>
                <w:strike/>
                <w:color w:val="FF0000"/>
                <w:sz w:val="16"/>
                <w:szCs w:val="16"/>
                <w:lang w:eastAsia="ko-KR"/>
              </w:rPr>
              <w:t xml:space="preserve">and </w:t>
            </w:r>
            <w:r w:rsidRPr="00235A7C">
              <w:rPr>
                <w:rFonts w:ascii="Arial" w:hAnsi="Arial" w:cs="Arial"/>
                <w:strike/>
                <w:color w:val="FF0000"/>
                <w:kern w:val="2"/>
                <w:sz w:val="16"/>
                <w:szCs w:val="16"/>
                <w:lang w:eastAsia="ko-KR"/>
              </w:rPr>
              <w:t xml:space="preserve">the DM-RS resource index </w:t>
            </w:r>
            <m:oMath>
              <m:r>
                <w:rPr>
                  <w:rFonts w:ascii="Cambria Math" w:hAnsi="Cambria Math" w:cs="Arial"/>
                  <w:strike/>
                  <w:color w:val="FF0000"/>
                  <w:sz w:val="16"/>
                  <w:szCs w:val="16"/>
                  <w:lang w:val="zh-CN"/>
                </w:rPr>
                <m:t>DMR</m:t>
              </m:r>
              <m:sSub>
                <m:sSubPr>
                  <m:ctrlPr>
                    <w:rPr>
                      <w:rFonts w:ascii="Cambria Math" w:hAnsi="Cambria Math" w:cs="Arial"/>
                      <w:bCs/>
                      <w:i/>
                      <w:iCs/>
                      <w:strike/>
                      <w:color w:val="FF0000"/>
                      <w:sz w:val="16"/>
                      <w:szCs w:val="16"/>
                      <w:lang w:val="zh-CN"/>
                    </w:rPr>
                  </m:ctrlPr>
                </m:sSubPr>
                <m:e>
                  <m:r>
                    <w:rPr>
                      <w:rFonts w:ascii="Cambria Math" w:hAnsi="Cambria Math" w:cs="Arial"/>
                      <w:strike/>
                      <w:color w:val="FF0000"/>
                      <w:sz w:val="16"/>
                      <w:szCs w:val="16"/>
                      <w:lang w:val="zh-CN"/>
                    </w:rPr>
                    <m:t>S</m:t>
                  </m:r>
                </m:e>
                <m:sub>
                  <m:r>
                    <w:rPr>
                      <w:rFonts w:ascii="Cambria Math" w:hAnsi="Cambria Math" w:cs="Arial"/>
                      <w:strike/>
                      <w:color w:val="FF0000"/>
                      <w:sz w:val="16"/>
                      <w:szCs w:val="16"/>
                      <w:lang w:val="zh-CN"/>
                    </w:rPr>
                    <m:t>id</m:t>
                  </m:r>
                </m:sub>
              </m:sSub>
            </m:oMath>
            <w:r w:rsidRPr="00235A7C">
              <w:rPr>
                <w:rFonts w:ascii="Arial" w:hAnsi="Arial" w:cs="Arial"/>
                <w:strike/>
                <w:color w:val="FF0000"/>
                <w:kern w:val="2"/>
                <w:sz w:val="16"/>
                <w:szCs w:val="16"/>
                <w:lang w:eastAsia="ko-KR"/>
              </w:rPr>
              <w:t xml:space="preserve"> is determined </w:t>
            </w:r>
            <w:r w:rsidRPr="00235A7C">
              <w:rPr>
                <w:rFonts w:ascii="Arial" w:hAnsi="Arial" w:cs="Arial"/>
                <w:strike/>
                <w:color w:val="FF0000"/>
                <w:sz w:val="16"/>
                <w:szCs w:val="16"/>
              </w:rPr>
              <w:t>as defined</w:t>
            </w:r>
            <w:r w:rsidRPr="00235A7C">
              <w:rPr>
                <w:rFonts w:ascii="Arial" w:hAnsi="Arial" w:cs="Arial"/>
                <w:color w:val="FF0000"/>
                <w:sz w:val="16"/>
                <w:szCs w:val="16"/>
              </w:rPr>
              <w:t xml:space="preserve"> The DMRS port for the PUSCH is determined </w:t>
            </w:r>
            <w:r w:rsidRPr="00235A7C">
              <w:rPr>
                <w:rFonts w:ascii="Arial" w:eastAsia="Times New Roman" w:hAnsi="Arial" w:cs="Arial"/>
                <w:color w:val="FF0000"/>
                <w:sz w:val="16"/>
                <w:szCs w:val="16"/>
              </w:rPr>
              <w:t>by the mapping between SS/PBCH block(s) and a PUSCH occasion and the associated DMRS resource</w:t>
            </w:r>
            <w:r w:rsidRPr="00235A7C">
              <w:rPr>
                <w:rFonts w:ascii="Arial" w:eastAsia="SimSun" w:hAnsi="Arial" w:cs="Arial"/>
                <w:color w:val="FF0000"/>
                <w:sz w:val="16"/>
                <w:szCs w:val="16"/>
                <w:lang w:eastAsia="zh-CN"/>
              </w:rPr>
              <w:t xml:space="preserve"> </w:t>
            </w:r>
            <w:r w:rsidRPr="00235A7C">
              <w:rPr>
                <w:rFonts w:ascii="Arial" w:eastAsia="SimSun" w:hAnsi="Arial" w:cs="Arial"/>
                <w:color w:val="0000FF"/>
                <w:sz w:val="16"/>
                <w:szCs w:val="16"/>
                <w:lang w:eastAsia="zh-CN"/>
              </w:rPr>
              <w:t>as described</w:t>
            </w:r>
            <w:r w:rsidRPr="00235A7C">
              <w:rPr>
                <w:rFonts w:ascii="Arial" w:eastAsia="Times New Roman" w:hAnsi="Arial" w:cs="Arial"/>
                <w:color w:val="FF0000"/>
                <w:sz w:val="16"/>
                <w:szCs w:val="16"/>
              </w:rPr>
              <w:t xml:space="preserve"> </w:t>
            </w:r>
            <w:r w:rsidRPr="00235A7C">
              <w:rPr>
                <w:rFonts w:ascii="Arial" w:hAnsi="Arial" w:cs="Arial"/>
                <w:sz w:val="16"/>
                <w:szCs w:val="16"/>
              </w:rPr>
              <w:t>in Clause 19.1 of [6, TS 38.213]</w:t>
            </w:r>
            <w:r w:rsidRPr="00235A7C">
              <w:rPr>
                <w:rFonts w:ascii="Arial" w:hAnsi="Arial" w:cs="Arial"/>
                <w:sz w:val="16"/>
                <w:szCs w:val="16"/>
                <w:lang w:eastAsia="ko-KR"/>
              </w:rPr>
              <w:t xml:space="preserve">. </w:t>
            </w:r>
          </w:p>
          <w:p w14:paraId="6D3F7803" w14:textId="77777777" w:rsidR="00854CFD" w:rsidRPr="00235A7C" w:rsidRDefault="00854CFD" w:rsidP="00235A7C">
            <w:pPr>
              <w:ind w:left="568" w:hanging="284"/>
              <w:rPr>
                <w:rFonts w:ascii="Arial" w:hAnsi="Arial" w:cs="Arial"/>
                <w:sz w:val="16"/>
                <w:szCs w:val="16"/>
                <w:lang w:eastAsia="ko-KR"/>
              </w:rPr>
            </w:pPr>
            <w:r w:rsidRPr="00235A7C">
              <w:rPr>
                <w:rFonts w:ascii="Arial" w:hAnsi="Arial" w:cs="Arial"/>
                <w:kern w:val="2"/>
                <w:sz w:val="16"/>
                <w:szCs w:val="16"/>
                <w:lang w:eastAsia="ko-KR"/>
              </w:rPr>
              <w:t>-</w:t>
            </w:r>
            <w:r w:rsidRPr="00235A7C">
              <w:rPr>
                <w:rFonts w:ascii="Arial" w:hAnsi="Arial" w:cs="Arial"/>
                <w:kern w:val="2"/>
                <w:sz w:val="16"/>
                <w:szCs w:val="16"/>
                <w:lang w:eastAsia="ko-KR"/>
              </w:rPr>
              <w:tab/>
              <w:t xml:space="preserve">the UE may be configured with higher layer parameter </w:t>
            </w:r>
            <w:r w:rsidRPr="00235A7C">
              <w:rPr>
                <w:rFonts w:ascii="Arial" w:hAnsi="Arial" w:cs="Arial"/>
                <w:i/>
                <w:kern w:val="2"/>
                <w:sz w:val="16"/>
                <w:szCs w:val="16"/>
                <w:lang w:eastAsia="ko-KR"/>
              </w:rPr>
              <w:t xml:space="preserve">dmrs-Type </w:t>
            </w:r>
            <w:r w:rsidRPr="00235A7C">
              <w:rPr>
                <w:rFonts w:ascii="Arial" w:hAnsi="Arial" w:cs="Arial"/>
                <w:kern w:val="2"/>
                <w:sz w:val="16"/>
                <w:szCs w:val="16"/>
                <w:lang w:eastAsia="ko-KR"/>
              </w:rPr>
              <w:t>in</w:t>
            </w:r>
            <w:r w:rsidRPr="00235A7C">
              <w:rPr>
                <w:rFonts w:ascii="Arial" w:hAnsi="Arial" w:cs="Arial"/>
                <w:i/>
                <w:kern w:val="2"/>
                <w:sz w:val="16"/>
                <w:szCs w:val="16"/>
                <w:lang w:eastAsia="ko-KR"/>
              </w:rPr>
              <w:t xml:space="preserve"> </w:t>
            </w:r>
            <w:r w:rsidRPr="00235A7C">
              <w:rPr>
                <w:rFonts w:ascii="Arial" w:hAnsi="Arial" w:cs="Arial"/>
                <w:i/>
                <w:sz w:val="16"/>
                <w:szCs w:val="16"/>
              </w:rPr>
              <w:t>DMRS-UplinkConfig</w:t>
            </w:r>
            <w:r w:rsidRPr="00235A7C">
              <w:rPr>
                <w:rFonts w:ascii="Arial" w:hAnsi="Arial" w:cs="Arial"/>
                <w:kern w:val="2"/>
                <w:sz w:val="16"/>
                <w:szCs w:val="16"/>
                <w:lang w:eastAsia="ko-KR"/>
              </w:rPr>
              <w:t xml:space="preserve">, and </w:t>
            </w:r>
            <w:r w:rsidRPr="00235A7C">
              <w:rPr>
                <w:rFonts w:ascii="Arial" w:hAnsi="Arial" w:cs="Arial"/>
                <w:sz w:val="16"/>
                <w:szCs w:val="16"/>
                <w:lang w:eastAsia="ko-KR"/>
              </w:rPr>
              <w:t xml:space="preserve">the configured DM-RS configuration type is used for transmitting PUSCH </w:t>
            </w:r>
            <w:r w:rsidRPr="00235A7C">
              <w:rPr>
                <w:rFonts w:ascii="Arial" w:hAnsi="Arial" w:cs="Arial"/>
                <w:sz w:val="16"/>
                <w:szCs w:val="16"/>
              </w:rPr>
              <w:t>in as defined in Clause 6.4.1.1 of [4, TS 38.211]</w:t>
            </w:r>
            <w:r w:rsidRPr="00235A7C">
              <w:rPr>
                <w:rFonts w:ascii="Arial" w:hAnsi="Arial" w:cs="Arial"/>
                <w:sz w:val="16"/>
                <w:szCs w:val="16"/>
                <w:lang w:eastAsia="ko-KR"/>
              </w:rPr>
              <w:t xml:space="preserve">. </w:t>
            </w:r>
          </w:p>
          <w:p w14:paraId="36EBF677" w14:textId="77777777" w:rsidR="00854CFD" w:rsidRPr="00235A7C" w:rsidRDefault="00854CFD" w:rsidP="00235A7C">
            <w:pPr>
              <w:overflowPunct w:val="0"/>
              <w:jc w:val="center"/>
              <w:textAlignment w:val="baseline"/>
              <w:rPr>
                <w:rFonts w:ascii="Arial" w:eastAsia="SimSun" w:hAnsi="Arial" w:cs="Arial"/>
                <w:sz w:val="16"/>
                <w:szCs w:val="16"/>
                <w:lang w:eastAsia="zh-CN"/>
              </w:rPr>
            </w:pPr>
            <w:r w:rsidRPr="00235A7C">
              <w:rPr>
                <w:rFonts w:ascii="Arial" w:hAnsi="Arial" w:cs="Arial"/>
                <w:b/>
                <w:bCs/>
                <w:color w:val="FF0000"/>
                <w:sz w:val="16"/>
                <w:szCs w:val="16"/>
                <w:lang w:eastAsia="zh-CN"/>
              </w:rPr>
              <w:t>&lt; Unchanged text omitted &gt;</w:t>
            </w:r>
          </w:p>
        </w:tc>
      </w:tr>
    </w:tbl>
    <w:p w14:paraId="5D00AC07" w14:textId="77777777" w:rsidR="00854CFD" w:rsidRPr="00235A7C" w:rsidRDefault="00854CFD" w:rsidP="00854CFD">
      <w:pPr>
        <w:rPr>
          <w:rFonts w:ascii="Times New Roman" w:hAnsi="Times New Roman"/>
          <w:szCs w:val="20"/>
          <w:lang w:eastAsia="zh-CN"/>
        </w:rPr>
      </w:pPr>
    </w:p>
    <w:p w14:paraId="5717238D" w14:textId="77777777" w:rsidR="00854CFD" w:rsidRPr="00235A7C" w:rsidRDefault="00854CFD" w:rsidP="00854CFD">
      <w:pPr>
        <w:wordWrap w:val="0"/>
        <w:rPr>
          <w:rFonts w:ascii="Times New Roman" w:eastAsia="Malgun Gothic" w:hAnsi="Times New Roman"/>
          <w:szCs w:val="20"/>
          <w:lang w:val="en-US" w:eastAsia="ko-KR"/>
        </w:rPr>
      </w:pPr>
      <w:r w:rsidRPr="00235A7C">
        <w:rPr>
          <w:rFonts w:ascii="Times New Roman" w:hAnsi="Times New Roman"/>
          <w:szCs w:val="20"/>
          <w:highlight w:val="green"/>
        </w:rPr>
        <w:t>Agreement</w:t>
      </w:r>
    </w:p>
    <w:p w14:paraId="2DBBACF8" w14:textId="77777777" w:rsidR="00854CFD" w:rsidRPr="00235A7C" w:rsidRDefault="00854CFD" w:rsidP="00854CFD">
      <w:pPr>
        <w:rPr>
          <w:rFonts w:ascii="Times New Roman" w:hAnsi="Times New Roman"/>
          <w:szCs w:val="20"/>
          <w:lang w:eastAsia="zh-CN"/>
        </w:rPr>
      </w:pPr>
      <w:r w:rsidRPr="00235A7C">
        <w:rPr>
          <w:rFonts w:ascii="Times New Roman" w:hAnsi="Times New Roman"/>
          <w:szCs w:val="20"/>
          <w:lang w:eastAsia="zh-CN"/>
        </w:rPr>
        <w:t xml:space="preserve">For CG-SDT, UE transmits the PUCCH carrying HARQ-ACK feedback in response to a PDSCH with a same spatial domain transmission filter as a last </w:t>
      </w:r>
      <w:r w:rsidRPr="00235A7C">
        <w:rPr>
          <w:rFonts w:ascii="Times New Roman" w:hAnsi="Times New Roman"/>
          <w:strike/>
          <w:color w:val="FF0000"/>
          <w:szCs w:val="20"/>
          <w:lang w:eastAsia="zh-CN"/>
        </w:rPr>
        <w:t>CG</w:t>
      </w:r>
      <w:r w:rsidRPr="00235A7C">
        <w:rPr>
          <w:rFonts w:ascii="Times New Roman" w:hAnsi="Times New Roman"/>
          <w:szCs w:val="20"/>
          <w:lang w:eastAsia="zh-CN"/>
        </w:rPr>
        <w:t xml:space="preserve"> PUSCH transmission.</w:t>
      </w:r>
    </w:p>
    <w:p w14:paraId="13E76A48" w14:textId="77777777" w:rsidR="00854CFD" w:rsidRPr="00235A7C" w:rsidRDefault="00854CFD" w:rsidP="00854CFD">
      <w:pPr>
        <w:rPr>
          <w:rFonts w:ascii="Times New Roman" w:hAnsi="Times New Roman"/>
          <w:szCs w:val="20"/>
          <w:lang w:eastAsia="zh-CN"/>
        </w:rPr>
      </w:pPr>
    </w:p>
    <w:p w14:paraId="2FE50ADF" w14:textId="77777777" w:rsidR="00854CFD" w:rsidRPr="00235A7C" w:rsidRDefault="00854CFD" w:rsidP="00854CFD">
      <w:pPr>
        <w:wordWrap w:val="0"/>
        <w:rPr>
          <w:rFonts w:ascii="Times New Roman" w:eastAsia="Malgun Gothic" w:hAnsi="Times New Roman"/>
          <w:szCs w:val="20"/>
          <w:lang w:val="en-US" w:eastAsia="ko-KR"/>
        </w:rPr>
      </w:pPr>
      <w:r w:rsidRPr="00235A7C">
        <w:rPr>
          <w:rFonts w:ascii="Times New Roman" w:hAnsi="Times New Roman"/>
          <w:szCs w:val="20"/>
          <w:highlight w:val="green"/>
        </w:rPr>
        <w:t>Agreement</w:t>
      </w:r>
    </w:p>
    <w:p w14:paraId="00DEE821" w14:textId="77777777" w:rsidR="00854CFD" w:rsidRPr="00235A7C" w:rsidRDefault="00854CFD" w:rsidP="00854CFD">
      <w:pPr>
        <w:rPr>
          <w:rFonts w:ascii="Times New Roman" w:hAnsi="Times New Roman"/>
          <w:szCs w:val="20"/>
          <w:lang w:eastAsia="zh-CN"/>
        </w:rPr>
      </w:pPr>
      <w:r w:rsidRPr="00235A7C">
        <w:rPr>
          <w:rFonts w:ascii="Times New Roman" w:hAnsi="Times New Roman"/>
          <w:szCs w:val="20"/>
          <w:lang w:eastAsia="zh-CN"/>
        </w:rPr>
        <w:t>The following TP is endorsed for the editor’s CR on TS38.213.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01"/>
      </w:tblGrid>
      <w:tr w:rsidR="00854CFD" w:rsidRPr="00235A7C" w14:paraId="4F13FBF9" w14:textId="77777777" w:rsidTr="00235A7C">
        <w:tc>
          <w:tcPr>
            <w:tcW w:w="10201" w:type="dxa"/>
            <w:shd w:val="clear" w:color="auto" w:fill="auto"/>
          </w:tcPr>
          <w:p w14:paraId="34A16CCE" w14:textId="77777777" w:rsidR="00854CFD" w:rsidRPr="00235A7C" w:rsidRDefault="00854CFD" w:rsidP="00235A7C">
            <w:pPr>
              <w:spacing w:line="280" w:lineRule="atLeast"/>
              <w:rPr>
                <w:rFonts w:ascii="Arial" w:hAnsi="Arial" w:cs="Arial"/>
                <w:b/>
                <w:bCs/>
                <w:sz w:val="16"/>
                <w:szCs w:val="16"/>
              </w:rPr>
            </w:pPr>
            <w:r w:rsidRPr="00235A7C">
              <w:rPr>
                <w:rFonts w:ascii="Arial" w:hAnsi="Arial" w:cs="Arial"/>
                <w:b/>
                <w:bCs/>
                <w:sz w:val="16"/>
                <w:szCs w:val="16"/>
              </w:rPr>
              <w:t>19.1</w:t>
            </w:r>
            <w:r w:rsidRPr="00235A7C">
              <w:rPr>
                <w:rFonts w:ascii="Arial" w:hAnsi="Arial" w:cs="Arial"/>
                <w:b/>
                <w:bCs/>
                <w:sz w:val="16"/>
                <w:szCs w:val="16"/>
              </w:rPr>
              <w:tab/>
              <w:t>Configured-grant based PUSCH transmission</w:t>
            </w:r>
          </w:p>
          <w:p w14:paraId="2FD7EF22" w14:textId="77777777" w:rsidR="00854CFD" w:rsidRPr="00235A7C" w:rsidRDefault="00854CFD" w:rsidP="00235A7C">
            <w:pPr>
              <w:jc w:val="center"/>
              <w:rPr>
                <w:rFonts w:ascii="Arial" w:hAnsi="Arial" w:cs="Arial"/>
                <w:b/>
                <w:bCs/>
                <w:sz w:val="16"/>
                <w:szCs w:val="16"/>
                <w:lang w:eastAsia="zh-CN"/>
              </w:rPr>
            </w:pPr>
            <w:r w:rsidRPr="00235A7C">
              <w:rPr>
                <w:rFonts w:ascii="Arial" w:hAnsi="Arial" w:cs="Arial"/>
                <w:b/>
                <w:bCs/>
                <w:color w:val="FF0000"/>
                <w:sz w:val="16"/>
                <w:szCs w:val="16"/>
                <w:lang w:eastAsia="zh-CN"/>
              </w:rPr>
              <w:t>&lt; Unchanged text omitted &gt;</w:t>
            </w:r>
          </w:p>
          <w:p w14:paraId="09FDAC18" w14:textId="77777777" w:rsidR="00854CFD" w:rsidRPr="00235A7C" w:rsidRDefault="00854CFD" w:rsidP="00235A7C">
            <w:pPr>
              <w:rPr>
                <w:rFonts w:ascii="Arial" w:hAnsi="Arial" w:cs="Arial"/>
                <w:iCs/>
                <w:sz w:val="16"/>
                <w:szCs w:val="16"/>
              </w:rPr>
            </w:pPr>
            <w:r w:rsidRPr="00235A7C">
              <w:rPr>
                <w:rFonts w:ascii="Arial" w:hAnsi="Arial" w:cs="Arial"/>
                <w:iCs/>
                <w:sz w:val="16"/>
                <w:szCs w:val="16"/>
              </w:rPr>
              <w:t>A UE can be provided a USS set by</w:t>
            </w:r>
            <w:r w:rsidRPr="00235A7C">
              <w:rPr>
                <w:rFonts w:ascii="Arial" w:hAnsi="Arial" w:cs="Arial"/>
                <w:sz w:val="16"/>
                <w:szCs w:val="16"/>
                <w:lang w:eastAsia="zh-CN"/>
              </w:rPr>
              <w:t xml:space="preserve"> </w:t>
            </w:r>
            <w:r w:rsidRPr="00235A7C">
              <w:rPr>
                <w:rFonts w:ascii="Arial" w:hAnsi="Arial" w:cs="Arial"/>
                <w:i/>
                <w:iCs/>
                <w:sz w:val="16"/>
                <w:szCs w:val="16"/>
                <w:lang w:eastAsia="zh-CN"/>
              </w:rPr>
              <w:t>sdt-CG-SearchSpace</w:t>
            </w:r>
            <w:r w:rsidRPr="00235A7C">
              <w:rPr>
                <w:rFonts w:ascii="Arial" w:hAnsi="Arial" w:cs="Arial"/>
                <w:sz w:val="16"/>
                <w:szCs w:val="16"/>
                <w:lang w:eastAsia="zh-CN"/>
              </w:rPr>
              <w:t xml:space="preserve">, or a CSS set by </w:t>
            </w:r>
            <w:r w:rsidRPr="00235A7C">
              <w:rPr>
                <w:rFonts w:ascii="Arial" w:hAnsi="Arial" w:cs="Arial"/>
                <w:i/>
                <w:iCs/>
                <w:sz w:val="16"/>
                <w:szCs w:val="16"/>
                <w:lang w:eastAsia="zh-CN"/>
              </w:rPr>
              <w:t>sdt-SearchSpace</w:t>
            </w:r>
            <w:r w:rsidRPr="00235A7C">
              <w:rPr>
                <w:rFonts w:ascii="Arial" w:hAnsi="Arial" w:cs="Arial"/>
                <w:sz w:val="16"/>
                <w:szCs w:val="16"/>
                <w:lang w:eastAsia="zh-CN"/>
              </w:rPr>
              <w:t xml:space="preserve">, </w:t>
            </w:r>
            <w:r w:rsidRPr="00235A7C">
              <w:rPr>
                <w:rFonts w:ascii="Arial" w:hAnsi="Arial" w:cs="Arial"/>
                <w:iCs/>
                <w:sz w:val="16"/>
                <w:szCs w:val="16"/>
              </w:rPr>
              <w:t xml:space="preserve">to monitor PDCCH for detection of DCI format 0_0 with CRC scrambled by C-RNTI or CS-RNTI for scheduling PUSCH transmission or of DCI format 1_0 with CRC scrambled by C-RNTI for scheduling PDSCH receptions [12, TS 38.331]. </w:t>
            </w:r>
            <w:r w:rsidRPr="00235A7C">
              <w:rPr>
                <w:rFonts w:ascii="Arial" w:hAnsi="Arial" w:cs="Arial"/>
                <w:sz w:val="16"/>
                <w:szCs w:val="16"/>
              </w:rPr>
              <w:t>The UE may assume that the DM-RS antenna port associated with the PDCCH receptions, the DM-RS antenna port associated with the PDSCH receptions, and the SS/PBCH block associated with the PUSCH transmission are quasi co-located with respect to average gain and quasi co-location 'typeA' or 'typeD' properties</w:t>
            </w:r>
            <w:r w:rsidRPr="00235A7C">
              <w:rPr>
                <w:rFonts w:ascii="Arial" w:hAnsi="Arial" w:cs="Arial"/>
                <w:kern w:val="2"/>
                <w:sz w:val="16"/>
                <w:szCs w:val="16"/>
                <w:lang w:eastAsia="zh-CN"/>
              </w:rPr>
              <w:t xml:space="preserve">. </w:t>
            </w:r>
            <w:r w:rsidRPr="00235A7C">
              <w:rPr>
                <w:rFonts w:ascii="Arial" w:hAnsi="Arial" w:cs="Arial"/>
                <w:sz w:val="16"/>
                <w:szCs w:val="16"/>
              </w:rPr>
              <w:t>The UE transmits a PUCCH with HARQ-ACK information associated with the PDSCH receptions as described in clause 9.2.1</w:t>
            </w:r>
            <w:r w:rsidRPr="00235A7C">
              <w:rPr>
                <w:rFonts w:ascii="Arial" w:hAnsi="Arial" w:cs="Arial"/>
                <w:sz w:val="16"/>
                <w:szCs w:val="16"/>
                <w:lang w:eastAsia="zh-CN"/>
              </w:rPr>
              <w:t xml:space="preserve">, </w:t>
            </w:r>
            <w:r w:rsidRPr="00235A7C">
              <w:rPr>
                <w:rFonts w:ascii="Arial" w:hAnsi="Arial" w:cs="Arial"/>
                <w:color w:val="FF0000"/>
                <w:sz w:val="16"/>
                <w:szCs w:val="16"/>
                <w:u w:val="single"/>
              </w:rPr>
              <w:t xml:space="preserve">with a same spatial domain transmission filter </w:t>
            </w:r>
            <w:r w:rsidRPr="00235A7C">
              <w:rPr>
                <w:rFonts w:ascii="Arial" w:hAnsi="Arial" w:cs="Arial"/>
                <w:strike/>
                <w:color w:val="FF0000"/>
                <w:sz w:val="16"/>
                <w:szCs w:val="16"/>
                <w:u w:val="single"/>
              </w:rPr>
              <w:t>in a same active UL BWP</w:t>
            </w:r>
            <w:r w:rsidRPr="00235A7C">
              <w:rPr>
                <w:rFonts w:ascii="Arial" w:hAnsi="Arial" w:cs="Arial"/>
                <w:color w:val="FF0000"/>
                <w:sz w:val="16"/>
                <w:szCs w:val="16"/>
                <w:u w:val="single"/>
              </w:rPr>
              <w:t xml:space="preserve"> as the </w:t>
            </w:r>
            <w:r w:rsidRPr="00235A7C">
              <w:rPr>
                <w:rFonts w:ascii="Arial" w:hAnsi="Arial" w:cs="Arial"/>
                <w:strike/>
                <w:color w:val="FF0000"/>
                <w:sz w:val="16"/>
                <w:szCs w:val="16"/>
                <w:u w:val="single"/>
              </w:rPr>
              <w:t>latest</w:t>
            </w:r>
            <w:r w:rsidRPr="00235A7C">
              <w:rPr>
                <w:rFonts w:ascii="Arial" w:hAnsi="Arial" w:cs="Arial"/>
                <w:color w:val="FF0000"/>
                <w:sz w:val="16"/>
                <w:szCs w:val="16"/>
                <w:u w:val="single"/>
              </w:rPr>
              <w:t xml:space="preserve"> </w:t>
            </w:r>
            <w:r w:rsidRPr="00235A7C">
              <w:rPr>
                <w:rFonts w:ascii="Arial" w:hAnsi="Arial" w:cs="Arial"/>
                <w:color w:val="FF0000"/>
                <w:sz w:val="16"/>
                <w:szCs w:val="16"/>
                <w:u w:val="single"/>
                <w:lang w:val="en-US" w:eastAsia="zh-CN"/>
              </w:rPr>
              <w:t xml:space="preserve">last </w:t>
            </w:r>
            <w:r w:rsidRPr="00235A7C">
              <w:rPr>
                <w:rFonts w:ascii="Arial" w:hAnsi="Arial" w:cs="Arial"/>
                <w:color w:val="FF0000"/>
                <w:sz w:val="16"/>
                <w:szCs w:val="16"/>
                <w:u w:val="single"/>
              </w:rPr>
              <w:t>PUSCH transmission.</w:t>
            </w:r>
          </w:p>
          <w:p w14:paraId="63BFC5CC" w14:textId="77777777" w:rsidR="00854CFD" w:rsidRPr="00235A7C" w:rsidRDefault="00854CFD" w:rsidP="00235A7C">
            <w:pPr>
              <w:jc w:val="center"/>
              <w:rPr>
                <w:rFonts w:ascii="Arial" w:hAnsi="Arial" w:cs="Arial"/>
                <w:b/>
                <w:bCs/>
                <w:sz w:val="16"/>
                <w:szCs w:val="16"/>
                <w:lang w:eastAsia="zh-CN"/>
              </w:rPr>
            </w:pPr>
            <w:r w:rsidRPr="00235A7C">
              <w:rPr>
                <w:rFonts w:ascii="Arial" w:hAnsi="Arial" w:cs="Arial"/>
                <w:b/>
                <w:bCs/>
                <w:color w:val="FF0000"/>
                <w:sz w:val="16"/>
                <w:szCs w:val="16"/>
                <w:lang w:eastAsia="zh-CN"/>
              </w:rPr>
              <w:lastRenderedPageBreak/>
              <w:t>&lt; Unchanged text omitted &gt;</w:t>
            </w:r>
          </w:p>
        </w:tc>
      </w:tr>
    </w:tbl>
    <w:p w14:paraId="4CB669A1" w14:textId="77777777" w:rsidR="00854CFD" w:rsidRPr="00235A7C" w:rsidRDefault="00854CFD" w:rsidP="00235A7C">
      <w:pPr>
        <w:rPr>
          <w:rFonts w:ascii="Times New Roman" w:hAnsi="Times New Roman"/>
          <w:szCs w:val="20"/>
          <w:lang w:eastAsia="zh-CN"/>
        </w:rPr>
      </w:pPr>
    </w:p>
    <w:p w14:paraId="0CFF2E17" w14:textId="77777777" w:rsidR="00854CFD" w:rsidRPr="00235A7C" w:rsidRDefault="00854CFD" w:rsidP="00235A7C">
      <w:pPr>
        <w:rPr>
          <w:rFonts w:ascii="Times New Roman" w:eastAsia="Malgun Gothic" w:hAnsi="Times New Roman"/>
          <w:szCs w:val="20"/>
          <w:lang w:val="en-US" w:eastAsia="ko-KR"/>
        </w:rPr>
      </w:pPr>
      <w:r w:rsidRPr="00235A7C">
        <w:rPr>
          <w:rFonts w:ascii="Times New Roman" w:hAnsi="Times New Roman"/>
          <w:szCs w:val="20"/>
          <w:highlight w:val="green"/>
        </w:rPr>
        <w:t>Agreement</w:t>
      </w:r>
    </w:p>
    <w:p w14:paraId="3497F1B6" w14:textId="77777777" w:rsidR="00854CFD" w:rsidRPr="00235A7C" w:rsidRDefault="00854CFD" w:rsidP="00235A7C">
      <w:pPr>
        <w:rPr>
          <w:rFonts w:ascii="Times New Roman" w:hAnsi="Times New Roman"/>
          <w:szCs w:val="20"/>
          <w:lang w:eastAsia="zh-CN"/>
        </w:rPr>
      </w:pPr>
      <w:r w:rsidRPr="00235A7C">
        <w:rPr>
          <w:rFonts w:ascii="Times New Roman" w:hAnsi="Times New Roman"/>
          <w:szCs w:val="20"/>
          <w:lang w:eastAsia="zh-CN"/>
        </w:rPr>
        <w:t>The validation rule defined for CG-SDT in FD-FDD mode can be reused for RedCap UE performing CG-SDT in HD-FDD mode.</w:t>
      </w:r>
    </w:p>
    <w:p w14:paraId="4420A64A" w14:textId="77777777" w:rsidR="00854CFD" w:rsidRPr="00235A7C" w:rsidRDefault="00854CFD" w:rsidP="00235A7C">
      <w:pPr>
        <w:rPr>
          <w:rFonts w:ascii="Times New Roman" w:hAnsi="Times New Roman"/>
          <w:szCs w:val="20"/>
          <w:lang w:eastAsia="zh-CN"/>
        </w:rPr>
      </w:pPr>
    </w:p>
    <w:p w14:paraId="33983030" w14:textId="77777777" w:rsidR="00854CFD" w:rsidRPr="00235A7C" w:rsidRDefault="00854CFD" w:rsidP="00235A7C">
      <w:pPr>
        <w:rPr>
          <w:rFonts w:ascii="Times New Roman" w:eastAsia="Malgun Gothic" w:hAnsi="Times New Roman"/>
          <w:szCs w:val="20"/>
          <w:lang w:val="en-US" w:eastAsia="ko-KR"/>
        </w:rPr>
      </w:pPr>
      <w:r w:rsidRPr="00235A7C">
        <w:rPr>
          <w:rFonts w:ascii="Times New Roman" w:hAnsi="Times New Roman"/>
          <w:szCs w:val="20"/>
          <w:highlight w:val="green"/>
        </w:rPr>
        <w:t>Agreement</w:t>
      </w:r>
    </w:p>
    <w:p w14:paraId="707D69F7" w14:textId="77777777" w:rsidR="00854CFD" w:rsidRPr="00235A7C" w:rsidRDefault="00854CFD" w:rsidP="00235A7C">
      <w:pPr>
        <w:rPr>
          <w:rFonts w:ascii="Times New Roman" w:hAnsi="Times New Roman"/>
          <w:szCs w:val="20"/>
          <w:lang w:eastAsia="zh-CN"/>
        </w:rPr>
      </w:pPr>
      <w:r w:rsidRPr="00235A7C">
        <w:rPr>
          <w:rFonts w:ascii="Times New Roman" w:hAnsi="Times New Roman"/>
          <w:szCs w:val="20"/>
          <w:lang w:eastAsia="zh-CN"/>
        </w:rPr>
        <w:t>The following TP is endorsed for the editor’s CR on TS38.213.</w:t>
      </w:r>
    </w:p>
    <w:tbl>
      <w:tblPr>
        <w:tblW w:w="10096"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96"/>
      </w:tblGrid>
      <w:tr w:rsidR="00854CFD" w:rsidRPr="00235A7C" w14:paraId="5D076CE6" w14:textId="77777777" w:rsidTr="00235A7C">
        <w:tc>
          <w:tcPr>
            <w:tcW w:w="10096" w:type="dxa"/>
            <w:shd w:val="clear" w:color="auto" w:fill="auto"/>
          </w:tcPr>
          <w:p w14:paraId="16572258" w14:textId="77777777" w:rsidR="00854CFD" w:rsidRPr="00235A7C" w:rsidRDefault="00854CFD" w:rsidP="00235A7C">
            <w:pPr>
              <w:rPr>
                <w:rFonts w:ascii="Arial" w:eastAsia="SimSun" w:hAnsi="Arial" w:cs="Arial"/>
                <w:b/>
                <w:bCs/>
                <w:sz w:val="16"/>
                <w:szCs w:val="16"/>
                <w:lang w:eastAsia="zh-CN"/>
              </w:rPr>
            </w:pPr>
            <w:r w:rsidRPr="00235A7C">
              <w:rPr>
                <w:rFonts w:ascii="Arial" w:hAnsi="Arial" w:cs="Arial"/>
                <w:b/>
                <w:bCs/>
                <w:sz w:val="16"/>
                <w:szCs w:val="16"/>
              </w:rPr>
              <w:t>19.1</w:t>
            </w:r>
            <w:r w:rsidRPr="00235A7C">
              <w:rPr>
                <w:rFonts w:ascii="Arial" w:hAnsi="Arial" w:cs="Arial"/>
                <w:b/>
                <w:bCs/>
                <w:sz w:val="16"/>
                <w:szCs w:val="16"/>
              </w:rPr>
              <w:tab/>
              <w:t>Configured-grant based PUSCH transmission</w:t>
            </w:r>
          </w:p>
          <w:p w14:paraId="27CD35F4" w14:textId="77777777" w:rsidR="00854CFD" w:rsidRPr="00235A7C" w:rsidRDefault="00854CFD" w:rsidP="00235A7C">
            <w:pPr>
              <w:jc w:val="center"/>
              <w:rPr>
                <w:rFonts w:ascii="Arial" w:hAnsi="Arial" w:cs="Arial"/>
                <w:sz w:val="16"/>
                <w:szCs w:val="16"/>
                <w:lang w:eastAsia="zh-CN"/>
              </w:rPr>
            </w:pPr>
            <w:r w:rsidRPr="00235A7C">
              <w:rPr>
                <w:rFonts w:ascii="Arial" w:hAnsi="Arial" w:cs="Arial"/>
                <w:color w:val="C00000"/>
                <w:sz w:val="16"/>
                <w:szCs w:val="16"/>
              </w:rPr>
              <w:t>&lt; Start of text proposal&gt;</w:t>
            </w:r>
          </w:p>
          <w:p w14:paraId="069B9D06" w14:textId="0EB963F0" w:rsidR="00854CFD" w:rsidRPr="00235A7C" w:rsidRDefault="00854CFD" w:rsidP="00235A7C">
            <w:pPr>
              <w:rPr>
                <w:rFonts w:ascii="Arial" w:hAnsi="Arial" w:cs="Arial"/>
                <w:sz w:val="16"/>
                <w:szCs w:val="16"/>
              </w:rPr>
            </w:pPr>
            <w:r w:rsidRPr="00235A7C">
              <w:rPr>
                <w:rFonts w:ascii="Arial" w:hAnsi="Arial" w:cs="Arial"/>
                <w:strike/>
                <w:color w:val="FF0000"/>
                <w:sz w:val="16"/>
                <w:szCs w:val="16"/>
              </w:rPr>
              <w:t>Each</w:t>
            </w:r>
            <w:r w:rsidRPr="00235A7C">
              <w:rPr>
                <w:rFonts w:ascii="Arial" w:hAnsi="Arial" w:cs="Arial"/>
                <w:color w:val="FF0000"/>
                <w:sz w:val="16"/>
                <w:szCs w:val="16"/>
              </w:rPr>
              <w:t xml:space="preserve"> </w:t>
            </w:r>
            <w:r w:rsidRPr="00235A7C">
              <w:rPr>
                <w:rFonts w:ascii="Arial" w:hAnsi="Arial" w:cs="Arial"/>
                <w:strike/>
                <w:color w:val="FF0000"/>
                <w:sz w:val="16"/>
                <w:szCs w:val="16"/>
              </w:rPr>
              <w:t>consecutive</w:t>
            </w:r>
            <w:r w:rsidRPr="00235A7C">
              <w:rPr>
                <w:rFonts w:ascii="Arial" w:hAnsi="Arial" w:cs="Arial"/>
                <w:sz w:val="16"/>
                <w:szCs w:val="16"/>
              </w:rPr>
              <w:t xml:space="preserve"> </w:t>
            </w:r>
            <w:r w:rsidRPr="00235A7C">
              <w:rPr>
                <w:rFonts w:ascii="Arial" w:hAnsi="Arial" w:cs="Arial"/>
                <w:strike/>
                <w:color w:val="FF0000"/>
                <w:sz w:val="16"/>
                <w:szCs w:val="16"/>
              </w:rPr>
              <w:t>number of</w:t>
            </w:r>
            <w:r w:rsidRPr="00235A7C">
              <w:rPr>
                <w:rFonts w:ascii="Arial" w:hAnsi="Arial" w:cs="Arial"/>
                <w:color w:val="FF0000"/>
                <w:sz w:val="16"/>
                <w:szCs w:val="16"/>
              </w:rPr>
              <w:t xml:space="preserve"> </w:t>
            </w:r>
            <m:oMath>
              <m:sSubSup>
                <m:sSubSupPr>
                  <m:ctrlPr>
                    <w:rPr>
                      <w:rFonts w:ascii="Cambria Math" w:hAnsi="Cambria Math" w:cs="Arial"/>
                      <w:i/>
                      <w:color w:val="FF0000"/>
                      <w:sz w:val="16"/>
                      <w:szCs w:val="16"/>
                    </w:rPr>
                  </m:ctrlPr>
                </m:sSubSupPr>
                <m:e>
                  <m:r>
                    <w:rPr>
                      <w:rFonts w:ascii="Cambria Math" w:hAnsi="Cambria Math" w:cs="Arial"/>
                      <w:color w:val="FF0000"/>
                      <w:sz w:val="16"/>
                      <w:szCs w:val="16"/>
                    </w:rPr>
                    <m:t>N</m:t>
                  </m:r>
                </m:e>
                <m:sub>
                  <m:r>
                    <m:rPr>
                      <m:sty m:val="p"/>
                    </m:rPr>
                    <w:rPr>
                      <w:rFonts w:ascii="Cambria Math" w:hAnsi="Cambria Math" w:cs="Arial"/>
                      <w:color w:val="FF0000"/>
                      <w:sz w:val="16"/>
                      <w:szCs w:val="16"/>
                    </w:rPr>
                    <m:t>PUSCH</m:t>
                  </m:r>
                </m:sub>
                <m:sup>
                  <m:r>
                    <m:rPr>
                      <m:sty m:val="p"/>
                    </m:rPr>
                    <w:rPr>
                      <w:rFonts w:ascii="Cambria Math" w:hAnsi="Cambria Math" w:cs="Arial"/>
                      <w:color w:val="FF0000"/>
                      <w:sz w:val="16"/>
                      <w:szCs w:val="16"/>
                    </w:rPr>
                    <m:t>SS/PBCH</m:t>
                  </m:r>
                </m:sup>
              </m:sSubSup>
            </m:oMath>
            <w:r w:rsidRPr="00235A7C">
              <w:rPr>
                <w:rFonts w:ascii="Arial" w:hAnsi="Arial" w:cs="Arial"/>
                <w:sz w:val="16"/>
                <w:szCs w:val="16"/>
              </w:rPr>
              <w:t xml:space="preserve"> SS/PBCH block indexes are mapped to valid PUSCH occasions and associated DMRS resources </w:t>
            </w:r>
            <w:r w:rsidRPr="00235A7C">
              <w:rPr>
                <w:rFonts w:ascii="Arial" w:hAnsi="Arial" w:cs="Arial"/>
                <w:color w:val="FF0000"/>
                <w:sz w:val="16"/>
                <w:szCs w:val="16"/>
              </w:rPr>
              <w:t>in the following order.</w:t>
            </w:r>
          </w:p>
          <w:p w14:paraId="1AE39851" w14:textId="6483E09E" w:rsidR="00854CFD" w:rsidRPr="00235A7C" w:rsidRDefault="00854CFD" w:rsidP="00235A7C">
            <w:pPr>
              <w:pStyle w:val="B1"/>
              <w:tabs>
                <w:tab w:val="left" w:pos="425"/>
              </w:tabs>
              <w:spacing w:after="0"/>
              <w:ind w:left="562" w:hanging="274"/>
              <w:rPr>
                <w:rFonts w:ascii="Arial" w:hAnsi="Arial" w:cs="Arial"/>
                <w:sz w:val="16"/>
                <w:szCs w:val="16"/>
              </w:rPr>
            </w:pPr>
            <w:r w:rsidRPr="00235A7C">
              <w:rPr>
                <w:rFonts w:ascii="Arial" w:hAnsi="Arial" w:cs="Arial"/>
                <w:sz w:val="16"/>
                <w:szCs w:val="16"/>
              </w:rPr>
              <w:t>-</w:t>
            </w:r>
            <w:r w:rsidRPr="00235A7C">
              <w:rPr>
                <w:rFonts w:ascii="Arial" w:hAnsi="Arial" w:cs="Arial"/>
                <w:sz w:val="16"/>
                <w:szCs w:val="16"/>
              </w:rPr>
              <w:tab/>
              <w:t xml:space="preserve">first, in increasing order of DMRS resource indexes within a PUSCH occasion, where a DMRS resource index </w:t>
            </w:r>
            <m:oMath>
              <m:r>
                <w:rPr>
                  <w:rFonts w:ascii="Cambria Math" w:hAnsi="Cambria Math" w:cs="Arial"/>
                  <w:sz w:val="16"/>
                  <w:szCs w:val="16"/>
                </w:rPr>
                <m:t>DMR</m:t>
              </m:r>
              <m:sSub>
                <m:sSubPr>
                  <m:ctrlPr>
                    <w:rPr>
                      <w:rFonts w:ascii="Cambria Math" w:hAnsi="Cambria Math" w:cs="Arial"/>
                      <w:bCs/>
                      <w:i/>
                      <w:iCs/>
                      <w:sz w:val="16"/>
                      <w:szCs w:val="16"/>
                    </w:rPr>
                  </m:ctrlPr>
                </m:sSubPr>
                <m:e>
                  <m:r>
                    <w:rPr>
                      <w:rFonts w:ascii="Cambria Math" w:hAnsi="Cambria Math" w:cs="Arial"/>
                      <w:sz w:val="16"/>
                      <w:szCs w:val="16"/>
                    </w:rPr>
                    <m:t>S</m:t>
                  </m:r>
                </m:e>
                <m:sub>
                  <m:r>
                    <w:rPr>
                      <w:rFonts w:ascii="Cambria Math" w:hAnsi="Cambria Math" w:cs="Arial"/>
                      <w:sz w:val="16"/>
                      <w:szCs w:val="16"/>
                    </w:rPr>
                    <m:t>id</m:t>
                  </m:r>
                </m:sub>
              </m:sSub>
            </m:oMath>
            <w:r w:rsidRPr="00235A7C">
              <w:rPr>
                <w:rFonts w:ascii="Arial" w:hAnsi="Arial" w:cs="Arial"/>
                <w:bCs/>
                <w:iCs/>
                <w:sz w:val="16"/>
                <w:szCs w:val="16"/>
              </w:rPr>
              <w:t xml:space="preserve"> is </w:t>
            </w:r>
            <w:r w:rsidRPr="00235A7C">
              <w:rPr>
                <w:rFonts w:ascii="Arial" w:hAnsi="Arial" w:cs="Arial"/>
                <w:sz w:val="16"/>
                <w:szCs w:val="16"/>
              </w:rPr>
              <w:t>determined first in an ascending order of a DMRS port index and second in an ascending order of a DMRS sequence index [4, TS 38.211]</w:t>
            </w:r>
          </w:p>
          <w:p w14:paraId="28572A8D" w14:textId="77777777" w:rsidR="00854CFD" w:rsidRPr="00235A7C" w:rsidRDefault="00854CFD" w:rsidP="00235A7C">
            <w:pPr>
              <w:pStyle w:val="B1"/>
              <w:tabs>
                <w:tab w:val="left" w:pos="425"/>
              </w:tabs>
              <w:spacing w:after="0"/>
              <w:ind w:left="576" w:hanging="288"/>
              <w:rPr>
                <w:rFonts w:ascii="Arial" w:hAnsi="Arial" w:cs="Arial"/>
                <w:sz w:val="16"/>
                <w:szCs w:val="16"/>
              </w:rPr>
            </w:pPr>
            <w:r w:rsidRPr="00235A7C">
              <w:rPr>
                <w:rFonts w:ascii="Arial" w:hAnsi="Arial" w:cs="Arial"/>
                <w:sz w:val="16"/>
                <w:szCs w:val="16"/>
              </w:rPr>
              <w:t>-</w:t>
            </w:r>
            <w:r w:rsidRPr="00235A7C">
              <w:rPr>
                <w:rFonts w:ascii="Arial" w:hAnsi="Arial" w:cs="Arial"/>
                <w:sz w:val="16"/>
                <w:szCs w:val="16"/>
              </w:rPr>
              <w:tab/>
              <w:t>second, in increasing order of PUSCH configuration period indexes</w:t>
            </w:r>
          </w:p>
          <w:p w14:paraId="330835DF" w14:textId="77777777" w:rsidR="00854CFD" w:rsidRPr="00235A7C" w:rsidRDefault="00854CFD" w:rsidP="00235A7C">
            <w:pPr>
              <w:overflowPunct w:val="0"/>
              <w:jc w:val="center"/>
              <w:textAlignment w:val="baseline"/>
              <w:rPr>
                <w:rFonts w:ascii="Arial" w:eastAsia="SimSun" w:hAnsi="Arial" w:cs="Arial"/>
                <w:sz w:val="16"/>
                <w:szCs w:val="16"/>
                <w:lang w:eastAsia="zh-CN"/>
              </w:rPr>
            </w:pPr>
            <w:r w:rsidRPr="00235A7C">
              <w:rPr>
                <w:rFonts w:ascii="Arial" w:hAnsi="Arial" w:cs="Arial"/>
                <w:color w:val="C00000"/>
                <w:sz w:val="16"/>
                <w:szCs w:val="16"/>
              </w:rPr>
              <w:t>&lt; End of text proposal&gt;</w:t>
            </w:r>
          </w:p>
        </w:tc>
      </w:tr>
    </w:tbl>
    <w:p w14:paraId="3F742406" w14:textId="77777777" w:rsidR="004C05F8" w:rsidRDefault="004C05F8" w:rsidP="004C05F8"/>
    <w:p w14:paraId="1C2E6D27" w14:textId="4EC38FE5" w:rsidR="006B480F" w:rsidRDefault="006B480F" w:rsidP="00D1733D">
      <w:pPr>
        <w:pStyle w:val="Heading1"/>
      </w:pPr>
      <w:bookmarkStart w:id="25" w:name="_Toc98334375"/>
      <w:r w:rsidRPr="00540963">
        <w:t>Releases 8 – 16 E-UTRA Maintenance</w:t>
      </w:r>
      <w:bookmarkEnd w:id="24"/>
      <w:bookmarkEnd w:id="25"/>
    </w:p>
    <w:p w14:paraId="063FD43D" w14:textId="7CE77495" w:rsidR="00D1733D" w:rsidRPr="00D1733D" w:rsidRDefault="00D1733D" w:rsidP="00D1733D">
      <w:r>
        <w:t>None.</w:t>
      </w:r>
    </w:p>
    <w:p w14:paraId="2D16F15B" w14:textId="77777777" w:rsidR="006B480F" w:rsidRPr="00540963" w:rsidRDefault="006B480F" w:rsidP="00A0121C">
      <w:pPr>
        <w:pStyle w:val="Heading1"/>
      </w:pPr>
      <w:bookmarkStart w:id="26" w:name="_Toc95481737"/>
      <w:bookmarkStart w:id="27" w:name="_Toc98334376"/>
      <w:r w:rsidRPr="00540963">
        <w:t>Releases 15 – 16 NR Maintenance</w:t>
      </w:r>
      <w:bookmarkEnd w:id="26"/>
      <w:bookmarkEnd w:id="27"/>
    </w:p>
    <w:p w14:paraId="032A47A7" w14:textId="77777777" w:rsidR="006B480F" w:rsidRDefault="006B480F" w:rsidP="006B480F">
      <w:pPr>
        <w:rPr>
          <w:i/>
          <w:lang w:eastAsia="x-none"/>
        </w:rPr>
      </w:pPr>
      <w:r w:rsidRPr="00FD1DC0">
        <w:rPr>
          <w:b/>
          <w:i/>
          <w:color w:val="FF0000"/>
          <w:u w:val="single"/>
          <w:lang w:eastAsia="x-none"/>
        </w:rPr>
        <w:t>Only essential corrections</w:t>
      </w:r>
      <w:r w:rsidRPr="00FD1DC0">
        <w:rPr>
          <w:i/>
          <w:lang w:eastAsia="x-none"/>
        </w:rPr>
        <w:t xml:space="preserve"> – a rejected draft CR will be marked in </w:t>
      </w:r>
      <w:r w:rsidRPr="00FD1DC0">
        <w:rPr>
          <w:i/>
          <w:highlight w:val="red"/>
          <w:lang w:eastAsia="x-none"/>
        </w:rPr>
        <w:t>red</w:t>
      </w:r>
    </w:p>
    <w:p w14:paraId="080B7902" w14:textId="77777777" w:rsidR="006B480F" w:rsidRPr="00540963" w:rsidRDefault="006B480F" w:rsidP="00A0121C">
      <w:pPr>
        <w:pStyle w:val="Heading2"/>
      </w:pPr>
      <w:bookmarkStart w:id="28" w:name="_Toc95481738"/>
      <w:bookmarkStart w:id="29" w:name="_Toc98334377"/>
      <w:r w:rsidRPr="00540963">
        <w:t>Maintenance of Release 15 NR</w:t>
      </w:r>
      <w:bookmarkEnd w:id="28"/>
      <w:bookmarkEnd w:id="29"/>
    </w:p>
    <w:p w14:paraId="3B2E0311" w14:textId="77777777" w:rsidR="006B480F" w:rsidRDefault="006B480F" w:rsidP="006B480F">
      <w:pPr>
        <w:rPr>
          <w:b/>
          <w:bCs/>
          <w:i/>
          <w:color w:val="FF0000"/>
          <w:lang w:eastAsia="x-none"/>
        </w:rPr>
      </w:pPr>
      <w:r w:rsidRPr="009F246B">
        <w:rPr>
          <w:b/>
          <w:bCs/>
          <w:i/>
          <w:color w:val="FF0000"/>
          <w:lang w:eastAsia="x-none"/>
        </w:rPr>
        <w:t>Including CRs rejected for Rel-15,</w:t>
      </w:r>
      <w:r>
        <w:rPr>
          <w:b/>
          <w:bCs/>
          <w:i/>
          <w:color w:val="FF0000"/>
          <w:lang w:eastAsia="x-none"/>
        </w:rPr>
        <w:t xml:space="preserve"> </w:t>
      </w:r>
      <w:r w:rsidRPr="009F246B">
        <w:rPr>
          <w:b/>
          <w:bCs/>
          <w:i/>
          <w:color w:val="FF0000"/>
          <w:lang w:eastAsia="x-none"/>
        </w:rPr>
        <w:t>but can be considered for Rel-16. For each of these contributions, please clearly indicate that it’s originated from Rel-15 maintenance discussion (but not adopted), and is for Rel-16 maintenance consideration only</w:t>
      </w:r>
      <w:r>
        <w:rPr>
          <w:b/>
          <w:bCs/>
          <w:i/>
          <w:color w:val="FF0000"/>
          <w:lang w:eastAsia="x-none"/>
        </w:rPr>
        <w:t>.</w:t>
      </w:r>
    </w:p>
    <w:p w14:paraId="6F387CA1" w14:textId="6568F9ED" w:rsidR="006B480F" w:rsidRDefault="006B480F" w:rsidP="006B480F">
      <w:pPr>
        <w:rPr>
          <w:iCs/>
          <w:lang w:eastAsia="x-none"/>
        </w:rPr>
      </w:pPr>
    </w:p>
    <w:p w14:paraId="024CB674" w14:textId="1218ECBD" w:rsidR="006B480F" w:rsidRPr="00141AAB" w:rsidRDefault="002328C4" w:rsidP="006B480F">
      <w:pPr>
        <w:rPr>
          <w:b/>
          <w:bCs/>
          <w:lang w:eastAsia="x-none"/>
        </w:rPr>
      </w:pPr>
      <w:hyperlink r:id="rId388" w:history="1">
        <w:r w:rsidR="004371F4">
          <w:rPr>
            <w:rStyle w:val="Hyperlink"/>
            <w:b/>
            <w:bCs/>
            <w:lang w:eastAsia="x-none"/>
          </w:rPr>
          <w:t>R1-2202507</w:t>
        </w:r>
      </w:hyperlink>
      <w:r w:rsidR="00141AAB" w:rsidRPr="00141AAB">
        <w:rPr>
          <w:b/>
          <w:bCs/>
          <w:lang w:eastAsia="x-none"/>
        </w:rPr>
        <w:tab/>
        <w:t>Rel-15 NR maintenance handling for RAN1#108-e</w:t>
      </w:r>
      <w:r w:rsidR="00141AAB" w:rsidRPr="00141AAB">
        <w:rPr>
          <w:b/>
          <w:bCs/>
          <w:lang w:eastAsia="x-none"/>
        </w:rPr>
        <w:tab/>
        <w:t>RAN1 Chair</w:t>
      </w:r>
    </w:p>
    <w:p w14:paraId="6D162D87" w14:textId="77777777" w:rsidR="00141AAB" w:rsidRDefault="00141AAB" w:rsidP="006B480F">
      <w:pPr>
        <w:rPr>
          <w:lang w:eastAsia="x-none"/>
        </w:rPr>
      </w:pPr>
    </w:p>
    <w:p w14:paraId="733A4302" w14:textId="77777777" w:rsidR="00972965" w:rsidRPr="00972965" w:rsidRDefault="00763245" w:rsidP="00763245">
      <w:pPr>
        <w:rPr>
          <w:lang w:eastAsia="x-none"/>
        </w:rPr>
      </w:pPr>
      <w:bookmarkStart w:id="30" w:name="_Toc95481739"/>
      <w:r w:rsidRPr="00972965">
        <w:rPr>
          <w:lang w:eastAsia="x-none"/>
        </w:rPr>
        <w:t xml:space="preserve">[108-e-NR-CRs-01] </w:t>
      </w:r>
      <w:r w:rsidR="00972965" w:rsidRPr="00972965">
        <w:rPr>
          <w:lang w:eastAsia="x-none"/>
        </w:rPr>
        <w:t>– Frank (Huawei)</w:t>
      </w:r>
    </w:p>
    <w:p w14:paraId="6C2E5FF6" w14:textId="41584ACC" w:rsidR="00763245" w:rsidRPr="00972965" w:rsidRDefault="00763245" w:rsidP="00763245">
      <w:pPr>
        <w:rPr>
          <w:lang w:eastAsia="x-none"/>
        </w:rPr>
      </w:pPr>
      <w:r w:rsidRPr="00972965">
        <w:rPr>
          <w:lang w:eastAsia="x-none"/>
        </w:rPr>
        <w:t>Issue#1 Correction on bit interleaving length for PUSCH transmission by February 25</w:t>
      </w:r>
    </w:p>
    <w:p w14:paraId="6E6ECBD1" w14:textId="1E222D4E" w:rsidR="00763245" w:rsidRPr="002E3706" w:rsidRDefault="002328C4" w:rsidP="00763245">
      <w:pPr>
        <w:rPr>
          <w:b/>
          <w:bCs/>
          <w:lang w:eastAsia="x-none"/>
        </w:rPr>
      </w:pPr>
      <w:hyperlink r:id="rId389" w:history="1">
        <w:r w:rsidR="004371F4">
          <w:rPr>
            <w:rStyle w:val="Hyperlink"/>
            <w:b/>
            <w:bCs/>
            <w:highlight w:val="red"/>
            <w:lang w:eastAsia="x-none"/>
          </w:rPr>
          <w:t>R1-2200974</w:t>
        </w:r>
      </w:hyperlink>
      <w:r w:rsidR="00763245" w:rsidRPr="002E3706">
        <w:rPr>
          <w:b/>
          <w:bCs/>
          <w:lang w:eastAsia="x-none"/>
        </w:rPr>
        <w:tab/>
        <w:t>Correction on bit interleaving length for PUSCH transmission</w:t>
      </w:r>
      <w:r w:rsidR="00763245" w:rsidRPr="002E3706">
        <w:rPr>
          <w:b/>
          <w:bCs/>
          <w:lang w:eastAsia="x-none"/>
        </w:rPr>
        <w:tab/>
        <w:t>Huawei, HiSilicon</w:t>
      </w:r>
    </w:p>
    <w:p w14:paraId="2B8E145A" w14:textId="2E470575" w:rsidR="00763245" w:rsidRPr="00972965" w:rsidRDefault="002328C4" w:rsidP="00763245">
      <w:pPr>
        <w:rPr>
          <w:b/>
          <w:bCs/>
          <w:lang w:eastAsia="x-none"/>
        </w:rPr>
      </w:pPr>
      <w:hyperlink r:id="rId390" w:history="1">
        <w:r w:rsidR="004371F4">
          <w:rPr>
            <w:rStyle w:val="Hyperlink"/>
            <w:b/>
            <w:bCs/>
            <w:lang w:eastAsia="x-none"/>
          </w:rPr>
          <w:t>R1-2202832</w:t>
        </w:r>
      </w:hyperlink>
      <w:r w:rsidR="00972965" w:rsidRPr="00972965">
        <w:rPr>
          <w:b/>
          <w:bCs/>
          <w:lang w:eastAsia="x-none"/>
        </w:rPr>
        <w:tab/>
        <w:t>Summary of email discussion [108-e-NR-CRs-01] on bit interleaving length for PUSCH transmission</w:t>
      </w:r>
      <w:r w:rsidR="00972965" w:rsidRPr="00972965">
        <w:rPr>
          <w:b/>
          <w:bCs/>
          <w:lang w:eastAsia="x-none"/>
        </w:rPr>
        <w:tab/>
        <w:t>Moderator (Huawei)</w:t>
      </w:r>
    </w:p>
    <w:p w14:paraId="6155F091" w14:textId="44E54323" w:rsidR="00972965" w:rsidRDefault="00972965" w:rsidP="00763245">
      <w:pPr>
        <w:rPr>
          <w:lang w:eastAsia="x-none"/>
        </w:rPr>
      </w:pPr>
      <w:r w:rsidRPr="002E3706">
        <w:rPr>
          <w:b/>
          <w:bCs/>
          <w:lang w:eastAsia="x-none"/>
        </w:rPr>
        <w:t>Decision:</w:t>
      </w:r>
      <w:r>
        <w:rPr>
          <w:lang w:eastAsia="x-none"/>
        </w:rPr>
        <w:t xml:space="preserve"> </w:t>
      </w:r>
      <w:r w:rsidR="002E3706">
        <w:rPr>
          <w:lang w:eastAsia="x-none"/>
        </w:rPr>
        <w:t>As per email decision posted on Feb 24</w:t>
      </w:r>
      <w:r w:rsidR="002E3706" w:rsidRPr="002E3706">
        <w:rPr>
          <w:vertAlign w:val="superscript"/>
          <w:lang w:eastAsia="x-none"/>
        </w:rPr>
        <w:t>th</w:t>
      </w:r>
      <w:r w:rsidR="002E3706">
        <w:rPr>
          <w:lang w:eastAsia="x-none"/>
        </w:rPr>
        <w:t>,</w:t>
      </w:r>
    </w:p>
    <w:p w14:paraId="2792BA94" w14:textId="77777777" w:rsidR="002E3706" w:rsidRPr="002E3706" w:rsidRDefault="002E3706" w:rsidP="002E3706">
      <w:pPr>
        <w:rPr>
          <w:bCs/>
          <w:u w:val="single"/>
          <w:lang w:eastAsia="x-none"/>
        </w:rPr>
      </w:pPr>
      <w:r w:rsidRPr="002E3706">
        <w:rPr>
          <w:bCs/>
          <w:u w:val="single"/>
          <w:lang w:eastAsia="x-none"/>
        </w:rPr>
        <w:t>Conclusion</w:t>
      </w:r>
    </w:p>
    <w:p w14:paraId="430C921D" w14:textId="77777777" w:rsidR="002E3706" w:rsidRDefault="002E3706" w:rsidP="002E3706">
      <w:pPr>
        <w:rPr>
          <w:lang w:eastAsia="x-none"/>
        </w:rPr>
      </w:pPr>
      <w:r>
        <w:rPr>
          <w:lang w:eastAsia="x-none"/>
        </w:rPr>
        <w:t>The specification is already clear and the additional clarification proposed with the draft CR does not qualify as an essential correction of a frozen release.</w:t>
      </w:r>
    </w:p>
    <w:p w14:paraId="2CA37164" w14:textId="1541CA4B" w:rsidR="002E3706" w:rsidRPr="002E3706" w:rsidRDefault="002E3706" w:rsidP="00763245">
      <w:pPr>
        <w:rPr>
          <w:lang w:eastAsia="x-none"/>
        </w:rPr>
      </w:pPr>
    </w:p>
    <w:p w14:paraId="17FA653B" w14:textId="7C0A54EF" w:rsidR="002E3706" w:rsidRPr="002E3706" w:rsidRDefault="002E3706" w:rsidP="00763245">
      <w:pPr>
        <w:rPr>
          <w:lang w:eastAsia="x-none"/>
        </w:rPr>
      </w:pPr>
    </w:p>
    <w:p w14:paraId="124470E8" w14:textId="77777777" w:rsidR="002E3706" w:rsidRPr="006709E8" w:rsidRDefault="00763245" w:rsidP="00763245">
      <w:pPr>
        <w:rPr>
          <w:lang w:eastAsia="x-none"/>
        </w:rPr>
      </w:pPr>
      <w:r w:rsidRPr="006709E8">
        <w:rPr>
          <w:lang w:eastAsia="x-none"/>
        </w:rPr>
        <w:t xml:space="preserve">[108-e-NR-CRs-02] </w:t>
      </w:r>
      <w:r w:rsidR="002E3706" w:rsidRPr="006709E8">
        <w:rPr>
          <w:lang w:eastAsia="x-none"/>
        </w:rPr>
        <w:t>– Karri (Nokia)</w:t>
      </w:r>
    </w:p>
    <w:p w14:paraId="04AF8B41" w14:textId="3CEE050C" w:rsidR="00763245" w:rsidRPr="006709E8" w:rsidRDefault="00763245" w:rsidP="00763245">
      <w:pPr>
        <w:rPr>
          <w:lang w:eastAsia="x-none"/>
        </w:rPr>
      </w:pPr>
      <w:r w:rsidRPr="006709E8">
        <w:rPr>
          <w:lang w:eastAsia="x-none"/>
        </w:rPr>
        <w:t>Issue#3 SPS PDSCH activation and PUCCH resource selection for the 1st SPS PDSCH by March 1</w:t>
      </w:r>
    </w:p>
    <w:p w14:paraId="5D7DE5D3" w14:textId="1C72783D" w:rsidR="00763245" w:rsidRPr="006709E8" w:rsidRDefault="00763245" w:rsidP="00763245">
      <w:pPr>
        <w:numPr>
          <w:ilvl w:val="0"/>
          <w:numId w:val="60"/>
        </w:numPr>
        <w:rPr>
          <w:lang w:eastAsia="x-none"/>
        </w:rPr>
      </w:pPr>
      <w:r w:rsidRPr="006709E8">
        <w:rPr>
          <w:lang w:eastAsia="x-none"/>
        </w:rPr>
        <w:t xml:space="preserve">Relevant tdocs: </w:t>
      </w:r>
      <w:hyperlink r:id="rId391" w:history="1">
        <w:r w:rsidR="004371F4">
          <w:rPr>
            <w:rStyle w:val="Hyperlink"/>
            <w:lang w:eastAsia="x-none"/>
          </w:rPr>
          <w:t>R1-2201027</w:t>
        </w:r>
      </w:hyperlink>
      <w:r w:rsidRPr="006709E8">
        <w:rPr>
          <w:bCs/>
          <w:lang w:eastAsia="x-none"/>
        </w:rPr>
        <w:t xml:space="preserve">, </w:t>
      </w:r>
      <w:hyperlink r:id="rId392" w:history="1">
        <w:r w:rsidR="004371F4">
          <w:rPr>
            <w:rStyle w:val="Hyperlink"/>
            <w:bCs/>
            <w:lang w:eastAsia="x-none"/>
          </w:rPr>
          <w:t>R1-2201028</w:t>
        </w:r>
      </w:hyperlink>
      <w:r w:rsidRPr="006709E8">
        <w:rPr>
          <w:bCs/>
          <w:lang w:eastAsia="x-none"/>
        </w:rPr>
        <w:t xml:space="preserve">, </w:t>
      </w:r>
      <w:hyperlink r:id="rId393" w:history="1">
        <w:r w:rsidR="004371F4">
          <w:rPr>
            <w:rStyle w:val="Hyperlink"/>
            <w:bCs/>
            <w:lang w:eastAsia="x-none"/>
          </w:rPr>
          <w:t>R1-2201385</w:t>
        </w:r>
      </w:hyperlink>
      <w:r w:rsidRPr="006709E8">
        <w:rPr>
          <w:bCs/>
          <w:lang w:eastAsia="x-none"/>
        </w:rPr>
        <w:t xml:space="preserve">, </w:t>
      </w:r>
      <w:hyperlink r:id="rId394" w:history="1">
        <w:r w:rsidR="004371F4">
          <w:rPr>
            <w:rStyle w:val="Hyperlink"/>
            <w:bCs/>
            <w:lang w:eastAsia="x-none"/>
          </w:rPr>
          <w:t>R1-2202116</w:t>
        </w:r>
      </w:hyperlink>
      <w:r w:rsidRPr="006709E8">
        <w:rPr>
          <w:bCs/>
          <w:lang w:eastAsia="x-none"/>
        </w:rPr>
        <w:t>,</w:t>
      </w:r>
      <w:r w:rsidRPr="006709E8">
        <w:rPr>
          <w:lang w:eastAsia="x-none"/>
        </w:rPr>
        <w:t xml:space="preserve"> </w:t>
      </w:r>
      <w:hyperlink r:id="rId395" w:history="1">
        <w:r w:rsidR="004371F4">
          <w:rPr>
            <w:rStyle w:val="Hyperlink"/>
            <w:lang w:eastAsia="x-none"/>
          </w:rPr>
          <w:t>R1-2201656</w:t>
        </w:r>
      </w:hyperlink>
    </w:p>
    <w:p w14:paraId="41E6A5BF" w14:textId="7E6FB4DF" w:rsidR="00763245" w:rsidRPr="00E3004F" w:rsidRDefault="002328C4" w:rsidP="00763245">
      <w:pPr>
        <w:rPr>
          <w:bCs/>
          <w:lang w:eastAsia="x-none"/>
        </w:rPr>
      </w:pPr>
      <w:hyperlink r:id="rId396" w:history="1">
        <w:r w:rsidR="004371F4">
          <w:rPr>
            <w:rStyle w:val="Hyperlink"/>
            <w:bCs/>
            <w:lang w:eastAsia="x-none"/>
          </w:rPr>
          <w:t>R1-2201027</w:t>
        </w:r>
      </w:hyperlink>
      <w:r w:rsidR="00763245" w:rsidRPr="00E3004F">
        <w:rPr>
          <w:bCs/>
          <w:lang w:eastAsia="x-none"/>
        </w:rPr>
        <w:tab/>
        <w:t>SPS PDSCH activation and PUCCH resource selection for the 1st SPS PDSCH</w:t>
      </w:r>
      <w:r w:rsidR="00763245" w:rsidRPr="00E3004F">
        <w:rPr>
          <w:bCs/>
          <w:lang w:eastAsia="x-none"/>
        </w:rPr>
        <w:tab/>
        <w:t>Nokia, Nokia Shanghai Bell</w:t>
      </w:r>
    </w:p>
    <w:p w14:paraId="48715EE9" w14:textId="38585255" w:rsidR="00763245" w:rsidRPr="00D34304" w:rsidRDefault="002328C4" w:rsidP="00763245">
      <w:pPr>
        <w:rPr>
          <w:b/>
          <w:lang w:eastAsia="x-none"/>
        </w:rPr>
      </w:pPr>
      <w:hyperlink r:id="rId397" w:history="1">
        <w:r w:rsidR="004371F4">
          <w:rPr>
            <w:rStyle w:val="Hyperlink"/>
            <w:b/>
            <w:lang w:eastAsia="x-none"/>
          </w:rPr>
          <w:t>R1-2201028</w:t>
        </w:r>
      </w:hyperlink>
      <w:r w:rsidR="00763245" w:rsidRPr="00D34304">
        <w:rPr>
          <w:b/>
          <w:lang w:eastAsia="x-none"/>
        </w:rPr>
        <w:tab/>
        <w:t>Draft 38.213 CR on SPS PDSCH activation and PUCCH resource selection for the 1st SPS PDSCH</w:t>
      </w:r>
      <w:r w:rsidR="00763245" w:rsidRPr="00D34304">
        <w:rPr>
          <w:b/>
          <w:lang w:eastAsia="x-none"/>
        </w:rPr>
        <w:tab/>
        <w:t>Nokia, Nokia Shanghai Bell</w:t>
      </w:r>
    </w:p>
    <w:p w14:paraId="4052F845" w14:textId="61BF5177" w:rsidR="00763245" w:rsidRPr="00E3004F" w:rsidRDefault="002328C4" w:rsidP="00763245">
      <w:pPr>
        <w:rPr>
          <w:bCs/>
          <w:lang w:eastAsia="x-none"/>
        </w:rPr>
      </w:pPr>
      <w:hyperlink r:id="rId398" w:history="1">
        <w:r w:rsidR="004371F4">
          <w:rPr>
            <w:rStyle w:val="Hyperlink"/>
            <w:bCs/>
            <w:lang w:eastAsia="x-none"/>
          </w:rPr>
          <w:t>R1-2201385</w:t>
        </w:r>
      </w:hyperlink>
      <w:r w:rsidR="00763245" w:rsidRPr="00E3004F">
        <w:rPr>
          <w:bCs/>
          <w:lang w:eastAsia="x-none"/>
        </w:rPr>
        <w:tab/>
        <w:t>Clarification on PUCCH resource determination for the first SPS PDSCH</w:t>
      </w:r>
      <w:r w:rsidR="00763245" w:rsidRPr="00E3004F">
        <w:rPr>
          <w:bCs/>
          <w:lang w:eastAsia="x-none"/>
        </w:rPr>
        <w:tab/>
        <w:t>ZTE</w:t>
      </w:r>
    </w:p>
    <w:p w14:paraId="4A0B50EC" w14:textId="6293C806" w:rsidR="00763245" w:rsidRPr="00E3004F" w:rsidRDefault="002328C4" w:rsidP="00763245">
      <w:pPr>
        <w:rPr>
          <w:bCs/>
          <w:lang w:eastAsia="x-none"/>
        </w:rPr>
      </w:pPr>
      <w:hyperlink r:id="rId399" w:history="1">
        <w:r w:rsidR="004371F4">
          <w:rPr>
            <w:rStyle w:val="Hyperlink"/>
            <w:bCs/>
            <w:lang w:eastAsia="x-none"/>
          </w:rPr>
          <w:t>R1-2202116</w:t>
        </w:r>
      </w:hyperlink>
      <w:r w:rsidR="00763245" w:rsidRPr="00E3004F">
        <w:rPr>
          <w:bCs/>
          <w:lang w:eastAsia="x-none"/>
        </w:rPr>
        <w:tab/>
        <w:t>Clarification on HARQ-ACK PUCCH resource for SPS PDSCH</w:t>
      </w:r>
      <w:r w:rsidR="00763245" w:rsidRPr="00E3004F">
        <w:rPr>
          <w:bCs/>
          <w:lang w:eastAsia="x-none"/>
        </w:rPr>
        <w:tab/>
        <w:t>Qualcomm Incorporated</w:t>
      </w:r>
    </w:p>
    <w:p w14:paraId="2F2C501E" w14:textId="609440AD" w:rsidR="00763245" w:rsidRPr="00663666" w:rsidRDefault="002328C4" w:rsidP="00763245">
      <w:pPr>
        <w:rPr>
          <w:b/>
          <w:bCs/>
          <w:lang w:eastAsia="x-none"/>
        </w:rPr>
      </w:pPr>
      <w:hyperlink r:id="rId400" w:history="1">
        <w:r w:rsidR="004371F4">
          <w:rPr>
            <w:rStyle w:val="Hyperlink"/>
            <w:b/>
            <w:bCs/>
            <w:lang w:eastAsia="x-none"/>
          </w:rPr>
          <w:t>R1-2202833</w:t>
        </w:r>
      </w:hyperlink>
      <w:r w:rsidR="00663666" w:rsidRPr="00663666">
        <w:rPr>
          <w:b/>
          <w:bCs/>
          <w:lang w:eastAsia="x-none"/>
        </w:rPr>
        <w:tab/>
        <w:t>[108-e-NR-CRs-02] Issue#3 SPS PDSCH activation and PUCCH resource selection for the 1st SPS PDSCH</w:t>
      </w:r>
      <w:r w:rsidR="00663666" w:rsidRPr="00663666">
        <w:rPr>
          <w:b/>
          <w:bCs/>
          <w:lang w:eastAsia="x-none"/>
        </w:rPr>
        <w:tab/>
        <w:t>Moderator (Nokia)</w:t>
      </w:r>
    </w:p>
    <w:p w14:paraId="30F8998F" w14:textId="068AA38A" w:rsidR="006709E8" w:rsidRDefault="006709E8" w:rsidP="006709E8">
      <w:pPr>
        <w:rPr>
          <w:lang w:eastAsia="x-none"/>
        </w:rPr>
      </w:pPr>
      <w:r w:rsidRPr="002E3706">
        <w:rPr>
          <w:b/>
          <w:bCs/>
          <w:lang w:eastAsia="x-none"/>
        </w:rPr>
        <w:t>Decision:</w:t>
      </w:r>
      <w:r>
        <w:rPr>
          <w:lang w:eastAsia="x-none"/>
        </w:rPr>
        <w:t xml:space="preserve"> As per email decision posted on Mar 3</w:t>
      </w:r>
      <w:r w:rsidRPr="006709E8">
        <w:rPr>
          <w:vertAlign w:val="superscript"/>
          <w:lang w:eastAsia="x-none"/>
        </w:rPr>
        <w:t>rd</w:t>
      </w:r>
      <w:r>
        <w:rPr>
          <w:lang w:eastAsia="x-none"/>
        </w:rPr>
        <w:t>,</w:t>
      </w:r>
    </w:p>
    <w:p w14:paraId="6365EA0F" w14:textId="77777777" w:rsidR="006709E8" w:rsidRPr="006709E8" w:rsidRDefault="006709E8" w:rsidP="006709E8">
      <w:pPr>
        <w:rPr>
          <w:highlight w:val="green"/>
          <w:lang w:eastAsia="x-none"/>
        </w:rPr>
      </w:pPr>
      <w:r w:rsidRPr="006709E8">
        <w:rPr>
          <w:highlight w:val="green"/>
          <w:lang w:eastAsia="x-none"/>
        </w:rPr>
        <w:t>Agreement</w:t>
      </w:r>
    </w:p>
    <w:p w14:paraId="57D12208" w14:textId="2FCE2077" w:rsidR="006709E8" w:rsidRDefault="006709E8" w:rsidP="006709E8">
      <w:pPr>
        <w:rPr>
          <w:bCs/>
          <w:lang w:eastAsia="x-none"/>
        </w:rPr>
      </w:pPr>
      <w:r w:rsidRPr="001679A4">
        <w:rPr>
          <w:bCs/>
          <w:lang w:eastAsia="x-none"/>
        </w:rPr>
        <w:t xml:space="preserve">The </w:t>
      </w:r>
      <w:r w:rsidR="001565F3">
        <w:rPr>
          <w:bCs/>
          <w:lang w:eastAsia="x-none"/>
        </w:rPr>
        <w:t xml:space="preserve">Rel-16 </w:t>
      </w:r>
      <w:r w:rsidRPr="001679A4">
        <w:rPr>
          <w:bCs/>
          <w:lang w:eastAsia="x-none"/>
        </w:rPr>
        <w:t>TP</w:t>
      </w:r>
      <w:r w:rsidR="001565F3">
        <w:rPr>
          <w:bCs/>
          <w:lang w:eastAsia="x-none"/>
        </w:rPr>
        <w:t xml:space="preserve">s (as in section 3.4 of </w:t>
      </w:r>
      <w:r w:rsidR="001565F3" w:rsidRPr="001565F3">
        <w:rPr>
          <w:bCs/>
          <w:lang w:eastAsia="x-none"/>
        </w:rPr>
        <w:t>R1-220283</w:t>
      </w:r>
      <w:r w:rsidR="001565F3">
        <w:rPr>
          <w:bCs/>
          <w:lang w:eastAsia="x-none"/>
        </w:rPr>
        <w:t>)</w:t>
      </w:r>
      <w:r w:rsidRPr="001679A4">
        <w:rPr>
          <w:bCs/>
          <w:lang w:eastAsia="x-none"/>
        </w:rPr>
        <w:t xml:space="preserve"> for SPS PDSCH activation and PUCCH resource selection for the 1st SPS PDSCH </w:t>
      </w:r>
      <w:r w:rsidR="001565F3">
        <w:rPr>
          <w:bCs/>
          <w:lang w:eastAsia="x-none"/>
        </w:rPr>
        <w:t>are</w:t>
      </w:r>
      <w:r w:rsidRPr="001679A4">
        <w:rPr>
          <w:bCs/>
          <w:lang w:eastAsia="x-none"/>
        </w:rPr>
        <w:t xml:space="preserve"> endorsed</w:t>
      </w:r>
      <w:r w:rsidR="001565F3">
        <w:rPr>
          <w:bCs/>
          <w:lang w:eastAsia="x-none"/>
        </w:rPr>
        <w:t xml:space="preserve">. Final CRs are </w:t>
      </w:r>
      <w:r w:rsidR="001565F3" w:rsidRPr="001565F3">
        <w:rPr>
          <w:bCs/>
          <w:highlight w:val="green"/>
          <w:lang w:eastAsia="x-none"/>
        </w:rPr>
        <w:t xml:space="preserve">agreed </w:t>
      </w:r>
      <w:r w:rsidRPr="001565F3">
        <w:rPr>
          <w:bCs/>
          <w:highlight w:val="green"/>
          <w:lang w:eastAsia="x-none"/>
        </w:rPr>
        <w:t xml:space="preserve">in </w:t>
      </w:r>
      <w:hyperlink r:id="rId401" w:history="1">
        <w:r w:rsidR="004371F4">
          <w:rPr>
            <w:rStyle w:val="Hyperlink"/>
            <w:bCs/>
            <w:highlight w:val="green"/>
            <w:lang w:eastAsia="x-none"/>
          </w:rPr>
          <w:t>R1-2202898</w:t>
        </w:r>
      </w:hyperlink>
      <w:r w:rsidRPr="001565F3">
        <w:rPr>
          <w:bCs/>
          <w:highlight w:val="green"/>
          <w:lang w:eastAsia="x-none"/>
        </w:rPr>
        <w:t xml:space="preserve"> (TS38.213, Rel-16, CR#0286, Cat. F), </w:t>
      </w:r>
      <w:hyperlink r:id="rId402" w:history="1">
        <w:r w:rsidR="004371F4">
          <w:rPr>
            <w:rStyle w:val="Hyperlink"/>
            <w:bCs/>
            <w:highlight w:val="green"/>
            <w:lang w:eastAsia="x-none"/>
          </w:rPr>
          <w:t>R1-2202899</w:t>
        </w:r>
      </w:hyperlink>
      <w:r w:rsidRPr="001565F3">
        <w:rPr>
          <w:bCs/>
          <w:highlight w:val="green"/>
          <w:lang w:eastAsia="x-none"/>
        </w:rPr>
        <w:t xml:space="preserve"> (TS38.213, Rel-17, CR#0287, Cat. A).</w:t>
      </w:r>
    </w:p>
    <w:p w14:paraId="4463CF14" w14:textId="615FF9BE" w:rsidR="002E3706" w:rsidRDefault="002E3706" w:rsidP="00763245">
      <w:pPr>
        <w:rPr>
          <w:lang w:eastAsia="x-none"/>
        </w:rPr>
      </w:pPr>
    </w:p>
    <w:p w14:paraId="39FCEB28" w14:textId="77777777" w:rsidR="00663666" w:rsidRDefault="00663666" w:rsidP="00763245">
      <w:pPr>
        <w:rPr>
          <w:lang w:eastAsia="x-none"/>
        </w:rPr>
      </w:pPr>
    </w:p>
    <w:p w14:paraId="2E2CB52B" w14:textId="77777777" w:rsidR="002E3706" w:rsidRPr="005634FD" w:rsidRDefault="00763245" w:rsidP="00763245">
      <w:pPr>
        <w:rPr>
          <w:lang w:eastAsia="x-none"/>
        </w:rPr>
      </w:pPr>
      <w:r w:rsidRPr="005634FD">
        <w:rPr>
          <w:lang w:eastAsia="x-none"/>
        </w:rPr>
        <w:t xml:space="preserve">[108-e-NR-CRs-03] </w:t>
      </w:r>
      <w:r w:rsidR="002E3706" w:rsidRPr="005634FD">
        <w:rPr>
          <w:lang w:eastAsia="x-none"/>
        </w:rPr>
        <w:t>– Xianghui (ZTE)</w:t>
      </w:r>
    </w:p>
    <w:p w14:paraId="520A5555" w14:textId="1924A723" w:rsidR="00763245" w:rsidRPr="005634FD" w:rsidRDefault="00763245" w:rsidP="00763245">
      <w:pPr>
        <w:rPr>
          <w:lang w:eastAsia="x-none"/>
        </w:rPr>
      </w:pPr>
      <w:r w:rsidRPr="005634FD">
        <w:rPr>
          <w:lang w:eastAsia="x-none"/>
        </w:rPr>
        <w:t>Issue#4 Absolute TPC timeline and support of absolute TPC with DCI format 2_2 by March 1</w:t>
      </w:r>
    </w:p>
    <w:p w14:paraId="71786DD3" w14:textId="498EDA5A" w:rsidR="00763245" w:rsidRPr="005634FD" w:rsidRDefault="00763245" w:rsidP="00763245">
      <w:pPr>
        <w:numPr>
          <w:ilvl w:val="0"/>
          <w:numId w:val="60"/>
        </w:numPr>
        <w:rPr>
          <w:lang w:eastAsia="x-none"/>
        </w:rPr>
      </w:pPr>
      <w:r w:rsidRPr="005634FD">
        <w:rPr>
          <w:lang w:eastAsia="x-none"/>
        </w:rPr>
        <w:t xml:space="preserve">Relevant tdocs: </w:t>
      </w:r>
      <w:hyperlink r:id="rId403" w:history="1">
        <w:r w:rsidR="004371F4">
          <w:rPr>
            <w:rStyle w:val="Hyperlink"/>
            <w:lang w:eastAsia="x-none"/>
          </w:rPr>
          <w:t>R1-2200972</w:t>
        </w:r>
      </w:hyperlink>
      <w:r w:rsidRPr="005634FD">
        <w:rPr>
          <w:lang w:eastAsia="x-none"/>
        </w:rPr>
        <w:t xml:space="preserve">, </w:t>
      </w:r>
      <w:hyperlink r:id="rId404" w:history="1">
        <w:r w:rsidR="004371F4">
          <w:rPr>
            <w:rStyle w:val="Hyperlink"/>
            <w:lang w:eastAsia="x-none"/>
          </w:rPr>
          <w:t>R1-2201029</w:t>
        </w:r>
      </w:hyperlink>
      <w:r w:rsidRPr="005634FD">
        <w:rPr>
          <w:lang w:eastAsia="x-none"/>
        </w:rPr>
        <w:t xml:space="preserve">, </w:t>
      </w:r>
      <w:hyperlink r:id="rId405" w:history="1">
        <w:r w:rsidR="004371F4">
          <w:rPr>
            <w:rStyle w:val="Hyperlink"/>
            <w:lang w:eastAsia="x-none"/>
          </w:rPr>
          <w:t>R1-2201030</w:t>
        </w:r>
      </w:hyperlink>
      <w:r w:rsidRPr="005634FD">
        <w:rPr>
          <w:lang w:eastAsia="x-none"/>
        </w:rPr>
        <w:t xml:space="preserve">, </w:t>
      </w:r>
      <w:hyperlink r:id="rId406" w:history="1">
        <w:r w:rsidR="004371F4">
          <w:rPr>
            <w:rStyle w:val="Hyperlink"/>
            <w:lang w:eastAsia="x-none"/>
          </w:rPr>
          <w:t>R1-2201031</w:t>
        </w:r>
      </w:hyperlink>
      <w:r w:rsidRPr="005634FD">
        <w:rPr>
          <w:lang w:eastAsia="x-none"/>
        </w:rPr>
        <w:t xml:space="preserve">, </w:t>
      </w:r>
      <w:hyperlink r:id="rId407" w:history="1">
        <w:r w:rsidR="004371F4">
          <w:rPr>
            <w:rStyle w:val="Hyperlink"/>
            <w:lang w:eastAsia="x-none"/>
          </w:rPr>
          <w:t>R1-2201384</w:t>
        </w:r>
      </w:hyperlink>
      <w:r w:rsidRPr="005634FD">
        <w:rPr>
          <w:lang w:eastAsia="x-none"/>
        </w:rPr>
        <w:t xml:space="preserve">, </w:t>
      </w:r>
      <w:hyperlink r:id="rId408" w:history="1">
        <w:r w:rsidR="004371F4">
          <w:rPr>
            <w:rStyle w:val="Hyperlink"/>
            <w:lang w:eastAsia="x-none"/>
          </w:rPr>
          <w:t>R1-2202117</w:t>
        </w:r>
      </w:hyperlink>
      <w:r w:rsidRPr="005634FD">
        <w:rPr>
          <w:lang w:eastAsia="x-none"/>
        </w:rPr>
        <w:t xml:space="preserve">, </w:t>
      </w:r>
      <w:hyperlink r:id="rId409" w:history="1">
        <w:r w:rsidR="004371F4">
          <w:rPr>
            <w:rStyle w:val="Hyperlink"/>
            <w:lang w:eastAsia="x-none"/>
          </w:rPr>
          <w:t>R1-2202449</w:t>
        </w:r>
      </w:hyperlink>
    </w:p>
    <w:p w14:paraId="341A3096" w14:textId="70680DD2" w:rsidR="00763245" w:rsidRPr="00E3004F" w:rsidRDefault="002328C4" w:rsidP="00763245">
      <w:pPr>
        <w:rPr>
          <w:bCs/>
          <w:lang w:eastAsia="x-none"/>
        </w:rPr>
      </w:pPr>
      <w:hyperlink r:id="rId410" w:history="1">
        <w:r w:rsidR="004371F4">
          <w:rPr>
            <w:rStyle w:val="Hyperlink"/>
            <w:bCs/>
            <w:highlight w:val="red"/>
            <w:lang w:eastAsia="x-none"/>
          </w:rPr>
          <w:t>R1-2200972</w:t>
        </w:r>
      </w:hyperlink>
      <w:r w:rsidR="00763245" w:rsidRPr="00E3004F">
        <w:rPr>
          <w:bCs/>
          <w:lang w:eastAsia="x-none"/>
        </w:rPr>
        <w:tab/>
        <w:t>Correction on closed-loop power control for PUSCH repetitions</w:t>
      </w:r>
      <w:r w:rsidR="00763245" w:rsidRPr="00E3004F">
        <w:rPr>
          <w:bCs/>
          <w:lang w:eastAsia="x-none"/>
        </w:rPr>
        <w:tab/>
        <w:t>Huawei, HiSilicon</w:t>
      </w:r>
    </w:p>
    <w:p w14:paraId="6BC6CAEC" w14:textId="1DFC0184" w:rsidR="00763245" w:rsidRPr="00E3004F" w:rsidRDefault="002328C4" w:rsidP="00763245">
      <w:pPr>
        <w:rPr>
          <w:bCs/>
          <w:lang w:eastAsia="x-none"/>
        </w:rPr>
      </w:pPr>
      <w:hyperlink r:id="rId411" w:history="1">
        <w:r w:rsidR="004371F4">
          <w:rPr>
            <w:rStyle w:val="Hyperlink"/>
            <w:bCs/>
            <w:highlight w:val="red"/>
            <w:lang w:eastAsia="x-none"/>
          </w:rPr>
          <w:t>R1-2201029</w:t>
        </w:r>
      </w:hyperlink>
      <w:r w:rsidR="00763245" w:rsidRPr="00E3004F">
        <w:rPr>
          <w:bCs/>
          <w:lang w:eastAsia="x-none"/>
        </w:rPr>
        <w:tab/>
        <w:t>Absolute TPC timeline and support of absolute TPC with DCI format 2_2</w:t>
      </w:r>
      <w:r w:rsidR="00763245" w:rsidRPr="00E3004F">
        <w:rPr>
          <w:bCs/>
          <w:lang w:eastAsia="x-none"/>
        </w:rPr>
        <w:tab/>
        <w:t>Nokia, Nokia Shanghai Bell</w:t>
      </w:r>
    </w:p>
    <w:p w14:paraId="4463B72C" w14:textId="0D87474C" w:rsidR="00763245" w:rsidRPr="00E3004F" w:rsidRDefault="002328C4" w:rsidP="00763245">
      <w:pPr>
        <w:rPr>
          <w:bCs/>
          <w:lang w:eastAsia="x-none"/>
        </w:rPr>
      </w:pPr>
      <w:hyperlink r:id="rId412" w:history="1">
        <w:r w:rsidR="004371F4">
          <w:rPr>
            <w:rStyle w:val="Hyperlink"/>
            <w:bCs/>
            <w:highlight w:val="red"/>
            <w:lang w:eastAsia="x-none"/>
          </w:rPr>
          <w:t>R1-2201030</w:t>
        </w:r>
      </w:hyperlink>
      <w:r w:rsidR="00763245" w:rsidRPr="00E3004F">
        <w:rPr>
          <w:bCs/>
          <w:lang w:eastAsia="x-none"/>
        </w:rPr>
        <w:tab/>
        <w:t>TPC accumulation, interpretation of K_PUSCH(i)</w:t>
      </w:r>
      <w:r w:rsidR="00763245" w:rsidRPr="00E3004F">
        <w:rPr>
          <w:bCs/>
          <w:lang w:eastAsia="x-none"/>
        </w:rPr>
        <w:tab/>
        <w:t>Nokia, Nokia Shanghai Bell</w:t>
      </w:r>
    </w:p>
    <w:p w14:paraId="4076DB24" w14:textId="6B0F395E" w:rsidR="00763245" w:rsidRPr="00E3004F" w:rsidRDefault="002328C4" w:rsidP="00763245">
      <w:pPr>
        <w:rPr>
          <w:bCs/>
          <w:lang w:eastAsia="x-none"/>
        </w:rPr>
      </w:pPr>
      <w:hyperlink r:id="rId413" w:history="1">
        <w:r w:rsidR="004371F4">
          <w:rPr>
            <w:rStyle w:val="Hyperlink"/>
            <w:bCs/>
            <w:highlight w:val="red"/>
            <w:lang w:eastAsia="x-none"/>
          </w:rPr>
          <w:t>R1-2201031</w:t>
        </w:r>
      </w:hyperlink>
      <w:r w:rsidR="00763245" w:rsidRPr="00E3004F">
        <w:rPr>
          <w:bCs/>
          <w:lang w:eastAsia="x-none"/>
        </w:rPr>
        <w:tab/>
        <w:t>Correction of K_PUSCH(i) in TPC accumulation</w:t>
      </w:r>
      <w:r w:rsidR="00763245" w:rsidRPr="00E3004F">
        <w:rPr>
          <w:bCs/>
          <w:lang w:eastAsia="x-none"/>
        </w:rPr>
        <w:tab/>
        <w:t>Nokia, Nokia Shanghai Bell</w:t>
      </w:r>
    </w:p>
    <w:p w14:paraId="2AC1CAD9" w14:textId="6DA922AB" w:rsidR="00763245" w:rsidRPr="00E3004F" w:rsidRDefault="002328C4" w:rsidP="00763245">
      <w:pPr>
        <w:rPr>
          <w:bCs/>
          <w:lang w:eastAsia="x-none"/>
        </w:rPr>
      </w:pPr>
      <w:hyperlink r:id="rId414" w:history="1">
        <w:r w:rsidR="004371F4">
          <w:rPr>
            <w:rStyle w:val="Hyperlink"/>
            <w:bCs/>
            <w:highlight w:val="red"/>
            <w:lang w:eastAsia="x-none"/>
          </w:rPr>
          <w:t>R1-2201384</w:t>
        </w:r>
      </w:hyperlink>
      <w:r w:rsidR="00763245" w:rsidRPr="00E3004F">
        <w:rPr>
          <w:bCs/>
          <w:lang w:eastAsia="x-none"/>
        </w:rPr>
        <w:tab/>
        <w:t>Clarification on power control adjustment for PUSCH/PUCCH repetitions</w:t>
      </w:r>
      <w:r w:rsidR="00763245" w:rsidRPr="00E3004F">
        <w:rPr>
          <w:bCs/>
          <w:lang w:eastAsia="x-none"/>
        </w:rPr>
        <w:tab/>
        <w:t>ZTE</w:t>
      </w:r>
    </w:p>
    <w:p w14:paraId="678FA758" w14:textId="6F4915CF" w:rsidR="00763245" w:rsidRPr="00E3004F" w:rsidRDefault="002328C4" w:rsidP="00763245">
      <w:pPr>
        <w:rPr>
          <w:bCs/>
          <w:lang w:eastAsia="x-none"/>
        </w:rPr>
      </w:pPr>
      <w:hyperlink r:id="rId415" w:history="1">
        <w:r w:rsidR="004371F4">
          <w:rPr>
            <w:rStyle w:val="Hyperlink"/>
            <w:bCs/>
            <w:highlight w:val="red"/>
            <w:lang w:eastAsia="x-none"/>
          </w:rPr>
          <w:t>R1-2202117</w:t>
        </w:r>
      </w:hyperlink>
      <w:r w:rsidR="00763245" w:rsidRPr="00E3004F">
        <w:rPr>
          <w:bCs/>
          <w:lang w:eastAsia="x-none"/>
        </w:rPr>
        <w:tab/>
        <w:t>Clarification on TPC Command Handling and Applicability of Group Common DCI 2_2 for Absolute TPC commands</w:t>
      </w:r>
      <w:r w:rsidR="00763245" w:rsidRPr="00E3004F">
        <w:rPr>
          <w:bCs/>
          <w:lang w:eastAsia="x-none"/>
        </w:rPr>
        <w:tab/>
        <w:t>Qualcomm Incorporated</w:t>
      </w:r>
    </w:p>
    <w:p w14:paraId="0D13C3DF" w14:textId="2AEAD21E" w:rsidR="00763245" w:rsidRPr="00E3004F" w:rsidRDefault="002328C4" w:rsidP="00763245">
      <w:pPr>
        <w:rPr>
          <w:bCs/>
          <w:lang w:eastAsia="x-none"/>
        </w:rPr>
      </w:pPr>
      <w:hyperlink r:id="rId416" w:history="1">
        <w:r w:rsidR="004371F4">
          <w:rPr>
            <w:rStyle w:val="Hyperlink"/>
            <w:bCs/>
            <w:highlight w:val="red"/>
            <w:lang w:eastAsia="x-none"/>
          </w:rPr>
          <w:t>R1-2202449</w:t>
        </w:r>
      </w:hyperlink>
      <w:r w:rsidR="00763245" w:rsidRPr="00E3004F">
        <w:rPr>
          <w:bCs/>
          <w:lang w:eastAsia="x-none"/>
        </w:rPr>
        <w:tab/>
        <w:t>Correction on effect time of absolute TPC for PUSCH transmissions</w:t>
      </w:r>
      <w:r w:rsidR="00763245" w:rsidRPr="00E3004F">
        <w:rPr>
          <w:bCs/>
          <w:lang w:eastAsia="x-none"/>
        </w:rPr>
        <w:tab/>
        <w:t>Huawei, HiSilicon</w:t>
      </w:r>
    </w:p>
    <w:p w14:paraId="4A4E00E0" w14:textId="36ABBE3E" w:rsidR="00763245" w:rsidRPr="00663666" w:rsidRDefault="002328C4" w:rsidP="00763245">
      <w:pPr>
        <w:rPr>
          <w:b/>
          <w:bCs/>
          <w:lang w:eastAsia="x-none"/>
        </w:rPr>
      </w:pPr>
      <w:hyperlink r:id="rId417" w:history="1">
        <w:r w:rsidR="004371F4">
          <w:rPr>
            <w:rStyle w:val="Hyperlink"/>
            <w:b/>
            <w:bCs/>
            <w:lang w:eastAsia="x-none"/>
          </w:rPr>
          <w:t>R1-2202834</w:t>
        </w:r>
      </w:hyperlink>
      <w:r w:rsidR="00663666" w:rsidRPr="00663666">
        <w:rPr>
          <w:b/>
          <w:bCs/>
          <w:lang w:eastAsia="x-none"/>
        </w:rPr>
        <w:tab/>
        <w:t>Summary of [108-e-NR-CRs-03] Issue#4 Absolute TPC timeline and support of absolute TPC with DCI format 2_2</w:t>
      </w:r>
      <w:r w:rsidR="00663666" w:rsidRPr="00663666">
        <w:rPr>
          <w:b/>
          <w:bCs/>
          <w:lang w:eastAsia="x-none"/>
        </w:rPr>
        <w:tab/>
        <w:t>Moderator (ZTE Corporation)</w:t>
      </w:r>
    </w:p>
    <w:p w14:paraId="38BFD0FB" w14:textId="618CEDC4" w:rsidR="00DE6C63" w:rsidRDefault="00DE6C63" w:rsidP="00DE6C63">
      <w:pPr>
        <w:rPr>
          <w:lang w:eastAsia="x-none"/>
        </w:rPr>
      </w:pPr>
      <w:r w:rsidRPr="002E3706">
        <w:rPr>
          <w:b/>
          <w:bCs/>
          <w:lang w:eastAsia="x-none"/>
        </w:rPr>
        <w:t>Decision:</w:t>
      </w:r>
      <w:r>
        <w:rPr>
          <w:lang w:eastAsia="x-none"/>
        </w:rPr>
        <w:t xml:space="preserve"> As per email decision posted on Mar 2</w:t>
      </w:r>
      <w:r w:rsidRPr="00DE6C63">
        <w:rPr>
          <w:vertAlign w:val="superscript"/>
          <w:lang w:eastAsia="x-none"/>
        </w:rPr>
        <w:t>nd</w:t>
      </w:r>
      <w:r>
        <w:rPr>
          <w:lang w:eastAsia="x-none"/>
        </w:rPr>
        <w:t xml:space="preserve">, no consensus. </w:t>
      </w:r>
      <w:r w:rsidRPr="00DE6C63">
        <w:rPr>
          <w:lang w:eastAsia="x-none"/>
        </w:rPr>
        <w:t xml:space="preserve">All tdocs under this email discussion </w:t>
      </w:r>
      <w:r>
        <w:rPr>
          <w:lang w:eastAsia="x-none"/>
        </w:rPr>
        <w:t xml:space="preserve">are not pursued and </w:t>
      </w:r>
      <w:r w:rsidRPr="00DE6C63">
        <w:rPr>
          <w:lang w:eastAsia="x-none"/>
        </w:rPr>
        <w:t>no further discussions are necessary in future meetings</w:t>
      </w:r>
      <w:r>
        <w:rPr>
          <w:lang w:eastAsia="x-none"/>
        </w:rPr>
        <w:t>.</w:t>
      </w:r>
    </w:p>
    <w:p w14:paraId="0C845D11" w14:textId="77777777" w:rsidR="0033095B" w:rsidRDefault="0033095B" w:rsidP="00763245">
      <w:pPr>
        <w:rPr>
          <w:lang w:eastAsia="x-none"/>
        </w:rPr>
      </w:pPr>
    </w:p>
    <w:p w14:paraId="0DA8D1D4" w14:textId="77777777" w:rsidR="002E3706" w:rsidRDefault="002E3706" w:rsidP="00763245">
      <w:pPr>
        <w:rPr>
          <w:lang w:eastAsia="x-none"/>
        </w:rPr>
      </w:pPr>
    </w:p>
    <w:p w14:paraId="13CB6DB3" w14:textId="77777777" w:rsidR="00586DA6" w:rsidRPr="00586DA6" w:rsidRDefault="00763245" w:rsidP="00763245">
      <w:pPr>
        <w:rPr>
          <w:lang w:eastAsia="x-none"/>
        </w:rPr>
      </w:pPr>
      <w:r w:rsidRPr="00586DA6">
        <w:rPr>
          <w:lang w:eastAsia="x-none"/>
        </w:rPr>
        <w:t xml:space="preserve">[108-e-NR-CRs-04] </w:t>
      </w:r>
      <w:r w:rsidR="00586DA6" w:rsidRPr="00586DA6">
        <w:rPr>
          <w:lang w:eastAsia="x-none"/>
        </w:rPr>
        <w:t>– Rakesh (vivo)</w:t>
      </w:r>
    </w:p>
    <w:p w14:paraId="2D847A6D" w14:textId="58536EB8" w:rsidR="00763245" w:rsidRPr="00586DA6" w:rsidRDefault="00763245" w:rsidP="00763245">
      <w:pPr>
        <w:rPr>
          <w:lang w:eastAsia="x-none"/>
        </w:rPr>
      </w:pPr>
      <w:r w:rsidRPr="00586DA6">
        <w:rPr>
          <w:lang w:eastAsia="x-none"/>
        </w:rPr>
        <w:t>Issue#5 Maintenance on SRS carrier switching by March 1</w:t>
      </w:r>
    </w:p>
    <w:p w14:paraId="4E597466" w14:textId="2B459971" w:rsidR="00763245" w:rsidRPr="00586DA6" w:rsidRDefault="00763245" w:rsidP="00763245">
      <w:pPr>
        <w:numPr>
          <w:ilvl w:val="0"/>
          <w:numId w:val="60"/>
        </w:numPr>
        <w:rPr>
          <w:lang w:eastAsia="x-none"/>
        </w:rPr>
      </w:pPr>
      <w:r w:rsidRPr="00586DA6">
        <w:rPr>
          <w:lang w:eastAsia="x-none"/>
        </w:rPr>
        <w:t xml:space="preserve">Relevant tdocs: </w:t>
      </w:r>
      <w:hyperlink r:id="rId418" w:history="1">
        <w:r w:rsidR="004371F4">
          <w:rPr>
            <w:rStyle w:val="Hyperlink"/>
            <w:lang w:eastAsia="x-none"/>
          </w:rPr>
          <w:t>R1-2201064</w:t>
        </w:r>
      </w:hyperlink>
      <w:r w:rsidRPr="00586DA6">
        <w:rPr>
          <w:lang w:eastAsia="x-none"/>
        </w:rPr>
        <w:t xml:space="preserve">, </w:t>
      </w:r>
      <w:hyperlink r:id="rId419" w:history="1">
        <w:r w:rsidR="004371F4">
          <w:rPr>
            <w:rStyle w:val="Hyperlink"/>
            <w:lang w:eastAsia="x-none"/>
          </w:rPr>
          <w:t>R1-2201450</w:t>
        </w:r>
      </w:hyperlink>
      <w:r w:rsidRPr="00586DA6">
        <w:rPr>
          <w:lang w:eastAsia="x-none"/>
        </w:rPr>
        <w:t xml:space="preserve">, </w:t>
      </w:r>
      <w:hyperlink r:id="rId420" w:history="1">
        <w:r w:rsidR="004371F4">
          <w:rPr>
            <w:rStyle w:val="Hyperlink"/>
            <w:lang w:eastAsia="x-none"/>
          </w:rPr>
          <w:t>R1-2201681</w:t>
        </w:r>
      </w:hyperlink>
      <w:r w:rsidRPr="00586DA6">
        <w:rPr>
          <w:lang w:eastAsia="x-none"/>
        </w:rPr>
        <w:t xml:space="preserve">, </w:t>
      </w:r>
      <w:hyperlink r:id="rId421" w:history="1">
        <w:r w:rsidR="004371F4">
          <w:rPr>
            <w:rStyle w:val="Hyperlink"/>
            <w:lang w:eastAsia="x-none"/>
          </w:rPr>
          <w:t>R1-2201986</w:t>
        </w:r>
      </w:hyperlink>
      <w:r w:rsidRPr="00586DA6">
        <w:rPr>
          <w:lang w:eastAsia="x-none"/>
        </w:rPr>
        <w:t xml:space="preserve">, </w:t>
      </w:r>
      <w:hyperlink r:id="rId422" w:history="1">
        <w:r w:rsidR="004371F4">
          <w:rPr>
            <w:rStyle w:val="Hyperlink"/>
            <w:lang w:eastAsia="x-none"/>
          </w:rPr>
          <w:t>R1-2202112</w:t>
        </w:r>
      </w:hyperlink>
      <w:r w:rsidRPr="00586DA6">
        <w:rPr>
          <w:lang w:eastAsia="x-none"/>
        </w:rPr>
        <w:t xml:space="preserve">, </w:t>
      </w:r>
      <w:hyperlink r:id="rId423" w:history="1">
        <w:r w:rsidR="004371F4">
          <w:rPr>
            <w:rStyle w:val="Hyperlink"/>
            <w:lang w:eastAsia="x-none"/>
          </w:rPr>
          <w:t>R1-2200973</w:t>
        </w:r>
      </w:hyperlink>
      <w:r w:rsidRPr="00586DA6">
        <w:rPr>
          <w:lang w:eastAsia="x-none"/>
        </w:rPr>
        <w:t xml:space="preserve"> (in agenda item 5.1) and </w:t>
      </w:r>
      <w:hyperlink r:id="rId424" w:history="1">
        <w:r w:rsidR="004371F4">
          <w:rPr>
            <w:rStyle w:val="Hyperlink"/>
            <w:lang w:eastAsia="x-none"/>
          </w:rPr>
          <w:t>R1-2201181</w:t>
        </w:r>
      </w:hyperlink>
      <w:r w:rsidRPr="00586DA6">
        <w:rPr>
          <w:lang w:eastAsia="x-none"/>
        </w:rPr>
        <w:t xml:space="preserve"> (in agenda item 8.16.17)</w:t>
      </w:r>
    </w:p>
    <w:p w14:paraId="58D34DDC" w14:textId="62D9172A" w:rsidR="00763245" w:rsidRPr="00E3004F" w:rsidRDefault="002328C4" w:rsidP="00763245">
      <w:pPr>
        <w:rPr>
          <w:bCs/>
          <w:lang w:eastAsia="x-none"/>
        </w:rPr>
      </w:pPr>
      <w:hyperlink r:id="rId425" w:history="1">
        <w:r w:rsidR="004371F4">
          <w:rPr>
            <w:rStyle w:val="Hyperlink"/>
            <w:bCs/>
            <w:lang w:eastAsia="x-none"/>
          </w:rPr>
          <w:t>R1-2201064</w:t>
        </w:r>
      </w:hyperlink>
      <w:r w:rsidR="00763245" w:rsidRPr="00E3004F">
        <w:rPr>
          <w:bCs/>
          <w:lang w:eastAsia="x-none"/>
        </w:rPr>
        <w:tab/>
        <w:t>Maintenance on SRS carrier switching</w:t>
      </w:r>
      <w:r w:rsidR="00763245" w:rsidRPr="00E3004F">
        <w:rPr>
          <w:bCs/>
          <w:lang w:eastAsia="x-none"/>
        </w:rPr>
        <w:tab/>
        <w:t>vivo</w:t>
      </w:r>
    </w:p>
    <w:p w14:paraId="3D5EE4D6" w14:textId="3CF7C18D" w:rsidR="00763245" w:rsidRPr="00E3004F" w:rsidRDefault="002328C4" w:rsidP="00763245">
      <w:pPr>
        <w:rPr>
          <w:bCs/>
          <w:lang w:eastAsia="x-none"/>
        </w:rPr>
      </w:pPr>
      <w:hyperlink r:id="rId426" w:history="1">
        <w:r w:rsidR="004371F4">
          <w:rPr>
            <w:rStyle w:val="Hyperlink"/>
            <w:bCs/>
            <w:lang w:eastAsia="x-none"/>
          </w:rPr>
          <w:t>R1-2201450</w:t>
        </w:r>
      </w:hyperlink>
      <w:r w:rsidR="00763245" w:rsidRPr="00E3004F">
        <w:rPr>
          <w:bCs/>
          <w:lang w:eastAsia="x-none"/>
        </w:rPr>
        <w:tab/>
        <w:t>Discussion on SRS carrier switching</w:t>
      </w:r>
      <w:r w:rsidR="00763245" w:rsidRPr="00E3004F">
        <w:rPr>
          <w:bCs/>
          <w:lang w:eastAsia="x-none"/>
        </w:rPr>
        <w:tab/>
        <w:t>ZTE</w:t>
      </w:r>
    </w:p>
    <w:p w14:paraId="7C7DBF81" w14:textId="0868ECFC" w:rsidR="00763245" w:rsidRPr="00E3004F" w:rsidRDefault="002328C4" w:rsidP="00763245">
      <w:pPr>
        <w:rPr>
          <w:bCs/>
          <w:lang w:eastAsia="x-none"/>
        </w:rPr>
      </w:pPr>
      <w:hyperlink r:id="rId427" w:history="1">
        <w:r w:rsidR="004371F4">
          <w:rPr>
            <w:rStyle w:val="Hyperlink"/>
            <w:bCs/>
            <w:lang w:eastAsia="x-none"/>
          </w:rPr>
          <w:t>R1-2201681</w:t>
        </w:r>
      </w:hyperlink>
      <w:r w:rsidR="00763245" w:rsidRPr="00E3004F">
        <w:rPr>
          <w:bCs/>
          <w:lang w:eastAsia="x-none"/>
        </w:rPr>
        <w:tab/>
        <w:t>Discussion on SRS carrier switching</w:t>
      </w:r>
      <w:r w:rsidR="00763245" w:rsidRPr="00E3004F">
        <w:rPr>
          <w:bCs/>
          <w:lang w:eastAsia="x-none"/>
        </w:rPr>
        <w:tab/>
        <w:t>Intel Corporation</w:t>
      </w:r>
    </w:p>
    <w:p w14:paraId="7F28A8ED" w14:textId="79DC3274" w:rsidR="00763245" w:rsidRPr="00E3004F" w:rsidRDefault="002328C4" w:rsidP="00763245">
      <w:pPr>
        <w:rPr>
          <w:bCs/>
          <w:lang w:eastAsia="x-none"/>
        </w:rPr>
      </w:pPr>
      <w:hyperlink r:id="rId428" w:history="1">
        <w:r w:rsidR="004371F4">
          <w:rPr>
            <w:rStyle w:val="Hyperlink"/>
            <w:bCs/>
            <w:lang w:eastAsia="x-none"/>
          </w:rPr>
          <w:t>R1-2201986</w:t>
        </w:r>
      </w:hyperlink>
      <w:r w:rsidR="00763245" w:rsidRPr="00E3004F">
        <w:rPr>
          <w:bCs/>
          <w:lang w:eastAsia="x-none"/>
        </w:rPr>
        <w:tab/>
        <w:t>Discussion on ambiguity for SRS carrier switching.</w:t>
      </w:r>
      <w:r w:rsidR="00763245" w:rsidRPr="00E3004F">
        <w:rPr>
          <w:bCs/>
          <w:lang w:eastAsia="x-none"/>
        </w:rPr>
        <w:tab/>
        <w:t>Samsung</w:t>
      </w:r>
    </w:p>
    <w:p w14:paraId="55E5900C" w14:textId="5BD35BCD" w:rsidR="00763245" w:rsidRPr="00E3004F" w:rsidRDefault="002328C4" w:rsidP="00763245">
      <w:pPr>
        <w:rPr>
          <w:bCs/>
          <w:lang w:eastAsia="x-none"/>
        </w:rPr>
      </w:pPr>
      <w:hyperlink r:id="rId429" w:history="1">
        <w:r w:rsidR="004371F4">
          <w:rPr>
            <w:rStyle w:val="Hyperlink"/>
            <w:bCs/>
            <w:lang w:eastAsia="x-none"/>
          </w:rPr>
          <w:t>R1-2202112</w:t>
        </w:r>
      </w:hyperlink>
      <w:r w:rsidR="00763245" w:rsidRPr="00E3004F">
        <w:rPr>
          <w:bCs/>
          <w:lang w:eastAsia="x-none"/>
        </w:rPr>
        <w:tab/>
        <w:t>Discussion on SRS carrier switching</w:t>
      </w:r>
      <w:r w:rsidR="00763245" w:rsidRPr="00E3004F">
        <w:rPr>
          <w:bCs/>
          <w:lang w:eastAsia="x-none"/>
        </w:rPr>
        <w:tab/>
        <w:t>Qualcomm Incorporated</w:t>
      </w:r>
    </w:p>
    <w:p w14:paraId="1DB1F40D" w14:textId="7EF87713" w:rsidR="002E3706" w:rsidRPr="00972965" w:rsidRDefault="002328C4" w:rsidP="002E3706">
      <w:pPr>
        <w:rPr>
          <w:b/>
          <w:bCs/>
          <w:lang w:eastAsia="x-none"/>
        </w:rPr>
      </w:pPr>
      <w:hyperlink r:id="rId430" w:history="1">
        <w:r w:rsidR="004371F4">
          <w:rPr>
            <w:rStyle w:val="Hyperlink"/>
            <w:b/>
            <w:bCs/>
            <w:lang w:eastAsia="x-none"/>
          </w:rPr>
          <w:t>R1-2202795</w:t>
        </w:r>
      </w:hyperlink>
      <w:r w:rsidR="002E3706" w:rsidRPr="00972965">
        <w:rPr>
          <w:b/>
          <w:bCs/>
          <w:lang w:eastAsia="x-none"/>
        </w:rPr>
        <w:tab/>
        <w:t>Feature lead summary#2 on [108-e-NR-CRs-04] Issue#5 Maintenance on SRS carrier switching</w:t>
      </w:r>
      <w:r w:rsidR="002E3706" w:rsidRPr="00972965">
        <w:rPr>
          <w:b/>
          <w:bCs/>
          <w:lang w:eastAsia="x-none"/>
        </w:rPr>
        <w:tab/>
        <w:t>Moderator (vivo)</w:t>
      </w:r>
    </w:p>
    <w:p w14:paraId="27932282" w14:textId="77777777" w:rsidR="0033095B" w:rsidRDefault="0033095B" w:rsidP="0033095B">
      <w:pPr>
        <w:rPr>
          <w:lang w:eastAsia="x-none"/>
        </w:rPr>
      </w:pPr>
      <w:r w:rsidRPr="0033095B">
        <w:rPr>
          <w:b/>
          <w:bCs/>
          <w:lang w:eastAsia="x-none"/>
        </w:rPr>
        <w:t>Decision:</w:t>
      </w:r>
      <w:r>
        <w:rPr>
          <w:lang w:eastAsia="x-none"/>
        </w:rPr>
        <w:t xml:space="preserve"> As per email decision posted on Feb 25</w:t>
      </w:r>
      <w:r w:rsidRPr="00586DA6">
        <w:rPr>
          <w:vertAlign w:val="superscript"/>
          <w:lang w:eastAsia="x-none"/>
        </w:rPr>
        <w:t>th</w:t>
      </w:r>
      <w:r>
        <w:rPr>
          <w:lang w:eastAsia="x-none"/>
        </w:rPr>
        <w:t>,</w:t>
      </w:r>
    </w:p>
    <w:p w14:paraId="529FAB78" w14:textId="77777777" w:rsidR="0033095B" w:rsidRPr="0033095B" w:rsidRDefault="0033095B" w:rsidP="0033095B">
      <w:pPr>
        <w:snapToGrid w:val="0"/>
        <w:rPr>
          <w:rFonts w:ascii="Times New Roman" w:eastAsia="Malgun Gothic" w:hAnsi="Times New Roman"/>
          <w:bCs/>
          <w:szCs w:val="20"/>
          <w:lang w:eastAsia="ko-KR"/>
        </w:rPr>
      </w:pPr>
      <w:r w:rsidRPr="0033095B">
        <w:rPr>
          <w:bCs/>
          <w:szCs w:val="20"/>
          <w:highlight w:val="green"/>
        </w:rPr>
        <w:t>Agreement</w:t>
      </w:r>
    </w:p>
    <w:p w14:paraId="5281F70E" w14:textId="77777777" w:rsidR="0033095B" w:rsidRPr="0033095B" w:rsidRDefault="0033095B" w:rsidP="0033095B">
      <w:pPr>
        <w:snapToGrid w:val="0"/>
        <w:rPr>
          <w:szCs w:val="20"/>
        </w:rPr>
      </w:pPr>
      <w:r w:rsidRPr="0033095B">
        <w:rPr>
          <w:szCs w:val="20"/>
        </w:rPr>
        <w:t>For SRS carrier switching in Rel-17,</w:t>
      </w:r>
    </w:p>
    <w:p w14:paraId="5EEFB378" w14:textId="77777777" w:rsidR="0033095B" w:rsidRPr="0033095B" w:rsidRDefault="0033095B" w:rsidP="00F44FD9">
      <w:pPr>
        <w:pStyle w:val="ListParagraph"/>
        <w:numPr>
          <w:ilvl w:val="0"/>
          <w:numId w:val="164"/>
        </w:numPr>
      </w:pPr>
      <w:r w:rsidRPr="0033095B">
        <w:t>Introduce prioritization rules for carriers that are in the same band as the source CC for intra-band CA</w:t>
      </w:r>
    </w:p>
    <w:p w14:paraId="2CC4E533" w14:textId="77777777" w:rsidR="0033095B" w:rsidRPr="0033095B" w:rsidRDefault="0033095B" w:rsidP="00F44FD9">
      <w:pPr>
        <w:pStyle w:val="ListParagraph"/>
        <w:numPr>
          <w:ilvl w:val="0"/>
          <w:numId w:val="164"/>
        </w:numPr>
      </w:pPr>
      <w:r w:rsidRPr="0033095B">
        <w:t>Introduce prioritization rules for carriers that are in a different band as the source CC for inter-band CA</w:t>
      </w:r>
    </w:p>
    <w:p w14:paraId="1899B0DE" w14:textId="77777777" w:rsidR="0033095B" w:rsidRPr="0033095B" w:rsidRDefault="0033095B" w:rsidP="00F44FD9">
      <w:pPr>
        <w:pStyle w:val="ListParagraph"/>
        <w:numPr>
          <w:ilvl w:val="1"/>
          <w:numId w:val="164"/>
        </w:numPr>
        <w:rPr>
          <w:lang w:val="fr-FR"/>
        </w:rPr>
      </w:pPr>
      <w:r w:rsidRPr="0033095B">
        <w:rPr>
          <w:lang w:val="fr-FR"/>
        </w:rPr>
        <w:t>Introduce a new capability</w:t>
      </w:r>
    </w:p>
    <w:p w14:paraId="5B22F83C" w14:textId="77777777" w:rsidR="0033095B" w:rsidRPr="0033095B" w:rsidRDefault="0033095B" w:rsidP="0033095B">
      <w:pPr>
        <w:snapToGrid w:val="0"/>
        <w:rPr>
          <w:rFonts w:ascii="Times New Roman" w:eastAsia="Malgun Gothic" w:hAnsi="Times New Roman"/>
          <w:bCs/>
          <w:szCs w:val="20"/>
          <w:highlight w:val="green"/>
          <w:lang w:val="fr-FR" w:eastAsia="ko-KR"/>
        </w:rPr>
      </w:pPr>
      <w:r w:rsidRPr="0033095B">
        <w:rPr>
          <w:bCs/>
          <w:szCs w:val="20"/>
          <w:highlight w:val="green"/>
          <w:lang w:val="fr-FR"/>
        </w:rPr>
        <w:t>Agreement</w:t>
      </w:r>
    </w:p>
    <w:p w14:paraId="6799E97D" w14:textId="77777777" w:rsidR="0033095B" w:rsidRPr="0033095B" w:rsidRDefault="0033095B" w:rsidP="0033095B">
      <w:pPr>
        <w:rPr>
          <w:szCs w:val="20"/>
        </w:rPr>
      </w:pPr>
      <w:r w:rsidRPr="0033095B">
        <w:rPr>
          <w:szCs w:val="20"/>
        </w:rPr>
        <w:t>For Rel-17, when the UE supports half duplex TDD CA and SRS carrier switching simultaneously, the UE first applies SRS prioritization rules, next applies collision directional rules.</w:t>
      </w:r>
    </w:p>
    <w:p w14:paraId="62D3F140" w14:textId="1A44AD5F" w:rsidR="00763245" w:rsidRDefault="00763245" w:rsidP="00763245">
      <w:pPr>
        <w:rPr>
          <w:lang w:eastAsia="x-none"/>
        </w:rPr>
      </w:pPr>
    </w:p>
    <w:p w14:paraId="57BBDF64" w14:textId="5574D289" w:rsidR="002E3706" w:rsidRDefault="00165542" w:rsidP="00763245">
      <w:pPr>
        <w:rPr>
          <w:lang w:eastAsia="x-none"/>
        </w:rPr>
      </w:pPr>
      <w:r w:rsidRPr="002E3706">
        <w:rPr>
          <w:b/>
          <w:bCs/>
          <w:lang w:eastAsia="x-none"/>
        </w:rPr>
        <w:t>Decision:</w:t>
      </w:r>
      <w:r>
        <w:rPr>
          <w:lang w:eastAsia="x-none"/>
        </w:rPr>
        <w:t xml:space="preserve"> As per email decision posted on Mar 2</w:t>
      </w:r>
      <w:r w:rsidRPr="00DE6C63">
        <w:rPr>
          <w:vertAlign w:val="superscript"/>
          <w:lang w:eastAsia="x-none"/>
        </w:rPr>
        <w:t>nd</w:t>
      </w:r>
      <w:r>
        <w:rPr>
          <w:lang w:eastAsia="x-none"/>
        </w:rPr>
        <w:t>,</w:t>
      </w:r>
    </w:p>
    <w:p w14:paraId="325D47EA" w14:textId="77777777" w:rsidR="00165542" w:rsidRPr="00165542" w:rsidRDefault="00165542" w:rsidP="00165542">
      <w:pPr>
        <w:rPr>
          <w:rFonts w:ascii="Times New Roman" w:hAnsi="Times New Roman"/>
          <w:bCs/>
          <w:szCs w:val="20"/>
          <w:highlight w:val="darkYellow"/>
        </w:rPr>
      </w:pPr>
      <w:r w:rsidRPr="00165542">
        <w:rPr>
          <w:rFonts w:ascii="Times New Roman" w:hAnsi="Times New Roman"/>
          <w:bCs/>
          <w:szCs w:val="20"/>
          <w:highlight w:val="darkYellow"/>
        </w:rPr>
        <w:t>Working Assumption</w:t>
      </w:r>
    </w:p>
    <w:p w14:paraId="3F9CB88B" w14:textId="77777777" w:rsidR="00165542" w:rsidRPr="00165542" w:rsidRDefault="00165542" w:rsidP="00165542">
      <w:pPr>
        <w:rPr>
          <w:rFonts w:ascii="Times New Roman" w:hAnsi="Times New Roman"/>
          <w:szCs w:val="20"/>
        </w:rPr>
      </w:pPr>
      <w:r w:rsidRPr="00165542">
        <w:rPr>
          <w:rFonts w:ascii="Times New Roman" w:hAnsi="Times New Roman"/>
          <w:szCs w:val="20"/>
        </w:rPr>
        <w:t xml:space="preserve">A new UE capability is defined as below, </w:t>
      </w:r>
    </w:p>
    <w:p w14:paraId="7A6092D8" w14:textId="77777777" w:rsidR="00165542" w:rsidRPr="00165542" w:rsidRDefault="00165542" w:rsidP="00F44FD9">
      <w:pPr>
        <w:numPr>
          <w:ilvl w:val="0"/>
          <w:numId w:val="199"/>
        </w:numPr>
        <w:rPr>
          <w:rFonts w:ascii="Times New Roman" w:hAnsi="Times New Roman"/>
          <w:szCs w:val="20"/>
        </w:rPr>
      </w:pPr>
      <w:r w:rsidRPr="00165542">
        <w:rPr>
          <w:rFonts w:ascii="Times New Roman" w:hAnsi="Times New Roman"/>
          <w:szCs w:val="20"/>
        </w:rPr>
        <w:t xml:space="preserve">For each “source-target” pair (as indicated by </w:t>
      </w:r>
      <w:r w:rsidRPr="00165542">
        <w:rPr>
          <w:rFonts w:ascii="Times New Roman" w:hAnsi="Times New Roman"/>
          <w:i/>
          <w:szCs w:val="20"/>
        </w:rPr>
        <w:t>srs-SwitchingTimesListNR</w:t>
      </w:r>
      <w:r w:rsidRPr="00165542">
        <w:rPr>
          <w:rFonts w:ascii="Times New Roman" w:hAnsi="Times New Roman"/>
          <w:szCs w:val="20"/>
        </w:rPr>
        <w:t>), the UE can indicate which other bands in the band combination are affected by the SRS switch. If this new indication is missing, the UE defaults to Rel-15 behavior.</w:t>
      </w:r>
    </w:p>
    <w:p w14:paraId="65EE6D51" w14:textId="77777777" w:rsidR="00165542" w:rsidRPr="00165542" w:rsidRDefault="00165542" w:rsidP="00F44FD9">
      <w:pPr>
        <w:numPr>
          <w:ilvl w:val="0"/>
          <w:numId w:val="199"/>
        </w:numPr>
        <w:rPr>
          <w:rFonts w:ascii="Times New Roman" w:hAnsi="Times New Roman"/>
          <w:szCs w:val="20"/>
        </w:rPr>
      </w:pPr>
      <w:r w:rsidRPr="00165542">
        <w:rPr>
          <w:rFonts w:ascii="Times New Roman" w:hAnsi="Times New Roman"/>
          <w:szCs w:val="20"/>
        </w:rPr>
        <w:t>If the UE indicates the new list of bands, the dropping rules / timelines apply to the bands indicated by the list (requires update in RAN1 specs).</w:t>
      </w:r>
    </w:p>
    <w:p w14:paraId="06E49837" w14:textId="77777777" w:rsidR="00165542" w:rsidRPr="00165542" w:rsidRDefault="00165542" w:rsidP="00165542">
      <w:pPr>
        <w:rPr>
          <w:rFonts w:ascii="Times New Roman" w:hAnsi="Times New Roman"/>
          <w:szCs w:val="20"/>
        </w:rPr>
      </w:pPr>
      <w:r w:rsidRPr="00165542">
        <w:rPr>
          <w:rFonts w:ascii="Times New Roman" w:hAnsi="Times New Roman"/>
          <w:szCs w:val="20"/>
        </w:rPr>
        <w:t xml:space="preserve">Note: the new UE capability has no impact on the legacy capability </w:t>
      </w:r>
      <w:r w:rsidRPr="00165542">
        <w:rPr>
          <w:rFonts w:ascii="Times New Roman" w:hAnsi="Times New Roman"/>
          <w:i/>
          <w:szCs w:val="20"/>
        </w:rPr>
        <w:t>txSwitchImpactToRx</w:t>
      </w:r>
      <w:r w:rsidRPr="00165542">
        <w:rPr>
          <w:rFonts w:ascii="Times New Roman" w:hAnsi="Times New Roman"/>
          <w:szCs w:val="20"/>
        </w:rPr>
        <w:t xml:space="preserve"> and </w:t>
      </w:r>
      <w:r w:rsidRPr="00165542">
        <w:rPr>
          <w:rFonts w:ascii="Times New Roman" w:hAnsi="Times New Roman"/>
          <w:i/>
          <w:szCs w:val="20"/>
        </w:rPr>
        <w:t>txSwitchWithAnotherBand</w:t>
      </w:r>
    </w:p>
    <w:p w14:paraId="7DBDA337" w14:textId="6F2B5FD3" w:rsidR="00165542" w:rsidRDefault="00165542" w:rsidP="00763245">
      <w:pPr>
        <w:rPr>
          <w:lang w:eastAsia="x-none"/>
        </w:rPr>
      </w:pPr>
    </w:p>
    <w:p w14:paraId="6E0822C0" w14:textId="77777777" w:rsidR="00165542" w:rsidRDefault="00165542" w:rsidP="00763245">
      <w:pPr>
        <w:rPr>
          <w:lang w:eastAsia="x-none"/>
        </w:rPr>
      </w:pPr>
    </w:p>
    <w:p w14:paraId="65E8D451" w14:textId="77777777" w:rsidR="0033095B" w:rsidRPr="0033095B" w:rsidRDefault="00763245" w:rsidP="00763245">
      <w:pPr>
        <w:rPr>
          <w:lang w:val="fr-FR"/>
        </w:rPr>
      </w:pPr>
      <w:r w:rsidRPr="0033095B">
        <w:rPr>
          <w:lang w:val="fr-FR" w:eastAsia="x-none"/>
        </w:rPr>
        <w:t xml:space="preserve">[108-e-NR-CRs-05] </w:t>
      </w:r>
      <w:r w:rsidR="0033095B" w:rsidRPr="0033095B">
        <w:rPr>
          <w:lang w:val="fr-FR" w:eastAsia="x-none"/>
        </w:rPr>
        <w:t xml:space="preserve">– </w:t>
      </w:r>
      <w:r w:rsidR="0033095B" w:rsidRPr="0033095B">
        <w:rPr>
          <w:lang w:val="fr-FR"/>
        </w:rPr>
        <w:t>Shuaihua (ZTE)</w:t>
      </w:r>
    </w:p>
    <w:p w14:paraId="77DB1CBB" w14:textId="12C68BAB" w:rsidR="00763245" w:rsidRPr="0033095B" w:rsidRDefault="00763245" w:rsidP="00763245">
      <w:r w:rsidRPr="0033095B">
        <w:rPr>
          <w:lang w:eastAsia="x-none"/>
        </w:rPr>
        <w:t>Issue#7 Draft 38.211 CR on common resource block for CSI-RS for mobility by March 1</w:t>
      </w:r>
    </w:p>
    <w:p w14:paraId="2BEA3522" w14:textId="1B4F731F" w:rsidR="00763245" w:rsidRPr="0033095B" w:rsidRDefault="00763245" w:rsidP="00763245">
      <w:pPr>
        <w:numPr>
          <w:ilvl w:val="0"/>
          <w:numId w:val="60"/>
        </w:numPr>
        <w:rPr>
          <w:lang w:eastAsia="x-none"/>
        </w:rPr>
      </w:pPr>
      <w:r w:rsidRPr="0033095B">
        <w:t xml:space="preserve">Relevant tdocs: </w:t>
      </w:r>
      <w:hyperlink r:id="rId431" w:history="1">
        <w:r w:rsidR="004371F4">
          <w:rPr>
            <w:rStyle w:val="Hyperlink"/>
          </w:rPr>
          <w:t>R1-2201144</w:t>
        </w:r>
      </w:hyperlink>
      <w:r w:rsidRPr="0033095B">
        <w:t xml:space="preserve">, </w:t>
      </w:r>
      <w:hyperlink r:id="rId432" w:history="1">
        <w:r w:rsidR="004371F4">
          <w:rPr>
            <w:rStyle w:val="Hyperlink"/>
          </w:rPr>
          <w:t>R1-2201145</w:t>
        </w:r>
      </w:hyperlink>
    </w:p>
    <w:p w14:paraId="5305354A" w14:textId="70863BF4" w:rsidR="00763245" w:rsidRPr="0033095B" w:rsidRDefault="002328C4" w:rsidP="00763245">
      <w:pPr>
        <w:rPr>
          <w:b/>
          <w:bCs/>
          <w:lang w:eastAsia="x-none"/>
        </w:rPr>
      </w:pPr>
      <w:hyperlink r:id="rId433" w:history="1">
        <w:r w:rsidR="004371F4">
          <w:rPr>
            <w:rStyle w:val="Hyperlink"/>
            <w:b/>
            <w:bCs/>
            <w:highlight w:val="red"/>
            <w:lang w:eastAsia="x-none"/>
          </w:rPr>
          <w:t>R1-2201144</w:t>
        </w:r>
      </w:hyperlink>
      <w:r w:rsidR="00763245" w:rsidRPr="0033095B">
        <w:rPr>
          <w:b/>
          <w:bCs/>
          <w:lang w:eastAsia="x-none"/>
        </w:rPr>
        <w:tab/>
        <w:t>Draft 38.211 CR on common resource block for CSI-RS for mobility</w:t>
      </w:r>
      <w:r w:rsidR="00763245" w:rsidRPr="0033095B">
        <w:rPr>
          <w:b/>
          <w:bCs/>
          <w:lang w:eastAsia="x-none"/>
        </w:rPr>
        <w:tab/>
        <w:t>ZTE</w:t>
      </w:r>
    </w:p>
    <w:p w14:paraId="09DA2CDB" w14:textId="2D601DEB" w:rsidR="00763245" w:rsidRPr="0033095B" w:rsidRDefault="002328C4" w:rsidP="00763245">
      <w:pPr>
        <w:rPr>
          <w:b/>
          <w:bCs/>
          <w:lang w:eastAsia="x-none"/>
        </w:rPr>
      </w:pPr>
      <w:hyperlink r:id="rId434" w:history="1">
        <w:r w:rsidR="004371F4">
          <w:rPr>
            <w:rStyle w:val="Hyperlink"/>
            <w:b/>
            <w:bCs/>
            <w:highlight w:val="red"/>
            <w:lang w:eastAsia="x-none"/>
          </w:rPr>
          <w:t>R1-2201145</w:t>
        </w:r>
      </w:hyperlink>
      <w:r w:rsidR="00763245" w:rsidRPr="0033095B">
        <w:rPr>
          <w:b/>
          <w:bCs/>
          <w:lang w:eastAsia="x-none"/>
        </w:rPr>
        <w:tab/>
        <w:t>Draft 38.211 CR on common resource block for CSI-RS for mobility</w:t>
      </w:r>
      <w:r w:rsidR="00763245" w:rsidRPr="0033095B">
        <w:rPr>
          <w:b/>
          <w:bCs/>
          <w:lang w:eastAsia="x-none"/>
        </w:rPr>
        <w:tab/>
        <w:t>ZTE</w:t>
      </w:r>
    </w:p>
    <w:p w14:paraId="5CA4B8A4" w14:textId="00E691CE" w:rsidR="002E3706" w:rsidRPr="00972965" w:rsidRDefault="002328C4" w:rsidP="002E3706">
      <w:pPr>
        <w:rPr>
          <w:b/>
          <w:bCs/>
          <w:lang w:eastAsia="x-none"/>
        </w:rPr>
      </w:pPr>
      <w:hyperlink r:id="rId435" w:history="1">
        <w:r w:rsidR="004371F4">
          <w:rPr>
            <w:rStyle w:val="Hyperlink"/>
            <w:b/>
            <w:bCs/>
            <w:lang w:eastAsia="x-none"/>
          </w:rPr>
          <w:t>R1-2202754</w:t>
        </w:r>
      </w:hyperlink>
      <w:r w:rsidR="002E3706" w:rsidRPr="00972965">
        <w:rPr>
          <w:b/>
          <w:bCs/>
          <w:lang w:eastAsia="x-none"/>
        </w:rPr>
        <w:tab/>
        <w:t>FL summary [108-e-NR-CRs-05] on common resource block for CSI-RS for mobility</w:t>
      </w:r>
      <w:r w:rsidR="002E3706" w:rsidRPr="00972965">
        <w:rPr>
          <w:b/>
          <w:bCs/>
          <w:lang w:eastAsia="x-none"/>
        </w:rPr>
        <w:tab/>
        <w:t>Moderator (ZTE)</w:t>
      </w:r>
    </w:p>
    <w:p w14:paraId="11F7804A" w14:textId="35311F2A" w:rsidR="00763245" w:rsidRDefault="0033095B" w:rsidP="00763245">
      <w:pPr>
        <w:rPr>
          <w:lang w:eastAsia="x-none"/>
        </w:rPr>
      </w:pPr>
      <w:r w:rsidRPr="0033095B">
        <w:rPr>
          <w:b/>
          <w:bCs/>
          <w:lang w:eastAsia="x-none"/>
        </w:rPr>
        <w:t>Decision:</w:t>
      </w:r>
      <w:r>
        <w:rPr>
          <w:lang w:eastAsia="x-none"/>
        </w:rPr>
        <w:t xml:space="preserve"> As per email decision posted on Feb 28</w:t>
      </w:r>
      <w:r w:rsidRPr="0033095B">
        <w:rPr>
          <w:vertAlign w:val="superscript"/>
          <w:lang w:eastAsia="x-none"/>
        </w:rPr>
        <w:t>th</w:t>
      </w:r>
      <w:r>
        <w:rPr>
          <w:lang w:eastAsia="x-none"/>
        </w:rPr>
        <w:t>, no consensus in agreeing TP1-2 in x2754 (38.211clause 4.4.4.2). Both draft CRs are not pursued.</w:t>
      </w:r>
    </w:p>
    <w:p w14:paraId="2B87F813" w14:textId="38856819" w:rsidR="002E3706" w:rsidRDefault="002E3706" w:rsidP="00763245">
      <w:pPr>
        <w:rPr>
          <w:lang w:eastAsia="x-none"/>
        </w:rPr>
      </w:pPr>
    </w:p>
    <w:p w14:paraId="70F758C0" w14:textId="77777777" w:rsidR="0033095B" w:rsidRDefault="0033095B" w:rsidP="00763245">
      <w:pPr>
        <w:rPr>
          <w:lang w:eastAsia="x-none"/>
        </w:rPr>
      </w:pPr>
    </w:p>
    <w:p w14:paraId="12363A5C" w14:textId="77777777" w:rsidR="009F56DC" w:rsidRPr="009F56DC" w:rsidRDefault="00763245" w:rsidP="00763245">
      <w:pPr>
        <w:rPr>
          <w:lang w:eastAsia="x-none"/>
        </w:rPr>
      </w:pPr>
      <w:r w:rsidRPr="00D34304">
        <w:rPr>
          <w:lang w:eastAsia="x-none"/>
        </w:rPr>
        <w:t xml:space="preserve">[108-e-NR-CRs-06] </w:t>
      </w:r>
      <w:r w:rsidR="009F56DC" w:rsidRPr="00D34304">
        <w:rPr>
          <w:lang w:eastAsia="x-none"/>
        </w:rPr>
        <w:t>– Kome (Apple)</w:t>
      </w:r>
    </w:p>
    <w:p w14:paraId="5F01493C" w14:textId="7EAEC7DC" w:rsidR="00763245" w:rsidRPr="009F56DC" w:rsidRDefault="00763245" w:rsidP="00763245">
      <w:pPr>
        <w:rPr>
          <w:lang w:eastAsia="x-none"/>
        </w:rPr>
      </w:pPr>
      <w:r w:rsidRPr="009F56DC">
        <w:rPr>
          <w:lang w:eastAsia="x-none"/>
        </w:rPr>
        <w:t>Issue#8 Discussion on HARQ-ACK multiplexing on PUSCH by March 1</w:t>
      </w:r>
    </w:p>
    <w:p w14:paraId="4F635F08" w14:textId="76D9C38C" w:rsidR="00763245" w:rsidRPr="009F56DC" w:rsidRDefault="00763245" w:rsidP="00763245">
      <w:pPr>
        <w:numPr>
          <w:ilvl w:val="0"/>
          <w:numId w:val="60"/>
        </w:numPr>
        <w:rPr>
          <w:lang w:eastAsia="x-none"/>
        </w:rPr>
      </w:pPr>
      <w:r w:rsidRPr="009F56DC">
        <w:rPr>
          <w:lang w:eastAsia="x-none"/>
        </w:rPr>
        <w:t xml:space="preserve">Relevant tdocs: </w:t>
      </w:r>
      <w:hyperlink r:id="rId436" w:history="1">
        <w:r w:rsidR="004371F4">
          <w:rPr>
            <w:rStyle w:val="Hyperlink"/>
            <w:lang w:eastAsia="x-none"/>
          </w:rPr>
          <w:t>R1-2201146</w:t>
        </w:r>
      </w:hyperlink>
      <w:r w:rsidRPr="009F56DC">
        <w:rPr>
          <w:lang w:eastAsia="x-none"/>
        </w:rPr>
        <w:t xml:space="preserve">, </w:t>
      </w:r>
      <w:hyperlink r:id="rId437" w:history="1">
        <w:r w:rsidR="004371F4">
          <w:rPr>
            <w:rStyle w:val="Hyperlink"/>
            <w:lang w:eastAsia="x-none"/>
          </w:rPr>
          <w:t>R1-2201324</w:t>
        </w:r>
      </w:hyperlink>
      <w:r w:rsidRPr="009F56DC">
        <w:rPr>
          <w:lang w:eastAsia="x-none"/>
        </w:rPr>
        <w:t xml:space="preserve">, </w:t>
      </w:r>
      <w:hyperlink r:id="rId438" w:history="1">
        <w:r w:rsidR="004371F4">
          <w:rPr>
            <w:rStyle w:val="Hyperlink"/>
            <w:lang w:eastAsia="x-none"/>
          </w:rPr>
          <w:t>R1-2201755</w:t>
        </w:r>
      </w:hyperlink>
      <w:r w:rsidRPr="009F56DC">
        <w:rPr>
          <w:lang w:eastAsia="x-none"/>
        </w:rPr>
        <w:t xml:space="preserve">, </w:t>
      </w:r>
      <w:hyperlink r:id="rId439" w:history="1">
        <w:r w:rsidR="004371F4">
          <w:rPr>
            <w:rStyle w:val="Hyperlink"/>
            <w:lang w:eastAsia="x-none"/>
          </w:rPr>
          <w:t>R1-2202115</w:t>
        </w:r>
      </w:hyperlink>
      <w:r w:rsidRPr="009F56DC">
        <w:rPr>
          <w:lang w:eastAsia="x-none"/>
        </w:rPr>
        <w:t xml:space="preserve">, </w:t>
      </w:r>
      <w:hyperlink r:id="rId440" w:history="1">
        <w:r w:rsidR="004371F4">
          <w:rPr>
            <w:rStyle w:val="Hyperlink"/>
            <w:lang w:eastAsia="x-none"/>
          </w:rPr>
          <w:t>R1-2202374</w:t>
        </w:r>
      </w:hyperlink>
      <w:r w:rsidRPr="009F56DC">
        <w:rPr>
          <w:lang w:eastAsia="x-none"/>
        </w:rPr>
        <w:t xml:space="preserve">, </w:t>
      </w:r>
      <w:hyperlink r:id="rId441" w:history="1">
        <w:r w:rsidR="004371F4">
          <w:rPr>
            <w:rStyle w:val="Hyperlink"/>
            <w:lang w:eastAsia="x-none"/>
          </w:rPr>
          <w:t>R1-2202431</w:t>
        </w:r>
      </w:hyperlink>
    </w:p>
    <w:p w14:paraId="3241A6C0" w14:textId="65D0A5CB" w:rsidR="00763245" w:rsidRPr="00E3004F" w:rsidRDefault="002328C4" w:rsidP="00763245">
      <w:pPr>
        <w:rPr>
          <w:bCs/>
          <w:lang w:eastAsia="x-none"/>
        </w:rPr>
      </w:pPr>
      <w:hyperlink r:id="rId442" w:history="1">
        <w:r w:rsidR="004371F4">
          <w:rPr>
            <w:rStyle w:val="Hyperlink"/>
            <w:bCs/>
            <w:lang w:eastAsia="x-none"/>
          </w:rPr>
          <w:t>R1-2201146</w:t>
        </w:r>
      </w:hyperlink>
      <w:r w:rsidR="00763245" w:rsidRPr="00E3004F">
        <w:rPr>
          <w:bCs/>
          <w:lang w:eastAsia="x-none"/>
        </w:rPr>
        <w:tab/>
        <w:t>Discussion on HARQ-ACK multiplexing on PUSCH</w:t>
      </w:r>
      <w:r w:rsidR="00763245" w:rsidRPr="00E3004F">
        <w:rPr>
          <w:bCs/>
          <w:lang w:eastAsia="x-none"/>
        </w:rPr>
        <w:tab/>
        <w:t>ZTE</w:t>
      </w:r>
    </w:p>
    <w:p w14:paraId="1BA6DC5C" w14:textId="6F8CD661" w:rsidR="00763245" w:rsidRPr="00E3004F" w:rsidRDefault="002328C4" w:rsidP="00763245">
      <w:pPr>
        <w:rPr>
          <w:bCs/>
          <w:lang w:eastAsia="x-none"/>
        </w:rPr>
      </w:pPr>
      <w:hyperlink r:id="rId443" w:history="1">
        <w:r w:rsidR="004371F4">
          <w:rPr>
            <w:rStyle w:val="Hyperlink"/>
            <w:bCs/>
            <w:lang w:eastAsia="x-none"/>
          </w:rPr>
          <w:t>R1-2201324</w:t>
        </w:r>
      </w:hyperlink>
      <w:r w:rsidR="00763245" w:rsidRPr="00E3004F">
        <w:rPr>
          <w:bCs/>
          <w:lang w:eastAsia="x-none"/>
        </w:rPr>
        <w:tab/>
        <w:t>Discussion on HARQ-ACK multiplexing in PUSCH without PUCCH</w:t>
      </w:r>
      <w:r w:rsidR="00763245" w:rsidRPr="00E3004F">
        <w:rPr>
          <w:bCs/>
          <w:lang w:eastAsia="x-none"/>
        </w:rPr>
        <w:tab/>
        <w:t>CATT</w:t>
      </w:r>
    </w:p>
    <w:p w14:paraId="6B606945" w14:textId="6B448CEB" w:rsidR="00763245" w:rsidRPr="00E3004F" w:rsidRDefault="002328C4" w:rsidP="00763245">
      <w:pPr>
        <w:rPr>
          <w:bCs/>
          <w:lang w:eastAsia="x-none"/>
        </w:rPr>
      </w:pPr>
      <w:hyperlink r:id="rId444" w:history="1">
        <w:r w:rsidR="004371F4">
          <w:rPr>
            <w:rStyle w:val="Hyperlink"/>
            <w:bCs/>
            <w:lang w:eastAsia="x-none"/>
          </w:rPr>
          <w:t>R1-2201755</w:t>
        </w:r>
      </w:hyperlink>
      <w:r w:rsidR="00763245" w:rsidRPr="00E3004F">
        <w:rPr>
          <w:bCs/>
          <w:lang w:eastAsia="x-none"/>
        </w:rPr>
        <w:tab/>
        <w:t>On Remaining Issues for PUSCH UCI Multiplexing without HARQ-ACK PUCCH</w:t>
      </w:r>
      <w:r w:rsidR="00763245" w:rsidRPr="00E3004F">
        <w:rPr>
          <w:bCs/>
          <w:lang w:eastAsia="x-none"/>
        </w:rPr>
        <w:tab/>
        <w:t>Apple</w:t>
      </w:r>
    </w:p>
    <w:p w14:paraId="6CB37094" w14:textId="13C7F1B9" w:rsidR="00763245" w:rsidRPr="00E3004F" w:rsidRDefault="002328C4" w:rsidP="00763245">
      <w:pPr>
        <w:rPr>
          <w:bCs/>
          <w:lang w:eastAsia="x-none"/>
        </w:rPr>
      </w:pPr>
      <w:hyperlink r:id="rId445" w:history="1">
        <w:r w:rsidR="004371F4">
          <w:rPr>
            <w:rStyle w:val="Hyperlink"/>
            <w:bCs/>
            <w:lang w:eastAsia="x-none"/>
          </w:rPr>
          <w:t>R1-2202115</w:t>
        </w:r>
      </w:hyperlink>
      <w:r w:rsidR="00763245" w:rsidRPr="00E3004F">
        <w:rPr>
          <w:bCs/>
          <w:lang w:eastAsia="x-none"/>
        </w:rPr>
        <w:tab/>
        <w:t>Remaining issues for HARQ-ACK multiplexing on PUSCH without PUCCH</w:t>
      </w:r>
      <w:r w:rsidR="00763245" w:rsidRPr="00E3004F">
        <w:rPr>
          <w:bCs/>
          <w:lang w:eastAsia="x-none"/>
        </w:rPr>
        <w:tab/>
        <w:t>Qualcomm Incorporated</w:t>
      </w:r>
    </w:p>
    <w:p w14:paraId="3AF2C8FD" w14:textId="0D39843D" w:rsidR="00763245" w:rsidRPr="00E3004F" w:rsidRDefault="002328C4" w:rsidP="00763245">
      <w:pPr>
        <w:rPr>
          <w:bCs/>
          <w:lang w:eastAsia="x-none"/>
        </w:rPr>
      </w:pPr>
      <w:hyperlink r:id="rId446" w:history="1">
        <w:r w:rsidR="004371F4">
          <w:rPr>
            <w:rStyle w:val="Hyperlink"/>
            <w:bCs/>
            <w:lang w:eastAsia="x-none"/>
          </w:rPr>
          <w:t>R1-2202374</w:t>
        </w:r>
      </w:hyperlink>
      <w:r w:rsidR="00763245" w:rsidRPr="00E3004F">
        <w:rPr>
          <w:bCs/>
          <w:lang w:eastAsia="x-none"/>
        </w:rPr>
        <w:tab/>
        <w:t>HARQ-ACK multiplexing on PUSCH without PUCCH</w:t>
      </w:r>
      <w:r w:rsidR="00763245" w:rsidRPr="00E3004F">
        <w:rPr>
          <w:bCs/>
          <w:lang w:eastAsia="x-none"/>
        </w:rPr>
        <w:tab/>
        <w:t>Ericsson</w:t>
      </w:r>
    </w:p>
    <w:p w14:paraId="0F15690E" w14:textId="3512C182" w:rsidR="00763245" w:rsidRPr="00E3004F" w:rsidRDefault="002328C4" w:rsidP="00763245">
      <w:pPr>
        <w:rPr>
          <w:bCs/>
          <w:lang w:eastAsia="x-none"/>
        </w:rPr>
      </w:pPr>
      <w:hyperlink r:id="rId447" w:history="1">
        <w:r w:rsidR="004371F4">
          <w:rPr>
            <w:rStyle w:val="Hyperlink"/>
            <w:bCs/>
            <w:lang w:eastAsia="x-none"/>
          </w:rPr>
          <w:t>R1-2202431</w:t>
        </w:r>
      </w:hyperlink>
      <w:r w:rsidR="00763245" w:rsidRPr="00E3004F">
        <w:rPr>
          <w:bCs/>
          <w:lang w:eastAsia="x-none"/>
        </w:rPr>
        <w:tab/>
        <w:t>Discussion on HARQ-ACK multiplexing on PUSCH without PUCCH</w:t>
      </w:r>
      <w:r w:rsidR="00763245" w:rsidRPr="00E3004F">
        <w:rPr>
          <w:bCs/>
          <w:lang w:eastAsia="x-none"/>
        </w:rPr>
        <w:tab/>
        <w:t>Huawei, HiSilicon</w:t>
      </w:r>
    </w:p>
    <w:p w14:paraId="436BFB14" w14:textId="566F0E3B" w:rsidR="00763245" w:rsidRPr="008F4C93" w:rsidRDefault="002328C4" w:rsidP="00763245">
      <w:pPr>
        <w:rPr>
          <w:b/>
          <w:bCs/>
          <w:lang w:eastAsia="x-none"/>
        </w:rPr>
      </w:pPr>
      <w:hyperlink r:id="rId448" w:history="1">
        <w:r w:rsidR="004371F4">
          <w:rPr>
            <w:rStyle w:val="Hyperlink"/>
            <w:b/>
            <w:bCs/>
            <w:lang w:eastAsia="x-none"/>
          </w:rPr>
          <w:t>R1-2202835</w:t>
        </w:r>
      </w:hyperlink>
      <w:r w:rsidR="008F4C93" w:rsidRPr="008F4C93">
        <w:rPr>
          <w:b/>
          <w:bCs/>
          <w:lang w:eastAsia="x-none"/>
        </w:rPr>
        <w:tab/>
        <w:t>Summary for [108-e-NR-CRs-06] Issue #8: Discussion on HARQ-ACK multiplexing on PUSCH</w:t>
      </w:r>
      <w:r w:rsidR="008F4C93" w:rsidRPr="008F4C93">
        <w:rPr>
          <w:b/>
          <w:bCs/>
          <w:lang w:eastAsia="x-none"/>
        </w:rPr>
        <w:tab/>
        <w:t>Moderator (Apple)</w:t>
      </w:r>
    </w:p>
    <w:p w14:paraId="3D4CBBC5" w14:textId="06E96E0F" w:rsidR="008F4C93" w:rsidRDefault="00D34304" w:rsidP="00763245">
      <w:pPr>
        <w:rPr>
          <w:lang w:eastAsia="x-none"/>
        </w:rPr>
      </w:pPr>
      <w:r w:rsidRPr="0033095B">
        <w:rPr>
          <w:b/>
          <w:bCs/>
          <w:lang w:eastAsia="x-none"/>
        </w:rPr>
        <w:t>Decision:</w:t>
      </w:r>
      <w:r>
        <w:rPr>
          <w:lang w:eastAsia="x-none"/>
        </w:rPr>
        <w:t xml:space="preserve"> As per email decision posted on Mar 3</w:t>
      </w:r>
      <w:r w:rsidRPr="00D34304">
        <w:rPr>
          <w:vertAlign w:val="superscript"/>
          <w:lang w:eastAsia="x-none"/>
        </w:rPr>
        <w:t>rd</w:t>
      </w:r>
      <w:r>
        <w:rPr>
          <w:lang w:eastAsia="x-none"/>
        </w:rPr>
        <w:t>, no conclusion</w:t>
      </w:r>
      <w:r w:rsidR="008F1676">
        <w:rPr>
          <w:lang w:eastAsia="x-none"/>
        </w:rPr>
        <w:t xml:space="preserve"> for Rel-15/Rel-16</w:t>
      </w:r>
      <w:r>
        <w:rPr>
          <w:lang w:eastAsia="x-none"/>
        </w:rPr>
        <w:t>. As stated in the summary, discussion may continue in the next meeting focusing on Rel-17</w:t>
      </w:r>
      <w:r w:rsidR="008F1676">
        <w:rPr>
          <w:lang w:eastAsia="x-none"/>
        </w:rPr>
        <w:t xml:space="preserve"> unified solution.</w:t>
      </w:r>
    </w:p>
    <w:p w14:paraId="1E89A8F4" w14:textId="77777777" w:rsidR="00D34304" w:rsidRDefault="00D34304" w:rsidP="00763245">
      <w:pPr>
        <w:rPr>
          <w:lang w:eastAsia="x-none"/>
        </w:rPr>
      </w:pPr>
    </w:p>
    <w:p w14:paraId="0D36DC7F" w14:textId="77777777" w:rsidR="008F4C93" w:rsidRDefault="008F4C93" w:rsidP="00763245">
      <w:pPr>
        <w:rPr>
          <w:lang w:eastAsia="x-none"/>
        </w:rPr>
      </w:pPr>
    </w:p>
    <w:p w14:paraId="7985B9E1" w14:textId="77777777" w:rsidR="009F56DC" w:rsidRPr="00F62009" w:rsidRDefault="00763245" w:rsidP="00763245">
      <w:pPr>
        <w:rPr>
          <w:lang w:eastAsia="x-none"/>
        </w:rPr>
      </w:pPr>
      <w:r w:rsidRPr="00F62009">
        <w:rPr>
          <w:lang w:eastAsia="x-none"/>
        </w:rPr>
        <w:t xml:space="preserve">[108-e-NR-CRs-07] </w:t>
      </w:r>
      <w:r w:rsidR="009F56DC" w:rsidRPr="00F62009">
        <w:rPr>
          <w:lang w:eastAsia="x-none"/>
        </w:rPr>
        <w:t>– Yangfan (HiSilicon)</w:t>
      </w:r>
    </w:p>
    <w:p w14:paraId="208C0290" w14:textId="7346ADC8" w:rsidR="00763245" w:rsidRPr="00F62009" w:rsidRDefault="00763245" w:rsidP="00763245">
      <w:pPr>
        <w:rPr>
          <w:lang w:eastAsia="x-none"/>
        </w:rPr>
      </w:pPr>
      <w:r w:rsidRPr="00F62009">
        <w:rPr>
          <w:lang w:eastAsia="x-none"/>
        </w:rPr>
        <w:t>Issue#9 Discussion on the determination of the number of part 2 CSI report by February 25</w:t>
      </w:r>
    </w:p>
    <w:p w14:paraId="364B0F0D" w14:textId="7AA3E525" w:rsidR="00763245" w:rsidRPr="00F62009" w:rsidRDefault="00763245" w:rsidP="00763245">
      <w:pPr>
        <w:numPr>
          <w:ilvl w:val="0"/>
          <w:numId w:val="60"/>
        </w:numPr>
        <w:rPr>
          <w:lang w:eastAsia="x-none"/>
        </w:rPr>
      </w:pPr>
      <w:r w:rsidRPr="00F62009">
        <w:rPr>
          <w:lang w:eastAsia="x-none"/>
        </w:rPr>
        <w:t xml:space="preserve">Relevant tdocs: </w:t>
      </w:r>
      <w:hyperlink r:id="rId449" w:history="1">
        <w:r w:rsidR="004371F4">
          <w:rPr>
            <w:rStyle w:val="Hyperlink"/>
            <w:lang w:eastAsia="x-none"/>
          </w:rPr>
          <w:t>R1-2201147</w:t>
        </w:r>
      </w:hyperlink>
      <w:r w:rsidRPr="00F62009">
        <w:rPr>
          <w:bCs/>
          <w:lang w:eastAsia="x-none"/>
        </w:rPr>
        <w:t xml:space="preserve">, </w:t>
      </w:r>
      <w:hyperlink r:id="rId450" w:history="1">
        <w:r w:rsidR="004371F4">
          <w:rPr>
            <w:rStyle w:val="Hyperlink"/>
            <w:bCs/>
            <w:lang w:eastAsia="x-none"/>
          </w:rPr>
          <w:t>R1-2202450</w:t>
        </w:r>
      </w:hyperlink>
    </w:p>
    <w:p w14:paraId="788D3D29" w14:textId="684A7031" w:rsidR="00763245" w:rsidRPr="00E3004F" w:rsidRDefault="002328C4" w:rsidP="00763245">
      <w:pPr>
        <w:rPr>
          <w:bCs/>
          <w:lang w:eastAsia="x-none"/>
        </w:rPr>
      </w:pPr>
      <w:hyperlink r:id="rId451" w:history="1">
        <w:r w:rsidR="004371F4">
          <w:rPr>
            <w:rStyle w:val="Hyperlink"/>
            <w:bCs/>
            <w:lang w:eastAsia="x-none"/>
          </w:rPr>
          <w:t>R1-2201147</w:t>
        </w:r>
      </w:hyperlink>
      <w:r w:rsidR="00763245" w:rsidRPr="00E3004F">
        <w:rPr>
          <w:bCs/>
          <w:lang w:eastAsia="x-none"/>
        </w:rPr>
        <w:tab/>
        <w:t>Discussion on the determination of the number of part 2 CSI report</w:t>
      </w:r>
      <w:r w:rsidR="00763245" w:rsidRPr="00E3004F">
        <w:rPr>
          <w:bCs/>
          <w:lang w:eastAsia="x-none"/>
        </w:rPr>
        <w:tab/>
        <w:t>ZTE</w:t>
      </w:r>
    </w:p>
    <w:p w14:paraId="5D704D1F" w14:textId="7775F136" w:rsidR="00763245" w:rsidRPr="00E3004F" w:rsidRDefault="002328C4" w:rsidP="00763245">
      <w:pPr>
        <w:rPr>
          <w:bCs/>
          <w:lang w:eastAsia="x-none"/>
        </w:rPr>
      </w:pPr>
      <w:hyperlink r:id="rId452" w:history="1">
        <w:r w:rsidR="004371F4">
          <w:rPr>
            <w:rStyle w:val="Hyperlink"/>
            <w:bCs/>
            <w:lang w:eastAsia="x-none"/>
          </w:rPr>
          <w:t>R1-2202450</w:t>
        </w:r>
      </w:hyperlink>
      <w:r w:rsidR="00763245" w:rsidRPr="00E3004F">
        <w:rPr>
          <w:bCs/>
          <w:lang w:eastAsia="x-none"/>
        </w:rPr>
        <w:tab/>
        <w:t>Discussion on the CSI omission</w:t>
      </w:r>
      <w:r w:rsidR="00763245" w:rsidRPr="00E3004F">
        <w:rPr>
          <w:bCs/>
          <w:lang w:eastAsia="x-none"/>
        </w:rPr>
        <w:tab/>
        <w:t>Huawei, HiSilicon</w:t>
      </w:r>
    </w:p>
    <w:p w14:paraId="767A7267" w14:textId="27F11AF8" w:rsidR="00972965" w:rsidRPr="00972965" w:rsidRDefault="002328C4" w:rsidP="00972965">
      <w:pPr>
        <w:rPr>
          <w:b/>
          <w:bCs/>
          <w:lang w:eastAsia="x-none"/>
        </w:rPr>
      </w:pPr>
      <w:hyperlink r:id="rId453" w:history="1">
        <w:r w:rsidR="004371F4">
          <w:rPr>
            <w:rStyle w:val="Hyperlink"/>
            <w:b/>
            <w:bCs/>
            <w:lang w:eastAsia="x-none"/>
          </w:rPr>
          <w:t>R1-2202748</w:t>
        </w:r>
      </w:hyperlink>
      <w:r w:rsidR="00972965" w:rsidRPr="00972965">
        <w:rPr>
          <w:b/>
          <w:bCs/>
          <w:lang w:eastAsia="x-none"/>
        </w:rPr>
        <w:tab/>
        <w:t>Summary of [108-e-NR-CRs-07] Issue#9 Discussion on the determination of the number of part 2 CSI report</w:t>
      </w:r>
      <w:r w:rsidR="00972965" w:rsidRPr="00972965">
        <w:rPr>
          <w:b/>
          <w:bCs/>
          <w:lang w:eastAsia="x-none"/>
        </w:rPr>
        <w:tab/>
        <w:t>Moderator (HiSilicon)</w:t>
      </w:r>
    </w:p>
    <w:p w14:paraId="3790241F" w14:textId="77777777" w:rsidR="00F62009" w:rsidRDefault="00F62009" w:rsidP="00F62009">
      <w:pPr>
        <w:rPr>
          <w:lang w:eastAsia="x-none"/>
        </w:rPr>
      </w:pPr>
      <w:r w:rsidRPr="0033095B">
        <w:rPr>
          <w:b/>
          <w:bCs/>
          <w:lang w:eastAsia="x-none"/>
        </w:rPr>
        <w:t>Decision:</w:t>
      </w:r>
      <w:r>
        <w:rPr>
          <w:lang w:eastAsia="x-none"/>
        </w:rPr>
        <w:t xml:space="preserve"> As per email decision posted on Feb 25</w:t>
      </w:r>
      <w:r w:rsidRPr="00586DA6">
        <w:rPr>
          <w:vertAlign w:val="superscript"/>
          <w:lang w:eastAsia="x-none"/>
        </w:rPr>
        <w:t>th</w:t>
      </w:r>
      <w:r>
        <w:rPr>
          <w:lang w:eastAsia="x-none"/>
        </w:rPr>
        <w:t>,</w:t>
      </w:r>
    </w:p>
    <w:p w14:paraId="029C4EE5" w14:textId="77777777" w:rsidR="00F62009" w:rsidRPr="00F62009" w:rsidRDefault="00F62009" w:rsidP="00F62009">
      <w:pPr>
        <w:pStyle w:val="BodyText"/>
        <w:autoSpaceDE w:val="0"/>
        <w:autoSpaceDN w:val="0"/>
        <w:snapToGrid w:val="0"/>
        <w:spacing w:after="0"/>
        <w:rPr>
          <w:rFonts w:eastAsia="Malgun Gothic" w:cs="Times"/>
          <w:bCs/>
          <w:iCs/>
          <w:szCs w:val="22"/>
          <w:u w:val="single"/>
          <w:lang w:val="en-US"/>
        </w:rPr>
      </w:pPr>
      <w:r w:rsidRPr="00F62009">
        <w:rPr>
          <w:rFonts w:cs="Times"/>
          <w:bCs/>
          <w:szCs w:val="20"/>
          <w:u w:val="single"/>
        </w:rPr>
        <w:t>C</w:t>
      </w:r>
      <w:r w:rsidRPr="00F62009">
        <w:rPr>
          <w:rFonts w:cs="Times"/>
          <w:bCs/>
          <w:iCs/>
          <w:u w:val="single"/>
        </w:rPr>
        <w:t>onclusion</w:t>
      </w:r>
    </w:p>
    <w:p w14:paraId="418B4AA2" w14:textId="77777777" w:rsidR="00F62009" w:rsidRPr="00413686" w:rsidRDefault="00F62009" w:rsidP="00F62009">
      <w:pPr>
        <w:autoSpaceDE w:val="0"/>
        <w:autoSpaceDN w:val="0"/>
        <w:snapToGrid w:val="0"/>
        <w:jc w:val="both"/>
        <w:rPr>
          <w:rFonts w:eastAsia="Times New Roman" w:cs="Times"/>
          <w:bCs/>
          <w:iCs/>
        </w:rPr>
      </w:pPr>
      <w:r w:rsidRPr="00413686">
        <w:rPr>
          <w:rFonts w:eastAsia="Times New Roman" w:cs="Times"/>
          <w:bCs/>
          <w:iCs/>
        </w:rPr>
        <w:t>It is RAN1 common understanding that UE may omit a portion of part 2 CSI report per priority reporting levels, which specified in subclause 5.2.4 in TS38.214.</w:t>
      </w:r>
    </w:p>
    <w:p w14:paraId="17BAFF79" w14:textId="77777777" w:rsidR="00F62009" w:rsidRDefault="00F62009" w:rsidP="00F62009">
      <w:pPr>
        <w:rPr>
          <w:bCs/>
          <w:lang w:eastAsia="x-none"/>
        </w:rPr>
      </w:pPr>
    </w:p>
    <w:p w14:paraId="0C677ED9" w14:textId="77777777" w:rsidR="00B8642D" w:rsidRDefault="00B8642D" w:rsidP="00763245">
      <w:pPr>
        <w:rPr>
          <w:lang w:eastAsia="x-none"/>
        </w:rPr>
      </w:pPr>
    </w:p>
    <w:p w14:paraId="55D94477" w14:textId="77777777" w:rsidR="00B8642D" w:rsidRPr="00B8642D" w:rsidRDefault="00B8642D" w:rsidP="00B8642D">
      <w:pPr>
        <w:rPr>
          <w:lang w:eastAsia="x-none"/>
        </w:rPr>
      </w:pPr>
      <w:r w:rsidRPr="00B8642D">
        <w:rPr>
          <w:lang w:eastAsia="x-none"/>
        </w:rPr>
        <w:t>[108-e-NR-CRs-08] – Liqing (Sharp)</w:t>
      </w:r>
    </w:p>
    <w:p w14:paraId="0B247CA0" w14:textId="77777777" w:rsidR="00B8642D" w:rsidRPr="00B8642D" w:rsidRDefault="00B8642D" w:rsidP="00B8642D">
      <w:pPr>
        <w:rPr>
          <w:lang w:eastAsia="x-none"/>
        </w:rPr>
      </w:pPr>
      <w:r w:rsidRPr="00B8642D">
        <w:rPr>
          <w:lang w:eastAsia="x-none"/>
        </w:rPr>
        <w:t>Issue#19 Corrections on mapping between the Time domain resource allocation field value of the RAR UL grant and a row index of an allocated table by February 23</w:t>
      </w:r>
    </w:p>
    <w:p w14:paraId="11CDAF1D" w14:textId="58BE6E8F" w:rsidR="00B8642D" w:rsidRPr="00B8642D" w:rsidRDefault="00B8642D" w:rsidP="00B8642D">
      <w:pPr>
        <w:numPr>
          <w:ilvl w:val="0"/>
          <w:numId w:val="60"/>
        </w:numPr>
        <w:rPr>
          <w:lang w:eastAsia="x-none"/>
        </w:rPr>
      </w:pPr>
      <w:r w:rsidRPr="00B8642D">
        <w:rPr>
          <w:lang w:eastAsia="x-none"/>
        </w:rPr>
        <w:t xml:space="preserve">Relevant tdocs: </w:t>
      </w:r>
      <w:hyperlink r:id="rId454" w:history="1">
        <w:r w:rsidR="004371F4">
          <w:rPr>
            <w:rStyle w:val="Hyperlink"/>
            <w:lang w:eastAsia="x-none"/>
          </w:rPr>
          <w:t>R1-2202184</w:t>
        </w:r>
      </w:hyperlink>
      <w:r w:rsidRPr="00B8642D">
        <w:rPr>
          <w:bCs/>
          <w:lang w:eastAsia="x-none"/>
        </w:rPr>
        <w:t xml:space="preserve">, </w:t>
      </w:r>
      <w:hyperlink r:id="rId455" w:history="1">
        <w:r w:rsidR="004371F4">
          <w:rPr>
            <w:rStyle w:val="Hyperlink"/>
            <w:bCs/>
            <w:lang w:eastAsia="x-none"/>
          </w:rPr>
          <w:t>R1-2202114</w:t>
        </w:r>
      </w:hyperlink>
      <w:r w:rsidRPr="00B8642D">
        <w:rPr>
          <w:lang w:eastAsia="x-none"/>
        </w:rPr>
        <w:t xml:space="preserve"> (focus on issue 2)</w:t>
      </w:r>
    </w:p>
    <w:p w14:paraId="3349F679" w14:textId="18B9DC57" w:rsidR="00F62009" w:rsidRPr="00F62009" w:rsidRDefault="002328C4" w:rsidP="00F62009">
      <w:pPr>
        <w:rPr>
          <w:b/>
          <w:bCs/>
          <w:lang w:eastAsia="x-none"/>
        </w:rPr>
      </w:pPr>
      <w:hyperlink r:id="rId456" w:history="1">
        <w:r w:rsidR="004371F4">
          <w:rPr>
            <w:rStyle w:val="Hyperlink"/>
            <w:b/>
            <w:bCs/>
            <w:lang w:eastAsia="x-none"/>
          </w:rPr>
          <w:t>R1-2202184</w:t>
        </w:r>
      </w:hyperlink>
      <w:r w:rsidR="00F62009" w:rsidRPr="00F62009">
        <w:rPr>
          <w:b/>
          <w:bCs/>
          <w:lang w:eastAsia="x-none"/>
        </w:rPr>
        <w:tab/>
        <w:t>Corrections on mapping between the Time domain resource allocation field value of the RAR UL grant and a row index of an allocated table</w:t>
      </w:r>
      <w:r w:rsidR="00F62009" w:rsidRPr="00F62009">
        <w:rPr>
          <w:b/>
          <w:bCs/>
          <w:lang w:eastAsia="x-none"/>
        </w:rPr>
        <w:tab/>
        <w:t>Sharp</w:t>
      </w:r>
    </w:p>
    <w:p w14:paraId="37815CF2" w14:textId="5E5854A1" w:rsidR="00F62009" w:rsidRPr="00F62009" w:rsidRDefault="002328C4" w:rsidP="00F62009">
      <w:pPr>
        <w:rPr>
          <w:b/>
          <w:bCs/>
          <w:lang w:eastAsia="x-none"/>
        </w:rPr>
      </w:pPr>
      <w:hyperlink r:id="rId457" w:history="1">
        <w:r w:rsidR="004371F4">
          <w:rPr>
            <w:rStyle w:val="Hyperlink"/>
            <w:b/>
            <w:bCs/>
            <w:lang w:eastAsia="x-none"/>
          </w:rPr>
          <w:t>R1-2202114</w:t>
        </w:r>
      </w:hyperlink>
      <w:r w:rsidR="00F62009" w:rsidRPr="00F62009">
        <w:rPr>
          <w:b/>
          <w:bCs/>
          <w:lang w:eastAsia="x-none"/>
        </w:rPr>
        <w:tab/>
        <w:t>Correction on time-domain resource allocation for Msg.3 PUSCH scheduled by RAR UL grant</w:t>
      </w:r>
      <w:r w:rsidR="00F62009" w:rsidRPr="00F62009">
        <w:rPr>
          <w:b/>
          <w:bCs/>
          <w:lang w:eastAsia="x-none"/>
        </w:rPr>
        <w:tab/>
        <w:t>Qualcomm Incorporated</w:t>
      </w:r>
    </w:p>
    <w:p w14:paraId="7848F205" w14:textId="516CE24F" w:rsidR="00972965" w:rsidRPr="00972965" w:rsidRDefault="002328C4" w:rsidP="00972965">
      <w:pPr>
        <w:rPr>
          <w:b/>
          <w:bCs/>
          <w:lang w:eastAsia="x-none"/>
        </w:rPr>
      </w:pPr>
      <w:hyperlink r:id="rId458" w:history="1">
        <w:r w:rsidR="004371F4">
          <w:rPr>
            <w:rStyle w:val="Hyperlink"/>
            <w:b/>
            <w:bCs/>
            <w:lang w:eastAsia="x-none"/>
          </w:rPr>
          <w:t>R1-2202719</w:t>
        </w:r>
      </w:hyperlink>
      <w:r w:rsidR="00972965" w:rsidRPr="00972965">
        <w:rPr>
          <w:b/>
          <w:bCs/>
          <w:lang w:eastAsia="x-none"/>
        </w:rPr>
        <w:tab/>
        <w:t>Summary of [108-e-NR-CRs-08]: Corrections on mapping between the Time domain resource allocation field value of the RAR UL grant and a row index of an allocated table</w:t>
      </w:r>
      <w:r w:rsidR="00972965" w:rsidRPr="00972965">
        <w:rPr>
          <w:b/>
          <w:bCs/>
          <w:lang w:eastAsia="x-none"/>
        </w:rPr>
        <w:tab/>
        <w:t>Moderator (Sharp)</w:t>
      </w:r>
    </w:p>
    <w:p w14:paraId="5AFABC91" w14:textId="44D82B53" w:rsidR="00763245" w:rsidRDefault="00B8642D" w:rsidP="00763245">
      <w:pPr>
        <w:rPr>
          <w:lang w:eastAsia="x-none"/>
        </w:rPr>
      </w:pPr>
      <w:r w:rsidRPr="00B8642D">
        <w:rPr>
          <w:b/>
          <w:bCs/>
          <w:lang w:eastAsia="x-none"/>
        </w:rPr>
        <w:t>Decision:</w:t>
      </w:r>
      <w:r w:rsidRPr="00B8642D">
        <w:rPr>
          <w:lang w:eastAsia="x-none"/>
        </w:rPr>
        <w:t xml:space="preserve"> As per email decision posted on Feb 25</w:t>
      </w:r>
      <w:r w:rsidRPr="00B8642D">
        <w:rPr>
          <w:vertAlign w:val="superscript"/>
          <w:lang w:eastAsia="x-none"/>
        </w:rPr>
        <w:t>th</w:t>
      </w:r>
      <w:r w:rsidRPr="00B8642D">
        <w:rPr>
          <w:lang w:eastAsia="x-none"/>
        </w:rPr>
        <w:t>,</w:t>
      </w:r>
    </w:p>
    <w:p w14:paraId="642ED60D" w14:textId="77777777" w:rsidR="00B8642D" w:rsidRDefault="00B8642D" w:rsidP="00B8642D">
      <w:pPr>
        <w:rPr>
          <w:lang w:val="en-US" w:eastAsia="ko-KR"/>
        </w:rPr>
      </w:pPr>
      <w:r>
        <w:rPr>
          <w:highlight w:val="green"/>
          <w:lang w:val="en-US" w:eastAsia="ko-KR"/>
        </w:rPr>
        <w:t>Agreement</w:t>
      </w:r>
    </w:p>
    <w:p w14:paraId="73D6A070" w14:textId="7AC9ACD1" w:rsidR="00B8642D" w:rsidRDefault="00B8642D" w:rsidP="00B8642D">
      <w:pPr>
        <w:rPr>
          <w:lang w:val="en-US" w:eastAsia="zh-TW"/>
        </w:rPr>
      </w:pPr>
      <w:r>
        <w:rPr>
          <w:lang w:val="en-US" w:eastAsia="ko-KR"/>
        </w:rPr>
        <w:t>The following TPs are agreed for TS38.214:</w:t>
      </w:r>
    </w:p>
    <w:p w14:paraId="27547029" w14:textId="6B9422C3" w:rsidR="00B8642D" w:rsidRPr="00B8642D" w:rsidRDefault="00B8642D" w:rsidP="00F44FD9">
      <w:pPr>
        <w:pStyle w:val="ListParagraph"/>
        <w:numPr>
          <w:ilvl w:val="0"/>
          <w:numId w:val="103"/>
        </w:numPr>
        <w:rPr>
          <w:lang w:val="en-US"/>
        </w:rPr>
      </w:pPr>
      <w:r w:rsidRPr="00B8642D">
        <w:rPr>
          <w:lang w:val="en-US"/>
        </w:rPr>
        <w:t>Adopt the following Text proposal for TS38.214 for Rel-15.</w:t>
      </w:r>
    </w:p>
    <w:tbl>
      <w:tblPr>
        <w:tblW w:w="0" w:type="auto"/>
        <w:tblCellMar>
          <w:left w:w="0" w:type="dxa"/>
          <w:right w:w="0" w:type="dxa"/>
        </w:tblCellMar>
        <w:tblLook w:val="04A0" w:firstRow="1" w:lastRow="0" w:firstColumn="1" w:lastColumn="0" w:noHBand="0" w:noVBand="1"/>
      </w:tblPr>
      <w:tblGrid>
        <w:gridCol w:w="10338"/>
      </w:tblGrid>
      <w:tr w:rsidR="00B8642D" w:rsidRPr="00B8642D" w14:paraId="01D8ED7B" w14:textId="77777777" w:rsidTr="00B8642D">
        <w:tc>
          <w:tcPr>
            <w:tcW w:w="1033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D5FAB5C" w14:textId="7ADFAF01" w:rsidR="00B8642D" w:rsidRPr="00B8642D" w:rsidRDefault="00B8642D" w:rsidP="00B8642D">
            <w:pPr>
              <w:rPr>
                <w:lang w:val="en-US" w:eastAsia="zh-TW"/>
              </w:rPr>
            </w:pPr>
            <w:r w:rsidRPr="00B8642D">
              <w:rPr>
                <w:rFonts w:ascii="Arial" w:hAnsi="Arial" w:cs="Arial"/>
                <w:sz w:val="16"/>
                <w:szCs w:val="16"/>
              </w:rPr>
              <w:t>6.1.2.1</w:t>
            </w:r>
            <w:r>
              <w:rPr>
                <w:lang w:val="en-US" w:eastAsia="zh-TW"/>
              </w:rPr>
              <w:tab/>
            </w:r>
            <w:r w:rsidRPr="00B8642D">
              <w:rPr>
                <w:rFonts w:ascii="Arial" w:hAnsi="Arial" w:cs="Arial"/>
                <w:sz w:val="16"/>
                <w:szCs w:val="16"/>
              </w:rPr>
              <w:t>Resource allocation in time domain</w:t>
            </w:r>
          </w:p>
          <w:p w14:paraId="0A3DD9CB" w14:textId="77777777" w:rsidR="00B8642D" w:rsidRPr="00B8642D" w:rsidRDefault="00B8642D">
            <w:pPr>
              <w:rPr>
                <w:rFonts w:ascii="Arial" w:hAnsi="Arial" w:cs="Arial"/>
                <w:sz w:val="16"/>
                <w:szCs w:val="16"/>
              </w:rPr>
            </w:pPr>
            <w:r w:rsidRPr="00B8642D">
              <w:rPr>
                <w:rFonts w:ascii="Arial" w:hAnsi="Arial" w:cs="Arial"/>
                <w:sz w:val="16"/>
                <w:szCs w:val="16"/>
              </w:rPr>
              <w:t xml:space="preserve">When the UE is scheduled to transmit a transport block and no CSI report </w:t>
            </w:r>
            <w:r w:rsidRPr="00B8642D">
              <w:rPr>
                <w:rFonts w:ascii="Arial" w:hAnsi="Arial" w:cs="Arial"/>
                <w:color w:val="FF0000"/>
                <w:sz w:val="16"/>
                <w:szCs w:val="16"/>
              </w:rPr>
              <w:t>by a DCI or by a RAR UL grant</w:t>
            </w:r>
            <w:r w:rsidRPr="00B8642D">
              <w:rPr>
                <w:rFonts w:ascii="Arial" w:hAnsi="Arial" w:cs="Arial"/>
                <w:sz w:val="16"/>
                <w:szCs w:val="16"/>
              </w:rPr>
              <w:t xml:space="preserve">, or the UE is scheduled to transmit a transport block and a CSI report(s) on PUSCH by a DCI, the </w:t>
            </w:r>
            <w:r w:rsidRPr="00B8642D">
              <w:rPr>
                <w:rFonts w:ascii="Arial" w:hAnsi="Arial" w:cs="Arial"/>
                <w:i/>
                <w:iCs/>
                <w:sz w:val="16"/>
                <w:szCs w:val="16"/>
              </w:rPr>
              <w:t>Time domain resource assignment</w:t>
            </w:r>
            <w:r w:rsidRPr="00B8642D">
              <w:rPr>
                <w:rFonts w:ascii="Arial" w:hAnsi="Arial" w:cs="Arial"/>
                <w:sz w:val="16"/>
                <w:szCs w:val="16"/>
              </w:rPr>
              <w:t xml:space="preserve"> field value </w:t>
            </w:r>
            <w:r w:rsidRPr="00B8642D">
              <w:rPr>
                <w:rFonts w:ascii="Arial" w:hAnsi="Arial" w:cs="Arial"/>
                <w:i/>
                <w:iCs/>
                <w:sz w:val="16"/>
                <w:szCs w:val="16"/>
              </w:rPr>
              <w:t>m</w:t>
            </w:r>
            <w:r w:rsidRPr="00B8642D">
              <w:rPr>
                <w:rFonts w:ascii="Arial" w:hAnsi="Arial" w:cs="Arial"/>
                <w:sz w:val="16"/>
                <w:szCs w:val="16"/>
              </w:rPr>
              <w:t xml:space="preserve"> of the DCI </w:t>
            </w:r>
            <w:r w:rsidRPr="00B8642D">
              <w:rPr>
                <w:rFonts w:ascii="Arial" w:hAnsi="Arial" w:cs="Arial"/>
                <w:color w:val="FF0000"/>
                <w:sz w:val="16"/>
                <w:szCs w:val="16"/>
              </w:rPr>
              <w:t xml:space="preserve">or the </w:t>
            </w:r>
            <w:r w:rsidRPr="00B8642D">
              <w:rPr>
                <w:rFonts w:ascii="Arial" w:hAnsi="Arial" w:cs="Arial"/>
                <w:i/>
                <w:iCs/>
                <w:color w:val="FF0000"/>
                <w:sz w:val="16"/>
                <w:szCs w:val="16"/>
              </w:rPr>
              <w:t>PUSCH time resource allocation</w:t>
            </w:r>
            <w:r w:rsidRPr="00B8642D">
              <w:rPr>
                <w:rFonts w:ascii="Arial" w:hAnsi="Arial" w:cs="Arial"/>
                <w:color w:val="FF0000"/>
                <w:sz w:val="16"/>
                <w:szCs w:val="16"/>
              </w:rPr>
              <w:t xml:space="preserve"> field value </w:t>
            </w:r>
            <w:r w:rsidRPr="00B8642D">
              <w:rPr>
                <w:rFonts w:ascii="Arial" w:hAnsi="Arial" w:cs="Arial"/>
                <w:i/>
                <w:iCs/>
                <w:color w:val="FF0000"/>
                <w:sz w:val="16"/>
                <w:szCs w:val="16"/>
              </w:rPr>
              <w:t>m</w:t>
            </w:r>
            <w:r w:rsidRPr="00B8642D">
              <w:rPr>
                <w:rFonts w:ascii="Arial" w:hAnsi="Arial" w:cs="Arial"/>
                <w:color w:val="FF0000"/>
                <w:sz w:val="16"/>
                <w:szCs w:val="16"/>
              </w:rPr>
              <w:t xml:space="preserve"> of the RAR UL grant </w:t>
            </w:r>
            <w:r w:rsidRPr="00B8642D">
              <w:rPr>
                <w:rFonts w:ascii="Arial" w:hAnsi="Arial" w:cs="Arial"/>
                <w:sz w:val="16"/>
                <w:szCs w:val="16"/>
              </w:rPr>
              <w:t xml:space="preserve">provides a row index </w:t>
            </w:r>
            <w:r w:rsidRPr="00B8642D">
              <w:rPr>
                <w:rFonts w:ascii="Arial" w:hAnsi="Arial" w:cs="Arial"/>
                <w:i/>
                <w:iCs/>
                <w:sz w:val="16"/>
                <w:szCs w:val="16"/>
              </w:rPr>
              <w:t xml:space="preserve">m </w:t>
            </w:r>
            <w:r w:rsidRPr="00B8642D">
              <w:rPr>
                <w:rFonts w:ascii="Arial" w:hAnsi="Arial" w:cs="Arial"/>
                <w:sz w:val="16"/>
                <w:szCs w:val="16"/>
              </w:rPr>
              <w:t>+ 1</w:t>
            </w:r>
            <w:r w:rsidRPr="00B8642D">
              <w:rPr>
                <w:rFonts w:ascii="Arial" w:hAnsi="Arial" w:cs="Arial"/>
                <w:i/>
                <w:iCs/>
                <w:sz w:val="16"/>
                <w:szCs w:val="16"/>
              </w:rPr>
              <w:t xml:space="preserve"> </w:t>
            </w:r>
            <w:r w:rsidRPr="00B8642D">
              <w:rPr>
                <w:rFonts w:ascii="Arial" w:hAnsi="Arial" w:cs="Arial"/>
                <w:sz w:val="16"/>
                <w:szCs w:val="16"/>
              </w:rPr>
              <w:t xml:space="preserve">to an allocated table. The determination of the used resource allocation table is defined in clause 6.1.2.1.1. The indexed row defines the slot offset </w:t>
            </w:r>
            <w:r w:rsidRPr="00B8642D">
              <w:rPr>
                <w:rFonts w:ascii="Arial" w:hAnsi="Arial" w:cs="Arial"/>
                <w:i/>
                <w:iCs/>
                <w:sz w:val="16"/>
                <w:szCs w:val="16"/>
              </w:rPr>
              <w:t>K</w:t>
            </w:r>
            <w:r w:rsidRPr="00B8642D">
              <w:rPr>
                <w:rFonts w:ascii="Arial" w:hAnsi="Arial" w:cs="Arial"/>
                <w:i/>
                <w:iCs/>
                <w:sz w:val="16"/>
                <w:szCs w:val="16"/>
                <w:vertAlign w:val="subscript"/>
              </w:rPr>
              <w:t>2</w:t>
            </w:r>
            <w:r w:rsidRPr="00B8642D">
              <w:rPr>
                <w:rFonts w:ascii="Arial" w:hAnsi="Arial" w:cs="Arial"/>
                <w:sz w:val="16"/>
                <w:szCs w:val="16"/>
              </w:rPr>
              <w:t xml:space="preserve">, the start and length indicator </w:t>
            </w:r>
            <w:r w:rsidRPr="00B8642D">
              <w:rPr>
                <w:rFonts w:ascii="Arial" w:hAnsi="Arial" w:cs="Arial"/>
                <w:i/>
                <w:iCs/>
                <w:sz w:val="16"/>
                <w:szCs w:val="16"/>
              </w:rPr>
              <w:t>SLIV</w:t>
            </w:r>
            <w:r w:rsidRPr="00B8642D">
              <w:rPr>
                <w:rFonts w:ascii="Arial" w:hAnsi="Arial" w:cs="Arial"/>
                <w:sz w:val="16"/>
                <w:szCs w:val="16"/>
              </w:rPr>
              <w:t xml:space="preserve">, or directly the start symbol </w:t>
            </w:r>
            <w:r w:rsidRPr="00B8642D">
              <w:rPr>
                <w:rFonts w:ascii="Arial" w:hAnsi="Arial" w:cs="Arial"/>
                <w:i/>
                <w:iCs/>
                <w:sz w:val="16"/>
                <w:szCs w:val="16"/>
              </w:rPr>
              <w:t>S</w:t>
            </w:r>
            <w:r w:rsidRPr="00B8642D">
              <w:rPr>
                <w:rFonts w:ascii="Arial" w:hAnsi="Arial" w:cs="Arial"/>
                <w:sz w:val="16"/>
                <w:szCs w:val="16"/>
              </w:rPr>
              <w:t xml:space="preserve"> and the allocation length </w:t>
            </w:r>
            <w:r w:rsidRPr="00B8642D">
              <w:rPr>
                <w:rFonts w:ascii="Arial" w:hAnsi="Arial" w:cs="Arial"/>
                <w:i/>
                <w:iCs/>
                <w:sz w:val="16"/>
                <w:szCs w:val="16"/>
              </w:rPr>
              <w:t>L</w:t>
            </w:r>
            <w:r w:rsidRPr="00B8642D">
              <w:rPr>
                <w:rFonts w:ascii="Arial" w:hAnsi="Arial" w:cs="Arial"/>
                <w:sz w:val="16"/>
                <w:szCs w:val="16"/>
              </w:rPr>
              <w:t>, and the PUSCH mapping type to be applied in the PUSCH transmission.</w:t>
            </w:r>
          </w:p>
        </w:tc>
      </w:tr>
    </w:tbl>
    <w:p w14:paraId="04402879" w14:textId="5F488224" w:rsidR="00B8642D" w:rsidRPr="00B8642D" w:rsidRDefault="00B8642D" w:rsidP="00F44FD9">
      <w:pPr>
        <w:pStyle w:val="ListParagraph"/>
        <w:numPr>
          <w:ilvl w:val="0"/>
          <w:numId w:val="103"/>
        </w:numPr>
        <w:rPr>
          <w:lang w:val="en-US"/>
        </w:rPr>
      </w:pPr>
      <w:r w:rsidRPr="00B8642D">
        <w:rPr>
          <w:lang w:val="en-US"/>
        </w:rPr>
        <w:t>Adopt the following Text proposal for TS38.214 for Rel-16.</w:t>
      </w:r>
    </w:p>
    <w:tbl>
      <w:tblPr>
        <w:tblW w:w="0" w:type="auto"/>
        <w:tblCellMar>
          <w:left w:w="0" w:type="dxa"/>
          <w:right w:w="0" w:type="dxa"/>
        </w:tblCellMar>
        <w:tblLook w:val="04A0" w:firstRow="1" w:lastRow="0" w:firstColumn="1" w:lastColumn="0" w:noHBand="0" w:noVBand="1"/>
      </w:tblPr>
      <w:tblGrid>
        <w:gridCol w:w="10338"/>
      </w:tblGrid>
      <w:tr w:rsidR="00B8642D" w:rsidRPr="00B8642D" w14:paraId="28CB60A1" w14:textId="77777777" w:rsidTr="00B8642D">
        <w:tc>
          <w:tcPr>
            <w:tcW w:w="1033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C5D6D78" w14:textId="66E26516" w:rsidR="00B8642D" w:rsidRPr="00B8642D" w:rsidRDefault="00B8642D" w:rsidP="00B8642D">
            <w:pPr>
              <w:rPr>
                <w:rFonts w:ascii="Arial" w:hAnsi="Arial" w:cs="Arial"/>
                <w:sz w:val="16"/>
                <w:szCs w:val="16"/>
                <w:lang w:val="en-US" w:eastAsia="zh-TW"/>
              </w:rPr>
            </w:pPr>
            <w:r w:rsidRPr="00B8642D">
              <w:rPr>
                <w:rFonts w:ascii="Arial" w:hAnsi="Arial" w:cs="Arial"/>
                <w:sz w:val="16"/>
                <w:szCs w:val="16"/>
              </w:rPr>
              <w:t>6.1.2.1</w:t>
            </w:r>
            <w:r w:rsidRPr="00B8642D">
              <w:rPr>
                <w:rFonts w:ascii="Arial" w:hAnsi="Arial" w:cs="Arial"/>
                <w:sz w:val="16"/>
                <w:szCs w:val="16"/>
                <w:lang w:val="en-US" w:eastAsia="zh-TW"/>
              </w:rPr>
              <w:tab/>
            </w:r>
            <w:r w:rsidRPr="00B8642D">
              <w:rPr>
                <w:rFonts w:ascii="Arial" w:hAnsi="Arial" w:cs="Arial"/>
                <w:sz w:val="16"/>
                <w:szCs w:val="16"/>
              </w:rPr>
              <w:t>Resource allocation in time domain</w:t>
            </w:r>
          </w:p>
          <w:p w14:paraId="173D6153" w14:textId="77777777" w:rsidR="00B8642D" w:rsidRPr="00B8642D" w:rsidRDefault="00B8642D">
            <w:pPr>
              <w:rPr>
                <w:rFonts w:ascii="Arial" w:hAnsi="Arial" w:cs="Arial"/>
                <w:sz w:val="16"/>
                <w:szCs w:val="16"/>
              </w:rPr>
            </w:pPr>
            <w:r w:rsidRPr="00B8642D">
              <w:rPr>
                <w:rFonts w:ascii="Arial" w:hAnsi="Arial" w:cs="Arial"/>
                <w:sz w:val="16"/>
                <w:szCs w:val="16"/>
              </w:rPr>
              <w:t xml:space="preserve">When the UE is scheduled to transmit a transport block and no CSI report </w:t>
            </w:r>
            <w:r w:rsidRPr="00B8642D">
              <w:rPr>
                <w:rFonts w:ascii="Arial" w:hAnsi="Arial" w:cs="Arial"/>
                <w:color w:val="FF0000"/>
                <w:sz w:val="16"/>
                <w:szCs w:val="16"/>
              </w:rPr>
              <w:t>by a DCI or by a RAR UL grant or  fallbackRAR UL grant</w:t>
            </w:r>
            <w:r w:rsidRPr="00B8642D">
              <w:rPr>
                <w:rFonts w:ascii="Arial" w:hAnsi="Arial" w:cs="Arial"/>
                <w:sz w:val="16"/>
                <w:szCs w:val="16"/>
              </w:rPr>
              <w:t>, or the UE is scheduled to transmit a transport block and a CSI report(s) on PUSCH by a DCI, the '</w:t>
            </w:r>
            <w:r w:rsidRPr="00B8642D">
              <w:rPr>
                <w:rFonts w:ascii="Arial" w:hAnsi="Arial" w:cs="Arial"/>
                <w:i/>
                <w:iCs/>
                <w:sz w:val="16"/>
                <w:szCs w:val="16"/>
              </w:rPr>
              <w:t>Time domain resource assignment'</w:t>
            </w:r>
            <w:r w:rsidRPr="00B8642D">
              <w:rPr>
                <w:rFonts w:ascii="Arial" w:hAnsi="Arial" w:cs="Arial"/>
                <w:sz w:val="16"/>
                <w:szCs w:val="16"/>
              </w:rPr>
              <w:t xml:space="preserve"> field value </w:t>
            </w:r>
            <w:r w:rsidRPr="00B8642D">
              <w:rPr>
                <w:rFonts w:ascii="Arial" w:hAnsi="Arial" w:cs="Arial"/>
                <w:i/>
                <w:iCs/>
                <w:sz w:val="16"/>
                <w:szCs w:val="16"/>
              </w:rPr>
              <w:t>m</w:t>
            </w:r>
            <w:r w:rsidRPr="00B8642D">
              <w:rPr>
                <w:rFonts w:ascii="Arial" w:hAnsi="Arial" w:cs="Arial"/>
                <w:sz w:val="16"/>
                <w:szCs w:val="16"/>
              </w:rPr>
              <w:t xml:space="preserve"> of the DCI </w:t>
            </w:r>
            <w:r w:rsidRPr="00B8642D">
              <w:rPr>
                <w:rFonts w:ascii="Arial" w:hAnsi="Arial" w:cs="Arial"/>
                <w:color w:val="FF0000"/>
                <w:sz w:val="16"/>
                <w:szCs w:val="16"/>
              </w:rPr>
              <w:t xml:space="preserve">or the </w:t>
            </w:r>
            <w:r w:rsidRPr="00B8642D">
              <w:rPr>
                <w:rFonts w:ascii="Arial" w:hAnsi="Arial" w:cs="Arial"/>
                <w:i/>
                <w:iCs/>
                <w:color w:val="FF0000"/>
                <w:sz w:val="16"/>
                <w:szCs w:val="16"/>
              </w:rPr>
              <w:t>PUSCH Time resource allocation</w:t>
            </w:r>
            <w:r w:rsidRPr="00B8642D">
              <w:rPr>
                <w:rFonts w:ascii="Arial" w:hAnsi="Arial" w:cs="Arial"/>
                <w:color w:val="FF0000"/>
                <w:sz w:val="16"/>
                <w:szCs w:val="16"/>
              </w:rPr>
              <w:t xml:space="preserve"> field value </w:t>
            </w:r>
            <w:r w:rsidRPr="00B8642D">
              <w:rPr>
                <w:rFonts w:ascii="Arial" w:hAnsi="Arial" w:cs="Arial"/>
                <w:i/>
                <w:iCs/>
                <w:color w:val="FF0000"/>
                <w:sz w:val="16"/>
                <w:szCs w:val="16"/>
              </w:rPr>
              <w:t>m</w:t>
            </w:r>
            <w:r w:rsidRPr="00B8642D">
              <w:rPr>
                <w:rFonts w:ascii="Arial" w:hAnsi="Arial" w:cs="Arial"/>
                <w:color w:val="FF0000"/>
                <w:sz w:val="16"/>
                <w:szCs w:val="16"/>
              </w:rPr>
              <w:t xml:space="preserve"> of the RAR UL grant or of the</w:t>
            </w:r>
            <w:r w:rsidRPr="00B8642D">
              <w:rPr>
                <w:rFonts w:ascii="Arial" w:hAnsi="Arial" w:cs="Arial"/>
                <w:sz w:val="16"/>
                <w:szCs w:val="16"/>
              </w:rPr>
              <w:t xml:space="preserve"> </w:t>
            </w:r>
            <w:r w:rsidRPr="00B8642D">
              <w:rPr>
                <w:rFonts w:ascii="Arial" w:hAnsi="Arial" w:cs="Arial"/>
                <w:color w:val="FF0000"/>
                <w:sz w:val="16"/>
                <w:szCs w:val="16"/>
              </w:rPr>
              <w:t xml:space="preserve">fallbackRAR UL grant </w:t>
            </w:r>
            <w:r w:rsidRPr="00B8642D">
              <w:rPr>
                <w:rFonts w:ascii="Arial" w:hAnsi="Arial" w:cs="Arial"/>
                <w:sz w:val="16"/>
                <w:szCs w:val="16"/>
              </w:rPr>
              <w:t xml:space="preserve">provides a row index </w:t>
            </w:r>
            <w:r w:rsidRPr="00B8642D">
              <w:rPr>
                <w:rFonts w:ascii="Arial" w:hAnsi="Arial" w:cs="Arial"/>
                <w:i/>
                <w:iCs/>
                <w:sz w:val="16"/>
                <w:szCs w:val="16"/>
              </w:rPr>
              <w:t xml:space="preserve">m </w:t>
            </w:r>
            <w:r w:rsidRPr="00B8642D">
              <w:rPr>
                <w:rFonts w:ascii="Arial" w:hAnsi="Arial" w:cs="Arial"/>
                <w:sz w:val="16"/>
                <w:szCs w:val="16"/>
              </w:rPr>
              <w:t>+ 1</w:t>
            </w:r>
            <w:r w:rsidRPr="00B8642D">
              <w:rPr>
                <w:rFonts w:ascii="Arial" w:hAnsi="Arial" w:cs="Arial"/>
                <w:i/>
                <w:iCs/>
                <w:sz w:val="16"/>
                <w:szCs w:val="16"/>
              </w:rPr>
              <w:t xml:space="preserve"> </w:t>
            </w:r>
            <w:r w:rsidRPr="00B8642D">
              <w:rPr>
                <w:rFonts w:ascii="Arial" w:hAnsi="Arial" w:cs="Arial"/>
                <w:sz w:val="16"/>
                <w:szCs w:val="16"/>
              </w:rPr>
              <w:t xml:space="preserve">to an allocated table. The determination of the used resource allocation table is defined in Clause 6.1.2.1.1. The indexed row defines the slot offset </w:t>
            </w:r>
            <w:r w:rsidRPr="00B8642D">
              <w:rPr>
                <w:rFonts w:ascii="Arial" w:hAnsi="Arial" w:cs="Arial"/>
                <w:i/>
                <w:iCs/>
                <w:sz w:val="16"/>
                <w:szCs w:val="16"/>
              </w:rPr>
              <w:t>K</w:t>
            </w:r>
            <w:r w:rsidRPr="00B8642D">
              <w:rPr>
                <w:rFonts w:ascii="Arial" w:hAnsi="Arial" w:cs="Arial"/>
                <w:i/>
                <w:iCs/>
                <w:sz w:val="16"/>
                <w:szCs w:val="16"/>
                <w:vertAlign w:val="subscript"/>
              </w:rPr>
              <w:t>2</w:t>
            </w:r>
            <w:r w:rsidRPr="00B8642D">
              <w:rPr>
                <w:rFonts w:ascii="Arial" w:hAnsi="Arial" w:cs="Arial"/>
                <w:sz w:val="16"/>
                <w:szCs w:val="16"/>
              </w:rPr>
              <w:t xml:space="preserve">, the start and length indicator </w:t>
            </w:r>
            <w:r w:rsidRPr="00B8642D">
              <w:rPr>
                <w:rFonts w:ascii="Arial" w:hAnsi="Arial" w:cs="Arial"/>
                <w:i/>
                <w:iCs/>
                <w:sz w:val="16"/>
                <w:szCs w:val="16"/>
              </w:rPr>
              <w:t>SLIV</w:t>
            </w:r>
            <w:r w:rsidRPr="00B8642D">
              <w:rPr>
                <w:rFonts w:ascii="Arial" w:hAnsi="Arial" w:cs="Arial"/>
                <w:sz w:val="16"/>
                <w:szCs w:val="16"/>
              </w:rPr>
              <w:t xml:space="preserve">, or directly the start symbol </w:t>
            </w:r>
            <w:r w:rsidRPr="00B8642D">
              <w:rPr>
                <w:rFonts w:ascii="Arial" w:hAnsi="Arial" w:cs="Arial"/>
                <w:i/>
                <w:iCs/>
                <w:sz w:val="16"/>
                <w:szCs w:val="16"/>
              </w:rPr>
              <w:t>S</w:t>
            </w:r>
            <w:r w:rsidRPr="00B8642D">
              <w:rPr>
                <w:rFonts w:ascii="Arial" w:hAnsi="Arial" w:cs="Arial"/>
                <w:sz w:val="16"/>
                <w:szCs w:val="16"/>
              </w:rPr>
              <w:t xml:space="preserve"> and the allocation length </w:t>
            </w:r>
            <w:r w:rsidRPr="00B8642D">
              <w:rPr>
                <w:rFonts w:ascii="Arial" w:hAnsi="Arial" w:cs="Arial"/>
                <w:i/>
                <w:iCs/>
                <w:sz w:val="16"/>
                <w:szCs w:val="16"/>
              </w:rPr>
              <w:t>L</w:t>
            </w:r>
            <w:r w:rsidRPr="00B8642D">
              <w:rPr>
                <w:rFonts w:ascii="Arial" w:hAnsi="Arial" w:cs="Arial"/>
                <w:sz w:val="16"/>
                <w:szCs w:val="16"/>
              </w:rPr>
              <w:t xml:space="preserve">, the PUSCH mapping type, and the number of repetitions (if </w:t>
            </w:r>
            <w:r w:rsidRPr="00B8642D">
              <w:rPr>
                <w:rFonts w:ascii="Arial" w:hAnsi="Arial" w:cs="Arial"/>
                <w:i/>
                <w:iCs/>
                <w:sz w:val="16"/>
                <w:szCs w:val="16"/>
              </w:rPr>
              <w:t>numberOfRepetitions</w:t>
            </w:r>
            <w:r w:rsidRPr="00B8642D">
              <w:rPr>
                <w:rFonts w:ascii="Arial" w:hAnsi="Arial" w:cs="Arial"/>
                <w:sz w:val="16"/>
                <w:szCs w:val="16"/>
              </w:rPr>
              <w:t xml:space="preserve"> is present in the resource allocation table) to be applied in the PUSCH transmission.</w:t>
            </w:r>
          </w:p>
        </w:tc>
      </w:tr>
    </w:tbl>
    <w:p w14:paraId="7C710973" w14:textId="3D9F09C1" w:rsidR="00F62009" w:rsidRPr="00F62009" w:rsidRDefault="00B8642D" w:rsidP="00F62009">
      <w:pPr>
        <w:rPr>
          <w:lang w:eastAsia="x-none"/>
        </w:rPr>
      </w:pPr>
      <w:r w:rsidRPr="00F62009">
        <w:rPr>
          <w:lang w:eastAsia="x-none"/>
        </w:rPr>
        <w:t xml:space="preserve">The final CRs are </w:t>
      </w:r>
      <w:r w:rsidRPr="00F62009">
        <w:rPr>
          <w:highlight w:val="green"/>
          <w:lang w:eastAsia="x-none"/>
        </w:rPr>
        <w:t>agreed</w:t>
      </w:r>
      <w:r w:rsidR="00F62009" w:rsidRPr="00F62009">
        <w:rPr>
          <w:rFonts w:cs="Times"/>
          <w:szCs w:val="20"/>
          <w:highlight w:val="green"/>
        </w:rPr>
        <w:t xml:space="preserve"> in </w:t>
      </w:r>
      <w:hyperlink r:id="rId459" w:history="1">
        <w:r w:rsidR="004371F4">
          <w:rPr>
            <w:rStyle w:val="Hyperlink"/>
            <w:rFonts w:cs="Times"/>
            <w:szCs w:val="20"/>
            <w:highlight w:val="green"/>
          </w:rPr>
          <w:t>R1-2202697</w:t>
        </w:r>
      </w:hyperlink>
      <w:r w:rsidR="00F62009" w:rsidRPr="00F62009">
        <w:rPr>
          <w:rFonts w:cs="Times"/>
          <w:szCs w:val="20"/>
          <w:highlight w:val="green"/>
        </w:rPr>
        <w:t xml:space="preserve"> (TS38.214, Rel-15, CR#0240, Cat. F), </w:t>
      </w:r>
      <w:hyperlink r:id="rId460" w:history="1">
        <w:r w:rsidR="004371F4">
          <w:rPr>
            <w:rStyle w:val="Hyperlink"/>
            <w:rFonts w:cs="Times"/>
            <w:szCs w:val="20"/>
            <w:highlight w:val="green"/>
          </w:rPr>
          <w:t>R1-2202698</w:t>
        </w:r>
      </w:hyperlink>
      <w:r w:rsidR="00F62009" w:rsidRPr="00F62009">
        <w:rPr>
          <w:rFonts w:cs="Times"/>
          <w:szCs w:val="20"/>
          <w:highlight w:val="green"/>
        </w:rPr>
        <w:t xml:space="preserve"> (TS38.214, Rel-16, CR#0241, Cat. A), and </w:t>
      </w:r>
      <w:hyperlink r:id="rId461" w:history="1">
        <w:r w:rsidR="004371F4">
          <w:rPr>
            <w:rStyle w:val="Hyperlink"/>
            <w:rFonts w:cs="Times"/>
            <w:szCs w:val="20"/>
            <w:highlight w:val="green"/>
          </w:rPr>
          <w:t>R1-2202699</w:t>
        </w:r>
      </w:hyperlink>
      <w:r w:rsidR="00F62009" w:rsidRPr="00F62009">
        <w:rPr>
          <w:rFonts w:cs="Times"/>
          <w:szCs w:val="20"/>
          <w:highlight w:val="green"/>
        </w:rPr>
        <w:t xml:space="preserve"> (TS38.214, Rel-17, CR#0242, Cat. A)</w:t>
      </w:r>
      <w:r w:rsidR="00F62009" w:rsidRPr="00477611">
        <w:rPr>
          <w:rFonts w:cs="Times"/>
          <w:szCs w:val="20"/>
        </w:rPr>
        <w:t>.</w:t>
      </w:r>
    </w:p>
    <w:p w14:paraId="122B6BC9" w14:textId="77777777" w:rsidR="00B8642D" w:rsidRDefault="00B8642D" w:rsidP="00763245">
      <w:pPr>
        <w:rPr>
          <w:lang w:eastAsia="x-none"/>
        </w:rPr>
      </w:pPr>
    </w:p>
    <w:p w14:paraId="3EDEF924" w14:textId="77777777" w:rsidR="00B8642D" w:rsidRDefault="00B8642D" w:rsidP="00763245">
      <w:pPr>
        <w:rPr>
          <w:lang w:eastAsia="x-none"/>
        </w:rPr>
      </w:pPr>
    </w:p>
    <w:p w14:paraId="170BAE3A" w14:textId="77777777" w:rsidR="00CA4E5A" w:rsidRPr="00CA4E5A" w:rsidRDefault="00763245" w:rsidP="00763245">
      <w:pPr>
        <w:rPr>
          <w:lang w:eastAsia="x-none"/>
        </w:rPr>
      </w:pPr>
      <w:r w:rsidRPr="00CA4E5A">
        <w:rPr>
          <w:lang w:eastAsia="x-none"/>
        </w:rPr>
        <w:t xml:space="preserve">[108-e-NR-CRs-09] </w:t>
      </w:r>
      <w:r w:rsidR="00CA4E5A" w:rsidRPr="00CA4E5A">
        <w:rPr>
          <w:lang w:eastAsia="x-none"/>
        </w:rPr>
        <w:t>– Hyewon (Samsung)</w:t>
      </w:r>
    </w:p>
    <w:p w14:paraId="6020E4A2" w14:textId="04499CA9" w:rsidR="00763245" w:rsidRPr="00CA4E5A" w:rsidRDefault="00763245" w:rsidP="00763245">
      <w:pPr>
        <w:rPr>
          <w:lang w:eastAsia="x-none"/>
        </w:rPr>
      </w:pPr>
      <w:r w:rsidRPr="00CA4E5A">
        <w:rPr>
          <w:lang w:eastAsia="x-none"/>
        </w:rPr>
        <w:t>Issue#6 (Correction on Type-2 HARQ-ACK codebook for Rel-15), Issue#10 (Draft CR on Type II CSI feedback), Issue#12 (Correction on notation for power control) by February 24</w:t>
      </w:r>
    </w:p>
    <w:p w14:paraId="68F01283" w14:textId="77777777" w:rsidR="00763245" w:rsidRPr="00CA4E5A" w:rsidRDefault="00763245" w:rsidP="00763245">
      <w:pPr>
        <w:numPr>
          <w:ilvl w:val="0"/>
          <w:numId w:val="60"/>
        </w:numPr>
        <w:rPr>
          <w:lang w:eastAsia="x-none"/>
        </w:rPr>
      </w:pPr>
      <w:r w:rsidRPr="00CA4E5A">
        <w:rPr>
          <w:lang w:eastAsia="x-none"/>
        </w:rPr>
        <w:t>For recommendation to the editors (in alignment CR).</w:t>
      </w:r>
    </w:p>
    <w:p w14:paraId="5D030880" w14:textId="37314A47" w:rsidR="00763245" w:rsidRPr="00CA4E5A" w:rsidRDefault="00763245" w:rsidP="00763245">
      <w:pPr>
        <w:numPr>
          <w:ilvl w:val="0"/>
          <w:numId w:val="60"/>
        </w:numPr>
        <w:rPr>
          <w:lang w:eastAsia="x-none"/>
        </w:rPr>
      </w:pPr>
      <w:r w:rsidRPr="00CA4E5A">
        <w:rPr>
          <w:lang w:eastAsia="x-none"/>
        </w:rPr>
        <w:t xml:space="preserve">Relevant tdocs: </w:t>
      </w:r>
      <w:hyperlink r:id="rId462" w:history="1">
        <w:r w:rsidR="004371F4">
          <w:rPr>
            <w:rStyle w:val="Hyperlink"/>
            <w:lang w:eastAsia="x-none"/>
          </w:rPr>
          <w:t>R1-2201143</w:t>
        </w:r>
      </w:hyperlink>
      <w:r w:rsidRPr="00CA4E5A">
        <w:rPr>
          <w:lang w:eastAsia="x-none"/>
        </w:rPr>
        <w:t xml:space="preserve">, </w:t>
      </w:r>
      <w:hyperlink r:id="rId463" w:history="1">
        <w:r w:rsidR="004371F4">
          <w:rPr>
            <w:rStyle w:val="Hyperlink"/>
            <w:lang w:eastAsia="x-none"/>
          </w:rPr>
          <w:t>R1-2201383</w:t>
        </w:r>
      </w:hyperlink>
      <w:r w:rsidRPr="00CA4E5A">
        <w:rPr>
          <w:lang w:eastAsia="x-none"/>
        </w:rPr>
        <w:t xml:space="preserve">, </w:t>
      </w:r>
      <w:hyperlink r:id="rId464" w:history="1">
        <w:r w:rsidR="004371F4">
          <w:rPr>
            <w:rStyle w:val="Hyperlink"/>
            <w:lang w:eastAsia="x-none"/>
          </w:rPr>
          <w:t>R1-2201319</w:t>
        </w:r>
      </w:hyperlink>
      <w:r w:rsidRPr="00CA4E5A">
        <w:rPr>
          <w:lang w:eastAsia="x-none"/>
        </w:rPr>
        <w:t xml:space="preserve">, </w:t>
      </w:r>
      <w:hyperlink r:id="rId465" w:history="1">
        <w:r w:rsidR="004371F4">
          <w:rPr>
            <w:rStyle w:val="Hyperlink"/>
            <w:lang w:eastAsia="x-none"/>
          </w:rPr>
          <w:t>R1-2201987</w:t>
        </w:r>
      </w:hyperlink>
    </w:p>
    <w:p w14:paraId="5869F954" w14:textId="30CAD4FA" w:rsidR="00763245" w:rsidRPr="00CA4E5A" w:rsidRDefault="002328C4" w:rsidP="00763245">
      <w:pPr>
        <w:rPr>
          <w:b/>
          <w:bCs/>
          <w:lang w:eastAsia="x-none"/>
        </w:rPr>
      </w:pPr>
      <w:hyperlink r:id="rId466" w:history="1">
        <w:r w:rsidR="004371F4">
          <w:rPr>
            <w:rStyle w:val="Hyperlink"/>
            <w:b/>
            <w:bCs/>
            <w:highlight w:val="red"/>
            <w:lang w:eastAsia="x-none"/>
          </w:rPr>
          <w:t>R1-2201143</w:t>
        </w:r>
      </w:hyperlink>
      <w:r w:rsidR="00763245" w:rsidRPr="00CA4E5A">
        <w:rPr>
          <w:b/>
          <w:bCs/>
          <w:lang w:eastAsia="x-none"/>
        </w:rPr>
        <w:tab/>
        <w:t>Correction on Type-2 HARQ-ACK codebook for Rel-15</w:t>
      </w:r>
      <w:r w:rsidR="00763245" w:rsidRPr="00CA4E5A">
        <w:rPr>
          <w:b/>
          <w:bCs/>
          <w:lang w:eastAsia="x-none"/>
        </w:rPr>
        <w:tab/>
        <w:t>ZTE</w:t>
      </w:r>
    </w:p>
    <w:p w14:paraId="748EFBC1" w14:textId="6F4CA38D" w:rsidR="00763245" w:rsidRPr="00CA4E5A" w:rsidRDefault="002328C4" w:rsidP="00763245">
      <w:pPr>
        <w:rPr>
          <w:b/>
          <w:bCs/>
          <w:lang w:eastAsia="x-none"/>
        </w:rPr>
      </w:pPr>
      <w:hyperlink r:id="rId467" w:history="1">
        <w:r w:rsidR="004371F4">
          <w:rPr>
            <w:rStyle w:val="Hyperlink"/>
            <w:b/>
            <w:bCs/>
            <w:highlight w:val="red"/>
            <w:lang w:eastAsia="x-none"/>
          </w:rPr>
          <w:t>R1-2201383</w:t>
        </w:r>
      </w:hyperlink>
      <w:r w:rsidR="00763245" w:rsidRPr="00CA4E5A">
        <w:rPr>
          <w:b/>
          <w:bCs/>
          <w:lang w:eastAsia="x-none"/>
        </w:rPr>
        <w:tab/>
        <w:t>Correction on Type-2 HARQ-ACK codebook for Rel-16</w:t>
      </w:r>
      <w:r w:rsidR="00763245" w:rsidRPr="00CA4E5A">
        <w:rPr>
          <w:b/>
          <w:bCs/>
          <w:lang w:eastAsia="x-none"/>
        </w:rPr>
        <w:tab/>
        <w:t>ZTE</w:t>
      </w:r>
    </w:p>
    <w:p w14:paraId="2C5D1F10" w14:textId="58B2AD3A" w:rsidR="00763245" w:rsidRPr="00CA4E5A" w:rsidRDefault="002328C4" w:rsidP="00763245">
      <w:pPr>
        <w:rPr>
          <w:b/>
          <w:bCs/>
          <w:lang w:eastAsia="x-none"/>
        </w:rPr>
      </w:pPr>
      <w:hyperlink r:id="rId468" w:history="1">
        <w:r w:rsidR="004371F4">
          <w:rPr>
            <w:rStyle w:val="Hyperlink"/>
            <w:b/>
            <w:bCs/>
            <w:highlight w:val="red"/>
            <w:lang w:eastAsia="x-none"/>
          </w:rPr>
          <w:t>R1-2201319</w:t>
        </w:r>
      </w:hyperlink>
      <w:r w:rsidR="00763245" w:rsidRPr="00CA4E5A">
        <w:rPr>
          <w:b/>
          <w:bCs/>
          <w:lang w:eastAsia="x-none"/>
        </w:rPr>
        <w:tab/>
        <w:t>Draft CR on Type II CSI feedback</w:t>
      </w:r>
      <w:r w:rsidR="00763245" w:rsidRPr="00CA4E5A">
        <w:rPr>
          <w:b/>
          <w:bCs/>
          <w:lang w:eastAsia="x-none"/>
        </w:rPr>
        <w:tab/>
        <w:t>CATT</w:t>
      </w:r>
    </w:p>
    <w:p w14:paraId="0B7D7DB6" w14:textId="3AD00D38" w:rsidR="00763245" w:rsidRPr="00CA4E5A" w:rsidRDefault="002328C4" w:rsidP="00763245">
      <w:pPr>
        <w:rPr>
          <w:b/>
          <w:bCs/>
          <w:lang w:eastAsia="x-none"/>
        </w:rPr>
      </w:pPr>
      <w:hyperlink r:id="rId469" w:history="1">
        <w:r w:rsidR="004371F4">
          <w:rPr>
            <w:rStyle w:val="Hyperlink"/>
            <w:b/>
            <w:bCs/>
            <w:highlight w:val="red"/>
            <w:lang w:eastAsia="x-none"/>
          </w:rPr>
          <w:t>R1-2201987</w:t>
        </w:r>
      </w:hyperlink>
      <w:r w:rsidR="00763245" w:rsidRPr="00CA4E5A">
        <w:rPr>
          <w:b/>
          <w:bCs/>
          <w:lang w:eastAsia="x-none"/>
        </w:rPr>
        <w:tab/>
        <w:t>Correction on notation for power control</w:t>
      </w:r>
      <w:r w:rsidR="00763245" w:rsidRPr="00CA4E5A">
        <w:rPr>
          <w:b/>
          <w:bCs/>
          <w:lang w:eastAsia="x-none"/>
        </w:rPr>
        <w:tab/>
        <w:t>Samsung</w:t>
      </w:r>
    </w:p>
    <w:p w14:paraId="4FD8FD77" w14:textId="10C2D7DE" w:rsidR="00972965" w:rsidRPr="00972965" w:rsidRDefault="002328C4" w:rsidP="00972965">
      <w:pPr>
        <w:rPr>
          <w:b/>
          <w:bCs/>
          <w:lang w:eastAsia="x-none"/>
        </w:rPr>
      </w:pPr>
      <w:hyperlink r:id="rId470" w:history="1">
        <w:r w:rsidR="004371F4">
          <w:rPr>
            <w:rStyle w:val="Hyperlink"/>
            <w:b/>
            <w:bCs/>
            <w:lang w:eastAsia="x-none"/>
          </w:rPr>
          <w:t>R1-2202624</w:t>
        </w:r>
      </w:hyperlink>
      <w:r w:rsidR="00972965" w:rsidRPr="00972965">
        <w:rPr>
          <w:b/>
          <w:bCs/>
          <w:lang w:eastAsia="x-none"/>
        </w:rPr>
        <w:tab/>
        <w:t>Summary of [108-e-NR-CRs-09]</w:t>
      </w:r>
      <w:r w:rsidR="00972965" w:rsidRPr="00972965">
        <w:rPr>
          <w:b/>
          <w:bCs/>
          <w:lang w:eastAsia="x-none"/>
        </w:rPr>
        <w:tab/>
        <w:t>Moderator (Samsung)</w:t>
      </w:r>
    </w:p>
    <w:p w14:paraId="684C5AE0" w14:textId="78696CB9" w:rsidR="00763245" w:rsidRDefault="00CA4E5A" w:rsidP="00763245">
      <w:pPr>
        <w:rPr>
          <w:lang w:eastAsia="x-none"/>
        </w:rPr>
      </w:pPr>
      <w:r w:rsidRPr="00CA4E5A">
        <w:rPr>
          <w:b/>
          <w:bCs/>
          <w:lang w:eastAsia="x-none"/>
        </w:rPr>
        <w:t>Decision:</w:t>
      </w:r>
      <w:r>
        <w:rPr>
          <w:lang w:eastAsia="x-none"/>
        </w:rPr>
        <w:t xml:space="preserve"> As per email decision posted on Feb 23</w:t>
      </w:r>
      <w:r w:rsidRPr="00CA4E5A">
        <w:rPr>
          <w:vertAlign w:val="superscript"/>
          <w:lang w:eastAsia="x-none"/>
        </w:rPr>
        <w:t>rd</w:t>
      </w:r>
      <w:r>
        <w:rPr>
          <w:lang w:eastAsia="x-none"/>
        </w:rPr>
        <w:t>, no consensus to support the TPs discussed in this thread. All draft CRs are not pursued.</w:t>
      </w:r>
    </w:p>
    <w:p w14:paraId="03ACAD9D" w14:textId="7F7CFB1A" w:rsidR="00CA4E5A" w:rsidRDefault="00CA4E5A" w:rsidP="00763245">
      <w:pPr>
        <w:rPr>
          <w:lang w:eastAsia="x-none"/>
        </w:rPr>
      </w:pPr>
    </w:p>
    <w:p w14:paraId="78BA050F" w14:textId="77777777" w:rsidR="00CA4E5A" w:rsidRDefault="00CA4E5A" w:rsidP="00763245">
      <w:pPr>
        <w:rPr>
          <w:lang w:eastAsia="x-none"/>
        </w:rPr>
      </w:pPr>
    </w:p>
    <w:p w14:paraId="240C51E9" w14:textId="77777777" w:rsidR="00CA4E5A" w:rsidRPr="00CA4E5A" w:rsidRDefault="00763245" w:rsidP="00763245">
      <w:pPr>
        <w:rPr>
          <w:lang w:eastAsia="x-none"/>
        </w:rPr>
      </w:pPr>
      <w:r w:rsidRPr="00CA4E5A">
        <w:rPr>
          <w:lang w:eastAsia="x-none"/>
        </w:rPr>
        <w:t xml:space="preserve">[108-e-NR-CRs-10] </w:t>
      </w:r>
      <w:r w:rsidR="00CA4E5A" w:rsidRPr="00CA4E5A">
        <w:rPr>
          <w:lang w:eastAsia="x-none"/>
        </w:rPr>
        <w:t>– Karri (Nokia)</w:t>
      </w:r>
    </w:p>
    <w:p w14:paraId="54472036" w14:textId="787E6597" w:rsidR="00763245" w:rsidRPr="00CA4E5A" w:rsidRDefault="00763245" w:rsidP="00763245">
      <w:pPr>
        <w:rPr>
          <w:lang w:eastAsia="x-none"/>
        </w:rPr>
      </w:pPr>
      <w:r w:rsidRPr="00CA4E5A">
        <w:rPr>
          <w:lang w:eastAsia="x-none"/>
        </w:rPr>
        <w:t>Issue#2 CR on reference resource bandwidth in sub-band CQI reporting</w:t>
      </w:r>
    </w:p>
    <w:p w14:paraId="36A54DC9" w14:textId="17F923E6" w:rsidR="00763245" w:rsidRPr="00CA4E5A" w:rsidRDefault="00763245" w:rsidP="00B81602">
      <w:pPr>
        <w:numPr>
          <w:ilvl w:val="0"/>
          <w:numId w:val="60"/>
        </w:numPr>
        <w:rPr>
          <w:lang w:eastAsia="x-none"/>
        </w:rPr>
      </w:pPr>
      <w:r w:rsidRPr="00CA4E5A">
        <w:rPr>
          <w:lang w:eastAsia="x-none"/>
        </w:rPr>
        <w:t>Only to draw conclusion</w:t>
      </w:r>
      <w:r w:rsidR="00CA4E5A" w:rsidRPr="00CA4E5A">
        <w:rPr>
          <w:lang w:eastAsia="x-none"/>
        </w:rPr>
        <w:t>, r</w:t>
      </w:r>
      <w:r w:rsidRPr="00CA4E5A">
        <w:rPr>
          <w:lang w:eastAsia="x-none"/>
        </w:rPr>
        <w:t xml:space="preserve">elevant tdoc: </w:t>
      </w:r>
      <w:hyperlink r:id="rId471" w:history="1">
        <w:r w:rsidR="004371F4">
          <w:rPr>
            <w:rStyle w:val="Hyperlink"/>
            <w:lang w:eastAsia="x-none"/>
          </w:rPr>
          <w:t>R1-2201026</w:t>
        </w:r>
      </w:hyperlink>
      <w:r w:rsidR="00CA4E5A" w:rsidRPr="00CA4E5A">
        <w:rPr>
          <w:rStyle w:val="Hyperlink"/>
          <w:lang w:eastAsia="x-none"/>
        </w:rPr>
        <w:t xml:space="preserve"> - </w:t>
      </w:r>
      <w:r w:rsidRPr="00CA4E5A">
        <w:rPr>
          <w:bCs/>
          <w:lang w:eastAsia="x-none"/>
        </w:rPr>
        <w:t>Check point on February 23</w:t>
      </w:r>
    </w:p>
    <w:p w14:paraId="7EA5F05B" w14:textId="11D07A65" w:rsidR="00763245" w:rsidRPr="00CA4E5A" w:rsidRDefault="002328C4" w:rsidP="00763245">
      <w:pPr>
        <w:rPr>
          <w:b/>
          <w:bCs/>
          <w:lang w:eastAsia="x-none"/>
        </w:rPr>
      </w:pPr>
      <w:hyperlink r:id="rId472" w:history="1">
        <w:r w:rsidR="004371F4">
          <w:rPr>
            <w:rStyle w:val="Hyperlink"/>
            <w:b/>
            <w:bCs/>
            <w:highlight w:val="red"/>
            <w:lang w:eastAsia="x-none"/>
          </w:rPr>
          <w:t>R1-2201026</w:t>
        </w:r>
      </w:hyperlink>
      <w:r w:rsidR="00763245" w:rsidRPr="00CA4E5A">
        <w:rPr>
          <w:b/>
          <w:bCs/>
          <w:lang w:eastAsia="x-none"/>
        </w:rPr>
        <w:tab/>
        <w:t>CR on reference resource bandwidth in sub-band CQI reporting</w:t>
      </w:r>
      <w:r w:rsidR="00763245" w:rsidRPr="00CA4E5A">
        <w:rPr>
          <w:b/>
          <w:bCs/>
          <w:lang w:eastAsia="x-none"/>
        </w:rPr>
        <w:tab/>
        <w:t>Nokia, Nokia Shanghai Bell</w:t>
      </w:r>
    </w:p>
    <w:p w14:paraId="0F7BC670" w14:textId="1E5EC21D" w:rsidR="002D5D50" w:rsidRPr="002D5D50" w:rsidRDefault="002328C4" w:rsidP="002D5D50">
      <w:pPr>
        <w:rPr>
          <w:b/>
          <w:bCs/>
          <w:lang w:eastAsia="x-none"/>
        </w:rPr>
      </w:pPr>
      <w:hyperlink r:id="rId473" w:history="1">
        <w:r w:rsidR="004371F4">
          <w:rPr>
            <w:rStyle w:val="Hyperlink"/>
            <w:b/>
            <w:bCs/>
            <w:lang w:eastAsia="x-none"/>
          </w:rPr>
          <w:t>R1-2202631</w:t>
        </w:r>
      </w:hyperlink>
      <w:r w:rsidR="002D5D50" w:rsidRPr="002D5D50">
        <w:rPr>
          <w:b/>
          <w:bCs/>
          <w:lang w:eastAsia="x-none"/>
        </w:rPr>
        <w:tab/>
        <w:t>[108-e-NR-CRs-10] Issue#2 CR on reference resource bandwidth in sub-band CQI reporting</w:t>
      </w:r>
      <w:r w:rsidR="002D5D50" w:rsidRPr="002D5D50">
        <w:rPr>
          <w:b/>
          <w:bCs/>
          <w:lang w:eastAsia="x-none"/>
        </w:rPr>
        <w:tab/>
        <w:t>Moderator (Nokia)</w:t>
      </w:r>
    </w:p>
    <w:p w14:paraId="7708AEAD" w14:textId="246C948C" w:rsidR="002D5D50" w:rsidRDefault="002D5D50" w:rsidP="002D5D50">
      <w:pPr>
        <w:rPr>
          <w:lang w:eastAsia="x-none"/>
        </w:rPr>
      </w:pPr>
      <w:r w:rsidRPr="00CA4E5A">
        <w:rPr>
          <w:b/>
          <w:bCs/>
          <w:lang w:eastAsia="x-none"/>
        </w:rPr>
        <w:t>Decision:</w:t>
      </w:r>
      <w:r>
        <w:rPr>
          <w:lang w:eastAsia="x-none"/>
        </w:rPr>
        <w:t xml:space="preserve"> As per email decision posted on Feb 23</w:t>
      </w:r>
      <w:r w:rsidRPr="00CA4E5A">
        <w:rPr>
          <w:vertAlign w:val="superscript"/>
          <w:lang w:eastAsia="x-none"/>
        </w:rPr>
        <w:t>rd</w:t>
      </w:r>
      <w:r>
        <w:rPr>
          <w:lang w:eastAsia="x-none"/>
        </w:rPr>
        <w:t xml:space="preserve">, </w:t>
      </w:r>
      <w:r w:rsidR="00A67DA0" w:rsidRPr="00A67DA0">
        <w:rPr>
          <w:lang w:eastAsia="x-none"/>
        </w:rPr>
        <w:t>no common ground that could result with an agreeable RAN1 conclusion</w:t>
      </w:r>
      <w:r>
        <w:rPr>
          <w:lang w:eastAsia="x-none"/>
        </w:rPr>
        <w:t xml:space="preserve">. </w:t>
      </w:r>
      <w:r w:rsidR="00A67DA0">
        <w:rPr>
          <w:lang w:eastAsia="x-none"/>
        </w:rPr>
        <w:t xml:space="preserve">The </w:t>
      </w:r>
      <w:r>
        <w:rPr>
          <w:lang w:eastAsia="x-none"/>
        </w:rPr>
        <w:t>draft CR</w:t>
      </w:r>
      <w:r w:rsidR="00A67DA0">
        <w:rPr>
          <w:lang w:eastAsia="x-none"/>
        </w:rPr>
        <w:t xml:space="preserve"> i</w:t>
      </w:r>
      <w:r>
        <w:rPr>
          <w:lang w:eastAsia="x-none"/>
        </w:rPr>
        <w:t>s not pursued.</w:t>
      </w:r>
    </w:p>
    <w:p w14:paraId="3F02D92E" w14:textId="1A787C00" w:rsidR="00763245" w:rsidRDefault="00763245" w:rsidP="00763245">
      <w:pPr>
        <w:rPr>
          <w:lang w:eastAsia="x-none"/>
        </w:rPr>
      </w:pPr>
    </w:p>
    <w:p w14:paraId="1B39C027" w14:textId="77777777" w:rsidR="002D5D50" w:rsidRDefault="002D5D50" w:rsidP="00763245">
      <w:pPr>
        <w:rPr>
          <w:lang w:eastAsia="x-none"/>
        </w:rPr>
      </w:pPr>
    </w:p>
    <w:p w14:paraId="2BCE08CA" w14:textId="77777777" w:rsidR="00643BCB" w:rsidRPr="00E401E4" w:rsidRDefault="00763245" w:rsidP="00763245">
      <w:pPr>
        <w:rPr>
          <w:lang w:eastAsia="x-none"/>
        </w:rPr>
      </w:pPr>
      <w:r w:rsidRPr="00E401E4">
        <w:rPr>
          <w:lang w:eastAsia="x-none"/>
        </w:rPr>
        <w:t xml:space="preserve">[108-e-NR-CRs-11] </w:t>
      </w:r>
      <w:r w:rsidR="00643BCB" w:rsidRPr="00E401E4">
        <w:rPr>
          <w:lang w:eastAsia="x-none"/>
        </w:rPr>
        <w:t>– James (MediaTek)</w:t>
      </w:r>
    </w:p>
    <w:p w14:paraId="6B5298F1" w14:textId="11F2D47A" w:rsidR="00763245" w:rsidRPr="00E401E4" w:rsidRDefault="00763245" w:rsidP="00763245">
      <w:pPr>
        <w:rPr>
          <w:lang w:eastAsia="x-none"/>
        </w:rPr>
      </w:pPr>
      <w:r w:rsidRPr="00E401E4">
        <w:rPr>
          <w:lang w:eastAsia="x-none"/>
        </w:rPr>
        <w:t>Issue#14 On rate matching pattern of DSS under TDD LTE scenario</w:t>
      </w:r>
    </w:p>
    <w:p w14:paraId="6B9A47DB" w14:textId="76F035AD" w:rsidR="00763245" w:rsidRPr="00E401E4" w:rsidRDefault="00763245" w:rsidP="00A3433E">
      <w:pPr>
        <w:numPr>
          <w:ilvl w:val="0"/>
          <w:numId w:val="60"/>
        </w:numPr>
        <w:rPr>
          <w:lang w:eastAsia="x-none"/>
        </w:rPr>
      </w:pPr>
      <w:r w:rsidRPr="00E401E4">
        <w:rPr>
          <w:lang w:eastAsia="x-none"/>
        </w:rPr>
        <w:t xml:space="preserve">Relevant tdoc: </w:t>
      </w:r>
      <w:hyperlink r:id="rId474" w:history="1">
        <w:r w:rsidR="004371F4">
          <w:rPr>
            <w:rStyle w:val="Hyperlink"/>
            <w:lang w:eastAsia="x-none"/>
          </w:rPr>
          <w:t>R1-2202050</w:t>
        </w:r>
      </w:hyperlink>
      <w:r w:rsidR="00FF1D4A" w:rsidRPr="00E401E4">
        <w:rPr>
          <w:rStyle w:val="Hyperlink"/>
          <w:lang w:eastAsia="x-none"/>
        </w:rPr>
        <w:t xml:space="preserve"> - </w:t>
      </w:r>
      <w:r w:rsidRPr="00E401E4">
        <w:rPr>
          <w:bCs/>
          <w:lang w:eastAsia="x-none"/>
        </w:rPr>
        <w:t>Check point on February 23</w:t>
      </w:r>
    </w:p>
    <w:p w14:paraId="18C393B3" w14:textId="76257C6D" w:rsidR="00763245" w:rsidRPr="00E3004F" w:rsidRDefault="002328C4" w:rsidP="00763245">
      <w:pPr>
        <w:rPr>
          <w:bCs/>
          <w:lang w:eastAsia="x-none"/>
        </w:rPr>
      </w:pPr>
      <w:hyperlink r:id="rId475" w:history="1">
        <w:r w:rsidR="004371F4">
          <w:rPr>
            <w:rStyle w:val="Hyperlink"/>
            <w:bCs/>
            <w:highlight w:val="red"/>
            <w:lang w:eastAsia="x-none"/>
          </w:rPr>
          <w:t>R1-2202050</w:t>
        </w:r>
      </w:hyperlink>
      <w:r w:rsidR="00763245" w:rsidRPr="00E3004F">
        <w:rPr>
          <w:bCs/>
          <w:lang w:eastAsia="x-none"/>
        </w:rPr>
        <w:tab/>
        <w:t>On rate matching pattern of DSS under TDD LTE scenario</w:t>
      </w:r>
      <w:r w:rsidR="00763245" w:rsidRPr="00E3004F">
        <w:rPr>
          <w:bCs/>
          <w:lang w:eastAsia="x-none"/>
        </w:rPr>
        <w:tab/>
        <w:t>MediaTek Inc.</w:t>
      </w:r>
    </w:p>
    <w:p w14:paraId="2E3C153F" w14:textId="3B20BCF6" w:rsidR="005C7306" w:rsidRPr="002D5D50" w:rsidRDefault="002328C4" w:rsidP="005C7306">
      <w:pPr>
        <w:rPr>
          <w:b/>
          <w:bCs/>
          <w:lang w:eastAsia="x-none"/>
        </w:rPr>
      </w:pPr>
      <w:hyperlink r:id="rId476" w:history="1">
        <w:r w:rsidR="004371F4">
          <w:rPr>
            <w:rStyle w:val="Hyperlink"/>
            <w:b/>
            <w:bCs/>
            <w:lang w:eastAsia="x-none"/>
          </w:rPr>
          <w:t>R1-2202597</w:t>
        </w:r>
      </w:hyperlink>
      <w:r w:rsidR="005C7306" w:rsidRPr="002D5D50">
        <w:rPr>
          <w:b/>
          <w:bCs/>
          <w:lang w:eastAsia="x-none"/>
        </w:rPr>
        <w:tab/>
        <w:t>[108-e-NR-CRs-11] Issue#14 on rate matching pattern of DSS under TDD LTE scenario</w:t>
      </w:r>
      <w:r w:rsidR="005C7306" w:rsidRPr="002D5D50">
        <w:rPr>
          <w:b/>
          <w:bCs/>
          <w:lang w:eastAsia="x-none"/>
        </w:rPr>
        <w:tab/>
        <w:t>Moderator (MediaTek Inc.)</w:t>
      </w:r>
    </w:p>
    <w:p w14:paraId="32FEE2F2" w14:textId="5EDE1BF9" w:rsidR="00E401E4" w:rsidRDefault="00E401E4" w:rsidP="00E401E4">
      <w:pPr>
        <w:rPr>
          <w:lang w:eastAsia="x-none"/>
        </w:rPr>
      </w:pPr>
      <w:r w:rsidRPr="00CA4E5A">
        <w:rPr>
          <w:b/>
          <w:bCs/>
          <w:lang w:eastAsia="x-none"/>
        </w:rPr>
        <w:t>Decision:</w:t>
      </w:r>
      <w:r>
        <w:rPr>
          <w:lang w:eastAsia="x-none"/>
        </w:rPr>
        <w:t xml:space="preserve"> As per email decision posted on Feb 22</w:t>
      </w:r>
      <w:r w:rsidRPr="00E401E4">
        <w:rPr>
          <w:vertAlign w:val="superscript"/>
          <w:lang w:eastAsia="x-none"/>
        </w:rPr>
        <w:t>nd</w:t>
      </w:r>
      <w:r>
        <w:rPr>
          <w:lang w:eastAsia="x-none"/>
        </w:rPr>
        <w:t>, there is no ambiguity among the companies on how to interpret the RAN1 specs wrt to Issue#14. The draft CR is not pursued.</w:t>
      </w:r>
    </w:p>
    <w:p w14:paraId="57614BF3" w14:textId="5207CF67" w:rsidR="00763245" w:rsidRDefault="00763245" w:rsidP="00763245">
      <w:pPr>
        <w:rPr>
          <w:lang w:eastAsia="x-none"/>
        </w:rPr>
      </w:pPr>
    </w:p>
    <w:p w14:paraId="10AC8121" w14:textId="77777777" w:rsidR="005C7306" w:rsidRDefault="005C7306" w:rsidP="00763245">
      <w:pPr>
        <w:rPr>
          <w:lang w:eastAsia="x-none"/>
        </w:rPr>
      </w:pPr>
    </w:p>
    <w:p w14:paraId="3FCCA34D" w14:textId="77777777" w:rsidR="00FF1D4A" w:rsidRPr="00E401E4" w:rsidRDefault="00763245" w:rsidP="00763245">
      <w:pPr>
        <w:rPr>
          <w:lang w:eastAsia="x-none"/>
        </w:rPr>
      </w:pPr>
      <w:r w:rsidRPr="00E401E4">
        <w:rPr>
          <w:lang w:eastAsia="x-none"/>
        </w:rPr>
        <w:t xml:space="preserve">[108-e-NR-CRs-12] </w:t>
      </w:r>
      <w:r w:rsidR="00FF1D4A" w:rsidRPr="00E401E4">
        <w:rPr>
          <w:lang w:eastAsia="x-none"/>
        </w:rPr>
        <w:t>– Aris (Samsung)</w:t>
      </w:r>
    </w:p>
    <w:p w14:paraId="4AAB8EA8" w14:textId="6C317118" w:rsidR="00763245" w:rsidRPr="00E401E4" w:rsidRDefault="00763245" w:rsidP="00763245">
      <w:pPr>
        <w:rPr>
          <w:lang w:eastAsia="x-none"/>
        </w:rPr>
      </w:pPr>
      <w:r w:rsidRPr="00E401E4">
        <w:rPr>
          <w:lang w:eastAsia="x-none"/>
        </w:rPr>
        <w:t>Issue#13 UCI multiplexing in PUSCH with repetitions</w:t>
      </w:r>
    </w:p>
    <w:p w14:paraId="56095897" w14:textId="6B16D78F" w:rsidR="00763245" w:rsidRPr="00E401E4" w:rsidRDefault="00763245" w:rsidP="007E1A5A">
      <w:pPr>
        <w:numPr>
          <w:ilvl w:val="0"/>
          <w:numId w:val="60"/>
        </w:numPr>
        <w:rPr>
          <w:lang w:eastAsia="x-none"/>
        </w:rPr>
      </w:pPr>
      <w:r w:rsidRPr="00E401E4">
        <w:rPr>
          <w:lang w:eastAsia="x-none"/>
        </w:rPr>
        <w:t xml:space="preserve">Relevant tdocs: </w:t>
      </w:r>
      <w:hyperlink r:id="rId477" w:history="1">
        <w:r w:rsidR="004371F4">
          <w:rPr>
            <w:rStyle w:val="Hyperlink"/>
            <w:lang w:eastAsia="x-none"/>
          </w:rPr>
          <w:t>R1-2201988</w:t>
        </w:r>
      </w:hyperlink>
      <w:r w:rsidRPr="00E401E4">
        <w:rPr>
          <w:bCs/>
          <w:lang w:eastAsia="x-none"/>
        </w:rPr>
        <w:t xml:space="preserve">, </w:t>
      </w:r>
      <w:hyperlink r:id="rId478" w:history="1">
        <w:r w:rsidR="004371F4">
          <w:rPr>
            <w:rStyle w:val="Hyperlink"/>
            <w:bCs/>
            <w:lang w:eastAsia="x-none"/>
          </w:rPr>
          <w:t>R1-2201989</w:t>
        </w:r>
      </w:hyperlink>
      <w:r w:rsidR="00FF1D4A" w:rsidRPr="00E401E4">
        <w:rPr>
          <w:rStyle w:val="Hyperlink"/>
          <w:bCs/>
          <w:lang w:eastAsia="x-none"/>
        </w:rPr>
        <w:t xml:space="preserve"> - </w:t>
      </w:r>
      <w:r w:rsidRPr="00E401E4">
        <w:rPr>
          <w:bCs/>
          <w:lang w:eastAsia="x-none"/>
        </w:rPr>
        <w:t>Check point on February 23</w:t>
      </w:r>
    </w:p>
    <w:p w14:paraId="3F987A6A" w14:textId="039F1DD3" w:rsidR="00763245" w:rsidRPr="00E3004F" w:rsidRDefault="002328C4" w:rsidP="00763245">
      <w:pPr>
        <w:rPr>
          <w:bCs/>
          <w:lang w:eastAsia="x-none"/>
        </w:rPr>
      </w:pPr>
      <w:hyperlink r:id="rId479" w:history="1">
        <w:r w:rsidR="004371F4">
          <w:rPr>
            <w:rStyle w:val="Hyperlink"/>
            <w:bCs/>
            <w:lang w:eastAsia="x-none"/>
          </w:rPr>
          <w:t>R1-2201988</w:t>
        </w:r>
      </w:hyperlink>
      <w:r w:rsidR="00763245" w:rsidRPr="00E3004F">
        <w:rPr>
          <w:bCs/>
          <w:lang w:eastAsia="x-none"/>
        </w:rPr>
        <w:tab/>
        <w:t>UCI multiplexing in PUSCH with repetitions</w:t>
      </w:r>
      <w:r w:rsidR="00763245" w:rsidRPr="00E3004F">
        <w:rPr>
          <w:bCs/>
          <w:lang w:eastAsia="x-none"/>
        </w:rPr>
        <w:tab/>
        <w:t>Samsung</w:t>
      </w:r>
    </w:p>
    <w:p w14:paraId="579CFB04" w14:textId="75DE3C14" w:rsidR="00763245" w:rsidRPr="00E3004F" w:rsidRDefault="002328C4" w:rsidP="00763245">
      <w:pPr>
        <w:rPr>
          <w:bCs/>
          <w:lang w:eastAsia="x-none"/>
        </w:rPr>
      </w:pPr>
      <w:hyperlink r:id="rId480" w:history="1">
        <w:r w:rsidR="004371F4">
          <w:rPr>
            <w:rStyle w:val="Hyperlink"/>
            <w:bCs/>
            <w:highlight w:val="red"/>
            <w:lang w:eastAsia="x-none"/>
          </w:rPr>
          <w:t>R1-2201989</w:t>
        </w:r>
      </w:hyperlink>
      <w:r w:rsidR="00763245" w:rsidRPr="00E3004F">
        <w:rPr>
          <w:bCs/>
          <w:lang w:eastAsia="x-none"/>
        </w:rPr>
        <w:tab/>
        <w:t>Draft CR on UCI multiplexing in PUSCH with repetitions</w:t>
      </w:r>
      <w:r w:rsidR="00763245" w:rsidRPr="00E3004F">
        <w:rPr>
          <w:bCs/>
          <w:lang w:eastAsia="x-none"/>
        </w:rPr>
        <w:tab/>
        <w:t>Samsung</w:t>
      </w:r>
    </w:p>
    <w:p w14:paraId="441DB996" w14:textId="469C977E" w:rsidR="005C7306" w:rsidRPr="002D5D50" w:rsidRDefault="002328C4" w:rsidP="005C7306">
      <w:pPr>
        <w:rPr>
          <w:b/>
          <w:bCs/>
          <w:lang w:eastAsia="x-none"/>
        </w:rPr>
      </w:pPr>
      <w:hyperlink r:id="rId481" w:history="1">
        <w:r w:rsidR="004371F4">
          <w:rPr>
            <w:rStyle w:val="Hyperlink"/>
            <w:b/>
            <w:bCs/>
            <w:lang w:eastAsia="x-none"/>
          </w:rPr>
          <w:t>R1-2202615</w:t>
        </w:r>
      </w:hyperlink>
      <w:r w:rsidR="005C7306" w:rsidRPr="002D5D50">
        <w:rPr>
          <w:b/>
          <w:bCs/>
          <w:lang w:eastAsia="x-none"/>
        </w:rPr>
        <w:tab/>
        <w:t>Summary of [108-e-NR-CRs-12]: UCI multiplexing in PUSCH with repetitions</w:t>
      </w:r>
      <w:r w:rsidR="005C7306" w:rsidRPr="002D5D50">
        <w:rPr>
          <w:b/>
          <w:bCs/>
          <w:lang w:eastAsia="x-none"/>
        </w:rPr>
        <w:tab/>
        <w:t>Moderator (Samsung)</w:t>
      </w:r>
    </w:p>
    <w:p w14:paraId="0D46A319" w14:textId="29C8902D" w:rsidR="00E401E4" w:rsidRDefault="00E401E4" w:rsidP="00E401E4">
      <w:pPr>
        <w:rPr>
          <w:lang w:eastAsia="x-none"/>
        </w:rPr>
      </w:pPr>
      <w:r w:rsidRPr="00CA4E5A">
        <w:rPr>
          <w:b/>
          <w:bCs/>
          <w:lang w:eastAsia="x-none"/>
        </w:rPr>
        <w:t>Decision:</w:t>
      </w:r>
      <w:r>
        <w:rPr>
          <w:lang w:eastAsia="x-none"/>
        </w:rPr>
        <w:t xml:space="preserve"> As per email decision posted on Feb 23</w:t>
      </w:r>
      <w:r w:rsidRPr="00CA4E5A">
        <w:rPr>
          <w:vertAlign w:val="superscript"/>
          <w:lang w:eastAsia="x-none"/>
        </w:rPr>
        <w:t>rd</w:t>
      </w:r>
      <w:r>
        <w:rPr>
          <w:lang w:eastAsia="x-none"/>
        </w:rPr>
        <w:t xml:space="preserve">, </w:t>
      </w:r>
      <w:r w:rsidRPr="00A67DA0">
        <w:rPr>
          <w:lang w:eastAsia="x-none"/>
        </w:rPr>
        <w:t>no</w:t>
      </w:r>
      <w:r w:rsidRPr="00E401E4">
        <w:rPr>
          <w:lang w:eastAsia="x-none"/>
        </w:rPr>
        <w:t xml:space="preserve"> agreement to update the specifications</w:t>
      </w:r>
      <w:r>
        <w:rPr>
          <w:lang w:eastAsia="x-none"/>
        </w:rPr>
        <w:t>. The draft CR is not pursued.</w:t>
      </w:r>
    </w:p>
    <w:p w14:paraId="3C569F5F" w14:textId="43659612" w:rsidR="00763245" w:rsidRDefault="00763245" w:rsidP="00763245">
      <w:pPr>
        <w:rPr>
          <w:lang w:eastAsia="x-none"/>
        </w:rPr>
      </w:pPr>
    </w:p>
    <w:p w14:paraId="2B3AFD91" w14:textId="77777777" w:rsidR="005C7306" w:rsidRDefault="005C7306" w:rsidP="00763245">
      <w:pPr>
        <w:rPr>
          <w:lang w:eastAsia="x-none"/>
        </w:rPr>
      </w:pPr>
    </w:p>
    <w:p w14:paraId="7330137F" w14:textId="77777777" w:rsidR="00FF1D4A" w:rsidRPr="00E401E4" w:rsidRDefault="00763245" w:rsidP="00763245">
      <w:pPr>
        <w:rPr>
          <w:lang w:eastAsia="x-none"/>
        </w:rPr>
      </w:pPr>
      <w:r w:rsidRPr="00E401E4">
        <w:rPr>
          <w:lang w:eastAsia="x-none"/>
        </w:rPr>
        <w:t xml:space="preserve">[108-e-NR-CRs-13] </w:t>
      </w:r>
      <w:r w:rsidR="00FF1D4A" w:rsidRPr="00E401E4">
        <w:rPr>
          <w:lang w:eastAsia="x-none"/>
        </w:rPr>
        <w:t>– Fred (Qualcomm)</w:t>
      </w:r>
    </w:p>
    <w:p w14:paraId="622CCDF6" w14:textId="4AA9E7D8" w:rsidR="00763245" w:rsidRPr="00E401E4" w:rsidRDefault="00763245" w:rsidP="00763245">
      <w:pPr>
        <w:rPr>
          <w:lang w:eastAsia="x-none"/>
        </w:rPr>
      </w:pPr>
      <w:r w:rsidRPr="00E401E4">
        <w:rPr>
          <w:lang w:eastAsia="x-none"/>
        </w:rPr>
        <w:t>Issue#15 Clarification on PDCCH monitoring for Case 1-2</w:t>
      </w:r>
    </w:p>
    <w:p w14:paraId="6BE63706" w14:textId="2747B811" w:rsidR="00763245" w:rsidRPr="00E401E4" w:rsidRDefault="00763245" w:rsidP="00763245">
      <w:pPr>
        <w:numPr>
          <w:ilvl w:val="0"/>
          <w:numId w:val="60"/>
        </w:numPr>
        <w:rPr>
          <w:lang w:eastAsia="x-none"/>
        </w:rPr>
      </w:pPr>
      <w:r w:rsidRPr="00E401E4">
        <w:rPr>
          <w:lang w:eastAsia="x-none"/>
        </w:rPr>
        <w:t xml:space="preserve">Relevant tdoc: </w:t>
      </w:r>
      <w:hyperlink r:id="rId482" w:history="1">
        <w:r w:rsidR="004371F4">
          <w:rPr>
            <w:rStyle w:val="Hyperlink"/>
            <w:lang w:eastAsia="x-none"/>
          </w:rPr>
          <w:t>R1-2202113</w:t>
        </w:r>
      </w:hyperlink>
    </w:p>
    <w:p w14:paraId="79D9C727" w14:textId="77777777" w:rsidR="00763245" w:rsidRPr="00E401E4" w:rsidRDefault="00763245" w:rsidP="00763245">
      <w:pPr>
        <w:numPr>
          <w:ilvl w:val="0"/>
          <w:numId w:val="60"/>
        </w:numPr>
        <w:rPr>
          <w:lang w:eastAsia="x-none"/>
        </w:rPr>
      </w:pPr>
      <w:r w:rsidRPr="00E401E4">
        <w:rPr>
          <w:bCs/>
          <w:lang w:eastAsia="x-none"/>
        </w:rPr>
        <w:t>Check point on February 23</w:t>
      </w:r>
    </w:p>
    <w:p w14:paraId="32BA2B9D" w14:textId="58667C98" w:rsidR="00763245" w:rsidRPr="00E846B4" w:rsidRDefault="002328C4" w:rsidP="00763245">
      <w:pPr>
        <w:rPr>
          <w:b/>
          <w:bCs/>
          <w:lang w:eastAsia="x-none"/>
        </w:rPr>
      </w:pPr>
      <w:hyperlink r:id="rId483" w:history="1">
        <w:r w:rsidR="004371F4">
          <w:rPr>
            <w:rStyle w:val="Hyperlink"/>
            <w:b/>
            <w:bCs/>
            <w:lang w:eastAsia="x-none"/>
          </w:rPr>
          <w:t>R1-2202113</w:t>
        </w:r>
      </w:hyperlink>
      <w:r w:rsidR="00763245" w:rsidRPr="00E846B4">
        <w:rPr>
          <w:b/>
          <w:bCs/>
          <w:lang w:eastAsia="x-none"/>
        </w:rPr>
        <w:tab/>
        <w:t>Clarification on PDCCH monitoring for Case 1-2</w:t>
      </w:r>
      <w:r w:rsidR="00763245" w:rsidRPr="00E846B4">
        <w:rPr>
          <w:b/>
          <w:bCs/>
          <w:lang w:eastAsia="x-none"/>
        </w:rPr>
        <w:tab/>
        <w:t>Qualcomm Incorporated</w:t>
      </w:r>
    </w:p>
    <w:p w14:paraId="582F94BB" w14:textId="23E10C15" w:rsidR="005C7306" w:rsidRPr="002D5D50" w:rsidRDefault="002328C4" w:rsidP="005C7306">
      <w:pPr>
        <w:rPr>
          <w:b/>
          <w:bCs/>
          <w:lang w:eastAsia="x-none"/>
        </w:rPr>
      </w:pPr>
      <w:hyperlink r:id="rId484" w:history="1">
        <w:r w:rsidR="004371F4">
          <w:rPr>
            <w:rStyle w:val="Hyperlink"/>
            <w:b/>
            <w:bCs/>
            <w:lang w:eastAsia="x-none"/>
          </w:rPr>
          <w:t>R1-2202632</w:t>
        </w:r>
      </w:hyperlink>
      <w:r w:rsidR="005C7306" w:rsidRPr="002D5D50">
        <w:rPr>
          <w:b/>
          <w:bCs/>
          <w:lang w:eastAsia="x-none"/>
        </w:rPr>
        <w:tab/>
        <w:t>Summary of [108-e-NR-CRs-13]: Clarification on PDCCH monitoring for Case 1-2</w:t>
      </w:r>
      <w:r w:rsidR="005C7306" w:rsidRPr="002D5D50">
        <w:rPr>
          <w:b/>
          <w:bCs/>
          <w:lang w:eastAsia="x-none"/>
        </w:rPr>
        <w:tab/>
        <w:t>Moderator (Qualcomm Incorporated)</w:t>
      </w:r>
    </w:p>
    <w:p w14:paraId="289441BE" w14:textId="77B24283" w:rsidR="00E401E4" w:rsidRDefault="00E401E4" w:rsidP="00E401E4">
      <w:pPr>
        <w:rPr>
          <w:lang w:eastAsia="x-none"/>
        </w:rPr>
      </w:pPr>
      <w:r w:rsidRPr="00CA4E5A">
        <w:rPr>
          <w:b/>
          <w:bCs/>
          <w:lang w:eastAsia="x-none"/>
        </w:rPr>
        <w:t>Decision:</w:t>
      </w:r>
      <w:r>
        <w:rPr>
          <w:lang w:eastAsia="x-none"/>
        </w:rPr>
        <w:t xml:space="preserve"> As per email decision posted on Feb 23</w:t>
      </w:r>
      <w:r w:rsidRPr="00CA4E5A">
        <w:rPr>
          <w:vertAlign w:val="superscript"/>
          <w:lang w:eastAsia="x-none"/>
        </w:rPr>
        <w:t>rd</w:t>
      </w:r>
      <w:r>
        <w:rPr>
          <w:lang w:eastAsia="x-none"/>
        </w:rPr>
        <w:t>, the discussion to continue under AI 7.2.11 t</w:t>
      </w:r>
      <w:r w:rsidRPr="00E401E4">
        <w:rPr>
          <w:lang w:eastAsia="x-none"/>
        </w:rPr>
        <w:t>o discuss further details of a new Rel-16 UE capability for PDCCH monitoring with a single span of three contiguous OFDM symbols that is within the first four OFDM symbols in a slot.</w:t>
      </w:r>
    </w:p>
    <w:p w14:paraId="2B27F709" w14:textId="3469A4D3" w:rsidR="00763245" w:rsidRDefault="00763245" w:rsidP="00763245">
      <w:pPr>
        <w:rPr>
          <w:lang w:eastAsia="x-none"/>
        </w:rPr>
      </w:pPr>
    </w:p>
    <w:p w14:paraId="53E4F2CA" w14:textId="77777777" w:rsidR="005C7306" w:rsidRDefault="005C7306" w:rsidP="00763245">
      <w:pPr>
        <w:rPr>
          <w:lang w:eastAsia="x-none"/>
        </w:rPr>
      </w:pPr>
    </w:p>
    <w:p w14:paraId="47ED693B" w14:textId="77777777" w:rsidR="00FF1D4A" w:rsidRPr="00E846B4" w:rsidRDefault="00763245" w:rsidP="00763245">
      <w:pPr>
        <w:rPr>
          <w:lang w:eastAsia="x-none"/>
        </w:rPr>
      </w:pPr>
      <w:r w:rsidRPr="00E846B4">
        <w:rPr>
          <w:lang w:eastAsia="x-none"/>
        </w:rPr>
        <w:t xml:space="preserve">[108-e-NR-CRs-14] </w:t>
      </w:r>
      <w:r w:rsidR="00FF1D4A" w:rsidRPr="00E846B4">
        <w:rPr>
          <w:lang w:eastAsia="x-none"/>
        </w:rPr>
        <w:t>– Fred (Qualcomm)</w:t>
      </w:r>
    </w:p>
    <w:p w14:paraId="373CD54F" w14:textId="6A4F1C5E" w:rsidR="00763245" w:rsidRPr="00E846B4" w:rsidRDefault="00763245" w:rsidP="00763245">
      <w:pPr>
        <w:rPr>
          <w:lang w:eastAsia="x-none"/>
        </w:rPr>
      </w:pPr>
      <w:r w:rsidRPr="00E846B4">
        <w:rPr>
          <w:lang w:eastAsia="x-none"/>
        </w:rPr>
        <w:t>Issue#16 Correction on time-domain resource allocation for Msg.3 PUSCH scheduled by RAR UL grant</w:t>
      </w:r>
    </w:p>
    <w:p w14:paraId="4E4F430C" w14:textId="08920EE1" w:rsidR="00763245" w:rsidRPr="00E846B4" w:rsidRDefault="00763245" w:rsidP="00C34B3E">
      <w:pPr>
        <w:numPr>
          <w:ilvl w:val="0"/>
          <w:numId w:val="60"/>
        </w:numPr>
        <w:rPr>
          <w:lang w:eastAsia="x-none"/>
        </w:rPr>
      </w:pPr>
      <w:r w:rsidRPr="00E846B4">
        <w:rPr>
          <w:lang w:eastAsia="x-none"/>
        </w:rPr>
        <w:t xml:space="preserve">Relevant tdoc: </w:t>
      </w:r>
      <w:hyperlink r:id="rId485" w:history="1">
        <w:r w:rsidR="004371F4">
          <w:rPr>
            <w:rStyle w:val="Hyperlink"/>
            <w:lang w:eastAsia="x-none"/>
          </w:rPr>
          <w:t>R1-2202114</w:t>
        </w:r>
      </w:hyperlink>
      <w:r w:rsidRPr="00E846B4">
        <w:rPr>
          <w:bCs/>
          <w:lang w:eastAsia="x-none"/>
        </w:rPr>
        <w:t xml:space="preserve"> (f</w:t>
      </w:r>
      <w:r w:rsidRPr="00E846B4">
        <w:rPr>
          <w:lang w:eastAsia="x-none"/>
        </w:rPr>
        <w:t>ocus on issue 1)</w:t>
      </w:r>
      <w:r w:rsidR="00FF1D4A" w:rsidRPr="00E846B4">
        <w:rPr>
          <w:lang w:eastAsia="x-none"/>
        </w:rPr>
        <w:t xml:space="preserve"> - </w:t>
      </w:r>
      <w:r w:rsidRPr="00E846B4">
        <w:rPr>
          <w:bCs/>
          <w:lang w:eastAsia="x-none"/>
        </w:rPr>
        <w:t>Check point on February 23</w:t>
      </w:r>
    </w:p>
    <w:p w14:paraId="51CC0F08" w14:textId="4AB602EA" w:rsidR="00763245" w:rsidRPr="00E846B4" w:rsidRDefault="002328C4" w:rsidP="00763245">
      <w:pPr>
        <w:rPr>
          <w:b/>
          <w:bCs/>
          <w:lang w:eastAsia="x-none"/>
        </w:rPr>
      </w:pPr>
      <w:hyperlink r:id="rId486" w:history="1">
        <w:r w:rsidR="004371F4">
          <w:rPr>
            <w:rStyle w:val="Hyperlink"/>
            <w:b/>
            <w:bCs/>
            <w:lang w:eastAsia="x-none"/>
          </w:rPr>
          <w:t>R1-2202114</w:t>
        </w:r>
      </w:hyperlink>
      <w:r w:rsidR="00763245" w:rsidRPr="00E846B4">
        <w:rPr>
          <w:b/>
          <w:bCs/>
          <w:lang w:eastAsia="x-none"/>
        </w:rPr>
        <w:tab/>
        <w:t>Correction on time-domain resource allocation for Msg.3 PUSCH scheduled by RAR UL grant</w:t>
      </w:r>
      <w:r w:rsidR="00763245" w:rsidRPr="00E846B4">
        <w:rPr>
          <w:b/>
          <w:bCs/>
          <w:lang w:eastAsia="x-none"/>
        </w:rPr>
        <w:tab/>
        <w:t>Qualcomm Incorporated</w:t>
      </w:r>
    </w:p>
    <w:p w14:paraId="568E814E" w14:textId="6EAB695D" w:rsidR="005C7306" w:rsidRPr="002D5D50" w:rsidRDefault="002328C4" w:rsidP="005C7306">
      <w:pPr>
        <w:rPr>
          <w:b/>
          <w:bCs/>
          <w:lang w:eastAsia="x-none"/>
        </w:rPr>
      </w:pPr>
      <w:hyperlink r:id="rId487" w:history="1">
        <w:r w:rsidR="004371F4">
          <w:rPr>
            <w:rStyle w:val="Hyperlink"/>
            <w:b/>
            <w:bCs/>
            <w:lang w:eastAsia="x-none"/>
          </w:rPr>
          <w:t>R1-2202633</w:t>
        </w:r>
      </w:hyperlink>
      <w:r w:rsidR="005C7306" w:rsidRPr="002D5D50">
        <w:rPr>
          <w:b/>
          <w:bCs/>
          <w:lang w:eastAsia="x-none"/>
        </w:rPr>
        <w:tab/>
        <w:t>Summary of [108-e-NR-CRs-14]: Correction on time-domain resource allocation for Msg.3 PUSCH scheduled by RAR UL grant</w:t>
      </w:r>
      <w:r w:rsidR="005C7306" w:rsidRPr="002D5D50">
        <w:rPr>
          <w:b/>
          <w:bCs/>
          <w:lang w:eastAsia="x-none"/>
        </w:rPr>
        <w:tab/>
        <w:t>Moderator (Qualcomm Incorporated)</w:t>
      </w:r>
    </w:p>
    <w:p w14:paraId="72C25671" w14:textId="68C3E664" w:rsidR="00E846B4" w:rsidRDefault="00E846B4" w:rsidP="00E846B4">
      <w:pPr>
        <w:rPr>
          <w:lang w:eastAsia="x-none"/>
        </w:rPr>
      </w:pPr>
      <w:r w:rsidRPr="00CA4E5A">
        <w:rPr>
          <w:b/>
          <w:bCs/>
          <w:lang w:eastAsia="x-none"/>
        </w:rPr>
        <w:t>Decision:</w:t>
      </w:r>
      <w:r>
        <w:rPr>
          <w:lang w:eastAsia="x-none"/>
        </w:rPr>
        <w:t xml:space="preserve"> As per email decision posted on Feb 23</w:t>
      </w:r>
      <w:r w:rsidRPr="00CA4E5A">
        <w:rPr>
          <w:vertAlign w:val="superscript"/>
          <w:lang w:eastAsia="x-none"/>
        </w:rPr>
        <w:t>rd</w:t>
      </w:r>
      <w:r>
        <w:rPr>
          <w:lang w:eastAsia="x-none"/>
        </w:rPr>
        <w:t>, the p</w:t>
      </w:r>
      <w:r w:rsidRPr="00E846B4">
        <w:rPr>
          <w:lang w:eastAsia="x-none"/>
        </w:rPr>
        <w:t xml:space="preserve">roposal for Issue 1 in </w:t>
      </w:r>
      <w:hyperlink r:id="rId488" w:history="1">
        <w:r w:rsidR="004371F4">
          <w:rPr>
            <w:rStyle w:val="Hyperlink"/>
            <w:lang w:eastAsia="x-none"/>
          </w:rPr>
          <w:t>R1-2202114</w:t>
        </w:r>
      </w:hyperlink>
      <w:r w:rsidRPr="00E846B4">
        <w:rPr>
          <w:lang w:eastAsia="x-none"/>
        </w:rPr>
        <w:t xml:space="preserve"> </w:t>
      </w:r>
      <w:r>
        <w:rPr>
          <w:lang w:eastAsia="x-none"/>
        </w:rPr>
        <w:t>i</w:t>
      </w:r>
      <w:r w:rsidRPr="00E846B4">
        <w:rPr>
          <w:lang w:eastAsia="x-none"/>
        </w:rPr>
        <w:t xml:space="preserve">s </w:t>
      </w:r>
      <w:r>
        <w:rPr>
          <w:lang w:eastAsia="x-none"/>
        </w:rPr>
        <w:t>not pursued</w:t>
      </w:r>
      <w:r w:rsidRPr="00E846B4">
        <w:rPr>
          <w:lang w:eastAsia="x-none"/>
        </w:rPr>
        <w:t>.</w:t>
      </w:r>
    </w:p>
    <w:p w14:paraId="167072E6" w14:textId="77777777" w:rsidR="00763245" w:rsidRDefault="00763245" w:rsidP="00763245">
      <w:pPr>
        <w:rPr>
          <w:lang w:eastAsia="x-none"/>
        </w:rPr>
      </w:pPr>
    </w:p>
    <w:p w14:paraId="72F495DA" w14:textId="77777777" w:rsidR="00763245" w:rsidRDefault="00763245" w:rsidP="00763245">
      <w:pPr>
        <w:rPr>
          <w:lang w:eastAsia="x-none"/>
        </w:rPr>
      </w:pPr>
    </w:p>
    <w:p w14:paraId="68369B63" w14:textId="77777777" w:rsidR="00FF1D4A" w:rsidRPr="00E846B4" w:rsidRDefault="00763245" w:rsidP="00763245">
      <w:pPr>
        <w:rPr>
          <w:lang w:eastAsia="x-none"/>
        </w:rPr>
      </w:pPr>
      <w:r w:rsidRPr="00E846B4">
        <w:rPr>
          <w:lang w:eastAsia="x-none"/>
        </w:rPr>
        <w:t xml:space="preserve">[108-e-NR-CRs-15] </w:t>
      </w:r>
      <w:r w:rsidR="00FF1D4A" w:rsidRPr="00E846B4">
        <w:rPr>
          <w:lang w:eastAsia="x-none"/>
        </w:rPr>
        <w:t>– Liqing (Sharp)</w:t>
      </w:r>
    </w:p>
    <w:p w14:paraId="2C25C428" w14:textId="45D06EC7" w:rsidR="00763245" w:rsidRPr="00E846B4" w:rsidRDefault="00763245" w:rsidP="00763245">
      <w:pPr>
        <w:rPr>
          <w:lang w:eastAsia="x-none"/>
        </w:rPr>
      </w:pPr>
      <w:r w:rsidRPr="00E846B4">
        <w:rPr>
          <w:lang w:eastAsia="x-none"/>
        </w:rPr>
        <w:t>Issue#18 Corrections on Intra-slot frequency hopping for PUCCH transmission</w:t>
      </w:r>
    </w:p>
    <w:p w14:paraId="0344B6DD" w14:textId="1415149B" w:rsidR="00763245" w:rsidRPr="00E846B4" w:rsidRDefault="00763245" w:rsidP="004261F0">
      <w:pPr>
        <w:numPr>
          <w:ilvl w:val="0"/>
          <w:numId w:val="60"/>
        </w:numPr>
        <w:rPr>
          <w:lang w:eastAsia="x-none"/>
        </w:rPr>
      </w:pPr>
      <w:r w:rsidRPr="00E846B4">
        <w:rPr>
          <w:lang w:eastAsia="x-none"/>
        </w:rPr>
        <w:t xml:space="preserve">Relevant tdoc: </w:t>
      </w:r>
      <w:hyperlink r:id="rId489" w:history="1">
        <w:r w:rsidR="004371F4">
          <w:rPr>
            <w:rStyle w:val="Hyperlink"/>
            <w:lang w:eastAsia="x-none"/>
          </w:rPr>
          <w:t>R1-2202183</w:t>
        </w:r>
      </w:hyperlink>
      <w:r w:rsidR="00FF1D4A" w:rsidRPr="00E846B4">
        <w:rPr>
          <w:rStyle w:val="Hyperlink"/>
          <w:lang w:eastAsia="x-none"/>
        </w:rPr>
        <w:t xml:space="preserve"> - </w:t>
      </w:r>
      <w:r w:rsidRPr="00E846B4">
        <w:rPr>
          <w:bCs/>
          <w:lang w:eastAsia="x-none"/>
        </w:rPr>
        <w:t>Check point on February 23</w:t>
      </w:r>
    </w:p>
    <w:p w14:paraId="7E27DD2D" w14:textId="2A0317EC" w:rsidR="00763245" w:rsidRPr="00E3004F" w:rsidRDefault="002328C4" w:rsidP="00763245">
      <w:pPr>
        <w:rPr>
          <w:bCs/>
          <w:lang w:eastAsia="x-none"/>
        </w:rPr>
      </w:pPr>
      <w:hyperlink r:id="rId490" w:history="1">
        <w:r w:rsidR="004371F4">
          <w:rPr>
            <w:rStyle w:val="Hyperlink"/>
            <w:bCs/>
            <w:highlight w:val="red"/>
            <w:lang w:eastAsia="x-none"/>
          </w:rPr>
          <w:t>R1-2202183</w:t>
        </w:r>
      </w:hyperlink>
      <w:r w:rsidR="00763245" w:rsidRPr="00E3004F">
        <w:rPr>
          <w:bCs/>
          <w:lang w:eastAsia="x-none"/>
        </w:rPr>
        <w:tab/>
        <w:t>Corrections on Intra-slot frequency hopping for PUCCH transmission</w:t>
      </w:r>
      <w:r w:rsidR="00763245" w:rsidRPr="00E3004F">
        <w:rPr>
          <w:bCs/>
          <w:lang w:eastAsia="x-none"/>
        </w:rPr>
        <w:tab/>
        <w:t>Sharp</w:t>
      </w:r>
    </w:p>
    <w:p w14:paraId="383568BF" w14:textId="63317E87" w:rsidR="005C7306" w:rsidRPr="002D5D50" w:rsidRDefault="002328C4" w:rsidP="005C7306">
      <w:pPr>
        <w:rPr>
          <w:b/>
          <w:bCs/>
          <w:lang w:eastAsia="x-none"/>
        </w:rPr>
      </w:pPr>
      <w:hyperlink r:id="rId491" w:history="1">
        <w:r w:rsidR="004371F4">
          <w:rPr>
            <w:rStyle w:val="Hyperlink"/>
            <w:b/>
            <w:bCs/>
            <w:lang w:eastAsia="x-none"/>
          </w:rPr>
          <w:t>R1-2202628</w:t>
        </w:r>
      </w:hyperlink>
      <w:r w:rsidR="005C7306" w:rsidRPr="002D5D50">
        <w:rPr>
          <w:b/>
          <w:bCs/>
          <w:lang w:eastAsia="x-none"/>
        </w:rPr>
        <w:tab/>
        <w:t>Summary of email discussion [108-e-NR-CRs-15]: Corrections on Intra-slot frequency hopping for PUCCH transmission</w:t>
      </w:r>
      <w:r w:rsidR="005C7306" w:rsidRPr="002D5D50">
        <w:rPr>
          <w:b/>
          <w:bCs/>
          <w:lang w:eastAsia="x-none"/>
        </w:rPr>
        <w:tab/>
        <w:t>Moderator (Sharp)</w:t>
      </w:r>
    </w:p>
    <w:p w14:paraId="5505A165" w14:textId="230967C8" w:rsidR="00E846B4" w:rsidRDefault="00E846B4" w:rsidP="00E846B4">
      <w:pPr>
        <w:rPr>
          <w:lang w:eastAsia="x-none"/>
        </w:rPr>
      </w:pPr>
      <w:r w:rsidRPr="00CA4E5A">
        <w:rPr>
          <w:b/>
          <w:bCs/>
          <w:lang w:eastAsia="x-none"/>
        </w:rPr>
        <w:t>Decision:</w:t>
      </w:r>
      <w:r>
        <w:rPr>
          <w:lang w:eastAsia="x-none"/>
        </w:rPr>
        <w:t xml:space="preserve"> As per email decision posted on Feb 23</w:t>
      </w:r>
      <w:r w:rsidRPr="00CA4E5A">
        <w:rPr>
          <w:vertAlign w:val="superscript"/>
          <w:lang w:eastAsia="x-none"/>
        </w:rPr>
        <w:t>rd</w:t>
      </w:r>
      <w:r>
        <w:rPr>
          <w:lang w:eastAsia="x-none"/>
        </w:rPr>
        <w:t xml:space="preserve">, </w:t>
      </w:r>
      <w:r w:rsidRPr="00E846B4">
        <w:rPr>
          <w:lang w:eastAsia="x-none"/>
        </w:rPr>
        <w:t xml:space="preserve">no consensus to make the spec change is achieved. The email thread was closed with </w:t>
      </w:r>
      <w:hyperlink r:id="rId492" w:history="1">
        <w:r w:rsidR="004371F4">
          <w:rPr>
            <w:rStyle w:val="Hyperlink"/>
            <w:lang w:eastAsia="x-none"/>
          </w:rPr>
          <w:t>R1-2202183</w:t>
        </w:r>
      </w:hyperlink>
      <w:r w:rsidRPr="00E846B4">
        <w:rPr>
          <w:lang w:eastAsia="x-none"/>
        </w:rPr>
        <w:t xml:space="preserve"> </w:t>
      </w:r>
      <w:r>
        <w:rPr>
          <w:lang w:eastAsia="x-none"/>
        </w:rPr>
        <w:t>not pursued</w:t>
      </w:r>
      <w:r w:rsidRPr="00E846B4">
        <w:rPr>
          <w:lang w:eastAsia="x-none"/>
        </w:rPr>
        <w:t>.</w:t>
      </w:r>
    </w:p>
    <w:p w14:paraId="5A5CFD96" w14:textId="4594651E" w:rsidR="00763245" w:rsidRDefault="00763245" w:rsidP="00763245">
      <w:pPr>
        <w:rPr>
          <w:lang w:eastAsia="x-none"/>
        </w:rPr>
      </w:pPr>
    </w:p>
    <w:p w14:paraId="68F80B16" w14:textId="77777777" w:rsidR="005C7306" w:rsidRDefault="005C7306" w:rsidP="00763245">
      <w:pPr>
        <w:rPr>
          <w:lang w:eastAsia="x-none"/>
        </w:rPr>
      </w:pPr>
    </w:p>
    <w:p w14:paraId="6DF828BB" w14:textId="77777777" w:rsidR="00FF1D4A" w:rsidRPr="00152C22" w:rsidRDefault="00763245" w:rsidP="00763245">
      <w:pPr>
        <w:rPr>
          <w:lang w:eastAsia="x-none"/>
        </w:rPr>
      </w:pPr>
      <w:r w:rsidRPr="00152C22">
        <w:rPr>
          <w:lang w:eastAsia="x-none"/>
        </w:rPr>
        <w:t xml:space="preserve">[108-e-NR-CRs-16] </w:t>
      </w:r>
      <w:r w:rsidR="00FF1D4A" w:rsidRPr="00152C22">
        <w:rPr>
          <w:lang w:eastAsia="x-none"/>
        </w:rPr>
        <w:t>– Yi Wang (Huawei)</w:t>
      </w:r>
    </w:p>
    <w:p w14:paraId="3C79462C" w14:textId="3A8A7D5D" w:rsidR="00763245" w:rsidRPr="00152C22" w:rsidRDefault="00763245" w:rsidP="00763245">
      <w:pPr>
        <w:rPr>
          <w:lang w:eastAsia="x-none"/>
        </w:rPr>
      </w:pPr>
      <w:r w:rsidRPr="00152C22">
        <w:rPr>
          <w:lang w:eastAsia="x-none"/>
        </w:rPr>
        <w:t>Issue#21 Clarification on the initial BWP switching</w:t>
      </w:r>
    </w:p>
    <w:p w14:paraId="132D44B7" w14:textId="3633E737" w:rsidR="00763245" w:rsidRPr="00152C22" w:rsidRDefault="00763245" w:rsidP="006C4A3B">
      <w:pPr>
        <w:numPr>
          <w:ilvl w:val="0"/>
          <w:numId w:val="60"/>
        </w:numPr>
        <w:rPr>
          <w:lang w:eastAsia="x-none"/>
        </w:rPr>
      </w:pPr>
      <w:r w:rsidRPr="00152C22">
        <w:rPr>
          <w:lang w:eastAsia="x-none"/>
        </w:rPr>
        <w:t xml:space="preserve">Relevant tdoc: </w:t>
      </w:r>
      <w:hyperlink r:id="rId493" w:history="1">
        <w:r w:rsidR="004371F4">
          <w:rPr>
            <w:rStyle w:val="Hyperlink"/>
            <w:lang w:eastAsia="x-none"/>
          </w:rPr>
          <w:t>R1-2202451</w:t>
        </w:r>
      </w:hyperlink>
      <w:r w:rsidR="00FF1D4A" w:rsidRPr="00152C22">
        <w:rPr>
          <w:rStyle w:val="Hyperlink"/>
          <w:lang w:eastAsia="x-none"/>
        </w:rPr>
        <w:t xml:space="preserve"> - </w:t>
      </w:r>
      <w:r w:rsidRPr="00152C22">
        <w:rPr>
          <w:bCs/>
          <w:lang w:eastAsia="x-none"/>
        </w:rPr>
        <w:t>Check point on February 23</w:t>
      </w:r>
    </w:p>
    <w:p w14:paraId="4AB1CE30" w14:textId="62F1E5D9" w:rsidR="00763245" w:rsidRPr="00E3004F" w:rsidRDefault="002328C4" w:rsidP="00763245">
      <w:pPr>
        <w:rPr>
          <w:bCs/>
          <w:lang w:eastAsia="x-none"/>
        </w:rPr>
      </w:pPr>
      <w:hyperlink r:id="rId494" w:history="1">
        <w:r w:rsidR="004371F4">
          <w:rPr>
            <w:rStyle w:val="Hyperlink"/>
            <w:bCs/>
            <w:highlight w:val="red"/>
            <w:lang w:eastAsia="x-none"/>
          </w:rPr>
          <w:t>R1-2202451</w:t>
        </w:r>
      </w:hyperlink>
      <w:r w:rsidR="00763245" w:rsidRPr="00E3004F">
        <w:rPr>
          <w:bCs/>
          <w:lang w:eastAsia="x-none"/>
        </w:rPr>
        <w:tab/>
        <w:t>Clarification on the initial BWP switching</w:t>
      </w:r>
      <w:r w:rsidR="00763245" w:rsidRPr="00E3004F">
        <w:rPr>
          <w:bCs/>
          <w:lang w:eastAsia="x-none"/>
        </w:rPr>
        <w:tab/>
        <w:t>Huawei, HiSilicon</w:t>
      </w:r>
    </w:p>
    <w:p w14:paraId="15BB2D4E" w14:textId="2049ACE6" w:rsidR="005C7306" w:rsidRPr="002D5D50" w:rsidRDefault="002328C4" w:rsidP="005C7306">
      <w:pPr>
        <w:rPr>
          <w:b/>
          <w:bCs/>
          <w:lang w:eastAsia="x-none"/>
        </w:rPr>
      </w:pPr>
      <w:hyperlink r:id="rId495" w:history="1">
        <w:r w:rsidR="004371F4">
          <w:rPr>
            <w:rStyle w:val="Hyperlink"/>
            <w:b/>
            <w:bCs/>
            <w:lang w:eastAsia="x-none"/>
          </w:rPr>
          <w:t>R1-2202652</w:t>
        </w:r>
      </w:hyperlink>
      <w:r w:rsidR="005C7306" w:rsidRPr="002D5D50">
        <w:rPr>
          <w:b/>
          <w:bCs/>
          <w:lang w:eastAsia="x-none"/>
        </w:rPr>
        <w:tab/>
        <w:t>Summary of [108-e-NR-CRs-16] Issue#21 on the initial BWP switching</w:t>
      </w:r>
      <w:r w:rsidR="005C7306" w:rsidRPr="002D5D50">
        <w:rPr>
          <w:b/>
          <w:bCs/>
          <w:lang w:eastAsia="x-none"/>
        </w:rPr>
        <w:tab/>
        <w:t>Moderator (Huawei)</w:t>
      </w:r>
    </w:p>
    <w:p w14:paraId="48FD23D8" w14:textId="41C9CAF2" w:rsidR="00152C22" w:rsidRDefault="00152C22" w:rsidP="00152C22">
      <w:pPr>
        <w:rPr>
          <w:lang w:eastAsia="x-none"/>
        </w:rPr>
      </w:pPr>
      <w:r w:rsidRPr="00CA4E5A">
        <w:rPr>
          <w:b/>
          <w:bCs/>
          <w:lang w:eastAsia="x-none"/>
        </w:rPr>
        <w:t>Decision:</w:t>
      </w:r>
      <w:r>
        <w:rPr>
          <w:lang w:eastAsia="x-none"/>
        </w:rPr>
        <w:t xml:space="preserve"> As per email decision posted on Feb 23</w:t>
      </w:r>
      <w:r w:rsidRPr="00CA4E5A">
        <w:rPr>
          <w:vertAlign w:val="superscript"/>
          <w:lang w:eastAsia="x-none"/>
        </w:rPr>
        <w:t>rd</w:t>
      </w:r>
      <w:r>
        <w:rPr>
          <w:lang w:eastAsia="x-none"/>
        </w:rPr>
        <w:t xml:space="preserve">, </w:t>
      </w:r>
      <w:r w:rsidRPr="00A67DA0">
        <w:rPr>
          <w:lang w:eastAsia="x-none"/>
        </w:rPr>
        <w:t>no</w:t>
      </w:r>
      <w:r w:rsidRPr="00E401E4">
        <w:rPr>
          <w:lang w:eastAsia="x-none"/>
        </w:rPr>
        <w:t xml:space="preserve"> agreement to </w:t>
      </w:r>
      <w:r>
        <w:rPr>
          <w:lang w:eastAsia="x-none"/>
        </w:rPr>
        <w:t xml:space="preserve">change </w:t>
      </w:r>
      <w:r w:rsidRPr="00E401E4">
        <w:rPr>
          <w:lang w:eastAsia="x-none"/>
        </w:rPr>
        <w:t>the specifications</w:t>
      </w:r>
      <w:r>
        <w:rPr>
          <w:lang w:eastAsia="x-none"/>
        </w:rPr>
        <w:t xml:space="preserve">. </w:t>
      </w:r>
      <w:hyperlink r:id="rId496" w:history="1">
        <w:r w:rsidR="004371F4">
          <w:rPr>
            <w:rStyle w:val="Hyperlink"/>
            <w:lang w:eastAsia="x-none"/>
          </w:rPr>
          <w:t>R1-2202451</w:t>
        </w:r>
      </w:hyperlink>
      <w:r>
        <w:rPr>
          <w:lang w:eastAsia="x-none"/>
        </w:rPr>
        <w:t xml:space="preserve"> is not pursued.</w:t>
      </w:r>
    </w:p>
    <w:p w14:paraId="223FD9A3" w14:textId="48C5B7F1" w:rsidR="00763245" w:rsidRDefault="00763245" w:rsidP="00763245">
      <w:pPr>
        <w:rPr>
          <w:lang w:eastAsia="x-none"/>
        </w:rPr>
      </w:pPr>
    </w:p>
    <w:p w14:paraId="642E71A3" w14:textId="08A8C348" w:rsidR="005C7306" w:rsidRDefault="005C7306" w:rsidP="00763245">
      <w:pPr>
        <w:rPr>
          <w:lang w:eastAsia="x-none"/>
        </w:rPr>
      </w:pPr>
    </w:p>
    <w:p w14:paraId="4D584E90" w14:textId="298A0B46" w:rsidR="004D4098" w:rsidRPr="00231DDC" w:rsidRDefault="004D4098" w:rsidP="00763245">
      <w:pPr>
        <w:rPr>
          <w:lang w:eastAsia="x-none"/>
        </w:rPr>
      </w:pPr>
      <w:r>
        <w:rPr>
          <w:lang w:eastAsia="x-none"/>
        </w:rPr>
        <w:t xml:space="preserve">The following proposals are not essential- see </w:t>
      </w:r>
      <w:hyperlink r:id="rId497" w:history="1">
        <w:r w:rsidR="004371F4">
          <w:rPr>
            <w:rStyle w:val="Hyperlink"/>
            <w:lang w:eastAsia="x-none"/>
          </w:rPr>
          <w:t>R1-2202507</w:t>
        </w:r>
      </w:hyperlink>
      <w:r w:rsidR="00231DDC" w:rsidRPr="00231DDC">
        <w:rPr>
          <w:rStyle w:val="Hyperlink"/>
          <w:u w:val="none"/>
          <w:lang w:eastAsia="x-none"/>
        </w:rPr>
        <w:t>.</w:t>
      </w:r>
    </w:p>
    <w:p w14:paraId="068CFFA9" w14:textId="29834538" w:rsidR="00763245" w:rsidRPr="00E3004F" w:rsidRDefault="002328C4" w:rsidP="00763245">
      <w:pPr>
        <w:rPr>
          <w:bCs/>
          <w:lang w:eastAsia="x-none"/>
        </w:rPr>
      </w:pPr>
      <w:hyperlink r:id="rId498" w:history="1">
        <w:r w:rsidR="004371F4">
          <w:rPr>
            <w:rStyle w:val="Hyperlink"/>
            <w:bCs/>
            <w:lang w:eastAsia="x-none"/>
          </w:rPr>
          <w:t>R1-2201649</w:t>
        </w:r>
      </w:hyperlink>
      <w:r w:rsidR="00763245" w:rsidRPr="00E3004F">
        <w:rPr>
          <w:bCs/>
          <w:lang w:eastAsia="x-none"/>
        </w:rPr>
        <w:tab/>
        <w:t>Correction to RI bitwidth for non-PMI based CSI feedback</w:t>
      </w:r>
      <w:r w:rsidR="00763245" w:rsidRPr="00E3004F">
        <w:rPr>
          <w:bCs/>
          <w:lang w:eastAsia="x-none"/>
        </w:rPr>
        <w:tab/>
        <w:t>Nokia, Nokia Shanghai Bell</w:t>
      </w:r>
    </w:p>
    <w:p w14:paraId="6A38A7C5" w14:textId="6756B0F7" w:rsidR="00763245" w:rsidRPr="00E3004F" w:rsidRDefault="002328C4" w:rsidP="00763245">
      <w:pPr>
        <w:rPr>
          <w:bCs/>
          <w:lang w:eastAsia="x-none"/>
        </w:rPr>
      </w:pPr>
      <w:hyperlink r:id="rId499" w:history="1">
        <w:r w:rsidR="004371F4">
          <w:rPr>
            <w:rStyle w:val="Hyperlink"/>
            <w:bCs/>
            <w:lang w:eastAsia="x-none"/>
          </w:rPr>
          <w:t>R1-2202182</w:t>
        </w:r>
      </w:hyperlink>
      <w:r w:rsidR="00763245" w:rsidRPr="00E3004F">
        <w:rPr>
          <w:bCs/>
          <w:lang w:eastAsia="x-none"/>
        </w:rPr>
        <w:tab/>
        <w:t>Corrections on frequency hopping procedure for a PUSCH scheduled by RAR UL grant or by DCI format 0_0 with TC-RNTI</w:t>
      </w:r>
      <w:r w:rsidR="00763245" w:rsidRPr="00E3004F">
        <w:rPr>
          <w:bCs/>
          <w:lang w:eastAsia="x-none"/>
        </w:rPr>
        <w:tab/>
        <w:t>Sharp</w:t>
      </w:r>
    </w:p>
    <w:p w14:paraId="1A89254F" w14:textId="41829A94" w:rsidR="00763245" w:rsidRPr="00E3004F" w:rsidRDefault="002328C4" w:rsidP="00763245">
      <w:pPr>
        <w:rPr>
          <w:bCs/>
          <w:lang w:eastAsia="x-none"/>
        </w:rPr>
      </w:pPr>
      <w:hyperlink r:id="rId500" w:history="1">
        <w:r w:rsidR="004371F4">
          <w:rPr>
            <w:rStyle w:val="Hyperlink"/>
            <w:bCs/>
            <w:lang w:eastAsia="x-none"/>
          </w:rPr>
          <w:t>R1-2202368</w:t>
        </w:r>
      </w:hyperlink>
      <w:r w:rsidR="00763245" w:rsidRPr="00E3004F">
        <w:rPr>
          <w:bCs/>
          <w:lang w:eastAsia="x-none"/>
        </w:rPr>
        <w:tab/>
        <w:t>Clarification on PUSCH with UCI Only and DMRS Multiplexing</w:t>
      </w:r>
      <w:r w:rsidR="00763245" w:rsidRPr="00E3004F">
        <w:rPr>
          <w:bCs/>
          <w:lang w:eastAsia="x-none"/>
        </w:rPr>
        <w:tab/>
        <w:t>MediaTek Inc.</w:t>
      </w:r>
    </w:p>
    <w:p w14:paraId="6CEB5BD6" w14:textId="10D03432" w:rsidR="006B480F" w:rsidRDefault="006B480F" w:rsidP="00A57C2E">
      <w:pPr>
        <w:pStyle w:val="Heading2"/>
      </w:pPr>
      <w:bookmarkStart w:id="31" w:name="_Toc98334378"/>
      <w:r w:rsidRPr="00540963">
        <w:t>Maintenance of Release 16 NR</w:t>
      </w:r>
      <w:bookmarkEnd w:id="30"/>
      <w:bookmarkEnd w:id="31"/>
    </w:p>
    <w:p w14:paraId="1C2F0F57" w14:textId="77777777" w:rsidR="006B480F" w:rsidRDefault="006B480F" w:rsidP="00A57C2E">
      <w:pPr>
        <w:pStyle w:val="Heading3"/>
      </w:pPr>
      <w:bookmarkStart w:id="32" w:name="_Toc95481740"/>
      <w:bookmarkStart w:id="33" w:name="_Toc98334379"/>
      <w:r w:rsidRPr="00540963">
        <w:t>Maintenance of Two step RACH for NR</w:t>
      </w:r>
      <w:bookmarkEnd w:id="32"/>
      <w:bookmarkEnd w:id="33"/>
    </w:p>
    <w:p w14:paraId="6DFC9063" w14:textId="71FA34A4" w:rsidR="00224E28" w:rsidRPr="00224E28" w:rsidRDefault="002328C4" w:rsidP="00224E28">
      <w:pPr>
        <w:rPr>
          <w:b/>
          <w:bCs/>
        </w:rPr>
      </w:pPr>
      <w:hyperlink r:id="rId501" w:history="1">
        <w:r w:rsidR="004371F4">
          <w:rPr>
            <w:rStyle w:val="Hyperlink"/>
            <w:b/>
            <w:bCs/>
          </w:rPr>
          <w:t>R1-2202779</w:t>
        </w:r>
      </w:hyperlink>
      <w:r w:rsidR="00224E28" w:rsidRPr="00224E28">
        <w:rPr>
          <w:b/>
          <w:bCs/>
        </w:rPr>
        <w:tab/>
        <w:t>Session notes for 7.2.1 (Maintenance of Two step RACH for NR)</w:t>
      </w:r>
      <w:r w:rsidR="00224E28" w:rsidRPr="00224E28">
        <w:rPr>
          <w:b/>
          <w:bCs/>
        </w:rPr>
        <w:tab/>
        <w:t>Ad-Hoc Chair (CMCC)</w:t>
      </w:r>
    </w:p>
    <w:p w14:paraId="2D3E50AE" w14:textId="77777777" w:rsidR="006B480F" w:rsidRDefault="006B480F" w:rsidP="006B480F">
      <w:pPr>
        <w:rPr>
          <w:lang w:eastAsia="x-none"/>
        </w:rPr>
      </w:pPr>
    </w:p>
    <w:p w14:paraId="4AA9DE8E" w14:textId="3AE1F85B" w:rsidR="006B480F" w:rsidRPr="00244851" w:rsidRDefault="002328C4" w:rsidP="006B480F">
      <w:pPr>
        <w:rPr>
          <w:b/>
          <w:bCs/>
          <w:lang w:eastAsia="x-none"/>
        </w:rPr>
      </w:pPr>
      <w:hyperlink r:id="rId502" w:history="1">
        <w:r w:rsidR="004371F4">
          <w:rPr>
            <w:rStyle w:val="Hyperlink"/>
            <w:b/>
            <w:bCs/>
            <w:lang w:eastAsia="x-none"/>
          </w:rPr>
          <w:t>R1-2201065</w:t>
        </w:r>
      </w:hyperlink>
      <w:r w:rsidR="006B480F" w:rsidRPr="00244851">
        <w:rPr>
          <w:b/>
          <w:bCs/>
          <w:lang w:eastAsia="x-none"/>
        </w:rPr>
        <w:tab/>
        <w:t>Draft CR on BFR with 2-step RACH</w:t>
      </w:r>
      <w:r w:rsidR="006B480F" w:rsidRPr="00244851">
        <w:rPr>
          <w:b/>
          <w:bCs/>
          <w:lang w:eastAsia="x-none"/>
        </w:rPr>
        <w:tab/>
        <w:t>vivo</w:t>
      </w:r>
    </w:p>
    <w:p w14:paraId="71CBC207" w14:textId="74F05A0C" w:rsidR="006B480F" w:rsidRPr="00244851" w:rsidRDefault="002328C4" w:rsidP="006B480F">
      <w:pPr>
        <w:rPr>
          <w:b/>
          <w:bCs/>
          <w:lang w:eastAsia="x-none"/>
        </w:rPr>
      </w:pPr>
      <w:hyperlink r:id="rId503" w:history="1">
        <w:r w:rsidR="004371F4">
          <w:rPr>
            <w:rStyle w:val="Hyperlink"/>
            <w:b/>
            <w:bCs/>
            <w:lang w:eastAsia="x-none"/>
          </w:rPr>
          <w:t>R1-2201066</w:t>
        </w:r>
      </w:hyperlink>
      <w:r w:rsidR="006B480F" w:rsidRPr="00244851">
        <w:rPr>
          <w:b/>
          <w:bCs/>
          <w:lang w:eastAsia="x-none"/>
        </w:rPr>
        <w:tab/>
        <w:t>Draft CR on BFR with 2-step RACH</w:t>
      </w:r>
      <w:r w:rsidR="006B480F" w:rsidRPr="00244851">
        <w:rPr>
          <w:b/>
          <w:bCs/>
          <w:lang w:eastAsia="x-none"/>
        </w:rPr>
        <w:tab/>
        <w:t>vivo</w:t>
      </w:r>
    </w:p>
    <w:p w14:paraId="20EC54EE" w14:textId="492B10C0" w:rsidR="00244851" w:rsidRDefault="00244851" w:rsidP="006B480F">
      <w:pPr>
        <w:rPr>
          <w:lang w:eastAsia="x-none"/>
        </w:rPr>
      </w:pPr>
    </w:p>
    <w:p w14:paraId="553F3CBB" w14:textId="5A85B242" w:rsidR="00244851" w:rsidRPr="00244851" w:rsidRDefault="002328C4" w:rsidP="00244851">
      <w:pPr>
        <w:rPr>
          <w:b/>
          <w:bCs/>
          <w:lang w:eastAsia="x-none"/>
        </w:rPr>
      </w:pPr>
      <w:hyperlink r:id="rId504" w:history="1">
        <w:r w:rsidR="004371F4">
          <w:rPr>
            <w:rStyle w:val="Hyperlink"/>
            <w:b/>
            <w:bCs/>
            <w:lang w:eastAsia="x-none"/>
          </w:rPr>
          <w:t>R1-2202505</w:t>
        </w:r>
      </w:hyperlink>
      <w:r w:rsidR="00244851" w:rsidRPr="00244851">
        <w:rPr>
          <w:b/>
          <w:bCs/>
          <w:lang w:eastAsia="x-none"/>
        </w:rPr>
        <w:tab/>
        <w:t>Summary of preparation phase email discussion for Rel-16 2-step RACH</w:t>
      </w:r>
      <w:r w:rsidR="00244851" w:rsidRPr="00244851">
        <w:rPr>
          <w:b/>
          <w:bCs/>
          <w:lang w:eastAsia="x-none"/>
        </w:rPr>
        <w:tab/>
        <w:t>Moderator (ZTE)</w:t>
      </w:r>
    </w:p>
    <w:p w14:paraId="142E74B0" w14:textId="77777777" w:rsidR="00244851" w:rsidRDefault="00244851" w:rsidP="006B480F">
      <w:pPr>
        <w:rPr>
          <w:lang w:eastAsia="x-none"/>
        </w:rPr>
      </w:pPr>
    </w:p>
    <w:p w14:paraId="0D936CC3" w14:textId="77777777" w:rsidR="00244851" w:rsidRPr="00244851" w:rsidRDefault="00244851" w:rsidP="00244851">
      <w:pPr>
        <w:rPr>
          <w:lang w:eastAsia="x-none"/>
        </w:rPr>
      </w:pPr>
      <w:r w:rsidRPr="00244851">
        <w:rPr>
          <w:lang w:eastAsia="x-none"/>
        </w:rPr>
        <w:t>[108-e-R16-2Step-RACH-01] - Zhipeng (vivo)</w:t>
      </w:r>
    </w:p>
    <w:p w14:paraId="0282F22D" w14:textId="77572C85" w:rsidR="00244851" w:rsidRPr="00244851" w:rsidRDefault="00244851" w:rsidP="00244851">
      <w:pPr>
        <w:rPr>
          <w:lang w:eastAsia="x-none"/>
        </w:rPr>
      </w:pPr>
      <w:r w:rsidRPr="00244851">
        <w:rPr>
          <w:lang w:eastAsia="x-none"/>
        </w:rPr>
        <w:t xml:space="preserve">Email discussion on draft CRs </w:t>
      </w:r>
      <w:hyperlink r:id="rId505" w:history="1">
        <w:r w:rsidR="004371F4">
          <w:rPr>
            <w:rStyle w:val="Hyperlink"/>
            <w:lang w:eastAsia="x-none"/>
          </w:rPr>
          <w:t>R1-2201065</w:t>
        </w:r>
      </w:hyperlink>
      <w:r w:rsidRPr="00244851">
        <w:rPr>
          <w:lang w:eastAsia="x-none"/>
        </w:rPr>
        <w:t>/</w:t>
      </w:r>
      <w:hyperlink r:id="rId506" w:history="1">
        <w:r w:rsidR="004371F4">
          <w:rPr>
            <w:rStyle w:val="Hyperlink"/>
            <w:lang w:eastAsia="x-none"/>
          </w:rPr>
          <w:t>R1-2201066</w:t>
        </w:r>
      </w:hyperlink>
      <w:r w:rsidRPr="00244851">
        <w:rPr>
          <w:lang w:eastAsia="x-none"/>
        </w:rPr>
        <w:t xml:space="preserve"> for recommendation to the editors for alignment CRs by February 22</w:t>
      </w:r>
    </w:p>
    <w:p w14:paraId="294DA3EC" w14:textId="0805F963" w:rsidR="00244851" w:rsidRPr="00244851" w:rsidRDefault="002328C4" w:rsidP="00244851">
      <w:pPr>
        <w:rPr>
          <w:b/>
          <w:bCs/>
          <w:lang w:eastAsia="x-none"/>
        </w:rPr>
      </w:pPr>
      <w:hyperlink r:id="rId507" w:history="1">
        <w:r w:rsidR="004371F4">
          <w:rPr>
            <w:rStyle w:val="Hyperlink"/>
            <w:b/>
            <w:bCs/>
            <w:lang w:eastAsia="x-none"/>
          </w:rPr>
          <w:t>R1-2202621</w:t>
        </w:r>
      </w:hyperlink>
      <w:r w:rsidR="00244851" w:rsidRPr="00244851">
        <w:rPr>
          <w:b/>
          <w:bCs/>
          <w:lang w:eastAsia="x-none"/>
        </w:rPr>
        <w:tab/>
        <w:t>Summary of email discussion on draft CRs for 2-step RACH</w:t>
      </w:r>
      <w:r w:rsidR="00244851" w:rsidRPr="00244851">
        <w:rPr>
          <w:b/>
          <w:bCs/>
          <w:lang w:eastAsia="x-none"/>
        </w:rPr>
        <w:tab/>
        <w:t>Moderator (vivo)</w:t>
      </w:r>
    </w:p>
    <w:p w14:paraId="46731A4E" w14:textId="1343F362" w:rsidR="00244851" w:rsidRDefault="00244851" w:rsidP="00244851">
      <w:pPr>
        <w:rPr>
          <w:lang w:eastAsia="x-none"/>
        </w:rPr>
      </w:pPr>
      <w:r w:rsidRPr="00D5236E">
        <w:rPr>
          <w:b/>
          <w:bCs/>
          <w:lang w:eastAsia="x-none"/>
        </w:rPr>
        <w:t>Decision:</w:t>
      </w:r>
      <w:r>
        <w:rPr>
          <w:lang w:eastAsia="x-none"/>
        </w:rPr>
        <w:t xml:space="preserve"> As per email decision posted on Feb 23</w:t>
      </w:r>
      <w:r w:rsidRPr="00244851">
        <w:rPr>
          <w:vertAlign w:val="superscript"/>
          <w:lang w:eastAsia="x-none"/>
        </w:rPr>
        <w:t>rd</w:t>
      </w:r>
      <w:r>
        <w:rPr>
          <w:lang w:eastAsia="x-none"/>
        </w:rPr>
        <w:t>,</w:t>
      </w:r>
    </w:p>
    <w:p w14:paraId="30DCA86E" w14:textId="3C35E337" w:rsidR="00244851" w:rsidRDefault="00244851" w:rsidP="00244851">
      <w:pPr>
        <w:rPr>
          <w:lang w:eastAsia="x-none"/>
        </w:rPr>
      </w:pPr>
      <w:r w:rsidRPr="00244851">
        <w:rPr>
          <w:highlight w:val="green"/>
          <w:lang w:eastAsia="x-none"/>
        </w:rPr>
        <w:t>Agreement</w:t>
      </w:r>
    </w:p>
    <w:p w14:paraId="7A5A811B" w14:textId="66AEE9C5" w:rsidR="00244851" w:rsidRPr="00631F3B" w:rsidRDefault="00244851" w:rsidP="00244851">
      <w:pPr>
        <w:rPr>
          <w:lang w:eastAsia="x-none"/>
        </w:rPr>
      </w:pPr>
      <w:r>
        <w:rPr>
          <w:lang w:eastAsia="x-none"/>
        </w:rPr>
        <w:t xml:space="preserve">The CRs proposed in </w:t>
      </w:r>
      <w:hyperlink r:id="rId508" w:history="1">
        <w:r w:rsidR="004371F4">
          <w:rPr>
            <w:rStyle w:val="Hyperlink"/>
            <w:lang w:eastAsia="x-none"/>
          </w:rPr>
          <w:t>R1-2201065</w:t>
        </w:r>
      </w:hyperlink>
      <w:r>
        <w:rPr>
          <w:lang w:eastAsia="x-none"/>
        </w:rPr>
        <w:t xml:space="preserve"> and </w:t>
      </w:r>
      <w:hyperlink r:id="rId509" w:history="1">
        <w:r w:rsidR="004371F4">
          <w:rPr>
            <w:rStyle w:val="Hyperlink"/>
            <w:lang w:eastAsia="x-none"/>
          </w:rPr>
          <w:t>R1-2201066</w:t>
        </w:r>
      </w:hyperlink>
      <w:r>
        <w:rPr>
          <w:lang w:eastAsia="x-none"/>
        </w:rPr>
        <w:t xml:space="preserve"> are agreeable and recommended to be incorporated into NR Rel-16 and Rel-17 alignment CRs for 38.213 respectively, for the editors to consider them in the next specification revision.</w:t>
      </w:r>
    </w:p>
    <w:p w14:paraId="30DF7B95" w14:textId="77777777" w:rsidR="006B480F" w:rsidRDefault="006B480F" w:rsidP="00A57C2E">
      <w:pPr>
        <w:pStyle w:val="Heading3"/>
      </w:pPr>
      <w:bookmarkStart w:id="34" w:name="_Toc95481741"/>
      <w:bookmarkStart w:id="35" w:name="_Toc98334380"/>
      <w:r w:rsidRPr="00540963">
        <w:t>Maintenance of NR-based Access to Unlicensed Spectrum</w:t>
      </w:r>
      <w:bookmarkEnd w:id="34"/>
      <w:bookmarkEnd w:id="35"/>
    </w:p>
    <w:p w14:paraId="5685BD78" w14:textId="593E0F8C" w:rsidR="00224E28" w:rsidRPr="00224E28" w:rsidRDefault="002328C4" w:rsidP="00224E28">
      <w:pPr>
        <w:rPr>
          <w:b/>
          <w:bCs/>
        </w:rPr>
      </w:pPr>
      <w:hyperlink r:id="rId510" w:history="1">
        <w:r w:rsidR="004371F4">
          <w:rPr>
            <w:rStyle w:val="Hyperlink"/>
            <w:b/>
            <w:bCs/>
          </w:rPr>
          <w:t>R1-2202780</w:t>
        </w:r>
      </w:hyperlink>
      <w:r w:rsidR="00224E28" w:rsidRPr="00224E28">
        <w:rPr>
          <w:b/>
          <w:bCs/>
        </w:rPr>
        <w:tab/>
        <w:t>Session notes for 7.2.2 (Maintenance of NR-based Access to Unlicensed Spectrum)</w:t>
      </w:r>
      <w:r w:rsidR="00224E28" w:rsidRPr="00224E28">
        <w:rPr>
          <w:b/>
          <w:bCs/>
        </w:rPr>
        <w:tab/>
        <w:t>Ad-Hoc Chair (Huawei)</w:t>
      </w:r>
    </w:p>
    <w:p w14:paraId="505B79DF" w14:textId="58BEC903" w:rsidR="006B480F" w:rsidRDefault="006B480F" w:rsidP="006B480F">
      <w:pPr>
        <w:rPr>
          <w:lang w:eastAsia="x-none"/>
        </w:rPr>
      </w:pPr>
    </w:p>
    <w:p w14:paraId="2A325920" w14:textId="7F26AF88" w:rsidR="00D5236E" w:rsidRPr="00D5236E" w:rsidRDefault="002328C4" w:rsidP="006B480F">
      <w:pPr>
        <w:rPr>
          <w:b/>
          <w:bCs/>
          <w:lang w:eastAsia="x-none"/>
        </w:rPr>
      </w:pPr>
      <w:hyperlink r:id="rId511" w:history="1">
        <w:r w:rsidR="004371F4">
          <w:rPr>
            <w:rStyle w:val="Hyperlink"/>
            <w:b/>
            <w:bCs/>
            <w:lang w:eastAsia="x-none"/>
          </w:rPr>
          <w:t>R1-2202492</w:t>
        </w:r>
      </w:hyperlink>
      <w:r w:rsidR="00D5236E" w:rsidRPr="00D5236E">
        <w:rPr>
          <w:b/>
          <w:bCs/>
          <w:lang w:eastAsia="x-none"/>
        </w:rPr>
        <w:tab/>
        <w:t>Preparation phase email discussion summary for Rel.16 NR-U</w:t>
      </w:r>
      <w:r w:rsidR="00D5236E" w:rsidRPr="00D5236E">
        <w:rPr>
          <w:b/>
          <w:bCs/>
          <w:lang w:eastAsia="x-none"/>
        </w:rPr>
        <w:tab/>
        <w:t>Moderator (Qualcomm Incorporated)</w:t>
      </w:r>
    </w:p>
    <w:p w14:paraId="01C911BE" w14:textId="77777777" w:rsidR="00D5236E" w:rsidRDefault="00D5236E" w:rsidP="006B480F">
      <w:pPr>
        <w:rPr>
          <w:lang w:eastAsia="x-none"/>
        </w:rPr>
      </w:pPr>
    </w:p>
    <w:p w14:paraId="758550B2" w14:textId="00294617" w:rsidR="006B480F" w:rsidRDefault="002328C4" w:rsidP="006B480F">
      <w:pPr>
        <w:rPr>
          <w:lang w:eastAsia="x-none"/>
        </w:rPr>
      </w:pPr>
      <w:hyperlink r:id="rId512" w:history="1">
        <w:r w:rsidR="004371F4">
          <w:rPr>
            <w:rStyle w:val="Hyperlink"/>
            <w:lang w:eastAsia="x-none"/>
          </w:rPr>
          <w:t>R1-2201291</w:t>
        </w:r>
      </w:hyperlink>
      <w:r w:rsidR="006B480F">
        <w:rPr>
          <w:lang w:eastAsia="x-none"/>
        </w:rPr>
        <w:tab/>
        <w:t>Correction on Type-3 HARQ-ACK codebook</w:t>
      </w:r>
      <w:r w:rsidR="006B480F">
        <w:rPr>
          <w:lang w:eastAsia="x-none"/>
        </w:rPr>
        <w:tab/>
        <w:t>OPPO</w:t>
      </w:r>
    </w:p>
    <w:p w14:paraId="1675A737" w14:textId="05605DDC" w:rsidR="006B480F" w:rsidRDefault="002328C4" w:rsidP="006B480F">
      <w:pPr>
        <w:rPr>
          <w:lang w:eastAsia="x-none"/>
        </w:rPr>
      </w:pPr>
      <w:hyperlink r:id="rId513" w:history="1">
        <w:r w:rsidR="004371F4">
          <w:rPr>
            <w:rStyle w:val="Hyperlink"/>
            <w:lang w:eastAsia="x-none"/>
          </w:rPr>
          <w:t>R1-2201292</w:t>
        </w:r>
      </w:hyperlink>
      <w:r w:rsidR="006B480F">
        <w:rPr>
          <w:lang w:eastAsia="x-none"/>
        </w:rPr>
        <w:tab/>
        <w:t>Draft CR on unit of CP extension</w:t>
      </w:r>
      <w:r w:rsidR="006B480F">
        <w:rPr>
          <w:lang w:eastAsia="x-none"/>
        </w:rPr>
        <w:tab/>
        <w:t>OPPO</w:t>
      </w:r>
    </w:p>
    <w:p w14:paraId="394D7A87" w14:textId="6C625F29" w:rsidR="009170E2" w:rsidRDefault="009170E2" w:rsidP="006B480F">
      <w:pPr>
        <w:rPr>
          <w:lang w:eastAsia="x-none"/>
        </w:rPr>
      </w:pPr>
    </w:p>
    <w:p w14:paraId="754B7515" w14:textId="77777777" w:rsidR="009170E2" w:rsidRPr="00D5236E" w:rsidRDefault="009170E2" w:rsidP="009170E2">
      <w:pPr>
        <w:rPr>
          <w:lang w:eastAsia="x-none"/>
        </w:rPr>
      </w:pPr>
      <w:r w:rsidRPr="00D5236E">
        <w:rPr>
          <w:lang w:eastAsia="x-none"/>
        </w:rPr>
        <w:t>[108-e-R16-NR-U-01] – Hongbo (Samsung)</w:t>
      </w:r>
    </w:p>
    <w:p w14:paraId="74DEFE16" w14:textId="53295FC2" w:rsidR="009170E2" w:rsidRPr="00D5236E" w:rsidRDefault="009170E2" w:rsidP="009170E2">
      <w:pPr>
        <w:rPr>
          <w:lang w:eastAsia="x-none"/>
        </w:rPr>
      </w:pPr>
      <w:r w:rsidRPr="00D5236E">
        <w:rPr>
          <w:lang w:eastAsia="x-none"/>
        </w:rPr>
        <w:t>Email discussion on response to incoming LS on NR-U channel information and procedures by February 25</w:t>
      </w:r>
    </w:p>
    <w:p w14:paraId="0D173F84" w14:textId="2177130E" w:rsidR="00D5236E" w:rsidRPr="00615258" w:rsidRDefault="002328C4" w:rsidP="00D5236E">
      <w:pPr>
        <w:rPr>
          <w:b/>
          <w:bCs/>
          <w:lang w:eastAsia="x-none"/>
        </w:rPr>
      </w:pPr>
      <w:hyperlink r:id="rId514" w:history="1">
        <w:r w:rsidR="004371F4">
          <w:rPr>
            <w:rStyle w:val="Hyperlink"/>
            <w:b/>
            <w:bCs/>
            <w:lang w:eastAsia="x-none"/>
          </w:rPr>
          <w:t>R1-2200860</w:t>
        </w:r>
      </w:hyperlink>
      <w:r w:rsidR="00D5236E" w:rsidRPr="00615258">
        <w:rPr>
          <w:b/>
          <w:bCs/>
          <w:lang w:eastAsia="x-none"/>
        </w:rPr>
        <w:tab/>
        <w:t>LS on NR-U channel information and procedures</w:t>
      </w:r>
      <w:r w:rsidR="00D5236E" w:rsidRPr="00615258">
        <w:rPr>
          <w:b/>
          <w:bCs/>
          <w:lang w:eastAsia="x-none"/>
        </w:rPr>
        <w:tab/>
        <w:t>RAN3, Samsung</w:t>
      </w:r>
    </w:p>
    <w:p w14:paraId="41B83BC7" w14:textId="3EEC9EE6" w:rsidR="009170E2" w:rsidRPr="009170E2" w:rsidRDefault="002328C4" w:rsidP="009170E2">
      <w:pPr>
        <w:rPr>
          <w:b/>
          <w:bCs/>
          <w:lang w:eastAsia="x-none"/>
        </w:rPr>
      </w:pPr>
      <w:hyperlink r:id="rId515" w:history="1">
        <w:r w:rsidR="004371F4">
          <w:rPr>
            <w:rStyle w:val="Hyperlink"/>
            <w:b/>
            <w:bCs/>
            <w:lang w:eastAsia="x-none"/>
          </w:rPr>
          <w:t>R1-2202671</w:t>
        </w:r>
      </w:hyperlink>
      <w:r w:rsidR="009170E2" w:rsidRPr="009170E2">
        <w:rPr>
          <w:b/>
          <w:bCs/>
          <w:lang w:eastAsia="x-none"/>
        </w:rPr>
        <w:tab/>
        <w:t xml:space="preserve">Summary for [108-e-R16-NR-U-01] Email discussion/approval on possible LS response to </w:t>
      </w:r>
      <w:hyperlink r:id="rId516" w:history="1">
        <w:r w:rsidR="004371F4">
          <w:rPr>
            <w:rStyle w:val="Hyperlink"/>
            <w:b/>
            <w:bCs/>
            <w:lang w:eastAsia="x-none"/>
          </w:rPr>
          <w:t>R1-2200860</w:t>
        </w:r>
      </w:hyperlink>
      <w:r w:rsidR="009170E2" w:rsidRPr="009170E2">
        <w:rPr>
          <w:b/>
          <w:bCs/>
          <w:lang w:eastAsia="x-none"/>
        </w:rPr>
        <w:tab/>
        <w:t>Moderator (Samsung)</w:t>
      </w:r>
    </w:p>
    <w:p w14:paraId="05AC857B" w14:textId="6E7CE93F" w:rsidR="00D5236E" w:rsidRDefault="002328C4" w:rsidP="00D5236E">
      <w:pPr>
        <w:rPr>
          <w:b/>
          <w:bCs/>
          <w:lang w:eastAsia="x-none"/>
        </w:rPr>
      </w:pPr>
      <w:hyperlink r:id="rId517" w:history="1">
        <w:r w:rsidR="004371F4">
          <w:rPr>
            <w:rStyle w:val="Hyperlink"/>
            <w:b/>
            <w:bCs/>
            <w:lang w:eastAsia="x-none"/>
          </w:rPr>
          <w:t>R1-2202672</w:t>
        </w:r>
      </w:hyperlink>
      <w:r w:rsidR="00D5236E" w:rsidRPr="00D5236E">
        <w:rPr>
          <w:b/>
          <w:bCs/>
          <w:lang w:eastAsia="x-none"/>
        </w:rPr>
        <w:tab/>
        <w:t>[Draft] Reply LS on NR-U channel information and procedures</w:t>
      </w:r>
      <w:r w:rsidR="00D5236E" w:rsidRPr="00D5236E">
        <w:rPr>
          <w:b/>
          <w:bCs/>
          <w:lang w:eastAsia="x-none"/>
        </w:rPr>
        <w:tab/>
        <w:t>Samsung</w:t>
      </w:r>
    </w:p>
    <w:p w14:paraId="6F027388" w14:textId="079B6849" w:rsidR="009170E2" w:rsidRDefault="00D5236E" w:rsidP="009170E2">
      <w:pPr>
        <w:rPr>
          <w:lang w:eastAsia="x-none"/>
        </w:rPr>
      </w:pPr>
      <w:r w:rsidRPr="00D5236E">
        <w:rPr>
          <w:b/>
          <w:bCs/>
          <w:lang w:eastAsia="x-none"/>
        </w:rPr>
        <w:t>Decision:</w:t>
      </w:r>
      <w:r>
        <w:rPr>
          <w:lang w:eastAsia="x-none"/>
        </w:rPr>
        <w:t xml:space="preserve"> As per email decision posted on Feb 26</w:t>
      </w:r>
      <w:r w:rsidRPr="00D5236E">
        <w:rPr>
          <w:vertAlign w:val="superscript"/>
          <w:lang w:eastAsia="x-none"/>
        </w:rPr>
        <w:t>th</w:t>
      </w:r>
      <w:r>
        <w:rPr>
          <w:lang w:eastAsia="x-none"/>
        </w:rPr>
        <w:t xml:space="preserve">, the draft LS is endorsed. Final LS is </w:t>
      </w:r>
      <w:r w:rsidRPr="00D5236E">
        <w:rPr>
          <w:highlight w:val="green"/>
          <w:lang w:eastAsia="x-none"/>
        </w:rPr>
        <w:t>approved in</w:t>
      </w:r>
      <w:r w:rsidR="009170E2" w:rsidRPr="00D5236E">
        <w:rPr>
          <w:highlight w:val="green"/>
          <w:lang w:eastAsia="x-none"/>
        </w:rPr>
        <w:t xml:space="preserve"> </w:t>
      </w:r>
      <w:hyperlink r:id="rId518" w:history="1">
        <w:r w:rsidR="004371F4">
          <w:rPr>
            <w:rStyle w:val="Hyperlink"/>
            <w:highlight w:val="green"/>
            <w:lang w:eastAsia="x-none"/>
          </w:rPr>
          <w:t>R1-2202673</w:t>
        </w:r>
      </w:hyperlink>
      <w:r w:rsidR="009170E2">
        <w:rPr>
          <w:lang w:eastAsia="x-none"/>
        </w:rPr>
        <w:t>.</w:t>
      </w:r>
    </w:p>
    <w:p w14:paraId="4C1728FC" w14:textId="6C299EFD" w:rsidR="009170E2" w:rsidRDefault="009170E2" w:rsidP="009170E2">
      <w:pPr>
        <w:rPr>
          <w:lang w:eastAsia="x-none"/>
        </w:rPr>
      </w:pPr>
    </w:p>
    <w:p w14:paraId="13C545C6" w14:textId="737DB48F" w:rsidR="00D5236E" w:rsidRDefault="00D5236E" w:rsidP="009170E2">
      <w:pPr>
        <w:rPr>
          <w:lang w:eastAsia="x-none"/>
        </w:rPr>
      </w:pPr>
    </w:p>
    <w:p w14:paraId="587C6AFD" w14:textId="2BA3684A" w:rsidR="00D5236E" w:rsidRDefault="002328C4" w:rsidP="00D5236E">
      <w:pPr>
        <w:rPr>
          <w:lang w:eastAsia="x-none"/>
        </w:rPr>
      </w:pPr>
      <w:hyperlink r:id="rId519" w:history="1">
        <w:r w:rsidR="004371F4">
          <w:rPr>
            <w:rStyle w:val="Hyperlink"/>
            <w:lang w:eastAsia="x-none"/>
          </w:rPr>
          <w:t>R1-2201067</w:t>
        </w:r>
      </w:hyperlink>
      <w:r w:rsidR="00D5236E">
        <w:rPr>
          <w:lang w:eastAsia="x-none"/>
        </w:rPr>
        <w:tab/>
        <w:t>Discussion on channel access procedures for consecutive UL transmissions</w:t>
      </w:r>
      <w:r w:rsidR="00D5236E">
        <w:rPr>
          <w:lang w:eastAsia="x-none"/>
        </w:rPr>
        <w:tab/>
        <w:t>vivo</w:t>
      </w:r>
    </w:p>
    <w:p w14:paraId="38214E11" w14:textId="2D8C0EC5" w:rsidR="00D5236E" w:rsidRDefault="002328C4" w:rsidP="00D5236E">
      <w:pPr>
        <w:rPr>
          <w:lang w:eastAsia="x-none"/>
        </w:rPr>
      </w:pPr>
      <w:hyperlink r:id="rId520" w:history="1">
        <w:r w:rsidR="004371F4">
          <w:rPr>
            <w:rStyle w:val="Hyperlink"/>
            <w:lang w:eastAsia="x-none"/>
          </w:rPr>
          <w:t>R1-2201068</w:t>
        </w:r>
      </w:hyperlink>
      <w:r w:rsidR="00D5236E">
        <w:rPr>
          <w:lang w:eastAsia="x-none"/>
        </w:rPr>
        <w:tab/>
        <w:t>Correction on channel access procedures for consecutive UL transmission(s)</w:t>
      </w:r>
      <w:r w:rsidR="00D5236E">
        <w:rPr>
          <w:lang w:eastAsia="x-none"/>
        </w:rPr>
        <w:tab/>
        <w:t>vivo</w:t>
      </w:r>
    </w:p>
    <w:p w14:paraId="70BCBA10" w14:textId="1EDCBD59" w:rsidR="00D5236E" w:rsidRDefault="002328C4" w:rsidP="00D5236E">
      <w:pPr>
        <w:rPr>
          <w:lang w:eastAsia="x-none"/>
        </w:rPr>
      </w:pPr>
      <w:hyperlink r:id="rId521" w:history="1">
        <w:r w:rsidR="004371F4">
          <w:rPr>
            <w:rStyle w:val="Hyperlink"/>
            <w:lang w:eastAsia="x-none"/>
          </w:rPr>
          <w:t>R1-2201069</w:t>
        </w:r>
      </w:hyperlink>
      <w:r w:rsidR="00D5236E">
        <w:rPr>
          <w:lang w:eastAsia="x-none"/>
        </w:rPr>
        <w:tab/>
        <w:t>Correction on channel access procedures for consecutive UL transmission(s)</w:t>
      </w:r>
      <w:r w:rsidR="00D5236E">
        <w:rPr>
          <w:lang w:eastAsia="x-none"/>
        </w:rPr>
        <w:tab/>
        <w:t>vivo</w:t>
      </w:r>
    </w:p>
    <w:p w14:paraId="02F65CE6" w14:textId="77777777" w:rsidR="004B6781" w:rsidRPr="004B6781" w:rsidRDefault="004B6781" w:rsidP="004B6781">
      <w:pPr>
        <w:rPr>
          <w:lang w:val="fr-FR" w:eastAsia="x-none"/>
        </w:rPr>
      </w:pPr>
      <w:r w:rsidRPr="004B6781">
        <w:rPr>
          <w:lang w:val="fr-FR" w:eastAsia="x-none"/>
        </w:rPr>
        <w:t>[108-e-R16-NR-U-02] – Gen Li (vivo)</w:t>
      </w:r>
    </w:p>
    <w:p w14:paraId="3602FA6F" w14:textId="249BD05A" w:rsidR="004B6781" w:rsidRDefault="004B6781" w:rsidP="004B6781">
      <w:pPr>
        <w:rPr>
          <w:lang w:eastAsia="x-none"/>
        </w:rPr>
      </w:pPr>
      <w:r>
        <w:rPr>
          <w:lang w:eastAsia="x-none"/>
        </w:rPr>
        <w:t xml:space="preserve">Email discussion/approval on channel access procedures for consecutive UL transmissions (Issue T1 in </w:t>
      </w:r>
      <w:hyperlink r:id="rId522" w:history="1">
        <w:r w:rsidR="004371F4">
          <w:rPr>
            <w:rStyle w:val="Hyperlink"/>
            <w:lang w:eastAsia="x-none"/>
          </w:rPr>
          <w:t>R1-2202492</w:t>
        </w:r>
      </w:hyperlink>
      <w:r>
        <w:rPr>
          <w:lang w:eastAsia="x-none"/>
        </w:rPr>
        <w:t>) by Feb 25</w:t>
      </w:r>
    </w:p>
    <w:p w14:paraId="436C77A9" w14:textId="36AF5DA2" w:rsidR="009170E2" w:rsidRPr="004B6781" w:rsidRDefault="002328C4" w:rsidP="009170E2">
      <w:pPr>
        <w:rPr>
          <w:b/>
          <w:bCs/>
          <w:color w:val="000000"/>
        </w:rPr>
      </w:pPr>
      <w:hyperlink r:id="rId523" w:history="1">
        <w:r w:rsidR="004371F4">
          <w:rPr>
            <w:rStyle w:val="Hyperlink"/>
            <w:b/>
            <w:bCs/>
          </w:rPr>
          <w:t>R1-2202744</w:t>
        </w:r>
      </w:hyperlink>
      <w:r w:rsidR="009170E2" w:rsidRPr="004B6781">
        <w:rPr>
          <w:b/>
          <w:bCs/>
          <w:color w:val="000000"/>
        </w:rPr>
        <w:tab/>
        <w:t>Summary of Email discussion on [108-e-R16-NR-U-02]</w:t>
      </w:r>
      <w:r w:rsidR="009170E2" w:rsidRPr="004B6781">
        <w:rPr>
          <w:b/>
          <w:bCs/>
          <w:color w:val="000000"/>
        </w:rPr>
        <w:tab/>
        <w:t>Moderator (vivo)</w:t>
      </w:r>
    </w:p>
    <w:p w14:paraId="3247F2A7" w14:textId="6A350BD8" w:rsidR="004B6781" w:rsidRDefault="001A053A" w:rsidP="009170E2">
      <w:pPr>
        <w:rPr>
          <w:color w:val="000000"/>
        </w:rPr>
      </w:pPr>
      <w:r w:rsidRPr="00D5236E">
        <w:rPr>
          <w:b/>
          <w:bCs/>
          <w:lang w:eastAsia="x-none"/>
        </w:rPr>
        <w:t>Decision:</w:t>
      </w:r>
      <w:r>
        <w:rPr>
          <w:lang w:eastAsia="x-none"/>
        </w:rPr>
        <w:t xml:space="preserve"> As per email decision posted on Feb 26</w:t>
      </w:r>
      <w:r w:rsidRPr="00D5236E">
        <w:rPr>
          <w:vertAlign w:val="superscript"/>
          <w:lang w:eastAsia="x-none"/>
        </w:rPr>
        <w:t>th</w:t>
      </w:r>
      <w:r>
        <w:rPr>
          <w:lang w:eastAsia="x-none"/>
        </w:rPr>
        <w:t>,</w:t>
      </w:r>
    </w:p>
    <w:p w14:paraId="33376EE7" w14:textId="65FC3A7C" w:rsidR="009170E2" w:rsidRPr="001A053A" w:rsidRDefault="002328C4" w:rsidP="009170E2">
      <w:pPr>
        <w:rPr>
          <w:b/>
          <w:bCs/>
        </w:rPr>
      </w:pPr>
      <w:hyperlink r:id="rId524" w:history="1">
        <w:r w:rsidR="004371F4">
          <w:rPr>
            <w:rStyle w:val="Hyperlink"/>
            <w:b/>
            <w:bCs/>
            <w:highlight w:val="green"/>
          </w:rPr>
          <w:t>R1-2202740</w:t>
        </w:r>
      </w:hyperlink>
      <w:r w:rsidR="001A053A" w:rsidRPr="001A053A">
        <w:rPr>
          <w:b/>
          <w:bCs/>
        </w:rPr>
        <w:tab/>
      </w:r>
      <w:r w:rsidR="009170E2" w:rsidRPr="001A053A">
        <w:rPr>
          <w:b/>
          <w:bCs/>
        </w:rPr>
        <w:t>Correction on channel access procedures for consecutive UL transmissions</w:t>
      </w:r>
      <w:r w:rsidR="009170E2" w:rsidRPr="001A053A">
        <w:rPr>
          <w:b/>
          <w:bCs/>
        </w:rPr>
        <w:tab/>
        <w:t>Moderator(vivo), Huawei, HiSilicon, Lenovo, Motorola Mobility, ZTE, Sanechips, Intel</w:t>
      </w:r>
    </w:p>
    <w:p w14:paraId="69F98240" w14:textId="094B03F4" w:rsidR="001A053A" w:rsidRDefault="001A053A" w:rsidP="009170E2">
      <w:pPr>
        <w:rPr>
          <w:rFonts w:eastAsia="SimSun" w:cs="Times"/>
          <w:szCs w:val="20"/>
          <w:lang w:val="en-US" w:eastAsia="zh-CN"/>
        </w:rPr>
      </w:pPr>
      <w:r w:rsidRPr="001A053A">
        <w:t>(TS37.213, CR0025, Rel-16, Cat. F) is agreed.</w:t>
      </w:r>
    </w:p>
    <w:p w14:paraId="70A66BF5" w14:textId="7415C532" w:rsidR="009170E2" w:rsidRPr="001A053A" w:rsidRDefault="002328C4" w:rsidP="009170E2">
      <w:pPr>
        <w:rPr>
          <w:rFonts w:ascii="Calibri" w:hAnsi="Calibri" w:cs="Calibri"/>
          <w:b/>
          <w:bCs/>
          <w:sz w:val="21"/>
          <w:szCs w:val="21"/>
        </w:rPr>
      </w:pPr>
      <w:hyperlink r:id="rId525" w:history="1">
        <w:r w:rsidR="004371F4">
          <w:rPr>
            <w:rStyle w:val="Hyperlink"/>
            <w:b/>
            <w:bCs/>
            <w:highlight w:val="green"/>
          </w:rPr>
          <w:t>R1-2202741</w:t>
        </w:r>
      </w:hyperlink>
      <w:r w:rsidR="001A053A" w:rsidRPr="001A053A">
        <w:rPr>
          <w:b/>
          <w:bCs/>
        </w:rPr>
        <w:tab/>
      </w:r>
      <w:r w:rsidR="009170E2" w:rsidRPr="001A053A">
        <w:rPr>
          <w:b/>
          <w:bCs/>
        </w:rPr>
        <w:t>Correction on channel access procedures for consecutive UL transmissions</w:t>
      </w:r>
      <w:r w:rsidR="009170E2" w:rsidRPr="001A053A">
        <w:rPr>
          <w:b/>
          <w:bCs/>
        </w:rPr>
        <w:tab/>
        <w:t>Moderator(vivo), Huawei, HiSilicon, Lenovo, Motorola Mobility, ZTE, Sanechips, Intel</w:t>
      </w:r>
    </w:p>
    <w:p w14:paraId="3B888041" w14:textId="072EED43" w:rsidR="009170E2" w:rsidRDefault="001A053A" w:rsidP="009170E2">
      <w:pPr>
        <w:rPr>
          <w:color w:val="000000"/>
        </w:rPr>
      </w:pPr>
      <w:r w:rsidRPr="001A053A">
        <w:t>(TS37.213, CR0026, Rel-17, Cat. A) is agreed.</w:t>
      </w:r>
    </w:p>
    <w:p w14:paraId="5DD945BB" w14:textId="2E50EA99" w:rsidR="00D5236E" w:rsidRDefault="00D5236E" w:rsidP="009170E2">
      <w:pPr>
        <w:rPr>
          <w:color w:val="000000"/>
        </w:rPr>
      </w:pPr>
    </w:p>
    <w:p w14:paraId="7144BF74" w14:textId="77777777" w:rsidR="001A053A" w:rsidRDefault="001A053A" w:rsidP="009170E2">
      <w:pPr>
        <w:rPr>
          <w:color w:val="000000"/>
        </w:rPr>
      </w:pPr>
    </w:p>
    <w:p w14:paraId="2FB77B11" w14:textId="4F86325C" w:rsidR="004B6781" w:rsidRDefault="002328C4" w:rsidP="004B6781">
      <w:pPr>
        <w:rPr>
          <w:lang w:eastAsia="x-none"/>
        </w:rPr>
      </w:pPr>
      <w:hyperlink r:id="rId526" w:history="1">
        <w:r w:rsidR="004371F4">
          <w:rPr>
            <w:rStyle w:val="Hyperlink"/>
            <w:lang w:eastAsia="x-none"/>
          </w:rPr>
          <w:t>R1-2201070</w:t>
        </w:r>
      </w:hyperlink>
      <w:r w:rsidR="004B6781">
        <w:rPr>
          <w:lang w:eastAsia="x-none"/>
        </w:rPr>
        <w:tab/>
        <w:t>Discussion on frequency hopping for PUSCH with a configured grant</w:t>
      </w:r>
      <w:r w:rsidR="004B6781">
        <w:rPr>
          <w:lang w:eastAsia="x-none"/>
        </w:rPr>
        <w:tab/>
        <w:t>vivo</w:t>
      </w:r>
    </w:p>
    <w:p w14:paraId="2CF8F95E" w14:textId="132D2017" w:rsidR="004B6781" w:rsidRDefault="002328C4" w:rsidP="004B6781">
      <w:pPr>
        <w:rPr>
          <w:lang w:eastAsia="x-none"/>
        </w:rPr>
      </w:pPr>
      <w:hyperlink r:id="rId527" w:history="1">
        <w:r w:rsidR="004371F4">
          <w:rPr>
            <w:rStyle w:val="Hyperlink"/>
            <w:lang w:eastAsia="x-none"/>
          </w:rPr>
          <w:t>R1-2201071</w:t>
        </w:r>
      </w:hyperlink>
      <w:r w:rsidR="004B6781">
        <w:rPr>
          <w:lang w:eastAsia="x-none"/>
        </w:rPr>
        <w:tab/>
        <w:t>Draft CR on frequency hopping for PUSCH with a configured grant</w:t>
      </w:r>
      <w:r w:rsidR="004B6781">
        <w:rPr>
          <w:lang w:eastAsia="x-none"/>
        </w:rPr>
        <w:tab/>
        <w:t>vivo</w:t>
      </w:r>
    </w:p>
    <w:p w14:paraId="66835BD8" w14:textId="026F4767" w:rsidR="004B6781" w:rsidRDefault="002328C4" w:rsidP="004B6781">
      <w:pPr>
        <w:rPr>
          <w:lang w:eastAsia="x-none"/>
        </w:rPr>
      </w:pPr>
      <w:hyperlink r:id="rId528" w:history="1">
        <w:r w:rsidR="004371F4">
          <w:rPr>
            <w:rStyle w:val="Hyperlink"/>
            <w:lang w:eastAsia="x-none"/>
          </w:rPr>
          <w:t>R1-2201072</w:t>
        </w:r>
      </w:hyperlink>
      <w:r w:rsidR="004B6781">
        <w:rPr>
          <w:lang w:eastAsia="x-none"/>
        </w:rPr>
        <w:tab/>
        <w:t>Draft CR on frequency hopping for PUSCH with a configured grant</w:t>
      </w:r>
      <w:r w:rsidR="004B6781">
        <w:rPr>
          <w:lang w:eastAsia="x-none"/>
        </w:rPr>
        <w:tab/>
        <w:t>vivo</w:t>
      </w:r>
    </w:p>
    <w:p w14:paraId="58675F5C" w14:textId="6235D57F" w:rsidR="004B6781" w:rsidRDefault="002328C4" w:rsidP="004B6781">
      <w:pPr>
        <w:rPr>
          <w:lang w:eastAsia="x-none"/>
        </w:rPr>
      </w:pPr>
      <w:hyperlink r:id="rId529" w:history="1">
        <w:r w:rsidR="004371F4">
          <w:rPr>
            <w:rStyle w:val="Hyperlink"/>
            <w:lang w:eastAsia="x-none"/>
          </w:rPr>
          <w:t>R1-2201622</w:t>
        </w:r>
      </w:hyperlink>
      <w:r w:rsidR="004B6781">
        <w:rPr>
          <w:lang w:eastAsia="x-none"/>
        </w:rPr>
        <w:tab/>
        <w:t>Discussion on the frequency hopping for CG-PUSCH in unlicensed band</w:t>
      </w:r>
      <w:r w:rsidR="004B6781">
        <w:rPr>
          <w:lang w:eastAsia="x-none"/>
        </w:rPr>
        <w:tab/>
        <w:t>Huawei, HiSilicon</w:t>
      </w:r>
    </w:p>
    <w:p w14:paraId="10C229DC" w14:textId="66B88377" w:rsidR="004B6781" w:rsidRDefault="002328C4" w:rsidP="004B6781">
      <w:pPr>
        <w:rPr>
          <w:lang w:eastAsia="x-none"/>
        </w:rPr>
      </w:pPr>
      <w:hyperlink r:id="rId530" w:history="1">
        <w:r w:rsidR="004371F4">
          <w:rPr>
            <w:rStyle w:val="Hyperlink"/>
            <w:lang w:eastAsia="x-none"/>
          </w:rPr>
          <w:t>R1-2201623</w:t>
        </w:r>
      </w:hyperlink>
      <w:r w:rsidR="004B6781">
        <w:rPr>
          <w:lang w:eastAsia="x-none"/>
        </w:rPr>
        <w:tab/>
        <w:t>Corrections on frequency hopping for CG-PUSCH in TS38.214</w:t>
      </w:r>
      <w:r w:rsidR="004B6781">
        <w:rPr>
          <w:lang w:eastAsia="x-none"/>
        </w:rPr>
        <w:tab/>
        <w:t>Huawei, HiSilicon</w:t>
      </w:r>
    </w:p>
    <w:p w14:paraId="7514058E" w14:textId="2A3AE67D" w:rsidR="004B6781" w:rsidRDefault="002328C4" w:rsidP="004B6781">
      <w:pPr>
        <w:rPr>
          <w:lang w:eastAsia="x-none"/>
        </w:rPr>
      </w:pPr>
      <w:hyperlink r:id="rId531" w:history="1">
        <w:r w:rsidR="004371F4">
          <w:rPr>
            <w:rStyle w:val="Hyperlink"/>
            <w:lang w:eastAsia="x-none"/>
          </w:rPr>
          <w:t>R1-2201398</w:t>
        </w:r>
      </w:hyperlink>
      <w:r w:rsidR="004B6781">
        <w:rPr>
          <w:lang w:eastAsia="x-none"/>
        </w:rPr>
        <w:tab/>
        <w:t>Clarification on frequency hopping for CG-PUSCH</w:t>
      </w:r>
      <w:r w:rsidR="004B6781">
        <w:rPr>
          <w:lang w:eastAsia="x-none"/>
        </w:rPr>
        <w:tab/>
        <w:t>ZTE, Sanechips</w:t>
      </w:r>
    </w:p>
    <w:p w14:paraId="1EBB919D" w14:textId="77777777" w:rsidR="001A053A" w:rsidRPr="001A053A" w:rsidRDefault="001A053A" w:rsidP="001A053A">
      <w:pPr>
        <w:rPr>
          <w:lang w:val="fr-FR" w:eastAsia="x-none"/>
        </w:rPr>
      </w:pPr>
      <w:r w:rsidRPr="001A053A">
        <w:rPr>
          <w:lang w:val="fr-FR" w:eastAsia="x-none"/>
        </w:rPr>
        <w:t>[108-e-R16-NR-U-03] – Gen Li (vivo)</w:t>
      </w:r>
    </w:p>
    <w:p w14:paraId="73114A58" w14:textId="03FB62CB" w:rsidR="001A053A" w:rsidRDefault="001A053A" w:rsidP="001A053A">
      <w:pPr>
        <w:rPr>
          <w:lang w:eastAsia="x-none"/>
        </w:rPr>
      </w:pPr>
      <w:r>
        <w:rPr>
          <w:lang w:eastAsia="x-none"/>
        </w:rPr>
        <w:t xml:space="preserve">Email discussion/approval on frequency hopping for NR-U CG-PUSCH (Issue T2 in </w:t>
      </w:r>
      <w:hyperlink r:id="rId532" w:history="1">
        <w:r w:rsidR="004371F4">
          <w:rPr>
            <w:rStyle w:val="Hyperlink"/>
            <w:lang w:eastAsia="x-none"/>
          </w:rPr>
          <w:t>R1-2202492</w:t>
        </w:r>
      </w:hyperlink>
      <w:r>
        <w:rPr>
          <w:lang w:eastAsia="x-none"/>
        </w:rPr>
        <w:t>) by February 25</w:t>
      </w:r>
    </w:p>
    <w:p w14:paraId="4EF12B43" w14:textId="50ED735E" w:rsidR="009170E2" w:rsidRPr="001A053A" w:rsidRDefault="002328C4" w:rsidP="009170E2">
      <w:pPr>
        <w:rPr>
          <w:b/>
          <w:bCs/>
          <w:color w:val="000000"/>
        </w:rPr>
      </w:pPr>
      <w:hyperlink r:id="rId533" w:history="1">
        <w:r w:rsidR="004371F4">
          <w:rPr>
            <w:rStyle w:val="Hyperlink"/>
            <w:b/>
            <w:bCs/>
          </w:rPr>
          <w:t>R1-2202745</w:t>
        </w:r>
      </w:hyperlink>
      <w:r w:rsidR="009170E2" w:rsidRPr="001A053A">
        <w:rPr>
          <w:b/>
          <w:bCs/>
        </w:rPr>
        <w:tab/>
        <w:t>Summary of Email discussion on [108-e-R16-NR-U-03]</w:t>
      </w:r>
      <w:r w:rsidR="009170E2" w:rsidRPr="001A053A">
        <w:rPr>
          <w:b/>
          <w:bCs/>
          <w:color w:val="000000"/>
        </w:rPr>
        <w:t xml:space="preserve"> </w:t>
      </w:r>
      <w:r w:rsidR="009170E2" w:rsidRPr="001A053A">
        <w:rPr>
          <w:b/>
          <w:bCs/>
          <w:color w:val="000000"/>
        </w:rPr>
        <w:tab/>
        <w:t>Moderator (vivo)</w:t>
      </w:r>
    </w:p>
    <w:p w14:paraId="5D312AED" w14:textId="77777777" w:rsidR="001A053A" w:rsidRDefault="001A053A" w:rsidP="001A053A">
      <w:pPr>
        <w:rPr>
          <w:color w:val="000000"/>
        </w:rPr>
      </w:pPr>
      <w:r w:rsidRPr="00D5236E">
        <w:rPr>
          <w:b/>
          <w:bCs/>
          <w:lang w:eastAsia="x-none"/>
        </w:rPr>
        <w:t>Decision:</w:t>
      </w:r>
      <w:r>
        <w:rPr>
          <w:lang w:eastAsia="x-none"/>
        </w:rPr>
        <w:t xml:space="preserve"> As per email decision posted on Feb 26</w:t>
      </w:r>
      <w:r w:rsidRPr="00D5236E">
        <w:rPr>
          <w:vertAlign w:val="superscript"/>
          <w:lang w:eastAsia="x-none"/>
        </w:rPr>
        <w:t>th</w:t>
      </w:r>
      <w:r>
        <w:rPr>
          <w:lang w:eastAsia="x-none"/>
        </w:rPr>
        <w:t>,</w:t>
      </w:r>
    </w:p>
    <w:p w14:paraId="176E913C" w14:textId="5BCAEAF5" w:rsidR="001A053A" w:rsidRPr="00180CFD" w:rsidRDefault="002328C4" w:rsidP="001A053A">
      <w:pPr>
        <w:rPr>
          <w:b/>
          <w:bCs/>
          <w:color w:val="000000"/>
        </w:rPr>
      </w:pPr>
      <w:hyperlink r:id="rId534" w:history="1">
        <w:r w:rsidR="004371F4">
          <w:rPr>
            <w:rStyle w:val="Hyperlink"/>
            <w:b/>
            <w:bCs/>
            <w:highlight w:val="green"/>
          </w:rPr>
          <w:t>R1-2202742</w:t>
        </w:r>
      </w:hyperlink>
      <w:r w:rsidR="001A053A" w:rsidRPr="00180CFD">
        <w:rPr>
          <w:b/>
          <w:bCs/>
          <w:color w:val="000000"/>
        </w:rPr>
        <w:tab/>
        <w:t>Rel-16 CR on TS 38.214 on frequency hopping for PUSCH with a configured grant</w:t>
      </w:r>
      <w:r w:rsidR="001A053A" w:rsidRPr="00180CFD">
        <w:rPr>
          <w:b/>
          <w:bCs/>
          <w:color w:val="000000"/>
        </w:rPr>
        <w:tab/>
        <w:t>Moderator (vivo), Huawei, HiSilicon, Ericsson, Samsung, Intel, Lenovo, Motorola Mobility, LG Electronics, ZTE, Sanechips</w:t>
      </w:r>
    </w:p>
    <w:p w14:paraId="61A64CDD" w14:textId="7B02D39E" w:rsidR="00180CFD" w:rsidRPr="001A053A" w:rsidRDefault="00180CFD" w:rsidP="001A053A">
      <w:pPr>
        <w:rPr>
          <w:color w:val="000000"/>
        </w:rPr>
      </w:pPr>
      <w:r w:rsidRPr="00180CFD">
        <w:t>(TS38.214, CR0245, Rel-16, Cat. F) is agreed.</w:t>
      </w:r>
    </w:p>
    <w:p w14:paraId="3DE6E021" w14:textId="7DE55DBB" w:rsidR="001A053A" w:rsidRPr="00180CFD" w:rsidRDefault="002328C4" w:rsidP="001A053A">
      <w:pPr>
        <w:rPr>
          <w:b/>
          <w:bCs/>
          <w:color w:val="000000"/>
        </w:rPr>
      </w:pPr>
      <w:hyperlink r:id="rId535" w:history="1">
        <w:r w:rsidR="004371F4">
          <w:rPr>
            <w:rStyle w:val="Hyperlink"/>
            <w:b/>
            <w:bCs/>
            <w:highlight w:val="green"/>
          </w:rPr>
          <w:t>R1-2202743</w:t>
        </w:r>
      </w:hyperlink>
      <w:r w:rsidR="001A053A" w:rsidRPr="00180CFD">
        <w:rPr>
          <w:b/>
          <w:bCs/>
          <w:color w:val="000000"/>
        </w:rPr>
        <w:tab/>
        <w:t>Rel-17 mirror CR on TS 38.214 on frequency hopping for PUSCH with a configured grant</w:t>
      </w:r>
      <w:r w:rsidR="001A053A" w:rsidRPr="00180CFD">
        <w:rPr>
          <w:b/>
          <w:bCs/>
          <w:color w:val="000000"/>
        </w:rPr>
        <w:tab/>
        <w:t>Moderator (vivo), Huawei, HiSilicon, Ericsson, Samsung, Intel, Lenovo, Motorola Mobility, LG Electronics, ZTE, Sanechips</w:t>
      </w:r>
    </w:p>
    <w:p w14:paraId="46C0998E" w14:textId="44CDBF61" w:rsidR="001A053A" w:rsidRDefault="00180CFD" w:rsidP="009170E2">
      <w:r w:rsidRPr="00180CFD">
        <w:t>(TS38.214, CR0246, Rel-17, Cat. A) is agreed.</w:t>
      </w:r>
    </w:p>
    <w:p w14:paraId="62E7DF00" w14:textId="653D49AE" w:rsidR="009170E2" w:rsidRDefault="009170E2" w:rsidP="009170E2">
      <w:pPr>
        <w:rPr>
          <w:color w:val="000000"/>
        </w:rPr>
      </w:pPr>
    </w:p>
    <w:p w14:paraId="7B407365" w14:textId="77777777" w:rsidR="00D5236E" w:rsidRDefault="00D5236E" w:rsidP="009170E2">
      <w:pPr>
        <w:rPr>
          <w:color w:val="000000"/>
        </w:rPr>
      </w:pPr>
    </w:p>
    <w:p w14:paraId="43AD2A51" w14:textId="2BEB6620" w:rsidR="00D5236E" w:rsidRDefault="002328C4" w:rsidP="00D5236E">
      <w:pPr>
        <w:rPr>
          <w:lang w:eastAsia="x-none"/>
        </w:rPr>
      </w:pPr>
      <w:hyperlink r:id="rId536" w:history="1">
        <w:r w:rsidR="004371F4">
          <w:rPr>
            <w:rStyle w:val="Hyperlink"/>
            <w:lang w:eastAsia="x-none"/>
          </w:rPr>
          <w:t>R1-2201990</w:t>
        </w:r>
      </w:hyperlink>
      <w:r w:rsidR="00D5236E">
        <w:rPr>
          <w:lang w:eastAsia="x-none"/>
        </w:rPr>
        <w:tab/>
        <w:t>Correction on HARQ timing parameters</w:t>
      </w:r>
      <w:r w:rsidR="00D5236E">
        <w:rPr>
          <w:lang w:eastAsia="x-none"/>
        </w:rPr>
        <w:tab/>
        <w:t>Samsung</w:t>
      </w:r>
    </w:p>
    <w:p w14:paraId="3C069F42" w14:textId="77777777" w:rsidR="00CF4855" w:rsidRDefault="00CF4855" w:rsidP="00CF4855">
      <w:pPr>
        <w:rPr>
          <w:lang w:eastAsia="x-none"/>
        </w:rPr>
      </w:pPr>
      <w:r>
        <w:rPr>
          <w:lang w:eastAsia="x-none"/>
        </w:rPr>
        <w:t>[108-e-R16-NR-U-04] – Kyungjun (Samsung)</w:t>
      </w:r>
    </w:p>
    <w:p w14:paraId="5B5B4C88" w14:textId="4FDFDD98" w:rsidR="00CF4855" w:rsidRDefault="00CF4855" w:rsidP="00CF4855">
      <w:pPr>
        <w:rPr>
          <w:lang w:eastAsia="x-none"/>
        </w:rPr>
      </w:pPr>
      <w:r>
        <w:rPr>
          <w:lang w:eastAsia="x-none"/>
        </w:rPr>
        <w:t xml:space="preserve">Email discussion/approval on corrections on HARQ-ACK timing parameters (Issue T4 change #1 in </w:t>
      </w:r>
      <w:hyperlink r:id="rId537" w:history="1">
        <w:r w:rsidR="004371F4">
          <w:rPr>
            <w:rStyle w:val="Hyperlink"/>
            <w:lang w:eastAsia="x-none"/>
          </w:rPr>
          <w:t>R1-2202492</w:t>
        </w:r>
      </w:hyperlink>
      <w:r>
        <w:rPr>
          <w:lang w:eastAsia="x-none"/>
        </w:rPr>
        <w:t>) by February 25</w:t>
      </w:r>
    </w:p>
    <w:p w14:paraId="147BFF34" w14:textId="6B80F9CD" w:rsidR="009170E2" w:rsidRDefault="002328C4" w:rsidP="009170E2">
      <w:pPr>
        <w:rPr>
          <w:b/>
          <w:bCs/>
        </w:rPr>
      </w:pPr>
      <w:hyperlink r:id="rId538" w:history="1">
        <w:r w:rsidR="004371F4">
          <w:rPr>
            <w:rStyle w:val="Hyperlink"/>
            <w:b/>
            <w:bCs/>
          </w:rPr>
          <w:t>R1-2202807</w:t>
        </w:r>
      </w:hyperlink>
      <w:r w:rsidR="009170E2" w:rsidRPr="00CF4855">
        <w:rPr>
          <w:b/>
          <w:bCs/>
        </w:rPr>
        <w:tab/>
        <w:t>Summary of [108-e-R16-NR-U-04] Email discussion/approval on corrections on HARQ-ACK timing parameters</w:t>
      </w:r>
      <w:r w:rsidR="009170E2" w:rsidRPr="00CF4855">
        <w:rPr>
          <w:b/>
          <w:bCs/>
        </w:rPr>
        <w:tab/>
        <w:t>Moderator (Samsung)</w:t>
      </w:r>
    </w:p>
    <w:p w14:paraId="2031CB2B" w14:textId="77777777" w:rsidR="00CF4855" w:rsidRDefault="00CF4855" w:rsidP="00CF4855">
      <w:pPr>
        <w:rPr>
          <w:color w:val="000000"/>
        </w:rPr>
      </w:pPr>
      <w:r w:rsidRPr="00D5236E">
        <w:rPr>
          <w:b/>
          <w:bCs/>
          <w:lang w:eastAsia="x-none"/>
        </w:rPr>
        <w:t>Decision:</w:t>
      </w:r>
      <w:r>
        <w:rPr>
          <w:lang w:eastAsia="x-none"/>
        </w:rPr>
        <w:t xml:space="preserve"> As per email decision posted on Feb 26</w:t>
      </w:r>
      <w:r w:rsidRPr="00D5236E">
        <w:rPr>
          <w:vertAlign w:val="superscript"/>
          <w:lang w:eastAsia="x-none"/>
        </w:rPr>
        <w:t>th</w:t>
      </w:r>
      <w:r>
        <w:rPr>
          <w:lang w:eastAsia="x-none"/>
        </w:rPr>
        <w:t>,</w:t>
      </w:r>
    </w:p>
    <w:p w14:paraId="73FA3A8A" w14:textId="5CDF311B" w:rsidR="009170E2" w:rsidRPr="00CF4855" w:rsidRDefault="002328C4" w:rsidP="009170E2">
      <w:pPr>
        <w:rPr>
          <w:b/>
          <w:bCs/>
        </w:rPr>
      </w:pPr>
      <w:hyperlink r:id="rId539" w:history="1">
        <w:r w:rsidR="004371F4">
          <w:rPr>
            <w:rStyle w:val="Hyperlink"/>
            <w:b/>
            <w:bCs/>
            <w:highlight w:val="green"/>
          </w:rPr>
          <w:t>R1-2202805</w:t>
        </w:r>
      </w:hyperlink>
      <w:r w:rsidR="00CF4855" w:rsidRPr="00CF4855">
        <w:rPr>
          <w:b/>
          <w:bCs/>
        </w:rPr>
        <w:tab/>
      </w:r>
      <w:r w:rsidR="009170E2" w:rsidRPr="00CF4855">
        <w:rPr>
          <w:b/>
          <w:bCs/>
        </w:rPr>
        <w:t>Corrections on HARQ-ACK timing parameters</w:t>
      </w:r>
      <w:r w:rsidR="009170E2" w:rsidRPr="00CF4855">
        <w:rPr>
          <w:b/>
          <w:bCs/>
        </w:rPr>
        <w:tab/>
        <w:t>Moderator (Samsung), ZTE, Sanechips, Lenovo</w:t>
      </w:r>
    </w:p>
    <w:p w14:paraId="4AA0DB35" w14:textId="7A4B1CFE" w:rsidR="00CF4855" w:rsidRDefault="00CF4855" w:rsidP="009170E2">
      <w:pPr>
        <w:rPr>
          <w:rFonts w:eastAsia="SimSun" w:cs="Times"/>
          <w:szCs w:val="20"/>
          <w:lang w:val="en-US" w:eastAsia="zh-CN"/>
        </w:rPr>
      </w:pPr>
      <w:r w:rsidRPr="00CF4855">
        <w:t>(TS38.213, CR0282, Rel-16, Cat. F) is agreed.</w:t>
      </w:r>
    </w:p>
    <w:p w14:paraId="61A4B95D" w14:textId="2F99FDBE" w:rsidR="009170E2" w:rsidRPr="00CF4855" w:rsidRDefault="002328C4" w:rsidP="009170E2">
      <w:pPr>
        <w:rPr>
          <w:rFonts w:ascii="Calibri" w:hAnsi="Calibri" w:cs="Calibri"/>
          <w:b/>
          <w:bCs/>
          <w:sz w:val="21"/>
          <w:szCs w:val="21"/>
        </w:rPr>
      </w:pPr>
      <w:hyperlink r:id="rId540" w:history="1">
        <w:r w:rsidR="004371F4">
          <w:rPr>
            <w:rStyle w:val="Hyperlink"/>
            <w:b/>
            <w:bCs/>
            <w:highlight w:val="green"/>
          </w:rPr>
          <w:t>R1-2202806</w:t>
        </w:r>
      </w:hyperlink>
      <w:r w:rsidR="00CF4855" w:rsidRPr="00CF4855">
        <w:rPr>
          <w:b/>
          <w:bCs/>
        </w:rPr>
        <w:tab/>
      </w:r>
      <w:r w:rsidR="009170E2" w:rsidRPr="00CF4855">
        <w:rPr>
          <w:b/>
          <w:bCs/>
        </w:rPr>
        <w:t>Corrections on HARQ-ACK timing parameters</w:t>
      </w:r>
      <w:r w:rsidR="009170E2" w:rsidRPr="00CF4855">
        <w:rPr>
          <w:b/>
          <w:bCs/>
        </w:rPr>
        <w:tab/>
        <w:t>Moderator (Samsung), ZTE, Sanechips, Lenovo</w:t>
      </w:r>
    </w:p>
    <w:p w14:paraId="07682118" w14:textId="167633CA" w:rsidR="009170E2" w:rsidRDefault="00CF4855" w:rsidP="009170E2">
      <w:r w:rsidRPr="00CF4855">
        <w:t>(TS38.213, CR0283, Rel-17, Cat. A) is agreed.</w:t>
      </w:r>
    </w:p>
    <w:p w14:paraId="4FAD7F55" w14:textId="77777777" w:rsidR="00CF4855" w:rsidRDefault="00CF4855" w:rsidP="009170E2">
      <w:pPr>
        <w:rPr>
          <w:color w:val="000000"/>
        </w:rPr>
      </w:pPr>
    </w:p>
    <w:p w14:paraId="1F335F3E" w14:textId="442372DB" w:rsidR="00D5236E" w:rsidRDefault="00D5236E" w:rsidP="009170E2">
      <w:pPr>
        <w:rPr>
          <w:color w:val="000000"/>
        </w:rPr>
      </w:pPr>
    </w:p>
    <w:p w14:paraId="7CFF459C" w14:textId="0E27A2BD" w:rsidR="004B6781" w:rsidRDefault="002328C4" w:rsidP="004B6781">
      <w:pPr>
        <w:rPr>
          <w:lang w:eastAsia="x-none"/>
        </w:rPr>
      </w:pPr>
      <w:hyperlink r:id="rId541" w:history="1">
        <w:r w:rsidR="004371F4">
          <w:rPr>
            <w:rStyle w:val="Hyperlink"/>
            <w:lang w:eastAsia="x-none"/>
          </w:rPr>
          <w:t>R1-2201990</w:t>
        </w:r>
      </w:hyperlink>
      <w:r w:rsidR="004B6781">
        <w:rPr>
          <w:lang w:eastAsia="x-none"/>
        </w:rPr>
        <w:tab/>
        <w:t>Correction on HARQ timing parameters</w:t>
      </w:r>
      <w:r w:rsidR="004B6781">
        <w:rPr>
          <w:lang w:eastAsia="x-none"/>
        </w:rPr>
        <w:tab/>
        <w:t>Samsung</w:t>
      </w:r>
    </w:p>
    <w:p w14:paraId="3F878CD8" w14:textId="0B2C2F49" w:rsidR="004B6781" w:rsidRDefault="002328C4" w:rsidP="004B6781">
      <w:pPr>
        <w:rPr>
          <w:lang w:eastAsia="x-none"/>
        </w:rPr>
      </w:pPr>
      <w:hyperlink r:id="rId542" w:history="1">
        <w:r w:rsidR="004371F4">
          <w:rPr>
            <w:rStyle w:val="Hyperlink"/>
            <w:lang w:eastAsia="x-none"/>
          </w:rPr>
          <w:t>R1-2201325</w:t>
        </w:r>
      </w:hyperlink>
      <w:r w:rsidR="004B6781">
        <w:rPr>
          <w:lang w:eastAsia="x-none"/>
        </w:rPr>
        <w:tab/>
        <w:t>Correction on RRC parameter for multi-PUSCH scheduling</w:t>
      </w:r>
      <w:r w:rsidR="004B6781">
        <w:rPr>
          <w:lang w:eastAsia="x-none"/>
        </w:rPr>
        <w:tab/>
        <w:t>CATT</w:t>
      </w:r>
    </w:p>
    <w:p w14:paraId="4E331535" w14:textId="4A4D6776" w:rsidR="004B6781" w:rsidRDefault="002328C4" w:rsidP="004B6781">
      <w:pPr>
        <w:rPr>
          <w:lang w:eastAsia="x-none"/>
        </w:rPr>
      </w:pPr>
      <w:hyperlink r:id="rId543" w:history="1">
        <w:r w:rsidR="004371F4">
          <w:rPr>
            <w:rStyle w:val="Hyperlink"/>
            <w:lang w:eastAsia="x-none"/>
          </w:rPr>
          <w:t>R1-2201396</w:t>
        </w:r>
      </w:hyperlink>
      <w:r w:rsidR="004B6781">
        <w:rPr>
          <w:lang w:eastAsia="x-none"/>
        </w:rPr>
        <w:tab/>
        <w:t>Correction on semi-static channel access procedure in TS 38.213</w:t>
      </w:r>
      <w:r w:rsidR="004B6781">
        <w:rPr>
          <w:lang w:eastAsia="x-none"/>
        </w:rPr>
        <w:tab/>
        <w:t>ZTE, Sanechips</w:t>
      </w:r>
    </w:p>
    <w:p w14:paraId="18C16AD2" w14:textId="4971C140" w:rsidR="004B6781" w:rsidRDefault="002328C4" w:rsidP="004B6781">
      <w:pPr>
        <w:rPr>
          <w:lang w:eastAsia="x-none"/>
        </w:rPr>
      </w:pPr>
      <w:hyperlink r:id="rId544" w:history="1">
        <w:r w:rsidR="004371F4">
          <w:rPr>
            <w:rStyle w:val="Hyperlink"/>
            <w:lang w:eastAsia="x-none"/>
          </w:rPr>
          <w:t>R1-2201397</w:t>
        </w:r>
      </w:hyperlink>
      <w:r w:rsidR="004B6781">
        <w:rPr>
          <w:lang w:eastAsia="x-none"/>
        </w:rPr>
        <w:tab/>
        <w:t>Correction on semi-static channel access procedure in TS 37.213</w:t>
      </w:r>
      <w:r w:rsidR="004B6781">
        <w:rPr>
          <w:lang w:eastAsia="x-none"/>
        </w:rPr>
        <w:tab/>
        <w:t>ZTE, Sanechips</w:t>
      </w:r>
    </w:p>
    <w:p w14:paraId="794CBD87" w14:textId="77777777" w:rsidR="00CF4855" w:rsidRDefault="00CF4855" w:rsidP="00CF4855">
      <w:pPr>
        <w:rPr>
          <w:lang w:eastAsia="x-none"/>
        </w:rPr>
      </w:pPr>
      <w:r>
        <w:rPr>
          <w:lang w:eastAsia="x-none"/>
        </w:rPr>
        <w:t>[108-e-R16-NR-U-05] – Jing (Qualcomm)</w:t>
      </w:r>
    </w:p>
    <w:p w14:paraId="3E3FB25B" w14:textId="51A16BF3" w:rsidR="00CF4855" w:rsidRDefault="00CF4855" w:rsidP="00CF4855">
      <w:pPr>
        <w:rPr>
          <w:lang w:eastAsia="x-none"/>
        </w:rPr>
      </w:pPr>
      <w:r>
        <w:rPr>
          <w:lang w:eastAsia="x-none"/>
        </w:rPr>
        <w:t xml:space="preserve">Email discussion on editorial changes to be recommended to the specification editors on issues T4 (change #2), E2 and E3 in </w:t>
      </w:r>
      <w:hyperlink r:id="rId545" w:history="1">
        <w:r w:rsidR="004371F4">
          <w:rPr>
            <w:rStyle w:val="Hyperlink"/>
            <w:lang w:eastAsia="x-none"/>
          </w:rPr>
          <w:t>R1-2202492</w:t>
        </w:r>
      </w:hyperlink>
      <w:r>
        <w:rPr>
          <w:lang w:eastAsia="x-none"/>
        </w:rPr>
        <w:t xml:space="preserve"> by February 25</w:t>
      </w:r>
    </w:p>
    <w:p w14:paraId="2D5DDE35" w14:textId="1FC60BE3" w:rsidR="009170E2" w:rsidRPr="00CF4855" w:rsidRDefault="002328C4" w:rsidP="009170E2">
      <w:pPr>
        <w:rPr>
          <w:b/>
          <w:bCs/>
          <w:lang w:eastAsia="x-none"/>
        </w:rPr>
      </w:pPr>
      <w:hyperlink r:id="rId546" w:history="1">
        <w:r w:rsidR="004371F4">
          <w:rPr>
            <w:rStyle w:val="Hyperlink"/>
            <w:b/>
            <w:bCs/>
            <w:lang w:eastAsia="x-none"/>
          </w:rPr>
          <w:t>R1-2202686</w:t>
        </w:r>
      </w:hyperlink>
      <w:r w:rsidR="009170E2" w:rsidRPr="00CF4855">
        <w:rPr>
          <w:b/>
          <w:bCs/>
          <w:lang w:eastAsia="x-none"/>
        </w:rPr>
        <w:tab/>
        <w:t>Email discussion summary for editorial changes to be recommended to the specification editors for NR-U</w:t>
      </w:r>
      <w:r w:rsidR="009170E2" w:rsidRPr="00CF4855">
        <w:rPr>
          <w:b/>
          <w:bCs/>
          <w:lang w:eastAsia="x-none"/>
        </w:rPr>
        <w:tab/>
        <w:t>Moderator (Qualcomm Incorporated)</w:t>
      </w:r>
    </w:p>
    <w:p w14:paraId="314BF1BC" w14:textId="29AA7760" w:rsidR="00CF4855" w:rsidRDefault="00CF4855" w:rsidP="00CF4855">
      <w:pPr>
        <w:rPr>
          <w:lang w:eastAsia="x-none"/>
        </w:rPr>
      </w:pPr>
      <w:bookmarkStart w:id="36" w:name="_Hlk80739039"/>
      <w:r w:rsidRPr="00D5236E">
        <w:rPr>
          <w:b/>
          <w:bCs/>
          <w:lang w:eastAsia="x-none"/>
        </w:rPr>
        <w:t>Decision:</w:t>
      </w:r>
      <w:r>
        <w:rPr>
          <w:lang w:eastAsia="x-none"/>
        </w:rPr>
        <w:t xml:space="preserve"> As per email decision posted on Feb 26</w:t>
      </w:r>
      <w:r w:rsidRPr="00D5236E">
        <w:rPr>
          <w:vertAlign w:val="superscript"/>
          <w:lang w:eastAsia="x-none"/>
        </w:rPr>
        <w:t>th</w:t>
      </w:r>
      <w:r>
        <w:rPr>
          <w:lang w:eastAsia="x-none"/>
        </w:rPr>
        <w:t>,</w:t>
      </w:r>
    </w:p>
    <w:p w14:paraId="0BB2697B" w14:textId="14632F9F" w:rsidR="00CF4855" w:rsidRDefault="00CF4855" w:rsidP="00CF4855">
      <w:pPr>
        <w:rPr>
          <w:color w:val="000000"/>
        </w:rPr>
      </w:pPr>
      <w:r w:rsidRPr="00CF4855">
        <w:rPr>
          <w:highlight w:val="green"/>
          <w:lang w:eastAsia="x-none"/>
        </w:rPr>
        <w:t>Agreements</w:t>
      </w:r>
    </w:p>
    <w:p w14:paraId="10B08D10" w14:textId="77777777" w:rsidR="009170E2" w:rsidRDefault="009170E2" w:rsidP="009170E2">
      <w:r w:rsidRPr="00CF4855">
        <w:t>The following TPs are adopted in principle and the editors of the corresponding specifications are requested to capture the corrections in the next update provided by them.</w:t>
      </w:r>
    </w:p>
    <w:bookmarkEnd w:id="36"/>
    <w:p w14:paraId="60206817" w14:textId="2FA43A60" w:rsidR="009170E2" w:rsidRPr="00B41802" w:rsidRDefault="009170E2" w:rsidP="00F44FD9">
      <w:pPr>
        <w:pStyle w:val="ListParagraph"/>
        <w:numPr>
          <w:ilvl w:val="0"/>
          <w:numId w:val="103"/>
        </w:numPr>
      </w:pPr>
      <w:r w:rsidRPr="00B41802">
        <w:t xml:space="preserve">TP for 38.213 in </w:t>
      </w:r>
      <w:hyperlink r:id="rId547" w:history="1">
        <w:r w:rsidR="004371F4">
          <w:rPr>
            <w:rStyle w:val="Hyperlink"/>
          </w:rPr>
          <w:t>R1-2201990</w:t>
        </w:r>
      </w:hyperlink>
      <w:r w:rsidRPr="00B41802">
        <w:t xml:space="preserve"> for change #2 only</w:t>
      </w:r>
    </w:p>
    <w:p w14:paraId="56462CEB" w14:textId="00D791AD" w:rsidR="009170E2" w:rsidRPr="00B41802" w:rsidRDefault="009170E2" w:rsidP="00F44FD9">
      <w:pPr>
        <w:pStyle w:val="ListParagraph"/>
        <w:numPr>
          <w:ilvl w:val="0"/>
          <w:numId w:val="103"/>
        </w:numPr>
      </w:pPr>
      <w:r w:rsidRPr="00B41802">
        <w:t xml:space="preserve">TP for 38.214 in </w:t>
      </w:r>
      <w:hyperlink r:id="rId548" w:history="1">
        <w:r w:rsidR="004371F4">
          <w:rPr>
            <w:rStyle w:val="Hyperlink"/>
          </w:rPr>
          <w:t>R1-2201325</w:t>
        </w:r>
      </w:hyperlink>
    </w:p>
    <w:p w14:paraId="5D362928" w14:textId="3216EF3E" w:rsidR="009170E2" w:rsidRPr="00B41802" w:rsidRDefault="009170E2" w:rsidP="00F44FD9">
      <w:pPr>
        <w:pStyle w:val="ListParagraph"/>
        <w:numPr>
          <w:ilvl w:val="0"/>
          <w:numId w:val="103"/>
        </w:numPr>
      </w:pPr>
      <w:r w:rsidRPr="00B41802">
        <w:t xml:space="preserve">TP for 38.213 in </w:t>
      </w:r>
      <w:hyperlink r:id="rId549" w:history="1">
        <w:r w:rsidR="004371F4">
          <w:rPr>
            <w:rStyle w:val="Hyperlink"/>
          </w:rPr>
          <w:t>R1-2201396</w:t>
        </w:r>
      </w:hyperlink>
    </w:p>
    <w:p w14:paraId="01D5D20E" w14:textId="67F7E69A" w:rsidR="009170E2" w:rsidRPr="00B41802" w:rsidRDefault="009170E2" w:rsidP="00F44FD9">
      <w:pPr>
        <w:pStyle w:val="ListParagraph"/>
        <w:numPr>
          <w:ilvl w:val="0"/>
          <w:numId w:val="103"/>
        </w:numPr>
      </w:pPr>
      <w:r w:rsidRPr="00B41802">
        <w:t xml:space="preserve">TP for 37.213 in </w:t>
      </w:r>
      <w:hyperlink r:id="rId550" w:history="1">
        <w:r w:rsidR="004371F4">
          <w:rPr>
            <w:rStyle w:val="Hyperlink"/>
          </w:rPr>
          <w:t>R1-2201397</w:t>
        </w:r>
      </w:hyperlink>
    </w:p>
    <w:p w14:paraId="05DFCA52" w14:textId="77777777" w:rsidR="006B480F" w:rsidRDefault="006B480F" w:rsidP="00A57C2E">
      <w:pPr>
        <w:pStyle w:val="Heading3"/>
      </w:pPr>
      <w:bookmarkStart w:id="37" w:name="_Toc95481742"/>
      <w:bookmarkStart w:id="38" w:name="_Toc98334381"/>
      <w:r w:rsidRPr="00540963">
        <w:t>Maintenance of Integrated Access and Backhaul for NR</w:t>
      </w:r>
      <w:bookmarkEnd w:id="37"/>
      <w:bookmarkEnd w:id="38"/>
    </w:p>
    <w:p w14:paraId="31C49A11" w14:textId="0C30B755" w:rsidR="006B480F" w:rsidRPr="00243624" w:rsidRDefault="002328C4" w:rsidP="006B480F">
      <w:pPr>
        <w:rPr>
          <w:b/>
          <w:bCs/>
          <w:lang w:eastAsia="x-none"/>
        </w:rPr>
      </w:pPr>
      <w:hyperlink r:id="rId551" w:history="1">
        <w:r w:rsidR="004371F4">
          <w:rPr>
            <w:rStyle w:val="Hyperlink"/>
            <w:b/>
            <w:bCs/>
            <w:lang w:eastAsia="x-none"/>
          </w:rPr>
          <w:t>R1-2202407</w:t>
        </w:r>
      </w:hyperlink>
      <w:r w:rsidR="006B480F" w:rsidRPr="00243624">
        <w:rPr>
          <w:b/>
          <w:bCs/>
          <w:lang w:eastAsia="x-none"/>
        </w:rPr>
        <w:tab/>
        <w:t>Draft CR on properties of tdd-UL-DL-ConfigurationDedicated and tdd-UL-DL-configurationDedicated-IAB-MT</w:t>
      </w:r>
      <w:r w:rsidR="006B480F" w:rsidRPr="00243624">
        <w:rPr>
          <w:b/>
          <w:bCs/>
          <w:lang w:eastAsia="x-none"/>
        </w:rPr>
        <w:tab/>
        <w:t>Ericsson</w:t>
      </w:r>
    </w:p>
    <w:p w14:paraId="5CBED6C2" w14:textId="77777777" w:rsidR="00243624" w:rsidRPr="00243624" w:rsidRDefault="00243624" w:rsidP="00243624">
      <w:pPr>
        <w:rPr>
          <w:lang w:eastAsia="x-none"/>
        </w:rPr>
      </w:pPr>
      <w:r w:rsidRPr="00243624">
        <w:rPr>
          <w:lang w:eastAsia="x-none"/>
        </w:rPr>
        <w:t>[108-e-R16-IAB-01] – Luca (Qualcomm)</w:t>
      </w:r>
    </w:p>
    <w:p w14:paraId="41D1528C" w14:textId="41C58241" w:rsidR="00243624" w:rsidRPr="00243624" w:rsidRDefault="00243624" w:rsidP="00243624">
      <w:pPr>
        <w:rPr>
          <w:lang w:eastAsia="x-none"/>
        </w:rPr>
      </w:pPr>
      <w:r w:rsidRPr="00243624">
        <w:rPr>
          <w:lang w:eastAsia="x-none"/>
        </w:rPr>
        <w:lastRenderedPageBreak/>
        <w:t xml:space="preserve">Email discussion on IAB draft CR in </w:t>
      </w:r>
      <w:hyperlink r:id="rId552" w:history="1">
        <w:r w:rsidR="004371F4">
          <w:rPr>
            <w:rStyle w:val="Hyperlink"/>
            <w:lang w:eastAsia="x-none"/>
          </w:rPr>
          <w:t>R1-2202407</w:t>
        </w:r>
      </w:hyperlink>
      <w:r w:rsidRPr="00243624">
        <w:rPr>
          <w:lang w:eastAsia="x-none"/>
        </w:rPr>
        <w:t xml:space="preserve"> by February 22</w:t>
      </w:r>
    </w:p>
    <w:p w14:paraId="2E3ACAC5" w14:textId="0ED625CE" w:rsidR="00243624" w:rsidRDefault="00243624" w:rsidP="006B480F">
      <w:pPr>
        <w:rPr>
          <w:lang w:eastAsia="x-none"/>
        </w:rPr>
      </w:pPr>
      <w:r w:rsidRPr="00243624">
        <w:rPr>
          <w:b/>
          <w:bCs/>
          <w:lang w:eastAsia="x-none"/>
        </w:rPr>
        <w:t>Decision:</w:t>
      </w:r>
      <w:r>
        <w:rPr>
          <w:lang w:eastAsia="x-none"/>
        </w:rPr>
        <w:t xml:space="preserve"> As per email decision posted on Feb 23</w:t>
      </w:r>
      <w:r w:rsidRPr="00243624">
        <w:rPr>
          <w:vertAlign w:val="superscript"/>
          <w:lang w:eastAsia="x-none"/>
        </w:rPr>
        <w:t>rd</w:t>
      </w:r>
      <w:r>
        <w:rPr>
          <w:lang w:eastAsia="x-none"/>
        </w:rPr>
        <w:t>,</w:t>
      </w:r>
    </w:p>
    <w:p w14:paraId="3F79ED5D" w14:textId="77777777" w:rsidR="00243624" w:rsidRPr="00243624" w:rsidRDefault="00243624" w:rsidP="00243624">
      <w:pPr>
        <w:rPr>
          <w:bCs/>
          <w:highlight w:val="green"/>
          <w:lang w:eastAsia="x-none"/>
        </w:rPr>
      </w:pPr>
      <w:r w:rsidRPr="00243624">
        <w:rPr>
          <w:bCs/>
          <w:highlight w:val="green"/>
          <w:lang w:eastAsia="x-none"/>
        </w:rPr>
        <w:t>Agreement</w:t>
      </w:r>
    </w:p>
    <w:p w14:paraId="4393D151" w14:textId="00139E33" w:rsidR="00243624" w:rsidRDefault="00243624" w:rsidP="00243624">
      <w:pPr>
        <w:rPr>
          <w:lang w:eastAsia="x-none"/>
        </w:rPr>
      </w:pPr>
      <w:r>
        <w:rPr>
          <w:lang w:eastAsia="x-none"/>
        </w:rPr>
        <w:t xml:space="preserve">The TP for 38.213 (clause 14) in x2407 is endorsed. Final CRs are </w:t>
      </w:r>
      <w:r w:rsidRPr="00243624">
        <w:rPr>
          <w:highlight w:val="green"/>
          <w:lang w:eastAsia="x-none"/>
        </w:rPr>
        <w:t xml:space="preserve">agreed in </w:t>
      </w:r>
      <w:hyperlink r:id="rId553" w:history="1">
        <w:r w:rsidR="004371F4">
          <w:rPr>
            <w:rStyle w:val="Hyperlink"/>
            <w:highlight w:val="green"/>
            <w:lang w:eastAsia="x-none"/>
          </w:rPr>
          <w:t>R1-2202819</w:t>
        </w:r>
      </w:hyperlink>
      <w:r w:rsidRPr="00243624">
        <w:rPr>
          <w:highlight w:val="green"/>
          <w:lang w:eastAsia="x-none"/>
        </w:rPr>
        <w:t xml:space="preserve"> (TS38.213, Rel-16, CR#0284, Cat. D) and </w:t>
      </w:r>
      <w:hyperlink r:id="rId554" w:history="1">
        <w:r w:rsidR="004371F4">
          <w:rPr>
            <w:rStyle w:val="Hyperlink"/>
            <w:highlight w:val="green"/>
            <w:lang w:eastAsia="x-none"/>
          </w:rPr>
          <w:t>R1-2202820</w:t>
        </w:r>
      </w:hyperlink>
      <w:r w:rsidRPr="00243624">
        <w:rPr>
          <w:highlight w:val="green"/>
          <w:lang w:eastAsia="x-none"/>
        </w:rPr>
        <w:t xml:space="preserve"> (TS38.213, Rel-17, CR#0285, Cat. A)</w:t>
      </w:r>
      <w:r>
        <w:rPr>
          <w:lang w:eastAsia="x-none"/>
        </w:rPr>
        <w:t>.</w:t>
      </w:r>
    </w:p>
    <w:p w14:paraId="18D1E3AD" w14:textId="057F3916" w:rsidR="00243624" w:rsidRDefault="00483291" w:rsidP="00243624">
      <w:pPr>
        <w:rPr>
          <w:lang w:eastAsia="x-none"/>
        </w:rPr>
      </w:pPr>
      <w:r w:rsidRPr="00483291">
        <w:rPr>
          <w:highlight w:val="magenta"/>
          <w:lang w:eastAsia="x-none"/>
        </w:rPr>
        <w:t>MCC post meeting: Revision number needs to be corrected in x2819 prior to submission to RAN.</w:t>
      </w:r>
    </w:p>
    <w:p w14:paraId="7CBDAA80" w14:textId="77777777" w:rsidR="00483291" w:rsidRDefault="00483291" w:rsidP="00243624">
      <w:pPr>
        <w:rPr>
          <w:lang w:eastAsia="x-none"/>
        </w:rPr>
      </w:pPr>
    </w:p>
    <w:p w14:paraId="47180FC1" w14:textId="77777777" w:rsidR="00243624" w:rsidRPr="00243624" w:rsidRDefault="00243624" w:rsidP="00243624">
      <w:pPr>
        <w:rPr>
          <w:bCs/>
          <w:lang w:eastAsia="x-none"/>
        </w:rPr>
      </w:pPr>
      <w:r w:rsidRPr="00243624">
        <w:rPr>
          <w:bCs/>
          <w:highlight w:val="green"/>
          <w:lang w:eastAsia="x-none"/>
        </w:rPr>
        <w:t>For the 38.213 editor</w:t>
      </w:r>
    </w:p>
    <w:p w14:paraId="5F078B5A" w14:textId="35F4182B" w:rsidR="00243624" w:rsidRPr="00631F3B" w:rsidRDefault="00243624" w:rsidP="006B480F">
      <w:pPr>
        <w:rPr>
          <w:lang w:eastAsia="x-none"/>
        </w:rPr>
      </w:pPr>
      <w:r>
        <w:rPr>
          <w:lang w:eastAsia="x-none"/>
        </w:rPr>
        <w:t xml:space="preserve">Clause 11.1 in TS38.213 has the same issue as identified in </w:t>
      </w:r>
      <w:hyperlink r:id="rId555" w:history="1">
        <w:r w:rsidR="004371F4">
          <w:rPr>
            <w:rStyle w:val="Hyperlink"/>
            <w:lang w:eastAsia="x-none"/>
          </w:rPr>
          <w:t>R1-2202407</w:t>
        </w:r>
      </w:hyperlink>
      <w:r>
        <w:rPr>
          <w:lang w:eastAsia="x-none"/>
        </w:rPr>
        <w:t>. It is recommended that TS38.213 be revised to improve specification clarity. Please consider the revision in the next specification revision.</w:t>
      </w:r>
    </w:p>
    <w:p w14:paraId="5E575EE8" w14:textId="10266BE1" w:rsidR="006B480F" w:rsidRDefault="006B480F" w:rsidP="00A57C2E">
      <w:pPr>
        <w:pStyle w:val="Heading3"/>
      </w:pPr>
      <w:bookmarkStart w:id="39" w:name="_Toc95481743"/>
      <w:bookmarkStart w:id="40" w:name="_Toc98334382"/>
      <w:r w:rsidRPr="00540963">
        <w:t>Maintenance for 5G V2X with NR sidelink</w:t>
      </w:r>
      <w:bookmarkEnd w:id="39"/>
      <w:bookmarkEnd w:id="40"/>
    </w:p>
    <w:p w14:paraId="3F16D07D" w14:textId="53F17FF7" w:rsidR="00B96EA2" w:rsidRDefault="002328C4" w:rsidP="00B96EA2">
      <w:pPr>
        <w:rPr>
          <w:b/>
          <w:bCs/>
          <w:lang w:eastAsia="x-none"/>
        </w:rPr>
      </w:pPr>
      <w:hyperlink r:id="rId556" w:history="1">
        <w:r w:rsidR="004371F4">
          <w:rPr>
            <w:rStyle w:val="Hyperlink"/>
            <w:b/>
            <w:bCs/>
            <w:lang w:eastAsia="x-none"/>
          </w:rPr>
          <w:t>R1-2200866</w:t>
        </w:r>
      </w:hyperlink>
      <w:r w:rsidR="00B96EA2" w:rsidRPr="00AE3A24">
        <w:rPr>
          <w:b/>
          <w:bCs/>
          <w:lang w:eastAsia="x-none"/>
        </w:rPr>
        <w:tab/>
        <w:t>LS on PEMAX for NR-V2X</w:t>
      </w:r>
      <w:r w:rsidR="00B96EA2" w:rsidRPr="00AE3A24">
        <w:rPr>
          <w:b/>
          <w:bCs/>
          <w:lang w:eastAsia="x-none"/>
        </w:rPr>
        <w:tab/>
        <w:t>RAN4, Huawei, CATT</w:t>
      </w:r>
    </w:p>
    <w:p w14:paraId="065FED33" w14:textId="77777777" w:rsidR="00B96EA2" w:rsidRPr="00B96EA2" w:rsidRDefault="00E20EAC" w:rsidP="00E20EAC">
      <w:pPr>
        <w:rPr>
          <w:lang w:eastAsia="x-none"/>
        </w:rPr>
      </w:pPr>
      <w:r w:rsidRPr="00B96EA2">
        <w:rPr>
          <w:lang w:eastAsia="x-none"/>
        </w:rPr>
        <w:t xml:space="preserve">[108-e-R16-V2X-01] </w:t>
      </w:r>
      <w:r w:rsidR="00B96EA2" w:rsidRPr="00B96EA2">
        <w:rPr>
          <w:lang w:eastAsia="x-none"/>
        </w:rPr>
        <w:t>– Yangfan (HiSilicon)</w:t>
      </w:r>
    </w:p>
    <w:p w14:paraId="7CEDF6B8" w14:textId="7E90D9CF" w:rsidR="00E20EAC" w:rsidRPr="00B96EA2" w:rsidRDefault="00E20EAC" w:rsidP="00E20EAC">
      <w:pPr>
        <w:rPr>
          <w:lang w:eastAsia="x-none"/>
        </w:rPr>
      </w:pPr>
      <w:r w:rsidRPr="00B96EA2">
        <w:rPr>
          <w:lang w:eastAsia="x-none"/>
        </w:rPr>
        <w:t xml:space="preserve">Email discussion on response for incoming LS on PEMAX for NR-V2X in </w:t>
      </w:r>
      <w:hyperlink r:id="rId557" w:history="1">
        <w:r w:rsidR="004371F4">
          <w:rPr>
            <w:rStyle w:val="Hyperlink"/>
            <w:lang w:eastAsia="x-none"/>
          </w:rPr>
          <w:t>R1-2200866</w:t>
        </w:r>
      </w:hyperlink>
      <w:r w:rsidRPr="00B96EA2">
        <w:rPr>
          <w:lang w:eastAsia="x-none"/>
        </w:rPr>
        <w:t xml:space="preserve"> by February 25</w:t>
      </w:r>
    </w:p>
    <w:p w14:paraId="501EF76A" w14:textId="02041302" w:rsidR="00E20EAC" w:rsidRPr="000C7FCD" w:rsidRDefault="002328C4" w:rsidP="00E20EAC">
      <w:pPr>
        <w:rPr>
          <w:b/>
          <w:bCs/>
          <w:lang w:eastAsia="x-none"/>
        </w:rPr>
      </w:pPr>
      <w:hyperlink r:id="rId558" w:history="1">
        <w:r w:rsidR="004371F4">
          <w:rPr>
            <w:rStyle w:val="Hyperlink"/>
            <w:b/>
            <w:bCs/>
            <w:lang w:eastAsia="x-none"/>
          </w:rPr>
          <w:t>R1-2202749</w:t>
        </w:r>
      </w:hyperlink>
      <w:r w:rsidR="000C7FCD" w:rsidRPr="000C7FCD">
        <w:rPr>
          <w:b/>
          <w:bCs/>
          <w:lang w:eastAsia="x-none"/>
        </w:rPr>
        <w:tab/>
        <w:t xml:space="preserve">Summary of [108-e-R16-V2X-01] Email discussion on response for incoming LS on PEMAX for NR-V2X in </w:t>
      </w:r>
      <w:hyperlink r:id="rId559" w:history="1">
        <w:r w:rsidR="004371F4">
          <w:rPr>
            <w:rStyle w:val="Hyperlink"/>
            <w:b/>
            <w:bCs/>
            <w:lang w:eastAsia="x-none"/>
          </w:rPr>
          <w:t>R1-2200866</w:t>
        </w:r>
      </w:hyperlink>
      <w:r w:rsidR="000C7FCD" w:rsidRPr="000C7FCD">
        <w:rPr>
          <w:b/>
          <w:bCs/>
          <w:lang w:eastAsia="x-none"/>
        </w:rPr>
        <w:tab/>
        <w:t>Moderator (HiSilicon)</w:t>
      </w:r>
    </w:p>
    <w:p w14:paraId="3822E4B6" w14:textId="6734417F" w:rsidR="000C7FCD" w:rsidRPr="000C7FCD" w:rsidRDefault="002328C4" w:rsidP="00E20EAC">
      <w:pPr>
        <w:rPr>
          <w:b/>
          <w:bCs/>
          <w:lang w:eastAsia="x-none"/>
        </w:rPr>
      </w:pPr>
      <w:hyperlink r:id="rId560" w:history="1">
        <w:r w:rsidR="004371F4">
          <w:rPr>
            <w:rStyle w:val="Hyperlink"/>
            <w:b/>
            <w:bCs/>
            <w:lang w:eastAsia="x-none"/>
          </w:rPr>
          <w:t>R1-2202735</w:t>
        </w:r>
      </w:hyperlink>
      <w:r w:rsidR="000C7FCD" w:rsidRPr="000C7FCD">
        <w:rPr>
          <w:b/>
          <w:bCs/>
          <w:lang w:eastAsia="x-none"/>
        </w:rPr>
        <w:tab/>
        <w:t>Draft Reply LS to RAN4 on PEMAX for NR-V2X</w:t>
      </w:r>
      <w:r w:rsidR="000C7FCD" w:rsidRPr="000C7FCD">
        <w:rPr>
          <w:b/>
          <w:bCs/>
          <w:lang w:eastAsia="x-none"/>
        </w:rPr>
        <w:tab/>
        <w:t>Moderator (HiSilicon)</w:t>
      </w:r>
    </w:p>
    <w:p w14:paraId="05ADF1F0" w14:textId="146A99F7" w:rsidR="000C7FCD" w:rsidRDefault="000C7FCD" w:rsidP="000C7FCD">
      <w:pPr>
        <w:rPr>
          <w:lang w:eastAsia="x-none"/>
        </w:rPr>
      </w:pPr>
      <w:r w:rsidRPr="00243624">
        <w:rPr>
          <w:b/>
          <w:bCs/>
          <w:lang w:eastAsia="x-none"/>
        </w:rPr>
        <w:t>Decision:</w:t>
      </w:r>
      <w:r>
        <w:rPr>
          <w:lang w:eastAsia="x-none"/>
        </w:rPr>
        <w:t xml:space="preserve"> As per email decision posted on Feb 25</w:t>
      </w:r>
      <w:r w:rsidRPr="000C7FCD">
        <w:rPr>
          <w:vertAlign w:val="superscript"/>
          <w:lang w:eastAsia="x-none"/>
        </w:rPr>
        <w:t>th</w:t>
      </w:r>
      <w:r>
        <w:rPr>
          <w:lang w:eastAsia="x-none"/>
        </w:rPr>
        <w:t xml:space="preserve">, the draft LS is endorsed. Final LS is </w:t>
      </w:r>
      <w:r w:rsidRPr="000C7FCD">
        <w:rPr>
          <w:highlight w:val="green"/>
          <w:lang w:eastAsia="x-none"/>
        </w:rPr>
        <w:t xml:space="preserve">approved in </w:t>
      </w:r>
      <w:hyperlink r:id="rId561" w:history="1">
        <w:r w:rsidR="004371F4">
          <w:rPr>
            <w:rStyle w:val="Hyperlink"/>
            <w:highlight w:val="green"/>
            <w:lang w:eastAsia="x-none"/>
          </w:rPr>
          <w:t>R1-2202816</w:t>
        </w:r>
      </w:hyperlink>
      <w:r w:rsidRPr="000C7FCD">
        <w:rPr>
          <w:rFonts w:cs="Times"/>
          <w:szCs w:val="20"/>
          <w:highlight w:val="green"/>
          <w:lang w:eastAsia="ko-KR"/>
        </w:rPr>
        <w:t>.</w:t>
      </w:r>
    </w:p>
    <w:p w14:paraId="0645B8F6" w14:textId="77777777" w:rsidR="000C7FCD" w:rsidRDefault="000C7FCD" w:rsidP="00E20EAC">
      <w:pPr>
        <w:rPr>
          <w:lang w:eastAsia="x-none"/>
        </w:rPr>
      </w:pPr>
    </w:p>
    <w:p w14:paraId="36467880" w14:textId="78123C63" w:rsidR="00B96EA2" w:rsidRDefault="00B96EA2" w:rsidP="00E20EAC">
      <w:pPr>
        <w:rPr>
          <w:lang w:eastAsia="x-none"/>
        </w:rPr>
      </w:pPr>
    </w:p>
    <w:p w14:paraId="140D3A57" w14:textId="2A3F00BA" w:rsidR="00581D8D" w:rsidRPr="00E20EAC" w:rsidRDefault="002328C4" w:rsidP="00581D8D">
      <w:pPr>
        <w:rPr>
          <w:lang w:eastAsia="x-none"/>
        </w:rPr>
      </w:pPr>
      <w:hyperlink r:id="rId562" w:history="1">
        <w:r w:rsidR="004371F4">
          <w:rPr>
            <w:rStyle w:val="Hyperlink"/>
            <w:lang w:eastAsia="x-none"/>
          </w:rPr>
          <w:t>R1-2201073</w:t>
        </w:r>
      </w:hyperlink>
      <w:r w:rsidR="00581D8D" w:rsidRPr="00E20EAC">
        <w:rPr>
          <w:lang w:eastAsia="x-none"/>
        </w:rPr>
        <w:tab/>
        <w:t>Draft CR on UE procedure for receiving HARQ-ACK on sidelink</w:t>
      </w:r>
      <w:r w:rsidR="00581D8D" w:rsidRPr="00E20EAC">
        <w:rPr>
          <w:lang w:eastAsia="x-none"/>
        </w:rPr>
        <w:tab/>
        <w:t>vivo</w:t>
      </w:r>
    </w:p>
    <w:p w14:paraId="17AFAA0A" w14:textId="6E964583" w:rsidR="00581D8D" w:rsidRDefault="002328C4" w:rsidP="00581D8D">
      <w:pPr>
        <w:rPr>
          <w:lang w:eastAsia="x-none"/>
        </w:rPr>
      </w:pPr>
      <w:hyperlink r:id="rId563" w:history="1">
        <w:r w:rsidR="004371F4">
          <w:rPr>
            <w:rStyle w:val="Hyperlink"/>
            <w:lang w:eastAsia="x-none"/>
          </w:rPr>
          <w:t>R1-2201600</w:t>
        </w:r>
      </w:hyperlink>
      <w:r w:rsidR="00581D8D">
        <w:rPr>
          <w:lang w:eastAsia="x-none"/>
        </w:rPr>
        <w:tab/>
        <w:t>Correction on the parameter name for SL BWP configuration in TS 38.213</w:t>
      </w:r>
      <w:r w:rsidR="00581D8D">
        <w:rPr>
          <w:lang w:eastAsia="x-none"/>
        </w:rPr>
        <w:tab/>
        <w:t>ZTE, Sanechips</w:t>
      </w:r>
    </w:p>
    <w:p w14:paraId="491AFEB3" w14:textId="76EDC1C1" w:rsidR="00581D8D" w:rsidRDefault="002328C4" w:rsidP="00581D8D">
      <w:pPr>
        <w:rPr>
          <w:lang w:eastAsia="x-none"/>
        </w:rPr>
      </w:pPr>
      <w:hyperlink r:id="rId564" w:history="1">
        <w:r w:rsidR="004371F4">
          <w:rPr>
            <w:rStyle w:val="Hyperlink"/>
            <w:lang w:eastAsia="x-none"/>
          </w:rPr>
          <w:t>R1-2201603</w:t>
        </w:r>
      </w:hyperlink>
      <w:r w:rsidR="00581D8D">
        <w:rPr>
          <w:lang w:eastAsia="x-none"/>
        </w:rPr>
        <w:tab/>
        <w:t>Editorial modification for PSFCH power control in TS 38.213</w:t>
      </w:r>
      <w:r w:rsidR="00581D8D">
        <w:rPr>
          <w:lang w:eastAsia="x-none"/>
        </w:rPr>
        <w:tab/>
        <w:t>ZTE, Sanechips</w:t>
      </w:r>
    </w:p>
    <w:p w14:paraId="2BA9F44B" w14:textId="3F27A657" w:rsidR="00581D8D" w:rsidRDefault="002328C4" w:rsidP="00581D8D">
      <w:pPr>
        <w:rPr>
          <w:lang w:eastAsia="x-none"/>
        </w:rPr>
      </w:pPr>
      <w:hyperlink r:id="rId565" w:history="1">
        <w:r w:rsidR="004371F4">
          <w:rPr>
            <w:rStyle w:val="Hyperlink"/>
            <w:lang w:eastAsia="x-none"/>
          </w:rPr>
          <w:t>R1-2201604</w:t>
        </w:r>
      </w:hyperlink>
      <w:r w:rsidR="00581D8D">
        <w:rPr>
          <w:lang w:eastAsia="x-none"/>
        </w:rPr>
        <w:tab/>
        <w:t>Correction on SL Type-1 and Type-2 HARQ-ACK codebook in TS 38.213</w:t>
      </w:r>
      <w:r w:rsidR="00581D8D">
        <w:rPr>
          <w:lang w:eastAsia="x-none"/>
        </w:rPr>
        <w:tab/>
        <w:t>ZTE, Sanechips</w:t>
      </w:r>
    </w:p>
    <w:p w14:paraId="3CA062DC" w14:textId="7BE8A378" w:rsidR="00581D8D" w:rsidRDefault="002328C4" w:rsidP="00581D8D">
      <w:pPr>
        <w:rPr>
          <w:lang w:eastAsia="x-none"/>
        </w:rPr>
      </w:pPr>
      <w:hyperlink r:id="rId566" w:history="1">
        <w:r w:rsidR="004371F4">
          <w:rPr>
            <w:rStyle w:val="Hyperlink"/>
            <w:lang w:eastAsia="x-none"/>
          </w:rPr>
          <w:t>R1-2202440</w:t>
        </w:r>
      </w:hyperlink>
      <w:r w:rsidR="00581D8D">
        <w:rPr>
          <w:lang w:eastAsia="x-none"/>
        </w:rPr>
        <w:tab/>
        <w:t>Correction on misalignment for RRC parameters for SL BWP</w:t>
      </w:r>
      <w:r w:rsidR="00581D8D">
        <w:rPr>
          <w:lang w:eastAsia="x-none"/>
        </w:rPr>
        <w:tab/>
        <w:t>Huawei, HiSilicon</w:t>
      </w:r>
    </w:p>
    <w:p w14:paraId="1F1C3050" w14:textId="77777777" w:rsidR="00581D8D" w:rsidRPr="00581D8D" w:rsidRDefault="00E20EAC" w:rsidP="00E20EAC">
      <w:pPr>
        <w:rPr>
          <w:lang w:val="fr-FR" w:eastAsia="x-none"/>
        </w:rPr>
      </w:pPr>
      <w:r w:rsidRPr="00581D8D">
        <w:rPr>
          <w:lang w:val="fr-FR" w:eastAsia="x-none"/>
        </w:rPr>
        <w:t xml:space="preserve">[108-e-R16-V2X-02] </w:t>
      </w:r>
      <w:r w:rsidR="00581D8D" w:rsidRPr="00581D8D">
        <w:rPr>
          <w:lang w:val="fr-FR" w:eastAsia="x-none"/>
        </w:rPr>
        <w:t>– Siqi (vivo)</w:t>
      </w:r>
    </w:p>
    <w:p w14:paraId="4F06800A" w14:textId="6C6F1D1A" w:rsidR="00E20EAC" w:rsidRPr="00581D8D" w:rsidRDefault="00E20EAC" w:rsidP="00E20EAC">
      <w:pPr>
        <w:rPr>
          <w:lang w:eastAsia="x-none"/>
        </w:rPr>
      </w:pPr>
      <w:r w:rsidRPr="00581D8D">
        <w:rPr>
          <w:lang w:eastAsia="x-none"/>
        </w:rPr>
        <w:t xml:space="preserve">Alignment CR on TS 38.213; considering </w:t>
      </w:r>
      <w:hyperlink r:id="rId567" w:history="1">
        <w:r w:rsidR="004371F4">
          <w:rPr>
            <w:rStyle w:val="Hyperlink"/>
            <w:lang w:eastAsia="x-none"/>
          </w:rPr>
          <w:t>R1-2201073</w:t>
        </w:r>
      </w:hyperlink>
      <w:r w:rsidRPr="00581D8D">
        <w:rPr>
          <w:lang w:eastAsia="x-none"/>
        </w:rPr>
        <w:t xml:space="preserve"> (first change), </w:t>
      </w:r>
      <w:hyperlink r:id="rId568" w:history="1">
        <w:r w:rsidR="004371F4">
          <w:rPr>
            <w:rStyle w:val="Hyperlink"/>
            <w:lang w:eastAsia="x-none"/>
          </w:rPr>
          <w:t>R1-2201600</w:t>
        </w:r>
      </w:hyperlink>
      <w:r w:rsidRPr="00581D8D">
        <w:rPr>
          <w:lang w:eastAsia="x-none"/>
        </w:rPr>
        <w:t xml:space="preserve">, </w:t>
      </w:r>
      <w:hyperlink r:id="rId569" w:history="1">
        <w:r w:rsidR="004371F4">
          <w:rPr>
            <w:rStyle w:val="Hyperlink"/>
            <w:lang w:eastAsia="x-none"/>
          </w:rPr>
          <w:t>R1-2201603</w:t>
        </w:r>
      </w:hyperlink>
      <w:r w:rsidRPr="00581D8D">
        <w:rPr>
          <w:lang w:eastAsia="x-none"/>
        </w:rPr>
        <w:t xml:space="preserve">, </w:t>
      </w:r>
      <w:hyperlink r:id="rId570" w:history="1">
        <w:r w:rsidR="004371F4">
          <w:rPr>
            <w:rStyle w:val="Hyperlink"/>
            <w:lang w:eastAsia="x-none"/>
          </w:rPr>
          <w:t>R1-2201604</w:t>
        </w:r>
      </w:hyperlink>
      <w:r w:rsidRPr="00581D8D">
        <w:rPr>
          <w:lang w:eastAsia="x-none"/>
        </w:rPr>
        <w:t xml:space="preserve">, </w:t>
      </w:r>
      <w:hyperlink r:id="rId571" w:history="1">
        <w:r w:rsidR="004371F4">
          <w:rPr>
            <w:rStyle w:val="Hyperlink"/>
            <w:lang w:eastAsia="x-none"/>
          </w:rPr>
          <w:t>R1-2202440</w:t>
        </w:r>
      </w:hyperlink>
      <w:r w:rsidRPr="00581D8D">
        <w:rPr>
          <w:lang w:eastAsia="x-none"/>
        </w:rPr>
        <w:t xml:space="preserve"> by February 23</w:t>
      </w:r>
    </w:p>
    <w:p w14:paraId="5E965AA1" w14:textId="7EC4093E" w:rsidR="00F36333" w:rsidRPr="00F36333" w:rsidRDefault="002328C4" w:rsidP="00F36333">
      <w:pPr>
        <w:rPr>
          <w:b/>
          <w:bCs/>
          <w:lang w:eastAsia="x-none"/>
        </w:rPr>
      </w:pPr>
      <w:hyperlink r:id="rId572" w:history="1">
        <w:r w:rsidR="004371F4">
          <w:rPr>
            <w:rStyle w:val="Hyperlink"/>
            <w:b/>
            <w:bCs/>
            <w:lang w:eastAsia="x-none"/>
          </w:rPr>
          <w:t>R1-2202626</w:t>
        </w:r>
      </w:hyperlink>
      <w:r w:rsidR="00F36333" w:rsidRPr="00F36333">
        <w:rPr>
          <w:b/>
          <w:bCs/>
          <w:lang w:eastAsia="x-none"/>
        </w:rPr>
        <w:tab/>
        <w:t>[108-e-R16-V2X-02] Alignment CR on TS 38.213 on Rel-16 V2X issues</w:t>
      </w:r>
      <w:r w:rsidR="00F36333" w:rsidRPr="00F36333">
        <w:rPr>
          <w:b/>
          <w:bCs/>
          <w:lang w:eastAsia="x-none"/>
        </w:rPr>
        <w:tab/>
        <w:t>Moderator (vivo)</w:t>
      </w:r>
    </w:p>
    <w:p w14:paraId="476AD400" w14:textId="07B059AF" w:rsidR="00E20EAC" w:rsidRDefault="00581D8D" w:rsidP="00E20EAC">
      <w:pPr>
        <w:rPr>
          <w:lang w:eastAsia="x-none"/>
        </w:rPr>
      </w:pPr>
      <w:r w:rsidRPr="00243624">
        <w:rPr>
          <w:b/>
          <w:bCs/>
          <w:lang w:eastAsia="x-none"/>
        </w:rPr>
        <w:t>Decision:</w:t>
      </w:r>
      <w:r>
        <w:rPr>
          <w:lang w:eastAsia="x-none"/>
        </w:rPr>
        <w:t xml:space="preserve"> As per email decision posted on Feb 24</w:t>
      </w:r>
      <w:r w:rsidRPr="000C7FCD">
        <w:rPr>
          <w:vertAlign w:val="superscript"/>
          <w:lang w:eastAsia="x-none"/>
        </w:rPr>
        <w:t>th</w:t>
      </w:r>
      <w:r>
        <w:rPr>
          <w:lang w:eastAsia="x-none"/>
        </w:rPr>
        <w:t>,</w:t>
      </w:r>
    </w:p>
    <w:p w14:paraId="6853F211" w14:textId="77777777" w:rsidR="00E20EAC" w:rsidRPr="00581D8D" w:rsidRDefault="00E20EAC" w:rsidP="00E20EAC">
      <w:pPr>
        <w:rPr>
          <w:bCs/>
          <w:u w:val="single"/>
          <w:lang w:eastAsia="x-none"/>
        </w:rPr>
      </w:pPr>
      <w:r w:rsidRPr="00581D8D">
        <w:rPr>
          <w:bCs/>
          <w:highlight w:val="green"/>
          <w:u w:val="single"/>
          <w:lang w:eastAsia="x-none"/>
        </w:rPr>
        <w:t>For the TS38.213 editor</w:t>
      </w:r>
    </w:p>
    <w:p w14:paraId="777A6FDB" w14:textId="7D772561" w:rsidR="00E20EAC" w:rsidRDefault="00E20EAC" w:rsidP="00E20EAC">
      <w:pPr>
        <w:rPr>
          <w:lang w:eastAsia="x-none"/>
        </w:rPr>
      </w:pPr>
      <w:r>
        <w:rPr>
          <w:lang w:eastAsia="x-none"/>
        </w:rPr>
        <w:t xml:space="preserve">TP#1, TP#2, TP#3, and TP#4 in section2 of </w:t>
      </w:r>
      <w:hyperlink r:id="rId573" w:history="1">
        <w:r w:rsidR="004371F4">
          <w:rPr>
            <w:rStyle w:val="Hyperlink"/>
            <w:lang w:eastAsia="x-none"/>
          </w:rPr>
          <w:t>R1-2202626</w:t>
        </w:r>
      </w:hyperlink>
      <w:r>
        <w:rPr>
          <w:lang w:eastAsia="x-none"/>
        </w:rPr>
        <w:t xml:space="preserve"> are provided to improve clarity of TS38.213 specification. Please consider them in the next specification revision.</w:t>
      </w:r>
    </w:p>
    <w:p w14:paraId="5F6996F7" w14:textId="77777777" w:rsidR="00581D8D" w:rsidRDefault="00581D8D" w:rsidP="00E20EAC">
      <w:pPr>
        <w:rPr>
          <w:lang w:eastAsia="x-none"/>
        </w:rPr>
      </w:pPr>
    </w:p>
    <w:p w14:paraId="2F22242A" w14:textId="3C938BE8" w:rsidR="00E20EAC" w:rsidRDefault="00E20EAC" w:rsidP="00E20EAC">
      <w:pPr>
        <w:rPr>
          <w:lang w:eastAsia="x-none"/>
        </w:rPr>
      </w:pPr>
    </w:p>
    <w:p w14:paraId="3F154243" w14:textId="1EC4738D" w:rsidR="008F5278" w:rsidRPr="00A422CF" w:rsidRDefault="002328C4" w:rsidP="008F5278">
      <w:pPr>
        <w:rPr>
          <w:lang w:eastAsia="x-none"/>
        </w:rPr>
      </w:pPr>
      <w:hyperlink r:id="rId574" w:history="1">
        <w:r w:rsidR="004371F4">
          <w:rPr>
            <w:rStyle w:val="Hyperlink"/>
            <w:lang w:eastAsia="x-none"/>
          </w:rPr>
          <w:t>R1-2201601</w:t>
        </w:r>
      </w:hyperlink>
      <w:r w:rsidR="008F5278" w:rsidRPr="00A422CF">
        <w:rPr>
          <w:lang w:eastAsia="x-none"/>
        </w:rPr>
        <w:tab/>
        <w:t>Corrections of the parameters for configuring and indicating the additional MCS table in TS 38.214</w:t>
      </w:r>
      <w:r w:rsidR="008F5278" w:rsidRPr="00A422CF">
        <w:rPr>
          <w:lang w:eastAsia="x-none"/>
        </w:rPr>
        <w:tab/>
        <w:t>ZTE, Sanechips</w:t>
      </w:r>
    </w:p>
    <w:p w14:paraId="6F1BF955" w14:textId="71113E2D" w:rsidR="008F5278" w:rsidRPr="00A422CF" w:rsidRDefault="002328C4" w:rsidP="008F5278">
      <w:pPr>
        <w:rPr>
          <w:lang w:eastAsia="x-none"/>
        </w:rPr>
      </w:pPr>
      <w:hyperlink r:id="rId575" w:history="1">
        <w:r w:rsidR="004371F4">
          <w:rPr>
            <w:rStyle w:val="Hyperlink"/>
            <w:lang w:eastAsia="x-none"/>
          </w:rPr>
          <w:t>R1-2202443</w:t>
        </w:r>
      </w:hyperlink>
      <w:r w:rsidR="008F5278" w:rsidRPr="00A422CF">
        <w:rPr>
          <w:lang w:eastAsia="x-none"/>
        </w:rPr>
        <w:tab/>
        <w:t>Correction on misalignment for RRC parameters for using TRIV</w:t>
      </w:r>
      <w:r w:rsidR="008F5278" w:rsidRPr="00A422CF">
        <w:rPr>
          <w:lang w:eastAsia="x-none"/>
        </w:rPr>
        <w:tab/>
        <w:t>Huawei, HiSilicon</w:t>
      </w:r>
    </w:p>
    <w:p w14:paraId="7CEAFE14" w14:textId="77777777" w:rsidR="00A422CF" w:rsidRPr="00A422CF" w:rsidRDefault="00E20EAC" w:rsidP="00E20EAC">
      <w:pPr>
        <w:rPr>
          <w:lang w:eastAsia="x-none"/>
        </w:rPr>
      </w:pPr>
      <w:r w:rsidRPr="00A422CF">
        <w:rPr>
          <w:lang w:eastAsia="x-none"/>
        </w:rPr>
        <w:t xml:space="preserve">[108-e-R16-V2X-03] </w:t>
      </w:r>
      <w:r w:rsidR="00A422CF" w:rsidRPr="00A422CF">
        <w:rPr>
          <w:lang w:eastAsia="x-none"/>
        </w:rPr>
        <w:t>– Yuzhou (ZTE)</w:t>
      </w:r>
    </w:p>
    <w:p w14:paraId="4BD21F9F" w14:textId="39763B15" w:rsidR="00E20EAC" w:rsidRPr="00A422CF" w:rsidRDefault="00E20EAC" w:rsidP="00E20EAC">
      <w:pPr>
        <w:rPr>
          <w:lang w:eastAsia="x-none"/>
        </w:rPr>
      </w:pPr>
      <w:r w:rsidRPr="00A422CF">
        <w:rPr>
          <w:lang w:eastAsia="x-none"/>
        </w:rPr>
        <w:t xml:space="preserve">Alignment CR on TS 38.214; considering </w:t>
      </w:r>
      <w:hyperlink r:id="rId576" w:history="1">
        <w:r w:rsidR="004371F4">
          <w:rPr>
            <w:rStyle w:val="Hyperlink"/>
            <w:lang w:eastAsia="x-none"/>
          </w:rPr>
          <w:t>R1-2201601</w:t>
        </w:r>
      </w:hyperlink>
      <w:r w:rsidRPr="00A422CF">
        <w:rPr>
          <w:lang w:eastAsia="x-none"/>
        </w:rPr>
        <w:t xml:space="preserve">, </w:t>
      </w:r>
      <w:hyperlink r:id="rId577" w:history="1">
        <w:r w:rsidR="004371F4">
          <w:rPr>
            <w:rStyle w:val="Hyperlink"/>
            <w:lang w:eastAsia="x-none"/>
          </w:rPr>
          <w:t>R1-2202443</w:t>
        </w:r>
      </w:hyperlink>
      <w:r w:rsidRPr="00A422CF">
        <w:rPr>
          <w:lang w:eastAsia="x-none"/>
        </w:rPr>
        <w:t xml:space="preserve"> by February 23</w:t>
      </w:r>
    </w:p>
    <w:p w14:paraId="3F8D9803" w14:textId="46FDFFC2" w:rsidR="008F5278" w:rsidRPr="00A422CF" w:rsidRDefault="002328C4" w:rsidP="00E20EAC">
      <w:pPr>
        <w:rPr>
          <w:b/>
          <w:bCs/>
          <w:lang w:eastAsia="x-none"/>
        </w:rPr>
      </w:pPr>
      <w:hyperlink r:id="rId578" w:history="1">
        <w:r w:rsidR="004371F4">
          <w:rPr>
            <w:rStyle w:val="Hyperlink"/>
            <w:b/>
            <w:bCs/>
            <w:lang w:eastAsia="x-none"/>
          </w:rPr>
          <w:t>R1-2202516</w:t>
        </w:r>
      </w:hyperlink>
      <w:r w:rsidR="008F5278" w:rsidRPr="00A422CF">
        <w:rPr>
          <w:b/>
          <w:bCs/>
          <w:lang w:eastAsia="x-none"/>
        </w:rPr>
        <w:tab/>
        <w:t xml:space="preserve">Moderator Summary #1 of 38.214 alignment CR considering </w:t>
      </w:r>
      <w:hyperlink r:id="rId579" w:history="1">
        <w:r w:rsidR="004371F4">
          <w:rPr>
            <w:rStyle w:val="Hyperlink"/>
            <w:b/>
            <w:bCs/>
            <w:lang w:eastAsia="x-none"/>
          </w:rPr>
          <w:t>R1-2201601</w:t>
        </w:r>
      </w:hyperlink>
      <w:r w:rsidR="008F5278" w:rsidRPr="00A422CF">
        <w:rPr>
          <w:b/>
          <w:bCs/>
          <w:lang w:eastAsia="x-none"/>
        </w:rPr>
        <w:t xml:space="preserve"> and </w:t>
      </w:r>
      <w:hyperlink r:id="rId580" w:history="1">
        <w:r w:rsidR="004371F4">
          <w:rPr>
            <w:rStyle w:val="Hyperlink"/>
            <w:b/>
            <w:bCs/>
            <w:lang w:eastAsia="x-none"/>
          </w:rPr>
          <w:t>R1-2202443</w:t>
        </w:r>
      </w:hyperlink>
      <w:r w:rsidR="008F5278" w:rsidRPr="00A422CF">
        <w:rPr>
          <w:b/>
          <w:bCs/>
          <w:lang w:eastAsia="x-none"/>
        </w:rPr>
        <w:tab/>
        <w:t>Moderator (ZTE)</w:t>
      </w:r>
    </w:p>
    <w:p w14:paraId="12AD2CDF" w14:textId="77777777" w:rsidR="00A422CF" w:rsidRDefault="00A422CF" w:rsidP="00A422CF">
      <w:pPr>
        <w:rPr>
          <w:lang w:eastAsia="x-none"/>
        </w:rPr>
      </w:pPr>
      <w:r w:rsidRPr="00243624">
        <w:rPr>
          <w:b/>
          <w:bCs/>
          <w:lang w:eastAsia="x-none"/>
        </w:rPr>
        <w:t>Decision:</w:t>
      </w:r>
      <w:r>
        <w:rPr>
          <w:lang w:eastAsia="x-none"/>
        </w:rPr>
        <w:t xml:space="preserve"> As per email decision posted on Feb 24</w:t>
      </w:r>
      <w:r w:rsidRPr="000C7FCD">
        <w:rPr>
          <w:vertAlign w:val="superscript"/>
          <w:lang w:eastAsia="x-none"/>
        </w:rPr>
        <w:t>th</w:t>
      </w:r>
      <w:r>
        <w:rPr>
          <w:lang w:eastAsia="x-none"/>
        </w:rPr>
        <w:t>,</w:t>
      </w:r>
    </w:p>
    <w:p w14:paraId="189F2727" w14:textId="77777777" w:rsidR="00A422CF" w:rsidRPr="00581D8D" w:rsidRDefault="00A422CF" w:rsidP="00A422CF">
      <w:pPr>
        <w:rPr>
          <w:bCs/>
          <w:u w:val="single"/>
          <w:lang w:eastAsia="x-none"/>
        </w:rPr>
      </w:pPr>
      <w:r w:rsidRPr="00581D8D">
        <w:rPr>
          <w:bCs/>
          <w:highlight w:val="green"/>
          <w:u w:val="single"/>
          <w:lang w:eastAsia="x-none"/>
        </w:rPr>
        <w:t>For the TS38.213 editor</w:t>
      </w:r>
    </w:p>
    <w:p w14:paraId="332D33AE" w14:textId="18CC022A" w:rsidR="00E20EAC" w:rsidRPr="003479AA" w:rsidRDefault="00E20EAC" w:rsidP="00E20EAC">
      <w:pPr>
        <w:rPr>
          <w:rFonts w:cs="Times"/>
          <w:szCs w:val="20"/>
        </w:rPr>
      </w:pPr>
      <w:r w:rsidRPr="003479AA">
        <w:rPr>
          <w:rFonts w:cs="Times"/>
          <w:color w:val="000000"/>
          <w:szCs w:val="20"/>
          <w:lang w:eastAsia="zh-CN"/>
        </w:rPr>
        <w:t xml:space="preserve">The text proposal in section2 of </w:t>
      </w:r>
      <w:hyperlink r:id="rId581" w:history="1">
        <w:r w:rsidR="004371F4">
          <w:rPr>
            <w:rStyle w:val="Hyperlink"/>
            <w:rFonts w:cs="Times"/>
            <w:szCs w:val="20"/>
            <w:lang w:eastAsia="zh-CN"/>
          </w:rPr>
          <w:t>R1-2202516</w:t>
        </w:r>
      </w:hyperlink>
      <w:r w:rsidRPr="003479AA">
        <w:rPr>
          <w:rFonts w:cs="Times"/>
          <w:szCs w:val="20"/>
          <w:lang w:eastAsia="zh-CN"/>
        </w:rPr>
        <w:t xml:space="preserve"> is</w:t>
      </w:r>
      <w:r w:rsidRPr="003479AA">
        <w:rPr>
          <w:rFonts w:cs="Times"/>
          <w:szCs w:val="20"/>
        </w:rPr>
        <w:t xml:space="preserve"> provided to improve clarity of 38.214 specification. Please consider them in the next specification revision.</w:t>
      </w:r>
    </w:p>
    <w:p w14:paraId="68245C25" w14:textId="2CADC93A" w:rsidR="00E20EAC" w:rsidRPr="00A422CF" w:rsidRDefault="00E20EAC" w:rsidP="00A422CF">
      <w:pPr>
        <w:pStyle w:val="FP"/>
        <w:rPr>
          <w:sz w:val="16"/>
          <w:szCs w:val="16"/>
        </w:rPr>
      </w:pPr>
    </w:p>
    <w:p w14:paraId="220D898B" w14:textId="473BF7C9" w:rsidR="00A422CF" w:rsidRDefault="00A422CF" w:rsidP="00A422CF">
      <w:pPr>
        <w:pStyle w:val="FP"/>
      </w:pPr>
      <w:r>
        <w:t xml:space="preserve">Final summary in </w:t>
      </w:r>
      <w:hyperlink r:id="rId582" w:history="1">
        <w:r w:rsidR="004371F4">
          <w:rPr>
            <w:rStyle w:val="Hyperlink"/>
          </w:rPr>
          <w:t>R1-2202517</w:t>
        </w:r>
      </w:hyperlink>
      <w:r>
        <w:t>.</w:t>
      </w:r>
    </w:p>
    <w:p w14:paraId="335A4877" w14:textId="4322D428" w:rsidR="00E20EAC" w:rsidRDefault="00E20EAC" w:rsidP="00E20EAC">
      <w:pPr>
        <w:rPr>
          <w:lang w:eastAsia="x-none"/>
        </w:rPr>
      </w:pPr>
    </w:p>
    <w:p w14:paraId="2A31C991" w14:textId="77777777" w:rsidR="00A422CF" w:rsidRDefault="00A422CF" w:rsidP="00E20EAC">
      <w:pPr>
        <w:rPr>
          <w:lang w:eastAsia="x-none"/>
        </w:rPr>
      </w:pPr>
    </w:p>
    <w:p w14:paraId="0EAF3174" w14:textId="7BD2B324" w:rsidR="00E20EAC" w:rsidRPr="00E20EAC" w:rsidRDefault="002328C4" w:rsidP="00E20EAC">
      <w:pPr>
        <w:rPr>
          <w:lang w:eastAsia="x-none"/>
        </w:rPr>
      </w:pPr>
      <w:hyperlink r:id="rId583" w:history="1">
        <w:r w:rsidR="004371F4">
          <w:rPr>
            <w:rStyle w:val="Hyperlink"/>
            <w:lang w:eastAsia="x-none"/>
          </w:rPr>
          <w:t>R1-2201073</w:t>
        </w:r>
      </w:hyperlink>
      <w:r w:rsidR="00E20EAC" w:rsidRPr="00E20EAC">
        <w:rPr>
          <w:lang w:eastAsia="x-none"/>
        </w:rPr>
        <w:tab/>
        <w:t>Draft CR on UE procedure for receiving HARQ-ACK on sidelink</w:t>
      </w:r>
      <w:r w:rsidR="00E20EAC" w:rsidRPr="00E20EAC">
        <w:rPr>
          <w:lang w:eastAsia="x-none"/>
        </w:rPr>
        <w:tab/>
        <w:t>vivo</w:t>
      </w:r>
    </w:p>
    <w:p w14:paraId="7208EB28" w14:textId="335949E7" w:rsidR="00E20EAC" w:rsidRPr="00E20EAC" w:rsidRDefault="002328C4" w:rsidP="00E20EAC">
      <w:pPr>
        <w:rPr>
          <w:lang w:eastAsia="x-none"/>
        </w:rPr>
      </w:pPr>
      <w:hyperlink r:id="rId584" w:history="1">
        <w:r w:rsidR="004371F4">
          <w:rPr>
            <w:rStyle w:val="Hyperlink"/>
            <w:lang w:eastAsia="x-none"/>
          </w:rPr>
          <w:t>R1-2201074</w:t>
        </w:r>
      </w:hyperlink>
      <w:r w:rsidR="00E20EAC" w:rsidRPr="00E20EAC">
        <w:rPr>
          <w:lang w:eastAsia="x-none"/>
        </w:rPr>
        <w:tab/>
        <w:t>Draft CR on UE procedure for receiving HARQ-ACK on sidelink</w:t>
      </w:r>
      <w:r w:rsidR="00E20EAC" w:rsidRPr="00E20EAC">
        <w:rPr>
          <w:lang w:eastAsia="x-none"/>
        </w:rPr>
        <w:tab/>
        <w:t>vivo</w:t>
      </w:r>
    </w:p>
    <w:p w14:paraId="0069CFF7" w14:textId="77777777" w:rsidR="00E20EAC" w:rsidRPr="00E20EAC" w:rsidRDefault="00E20EAC" w:rsidP="00E20EAC">
      <w:pPr>
        <w:rPr>
          <w:lang w:val="fr-FR" w:eastAsia="x-none"/>
        </w:rPr>
      </w:pPr>
      <w:r w:rsidRPr="00E20EAC">
        <w:rPr>
          <w:lang w:val="fr-FR" w:eastAsia="x-none"/>
        </w:rPr>
        <w:t>[108-e-R16-V2X-04] – Siqi (vivo)</w:t>
      </w:r>
    </w:p>
    <w:p w14:paraId="55EFF1A6" w14:textId="03355AF2" w:rsidR="00E20EAC" w:rsidRPr="00E20EAC" w:rsidRDefault="00E20EAC" w:rsidP="00E20EAC">
      <w:pPr>
        <w:rPr>
          <w:lang w:eastAsia="x-none"/>
        </w:rPr>
      </w:pPr>
      <w:r w:rsidRPr="00E20EAC">
        <w:rPr>
          <w:lang w:eastAsia="x-none"/>
        </w:rPr>
        <w:t xml:space="preserve">UE procedure for receiving HARQ-ACK on sidelink; considering </w:t>
      </w:r>
      <w:hyperlink r:id="rId585" w:history="1">
        <w:r w:rsidR="004371F4">
          <w:rPr>
            <w:rStyle w:val="Hyperlink"/>
            <w:lang w:eastAsia="x-none"/>
          </w:rPr>
          <w:t>R1-2201073</w:t>
        </w:r>
      </w:hyperlink>
      <w:r w:rsidRPr="00E20EAC">
        <w:rPr>
          <w:lang w:eastAsia="x-none"/>
        </w:rPr>
        <w:t xml:space="preserve"> (second change), </w:t>
      </w:r>
      <w:hyperlink r:id="rId586" w:history="1">
        <w:r w:rsidR="004371F4">
          <w:rPr>
            <w:rStyle w:val="Hyperlink"/>
            <w:lang w:eastAsia="x-none"/>
          </w:rPr>
          <w:t>R1-2201074</w:t>
        </w:r>
      </w:hyperlink>
      <w:r w:rsidRPr="00E20EAC">
        <w:rPr>
          <w:lang w:eastAsia="x-none"/>
        </w:rPr>
        <w:t xml:space="preserve"> by February 25</w:t>
      </w:r>
    </w:p>
    <w:p w14:paraId="51020E26" w14:textId="086E6133" w:rsidR="00F36333" w:rsidRPr="00F36333" w:rsidRDefault="002328C4" w:rsidP="00F36333">
      <w:pPr>
        <w:rPr>
          <w:b/>
          <w:bCs/>
          <w:lang w:eastAsia="x-none"/>
        </w:rPr>
      </w:pPr>
      <w:hyperlink r:id="rId587" w:history="1">
        <w:r w:rsidR="004371F4">
          <w:rPr>
            <w:rStyle w:val="Hyperlink"/>
            <w:b/>
            <w:bCs/>
            <w:lang w:eastAsia="x-none"/>
          </w:rPr>
          <w:t>R1-2202627</w:t>
        </w:r>
      </w:hyperlink>
      <w:r w:rsidR="00F36333" w:rsidRPr="00F36333">
        <w:rPr>
          <w:b/>
          <w:bCs/>
          <w:lang w:eastAsia="x-none"/>
        </w:rPr>
        <w:tab/>
        <w:t>[108-e-R16-V2X-04] UE procedure for receiving HARQ-ACK on sidelink</w:t>
      </w:r>
      <w:r w:rsidR="00F36333" w:rsidRPr="00F36333">
        <w:rPr>
          <w:b/>
          <w:bCs/>
          <w:lang w:eastAsia="x-none"/>
        </w:rPr>
        <w:tab/>
        <w:t>Moderator (vivo)</w:t>
      </w:r>
    </w:p>
    <w:p w14:paraId="711650F5" w14:textId="32C6A6F4" w:rsidR="00E20EAC" w:rsidRDefault="00E20EAC" w:rsidP="00E20EAC">
      <w:pPr>
        <w:rPr>
          <w:lang w:eastAsia="x-none"/>
        </w:rPr>
      </w:pPr>
      <w:r w:rsidRPr="00E20EAC">
        <w:rPr>
          <w:b/>
          <w:bCs/>
          <w:lang w:eastAsia="x-none"/>
        </w:rPr>
        <w:t>Decision:</w:t>
      </w:r>
      <w:r>
        <w:rPr>
          <w:lang w:eastAsia="x-none"/>
        </w:rPr>
        <w:t xml:space="preserve"> As per email decision posted on Feb 24</w:t>
      </w:r>
      <w:r w:rsidRPr="00E20EAC">
        <w:rPr>
          <w:vertAlign w:val="superscript"/>
          <w:lang w:eastAsia="x-none"/>
        </w:rPr>
        <w:t>th</w:t>
      </w:r>
      <w:r>
        <w:rPr>
          <w:lang w:eastAsia="x-none"/>
        </w:rPr>
        <w:t>,</w:t>
      </w:r>
    </w:p>
    <w:p w14:paraId="025F3291" w14:textId="420EF36B" w:rsidR="00A422CF" w:rsidRPr="00A422CF" w:rsidRDefault="002328C4" w:rsidP="00A422CF">
      <w:pPr>
        <w:rPr>
          <w:b/>
          <w:bCs/>
          <w:lang w:eastAsia="x-none"/>
        </w:rPr>
      </w:pPr>
      <w:hyperlink r:id="rId588" w:history="1">
        <w:r w:rsidR="004371F4">
          <w:rPr>
            <w:rStyle w:val="Hyperlink"/>
            <w:b/>
            <w:bCs/>
            <w:highlight w:val="green"/>
            <w:lang w:eastAsia="x-none"/>
          </w:rPr>
          <w:t>R1-2202688</w:t>
        </w:r>
      </w:hyperlink>
      <w:r w:rsidR="00A422CF" w:rsidRPr="00A422CF">
        <w:rPr>
          <w:b/>
          <w:bCs/>
          <w:lang w:eastAsia="x-none"/>
        </w:rPr>
        <w:tab/>
        <w:t>CR on UE procedure for receiving HARQ-ACK on sidelink</w:t>
      </w:r>
      <w:r w:rsidR="00A422CF" w:rsidRPr="00A422CF">
        <w:rPr>
          <w:b/>
          <w:bCs/>
          <w:lang w:eastAsia="x-none"/>
        </w:rPr>
        <w:tab/>
      </w:r>
      <w:r w:rsidR="00262104" w:rsidRPr="00262104">
        <w:rPr>
          <w:b/>
          <w:bCs/>
          <w:lang w:eastAsia="x-none"/>
        </w:rPr>
        <w:t>Moderator (vivo), Apple, Huawei, HiSilicon, Ericsson, ZTE, Sanechips, Nokia, Nokia Shanghai Bell</w:t>
      </w:r>
    </w:p>
    <w:p w14:paraId="43C12DA7" w14:textId="04D4FB05" w:rsidR="00A422CF" w:rsidRDefault="00A422CF" w:rsidP="00A422CF">
      <w:pPr>
        <w:rPr>
          <w:lang w:eastAsia="x-none"/>
        </w:rPr>
      </w:pPr>
      <w:r w:rsidRPr="00E235E3">
        <w:rPr>
          <w:rFonts w:cs="Times"/>
          <w:szCs w:val="20"/>
        </w:rPr>
        <w:t xml:space="preserve">(TS38.213, Rel-16, CR#0280, Cat. F) </w:t>
      </w:r>
      <w:r>
        <w:rPr>
          <w:rFonts w:cs="Times"/>
          <w:szCs w:val="20"/>
        </w:rPr>
        <w:t>is agreed.</w:t>
      </w:r>
    </w:p>
    <w:p w14:paraId="09FFB962" w14:textId="268DBD91" w:rsidR="00A422CF" w:rsidRPr="00A422CF" w:rsidRDefault="002328C4" w:rsidP="00A422CF">
      <w:pPr>
        <w:rPr>
          <w:b/>
          <w:bCs/>
          <w:lang w:eastAsia="x-none"/>
        </w:rPr>
      </w:pPr>
      <w:hyperlink r:id="rId589" w:history="1">
        <w:r w:rsidR="004371F4">
          <w:rPr>
            <w:rStyle w:val="Hyperlink"/>
            <w:b/>
            <w:bCs/>
            <w:highlight w:val="green"/>
            <w:lang w:eastAsia="x-none"/>
          </w:rPr>
          <w:t>R1-2202689</w:t>
        </w:r>
      </w:hyperlink>
      <w:r w:rsidR="00A422CF" w:rsidRPr="00A422CF">
        <w:rPr>
          <w:b/>
          <w:bCs/>
          <w:lang w:eastAsia="x-none"/>
        </w:rPr>
        <w:tab/>
        <w:t>CR on UE procedure for receiving HARQ-ACK on sidelink</w:t>
      </w:r>
      <w:r w:rsidR="00A422CF" w:rsidRPr="00A422CF">
        <w:rPr>
          <w:b/>
          <w:bCs/>
          <w:lang w:eastAsia="x-none"/>
        </w:rPr>
        <w:tab/>
      </w:r>
      <w:r w:rsidR="00262104" w:rsidRPr="00262104">
        <w:rPr>
          <w:b/>
          <w:bCs/>
          <w:lang w:eastAsia="x-none"/>
        </w:rPr>
        <w:t>Moderator (vivo), Apple, Huawei, HiSilicon, Ericsson, ZTE, Sanechips, Nokia, Nokia Shanghai Bell</w:t>
      </w:r>
    </w:p>
    <w:p w14:paraId="3B868991" w14:textId="33584762" w:rsidR="00A422CF" w:rsidRDefault="00A422CF" w:rsidP="00A422CF">
      <w:pPr>
        <w:rPr>
          <w:lang w:eastAsia="x-none"/>
        </w:rPr>
      </w:pPr>
      <w:r w:rsidRPr="00E235E3">
        <w:rPr>
          <w:rFonts w:cs="Times"/>
          <w:szCs w:val="20"/>
        </w:rPr>
        <w:lastRenderedPageBreak/>
        <w:t>(TS38.213, Rel-17, CR#0281, Cat. A)</w:t>
      </w:r>
      <w:r>
        <w:rPr>
          <w:rFonts w:cs="Times"/>
          <w:szCs w:val="20"/>
        </w:rPr>
        <w:t xml:space="preserve"> is agreed.</w:t>
      </w:r>
    </w:p>
    <w:p w14:paraId="52B47BBD" w14:textId="17B0569A" w:rsidR="00E20EAC" w:rsidRDefault="00E20EAC" w:rsidP="00E20EAC">
      <w:pPr>
        <w:rPr>
          <w:lang w:val="en-US" w:eastAsia="x-none"/>
        </w:rPr>
      </w:pPr>
    </w:p>
    <w:p w14:paraId="62F71EAC" w14:textId="77777777" w:rsidR="00F52CB1" w:rsidRDefault="00F52CB1" w:rsidP="00E20EAC">
      <w:pPr>
        <w:rPr>
          <w:lang w:val="en-US" w:eastAsia="x-none"/>
        </w:rPr>
      </w:pPr>
    </w:p>
    <w:p w14:paraId="3ABDA003" w14:textId="0C2A2E42" w:rsidR="00F52CB1" w:rsidRPr="000C56C9" w:rsidRDefault="002328C4" w:rsidP="00F52CB1">
      <w:pPr>
        <w:rPr>
          <w:b/>
          <w:bCs/>
          <w:lang w:eastAsia="x-none"/>
        </w:rPr>
      </w:pPr>
      <w:hyperlink r:id="rId590" w:history="1">
        <w:r w:rsidR="004371F4">
          <w:rPr>
            <w:rStyle w:val="Hyperlink"/>
            <w:b/>
            <w:bCs/>
            <w:highlight w:val="red"/>
            <w:lang w:eastAsia="x-none"/>
          </w:rPr>
          <w:t>R1-2201253</w:t>
        </w:r>
      </w:hyperlink>
      <w:r w:rsidR="00F52CB1" w:rsidRPr="000C56C9">
        <w:rPr>
          <w:b/>
          <w:bCs/>
          <w:lang w:eastAsia="x-none"/>
        </w:rPr>
        <w:tab/>
        <w:t>Draft CR for Corrections for Type-1 codebook generation in PUCCH</w:t>
      </w:r>
      <w:r w:rsidR="00F52CB1" w:rsidRPr="000C56C9">
        <w:rPr>
          <w:b/>
          <w:bCs/>
          <w:lang w:eastAsia="x-none"/>
        </w:rPr>
        <w:tab/>
        <w:t>OPPO</w:t>
      </w:r>
    </w:p>
    <w:p w14:paraId="1458D628" w14:textId="77777777" w:rsidR="000C56C9" w:rsidRPr="000C56C9" w:rsidRDefault="00E20EAC" w:rsidP="00E20EAC">
      <w:pPr>
        <w:rPr>
          <w:lang w:eastAsia="x-none"/>
        </w:rPr>
      </w:pPr>
      <w:r w:rsidRPr="000C56C9">
        <w:rPr>
          <w:lang w:eastAsia="x-none"/>
        </w:rPr>
        <w:t xml:space="preserve">[108-e-R16-V2X-05] </w:t>
      </w:r>
      <w:r w:rsidR="000C56C9" w:rsidRPr="000C56C9">
        <w:rPr>
          <w:lang w:eastAsia="x-none"/>
        </w:rPr>
        <w:t>– Zhenshan (OPPO)</w:t>
      </w:r>
    </w:p>
    <w:p w14:paraId="002CB72D" w14:textId="787D32C8" w:rsidR="00E20EAC" w:rsidRPr="000C56C9" w:rsidRDefault="00E20EAC" w:rsidP="00E20EAC">
      <w:pPr>
        <w:rPr>
          <w:lang w:eastAsia="x-none"/>
        </w:rPr>
      </w:pPr>
      <w:r w:rsidRPr="000C56C9">
        <w:rPr>
          <w:lang w:eastAsia="x-none"/>
        </w:rPr>
        <w:t xml:space="preserve">Type 1 codebook generation in PUCCH; considering </w:t>
      </w:r>
      <w:hyperlink r:id="rId591" w:history="1">
        <w:r w:rsidR="004371F4">
          <w:rPr>
            <w:rStyle w:val="Hyperlink"/>
            <w:lang w:eastAsia="x-none"/>
          </w:rPr>
          <w:t>R1-2201253</w:t>
        </w:r>
      </w:hyperlink>
      <w:r w:rsidRPr="000C56C9">
        <w:rPr>
          <w:lang w:eastAsia="x-none"/>
        </w:rPr>
        <w:t xml:space="preserve"> by February 25</w:t>
      </w:r>
    </w:p>
    <w:p w14:paraId="44571304" w14:textId="10C908B4" w:rsidR="00F36333" w:rsidRDefault="002328C4" w:rsidP="00F36333">
      <w:pPr>
        <w:rPr>
          <w:b/>
          <w:bCs/>
          <w:lang w:eastAsia="x-none"/>
        </w:rPr>
      </w:pPr>
      <w:hyperlink r:id="rId592" w:history="1">
        <w:r w:rsidR="004371F4">
          <w:rPr>
            <w:rStyle w:val="Hyperlink"/>
            <w:b/>
            <w:bCs/>
            <w:lang w:eastAsia="x-none"/>
          </w:rPr>
          <w:t>R1-2202614</w:t>
        </w:r>
      </w:hyperlink>
      <w:r w:rsidR="00F36333" w:rsidRPr="00F36333">
        <w:rPr>
          <w:b/>
          <w:bCs/>
          <w:lang w:eastAsia="x-none"/>
        </w:rPr>
        <w:tab/>
        <w:t>Summary for email discussion [108-e-R16-V2X-05]</w:t>
      </w:r>
      <w:r w:rsidR="00F36333" w:rsidRPr="00F36333">
        <w:rPr>
          <w:b/>
          <w:bCs/>
          <w:lang w:eastAsia="x-none"/>
        </w:rPr>
        <w:tab/>
        <w:t>Moderator (OPPO)</w:t>
      </w:r>
    </w:p>
    <w:p w14:paraId="5D51482D" w14:textId="51E31DDC" w:rsidR="000C56C9" w:rsidRDefault="000C56C9" w:rsidP="000C56C9">
      <w:pPr>
        <w:rPr>
          <w:lang w:eastAsia="x-none"/>
        </w:rPr>
      </w:pPr>
      <w:r w:rsidRPr="00065194">
        <w:rPr>
          <w:b/>
          <w:bCs/>
          <w:lang w:eastAsia="x-none"/>
        </w:rPr>
        <w:t>Decision:</w:t>
      </w:r>
      <w:r>
        <w:rPr>
          <w:lang w:eastAsia="x-none"/>
        </w:rPr>
        <w:t xml:space="preserve"> As per decision posted on Feb 23</w:t>
      </w:r>
      <w:r w:rsidRPr="000C56C9">
        <w:rPr>
          <w:vertAlign w:val="superscript"/>
          <w:lang w:eastAsia="x-none"/>
        </w:rPr>
        <w:t>rd</w:t>
      </w:r>
      <w:r>
        <w:rPr>
          <w:lang w:eastAsia="x-none"/>
        </w:rPr>
        <w:t>, the draft CR in x1253 is not pursued.</w:t>
      </w:r>
    </w:p>
    <w:p w14:paraId="2BD8F486" w14:textId="3D608653" w:rsidR="00E20EAC" w:rsidRDefault="00E20EAC" w:rsidP="00E20EAC">
      <w:pPr>
        <w:rPr>
          <w:lang w:eastAsia="x-none"/>
        </w:rPr>
      </w:pPr>
    </w:p>
    <w:p w14:paraId="3B0DEFD3" w14:textId="77777777" w:rsidR="00F52CB1" w:rsidRDefault="00F52CB1" w:rsidP="00E20EAC">
      <w:pPr>
        <w:rPr>
          <w:lang w:eastAsia="x-none"/>
        </w:rPr>
      </w:pPr>
    </w:p>
    <w:p w14:paraId="1F804D09" w14:textId="41FAF99B" w:rsidR="00F36333" w:rsidRPr="000C56C9" w:rsidRDefault="002328C4" w:rsidP="00F36333">
      <w:pPr>
        <w:rPr>
          <w:b/>
          <w:bCs/>
          <w:lang w:eastAsia="x-none"/>
        </w:rPr>
      </w:pPr>
      <w:hyperlink r:id="rId593" w:history="1">
        <w:r w:rsidR="004371F4">
          <w:rPr>
            <w:rStyle w:val="Hyperlink"/>
            <w:b/>
            <w:bCs/>
            <w:highlight w:val="red"/>
            <w:lang w:eastAsia="x-none"/>
          </w:rPr>
          <w:t>R1-2202185</w:t>
        </w:r>
      </w:hyperlink>
      <w:r w:rsidR="00F36333" w:rsidRPr="000C56C9">
        <w:rPr>
          <w:b/>
          <w:bCs/>
          <w:lang w:eastAsia="x-none"/>
        </w:rPr>
        <w:tab/>
        <w:t>Correction on DCI size alignment for sidelink</w:t>
      </w:r>
      <w:r w:rsidR="00F36333" w:rsidRPr="000C56C9">
        <w:rPr>
          <w:b/>
          <w:bCs/>
          <w:lang w:eastAsia="x-none"/>
        </w:rPr>
        <w:tab/>
        <w:t>Sharp</w:t>
      </w:r>
    </w:p>
    <w:p w14:paraId="581D793B" w14:textId="77777777" w:rsidR="000C56C9" w:rsidRPr="000C56C9" w:rsidRDefault="00E20EAC" w:rsidP="00E20EAC">
      <w:pPr>
        <w:rPr>
          <w:lang w:eastAsia="x-none"/>
        </w:rPr>
      </w:pPr>
      <w:r w:rsidRPr="000C56C9">
        <w:rPr>
          <w:lang w:eastAsia="x-none"/>
        </w:rPr>
        <w:t xml:space="preserve">[108-e-R16-V2X-06] </w:t>
      </w:r>
      <w:r w:rsidR="000C56C9" w:rsidRPr="000C56C9">
        <w:rPr>
          <w:lang w:eastAsia="x-none"/>
        </w:rPr>
        <w:t>– Luochao (Sharp)</w:t>
      </w:r>
    </w:p>
    <w:p w14:paraId="3D297261" w14:textId="2FCC6EC6" w:rsidR="00E20EAC" w:rsidRPr="000C56C9" w:rsidRDefault="00E20EAC" w:rsidP="00E20EAC">
      <w:pPr>
        <w:rPr>
          <w:lang w:eastAsia="x-none"/>
        </w:rPr>
      </w:pPr>
      <w:r w:rsidRPr="000C56C9">
        <w:rPr>
          <w:lang w:eastAsia="x-none"/>
        </w:rPr>
        <w:t xml:space="preserve">DCI size alignment for sidelink; considering </w:t>
      </w:r>
      <w:hyperlink r:id="rId594" w:history="1">
        <w:r w:rsidR="004371F4">
          <w:rPr>
            <w:rStyle w:val="Hyperlink"/>
            <w:lang w:eastAsia="x-none"/>
          </w:rPr>
          <w:t>R1-2202185</w:t>
        </w:r>
      </w:hyperlink>
      <w:r w:rsidRPr="000C56C9">
        <w:rPr>
          <w:lang w:eastAsia="x-none"/>
        </w:rPr>
        <w:t xml:space="preserve"> by February 25</w:t>
      </w:r>
    </w:p>
    <w:p w14:paraId="02F3F7D2" w14:textId="2211C19E" w:rsidR="00F36333" w:rsidRPr="00F36333" w:rsidRDefault="002328C4" w:rsidP="00F36333">
      <w:pPr>
        <w:rPr>
          <w:b/>
          <w:bCs/>
          <w:lang w:eastAsia="x-none"/>
        </w:rPr>
      </w:pPr>
      <w:hyperlink r:id="rId595" w:history="1">
        <w:r w:rsidR="004371F4">
          <w:rPr>
            <w:rStyle w:val="Hyperlink"/>
            <w:b/>
            <w:bCs/>
            <w:lang w:eastAsia="x-none"/>
          </w:rPr>
          <w:t>R1-2202657</w:t>
        </w:r>
      </w:hyperlink>
      <w:r w:rsidR="00F36333" w:rsidRPr="000C56C9">
        <w:rPr>
          <w:b/>
          <w:bCs/>
          <w:lang w:eastAsia="x-none"/>
        </w:rPr>
        <w:tab/>
        <w:t>Summary of [108-e-R16-V2X-06]</w:t>
      </w:r>
      <w:r w:rsidR="00F36333" w:rsidRPr="000C56C9">
        <w:rPr>
          <w:b/>
          <w:bCs/>
          <w:lang w:eastAsia="x-none"/>
        </w:rPr>
        <w:tab/>
        <w:t>Moderator (Sharp)</w:t>
      </w:r>
    </w:p>
    <w:p w14:paraId="6BC91C8B" w14:textId="60B10D65" w:rsidR="000C56C9" w:rsidRDefault="000C56C9" w:rsidP="000C56C9">
      <w:pPr>
        <w:rPr>
          <w:lang w:eastAsia="x-none"/>
        </w:rPr>
      </w:pPr>
      <w:r w:rsidRPr="00065194">
        <w:rPr>
          <w:b/>
          <w:bCs/>
          <w:lang w:eastAsia="x-none"/>
        </w:rPr>
        <w:t>Decision:</w:t>
      </w:r>
      <w:r>
        <w:rPr>
          <w:lang w:eastAsia="x-none"/>
        </w:rPr>
        <w:t xml:space="preserve"> As per decision posted on Feb 24</w:t>
      </w:r>
      <w:r w:rsidRPr="000C56C9">
        <w:rPr>
          <w:vertAlign w:val="superscript"/>
          <w:lang w:eastAsia="x-none"/>
        </w:rPr>
        <w:t>th</w:t>
      </w:r>
      <w:r>
        <w:rPr>
          <w:lang w:eastAsia="x-none"/>
        </w:rPr>
        <w:t>, the draft CR in x2185 is not pursued.</w:t>
      </w:r>
    </w:p>
    <w:p w14:paraId="2E52CD81" w14:textId="7490A362" w:rsidR="00E20EAC" w:rsidRDefault="00E20EAC" w:rsidP="00E20EAC">
      <w:pPr>
        <w:rPr>
          <w:lang w:eastAsia="x-none"/>
        </w:rPr>
      </w:pPr>
    </w:p>
    <w:p w14:paraId="6BD8E467" w14:textId="77777777" w:rsidR="00F36333" w:rsidRDefault="00F36333" w:rsidP="00E20EAC">
      <w:pPr>
        <w:rPr>
          <w:lang w:eastAsia="x-none"/>
        </w:rPr>
      </w:pPr>
    </w:p>
    <w:p w14:paraId="607B4847" w14:textId="21D4F456" w:rsidR="00F36333" w:rsidRDefault="002328C4" w:rsidP="00F36333">
      <w:pPr>
        <w:rPr>
          <w:lang w:eastAsia="x-none"/>
        </w:rPr>
      </w:pPr>
      <w:hyperlink r:id="rId596" w:history="1">
        <w:r w:rsidR="004371F4">
          <w:rPr>
            <w:rStyle w:val="Hyperlink"/>
            <w:lang w:eastAsia="x-none"/>
          </w:rPr>
          <w:t>R1-2202357</w:t>
        </w:r>
      </w:hyperlink>
      <w:r w:rsidR="00F36333">
        <w:rPr>
          <w:lang w:eastAsia="x-none"/>
        </w:rPr>
        <w:tab/>
        <w:t>Draft CR on corrections on SL timing</w:t>
      </w:r>
      <w:r w:rsidR="00F36333">
        <w:rPr>
          <w:lang w:eastAsia="x-none"/>
        </w:rPr>
        <w:tab/>
        <w:t>Nokia, Nokia Shanghai Bell</w:t>
      </w:r>
    </w:p>
    <w:p w14:paraId="6675FADE" w14:textId="77777777" w:rsidR="00F36333" w:rsidRPr="00F36333" w:rsidRDefault="00E20EAC" w:rsidP="00E20EAC">
      <w:pPr>
        <w:rPr>
          <w:lang w:val="fr-FR" w:eastAsia="x-none"/>
        </w:rPr>
      </w:pPr>
      <w:r w:rsidRPr="00F36333">
        <w:rPr>
          <w:lang w:val="fr-FR" w:eastAsia="x-none"/>
        </w:rPr>
        <w:t xml:space="preserve">[108-e-R16-V2X-07] </w:t>
      </w:r>
      <w:r w:rsidR="00F36333" w:rsidRPr="00F36333">
        <w:rPr>
          <w:lang w:val="fr-FR" w:eastAsia="x-none"/>
        </w:rPr>
        <w:t>– Jari (Nokia)</w:t>
      </w:r>
    </w:p>
    <w:p w14:paraId="39A295B8" w14:textId="5000779F" w:rsidR="00E20EAC" w:rsidRPr="00F36333" w:rsidRDefault="00E20EAC" w:rsidP="00E20EAC">
      <w:pPr>
        <w:rPr>
          <w:lang w:eastAsia="x-none"/>
        </w:rPr>
      </w:pPr>
      <w:r w:rsidRPr="00F36333">
        <w:rPr>
          <w:lang w:eastAsia="x-none"/>
        </w:rPr>
        <w:t xml:space="preserve">Corrections on SL timing; considering </w:t>
      </w:r>
      <w:hyperlink r:id="rId597" w:history="1">
        <w:r w:rsidR="004371F4">
          <w:rPr>
            <w:rStyle w:val="Hyperlink"/>
            <w:lang w:eastAsia="x-none"/>
          </w:rPr>
          <w:t>R1-2202357</w:t>
        </w:r>
      </w:hyperlink>
      <w:r w:rsidRPr="00F36333">
        <w:rPr>
          <w:lang w:eastAsia="x-none"/>
        </w:rPr>
        <w:t xml:space="preserve"> by February 25</w:t>
      </w:r>
    </w:p>
    <w:p w14:paraId="6349F53D" w14:textId="5C1AEA5B" w:rsidR="00F36333" w:rsidRPr="00F36333" w:rsidRDefault="002328C4" w:rsidP="00E20EAC">
      <w:pPr>
        <w:rPr>
          <w:b/>
          <w:bCs/>
          <w:lang w:eastAsia="x-none"/>
        </w:rPr>
      </w:pPr>
      <w:hyperlink r:id="rId598" w:history="1">
        <w:r w:rsidR="004371F4">
          <w:rPr>
            <w:rStyle w:val="Hyperlink"/>
            <w:b/>
            <w:bCs/>
            <w:lang w:eastAsia="x-none"/>
          </w:rPr>
          <w:t>R1-2202600</w:t>
        </w:r>
      </w:hyperlink>
      <w:r w:rsidR="00F36333" w:rsidRPr="00F36333">
        <w:rPr>
          <w:b/>
          <w:bCs/>
          <w:lang w:eastAsia="x-none"/>
        </w:rPr>
        <w:tab/>
        <w:t>Summary of email discussion [108-e-R16-V2X-07], Corrections on SL timing</w:t>
      </w:r>
      <w:r w:rsidR="00F36333" w:rsidRPr="00F36333">
        <w:rPr>
          <w:b/>
          <w:bCs/>
          <w:lang w:eastAsia="x-none"/>
        </w:rPr>
        <w:tab/>
        <w:t>Moderator (Nokia)</w:t>
      </w:r>
    </w:p>
    <w:p w14:paraId="2D56951A" w14:textId="768AF95B" w:rsidR="00E20EAC" w:rsidRDefault="00F36333" w:rsidP="00E20EAC">
      <w:pPr>
        <w:rPr>
          <w:lang w:eastAsia="x-none"/>
        </w:rPr>
      </w:pPr>
      <w:r w:rsidRPr="00065194">
        <w:rPr>
          <w:b/>
          <w:bCs/>
          <w:lang w:eastAsia="x-none"/>
        </w:rPr>
        <w:t>Decision:</w:t>
      </w:r>
      <w:r>
        <w:rPr>
          <w:lang w:eastAsia="x-none"/>
        </w:rPr>
        <w:t xml:space="preserve"> </w:t>
      </w:r>
      <w:r w:rsidR="002D6A26">
        <w:rPr>
          <w:lang w:eastAsia="x-none"/>
        </w:rPr>
        <w:t>As per decision posted on Feb 25</w:t>
      </w:r>
      <w:r w:rsidR="002D6A26" w:rsidRPr="002D6A26">
        <w:rPr>
          <w:vertAlign w:val="superscript"/>
          <w:lang w:eastAsia="x-none"/>
        </w:rPr>
        <w:t>th</w:t>
      </w:r>
      <w:r w:rsidR="002D6A26">
        <w:rPr>
          <w:lang w:eastAsia="x-none"/>
        </w:rPr>
        <w:t>,</w:t>
      </w:r>
    </w:p>
    <w:p w14:paraId="176C7639" w14:textId="10667F8E" w:rsidR="00065194" w:rsidRPr="00065194" w:rsidRDefault="002328C4" w:rsidP="00065194">
      <w:pPr>
        <w:rPr>
          <w:b/>
          <w:bCs/>
          <w:lang w:eastAsia="x-none"/>
        </w:rPr>
      </w:pPr>
      <w:hyperlink r:id="rId599" w:history="1">
        <w:r w:rsidR="004371F4">
          <w:rPr>
            <w:rStyle w:val="Hyperlink"/>
            <w:b/>
            <w:bCs/>
            <w:highlight w:val="green"/>
            <w:lang w:eastAsia="x-none"/>
          </w:rPr>
          <w:t>R1-2202721</w:t>
        </w:r>
      </w:hyperlink>
      <w:r w:rsidR="00065194" w:rsidRPr="00065194">
        <w:rPr>
          <w:b/>
          <w:bCs/>
          <w:lang w:eastAsia="x-none"/>
        </w:rPr>
        <w:tab/>
        <w:t>CR on corrections on SL timing</w:t>
      </w:r>
      <w:r w:rsidR="00065194" w:rsidRPr="00065194">
        <w:rPr>
          <w:b/>
          <w:bCs/>
          <w:lang w:eastAsia="x-none"/>
        </w:rPr>
        <w:tab/>
        <w:t>Moderator (Nokia), Nokia Shanghai Bell, vivo, ZTE, Sanechips, Ericsson, Huawei, HiSilicon, Samsung</w:t>
      </w:r>
    </w:p>
    <w:p w14:paraId="592EF611" w14:textId="194BAD4E" w:rsidR="00065194" w:rsidRDefault="00065194" w:rsidP="00065194">
      <w:pPr>
        <w:rPr>
          <w:lang w:eastAsia="x-none"/>
        </w:rPr>
      </w:pPr>
      <w:r w:rsidRPr="00065194">
        <w:rPr>
          <w:lang w:eastAsia="x-none"/>
        </w:rPr>
        <w:t>(TS38.211, Rel-16, CR#0087, Cat. F)</w:t>
      </w:r>
      <w:r>
        <w:rPr>
          <w:lang w:eastAsia="x-none"/>
        </w:rPr>
        <w:t xml:space="preserve"> is agreed.</w:t>
      </w:r>
    </w:p>
    <w:p w14:paraId="4C8D042E" w14:textId="24433E2A" w:rsidR="00065194" w:rsidRPr="00065194" w:rsidRDefault="002328C4" w:rsidP="00065194">
      <w:pPr>
        <w:rPr>
          <w:b/>
          <w:bCs/>
          <w:lang w:eastAsia="x-none"/>
        </w:rPr>
      </w:pPr>
      <w:hyperlink r:id="rId600" w:history="1">
        <w:r w:rsidR="004371F4">
          <w:rPr>
            <w:rStyle w:val="Hyperlink"/>
            <w:b/>
            <w:bCs/>
            <w:highlight w:val="green"/>
            <w:lang w:eastAsia="x-none"/>
          </w:rPr>
          <w:t>R1-2202722</w:t>
        </w:r>
      </w:hyperlink>
      <w:r w:rsidR="00065194" w:rsidRPr="00065194">
        <w:rPr>
          <w:b/>
          <w:bCs/>
          <w:lang w:eastAsia="x-none"/>
        </w:rPr>
        <w:tab/>
        <w:t>CR on corrections on SL timing</w:t>
      </w:r>
      <w:r w:rsidR="00065194" w:rsidRPr="00065194">
        <w:rPr>
          <w:b/>
          <w:bCs/>
          <w:lang w:eastAsia="x-none"/>
        </w:rPr>
        <w:tab/>
        <w:t>Moderator (Nokia), Nokia Shanghai Bell, vivo, ZTE, Sanechips, Ericsson, Huawei, HiSilicon, Samsung</w:t>
      </w:r>
    </w:p>
    <w:p w14:paraId="38EA57C4" w14:textId="0219BBCC" w:rsidR="00F36333" w:rsidRPr="002D6A26" w:rsidRDefault="00065194" w:rsidP="00F36333">
      <w:pPr>
        <w:rPr>
          <w:lang w:val="en-US" w:eastAsia="x-none"/>
        </w:rPr>
      </w:pPr>
      <w:r w:rsidRPr="00065194">
        <w:rPr>
          <w:lang w:val="en-US" w:eastAsia="x-none"/>
        </w:rPr>
        <w:t>(TS38.211, Rel-17, CR#0088, Cat. A) is agreed.</w:t>
      </w:r>
    </w:p>
    <w:p w14:paraId="12FD1229" w14:textId="30462DEB" w:rsidR="00F36333" w:rsidRDefault="00F36333" w:rsidP="00E20EAC">
      <w:pPr>
        <w:rPr>
          <w:lang w:val="en-US" w:eastAsia="x-none"/>
        </w:rPr>
      </w:pPr>
    </w:p>
    <w:p w14:paraId="0F5C5BAE" w14:textId="77777777" w:rsidR="00065194" w:rsidRPr="00065194" w:rsidRDefault="00065194" w:rsidP="00E20EAC">
      <w:pPr>
        <w:rPr>
          <w:lang w:val="en-US" w:eastAsia="x-none"/>
        </w:rPr>
      </w:pPr>
    </w:p>
    <w:p w14:paraId="59CFBCD2" w14:textId="28DFBD52" w:rsidR="00F52CB1" w:rsidRPr="00F52CB1" w:rsidRDefault="002328C4" w:rsidP="00F52CB1">
      <w:pPr>
        <w:rPr>
          <w:lang w:eastAsia="x-none"/>
        </w:rPr>
      </w:pPr>
      <w:hyperlink r:id="rId601" w:history="1">
        <w:r w:rsidR="004371F4">
          <w:rPr>
            <w:rStyle w:val="Hyperlink"/>
            <w:lang w:eastAsia="x-none"/>
          </w:rPr>
          <w:t>R1-2202442</w:t>
        </w:r>
      </w:hyperlink>
      <w:r w:rsidR="00F52CB1" w:rsidRPr="00F52CB1">
        <w:rPr>
          <w:lang w:eastAsia="x-none"/>
        </w:rPr>
        <w:tab/>
        <w:t>Addition of Rel-16 NR V2X bands to TR 37.985</w:t>
      </w:r>
      <w:r w:rsidR="00F52CB1" w:rsidRPr="00F52CB1">
        <w:rPr>
          <w:lang w:eastAsia="x-none"/>
        </w:rPr>
        <w:tab/>
        <w:t>Huawei, HiSilicon</w:t>
      </w:r>
    </w:p>
    <w:p w14:paraId="1E8625C7" w14:textId="77777777" w:rsidR="00F52CB1" w:rsidRPr="00F52CB1" w:rsidRDefault="00E20EAC" w:rsidP="00E20EAC">
      <w:pPr>
        <w:rPr>
          <w:lang w:eastAsia="x-none"/>
        </w:rPr>
      </w:pPr>
      <w:r w:rsidRPr="00F52CB1">
        <w:rPr>
          <w:lang w:eastAsia="x-none"/>
        </w:rPr>
        <w:t xml:space="preserve">[108-e-R16-V2X-08] </w:t>
      </w:r>
      <w:r w:rsidR="00F52CB1" w:rsidRPr="00F52CB1">
        <w:rPr>
          <w:lang w:eastAsia="x-none"/>
        </w:rPr>
        <w:t>– Matthew (Huawei)</w:t>
      </w:r>
    </w:p>
    <w:p w14:paraId="6DA2D771" w14:textId="08660947" w:rsidR="00E20EAC" w:rsidRPr="00F52CB1" w:rsidRDefault="00E20EAC" w:rsidP="00E20EAC">
      <w:pPr>
        <w:rPr>
          <w:lang w:eastAsia="x-none"/>
        </w:rPr>
      </w:pPr>
      <w:r w:rsidRPr="00F52CB1">
        <w:rPr>
          <w:lang w:eastAsia="x-none"/>
        </w:rPr>
        <w:t xml:space="preserve">Addition of Rel-16 NR V2X bands to TR 37.985; considering </w:t>
      </w:r>
      <w:hyperlink r:id="rId602" w:history="1">
        <w:r w:rsidR="004371F4">
          <w:rPr>
            <w:rStyle w:val="Hyperlink"/>
            <w:lang w:eastAsia="x-none"/>
          </w:rPr>
          <w:t>R1-2202442</w:t>
        </w:r>
      </w:hyperlink>
      <w:r w:rsidRPr="00F52CB1">
        <w:rPr>
          <w:lang w:eastAsia="x-none"/>
        </w:rPr>
        <w:t xml:space="preserve"> by February 25</w:t>
      </w:r>
    </w:p>
    <w:p w14:paraId="5FD60325" w14:textId="6212FEE7" w:rsidR="00F36333" w:rsidRDefault="002328C4" w:rsidP="00F36333">
      <w:pPr>
        <w:rPr>
          <w:b/>
          <w:bCs/>
          <w:lang w:eastAsia="x-none"/>
        </w:rPr>
      </w:pPr>
      <w:hyperlink r:id="rId603" w:history="1">
        <w:r w:rsidR="004371F4">
          <w:rPr>
            <w:rStyle w:val="Hyperlink"/>
            <w:b/>
            <w:bCs/>
            <w:lang w:eastAsia="x-none"/>
          </w:rPr>
          <w:t>R1-2202684</w:t>
        </w:r>
      </w:hyperlink>
      <w:r w:rsidR="00F36333" w:rsidRPr="00F52CB1">
        <w:rPr>
          <w:b/>
          <w:bCs/>
          <w:lang w:eastAsia="x-none"/>
        </w:rPr>
        <w:tab/>
        <w:t>FL summary on [108-e-R16-V2X-08] Addition of Rel-16 NR V2X bands to TR 37.985</w:t>
      </w:r>
      <w:r w:rsidR="00F36333" w:rsidRPr="00F52CB1">
        <w:rPr>
          <w:b/>
          <w:bCs/>
          <w:lang w:eastAsia="x-none"/>
        </w:rPr>
        <w:tab/>
        <w:t>Moderator</w:t>
      </w:r>
      <w:r w:rsidR="00F36333" w:rsidRPr="00F36333">
        <w:rPr>
          <w:b/>
          <w:bCs/>
          <w:lang w:eastAsia="x-none"/>
        </w:rPr>
        <w:t xml:space="preserve"> (Huawei)</w:t>
      </w:r>
    </w:p>
    <w:p w14:paraId="56EFF523" w14:textId="77777777" w:rsidR="00F52CB1" w:rsidRDefault="00F52CB1" w:rsidP="00F52CB1">
      <w:pPr>
        <w:rPr>
          <w:lang w:eastAsia="x-none"/>
        </w:rPr>
      </w:pPr>
      <w:r w:rsidRPr="00E20EAC">
        <w:rPr>
          <w:b/>
          <w:bCs/>
          <w:lang w:eastAsia="x-none"/>
        </w:rPr>
        <w:t>Decision:</w:t>
      </w:r>
      <w:r>
        <w:rPr>
          <w:lang w:eastAsia="x-none"/>
        </w:rPr>
        <w:t xml:space="preserve"> As per email decision posted on Feb 24</w:t>
      </w:r>
      <w:r w:rsidRPr="00E20EAC">
        <w:rPr>
          <w:vertAlign w:val="superscript"/>
          <w:lang w:eastAsia="x-none"/>
        </w:rPr>
        <w:t>th</w:t>
      </w:r>
      <w:r>
        <w:rPr>
          <w:lang w:eastAsia="x-none"/>
        </w:rPr>
        <w:t>,</w:t>
      </w:r>
    </w:p>
    <w:p w14:paraId="0D66CFDF" w14:textId="4BD70A49" w:rsidR="00F52CB1" w:rsidRPr="00065194" w:rsidRDefault="002328C4" w:rsidP="00F52CB1">
      <w:pPr>
        <w:rPr>
          <w:b/>
          <w:bCs/>
          <w:lang w:eastAsia="x-none"/>
        </w:rPr>
      </w:pPr>
      <w:hyperlink r:id="rId604" w:history="1">
        <w:r w:rsidR="004371F4">
          <w:rPr>
            <w:rStyle w:val="Hyperlink"/>
            <w:b/>
            <w:bCs/>
            <w:highlight w:val="green"/>
            <w:lang w:eastAsia="x-none"/>
          </w:rPr>
          <w:t>R1-2202674</w:t>
        </w:r>
      </w:hyperlink>
      <w:r w:rsidR="00F52CB1" w:rsidRPr="00065194">
        <w:rPr>
          <w:b/>
          <w:bCs/>
          <w:lang w:eastAsia="x-none"/>
        </w:rPr>
        <w:tab/>
        <w:t>Addition of Rel-16 NR V2X bands to TR 37.985</w:t>
      </w:r>
      <w:r w:rsidR="00F52CB1" w:rsidRPr="00065194">
        <w:rPr>
          <w:b/>
          <w:bCs/>
          <w:lang w:eastAsia="x-none"/>
        </w:rPr>
        <w:tab/>
        <w:t>Huawei (editor), ZTE, Sanechips</w:t>
      </w:r>
    </w:p>
    <w:p w14:paraId="76BFD284" w14:textId="5F213607" w:rsidR="00065194" w:rsidRDefault="00065194" w:rsidP="00F52CB1">
      <w:pPr>
        <w:rPr>
          <w:lang w:eastAsia="x-none"/>
        </w:rPr>
      </w:pPr>
      <w:r w:rsidRPr="0095758A">
        <w:rPr>
          <w:rFonts w:eastAsia="Times New Roman" w:cs="Times"/>
          <w:szCs w:val="20"/>
        </w:rPr>
        <w:t>(TS 37.985, Rel-16, CR#0002, Cat. F)</w:t>
      </w:r>
      <w:r>
        <w:rPr>
          <w:rFonts w:eastAsia="Times New Roman" w:cs="Times"/>
          <w:szCs w:val="20"/>
        </w:rPr>
        <w:t xml:space="preserve"> is agreed.</w:t>
      </w:r>
    </w:p>
    <w:p w14:paraId="3C415B4E" w14:textId="32AF0E04" w:rsidR="00F52CB1" w:rsidRPr="00065194" w:rsidRDefault="002328C4" w:rsidP="00F52CB1">
      <w:pPr>
        <w:rPr>
          <w:b/>
          <w:bCs/>
          <w:lang w:eastAsia="x-none"/>
        </w:rPr>
      </w:pPr>
      <w:hyperlink r:id="rId605" w:history="1">
        <w:r w:rsidR="004371F4">
          <w:rPr>
            <w:rStyle w:val="Hyperlink"/>
            <w:b/>
            <w:bCs/>
            <w:highlight w:val="green"/>
            <w:lang w:eastAsia="x-none"/>
          </w:rPr>
          <w:t>R1-2202675</w:t>
        </w:r>
      </w:hyperlink>
      <w:r w:rsidR="00F52CB1" w:rsidRPr="00065194">
        <w:rPr>
          <w:b/>
          <w:bCs/>
          <w:lang w:eastAsia="x-none"/>
        </w:rPr>
        <w:tab/>
        <w:t>Addition of Rel-16 NR V2X bands to TR 37.985</w:t>
      </w:r>
      <w:r w:rsidR="00F52CB1" w:rsidRPr="00065194">
        <w:rPr>
          <w:b/>
          <w:bCs/>
          <w:lang w:eastAsia="x-none"/>
        </w:rPr>
        <w:tab/>
      </w:r>
      <w:r w:rsidR="00065194" w:rsidRPr="00065194">
        <w:rPr>
          <w:b/>
          <w:bCs/>
          <w:lang w:eastAsia="x-none"/>
        </w:rPr>
        <w:t>Huawei (editor), ZTE, Sanechips</w:t>
      </w:r>
    </w:p>
    <w:p w14:paraId="4131859B" w14:textId="22002E68" w:rsidR="00F52CB1" w:rsidRDefault="00065194" w:rsidP="00F52CB1">
      <w:pPr>
        <w:rPr>
          <w:lang w:eastAsia="x-none"/>
        </w:rPr>
      </w:pPr>
      <w:r w:rsidRPr="0095758A">
        <w:rPr>
          <w:rFonts w:eastAsia="Times New Roman" w:cs="Times"/>
          <w:szCs w:val="20"/>
        </w:rPr>
        <w:t>(TS 37.985, Rel-17, CR#0003, Cat. A)</w:t>
      </w:r>
      <w:r>
        <w:rPr>
          <w:rFonts w:eastAsia="Times New Roman" w:cs="Times"/>
          <w:szCs w:val="20"/>
        </w:rPr>
        <w:t xml:space="preserve"> is agreed.</w:t>
      </w:r>
    </w:p>
    <w:p w14:paraId="6E6CB40E" w14:textId="77777777" w:rsidR="00300973" w:rsidRDefault="00300973" w:rsidP="006B480F">
      <w:pPr>
        <w:rPr>
          <w:lang w:eastAsia="x-none"/>
        </w:rPr>
      </w:pPr>
    </w:p>
    <w:p w14:paraId="34536C1A" w14:textId="59978DAD" w:rsidR="006B480F" w:rsidRDefault="002328C4" w:rsidP="006B480F">
      <w:pPr>
        <w:rPr>
          <w:lang w:eastAsia="x-none"/>
        </w:rPr>
      </w:pPr>
      <w:hyperlink r:id="rId606" w:history="1">
        <w:r w:rsidR="004371F4">
          <w:rPr>
            <w:rStyle w:val="Hyperlink"/>
            <w:lang w:eastAsia="x-none"/>
          </w:rPr>
          <w:t>R1-2201252</w:t>
        </w:r>
      </w:hyperlink>
      <w:r w:rsidR="006B480F">
        <w:rPr>
          <w:lang w:eastAsia="x-none"/>
        </w:rPr>
        <w:tab/>
        <w:t>Draft CR for Corrections for HARQ reporting to higher layer</w:t>
      </w:r>
      <w:r w:rsidR="006B480F">
        <w:rPr>
          <w:lang w:eastAsia="x-none"/>
        </w:rPr>
        <w:tab/>
        <w:t>OPPO</w:t>
      </w:r>
    </w:p>
    <w:p w14:paraId="2AE5C6A9" w14:textId="0A43D263" w:rsidR="006B480F" w:rsidRDefault="002328C4" w:rsidP="006B480F">
      <w:pPr>
        <w:rPr>
          <w:lang w:eastAsia="x-none"/>
        </w:rPr>
      </w:pPr>
      <w:hyperlink r:id="rId607" w:history="1">
        <w:r w:rsidR="004371F4">
          <w:rPr>
            <w:rStyle w:val="Hyperlink"/>
            <w:lang w:eastAsia="x-none"/>
          </w:rPr>
          <w:t>R1-2201461</w:t>
        </w:r>
      </w:hyperlink>
      <w:r w:rsidR="006B480F">
        <w:rPr>
          <w:lang w:eastAsia="x-none"/>
        </w:rPr>
        <w:tab/>
        <w:t>Correction of SL type 1 HARQ-ACK codebook for boundary of resource pool period</w:t>
      </w:r>
      <w:r w:rsidR="006B480F">
        <w:rPr>
          <w:lang w:eastAsia="x-none"/>
        </w:rPr>
        <w:tab/>
        <w:t>NTT DOCOMO, INC.</w:t>
      </w:r>
    </w:p>
    <w:p w14:paraId="2BD62D0B" w14:textId="2172D5CF" w:rsidR="006B480F" w:rsidRDefault="002328C4" w:rsidP="006B480F">
      <w:pPr>
        <w:rPr>
          <w:lang w:eastAsia="x-none"/>
        </w:rPr>
      </w:pPr>
      <w:hyperlink r:id="rId608" w:history="1">
        <w:r w:rsidR="004371F4">
          <w:rPr>
            <w:rStyle w:val="Hyperlink"/>
            <w:lang w:eastAsia="x-none"/>
          </w:rPr>
          <w:t>R1-2201602</w:t>
        </w:r>
      </w:hyperlink>
      <w:r w:rsidR="006B480F">
        <w:rPr>
          <w:lang w:eastAsia="x-none"/>
        </w:rPr>
        <w:tab/>
        <w:t>Correction for determining sidelink HARQ-ACK information bits in TS 38.213</w:t>
      </w:r>
      <w:r w:rsidR="006B480F">
        <w:rPr>
          <w:lang w:eastAsia="x-none"/>
        </w:rPr>
        <w:tab/>
        <w:t>ZTE, Sanechips</w:t>
      </w:r>
    </w:p>
    <w:p w14:paraId="3E443029" w14:textId="7709C8CF" w:rsidR="006B480F" w:rsidRDefault="002328C4" w:rsidP="006B480F">
      <w:pPr>
        <w:rPr>
          <w:lang w:eastAsia="x-none"/>
        </w:rPr>
      </w:pPr>
      <w:hyperlink r:id="rId609" w:history="1">
        <w:r w:rsidR="004371F4">
          <w:rPr>
            <w:rStyle w:val="Hyperlink"/>
            <w:lang w:eastAsia="x-none"/>
          </w:rPr>
          <w:t>R1-2201991</w:t>
        </w:r>
      </w:hyperlink>
      <w:r w:rsidR="006B480F">
        <w:rPr>
          <w:lang w:eastAsia="x-none"/>
        </w:rPr>
        <w:tab/>
        <w:t>Draft CR on TS 38.214 on Tscal value</w:t>
      </w:r>
      <w:r w:rsidR="006B480F">
        <w:rPr>
          <w:lang w:eastAsia="x-none"/>
        </w:rPr>
        <w:tab/>
        <w:t>Samsung</w:t>
      </w:r>
    </w:p>
    <w:p w14:paraId="58F862E5" w14:textId="0F751431" w:rsidR="006B480F" w:rsidRDefault="002328C4" w:rsidP="006B480F">
      <w:pPr>
        <w:rPr>
          <w:lang w:eastAsia="x-none"/>
        </w:rPr>
      </w:pPr>
      <w:hyperlink r:id="rId610" w:history="1">
        <w:r w:rsidR="004371F4">
          <w:rPr>
            <w:rStyle w:val="Hyperlink"/>
            <w:lang w:eastAsia="x-none"/>
          </w:rPr>
          <w:t>R1-2202118</w:t>
        </w:r>
      </w:hyperlink>
      <w:r w:rsidR="006B480F">
        <w:rPr>
          <w:lang w:eastAsia="x-none"/>
        </w:rPr>
        <w:tab/>
        <w:t>Draft CR on CBR Calculation</w:t>
      </w:r>
      <w:r w:rsidR="006B480F">
        <w:rPr>
          <w:lang w:eastAsia="x-none"/>
        </w:rPr>
        <w:tab/>
        <w:t>Qualcomm Incorporated</w:t>
      </w:r>
    </w:p>
    <w:p w14:paraId="4BF6C867" w14:textId="4CB642B2" w:rsidR="006B480F" w:rsidRDefault="002328C4" w:rsidP="006B480F">
      <w:pPr>
        <w:rPr>
          <w:lang w:eastAsia="x-none"/>
        </w:rPr>
      </w:pPr>
      <w:hyperlink r:id="rId611" w:history="1">
        <w:r w:rsidR="004371F4">
          <w:rPr>
            <w:rStyle w:val="Hyperlink"/>
            <w:lang w:eastAsia="x-none"/>
          </w:rPr>
          <w:t>R1-2202119</w:t>
        </w:r>
      </w:hyperlink>
      <w:r w:rsidR="006B480F">
        <w:rPr>
          <w:lang w:eastAsia="x-none"/>
        </w:rPr>
        <w:tab/>
        <w:t>Draft CR on Receiving TDD-pattern bits in a dedicated or FDD band</w:t>
      </w:r>
      <w:r w:rsidR="006B480F">
        <w:rPr>
          <w:lang w:eastAsia="x-none"/>
        </w:rPr>
        <w:tab/>
        <w:t>Qualcomm Incorporated</w:t>
      </w:r>
    </w:p>
    <w:p w14:paraId="3564C53C" w14:textId="698C5AEE" w:rsidR="006B480F" w:rsidRDefault="002328C4" w:rsidP="006B480F">
      <w:pPr>
        <w:rPr>
          <w:lang w:eastAsia="x-none"/>
        </w:rPr>
      </w:pPr>
      <w:hyperlink r:id="rId612" w:history="1">
        <w:r w:rsidR="004371F4">
          <w:rPr>
            <w:rStyle w:val="Hyperlink"/>
            <w:lang w:eastAsia="x-none"/>
          </w:rPr>
          <w:t>R1-2202186</w:t>
        </w:r>
      </w:hyperlink>
      <w:r w:rsidR="006B480F">
        <w:rPr>
          <w:lang w:eastAsia="x-none"/>
        </w:rPr>
        <w:tab/>
        <w:t>Clarification on simultaneous PSFCH transmission and reception</w:t>
      </w:r>
      <w:r w:rsidR="006B480F">
        <w:rPr>
          <w:lang w:eastAsia="x-none"/>
        </w:rPr>
        <w:tab/>
        <w:t>Sharp</w:t>
      </w:r>
    </w:p>
    <w:p w14:paraId="75EF6DE1" w14:textId="4D186FB8" w:rsidR="006B480F" w:rsidRDefault="002328C4" w:rsidP="006B480F">
      <w:pPr>
        <w:rPr>
          <w:lang w:eastAsia="x-none"/>
        </w:rPr>
      </w:pPr>
      <w:hyperlink r:id="rId613" w:history="1">
        <w:r w:rsidR="004371F4">
          <w:rPr>
            <w:rStyle w:val="Hyperlink"/>
            <w:lang w:eastAsia="x-none"/>
          </w:rPr>
          <w:t>R1-2202187</w:t>
        </w:r>
      </w:hyperlink>
      <w:r w:rsidR="006B480F">
        <w:rPr>
          <w:lang w:eastAsia="x-none"/>
        </w:rPr>
        <w:tab/>
        <w:t>Clarification on the condition to tigger re-evaluation in mode 2</w:t>
      </w:r>
      <w:r w:rsidR="006B480F">
        <w:rPr>
          <w:lang w:eastAsia="x-none"/>
        </w:rPr>
        <w:tab/>
        <w:t>Sharp</w:t>
      </w:r>
    </w:p>
    <w:p w14:paraId="18DE3D67" w14:textId="77777777" w:rsidR="006B480F" w:rsidRDefault="006B480F" w:rsidP="00A57C2E">
      <w:pPr>
        <w:pStyle w:val="Heading3"/>
      </w:pPr>
      <w:bookmarkStart w:id="41" w:name="_Toc95481744"/>
      <w:bookmarkStart w:id="42" w:name="_Toc98334383"/>
      <w:r w:rsidRPr="00540963">
        <w:t>Maintenance of Physical Layer Enhancements for NR URLLC</w:t>
      </w:r>
      <w:bookmarkEnd w:id="41"/>
      <w:bookmarkEnd w:id="42"/>
    </w:p>
    <w:p w14:paraId="20E64AEC" w14:textId="70691CF1" w:rsidR="006B480F" w:rsidRDefault="006B480F" w:rsidP="006B480F">
      <w:pPr>
        <w:rPr>
          <w:i/>
          <w:lang w:eastAsia="ko-KR"/>
        </w:rPr>
      </w:pPr>
      <w:r w:rsidRPr="00DD5063">
        <w:rPr>
          <w:i/>
          <w:lang w:eastAsia="x-none"/>
        </w:rPr>
        <w:t>Including maintenance for IIoT</w:t>
      </w:r>
      <w:r>
        <w:rPr>
          <w:rFonts w:hint="eastAsia"/>
          <w:i/>
          <w:lang w:eastAsia="ko-KR"/>
        </w:rPr>
        <w:t>.</w:t>
      </w:r>
    </w:p>
    <w:p w14:paraId="0B883BE5" w14:textId="58CC544C" w:rsidR="00616E95" w:rsidRDefault="00616E95" w:rsidP="00616E95"/>
    <w:p w14:paraId="0745E835" w14:textId="67B6C007" w:rsidR="00B14F82" w:rsidRPr="00B14F82" w:rsidRDefault="002328C4" w:rsidP="00B14F82">
      <w:pPr>
        <w:rPr>
          <w:b/>
          <w:bCs/>
        </w:rPr>
      </w:pPr>
      <w:hyperlink r:id="rId614" w:history="1">
        <w:r w:rsidR="004371F4">
          <w:rPr>
            <w:rStyle w:val="Hyperlink"/>
            <w:b/>
            <w:bCs/>
          </w:rPr>
          <w:t>R1-2202570</w:t>
        </w:r>
      </w:hyperlink>
      <w:r w:rsidR="00B14F82" w:rsidRPr="00B14F82">
        <w:rPr>
          <w:b/>
          <w:bCs/>
        </w:rPr>
        <w:tab/>
        <w:t>Summary of preparation phase email discussion for Rel-16 eURLLC</w:t>
      </w:r>
      <w:r w:rsidR="00B14F82" w:rsidRPr="00B14F82">
        <w:rPr>
          <w:b/>
          <w:bCs/>
        </w:rPr>
        <w:tab/>
        <w:t>Moderator (Huawei)</w:t>
      </w:r>
    </w:p>
    <w:p w14:paraId="06D3A8DD" w14:textId="6F608848" w:rsidR="00B14F82" w:rsidRDefault="00B14F82" w:rsidP="00B14F82"/>
    <w:p w14:paraId="56CF1014" w14:textId="4D239E31" w:rsidR="003236B4" w:rsidRPr="00E3004F" w:rsidRDefault="002328C4" w:rsidP="003236B4">
      <w:pPr>
        <w:rPr>
          <w:bCs/>
          <w:lang w:eastAsia="x-none"/>
        </w:rPr>
      </w:pPr>
      <w:hyperlink r:id="rId615" w:history="1">
        <w:r w:rsidR="004371F4">
          <w:rPr>
            <w:rStyle w:val="Hyperlink"/>
            <w:bCs/>
            <w:lang w:eastAsia="x-none"/>
          </w:rPr>
          <w:t>R1-2201001</w:t>
        </w:r>
      </w:hyperlink>
      <w:r w:rsidR="003236B4" w:rsidRPr="00E3004F">
        <w:rPr>
          <w:bCs/>
          <w:lang w:eastAsia="x-none"/>
        </w:rPr>
        <w:tab/>
        <w:t>Resolving Overlapping SPS HARQ-ACK with Repetition</w:t>
      </w:r>
      <w:r w:rsidR="003236B4" w:rsidRPr="00E3004F">
        <w:rPr>
          <w:bCs/>
          <w:lang w:eastAsia="x-none"/>
        </w:rPr>
        <w:tab/>
        <w:t>Ericsson</w:t>
      </w:r>
    </w:p>
    <w:p w14:paraId="60A8B05F" w14:textId="2BC85718" w:rsidR="003236B4" w:rsidRPr="00E3004F" w:rsidRDefault="002328C4" w:rsidP="003236B4">
      <w:pPr>
        <w:rPr>
          <w:bCs/>
          <w:lang w:eastAsia="x-none"/>
        </w:rPr>
      </w:pPr>
      <w:hyperlink r:id="rId616" w:history="1">
        <w:r w:rsidR="004371F4">
          <w:rPr>
            <w:rStyle w:val="Hyperlink"/>
            <w:bCs/>
            <w:lang w:eastAsia="x-none"/>
          </w:rPr>
          <w:t>R1-2201075</w:t>
        </w:r>
      </w:hyperlink>
      <w:r w:rsidR="003236B4" w:rsidRPr="00E3004F">
        <w:rPr>
          <w:bCs/>
          <w:lang w:eastAsia="x-none"/>
        </w:rPr>
        <w:tab/>
        <w:t>Discussion on SRS resource indication for Type 1 CG</w:t>
      </w:r>
      <w:r w:rsidR="003236B4" w:rsidRPr="00E3004F">
        <w:rPr>
          <w:bCs/>
          <w:lang w:eastAsia="x-none"/>
        </w:rPr>
        <w:tab/>
        <w:t>vivo</w:t>
      </w:r>
    </w:p>
    <w:p w14:paraId="428315F0" w14:textId="28192876" w:rsidR="003236B4" w:rsidRPr="00E3004F" w:rsidRDefault="002328C4" w:rsidP="003236B4">
      <w:pPr>
        <w:rPr>
          <w:bCs/>
          <w:lang w:eastAsia="x-none"/>
        </w:rPr>
      </w:pPr>
      <w:hyperlink r:id="rId617" w:history="1">
        <w:r w:rsidR="004371F4">
          <w:rPr>
            <w:rStyle w:val="Hyperlink"/>
            <w:bCs/>
            <w:lang w:eastAsia="x-none"/>
          </w:rPr>
          <w:t>R1-2201627</w:t>
        </w:r>
      </w:hyperlink>
      <w:r w:rsidR="003236B4">
        <w:rPr>
          <w:bCs/>
          <w:lang w:eastAsia="x-none"/>
        </w:rPr>
        <w:tab/>
        <w:t xml:space="preserve">Remaining issues on </w:t>
      </w:r>
      <w:r w:rsidR="003236B4" w:rsidRPr="00E3004F">
        <w:rPr>
          <w:bCs/>
          <w:lang w:eastAsia="x-none"/>
        </w:rPr>
        <w:t>UL prioritization cases related to SP-CSI</w:t>
      </w:r>
      <w:r w:rsidR="003236B4" w:rsidRPr="00E3004F">
        <w:rPr>
          <w:bCs/>
          <w:lang w:eastAsia="x-none"/>
        </w:rPr>
        <w:tab/>
        <w:t>Huawei, HiSilicon</w:t>
      </w:r>
    </w:p>
    <w:p w14:paraId="39ED6178" w14:textId="719BA6EB" w:rsidR="003236B4" w:rsidRPr="00E3004F" w:rsidRDefault="002328C4" w:rsidP="003236B4">
      <w:pPr>
        <w:rPr>
          <w:bCs/>
          <w:lang w:eastAsia="x-none"/>
        </w:rPr>
      </w:pPr>
      <w:hyperlink r:id="rId618" w:history="1">
        <w:r w:rsidR="004371F4">
          <w:rPr>
            <w:rStyle w:val="Hyperlink"/>
            <w:bCs/>
            <w:lang w:eastAsia="x-none"/>
          </w:rPr>
          <w:t>R1-2201656</w:t>
        </w:r>
      </w:hyperlink>
      <w:r w:rsidR="003236B4" w:rsidRPr="00E3004F">
        <w:rPr>
          <w:bCs/>
          <w:lang w:eastAsia="x-none"/>
        </w:rPr>
        <w:tab/>
        <w:t>Clarification on HARQ-ACK for SPS PDSCH</w:t>
      </w:r>
      <w:r w:rsidR="003236B4" w:rsidRPr="00E3004F">
        <w:rPr>
          <w:bCs/>
          <w:lang w:eastAsia="x-none"/>
        </w:rPr>
        <w:tab/>
        <w:t>Ericsson Inc.</w:t>
      </w:r>
    </w:p>
    <w:p w14:paraId="62C104CB" w14:textId="026E4D6C" w:rsidR="003236B4" w:rsidRPr="00E3004F" w:rsidRDefault="002328C4" w:rsidP="003236B4">
      <w:pPr>
        <w:rPr>
          <w:bCs/>
          <w:lang w:eastAsia="x-none"/>
        </w:rPr>
      </w:pPr>
      <w:hyperlink r:id="rId619" w:history="1">
        <w:r w:rsidR="004371F4">
          <w:rPr>
            <w:rStyle w:val="Hyperlink"/>
            <w:bCs/>
            <w:lang w:eastAsia="x-none"/>
          </w:rPr>
          <w:t>R1-2202439</w:t>
        </w:r>
      </w:hyperlink>
      <w:r w:rsidR="003236B4" w:rsidRPr="00E3004F">
        <w:rPr>
          <w:bCs/>
          <w:lang w:eastAsia="x-none"/>
        </w:rPr>
        <w:tab/>
        <w:t>Corrections on BWP switching using DCI format 0_2/1_2</w:t>
      </w:r>
      <w:r w:rsidR="003236B4" w:rsidRPr="00E3004F">
        <w:rPr>
          <w:bCs/>
          <w:lang w:eastAsia="x-none"/>
        </w:rPr>
        <w:tab/>
        <w:t>Huawei, HiSilicon</w:t>
      </w:r>
    </w:p>
    <w:p w14:paraId="655929BD" w14:textId="21E1D589" w:rsidR="003236B4" w:rsidRDefault="003236B4" w:rsidP="00B14F82"/>
    <w:p w14:paraId="37B1413A" w14:textId="262019C0" w:rsidR="00B14F82" w:rsidRDefault="00B14F82" w:rsidP="00B14F82"/>
    <w:p w14:paraId="6C65BA7A" w14:textId="2D4FD7C9" w:rsidR="00B14F82" w:rsidRDefault="002328C4" w:rsidP="00B14F82">
      <w:pPr>
        <w:rPr>
          <w:bCs/>
          <w:lang w:eastAsia="x-none"/>
        </w:rPr>
      </w:pPr>
      <w:hyperlink r:id="rId620" w:history="1">
        <w:r w:rsidR="004371F4">
          <w:rPr>
            <w:rStyle w:val="Hyperlink"/>
            <w:bCs/>
            <w:lang w:eastAsia="x-none"/>
          </w:rPr>
          <w:t>R1-2200998</w:t>
        </w:r>
      </w:hyperlink>
      <w:r w:rsidR="00B14F82" w:rsidRPr="00E3004F">
        <w:rPr>
          <w:bCs/>
          <w:lang w:eastAsia="x-none"/>
        </w:rPr>
        <w:tab/>
        <w:t>UE Procedures for UCI Multiplexing and Prioritization</w:t>
      </w:r>
      <w:r w:rsidR="00B14F82" w:rsidRPr="00E3004F">
        <w:rPr>
          <w:bCs/>
          <w:lang w:eastAsia="x-none"/>
        </w:rPr>
        <w:tab/>
        <w:t>Ericsson</w:t>
      </w:r>
    </w:p>
    <w:p w14:paraId="15AFD4D5" w14:textId="4A798063" w:rsidR="00B14F82" w:rsidRPr="00E3004F" w:rsidRDefault="002328C4" w:rsidP="00B14F82">
      <w:pPr>
        <w:rPr>
          <w:bCs/>
          <w:lang w:eastAsia="x-none"/>
        </w:rPr>
      </w:pPr>
      <w:hyperlink r:id="rId621" w:history="1">
        <w:r w:rsidR="004371F4">
          <w:rPr>
            <w:rStyle w:val="Hyperlink"/>
            <w:bCs/>
            <w:lang w:eastAsia="x-none"/>
          </w:rPr>
          <w:t>R1-2201160</w:t>
        </w:r>
      </w:hyperlink>
      <w:r w:rsidR="00B14F82" w:rsidRPr="00E3004F">
        <w:rPr>
          <w:bCs/>
          <w:lang w:eastAsia="x-none"/>
        </w:rPr>
        <w:tab/>
        <w:t>Discussion on UE procedures for UCI multiplexing and prioritization</w:t>
      </w:r>
      <w:r w:rsidR="00B14F82" w:rsidRPr="00E3004F">
        <w:rPr>
          <w:bCs/>
          <w:lang w:eastAsia="x-none"/>
        </w:rPr>
        <w:tab/>
        <w:t>ZTE</w:t>
      </w:r>
    </w:p>
    <w:p w14:paraId="1584A242" w14:textId="3427353C" w:rsidR="00B14F82" w:rsidRPr="00E3004F" w:rsidRDefault="002328C4" w:rsidP="00B14F82">
      <w:pPr>
        <w:rPr>
          <w:bCs/>
          <w:lang w:eastAsia="x-none"/>
        </w:rPr>
      </w:pPr>
      <w:hyperlink r:id="rId622" w:history="1">
        <w:r w:rsidR="004371F4">
          <w:rPr>
            <w:rStyle w:val="Hyperlink"/>
            <w:bCs/>
            <w:lang w:eastAsia="x-none"/>
          </w:rPr>
          <w:t>R1-2201293</w:t>
        </w:r>
      </w:hyperlink>
      <w:r w:rsidR="00B14F82" w:rsidRPr="00E3004F">
        <w:rPr>
          <w:bCs/>
          <w:lang w:eastAsia="x-none"/>
        </w:rPr>
        <w:tab/>
        <w:t>Discussion and draft CR on scheduling and HARQ enhancement</w:t>
      </w:r>
      <w:r w:rsidR="00B14F82" w:rsidRPr="00E3004F">
        <w:rPr>
          <w:bCs/>
          <w:lang w:eastAsia="x-none"/>
        </w:rPr>
        <w:tab/>
        <w:t>OPPO</w:t>
      </w:r>
    </w:p>
    <w:p w14:paraId="1C517E44" w14:textId="5481231F" w:rsidR="00B14F82" w:rsidRPr="00E3004F" w:rsidRDefault="002328C4" w:rsidP="00B14F82">
      <w:pPr>
        <w:rPr>
          <w:bCs/>
          <w:lang w:eastAsia="x-none"/>
        </w:rPr>
      </w:pPr>
      <w:hyperlink r:id="rId623" w:history="1">
        <w:r w:rsidR="004371F4">
          <w:rPr>
            <w:rStyle w:val="Hyperlink"/>
            <w:bCs/>
            <w:lang w:eastAsia="x-none"/>
          </w:rPr>
          <w:t>R1-2201326</w:t>
        </w:r>
      </w:hyperlink>
      <w:r w:rsidR="00B14F82" w:rsidRPr="00E3004F">
        <w:rPr>
          <w:bCs/>
          <w:lang w:eastAsia="x-none"/>
        </w:rPr>
        <w:tab/>
        <w:t>Discussion on intra-UE multiplexing/prioritization for eURLLC</w:t>
      </w:r>
      <w:r w:rsidR="00B14F82" w:rsidRPr="00E3004F">
        <w:rPr>
          <w:bCs/>
          <w:lang w:eastAsia="x-none"/>
        </w:rPr>
        <w:tab/>
        <w:t>CATT</w:t>
      </w:r>
    </w:p>
    <w:p w14:paraId="7D65CAB2" w14:textId="2C10A7E6" w:rsidR="00B14F82" w:rsidRPr="00E3004F" w:rsidRDefault="002328C4" w:rsidP="00B14F82">
      <w:pPr>
        <w:rPr>
          <w:bCs/>
          <w:lang w:eastAsia="x-none"/>
        </w:rPr>
      </w:pPr>
      <w:hyperlink r:id="rId624" w:history="1">
        <w:r w:rsidR="004371F4">
          <w:rPr>
            <w:rStyle w:val="Hyperlink"/>
            <w:bCs/>
            <w:lang w:eastAsia="x-none"/>
          </w:rPr>
          <w:t>R1-2201402</w:t>
        </w:r>
      </w:hyperlink>
      <w:r w:rsidR="00B14F82" w:rsidRPr="00E3004F">
        <w:rPr>
          <w:bCs/>
          <w:lang w:eastAsia="x-none"/>
        </w:rPr>
        <w:tab/>
        <w:t>[Draft CR] Correction on UE procedure for intra-UE prioritization/multiplexing</w:t>
      </w:r>
      <w:r w:rsidR="00B14F82" w:rsidRPr="00E3004F">
        <w:rPr>
          <w:bCs/>
          <w:lang w:eastAsia="x-none"/>
        </w:rPr>
        <w:tab/>
        <w:t>Nokia, Nokia Shanghai Bell</w:t>
      </w:r>
    </w:p>
    <w:p w14:paraId="451E0041" w14:textId="6D7CE1E1" w:rsidR="00B14F82" w:rsidRPr="00E3004F" w:rsidRDefault="002328C4" w:rsidP="00B14F82">
      <w:pPr>
        <w:rPr>
          <w:bCs/>
          <w:lang w:eastAsia="x-none"/>
        </w:rPr>
      </w:pPr>
      <w:hyperlink r:id="rId625" w:history="1">
        <w:r w:rsidR="004371F4">
          <w:rPr>
            <w:rStyle w:val="Hyperlink"/>
            <w:bCs/>
            <w:lang w:eastAsia="x-none"/>
          </w:rPr>
          <w:t>R1-2201626</w:t>
        </w:r>
      </w:hyperlink>
      <w:r w:rsidR="00B14F82" w:rsidRPr="00E3004F">
        <w:rPr>
          <w:bCs/>
          <w:lang w:eastAsia="x-none"/>
        </w:rPr>
        <w:tab/>
        <w:t>Remaining issues on UCI multiplexing and prioritization</w:t>
      </w:r>
      <w:r w:rsidR="00B14F82" w:rsidRPr="00E3004F">
        <w:rPr>
          <w:bCs/>
          <w:lang w:eastAsia="x-none"/>
        </w:rPr>
        <w:tab/>
        <w:t>Huawei, HiSilicon</w:t>
      </w:r>
    </w:p>
    <w:p w14:paraId="2AFCA58A" w14:textId="7491A854" w:rsidR="00B14F82" w:rsidRPr="00E3004F" w:rsidRDefault="002328C4" w:rsidP="00B14F82">
      <w:pPr>
        <w:rPr>
          <w:bCs/>
          <w:lang w:eastAsia="x-none"/>
        </w:rPr>
      </w:pPr>
      <w:hyperlink r:id="rId626" w:history="1">
        <w:r w:rsidR="004371F4">
          <w:rPr>
            <w:rStyle w:val="Hyperlink"/>
            <w:bCs/>
            <w:lang w:eastAsia="x-none"/>
          </w:rPr>
          <w:t>R1-2201756</w:t>
        </w:r>
      </w:hyperlink>
      <w:r w:rsidR="00B14F82" w:rsidRPr="00E3004F">
        <w:rPr>
          <w:bCs/>
          <w:lang w:eastAsia="x-none"/>
        </w:rPr>
        <w:tab/>
        <w:t>Remaining issues on intra-UE multiplexing/prioritization for eURLLC</w:t>
      </w:r>
      <w:r w:rsidR="00B14F82" w:rsidRPr="00E3004F">
        <w:rPr>
          <w:bCs/>
          <w:lang w:eastAsia="x-none"/>
        </w:rPr>
        <w:tab/>
        <w:t>Apple</w:t>
      </w:r>
    </w:p>
    <w:p w14:paraId="39677680" w14:textId="46D0E228" w:rsidR="00B14F82" w:rsidRPr="00FC31FA" w:rsidRDefault="002328C4" w:rsidP="00B14F82">
      <w:pPr>
        <w:rPr>
          <w:bCs/>
          <w:lang w:eastAsia="x-none"/>
        </w:rPr>
      </w:pPr>
      <w:hyperlink r:id="rId627" w:history="1">
        <w:r w:rsidR="004371F4">
          <w:rPr>
            <w:rStyle w:val="Hyperlink"/>
            <w:bCs/>
            <w:lang w:eastAsia="x-none"/>
          </w:rPr>
          <w:t>R1-2201992</w:t>
        </w:r>
      </w:hyperlink>
      <w:r w:rsidR="00B14F82" w:rsidRPr="00FC31FA">
        <w:rPr>
          <w:bCs/>
          <w:lang w:eastAsia="x-none"/>
        </w:rPr>
        <w:tab/>
        <w:t>Remaining issues on intra-UE multiplexing/prioritization</w:t>
      </w:r>
      <w:r w:rsidR="00B14F82" w:rsidRPr="00FC31FA">
        <w:rPr>
          <w:bCs/>
          <w:lang w:eastAsia="x-none"/>
        </w:rPr>
        <w:tab/>
        <w:t>Samsung</w:t>
      </w:r>
    </w:p>
    <w:p w14:paraId="6AAA33E5" w14:textId="77777777" w:rsidR="00B14F82" w:rsidRPr="00FC31FA" w:rsidRDefault="008B75F8" w:rsidP="008B75F8">
      <w:pPr>
        <w:autoSpaceDE w:val="0"/>
        <w:autoSpaceDN w:val="0"/>
        <w:snapToGrid w:val="0"/>
        <w:jc w:val="both"/>
        <w:rPr>
          <w:rFonts w:eastAsia="Times New Roman" w:cs="Times"/>
          <w:szCs w:val="20"/>
          <w:lang w:eastAsia="zh-CN"/>
        </w:rPr>
      </w:pPr>
      <w:r w:rsidRPr="00E97789">
        <w:rPr>
          <w:rFonts w:eastAsia="Times New Roman" w:cs="Times"/>
          <w:szCs w:val="20"/>
          <w:lang w:eastAsia="zh-CN"/>
        </w:rPr>
        <w:t xml:space="preserve">[108-e-R16-URLLC-01] </w:t>
      </w:r>
      <w:r w:rsidR="00B14F82" w:rsidRPr="00E97789">
        <w:rPr>
          <w:rFonts w:eastAsia="Times New Roman" w:cs="Times"/>
          <w:szCs w:val="20"/>
          <w:lang w:eastAsia="zh-CN"/>
        </w:rPr>
        <w:t>– Sigen (Apple)</w:t>
      </w:r>
    </w:p>
    <w:p w14:paraId="0F7FC575" w14:textId="1E95D8FF" w:rsidR="008B75F8" w:rsidRPr="00FC31FA" w:rsidRDefault="008B75F8" w:rsidP="008B75F8">
      <w:pPr>
        <w:autoSpaceDE w:val="0"/>
        <w:autoSpaceDN w:val="0"/>
        <w:snapToGrid w:val="0"/>
        <w:jc w:val="both"/>
        <w:rPr>
          <w:rFonts w:eastAsia="Times New Roman" w:cs="Times"/>
          <w:szCs w:val="20"/>
          <w:lang w:eastAsia="zh-CN"/>
        </w:rPr>
      </w:pPr>
      <w:r w:rsidRPr="00FC31FA">
        <w:rPr>
          <w:rFonts w:eastAsia="Times New Roman" w:cs="Times"/>
          <w:szCs w:val="20"/>
          <w:lang w:eastAsia="zh-CN"/>
        </w:rPr>
        <w:t>Issue#1: Discussion on UE procedures for UCI multiplexing and prioritization by February 25</w:t>
      </w:r>
    </w:p>
    <w:p w14:paraId="676264CD" w14:textId="1FC35CEB" w:rsidR="00B14F82" w:rsidRPr="00B14F82" w:rsidRDefault="002328C4" w:rsidP="008B75F8">
      <w:pPr>
        <w:autoSpaceDE w:val="0"/>
        <w:autoSpaceDN w:val="0"/>
        <w:snapToGrid w:val="0"/>
        <w:jc w:val="both"/>
        <w:rPr>
          <w:rFonts w:eastAsia="Times New Roman" w:cs="Times"/>
          <w:b/>
          <w:bCs/>
          <w:szCs w:val="20"/>
          <w:highlight w:val="cyan"/>
          <w:lang w:val="en-US" w:eastAsia="zh-CN"/>
        </w:rPr>
      </w:pPr>
      <w:hyperlink r:id="rId628" w:history="1">
        <w:r w:rsidR="004371F4">
          <w:rPr>
            <w:rStyle w:val="Hyperlink"/>
            <w:rFonts w:eastAsia="Times New Roman" w:cs="Times"/>
            <w:b/>
            <w:bCs/>
            <w:szCs w:val="20"/>
            <w:lang w:val="en-US" w:eastAsia="zh-CN"/>
          </w:rPr>
          <w:t>R1-2202916</w:t>
        </w:r>
      </w:hyperlink>
      <w:r w:rsidR="00B14F82" w:rsidRPr="00B14F82">
        <w:rPr>
          <w:rFonts w:eastAsia="Times New Roman" w:cs="Times"/>
          <w:b/>
          <w:bCs/>
          <w:szCs w:val="20"/>
          <w:lang w:val="en-US" w:eastAsia="zh-CN"/>
        </w:rPr>
        <w:tab/>
        <w:t>Summary of email discussion</w:t>
      </w:r>
      <w:r w:rsidR="002F5451">
        <w:rPr>
          <w:rFonts w:eastAsia="Times New Roman" w:cs="Times"/>
          <w:b/>
          <w:bCs/>
          <w:szCs w:val="20"/>
          <w:lang w:val="en-US" w:eastAsia="zh-CN"/>
        </w:rPr>
        <w:t xml:space="preserve"> </w:t>
      </w:r>
      <w:r w:rsidR="00B14F82" w:rsidRPr="00B14F82">
        <w:rPr>
          <w:rFonts w:eastAsia="Times New Roman" w:cs="Times"/>
          <w:b/>
          <w:bCs/>
          <w:szCs w:val="20"/>
          <w:lang w:val="en-US" w:eastAsia="zh-CN"/>
        </w:rPr>
        <w:t>[108-e-R16-URLLC-01] on UCI multiplexing and prioritization in Rel-16</w:t>
      </w:r>
      <w:r w:rsidR="00B14F82" w:rsidRPr="00B14F82">
        <w:rPr>
          <w:rFonts w:eastAsia="Times New Roman" w:cs="Times"/>
          <w:b/>
          <w:bCs/>
          <w:szCs w:val="20"/>
          <w:lang w:val="en-US" w:eastAsia="zh-CN"/>
        </w:rPr>
        <w:tab/>
        <w:t>Moderator (Apple)</w:t>
      </w:r>
    </w:p>
    <w:p w14:paraId="33C6D021" w14:textId="375F6BA3" w:rsidR="008B75F8" w:rsidRPr="00E97789" w:rsidRDefault="00E97789" w:rsidP="00B14F82">
      <w:pPr>
        <w:rPr>
          <w:lang w:eastAsia="zh-CN"/>
        </w:rPr>
      </w:pPr>
      <w:r w:rsidRPr="00E97789">
        <w:rPr>
          <w:lang w:eastAsia="zh-CN"/>
        </w:rPr>
        <w:t>No conclusions at this meeting.</w:t>
      </w:r>
    </w:p>
    <w:p w14:paraId="3415B6FD" w14:textId="62B125CA" w:rsidR="00B14F82" w:rsidRPr="00E97789" w:rsidRDefault="00B14F82" w:rsidP="008B75F8">
      <w:pPr>
        <w:autoSpaceDE w:val="0"/>
        <w:autoSpaceDN w:val="0"/>
        <w:snapToGrid w:val="0"/>
        <w:jc w:val="both"/>
        <w:rPr>
          <w:rFonts w:eastAsia="Times New Roman" w:cs="Times"/>
          <w:szCs w:val="20"/>
          <w:lang w:eastAsia="zh-CN"/>
        </w:rPr>
      </w:pPr>
    </w:p>
    <w:p w14:paraId="4103A92C" w14:textId="77777777" w:rsidR="00E97789" w:rsidRPr="00E97789" w:rsidRDefault="00E97789" w:rsidP="008B75F8">
      <w:pPr>
        <w:autoSpaceDE w:val="0"/>
        <w:autoSpaceDN w:val="0"/>
        <w:snapToGrid w:val="0"/>
        <w:jc w:val="both"/>
        <w:rPr>
          <w:rFonts w:eastAsia="Times New Roman" w:cs="Times"/>
          <w:szCs w:val="20"/>
          <w:lang w:eastAsia="zh-CN"/>
        </w:rPr>
      </w:pPr>
    </w:p>
    <w:p w14:paraId="3EF301C1" w14:textId="117FF1AD" w:rsidR="00B14F82" w:rsidRPr="00E3004F" w:rsidRDefault="002328C4" w:rsidP="00B14F82">
      <w:pPr>
        <w:rPr>
          <w:bCs/>
          <w:lang w:eastAsia="x-none"/>
        </w:rPr>
      </w:pPr>
      <w:hyperlink r:id="rId629" w:history="1">
        <w:r w:rsidR="004371F4">
          <w:rPr>
            <w:rStyle w:val="Hyperlink"/>
            <w:bCs/>
            <w:lang w:eastAsia="x-none"/>
          </w:rPr>
          <w:t>R1-2200999</w:t>
        </w:r>
      </w:hyperlink>
      <w:r w:rsidR="00B14F82" w:rsidRPr="00E3004F">
        <w:rPr>
          <w:bCs/>
          <w:lang w:eastAsia="x-none"/>
        </w:rPr>
        <w:tab/>
        <w:t>Interaction of MAC and PHY for Intra-UE Multiplexing/Prioritization</w:t>
      </w:r>
      <w:r w:rsidR="00B14F82" w:rsidRPr="00E3004F">
        <w:rPr>
          <w:bCs/>
          <w:lang w:eastAsia="x-none"/>
        </w:rPr>
        <w:tab/>
        <w:t>Ericsson</w:t>
      </w:r>
    </w:p>
    <w:p w14:paraId="0B97159E" w14:textId="5AC9F53F" w:rsidR="00B14F82" w:rsidRDefault="002328C4" w:rsidP="00B14F82">
      <w:pPr>
        <w:rPr>
          <w:bCs/>
          <w:lang w:eastAsia="x-none"/>
        </w:rPr>
      </w:pPr>
      <w:hyperlink r:id="rId630" w:history="1">
        <w:r w:rsidR="004371F4">
          <w:rPr>
            <w:rStyle w:val="Hyperlink"/>
            <w:bCs/>
            <w:lang w:eastAsia="x-none"/>
          </w:rPr>
          <w:t>R1-2201000</w:t>
        </w:r>
      </w:hyperlink>
      <w:r w:rsidR="00B14F82" w:rsidRPr="00E3004F">
        <w:rPr>
          <w:bCs/>
          <w:lang w:eastAsia="x-none"/>
        </w:rPr>
        <w:tab/>
        <w:t>Physical Layer Intra-UE Multiplexing/Prioritization and UL Skipping</w:t>
      </w:r>
      <w:r w:rsidR="00B14F82" w:rsidRPr="00E3004F">
        <w:rPr>
          <w:bCs/>
          <w:lang w:eastAsia="x-none"/>
        </w:rPr>
        <w:tab/>
        <w:t>Ericsson</w:t>
      </w:r>
    </w:p>
    <w:p w14:paraId="3E251355" w14:textId="57FEDBF2" w:rsidR="00B14F82" w:rsidRPr="00E3004F" w:rsidRDefault="002328C4" w:rsidP="00B14F82">
      <w:pPr>
        <w:rPr>
          <w:bCs/>
          <w:lang w:eastAsia="x-none"/>
        </w:rPr>
      </w:pPr>
      <w:hyperlink r:id="rId631" w:history="1">
        <w:r w:rsidR="004371F4">
          <w:rPr>
            <w:rStyle w:val="Hyperlink"/>
            <w:bCs/>
            <w:lang w:eastAsia="x-none"/>
          </w:rPr>
          <w:t>R1-2201294</w:t>
        </w:r>
      </w:hyperlink>
      <w:r w:rsidR="00B14F82" w:rsidRPr="00E3004F">
        <w:rPr>
          <w:bCs/>
          <w:lang w:eastAsia="x-none"/>
        </w:rPr>
        <w:tab/>
        <w:t>Remaining issues on intra-UE prioritization and multiplexing</w:t>
      </w:r>
      <w:r w:rsidR="00B14F82" w:rsidRPr="00E3004F">
        <w:rPr>
          <w:bCs/>
          <w:lang w:eastAsia="x-none"/>
        </w:rPr>
        <w:tab/>
        <w:t>OPPO</w:t>
      </w:r>
    </w:p>
    <w:p w14:paraId="2F6381EA" w14:textId="24B77CAE" w:rsidR="00B14F82" w:rsidRDefault="002328C4" w:rsidP="00B14F82">
      <w:pPr>
        <w:rPr>
          <w:bCs/>
          <w:lang w:eastAsia="x-none"/>
        </w:rPr>
      </w:pPr>
      <w:hyperlink r:id="rId632" w:history="1">
        <w:r w:rsidR="004371F4">
          <w:rPr>
            <w:rStyle w:val="Hyperlink"/>
            <w:bCs/>
            <w:lang w:eastAsia="x-none"/>
          </w:rPr>
          <w:t>R1-2201625</w:t>
        </w:r>
      </w:hyperlink>
      <w:r w:rsidR="00B14F82" w:rsidRPr="00B14F82">
        <w:rPr>
          <w:bCs/>
          <w:lang w:eastAsia="x-none"/>
        </w:rPr>
        <w:tab/>
        <w:t>Remaining issues on UL prioritization and UL skipping</w:t>
      </w:r>
      <w:r w:rsidR="00B14F82" w:rsidRPr="00B14F82">
        <w:rPr>
          <w:bCs/>
          <w:lang w:eastAsia="x-none"/>
        </w:rPr>
        <w:tab/>
        <w:t>Huawei, HiSilicon</w:t>
      </w:r>
    </w:p>
    <w:p w14:paraId="2E3CA65F" w14:textId="77777777" w:rsidR="00B14F82" w:rsidRPr="00B73541" w:rsidRDefault="008B75F8" w:rsidP="008B75F8">
      <w:pPr>
        <w:autoSpaceDE w:val="0"/>
        <w:autoSpaceDN w:val="0"/>
        <w:snapToGrid w:val="0"/>
        <w:jc w:val="both"/>
        <w:rPr>
          <w:rFonts w:eastAsia="Times New Roman" w:cs="Times"/>
          <w:szCs w:val="20"/>
          <w:lang w:val="fr-FR" w:eastAsia="zh-CN"/>
        </w:rPr>
      </w:pPr>
      <w:r w:rsidRPr="00B73541">
        <w:rPr>
          <w:rFonts w:eastAsia="Times New Roman" w:cs="Times"/>
          <w:szCs w:val="20"/>
          <w:lang w:val="fr-FR" w:eastAsia="zh-CN"/>
        </w:rPr>
        <w:t xml:space="preserve">[108-e-R16-URLLC-02] </w:t>
      </w:r>
      <w:r w:rsidR="00B14F82" w:rsidRPr="00B73541">
        <w:rPr>
          <w:rFonts w:eastAsia="Times New Roman" w:cs="Times"/>
          <w:szCs w:val="20"/>
          <w:lang w:val="fr-FR" w:eastAsia="zh-CN"/>
        </w:rPr>
        <w:t>– Lihui (vivo)</w:t>
      </w:r>
    </w:p>
    <w:p w14:paraId="6D2B456C" w14:textId="67C751B1" w:rsidR="008B75F8" w:rsidRPr="00B73541" w:rsidRDefault="008B75F8" w:rsidP="008B75F8">
      <w:pPr>
        <w:autoSpaceDE w:val="0"/>
        <w:autoSpaceDN w:val="0"/>
        <w:snapToGrid w:val="0"/>
        <w:jc w:val="both"/>
        <w:rPr>
          <w:rFonts w:eastAsia="Times New Roman" w:cs="Times"/>
          <w:szCs w:val="20"/>
          <w:lang w:eastAsia="zh-CN"/>
        </w:rPr>
      </w:pPr>
      <w:r w:rsidRPr="00B73541">
        <w:rPr>
          <w:rFonts w:eastAsia="Times New Roman" w:cs="Times"/>
          <w:szCs w:val="20"/>
          <w:lang w:eastAsia="zh-CN"/>
        </w:rPr>
        <w:t>Issue#2: Discussion on remaining issues on UL prioritization and UL skipping by February 25</w:t>
      </w:r>
    </w:p>
    <w:p w14:paraId="0C375D4F" w14:textId="19236391" w:rsidR="00FC31FA" w:rsidRPr="00FC31FA" w:rsidRDefault="002328C4" w:rsidP="00FC31FA">
      <w:pPr>
        <w:rPr>
          <w:b/>
          <w:bCs/>
        </w:rPr>
      </w:pPr>
      <w:hyperlink r:id="rId633" w:history="1">
        <w:r w:rsidR="004371F4">
          <w:rPr>
            <w:rStyle w:val="Hyperlink"/>
            <w:b/>
            <w:bCs/>
          </w:rPr>
          <w:t>R1-2202729</w:t>
        </w:r>
      </w:hyperlink>
      <w:r w:rsidR="00FC31FA" w:rsidRPr="00B73541">
        <w:rPr>
          <w:b/>
          <w:bCs/>
        </w:rPr>
        <w:tab/>
        <w:t>Summary of [108-e-NR-L1enh-URLLC-0</w:t>
      </w:r>
      <w:r w:rsidR="000E70F6">
        <w:rPr>
          <w:b/>
          <w:bCs/>
        </w:rPr>
        <w:t>2</w:t>
      </w:r>
      <w:r w:rsidR="00FC31FA" w:rsidRPr="00B73541">
        <w:rPr>
          <w:b/>
          <w:bCs/>
        </w:rPr>
        <w:t>] Discussion on remaining issues on UL prioritization and UL</w:t>
      </w:r>
      <w:r w:rsidR="00FC31FA" w:rsidRPr="00FC31FA">
        <w:rPr>
          <w:b/>
          <w:bCs/>
        </w:rPr>
        <w:t xml:space="preserve"> skipping</w:t>
      </w:r>
      <w:r w:rsidR="00FC31FA" w:rsidRPr="00FC31FA">
        <w:rPr>
          <w:b/>
          <w:bCs/>
        </w:rPr>
        <w:tab/>
        <w:t>Moderator (vivo)</w:t>
      </w:r>
    </w:p>
    <w:p w14:paraId="7360E295" w14:textId="4A999E45" w:rsidR="00FC31FA" w:rsidRDefault="00FC31FA" w:rsidP="00FC31FA">
      <w:pPr>
        <w:rPr>
          <w:lang w:eastAsia="x-none"/>
        </w:rPr>
      </w:pPr>
      <w:r w:rsidRPr="00E20EAC">
        <w:rPr>
          <w:b/>
          <w:bCs/>
          <w:lang w:eastAsia="x-none"/>
        </w:rPr>
        <w:t>Decision:</w:t>
      </w:r>
      <w:r>
        <w:rPr>
          <w:lang w:eastAsia="x-none"/>
        </w:rPr>
        <w:t xml:space="preserve"> As per email decision posted on Feb 28</w:t>
      </w:r>
      <w:r w:rsidRPr="00FC31FA">
        <w:rPr>
          <w:vertAlign w:val="superscript"/>
          <w:lang w:eastAsia="x-none"/>
        </w:rPr>
        <w:t>th</w:t>
      </w:r>
      <w:r>
        <w:rPr>
          <w:lang w:eastAsia="x-none"/>
        </w:rPr>
        <w:t>,</w:t>
      </w:r>
    </w:p>
    <w:p w14:paraId="53EEA7F0" w14:textId="77777777" w:rsidR="00FC31FA" w:rsidRPr="00FC31FA" w:rsidRDefault="00FC31FA" w:rsidP="00FC31FA">
      <w:pPr>
        <w:autoSpaceDE w:val="0"/>
        <w:autoSpaceDN w:val="0"/>
        <w:snapToGrid w:val="0"/>
        <w:contextualSpacing/>
        <w:rPr>
          <w:rFonts w:eastAsia="Malgun Gothic" w:cs="Times"/>
          <w:bCs/>
          <w:szCs w:val="20"/>
          <w:u w:val="single"/>
          <w:lang w:eastAsia="zh-CN"/>
        </w:rPr>
      </w:pPr>
      <w:r w:rsidRPr="00FC31FA">
        <w:rPr>
          <w:rFonts w:eastAsia="Malgun Gothic" w:cs="Times"/>
          <w:bCs/>
          <w:szCs w:val="20"/>
          <w:u w:val="single"/>
          <w:lang w:eastAsia="zh-CN"/>
        </w:rPr>
        <w:t>Conclusion</w:t>
      </w:r>
    </w:p>
    <w:p w14:paraId="05AD7AAF" w14:textId="77777777" w:rsidR="00FC31FA" w:rsidRDefault="00FC31FA" w:rsidP="00FC31FA">
      <w:pPr>
        <w:autoSpaceDE w:val="0"/>
        <w:autoSpaceDN w:val="0"/>
        <w:snapToGrid w:val="0"/>
        <w:contextualSpacing/>
        <w:rPr>
          <w:rFonts w:eastAsia="Malgun Gothic" w:cs="Times"/>
          <w:szCs w:val="20"/>
          <w:lang w:eastAsia="zh-CN"/>
        </w:rPr>
      </w:pPr>
      <w:r w:rsidRPr="00491740">
        <w:rPr>
          <w:rFonts w:eastAsia="Malgun Gothic" w:cs="Times"/>
          <w:szCs w:val="20"/>
          <w:lang w:eastAsia="zh-CN"/>
        </w:rPr>
        <w:t xml:space="preserve">The UE does not expect that Rel-16 PUSCH skipping (including both </w:t>
      </w:r>
      <w:r w:rsidRPr="00491740">
        <w:rPr>
          <w:rFonts w:eastAsia="Malgun Gothic" w:cs="Times"/>
          <w:i/>
          <w:szCs w:val="20"/>
          <w:lang w:eastAsia="zh-CN"/>
        </w:rPr>
        <w:t>enhancedSkipUplinkTxDynamic-r16</w:t>
      </w:r>
      <w:r w:rsidRPr="00491740">
        <w:rPr>
          <w:rFonts w:eastAsia="Malgun Gothic" w:cs="Times"/>
          <w:szCs w:val="20"/>
          <w:lang w:eastAsia="zh-CN"/>
        </w:rPr>
        <w:t xml:space="preserve"> and </w:t>
      </w:r>
      <w:r w:rsidRPr="00491740">
        <w:rPr>
          <w:rFonts w:eastAsia="Malgun Gothic" w:cs="Times"/>
          <w:i/>
          <w:szCs w:val="20"/>
          <w:lang w:eastAsia="zh-CN"/>
        </w:rPr>
        <w:t>enhancedSkipUplinkTxConfigured-r16</w:t>
      </w:r>
      <w:r w:rsidRPr="00491740">
        <w:rPr>
          <w:rFonts w:eastAsia="Malgun Gothic" w:cs="Times"/>
          <w:szCs w:val="20"/>
          <w:lang w:eastAsia="zh-CN"/>
        </w:rPr>
        <w:t>) and PUSCH repetitions (including both type A and type B) are enabled together when Rel-16 LCH based prioritization is not configured and there are two PHY priorities for UL transmissions.</w:t>
      </w:r>
    </w:p>
    <w:p w14:paraId="6B482C8A" w14:textId="77777777" w:rsidR="00FC31FA" w:rsidRPr="00491740" w:rsidRDefault="00FC31FA" w:rsidP="00F44FD9">
      <w:pPr>
        <w:pStyle w:val="ListParagraph"/>
        <w:numPr>
          <w:ilvl w:val="0"/>
          <w:numId w:val="201"/>
        </w:numPr>
        <w:rPr>
          <w:lang w:eastAsia="zh-CN"/>
        </w:rPr>
      </w:pPr>
      <w:r w:rsidRPr="00491740">
        <w:rPr>
          <w:lang w:eastAsia="zh-CN"/>
        </w:rPr>
        <w:t xml:space="preserve">No spec update is needed. </w:t>
      </w:r>
    </w:p>
    <w:p w14:paraId="4DDD7C29" w14:textId="77777777" w:rsidR="00FC31FA" w:rsidRPr="00FC31FA" w:rsidRDefault="00FC31FA" w:rsidP="00FC31FA">
      <w:pPr>
        <w:autoSpaceDE w:val="0"/>
        <w:autoSpaceDN w:val="0"/>
        <w:snapToGrid w:val="0"/>
        <w:contextualSpacing/>
        <w:rPr>
          <w:rFonts w:eastAsia="Malgun Gothic" w:cs="Times"/>
          <w:bCs/>
          <w:szCs w:val="20"/>
          <w:highlight w:val="green"/>
          <w:lang w:eastAsia="zh-CN"/>
        </w:rPr>
      </w:pPr>
      <w:r w:rsidRPr="00FC31FA">
        <w:rPr>
          <w:rFonts w:eastAsia="Malgun Gothic" w:cs="Times"/>
          <w:bCs/>
          <w:szCs w:val="20"/>
          <w:highlight w:val="green"/>
          <w:lang w:eastAsia="zh-CN"/>
        </w:rPr>
        <w:t>Agreement</w:t>
      </w:r>
    </w:p>
    <w:p w14:paraId="70E4A10F" w14:textId="77777777" w:rsidR="00FC31FA" w:rsidRDefault="00FC31FA" w:rsidP="00F44FD9">
      <w:pPr>
        <w:pStyle w:val="ListParagraph"/>
        <w:numPr>
          <w:ilvl w:val="0"/>
          <w:numId w:val="201"/>
        </w:numPr>
        <w:rPr>
          <w:lang w:eastAsia="zh-CN"/>
        </w:rPr>
      </w:pPr>
      <w:r>
        <w:rPr>
          <w:lang w:eastAsia="zh-CN"/>
        </w:rPr>
        <w:t>S</w:t>
      </w:r>
      <w:r w:rsidRPr="00491740">
        <w:rPr>
          <w:lang w:eastAsia="zh-CN"/>
        </w:rPr>
        <w:t xml:space="preserve">end following reply to RAN2 LS (R1-2106409 (R2-2106746)) on collision handling between SR and PUSCH when </w:t>
      </w:r>
      <w:r w:rsidRPr="000B37B4">
        <w:rPr>
          <w:i/>
          <w:lang w:eastAsia="zh-CN"/>
        </w:rPr>
        <w:t>lch-basedPrioritization</w:t>
      </w:r>
      <w:r>
        <w:rPr>
          <w:lang w:eastAsia="zh-CN"/>
        </w:rPr>
        <w:t xml:space="preserve"> is configured. </w:t>
      </w:r>
    </w:p>
    <w:p w14:paraId="0E03A25B" w14:textId="31A18E4A" w:rsidR="00FC31FA" w:rsidRPr="00491740" w:rsidRDefault="00FC31FA" w:rsidP="00F44FD9">
      <w:pPr>
        <w:pStyle w:val="ListParagraph"/>
        <w:numPr>
          <w:ilvl w:val="0"/>
          <w:numId w:val="201"/>
        </w:numPr>
        <w:rPr>
          <w:lang w:eastAsia="zh-CN"/>
        </w:rPr>
      </w:pPr>
      <w:r w:rsidRPr="00491740">
        <w:rPr>
          <w:lang w:eastAsia="zh-CN"/>
        </w:rPr>
        <w:t>RAN1 confirm</w:t>
      </w:r>
      <w:r w:rsidR="000B37B4">
        <w:rPr>
          <w:lang w:eastAsia="zh-CN"/>
        </w:rPr>
        <w:t>s</w:t>
      </w:r>
      <w:r w:rsidRPr="00491740">
        <w:rPr>
          <w:lang w:eastAsia="zh-CN"/>
        </w:rPr>
        <w:t xml:space="preserve"> RAN2’s WA that MAC entity does not generate a MAC PDU for a deprioritized uplink grant even when its associated </w:t>
      </w:r>
      <w:r>
        <w:rPr>
          <w:lang w:eastAsia="zh-CN"/>
        </w:rPr>
        <w:t>PUSCH is overlapping with PUC</w:t>
      </w:r>
      <w:r w:rsidRPr="00491740">
        <w:rPr>
          <w:lang w:eastAsia="zh-CN"/>
        </w:rPr>
        <w:t>CH.</w:t>
      </w:r>
    </w:p>
    <w:p w14:paraId="37911322" w14:textId="77777777" w:rsidR="00FC31FA" w:rsidRDefault="00FC31FA" w:rsidP="00FC31FA">
      <w:pPr>
        <w:rPr>
          <w:lang w:eastAsia="x-none"/>
        </w:rPr>
      </w:pPr>
      <w:r w:rsidRPr="00E20EAC">
        <w:rPr>
          <w:b/>
          <w:bCs/>
          <w:lang w:eastAsia="x-none"/>
        </w:rPr>
        <w:t>Decision:</w:t>
      </w:r>
      <w:r>
        <w:rPr>
          <w:lang w:eastAsia="x-none"/>
        </w:rPr>
        <w:t xml:space="preserve"> As per email decision posted on Mar 1</w:t>
      </w:r>
      <w:r w:rsidRPr="00FC31FA">
        <w:rPr>
          <w:vertAlign w:val="superscript"/>
          <w:lang w:eastAsia="x-none"/>
        </w:rPr>
        <w:t>st</w:t>
      </w:r>
      <w:r>
        <w:rPr>
          <w:lang w:eastAsia="x-none"/>
        </w:rPr>
        <w:t>,</w:t>
      </w:r>
    </w:p>
    <w:p w14:paraId="0C213986" w14:textId="77777777" w:rsidR="00FC31FA" w:rsidRPr="000B37B4" w:rsidRDefault="00FC31FA" w:rsidP="00FC31FA">
      <w:pPr>
        <w:autoSpaceDE w:val="0"/>
        <w:autoSpaceDN w:val="0"/>
        <w:snapToGrid w:val="0"/>
        <w:contextualSpacing/>
        <w:rPr>
          <w:rFonts w:eastAsia="Malgun Gothic" w:cs="Times"/>
          <w:bCs/>
          <w:szCs w:val="20"/>
          <w:highlight w:val="green"/>
          <w:lang w:eastAsia="zh-CN"/>
        </w:rPr>
      </w:pPr>
      <w:r w:rsidRPr="000B37B4">
        <w:rPr>
          <w:rFonts w:eastAsia="Malgun Gothic" w:cs="Times"/>
          <w:bCs/>
          <w:szCs w:val="20"/>
          <w:highlight w:val="green"/>
          <w:lang w:eastAsia="zh-CN"/>
        </w:rPr>
        <w:t>Agreement</w:t>
      </w:r>
    </w:p>
    <w:p w14:paraId="71A88372" w14:textId="77777777" w:rsidR="00FC31FA" w:rsidRPr="0071432A" w:rsidRDefault="00FC31FA" w:rsidP="00FC31FA">
      <w:pPr>
        <w:snapToGrid w:val="0"/>
        <w:rPr>
          <w:rFonts w:eastAsia="SimSun" w:cs="Times"/>
          <w:szCs w:val="20"/>
          <w:lang w:eastAsia="zh-CN"/>
        </w:rPr>
      </w:pPr>
      <w:r w:rsidRPr="0071432A">
        <w:rPr>
          <w:rFonts w:cs="Times"/>
          <w:szCs w:val="20"/>
          <w:lang w:eastAsia="zh-CN"/>
        </w:rPr>
        <w:t xml:space="preserve">When both Rel-16 PUSCH skipping and Rel-16 PHY priorities are configured and </w:t>
      </w:r>
      <w:r w:rsidRPr="0071432A">
        <w:rPr>
          <w:rFonts w:cs="Times"/>
          <w:i/>
          <w:iCs/>
          <w:szCs w:val="20"/>
          <w:lang w:eastAsia="zh-CN"/>
        </w:rPr>
        <w:t>lch-basedPrioritization</w:t>
      </w:r>
      <w:r w:rsidRPr="0071432A">
        <w:rPr>
          <w:rFonts w:cs="Times"/>
          <w:szCs w:val="20"/>
          <w:lang w:eastAsia="zh-CN"/>
        </w:rPr>
        <w:t xml:space="preserve"> is not configured, for the collision scenario between CG and DG, DG always overrides CG, regardless of the PHY priority indices of DG and CG, regardless of whether any of the DG or CG overlap with PUCCH or not.</w:t>
      </w:r>
    </w:p>
    <w:p w14:paraId="30132C5B" w14:textId="1924C56F" w:rsidR="008B75F8" w:rsidRDefault="008B75F8" w:rsidP="00B14F82">
      <w:pPr>
        <w:rPr>
          <w:highlight w:val="cyan"/>
          <w:lang w:eastAsia="zh-CN"/>
        </w:rPr>
      </w:pPr>
    </w:p>
    <w:p w14:paraId="2D457DB5" w14:textId="77777777" w:rsidR="00FC31FA" w:rsidRPr="00FC31FA" w:rsidRDefault="00FC31FA" w:rsidP="00FC31FA">
      <w:pPr>
        <w:autoSpaceDE w:val="0"/>
        <w:autoSpaceDN w:val="0"/>
        <w:snapToGrid w:val="0"/>
        <w:contextualSpacing/>
        <w:rPr>
          <w:rFonts w:eastAsia="Malgun Gothic" w:cs="Times"/>
          <w:bCs/>
          <w:szCs w:val="20"/>
          <w:highlight w:val="green"/>
          <w:lang w:eastAsia="zh-CN"/>
        </w:rPr>
      </w:pPr>
      <w:r w:rsidRPr="00FC31FA">
        <w:rPr>
          <w:rFonts w:eastAsia="Malgun Gothic" w:cs="Times"/>
          <w:bCs/>
          <w:szCs w:val="20"/>
          <w:highlight w:val="green"/>
          <w:lang w:eastAsia="zh-CN"/>
        </w:rPr>
        <w:t>Agreement</w:t>
      </w:r>
    </w:p>
    <w:p w14:paraId="6556EFD0" w14:textId="77777777" w:rsidR="00FC31FA" w:rsidRPr="00EF2B37" w:rsidRDefault="00FC31FA" w:rsidP="00F44FD9">
      <w:pPr>
        <w:pStyle w:val="ListParagraph"/>
        <w:numPr>
          <w:ilvl w:val="0"/>
          <w:numId w:val="201"/>
        </w:numPr>
        <w:rPr>
          <w:lang w:eastAsia="zh-CN"/>
        </w:rPr>
      </w:pPr>
      <w:r>
        <w:rPr>
          <w:lang w:eastAsia="zh-CN"/>
        </w:rPr>
        <w:t>S</w:t>
      </w:r>
      <w:r w:rsidRPr="00EF2B37">
        <w:rPr>
          <w:lang w:eastAsia="zh-CN"/>
        </w:rPr>
        <w:t xml:space="preserve">end following reply to RAN2 LS R1-2007523 (R2-2008599) on collision handling between CG and DG with same/different PHY-priority index, when </w:t>
      </w:r>
      <w:r w:rsidRPr="000B37B4">
        <w:rPr>
          <w:i/>
          <w:iCs/>
          <w:lang w:eastAsia="zh-CN"/>
        </w:rPr>
        <w:t>lch-basedPrioritization</w:t>
      </w:r>
      <w:r w:rsidRPr="00EF2B37">
        <w:rPr>
          <w:lang w:eastAsia="zh-CN"/>
        </w:rPr>
        <w:t xml:space="preserve"> is configured. </w:t>
      </w:r>
    </w:p>
    <w:p w14:paraId="533AE73D" w14:textId="77777777" w:rsidR="00FC31FA" w:rsidRPr="0071432A" w:rsidRDefault="00FC31FA" w:rsidP="00F44FD9">
      <w:pPr>
        <w:pStyle w:val="ListParagraph"/>
        <w:numPr>
          <w:ilvl w:val="1"/>
          <w:numId w:val="201"/>
        </w:numPr>
        <w:rPr>
          <w:lang w:eastAsia="zh-CN"/>
        </w:rPr>
      </w:pPr>
      <w:r w:rsidRPr="0071432A">
        <w:rPr>
          <w:lang w:eastAsia="zh-CN"/>
        </w:rPr>
        <w:t xml:space="preserve">When the MAC entity is configured with </w:t>
      </w:r>
      <w:r w:rsidRPr="00FC31FA">
        <w:rPr>
          <w:i/>
          <w:iCs/>
          <w:lang w:eastAsia="zh-CN"/>
        </w:rPr>
        <w:t>lch-basedPrioritization</w:t>
      </w:r>
      <w:r w:rsidRPr="0071432A">
        <w:rPr>
          <w:lang w:eastAsia="zh-CN"/>
        </w:rPr>
        <w:t xml:space="preserve">, for </w:t>
      </w:r>
      <w:r w:rsidRPr="0071432A">
        <w:t>all</w:t>
      </w:r>
      <w:r w:rsidRPr="0071432A">
        <w:rPr>
          <w:lang w:eastAsia="zh-CN"/>
        </w:rPr>
        <w:t xml:space="preserve"> the collision scenarios between CG and DG with same/different PHY-priority index, the behavior described in the LS R2-2008599 is consistent with RAN1’s understanding for Rel-16.</w:t>
      </w:r>
    </w:p>
    <w:p w14:paraId="2DAB1597" w14:textId="0BC17E8B" w:rsidR="000B37B4" w:rsidRPr="000B37B4" w:rsidRDefault="002328C4" w:rsidP="00B14F82">
      <w:pPr>
        <w:rPr>
          <w:b/>
          <w:bCs/>
          <w:lang w:eastAsia="zh-CN"/>
        </w:rPr>
      </w:pPr>
      <w:hyperlink r:id="rId634" w:history="1">
        <w:r w:rsidR="004371F4">
          <w:rPr>
            <w:rStyle w:val="Hyperlink"/>
            <w:b/>
            <w:bCs/>
            <w:lang w:eastAsia="zh-CN"/>
          </w:rPr>
          <w:t>R1-2202730</w:t>
        </w:r>
      </w:hyperlink>
      <w:r w:rsidR="000B37B4" w:rsidRPr="000B37B4">
        <w:rPr>
          <w:b/>
          <w:bCs/>
          <w:lang w:eastAsia="zh-CN"/>
        </w:rPr>
        <w:tab/>
        <w:t>Draft Reply LS on Intra UE Prioritization Scenario</w:t>
      </w:r>
      <w:r w:rsidR="000B37B4" w:rsidRPr="000B37B4">
        <w:rPr>
          <w:b/>
          <w:bCs/>
          <w:lang w:eastAsia="zh-CN"/>
        </w:rPr>
        <w:tab/>
        <w:t>Moderator (vivo)</w:t>
      </w:r>
    </w:p>
    <w:p w14:paraId="4BBB114A" w14:textId="47C7373D" w:rsidR="000B37B4" w:rsidRDefault="000B37B4" w:rsidP="000B37B4">
      <w:pPr>
        <w:rPr>
          <w:lang w:eastAsia="x-none"/>
        </w:rPr>
      </w:pPr>
      <w:r w:rsidRPr="00E20EAC">
        <w:rPr>
          <w:b/>
          <w:bCs/>
          <w:lang w:eastAsia="x-none"/>
        </w:rPr>
        <w:t>Decision:</w:t>
      </w:r>
      <w:r>
        <w:rPr>
          <w:lang w:eastAsia="x-none"/>
        </w:rPr>
        <w:t xml:space="preserve"> As per email decision posted on Mar 1</w:t>
      </w:r>
      <w:r w:rsidRPr="00FC31FA">
        <w:rPr>
          <w:vertAlign w:val="superscript"/>
          <w:lang w:eastAsia="x-none"/>
        </w:rPr>
        <w:t>st</w:t>
      </w:r>
      <w:r>
        <w:rPr>
          <w:lang w:eastAsia="x-none"/>
        </w:rPr>
        <w:t>, the draft reply to RAN2 LSs (</w:t>
      </w:r>
      <w:r w:rsidRPr="000B37B4">
        <w:rPr>
          <w:lang w:eastAsia="x-none"/>
        </w:rPr>
        <w:t>R2-2008599, R2-2106746</w:t>
      </w:r>
      <w:r>
        <w:rPr>
          <w:lang w:eastAsia="x-none"/>
        </w:rPr>
        <w:t xml:space="preserve">) is endorsed. Final LS is </w:t>
      </w:r>
      <w:r w:rsidRPr="000B37B4">
        <w:rPr>
          <w:highlight w:val="green"/>
          <w:lang w:eastAsia="x-none"/>
        </w:rPr>
        <w:t xml:space="preserve">approved in </w:t>
      </w:r>
      <w:hyperlink r:id="rId635" w:history="1">
        <w:r w:rsidR="004371F4">
          <w:rPr>
            <w:rStyle w:val="Hyperlink"/>
            <w:highlight w:val="green"/>
            <w:lang w:eastAsia="x-none"/>
          </w:rPr>
          <w:t>R1-2202734</w:t>
        </w:r>
      </w:hyperlink>
      <w:r>
        <w:rPr>
          <w:lang w:eastAsia="x-none"/>
        </w:rPr>
        <w:t>.</w:t>
      </w:r>
    </w:p>
    <w:p w14:paraId="012027BE" w14:textId="77777777" w:rsidR="000B37B4" w:rsidRPr="00FF1AC8" w:rsidRDefault="000B37B4" w:rsidP="00B14F82">
      <w:pPr>
        <w:rPr>
          <w:highlight w:val="cyan"/>
          <w:lang w:eastAsia="zh-CN"/>
        </w:rPr>
      </w:pPr>
    </w:p>
    <w:p w14:paraId="6521CAC3" w14:textId="78E1B4AA" w:rsidR="00B14F82" w:rsidRDefault="00B14F82" w:rsidP="008B75F8">
      <w:pPr>
        <w:autoSpaceDE w:val="0"/>
        <w:autoSpaceDN w:val="0"/>
        <w:snapToGrid w:val="0"/>
        <w:jc w:val="both"/>
        <w:rPr>
          <w:rFonts w:eastAsia="Times New Roman" w:cs="Times"/>
          <w:szCs w:val="20"/>
          <w:highlight w:val="cyan"/>
          <w:lang w:eastAsia="zh-CN"/>
        </w:rPr>
      </w:pPr>
    </w:p>
    <w:p w14:paraId="05E2B09E" w14:textId="52972655" w:rsidR="00B14F82" w:rsidRPr="00E3004F" w:rsidRDefault="002328C4" w:rsidP="00B14F82">
      <w:pPr>
        <w:rPr>
          <w:bCs/>
          <w:lang w:eastAsia="x-none"/>
        </w:rPr>
      </w:pPr>
      <w:hyperlink r:id="rId636" w:history="1">
        <w:r w:rsidR="004371F4">
          <w:rPr>
            <w:rStyle w:val="Hyperlink"/>
            <w:bCs/>
            <w:lang w:eastAsia="x-none"/>
          </w:rPr>
          <w:t>R1-2201403</w:t>
        </w:r>
      </w:hyperlink>
      <w:r w:rsidR="00B14F82" w:rsidRPr="00E3004F">
        <w:rPr>
          <w:bCs/>
          <w:lang w:eastAsia="x-none"/>
        </w:rPr>
        <w:tab/>
        <w:t>Clarification on HARQ-ACK feedback of multiple SPS configurations with PUCCH repetition</w:t>
      </w:r>
      <w:r w:rsidR="00B14F82" w:rsidRPr="00E3004F">
        <w:rPr>
          <w:bCs/>
          <w:lang w:eastAsia="x-none"/>
        </w:rPr>
        <w:tab/>
        <w:t>Nokia, Nokia Shanghai Bell</w:t>
      </w:r>
    </w:p>
    <w:p w14:paraId="4E39321D" w14:textId="77777777" w:rsidR="00B14F82" w:rsidRPr="00E238B6" w:rsidRDefault="008B75F8" w:rsidP="008B75F8">
      <w:pPr>
        <w:autoSpaceDE w:val="0"/>
        <w:autoSpaceDN w:val="0"/>
        <w:snapToGrid w:val="0"/>
        <w:jc w:val="both"/>
        <w:rPr>
          <w:rFonts w:eastAsia="Times New Roman" w:cs="Times"/>
          <w:szCs w:val="20"/>
          <w:lang w:eastAsia="zh-CN"/>
        </w:rPr>
      </w:pPr>
      <w:r w:rsidRPr="00E238B6">
        <w:rPr>
          <w:rFonts w:eastAsia="Times New Roman" w:cs="Times"/>
          <w:szCs w:val="20"/>
          <w:lang w:eastAsia="zh-CN"/>
        </w:rPr>
        <w:t xml:space="preserve">[108-e-R16-URLLC-03] </w:t>
      </w:r>
      <w:r w:rsidR="00B14F82" w:rsidRPr="00E238B6">
        <w:rPr>
          <w:rFonts w:eastAsia="Times New Roman" w:cs="Times"/>
          <w:szCs w:val="20"/>
          <w:lang w:eastAsia="zh-CN"/>
        </w:rPr>
        <w:t>– Klaus (Nokia)</w:t>
      </w:r>
    </w:p>
    <w:p w14:paraId="6A997D17" w14:textId="0344502A" w:rsidR="008B75F8" w:rsidRPr="00E238B6" w:rsidRDefault="008B75F8" w:rsidP="008B75F8">
      <w:pPr>
        <w:autoSpaceDE w:val="0"/>
        <w:autoSpaceDN w:val="0"/>
        <w:snapToGrid w:val="0"/>
        <w:jc w:val="both"/>
        <w:rPr>
          <w:rFonts w:eastAsia="Times New Roman" w:cs="Times"/>
          <w:szCs w:val="20"/>
          <w:lang w:eastAsia="zh-CN"/>
        </w:rPr>
      </w:pPr>
      <w:r w:rsidRPr="00E238B6">
        <w:rPr>
          <w:rFonts w:eastAsia="Times New Roman" w:cs="Times"/>
          <w:szCs w:val="20"/>
          <w:lang w:eastAsia="zh-CN"/>
        </w:rPr>
        <w:t>Issue#4: Clarification on HARQ-ACK feedback of multiple SPS configurations with PUCCH repetition by February 25</w:t>
      </w:r>
    </w:p>
    <w:p w14:paraId="1D60D9FD" w14:textId="3333FE37" w:rsidR="008B75F8" w:rsidRPr="00E238B6" w:rsidRDefault="002328C4" w:rsidP="00B14F82">
      <w:pPr>
        <w:rPr>
          <w:b/>
          <w:bCs/>
          <w:highlight w:val="cyan"/>
          <w:lang w:eastAsia="zh-CN"/>
        </w:rPr>
      </w:pPr>
      <w:hyperlink r:id="rId637" w:history="1">
        <w:r w:rsidR="004371F4">
          <w:rPr>
            <w:rStyle w:val="Hyperlink"/>
            <w:b/>
            <w:bCs/>
            <w:lang w:eastAsia="zh-CN"/>
          </w:rPr>
          <w:t>R1-2202772</w:t>
        </w:r>
      </w:hyperlink>
      <w:r w:rsidR="00E238B6" w:rsidRPr="00E238B6">
        <w:rPr>
          <w:b/>
          <w:bCs/>
          <w:lang w:eastAsia="zh-CN"/>
        </w:rPr>
        <w:tab/>
        <w:t>Summary of [108-e-R16-URLLC-03] Issue#4: Clarification on HARQ-ACK feedback of multiple SPS configurations with PUCCH repetition</w:t>
      </w:r>
      <w:r w:rsidR="00E238B6" w:rsidRPr="00E238B6">
        <w:rPr>
          <w:b/>
          <w:bCs/>
          <w:lang w:eastAsia="zh-CN"/>
        </w:rPr>
        <w:tab/>
        <w:t>Moderator (Nokia)</w:t>
      </w:r>
    </w:p>
    <w:p w14:paraId="09437CD2" w14:textId="5FC21B15" w:rsidR="00E238B6" w:rsidRDefault="00E238B6" w:rsidP="00E238B6">
      <w:pPr>
        <w:rPr>
          <w:lang w:eastAsia="x-none"/>
        </w:rPr>
      </w:pPr>
      <w:r w:rsidRPr="00E20EAC">
        <w:rPr>
          <w:b/>
          <w:bCs/>
          <w:lang w:eastAsia="x-none"/>
        </w:rPr>
        <w:t>Decision:</w:t>
      </w:r>
      <w:r>
        <w:rPr>
          <w:lang w:eastAsia="x-none"/>
        </w:rPr>
        <w:t xml:space="preserve"> As per email decision posted on Mar 3</w:t>
      </w:r>
      <w:r w:rsidRPr="00E238B6">
        <w:rPr>
          <w:vertAlign w:val="superscript"/>
          <w:lang w:eastAsia="x-none"/>
        </w:rPr>
        <w:t>rd</w:t>
      </w:r>
      <w:r>
        <w:rPr>
          <w:lang w:eastAsia="x-none"/>
        </w:rPr>
        <w:t>,</w:t>
      </w:r>
    </w:p>
    <w:p w14:paraId="5B009FC7" w14:textId="77777777" w:rsidR="00E238B6" w:rsidRPr="00E238B6" w:rsidRDefault="00E238B6" w:rsidP="00E238B6">
      <w:pPr>
        <w:rPr>
          <w:rStyle w:val="Strong"/>
          <w:rFonts w:cs="Times"/>
          <w:b w:val="0"/>
          <w:bCs w:val="0"/>
          <w:szCs w:val="20"/>
          <w:u w:val="single"/>
          <w:lang w:eastAsia="zh-CN"/>
        </w:rPr>
      </w:pPr>
      <w:r w:rsidRPr="00E238B6">
        <w:rPr>
          <w:rStyle w:val="Strong"/>
          <w:rFonts w:cs="Times"/>
          <w:b w:val="0"/>
          <w:bCs w:val="0"/>
          <w:szCs w:val="20"/>
          <w:u w:val="single"/>
          <w:lang w:eastAsia="zh-CN"/>
        </w:rPr>
        <w:t>Conclusion</w:t>
      </w:r>
    </w:p>
    <w:p w14:paraId="41FE7CEB" w14:textId="77777777" w:rsidR="00E238B6" w:rsidRPr="00314DA2" w:rsidRDefault="00E238B6" w:rsidP="00E238B6">
      <w:pPr>
        <w:rPr>
          <w:rFonts w:eastAsia="SimSun"/>
          <w:lang w:val="en-US" w:eastAsia="zh-CN"/>
        </w:rPr>
      </w:pPr>
      <w:r w:rsidRPr="00314DA2">
        <w:rPr>
          <w:rStyle w:val="Strong"/>
          <w:rFonts w:cs="Times"/>
          <w:b w:val="0"/>
          <w:szCs w:val="20"/>
          <w:lang w:eastAsia="zh-CN"/>
        </w:rPr>
        <w:t>For collision handling among PUCCH with repetitions with the same UCI type priority,</w:t>
      </w:r>
    </w:p>
    <w:p w14:paraId="5B0B253A" w14:textId="77777777" w:rsidR="00E238B6" w:rsidRPr="00E238B6" w:rsidRDefault="00E238B6" w:rsidP="00F44FD9">
      <w:pPr>
        <w:pStyle w:val="ListParagraph"/>
        <w:numPr>
          <w:ilvl w:val="0"/>
          <w:numId w:val="201"/>
        </w:numPr>
        <w:rPr>
          <w:lang w:eastAsia="zh-CN"/>
        </w:rPr>
      </w:pPr>
      <w:r w:rsidRPr="00E238B6">
        <w:rPr>
          <w:rStyle w:val="Strong"/>
          <w:rFonts w:hint="eastAsia"/>
          <w:b w:val="0"/>
          <w:lang w:eastAsia="zh-CN"/>
        </w:rPr>
        <w:lastRenderedPageBreak/>
        <w:t>the starting slot of PUCCH is the PUCCH slot before deferral, i.e. the starting slot of PUCCH is</w:t>
      </w:r>
    </w:p>
    <w:p w14:paraId="55A00473" w14:textId="77777777" w:rsidR="00E238B6" w:rsidRPr="00E238B6" w:rsidRDefault="00E238B6" w:rsidP="00F44FD9">
      <w:pPr>
        <w:pStyle w:val="ListParagraph"/>
        <w:numPr>
          <w:ilvl w:val="1"/>
          <w:numId w:val="201"/>
        </w:numPr>
        <w:rPr>
          <w:lang w:eastAsia="zh-CN"/>
        </w:rPr>
      </w:pPr>
      <w:r w:rsidRPr="00E238B6">
        <w:rPr>
          <w:rStyle w:val="Strong"/>
          <w:rFonts w:hint="eastAsia"/>
          <w:b w:val="0"/>
          <w:lang w:eastAsia="zh-CN"/>
        </w:rPr>
        <w:t>the slot determined as described in clause 9.2.3 for HARQ-ACK reporting.</w:t>
      </w:r>
    </w:p>
    <w:p w14:paraId="76D79C92" w14:textId="77777777" w:rsidR="00E238B6" w:rsidRPr="00E238B6" w:rsidRDefault="00E238B6" w:rsidP="00F44FD9">
      <w:pPr>
        <w:pStyle w:val="ListParagraph"/>
        <w:numPr>
          <w:ilvl w:val="1"/>
          <w:numId w:val="201"/>
        </w:numPr>
        <w:rPr>
          <w:rStyle w:val="Strong"/>
          <w:b w:val="0"/>
        </w:rPr>
      </w:pPr>
      <w:r w:rsidRPr="00E238B6">
        <w:rPr>
          <w:rStyle w:val="Strong"/>
          <w:rFonts w:hint="eastAsia"/>
          <w:b w:val="0"/>
          <w:lang w:eastAsia="zh-CN"/>
        </w:rPr>
        <w:t>the slot determined as described in clause 9.2.4 for SR reporting</w:t>
      </w:r>
    </w:p>
    <w:p w14:paraId="489E835A" w14:textId="77777777" w:rsidR="00E238B6" w:rsidRPr="00E238B6" w:rsidRDefault="00E238B6" w:rsidP="00F44FD9">
      <w:pPr>
        <w:pStyle w:val="ListParagraph"/>
        <w:numPr>
          <w:ilvl w:val="1"/>
          <w:numId w:val="201"/>
        </w:numPr>
        <w:rPr>
          <w:rStyle w:val="Strong"/>
          <w:b w:val="0"/>
        </w:rPr>
      </w:pPr>
      <w:r w:rsidRPr="00E238B6">
        <w:rPr>
          <w:rStyle w:val="Strong"/>
          <w:rFonts w:hint="eastAsia"/>
          <w:b w:val="0"/>
          <w:lang w:eastAsia="zh-CN"/>
        </w:rPr>
        <w:t>the slot determined as described in clause 5.2.1.4 of TS 38.214 for CSI reporting.</w:t>
      </w:r>
    </w:p>
    <w:p w14:paraId="0421E658" w14:textId="77777777" w:rsidR="00E238B6" w:rsidRPr="00E238B6" w:rsidRDefault="00E238B6" w:rsidP="00F44FD9">
      <w:pPr>
        <w:pStyle w:val="ListParagraph"/>
        <w:numPr>
          <w:ilvl w:val="0"/>
          <w:numId w:val="201"/>
        </w:numPr>
        <w:rPr>
          <w:rStyle w:val="Strong"/>
          <w:b w:val="0"/>
          <w:lang w:eastAsia="zh-CN"/>
        </w:rPr>
      </w:pPr>
      <w:r w:rsidRPr="00E238B6">
        <w:rPr>
          <w:rStyle w:val="Strong"/>
          <w:rFonts w:hint="eastAsia"/>
          <w:b w:val="0"/>
          <w:lang w:eastAsia="zh-CN"/>
        </w:rPr>
        <w:t>if a UE would transmit</w:t>
      </w:r>
      <w:r w:rsidRPr="00E238B6">
        <w:rPr>
          <w:rStyle w:val="Strong"/>
          <w:b w:val="0"/>
          <w:bCs w:val="0"/>
        </w:rPr>
        <w:t> </w:t>
      </w:r>
      <w:r w:rsidRPr="00E238B6">
        <w:rPr>
          <w:rStyle w:val="Strong"/>
          <w:rFonts w:hint="eastAsia"/>
          <w:b w:val="0"/>
          <w:lang w:eastAsia="zh-CN"/>
        </w:rPr>
        <w:t>at least</w:t>
      </w:r>
      <w:r w:rsidRPr="00E238B6">
        <w:rPr>
          <w:rStyle w:val="Strong"/>
          <w:b w:val="0"/>
          <w:bCs w:val="0"/>
        </w:rPr>
        <w:t> </w:t>
      </w:r>
      <w:r w:rsidRPr="00E238B6">
        <w:rPr>
          <w:rStyle w:val="Strong"/>
          <w:rFonts w:hint="eastAsia"/>
          <w:b w:val="0"/>
          <w:lang w:eastAsia="zh-CN"/>
        </w:rPr>
        <w:t>two PUCCHs with UCI of same</w:t>
      </w:r>
      <w:r w:rsidRPr="00E238B6">
        <w:rPr>
          <w:rStyle w:val="Strong"/>
          <w:b w:val="0"/>
          <w:bCs w:val="0"/>
        </w:rPr>
        <w:t> </w:t>
      </w:r>
      <w:r w:rsidRPr="00E238B6">
        <w:rPr>
          <w:rStyle w:val="Strong"/>
          <w:rFonts w:hint="eastAsia"/>
          <w:b w:val="0"/>
          <w:lang w:eastAsia="zh-CN"/>
        </w:rPr>
        <w:t>UCI type</w:t>
      </w:r>
      <w:r w:rsidRPr="00E238B6">
        <w:rPr>
          <w:rStyle w:val="Strong"/>
          <w:b w:val="0"/>
          <w:bCs w:val="0"/>
        </w:rPr>
        <w:t> </w:t>
      </w:r>
      <w:r w:rsidRPr="00E238B6">
        <w:rPr>
          <w:rStyle w:val="Strong"/>
          <w:rFonts w:hint="eastAsia"/>
          <w:b w:val="0"/>
          <w:lang w:eastAsia="zh-CN"/>
        </w:rPr>
        <w:t>priority that start in different slots and the earliest</w:t>
      </w:r>
      <w:r w:rsidRPr="00E238B6">
        <w:rPr>
          <w:rStyle w:val="Strong"/>
          <w:b w:val="0"/>
          <w:bCs w:val="0"/>
        </w:rPr>
        <w:t> </w:t>
      </w:r>
      <w:r w:rsidRPr="00E238B6">
        <w:rPr>
          <w:rStyle w:val="Strong"/>
          <w:rFonts w:hint="eastAsia"/>
          <w:b w:val="0"/>
          <w:lang w:eastAsia="zh-CN"/>
        </w:rPr>
        <w:t>PUCCH is with repetitions, the UE drops transmission of</w:t>
      </w:r>
      <w:r w:rsidRPr="00E238B6">
        <w:rPr>
          <w:rStyle w:val="Strong"/>
          <w:b w:val="0"/>
          <w:bCs w:val="0"/>
        </w:rPr>
        <w:t> </w:t>
      </w:r>
      <w:r w:rsidRPr="00E238B6">
        <w:rPr>
          <w:rStyle w:val="Strong"/>
          <w:rFonts w:hint="eastAsia"/>
          <w:b w:val="0"/>
          <w:lang w:eastAsia="zh-CN"/>
        </w:rPr>
        <w:t>a</w:t>
      </w:r>
      <w:r w:rsidRPr="00E238B6">
        <w:rPr>
          <w:rStyle w:val="Strong"/>
          <w:b w:val="0"/>
          <w:bCs w:val="0"/>
        </w:rPr>
        <w:t> </w:t>
      </w:r>
      <w:r w:rsidRPr="00E238B6">
        <w:rPr>
          <w:rStyle w:val="Strong"/>
          <w:rFonts w:hint="eastAsia"/>
          <w:b w:val="0"/>
          <w:lang w:eastAsia="zh-CN"/>
        </w:rPr>
        <w:t xml:space="preserve"> later PUCCH in every slot where the transmission of the later PUCCH would overlap with a repetition of the earliest</w:t>
      </w:r>
      <w:r w:rsidRPr="00E238B6">
        <w:rPr>
          <w:rStyle w:val="Strong"/>
          <w:b w:val="0"/>
          <w:bCs w:val="0"/>
        </w:rPr>
        <w:t> </w:t>
      </w:r>
      <w:r w:rsidRPr="00E238B6">
        <w:rPr>
          <w:rStyle w:val="Strong"/>
          <w:rFonts w:hint="eastAsia"/>
          <w:b w:val="0"/>
          <w:lang w:eastAsia="zh-CN"/>
        </w:rPr>
        <w:t>PUCCH transmission.</w:t>
      </w:r>
    </w:p>
    <w:p w14:paraId="238E7EDC" w14:textId="77777777" w:rsidR="00E238B6" w:rsidRPr="00E238B6" w:rsidRDefault="00E238B6" w:rsidP="00F44FD9">
      <w:pPr>
        <w:pStyle w:val="ListParagraph"/>
        <w:numPr>
          <w:ilvl w:val="1"/>
          <w:numId w:val="201"/>
        </w:numPr>
        <w:rPr>
          <w:rStyle w:val="Strong"/>
          <w:b w:val="0"/>
          <w:lang w:eastAsia="zh-CN"/>
        </w:rPr>
      </w:pPr>
      <w:r w:rsidRPr="00E238B6">
        <w:rPr>
          <w:rStyle w:val="Strong"/>
          <w:rFonts w:hint="eastAsia"/>
          <w:b w:val="0"/>
          <w:lang w:eastAsia="zh-CN"/>
        </w:rPr>
        <w:t>Note: The related handling of at least two non-overlapping PUCCHs with HARQ-ACK within a PUCCH slot requires further clarification.</w:t>
      </w:r>
    </w:p>
    <w:p w14:paraId="6A5149CD" w14:textId="77777777" w:rsidR="00E238B6" w:rsidRDefault="00E238B6" w:rsidP="008B75F8">
      <w:pPr>
        <w:autoSpaceDE w:val="0"/>
        <w:autoSpaceDN w:val="0"/>
        <w:snapToGrid w:val="0"/>
        <w:spacing w:beforeLines="50" w:before="120"/>
        <w:contextualSpacing/>
        <w:jc w:val="both"/>
        <w:rPr>
          <w:rFonts w:eastAsia="Times New Roman" w:cs="Times"/>
          <w:szCs w:val="20"/>
          <w:highlight w:val="cyan"/>
          <w:lang w:eastAsia="zh-CN"/>
        </w:rPr>
      </w:pPr>
    </w:p>
    <w:p w14:paraId="643A3EBF" w14:textId="0EC9C4BC" w:rsidR="00B14F82" w:rsidRPr="00BF5CA6" w:rsidRDefault="002328C4" w:rsidP="00B14F82">
      <w:pPr>
        <w:rPr>
          <w:b/>
          <w:lang w:eastAsia="x-none"/>
        </w:rPr>
      </w:pPr>
      <w:hyperlink r:id="rId638" w:history="1">
        <w:r w:rsidR="004371F4">
          <w:rPr>
            <w:rStyle w:val="Hyperlink"/>
            <w:b/>
            <w:lang w:eastAsia="x-none"/>
          </w:rPr>
          <w:t>R1-2201624</w:t>
        </w:r>
      </w:hyperlink>
      <w:r w:rsidR="00B14F82" w:rsidRPr="00BF5CA6">
        <w:rPr>
          <w:b/>
          <w:lang w:eastAsia="x-none"/>
        </w:rPr>
        <w:tab/>
        <w:t>Corrections on SRS</w:t>
      </w:r>
      <w:r w:rsidR="00B14F82" w:rsidRPr="00BF5CA6">
        <w:rPr>
          <w:b/>
          <w:lang w:eastAsia="x-none"/>
        </w:rPr>
        <w:tab/>
        <w:t>Huawei, HiSilicon</w:t>
      </w:r>
    </w:p>
    <w:p w14:paraId="2986030C" w14:textId="0EF6E7C4" w:rsidR="00B14F82" w:rsidRPr="00BF5CA6" w:rsidRDefault="002328C4" w:rsidP="00B14F82">
      <w:pPr>
        <w:rPr>
          <w:b/>
          <w:lang w:eastAsia="x-none"/>
        </w:rPr>
      </w:pPr>
      <w:hyperlink r:id="rId639" w:history="1">
        <w:r w:rsidR="004371F4">
          <w:rPr>
            <w:rStyle w:val="Hyperlink"/>
            <w:b/>
            <w:lang w:eastAsia="x-none"/>
          </w:rPr>
          <w:t>R1-2202120</w:t>
        </w:r>
      </w:hyperlink>
      <w:r w:rsidR="00B14F82" w:rsidRPr="00BF5CA6">
        <w:rPr>
          <w:b/>
          <w:lang w:eastAsia="x-none"/>
        </w:rPr>
        <w:tab/>
        <w:t>Draft CR on SRS resource set trigger for DCI format 2_3</w:t>
      </w:r>
      <w:r w:rsidR="00B14F82" w:rsidRPr="00BF5CA6">
        <w:rPr>
          <w:b/>
          <w:lang w:eastAsia="x-none"/>
        </w:rPr>
        <w:tab/>
        <w:t>Qualcomm Incorporated</w:t>
      </w:r>
    </w:p>
    <w:p w14:paraId="36A46123" w14:textId="77777777" w:rsidR="00B14F82" w:rsidRPr="00BF5CA6" w:rsidRDefault="008B75F8" w:rsidP="008B75F8">
      <w:pPr>
        <w:autoSpaceDE w:val="0"/>
        <w:autoSpaceDN w:val="0"/>
        <w:snapToGrid w:val="0"/>
        <w:spacing w:beforeLines="50" w:before="120"/>
        <w:contextualSpacing/>
        <w:jc w:val="both"/>
        <w:rPr>
          <w:rFonts w:eastAsia="Times New Roman" w:cs="Times"/>
          <w:szCs w:val="20"/>
          <w:lang w:eastAsia="zh-CN"/>
        </w:rPr>
      </w:pPr>
      <w:r w:rsidRPr="00BF5CA6">
        <w:rPr>
          <w:rFonts w:eastAsia="Times New Roman" w:cs="Times"/>
          <w:szCs w:val="20"/>
          <w:lang w:eastAsia="zh-CN"/>
        </w:rPr>
        <w:t xml:space="preserve">[108-e-R16-URLLC-04] </w:t>
      </w:r>
      <w:r w:rsidR="00B14F82" w:rsidRPr="00BF5CA6">
        <w:rPr>
          <w:rFonts w:eastAsia="Times New Roman" w:cs="Times"/>
          <w:szCs w:val="20"/>
          <w:lang w:eastAsia="zh-CN"/>
        </w:rPr>
        <w:t>– Thorsten (Huawei)</w:t>
      </w:r>
    </w:p>
    <w:p w14:paraId="27977157" w14:textId="5B2F3A47" w:rsidR="008B75F8" w:rsidRPr="00BF5CA6" w:rsidRDefault="008B75F8" w:rsidP="008B75F8">
      <w:pPr>
        <w:autoSpaceDE w:val="0"/>
        <w:autoSpaceDN w:val="0"/>
        <w:snapToGrid w:val="0"/>
        <w:spacing w:beforeLines="50" w:before="120"/>
        <w:contextualSpacing/>
        <w:jc w:val="both"/>
        <w:rPr>
          <w:rFonts w:eastAsia="Times New Roman" w:cs="Times"/>
          <w:szCs w:val="20"/>
          <w:lang w:eastAsia="zh-CN"/>
        </w:rPr>
      </w:pPr>
      <w:r w:rsidRPr="00BF5CA6">
        <w:rPr>
          <w:rFonts w:eastAsia="Times New Roman" w:cs="Times"/>
          <w:szCs w:val="20"/>
          <w:lang w:eastAsia="zh-CN"/>
        </w:rPr>
        <w:t>Issue#6: Discussion on determination of SRS resource set triggered by DCI format 2_3 by February 25</w:t>
      </w:r>
    </w:p>
    <w:p w14:paraId="636C6DD2" w14:textId="51A4CF36" w:rsidR="00BF5CA6" w:rsidRDefault="002328C4" w:rsidP="00E238B6">
      <w:pPr>
        <w:rPr>
          <w:b/>
          <w:bCs/>
          <w:lang w:eastAsia="x-none"/>
        </w:rPr>
      </w:pPr>
      <w:hyperlink r:id="rId640" w:history="1">
        <w:r w:rsidR="004371F4">
          <w:rPr>
            <w:rStyle w:val="Hyperlink"/>
            <w:b/>
            <w:bCs/>
            <w:lang w:eastAsia="x-none"/>
          </w:rPr>
          <w:t>R1-2202733</w:t>
        </w:r>
      </w:hyperlink>
      <w:r w:rsidR="00BF5CA6" w:rsidRPr="00BF5CA6">
        <w:rPr>
          <w:b/>
          <w:bCs/>
          <w:lang w:eastAsia="x-none"/>
        </w:rPr>
        <w:tab/>
        <w:t>Summary of [108-e-R16-URLLC-04] Issue#6: Discussion on determination of SRS resource set triggered by DCI format 2_3</w:t>
      </w:r>
      <w:r w:rsidR="00BF5CA6" w:rsidRPr="00BF5CA6">
        <w:rPr>
          <w:b/>
          <w:bCs/>
          <w:lang w:eastAsia="x-none"/>
        </w:rPr>
        <w:tab/>
        <w:t>Moderator (Huawei)</w:t>
      </w:r>
    </w:p>
    <w:p w14:paraId="6D16C686" w14:textId="72C0A44F" w:rsidR="00E238B6" w:rsidRDefault="00E238B6" w:rsidP="00E238B6">
      <w:pPr>
        <w:rPr>
          <w:lang w:eastAsia="x-none"/>
        </w:rPr>
      </w:pPr>
      <w:r w:rsidRPr="00E20EAC">
        <w:rPr>
          <w:b/>
          <w:bCs/>
          <w:lang w:eastAsia="x-none"/>
        </w:rPr>
        <w:t>Decision:</w:t>
      </w:r>
      <w:r>
        <w:rPr>
          <w:lang w:eastAsia="x-none"/>
        </w:rPr>
        <w:t xml:space="preserve"> As per email decision posted on Feb 24</w:t>
      </w:r>
      <w:r w:rsidRPr="00E238B6">
        <w:rPr>
          <w:vertAlign w:val="superscript"/>
          <w:lang w:eastAsia="x-none"/>
        </w:rPr>
        <w:t>th</w:t>
      </w:r>
      <w:r>
        <w:rPr>
          <w:lang w:eastAsia="x-none"/>
        </w:rPr>
        <w:t>,</w:t>
      </w:r>
    </w:p>
    <w:p w14:paraId="7A33A922" w14:textId="77777777" w:rsidR="008B75F8" w:rsidRPr="00BF5CA6" w:rsidRDefault="008B75F8" w:rsidP="008B75F8">
      <w:pPr>
        <w:rPr>
          <w:rFonts w:eastAsia="Malgun Gothic" w:cs="Times"/>
          <w:bCs/>
          <w:szCs w:val="20"/>
          <w:lang w:val="en-US" w:eastAsia="ko-KR"/>
        </w:rPr>
      </w:pPr>
      <w:r w:rsidRPr="00BF5CA6">
        <w:rPr>
          <w:rFonts w:cs="Times"/>
          <w:bCs/>
          <w:szCs w:val="20"/>
          <w:highlight w:val="green"/>
        </w:rPr>
        <w:t>Agreement</w:t>
      </w:r>
    </w:p>
    <w:p w14:paraId="4B159F4D" w14:textId="12B6DA18" w:rsidR="008B75F8" w:rsidRPr="00C5388E" w:rsidRDefault="008B75F8" w:rsidP="008B75F8">
      <w:pPr>
        <w:rPr>
          <w:rFonts w:cs="Times"/>
          <w:szCs w:val="20"/>
          <w:lang w:eastAsia="zh-CN"/>
        </w:rPr>
      </w:pPr>
      <w:r w:rsidRPr="00C5388E">
        <w:rPr>
          <w:rFonts w:cs="Times"/>
          <w:szCs w:val="20"/>
        </w:rPr>
        <w:t>The following TPs for TS38.214 are endorsed</w:t>
      </w:r>
      <w:r w:rsidR="00BF5CA6">
        <w:rPr>
          <w:rFonts w:cs="Times"/>
          <w:szCs w:val="20"/>
        </w:rPr>
        <w:t>.</w:t>
      </w:r>
    </w:p>
    <w:p w14:paraId="178D2FBB" w14:textId="77777777" w:rsidR="008B75F8" w:rsidRPr="00C5388E" w:rsidRDefault="008B75F8" w:rsidP="008B75F8">
      <w:pPr>
        <w:rPr>
          <w:rFonts w:cs="Times"/>
          <w:b/>
          <w:bCs/>
          <w:szCs w:val="20"/>
          <w:lang w:eastAsia="zh-CN"/>
        </w:rPr>
      </w:pPr>
      <w:r w:rsidRPr="00C5388E">
        <w:rPr>
          <w:rFonts w:cs="Times"/>
          <w:b/>
          <w:bCs/>
          <w:szCs w:val="20"/>
          <w:lang w:eastAsia="zh-CN"/>
        </w:rPr>
        <w:t>TP for TS 38.214 in Section 6.2.1</w:t>
      </w:r>
    </w:p>
    <w:tbl>
      <w:tblPr>
        <w:tblW w:w="0" w:type="auto"/>
        <w:tblCellMar>
          <w:left w:w="0" w:type="dxa"/>
          <w:right w:w="0" w:type="dxa"/>
        </w:tblCellMar>
        <w:tblLook w:val="04A0" w:firstRow="1" w:lastRow="0" w:firstColumn="1" w:lastColumn="0" w:noHBand="0" w:noVBand="1"/>
      </w:tblPr>
      <w:tblGrid>
        <w:gridCol w:w="10196"/>
      </w:tblGrid>
      <w:tr w:rsidR="008B75F8" w:rsidRPr="00BF5CA6" w14:paraId="73CACE2F" w14:textId="77777777" w:rsidTr="003236B4">
        <w:tc>
          <w:tcPr>
            <w:tcW w:w="101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13ACF2D" w14:textId="77777777" w:rsidR="008B75F8" w:rsidRPr="00BF5CA6" w:rsidRDefault="008B75F8" w:rsidP="00341BC0">
            <w:pPr>
              <w:jc w:val="center"/>
              <w:rPr>
                <w:rFonts w:ascii="Arial" w:hAnsi="Arial" w:cs="Arial"/>
                <w:sz w:val="16"/>
                <w:szCs w:val="16"/>
                <w:lang w:eastAsia="ko-KR"/>
              </w:rPr>
            </w:pPr>
            <w:r w:rsidRPr="00BF5CA6">
              <w:rPr>
                <w:rFonts w:ascii="Arial" w:hAnsi="Arial" w:cs="Arial"/>
                <w:color w:val="FF0000"/>
                <w:sz w:val="16"/>
                <w:szCs w:val="16"/>
                <w:lang w:eastAsia="zh-CN"/>
              </w:rPr>
              <w:t xml:space="preserve">&lt; </w:t>
            </w:r>
            <w:r w:rsidRPr="00BF5CA6">
              <w:rPr>
                <w:rFonts w:ascii="Arial" w:hAnsi="Arial" w:cs="Arial"/>
                <w:color w:val="FF0000"/>
                <w:sz w:val="16"/>
                <w:szCs w:val="16"/>
              </w:rPr>
              <w:t>Unchanged parts are omitted</w:t>
            </w:r>
            <w:r w:rsidRPr="00BF5CA6">
              <w:rPr>
                <w:rFonts w:ascii="Arial" w:hAnsi="Arial" w:cs="Arial"/>
                <w:color w:val="FF0000"/>
                <w:sz w:val="16"/>
                <w:szCs w:val="16"/>
                <w:lang w:eastAsia="zh-CN"/>
              </w:rPr>
              <w:t xml:space="preserve"> &gt;</w:t>
            </w:r>
          </w:p>
          <w:p w14:paraId="7BF2CB6B" w14:textId="77777777" w:rsidR="008B75F8" w:rsidRPr="00BF5CA6" w:rsidRDefault="008B75F8" w:rsidP="00341BC0">
            <w:pPr>
              <w:rPr>
                <w:rFonts w:ascii="Arial" w:hAnsi="Arial" w:cs="Arial"/>
                <w:sz w:val="16"/>
                <w:szCs w:val="16"/>
                <w:lang w:eastAsia="ko-KR"/>
              </w:rPr>
            </w:pPr>
            <w:r w:rsidRPr="00BF5CA6">
              <w:rPr>
                <w:rFonts w:ascii="Arial" w:hAnsi="Arial" w:cs="Arial"/>
                <w:sz w:val="16"/>
                <w:szCs w:val="16"/>
              </w:rPr>
              <w:t xml:space="preserve">The SRS request field [5, TS38.212] in DCI format 0_1, 1_1, 0_2 (if SRS request field is present), 1_2 (if SRS request field is present) indicates the triggered SRS resource set given in Table 7.3.1.1.2-24 of [5, TS 38.212]. The 2-bit SRS request field [5, TS38.212] in DCI format 2_3 indicates the triggered SRS resource set given in Clause 7.3 of [5, TS 38.212] </w:t>
            </w:r>
            <w:r w:rsidRPr="00BF5CA6">
              <w:rPr>
                <w:rFonts w:ascii="Arial" w:hAnsi="Arial" w:cs="Arial"/>
                <w:color w:val="FF0000"/>
                <w:sz w:val="16"/>
                <w:szCs w:val="16"/>
                <w:u w:val="single"/>
              </w:rPr>
              <w:t xml:space="preserve">and defined by the entries of the higher layer parameter </w:t>
            </w:r>
            <w:r w:rsidRPr="00BF5CA6">
              <w:rPr>
                <w:rFonts w:ascii="Arial" w:hAnsi="Arial" w:cs="Arial"/>
                <w:i/>
                <w:iCs/>
                <w:color w:val="FF0000"/>
                <w:sz w:val="16"/>
                <w:szCs w:val="16"/>
                <w:u w:val="single"/>
              </w:rPr>
              <w:t>srs-ResourceSetToAddModList</w:t>
            </w:r>
            <w:r w:rsidRPr="00BF5CA6">
              <w:rPr>
                <w:rFonts w:ascii="Arial" w:hAnsi="Arial" w:cs="Arial"/>
                <w:color w:val="FF0000"/>
                <w:sz w:val="16"/>
                <w:szCs w:val="16"/>
              </w:rPr>
              <w:t xml:space="preserve"> </w:t>
            </w:r>
            <w:r w:rsidRPr="00BF5CA6">
              <w:rPr>
                <w:rFonts w:ascii="Arial" w:hAnsi="Arial" w:cs="Arial"/>
                <w:sz w:val="16"/>
                <w:szCs w:val="16"/>
              </w:rPr>
              <w:t>if the UE is configured with higher layer parameter srs-TPC-PDCCH-Group set to 'typeB', or indicates the SRS transmission on a set of serving cells configured by higher layers if the UE is configured with higher layer parameter srs-TPC-PDCCH-Group set to 'typeA'.</w:t>
            </w:r>
          </w:p>
          <w:p w14:paraId="48DA2503" w14:textId="39013601" w:rsidR="008B75F8" w:rsidRPr="00BF5CA6" w:rsidRDefault="008B75F8" w:rsidP="003236B4">
            <w:pPr>
              <w:jc w:val="center"/>
              <w:rPr>
                <w:rFonts w:ascii="Arial" w:hAnsi="Arial" w:cs="Arial"/>
                <w:sz w:val="16"/>
                <w:szCs w:val="16"/>
                <w:lang w:eastAsia="zh-CN"/>
              </w:rPr>
            </w:pPr>
            <w:r w:rsidRPr="00BF5CA6">
              <w:rPr>
                <w:rFonts w:ascii="Arial" w:hAnsi="Arial" w:cs="Arial"/>
                <w:color w:val="FF0000"/>
                <w:sz w:val="16"/>
                <w:szCs w:val="16"/>
                <w:lang w:eastAsia="zh-CN"/>
              </w:rPr>
              <w:t xml:space="preserve">&lt; </w:t>
            </w:r>
            <w:r w:rsidRPr="00BF5CA6">
              <w:rPr>
                <w:rFonts w:ascii="Arial" w:hAnsi="Arial" w:cs="Arial"/>
                <w:color w:val="FF0000"/>
                <w:sz w:val="16"/>
                <w:szCs w:val="16"/>
              </w:rPr>
              <w:t>Unchanged parts are omitted</w:t>
            </w:r>
            <w:r w:rsidRPr="00BF5CA6">
              <w:rPr>
                <w:rFonts w:ascii="Arial" w:hAnsi="Arial" w:cs="Arial"/>
                <w:color w:val="FF0000"/>
                <w:sz w:val="16"/>
                <w:szCs w:val="16"/>
                <w:lang w:eastAsia="zh-CN"/>
              </w:rPr>
              <w:t xml:space="preserve"> &gt;</w:t>
            </w:r>
          </w:p>
        </w:tc>
      </w:tr>
    </w:tbl>
    <w:p w14:paraId="4654E912" w14:textId="77777777" w:rsidR="008B75F8" w:rsidRPr="00C5388E" w:rsidRDefault="008B75F8" w:rsidP="008B75F8">
      <w:pPr>
        <w:rPr>
          <w:rFonts w:eastAsia="Malgun Gothic" w:cs="Times"/>
          <w:b/>
          <w:bCs/>
          <w:szCs w:val="20"/>
          <w:lang w:eastAsia="zh-CN"/>
        </w:rPr>
      </w:pPr>
    </w:p>
    <w:p w14:paraId="427E2517" w14:textId="77777777" w:rsidR="008B75F8" w:rsidRPr="00C5388E" w:rsidRDefault="008B75F8" w:rsidP="008B75F8">
      <w:pPr>
        <w:rPr>
          <w:rFonts w:cs="Times"/>
          <w:b/>
          <w:bCs/>
          <w:szCs w:val="20"/>
          <w:lang w:eastAsia="zh-CN"/>
        </w:rPr>
      </w:pPr>
      <w:r w:rsidRPr="00C5388E">
        <w:rPr>
          <w:rFonts w:cs="Times"/>
          <w:b/>
          <w:bCs/>
          <w:szCs w:val="20"/>
          <w:lang w:eastAsia="zh-CN"/>
        </w:rPr>
        <w:t>TP for TS 38.214 in Section 6.2.1.3</w:t>
      </w:r>
    </w:p>
    <w:tbl>
      <w:tblPr>
        <w:tblW w:w="0" w:type="auto"/>
        <w:tblCellMar>
          <w:left w:w="0" w:type="dxa"/>
          <w:right w:w="0" w:type="dxa"/>
        </w:tblCellMar>
        <w:tblLook w:val="04A0" w:firstRow="1" w:lastRow="0" w:firstColumn="1" w:lastColumn="0" w:noHBand="0" w:noVBand="1"/>
      </w:tblPr>
      <w:tblGrid>
        <w:gridCol w:w="10196"/>
      </w:tblGrid>
      <w:tr w:rsidR="008B75F8" w:rsidRPr="00BF5CA6" w14:paraId="699D3957" w14:textId="77777777" w:rsidTr="003236B4">
        <w:tc>
          <w:tcPr>
            <w:tcW w:w="101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C61BD1E" w14:textId="77777777" w:rsidR="008B75F8" w:rsidRPr="00BF5CA6" w:rsidRDefault="008B75F8" w:rsidP="00341BC0">
            <w:pPr>
              <w:jc w:val="center"/>
              <w:rPr>
                <w:rFonts w:ascii="Arial" w:hAnsi="Arial" w:cs="Arial"/>
                <w:color w:val="FF0000"/>
                <w:sz w:val="16"/>
                <w:szCs w:val="16"/>
                <w:lang w:eastAsia="zh-CN"/>
              </w:rPr>
            </w:pPr>
            <w:r w:rsidRPr="00BF5CA6">
              <w:rPr>
                <w:rFonts w:ascii="Arial" w:hAnsi="Arial" w:cs="Arial"/>
                <w:color w:val="FF0000"/>
                <w:sz w:val="16"/>
                <w:szCs w:val="16"/>
                <w:lang w:eastAsia="zh-CN"/>
              </w:rPr>
              <w:t xml:space="preserve">&lt; </w:t>
            </w:r>
            <w:r w:rsidRPr="00BF5CA6">
              <w:rPr>
                <w:rFonts w:ascii="Arial" w:hAnsi="Arial" w:cs="Arial"/>
                <w:color w:val="FF0000"/>
                <w:sz w:val="16"/>
                <w:szCs w:val="16"/>
              </w:rPr>
              <w:t>Unchanged parts are omitted</w:t>
            </w:r>
            <w:r w:rsidRPr="00BF5CA6">
              <w:rPr>
                <w:rFonts w:ascii="Arial" w:hAnsi="Arial" w:cs="Arial"/>
                <w:color w:val="FF0000"/>
                <w:sz w:val="16"/>
                <w:szCs w:val="16"/>
                <w:lang w:eastAsia="zh-CN"/>
              </w:rPr>
              <w:t xml:space="preserve"> &gt;</w:t>
            </w:r>
          </w:p>
          <w:p w14:paraId="5B479951" w14:textId="77777777" w:rsidR="008B75F8" w:rsidRPr="00BF5CA6" w:rsidRDefault="008B75F8" w:rsidP="00341BC0">
            <w:pPr>
              <w:rPr>
                <w:rFonts w:ascii="Arial" w:hAnsi="Arial" w:cs="Arial"/>
                <w:color w:val="000000"/>
                <w:sz w:val="16"/>
                <w:szCs w:val="16"/>
                <w:lang w:eastAsia="ko-KR"/>
              </w:rPr>
            </w:pPr>
            <w:r w:rsidRPr="00BF5CA6">
              <w:rPr>
                <w:rFonts w:ascii="Arial" w:hAnsi="Arial" w:cs="Arial"/>
                <w:color w:val="000000"/>
                <w:sz w:val="16"/>
                <w:szCs w:val="16"/>
              </w:rPr>
              <w:t xml:space="preserve">For an aperiodic SRS triggered in DCI format 2_3 and if the UE is configured with higher layer parameter </w:t>
            </w:r>
            <w:r w:rsidRPr="00BF5CA6">
              <w:rPr>
                <w:rFonts w:ascii="Arial" w:hAnsi="Arial" w:cs="Arial"/>
                <w:i/>
                <w:iCs/>
                <w:sz w:val="16"/>
                <w:szCs w:val="16"/>
              </w:rPr>
              <w:t>srs-TPC-PDCCH-Group</w:t>
            </w:r>
            <w:r w:rsidRPr="00BF5CA6">
              <w:rPr>
                <w:rFonts w:ascii="Arial" w:hAnsi="Arial" w:cs="Arial"/>
                <w:color w:val="000000"/>
                <w:sz w:val="16"/>
                <w:szCs w:val="16"/>
              </w:rPr>
              <w:t xml:space="preserve"> set to ‘typeA’, and given by </w:t>
            </w:r>
            <w:r w:rsidRPr="00BF5CA6">
              <w:rPr>
                <w:rFonts w:ascii="Arial" w:hAnsi="Arial" w:cs="Arial"/>
                <w:i/>
                <w:iCs/>
                <w:sz w:val="16"/>
                <w:szCs w:val="16"/>
              </w:rPr>
              <w:t>SRS-CarrierSwitching,</w:t>
            </w:r>
            <w:r w:rsidRPr="00BF5CA6">
              <w:rPr>
                <w:rFonts w:ascii="Arial" w:hAnsi="Arial" w:cs="Arial"/>
                <w:color w:val="000000"/>
                <w:sz w:val="16"/>
                <w:szCs w:val="16"/>
              </w:rPr>
              <w:t xml:space="preserve"> without PUSCH/PUCCH transmission, the order of the triggered SRS transmission on the serving cells follow the order of the serving cells in the indicated set of serving cells configured by higher layers,</w:t>
            </w:r>
            <w:r w:rsidRPr="00BF5CA6">
              <w:rPr>
                <w:rFonts w:ascii="Arial" w:hAnsi="Arial" w:cs="Arial"/>
                <w:sz w:val="16"/>
                <w:szCs w:val="16"/>
              </w:rPr>
              <w:t xml:space="preserve"> </w:t>
            </w:r>
            <w:r w:rsidRPr="00BF5CA6">
              <w:rPr>
                <w:rFonts w:ascii="Arial" w:hAnsi="Arial" w:cs="Arial"/>
                <w:color w:val="000000"/>
                <w:sz w:val="16"/>
                <w:szCs w:val="16"/>
              </w:rPr>
              <w:t xml:space="preserve">where the UE in each serving cell transmits the configured one or two SRS resource set(s) </w:t>
            </w:r>
            <w:r w:rsidRPr="00BF5CA6">
              <w:rPr>
                <w:rFonts w:ascii="Arial" w:hAnsi="Arial" w:cs="Arial"/>
                <w:i/>
                <w:iCs/>
                <w:color w:val="FF0000"/>
                <w:sz w:val="16"/>
                <w:szCs w:val="16"/>
              </w:rPr>
              <w:t>from srs-ResourceSetToAddModList</w:t>
            </w:r>
            <w:r w:rsidRPr="00BF5CA6">
              <w:rPr>
                <w:rFonts w:ascii="Arial" w:hAnsi="Arial" w:cs="Arial"/>
                <w:i/>
                <w:iCs/>
                <w:color w:val="FF0000"/>
                <w:sz w:val="16"/>
                <w:szCs w:val="16"/>
                <w:lang w:eastAsia="zh-CN"/>
              </w:rPr>
              <w:t xml:space="preserve"> </w:t>
            </w:r>
            <w:r w:rsidRPr="00BF5CA6">
              <w:rPr>
                <w:rFonts w:ascii="Arial" w:hAnsi="Arial" w:cs="Arial"/>
                <w:color w:val="000000"/>
                <w:sz w:val="16"/>
                <w:szCs w:val="16"/>
              </w:rPr>
              <w:t xml:space="preserve">with higher layer parameter </w:t>
            </w:r>
            <w:r w:rsidRPr="00BF5CA6">
              <w:rPr>
                <w:rFonts w:ascii="Arial" w:hAnsi="Arial" w:cs="Arial"/>
                <w:i/>
                <w:iCs/>
                <w:color w:val="000000"/>
                <w:sz w:val="16"/>
                <w:szCs w:val="16"/>
              </w:rPr>
              <w:t>usage</w:t>
            </w:r>
            <w:r w:rsidRPr="00BF5CA6">
              <w:rPr>
                <w:rFonts w:ascii="Arial" w:hAnsi="Arial" w:cs="Arial"/>
                <w:color w:val="000000"/>
                <w:sz w:val="16"/>
                <w:szCs w:val="16"/>
              </w:rPr>
              <w:t xml:space="preserve"> set to ‘antennaSwitching’ and higher layer parameter </w:t>
            </w:r>
            <w:r w:rsidRPr="00BF5CA6">
              <w:rPr>
                <w:rFonts w:ascii="Arial" w:hAnsi="Arial" w:cs="Arial"/>
                <w:i/>
                <w:iCs/>
                <w:color w:val="000000"/>
                <w:sz w:val="16"/>
                <w:szCs w:val="16"/>
              </w:rPr>
              <w:t>resourceType</w:t>
            </w:r>
            <w:r w:rsidRPr="00BF5CA6">
              <w:rPr>
                <w:rFonts w:ascii="Arial" w:hAnsi="Arial" w:cs="Arial"/>
                <w:color w:val="000000"/>
                <w:sz w:val="16"/>
                <w:szCs w:val="16"/>
              </w:rPr>
              <w:t xml:space="preserve"> in </w:t>
            </w:r>
            <w:r w:rsidRPr="00BF5CA6">
              <w:rPr>
                <w:rFonts w:ascii="Arial" w:hAnsi="Arial" w:cs="Arial"/>
                <w:i/>
                <w:iCs/>
                <w:color w:val="000000"/>
                <w:sz w:val="16"/>
                <w:szCs w:val="16"/>
              </w:rPr>
              <w:t>SRS-ResourceSet</w:t>
            </w:r>
            <w:r w:rsidRPr="00BF5CA6">
              <w:rPr>
                <w:rFonts w:ascii="Arial" w:hAnsi="Arial" w:cs="Arial"/>
                <w:color w:val="000000"/>
                <w:sz w:val="16"/>
                <w:szCs w:val="16"/>
              </w:rPr>
              <w:t xml:space="preserve"> set to ‘aperiodic’. </w:t>
            </w:r>
          </w:p>
          <w:p w14:paraId="64D18D3E" w14:textId="77777777" w:rsidR="008B75F8" w:rsidRPr="00BF5CA6" w:rsidRDefault="008B75F8" w:rsidP="00341BC0">
            <w:pPr>
              <w:rPr>
                <w:rFonts w:ascii="Arial" w:hAnsi="Arial" w:cs="Arial"/>
                <w:color w:val="000000"/>
                <w:sz w:val="16"/>
                <w:szCs w:val="16"/>
              </w:rPr>
            </w:pPr>
            <w:r w:rsidRPr="00BF5CA6">
              <w:rPr>
                <w:rFonts w:ascii="Arial" w:hAnsi="Arial" w:cs="Arial"/>
                <w:color w:val="000000"/>
                <w:sz w:val="16"/>
                <w:szCs w:val="16"/>
              </w:rPr>
              <w:t xml:space="preserve">For an aperiodic SRS triggered in DCI format 2_3 and if the UE is configured with higher layer parameter </w:t>
            </w:r>
            <w:r w:rsidRPr="00BF5CA6">
              <w:rPr>
                <w:rFonts w:ascii="Arial" w:hAnsi="Arial" w:cs="Arial"/>
                <w:i/>
                <w:iCs/>
                <w:sz w:val="16"/>
                <w:szCs w:val="16"/>
              </w:rPr>
              <w:t>srs-TPC-PDCCH-Group</w:t>
            </w:r>
            <w:r w:rsidRPr="00BF5CA6">
              <w:rPr>
                <w:rFonts w:ascii="Arial" w:hAnsi="Arial" w:cs="Arial"/>
                <w:color w:val="000000"/>
                <w:sz w:val="16"/>
                <w:szCs w:val="16"/>
              </w:rPr>
              <w:t xml:space="preserve"> set to ‘typeB’ without PUSCH/PUCCH transmission, the order of the triggered SRS transmission on the serving cells follow the order of the serving cells with aperiodic SRS triggered in the DCI, and the UE in each serving cell transmits the configured one or two SRS resource set(s) </w:t>
            </w:r>
            <w:r w:rsidRPr="00BF5CA6">
              <w:rPr>
                <w:rFonts w:ascii="Arial" w:hAnsi="Arial" w:cs="Arial"/>
                <w:i/>
                <w:iCs/>
                <w:color w:val="FF0000"/>
                <w:sz w:val="16"/>
                <w:szCs w:val="16"/>
              </w:rPr>
              <w:t>from srs-ResourceSetToAddModList</w:t>
            </w:r>
            <w:r w:rsidRPr="00BF5CA6">
              <w:rPr>
                <w:rFonts w:ascii="Arial" w:hAnsi="Arial" w:cs="Arial"/>
                <w:i/>
                <w:iCs/>
                <w:color w:val="FF0000"/>
                <w:sz w:val="16"/>
                <w:szCs w:val="16"/>
                <w:lang w:eastAsia="zh-CN"/>
              </w:rPr>
              <w:t xml:space="preserve"> </w:t>
            </w:r>
            <w:r w:rsidRPr="00BF5CA6">
              <w:rPr>
                <w:rFonts w:ascii="Arial" w:hAnsi="Arial" w:cs="Arial"/>
                <w:color w:val="000000"/>
                <w:sz w:val="16"/>
                <w:szCs w:val="16"/>
              </w:rPr>
              <w:t xml:space="preserve">with higher layer parameter </w:t>
            </w:r>
            <w:r w:rsidRPr="00BF5CA6">
              <w:rPr>
                <w:rFonts w:ascii="Arial" w:hAnsi="Arial" w:cs="Arial"/>
                <w:i/>
                <w:iCs/>
                <w:color w:val="000000"/>
                <w:sz w:val="16"/>
                <w:szCs w:val="16"/>
              </w:rPr>
              <w:t>usage</w:t>
            </w:r>
            <w:r w:rsidRPr="00BF5CA6">
              <w:rPr>
                <w:rFonts w:ascii="Arial" w:hAnsi="Arial" w:cs="Arial"/>
                <w:color w:val="000000"/>
                <w:sz w:val="16"/>
                <w:szCs w:val="16"/>
              </w:rPr>
              <w:t xml:space="preserve"> set to ‘antennaSwitching’ and higher layer parameter </w:t>
            </w:r>
            <w:r w:rsidRPr="00BF5CA6">
              <w:rPr>
                <w:rFonts w:ascii="Arial" w:hAnsi="Arial" w:cs="Arial"/>
                <w:i/>
                <w:iCs/>
                <w:color w:val="000000"/>
                <w:sz w:val="16"/>
                <w:szCs w:val="16"/>
              </w:rPr>
              <w:t>resourceType</w:t>
            </w:r>
            <w:r w:rsidRPr="00BF5CA6">
              <w:rPr>
                <w:rFonts w:ascii="Arial" w:hAnsi="Arial" w:cs="Arial"/>
                <w:color w:val="000000"/>
                <w:sz w:val="16"/>
                <w:szCs w:val="16"/>
              </w:rPr>
              <w:t xml:space="preserve"> in </w:t>
            </w:r>
            <w:r w:rsidRPr="00BF5CA6">
              <w:rPr>
                <w:rFonts w:ascii="Arial" w:hAnsi="Arial" w:cs="Arial"/>
                <w:i/>
                <w:iCs/>
                <w:color w:val="000000"/>
                <w:sz w:val="16"/>
                <w:szCs w:val="16"/>
              </w:rPr>
              <w:t>SRS-ResourceSet</w:t>
            </w:r>
            <w:r w:rsidRPr="00BF5CA6">
              <w:rPr>
                <w:rFonts w:ascii="Arial" w:hAnsi="Arial" w:cs="Arial"/>
                <w:color w:val="000000"/>
                <w:sz w:val="16"/>
                <w:szCs w:val="16"/>
              </w:rPr>
              <w:t xml:space="preserve"> set to ‘aperiodic’.</w:t>
            </w:r>
          </w:p>
          <w:p w14:paraId="4FAAE197" w14:textId="7E818DB7" w:rsidR="008B75F8" w:rsidRPr="00BF5CA6" w:rsidRDefault="008B75F8" w:rsidP="003236B4">
            <w:pPr>
              <w:jc w:val="center"/>
              <w:rPr>
                <w:rFonts w:ascii="Arial" w:hAnsi="Arial" w:cs="Arial"/>
                <w:sz w:val="16"/>
                <w:szCs w:val="16"/>
                <w:lang w:val="en-US" w:eastAsia="zh-CN"/>
              </w:rPr>
            </w:pPr>
            <w:r w:rsidRPr="00BF5CA6">
              <w:rPr>
                <w:rFonts w:ascii="Arial" w:hAnsi="Arial" w:cs="Arial"/>
                <w:color w:val="FF0000"/>
                <w:sz w:val="16"/>
                <w:szCs w:val="16"/>
                <w:lang w:eastAsia="zh-CN"/>
              </w:rPr>
              <w:t xml:space="preserve">&lt; </w:t>
            </w:r>
            <w:r w:rsidRPr="00BF5CA6">
              <w:rPr>
                <w:rFonts w:ascii="Arial" w:hAnsi="Arial" w:cs="Arial"/>
                <w:color w:val="FF0000"/>
                <w:sz w:val="16"/>
                <w:szCs w:val="16"/>
              </w:rPr>
              <w:t>Unchanged parts are omitted</w:t>
            </w:r>
            <w:r w:rsidRPr="00BF5CA6">
              <w:rPr>
                <w:rFonts w:ascii="Arial" w:hAnsi="Arial" w:cs="Arial"/>
                <w:color w:val="FF0000"/>
                <w:sz w:val="16"/>
                <w:szCs w:val="16"/>
                <w:lang w:eastAsia="zh-CN"/>
              </w:rPr>
              <w:t xml:space="preserve"> &gt;</w:t>
            </w:r>
          </w:p>
        </w:tc>
      </w:tr>
    </w:tbl>
    <w:p w14:paraId="4FADB67D" w14:textId="62E40431" w:rsidR="008B75F8" w:rsidRPr="00BF5CA6" w:rsidRDefault="00BF5CA6" w:rsidP="008B75F8">
      <w:pPr>
        <w:autoSpaceDE w:val="0"/>
        <w:autoSpaceDN w:val="0"/>
        <w:snapToGrid w:val="0"/>
        <w:rPr>
          <w:rFonts w:eastAsia="Malgun Gothic" w:cs="Times"/>
          <w:szCs w:val="20"/>
          <w:lang w:eastAsia="zh-CN"/>
        </w:rPr>
      </w:pPr>
      <w:r w:rsidRPr="00BF5CA6">
        <w:rPr>
          <w:rFonts w:eastAsia="Malgun Gothic" w:cs="Times"/>
          <w:szCs w:val="20"/>
          <w:lang w:eastAsia="zh-CN"/>
        </w:rPr>
        <w:t xml:space="preserve">Final CRs are </w:t>
      </w:r>
    </w:p>
    <w:p w14:paraId="7104B782" w14:textId="3485E83B" w:rsidR="00BF5CA6" w:rsidRPr="00BF5CA6" w:rsidRDefault="002328C4" w:rsidP="00BF5CA6">
      <w:pPr>
        <w:autoSpaceDE w:val="0"/>
        <w:autoSpaceDN w:val="0"/>
        <w:snapToGrid w:val="0"/>
        <w:rPr>
          <w:rFonts w:eastAsia="Malgun Gothic" w:cs="Times"/>
          <w:b/>
          <w:bCs/>
          <w:szCs w:val="20"/>
          <w:lang w:eastAsia="zh-CN"/>
        </w:rPr>
      </w:pPr>
      <w:hyperlink r:id="rId641" w:history="1">
        <w:r w:rsidR="004371F4">
          <w:rPr>
            <w:rStyle w:val="Hyperlink"/>
            <w:rFonts w:eastAsia="Malgun Gothic" w:cs="Times"/>
            <w:b/>
            <w:bCs/>
            <w:szCs w:val="20"/>
            <w:highlight w:val="green"/>
            <w:lang w:eastAsia="zh-CN"/>
          </w:rPr>
          <w:t>R1-2202680</w:t>
        </w:r>
      </w:hyperlink>
      <w:r w:rsidR="00BF5CA6" w:rsidRPr="00BF5CA6">
        <w:rPr>
          <w:rFonts w:eastAsia="Malgun Gothic" w:cs="Times"/>
          <w:b/>
          <w:bCs/>
          <w:szCs w:val="20"/>
          <w:lang w:eastAsia="zh-CN"/>
        </w:rPr>
        <w:tab/>
        <w:t>Correction on determination of SRS resource set triggered by DCI format 2_3</w:t>
      </w:r>
      <w:r w:rsidR="00BF5CA6" w:rsidRPr="00BF5CA6">
        <w:rPr>
          <w:rFonts w:eastAsia="Malgun Gothic" w:cs="Times"/>
          <w:b/>
          <w:bCs/>
          <w:szCs w:val="20"/>
          <w:lang w:eastAsia="zh-CN"/>
        </w:rPr>
        <w:tab/>
        <w:t>Moderator (Huawei), HiSilicon</w:t>
      </w:r>
    </w:p>
    <w:p w14:paraId="3E1F9494" w14:textId="56091BE5" w:rsidR="00BF5CA6" w:rsidRPr="00BF5CA6" w:rsidRDefault="00BF5CA6" w:rsidP="00BF5CA6">
      <w:pPr>
        <w:autoSpaceDE w:val="0"/>
        <w:autoSpaceDN w:val="0"/>
        <w:snapToGrid w:val="0"/>
        <w:rPr>
          <w:rFonts w:cs="Times"/>
          <w:szCs w:val="20"/>
        </w:rPr>
      </w:pPr>
      <w:r w:rsidRPr="00BF5CA6">
        <w:rPr>
          <w:rFonts w:cs="Times"/>
          <w:szCs w:val="20"/>
        </w:rPr>
        <w:t>(TS38.214, Rel-16, CR#0238, Cat. F) is agreed.</w:t>
      </w:r>
    </w:p>
    <w:p w14:paraId="6081B7C5" w14:textId="02868A04" w:rsidR="00BF5CA6" w:rsidRPr="00BF5CA6" w:rsidRDefault="002328C4" w:rsidP="00BF5CA6">
      <w:pPr>
        <w:autoSpaceDE w:val="0"/>
        <w:autoSpaceDN w:val="0"/>
        <w:snapToGrid w:val="0"/>
        <w:rPr>
          <w:rFonts w:eastAsia="Malgun Gothic" w:cs="Times"/>
          <w:b/>
          <w:bCs/>
          <w:szCs w:val="20"/>
          <w:lang w:eastAsia="zh-CN"/>
        </w:rPr>
      </w:pPr>
      <w:hyperlink r:id="rId642" w:history="1">
        <w:r w:rsidR="004371F4">
          <w:rPr>
            <w:rStyle w:val="Hyperlink"/>
            <w:rFonts w:eastAsia="Malgun Gothic" w:cs="Times"/>
            <w:b/>
            <w:bCs/>
            <w:szCs w:val="20"/>
            <w:highlight w:val="green"/>
            <w:lang w:eastAsia="zh-CN"/>
          </w:rPr>
          <w:t>R1-2202681</w:t>
        </w:r>
      </w:hyperlink>
      <w:r w:rsidR="00BF5CA6" w:rsidRPr="00BF5CA6">
        <w:rPr>
          <w:rFonts w:eastAsia="Malgun Gothic" w:cs="Times"/>
          <w:b/>
          <w:bCs/>
          <w:szCs w:val="20"/>
          <w:lang w:eastAsia="zh-CN"/>
        </w:rPr>
        <w:tab/>
        <w:t>Correction on determination of SRS resource set triggered by DCI format 2_3</w:t>
      </w:r>
      <w:r w:rsidR="00BF5CA6" w:rsidRPr="00BF5CA6">
        <w:rPr>
          <w:rFonts w:eastAsia="Malgun Gothic" w:cs="Times"/>
          <w:b/>
          <w:bCs/>
          <w:szCs w:val="20"/>
          <w:lang w:eastAsia="zh-CN"/>
        </w:rPr>
        <w:tab/>
        <w:t>Moderator (Huawei), HiSilicon</w:t>
      </w:r>
    </w:p>
    <w:p w14:paraId="17FD1E14" w14:textId="6FA32ADD" w:rsidR="00BF5CA6" w:rsidRPr="00BF5CA6" w:rsidRDefault="00BF5CA6" w:rsidP="00BF5CA6">
      <w:pPr>
        <w:autoSpaceDE w:val="0"/>
        <w:autoSpaceDN w:val="0"/>
        <w:snapToGrid w:val="0"/>
        <w:rPr>
          <w:rFonts w:cs="Times"/>
          <w:szCs w:val="20"/>
        </w:rPr>
      </w:pPr>
      <w:r w:rsidRPr="00BF5CA6">
        <w:rPr>
          <w:rFonts w:cs="Times"/>
          <w:szCs w:val="20"/>
        </w:rPr>
        <w:t>(TS38.214, Rel-17, CR#0239, Cat. A) is agreed.</w:t>
      </w:r>
    </w:p>
    <w:p w14:paraId="2A3BDFDA" w14:textId="5FB1D5FD" w:rsidR="00BF5CA6" w:rsidRDefault="007A0C3A" w:rsidP="00BF5CA6">
      <w:pPr>
        <w:autoSpaceDE w:val="0"/>
        <w:autoSpaceDN w:val="0"/>
        <w:snapToGrid w:val="0"/>
        <w:rPr>
          <w:rFonts w:eastAsia="Malgun Gothic" w:cs="Times"/>
          <w:szCs w:val="20"/>
          <w:lang w:eastAsia="zh-CN"/>
        </w:rPr>
      </w:pPr>
      <w:r w:rsidRPr="007A0C3A">
        <w:rPr>
          <w:rFonts w:eastAsia="Malgun Gothic" w:cs="Times"/>
          <w:szCs w:val="20"/>
          <w:highlight w:val="magenta"/>
          <w:lang w:eastAsia="zh-CN"/>
        </w:rPr>
        <w:t>MCC Post meeting: CR# to be added on coversheet before submission to RAN.</w:t>
      </w:r>
    </w:p>
    <w:p w14:paraId="446B3409" w14:textId="77777777" w:rsidR="007A0C3A" w:rsidRPr="00BF5CA6" w:rsidRDefault="007A0C3A" w:rsidP="00BF5CA6">
      <w:pPr>
        <w:autoSpaceDE w:val="0"/>
        <w:autoSpaceDN w:val="0"/>
        <w:snapToGrid w:val="0"/>
        <w:rPr>
          <w:rFonts w:eastAsia="Malgun Gothic" w:cs="Times"/>
          <w:szCs w:val="20"/>
          <w:lang w:eastAsia="zh-CN"/>
        </w:rPr>
      </w:pPr>
    </w:p>
    <w:p w14:paraId="28E0F396" w14:textId="77777777" w:rsidR="00BF5CA6" w:rsidRDefault="00BF5CA6" w:rsidP="00BF5CA6">
      <w:pPr>
        <w:rPr>
          <w:lang w:eastAsia="x-none"/>
        </w:rPr>
      </w:pPr>
      <w:r w:rsidRPr="00E20EAC">
        <w:rPr>
          <w:b/>
          <w:bCs/>
          <w:lang w:eastAsia="x-none"/>
        </w:rPr>
        <w:t>Decision:</w:t>
      </w:r>
      <w:r>
        <w:rPr>
          <w:lang w:eastAsia="x-none"/>
        </w:rPr>
        <w:t xml:space="preserve"> As per email decision posted on Feb 24</w:t>
      </w:r>
      <w:r w:rsidRPr="00E238B6">
        <w:rPr>
          <w:vertAlign w:val="superscript"/>
          <w:lang w:eastAsia="x-none"/>
        </w:rPr>
        <w:t>th</w:t>
      </w:r>
      <w:r>
        <w:rPr>
          <w:lang w:eastAsia="x-none"/>
        </w:rPr>
        <w:t>,</w:t>
      </w:r>
    </w:p>
    <w:p w14:paraId="21E55994" w14:textId="77777777" w:rsidR="00BF5CA6" w:rsidRPr="00BF5CA6" w:rsidRDefault="00BF5CA6" w:rsidP="00BF5CA6">
      <w:pPr>
        <w:rPr>
          <w:rFonts w:eastAsia="Malgun Gothic" w:cs="Times"/>
          <w:bCs/>
          <w:szCs w:val="20"/>
          <w:lang w:val="en-US" w:eastAsia="ko-KR"/>
        </w:rPr>
      </w:pPr>
      <w:r w:rsidRPr="00BF5CA6">
        <w:rPr>
          <w:rFonts w:cs="Times"/>
          <w:bCs/>
          <w:szCs w:val="20"/>
          <w:highlight w:val="green"/>
        </w:rPr>
        <w:t>Agreement</w:t>
      </w:r>
    </w:p>
    <w:p w14:paraId="76AA5209" w14:textId="77777777" w:rsidR="00BF5CA6" w:rsidRPr="00553A5F" w:rsidRDefault="00BF5CA6" w:rsidP="00BF5CA6">
      <w:pPr>
        <w:rPr>
          <w:bCs/>
          <w:lang w:eastAsia="zh-CN"/>
        </w:rPr>
      </w:pPr>
      <w:r w:rsidRPr="00553A5F">
        <w:rPr>
          <w:bCs/>
          <w:lang w:eastAsia="zh-CN"/>
        </w:rPr>
        <w:t xml:space="preserve">For the maximum number of SRS resource sets with </w:t>
      </w:r>
      <w:r w:rsidRPr="00553A5F">
        <w:rPr>
          <w:bCs/>
          <w:i/>
          <w:iCs/>
          <w:lang w:eastAsia="zh-CN"/>
        </w:rPr>
        <w:t>usage</w:t>
      </w:r>
      <w:r w:rsidRPr="00553A5F">
        <w:rPr>
          <w:bCs/>
          <w:lang w:eastAsia="zh-CN"/>
        </w:rPr>
        <w:t xml:space="preserve"> ‘antennaSwitching’, adopt Option 2:</w:t>
      </w:r>
    </w:p>
    <w:p w14:paraId="7F1A2A36" w14:textId="77777777" w:rsidR="00BF5CA6" w:rsidRPr="00553A5F" w:rsidRDefault="00BF5CA6" w:rsidP="00F44FD9">
      <w:pPr>
        <w:pStyle w:val="ListParagraph"/>
        <w:numPr>
          <w:ilvl w:val="0"/>
          <w:numId w:val="202"/>
        </w:numPr>
        <w:spacing w:after="0"/>
        <w:ind w:left="714" w:hanging="357"/>
        <w:rPr>
          <w:lang w:eastAsia="zh-CN"/>
        </w:rPr>
      </w:pPr>
      <w:r w:rsidRPr="00553A5F">
        <w:rPr>
          <w:lang w:eastAsia="zh-CN"/>
        </w:rPr>
        <w:t xml:space="preserve">Opt 2 – </w:t>
      </w:r>
      <w:r w:rsidRPr="00553A5F">
        <w:t>The SRS resource set(s) with usage=”</w:t>
      </w:r>
      <w:r w:rsidRPr="00BF5CA6">
        <w:rPr>
          <w:i/>
          <w:iCs/>
        </w:rPr>
        <w:t>antennaswitching</w:t>
      </w:r>
      <w:r w:rsidRPr="00553A5F">
        <w:t xml:space="preserve">” configured in </w:t>
      </w:r>
      <w:r w:rsidRPr="00BF5CA6">
        <w:rPr>
          <w:i/>
          <w:iCs/>
        </w:rPr>
        <w:t xml:space="preserve">srs-ResourceSetToAddModListDCI-0-2 </w:t>
      </w:r>
      <w:r w:rsidRPr="00553A5F">
        <w:t xml:space="preserve">shall not be different from the SRS resource set(s) configured in </w:t>
      </w:r>
      <w:r w:rsidRPr="00BF5CA6">
        <w:rPr>
          <w:i/>
          <w:iCs/>
        </w:rPr>
        <w:t>srs-ResourceSetToAddModListDCI</w:t>
      </w:r>
      <w:r w:rsidRPr="00553A5F">
        <w:t xml:space="preserve"> with the same usage</w:t>
      </w:r>
    </w:p>
    <w:p w14:paraId="29D25F11" w14:textId="77777777" w:rsidR="00BF5CA6" w:rsidRPr="00553A5F" w:rsidRDefault="00BF5CA6" w:rsidP="00BF5CA6">
      <w:pPr>
        <w:rPr>
          <w:rFonts w:eastAsia="Malgun Gothic" w:cs="Times"/>
          <w:bCs/>
          <w:lang w:eastAsia="zh-CN"/>
        </w:rPr>
      </w:pPr>
      <w:r w:rsidRPr="00553A5F">
        <w:rPr>
          <w:rFonts w:cs="Times"/>
          <w:bCs/>
          <w:lang w:eastAsia="zh-CN"/>
        </w:rPr>
        <w:t>Note: The need to make RAN1 specification change with regards to this agreement needs further discussion.</w:t>
      </w:r>
    </w:p>
    <w:p w14:paraId="563ECB3A" w14:textId="32AF64CA" w:rsidR="008B75F8" w:rsidRDefault="008B75F8" w:rsidP="008B75F8">
      <w:pPr>
        <w:autoSpaceDE w:val="0"/>
        <w:autoSpaceDN w:val="0"/>
        <w:snapToGrid w:val="0"/>
        <w:rPr>
          <w:rFonts w:eastAsia="Malgun Gothic" w:cs="Times"/>
          <w:szCs w:val="20"/>
          <w:highlight w:val="cyan"/>
          <w:lang w:eastAsia="zh-CN"/>
        </w:rPr>
      </w:pPr>
    </w:p>
    <w:p w14:paraId="0DBA552E" w14:textId="77777777" w:rsidR="00BF5CA6" w:rsidRDefault="00BF5CA6" w:rsidP="008B75F8">
      <w:pPr>
        <w:autoSpaceDE w:val="0"/>
        <w:autoSpaceDN w:val="0"/>
        <w:snapToGrid w:val="0"/>
        <w:rPr>
          <w:rFonts w:eastAsia="Malgun Gothic" w:cs="Times"/>
          <w:szCs w:val="20"/>
          <w:highlight w:val="cyan"/>
          <w:lang w:eastAsia="zh-CN"/>
        </w:rPr>
      </w:pPr>
    </w:p>
    <w:p w14:paraId="14EC3970" w14:textId="4A7ADC54" w:rsidR="003236B4" w:rsidRPr="00E37225" w:rsidRDefault="002328C4" w:rsidP="003236B4">
      <w:pPr>
        <w:rPr>
          <w:b/>
          <w:lang w:eastAsia="x-none"/>
        </w:rPr>
      </w:pPr>
      <w:hyperlink r:id="rId643" w:history="1">
        <w:r w:rsidR="004371F4">
          <w:rPr>
            <w:rStyle w:val="Hyperlink"/>
            <w:b/>
            <w:lang w:eastAsia="x-none"/>
          </w:rPr>
          <w:t>R1-2201821</w:t>
        </w:r>
      </w:hyperlink>
      <w:r w:rsidR="003236B4" w:rsidRPr="00E37225">
        <w:rPr>
          <w:b/>
          <w:lang w:eastAsia="x-none"/>
        </w:rPr>
        <w:tab/>
        <w:t>38.213 corrections on RRC parameter for URLLC</w:t>
      </w:r>
      <w:r w:rsidR="003236B4" w:rsidRPr="00E37225">
        <w:rPr>
          <w:b/>
          <w:lang w:eastAsia="x-none"/>
        </w:rPr>
        <w:tab/>
        <w:t>ASUSTeK</w:t>
      </w:r>
    </w:p>
    <w:p w14:paraId="45644BEA" w14:textId="6C2D6010" w:rsidR="003236B4" w:rsidRPr="00E37225" w:rsidRDefault="002328C4" w:rsidP="003236B4">
      <w:pPr>
        <w:rPr>
          <w:b/>
          <w:lang w:eastAsia="x-none"/>
        </w:rPr>
      </w:pPr>
      <w:hyperlink r:id="rId644" w:history="1">
        <w:r w:rsidR="004371F4">
          <w:rPr>
            <w:rStyle w:val="Hyperlink"/>
            <w:b/>
            <w:lang w:eastAsia="x-none"/>
          </w:rPr>
          <w:t>R1-2201823</w:t>
        </w:r>
      </w:hyperlink>
      <w:r w:rsidR="003236B4" w:rsidRPr="00E37225">
        <w:rPr>
          <w:b/>
          <w:lang w:eastAsia="x-none"/>
        </w:rPr>
        <w:tab/>
        <w:t>38.214 corrections on RRC parameter for URLLC</w:t>
      </w:r>
      <w:r w:rsidR="003236B4" w:rsidRPr="00E37225">
        <w:rPr>
          <w:b/>
          <w:lang w:eastAsia="x-none"/>
        </w:rPr>
        <w:tab/>
        <w:t>ASUSTeK</w:t>
      </w:r>
    </w:p>
    <w:p w14:paraId="014FEC91" w14:textId="77777777" w:rsidR="003236B4" w:rsidRPr="000E70F6" w:rsidRDefault="008B75F8" w:rsidP="008B75F8">
      <w:pPr>
        <w:autoSpaceDE w:val="0"/>
        <w:autoSpaceDN w:val="0"/>
        <w:snapToGrid w:val="0"/>
        <w:spacing w:beforeLines="50" w:before="120"/>
        <w:contextualSpacing/>
        <w:jc w:val="both"/>
        <w:rPr>
          <w:rFonts w:eastAsia="Times New Roman" w:cs="Times"/>
          <w:szCs w:val="20"/>
          <w:lang w:eastAsia="zh-CN"/>
        </w:rPr>
      </w:pPr>
      <w:r w:rsidRPr="000E70F6">
        <w:rPr>
          <w:rFonts w:eastAsia="Times New Roman" w:cs="Times"/>
          <w:szCs w:val="20"/>
          <w:lang w:eastAsia="zh-CN"/>
        </w:rPr>
        <w:t xml:space="preserve">[108-e-R16-URLLC-05] </w:t>
      </w:r>
      <w:r w:rsidR="003236B4" w:rsidRPr="000E70F6">
        <w:rPr>
          <w:rFonts w:eastAsia="Times New Roman" w:cs="Times"/>
          <w:szCs w:val="20"/>
          <w:lang w:eastAsia="zh-CN"/>
        </w:rPr>
        <w:t>– Chengyan (Huawei)</w:t>
      </w:r>
    </w:p>
    <w:p w14:paraId="2C29E723" w14:textId="145802A7" w:rsidR="008B75F8" w:rsidRPr="000E70F6" w:rsidRDefault="008B75F8" w:rsidP="00F44FD9">
      <w:pPr>
        <w:numPr>
          <w:ilvl w:val="0"/>
          <w:numId w:val="203"/>
        </w:numPr>
        <w:autoSpaceDE w:val="0"/>
        <w:autoSpaceDN w:val="0"/>
        <w:snapToGrid w:val="0"/>
        <w:spacing w:beforeLines="50" w:before="120"/>
        <w:contextualSpacing/>
        <w:jc w:val="both"/>
        <w:rPr>
          <w:rFonts w:eastAsia="Times New Roman" w:cs="Times"/>
          <w:szCs w:val="20"/>
          <w:lang w:eastAsia="zh-CN"/>
        </w:rPr>
      </w:pPr>
      <w:r w:rsidRPr="000E70F6">
        <w:rPr>
          <w:rFonts w:eastAsia="Times New Roman" w:cs="Times"/>
          <w:szCs w:val="20"/>
          <w:lang w:eastAsia="zh-CN"/>
        </w:rPr>
        <w:t>Issue#8 &amp; Issue#9: Corrections on RRC parameter for Rel-16 URLLC</w:t>
      </w:r>
      <w:r w:rsidR="003236B4" w:rsidRPr="000E70F6">
        <w:rPr>
          <w:rFonts w:eastAsia="Times New Roman" w:cs="Times"/>
          <w:szCs w:val="20"/>
          <w:lang w:eastAsia="zh-CN"/>
        </w:rPr>
        <w:t xml:space="preserve"> by February 25</w:t>
      </w:r>
    </w:p>
    <w:p w14:paraId="14B09C08" w14:textId="77777777" w:rsidR="008B75F8" w:rsidRPr="000E70F6" w:rsidRDefault="008B75F8" w:rsidP="00F44FD9">
      <w:pPr>
        <w:numPr>
          <w:ilvl w:val="0"/>
          <w:numId w:val="203"/>
        </w:numPr>
        <w:autoSpaceDE w:val="0"/>
        <w:autoSpaceDN w:val="0"/>
        <w:snapToGrid w:val="0"/>
        <w:spacing w:beforeLines="50" w:before="120"/>
        <w:contextualSpacing/>
        <w:jc w:val="both"/>
        <w:rPr>
          <w:rFonts w:eastAsia="Times New Roman" w:cs="Times"/>
          <w:szCs w:val="20"/>
          <w:lang w:eastAsia="zh-CN"/>
        </w:rPr>
      </w:pPr>
      <w:r w:rsidRPr="000E70F6">
        <w:rPr>
          <w:rFonts w:eastAsia="Times New Roman" w:cs="Times"/>
          <w:szCs w:val="20"/>
          <w:lang w:eastAsia="zh-CN"/>
        </w:rPr>
        <w:t>For recommendations to editors</w:t>
      </w:r>
    </w:p>
    <w:p w14:paraId="565E8951" w14:textId="77777777" w:rsidR="008B75F8" w:rsidRPr="000E70F6" w:rsidRDefault="008B75F8" w:rsidP="00F44FD9">
      <w:pPr>
        <w:numPr>
          <w:ilvl w:val="1"/>
          <w:numId w:val="203"/>
        </w:numPr>
        <w:autoSpaceDE w:val="0"/>
        <w:autoSpaceDN w:val="0"/>
        <w:snapToGrid w:val="0"/>
        <w:spacing w:beforeLines="50" w:before="120"/>
        <w:contextualSpacing/>
        <w:jc w:val="both"/>
        <w:rPr>
          <w:rFonts w:eastAsia="Times New Roman" w:cs="Times"/>
          <w:szCs w:val="20"/>
          <w:lang w:eastAsia="zh-CN"/>
        </w:rPr>
      </w:pPr>
      <w:r w:rsidRPr="000E70F6">
        <w:rPr>
          <w:rFonts w:eastAsia="Times New Roman" w:cs="Times"/>
          <w:szCs w:val="20"/>
          <w:lang w:eastAsia="zh-CN"/>
        </w:rPr>
        <w:lastRenderedPageBreak/>
        <w:t>Proposed conclusion #1: Dynamic BWP switching is only triggered by the DCI format(s) that are configured to be monitored in both the active BWP and the target BWP.</w:t>
      </w:r>
    </w:p>
    <w:p w14:paraId="03C6BAED" w14:textId="77777777" w:rsidR="008B75F8" w:rsidRPr="000E70F6" w:rsidRDefault="008B75F8" w:rsidP="00F44FD9">
      <w:pPr>
        <w:numPr>
          <w:ilvl w:val="1"/>
          <w:numId w:val="203"/>
        </w:numPr>
        <w:autoSpaceDE w:val="0"/>
        <w:autoSpaceDN w:val="0"/>
        <w:snapToGrid w:val="0"/>
        <w:spacing w:beforeLines="50" w:before="120"/>
        <w:contextualSpacing/>
        <w:jc w:val="both"/>
        <w:rPr>
          <w:rFonts w:eastAsia="Times New Roman" w:cs="Times"/>
          <w:szCs w:val="20"/>
          <w:lang w:eastAsia="zh-CN"/>
        </w:rPr>
      </w:pPr>
      <w:r w:rsidRPr="000E70F6">
        <w:rPr>
          <w:rFonts w:eastAsia="Times New Roman" w:cs="Times"/>
          <w:szCs w:val="20"/>
          <w:lang w:eastAsia="zh-CN"/>
        </w:rPr>
        <w:t>Proposed conclusion #2: SRS resource indication for Type 1 CG is determined by the SRS resource set configured by </w:t>
      </w:r>
      <w:r w:rsidRPr="000E70F6">
        <w:rPr>
          <w:rFonts w:eastAsia="Times New Roman" w:cs="Times"/>
          <w:i/>
          <w:iCs/>
          <w:szCs w:val="20"/>
          <w:lang w:eastAsia="zh-CN"/>
        </w:rPr>
        <w:t>srs-ResourceSetToAddModList</w:t>
      </w:r>
      <w:r w:rsidRPr="000E70F6">
        <w:rPr>
          <w:rFonts w:eastAsia="Times New Roman" w:cs="Times"/>
          <w:szCs w:val="20"/>
          <w:lang w:eastAsia="zh-CN"/>
        </w:rPr>
        <w:t xml:space="preserve"> with higher layer parameter usage in </w:t>
      </w:r>
      <w:r w:rsidRPr="000E70F6">
        <w:rPr>
          <w:rFonts w:eastAsia="Times New Roman" w:cs="Times"/>
          <w:i/>
          <w:iCs/>
          <w:szCs w:val="20"/>
          <w:lang w:eastAsia="zh-CN"/>
        </w:rPr>
        <w:t>SRS-ResourceSet</w:t>
      </w:r>
      <w:r w:rsidRPr="000E70F6">
        <w:rPr>
          <w:rFonts w:eastAsia="Times New Roman" w:cs="Times"/>
          <w:szCs w:val="20"/>
          <w:lang w:eastAsia="zh-CN"/>
        </w:rPr>
        <w:t xml:space="preserve"> set to 'codebook' or 'nonCodebook',  regardless of whether DCI format 0_1 is configured to be monitored or not.</w:t>
      </w:r>
    </w:p>
    <w:p w14:paraId="171FD3DE" w14:textId="4C0392A0" w:rsidR="003236B4" w:rsidRPr="000E70F6" w:rsidRDefault="002328C4" w:rsidP="003236B4">
      <w:pPr>
        <w:rPr>
          <w:b/>
          <w:bCs/>
        </w:rPr>
      </w:pPr>
      <w:hyperlink r:id="rId645" w:history="1">
        <w:r w:rsidR="004371F4">
          <w:rPr>
            <w:rStyle w:val="Hyperlink"/>
            <w:b/>
            <w:bCs/>
          </w:rPr>
          <w:t>R1-2202629</w:t>
        </w:r>
      </w:hyperlink>
      <w:r w:rsidR="003236B4" w:rsidRPr="000E70F6">
        <w:rPr>
          <w:b/>
          <w:bCs/>
        </w:rPr>
        <w:tab/>
        <w:t>Summary#1 of email discussion [108-e-R16-URLLC-05] Miscellaneous corrections on Rel-16 URLLC</w:t>
      </w:r>
      <w:r w:rsidR="003236B4" w:rsidRPr="000E70F6">
        <w:rPr>
          <w:b/>
          <w:bCs/>
        </w:rPr>
        <w:tab/>
        <w:t>Moderator (Huawei)</w:t>
      </w:r>
    </w:p>
    <w:p w14:paraId="3B0FA33F" w14:textId="6B89FD85" w:rsidR="003236B4" w:rsidRPr="000E70F6" w:rsidRDefault="002328C4" w:rsidP="003236B4">
      <w:pPr>
        <w:rPr>
          <w:b/>
          <w:bCs/>
        </w:rPr>
      </w:pPr>
      <w:hyperlink r:id="rId646" w:history="1">
        <w:r w:rsidR="004371F4">
          <w:rPr>
            <w:rStyle w:val="Hyperlink"/>
            <w:b/>
            <w:bCs/>
          </w:rPr>
          <w:t>R1-2202630</w:t>
        </w:r>
      </w:hyperlink>
      <w:r w:rsidR="003236B4" w:rsidRPr="000E70F6">
        <w:rPr>
          <w:b/>
          <w:bCs/>
        </w:rPr>
        <w:tab/>
        <w:t>Final summary of email discussion [108-e-R16-URLLC-05] Miscellaneous corrections on Rel-16 URLLC</w:t>
      </w:r>
      <w:r w:rsidR="003236B4" w:rsidRPr="000E70F6">
        <w:rPr>
          <w:b/>
          <w:bCs/>
        </w:rPr>
        <w:tab/>
        <w:t>Moderator (Huawei)</w:t>
      </w:r>
    </w:p>
    <w:p w14:paraId="46C9C00F" w14:textId="76C4A51A" w:rsidR="00522092" w:rsidRDefault="00522092" w:rsidP="00522092">
      <w:pPr>
        <w:rPr>
          <w:lang w:eastAsia="x-none"/>
        </w:rPr>
      </w:pPr>
      <w:r w:rsidRPr="00E20EAC">
        <w:rPr>
          <w:b/>
          <w:bCs/>
          <w:lang w:eastAsia="x-none"/>
        </w:rPr>
        <w:t>Decision:</w:t>
      </w:r>
      <w:r>
        <w:rPr>
          <w:lang w:eastAsia="x-none"/>
        </w:rPr>
        <w:t xml:space="preserve"> As per email decision posted on Feb 23</w:t>
      </w:r>
      <w:r w:rsidRPr="00522092">
        <w:rPr>
          <w:vertAlign w:val="superscript"/>
          <w:lang w:eastAsia="x-none"/>
        </w:rPr>
        <w:t>rd</w:t>
      </w:r>
      <w:r>
        <w:rPr>
          <w:lang w:eastAsia="x-none"/>
        </w:rPr>
        <w:t>,</w:t>
      </w:r>
    </w:p>
    <w:p w14:paraId="1816BEFB" w14:textId="77777777" w:rsidR="008B75F8" w:rsidRPr="00522092" w:rsidRDefault="008B75F8" w:rsidP="008B75F8">
      <w:pPr>
        <w:rPr>
          <w:rFonts w:eastAsia="Gulim" w:cs="Times"/>
          <w:szCs w:val="20"/>
        </w:rPr>
      </w:pPr>
      <w:r w:rsidRPr="00522092">
        <w:rPr>
          <w:rFonts w:eastAsia="Gulim" w:cs="Times"/>
          <w:szCs w:val="20"/>
          <w:highlight w:val="green"/>
        </w:rPr>
        <w:t>For the editors</w:t>
      </w:r>
    </w:p>
    <w:p w14:paraId="3BA97322" w14:textId="77777777" w:rsidR="008B75F8" w:rsidRPr="00325B90" w:rsidRDefault="008B75F8" w:rsidP="008B75F8">
      <w:pPr>
        <w:rPr>
          <w:rFonts w:eastAsia="Gulim" w:cs="Times"/>
          <w:bCs/>
          <w:szCs w:val="20"/>
        </w:rPr>
      </w:pPr>
      <w:r w:rsidRPr="00325B90">
        <w:rPr>
          <w:rFonts w:eastAsia="Gulim" w:cs="Times"/>
          <w:bCs/>
          <w:szCs w:val="20"/>
        </w:rPr>
        <w:t xml:space="preserve">The </w:t>
      </w:r>
      <w:r>
        <w:rPr>
          <w:rFonts w:eastAsia="Gulim" w:cs="Times"/>
          <w:bCs/>
          <w:szCs w:val="20"/>
        </w:rPr>
        <w:t xml:space="preserve">following </w:t>
      </w:r>
      <w:r w:rsidRPr="00325B90">
        <w:rPr>
          <w:rFonts w:eastAsia="Gulim" w:cs="Times"/>
          <w:bCs/>
          <w:szCs w:val="20"/>
        </w:rPr>
        <w:t>editorial spec changes are provided to improve clarity of TS38.21</w:t>
      </w:r>
      <w:r>
        <w:rPr>
          <w:rFonts w:eastAsia="Gulim" w:cs="Times"/>
          <w:bCs/>
          <w:szCs w:val="20"/>
        </w:rPr>
        <w:t>3 and TS38.214</w:t>
      </w:r>
      <w:r w:rsidRPr="00325B90">
        <w:rPr>
          <w:rFonts w:eastAsia="Gulim" w:cs="Times"/>
          <w:bCs/>
          <w:szCs w:val="20"/>
        </w:rPr>
        <w:t xml:space="preserve"> specification</w:t>
      </w:r>
      <w:r>
        <w:rPr>
          <w:rFonts w:eastAsia="Gulim" w:cs="Times"/>
          <w:bCs/>
          <w:szCs w:val="20"/>
        </w:rPr>
        <w:t>s</w:t>
      </w:r>
      <w:r w:rsidRPr="00325B90">
        <w:rPr>
          <w:rFonts w:eastAsia="Gulim" w:cs="Times"/>
          <w:bCs/>
          <w:szCs w:val="20"/>
        </w:rPr>
        <w:t>. Please consider them in the next specification revision.</w:t>
      </w:r>
    </w:p>
    <w:p w14:paraId="6EB2B1EC" w14:textId="12D2FF0B" w:rsidR="008B75F8" w:rsidRPr="00522092" w:rsidRDefault="008B75F8" w:rsidP="00F44FD9">
      <w:pPr>
        <w:pStyle w:val="ListParagraph"/>
        <w:numPr>
          <w:ilvl w:val="0"/>
          <w:numId w:val="204"/>
        </w:numPr>
        <w:rPr>
          <w:szCs w:val="21"/>
          <w:lang w:val="en-US" w:eastAsia="ko-KR"/>
        </w:rPr>
      </w:pPr>
      <w:r w:rsidRPr="00522092">
        <w:rPr>
          <w:bdr w:val="none" w:sz="0" w:space="0" w:color="auto" w:frame="1"/>
          <w:lang w:val="en-US" w:eastAsia="ko-KR"/>
        </w:rPr>
        <w:t xml:space="preserve">The editorial spec changes in </w:t>
      </w:r>
      <w:hyperlink r:id="rId647" w:history="1">
        <w:r w:rsidR="004371F4">
          <w:rPr>
            <w:rStyle w:val="Hyperlink"/>
            <w:bdr w:val="none" w:sz="0" w:space="0" w:color="auto" w:frame="1"/>
            <w:lang w:val="en-US" w:eastAsia="ko-KR"/>
          </w:rPr>
          <w:t>R1-2201821</w:t>
        </w:r>
      </w:hyperlink>
      <w:r w:rsidRPr="00522092">
        <w:rPr>
          <w:bdr w:val="none" w:sz="0" w:space="0" w:color="auto" w:frame="1"/>
          <w:lang w:val="en-US" w:eastAsia="ko-KR"/>
        </w:rPr>
        <w:t xml:space="preserve"> to improve clarity of RAN1 specifications (TS 38.213).</w:t>
      </w:r>
    </w:p>
    <w:p w14:paraId="58608B04" w14:textId="1A3D9604" w:rsidR="008B75F8" w:rsidRPr="00522092" w:rsidRDefault="008B75F8" w:rsidP="00F44FD9">
      <w:pPr>
        <w:pStyle w:val="ListParagraph"/>
        <w:numPr>
          <w:ilvl w:val="0"/>
          <w:numId w:val="204"/>
        </w:numPr>
        <w:rPr>
          <w:szCs w:val="21"/>
          <w:lang w:val="en-US" w:eastAsia="ko-KR"/>
        </w:rPr>
      </w:pPr>
      <w:r w:rsidRPr="00522092">
        <w:rPr>
          <w:bdr w:val="none" w:sz="0" w:space="0" w:color="auto" w:frame="1"/>
          <w:lang w:val="en-US" w:eastAsia="ko-KR"/>
        </w:rPr>
        <w:t xml:space="preserve">The editorial spec changes in </w:t>
      </w:r>
      <w:hyperlink r:id="rId648" w:history="1">
        <w:r w:rsidR="004371F4">
          <w:rPr>
            <w:rStyle w:val="Hyperlink"/>
            <w:bdr w:val="none" w:sz="0" w:space="0" w:color="auto" w:frame="1"/>
            <w:lang w:val="en-US" w:eastAsia="ko-KR"/>
          </w:rPr>
          <w:t>R1-2201823</w:t>
        </w:r>
      </w:hyperlink>
      <w:r w:rsidRPr="00522092">
        <w:rPr>
          <w:bdr w:val="none" w:sz="0" w:space="0" w:color="auto" w:frame="1"/>
          <w:lang w:val="en-US" w:eastAsia="ko-KR"/>
        </w:rPr>
        <w:t xml:space="preserve"> to improve clarity of RAN1 specifications (TS 38.214).</w:t>
      </w:r>
    </w:p>
    <w:p w14:paraId="4FD49DC2" w14:textId="77777777" w:rsidR="008B75F8" w:rsidRPr="00522092" w:rsidRDefault="008B75F8" w:rsidP="008B75F8">
      <w:pPr>
        <w:shd w:val="clear" w:color="auto" w:fill="FFFFFF"/>
        <w:rPr>
          <w:rFonts w:eastAsia="Times New Roman" w:cs="Times"/>
          <w:color w:val="000000"/>
          <w:szCs w:val="21"/>
          <w:u w:val="single"/>
          <w:lang w:val="en-US" w:eastAsia="ko-KR"/>
        </w:rPr>
      </w:pPr>
      <w:r w:rsidRPr="00522092">
        <w:rPr>
          <w:rFonts w:eastAsia="Times New Roman" w:cs="Times"/>
          <w:color w:val="000000"/>
          <w:szCs w:val="22"/>
          <w:u w:val="single"/>
          <w:bdr w:val="none" w:sz="0" w:space="0" w:color="auto" w:frame="1"/>
          <w:lang w:val="en-US" w:eastAsia="ko-KR"/>
        </w:rPr>
        <w:t>Conclusion</w:t>
      </w:r>
    </w:p>
    <w:p w14:paraId="2AB505CD" w14:textId="77777777" w:rsidR="008B75F8" w:rsidRPr="009A78C1" w:rsidRDefault="008B75F8" w:rsidP="008B75F8">
      <w:pPr>
        <w:shd w:val="clear" w:color="auto" w:fill="FFFFFF"/>
        <w:jc w:val="both"/>
        <w:rPr>
          <w:rFonts w:eastAsia="Times New Roman" w:cs="Times"/>
          <w:color w:val="000000"/>
          <w:szCs w:val="21"/>
          <w:lang w:val="en-US" w:eastAsia="ko-KR"/>
        </w:rPr>
      </w:pPr>
      <w:r w:rsidRPr="009A78C1">
        <w:rPr>
          <w:rFonts w:eastAsia="Times New Roman" w:cs="Times"/>
          <w:bCs/>
          <w:color w:val="000000"/>
          <w:szCs w:val="22"/>
          <w:bdr w:val="none" w:sz="0" w:space="0" w:color="auto" w:frame="1"/>
          <w:lang w:val="en-US" w:eastAsia="ko-KR"/>
        </w:rPr>
        <w:t>SRS resource indication for Type 1 CG is determined by the SRS resource set configured by srs-</w:t>
      </w:r>
      <w:r w:rsidRPr="009A78C1">
        <w:rPr>
          <w:rFonts w:eastAsia="Times New Roman" w:cs="Times"/>
          <w:bCs/>
          <w:i/>
          <w:color w:val="000000"/>
          <w:szCs w:val="22"/>
          <w:bdr w:val="none" w:sz="0" w:space="0" w:color="auto" w:frame="1"/>
          <w:lang w:val="en-US" w:eastAsia="ko-KR"/>
        </w:rPr>
        <w:t>ResourceSetToAddModList</w:t>
      </w:r>
      <w:r w:rsidRPr="009A78C1">
        <w:rPr>
          <w:rFonts w:eastAsia="Times New Roman" w:cs="Times"/>
          <w:bCs/>
          <w:color w:val="000000"/>
          <w:szCs w:val="22"/>
          <w:bdr w:val="none" w:sz="0" w:space="0" w:color="auto" w:frame="1"/>
          <w:lang w:val="en-US" w:eastAsia="ko-KR"/>
        </w:rPr>
        <w:t xml:space="preserve"> with higher layer parameter usage in </w:t>
      </w:r>
      <w:r w:rsidRPr="009A78C1">
        <w:rPr>
          <w:rFonts w:eastAsia="Times New Roman" w:cs="Times"/>
          <w:bCs/>
          <w:i/>
          <w:color w:val="000000"/>
          <w:szCs w:val="22"/>
          <w:bdr w:val="none" w:sz="0" w:space="0" w:color="auto" w:frame="1"/>
          <w:lang w:val="en-US" w:eastAsia="ko-KR"/>
        </w:rPr>
        <w:t>SRS-ResourceSet</w:t>
      </w:r>
      <w:r w:rsidRPr="009A78C1">
        <w:rPr>
          <w:rFonts w:eastAsia="Times New Roman" w:cs="Times"/>
          <w:bCs/>
          <w:color w:val="000000"/>
          <w:szCs w:val="22"/>
          <w:bdr w:val="none" w:sz="0" w:space="0" w:color="auto" w:frame="1"/>
          <w:lang w:val="en-US" w:eastAsia="ko-KR"/>
        </w:rPr>
        <w:t xml:space="preserve"> set to ‘</w:t>
      </w:r>
      <w:r w:rsidRPr="009A78C1">
        <w:rPr>
          <w:rFonts w:eastAsia="Times New Roman" w:cs="Times"/>
          <w:bCs/>
          <w:i/>
          <w:color w:val="000000"/>
          <w:szCs w:val="22"/>
          <w:bdr w:val="none" w:sz="0" w:space="0" w:color="auto" w:frame="1"/>
          <w:lang w:val="en-US" w:eastAsia="ko-KR"/>
        </w:rPr>
        <w:t>codebook</w:t>
      </w:r>
      <w:r w:rsidRPr="009A78C1">
        <w:rPr>
          <w:rFonts w:eastAsia="Times New Roman" w:cs="Times"/>
          <w:bCs/>
          <w:color w:val="000000"/>
          <w:szCs w:val="22"/>
          <w:bdr w:val="none" w:sz="0" w:space="0" w:color="auto" w:frame="1"/>
          <w:lang w:val="en-US" w:eastAsia="ko-KR"/>
        </w:rPr>
        <w:t>’ or ‘</w:t>
      </w:r>
      <w:r w:rsidRPr="009A78C1">
        <w:rPr>
          <w:rFonts w:eastAsia="Times New Roman" w:cs="Times"/>
          <w:bCs/>
          <w:i/>
          <w:color w:val="000000"/>
          <w:szCs w:val="22"/>
          <w:bdr w:val="none" w:sz="0" w:space="0" w:color="auto" w:frame="1"/>
          <w:lang w:val="en-US" w:eastAsia="ko-KR"/>
        </w:rPr>
        <w:t>nonCodebook</w:t>
      </w:r>
      <w:r w:rsidRPr="009A78C1">
        <w:rPr>
          <w:rFonts w:eastAsia="Times New Roman" w:cs="Times"/>
          <w:bCs/>
          <w:color w:val="000000"/>
          <w:szCs w:val="22"/>
          <w:bdr w:val="none" w:sz="0" w:space="0" w:color="auto" w:frame="1"/>
          <w:lang w:val="en-US" w:eastAsia="ko-KR"/>
        </w:rPr>
        <w:t>’,  regardless of whether DCI format 0_1 is configured to be monitored or not.</w:t>
      </w:r>
    </w:p>
    <w:p w14:paraId="7DAC59A4" w14:textId="0A19C76C" w:rsidR="008B75F8" w:rsidRPr="00522092" w:rsidRDefault="008B75F8" w:rsidP="008B75F8">
      <w:pPr>
        <w:autoSpaceDE w:val="0"/>
        <w:autoSpaceDN w:val="0"/>
        <w:snapToGrid w:val="0"/>
        <w:rPr>
          <w:rFonts w:cs="Times"/>
          <w:szCs w:val="20"/>
          <w:lang w:val="en-US" w:eastAsia="zh-CN"/>
        </w:rPr>
      </w:pPr>
    </w:p>
    <w:p w14:paraId="1A0438CD" w14:textId="2BAE3AE4" w:rsidR="00824560" w:rsidRPr="00522092" w:rsidRDefault="00824560" w:rsidP="008B75F8">
      <w:pPr>
        <w:autoSpaceDE w:val="0"/>
        <w:autoSpaceDN w:val="0"/>
        <w:snapToGrid w:val="0"/>
        <w:rPr>
          <w:rFonts w:cs="Times"/>
          <w:szCs w:val="20"/>
          <w:lang w:val="en-US" w:eastAsia="zh-CN"/>
        </w:rPr>
      </w:pPr>
    </w:p>
    <w:p w14:paraId="08A7028E" w14:textId="128BA5B8" w:rsidR="00824560" w:rsidRPr="00522092" w:rsidRDefault="002328C4" w:rsidP="00824560">
      <w:pPr>
        <w:rPr>
          <w:bCs/>
          <w:lang w:eastAsia="x-none"/>
        </w:rPr>
      </w:pPr>
      <w:hyperlink r:id="rId649" w:history="1">
        <w:r w:rsidR="004371F4">
          <w:rPr>
            <w:rStyle w:val="Hyperlink"/>
            <w:bCs/>
            <w:lang w:eastAsia="x-none"/>
          </w:rPr>
          <w:t>R1-2202188</w:t>
        </w:r>
      </w:hyperlink>
      <w:r w:rsidR="00824560" w:rsidRPr="00522092">
        <w:rPr>
          <w:bCs/>
          <w:lang w:eastAsia="x-none"/>
        </w:rPr>
        <w:tab/>
        <w:t>Corrections on time domain resource allocation procedure for a PUSCH scheduled by RAR UL grant or by DCI</w:t>
      </w:r>
      <w:r w:rsidR="00824560" w:rsidRPr="00E3004F">
        <w:rPr>
          <w:bCs/>
          <w:lang w:eastAsia="x-none"/>
        </w:rPr>
        <w:t xml:space="preserve"> </w:t>
      </w:r>
      <w:r w:rsidR="00824560" w:rsidRPr="00522092">
        <w:rPr>
          <w:bCs/>
          <w:lang w:eastAsia="x-none"/>
        </w:rPr>
        <w:t>format 0_0</w:t>
      </w:r>
      <w:r w:rsidR="00824560" w:rsidRPr="00522092">
        <w:rPr>
          <w:bCs/>
          <w:lang w:eastAsia="x-none"/>
        </w:rPr>
        <w:tab/>
        <w:t>Sharp</w:t>
      </w:r>
    </w:p>
    <w:p w14:paraId="5A360F07" w14:textId="77777777" w:rsidR="00824560" w:rsidRPr="00522092" w:rsidRDefault="008B75F8" w:rsidP="008B75F8">
      <w:pPr>
        <w:autoSpaceDE w:val="0"/>
        <w:autoSpaceDN w:val="0"/>
        <w:snapToGrid w:val="0"/>
        <w:spacing w:beforeLines="100" w:before="240"/>
        <w:contextualSpacing/>
        <w:jc w:val="both"/>
        <w:rPr>
          <w:rFonts w:eastAsia="Times New Roman" w:cs="Times"/>
          <w:szCs w:val="20"/>
          <w:lang w:eastAsia="zh-CN"/>
        </w:rPr>
      </w:pPr>
      <w:r w:rsidRPr="00522092">
        <w:rPr>
          <w:rFonts w:cs="Times"/>
          <w:szCs w:val="20"/>
          <w:lang w:eastAsia="zh-CN"/>
        </w:rPr>
        <w:t xml:space="preserve">[108-e-R16-URLLC-06] </w:t>
      </w:r>
      <w:r w:rsidR="00824560" w:rsidRPr="00522092">
        <w:rPr>
          <w:rFonts w:eastAsia="Times New Roman" w:cs="Times"/>
          <w:szCs w:val="20"/>
          <w:lang w:eastAsia="zh-CN"/>
        </w:rPr>
        <w:t>– Liqing (Sharp)</w:t>
      </w:r>
    </w:p>
    <w:p w14:paraId="57F7F66B" w14:textId="66EB6E0F" w:rsidR="008B75F8" w:rsidRPr="00522092" w:rsidRDefault="008B75F8" w:rsidP="008B75F8">
      <w:pPr>
        <w:autoSpaceDE w:val="0"/>
        <w:autoSpaceDN w:val="0"/>
        <w:snapToGrid w:val="0"/>
        <w:spacing w:beforeLines="100" w:before="240"/>
        <w:contextualSpacing/>
        <w:jc w:val="both"/>
        <w:rPr>
          <w:rFonts w:cs="Times"/>
          <w:szCs w:val="20"/>
          <w:lang w:eastAsia="zh-CN"/>
        </w:rPr>
      </w:pPr>
      <w:r w:rsidRPr="00522092">
        <w:rPr>
          <w:rFonts w:cs="Times"/>
          <w:szCs w:val="20"/>
          <w:lang w:eastAsia="zh-CN"/>
        </w:rPr>
        <w:t xml:space="preserve">Issue#10: Corrections on time domain resource allocation procedure for a PUSCH scheduled by RAR UL grant by </w:t>
      </w:r>
      <w:r w:rsidRPr="00522092">
        <w:rPr>
          <w:rFonts w:eastAsia="Times New Roman" w:cs="Times"/>
          <w:szCs w:val="20"/>
          <w:lang w:eastAsia="zh-CN"/>
        </w:rPr>
        <w:t>February 25</w:t>
      </w:r>
    </w:p>
    <w:p w14:paraId="6DD5E50F" w14:textId="2DDF1AC5" w:rsidR="000E70F6" w:rsidRPr="000E70F6" w:rsidRDefault="002328C4" w:rsidP="000E70F6">
      <w:pPr>
        <w:rPr>
          <w:b/>
          <w:bCs/>
        </w:rPr>
      </w:pPr>
      <w:hyperlink r:id="rId650" w:history="1">
        <w:r w:rsidR="004371F4">
          <w:rPr>
            <w:rStyle w:val="Hyperlink"/>
            <w:b/>
            <w:bCs/>
          </w:rPr>
          <w:t>R1-2202718</w:t>
        </w:r>
      </w:hyperlink>
      <w:r w:rsidR="000E70F6" w:rsidRPr="000E70F6">
        <w:rPr>
          <w:b/>
          <w:bCs/>
        </w:rPr>
        <w:tab/>
        <w:t>Summary of [108-e-R16-URLLC-06]: Corrections on time domain resource allocation procedure for a PUSCH scheduled by RAR UL grant</w:t>
      </w:r>
      <w:r w:rsidR="000E70F6" w:rsidRPr="000E70F6">
        <w:rPr>
          <w:b/>
          <w:bCs/>
        </w:rPr>
        <w:tab/>
        <w:t>Moderator (Sharp)</w:t>
      </w:r>
    </w:p>
    <w:p w14:paraId="332B8FC8" w14:textId="14FC96CE" w:rsidR="00522092" w:rsidRDefault="00522092" w:rsidP="00522092">
      <w:pPr>
        <w:rPr>
          <w:lang w:eastAsia="x-none"/>
        </w:rPr>
      </w:pPr>
      <w:r w:rsidRPr="00E20EAC">
        <w:rPr>
          <w:b/>
          <w:bCs/>
          <w:lang w:eastAsia="x-none"/>
        </w:rPr>
        <w:t>Decision:</w:t>
      </w:r>
      <w:r>
        <w:rPr>
          <w:lang w:eastAsia="x-none"/>
        </w:rPr>
        <w:t xml:space="preserve"> As per email decision posted on Feb 24</w:t>
      </w:r>
      <w:r w:rsidRPr="00522092">
        <w:rPr>
          <w:vertAlign w:val="superscript"/>
          <w:lang w:eastAsia="x-none"/>
        </w:rPr>
        <w:t>th</w:t>
      </w:r>
      <w:r>
        <w:rPr>
          <w:lang w:eastAsia="x-none"/>
        </w:rPr>
        <w:t>,</w:t>
      </w:r>
    </w:p>
    <w:p w14:paraId="69A021E0" w14:textId="77777777" w:rsidR="008B75F8" w:rsidRPr="00522092" w:rsidRDefault="008B75F8" w:rsidP="008B75F8">
      <w:pPr>
        <w:rPr>
          <w:rFonts w:eastAsia="Malgun Gothic" w:cs="Times"/>
          <w:bCs/>
          <w:szCs w:val="20"/>
          <w:lang w:val="en-US" w:eastAsia="ko-KR"/>
        </w:rPr>
      </w:pPr>
      <w:r w:rsidRPr="00522092">
        <w:rPr>
          <w:rFonts w:cs="Times"/>
          <w:bCs/>
          <w:szCs w:val="20"/>
          <w:highlight w:val="green"/>
          <w:lang w:eastAsia="ko-KR"/>
        </w:rPr>
        <w:t>Agreement</w:t>
      </w:r>
    </w:p>
    <w:p w14:paraId="713744A1" w14:textId="77777777" w:rsidR="00522092" w:rsidRDefault="008B75F8" w:rsidP="008B75F8">
      <w:pPr>
        <w:rPr>
          <w:rFonts w:cs="Times"/>
          <w:szCs w:val="20"/>
          <w:lang w:eastAsia="ko-KR"/>
        </w:rPr>
      </w:pPr>
      <w:r w:rsidRPr="008E64BF">
        <w:rPr>
          <w:rFonts w:cs="Times"/>
          <w:szCs w:val="20"/>
          <w:lang w:eastAsia="ko-KR"/>
        </w:rPr>
        <w:t>The following TP for TS38.214 is endorsed</w:t>
      </w:r>
      <w:r w:rsidR="00522092">
        <w:rPr>
          <w:rFonts w:cs="Times"/>
          <w:szCs w:val="20"/>
          <w:lang w:eastAsia="ko-KR"/>
        </w:rPr>
        <w:t>.</w:t>
      </w:r>
    </w:p>
    <w:tbl>
      <w:tblPr>
        <w:tblW w:w="0" w:type="auto"/>
        <w:tblCellMar>
          <w:left w:w="0" w:type="dxa"/>
          <w:right w:w="0" w:type="dxa"/>
        </w:tblCellMar>
        <w:tblLook w:val="04A0" w:firstRow="1" w:lastRow="0" w:firstColumn="1" w:lastColumn="0" w:noHBand="0" w:noVBand="1"/>
      </w:tblPr>
      <w:tblGrid>
        <w:gridCol w:w="9962"/>
      </w:tblGrid>
      <w:tr w:rsidR="008B75F8" w:rsidRPr="00522092" w14:paraId="099A02A9" w14:textId="77777777" w:rsidTr="00341BC0">
        <w:tc>
          <w:tcPr>
            <w:tcW w:w="996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C15BE80" w14:textId="4DBD44A0" w:rsidR="008B75F8" w:rsidRPr="00522092" w:rsidRDefault="008B75F8" w:rsidP="00522092">
            <w:pPr>
              <w:autoSpaceDE w:val="0"/>
              <w:autoSpaceDN w:val="0"/>
              <w:snapToGrid w:val="0"/>
              <w:rPr>
                <w:rFonts w:ascii="Arial" w:hAnsi="Arial" w:cs="Arial"/>
                <w:b/>
                <w:bCs/>
                <w:sz w:val="16"/>
                <w:szCs w:val="16"/>
                <w:lang w:val="en-US" w:eastAsia="zh-CN"/>
              </w:rPr>
            </w:pPr>
            <w:r w:rsidRPr="00522092">
              <w:rPr>
                <w:rFonts w:ascii="Arial" w:hAnsi="Arial" w:cs="Arial"/>
                <w:b/>
                <w:bCs/>
                <w:color w:val="000000"/>
                <w:sz w:val="16"/>
                <w:szCs w:val="16"/>
              </w:rPr>
              <w:t>6.1.2.1</w:t>
            </w:r>
            <w:r w:rsidR="00522092" w:rsidRPr="00522092">
              <w:rPr>
                <w:rFonts w:ascii="Arial" w:hAnsi="Arial" w:cs="Arial"/>
                <w:b/>
                <w:bCs/>
                <w:sz w:val="16"/>
                <w:szCs w:val="16"/>
                <w:lang w:val="en-US" w:eastAsia="zh-CN"/>
              </w:rPr>
              <w:tab/>
            </w:r>
            <w:r w:rsidRPr="00522092">
              <w:rPr>
                <w:rFonts w:ascii="Arial" w:hAnsi="Arial" w:cs="Arial"/>
                <w:b/>
                <w:bCs/>
                <w:color w:val="000000"/>
                <w:sz w:val="16"/>
                <w:szCs w:val="16"/>
              </w:rPr>
              <w:t>Resource allocation in time domain</w:t>
            </w:r>
          </w:p>
          <w:p w14:paraId="493A22CB" w14:textId="77777777" w:rsidR="008B75F8" w:rsidRPr="00522092" w:rsidRDefault="008B75F8" w:rsidP="00341BC0">
            <w:pPr>
              <w:keepNext/>
              <w:ind w:left="1418" w:hanging="1418"/>
              <w:jc w:val="center"/>
              <w:rPr>
                <w:rFonts w:ascii="Arial" w:hAnsi="Arial" w:cs="Arial"/>
                <w:color w:val="000000"/>
                <w:sz w:val="16"/>
                <w:szCs w:val="16"/>
              </w:rPr>
            </w:pPr>
            <w:r w:rsidRPr="00522092">
              <w:rPr>
                <w:rFonts w:ascii="Arial" w:hAnsi="Arial" w:cs="Arial"/>
                <w:b/>
                <w:bCs/>
                <w:color w:val="FF0000"/>
                <w:sz w:val="16"/>
                <w:szCs w:val="16"/>
              </w:rPr>
              <w:t>&lt;Unchanged parts are omitted&gt;</w:t>
            </w:r>
          </w:p>
          <w:p w14:paraId="5655ADF8" w14:textId="77777777" w:rsidR="008B75F8" w:rsidRPr="00522092" w:rsidRDefault="008B75F8" w:rsidP="00341BC0">
            <w:pPr>
              <w:ind w:left="568" w:hanging="284"/>
              <w:rPr>
                <w:rFonts w:ascii="Arial" w:hAnsi="Arial" w:cs="Arial"/>
                <w:color w:val="000000"/>
                <w:sz w:val="16"/>
                <w:szCs w:val="16"/>
              </w:rPr>
            </w:pPr>
            <w:r w:rsidRPr="00522092">
              <w:rPr>
                <w:rFonts w:ascii="Arial" w:hAnsi="Arial" w:cs="Arial"/>
                <w:color w:val="000000"/>
                <w:sz w:val="16"/>
                <w:szCs w:val="16"/>
              </w:rPr>
              <w:t xml:space="preserve">-    for PUSCH scheduled by DCI format 0_1, if </w:t>
            </w:r>
            <w:r w:rsidRPr="00522092">
              <w:rPr>
                <w:rFonts w:ascii="Arial" w:hAnsi="Arial" w:cs="Arial"/>
                <w:i/>
                <w:iCs/>
                <w:color w:val="000000"/>
                <w:sz w:val="16"/>
                <w:szCs w:val="16"/>
              </w:rPr>
              <w:t>pusch-RepTypeIndicatorDCI-0-1</w:t>
            </w:r>
            <w:r w:rsidRPr="00522092">
              <w:rPr>
                <w:rFonts w:ascii="Arial" w:hAnsi="Arial" w:cs="Arial"/>
                <w:color w:val="000000"/>
                <w:sz w:val="16"/>
                <w:szCs w:val="16"/>
              </w:rPr>
              <w:t xml:space="preserve"> is set to 'pusch-RepTypeB', the UE applies PUSCH repetition Type B procedure when determining the time domain resource allocation. For PUSCH scheduled by DCI format 0_2, if </w:t>
            </w:r>
            <w:r w:rsidRPr="00522092">
              <w:rPr>
                <w:rFonts w:ascii="Arial" w:hAnsi="Arial" w:cs="Arial"/>
                <w:i/>
                <w:iCs/>
                <w:color w:val="000000"/>
                <w:sz w:val="16"/>
                <w:szCs w:val="16"/>
              </w:rPr>
              <w:t>pusch-RepTypeIndicatorDCI-0-2</w:t>
            </w:r>
            <w:r w:rsidRPr="00522092">
              <w:rPr>
                <w:rFonts w:ascii="Arial" w:hAnsi="Arial" w:cs="Arial"/>
                <w:color w:val="000000"/>
                <w:sz w:val="16"/>
                <w:szCs w:val="16"/>
              </w:rPr>
              <w:t xml:space="preserve"> is set to 'pusch-RepTypeB', the UE applies PUSCH repetition Type B procedure when determining the time domain resource allocation. Otherwise, the UE applies PUSCH repetition Type A procedure when determining the time domain resource allocation for PUSCH scheduled by PDCCH</w:t>
            </w:r>
            <w:r w:rsidRPr="00522092">
              <w:rPr>
                <w:rFonts w:ascii="Arial" w:hAnsi="Arial" w:cs="Arial"/>
                <w:color w:val="FF0000"/>
                <w:sz w:val="16"/>
                <w:szCs w:val="16"/>
              </w:rPr>
              <w:t>, by RAR UL grant, or by fallbackRAR UL grant</w:t>
            </w:r>
            <w:r w:rsidRPr="00522092">
              <w:rPr>
                <w:rFonts w:ascii="Arial" w:hAnsi="Arial" w:cs="Arial"/>
                <w:color w:val="000000"/>
                <w:sz w:val="16"/>
                <w:szCs w:val="16"/>
              </w:rPr>
              <w:t>.</w:t>
            </w:r>
          </w:p>
          <w:p w14:paraId="2FFFF656" w14:textId="77777777" w:rsidR="008B75F8" w:rsidRPr="00522092" w:rsidRDefault="008B75F8" w:rsidP="00341BC0">
            <w:pPr>
              <w:keepNext/>
              <w:jc w:val="center"/>
              <w:rPr>
                <w:rFonts w:ascii="Arial" w:hAnsi="Arial" w:cs="Arial"/>
                <w:sz w:val="16"/>
                <w:szCs w:val="16"/>
                <w:lang w:eastAsia="zh-CN"/>
              </w:rPr>
            </w:pPr>
            <w:r w:rsidRPr="00522092">
              <w:rPr>
                <w:rFonts w:ascii="Arial" w:hAnsi="Arial" w:cs="Arial"/>
                <w:b/>
                <w:bCs/>
                <w:color w:val="FF0000"/>
                <w:sz w:val="16"/>
                <w:szCs w:val="16"/>
              </w:rPr>
              <w:t>&lt;Unchanged parts are omitted&gt;</w:t>
            </w:r>
          </w:p>
        </w:tc>
      </w:tr>
    </w:tbl>
    <w:p w14:paraId="6125309D" w14:textId="28B3E325" w:rsidR="00B14F82" w:rsidRDefault="00522092" w:rsidP="006B480F">
      <w:pPr>
        <w:rPr>
          <w:bCs/>
          <w:lang w:eastAsia="x-none"/>
        </w:rPr>
      </w:pPr>
      <w:r>
        <w:rPr>
          <w:bCs/>
          <w:lang w:eastAsia="x-none"/>
        </w:rPr>
        <w:t>Final CRs in</w:t>
      </w:r>
    </w:p>
    <w:p w14:paraId="094284FF" w14:textId="506C9E62" w:rsidR="000E70F6" w:rsidRPr="00522092" w:rsidRDefault="002328C4" w:rsidP="000E70F6">
      <w:pPr>
        <w:rPr>
          <w:b/>
          <w:bCs/>
        </w:rPr>
      </w:pPr>
      <w:hyperlink r:id="rId651" w:history="1">
        <w:r w:rsidR="004371F4">
          <w:rPr>
            <w:rStyle w:val="Hyperlink"/>
            <w:b/>
            <w:bCs/>
            <w:highlight w:val="green"/>
          </w:rPr>
          <w:t>R1-2202700</w:t>
        </w:r>
      </w:hyperlink>
      <w:r w:rsidR="000E70F6" w:rsidRPr="00522092">
        <w:rPr>
          <w:b/>
          <w:bCs/>
        </w:rPr>
        <w:tab/>
        <w:t>Corrections on time domain resource allocation procedure for a PUSCH scheduled by RAR UL grant or by fallbackRAR UL grant</w:t>
      </w:r>
      <w:r w:rsidR="000E70F6" w:rsidRPr="00522092">
        <w:rPr>
          <w:b/>
          <w:bCs/>
        </w:rPr>
        <w:tab/>
        <w:t>Moderator (Sharp), Nokia, Nokia Shanghai Bell, Huawei, HiSilicon, Apple, ZTE</w:t>
      </w:r>
    </w:p>
    <w:p w14:paraId="485718D8" w14:textId="7444EAA6" w:rsidR="00522092" w:rsidRDefault="00522092" w:rsidP="000E70F6">
      <w:r w:rsidRPr="009D0F73">
        <w:rPr>
          <w:rFonts w:cs="Times"/>
          <w:szCs w:val="20"/>
        </w:rPr>
        <w:t xml:space="preserve">(TS38.214, Rel-16, CR#0243, Cat. F) </w:t>
      </w:r>
      <w:r>
        <w:rPr>
          <w:rFonts w:cs="Times"/>
          <w:szCs w:val="20"/>
        </w:rPr>
        <w:t>is agreed.</w:t>
      </w:r>
    </w:p>
    <w:p w14:paraId="57F4D066" w14:textId="1E5583AE" w:rsidR="000E70F6" w:rsidRPr="00522092" w:rsidRDefault="002328C4" w:rsidP="000E70F6">
      <w:pPr>
        <w:rPr>
          <w:b/>
          <w:bCs/>
        </w:rPr>
      </w:pPr>
      <w:hyperlink r:id="rId652" w:history="1">
        <w:r w:rsidR="004371F4">
          <w:rPr>
            <w:rStyle w:val="Hyperlink"/>
            <w:b/>
            <w:bCs/>
            <w:highlight w:val="green"/>
          </w:rPr>
          <w:t>R1-2202701</w:t>
        </w:r>
      </w:hyperlink>
      <w:r w:rsidR="000E70F6" w:rsidRPr="00522092">
        <w:rPr>
          <w:b/>
          <w:bCs/>
        </w:rPr>
        <w:tab/>
        <w:t>Corrections on time domain resource allocation procedure for a PUSCH scheduled by RAR UL grant or by fallbackRAR UL grant</w:t>
      </w:r>
      <w:r w:rsidR="000E70F6" w:rsidRPr="00522092">
        <w:rPr>
          <w:b/>
          <w:bCs/>
        </w:rPr>
        <w:tab/>
        <w:t>Moderator (Sharp), Nokia, Nokia Shanghai Bell, Huawei, HiSilicon, Apple, ZTE</w:t>
      </w:r>
    </w:p>
    <w:p w14:paraId="3644D23F" w14:textId="12EADDA4" w:rsidR="000E70F6" w:rsidRPr="00E3004F" w:rsidRDefault="00522092" w:rsidP="006B480F">
      <w:pPr>
        <w:rPr>
          <w:bCs/>
          <w:lang w:eastAsia="x-none"/>
        </w:rPr>
      </w:pPr>
      <w:r w:rsidRPr="009D0F73">
        <w:rPr>
          <w:rFonts w:cs="Times"/>
          <w:szCs w:val="20"/>
        </w:rPr>
        <w:t>(TS38.214, Rel-17, CR#0244, Cat. A)</w:t>
      </w:r>
      <w:r>
        <w:rPr>
          <w:rFonts w:cs="Times"/>
          <w:szCs w:val="20"/>
        </w:rPr>
        <w:t xml:space="preserve"> is agreed.</w:t>
      </w:r>
    </w:p>
    <w:p w14:paraId="6EE63EF9" w14:textId="47915987" w:rsidR="006B480F" w:rsidRDefault="006B480F" w:rsidP="00A57C2E">
      <w:pPr>
        <w:pStyle w:val="Heading3"/>
      </w:pPr>
      <w:bookmarkStart w:id="43" w:name="_Toc95481745"/>
      <w:bookmarkStart w:id="44" w:name="_Toc98334384"/>
      <w:r w:rsidRPr="00540963">
        <w:t>Maintenance of Enhancements on MIMO for NR</w:t>
      </w:r>
      <w:bookmarkEnd w:id="43"/>
      <w:bookmarkEnd w:id="44"/>
    </w:p>
    <w:p w14:paraId="79F40958" w14:textId="3C57D7F4" w:rsidR="000C3B64" w:rsidRPr="000C3B64" w:rsidRDefault="002328C4" w:rsidP="000C3B64">
      <w:pPr>
        <w:rPr>
          <w:b/>
          <w:lang w:eastAsia="x-none"/>
        </w:rPr>
      </w:pPr>
      <w:hyperlink r:id="rId653" w:history="1">
        <w:r w:rsidR="004371F4">
          <w:rPr>
            <w:rStyle w:val="Hyperlink"/>
            <w:b/>
            <w:lang w:eastAsia="x-none"/>
          </w:rPr>
          <w:t>R1-2202504</w:t>
        </w:r>
      </w:hyperlink>
      <w:r w:rsidR="000C3B64" w:rsidRPr="000C3B64">
        <w:rPr>
          <w:b/>
          <w:lang w:eastAsia="x-none"/>
        </w:rPr>
        <w:tab/>
        <w:t>Summary for Rel.16 NR eMIMO maintenance</w:t>
      </w:r>
      <w:r w:rsidR="000C3B64" w:rsidRPr="000C3B64">
        <w:rPr>
          <w:b/>
          <w:lang w:eastAsia="x-none"/>
        </w:rPr>
        <w:tab/>
        <w:t>Moderator (Samsung)</w:t>
      </w:r>
    </w:p>
    <w:p w14:paraId="2E2461A4" w14:textId="77777777" w:rsidR="000C3B64" w:rsidRPr="000C3B64" w:rsidRDefault="000C3B64" w:rsidP="000C3B64"/>
    <w:p w14:paraId="238F3282" w14:textId="5E01A569" w:rsidR="000C3B64" w:rsidRDefault="000C3B64" w:rsidP="000C3B64">
      <w:pPr>
        <w:rPr>
          <w:bCs/>
          <w:lang w:eastAsia="x-none"/>
        </w:rPr>
      </w:pPr>
    </w:p>
    <w:p w14:paraId="585A6ED7" w14:textId="7A337881" w:rsidR="000C3B64" w:rsidRPr="000C3B64" w:rsidRDefault="002328C4" w:rsidP="000C3B64">
      <w:pPr>
        <w:rPr>
          <w:b/>
          <w:bCs/>
          <w:lang w:eastAsia="x-none"/>
        </w:rPr>
      </w:pPr>
      <w:hyperlink r:id="rId654" w:history="1">
        <w:r w:rsidR="004371F4">
          <w:rPr>
            <w:rStyle w:val="Hyperlink"/>
            <w:b/>
            <w:bCs/>
            <w:lang w:eastAsia="x-none"/>
          </w:rPr>
          <w:t>R1-2200872</w:t>
        </w:r>
      </w:hyperlink>
      <w:r w:rsidR="000C3B64" w:rsidRPr="000C3B64">
        <w:rPr>
          <w:b/>
          <w:bCs/>
          <w:lang w:eastAsia="x-none"/>
        </w:rPr>
        <w:tab/>
        <w:t>LS on UE capability for supporting single DCI transmission schemes for multi-TRP</w:t>
      </w:r>
      <w:r w:rsidR="000C3B64" w:rsidRPr="000C3B64">
        <w:rPr>
          <w:b/>
          <w:bCs/>
          <w:lang w:eastAsia="x-none"/>
        </w:rPr>
        <w:tab/>
        <w:t>RAN4, Apple</w:t>
      </w:r>
    </w:p>
    <w:p w14:paraId="687DF197" w14:textId="77777777" w:rsidR="000A5052" w:rsidRPr="000C3B64" w:rsidRDefault="000A5052" w:rsidP="000A5052">
      <w:pPr>
        <w:rPr>
          <w:lang w:eastAsia="x-none"/>
        </w:rPr>
      </w:pPr>
      <w:r w:rsidRPr="000C3B64">
        <w:rPr>
          <w:lang w:eastAsia="x-none"/>
        </w:rPr>
        <w:t>[108-e-R16-MIMO-01] – Haitong (Apple)</w:t>
      </w:r>
    </w:p>
    <w:p w14:paraId="7E66DD3B" w14:textId="07C830C2" w:rsidR="000A5052" w:rsidRPr="000C3B64" w:rsidRDefault="000A5052" w:rsidP="000A5052">
      <w:pPr>
        <w:rPr>
          <w:lang w:eastAsia="x-none"/>
        </w:rPr>
      </w:pPr>
      <w:r w:rsidRPr="000C3B64">
        <w:rPr>
          <w:lang w:eastAsia="x-none"/>
        </w:rPr>
        <w:t xml:space="preserve">Email discussion for incoming LS in </w:t>
      </w:r>
      <w:hyperlink r:id="rId655" w:history="1">
        <w:r w:rsidR="004371F4">
          <w:rPr>
            <w:rStyle w:val="Hyperlink"/>
            <w:lang w:eastAsia="x-none"/>
          </w:rPr>
          <w:t>R1-2200872</w:t>
        </w:r>
      </w:hyperlink>
      <w:r w:rsidRPr="000C3B64">
        <w:rPr>
          <w:lang w:eastAsia="x-none"/>
        </w:rPr>
        <w:t xml:space="preserve"> by February 25</w:t>
      </w:r>
    </w:p>
    <w:p w14:paraId="6231AC6B" w14:textId="08C9AFFC" w:rsidR="000C3B64" w:rsidRDefault="002328C4" w:rsidP="000C3B64">
      <w:pPr>
        <w:rPr>
          <w:b/>
          <w:lang w:eastAsia="x-none"/>
        </w:rPr>
      </w:pPr>
      <w:hyperlink r:id="rId656" w:history="1">
        <w:r w:rsidR="004371F4">
          <w:rPr>
            <w:rStyle w:val="Hyperlink"/>
            <w:b/>
            <w:lang w:eastAsia="x-none"/>
          </w:rPr>
          <w:t>R1-2202709</w:t>
        </w:r>
      </w:hyperlink>
      <w:r w:rsidR="000C3B64" w:rsidRPr="000C3B64">
        <w:rPr>
          <w:b/>
          <w:lang w:eastAsia="x-none"/>
        </w:rPr>
        <w:tab/>
        <w:t xml:space="preserve">Summary of [108-e-R16-MIMO-01] for incoming LS on UE capability for supporting single DCI transmission schemes for multi-TRP in </w:t>
      </w:r>
      <w:hyperlink r:id="rId657" w:history="1">
        <w:r w:rsidR="004371F4">
          <w:rPr>
            <w:rStyle w:val="Hyperlink"/>
            <w:b/>
            <w:lang w:eastAsia="x-none"/>
          </w:rPr>
          <w:t>R1-2200872</w:t>
        </w:r>
      </w:hyperlink>
      <w:r w:rsidR="000C3B64" w:rsidRPr="000C3B64">
        <w:rPr>
          <w:b/>
          <w:lang w:eastAsia="x-none"/>
        </w:rPr>
        <w:tab/>
        <w:t>Moderator (Apple)</w:t>
      </w:r>
    </w:p>
    <w:p w14:paraId="2A8B9851" w14:textId="0DE89EB3" w:rsidR="00925053" w:rsidRDefault="002328C4" w:rsidP="000C3B64">
      <w:pPr>
        <w:rPr>
          <w:b/>
          <w:lang w:eastAsia="x-none"/>
        </w:rPr>
      </w:pPr>
      <w:hyperlink r:id="rId658" w:history="1">
        <w:r w:rsidR="004371F4">
          <w:rPr>
            <w:rStyle w:val="Hyperlink"/>
            <w:b/>
            <w:lang w:eastAsia="x-none"/>
          </w:rPr>
          <w:t>R1-2202690</w:t>
        </w:r>
      </w:hyperlink>
      <w:r w:rsidR="00925053" w:rsidRPr="00925053">
        <w:rPr>
          <w:b/>
          <w:lang w:eastAsia="x-none"/>
        </w:rPr>
        <w:tab/>
        <w:t>Draft reply LS on UE Capability for supporting single DCI transmission scheme for multi-TRP</w:t>
      </w:r>
      <w:r w:rsidR="00925053" w:rsidRPr="00925053">
        <w:rPr>
          <w:b/>
          <w:lang w:eastAsia="x-none"/>
        </w:rPr>
        <w:tab/>
        <w:t>Moderator (Apple)</w:t>
      </w:r>
    </w:p>
    <w:p w14:paraId="4405130C" w14:textId="1F7D7CC3" w:rsidR="000A5052" w:rsidRPr="00925053" w:rsidRDefault="00925053" w:rsidP="000A5052">
      <w:pPr>
        <w:rPr>
          <w:bCs/>
          <w:lang w:eastAsia="x-none"/>
        </w:rPr>
      </w:pPr>
      <w:r>
        <w:rPr>
          <w:b/>
          <w:lang w:eastAsia="x-none"/>
        </w:rPr>
        <w:t>Decision:</w:t>
      </w:r>
      <w:r w:rsidRPr="00925053">
        <w:rPr>
          <w:bCs/>
          <w:lang w:eastAsia="x-none"/>
        </w:rPr>
        <w:t xml:space="preserve"> As per email decision posted on Feb 25</w:t>
      </w:r>
      <w:r w:rsidRPr="00925053">
        <w:rPr>
          <w:bCs/>
          <w:vertAlign w:val="superscript"/>
          <w:lang w:eastAsia="x-none"/>
        </w:rPr>
        <w:t>th</w:t>
      </w:r>
      <w:r w:rsidRPr="00925053">
        <w:rPr>
          <w:bCs/>
          <w:lang w:eastAsia="x-none"/>
        </w:rPr>
        <w:t xml:space="preserve">, the draft LS is endorsed. Final LS is </w:t>
      </w:r>
      <w:r w:rsidRPr="00925053">
        <w:rPr>
          <w:bCs/>
          <w:highlight w:val="green"/>
          <w:lang w:eastAsia="x-none"/>
        </w:rPr>
        <w:t xml:space="preserve">approved in </w:t>
      </w:r>
      <w:hyperlink r:id="rId659" w:history="1">
        <w:r w:rsidR="004371F4">
          <w:rPr>
            <w:rStyle w:val="Hyperlink"/>
            <w:bCs/>
            <w:highlight w:val="green"/>
            <w:lang w:eastAsia="x-none"/>
          </w:rPr>
          <w:t>R1-2202691</w:t>
        </w:r>
      </w:hyperlink>
      <w:r w:rsidR="000A5052" w:rsidRPr="00925053">
        <w:rPr>
          <w:bCs/>
          <w:lang w:eastAsia="x-none"/>
        </w:rPr>
        <w:t>.</w:t>
      </w:r>
    </w:p>
    <w:p w14:paraId="11B890A6" w14:textId="77777777" w:rsidR="000A5052" w:rsidRDefault="000A5052" w:rsidP="000A5052">
      <w:pPr>
        <w:rPr>
          <w:lang w:eastAsia="x-none"/>
        </w:rPr>
      </w:pPr>
    </w:p>
    <w:p w14:paraId="7712996B" w14:textId="77777777" w:rsidR="000C3B64" w:rsidRDefault="000C3B64" w:rsidP="000A5052">
      <w:pPr>
        <w:rPr>
          <w:highlight w:val="yellow"/>
          <w:lang w:eastAsia="x-none"/>
        </w:rPr>
      </w:pPr>
    </w:p>
    <w:p w14:paraId="127A7A7F" w14:textId="4CEECD60" w:rsidR="000C3B64" w:rsidRPr="00925053" w:rsidRDefault="002328C4" w:rsidP="000C3B64">
      <w:pPr>
        <w:rPr>
          <w:b/>
          <w:lang w:eastAsia="x-none"/>
        </w:rPr>
      </w:pPr>
      <w:hyperlink r:id="rId660" w:history="1">
        <w:r w:rsidR="004371F4">
          <w:rPr>
            <w:rStyle w:val="Hyperlink"/>
            <w:b/>
            <w:lang w:eastAsia="x-none"/>
          </w:rPr>
          <w:t>R1-2201631</w:t>
        </w:r>
      </w:hyperlink>
      <w:r w:rsidR="000C3B64" w:rsidRPr="00925053">
        <w:rPr>
          <w:b/>
          <w:lang w:eastAsia="x-none"/>
        </w:rPr>
        <w:tab/>
        <w:t>Draft CR on indicated TCI states for single-DCI based MTRP schemes</w:t>
      </w:r>
      <w:r w:rsidR="000C3B64" w:rsidRPr="00925053">
        <w:rPr>
          <w:b/>
          <w:lang w:eastAsia="x-none"/>
        </w:rPr>
        <w:tab/>
        <w:t>vivo</w:t>
      </w:r>
    </w:p>
    <w:p w14:paraId="7FBA0CC9" w14:textId="1A8526C8" w:rsidR="000C3B64" w:rsidRPr="00925053" w:rsidRDefault="002328C4" w:rsidP="000C3B64">
      <w:pPr>
        <w:rPr>
          <w:b/>
          <w:lang w:eastAsia="x-none"/>
        </w:rPr>
      </w:pPr>
      <w:hyperlink r:id="rId661" w:history="1">
        <w:r w:rsidR="004371F4">
          <w:rPr>
            <w:rStyle w:val="Hyperlink"/>
            <w:b/>
            <w:lang w:eastAsia="x-none"/>
          </w:rPr>
          <w:t>R1-2201632</w:t>
        </w:r>
      </w:hyperlink>
      <w:r w:rsidR="000C3B64" w:rsidRPr="00925053">
        <w:rPr>
          <w:b/>
          <w:lang w:eastAsia="x-none"/>
        </w:rPr>
        <w:tab/>
        <w:t>Draft CR on indicated TCI states for single-DCI based MTRP schemes</w:t>
      </w:r>
      <w:r w:rsidR="000C3B64" w:rsidRPr="00925053">
        <w:rPr>
          <w:b/>
          <w:lang w:eastAsia="x-none"/>
        </w:rPr>
        <w:tab/>
        <w:t>vivo</w:t>
      </w:r>
    </w:p>
    <w:p w14:paraId="47393371" w14:textId="77777777" w:rsidR="000C3B64" w:rsidRPr="00925053" w:rsidRDefault="000A5052" w:rsidP="000A5052">
      <w:pPr>
        <w:rPr>
          <w:lang w:val="fr-FR" w:eastAsia="x-none"/>
        </w:rPr>
      </w:pPr>
      <w:r w:rsidRPr="00925053">
        <w:rPr>
          <w:lang w:val="fr-FR" w:eastAsia="x-none"/>
        </w:rPr>
        <w:lastRenderedPageBreak/>
        <w:t xml:space="preserve">[108-e-R16-MIMO-02] </w:t>
      </w:r>
      <w:r w:rsidR="000C3B64" w:rsidRPr="00925053">
        <w:rPr>
          <w:lang w:val="fr-FR" w:eastAsia="x-none"/>
        </w:rPr>
        <w:t>– Yang (vivo)</w:t>
      </w:r>
    </w:p>
    <w:p w14:paraId="39D73F00" w14:textId="17E85608" w:rsidR="000A5052" w:rsidRPr="00925053" w:rsidRDefault="000A5052" w:rsidP="000A5052">
      <w:pPr>
        <w:rPr>
          <w:lang w:eastAsia="x-none"/>
        </w:rPr>
      </w:pPr>
      <w:r w:rsidRPr="00925053">
        <w:rPr>
          <w:lang w:eastAsia="x-none"/>
        </w:rPr>
        <w:t>MT.1 (Clarification on s-DCI based mTRP for scheme 3 or 4) by February 23</w:t>
      </w:r>
    </w:p>
    <w:p w14:paraId="430F1A54" w14:textId="5230359B" w:rsidR="000C3B64" w:rsidRDefault="002328C4" w:rsidP="000C3B64">
      <w:pPr>
        <w:rPr>
          <w:b/>
          <w:lang w:eastAsia="x-none"/>
        </w:rPr>
      </w:pPr>
      <w:hyperlink r:id="rId662" w:history="1">
        <w:r w:rsidR="004371F4">
          <w:rPr>
            <w:rStyle w:val="Hyperlink"/>
            <w:b/>
            <w:lang w:eastAsia="x-none"/>
          </w:rPr>
          <w:t>R1-2202750</w:t>
        </w:r>
      </w:hyperlink>
      <w:r w:rsidR="000C3B64" w:rsidRPr="00925053">
        <w:rPr>
          <w:b/>
          <w:lang w:eastAsia="x-none"/>
        </w:rPr>
        <w:tab/>
        <w:t>Summary of [108-e-R16-MIMO-02] MT.1</w:t>
      </w:r>
      <w:r w:rsidR="000C3B64" w:rsidRPr="00925053">
        <w:rPr>
          <w:b/>
          <w:lang w:eastAsia="x-none"/>
        </w:rPr>
        <w:tab/>
        <w:t>Moderator (vivo)</w:t>
      </w:r>
    </w:p>
    <w:p w14:paraId="74906895" w14:textId="2E6278DF" w:rsidR="00925053" w:rsidRPr="00925053" w:rsidRDefault="00925053" w:rsidP="000C3B64">
      <w:pPr>
        <w:rPr>
          <w:b/>
          <w:lang w:eastAsia="x-none"/>
        </w:rPr>
      </w:pPr>
      <w:r>
        <w:rPr>
          <w:b/>
          <w:lang w:eastAsia="x-none"/>
        </w:rPr>
        <w:t>Decision:</w:t>
      </w:r>
      <w:r w:rsidRPr="00925053">
        <w:rPr>
          <w:bCs/>
          <w:lang w:eastAsia="x-none"/>
        </w:rPr>
        <w:t xml:space="preserve"> As per email decision posted on Feb 2</w:t>
      </w:r>
      <w:r>
        <w:rPr>
          <w:bCs/>
          <w:lang w:eastAsia="x-none"/>
        </w:rPr>
        <w:t>4</w:t>
      </w:r>
      <w:r w:rsidRPr="00925053">
        <w:rPr>
          <w:bCs/>
          <w:vertAlign w:val="superscript"/>
          <w:lang w:eastAsia="x-none"/>
        </w:rPr>
        <w:t>th</w:t>
      </w:r>
      <w:r w:rsidRPr="00925053">
        <w:rPr>
          <w:bCs/>
          <w:lang w:eastAsia="x-none"/>
        </w:rPr>
        <w:t>,</w:t>
      </w:r>
    </w:p>
    <w:p w14:paraId="293890CF" w14:textId="77777777" w:rsidR="000A5052" w:rsidRPr="00920A4D" w:rsidRDefault="000A5052" w:rsidP="00925053">
      <w:r w:rsidRPr="00920A4D">
        <w:rPr>
          <w:highlight w:val="green"/>
        </w:rPr>
        <w:t>Agreement</w:t>
      </w:r>
    </w:p>
    <w:p w14:paraId="7A181988" w14:textId="7FFDC8B2" w:rsidR="000A5052" w:rsidRPr="00920A4D" w:rsidRDefault="000A5052" w:rsidP="00925053">
      <w:r w:rsidRPr="00920A4D">
        <w:t xml:space="preserve">The following text proposal for Clause 5.1.5 </w:t>
      </w:r>
      <w:r w:rsidR="00925053">
        <w:t xml:space="preserve">of 38.214 </w:t>
      </w:r>
      <w:r w:rsidRPr="00920A4D">
        <w:t>is endorsed</w:t>
      </w:r>
      <w:r w:rsidR="00925053">
        <w:t>.</w:t>
      </w:r>
    </w:p>
    <w:tbl>
      <w:tblPr>
        <w:tblW w:w="0" w:type="auto"/>
        <w:tblCellMar>
          <w:left w:w="0" w:type="dxa"/>
          <w:right w:w="0" w:type="dxa"/>
        </w:tblCellMar>
        <w:tblLook w:val="04A0" w:firstRow="1" w:lastRow="0" w:firstColumn="1" w:lastColumn="0" w:noHBand="0" w:noVBand="1"/>
      </w:tblPr>
      <w:tblGrid>
        <w:gridCol w:w="10447"/>
      </w:tblGrid>
      <w:tr w:rsidR="000A5052" w:rsidRPr="00925053" w14:paraId="03BE2752" w14:textId="77777777" w:rsidTr="00F55A1B">
        <w:tc>
          <w:tcPr>
            <w:tcW w:w="1147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998696D" w14:textId="34CA4928" w:rsidR="000A5052" w:rsidRPr="00925053" w:rsidRDefault="000A5052" w:rsidP="00925053">
            <w:pPr>
              <w:rPr>
                <w:rFonts w:ascii="Arial" w:hAnsi="Arial" w:cs="Arial"/>
                <w:b/>
                <w:bCs/>
                <w:sz w:val="16"/>
                <w:szCs w:val="16"/>
              </w:rPr>
            </w:pPr>
            <w:r w:rsidRPr="00925053">
              <w:rPr>
                <w:rFonts w:ascii="Arial" w:eastAsia="DengXian" w:hAnsi="Arial" w:cs="Arial"/>
                <w:b/>
                <w:bCs/>
                <w:sz w:val="16"/>
                <w:szCs w:val="16"/>
              </w:rPr>
              <w:t>5.1.5</w:t>
            </w:r>
            <w:r w:rsidR="00925053" w:rsidRPr="00925053">
              <w:rPr>
                <w:rFonts w:ascii="Arial" w:hAnsi="Arial" w:cs="Arial"/>
                <w:b/>
                <w:bCs/>
                <w:sz w:val="16"/>
                <w:szCs w:val="16"/>
              </w:rPr>
              <w:tab/>
            </w:r>
            <w:r w:rsidRPr="00925053">
              <w:rPr>
                <w:rFonts w:ascii="Arial" w:eastAsia="DengXian" w:hAnsi="Arial" w:cs="Arial"/>
                <w:b/>
                <w:bCs/>
                <w:sz w:val="16"/>
                <w:szCs w:val="16"/>
              </w:rPr>
              <w:t>Antenna ports quasi co-location</w:t>
            </w:r>
          </w:p>
          <w:p w14:paraId="3711272E" w14:textId="77777777" w:rsidR="000A5052" w:rsidRPr="00925053" w:rsidRDefault="000A5052" w:rsidP="00F55A1B">
            <w:pPr>
              <w:jc w:val="center"/>
              <w:rPr>
                <w:rFonts w:ascii="Arial" w:eastAsia="DengXian" w:hAnsi="Arial" w:cs="Arial"/>
                <w:sz w:val="16"/>
                <w:szCs w:val="16"/>
              </w:rPr>
            </w:pPr>
            <w:r w:rsidRPr="00925053">
              <w:rPr>
                <w:rFonts w:ascii="Arial" w:eastAsia="DengXian" w:hAnsi="Arial" w:cs="Arial"/>
                <w:color w:val="FF0000"/>
                <w:sz w:val="16"/>
                <w:szCs w:val="16"/>
              </w:rPr>
              <w:t>&lt; Unchanged parts are omitted &gt;</w:t>
            </w:r>
          </w:p>
          <w:p w14:paraId="2818EC79" w14:textId="77777777" w:rsidR="000A5052" w:rsidRPr="00925053" w:rsidRDefault="000A5052" w:rsidP="00F55A1B">
            <w:pPr>
              <w:jc w:val="both"/>
              <w:rPr>
                <w:rFonts w:ascii="Arial" w:eastAsia="DengXian" w:hAnsi="Arial" w:cs="Arial"/>
                <w:sz w:val="16"/>
                <w:szCs w:val="16"/>
              </w:rPr>
            </w:pPr>
            <w:r w:rsidRPr="00925053">
              <w:rPr>
                <w:rFonts w:ascii="Arial" w:eastAsia="DengXian" w:hAnsi="Arial" w:cs="Arial"/>
                <w:sz w:val="16"/>
                <w:szCs w:val="16"/>
              </w:rPr>
              <w:t>If the PDSCH is scheduled by a DCI format having the TCI field present, the TCI field in DCI in the scheduling component carrier points to the activated TCI states in the scheduled component carrier or DL BWP, the UE shall use the</w:t>
            </w:r>
            <w:r w:rsidRPr="00925053">
              <w:rPr>
                <w:rStyle w:val="apple-converted-space"/>
                <w:rFonts w:ascii="Arial" w:eastAsia="DengXian" w:hAnsi="Arial" w:cs="Arial"/>
                <w:sz w:val="16"/>
                <w:szCs w:val="16"/>
              </w:rPr>
              <w:t> </w:t>
            </w:r>
            <w:r w:rsidRPr="00925053">
              <w:rPr>
                <w:rFonts w:ascii="Arial" w:eastAsia="DengXian" w:hAnsi="Arial" w:cs="Arial"/>
                <w:i/>
                <w:iCs/>
                <w:sz w:val="16"/>
                <w:szCs w:val="16"/>
              </w:rPr>
              <w:t>TCI-State</w:t>
            </w:r>
            <w:r w:rsidRPr="00925053">
              <w:rPr>
                <w:rStyle w:val="apple-converted-space"/>
                <w:rFonts w:ascii="Arial" w:eastAsia="DengXian" w:hAnsi="Arial" w:cs="Arial"/>
                <w:sz w:val="16"/>
                <w:szCs w:val="16"/>
              </w:rPr>
              <w:t> </w:t>
            </w:r>
            <w:r w:rsidRPr="00925053">
              <w:rPr>
                <w:rFonts w:ascii="Arial" w:eastAsia="DengXian" w:hAnsi="Arial" w:cs="Arial"/>
                <w:sz w:val="16"/>
                <w:szCs w:val="16"/>
              </w:rPr>
              <w:t>according to the value of the '</w:t>
            </w:r>
            <w:r w:rsidRPr="00925053">
              <w:rPr>
                <w:rFonts w:ascii="Arial" w:eastAsia="DengXian" w:hAnsi="Arial" w:cs="Arial"/>
                <w:i/>
                <w:iCs/>
                <w:sz w:val="16"/>
                <w:szCs w:val="16"/>
              </w:rPr>
              <w:t>Transmission Configuration Indication</w:t>
            </w:r>
            <w:r w:rsidRPr="00925053">
              <w:rPr>
                <w:rFonts w:ascii="Arial" w:eastAsia="DengXian" w:hAnsi="Arial" w:cs="Arial"/>
                <w:sz w:val="16"/>
                <w:szCs w:val="16"/>
              </w:rPr>
              <w:t>' field in the detected PDCCH with DCI for determining PDSCH antenna port quasi co-location. The UE may assume that the DM-RS ports of PDSCH of a serving cell are quasi co-located with the RS(s) in the TCI state with respect to the QCL type parameter(s) given by the indicated TCI state if the time offset between the reception of the DL DCI and the corresponding PDSCH is equal to or greater than a threshold</w:t>
            </w:r>
            <w:r w:rsidRPr="00925053">
              <w:rPr>
                <w:rStyle w:val="apple-converted-space"/>
                <w:rFonts w:ascii="Arial" w:eastAsia="DengXian" w:hAnsi="Arial" w:cs="Arial"/>
                <w:sz w:val="16"/>
                <w:szCs w:val="16"/>
              </w:rPr>
              <w:t> </w:t>
            </w:r>
            <w:r w:rsidRPr="00925053">
              <w:rPr>
                <w:rFonts w:ascii="Arial" w:eastAsia="DengXian" w:hAnsi="Arial" w:cs="Arial"/>
                <w:i/>
                <w:iCs/>
                <w:sz w:val="16"/>
                <w:szCs w:val="16"/>
              </w:rPr>
              <w:t>timeDurationForQCL</w:t>
            </w:r>
            <w:r w:rsidRPr="00925053">
              <w:rPr>
                <w:rFonts w:ascii="Arial" w:eastAsia="DengXian" w:hAnsi="Arial" w:cs="Arial"/>
                <w:sz w:val="16"/>
                <w:szCs w:val="16"/>
              </w:rPr>
              <w:t>, where the threshold is based on reported UE capability [13, TS 38.306].</w:t>
            </w:r>
            <w:r w:rsidRPr="00925053">
              <w:rPr>
                <w:rStyle w:val="apple-converted-space"/>
                <w:rFonts w:ascii="Arial" w:eastAsia="DengXian" w:hAnsi="Arial" w:cs="Arial"/>
                <w:sz w:val="16"/>
                <w:szCs w:val="16"/>
              </w:rPr>
              <w:t> </w:t>
            </w:r>
            <w:r w:rsidRPr="00925053">
              <w:rPr>
                <w:rFonts w:ascii="Arial" w:eastAsia="DengXian" w:hAnsi="Arial" w:cs="Arial"/>
                <w:strike/>
                <w:color w:val="FF0000"/>
                <w:sz w:val="16"/>
                <w:szCs w:val="16"/>
              </w:rPr>
              <w:t>When the UE is configured with</w:t>
            </w:r>
            <w:r w:rsidRPr="00925053">
              <w:rPr>
                <w:rStyle w:val="apple-converted-space"/>
                <w:rFonts w:ascii="Arial" w:eastAsia="DengXian" w:hAnsi="Arial" w:cs="Arial"/>
                <w:strike/>
                <w:color w:val="FF0000"/>
                <w:sz w:val="16"/>
                <w:szCs w:val="16"/>
              </w:rPr>
              <w:t> </w:t>
            </w:r>
            <w:r w:rsidRPr="00925053">
              <w:rPr>
                <w:rFonts w:ascii="Arial" w:eastAsia="DengXian" w:hAnsi="Arial" w:cs="Arial"/>
                <w:color w:val="FF0000"/>
                <w:sz w:val="16"/>
                <w:szCs w:val="16"/>
              </w:rPr>
              <w:t>For</w:t>
            </w:r>
            <w:r w:rsidRPr="00925053">
              <w:rPr>
                <w:rStyle w:val="apple-converted-space"/>
                <w:rFonts w:ascii="Arial" w:eastAsia="DengXian" w:hAnsi="Arial" w:cs="Arial"/>
                <w:sz w:val="16"/>
                <w:szCs w:val="16"/>
              </w:rPr>
              <w:t> </w:t>
            </w:r>
            <w:r w:rsidRPr="00925053">
              <w:rPr>
                <w:rFonts w:ascii="Arial" w:eastAsia="DengXian" w:hAnsi="Arial" w:cs="Arial"/>
                <w:sz w:val="16"/>
                <w:szCs w:val="16"/>
              </w:rPr>
              <w:t>a single slot PDSCH, the indicated TCI state</w:t>
            </w:r>
            <w:r w:rsidRPr="00925053">
              <w:rPr>
                <w:rFonts w:ascii="Arial" w:eastAsia="DengXian" w:hAnsi="Arial" w:cs="Arial"/>
                <w:color w:val="FF0000"/>
                <w:sz w:val="16"/>
                <w:szCs w:val="16"/>
              </w:rPr>
              <w:t>(s)</w:t>
            </w:r>
            <w:r w:rsidRPr="00925053">
              <w:rPr>
                <w:rStyle w:val="apple-converted-space"/>
                <w:rFonts w:ascii="Arial" w:eastAsia="DengXian" w:hAnsi="Arial" w:cs="Arial"/>
                <w:sz w:val="16"/>
                <w:szCs w:val="16"/>
              </w:rPr>
              <w:t> </w:t>
            </w:r>
            <w:r w:rsidRPr="00925053">
              <w:rPr>
                <w:rFonts w:ascii="Arial" w:eastAsia="DengXian" w:hAnsi="Arial" w:cs="Arial"/>
                <w:sz w:val="16"/>
                <w:szCs w:val="16"/>
              </w:rPr>
              <w:t>should be based on the activated TCI states in the slot with the scheduled PDSCH.</w:t>
            </w:r>
            <w:r w:rsidRPr="00925053">
              <w:rPr>
                <w:rStyle w:val="apple-converted-space"/>
                <w:rFonts w:ascii="Arial" w:eastAsia="DengXian" w:hAnsi="Arial" w:cs="Arial"/>
                <w:sz w:val="16"/>
                <w:szCs w:val="16"/>
              </w:rPr>
              <w:t> </w:t>
            </w:r>
            <w:r w:rsidRPr="00925053">
              <w:rPr>
                <w:rFonts w:ascii="Arial" w:eastAsia="DengXian" w:hAnsi="Arial" w:cs="Arial"/>
                <w:strike/>
                <w:color w:val="FF0000"/>
                <w:sz w:val="16"/>
                <w:szCs w:val="16"/>
              </w:rPr>
              <w:t>When the UE is configured with</w:t>
            </w:r>
            <w:r w:rsidRPr="00925053">
              <w:rPr>
                <w:rStyle w:val="apple-converted-space"/>
                <w:rFonts w:ascii="Arial" w:eastAsia="DengXian" w:hAnsi="Arial" w:cs="Arial"/>
                <w:sz w:val="16"/>
                <w:szCs w:val="16"/>
              </w:rPr>
              <w:t> </w:t>
            </w:r>
            <w:r w:rsidRPr="00925053">
              <w:rPr>
                <w:rFonts w:ascii="Arial" w:eastAsia="DengXian" w:hAnsi="Arial" w:cs="Arial"/>
                <w:color w:val="FF0000"/>
                <w:sz w:val="16"/>
                <w:szCs w:val="16"/>
              </w:rPr>
              <w:t>For</w:t>
            </w:r>
            <w:r w:rsidRPr="00925053">
              <w:rPr>
                <w:rStyle w:val="apple-converted-space"/>
                <w:rFonts w:ascii="Arial" w:eastAsia="DengXian" w:hAnsi="Arial" w:cs="Arial"/>
                <w:sz w:val="16"/>
                <w:szCs w:val="16"/>
              </w:rPr>
              <w:t> </w:t>
            </w:r>
            <w:r w:rsidRPr="00925053">
              <w:rPr>
                <w:rFonts w:ascii="Arial" w:eastAsia="DengXian" w:hAnsi="Arial" w:cs="Arial"/>
                <w:sz w:val="16"/>
                <w:szCs w:val="16"/>
              </w:rPr>
              <w:t>a multi-slot PDSCH, the indicated TCI state</w:t>
            </w:r>
            <w:r w:rsidRPr="00925053">
              <w:rPr>
                <w:rFonts w:ascii="Arial" w:eastAsia="DengXian" w:hAnsi="Arial" w:cs="Arial"/>
                <w:color w:val="FF0000"/>
                <w:sz w:val="16"/>
                <w:szCs w:val="16"/>
              </w:rPr>
              <w:t>(s)</w:t>
            </w:r>
            <w:r w:rsidRPr="00925053">
              <w:rPr>
                <w:rStyle w:val="apple-converted-space"/>
                <w:rFonts w:ascii="Arial" w:eastAsia="DengXian" w:hAnsi="Arial" w:cs="Arial"/>
                <w:sz w:val="16"/>
                <w:szCs w:val="16"/>
              </w:rPr>
              <w:t> </w:t>
            </w:r>
            <w:r w:rsidRPr="00925053">
              <w:rPr>
                <w:rFonts w:ascii="Arial" w:eastAsia="DengXian" w:hAnsi="Arial" w:cs="Arial"/>
                <w:sz w:val="16"/>
                <w:szCs w:val="16"/>
              </w:rPr>
              <w:t>should be based on the activated TCI states in the first slot with the scheduled PDSCH, and UE shall expect the activated TCI states are the same across the slots with the scheduled PDSCH. When the UE is configured with CORESET associated with a search space set for cross-carrier scheduling and the UE is not configured with</w:t>
            </w:r>
            <w:r w:rsidRPr="00925053">
              <w:rPr>
                <w:rStyle w:val="apple-converted-space"/>
                <w:rFonts w:ascii="Arial" w:eastAsia="DengXian" w:hAnsi="Arial" w:cs="Arial"/>
                <w:sz w:val="16"/>
                <w:szCs w:val="16"/>
              </w:rPr>
              <w:t> </w:t>
            </w:r>
            <w:r w:rsidRPr="00925053">
              <w:rPr>
                <w:rFonts w:ascii="Arial" w:eastAsia="DengXian" w:hAnsi="Arial" w:cs="Arial"/>
                <w:i/>
                <w:iCs/>
                <w:sz w:val="16"/>
                <w:szCs w:val="16"/>
              </w:rPr>
              <w:t>enableDefaultBeamForCCS</w:t>
            </w:r>
            <w:r w:rsidRPr="00925053">
              <w:rPr>
                <w:rFonts w:ascii="Arial" w:eastAsia="DengXian" w:hAnsi="Arial" w:cs="Arial"/>
                <w:sz w:val="16"/>
                <w:szCs w:val="16"/>
              </w:rPr>
              <w:t>, the UE expects</w:t>
            </w:r>
            <w:r w:rsidRPr="00925053">
              <w:rPr>
                <w:rStyle w:val="apple-converted-space"/>
                <w:rFonts w:ascii="Arial" w:eastAsia="DengXian" w:hAnsi="Arial" w:cs="Arial"/>
                <w:sz w:val="16"/>
                <w:szCs w:val="16"/>
              </w:rPr>
              <w:t> </w:t>
            </w:r>
            <w:r w:rsidRPr="00925053">
              <w:rPr>
                <w:rFonts w:ascii="Arial" w:eastAsia="DengXian" w:hAnsi="Arial" w:cs="Arial"/>
                <w:i/>
                <w:iCs/>
                <w:sz w:val="16"/>
                <w:szCs w:val="16"/>
              </w:rPr>
              <w:t>tci-PresentInDCI</w:t>
            </w:r>
            <w:r w:rsidRPr="00925053">
              <w:rPr>
                <w:rStyle w:val="apple-converted-space"/>
                <w:rFonts w:ascii="Arial" w:eastAsia="DengXian" w:hAnsi="Arial" w:cs="Arial"/>
                <w:i/>
                <w:iCs/>
                <w:sz w:val="16"/>
                <w:szCs w:val="16"/>
              </w:rPr>
              <w:t> </w:t>
            </w:r>
            <w:r w:rsidRPr="00925053">
              <w:rPr>
                <w:rFonts w:ascii="Arial" w:eastAsia="DengXian" w:hAnsi="Arial" w:cs="Arial"/>
                <w:sz w:val="16"/>
                <w:szCs w:val="16"/>
              </w:rPr>
              <w:t>is set as 'enabled' or</w:t>
            </w:r>
            <w:r w:rsidRPr="00925053">
              <w:rPr>
                <w:rStyle w:val="apple-converted-space"/>
                <w:rFonts w:ascii="Arial" w:eastAsia="DengXian" w:hAnsi="Arial" w:cs="Arial"/>
                <w:sz w:val="16"/>
                <w:szCs w:val="16"/>
              </w:rPr>
              <w:t> </w:t>
            </w:r>
            <w:r w:rsidRPr="00925053">
              <w:rPr>
                <w:rFonts w:ascii="Arial" w:eastAsia="DengXian" w:hAnsi="Arial" w:cs="Arial"/>
                <w:i/>
                <w:iCs/>
                <w:sz w:val="16"/>
                <w:szCs w:val="16"/>
              </w:rPr>
              <w:t>tci-PresentDCI-1-2</w:t>
            </w:r>
            <w:r w:rsidRPr="00925053">
              <w:rPr>
                <w:rStyle w:val="apple-converted-space"/>
                <w:rFonts w:ascii="Arial" w:eastAsia="DengXian" w:hAnsi="Arial" w:cs="Arial"/>
                <w:i/>
                <w:iCs/>
                <w:sz w:val="16"/>
                <w:szCs w:val="16"/>
              </w:rPr>
              <w:t> </w:t>
            </w:r>
            <w:r w:rsidRPr="00925053">
              <w:rPr>
                <w:rFonts w:ascii="Arial" w:eastAsia="DengXian" w:hAnsi="Arial" w:cs="Arial"/>
                <w:sz w:val="16"/>
                <w:szCs w:val="16"/>
              </w:rPr>
              <w:t>is configured for the CORESET, and if one or more of the TCI states configured for the serving cell scheduled by the search space set contains</w:t>
            </w:r>
            <w:r w:rsidRPr="00925053">
              <w:rPr>
                <w:rStyle w:val="apple-converted-space"/>
                <w:rFonts w:ascii="Arial" w:eastAsia="DengXian" w:hAnsi="Arial" w:cs="Arial"/>
                <w:sz w:val="16"/>
                <w:szCs w:val="16"/>
              </w:rPr>
              <w:t> </w:t>
            </w:r>
            <w:r w:rsidRPr="00925053">
              <w:rPr>
                <w:rFonts w:ascii="Arial" w:eastAsia="DengXian" w:hAnsi="Arial" w:cs="Arial"/>
                <w:i/>
                <w:iCs/>
                <w:sz w:val="16"/>
                <w:szCs w:val="16"/>
              </w:rPr>
              <w:t>qcl-Type</w:t>
            </w:r>
            <w:r w:rsidRPr="00925053">
              <w:rPr>
                <w:rStyle w:val="apple-converted-space"/>
                <w:rFonts w:ascii="Arial" w:eastAsia="DengXian" w:hAnsi="Arial" w:cs="Arial"/>
                <w:sz w:val="16"/>
                <w:szCs w:val="16"/>
              </w:rPr>
              <w:t> </w:t>
            </w:r>
            <w:r w:rsidRPr="00925053">
              <w:rPr>
                <w:rFonts w:ascii="Arial" w:eastAsia="DengXian" w:hAnsi="Arial" w:cs="Arial"/>
                <w:sz w:val="16"/>
                <w:szCs w:val="16"/>
              </w:rPr>
              <w:t>set to</w:t>
            </w:r>
            <w:r w:rsidRPr="00925053">
              <w:rPr>
                <w:rStyle w:val="apple-converted-space"/>
                <w:rFonts w:ascii="Arial" w:eastAsia="DengXian" w:hAnsi="Arial" w:cs="Arial"/>
                <w:sz w:val="16"/>
                <w:szCs w:val="16"/>
              </w:rPr>
              <w:t> </w:t>
            </w:r>
            <w:r w:rsidRPr="00925053">
              <w:rPr>
                <w:rFonts w:ascii="Arial" w:eastAsia="DengXian" w:hAnsi="Arial" w:cs="Arial"/>
                <w:sz w:val="16"/>
                <w:szCs w:val="16"/>
              </w:rPr>
              <w:t>'typeD', the UE expects the time offset between the reception of the detected PDCCH in the search space set and the corresponding PDSCH is larger than or equal to the threshold</w:t>
            </w:r>
            <w:r w:rsidRPr="00925053">
              <w:rPr>
                <w:rStyle w:val="apple-converted-space"/>
                <w:rFonts w:ascii="Arial" w:eastAsia="DengXian" w:hAnsi="Arial" w:cs="Arial"/>
                <w:sz w:val="16"/>
                <w:szCs w:val="16"/>
              </w:rPr>
              <w:t> </w:t>
            </w:r>
            <w:r w:rsidRPr="00925053">
              <w:rPr>
                <w:rFonts w:ascii="Arial" w:eastAsia="DengXian" w:hAnsi="Arial" w:cs="Arial"/>
                <w:i/>
                <w:iCs/>
                <w:sz w:val="16"/>
                <w:szCs w:val="16"/>
              </w:rPr>
              <w:t>timeDurationForQCL.</w:t>
            </w:r>
          </w:p>
          <w:p w14:paraId="5F34B2D9" w14:textId="77777777" w:rsidR="000A5052" w:rsidRPr="00925053" w:rsidRDefault="000A5052" w:rsidP="00F55A1B">
            <w:pPr>
              <w:jc w:val="center"/>
              <w:rPr>
                <w:rFonts w:ascii="Arial" w:eastAsia="DengXian" w:hAnsi="Arial" w:cs="Arial"/>
                <w:sz w:val="16"/>
                <w:szCs w:val="16"/>
              </w:rPr>
            </w:pPr>
            <w:r w:rsidRPr="00925053">
              <w:rPr>
                <w:rFonts w:ascii="Arial" w:eastAsia="DengXian" w:hAnsi="Arial" w:cs="Arial"/>
                <w:color w:val="FF0000"/>
                <w:sz w:val="16"/>
                <w:szCs w:val="16"/>
              </w:rPr>
              <w:t>&lt; Unchanged parts are omitted &gt;</w:t>
            </w:r>
          </w:p>
        </w:tc>
      </w:tr>
    </w:tbl>
    <w:p w14:paraId="30F72B43" w14:textId="5538BD74" w:rsidR="000A5052" w:rsidRDefault="00925053" w:rsidP="000A5052">
      <w:pPr>
        <w:jc w:val="both"/>
        <w:rPr>
          <w:rFonts w:eastAsia="DengXian" w:cs="Times"/>
          <w:szCs w:val="20"/>
        </w:rPr>
      </w:pPr>
      <w:r>
        <w:rPr>
          <w:rFonts w:eastAsia="DengXian" w:cs="Times"/>
          <w:szCs w:val="20"/>
        </w:rPr>
        <w:t>Final CRs in</w:t>
      </w:r>
    </w:p>
    <w:p w14:paraId="77ACBD4F" w14:textId="63904C8D" w:rsidR="00925053" w:rsidRPr="00E749BF" w:rsidRDefault="002328C4" w:rsidP="00925053">
      <w:pPr>
        <w:rPr>
          <w:b/>
          <w:lang w:eastAsia="x-none"/>
        </w:rPr>
      </w:pPr>
      <w:hyperlink r:id="rId663" w:history="1">
        <w:r w:rsidR="004371F4">
          <w:rPr>
            <w:rStyle w:val="Hyperlink"/>
            <w:b/>
            <w:highlight w:val="green"/>
            <w:lang w:eastAsia="x-none"/>
          </w:rPr>
          <w:t>R1-2202751</w:t>
        </w:r>
      </w:hyperlink>
      <w:r w:rsidR="00925053" w:rsidRPr="00E749BF">
        <w:rPr>
          <w:b/>
          <w:lang w:eastAsia="x-none"/>
        </w:rPr>
        <w:tab/>
        <w:t>CR on correction of indicated TCI states for single-DCI based MTRP schemes</w:t>
      </w:r>
      <w:r w:rsidR="00925053" w:rsidRPr="00E749BF">
        <w:rPr>
          <w:b/>
          <w:lang w:eastAsia="x-none"/>
        </w:rPr>
        <w:tab/>
        <w:t>Moderator (vivo)</w:t>
      </w:r>
    </w:p>
    <w:p w14:paraId="04E092AE" w14:textId="07AEC1A1" w:rsidR="00925053" w:rsidRPr="000C3B64" w:rsidRDefault="00E749BF" w:rsidP="00925053">
      <w:pPr>
        <w:rPr>
          <w:bCs/>
          <w:lang w:eastAsia="x-none"/>
        </w:rPr>
      </w:pPr>
      <w:r w:rsidRPr="00E749BF">
        <w:rPr>
          <w:bCs/>
          <w:lang w:eastAsia="x-none"/>
        </w:rPr>
        <w:t xml:space="preserve">(TS38.214, Rel-16, CR#0247, Cat. F) </w:t>
      </w:r>
      <w:r>
        <w:rPr>
          <w:bCs/>
          <w:lang w:eastAsia="x-none"/>
        </w:rPr>
        <w:t>is agreed.</w:t>
      </w:r>
    </w:p>
    <w:p w14:paraId="38E77B68" w14:textId="59868977" w:rsidR="00925053" w:rsidRPr="00E749BF" w:rsidRDefault="002328C4" w:rsidP="00925053">
      <w:pPr>
        <w:rPr>
          <w:b/>
          <w:lang w:eastAsia="x-none"/>
        </w:rPr>
      </w:pPr>
      <w:hyperlink r:id="rId664" w:history="1">
        <w:r w:rsidR="004371F4">
          <w:rPr>
            <w:rStyle w:val="Hyperlink"/>
            <w:b/>
            <w:highlight w:val="green"/>
            <w:lang w:eastAsia="x-none"/>
          </w:rPr>
          <w:t>R1-2202752</w:t>
        </w:r>
      </w:hyperlink>
      <w:r w:rsidR="00925053" w:rsidRPr="00E749BF">
        <w:rPr>
          <w:b/>
          <w:lang w:eastAsia="x-none"/>
        </w:rPr>
        <w:tab/>
        <w:t>CR on correction of indicated TCI states for single-DCI based MTRP schemes</w:t>
      </w:r>
      <w:r w:rsidR="00925053" w:rsidRPr="00E749BF">
        <w:rPr>
          <w:b/>
          <w:lang w:eastAsia="x-none"/>
        </w:rPr>
        <w:tab/>
        <w:t>Moderator (vivo)</w:t>
      </w:r>
    </w:p>
    <w:p w14:paraId="7CC8FCE1" w14:textId="054026DD" w:rsidR="00925053" w:rsidRDefault="00E749BF" w:rsidP="000A5052">
      <w:pPr>
        <w:jc w:val="both"/>
        <w:rPr>
          <w:bCs/>
          <w:lang w:eastAsia="x-none"/>
        </w:rPr>
      </w:pPr>
      <w:r w:rsidRPr="00E749BF">
        <w:rPr>
          <w:bCs/>
          <w:lang w:eastAsia="x-none"/>
        </w:rPr>
        <w:t>(TS38.214, Rel-17, CR#0248, Cat. A)</w:t>
      </w:r>
      <w:r>
        <w:rPr>
          <w:bCs/>
          <w:lang w:eastAsia="x-none"/>
        </w:rPr>
        <w:t xml:space="preserve"> is agreed.</w:t>
      </w:r>
    </w:p>
    <w:p w14:paraId="091F9B45" w14:textId="77777777" w:rsidR="00E749BF" w:rsidRDefault="00E749BF" w:rsidP="000A5052">
      <w:pPr>
        <w:jc w:val="both"/>
        <w:rPr>
          <w:rFonts w:eastAsia="DengXian" w:cs="Times"/>
          <w:szCs w:val="20"/>
        </w:rPr>
      </w:pPr>
    </w:p>
    <w:p w14:paraId="23B05D84" w14:textId="1D0C8E4E" w:rsidR="000A5052" w:rsidRDefault="000A5052" w:rsidP="000A5052">
      <w:pPr>
        <w:jc w:val="both"/>
        <w:rPr>
          <w:rFonts w:eastAsia="DengXian" w:cs="Times"/>
          <w:szCs w:val="20"/>
        </w:rPr>
      </w:pPr>
    </w:p>
    <w:p w14:paraId="1BE65EA3" w14:textId="17E385AA" w:rsidR="000C3B64" w:rsidRPr="00BA6055" w:rsidRDefault="002328C4" w:rsidP="000C3B64">
      <w:pPr>
        <w:rPr>
          <w:b/>
          <w:lang w:eastAsia="x-none"/>
        </w:rPr>
      </w:pPr>
      <w:hyperlink r:id="rId665" w:history="1">
        <w:r w:rsidR="004371F4">
          <w:rPr>
            <w:rStyle w:val="Hyperlink"/>
            <w:b/>
            <w:lang w:eastAsia="x-none"/>
          </w:rPr>
          <w:t>R1-2201327</w:t>
        </w:r>
      </w:hyperlink>
      <w:r w:rsidR="000C3B64" w:rsidRPr="00BA6055">
        <w:rPr>
          <w:b/>
          <w:lang w:eastAsia="x-none"/>
        </w:rPr>
        <w:tab/>
        <w:t>Draft CR on Type II and enhanced Type II CSI feedback</w:t>
      </w:r>
      <w:r w:rsidR="000C3B64" w:rsidRPr="00BA6055">
        <w:rPr>
          <w:b/>
          <w:lang w:eastAsia="x-none"/>
        </w:rPr>
        <w:tab/>
        <w:t>CATT</w:t>
      </w:r>
    </w:p>
    <w:p w14:paraId="6FC94B8F" w14:textId="57E1863B" w:rsidR="000C3B64" w:rsidRPr="00BC7815" w:rsidRDefault="002328C4" w:rsidP="000C3B64">
      <w:pPr>
        <w:rPr>
          <w:bCs/>
          <w:lang w:eastAsia="x-none"/>
        </w:rPr>
      </w:pPr>
      <w:hyperlink r:id="rId666" w:history="1">
        <w:r w:rsidR="004371F4">
          <w:rPr>
            <w:rStyle w:val="Hyperlink"/>
            <w:bCs/>
            <w:lang w:eastAsia="x-none"/>
          </w:rPr>
          <w:t>R1-2202121</w:t>
        </w:r>
      </w:hyperlink>
      <w:r w:rsidR="000C3B64" w:rsidRPr="00BC7815">
        <w:rPr>
          <w:bCs/>
          <w:lang w:eastAsia="x-none"/>
        </w:rPr>
        <w:tab/>
        <w:t>Discussion on UCI issues for eType II CSI</w:t>
      </w:r>
      <w:r w:rsidR="000C3B64" w:rsidRPr="00BC7815">
        <w:rPr>
          <w:bCs/>
          <w:lang w:eastAsia="x-none"/>
        </w:rPr>
        <w:tab/>
        <w:t>Qualcomm Incorporated</w:t>
      </w:r>
    </w:p>
    <w:p w14:paraId="18649D92" w14:textId="12220CB8" w:rsidR="000C3B64" w:rsidRPr="00BA6055" w:rsidRDefault="002328C4" w:rsidP="000C3B64">
      <w:pPr>
        <w:rPr>
          <w:b/>
          <w:lang w:eastAsia="x-none"/>
        </w:rPr>
      </w:pPr>
      <w:hyperlink r:id="rId667" w:history="1">
        <w:r w:rsidR="004371F4">
          <w:rPr>
            <w:rStyle w:val="Hyperlink"/>
            <w:b/>
            <w:lang w:eastAsia="x-none"/>
          </w:rPr>
          <w:t>R1-2202314</w:t>
        </w:r>
      </w:hyperlink>
      <w:r w:rsidR="000C3B64" w:rsidRPr="00BA6055">
        <w:rPr>
          <w:b/>
          <w:lang w:eastAsia="x-none"/>
        </w:rPr>
        <w:tab/>
        <w:t>Correction in the number of NZC mapped in Group 1 and 2, 38.212</w:t>
      </w:r>
      <w:r w:rsidR="000C3B64" w:rsidRPr="00BA6055">
        <w:rPr>
          <w:b/>
          <w:lang w:eastAsia="x-none"/>
        </w:rPr>
        <w:tab/>
        <w:t>Nokia, Nokia Shanghai Bell</w:t>
      </w:r>
    </w:p>
    <w:p w14:paraId="66FD9DD0" w14:textId="2B0994C9" w:rsidR="000C3B64" w:rsidRPr="00BA6055" w:rsidRDefault="002328C4" w:rsidP="000C3B64">
      <w:pPr>
        <w:rPr>
          <w:b/>
          <w:lang w:eastAsia="x-none"/>
        </w:rPr>
      </w:pPr>
      <w:hyperlink r:id="rId668" w:history="1">
        <w:r w:rsidR="004371F4">
          <w:rPr>
            <w:rStyle w:val="Hyperlink"/>
            <w:b/>
            <w:lang w:eastAsia="x-none"/>
          </w:rPr>
          <w:t>R1-2202315</w:t>
        </w:r>
      </w:hyperlink>
      <w:r w:rsidR="000C3B64" w:rsidRPr="00BA6055">
        <w:rPr>
          <w:b/>
          <w:lang w:eastAsia="x-none"/>
        </w:rPr>
        <w:tab/>
        <w:t>Correction in the number of NZC mapped in Group 1 and 2, 38.214</w:t>
      </w:r>
      <w:r w:rsidR="000C3B64" w:rsidRPr="00BA6055">
        <w:rPr>
          <w:b/>
          <w:lang w:eastAsia="x-none"/>
        </w:rPr>
        <w:tab/>
        <w:t>Nokia, Nokia Shanghai Bell</w:t>
      </w:r>
    </w:p>
    <w:p w14:paraId="3C79AAC1" w14:textId="5279EAA8" w:rsidR="000C3B64" w:rsidRPr="00E749BF" w:rsidRDefault="002328C4" w:rsidP="000C3B64">
      <w:pPr>
        <w:rPr>
          <w:b/>
          <w:lang w:eastAsia="x-none"/>
        </w:rPr>
      </w:pPr>
      <w:hyperlink r:id="rId669" w:history="1">
        <w:r w:rsidR="004371F4">
          <w:rPr>
            <w:rStyle w:val="Hyperlink"/>
            <w:b/>
            <w:highlight w:val="red"/>
            <w:lang w:eastAsia="x-none"/>
          </w:rPr>
          <w:t>R1-2201993</w:t>
        </w:r>
      </w:hyperlink>
      <w:r w:rsidR="000C3B64" w:rsidRPr="00E749BF">
        <w:rPr>
          <w:b/>
          <w:lang w:eastAsia="x-none"/>
        </w:rPr>
        <w:tab/>
        <w:t>Correction on frequency granularity of CSI based on Rel.16 Type II codebooks</w:t>
      </w:r>
      <w:r w:rsidR="000C3B64" w:rsidRPr="00E749BF">
        <w:rPr>
          <w:b/>
          <w:lang w:eastAsia="x-none"/>
        </w:rPr>
        <w:tab/>
        <w:t>Samsung</w:t>
      </w:r>
    </w:p>
    <w:p w14:paraId="153108D7" w14:textId="77777777" w:rsidR="000A5052" w:rsidRPr="00E749BF" w:rsidRDefault="000A5052" w:rsidP="000A5052">
      <w:pPr>
        <w:rPr>
          <w:lang w:val="fr-FR" w:eastAsia="x-none"/>
        </w:rPr>
      </w:pPr>
      <w:r w:rsidRPr="00E749BF">
        <w:rPr>
          <w:lang w:val="fr-FR" w:eastAsia="x-none"/>
        </w:rPr>
        <w:t>[108-e-R16-MIMO-03] – Chenxi (Qualcomm)</w:t>
      </w:r>
    </w:p>
    <w:p w14:paraId="15438534" w14:textId="2FA983C6" w:rsidR="000A5052" w:rsidRPr="00E749BF" w:rsidRDefault="000A5052" w:rsidP="000A5052">
      <w:pPr>
        <w:rPr>
          <w:lang w:eastAsia="x-none"/>
        </w:rPr>
      </w:pPr>
      <w:r w:rsidRPr="00E749BF">
        <w:rPr>
          <w:lang w:eastAsia="x-none"/>
        </w:rPr>
        <w:t>MU.1 and MU.3 (NZC partitioning across groups 1/2 and PMI indexing correction for eType-II CSI addressing) by February 23</w:t>
      </w:r>
    </w:p>
    <w:p w14:paraId="5A59E9E4" w14:textId="42218804" w:rsidR="000A5052" w:rsidRPr="00E749BF" w:rsidRDefault="000A5052" w:rsidP="000A5052">
      <w:pPr>
        <w:numPr>
          <w:ilvl w:val="0"/>
          <w:numId w:val="60"/>
        </w:numPr>
        <w:rPr>
          <w:lang w:eastAsia="x-none"/>
        </w:rPr>
      </w:pPr>
      <w:r w:rsidRPr="00E749BF">
        <w:rPr>
          <w:lang w:eastAsia="x-none"/>
        </w:rPr>
        <w:t xml:space="preserve">Including the proposed conclusion: There is no consensus on refining Rel-16 eType-II frequency granularity based on Rel-17 agreement on FDD CSI (as proposed in </w:t>
      </w:r>
      <w:hyperlink r:id="rId670" w:history="1">
        <w:r w:rsidR="004371F4">
          <w:rPr>
            <w:rStyle w:val="Hyperlink"/>
            <w:lang w:eastAsia="x-none"/>
          </w:rPr>
          <w:t>R1-2201993</w:t>
        </w:r>
      </w:hyperlink>
      <w:r w:rsidRPr="00E749BF">
        <w:rPr>
          <w:lang w:eastAsia="x-none"/>
        </w:rPr>
        <w:t>). Therefore, such refinement is not supported.</w:t>
      </w:r>
    </w:p>
    <w:p w14:paraId="5B819E08" w14:textId="107C093D" w:rsidR="000C3B64" w:rsidRPr="00E749BF" w:rsidRDefault="002328C4" w:rsidP="000C3B64">
      <w:pPr>
        <w:rPr>
          <w:b/>
          <w:lang w:eastAsia="x-none"/>
        </w:rPr>
      </w:pPr>
      <w:hyperlink r:id="rId671" w:history="1">
        <w:r w:rsidR="004371F4">
          <w:rPr>
            <w:rStyle w:val="Hyperlink"/>
            <w:b/>
            <w:lang w:eastAsia="x-none"/>
          </w:rPr>
          <w:t>R1-2202803</w:t>
        </w:r>
      </w:hyperlink>
      <w:r w:rsidR="000C3B64" w:rsidRPr="00E749BF">
        <w:rPr>
          <w:b/>
          <w:lang w:eastAsia="x-none"/>
        </w:rPr>
        <w:tab/>
        <w:t>Summary of [108-e-R16-MIMO-03] NZC partitioning and PMI indexing correction for eT2 CSI (final)</w:t>
      </w:r>
      <w:r w:rsidR="000C3B64" w:rsidRPr="00E749BF">
        <w:rPr>
          <w:b/>
          <w:lang w:eastAsia="x-none"/>
        </w:rPr>
        <w:tab/>
        <w:t>Moderator (Qualcomm Incorporated)</w:t>
      </w:r>
    </w:p>
    <w:p w14:paraId="5662B661" w14:textId="77777777" w:rsidR="00E749BF" w:rsidRPr="00925053" w:rsidRDefault="00E749BF" w:rsidP="00E749BF">
      <w:pPr>
        <w:rPr>
          <w:b/>
          <w:lang w:eastAsia="x-none"/>
        </w:rPr>
      </w:pPr>
      <w:r>
        <w:rPr>
          <w:b/>
          <w:lang w:eastAsia="x-none"/>
        </w:rPr>
        <w:t>Decision:</w:t>
      </w:r>
      <w:r w:rsidRPr="00925053">
        <w:rPr>
          <w:bCs/>
          <w:lang w:eastAsia="x-none"/>
        </w:rPr>
        <w:t xml:space="preserve"> As per email decision posted on Feb 2</w:t>
      </w:r>
      <w:r>
        <w:rPr>
          <w:bCs/>
          <w:lang w:eastAsia="x-none"/>
        </w:rPr>
        <w:t>4</w:t>
      </w:r>
      <w:r w:rsidRPr="00925053">
        <w:rPr>
          <w:bCs/>
          <w:vertAlign w:val="superscript"/>
          <w:lang w:eastAsia="x-none"/>
        </w:rPr>
        <w:t>th</w:t>
      </w:r>
      <w:r w:rsidRPr="00925053">
        <w:rPr>
          <w:bCs/>
          <w:lang w:eastAsia="x-none"/>
        </w:rPr>
        <w:t>,</w:t>
      </w:r>
    </w:p>
    <w:p w14:paraId="1EF130FA" w14:textId="77777777" w:rsidR="000A5052" w:rsidRPr="00BA6055" w:rsidRDefault="000A5052" w:rsidP="000A5052">
      <w:pPr>
        <w:wordWrap w:val="0"/>
        <w:rPr>
          <w:rFonts w:eastAsia="SimSun" w:cs="Times"/>
          <w:szCs w:val="20"/>
          <w:lang w:val="en-US" w:eastAsia="ko-KR"/>
        </w:rPr>
      </w:pPr>
      <w:r w:rsidRPr="00BA6055">
        <w:rPr>
          <w:rFonts w:cs="Times"/>
          <w:szCs w:val="20"/>
          <w:highlight w:val="green"/>
        </w:rPr>
        <w:t>Agreement</w:t>
      </w:r>
    </w:p>
    <w:p w14:paraId="25F0A038" w14:textId="68DC029D" w:rsidR="000A5052" w:rsidRPr="0037479A" w:rsidRDefault="000A5052" w:rsidP="00F44FD9">
      <w:pPr>
        <w:pStyle w:val="ListParagraph"/>
        <w:numPr>
          <w:ilvl w:val="0"/>
          <w:numId w:val="205"/>
        </w:numPr>
        <w:wordWrap w:val="0"/>
        <w:rPr>
          <w:rFonts w:cs="Times"/>
        </w:rPr>
      </w:pPr>
      <w:r w:rsidRPr="0037479A">
        <w:rPr>
          <w:rFonts w:cs="Times"/>
        </w:rPr>
        <w:t>The TP (in</w:t>
      </w:r>
      <w:r w:rsidR="00C571AA">
        <w:rPr>
          <w:rFonts w:cs="Times"/>
        </w:rPr>
        <w:t xml:space="preserve"> issue 2 of x2803</w:t>
      </w:r>
      <w:r w:rsidRPr="0037479A">
        <w:rPr>
          <w:rFonts w:cs="Times"/>
        </w:rPr>
        <w:t>) for 38.212 is endorsed</w:t>
      </w:r>
      <w:r w:rsidR="00480CD8" w:rsidRPr="0037479A">
        <w:rPr>
          <w:rFonts w:cs="Times"/>
        </w:rPr>
        <w:t>..</w:t>
      </w:r>
    </w:p>
    <w:p w14:paraId="586F5189" w14:textId="1D880E60" w:rsidR="0037479A" w:rsidRPr="0037479A" w:rsidRDefault="000A5052" w:rsidP="00F44FD9">
      <w:pPr>
        <w:pStyle w:val="ListParagraph"/>
        <w:numPr>
          <w:ilvl w:val="0"/>
          <w:numId w:val="205"/>
        </w:numPr>
        <w:wordWrap w:val="0"/>
        <w:rPr>
          <w:rFonts w:cs="Times"/>
        </w:rPr>
      </w:pPr>
      <w:r w:rsidRPr="0037479A">
        <w:rPr>
          <w:rFonts w:cs="Times"/>
        </w:rPr>
        <w:t>The TP (in</w:t>
      </w:r>
      <w:r w:rsidR="00C571AA">
        <w:rPr>
          <w:rFonts w:cs="Times"/>
        </w:rPr>
        <w:t xml:space="preserve"> issue 2 of x2803</w:t>
      </w:r>
      <w:r w:rsidRPr="0037479A">
        <w:rPr>
          <w:rFonts w:cs="Times"/>
        </w:rPr>
        <w:t>) for 38.214 is endorsed</w:t>
      </w:r>
      <w:r w:rsidR="00480CD8" w:rsidRPr="0037479A">
        <w:rPr>
          <w:rFonts w:cs="Times"/>
        </w:rPr>
        <w:t xml:space="preserve">. </w:t>
      </w:r>
    </w:p>
    <w:p w14:paraId="541D77B7" w14:textId="27A08D56" w:rsidR="0037479A" w:rsidRPr="00480CD8" w:rsidRDefault="0037479A" w:rsidP="000A5052">
      <w:pPr>
        <w:wordWrap w:val="0"/>
        <w:rPr>
          <w:rFonts w:cs="Times"/>
          <w:szCs w:val="20"/>
          <w:highlight w:val="green"/>
        </w:rPr>
      </w:pPr>
      <w:r>
        <w:rPr>
          <w:rFonts w:cs="Times"/>
          <w:szCs w:val="20"/>
        </w:rPr>
        <w:t>Final CRs in</w:t>
      </w:r>
    </w:p>
    <w:p w14:paraId="34DB92E7" w14:textId="39FB7885" w:rsidR="0037479A" w:rsidRDefault="002328C4" w:rsidP="0037479A">
      <w:pPr>
        <w:rPr>
          <w:b/>
          <w:lang w:eastAsia="x-none"/>
        </w:rPr>
      </w:pPr>
      <w:hyperlink r:id="rId672" w:history="1">
        <w:r w:rsidR="004371F4">
          <w:rPr>
            <w:rStyle w:val="Hyperlink"/>
            <w:b/>
            <w:highlight w:val="green"/>
            <w:lang w:eastAsia="x-none"/>
          </w:rPr>
          <w:t>R1-2202799</w:t>
        </w:r>
      </w:hyperlink>
      <w:r w:rsidR="0037479A" w:rsidRPr="0037479A">
        <w:rPr>
          <w:b/>
          <w:lang w:eastAsia="x-none"/>
        </w:rPr>
        <w:tab/>
        <w:t>Correction of NZC partitioning in eType II CSI</w:t>
      </w:r>
      <w:r w:rsidR="0037479A" w:rsidRPr="0037479A">
        <w:rPr>
          <w:b/>
          <w:lang w:eastAsia="x-none"/>
        </w:rPr>
        <w:tab/>
        <w:t>Moderator (Qualcomm Incorporated), Nokia, Nokia Shanghai Bell, ZTE, Ericsson</w:t>
      </w:r>
    </w:p>
    <w:p w14:paraId="41BC0390" w14:textId="77777777" w:rsidR="0037479A" w:rsidRDefault="0037479A" w:rsidP="0037479A">
      <w:pPr>
        <w:wordWrap w:val="0"/>
        <w:rPr>
          <w:rFonts w:cs="Times"/>
          <w:szCs w:val="20"/>
        </w:rPr>
      </w:pPr>
      <w:r w:rsidRPr="0037479A">
        <w:rPr>
          <w:rFonts w:cs="Times"/>
          <w:szCs w:val="20"/>
        </w:rPr>
        <w:t xml:space="preserve">(TS38.214, Rel-16, CR#0251, Cat. F) </w:t>
      </w:r>
      <w:r>
        <w:rPr>
          <w:rFonts w:cs="Times"/>
          <w:szCs w:val="20"/>
        </w:rPr>
        <w:t>is agreed.</w:t>
      </w:r>
    </w:p>
    <w:p w14:paraId="669F6D60" w14:textId="03D61E97" w:rsidR="0037479A" w:rsidRDefault="002328C4" w:rsidP="0037479A">
      <w:pPr>
        <w:rPr>
          <w:b/>
          <w:lang w:eastAsia="x-none"/>
        </w:rPr>
      </w:pPr>
      <w:hyperlink r:id="rId673" w:history="1">
        <w:r w:rsidR="004371F4">
          <w:rPr>
            <w:rStyle w:val="Hyperlink"/>
            <w:b/>
            <w:highlight w:val="green"/>
            <w:lang w:eastAsia="x-none"/>
          </w:rPr>
          <w:t>R1-2202800</w:t>
        </w:r>
      </w:hyperlink>
      <w:r w:rsidR="0037479A" w:rsidRPr="0037479A">
        <w:rPr>
          <w:b/>
          <w:lang w:eastAsia="x-none"/>
        </w:rPr>
        <w:tab/>
        <w:t>Correction of NZC partitioning in eType II CSI</w:t>
      </w:r>
      <w:r w:rsidR="0037479A" w:rsidRPr="0037479A">
        <w:rPr>
          <w:b/>
          <w:lang w:eastAsia="x-none"/>
        </w:rPr>
        <w:tab/>
        <w:t>Moderator (Qualcomm Incorporated), Nokia, Nokia Shanghai Bell, ZTE, Ericsson</w:t>
      </w:r>
    </w:p>
    <w:p w14:paraId="33AC2250" w14:textId="77777777" w:rsidR="0037479A" w:rsidRDefault="0037479A" w:rsidP="0037479A">
      <w:pPr>
        <w:wordWrap w:val="0"/>
        <w:rPr>
          <w:rFonts w:cs="Times"/>
          <w:szCs w:val="20"/>
        </w:rPr>
      </w:pPr>
      <w:r w:rsidRPr="0037479A">
        <w:rPr>
          <w:rFonts w:cs="Times"/>
          <w:szCs w:val="20"/>
        </w:rPr>
        <w:t>(TS38.214, Rel-17, CR#0252, Cat. A)</w:t>
      </w:r>
      <w:r>
        <w:rPr>
          <w:rFonts w:cs="Times"/>
          <w:szCs w:val="20"/>
        </w:rPr>
        <w:t xml:space="preserve"> is agreed.</w:t>
      </w:r>
    </w:p>
    <w:p w14:paraId="0D33E454" w14:textId="60C69762" w:rsidR="0037479A" w:rsidRDefault="002328C4" w:rsidP="0037479A">
      <w:pPr>
        <w:rPr>
          <w:b/>
          <w:lang w:eastAsia="x-none"/>
        </w:rPr>
      </w:pPr>
      <w:hyperlink r:id="rId674" w:history="1">
        <w:r w:rsidR="004371F4">
          <w:rPr>
            <w:rStyle w:val="Hyperlink"/>
            <w:b/>
            <w:highlight w:val="green"/>
            <w:lang w:eastAsia="x-none"/>
          </w:rPr>
          <w:t>R1-2202801</w:t>
        </w:r>
      </w:hyperlink>
      <w:r w:rsidR="0037479A" w:rsidRPr="0037479A">
        <w:rPr>
          <w:b/>
          <w:lang w:eastAsia="x-none"/>
        </w:rPr>
        <w:tab/>
        <w:t>Correction of NZC partitioning in eType II CSI</w:t>
      </w:r>
      <w:r w:rsidR="0037479A" w:rsidRPr="0037479A">
        <w:rPr>
          <w:b/>
          <w:lang w:eastAsia="x-none"/>
        </w:rPr>
        <w:tab/>
        <w:t>Moderator (Qualcomm Incorporated), Nokia, Nokia Shanghai Bell, ZTE, Ericsson</w:t>
      </w:r>
    </w:p>
    <w:p w14:paraId="0B656CD0" w14:textId="6D3CECA0" w:rsidR="0037479A" w:rsidRPr="0037479A" w:rsidRDefault="0037479A" w:rsidP="0037479A">
      <w:pPr>
        <w:rPr>
          <w:b/>
          <w:lang w:eastAsia="x-none"/>
        </w:rPr>
      </w:pPr>
      <w:r w:rsidRPr="0037479A">
        <w:rPr>
          <w:rFonts w:cs="Times"/>
          <w:szCs w:val="20"/>
        </w:rPr>
        <w:t>(TS38.212, Rel-16, CR#0095, Cat. F) is agreed.</w:t>
      </w:r>
    </w:p>
    <w:p w14:paraId="1ACB25F0" w14:textId="176F3AA7" w:rsidR="0037479A" w:rsidRPr="0037479A" w:rsidRDefault="002328C4" w:rsidP="0037479A">
      <w:pPr>
        <w:rPr>
          <w:b/>
          <w:lang w:eastAsia="x-none"/>
        </w:rPr>
      </w:pPr>
      <w:hyperlink r:id="rId675" w:history="1">
        <w:r w:rsidR="004371F4">
          <w:rPr>
            <w:rStyle w:val="Hyperlink"/>
            <w:b/>
            <w:highlight w:val="green"/>
            <w:lang w:eastAsia="x-none"/>
          </w:rPr>
          <w:t>R1-2202802</w:t>
        </w:r>
      </w:hyperlink>
      <w:r w:rsidR="0037479A" w:rsidRPr="0037479A">
        <w:rPr>
          <w:b/>
          <w:lang w:eastAsia="x-none"/>
        </w:rPr>
        <w:tab/>
        <w:t>Correction of NZC partitioning in eType II CSI</w:t>
      </w:r>
      <w:r w:rsidR="0037479A" w:rsidRPr="0037479A">
        <w:rPr>
          <w:b/>
          <w:lang w:eastAsia="x-none"/>
        </w:rPr>
        <w:tab/>
        <w:t>Moderator (Qualcomm Incorporated), Nokia, Nokia Shanghai Bell, ZTE, Ericsson</w:t>
      </w:r>
    </w:p>
    <w:p w14:paraId="64167BE8" w14:textId="0239BB49" w:rsidR="000A5052" w:rsidRDefault="0037479A" w:rsidP="000A5052">
      <w:pPr>
        <w:rPr>
          <w:rFonts w:cs="Times"/>
          <w:szCs w:val="20"/>
        </w:rPr>
      </w:pPr>
      <w:r w:rsidRPr="0037479A">
        <w:rPr>
          <w:rFonts w:cs="Times"/>
          <w:szCs w:val="20"/>
        </w:rPr>
        <w:t>(TS38.212, Rel-17, CR#0096, Cat. A) is agreed.</w:t>
      </w:r>
    </w:p>
    <w:p w14:paraId="4001579F" w14:textId="77777777" w:rsidR="0037479A" w:rsidRPr="00480CD8" w:rsidRDefault="0037479A" w:rsidP="000A5052">
      <w:pPr>
        <w:rPr>
          <w:highlight w:val="green"/>
          <w:lang w:eastAsia="x-none"/>
        </w:rPr>
      </w:pPr>
    </w:p>
    <w:p w14:paraId="23FB92C3" w14:textId="1F6E47C7" w:rsidR="00E749BF" w:rsidRPr="00925053" w:rsidRDefault="00E749BF" w:rsidP="00E749BF">
      <w:pPr>
        <w:rPr>
          <w:b/>
          <w:lang w:eastAsia="x-none"/>
        </w:rPr>
      </w:pPr>
      <w:r>
        <w:rPr>
          <w:b/>
          <w:lang w:eastAsia="x-none"/>
        </w:rPr>
        <w:t>Decision:</w:t>
      </w:r>
      <w:r w:rsidRPr="00925053">
        <w:rPr>
          <w:bCs/>
          <w:lang w:eastAsia="x-none"/>
        </w:rPr>
        <w:t xml:space="preserve"> As per email decision posted on Feb 2</w:t>
      </w:r>
      <w:r>
        <w:rPr>
          <w:bCs/>
          <w:lang w:eastAsia="x-none"/>
        </w:rPr>
        <w:t>5</w:t>
      </w:r>
      <w:r w:rsidRPr="00925053">
        <w:rPr>
          <w:bCs/>
          <w:vertAlign w:val="superscript"/>
          <w:lang w:eastAsia="x-none"/>
        </w:rPr>
        <w:t>th</w:t>
      </w:r>
      <w:r w:rsidRPr="00925053">
        <w:rPr>
          <w:bCs/>
          <w:lang w:eastAsia="x-none"/>
        </w:rPr>
        <w:t>,</w:t>
      </w:r>
    </w:p>
    <w:p w14:paraId="4D9C5F1A" w14:textId="77777777" w:rsidR="000A5052" w:rsidRPr="00BA6055" w:rsidRDefault="000A5052" w:rsidP="000A5052">
      <w:pPr>
        <w:rPr>
          <w:rFonts w:cs="Times"/>
          <w:szCs w:val="20"/>
        </w:rPr>
      </w:pPr>
      <w:r w:rsidRPr="00BA6055">
        <w:rPr>
          <w:rFonts w:cs="Times"/>
          <w:szCs w:val="20"/>
          <w:highlight w:val="green"/>
        </w:rPr>
        <w:t>Agreement</w:t>
      </w:r>
    </w:p>
    <w:p w14:paraId="3E2401B4" w14:textId="317BC660" w:rsidR="00BA6055" w:rsidRPr="00C571AA" w:rsidRDefault="000A5052" w:rsidP="00F44FD9">
      <w:pPr>
        <w:pStyle w:val="ListParagraph"/>
        <w:numPr>
          <w:ilvl w:val="0"/>
          <w:numId w:val="206"/>
        </w:numPr>
        <w:rPr>
          <w:rFonts w:cs="Times"/>
        </w:rPr>
      </w:pPr>
      <w:r w:rsidRPr="00C571AA">
        <w:rPr>
          <w:rFonts w:cs="Times"/>
        </w:rPr>
        <w:t xml:space="preserve">The text proposal in </w:t>
      </w:r>
      <w:hyperlink r:id="rId676" w:history="1">
        <w:r w:rsidR="004371F4">
          <w:rPr>
            <w:rStyle w:val="Hyperlink"/>
            <w:rFonts w:cs="Times"/>
          </w:rPr>
          <w:t>R1-2201327</w:t>
        </w:r>
      </w:hyperlink>
      <w:r w:rsidRPr="00C571AA">
        <w:rPr>
          <w:rFonts w:cs="Times"/>
        </w:rPr>
        <w:t xml:space="preserve"> is endorsed</w:t>
      </w:r>
      <w:r w:rsidR="00BA6055" w:rsidRPr="00C571AA">
        <w:rPr>
          <w:rFonts w:cs="Times"/>
        </w:rPr>
        <w:t>.</w:t>
      </w:r>
    </w:p>
    <w:p w14:paraId="4E02143F" w14:textId="00AD7D43" w:rsidR="00BA6055" w:rsidRDefault="00BA6055" w:rsidP="000A5052">
      <w:pPr>
        <w:rPr>
          <w:rFonts w:cs="Times"/>
          <w:szCs w:val="20"/>
        </w:rPr>
      </w:pPr>
      <w:r>
        <w:rPr>
          <w:rFonts w:cs="Times"/>
          <w:szCs w:val="20"/>
        </w:rPr>
        <w:t>Final CRs</w:t>
      </w:r>
      <w:r w:rsidR="00C571AA">
        <w:rPr>
          <w:rFonts w:cs="Times"/>
          <w:szCs w:val="20"/>
        </w:rPr>
        <w:t xml:space="preserve"> </w:t>
      </w:r>
      <w:r>
        <w:rPr>
          <w:rFonts w:cs="Times"/>
          <w:szCs w:val="20"/>
        </w:rPr>
        <w:t>in</w:t>
      </w:r>
    </w:p>
    <w:p w14:paraId="50D85E9A" w14:textId="53BF64B6" w:rsidR="00BA6055" w:rsidRPr="00BA6055" w:rsidRDefault="002328C4" w:rsidP="00BA6055">
      <w:pPr>
        <w:rPr>
          <w:b/>
          <w:lang w:eastAsia="x-none"/>
        </w:rPr>
      </w:pPr>
      <w:hyperlink r:id="rId677" w:history="1">
        <w:r w:rsidR="004371F4">
          <w:rPr>
            <w:rStyle w:val="Hyperlink"/>
            <w:b/>
            <w:highlight w:val="green"/>
            <w:lang w:eastAsia="x-none"/>
          </w:rPr>
          <w:t>R1-2202797</w:t>
        </w:r>
      </w:hyperlink>
      <w:r w:rsidR="00BA6055" w:rsidRPr="00BA6055">
        <w:rPr>
          <w:b/>
          <w:lang w:eastAsia="x-none"/>
        </w:rPr>
        <w:tab/>
        <w:t>CR on PMI indexing correction in Type II and eType II CSI</w:t>
      </w:r>
      <w:r w:rsidR="00BA6055" w:rsidRPr="00BA6055">
        <w:rPr>
          <w:b/>
          <w:lang w:eastAsia="x-none"/>
        </w:rPr>
        <w:tab/>
        <w:t>Moderator (Qualcomm Incorporated), CATT, ZTE, Ericsson</w:t>
      </w:r>
    </w:p>
    <w:p w14:paraId="515CD1CD" w14:textId="70E97472" w:rsidR="00BA6055" w:rsidRPr="000C3B64" w:rsidRDefault="00BA6055" w:rsidP="00BA6055">
      <w:pPr>
        <w:rPr>
          <w:bCs/>
          <w:lang w:eastAsia="x-none"/>
        </w:rPr>
      </w:pPr>
      <w:r w:rsidRPr="00F07C18">
        <w:rPr>
          <w:rFonts w:cs="Times"/>
          <w:szCs w:val="20"/>
        </w:rPr>
        <w:lastRenderedPageBreak/>
        <w:t>(TS38.214, Rel-16, CR#</w:t>
      </w:r>
      <w:r>
        <w:rPr>
          <w:rFonts w:cs="Times"/>
          <w:szCs w:val="20"/>
        </w:rPr>
        <w:t>0249</w:t>
      </w:r>
      <w:r w:rsidRPr="00F07C18">
        <w:rPr>
          <w:rFonts w:cs="Times"/>
          <w:szCs w:val="20"/>
        </w:rPr>
        <w:t xml:space="preserve">, Cat. F) </w:t>
      </w:r>
      <w:r>
        <w:rPr>
          <w:rFonts w:cs="Times"/>
          <w:szCs w:val="20"/>
        </w:rPr>
        <w:t>is agreed.</w:t>
      </w:r>
    </w:p>
    <w:p w14:paraId="17B224B9" w14:textId="5DD72523" w:rsidR="00BA6055" w:rsidRPr="00BA6055" w:rsidRDefault="002328C4" w:rsidP="00BA6055">
      <w:pPr>
        <w:rPr>
          <w:b/>
          <w:lang w:eastAsia="x-none"/>
        </w:rPr>
      </w:pPr>
      <w:hyperlink r:id="rId678" w:history="1">
        <w:r w:rsidR="004371F4">
          <w:rPr>
            <w:rStyle w:val="Hyperlink"/>
            <w:b/>
            <w:highlight w:val="green"/>
            <w:lang w:eastAsia="x-none"/>
          </w:rPr>
          <w:t>R1-2202798</w:t>
        </w:r>
      </w:hyperlink>
      <w:r w:rsidR="00BA6055" w:rsidRPr="00BA6055">
        <w:rPr>
          <w:b/>
          <w:lang w:eastAsia="x-none"/>
        </w:rPr>
        <w:tab/>
        <w:t>CR on PMI indexing correction in Type II and eType II CSI</w:t>
      </w:r>
      <w:r w:rsidR="00BA6055" w:rsidRPr="00BA6055">
        <w:rPr>
          <w:b/>
          <w:lang w:eastAsia="x-none"/>
        </w:rPr>
        <w:tab/>
        <w:t>Moderator (Qualcomm Incorporated), CATT, ZTE, Ericsson</w:t>
      </w:r>
    </w:p>
    <w:p w14:paraId="7361F5FA" w14:textId="31E896A3" w:rsidR="00BA6055" w:rsidRPr="00F07C18" w:rsidRDefault="00BA6055" w:rsidP="00BA6055">
      <w:pPr>
        <w:rPr>
          <w:rFonts w:cs="Times"/>
          <w:szCs w:val="20"/>
        </w:rPr>
      </w:pPr>
      <w:r w:rsidRPr="00F07C18">
        <w:rPr>
          <w:rFonts w:cs="Times"/>
          <w:szCs w:val="20"/>
        </w:rPr>
        <w:t>(TS38.214, Rel-17, CR#</w:t>
      </w:r>
      <w:r>
        <w:rPr>
          <w:rFonts w:cs="Times"/>
          <w:szCs w:val="20"/>
        </w:rPr>
        <w:t>0250</w:t>
      </w:r>
      <w:r w:rsidRPr="00F07C18">
        <w:rPr>
          <w:rFonts w:cs="Times"/>
          <w:szCs w:val="20"/>
        </w:rPr>
        <w:t>, Cat. A)</w:t>
      </w:r>
      <w:r>
        <w:rPr>
          <w:rFonts w:cs="Times"/>
          <w:szCs w:val="20"/>
        </w:rPr>
        <w:t xml:space="preserve"> is agreed.</w:t>
      </w:r>
    </w:p>
    <w:p w14:paraId="31A142F9" w14:textId="77777777" w:rsidR="000A5052" w:rsidRDefault="000A5052" w:rsidP="000A5052">
      <w:pPr>
        <w:rPr>
          <w:highlight w:val="yellow"/>
          <w:lang w:eastAsia="x-none"/>
        </w:rPr>
      </w:pPr>
    </w:p>
    <w:p w14:paraId="64C450D7" w14:textId="6DDAD270" w:rsidR="00E749BF" w:rsidRPr="00925053" w:rsidRDefault="00E749BF" w:rsidP="00E749BF">
      <w:pPr>
        <w:rPr>
          <w:b/>
          <w:lang w:eastAsia="x-none"/>
        </w:rPr>
      </w:pPr>
      <w:r>
        <w:rPr>
          <w:b/>
          <w:lang w:eastAsia="x-none"/>
        </w:rPr>
        <w:t>Decision:</w:t>
      </w:r>
      <w:r w:rsidRPr="00925053">
        <w:rPr>
          <w:bCs/>
          <w:lang w:eastAsia="x-none"/>
        </w:rPr>
        <w:t xml:space="preserve"> As per email decision posted on Feb 2</w:t>
      </w:r>
      <w:r>
        <w:rPr>
          <w:bCs/>
          <w:lang w:eastAsia="x-none"/>
        </w:rPr>
        <w:t>8</w:t>
      </w:r>
      <w:r w:rsidRPr="00925053">
        <w:rPr>
          <w:bCs/>
          <w:vertAlign w:val="superscript"/>
          <w:lang w:eastAsia="x-none"/>
        </w:rPr>
        <w:t>th</w:t>
      </w:r>
      <w:r w:rsidRPr="00925053">
        <w:rPr>
          <w:bCs/>
          <w:lang w:eastAsia="x-none"/>
        </w:rPr>
        <w:t>,</w:t>
      </w:r>
    </w:p>
    <w:p w14:paraId="129325E0" w14:textId="77777777" w:rsidR="000A5052" w:rsidRPr="00E749BF" w:rsidRDefault="000A5052" w:rsidP="000A5052">
      <w:pPr>
        <w:rPr>
          <w:bCs/>
          <w:u w:val="single"/>
          <w:lang w:eastAsia="x-none"/>
        </w:rPr>
      </w:pPr>
      <w:r w:rsidRPr="00E749BF">
        <w:rPr>
          <w:bCs/>
          <w:u w:val="single"/>
          <w:lang w:eastAsia="x-none"/>
        </w:rPr>
        <w:t>Conclusion</w:t>
      </w:r>
    </w:p>
    <w:p w14:paraId="2D15508C" w14:textId="77BBD4CD" w:rsidR="000A5052" w:rsidRPr="00C571AA" w:rsidRDefault="000A5052" w:rsidP="00F44FD9">
      <w:pPr>
        <w:pStyle w:val="ListParagraph"/>
        <w:numPr>
          <w:ilvl w:val="0"/>
          <w:numId w:val="206"/>
        </w:numPr>
        <w:rPr>
          <w:lang w:eastAsia="x-none"/>
        </w:rPr>
      </w:pPr>
      <w:r w:rsidRPr="00C571AA">
        <w:rPr>
          <w:lang w:eastAsia="x-none"/>
        </w:rPr>
        <w:t xml:space="preserve">There is no consensus on refining Rel-16 eType-II frequency granularity based on Rel-17 agreement on FDD CSI (as proposed in </w:t>
      </w:r>
      <w:hyperlink r:id="rId679" w:history="1">
        <w:r w:rsidR="004371F4">
          <w:rPr>
            <w:rStyle w:val="Hyperlink"/>
            <w:lang w:eastAsia="x-none"/>
          </w:rPr>
          <w:t>R1-2201993</w:t>
        </w:r>
      </w:hyperlink>
      <w:r w:rsidRPr="00C571AA">
        <w:rPr>
          <w:lang w:eastAsia="x-none"/>
        </w:rPr>
        <w:t>). Therefore, such refinement is not supported.</w:t>
      </w:r>
    </w:p>
    <w:p w14:paraId="58B83134" w14:textId="25A6454D" w:rsidR="006B480F" w:rsidRDefault="006B480F" w:rsidP="00A57C2E">
      <w:pPr>
        <w:pStyle w:val="Heading3"/>
      </w:pPr>
      <w:bookmarkStart w:id="45" w:name="_Toc95481746"/>
      <w:bookmarkStart w:id="46" w:name="_Toc98334385"/>
      <w:r w:rsidRPr="00540963">
        <w:t>Maintenance of UE Power Saving for NR</w:t>
      </w:r>
      <w:bookmarkEnd w:id="45"/>
      <w:bookmarkEnd w:id="46"/>
    </w:p>
    <w:p w14:paraId="76BD5B7C" w14:textId="0AE58332" w:rsidR="000C56C9" w:rsidRPr="000C56C9" w:rsidRDefault="000C56C9" w:rsidP="000C56C9">
      <w:r>
        <w:t>None.</w:t>
      </w:r>
    </w:p>
    <w:p w14:paraId="2D447D6C" w14:textId="77777777" w:rsidR="006B480F" w:rsidRDefault="006B480F" w:rsidP="00A57C2E">
      <w:pPr>
        <w:pStyle w:val="Heading3"/>
      </w:pPr>
      <w:bookmarkStart w:id="47" w:name="_Toc95481747"/>
      <w:bookmarkStart w:id="48" w:name="_Toc98334386"/>
      <w:r w:rsidRPr="00540963">
        <w:t>Maintenance of NR positioning support</w:t>
      </w:r>
      <w:bookmarkEnd w:id="47"/>
      <w:bookmarkEnd w:id="48"/>
    </w:p>
    <w:p w14:paraId="22D527E5" w14:textId="45EC3B66" w:rsidR="00224E28" w:rsidRPr="00224E28" w:rsidRDefault="002328C4" w:rsidP="00224E28">
      <w:pPr>
        <w:rPr>
          <w:b/>
          <w:bCs/>
        </w:rPr>
      </w:pPr>
      <w:hyperlink r:id="rId680" w:history="1">
        <w:r w:rsidR="004371F4">
          <w:rPr>
            <w:rStyle w:val="Hyperlink"/>
            <w:b/>
            <w:bCs/>
          </w:rPr>
          <w:t>R1-2202781</w:t>
        </w:r>
      </w:hyperlink>
      <w:r w:rsidR="00224E28" w:rsidRPr="00224E28">
        <w:rPr>
          <w:b/>
          <w:bCs/>
        </w:rPr>
        <w:tab/>
        <w:t>Session notes for 7.2.8 (Maintenance of NR positioning support)</w:t>
      </w:r>
      <w:r w:rsidR="00224E28" w:rsidRPr="00224E28">
        <w:rPr>
          <w:b/>
          <w:bCs/>
        </w:rPr>
        <w:tab/>
        <w:t>Ad-Hoc Chair (Huawei)</w:t>
      </w:r>
    </w:p>
    <w:p w14:paraId="299E4265" w14:textId="15A56D0D" w:rsidR="00224E28" w:rsidRDefault="00224E28" w:rsidP="006B480F">
      <w:pPr>
        <w:rPr>
          <w:bCs/>
          <w:lang w:eastAsia="x-none"/>
        </w:rPr>
      </w:pPr>
    </w:p>
    <w:p w14:paraId="06554832" w14:textId="2FF25138" w:rsidR="00C571AA" w:rsidRPr="00C571AA" w:rsidRDefault="002328C4" w:rsidP="006B480F">
      <w:pPr>
        <w:rPr>
          <w:b/>
          <w:lang w:eastAsia="x-none"/>
        </w:rPr>
      </w:pPr>
      <w:hyperlink r:id="rId681" w:history="1">
        <w:r w:rsidR="004371F4">
          <w:rPr>
            <w:rStyle w:val="Hyperlink"/>
            <w:b/>
            <w:lang w:eastAsia="x-none"/>
          </w:rPr>
          <w:t>R1-2202519</w:t>
        </w:r>
      </w:hyperlink>
      <w:r w:rsidR="00C571AA" w:rsidRPr="00C571AA">
        <w:rPr>
          <w:b/>
          <w:lang w:eastAsia="x-none"/>
        </w:rPr>
        <w:tab/>
        <w:t>Summary of the preparation phase for Rel.16 NR positioning maintenance</w:t>
      </w:r>
      <w:r w:rsidR="00C571AA" w:rsidRPr="00C571AA">
        <w:rPr>
          <w:b/>
          <w:lang w:eastAsia="x-none"/>
        </w:rPr>
        <w:tab/>
        <w:t>Moderator (Intel Corporation)</w:t>
      </w:r>
    </w:p>
    <w:p w14:paraId="2C947320" w14:textId="77777777" w:rsidR="00C571AA" w:rsidRDefault="00C571AA" w:rsidP="006B480F">
      <w:pPr>
        <w:rPr>
          <w:bCs/>
          <w:lang w:eastAsia="x-none"/>
        </w:rPr>
      </w:pPr>
    </w:p>
    <w:p w14:paraId="04C94CBD" w14:textId="27BF17D3" w:rsidR="00F67F96" w:rsidRPr="00BC7815" w:rsidRDefault="002328C4" w:rsidP="00F67F96">
      <w:pPr>
        <w:rPr>
          <w:bCs/>
          <w:lang w:eastAsia="x-none"/>
        </w:rPr>
      </w:pPr>
      <w:hyperlink r:id="rId682" w:history="1">
        <w:r w:rsidR="004371F4">
          <w:rPr>
            <w:rStyle w:val="Hyperlink"/>
            <w:bCs/>
            <w:lang w:eastAsia="x-none"/>
          </w:rPr>
          <w:t>R1-2202267</w:t>
        </w:r>
      </w:hyperlink>
      <w:r w:rsidR="00F67F96" w:rsidRPr="00BC7815">
        <w:rPr>
          <w:bCs/>
          <w:lang w:eastAsia="x-none"/>
        </w:rPr>
        <w:tab/>
        <w:t>Draft CR on reference point for UL SRS-RSRP</w:t>
      </w:r>
      <w:r w:rsidR="00F67F96" w:rsidRPr="00BC7815">
        <w:rPr>
          <w:bCs/>
          <w:lang w:eastAsia="x-none"/>
        </w:rPr>
        <w:tab/>
        <w:t>CATT</w:t>
      </w:r>
    </w:p>
    <w:p w14:paraId="3DB396D3" w14:textId="5E5C6818" w:rsidR="006B480F" w:rsidRDefault="002328C4" w:rsidP="006B480F">
      <w:pPr>
        <w:rPr>
          <w:bCs/>
          <w:lang w:eastAsia="x-none"/>
        </w:rPr>
      </w:pPr>
      <w:hyperlink r:id="rId683" w:history="1">
        <w:r w:rsidR="004371F4">
          <w:rPr>
            <w:rStyle w:val="Hyperlink"/>
            <w:bCs/>
            <w:lang w:eastAsia="x-none"/>
          </w:rPr>
          <w:t>R1-2202453</w:t>
        </w:r>
      </w:hyperlink>
      <w:r w:rsidR="006B480F" w:rsidRPr="00BC7815">
        <w:rPr>
          <w:bCs/>
          <w:lang w:eastAsia="x-none"/>
        </w:rPr>
        <w:tab/>
        <w:t>Correction to UL SRS-RSRP</w:t>
      </w:r>
      <w:r w:rsidR="006B480F" w:rsidRPr="00BC7815">
        <w:rPr>
          <w:bCs/>
          <w:lang w:eastAsia="x-none"/>
        </w:rPr>
        <w:tab/>
        <w:t>Huawei, HiSilicon</w:t>
      </w:r>
    </w:p>
    <w:p w14:paraId="286C7AA0" w14:textId="77777777" w:rsidR="00C571AA" w:rsidRPr="007100DD" w:rsidRDefault="00C571AA" w:rsidP="00C571AA">
      <w:pPr>
        <w:rPr>
          <w:bCs/>
          <w:lang w:eastAsia="x-none"/>
        </w:rPr>
      </w:pPr>
      <w:r w:rsidRPr="007100DD">
        <w:rPr>
          <w:bCs/>
          <w:lang w:eastAsia="x-none"/>
        </w:rPr>
        <w:t>[108-e-R16-Pos-01] – Xiaotao (CATT)</w:t>
      </w:r>
    </w:p>
    <w:p w14:paraId="78ECB1FC" w14:textId="14938B45" w:rsidR="00C571AA" w:rsidRPr="007100DD" w:rsidRDefault="00C571AA" w:rsidP="00C571AA">
      <w:pPr>
        <w:rPr>
          <w:bCs/>
          <w:lang w:eastAsia="x-none"/>
        </w:rPr>
      </w:pPr>
      <w:r w:rsidRPr="007100DD">
        <w:rPr>
          <w:bCs/>
          <w:lang w:eastAsia="x-none"/>
        </w:rPr>
        <w:t xml:space="preserve">Email discussion/approval on the proposals in the draft CRs in </w:t>
      </w:r>
      <w:hyperlink r:id="rId684" w:history="1">
        <w:r w:rsidR="004371F4">
          <w:rPr>
            <w:rStyle w:val="Hyperlink"/>
            <w:bCs/>
            <w:lang w:eastAsia="x-none"/>
          </w:rPr>
          <w:t>R1-2202267</w:t>
        </w:r>
      </w:hyperlink>
      <w:r w:rsidRPr="007100DD">
        <w:rPr>
          <w:bCs/>
          <w:lang w:eastAsia="x-none"/>
        </w:rPr>
        <w:t xml:space="preserve"> and </w:t>
      </w:r>
      <w:hyperlink r:id="rId685" w:history="1">
        <w:r w:rsidR="004371F4">
          <w:rPr>
            <w:rStyle w:val="Hyperlink"/>
            <w:bCs/>
            <w:lang w:eastAsia="x-none"/>
          </w:rPr>
          <w:t>R1-2202453</w:t>
        </w:r>
      </w:hyperlink>
      <w:r w:rsidRPr="007100DD">
        <w:rPr>
          <w:bCs/>
          <w:lang w:eastAsia="x-none"/>
        </w:rPr>
        <w:t xml:space="preserve"> by February 25</w:t>
      </w:r>
    </w:p>
    <w:p w14:paraId="2B750C41" w14:textId="5FAEC14B" w:rsidR="00C571AA" w:rsidRPr="00C571AA" w:rsidRDefault="002328C4" w:rsidP="00C571AA">
      <w:pPr>
        <w:rPr>
          <w:b/>
          <w:lang w:eastAsia="x-none"/>
        </w:rPr>
      </w:pPr>
      <w:hyperlink r:id="rId686" w:history="1">
        <w:r w:rsidR="004371F4">
          <w:rPr>
            <w:rStyle w:val="Hyperlink"/>
            <w:b/>
            <w:lang w:eastAsia="x-none"/>
          </w:rPr>
          <w:t>R1-2202613</w:t>
        </w:r>
      </w:hyperlink>
      <w:r w:rsidR="00C571AA" w:rsidRPr="00C571AA">
        <w:rPr>
          <w:b/>
          <w:lang w:eastAsia="x-none"/>
        </w:rPr>
        <w:tab/>
        <w:t xml:space="preserve">Summary on email discussion [108-e-R16-Pos-01] for the proposals in the draft CRs in </w:t>
      </w:r>
      <w:hyperlink r:id="rId687" w:history="1">
        <w:r w:rsidR="004371F4">
          <w:rPr>
            <w:rStyle w:val="Hyperlink"/>
            <w:b/>
            <w:lang w:eastAsia="x-none"/>
          </w:rPr>
          <w:t>R1-2202267</w:t>
        </w:r>
      </w:hyperlink>
      <w:r w:rsidR="00C571AA" w:rsidRPr="00C571AA">
        <w:rPr>
          <w:b/>
          <w:lang w:eastAsia="x-none"/>
        </w:rPr>
        <w:t xml:space="preserve"> and </w:t>
      </w:r>
      <w:hyperlink r:id="rId688" w:history="1">
        <w:r w:rsidR="004371F4">
          <w:rPr>
            <w:rStyle w:val="Hyperlink"/>
            <w:b/>
            <w:lang w:eastAsia="x-none"/>
          </w:rPr>
          <w:t>R1-2202453</w:t>
        </w:r>
      </w:hyperlink>
      <w:r w:rsidR="00C571AA" w:rsidRPr="00C571AA">
        <w:rPr>
          <w:b/>
          <w:lang w:eastAsia="x-none"/>
        </w:rPr>
        <w:tab/>
        <w:t>Moderator (CATT)</w:t>
      </w:r>
    </w:p>
    <w:p w14:paraId="48DE820E" w14:textId="3B303387" w:rsidR="00C571AA" w:rsidRPr="000A3819" w:rsidRDefault="002328C4" w:rsidP="00C571AA">
      <w:pPr>
        <w:rPr>
          <w:b/>
          <w:lang w:eastAsia="x-none"/>
        </w:rPr>
      </w:pPr>
      <w:hyperlink r:id="rId689" w:history="1">
        <w:r w:rsidR="004371F4">
          <w:rPr>
            <w:rStyle w:val="Hyperlink"/>
            <w:b/>
            <w:lang w:eastAsia="x-none"/>
          </w:rPr>
          <w:t>R1-2202661</w:t>
        </w:r>
      </w:hyperlink>
      <w:r w:rsidR="00C571AA" w:rsidRPr="000A3819">
        <w:rPr>
          <w:b/>
          <w:lang w:eastAsia="x-none"/>
        </w:rPr>
        <w:t xml:space="preserve"> </w:t>
      </w:r>
      <w:r w:rsidR="00C571AA" w:rsidRPr="000A3819">
        <w:rPr>
          <w:b/>
          <w:lang w:eastAsia="x-none"/>
        </w:rPr>
        <w:tab/>
        <w:t>Draft CR on reference point for UL SRS-RSRP</w:t>
      </w:r>
      <w:r w:rsidR="00C571AA" w:rsidRPr="000A3819">
        <w:rPr>
          <w:b/>
          <w:lang w:eastAsia="x-none"/>
        </w:rPr>
        <w:tab/>
        <w:t>Moderator (CATT), Huawei, HiSilicon</w:t>
      </w:r>
    </w:p>
    <w:p w14:paraId="6CB0A574" w14:textId="770E95A4" w:rsidR="000A3819" w:rsidRPr="00D90007" w:rsidRDefault="000A3819" w:rsidP="00C571AA">
      <w:pPr>
        <w:rPr>
          <w:bCs/>
          <w:lang w:eastAsia="x-none"/>
        </w:rPr>
      </w:pPr>
      <w:r w:rsidRPr="000A3819">
        <w:rPr>
          <w:b/>
          <w:lang w:eastAsia="x-none"/>
        </w:rPr>
        <w:t>Decision:</w:t>
      </w:r>
      <w:r>
        <w:rPr>
          <w:bCs/>
          <w:lang w:eastAsia="x-none"/>
        </w:rPr>
        <w:t xml:space="preserve"> As per email decision posted on Feb 24</w:t>
      </w:r>
      <w:r w:rsidRPr="000A3819">
        <w:rPr>
          <w:bCs/>
          <w:vertAlign w:val="superscript"/>
          <w:lang w:eastAsia="x-none"/>
        </w:rPr>
        <w:t>th</w:t>
      </w:r>
      <w:r>
        <w:rPr>
          <w:bCs/>
          <w:lang w:eastAsia="x-none"/>
        </w:rPr>
        <w:t>, the draft CR is endorsed. Final CRs in:</w:t>
      </w:r>
    </w:p>
    <w:p w14:paraId="1B302D14" w14:textId="4A610DDF" w:rsidR="00C571AA" w:rsidRPr="000A3819" w:rsidRDefault="002328C4" w:rsidP="00C571AA">
      <w:pPr>
        <w:rPr>
          <w:b/>
          <w:lang w:eastAsia="x-none"/>
        </w:rPr>
      </w:pPr>
      <w:hyperlink r:id="rId690" w:history="1">
        <w:r w:rsidR="004371F4">
          <w:rPr>
            <w:rStyle w:val="Hyperlink"/>
            <w:b/>
            <w:highlight w:val="green"/>
            <w:lang w:eastAsia="x-none"/>
          </w:rPr>
          <w:t>R1-2202662</w:t>
        </w:r>
      </w:hyperlink>
      <w:r w:rsidR="00C571AA" w:rsidRPr="000A3819">
        <w:rPr>
          <w:b/>
          <w:lang w:eastAsia="x-none"/>
        </w:rPr>
        <w:tab/>
        <w:t>CR on reference point for UL SRS-RSRP</w:t>
      </w:r>
      <w:r w:rsidR="00C571AA" w:rsidRPr="000A3819">
        <w:rPr>
          <w:b/>
          <w:lang w:eastAsia="x-none"/>
        </w:rPr>
        <w:tab/>
        <w:t>Moderator (CATT), Huawei, HiSilicon</w:t>
      </w:r>
    </w:p>
    <w:p w14:paraId="736801CD" w14:textId="44E0D248" w:rsidR="000A3819" w:rsidRPr="00D90007" w:rsidRDefault="000A3819" w:rsidP="00C571AA">
      <w:pPr>
        <w:rPr>
          <w:bCs/>
          <w:lang w:eastAsia="x-none"/>
        </w:rPr>
      </w:pPr>
      <w:r w:rsidRPr="000A3819">
        <w:rPr>
          <w:lang w:eastAsia="x-none"/>
        </w:rPr>
        <w:t>(TS38.215, CR0040, Rel-16, Cat. F) is agreed.</w:t>
      </w:r>
    </w:p>
    <w:p w14:paraId="223E1183" w14:textId="2492D23A" w:rsidR="00C571AA" w:rsidRPr="000A3819" w:rsidRDefault="002328C4" w:rsidP="00C571AA">
      <w:pPr>
        <w:rPr>
          <w:b/>
          <w:lang w:eastAsia="x-none"/>
        </w:rPr>
      </w:pPr>
      <w:hyperlink r:id="rId691" w:history="1">
        <w:r w:rsidR="004371F4">
          <w:rPr>
            <w:rStyle w:val="Hyperlink"/>
            <w:b/>
            <w:highlight w:val="green"/>
            <w:lang w:eastAsia="x-none"/>
          </w:rPr>
          <w:t>R1-2202663</w:t>
        </w:r>
      </w:hyperlink>
      <w:r w:rsidR="00C571AA" w:rsidRPr="000A3819">
        <w:rPr>
          <w:b/>
          <w:lang w:eastAsia="x-none"/>
        </w:rPr>
        <w:tab/>
        <w:t>CR on reference point for UL SRS-RSRP</w:t>
      </w:r>
      <w:r w:rsidR="00C571AA" w:rsidRPr="000A3819">
        <w:rPr>
          <w:b/>
          <w:lang w:eastAsia="x-none"/>
        </w:rPr>
        <w:tab/>
        <w:t>Moderator (CATT), Huawei, HiSilicon</w:t>
      </w:r>
    </w:p>
    <w:p w14:paraId="42329FBD" w14:textId="051B7EE9" w:rsidR="00C571AA" w:rsidRDefault="000A3819" w:rsidP="00C571AA">
      <w:pPr>
        <w:rPr>
          <w:bCs/>
          <w:lang w:eastAsia="x-none"/>
        </w:rPr>
      </w:pPr>
      <w:r w:rsidRPr="000A3819">
        <w:rPr>
          <w:lang w:eastAsia="x-none"/>
        </w:rPr>
        <w:t>(TS38.215, CR0041, Rel-17, Cat. A) is agreed.</w:t>
      </w:r>
    </w:p>
    <w:p w14:paraId="2F7CF9A8" w14:textId="0AE071B0" w:rsidR="00C571AA" w:rsidRDefault="00C571AA" w:rsidP="00C571AA">
      <w:pPr>
        <w:rPr>
          <w:bCs/>
          <w:lang w:eastAsia="x-none"/>
        </w:rPr>
      </w:pPr>
    </w:p>
    <w:p w14:paraId="5F761386" w14:textId="77777777" w:rsidR="000A3819" w:rsidRDefault="000A3819" w:rsidP="00C571AA">
      <w:pPr>
        <w:rPr>
          <w:bCs/>
          <w:lang w:eastAsia="x-none"/>
        </w:rPr>
      </w:pPr>
    </w:p>
    <w:p w14:paraId="1870B24D" w14:textId="503C323A" w:rsidR="007100DD" w:rsidRPr="007629FE" w:rsidRDefault="002328C4" w:rsidP="007100DD">
      <w:pPr>
        <w:rPr>
          <w:b/>
          <w:lang w:eastAsia="x-none"/>
        </w:rPr>
      </w:pPr>
      <w:hyperlink r:id="rId692" w:history="1">
        <w:r w:rsidR="004371F4">
          <w:rPr>
            <w:rStyle w:val="Hyperlink"/>
            <w:b/>
            <w:lang w:eastAsia="x-none"/>
          </w:rPr>
          <w:t>R1-2201077</w:t>
        </w:r>
      </w:hyperlink>
      <w:r w:rsidR="007100DD" w:rsidRPr="007629FE">
        <w:rPr>
          <w:b/>
          <w:lang w:eastAsia="x-none"/>
        </w:rPr>
        <w:tab/>
        <w:t>Maintenance on Rel-16 NR positioning</w:t>
      </w:r>
      <w:r w:rsidR="007100DD" w:rsidRPr="007629FE">
        <w:rPr>
          <w:b/>
          <w:lang w:eastAsia="x-none"/>
        </w:rPr>
        <w:tab/>
        <w:t>vivo</w:t>
      </w:r>
    </w:p>
    <w:p w14:paraId="3674F28A" w14:textId="48298056" w:rsidR="007100DD" w:rsidRDefault="002328C4" w:rsidP="007100DD">
      <w:pPr>
        <w:rPr>
          <w:bCs/>
          <w:lang w:eastAsia="x-none"/>
        </w:rPr>
      </w:pPr>
      <w:hyperlink r:id="rId693" w:history="1">
        <w:r w:rsidR="004371F4">
          <w:rPr>
            <w:rStyle w:val="Hyperlink"/>
            <w:bCs/>
            <w:lang w:eastAsia="x-none"/>
          </w:rPr>
          <w:t>R1-2202420</w:t>
        </w:r>
      </w:hyperlink>
      <w:r w:rsidR="007100DD" w:rsidRPr="00BC7815">
        <w:rPr>
          <w:bCs/>
          <w:lang w:eastAsia="x-none"/>
        </w:rPr>
        <w:tab/>
        <w:t>Correction to expected RSTD</w:t>
      </w:r>
      <w:r w:rsidR="007100DD" w:rsidRPr="00BC7815">
        <w:rPr>
          <w:bCs/>
          <w:lang w:eastAsia="x-none"/>
        </w:rPr>
        <w:tab/>
        <w:t>Huawei, HiSilicon</w:t>
      </w:r>
    </w:p>
    <w:p w14:paraId="52387A1A" w14:textId="77777777" w:rsidR="00893758" w:rsidRPr="007100DD" w:rsidRDefault="00C571AA" w:rsidP="00C571AA">
      <w:pPr>
        <w:rPr>
          <w:bCs/>
          <w:lang w:eastAsia="x-none"/>
        </w:rPr>
      </w:pPr>
      <w:r w:rsidRPr="007100DD">
        <w:rPr>
          <w:bCs/>
          <w:lang w:eastAsia="x-none"/>
        </w:rPr>
        <w:t xml:space="preserve">[108-e-R16-Pos-02] </w:t>
      </w:r>
      <w:r w:rsidR="00893758" w:rsidRPr="007100DD">
        <w:rPr>
          <w:bCs/>
          <w:lang w:eastAsia="x-none"/>
        </w:rPr>
        <w:t>– Alexey (Intel)</w:t>
      </w:r>
    </w:p>
    <w:p w14:paraId="2B26E4A3" w14:textId="5348EEC7" w:rsidR="00C571AA" w:rsidRPr="007100DD" w:rsidRDefault="00C571AA" w:rsidP="00C571AA">
      <w:pPr>
        <w:rPr>
          <w:bCs/>
          <w:lang w:eastAsia="x-none"/>
        </w:rPr>
      </w:pPr>
      <w:r w:rsidRPr="007100DD">
        <w:rPr>
          <w:bCs/>
          <w:lang w:eastAsia="x-none"/>
        </w:rPr>
        <w:t xml:space="preserve">Email discussion/approval on editorial changes to be recommended to the specification editors on aspects 1, 2 and 4 in </w:t>
      </w:r>
      <w:hyperlink r:id="rId694" w:history="1">
        <w:r w:rsidR="004371F4">
          <w:rPr>
            <w:rStyle w:val="Hyperlink"/>
            <w:bCs/>
            <w:lang w:eastAsia="x-none"/>
          </w:rPr>
          <w:t>R1-2202519</w:t>
        </w:r>
      </w:hyperlink>
      <w:r w:rsidRPr="007100DD">
        <w:rPr>
          <w:bCs/>
          <w:lang w:eastAsia="x-none"/>
        </w:rPr>
        <w:t xml:space="preserve"> by February 25</w:t>
      </w:r>
    </w:p>
    <w:p w14:paraId="0E1E05ED" w14:textId="11B2AA96" w:rsidR="00C571AA" w:rsidRPr="00C571AA" w:rsidRDefault="002328C4" w:rsidP="00C571AA">
      <w:pPr>
        <w:rPr>
          <w:b/>
          <w:lang w:eastAsia="x-none"/>
        </w:rPr>
      </w:pPr>
      <w:hyperlink r:id="rId695" w:history="1">
        <w:r w:rsidR="004371F4">
          <w:rPr>
            <w:rStyle w:val="Hyperlink"/>
            <w:b/>
            <w:lang w:eastAsia="x-none"/>
          </w:rPr>
          <w:t>R1-2202682</w:t>
        </w:r>
      </w:hyperlink>
      <w:r w:rsidR="00C571AA" w:rsidRPr="007100DD">
        <w:rPr>
          <w:b/>
          <w:lang w:eastAsia="x-none"/>
        </w:rPr>
        <w:tab/>
        <w:t>Summary of the e-mail discussion [108-e-R16-Pos-02] on Rel.16 NR positioning maintenance</w:t>
      </w:r>
      <w:r w:rsidR="00C571AA" w:rsidRPr="007100DD">
        <w:rPr>
          <w:b/>
          <w:lang w:eastAsia="x-none"/>
        </w:rPr>
        <w:tab/>
        <w:t>Moderator</w:t>
      </w:r>
      <w:r w:rsidR="00C571AA" w:rsidRPr="00C571AA">
        <w:rPr>
          <w:b/>
          <w:lang w:eastAsia="x-none"/>
        </w:rPr>
        <w:t xml:space="preserve"> (Intel Corporation)</w:t>
      </w:r>
    </w:p>
    <w:p w14:paraId="66D0E4D3" w14:textId="603C3486" w:rsidR="00C571AA" w:rsidRPr="00D35AD9" w:rsidRDefault="00D35AD9" w:rsidP="00D35AD9">
      <w:pPr>
        <w:rPr>
          <w:rFonts w:ascii="Times New Roman" w:eastAsia="MS Mincho" w:hAnsi="Times New Roman"/>
          <w:szCs w:val="20"/>
          <w:lang w:val="en-US" w:eastAsia="ja-JP"/>
        </w:rPr>
      </w:pPr>
      <w:r w:rsidRPr="000A3819">
        <w:rPr>
          <w:b/>
          <w:lang w:eastAsia="x-none"/>
        </w:rPr>
        <w:t>Decision:</w:t>
      </w:r>
      <w:r>
        <w:rPr>
          <w:bCs/>
          <w:lang w:eastAsia="x-none"/>
        </w:rPr>
        <w:t xml:space="preserve"> As per email decision posted on Feb 26</w:t>
      </w:r>
      <w:r w:rsidRPr="000A3819">
        <w:rPr>
          <w:bCs/>
          <w:vertAlign w:val="superscript"/>
          <w:lang w:eastAsia="x-none"/>
        </w:rPr>
        <w:t>th</w:t>
      </w:r>
      <w:r>
        <w:rPr>
          <w:bCs/>
          <w:lang w:eastAsia="x-none"/>
        </w:rPr>
        <w:t>, a</w:t>
      </w:r>
      <w:r w:rsidR="00C571AA" w:rsidRPr="00D35AD9">
        <w:rPr>
          <w:rFonts w:ascii="Times New Roman" w:eastAsia="MS Mincho" w:hAnsi="Times New Roman"/>
          <w:szCs w:val="20"/>
        </w:rPr>
        <w:t xml:space="preserve">n editorial correction was discussed and is brought to the attention of the </w:t>
      </w:r>
      <w:r w:rsidR="00C571AA" w:rsidRPr="00D35AD9">
        <w:rPr>
          <w:rFonts w:ascii="Times New Roman" w:eastAsia="MS Mincho" w:hAnsi="Times New Roman"/>
          <w:szCs w:val="20"/>
          <w:highlight w:val="green"/>
        </w:rPr>
        <w:t>editor of TS 38.214</w:t>
      </w:r>
      <w:r w:rsidR="00C571AA" w:rsidRPr="00D35AD9">
        <w:rPr>
          <w:rFonts w:ascii="Times New Roman" w:eastAsia="MS Mincho" w:hAnsi="Times New Roman"/>
          <w:szCs w:val="20"/>
        </w:rPr>
        <w:t>. It is left to the editor’s choice whether to provide this correction in the next update of the specification:</w:t>
      </w:r>
    </w:p>
    <w:p w14:paraId="2830ED1A" w14:textId="77777777" w:rsidR="00C571AA" w:rsidRPr="00D35AD9" w:rsidRDefault="00C571AA" w:rsidP="00D35AD9">
      <w:pPr>
        <w:rPr>
          <w:rFonts w:ascii="Times New Roman" w:eastAsia="SimSun" w:hAnsi="Times New Roman"/>
          <w:szCs w:val="20"/>
          <w:u w:val="single"/>
        </w:rPr>
      </w:pPr>
      <w:r w:rsidRPr="00D35AD9">
        <w:rPr>
          <w:rFonts w:ascii="Times New Roman" w:hAnsi="Times New Roman"/>
          <w:szCs w:val="20"/>
          <w:u w:val="single"/>
        </w:rPr>
        <w:t>TS 38.214, section 5.1.6.5</w:t>
      </w:r>
    </w:p>
    <w:p w14:paraId="7804D3C9" w14:textId="77777777" w:rsidR="00C571AA" w:rsidRPr="00613151" w:rsidRDefault="00C571AA" w:rsidP="00D35AD9">
      <w:pPr>
        <w:jc w:val="center"/>
        <w:rPr>
          <w:rFonts w:ascii="Arial" w:hAnsi="Arial" w:cs="Arial"/>
          <w:color w:val="FF0000"/>
          <w:sz w:val="16"/>
          <w:szCs w:val="16"/>
        </w:rPr>
      </w:pPr>
      <w:r w:rsidRPr="00613151">
        <w:rPr>
          <w:rFonts w:ascii="Arial" w:hAnsi="Arial" w:cs="Arial"/>
          <w:color w:val="FF0000"/>
          <w:sz w:val="16"/>
          <w:szCs w:val="16"/>
        </w:rPr>
        <w:t>&lt; Unchanged parts are omitted &gt;</w:t>
      </w:r>
    </w:p>
    <w:p w14:paraId="6C3DC1F3" w14:textId="77777777" w:rsidR="00C571AA" w:rsidRPr="00613151" w:rsidRDefault="00C571AA" w:rsidP="00D35AD9">
      <w:pPr>
        <w:rPr>
          <w:rFonts w:ascii="Arial" w:eastAsia="SimSun" w:hAnsi="Arial" w:cs="Arial"/>
          <w:color w:val="FF0000"/>
          <w:sz w:val="16"/>
          <w:szCs w:val="16"/>
        </w:rPr>
      </w:pPr>
      <w:r w:rsidRPr="00613151">
        <w:rPr>
          <w:rFonts w:ascii="Arial" w:hAnsi="Arial" w:cs="Arial"/>
          <w:sz w:val="16"/>
          <w:szCs w:val="16"/>
        </w:rPr>
        <w:t xml:space="preserve">The UE expects that it will be configured with </w:t>
      </w:r>
      <w:r w:rsidRPr="00613151">
        <w:rPr>
          <w:rFonts w:ascii="Arial" w:hAnsi="Arial" w:cs="Arial"/>
          <w:i/>
          <w:iCs/>
          <w:sz w:val="16"/>
          <w:szCs w:val="16"/>
        </w:rPr>
        <w:t>dl-PRS-ID</w:t>
      </w:r>
      <w:r w:rsidRPr="00613151">
        <w:rPr>
          <w:rFonts w:ascii="Arial" w:hAnsi="Arial" w:cs="Arial"/>
          <w:sz w:val="16"/>
          <w:szCs w:val="16"/>
        </w:rPr>
        <w:t xml:space="preserve"> each of which is defined such that it </w:t>
      </w:r>
      <w:r w:rsidRPr="00613151">
        <w:rPr>
          <w:rFonts w:ascii="Arial" w:hAnsi="Arial" w:cs="Arial"/>
          <w:strike/>
          <w:color w:val="FF0000"/>
          <w:sz w:val="16"/>
          <w:szCs w:val="16"/>
        </w:rPr>
        <w:t>is</w:t>
      </w:r>
      <w:r w:rsidRPr="00613151">
        <w:rPr>
          <w:rFonts w:ascii="Arial" w:hAnsi="Arial" w:cs="Arial"/>
          <w:sz w:val="16"/>
          <w:szCs w:val="16"/>
        </w:rPr>
        <w:t xml:space="preserve"> </w:t>
      </w:r>
      <w:r w:rsidRPr="00613151">
        <w:rPr>
          <w:rFonts w:ascii="Arial" w:hAnsi="Arial" w:cs="Arial"/>
          <w:color w:val="FF0000"/>
          <w:sz w:val="16"/>
          <w:szCs w:val="16"/>
        </w:rPr>
        <w:t>can be</w:t>
      </w:r>
      <w:r w:rsidRPr="00613151">
        <w:rPr>
          <w:rFonts w:ascii="Arial" w:hAnsi="Arial" w:cs="Arial"/>
          <w:sz w:val="16"/>
          <w:szCs w:val="16"/>
        </w:rPr>
        <w:t xml:space="preserve"> associated with multiple DL PRS resource sets. The UE expects that one of these </w:t>
      </w:r>
      <w:r w:rsidRPr="00613151">
        <w:rPr>
          <w:rFonts w:ascii="Arial" w:hAnsi="Arial" w:cs="Arial"/>
          <w:i/>
          <w:iCs/>
          <w:sz w:val="16"/>
          <w:szCs w:val="16"/>
        </w:rPr>
        <w:t>dl-PRS-ID</w:t>
      </w:r>
      <w:r w:rsidRPr="00613151">
        <w:rPr>
          <w:rFonts w:ascii="Arial" w:hAnsi="Arial" w:cs="Arial"/>
          <w:sz w:val="16"/>
          <w:szCs w:val="16"/>
        </w:rPr>
        <w:t xml:space="preserve"> along with a </w:t>
      </w:r>
      <w:r w:rsidRPr="00613151">
        <w:rPr>
          <w:rFonts w:ascii="Arial" w:hAnsi="Arial" w:cs="Arial"/>
          <w:i/>
          <w:sz w:val="16"/>
          <w:szCs w:val="16"/>
        </w:rPr>
        <w:t xml:space="preserve">nr-DL-PRS-ResourceSetID </w:t>
      </w:r>
      <w:r w:rsidRPr="00613151">
        <w:rPr>
          <w:rFonts w:ascii="Arial" w:hAnsi="Arial" w:cs="Arial"/>
          <w:sz w:val="16"/>
          <w:szCs w:val="16"/>
        </w:rPr>
        <w:t xml:space="preserve">and a </w:t>
      </w:r>
      <w:r w:rsidRPr="00613151">
        <w:rPr>
          <w:rFonts w:ascii="Arial" w:hAnsi="Arial" w:cs="Arial"/>
          <w:i/>
          <w:sz w:val="16"/>
          <w:szCs w:val="16"/>
        </w:rPr>
        <w:t xml:space="preserve">nr-DL-PRS-ResourceID-r16 </w:t>
      </w:r>
      <w:r w:rsidRPr="00613151">
        <w:rPr>
          <w:rFonts w:ascii="Arial" w:hAnsi="Arial" w:cs="Arial"/>
          <w:sz w:val="16"/>
          <w:szCs w:val="16"/>
        </w:rPr>
        <w:t>can be used to uniquely identify a DL PRS resource.</w:t>
      </w:r>
    </w:p>
    <w:p w14:paraId="0F26D89E" w14:textId="568CD9AE" w:rsidR="00C571AA" w:rsidRPr="00613151" w:rsidRDefault="00C571AA" w:rsidP="00D35AD9">
      <w:pPr>
        <w:jc w:val="center"/>
        <w:rPr>
          <w:rFonts w:ascii="Arial" w:hAnsi="Arial" w:cs="Arial"/>
          <w:bCs/>
          <w:sz w:val="16"/>
          <w:szCs w:val="16"/>
          <w:lang w:eastAsia="x-none"/>
        </w:rPr>
      </w:pPr>
      <w:r w:rsidRPr="00613151">
        <w:rPr>
          <w:rFonts w:ascii="Arial" w:hAnsi="Arial" w:cs="Arial"/>
          <w:color w:val="FF0000"/>
          <w:sz w:val="16"/>
          <w:szCs w:val="16"/>
        </w:rPr>
        <w:t>&lt; Unchanged parts are omitted &gt;</w:t>
      </w:r>
    </w:p>
    <w:p w14:paraId="2DADFB5D" w14:textId="3765EC1E" w:rsidR="006B480F" w:rsidRDefault="006B480F" w:rsidP="00A57C2E">
      <w:pPr>
        <w:pStyle w:val="Heading3"/>
      </w:pPr>
      <w:bookmarkStart w:id="49" w:name="_Toc95481748"/>
      <w:bookmarkStart w:id="50" w:name="_Toc98334387"/>
      <w:r w:rsidRPr="00540963">
        <w:t>Maintenance of NR Mobility Enhancements</w:t>
      </w:r>
      <w:bookmarkEnd w:id="49"/>
      <w:bookmarkEnd w:id="50"/>
    </w:p>
    <w:p w14:paraId="5C20030E" w14:textId="0D7A4610" w:rsidR="00224E28" w:rsidRPr="00224E28" w:rsidRDefault="00224E28" w:rsidP="00224E28">
      <w:r>
        <w:t>None.</w:t>
      </w:r>
    </w:p>
    <w:p w14:paraId="0690E90B" w14:textId="77777777" w:rsidR="006B480F" w:rsidRDefault="006B480F" w:rsidP="00A57C2E">
      <w:pPr>
        <w:pStyle w:val="Heading3"/>
      </w:pPr>
      <w:bookmarkStart w:id="51" w:name="_Toc95481749"/>
      <w:bookmarkStart w:id="52" w:name="_Toc98334388"/>
      <w:r w:rsidRPr="00540963">
        <w:t>Maintenance of Multi-RAT Dual-Connectivity and Carrier Aggregation enhancements (LTE, NR)</w:t>
      </w:r>
      <w:bookmarkEnd w:id="51"/>
      <w:bookmarkEnd w:id="52"/>
    </w:p>
    <w:p w14:paraId="4004CA0F" w14:textId="181103B9" w:rsidR="00224E28" w:rsidRPr="00224E28" w:rsidRDefault="002328C4" w:rsidP="00224E28">
      <w:pPr>
        <w:rPr>
          <w:b/>
          <w:bCs/>
        </w:rPr>
      </w:pPr>
      <w:hyperlink r:id="rId696" w:history="1">
        <w:r w:rsidR="004371F4">
          <w:rPr>
            <w:rStyle w:val="Hyperlink"/>
            <w:b/>
            <w:bCs/>
          </w:rPr>
          <w:t>R1-2202782</w:t>
        </w:r>
      </w:hyperlink>
      <w:r w:rsidR="00224E28" w:rsidRPr="00224E28">
        <w:rPr>
          <w:b/>
          <w:bCs/>
        </w:rPr>
        <w:tab/>
        <w:t>Session notes for 7.2.10 (Maintenance of Multi-RAT Dual-Connectivity and Carrier Aggregation enhancements)</w:t>
      </w:r>
      <w:r w:rsidR="00224E28" w:rsidRPr="00224E28">
        <w:rPr>
          <w:b/>
          <w:bCs/>
        </w:rPr>
        <w:tab/>
        <w:t>Ad-Hoc Chair (Huawei)</w:t>
      </w:r>
    </w:p>
    <w:p w14:paraId="0B5FD93F" w14:textId="1CE2004E" w:rsidR="006B480F" w:rsidRDefault="006B480F" w:rsidP="006B480F">
      <w:pPr>
        <w:rPr>
          <w:lang w:eastAsia="x-none"/>
        </w:rPr>
      </w:pPr>
    </w:p>
    <w:p w14:paraId="1A5CA687" w14:textId="495F4308" w:rsidR="00464D54" w:rsidRPr="00FA1799" w:rsidRDefault="002328C4" w:rsidP="00464D54">
      <w:pPr>
        <w:rPr>
          <w:b/>
          <w:lang w:eastAsia="x-none"/>
        </w:rPr>
      </w:pPr>
      <w:hyperlink r:id="rId697" w:history="1">
        <w:r w:rsidR="004371F4">
          <w:rPr>
            <w:rStyle w:val="Hyperlink"/>
            <w:b/>
            <w:lang w:eastAsia="x-none"/>
          </w:rPr>
          <w:t>R1-2202509</w:t>
        </w:r>
      </w:hyperlink>
      <w:r w:rsidR="00464D54" w:rsidRPr="00FA1799">
        <w:rPr>
          <w:b/>
          <w:lang w:eastAsia="x-none"/>
        </w:rPr>
        <w:tab/>
        <w:t>[108-e-Prep-AI7.2.10] Preparation phase summary for Rel-16 NR MR-DC &amp; CA maintenance</w:t>
      </w:r>
      <w:r w:rsidR="00464D54" w:rsidRPr="00FA1799">
        <w:rPr>
          <w:b/>
          <w:lang w:eastAsia="x-none"/>
        </w:rPr>
        <w:tab/>
        <w:t>Moderator (Nokia)</w:t>
      </w:r>
    </w:p>
    <w:p w14:paraId="25326BC2" w14:textId="77777777" w:rsidR="00464D54" w:rsidRDefault="00464D54" w:rsidP="006B480F">
      <w:pPr>
        <w:rPr>
          <w:lang w:eastAsia="x-none"/>
        </w:rPr>
      </w:pPr>
    </w:p>
    <w:p w14:paraId="14CAF5AD" w14:textId="77777777" w:rsidR="00FA1799" w:rsidRDefault="00FA1799" w:rsidP="00FA1799">
      <w:pPr>
        <w:rPr>
          <w:lang w:eastAsia="x-none"/>
        </w:rPr>
      </w:pPr>
      <w:r>
        <w:rPr>
          <w:lang w:eastAsia="x-none"/>
        </w:rPr>
        <w:t>[108-e-R16-MRDC-CA-01] – Xiaolei (Huawei)</w:t>
      </w:r>
    </w:p>
    <w:p w14:paraId="1CA59310" w14:textId="4E60AF97" w:rsidR="00FA1799" w:rsidRPr="00F75372" w:rsidRDefault="00FA1799" w:rsidP="00FA1799">
      <w:pPr>
        <w:rPr>
          <w:lang w:eastAsia="x-none"/>
        </w:rPr>
      </w:pPr>
      <w:r>
        <w:rPr>
          <w:lang w:eastAsia="x-none"/>
        </w:rPr>
        <w:t xml:space="preserve">Email discussion/approval on the proposals in the draft CR in </w:t>
      </w:r>
      <w:hyperlink r:id="rId698" w:history="1">
        <w:r w:rsidR="004371F4">
          <w:rPr>
            <w:rStyle w:val="Hyperlink"/>
            <w:lang w:eastAsia="x-none"/>
          </w:rPr>
          <w:t>R1-2202427</w:t>
        </w:r>
      </w:hyperlink>
      <w:r>
        <w:rPr>
          <w:lang w:eastAsia="x-none"/>
        </w:rPr>
        <w:t xml:space="preserve"> by February 25</w:t>
      </w:r>
    </w:p>
    <w:p w14:paraId="567EA2ED" w14:textId="126080FB" w:rsidR="00FA1799" w:rsidRPr="00FA1799" w:rsidRDefault="002328C4" w:rsidP="00FA1799">
      <w:pPr>
        <w:rPr>
          <w:b/>
          <w:lang w:eastAsia="x-none"/>
        </w:rPr>
      </w:pPr>
      <w:hyperlink r:id="rId699" w:history="1">
        <w:r w:rsidR="004371F4">
          <w:rPr>
            <w:rStyle w:val="Hyperlink"/>
            <w:b/>
            <w:lang w:eastAsia="x-none"/>
          </w:rPr>
          <w:t>R1-2202427</w:t>
        </w:r>
      </w:hyperlink>
      <w:r w:rsidR="00FA1799" w:rsidRPr="00FA1799">
        <w:rPr>
          <w:b/>
          <w:lang w:eastAsia="x-none"/>
        </w:rPr>
        <w:tab/>
        <w:t>Correction on Rel-16 UE Power Saving</w:t>
      </w:r>
      <w:r w:rsidR="00FA1799" w:rsidRPr="00FA1799">
        <w:rPr>
          <w:b/>
          <w:lang w:eastAsia="x-none"/>
        </w:rPr>
        <w:tab/>
        <w:t>Huawei, HiSilicon</w:t>
      </w:r>
    </w:p>
    <w:p w14:paraId="4F22BD59" w14:textId="1C1D7477" w:rsidR="00464D54" w:rsidRPr="00464D54" w:rsidRDefault="002328C4" w:rsidP="00464D54">
      <w:pPr>
        <w:rPr>
          <w:b/>
          <w:lang w:eastAsia="x-none"/>
        </w:rPr>
      </w:pPr>
      <w:hyperlink r:id="rId700" w:history="1">
        <w:r w:rsidR="004371F4">
          <w:rPr>
            <w:rStyle w:val="Hyperlink"/>
            <w:b/>
            <w:lang w:eastAsia="x-none"/>
          </w:rPr>
          <w:t>R1-2202871</w:t>
        </w:r>
      </w:hyperlink>
      <w:r w:rsidR="00464D54" w:rsidRPr="00464D54">
        <w:rPr>
          <w:b/>
          <w:lang w:eastAsia="x-none"/>
        </w:rPr>
        <w:tab/>
        <w:t>Discussion on correction for Rel-16 UE dormancy adaptation</w:t>
      </w:r>
      <w:r w:rsidR="00464D54" w:rsidRPr="00464D54">
        <w:rPr>
          <w:b/>
          <w:lang w:eastAsia="x-none"/>
        </w:rPr>
        <w:tab/>
        <w:t>Moderator (Huawei)</w:t>
      </w:r>
    </w:p>
    <w:p w14:paraId="2CB15C2A" w14:textId="67581104" w:rsidR="00FA1799" w:rsidRPr="00464D54" w:rsidRDefault="00464D54" w:rsidP="00FA1799">
      <w:pPr>
        <w:rPr>
          <w:lang w:eastAsia="x-none"/>
        </w:rPr>
      </w:pPr>
      <w:r w:rsidRPr="00464D54">
        <w:rPr>
          <w:b/>
          <w:bCs/>
          <w:lang w:eastAsia="x-none"/>
        </w:rPr>
        <w:t>Decision:</w:t>
      </w:r>
      <w:r>
        <w:rPr>
          <w:lang w:eastAsia="x-none"/>
        </w:rPr>
        <w:t xml:space="preserve"> As per email decision posted on Feb 26</w:t>
      </w:r>
      <w:r w:rsidRPr="00464D54">
        <w:rPr>
          <w:vertAlign w:val="superscript"/>
          <w:lang w:eastAsia="x-none"/>
        </w:rPr>
        <w:t>th</w:t>
      </w:r>
      <w:r>
        <w:rPr>
          <w:lang w:eastAsia="x-none"/>
        </w:rPr>
        <w:t xml:space="preserve">, the draft TPs in section 3.2 of </w:t>
      </w:r>
      <w:hyperlink r:id="rId701" w:history="1">
        <w:r w:rsidR="004371F4">
          <w:rPr>
            <w:rStyle w:val="Hyperlink"/>
            <w:lang w:eastAsia="x-none"/>
          </w:rPr>
          <w:t>R1-2202871</w:t>
        </w:r>
      </w:hyperlink>
      <w:r>
        <w:rPr>
          <w:lang w:eastAsia="x-none"/>
        </w:rPr>
        <w:t xml:space="preserve"> are endorsed.</w:t>
      </w:r>
    </w:p>
    <w:p w14:paraId="4D1F9219" w14:textId="18A838A0" w:rsidR="00FA1799" w:rsidRDefault="00464D54" w:rsidP="006B480F">
      <w:pPr>
        <w:rPr>
          <w:bCs/>
          <w:lang w:eastAsia="x-none"/>
        </w:rPr>
      </w:pPr>
      <w:r>
        <w:rPr>
          <w:bCs/>
          <w:lang w:eastAsia="x-none"/>
        </w:rPr>
        <w:t>Final CRs in:</w:t>
      </w:r>
    </w:p>
    <w:p w14:paraId="52C0276E" w14:textId="2B7251A4" w:rsidR="00464D54" w:rsidRPr="00464D54" w:rsidRDefault="002328C4" w:rsidP="00464D54">
      <w:pPr>
        <w:rPr>
          <w:b/>
          <w:lang w:eastAsia="x-none"/>
        </w:rPr>
      </w:pPr>
      <w:hyperlink r:id="rId702" w:history="1">
        <w:r w:rsidR="004371F4">
          <w:rPr>
            <w:rStyle w:val="Hyperlink"/>
            <w:b/>
            <w:highlight w:val="green"/>
            <w:lang w:eastAsia="x-none"/>
          </w:rPr>
          <w:t>R1-2202844</w:t>
        </w:r>
      </w:hyperlink>
      <w:r w:rsidR="00464D54" w:rsidRPr="00464D54">
        <w:rPr>
          <w:b/>
          <w:lang w:eastAsia="x-none"/>
        </w:rPr>
        <w:tab/>
        <w:t>Correction on Rel-16 UE dormancy adaptation</w:t>
      </w:r>
      <w:r w:rsidR="00464D54" w:rsidRPr="00464D54">
        <w:rPr>
          <w:b/>
          <w:lang w:eastAsia="x-none"/>
        </w:rPr>
        <w:tab/>
        <w:t>Moderator (Huawei), H</w:t>
      </w:r>
      <w:r w:rsidR="00464D54">
        <w:rPr>
          <w:b/>
          <w:lang w:eastAsia="x-none"/>
        </w:rPr>
        <w:t>i</w:t>
      </w:r>
      <w:r w:rsidR="00464D54" w:rsidRPr="00464D54">
        <w:rPr>
          <w:b/>
          <w:lang w:eastAsia="x-none"/>
        </w:rPr>
        <w:t>Silicon</w:t>
      </w:r>
    </w:p>
    <w:p w14:paraId="6867A2A5" w14:textId="52FC8214" w:rsidR="00464D54" w:rsidRPr="00464D54" w:rsidRDefault="00464D54" w:rsidP="00464D54">
      <w:pPr>
        <w:rPr>
          <w:bCs/>
          <w:lang w:eastAsia="x-none"/>
        </w:rPr>
      </w:pPr>
      <w:r w:rsidRPr="00464D54">
        <w:rPr>
          <w:b/>
          <w:bCs/>
          <w:lang w:eastAsia="x-none"/>
        </w:rPr>
        <w:t xml:space="preserve">Decision: </w:t>
      </w:r>
      <w:r w:rsidRPr="00464D54">
        <w:t>(TS38.212, CR0097, Rel-16, Cat. F) is agreed.</w:t>
      </w:r>
    </w:p>
    <w:p w14:paraId="30B580CD" w14:textId="56119D30" w:rsidR="00464D54" w:rsidRPr="00464D54" w:rsidRDefault="002328C4" w:rsidP="00464D54">
      <w:pPr>
        <w:rPr>
          <w:b/>
          <w:lang w:eastAsia="x-none"/>
        </w:rPr>
      </w:pPr>
      <w:hyperlink r:id="rId703" w:history="1">
        <w:r w:rsidR="004371F4">
          <w:rPr>
            <w:rStyle w:val="Hyperlink"/>
            <w:b/>
            <w:highlight w:val="green"/>
            <w:lang w:eastAsia="x-none"/>
          </w:rPr>
          <w:t>R1-2202845</w:t>
        </w:r>
      </w:hyperlink>
      <w:r w:rsidR="00464D54" w:rsidRPr="00464D54">
        <w:rPr>
          <w:b/>
          <w:lang w:eastAsia="x-none"/>
        </w:rPr>
        <w:tab/>
        <w:t>Correction on Rel-16 UE dormancy adaptation</w:t>
      </w:r>
      <w:r w:rsidR="00464D54" w:rsidRPr="00464D54">
        <w:rPr>
          <w:b/>
          <w:lang w:eastAsia="x-none"/>
        </w:rPr>
        <w:tab/>
        <w:t>Moderator (Huawei), H</w:t>
      </w:r>
      <w:r w:rsidR="00464D54">
        <w:rPr>
          <w:b/>
          <w:lang w:eastAsia="x-none"/>
        </w:rPr>
        <w:t>i</w:t>
      </w:r>
      <w:r w:rsidR="00464D54" w:rsidRPr="00464D54">
        <w:rPr>
          <w:b/>
          <w:lang w:eastAsia="x-none"/>
        </w:rPr>
        <w:t>Silicon</w:t>
      </w:r>
    </w:p>
    <w:p w14:paraId="7F8E66BC" w14:textId="26881B07" w:rsidR="00464D54" w:rsidRPr="00464D54" w:rsidRDefault="00464D54" w:rsidP="00464D54">
      <w:pPr>
        <w:rPr>
          <w:bCs/>
          <w:lang w:eastAsia="x-none"/>
        </w:rPr>
      </w:pPr>
      <w:r w:rsidRPr="00464D54">
        <w:rPr>
          <w:b/>
          <w:bCs/>
          <w:lang w:eastAsia="x-none"/>
        </w:rPr>
        <w:t>Decision:</w:t>
      </w:r>
      <w:r>
        <w:rPr>
          <w:b/>
          <w:bCs/>
          <w:lang w:eastAsia="x-none"/>
        </w:rPr>
        <w:t xml:space="preserve"> </w:t>
      </w:r>
      <w:r w:rsidRPr="00464D54">
        <w:t>(TS38.212, CR0098, Rel-17, Cat. A) is agreed</w:t>
      </w:r>
      <w:r>
        <w:t>.</w:t>
      </w:r>
    </w:p>
    <w:p w14:paraId="5208BAF3" w14:textId="77777777" w:rsidR="006B480F" w:rsidRDefault="006B480F" w:rsidP="00A57C2E">
      <w:pPr>
        <w:pStyle w:val="Heading3"/>
      </w:pPr>
      <w:bookmarkStart w:id="53" w:name="_Toc95481750"/>
      <w:bookmarkStart w:id="54" w:name="_Toc98334389"/>
      <w:r w:rsidRPr="00540963">
        <w:t>NR Rel-16 UE Features</w:t>
      </w:r>
      <w:bookmarkEnd w:id="53"/>
      <w:bookmarkEnd w:id="54"/>
    </w:p>
    <w:p w14:paraId="6B49996E" w14:textId="3EE7634D" w:rsidR="006B480F" w:rsidRPr="00BC7815" w:rsidRDefault="002328C4" w:rsidP="006B480F">
      <w:pPr>
        <w:rPr>
          <w:bCs/>
          <w:lang w:eastAsia="x-none"/>
        </w:rPr>
      </w:pPr>
      <w:hyperlink r:id="rId704" w:history="1">
        <w:r w:rsidR="004371F4">
          <w:rPr>
            <w:rStyle w:val="Hyperlink"/>
            <w:bCs/>
            <w:lang w:eastAsia="x-none"/>
          </w:rPr>
          <w:t>R1-2201462</w:t>
        </w:r>
      </w:hyperlink>
      <w:r w:rsidR="006B480F" w:rsidRPr="00BC7815">
        <w:rPr>
          <w:bCs/>
          <w:lang w:eastAsia="x-none"/>
        </w:rPr>
        <w:tab/>
        <w:t>Correction on UE feature list for NR positioning and eMIMO</w:t>
      </w:r>
      <w:r w:rsidR="006B480F" w:rsidRPr="00BC7815">
        <w:rPr>
          <w:bCs/>
          <w:lang w:eastAsia="x-none"/>
        </w:rPr>
        <w:tab/>
        <w:t>NTT DOCOMO, INC.</w:t>
      </w:r>
    </w:p>
    <w:p w14:paraId="0190119E" w14:textId="482CA7F1" w:rsidR="006B480F" w:rsidRPr="00BC7815" w:rsidRDefault="002328C4" w:rsidP="006B480F">
      <w:pPr>
        <w:rPr>
          <w:bCs/>
          <w:lang w:eastAsia="x-none"/>
        </w:rPr>
      </w:pPr>
      <w:hyperlink r:id="rId705" w:history="1">
        <w:r w:rsidR="004371F4">
          <w:rPr>
            <w:rStyle w:val="Hyperlink"/>
            <w:bCs/>
            <w:lang w:eastAsia="x-none"/>
          </w:rPr>
          <w:t>R1-2201757</w:t>
        </w:r>
      </w:hyperlink>
      <w:r w:rsidR="006B480F" w:rsidRPr="00BC7815">
        <w:rPr>
          <w:bCs/>
          <w:lang w:eastAsia="x-none"/>
        </w:rPr>
        <w:tab/>
        <w:t>Rel-16 UE feature remaining issue</w:t>
      </w:r>
      <w:r w:rsidR="006B480F" w:rsidRPr="00BC7815">
        <w:rPr>
          <w:bCs/>
          <w:lang w:eastAsia="x-none"/>
        </w:rPr>
        <w:tab/>
        <w:t>Apple</w:t>
      </w:r>
    </w:p>
    <w:p w14:paraId="198CE97F" w14:textId="4DE67F7B" w:rsidR="006F7A81" w:rsidRDefault="006F7A81" w:rsidP="00537F47">
      <w:pPr>
        <w:rPr>
          <w:bCs/>
          <w:lang w:eastAsia="x-none"/>
        </w:rPr>
      </w:pPr>
    </w:p>
    <w:p w14:paraId="7101E6C7" w14:textId="77777777" w:rsidR="00442422" w:rsidRPr="00537F47" w:rsidRDefault="00442422" w:rsidP="00537F47">
      <w:pPr>
        <w:rPr>
          <w:rFonts w:cs="Times"/>
          <w:szCs w:val="20"/>
        </w:rPr>
      </w:pPr>
      <w:r w:rsidRPr="00537F47">
        <w:rPr>
          <w:rFonts w:cs="Times"/>
          <w:szCs w:val="20"/>
        </w:rPr>
        <w:t>[108-e-R16-UE-features-LS-01] – Hiroki (NTT DOCOMO)</w:t>
      </w:r>
    </w:p>
    <w:p w14:paraId="70FF54F4" w14:textId="77777777" w:rsidR="00442422" w:rsidRPr="00537F47" w:rsidRDefault="00442422" w:rsidP="00537F47">
      <w:pPr>
        <w:rPr>
          <w:rFonts w:cs="Times"/>
          <w:szCs w:val="20"/>
        </w:rPr>
      </w:pPr>
      <w:r w:rsidRPr="00537F47">
        <w:rPr>
          <w:rFonts w:cs="Times"/>
          <w:szCs w:val="20"/>
        </w:rPr>
        <w:t>Email discussion/approval on LS and updated Rel-16 NR UE features list by Mar 3.</w:t>
      </w:r>
    </w:p>
    <w:p w14:paraId="60593510" w14:textId="04D5CE77" w:rsidR="00537F47" w:rsidRPr="00537F47" w:rsidRDefault="002328C4" w:rsidP="00537F47">
      <w:pPr>
        <w:rPr>
          <w:rFonts w:cs="Times"/>
          <w:b/>
          <w:bCs/>
          <w:szCs w:val="20"/>
        </w:rPr>
      </w:pPr>
      <w:hyperlink r:id="rId706" w:history="1">
        <w:r w:rsidR="004371F4">
          <w:rPr>
            <w:rStyle w:val="Hyperlink"/>
            <w:rFonts w:cs="Times"/>
            <w:b/>
            <w:bCs/>
            <w:szCs w:val="20"/>
          </w:rPr>
          <w:t>R1-2202508</w:t>
        </w:r>
      </w:hyperlink>
      <w:r w:rsidR="00537F47" w:rsidRPr="00537F47">
        <w:rPr>
          <w:rFonts w:cs="Times"/>
          <w:b/>
          <w:bCs/>
          <w:szCs w:val="20"/>
        </w:rPr>
        <w:tab/>
        <w:t>Summary on Rel-16 NR UE features related discussion</w:t>
      </w:r>
      <w:r w:rsidR="00537F47" w:rsidRPr="00537F47">
        <w:rPr>
          <w:rFonts w:cs="Times"/>
          <w:b/>
          <w:bCs/>
          <w:szCs w:val="20"/>
        </w:rPr>
        <w:tab/>
        <w:t>Moderator (NTT DOCOMO, INC.)</w:t>
      </w:r>
    </w:p>
    <w:p w14:paraId="7D9B609D" w14:textId="07FB7932" w:rsidR="00442422" w:rsidRPr="007A4653" w:rsidRDefault="00537F47" w:rsidP="00537F47">
      <w:pPr>
        <w:rPr>
          <w:rFonts w:cs="Times"/>
          <w:sz w:val="18"/>
          <w:szCs w:val="20"/>
          <w:highlight w:val="cyan"/>
        </w:rPr>
      </w:pPr>
      <w:r w:rsidRPr="00537F47">
        <w:rPr>
          <w:rFonts w:cs="Times"/>
          <w:b/>
          <w:bCs/>
          <w:szCs w:val="20"/>
        </w:rPr>
        <w:t>Decision:</w:t>
      </w:r>
      <w:r w:rsidRPr="00537F47">
        <w:rPr>
          <w:rFonts w:cs="Times"/>
          <w:szCs w:val="20"/>
        </w:rPr>
        <w:t xml:space="preserve"> As per email decision posted on Mar 3</w:t>
      </w:r>
      <w:r w:rsidRPr="00537F47">
        <w:rPr>
          <w:rFonts w:cs="Times"/>
          <w:szCs w:val="20"/>
          <w:vertAlign w:val="superscript"/>
        </w:rPr>
        <w:t>rd</w:t>
      </w:r>
      <w:r w:rsidRPr="00537F47">
        <w:rPr>
          <w:rFonts w:cs="Times"/>
          <w:szCs w:val="20"/>
        </w:rPr>
        <w:t xml:space="preserve">, </w:t>
      </w:r>
      <w:r>
        <w:rPr>
          <w:rFonts w:cs="Times"/>
          <w:szCs w:val="20"/>
        </w:rPr>
        <w:t>the</w:t>
      </w:r>
      <w:r w:rsidR="00442422" w:rsidRPr="007A4653">
        <w:rPr>
          <w:rFonts w:hint="eastAsia"/>
          <w:szCs w:val="22"/>
          <w:lang w:eastAsia="ja-JP"/>
        </w:rPr>
        <w:t xml:space="preserve"> updated Rel-16 RAN1 UE features list (</w:t>
      </w:r>
      <w:hyperlink r:id="rId707" w:history="1">
        <w:r w:rsidR="004371F4">
          <w:rPr>
            <w:rStyle w:val="Hyperlink"/>
            <w:szCs w:val="22"/>
            <w:lang w:eastAsia="ja-JP"/>
          </w:rPr>
          <w:t>R1-2202763</w:t>
        </w:r>
      </w:hyperlink>
      <w:r w:rsidR="00442422" w:rsidRPr="007A4653">
        <w:rPr>
          <w:rFonts w:hint="eastAsia"/>
          <w:szCs w:val="22"/>
          <w:lang w:eastAsia="ja-JP"/>
        </w:rPr>
        <w:t xml:space="preserve">) </w:t>
      </w:r>
      <w:r>
        <w:rPr>
          <w:szCs w:val="22"/>
          <w:lang w:eastAsia="ja-JP"/>
        </w:rPr>
        <w:t xml:space="preserve">is endorsed </w:t>
      </w:r>
      <w:r w:rsidR="00442422" w:rsidRPr="007A4653">
        <w:rPr>
          <w:rFonts w:hint="eastAsia"/>
          <w:szCs w:val="22"/>
          <w:lang w:eastAsia="ja-JP"/>
        </w:rPr>
        <w:t>and the LS (</w:t>
      </w:r>
      <w:hyperlink r:id="rId708" w:history="1">
        <w:r w:rsidR="004371F4">
          <w:rPr>
            <w:rStyle w:val="Hyperlink"/>
            <w:szCs w:val="22"/>
            <w:lang w:eastAsia="ja-JP"/>
          </w:rPr>
          <w:t>R1-2202764</w:t>
        </w:r>
      </w:hyperlink>
      <w:r w:rsidR="00442422" w:rsidRPr="007A4653">
        <w:rPr>
          <w:rFonts w:hint="eastAsia"/>
          <w:szCs w:val="22"/>
          <w:lang w:eastAsia="ja-JP"/>
        </w:rPr>
        <w:t>)</w:t>
      </w:r>
      <w:r w:rsidR="00442422">
        <w:rPr>
          <w:szCs w:val="22"/>
          <w:lang w:eastAsia="ja-JP"/>
        </w:rPr>
        <w:t xml:space="preserve"> to RAN2</w:t>
      </w:r>
      <w:r w:rsidR="00442422" w:rsidRPr="007A4653">
        <w:rPr>
          <w:szCs w:val="22"/>
          <w:lang w:eastAsia="ja-JP"/>
        </w:rPr>
        <w:t xml:space="preserve"> </w:t>
      </w:r>
      <w:r>
        <w:rPr>
          <w:szCs w:val="22"/>
          <w:lang w:eastAsia="ja-JP"/>
        </w:rPr>
        <w:t>is approved</w:t>
      </w:r>
      <w:r w:rsidR="00442422" w:rsidRPr="007A4653">
        <w:rPr>
          <w:szCs w:val="22"/>
          <w:lang w:eastAsia="ja-JP"/>
        </w:rPr>
        <w:t>.</w:t>
      </w:r>
    </w:p>
    <w:p w14:paraId="745EAE6A" w14:textId="26C81C44" w:rsidR="00537F47" w:rsidRPr="00537F47" w:rsidRDefault="002328C4" w:rsidP="00537F47">
      <w:pPr>
        <w:rPr>
          <w:rFonts w:cs="Times"/>
          <w:b/>
          <w:bCs/>
          <w:szCs w:val="20"/>
        </w:rPr>
      </w:pPr>
      <w:hyperlink r:id="rId709" w:history="1">
        <w:r w:rsidR="004371F4">
          <w:rPr>
            <w:rStyle w:val="Hyperlink"/>
            <w:rFonts w:cs="Times"/>
            <w:b/>
            <w:bCs/>
            <w:szCs w:val="20"/>
            <w:highlight w:val="green"/>
          </w:rPr>
          <w:t>R1-2202763</w:t>
        </w:r>
      </w:hyperlink>
      <w:r w:rsidR="00537F47" w:rsidRPr="00537F47">
        <w:rPr>
          <w:rFonts w:cs="Times"/>
          <w:b/>
          <w:bCs/>
          <w:szCs w:val="20"/>
        </w:rPr>
        <w:tab/>
        <w:t>Updated RAN1 UE features list for Rel-16 NR after RAN1#108-e</w:t>
      </w:r>
      <w:r w:rsidR="00537F47" w:rsidRPr="00537F47">
        <w:rPr>
          <w:rFonts w:cs="Times"/>
          <w:b/>
          <w:bCs/>
          <w:szCs w:val="20"/>
        </w:rPr>
        <w:tab/>
        <w:t>Moderator (NTT DOCOMO, INC.)</w:t>
      </w:r>
    </w:p>
    <w:p w14:paraId="6F561CE7" w14:textId="4C8A2FB6" w:rsidR="00537F47" w:rsidRPr="00537F47" w:rsidRDefault="002328C4" w:rsidP="00537F47">
      <w:pPr>
        <w:rPr>
          <w:rFonts w:cs="Times"/>
          <w:b/>
          <w:bCs/>
          <w:szCs w:val="20"/>
        </w:rPr>
      </w:pPr>
      <w:hyperlink r:id="rId710" w:history="1">
        <w:r w:rsidR="004371F4">
          <w:rPr>
            <w:rStyle w:val="Hyperlink"/>
            <w:rFonts w:cs="Times"/>
            <w:b/>
            <w:bCs/>
            <w:szCs w:val="20"/>
            <w:highlight w:val="green"/>
          </w:rPr>
          <w:t>R1-2202764</w:t>
        </w:r>
      </w:hyperlink>
      <w:r w:rsidR="00537F47" w:rsidRPr="00537F47">
        <w:rPr>
          <w:rFonts w:cs="Times"/>
          <w:b/>
          <w:bCs/>
          <w:szCs w:val="20"/>
        </w:rPr>
        <w:tab/>
        <w:t>LS on updated Rel-16 RAN1 UE features lists for NR after RAN1#108-e</w:t>
      </w:r>
      <w:r w:rsidR="00537F47" w:rsidRPr="00537F47">
        <w:rPr>
          <w:rFonts w:cs="Times"/>
          <w:b/>
          <w:bCs/>
          <w:szCs w:val="20"/>
        </w:rPr>
        <w:tab/>
        <w:t>RAN1, NTT DOCOMO</w:t>
      </w:r>
    </w:p>
    <w:p w14:paraId="4CD65AA6" w14:textId="3A2BBDB5" w:rsidR="00442422" w:rsidRDefault="00442422" w:rsidP="00537F47">
      <w:pPr>
        <w:rPr>
          <w:rFonts w:cs="Times"/>
          <w:szCs w:val="20"/>
          <w:highlight w:val="cyan"/>
        </w:rPr>
      </w:pPr>
    </w:p>
    <w:p w14:paraId="69AC6E77" w14:textId="77777777" w:rsidR="00537F47" w:rsidRDefault="00537F47" w:rsidP="00537F47">
      <w:pPr>
        <w:rPr>
          <w:rFonts w:cs="Times"/>
          <w:szCs w:val="20"/>
          <w:highlight w:val="cyan"/>
        </w:rPr>
      </w:pPr>
    </w:p>
    <w:p w14:paraId="7D68D0BF" w14:textId="77777777" w:rsidR="00216107" w:rsidRPr="00216107" w:rsidRDefault="00442422" w:rsidP="00537F47">
      <w:pPr>
        <w:rPr>
          <w:rFonts w:cs="Times"/>
          <w:szCs w:val="20"/>
        </w:rPr>
      </w:pPr>
      <w:r w:rsidRPr="00216107">
        <w:rPr>
          <w:rFonts w:cs="Times"/>
          <w:szCs w:val="20"/>
        </w:rPr>
        <w:t xml:space="preserve">[108-e-R16-UE-features-MIMO-01] </w:t>
      </w:r>
      <w:r w:rsidR="00216107" w:rsidRPr="00216107">
        <w:rPr>
          <w:rFonts w:cs="Times"/>
          <w:szCs w:val="20"/>
        </w:rPr>
        <w:t>– Hiroki (DOCOMO)</w:t>
      </w:r>
    </w:p>
    <w:p w14:paraId="566076A2" w14:textId="4C15DA69" w:rsidR="00442422" w:rsidRPr="00216107" w:rsidRDefault="00442422" w:rsidP="00537F47">
      <w:pPr>
        <w:rPr>
          <w:rFonts w:eastAsia="Malgun Gothic" w:cs="Times"/>
          <w:szCs w:val="20"/>
          <w:lang w:val="en-US" w:eastAsia="ko-KR"/>
        </w:rPr>
      </w:pPr>
      <w:r w:rsidRPr="00216107">
        <w:rPr>
          <w:rFonts w:cs="Times"/>
          <w:szCs w:val="20"/>
        </w:rPr>
        <w:t>Email discussion/approval on UE feature for Multi-DCI Multi-TRP PUSCH operation</w:t>
      </w:r>
    </w:p>
    <w:p w14:paraId="4DB40702" w14:textId="77777777" w:rsidR="00442422" w:rsidRPr="00216107" w:rsidRDefault="00442422" w:rsidP="00F44FD9">
      <w:pPr>
        <w:pStyle w:val="ListParagraph"/>
        <w:numPr>
          <w:ilvl w:val="0"/>
          <w:numId w:val="200"/>
        </w:numPr>
        <w:overflowPunct/>
        <w:autoSpaceDE/>
        <w:autoSpaceDN/>
        <w:adjustRightInd/>
        <w:spacing w:after="0"/>
        <w:contextualSpacing w:val="0"/>
        <w:textAlignment w:val="auto"/>
        <w:rPr>
          <w:rFonts w:cs="Times"/>
        </w:rPr>
      </w:pPr>
      <w:r w:rsidRPr="00216107">
        <w:rPr>
          <w:rFonts w:cs="Times"/>
        </w:rPr>
        <w:t>Clarify how the multi-DCI multi-TRP PUSCH operation is supported by existing FGs</w:t>
      </w:r>
    </w:p>
    <w:p w14:paraId="0E7DAF9F" w14:textId="77777777" w:rsidR="00442422" w:rsidRPr="00216107" w:rsidRDefault="00442422" w:rsidP="00F44FD9">
      <w:pPr>
        <w:pStyle w:val="ListParagraph"/>
        <w:numPr>
          <w:ilvl w:val="1"/>
          <w:numId w:val="200"/>
        </w:numPr>
        <w:overflowPunct/>
        <w:autoSpaceDE/>
        <w:autoSpaceDN/>
        <w:adjustRightInd/>
        <w:spacing w:after="0"/>
        <w:contextualSpacing w:val="0"/>
        <w:textAlignment w:val="auto"/>
        <w:rPr>
          <w:rFonts w:cs="Times"/>
        </w:rPr>
      </w:pPr>
      <w:r w:rsidRPr="00216107">
        <w:rPr>
          <w:rFonts w:cs="Times"/>
        </w:rPr>
        <w:t>Only if it is deemed necessary, the introduction of separate FG for the multi-DCI multi-TRP PUSCH operation can be considered with coordination with RAN2.</w:t>
      </w:r>
    </w:p>
    <w:p w14:paraId="06C71CB7" w14:textId="77777777" w:rsidR="00442422" w:rsidRPr="00216107" w:rsidRDefault="00442422" w:rsidP="00F44FD9">
      <w:pPr>
        <w:pStyle w:val="ListParagraph"/>
        <w:numPr>
          <w:ilvl w:val="0"/>
          <w:numId w:val="200"/>
        </w:numPr>
        <w:overflowPunct/>
        <w:autoSpaceDE/>
        <w:autoSpaceDN/>
        <w:adjustRightInd/>
        <w:spacing w:after="0"/>
        <w:contextualSpacing w:val="0"/>
        <w:textAlignment w:val="auto"/>
        <w:rPr>
          <w:rFonts w:cs="Times"/>
        </w:rPr>
      </w:pPr>
      <w:r w:rsidRPr="00216107">
        <w:rPr>
          <w:rFonts w:cs="Times"/>
        </w:rPr>
        <w:t>1st check point: February 24</w:t>
      </w:r>
    </w:p>
    <w:p w14:paraId="1FA54391" w14:textId="77777777" w:rsidR="00442422" w:rsidRPr="00216107" w:rsidRDefault="00442422" w:rsidP="00F44FD9">
      <w:pPr>
        <w:pStyle w:val="ListParagraph"/>
        <w:numPr>
          <w:ilvl w:val="0"/>
          <w:numId w:val="200"/>
        </w:numPr>
        <w:overflowPunct/>
        <w:autoSpaceDE/>
        <w:autoSpaceDN/>
        <w:adjustRightInd/>
        <w:spacing w:after="0"/>
        <w:contextualSpacing w:val="0"/>
        <w:textAlignment w:val="auto"/>
        <w:rPr>
          <w:rFonts w:cs="Times"/>
        </w:rPr>
      </w:pPr>
      <w:r w:rsidRPr="00216107">
        <w:rPr>
          <w:rFonts w:cs="Times"/>
        </w:rPr>
        <w:t>Final check point: March 1</w:t>
      </w:r>
    </w:p>
    <w:p w14:paraId="6D8B0D8E" w14:textId="2F636EBF" w:rsidR="00216107" w:rsidRPr="00216107" w:rsidRDefault="002328C4" w:rsidP="00216107">
      <w:pPr>
        <w:rPr>
          <w:rFonts w:cs="Times"/>
          <w:b/>
          <w:bCs/>
          <w:szCs w:val="20"/>
        </w:rPr>
      </w:pPr>
      <w:hyperlink r:id="rId711" w:history="1">
        <w:r w:rsidR="004371F4">
          <w:rPr>
            <w:rStyle w:val="Hyperlink"/>
            <w:rFonts w:cs="Times"/>
            <w:b/>
            <w:bCs/>
            <w:szCs w:val="20"/>
          </w:rPr>
          <w:t>R1-2202510</w:t>
        </w:r>
      </w:hyperlink>
      <w:r w:rsidR="00216107" w:rsidRPr="00216107">
        <w:rPr>
          <w:rFonts w:cs="Times"/>
          <w:b/>
          <w:bCs/>
          <w:szCs w:val="20"/>
        </w:rPr>
        <w:tab/>
        <w:t>Summary on [108-e-R16-UE-features-MIMO-01]</w:t>
      </w:r>
      <w:r w:rsidR="00216107" w:rsidRPr="00216107">
        <w:rPr>
          <w:rFonts w:cs="Times"/>
          <w:b/>
          <w:bCs/>
          <w:szCs w:val="20"/>
        </w:rPr>
        <w:tab/>
        <w:t>Moderator (NTT DOCOMO, INC.)</w:t>
      </w:r>
    </w:p>
    <w:p w14:paraId="3E9ECF7F" w14:textId="1F01D34A" w:rsidR="00216107" w:rsidRDefault="00264B05" w:rsidP="00537F47">
      <w:pPr>
        <w:rPr>
          <w:rFonts w:cs="Times"/>
          <w:szCs w:val="20"/>
        </w:rPr>
      </w:pPr>
      <w:r w:rsidRPr="00537F47">
        <w:rPr>
          <w:rFonts w:cs="Times"/>
          <w:b/>
          <w:bCs/>
          <w:szCs w:val="20"/>
        </w:rPr>
        <w:t>Decision:</w:t>
      </w:r>
      <w:r w:rsidRPr="00537F47">
        <w:rPr>
          <w:rFonts w:cs="Times"/>
          <w:szCs w:val="20"/>
        </w:rPr>
        <w:t xml:space="preserve"> As per email decision posted on Mar 3</w:t>
      </w:r>
      <w:r w:rsidRPr="00537F47">
        <w:rPr>
          <w:rFonts w:cs="Times"/>
          <w:szCs w:val="20"/>
          <w:vertAlign w:val="superscript"/>
        </w:rPr>
        <w:t>rd</w:t>
      </w:r>
      <w:r w:rsidRPr="00537F47">
        <w:rPr>
          <w:rFonts w:cs="Times"/>
          <w:szCs w:val="20"/>
        </w:rPr>
        <w:t>,</w:t>
      </w:r>
    </w:p>
    <w:p w14:paraId="6DADBD7B" w14:textId="77777777" w:rsidR="00442422" w:rsidRPr="00264B05" w:rsidRDefault="00442422" w:rsidP="00537F47">
      <w:pPr>
        <w:rPr>
          <w:bCs/>
          <w:szCs w:val="22"/>
          <w:highlight w:val="green"/>
          <w:lang w:eastAsia="ja-JP"/>
        </w:rPr>
      </w:pPr>
      <w:r w:rsidRPr="00264B05">
        <w:rPr>
          <w:bCs/>
          <w:szCs w:val="22"/>
          <w:highlight w:val="green"/>
          <w:lang w:eastAsia="ja-JP"/>
        </w:rPr>
        <w:t>Agreement</w:t>
      </w:r>
    </w:p>
    <w:p w14:paraId="3D4B08AD" w14:textId="77777777" w:rsidR="00442422" w:rsidRPr="009600B0" w:rsidRDefault="00442422" w:rsidP="00537F47">
      <w:pPr>
        <w:pStyle w:val="ListParagraph"/>
        <w:spacing w:after="0"/>
        <w:ind w:left="0"/>
        <w:rPr>
          <w:rFonts w:cs="Times"/>
          <w:bCs/>
          <w:szCs w:val="22"/>
          <w:lang w:val="en-US" w:eastAsia="zh-CN"/>
        </w:rPr>
      </w:pPr>
      <w:r w:rsidRPr="009600B0">
        <w:rPr>
          <w:rFonts w:cs="Times"/>
          <w:bCs/>
          <w:szCs w:val="22"/>
        </w:rPr>
        <w:t>For the multi-DCI based multi-TRP PUSCH operation, following can be clarified</w:t>
      </w:r>
    </w:p>
    <w:p w14:paraId="0298AB65" w14:textId="77777777" w:rsidR="00442422" w:rsidRPr="009600B0" w:rsidRDefault="00442422" w:rsidP="00F44FD9">
      <w:pPr>
        <w:pStyle w:val="ListParagraph"/>
        <w:numPr>
          <w:ilvl w:val="0"/>
          <w:numId w:val="103"/>
        </w:numPr>
      </w:pPr>
      <w:r w:rsidRPr="009600B0">
        <w:t>The maximum number of unicast PUSCHs that UE can support per slot is based on Rel-15 FG5-12/12a/12b, and it is counted across both CORESETPoolIndex of TRPs</w:t>
      </w:r>
    </w:p>
    <w:tbl>
      <w:tblPr>
        <w:tblW w:w="5000" w:type="pct"/>
        <w:shd w:val="clear" w:color="auto" w:fill="FFFF00"/>
        <w:tblCellMar>
          <w:left w:w="0" w:type="dxa"/>
          <w:right w:w="0" w:type="dxa"/>
        </w:tblCellMar>
        <w:tblLook w:val="04A0" w:firstRow="1" w:lastRow="0" w:firstColumn="1" w:lastColumn="0" w:noHBand="0" w:noVBand="1"/>
      </w:tblPr>
      <w:tblGrid>
        <w:gridCol w:w="472"/>
        <w:gridCol w:w="652"/>
        <w:gridCol w:w="2470"/>
        <w:gridCol w:w="270"/>
        <w:gridCol w:w="499"/>
        <w:gridCol w:w="491"/>
        <w:gridCol w:w="270"/>
        <w:gridCol w:w="644"/>
        <w:gridCol w:w="430"/>
        <w:gridCol w:w="430"/>
        <w:gridCol w:w="313"/>
        <w:gridCol w:w="2639"/>
        <w:gridCol w:w="867"/>
      </w:tblGrid>
      <w:tr w:rsidR="00442422" w:rsidRPr="00264B05" w14:paraId="731F9102" w14:textId="77777777" w:rsidTr="00264B05">
        <w:trPr>
          <w:trHeight w:val="5429"/>
        </w:trPr>
        <w:tc>
          <w:tcPr>
            <w:tcW w:w="226"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35F3ED4D" w14:textId="77777777" w:rsidR="00442422" w:rsidRPr="00264B05" w:rsidRDefault="00442422" w:rsidP="00E357FF">
            <w:pPr>
              <w:pStyle w:val="TAL"/>
              <w:rPr>
                <w:color w:val="000000"/>
                <w:sz w:val="14"/>
                <w:szCs w:val="14"/>
              </w:rPr>
            </w:pPr>
            <w:r w:rsidRPr="00264B05">
              <w:rPr>
                <w:color w:val="000000"/>
                <w:sz w:val="14"/>
                <w:szCs w:val="14"/>
              </w:rPr>
              <w:lastRenderedPageBreak/>
              <w:t>16-2a</w:t>
            </w:r>
          </w:p>
        </w:tc>
        <w:tc>
          <w:tcPr>
            <w:tcW w:w="312"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69E371DF" w14:textId="77777777" w:rsidR="00442422" w:rsidRPr="00264B05" w:rsidRDefault="00442422" w:rsidP="00E357FF">
            <w:pPr>
              <w:pStyle w:val="TAL"/>
              <w:rPr>
                <w:color w:val="000000"/>
                <w:sz w:val="14"/>
                <w:szCs w:val="14"/>
              </w:rPr>
            </w:pPr>
            <w:r w:rsidRPr="00264B05">
              <w:rPr>
                <w:color w:val="000000"/>
                <w:sz w:val="14"/>
                <w:szCs w:val="14"/>
              </w:rPr>
              <w:t>Multi-DCI based multi-TRP</w:t>
            </w:r>
          </w:p>
        </w:tc>
        <w:tc>
          <w:tcPr>
            <w:tcW w:w="1182"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5594731E" w14:textId="77777777" w:rsidR="00442422" w:rsidRPr="00264B05" w:rsidRDefault="00442422" w:rsidP="00E357FF">
            <w:pPr>
              <w:pStyle w:val="tal0"/>
              <w:spacing w:line="189" w:lineRule="atLeast"/>
              <w:rPr>
                <w:rFonts w:ascii="Arial" w:eastAsia="Times New Roman" w:hAnsi="Arial" w:cs="Arial"/>
                <w:color w:val="000000"/>
                <w:sz w:val="14"/>
                <w:szCs w:val="14"/>
              </w:rPr>
            </w:pPr>
            <w:r w:rsidRPr="00264B05">
              <w:rPr>
                <w:rFonts w:ascii="Arial" w:eastAsia="Times New Roman" w:hAnsi="Arial" w:cs="Arial"/>
                <w:color w:val="000000"/>
                <w:sz w:val="14"/>
                <w:szCs w:val="14"/>
              </w:rPr>
              <w:t>1. The maximum number of CORESETs configured per BWP per cell in addition to CORESET 0</w:t>
            </w:r>
            <w:r w:rsidRPr="00264B05">
              <w:rPr>
                <w:rFonts w:ascii="Arial" w:eastAsia="Times New Roman" w:hAnsi="Arial" w:cs="Arial"/>
                <w:color w:val="FF0000"/>
                <w:sz w:val="14"/>
                <w:szCs w:val="14"/>
              </w:rPr>
              <w:t xml:space="preserve"> </w:t>
            </w:r>
            <w:r w:rsidRPr="00264B05">
              <w:rPr>
                <w:rFonts w:ascii="Arial" w:eastAsia="Times New Roman" w:hAnsi="Arial" w:cs="Arial"/>
                <w:color w:val="FF0000"/>
                <w:sz w:val="14"/>
                <w:szCs w:val="14"/>
                <w:u w:val="single"/>
              </w:rPr>
              <w:t>for multi-DCI based multi-TRP PDSCH/PUSCH operation</w:t>
            </w:r>
          </w:p>
          <w:p w14:paraId="3B113072" w14:textId="77777777" w:rsidR="00442422" w:rsidRPr="00264B05" w:rsidRDefault="00442422" w:rsidP="00E357FF">
            <w:pPr>
              <w:pStyle w:val="tal0"/>
              <w:spacing w:line="189" w:lineRule="atLeast"/>
              <w:rPr>
                <w:rFonts w:ascii="Arial" w:eastAsia="Times New Roman" w:hAnsi="Arial" w:cs="Arial"/>
                <w:color w:val="000000"/>
                <w:sz w:val="14"/>
                <w:szCs w:val="14"/>
              </w:rPr>
            </w:pPr>
            <w:r w:rsidRPr="00264B05">
              <w:rPr>
                <w:rFonts w:ascii="Arial" w:eastAsia="Times New Roman" w:hAnsi="Arial" w:cs="Arial"/>
                <w:color w:val="000000"/>
                <w:sz w:val="14"/>
                <w:szCs w:val="14"/>
              </w:rPr>
              <w:t xml:space="preserve">2. The maximum number of CORESETs configured per CORESETPoolIndex ( if CORESETPoolIndex is not configured, it is assumed CORESETPoolIndex = 0) per BWP per cell in addition to CORESET 0 </w:t>
            </w:r>
            <w:r w:rsidRPr="00264B05">
              <w:rPr>
                <w:rFonts w:ascii="Arial" w:eastAsia="Times New Roman" w:hAnsi="Arial" w:cs="Arial"/>
                <w:color w:val="FF0000"/>
                <w:sz w:val="14"/>
                <w:szCs w:val="14"/>
                <w:u w:val="single"/>
              </w:rPr>
              <w:t>for multi-DCI based multi-TRP PDSCH/PUSCH operation</w:t>
            </w:r>
          </w:p>
          <w:p w14:paraId="1D7C6A7F" w14:textId="77777777" w:rsidR="00442422" w:rsidRPr="00264B05" w:rsidRDefault="00442422" w:rsidP="00E357FF">
            <w:pPr>
              <w:pStyle w:val="tal0"/>
              <w:spacing w:line="189" w:lineRule="atLeast"/>
              <w:rPr>
                <w:rFonts w:ascii="Arial" w:eastAsia="Times New Roman" w:hAnsi="Arial" w:cs="Arial"/>
                <w:color w:val="000000"/>
                <w:sz w:val="14"/>
                <w:szCs w:val="14"/>
              </w:rPr>
            </w:pPr>
            <w:r w:rsidRPr="00264B05">
              <w:rPr>
                <w:rFonts w:ascii="Arial" w:eastAsia="Times New Roman" w:hAnsi="Arial" w:cs="Arial"/>
                <w:color w:val="000000"/>
                <w:sz w:val="14"/>
                <w:szCs w:val="14"/>
              </w:rPr>
              <w:t xml:space="preserve">3. Support fully/partially overlapping PDSCHs in time and non-overlapping in frequency </w:t>
            </w:r>
          </w:p>
          <w:p w14:paraId="490E3EE3" w14:textId="77777777" w:rsidR="00442422" w:rsidRPr="00264B05" w:rsidRDefault="00442422" w:rsidP="00E357FF">
            <w:pPr>
              <w:pStyle w:val="tal0"/>
              <w:spacing w:line="189" w:lineRule="atLeast"/>
              <w:rPr>
                <w:rFonts w:ascii="Arial" w:eastAsia="Times New Roman" w:hAnsi="Arial" w:cs="Arial"/>
                <w:color w:val="000000"/>
                <w:sz w:val="14"/>
                <w:szCs w:val="14"/>
              </w:rPr>
            </w:pPr>
            <w:r w:rsidRPr="00264B05">
              <w:rPr>
                <w:rFonts w:ascii="Arial" w:eastAsia="Times New Roman" w:hAnsi="Arial" w:cs="Arial"/>
                <w:color w:val="000000"/>
                <w:sz w:val="14"/>
                <w:szCs w:val="14"/>
              </w:rPr>
              <w:t>4. Maximum number of unicast PDSCHs per CORESETPoolIndex per slot</w:t>
            </w:r>
          </w:p>
          <w:p w14:paraId="428F5F82" w14:textId="77777777" w:rsidR="00442422" w:rsidRPr="00264B05" w:rsidRDefault="00442422" w:rsidP="00E357FF">
            <w:pPr>
              <w:pStyle w:val="tal0"/>
              <w:spacing w:line="189" w:lineRule="atLeast"/>
              <w:rPr>
                <w:rFonts w:ascii="Arial" w:hAnsi="Arial" w:cs="Arial"/>
                <w:color w:val="000000"/>
                <w:sz w:val="14"/>
                <w:szCs w:val="14"/>
              </w:rPr>
            </w:pPr>
          </w:p>
          <w:p w14:paraId="114FDE4A" w14:textId="77777777" w:rsidR="00442422" w:rsidRPr="00264B05" w:rsidRDefault="00442422" w:rsidP="00E357FF">
            <w:pPr>
              <w:pStyle w:val="tal0"/>
              <w:spacing w:line="189" w:lineRule="atLeast"/>
              <w:rPr>
                <w:rFonts w:ascii="Arial" w:hAnsi="Arial" w:cs="Arial"/>
                <w:color w:val="000000"/>
                <w:sz w:val="14"/>
                <w:szCs w:val="14"/>
              </w:rPr>
            </w:pPr>
          </w:p>
        </w:tc>
        <w:tc>
          <w:tcPr>
            <w:tcW w:w="129"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400F6B1D" w14:textId="77777777" w:rsidR="00442422" w:rsidRPr="00264B05" w:rsidRDefault="00442422" w:rsidP="00E357FF">
            <w:pPr>
              <w:rPr>
                <w:rFonts w:ascii="Arial" w:hAnsi="Arial" w:cs="Arial"/>
                <w:color w:val="000000"/>
                <w:sz w:val="14"/>
                <w:szCs w:val="14"/>
              </w:rPr>
            </w:pPr>
          </w:p>
        </w:tc>
        <w:tc>
          <w:tcPr>
            <w:tcW w:w="239"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2A8D1426" w14:textId="77777777" w:rsidR="00442422" w:rsidRPr="00264B05" w:rsidRDefault="00442422" w:rsidP="00E357FF">
            <w:pPr>
              <w:pStyle w:val="TAL"/>
              <w:rPr>
                <w:rFonts w:eastAsia="Malgun Gothic"/>
                <w:i/>
                <w:iCs/>
                <w:strike/>
                <w:color w:val="000000"/>
                <w:sz w:val="14"/>
                <w:szCs w:val="14"/>
              </w:rPr>
            </w:pPr>
            <w:r w:rsidRPr="00264B05">
              <w:rPr>
                <w:color w:val="000000"/>
                <w:sz w:val="14"/>
                <w:szCs w:val="14"/>
              </w:rPr>
              <w:t>Yes</w:t>
            </w:r>
          </w:p>
        </w:tc>
        <w:tc>
          <w:tcPr>
            <w:tcW w:w="235"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014ABCC4" w14:textId="77777777" w:rsidR="00442422" w:rsidRPr="00264B05" w:rsidRDefault="00442422" w:rsidP="00E357FF">
            <w:pPr>
              <w:pStyle w:val="TAL"/>
              <w:rPr>
                <w:rFonts w:eastAsia="Times New Roman"/>
                <w:color w:val="000000"/>
                <w:sz w:val="14"/>
                <w:szCs w:val="14"/>
              </w:rPr>
            </w:pPr>
            <w:r w:rsidRPr="00264B05">
              <w:rPr>
                <w:color w:val="000000"/>
                <w:sz w:val="14"/>
                <w:szCs w:val="14"/>
              </w:rPr>
              <w:t>N/A</w:t>
            </w:r>
          </w:p>
        </w:tc>
        <w:tc>
          <w:tcPr>
            <w:tcW w:w="129"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2B385F34" w14:textId="77777777" w:rsidR="00442422" w:rsidRPr="00264B05" w:rsidRDefault="00442422" w:rsidP="00E357FF">
            <w:pPr>
              <w:pStyle w:val="TAL"/>
              <w:rPr>
                <w:color w:val="000000"/>
                <w:sz w:val="14"/>
                <w:szCs w:val="14"/>
              </w:rPr>
            </w:pPr>
          </w:p>
        </w:tc>
        <w:tc>
          <w:tcPr>
            <w:tcW w:w="308"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2CA929FB" w14:textId="77777777" w:rsidR="00442422" w:rsidRPr="00264B05" w:rsidRDefault="00442422" w:rsidP="00E357FF">
            <w:pPr>
              <w:pStyle w:val="TAL"/>
              <w:rPr>
                <w:color w:val="000000"/>
                <w:sz w:val="14"/>
                <w:szCs w:val="14"/>
              </w:rPr>
            </w:pPr>
            <w:r w:rsidRPr="00264B05">
              <w:rPr>
                <w:color w:val="000000"/>
                <w:sz w:val="14"/>
                <w:szCs w:val="14"/>
              </w:rPr>
              <w:t>Per FSPC</w:t>
            </w:r>
          </w:p>
        </w:tc>
        <w:tc>
          <w:tcPr>
            <w:tcW w:w="206"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70BC4A39" w14:textId="77777777" w:rsidR="00442422" w:rsidRPr="00264B05" w:rsidRDefault="00442422" w:rsidP="00E357FF">
            <w:pPr>
              <w:pStyle w:val="TAL"/>
              <w:rPr>
                <w:color w:val="000000"/>
                <w:sz w:val="14"/>
                <w:szCs w:val="14"/>
              </w:rPr>
            </w:pPr>
            <w:r w:rsidRPr="00264B05">
              <w:rPr>
                <w:color w:val="000000"/>
                <w:sz w:val="14"/>
                <w:szCs w:val="14"/>
              </w:rPr>
              <w:t>No</w:t>
            </w:r>
          </w:p>
        </w:tc>
        <w:tc>
          <w:tcPr>
            <w:tcW w:w="206"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02787292" w14:textId="77777777" w:rsidR="00442422" w:rsidRPr="00264B05" w:rsidRDefault="00442422" w:rsidP="00E357FF">
            <w:pPr>
              <w:pStyle w:val="TAL"/>
              <w:rPr>
                <w:color w:val="000000"/>
                <w:sz w:val="14"/>
                <w:szCs w:val="14"/>
              </w:rPr>
            </w:pPr>
            <w:r w:rsidRPr="00264B05">
              <w:rPr>
                <w:color w:val="000000"/>
                <w:sz w:val="14"/>
                <w:szCs w:val="14"/>
                <w:lang w:eastAsia="ko-KR"/>
              </w:rPr>
              <w:t>No</w:t>
            </w:r>
          </w:p>
        </w:tc>
        <w:tc>
          <w:tcPr>
            <w:tcW w:w="150"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61CFFEAA" w14:textId="77777777" w:rsidR="00442422" w:rsidRPr="00264B05" w:rsidRDefault="00442422" w:rsidP="00E357FF">
            <w:pPr>
              <w:pStyle w:val="TAL"/>
              <w:rPr>
                <w:color w:val="000000"/>
                <w:sz w:val="14"/>
                <w:szCs w:val="14"/>
              </w:rPr>
            </w:pPr>
          </w:p>
        </w:tc>
        <w:tc>
          <w:tcPr>
            <w:tcW w:w="1263"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03699F5F" w14:textId="77777777" w:rsidR="00442422" w:rsidRPr="00264B05" w:rsidRDefault="00442422" w:rsidP="00E357FF">
            <w:pPr>
              <w:pStyle w:val="TAL"/>
              <w:rPr>
                <w:color w:val="000000"/>
                <w:sz w:val="14"/>
                <w:szCs w:val="14"/>
              </w:rPr>
            </w:pPr>
            <w:r w:rsidRPr="00264B05">
              <w:rPr>
                <w:color w:val="000000"/>
                <w:sz w:val="14"/>
                <w:szCs w:val="14"/>
              </w:rPr>
              <w:t>Note: A UE may assume that its maximum receive timing difference between the DL transmissions from two TRPs is within a CP</w:t>
            </w:r>
          </w:p>
          <w:p w14:paraId="0613C14D" w14:textId="77777777" w:rsidR="00442422" w:rsidRPr="00264B05" w:rsidRDefault="00442422" w:rsidP="00E357FF">
            <w:pPr>
              <w:pStyle w:val="TAL"/>
              <w:rPr>
                <w:color w:val="000000"/>
                <w:sz w:val="14"/>
                <w:szCs w:val="14"/>
              </w:rPr>
            </w:pPr>
          </w:p>
          <w:p w14:paraId="3EEB6CE2" w14:textId="77777777" w:rsidR="00442422" w:rsidRPr="00264B05" w:rsidRDefault="00442422" w:rsidP="00E357FF">
            <w:pPr>
              <w:pStyle w:val="TAL"/>
              <w:rPr>
                <w:color w:val="000000"/>
                <w:sz w:val="14"/>
                <w:szCs w:val="14"/>
              </w:rPr>
            </w:pPr>
            <w:r w:rsidRPr="00264B05">
              <w:rPr>
                <w:color w:val="000000"/>
                <w:sz w:val="14"/>
                <w:szCs w:val="14"/>
              </w:rPr>
              <w:t>Note: Processing capability 2 is not supported in any CC if at least one CC is configured with two values of CORESETPoolIndex</w:t>
            </w:r>
          </w:p>
          <w:p w14:paraId="68BCDFA2" w14:textId="77777777" w:rsidR="00442422" w:rsidRPr="00264B05" w:rsidRDefault="00442422" w:rsidP="00E357FF">
            <w:pPr>
              <w:pStyle w:val="TAL"/>
              <w:rPr>
                <w:color w:val="000000"/>
                <w:sz w:val="14"/>
                <w:szCs w:val="14"/>
              </w:rPr>
            </w:pPr>
          </w:p>
          <w:p w14:paraId="30DC3945" w14:textId="77777777" w:rsidR="00442422" w:rsidRPr="00264B05" w:rsidRDefault="00442422" w:rsidP="00E357FF">
            <w:pPr>
              <w:pStyle w:val="TAL"/>
              <w:rPr>
                <w:color w:val="000000"/>
                <w:sz w:val="14"/>
                <w:szCs w:val="14"/>
              </w:rPr>
            </w:pPr>
            <w:r w:rsidRPr="00264B05">
              <w:rPr>
                <w:color w:val="000000"/>
                <w:sz w:val="14"/>
                <w:szCs w:val="14"/>
              </w:rPr>
              <w:t xml:space="preserve">Component 1:  Candidate values {2,3,4,5} </w:t>
            </w:r>
          </w:p>
          <w:p w14:paraId="0B8DE9BB" w14:textId="77777777" w:rsidR="00442422" w:rsidRPr="00264B05" w:rsidRDefault="00442422" w:rsidP="00E357FF">
            <w:pPr>
              <w:pStyle w:val="TAL"/>
              <w:rPr>
                <w:color w:val="000000"/>
                <w:sz w:val="14"/>
                <w:szCs w:val="14"/>
              </w:rPr>
            </w:pPr>
            <w:r w:rsidRPr="00264B05">
              <w:rPr>
                <w:color w:val="000000"/>
                <w:sz w:val="14"/>
                <w:szCs w:val="14"/>
              </w:rPr>
              <w:t>Note: 1.     If UE reports value N1 for component 1, that means UE supports up to min (N1+1, 5) CORESETs in total (including CORESET#0) if there is CORESET#0, and supports maximal N1 CORESETs if there is no CORESET#0.</w:t>
            </w:r>
          </w:p>
          <w:p w14:paraId="5E4C605B" w14:textId="77777777" w:rsidR="00442422" w:rsidRPr="00264B05" w:rsidRDefault="00442422" w:rsidP="00E357FF">
            <w:pPr>
              <w:pStyle w:val="TAL"/>
              <w:rPr>
                <w:color w:val="000000"/>
                <w:sz w:val="14"/>
                <w:szCs w:val="14"/>
              </w:rPr>
            </w:pPr>
          </w:p>
          <w:p w14:paraId="33197074" w14:textId="77777777" w:rsidR="00442422" w:rsidRPr="00264B05" w:rsidRDefault="00442422" w:rsidP="00E357FF">
            <w:pPr>
              <w:pStyle w:val="TAL"/>
              <w:rPr>
                <w:color w:val="000000"/>
                <w:sz w:val="14"/>
                <w:szCs w:val="14"/>
              </w:rPr>
            </w:pPr>
            <w:r w:rsidRPr="00264B05">
              <w:rPr>
                <w:color w:val="000000"/>
                <w:sz w:val="14"/>
                <w:szCs w:val="14"/>
              </w:rPr>
              <w:t xml:space="preserve">Component 2: Candidate values {1,2,3} </w:t>
            </w:r>
          </w:p>
          <w:p w14:paraId="71FBF378" w14:textId="77777777" w:rsidR="00442422" w:rsidRPr="00264B05" w:rsidRDefault="00442422" w:rsidP="00E357FF">
            <w:pPr>
              <w:pStyle w:val="TAL"/>
              <w:rPr>
                <w:color w:val="000000"/>
                <w:sz w:val="14"/>
                <w:szCs w:val="14"/>
              </w:rPr>
            </w:pPr>
            <w:r w:rsidRPr="00264B05">
              <w:rPr>
                <w:color w:val="000000"/>
                <w:sz w:val="14"/>
                <w:szCs w:val="14"/>
              </w:rPr>
              <w:t>Note: If UE reports value N2 for component 2, that means UE supports up to min (N2+1, 3) CORESETs in total (including CORESET#0) for a TRP if there is CORESET#0, and supports maximal N2 CORESETs for another TRP if there is no CORESET#0.</w:t>
            </w:r>
          </w:p>
          <w:p w14:paraId="69B840EC" w14:textId="77777777" w:rsidR="00442422" w:rsidRPr="00264B05" w:rsidRDefault="00442422" w:rsidP="00E357FF">
            <w:pPr>
              <w:pStyle w:val="TAL"/>
              <w:rPr>
                <w:color w:val="000000"/>
                <w:sz w:val="14"/>
                <w:szCs w:val="14"/>
              </w:rPr>
            </w:pPr>
          </w:p>
          <w:p w14:paraId="5C9F812A" w14:textId="77777777" w:rsidR="00442422" w:rsidRPr="00264B05" w:rsidRDefault="00442422" w:rsidP="00E357FF">
            <w:pPr>
              <w:pStyle w:val="TAL"/>
              <w:rPr>
                <w:color w:val="000000"/>
                <w:sz w:val="14"/>
                <w:szCs w:val="14"/>
              </w:rPr>
            </w:pPr>
            <w:r w:rsidRPr="00264B05">
              <w:rPr>
                <w:color w:val="000000"/>
                <w:sz w:val="14"/>
                <w:szCs w:val="14"/>
              </w:rPr>
              <w:t>Component 4: Candidate values {1,2,3,4,7}</w:t>
            </w:r>
          </w:p>
          <w:p w14:paraId="6E2B0385" w14:textId="77777777" w:rsidR="00442422" w:rsidRPr="00264B05" w:rsidRDefault="00442422" w:rsidP="00E357FF">
            <w:pPr>
              <w:pStyle w:val="TAL"/>
              <w:rPr>
                <w:color w:val="000000"/>
                <w:sz w:val="14"/>
                <w:szCs w:val="14"/>
              </w:rPr>
            </w:pPr>
            <w:r w:rsidRPr="00264B05">
              <w:rPr>
                <w:color w:val="000000"/>
                <w:sz w:val="14"/>
                <w:szCs w:val="14"/>
              </w:rPr>
              <w:t>Note: per SCS, similar with Rel-15</w:t>
            </w:r>
          </w:p>
          <w:p w14:paraId="0332E84D" w14:textId="77777777" w:rsidR="00442422" w:rsidRPr="00264B05" w:rsidRDefault="00442422" w:rsidP="00E357FF">
            <w:pPr>
              <w:pStyle w:val="TAL"/>
              <w:rPr>
                <w:color w:val="000000"/>
                <w:sz w:val="14"/>
                <w:szCs w:val="14"/>
              </w:rPr>
            </w:pPr>
          </w:p>
          <w:p w14:paraId="53068380" w14:textId="77777777" w:rsidR="00442422" w:rsidRPr="00264B05" w:rsidRDefault="00442422" w:rsidP="00E357FF">
            <w:pPr>
              <w:pStyle w:val="TAL"/>
              <w:rPr>
                <w:color w:val="000000"/>
                <w:sz w:val="14"/>
                <w:szCs w:val="14"/>
                <w:u w:val="single"/>
              </w:rPr>
            </w:pPr>
            <w:r w:rsidRPr="00264B05">
              <w:rPr>
                <w:color w:val="FF0000"/>
                <w:sz w:val="14"/>
                <w:szCs w:val="14"/>
                <w:u w:val="single"/>
              </w:rPr>
              <w:t>For the multi-DCI based multi-TRP PUSCH operation, the maximum number of unicast PUSCHs that UE can support per slot is based on Rel-15 FG5-12/12a/12b, and it is counted across both CORESETPoolIndex of TRPs.</w:t>
            </w:r>
          </w:p>
        </w:tc>
        <w:tc>
          <w:tcPr>
            <w:tcW w:w="417"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3BEFA1D1" w14:textId="77777777" w:rsidR="00442422" w:rsidRPr="00264B05" w:rsidRDefault="00442422" w:rsidP="00E357FF">
            <w:pPr>
              <w:pStyle w:val="TAL"/>
              <w:rPr>
                <w:color w:val="000000"/>
                <w:sz w:val="14"/>
                <w:szCs w:val="14"/>
              </w:rPr>
            </w:pPr>
            <w:r w:rsidRPr="00264B05">
              <w:rPr>
                <w:color w:val="000000"/>
                <w:sz w:val="14"/>
                <w:szCs w:val="14"/>
              </w:rPr>
              <w:t>Optional with capability signaling</w:t>
            </w:r>
          </w:p>
        </w:tc>
      </w:tr>
    </w:tbl>
    <w:p w14:paraId="1D0B01E0" w14:textId="77777777" w:rsidR="00442422" w:rsidRPr="00EC2984" w:rsidRDefault="00442422" w:rsidP="00442422">
      <w:pPr>
        <w:rPr>
          <w:rFonts w:cs="Times"/>
          <w:szCs w:val="20"/>
        </w:rPr>
      </w:pPr>
    </w:p>
    <w:p w14:paraId="2CA06382" w14:textId="77777777" w:rsidR="00442422" w:rsidRDefault="00442422" w:rsidP="00442422">
      <w:pPr>
        <w:rPr>
          <w:rFonts w:cs="Times"/>
          <w:szCs w:val="20"/>
        </w:rPr>
      </w:pPr>
    </w:p>
    <w:p w14:paraId="56EDDDAC" w14:textId="77777777" w:rsidR="00216107" w:rsidRPr="00216107" w:rsidRDefault="00442422" w:rsidP="00442422">
      <w:pPr>
        <w:rPr>
          <w:rFonts w:cs="Times"/>
          <w:szCs w:val="20"/>
        </w:rPr>
      </w:pPr>
      <w:r w:rsidRPr="00216107">
        <w:rPr>
          <w:rFonts w:cs="Times"/>
          <w:szCs w:val="20"/>
        </w:rPr>
        <w:t xml:space="preserve">[108-e-R16-UE-features-MIMO-02] </w:t>
      </w:r>
      <w:r w:rsidR="00216107" w:rsidRPr="00216107">
        <w:rPr>
          <w:rFonts w:cs="Times"/>
          <w:szCs w:val="20"/>
        </w:rPr>
        <w:t>– Hiroki (DOCOMO)</w:t>
      </w:r>
    </w:p>
    <w:p w14:paraId="20164DB7" w14:textId="2FA7E44B" w:rsidR="00442422" w:rsidRPr="00216107" w:rsidRDefault="00442422" w:rsidP="00442422">
      <w:pPr>
        <w:rPr>
          <w:rFonts w:cs="Times"/>
          <w:b/>
          <w:bCs/>
          <w:sz w:val="22"/>
          <w:szCs w:val="22"/>
          <w:lang w:eastAsia="ja-JP"/>
        </w:rPr>
      </w:pPr>
      <w:r w:rsidRPr="00216107">
        <w:rPr>
          <w:rFonts w:cs="Times"/>
          <w:szCs w:val="20"/>
        </w:rPr>
        <w:t>Email discussion/approval on UE features for maximum number of layers for single-DCI based multi-TRP</w:t>
      </w:r>
    </w:p>
    <w:p w14:paraId="12B03701" w14:textId="74620644" w:rsidR="00442422" w:rsidRPr="00216107" w:rsidRDefault="00442422" w:rsidP="00F44FD9">
      <w:pPr>
        <w:pStyle w:val="ListParagraph"/>
        <w:numPr>
          <w:ilvl w:val="0"/>
          <w:numId w:val="200"/>
        </w:numPr>
        <w:overflowPunct/>
        <w:autoSpaceDE/>
        <w:autoSpaceDN/>
        <w:adjustRightInd/>
        <w:spacing w:after="0"/>
        <w:contextualSpacing w:val="0"/>
        <w:textAlignment w:val="auto"/>
        <w:rPr>
          <w:rFonts w:cs="Times"/>
          <w:lang w:eastAsia="ko-KR"/>
        </w:rPr>
      </w:pPr>
      <w:r w:rsidRPr="00216107">
        <w:rPr>
          <w:rFonts w:cs="Times"/>
        </w:rPr>
        <w:t xml:space="preserve">Discuss the necessity of potential new FG(s) for maximum number of layers for single-DCI based multi-TRP based on </w:t>
      </w:r>
      <w:hyperlink r:id="rId712" w:history="1">
        <w:r w:rsidR="004371F4">
          <w:rPr>
            <w:rStyle w:val="Hyperlink"/>
            <w:rFonts w:cs="Times"/>
          </w:rPr>
          <w:t>R1-2202084</w:t>
        </w:r>
      </w:hyperlink>
      <w:r w:rsidRPr="00216107">
        <w:rPr>
          <w:rFonts w:cs="Times"/>
        </w:rPr>
        <w:t>, with considering potential NBC issue</w:t>
      </w:r>
    </w:p>
    <w:p w14:paraId="0D3AECD2" w14:textId="77777777" w:rsidR="00442422" w:rsidRPr="00216107" w:rsidRDefault="00442422" w:rsidP="00F44FD9">
      <w:pPr>
        <w:pStyle w:val="ListParagraph"/>
        <w:numPr>
          <w:ilvl w:val="1"/>
          <w:numId w:val="200"/>
        </w:numPr>
        <w:overflowPunct/>
        <w:autoSpaceDE/>
        <w:autoSpaceDN/>
        <w:adjustRightInd/>
        <w:spacing w:after="0"/>
        <w:contextualSpacing w:val="0"/>
        <w:textAlignment w:val="auto"/>
        <w:rPr>
          <w:rFonts w:cs="Times"/>
        </w:rPr>
      </w:pPr>
      <w:r w:rsidRPr="00216107">
        <w:rPr>
          <w:rFonts w:cs="Times"/>
        </w:rPr>
        <w:t>Only if it is deemed necessary, the introduction of new FGs for the maximum number of layers for multi-TRP can be considered with coordination with RAN2.</w:t>
      </w:r>
    </w:p>
    <w:p w14:paraId="289BE465" w14:textId="77777777" w:rsidR="00442422" w:rsidRPr="00216107" w:rsidRDefault="00442422" w:rsidP="00F44FD9">
      <w:pPr>
        <w:pStyle w:val="ListParagraph"/>
        <w:numPr>
          <w:ilvl w:val="0"/>
          <w:numId w:val="200"/>
        </w:numPr>
        <w:overflowPunct/>
        <w:autoSpaceDE/>
        <w:autoSpaceDN/>
        <w:adjustRightInd/>
        <w:spacing w:after="0"/>
        <w:contextualSpacing w:val="0"/>
        <w:textAlignment w:val="auto"/>
        <w:rPr>
          <w:rFonts w:cs="Times"/>
        </w:rPr>
      </w:pPr>
      <w:r w:rsidRPr="00216107">
        <w:rPr>
          <w:rFonts w:cs="Times"/>
        </w:rPr>
        <w:t>1st check point: February 24</w:t>
      </w:r>
    </w:p>
    <w:p w14:paraId="7F95C1B1" w14:textId="77777777" w:rsidR="00442422" w:rsidRPr="00216107" w:rsidRDefault="00442422" w:rsidP="00F44FD9">
      <w:pPr>
        <w:pStyle w:val="ListParagraph"/>
        <w:numPr>
          <w:ilvl w:val="0"/>
          <w:numId w:val="200"/>
        </w:numPr>
        <w:overflowPunct/>
        <w:autoSpaceDE/>
        <w:autoSpaceDN/>
        <w:adjustRightInd/>
        <w:spacing w:after="0"/>
        <w:contextualSpacing w:val="0"/>
        <w:textAlignment w:val="auto"/>
        <w:rPr>
          <w:rFonts w:cs="Times"/>
        </w:rPr>
      </w:pPr>
      <w:r w:rsidRPr="00216107">
        <w:rPr>
          <w:rFonts w:cs="Times"/>
        </w:rPr>
        <w:t>Final check point: March 1</w:t>
      </w:r>
    </w:p>
    <w:p w14:paraId="1BE5B493" w14:textId="10DE32DA" w:rsidR="00216107" w:rsidRPr="00BC7815" w:rsidRDefault="002328C4" w:rsidP="00216107">
      <w:pPr>
        <w:rPr>
          <w:bCs/>
          <w:lang w:eastAsia="x-none"/>
        </w:rPr>
      </w:pPr>
      <w:hyperlink r:id="rId713" w:history="1">
        <w:r w:rsidR="004371F4">
          <w:rPr>
            <w:rStyle w:val="Hyperlink"/>
            <w:bCs/>
            <w:lang w:eastAsia="x-none"/>
          </w:rPr>
          <w:t>R1-2202084</w:t>
        </w:r>
      </w:hyperlink>
      <w:r w:rsidR="00216107" w:rsidRPr="00BC7815">
        <w:rPr>
          <w:bCs/>
          <w:lang w:eastAsia="x-none"/>
        </w:rPr>
        <w:tab/>
        <w:t>On UE capability of maximum number of layers for multi-TRP</w:t>
      </w:r>
      <w:r w:rsidR="00216107" w:rsidRPr="00BC7815">
        <w:rPr>
          <w:bCs/>
          <w:lang w:eastAsia="x-none"/>
        </w:rPr>
        <w:tab/>
        <w:t>MediaTek Inc.</w:t>
      </w:r>
    </w:p>
    <w:p w14:paraId="6AEFBCBC" w14:textId="0D489F93" w:rsidR="00216107" w:rsidRPr="00216107" w:rsidRDefault="002328C4" w:rsidP="00216107">
      <w:pPr>
        <w:rPr>
          <w:rFonts w:cs="Times"/>
          <w:b/>
          <w:bCs/>
          <w:szCs w:val="20"/>
        </w:rPr>
      </w:pPr>
      <w:hyperlink r:id="rId714" w:history="1">
        <w:r w:rsidR="004371F4">
          <w:rPr>
            <w:rStyle w:val="Hyperlink"/>
            <w:rFonts w:cs="Times"/>
            <w:b/>
            <w:bCs/>
            <w:szCs w:val="20"/>
          </w:rPr>
          <w:t>R1-2202511</w:t>
        </w:r>
      </w:hyperlink>
      <w:r w:rsidR="00216107" w:rsidRPr="00216107">
        <w:rPr>
          <w:rFonts w:cs="Times"/>
          <w:b/>
          <w:bCs/>
          <w:szCs w:val="20"/>
        </w:rPr>
        <w:tab/>
        <w:t>Summary on [108-e-R16-UE-features-MIMO-02]</w:t>
      </w:r>
      <w:r w:rsidR="00216107" w:rsidRPr="00216107">
        <w:rPr>
          <w:rFonts w:cs="Times"/>
          <w:b/>
          <w:bCs/>
          <w:szCs w:val="20"/>
        </w:rPr>
        <w:tab/>
        <w:t>Moderator (NTT DOCOMO, INC.)</w:t>
      </w:r>
    </w:p>
    <w:p w14:paraId="09122644" w14:textId="33D2465A" w:rsidR="00991EF6" w:rsidRPr="00991EF6" w:rsidRDefault="00264B05" w:rsidP="00991EF6">
      <w:pPr>
        <w:rPr>
          <w:rFonts w:eastAsia="MS Mincho" w:cs="Batang"/>
          <w:szCs w:val="20"/>
        </w:rPr>
      </w:pPr>
      <w:r w:rsidRPr="00537F47">
        <w:rPr>
          <w:rFonts w:cs="Times"/>
          <w:b/>
          <w:bCs/>
          <w:szCs w:val="20"/>
        </w:rPr>
        <w:t>Decision:</w:t>
      </w:r>
      <w:r w:rsidRPr="00537F47">
        <w:rPr>
          <w:rFonts w:cs="Times"/>
          <w:szCs w:val="20"/>
        </w:rPr>
        <w:t xml:space="preserve"> As per email decision posted on Mar </w:t>
      </w:r>
      <w:r w:rsidR="00991EF6">
        <w:rPr>
          <w:rFonts w:cs="Times"/>
          <w:szCs w:val="20"/>
        </w:rPr>
        <w:t>2</w:t>
      </w:r>
      <w:r w:rsidR="00991EF6" w:rsidRPr="00991EF6">
        <w:rPr>
          <w:rFonts w:cs="Times"/>
          <w:szCs w:val="20"/>
          <w:vertAlign w:val="superscript"/>
        </w:rPr>
        <w:t>nd</w:t>
      </w:r>
      <w:r w:rsidR="00991EF6">
        <w:rPr>
          <w:rFonts w:cs="Times"/>
          <w:szCs w:val="20"/>
        </w:rPr>
        <w:t xml:space="preserve">, </w:t>
      </w:r>
      <w:r w:rsidR="00991EF6" w:rsidRPr="00991EF6">
        <w:rPr>
          <w:rFonts w:eastAsia="MS Mincho" w:cs="Batang"/>
          <w:szCs w:val="20"/>
        </w:rPr>
        <w:t>no consensus to introduce a new FG for maximum number of layers for single-DCI based multi-TRP FDM scheme A and B for Rel-16.</w:t>
      </w:r>
      <w:r w:rsidR="00991EF6">
        <w:rPr>
          <w:rFonts w:eastAsia="MS Mincho" w:cs="Batang"/>
          <w:szCs w:val="20"/>
        </w:rPr>
        <w:t xml:space="preserve"> </w:t>
      </w:r>
      <w:r w:rsidR="00991EF6" w:rsidRPr="00991EF6">
        <w:rPr>
          <w:rFonts w:eastAsia="MS Mincho" w:cs="Batang" w:hint="eastAsia"/>
          <w:szCs w:val="20"/>
        </w:rPr>
        <w:t>R</w:t>
      </w:r>
      <w:r w:rsidR="00991EF6" w:rsidRPr="00991EF6">
        <w:rPr>
          <w:rFonts w:eastAsia="MS Mincho" w:cs="Batang"/>
          <w:szCs w:val="20"/>
        </w:rPr>
        <w:t>AN1 may continue discussion on the proposed new FG for Rel-17 in next meeting.</w:t>
      </w:r>
    </w:p>
    <w:p w14:paraId="65C31A40" w14:textId="1852C464" w:rsidR="00264B05" w:rsidRDefault="00264B05" w:rsidP="00264B05">
      <w:pPr>
        <w:rPr>
          <w:rFonts w:cs="Times"/>
          <w:szCs w:val="20"/>
        </w:rPr>
      </w:pPr>
    </w:p>
    <w:p w14:paraId="755F54B7" w14:textId="77777777" w:rsidR="00216107" w:rsidRPr="0091322B" w:rsidRDefault="00216107" w:rsidP="00442422">
      <w:pPr>
        <w:rPr>
          <w:rFonts w:cs="Times"/>
          <w:szCs w:val="20"/>
        </w:rPr>
      </w:pPr>
    </w:p>
    <w:p w14:paraId="2C45ABC6" w14:textId="77777777" w:rsidR="00216107" w:rsidRPr="00216107" w:rsidRDefault="00442422" w:rsidP="00442422">
      <w:pPr>
        <w:rPr>
          <w:rFonts w:cs="Times"/>
          <w:szCs w:val="20"/>
        </w:rPr>
      </w:pPr>
      <w:r w:rsidRPr="00216107">
        <w:rPr>
          <w:rFonts w:cs="Times"/>
          <w:szCs w:val="20"/>
        </w:rPr>
        <w:t xml:space="preserve">[108-e-R16-UE-features-Others-01] </w:t>
      </w:r>
      <w:r w:rsidR="00216107" w:rsidRPr="00216107">
        <w:rPr>
          <w:rFonts w:cs="Times"/>
          <w:szCs w:val="20"/>
        </w:rPr>
        <w:t>– Hiroki (DOCOMO)</w:t>
      </w:r>
    </w:p>
    <w:p w14:paraId="0523B2AC" w14:textId="098DB782" w:rsidR="00442422" w:rsidRPr="00216107" w:rsidRDefault="00442422" w:rsidP="00442422">
      <w:pPr>
        <w:rPr>
          <w:rFonts w:cs="Times"/>
          <w:szCs w:val="20"/>
        </w:rPr>
      </w:pPr>
      <w:r w:rsidRPr="00216107">
        <w:rPr>
          <w:rFonts w:cs="Times"/>
          <w:szCs w:val="20"/>
        </w:rPr>
        <w:t>Email discussion/approval on UE feature for UL MIMO coherence</w:t>
      </w:r>
    </w:p>
    <w:p w14:paraId="458A2370" w14:textId="3705A3C6" w:rsidR="00442422" w:rsidRPr="00216107" w:rsidRDefault="00442422" w:rsidP="00F44FD9">
      <w:pPr>
        <w:pStyle w:val="ListParagraph"/>
        <w:numPr>
          <w:ilvl w:val="0"/>
          <w:numId w:val="200"/>
        </w:numPr>
        <w:overflowPunct/>
        <w:autoSpaceDE/>
        <w:autoSpaceDN/>
        <w:adjustRightInd/>
        <w:spacing w:after="0"/>
        <w:contextualSpacing w:val="0"/>
        <w:textAlignment w:val="auto"/>
        <w:rPr>
          <w:rFonts w:cs="Times"/>
          <w:lang w:val="en-US"/>
        </w:rPr>
      </w:pPr>
      <w:r w:rsidRPr="00216107">
        <w:rPr>
          <w:rFonts w:cs="Times"/>
        </w:rPr>
        <w:t xml:space="preserve">Introduce a per-FS UE capability reporting for the UL MIMO coherence as proposed in </w:t>
      </w:r>
      <w:hyperlink r:id="rId715" w:history="1">
        <w:r w:rsidR="004371F4">
          <w:rPr>
            <w:rStyle w:val="Hyperlink"/>
            <w:rFonts w:cs="Times"/>
          </w:rPr>
          <w:t>R1-2202180</w:t>
        </w:r>
      </w:hyperlink>
      <w:r w:rsidRPr="00216107">
        <w:rPr>
          <w:rFonts w:cs="Times"/>
        </w:rPr>
        <w:t xml:space="preserve"> for Rel-17</w:t>
      </w:r>
    </w:p>
    <w:p w14:paraId="5F7E46F1" w14:textId="77777777" w:rsidR="00442422" w:rsidRPr="00216107" w:rsidRDefault="00442422" w:rsidP="00F44FD9">
      <w:pPr>
        <w:pStyle w:val="ListParagraph"/>
        <w:numPr>
          <w:ilvl w:val="0"/>
          <w:numId w:val="200"/>
        </w:numPr>
        <w:overflowPunct/>
        <w:autoSpaceDE/>
        <w:autoSpaceDN/>
        <w:adjustRightInd/>
        <w:spacing w:after="0"/>
        <w:contextualSpacing w:val="0"/>
        <w:textAlignment w:val="auto"/>
        <w:rPr>
          <w:rFonts w:cs="Times"/>
        </w:rPr>
      </w:pPr>
      <w:r w:rsidRPr="00216107">
        <w:rPr>
          <w:rFonts w:cs="Times"/>
        </w:rPr>
        <w:t>1st check point: February 24</w:t>
      </w:r>
    </w:p>
    <w:p w14:paraId="0A7481CB" w14:textId="77777777" w:rsidR="00442422" w:rsidRPr="00216107" w:rsidRDefault="00442422" w:rsidP="00F44FD9">
      <w:pPr>
        <w:pStyle w:val="ListParagraph"/>
        <w:numPr>
          <w:ilvl w:val="0"/>
          <w:numId w:val="200"/>
        </w:numPr>
        <w:overflowPunct/>
        <w:autoSpaceDE/>
        <w:autoSpaceDN/>
        <w:adjustRightInd/>
        <w:spacing w:after="0"/>
        <w:contextualSpacing w:val="0"/>
        <w:textAlignment w:val="auto"/>
        <w:rPr>
          <w:rFonts w:cs="Times"/>
        </w:rPr>
      </w:pPr>
      <w:r w:rsidRPr="00216107">
        <w:rPr>
          <w:rFonts w:cs="Times"/>
        </w:rPr>
        <w:t>Final check point: March 1</w:t>
      </w:r>
    </w:p>
    <w:p w14:paraId="01BB20F8" w14:textId="66EBB11D" w:rsidR="00216107" w:rsidRDefault="002328C4" w:rsidP="00216107">
      <w:pPr>
        <w:rPr>
          <w:bCs/>
          <w:lang w:eastAsia="x-none"/>
        </w:rPr>
      </w:pPr>
      <w:hyperlink r:id="rId716" w:history="1">
        <w:r w:rsidR="004371F4">
          <w:rPr>
            <w:rStyle w:val="Hyperlink"/>
            <w:bCs/>
            <w:lang w:eastAsia="x-none"/>
          </w:rPr>
          <w:t>R1-2202180</w:t>
        </w:r>
      </w:hyperlink>
      <w:r w:rsidR="00216107" w:rsidRPr="00BC7815">
        <w:rPr>
          <w:bCs/>
          <w:lang w:eastAsia="x-none"/>
        </w:rPr>
        <w:tab/>
        <w:t>Rel-16 UL MIMO coherence capability</w:t>
      </w:r>
      <w:r w:rsidR="00216107" w:rsidRPr="00BC7815">
        <w:rPr>
          <w:bCs/>
          <w:lang w:eastAsia="x-none"/>
        </w:rPr>
        <w:tab/>
        <w:t>Qualcomm Incorporated</w:t>
      </w:r>
    </w:p>
    <w:p w14:paraId="686D0407" w14:textId="6FF9CB33" w:rsidR="00216107" w:rsidRPr="00216107" w:rsidRDefault="002328C4" w:rsidP="00216107">
      <w:pPr>
        <w:rPr>
          <w:rFonts w:cs="Times"/>
          <w:b/>
          <w:bCs/>
          <w:szCs w:val="20"/>
        </w:rPr>
      </w:pPr>
      <w:hyperlink r:id="rId717" w:history="1">
        <w:r w:rsidR="004371F4">
          <w:rPr>
            <w:rStyle w:val="Hyperlink"/>
            <w:rFonts w:cs="Times"/>
            <w:b/>
            <w:bCs/>
            <w:szCs w:val="20"/>
          </w:rPr>
          <w:t>R1-2202512</w:t>
        </w:r>
      </w:hyperlink>
      <w:r w:rsidR="00216107" w:rsidRPr="00216107">
        <w:rPr>
          <w:rFonts w:cs="Times"/>
          <w:b/>
          <w:bCs/>
          <w:szCs w:val="20"/>
        </w:rPr>
        <w:tab/>
        <w:t>Summary on [108-e-R16-UE-features-Others-01]</w:t>
      </w:r>
      <w:r w:rsidR="00216107" w:rsidRPr="00216107">
        <w:rPr>
          <w:rFonts w:cs="Times"/>
          <w:b/>
          <w:bCs/>
          <w:szCs w:val="20"/>
        </w:rPr>
        <w:tab/>
        <w:t>Moderator (NTT DOCOMO, INC.)</w:t>
      </w:r>
    </w:p>
    <w:p w14:paraId="1D101367" w14:textId="381A6F38" w:rsidR="00442422" w:rsidRDefault="00C55ACF" w:rsidP="00442422">
      <w:pPr>
        <w:rPr>
          <w:rFonts w:eastAsia="MS Mincho" w:cs="Batang"/>
          <w:szCs w:val="20"/>
        </w:rPr>
      </w:pPr>
      <w:r w:rsidRPr="00537F47">
        <w:rPr>
          <w:rFonts w:cs="Times"/>
          <w:b/>
          <w:bCs/>
          <w:szCs w:val="20"/>
        </w:rPr>
        <w:t>Decision:</w:t>
      </w:r>
      <w:r w:rsidRPr="00537F47">
        <w:rPr>
          <w:rFonts w:cs="Times"/>
          <w:szCs w:val="20"/>
        </w:rPr>
        <w:t xml:space="preserve"> As per email decision posted on </w:t>
      </w:r>
      <w:r>
        <w:rPr>
          <w:rFonts w:cs="Times"/>
          <w:szCs w:val="20"/>
        </w:rPr>
        <w:t>Feb 27</w:t>
      </w:r>
      <w:r w:rsidRPr="00C55ACF">
        <w:rPr>
          <w:rFonts w:cs="Times"/>
          <w:szCs w:val="20"/>
          <w:vertAlign w:val="superscript"/>
        </w:rPr>
        <w:t>th</w:t>
      </w:r>
      <w:r>
        <w:rPr>
          <w:rFonts w:cs="Times"/>
          <w:szCs w:val="20"/>
        </w:rPr>
        <w:t>, no conclusions.</w:t>
      </w:r>
    </w:p>
    <w:p w14:paraId="0170C7EA" w14:textId="77777777" w:rsidR="00C55ACF" w:rsidRDefault="00C55ACF" w:rsidP="00442422">
      <w:pPr>
        <w:rPr>
          <w:bCs/>
          <w:lang w:eastAsia="x-none"/>
        </w:rPr>
      </w:pPr>
    </w:p>
    <w:p w14:paraId="635C5790" w14:textId="77777777" w:rsidR="00216107" w:rsidRDefault="00216107" w:rsidP="00442422">
      <w:pPr>
        <w:rPr>
          <w:bCs/>
          <w:lang w:eastAsia="x-none"/>
        </w:rPr>
      </w:pPr>
    </w:p>
    <w:p w14:paraId="47335E2D" w14:textId="77777777" w:rsidR="00216107" w:rsidRPr="00264B05" w:rsidRDefault="00442422" w:rsidP="00442422">
      <w:pPr>
        <w:rPr>
          <w:rFonts w:cs="Times"/>
          <w:szCs w:val="20"/>
        </w:rPr>
      </w:pPr>
      <w:r w:rsidRPr="00264B05">
        <w:rPr>
          <w:rFonts w:cs="Times"/>
          <w:lang w:eastAsia="ja-JP"/>
        </w:rPr>
        <w:t xml:space="preserve">[108-e-R16-UE-features-Others-02] </w:t>
      </w:r>
      <w:r w:rsidR="00216107" w:rsidRPr="00264B05">
        <w:rPr>
          <w:rFonts w:cs="Times"/>
          <w:szCs w:val="20"/>
        </w:rPr>
        <w:t>– Hiroki (DOCOMO)</w:t>
      </w:r>
    </w:p>
    <w:p w14:paraId="0CC52A31" w14:textId="3A6D6BED" w:rsidR="00442422" w:rsidRPr="00264B05" w:rsidRDefault="00442422" w:rsidP="00442422">
      <w:pPr>
        <w:rPr>
          <w:rFonts w:eastAsia="Yu Gothic" w:cs="Times"/>
          <w:szCs w:val="21"/>
          <w:lang w:val="en-US" w:eastAsia="zh-TW"/>
        </w:rPr>
      </w:pPr>
      <w:r w:rsidRPr="00264B05">
        <w:rPr>
          <w:rFonts w:cs="Times"/>
          <w:lang w:eastAsia="ja-JP"/>
        </w:rPr>
        <w:t>Email discussion on UE capability for PDCCH monitoring with a single span of three contiguous OFDM symbols that is within the first four OFDM symbols in a slot</w:t>
      </w:r>
    </w:p>
    <w:p w14:paraId="02F05021" w14:textId="77777777" w:rsidR="00442422" w:rsidRPr="00264B05" w:rsidRDefault="00442422" w:rsidP="00F44FD9">
      <w:pPr>
        <w:numPr>
          <w:ilvl w:val="0"/>
          <w:numId w:val="200"/>
        </w:numPr>
        <w:rPr>
          <w:rFonts w:cs="Times"/>
          <w:szCs w:val="20"/>
          <w:lang w:eastAsia="x-none"/>
        </w:rPr>
      </w:pPr>
      <w:r w:rsidRPr="00264B05">
        <w:rPr>
          <w:rFonts w:cs="Times"/>
          <w:lang w:eastAsia="zh-TW"/>
        </w:rPr>
        <w:t>1st check point: February 24</w:t>
      </w:r>
    </w:p>
    <w:p w14:paraId="583EA98D" w14:textId="77777777" w:rsidR="00442422" w:rsidRPr="00264B05" w:rsidRDefault="00442422" w:rsidP="00F44FD9">
      <w:pPr>
        <w:numPr>
          <w:ilvl w:val="0"/>
          <w:numId w:val="200"/>
        </w:numPr>
        <w:rPr>
          <w:rFonts w:cs="Times"/>
          <w:sz w:val="21"/>
          <w:szCs w:val="21"/>
          <w:lang w:eastAsia="zh-TW"/>
        </w:rPr>
      </w:pPr>
      <w:r w:rsidRPr="00264B05">
        <w:rPr>
          <w:rFonts w:cs="Times"/>
          <w:lang w:eastAsia="zh-TW"/>
        </w:rPr>
        <w:t>Final check point: March 1</w:t>
      </w:r>
    </w:p>
    <w:p w14:paraId="3F2F53F8" w14:textId="462D6C72" w:rsidR="00216107" w:rsidRPr="00216107" w:rsidRDefault="002328C4" w:rsidP="00216107">
      <w:pPr>
        <w:rPr>
          <w:rFonts w:cs="Times"/>
          <w:b/>
          <w:bCs/>
          <w:szCs w:val="20"/>
        </w:rPr>
      </w:pPr>
      <w:hyperlink r:id="rId718" w:history="1">
        <w:r w:rsidR="004371F4">
          <w:rPr>
            <w:rStyle w:val="Hyperlink"/>
            <w:rFonts w:cs="Times"/>
            <w:b/>
            <w:bCs/>
            <w:szCs w:val="20"/>
          </w:rPr>
          <w:t>R1-2202643</w:t>
        </w:r>
      </w:hyperlink>
      <w:r w:rsidR="00216107" w:rsidRPr="00216107">
        <w:rPr>
          <w:rFonts w:cs="Times"/>
          <w:b/>
          <w:bCs/>
          <w:szCs w:val="20"/>
        </w:rPr>
        <w:tab/>
        <w:t>Summary on [108-e-R16-UE-features-Others-02]</w:t>
      </w:r>
      <w:r w:rsidR="00216107" w:rsidRPr="00216107">
        <w:rPr>
          <w:rFonts w:cs="Times"/>
          <w:b/>
          <w:bCs/>
          <w:szCs w:val="20"/>
        </w:rPr>
        <w:tab/>
        <w:t>Moderator (NTT DOCOMO, INC.)</w:t>
      </w:r>
    </w:p>
    <w:p w14:paraId="53C752B8" w14:textId="68F69F48" w:rsidR="00C55ACF" w:rsidRDefault="00C55ACF" w:rsidP="00C55ACF">
      <w:pPr>
        <w:rPr>
          <w:rFonts w:eastAsia="MS Mincho" w:cs="Batang"/>
          <w:szCs w:val="20"/>
        </w:rPr>
      </w:pPr>
      <w:r w:rsidRPr="00537F47">
        <w:rPr>
          <w:rFonts w:cs="Times"/>
          <w:b/>
          <w:bCs/>
          <w:szCs w:val="20"/>
        </w:rPr>
        <w:t>Decision:</w:t>
      </w:r>
      <w:r w:rsidRPr="00537F47">
        <w:rPr>
          <w:rFonts w:cs="Times"/>
          <w:szCs w:val="20"/>
        </w:rPr>
        <w:t xml:space="preserve"> As per email decision posted on </w:t>
      </w:r>
      <w:r>
        <w:rPr>
          <w:rFonts w:cs="Times"/>
          <w:szCs w:val="20"/>
        </w:rPr>
        <w:t>Feb 25</w:t>
      </w:r>
      <w:r w:rsidRPr="00C55ACF">
        <w:rPr>
          <w:rFonts w:cs="Times"/>
          <w:szCs w:val="20"/>
          <w:vertAlign w:val="superscript"/>
        </w:rPr>
        <w:t>th</w:t>
      </w:r>
      <w:r>
        <w:rPr>
          <w:rFonts w:cs="Times"/>
          <w:szCs w:val="20"/>
        </w:rPr>
        <w:t>,</w:t>
      </w:r>
    </w:p>
    <w:p w14:paraId="241734B2" w14:textId="77777777" w:rsidR="00442422" w:rsidRPr="00C55ACF" w:rsidRDefault="00442422" w:rsidP="00C55ACF">
      <w:pPr>
        <w:rPr>
          <w:rFonts w:ascii="Times New Roman" w:hAnsi="Times New Roman"/>
          <w:szCs w:val="20"/>
        </w:rPr>
      </w:pPr>
      <w:r w:rsidRPr="00C55ACF">
        <w:rPr>
          <w:rFonts w:ascii="Times New Roman" w:hAnsi="Times New Roman"/>
          <w:szCs w:val="20"/>
          <w:highlight w:val="green"/>
        </w:rPr>
        <w:t>Agreement</w:t>
      </w:r>
    </w:p>
    <w:p w14:paraId="294D670F" w14:textId="77777777" w:rsidR="00442422" w:rsidRPr="00C55ACF" w:rsidRDefault="00442422" w:rsidP="00C55ACF">
      <w:pPr>
        <w:rPr>
          <w:rFonts w:ascii="Times New Roman" w:hAnsi="Times New Roman"/>
          <w:szCs w:val="20"/>
          <w:lang w:eastAsia="ja-JP"/>
        </w:rPr>
      </w:pPr>
      <w:r w:rsidRPr="00C55ACF">
        <w:rPr>
          <w:rFonts w:ascii="Times New Roman" w:hAnsi="Times New Roman"/>
          <w:szCs w:val="20"/>
          <w:lang w:eastAsia="ja-JP"/>
        </w:rPr>
        <w:t>Introduce a new UE capability reporting for PDCCH monitoring with a single span of three contiguous OFDM symbols that is within the first four OFDM symbols in a slot for Rel-16 as below</w:t>
      </w:r>
    </w:p>
    <w:tbl>
      <w:tblPr>
        <w:tblW w:w="5000" w:type="pct"/>
        <w:tblCellMar>
          <w:left w:w="0" w:type="dxa"/>
          <w:right w:w="0" w:type="dxa"/>
        </w:tblCellMar>
        <w:tblLook w:val="04A0" w:firstRow="1" w:lastRow="0" w:firstColumn="1" w:lastColumn="0" w:noHBand="0" w:noVBand="1"/>
      </w:tblPr>
      <w:tblGrid>
        <w:gridCol w:w="812"/>
        <w:gridCol w:w="556"/>
        <w:gridCol w:w="1122"/>
        <w:gridCol w:w="1776"/>
        <w:gridCol w:w="374"/>
        <w:gridCol w:w="499"/>
        <w:gridCol w:w="491"/>
        <w:gridCol w:w="242"/>
        <w:gridCol w:w="474"/>
        <w:gridCol w:w="639"/>
        <w:gridCol w:w="710"/>
        <w:gridCol w:w="685"/>
        <w:gridCol w:w="999"/>
        <w:gridCol w:w="1068"/>
      </w:tblGrid>
      <w:tr w:rsidR="00C55ACF" w:rsidRPr="00264B05" w14:paraId="3E26708E" w14:textId="77777777" w:rsidTr="00C55ACF">
        <w:trPr>
          <w:trHeight w:val="20"/>
        </w:trPr>
        <w:tc>
          <w:tcPr>
            <w:tcW w:w="38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9776E7D" w14:textId="77777777" w:rsidR="00442422" w:rsidRPr="00264B05" w:rsidRDefault="00442422" w:rsidP="00E357FF">
            <w:pPr>
              <w:pStyle w:val="TAH"/>
              <w:jc w:val="left"/>
              <w:rPr>
                <w:rFonts w:cs="Arial"/>
                <w:b w:val="0"/>
                <w:sz w:val="14"/>
                <w:szCs w:val="14"/>
              </w:rPr>
            </w:pPr>
            <w:r w:rsidRPr="00264B05">
              <w:rPr>
                <w:b w:val="0"/>
                <w:bCs/>
                <w:sz w:val="14"/>
                <w:szCs w:val="14"/>
              </w:rPr>
              <w:t>22. NR Others</w:t>
            </w:r>
          </w:p>
        </w:tc>
        <w:tc>
          <w:tcPr>
            <w:tcW w:w="266"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5D66231" w14:textId="77777777" w:rsidR="00442422" w:rsidRPr="00264B05" w:rsidRDefault="00442422" w:rsidP="00E357FF">
            <w:pPr>
              <w:pStyle w:val="TAH"/>
              <w:jc w:val="left"/>
              <w:rPr>
                <w:rFonts w:ascii="Yu Gothic Light" w:eastAsia="Yu Gothic Light" w:hAnsi="Yu Gothic Light"/>
                <w:b w:val="0"/>
                <w:bCs/>
                <w:sz w:val="14"/>
                <w:szCs w:val="14"/>
              </w:rPr>
            </w:pPr>
            <w:r w:rsidRPr="00264B05">
              <w:rPr>
                <w:b w:val="0"/>
                <w:bCs/>
                <w:sz w:val="14"/>
                <w:szCs w:val="14"/>
              </w:rPr>
              <w:t>[22-x]</w:t>
            </w:r>
          </w:p>
        </w:tc>
        <w:tc>
          <w:tcPr>
            <w:tcW w:w="537"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C81AECA" w14:textId="77777777" w:rsidR="00442422" w:rsidRPr="00264B05" w:rsidRDefault="00442422" w:rsidP="00E357FF">
            <w:pPr>
              <w:pStyle w:val="TAH"/>
              <w:jc w:val="left"/>
              <w:rPr>
                <w:rFonts w:ascii="Yu Gothic Light" w:eastAsia="Yu Gothic Light" w:hAnsi="Yu Gothic Light"/>
                <w:b w:val="0"/>
                <w:bCs/>
                <w:sz w:val="14"/>
                <w:szCs w:val="14"/>
              </w:rPr>
            </w:pPr>
            <w:r w:rsidRPr="00264B05">
              <w:rPr>
                <w:b w:val="0"/>
                <w:bCs/>
                <w:sz w:val="14"/>
                <w:szCs w:val="14"/>
              </w:rPr>
              <w:t>PDCCH monitoring with a single span of three contiguous OFDM symbols that is within the first four OFDM symbols in a slot</w:t>
            </w:r>
          </w:p>
        </w:tc>
        <w:tc>
          <w:tcPr>
            <w:tcW w:w="85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61B760A" w14:textId="77777777" w:rsidR="00442422" w:rsidRPr="00264B05" w:rsidRDefault="00442422" w:rsidP="00E357FF">
            <w:pPr>
              <w:pStyle w:val="TAH"/>
              <w:jc w:val="left"/>
              <w:rPr>
                <w:rFonts w:ascii="Yu Gothic Light" w:eastAsia="Yu Gothic Light" w:hAnsi="Yu Gothic Light"/>
                <w:b w:val="0"/>
                <w:bCs/>
                <w:sz w:val="14"/>
                <w:szCs w:val="14"/>
                <w:lang w:val="en-US"/>
              </w:rPr>
            </w:pPr>
            <w:r w:rsidRPr="00264B05">
              <w:rPr>
                <w:b w:val="0"/>
                <w:bCs/>
                <w:sz w:val="14"/>
                <w:szCs w:val="14"/>
              </w:rPr>
              <w:t>Indicates whether the UE supports receiving PDCCH in a search space configured to be monitored within a single span of any three contiguous OFDM symbols that are within the first four OFDM symbols in a slot with the capability of supporting at least 44 blind decodes in a slot for 15 kHz subcarrier spacing.</w:t>
            </w:r>
          </w:p>
        </w:tc>
        <w:tc>
          <w:tcPr>
            <w:tcW w:w="179"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168C44BD" w14:textId="77777777" w:rsidR="00442422" w:rsidRPr="00264B05" w:rsidRDefault="00442422" w:rsidP="00E357FF">
            <w:pPr>
              <w:pStyle w:val="TAH"/>
              <w:jc w:val="left"/>
              <w:rPr>
                <w:rFonts w:ascii="Yu Gothic Light" w:eastAsia="Yu Gothic Light" w:hAnsi="Yu Gothic Light"/>
                <w:b w:val="0"/>
                <w:bCs/>
                <w:sz w:val="14"/>
                <w:szCs w:val="14"/>
              </w:rPr>
            </w:pPr>
          </w:p>
        </w:tc>
        <w:tc>
          <w:tcPr>
            <w:tcW w:w="239"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E35B7BE" w14:textId="77777777" w:rsidR="00442422" w:rsidRPr="00264B05" w:rsidRDefault="00442422" w:rsidP="00E357FF">
            <w:pPr>
              <w:pStyle w:val="TAH"/>
              <w:jc w:val="left"/>
              <w:rPr>
                <w:rFonts w:ascii="Yu Gothic Light" w:eastAsia="Yu Gothic Light" w:hAnsi="Yu Gothic Light"/>
                <w:b w:val="0"/>
                <w:bCs/>
                <w:sz w:val="14"/>
                <w:szCs w:val="14"/>
              </w:rPr>
            </w:pPr>
            <w:r w:rsidRPr="00264B05">
              <w:rPr>
                <w:b w:val="0"/>
                <w:bCs/>
                <w:sz w:val="14"/>
                <w:szCs w:val="14"/>
              </w:rPr>
              <w:t>Yes</w:t>
            </w:r>
          </w:p>
        </w:tc>
        <w:tc>
          <w:tcPr>
            <w:tcW w:w="235"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DD6A687" w14:textId="77777777" w:rsidR="00442422" w:rsidRPr="00264B05" w:rsidRDefault="00442422" w:rsidP="00E357FF">
            <w:pPr>
              <w:pStyle w:val="TAH"/>
              <w:jc w:val="left"/>
              <w:rPr>
                <w:rFonts w:ascii="Yu Gothic Light" w:eastAsia="Yu Gothic Light" w:hAnsi="Yu Gothic Light"/>
                <w:b w:val="0"/>
                <w:bCs/>
                <w:sz w:val="14"/>
                <w:szCs w:val="14"/>
              </w:rPr>
            </w:pPr>
            <w:r w:rsidRPr="00264B05">
              <w:rPr>
                <w:b w:val="0"/>
                <w:bCs/>
                <w:sz w:val="14"/>
                <w:szCs w:val="14"/>
              </w:rPr>
              <w:t>N/A</w:t>
            </w:r>
          </w:p>
        </w:tc>
        <w:tc>
          <w:tcPr>
            <w:tcW w:w="116"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7EBF4CD9" w14:textId="77777777" w:rsidR="00442422" w:rsidRPr="00264B05" w:rsidRDefault="00442422" w:rsidP="00E357FF">
            <w:pPr>
              <w:pStyle w:val="TAN"/>
              <w:rPr>
                <w:rFonts w:ascii="Yu Gothic Light" w:eastAsia="Yu Gothic Light" w:hAnsi="Yu Gothic Light"/>
                <w:sz w:val="14"/>
                <w:szCs w:val="14"/>
                <w:lang w:eastAsia="zh-CN"/>
              </w:rPr>
            </w:pPr>
          </w:p>
        </w:tc>
        <w:tc>
          <w:tcPr>
            <w:tcW w:w="227"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BF42FCC" w14:textId="77777777" w:rsidR="00442422" w:rsidRPr="00264B05" w:rsidRDefault="00442422" w:rsidP="00E357FF">
            <w:pPr>
              <w:pStyle w:val="TAH"/>
              <w:jc w:val="left"/>
              <w:rPr>
                <w:rFonts w:ascii="Yu Gothic Light" w:eastAsia="Yu Gothic Light" w:hAnsi="Yu Gothic Light"/>
                <w:sz w:val="14"/>
                <w:szCs w:val="14"/>
                <w:lang w:val="en-US" w:eastAsia="ko-KR"/>
              </w:rPr>
            </w:pPr>
            <w:r w:rsidRPr="00264B05">
              <w:rPr>
                <w:b w:val="0"/>
                <w:bCs/>
                <w:sz w:val="14"/>
                <w:szCs w:val="14"/>
              </w:rPr>
              <w:t>Per UE</w:t>
            </w:r>
          </w:p>
        </w:tc>
        <w:tc>
          <w:tcPr>
            <w:tcW w:w="306"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1DA6E77" w14:textId="77777777" w:rsidR="00442422" w:rsidRPr="00264B05" w:rsidRDefault="00442422" w:rsidP="00E357FF">
            <w:pPr>
              <w:pStyle w:val="TAH"/>
              <w:jc w:val="left"/>
              <w:rPr>
                <w:rFonts w:ascii="Yu Gothic Light" w:eastAsia="Yu Gothic Light" w:hAnsi="Yu Gothic Light"/>
                <w:b w:val="0"/>
                <w:sz w:val="14"/>
                <w:szCs w:val="14"/>
              </w:rPr>
            </w:pPr>
            <w:r w:rsidRPr="00264B05">
              <w:rPr>
                <w:b w:val="0"/>
                <w:bCs/>
                <w:sz w:val="14"/>
                <w:szCs w:val="14"/>
              </w:rPr>
              <w:t>No</w:t>
            </w:r>
          </w:p>
        </w:tc>
        <w:tc>
          <w:tcPr>
            <w:tcW w:w="34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3CC9E67" w14:textId="77777777" w:rsidR="00442422" w:rsidRPr="00264B05" w:rsidRDefault="00442422" w:rsidP="00E357FF">
            <w:pPr>
              <w:pStyle w:val="TAH"/>
              <w:jc w:val="left"/>
              <w:rPr>
                <w:rFonts w:ascii="Yu Gothic Light" w:eastAsia="Yu Gothic Light" w:hAnsi="Yu Gothic Light"/>
                <w:b w:val="0"/>
                <w:bCs/>
                <w:sz w:val="14"/>
                <w:szCs w:val="14"/>
              </w:rPr>
            </w:pPr>
            <w:r w:rsidRPr="00264B05">
              <w:rPr>
                <w:b w:val="0"/>
                <w:bCs/>
                <w:sz w:val="14"/>
                <w:szCs w:val="14"/>
              </w:rPr>
              <w:t>FR1 only</w:t>
            </w:r>
          </w:p>
        </w:tc>
        <w:tc>
          <w:tcPr>
            <w:tcW w:w="328"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BE5A0B8" w14:textId="77777777" w:rsidR="00442422" w:rsidRPr="00264B05" w:rsidRDefault="00442422" w:rsidP="00E357FF">
            <w:pPr>
              <w:pStyle w:val="TAH"/>
              <w:jc w:val="left"/>
              <w:rPr>
                <w:rFonts w:ascii="Yu Gothic Light" w:eastAsia="Yu Gothic Light" w:hAnsi="Yu Gothic Light"/>
                <w:b w:val="0"/>
                <w:bCs/>
                <w:sz w:val="14"/>
                <w:szCs w:val="14"/>
              </w:rPr>
            </w:pPr>
            <w:r w:rsidRPr="00264B05">
              <w:rPr>
                <w:b w:val="0"/>
                <w:bCs/>
                <w:sz w:val="14"/>
                <w:szCs w:val="14"/>
              </w:rPr>
              <w:t>No</w:t>
            </w:r>
          </w:p>
        </w:tc>
        <w:tc>
          <w:tcPr>
            <w:tcW w:w="478"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3353A1BD" w14:textId="77777777" w:rsidR="00442422" w:rsidRPr="00264B05" w:rsidRDefault="00442422" w:rsidP="00E357FF">
            <w:pPr>
              <w:keepNext/>
              <w:rPr>
                <w:rFonts w:ascii="Yu Gothic Light" w:eastAsia="Yu Gothic Light" w:hAnsi="Yu Gothic Light"/>
                <w:sz w:val="14"/>
                <w:szCs w:val="14"/>
                <w:lang w:val="en-US"/>
              </w:rPr>
            </w:pPr>
          </w:p>
        </w:tc>
        <w:tc>
          <w:tcPr>
            <w:tcW w:w="512"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A70A2E8" w14:textId="77777777" w:rsidR="00442422" w:rsidRPr="00264B05" w:rsidRDefault="00442422" w:rsidP="00E357FF">
            <w:pPr>
              <w:pStyle w:val="TAH"/>
              <w:jc w:val="left"/>
              <w:rPr>
                <w:rFonts w:ascii="Yu Gothic Light" w:eastAsia="Yu Gothic Light" w:hAnsi="Yu Gothic Light"/>
                <w:sz w:val="14"/>
                <w:szCs w:val="14"/>
              </w:rPr>
            </w:pPr>
            <w:r w:rsidRPr="00264B05">
              <w:rPr>
                <w:b w:val="0"/>
                <w:bCs/>
                <w:sz w:val="14"/>
                <w:szCs w:val="14"/>
              </w:rPr>
              <w:t>Optional with capability signalling</w:t>
            </w:r>
          </w:p>
        </w:tc>
      </w:tr>
    </w:tbl>
    <w:p w14:paraId="1EB5836D" w14:textId="77777777" w:rsidR="006F7A81" w:rsidRPr="00BC7815" w:rsidRDefault="006F7A81" w:rsidP="006B480F">
      <w:pPr>
        <w:rPr>
          <w:bCs/>
          <w:lang w:eastAsia="x-none"/>
        </w:rPr>
      </w:pPr>
    </w:p>
    <w:p w14:paraId="0B14B808" w14:textId="18428B57" w:rsidR="006B480F" w:rsidRDefault="006B480F" w:rsidP="00A57C2E">
      <w:pPr>
        <w:pStyle w:val="Heading3"/>
      </w:pPr>
      <w:bookmarkStart w:id="55" w:name="_Toc95481751"/>
      <w:bookmarkStart w:id="56" w:name="_Toc98334390"/>
      <w:r w:rsidRPr="00540963">
        <w:t>Other</w:t>
      </w:r>
      <w:bookmarkEnd w:id="55"/>
      <w:bookmarkEnd w:id="56"/>
    </w:p>
    <w:p w14:paraId="34E4D08E" w14:textId="379AD903" w:rsidR="006B480F" w:rsidRDefault="002328C4" w:rsidP="006B480F">
      <w:pPr>
        <w:rPr>
          <w:lang w:eastAsia="x-none"/>
        </w:rPr>
      </w:pPr>
      <w:hyperlink r:id="rId719" w:history="1">
        <w:r w:rsidR="004371F4">
          <w:rPr>
            <w:rStyle w:val="Hyperlink"/>
            <w:lang w:eastAsia="x-none"/>
          </w:rPr>
          <w:t>R1-2202051</w:t>
        </w:r>
      </w:hyperlink>
      <w:r w:rsidR="006B480F" w:rsidRPr="00BC7815">
        <w:rPr>
          <w:lang w:eastAsia="x-none"/>
        </w:rPr>
        <w:tab/>
        <w:t>Clarification on PUSCH with UCI Only and DMRS Multiplexing</w:t>
      </w:r>
      <w:r w:rsidR="006B480F" w:rsidRPr="00BC7815">
        <w:rPr>
          <w:lang w:eastAsia="x-none"/>
        </w:rPr>
        <w:tab/>
        <w:t>MediaTek Inc.</w:t>
      </w:r>
    </w:p>
    <w:p w14:paraId="6016B7CB" w14:textId="2457AC53" w:rsidR="00442422" w:rsidRPr="00BC7815" w:rsidRDefault="00442422" w:rsidP="006B480F">
      <w:pPr>
        <w:rPr>
          <w:lang w:eastAsia="x-none"/>
        </w:rPr>
      </w:pPr>
      <w:r w:rsidRPr="00442422">
        <w:rPr>
          <w:lang w:eastAsia="x-none"/>
        </w:rPr>
        <w:t xml:space="preserve">Contribution is withdrawn. Content fully identical to </w:t>
      </w:r>
      <w:hyperlink r:id="rId720" w:history="1">
        <w:r w:rsidR="004371F4">
          <w:rPr>
            <w:rStyle w:val="Hyperlink"/>
            <w:lang w:eastAsia="x-none"/>
          </w:rPr>
          <w:t>R1-2202368</w:t>
        </w:r>
      </w:hyperlink>
      <w:r w:rsidRPr="00442422">
        <w:rPr>
          <w:lang w:eastAsia="x-none"/>
        </w:rPr>
        <w:t xml:space="preserve"> under 7.1.</w:t>
      </w:r>
    </w:p>
    <w:p w14:paraId="492197E9" w14:textId="77777777" w:rsidR="006B480F" w:rsidRPr="00D5304D" w:rsidRDefault="006B480F" w:rsidP="00A57C2E">
      <w:pPr>
        <w:pStyle w:val="Heading1"/>
      </w:pPr>
      <w:bookmarkStart w:id="57" w:name="_Toc95481752"/>
      <w:bookmarkStart w:id="58" w:name="_Toc98334391"/>
      <w:r>
        <w:t>Release 17</w:t>
      </w:r>
      <w:bookmarkEnd w:id="57"/>
      <w:bookmarkEnd w:id="58"/>
    </w:p>
    <w:p w14:paraId="3D94DA46" w14:textId="77777777" w:rsidR="00F74D06" w:rsidRPr="00F74D06" w:rsidRDefault="006B480F" w:rsidP="006B480F">
      <w:pPr>
        <w:rPr>
          <w:lang w:val="fr-FR"/>
        </w:rPr>
      </w:pPr>
      <w:r w:rsidRPr="00F74D06">
        <w:rPr>
          <w:lang w:val="fr-FR" w:eastAsia="x-none"/>
        </w:rPr>
        <w:t xml:space="preserve">[108-e-R17-RRC] </w:t>
      </w:r>
      <w:r w:rsidR="00F74D06" w:rsidRPr="00F74D06">
        <w:rPr>
          <w:lang w:val="fr-FR"/>
        </w:rPr>
        <w:t>– Sorour (Ericsson)</w:t>
      </w:r>
    </w:p>
    <w:p w14:paraId="4C47BDC0" w14:textId="074001E1" w:rsidR="006B480F" w:rsidRPr="00F74D06" w:rsidRDefault="006B480F" w:rsidP="006B480F">
      <w:r w:rsidRPr="00F74D06">
        <w:rPr>
          <w:lang w:eastAsia="x-none"/>
        </w:rPr>
        <w:t>LS to RAN2 on updated Rel-17 RRC parameters</w:t>
      </w:r>
    </w:p>
    <w:p w14:paraId="774759AB" w14:textId="77777777" w:rsidR="006B480F" w:rsidRPr="00F74D06" w:rsidRDefault="006B480F" w:rsidP="006D10BC">
      <w:pPr>
        <w:numPr>
          <w:ilvl w:val="0"/>
          <w:numId w:val="60"/>
        </w:numPr>
      </w:pPr>
      <w:r w:rsidRPr="00F74D06">
        <w:t>First LS to be finalized by February</w:t>
      </w:r>
      <w:r w:rsidRPr="00F74D06">
        <w:rPr>
          <w:rFonts w:hint="eastAsia"/>
        </w:rPr>
        <w:t xml:space="preserve"> </w:t>
      </w:r>
      <w:r w:rsidRPr="00F74D06">
        <w:t>25</w:t>
      </w:r>
    </w:p>
    <w:p w14:paraId="0747FD0B" w14:textId="2911C447" w:rsidR="006B480F" w:rsidRDefault="006B480F" w:rsidP="006D10BC">
      <w:pPr>
        <w:numPr>
          <w:ilvl w:val="0"/>
          <w:numId w:val="60"/>
        </w:numPr>
      </w:pPr>
      <w:r w:rsidRPr="00F74D06">
        <w:t>If necessary, second LS on any remaining issues to be finalized by March 4</w:t>
      </w:r>
    </w:p>
    <w:p w14:paraId="437146BD" w14:textId="2B39DFBC" w:rsidR="0076095F" w:rsidRPr="0076095F" w:rsidRDefault="002328C4" w:rsidP="0076095F">
      <w:pPr>
        <w:rPr>
          <w:b/>
          <w:bCs/>
        </w:rPr>
      </w:pPr>
      <w:hyperlink r:id="rId721" w:history="1">
        <w:r w:rsidR="004371F4">
          <w:rPr>
            <w:rStyle w:val="Hyperlink"/>
            <w:b/>
            <w:bCs/>
          </w:rPr>
          <w:t>R1-2202913</w:t>
        </w:r>
      </w:hyperlink>
      <w:r w:rsidR="0076095F" w:rsidRPr="0076095F">
        <w:rPr>
          <w:b/>
          <w:bCs/>
        </w:rPr>
        <w:tab/>
        <w:t>Recommendations for RAN1 RRC Parameter Preparation</w:t>
      </w:r>
      <w:r w:rsidR="0076095F" w:rsidRPr="0076095F">
        <w:rPr>
          <w:b/>
          <w:bCs/>
        </w:rPr>
        <w:tab/>
        <w:t>Moderator (Ericsson)</w:t>
      </w:r>
    </w:p>
    <w:p w14:paraId="6FE15C93" w14:textId="401F59CC" w:rsidR="00F74D06" w:rsidRDefault="002328C4" w:rsidP="00F74D06">
      <w:pPr>
        <w:rPr>
          <w:b/>
          <w:bCs/>
        </w:rPr>
      </w:pPr>
      <w:hyperlink r:id="rId722" w:history="1">
        <w:r w:rsidR="004371F4">
          <w:rPr>
            <w:rStyle w:val="Hyperlink"/>
            <w:b/>
            <w:bCs/>
          </w:rPr>
          <w:t>R1-2202543</w:t>
        </w:r>
      </w:hyperlink>
      <w:r w:rsidR="00F74D06" w:rsidRPr="003346CE">
        <w:rPr>
          <w:b/>
          <w:bCs/>
        </w:rPr>
        <w:tab/>
        <w:t>Summary of Email discussion on Rel-17 RRC parameters for LS to RAN2</w:t>
      </w:r>
      <w:r w:rsidR="00F74D06" w:rsidRPr="003346CE">
        <w:rPr>
          <w:b/>
          <w:bCs/>
        </w:rPr>
        <w:tab/>
        <w:t>Moderator (Ericsson)</w:t>
      </w:r>
    </w:p>
    <w:p w14:paraId="42F618EB" w14:textId="77777777" w:rsidR="0076095F" w:rsidRPr="003346CE" w:rsidRDefault="0076095F" w:rsidP="00F74D06">
      <w:pPr>
        <w:rPr>
          <w:b/>
          <w:bCs/>
        </w:rPr>
      </w:pPr>
    </w:p>
    <w:p w14:paraId="7153EAAD" w14:textId="229230A6" w:rsidR="00F74D06" w:rsidRPr="00F74D06" w:rsidRDefault="002328C4" w:rsidP="00F74D06">
      <w:pPr>
        <w:rPr>
          <w:b/>
          <w:bCs/>
        </w:rPr>
      </w:pPr>
      <w:hyperlink r:id="rId723" w:history="1">
        <w:r w:rsidR="004371F4">
          <w:rPr>
            <w:rStyle w:val="Hyperlink"/>
            <w:b/>
            <w:bCs/>
            <w:highlight w:val="green"/>
          </w:rPr>
          <w:t>R1-2202540</w:t>
        </w:r>
      </w:hyperlink>
      <w:r w:rsidR="00F74D06" w:rsidRPr="00F74D06">
        <w:rPr>
          <w:b/>
          <w:bCs/>
        </w:rPr>
        <w:tab/>
        <w:t>Consolidated higher layers parameter list for Rel-17 LTE</w:t>
      </w:r>
      <w:r w:rsidR="00F74D06" w:rsidRPr="00F74D06">
        <w:rPr>
          <w:b/>
          <w:bCs/>
        </w:rPr>
        <w:tab/>
        <w:t>Moderator (Ericsson)</w:t>
      </w:r>
    </w:p>
    <w:p w14:paraId="3B5ED952" w14:textId="0445C616" w:rsidR="00F74D06" w:rsidRPr="00F74D06" w:rsidRDefault="002328C4" w:rsidP="00F74D06">
      <w:pPr>
        <w:rPr>
          <w:b/>
          <w:bCs/>
        </w:rPr>
      </w:pPr>
      <w:hyperlink r:id="rId724" w:history="1">
        <w:r w:rsidR="004371F4">
          <w:rPr>
            <w:rStyle w:val="Hyperlink"/>
            <w:b/>
            <w:bCs/>
            <w:highlight w:val="green"/>
          </w:rPr>
          <w:t>R1-2202541</w:t>
        </w:r>
      </w:hyperlink>
      <w:r w:rsidR="00F74D06" w:rsidRPr="00F74D06">
        <w:rPr>
          <w:b/>
          <w:bCs/>
        </w:rPr>
        <w:tab/>
        <w:t>Consolidated higher layers parameter list for Rel-17 NR</w:t>
      </w:r>
      <w:r w:rsidR="00F74D06" w:rsidRPr="00F74D06">
        <w:rPr>
          <w:b/>
          <w:bCs/>
        </w:rPr>
        <w:tab/>
        <w:t>Moderator (Ericsson)</w:t>
      </w:r>
    </w:p>
    <w:p w14:paraId="32B27B77" w14:textId="7B314898" w:rsidR="00F74D06" w:rsidRDefault="00F74D06" w:rsidP="00F74D06">
      <w:r w:rsidRPr="001E322B">
        <w:rPr>
          <w:b/>
          <w:bCs/>
        </w:rPr>
        <w:t>Decision:</w:t>
      </w:r>
      <w:r w:rsidRPr="001E322B">
        <w:t xml:space="preserve"> As per email decision posted on</w:t>
      </w:r>
      <w:r>
        <w:t xml:space="preserve"> Feb</w:t>
      </w:r>
      <w:r w:rsidRPr="001E322B">
        <w:t xml:space="preserve"> 2</w:t>
      </w:r>
      <w:r>
        <w:t>6</w:t>
      </w:r>
      <w:r w:rsidRPr="001E322B">
        <w:rPr>
          <w:vertAlign w:val="superscript"/>
        </w:rPr>
        <w:t>th</w:t>
      </w:r>
      <w:r w:rsidRPr="001E322B">
        <w:t>,</w:t>
      </w:r>
    </w:p>
    <w:p w14:paraId="2BFA5CE1" w14:textId="77777777" w:rsidR="00F74D06" w:rsidRDefault="00F74D06" w:rsidP="00F74D06">
      <w:pPr>
        <w:rPr>
          <w:szCs w:val="22"/>
          <w:lang w:val="en-US" w:eastAsia="en-GB"/>
        </w:rPr>
      </w:pPr>
      <w:r>
        <w:rPr>
          <w:highlight w:val="green"/>
          <w:lang w:val="en-US"/>
        </w:rPr>
        <w:t>Agreement</w:t>
      </w:r>
    </w:p>
    <w:p w14:paraId="3EC9EB25" w14:textId="67585C9C" w:rsidR="00F74D06" w:rsidRDefault="00F74D06" w:rsidP="00F74D06">
      <w:pPr>
        <w:rPr>
          <w:szCs w:val="20"/>
          <w:lang w:val="en-US"/>
        </w:rPr>
      </w:pPr>
      <w:r>
        <w:rPr>
          <w:szCs w:val="20"/>
          <w:lang w:val="en-US"/>
        </w:rPr>
        <w:t xml:space="preserve">The updated higher layer parameters for Rel-17 LTE in </w:t>
      </w:r>
      <w:hyperlink r:id="rId725" w:history="1">
        <w:r w:rsidR="004371F4">
          <w:rPr>
            <w:rStyle w:val="Hyperlink"/>
            <w:szCs w:val="20"/>
            <w:lang w:val="en-US"/>
          </w:rPr>
          <w:t>R1-2202540</w:t>
        </w:r>
      </w:hyperlink>
      <w:r>
        <w:rPr>
          <w:szCs w:val="20"/>
          <w:lang w:val="en-US"/>
        </w:rPr>
        <w:t xml:space="preserve"> and Rel-17 NR in </w:t>
      </w:r>
      <w:hyperlink r:id="rId726" w:history="1">
        <w:r w:rsidR="004371F4">
          <w:rPr>
            <w:rStyle w:val="Hyperlink"/>
            <w:szCs w:val="20"/>
            <w:lang w:val="en-US"/>
          </w:rPr>
          <w:t>R1-2202541</w:t>
        </w:r>
      </w:hyperlink>
      <w:r>
        <w:rPr>
          <w:szCs w:val="20"/>
          <w:lang w:val="en-US"/>
        </w:rPr>
        <w:t xml:space="preserve"> are endorsed.</w:t>
      </w:r>
    </w:p>
    <w:p w14:paraId="19468228" w14:textId="1BF2F664" w:rsidR="00F74D06" w:rsidRDefault="00F74D06" w:rsidP="00F74D06">
      <w:pPr>
        <w:rPr>
          <w:szCs w:val="20"/>
          <w:lang w:val="en-US"/>
        </w:rPr>
      </w:pPr>
    </w:p>
    <w:p w14:paraId="6F5E1DEC" w14:textId="0C6FF336" w:rsidR="00F74D06" w:rsidRPr="00F74D06" w:rsidRDefault="002328C4" w:rsidP="00F74D06">
      <w:pPr>
        <w:rPr>
          <w:b/>
          <w:bCs/>
        </w:rPr>
      </w:pPr>
      <w:hyperlink r:id="rId727" w:history="1">
        <w:r w:rsidR="004371F4">
          <w:rPr>
            <w:rStyle w:val="Hyperlink"/>
            <w:b/>
            <w:bCs/>
          </w:rPr>
          <w:t>R1-2202539</w:t>
        </w:r>
      </w:hyperlink>
      <w:r w:rsidR="00F74D06" w:rsidRPr="00F74D06">
        <w:rPr>
          <w:b/>
          <w:bCs/>
        </w:rPr>
        <w:tab/>
        <w:t>DRAFT LS on updated Rel-17 LTE and NR higher-layers parameter list</w:t>
      </w:r>
      <w:r w:rsidR="00F74D06" w:rsidRPr="00F74D06">
        <w:rPr>
          <w:b/>
          <w:bCs/>
        </w:rPr>
        <w:tab/>
        <w:t>Moderator (Ericsson)</w:t>
      </w:r>
    </w:p>
    <w:p w14:paraId="634EC840" w14:textId="06C15907" w:rsidR="00F74D06" w:rsidRDefault="00F74D06" w:rsidP="00F74D06">
      <w:pPr>
        <w:rPr>
          <w:szCs w:val="20"/>
          <w:lang w:val="en-US"/>
        </w:rPr>
      </w:pPr>
      <w:r w:rsidRPr="001E322B">
        <w:rPr>
          <w:b/>
          <w:bCs/>
        </w:rPr>
        <w:t>Decision:</w:t>
      </w:r>
      <w:r w:rsidRPr="001E322B">
        <w:t xml:space="preserve"> As per email decision posted on</w:t>
      </w:r>
      <w:r>
        <w:t xml:space="preserve"> Feb</w:t>
      </w:r>
      <w:r w:rsidRPr="001E322B">
        <w:t xml:space="preserve"> 2</w:t>
      </w:r>
      <w:r>
        <w:t>6</w:t>
      </w:r>
      <w:r w:rsidRPr="001E322B">
        <w:rPr>
          <w:vertAlign w:val="superscript"/>
        </w:rPr>
        <w:t>th</w:t>
      </w:r>
      <w:r w:rsidRPr="001E322B">
        <w:t>,</w:t>
      </w:r>
      <w:r>
        <w:t xml:space="preserve"> the draft LS is endorsed. Final </w:t>
      </w:r>
      <w:r>
        <w:rPr>
          <w:szCs w:val="20"/>
          <w:lang w:val="en-US"/>
        </w:rPr>
        <w:t xml:space="preserve">LS to RAN2 and RAN3 is </w:t>
      </w:r>
      <w:r w:rsidRPr="00F74D06">
        <w:rPr>
          <w:szCs w:val="20"/>
          <w:highlight w:val="green"/>
          <w:lang w:val="en-US"/>
        </w:rPr>
        <w:t xml:space="preserve">approved </w:t>
      </w:r>
      <w:hyperlink r:id="rId728" w:history="1">
        <w:r w:rsidR="004371F4">
          <w:rPr>
            <w:rStyle w:val="Hyperlink"/>
            <w:szCs w:val="20"/>
            <w:highlight w:val="green"/>
            <w:lang w:val="en-US"/>
          </w:rPr>
          <w:t>R1-2202542</w:t>
        </w:r>
      </w:hyperlink>
      <w:r w:rsidRPr="00F74D06">
        <w:rPr>
          <w:szCs w:val="20"/>
          <w:highlight w:val="green"/>
          <w:lang w:val="en-US"/>
        </w:rPr>
        <w:t>.</w:t>
      </w:r>
    </w:p>
    <w:p w14:paraId="7B282C6A" w14:textId="77777777" w:rsidR="00F74D06" w:rsidRDefault="00F74D06" w:rsidP="00F74D06"/>
    <w:p w14:paraId="135E3854" w14:textId="3AFB5D26" w:rsidR="00F74D06" w:rsidRPr="00FE0993" w:rsidRDefault="002328C4" w:rsidP="00F74D06">
      <w:pPr>
        <w:rPr>
          <w:b/>
          <w:bCs/>
        </w:rPr>
      </w:pPr>
      <w:hyperlink r:id="rId729" w:history="1">
        <w:r w:rsidR="004371F4">
          <w:rPr>
            <w:rStyle w:val="Hyperlink"/>
            <w:b/>
            <w:bCs/>
          </w:rPr>
          <w:t>R1-2202544</w:t>
        </w:r>
      </w:hyperlink>
      <w:r w:rsidR="00F74D06" w:rsidRPr="00FE0993">
        <w:rPr>
          <w:b/>
          <w:bCs/>
        </w:rPr>
        <w:tab/>
        <w:t>Collection of updated higher layers parameter list for Rel-17 LTE and NR</w:t>
      </w:r>
      <w:r w:rsidR="00F74D06" w:rsidRPr="00FE0993">
        <w:rPr>
          <w:b/>
          <w:bCs/>
        </w:rPr>
        <w:tab/>
        <w:t>Moderator (Ericsson)</w:t>
      </w:r>
    </w:p>
    <w:p w14:paraId="6F0C11EE" w14:textId="77777777" w:rsidR="00F74D06" w:rsidRPr="00A04B66" w:rsidRDefault="00F74D06" w:rsidP="00F74D06">
      <w:pPr>
        <w:rPr>
          <w:rFonts w:ascii="Times New Roman" w:hAnsi="Times New Roman"/>
          <w:szCs w:val="20"/>
        </w:rPr>
      </w:pPr>
      <w:r>
        <w:t>Document is noted. Similarly to previous meetings,</w:t>
      </w:r>
      <w:r w:rsidRPr="007B128E">
        <w:t xml:space="preserve"> this is a RAN1 working document for information</w:t>
      </w:r>
      <w:r>
        <w:rPr>
          <w:rFonts w:cs="Times"/>
        </w:rPr>
        <w:t xml:space="preserve">, to be considered for </w:t>
      </w:r>
      <w:r w:rsidRPr="000B193A">
        <w:rPr>
          <w:rFonts w:cs="Times"/>
        </w:rPr>
        <w:t>future referencing and progress</w:t>
      </w:r>
      <w:r w:rsidRPr="000B193A">
        <w:rPr>
          <w:rFonts w:ascii="Times New Roman" w:hAnsi="Times New Roman"/>
          <w:szCs w:val="20"/>
        </w:rPr>
        <w:t>.</w:t>
      </w:r>
    </w:p>
    <w:p w14:paraId="566BDCB1" w14:textId="22E0F216" w:rsidR="00F74D06" w:rsidRPr="003346CE" w:rsidRDefault="00F74D06" w:rsidP="00F74D06"/>
    <w:p w14:paraId="2AB3F9BB" w14:textId="1ED8366A" w:rsidR="003346CE" w:rsidRPr="003346CE" w:rsidRDefault="003346CE" w:rsidP="00F74D06">
      <w:pPr>
        <w:rPr>
          <w:u w:val="single"/>
        </w:rPr>
      </w:pPr>
      <w:r w:rsidRPr="003346CE">
        <w:rPr>
          <w:u w:val="single"/>
        </w:rPr>
        <w:t>Second round</w:t>
      </w:r>
    </w:p>
    <w:p w14:paraId="0801E571" w14:textId="4796565A" w:rsidR="003346CE" w:rsidRPr="00F74D06" w:rsidRDefault="002328C4" w:rsidP="003346CE">
      <w:pPr>
        <w:rPr>
          <w:b/>
          <w:bCs/>
        </w:rPr>
      </w:pPr>
      <w:hyperlink r:id="rId730" w:history="1">
        <w:r w:rsidR="004371F4">
          <w:rPr>
            <w:rStyle w:val="Hyperlink"/>
            <w:b/>
            <w:bCs/>
            <w:highlight w:val="green"/>
          </w:rPr>
          <w:t>R1-2202758</w:t>
        </w:r>
      </w:hyperlink>
      <w:r w:rsidR="003346CE" w:rsidRPr="00F74D06">
        <w:rPr>
          <w:b/>
          <w:bCs/>
        </w:rPr>
        <w:tab/>
        <w:t>Consolidated higher layers parameter list for Rel-17 LTE</w:t>
      </w:r>
      <w:r w:rsidR="003346CE" w:rsidRPr="00F74D06">
        <w:rPr>
          <w:b/>
          <w:bCs/>
        </w:rPr>
        <w:tab/>
        <w:t>Moderator (Ericsson)</w:t>
      </w:r>
    </w:p>
    <w:p w14:paraId="4BCBE13D" w14:textId="7812D2DE" w:rsidR="003346CE" w:rsidRPr="00F74D06" w:rsidRDefault="002328C4" w:rsidP="003346CE">
      <w:pPr>
        <w:rPr>
          <w:b/>
          <w:bCs/>
        </w:rPr>
      </w:pPr>
      <w:hyperlink r:id="rId731" w:history="1">
        <w:r w:rsidR="004371F4">
          <w:rPr>
            <w:rStyle w:val="Hyperlink"/>
            <w:b/>
            <w:bCs/>
            <w:highlight w:val="green"/>
          </w:rPr>
          <w:t>R1-2202759</w:t>
        </w:r>
      </w:hyperlink>
      <w:r w:rsidR="003346CE" w:rsidRPr="00F74D06">
        <w:rPr>
          <w:b/>
          <w:bCs/>
        </w:rPr>
        <w:tab/>
        <w:t>Consolidated higher layers parameter list for Rel-17 NR</w:t>
      </w:r>
      <w:r w:rsidR="003346CE" w:rsidRPr="00F74D06">
        <w:rPr>
          <w:b/>
          <w:bCs/>
        </w:rPr>
        <w:tab/>
        <w:t>Moderator (Ericsson)</w:t>
      </w:r>
    </w:p>
    <w:p w14:paraId="678CBC0C" w14:textId="1D247DB7" w:rsidR="003346CE" w:rsidRDefault="003346CE" w:rsidP="003346CE">
      <w:r w:rsidRPr="001E322B">
        <w:rPr>
          <w:b/>
          <w:bCs/>
        </w:rPr>
        <w:t>Decision:</w:t>
      </w:r>
      <w:r w:rsidRPr="001E322B">
        <w:t xml:space="preserve"> As per email decision posted on</w:t>
      </w:r>
      <w:r>
        <w:t xml:space="preserve"> </w:t>
      </w:r>
      <w:r w:rsidR="008B4525">
        <w:t>Mar 5</w:t>
      </w:r>
      <w:r w:rsidR="008B4525" w:rsidRPr="008B4525">
        <w:rPr>
          <w:vertAlign w:val="superscript"/>
        </w:rPr>
        <w:t>th</w:t>
      </w:r>
      <w:r w:rsidR="008B4525">
        <w:t>,</w:t>
      </w:r>
    </w:p>
    <w:p w14:paraId="1D16FEDD" w14:textId="77777777" w:rsidR="003346CE" w:rsidRDefault="003346CE" w:rsidP="003346CE">
      <w:pPr>
        <w:rPr>
          <w:szCs w:val="22"/>
          <w:lang w:val="en-US" w:eastAsia="en-GB"/>
        </w:rPr>
      </w:pPr>
      <w:r>
        <w:rPr>
          <w:highlight w:val="green"/>
          <w:lang w:val="en-US"/>
        </w:rPr>
        <w:t>Agreement</w:t>
      </w:r>
    </w:p>
    <w:p w14:paraId="163C2A59" w14:textId="3C405F3E" w:rsidR="003346CE" w:rsidRDefault="003346CE" w:rsidP="003346CE">
      <w:pPr>
        <w:rPr>
          <w:szCs w:val="20"/>
          <w:lang w:val="en-US"/>
        </w:rPr>
      </w:pPr>
      <w:r>
        <w:rPr>
          <w:szCs w:val="20"/>
          <w:lang w:val="en-US"/>
        </w:rPr>
        <w:t xml:space="preserve">The updated higher layer parameters for Rel-17 LTE in </w:t>
      </w:r>
      <w:hyperlink r:id="rId732" w:history="1">
        <w:r w:rsidR="004371F4">
          <w:rPr>
            <w:rStyle w:val="Hyperlink"/>
            <w:szCs w:val="20"/>
            <w:lang w:val="en-US"/>
          </w:rPr>
          <w:t>R1-2202758</w:t>
        </w:r>
      </w:hyperlink>
      <w:r>
        <w:rPr>
          <w:szCs w:val="20"/>
          <w:lang w:val="en-US"/>
        </w:rPr>
        <w:t xml:space="preserve"> and Rel-17 NR in </w:t>
      </w:r>
      <w:hyperlink r:id="rId733" w:history="1">
        <w:r w:rsidR="004371F4">
          <w:rPr>
            <w:rStyle w:val="Hyperlink"/>
            <w:szCs w:val="20"/>
            <w:lang w:val="en-US"/>
          </w:rPr>
          <w:t>R1-2202759</w:t>
        </w:r>
      </w:hyperlink>
      <w:r>
        <w:rPr>
          <w:szCs w:val="20"/>
          <w:lang w:val="en-US"/>
        </w:rPr>
        <w:t xml:space="preserve"> are endorsed.</w:t>
      </w:r>
    </w:p>
    <w:p w14:paraId="1D314571" w14:textId="77777777" w:rsidR="003346CE" w:rsidRDefault="003346CE" w:rsidP="003346CE">
      <w:pPr>
        <w:rPr>
          <w:szCs w:val="20"/>
          <w:lang w:val="en-US"/>
        </w:rPr>
      </w:pPr>
    </w:p>
    <w:p w14:paraId="0641C0DE" w14:textId="0C3766C6" w:rsidR="003346CE" w:rsidRPr="00F74D06" w:rsidRDefault="002328C4" w:rsidP="003346CE">
      <w:pPr>
        <w:rPr>
          <w:b/>
          <w:bCs/>
        </w:rPr>
      </w:pPr>
      <w:hyperlink r:id="rId734" w:history="1">
        <w:r w:rsidR="004371F4">
          <w:rPr>
            <w:rStyle w:val="Hyperlink"/>
            <w:b/>
            <w:bCs/>
          </w:rPr>
          <w:t>R1-2202757</w:t>
        </w:r>
      </w:hyperlink>
      <w:r w:rsidR="003346CE" w:rsidRPr="00F74D06">
        <w:rPr>
          <w:b/>
          <w:bCs/>
        </w:rPr>
        <w:tab/>
        <w:t>DRAFT LS on updated Rel-17 LTE and NR higher-layers parameter list</w:t>
      </w:r>
      <w:r w:rsidR="003346CE" w:rsidRPr="00F74D06">
        <w:rPr>
          <w:b/>
          <w:bCs/>
        </w:rPr>
        <w:tab/>
        <w:t>Moderator (Ericsson)</w:t>
      </w:r>
    </w:p>
    <w:p w14:paraId="2390BCB2" w14:textId="579F09E9" w:rsidR="003346CE" w:rsidRDefault="003346CE" w:rsidP="003346CE">
      <w:pPr>
        <w:rPr>
          <w:szCs w:val="20"/>
          <w:lang w:val="en-US"/>
        </w:rPr>
      </w:pPr>
      <w:r w:rsidRPr="001E322B">
        <w:rPr>
          <w:b/>
          <w:bCs/>
        </w:rPr>
        <w:t>Decision:</w:t>
      </w:r>
      <w:r w:rsidRPr="001E322B">
        <w:t xml:space="preserve"> As per email decision posted on</w:t>
      </w:r>
      <w:r>
        <w:t xml:space="preserve"> Feb</w:t>
      </w:r>
      <w:r w:rsidRPr="001E322B">
        <w:t xml:space="preserve"> 2</w:t>
      </w:r>
      <w:r>
        <w:t>6</w:t>
      </w:r>
      <w:r w:rsidRPr="001E322B">
        <w:rPr>
          <w:vertAlign w:val="superscript"/>
        </w:rPr>
        <w:t>th</w:t>
      </w:r>
      <w:r w:rsidRPr="001E322B">
        <w:t>,</w:t>
      </w:r>
      <w:r>
        <w:t xml:space="preserve"> the draft LS is endorsed. Final </w:t>
      </w:r>
      <w:r>
        <w:rPr>
          <w:szCs w:val="20"/>
          <w:lang w:val="en-US"/>
        </w:rPr>
        <w:t xml:space="preserve">LS to RAN2 and RAN3 is </w:t>
      </w:r>
      <w:r w:rsidRPr="00F74D06">
        <w:rPr>
          <w:szCs w:val="20"/>
          <w:highlight w:val="green"/>
          <w:lang w:val="en-US"/>
        </w:rPr>
        <w:t xml:space="preserve">approved </w:t>
      </w:r>
      <w:hyperlink r:id="rId735" w:history="1">
        <w:r w:rsidR="004371F4">
          <w:rPr>
            <w:rStyle w:val="Hyperlink"/>
            <w:szCs w:val="20"/>
            <w:highlight w:val="green"/>
            <w:lang w:val="en-US"/>
          </w:rPr>
          <w:t>R1-2202760</w:t>
        </w:r>
      </w:hyperlink>
      <w:r w:rsidRPr="00F74D06">
        <w:rPr>
          <w:szCs w:val="20"/>
          <w:highlight w:val="green"/>
          <w:lang w:val="en-US"/>
        </w:rPr>
        <w:t>.</w:t>
      </w:r>
    </w:p>
    <w:p w14:paraId="02A3CD69" w14:textId="77777777" w:rsidR="003346CE" w:rsidRDefault="003346CE" w:rsidP="003346CE"/>
    <w:p w14:paraId="610BF954" w14:textId="333BF138" w:rsidR="003346CE" w:rsidRPr="00FE0993" w:rsidRDefault="002328C4" w:rsidP="003346CE">
      <w:pPr>
        <w:rPr>
          <w:b/>
          <w:bCs/>
        </w:rPr>
      </w:pPr>
      <w:hyperlink r:id="rId736" w:history="1">
        <w:r w:rsidR="004371F4">
          <w:rPr>
            <w:rStyle w:val="Hyperlink"/>
            <w:b/>
            <w:bCs/>
          </w:rPr>
          <w:t>R1-2202561</w:t>
        </w:r>
      </w:hyperlink>
      <w:r w:rsidR="003346CE" w:rsidRPr="00FE0993">
        <w:rPr>
          <w:b/>
          <w:bCs/>
        </w:rPr>
        <w:tab/>
        <w:t>Collection of updated higher layers parameter list for Rel-17 LTE and NR</w:t>
      </w:r>
      <w:r w:rsidR="003346CE" w:rsidRPr="00FE0993">
        <w:rPr>
          <w:b/>
          <w:bCs/>
        </w:rPr>
        <w:tab/>
        <w:t>Moderator (Ericsson)</w:t>
      </w:r>
    </w:p>
    <w:p w14:paraId="2368F099" w14:textId="0BF51AF1" w:rsidR="003346CE" w:rsidRPr="00A04B66" w:rsidRDefault="003346CE" w:rsidP="003346CE">
      <w:pPr>
        <w:rPr>
          <w:rFonts w:ascii="Times New Roman" w:hAnsi="Times New Roman"/>
          <w:szCs w:val="20"/>
        </w:rPr>
      </w:pPr>
      <w:r>
        <w:t xml:space="preserve">Document </w:t>
      </w:r>
      <w:r w:rsidR="008B4525">
        <w:t xml:space="preserve">(revision of x2544) </w:t>
      </w:r>
      <w:r>
        <w:t>is noted.</w:t>
      </w:r>
    </w:p>
    <w:p w14:paraId="435CFD1C" w14:textId="0BE2E957" w:rsidR="00F74D06" w:rsidRDefault="00F74D06" w:rsidP="00F74D06"/>
    <w:p w14:paraId="1B1E5439" w14:textId="77777777" w:rsidR="003346CE" w:rsidRPr="003346CE" w:rsidRDefault="003346CE" w:rsidP="00F74D06"/>
    <w:p w14:paraId="7E115A14" w14:textId="1D756C69" w:rsidR="00F74D06" w:rsidRDefault="002328C4" w:rsidP="006B480F">
      <w:pPr>
        <w:rPr>
          <w:b/>
          <w:bCs/>
        </w:rPr>
      </w:pPr>
      <w:hyperlink r:id="rId737" w:history="1">
        <w:r w:rsidR="004371F4">
          <w:rPr>
            <w:rStyle w:val="Hyperlink"/>
            <w:b/>
            <w:bCs/>
            <w:highlight w:val="green"/>
          </w:rPr>
          <w:t>R1-2201431</w:t>
        </w:r>
      </w:hyperlink>
      <w:r w:rsidR="006B480F" w:rsidRPr="0052483C">
        <w:rPr>
          <w:b/>
          <w:bCs/>
        </w:rPr>
        <w:tab/>
        <w:t>TEI17: Introduction of Timing advance (TA) PRACH based solution for NR UL E-CID [NRTADV]</w:t>
      </w:r>
      <w:r w:rsidR="006B480F" w:rsidRPr="0052483C">
        <w:rPr>
          <w:b/>
          <w:bCs/>
        </w:rPr>
        <w:tab/>
        <w:t>Intel Corporation</w:t>
      </w:r>
    </w:p>
    <w:p w14:paraId="6967852C" w14:textId="0DE413C9" w:rsidR="0052483C" w:rsidRPr="00D0143E" w:rsidRDefault="0052483C" w:rsidP="006B480F">
      <w:pPr>
        <w:rPr>
          <w:b/>
          <w:bCs/>
        </w:rPr>
      </w:pPr>
      <w:r w:rsidRPr="001E322B">
        <w:rPr>
          <w:b/>
          <w:bCs/>
        </w:rPr>
        <w:t>Decision:</w:t>
      </w:r>
      <w:r w:rsidRPr="001E322B">
        <w:t xml:space="preserve"> As per email decision posted on</w:t>
      </w:r>
      <w:r>
        <w:t xml:space="preserve"> Mar 11</w:t>
      </w:r>
      <w:r w:rsidRPr="0052483C">
        <w:rPr>
          <w:vertAlign w:val="superscript"/>
        </w:rPr>
        <w:t>th</w:t>
      </w:r>
      <w:r>
        <w:t>, (38.215, Rel-17, CR0038rev1, Cat B) is agreed.</w:t>
      </w:r>
    </w:p>
    <w:p w14:paraId="16223CF6" w14:textId="511766F9" w:rsidR="00D0143E" w:rsidRDefault="00D0143E" w:rsidP="00D0143E">
      <w:r>
        <w:lastRenderedPageBreak/>
        <w:t>The parent draft CR was endorsed in RAN1#107-e (R1-2112427) but formal CR to RAN postponed for approval "</w:t>
      </w:r>
      <w:r w:rsidRPr="00D0143E">
        <w:rPr>
          <w:i/>
          <w:iCs/>
        </w:rPr>
        <w:t>As other WGs do not yet introduce REL-17 specs, this RAN1 CR will be brought to a future RAN meeting, when the complete set can be approved</w:t>
      </w:r>
      <w:r>
        <w:t>"</w:t>
      </w:r>
    </w:p>
    <w:p w14:paraId="79E7F709" w14:textId="77777777" w:rsidR="006B480F" w:rsidRDefault="006B480F" w:rsidP="00A57C2E">
      <w:pPr>
        <w:pStyle w:val="Heading2"/>
      </w:pPr>
      <w:bookmarkStart w:id="59" w:name="_Toc95481753"/>
      <w:bookmarkStart w:id="60" w:name="_Toc98334392"/>
      <w:r w:rsidRPr="00540963">
        <w:t>Maintenance on Further enhancements on MIMO for NR</w:t>
      </w:r>
      <w:bookmarkEnd w:id="59"/>
      <w:bookmarkEnd w:id="60"/>
    </w:p>
    <w:p w14:paraId="27302D29" w14:textId="77777777" w:rsidR="001A18F9" w:rsidRPr="004404AF" w:rsidRDefault="006B480F" w:rsidP="006B480F">
      <w:r w:rsidRPr="004404AF">
        <w:rPr>
          <w:lang w:eastAsia="x-none"/>
        </w:rPr>
        <w:t xml:space="preserve">[108-e-R17-RRC-MIMO] </w:t>
      </w:r>
      <w:r w:rsidR="001A18F9" w:rsidRPr="004404AF">
        <w:t>– Eko (Samsung)</w:t>
      </w:r>
    </w:p>
    <w:p w14:paraId="52FD039D" w14:textId="3F868885" w:rsidR="006B480F" w:rsidRPr="004404AF" w:rsidRDefault="006B480F" w:rsidP="006B480F">
      <w:pPr>
        <w:rPr>
          <w:lang w:eastAsia="x-none"/>
        </w:rPr>
      </w:pPr>
      <w:r w:rsidRPr="004404AF">
        <w:rPr>
          <w:lang w:eastAsia="x-none"/>
        </w:rPr>
        <w:t>Email discussion for Rel-17 RRC parameters on NR-MIMO</w:t>
      </w:r>
    </w:p>
    <w:p w14:paraId="4F8074E0" w14:textId="77777777" w:rsidR="006B480F" w:rsidRPr="004404AF" w:rsidRDefault="006B480F" w:rsidP="006D10BC">
      <w:pPr>
        <w:numPr>
          <w:ilvl w:val="0"/>
          <w:numId w:val="60"/>
        </w:numPr>
        <w:rPr>
          <w:lang w:eastAsia="x-none"/>
        </w:rPr>
      </w:pPr>
      <w:bookmarkStart w:id="61" w:name="_Toc95481754"/>
      <w:r w:rsidRPr="004404AF">
        <w:rPr>
          <w:rFonts w:hint="eastAsia"/>
          <w:lang w:eastAsia="x-none"/>
        </w:rPr>
        <w:t>1</w:t>
      </w:r>
      <w:r w:rsidRPr="004404AF">
        <w:rPr>
          <w:rFonts w:hint="eastAsia"/>
          <w:vertAlign w:val="superscript"/>
          <w:lang w:eastAsia="x-none"/>
        </w:rPr>
        <w:t>st</w:t>
      </w:r>
      <w:r w:rsidRPr="004404AF">
        <w:rPr>
          <w:rFonts w:hint="eastAsia"/>
          <w:lang w:eastAsia="x-none"/>
        </w:rPr>
        <w:t xml:space="preserve"> check point</w:t>
      </w:r>
      <w:r w:rsidRPr="004404AF">
        <w:t xml:space="preserve"> for first LS in </w:t>
      </w:r>
      <w:r w:rsidRPr="004404AF">
        <w:rPr>
          <w:lang w:eastAsia="x-none"/>
        </w:rPr>
        <w:t>[108-e-R17-RRC]: February 24</w:t>
      </w:r>
    </w:p>
    <w:p w14:paraId="0E10A339" w14:textId="36038D5A" w:rsidR="006B480F" w:rsidRPr="004404AF" w:rsidRDefault="006B480F" w:rsidP="006D10BC">
      <w:pPr>
        <w:numPr>
          <w:ilvl w:val="0"/>
          <w:numId w:val="60"/>
        </w:numPr>
        <w:rPr>
          <w:lang w:eastAsia="x-none"/>
        </w:rPr>
      </w:pPr>
      <w:r w:rsidRPr="004404AF">
        <w:rPr>
          <w:lang w:eastAsia="x-none"/>
        </w:rPr>
        <w:t>Final</w:t>
      </w:r>
      <w:r w:rsidRPr="004404AF">
        <w:rPr>
          <w:rFonts w:hint="eastAsia"/>
          <w:lang w:eastAsia="x-none"/>
        </w:rPr>
        <w:t xml:space="preserve"> check point</w:t>
      </w:r>
      <w:r w:rsidRPr="004404AF">
        <w:rPr>
          <w:lang w:eastAsia="x-none"/>
        </w:rPr>
        <w:t xml:space="preserve"> for second LS in [108-e-R17-RRC] if necessary</w:t>
      </w:r>
      <w:r w:rsidRPr="004404AF">
        <w:rPr>
          <w:rFonts w:hint="eastAsia"/>
          <w:lang w:eastAsia="x-none"/>
        </w:rPr>
        <w:t xml:space="preserve">: </w:t>
      </w:r>
      <w:r w:rsidRPr="004404AF">
        <w:t>March</w:t>
      </w:r>
      <w:r w:rsidRPr="004404AF">
        <w:rPr>
          <w:rFonts w:hint="eastAsia"/>
        </w:rPr>
        <w:t xml:space="preserve"> </w:t>
      </w:r>
      <w:r w:rsidRPr="004404AF">
        <w:rPr>
          <w:lang w:eastAsia="x-none"/>
        </w:rPr>
        <w:t>3</w:t>
      </w:r>
    </w:p>
    <w:p w14:paraId="415292FB" w14:textId="6B024F84" w:rsidR="004B5335" w:rsidRPr="004404AF" w:rsidRDefault="004B5335" w:rsidP="004B5335">
      <w:pPr>
        <w:rPr>
          <w:lang w:eastAsia="x-none"/>
        </w:rPr>
      </w:pPr>
    </w:p>
    <w:p w14:paraId="3D7FC292" w14:textId="709E8654" w:rsidR="004B5335" w:rsidRDefault="002328C4" w:rsidP="004B5335">
      <w:pPr>
        <w:rPr>
          <w:b/>
          <w:bCs/>
          <w:lang w:eastAsia="x-none"/>
        </w:rPr>
      </w:pPr>
      <w:hyperlink r:id="rId738" w:history="1">
        <w:r w:rsidR="004371F4">
          <w:rPr>
            <w:rStyle w:val="Hyperlink"/>
            <w:b/>
            <w:bCs/>
            <w:lang w:eastAsia="x-none"/>
          </w:rPr>
          <w:t>R1-2200887</w:t>
        </w:r>
      </w:hyperlink>
      <w:r w:rsidR="004B5335" w:rsidRPr="00600334">
        <w:rPr>
          <w:b/>
          <w:bCs/>
          <w:lang w:eastAsia="x-none"/>
        </w:rPr>
        <w:tab/>
        <w:t>LS on feMIMO RRC parameters</w:t>
      </w:r>
      <w:r w:rsidR="004B5335" w:rsidRPr="00600334">
        <w:rPr>
          <w:b/>
          <w:bCs/>
          <w:lang w:eastAsia="x-none"/>
        </w:rPr>
        <w:tab/>
        <w:t>RAN2, Ericsson</w:t>
      </w:r>
    </w:p>
    <w:p w14:paraId="0240DEC4" w14:textId="07CC7D48" w:rsidR="004B5335" w:rsidRPr="004B5335" w:rsidRDefault="002328C4" w:rsidP="004B5335">
      <w:pPr>
        <w:rPr>
          <w:b/>
          <w:bCs/>
          <w:lang w:eastAsia="x-none"/>
        </w:rPr>
      </w:pPr>
      <w:hyperlink r:id="rId739" w:history="1">
        <w:r w:rsidR="004371F4">
          <w:rPr>
            <w:rStyle w:val="Hyperlink"/>
            <w:b/>
            <w:bCs/>
            <w:lang w:eastAsia="x-none"/>
          </w:rPr>
          <w:t>R1-2202717</w:t>
        </w:r>
      </w:hyperlink>
      <w:r w:rsidR="004B5335" w:rsidRPr="004B5335">
        <w:rPr>
          <w:b/>
          <w:bCs/>
          <w:lang w:eastAsia="x-none"/>
        </w:rPr>
        <w:tab/>
        <w:t>Draft LS on feMIMO RRC parameters</w:t>
      </w:r>
      <w:r w:rsidR="004B5335" w:rsidRPr="004B5335">
        <w:rPr>
          <w:b/>
          <w:bCs/>
          <w:lang w:eastAsia="x-none"/>
        </w:rPr>
        <w:tab/>
        <w:t>Ericsson</w:t>
      </w:r>
    </w:p>
    <w:p w14:paraId="49180897" w14:textId="51B43F1C" w:rsidR="004B5335" w:rsidRDefault="00763EBA" w:rsidP="004B5335">
      <w:pPr>
        <w:rPr>
          <w:lang w:eastAsia="x-none"/>
        </w:rPr>
      </w:pPr>
      <w:r w:rsidRPr="008E4F96">
        <w:rPr>
          <w:b/>
          <w:bCs/>
          <w:lang w:eastAsia="x-none"/>
        </w:rPr>
        <w:t>Decision:</w:t>
      </w:r>
      <w:r>
        <w:rPr>
          <w:lang w:eastAsia="x-none"/>
        </w:rPr>
        <w:t xml:space="preserve"> As per email decision posted on Feb 25</w:t>
      </w:r>
      <w:r w:rsidRPr="008E4F96">
        <w:rPr>
          <w:vertAlign w:val="superscript"/>
          <w:lang w:eastAsia="x-none"/>
        </w:rPr>
        <w:t>th</w:t>
      </w:r>
      <w:r>
        <w:rPr>
          <w:lang w:eastAsia="x-none"/>
        </w:rPr>
        <w:t>, the d</w:t>
      </w:r>
      <w:r w:rsidR="004B5335">
        <w:rPr>
          <w:lang w:eastAsia="x-none"/>
        </w:rPr>
        <w:t xml:space="preserve">raft reply LS to R2-2202002 is endorsed. Final version is </w:t>
      </w:r>
      <w:r w:rsidR="004B5335" w:rsidRPr="004B5335">
        <w:rPr>
          <w:highlight w:val="green"/>
          <w:lang w:eastAsia="x-none"/>
        </w:rPr>
        <w:t xml:space="preserve">approved in </w:t>
      </w:r>
      <w:hyperlink r:id="rId740" w:history="1">
        <w:r w:rsidR="004371F4">
          <w:rPr>
            <w:rStyle w:val="Hyperlink"/>
            <w:highlight w:val="green"/>
            <w:lang w:eastAsia="x-none"/>
          </w:rPr>
          <w:t>R1-2202720</w:t>
        </w:r>
      </w:hyperlink>
      <w:r w:rsidR="004B5335">
        <w:rPr>
          <w:lang w:eastAsia="x-none"/>
        </w:rPr>
        <w:t>.</w:t>
      </w:r>
    </w:p>
    <w:p w14:paraId="5DDFFD40" w14:textId="3A0E5D00" w:rsidR="004B5335" w:rsidRDefault="004B5335" w:rsidP="004B5335">
      <w:pPr>
        <w:rPr>
          <w:lang w:eastAsia="x-none"/>
        </w:rPr>
      </w:pPr>
    </w:p>
    <w:p w14:paraId="36A97977" w14:textId="514B6E25" w:rsidR="00801BFF" w:rsidRDefault="00801BFF" w:rsidP="004B5335">
      <w:pPr>
        <w:rPr>
          <w:lang w:eastAsia="x-none"/>
        </w:rPr>
      </w:pPr>
    </w:p>
    <w:p w14:paraId="6C71797F" w14:textId="2F644190" w:rsidR="00801BFF" w:rsidRPr="00600334" w:rsidRDefault="002328C4" w:rsidP="00801BFF">
      <w:pPr>
        <w:rPr>
          <w:b/>
          <w:bCs/>
          <w:lang w:eastAsia="x-none"/>
        </w:rPr>
      </w:pPr>
      <w:hyperlink r:id="rId741" w:history="1">
        <w:r w:rsidR="004371F4">
          <w:rPr>
            <w:rStyle w:val="Hyperlink"/>
            <w:b/>
            <w:bCs/>
            <w:lang w:eastAsia="x-none"/>
          </w:rPr>
          <w:t>R1-2200859</w:t>
        </w:r>
      </w:hyperlink>
      <w:r w:rsidR="00801BFF" w:rsidRPr="00600334">
        <w:rPr>
          <w:b/>
          <w:bCs/>
          <w:lang w:eastAsia="x-none"/>
        </w:rPr>
        <w:tab/>
        <w:t>LS on MPE information signalling</w:t>
      </w:r>
      <w:r w:rsidR="00801BFF" w:rsidRPr="00600334">
        <w:rPr>
          <w:b/>
          <w:bCs/>
          <w:lang w:eastAsia="x-none"/>
        </w:rPr>
        <w:tab/>
        <w:t>RAN2, Nokia</w:t>
      </w:r>
    </w:p>
    <w:p w14:paraId="70C5E39B" w14:textId="32EAEB2B" w:rsidR="00801BFF" w:rsidRPr="00801BFF" w:rsidRDefault="002328C4" w:rsidP="00801BFF">
      <w:pPr>
        <w:rPr>
          <w:b/>
          <w:bCs/>
          <w:lang w:eastAsia="x-none"/>
        </w:rPr>
      </w:pPr>
      <w:hyperlink r:id="rId742" w:history="1">
        <w:r w:rsidR="004371F4">
          <w:rPr>
            <w:rStyle w:val="Hyperlink"/>
            <w:b/>
            <w:bCs/>
            <w:lang w:eastAsia="x-none"/>
          </w:rPr>
          <w:t>R1-2202731</w:t>
        </w:r>
      </w:hyperlink>
      <w:r w:rsidR="00801BFF" w:rsidRPr="00801BFF">
        <w:rPr>
          <w:b/>
          <w:bCs/>
          <w:lang w:eastAsia="x-none"/>
        </w:rPr>
        <w:tab/>
        <w:t>Moderator summary for LS reply to RAN2 on MPE information signalling</w:t>
      </w:r>
      <w:r w:rsidR="00801BFF" w:rsidRPr="00801BFF">
        <w:rPr>
          <w:b/>
          <w:bCs/>
          <w:lang w:eastAsia="x-none"/>
        </w:rPr>
        <w:tab/>
        <w:t>Moderator (Nokia)</w:t>
      </w:r>
    </w:p>
    <w:p w14:paraId="68298C04" w14:textId="3193CFE0" w:rsidR="008E4F96" w:rsidRDefault="008E4F96" w:rsidP="00801BFF">
      <w:pPr>
        <w:rPr>
          <w:lang w:eastAsia="x-none"/>
        </w:rPr>
      </w:pPr>
      <w:r w:rsidRPr="008E4F96">
        <w:rPr>
          <w:b/>
          <w:bCs/>
          <w:lang w:eastAsia="x-none"/>
        </w:rPr>
        <w:t>Decision:</w:t>
      </w:r>
      <w:r>
        <w:rPr>
          <w:lang w:eastAsia="x-none"/>
        </w:rPr>
        <w:t xml:space="preserve"> As per email decision posted on Feb 27</w:t>
      </w:r>
      <w:r w:rsidRPr="008E4F96">
        <w:rPr>
          <w:vertAlign w:val="superscript"/>
          <w:lang w:eastAsia="x-none"/>
        </w:rPr>
        <w:t>th</w:t>
      </w:r>
      <w:r>
        <w:rPr>
          <w:lang w:eastAsia="x-none"/>
        </w:rPr>
        <w:t>,</w:t>
      </w:r>
    </w:p>
    <w:p w14:paraId="7369B22E" w14:textId="77777777" w:rsidR="008E4F96" w:rsidRDefault="008E4F96" w:rsidP="008E4F96">
      <w:pPr>
        <w:rPr>
          <w:lang w:val="en-US" w:eastAsia="en-GB"/>
        </w:rPr>
      </w:pPr>
      <w:r>
        <w:rPr>
          <w:highlight w:val="green"/>
          <w:lang w:val="en-US"/>
        </w:rPr>
        <w:t>Agreement</w:t>
      </w:r>
    </w:p>
    <w:tbl>
      <w:tblPr>
        <w:tblW w:w="0" w:type="auto"/>
        <w:tblCellMar>
          <w:left w:w="0" w:type="dxa"/>
          <w:right w:w="0" w:type="dxa"/>
        </w:tblCellMar>
        <w:tblLook w:val="04A0" w:firstRow="1" w:lastRow="0" w:firstColumn="1" w:lastColumn="0" w:noHBand="0" w:noVBand="1"/>
      </w:tblPr>
      <w:tblGrid>
        <w:gridCol w:w="10055"/>
      </w:tblGrid>
      <w:tr w:rsidR="008E4F96" w:rsidRPr="008E4F96" w14:paraId="657756BC" w14:textId="77777777" w:rsidTr="008E4F96">
        <w:tc>
          <w:tcPr>
            <w:tcW w:w="1005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6AC9308" w14:textId="0E3AF5DF" w:rsidR="008E4F96" w:rsidRPr="008E4F96" w:rsidRDefault="008E4F96">
            <w:pPr>
              <w:wordWrap w:val="0"/>
              <w:rPr>
                <w:rFonts w:ascii="Arial" w:hAnsi="Arial" w:cs="Arial"/>
                <w:color w:val="1F497D"/>
                <w:sz w:val="16"/>
                <w:szCs w:val="16"/>
              </w:rPr>
            </w:pPr>
            <w:r w:rsidRPr="008E4F96">
              <w:rPr>
                <w:rFonts w:ascii="Arial" w:hAnsi="Arial" w:cs="Arial"/>
                <w:color w:val="1F497D"/>
                <w:sz w:val="16"/>
                <w:szCs w:val="16"/>
              </w:rPr>
              <w:t>RAN1 would like to thank RAN2 for the question in LS in R2-2201600 on MPE related signaling, whether those are also applicable for mTRP framework.</w:t>
            </w:r>
          </w:p>
          <w:p w14:paraId="359173E5" w14:textId="77777777" w:rsidR="008E4F96" w:rsidRPr="008E4F96" w:rsidRDefault="008E4F96">
            <w:pPr>
              <w:wordWrap w:val="0"/>
              <w:rPr>
                <w:rFonts w:ascii="Arial" w:hAnsi="Arial" w:cs="Arial"/>
                <w:color w:val="1F497D"/>
                <w:sz w:val="16"/>
                <w:szCs w:val="16"/>
              </w:rPr>
            </w:pPr>
            <w:r w:rsidRPr="008E4F96">
              <w:rPr>
                <w:rFonts w:ascii="Arial" w:hAnsi="Arial" w:cs="Arial"/>
                <w:color w:val="1F497D"/>
                <w:sz w:val="16"/>
                <w:szCs w:val="16"/>
              </w:rPr>
              <w:t xml:space="preserve">RAN1 has the following reply to the RAN2 questions: </w:t>
            </w:r>
          </w:p>
          <w:p w14:paraId="2817F7CD" w14:textId="77777777" w:rsidR="008E4F96" w:rsidRPr="008E4F96" w:rsidRDefault="008E4F96" w:rsidP="00F44FD9">
            <w:pPr>
              <w:pStyle w:val="ListParagraph"/>
              <w:numPr>
                <w:ilvl w:val="0"/>
                <w:numId w:val="165"/>
              </w:numPr>
              <w:wordWrap w:val="0"/>
              <w:overflowPunct/>
              <w:autoSpaceDE/>
              <w:autoSpaceDN/>
              <w:adjustRightInd/>
              <w:spacing w:after="0"/>
              <w:contextualSpacing w:val="0"/>
              <w:textAlignment w:val="auto"/>
              <w:rPr>
                <w:rFonts w:ascii="Arial" w:hAnsi="Arial" w:cs="Arial"/>
                <w:color w:val="1F497D"/>
                <w:sz w:val="16"/>
                <w:szCs w:val="16"/>
              </w:rPr>
            </w:pPr>
            <w:r w:rsidRPr="008E4F96">
              <w:rPr>
                <w:rFonts w:ascii="Arial" w:hAnsi="Arial" w:cs="Arial"/>
                <w:color w:val="1F497D"/>
                <w:sz w:val="16"/>
                <w:szCs w:val="16"/>
              </w:rPr>
              <w:t xml:space="preserve">Regarding inter-cell beam management (ICBM), RAN1 confirms that these RRC parameters including mpe-Reporting-FR2-r17, numberOfN and mpe-ResourcePool apply to the ICBM framework as well. </w:t>
            </w:r>
          </w:p>
          <w:p w14:paraId="3A8A449F" w14:textId="77777777" w:rsidR="008E4F96" w:rsidRPr="008E4F96" w:rsidRDefault="008E4F96" w:rsidP="00F44FD9">
            <w:pPr>
              <w:pStyle w:val="ListParagraph"/>
              <w:numPr>
                <w:ilvl w:val="0"/>
                <w:numId w:val="165"/>
              </w:numPr>
              <w:wordWrap w:val="0"/>
              <w:overflowPunct/>
              <w:autoSpaceDE/>
              <w:autoSpaceDN/>
              <w:adjustRightInd/>
              <w:spacing w:after="0"/>
              <w:contextualSpacing w:val="0"/>
              <w:textAlignment w:val="auto"/>
              <w:rPr>
                <w:rFonts w:ascii="Arial" w:hAnsi="Arial" w:cs="Arial"/>
                <w:color w:val="1F497D"/>
                <w:sz w:val="16"/>
                <w:szCs w:val="16"/>
              </w:rPr>
            </w:pPr>
            <w:r w:rsidRPr="008E4F96">
              <w:rPr>
                <w:rFonts w:ascii="Arial" w:hAnsi="Arial" w:cs="Arial"/>
                <w:color w:val="1F497D"/>
                <w:sz w:val="16"/>
                <w:szCs w:val="16"/>
              </w:rPr>
              <w:t>Regarding mTRP framework, RAN1 has not discussed whether these MPE reporting changes would also apply to mTRP framework.</w:t>
            </w:r>
          </w:p>
        </w:tc>
      </w:tr>
    </w:tbl>
    <w:p w14:paraId="0E9A94A0" w14:textId="4E5C6838" w:rsidR="008E4F96" w:rsidRDefault="008E4F96" w:rsidP="00801BFF">
      <w:pPr>
        <w:rPr>
          <w:lang w:eastAsia="x-none"/>
        </w:rPr>
      </w:pPr>
      <w:r>
        <w:rPr>
          <w:lang w:eastAsia="x-none"/>
        </w:rPr>
        <w:t>Final LS is approved in</w:t>
      </w:r>
    </w:p>
    <w:p w14:paraId="55CD6339" w14:textId="732528EA" w:rsidR="00801BFF" w:rsidRPr="008E4F96" w:rsidRDefault="002328C4" w:rsidP="00801BFF">
      <w:pPr>
        <w:rPr>
          <w:b/>
          <w:bCs/>
          <w:lang w:eastAsia="x-none"/>
        </w:rPr>
      </w:pPr>
      <w:hyperlink r:id="rId743" w:history="1">
        <w:r w:rsidR="004371F4">
          <w:rPr>
            <w:rStyle w:val="Hyperlink"/>
            <w:b/>
            <w:bCs/>
            <w:highlight w:val="green"/>
            <w:lang w:eastAsia="x-none"/>
          </w:rPr>
          <w:t>R1-2202732</w:t>
        </w:r>
      </w:hyperlink>
      <w:r w:rsidR="00801BFF" w:rsidRPr="008E4F96">
        <w:rPr>
          <w:b/>
          <w:bCs/>
          <w:lang w:eastAsia="x-none"/>
        </w:rPr>
        <w:tab/>
        <w:t>LS response on MPE information signaling</w:t>
      </w:r>
      <w:r w:rsidR="00801BFF" w:rsidRPr="008E4F96">
        <w:rPr>
          <w:b/>
          <w:bCs/>
          <w:lang w:eastAsia="x-none"/>
        </w:rPr>
        <w:tab/>
        <w:t>RAN1, Nokia</w:t>
      </w:r>
    </w:p>
    <w:p w14:paraId="310A871E" w14:textId="5C014CCD" w:rsidR="00801BFF" w:rsidRDefault="00801BFF" w:rsidP="00801BFF">
      <w:pPr>
        <w:rPr>
          <w:lang w:eastAsia="x-none"/>
        </w:rPr>
      </w:pPr>
    </w:p>
    <w:p w14:paraId="38EC2CE4" w14:textId="1A3CD37E" w:rsidR="000C2DA2" w:rsidRDefault="000C2DA2" w:rsidP="00801BFF">
      <w:pPr>
        <w:rPr>
          <w:lang w:eastAsia="x-none"/>
        </w:rPr>
      </w:pPr>
    </w:p>
    <w:p w14:paraId="16A5F8DC" w14:textId="22DCEE7C" w:rsidR="00763EBA" w:rsidRDefault="002328C4" w:rsidP="00763EBA">
      <w:pPr>
        <w:rPr>
          <w:b/>
          <w:lang w:eastAsia="x-none"/>
        </w:rPr>
      </w:pPr>
      <w:hyperlink r:id="rId744" w:history="1">
        <w:r w:rsidR="004371F4">
          <w:rPr>
            <w:rStyle w:val="Hyperlink"/>
            <w:b/>
            <w:lang w:eastAsia="x-none"/>
          </w:rPr>
          <w:t>R1-2202756</w:t>
        </w:r>
      </w:hyperlink>
      <w:r w:rsidR="00763EBA" w:rsidRPr="008F149B">
        <w:rPr>
          <w:b/>
          <w:lang w:eastAsia="x-none"/>
        </w:rPr>
        <w:tab/>
        <w:t>LS on further questions on feMIMO RRC parameters</w:t>
      </w:r>
      <w:r w:rsidR="00763EBA" w:rsidRPr="008F149B">
        <w:rPr>
          <w:b/>
          <w:lang w:eastAsia="x-none"/>
        </w:rPr>
        <w:tab/>
        <w:t>RAN2, Ericsson</w:t>
      </w:r>
    </w:p>
    <w:p w14:paraId="06EBF43D" w14:textId="05ABD997" w:rsidR="004404AF" w:rsidRPr="008F149B" w:rsidRDefault="002328C4" w:rsidP="00763EBA">
      <w:pPr>
        <w:rPr>
          <w:b/>
          <w:lang w:eastAsia="x-none"/>
        </w:rPr>
      </w:pPr>
      <w:hyperlink r:id="rId745" w:history="1">
        <w:r w:rsidR="004371F4">
          <w:rPr>
            <w:rStyle w:val="Hyperlink"/>
            <w:b/>
            <w:lang w:eastAsia="x-none"/>
          </w:rPr>
          <w:t>R1-2202900</w:t>
        </w:r>
      </w:hyperlink>
      <w:r w:rsidR="004404AF" w:rsidRPr="004404AF">
        <w:rPr>
          <w:b/>
          <w:lang w:eastAsia="x-none"/>
        </w:rPr>
        <w:tab/>
        <w:t>Moderator summary for LS reply to RAN2 on feMIMO RRC parameters</w:t>
      </w:r>
      <w:r w:rsidR="004404AF" w:rsidRPr="004404AF">
        <w:rPr>
          <w:b/>
          <w:lang w:eastAsia="x-none"/>
        </w:rPr>
        <w:tab/>
        <w:t>Moderator (Ericsson)</w:t>
      </w:r>
    </w:p>
    <w:p w14:paraId="7848DD65" w14:textId="0549EE52" w:rsidR="00763EBA" w:rsidRPr="004B5335" w:rsidRDefault="002328C4" w:rsidP="00763EBA">
      <w:pPr>
        <w:rPr>
          <w:b/>
          <w:bCs/>
          <w:lang w:eastAsia="x-none"/>
        </w:rPr>
      </w:pPr>
      <w:hyperlink r:id="rId746" w:history="1">
        <w:r w:rsidR="004371F4">
          <w:rPr>
            <w:rStyle w:val="Hyperlink"/>
            <w:b/>
            <w:bCs/>
            <w:lang w:eastAsia="x-none"/>
          </w:rPr>
          <w:t>R1-2202766</w:t>
        </w:r>
      </w:hyperlink>
      <w:r w:rsidR="00763EBA" w:rsidRPr="004B5335">
        <w:rPr>
          <w:b/>
          <w:bCs/>
          <w:lang w:eastAsia="x-none"/>
        </w:rPr>
        <w:tab/>
        <w:t>Draft LS on feMIMO RRC parameters</w:t>
      </w:r>
      <w:r w:rsidR="00763EBA" w:rsidRPr="004B5335">
        <w:rPr>
          <w:b/>
          <w:bCs/>
          <w:lang w:eastAsia="x-none"/>
        </w:rPr>
        <w:tab/>
        <w:t>Ericsson</w:t>
      </w:r>
    </w:p>
    <w:p w14:paraId="1E6264DA" w14:textId="3B415FEF" w:rsidR="00763EBA" w:rsidRDefault="004404AF" w:rsidP="00763EBA">
      <w:pPr>
        <w:rPr>
          <w:lang w:eastAsia="x-none"/>
        </w:rPr>
      </w:pPr>
      <w:r w:rsidRPr="004404AF">
        <w:rPr>
          <w:b/>
          <w:bCs/>
          <w:lang w:eastAsia="x-none"/>
        </w:rPr>
        <w:t>Decision:</w:t>
      </w:r>
      <w:r w:rsidRPr="004404AF">
        <w:rPr>
          <w:lang w:eastAsia="x-none"/>
        </w:rPr>
        <w:t xml:space="preserve"> As per email decision posted on Mar 3</w:t>
      </w:r>
      <w:r w:rsidRPr="004404AF">
        <w:rPr>
          <w:vertAlign w:val="superscript"/>
          <w:lang w:eastAsia="x-none"/>
        </w:rPr>
        <w:t>rd</w:t>
      </w:r>
      <w:r w:rsidRPr="004404AF">
        <w:rPr>
          <w:lang w:eastAsia="x-none"/>
        </w:rPr>
        <w:t xml:space="preserve">, the draft reply LS to R2-2202002/R2-2203876 is endorsed. Final version is </w:t>
      </w:r>
      <w:r w:rsidRPr="004404AF">
        <w:rPr>
          <w:highlight w:val="green"/>
          <w:lang w:eastAsia="x-none"/>
        </w:rPr>
        <w:t xml:space="preserve">approved in </w:t>
      </w:r>
      <w:hyperlink r:id="rId747" w:history="1">
        <w:r w:rsidR="004371F4">
          <w:rPr>
            <w:rStyle w:val="Hyperlink"/>
            <w:highlight w:val="green"/>
            <w:lang w:eastAsia="x-none"/>
          </w:rPr>
          <w:t>R1-2202903</w:t>
        </w:r>
      </w:hyperlink>
      <w:r w:rsidRPr="004404AF">
        <w:rPr>
          <w:highlight w:val="green"/>
          <w:lang w:eastAsia="x-none"/>
        </w:rPr>
        <w:t>.</w:t>
      </w:r>
    </w:p>
    <w:p w14:paraId="2A8A4C83" w14:textId="5035617D" w:rsidR="00763EBA" w:rsidRDefault="00763EBA" w:rsidP="00801BFF">
      <w:pPr>
        <w:rPr>
          <w:lang w:eastAsia="x-none"/>
        </w:rPr>
      </w:pPr>
    </w:p>
    <w:p w14:paraId="2AE9DC37" w14:textId="77777777" w:rsidR="004404AF" w:rsidRDefault="004404AF" w:rsidP="00801BFF">
      <w:pPr>
        <w:rPr>
          <w:lang w:eastAsia="x-none"/>
        </w:rPr>
      </w:pPr>
    </w:p>
    <w:p w14:paraId="0BA6C6CA" w14:textId="77777777" w:rsidR="000C2DA2" w:rsidRPr="000C2DA2" w:rsidRDefault="000C2DA2" w:rsidP="000C2DA2">
      <w:pPr>
        <w:rPr>
          <w:lang w:eastAsia="x-none"/>
        </w:rPr>
      </w:pPr>
      <w:r w:rsidRPr="000C2DA2">
        <w:rPr>
          <w:lang w:eastAsia="x-none"/>
        </w:rPr>
        <w:t>[108-e-R17-MIMO-09] – Eko (Samsung)</w:t>
      </w:r>
    </w:p>
    <w:p w14:paraId="3E86FC39" w14:textId="230ED8FA" w:rsidR="000C2DA2" w:rsidRPr="000C2DA2" w:rsidRDefault="000C2DA2" w:rsidP="000C2DA2">
      <w:pPr>
        <w:rPr>
          <w:lang w:eastAsia="x-none"/>
        </w:rPr>
      </w:pPr>
      <w:r w:rsidRPr="000C2DA2">
        <w:rPr>
          <w:lang w:eastAsia="x-none"/>
        </w:rPr>
        <w:t>Email discussion on Rel-17 NR-MIMO TP for TS38.300 by March 1</w:t>
      </w:r>
    </w:p>
    <w:p w14:paraId="5B86FC02" w14:textId="4EEFE07E" w:rsidR="000C2DA2" w:rsidRPr="000C2DA2" w:rsidRDefault="002328C4" w:rsidP="000C2DA2">
      <w:pPr>
        <w:rPr>
          <w:b/>
          <w:bCs/>
          <w:highlight w:val="cyan"/>
          <w:lang w:eastAsia="x-none"/>
        </w:rPr>
      </w:pPr>
      <w:hyperlink r:id="rId748" w:history="1">
        <w:r w:rsidR="004371F4">
          <w:rPr>
            <w:rStyle w:val="Hyperlink"/>
            <w:b/>
            <w:bCs/>
            <w:lang w:eastAsia="x-none"/>
          </w:rPr>
          <w:t>R1-2202804</w:t>
        </w:r>
      </w:hyperlink>
      <w:r w:rsidR="000C2DA2" w:rsidRPr="000C2DA2">
        <w:rPr>
          <w:b/>
          <w:bCs/>
          <w:lang w:eastAsia="x-none"/>
        </w:rPr>
        <w:tab/>
        <w:t>TP for TS 38.300 on Rel-17 NR FeMIMO</w:t>
      </w:r>
      <w:r w:rsidR="000C2DA2" w:rsidRPr="000C2DA2">
        <w:rPr>
          <w:b/>
          <w:bCs/>
          <w:lang w:eastAsia="x-none"/>
        </w:rPr>
        <w:tab/>
        <w:t>Moderator (Samsung)</w:t>
      </w:r>
    </w:p>
    <w:p w14:paraId="647EC8BE" w14:textId="77777777" w:rsidR="000C2DA2" w:rsidRPr="00514B68" w:rsidRDefault="000C2DA2" w:rsidP="000C2DA2">
      <w:pPr>
        <w:wordWrap w:val="0"/>
        <w:rPr>
          <w:rFonts w:cs="Times"/>
          <w:b/>
          <w:szCs w:val="20"/>
        </w:rPr>
      </w:pPr>
      <w:r w:rsidRPr="00514B68">
        <w:rPr>
          <w:rFonts w:cs="Times"/>
          <w:b/>
          <w:szCs w:val="20"/>
          <w:highlight w:val="green"/>
        </w:rPr>
        <w:t>Agreement</w:t>
      </w:r>
    </w:p>
    <w:p w14:paraId="6EE81011" w14:textId="5F6E1510" w:rsidR="000C2DA2" w:rsidRDefault="000C2DA2" w:rsidP="000C2DA2">
      <w:pPr>
        <w:wordWrap w:val="0"/>
        <w:rPr>
          <w:rFonts w:cs="Times"/>
          <w:szCs w:val="20"/>
        </w:rPr>
      </w:pPr>
      <w:r w:rsidRPr="002163CB">
        <w:rPr>
          <w:rFonts w:cs="Times"/>
          <w:szCs w:val="20"/>
        </w:rPr>
        <w:t xml:space="preserve">The text proposal in </w:t>
      </w:r>
      <w:hyperlink r:id="rId749" w:history="1">
        <w:r w:rsidR="004371F4">
          <w:rPr>
            <w:rStyle w:val="Hyperlink"/>
            <w:rFonts w:cs="Times"/>
            <w:szCs w:val="20"/>
          </w:rPr>
          <w:t>R1-2202804</w:t>
        </w:r>
      </w:hyperlink>
      <w:r w:rsidRPr="002163CB">
        <w:rPr>
          <w:rFonts w:cs="Times"/>
          <w:szCs w:val="20"/>
        </w:rPr>
        <w:t xml:space="preserve"> is endorsed from RAN1 perspective for TS38.300.</w:t>
      </w:r>
    </w:p>
    <w:p w14:paraId="01EA47DC" w14:textId="300B5E3D" w:rsidR="00801BFF" w:rsidRDefault="00801BFF" w:rsidP="00801BFF">
      <w:pPr>
        <w:rPr>
          <w:highlight w:val="cyan"/>
          <w:lang w:eastAsia="x-none"/>
        </w:rPr>
      </w:pPr>
    </w:p>
    <w:p w14:paraId="3F2B2413" w14:textId="31E4AA1B" w:rsidR="00B64933" w:rsidRPr="00B64933" w:rsidRDefault="002328C4" w:rsidP="00801BFF">
      <w:pPr>
        <w:rPr>
          <w:b/>
          <w:bCs/>
          <w:lang w:eastAsia="x-none"/>
        </w:rPr>
      </w:pPr>
      <w:hyperlink r:id="rId750" w:history="1">
        <w:r w:rsidR="004371F4">
          <w:rPr>
            <w:rStyle w:val="Hyperlink"/>
            <w:b/>
            <w:bCs/>
            <w:highlight w:val="green"/>
            <w:lang w:eastAsia="x-none"/>
          </w:rPr>
          <w:t>R1-2202865</w:t>
        </w:r>
      </w:hyperlink>
      <w:r w:rsidR="00B64933" w:rsidRPr="00B64933">
        <w:rPr>
          <w:b/>
          <w:bCs/>
          <w:lang w:eastAsia="x-none"/>
        </w:rPr>
        <w:tab/>
        <w:t>TP on Rel-17 NR FeMIMO for TS 38.300</w:t>
      </w:r>
      <w:r w:rsidR="00B64933" w:rsidRPr="00B64933">
        <w:rPr>
          <w:b/>
          <w:bCs/>
          <w:lang w:eastAsia="x-none"/>
        </w:rPr>
        <w:tab/>
        <w:t>RAN1, Samsung</w:t>
      </w:r>
    </w:p>
    <w:p w14:paraId="154EBC6B" w14:textId="13335C4D" w:rsidR="00B64933" w:rsidRPr="004404AF" w:rsidRDefault="00B64933" w:rsidP="00801BFF">
      <w:pPr>
        <w:rPr>
          <w:lang w:eastAsia="x-none"/>
        </w:rPr>
      </w:pPr>
      <w:r w:rsidRPr="008E4F96">
        <w:rPr>
          <w:b/>
          <w:bCs/>
          <w:lang w:eastAsia="x-none"/>
        </w:rPr>
        <w:t>Decision:</w:t>
      </w:r>
      <w:r>
        <w:rPr>
          <w:lang w:eastAsia="x-none"/>
        </w:rPr>
        <w:t xml:space="preserve"> As per GTW decision on Feb 28</w:t>
      </w:r>
      <w:r w:rsidRPr="008E4F96">
        <w:rPr>
          <w:vertAlign w:val="superscript"/>
          <w:lang w:eastAsia="x-none"/>
        </w:rPr>
        <w:t>th</w:t>
      </w:r>
      <w:r>
        <w:rPr>
          <w:lang w:eastAsia="x-none"/>
        </w:rPr>
        <w:t>,the LS to RAN2 is approved.</w:t>
      </w:r>
    </w:p>
    <w:p w14:paraId="2F528020" w14:textId="77777777" w:rsidR="006B480F" w:rsidRDefault="006B480F" w:rsidP="001A18F9">
      <w:pPr>
        <w:pStyle w:val="Heading3"/>
      </w:pPr>
      <w:bookmarkStart w:id="62" w:name="_Toc98334393"/>
      <w:r w:rsidRPr="00540963">
        <w:t>Enhancements on Multi-beam Operation</w:t>
      </w:r>
      <w:bookmarkEnd w:id="61"/>
      <w:bookmarkEnd w:id="62"/>
    </w:p>
    <w:p w14:paraId="0B0A0ADE" w14:textId="77777777" w:rsidR="006B480F" w:rsidRDefault="006B480F" w:rsidP="006B480F">
      <w:pPr>
        <w:rPr>
          <w:i/>
          <w:iCs/>
        </w:rPr>
      </w:pPr>
      <w:r>
        <w:rPr>
          <w:i/>
          <w:iCs/>
        </w:rPr>
        <w:t>M</w:t>
      </w:r>
      <w:r w:rsidRPr="007E18CF">
        <w:rPr>
          <w:i/>
          <w:iCs/>
        </w:rPr>
        <w:t>ainly targeting FR2 while also applicable to FR1</w:t>
      </w:r>
      <w:r>
        <w:rPr>
          <w:i/>
          <w:iCs/>
        </w:rPr>
        <w:t>.</w:t>
      </w:r>
    </w:p>
    <w:p w14:paraId="1A051DDC" w14:textId="77777777" w:rsidR="006B480F" w:rsidRDefault="006B480F" w:rsidP="006B480F">
      <w:pPr>
        <w:rPr>
          <w:lang w:eastAsia="x-none"/>
        </w:rPr>
      </w:pPr>
    </w:p>
    <w:p w14:paraId="51574063" w14:textId="03D76A9B" w:rsidR="006B480F" w:rsidRDefault="002328C4" w:rsidP="006B480F">
      <w:pPr>
        <w:rPr>
          <w:lang w:eastAsia="x-none"/>
        </w:rPr>
      </w:pPr>
      <w:hyperlink r:id="rId751" w:history="1">
        <w:r w:rsidR="004371F4">
          <w:rPr>
            <w:rStyle w:val="Hyperlink"/>
            <w:lang w:eastAsia="x-none"/>
          </w:rPr>
          <w:t>R1-2200929</w:t>
        </w:r>
      </w:hyperlink>
      <w:r w:rsidR="006B480F">
        <w:rPr>
          <w:lang w:eastAsia="x-none"/>
        </w:rPr>
        <w:tab/>
        <w:t>Remaining issues on further NR MIMO enhancements</w:t>
      </w:r>
      <w:r w:rsidR="006B480F">
        <w:rPr>
          <w:lang w:eastAsia="x-none"/>
        </w:rPr>
        <w:tab/>
        <w:t>Huawei, HiSilicon</w:t>
      </w:r>
    </w:p>
    <w:p w14:paraId="1B4DEA09" w14:textId="49D39B24" w:rsidR="006B480F" w:rsidRDefault="002328C4" w:rsidP="006B480F">
      <w:pPr>
        <w:rPr>
          <w:lang w:eastAsia="x-none"/>
        </w:rPr>
      </w:pPr>
      <w:hyperlink r:id="rId752" w:history="1">
        <w:r w:rsidR="004371F4">
          <w:rPr>
            <w:rStyle w:val="Hyperlink"/>
            <w:lang w:eastAsia="x-none"/>
          </w:rPr>
          <w:t>R1-2200996</w:t>
        </w:r>
      </w:hyperlink>
      <w:r w:rsidR="006B480F">
        <w:rPr>
          <w:lang w:eastAsia="x-none"/>
        </w:rPr>
        <w:tab/>
        <w:t>Enhancement on multi-beam operation</w:t>
      </w:r>
      <w:r w:rsidR="006B480F">
        <w:rPr>
          <w:lang w:eastAsia="x-none"/>
        </w:rPr>
        <w:tab/>
        <w:t>FUTUREWEI</w:t>
      </w:r>
    </w:p>
    <w:p w14:paraId="17182D78" w14:textId="5C9EB817" w:rsidR="006B480F" w:rsidRPr="006B480F" w:rsidRDefault="002328C4" w:rsidP="006B480F">
      <w:pPr>
        <w:rPr>
          <w:lang w:val="fr-FR" w:eastAsia="x-none"/>
        </w:rPr>
      </w:pPr>
      <w:hyperlink r:id="rId753" w:history="1">
        <w:r w:rsidR="004371F4">
          <w:rPr>
            <w:rStyle w:val="Hyperlink"/>
            <w:lang w:val="fr-FR" w:eastAsia="x-none"/>
          </w:rPr>
          <w:t>R1-2201078</w:t>
        </w:r>
      </w:hyperlink>
      <w:r w:rsidR="006B480F" w:rsidRPr="006B480F">
        <w:rPr>
          <w:lang w:val="fr-FR" w:eastAsia="x-none"/>
        </w:rPr>
        <w:tab/>
      </w:r>
      <w:r w:rsidR="006B480F" w:rsidRPr="00A57B97">
        <w:rPr>
          <w:lang w:val="fr-FR"/>
        </w:rPr>
        <w:t>Maintenance on multi</w:t>
      </w:r>
      <w:r w:rsidR="001A18F9" w:rsidRPr="00A57B97">
        <w:rPr>
          <w:lang w:val="fr-FR"/>
        </w:rPr>
        <w:t>-</w:t>
      </w:r>
      <w:r w:rsidR="006B480F" w:rsidRPr="00A57B97">
        <w:rPr>
          <w:lang w:val="fr-FR"/>
        </w:rPr>
        <w:t>b</w:t>
      </w:r>
      <w:r w:rsidR="001A18F9" w:rsidRPr="00A57B97">
        <w:rPr>
          <w:lang w:val="fr-FR"/>
        </w:rPr>
        <w:t>eam</w:t>
      </w:r>
      <w:r w:rsidR="006B480F" w:rsidRPr="00A57B97">
        <w:rPr>
          <w:lang w:val="fr-FR"/>
        </w:rPr>
        <w:t xml:space="preserve"> enhancement</w:t>
      </w:r>
      <w:r w:rsidR="006B480F" w:rsidRPr="006B480F">
        <w:rPr>
          <w:lang w:val="fr-FR" w:eastAsia="x-none"/>
        </w:rPr>
        <w:tab/>
        <w:t>vivo</w:t>
      </w:r>
    </w:p>
    <w:p w14:paraId="1595120A" w14:textId="4ACEFCE7" w:rsidR="006B480F" w:rsidRDefault="002328C4" w:rsidP="006B480F">
      <w:pPr>
        <w:rPr>
          <w:lang w:eastAsia="x-none"/>
        </w:rPr>
      </w:pPr>
      <w:hyperlink r:id="rId754" w:history="1">
        <w:r w:rsidR="004371F4">
          <w:rPr>
            <w:rStyle w:val="Hyperlink"/>
            <w:lang w:eastAsia="x-none"/>
          </w:rPr>
          <w:t>R1-2201185</w:t>
        </w:r>
      </w:hyperlink>
      <w:r w:rsidR="006B480F">
        <w:rPr>
          <w:lang w:eastAsia="x-none"/>
        </w:rPr>
        <w:tab/>
        <w:t>Remaining issues on multi-beam enhancements</w:t>
      </w:r>
      <w:r w:rsidR="006B480F">
        <w:rPr>
          <w:lang w:eastAsia="x-none"/>
        </w:rPr>
        <w:tab/>
        <w:t>ZTE</w:t>
      </w:r>
    </w:p>
    <w:p w14:paraId="12E1BB03" w14:textId="3D34140C" w:rsidR="006B480F" w:rsidRDefault="002328C4" w:rsidP="006B480F">
      <w:pPr>
        <w:rPr>
          <w:lang w:eastAsia="x-none"/>
        </w:rPr>
      </w:pPr>
      <w:hyperlink r:id="rId755" w:history="1">
        <w:r w:rsidR="004371F4">
          <w:rPr>
            <w:rStyle w:val="Hyperlink"/>
            <w:lang w:eastAsia="x-none"/>
          </w:rPr>
          <w:t>R1-2201223</w:t>
        </w:r>
      </w:hyperlink>
      <w:r w:rsidR="006B480F">
        <w:rPr>
          <w:lang w:eastAsia="x-none"/>
        </w:rPr>
        <w:tab/>
        <w:t>Enhancements on Multi-beam Operation</w:t>
      </w:r>
      <w:r w:rsidR="006B480F">
        <w:rPr>
          <w:lang w:eastAsia="x-none"/>
        </w:rPr>
        <w:tab/>
        <w:t>OPPO</w:t>
      </w:r>
    </w:p>
    <w:p w14:paraId="78D03076" w14:textId="70A3AA11" w:rsidR="006B480F" w:rsidRDefault="002328C4" w:rsidP="006B480F">
      <w:pPr>
        <w:rPr>
          <w:lang w:eastAsia="x-none"/>
        </w:rPr>
      </w:pPr>
      <w:hyperlink r:id="rId756" w:history="1">
        <w:r w:rsidR="004371F4">
          <w:rPr>
            <w:rStyle w:val="Hyperlink"/>
            <w:lang w:eastAsia="x-none"/>
          </w:rPr>
          <w:t>R1-2201328</w:t>
        </w:r>
      </w:hyperlink>
      <w:r w:rsidR="006B480F">
        <w:rPr>
          <w:lang w:eastAsia="x-none"/>
        </w:rPr>
        <w:tab/>
        <w:t>Discussion on remaining issues on Rel-17 multi-beam operation</w:t>
      </w:r>
      <w:r w:rsidR="006B480F">
        <w:rPr>
          <w:lang w:eastAsia="x-none"/>
        </w:rPr>
        <w:tab/>
        <w:t>CATT</w:t>
      </w:r>
    </w:p>
    <w:p w14:paraId="65E01EEB" w14:textId="25BAA1B6" w:rsidR="006B480F" w:rsidRDefault="002328C4" w:rsidP="006B480F">
      <w:pPr>
        <w:rPr>
          <w:lang w:eastAsia="x-none"/>
        </w:rPr>
      </w:pPr>
      <w:hyperlink r:id="rId757" w:history="1">
        <w:r w:rsidR="004371F4">
          <w:rPr>
            <w:rStyle w:val="Hyperlink"/>
            <w:lang w:eastAsia="x-none"/>
          </w:rPr>
          <w:t>R1-2201425</w:t>
        </w:r>
      </w:hyperlink>
      <w:r w:rsidR="006B480F">
        <w:rPr>
          <w:lang w:eastAsia="x-none"/>
        </w:rPr>
        <w:tab/>
        <w:t>Remaining issues in enhancements on multi-beam operation</w:t>
      </w:r>
      <w:r w:rsidR="006B480F">
        <w:rPr>
          <w:lang w:eastAsia="x-none"/>
        </w:rPr>
        <w:tab/>
        <w:t>Fraunhofer IIS, Fraunhofer HHI</w:t>
      </w:r>
    </w:p>
    <w:p w14:paraId="620F078B" w14:textId="161D243A" w:rsidR="006B480F" w:rsidRDefault="002328C4" w:rsidP="006B480F">
      <w:pPr>
        <w:rPr>
          <w:lang w:eastAsia="x-none"/>
        </w:rPr>
      </w:pPr>
      <w:hyperlink r:id="rId758" w:history="1">
        <w:r w:rsidR="004371F4">
          <w:rPr>
            <w:rStyle w:val="Hyperlink"/>
            <w:lang w:eastAsia="x-none"/>
          </w:rPr>
          <w:t>R1-2201426</w:t>
        </w:r>
      </w:hyperlink>
      <w:r w:rsidR="006B480F">
        <w:rPr>
          <w:lang w:eastAsia="x-none"/>
        </w:rPr>
        <w:tab/>
        <w:t>Enhancements on Multi-beam Operation</w:t>
      </w:r>
      <w:r w:rsidR="006B480F">
        <w:rPr>
          <w:lang w:eastAsia="x-none"/>
        </w:rPr>
        <w:tab/>
        <w:t>Lenovo, Motorola Mobility</w:t>
      </w:r>
    </w:p>
    <w:p w14:paraId="75A14818" w14:textId="72FBA9E0" w:rsidR="006B480F" w:rsidRDefault="002328C4" w:rsidP="006B480F">
      <w:pPr>
        <w:rPr>
          <w:lang w:eastAsia="x-none"/>
        </w:rPr>
      </w:pPr>
      <w:hyperlink r:id="rId759" w:history="1">
        <w:r w:rsidR="004371F4">
          <w:rPr>
            <w:rStyle w:val="Hyperlink"/>
            <w:lang w:eastAsia="x-none"/>
          </w:rPr>
          <w:t>R1-2201463</w:t>
        </w:r>
      </w:hyperlink>
      <w:r w:rsidR="006B480F">
        <w:rPr>
          <w:lang w:eastAsia="x-none"/>
        </w:rPr>
        <w:tab/>
        <w:t>Remaining issues on multi-beam operation</w:t>
      </w:r>
      <w:r w:rsidR="006B480F">
        <w:rPr>
          <w:lang w:eastAsia="x-none"/>
        </w:rPr>
        <w:tab/>
        <w:t>NTT DOCOMO, INC.</w:t>
      </w:r>
    </w:p>
    <w:p w14:paraId="4757B070" w14:textId="575E5EA1" w:rsidR="006B480F" w:rsidRDefault="002328C4" w:rsidP="006B480F">
      <w:pPr>
        <w:rPr>
          <w:lang w:eastAsia="x-none"/>
        </w:rPr>
      </w:pPr>
      <w:hyperlink r:id="rId760" w:history="1">
        <w:r w:rsidR="004371F4">
          <w:rPr>
            <w:rStyle w:val="Hyperlink"/>
            <w:lang w:eastAsia="x-none"/>
          </w:rPr>
          <w:t>R1-2201534</w:t>
        </w:r>
      </w:hyperlink>
      <w:r w:rsidR="006B480F">
        <w:rPr>
          <w:lang w:eastAsia="x-none"/>
        </w:rPr>
        <w:tab/>
        <w:t>Remaining issues on multi-beam enhancements</w:t>
      </w:r>
      <w:r w:rsidR="006B480F">
        <w:rPr>
          <w:lang w:eastAsia="x-none"/>
        </w:rPr>
        <w:tab/>
        <w:t>Spreadtrum Communications</w:t>
      </w:r>
    </w:p>
    <w:p w14:paraId="0A188BF0" w14:textId="631A0F07" w:rsidR="006B480F" w:rsidRDefault="002328C4" w:rsidP="006B480F">
      <w:pPr>
        <w:rPr>
          <w:lang w:eastAsia="x-none"/>
        </w:rPr>
      </w:pPr>
      <w:hyperlink r:id="rId761" w:history="1">
        <w:r w:rsidR="004371F4">
          <w:rPr>
            <w:rStyle w:val="Hyperlink"/>
            <w:lang w:eastAsia="x-none"/>
          </w:rPr>
          <w:t>R1-2201567</w:t>
        </w:r>
      </w:hyperlink>
      <w:r w:rsidR="006B480F">
        <w:rPr>
          <w:lang w:eastAsia="x-none"/>
        </w:rPr>
        <w:tab/>
        <w:t>Enhancements on Multi-beam Operation</w:t>
      </w:r>
      <w:r w:rsidR="006B480F">
        <w:rPr>
          <w:lang w:eastAsia="x-none"/>
        </w:rPr>
        <w:tab/>
        <w:t>LG Electronics</w:t>
      </w:r>
    </w:p>
    <w:p w14:paraId="6ABD2218" w14:textId="13B17C4D" w:rsidR="006B480F" w:rsidRDefault="002328C4" w:rsidP="006B480F">
      <w:pPr>
        <w:rPr>
          <w:lang w:eastAsia="x-none"/>
        </w:rPr>
      </w:pPr>
      <w:hyperlink r:id="rId762" w:history="1">
        <w:r w:rsidR="004371F4">
          <w:rPr>
            <w:rStyle w:val="Hyperlink"/>
            <w:lang w:eastAsia="x-none"/>
          </w:rPr>
          <w:t>R1-2201575</w:t>
        </w:r>
      </w:hyperlink>
      <w:r w:rsidR="006B480F">
        <w:rPr>
          <w:lang w:eastAsia="x-none"/>
        </w:rPr>
        <w:tab/>
        <w:t>Remaining issues on Multi-beam Operation</w:t>
      </w:r>
      <w:r w:rsidR="006B480F">
        <w:rPr>
          <w:lang w:eastAsia="x-none"/>
        </w:rPr>
        <w:tab/>
        <w:t>Sony</w:t>
      </w:r>
    </w:p>
    <w:p w14:paraId="74D1DD7D" w14:textId="407DD442" w:rsidR="006B480F" w:rsidRDefault="002328C4" w:rsidP="006B480F">
      <w:pPr>
        <w:rPr>
          <w:lang w:eastAsia="x-none"/>
        </w:rPr>
      </w:pPr>
      <w:hyperlink r:id="rId763" w:history="1">
        <w:r w:rsidR="004371F4">
          <w:rPr>
            <w:rStyle w:val="Hyperlink"/>
            <w:lang w:eastAsia="x-none"/>
          </w:rPr>
          <w:t>R1-2201644</w:t>
        </w:r>
      </w:hyperlink>
      <w:r w:rsidR="006B480F">
        <w:rPr>
          <w:lang w:eastAsia="x-none"/>
        </w:rPr>
        <w:tab/>
        <w:t>Remaining issues on multi-beam enhancements</w:t>
      </w:r>
      <w:r w:rsidR="006B480F">
        <w:rPr>
          <w:lang w:eastAsia="x-none"/>
        </w:rPr>
        <w:tab/>
        <w:t>Ericsson</w:t>
      </w:r>
    </w:p>
    <w:p w14:paraId="322AFE65" w14:textId="377C7EDD" w:rsidR="006B480F" w:rsidRDefault="002328C4" w:rsidP="006B480F">
      <w:pPr>
        <w:rPr>
          <w:lang w:eastAsia="x-none"/>
        </w:rPr>
      </w:pPr>
      <w:hyperlink r:id="rId764" w:history="1">
        <w:r w:rsidR="004371F4">
          <w:rPr>
            <w:rStyle w:val="Hyperlink"/>
            <w:lang w:eastAsia="x-none"/>
          </w:rPr>
          <w:t>R1-2201682</w:t>
        </w:r>
      </w:hyperlink>
      <w:r w:rsidR="006B480F">
        <w:rPr>
          <w:lang w:eastAsia="x-none"/>
        </w:rPr>
        <w:tab/>
        <w:t>Enhancements to Multi-Beam Operations</w:t>
      </w:r>
      <w:r w:rsidR="006B480F">
        <w:rPr>
          <w:lang w:eastAsia="x-none"/>
        </w:rPr>
        <w:tab/>
        <w:t>Intel Corporation</w:t>
      </w:r>
    </w:p>
    <w:p w14:paraId="366E3771" w14:textId="6251B0BC" w:rsidR="006B480F" w:rsidRDefault="002328C4" w:rsidP="006B480F">
      <w:pPr>
        <w:rPr>
          <w:lang w:eastAsia="x-none"/>
        </w:rPr>
      </w:pPr>
      <w:hyperlink r:id="rId765" w:history="1">
        <w:r w:rsidR="004371F4">
          <w:rPr>
            <w:rStyle w:val="Hyperlink"/>
            <w:lang w:eastAsia="x-none"/>
          </w:rPr>
          <w:t>R1-2201758</w:t>
        </w:r>
      </w:hyperlink>
      <w:r w:rsidR="006B480F">
        <w:rPr>
          <w:lang w:eastAsia="x-none"/>
        </w:rPr>
        <w:tab/>
        <w:t>Views on Rel-17 Beam Management enhancement</w:t>
      </w:r>
      <w:r w:rsidR="006B480F">
        <w:rPr>
          <w:lang w:eastAsia="x-none"/>
        </w:rPr>
        <w:tab/>
        <w:t>Apple</w:t>
      </w:r>
    </w:p>
    <w:p w14:paraId="3D51C038" w14:textId="6DCA9583" w:rsidR="006B480F" w:rsidRDefault="002328C4" w:rsidP="006B480F">
      <w:pPr>
        <w:rPr>
          <w:lang w:eastAsia="x-none"/>
        </w:rPr>
      </w:pPr>
      <w:hyperlink r:id="rId766" w:history="1">
        <w:r w:rsidR="004371F4">
          <w:rPr>
            <w:rStyle w:val="Hyperlink"/>
            <w:lang w:eastAsia="x-none"/>
          </w:rPr>
          <w:t>R1-2201844</w:t>
        </w:r>
      </w:hyperlink>
      <w:r w:rsidR="006B480F">
        <w:rPr>
          <w:lang w:eastAsia="x-none"/>
        </w:rPr>
        <w:tab/>
        <w:t>Remaining issues of enhancements on multi-beam operation</w:t>
      </w:r>
      <w:r w:rsidR="006B480F">
        <w:rPr>
          <w:lang w:eastAsia="x-none"/>
        </w:rPr>
        <w:tab/>
        <w:t>CMCC</w:t>
      </w:r>
    </w:p>
    <w:p w14:paraId="0447F9D7" w14:textId="4938977F" w:rsidR="006B480F" w:rsidRDefault="002328C4" w:rsidP="006B480F">
      <w:pPr>
        <w:rPr>
          <w:lang w:eastAsia="x-none"/>
        </w:rPr>
      </w:pPr>
      <w:hyperlink r:id="rId767" w:history="1">
        <w:r w:rsidR="004371F4">
          <w:rPr>
            <w:rStyle w:val="Hyperlink"/>
            <w:lang w:eastAsia="x-none"/>
          </w:rPr>
          <w:t>R1-2201896</w:t>
        </w:r>
      </w:hyperlink>
      <w:r w:rsidR="006B480F">
        <w:rPr>
          <w:lang w:eastAsia="x-none"/>
        </w:rPr>
        <w:tab/>
        <w:t>Discussion on remaining issues on multi-beam operation</w:t>
      </w:r>
      <w:r w:rsidR="006B480F">
        <w:rPr>
          <w:lang w:eastAsia="x-none"/>
        </w:rPr>
        <w:tab/>
        <w:t>NEC</w:t>
      </w:r>
    </w:p>
    <w:p w14:paraId="58486A3F" w14:textId="69BAF19B" w:rsidR="006B480F" w:rsidRDefault="002328C4" w:rsidP="006B480F">
      <w:pPr>
        <w:rPr>
          <w:lang w:eastAsia="x-none"/>
        </w:rPr>
      </w:pPr>
      <w:hyperlink r:id="rId768" w:history="1">
        <w:r w:rsidR="004371F4">
          <w:rPr>
            <w:rStyle w:val="Hyperlink"/>
            <w:lang w:eastAsia="x-none"/>
          </w:rPr>
          <w:t>R1-2201943</w:t>
        </w:r>
      </w:hyperlink>
      <w:r w:rsidR="006B480F">
        <w:rPr>
          <w:lang w:eastAsia="x-none"/>
        </w:rPr>
        <w:tab/>
        <w:t>Remaining issues on multi-beam operation enhancement</w:t>
      </w:r>
      <w:r w:rsidR="006B480F">
        <w:rPr>
          <w:lang w:eastAsia="x-none"/>
        </w:rPr>
        <w:tab/>
        <w:t>Xiaomi</w:t>
      </w:r>
    </w:p>
    <w:p w14:paraId="6D20D51E" w14:textId="311B0473" w:rsidR="006B480F" w:rsidRDefault="002328C4" w:rsidP="006B480F">
      <w:pPr>
        <w:rPr>
          <w:lang w:eastAsia="x-none"/>
        </w:rPr>
      </w:pPr>
      <w:hyperlink r:id="rId769" w:history="1">
        <w:r w:rsidR="004371F4">
          <w:rPr>
            <w:rStyle w:val="Hyperlink"/>
            <w:lang w:eastAsia="x-none"/>
          </w:rPr>
          <w:t>R1-2201994</w:t>
        </w:r>
      </w:hyperlink>
      <w:r w:rsidR="006B480F">
        <w:rPr>
          <w:lang w:eastAsia="x-none"/>
        </w:rPr>
        <w:tab/>
        <w:t>Moderator Summary for Maintenance on Rel-17 Multi-Beam</w:t>
      </w:r>
      <w:r w:rsidR="006B480F">
        <w:rPr>
          <w:lang w:eastAsia="x-none"/>
        </w:rPr>
        <w:tab/>
        <w:t>Moderator (Samsung)</w:t>
      </w:r>
    </w:p>
    <w:p w14:paraId="1F9CBEC3" w14:textId="0EEBA6A2" w:rsidR="006B480F" w:rsidRDefault="002328C4" w:rsidP="006B480F">
      <w:pPr>
        <w:rPr>
          <w:lang w:eastAsia="x-none"/>
        </w:rPr>
      </w:pPr>
      <w:hyperlink r:id="rId770" w:history="1">
        <w:r w:rsidR="004371F4">
          <w:rPr>
            <w:rStyle w:val="Hyperlink"/>
            <w:lang w:eastAsia="x-none"/>
          </w:rPr>
          <w:t>R1-2201995</w:t>
        </w:r>
      </w:hyperlink>
      <w:r w:rsidR="006B480F">
        <w:rPr>
          <w:lang w:eastAsia="x-none"/>
        </w:rPr>
        <w:tab/>
        <w:t>Moderator Summary for Offline Discussion on Rel-17 Multi-Beam</w:t>
      </w:r>
      <w:r w:rsidR="006B480F">
        <w:rPr>
          <w:lang w:eastAsia="x-none"/>
        </w:rPr>
        <w:tab/>
        <w:t>Moderator (Samsung)</w:t>
      </w:r>
    </w:p>
    <w:p w14:paraId="5B4EF0D1" w14:textId="69C74624" w:rsidR="006B480F" w:rsidRDefault="002328C4" w:rsidP="006B480F">
      <w:pPr>
        <w:rPr>
          <w:lang w:eastAsia="x-none"/>
        </w:rPr>
      </w:pPr>
      <w:hyperlink r:id="rId771" w:history="1">
        <w:r w:rsidR="004371F4">
          <w:rPr>
            <w:rStyle w:val="Hyperlink"/>
            <w:lang w:eastAsia="x-none"/>
          </w:rPr>
          <w:t>R1-2201996</w:t>
        </w:r>
      </w:hyperlink>
      <w:r w:rsidR="006B480F">
        <w:rPr>
          <w:lang w:eastAsia="x-none"/>
        </w:rPr>
        <w:tab/>
        <w:t>Maintenance on Rel-17 Multi-Beam</w:t>
      </w:r>
      <w:r w:rsidR="006B480F">
        <w:rPr>
          <w:lang w:eastAsia="x-none"/>
        </w:rPr>
        <w:tab/>
        <w:t>Samsung</w:t>
      </w:r>
    </w:p>
    <w:p w14:paraId="7E7961AE" w14:textId="31109D45" w:rsidR="006B480F" w:rsidRDefault="002328C4" w:rsidP="006B480F">
      <w:pPr>
        <w:rPr>
          <w:lang w:eastAsia="x-none"/>
        </w:rPr>
      </w:pPr>
      <w:hyperlink r:id="rId772" w:history="1">
        <w:r w:rsidR="004371F4">
          <w:rPr>
            <w:rStyle w:val="Hyperlink"/>
            <w:lang w:eastAsia="x-none"/>
          </w:rPr>
          <w:t>R1-2202057</w:t>
        </w:r>
      </w:hyperlink>
      <w:r w:rsidR="006B480F">
        <w:rPr>
          <w:lang w:eastAsia="x-none"/>
        </w:rPr>
        <w:tab/>
        <w:t>Remaining issues on Rel-17 multi-beam operation</w:t>
      </w:r>
      <w:r w:rsidR="006B480F">
        <w:rPr>
          <w:lang w:eastAsia="x-none"/>
        </w:rPr>
        <w:tab/>
        <w:t>MediaTek Inc.</w:t>
      </w:r>
    </w:p>
    <w:p w14:paraId="11A555A9" w14:textId="579AFEEC" w:rsidR="006B480F" w:rsidRDefault="002328C4" w:rsidP="006B480F">
      <w:pPr>
        <w:rPr>
          <w:lang w:eastAsia="x-none"/>
        </w:rPr>
      </w:pPr>
      <w:hyperlink r:id="rId773" w:history="1">
        <w:r w:rsidR="004371F4">
          <w:rPr>
            <w:rStyle w:val="Hyperlink"/>
            <w:lang w:eastAsia="x-none"/>
          </w:rPr>
          <w:t>R1-2202122</w:t>
        </w:r>
      </w:hyperlink>
      <w:r w:rsidR="006B480F">
        <w:rPr>
          <w:lang w:eastAsia="x-none"/>
        </w:rPr>
        <w:tab/>
        <w:t>Enhancements on Multi-beam Operation</w:t>
      </w:r>
      <w:r w:rsidR="006B480F">
        <w:rPr>
          <w:lang w:eastAsia="x-none"/>
        </w:rPr>
        <w:tab/>
        <w:t>Qualcomm Incorporated</w:t>
      </w:r>
    </w:p>
    <w:p w14:paraId="0ED3FB35" w14:textId="5482D401" w:rsidR="006B480F" w:rsidRDefault="002328C4" w:rsidP="006B480F">
      <w:pPr>
        <w:rPr>
          <w:lang w:eastAsia="x-none"/>
        </w:rPr>
      </w:pPr>
      <w:hyperlink r:id="rId774" w:history="1">
        <w:r w:rsidR="004371F4">
          <w:rPr>
            <w:rStyle w:val="Hyperlink"/>
            <w:lang w:eastAsia="x-none"/>
          </w:rPr>
          <w:t>R1-2202316</w:t>
        </w:r>
      </w:hyperlink>
      <w:r w:rsidR="006B480F">
        <w:rPr>
          <w:lang w:eastAsia="x-none"/>
        </w:rPr>
        <w:tab/>
        <w:t>Maintenance of enhancements for Multi-beam Operation</w:t>
      </w:r>
      <w:r w:rsidR="006B480F">
        <w:rPr>
          <w:lang w:eastAsia="x-none"/>
        </w:rPr>
        <w:tab/>
        <w:t>Nokia, Nokia Shanghai Bell</w:t>
      </w:r>
    </w:p>
    <w:p w14:paraId="7558C651" w14:textId="66CD2F94" w:rsidR="006B480F" w:rsidRDefault="006B480F" w:rsidP="001A18F9"/>
    <w:p w14:paraId="75967B04" w14:textId="77777777" w:rsidR="001A18F9" w:rsidRPr="001A18F9" w:rsidRDefault="001A18F9" w:rsidP="001A18F9">
      <w:r w:rsidRPr="001A18F9">
        <w:rPr>
          <w:lang w:eastAsia="x-none"/>
        </w:rPr>
        <w:t xml:space="preserve">[108-e-R17-MIMO-01] </w:t>
      </w:r>
      <w:r w:rsidRPr="001A18F9">
        <w:t>– Eko (Samsung)</w:t>
      </w:r>
    </w:p>
    <w:p w14:paraId="6DFC5ABF" w14:textId="26D9336C" w:rsidR="001A18F9" w:rsidRPr="001A18F9" w:rsidRDefault="001A18F9" w:rsidP="001A18F9">
      <w:r w:rsidRPr="001A18F9">
        <w:rPr>
          <w:lang w:eastAsia="x-none"/>
        </w:rPr>
        <w:t xml:space="preserve">Email discussion for maintenance on </w:t>
      </w:r>
      <w:r w:rsidRPr="001A18F9">
        <w:t>multi-beam operation</w:t>
      </w:r>
    </w:p>
    <w:p w14:paraId="053236D8" w14:textId="77777777" w:rsidR="001A18F9" w:rsidRPr="001A18F9" w:rsidRDefault="001A18F9" w:rsidP="001A18F9">
      <w:pPr>
        <w:numPr>
          <w:ilvl w:val="0"/>
          <w:numId w:val="60"/>
        </w:numPr>
        <w:rPr>
          <w:lang w:eastAsia="x-none"/>
        </w:rPr>
      </w:pPr>
      <w:r w:rsidRPr="001A18F9">
        <w:rPr>
          <w:rFonts w:hint="eastAsia"/>
          <w:lang w:eastAsia="x-none"/>
        </w:rPr>
        <w:t>1</w:t>
      </w:r>
      <w:r w:rsidRPr="001A18F9">
        <w:rPr>
          <w:rFonts w:hint="eastAsia"/>
          <w:vertAlign w:val="superscript"/>
          <w:lang w:eastAsia="x-none"/>
        </w:rPr>
        <w:t>st</w:t>
      </w:r>
      <w:r w:rsidRPr="001A18F9">
        <w:rPr>
          <w:rFonts w:hint="eastAsia"/>
          <w:lang w:eastAsia="x-none"/>
        </w:rPr>
        <w:t xml:space="preserve"> check point: </w:t>
      </w:r>
      <w:r w:rsidRPr="001A18F9">
        <w:t>February</w:t>
      </w:r>
      <w:r w:rsidRPr="001A18F9">
        <w:rPr>
          <w:rFonts w:hint="eastAsia"/>
        </w:rPr>
        <w:t xml:space="preserve"> </w:t>
      </w:r>
      <w:r w:rsidRPr="001A18F9">
        <w:t>25</w:t>
      </w:r>
    </w:p>
    <w:p w14:paraId="726EADD8" w14:textId="77777777" w:rsidR="001A18F9" w:rsidRPr="001A18F9" w:rsidRDefault="001A18F9" w:rsidP="001A18F9">
      <w:pPr>
        <w:numPr>
          <w:ilvl w:val="0"/>
          <w:numId w:val="60"/>
        </w:numPr>
        <w:rPr>
          <w:lang w:eastAsia="x-none"/>
        </w:rPr>
      </w:pPr>
      <w:r w:rsidRPr="001A18F9">
        <w:rPr>
          <w:lang w:eastAsia="x-none"/>
        </w:rPr>
        <w:t>Final</w:t>
      </w:r>
      <w:r w:rsidRPr="001A18F9">
        <w:rPr>
          <w:rFonts w:hint="eastAsia"/>
          <w:lang w:eastAsia="x-none"/>
        </w:rPr>
        <w:t xml:space="preserve"> check point: </w:t>
      </w:r>
      <w:r w:rsidRPr="001A18F9">
        <w:t>March</w:t>
      </w:r>
      <w:r w:rsidRPr="001A18F9">
        <w:rPr>
          <w:rFonts w:hint="eastAsia"/>
        </w:rPr>
        <w:t xml:space="preserve"> </w:t>
      </w:r>
      <w:r w:rsidRPr="001A18F9">
        <w:rPr>
          <w:lang w:eastAsia="x-none"/>
        </w:rPr>
        <w:t>3</w:t>
      </w:r>
    </w:p>
    <w:p w14:paraId="567CC718" w14:textId="23CB3E14" w:rsidR="001A18F9" w:rsidRPr="001A18F9" w:rsidRDefault="002328C4" w:rsidP="001A18F9">
      <w:pPr>
        <w:rPr>
          <w:b/>
          <w:lang w:eastAsia="x-none"/>
        </w:rPr>
      </w:pPr>
      <w:hyperlink r:id="rId775" w:history="1">
        <w:r w:rsidR="004371F4">
          <w:rPr>
            <w:rStyle w:val="Hyperlink"/>
            <w:b/>
            <w:lang w:eastAsia="x-none"/>
          </w:rPr>
          <w:t>R1-2201994</w:t>
        </w:r>
      </w:hyperlink>
      <w:r w:rsidR="001A18F9" w:rsidRPr="001A18F9">
        <w:rPr>
          <w:b/>
          <w:lang w:eastAsia="x-none"/>
        </w:rPr>
        <w:tab/>
        <w:t>Moderator Summary for Maintenance on Rel-17 Multi-Beam</w:t>
      </w:r>
      <w:r w:rsidR="001A18F9" w:rsidRPr="001A18F9">
        <w:rPr>
          <w:b/>
          <w:lang w:eastAsia="x-none"/>
        </w:rPr>
        <w:tab/>
        <w:t>Moderator (Samsung)</w:t>
      </w:r>
    </w:p>
    <w:p w14:paraId="0BEEB565" w14:textId="20147125" w:rsidR="001A18F9" w:rsidRPr="004361BD" w:rsidRDefault="001A18F9" w:rsidP="004361BD">
      <w:pPr>
        <w:rPr>
          <w:rFonts w:ascii="Times New Roman" w:hAnsi="Times New Roman"/>
          <w:szCs w:val="20"/>
          <w:lang w:eastAsia="x-none"/>
        </w:rPr>
      </w:pPr>
      <w:r w:rsidRPr="004361BD">
        <w:rPr>
          <w:rFonts w:ascii="Times New Roman" w:hAnsi="Times New Roman"/>
          <w:szCs w:val="20"/>
          <w:lang w:eastAsia="x-none"/>
        </w:rPr>
        <w:t>From Feb 22</w:t>
      </w:r>
      <w:r w:rsidRPr="004361BD">
        <w:rPr>
          <w:rFonts w:ascii="Times New Roman" w:hAnsi="Times New Roman"/>
          <w:szCs w:val="20"/>
          <w:vertAlign w:val="superscript"/>
          <w:lang w:eastAsia="x-none"/>
        </w:rPr>
        <w:t>nd</w:t>
      </w:r>
      <w:r w:rsidRPr="004361BD">
        <w:rPr>
          <w:rFonts w:ascii="Times New Roman" w:hAnsi="Times New Roman"/>
          <w:szCs w:val="20"/>
          <w:lang w:eastAsia="x-none"/>
        </w:rPr>
        <w:t xml:space="preserve"> GTW session</w:t>
      </w:r>
    </w:p>
    <w:p w14:paraId="5FB196B7" w14:textId="77777777" w:rsidR="001A18F9" w:rsidRPr="004361BD" w:rsidRDefault="001A18F9" w:rsidP="004361BD">
      <w:pPr>
        <w:snapToGrid w:val="0"/>
        <w:jc w:val="both"/>
        <w:rPr>
          <w:rFonts w:ascii="Times New Roman" w:hAnsi="Times New Roman"/>
          <w:bCs/>
          <w:szCs w:val="20"/>
        </w:rPr>
      </w:pPr>
      <w:r w:rsidRPr="004361BD">
        <w:rPr>
          <w:rFonts w:ascii="Times New Roman" w:eastAsia="Malgun Gothic" w:hAnsi="Times New Roman"/>
          <w:bCs/>
          <w:szCs w:val="20"/>
          <w:highlight w:val="green"/>
        </w:rPr>
        <w:t>Agreement</w:t>
      </w:r>
    </w:p>
    <w:p w14:paraId="3AEFDF12" w14:textId="77777777" w:rsidR="001A18F9" w:rsidRPr="004361BD" w:rsidRDefault="001A18F9" w:rsidP="004361BD">
      <w:pPr>
        <w:snapToGrid w:val="0"/>
        <w:jc w:val="both"/>
        <w:rPr>
          <w:rFonts w:ascii="Times New Roman" w:hAnsi="Times New Roman"/>
          <w:szCs w:val="20"/>
        </w:rPr>
      </w:pPr>
      <w:r w:rsidRPr="004361BD">
        <w:rPr>
          <w:rFonts w:ascii="Times New Roman" w:hAnsi="Times New Roman"/>
          <w:szCs w:val="20"/>
        </w:rPr>
        <w:t xml:space="preserve">Confirm the following working assumption as an agreement with the following refinement (highlighted in </w:t>
      </w:r>
      <w:r w:rsidRPr="004361BD">
        <w:rPr>
          <w:rFonts w:ascii="Times New Roman" w:hAnsi="Times New Roman"/>
          <w:b/>
          <w:color w:val="FF0000"/>
          <w:szCs w:val="20"/>
        </w:rPr>
        <w:t>red</w:t>
      </w:r>
      <w:r w:rsidRPr="004361BD">
        <w:rPr>
          <w:rFonts w:ascii="Times New Roman" w:hAnsi="Times New Roman"/>
          <w:szCs w:val="20"/>
        </w:rPr>
        <w:t>):</w:t>
      </w:r>
    </w:p>
    <w:p w14:paraId="7B65E638" w14:textId="77777777" w:rsidR="001A18F9" w:rsidRPr="004361BD" w:rsidRDefault="001A18F9" w:rsidP="004361BD">
      <w:pPr>
        <w:snapToGrid w:val="0"/>
        <w:ind w:left="360"/>
        <w:rPr>
          <w:rFonts w:ascii="Times New Roman" w:hAnsi="Times New Roman"/>
          <w:szCs w:val="20"/>
        </w:rPr>
      </w:pPr>
      <w:r w:rsidRPr="004361BD">
        <w:rPr>
          <w:rFonts w:ascii="Times New Roman" w:hAnsi="Times New Roman"/>
          <w:szCs w:val="20"/>
        </w:rPr>
        <w:t>The UE is not expected to be configured with Rel-15/Rel-16 TCI/SpatialRelationInfo</w:t>
      </w:r>
      <w:r w:rsidRPr="004361BD">
        <w:rPr>
          <w:rFonts w:ascii="Times New Roman" w:hAnsi="Times New Roman"/>
          <w:b/>
          <w:bCs/>
          <w:i/>
          <w:szCs w:val="20"/>
        </w:rPr>
        <w:t>/</w:t>
      </w:r>
      <w:r w:rsidRPr="004361BD">
        <w:rPr>
          <w:rFonts w:ascii="Times New Roman" w:hAnsi="Times New Roman"/>
          <w:b/>
          <w:bCs/>
          <w:i/>
          <w:color w:val="FF0000"/>
          <w:szCs w:val="20"/>
        </w:rPr>
        <w:t>PUCCH-SpatialRelationInfo</w:t>
      </w:r>
      <w:r w:rsidRPr="004361BD">
        <w:rPr>
          <w:rFonts w:ascii="Times New Roman" w:hAnsi="Times New Roman"/>
          <w:b/>
          <w:bCs/>
          <w:color w:val="FF0000"/>
          <w:szCs w:val="20"/>
        </w:rPr>
        <w:t xml:space="preserve"> (except </w:t>
      </w:r>
      <w:r w:rsidRPr="004361BD">
        <w:rPr>
          <w:rFonts w:ascii="Times New Roman" w:hAnsi="Times New Roman"/>
          <w:b/>
          <w:bCs/>
          <w:i/>
          <w:color w:val="FF0000"/>
          <w:szCs w:val="20"/>
        </w:rPr>
        <w:t>spatialRelationInfoPos</w:t>
      </w:r>
      <w:r w:rsidRPr="004361BD">
        <w:rPr>
          <w:rFonts w:ascii="Times New Roman" w:hAnsi="Times New Roman"/>
          <w:b/>
          <w:bCs/>
          <w:color w:val="FF0000"/>
          <w:szCs w:val="20"/>
        </w:rPr>
        <w:t xml:space="preserve">) </w:t>
      </w:r>
      <w:r w:rsidRPr="004361BD">
        <w:rPr>
          <w:rFonts w:ascii="Times New Roman" w:hAnsi="Times New Roman"/>
          <w:szCs w:val="20"/>
        </w:rPr>
        <w:t>if the UE is configured with Rel-17 TCI in any CC in a band</w:t>
      </w:r>
    </w:p>
    <w:p w14:paraId="0F3DF998" w14:textId="77777777" w:rsidR="001A18F9" w:rsidRPr="004361BD" w:rsidRDefault="001A18F9" w:rsidP="00D259AB">
      <w:pPr>
        <w:pStyle w:val="ListParagraph"/>
        <w:numPr>
          <w:ilvl w:val="0"/>
          <w:numId w:val="78"/>
        </w:numPr>
        <w:overflowPunct/>
        <w:autoSpaceDE/>
        <w:autoSpaceDN/>
        <w:adjustRightInd/>
        <w:snapToGrid w:val="0"/>
        <w:spacing w:after="0"/>
        <w:ind w:left="1080"/>
        <w:contextualSpacing w:val="0"/>
        <w:textAlignment w:val="auto"/>
        <w:rPr>
          <w:color w:val="FF0000"/>
        </w:rPr>
      </w:pPr>
      <w:bookmarkStart w:id="63" w:name="_Hlk96330439"/>
      <w:r w:rsidRPr="004361BD">
        <w:rPr>
          <w:color w:val="FF0000"/>
        </w:rPr>
        <w:t xml:space="preserve">The CC list for Rel-16 multi-CC beam indication should not contain any CC in a band configured with Rel-17 TCI assuming different CC lists are used for Rel-16 and Rel-17 </w:t>
      </w:r>
    </w:p>
    <w:bookmarkEnd w:id="63"/>
    <w:p w14:paraId="579CEA73" w14:textId="77777777" w:rsidR="001A18F9" w:rsidRPr="004361BD" w:rsidRDefault="001A18F9" w:rsidP="004361BD">
      <w:pPr>
        <w:rPr>
          <w:rFonts w:ascii="Times New Roman" w:hAnsi="Times New Roman"/>
          <w:szCs w:val="20"/>
          <w:lang w:eastAsia="x-none"/>
        </w:rPr>
      </w:pPr>
    </w:p>
    <w:p w14:paraId="39DB1A64" w14:textId="77777777" w:rsidR="001A18F9" w:rsidRPr="004361BD" w:rsidRDefault="001A18F9" w:rsidP="004361BD">
      <w:pPr>
        <w:snapToGrid w:val="0"/>
        <w:jc w:val="both"/>
        <w:rPr>
          <w:rFonts w:ascii="Times New Roman" w:hAnsi="Times New Roman"/>
          <w:bCs/>
          <w:szCs w:val="20"/>
        </w:rPr>
      </w:pPr>
      <w:r w:rsidRPr="004361BD">
        <w:rPr>
          <w:rFonts w:ascii="Times New Roman" w:eastAsia="Malgun Gothic" w:hAnsi="Times New Roman"/>
          <w:bCs/>
          <w:szCs w:val="20"/>
          <w:highlight w:val="green"/>
        </w:rPr>
        <w:t>Agreement</w:t>
      </w:r>
    </w:p>
    <w:p w14:paraId="2590354A" w14:textId="77777777" w:rsidR="001A18F9" w:rsidRPr="004361BD" w:rsidRDefault="001A18F9" w:rsidP="004361BD">
      <w:r w:rsidRPr="004361BD">
        <w:t>On Rel-17 unified TCI framework, for any SRS resource or resource set that does not share the same indicated Rel-17 TCI state(s) as dynamic-grant/configured-grant based PUSCH and all of dedicated PUCCH resources, but can be configured as a target signal of a Rel-17 UL or, if applicable, joint TCI (hence the Rel-17 UL or, if applicable, joint TCI state pool), Rel-17 mechanism(s) which reuse mechanisms similar to the Rel-15/16 spatial relation info update signaling/configuration design(s) are used to update/configure such SRS (s) with Rel-17 UL or, if applicable, joint TCI state(s).</w:t>
      </w:r>
    </w:p>
    <w:p w14:paraId="28590BE3" w14:textId="77777777" w:rsidR="001A18F9" w:rsidRPr="004361BD" w:rsidRDefault="001A18F9" w:rsidP="00D259AB">
      <w:pPr>
        <w:numPr>
          <w:ilvl w:val="0"/>
          <w:numId w:val="81"/>
        </w:numPr>
        <w:snapToGrid w:val="0"/>
        <w:jc w:val="both"/>
        <w:rPr>
          <w:rFonts w:ascii="Times New Roman" w:hAnsi="Times New Roman"/>
          <w:szCs w:val="20"/>
        </w:rPr>
      </w:pPr>
      <w:r w:rsidRPr="004361BD">
        <w:rPr>
          <w:rFonts w:ascii="Times New Roman" w:hAnsi="Times New Roman"/>
          <w:szCs w:val="20"/>
        </w:rPr>
        <w:t>Including inter-cell case, where SSB with PCI different from the serving cell can be used as a source RS in Rel-17 UL, or if applicable joint, TCI state for these SRS resources</w:t>
      </w:r>
    </w:p>
    <w:p w14:paraId="7B29B92F" w14:textId="77777777" w:rsidR="001A18F9" w:rsidRPr="004361BD" w:rsidRDefault="001A18F9" w:rsidP="00D259AB">
      <w:pPr>
        <w:pStyle w:val="ListParagraph"/>
        <w:numPr>
          <w:ilvl w:val="0"/>
          <w:numId w:val="81"/>
        </w:numPr>
        <w:overflowPunct/>
        <w:autoSpaceDE/>
        <w:autoSpaceDN/>
        <w:adjustRightInd/>
        <w:snapToGrid w:val="0"/>
        <w:spacing w:after="0"/>
        <w:contextualSpacing w:val="0"/>
        <w:textAlignment w:val="auto"/>
        <w:rPr>
          <w:rFonts w:eastAsia="DengXian"/>
          <w:lang w:eastAsia="ko-KR"/>
        </w:rPr>
      </w:pPr>
      <w:r w:rsidRPr="004361BD">
        <w:rPr>
          <w:rFonts w:eastAsia="DengXian"/>
          <w:lang w:eastAsia="ko-KR"/>
        </w:rPr>
        <w:t>The UL PC parameter setting (including PL-RS) for the SRS resource set should be derived based on the setting associated with TCI indicated for the SRS resource with the lowest SRS-ResourceId in that SRS resource set</w:t>
      </w:r>
    </w:p>
    <w:p w14:paraId="0AB24959" w14:textId="0CE98FE2" w:rsidR="001A18F9" w:rsidRPr="004361BD" w:rsidRDefault="001A18F9" w:rsidP="00D259AB">
      <w:pPr>
        <w:numPr>
          <w:ilvl w:val="0"/>
          <w:numId w:val="81"/>
        </w:numPr>
        <w:snapToGrid w:val="0"/>
        <w:jc w:val="both"/>
        <w:rPr>
          <w:rFonts w:ascii="Times New Roman" w:hAnsi="Times New Roman"/>
          <w:szCs w:val="20"/>
        </w:rPr>
      </w:pPr>
      <w:r w:rsidRPr="004361BD">
        <w:rPr>
          <w:rFonts w:ascii="Times New Roman" w:hAnsi="Times New Roman"/>
          <w:szCs w:val="20"/>
        </w:rPr>
        <w:t>The MAC-CE</w:t>
      </w:r>
      <w:r w:rsidR="004361BD">
        <w:rPr>
          <w:rFonts w:ascii="Times New Roman" w:hAnsi="Times New Roman"/>
          <w:szCs w:val="20"/>
        </w:rPr>
        <w:t xml:space="preserve"> </w:t>
      </w:r>
      <w:r w:rsidRPr="004361BD">
        <w:rPr>
          <w:rFonts w:ascii="Times New Roman" w:hAnsi="Times New Roman"/>
          <w:szCs w:val="20"/>
        </w:rPr>
        <w:t>signaling for the Rel-17 mechanism(s) to update the spatial relation of the AP/SP-SRS not sharing the indicated Rel-17 TCI state shall provide an ID of Rel-17 UL or, if applicable, joint TCI state instead of an RS resource ID for each</w:t>
      </w:r>
      <w:r w:rsidR="004361BD">
        <w:rPr>
          <w:rFonts w:ascii="Times New Roman" w:hAnsi="Times New Roman"/>
          <w:szCs w:val="20"/>
        </w:rPr>
        <w:t xml:space="preserve"> </w:t>
      </w:r>
      <w:r w:rsidRPr="004361BD">
        <w:rPr>
          <w:rFonts w:ascii="Times New Roman" w:hAnsi="Times New Roman"/>
          <w:szCs w:val="20"/>
        </w:rPr>
        <w:t xml:space="preserve">AP/SP-SRS resource </w:t>
      </w:r>
    </w:p>
    <w:p w14:paraId="74B485D0" w14:textId="77777777" w:rsidR="001A18F9" w:rsidRPr="004361BD" w:rsidRDefault="001A18F9" w:rsidP="00D259AB">
      <w:pPr>
        <w:numPr>
          <w:ilvl w:val="1"/>
          <w:numId w:val="81"/>
        </w:numPr>
        <w:snapToGrid w:val="0"/>
        <w:jc w:val="both"/>
        <w:rPr>
          <w:rFonts w:ascii="Times New Roman" w:hAnsi="Times New Roman"/>
          <w:szCs w:val="20"/>
        </w:rPr>
      </w:pPr>
      <w:r w:rsidRPr="004361BD">
        <w:rPr>
          <w:rFonts w:ascii="Times New Roman" w:hAnsi="Times New Roman"/>
          <w:szCs w:val="20"/>
        </w:rPr>
        <w:t>Reuse other aspects of the MAC-CE for the Rel-15/16 spatial relation info update (including 'SP SRS Activation/Deactivation MAC CE', 'Enhanced SP/AP SRS Spatial Relation Indication MAC CE', and 'Serving Cell Set based SRS Spatial Relation Indication MAC CE')</w:t>
      </w:r>
    </w:p>
    <w:p w14:paraId="4C7E7C64" w14:textId="77777777" w:rsidR="001A18F9" w:rsidRPr="004361BD" w:rsidRDefault="001A18F9" w:rsidP="00D259AB">
      <w:pPr>
        <w:numPr>
          <w:ilvl w:val="2"/>
          <w:numId w:val="81"/>
        </w:numPr>
        <w:snapToGrid w:val="0"/>
        <w:jc w:val="both"/>
        <w:rPr>
          <w:rFonts w:ascii="Times New Roman" w:hAnsi="Times New Roman"/>
          <w:szCs w:val="20"/>
        </w:rPr>
      </w:pPr>
      <w:r w:rsidRPr="004361BD">
        <w:rPr>
          <w:rFonts w:ascii="Times New Roman" w:hAnsi="Times New Roman"/>
          <w:szCs w:val="20"/>
        </w:rPr>
        <w:t>Note:  The exact details are up to RAN2. </w:t>
      </w:r>
    </w:p>
    <w:p w14:paraId="2B76DDAC" w14:textId="77777777" w:rsidR="001A18F9" w:rsidRPr="004361BD" w:rsidRDefault="001A18F9" w:rsidP="00D259AB">
      <w:pPr>
        <w:numPr>
          <w:ilvl w:val="0"/>
          <w:numId w:val="81"/>
        </w:numPr>
        <w:snapToGrid w:val="0"/>
        <w:jc w:val="both"/>
        <w:rPr>
          <w:rFonts w:ascii="Times New Roman" w:hAnsi="Times New Roman"/>
          <w:szCs w:val="20"/>
        </w:rPr>
      </w:pPr>
      <w:r w:rsidRPr="004361BD">
        <w:rPr>
          <w:rFonts w:ascii="Times New Roman" w:hAnsi="Times New Roman"/>
          <w:szCs w:val="20"/>
        </w:rPr>
        <w:t>Note: A Rel-17 UE is not required to support both this feature and optional Rel-16 features of SRS spatial relation info within the same band.</w:t>
      </w:r>
    </w:p>
    <w:p w14:paraId="0A22E50E" w14:textId="77777777" w:rsidR="001A18F9" w:rsidRPr="004361BD" w:rsidRDefault="001A18F9" w:rsidP="004361BD">
      <w:pPr>
        <w:rPr>
          <w:rFonts w:ascii="Times New Roman" w:hAnsi="Times New Roman"/>
          <w:bCs/>
          <w:szCs w:val="20"/>
          <w:lang w:eastAsia="x-none"/>
        </w:rPr>
      </w:pPr>
    </w:p>
    <w:p w14:paraId="77BA0E31" w14:textId="77777777" w:rsidR="001A18F9" w:rsidRPr="004361BD" w:rsidRDefault="001A18F9" w:rsidP="004361BD">
      <w:pPr>
        <w:snapToGrid w:val="0"/>
        <w:jc w:val="both"/>
        <w:rPr>
          <w:rFonts w:ascii="Times New Roman" w:hAnsi="Times New Roman"/>
          <w:bCs/>
          <w:szCs w:val="20"/>
        </w:rPr>
      </w:pPr>
      <w:r w:rsidRPr="004361BD">
        <w:rPr>
          <w:rFonts w:ascii="Times New Roman" w:eastAsia="Malgun Gothic" w:hAnsi="Times New Roman"/>
          <w:bCs/>
          <w:szCs w:val="20"/>
          <w:highlight w:val="green"/>
        </w:rPr>
        <w:t>Agreement</w:t>
      </w:r>
    </w:p>
    <w:p w14:paraId="37BF7246" w14:textId="77777777" w:rsidR="001A18F9" w:rsidRPr="004361BD" w:rsidRDefault="001A18F9" w:rsidP="004361BD">
      <w:pPr>
        <w:snapToGrid w:val="0"/>
        <w:jc w:val="both"/>
        <w:rPr>
          <w:rFonts w:ascii="Times New Roman" w:hAnsi="Times New Roman"/>
          <w:szCs w:val="20"/>
        </w:rPr>
      </w:pPr>
      <w:r w:rsidRPr="004361BD">
        <w:rPr>
          <w:rFonts w:ascii="Times New Roman" w:hAnsi="Times New Roman"/>
          <w:szCs w:val="20"/>
        </w:rPr>
        <w:t>The following text proposal for TS 38.214 is endorsed for the editor’s CR.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43"/>
      </w:tblGrid>
      <w:tr w:rsidR="001A18F9" w:rsidRPr="004361BD" w14:paraId="002D6A8E" w14:textId="77777777" w:rsidTr="004361BD">
        <w:tc>
          <w:tcPr>
            <w:tcW w:w="10343" w:type="dxa"/>
            <w:shd w:val="clear" w:color="auto" w:fill="auto"/>
          </w:tcPr>
          <w:p w14:paraId="468FC6AA" w14:textId="77777777" w:rsidR="001A18F9" w:rsidRPr="004361BD" w:rsidRDefault="001A18F9" w:rsidP="004361BD">
            <w:pPr>
              <w:snapToGrid w:val="0"/>
              <w:rPr>
                <w:rFonts w:ascii="Arial" w:hAnsi="Arial" w:cs="Arial"/>
                <w:b/>
                <w:sz w:val="14"/>
                <w:szCs w:val="14"/>
                <w:u w:val="single"/>
              </w:rPr>
            </w:pPr>
            <w:r w:rsidRPr="004361BD">
              <w:rPr>
                <w:rFonts w:ascii="Arial" w:hAnsi="Arial" w:cs="Arial"/>
                <w:b/>
                <w:sz w:val="14"/>
                <w:szCs w:val="14"/>
                <w:u w:val="single"/>
              </w:rPr>
              <w:t>TS38.214 section 5.1.5:</w:t>
            </w:r>
          </w:p>
          <w:p w14:paraId="14C53C6E" w14:textId="77777777" w:rsidR="001A18F9" w:rsidRPr="004361BD" w:rsidRDefault="001A18F9" w:rsidP="004361BD">
            <w:pPr>
              <w:snapToGrid w:val="0"/>
              <w:rPr>
                <w:rFonts w:ascii="Arial" w:hAnsi="Arial" w:cs="Arial"/>
                <w:sz w:val="14"/>
                <w:szCs w:val="14"/>
              </w:rPr>
            </w:pPr>
          </w:p>
          <w:p w14:paraId="6DAC052D" w14:textId="77777777" w:rsidR="001A18F9" w:rsidRPr="004361BD" w:rsidRDefault="001A18F9" w:rsidP="004361BD">
            <w:pPr>
              <w:snapToGrid w:val="0"/>
              <w:rPr>
                <w:rFonts w:ascii="Arial" w:hAnsi="Arial" w:cs="Arial"/>
                <w:sz w:val="14"/>
                <w:szCs w:val="14"/>
              </w:rPr>
            </w:pPr>
            <w:r w:rsidRPr="004361BD">
              <w:rPr>
                <w:rFonts w:ascii="Arial" w:hAnsi="Arial" w:cs="Arial"/>
                <w:color w:val="000000"/>
                <w:sz w:val="14"/>
                <w:szCs w:val="14"/>
              </w:rPr>
              <w:t>The UE with activated [</w:t>
            </w:r>
            <w:r w:rsidRPr="004361BD">
              <w:rPr>
                <w:rFonts w:ascii="Arial" w:hAnsi="Arial" w:cs="Arial"/>
                <w:i/>
                <w:iCs/>
                <w:color w:val="000000"/>
                <w:sz w:val="14"/>
                <w:szCs w:val="14"/>
              </w:rPr>
              <w:t>TCI-State]</w:t>
            </w:r>
            <w:r w:rsidRPr="004361BD">
              <w:rPr>
                <w:rFonts w:ascii="Arial" w:hAnsi="Arial" w:cs="Arial"/>
                <w:color w:val="000000"/>
                <w:sz w:val="14"/>
                <w:szCs w:val="14"/>
              </w:rPr>
              <w:t xml:space="preserve"> configured with [</w:t>
            </w:r>
            <w:r w:rsidRPr="004361BD">
              <w:rPr>
                <w:rFonts w:ascii="Arial" w:hAnsi="Arial" w:cs="Arial"/>
                <w:i/>
                <w:iCs/>
                <w:color w:val="000000"/>
                <w:sz w:val="14"/>
                <w:szCs w:val="14"/>
              </w:rPr>
              <w:t>tci-StateId_r17]</w:t>
            </w:r>
            <w:r w:rsidRPr="004361BD">
              <w:rPr>
                <w:rFonts w:ascii="Arial" w:hAnsi="Arial" w:cs="Arial"/>
                <w:color w:val="000000"/>
                <w:sz w:val="14"/>
                <w:szCs w:val="14"/>
              </w:rPr>
              <w:t xml:space="preserve"> receives DCI format 1_1/1_2 </w:t>
            </w:r>
            <w:r w:rsidRPr="004361BD">
              <w:rPr>
                <w:rFonts w:ascii="Arial" w:hAnsi="Arial" w:cs="Arial"/>
                <w:sz w:val="14"/>
                <w:szCs w:val="14"/>
              </w:rPr>
              <w:t>providing indicated</w:t>
            </w:r>
            <w:r w:rsidRPr="004361BD">
              <w:rPr>
                <w:rFonts w:ascii="Arial" w:hAnsi="Arial" w:cs="Arial"/>
                <w:i/>
                <w:iCs/>
                <w:sz w:val="14"/>
                <w:szCs w:val="14"/>
              </w:rPr>
              <w:t xml:space="preserve"> TCI-State </w:t>
            </w:r>
            <w:r w:rsidRPr="004361BD">
              <w:rPr>
                <w:rFonts w:ascii="Arial" w:hAnsi="Arial" w:cs="Arial"/>
                <w:sz w:val="14"/>
                <w:szCs w:val="14"/>
              </w:rPr>
              <w:t>with</w:t>
            </w:r>
            <w:r w:rsidRPr="004361BD">
              <w:rPr>
                <w:rFonts w:ascii="Arial" w:hAnsi="Arial" w:cs="Arial"/>
                <w:i/>
                <w:iCs/>
                <w:sz w:val="14"/>
                <w:szCs w:val="14"/>
              </w:rPr>
              <w:t xml:space="preserve"> </w:t>
            </w:r>
            <w:r w:rsidRPr="004361BD">
              <w:rPr>
                <w:rFonts w:ascii="Arial" w:hAnsi="Arial" w:cs="Arial"/>
                <w:color w:val="000000"/>
                <w:sz w:val="14"/>
                <w:szCs w:val="14"/>
              </w:rPr>
              <w:t>[</w:t>
            </w:r>
            <w:r w:rsidRPr="004361BD">
              <w:rPr>
                <w:rFonts w:ascii="Arial" w:hAnsi="Arial" w:cs="Arial"/>
                <w:i/>
                <w:iCs/>
                <w:color w:val="000000"/>
                <w:sz w:val="14"/>
                <w:szCs w:val="14"/>
              </w:rPr>
              <w:t xml:space="preserve">tci-StateId_r17] </w:t>
            </w:r>
            <w:r w:rsidRPr="004361BD">
              <w:rPr>
                <w:rFonts w:ascii="Arial" w:hAnsi="Arial" w:cs="Arial"/>
                <w:color w:val="000000"/>
                <w:sz w:val="14"/>
                <w:szCs w:val="14"/>
              </w:rPr>
              <w:t>for a CC or all CCs in the same CC list configured by</w:t>
            </w:r>
            <w:r w:rsidRPr="004361BD">
              <w:rPr>
                <w:rFonts w:ascii="Arial" w:hAnsi="Arial" w:cs="Arial"/>
                <w:i/>
                <w:iCs/>
                <w:color w:val="000000"/>
                <w:sz w:val="14"/>
                <w:szCs w:val="14"/>
              </w:rPr>
              <w:t xml:space="preserve"> [simultaneousTCI-UpdateList1 </w:t>
            </w:r>
            <w:r w:rsidRPr="004361BD">
              <w:rPr>
                <w:rFonts w:ascii="Arial" w:hAnsi="Arial" w:cs="Arial"/>
                <w:color w:val="000000"/>
                <w:sz w:val="14"/>
                <w:szCs w:val="14"/>
              </w:rPr>
              <w:t>or</w:t>
            </w:r>
            <w:r w:rsidRPr="004361BD">
              <w:rPr>
                <w:rFonts w:ascii="Arial" w:hAnsi="Arial" w:cs="Arial"/>
                <w:i/>
                <w:iCs/>
                <w:color w:val="000000"/>
                <w:sz w:val="14"/>
                <w:szCs w:val="14"/>
              </w:rPr>
              <w:t xml:space="preserve"> simultaneousTCI-UpdateList2]</w:t>
            </w:r>
            <w:r w:rsidRPr="004361BD">
              <w:rPr>
                <w:rFonts w:ascii="Arial" w:hAnsi="Arial" w:cs="Arial"/>
                <w:sz w:val="14"/>
                <w:szCs w:val="14"/>
              </w:rPr>
              <w:t>. The DCI format 1_1/1_2 can be with or without, if applicable, DL assignment. If the DCI format 1_1/1_2/ is without DL assignment, the UE can assume the following:</w:t>
            </w:r>
          </w:p>
          <w:p w14:paraId="7B4F788B" w14:textId="77777777" w:rsidR="001A18F9" w:rsidRPr="004361BD" w:rsidRDefault="001A18F9" w:rsidP="004361BD">
            <w:pPr>
              <w:snapToGrid w:val="0"/>
              <w:ind w:left="567" w:hanging="283"/>
              <w:rPr>
                <w:rFonts w:ascii="Arial" w:hAnsi="Arial" w:cs="Arial"/>
                <w:sz w:val="14"/>
                <w:szCs w:val="14"/>
              </w:rPr>
            </w:pPr>
            <w:r w:rsidRPr="004361BD">
              <w:rPr>
                <w:rFonts w:ascii="Arial" w:hAnsi="Arial" w:cs="Arial"/>
                <w:sz w:val="14"/>
                <w:szCs w:val="14"/>
              </w:rPr>
              <w:t>-</w:t>
            </w:r>
            <w:r w:rsidRPr="004361BD">
              <w:rPr>
                <w:rFonts w:ascii="Arial" w:hAnsi="Arial" w:cs="Arial"/>
                <w:sz w:val="14"/>
                <w:szCs w:val="14"/>
              </w:rPr>
              <w:tab/>
              <w:t>…</w:t>
            </w:r>
          </w:p>
          <w:p w14:paraId="32D06D99" w14:textId="77777777" w:rsidR="001A18F9" w:rsidRPr="004361BD" w:rsidRDefault="001A18F9" w:rsidP="004361BD">
            <w:pPr>
              <w:snapToGrid w:val="0"/>
              <w:rPr>
                <w:rFonts w:ascii="Arial" w:eastAsia="PMingLiU" w:hAnsi="Arial" w:cs="Arial"/>
                <w:sz w:val="14"/>
                <w:szCs w:val="14"/>
                <w:lang w:eastAsia="zh-TW"/>
              </w:rPr>
            </w:pPr>
            <w:r w:rsidRPr="004361BD">
              <w:rPr>
                <w:rFonts w:ascii="Arial" w:eastAsia="PMingLiU" w:hAnsi="Arial" w:cs="Arial"/>
                <w:sz w:val="14"/>
                <w:szCs w:val="14"/>
                <w:lang w:eastAsia="zh-TW"/>
              </w:rPr>
              <w:t xml:space="preserve">After a UE receives an initial higher layer configuration of more than one </w:t>
            </w:r>
            <w:r w:rsidRPr="004361BD">
              <w:rPr>
                <w:rFonts w:ascii="Arial" w:hAnsi="Arial" w:cs="Arial"/>
                <w:color w:val="FF0000"/>
                <w:sz w:val="14"/>
                <w:szCs w:val="14"/>
                <w:u w:val="single"/>
                <w:lang w:eastAsia="zh-CN"/>
              </w:rPr>
              <w:t>[</w:t>
            </w:r>
            <w:r w:rsidRPr="004361BD">
              <w:rPr>
                <w:rFonts w:ascii="Arial" w:hAnsi="Arial" w:cs="Arial"/>
                <w:i/>
                <w:iCs/>
                <w:color w:val="FF0000"/>
                <w:sz w:val="14"/>
                <w:szCs w:val="14"/>
                <w:u w:val="single"/>
                <w:lang w:eastAsia="zh-CN"/>
              </w:rPr>
              <w:t>DLorJoint-TCIState-r17]</w:t>
            </w:r>
            <w:r w:rsidRPr="004361BD">
              <w:rPr>
                <w:rFonts w:ascii="Arial" w:eastAsia="PMingLiU" w:hAnsi="Arial" w:cs="Arial"/>
                <w:i/>
                <w:iCs/>
                <w:sz w:val="14"/>
                <w:szCs w:val="14"/>
                <w:lang w:eastAsia="zh-TW"/>
              </w:rPr>
              <w:t xml:space="preserve"> </w:t>
            </w:r>
            <w:r w:rsidRPr="004361BD">
              <w:rPr>
                <w:rFonts w:ascii="Arial" w:eastAsia="PMingLiU" w:hAnsi="Arial" w:cs="Arial"/>
                <w:sz w:val="14"/>
                <w:szCs w:val="14"/>
                <w:lang w:eastAsia="zh-TW"/>
              </w:rPr>
              <w:t xml:space="preserve">and before </w:t>
            </w:r>
            <w:r w:rsidRPr="004361BD">
              <w:rPr>
                <w:rFonts w:ascii="Arial" w:eastAsia="PMingLiU" w:hAnsi="Arial" w:cs="Arial"/>
                <w:strike/>
                <w:color w:val="FF0000"/>
                <w:sz w:val="14"/>
                <w:szCs w:val="14"/>
                <w:lang w:eastAsia="zh-TW"/>
              </w:rPr>
              <w:t>reception</w:t>
            </w:r>
            <w:r w:rsidRPr="004361BD">
              <w:rPr>
                <w:rFonts w:ascii="Arial" w:eastAsia="PMingLiU" w:hAnsi="Arial" w:cs="Arial"/>
                <w:color w:val="FF0000"/>
                <w:sz w:val="14"/>
                <w:szCs w:val="14"/>
                <w:lang w:eastAsia="zh-TW"/>
              </w:rPr>
              <w:t xml:space="preserve"> </w:t>
            </w:r>
            <w:r w:rsidRPr="004361BD">
              <w:rPr>
                <w:rFonts w:ascii="Arial" w:eastAsia="PMingLiU" w:hAnsi="Arial" w:cs="Arial"/>
                <w:color w:val="FF0000"/>
                <w:sz w:val="14"/>
                <w:szCs w:val="14"/>
                <w:u w:val="single"/>
                <w:lang w:eastAsia="zh-TW"/>
              </w:rPr>
              <w:t>application</w:t>
            </w:r>
            <w:r w:rsidRPr="004361BD">
              <w:rPr>
                <w:rFonts w:ascii="Arial" w:eastAsia="PMingLiU" w:hAnsi="Arial" w:cs="Arial"/>
                <w:color w:val="FF0000"/>
                <w:sz w:val="14"/>
                <w:szCs w:val="14"/>
                <w:lang w:eastAsia="zh-TW"/>
              </w:rPr>
              <w:t xml:space="preserve"> </w:t>
            </w:r>
            <w:r w:rsidRPr="004361BD">
              <w:rPr>
                <w:rFonts w:ascii="Arial" w:eastAsia="PMingLiU" w:hAnsi="Arial" w:cs="Arial"/>
                <w:sz w:val="14"/>
                <w:szCs w:val="14"/>
                <w:lang w:eastAsia="zh-TW"/>
              </w:rPr>
              <w:t xml:space="preserve">of an </w:t>
            </w:r>
            <w:r w:rsidRPr="004361BD">
              <w:rPr>
                <w:rFonts w:ascii="Arial" w:hAnsi="Arial" w:cs="Arial"/>
                <w:sz w:val="14"/>
                <w:szCs w:val="14"/>
              </w:rPr>
              <w:t xml:space="preserve">indicated TCI state </w:t>
            </w:r>
            <w:r w:rsidRPr="004361BD">
              <w:rPr>
                <w:rFonts w:ascii="Arial" w:eastAsia="PMingLiU" w:hAnsi="Arial" w:cs="Arial"/>
                <w:sz w:val="14"/>
                <w:szCs w:val="14"/>
                <w:lang w:eastAsia="zh-TW"/>
              </w:rPr>
              <w:t xml:space="preserve">from the </w:t>
            </w:r>
            <w:r w:rsidRPr="004361BD">
              <w:rPr>
                <w:rFonts w:ascii="Arial" w:eastAsia="PMingLiU" w:hAnsi="Arial" w:cs="Arial"/>
                <w:color w:val="FF0000"/>
                <w:sz w:val="14"/>
                <w:szCs w:val="14"/>
                <w:u w:val="single"/>
                <w:lang w:eastAsia="zh-TW"/>
              </w:rPr>
              <w:t>configured</w:t>
            </w:r>
            <w:r w:rsidRPr="004361BD">
              <w:rPr>
                <w:rFonts w:ascii="Arial" w:eastAsia="PMingLiU" w:hAnsi="Arial" w:cs="Arial"/>
                <w:color w:val="FF0000"/>
                <w:sz w:val="14"/>
                <w:szCs w:val="14"/>
                <w:lang w:eastAsia="zh-TW"/>
              </w:rPr>
              <w:t xml:space="preserve"> </w:t>
            </w:r>
            <w:r w:rsidRPr="004361BD">
              <w:rPr>
                <w:rFonts w:ascii="Arial" w:eastAsia="PMingLiU" w:hAnsi="Arial" w:cs="Arial"/>
                <w:sz w:val="14"/>
                <w:szCs w:val="14"/>
                <w:lang w:eastAsia="zh-TW"/>
              </w:rPr>
              <w:t>TCI states:</w:t>
            </w:r>
          </w:p>
          <w:p w14:paraId="01095F3A" w14:textId="77777777" w:rsidR="001A18F9" w:rsidRPr="004361BD" w:rsidRDefault="001A18F9" w:rsidP="004361BD">
            <w:pPr>
              <w:pStyle w:val="ListParagraph"/>
              <w:numPr>
                <w:ilvl w:val="0"/>
                <w:numId w:val="60"/>
              </w:numPr>
              <w:overflowPunct/>
              <w:autoSpaceDE/>
              <w:autoSpaceDN/>
              <w:adjustRightInd/>
              <w:snapToGrid w:val="0"/>
              <w:spacing w:after="0"/>
              <w:contextualSpacing w:val="0"/>
              <w:textAlignment w:val="auto"/>
              <w:rPr>
                <w:rFonts w:ascii="Arial" w:eastAsia="PMingLiU" w:hAnsi="Arial" w:cs="Arial"/>
                <w:sz w:val="14"/>
                <w:szCs w:val="14"/>
                <w:lang w:eastAsia="zh-TW"/>
              </w:rPr>
            </w:pPr>
            <w:r w:rsidRPr="004361BD">
              <w:rPr>
                <w:rFonts w:ascii="Arial" w:eastAsia="PMingLiU" w:hAnsi="Arial" w:cs="Arial"/>
                <w:sz w:val="14"/>
                <w:szCs w:val="14"/>
                <w:lang w:eastAsia="zh-TW"/>
              </w:rPr>
              <w:t xml:space="preserve">The UE assumes that DM-RS of PDSCH and DM-RS of PDCCH </w:t>
            </w:r>
            <w:r w:rsidRPr="004361BD">
              <w:rPr>
                <w:rFonts w:ascii="Arial" w:eastAsia="PMingLiU" w:hAnsi="Arial" w:cs="Arial"/>
                <w:strike/>
                <w:color w:val="FF0000"/>
                <w:sz w:val="14"/>
                <w:szCs w:val="14"/>
                <w:lang w:eastAsia="zh-TW"/>
              </w:rPr>
              <w:t>in a CC</w:t>
            </w:r>
            <w:r w:rsidRPr="004361BD">
              <w:rPr>
                <w:rFonts w:ascii="Arial" w:eastAsia="PMingLiU" w:hAnsi="Arial" w:cs="Arial"/>
                <w:sz w:val="14"/>
                <w:szCs w:val="14"/>
                <w:lang w:eastAsia="zh-TW"/>
              </w:rPr>
              <w:t xml:space="preserve">, and the CSI-RS applying the </w:t>
            </w:r>
            <w:r w:rsidRPr="004361BD">
              <w:rPr>
                <w:rFonts w:ascii="Arial" w:hAnsi="Arial" w:cs="Arial"/>
                <w:sz w:val="14"/>
                <w:szCs w:val="14"/>
              </w:rPr>
              <w:t xml:space="preserve">indicated TCI state </w:t>
            </w:r>
            <w:r w:rsidRPr="004361BD">
              <w:rPr>
                <w:rFonts w:ascii="Arial" w:hAnsi="Arial" w:cs="Arial"/>
                <w:color w:val="000000"/>
                <w:sz w:val="14"/>
                <w:szCs w:val="14"/>
              </w:rPr>
              <w:t>are quasi co-located with the SS/PBCH block the UE identified during the initial access procedure</w:t>
            </w:r>
          </w:p>
          <w:p w14:paraId="5F96E2F9" w14:textId="77777777" w:rsidR="001A18F9" w:rsidRPr="004361BD" w:rsidRDefault="001A18F9" w:rsidP="004361BD">
            <w:pPr>
              <w:snapToGrid w:val="0"/>
              <w:rPr>
                <w:rFonts w:ascii="Arial" w:eastAsia="PMingLiU" w:hAnsi="Arial" w:cs="Arial"/>
                <w:color w:val="FF0000"/>
                <w:sz w:val="14"/>
                <w:szCs w:val="14"/>
                <w:u w:val="single"/>
                <w:lang w:eastAsia="zh-TW"/>
              </w:rPr>
            </w:pPr>
            <w:r w:rsidRPr="004361BD">
              <w:rPr>
                <w:rFonts w:ascii="Arial" w:eastAsia="PMingLiU" w:hAnsi="Arial" w:cs="Arial"/>
                <w:color w:val="FF0000"/>
                <w:sz w:val="14"/>
                <w:szCs w:val="14"/>
                <w:u w:val="single"/>
                <w:lang w:eastAsia="zh-TW"/>
              </w:rPr>
              <w:t xml:space="preserve">After a UE receives an initial higher layer configuration of more than one </w:t>
            </w:r>
            <w:r w:rsidRPr="004361BD">
              <w:rPr>
                <w:rFonts w:ascii="Arial" w:hAnsi="Arial" w:cs="Arial"/>
                <w:color w:val="FF0000"/>
                <w:sz w:val="14"/>
                <w:szCs w:val="14"/>
                <w:u w:val="single"/>
                <w:lang w:eastAsia="zh-CN"/>
              </w:rPr>
              <w:t>[</w:t>
            </w:r>
            <w:r w:rsidRPr="004361BD">
              <w:rPr>
                <w:rFonts w:ascii="Arial" w:hAnsi="Arial" w:cs="Arial"/>
                <w:i/>
                <w:iCs/>
                <w:color w:val="FF0000"/>
                <w:sz w:val="14"/>
                <w:szCs w:val="14"/>
                <w:u w:val="single"/>
                <w:lang w:eastAsia="zh-CN"/>
              </w:rPr>
              <w:t xml:space="preserve">DLorJoint-TCIState-r17] </w:t>
            </w:r>
            <w:r w:rsidRPr="004361BD">
              <w:rPr>
                <w:rFonts w:ascii="Arial" w:hAnsi="Arial" w:cs="Arial"/>
                <w:color w:val="FF0000"/>
                <w:sz w:val="14"/>
                <w:szCs w:val="14"/>
                <w:u w:val="single"/>
                <w:lang w:eastAsia="zh-CN"/>
              </w:rPr>
              <w:t>or</w:t>
            </w:r>
            <w:r w:rsidRPr="004361BD">
              <w:rPr>
                <w:rFonts w:ascii="Arial" w:eastAsia="PMingLiU" w:hAnsi="Arial" w:cs="Arial"/>
                <w:color w:val="FF0000"/>
                <w:sz w:val="14"/>
                <w:szCs w:val="14"/>
                <w:u w:val="single"/>
                <w:lang w:eastAsia="zh-TW"/>
              </w:rPr>
              <w:t xml:space="preserve"> </w:t>
            </w:r>
            <w:r w:rsidRPr="004361BD">
              <w:rPr>
                <w:rFonts w:ascii="Arial" w:hAnsi="Arial" w:cs="Arial"/>
                <w:color w:val="FF0000"/>
                <w:sz w:val="14"/>
                <w:szCs w:val="14"/>
                <w:u w:val="single"/>
                <w:lang w:eastAsia="zh-CN"/>
              </w:rPr>
              <w:t>[</w:t>
            </w:r>
            <w:r w:rsidRPr="004361BD">
              <w:rPr>
                <w:rFonts w:ascii="Arial" w:hAnsi="Arial" w:cs="Arial"/>
                <w:i/>
                <w:iCs/>
                <w:color w:val="FF0000"/>
                <w:sz w:val="14"/>
                <w:szCs w:val="14"/>
                <w:u w:val="single"/>
                <w:lang w:eastAsia="zh-CN"/>
              </w:rPr>
              <w:t>UL-TCIState-r17]</w:t>
            </w:r>
            <w:r w:rsidRPr="004361BD">
              <w:rPr>
                <w:rFonts w:ascii="Arial" w:eastAsia="PMingLiU" w:hAnsi="Arial" w:cs="Arial"/>
                <w:color w:val="FF0000"/>
                <w:sz w:val="14"/>
                <w:szCs w:val="14"/>
                <w:u w:val="single"/>
                <w:lang w:eastAsia="zh-TW"/>
              </w:rPr>
              <w:t xml:space="preserve"> and before application of an </w:t>
            </w:r>
            <w:r w:rsidRPr="004361BD">
              <w:rPr>
                <w:rFonts w:ascii="Arial" w:hAnsi="Arial" w:cs="Arial"/>
                <w:color w:val="FF0000"/>
                <w:sz w:val="14"/>
                <w:szCs w:val="14"/>
                <w:u w:val="single"/>
              </w:rPr>
              <w:t xml:space="preserve">indicated TCI state </w:t>
            </w:r>
            <w:r w:rsidRPr="004361BD">
              <w:rPr>
                <w:rFonts w:ascii="Arial" w:eastAsia="PMingLiU" w:hAnsi="Arial" w:cs="Arial"/>
                <w:color w:val="FF0000"/>
                <w:sz w:val="14"/>
                <w:szCs w:val="14"/>
                <w:u w:val="single"/>
                <w:lang w:eastAsia="zh-TW"/>
              </w:rPr>
              <w:t>from the configured TCI states:</w:t>
            </w:r>
          </w:p>
          <w:p w14:paraId="3A8E5F6C" w14:textId="77777777" w:rsidR="001A18F9" w:rsidRPr="004361BD" w:rsidRDefault="001A18F9" w:rsidP="004361BD">
            <w:pPr>
              <w:pStyle w:val="ListParagraph"/>
              <w:numPr>
                <w:ilvl w:val="0"/>
                <w:numId w:val="60"/>
              </w:numPr>
              <w:overflowPunct/>
              <w:autoSpaceDE/>
              <w:autoSpaceDN/>
              <w:adjustRightInd/>
              <w:snapToGrid w:val="0"/>
              <w:spacing w:after="0"/>
              <w:contextualSpacing w:val="0"/>
              <w:textAlignment w:val="auto"/>
              <w:rPr>
                <w:rFonts w:ascii="Arial" w:hAnsi="Arial" w:cs="Arial"/>
                <w:sz w:val="14"/>
                <w:szCs w:val="14"/>
                <w:lang w:eastAsia="zh-TW"/>
              </w:rPr>
            </w:pPr>
            <w:r w:rsidRPr="004361BD">
              <w:rPr>
                <w:rFonts w:ascii="Arial" w:eastAsia="PMingLiU" w:hAnsi="Arial" w:cs="Arial"/>
                <w:sz w:val="14"/>
                <w:szCs w:val="14"/>
                <w:lang w:eastAsia="zh-TW"/>
              </w:rPr>
              <w:t>The UE assumes that the UL TX spatial filter</w:t>
            </w:r>
            <w:r w:rsidRPr="004361BD">
              <w:rPr>
                <w:rFonts w:ascii="Arial" w:eastAsia="PMingLiU" w:hAnsi="Arial" w:cs="Arial"/>
                <w:color w:val="FF0000"/>
                <w:sz w:val="14"/>
                <w:szCs w:val="14"/>
                <w:u w:val="single"/>
                <w:lang w:eastAsia="zh-TW"/>
              </w:rPr>
              <w:t>, if applicable,</w:t>
            </w:r>
            <w:r w:rsidRPr="004361BD">
              <w:rPr>
                <w:rFonts w:ascii="Arial" w:eastAsia="PMingLiU" w:hAnsi="Arial" w:cs="Arial"/>
                <w:sz w:val="14"/>
                <w:szCs w:val="14"/>
                <w:lang w:eastAsia="zh-TW"/>
              </w:rPr>
              <w:t xml:space="preserve"> for dynamic-grant and configured-grant based PUSCH and PUCCH </w:t>
            </w:r>
            <w:r w:rsidRPr="004361BD">
              <w:rPr>
                <w:rFonts w:ascii="Arial" w:eastAsia="PMingLiU" w:hAnsi="Arial" w:cs="Arial"/>
                <w:strike/>
                <w:color w:val="FF0000"/>
                <w:sz w:val="14"/>
                <w:szCs w:val="14"/>
                <w:lang w:eastAsia="zh-TW"/>
              </w:rPr>
              <w:t>resource in a CC</w:t>
            </w:r>
            <w:r w:rsidRPr="004361BD">
              <w:rPr>
                <w:rFonts w:ascii="Arial" w:eastAsia="PMingLiU" w:hAnsi="Arial" w:cs="Arial"/>
                <w:sz w:val="14"/>
                <w:szCs w:val="14"/>
                <w:lang w:eastAsia="zh-TW"/>
              </w:rPr>
              <w:t xml:space="preserve">, and SRS applying the </w:t>
            </w:r>
            <w:r w:rsidRPr="004361BD">
              <w:rPr>
                <w:rFonts w:ascii="Arial" w:hAnsi="Arial" w:cs="Arial"/>
                <w:sz w:val="14"/>
                <w:szCs w:val="14"/>
              </w:rPr>
              <w:t>indicated TCI state</w:t>
            </w:r>
            <w:r w:rsidRPr="004361BD">
              <w:rPr>
                <w:rFonts w:ascii="Arial" w:eastAsia="PMingLiU" w:hAnsi="Arial" w:cs="Arial"/>
                <w:sz w:val="14"/>
                <w:szCs w:val="14"/>
                <w:lang w:eastAsia="zh-TW"/>
              </w:rPr>
              <w:t xml:space="preserve"> is the same as that for a PUSCH transmission scheduled by a RAR UL grant during the initial access procedure</w:t>
            </w:r>
          </w:p>
          <w:p w14:paraId="02EF85EF" w14:textId="77777777" w:rsidR="001A18F9" w:rsidRPr="004361BD" w:rsidRDefault="001A18F9" w:rsidP="004361BD">
            <w:pPr>
              <w:snapToGrid w:val="0"/>
              <w:rPr>
                <w:rFonts w:ascii="Arial" w:eastAsia="PMingLiU" w:hAnsi="Arial" w:cs="Arial"/>
                <w:sz w:val="14"/>
                <w:szCs w:val="14"/>
                <w:lang w:eastAsia="zh-TW"/>
              </w:rPr>
            </w:pPr>
            <w:r w:rsidRPr="004361BD">
              <w:rPr>
                <w:rFonts w:ascii="Arial" w:eastAsia="PMingLiU" w:hAnsi="Arial" w:cs="Arial"/>
                <w:sz w:val="14"/>
                <w:szCs w:val="14"/>
                <w:lang w:eastAsia="zh-TW"/>
              </w:rPr>
              <w:t xml:space="preserve">After a UE receives a higher layer configuration of more than one </w:t>
            </w:r>
            <w:r w:rsidRPr="004361BD">
              <w:rPr>
                <w:rFonts w:ascii="Arial" w:hAnsi="Arial" w:cs="Arial"/>
                <w:color w:val="FF0000"/>
                <w:sz w:val="14"/>
                <w:szCs w:val="14"/>
                <w:u w:val="single"/>
                <w:lang w:eastAsia="zh-CN"/>
              </w:rPr>
              <w:t>[</w:t>
            </w:r>
            <w:r w:rsidRPr="004361BD">
              <w:rPr>
                <w:rFonts w:ascii="Arial" w:hAnsi="Arial" w:cs="Arial"/>
                <w:i/>
                <w:iCs/>
                <w:color w:val="FF0000"/>
                <w:sz w:val="14"/>
                <w:szCs w:val="14"/>
                <w:u w:val="single"/>
                <w:lang w:eastAsia="zh-CN"/>
              </w:rPr>
              <w:t>DLorJoint-TCIState-r17]</w:t>
            </w:r>
            <w:r w:rsidRPr="004361BD">
              <w:rPr>
                <w:rFonts w:ascii="Arial" w:eastAsia="PMingLiU" w:hAnsi="Arial" w:cs="Arial"/>
                <w:color w:val="FF0000"/>
                <w:sz w:val="14"/>
                <w:szCs w:val="14"/>
                <w:lang w:eastAsia="zh-TW"/>
              </w:rPr>
              <w:t xml:space="preserve"> </w:t>
            </w:r>
            <w:r w:rsidRPr="004361BD">
              <w:rPr>
                <w:rFonts w:ascii="Arial" w:eastAsia="PMingLiU" w:hAnsi="Arial" w:cs="Arial"/>
                <w:sz w:val="14"/>
                <w:szCs w:val="14"/>
                <w:lang w:eastAsia="zh-TW"/>
              </w:rPr>
              <w:t>as part of a Reconfiguration with sync procedure as described in [12, TS 38.331]</w:t>
            </w:r>
            <w:r w:rsidRPr="004361BD">
              <w:rPr>
                <w:rFonts w:ascii="Arial" w:eastAsia="PMingLiU" w:hAnsi="Arial" w:cs="Arial"/>
                <w:i/>
                <w:iCs/>
                <w:sz w:val="14"/>
                <w:szCs w:val="14"/>
                <w:lang w:eastAsia="zh-TW"/>
              </w:rPr>
              <w:t xml:space="preserve"> </w:t>
            </w:r>
            <w:r w:rsidRPr="004361BD">
              <w:rPr>
                <w:rFonts w:ascii="Arial" w:eastAsia="PMingLiU" w:hAnsi="Arial" w:cs="Arial"/>
                <w:sz w:val="14"/>
                <w:szCs w:val="14"/>
                <w:lang w:eastAsia="zh-TW"/>
              </w:rPr>
              <w:t xml:space="preserve">and before </w:t>
            </w:r>
            <w:r w:rsidRPr="004361BD">
              <w:rPr>
                <w:rFonts w:ascii="Arial" w:eastAsia="PMingLiU" w:hAnsi="Arial" w:cs="Arial"/>
                <w:strike/>
                <w:color w:val="FF0000"/>
                <w:sz w:val="14"/>
                <w:szCs w:val="14"/>
                <w:lang w:eastAsia="zh-TW"/>
              </w:rPr>
              <w:t>reception</w:t>
            </w:r>
            <w:r w:rsidRPr="004361BD">
              <w:rPr>
                <w:rFonts w:ascii="Arial" w:eastAsia="PMingLiU" w:hAnsi="Arial" w:cs="Arial"/>
                <w:color w:val="FF0000"/>
                <w:sz w:val="14"/>
                <w:szCs w:val="14"/>
                <w:lang w:eastAsia="zh-TW"/>
              </w:rPr>
              <w:t xml:space="preserve"> </w:t>
            </w:r>
            <w:r w:rsidRPr="004361BD">
              <w:rPr>
                <w:rFonts w:ascii="Arial" w:eastAsia="PMingLiU" w:hAnsi="Arial" w:cs="Arial"/>
                <w:color w:val="FF0000"/>
                <w:sz w:val="14"/>
                <w:szCs w:val="14"/>
                <w:u w:val="single"/>
                <w:lang w:eastAsia="zh-TW"/>
              </w:rPr>
              <w:t>application</w:t>
            </w:r>
            <w:r w:rsidRPr="004361BD">
              <w:rPr>
                <w:rFonts w:ascii="Arial" w:eastAsia="PMingLiU" w:hAnsi="Arial" w:cs="Arial"/>
                <w:color w:val="FF0000"/>
                <w:sz w:val="14"/>
                <w:szCs w:val="14"/>
                <w:lang w:eastAsia="zh-TW"/>
              </w:rPr>
              <w:t xml:space="preserve"> </w:t>
            </w:r>
            <w:r w:rsidRPr="004361BD">
              <w:rPr>
                <w:rFonts w:ascii="Arial" w:eastAsia="PMingLiU" w:hAnsi="Arial" w:cs="Arial"/>
                <w:sz w:val="14"/>
                <w:szCs w:val="14"/>
                <w:lang w:eastAsia="zh-TW"/>
              </w:rPr>
              <w:t xml:space="preserve">of an </w:t>
            </w:r>
            <w:r w:rsidRPr="004361BD">
              <w:rPr>
                <w:rFonts w:ascii="Arial" w:hAnsi="Arial" w:cs="Arial"/>
                <w:sz w:val="14"/>
                <w:szCs w:val="14"/>
              </w:rPr>
              <w:t xml:space="preserve">indicated TCI state </w:t>
            </w:r>
            <w:r w:rsidRPr="004361BD">
              <w:rPr>
                <w:rFonts w:ascii="Arial" w:eastAsia="PMingLiU" w:hAnsi="Arial" w:cs="Arial"/>
                <w:sz w:val="14"/>
                <w:szCs w:val="14"/>
                <w:lang w:eastAsia="zh-TW"/>
              </w:rPr>
              <w:t xml:space="preserve">from the </w:t>
            </w:r>
            <w:r w:rsidRPr="004361BD">
              <w:rPr>
                <w:rFonts w:ascii="Arial" w:eastAsia="PMingLiU" w:hAnsi="Arial" w:cs="Arial"/>
                <w:color w:val="FF0000"/>
                <w:sz w:val="14"/>
                <w:szCs w:val="14"/>
                <w:u w:val="single"/>
                <w:lang w:eastAsia="zh-TW"/>
              </w:rPr>
              <w:t>configured</w:t>
            </w:r>
            <w:r w:rsidRPr="004361BD">
              <w:rPr>
                <w:rFonts w:ascii="Arial" w:eastAsia="PMingLiU" w:hAnsi="Arial" w:cs="Arial"/>
                <w:color w:val="FF0000"/>
                <w:sz w:val="14"/>
                <w:szCs w:val="14"/>
                <w:lang w:eastAsia="zh-TW"/>
              </w:rPr>
              <w:t xml:space="preserve"> </w:t>
            </w:r>
            <w:r w:rsidRPr="004361BD">
              <w:rPr>
                <w:rFonts w:ascii="Arial" w:eastAsia="PMingLiU" w:hAnsi="Arial" w:cs="Arial"/>
                <w:sz w:val="14"/>
                <w:szCs w:val="14"/>
                <w:lang w:eastAsia="zh-TW"/>
              </w:rPr>
              <w:t>TCI states:</w:t>
            </w:r>
          </w:p>
          <w:p w14:paraId="39F1D12E" w14:textId="77777777" w:rsidR="001A18F9" w:rsidRPr="004361BD" w:rsidRDefault="001A18F9" w:rsidP="004361BD">
            <w:pPr>
              <w:pStyle w:val="ListParagraph"/>
              <w:numPr>
                <w:ilvl w:val="0"/>
                <w:numId w:val="60"/>
              </w:numPr>
              <w:overflowPunct/>
              <w:autoSpaceDE/>
              <w:autoSpaceDN/>
              <w:adjustRightInd/>
              <w:snapToGrid w:val="0"/>
              <w:spacing w:after="0"/>
              <w:contextualSpacing w:val="0"/>
              <w:textAlignment w:val="auto"/>
              <w:rPr>
                <w:rFonts w:ascii="Arial" w:eastAsia="PMingLiU" w:hAnsi="Arial" w:cs="Arial"/>
                <w:sz w:val="14"/>
                <w:szCs w:val="14"/>
                <w:lang w:eastAsia="zh-TW"/>
              </w:rPr>
            </w:pPr>
            <w:r w:rsidRPr="004361BD">
              <w:rPr>
                <w:rFonts w:ascii="Arial" w:eastAsia="PMingLiU" w:hAnsi="Arial" w:cs="Arial"/>
                <w:sz w:val="14"/>
                <w:szCs w:val="14"/>
                <w:lang w:eastAsia="zh-TW"/>
              </w:rPr>
              <w:t xml:space="preserve">The UE assumes that DM-RS of PDSCH and DM-RS of PDCCH </w:t>
            </w:r>
            <w:r w:rsidRPr="004361BD">
              <w:rPr>
                <w:rFonts w:ascii="Arial" w:eastAsia="PMingLiU" w:hAnsi="Arial" w:cs="Arial"/>
                <w:strike/>
                <w:color w:val="FF0000"/>
                <w:sz w:val="14"/>
                <w:szCs w:val="14"/>
                <w:lang w:eastAsia="zh-TW"/>
              </w:rPr>
              <w:t>in a CC</w:t>
            </w:r>
            <w:r w:rsidRPr="004361BD">
              <w:rPr>
                <w:rFonts w:ascii="Arial" w:eastAsia="PMingLiU" w:hAnsi="Arial" w:cs="Arial"/>
                <w:sz w:val="14"/>
                <w:szCs w:val="14"/>
                <w:lang w:eastAsia="zh-TW"/>
              </w:rPr>
              <w:t xml:space="preserve">, and the CSI-RS applying the </w:t>
            </w:r>
            <w:r w:rsidRPr="004361BD">
              <w:rPr>
                <w:rFonts w:ascii="Arial" w:hAnsi="Arial" w:cs="Arial"/>
                <w:sz w:val="14"/>
                <w:szCs w:val="14"/>
              </w:rPr>
              <w:t xml:space="preserve">indicated TCI state </w:t>
            </w:r>
            <w:r w:rsidRPr="004361BD">
              <w:rPr>
                <w:rFonts w:ascii="Arial" w:hAnsi="Arial" w:cs="Arial"/>
                <w:color w:val="000000"/>
                <w:sz w:val="14"/>
                <w:szCs w:val="14"/>
              </w:rPr>
              <w:t>are quasi co-located with the SS/PBCH block or the CSI-RS resource the UE identified during the random access procedure initiated by the Reconfiguration with sync procedure as described in [12, TS 38.331]</w:t>
            </w:r>
          </w:p>
          <w:p w14:paraId="0CF2A3C3" w14:textId="77777777" w:rsidR="001A18F9" w:rsidRPr="004361BD" w:rsidRDefault="001A18F9" w:rsidP="004361BD">
            <w:pPr>
              <w:snapToGrid w:val="0"/>
              <w:rPr>
                <w:rFonts w:ascii="Arial" w:eastAsia="PMingLiU" w:hAnsi="Arial" w:cs="Arial"/>
                <w:color w:val="FF0000"/>
                <w:sz w:val="14"/>
                <w:szCs w:val="14"/>
                <w:u w:val="single"/>
                <w:lang w:eastAsia="zh-TW"/>
              </w:rPr>
            </w:pPr>
            <w:r w:rsidRPr="004361BD">
              <w:rPr>
                <w:rFonts w:ascii="Arial" w:eastAsia="PMingLiU" w:hAnsi="Arial" w:cs="Arial"/>
                <w:color w:val="FF0000"/>
                <w:sz w:val="14"/>
                <w:szCs w:val="14"/>
                <w:u w:val="single"/>
                <w:lang w:eastAsia="zh-TW"/>
              </w:rPr>
              <w:t xml:space="preserve">After a UE receives a higher layer configuration of more than one </w:t>
            </w:r>
            <w:r w:rsidRPr="004361BD">
              <w:rPr>
                <w:rFonts w:ascii="Arial" w:hAnsi="Arial" w:cs="Arial"/>
                <w:color w:val="FF0000"/>
                <w:sz w:val="14"/>
                <w:szCs w:val="14"/>
                <w:u w:val="single"/>
                <w:lang w:eastAsia="zh-CN"/>
              </w:rPr>
              <w:t>[</w:t>
            </w:r>
            <w:r w:rsidRPr="004361BD">
              <w:rPr>
                <w:rFonts w:ascii="Arial" w:hAnsi="Arial" w:cs="Arial"/>
                <w:i/>
                <w:iCs/>
                <w:color w:val="FF0000"/>
                <w:sz w:val="14"/>
                <w:szCs w:val="14"/>
                <w:u w:val="single"/>
                <w:lang w:eastAsia="zh-CN"/>
              </w:rPr>
              <w:t xml:space="preserve">DLorJoint-TCIState-r17] </w:t>
            </w:r>
            <w:r w:rsidRPr="004361BD">
              <w:rPr>
                <w:rFonts w:ascii="Arial" w:hAnsi="Arial" w:cs="Arial"/>
                <w:color w:val="FF0000"/>
                <w:sz w:val="14"/>
                <w:szCs w:val="14"/>
                <w:u w:val="single"/>
                <w:lang w:eastAsia="zh-CN"/>
              </w:rPr>
              <w:t>or</w:t>
            </w:r>
            <w:r w:rsidRPr="004361BD">
              <w:rPr>
                <w:rFonts w:ascii="Arial" w:eastAsia="PMingLiU" w:hAnsi="Arial" w:cs="Arial"/>
                <w:color w:val="FF0000"/>
                <w:sz w:val="14"/>
                <w:szCs w:val="14"/>
                <w:u w:val="single"/>
                <w:lang w:eastAsia="zh-TW"/>
              </w:rPr>
              <w:t xml:space="preserve"> </w:t>
            </w:r>
            <w:r w:rsidRPr="004361BD">
              <w:rPr>
                <w:rFonts w:ascii="Arial" w:hAnsi="Arial" w:cs="Arial"/>
                <w:color w:val="FF0000"/>
                <w:sz w:val="14"/>
                <w:szCs w:val="14"/>
                <w:u w:val="single"/>
                <w:lang w:eastAsia="zh-CN"/>
              </w:rPr>
              <w:t>[</w:t>
            </w:r>
            <w:r w:rsidRPr="004361BD">
              <w:rPr>
                <w:rFonts w:ascii="Arial" w:hAnsi="Arial" w:cs="Arial"/>
                <w:i/>
                <w:iCs/>
                <w:color w:val="FF0000"/>
                <w:sz w:val="14"/>
                <w:szCs w:val="14"/>
                <w:u w:val="single"/>
                <w:lang w:eastAsia="zh-CN"/>
              </w:rPr>
              <w:t>UL-TCIState-r17]</w:t>
            </w:r>
            <w:r w:rsidRPr="004361BD">
              <w:rPr>
                <w:rFonts w:ascii="Arial" w:eastAsia="PMingLiU" w:hAnsi="Arial" w:cs="Arial"/>
                <w:color w:val="FF0000"/>
                <w:sz w:val="14"/>
                <w:szCs w:val="14"/>
                <w:u w:val="single"/>
                <w:lang w:eastAsia="zh-TW"/>
              </w:rPr>
              <w:t xml:space="preserve"> as part of a Reconfiguration with sync procedure as described in [12, TS 38.331] and before application of an </w:t>
            </w:r>
            <w:r w:rsidRPr="004361BD">
              <w:rPr>
                <w:rFonts w:ascii="Arial" w:hAnsi="Arial" w:cs="Arial"/>
                <w:color w:val="FF0000"/>
                <w:sz w:val="14"/>
                <w:szCs w:val="14"/>
                <w:u w:val="single"/>
              </w:rPr>
              <w:t xml:space="preserve">indicated TCI state </w:t>
            </w:r>
            <w:r w:rsidRPr="004361BD">
              <w:rPr>
                <w:rFonts w:ascii="Arial" w:eastAsia="PMingLiU" w:hAnsi="Arial" w:cs="Arial"/>
                <w:color w:val="FF0000"/>
                <w:sz w:val="14"/>
                <w:szCs w:val="14"/>
                <w:u w:val="single"/>
                <w:lang w:eastAsia="zh-TW"/>
              </w:rPr>
              <w:t xml:space="preserve">from the configured TCI states: </w:t>
            </w:r>
          </w:p>
          <w:p w14:paraId="53813659" w14:textId="77777777" w:rsidR="001A18F9" w:rsidRPr="004361BD" w:rsidRDefault="001A18F9" w:rsidP="004361BD">
            <w:pPr>
              <w:pStyle w:val="ListParagraph"/>
              <w:numPr>
                <w:ilvl w:val="0"/>
                <w:numId w:val="60"/>
              </w:numPr>
              <w:overflowPunct/>
              <w:autoSpaceDE/>
              <w:autoSpaceDN/>
              <w:adjustRightInd/>
              <w:snapToGrid w:val="0"/>
              <w:spacing w:after="0"/>
              <w:contextualSpacing w:val="0"/>
              <w:textAlignment w:val="auto"/>
              <w:rPr>
                <w:rFonts w:ascii="Arial" w:eastAsia="PMingLiU" w:hAnsi="Arial" w:cs="Arial"/>
                <w:sz w:val="14"/>
                <w:szCs w:val="14"/>
                <w:lang w:eastAsia="zh-TW"/>
              </w:rPr>
            </w:pPr>
            <w:r w:rsidRPr="004361BD">
              <w:rPr>
                <w:rFonts w:ascii="Arial" w:eastAsia="PMingLiU" w:hAnsi="Arial" w:cs="Arial"/>
                <w:sz w:val="14"/>
                <w:szCs w:val="14"/>
                <w:lang w:eastAsia="zh-TW"/>
              </w:rPr>
              <w:lastRenderedPageBreak/>
              <w:t>The UE assumes that the UL TX spatial filter</w:t>
            </w:r>
            <w:r w:rsidRPr="004361BD">
              <w:rPr>
                <w:rFonts w:ascii="Arial" w:eastAsia="PMingLiU" w:hAnsi="Arial" w:cs="Arial"/>
                <w:color w:val="FF0000"/>
                <w:sz w:val="14"/>
                <w:szCs w:val="14"/>
                <w:u w:val="single"/>
                <w:lang w:eastAsia="zh-TW"/>
              </w:rPr>
              <w:t>, if applicable,</w:t>
            </w:r>
            <w:r w:rsidRPr="004361BD">
              <w:rPr>
                <w:rFonts w:ascii="Arial" w:eastAsia="PMingLiU" w:hAnsi="Arial" w:cs="Arial"/>
                <w:color w:val="FF0000"/>
                <w:sz w:val="14"/>
                <w:szCs w:val="14"/>
                <w:lang w:eastAsia="zh-TW"/>
              </w:rPr>
              <w:t xml:space="preserve"> </w:t>
            </w:r>
            <w:r w:rsidRPr="004361BD">
              <w:rPr>
                <w:rFonts w:ascii="Arial" w:eastAsia="PMingLiU" w:hAnsi="Arial" w:cs="Arial"/>
                <w:sz w:val="14"/>
                <w:szCs w:val="14"/>
                <w:lang w:eastAsia="zh-TW"/>
              </w:rPr>
              <w:t xml:space="preserve">for dynamic-grant and configured-grant based PUSCH and PUCCH </w:t>
            </w:r>
            <w:r w:rsidRPr="004361BD">
              <w:rPr>
                <w:rFonts w:ascii="Arial" w:eastAsia="PMingLiU" w:hAnsi="Arial" w:cs="Arial"/>
                <w:strike/>
                <w:color w:val="FF0000"/>
                <w:sz w:val="14"/>
                <w:szCs w:val="14"/>
                <w:lang w:eastAsia="zh-TW"/>
              </w:rPr>
              <w:t>resource in a CC</w:t>
            </w:r>
            <w:r w:rsidRPr="004361BD">
              <w:rPr>
                <w:rFonts w:ascii="Arial" w:eastAsia="PMingLiU" w:hAnsi="Arial" w:cs="Arial"/>
                <w:sz w:val="14"/>
                <w:szCs w:val="14"/>
                <w:lang w:eastAsia="zh-TW"/>
              </w:rPr>
              <w:t xml:space="preserve">, and SRS applying the </w:t>
            </w:r>
            <w:r w:rsidRPr="004361BD">
              <w:rPr>
                <w:rFonts w:ascii="Arial" w:hAnsi="Arial" w:cs="Arial"/>
                <w:sz w:val="14"/>
                <w:szCs w:val="14"/>
              </w:rPr>
              <w:t xml:space="preserve">indicated TCI state </w:t>
            </w:r>
            <w:r w:rsidRPr="004361BD">
              <w:rPr>
                <w:rFonts w:ascii="Arial" w:eastAsia="PMingLiU" w:hAnsi="Arial" w:cs="Arial"/>
                <w:sz w:val="14"/>
                <w:szCs w:val="14"/>
                <w:lang w:eastAsia="zh-TW"/>
              </w:rPr>
              <w:t>is the same as that for a PUSCH transmission scheduled by a RAR UL grant during random access procedure initiated by the Reconfiguration with sync procedure as described in [12, TS 38.331]</w:t>
            </w:r>
          </w:p>
          <w:p w14:paraId="1F0ECB40" w14:textId="77777777" w:rsidR="001A18F9" w:rsidRPr="004361BD" w:rsidRDefault="001A18F9" w:rsidP="004361BD">
            <w:pPr>
              <w:snapToGrid w:val="0"/>
              <w:rPr>
                <w:rFonts w:ascii="Arial" w:hAnsi="Arial" w:cs="Arial"/>
                <w:sz w:val="14"/>
                <w:szCs w:val="14"/>
              </w:rPr>
            </w:pPr>
            <w:r w:rsidRPr="004361BD">
              <w:rPr>
                <w:rFonts w:ascii="Arial" w:hAnsi="Arial" w:cs="Arial"/>
                <w:sz w:val="14"/>
                <w:szCs w:val="14"/>
                <w:lang w:eastAsia="zh-TW"/>
              </w:rPr>
              <w:t xml:space="preserve">If a UE receives a higher layer configuration of one single </w:t>
            </w:r>
            <w:r w:rsidRPr="004361BD">
              <w:rPr>
                <w:rStyle w:val="Emphasis"/>
                <w:rFonts w:ascii="Arial" w:hAnsi="Arial" w:cs="Arial"/>
                <w:color w:val="FF0000"/>
                <w:sz w:val="14"/>
                <w:szCs w:val="14"/>
                <w:u w:val="single"/>
              </w:rPr>
              <w:t xml:space="preserve">DLorJoint-TCIState-r17 </w:t>
            </w:r>
            <w:r w:rsidRPr="004361BD">
              <w:rPr>
                <w:rFonts w:ascii="Arial" w:hAnsi="Arial" w:cs="Arial"/>
                <w:strike/>
                <w:color w:val="FF0000"/>
                <w:sz w:val="14"/>
                <w:szCs w:val="14"/>
                <w:lang w:eastAsia="zh-TW"/>
              </w:rPr>
              <w:t>TCI state</w:t>
            </w:r>
            <w:r w:rsidRPr="004361BD">
              <w:rPr>
                <w:rFonts w:ascii="Arial" w:hAnsi="Arial" w:cs="Arial"/>
                <w:color w:val="FF0000"/>
                <w:sz w:val="14"/>
                <w:szCs w:val="14"/>
                <w:u w:val="single"/>
                <w:lang w:eastAsia="zh-TW"/>
              </w:rPr>
              <w:t>, that can be used as an indicated TCI state</w:t>
            </w:r>
            <w:r w:rsidRPr="004361BD">
              <w:rPr>
                <w:rStyle w:val="Emphasis"/>
                <w:rFonts w:ascii="Arial" w:hAnsi="Arial" w:cs="Arial"/>
                <w:color w:val="FF0000"/>
                <w:sz w:val="14"/>
                <w:szCs w:val="14"/>
                <w:lang w:eastAsia="zh-TW"/>
              </w:rPr>
              <w:t xml:space="preserve">, </w:t>
            </w:r>
            <w:r w:rsidRPr="004361BD">
              <w:rPr>
                <w:rFonts w:ascii="Arial" w:hAnsi="Arial" w:cs="Arial"/>
                <w:sz w:val="14"/>
                <w:szCs w:val="14"/>
                <w:lang w:eastAsia="zh-TW"/>
              </w:rPr>
              <w:t xml:space="preserve">the UE </w:t>
            </w:r>
            <w:r w:rsidRPr="004361BD">
              <w:rPr>
                <w:rFonts w:ascii="Arial" w:hAnsi="Arial" w:cs="Arial"/>
                <w:strike/>
                <w:color w:val="FF0000"/>
                <w:sz w:val="14"/>
                <w:szCs w:val="14"/>
                <w:lang w:eastAsia="zh-TW"/>
              </w:rPr>
              <w:t>assumes that</w:t>
            </w:r>
            <w:r w:rsidRPr="004361BD">
              <w:rPr>
                <w:rFonts w:ascii="Arial" w:hAnsi="Arial" w:cs="Arial"/>
                <w:color w:val="FF0000"/>
                <w:sz w:val="14"/>
                <w:szCs w:val="14"/>
                <w:lang w:eastAsia="zh-TW"/>
              </w:rPr>
              <w:t xml:space="preserve"> </w:t>
            </w:r>
            <w:r w:rsidRPr="004361BD">
              <w:rPr>
                <w:rFonts w:ascii="Arial" w:hAnsi="Arial" w:cs="Arial"/>
                <w:color w:val="FF0000"/>
                <w:sz w:val="14"/>
                <w:szCs w:val="14"/>
                <w:u w:val="single"/>
                <w:lang w:eastAsia="zh-TW"/>
              </w:rPr>
              <w:t xml:space="preserve">obtains the QCL assumptions from the configured one single TCI state for DM-RS of PDSCH and DM-RS of PDCCH, and the CSI -RS applying the </w:t>
            </w:r>
            <w:r w:rsidRPr="004361BD">
              <w:rPr>
                <w:rFonts w:ascii="Arial" w:hAnsi="Arial" w:cs="Arial"/>
                <w:color w:val="FF0000"/>
                <w:sz w:val="14"/>
                <w:szCs w:val="14"/>
                <w:u w:val="single"/>
              </w:rPr>
              <w:t xml:space="preserve">indicated TCI state. </w:t>
            </w:r>
            <w:r w:rsidRPr="004361BD">
              <w:rPr>
                <w:rFonts w:ascii="Arial" w:hAnsi="Arial" w:cs="Arial"/>
                <w:strike/>
                <w:color w:val="FF0000"/>
                <w:sz w:val="14"/>
                <w:szCs w:val="14"/>
                <w:lang w:eastAsia="zh-TW"/>
              </w:rPr>
              <w:t xml:space="preserve">the TCI state is the </w:t>
            </w:r>
            <w:r w:rsidRPr="004361BD">
              <w:rPr>
                <w:rFonts w:ascii="Arial" w:hAnsi="Arial" w:cs="Arial"/>
                <w:strike/>
                <w:color w:val="FF0000"/>
                <w:sz w:val="14"/>
                <w:szCs w:val="14"/>
              </w:rPr>
              <w:t>indicated</w:t>
            </w:r>
            <w:r w:rsidRPr="004361BD">
              <w:rPr>
                <w:rStyle w:val="Emphasis"/>
                <w:rFonts w:ascii="Arial" w:hAnsi="Arial" w:cs="Arial"/>
                <w:strike/>
                <w:color w:val="FF0000"/>
                <w:sz w:val="14"/>
                <w:szCs w:val="14"/>
              </w:rPr>
              <w:t xml:space="preserve"> </w:t>
            </w:r>
            <w:r w:rsidRPr="004361BD">
              <w:rPr>
                <w:rFonts w:ascii="Arial" w:hAnsi="Arial" w:cs="Arial"/>
                <w:strike/>
                <w:color w:val="FF0000"/>
                <w:sz w:val="14"/>
                <w:szCs w:val="14"/>
                <w:lang w:eastAsia="zh-TW"/>
              </w:rPr>
              <w:t>TCI state</w:t>
            </w:r>
            <w:r w:rsidRPr="004361BD">
              <w:rPr>
                <w:rStyle w:val="Emphasis"/>
                <w:rFonts w:ascii="Arial" w:hAnsi="Arial" w:cs="Arial"/>
                <w:strike/>
                <w:color w:val="FF0000"/>
                <w:sz w:val="14"/>
                <w:szCs w:val="14"/>
              </w:rPr>
              <w:t xml:space="preserve"> </w:t>
            </w:r>
            <w:r w:rsidRPr="004361BD">
              <w:rPr>
                <w:rFonts w:ascii="Arial" w:hAnsi="Arial" w:cs="Arial"/>
                <w:strike/>
                <w:color w:val="FF0000"/>
                <w:sz w:val="14"/>
                <w:szCs w:val="14"/>
              </w:rPr>
              <w:t>with</w:t>
            </w:r>
            <w:r w:rsidRPr="004361BD">
              <w:rPr>
                <w:rStyle w:val="Emphasis"/>
                <w:rFonts w:ascii="Arial" w:hAnsi="Arial" w:cs="Arial"/>
                <w:strike/>
                <w:color w:val="FF0000"/>
                <w:sz w:val="14"/>
                <w:szCs w:val="14"/>
              </w:rPr>
              <w:t xml:space="preserve"> </w:t>
            </w:r>
            <w:r w:rsidRPr="004361BD">
              <w:rPr>
                <w:rFonts w:ascii="Arial" w:hAnsi="Arial" w:cs="Arial"/>
                <w:strike/>
                <w:color w:val="FF0000"/>
                <w:sz w:val="14"/>
                <w:szCs w:val="14"/>
              </w:rPr>
              <w:t>[</w:t>
            </w:r>
            <w:r w:rsidRPr="004361BD">
              <w:rPr>
                <w:rStyle w:val="Emphasis"/>
                <w:rFonts w:ascii="Arial" w:hAnsi="Arial" w:cs="Arial"/>
                <w:strike/>
                <w:color w:val="FF0000"/>
                <w:sz w:val="14"/>
                <w:szCs w:val="14"/>
                <w:lang w:eastAsia="zh-TW"/>
              </w:rPr>
              <w:t>DLorJoint-TCIState-r17</w:t>
            </w:r>
            <w:r w:rsidRPr="004361BD">
              <w:rPr>
                <w:rStyle w:val="Emphasis"/>
                <w:rFonts w:ascii="Arial" w:hAnsi="Arial" w:cs="Arial"/>
                <w:strike/>
                <w:color w:val="FF0000"/>
                <w:sz w:val="14"/>
                <w:szCs w:val="14"/>
              </w:rPr>
              <w:t>]</w:t>
            </w:r>
            <w:r w:rsidRPr="004361BD">
              <w:rPr>
                <w:rFonts w:ascii="Arial" w:hAnsi="Arial" w:cs="Arial"/>
                <w:strike/>
                <w:color w:val="FF0000"/>
                <w:sz w:val="14"/>
                <w:szCs w:val="14"/>
              </w:rPr>
              <w:t>.</w:t>
            </w:r>
          </w:p>
          <w:p w14:paraId="159824B4" w14:textId="77777777" w:rsidR="001A18F9" w:rsidRPr="004361BD" w:rsidRDefault="001A18F9" w:rsidP="004361BD">
            <w:pPr>
              <w:snapToGrid w:val="0"/>
              <w:rPr>
                <w:rFonts w:ascii="Arial" w:hAnsi="Arial" w:cs="Arial"/>
                <w:sz w:val="14"/>
                <w:szCs w:val="14"/>
              </w:rPr>
            </w:pPr>
          </w:p>
          <w:p w14:paraId="08C4C7B0" w14:textId="77777777" w:rsidR="001A18F9" w:rsidRPr="004361BD" w:rsidRDefault="001A18F9" w:rsidP="004361BD">
            <w:pPr>
              <w:snapToGrid w:val="0"/>
              <w:rPr>
                <w:rFonts w:ascii="Arial" w:hAnsi="Arial" w:cs="Arial"/>
                <w:sz w:val="14"/>
                <w:szCs w:val="14"/>
                <w:lang w:eastAsia="x-none"/>
              </w:rPr>
            </w:pPr>
            <w:r w:rsidRPr="004361BD">
              <w:rPr>
                <w:rFonts w:ascii="Arial" w:hAnsi="Arial" w:cs="Arial"/>
                <w:color w:val="FF0000"/>
                <w:sz w:val="14"/>
                <w:szCs w:val="14"/>
                <w:u w:val="single"/>
                <w:lang w:eastAsia="zh-TW"/>
              </w:rPr>
              <w:t xml:space="preserve">If a UE receives a higher layer configuration of one single </w:t>
            </w:r>
            <w:r w:rsidRPr="004361BD">
              <w:rPr>
                <w:rStyle w:val="Emphasis"/>
                <w:rFonts w:ascii="Arial" w:hAnsi="Arial" w:cs="Arial"/>
                <w:color w:val="FF0000"/>
                <w:sz w:val="14"/>
                <w:szCs w:val="14"/>
                <w:u w:val="single"/>
              </w:rPr>
              <w:t>DLorJoint-TCIState-r17 or UL-TCIState-r17</w:t>
            </w:r>
            <w:r w:rsidRPr="004361BD">
              <w:rPr>
                <w:rFonts w:ascii="Arial" w:hAnsi="Arial" w:cs="Arial"/>
                <w:color w:val="FF0000"/>
                <w:sz w:val="14"/>
                <w:szCs w:val="14"/>
                <w:u w:val="single"/>
                <w:lang w:eastAsia="zh-TW"/>
              </w:rPr>
              <w:t>, that can be used as an indicated TCI state,</w:t>
            </w:r>
            <w:r w:rsidRPr="004361BD">
              <w:rPr>
                <w:rStyle w:val="Emphasis"/>
                <w:rFonts w:ascii="Arial" w:hAnsi="Arial" w:cs="Arial"/>
                <w:color w:val="FF0000"/>
                <w:sz w:val="14"/>
                <w:szCs w:val="14"/>
                <w:u w:val="single"/>
                <w:lang w:eastAsia="zh-TW"/>
              </w:rPr>
              <w:t xml:space="preserve"> </w:t>
            </w:r>
            <w:r w:rsidRPr="004361BD">
              <w:rPr>
                <w:rFonts w:ascii="Arial" w:hAnsi="Arial" w:cs="Arial"/>
                <w:color w:val="FF0000"/>
                <w:sz w:val="14"/>
                <w:szCs w:val="14"/>
                <w:u w:val="single"/>
                <w:lang w:eastAsia="zh-TW"/>
              </w:rPr>
              <w:t xml:space="preserve">the UE determines an UL TX spatial filter, if applicable, from the configured one single TCI state for dynamic-grant and configured-grant based PUSCH and PUCCH, and SRS applying the </w:t>
            </w:r>
            <w:r w:rsidRPr="004361BD">
              <w:rPr>
                <w:rFonts w:ascii="Arial" w:hAnsi="Arial" w:cs="Arial"/>
                <w:color w:val="FF0000"/>
                <w:sz w:val="14"/>
                <w:szCs w:val="14"/>
                <w:u w:val="single"/>
              </w:rPr>
              <w:t>indicated TCI state</w:t>
            </w:r>
            <w:r w:rsidRPr="004361BD">
              <w:rPr>
                <w:rFonts w:ascii="Arial" w:hAnsi="Arial" w:cs="Arial"/>
                <w:color w:val="FF0000"/>
                <w:sz w:val="14"/>
                <w:szCs w:val="14"/>
                <w:u w:val="single"/>
                <w:lang w:eastAsia="zh-TW"/>
              </w:rPr>
              <w:t>.</w:t>
            </w:r>
          </w:p>
        </w:tc>
      </w:tr>
    </w:tbl>
    <w:p w14:paraId="695D853A" w14:textId="77777777" w:rsidR="001A18F9" w:rsidRPr="004361BD" w:rsidRDefault="001A18F9" w:rsidP="004361BD">
      <w:pPr>
        <w:rPr>
          <w:rFonts w:ascii="Times New Roman" w:hAnsi="Times New Roman"/>
          <w:bCs/>
          <w:szCs w:val="20"/>
          <w:lang w:eastAsia="x-none"/>
        </w:rPr>
      </w:pPr>
    </w:p>
    <w:p w14:paraId="287BB2E8" w14:textId="77777777" w:rsidR="001A18F9" w:rsidRPr="004361BD" w:rsidRDefault="001A18F9" w:rsidP="004361BD">
      <w:pPr>
        <w:snapToGrid w:val="0"/>
        <w:jc w:val="both"/>
        <w:rPr>
          <w:rFonts w:ascii="Times New Roman" w:hAnsi="Times New Roman"/>
          <w:bCs/>
          <w:szCs w:val="20"/>
        </w:rPr>
      </w:pPr>
      <w:r w:rsidRPr="004361BD">
        <w:rPr>
          <w:rFonts w:ascii="Times New Roman" w:eastAsia="Malgun Gothic" w:hAnsi="Times New Roman"/>
          <w:bCs/>
          <w:szCs w:val="20"/>
          <w:highlight w:val="green"/>
        </w:rPr>
        <w:t>Agreement</w:t>
      </w:r>
    </w:p>
    <w:p w14:paraId="2C8B3A2F" w14:textId="77777777" w:rsidR="001A18F9" w:rsidRPr="004361BD" w:rsidRDefault="001A18F9" w:rsidP="004361BD">
      <w:pPr>
        <w:snapToGrid w:val="0"/>
        <w:jc w:val="both"/>
        <w:rPr>
          <w:rFonts w:ascii="Times New Roman" w:hAnsi="Times New Roman"/>
          <w:szCs w:val="20"/>
        </w:rPr>
      </w:pPr>
      <w:r w:rsidRPr="004361BD">
        <w:rPr>
          <w:rFonts w:ascii="Times New Roman" w:hAnsi="Times New Roman"/>
          <w:szCs w:val="20"/>
        </w:rPr>
        <w:t>For Rel-17 unified TCI framework, for the Rel-17 TCI state indication of CORESET 0:</w:t>
      </w:r>
    </w:p>
    <w:p w14:paraId="7443F6FC" w14:textId="77777777" w:rsidR="001A18F9" w:rsidRPr="004361BD" w:rsidRDefault="001A18F9" w:rsidP="00D259AB">
      <w:pPr>
        <w:numPr>
          <w:ilvl w:val="0"/>
          <w:numId w:val="78"/>
        </w:numPr>
        <w:snapToGrid w:val="0"/>
        <w:jc w:val="both"/>
        <w:rPr>
          <w:rFonts w:ascii="Times New Roman" w:hAnsi="Times New Roman"/>
          <w:szCs w:val="20"/>
        </w:rPr>
      </w:pPr>
      <w:r w:rsidRPr="004361BD">
        <w:rPr>
          <w:rFonts w:ascii="Times New Roman" w:hAnsi="Times New Roman"/>
          <w:szCs w:val="20"/>
        </w:rPr>
        <w:t xml:space="preserve">Whether to apply the indicated Rel-17 TCI state associated with the serving cell is configured per CORESET by RRC – if not applied, use the legacy MAC-CE/RACH signalling mechanism </w:t>
      </w:r>
    </w:p>
    <w:p w14:paraId="6E67208C" w14:textId="77777777" w:rsidR="001A18F9" w:rsidRPr="004361BD" w:rsidRDefault="001A18F9" w:rsidP="00D259AB">
      <w:pPr>
        <w:numPr>
          <w:ilvl w:val="0"/>
          <w:numId w:val="78"/>
        </w:numPr>
        <w:snapToGrid w:val="0"/>
        <w:jc w:val="both"/>
        <w:rPr>
          <w:rFonts w:ascii="Times New Roman" w:hAnsi="Times New Roman"/>
          <w:szCs w:val="20"/>
        </w:rPr>
      </w:pPr>
      <w:r w:rsidRPr="004361BD">
        <w:rPr>
          <w:rFonts w:ascii="Times New Roman" w:hAnsi="Times New Roman"/>
          <w:szCs w:val="20"/>
        </w:rPr>
        <w:t>Note: The CSI-RS associated with the Rel-17 TCI state applied to CORESET 0 should be QCLed with an SSB associated with serving cell PCI (same as Rel-15)</w:t>
      </w:r>
    </w:p>
    <w:p w14:paraId="05589692" w14:textId="77777777" w:rsidR="001A18F9" w:rsidRPr="004361BD" w:rsidRDefault="001A18F9" w:rsidP="004361BD">
      <w:pPr>
        <w:rPr>
          <w:rFonts w:ascii="Times New Roman" w:hAnsi="Times New Roman"/>
          <w:szCs w:val="20"/>
          <w:lang w:eastAsia="x-none"/>
        </w:rPr>
      </w:pPr>
    </w:p>
    <w:p w14:paraId="1D770E7D" w14:textId="77777777" w:rsidR="001A18F9" w:rsidRPr="004361BD" w:rsidRDefault="001A18F9" w:rsidP="004361BD">
      <w:pPr>
        <w:rPr>
          <w:rFonts w:ascii="Times New Roman" w:hAnsi="Times New Roman"/>
          <w:szCs w:val="20"/>
          <w:u w:val="single"/>
          <w:lang w:eastAsia="x-none"/>
        </w:rPr>
      </w:pPr>
      <w:r w:rsidRPr="004361BD">
        <w:rPr>
          <w:rFonts w:ascii="Times New Roman" w:hAnsi="Times New Roman"/>
          <w:szCs w:val="20"/>
          <w:u w:val="single"/>
          <w:lang w:eastAsia="x-none"/>
        </w:rPr>
        <w:t>Conclusion</w:t>
      </w:r>
    </w:p>
    <w:p w14:paraId="7B739A9D" w14:textId="77777777" w:rsidR="001A18F9" w:rsidRPr="004361BD" w:rsidRDefault="001A18F9" w:rsidP="004361BD">
      <w:pPr>
        <w:rPr>
          <w:rFonts w:ascii="Times New Roman" w:hAnsi="Times New Roman"/>
          <w:szCs w:val="20"/>
          <w:lang w:eastAsia="zh-CN"/>
        </w:rPr>
      </w:pPr>
      <w:r w:rsidRPr="004361BD">
        <w:rPr>
          <w:rFonts w:ascii="Times New Roman" w:hAnsi="Times New Roman"/>
          <w:szCs w:val="20"/>
          <w:lang w:eastAsia="zh-CN"/>
        </w:rPr>
        <w:t>On Rel-17 DCI-based beam indication, regarding application time of the beam indication, there is no consensus on supporting a second configured BAT for, e.g. MPUE or inter-cell BM, for a given SCS and all the CCs configured with the common TCI state ID update.</w:t>
      </w:r>
    </w:p>
    <w:p w14:paraId="1CFF64A2" w14:textId="77777777" w:rsidR="001A18F9" w:rsidRPr="004361BD" w:rsidRDefault="001A18F9" w:rsidP="004361BD">
      <w:pPr>
        <w:rPr>
          <w:rFonts w:ascii="Times New Roman" w:hAnsi="Times New Roman"/>
          <w:bCs/>
          <w:szCs w:val="20"/>
          <w:lang w:eastAsia="zh-CN"/>
        </w:rPr>
      </w:pPr>
    </w:p>
    <w:p w14:paraId="0CC46E66" w14:textId="77777777" w:rsidR="001A18F9" w:rsidRPr="004361BD" w:rsidRDefault="001A18F9" w:rsidP="004361BD">
      <w:pPr>
        <w:rPr>
          <w:rFonts w:ascii="Times New Roman" w:hAnsi="Times New Roman"/>
          <w:bCs/>
          <w:szCs w:val="20"/>
          <w:lang w:eastAsia="zh-CN"/>
        </w:rPr>
      </w:pPr>
      <w:r w:rsidRPr="004361BD">
        <w:rPr>
          <w:rFonts w:ascii="Times New Roman" w:hAnsi="Times New Roman"/>
          <w:bCs/>
          <w:szCs w:val="20"/>
          <w:highlight w:val="green"/>
          <w:lang w:eastAsia="zh-CN"/>
        </w:rPr>
        <w:t>Agreement</w:t>
      </w:r>
    </w:p>
    <w:p w14:paraId="66CC06D5" w14:textId="77777777" w:rsidR="001A18F9" w:rsidRPr="004361BD" w:rsidRDefault="001A18F9" w:rsidP="004361BD">
      <w:pPr>
        <w:suppressAutoHyphens/>
        <w:autoSpaceDN w:val="0"/>
        <w:snapToGrid w:val="0"/>
        <w:textAlignment w:val="baseline"/>
        <w:rPr>
          <w:rFonts w:ascii="Times New Roman" w:hAnsi="Times New Roman"/>
          <w:szCs w:val="20"/>
          <w:lang w:eastAsia="zh-CN"/>
        </w:rPr>
      </w:pPr>
      <w:r w:rsidRPr="004361BD">
        <w:rPr>
          <w:rFonts w:ascii="Times New Roman" w:hAnsi="Times New Roman"/>
          <w:szCs w:val="20"/>
          <w:lang w:eastAsia="zh-CN"/>
        </w:rPr>
        <w:t>On Rel-17 MAC-CE based and DCI-based beam indication, regarding the CC list for common TCI state ID update and activation, introduce new RRC parameter(s) to configure the CC list(s)</w:t>
      </w:r>
    </w:p>
    <w:p w14:paraId="3C2F1A08" w14:textId="77777777" w:rsidR="001A18F9" w:rsidRPr="004361BD" w:rsidRDefault="001A18F9" w:rsidP="00F44FD9">
      <w:pPr>
        <w:pStyle w:val="ListParagraph"/>
        <w:numPr>
          <w:ilvl w:val="0"/>
          <w:numId w:val="104"/>
        </w:numPr>
        <w:rPr>
          <w:lang w:eastAsia="zh-CN"/>
        </w:rPr>
      </w:pPr>
      <w:r w:rsidRPr="004361BD">
        <w:rPr>
          <w:lang w:eastAsia="zh-TW"/>
        </w:rPr>
        <w:t>FFS: The maximum number of CC lists can be configured</w:t>
      </w:r>
    </w:p>
    <w:p w14:paraId="68A71C7A" w14:textId="153D78DD" w:rsidR="001A18F9" w:rsidRDefault="001A18F9" w:rsidP="004361BD">
      <w:pPr>
        <w:rPr>
          <w:rFonts w:ascii="Times New Roman" w:hAnsi="Times New Roman"/>
          <w:szCs w:val="20"/>
        </w:rPr>
      </w:pPr>
    </w:p>
    <w:p w14:paraId="725263EA" w14:textId="6A71C848" w:rsidR="00496B1D" w:rsidRPr="004361BD" w:rsidRDefault="00496B1D" w:rsidP="004361BD">
      <w:pPr>
        <w:rPr>
          <w:rFonts w:ascii="Times New Roman" w:hAnsi="Times New Roman"/>
          <w:szCs w:val="20"/>
        </w:rPr>
      </w:pPr>
      <w:r w:rsidRPr="00496B1D">
        <w:rPr>
          <w:rFonts w:ascii="Times New Roman" w:hAnsi="Times New Roman"/>
          <w:b/>
          <w:bCs/>
          <w:szCs w:val="20"/>
        </w:rPr>
        <w:t>Decision:</w:t>
      </w:r>
      <w:r>
        <w:rPr>
          <w:rFonts w:ascii="Times New Roman" w:hAnsi="Times New Roman"/>
          <w:szCs w:val="20"/>
        </w:rPr>
        <w:t xml:space="preserve"> As per email decision posted on Feb 23</w:t>
      </w:r>
      <w:r w:rsidRPr="00496B1D">
        <w:rPr>
          <w:rFonts w:ascii="Times New Roman" w:hAnsi="Times New Roman"/>
          <w:szCs w:val="20"/>
          <w:vertAlign w:val="superscript"/>
        </w:rPr>
        <w:t>rd</w:t>
      </w:r>
      <w:r>
        <w:rPr>
          <w:rFonts w:ascii="Times New Roman" w:hAnsi="Times New Roman"/>
          <w:szCs w:val="20"/>
        </w:rPr>
        <w:t>,</w:t>
      </w:r>
    </w:p>
    <w:p w14:paraId="3ED6BD24" w14:textId="77777777" w:rsidR="003135F3" w:rsidRPr="00496B1D" w:rsidRDefault="003135F3" w:rsidP="00496B1D">
      <w:pPr>
        <w:rPr>
          <w:u w:val="single"/>
          <w:lang w:eastAsia="zh-TW"/>
        </w:rPr>
      </w:pPr>
      <w:r w:rsidRPr="00496B1D">
        <w:rPr>
          <w:u w:val="single"/>
        </w:rPr>
        <w:t>C</w:t>
      </w:r>
      <w:r w:rsidRPr="00496B1D">
        <w:rPr>
          <w:u w:val="single"/>
          <w:lang w:eastAsia="zh-TW"/>
        </w:rPr>
        <w:t>onclusion</w:t>
      </w:r>
    </w:p>
    <w:p w14:paraId="4F22F52E" w14:textId="64EC601C" w:rsidR="003135F3" w:rsidRDefault="003135F3" w:rsidP="00496B1D">
      <w:r w:rsidRPr="00267DC5">
        <w:t>On path-loss measurement for Rel.17 unified TCI framework, when both PL-RS and spatial relation RS in the UL or (if applicable) joint TCI state are not the same, whether and how to define the event(s) of “beam alignment” is left to RAN4.</w:t>
      </w:r>
    </w:p>
    <w:p w14:paraId="5B300243" w14:textId="77777777" w:rsidR="00496B1D" w:rsidRPr="00267DC5" w:rsidRDefault="00496B1D" w:rsidP="00496B1D">
      <w:pPr>
        <w:rPr>
          <w:rFonts w:ascii="Times New Roman" w:eastAsia="Malgun Gothic" w:hAnsi="Times New Roman"/>
          <w:lang w:val="en-US" w:eastAsia="ko-KR"/>
        </w:rPr>
      </w:pPr>
    </w:p>
    <w:p w14:paraId="1B795A09" w14:textId="77777777" w:rsidR="003135F3" w:rsidRPr="00496B1D" w:rsidRDefault="003135F3" w:rsidP="00496B1D">
      <w:pPr>
        <w:rPr>
          <w:u w:val="single"/>
          <w:lang w:eastAsia="zh-TW"/>
        </w:rPr>
      </w:pPr>
      <w:r w:rsidRPr="00496B1D">
        <w:rPr>
          <w:u w:val="single"/>
        </w:rPr>
        <w:t>C</w:t>
      </w:r>
      <w:r w:rsidRPr="00496B1D">
        <w:rPr>
          <w:u w:val="single"/>
          <w:lang w:eastAsia="zh-TW"/>
        </w:rPr>
        <w:t>onclusion</w:t>
      </w:r>
    </w:p>
    <w:p w14:paraId="197FCF15" w14:textId="77777777" w:rsidR="003135F3" w:rsidRPr="00267DC5" w:rsidRDefault="003135F3" w:rsidP="00496B1D">
      <w:pPr>
        <w:rPr>
          <w:rFonts w:ascii="Times New Roman" w:hAnsi="Times New Roman"/>
        </w:rPr>
      </w:pPr>
      <w:r w:rsidRPr="00267DC5">
        <w:t>On Rel-17 enhancements for inter-cell beam management and inter-cell mTRP, RAN1 would not introduce additional enhancement for MAC-CE activation of SSBs with PCI(s) different from that of serving cell for measurement in Rel-17</w:t>
      </w:r>
    </w:p>
    <w:p w14:paraId="57381ADD" w14:textId="25B946FF" w:rsidR="003135F3" w:rsidRDefault="003135F3" w:rsidP="00496B1D">
      <w:pPr>
        <w:rPr>
          <w:lang w:eastAsia="zh-CN"/>
        </w:rPr>
      </w:pPr>
    </w:p>
    <w:p w14:paraId="4FE57269" w14:textId="77777777" w:rsidR="00496B1D" w:rsidRDefault="00496B1D" w:rsidP="00496B1D">
      <w:pPr>
        <w:rPr>
          <w:lang w:eastAsia="zh-CN"/>
        </w:rPr>
      </w:pPr>
    </w:p>
    <w:p w14:paraId="54E30EBD" w14:textId="44817FFD" w:rsidR="00496B1D" w:rsidRPr="004361BD" w:rsidRDefault="00496B1D" w:rsidP="00496B1D">
      <w:pPr>
        <w:rPr>
          <w:rFonts w:ascii="Times New Roman" w:hAnsi="Times New Roman"/>
          <w:szCs w:val="20"/>
        </w:rPr>
      </w:pPr>
      <w:r w:rsidRPr="00496B1D">
        <w:rPr>
          <w:rFonts w:ascii="Times New Roman" w:hAnsi="Times New Roman"/>
          <w:b/>
          <w:bCs/>
          <w:szCs w:val="20"/>
        </w:rPr>
        <w:t>Decision:</w:t>
      </w:r>
      <w:r>
        <w:rPr>
          <w:rFonts w:ascii="Times New Roman" w:hAnsi="Times New Roman"/>
          <w:szCs w:val="20"/>
        </w:rPr>
        <w:t xml:space="preserve"> As per email decision posted on Feb 2</w:t>
      </w:r>
      <w:r w:rsidR="000701AC">
        <w:rPr>
          <w:rFonts w:ascii="Times New Roman" w:hAnsi="Times New Roman"/>
          <w:szCs w:val="20"/>
        </w:rPr>
        <w:t>4</w:t>
      </w:r>
      <w:r w:rsidR="000701AC" w:rsidRPr="000701AC">
        <w:rPr>
          <w:rFonts w:ascii="Times New Roman" w:hAnsi="Times New Roman"/>
          <w:szCs w:val="20"/>
          <w:vertAlign w:val="superscript"/>
        </w:rPr>
        <w:t>th</w:t>
      </w:r>
      <w:r>
        <w:rPr>
          <w:rFonts w:ascii="Times New Roman" w:hAnsi="Times New Roman"/>
          <w:szCs w:val="20"/>
        </w:rPr>
        <w:t>,</w:t>
      </w:r>
    </w:p>
    <w:p w14:paraId="1E6B8001" w14:textId="77777777" w:rsidR="003135F3" w:rsidRPr="00267DC5" w:rsidRDefault="003135F3" w:rsidP="000701AC">
      <w:pPr>
        <w:rPr>
          <w:lang w:eastAsia="zh-CN"/>
        </w:rPr>
      </w:pPr>
      <w:r w:rsidRPr="00267DC5">
        <w:rPr>
          <w:highlight w:val="green"/>
          <w:lang w:eastAsia="zh-CN"/>
        </w:rPr>
        <w:t>Agreement</w:t>
      </w:r>
    </w:p>
    <w:p w14:paraId="1D1A7989" w14:textId="77777777" w:rsidR="003135F3" w:rsidRPr="001B4C0A" w:rsidRDefault="003135F3" w:rsidP="000701AC">
      <w:pPr>
        <w:rPr>
          <w:rFonts w:ascii="Times New Roman" w:hAnsi="Times New Roman"/>
          <w:szCs w:val="22"/>
        </w:rPr>
      </w:pPr>
      <w:r w:rsidRPr="001B4C0A">
        <w:rPr>
          <w:szCs w:val="22"/>
        </w:rPr>
        <w:t>On Rel.17 enhancements to facilitate UE-initiated panel activation and selection, support the UE reporting a list of UE capability value [sets]</w:t>
      </w:r>
    </w:p>
    <w:p w14:paraId="1BB54813" w14:textId="77777777" w:rsidR="003135F3" w:rsidRPr="000701AC" w:rsidRDefault="003135F3" w:rsidP="00F44FD9">
      <w:pPr>
        <w:pStyle w:val="ListParagraph"/>
        <w:numPr>
          <w:ilvl w:val="0"/>
          <w:numId w:val="104"/>
        </w:numPr>
        <w:rPr>
          <w:rFonts w:eastAsia="Times New Roman"/>
          <w:szCs w:val="22"/>
        </w:rPr>
      </w:pPr>
      <w:r w:rsidRPr="000701AC">
        <w:rPr>
          <w:rFonts w:eastAsia="Times New Roman"/>
          <w:szCs w:val="22"/>
        </w:rPr>
        <w:t>Each UE capability value [set] comprises the max supported number of SRS ports</w:t>
      </w:r>
    </w:p>
    <w:p w14:paraId="149AC970" w14:textId="77777777" w:rsidR="003135F3" w:rsidRPr="000701AC" w:rsidRDefault="003135F3" w:rsidP="00F44FD9">
      <w:pPr>
        <w:pStyle w:val="ListParagraph"/>
        <w:numPr>
          <w:ilvl w:val="0"/>
          <w:numId w:val="104"/>
        </w:numPr>
        <w:rPr>
          <w:rFonts w:eastAsia="Times New Roman"/>
          <w:szCs w:val="22"/>
        </w:rPr>
      </w:pPr>
      <w:r w:rsidRPr="000701AC">
        <w:rPr>
          <w:rFonts w:eastAsia="Times New Roman"/>
          <w:szCs w:val="22"/>
        </w:rPr>
        <w:t xml:space="preserve">Any two capability values [sets] are different </w:t>
      </w:r>
    </w:p>
    <w:p w14:paraId="112E7A93" w14:textId="77777777" w:rsidR="003135F3" w:rsidRPr="000701AC" w:rsidRDefault="003135F3" w:rsidP="00F44FD9">
      <w:pPr>
        <w:pStyle w:val="ListParagraph"/>
        <w:numPr>
          <w:ilvl w:val="0"/>
          <w:numId w:val="104"/>
        </w:numPr>
        <w:rPr>
          <w:rFonts w:eastAsia="Times New Roman"/>
          <w:szCs w:val="22"/>
        </w:rPr>
      </w:pPr>
      <w:r w:rsidRPr="000701AC">
        <w:rPr>
          <w:rFonts w:eastAsia="Times New Roman"/>
          <w:szCs w:val="22"/>
        </w:rPr>
        <w:t>Whether the UE capability value [set] can be common across all BWPs/CCs in same band or BC can be discussed in UE feature session</w:t>
      </w:r>
    </w:p>
    <w:p w14:paraId="70D59278" w14:textId="77777777" w:rsidR="003135F3" w:rsidRPr="00267DC5" w:rsidRDefault="003135F3" w:rsidP="000701AC">
      <w:pPr>
        <w:rPr>
          <w:szCs w:val="20"/>
          <w:lang w:eastAsia="zh-CN"/>
        </w:rPr>
      </w:pPr>
      <w:r w:rsidRPr="00267DC5">
        <w:rPr>
          <w:szCs w:val="20"/>
          <w:highlight w:val="green"/>
          <w:lang w:eastAsia="zh-CN"/>
        </w:rPr>
        <w:t>Agreement</w:t>
      </w:r>
    </w:p>
    <w:p w14:paraId="4C60FF94" w14:textId="77777777" w:rsidR="003135F3" w:rsidRPr="001B4C0A" w:rsidRDefault="003135F3" w:rsidP="000701AC">
      <w:pPr>
        <w:rPr>
          <w:szCs w:val="22"/>
        </w:rPr>
      </w:pPr>
      <w:r w:rsidRPr="001B4C0A">
        <w:rPr>
          <w:szCs w:val="22"/>
        </w:rPr>
        <w:t>On Rel.17 enhancements to facilitate UE-initiated panel activation and selection, UE can report one index of UE capability value [set] for each reported CRI/SSBRI in one beam reporting.</w:t>
      </w:r>
    </w:p>
    <w:p w14:paraId="40399F84" w14:textId="77777777" w:rsidR="003135F3" w:rsidRPr="001B4C0A" w:rsidRDefault="003135F3" w:rsidP="000701AC"/>
    <w:p w14:paraId="7DA9611E" w14:textId="77777777" w:rsidR="003135F3" w:rsidRPr="000701AC" w:rsidRDefault="003135F3" w:rsidP="000701AC">
      <w:pPr>
        <w:rPr>
          <w:szCs w:val="20"/>
          <w:u w:val="single"/>
          <w:lang w:eastAsia="zh-TW"/>
        </w:rPr>
      </w:pPr>
      <w:r w:rsidRPr="000701AC">
        <w:rPr>
          <w:bCs/>
          <w:szCs w:val="20"/>
          <w:u w:val="single"/>
        </w:rPr>
        <w:t>C</w:t>
      </w:r>
      <w:r w:rsidRPr="000701AC">
        <w:rPr>
          <w:bCs/>
          <w:szCs w:val="20"/>
          <w:u w:val="single"/>
          <w:lang w:eastAsia="zh-TW"/>
        </w:rPr>
        <w:t>onclusion</w:t>
      </w:r>
    </w:p>
    <w:p w14:paraId="65FFB7C1" w14:textId="77777777" w:rsidR="003135F3" w:rsidRPr="001B4C0A" w:rsidRDefault="003135F3" w:rsidP="000701AC">
      <w:pPr>
        <w:rPr>
          <w:rFonts w:ascii="Times New Roman" w:hAnsi="Times New Roman"/>
          <w:szCs w:val="22"/>
          <w:lang w:eastAsia="zh-CN"/>
        </w:rPr>
      </w:pPr>
      <w:r w:rsidRPr="001B4C0A">
        <w:rPr>
          <w:szCs w:val="22"/>
        </w:rPr>
        <w:t xml:space="preserve">On Rel.17 enhancements to facilitate UE-initiated panel activation and selection, there is no consensus in supporting indication of DL-only panel using </w:t>
      </w:r>
      <w:r w:rsidRPr="001B4C0A">
        <w:rPr>
          <w:szCs w:val="22"/>
          <w:lang w:eastAsia="zh-CN"/>
        </w:rPr>
        <w:t xml:space="preserve">one value [set] of the max supported number of SRS ports </w:t>
      </w:r>
    </w:p>
    <w:p w14:paraId="1E394AB2" w14:textId="77777777" w:rsidR="003135F3" w:rsidRPr="001B4C0A" w:rsidRDefault="003135F3" w:rsidP="000701AC">
      <w:pPr>
        <w:rPr>
          <w:lang w:eastAsia="ko-KR"/>
        </w:rPr>
      </w:pPr>
    </w:p>
    <w:p w14:paraId="16F35181" w14:textId="77777777" w:rsidR="003135F3" w:rsidRPr="00267DC5" w:rsidRDefault="003135F3" w:rsidP="000701AC">
      <w:pPr>
        <w:rPr>
          <w:szCs w:val="20"/>
          <w:lang w:eastAsia="zh-CN"/>
        </w:rPr>
      </w:pPr>
      <w:r w:rsidRPr="00267DC5">
        <w:rPr>
          <w:szCs w:val="20"/>
          <w:highlight w:val="green"/>
          <w:lang w:eastAsia="zh-CN"/>
        </w:rPr>
        <w:t>Agreement</w:t>
      </w:r>
    </w:p>
    <w:p w14:paraId="0F8A763E" w14:textId="17D028F7" w:rsidR="003135F3" w:rsidRPr="001B4C0A" w:rsidRDefault="003135F3" w:rsidP="000701AC">
      <w:pPr>
        <w:rPr>
          <w:szCs w:val="22"/>
        </w:rPr>
      </w:pPr>
      <w:r w:rsidRPr="001B4C0A">
        <w:rPr>
          <w:szCs w:val="22"/>
        </w:rPr>
        <w:t>On Rel.17 enhancements to facilitate UE-initiated panel activation and selection, all types of time-domain behavior, i.e., periodic,</w:t>
      </w:r>
      <w:r w:rsidR="000701AC">
        <w:rPr>
          <w:szCs w:val="22"/>
        </w:rPr>
        <w:t xml:space="preserve"> </w:t>
      </w:r>
      <w:r w:rsidRPr="001B4C0A">
        <w:rPr>
          <w:szCs w:val="22"/>
        </w:rPr>
        <w:t>semi-persistent, and aperiodic reporting, are supported for the enhanced beam report with index(es) of UE capability value [set].</w:t>
      </w:r>
    </w:p>
    <w:p w14:paraId="4DE6DABA" w14:textId="77777777" w:rsidR="003135F3" w:rsidRPr="000701AC" w:rsidRDefault="003135F3" w:rsidP="00F44FD9">
      <w:pPr>
        <w:pStyle w:val="ListParagraph"/>
        <w:numPr>
          <w:ilvl w:val="0"/>
          <w:numId w:val="105"/>
        </w:numPr>
        <w:rPr>
          <w:szCs w:val="22"/>
        </w:rPr>
      </w:pPr>
      <w:r w:rsidRPr="000701AC">
        <w:rPr>
          <w:szCs w:val="22"/>
        </w:rPr>
        <w:t>Support of aperiodic and semi-persistent reporting is optional</w:t>
      </w:r>
      <w:r w:rsidRPr="000701AC">
        <w:rPr>
          <w:color w:val="3333FF"/>
          <w:szCs w:val="22"/>
        </w:rPr>
        <w:t xml:space="preserve"> </w:t>
      </w:r>
    </w:p>
    <w:p w14:paraId="2C61DFDF" w14:textId="77777777" w:rsidR="003135F3" w:rsidRPr="001B4C0A" w:rsidRDefault="003135F3" w:rsidP="000701AC">
      <w:pPr>
        <w:rPr>
          <w:sz w:val="18"/>
          <w:szCs w:val="20"/>
          <w:lang w:eastAsia="zh-CN"/>
        </w:rPr>
      </w:pPr>
    </w:p>
    <w:p w14:paraId="39A6D016" w14:textId="2AB01FD6" w:rsidR="000701AC" w:rsidRPr="000701AC" w:rsidRDefault="002328C4" w:rsidP="000701AC">
      <w:pPr>
        <w:rPr>
          <w:b/>
          <w:bCs/>
        </w:rPr>
      </w:pPr>
      <w:hyperlink r:id="rId776" w:history="1">
        <w:r w:rsidR="004371F4">
          <w:rPr>
            <w:rStyle w:val="Hyperlink"/>
            <w:b/>
            <w:bCs/>
          </w:rPr>
          <w:t>R1-2202607</w:t>
        </w:r>
      </w:hyperlink>
      <w:r w:rsidR="000701AC" w:rsidRPr="000701AC">
        <w:rPr>
          <w:b/>
          <w:bCs/>
        </w:rPr>
        <w:tab/>
        <w:t>Moderator Summary#2 for Maintenance on Rel-17 Multi-Beam: Round1</w:t>
      </w:r>
      <w:r w:rsidR="000701AC" w:rsidRPr="000701AC">
        <w:rPr>
          <w:b/>
          <w:bCs/>
        </w:rPr>
        <w:tab/>
        <w:t>Moderator (Samsung)</w:t>
      </w:r>
    </w:p>
    <w:p w14:paraId="537E3427" w14:textId="0062583B" w:rsidR="003135F3" w:rsidRPr="000701AC" w:rsidRDefault="000701AC" w:rsidP="000701AC">
      <w:pPr>
        <w:rPr>
          <w:rFonts w:ascii="Times New Roman" w:hAnsi="Times New Roman"/>
          <w:szCs w:val="20"/>
          <w:lang w:eastAsia="zh-CN"/>
        </w:rPr>
      </w:pPr>
      <w:r w:rsidRPr="000701AC">
        <w:rPr>
          <w:rFonts w:ascii="Times New Roman" w:hAnsi="Times New Roman"/>
          <w:szCs w:val="20"/>
          <w:lang w:eastAsia="zh-CN"/>
        </w:rPr>
        <w:t>From Feb 24</w:t>
      </w:r>
      <w:r w:rsidRPr="000701AC">
        <w:rPr>
          <w:rFonts w:ascii="Times New Roman" w:hAnsi="Times New Roman"/>
          <w:szCs w:val="20"/>
          <w:vertAlign w:val="superscript"/>
          <w:lang w:eastAsia="zh-CN"/>
        </w:rPr>
        <w:t>th</w:t>
      </w:r>
      <w:r w:rsidRPr="000701AC">
        <w:rPr>
          <w:rFonts w:ascii="Times New Roman" w:hAnsi="Times New Roman"/>
          <w:szCs w:val="20"/>
          <w:lang w:eastAsia="zh-CN"/>
        </w:rPr>
        <w:t xml:space="preserve"> GTW session</w:t>
      </w:r>
    </w:p>
    <w:p w14:paraId="2BA39D6D" w14:textId="77777777" w:rsidR="003135F3" w:rsidRPr="000701AC" w:rsidRDefault="003135F3" w:rsidP="000701AC">
      <w:pPr>
        <w:rPr>
          <w:rFonts w:ascii="Times New Roman" w:hAnsi="Times New Roman"/>
          <w:bCs/>
          <w:szCs w:val="20"/>
          <w:lang w:eastAsia="zh-CN"/>
        </w:rPr>
      </w:pPr>
      <w:r w:rsidRPr="000701AC">
        <w:rPr>
          <w:rFonts w:ascii="Times New Roman" w:hAnsi="Times New Roman"/>
          <w:bCs/>
          <w:szCs w:val="20"/>
          <w:highlight w:val="green"/>
          <w:lang w:eastAsia="zh-CN"/>
        </w:rPr>
        <w:t>Agreement</w:t>
      </w:r>
    </w:p>
    <w:p w14:paraId="3EDB2F98" w14:textId="77777777" w:rsidR="003135F3" w:rsidRPr="00070A0E" w:rsidRDefault="003135F3" w:rsidP="000701AC">
      <w:pPr>
        <w:rPr>
          <w:rFonts w:ascii="Times New Roman" w:hAnsi="Times New Roman"/>
          <w:szCs w:val="20"/>
        </w:rPr>
      </w:pPr>
      <w:r w:rsidRPr="00070A0E">
        <w:rPr>
          <w:rFonts w:ascii="Times New Roman" w:hAnsi="Times New Roman"/>
          <w:szCs w:val="20"/>
        </w:rPr>
        <w:lastRenderedPageBreak/>
        <w:t xml:space="preserve">For Rel-17 unified TCI framework, on applying the indicated Rel-17 TCI state to PDCCH reception and the respective PDSCH reception for a CORESET other than CORESET#0 that is associated with both UE-dedicated and non-UE-dedicated reception on PDCCH in a CC and its respective PDSCH reception, </w:t>
      </w:r>
    </w:p>
    <w:p w14:paraId="79BDC19E" w14:textId="77777777" w:rsidR="003135F3" w:rsidRPr="00070A0E" w:rsidRDefault="003135F3" w:rsidP="00F44FD9">
      <w:pPr>
        <w:pStyle w:val="ListParagraph"/>
        <w:numPr>
          <w:ilvl w:val="0"/>
          <w:numId w:val="105"/>
        </w:numPr>
        <w:rPr>
          <w:rFonts w:eastAsia="Times New Roman"/>
        </w:rPr>
      </w:pPr>
      <w:r w:rsidRPr="00070A0E">
        <w:rPr>
          <w:rFonts w:eastAsia="Times New Roman"/>
        </w:rPr>
        <w:t>Whether to apply the indicated Rel-17 TCI state associated with the serving cell is configured per CORESET by RRC – if not applied, use the legacy MAC-CE/RRC/RACH signalling mechanism</w:t>
      </w:r>
    </w:p>
    <w:p w14:paraId="7FB9BDB6" w14:textId="77777777" w:rsidR="003135F3" w:rsidRPr="00070A0E" w:rsidRDefault="003135F3" w:rsidP="00F44FD9">
      <w:pPr>
        <w:pStyle w:val="ListParagraph"/>
        <w:numPr>
          <w:ilvl w:val="0"/>
          <w:numId w:val="105"/>
        </w:numPr>
        <w:rPr>
          <w:rFonts w:eastAsia="Times New Roman"/>
        </w:rPr>
      </w:pPr>
      <w:r w:rsidRPr="00070A0E">
        <w:rPr>
          <w:rFonts w:eastAsia="Times New Roman"/>
        </w:rPr>
        <w:t>Note: The CSI-RS associated with the Rel-17 TCI state applied to this CORESET should be QCLed with an SSB associated with serving cell PCI (same as Rel-15)</w:t>
      </w:r>
    </w:p>
    <w:p w14:paraId="13AFDDF0" w14:textId="77777777" w:rsidR="003135F3" w:rsidRPr="00070A0E" w:rsidRDefault="003135F3" w:rsidP="00F44FD9">
      <w:pPr>
        <w:pStyle w:val="ListParagraph"/>
        <w:numPr>
          <w:ilvl w:val="0"/>
          <w:numId w:val="105"/>
        </w:numPr>
        <w:rPr>
          <w:rFonts w:eastAsia="Times New Roman"/>
        </w:rPr>
      </w:pPr>
      <w:r w:rsidRPr="00070A0E">
        <w:rPr>
          <w:rFonts w:eastAsia="Times New Roman"/>
        </w:rPr>
        <w:t>The support of this feature is UE optional</w:t>
      </w:r>
    </w:p>
    <w:p w14:paraId="6707E77E" w14:textId="77777777" w:rsidR="003135F3" w:rsidRPr="000701AC" w:rsidRDefault="003135F3" w:rsidP="000701AC">
      <w:pPr>
        <w:rPr>
          <w:rFonts w:ascii="Times New Roman" w:hAnsi="Times New Roman"/>
          <w:bCs/>
          <w:szCs w:val="20"/>
          <w:lang w:eastAsia="zh-CN"/>
        </w:rPr>
      </w:pPr>
      <w:r w:rsidRPr="000701AC">
        <w:rPr>
          <w:rFonts w:ascii="Times New Roman" w:hAnsi="Times New Roman"/>
          <w:bCs/>
          <w:szCs w:val="20"/>
          <w:highlight w:val="green"/>
          <w:lang w:eastAsia="zh-CN"/>
        </w:rPr>
        <w:t>Agreement</w:t>
      </w:r>
    </w:p>
    <w:p w14:paraId="3548B30D" w14:textId="77777777" w:rsidR="003135F3" w:rsidRPr="000701AC" w:rsidRDefault="003135F3" w:rsidP="000701AC">
      <w:pPr>
        <w:rPr>
          <w:rFonts w:ascii="Times New Roman" w:hAnsi="Times New Roman"/>
          <w:szCs w:val="20"/>
        </w:rPr>
      </w:pPr>
      <w:r w:rsidRPr="000701AC">
        <w:rPr>
          <w:rFonts w:ascii="Times New Roman" w:hAnsi="Times New Roman"/>
          <w:szCs w:val="20"/>
        </w:rPr>
        <w:t xml:space="preserve">On Rel-17 unified TCI framework, </w:t>
      </w:r>
      <w:r w:rsidRPr="000701AC">
        <w:rPr>
          <w:rFonts w:ascii="Times New Roman" w:hAnsi="Times New Roman"/>
          <w:bCs/>
          <w:szCs w:val="20"/>
        </w:rPr>
        <w:t xml:space="preserve">for P/SP-CSI-RS, the UE assumes that </w:t>
      </w:r>
      <w:r w:rsidRPr="000701AC">
        <w:rPr>
          <w:rFonts w:ascii="Times New Roman" w:hAnsi="Times New Roman"/>
          <w:szCs w:val="20"/>
        </w:rPr>
        <w:t>the indicated Rel-17 TCI state is never applied, i.e. the legacy RRC/MAC-CE signalling mechanism is always used to update Rel-17 TCI state.</w:t>
      </w:r>
    </w:p>
    <w:p w14:paraId="4109D13D" w14:textId="77777777" w:rsidR="003135F3" w:rsidRPr="000701AC" w:rsidRDefault="003135F3" w:rsidP="00F44FD9">
      <w:pPr>
        <w:pStyle w:val="ListParagraph"/>
        <w:numPr>
          <w:ilvl w:val="0"/>
          <w:numId w:val="106"/>
        </w:numPr>
        <w:rPr>
          <w:lang w:eastAsia="zh-CN"/>
        </w:rPr>
      </w:pPr>
      <w:r w:rsidRPr="000701AC">
        <w:t xml:space="preserve">FFS: UE behaviour if TCI state is not indicated for </w:t>
      </w:r>
      <w:r w:rsidRPr="000701AC">
        <w:rPr>
          <w:bCs/>
        </w:rPr>
        <w:t>P/SP-CSI-RS</w:t>
      </w:r>
    </w:p>
    <w:p w14:paraId="02192722" w14:textId="77777777" w:rsidR="003135F3" w:rsidRPr="000701AC" w:rsidRDefault="003135F3" w:rsidP="000701AC">
      <w:pPr>
        <w:rPr>
          <w:rFonts w:ascii="Times New Roman" w:hAnsi="Times New Roman"/>
          <w:bCs/>
          <w:szCs w:val="20"/>
          <w:highlight w:val="green"/>
          <w:lang w:eastAsia="zh-CN"/>
        </w:rPr>
      </w:pPr>
      <w:r w:rsidRPr="000701AC">
        <w:rPr>
          <w:rFonts w:ascii="Times New Roman" w:hAnsi="Times New Roman"/>
          <w:bCs/>
          <w:szCs w:val="20"/>
          <w:highlight w:val="green"/>
          <w:lang w:eastAsia="zh-CN"/>
        </w:rPr>
        <w:t>Agreement</w:t>
      </w:r>
    </w:p>
    <w:p w14:paraId="19FEE2E6" w14:textId="77777777" w:rsidR="003135F3" w:rsidRPr="00070A0E" w:rsidRDefault="003135F3" w:rsidP="000701AC">
      <w:pPr>
        <w:rPr>
          <w:rFonts w:ascii="Times New Roman" w:eastAsia="PMingLiU" w:hAnsi="Times New Roman"/>
          <w:szCs w:val="20"/>
          <w:lang w:eastAsia="zh-TW"/>
        </w:rPr>
      </w:pPr>
      <w:r w:rsidRPr="000701AC">
        <w:rPr>
          <w:rFonts w:ascii="Times New Roman" w:hAnsi="Times New Roman"/>
          <w:szCs w:val="20"/>
          <w:lang w:eastAsia="zh-CN"/>
        </w:rPr>
        <w:t xml:space="preserve">On Rel-17 MAC-CE-based and DCI-based beam indication, regarding the CC list for common TCI state ID update and activation, </w:t>
      </w:r>
      <w:r w:rsidRPr="00070A0E">
        <w:rPr>
          <w:rFonts w:ascii="Times New Roman" w:hAnsi="Times New Roman"/>
          <w:szCs w:val="20"/>
          <w:lang w:eastAsia="zh-CN"/>
        </w:rPr>
        <w:t>t</w:t>
      </w:r>
      <w:r w:rsidRPr="00070A0E">
        <w:rPr>
          <w:rFonts w:ascii="Times New Roman" w:eastAsia="PMingLiU" w:hAnsi="Times New Roman"/>
          <w:szCs w:val="20"/>
          <w:lang w:eastAsia="zh-TW"/>
        </w:rPr>
        <w:t>he maximum number of CC lists can be configured is 4 per cell group</w:t>
      </w:r>
    </w:p>
    <w:p w14:paraId="62535717" w14:textId="77777777" w:rsidR="003135F3" w:rsidRPr="000701AC" w:rsidRDefault="003135F3" w:rsidP="00F44FD9">
      <w:pPr>
        <w:pStyle w:val="ListParagraph"/>
        <w:numPr>
          <w:ilvl w:val="0"/>
          <w:numId w:val="106"/>
        </w:numPr>
      </w:pPr>
      <w:r w:rsidRPr="000701AC">
        <w:t>The maximum number of CC lists for a UE to support is subject to its UE capability</w:t>
      </w:r>
    </w:p>
    <w:p w14:paraId="7FE0D019" w14:textId="77777777" w:rsidR="003135F3" w:rsidRPr="000701AC" w:rsidRDefault="003135F3" w:rsidP="000701AC">
      <w:pPr>
        <w:rPr>
          <w:rFonts w:ascii="Times New Roman" w:hAnsi="Times New Roman"/>
          <w:bCs/>
          <w:szCs w:val="20"/>
          <w:highlight w:val="green"/>
          <w:lang w:eastAsia="zh-CN"/>
        </w:rPr>
      </w:pPr>
      <w:r w:rsidRPr="000701AC">
        <w:rPr>
          <w:rFonts w:ascii="Times New Roman" w:hAnsi="Times New Roman"/>
          <w:bCs/>
          <w:szCs w:val="20"/>
          <w:highlight w:val="green"/>
          <w:lang w:eastAsia="zh-CN"/>
        </w:rPr>
        <w:t>Agreement</w:t>
      </w:r>
    </w:p>
    <w:p w14:paraId="6E9C520E" w14:textId="77777777" w:rsidR="003135F3" w:rsidRPr="000701AC" w:rsidRDefault="003135F3" w:rsidP="000701AC">
      <w:pPr>
        <w:rPr>
          <w:rFonts w:ascii="Times New Roman" w:hAnsi="Times New Roman"/>
          <w:szCs w:val="20"/>
        </w:rPr>
      </w:pPr>
      <w:r w:rsidRPr="000701AC">
        <w:rPr>
          <w:rFonts w:ascii="Times New Roman" w:hAnsi="Times New Roman"/>
          <w:szCs w:val="20"/>
        </w:rPr>
        <w:t xml:space="preserve">For Rel-17 unified TCI framework, for the presence of TCI field in DCI format 1-1/1-2, reuse </w:t>
      </w:r>
      <w:r w:rsidRPr="000701AC">
        <w:rPr>
          <w:rFonts w:ascii="Times New Roman" w:eastAsia="PMingLiU" w:hAnsi="Times New Roman"/>
          <w:bCs/>
          <w:i/>
          <w:iCs/>
          <w:color w:val="000000"/>
          <w:szCs w:val="20"/>
          <w:lang w:eastAsia="zh-TW"/>
        </w:rPr>
        <w:t>tci-PresentInDCI</w:t>
      </w:r>
      <w:r w:rsidRPr="000701AC">
        <w:rPr>
          <w:rFonts w:ascii="Times New Roman" w:eastAsia="PMingLiU" w:hAnsi="Times New Roman"/>
          <w:bCs/>
          <w:color w:val="000000"/>
          <w:szCs w:val="20"/>
          <w:lang w:eastAsia="zh-TW"/>
        </w:rPr>
        <w:t xml:space="preserve"> and </w:t>
      </w:r>
      <w:r w:rsidRPr="000701AC">
        <w:rPr>
          <w:rFonts w:ascii="Times New Roman" w:eastAsia="PMingLiU" w:hAnsi="Times New Roman"/>
          <w:bCs/>
          <w:i/>
          <w:iCs/>
          <w:color w:val="000000"/>
          <w:szCs w:val="20"/>
          <w:lang w:eastAsia="zh-TW"/>
        </w:rPr>
        <w:t xml:space="preserve">tci-PresentDCI-1_2 </w:t>
      </w:r>
      <w:r w:rsidRPr="000701AC">
        <w:rPr>
          <w:rFonts w:ascii="Times New Roman" w:eastAsia="PMingLiU" w:hAnsi="Times New Roman"/>
          <w:bCs/>
          <w:color w:val="000000"/>
          <w:szCs w:val="20"/>
          <w:lang w:eastAsia="zh-TW"/>
        </w:rPr>
        <w:t>to configure TCI field per CORESET</w:t>
      </w:r>
    </w:p>
    <w:p w14:paraId="7E04D067" w14:textId="77777777" w:rsidR="003135F3" w:rsidRPr="000701AC" w:rsidRDefault="003135F3" w:rsidP="000701AC">
      <w:pPr>
        <w:rPr>
          <w:rFonts w:ascii="Times New Roman" w:hAnsi="Times New Roman"/>
          <w:szCs w:val="20"/>
        </w:rPr>
      </w:pPr>
    </w:p>
    <w:p w14:paraId="5C614779" w14:textId="77777777" w:rsidR="003135F3" w:rsidRPr="000701AC" w:rsidRDefault="003135F3" w:rsidP="000701AC">
      <w:pPr>
        <w:rPr>
          <w:rFonts w:ascii="Times New Roman" w:hAnsi="Times New Roman"/>
          <w:bCs/>
          <w:szCs w:val="20"/>
          <w:highlight w:val="green"/>
          <w:lang w:eastAsia="zh-CN"/>
        </w:rPr>
      </w:pPr>
      <w:r w:rsidRPr="000701AC">
        <w:rPr>
          <w:rFonts w:ascii="Times New Roman" w:hAnsi="Times New Roman"/>
          <w:bCs/>
          <w:szCs w:val="20"/>
          <w:highlight w:val="green"/>
          <w:lang w:eastAsia="zh-CN"/>
        </w:rPr>
        <w:t>Agreement</w:t>
      </w:r>
    </w:p>
    <w:p w14:paraId="1AFFD2B6" w14:textId="77777777" w:rsidR="003135F3" w:rsidRPr="000701AC" w:rsidRDefault="003135F3" w:rsidP="000701AC">
      <w:pPr>
        <w:rPr>
          <w:rFonts w:ascii="Times New Roman" w:hAnsi="Times New Roman"/>
          <w:bCs/>
          <w:szCs w:val="20"/>
          <w:lang w:eastAsia="zh-CN"/>
        </w:rPr>
      </w:pPr>
      <w:r w:rsidRPr="000701AC">
        <w:rPr>
          <w:rFonts w:ascii="Times New Roman" w:hAnsi="Times New Roman"/>
          <w:bCs/>
          <w:szCs w:val="20"/>
          <w:lang w:eastAsia="zh-CN"/>
        </w:rPr>
        <w:t>The value range of beamAppTime-r17 is (1, 2, 4, 7, 14, 28, 42, 56, 70, 84, 98, 112, 224, 336) symbols.</w:t>
      </w:r>
    </w:p>
    <w:p w14:paraId="63435D37" w14:textId="77777777" w:rsidR="003135F3" w:rsidRPr="000701AC" w:rsidRDefault="003135F3" w:rsidP="00F44FD9">
      <w:pPr>
        <w:pStyle w:val="ListParagraph"/>
        <w:numPr>
          <w:ilvl w:val="0"/>
          <w:numId w:val="106"/>
        </w:numPr>
        <w:rPr>
          <w:lang w:eastAsia="zh-CN"/>
        </w:rPr>
      </w:pPr>
      <w:r w:rsidRPr="000701AC">
        <w:rPr>
          <w:bCs/>
          <w:lang w:eastAsia="zh-CN"/>
        </w:rPr>
        <w:t>Discuss the applicability of 84, 98, 112, 224, 336 for FR2/FR2-2 in UE features session</w:t>
      </w:r>
    </w:p>
    <w:p w14:paraId="2A5C03AA" w14:textId="77777777" w:rsidR="003135F3" w:rsidRPr="000701AC" w:rsidRDefault="003135F3" w:rsidP="00F44FD9">
      <w:pPr>
        <w:pStyle w:val="ListParagraph"/>
        <w:numPr>
          <w:ilvl w:val="1"/>
          <w:numId w:val="106"/>
        </w:numPr>
        <w:rPr>
          <w:lang w:eastAsia="zh-CN"/>
        </w:rPr>
      </w:pPr>
      <w:r w:rsidRPr="000701AC">
        <w:rPr>
          <w:bCs/>
          <w:lang w:eastAsia="zh-CN"/>
        </w:rPr>
        <w:t>These values are not applicable for FR1</w:t>
      </w:r>
    </w:p>
    <w:p w14:paraId="27054DD4" w14:textId="77777777" w:rsidR="003135F3" w:rsidRPr="000701AC" w:rsidRDefault="003135F3" w:rsidP="000701AC">
      <w:pPr>
        <w:rPr>
          <w:rFonts w:ascii="Times New Roman" w:hAnsi="Times New Roman"/>
          <w:szCs w:val="20"/>
        </w:rPr>
      </w:pPr>
    </w:p>
    <w:p w14:paraId="61ED8D55" w14:textId="2747AD67" w:rsidR="003E2F39" w:rsidRPr="004361BD" w:rsidRDefault="003E2F39" w:rsidP="003E2F39">
      <w:pPr>
        <w:rPr>
          <w:rFonts w:ascii="Times New Roman" w:hAnsi="Times New Roman"/>
          <w:szCs w:val="20"/>
        </w:rPr>
      </w:pPr>
      <w:r w:rsidRPr="00496B1D">
        <w:rPr>
          <w:rFonts w:ascii="Times New Roman" w:hAnsi="Times New Roman"/>
          <w:b/>
          <w:bCs/>
          <w:szCs w:val="20"/>
        </w:rPr>
        <w:t>Decision:</w:t>
      </w:r>
      <w:r>
        <w:rPr>
          <w:rFonts w:ascii="Times New Roman" w:hAnsi="Times New Roman"/>
          <w:szCs w:val="20"/>
        </w:rPr>
        <w:t xml:space="preserve"> As per email decision posted on Feb 25</w:t>
      </w:r>
      <w:r w:rsidRPr="000701AC">
        <w:rPr>
          <w:rFonts w:ascii="Times New Roman" w:hAnsi="Times New Roman"/>
          <w:szCs w:val="20"/>
          <w:vertAlign w:val="superscript"/>
        </w:rPr>
        <w:t>th</w:t>
      </w:r>
      <w:r>
        <w:rPr>
          <w:rFonts w:ascii="Times New Roman" w:hAnsi="Times New Roman"/>
          <w:szCs w:val="20"/>
        </w:rPr>
        <w:t>,</w:t>
      </w:r>
    </w:p>
    <w:p w14:paraId="22F04B79" w14:textId="50BC5A96" w:rsidR="003E2F39" w:rsidRPr="003E2F39" w:rsidRDefault="003E2F39" w:rsidP="003E2F39">
      <w:pPr>
        <w:rPr>
          <w:rFonts w:ascii="Times New Roman" w:hAnsi="Times New Roman"/>
          <w:szCs w:val="20"/>
          <w:u w:val="single"/>
        </w:rPr>
      </w:pPr>
      <w:r w:rsidRPr="003E2F39">
        <w:rPr>
          <w:rFonts w:ascii="Times New Roman" w:hAnsi="Times New Roman"/>
          <w:szCs w:val="20"/>
          <w:u w:val="single"/>
        </w:rPr>
        <w:t>Conclusion:</w:t>
      </w:r>
    </w:p>
    <w:p w14:paraId="778C3240" w14:textId="77777777" w:rsidR="003E2F39" w:rsidRPr="003E2F39" w:rsidRDefault="003E2F39" w:rsidP="003E2F39">
      <w:pPr>
        <w:rPr>
          <w:rFonts w:ascii="Times New Roman" w:hAnsi="Times New Roman"/>
          <w:szCs w:val="20"/>
        </w:rPr>
      </w:pPr>
      <w:r w:rsidRPr="003E2F39">
        <w:rPr>
          <w:rFonts w:ascii="Times New Roman" w:hAnsi="Times New Roman"/>
          <w:szCs w:val="20"/>
        </w:rPr>
        <w:t xml:space="preserve">On Rel.17 enhancements to facilitate UE-initiated panel activation and selection, regarding acknowledgement mechanism of the reported correspondence from NW to UE, there is no consensus in supporting acknowledgement mechanism of the reported correspondence from NW to UE. </w:t>
      </w:r>
    </w:p>
    <w:p w14:paraId="5870C486" w14:textId="2FED08E3" w:rsidR="003E2F39" w:rsidRPr="003E2F39" w:rsidRDefault="003E2F39" w:rsidP="00F44FD9">
      <w:pPr>
        <w:pStyle w:val="ListParagraph"/>
        <w:numPr>
          <w:ilvl w:val="0"/>
          <w:numId w:val="107"/>
        </w:numPr>
      </w:pPr>
      <w:r w:rsidRPr="003E2F39">
        <w:t>Acknowledgement mechanism of the reported correspondence from NW to UE is not supported in Rel-17</w:t>
      </w:r>
    </w:p>
    <w:p w14:paraId="3716583C" w14:textId="77777777" w:rsidR="003E2F39" w:rsidRPr="000701AC" w:rsidRDefault="003E2F39" w:rsidP="003E2F39">
      <w:pPr>
        <w:rPr>
          <w:rFonts w:ascii="Times New Roman" w:hAnsi="Times New Roman"/>
          <w:bCs/>
          <w:szCs w:val="20"/>
          <w:highlight w:val="green"/>
          <w:lang w:eastAsia="zh-CN"/>
        </w:rPr>
      </w:pPr>
      <w:r w:rsidRPr="000701AC">
        <w:rPr>
          <w:rFonts w:ascii="Times New Roman" w:hAnsi="Times New Roman"/>
          <w:bCs/>
          <w:szCs w:val="20"/>
          <w:highlight w:val="green"/>
          <w:lang w:eastAsia="zh-CN"/>
        </w:rPr>
        <w:t>Agreement</w:t>
      </w:r>
    </w:p>
    <w:p w14:paraId="5B9169DA" w14:textId="77777777" w:rsidR="00976A6B" w:rsidRDefault="00976A6B" w:rsidP="00976A6B">
      <w:pPr>
        <w:snapToGrid w:val="0"/>
        <w:rPr>
          <w:sz w:val="22"/>
          <w:szCs w:val="22"/>
        </w:rPr>
      </w:pPr>
      <w:r>
        <w:t xml:space="preserve">On Rel.17 enhancements to facilitate UE-initiated panel activation and selection, for the agreed reporting of UE capability value set, introduce </w:t>
      </w:r>
      <w:r w:rsidRPr="00CE528C">
        <w:rPr>
          <w:i/>
        </w:rPr>
        <w:t>'cri-RSRP-Capability[Set]Index</w:t>
      </w:r>
      <w:r>
        <w:t xml:space="preserve">', </w:t>
      </w:r>
      <w:r w:rsidRPr="00CE528C">
        <w:rPr>
          <w:i/>
        </w:rPr>
        <w:t>'ssb-Index-RSRP-Capability[Set]Index</w:t>
      </w:r>
      <w:r>
        <w:t xml:space="preserve">', </w:t>
      </w:r>
      <w:r w:rsidRPr="00CE528C">
        <w:rPr>
          <w:i/>
        </w:rPr>
        <w:t>'cri-SINR- Capability[Set]Index</w:t>
      </w:r>
      <w:r>
        <w:t>',</w:t>
      </w:r>
      <w:r w:rsidRPr="00CE528C">
        <w:rPr>
          <w:i/>
        </w:rPr>
        <w:t>'ssb-Index-SINR-Capability[Set]Index</w:t>
      </w:r>
      <w:r>
        <w:t xml:space="preserve">' for </w:t>
      </w:r>
      <w:r>
        <w:rPr>
          <w:i/>
          <w:iCs/>
        </w:rPr>
        <w:t>reportQuantity</w:t>
      </w:r>
      <w:r>
        <w:t xml:space="preserve"> in a CSI reporting setting.</w:t>
      </w:r>
    </w:p>
    <w:p w14:paraId="15176DB2" w14:textId="1B15A521" w:rsidR="003E2F39" w:rsidRDefault="003E2F39" w:rsidP="003E2F39">
      <w:pPr>
        <w:rPr>
          <w:rFonts w:ascii="Times New Roman" w:hAnsi="Times New Roman"/>
          <w:szCs w:val="20"/>
        </w:rPr>
      </w:pPr>
    </w:p>
    <w:p w14:paraId="286CAF1E" w14:textId="0284709D" w:rsidR="00D61FD3" w:rsidRDefault="00D61FD3" w:rsidP="003E2F39">
      <w:pPr>
        <w:rPr>
          <w:rFonts w:ascii="Times New Roman" w:hAnsi="Times New Roman"/>
          <w:szCs w:val="20"/>
        </w:rPr>
      </w:pPr>
    </w:p>
    <w:p w14:paraId="307337C8" w14:textId="01540BC1" w:rsidR="00D61FD3" w:rsidRDefault="002328C4" w:rsidP="00D61FD3">
      <w:pPr>
        <w:rPr>
          <w:b/>
          <w:bCs/>
          <w:lang w:eastAsia="x-none"/>
        </w:rPr>
      </w:pPr>
      <w:hyperlink r:id="rId777" w:history="1">
        <w:r w:rsidR="004371F4">
          <w:rPr>
            <w:rStyle w:val="Hyperlink"/>
            <w:b/>
            <w:bCs/>
            <w:lang w:eastAsia="x-none"/>
          </w:rPr>
          <w:t>R1-2200861</w:t>
        </w:r>
      </w:hyperlink>
      <w:r w:rsidR="00D61FD3" w:rsidRPr="00600334">
        <w:rPr>
          <w:b/>
          <w:bCs/>
          <w:lang w:eastAsia="x-none"/>
        </w:rPr>
        <w:tab/>
        <w:t>Reply LS Reply on TCI State Update for L1L2-Centric Inter-Cell Mobility to RAN3</w:t>
      </w:r>
      <w:r w:rsidR="00D61FD3" w:rsidRPr="00600334">
        <w:rPr>
          <w:b/>
          <w:bCs/>
          <w:lang w:eastAsia="x-none"/>
        </w:rPr>
        <w:tab/>
        <w:t>RAN3, ZTE</w:t>
      </w:r>
    </w:p>
    <w:p w14:paraId="4F2FCE78" w14:textId="68969ACC" w:rsidR="00D61FD3" w:rsidRPr="00F014C9" w:rsidRDefault="002328C4" w:rsidP="00D61FD3">
      <w:pPr>
        <w:rPr>
          <w:b/>
          <w:bCs/>
          <w:lang w:eastAsia="x-none"/>
        </w:rPr>
      </w:pPr>
      <w:hyperlink r:id="rId778" w:history="1">
        <w:r w:rsidR="004371F4">
          <w:rPr>
            <w:rStyle w:val="Hyperlink"/>
            <w:b/>
            <w:bCs/>
            <w:lang w:eastAsia="x-none"/>
          </w:rPr>
          <w:t>R1-2202723</w:t>
        </w:r>
      </w:hyperlink>
      <w:r w:rsidR="00D61FD3" w:rsidRPr="00F014C9">
        <w:rPr>
          <w:b/>
          <w:bCs/>
          <w:lang w:eastAsia="x-none"/>
        </w:rPr>
        <w:tab/>
        <w:t xml:space="preserve">Email Discussion Summary of [108-e-R17-MIMO-01] Response to RAN3 LS </w:t>
      </w:r>
      <w:hyperlink r:id="rId779" w:history="1">
        <w:r w:rsidR="004371F4">
          <w:rPr>
            <w:rStyle w:val="Hyperlink"/>
            <w:b/>
            <w:bCs/>
            <w:lang w:eastAsia="x-none"/>
          </w:rPr>
          <w:t>R1-2200861</w:t>
        </w:r>
      </w:hyperlink>
      <w:r w:rsidR="00D61FD3" w:rsidRPr="00F014C9">
        <w:rPr>
          <w:b/>
          <w:bCs/>
          <w:lang w:eastAsia="x-none"/>
        </w:rPr>
        <w:tab/>
        <w:t>Moderator (ZTE)</w:t>
      </w:r>
    </w:p>
    <w:p w14:paraId="7810B120" w14:textId="144327F9" w:rsidR="00D61FD3" w:rsidRPr="003E2F39" w:rsidRDefault="002328C4" w:rsidP="00D61FD3">
      <w:pPr>
        <w:rPr>
          <w:b/>
          <w:bCs/>
          <w:lang w:eastAsia="x-none"/>
        </w:rPr>
      </w:pPr>
      <w:hyperlink r:id="rId780" w:history="1">
        <w:r w:rsidR="004371F4">
          <w:rPr>
            <w:rStyle w:val="Hyperlink"/>
            <w:b/>
            <w:bCs/>
            <w:lang w:eastAsia="x-none"/>
          </w:rPr>
          <w:t>R1-2202692</w:t>
        </w:r>
      </w:hyperlink>
      <w:r w:rsidR="00D61FD3" w:rsidRPr="003E2F39">
        <w:rPr>
          <w:b/>
          <w:bCs/>
          <w:lang w:eastAsia="x-none"/>
        </w:rPr>
        <w:tab/>
        <w:t>Draft reply LS to RAN3 on TCI State Update for L1/L2-Centric Inter-Cell Mobility</w:t>
      </w:r>
      <w:r w:rsidR="00D61FD3" w:rsidRPr="003E2F39">
        <w:rPr>
          <w:b/>
          <w:bCs/>
          <w:lang w:eastAsia="x-none"/>
        </w:rPr>
        <w:tab/>
        <w:t xml:space="preserve">ZTE </w:t>
      </w:r>
    </w:p>
    <w:p w14:paraId="3368092B" w14:textId="7D5901A8" w:rsidR="00D61FD3" w:rsidRDefault="00D61FD3" w:rsidP="00D61FD3">
      <w:pPr>
        <w:rPr>
          <w:lang w:eastAsia="x-none"/>
        </w:rPr>
      </w:pPr>
      <w:r w:rsidRPr="003E2F39">
        <w:rPr>
          <w:b/>
          <w:bCs/>
          <w:lang w:eastAsia="x-none"/>
        </w:rPr>
        <w:t>Decision:</w:t>
      </w:r>
      <w:r>
        <w:rPr>
          <w:lang w:eastAsia="x-none"/>
        </w:rPr>
        <w:t xml:space="preserve"> As per email decision posted on Feb 25</w:t>
      </w:r>
      <w:r w:rsidRPr="003E2F39">
        <w:rPr>
          <w:vertAlign w:val="superscript"/>
          <w:lang w:eastAsia="x-none"/>
        </w:rPr>
        <w:t>th</w:t>
      </w:r>
      <w:r>
        <w:rPr>
          <w:lang w:eastAsia="x-none"/>
        </w:rPr>
        <w:t xml:space="preserve">, the draft LS is endorsed. Final version is </w:t>
      </w:r>
      <w:r w:rsidRPr="003E2F39">
        <w:rPr>
          <w:highlight w:val="green"/>
          <w:lang w:eastAsia="x-none"/>
        </w:rPr>
        <w:t xml:space="preserve">approved in </w:t>
      </w:r>
      <w:hyperlink r:id="rId781" w:history="1">
        <w:r w:rsidR="004371F4">
          <w:rPr>
            <w:rStyle w:val="Hyperlink"/>
            <w:highlight w:val="green"/>
            <w:lang w:eastAsia="x-none"/>
          </w:rPr>
          <w:t>R1-2202693</w:t>
        </w:r>
      </w:hyperlink>
      <w:r>
        <w:rPr>
          <w:lang w:eastAsia="x-none"/>
        </w:rPr>
        <w:t>.</w:t>
      </w:r>
    </w:p>
    <w:p w14:paraId="422C6804" w14:textId="3C9F3560" w:rsidR="00D61FD3" w:rsidRDefault="00D61FD3" w:rsidP="00D61FD3">
      <w:pPr>
        <w:rPr>
          <w:rFonts w:ascii="Times New Roman" w:hAnsi="Times New Roman"/>
          <w:szCs w:val="20"/>
        </w:rPr>
      </w:pPr>
    </w:p>
    <w:p w14:paraId="1489FF82" w14:textId="775CC9B0" w:rsidR="00D61FD3" w:rsidRPr="002B543E" w:rsidRDefault="00D61FD3" w:rsidP="00D61FD3">
      <w:pPr>
        <w:rPr>
          <w:rFonts w:cs="Times"/>
          <w:b/>
          <w:bCs/>
          <w:szCs w:val="20"/>
          <w:highlight w:val="green"/>
        </w:rPr>
      </w:pPr>
      <w:r w:rsidRPr="002B543E">
        <w:rPr>
          <w:rStyle w:val="Strong"/>
          <w:rFonts w:cs="Times"/>
          <w:b w:val="0"/>
          <w:bCs w:val="0"/>
          <w:szCs w:val="20"/>
          <w:highlight w:val="green"/>
        </w:rPr>
        <w:t>Agreement</w:t>
      </w:r>
    </w:p>
    <w:p w14:paraId="0D1BE5A3" w14:textId="5C80E93F" w:rsidR="00D61FD3" w:rsidRPr="00B737DB" w:rsidRDefault="00D61FD3" w:rsidP="00D61FD3">
      <w:pPr>
        <w:rPr>
          <w:rFonts w:eastAsia="Malgun Gothic" w:cs="Times"/>
          <w:lang w:val="en-US" w:eastAsia="ko-KR"/>
        </w:rPr>
      </w:pPr>
      <w:r w:rsidRPr="00B737DB">
        <w:rPr>
          <w:rFonts w:cs="Times"/>
          <w:szCs w:val="20"/>
        </w:rPr>
        <w:t>On Rel-17</w:t>
      </w:r>
      <w:r w:rsidR="002B543E">
        <w:rPr>
          <w:rFonts w:cs="Times"/>
          <w:szCs w:val="20"/>
        </w:rPr>
        <w:t xml:space="preserve"> </w:t>
      </w:r>
      <w:r w:rsidRPr="00B737DB">
        <w:rPr>
          <w:rFonts w:cs="Times"/>
          <w:szCs w:val="20"/>
        </w:rPr>
        <w:t>DCI-based beam indication,</w:t>
      </w:r>
      <w:r w:rsidR="002B543E">
        <w:rPr>
          <w:rFonts w:cs="Times"/>
          <w:szCs w:val="20"/>
        </w:rPr>
        <w:t xml:space="preserve"> </w:t>
      </w:r>
      <w:r w:rsidRPr="00B737DB">
        <w:rPr>
          <w:rFonts w:cs="Times"/>
          <w:szCs w:val="20"/>
        </w:rPr>
        <w:t>for both CA and non-CA cases,</w:t>
      </w:r>
      <w:r w:rsidR="002B543E">
        <w:rPr>
          <w:rFonts w:cs="Times"/>
          <w:szCs w:val="20"/>
        </w:rPr>
        <w:t xml:space="preserve"> </w:t>
      </w:r>
      <w:r w:rsidRPr="00B737DB">
        <w:rPr>
          <w:rFonts w:cs="Times"/>
          <w:szCs w:val="20"/>
        </w:rPr>
        <w:t>the</w:t>
      </w:r>
      <w:r w:rsidR="002B543E">
        <w:rPr>
          <w:rFonts w:cs="Times"/>
          <w:szCs w:val="20"/>
        </w:rPr>
        <w:t xml:space="preserve"> </w:t>
      </w:r>
      <w:r w:rsidRPr="00B737DB">
        <w:rPr>
          <w:rFonts w:cs="Times"/>
          <w:szCs w:val="20"/>
        </w:rPr>
        <w:t>RRC parameter BeamAppTime_r17 is configured per</w:t>
      </w:r>
      <w:r w:rsidR="002B543E">
        <w:rPr>
          <w:rFonts w:cs="Times"/>
          <w:szCs w:val="20"/>
        </w:rPr>
        <w:t xml:space="preserve"> </w:t>
      </w:r>
      <w:r w:rsidRPr="00B737DB">
        <w:rPr>
          <w:rFonts w:cs="Times"/>
          <w:szCs w:val="20"/>
        </w:rPr>
        <w:t>DL and UL</w:t>
      </w:r>
      <w:r w:rsidR="002B543E">
        <w:rPr>
          <w:rFonts w:cs="Times"/>
          <w:szCs w:val="20"/>
        </w:rPr>
        <w:t xml:space="preserve"> </w:t>
      </w:r>
      <w:r>
        <w:rPr>
          <w:rFonts w:cs="Times"/>
          <w:szCs w:val="20"/>
        </w:rPr>
        <w:t>BWP</w:t>
      </w:r>
    </w:p>
    <w:p w14:paraId="024555AA" w14:textId="77777777" w:rsidR="00D61FD3" w:rsidRPr="00B737DB" w:rsidRDefault="00D61FD3" w:rsidP="00F44FD9">
      <w:pPr>
        <w:pStyle w:val="ListParagraph"/>
        <w:numPr>
          <w:ilvl w:val="0"/>
          <w:numId w:val="107"/>
        </w:numPr>
      </w:pPr>
      <w:r w:rsidRPr="00B737DB">
        <w:t>For BWP /CCs with same SCS in the same CC list for common TCI state ID update, the configured values of BeamAppTime_r17 are the same</w:t>
      </w:r>
    </w:p>
    <w:p w14:paraId="38F41E1E" w14:textId="0B7D351D" w:rsidR="00D61FD3" w:rsidRPr="00B737DB" w:rsidRDefault="00D61FD3" w:rsidP="00F44FD9">
      <w:pPr>
        <w:pStyle w:val="ListParagraph"/>
        <w:numPr>
          <w:ilvl w:val="0"/>
          <w:numId w:val="107"/>
        </w:numPr>
      </w:pPr>
      <w:r w:rsidRPr="00F12774">
        <w:t>FFS: Whether the TCI update signaling is applied to all configured BWP(s) or active BWP, and whether the BAT should count the</w:t>
      </w:r>
      <w:r w:rsidR="00502D48" w:rsidRPr="00F12774">
        <w:t xml:space="preserve"> </w:t>
      </w:r>
      <w:r w:rsidRPr="00F12774">
        <w:t>BeamAppTime_r17 in all configured BWP(s) or in active BWP only</w:t>
      </w:r>
    </w:p>
    <w:p w14:paraId="08344A0F" w14:textId="77777777" w:rsidR="00D61FD3" w:rsidRDefault="00D61FD3" w:rsidP="00D61FD3">
      <w:pPr>
        <w:rPr>
          <w:szCs w:val="20"/>
          <w:lang w:eastAsia="x-none"/>
        </w:rPr>
      </w:pPr>
    </w:p>
    <w:p w14:paraId="5909CDCE" w14:textId="664B548D" w:rsidR="00D61FD3" w:rsidRPr="00D61FD3" w:rsidRDefault="002328C4" w:rsidP="00D61FD3">
      <w:pPr>
        <w:rPr>
          <w:b/>
          <w:szCs w:val="20"/>
          <w:lang w:eastAsia="x-none"/>
        </w:rPr>
      </w:pPr>
      <w:hyperlink r:id="rId782" w:history="1">
        <w:r w:rsidR="004371F4">
          <w:rPr>
            <w:rStyle w:val="Hyperlink"/>
            <w:b/>
            <w:szCs w:val="20"/>
            <w:lang w:eastAsia="x-none"/>
          </w:rPr>
          <w:t>R1-2202677</w:t>
        </w:r>
      </w:hyperlink>
      <w:r w:rsidR="00D61FD3" w:rsidRPr="00D61FD3">
        <w:rPr>
          <w:b/>
          <w:szCs w:val="20"/>
          <w:lang w:eastAsia="x-none"/>
        </w:rPr>
        <w:tab/>
        <w:t>Moderator Summary#3 for Maintenance on Rel-17 Multi-Beam: ROUND 2</w:t>
      </w:r>
      <w:r w:rsidR="00D61FD3" w:rsidRPr="00D61FD3">
        <w:rPr>
          <w:b/>
          <w:szCs w:val="20"/>
          <w:lang w:eastAsia="x-none"/>
        </w:rPr>
        <w:tab/>
        <w:t>Moderator (Samsung)</w:t>
      </w:r>
    </w:p>
    <w:p w14:paraId="6829460E" w14:textId="0D1DAED2" w:rsidR="00D61FD3" w:rsidRDefault="00D61FD3" w:rsidP="00D61FD3">
      <w:pPr>
        <w:rPr>
          <w:szCs w:val="20"/>
          <w:lang w:eastAsia="x-none"/>
        </w:rPr>
      </w:pPr>
      <w:r>
        <w:rPr>
          <w:szCs w:val="20"/>
          <w:lang w:eastAsia="x-none"/>
        </w:rPr>
        <w:t>From Feb 28</w:t>
      </w:r>
      <w:r w:rsidRPr="00D61FD3">
        <w:rPr>
          <w:szCs w:val="20"/>
          <w:vertAlign w:val="superscript"/>
          <w:lang w:eastAsia="x-none"/>
        </w:rPr>
        <w:t>th</w:t>
      </w:r>
      <w:r>
        <w:rPr>
          <w:szCs w:val="20"/>
          <w:lang w:eastAsia="x-none"/>
        </w:rPr>
        <w:t xml:space="preserve"> GTW session</w:t>
      </w:r>
    </w:p>
    <w:p w14:paraId="12716859" w14:textId="77777777" w:rsidR="00D61FD3" w:rsidRPr="00D61FD3" w:rsidRDefault="00D61FD3" w:rsidP="00D61FD3">
      <w:pPr>
        <w:rPr>
          <w:szCs w:val="20"/>
          <w:highlight w:val="green"/>
          <w:lang w:eastAsia="x-none"/>
        </w:rPr>
      </w:pPr>
      <w:r w:rsidRPr="00D61FD3">
        <w:rPr>
          <w:szCs w:val="20"/>
          <w:highlight w:val="green"/>
          <w:lang w:eastAsia="x-none"/>
        </w:rPr>
        <w:t>Agreement</w:t>
      </w:r>
    </w:p>
    <w:p w14:paraId="23BCC8F8" w14:textId="77777777" w:rsidR="00D61FD3" w:rsidRPr="00145648" w:rsidRDefault="00D61FD3" w:rsidP="00D61FD3">
      <w:pPr>
        <w:rPr>
          <w:bCs/>
          <w:szCs w:val="20"/>
          <w:lang w:eastAsia="x-none"/>
        </w:rPr>
      </w:pPr>
      <w:r w:rsidRPr="00145648">
        <w:rPr>
          <w:bCs/>
          <w:szCs w:val="20"/>
          <w:lang w:eastAsia="x-none"/>
        </w:rPr>
        <w:t>The following responses to RAN2 LS are agreed</w:t>
      </w:r>
    </w:p>
    <w:p w14:paraId="1C769322" w14:textId="77777777" w:rsidR="00D61FD3" w:rsidRPr="00D545AE" w:rsidRDefault="00D61FD3" w:rsidP="00F44FD9">
      <w:pPr>
        <w:pStyle w:val="ListParagraph"/>
        <w:numPr>
          <w:ilvl w:val="0"/>
          <w:numId w:val="107"/>
        </w:numPr>
      </w:pPr>
      <w:r w:rsidRPr="00D545AE">
        <w:t xml:space="preserve">(RAN2 Question) Q1.8: Does the enhanced MPE reporting applies also to mTRP operation, and, if it does, will this be configured by </w:t>
      </w:r>
      <w:r w:rsidRPr="002B543E">
        <w:rPr>
          <w:i/>
          <w:iCs/>
        </w:rPr>
        <w:t>mpe-Reporting-FR2</w:t>
      </w:r>
      <w:r w:rsidRPr="00D545AE">
        <w:t xml:space="preserve"> or is another RRC configuration needed?</w:t>
      </w:r>
    </w:p>
    <w:p w14:paraId="293714B8" w14:textId="77777777" w:rsidR="00D61FD3" w:rsidRPr="002B543E" w:rsidRDefault="00D61FD3" w:rsidP="00F44FD9">
      <w:pPr>
        <w:pStyle w:val="ListParagraph"/>
        <w:numPr>
          <w:ilvl w:val="1"/>
          <w:numId w:val="107"/>
        </w:numPr>
        <w:rPr>
          <w:bCs/>
          <w:lang w:eastAsia="zh-CN"/>
        </w:rPr>
      </w:pPr>
      <w:r w:rsidRPr="002B543E">
        <w:rPr>
          <w:bCs/>
          <w:lang w:eastAsia="zh-CN"/>
        </w:rPr>
        <w:lastRenderedPageBreak/>
        <w:t>RAN1 response: Note that enhanced MPE reporting and the multi-TRP PHR enhancement are two different features in Rel-17. From RAN1 perspective, there is no consensus that enhanced MPE reporting can be combined with the multi-TRP PHR specified in Rel-17. Furthermore, RAN1 does not plan to specify any additional specification enhancement for the combination of these two features.</w:t>
      </w:r>
    </w:p>
    <w:p w14:paraId="41229C27" w14:textId="77777777" w:rsidR="00D61FD3" w:rsidRPr="002B543E" w:rsidRDefault="00D61FD3" w:rsidP="00F44FD9">
      <w:pPr>
        <w:pStyle w:val="ListParagraph"/>
        <w:numPr>
          <w:ilvl w:val="0"/>
          <w:numId w:val="107"/>
        </w:numPr>
        <w:rPr>
          <w:szCs w:val="22"/>
        </w:rPr>
      </w:pPr>
      <w:r w:rsidRPr="00D545AE">
        <w:t xml:space="preserve">(RAN2 Question) </w:t>
      </w:r>
      <w:r w:rsidRPr="002B543E">
        <w:rPr>
          <w:szCs w:val="22"/>
        </w:rPr>
        <w:t>Q1.10: Is reporting of PCMax,f,c needed for MPE information and if it is, should it be included per indicated SSBRI/CRI value or is it cell-specific?</w:t>
      </w:r>
    </w:p>
    <w:p w14:paraId="67CD5EAE" w14:textId="77777777" w:rsidR="00D61FD3" w:rsidRPr="002B543E" w:rsidRDefault="00D61FD3" w:rsidP="00F44FD9">
      <w:pPr>
        <w:pStyle w:val="ListParagraph"/>
        <w:numPr>
          <w:ilvl w:val="1"/>
          <w:numId w:val="107"/>
        </w:numPr>
        <w:rPr>
          <w:bCs/>
          <w:szCs w:val="22"/>
          <w:lang w:eastAsia="zh-CN"/>
        </w:rPr>
      </w:pPr>
      <w:r w:rsidRPr="002B543E">
        <w:rPr>
          <w:bCs/>
          <w:lang w:eastAsia="zh-CN"/>
        </w:rPr>
        <w:t>RAN1 response:</w:t>
      </w:r>
      <w:r w:rsidRPr="002B543E">
        <w:rPr>
          <w:rFonts w:eastAsia="Malgun Gothic"/>
          <w:szCs w:val="22"/>
        </w:rPr>
        <w:t xml:space="preserve"> </w:t>
      </w:r>
      <w:r w:rsidRPr="002B543E">
        <w:rPr>
          <w:bCs/>
          <w:szCs w:val="22"/>
          <w:lang w:eastAsia="zh-CN"/>
        </w:rPr>
        <w:t>The enhanced MPE reporting doesn't impact the reporting of PCMax,f,c, which should remain as in legacy, i.e. reported per cell</w:t>
      </w:r>
    </w:p>
    <w:p w14:paraId="7F26A19C" w14:textId="18A39238" w:rsidR="002B543E" w:rsidRPr="002B543E" w:rsidRDefault="002328C4" w:rsidP="002B543E">
      <w:pPr>
        <w:rPr>
          <w:b/>
          <w:bCs/>
          <w:lang w:eastAsia="x-none"/>
        </w:rPr>
      </w:pPr>
      <w:hyperlink r:id="rId783" w:history="1">
        <w:r w:rsidR="004371F4">
          <w:rPr>
            <w:rStyle w:val="Hyperlink"/>
            <w:b/>
            <w:bCs/>
            <w:highlight w:val="green"/>
            <w:lang w:eastAsia="x-none"/>
          </w:rPr>
          <w:t>R1-2202765</w:t>
        </w:r>
      </w:hyperlink>
      <w:r w:rsidR="002B543E" w:rsidRPr="002B543E">
        <w:rPr>
          <w:b/>
          <w:bCs/>
          <w:lang w:eastAsia="x-none"/>
        </w:rPr>
        <w:tab/>
        <w:t>Follow-up LS on feMIMO RRC parameters</w:t>
      </w:r>
      <w:r w:rsidR="002B543E" w:rsidRPr="002B543E">
        <w:rPr>
          <w:b/>
          <w:bCs/>
          <w:lang w:eastAsia="x-none"/>
        </w:rPr>
        <w:tab/>
        <w:t>RAN1, Ericsson</w:t>
      </w:r>
    </w:p>
    <w:p w14:paraId="0812EA04" w14:textId="030FD48D" w:rsidR="002B543E" w:rsidRDefault="002B543E" w:rsidP="002B543E">
      <w:pPr>
        <w:rPr>
          <w:lang w:eastAsia="x-none"/>
        </w:rPr>
      </w:pPr>
      <w:r>
        <w:rPr>
          <w:lang w:eastAsia="x-none"/>
        </w:rPr>
        <w:t>Decision: The f</w:t>
      </w:r>
      <w:r w:rsidRPr="00070A0E">
        <w:rPr>
          <w:lang w:eastAsia="x-none"/>
        </w:rPr>
        <w:t xml:space="preserve">ollow up LS answering Questions 1.8 and 1.10 </w:t>
      </w:r>
      <w:r>
        <w:rPr>
          <w:lang w:eastAsia="x-none"/>
        </w:rPr>
        <w:t>of R2-2202002 is approved.</w:t>
      </w:r>
    </w:p>
    <w:p w14:paraId="0922BBC4" w14:textId="2CB86EA8" w:rsidR="00D61FD3" w:rsidRDefault="00D61FD3" w:rsidP="00D61FD3">
      <w:pPr>
        <w:rPr>
          <w:rFonts w:ascii="Times New Roman" w:hAnsi="Times New Roman"/>
          <w:szCs w:val="20"/>
        </w:rPr>
      </w:pPr>
    </w:p>
    <w:p w14:paraId="3A79E618" w14:textId="77777777" w:rsidR="00D61FD3" w:rsidRDefault="00D61FD3" w:rsidP="00D61FD3">
      <w:pPr>
        <w:rPr>
          <w:rFonts w:ascii="Times New Roman" w:hAnsi="Times New Roman"/>
          <w:szCs w:val="20"/>
        </w:rPr>
      </w:pPr>
    </w:p>
    <w:p w14:paraId="6C3D752C" w14:textId="7CB2CA84" w:rsidR="00D61FD3" w:rsidRDefault="00D61FD3" w:rsidP="00D61FD3">
      <w:pPr>
        <w:rPr>
          <w:rFonts w:ascii="Times New Roman" w:hAnsi="Times New Roman"/>
          <w:szCs w:val="20"/>
        </w:rPr>
      </w:pPr>
      <w:r w:rsidRPr="00496B1D">
        <w:rPr>
          <w:rFonts w:ascii="Times New Roman" w:hAnsi="Times New Roman"/>
          <w:b/>
          <w:bCs/>
          <w:szCs w:val="20"/>
        </w:rPr>
        <w:t>Decision:</w:t>
      </w:r>
      <w:r>
        <w:rPr>
          <w:rFonts w:ascii="Times New Roman" w:hAnsi="Times New Roman"/>
          <w:szCs w:val="20"/>
        </w:rPr>
        <w:t xml:space="preserve"> As per email decision posted on Mar 1</w:t>
      </w:r>
      <w:r w:rsidRPr="00D61FD3">
        <w:rPr>
          <w:rFonts w:ascii="Times New Roman" w:hAnsi="Times New Roman"/>
          <w:szCs w:val="20"/>
          <w:vertAlign w:val="superscript"/>
        </w:rPr>
        <w:t>st</w:t>
      </w:r>
      <w:r>
        <w:rPr>
          <w:rFonts w:ascii="Times New Roman" w:hAnsi="Times New Roman"/>
          <w:szCs w:val="20"/>
        </w:rPr>
        <w:t>,</w:t>
      </w:r>
    </w:p>
    <w:p w14:paraId="303FA2E6" w14:textId="77777777" w:rsidR="00D61FD3" w:rsidRPr="000701AC" w:rsidRDefault="00D61FD3" w:rsidP="00D61FD3">
      <w:pPr>
        <w:rPr>
          <w:rFonts w:ascii="Times New Roman" w:hAnsi="Times New Roman"/>
          <w:bCs/>
          <w:szCs w:val="20"/>
          <w:highlight w:val="green"/>
          <w:lang w:eastAsia="zh-CN"/>
        </w:rPr>
      </w:pPr>
      <w:r w:rsidRPr="000701AC">
        <w:rPr>
          <w:rFonts w:ascii="Times New Roman" w:hAnsi="Times New Roman"/>
          <w:bCs/>
          <w:szCs w:val="20"/>
          <w:highlight w:val="green"/>
          <w:lang w:eastAsia="zh-CN"/>
        </w:rPr>
        <w:t>Agreement</w:t>
      </w:r>
    </w:p>
    <w:p w14:paraId="4D44337E" w14:textId="6C9DF31C" w:rsidR="00D61FD3" w:rsidRDefault="00D61FD3" w:rsidP="00D61FD3">
      <w:pPr>
        <w:jc w:val="both"/>
        <w:rPr>
          <w:rFonts w:ascii="Calibri" w:hAnsi="Calibri"/>
          <w:szCs w:val="20"/>
          <w:lang w:val="en-US" w:eastAsia="en-GB"/>
        </w:rPr>
      </w:pPr>
      <w:r>
        <w:rPr>
          <w:rFonts w:ascii="Times New Roman" w:hAnsi="Times New Roman"/>
          <w:lang w:val="en-US"/>
        </w:rPr>
        <w:t xml:space="preserve">For </w:t>
      </w:r>
      <w:r>
        <w:rPr>
          <w:rFonts w:ascii="Times New Roman" w:hAnsi="Times New Roman"/>
          <w:i/>
          <w:iCs/>
          <w:lang w:val="en-US"/>
        </w:rPr>
        <w:t>mpe-ResourcePool</w:t>
      </w:r>
      <w:r>
        <w:rPr>
          <w:rFonts w:ascii="Times New Roman" w:hAnsi="Times New Roman"/>
          <w:lang w:val="en-US"/>
        </w:rPr>
        <w:t>, the maximum number of resources in this pool is 64.</w:t>
      </w:r>
    </w:p>
    <w:p w14:paraId="0C73A157" w14:textId="717CEFFF" w:rsidR="00D61FD3" w:rsidRDefault="00D61FD3" w:rsidP="003E2F39">
      <w:pPr>
        <w:rPr>
          <w:rFonts w:ascii="Times New Roman" w:hAnsi="Times New Roman"/>
          <w:szCs w:val="20"/>
          <w:lang w:val="en-US"/>
        </w:rPr>
      </w:pPr>
    </w:p>
    <w:p w14:paraId="610FFC33" w14:textId="7DAF4226" w:rsidR="00D61FD3" w:rsidRDefault="00D61FD3" w:rsidP="003E2F39">
      <w:pPr>
        <w:rPr>
          <w:rFonts w:ascii="Times New Roman" w:hAnsi="Times New Roman"/>
          <w:szCs w:val="20"/>
          <w:lang w:val="en-US"/>
        </w:rPr>
      </w:pPr>
    </w:p>
    <w:p w14:paraId="090B69B8" w14:textId="573FDFC6" w:rsidR="00502D48" w:rsidRDefault="00502D48" w:rsidP="00502D48">
      <w:pPr>
        <w:rPr>
          <w:rFonts w:ascii="Times New Roman" w:hAnsi="Times New Roman"/>
          <w:szCs w:val="20"/>
        </w:rPr>
      </w:pPr>
      <w:r w:rsidRPr="00496B1D">
        <w:rPr>
          <w:rFonts w:ascii="Times New Roman" w:hAnsi="Times New Roman"/>
          <w:b/>
          <w:bCs/>
          <w:szCs w:val="20"/>
        </w:rPr>
        <w:t>Decision:</w:t>
      </w:r>
      <w:r>
        <w:rPr>
          <w:rFonts w:ascii="Times New Roman" w:hAnsi="Times New Roman"/>
          <w:szCs w:val="20"/>
        </w:rPr>
        <w:t xml:space="preserve"> As per email decision posted on Mar 3</w:t>
      </w:r>
      <w:r w:rsidRPr="00502D48">
        <w:rPr>
          <w:rFonts w:ascii="Times New Roman" w:hAnsi="Times New Roman"/>
          <w:szCs w:val="20"/>
          <w:vertAlign w:val="superscript"/>
        </w:rPr>
        <w:t>rd</w:t>
      </w:r>
      <w:r>
        <w:rPr>
          <w:rFonts w:ascii="Times New Roman" w:hAnsi="Times New Roman"/>
          <w:szCs w:val="20"/>
        </w:rPr>
        <w:t>,</w:t>
      </w:r>
    </w:p>
    <w:p w14:paraId="26391B5C" w14:textId="77777777" w:rsidR="00502D48" w:rsidRPr="00502D48" w:rsidRDefault="00502D48" w:rsidP="00502D48">
      <w:pPr>
        <w:rPr>
          <w:rFonts w:ascii="Times New Roman" w:hAnsi="Times New Roman"/>
          <w:u w:val="single"/>
        </w:rPr>
      </w:pPr>
      <w:r w:rsidRPr="00502D48">
        <w:rPr>
          <w:rFonts w:ascii="Times New Roman" w:hAnsi="Times New Roman"/>
          <w:u w:val="single"/>
        </w:rPr>
        <w:t xml:space="preserve">Conclusion </w:t>
      </w:r>
    </w:p>
    <w:p w14:paraId="77DB6E83" w14:textId="77777777" w:rsidR="00502D48" w:rsidRDefault="00502D48" w:rsidP="00502D48">
      <w:pPr>
        <w:rPr>
          <w:rFonts w:ascii="Times New Roman" w:eastAsia="Gulim" w:hAnsi="Times New Roman"/>
          <w:lang w:val="en-US" w:eastAsia="ko-KR"/>
        </w:rPr>
      </w:pPr>
      <w:r>
        <w:rPr>
          <w:rFonts w:ascii="Times New Roman" w:hAnsi="Times New Roman"/>
        </w:rPr>
        <w:t>On Rel.17 unified TCI framework, for Rel-17 unified TCI , for DL channels/signals that share the same indicated Rel-17 TCI state as UE -dedicated reception on PDSCH/PDCCH (via Rel-17 MAC-CE/DCI TCI state update), in Rel-17, there is no consensus in supporting the following:</w:t>
      </w:r>
    </w:p>
    <w:p w14:paraId="382B8C7B" w14:textId="77777777" w:rsidR="00502D48" w:rsidRDefault="00502D48" w:rsidP="00F44FD9">
      <w:pPr>
        <w:pStyle w:val="ListParagraph"/>
        <w:numPr>
          <w:ilvl w:val="0"/>
          <w:numId w:val="208"/>
        </w:numPr>
      </w:pPr>
      <w:r>
        <w:t>Option 3: CSI -RS for CSI is configured for QCL-TypeA and QCL-TypeD source RS</w:t>
      </w:r>
    </w:p>
    <w:p w14:paraId="4B0C24C5" w14:textId="77777777" w:rsidR="00502D48" w:rsidRPr="00502D48" w:rsidRDefault="00502D48" w:rsidP="00502D48">
      <w:pPr>
        <w:rPr>
          <w:rFonts w:ascii="Times New Roman" w:hAnsi="Times New Roman"/>
          <w:u w:val="single"/>
        </w:rPr>
      </w:pPr>
      <w:r w:rsidRPr="00502D48">
        <w:rPr>
          <w:rFonts w:ascii="Times New Roman" w:hAnsi="Times New Roman"/>
          <w:u w:val="single"/>
        </w:rPr>
        <w:t xml:space="preserve">Conclusion </w:t>
      </w:r>
    </w:p>
    <w:p w14:paraId="2BEB7C19" w14:textId="77777777" w:rsidR="00502D48" w:rsidRDefault="00502D48" w:rsidP="00502D48">
      <w:pPr>
        <w:rPr>
          <w:rFonts w:ascii="Times New Roman" w:hAnsi="Times New Roman"/>
          <w:sz w:val="24"/>
        </w:rPr>
      </w:pPr>
      <w:r>
        <w:rPr>
          <w:rFonts w:ascii="Times New Roman" w:hAnsi="Times New Roman"/>
        </w:rPr>
        <w:t xml:space="preserve">On Rel.17 enhancements to facilitate panel activation and selection, in Rel-17, there is no consensus in supporting </w:t>
      </w:r>
      <w:r>
        <w:rPr>
          <w:rFonts w:ascii="Times New Roman" w:hAnsi="Times New Roman"/>
          <w:i/>
          <w:iCs/>
        </w:rPr>
        <w:t>additional enhancements</w:t>
      </w:r>
      <w:r>
        <w:rPr>
          <w:rFonts w:ascii="Times New Roman" w:hAnsi="Times New Roman"/>
        </w:rPr>
        <w:t> on the following:</w:t>
      </w:r>
    </w:p>
    <w:p w14:paraId="04049F75" w14:textId="77777777" w:rsidR="00502D48" w:rsidRDefault="00502D48" w:rsidP="00F44FD9">
      <w:pPr>
        <w:numPr>
          <w:ilvl w:val="0"/>
          <w:numId w:val="207"/>
        </w:numPr>
        <w:rPr>
          <w:rFonts w:ascii="Times New Roman" w:hAnsi="Times New Roman"/>
        </w:rPr>
      </w:pPr>
      <w:r>
        <w:rPr>
          <w:rFonts w:ascii="Times New Roman" w:hAnsi="Times New Roman"/>
        </w:rPr>
        <w:t>SRS resource set with multiple resources and unequal number of ports across different resources other than that for (already supported in Rel-16) Full Power mode 2  </w:t>
      </w:r>
    </w:p>
    <w:p w14:paraId="4065ECD9" w14:textId="77777777" w:rsidR="00502D48" w:rsidRDefault="00502D48" w:rsidP="00F44FD9">
      <w:pPr>
        <w:numPr>
          <w:ilvl w:val="0"/>
          <w:numId w:val="207"/>
        </w:numPr>
        <w:rPr>
          <w:rFonts w:ascii="Times New Roman" w:hAnsi="Times New Roman"/>
        </w:rPr>
      </w:pPr>
      <w:r>
        <w:rPr>
          <w:rFonts w:ascii="Times New Roman" w:hAnsi="Times New Roman"/>
        </w:rPr>
        <w:t xml:space="preserve">DL signaling mechanism for updating the number of SRS ports in response to the agreed Capability Correspondence report from the UE </w:t>
      </w:r>
    </w:p>
    <w:p w14:paraId="48788745" w14:textId="77777777" w:rsidR="00502D48" w:rsidRDefault="00502D48" w:rsidP="00502D48">
      <w:pPr>
        <w:rPr>
          <w:rFonts w:ascii="Times New Roman" w:hAnsi="Times New Roman"/>
          <w:szCs w:val="20"/>
        </w:rPr>
      </w:pPr>
    </w:p>
    <w:p w14:paraId="4789B5AC" w14:textId="161C7D70" w:rsidR="00502D48" w:rsidRDefault="00502D48" w:rsidP="003E2F39">
      <w:pPr>
        <w:rPr>
          <w:rFonts w:ascii="Times New Roman" w:hAnsi="Times New Roman"/>
          <w:szCs w:val="20"/>
        </w:rPr>
      </w:pPr>
    </w:p>
    <w:p w14:paraId="070C9975" w14:textId="33725CBB" w:rsidR="00D61FD3" w:rsidRPr="00D61FD3" w:rsidRDefault="00502D48" w:rsidP="003E2F39">
      <w:pPr>
        <w:rPr>
          <w:rFonts w:ascii="Times New Roman" w:hAnsi="Times New Roman"/>
          <w:szCs w:val="20"/>
          <w:lang w:val="en-US"/>
        </w:rPr>
      </w:pPr>
      <w:r>
        <w:rPr>
          <w:rFonts w:ascii="Times New Roman" w:hAnsi="Times New Roman"/>
          <w:szCs w:val="20"/>
        </w:rPr>
        <w:t xml:space="preserve">Final summary in </w:t>
      </w:r>
      <w:hyperlink r:id="rId784" w:history="1">
        <w:r w:rsidR="004371F4">
          <w:rPr>
            <w:rStyle w:val="Hyperlink"/>
            <w:rFonts w:ascii="Times New Roman" w:hAnsi="Times New Roman"/>
            <w:szCs w:val="20"/>
          </w:rPr>
          <w:t>R1-2202762</w:t>
        </w:r>
      </w:hyperlink>
      <w:r>
        <w:rPr>
          <w:rFonts w:ascii="Times New Roman" w:hAnsi="Times New Roman"/>
          <w:szCs w:val="20"/>
          <w:lang w:val="en-US"/>
        </w:rPr>
        <w:t>.</w:t>
      </w:r>
    </w:p>
    <w:p w14:paraId="69BCF5C1" w14:textId="77777777" w:rsidR="006B480F" w:rsidRPr="00540963" w:rsidRDefault="006B480F" w:rsidP="001A18F9">
      <w:pPr>
        <w:pStyle w:val="Heading3"/>
      </w:pPr>
      <w:bookmarkStart w:id="64" w:name="_Toc95481755"/>
      <w:bookmarkStart w:id="65" w:name="_Toc98334394"/>
      <w:r w:rsidRPr="00540963">
        <w:t>Enhancements for Multi-TRP Deployment</w:t>
      </w:r>
      <w:bookmarkEnd w:id="64"/>
      <w:bookmarkEnd w:id="65"/>
      <w:r w:rsidRPr="00540963">
        <w:t xml:space="preserve"> </w:t>
      </w:r>
    </w:p>
    <w:p w14:paraId="112CCF59" w14:textId="77777777" w:rsidR="006B480F" w:rsidRDefault="006B480F" w:rsidP="001A18F9">
      <w:pPr>
        <w:pStyle w:val="Heading4"/>
      </w:pPr>
      <w:bookmarkStart w:id="66" w:name="_Toc95481756"/>
      <w:bookmarkStart w:id="67" w:name="_Toc98334395"/>
      <w:r w:rsidRPr="00540963">
        <w:t>Enhancements on Multi-TRP for PDCCH, PUCCH and PUSCH</w:t>
      </w:r>
      <w:bookmarkEnd w:id="66"/>
      <w:bookmarkEnd w:id="67"/>
    </w:p>
    <w:p w14:paraId="46636326" w14:textId="3DB79BF9" w:rsidR="006B480F" w:rsidRDefault="002328C4" w:rsidP="006B480F">
      <w:pPr>
        <w:rPr>
          <w:lang w:eastAsia="x-none"/>
        </w:rPr>
      </w:pPr>
      <w:hyperlink r:id="rId785" w:history="1">
        <w:r w:rsidR="004371F4">
          <w:rPr>
            <w:rStyle w:val="Hyperlink"/>
            <w:lang w:eastAsia="x-none"/>
          </w:rPr>
          <w:t>R1-2200930</w:t>
        </w:r>
      </w:hyperlink>
      <w:r w:rsidR="006B480F">
        <w:rPr>
          <w:lang w:eastAsia="x-none"/>
        </w:rPr>
        <w:tab/>
        <w:t>Remaining issues on multi-TRP for reliability and robustness in Rel-17</w:t>
      </w:r>
      <w:r w:rsidR="006B480F">
        <w:rPr>
          <w:lang w:eastAsia="x-none"/>
        </w:rPr>
        <w:tab/>
        <w:t>Huawei, HiSilicon</w:t>
      </w:r>
    </w:p>
    <w:p w14:paraId="6DDF7EAC" w14:textId="5823A060" w:rsidR="006B480F" w:rsidRDefault="002328C4" w:rsidP="006B480F">
      <w:pPr>
        <w:rPr>
          <w:lang w:eastAsia="x-none"/>
        </w:rPr>
      </w:pPr>
      <w:hyperlink r:id="rId786" w:history="1">
        <w:r w:rsidR="004371F4">
          <w:rPr>
            <w:rStyle w:val="Hyperlink"/>
            <w:lang w:eastAsia="x-none"/>
          </w:rPr>
          <w:t>R1-2200992</w:t>
        </w:r>
      </w:hyperlink>
      <w:r w:rsidR="006B480F">
        <w:rPr>
          <w:lang w:eastAsia="x-none"/>
        </w:rPr>
        <w:tab/>
        <w:t>Multi-TRP/panel for non-PDSCH</w:t>
      </w:r>
      <w:r w:rsidR="006B480F">
        <w:rPr>
          <w:lang w:eastAsia="x-none"/>
        </w:rPr>
        <w:tab/>
        <w:t>FUTUREWEI</w:t>
      </w:r>
    </w:p>
    <w:p w14:paraId="320B6C78" w14:textId="1A84762F" w:rsidR="006B480F" w:rsidRDefault="002328C4" w:rsidP="006B480F">
      <w:pPr>
        <w:rPr>
          <w:lang w:eastAsia="x-none"/>
        </w:rPr>
      </w:pPr>
      <w:hyperlink r:id="rId787" w:history="1">
        <w:r w:rsidR="004371F4">
          <w:rPr>
            <w:rStyle w:val="Hyperlink"/>
            <w:lang w:eastAsia="x-none"/>
          </w:rPr>
          <w:t>R1-2201079</w:t>
        </w:r>
      </w:hyperlink>
      <w:r w:rsidR="006B480F">
        <w:rPr>
          <w:lang w:eastAsia="x-none"/>
        </w:rPr>
        <w:tab/>
        <w:t>Maintenance on Multi-TRP for PDCCH, PUCCH and PUSCH enhancements</w:t>
      </w:r>
      <w:r w:rsidR="006B480F">
        <w:rPr>
          <w:lang w:eastAsia="x-none"/>
        </w:rPr>
        <w:tab/>
        <w:t>vivo</w:t>
      </w:r>
    </w:p>
    <w:p w14:paraId="7B4D054B" w14:textId="3F35A10A" w:rsidR="006B480F" w:rsidRDefault="002328C4" w:rsidP="006B480F">
      <w:pPr>
        <w:rPr>
          <w:lang w:eastAsia="x-none"/>
        </w:rPr>
      </w:pPr>
      <w:hyperlink r:id="rId788" w:history="1">
        <w:r w:rsidR="004371F4">
          <w:rPr>
            <w:rStyle w:val="Hyperlink"/>
            <w:lang w:eastAsia="x-none"/>
          </w:rPr>
          <w:t>R1-2201186</w:t>
        </w:r>
      </w:hyperlink>
      <w:r w:rsidR="006B480F">
        <w:rPr>
          <w:lang w:eastAsia="x-none"/>
        </w:rPr>
        <w:tab/>
        <w:t>Remaining issues on multi-TRP enhancements for PDCCH, PUCCH and PUSCH</w:t>
      </w:r>
      <w:r w:rsidR="006B480F">
        <w:rPr>
          <w:lang w:eastAsia="x-none"/>
        </w:rPr>
        <w:tab/>
        <w:t>ZTE</w:t>
      </w:r>
    </w:p>
    <w:p w14:paraId="54D0F5F2" w14:textId="0DB55B2E" w:rsidR="006B480F" w:rsidRDefault="002328C4" w:rsidP="006B480F">
      <w:pPr>
        <w:rPr>
          <w:lang w:eastAsia="x-none"/>
        </w:rPr>
      </w:pPr>
      <w:hyperlink r:id="rId789" w:history="1">
        <w:r w:rsidR="004371F4">
          <w:rPr>
            <w:rStyle w:val="Hyperlink"/>
            <w:lang w:eastAsia="x-none"/>
          </w:rPr>
          <w:t>R1-2201224</w:t>
        </w:r>
      </w:hyperlink>
      <w:r w:rsidR="006B480F">
        <w:rPr>
          <w:lang w:eastAsia="x-none"/>
        </w:rPr>
        <w:tab/>
        <w:t>Enhancements on Multi-TRP for PDCCH, PUCCH and PUSCH</w:t>
      </w:r>
      <w:r w:rsidR="006B480F">
        <w:rPr>
          <w:lang w:eastAsia="x-none"/>
        </w:rPr>
        <w:tab/>
        <w:t>OPPO</w:t>
      </w:r>
    </w:p>
    <w:p w14:paraId="6F782DBC" w14:textId="5DD3F60E" w:rsidR="006B480F" w:rsidRDefault="002328C4" w:rsidP="006B480F">
      <w:pPr>
        <w:rPr>
          <w:lang w:eastAsia="x-none"/>
        </w:rPr>
      </w:pPr>
      <w:hyperlink r:id="rId790" w:history="1">
        <w:r w:rsidR="004371F4">
          <w:rPr>
            <w:rStyle w:val="Hyperlink"/>
            <w:lang w:eastAsia="x-none"/>
          </w:rPr>
          <w:t>R1-2201329</w:t>
        </w:r>
      </w:hyperlink>
      <w:r w:rsidR="006B480F">
        <w:rPr>
          <w:lang w:eastAsia="x-none"/>
        </w:rPr>
        <w:tab/>
        <w:t>Discussion on remaining issues on multi-TRP/panel for PDCCH, PUCCH and PUSCH</w:t>
      </w:r>
      <w:r w:rsidR="006B480F">
        <w:rPr>
          <w:lang w:eastAsia="x-none"/>
        </w:rPr>
        <w:tab/>
        <w:t>CATT</w:t>
      </w:r>
    </w:p>
    <w:p w14:paraId="707F89EB" w14:textId="309534C1" w:rsidR="006B480F" w:rsidRDefault="002328C4" w:rsidP="006B480F">
      <w:pPr>
        <w:rPr>
          <w:lang w:eastAsia="x-none"/>
        </w:rPr>
      </w:pPr>
      <w:hyperlink r:id="rId791" w:history="1">
        <w:r w:rsidR="004371F4">
          <w:rPr>
            <w:rStyle w:val="Hyperlink"/>
            <w:lang w:eastAsia="x-none"/>
          </w:rPr>
          <w:t>R1-2201427</w:t>
        </w:r>
      </w:hyperlink>
      <w:r w:rsidR="006B480F">
        <w:rPr>
          <w:lang w:eastAsia="x-none"/>
        </w:rPr>
        <w:tab/>
        <w:t>Enhancements on Multi-TRP for PDCCH, PUCCH and PUSCH</w:t>
      </w:r>
      <w:r w:rsidR="006B480F">
        <w:rPr>
          <w:lang w:eastAsia="x-none"/>
        </w:rPr>
        <w:tab/>
        <w:t>Lenovo, Motorola Mobility</w:t>
      </w:r>
    </w:p>
    <w:p w14:paraId="67DAE9B0" w14:textId="52FAB345" w:rsidR="006B480F" w:rsidRDefault="002328C4" w:rsidP="006B480F">
      <w:pPr>
        <w:rPr>
          <w:lang w:eastAsia="x-none"/>
        </w:rPr>
      </w:pPr>
      <w:hyperlink r:id="rId792" w:history="1">
        <w:r w:rsidR="004371F4">
          <w:rPr>
            <w:rStyle w:val="Hyperlink"/>
            <w:lang w:eastAsia="x-none"/>
          </w:rPr>
          <w:t>R1-2201464</w:t>
        </w:r>
      </w:hyperlink>
      <w:r w:rsidR="006B480F">
        <w:rPr>
          <w:lang w:eastAsia="x-none"/>
        </w:rPr>
        <w:tab/>
        <w:t>Remaining issues on MTRP for reliability</w:t>
      </w:r>
      <w:r w:rsidR="006B480F">
        <w:rPr>
          <w:lang w:eastAsia="x-none"/>
        </w:rPr>
        <w:tab/>
        <w:t>NTT DOCOMO, INC.</w:t>
      </w:r>
    </w:p>
    <w:p w14:paraId="544405BD" w14:textId="1CE6C95C" w:rsidR="006B480F" w:rsidRDefault="002328C4" w:rsidP="006B480F">
      <w:pPr>
        <w:rPr>
          <w:lang w:eastAsia="x-none"/>
        </w:rPr>
      </w:pPr>
      <w:hyperlink r:id="rId793" w:history="1">
        <w:r w:rsidR="004371F4">
          <w:rPr>
            <w:rStyle w:val="Hyperlink"/>
            <w:lang w:eastAsia="x-none"/>
          </w:rPr>
          <w:t>R1-2201535</w:t>
        </w:r>
      </w:hyperlink>
      <w:r w:rsidR="006B480F">
        <w:rPr>
          <w:lang w:eastAsia="x-none"/>
        </w:rPr>
        <w:tab/>
        <w:t>Discussion on enhancements on Multi-TRP for PDCCH, PUCCH and PUSCH</w:t>
      </w:r>
      <w:r w:rsidR="006B480F">
        <w:rPr>
          <w:lang w:eastAsia="x-none"/>
        </w:rPr>
        <w:tab/>
        <w:t>Spreadtrum Communications</w:t>
      </w:r>
    </w:p>
    <w:p w14:paraId="509D06B7" w14:textId="3139D5E4" w:rsidR="006B480F" w:rsidRDefault="002328C4" w:rsidP="006B480F">
      <w:pPr>
        <w:rPr>
          <w:lang w:eastAsia="x-none"/>
        </w:rPr>
      </w:pPr>
      <w:hyperlink r:id="rId794" w:history="1">
        <w:r w:rsidR="004371F4">
          <w:rPr>
            <w:rStyle w:val="Hyperlink"/>
            <w:lang w:eastAsia="x-none"/>
          </w:rPr>
          <w:t>R1-2201568</w:t>
        </w:r>
      </w:hyperlink>
      <w:r w:rsidR="006B480F">
        <w:rPr>
          <w:lang w:eastAsia="x-none"/>
        </w:rPr>
        <w:tab/>
        <w:t>Enhancements on Multi-TRP for PDCCH, PUCCH and PUSCH</w:t>
      </w:r>
      <w:r w:rsidR="006B480F">
        <w:rPr>
          <w:lang w:eastAsia="x-none"/>
        </w:rPr>
        <w:tab/>
        <w:t>LG Electronics</w:t>
      </w:r>
    </w:p>
    <w:p w14:paraId="33177944" w14:textId="594F1D2F" w:rsidR="006B480F" w:rsidRDefault="002328C4" w:rsidP="006B480F">
      <w:pPr>
        <w:rPr>
          <w:lang w:eastAsia="x-none"/>
        </w:rPr>
      </w:pPr>
      <w:hyperlink r:id="rId795" w:history="1">
        <w:r w:rsidR="004371F4">
          <w:rPr>
            <w:rStyle w:val="Hyperlink"/>
            <w:lang w:eastAsia="x-none"/>
          </w:rPr>
          <w:t>R1-2201683</w:t>
        </w:r>
      </w:hyperlink>
      <w:r w:rsidR="006B480F">
        <w:rPr>
          <w:lang w:eastAsia="x-none"/>
        </w:rPr>
        <w:tab/>
        <w:t>Maintenance of multi-TRP PDCCH, PUCCH and PUSCH enhancements</w:t>
      </w:r>
      <w:r w:rsidR="006B480F">
        <w:rPr>
          <w:lang w:eastAsia="x-none"/>
        </w:rPr>
        <w:tab/>
        <w:t>Intel Corporation</w:t>
      </w:r>
    </w:p>
    <w:p w14:paraId="2693F6ED" w14:textId="53EAF73C" w:rsidR="006B480F" w:rsidRDefault="002328C4" w:rsidP="006B480F">
      <w:pPr>
        <w:rPr>
          <w:lang w:eastAsia="x-none"/>
        </w:rPr>
      </w:pPr>
      <w:hyperlink r:id="rId796" w:history="1">
        <w:r w:rsidR="004371F4">
          <w:rPr>
            <w:rStyle w:val="Hyperlink"/>
            <w:lang w:eastAsia="x-none"/>
          </w:rPr>
          <w:t>R1-2201759</w:t>
        </w:r>
      </w:hyperlink>
      <w:r w:rsidR="006B480F">
        <w:rPr>
          <w:lang w:eastAsia="x-none"/>
        </w:rPr>
        <w:tab/>
        <w:t>Views on Rel-17 multi-TRP reliability enhancement</w:t>
      </w:r>
      <w:r w:rsidR="006B480F">
        <w:rPr>
          <w:lang w:eastAsia="x-none"/>
        </w:rPr>
        <w:tab/>
        <w:t>Apple</w:t>
      </w:r>
    </w:p>
    <w:p w14:paraId="1574B80B" w14:textId="569ED3DC" w:rsidR="006B480F" w:rsidRDefault="002328C4" w:rsidP="006B480F">
      <w:pPr>
        <w:rPr>
          <w:lang w:eastAsia="x-none"/>
        </w:rPr>
      </w:pPr>
      <w:hyperlink r:id="rId797" w:history="1">
        <w:r w:rsidR="004371F4">
          <w:rPr>
            <w:rStyle w:val="Hyperlink"/>
            <w:lang w:eastAsia="x-none"/>
          </w:rPr>
          <w:t>R1-2201845</w:t>
        </w:r>
      </w:hyperlink>
      <w:r w:rsidR="006B480F">
        <w:rPr>
          <w:lang w:eastAsia="x-none"/>
        </w:rPr>
        <w:tab/>
        <w:t>Remaining issues of enhancements on Multi-TRP for PDCCH, PUCCH and PUSCH</w:t>
      </w:r>
      <w:r w:rsidR="006B480F">
        <w:rPr>
          <w:lang w:eastAsia="x-none"/>
        </w:rPr>
        <w:tab/>
        <w:t>CMCC</w:t>
      </w:r>
    </w:p>
    <w:p w14:paraId="39C53E96" w14:textId="796B910D" w:rsidR="006B480F" w:rsidRDefault="002328C4" w:rsidP="006B480F">
      <w:pPr>
        <w:rPr>
          <w:lang w:eastAsia="x-none"/>
        </w:rPr>
      </w:pPr>
      <w:hyperlink r:id="rId798" w:history="1">
        <w:r w:rsidR="004371F4">
          <w:rPr>
            <w:rStyle w:val="Hyperlink"/>
            <w:lang w:eastAsia="x-none"/>
          </w:rPr>
          <w:t>R1-2201897</w:t>
        </w:r>
      </w:hyperlink>
      <w:r w:rsidR="006B480F">
        <w:rPr>
          <w:lang w:eastAsia="x-none"/>
        </w:rPr>
        <w:tab/>
        <w:t>Discussion on remaining issues on multi-TRP for PUCCH and PUSCH</w:t>
      </w:r>
      <w:r w:rsidR="006B480F">
        <w:rPr>
          <w:lang w:eastAsia="x-none"/>
        </w:rPr>
        <w:tab/>
        <w:t>NEC</w:t>
      </w:r>
    </w:p>
    <w:p w14:paraId="5EFEC9FF" w14:textId="64B19203" w:rsidR="006B480F" w:rsidRDefault="002328C4" w:rsidP="006B480F">
      <w:pPr>
        <w:rPr>
          <w:lang w:eastAsia="x-none"/>
        </w:rPr>
      </w:pPr>
      <w:hyperlink r:id="rId799" w:history="1">
        <w:r w:rsidR="004371F4">
          <w:rPr>
            <w:rStyle w:val="Hyperlink"/>
            <w:lang w:eastAsia="x-none"/>
          </w:rPr>
          <w:t>R1-2201939</w:t>
        </w:r>
      </w:hyperlink>
      <w:r w:rsidR="006B480F">
        <w:rPr>
          <w:lang w:eastAsia="x-none"/>
        </w:rPr>
        <w:tab/>
        <w:t>Enhancements on Multi-TRP for PDCCH, PUSCH and PUCCH</w:t>
      </w:r>
      <w:r w:rsidR="006B480F">
        <w:rPr>
          <w:lang w:eastAsia="x-none"/>
        </w:rPr>
        <w:tab/>
        <w:t>Xiaomi</w:t>
      </w:r>
    </w:p>
    <w:p w14:paraId="6F981CBE" w14:textId="20E641B0" w:rsidR="006B480F" w:rsidRDefault="002328C4" w:rsidP="006B480F">
      <w:pPr>
        <w:rPr>
          <w:lang w:eastAsia="x-none"/>
        </w:rPr>
      </w:pPr>
      <w:hyperlink r:id="rId800" w:history="1">
        <w:r w:rsidR="004371F4">
          <w:rPr>
            <w:rStyle w:val="Hyperlink"/>
            <w:lang w:eastAsia="x-none"/>
          </w:rPr>
          <w:t>R1-2201959</w:t>
        </w:r>
      </w:hyperlink>
      <w:r w:rsidR="006B480F">
        <w:rPr>
          <w:lang w:eastAsia="x-none"/>
        </w:rPr>
        <w:tab/>
        <w:t>Remaining issues on Multi-TRP for PDCCH, PUCCH and PUSCH</w:t>
      </w:r>
      <w:r w:rsidR="006B480F">
        <w:rPr>
          <w:lang w:eastAsia="x-none"/>
        </w:rPr>
        <w:tab/>
        <w:t>TCL Communication Ltd.</w:t>
      </w:r>
    </w:p>
    <w:p w14:paraId="39938E73" w14:textId="15D63942" w:rsidR="006B480F" w:rsidRDefault="002328C4" w:rsidP="006B480F">
      <w:pPr>
        <w:rPr>
          <w:lang w:eastAsia="x-none"/>
        </w:rPr>
      </w:pPr>
      <w:hyperlink r:id="rId801" w:history="1">
        <w:r w:rsidR="004371F4">
          <w:rPr>
            <w:rStyle w:val="Hyperlink"/>
            <w:lang w:eastAsia="x-none"/>
          </w:rPr>
          <w:t>R1-2201997</w:t>
        </w:r>
      </w:hyperlink>
      <w:r w:rsidR="006B480F">
        <w:rPr>
          <w:lang w:eastAsia="x-none"/>
        </w:rPr>
        <w:tab/>
        <w:t>Maintenance on Rel-17 Multi-TRP for PDCCH, PUCCH and PUSCH</w:t>
      </w:r>
      <w:r w:rsidR="006B480F">
        <w:rPr>
          <w:lang w:eastAsia="x-none"/>
        </w:rPr>
        <w:tab/>
        <w:t>Samsung</w:t>
      </w:r>
    </w:p>
    <w:p w14:paraId="6CCC9B21" w14:textId="47745A5C" w:rsidR="006B480F" w:rsidRDefault="002328C4" w:rsidP="006B480F">
      <w:pPr>
        <w:rPr>
          <w:lang w:eastAsia="x-none"/>
        </w:rPr>
      </w:pPr>
      <w:hyperlink r:id="rId802" w:history="1">
        <w:r w:rsidR="004371F4">
          <w:rPr>
            <w:rStyle w:val="Hyperlink"/>
            <w:lang w:eastAsia="x-none"/>
          </w:rPr>
          <w:t>R1-2202123</w:t>
        </w:r>
      </w:hyperlink>
      <w:r w:rsidR="006B480F">
        <w:rPr>
          <w:lang w:eastAsia="x-none"/>
        </w:rPr>
        <w:tab/>
        <w:t>Remaining details of Multi-TRP for PDCCH, PUCCH and PUSCH</w:t>
      </w:r>
      <w:r w:rsidR="006B480F">
        <w:rPr>
          <w:lang w:eastAsia="x-none"/>
        </w:rPr>
        <w:tab/>
        <w:t>Qualcomm Incorporated</w:t>
      </w:r>
    </w:p>
    <w:p w14:paraId="00683A87" w14:textId="074638C2" w:rsidR="006B480F" w:rsidRDefault="002328C4" w:rsidP="006B480F">
      <w:pPr>
        <w:rPr>
          <w:lang w:eastAsia="x-none"/>
        </w:rPr>
      </w:pPr>
      <w:hyperlink r:id="rId803" w:history="1">
        <w:r w:rsidR="004371F4">
          <w:rPr>
            <w:rStyle w:val="Hyperlink"/>
            <w:lang w:eastAsia="x-none"/>
          </w:rPr>
          <w:t>R1-2202266</w:t>
        </w:r>
      </w:hyperlink>
      <w:r w:rsidR="006B480F">
        <w:rPr>
          <w:lang w:eastAsia="x-none"/>
        </w:rPr>
        <w:tab/>
        <w:t>Remaining issues on PDCCH, PUSCH and PUCCH enhancements for multi-TRP</w:t>
      </w:r>
      <w:r w:rsidR="006B480F">
        <w:rPr>
          <w:lang w:eastAsia="x-none"/>
        </w:rPr>
        <w:tab/>
        <w:t>Ericsson</w:t>
      </w:r>
    </w:p>
    <w:p w14:paraId="3999F222" w14:textId="17DF825F" w:rsidR="006B480F" w:rsidRDefault="002328C4" w:rsidP="006B480F">
      <w:pPr>
        <w:rPr>
          <w:lang w:eastAsia="x-none"/>
        </w:rPr>
      </w:pPr>
      <w:hyperlink r:id="rId804" w:history="1">
        <w:r w:rsidR="004371F4">
          <w:rPr>
            <w:rStyle w:val="Hyperlink"/>
            <w:lang w:eastAsia="x-none"/>
          </w:rPr>
          <w:t>R1-2202284</w:t>
        </w:r>
      </w:hyperlink>
      <w:r w:rsidR="006B480F">
        <w:rPr>
          <w:lang w:eastAsia="x-none"/>
        </w:rPr>
        <w:tab/>
        <w:t>Remaining issues for mTRP PDCCH and PUSCH</w:t>
      </w:r>
      <w:r w:rsidR="006B480F">
        <w:rPr>
          <w:lang w:eastAsia="x-none"/>
        </w:rPr>
        <w:tab/>
        <w:t>ASUSTeK</w:t>
      </w:r>
    </w:p>
    <w:p w14:paraId="61EAD8D2" w14:textId="187B6079" w:rsidR="006B480F" w:rsidRDefault="002328C4" w:rsidP="006B480F">
      <w:pPr>
        <w:rPr>
          <w:lang w:eastAsia="x-none"/>
        </w:rPr>
      </w:pPr>
      <w:hyperlink r:id="rId805" w:history="1">
        <w:r w:rsidR="004371F4">
          <w:rPr>
            <w:rStyle w:val="Hyperlink"/>
            <w:lang w:eastAsia="x-none"/>
          </w:rPr>
          <w:t>R1-2202317</w:t>
        </w:r>
      </w:hyperlink>
      <w:r w:rsidR="006B480F">
        <w:rPr>
          <w:lang w:eastAsia="x-none"/>
        </w:rPr>
        <w:tab/>
        <w:t>Maintenance of enhancements for Multi-TRP URLLC schemes</w:t>
      </w:r>
      <w:r w:rsidR="006B480F">
        <w:rPr>
          <w:lang w:eastAsia="x-none"/>
        </w:rPr>
        <w:tab/>
        <w:t>Nokia, Nokia Shanghai Bell</w:t>
      </w:r>
    </w:p>
    <w:p w14:paraId="14F34CB0" w14:textId="54D1BF26" w:rsidR="00F014C9" w:rsidRDefault="00F014C9" w:rsidP="006B480F">
      <w:pPr>
        <w:rPr>
          <w:lang w:eastAsia="x-none"/>
        </w:rPr>
      </w:pPr>
    </w:p>
    <w:p w14:paraId="3B9CC0F9" w14:textId="77777777" w:rsidR="00944EDA" w:rsidRPr="00944EDA" w:rsidRDefault="00F014C9" w:rsidP="00F014C9">
      <w:r w:rsidRPr="00944EDA">
        <w:rPr>
          <w:lang w:eastAsia="x-none"/>
        </w:rPr>
        <w:t xml:space="preserve">[108-e-R17-MIMO-02] </w:t>
      </w:r>
      <w:r w:rsidR="00944EDA" w:rsidRPr="00944EDA">
        <w:t>– Mostafa (Qualcomm)</w:t>
      </w:r>
    </w:p>
    <w:p w14:paraId="3F48D5BA" w14:textId="162F9CBD" w:rsidR="00F014C9" w:rsidRPr="00944EDA" w:rsidRDefault="00F014C9" w:rsidP="00F014C9">
      <w:r w:rsidRPr="00944EDA">
        <w:rPr>
          <w:lang w:eastAsia="x-none"/>
        </w:rPr>
        <w:lastRenderedPageBreak/>
        <w:t xml:space="preserve">Email discussion for maintenance on </w:t>
      </w:r>
      <w:r w:rsidRPr="00944EDA">
        <w:t>multi-TRP for PDCCH</w:t>
      </w:r>
    </w:p>
    <w:p w14:paraId="683C147D" w14:textId="77777777" w:rsidR="00F014C9" w:rsidRPr="00944EDA" w:rsidRDefault="00F014C9" w:rsidP="00F014C9">
      <w:pPr>
        <w:numPr>
          <w:ilvl w:val="0"/>
          <w:numId w:val="60"/>
        </w:numPr>
        <w:rPr>
          <w:lang w:eastAsia="x-none"/>
        </w:rPr>
      </w:pPr>
      <w:r w:rsidRPr="00944EDA">
        <w:rPr>
          <w:rFonts w:hint="eastAsia"/>
          <w:lang w:eastAsia="x-none"/>
        </w:rPr>
        <w:t>1</w:t>
      </w:r>
      <w:r w:rsidRPr="00944EDA">
        <w:rPr>
          <w:rFonts w:hint="eastAsia"/>
          <w:vertAlign w:val="superscript"/>
          <w:lang w:eastAsia="x-none"/>
        </w:rPr>
        <w:t>st</w:t>
      </w:r>
      <w:r w:rsidRPr="00944EDA">
        <w:rPr>
          <w:rFonts w:hint="eastAsia"/>
          <w:lang w:eastAsia="x-none"/>
        </w:rPr>
        <w:t xml:space="preserve"> check point: </w:t>
      </w:r>
      <w:r w:rsidRPr="00944EDA">
        <w:t>February</w:t>
      </w:r>
      <w:r w:rsidRPr="00944EDA">
        <w:rPr>
          <w:rFonts w:hint="eastAsia"/>
        </w:rPr>
        <w:t xml:space="preserve"> </w:t>
      </w:r>
      <w:r w:rsidRPr="00944EDA">
        <w:t>25</w:t>
      </w:r>
    </w:p>
    <w:p w14:paraId="63EAEA08" w14:textId="77777777" w:rsidR="00F014C9" w:rsidRPr="00944EDA" w:rsidRDefault="00F014C9" w:rsidP="00F014C9">
      <w:pPr>
        <w:numPr>
          <w:ilvl w:val="0"/>
          <w:numId w:val="60"/>
        </w:numPr>
        <w:rPr>
          <w:lang w:eastAsia="x-none"/>
        </w:rPr>
      </w:pPr>
      <w:r w:rsidRPr="00944EDA">
        <w:rPr>
          <w:lang w:eastAsia="x-none"/>
        </w:rPr>
        <w:t>Final</w:t>
      </w:r>
      <w:r w:rsidRPr="00944EDA">
        <w:rPr>
          <w:rFonts w:hint="eastAsia"/>
          <w:lang w:eastAsia="x-none"/>
        </w:rPr>
        <w:t xml:space="preserve"> check point: </w:t>
      </w:r>
      <w:r w:rsidRPr="00944EDA">
        <w:t>March 3</w:t>
      </w:r>
    </w:p>
    <w:p w14:paraId="0943055E" w14:textId="313C7539" w:rsidR="00944EDA" w:rsidRPr="00944EDA" w:rsidRDefault="002328C4" w:rsidP="00944EDA">
      <w:pPr>
        <w:rPr>
          <w:b/>
          <w:bCs/>
          <w:lang w:eastAsia="x-none"/>
        </w:rPr>
      </w:pPr>
      <w:hyperlink r:id="rId806" w:history="1">
        <w:r w:rsidR="004371F4">
          <w:rPr>
            <w:rStyle w:val="Hyperlink"/>
            <w:b/>
            <w:bCs/>
            <w:lang w:eastAsia="x-none"/>
          </w:rPr>
          <w:t>R1-2202595</w:t>
        </w:r>
      </w:hyperlink>
      <w:r w:rsidR="00944EDA" w:rsidRPr="00944EDA">
        <w:rPr>
          <w:b/>
          <w:bCs/>
          <w:lang w:eastAsia="x-none"/>
        </w:rPr>
        <w:tab/>
        <w:t>Summary #1 of [108-e-R17-MIMO-02] Email discussion for maintenance on multi-TRP for PDCCH</w:t>
      </w:r>
      <w:r w:rsidR="00944EDA" w:rsidRPr="00944EDA">
        <w:rPr>
          <w:b/>
          <w:bCs/>
          <w:lang w:eastAsia="x-none"/>
        </w:rPr>
        <w:tab/>
        <w:t>Moderator (Qualcomm)</w:t>
      </w:r>
    </w:p>
    <w:p w14:paraId="462120F4" w14:textId="79C43DBA" w:rsidR="00F014C9" w:rsidRDefault="00944EDA" w:rsidP="00F014C9">
      <w:pPr>
        <w:rPr>
          <w:lang w:eastAsia="x-none"/>
        </w:rPr>
      </w:pPr>
      <w:r w:rsidRPr="00944EDA">
        <w:rPr>
          <w:b/>
          <w:bCs/>
          <w:lang w:eastAsia="x-none"/>
        </w:rPr>
        <w:t>Decision:</w:t>
      </w:r>
      <w:r>
        <w:rPr>
          <w:lang w:eastAsia="x-none"/>
        </w:rPr>
        <w:t xml:space="preserve"> As per email decision  posted on Feb 23</w:t>
      </w:r>
      <w:r w:rsidRPr="00944EDA">
        <w:rPr>
          <w:vertAlign w:val="superscript"/>
          <w:lang w:eastAsia="x-none"/>
        </w:rPr>
        <w:t>rd</w:t>
      </w:r>
      <w:r>
        <w:rPr>
          <w:lang w:eastAsia="x-none"/>
        </w:rPr>
        <w:t>,</w:t>
      </w:r>
    </w:p>
    <w:p w14:paraId="179E6525" w14:textId="77777777" w:rsidR="00944EDA" w:rsidRPr="00944EDA" w:rsidRDefault="00944EDA" w:rsidP="00944EDA">
      <w:pPr>
        <w:rPr>
          <w:bCs/>
          <w:highlight w:val="green"/>
          <w:lang w:eastAsia="x-none"/>
        </w:rPr>
      </w:pPr>
      <w:r w:rsidRPr="00944EDA">
        <w:rPr>
          <w:bCs/>
          <w:highlight w:val="green"/>
          <w:lang w:eastAsia="x-none"/>
        </w:rPr>
        <w:t>Agreement</w:t>
      </w:r>
    </w:p>
    <w:p w14:paraId="329AF9BC" w14:textId="77777777" w:rsidR="00944EDA" w:rsidRDefault="00944EDA" w:rsidP="00944EDA">
      <w:pPr>
        <w:rPr>
          <w:lang w:eastAsia="x-none"/>
        </w:rPr>
      </w:pPr>
      <w:r>
        <w:rPr>
          <w:lang w:eastAsia="x-none"/>
        </w:rPr>
        <w:t>The following SS sets cannot be linked with another SS set for PDCCH repetition:</w:t>
      </w:r>
    </w:p>
    <w:p w14:paraId="7E6B6B19" w14:textId="77777777" w:rsidR="00944EDA" w:rsidRDefault="00944EDA" w:rsidP="00F44FD9">
      <w:pPr>
        <w:pStyle w:val="ListParagraph"/>
        <w:numPr>
          <w:ilvl w:val="0"/>
          <w:numId w:val="107"/>
        </w:numPr>
      </w:pPr>
      <w:r w:rsidRPr="00944EDA">
        <w:rPr>
          <w:i/>
          <w:iCs/>
        </w:rPr>
        <w:t>searchSpaceBroadcast, peiSearchSpace</w:t>
      </w:r>
      <w:r>
        <w:t xml:space="preserve">, and </w:t>
      </w:r>
      <w:r w:rsidRPr="00944EDA">
        <w:rPr>
          <w:i/>
          <w:iCs/>
        </w:rPr>
        <w:t>sdt-SearchSpace</w:t>
      </w:r>
    </w:p>
    <w:p w14:paraId="51618DC0" w14:textId="77777777" w:rsidR="00944EDA" w:rsidRPr="00944EDA" w:rsidRDefault="00944EDA" w:rsidP="00944EDA">
      <w:pPr>
        <w:rPr>
          <w:bCs/>
          <w:highlight w:val="green"/>
          <w:lang w:eastAsia="x-none"/>
        </w:rPr>
      </w:pPr>
      <w:r w:rsidRPr="00944EDA">
        <w:rPr>
          <w:bCs/>
          <w:highlight w:val="green"/>
          <w:lang w:eastAsia="x-none"/>
        </w:rPr>
        <w:t>Agreement</w:t>
      </w:r>
    </w:p>
    <w:p w14:paraId="2687EFF8" w14:textId="5F63A654" w:rsidR="00944EDA" w:rsidRDefault="00944EDA" w:rsidP="00944EDA">
      <w:pPr>
        <w:rPr>
          <w:lang w:eastAsia="x-none"/>
        </w:rPr>
      </w:pPr>
      <w:r>
        <w:rPr>
          <w:lang w:eastAsia="x-none"/>
        </w:rPr>
        <w:t xml:space="preserve">The TPs in Section 1.3 of </w:t>
      </w:r>
      <w:hyperlink r:id="rId807" w:history="1">
        <w:r w:rsidR="004371F4">
          <w:rPr>
            <w:rStyle w:val="Hyperlink"/>
            <w:lang w:eastAsia="x-none"/>
          </w:rPr>
          <w:t>R1-2202595</w:t>
        </w:r>
      </w:hyperlink>
      <w:r>
        <w:rPr>
          <w:lang w:eastAsia="x-none"/>
        </w:rPr>
        <w:t xml:space="preserve"> are endorsed for the editor’s CR on 38.214</w:t>
      </w:r>
    </w:p>
    <w:p w14:paraId="04ADB677" w14:textId="6C8961F1" w:rsidR="00944EDA" w:rsidRDefault="00944EDA" w:rsidP="00F014C9">
      <w:pPr>
        <w:rPr>
          <w:lang w:eastAsia="x-none"/>
        </w:rPr>
      </w:pPr>
    </w:p>
    <w:p w14:paraId="6DAFE89E" w14:textId="115D423B" w:rsidR="00944EDA" w:rsidRPr="00470EAA" w:rsidRDefault="002328C4" w:rsidP="00944EDA">
      <w:pPr>
        <w:rPr>
          <w:b/>
          <w:bCs/>
          <w:lang w:eastAsia="x-none"/>
        </w:rPr>
      </w:pPr>
      <w:hyperlink r:id="rId808" w:history="1">
        <w:r w:rsidR="004371F4">
          <w:rPr>
            <w:rStyle w:val="Hyperlink"/>
            <w:b/>
            <w:bCs/>
            <w:lang w:eastAsia="x-none"/>
          </w:rPr>
          <w:t>R1-2202596</w:t>
        </w:r>
      </w:hyperlink>
      <w:r w:rsidR="00944EDA" w:rsidRPr="00470EAA">
        <w:rPr>
          <w:b/>
          <w:bCs/>
          <w:lang w:eastAsia="x-none"/>
        </w:rPr>
        <w:tab/>
        <w:t>Summary #2 of [108-e-R17-MIMO-02] Email discussion for maintenance on multi-TRP for PDCCH</w:t>
      </w:r>
      <w:r w:rsidR="00944EDA" w:rsidRPr="00470EAA">
        <w:rPr>
          <w:b/>
          <w:bCs/>
          <w:lang w:eastAsia="x-none"/>
        </w:rPr>
        <w:tab/>
        <w:t>Moderator (Qualcomm)</w:t>
      </w:r>
    </w:p>
    <w:p w14:paraId="7AB5AEB7" w14:textId="3156E48F" w:rsidR="00470EAA" w:rsidRDefault="00470EAA" w:rsidP="00470EAA">
      <w:pPr>
        <w:rPr>
          <w:lang w:eastAsia="x-none"/>
        </w:rPr>
      </w:pPr>
      <w:r w:rsidRPr="00944EDA">
        <w:rPr>
          <w:b/>
          <w:bCs/>
          <w:lang w:eastAsia="x-none"/>
        </w:rPr>
        <w:t>Decision:</w:t>
      </w:r>
      <w:r>
        <w:rPr>
          <w:lang w:eastAsia="x-none"/>
        </w:rPr>
        <w:t xml:space="preserve"> As per email decision  posted on Mar 1</w:t>
      </w:r>
      <w:r w:rsidRPr="00470EAA">
        <w:rPr>
          <w:vertAlign w:val="superscript"/>
          <w:lang w:eastAsia="x-none"/>
        </w:rPr>
        <w:t>st</w:t>
      </w:r>
      <w:r>
        <w:rPr>
          <w:lang w:eastAsia="x-none"/>
        </w:rPr>
        <w:t>,</w:t>
      </w:r>
    </w:p>
    <w:p w14:paraId="70841C2C" w14:textId="77777777" w:rsidR="00470EAA" w:rsidRPr="00470EAA" w:rsidRDefault="00470EAA" w:rsidP="00470EAA">
      <w:pPr>
        <w:rPr>
          <w:bCs/>
          <w:highlight w:val="green"/>
          <w:lang w:eastAsia="x-none"/>
        </w:rPr>
      </w:pPr>
      <w:r w:rsidRPr="00470EAA">
        <w:rPr>
          <w:bCs/>
          <w:highlight w:val="green"/>
          <w:lang w:eastAsia="x-none"/>
        </w:rPr>
        <w:t>Agreement</w:t>
      </w:r>
    </w:p>
    <w:p w14:paraId="1739B175" w14:textId="77777777" w:rsidR="00470EAA" w:rsidRPr="004A52ED" w:rsidRDefault="00470EAA" w:rsidP="00470EAA">
      <w:pPr>
        <w:rPr>
          <w:rFonts w:cs="Times"/>
          <w:bCs/>
          <w:iCs/>
          <w:szCs w:val="20"/>
          <w:lang w:eastAsia="ko-KR"/>
        </w:rPr>
      </w:pPr>
      <w:r w:rsidRPr="004A52ED">
        <w:rPr>
          <w:rFonts w:cs="Times"/>
          <w:bCs/>
          <w:iCs/>
          <w:szCs w:val="20"/>
        </w:rPr>
        <w:t>If two PDCCH candidates with AL8 and AL16 have the same start CCE in a non-interleaved CORESET with one OFDM symbol, and the two PDCCH candidates are in a first SS set that is linked to a second SS set, and UE detects a DL DCI via any of the AL8 candidates or AL16 candidates in any of the first and second SS sets indicating a PUCCH resource for HARQ-Ack and the corresponding PUCCH resource set has a size larger than eight</w:t>
      </w:r>
    </w:p>
    <w:p w14:paraId="1B599785" w14:textId="77777777" w:rsidR="00470EAA" w:rsidRPr="004A52ED" w:rsidRDefault="00470EAA" w:rsidP="00F44FD9">
      <w:pPr>
        <w:pStyle w:val="ListParagraph"/>
        <w:numPr>
          <w:ilvl w:val="0"/>
          <w:numId w:val="107"/>
        </w:numPr>
        <w:rPr>
          <w:lang w:eastAsia="zh-CN"/>
        </w:rPr>
      </w:pPr>
      <w:r w:rsidRPr="004A52ED">
        <w:t>Alt2-2: If the linked AL8 candidate and the linked AL16 candidate in the second SS set do not have the same start CCE and the second SS set has lower ID compared to the first SS set, the linked AL16 candidate is used as reference for PUCCH resource determination.</w:t>
      </w:r>
    </w:p>
    <w:p w14:paraId="14E3A7BD" w14:textId="77777777" w:rsidR="00470EAA" w:rsidRPr="00AC29BA" w:rsidRDefault="00470EAA" w:rsidP="00470EAA">
      <w:pPr>
        <w:rPr>
          <w:bCs/>
          <w:highlight w:val="green"/>
          <w:lang w:eastAsia="x-none"/>
        </w:rPr>
      </w:pPr>
      <w:r w:rsidRPr="00AC29BA">
        <w:rPr>
          <w:bCs/>
          <w:highlight w:val="green"/>
          <w:lang w:eastAsia="x-none"/>
        </w:rPr>
        <w:t>Agreement</w:t>
      </w:r>
    </w:p>
    <w:p w14:paraId="7CA6C7D6" w14:textId="428F4A83" w:rsidR="00470EAA" w:rsidRPr="00CC1BDF" w:rsidRDefault="00470EAA" w:rsidP="00470EAA">
      <w:r w:rsidRPr="00CC1BDF">
        <w:t xml:space="preserve">The TPs in Section 1.1.2 of </w:t>
      </w:r>
      <w:hyperlink r:id="rId809" w:history="1">
        <w:r w:rsidR="004371F4">
          <w:rPr>
            <w:rStyle w:val="Hyperlink"/>
          </w:rPr>
          <w:t>R1-2202596</w:t>
        </w:r>
      </w:hyperlink>
      <w:r w:rsidRPr="00CC1BDF">
        <w:t xml:space="preserve"> are endorsed for the editor’s CR on 38.213</w:t>
      </w:r>
      <w:r w:rsidR="0083733E">
        <w:t>.</w:t>
      </w:r>
    </w:p>
    <w:p w14:paraId="254D5634" w14:textId="77777777" w:rsidR="00470EAA" w:rsidRPr="00470EAA" w:rsidRDefault="00470EAA" w:rsidP="00470EAA">
      <w:pPr>
        <w:rPr>
          <w:lang w:eastAsia="ko-KR"/>
        </w:rPr>
      </w:pPr>
    </w:p>
    <w:p w14:paraId="22F0CD4D" w14:textId="77777777" w:rsidR="00470EAA" w:rsidRPr="00267DC5" w:rsidRDefault="00470EAA" w:rsidP="00470EAA">
      <w:pPr>
        <w:rPr>
          <w:highlight w:val="green"/>
        </w:rPr>
      </w:pPr>
      <w:r w:rsidRPr="00267DC5">
        <w:rPr>
          <w:highlight w:val="green"/>
        </w:rPr>
        <w:t>Agreement</w:t>
      </w:r>
    </w:p>
    <w:p w14:paraId="0B00D699" w14:textId="77777777" w:rsidR="00470EAA" w:rsidRPr="00CC1BDF" w:rsidRDefault="00470EAA" w:rsidP="00470EAA">
      <w:pPr>
        <w:rPr>
          <w:rFonts w:cs="Times"/>
          <w:bCs/>
          <w:iCs/>
          <w:szCs w:val="20"/>
        </w:rPr>
      </w:pPr>
      <w:r w:rsidRPr="00CC1BDF">
        <w:rPr>
          <w:rFonts w:cs="Times"/>
          <w:bCs/>
          <w:iCs/>
          <w:szCs w:val="20"/>
        </w:rPr>
        <w:t>UE does not expect one of the linked PDCCH candidates overlapping with an individual PDCCH candidate in spans except for the first span in a slot, when the candidates use the same set of CCEs in the same CORESET and have the same scrambling and DCI size.</w:t>
      </w:r>
    </w:p>
    <w:p w14:paraId="6D8B21B5" w14:textId="0A8D12E9" w:rsidR="00470EAA" w:rsidRDefault="00470EAA" w:rsidP="00470EAA">
      <w:pPr>
        <w:rPr>
          <w:lang w:eastAsia="x-none"/>
        </w:rPr>
      </w:pPr>
    </w:p>
    <w:p w14:paraId="611B3D06" w14:textId="5C365B5D" w:rsidR="00075D7B" w:rsidRDefault="00075D7B" w:rsidP="00470EAA">
      <w:pPr>
        <w:rPr>
          <w:lang w:eastAsia="x-none"/>
        </w:rPr>
      </w:pPr>
      <w:r>
        <w:rPr>
          <w:lang w:eastAsia="x-none"/>
        </w:rPr>
        <w:t xml:space="preserve">Final summary in </w:t>
      </w:r>
      <w:hyperlink r:id="rId810" w:history="1">
        <w:r w:rsidR="004371F4">
          <w:rPr>
            <w:rStyle w:val="Hyperlink"/>
            <w:lang w:eastAsia="x-none"/>
          </w:rPr>
          <w:t>R1-2202902</w:t>
        </w:r>
      </w:hyperlink>
      <w:r>
        <w:rPr>
          <w:lang w:eastAsia="x-none"/>
        </w:rPr>
        <w:t>.</w:t>
      </w:r>
    </w:p>
    <w:p w14:paraId="6D7F4DA3" w14:textId="77777777" w:rsidR="00944EDA" w:rsidRDefault="00944EDA" w:rsidP="00F014C9">
      <w:pPr>
        <w:rPr>
          <w:lang w:eastAsia="x-none"/>
        </w:rPr>
      </w:pPr>
    </w:p>
    <w:p w14:paraId="711B5C1D" w14:textId="77777777" w:rsidR="00944EDA" w:rsidRPr="00944EDA" w:rsidRDefault="00F014C9" w:rsidP="00251AE1">
      <w:pPr>
        <w:pBdr>
          <w:top w:val="single" w:sz="4" w:space="1" w:color="auto"/>
        </w:pBdr>
        <w:rPr>
          <w:rFonts w:cs="Times"/>
          <w:szCs w:val="20"/>
        </w:rPr>
      </w:pPr>
      <w:r w:rsidRPr="00944EDA">
        <w:rPr>
          <w:lang w:eastAsia="x-none"/>
        </w:rPr>
        <w:t xml:space="preserve">[108-e-R17-MIMO-03] </w:t>
      </w:r>
      <w:r w:rsidR="00944EDA" w:rsidRPr="00944EDA">
        <w:rPr>
          <w:rFonts w:cs="Times"/>
          <w:szCs w:val="20"/>
        </w:rPr>
        <w:t>– Keeth (Nokia)</w:t>
      </w:r>
    </w:p>
    <w:p w14:paraId="7FFA07A1" w14:textId="162052F6" w:rsidR="00F014C9" w:rsidRPr="00944EDA" w:rsidRDefault="00F014C9" w:rsidP="00F014C9">
      <w:pPr>
        <w:rPr>
          <w:lang w:eastAsia="x-none"/>
        </w:rPr>
      </w:pPr>
      <w:r w:rsidRPr="00944EDA">
        <w:rPr>
          <w:lang w:eastAsia="x-none"/>
        </w:rPr>
        <w:t xml:space="preserve">Email discussion for maintenance on </w:t>
      </w:r>
      <w:r w:rsidRPr="00944EDA">
        <w:rPr>
          <w:rFonts w:cs="Times"/>
          <w:szCs w:val="20"/>
        </w:rPr>
        <w:t>multi-TRP for PUCCH and PUSCH</w:t>
      </w:r>
    </w:p>
    <w:p w14:paraId="3603A745" w14:textId="77777777" w:rsidR="00F014C9" w:rsidRPr="00944EDA" w:rsidRDefault="00F014C9" w:rsidP="00F014C9">
      <w:pPr>
        <w:numPr>
          <w:ilvl w:val="0"/>
          <w:numId w:val="60"/>
        </w:numPr>
        <w:rPr>
          <w:lang w:eastAsia="x-none"/>
        </w:rPr>
      </w:pPr>
      <w:r w:rsidRPr="00944EDA">
        <w:rPr>
          <w:rFonts w:hint="eastAsia"/>
          <w:lang w:eastAsia="x-none"/>
        </w:rPr>
        <w:t>1</w:t>
      </w:r>
      <w:r w:rsidRPr="00944EDA">
        <w:rPr>
          <w:rFonts w:hint="eastAsia"/>
          <w:vertAlign w:val="superscript"/>
          <w:lang w:eastAsia="x-none"/>
        </w:rPr>
        <w:t>st</w:t>
      </w:r>
      <w:r w:rsidRPr="00944EDA">
        <w:rPr>
          <w:rFonts w:hint="eastAsia"/>
          <w:lang w:eastAsia="x-none"/>
        </w:rPr>
        <w:t xml:space="preserve"> check point: </w:t>
      </w:r>
      <w:r w:rsidRPr="00944EDA">
        <w:t>February</w:t>
      </w:r>
      <w:r w:rsidRPr="00944EDA">
        <w:rPr>
          <w:rFonts w:hint="eastAsia"/>
        </w:rPr>
        <w:t xml:space="preserve"> </w:t>
      </w:r>
      <w:r w:rsidRPr="00944EDA">
        <w:t>25</w:t>
      </w:r>
    </w:p>
    <w:p w14:paraId="4534DE9A" w14:textId="77777777" w:rsidR="00F014C9" w:rsidRPr="00944EDA" w:rsidRDefault="00F014C9" w:rsidP="00F014C9">
      <w:pPr>
        <w:numPr>
          <w:ilvl w:val="0"/>
          <w:numId w:val="60"/>
        </w:numPr>
        <w:rPr>
          <w:lang w:eastAsia="x-none"/>
        </w:rPr>
      </w:pPr>
      <w:r w:rsidRPr="00944EDA">
        <w:rPr>
          <w:lang w:eastAsia="x-none"/>
        </w:rPr>
        <w:t>Final</w:t>
      </w:r>
      <w:r w:rsidRPr="00944EDA">
        <w:rPr>
          <w:rFonts w:hint="eastAsia"/>
          <w:lang w:eastAsia="x-none"/>
        </w:rPr>
        <w:t xml:space="preserve"> check point: </w:t>
      </w:r>
      <w:r w:rsidRPr="00944EDA">
        <w:t>March 3</w:t>
      </w:r>
    </w:p>
    <w:p w14:paraId="73D7BDB5" w14:textId="05766D6F" w:rsidR="00944EDA" w:rsidRPr="00944EDA" w:rsidRDefault="002328C4" w:rsidP="00944EDA">
      <w:pPr>
        <w:rPr>
          <w:b/>
          <w:bCs/>
          <w:lang w:eastAsia="x-none"/>
        </w:rPr>
      </w:pPr>
      <w:hyperlink r:id="rId811" w:history="1">
        <w:r w:rsidR="004371F4">
          <w:rPr>
            <w:rStyle w:val="Hyperlink"/>
            <w:b/>
            <w:bCs/>
            <w:lang w:eastAsia="x-none"/>
          </w:rPr>
          <w:t>R1-2202636</w:t>
        </w:r>
      </w:hyperlink>
      <w:r w:rsidR="00944EDA" w:rsidRPr="00944EDA">
        <w:rPr>
          <w:b/>
          <w:bCs/>
          <w:lang w:eastAsia="x-none"/>
        </w:rPr>
        <w:tab/>
        <w:t>Summary #1 for mTRP PUCCH/PUSCH Enhancements</w:t>
      </w:r>
      <w:r w:rsidR="00944EDA" w:rsidRPr="00944EDA">
        <w:rPr>
          <w:b/>
          <w:bCs/>
          <w:lang w:eastAsia="x-none"/>
        </w:rPr>
        <w:tab/>
        <w:t>Moderator (Nokia)</w:t>
      </w:r>
    </w:p>
    <w:p w14:paraId="7AAD9222" w14:textId="573C4229" w:rsidR="00944EDA" w:rsidRDefault="00944EDA" w:rsidP="00944EDA">
      <w:pPr>
        <w:rPr>
          <w:lang w:eastAsia="x-none"/>
        </w:rPr>
      </w:pPr>
      <w:r w:rsidRPr="00944EDA">
        <w:rPr>
          <w:b/>
          <w:bCs/>
          <w:lang w:eastAsia="x-none"/>
        </w:rPr>
        <w:t>Decision:</w:t>
      </w:r>
      <w:r>
        <w:rPr>
          <w:lang w:eastAsia="x-none"/>
        </w:rPr>
        <w:t xml:space="preserve"> As per email decision  posted on Feb 24</w:t>
      </w:r>
      <w:r w:rsidRPr="00944EDA">
        <w:rPr>
          <w:vertAlign w:val="superscript"/>
          <w:lang w:eastAsia="x-none"/>
        </w:rPr>
        <w:t>th</w:t>
      </w:r>
      <w:r>
        <w:rPr>
          <w:lang w:eastAsia="x-none"/>
        </w:rPr>
        <w:t>,</w:t>
      </w:r>
    </w:p>
    <w:p w14:paraId="7DC3A939" w14:textId="77777777" w:rsidR="00944EDA" w:rsidRPr="00944EDA" w:rsidRDefault="00944EDA" w:rsidP="00944EDA">
      <w:pPr>
        <w:rPr>
          <w:bCs/>
          <w:highlight w:val="green"/>
          <w:lang w:eastAsia="x-none"/>
        </w:rPr>
      </w:pPr>
      <w:r w:rsidRPr="00944EDA">
        <w:rPr>
          <w:bCs/>
          <w:highlight w:val="green"/>
          <w:lang w:eastAsia="x-none"/>
        </w:rPr>
        <w:t>Agreement</w:t>
      </w:r>
    </w:p>
    <w:p w14:paraId="563FE3D8" w14:textId="7A0737B9" w:rsidR="00944EDA" w:rsidRPr="006B2660" w:rsidRDefault="00944EDA" w:rsidP="00944EDA">
      <w:pPr>
        <w:rPr>
          <w:rFonts w:cs="Times"/>
          <w:szCs w:val="20"/>
        </w:rPr>
      </w:pPr>
      <w:r w:rsidRPr="006B2660">
        <w:rPr>
          <w:rFonts w:cs="Times"/>
          <w:szCs w:val="20"/>
        </w:rPr>
        <w:t xml:space="preserve">The text proposals in section 1 of </w:t>
      </w:r>
      <w:hyperlink r:id="rId812" w:history="1">
        <w:r w:rsidR="004371F4">
          <w:rPr>
            <w:rStyle w:val="Hyperlink"/>
            <w:rFonts w:cs="Times"/>
            <w:szCs w:val="20"/>
          </w:rPr>
          <w:t>R1-2202636</w:t>
        </w:r>
      </w:hyperlink>
      <w:r w:rsidRPr="006B2660">
        <w:rPr>
          <w:rFonts w:cs="Times"/>
          <w:szCs w:val="20"/>
        </w:rPr>
        <w:t xml:space="preserve"> (for issues 6, 9, 10, 11, 13, 15) are endorsed for the editors CRs (38.213 and 38.214).</w:t>
      </w:r>
    </w:p>
    <w:p w14:paraId="0002ADB7" w14:textId="77777777" w:rsidR="00944EDA" w:rsidRDefault="00944EDA" w:rsidP="00944EDA">
      <w:pPr>
        <w:rPr>
          <w:lang w:eastAsia="x-none"/>
        </w:rPr>
      </w:pPr>
    </w:p>
    <w:p w14:paraId="0D9EEC06" w14:textId="59B1758C" w:rsidR="00F014C9" w:rsidRPr="00AC29BA" w:rsidRDefault="002328C4" w:rsidP="00944EDA">
      <w:pPr>
        <w:rPr>
          <w:b/>
          <w:bCs/>
          <w:lang w:eastAsia="x-none"/>
        </w:rPr>
      </w:pPr>
      <w:hyperlink r:id="rId813" w:history="1">
        <w:r w:rsidR="004371F4">
          <w:rPr>
            <w:rStyle w:val="Hyperlink"/>
            <w:b/>
            <w:bCs/>
            <w:lang w:eastAsia="x-none"/>
          </w:rPr>
          <w:t>R1-2202637</w:t>
        </w:r>
      </w:hyperlink>
      <w:r w:rsidR="00944EDA" w:rsidRPr="00AC29BA">
        <w:rPr>
          <w:b/>
          <w:bCs/>
          <w:lang w:eastAsia="x-none"/>
        </w:rPr>
        <w:tab/>
        <w:t>Summary #2 for mTRP PUCCH/PUSCH Enhancements</w:t>
      </w:r>
      <w:r w:rsidR="00944EDA" w:rsidRPr="00AC29BA">
        <w:rPr>
          <w:b/>
          <w:bCs/>
          <w:lang w:eastAsia="x-none"/>
        </w:rPr>
        <w:tab/>
        <w:t>Moderator (Nokia)</w:t>
      </w:r>
    </w:p>
    <w:p w14:paraId="26DC5E81" w14:textId="5410199C" w:rsidR="00AC29BA" w:rsidRDefault="00AC29BA" w:rsidP="00AC29BA">
      <w:pPr>
        <w:rPr>
          <w:lang w:eastAsia="x-none"/>
        </w:rPr>
      </w:pPr>
      <w:r w:rsidRPr="00944EDA">
        <w:rPr>
          <w:b/>
          <w:bCs/>
          <w:lang w:eastAsia="x-none"/>
        </w:rPr>
        <w:t>Decision:</w:t>
      </w:r>
      <w:r>
        <w:rPr>
          <w:lang w:eastAsia="x-none"/>
        </w:rPr>
        <w:t xml:space="preserve"> As per email decision  posted on Feb 2</w:t>
      </w:r>
      <w:r w:rsidR="00087916">
        <w:rPr>
          <w:lang w:eastAsia="x-none"/>
        </w:rPr>
        <w:t>8</w:t>
      </w:r>
      <w:r w:rsidRPr="00944EDA">
        <w:rPr>
          <w:vertAlign w:val="superscript"/>
          <w:lang w:eastAsia="x-none"/>
        </w:rPr>
        <w:t>th</w:t>
      </w:r>
      <w:r>
        <w:rPr>
          <w:lang w:eastAsia="x-none"/>
        </w:rPr>
        <w:t>,</w:t>
      </w:r>
    </w:p>
    <w:p w14:paraId="6F224F15" w14:textId="77777777" w:rsidR="00AC29BA" w:rsidRPr="00944EDA" w:rsidRDefault="00AC29BA" w:rsidP="00AC29BA">
      <w:pPr>
        <w:rPr>
          <w:bCs/>
          <w:highlight w:val="green"/>
          <w:lang w:eastAsia="x-none"/>
        </w:rPr>
      </w:pPr>
      <w:r w:rsidRPr="00944EDA">
        <w:rPr>
          <w:bCs/>
          <w:highlight w:val="green"/>
          <w:lang w:eastAsia="x-none"/>
        </w:rPr>
        <w:t>Agreement</w:t>
      </w:r>
    </w:p>
    <w:p w14:paraId="3608A7CD" w14:textId="778B26F6" w:rsidR="00087916" w:rsidRPr="006B2660" w:rsidRDefault="00087916" w:rsidP="00087916">
      <w:pPr>
        <w:rPr>
          <w:rFonts w:cs="Times"/>
          <w:szCs w:val="20"/>
        </w:rPr>
      </w:pPr>
      <w:r>
        <w:rPr>
          <w:lang w:eastAsia="x-none"/>
        </w:rPr>
        <w:t xml:space="preserve">The two text proposals in section 1 of </w:t>
      </w:r>
      <w:hyperlink r:id="rId814" w:history="1">
        <w:r w:rsidR="004371F4">
          <w:rPr>
            <w:rStyle w:val="Hyperlink"/>
            <w:lang w:eastAsia="x-none"/>
          </w:rPr>
          <w:t>R1-2202637</w:t>
        </w:r>
      </w:hyperlink>
      <w:r>
        <w:rPr>
          <w:lang w:eastAsia="x-none"/>
        </w:rPr>
        <w:t xml:space="preserve"> </w:t>
      </w:r>
      <w:r w:rsidRPr="006B2660">
        <w:rPr>
          <w:rFonts w:cs="Times"/>
          <w:szCs w:val="20"/>
        </w:rPr>
        <w:t>are endorsed for the editors CRs (38.213 and 38.21</w:t>
      </w:r>
      <w:r>
        <w:rPr>
          <w:rFonts w:cs="Times"/>
          <w:szCs w:val="20"/>
        </w:rPr>
        <w:t>2</w:t>
      </w:r>
      <w:r w:rsidRPr="006B2660">
        <w:rPr>
          <w:rFonts w:cs="Times"/>
          <w:szCs w:val="20"/>
        </w:rPr>
        <w:t>).</w:t>
      </w:r>
    </w:p>
    <w:p w14:paraId="4D927580" w14:textId="764453D6" w:rsidR="00944EDA" w:rsidRDefault="00944EDA" w:rsidP="00944EDA">
      <w:pPr>
        <w:rPr>
          <w:lang w:eastAsia="x-none"/>
        </w:rPr>
      </w:pPr>
    </w:p>
    <w:p w14:paraId="36513760" w14:textId="64C61BD7" w:rsidR="00251AE1" w:rsidRDefault="00251AE1" w:rsidP="00944EDA">
      <w:pPr>
        <w:rPr>
          <w:lang w:eastAsia="x-none"/>
        </w:rPr>
      </w:pPr>
    </w:p>
    <w:p w14:paraId="3ECF3BB5" w14:textId="7865A0FE" w:rsidR="000C1A20" w:rsidRDefault="002328C4" w:rsidP="00251AE1">
      <w:pPr>
        <w:rPr>
          <w:b/>
          <w:bCs/>
          <w:lang w:eastAsia="x-none"/>
        </w:rPr>
      </w:pPr>
      <w:hyperlink r:id="rId815" w:history="1">
        <w:r w:rsidR="004371F4">
          <w:rPr>
            <w:rStyle w:val="Hyperlink"/>
            <w:b/>
            <w:bCs/>
            <w:lang w:eastAsia="x-none"/>
          </w:rPr>
          <w:t>R1-2202902</w:t>
        </w:r>
      </w:hyperlink>
      <w:r w:rsidR="000C1A20" w:rsidRPr="00F75694">
        <w:rPr>
          <w:b/>
          <w:bCs/>
          <w:lang w:eastAsia="x-none"/>
        </w:rPr>
        <w:tab/>
        <w:t>Summary #3 for mTRP PUCCH/PUSCH Enhancements</w:t>
      </w:r>
      <w:r w:rsidR="000C1A20" w:rsidRPr="00F75694">
        <w:rPr>
          <w:b/>
          <w:bCs/>
          <w:lang w:eastAsia="x-none"/>
        </w:rPr>
        <w:tab/>
        <w:t>Moderator (Nokia)</w:t>
      </w:r>
    </w:p>
    <w:p w14:paraId="1BF2AF9F" w14:textId="16A1232D" w:rsidR="00251AE1" w:rsidRDefault="00251AE1" w:rsidP="00251AE1">
      <w:pPr>
        <w:rPr>
          <w:lang w:eastAsia="x-none"/>
        </w:rPr>
      </w:pPr>
      <w:r w:rsidRPr="00944EDA">
        <w:rPr>
          <w:b/>
          <w:bCs/>
          <w:lang w:eastAsia="x-none"/>
        </w:rPr>
        <w:t>Decision:</w:t>
      </w:r>
      <w:r>
        <w:rPr>
          <w:lang w:eastAsia="x-none"/>
        </w:rPr>
        <w:t xml:space="preserve"> As per email decision  posted on Mar 3</w:t>
      </w:r>
      <w:r w:rsidRPr="00251AE1">
        <w:rPr>
          <w:vertAlign w:val="superscript"/>
          <w:lang w:eastAsia="x-none"/>
        </w:rPr>
        <w:t>rd</w:t>
      </w:r>
      <w:r>
        <w:rPr>
          <w:lang w:eastAsia="x-none"/>
        </w:rPr>
        <w:t>,</w:t>
      </w:r>
    </w:p>
    <w:p w14:paraId="1F26E944" w14:textId="2276D2F9" w:rsidR="00251AE1" w:rsidRDefault="00251AE1" w:rsidP="00944EDA">
      <w:pPr>
        <w:rPr>
          <w:lang w:val="en-US" w:eastAsia="zh-CN"/>
        </w:rPr>
      </w:pPr>
      <w:r>
        <w:rPr>
          <w:highlight w:val="green"/>
          <w:lang w:val="en-US" w:eastAsia="zh-CN"/>
        </w:rPr>
        <w:t>Agreement</w:t>
      </w:r>
    </w:p>
    <w:p w14:paraId="43886409" w14:textId="5A4C1B7F" w:rsidR="00F75694" w:rsidRPr="00F75694" w:rsidRDefault="00F75694" w:rsidP="00944EDA">
      <w:pPr>
        <w:rPr>
          <w:rFonts w:cs="Times"/>
          <w:szCs w:val="20"/>
        </w:rPr>
      </w:pPr>
      <w:r>
        <w:rPr>
          <w:lang w:eastAsia="x-none"/>
        </w:rPr>
        <w:t xml:space="preserve">The three text proposals in section 1 of </w:t>
      </w:r>
      <w:hyperlink r:id="rId816" w:history="1">
        <w:r w:rsidR="004371F4">
          <w:rPr>
            <w:rStyle w:val="Hyperlink"/>
            <w:lang w:eastAsia="x-none"/>
          </w:rPr>
          <w:t>R1-2202902</w:t>
        </w:r>
      </w:hyperlink>
      <w:r>
        <w:rPr>
          <w:lang w:eastAsia="x-none"/>
        </w:rPr>
        <w:t xml:space="preserve"> </w:t>
      </w:r>
      <w:r w:rsidRPr="006B2660">
        <w:rPr>
          <w:rFonts w:cs="Times"/>
          <w:szCs w:val="20"/>
        </w:rPr>
        <w:t>are endorsed for the editors CRs (38.213 and 38.21</w:t>
      </w:r>
      <w:r>
        <w:rPr>
          <w:rFonts w:cs="Times"/>
          <w:szCs w:val="20"/>
        </w:rPr>
        <w:t>4</w:t>
      </w:r>
      <w:r w:rsidRPr="006B2660">
        <w:rPr>
          <w:rFonts w:cs="Times"/>
          <w:szCs w:val="20"/>
        </w:rPr>
        <w:t>).</w:t>
      </w:r>
    </w:p>
    <w:p w14:paraId="098CC9AF" w14:textId="77777777" w:rsidR="006B480F" w:rsidRDefault="006B480F" w:rsidP="004361BD">
      <w:pPr>
        <w:pStyle w:val="Heading4"/>
      </w:pPr>
      <w:bookmarkStart w:id="68" w:name="_Toc95481757"/>
      <w:bookmarkStart w:id="69" w:name="_Toc98334396"/>
      <w:r w:rsidRPr="00540963">
        <w:t>Enhancements on Multi-TRP inter-cell operation</w:t>
      </w:r>
      <w:bookmarkEnd w:id="68"/>
      <w:bookmarkEnd w:id="69"/>
    </w:p>
    <w:p w14:paraId="18722A03" w14:textId="73F4A9D0" w:rsidR="006B480F" w:rsidRDefault="002328C4" w:rsidP="006B480F">
      <w:pPr>
        <w:rPr>
          <w:lang w:eastAsia="x-none"/>
        </w:rPr>
      </w:pPr>
      <w:hyperlink r:id="rId817" w:history="1">
        <w:r w:rsidR="004371F4">
          <w:rPr>
            <w:rStyle w:val="Hyperlink"/>
            <w:lang w:eastAsia="x-none"/>
          </w:rPr>
          <w:t>R1-2200931</w:t>
        </w:r>
      </w:hyperlink>
      <w:r w:rsidR="006B480F">
        <w:rPr>
          <w:lang w:eastAsia="x-none"/>
        </w:rPr>
        <w:tab/>
        <w:t>Remaining issues on inter-cell multi-TRP operation in Rel-17</w:t>
      </w:r>
      <w:r w:rsidR="006B480F">
        <w:rPr>
          <w:lang w:eastAsia="x-none"/>
        </w:rPr>
        <w:tab/>
        <w:t>Huawei, HiSilicon</w:t>
      </w:r>
    </w:p>
    <w:p w14:paraId="6EC264BE" w14:textId="62D0E7FB" w:rsidR="006B480F" w:rsidRDefault="002328C4" w:rsidP="006B480F">
      <w:pPr>
        <w:rPr>
          <w:lang w:eastAsia="x-none"/>
        </w:rPr>
      </w:pPr>
      <w:hyperlink r:id="rId818" w:history="1">
        <w:r w:rsidR="004371F4">
          <w:rPr>
            <w:rStyle w:val="Hyperlink"/>
            <w:lang w:eastAsia="x-none"/>
          </w:rPr>
          <w:t>R1-2200993</w:t>
        </w:r>
      </w:hyperlink>
      <w:r w:rsidR="006B480F">
        <w:rPr>
          <w:lang w:eastAsia="x-none"/>
        </w:rPr>
        <w:tab/>
        <w:t>Inter-cell multi-TRP operation</w:t>
      </w:r>
      <w:r w:rsidR="006B480F">
        <w:rPr>
          <w:lang w:eastAsia="x-none"/>
        </w:rPr>
        <w:tab/>
        <w:t>FUTUREWEI</w:t>
      </w:r>
    </w:p>
    <w:p w14:paraId="329FBAF2" w14:textId="6B2F8280" w:rsidR="006B480F" w:rsidRDefault="002328C4" w:rsidP="006B480F">
      <w:pPr>
        <w:rPr>
          <w:lang w:eastAsia="x-none"/>
        </w:rPr>
      </w:pPr>
      <w:hyperlink r:id="rId819" w:history="1">
        <w:r w:rsidR="004371F4">
          <w:rPr>
            <w:rStyle w:val="Hyperlink"/>
            <w:lang w:eastAsia="x-none"/>
          </w:rPr>
          <w:t>R1-2201080</w:t>
        </w:r>
      </w:hyperlink>
      <w:r w:rsidR="006B480F">
        <w:rPr>
          <w:lang w:eastAsia="x-none"/>
        </w:rPr>
        <w:tab/>
        <w:t>Maintenance on inter-cell MTRP operation</w:t>
      </w:r>
      <w:r w:rsidR="006B480F">
        <w:rPr>
          <w:lang w:eastAsia="x-none"/>
        </w:rPr>
        <w:tab/>
        <w:t>vivo</w:t>
      </w:r>
    </w:p>
    <w:p w14:paraId="34D39B60" w14:textId="7A1981D0" w:rsidR="006B480F" w:rsidRDefault="002328C4" w:rsidP="006B480F">
      <w:pPr>
        <w:rPr>
          <w:lang w:eastAsia="x-none"/>
        </w:rPr>
      </w:pPr>
      <w:hyperlink r:id="rId820" w:history="1">
        <w:r w:rsidR="004371F4">
          <w:rPr>
            <w:rStyle w:val="Hyperlink"/>
            <w:lang w:eastAsia="x-none"/>
          </w:rPr>
          <w:t>R1-2201187</w:t>
        </w:r>
      </w:hyperlink>
      <w:r w:rsidR="006B480F">
        <w:rPr>
          <w:lang w:eastAsia="x-none"/>
        </w:rPr>
        <w:tab/>
        <w:t>Remaining issues on multi-TRP inter-cell operation</w:t>
      </w:r>
      <w:r w:rsidR="006B480F">
        <w:rPr>
          <w:lang w:eastAsia="x-none"/>
        </w:rPr>
        <w:tab/>
        <w:t>ZTE</w:t>
      </w:r>
    </w:p>
    <w:p w14:paraId="34FC73F6" w14:textId="79EED95F" w:rsidR="006B480F" w:rsidRDefault="002328C4" w:rsidP="006B480F">
      <w:pPr>
        <w:rPr>
          <w:lang w:eastAsia="x-none"/>
        </w:rPr>
      </w:pPr>
      <w:hyperlink r:id="rId821" w:history="1">
        <w:r w:rsidR="004371F4">
          <w:rPr>
            <w:rStyle w:val="Hyperlink"/>
            <w:lang w:eastAsia="x-none"/>
          </w:rPr>
          <w:t>R1-2201225</w:t>
        </w:r>
      </w:hyperlink>
      <w:r w:rsidR="006B480F">
        <w:rPr>
          <w:lang w:eastAsia="x-none"/>
        </w:rPr>
        <w:tab/>
        <w:t>Enhancement on inter-cell multi-TRP operation</w:t>
      </w:r>
      <w:r w:rsidR="006B480F">
        <w:rPr>
          <w:lang w:eastAsia="x-none"/>
        </w:rPr>
        <w:tab/>
        <w:t>OPPO</w:t>
      </w:r>
    </w:p>
    <w:p w14:paraId="53F98626" w14:textId="2686DF9A" w:rsidR="006B480F" w:rsidRDefault="002328C4" w:rsidP="006B480F">
      <w:pPr>
        <w:rPr>
          <w:lang w:eastAsia="x-none"/>
        </w:rPr>
      </w:pPr>
      <w:hyperlink r:id="rId822" w:history="1">
        <w:r w:rsidR="004371F4">
          <w:rPr>
            <w:rStyle w:val="Hyperlink"/>
            <w:lang w:eastAsia="x-none"/>
          </w:rPr>
          <w:t>R1-2201330</w:t>
        </w:r>
      </w:hyperlink>
      <w:r w:rsidR="006B480F">
        <w:rPr>
          <w:lang w:eastAsia="x-none"/>
        </w:rPr>
        <w:tab/>
        <w:t>Discussion on remaining issues on inter-cell operation for multi-TRP/panel</w:t>
      </w:r>
      <w:r w:rsidR="006B480F">
        <w:rPr>
          <w:lang w:eastAsia="x-none"/>
        </w:rPr>
        <w:tab/>
        <w:t>CATT</w:t>
      </w:r>
    </w:p>
    <w:p w14:paraId="269C3B38" w14:textId="63236F20" w:rsidR="006B480F" w:rsidRDefault="002328C4" w:rsidP="006B480F">
      <w:pPr>
        <w:rPr>
          <w:lang w:eastAsia="x-none"/>
        </w:rPr>
      </w:pPr>
      <w:hyperlink r:id="rId823" w:history="1">
        <w:r w:rsidR="004371F4">
          <w:rPr>
            <w:rStyle w:val="Hyperlink"/>
            <w:lang w:eastAsia="x-none"/>
          </w:rPr>
          <w:t>R1-2201428</w:t>
        </w:r>
      </w:hyperlink>
      <w:r w:rsidR="006B480F">
        <w:rPr>
          <w:lang w:eastAsia="x-none"/>
        </w:rPr>
        <w:tab/>
        <w:t>Enhancements on Multi-TRP inter-cell operation</w:t>
      </w:r>
      <w:r w:rsidR="006B480F">
        <w:rPr>
          <w:lang w:eastAsia="x-none"/>
        </w:rPr>
        <w:tab/>
        <w:t>Lenovo, Motorola Mobility</w:t>
      </w:r>
    </w:p>
    <w:p w14:paraId="52989DE6" w14:textId="69B45FA4" w:rsidR="006B480F" w:rsidRDefault="002328C4" w:rsidP="006B480F">
      <w:pPr>
        <w:rPr>
          <w:lang w:eastAsia="x-none"/>
        </w:rPr>
      </w:pPr>
      <w:hyperlink r:id="rId824" w:history="1">
        <w:r w:rsidR="004371F4">
          <w:rPr>
            <w:rStyle w:val="Hyperlink"/>
            <w:lang w:eastAsia="x-none"/>
          </w:rPr>
          <w:t>R1-2201465</w:t>
        </w:r>
      </w:hyperlink>
      <w:r w:rsidR="006B480F">
        <w:rPr>
          <w:lang w:eastAsia="x-none"/>
        </w:rPr>
        <w:tab/>
        <w:t>Remaining issues on inter-cell multi-TRP operation</w:t>
      </w:r>
      <w:r w:rsidR="006B480F">
        <w:rPr>
          <w:lang w:eastAsia="x-none"/>
        </w:rPr>
        <w:tab/>
        <w:t>NTT DOCOMO, INC.</w:t>
      </w:r>
    </w:p>
    <w:p w14:paraId="43EE5021" w14:textId="4690A853" w:rsidR="006B480F" w:rsidRDefault="002328C4" w:rsidP="006B480F">
      <w:pPr>
        <w:rPr>
          <w:lang w:eastAsia="x-none"/>
        </w:rPr>
      </w:pPr>
      <w:hyperlink r:id="rId825" w:history="1">
        <w:r w:rsidR="004371F4">
          <w:rPr>
            <w:rStyle w:val="Hyperlink"/>
            <w:lang w:eastAsia="x-none"/>
          </w:rPr>
          <w:t>R1-2201536</w:t>
        </w:r>
      </w:hyperlink>
      <w:r w:rsidR="006B480F">
        <w:rPr>
          <w:lang w:eastAsia="x-none"/>
        </w:rPr>
        <w:tab/>
        <w:t>Discussion on enhancements on multi-TRP inter-cell operation</w:t>
      </w:r>
      <w:r w:rsidR="006B480F">
        <w:rPr>
          <w:lang w:eastAsia="x-none"/>
        </w:rPr>
        <w:tab/>
        <w:t>Spreadtrum Communications</w:t>
      </w:r>
    </w:p>
    <w:p w14:paraId="2884D815" w14:textId="16FCE288" w:rsidR="006B480F" w:rsidRDefault="002328C4" w:rsidP="006B480F">
      <w:pPr>
        <w:rPr>
          <w:lang w:eastAsia="x-none"/>
        </w:rPr>
      </w:pPr>
      <w:hyperlink r:id="rId826" w:history="1">
        <w:r w:rsidR="004371F4">
          <w:rPr>
            <w:rStyle w:val="Hyperlink"/>
            <w:lang w:eastAsia="x-none"/>
          </w:rPr>
          <w:t>R1-2201569</w:t>
        </w:r>
      </w:hyperlink>
      <w:r w:rsidR="006B480F">
        <w:rPr>
          <w:lang w:eastAsia="x-none"/>
        </w:rPr>
        <w:tab/>
        <w:t>Enhancements on Multi-TRP inter-cell operation</w:t>
      </w:r>
      <w:r w:rsidR="006B480F">
        <w:rPr>
          <w:lang w:eastAsia="x-none"/>
        </w:rPr>
        <w:tab/>
        <w:t>LG Electronics</w:t>
      </w:r>
    </w:p>
    <w:p w14:paraId="0B626C28" w14:textId="7F667C4C" w:rsidR="006B480F" w:rsidRDefault="002328C4" w:rsidP="006B480F">
      <w:pPr>
        <w:rPr>
          <w:lang w:eastAsia="x-none"/>
        </w:rPr>
      </w:pPr>
      <w:hyperlink r:id="rId827" w:history="1">
        <w:r w:rsidR="004371F4">
          <w:rPr>
            <w:rStyle w:val="Hyperlink"/>
            <w:lang w:eastAsia="x-none"/>
          </w:rPr>
          <w:t>R1-2201621</w:t>
        </w:r>
      </w:hyperlink>
      <w:r w:rsidR="006B480F">
        <w:rPr>
          <w:lang w:eastAsia="x-none"/>
        </w:rPr>
        <w:tab/>
        <w:t>Finalizing Multi-TRP inter-cell operation</w:t>
      </w:r>
      <w:r w:rsidR="006B480F">
        <w:rPr>
          <w:lang w:eastAsia="x-none"/>
        </w:rPr>
        <w:tab/>
        <w:t>Ericsson</w:t>
      </w:r>
    </w:p>
    <w:p w14:paraId="59DBFBCB" w14:textId="4579A5BE" w:rsidR="006B480F" w:rsidRDefault="002328C4" w:rsidP="006B480F">
      <w:pPr>
        <w:rPr>
          <w:lang w:eastAsia="x-none"/>
        </w:rPr>
      </w:pPr>
      <w:hyperlink r:id="rId828" w:history="1">
        <w:r w:rsidR="004371F4">
          <w:rPr>
            <w:rStyle w:val="Hyperlink"/>
            <w:lang w:eastAsia="x-none"/>
          </w:rPr>
          <w:t>R1-2201684</w:t>
        </w:r>
      </w:hyperlink>
      <w:r w:rsidR="006B480F">
        <w:rPr>
          <w:lang w:eastAsia="x-none"/>
        </w:rPr>
        <w:tab/>
        <w:t>Maintenance of multi-TRP inter-cell operation</w:t>
      </w:r>
      <w:r w:rsidR="006B480F">
        <w:rPr>
          <w:lang w:eastAsia="x-none"/>
        </w:rPr>
        <w:tab/>
        <w:t>Intel Corporation</w:t>
      </w:r>
    </w:p>
    <w:p w14:paraId="67577C9A" w14:textId="33619F06" w:rsidR="006B480F" w:rsidRDefault="002328C4" w:rsidP="006B480F">
      <w:pPr>
        <w:rPr>
          <w:lang w:eastAsia="x-none"/>
        </w:rPr>
      </w:pPr>
      <w:hyperlink r:id="rId829" w:history="1">
        <w:r w:rsidR="004371F4">
          <w:rPr>
            <w:rStyle w:val="Hyperlink"/>
            <w:lang w:eastAsia="x-none"/>
          </w:rPr>
          <w:t>R1-2201760</w:t>
        </w:r>
      </w:hyperlink>
      <w:r w:rsidR="006B480F">
        <w:rPr>
          <w:lang w:eastAsia="x-none"/>
        </w:rPr>
        <w:tab/>
        <w:t>Views on Rel-17 Inter-cell multi-TRP operation</w:t>
      </w:r>
      <w:r w:rsidR="006B480F">
        <w:rPr>
          <w:lang w:eastAsia="x-none"/>
        </w:rPr>
        <w:tab/>
        <w:t>Apple</w:t>
      </w:r>
    </w:p>
    <w:p w14:paraId="22540254" w14:textId="6A9CD05D" w:rsidR="006B480F" w:rsidRDefault="002328C4" w:rsidP="006B480F">
      <w:pPr>
        <w:rPr>
          <w:lang w:eastAsia="x-none"/>
        </w:rPr>
      </w:pPr>
      <w:hyperlink r:id="rId830" w:history="1">
        <w:r w:rsidR="004371F4">
          <w:rPr>
            <w:rStyle w:val="Hyperlink"/>
            <w:lang w:eastAsia="x-none"/>
          </w:rPr>
          <w:t>R1-2201846</w:t>
        </w:r>
      </w:hyperlink>
      <w:r w:rsidR="006B480F">
        <w:rPr>
          <w:lang w:eastAsia="x-none"/>
        </w:rPr>
        <w:tab/>
        <w:t>Remaining issues of enhancements on Multi-TRP inter-cell operation</w:t>
      </w:r>
      <w:r w:rsidR="006B480F">
        <w:rPr>
          <w:lang w:eastAsia="x-none"/>
        </w:rPr>
        <w:tab/>
        <w:t>CMCC</w:t>
      </w:r>
    </w:p>
    <w:p w14:paraId="0BEA16F4" w14:textId="07F41A6C" w:rsidR="006B480F" w:rsidRDefault="002328C4" w:rsidP="006B480F">
      <w:pPr>
        <w:rPr>
          <w:lang w:eastAsia="x-none"/>
        </w:rPr>
      </w:pPr>
      <w:hyperlink r:id="rId831" w:history="1">
        <w:r w:rsidR="004371F4">
          <w:rPr>
            <w:rStyle w:val="Hyperlink"/>
            <w:lang w:eastAsia="x-none"/>
          </w:rPr>
          <w:t>R1-2201941</w:t>
        </w:r>
      </w:hyperlink>
      <w:r w:rsidR="006B480F">
        <w:rPr>
          <w:lang w:eastAsia="x-none"/>
        </w:rPr>
        <w:tab/>
        <w:t>Maintenance on multi-TRP Inter-cell Operation</w:t>
      </w:r>
      <w:r w:rsidR="006B480F">
        <w:rPr>
          <w:lang w:eastAsia="x-none"/>
        </w:rPr>
        <w:tab/>
        <w:t>Xiaomi</w:t>
      </w:r>
    </w:p>
    <w:p w14:paraId="2E7F383A" w14:textId="4499D99E" w:rsidR="006B480F" w:rsidRDefault="002328C4" w:rsidP="006B480F">
      <w:pPr>
        <w:rPr>
          <w:lang w:eastAsia="x-none"/>
        </w:rPr>
      </w:pPr>
      <w:hyperlink r:id="rId832" w:history="1">
        <w:r w:rsidR="004371F4">
          <w:rPr>
            <w:rStyle w:val="Hyperlink"/>
            <w:lang w:eastAsia="x-none"/>
          </w:rPr>
          <w:t>R1-2201998</w:t>
        </w:r>
      </w:hyperlink>
      <w:r w:rsidR="006B480F">
        <w:rPr>
          <w:lang w:eastAsia="x-none"/>
        </w:rPr>
        <w:tab/>
        <w:t>Maintenance on Rel-17 Inter-cell Multi-TRP</w:t>
      </w:r>
      <w:r w:rsidR="006B480F">
        <w:rPr>
          <w:lang w:eastAsia="x-none"/>
        </w:rPr>
        <w:tab/>
        <w:t>Samsung</w:t>
      </w:r>
    </w:p>
    <w:p w14:paraId="619CDBA4" w14:textId="5F6E8006" w:rsidR="006B480F" w:rsidRDefault="002328C4" w:rsidP="006B480F">
      <w:pPr>
        <w:rPr>
          <w:lang w:eastAsia="x-none"/>
        </w:rPr>
      </w:pPr>
      <w:hyperlink r:id="rId833" w:history="1">
        <w:r w:rsidR="004371F4">
          <w:rPr>
            <w:rStyle w:val="Hyperlink"/>
            <w:lang w:eastAsia="x-none"/>
          </w:rPr>
          <w:t>R1-2202124</w:t>
        </w:r>
      </w:hyperlink>
      <w:r w:rsidR="006B480F">
        <w:rPr>
          <w:lang w:eastAsia="x-none"/>
        </w:rPr>
        <w:tab/>
        <w:t>Remaining details of Multi-TRP inter-cell operation</w:t>
      </w:r>
      <w:r w:rsidR="006B480F">
        <w:rPr>
          <w:lang w:eastAsia="x-none"/>
        </w:rPr>
        <w:tab/>
        <w:t>Qualcomm Incorporated</w:t>
      </w:r>
    </w:p>
    <w:p w14:paraId="59A302DC" w14:textId="7533E239" w:rsidR="006B480F" w:rsidRDefault="002328C4" w:rsidP="006B480F">
      <w:pPr>
        <w:rPr>
          <w:lang w:eastAsia="x-none"/>
        </w:rPr>
      </w:pPr>
      <w:hyperlink r:id="rId834" w:history="1">
        <w:r w:rsidR="004371F4">
          <w:rPr>
            <w:rStyle w:val="Hyperlink"/>
            <w:lang w:eastAsia="x-none"/>
          </w:rPr>
          <w:t>R1-2202318</w:t>
        </w:r>
      </w:hyperlink>
      <w:r w:rsidR="006B480F">
        <w:rPr>
          <w:lang w:eastAsia="x-none"/>
        </w:rPr>
        <w:tab/>
        <w:t>Maintenance of enhancements enabling inter-cell multi-TRP operations</w:t>
      </w:r>
      <w:r w:rsidR="006B480F">
        <w:rPr>
          <w:lang w:eastAsia="x-none"/>
        </w:rPr>
        <w:tab/>
        <w:t>Nokia, Nokia Shanghai Bell</w:t>
      </w:r>
    </w:p>
    <w:p w14:paraId="27F2D50B" w14:textId="29E3D898" w:rsidR="005E1692" w:rsidRDefault="005E1692" w:rsidP="006B480F">
      <w:pPr>
        <w:rPr>
          <w:lang w:eastAsia="x-none"/>
        </w:rPr>
      </w:pPr>
    </w:p>
    <w:p w14:paraId="4351CC80" w14:textId="77777777" w:rsidR="005E1692" w:rsidRPr="005E1692" w:rsidRDefault="005E1692" w:rsidP="005E1692">
      <w:r w:rsidRPr="005E1692">
        <w:rPr>
          <w:lang w:eastAsia="x-none"/>
        </w:rPr>
        <w:t xml:space="preserve">[108-e-R17-MIMO-04] </w:t>
      </w:r>
      <w:r w:rsidRPr="005E1692">
        <w:t>– Rakesh (vivo)</w:t>
      </w:r>
    </w:p>
    <w:p w14:paraId="3F786CD2" w14:textId="0486D2CE" w:rsidR="005E1692" w:rsidRPr="005E1692" w:rsidRDefault="005E1692" w:rsidP="005E1692">
      <w:pPr>
        <w:rPr>
          <w:lang w:eastAsia="x-none"/>
        </w:rPr>
      </w:pPr>
      <w:r w:rsidRPr="005E1692">
        <w:rPr>
          <w:lang w:eastAsia="x-none"/>
        </w:rPr>
        <w:t xml:space="preserve">Email discussion for maintenance on </w:t>
      </w:r>
      <w:r w:rsidRPr="005E1692">
        <w:t>multi-TRP inter-cell</w:t>
      </w:r>
    </w:p>
    <w:p w14:paraId="09F39A6C" w14:textId="77777777" w:rsidR="005E1692" w:rsidRPr="005E1692" w:rsidRDefault="005E1692" w:rsidP="005E1692">
      <w:pPr>
        <w:numPr>
          <w:ilvl w:val="0"/>
          <w:numId w:val="60"/>
        </w:numPr>
        <w:rPr>
          <w:lang w:eastAsia="x-none"/>
        </w:rPr>
      </w:pPr>
      <w:r w:rsidRPr="005E1692">
        <w:rPr>
          <w:rFonts w:hint="eastAsia"/>
          <w:lang w:eastAsia="x-none"/>
        </w:rPr>
        <w:t>1</w:t>
      </w:r>
      <w:r w:rsidRPr="005E1692">
        <w:rPr>
          <w:rFonts w:hint="eastAsia"/>
          <w:vertAlign w:val="superscript"/>
          <w:lang w:eastAsia="x-none"/>
        </w:rPr>
        <w:t>st</w:t>
      </w:r>
      <w:r w:rsidRPr="005E1692">
        <w:rPr>
          <w:rFonts w:hint="eastAsia"/>
          <w:lang w:eastAsia="x-none"/>
        </w:rPr>
        <w:t xml:space="preserve"> check point: </w:t>
      </w:r>
      <w:r w:rsidRPr="005E1692">
        <w:t>February</w:t>
      </w:r>
      <w:r w:rsidRPr="005E1692">
        <w:rPr>
          <w:rFonts w:hint="eastAsia"/>
        </w:rPr>
        <w:t xml:space="preserve"> </w:t>
      </w:r>
      <w:r w:rsidRPr="005E1692">
        <w:t>25</w:t>
      </w:r>
    </w:p>
    <w:p w14:paraId="6177C473" w14:textId="77777777" w:rsidR="005E1692" w:rsidRPr="005E1692" w:rsidRDefault="005E1692" w:rsidP="005E1692">
      <w:pPr>
        <w:numPr>
          <w:ilvl w:val="0"/>
          <w:numId w:val="60"/>
        </w:numPr>
        <w:rPr>
          <w:lang w:eastAsia="x-none"/>
        </w:rPr>
      </w:pPr>
      <w:r w:rsidRPr="005E1692">
        <w:rPr>
          <w:lang w:eastAsia="x-none"/>
        </w:rPr>
        <w:t>Final</w:t>
      </w:r>
      <w:r w:rsidRPr="005E1692">
        <w:rPr>
          <w:rFonts w:hint="eastAsia"/>
          <w:lang w:eastAsia="x-none"/>
        </w:rPr>
        <w:t xml:space="preserve"> check point: </w:t>
      </w:r>
      <w:r w:rsidRPr="005E1692">
        <w:t>March 3</w:t>
      </w:r>
    </w:p>
    <w:p w14:paraId="4AB857DA" w14:textId="5CF38EA8" w:rsidR="005E1692" w:rsidRDefault="005E1692" w:rsidP="005E1692">
      <w:pPr>
        <w:rPr>
          <w:lang w:eastAsia="x-none"/>
        </w:rPr>
      </w:pPr>
      <w:r w:rsidRPr="005E1692">
        <w:rPr>
          <w:b/>
          <w:bCs/>
          <w:lang w:eastAsia="x-none"/>
        </w:rPr>
        <w:t>Decision:</w:t>
      </w:r>
      <w:r>
        <w:rPr>
          <w:lang w:eastAsia="x-none"/>
        </w:rPr>
        <w:t xml:space="preserve"> As per email decision posted on Feb 24</w:t>
      </w:r>
      <w:r w:rsidRPr="005E1692">
        <w:rPr>
          <w:vertAlign w:val="superscript"/>
          <w:lang w:eastAsia="x-none"/>
        </w:rPr>
        <w:t>th</w:t>
      </w:r>
      <w:r>
        <w:rPr>
          <w:lang w:eastAsia="x-none"/>
        </w:rPr>
        <w:t>,</w:t>
      </w:r>
    </w:p>
    <w:p w14:paraId="17EAD04F" w14:textId="77777777" w:rsidR="005E1692" w:rsidRPr="005E1692" w:rsidRDefault="005E1692" w:rsidP="005E1692">
      <w:pPr>
        <w:rPr>
          <w:rFonts w:eastAsia="DengXian" w:cs="Times"/>
          <w:bCs/>
          <w:szCs w:val="20"/>
          <w:lang w:eastAsia="ko-KR"/>
        </w:rPr>
      </w:pPr>
      <w:r w:rsidRPr="005E1692">
        <w:rPr>
          <w:rFonts w:cs="Times"/>
          <w:bCs/>
          <w:highlight w:val="green"/>
        </w:rPr>
        <w:t>Agreement</w:t>
      </w:r>
    </w:p>
    <w:p w14:paraId="26462CAF" w14:textId="77777777" w:rsidR="005E1692" w:rsidRPr="00A377B5" w:rsidRDefault="005E1692" w:rsidP="005E1692">
      <w:pPr>
        <w:rPr>
          <w:rFonts w:cs="Times"/>
          <w:lang w:val="en-US"/>
        </w:rPr>
      </w:pPr>
      <w:r w:rsidRPr="00A377B5">
        <w:rPr>
          <w:rFonts w:cs="Times"/>
        </w:rPr>
        <w:t>UE is not required to monitor a Type2 CSS in a CORESET when the active TCI state is associated with a PCI different from serving cell PCI.</w:t>
      </w:r>
    </w:p>
    <w:p w14:paraId="6D2D0213" w14:textId="77777777" w:rsidR="005E1692" w:rsidRPr="005E1692" w:rsidRDefault="005E1692" w:rsidP="005E1692">
      <w:pPr>
        <w:rPr>
          <w:bCs/>
        </w:rPr>
      </w:pPr>
    </w:p>
    <w:p w14:paraId="72B57E32" w14:textId="77777777" w:rsidR="005E1692" w:rsidRPr="005E1692" w:rsidRDefault="005E1692" w:rsidP="005E1692">
      <w:pPr>
        <w:rPr>
          <w:rFonts w:eastAsia="DengXian"/>
          <w:bCs/>
          <w:lang w:eastAsia="ko-KR"/>
        </w:rPr>
      </w:pPr>
      <w:r w:rsidRPr="005E1692">
        <w:rPr>
          <w:bCs/>
          <w:highlight w:val="green"/>
        </w:rPr>
        <w:t>Agreement</w:t>
      </w:r>
    </w:p>
    <w:p w14:paraId="37B74890" w14:textId="5CD2C793" w:rsidR="005E1692" w:rsidRDefault="005E1692" w:rsidP="005E1692">
      <w:pPr>
        <w:rPr>
          <w:rFonts w:cs="Times"/>
        </w:rPr>
      </w:pPr>
      <w:r w:rsidRPr="00A377B5">
        <w:rPr>
          <w:rFonts w:cs="Times"/>
        </w:rPr>
        <w:t>The following TP for TS 38.214 is endorsed for the editor’s CR.</w:t>
      </w:r>
    </w:p>
    <w:p w14:paraId="1E5FB7DE" w14:textId="431B9527" w:rsidR="005E1692" w:rsidRPr="005E1692" w:rsidRDefault="005E1692" w:rsidP="005E1692">
      <w:pPr>
        <w:rPr>
          <w:rFonts w:cs="Times"/>
          <w:color w:val="FF0000"/>
          <w:lang w:val="en-US" w:eastAsia="ko-KR"/>
        </w:rPr>
      </w:pPr>
      <w:r w:rsidRPr="005E1692">
        <w:rPr>
          <w:rFonts w:cs="Times"/>
          <w:color w:val="FF0000"/>
        </w:rPr>
        <w:t>------------------------------------------Start of Text Proposal for TS 38.214--------------------------------------</w:t>
      </w:r>
    </w:p>
    <w:p w14:paraId="0D6794A8" w14:textId="1914CF45" w:rsidR="005E1692" w:rsidRPr="005E1692" w:rsidRDefault="005E1692" w:rsidP="005E1692">
      <w:pPr>
        <w:rPr>
          <w:rFonts w:ascii="Arial" w:hAnsi="Arial" w:cs="Arial"/>
          <w:b/>
          <w:bCs/>
          <w:sz w:val="16"/>
          <w:szCs w:val="16"/>
          <w:lang w:eastAsia="ko-KR"/>
        </w:rPr>
      </w:pPr>
      <w:r w:rsidRPr="005E1692">
        <w:rPr>
          <w:rFonts w:ascii="Arial" w:hAnsi="Arial" w:cs="Arial"/>
          <w:b/>
          <w:bCs/>
          <w:sz w:val="16"/>
          <w:szCs w:val="16"/>
        </w:rPr>
        <w:t>5.1.5</w:t>
      </w:r>
      <w:r w:rsidRPr="005E1692">
        <w:rPr>
          <w:rFonts w:ascii="Arial" w:hAnsi="Arial" w:cs="Arial"/>
          <w:b/>
          <w:bCs/>
          <w:sz w:val="16"/>
          <w:szCs w:val="16"/>
        </w:rPr>
        <w:tab/>
        <w:t>Antenna ports quasi co-location</w:t>
      </w:r>
    </w:p>
    <w:p w14:paraId="59BEAA6D" w14:textId="77777777" w:rsidR="005E1692" w:rsidRPr="005E1692" w:rsidRDefault="005E1692" w:rsidP="005E1692">
      <w:pPr>
        <w:jc w:val="center"/>
        <w:rPr>
          <w:rFonts w:ascii="Arial" w:hAnsi="Arial" w:cs="Arial"/>
          <w:color w:val="FF0000"/>
          <w:sz w:val="16"/>
          <w:szCs w:val="16"/>
        </w:rPr>
      </w:pPr>
      <w:r w:rsidRPr="005E1692">
        <w:rPr>
          <w:rFonts w:ascii="Arial" w:hAnsi="Arial" w:cs="Arial"/>
          <w:color w:val="FF0000"/>
          <w:sz w:val="16"/>
          <w:szCs w:val="16"/>
        </w:rPr>
        <w:t>-----------------------------Unchanged part omitted--------------------------</w:t>
      </w:r>
    </w:p>
    <w:p w14:paraId="029CF6B0" w14:textId="77777777" w:rsidR="005E1692" w:rsidRPr="005E1692" w:rsidRDefault="005E1692" w:rsidP="005E1692">
      <w:pPr>
        <w:rPr>
          <w:rFonts w:ascii="Arial" w:hAnsi="Arial" w:cs="Arial"/>
          <w:sz w:val="16"/>
          <w:szCs w:val="16"/>
        </w:rPr>
      </w:pPr>
      <w:r w:rsidRPr="005E1692">
        <w:rPr>
          <w:rFonts w:ascii="Arial" w:hAnsi="Arial" w:cs="Arial"/>
          <w:sz w:val="16"/>
          <w:szCs w:val="16"/>
        </w:rPr>
        <w:t xml:space="preserve">For a CSI-RS resource in an </w:t>
      </w:r>
      <w:r w:rsidRPr="005E1692">
        <w:rPr>
          <w:rFonts w:ascii="Arial" w:hAnsi="Arial" w:cs="Arial"/>
          <w:i/>
          <w:iCs/>
          <w:color w:val="000000"/>
          <w:sz w:val="16"/>
          <w:szCs w:val="16"/>
        </w:rPr>
        <w:t>NZP-CSI-RS-ResourceSet</w:t>
      </w:r>
      <w:r w:rsidRPr="005E1692">
        <w:rPr>
          <w:rFonts w:ascii="Arial" w:hAnsi="Arial" w:cs="Arial"/>
          <w:sz w:val="16"/>
          <w:szCs w:val="16"/>
        </w:rPr>
        <w:t xml:space="preserve"> configured with higher layer parameter </w:t>
      </w:r>
      <w:r w:rsidRPr="005E1692">
        <w:rPr>
          <w:rFonts w:ascii="Arial" w:hAnsi="Arial" w:cs="Arial"/>
          <w:i/>
          <w:iCs/>
          <w:sz w:val="16"/>
          <w:szCs w:val="16"/>
        </w:rPr>
        <w:t>repetition,</w:t>
      </w:r>
      <w:r w:rsidRPr="005E1692">
        <w:rPr>
          <w:rFonts w:ascii="Arial" w:hAnsi="Arial" w:cs="Arial"/>
          <w:sz w:val="16"/>
          <w:szCs w:val="16"/>
        </w:rPr>
        <w:t xml:space="preserve"> the UE shall expect that a TCI-State indicates one of the following quasi co-location type(s):</w:t>
      </w:r>
    </w:p>
    <w:p w14:paraId="5AB05E4E" w14:textId="77777777" w:rsidR="005E1692" w:rsidRPr="005E1692" w:rsidRDefault="005E1692" w:rsidP="00F44FD9">
      <w:pPr>
        <w:numPr>
          <w:ilvl w:val="0"/>
          <w:numId w:val="108"/>
        </w:numPr>
        <w:rPr>
          <w:rFonts w:ascii="Arial" w:hAnsi="Arial" w:cs="Arial"/>
          <w:sz w:val="16"/>
          <w:szCs w:val="16"/>
        </w:rPr>
      </w:pPr>
      <w:r w:rsidRPr="005E1692">
        <w:rPr>
          <w:rFonts w:ascii="Arial" w:hAnsi="Arial" w:cs="Arial"/>
          <w:color w:val="000000"/>
          <w:sz w:val="16"/>
          <w:szCs w:val="16"/>
        </w:rPr>
        <w:t>‘</w:t>
      </w:r>
      <w:r w:rsidRPr="005E1692">
        <w:rPr>
          <w:rFonts w:ascii="Arial" w:hAnsi="Arial" w:cs="Arial"/>
          <w:sz w:val="16"/>
          <w:szCs w:val="16"/>
        </w:rPr>
        <w:t xml:space="preserve">typeA’ with a CSI-RS resource in a </w:t>
      </w:r>
      <w:r w:rsidRPr="005E1692">
        <w:rPr>
          <w:rFonts w:ascii="Arial" w:hAnsi="Arial" w:cs="Arial"/>
          <w:i/>
          <w:iCs/>
          <w:color w:val="000000"/>
          <w:sz w:val="16"/>
          <w:szCs w:val="16"/>
        </w:rPr>
        <w:t>NZP-CSI-RS-ResourceSet</w:t>
      </w:r>
      <w:r w:rsidRPr="005E1692">
        <w:rPr>
          <w:rFonts w:ascii="Arial" w:hAnsi="Arial" w:cs="Arial"/>
          <w:sz w:val="16"/>
          <w:szCs w:val="16"/>
        </w:rPr>
        <w:t xml:space="preserve"> configured with higher layer parameter </w:t>
      </w:r>
      <w:r w:rsidRPr="005E1692">
        <w:rPr>
          <w:rFonts w:ascii="Arial" w:hAnsi="Arial" w:cs="Arial"/>
          <w:i/>
          <w:iCs/>
          <w:sz w:val="16"/>
          <w:szCs w:val="16"/>
        </w:rPr>
        <w:t>trs-Info</w:t>
      </w:r>
      <w:r w:rsidRPr="005E1692">
        <w:rPr>
          <w:rFonts w:ascii="Arial" w:hAnsi="Arial" w:cs="Arial"/>
          <w:sz w:val="16"/>
          <w:szCs w:val="16"/>
        </w:rPr>
        <w:t xml:space="preserve"> and, when applicable, ‘typeD’ with the same CSI-RS resource, or</w:t>
      </w:r>
    </w:p>
    <w:p w14:paraId="3B1EC229" w14:textId="77777777" w:rsidR="005E1692" w:rsidRPr="005E1692" w:rsidRDefault="005E1692" w:rsidP="00F44FD9">
      <w:pPr>
        <w:numPr>
          <w:ilvl w:val="0"/>
          <w:numId w:val="108"/>
        </w:numPr>
        <w:rPr>
          <w:rFonts w:ascii="Arial" w:hAnsi="Arial" w:cs="Arial"/>
          <w:sz w:val="16"/>
          <w:szCs w:val="16"/>
        </w:rPr>
      </w:pPr>
      <w:r w:rsidRPr="005E1692">
        <w:rPr>
          <w:rFonts w:ascii="Arial" w:hAnsi="Arial" w:cs="Arial"/>
          <w:color w:val="000000"/>
          <w:sz w:val="16"/>
          <w:szCs w:val="16"/>
        </w:rPr>
        <w:t>‘</w:t>
      </w:r>
      <w:r w:rsidRPr="005E1692">
        <w:rPr>
          <w:rFonts w:ascii="Arial" w:hAnsi="Arial" w:cs="Arial"/>
          <w:sz w:val="16"/>
          <w:szCs w:val="16"/>
        </w:rPr>
        <w:t xml:space="preserve">typeA’ with a CSI-RS resource in a </w:t>
      </w:r>
      <w:r w:rsidRPr="005E1692">
        <w:rPr>
          <w:rFonts w:ascii="Arial" w:hAnsi="Arial" w:cs="Arial"/>
          <w:i/>
          <w:iCs/>
          <w:color w:val="000000"/>
          <w:sz w:val="16"/>
          <w:szCs w:val="16"/>
        </w:rPr>
        <w:t>NZP-CSI-RS-ResourceSet</w:t>
      </w:r>
      <w:r w:rsidRPr="005E1692">
        <w:rPr>
          <w:rFonts w:ascii="Arial" w:hAnsi="Arial" w:cs="Arial"/>
          <w:sz w:val="16"/>
          <w:szCs w:val="16"/>
        </w:rPr>
        <w:t xml:space="preserve"> configured with higher layer parameter </w:t>
      </w:r>
      <w:r w:rsidRPr="005E1692">
        <w:rPr>
          <w:rFonts w:ascii="Arial" w:hAnsi="Arial" w:cs="Arial"/>
          <w:i/>
          <w:iCs/>
          <w:sz w:val="16"/>
          <w:szCs w:val="16"/>
        </w:rPr>
        <w:t>trs-Info</w:t>
      </w:r>
      <w:r w:rsidRPr="005E1692">
        <w:rPr>
          <w:rFonts w:ascii="Arial" w:hAnsi="Arial" w:cs="Arial"/>
          <w:sz w:val="16"/>
          <w:szCs w:val="16"/>
        </w:rPr>
        <w:t xml:space="preserve"> and, when applicable, </w:t>
      </w:r>
      <w:r w:rsidRPr="005E1692">
        <w:rPr>
          <w:rFonts w:ascii="Arial" w:hAnsi="Arial" w:cs="Arial"/>
          <w:color w:val="000000"/>
          <w:sz w:val="16"/>
          <w:szCs w:val="16"/>
        </w:rPr>
        <w:t>‘</w:t>
      </w:r>
      <w:r w:rsidRPr="005E1692">
        <w:rPr>
          <w:rFonts w:ascii="Arial" w:hAnsi="Arial" w:cs="Arial"/>
          <w:sz w:val="16"/>
          <w:szCs w:val="16"/>
        </w:rPr>
        <w:t>typeD</w:t>
      </w:r>
      <w:r w:rsidRPr="005E1692">
        <w:rPr>
          <w:rFonts w:ascii="Arial" w:hAnsi="Arial" w:cs="Arial"/>
          <w:color w:val="000000"/>
          <w:sz w:val="16"/>
          <w:szCs w:val="16"/>
        </w:rPr>
        <w:t>’</w:t>
      </w:r>
      <w:r w:rsidRPr="005E1692">
        <w:rPr>
          <w:rFonts w:ascii="Arial" w:hAnsi="Arial" w:cs="Arial"/>
          <w:sz w:val="16"/>
          <w:szCs w:val="16"/>
        </w:rPr>
        <w:t xml:space="preserve"> with a CSI-RS resource in a </w:t>
      </w:r>
      <w:r w:rsidRPr="005E1692">
        <w:rPr>
          <w:rFonts w:ascii="Arial" w:hAnsi="Arial" w:cs="Arial"/>
          <w:i/>
          <w:iCs/>
          <w:color w:val="000000"/>
          <w:sz w:val="16"/>
          <w:szCs w:val="16"/>
        </w:rPr>
        <w:t>NZP-CSI-RS-ResourceSet</w:t>
      </w:r>
      <w:r w:rsidRPr="005E1692">
        <w:rPr>
          <w:rFonts w:ascii="Arial" w:hAnsi="Arial" w:cs="Arial"/>
          <w:sz w:val="16"/>
          <w:szCs w:val="16"/>
        </w:rPr>
        <w:t xml:space="preserve"> configured with higher layer parameter </w:t>
      </w:r>
      <w:r w:rsidRPr="005E1692">
        <w:rPr>
          <w:rFonts w:ascii="Arial" w:hAnsi="Arial" w:cs="Arial"/>
          <w:i/>
          <w:iCs/>
          <w:color w:val="000000"/>
          <w:sz w:val="16"/>
          <w:szCs w:val="16"/>
        </w:rPr>
        <w:t>repetition</w:t>
      </w:r>
      <w:r w:rsidRPr="005E1692">
        <w:rPr>
          <w:rFonts w:ascii="Arial" w:hAnsi="Arial" w:cs="Arial"/>
          <w:sz w:val="16"/>
          <w:szCs w:val="16"/>
        </w:rPr>
        <w:t>, or</w:t>
      </w:r>
    </w:p>
    <w:p w14:paraId="260B77FC" w14:textId="77777777" w:rsidR="005E1692" w:rsidRPr="005E1692" w:rsidRDefault="005E1692" w:rsidP="00F44FD9">
      <w:pPr>
        <w:numPr>
          <w:ilvl w:val="0"/>
          <w:numId w:val="108"/>
        </w:numPr>
        <w:rPr>
          <w:rFonts w:ascii="Arial" w:hAnsi="Arial" w:cs="Arial"/>
          <w:sz w:val="16"/>
          <w:szCs w:val="16"/>
        </w:rPr>
      </w:pPr>
      <w:r w:rsidRPr="005E1692">
        <w:rPr>
          <w:rFonts w:ascii="Arial" w:hAnsi="Arial" w:cs="Arial"/>
          <w:sz w:val="16"/>
          <w:szCs w:val="16"/>
        </w:rPr>
        <w:t>‘typeC’ with an SS/PBCH block and, when applicable, ‘typeD’ with the same SS/PBCH block</w:t>
      </w:r>
      <w:r w:rsidRPr="005E1692">
        <w:rPr>
          <w:rFonts w:ascii="Arial" w:hAnsi="Arial" w:cs="Arial"/>
          <w:color w:val="000000"/>
          <w:sz w:val="16"/>
          <w:szCs w:val="16"/>
        </w:rPr>
        <w:t>, the reference RS may additionally be an SS/PBCH block having a PCI different from the PCI of the serving cell</w:t>
      </w:r>
      <w:r w:rsidRPr="005E1692">
        <w:rPr>
          <w:rFonts w:ascii="Arial" w:hAnsi="Arial" w:cs="Arial"/>
          <w:sz w:val="16"/>
          <w:szCs w:val="16"/>
        </w:rPr>
        <w:t xml:space="preserve">. </w:t>
      </w:r>
      <w:r w:rsidRPr="005E1692">
        <w:rPr>
          <w:rFonts w:ascii="Arial" w:hAnsi="Arial" w:cs="Arial"/>
          <w:color w:val="FF0000"/>
          <w:sz w:val="16"/>
          <w:szCs w:val="16"/>
        </w:rPr>
        <w:t>UE can assume center frequency, SCS, SFN offset are the same for SS/PBCH block from the serving cell and SS/PBCH block having a PCI different from the serving cell.</w:t>
      </w:r>
    </w:p>
    <w:p w14:paraId="2106D744" w14:textId="681A7229" w:rsidR="005E1692" w:rsidRPr="005E1692" w:rsidRDefault="005E1692" w:rsidP="005E1692">
      <w:pPr>
        <w:rPr>
          <w:rFonts w:cs="Times"/>
          <w:color w:val="FF0000"/>
          <w:lang w:val="en-US" w:eastAsia="ko-KR"/>
        </w:rPr>
      </w:pPr>
      <w:r w:rsidRPr="005E1692">
        <w:rPr>
          <w:rFonts w:cs="Times"/>
          <w:color w:val="FF0000"/>
        </w:rPr>
        <w:t>------------------------------------------End of Text Proposal for TS 38.214--------------------------------------</w:t>
      </w:r>
    </w:p>
    <w:p w14:paraId="1E7D0194" w14:textId="77777777" w:rsidR="005E1692" w:rsidRPr="00A377B5" w:rsidRDefault="005E1692" w:rsidP="005E1692">
      <w:pPr>
        <w:rPr>
          <w:rFonts w:cs="Times"/>
        </w:rPr>
      </w:pPr>
    </w:p>
    <w:p w14:paraId="7A6E2DFC" w14:textId="77777777" w:rsidR="005E1692" w:rsidRPr="005E1692" w:rsidRDefault="005E1692" w:rsidP="005E1692">
      <w:pPr>
        <w:rPr>
          <w:rFonts w:eastAsia="DengXian" w:cs="Times"/>
          <w:bCs/>
          <w:szCs w:val="20"/>
          <w:lang w:val="en-US" w:eastAsia="ko-KR"/>
        </w:rPr>
      </w:pPr>
      <w:r w:rsidRPr="005E1692">
        <w:rPr>
          <w:rFonts w:cs="Times"/>
          <w:bCs/>
          <w:szCs w:val="20"/>
          <w:highlight w:val="green"/>
        </w:rPr>
        <w:t>Agreement</w:t>
      </w:r>
    </w:p>
    <w:p w14:paraId="6FE7110F" w14:textId="77777777" w:rsidR="005E1692" w:rsidRPr="001B2A68" w:rsidRDefault="005E1692" w:rsidP="005E1692">
      <w:pPr>
        <w:rPr>
          <w:rFonts w:cs="Times"/>
          <w:szCs w:val="20"/>
        </w:rPr>
      </w:pPr>
      <w:r>
        <w:rPr>
          <w:rFonts w:cs="Times"/>
          <w:szCs w:val="20"/>
          <w:lang w:val="en-US"/>
        </w:rPr>
        <w:t>F</w:t>
      </w:r>
      <w:r w:rsidRPr="001B2A68">
        <w:rPr>
          <w:rFonts w:cs="Times"/>
          <w:szCs w:val="20"/>
        </w:rPr>
        <w:t xml:space="preserve">ollowing revisions on RRC are agreed. </w:t>
      </w:r>
      <w:r>
        <w:rPr>
          <w:rFonts w:cs="Times"/>
          <w:szCs w:val="20"/>
        </w:rPr>
        <w:t xml:space="preserve">Include as part of </w:t>
      </w:r>
      <w:r w:rsidRPr="001B2A68">
        <w:rPr>
          <w:rFonts w:cs="Times"/>
          <w:szCs w:val="20"/>
        </w:rPr>
        <w:t>LS to RAN2</w:t>
      </w:r>
    </w:p>
    <w:p w14:paraId="0E8657AD" w14:textId="77777777" w:rsidR="005E1692" w:rsidRPr="001B2A68" w:rsidRDefault="002328C4" w:rsidP="00F44FD9">
      <w:pPr>
        <w:numPr>
          <w:ilvl w:val="0"/>
          <w:numId w:val="109"/>
        </w:numPr>
        <w:jc w:val="both"/>
        <w:rPr>
          <w:rFonts w:cs="Times"/>
          <w:szCs w:val="20"/>
        </w:rPr>
      </w:pPr>
      <w:hyperlink w:anchor="_Toc95761913" w:history="1">
        <w:r w:rsidR="005E1692" w:rsidRPr="001B2A68">
          <w:rPr>
            <w:rStyle w:val="Hyperlink"/>
            <w:rFonts w:cs="Times"/>
            <w:szCs w:val="20"/>
          </w:rPr>
          <w:t xml:space="preserve">The value </w:t>
        </w:r>
        <w:r w:rsidR="005E1692" w:rsidRPr="001B2A68">
          <w:rPr>
            <w:rStyle w:val="Hyperlink"/>
            <w:rFonts w:cs="Times"/>
            <w:i/>
            <w:szCs w:val="20"/>
          </w:rPr>
          <w:t>maxNrofAddionalPCI-r17</w:t>
        </w:r>
        <w:r w:rsidR="005E1692" w:rsidRPr="001B2A68">
          <w:rPr>
            <w:rStyle w:val="Hyperlink"/>
            <w:rFonts w:cs="Times"/>
            <w:szCs w:val="20"/>
          </w:rPr>
          <w:t xml:space="preserve"> is 7.</w:t>
        </w:r>
      </w:hyperlink>
    </w:p>
    <w:p w14:paraId="52DE38A0" w14:textId="77777777" w:rsidR="005E1692" w:rsidRPr="001B2A68" w:rsidRDefault="002328C4" w:rsidP="00F44FD9">
      <w:pPr>
        <w:numPr>
          <w:ilvl w:val="0"/>
          <w:numId w:val="109"/>
        </w:numPr>
        <w:jc w:val="both"/>
        <w:rPr>
          <w:rFonts w:cs="Times"/>
          <w:szCs w:val="20"/>
        </w:rPr>
      </w:pPr>
      <w:hyperlink w:anchor="_Toc95761914" w:history="1">
        <w:r w:rsidR="005E1692" w:rsidRPr="001B2A68">
          <w:rPr>
            <w:rStyle w:val="Hyperlink"/>
            <w:rFonts w:cs="Times"/>
            <w:szCs w:val="20"/>
          </w:rPr>
          <w:t xml:space="preserve">Change the field name </w:t>
        </w:r>
        <w:r w:rsidR="005E1692" w:rsidRPr="001B2A68">
          <w:rPr>
            <w:rStyle w:val="Hyperlink"/>
            <w:rFonts w:cs="Times"/>
            <w:i/>
            <w:szCs w:val="20"/>
          </w:rPr>
          <w:t>ssb-ToMeasure</w:t>
        </w:r>
        <w:r w:rsidR="005E1692" w:rsidRPr="001B2A68">
          <w:rPr>
            <w:rStyle w:val="Hyperlink"/>
            <w:rFonts w:cs="Times"/>
            <w:szCs w:val="20"/>
          </w:rPr>
          <w:t xml:space="preserve"> to </w:t>
        </w:r>
        <w:r w:rsidR="005E1692" w:rsidRPr="001B2A68">
          <w:rPr>
            <w:rStyle w:val="Hyperlink"/>
            <w:rFonts w:cs="Times"/>
            <w:i/>
            <w:szCs w:val="20"/>
          </w:rPr>
          <w:t>ssb-PositionInBurst</w:t>
        </w:r>
        <w:r w:rsidR="005E1692" w:rsidRPr="001B2A68">
          <w:rPr>
            <w:rStyle w:val="Hyperlink"/>
            <w:rFonts w:cs="Times"/>
            <w:szCs w:val="20"/>
          </w:rPr>
          <w:t xml:space="preserve"> in </w:t>
        </w:r>
        <w:r w:rsidR="005E1692" w:rsidRPr="001B2A68">
          <w:rPr>
            <w:rStyle w:val="Hyperlink"/>
            <w:rFonts w:cs="Times"/>
            <w:i/>
            <w:szCs w:val="20"/>
          </w:rPr>
          <w:t>SSB-MTCAdditionalPCI-r17</w:t>
        </w:r>
        <w:r w:rsidR="005E1692" w:rsidRPr="001B2A68">
          <w:rPr>
            <w:rStyle w:val="Hyperlink"/>
            <w:rFonts w:cs="Times"/>
            <w:szCs w:val="20"/>
          </w:rPr>
          <w:t>.</w:t>
        </w:r>
      </w:hyperlink>
    </w:p>
    <w:p w14:paraId="322F357B" w14:textId="77777777" w:rsidR="005E1692" w:rsidRPr="001B2A68" w:rsidRDefault="005E1692" w:rsidP="00F44FD9">
      <w:pPr>
        <w:numPr>
          <w:ilvl w:val="0"/>
          <w:numId w:val="109"/>
        </w:numPr>
        <w:jc w:val="both"/>
        <w:rPr>
          <w:rFonts w:cs="Times"/>
          <w:szCs w:val="20"/>
        </w:rPr>
      </w:pPr>
      <w:r w:rsidRPr="001B2A68">
        <w:rPr>
          <w:rFonts w:cs="Times"/>
          <w:szCs w:val="20"/>
        </w:rPr>
        <w:t xml:space="preserve">Add the SSB transmission power to </w:t>
      </w:r>
      <w:r w:rsidRPr="001B2A68">
        <w:rPr>
          <w:rFonts w:cs="Times"/>
          <w:i/>
          <w:szCs w:val="20"/>
        </w:rPr>
        <w:t>SSB-MTCAdditionalPCI-r17</w:t>
      </w:r>
    </w:p>
    <w:p w14:paraId="24F911A4" w14:textId="6A98BC14" w:rsidR="005E1692" w:rsidRDefault="005E1692" w:rsidP="006B480F">
      <w:pPr>
        <w:rPr>
          <w:lang w:eastAsia="x-none"/>
        </w:rPr>
      </w:pPr>
    </w:p>
    <w:p w14:paraId="00744C5F" w14:textId="66FB24E2" w:rsidR="0092747F" w:rsidRPr="0092747F" w:rsidRDefault="002328C4" w:rsidP="006B480F">
      <w:pPr>
        <w:rPr>
          <w:b/>
          <w:bCs/>
          <w:lang w:eastAsia="x-none"/>
        </w:rPr>
      </w:pPr>
      <w:hyperlink r:id="rId835" w:history="1">
        <w:r w:rsidR="004371F4">
          <w:rPr>
            <w:rStyle w:val="Hyperlink"/>
            <w:b/>
            <w:bCs/>
            <w:highlight w:val="green"/>
            <w:lang w:eastAsia="x-none"/>
          </w:rPr>
          <w:t>R1-2202725</w:t>
        </w:r>
      </w:hyperlink>
      <w:r w:rsidR="0092747F" w:rsidRPr="0092747F">
        <w:rPr>
          <w:b/>
          <w:bCs/>
          <w:lang w:eastAsia="x-none"/>
        </w:rPr>
        <w:tab/>
        <w:t>LS on RRC parameters update for IE SSB-MTCAdditionalPCI-r17</w:t>
      </w:r>
      <w:r w:rsidR="0092747F" w:rsidRPr="0092747F">
        <w:rPr>
          <w:b/>
          <w:bCs/>
          <w:lang w:eastAsia="x-none"/>
        </w:rPr>
        <w:tab/>
        <w:t>RAN1, vivo</w:t>
      </w:r>
    </w:p>
    <w:p w14:paraId="6FD86107" w14:textId="720A5135" w:rsidR="0092747F" w:rsidRDefault="0092747F" w:rsidP="0092747F">
      <w:pPr>
        <w:rPr>
          <w:lang w:eastAsia="x-none"/>
        </w:rPr>
      </w:pPr>
      <w:r w:rsidRPr="005E1692">
        <w:rPr>
          <w:b/>
          <w:bCs/>
          <w:lang w:eastAsia="x-none"/>
        </w:rPr>
        <w:t>Decision:</w:t>
      </w:r>
      <w:r>
        <w:rPr>
          <w:lang w:eastAsia="x-none"/>
        </w:rPr>
        <w:t xml:space="preserve"> As per email decision posted on Feb 24</w:t>
      </w:r>
      <w:r w:rsidRPr="005E1692">
        <w:rPr>
          <w:vertAlign w:val="superscript"/>
          <w:lang w:eastAsia="x-none"/>
        </w:rPr>
        <w:t>th</w:t>
      </w:r>
      <w:r>
        <w:rPr>
          <w:lang w:eastAsia="x-none"/>
        </w:rPr>
        <w:t>, the LS to RAN2 is approved</w:t>
      </w:r>
      <w:r w:rsidR="00B90814">
        <w:rPr>
          <w:lang w:eastAsia="x-none"/>
        </w:rPr>
        <w:t>.</w:t>
      </w:r>
    </w:p>
    <w:p w14:paraId="4C10DDE0" w14:textId="05F1084A" w:rsidR="0092747F" w:rsidRDefault="0092747F" w:rsidP="006B480F">
      <w:pPr>
        <w:rPr>
          <w:lang w:eastAsia="x-none"/>
        </w:rPr>
      </w:pPr>
    </w:p>
    <w:p w14:paraId="271C9226" w14:textId="7208C6EF" w:rsidR="00F75694" w:rsidRDefault="002328C4" w:rsidP="00F75694">
      <w:pPr>
        <w:rPr>
          <w:lang w:eastAsia="x-none"/>
        </w:rPr>
      </w:pPr>
      <w:hyperlink r:id="rId836" w:history="1">
        <w:r w:rsidR="004371F4">
          <w:rPr>
            <w:rStyle w:val="Hyperlink"/>
            <w:lang w:eastAsia="x-none"/>
          </w:rPr>
          <w:t>R1-2202660</w:t>
        </w:r>
      </w:hyperlink>
      <w:r w:rsidR="00F75694">
        <w:rPr>
          <w:lang w:eastAsia="x-none"/>
        </w:rPr>
        <w:tab/>
        <w:t>Feature lead summary#1 on Enhancements on Multi-TRP inter-cell operation</w:t>
      </w:r>
      <w:r w:rsidR="00F75694">
        <w:rPr>
          <w:lang w:eastAsia="x-none"/>
        </w:rPr>
        <w:tab/>
        <w:t>Moderator (vivo)</w:t>
      </w:r>
    </w:p>
    <w:p w14:paraId="0E1F7FC5" w14:textId="6E94E9F7" w:rsidR="00F75694" w:rsidRPr="00244D20" w:rsidRDefault="002328C4" w:rsidP="00F75694">
      <w:pPr>
        <w:rPr>
          <w:lang w:eastAsia="x-none"/>
        </w:rPr>
      </w:pPr>
      <w:hyperlink r:id="rId837" w:history="1">
        <w:r w:rsidR="004371F4">
          <w:rPr>
            <w:rStyle w:val="Hyperlink"/>
            <w:lang w:eastAsia="x-none"/>
          </w:rPr>
          <w:t>R1-2202714</w:t>
        </w:r>
      </w:hyperlink>
      <w:r w:rsidR="00F75694">
        <w:rPr>
          <w:lang w:eastAsia="x-none"/>
        </w:rPr>
        <w:tab/>
        <w:t>Feature lead summary#2 on Enhancements on Multi-TRP inter-cell operation</w:t>
      </w:r>
      <w:r w:rsidR="00F75694">
        <w:rPr>
          <w:lang w:eastAsia="x-none"/>
        </w:rPr>
        <w:tab/>
        <w:t>Moderator (vivo)</w:t>
      </w:r>
    </w:p>
    <w:p w14:paraId="0AD7B55C" w14:textId="10553FED" w:rsidR="00B90814" w:rsidRDefault="00B90814" w:rsidP="006B480F">
      <w:pPr>
        <w:rPr>
          <w:lang w:eastAsia="x-none"/>
        </w:rPr>
      </w:pPr>
    </w:p>
    <w:p w14:paraId="657C1F81" w14:textId="348A186F" w:rsidR="00B90814" w:rsidRDefault="00B90814" w:rsidP="00B90814">
      <w:pPr>
        <w:rPr>
          <w:lang w:eastAsia="x-none"/>
        </w:rPr>
      </w:pPr>
      <w:r w:rsidRPr="005E1692">
        <w:rPr>
          <w:b/>
          <w:bCs/>
          <w:lang w:eastAsia="x-none"/>
        </w:rPr>
        <w:t>Decision:</w:t>
      </w:r>
      <w:r>
        <w:rPr>
          <w:lang w:eastAsia="x-none"/>
        </w:rPr>
        <w:t xml:space="preserve"> As per email decision posted on Feb 28</w:t>
      </w:r>
      <w:r w:rsidRPr="005E1692">
        <w:rPr>
          <w:vertAlign w:val="superscript"/>
          <w:lang w:eastAsia="x-none"/>
        </w:rPr>
        <w:t>th</w:t>
      </w:r>
      <w:r>
        <w:rPr>
          <w:lang w:eastAsia="x-none"/>
        </w:rPr>
        <w:t>,</w:t>
      </w:r>
    </w:p>
    <w:p w14:paraId="672566C4" w14:textId="77777777" w:rsidR="00B90814" w:rsidRPr="005E1692" w:rsidRDefault="00B90814" w:rsidP="00B90814">
      <w:pPr>
        <w:rPr>
          <w:rFonts w:eastAsia="DengXian" w:cs="Times"/>
          <w:bCs/>
          <w:szCs w:val="20"/>
          <w:lang w:val="en-US" w:eastAsia="ko-KR"/>
        </w:rPr>
      </w:pPr>
      <w:r w:rsidRPr="005E1692">
        <w:rPr>
          <w:rFonts w:cs="Times"/>
          <w:bCs/>
          <w:szCs w:val="20"/>
          <w:highlight w:val="green"/>
        </w:rPr>
        <w:t>Agreement</w:t>
      </w:r>
    </w:p>
    <w:p w14:paraId="10A2FEB1" w14:textId="20E45129" w:rsidR="00B90814" w:rsidRPr="00BF5970" w:rsidRDefault="00B90814" w:rsidP="00B90814">
      <w:pPr>
        <w:rPr>
          <w:rFonts w:cs="Times"/>
          <w:lang w:eastAsia="x-none"/>
        </w:rPr>
      </w:pPr>
      <w:r w:rsidRPr="00BF5970">
        <w:rPr>
          <w:rFonts w:cs="Times"/>
          <w:lang w:eastAsia="x-none"/>
        </w:rPr>
        <w:t>From RRC signaling perspective, the number of configured additional PCIs can be {1, 2, 3, 4, 5, 6, 7}</w:t>
      </w:r>
      <w:r>
        <w:rPr>
          <w:rFonts w:cs="Times"/>
          <w:lang w:eastAsia="x-none"/>
        </w:rPr>
        <w:t>.</w:t>
      </w:r>
    </w:p>
    <w:p w14:paraId="31820EBC" w14:textId="581D1B5C" w:rsidR="00B90814" w:rsidRDefault="00B90814" w:rsidP="006B480F">
      <w:pPr>
        <w:rPr>
          <w:lang w:eastAsia="x-none"/>
        </w:rPr>
      </w:pPr>
    </w:p>
    <w:p w14:paraId="0D8C8843" w14:textId="52FFA6DB" w:rsidR="00A74CFC" w:rsidRDefault="00A74CFC" w:rsidP="00A74CFC">
      <w:pPr>
        <w:rPr>
          <w:lang w:eastAsia="x-none"/>
        </w:rPr>
      </w:pPr>
      <w:r w:rsidRPr="005E1692">
        <w:rPr>
          <w:b/>
          <w:bCs/>
          <w:lang w:eastAsia="x-none"/>
        </w:rPr>
        <w:t>Decision:</w:t>
      </w:r>
      <w:r>
        <w:rPr>
          <w:lang w:eastAsia="x-none"/>
        </w:rPr>
        <w:t xml:space="preserve"> As per email decision posted on Mar 3</w:t>
      </w:r>
      <w:r w:rsidRPr="00A74CFC">
        <w:rPr>
          <w:vertAlign w:val="superscript"/>
          <w:lang w:eastAsia="x-none"/>
        </w:rPr>
        <w:t>rd</w:t>
      </w:r>
      <w:r>
        <w:rPr>
          <w:lang w:eastAsia="x-none"/>
        </w:rPr>
        <w:t>,</w:t>
      </w:r>
    </w:p>
    <w:p w14:paraId="7CB8C284" w14:textId="77777777" w:rsidR="00A74CFC" w:rsidRPr="00A74CFC" w:rsidRDefault="00A74CFC" w:rsidP="00A74CFC">
      <w:pPr>
        <w:wordWrap w:val="0"/>
        <w:rPr>
          <w:rFonts w:eastAsia="Malgun Gothic" w:cs="Times"/>
          <w:bCs/>
          <w:szCs w:val="20"/>
          <w:lang w:val="en-US" w:eastAsia="ko-KR"/>
        </w:rPr>
      </w:pPr>
      <w:r w:rsidRPr="00A74CFC">
        <w:rPr>
          <w:rFonts w:cs="Times"/>
          <w:bCs/>
          <w:szCs w:val="20"/>
          <w:highlight w:val="green"/>
        </w:rPr>
        <w:t>Agreement</w:t>
      </w:r>
    </w:p>
    <w:p w14:paraId="570B3A83" w14:textId="77777777" w:rsidR="00A74CFC" w:rsidRPr="00B572CD" w:rsidRDefault="00A74CFC" w:rsidP="00A74CFC">
      <w:pPr>
        <w:rPr>
          <w:rFonts w:cs="Times"/>
          <w:lang w:eastAsia="x-none"/>
        </w:rPr>
      </w:pPr>
      <w:r w:rsidRPr="00B572CD">
        <w:rPr>
          <w:rFonts w:cs="Times"/>
          <w:lang w:eastAsia="x-none"/>
        </w:rPr>
        <w:t>For inter-cell</w:t>
      </w:r>
      <w:r>
        <w:rPr>
          <w:rFonts w:cs="Times"/>
          <w:lang w:eastAsia="x-none"/>
        </w:rPr>
        <w:t xml:space="preserve"> mTRP</w:t>
      </w:r>
      <w:r w:rsidRPr="00B572CD">
        <w:rPr>
          <w:rFonts w:cs="Times"/>
          <w:lang w:eastAsia="x-none"/>
        </w:rPr>
        <w:t>, UE does not transmit PUCCH/PUSCH/PRACH in a slot or SRS in the symbols if in time domain the PUCCH/PUSCH/PRACH/SRS overlaps with an SSB of a serving cell PCI or an SSB associated with the active additional PCI.</w:t>
      </w:r>
    </w:p>
    <w:p w14:paraId="34B1023D" w14:textId="77777777" w:rsidR="00A74CFC" w:rsidRDefault="00A74CFC" w:rsidP="00A74CFC">
      <w:pPr>
        <w:rPr>
          <w:lang w:eastAsia="x-none"/>
        </w:rPr>
      </w:pPr>
    </w:p>
    <w:p w14:paraId="6FAF8AD6" w14:textId="4712655E" w:rsidR="00B90814" w:rsidRDefault="00A74CFC" w:rsidP="006B480F">
      <w:pPr>
        <w:rPr>
          <w:lang w:eastAsia="x-none"/>
        </w:rPr>
      </w:pPr>
      <w:r>
        <w:rPr>
          <w:lang w:eastAsia="x-none"/>
        </w:rPr>
        <w:t xml:space="preserve">Final summary in </w:t>
      </w:r>
      <w:hyperlink r:id="rId838" w:history="1">
        <w:r w:rsidR="004371F4">
          <w:rPr>
            <w:rStyle w:val="Hyperlink"/>
            <w:lang w:eastAsia="x-none"/>
          </w:rPr>
          <w:t>R1-2202887</w:t>
        </w:r>
      </w:hyperlink>
      <w:r>
        <w:rPr>
          <w:lang w:eastAsia="x-none"/>
        </w:rPr>
        <w:t>.</w:t>
      </w:r>
    </w:p>
    <w:p w14:paraId="5DB19B6B" w14:textId="77777777" w:rsidR="006B480F" w:rsidRDefault="006B480F" w:rsidP="004361BD">
      <w:pPr>
        <w:pStyle w:val="Heading4"/>
      </w:pPr>
      <w:bookmarkStart w:id="70" w:name="_Toc95481758"/>
      <w:bookmarkStart w:id="71" w:name="_Toc98334397"/>
      <w:r w:rsidRPr="00540963">
        <w:t>Enhancements on beam management for multi-TRP</w:t>
      </w:r>
      <w:bookmarkEnd w:id="70"/>
      <w:bookmarkEnd w:id="71"/>
    </w:p>
    <w:p w14:paraId="1C1D6817" w14:textId="3BCAB341" w:rsidR="006B480F" w:rsidRDefault="002328C4" w:rsidP="006B480F">
      <w:pPr>
        <w:rPr>
          <w:lang w:eastAsia="x-none"/>
        </w:rPr>
      </w:pPr>
      <w:hyperlink r:id="rId839" w:history="1">
        <w:r w:rsidR="004371F4">
          <w:rPr>
            <w:rStyle w:val="Hyperlink"/>
            <w:lang w:eastAsia="x-none"/>
          </w:rPr>
          <w:t>R1-2200932</w:t>
        </w:r>
      </w:hyperlink>
      <w:r w:rsidR="006B480F">
        <w:rPr>
          <w:lang w:eastAsia="x-none"/>
        </w:rPr>
        <w:tab/>
        <w:t>Remaining issues on beam management for multi-TRP in Rel-17</w:t>
      </w:r>
      <w:r w:rsidR="006B480F">
        <w:rPr>
          <w:lang w:eastAsia="x-none"/>
        </w:rPr>
        <w:tab/>
        <w:t>Huawei, HiSilicon</w:t>
      </w:r>
    </w:p>
    <w:p w14:paraId="2F2F0CDA" w14:textId="09227C99" w:rsidR="006B480F" w:rsidRDefault="002328C4" w:rsidP="006B480F">
      <w:pPr>
        <w:rPr>
          <w:lang w:eastAsia="x-none"/>
        </w:rPr>
      </w:pPr>
      <w:hyperlink r:id="rId840" w:history="1">
        <w:r w:rsidR="004371F4">
          <w:rPr>
            <w:rStyle w:val="Hyperlink"/>
            <w:lang w:eastAsia="x-none"/>
          </w:rPr>
          <w:t>R1-2200994</w:t>
        </w:r>
      </w:hyperlink>
      <w:r w:rsidR="006B480F">
        <w:rPr>
          <w:lang w:eastAsia="x-none"/>
        </w:rPr>
        <w:tab/>
        <w:t>Beam management for simultaneous multi-TRP transmission with multi-panel reception</w:t>
      </w:r>
      <w:r w:rsidR="006B480F">
        <w:rPr>
          <w:lang w:eastAsia="x-none"/>
        </w:rPr>
        <w:tab/>
        <w:t>FUTUREWEI</w:t>
      </w:r>
    </w:p>
    <w:p w14:paraId="3B0CE083" w14:textId="37079D54" w:rsidR="006B480F" w:rsidRDefault="002328C4" w:rsidP="006B480F">
      <w:pPr>
        <w:rPr>
          <w:lang w:eastAsia="x-none"/>
        </w:rPr>
      </w:pPr>
      <w:hyperlink r:id="rId841" w:history="1">
        <w:r w:rsidR="004371F4">
          <w:rPr>
            <w:rStyle w:val="Hyperlink"/>
            <w:lang w:eastAsia="x-none"/>
          </w:rPr>
          <w:t>R1-2201081</w:t>
        </w:r>
      </w:hyperlink>
      <w:r w:rsidR="006B480F">
        <w:rPr>
          <w:lang w:eastAsia="x-none"/>
        </w:rPr>
        <w:tab/>
        <w:t>Maintenance on MTRP multibeam enhancement</w:t>
      </w:r>
      <w:r w:rsidR="006B480F">
        <w:rPr>
          <w:lang w:eastAsia="x-none"/>
        </w:rPr>
        <w:tab/>
        <w:t>vivo</w:t>
      </w:r>
    </w:p>
    <w:p w14:paraId="780DC8D8" w14:textId="1D23486A" w:rsidR="006B480F" w:rsidRDefault="002328C4" w:rsidP="006B480F">
      <w:pPr>
        <w:rPr>
          <w:lang w:eastAsia="x-none"/>
        </w:rPr>
      </w:pPr>
      <w:hyperlink r:id="rId842" w:history="1">
        <w:r w:rsidR="004371F4">
          <w:rPr>
            <w:rStyle w:val="Hyperlink"/>
            <w:lang w:eastAsia="x-none"/>
          </w:rPr>
          <w:t>R1-2201188</w:t>
        </w:r>
      </w:hyperlink>
      <w:r w:rsidR="006B480F">
        <w:rPr>
          <w:lang w:eastAsia="x-none"/>
        </w:rPr>
        <w:tab/>
        <w:t>Remaining issues on beam management for Multi-TRP</w:t>
      </w:r>
      <w:r w:rsidR="006B480F">
        <w:rPr>
          <w:lang w:eastAsia="x-none"/>
        </w:rPr>
        <w:tab/>
        <w:t>ZTE</w:t>
      </w:r>
    </w:p>
    <w:p w14:paraId="43DEFCB5" w14:textId="32EDD4F3" w:rsidR="006B480F" w:rsidRDefault="002328C4" w:rsidP="006B480F">
      <w:pPr>
        <w:rPr>
          <w:lang w:eastAsia="x-none"/>
        </w:rPr>
      </w:pPr>
      <w:hyperlink r:id="rId843" w:history="1">
        <w:r w:rsidR="004371F4">
          <w:rPr>
            <w:rStyle w:val="Hyperlink"/>
            <w:lang w:eastAsia="x-none"/>
          </w:rPr>
          <w:t>R1-2201226</w:t>
        </w:r>
      </w:hyperlink>
      <w:r w:rsidR="006B480F">
        <w:rPr>
          <w:lang w:eastAsia="x-none"/>
        </w:rPr>
        <w:tab/>
        <w:t>Enhancements on beam management for multi-TRP</w:t>
      </w:r>
      <w:r w:rsidR="006B480F">
        <w:rPr>
          <w:lang w:eastAsia="x-none"/>
        </w:rPr>
        <w:tab/>
        <w:t>OPPO</w:t>
      </w:r>
    </w:p>
    <w:p w14:paraId="5C917781" w14:textId="30C71530" w:rsidR="006B480F" w:rsidRDefault="002328C4" w:rsidP="006B480F">
      <w:pPr>
        <w:rPr>
          <w:lang w:eastAsia="x-none"/>
        </w:rPr>
      </w:pPr>
      <w:hyperlink r:id="rId844" w:history="1">
        <w:r w:rsidR="004371F4">
          <w:rPr>
            <w:rStyle w:val="Hyperlink"/>
            <w:lang w:eastAsia="x-none"/>
          </w:rPr>
          <w:t>R1-2201331</w:t>
        </w:r>
      </w:hyperlink>
      <w:r w:rsidR="006B480F">
        <w:rPr>
          <w:lang w:eastAsia="x-none"/>
        </w:rPr>
        <w:tab/>
        <w:t>Remaining issues on beam failure recovery for multi-TRP</w:t>
      </w:r>
      <w:r w:rsidR="006B480F">
        <w:rPr>
          <w:lang w:eastAsia="x-none"/>
        </w:rPr>
        <w:tab/>
        <w:t>CATT</w:t>
      </w:r>
    </w:p>
    <w:p w14:paraId="53A28234" w14:textId="610E2DC3" w:rsidR="006B480F" w:rsidRDefault="002328C4" w:rsidP="006B480F">
      <w:pPr>
        <w:rPr>
          <w:lang w:eastAsia="x-none"/>
        </w:rPr>
      </w:pPr>
      <w:hyperlink r:id="rId845" w:history="1">
        <w:r w:rsidR="004371F4">
          <w:rPr>
            <w:rStyle w:val="Hyperlink"/>
            <w:lang w:eastAsia="x-none"/>
          </w:rPr>
          <w:t>R1-2201429</w:t>
        </w:r>
      </w:hyperlink>
      <w:r w:rsidR="006B480F">
        <w:rPr>
          <w:lang w:eastAsia="x-none"/>
        </w:rPr>
        <w:tab/>
        <w:t>Enhancements on beam management for multi-TRP</w:t>
      </w:r>
      <w:r w:rsidR="006B480F">
        <w:rPr>
          <w:lang w:eastAsia="x-none"/>
        </w:rPr>
        <w:tab/>
        <w:t>Lenovo, Motorola Mobility</w:t>
      </w:r>
    </w:p>
    <w:p w14:paraId="1C69E5C7" w14:textId="245D7D41" w:rsidR="006B480F" w:rsidRDefault="002328C4" w:rsidP="006B480F">
      <w:pPr>
        <w:rPr>
          <w:lang w:eastAsia="x-none"/>
        </w:rPr>
      </w:pPr>
      <w:hyperlink r:id="rId846" w:history="1">
        <w:r w:rsidR="004371F4">
          <w:rPr>
            <w:rStyle w:val="Hyperlink"/>
            <w:lang w:eastAsia="x-none"/>
          </w:rPr>
          <w:t>R1-2201435</w:t>
        </w:r>
      </w:hyperlink>
      <w:r w:rsidR="006B480F">
        <w:rPr>
          <w:lang w:eastAsia="x-none"/>
        </w:rPr>
        <w:tab/>
        <w:t>Remaining issues of enhancements on beam management for multi-TRP</w:t>
      </w:r>
      <w:r w:rsidR="006B480F">
        <w:rPr>
          <w:lang w:eastAsia="x-none"/>
        </w:rPr>
        <w:tab/>
        <w:t>Fujitsu</w:t>
      </w:r>
    </w:p>
    <w:p w14:paraId="25A0B173" w14:textId="2BD587B7" w:rsidR="006B480F" w:rsidRDefault="002328C4" w:rsidP="006B480F">
      <w:pPr>
        <w:rPr>
          <w:lang w:eastAsia="x-none"/>
        </w:rPr>
      </w:pPr>
      <w:hyperlink r:id="rId847" w:history="1">
        <w:r w:rsidR="004371F4">
          <w:rPr>
            <w:rStyle w:val="Hyperlink"/>
            <w:lang w:eastAsia="x-none"/>
          </w:rPr>
          <w:t>R1-2201466</w:t>
        </w:r>
      </w:hyperlink>
      <w:r w:rsidR="006B480F">
        <w:rPr>
          <w:lang w:eastAsia="x-none"/>
        </w:rPr>
        <w:tab/>
        <w:t>Remaining issues on beam management for MTRP</w:t>
      </w:r>
      <w:r w:rsidR="006B480F">
        <w:rPr>
          <w:lang w:eastAsia="x-none"/>
        </w:rPr>
        <w:tab/>
        <w:t>NTT DOCOMO, INC.</w:t>
      </w:r>
    </w:p>
    <w:p w14:paraId="20C45E6C" w14:textId="6D7E737C" w:rsidR="006B480F" w:rsidRDefault="002328C4" w:rsidP="006B480F">
      <w:pPr>
        <w:rPr>
          <w:lang w:eastAsia="x-none"/>
        </w:rPr>
      </w:pPr>
      <w:hyperlink r:id="rId848" w:history="1">
        <w:r w:rsidR="004371F4">
          <w:rPr>
            <w:rStyle w:val="Hyperlink"/>
            <w:lang w:eastAsia="x-none"/>
          </w:rPr>
          <w:t>R1-2201537</w:t>
        </w:r>
      </w:hyperlink>
      <w:r w:rsidR="006B480F">
        <w:rPr>
          <w:lang w:eastAsia="x-none"/>
        </w:rPr>
        <w:tab/>
        <w:t>Discussion on enhancements on beam management for multi-TRP</w:t>
      </w:r>
      <w:r w:rsidR="006B480F">
        <w:rPr>
          <w:lang w:eastAsia="x-none"/>
        </w:rPr>
        <w:tab/>
        <w:t>Spreadtrum Communications</w:t>
      </w:r>
    </w:p>
    <w:p w14:paraId="28672050" w14:textId="62C0EB27" w:rsidR="006B480F" w:rsidRDefault="002328C4" w:rsidP="006B480F">
      <w:pPr>
        <w:rPr>
          <w:lang w:eastAsia="x-none"/>
        </w:rPr>
      </w:pPr>
      <w:hyperlink r:id="rId849" w:history="1">
        <w:r w:rsidR="004371F4">
          <w:rPr>
            <w:rStyle w:val="Hyperlink"/>
            <w:lang w:eastAsia="x-none"/>
          </w:rPr>
          <w:t>R1-2201570</w:t>
        </w:r>
      </w:hyperlink>
      <w:r w:rsidR="006B480F">
        <w:rPr>
          <w:lang w:eastAsia="x-none"/>
        </w:rPr>
        <w:tab/>
        <w:t>Enhancements on beam management for multi-TRP</w:t>
      </w:r>
      <w:r w:rsidR="006B480F">
        <w:rPr>
          <w:lang w:eastAsia="x-none"/>
        </w:rPr>
        <w:tab/>
        <w:t>LG Electronics</w:t>
      </w:r>
    </w:p>
    <w:p w14:paraId="174F770E" w14:textId="21C393A8" w:rsidR="006B480F" w:rsidRDefault="002328C4" w:rsidP="006B480F">
      <w:pPr>
        <w:rPr>
          <w:lang w:eastAsia="x-none"/>
        </w:rPr>
      </w:pPr>
      <w:hyperlink r:id="rId850" w:history="1">
        <w:r w:rsidR="004371F4">
          <w:rPr>
            <w:rStyle w:val="Hyperlink"/>
            <w:lang w:eastAsia="x-none"/>
          </w:rPr>
          <w:t>R1-2201576</w:t>
        </w:r>
      </w:hyperlink>
      <w:r w:rsidR="006B480F">
        <w:rPr>
          <w:lang w:eastAsia="x-none"/>
        </w:rPr>
        <w:tab/>
        <w:t>Remaining issues on beam management for multi-TRP</w:t>
      </w:r>
      <w:r w:rsidR="006B480F">
        <w:rPr>
          <w:lang w:eastAsia="x-none"/>
        </w:rPr>
        <w:tab/>
        <w:t>Sony</w:t>
      </w:r>
    </w:p>
    <w:p w14:paraId="5E970D54" w14:textId="67480AE0" w:rsidR="006B480F" w:rsidRDefault="002328C4" w:rsidP="006B480F">
      <w:pPr>
        <w:rPr>
          <w:lang w:eastAsia="x-none"/>
        </w:rPr>
      </w:pPr>
      <w:hyperlink r:id="rId851" w:history="1">
        <w:r w:rsidR="004371F4">
          <w:rPr>
            <w:rStyle w:val="Hyperlink"/>
            <w:lang w:eastAsia="x-none"/>
          </w:rPr>
          <w:t>R1-2201685</w:t>
        </w:r>
      </w:hyperlink>
      <w:r w:rsidR="006B480F">
        <w:rPr>
          <w:lang w:eastAsia="x-none"/>
        </w:rPr>
        <w:tab/>
        <w:t>Maintenance of multi-TRP beam management</w:t>
      </w:r>
      <w:r w:rsidR="006B480F">
        <w:rPr>
          <w:lang w:eastAsia="x-none"/>
        </w:rPr>
        <w:tab/>
        <w:t>Intel Corporation</w:t>
      </w:r>
    </w:p>
    <w:p w14:paraId="63E74706" w14:textId="124E4C8E" w:rsidR="006B480F" w:rsidRDefault="002328C4" w:rsidP="006B480F">
      <w:pPr>
        <w:rPr>
          <w:lang w:eastAsia="x-none"/>
        </w:rPr>
      </w:pPr>
      <w:hyperlink r:id="rId852" w:history="1">
        <w:r w:rsidR="004371F4">
          <w:rPr>
            <w:rStyle w:val="Hyperlink"/>
            <w:lang w:eastAsia="x-none"/>
          </w:rPr>
          <w:t>R1-2201761</w:t>
        </w:r>
      </w:hyperlink>
      <w:r w:rsidR="006B480F">
        <w:rPr>
          <w:lang w:eastAsia="x-none"/>
        </w:rPr>
        <w:tab/>
        <w:t>Views on Rel-17 multi-TRP BM enhancement</w:t>
      </w:r>
      <w:r w:rsidR="006B480F">
        <w:rPr>
          <w:lang w:eastAsia="x-none"/>
        </w:rPr>
        <w:tab/>
        <w:t>Apple</w:t>
      </w:r>
    </w:p>
    <w:p w14:paraId="3A9CA685" w14:textId="60D8314D" w:rsidR="006B480F" w:rsidRDefault="002328C4" w:rsidP="006B480F">
      <w:pPr>
        <w:rPr>
          <w:lang w:eastAsia="x-none"/>
        </w:rPr>
      </w:pPr>
      <w:hyperlink r:id="rId853" w:history="1">
        <w:r w:rsidR="004371F4">
          <w:rPr>
            <w:rStyle w:val="Hyperlink"/>
            <w:lang w:eastAsia="x-none"/>
          </w:rPr>
          <w:t>R1-2201847</w:t>
        </w:r>
      </w:hyperlink>
      <w:r w:rsidR="006B480F">
        <w:rPr>
          <w:lang w:eastAsia="x-none"/>
        </w:rPr>
        <w:tab/>
        <w:t>Remaining issues of enhancements on beam management for multi-TRP</w:t>
      </w:r>
      <w:r w:rsidR="006B480F">
        <w:rPr>
          <w:lang w:eastAsia="x-none"/>
        </w:rPr>
        <w:tab/>
        <w:t>CMCC</w:t>
      </w:r>
    </w:p>
    <w:p w14:paraId="26AD0107" w14:textId="38D6BC99" w:rsidR="006B480F" w:rsidRDefault="002328C4" w:rsidP="006B480F">
      <w:pPr>
        <w:rPr>
          <w:lang w:eastAsia="x-none"/>
        </w:rPr>
      </w:pPr>
      <w:hyperlink r:id="rId854" w:history="1">
        <w:r w:rsidR="004371F4">
          <w:rPr>
            <w:rStyle w:val="Hyperlink"/>
            <w:lang w:eastAsia="x-none"/>
          </w:rPr>
          <w:t>R1-2201944</w:t>
        </w:r>
      </w:hyperlink>
      <w:r w:rsidR="006B480F">
        <w:rPr>
          <w:lang w:eastAsia="x-none"/>
        </w:rPr>
        <w:tab/>
        <w:t>Remaining issues on beam management for Multi-TRP enhancement</w:t>
      </w:r>
      <w:r w:rsidR="006B480F">
        <w:rPr>
          <w:lang w:eastAsia="x-none"/>
        </w:rPr>
        <w:tab/>
        <w:t>Xiaomi</w:t>
      </w:r>
    </w:p>
    <w:p w14:paraId="560D32AC" w14:textId="70893B5D" w:rsidR="006B480F" w:rsidRDefault="002328C4" w:rsidP="006B480F">
      <w:pPr>
        <w:rPr>
          <w:lang w:eastAsia="x-none"/>
        </w:rPr>
      </w:pPr>
      <w:hyperlink r:id="rId855" w:history="1">
        <w:r w:rsidR="004371F4">
          <w:rPr>
            <w:rStyle w:val="Hyperlink"/>
            <w:lang w:eastAsia="x-none"/>
          </w:rPr>
          <w:t>R1-2201999</w:t>
        </w:r>
      </w:hyperlink>
      <w:r w:rsidR="006B480F">
        <w:rPr>
          <w:lang w:eastAsia="x-none"/>
        </w:rPr>
        <w:tab/>
        <w:t>Maintenance on Rel-17 Beam Management for Multi-TRP</w:t>
      </w:r>
      <w:r w:rsidR="006B480F">
        <w:rPr>
          <w:lang w:eastAsia="x-none"/>
        </w:rPr>
        <w:tab/>
        <w:t>Samsung</w:t>
      </w:r>
    </w:p>
    <w:p w14:paraId="535DD51D" w14:textId="2293AA92" w:rsidR="006B480F" w:rsidRDefault="002328C4" w:rsidP="006B480F">
      <w:pPr>
        <w:rPr>
          <w:lang w:eastAsia="x-none"/>
        </w:rPr>
      </w:pPr>
      <w:hyperlink r:id="rId856" w:history="1">
        <w:r w:rsidR="004371F4">
          <w:rPr>
            <w:rStyle w:val="Hyperlink"/>
            <w:lang w:eastAsia="x-none"/>
          </w:rPr>
          <w:t>R1-2202059</w:t>
        </w:r>
      </w:hyperlink>
      <w:r w:rsidR="006B480F">
        <w:rPr>
          <w:lang w:eastAsia="x-none"/>
        </w:rPr>
        <w:tab/>
        <w:t>Remaining issues on beam management for multi-TRP</w:t>
      </w:r>
      <w:r w:rsidR="006B480F">
        <w:rPr>
          <w:lang w:eastAsia="x-none"/>
        </w:rPr>
        <w:tab/>
        <w:t>MediaTek Inc.</w:t>
      </w:r>
    </w:p>
    <w:p w14:paraId="51C59133" w14:textId="0B2A1FEB" w:rsidR="006B480F" w:rsidRDefault="002328C4" w:rsidP="006B480F">
      <w:pPr>
        <w:rPr>
          <w:lang w:eastAsia="x-none"/>
        </w:rPr>
      </w:pPr>
      <w:hyperlink r:id="rId857" w:history="1">
        <w:r w:rsidR="004371F4">
          <w:rPr>
            <w:rStyle w:val="Hyperlink"/>
            <w:lang w:eastAsia="x-none"/>
          </w:rPr>
          <w:t>R1-2202125</w:t>
        </w:r>
      </w:hyperlink>
      <w:r w:rsidR="006B480F">
        <w:rPr>
          <w:lang w:eastAsia="x-none"/>
        </w:rPr>
        <w:tab/>
        <w:t>Enhancements on beam management for multi-TRP</w:t>
      </w:r>
      <w:r w:rsidR="006B480F">
        <w:rPr>
          <w:lang w:eastAsia="x-none"/>
        </w:rPr>
        <w:tab/>
        <w:t>Qualcomm Incorporated</w:t>
      </w:r>
    </w:p>
    <w:p w14:paraId="23603F4D" w14:textId="248AE1CF" w:rsidR="006B480F" w:rsidRDefault="002328C4" w:rsidP="006B480F">
      <w:pPr>
        <w:rPr>
          <w:lang w:eastAsia="x-none"/>
        </w:rPr>
      </w:pPr>
      <w:hyperlink r:id="rId858" w:history="1">
        <w:r w:rsidR="004371F4">
          <w:rPr>
            <w:rStyle w:val="Hyperlink"/>
            <w:lang w:eastAsia="x-none"/>
          </w:rPr>
          <w:t>R1-2202246</w:t>
        </w:r>
      </w:hyperlink>
      <w:r w:rsidR="006B480F">
        <w:rPr>
          <w:lang w:eastAsia="x-none"/>
        </w:rPr>
        <w:tab/>
        <w:t>Remaining issues on beam management for multi-TRP</w:t>
      </w:r>
      <w:r w:rsidR="006B480F">
        <w:rPr>
          <w:lang w:eastAsia="x-none"/>
        </w:rPr>
        <w:tab/>
        <w:t>TCL Communication Ltd.</w:t>
      </w:r>
    </w:p>
    <w:p w14:paraId="3E69246C" w14:textId="63F087F6" w:rsidR="006B480F" w:rsidRDefault="002328C4" w:rsidP="006B480F">
      <w:pPr>
        <w:rPr>
          <w:lang w:eastAsia="x-none"/>
        </w:rPr>
      </w:pPr>
      <w:hyperlink r:id="rId859" w:history="1">
        <w:r w:rsidR="004371F4">
          <w:rPr>
            <w:rStyle w:val="Hyperlink"/>
            <w:lang w:eastAsia="x-none"/>
          </w:rPr>
          <w:t>R1-2202272</w:t>
        </w:r>
      </w:hyperlink>
      <w:r w:rsidR="006B480F">
        <w:rPr>
          <w:lang w:eastAsia="x-none"/>
        </w:rPr>
        <w:tab/>
        <w:t>Remaining issues on beam management enhancements for multi-TRP</w:t>
      </w:r>
      <w:r w:rsidR="006B480F">
        <w:rPr>
          <w:lang w:eastAsia="x-none"/>
        </w:rPr>
        <w:tab/>
        <w:t>Ericsson</w:t>
      </w:r>
    </w:p>
    <w:p w14:paraId="62A70698" w14:textId="46294C51" w:rsidR="006B480F" w:rsidRDefault="002328C4" w:rsidP="006B480F">
      <w:pPr>
        <w:rPr>
          <w:lang w:eastAsia="x-none"/>
        </w:rPr>
      </w:pPr>
      <w:hyperlink r:id="rId860" w:history="1">
        <w:r w:rsidR="004371F4">
          <w:rPr>
            <w:rStyle w:val="Hyperlink"/>
            <w:lang w:eastAsia="x-none"/>
          </w:rPr>
          <w:t>R1-2202319</w:t>
        </w:r>
      </w:hyperlink>
      <w:r w:rsidR="006B480F">
        <w:rPr>
          <w:lang w:eastAsia="x-none"/>
        </w:rPr>
        <w:tab/>
        <w:t>Maintenance of enhancements for Beam Management for Multi-TRP/Panel Transmission</w:t>
      </w:r>
      <w:r w:rsidR="006B480F">
        <w:rPr>
          <w:lang w:eastAsia="x-none"/>
        </w:rPr>
        <w:tab/>
        <w:t>Nokia, Nokia Shanghai Bell</w:t>
      </w:r>
    </w:p>
    <w:p w14:paraId="72B19972" w14:textId="2258AC91" w:rsidR="00AC3663" w:rsidRDefault="00AC3663" w:rsidP="006B480F">
      <w:pPr>
        <w:rPr>
          <w:lang w:eastAsia="x-none"/>
        </w:rPr>
      </w:pPr>
    </w:p>
    <w:p w14:paraId="5BF32CFB" w14:textId="77777777" w:rsidR="00AC3663" w:rsidRPr="003761D5" w:rsidRDefault="00AC3663" w:rsidP="00AC3663">
      <w:r w:rsidRPr="003761D5">
        <w:rPr>
          <w:lang w:eastAsia="x-none"/>
        </w:rPr>
        <w:t xml:space="preserve">[108-e-R17-MIMO-05] </w:t>
      </w:r>
      <w:r w:rsidRPr="003761D5">
        <w:t>– Xin (CATT)</w:t>
      </w:r>
    </w:p>
    <w:p w14:paraId="104B919A" w14:textId="442F0C2F" w:rsidR="00AC3663" w:rsidRPr="003761D5" w:rsidRDefault="00AC3663" w:rsidP="00AC3663">
      <w:pPr>
        <w:rPr>
          <w:lang w:eastAsia="x-none"/>
        </w:rPr>
      </w:pPr>
      <w:r w:rsidRPr="003761D5">
        <w:rPr>
          <w:lang w:eastAsia="x-none"/>
        </w:rPr>
        <w:t xml:space="preserve">Email discussion for maintenance on beam management for </w:t>
      </w:r>
      <w:r w:rsidRPr="003761D5">
        <w:t>multi-TRP</w:t>
      </w:r>
    </w:p>
    <w:p w14:paraId="3E1D7A7E" w14:textId="77777777" w:rsidR="00AC3663" w:rsidRPr="003761D5" w:rsidRDefault="00AC3663" w:rsidP="00AC3663">
      <w:pPr>
        <w:numPr>
          <w:ilvl w:val="0"/>
          <w:numId w:val="60"/>
        </w:numPr>
        <w:rPr>
          <w:lang w:eastAsia="x-none"/>
        </w:rPr>
      </w:pPr>
      <w:r w:rsidRPr="003761D5">
        <w:rPr>
          <w:rFonts w:hint="eastAsia"/>
          <w:lang w:eastAsia="x-none"/>
        </w:rPr>
        <w:t>1</w:t>
      </w:r>
      <w:r w:rsidRPr="003761D5">
        <w:rPr>
          <w:rFonts w:hint="eastAsia"/>
          <w:vertAlign w:val="superscript"/>
          <w:lang w:eastAsia="x-none"/>
        </w:rPr>
        <w:t>st</w:t>
      </w:r>
      <w:r w:rsidRPr="003761D5">
        <w:rPr>
          <w:rFonts w:hint="eastAsia"/>
          <w:lang w:eastAsia="x-none"/>
        </w:rPr>
        <w:t xml:space="preserve"> check point: </w:t>
      </w:r>
      <w:r w:rsidRPr="003761D5">
        <w:t>February</w:t>
      </w:r>
      <w:r w:rsidRPr="003761D5">
        <w:rPr>
          <w:rFonts w:hint="eastAsia"/>
        </w:rPr>
        <w:t xml:space="preserve"> </w:t>
      </w:r>
      <w:r w:rsidRPr="003761D5">
        <w:t>25</w:t>
      </w:r>
    </w:p>
    <w:p w14:paraId="0BF0FA6F" w14:textId="77777777" w:rsidR="00AC3663" w:rsidRPr="003761D5" w:rsidRDefault="00AC3663" w:rsidP="00AC3663">
      <w:pPr>
        <w:numPr>
          <w:ilvl w:val="0"/>
          <w:numId w:val="60"/>
        </w:numPr>
        <w:rPr>
          <w:lang w:eastAsia="x-none"/>
        </w:rPr>
      </w:pPr>
      <w:r w:rsidRPr="003761D5">
        <w:rPr>
          <w:lang w:eastAsia="x-none"/>
        </w:rPr>
        <w:t>Final</w:t>
      </w:r>
      <w:r w:rsidRPr="003761D5">
        <w:rPr>
          <w:rFonts w:hint="eastAsia"/>
          <w:lang w:eastAsia="x-none"/>
        </w:rPr>
        <w:t xml:space="preserve"> check point: </w:t>
      </w:r>
      <w:r w:rsidRPr="003761D5">
        <w:t>March 3</w:t>
      </w:r>
    </w:p>
    <w:p w14:paraId="30FF3952" w14:textId="70D015DD" w:rsidR="003761D5" w:rsidRPr="003761D5" w:rsidRDefault="002328C4" w:rsidP="003761D5">
      <w:pPr>
        <w:rPr>
          <w:b/>
          <w:bCs/>
          <w:lang w:eastAsia="x-none"/>
        </w:rPr>
      </w:pPr>
      <w:hyperlink r:id="rId861" w:history="1">
        <w:r w:rsidR="004371F4">
          <w:rPr>
            <w:rStyle w:val="Hyperlink"/>
            <w:b/>
            <w:bCs/>
            <w:lang w:eastAsia="x-none"/>
          </w:rPr>
          <w:t>R1-2202612</w:t>
        </w:r>
      </w:hyperlink>
      <w:r w:rsidR="003761D5" w:rsidRPr="003761D5">
        <w:rPr>
          <w:b/>
          <w:bCs/>
          <w:lang w:eastAsia="x-none"/>
        </w:rPr>
        <w:tab/>
        <w:t>Moderator summary #1 on enhancements of beam management for multi-TRP</w:t>
      </w:r>
      <w:r w:rsidR="003761D5" w:rsidRPr="003761D5">
        <w:rPr>
          <w:b/>
          <w:bCs/>
          <w:lang w:eastAsia="x-none"/>
        </w:rPr>
        <w:tab/>
        <w:t>Moderator (CATT)</w:t>
      </w:r>
    </w:p>
    <w:p w14:paraId="76E29222" w14:textId="01C77AD1" w:rsidR="003761D5" w:rsidRDefault="003761D5" w:rsidP="003761D5">
      <w:pPr>
        <w:rPr>
          <w:lang w:eastAsia="x-none"/>
        </w:rPr>
      </w:pPr>
      <w:r w:rsidRPr="005E1692">
        <w:rPr>
          <w:b/>
          <w:bCs/>
          <w:lang w:eastAsia="x-none"/>
        </w:rPr>
        <w:t>Decision:</w:t>
      </w:r>
      <w:r>
        <w:rPr>
          <w:lang w:eastAsia="x-none"/>
        </w:rPr>
        <w:t xml:space="preserve"> As per email decision posted on Feb 24</w:t>
      </w:r>
      <w:r w:rsidRPr="005E1692">
        <w:rPr>
          <w:vertAlign w:val="superscript"/>
          <w:lang w:eastAsia="x-none"/>
        </w:rPr>
        <w:t>th</w:t>
      </w:r>
      <w:r>
        <w:rPr>
          <w:lang w:eastAsia="x-none"/>
        </w:rPr>
        <w:t>,</w:t>
      </w:r>
    </w:p>
    <w:p w14:paraId="1FDE4223" w14:textId="77777777" w:rsidR="00AC3663" w:rsidRPr="003761D5" w:rsidRDefault="00AC3663" w:rsidP="00AC3663">
      <w:pPr>
        <w:rPr>
          <w:bCs/>
          <w:u w:val="single"/>
          <w:lang w:eastAsia="x-none"/>
        </w:rPr>
      </w:pPr>
      <w:r w:rsidRPr="003761D5">
        <w:rPr>
          <w:bCs/>
          <w:u w:val="single"/>
          <w:lang w:eastAsia="x-none"/>
        </w:rPr>
        <w:t>Conclusion</w:t>
      </w:r>
    </w:p>
    <w:p w14:paraId="2C9BF3C3" w14:textId="77777777" w:rsidR="00AC3663" w:rsidRPr="00770E42" w:rsidRDefault="00AC3663" w:rsidP="00AC3663">
      <w:pPr>
        <w:rPr>
          <w:lang w:eastAsia="x-none"/>
        </w:rPr>
      </w:pPr>
      <w:r w:rsidRPr="00770E42">
        <w:rPr>
          <w:lang w:eastAsia="x-none"/>
        </w:rPr>
        <w:t>There is no consensus to enhance beam update (beam reset) for PDSCH after receiving gNB response for single DCI based M-TRP beam failure recovery in Rel-17</w:t>
      </w:r>
    </w:p>
    <w:p w14:paraId="75E33868" w14:textId="6D0D0E78" w:rsidR="00AC3663" w:rsidRPr="003761D5" w:rsidRDefault="00AC3663" w:rsidP="00AC3663">
      <w:pPr>
        <w:rPr>
          <w:lang w:eastAsia="x-none"/>
        </w:rPr>
      </w:pPr>
    </w:p>
    <w:p w14:paraId="28F7F34E" w14:textId="77777777" w:rsidR="00AC3663" w:rsidRPr="003761D5" w:rsidRDefault="00AC3663" w:rsidP="00AC3663">
      <w:pPr>
        <w:rPr>
          <w:highlight w:val="green"/>
          <w:lang w:eastAsia="x-none"/>
        </w:rPr>
      </w:pPr>
      <w:r w:rsidRPr="003761D5">
        <w:rPr>
          <w:highlight w:val="green"/>
          <w:lang w:eastAsia="x-none"/>
        </w:rPr>
        <w:t>Agreement</w:t>
      </w:r>
    </w:p>
    <w:p w14:paraId="4B3DC530" w14:textId="1AEB9459" w:rsidR="00AC3663" w:rsidRPr="003761D5" w:rsidRDefault="00AC3663" w:rsidP="00AC3663">
      <w:pPr>
        <w:rPr>
          <w:lang w:eastAsia="x-none"/>
        </w:rPr>
      </w:pPr>
      <w:r w:rsidRPr="003761D5">
        <w:rPr>
          <w:lang w:eastAsia="x-none"/>
        </w:rPr>
        <w:t xml:space="preserve">TP 3.6.1-1 (from Apple) in section 3.6.1 of </w:t>
      </w:r>
      <w:hyperlink r:id="rId862" w:history="1">
        <w:r w:rsidR="004371F4">
          <w:rPr>
            <w:rStyle w:val="Hyperlink"/>
            <w:lang w:eastAsia="x-none"/>
          </w:rPr>
          <w:t>R1-2202612</w:t>
        </w:r>
      </w:hyperlink>
      <w:r w:rsidRPr="003761D5">
        <w:rPr>
          <w:lang w:eastAsia="x-none"/>
        </w:rPr>
        <w:t xml:space="preserve"> is endorsed for editor’s CR on 38.213.</w:t>
      </w:r>
    </w:p>
    <w:p w14:paraId="1BC291B7" w14:textId="28F115FE" w:rsidR="00AC3663" w:rsidRPr="003761D5" w:rsidRDefault="00AC3663" w:rsidP="00AC3663">
      <w:pPr>
        <w:rPr>
          <w:lang w:eastAsia="x-none"/>
        </w:rPr>
      </w:pPr>
    </w:p>
    <w:p w14:paraId="125CD3B4" w14:textId="77777777" w:rsidR="00AC3663" w:rsidRPr="003761D5" w:rsidRDefault="00AC3663" w:rsidP="00AC3663">
      <w:pPr>
        <w:rPr>
          <w:highlight w:val="green"/>
          <w:lang w:eastAsia="x-none"/>
        </w:rPr>
      </w:pPr>
      <w:r w:rsidRPr="003761D5">
        <w:rPr>
          <w:highlight w:val="green"/>
          <w:lang w:eastAsia="x-none"/>
        </w:rPr>
        <w:t>Agreement</w:t>
      </w:r>
    </w:p>
    <w:p w14:paraId="0E32590A" w14:textId="14429366" w:rsidR="00AC3663" w:rsidRPr="003761D5" w:rsidRDefault="00AC3663" w:rsidP="00AC3663">
      <w:pPr>
        <w:rPr>
          <w:lang w:eastAsia="x-none"/>
        </w:rPr>
      </w:pPr>
      <w:r w:rsidRPr="003761D5">
        <w:rPr>
          <w:lang w:eastAsia="x-none"/>
        </w:rPr>
        <w:t xml:space="preserve">TP 3.6.1-7 (from Spreadtrum) in section 3.6.1 of </w:t>
      </w:r>
      <w:hyperlink r:id="rId863" w:history="1">
        <w:r w:rsidR="004371F4">
          <w:rPr>
            <w:rStyle w:val="Hyperlink"/>
            <w:lang w:eastAsia="x-none"/>
          </w:rPr>
          <w:t>R1-2202612</w:t>
        </w:r>
      </w:hyperlink>
      <w:r w:rsidRPr="003761D5">
        <w:rPr>
          <w:lang w:eastAsia="x-none"/>
        </w:rPr>
        <w:t xml:space="preserve"> is endorsed for editor’s CR on 38.213.</w:t>
      </w:r>
    </w:p>
    <w:p w14:paraId="3C8E9466" w14:textId="77777777" w:rsidR="00AC3663" w:rsidRPr="003761D5" w:rsidRDefault="00AC3663" w:rsidP="00AC3663">
      <w:pPr>
        <w:rPr>
          <w:lang w:eastAsia="x-none"/>
        </w:rPr>
      </w:pPr>
    </w:p>
    <w:p w14:paraId="3EE0FDC8" w14:textId="2569C743" w:rsidR="00AC3663" w:rsidRPr="000C1A20" w:rsidRDefault="002328C4" w:rsidP="003761D5">
      <w:pPr>
        <w:rPr>
          <w:b/>
          <w:bCs/>
          <w:lang w:eastAsia="x-none"/>
        </w:rPr>
      </w:pPr>
      <w:hyperlink r:id="rId864" w:history="1">
        <w:r w:rsidR="004371F4">
          <w:rPr>
            <w:rStyle w:val="Hyperlink"/>
            <w:b/>
            <w:bCs/>
            <w:lang w:eastAsia="x-none"/>
          </w:rPr>
          <w:t>R1-2202667</w:t>
        </w:r>
      </w:hyperlink>
      <w:r w:rsidR="003761D5" w:rsidRPr="000C1A20">
        <w:rPr>
          <w:b/>
          <w:bCs/>
          <w:lang w:eastAsia="x-none"/>
        </w:rPr>
        <w:tab/>
        <w:t>Moderator summary #2 on enhancements of beam management for multi-TRP</w:t>
      </w:r>
      <w:r w:rsidR="003761D5" w:rsidRPr="000C1A20">
        <w:rPr>
          <w:b/>
          <w:bCs/>
          <w:lang w:eastAsia="x-none"/>
        </w:rPr>
        <w:tab/>
        <w:t>Moderator (CATT)</w:t>
      </w:r>
    </w:p>
    <w:p w14:paraId="40D6D35E" w14:textId="5F69CF77" w:rsidR="00D46AB7" w:rsidRDefault="00D46AB7" w:rsidP="00D46AB7">
      <w:pPr>
        <w:rPr>
          <w:lang w:eastAsia="x-none"/>
        </w:rPr>
      </w:pPr>
      <w:r w:rsidRPr="005E1692">
        <w:rPr>
          <w:b/>
          <w:bCs/>
          <w:lang w:eastAsia="x-none"/>
        </w:rPr>
        <w:t>Decision:</w:t>
      </w:r>
      <w:r>
        <w:rPr>
          <w:lang w:eastAsia="x-none"/>
        </w:rPr>
        <w:t xml:space="preserve"> As per email decision posted on Feb 28</w:t>
      </w:r>
      <w:r w:rsidRPr="005E1692">
        <w:rPr>
          <w:vertAlign w:val="superscript"/>
          <w:lang w:eastAsia="x-none"/>
        </w:rPr>
        <w:t>th</w:t>
      </w:r>
      <w:r>
        <w:rPr>
          <w:lang w:eastAsia="x-none"/>
        </w:rPr>
        <w:t>,</w:t>
      </w:r>
    </w:p>
    <w:p w14:paraId="628EB8A4" w14:textId="77777777" w:rsidR="00D46AB7" w:rsidRPr="00D46AB7" w:rsidRDefault="00D46AB7" w:rsidP="00D46AB7">
      <w:pPr>
        <w:wordWrap w:val="0"/>
        <w:rPr>
          <w:rFonts w:eastAsia="Malgun Gothic" w:cs="Times"/>
          <w:szCs w:val="20"/>
          <w:lang w:val="en-US" w:eastAsia="zh-CN"/>
        </w:rPr>
      </w:pPr>
      <w:r w:rsidRPr="00D46AB7">
        <w:rPr>
          <w:rFonts w:cs="Times"/>
          <w:szCs w:val="20"/>
          <w:highlight w:val="green"/>
          <w:lang w:eastAsia="zh-CN"/>
        </w:rPr>
        <w:t>Agreement</w:t>
      </w:r>
    </w:p>
    <w:p w14:paraId="184E4B30" w14:textId="2D0092F8" w:rsidR="00D46AB7" w:rsidRPr="00D46AB7" w:rsidRDefault="00D46AB7" w:rsidP="00D46AB7">
      <w:pPr>
        <w:rPr>
          <w:rFonts w:eastAsia="Malgun Gothic" w:cs="Times"/>
          <w:szCs w:val="20"/>
          <w:lang w:eastAsia="zh-CN"/>
        </w:rPr>
      </w:pPr>
      <w:r w:rsidRPr="00D46AB7">
        <w:rPr>
          <w:rFonts w:cs="Times"/>
          <w:szCs w:val="20"/>
          <w:lang w:eastAsia="zh-CN"/>
        </w:rPr>
        <w:t>Simultaneous configuration of “Rel-15/16 BFR” (i.e.,</w:t>
      </w:r>
      <w:r w:rsidRPr="00D46AB7">
        <w:rPr>
          <w:rFonts w:cs="Times"/>
          <w:i/>
          <w:iCs/>
          <w:szCs w:val="20"/>
          <w:lang w:eastAsia="zh-CN"/>
        </w:rPr>
        <w:t> BeamFailureRecoveryConfig/BeamFailureRecoverySCellConfig-r16</w:t>
      </w:r>
      <w:r w:rsidRPr="00D46AB7">
        <w:rPr>
          <w:rFonts w:cs="Times"/>
          <w:szCs w:val="20"/>
          <w:lang w:eastAsia="zh-CN"/>
        </w:rPr>
        <w:t>) and “TRP-specific BFR” on one CC is not supported.</w:t>
      </w:r>
    </w:p>
    <w:p w14:paraId="630B3AAC" w14:textId="2F3257BC" w:rsidR="00D46AB7" w:rsidRDefault="00D46AB7" w:rsidP="003761D5">
      <w:pPr>
        <w:rPr>
          <w:lang w:eastAsia="x-none"/>
        </w:rPr>
      </w:pPr>
    </w:p>
    <w:p w14:paraId="395C9DFD" w14:textId="0DFFC3F0" w:rsidR="000C1A20" w:rsidRPr="000C1A20" w:rsidRDefault="002328C4" w:rsidP="003761D5">
      <w:pPr>
        <w:rPr>
          <w:b/>
          <w:bCs/>
          <w:lang w:eastAsia="x-none"/>
        </w:rPr>
      </w:pPr>
      <w:hyperlink r:id="rId865" w:history="1">
        <w:r w:rsidR="004371F4">
          <w:rPr>
            <w:rStyle w:val="Hyperlink"/>
            <w:b/>
            <w:bCs/>
            <w:lang w:eastAsia="x-none"/>
          </w:rPr>
          <w:t>R1-2202814</w:t>
        </w:r>
      </w:hyperlink>
      <w:r w:rsidR="000C1A20" w:rsidRPr="000C1A20">
        <w:rPr>
          <w:b/>
          <w:bCs/>
          <w:lang w:eastAsia="x-none"/>
        </w:rPr>
        <w:tab/>
        <w:t>Moderator summary #3 on enhancements of beam management for multi-TRP</w:t>
      </w:r>
      <w:r w:rsidR="000C1A20" w:rsidRPr="000C1A20">
        <w:rPr>
          <w:b/>
          <w:bCs/>
          <w:lang w:eastAsia="x-none"/>
        </w:rPr>
        <w:tab/>
        <w:t>Moderator (CATT)</w:t>
      </w:r>
    </w:p>
    <w:p w14:paraId="287E36A9" w14:textId="0117CF86" w:rsidR="000C1A20" w:rsidRDefault="000C1A20" w:rsidP="003761D5">
      <w:pPr>
        <w:rPr>
          <w:lang w:eastAsia="x-none"/>
        </w:rPr>
      </w:pPr>
      <w:r>
        <w:rPr>
          <w:lang w:eastAsia="x-none"/>
        </w:rPr>
        <w:t>From Mar 2</w:t>
      </w:r>
      <w:r w:rsidRPr="000C1A20">
        <w:rPr>
          <w:vertAlign w:val="superscript"/>
          <w:lang w:eastAsia="x-none"/>
        </w:rPr>
        <w:t>nd</w:t>
      </w:r>
      <w:r>
        <w:rPr>
          <w:lang w:eastAsia="x-none"/>
        </w:rPr>
        <w:t xml:space="preserve"> GTW session</w:t>
      </w:r>
    </w:p>
    <w:p w14:paraId="1ADC57DF" w14:textId="77777777" w:rsidR="000C1A20" w:rsidRPr="00D46AB7" w:rsidRDefault="000C1A20" w:rsidP="000C1A20">
      <w:pPr>
        <w:wordWrap w:val="0"/>
        <w:rPr>
          <w:rFonts w:eastAsia="Malgun Gothic" w:cs="Times"/>
          <w:szCs w:val="20"/>
          <w:lang w:val="en-US" w:eastAsia="zh-CN"/>
        </w:rPr>
      </w:pPr>
      <w:r w:rsidRPr="00D46AB7">
        <w:rPr>
          <w:rFonts w:cs="Times"/>
          <w:szCs w:val="20"/>
          <w:highlight w:val="green"/>
          <w:lang w:eastAsia="zh-CN"/>
        </w:rPr>
        <w:t>Agreement</w:t>
      </w:r>
    </w:p>
    <w:p w14:paraId="3F47F7D9" w14:textId="1223B871" w:rsidR="000C1A20" w:rsidRPr="000C1A20" w:rsidRDefault="000C1A20" w:rsidP="000C1A20">
      <w:r>
        <w:t>Support to configure/update explicit BFD -RS set by</w:t>
      </w:r>
      <w:r>
        <w:rPr>
          <w:rFonts w:ascii="Times New Roman" w:hAnsi="Times New Roman"/>
          <w:color w:val="000000"/>
          <w:lang w:val="x-none"/>
        </w:rPr>
        <w:t xml:space="preserve"> RRC signaling and MAC CE signaling</w:t>
      </w:r>
      <w:r>
        <w:rPr>
          <w:rFonts w:ascii="Times New Roman" w:hAnsi="Times New Roman"/>
          <w:color w:val="000000"/>
        </w:rPr>
        <w:t>.</w:t>
      </w:r>
    </w:p>
    <w:p w14:paraId="0980EA26" w14:textId="27CE78DD" w:rsidR="000C1A20" w:rsidRDefault="000C1A20" w:rsidP="003761D5">
      <w:pPr>
        <w:rPr>
          <w:lang w:eastAsia="x-none"/>
        </w:rPr>
      </w:pPr>
    </w:p>
    <w:p w14:paraId="36FF89AE" w14:textId="0451B86C" w:rsidR="002F5451" w:rsidRDefault="002F5451" w:rsidP="003761D5">
      <w:pPr>
        <w:rPr>
          <w:lang w:eastAsia="x-none"/>
        </w:rPr>
      </w:pPr>
    </w:p>
    <w:p w14:paraId="393168AD" w14:textId="2205CEED" w:rsidR="002F5451" w:rsidRDefault="002F5451" w:rsidP="002F5451">
      <w:pPr>
        <w:rPr>
          <w:lang w:eastAsia="x-none"/>
        </w:rPr>
      </w:pPr>
      <w:r w:rsidRPr="005E1692">
        <w:rPr>
          <w:b/>
          <w:bCs/>
          <w:lang w:eastAsia="x-none"/>
        </w:rPr>
        <w:t>Decision:</w:t>
      </w:r>
      <w:r>
        <w:rPr>
          <w:lang w:eastAsia="x-none"/>
        </w:rPr>
        <w:t xml:space="preserve"> As per email decision posted on Mar 3</w:t>
      </w:r>
      <w:r w:rsidRPr="002F5451">
        <w:rPr>
          <w:vertAlign w:val="superscript"/>
          <w:lang w:eastAsia="x-none"/>
        </w:rPr>
        <w:t>rd</w:t>
      </w:r>
      <w:r>
        <w:rPr>
          <w:lang w:eastAsia="x-none"/>
        </w:rPr>
        <w:t>,</w:t>
      </w:r>
    </w:p>
    <w:p w14:paraId="22405FE9" w14:textId="77777777" w:rsidR="002F5451" w:rsidRPr="002F5451" w:rsidRDefault="002F5451" w:rsidP="002F5451">
      <w:pPr>
        <w:wordWrap w:val="0"/>
        <w:rPr>
          <w:rFonts w:eastAsia="Malgun Gothic" w:cs="Times"/>
          <w:szCs w:val="20"/>
          <w:lang w:val="en-US" w:eastAsia="zh-CN"/>
        </w:rPr>
      </w:pPr>
      <w:r w:rsidRPr="002F5451">
        <w:rPr>
          <w:rFonts w:cs="Times"/>
          <w:szCs w:val="20"/>
          <w:highlight w:val="green"/>
          <w:lang w:eastAsia="zh-CN"/>
        </w:rPr>
        <w:t>Agreement</w:t>
      </w:r>
    </w:p>
    <w:p w14:paraId="1AAC2312" w14:textId="77777777" w:rsidR="002F5451" w:rsidRDefault="002F5451" w:rsidP="002F5451">
      <w:pPr>
        <w:rPr>
          <w:rFonts w:eastAsia="SimSun"/>
          <w:lang w:val="en-US" w:eastAsia="ko-KR"/>
        </w:rPr>
      </w:pPr>
      <w:r>
        <w:t>For multi-DCI based MTRP inter-cell, if Rel-17 per-TRP BFR is configured, SSB associated with an additional PCI can be configured as NBI-RS in one NBI -RS set, and the NBI-RS set is associated with the BFD-RS set associated with the additional PCI.</w:t>
      </w:r>
    </w:p>
    <w:p w14:paraId="58CA3092" w14:textId="77777777" w:rsidR="002F5451" w:rsidRPr="002F5451" w:rsidRDefault="002F5451" w:rsidP="002F5451"/>
    <w:p w14:paraId="5FB6325F" w14:textId="77777777" w:rsidR="002F5451" w:rsidRPr="002F5451" w:rsidRDefault="002F5451" w:rsidP="002F5451">
      <w:pPr>
        <w:rPr>
          <w:rFonts w:eastAsia="Malgun Gothic" w:cs="Times"/>
          <w:lang w:val="en-US" w:eastAsia="zh-CN"/>
        </w:rPr>
      </w:pPr>
      <w:r w:rsidRPr="002F5451">
        <w:rPr>
          <w:rFonts w:cs="Times"/>
          <w:highlight w:val="green"/>
          <w:lang w:eastAsia="zh-CN"/>
        </w:rPr>
        <w:t>Agreement</w:t>
      </w:r>
    </w:p>
    <w:p w14:paraId="6BB73E7A" w14:textId="4CD3AB81" w:rsidR="002F5451" w:rsidRDefault="002F5451" w:rsidP="002F5451">
      <w:r w:rsidRPr="002F5451">
        <w:rPr>
          <w:color w:val="000000"/>
        </w:rPr>
        <w:t>When the higher layer parameter groupBasedBeamReporting-r17 in CSI -ReportConfig is configured,</w:t>
      </w:r>
      <w:r>
        <w:rPr>
          <w:color w:val="000000"/>
        </w:rPr>
        <w:t xml:space="preserve"> </w:t>
      </w:r>
      <w:r w:rsidRPr="002F5451">
        <w:rPr>
          <w:color w:val="000000"/>
        </w:rPr>
        <w:t>support the configuration</w:t>
      </w:r>
      <w:r>
        <w:rPr>
          <w:color w:val="000000"/>
        </w:rPr>
        <w:t xml:space="preserve"> of the same or different CSI -RS triggering offset values for two different CSI Resource Sets.</w:t>
      </w:r>
    </w:p>
    <w:p w14:paraId="6FE4B199" w14:textId="77777777" w:rsidR="002F5451" w:rsidRPr="002F5451" w:rsidRDefault="002F5451" w:rsidP="00F44FD9">
      <w:pPr>
        <w:pStyle w:val="ListParagraph"/>
        <w:numPr>
          <w:ilvl w:val="0"/>
          <w:numId w:val="107"/>
        </w:numPr>
        <w:rPr>
          <w:rStyle w:val="Hyperlink"/>
          <w:rFonts w:cs="Times"/>
          <w:color w:val="auto"/>
          <w:u w:val="none"/>
        </w:rPr>
      </w:pPr>
      <w:r w:rsidRPr="002F5451">
        <w:rPr>
          <w:rStyle w:val="Hyperlink"/>
          <w:rFonts w:cs="Times"/>
          <w:color w:val="auto"/>
          <w:u w:val="none"/>
        </w:rPr>
        <w:t>Whether/how to capture the above is up to editor.</w:t>
      </w:r>
    </w:p>
    <w:p w14:paraId="0AC4D83D" w14:textId="77777777" w:rsidR="002F5451" w:rsidRPr="002F5451" w:rsidRDefault="002F5451" w:rsidP="002F5451">
      <w:pPr>
        <w:rPr>
          <w:rFonts w:eastAsia="Malgun Gothic" w:cs="Times"/>
          <w:lang w:val="en-US" w:eastAsia="zh-CN"/>
        </w:rPr>
      </w:pPr>
      <w:r w:rsidRPr="002F5451">
        <w:rPr>
          <w:rFonts w:cs="Times"/>
          <w:highlight w:val="green"/>
          <w:lang w:eastAsia="zh-CN"/>
        </w:rPr>
        <w:lastRenderedPageBreak/>
        <w:t>Agreement</w:t>
      </w:r>
    </w:p>
    <w:p w14:paraId="3CA84FB6" w14:textId="77777777" w:rsidR="002F5451" w:rsidRDefault="002F5451" w:rsidP="002F5451">
      <w:r>
        <w:t>When the higher layer parameter groupBasedBeamReporting-r17 in CSI -ReportConfig is configured, the UE can be configured with the same or different value(s) of repetition in different CSI Resource Sets.</w:t>
      </w:r>
    </w:p>
    <w:p w14:paraId="2006D1C2" w14:textId="77777777" w:rsidR="002F5451" w:rsidRPr="002F5451" w:rsidRDefault="002F5451" w:rsidP="00F44FD9">
      <w:pPr>
        <w:pStyle w:val="ListParagraph"/>
        <w:numPr>
          <w:ilvl w:val="0"/>
          <w:numId w:val="107"/>
        </w:numPr>
        <w:rPr>
          <w:rStyle w:val="Hyperlink"/>
          <w:rFonts w:cs="Times"/>
          <w:color w:val="auto"/>
          <w:u w:val="none"/>
        </w:rPr>
      </w:pPr>
      <w:r w:rsidRPr="002F5451">
        <w:rPr>
          <w:rStyle w:val="Hyperlink"/>
          <w:rFonts w:cs="Times"/>
          <w:color w:val="auto"/>
          <w:u w:val="none"/>
        </w:rPr>
        <w:t>FFS: UE reports CRI regardless of whether repetition is set to ‘on’ or not</w:t>
      </w:r>
    </w:p>
    <w:p w14:paraId="40A9D4BF" w14:textId="15BEECC2" w:rsidR="002F5451" w:rsidRPr="002F5451" w:rsidRDefault="002F5451" w:rsidP="00F44FD9">
      <w:pPr>
        <w:pStyle w:val="ListParagraph"/>
        <w:numPr>
          <w:ilvl w:val="0"/>
          <w:numId w:val="107"/>
        </w:numPr>
        <w:rPr>
          <w:rStyle w:val="Hyperlink"/>
          <w:rFonts w:cs="Times"/>
          <w:color w:val="auto"/>
          <w:u w:val="none"/>
        </w:rPr>
      </w:pPr>
      <w:r w:rsidRPr="002F5451">
        <w:rPr>
          <w:rStyle w:val="Hyperlink"/>
          <w:rFonts w:cs="Times"/>
          <w:color w:val="auto"/>
          <w:u w:val="none"/>
        </w:rPr>
        <w:t>Whether/how to capture the above is up to editor.</w:t>
      </w:r>
    </w:p>
    <w:p w14:paraId="4E5371FC" w14:textId="77777777" w:rsidR="002F5451" w:rsidRPr="002F5451" w:rsidRDefault="002F5451" w:rsidP="002F5451">
      <w:pPr>
        <w:rPr>
          <w:lang w:eastAsia="x-none"/>
        </w:rPr>
      </w:pPr>
    </w:p>
    <w:p w14:paraId="5C1FDCD1" w14:textId="077BC14F" w:rsidR="00CE1EB5" w:rsidRPr="008F149B" w:rsidRDefault="002328C4" w:rsidP="00CE1EB5">
      <w:pPr>
        <w:rPr>
          <w:b/>
          <w:lang w:eastAsia="x-none"/>
        </w:rPr>
      </w:pPr>
      <w:hyperlink r:id="rId866" w:history="1">
        <w:r w:rsidR="004371F4">
          <w:rPr>
            <w:rStyle w:val="Hyperlink"/>
            <w:b/>
            <w:lang w:eastAsia="x-none"/>
          </w:rPr>
          <w:t>R1-2202756</w:t>
        </w:r>
      </w:hyperlink>
      <w:r w:rsidR="00CE1EB5" w:rsidRPr="008F149B">
        <w:rPr>
          <w:b/>
          <w:lang w:eastAsia="x-none"/>
        </w:rPr>
        <w:tab/>
        <w:t>LS on further questions on feMIMO RRC parameters</w:t>
      </w:r>
      <w:r w:rsidR="00CE1EB5" w:rsidRPr="008F149B">
        <w:rPr>
          <w:b/>
          <w:lang w:eastAsia="x-none"/>
        </w:rPr>
        <w:tab/>
        <w:t>RAN2, Ericsson</w:t>
      </w:r>
    </w:p>
    <w:p w14:paraId="68C0C833" w14:textId="2325E08D" w:rsidR="002F5451" w:rsidRDefault="002F5451" w:rsidP="002F5451">
      <w:pPr>
        <w:rPr>
          <w:lang w:eastAsia="x-none"/>
        </w:rPr>
      </w:pPr>
      <w:r w:rsidRPr="005E1692">
        <w:rPr>
          <w:b/>
          <w:bCs/>
          <w:lang w:eastAsia="x-none"/>
        </w:rPr>
        <w:t>Decision:</w:t>
      </w:r>
      <w:r>
        <w:rPr>
          <w:lang w:eastAsia="x-none"/>
        </w:rPr>
        <w:t xml:space="preserve"> As per email decision posted on Mar </w:t>
      </w:r>
      <w:r w:rsidR="00DF5B36">
        <w:rPr>
          <w:lang w:eastAsia="x-none"/>
        </w:rPr>
        <w:t>4</w:t>
      </w:r>
      <w:r w:rsidR="00DF5B36" w:rsidRPr="00DF5B36">
        <w:rPr>
          <w:vertAlign w:val="superscript"/>
          <w:lang w:eastAsia="x-none"/>
        </w:rPr>
        <w:t>th</w:t>
      </w:r>
      <w:r w:rsidR="00DF5B36">
        <w:rPr>
          <w:lang w:eastAsia="x-none"/>
        </w:rPr>
        <w:t>,</w:t>
      </w:r>
    </w:p>
    <w:p w14:paraId="44F69347" w14:textId="77777777" w:rsidR="00DF5B36" w:rsidRPr="00DF5B36" w:rsidRDefault="00DF5B36" w:rsidP="00DF5B36">
      <w:pPr>
        <w:rPr>
          <w:rFonts w:ascii="Times New Roman" w:hAnsi="Times New Roman"/>
          <w:szCs w:val="20"/>
          <w:lang w:val="en-US"/>
        </w:rPr>
      </w:pPr>
      <w:r w:rsidRPr="00DF5B36">
        <w:rPr>
          <w:rFonts w:ascii="Times New Roman" w:hAnsi="Times New Roman"/>
          <w:szCs w:val="20"/>
          <w:highlight w:val="green"/>
          <w:lang w:val="en-US"/>
        </w:rPr>
        <w:t>Agreement</w:t>
      </w:r>
      <w:r w:rsidRPr="00DF5B36">
        <w:rPr>
          <w:rFonts w:ascii="Times New Roman" w:hAnsi="Times New Roman"/>
          <w:szCs w:val="20"/>
          <w:shd w:val="clear" w:color="auto" w:fill="FFFF00"/>
          <w:lang w:val="en-US"/>
        </w:rPr>
        <w:t xml:space="preserve"> </w:t>
      </w:r>
    </w:p>
    <w:p w14:paraId="427CD8A5" w14:textId="77777777" w:rsidR="00DF5B36" w:rsidRPr="00DF5B36" w:rsidRDefault="00DF5B36" w:rsidP="00DF5B36">
      <w:pPr>
        <w:rPr>
          <w:rFonts w:ascii="Times New Roman" w:hAnsi="Times New Roman"/>
          <w:szCs w:val="20"/>
          <w:lang w:val="en-US"/>
        </w:rPr>
      </w:pPr>
      <w:r w:rsidRPr="00DF5B36">
        <w:rPr>
          <w:rFonts w:ascii="Times New Roman" w:hAnsi="Times New Roman"/>
          <w:szCs w:val="20"/>
          <w:lang w:val="en-US"/>
        </w:rPr>
        <w:t>For Question 3.3 from RAN2, RAN1 response is as follows:</w:t>
      </w:r>
    </w:p>
    <w:p w14:paraId="4A900137" w14:textId="77777777" w:rsidR="00DF5B36" w:rsidRPr="00DF5B36" w:rsidRDefault="00DF5B36" w:rsidP="00DF5B36">
      <w:pPr>
        <w:ind w:left="720"/>
        <w:rPr>
          <w:rFonts w:ascii="Times New Roman" w:hAnsi="Times New Roman"/>
          <w:szCs w:val="20"/>
        </w:rPr>
      </w:pPr>
      <w:r w:rsidRPr="00DF5B36">
        <w:rPr>
          <w:rFonts w:ascii="Times New Roman" w:hAnsi="Times New Roman"/>
          <w:szCs w:val="20"/>
          <w:u w:val="single"/>
          <w:lang w:val="en-US"/>
        </w:rPr>
        <w:t>Question 3.3</w:t>
      </w:r>
      <w:r w:rsidRPr="00DF5B36">
        <w:rPr>
          <w:rFonts w:ascii="Times New Roman" w:hAnsi="Times New Roman"/>
          <w:szCs w:val="20"/>
          <w:lang w:val="en-US"/>
        </w:rPr>
        <w:t>: When a serving cell use inter-cell mTRP, can the UE be configured with two BFD RS sets? If yes, please explain if there is any relation between a BFD RS set and a PCI (e.g. one set associated with RS of this serving cell and another associated with RS associated with an additional PCI).</w:t>
      </w:r>
    </w:p>
    <w:p w14:paraId="118B7B91" w14:textId="77777777" w:rsidR="00DF5B36" w:rsidRPr="00DF5B36" w:rsidRDefault="00DF5B36" w:rsidP="00DF5B36">
      <w:pPr>
        <w:ind w:left="720"/>
        <w:rPr>
          <w:rFonts w:ascii="Times New Roman" w:hAnsi="Times New Roman"/>
          <w:szCs w:val="20"/>
          <w:lang w:val="en-US" w:eastAsia="en-GB"/>
        </w:rPr>
      </w:pPr>
      <w:r w:rsidRPr="00DF5B36">
        <w:rPr>
          <w:rFonts w:ascii="Times New Roman" w:hAnsi="Times New Roman"/>
          <w:szCs w:val="20"/>
          <w:u w:val="single"/>
          <w:lang w:val="en-US"/>
        </w:rPr>
        <w:t>Answer</w:t>
      </w:r>
      <w:r w:rsidRPr="00DF5B36">
        <w:rPr>
          <w:rFonts w:ascii="Times New Roman" w:hAnsi="Times New Roman"/>
          <w:szCs w:val="20"/>
          <w:lang w:val="en-US"/>
        </w:rPr>
        <w:t>: Yes, when a serving cell is configured with inter-cell mTRP, the UE can also be configured with two BFD RS sets, each associated with one different PCI.</w:t>
      </w:r>
      <w:r w:rsidRPr="00DF5B36">
        <w:rPr>
          <w:rStyle w:val="apple-converted-space"/>
          <w:rFonts w:ascii="Times New Roman" w:hAnsi="Times New Roman"/>
          <w:szCs w:val="20"/>
          <w:lang w:val="en-US"/>
        </w:rPr>
        <w:t> </w:t>
      </w:r>
      <w:r w:rsidRPr="00DF5B36">
        <w:rPr>
          <w:rFonts w:ascii="Times New Roman" w:hAnsi="Times New Roman"/>
          <w:strike/>
          <w:color w:val="FF0000"/>
          <w:szCs w:val="20"/>
          <w:lang w:val="en-US"/>
        </w:rPr>
        <w:t>Periodic CSI-RS which is QCLed with an SSB associated with additional PCI can be configured as BFD RS associated with an additional PCI</w:t>
      </w:r>
    </w:p>
    <w:p w14:paraId="53E01C42" w14:textId="77777777" w:rsidR="002F5451" w:rsidRPr="00DF5B36" w:rsidRDefault="002F5451" w:rsidP="002F5451">
      <w:pPr>
        <w:rPr>
          <w:lang w:val="en-US" w:eastAsia="x-none"/>
        </w:rPr>
      </w:pPr>
    </w:p>
    <w:p w14:paraId="4E1CC367" w14:textId="1098D179" w:rsidR="002F5451" w:rsidRPr="00642936" w:rsidRDefault="002328C4" w:rsidP="003761D5">
      <w:pPr>
        <w:rPr>
          <w:b/>
          <w:bCs/>
          <w:lang w:eastAsia="x-none"/>
        </w:rPr>
      </w:pPr>
      <w:hyperlink r:id="rId867" w:history="1">
        <w:r w:rsidR="004371F4">
          <w:rPr>
            <w:rStyle w:val="Hyperlink"/>
            <w:b/>
            <w:bCs/>
            <w:lang w:eastAsia="x-none"/>
          </w:rPr>
          <w:t>R1-2202941</w:t>
        </w:r>
      </w:hyperlink>
      <w:r w:rsidR="00CE1EB5" w:rsidRPr="00642936">
        <w:rPr>
          <w:b/>
          <w:bCs/>
          <w:lang w:eastAsia="x-none"/>
        </w:rPr>
        <w:tab/>
        <w:t>[Draft] Additional LS response to RAN2 on beam management for multi-TRP</w:t>
      </w:r>
      <w:r w:rsidR="00CE1EB5" w:rsidRPr="00642936">
        <w:rPr>
          <w:b/>
          <w:bCs/>
          <w:lang w:eastAsia="x-none"/>
        </w:rPr>
        <w:tab/>
        <w:t>Moderator (CATT)</w:t>
      </w:r>
    </w:p>
    <w:p w14:paraId="7BB09C62" w14:textId="1F5161DD" w:rsidR="00CE1EB5" w:rsidRPr="00244D20" w:rsidRDefault="00CE1EB5" w:rsidP="003761D5">
      <w:pPr>
        <w:rPr>
          <w:lang w:eastAsia="x-none"/>
        </w:rPr>
      </w:pPr>
      <w:r w:rsidRPr="00642936">
        <w:rPr>
          <w:b/>
          <w:bCs/>
          <w:lang w:eastAsia="x-none"/>
        </w:rPr>
        <w:t>Decision:</w:t>
      </w:r>
      <w:r w:rsidRPr="00642936">
        <w:rPr>
          <w:lang w:eastAsia="x-none"/>
        </w:rPr>
        <w:t xml:space="preserve"> As per email decision posted on Mar 7</w:t>
      </w:r>
      <w:r w:rsidRPr="00642936">
        <w:rPr>
          <w:vertAlign w:val="superscript"/>
          <w:lang w:eastAsia="x-none"/>
        </w:rPr>
        <w:t>th</w:t>
      </w:r>
      <w:r w:rsidRPr="00642936">
        <w:rPr>
          <w:lang w:eastAsia="x-none"/>
        </w:rPr>
        <w:t xml:space="preserve">, the draft LS is endorsed. Final LS is </w:t>
      </w:r>
      <w:r w:rsidRPr="00642936">
        <w:rPr>
          <w:highlight w:val="green"/>
          <w:lang w:eastAsia="x-none"/>
        </w:rPr>
        <w:t xml:space="preserve">approved in </w:t>
      </w:r>
      <w:hyperlink r:id="rId868" w:history="1">
        <w:r w:rsidR="004371F4">
          <w:rPr>
            <w:rStyle w:val="Hyperlink"/>
            <w:highlight w:val="green"/>
            <w:lang w:eastAsia="x-none"/>
          </w:rPr>
          <w:t>R1-2202942</w:t>
        </w:r>
      </w:hyperlink>
      <w:r w:rsidRPr="00642936">
        <w:rPr>
          <w:lang w:eastAsia="x-none"/>
        </w:rPr>
        <w:t>.</w:t>
      </w:r>
    </w:p>
    <w:p w14:paraId="3CB4DA5F" w14:textId="77777777" w:rsidR="006B480F" w:rsidRDefault="006B480F" w:rsidP="004361BD">
      <w:pPr>
        <w:pStyle w:val="Heading4"/>
      </w:pPr>
      <w:bookmarkStart w:id="72" w:name="_Toc95481759"/>
      <w:bookmarkStart w:id="73" w:name="_Toc98334398"/>
      <w:r w:rsidRPr="00540963">
        <w:t>Enhancements on HST-SFN deployment</w:t>
      </w:r>
      <w:bookmarkEnd w:id="72"/>
      <w:bookmarkEnd w:id="73"/>
    </w:p>
    <w:p w14:paraId="297F7721" w14:textId="70F78C38" w:rsidR="006B480F" w:rsidRDefault="002328C4" w:rsidP="006B480F">
      <w:pPr>
        <w:rPr>
          <w:lang w:eastAsia="x-none"/>
        </w:rPr>
      </w:pPr>
      <w:hyperlink r:id="rId869" w:history="1">
        <w:r w:rsidR="004371F4">
          <w:rPr>
            <w:rStyle w:val="Hyperlink"/>
            <w:lang w:eastAsia="x-none"/>
          </w:rPr>
          <w:t>R1-2200933</w:t>
        </w:r>
      </w:hyperlink>
      <w:r w:rsidR="006B480F">
        <w:rPr>
          <w:lang w:eastAsia="x-none"/>
        </w:rPr>
        <w:tab/>
        <w:t>Remaining issues on HST multi-TRP deployment in Rel-17</w:t>
      </w:r>
      <w:r w:rsidR="006B480F">
        <w:rPr>
          <w:lang w:eastAsia="x-none"/>
        </w:rPr>
        <w:tab/>
        <w:t>Huawei, HiSilicon</w:t>
      </w:r>
    </w:p>
    <w:p w14:paraId="1A09ECFB" w14:textId="2C669B86" w:rsidR="006B480F" w:rsidRDefault="002328C4" w:rsidP="006B480F">
      <w:pPr>
        <w:rPr>
          <w:lang w:eastAsia="x-none"/>
        </w:rPr>
      </w:pPr>
      <w:hyperlink r:id="rId870" w:history="1">
        <w:r w:rsidR="004371F4">
          <w:rPr>
            <w:rStyle w:val="Hyperlink"/>
            <w:lang w:eastAsia="x-none"/>
          </w:rPr>
          <w:t>R1-2201082</w:t>
        </w:r>
      </w:hyperlink>
      <w:r w:rsidR="006B480F">
        <w:rPr>
          <w:lang w:eastAsia="x-none"/>
        </w:rPr>
        <w:tab/>
        <w:t>Maintenance on HST-SFN schemes</w:t>
      </w:r>
      <w:r w:rsidR="006B480F">
        <w:rPr>
          <w:lang w:eastAsia="x-none"/>
        </w:rPr>
        <w:tab/>
        <w:t>vivo</w:t>
      </w:r>
    </w:p>
    <w:p w14:paraId="09D5114F" w14:textId="52B406DE" w:rsidR="006B480F" w:rsidRDefault="002328C4" w:rsidP="006B480F">
      <w:pPr>
        <w:rPr>
          <w:lang w:eastAsia="x-none"/>
        </w:rPr>
      </w:pPr>
      <w:hyperlink r:id="rId871" w:history="1">
        <w:r w:rsidR="004371F4">
          <w:rPr>
            <w:rStyle w:val="Hyperlink"/>
            <w:lang w:eastAsia="x-none"/>
          </w:rPr>
          <w:t>R1-2201189</w:t>
        </w:r>
      </w:hyperlink>
      <w:r w:rsidR="006B480F">
        <w:rPr>
          <w:lang w:eastAsia="x-none"/>
        </w:rPr>
        <w:tab/>
        <w:t>Remaining issues on multi-TRP HST enhancements</w:t>
      </w:r>
      <w:r w:rsidR="006B480F">
        <w:rPr>
          <w:lang w:eastAsia="x-none"/>
        </w:rPr>
        <w:tab/>
        <w:t>ZTE</w:t>
      </w:r>
    </w:p>
    <w:p w14:paraId="4E05B90C" w14:textId="6CA2EE37" w:rsidR="006B480F" w:rsidRDefault="002328C4" w:rsidP="006B480F">
      <w:pPr>
        <w:rPr>
          <w:lang w:eastAsia="x-none"/>
        </w:rPr>
      </w:pPr>
      <w:hyperlink r:id="rId872" w:history="1">
        <w:r w:rsidR="004371F4">
          <w:rPr>
            <w:rStyle w:val="Hyperlink"/>
            <w:lang w:eastAsia="x-none"/>
          </w:rPr>
          <w:t>R1-2201227</w:t>
        </w:r>
      </w:hyperlink>
      <w:r w:rsidR="006B480F">
        <w:rPr>
          <w:lang w:eastAsia="x-none"/>
        </w:rPr>
        <w:tab/>
        <w:t>Enhancements on HST-SFN deployment</w:t>
      </w:r>
      <w:r w:rsidR="006B480F">
        <w:rPr>
          <w:lang w:eastAsia="x-none"/>
        </w:rPr>
        <w:tab/>
        <w:t>OPPO</w:t>
      </w:r>
    </w:p>
    <w:p w14:paraId="4C98E7C9" w14:textId="588EB476" w:rsidR="006B480F" w:rsidRDefault="002328C4" w:rsidP="006B480F">
      <w:pPr>
        <w:rPr>
          <w:lang w:eastAsia="x-none"/>
        </w:rPr>
      </w:pPr>
      <w:hyperlink r:id="rId873" w:history="1">
        <w:r w:rsidR="004371F4">
          <w:rPr>
            <w:rStyle w:val="Hyperlink"/>
            <w:lang w:eastAsia="x-none"/>
          </w:rPr>
          <w:t>R1-2201332</w:t>
        </w:r>
      </w:hyperlink>
      <w:r w:rsidR="006B480F">
        <w:rPr>
          <w:lang w:eastAsia="x-none"/>
        </w:rPr>
        <w:tab/>
        <w:t>Discussion on remaining issues on Rel-17 HST-SFN</w:t>
      </w:r>
      <w:r w:rsidR="006B480F">
        <w:rPr>
          <w:lang w:eastAsia="x-none"/>
        </w:rPr>
        <w:tab/>
        <w:t>CATT</w:t>
      </w:r>
    </w:p>
    <w:p w14:paraId="2100EF7A" w14:textId="5214FC54" w:rsidR="006B480F" w:rsidRDefault="002328C4" w:rsidP="006B480F">
      <w:pPr>
        <w:rPr>
          <w:lang w:eastAsia="x-none"/>
        </w:rPr>
      </w:pPr>
      <w:hyperlink r:id="rId874" w:history="1">
        <w:r w:rsidR="004371F4">
          <w:rPr>
            <w:rStyle w:val="Hyperlink"/>
            <w:lang w:eastAsia="x-none"/>
          </w:rPr>
          <w:t>R1-2201467</w:t>
        </w:r>
      </w:hyperlink>
      <w:r w:rsidR="006B480F">
        <w:rPr>
          <w:lang w:eastAsia="x-none"/>
        </w:rPr>
        <w:tab/>
        <w:t>Remaining issues on HST-SFN deployment</w:t>
      </w:r>
      <w:r w:rsidR="006B480F">
        <w:rPr>
          <w:lang w:eastAsia="x-none"/>
        </w:rPr>
        <w:tab/>
        <w:t>NTT DOCOMO, INC.</w:t>
      </w:r>
    </w:p>
    <w:p w14:paraId="3BEFCC8C" w14:textId="0F03DC84" w:rsidR="006B480F" w:rsidRDefault="002328C4" w:rsidP="006B480F">
      <w:pPr>
        <w:rPr>
          <w:lang w:eastAsia="x-none"/>
        </w:rPr>
      </w:pPr>
      <w:hyperlink r:id="rId875" w:history="1">
        <w:r w:rsidR="004371F4">
          <w:rPr>
            <w:rStyle w:val="Hyperlink"/>
            <w:lang w:eastAsia="x-none"/>
          </w:rPr>
          <w:t>R1-2201538</w:t>
        </w:r>
      </w:hyperlink>
      <w:r w:rsidR="006B480F">
        <w:rPr>
          <w:lang w:eastAsia="x-none"/>
        </w:rPr>
        <w:tab/>
        <w:t>Discussion on enhancements on HST-SFN deployment</w:t>
      </w:r>
      <w:r w:rsidR="006B480F">
        <w:rPr>
          <w:lang w:eastAsia="x-none"/>
        </w:rPr>
        <w:tab/>
        <w:t>Spreadtrum Communications</w:t>
      </w:r>
    </w:p>
    <w:p w14:paraId="7986FDA8" w14:textId="4E53E218" w:rsidR="006B480F" w:rsidRDefault="002328C4" w:rsidP="006B480F">
      <w:pPr>
        <w:rPr>
          <w:lang w:eastAsia="x-none"/>
        </w:rPr>
      </w:pPr>
      <w:hyperlink r:id="rId876" w:history="1">
        <w:r w:rsidR="004371F4">
          <w:rPr>
            <w:rStyle w:val="Hyperlink"/>
            <w:lang w:eastAsia="x-none"/>
          </w:rPr>
          <w:t>R1-2201571</w:t>
        </w:r>
      </w:hyperlink>
      <w:r w:rsidR="006B480F">
        <w:rPr>
          <w:lang w:eastAsia="x-none"/>
        </w:rPr>
        <w:tab/>
        <w:t>Enhancements on HST-SFN deployment</w:t>
      </w:r>
      <w:r w:rsidR="006B480F">
        <w:rPr>
          <w:lang w:eastAsia="x-none"/>
        </w:rPr>
        <w:tab/>
        <w:t>LG Electronics</w:t>
      </w:r>
    </w:p>
    <w:p w14:paraId="4ABE1E53" w14:textId="1C048950" w:rsidR="006B480F" w:rsidRDefault="002328C4" w:rsidP="006B480F">
      <w:pPr>
        <w:rPr>
          <w:lang w:eastAsia="x-none"/>
        </w:rPr>
      </w:pPr>
      <w:hyperlink r:id="rId877" w:history="1">
        <w:r w:rsidR="004371F4">
          <w:rPr>
            <w:rStyle w:val="Hyperlink"/>
            <w:lang w:eastAsia="x-none"/>
          </w:rPr>
          <w:t>R1-2201618</w:t>
        </w:r>
      </w:hyperlink>
      <w:r w:rsidR="006B480F">
        <w:rPr>
          <w:lang w:eastAsia="x-none"/>
        </w:rPr>
        <w:tab/>
        <w:t>Finalizing Multi-TRP HST-SFN enhancements</w:t>
      </w:r>
      <w:r w:rsidR="006B480F">
        <w:rPr>
          <w:lang w:eastAsia="x-none"/>
        </w:rPr>
        <w:tab/>
        <w:t>Ericsson</w:t>
      </w:r>
    </w:p>
    <w:p w14:paraId="7A9E3F93" w14:textId="2800441D" w:rsidR="006B480F" w:rsidRDefault="002328C4" w:rsidP="006B480F">
      <w:pPr>
        <w:rPr>
          <w:lang w:eastAsia="x-none"/>
        </w:rPr>
      </w:pPr>
      <w:hyperlink r:id="rId878" w:history="1">
        <w:r w:rsidR="004371F4">
          <w:rPr>
            <w:rStyle w:val="Hyperlink"/>
            <w:lang w:eastAsia="x-none"/>
          </w:rPr>
          <w:t>R1-2201686</w:t>
        </w:r>
      </w:hyperlink>
      <w:r w:rsidR="006B480F">
        <w:rPr>
          <w:lang w:eastAsia="x-none"/>
        </w:rPr>
        <w:tab/>
        <w:t>Maintenance of HST-SFN enhancements</w:t>
      </w:r>
      <w:r w:rsidR="006B480F">
        <w:rPr>
          <w:lang w:eastAsia="x-none"/>
        </w:rPr>
        <w:tab/>
        <w:t>Intel Corporation</w:t>
      </w:r>
    </w:p>
    <w:p w14:paraId="23F9DA0C" w14:textId="4BD44252" w:rsidR="006B480F" w:rsidRDefault="002328C4" w:rsidP="006B480F">
      <w:pPr>
        <w:rPr>
          <w:lang w:eastAsia="x-none"/>
        </w:rPr>
      </w:pPr>
      <w:hyperlink r:id="rId879" w:history="1">
        <w:r w:rsidR="004371F4">
          <w:rPr>
            <w:rStyle w:val="Hyperlink"/>
            <w:lang w:eastAsia="x-none"/>
          </w:rPr>
          <w:t>R1-2201848</w:t>
        </w:r>
      </w:hyperlink>
      <w:r w:rsidR="006B480F">
        <w:rPr>
          <w:lang w:eastAsia="x-none"/>
        </w:rPr>
        <w:tab/>
        <w:t>Remaining issues of enhancements on HST-SFN deployment</w:t>
      </w:r>
      <w:r w:rsidR="006B480F">
        <w:rPr>
          <w:lang w:eastAsia="x-none"/>
        </w:rPr>
        <w:tab/>
        <w:t>CMCC</w:t>
      </w:r>
    </w:p>
    <w:p w14:paraId="432ECAB6" w14:textId="269EC4B2" w:rsidR="006B480F" w:rsidRDefault="002328C4" w:rsidP="006B480F">
      <w:pPr>
        <w:rPr>
          <w:lang w:eastAsia="x-none"/>
        </w:rPr>
      </w:pPr>
      <w:hyperlink r:id="rId880" w:history="1">
        <w:r w:rsidR="004371F4">
          <w:rPr>
            <w:rStyle w:val="Hyperlink"/>
            <w:lang w:eastAsia="x-none"/>
          </w:rPr>
          <w:t>R1-2201945</w:t>
        </w:r>
      </w:hyperlink>
      <w:r w:rsidR="006B480F">
        <w:rPr>
          <w:lang w:eastAsia="x-none"/>
        </w:rPr>
        <w:tab/>
        <w:t>Remaining issues on HST-SFN deployment enhancement</w:t>
      </w:r>
      <w:r w:rsidR="006B480F">
        <w:rPr>
          <w:lang w:eastAsia="x-none"/>
        </w:rPr>
        <w:tab/>
        <w:t>Xiaomi</w:t>
      </w:r>
    </w:p>
    <w:p w14:paraId="7523857A" w14:textId="2A878756" w:rsidR="006B480F" w:rsidRDefault="002328C4" w:rsidP="006B480F">
      <w:pPr>
        <w:rPr>
          <w:lang w:eastAsia="x-none"/>
        </w:rPr>
      </w:pPr>
      <w:hyperlink r:id="rId881" w:history="1">
        <w:r w:rsidR="004371F4">
          <w:rPr>
            <w:rStyle w:val="Hyperlink"/>
            <w:lang w:eastAsia="x-none"/>
          </w:rPr>
          <w:t>R1-2202000</w:t>
        </w:r>
      </w:hyperlink>
      <w:r w:rsidR="006B480F">
        <w:rPr>
          <w:lang w:eastAsia="x-none"/>
        </w:rPr>
        <w:tab/>
        <w:t>Maintenance on Rel-17 HST-SFN</w:t>
      </w:r>
      <w:r w:rsidR="006B480F">
        <w:rPr>
          <w:lang w:eastAsia="x-none"/>
        </w:rPr>
        <w:tab/>
        <w:t>Samsung</w:t>
      </w:r>
    </w:p>
    <w:p w14:paraId="6EC47F98" w14:textId="786FCB0C" w:rsidR="006B480F" w:rsidRDefault="002328C4" w:rsidP="006B480F">
      <w:pPr>
        <w:rPr>
          <w:lang w:eastAsia="x-none"/>
        </w:rPr>
      </w:pPr>
      <w:hyperlink r:id="rId882" w:history="1">
        <w:r w:rsidR="004371F4">
          <w:rPr>
            <w:rStyle w:val="Hyperlink"/>
            <w:lang w:eastAsia="x-none"/>
          </w:rPr>
          <w:t>R1-2202088</w:t>
        </w:r>
      </w:hyperlink>
      <w:r w:rsidR="006B480F">
        <w:rPr>
          <w:lang w:eastAsia="x-none"/>
        </w:rPr>
        <w:tab/>
        <w:t>Enhancements for HST-SFN deployment</w:t>
      </w:r>
      <w:r w:rsidR="006B480F">
        <w:rPr>
          <w:lang w:eastAsia="x-none"/>
        </w:rPr>
        <w:tab/>
        <w:t>Lenovo</w:t>
      </w:r>
    </w:p>
    <w:p w14:paraId="035FE82D" w14:textId="07FBEA8F" w:rsidR="006B480F" w:rsidRDefault="002328C4" w:rsidP="006B480F">
      <w:pPr>
        <w:rPr>
          <w:lang w:eastAsia="x-none"/>
        </w:rPr>
      </w:pPr>
      <w:hyperlink r:id="rId883" w:history="1">
        <w:r w:rsidR="004371F4">
          <w:rPr>
            <w:rStyle w:val="Hyperlink"/>
            <w:lang w:eastAsia="x-none"/>
          </w:rPr>
          <w:t>R1-2202126</w:t>
        </w:r>
      </w:hyperlink>
      <w:r w:rsidR="006B480F">
        <w:rPr>
          <w:lang w:eastAsia="x-none"/>
        </w:rPr>
        <w:tab/>
        <w:t>Enhancements on HST-SFN deployment</w:t>
      </w:r>
      <w:r w:rsidR="006B480F">
        <w:rPr>
          <w:lang w:eastAsia="x-none"/>
        </w:rPr>
        <w:tab/>
        <w:t>Qualcomm Incorporated</w:t>
      </w:r>
    </w:p>
    <w:p w14:paraId="115AC6DD" w14:textId="1EE6E13C" w:rsidR="006B480F" w:rsidRDefault="002328C4" w:rsidP="006B480F">
      <w:pPr>
        <w:rPr>
          <w:lang w:eastAsia="x-none"/>
        </w:rPr>
      </w:pPr>
      <w:hyperlink r:id="rId884" w:history="1">
        <w:r w:rsidR="004371F4">
          <w:rPr>
            <w:rStyle w:val="Hyperlink"/>
            <w:lang w:eastAsia="x-none"/>
          </w:rPr>
          <w:t>R1-2202494</w:t>
        </w:r>
      </w:hyperlink>
      <w:r w:rsidR="004361BD">
        <w:rPr>
          <w:lang w:eastAsia="x-none"/>
        </w:rPr>
        <w:tab/>
        <w:t>Maintenance of enhancements for HST-SFN deployment</w:t>
      </w:r>
      <w:r w:rsidR="004361BD">
        <w:rPr>
          <w:lang w:eastAsia="x-none"/>
        </w:rPr>
        <w:tab/>
        <w:t>Nokia, Nokia Shanghai Bell</w:t>
      </w:r>
      <w:r w:rsidR="004361BD">
        <w:rPr>
          <w:lang w:eastAsia="x-none"/>
        </w:rPr>
        <w:tab/>
        <w:t xml:space="preserve">(rev of </w:t>
      </w:r>
      <w:hyperlink r:id="rId885" w:history="1">
        <w:r w:rsidR="004371F4">
          <w:rPr>
            <w:rStyle w:val="Hyperlink"/>
            <w:lang w:eastAsia="x-none"/>
          </w:rPr>
          <w:t>R1-2202320</w:t>
        </w:r>
      </w:hyperlink>
      <w:r w:rsidR="006B480F">
        <w:rPr>
          <w:lang w:eastAsia="x-none"/>
        </w:rPr>
        <w:tab/>
      </w:r>
      <w:r w:rsidR="004361BD">
        <w:rPr>
          <w:lang w:eastAsia="x-none"/>
        </w:rPr>
        <w:t>)</w:t>
      </w:r>
    </w:p>
    <w:p w14:paraId="57C7DC49" w14:textId="295ABF20" w:rsidR="004361BD" w:rsidRDefault="004361BD" w:rsidP="006B480F">
      <w:pPr>
        <w:rPr>
          <w:lang w:eastAsia="x-none"/>
        </w:rPr>
      </w:pPr>
    </w:p>
    <w:p w14:paraId="4B9CC96D" w14:textId="77777777" w:rsidR="004361BD" w:rsidRPr="004361BD" w:rsidRDefault="004361BD" w:rsidP="004361BD">
      <w:pPr>
        <w:rPr>
          <w:lang w:val="fr-FR"/>
        </w:rPr>
      </w:pPr>
      <w:r w:rsidRPr="004361BD">
        <w:rPr>
          <w:lang w:val="fr-FR" w:eastAsia="x-none"/>
        </w:rPr>
        <w:t xml:space="preserve">[108-e-R17-MIMO-06] </w:t>
      </w:r>
      <w:r w:rsidRPr="004361BD">
        <w:rPr>
          <w:lang w:val="fr-FR"/>
        </w:rPr>
        <w:t>– Alexei (Intel)</w:t>
      </w:r>
    </w:p>
    <w:p w14:paraId="03C4A1FC" w14:textId="706AC88D" w:rsidR="004361BD" w:rsidRPr="004361BD" w:rsidRDefault="004361BD" w:rsidP="004361BD">
      <w:pPr>
        <w:rPr>
          <w:lang w:eastAsia="x-none"/>
        </w:rPr>
      </w:pPr>
      <w:r w:rsidRPr="004361BD">
        <w:rPr>
          <w:lang w:eastAsia="x-none"/>
        </w:rPr>
        <w:t>Email discussion for maintenance on HST-SFN</w:t>
      </w:r>
    </w:p>
    <w:p w14:paraId="2986EC3B" w14:textId="77777777" w:rsidR="004361BD" w:rsidRPr="004361BD" w:rsidRDefault="004361BD" w:rsidP="004361BD">
      <w:pPr>
        <w:numPr>
          <w:ilvl w:val="0"/>
          <w:numId w:val="60"/>
        </w:numPr>
        <w:rPr>
          <w:lang w:eastAsia="x-none"/>
        </w:rPr>
      </w:pPr>
      <w:r w:rsidRPr="004361BD">
        <w:rPr>
          <w:rFonts w:hint="eastAsia"/>
          <w:lang w:eastAsia="x-none"/>
        </w:rPr>
        <w:t>1</w:t>
      </w:r>
      <w:r w:rsidRPr="004361BD">
        <w:rPr>
          <w:rFonts w:hint="eastAsia"/>
          <w:vertAlign w:val="superscript"/>
          <w:lang w:eastAsia="x-none"/>
        </w:rPr>
        <w:t>st</w:t>
      </w:r>
      <w:r w:rsidRPr="004361BD">
        <w:rPr>
          <w:rFonts w:hint="eastAsia"/>
          <w:lang w:eastAsia="x-none"/>
        </w:rPr>
        <w:t xml:space="preserve"> check point: </w:t>
      </w:r>
      <w:r w:rsidRPr="004361BD">
        <w:t>February</w:t>
      </w:r>
      <w:r w:rsidRPr="004361BD">
        <w:rPr>
          <w:rFonts w:hint="eastAsia"/>
        </w:rPr>
        <w:t xml:space="preserve"> </w:t>
      </w:r>
      <w:r w:rsidRPr="004361BD">
        <w:t>25</w:t>
      </w:r>
    </w:p>
    <w:p w14:paraId="3821694D" w14:textId="77777777" w:rsidR="004361BD" w:rsidRPr="004361BD" w:rsidRDefault="004361BD" w:rsidP="004361BD">
      <w:pPr>
        <w:numPr>
          <w:ilvl w:val="0"/>
          <w:numId w:val="60"/>
        </w:numPr>
        <w:rPr>
          <w:lang w:eastAsia="x-none"/>
        </w:rPr>
      </w:pPr>
      <w:r w:rsidRPr="004361BD">
        <w:rPr>
          <w:lang w:eastAsia="x-none"/>
        </w:rPr>
        <w:t>Final</w:t>
      </w:r>
      <w:r w:rsidRPr="004361BD">
        <w:rPr>
          <w:rFonts w:hint="eastAsia"/>
          <w:lang w:eastAsia="x-none"/>
        </w:rPr>
        <w:t xml:space="preserve"> check point: </w:t>
      </w:r>
      <w:r w:rsidRPr="004361BD">
        <w:t>March 3</w:t>
      </w:r>
    </w:p>
    <w:p w14:paraId="26661AA2" w14:textId="5FC24CE5" w:rsidR="004361BD" w:rsidRPr="004361BD" w:rsidRDefault="002328C4" w:rsidP="004361BD">
      <w:pPr>
        <w:rPr>
          <w:b/>
          <w:lang w:eastAsia="x-none"/>
        </w:rPr>
      </w:pPr>
      <w:hyperlink r:id="rId886" w:history="1">
        <w:r w:rsidR="004371F4">
          <w:rPr>
            <w:rStyle w:val="Hyperlink"/>
            <w:b/>
            <w:lang w:eastAsia="x-none"/>
          </w:rPr>
          <w:t>R1-2202545</w:t>
        </w:r>
      </w:hyperlink>
      <w:r w:rsidR="004361BD" w:rsidRPr="004361BD">
        <w:rPr>
          <w:b/>
          <w:lang w:eastAsia="x-none"/>
        </w:rPr>
        <w:tab/>
        <w:t>Summary#1 of AI: 8.1.2.4 Maintenance on enhancements for HST-SFN deployment</w:t>
      </w:r>
      <w:r w:rsidR="004361BD" w:rsidRPr="004361BD">
        <w:rPr>
          <w:b/>
          <w:lang w:eastAsia="x-none"/>
        </w:rPr>
        <w:tab/>
        <w:t>Moderator (Intel Corporation)</w:t>
      </w:r>
    </w:p>
    <w:p w14:paraId="26085AC5" w14:textId="77777777" w:rsidR="004361BD" w:rsidRDefault="004361BD" w:rsidP="004361BD">
      <w:pPr>
        <w:rPr>
          <w:lang w:eastAsia="x-none"/>
        </w:rPr>
      </w:pPr>
      <w:r>
        <w:rPr>
          <w:lang w:eastAsia="x-none"/>
        </w:rPr>
        <w:t>From Feb 22</w:t>
      </w:r>
      <w:r w:rsidRPr="004361BD">
        <w:rPr>
          <w:vertAlign w:val="superscript"/>
          <w:lang w:eastAsia="x-none"/>
        </w:rPr>
        <w:t>nd</w:t>
      </w:r>
      <w:r>
        <w:rPr>
          <w:lang w:eastAsia="x-none"/>
        </w:rPr>
        <w:t xml:space="preserve"> GTW session</w:t>
      </w:r>
    </w:p>
    <w:p w14:paraId="6309184A" w14:textId="77777777" w:rsidR="004361BD" w:rsidRPr="004361BD" w:rsidRDefault="004361BD" w:rsidP="004361BD">
      <w:pPr>
        <w:rPr>
          <w:lang w:eastAsia="x-none"/>
        </w:rPr>
      </w:pPr>
      <w:r w:rsidRPr="004361BD">
        <w:rPr>
          <w:highlight w:val="green"/>
          <w:lang w:eastAsia="x-none"/>
        </w:rPr>
        <w:t>Agreement</w:t>
      </w:r>
    </w:p>
    <w:p w14:paraId="6EF5ACC4" w14:textId="1ABC0340" w:rsidR="004361BD" w:rsidRPr="006E7DDD" w:rsidRDefault="004361BD" w:rsidP="004361BD">
      <w:pPr>
        <w:rPr>
          <w:rFonts w:cs="Times"/>
          <w:lang w:eastAsia="x-none"/>
        </w:rPr>
      </w:pPr>
      <w:r w:rsidRPr="006E7DDD">
        <w:rPr>
          <w:rFonts w:cs="Times"/>
          <w:lang w:eastAsia="x-none"/>
        </w:rPr>
        <w:t xml:space="preserve">For the response to RAN2 LS (in </w:t>
      </w:r>
      <w:hyperlink r:id="rId887" w:history="1">
        <w:r w:rsidR="004371F4">
          <w:rPr>
            <w:rStyle w:val="Hyperlink"/>
            <w:rFonts w:cs="Times"/>
            <w:lang w:eastAsia="x-none"/>
          </w:rPr>
          <w:t>R1-2200886</w:t>
        </w:r>
      </w:hyperlink>
      <w:r w:rsidRPr="006E7DDD">
        <w:rPr>
          <w:rFonts w:cs="Times"/>
          <w:lang w:eastAsia="x-none"/>
        </w:rPr>
        <w:t>), the following is agreed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7"/>
      </w:tblGrid>
      <w:tr w:rsidR="004361BD" w:rsidRPr="006E7DDD" w14:paraId="1427F13A" w14:textId="77777777" w:rsidTr="004D6991">
        <w:tc>
          <w:tcPr>
            <w:tcW w:w="9857" w:type="dxa"/>
            <w:shd w:val="clear" w:color="auto" w:fill="auto"/>
          </w:tcPr>
          <w:p w14:paraId="61F1CBE5" w14:textId="77777777" w:rsidR="004361BD" w:rsidRPr="00CB2EF9" w:rsidRDefault="004361BD" w:rsidP="004D6991">
            <w:pPr>
              <w:rPr>
                <w:rFonts w:ascii="Arial" w:eastAsia="Malgun Gothic" w:hAnsi="Arial" w:cs="Arial"/>
                <w:sz w:val="14"/>
                <w:szCs w:val="14"/>
              </w:rPr>
            </w:pPr>
            <w:r w:rsidRPr="00CB2EF9">
              <w:rPr>
                <w:rFonts w:ascii="Arial" w:eastAsia="Malgun Gothic" w:hAnsi="Arial" w:cs="Arial"/>
                <w:sz w:val="14"/>
                <w:szCs w:val="14"/>
              </w:rPr>
              <w:t>Question: RAN2 would like to ask whether “Enhanced TCI state indication for UE specific PDCCH MAC CE” can be applied to CORESET zero or not.</w:t>
            </w:r>
          </w:p>
        </w:tc>
      </w:tr>
    </w:tbl>
    <w:p w14:paraId="5B5DFA29" w14:textId="77777777" w:rsidR="004361BD" w:rsidRPr="006E7DDD" w:rsidRDefault="004361BD" w:rsidP="00D259AB">
      <w:pPr>
        <w:pStyle w:val="ListParagraph"/>
        <w:widowControl w:val="0"/>
        <w:numPr>
          <w:ilvl w:val="0"/>
          <w:numId w:val="79"/>
        </w:numPr>
        <w:overflowPunct/>
        <w:autoSpaceDE/>
        <w:autoSpaceDN/>
        <w:adjustRightInd/>
        <w:spacing w:after="0"/>
        <w:contextualSpacing w:val="0"/>
        <w:jc w:val="both"/>
        <w:textAlignment w:val="auto"/>
        <w:rPr>
          <w:rFonts w:cs="Times"/>
        </w:rPr>
      </w:pPr>
      <w:r w:rsidRPr="006E7DDD">
        <w:rPr>
          <w:rFonts w:cs="Times"/>
        </w:rPr>
        <w:t>RAN1 response: There is no restriction in RAN1 on whether enhanced TCI state indication for UE specific PDCCH MAC CE can be applied to CORESET zero.</w:t>
      </w:r>
    </w:p>
    <w:p w14:paraId="3F52EAA9" w14:textId="77777777" w:rsidR="004361BD" w:rsidRPr="00CB2EF9" w:rsidRDefault="004361BD" w:rsidP="004361BD">
      <w:pPr>
        <w:rPr>
          <w:lang w:eastAsia="x-none"/>
        </w:rPr>
      </w:pPr>
    </w:p>
    <w:p w14:paraId="6B012138" w14:textId="77777777" w:rsidR="004361BD" w:rsidRPr="00CB2EF9" w:rsidRDefault="004361BD" w:rsidP="00CB2EF9">
      <w:r w:rsidRPr="00CB2EF9">
        <w:rPr>
          <w:highlight w:val="green"/>
        </w:rPr>
        <w:t>Agreement</w:t>
      </w:r>
    </w:p>
    <w:p w14:paraId="25645AA8" w14:textId="77777777" w:rsidR="004361BD" w:rsidRPr="006E7DDD" w:rsidRDefault="004361BD" w:rsidP="00CB2EF9">
      <w:pPr>
        <w:rPr>
          <w:rFonts w:eastAsia="Malgun Gothic" w:cs="Times"/>
        </w:rPr>
      </w:pPr>
      <w:r w:rsidRPr="006E7DDD">
        <w:rPr>
          <w:rFonts w:cs="Times"/>
          <w:bCs/>
          <w:iCs/>
          <w:lang w:eastAsia="ko-KR"/>
        </w:rPr>
        <w:t>When SFN is configured for PDSCH and not conf</w:t>
      </w:r>
      <w:r>
        <w:rPr>
          <w:rFonts w:cs="Times"/>
          <w:bCs/>
          <w:iCs/>
          <w:lang w:eastAsia="ko-KR"/>
        </w:rPr>
        <w:t xml:space="preserve">igured for PDCCH, </w:t>
      </w:r>
      <w:r w:rsidRPr="006E7DDD">
        <w:rPr>
          <w:rFonts w:cs="Times"/>
          <w:bCs/>
          <w:iCs/>
          <w:lang w:eastAsia="ko-KR"/>
        </w:rPr>
        <w:t>TCI field</w:t>
      </w:r>
      <w:r w:rsidRPr="006E7DDD">
        <w:rPr>
          <w:rFonts w:eastAsia="Malgun Gothic" w:cs="Times"/>
        </w:rPr>
        <w:t xml:space="preserve"> should be always present in DCI formats 1_1 and 1_2 for </w:t>
      </w:r>
      <w:r w:rsidRPr="006E7DDD">
        <w:rPr>
          <w:rFonts w:eastAsia="Malgun Gothic" w:cs="Times"/>
          <w:color w:val="FF0000"/>
        </w:rPr>
        <w:t xml:space="preserve">SFN </w:t>
      </w:r>
      <w:r w:rsidRPr="006E7DDD">
        <w:rPr>
          <w:rFonts w:eastAsia="Malgun Gothic" w:cs="Times"/>
        </w:rPr>
        <w:t xml:space="preserve">PDSCH transmission with scheduling offset larger than threshold </w:t>
      </w:r>
      <w:r w:rsidRPr="006E7DDD">
        <w:rPr>
          <w:rFonts w:cs="Times"/>
          <w:bCs/>
          <w:i/>
          <w:lang w:eastAsia="ko-KR"/>
        </w:rPr>
        <w:t>timeDurationForQCL</w:t>
      </w:r>
      <w:r w:rsidRPr="006E7DDD">
        <w:rPr>
          <w:rFonts w:cs="Times"/>
          <w:bCs/>
          <w:iCs/>
          <w:lang w:eastAsia="ko-KR"/>
        </w:rPr>
        <w:t xml:space="preserve"> if applicable</w:t>
      </w:r>
    </w:p>
    <w:p w14:paraId="15F69582" w14:textId="77777777" w:rsidR="004361BD" w:rsidRPr="00CB2EF9" w:rsidRDefault="004361BD" w:rsidP="00D259AB">
      <w:pPr>
        <w:pStyle w:val="ListParagraph"/>
        <w:numPr>
          <w:ilvl w:val="0"/>
          <w:numId w:val="82"/>
        </w:numPr>
        <w:rPr>
          <w:rFonts w:eastAsia="Malgun Gothic"/>
        </w:rPr>
      </w:pPr>
      <w:r w:rsidRPr="006E7DDD">
        <w:rPr>
          <w:lang w:eastAsia="ko-KR"/>
        </w:rPr>
        <w:t xml:space="preserve">FFS whether the above assumption is applicable for UE not capable of dynamic switching </w:t>
      </w:r>
    </w:p>
    <w:p w14:paraId="2FD251BA" w14:textId="77777777" w:rsidR="004361BD" w:rsidRDefault="004361BD" w:rsidP="004361BD">
      <w:pPr>
        <w:rPr>
          <w:lang w:eastAsia="x-none"/>
        </w:rPr>
      </w:pPr>
    </w:p>
    <w:p w14:paraId="196309F7" w14:textId="0829A59C" w:rsidR="004361BD" w:rsidRPr="00AE530D" w:rsidRDefault="002328C4" w:rsidP="006B480F">
      <w:pPr>
        <w:rPr>
          <w:b/>
          <w:bCs/>
          <w:lang w:eastAsia="x-none"/>
        </w:rPr>
      </w:pPr>
      <w:hyperlink r:id="rId888" w:history="1">
        <w:r w:rsidR="004371F4">
          <w:rPr>
            <w:rStyle w:val="Hyperlink"/>
            <w:b/>
            <w:bCs/>
            <w:lang w:eastAsia="x-none"/>
          </w:rPr>
          <w:t>R1-2202649</w:t>
        </w:r>
      </w:hyperlink>
      <w:r w:rsidR="003761D5" w:rsidRPr="00AE530D">
        <w:rPr>
          <w:b/>
          <w:bCs/>
          <w:lang w:eastAsia="x-none"/>
        </w:rPr>
        <w:tab/>
        <w:t>Summary#2 of AI: 8.1.2.4 Maintenance on enhancements for HST-SFN deployment</w:t>
      </w:r>
      <w:r w:rsidR="003761D5" w:rsidRPr="00AE530D">
        <w:rPr>
          <w:b/>
          <w:bCs/>
          <w:lang w:eastAsia="x-none"/>
        </w:rPr>
        <w:tab/>
        <w:t>Moderator (Intel Corporation)</w:t>
      </w:r>
    </w:p>
    <w:p w14:paraId="3DE91F55" w14:textId="10D0A6AD" w:rsidR="006B3A56" w:rsidRDefault="006B3A56" w:rsidP="006B480F">
      <w:pPr>
        <w:rPr>
          <w:lang w:eastAsia="x-none"/>
        </w:rPr>
      </w:pPr>
      <w:r w:rsidRPr="005758C4">
        <w:rPr>
          <w:b/>
          <w:bCs/>
          <w:lang w:eastAsia="x-none"/>
        </w:rPr>
        <w:t>Decision:</w:t>
      </w:r>
      <w:r>
        <w:rPr>
          <w:lang w:eastAsia="x-none"/>
        </w:rPr>
        <w:t xml:space="preserve"> As per email decision posted on Feb 25</w:t>
      </w:r>
      <w:r w:rsidRPr="006B3A56">
        <w:rPr>
          <w:vertAlign w:val="superscript"/>
          <w:lang w:eastAsia="x-none"/>
        </w:rPr>
        <w:t>th</w:t>
      </w:r>
      <w:r>
        <w:rPr>
          <w:lang w:eastAsia="x-none"/>
        </w:rPr>
        <w:t>,</w:t>
      </w:r>
    </w:p>
    <w:p w14:paraId="3D7CCA4B" w14:textId="77777777" w:rsidR="006B3A56" w:rsidRDefault="006B3A56" w:rsidP="006B3A56">
      <w:pPr>
        <w:rPr>
          <w:lang w:val="en-US" w:eastAsia="en-GB"/>
        </w:rPr>
      </w:pPr>
      <w:r>
        <w:rPr>
          <w:highlight w:val="green"/>
          <w:lang w:val="en-US"/>
        </w:rPr>
        <w:lastRenderedPageBreak/>
        <w:t>Agreement</w:t>
      </w:r>
    </w:p>
    <w:p w14:paraId="77697662" w14:textId="7CE56918" w:rsidR="006B3A56" w:rsidRDefault="006B3A56" w:rsidP="006B3A56">
      <w:pPr>
        <w:rPr>
          <w:lang w:val="en-US"/>
        </w:rPr>
      </w:pPr>
      <w:r>
        <w:rPr>
          <w:lang w:val="en-US"/>
        </w:rPr>
        <w:t xml:space="preserve">TPs #2-5 (for TS 38.213) in section </w:t>
      </w:r>
      <w:r w:rsidR="00687038">
        <w:rPr>
          <w:lang w:val="en-US"/>
        </w:rPr>
        <w:t xml:space="preserve">2.3.5 of </w:t>
      </w:r>
      <w:hyperlink r:id="rId889" w:history="1">
        <w:r w:rsidR="004371F4">
          <w:rPr>
            <w:rStyle w:val="Hyperlink"/>
            <w:lang w:val="en-US"/>
          </w:rPr>
          <w:t>R1-2202649</w:t>
        </w:r>
      </w:hyperlink>
      <w:r w:rsidR="00687038">
        <w:rPr>
          <w:lang w:val="en-US"/>
        </w:rPr>
        <w:t xml:space="preserve"> </w:t>
      </w:r>
      <w:r>
        <w:rPr>
          <w:lang w:val="en-US"/>
        </w:rPr>
        <w:t xml:space="preserve">and # 2-7 (for TS 38.214) </w:t>
      </w:r>
      <w:r w:rsidR="00687038">
        <w:rPr>
          <w:lang w:val="en-US"/>
        </w:rPr>
        <w:t xml:space="preserve">in section 2.3.7 of </w:t>
      </w:r>
      <w:hyperlink r:id="rId890" w:history="1">
        <w:r w:rsidR="004371F4">
          <w:rPr>
            <w:rStyle w:val="Hyperlink"/>
            <w:lang w:val="en-US"/>
          </w:rPr>
          <w:t>R1-2202649</w:t>
        </w:r>
      </w:hyperlink>
      <w:r w:rsidR="00687038">
        <w:rPr>
          <w:lang w:val="en-US"/>
        </w:rPr>
        <w:t xml:space="preserve"> </w:t>
      </w:r>
      <w:r>
        <w:rPr>
          <w:lang w:val="en-US"/>
        </w:rPr>
        <w:t>are endorsed for editor’s CRs.</w:t>
      </w:r>
    </w:p>
    <w:p w14:paraId="2F96F225" w14:textId="384DC3DE" w:rsidR="006B3A56" w:rsidRDefault="006B3A56" w:rsidP="006B3A56">
      <w:pPr>
        <w:rPr>
          <w:lang w:val="en-US" w:eastAsia="x-none"/>
        </w:rPr>
      </w:pPr>
    </w:p>
    <w:p w14:paraId="1A5FEE86" w14:textId="6D4E3A1B" w:rsidR="00E430ED" w:rsidRDefault="00E430ED" w:rsidP="006B3A56">
      <w:pPr>
        <w:rPr>
          <w:lang w:val="en-US" w:eastAsia="x-none"/>
        </w:rPr>
      </w:pPr>
    </w:p>
    <w:p w14:paraId="43BC7C2A" w14:textId="31CCA494" w:rsidR="00E430ED" w:rsidRPr="00E430ED" w:rsidRDefault="002328C4" w:rsidP="00E430ED">
      <w:pPr>
        <w:rPr>
          <w:b/>
          <w:bCs/>
          <w:lang w:val="en-US" w:eastAsia="x-none"/>
        </w:rPr>
      </w:pPr>
      <w:hyperlink r:id="rId891" w:history="1">
        <w:r w:rsidR="004371F4">
          <w:rPr>
            <w:rStyle w:val="Hyperlink"/>
            <w:b/>
            <w:bCs/>
            <w:lang w:val="en-US" w:eastAsia="x-none"/>
          </w:rPr>
          <w:t>R1-2202755</w:t>
        </w:r>
      </w:hyperlink>
      <w:r w:rsidR="00E430ED" w:rsidRPr="00E430ED">
        <w:rPr>
          <w:b/>
          <w:bCs/>
          <w:lang w:val="en-US" w:eastAsia="x-none"/>
        </w:rPr>
        <w:tab/>
        <w:t>Summary#3 of AI: 8.1.2.4 Maintenance on enhancements for HST-SFN deployment</w:t>
      </w:r>
      <w:r w:rsidR="00E430ED" w:rsidRPr="00E430ED">
        <w:rPr>
          <w:b/>
          <w:bCs/>
          <w:lang w:val="en-US" w:eastAsia="x-none"/>
        </w:rPr>
        <w:tab/>
        <w:t>Moderator (Intel Corporation)</w:t>
      </w:r>
    </w:p>
    <w:p w14:paraId="5E60054C" w14:textId="5B5B6035" w:rsidR="00E430ED" w:rsidRDefault="00E430ED" w:rsidP="00E430ED">
      <w:pPr>
        <w:rPr>
          <w:lang w:val="en-US" w:eastAsia="x-none"/>
        </w:rPr>
      </w:pPr>
      <w:r>
        <w:rPr>
          <w:lang w:val="en-US" w:eastAsia="x-none"/>
        </w:rPr>
        <w:t>From Feb 28</w:t>
      </w:r>
      <w:r w:rsidRPr="00E430ED">
        <w:rPr>
          <w:vertAlign w:val="superscript"/>
          <w:lang w:val="en-US" w:eastAsia="x-none"/>
        </w:rPr>
        <w:t>th</w:t>
      </w:r>
      <w:r>
        <w:rPr>
          <w:lang w:val="en-US" w:eastAsia="x-none"/>
        </w:rPr>
        <w:t xml:space="preserve"> GTW session</w:t>
      </w:r>
    </w:p>
    <w:p w14:paraId="04BE8FE2" w14:textId="77777777" w:rsidR="00E430ED" w:rsidRPr="00B9776A" w:rsidRDefault="00E430ED" w:rsidP="00E430ED">
      <w:pPr>
        <w:rPr>
          <w:rFonts w:eastAsia="Malgun Gothic"/>
          <w:lang w:val="en-US" w:eastAsia="ko-KR"/>
        </w:rPr>
      </w:pPr>
      <w:r w:rsidRPr="00B9776A">
        <w:rPr>
          <w:highlight w:val="green"/>
        </w:rPr>
        <w:t>Agreement</w:t>
      </w:r>
    </w:p>
    <w:p w14:paraId="1DA28315" w14:textId="11ADF6EE" w:rsidR="00E430ED" w:rsidRDefault="00E430ED" w:rsidP="00E430ED">
      <w:pPr>
        <w:rPr>
          <w:rFonts w:ascii="Times New Roman" w:hAnsi="Times New Roman"/>
        </w:rPr>
      </w:pPr>
      <w:r>
        <w:rPr>
          <w:rFonts w:ascii="Times New Roman" w:hAnsi="Times New Roman"/>
        </w:rPr>
        <w:t xml:space="preserve">UE doesn’t expect to receive a MAC-CE activating two TCI states </w:t>
      </w:r>
      <w:r>
        <w:rPr>
          <w:rFonts w:ascii="Times New Roman" w:hAnsi="Times New Roman" w:hint="eastAsia"/>
        </w:rPr>
        <w:t>for</w:t>
      </w:r>
      <w:r>
        <w:rPr>
          <w:rFonts w:ascii="Times New Roman" w:hAnsi="Times New Roman"/>
        </w:rPr>
        <w:t xml:space="preserve"> a CORESET that is not </w:t>
      </w:r>
      <w:r>
        <w:rPr>
          <w:rFonts w:ascii="Times New Roman" w:hAnsi="Times New Roman" w:hint="eastAsia"/>
        </w:rPr>
        <w:t>configured</w:t>
      </w:r>
      <w:r>
        <w:rPr>
          <w:rFonts w:ascii="Times New Roman" w:hAnsi="Times New Roman"/>
        </w:rPr>
        <w:t xml:space="preserve"> </w:t>
      </w:r>
      <w:r>
        <w:rPr>
          <w:rFonts w:ascii="Times New Roman" w:hAnsi="Times New Roman" w:hint="eastAsia"/>
        </w:rPr>
        <w:t>with</w:t>
      </w:r>
      <w:r>
        <w:rPr>
          <w:rFonts w:ascii="Times New Roman" w:hAnsi="Times New Roman"/>
        </w:rPr>
        <w:t xml:space="preserve"> SFN scheme</w:t>
      </w:r>
      <w:r>
        <w:rPr>
          <w:rFonts w:ascii="Times New Roman" w:hAnsi="Times New Roman" w:hint="eastAsia"/>
        </w:rPr>
        <w:t>.</w:t>
      </w:r>
    </w:p>
    <w:p w14:paraId="59E6C022" w14:textId="77777777" w:rsidR="00E67AAA" w:rsidRDefault="00E67AAA" w:rsidP="00E430ED">
      <w:pPr>
        <w:rPr>
          <w:rFonts w:ascii="Times New Roman" w:hAnsi="Times New Roman"/>
        </w:rPr>
      </w:pPr>
    </w:p>
    <w:p w14:paraId="7E8B7605" w14:textId="77777777" w:rsidR="00E430ED" w:rsidRPr="00B9776A" w:rsidRDefault="00E430ED" w:rsidP="00E430ED">
      <w:pPr>
        <w:rPr>
          <w:rFonts w:eastAsia="Malgun Gothic"/>
          <w:lang w:val="en-US" w:eastAsia="ko-KR"/>
        </w:rPr>
      </w:pPr>
      <w:r w:rsidRPr="00B9776A">
        <w:rPr>
          <w:highlight w:val="green"/>
        </w:rPr>
        <w:t>Agreement</w:t>
      </w:r>
    </w:p>
    <w:p w14:paraId="473BA343" w14:textId="77777777" w:rsidR="00E430ED" w:rsidRPr="00145648" w:rsidRDefault="00E430ED" w:rsidP="00E430ED">
      <w:pPr>
        <w:rPr>
          <w:rFonts w:eastAsia="Malgun Gothic"/>
          <w:bCs/>
        </w:rPr>
      </w:pPr>
      <w:r w:rsidRPr="00145648">
        <w:t>When two TCI states are activated for a CORESET, BFR enhancements are applicable to</w:t>
      </w:r>
    </w:p>
    <w:p w14:paraId="55F32E82" w14:textId="77777777" w:rsidR="00E430ED" w:rsidRPr="00145648" w:rsidRDefault="00E430ED" w:rsidP="00E67AAA">
      <w:pPr>
        <w:pStyle w:val="ListParagraph"/>
        <w:numPr>
          <w:ilvl w:val="0"/>
          <w:numId w:val="82"/>
        </w:numPr>
      </w:pPr>
      <w:r w:rsidRPr="00145648">
        <w:t>CBRA/CFRA based BFR on SpCell in Rel.15.</w:t>
      </w:r>
    </w:p>
    <w:p w14:paraId="6D4C2404" w14:textId="77777777" w:rsidR="00E430ED" w:rsidRPr="00145648" w:rsidRDefault="00E430ED" w:rsidP="00E67AAA">
      <w:pPr>
        <w:pStyle w:val="ListParagraph"/>
        <w:numPr>
          <w:ilvl w:val="0"/>
          <w:numId w:val="82"/>
        </w:numPr>
      </w:pPr>
      <w:r w:rsidRPr="00145648">
        <w:t>BFR MAC CE based BFR on Scell in Rel.16.</w:t>
      </w:r>
    </w:p>
    <w:p w14:paraId="1D0E91C9" w14:textId="77777777" w:rsidR="00E430ED" w:rsidRPr="00145648" w:rsidRDefault="00E430ED" w:rsidP="00E67AAA">
      <w:pPr>
        <w:pStyle w:val="ListParagraph"/>
        <w:numPr>
          <w:ilvl w:val="0"/>
          <w:numId w:val="82"/>
        </w:numPr>
      </w:pPr>
      <w:r w:rsidRPr="00145648">
        <w:t>CBRA BFR on SpCell (with BFR MAC CE on Msg.3/A) in Rel.16.</w:t>
      </w:r>
    </w:p>
    <w:p w14:paraId="52FB87E3" w14:textId="77777777" w:rsidR="00E430ED" w:rsidRPr="00145648" w:rsidRDefault="00E430ED" w:rsidP="00E67AAA">
      <w:pPr>
        <w:pStyle w:val="ListParagraph"/>
        <w:numPr>
          <w:ilvl w:val="0"/>
          <w:numId w:val="82"/>
        </w:numPr>
      </w:pPr>
      <w:r w:rsidRPr="00145648">
        <w:t>Note: the “enhancement” means using RS from two TCI states for implicit BFD and counting one BFD RS pair for SFN CORESET as two BFD RSs</w:t>
      </w:r>
    </w:p>
    <w:p w14:paraId="1698EE54" w14:textId="77777777" w:rsidR="00E430ED" w:rsidRPr="00145648" w:rsidRDefault="00E430ED" w:rsidP="00E430ED"/>
    <w:p w14:paraId="6AC11C23" w14:textId="49D1FAC2" w:rsidR="00DC6E0C" w:rsidRPr="00F830A4" w:rsidRDefault="002328C4" w:rsidP="00DC6E0C">
      <w:pPr>
        <w:rPr>
          <w:b/>
          <w:bCs/>
          <w:lang w:eastAsia="x-none"/>
        </w:rPr>
      </w:pPr>
      <w:hyperlink r:id="rId892" w:history="1">
        <w:r w:rsidR="004371F4">
          <w:rPr>
            <w:rStyle w:val="Hyperlink"/>
            <w:b/>
            <w:bCs/>
            <w:lang w:eastAsia="x-none"/>
          </w:rPr>
          <w:t>R1-2200886</w:t>
        </w:r>
      </w:hyperlink>
      <w:r w:rsidR="00DC6E0C" w:rsidRPr="00F830A4">
        <w:rPr>
          <w:b/>
          <w:bCs/>
          <w:lang w:eastAsia="x-none"/>
        </w:rPr>
        <w:tab/>
        <w:t>LS on Enhanced TCI state indication for UE-specific PDCCH MAC CE</w:t>
      </w:r>
      <w:r w:rsidR="00DC6E0C" w:rsidRPr="00F830A4">
        <w:rPr>
          <w:b/>
          <w:bCs/>
          <w:lang w:eastAsia="x-none"/>
        </w:rPr>
        <w:tab/>
        <w:t>RAN2, Samsung</w:t>
      </w:r>
    </w:p>
    <w:p w14:paraId="120E9B71" w14:textId="2D257DDC" w:rsidR="00DC6E0C" w:rsidRPr="00DC6E0C" w:rsidRDefault="002328C4" w:rsidP="00DC6E0C">
      <w:pPr>
        <w:rPr>
          <w:b/>
          <w:bCs/>
          <w:lang w:val="en-US" w:eastAsia="x-none"/>
        </w:rPr>
      </w:pPr>
      <w:hyperlink r:id="rId893" w:history="1">
        <w:r w:rsidR="004371F4">
          <w:rPr>
            <w:rStyle w:val="Hyperlink"/>
            <w:b/>
            <w:bCs/>
            <w:lang w:val="en-US" w:eastAsia="x-none"/>
          </w:rPr>
          <w:t>R1-2202809</w:t>
        </w:r>
      </w:hyperlink>
      <w:r w:rsidR="00DC6E0C" w:rsidRPr="00DC6E0C">
        <w:rPr>
          <w:b/>
          <w:bCs/>
          <w:lang w:val="en-US" w:eastAsia="x-none"/>
        </w:rPr>
        <w:tab/>
        <w:t>Draft reply LS on Enhanced TCI state indication for UE-specific PDCCH MAC CE</w:t>
      </w:r>
      <w:r w:rsidR="00DC6E0C" w:rsidRPr="00DC6E0C">
        <w:rPr>
          <w:b/>
          <w:bCs/>
          <w:lang w:val="en-US" w:eastAsia="x-none"/>
        </w:rPr>
        <w:tab/>
        <w:t>Moderator (Intel Corporation)</w:t>
      </w:r>
    </w:p>
    <w:p w14:paraId="4B90DBD7" w14:textId="193905B6" w:rsidR="00DC6E0C" w:rsidRPr="00DC6E0C" w:rsidRDefault="00DC6E0C" w:rsidP="00DC6E0C">
      <w:pPr>
        <w:rPr>
          <w:lang w:eastAsia="x-none"/>
        </w:rPr>
      </w:pPr>
      <w:r w:rsidRPr="005758C4">
        <w:rPr>
          <w:b/>
          <w:bCs/>
          <w:lang w:eastAsia="x-none"/>
        </w:rPr>
        <w:t>Decision:</w:t>
      </w:r>
      <w:r>
        <w:rPr>
          <w:lang w:eastAsia="x-none"/>
        </w:rPr>
        <w:t xml:space="preserve"> As per email decision posted on Mar 3</w:t>
      </w:r>
      <w:r w:rsidRPr="00DC6E0C">
        <w:rPr>
          <w:vertAlign w:val="superscript"/>
          <w:lang w:eastAsia="x-none"/>
        </w:rPr>
        <w:t>rd</w:t>
      </w:r>
      <w:r>
        <w:rPr>
          <w:lang w:eastAsia="x-none"/>
        </w:rPr>
        <w:t xml:space="preserve">, the draft reply to RAN2 is endorsed. Final LS is </w:t>
      </w:r>
      <w:r w:rsidRPr="00DC6E0C">
        <w:rPr>
          <w:highlight w:val="green"/>
          <w:lang w:eastAsia="x-none"/>
        </w:rPr>
        <w:t xml:space="preserve">approved in </w:t>
      </w:r>
      <w:hyperlink r:id="rId894" w:history="1">
        <w:r w:rsidR="004371F4">
          <w:rPr>
            <w:rStyle w:val="Hyperlink"/>
            <w:highlight w:val="green"/>
            <w:lang w:eastAsia="x-none"/>
          </w:rPr>
          <w:t>R1-2202810</w:t>
        </w:r>
      </w:hyperlink>
      <w:r w:rsidRPr="00DC6E0C">
        <w:rPr>
          <w:rStyle w:val="Hyperlink"/>
          <w:u w:val="none"/>
          <w:lang w:val="en-US" w:eastAsia="x-none"/>
        </w:rPr>
        <w:t>.</w:t>
      </w:r>
    </w:p>
    <w:p w14:paraId="4465B47A" w14:textId="77777777" w:rsidR="00DC6E0C" w:rsidRPr="00DC6E0C" w:rsidRDefault="00DC6E0C" w:rsidP="00DC6E0C">
      <w:pPr>
        <w:rPr>
          <w:bCs/>
          <w:lang w:val="en-US" w:eastAsia="ko-KR"/>
        </w:rPr>
      </w:pPr>
    </w:p>
    <w:p w14:paraId="0CC98BDB" w14:textId="77777777" w:rsidR="00DC6E0C" w:rsidRPr="00DC6E0C" w:rsidRDefault="00DC6E0C" w:rsidP="00DC6E0C">
      <w:pPr>
        <w:rPr>
          <w:rFonts w:cs="Times"/>
          <w:bCs/>
        </w:rPr>
      </w:pPr>
      <w:r w:rsidRPr="00DC6E0C">
        <w:rPr>
          <w:rFonts w:cs="Times"/>
          <w:bCs/>
          <w:highlight w:val="green"/>
        </w:rPr>
        <w:t>Agreement</w:t>
      </w:r>
    </w:p>
    <w:p w14:paraId="2B071ABD" w14:textId="0D80E8EC" w:rsidR="00DC6E0C" w:rsidRPr="00003DE3" w:rsidRDefault="00DC6E0C" w:rsidP="00DC6E0C">
      <w:pPr>
        <w:rPr>
          <w:rFonts w:cs="Times"/>
          <w:szCs w:val="20"/>
        </w:rPr>
      </w:pPr>
      <w:r w:rsidRPr="00003DE3">
        <w:rPr>
          <w:rFonts w:cs="Times"/>
          <w:szCs w:val="20"/>
        </w:rPr>
        <w:t>The following text proposal is endorsed for the editor’s CR on TS38.214</w:t>
      </w:r>
      <w:r>
        <w:rPr>
          <w:rFonts w:cs="Times"/>
          <w:szCs w:val="20"/>
        </w:rPr>
        <w:t>.</w:t>
      </w:r>
    </w:p>
    <w:tbl>
      <w:tblPr>
        <w:tblW w:w="0" w:type="auto"/>
        <w:tblCellMar>
          <w:left w:w="0" w:type="dxa"/>
          <w:right w:w="0" w:type="dxa"/>
        </w:tblCellMar>
        <w:tblLook w:val="04A0" w:firstRow="1" w:lastRow="0" w:firstColumn="1" w:lastColumn="0" w:noHBand="0" w:noVBand="1"/>
      </w:tblPr>
      <w:tblGrid>
        <w:gridCol w:w="10196"/>
      </w:tblGrid>
      <w:tr w:rsidR="00DC6E0C" w:rsidRPr="00DC6E0C" w14:paraId="358CD1DA" w14:textId="77777777" w:rsidTr="00DC6E0C">
        <w:tc>
          <w:tcPr>
            <w:tcW w:w="101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15FB1D1" w14:textId="77777777" w:rsidR="00DC6E0C" w:rsidRPr="00DC6E0C" w:rsidRDefault="00DC6E0C" w:rsidP="00DC6E0C">
            <w:pPr>
              <w:jc w:val="center"/>
              <w:rPr>
                <w:rFonts w:ascii="Arial" w:hAnsi="Arial" w:cs="Arial"/>
                <w:sz w:val="16"/>
                <w:szCs w:val="16"/>
              </w:rPr>
            </w:pPr>
            <w:r w:rsidRPr="00DC6E0C">
              <w:rPr>
                <w:rFonts w:ascii="Arial" w:hAnsi="Arial" w:cs="Arial"/>
                <w:b/>
                <w:bCs/>
                <w:color w:val="FF0000"/>
                <w:sz w:val="16"/>
                <w:szCs w:val="16"/>
              </w:rPr>
              <w:t>&lt;Unchanged parts are omitted&gt;</w:t>
            </w:r>
          </w:p>
          <w:p w14:paraId="4F354537" w14:textId="272E6B95" w:rsidR="00DC6E0C" w:rsidRPr="00DC6E0C" w:rsidRDefault="00DC6E0C" w:rsidP="00DC6E0C">
            <w:pPr>
              <w:rPr>
                <w:rFonts w:ascii="Arial" w:hAnsi="Arial" w:cs="Arial"/>
                <w:b/>
                <w:bCs/>
                <w:sz w:val="16"/>
                <w:szCs w:val="16"/>
                <w:lang w:eastAsia="x-none"/>
              </w:rPr>
            </w:pPr>
            <w:r w:rsidRPr="00DC6E0C">
              <w:rPr>
                <w:rFonts w:ascii="Arial" w:eastAsia="Times New Roman" w:hAnsi="Arial" w:cs="Arial"/>
                <w:b/>
                <w:bCs/>
                <w:sz w:val="16"/>
                <w:szCs w:val="16"/>
              </w:rPr>
              <w:t>5.1</w:t>
            </w:r>
            <w:r w:rsidRPr="00DC6E0C">
              <w:rPr>
                <w:rFonts w:ascii="Arial" w:hAnsi="Arial" w:cs="Arial"/>
                <w:b/>
                <w:bCs/>
                <w:sz w:val="16"/>
                <w:szCs w:val="16"/>
                <w:lang w:eastAsia="x-none"/>
              </w:rPr>
              <w:tab/>
            </w:r>
            <w:r w:rsidRPr="00DC6E0C">
              <w:rPr>
                <w:rFonts w:ascii="Arial" w:eastAsia="Times New Roman" w:hAnsi="Arial" w:cs="Arial"/>
                <w:b/>
                <w:bCs/>
                <w:sz w:val="16"/>
                <w:szCs w:val="16"/>
              </w:rPr>
              <w:t>UE procedure for receiving the physical downlink shared channel</w:t>
            </w:r>
          </w:p>
          <w:p w14:paraId="49AD21DA" w14:textId="77777777" w:rsidR="00DC6E0C" w:rsidRPr="00DC6E0C" w:rsidRDefault="00DC6E0C" w:rsidP="00DC4DF9">
            <w:pPr>
              <w:rPr>
                <w:rFonts w:ascii="Arial" w:eastAsia="Malgun Gothic" w:hAnsi="Arial" w:cs="Arial"/>
                <w:sz w:val="16"/>
                <w:szCs w:val="16"/>
              </w:rPr>
            </w:pPr>
            <w:r w:rsidRPr="00DC6E0C">
              <w:rPr>
                <w:rFonts w:ascii="Arial" w:hAnsi="Arial" w:cs="Arial"/>
                <w:sz w:val="16"/>
                <w:szCs w:val="16"/>
              </w:rPr>
              <w:t>…</w:t>
            </w:r>
          </w:p>
          <w:p w14:paraId="11F88975" w14:textId="77777777" w:rsidR="00DC6E0C" w:rsidRPr="00DC6E0C" w:rsidRDefault="00DC6E0C" w:rsidP="00DC4DF9">
            <w:pPr>
              <w:rPr>
                <w:rFonts w:ascii="Arial" w:hAnsi="Arial" w:cs="Arial"/>
                <w:color w:val="FF0000"/>
                <w:sz w:val="16"/>
                <w:szCs w:val="16"/>
              </w:rPr>
            </w:pPr>
            <w:r w:rsidRPr="00DC6E0C">
              <w:rPr>
                <w:rFonts w:ascii="Arial" w:hAnsi="Arial" w:cs="Arial"/>
                <w:sz w:val="16"/>
                <w:szCs w:val="16"/>
              </w:rPr>
              <w:t>When a UE is configured with</w:t>
            </w:r>
            <w:r w:rsidRPr="00DC6E0C">
              <w:rPr>
                <w:rStyle w:val="apple-converted-space"/>
                <w:rFonts w:ascii="Arial" w:hAnsi="Arial" w:cs="Arial"/>
                <w:sz w:val="16"/>
                <w:szCs w:val="16"/>
              </w:rPr>
              <w:t> </w:t>
            </w:r>
            <w:r w:rsidRPr="00DC6E0C">
              <w:rPr>
                <w:rFonts w:ascii="Arial" w:hAnsi="Arial" w:cs="Arial"/>
                <w:i/>
                <w:iCs/>
                <w:sz w:val="16"/>
                <w:szCs w:val="16"/>
              </w:rPr>
              <w:t>sfnSchemePdsch</w:t>
            </w:r>
            <w:r w:rsidRPr="00DC6E0C">
              <w:rPr>
                <w:rStyle w:val="apple-converted-space"/>
                <w:rFonts w:ascii="Arial" w:hAnsi="Arial" w:cs="Arial"/>
                <w:sz w:val="16"/>
                <w:szCs w:val="16"/>
              </w:rPr>
              <w:t> </w:t>
            </w:r>
            <w:r w:rsidRPr="00DC6E0C">
              <w:rPr>
                <w:rFonts w:ascii="Arial" w:hAnsi="Arial" w:cs="Arial"/>
                <w:sz w:val="16"/>
                <w:szCs w:val="16"/>
              </w:rPr>
              <w:t>and/or</w:t>
            </w:r>
            <w:r w:rsidRPr="00DC6E0C">
              <w:rPr>
                <w:rStyle w:val="apple-converted-space"/>
                <w:rFonts w:ascii="Arial" w:hAnsi="Arial" w:cs="Arial"/>
                <w:sz w:val="16"/>
                <w:szCs w:val="16"/>
              </w:rPr>
              <w:t> </w:t>
            </w:r>
            <w:r w:rsidRPr="00DC6E0C">
              <w:rPr>
                <w:rFonts w:ascii="Arial" w:hAnsi="Arial" w:cs="Arial"/>
                <w:i/>
                <w:iCs/>
                <w:sz w:val="16"/>
                <w:szCs w:val="16"/>
              </w:rPr>
              <w:t>sfnSchemePdcch</w:t>
            </w:r>
            <w:r w:rsidRPr="00DC6E0C">
              <w:rPr>
                <w:rStyle w:val="apple-converted-space"/>
                <w:rFonts w:ascii="Arial" w:hAnsi="Arial" w:cs="Arial"/>
                <w:strike/>
                <w:color w:val="FF0000"/>
                <w:sz w:val="16"/>
                <w:szCs w:val="16"/>
              </w:rPr>
              <w:t> </w:t>
            </w:r>
            <w:r w:rsidRPr="00DC6E0C">
              <w:rPr>
                <w:rFonts w:ascii="Arial" w:hAnsi="Arial" w:cs="Arial"/>
                <w:strike/>
                <w:color w:val="FF0000"/>
                <w:sz w:val="16"/>
                <w:szCs w:val="16"/>
              </w:rPr>
              <w:t>for a DL BWP</w:t>
            </w:r>
            <w:r w:rsidRPr="00DC6E0C">
              <w:rPr>
                <w:rFonts w:ascii="Arial" w:hAnsi="Arial" w:cs="Arial"/>
                <w:sz w:val="16"/>
                <w:szCs w:val="16"/>
              </w:rPr>
              <w:t>,</w:t>
            </w:r>
            <w:r w:rsidRPr="00DC6E0C">
              <w:rPr>
                <w:rStyle w:val="apple-converted-space"/>
                <w:rFonts w:ascii="Arial" w:hAnsi="Arial" w:cs="Arial"/>
                <w:color w:val="FF0000"/>
                <w:sz w:val="16"/>
                <w:szCs w:val="16"/>
              </w:rPr>
              <w:t> </w:t>
            </w:r>
            <w:r w:rsidRPr="00DC6E0C">
              <w:rPr>
                <w:rFonts w:ascii="Arial" w:hAnsi="Arial" w:cs="Arial"/>
                <w:sz w:val="16"/>
                <w:szCs w:val="16"/>
              </w:rPr>
              <w:t>the UE shall expect that the</w:t>
            </w:r>
            <w:r w:rsidRPr="00DC6E0C">
              <w:rPr>
                <w:rStyle w:val="apple-converted-space"/>
                <w:rFonts w:ascii="Arial" w:hAnsi="Arial" w:cs="Arial"/>
                <w:sz w:val="16"/>
                <w:szCs w:val="16"/>
              </w:rPr>
              <w:t> </w:t>
            </w:r>
            <w:r w:rsidRPr="00DC6E0C">
              <w:rPr>
                <w:rFonts w:ascii="Arial" w:hAnsi="Arial" w:cs="Arial"/>
                <w:i/>
                <w:iCs/>
                <w:sz w:val="16"/>
                <w:szCs w:val="16"/>
              </w:rPr>
              <w:t>sfnSchemePdsch</w:t>
            </w:r>
            <w:r w:rsidRPr="00DC6E0C">
              <w:rPr>
                <w:rFonts w:ascii="Arial" w:hAnsi="Arial" w:cs="Arial"/>
                <w:sz w:val="16"/>
                <w:szCs w:val="16"/>
              </w:rPr>
              <w:t>and/or</w:t>
            </w:r>
            <w:r w:rsidRPr="00DC6E0C">
              <w:rPr>
                <w:rStyle w:val="apple-converted-space"/>
                <w:rFonts w:ascii="Arial" w:hAnsi="Arial" w:cs="Arial"/>
                <w:sz w:val="16"/>
                <w:szCs w:val="16"/>
              </w:rPr>
              <w:t> </w:t>
            </w:r>
            <w:r w:rsidRPr="00DC6E0C">
              <w:rPr>
                <w:rFonts w:ascii="Arial" w:hAnsi="Arial" w:cs="Arial"/>
                <w:i/>
                <w:iCs/>
                <w:sz w:val="16"/>
                <w:szCs w:val="16"/>
              </w:rPr>
              <w:t>sfnSchemePdcch</w:t>
            </w:r>
            <w:r w:rsidRPr="00DC6E0C">
              <w:rPr>
                <w:rStyle w:val="apple-converted-space"/>
                <w:rFonts w:ascii="Arial" w:hAnsi="Arial" w:cs="Arial"/>
                <w:sz w:val="16"/>
                <w:szCs w:val="16"/>
              </w:rPr>
              <w:t> </w:t>
            </w:r>
            <w:r w:rsidRPr="00DC6E0C">
              <w:rPr>
                <w:rFonts w:ascii="Arial" w:hAnsi="Arial" w:cs="Arial"/>
                <w:sz w:val="16"/>
                <w:szCs w:val="16"/>
              </w:rPr>
              <w:t>configuration are the same in</w:t>
            </w:r>
            <w:r w:rsidRPr="00DC6E0C">
              <w:rPr>
                <w:rStyle w:val="apple-converted-space"/>
                <w:rFonts w:ascii="Arial" w:hAnsi="Arial" w:cs="Arial"/>
                <w:strike/>
                <w:color w:val="FF0000"/>
                <w:sz w:val="16"/>
                <w:szCs w:val="16"/>
              </w:rPr>
              <w:t> </w:t>
            </w:r>
            <w:r w:rsidRPr="00DC6E0C">
              <w:rPr>
                <w:rFonts w:ascii="Arial" w:hAnsi="Arial" w:cs="Arial"/>
                <w:strike/>
                <w:color w:val="FF0000"/>
                <w:sz w:val="16"/>
                <w:szCs w:val="16"/>
              </w:rPr>
              <w:t>the other</w:t>
            </w:r>
            <w:r w:rsidRPr="00DC6E0C">
              <w:rPr>
                <w:rStyle w:val="apple-converted-space"/>
                <w:rFonts w:ascii="Arial" w:hAnsi="Arial" w:cs="Arial"/>
                <w:sz w:val="16"/>
                <w:szCs w:val="16"/>
              </w:rPr>
              <w:t> </w:t>
            </w:r>
            <w:r w:rsidRPr="00DC6E0C">
              <w:rPr>
                <w:rFonts w:ascii="Arial" w:hAnsi="Arial" w:cs="Arial"/>
                <w:color w:val="FF0000"/>
                <w:sz w:val="16"/>
                <w:szCs w:val="16"/>
              </w:rPr>
              <w:t>all</w:t>
            </w:r>
            <w:r w:rsidRPr="00DC6E0C">
              <w:rPr>
                <w:rStyle w:val="apple-converted-space"/>
                <w:rFonts w:ascii="Arial" w:hAnsi="Arial" w:cs="Arial"/>
                <w:sz w:val="16"/>
                <w:szCs w:val="16"/>
              </w:rPr>
              <w:t> </w:t>
            </w:r>
            <w:r w:rsidRPr="00DC6E0C">
              <w:rPr>
                <w:rFonts w:ascii="Arial" w:hAnsi="Arial" w:cs="Arial"/>
                <w:sz w:val="16"/>
                <w:szCs w:val="16"/>
              </w:rPr>
              <w:t>DL BWP</w:t>
            </w:r>
            <w:r w:rsidRPr="00DC6E0C">
              <w:rPr>
                <w:rFonts w:ascii="Arial" w:hAnsi="Arial" w:cs="Arial"/>
                <w:color w:val="FF0000"/>
                <w:sz w:val="16"/>
                <w:szCs w:val="16"/>
              </w:rPr>
              <w:t>s</w:t>
            </w:r>
            <w:r w:rsidRPr="00DC6E0C">
              <w:rPr>
                <w:rStyle w:val="apple-converted-space"/>
                <w:rFonts w:ascii="Arial" w:hAnsi="Arial" w:cs="Arial"/>
                <w:sz w:val="16"/>
                <w:szCs w:val="16"/>
              </w:rPr>
              <w:t> </w:t>
            </w:r>
            <w:r w:rsidRPr="00DC6E0C">
              <w:rPr>
                <w:rFonts w:ascii="Arial" w:hAnsi="Arial" w:cs="Arial"/>
                <w:color w:val="FF0000"/>
                <w:sz w:val="16"/>
                <w:szCs w:val="16"/>
              </w:rPr>
              <w:t>within a CC</w:t>
            </w:r>
            <w:r w:rsidRPr="00DC6E0C">
              <w:rPr>
                <w:rStyle w:val="apple-converted-space"/>
                <w:rFonts w:ascii="Arial" w:hAnsi="Arial" w:cs="Arial"/>
                <w:sz w:val="16"/>
                <w:szCs w:val="16"/>
              </w:rPr>
              <w:t> </w:t>
            </w:r>
            <w:r w:rsidRPr="00DC6E0C">
              <w:rPr>
                <w:rFonts w:ascii="Arial" w:hAnsi="Arial" w:cs="Arial"/>
                <w:sz w:val="16"/>
                <w:szCs w:val="16"/>
              </w:rPr>
              <w:t>other than initial BWP</w:t>
            </w:r>
            <w:r w:rsidRPr="00DC6E0C">
              <w:rPr>
                <w:rStyle w:val="apple-converted-space"/>
                <w:rFonts w:ascii="Arial" w:hAnsi="Arial" w:cs="Arial"/>
                <w:strike/>
                <w:color w:val="FF0000"/>
                <w:sz w:val="16"/>
                <w:szCs w:val="16"/>
              </w:rPr>
              <w:t> </w:t>
            </w:r>
            <w:r w:rsidRPr="00DC6E0C">
              <w:rPr>
                <w:rFonts w:ascii="Arial" w:hAnsi="Arial" w:cs="Arial"/>
                <w:strike/>
                <w:color w:val="FF0000"/>
                <w:sz w:val="16"/>
                <w:szCs w:val="16"/>
              </w:rPr>
              <w:t>[and BWP-DownlinkCommon],</w:t>
            </w:r>
            <w:r w:rsidRPr="00DC6E0C">
              <w:rPr>
                <w:rStyle w:val="apple-converted-space"/>
                <w:rFonts w:ascii="Arial" w:hAnsi="Arial" w:cs="Arial"/>
                <w:color w:val="FF0000"/>
                <w:sz w:val="16"/>
                <w:szCs w:val="16"/>
              </w:rPr>
              <w:t> </w:t>
            </w:r>
            <w:r w:rsidRPr="00DC6E0C">
              <w:rPr>
                <w:rFonts w:ascii="Arial" w:hAnsi="Arial" w:cs="Arial"/>
                <w:color w:val="FF0000"/>
                <w:sz w:val="16"/>
                <w:szCs w:val="16"/>
              </w:rPr>
              <w:t>and the UE shall expect that the</w:t>
            </w:r>
            <w:r w:rsidRPr="00DC6E0C">
              <w:rPr>
                <w:rStyle w:val="apple-converted-space"/>
                <w:rFonts w:ascii="Arial" w:hAnsi="Arial" w:cs="Arial"/>
                <w:color w:val="FF0000"/>
                <w:sz w:val="16"/>
                <w:szCs w:val="16"/>
              </w:rPr>
              <w:t> </w:t>
            </w:r>
            <w:r w:rsidRPr="00DC6E0C">
              <w:rPr>
                <w:rFonts w:ascii="Arial" w:hAnsi="Arial" w:cs="Arial"/>
                <w:i/>
                <w:iCs/>
                <w:color w:val="FF0000"/>
                <w:sz w:val="16"/>
                <w:szCs w:val="16"/>
              </w:rPr>
              <w:t>sfnSchemePdsch</w:t>
            </w:r>
            <w:r w:rsidRPr="00DC6E0C">
              <w:rPr>
                <w:rStyle w:val="apple-converted-space"/>
                <w:rFonts w:ascii="Arial" w:hAnsi="Arial" w:cs="Arial"/>
                <w:color w:val="FF0000"/>
                <w:sz w:val="16"/>
                <w:szCs w:val="16"/>
              </w:rPr>
              <w:t> </w:t>
            </w:r>
            <w:r w:rsidRPr="00DC6E0C">
              <w:rPr>
                <w:rFonts w:ascii="Arial" w:hAnsi="Arial" w:cs="Arial"/>
                <w:color w:val="FF0000"/>
                <w:sz w:val="16"/>
                <w:szCs w:val="16"/>
              </w:rPr>
              <w:t>and/or</w:t>
            </w:r>
            <w:r w:rsidRPr="00DC6E0C">
              <w:rPr>
                <w:rStyle w:val="apple-converted-space"/>
                <w:rFonts w:ascii="Arial" w:hAnsi="Arial" w:cs="Arial"/>
                <w:color w:val="FF0000"/>
                <w:sz w:val="16"/>
                <w:szCs w:val="16"/>
              </w:rPr>
              <w:t> </w:t>
            </w:r>
            <w:r w:rsidRPr="00DC6E0C">
              <w:rPr>
                <w:rFonts w:ascii="Arial" w:hAnsi="Arial" w:cs="Arial"/>
                <w:i/>
                <w:iCs/>
                <w:color w:val="FF0000"/>
                <w:sz w:val="16"/>
                <w:szCs w:val="16"/>
              </w:rPr>
              <w:t>sfnSchemePdcch</w:t>
            </w:r>
            <w:r w:rsidRPr="00DC6E0C">
              <w:rPr>
                <w:rStyle w:val="apple-converted-space"/>
                <w:rFonts w:ascii="Arial" w:hAnsi="Arial" w:cs="Arial"/>
                <w:color w:val="FF0000"/>
                <w:sz w:val="16"/>
                <w:szCs w:val="16"/>
              </w:rPr>
              <w:t> </w:t>
            </w:r>
            <w:r w:rsidRPr="00DC6E0C">
              <w:rPr>
                <w:rFonts w:ascii="Arial" w:hAnsi="Arial" w:cs="Arial"/>
                <w:color w:val="FF0000"/>
                <w:sz w:val="16"/>
                <w:szCs w:val="16"/>
              </w:rPr>
              <w:t>configuration are the same in all CCs in a same frequency band if the UE is configured with CA.</w:t>
            </w:r>
          </w:p>
          <w:p w14:paraId="06BDF824" w14:textId="77777777" w:rsidR="00DC6E0C" w:rsidRPr="00DC6E0C" w:rsidRDefault="00DC6E0C" w:rsidP="00DC4DF9">
            <w:pPr>
              <w:rPr>
                <w:rFonts w:ascii="Arial" w:hAnsi="Arial" w:cs="Arial"/>
                <w:sz w:val="16"/>
                <w:szCs w:val="16"/>
              </w:rPr>
            </w:pPr>
          </w:p>
          <w:p w14:paraId="40E53E1E" w14:textId="77777777" w:rsidR="00DC6E0C" w:rsidRPr="00DC6E0C" w:rsidRDefault="00DC6E0C" w:rsidP="00DC6E0C">
            <w:pPr>
              <w:jc w:val="center"/>
              <w:rPr>
                <w:rFonts w:ascii="Arial" w:hAnsi="Arial" w:cs="Arial"/>
                <w:sz w:val="16"/>
                <w:szCs w:val="16"/>
              </w:rPr>
            </w:pPr>
            <w:r w:rsidRPr="00DC6E0C">
              <w:rPr>
                <w:rFonts w:ascii="Arial" w:hAnsi="Arial" w:cs="Arial"/>
                <w:b/>
                <w:bCs/>
                <w:color w:val="FF0000"/>
                <w:sz w:val="16"/>
                <w:szCs w:val="16"/>
              </w:rPr>
              <w:t>&lt; Unchanged parts are omitted &gt;</w:t>
            </w:r>
          </w:p>
        </w:tc>
      </w:tr>
    </w:tbl>
    <w:p w14:paraId="765B6093" w14:textId="4E114990" w:rsidR="00DC6E0C" w:rsidRDefault="00DC6E0C" w:rsidP="00DC6E0C">
      <w:pPr>
        <w:rPr>
          <w:rFonts w:eastAsia="Malgun Gothic" w:cs="Times"/>
          <w:szCs w:val="20"/>
        </w:rPr>
      </w:pPr>
    </w:p>
    <w:p w14:paraId="083FED03" w14:textId="0C83957F" w:rsidR="00DC6E0C" w:rsidRDefault="002328C4" w:rsidP="00DC6E0C">
      <w:pPr>
        <w:rPr>
          <w:rFonts w:eastAsia="Malgun Gothic" w:cs="Times"/>
          <w:szCs w:val="20"/>
        </w:rPr>
      </w:pPr>
      <w:hyperlink r:id="rId895" w:history="1">
        <w:r w:rsidR="004371F4">
          <w:rPr>
            <w:rStyle w:val="Hyperlink"/>
            <w:rFonts w:eastAsia="Malgun Gothic" w:cs="Times"/>
            <w:szCs w:val="20"/>
          </w:rPr>
          <w:t>R1-2202914</w:t>
        </w:r>
      </w:hyperlink>
      <w:r w:rsidR="00DC6E0C" w:rsidRPr="00DC6E0C">
        <w:rPr>
          <w:rFonts w:eastAsia="Malgun Gothic" w:cs="Times"/>
          <w:szCs w:val="20"/>
        </w:rPr>
        <w:tab/>
        <w:t>Agreed TPs to TS 38.213 and TS 38.214 for HST-SFN enhancements</w:t>
      </w:r>
      <w:r w:rsidR="00DC6E0C" w:rsidRPr="00DC6E0C">
        <w:rPr>
          <w:rFonts w:eastAsia="Malgun Gothic" w:cs="Times"/>
          <w:szCs w:val="20"/>
        </w:rPr>
        <w:tab/>
        <w:t>Moderator (Intel Corporation)</w:t>
      </w:r>
    </w:p>
    <w:p w14:paraId="2592E383" w14:textId="66BC63E7" w:rsidR="009F6D00" w:rsidRPr="00E9240B" w:rsidRDefault="009F6D00" w:rsidP="009F6D00">
      <w:r>
        <w:t>This document contains the endorsed TPs on enhancements for HST-SFN deployment</w:t>
      </w:r>
      <w:r w:rsidRPr="00E9240B">
        <w:t>.</w:t>
      </w:r>
    </w:p>
    <w:p w14:paraId="5B86C863" w14:textId="09B70A42" w:rsidR="00E430ED" w:rsidRPr="00E430ED" w:rsidRDefault="00E430ED" w:rsidP="00E430ED">
      <w:pPr>
        <w:rPr>
          <w:lang w:eastAsia="x-none"/>
        </w:rPr>
      </w:pPr>
    </w:p>
    <w:p w14:paraId="30F42975" w14:textId="5DD813AE" w:rsidR="00E430ED" w:rsidRPr="00E430ED" w:rsidRDefault="00DC6E0C" w:rsidP="00E430ED">
      <w:pPr>
        <w:rPr>
          <w:lang w:val="en-US" w:eastAsia="x-none"/>
        </w:rPr>
      </w:pPr>
      <w:r>
        <w:rPr>
          <w:lang w:val="en-US" w:eastAsia="x-none"/>
        </w:rPr>
        <w:t xml:space="preserve">Final summary in </w:t>
      </w:r>
      <w:hyperlink r:id="rId896" w:history="1">
        <w:r w:rsidR="004371F4">
          <w:rPr>
            <w:rStyle w:val="Hyperlink"/>
            <w:lang w:val="en-US" w:eastAsia="x-none"/>
          </w:rPr>
          <w:t>R1-2202808</w:t>
        </w:r>
      </w:hyperlink>
      <w:r>
        <w:rPr>
          <w:lang w:val="en-US" w:eastAsia="x-none"/>
        </w:rPr>
        <w:t>.</w:t>
      </w:r>
    </w:p>
    <w:p w14:paraId="628BCED2" w14:textId="77777777" w:rsidR="006B480F" w:rsidRDefault="006B480F" w:rsidP="004361BD">
      <w:pPr>
        <w:pStyle w:val="Heading3"/>
      </w:pPr>
      <w:bookmarkStart w:id="74" w:name="_Toc95481760"/>
      <w:bookmarkStart w:id="75" w:name="_Toc98334399"/>
      <w:r w:rsidRPr="00540963">
        <w:t>Enhancements on SRS flexibility, coverage and capacity</w:t>
      </w:r>
      <w:bookmarkEnd w:id="74"/>
      <w:bookmarkEnd w:id="75"/>
    </w:p>
    <w:p w14:paraId="6B6438B9" w14:textId="58FF71CA" w:rsidR="006B480F" w:rsidRDefault="002328C4" w:rsidP="006B480F">
      <w:pPr>
        <w:rPr>
          <w:lang w:eastAsia="x-none"/>
        </w:rPr>
      </w:pPr>
      <w:hyperlink r:id="rId897" w:history="1">
        <w:r w:rsidR="004371F4">
          <w:rPr>
            <w:rStyle w:val="Hyperlink"/>
            <w:lang w:eastAsia="x-none"/>
          </w:rPr>
          <w:t>R1-2200934</w:t>
        </w:r>
      </w:hyperlink>
      <w:r w:rsidR="006B480F">
        <w:rPr>
          <w:lang w:eastAsia="x-none"/>
        </w:rPr>
        <w:tab/>
        <w:t>Remaining issues on SRS enhancement in Rel-17</w:t>
      </w:r>
      <w:r w:rsidR="006B480F">
        <w:rPr>
          <w:lang w:eastAsia="x-none"/>
        </w:rPr>
        <w:tab/>
        <w:t>Huawei, HiSilicon</w:t>
      </w:r>
    </w:p>
    <w:p w14:paraId="7EE11155" w14:textId="2F6C046D" w:rsidR="006B480F" w:rsidRDefault="002328C4" w:rsidP="006B480F">
      <w:pPr>
        <w:rPr>
          <w:lang w:eastAsia="x-none"/>
        </w:rPr>
      </w:pPr>
      <w:hyperlink r:id="rId898" w:history="1">
        <w:r w:rsidR="004371F4">
          <w:rPr>
            <w:rStyle w:val="Hyperlink"/>
            <w:lang w:eastAsia="x-none"/>
          </w:rPr>
          <w:t>R1-2200995</w:t>
        </w:r>
      </w:hyperlink>
      <w:r w:rsidR="006B480F">
        <w:rPr>
          <w:lang w:eastAsia="x-none"/>
        </w:rPr>
        <w:tab/>
        <w:t>Enhancements on SRS flexibility, coverage and capacity</w:t>
      </w:r>
      <w:r w:rsidR="006B480F">
        <w:rPr>
          <w:lang w:eastAsia="x-none"/>
        </w:rPr>
        <w:tab/>
        <w:t>FUTUREWEI</w:t>
      </w:r>
    </w:p>
    <w:p w14:paraId="1B62DB19" w14:textId="37D6367B" w:rsidR="006B480F" w:rsidRPr="006B480F" w:rsidRDefault="002328C4" w:rsidP="006B480F">
      <w:pPr>
        <w:rPr>
          <w:lang w:val="fr-FR" w:eastAsia="x-none"/>
        </w:rPr>
      </w:pPr>
      <w:hyperlink r:id="rId899" w:history="1">
        <w:r w:rsidR="004371F4">
          <w:rPr>
            <w:rStyle w:val="Hyperlink"/>
            <w:lang w:val="fr-FR" w:eastAsia="x-none"/>
          </w:rPr>
          <w:t>R1-2201083</w:t>
        </w:r>
      </w:hyperlink>
      <w:r w:rsidR="006B480F" w:rsidRPr="006B480F">
        <w:rPr>
          <w:lang w:val="fr-FR" w:eastAsia="x-none"/>
        </w:rPr>
        <w:tab/>
        <w:t>Maintenance on SRS enhancement</w:t>
      </w:r>
      <w:r w:rsidR="006B480F" w:rsidRPr="006B480F">
        <w:rPr>
          <w:lang w:val="fr-FR" w:eastAsia="x-none"/>
        </w:rPr>
        <w:tab/>
        <w:t>vivo</w:t>
      </w:r>
    </w:p>
    <w:p w14:paraId="3A7C133E" w14:textId="03EC9F1F" w:rsidR="006B480F" w:rsidRDefault="002328C4" w:rsidP="006B480F">
      <w:pPr>
        <w:rPr>
          <w:lang w:eastAsia="x-none"/>
        </w:rPr>
      </w:pPr>
      <w:hyperlink r:id="rId900" w:history="1">
        <w:r w:rsidR="004371F4">
          <w:rPr>
            <w:rStyle w:val="Hyperlink"/>
            <w:lang w:eastAsia="x-none"/>
          </w:rPr>
          <w:t>R1-2201190</w:t>
        </w:r>
      </w:hyperlink>
      <w:r w:rsidR="006B480F">
        <w:rPr>
          <w:lang w:eastAsia="x-none"/>
        </w:rPr>
        <w:tab/>
        <w:t>Remaining issues on SRS enhancements</w:t>
      </w:r>
      <w:r w:rsidR="006B480F">
        <w:rPr>
          <w:lang w:eastAsia="x-none"/>
        </w:rPr>
        <w:tab/>
        <w:t>ZTE</w:t>
      </w:r>
    </w:p>
    <w:p w14:paraId="6BF2F758" w14:textId="27F9F7CD" w:rsidR="006B480F" w:rsidRDefault="002328C4" w:rsidP="006B480F">
      <w:pPr>
        <w:rPr>
          <w:lang w:eastAsia="x-none"/>
        </w:rPr>
      </w:pPr>
      <w:hyperlink r:id="rId901" w:history="1">
        <w:r w:rsidR="004371F4">
          <w:rPr>
            <w:rStyle w:val="Hyperlink"/>
            <w:lang w:eastAsia="x-none"/>
          </w:rPr>
          <w:t>R1-2201228</w:t>
        </w:r>
      </w:hyperlink>
      <w:r w:rsidR="006B480F">
        <w:rPr>
          <w:lang w:eastAsia="x-none"/>
        </w:rPr>
        <w:tab/>
        <w:t>Enhancements on SRS flexibility, coverage and capacity</w:t>
      </w:r>
      <w:r w:rsidR="006B480F">
        <w:rPr>
          <w:lang w:eastAsia="x-none"/>
        </w:rPr>
        <w:tab/>
        <w:t>OPPO</w:t>
      </w:r>
    </w:p>
    <w:p w14:paraId="6307EB3F" w14:textId="45C0AB51" w:rsidR="006B480F" w:rsidRDefault="002328C4" w:rsidP="006B480F">
      <w:pPr>
        <w:rPr>
          <w:lang w:eastAsia="x-none"/>
        </w:rPr>
      </w:pPr>
      <w:hyperlink r:id="rId902" w:history="1">
        <w:r w:rsidR="004371F4">
          <w:rPr>
            <w:rStyle w:val="Hyperlink"/>
            <w:lang w:eastAsia="x-none"/>
          </w:rPr>
          <w:t>R1-2201333</w:t>
        </w:r>
      </w:hyperlink>
      <w:r w:rsidR="006B480F">
        <w:rPr>
          <w:lang w:eastAsia="x-none"/>
        </w:rPr>
        <w:tab/>
        <w:t>Discussion on remaining issues on SRS Enhancements for Rel-17</w:t>
      </w:r>
      <w:r w:rsidR="006B480F">
        <w:rPr>
          <w:lang w:eastAsia="x-none"/>
        </w:rPr>
        <w:tab/>
        <w:t>CATT</w:t>
      </w:r>
    </w:p>
    <w:p w14:paraId="41D8A887" w14:textId="032362D9" w:rsidR="006B480F" w:rsidRDefault="002328C4" w:rsidP="006B480F">
      <w:pPr>
        <w:rPr>
          <w:lang w:eastAsia="x-none"/>
        </w:rPr>
      </w:pPr>
      <w:hyperlink r:id="rId903" w:history="1">
        <w:r w:rsidR="004371F4">
          <w:rPr>
            <w:rStyle w:val="Hyperlink"/>
            <w:lang w:eastAsia="x-none"/>
          </w:rPr>
          <w:t>R1-2201430</w:t>
        </w:r>
      </w:hyperlink>
      <w:r w:rsidR="006B480F">
        <w:rPr>
          <w:lang w:eastAsia="x-none"/>
        </w:rPr>
        <w:tab/>
        <w:t>Enhancements on SRS</w:t>
      </w:r>
      <w:r w:rsidR="006B480F">
        <w:rPr>
          <w:lang w:eastAsia="x-none"/>
        </w:rPr>
        <w:tab/>
        <w:t>Lenovo, Motorola Mobility</w:t>
      </w:r>
    </w:p>
    <w:p w14:paraId="2FC61850" w14:textId="60817D64" w:rsidR="006B480F" w:rsidRDefault="002328C4" w:rsidP="006B480F">
      <w:pPr>
        <w:rPr>
          <w:lang w:eastAsia="x-none"/>
        </w:rPr>
      </w:pPr>
      <w:hyperlink r:id="rId904" w:history="1">
        <w:r w:rsidR="004371F4">
          <w:rPr>
            <w:rStyle w:val="Hyperlink"/>
            <w:lang w:eastAsia="x-none"/>
          </w:rPr>
          <w:t>R1-2201468</w:t>
        </w:r>
      </w:hyperlink>
      <w:r w:rsidR="006B480F">
        <w:rPr>
          <w:lang w:eastAsia="x-none"/>
        </w:rPr>
        <w:tab/>
        <w:t>Remaining issues on SRS enhancement</w:t>
      </w:r>
      <w:r w:rsidR="006B480F">
        <w:rPr>
          <w:lang w:eastAsia="x-none"/>
        </w:rPr>
        <w:tab/>
        <w:t>NTT DOCOMO, INC.</w:t>
      </w:r>
    </w:p>
    <w:p w14:paraId="5D9F83A9" w14:textId="0DB25595" w:rsidR="006B480F" w:rsidRDefault="002328C4" w:rsidP="006B480F">
      <w:pPr>
        <w:rPr>
          <w:lang w:eastAsia="x-none"/>
        </w:rPr>
      </w:pPr>
      <w:hyperlink r:id="rId905" w:history="1">
        <w:r w:rsidR="004371F4">
          <w:rPr>
            <w:rStyle w:val="Hyperlink"/>
            <w:lang w:eastAsia="x-none"/>
          </w:rPr>
          <w:t>R1-2201539</w:t>
        </w:r>
      </w:hyperlink>
      <w:r w:rsidR="006B480F">
        <w:rPr>
          <w:lang w:eastAsia="x-none"/>
        </w:rPr>
        <w:tab/>
        <w:t>Considerations on SRS enhancements</w:t>
      </w:r>
      <w:r w:rsidR="006B480F">
        <w:rPr>
          <w:lang w:eastAsia="x-none"/>
        </w:rPr>
        <w:tab/>
        <w:t>Spreadtrum Communications</w:t>
      </w:r>
    </w:p>
    <w:p w14:paraId="4B8AD8FD" w14:textId="658C80E3" w:rsidR="006B480F" w:rsidRDefault="002328C4" w:rsidP="006B480F">
      <w:pPr>
        <w:rPr>
          <w:lang w:eastAsia="x-none"/>
        </w:rPr>
      </w:pPr>
      <w:hyperlink r:id="rId906" w:history="1">
        <w:r w:rsidR="004371F4">
          <w:rPr>
            <w:rStyle w:val="Hyperlink"/>
            <w:lang w:eastAsia="x-none"/>
          </w:rPr>
          <w:t>R1-2201572</w:t>
        </w:r>
      </w:hyperlink>
      <w:r w:rsidR="006B480F">
        <w:rPr>
          <w:lang w:eastAsia="x-none"/>
        </w:rPr>
        <w:tab/>
        <w:t>Enhancements on SRS flexibility, coverage and capacity</w:t>
      </w:r>
      <w:r w:rsidR="006B480F">
        <w:rPr>
          <w:lang w:eastAsia="x-none"/>
        </w:rPr>
        <w:tab/>
        <w:t>LG Electronics</w:t>
      </w:r>
    </w:p>
    <w:p w14:paraId="28B33FA6" w14:textId="59035EEA" w:rsidR="006B480F" w:rsidRDefault="002328C4" w:rsidP="006B480F">
      <w:pPr>
        <w:rPr>
          <w:lang w:eastAsia="x-none"/>
        </w:rPr>
      </w:pPr>
      <w:hyperlink r:id="rId907" w:history="1">
        <w:r w:rsidR="004371F4">
          <w:rPr>
            <w:rStyle w:val="Hyperlink"/>
            <w:lang w:eastAsia="x-none"/>
          </w:rPr>
          <w:t>R1-2201630</w:t>
        </w:r>
      </w:hyperlink>
      <w:r w:rsidR="006B480F">
        <w:rPr>
          <w:lang w:eastAsia="x-none"/>
        </w:rPr>
        <w:tab/>
        <w:t>Maintenance for feMIMO SRS</w:t>
      </w:r>
      <w:r w:rsidR="006B480F">
        <w:rPr>
          <w:lang w:eastAsia="x-none"/>
        </w:rPr>
        <w:tab/>
        <w:t>Ericsson</w:t>
      </w:r>
    </w:p>
    <w:p w14:paraId="7F9D7FB1" w14:textId="79B35205" w:rsidR="006B480F" w:rsidRDefault="002328C4" w:rsidP="006B480F">
      <w:pPr>
        <w:rPr>
          <w:lang w:eastAsia="x-none"/>
        </w:rPr>
      </w:pPr>
      <w:hyperlink r:id="rId908" w:history="1">
        <w:r w:rsidR="004371F4">
          <w:rPr>
            <w:rStyle w:val="Hyperlink"/>
            <w:lang w:eastAsia="x-none"/>
          </w:rPr>
          <w:t>R1-2201687</w:t>
        </w:r>
      </w:hyperlink>
      <w:r w:rsidR="006B480F">
        <w:rPr>
          <w:lang w:eastAsia="x-none"/>
        </w:rPr>
        <w:tab/>
        <w:t>Remaining Details on SRS enhancements</w:t>
      </w:r>
      <w:r w:rsidR="006B480F">
        <w:rPr>
          <w:lang w:eastAsia="x-none"/>
        </w:rPr>
        <w:tab/>
        <w:t>Intel Corporation</w:t>
      </w:r>
    </w:p>
    <w:p w14:paraId="5838B8F0" w14:textId="0E70E919" w:rsidR="006B480F" w:rsidRDefault="002328C4" w:rsidP="006B480F">
      <w:pPr>
        <w:rPr>
          <w:lang w:eastAsia="x-none"/>
        </w:rPr>
      </w:pPr>
      <w:hyperlink r:id="rId909" w:history="1">
        <w:r w:rsidR="004371F4">
          <w:rPr>
            <w:rStyle w:val="Hyperlink"/>
            <w:lang w:eastAsia="x-none"/>
          </w:rPr>
          <w:t>R1-2201762</w:t>
        </w:r>
      </w:hyperlink>
      <w:r w:rsidR="006B480F">
        <w:rPr>
          <w:lang w:eastAsia="x-none"/>
        </w:rPr>
        <w:tab/>
        <w:t>Views on Rel-17 SRS enhancement</w:t>
      </w:r>
      <w:r w:rsidR="006B480F">
        <w:rPr>
          <w:lang w:eastAsia="x-none"/>
        </w:rPr>
        <w:tab/>
        <w:t>Apple</w:t>
      </w:r>
    </w:p>
    <w:p w14:paraId="131BB0F9" w14:textId="44CA20A6" w:rsidR="006B480F" w:rsidRDefault="002328C4" w:rsidP="006B480F">
      <w:pPr>
        <w:rPr>
          <w:lang w:eastAsia="x-none"/>
        </w:rPr>
      </w:pPr>
      <w:hyperlink r:id="rId910" w:history="1">
        <w:r w:rsidR="004371F4">
          <w:rPr>
            <w:rStyle w:val="Hyperlink"/>
            <w:lang w:eastAsia="x-none"/>
          </w:rPr>
          <w:t>R1-2201849</w:t>
        </w:r>
      </w:hyperlink>
      <w:r w:rsidR="006B480F">
        <w:rPr>
          <w:lang w:eastAsia="x-none"/>
        </w:rPr>
        <w:tab/>
        <w:t>Remaining issues on SRS enhancement</w:t>
      </w:r>
      <w:r w:rsidR="006B480F">
        <w:rPr>
          <w:lang w:eastAsia="x-none"/>
        </w:rPr>
        <w:tab/>
        <w:t>CMCC</w:t>
      </w:r>
    </w:p>
    <w:p w14:paraId="2860F582" w14:textId="125C10C6" w:rsidR="006B480F" w:rsidRDefault="002328C4" w:rsidP="006B480F">
      <w:pPr>
        <w:rPr>
          <w:lang w:eastAsia="x-none"/>
        </w:rPr>
      </w:pPr>
      <w:hyperlink r:id="rId911" w:history="1">
        <w:r w:rsidR="004371F4">
          <w:rPr>
            <w:rStyle w:val="Hyperlink"/>
            <w:lang w:eastAsia="x-none"/>
          </w:rPr>
          <w:t>R1-2201898</w:t>
        </w:r>
      </w:hyperlink>
      <w:r w:rsidR="006B480F">
        <w:rPr>
          <w:lang w:eastAsia="x-none"/>
        </w:rPr>
        <w:tab/>
        <w:t>Discussion on remaining issues on SRS enhancement</w:t>
      </w:r>
      <w:r w:rsidR="006B480F">
        <w:rPr>
          <w:lang w:eastAsia="x-none"/>
        </w:rPr>
        <w:tab/>
        <w:t>NEC</w:t>
      </w:r>
    </w:p>
    <w:p w14:paraId="2AB746C8" w14:textId="4629F8E0" w:rsidR="006B480F" w:rsidRDefault="002328C4" w:rsidP="006B480F">
      <w:pPr>
        <w:rPr>
          <w:lang w:eastAsia="x-none"/>
        </w:rPr>
      </w:pPr>
      <w:hyperlink r:id="rId912" w:history="1">
        <w:r w:rsidR="004371F4">
          <w:rPr>
            <w:rStyle w:val="Hyperlink"/>
            <w:lang w:eastAsia="x-none"/>
          </w:rPr>
          <w:t>R1-2201940</w:t>
        </w:r>
      </w:hyperlink>
      <w:r w:rsidR="006B480F">
        <w:rPr>
          <w:lang w:eastAsia="x-none"/>
        </w:rPr>
        <w:tab/>
        <w:t>Discussion on SRS enhancements</w:t>
      </w:r>
      <w:r w:rsidR="006B480F">
        <w:rPr>
          <w:lang w:eastAsia="x-none"/>
        </w:rPr>
        <w:tab/>
        <w:t>Xiaomi</w:t>
      </w:r>
    </w:p>
    <w:p w14:paraId="5423363B" w14:textId="6C295706" w:rsidR="006B480F" w:rsidRDefault="002328C4" w:rsidP="006B480F">
      <w:pPr>
        <w:rPr>
          <w:lang w:eastAsia="x-none"/>
        </w:rPr>
      </w:pPr>
      <w:hyperlink r:id="rId913" w:history="1">
        <w:r w:rsidR="004371F4">
          <w:rPr>
            <w:rStyle w:val="Hyperlink"/>
            <w:lang w:eastAsia="x-none"/>
          </w:rPr>
          <w:t>R1-2202001</w:t>
        </w:r>
      </w:hyperlink>
      <w:r w:rsidR="006B480F">
        <w:rPr>
          <w:lang w:eastAsia="x-none"/>
        </w:rPr>
        <w:tab/>
        <w:t>Maintenance on Rel-17 SRS</w:t>
      </w:r>
      <w:r w:rsidR="006B480F">
        <w:rPr>
          <w:lang w:eastAsia="x-none"/>
        </w:rPr>
        <w:tab/>
        <w:t>Samsung</w:t>
      </w:r>
    </w:p>
    <w:p w14:paraId="65E44B86" w14:textId="41773B36" w:rsidR="006B480F" w:rsidRDefault="002328C4" w:rsidP="006B480F">
      <w:pPr>
        <w:rPr>
          <w:lang w:eastAsia="x-none"/>
        </w:rPr>
      </w:pPr>
      <w:hyperlink r:id="rId914" w:history="1">
        <w:r w:rsidR="004371F4">
          <w:rPr>
            <w:rStyle w:val="Hyperlink"/>
            <w:lang w:eastAsia="x-none"/>
          </w:rPr>
          <w:t>R1-2202127</w:t>
        </w:r>
      </w:hyperlink>
      <w:r w:rsidR="006B480F">
        <w:rPr>
          <w:lang w:eastAsia="x-none"/>
        </w:rPr>
        <w:tab/>
        <w:t>Enhancements on SRS flexibility, coverage and capacity</w:t>
      </w:r>
      <w:r w:rsidR="006B480F">
        <w:rPr>
          <w:lang w:eastAsia="x-none"/>
        </w:rPr>
        <w:tab/>
        <w:t>Qualcomm Incorporated</w:t>
      </w:r>
    </w:p>
    <w:p w14:paraId="02324892" w14:textId="284181CA" w:rsidR="006B480F" w:rsidRDefault="002328C4" w:rsidP="006B480F">
      <w:pPr>
        <w:rPr>
          <w:lang w:eastAsia="x-none"/>
        </w:rPr>
      </w:pPr>
      <w:hyperlink r:id="rId915" w:history="1">
        <w:r w:rsidR="004371F4">
          <w:rPr>
            <w:rStyle w:val="Hyperlink"/>
            <w:lang w:eastAsia="x-none"/>
          </w:rPr>
          <w:t>R1-2202321</w:t>
        </w:r>
      </w:hyperlink>
      <w:r w:rsidR="006B480F">
        <w:rPr>
          <w:lang w:eastAsia="x-none"/>
        </w:rPr>
        <w:tab/>
        <w:t>Maintenance of enhancements for SRS flexibility, coverage and capacity</w:t>
      </w:r>
      <w:r w:rsidR="006B480F">
        <w:rPr>
          <w:lang w:eastAsia="x-none"/>
        </w:rPr>
        <w:tab/>
        <w:t>Nokia, Nokia Shanghai Bell</w:t>
      </w:r>
    </w:p>
    <w:p w14:paraId="6CF1A475" w14:textId="0D3F1824" w:rsidR="00CC1D9F" w:rsidRDefault="00CC1D9F" w:rsidP="006B480F">
      <w:pPr>
        <w:rPr>
          <w:lang w:eastAsia="x-none"/>
        </w:rPr>
      </w:pPr>
    </w:p>
    <w:p w14:paraId="237BFBA4" w14:textId="77777777" w:rsidR="00CC1D9F" w:rsidRPr="00CC1D9F" w:rsidRDefault="00CC1D9F" w:rsidP="00CC1D9F">
      <w:r w:rsidRPr="00CC1D9F">
        <w:rPr>
          <w:lang w:eastAsia="x-none"/>
        </w:rPr>
        <w:t xml:space="preserve">[108-e-R17-MIMO-07] </w:t>
      </w:r>
      <w:r w:rsidRPr="00CC1D9F">
        <w:t>– Hao (ZTE)</w:t>
      </w:r>
    </w:p>
    <w:p w14:paraId="30CCE05E" w14:textId="1B18DA50" w:rsidR="00CC1D9F" w:rsidRPr="00CC1D9F" w:rsidRDefault="00CC1D9F" w:rsidP="00CC1D9F">
      <w:r w:rsidRPr="00CC1D9F">
        <w:rPr>
          <w:lang w:eastAsia="x-none"/>
        </w:rPr>
        <w:lastRenderedPageBreak/>
        <w:t>Email discussion for maintenance on SRS enhancement</w:t>
      </w:r>
    </w:p>
    <w:p w14:paraId="3EC84905" w14:textId="77777777" w:rsidR="00CC1D9F" w:rsidRPr="00CC1D9F" w:rsidRDefault="00CC1D9F" w:rsidP="00CC1D9F">
      <w:pPr>
        <w:numPr>
          <w:ilvl w:val="0"/>
          <w:numId w:val="60"/>
        </w:numPr>
        <w:rPr>
          <w:lang w:eastAsia="x-none"/>
        </w:rPr>
      </w:pPr>
      <w:r w:rsidRPr="00CC1D9F">
        <w:rPr>
          <w:rFonts w:hint="eastAsia"/>
          <w:lang w:eastAsia="x-none"/>
        </w:rPr>
        <w:t>1</w:t>
      </w:r>
      <w:r w:rsidRPr="00CC1D9F">
        <w:rPr>
          <w:rFonts w:hint="eastAsia"/>
          <w:vertAlign w:val="superscript"/>
          <w:lang w:eastAsia="x-none"/>
        </w:rPr>
        <w:t>st</w:t>
      </w:r>
      <w:r w:rsidRPr="00CC1D9F">
        <w:rPr>
          <w:rFonts w:hint="eastAsia"/>
          <w:lang w:eastAsia="x-none"/>
        </w:rPr>
        <w:t xml:space="preserve"> check point: </w:t>
      </w:r>
      <w:r w:rsidRPr="00CC1D9F">
        <w:t>February</w:t>
      </w:r>
      <w:r w:rsidRPr="00CC1D9F">
        <w:rPr>
          <w:rFonts w:hint="eastAsia"/>
        </w:rPr>
        <w:t xml:space="preserve"> </w:t>
      </w:r>
      <w:r w:rsidRPr="00CC1D9F">
        <w:t>25</w:t>
      </w:r>
    </w:p>
    <w:p w14:paraId="24A61A9C" w14:textId="77777777" w:rsidR="00CC1D9F" w:rsidRPr="00CC1D9F" w:rsidRDefault="00CC1D9F" w:rsidP="00CC1D9F">
      <w:pPr>
        <w:numPr>
          <w:ilvl w:val="0"/>
          <w:numId w:val="60"/>
        </w:numPr>
        <w:rPr>
          <w:lang w:eastAsia="x-none"/>
        </w:rPr>
      </w:pPr>
      <w:r w:rsidRPr="00CC1D9F">
        <w:rPr>
          <w:lang w:eastAsia="x-none"/>
        </w:rPr>
        <w:t>Final</w:t>
      </w:r>
      <w:r w:rsidRPr="00CC1D9F">
        <w:rPr>
          <w:rFonts w:hint="eastAsia"/>
          <w:lang w:eastAsia="x-none"/>
        </w:rPr>
        <w:t xml:space="preserve"> check point: </w:t>
      </w:r>
      <w:r w:rsidRPr="00CC1D9F">
        <w:t>March 3</w:t>
      </w:r>
    </w:p>
    <w:p w14:paraId="6F959A89" w14:textId="5D9EA1F5" w:rsidR="006D3D0B" w:rsidRDefault="002328C4" w:rsidP="006D3D0B">
      <w:pPr>
        <w:rPr>
          <w:b/>
          <w:bCs/>
          <w:lang w:eastAsia="x-none"/>
        </w:rPr>
      </w:pPr>
      <w:hyperlink r:id="rId916" w:history="1">
        <w:r w:rsidR="004371F4">
          <w:rPr>
            <w:rStyle w:val="Hyperlink"/>
            <w:b/>
            <w:bCs/>
            <w:lang w:eastAsia="x-none"/>
          </w:rPr>
          <w:t>R1-2201201</w:t>
        </w:r>
      </w:hyperlink>
      <w:r w:rsidR="006D3D0B" w:rsidRPr="006D3D0B">
        <w:rPr>
          <w:b/>
          <w:bCs/>
          <w:lang w:eastAsia="x-none"/>
        </w:rPr>
        <w:tab/>
        <w:t>FL summary #1 on SRS enhancements</w:t>
      </w:r>
      <w:r w:rsidR="006D3D0B" w:rsidRPr="006D3D0B">
        <w:rPr>
          <w:b/>
          <w:bCs/>
          <w:lang w:eastAsia="x-none"/>
        </w:rPr>
        <w:tab/>
        <w:t>Moderator (ZTE)</w:t>
      </w:r>
    </w:p>
    <w:p w14:paraId="61ACA401" w14:textId="4290E99B" w:rsidR="006D3D0B" w:rsidRPr="006D3D0B" w:rsidRDefault="006D3D0B" w:rsidP="006D3D0B">
      <w:pPr>
        <w:rPr>
          <w:lang w:eastAsia="x-none"/>
        </w:rPr>
      </w:pPr>
      <w:r>
        <w:rPr>
          <w:b/>
          <w:bCs/>
          <w:lang w:eastAsia="x-none"/>
        </w:rPr>
        <w:t>Decision:</w:t>
      </w:r>
      <w:r w:rsidRPr="006D3D0B">
        <w:rPr>
          <w:lang w:eastAsia="x-none"/>
        </w:rPr>
        <w:t xml:space="preserve"> As per email decision posted on Feb 23</w:t>
      </w:r>
      <w:r w:rsidRPr="006D3D0B">
        <w:rPr>
          <w:vertAlign w:val="superscript"/>
          <w:lang w:eastAsia="x-none"/>
        </w:rPr>
        <w:t>rd</w:t>
      </w:r>
      <w:r w:rsidRPr="006D3D0B">
        <w:rPr>
          <w:lang w:eastAsia="x-none"/>
        </w:rPr>
        <w:t>,</w:t>
      </w:r>
    </w:p>
    <w:p w14:paraId="256250B0" w14:textId="77777777" w:rsidR="00CC1D9F" w:rsidRPr="006D3D0B" w:rsidRDefault="00CC1D9F" w:rsidP="00CC1D9F">
      <w:pPr>
        <w:rPr>
          <w:bCs/>
          <w:lang w:eastAsia="x-none"/>
        </w:rPr>
      </w:pPr>
      <w:r w:rsidRPr="006D3D0B">
        <w:rPr>
          <w:bCs/>
          <w:highlight w:val="green"/>
          <w:lang w:eastAsia="x-none"/>
        </w:rPr>
        <w:t>Agreement</w:t>
      </w:r>
    </w:p>
    <w:p w14:paraId="47BE29EF" w14:textId="58DB90FF" w:rsidR="00CC1D9F" w:rsidRDefault="00CC1D9F" w:rsidP="00CC1D9F">
      <w:pPr>
        <w:rPr>
          <w:lang w:eastAsia="x-none"/>
        </w:rPr>
      </w:pPr>
      <w:r>
        <w:rPr>
          <w:lang w:eastAsia="x-none"/>
        </w:rPr>
        <w:t xml:space="preserve">The following TPs in Section 5 of </w:t>
      </w:r>
      <w:hyperlink r:id="rId917" w:history="1">
        <w:r w:rsidR="004371F4">
          <w:rPr>
            <w:rStyle w:val="Hyperlink"/>
            <w:lang w:eastAsia="x-none"/>
          </w:rPr>
          <w:t>R1-2201201</w:t>
        </w:r>
      </w:hyperlink>
      <w:r>
        <w:rPr>
          <w:lang w:eastAsia="x-none"/>
        </w:rPr>
        <w:t xml:space="preserve"> are endorsed for the editors CR</w:t>
      </w:r>
    </w:p>
    <w:p w14:paraId="655B7FED" w14:textId="77777777" w:rsidR="00CC1D9F" w:rsidRDefault="00CC1D9F" w:rsidP="00F44FD9">
      <w:pPr>
        <w:pStyle w:val="ListParagraph"/>
        <w:numPr>
          <w:ilvl w:val="0"/>
          <w:numId w:val="110"/>
        </w:numPr>
      </w:pPr>
      <w:r>
        <w:t xml:space="preserve">TP 2-1 – Part 1: For </w:t>
      </w:r>
      <w:r w:rsidRPr="006D3D0B">
        <w:rPr>
          <w:b/>
        </w:rPr>
        <w:t>TS38.214</w:t>
      </w:r>
      <w:r>
        <w:t xml:space="preserve"> sub</w:t>
      </w:r>
      <w:r w:rsidRPr="005B5639">
        <w:t>clause 6.2.1 on AP SRS triggering</w:t>
      </w:r>
    </w:p>
    <w:p w14:paraId="02479998" w14:textId="1201DEDB" w:rsidR="00CC1D9F" w:rsidRDefault="00CC1D9F" w:rsidP="00F44FD9">
      <w:pPr>
        <w:pStyle w:val="ListParagraph"/>
        <w:numPr>
          <w:ilvl w:val="0"/>
          <w:numId w:val="110"/>
        </w:numPr>
      </w:pPr>
      <w:r w:rsidRPr="005B5639">
        <w:t xml:space="preserve">TP 4-1: </w:t>
      </w:r>
      <w:r>
        <w:t>For</w:t>
      </w:r>
      <w:r w:rsidRPr="005B5639">
        <w:t xml:space="preserve"> </w:t>
      </w:r>
      <w:r w:rsidRPr="006D3D0B">
        <w:rPr>
          <w:b/>
        </w:rPr>
        <w:t>TS38.211</w:t>
      </w:r>
      <w:r w:rsidRPr="005B5639">
        <w:t xml:space="preserve"> </w:t>
      </w:r>
      <w:r w:rsidR="00B61DBF">
        <w:t xml:space="preserve">subclause </w:t>
      </w:r>
      <w:r w:rsidR="00B61DBF" w:rsidRPr="00B61DBF">
        <w:t>6.4.1.4.1</w:t>
      </w:r>
      <w:r w:rsidR="00B61DBF">
        <w:t xml:space="preserve"> </w:t>
      </w:r>
      <w:r w:rsidRPr="005B5639">
        <w:t>to include SRS repetition with {10, 14} consecutive OFDM symbols</w:t>
      </w:r>
    </w:p>
    <w:p w14:paraId="0FDBFE50" w14:textId="77777777" w:rsidR="00CC1D9F" w:rsidRDefault="00CC1D9F" w:rsidP="00F44FD9">
      <w:pPr>
        <w:pStyle w:val="ListParagraph"/>
        <w:numPr>
          <w:ilvl w:val="0"/>
          <w:numId w:val="110"/>
        </w:numPr>
      </w:pPr>
      <w:r w:rsidRPr="005B5639">
        <w:t xml:space="preserve">TP 4-3: </w:t>
      </w:r>
      <w:r>
        <w:t xml:space="preserve">For </w:t>
      </w:r>
      <w:r w:rsidRPr="006D3D0B">
        <w:rPr>
          <w:b/>
        </w:rPr>
        <w:t>TS38.211</w:t>
      </w:r>
      <w:r>
        <w:t xml:space="preserve"> subclause </w:t>
      </w:r>
      <w:r w:rsidRPr="005B5639">
        <w:t>6.4.1.4.3</w:t>
      </w:r>
      <w:r>
        <w:t xml:space="preserve"> to</w:t>
      </w:r>
      <w:r w:rsidRPr="005B5639">
        <w:t xml:space="preserve"> correct an error on SRS resource mapping formula</w:t>
      </w:r>
    </w:p>
    <w:p w14:paraId="01316A01" w14:textId="77777777" w:rsidR="00CC1D9F" w:rsidRPr="006D3D0B" w:rsidRDefault="00CC1D9F" w:rsidP="00CC1D9F">
      <w:pPr>
        <w:rPr>
          <w:bCs/>
          <w:lang w:eastAsia="x-none"/>
        </w:rPr>
      </w:pPr>
      <w:r w:rsidRPr="006D3D0B">
        <w:rPr>
          <w:bCs/>
          <w:highlight w:val="green"/>
          <w:lang w:eastAsia="x-none"/>
        </w:rPr>
        <w:t>Agreement</w:t>
      </w:r>
    </w:p>
    <w:p w14:paraId="5FBC6355" w14:textId="77777777" w:rsidR="00CC1D9F" w:rsidRPr="005B5639" w:rsidRDefault="00CC1D9F" w:rsidP="006D3D0B">
      <w:r w:rsidRPr="005B5639">
        <w:t>When RPFS is configured, UE expects the length of the SRS sequence to be a multiple of 6.</w:t>
      </w:r>
    </w:p>
    <w:p w14:paraId="593B8BD8" w14:textId="77777777" w:rsidR="00CC1D9F" w:rsidRDefault="00CC1D9F" w:rsidP="006D3D0B">
      <w:pPr>
        <w:rPr>
          <w:i/>
          <w:iCs/>
          <w:szCs w:val="20"/>
        </w:rPr>
      </w:pPr>
    </w:p>
    <w:p w14:paraId="5C70CC36" w14:textId="77777777" w:rsidR="00CC1D9F" w:rsidRPr="006D3D0B" w:rsidRDefault="00CC1D9F" w:rsidP="006D3D0B">
      <w:pPr>
        <w:rPr>
          <w:bCs/>
        </w:rPr>
      </w:pPr>
      <w:r w:rsidRPr="006D3D0B">
        <w:rPr>
          <w:bCs/>
          <w:highlight w:val="green"/>
        </w:rPr>
        <w:t>Agreement</w:t>
      </w:r>
    </w:p>
    <w:p w14:paraId="6E571F49" w14:textId="77777777" w:rsidR="00CC1D9F" w:rsidRPr="005B5639" w:rsidRDefault="00CC1D9F" w:rsidP="006D3D0B">
      <w:r w:rsidRPr="005B5639">
        <w:t>Confirm the following working assumption</w:t>
      </w:r>
    </w:p>
    <w:p w14:paraId="1F583466" w14:textId="77777777" w:rsidR="00CC1D9F" w:rsidRPr="005B5639" w:rsidRDefault="00CC1D9F" w:rsidP="00F44FD9">
      <w:pPr>
        <w:pStyle w:val="ListParagraph"/>
        <w:numPr>
          <w:ilvl w:val="0"/>
          <w:numId w:val="111"/>
        </w:numPr>
      </w:pPr>
      <w:r w:rsidRPr="005B5639">
        <w:t xml:space="preserve">To support 4 ports with Max CS = 6, </w:t>
      </w:r>
    </w:p>
    <w:p w14:paraId="15DEF0B8" w14:textId="77777777" w:rsidR="00CC1D9F" w:rsidRPr="006D3D0B" w:rsidRDefault="00CC1D9F" w:rsidP="00F44FD9">
      <w:pPr>
        <w:pStyle w:val="ListParagraph"/>
        <w:numPr>
          <w:ilvl w:val="0"/>
          <w:numId w:val="111"/>
        </w:numPr>
        <w:rPr>
          <w:iCs/>
        </w:rPr>
      </w:pPr>
      <w:r w:rsidRPr="006D3D0B">
        <w:rPr>
          <w:iCs/>
        </w:rPr>
        <w:t xml:space="preserve">Port 0 and Port 2 locate in n_CS and (n_CS+3) mod 6 in comb offset k_TC, respectively. </w:t>
      </w:r>
    </w:p>
    <w:p w14:paraId="24C57725" w14:textId="77777777" w:rsidR="00CC1D9F" w:rsidRPr="006D3D0B" w:rsidRDefault="00CC1D9F" w:rsidP="00F44FD9">
      <w:pPr>
        <w:pStyle w:val="ListParagraph"/>
        <w:numPr>
          <w:ilvl w:val="0"/>
          <w:numId w:val="111"/>
        </w:numPr>
        <w:rPr>
          <w:iCs/>
        </w:rPr>
      </w:pPr>
      <w:r w:rsidRPr="006D3D0B">
        <w:rPr>
          <w:iCs/>
        </w:rPr>
        <w:t xml:space="preserve">Port 1 and Port 3 locate in n_CS and (n_CS+3) mod 6 in comb offset (k_TC + 4) mod 8, respectively. </w:t>
      </w:r>
    </w:p>
    <w:p w14:paraId="4678980A" w14:textId="77777777" w:rsidR="00CC1D9F" w:rsidRPr="006D3D0B" w:rsidRDefault="00CC1D9F" w:rsidP="00F44FD9">
      <w:pPr>
        <w:pStyle w:val="ListParagraph"/>
        <w:numPr>
          <w:ilvl w:val="0"/>
          <w:numId w:val="111"/>
        </w:numPr>
        <w:rPr>
          <w:iCs/>
        </w:rPr>
      </w:pPr>
      <w:r w:rsidRPr="006D3D0B">
        <w:rPr>
          <w:iCs/>
        </w:rPr>
        <w:t>Note: n_CS and k_TC are the configured CS and comb offset values.</w:t>
      </w:r>
    </w:p>
    <w:p w14:paraId="03BF2027" w14:textId="53EC0F73" w:rsidR="00B61DBF" w:rsidRDefault="00B61DBF" w:rsidP="00CC1D9F">
      <w:pPr>
        <w:rPr>
          <w:rFonts w:ascii="Times New Roman" w:hAnsi="Times New Roman"/>
          <w:szCs w:val="20"/>
          <w:highlight w:val="green"/>
        </w:rPr>
      </w:pPr>
    </w:p>
    <w:p w14:paraId="1079D78E" w14:textId="6CDEEE14" w:rsidR="00B61DBF" w:rsidRPr="006D3D0B" w:rsidRDefault="002328C4" w:rsidP="00B61DBF">
      <w:pPr>
        <w:rPr>
          <w:rFonts w:cs="Times"/>
          <w:b/>
          <w:bCs/>
          <w:szCs w:val="20"/>
        </w:rPr>
      </w:pPr>
      <w:hyperlink r:id="rId918" w:history="1">
        <w:r w:rsidR="004371F4">
          <w:rPr>
            <w:rStyle w:val="Hyperlink"/>
            <w:rFonts w:cs="Times"/>
            <w:b/>
            <w:bCs/>
            <w:szCs w:val="20"/>
          </w:rPr>
          <w:t>R1-2202625</w:t>
        </w:r>
      </w:hyperlink>
      <w:r w:rsidR="00B61DBF" w:rsidRPr="006D3D0B">
        <w:rPr>
          <w:rFonts w:cs="Times"/>
          <w:b/>
          <w:bCs/>
          <w:szCs w:val="20"/>
        </w:rPr>
        <w:tab/>
        <w:t>FL summary #2 on SRS enhancements</w:t>
      </w:r>
      <w:r w:rsidR="00B61DBF" w:rsidRPr="006D3D0B">
        <w:rPr>
          <w:rFonts w:cs="Times"/>
          <w:b/>
          <w:bCs/>
          <w:szCs w:val="20"/>
        </w:rPr>
        <w:tab/>
        <w:t>Moderator (ZTE)</w:t>
      </w:r>
    </w:p>
    <w:p w14:paraId="50FC73BB" w14:textId="29091538" w:rsidR="00B61DBF" w:rsidRPr="006D3D0B" w:rsidRDefault="00B61DBF" w:rsidP="00B61DBF">
      <w:pPr>
        <w:rPr>
          <w:lang w:eastAsia="x-none"/>
        </w:rPr>
      </w:pPr>
      <w:r>
        <w:rPr>
          <w:b/>
          <w:bCs/>
          <w:lang w:eastAsia="x-none"/>
        </w:rPr>
        <w:t>Decision:</w:t>
      </w:r>
      <w:r w:rsidRPr="006D3D0B">
        <w:rPr>
          <w:lang w:eastAsia="x-none"/>
        </w:rPr>
        <w:t xml:space="preserve"> As per email decision posted on Feb 2</w:t>
      </w:r>
      <w:r>
        <w:rPr>
          <w:lang w:eastAsia="x-none"/>
        </w:rPr>
        <w:t>4</w:t>
      </w:r>
      <w:r w:rsidRPr="00B61DBF">
        <w:rPr>
          <w:vertAlign w:val="superscript"/>
          <w:lang w:eastAsia="x-none"/>
        </w:rPr>
        <w:t>th</w:t>
      </w:r>
      <w:r>
        <w:rPr>
          <w:lang w:eastAsia="x-none"/>
        </w:rPr>
        <w:t>,</w:t>
      </w:r>
    </w:p>
    <w:p w14:paraId="044E26B5" w14:textId="548B6C1B" w:rsidR="00CC1D9F" w:rsidRPr="00B61DBF" w:rsidRDefault="00CC1D9F" w:rsidP="00CC1D9F">
      <w:pPr>
        <w:rPr>
          <w:rFonts w:ascii="Times New Roman" w:eastAsia="Malgun Gothic" w:hAnsi="Times New Roman"/>
          <w:szCs w:val="20"/>
          <w:lang w:val="en-US" w:eastAsia="ko-KR"/>
        </w:rPr>
      </w:pPr>
      <w:r w:rsidRPr="00B61DBF">
        <w:rPr>
          <w:rFonts w:ascii="Times New Roman" w:hAnsi="Times New Roman"/>
          <w:szCs w:val="20"/>
          <w:highlight w:val="green"/>
        </w:rPr>
        <w:t>Agreement</w:t>
      </w:r>
    </w:p>
    <w:p w14:paraId="452F96E4" w14:textId="67A45EAA" w:rsidR="00CC1D9F" w:rsidRPr="00B61DBF" w:rsidRDefault="00CC1D9F" w:rsidP="00CC1D9F">
      <w:pPr>
        <w:rPr>
          <w:rFonts w:ascii="Times New Roman" w:hAnsi="Times New Roman"/>
          <w:szCs w:val="20"/>
        </w:rPr>
      </w:pPr>
      <w:r w:rsidRPr="00B61DBF">
        <w:rPr>
          <w:rFonts w:ascii="Times New Roman" w:hAnsi="Times New Roman"/>
          <w:szCs w:val="20"/>
        </w:rPr>
        <w:t>Support N = 1 for aperiodic SRS configuration for 1T4R</w:t>
      </w:r>
    </w:p>
    <w:p w14:paraId="4DBC77F4" w14:textId="77777777" w:rsidR="00CC1D9F" w:rsidRPr="00B61DBF" w:rsidRDefault="00CC1D9F" w:rsidP="00D259AB">
      <w:pPr>
        <w:pStyle w:val="ListParagraph"/>
        <w:numPr>
          <w:ilvl w:val="0"/>
          <w:numId w:val="82"/>
        </w:numPr>
      </w:pPr>
      <w:r w:rsidRPr="00B61DBF">
        <w:t>This new configuration is UE optional.</w:t>
      </w:r>
    </w:p>
    <w:p w14:paraId="468F3DC5" w14:textId="77777777" w:rsidR="00CC1D9F" w:rsidRPr="00B61DBF" w:rsidRDefault="00CC1D9F" w:rsidP="00CC1D9F">
      <w:pPr>
        <w:rPr>
          <w:rFonts w:ascii="Times New Roman" w:hAnsi="Times New Roman"/>
          <w:szCs w:val="20"/>
        </w:rPr>
      </w:pPr>
      <w:r w:rsidRPr="00B61DBF">
        <w:rPr>
          <w:rFonts w:ascii="Times New Roman" w:hAnsi="Times New Roman"/>
          <w:szCs w:val="20"/>
          <w:highlight w:val="green"/>
        </w:rPr>
        <w:t>Agreement</w:t>
      </w:r>
    </w:p>
    <w:p w14:paraId="004193F3" w14:textId="252AF7E4" w:rsidR="00CC1D9F" w:rsidRPr="00B61DBF" w:rsidRDefault="00CC1D9F" w:rsidP="00CC1D9F">
      <w:pPr>
        <w:rPr>
          <w:rFonts w:ascii="Times New Roman" w:hAnsi="Times New Roman"/>
          <w:szCs w:val="20"/>
        </w:rPr>
      </w:pPr>
      <w:r w:rsidRPr="00B61DBF">
        <w:rPr>
          <w:rFonts w:ascii="Times New Roman" w:hAnsi="Times New Roman"/>
          <w:szCs w:val="20"/>
        </w:rPr>
        <w:t>TP 3-1A and TP 4-2 in Section 3 of</w:t>
      </w:r>
      <w:r w:rsidR="00B61DBF">
        <w:rPr>
          <w:rFonts w:ascii="Times New Roman" w:hAnsi="Times New Roman"/>
          <w:szCs w:val="20"/>
        </w:rPr>
        <w:t xml:space="preserve"> </w:t>
      </w:r>
      <w:hyperlink r:id="rId919" w:history="1">
        <w:r w:rsidR="004371F4">
          <w:rPr>
            <w:rStyle w:val="Hyperlink"/>
            <w:rFonts w:ascii="Times New Roman" w:hAnsi="Times New Roman"/>
            <w:szCs w:val="20"/>
          </w:rPr>
          <w:t>R1-2202625</w:t>
        </w:r>
      </w:hyperlink>
      <w:r w:rsidRPr="00B61DBF">
        <w:rPr>
          <w:rFonts w:ascii="Times New Roman" w:hAnsi="Times New Roman"/>
          <w:szCs w:val="20"/>
        </w:rPr>
        <w:t xml:space="preserve"> are endorsed for the editor’s CR on TS38.214.</w:t>
      </w:r>
    </w:p>
    <w:p w14:paraId="6ED57B89" w14:textId="77777777" w:rsidR="00CC1D9F" w:rsidRPr="00B61DBF" w:rsidRDefault="00CC1D9F" w:rsidP="00CC1D9F">
      <w:pPr>
        <w:rPr>
          <w:rFonts w:ascii="Times New Roman" w:hAnsi="Times New Roman"/>
          <w:lang w:eastAsia="x-none"/>
        </w:rPr>
      </w:pPr>
    </w:p>
    <w:p w14:paraId="488DC577" w14:textId="736E74DC" w:rsidR="00CC1D9F" w:rsidRDefault="00CC1D9F" w:rsidP="00B61DBF">
      <w:pPr>
        <w:rPr>
          <w:rFonts w:ascii="Times New Roman" w:hAnsi="Times New Roman"/>
        </w:rPr>
      </w:pPr>
    </w:p>
    <w:p w14:paraId="6F8616CD" w14:textId="2569D96B" w:rsidR="00F842BC" w:rsidRDefault="002328C4" w:rsidP="00B61DBF">
      <w:pPr>
        <w:rPr>
          <w:rFonts w:ascii="Times New Roman" w:hAnsi="Times New Roman"/>
          <w:b/>
          <w:bCs/>
        </w:rPr>
      </w:pPr>
      <w:hyperlink r:id="rId920" w:history="1">
        <w:r w:rsidR="004371F4">
          <w:rPr>
            <w:rStyle w:val="Hyperlink"/>
            <w:rFonts w:ascii="Times New Roman" w:hAnsi="Times New Roman"/>
            <w:b/>
            <w:bCs/>
          </w:rPr>
          <w:t>R1-2202767</w:t>
        </w:r>
      </w:hyperlink>
      <w:r w:rsidR="00F842BC" w:rsidRPr="000914D2">
        <w:rPr>
          <w:rFonts w:ascii="Times New Roman" w:hAnsi="Times New Roman"/>
          <w:b/>
          <w:bCs/>
        </w:rPr>
        <w:tab/>
        <w:t>FL summary #3 on SRS enhancements</w:t>
      </w:r>
      <w:r w:rsidR="00F842BC" w:rsidRPr="000914D2">
        <w:rPr>
          <w:rFonts w:ascii="Times New Roman" w:hAnsi="Times New Roman"/>
          <w:b/>
          <w:bCs/>
        </w:rPr>
        <w:tab/>
        <w:t>Moderator (ZTE)</w:t>
      </w:r>
    </w:p>
    <w:p w14:paraId="0FEFA4EC" w14:textId="0F999D9E" w:rsidR="000914D2" w:rsidRPr="000914D2" w:rsidRDefault="000914D2" w:rsidP="000914D2">
      <w:r>
        <w:t>From Mar 3</w:t>
      </w:r>
      <w:r w:rsidRPr="000914D2">
        <w:rPr>
          <w:vertAlign w:val="superscript"/>
        </w:rPr>
        <w:t>rd</w:t>
      </w:r>
      <w:r>
        <w:t xml:space="preserve"> GTW session</w:t>
      </w:r>
    </w:p>
    <w:p w14:paraId="0089ADEE" w14:textId="77777777" w:rsidR="000914D2" w:rsidRPr="00F370CF" w:rsidRDefault="000914D2" w:rsidP="000914D2">
      <w:pPr>
        <w:rPr>
          <w:rFonts w:cs="Times"/>
          <w:szCs w:val="20"/>
        </w:rPr>
      </w:pPr>
      <w:r w:rsidRPr="00F370CF">
        <w:rPr>
          <w:rFonts w:cs="Times"/>
          <w:szCs w:val="20"/>
          <w:highlight w:val="green"/>
        </w:rPr>
        <w:t>Agreement</w:t>
      </w:r>
    </w:p>
    <w:p w14:paraId="3CE22FF8" w14:textId="77777777" w:rsidR="000914D2" w:rsidRPr="00431439" w:rsidRDefault="000914D2" w:rsidP="000914D2">
      <w:pPr>
        <w:rPr>
          <w:rFonts w:cs="Times"/>
          <w:szCs w:val="20"/>
        </w:rPr>
      </w:pPr>
      <w:r w:rsidRPr="00431439">
        <w:rPr>
          <w:rFonts w:cs="Times"/>
          <w:iCs/>
        </w:rPr>
        <w:t>RPFS is applicable for both frequency hopping and non-frequency hopping cases, where support of RPFS for non-FH case is an optional UE feature for UEs supporting RPFS.</w:t>
      </w:r>
    </w:p>
    <w:p w14:paraId="4C5712E3" w14:textId="77777777" w:rsidR="000914D2" w:rsidRDefault="000914D2" w:rsidP="000914D2">
      <w:pPr>
        <w:rPr>
          <w:lang w:eastAsia="x-none"/>
        </w:rPr>
      </w:pPr>
    </w:p>
    <w:p w14:paraId="437C72F2" w14:textId="77777777" w:rsidR="000914D2" w:rsidRPr="000914D2" w:rsidRDefault="000914D2" w:rsidP="000914D2">
      <w:pPr>
        <w:rPr>
          <w:rFonts w:eastAsia="Malgun Gothic"/>
          <w:szCs w:val="20"/>
          <w:highlight w:val="green"/>
          <w:lang w:eastAsia="ko-KR"/>
        </w:rPr>
      </w:pPr>
      <w:r w:rsidRPr="000914D2">
        <w:rPr>
          <w:rFonts w:eastAsia="Malgun Gothic"/>
          <w:szCs w:val="20"/>
          <w:highlight w:val="green"/>
          <w:lang w:eastAsia="ko-KR"/>
        </w:rPr>
        <w:t>Agreement</w:t>
      </w:r>
    </w:p>
    <w:p w14:paraId="185277A5" w14:textId="77777777" w:rsidR="000914D2" w:rsidRPr="000914D2" w:rsidRDefault="000914D2" w:rsidP="000914D2">
      <w:pPr>
        <w:rPr>
          <w:rFonts w:eastAsia="Malgun Gothic"/>
          <w:szCs w:val="20"/>
          <w:lang w:eastAsia="ko-KR"/>
        </w:rPr>
      </w:pPr>
      <w:r w:rsidRPr="000914D2">
        <w:rPr>
          <w:rFonts w:eastAsia="Malgun Gothic"/>
          <w:szCs w:val="20"/>
          <w:lang w:eastAsia="ko-KR"/>
        </w:rPr>
        <w:t>For inter-set guard period, UE does not transmit any other signal on any symbols of the interval if the interval between SRS resource sets is Y symbols.</w:t>
      </w:r>
    </w:p>
    <w:p w14:paraId="2EC4C497" w14:textId="77777777" w:rsidR="000914D2" w:rsidRPr="000914D2" w:rsidRDefault="000914D2" w:rsidP="00F44FD9">
      <w:pPr>
        <w:pStyle w:val="ListParagraph"/>
        <w:numPr>
          <w:ilvl w:val="0"/>
          <w:numId w:val="189"/>
        </w:numPr>
        <w:rPr>
          <w:rFonts w:eastAsia="Malgun Gothic"/>
        </w:rPr>
      </w:pPr>
      <w:r w:rsidRPr="000914D2">
        <w:rPr>
          <w:rFonts w:eastAsia="Malgun Gothic"/>
          <w:lang w:eastAsia="ko-KR"/>
        </w:rPr>
        <w:t>When both the SRS resource on all of the corresponding symbols prior to the gap and the SRS resource on all of the corresponding symbols after the gap are dropped due to collision handling, the gap period is also dropped with same priority and can be used for UL transmission.</w:t>
      </w:r>
    </w:p>
    <w:p w14:paraId="4DB6B1EA" w14:textId="77777777" w:rsidR="000914D2" w:rsidRPr="000914D2" w:rsidRDefault="000914D2" w:rsidP="00F44FD9">
      <w:pPr>
        <w:pStyle w:val="ListParagraph"/>
        <w:numPr>
          <w:ilvl w:val="1"/>
          <w:numId w:val="189"/>
        </w:numPr>
        <w:rPr>
          <w:rFonts w:eastAsia="Malgun Gothic"/>
        </w:rPr>
      </w:pPr>
      <w:r w:rsidRPr="000914D2">
        <w:rPr>
          <w:rFonts w:eastAsia="Malgun Gothic"/>
          <w:lang w:eastAsia="ko-KR"/>
        </w:rPr>
        <w:t>The above is the only collision handling rule to be introduced in Rel-17 for antenna switching guard period</w:t>
      </w:r>
    </w:p>
    <w:p w14:paraId="74D44EC6" w14:textId="77777777" w:rsidR="000914D2" w:rsidRDefault="000914D2" w:rsidP="000914D2">
      <w:pPr>
        <w:rPr>
          <w:lang w:eastAsia="x-none"/>
        </w:rPr>
      </w:pPr>
    </w:p>
    <w:p w14:paraId="3A867735" w14:textId="0A9E3F20" w:rsidR="00F842BC" w:rsidRPr="00B61DBF" w:rsidRDefault="009F6D00" w:rsidP="000914D2">
      <w:pPr>
        <w:rPr>
          <w:lang w:eastAsia="x-none"/>
        </w:rPr>
      </w:pPr>
      <w:r>
        <w:t xml:space="preserve">Final summary in </w:t>
      </w:r>
      <w:hyperlink r:id="rId921" w:history="1">
        <w:r w:rsidR="004371F4">
          <w:rPr>
            <w:rStyle w:val="Hyperlink"/>
          </w:rPr>
          <w:t>R1-2202904</w:t>
        </w:r>
      </w:hyperlink>
      <w:r>
        <w:rPr>
          <w:lang w:eastAsia="x-none"/>
        </w:rPr>
        <w:t>.</w:t>
      </w:r>
    </w:p>
    <w:p w14:paraId="5E16CA4D" w14:textId="77777777" w:rsidR="006B480F" w:rsidRDefault="006B480F" w:rsidP="00CB2EF9">
      <w:pPr>
        <w:pStyle w:val="Heading3"/>
      </w:pPr>
      <w:bookmarkStart w:id="76" w:name="_Toc95481761"/>
      <w:bookmarkStart w:id="77" w:name="_Toc98334400"/>
      <w:r w:rsidRPr="00540963">
        <w:t>CSI enhancements: MTRP and FR1 FDD reciprocity</w:t>
      </w:r>
      <w:bookmarkEnd w:id="76"/>
      <w:bookmarkEnd w:id="77"/>
    </w:p>
    <w:p w14:paraId="4E98901D" w14:textId="479BB48D" w:rsidR="006B480F" w:rsidRDefault="002328C4" w:rsidP="006B480F">
      <w:pPr>
        <w:rPr>
          <w:lang w:eastAsia="x-none"/>
        </w:rPr>
      </w:pPr>
      <w:hyperlink r:id="rId922" w:history="1">
        <w:r w:rsidR="004371F4">
          <w:rPr>
            <w:rStyle w:val="Hyperlink"/>
            <w:lang w:eastAsia="x-none"/>
          </w:rPr>
          <w:t>R1-2200935</w:t>
        </w:r>
      </w:hyperlink>
      <w:r w:rsidR="006B480F">
        <w:rPr>
          <w:lang w:eastAsia="x-none"/>
        </w:rPr>
        <w:tab/>
        <w:t>Remaining issues on CSI enhancement in Rel-17</w:t>
      </w:r>
      <w:r w:rsidR="006B480F">
        <w:rPr>
          <w:lang w:eastAsia="x-none"/>
        </w:rPr>
        <w:tab/>
        <w:t>Huawei, HiSilicon</w:t>
      </w:r>
    </w:p>
    <w:p w14:paraId="4DDD7DBA" w14:textId="60528CF3" w:rsidR="006B480F" w:rsidRDefault="002328C4" w:rsidP="006B480F">
      <w:pPr>
        <w:rPr>
          <w:lang w:eastAsia="x-none"/>
        </w:rPr>
      </w:pPr>
      <w:hyperlink r:id="rId923" w:history="1">
        <w:r w:rsidR="004371F4">
          <w:rPr>
            <w:rStyle w:val="Hyperlink"/>
            <w:lang w:eastAsia="x-none"/>
          </w:rPr>
          <w:t>R1-2201084</w:t>
        </w:r>
      </w:hyperlink>
      <w:r w:rsidR="006B480F">
        <w:rPr>
          <w:lang w:eastAsia="x-none"/>
        </w:rPr>
        <w:tab/>
        <w:t>Maintenance on MTRP CSI and Partial reciprocity</w:t>
      </w:r>
      <w:r w:rsidR="006B480F">
        <w:rPr>
          <w:lang w:eastAsia="x-none"/>
        </w:rPr>
        <w:tab/>
        <w:t>vivo</w:t>
      </w:r>
    </w:p>
    <w:p w14:paraId="452D3691" w14:textId="215B4D42" w:rsidR="006B480F" w:rsidRDefault="002328C4" w:rsidP="006B480F">
      <w:pPr>
        <w:rPr>
          <w:lang w:eastAsia="x-none"/>
        </w:rPr>
      </w:pPr>
      <w:hyperlink r:id="rId924" w:history="1">
        <w:r w:rsidR="004371F4">
          <w:rPr>
            <w:rStyle w:val="Hyperlink"/>
            <w:lang w:eastAsia="x-none"/>
          </w:rPr>
          <w:t>R1-2201191</w:t>
        </w:r>
      </w:hyperlink>
      <w:r w:rsidR="006B480F">
        <w:rPr>
          <w:lang w:eastAsia="x-none"/>
        </w:rPr>
        <w:tab/>
        <w:t>Remaining issues on CSI enhancements for multi-TRP and FR1 FDD reciprocity</w:t>
      </w:r>
      <w:r w:rsidR="006B480F">
        <w:rPr>
          <w:lang w:eastAsia="x-none"/>
        </w:rPr>
        <w:tab/>
        <w:t>ZTE</w:t>
      </w:r>
    </w:p>
    <w:p w14:paraId="72932506" w14:textId="426EF64D" w:rsidR="006B480F" w:rsidRDefault="002328C4" w:rsidP="006B480F">
      <w:pPr>
        <w:rPr>
          <w:lang w:eastAsia="x-none"/>
        </w:rPr>
      </w:pPr>
      <w:hyperlink r:id="rId925" w:history="1">
        <w:r w:rsidR="004371F4">
          <w:rPr>
            <w:rStyle w:val="Hyperlink"/>
            <w:lang w:eastAsia="x-none"/>
          </w:rPr>
          <w:t>R1-2201229</w:t>
        </w:r>
      </w:hyperlink>
      <w:r w:rsidR="006B480F">
        <w:rPr>
          <w:lang w:eastAsia="x-none"/>
        </w:rPr>
        <w:tab/>
        <w:t>CSI enhancement for M-TRP and FDD reciprocity</w:t>
      </w:r>
      <w:r w:rsidR="006B480F">
        <w:rPr>
          <w:lang w:eastAsia="x-none"/>
        </w:rPr>
        <w:tab/>
        <w:t>OPPO</w:t>
      </w:r>
    </w:p>
    <w:p w14:paraId="12005AE8" w14:textId="08DB38E6" w:rsidR="006B480F" w:rsidRDefault="002328C4" w:rsidP="006B480F">
      <w:pPr>
        <w:rPr>
          <w:lang w:eastAsia="x-none"/>
        </w:rPr>
      </w:pPr>
      <w:hyperlink r:id="rId926" w:history="1">
        <w:r w:rsidR="004371F4">
          <w:rPr>
            <w:rStyle w:val="Hyperlink"/>
            <w:lang w:eastAsia="x-none"/>
          </w:rPr>
          <w:t>R1-2201334</w:t>
        </w:r>
      </w:hyperlink>
      <w:r w:rsidR="006B480F">
        <w:rPr>
          <w:lang w:eastAsia="x-none"/>
        </w:rPr>
        <w:tab/>
        <w:t>Maintenance of CSI enhancement on FDD CSI and Multi-TRP/panel Transmission</w:t>
      </w:r>
      <w:r w:rsidR="006B480F">
        <w:rPr>
          <w:lang w:eastAsia="x-none"/>
        </w:rPr>
        <w:tab/>
        <w:t>CATT</w:t>
      </w:r>
    </w:p>
    <w:p w14:paraId="32AC3659" w14:textId="7ED49FCB" w:rsidR="006B480F" w:rsidRDefault="002328C4" w:rsidP="006B480F">
      <w:pPr>
        <w:rPr>
          <w:lang w:eastAsia="x-none"/>
        </w:rPr>
      </w:pPr>
      <w:hyperlink r:id="rId927" w:history="1">
        <w:r w:rsidR="004371F4">
          <w:rPr>
            <w:rStyle w:val="Hyperlink"/>
            <w:lang w:eastAsia="x-none"/>
          </w:rPr>
          <w:t>R1-2201469</w:t>
        </w:r>
      </w:hyperlink>
      <w:r w:rsidR="006B480F">
        <w:rPr>
          <w:lang w:eastAsia="x-none"/>
        </w:rPr>
        <w:tab/>
        <w:t>Remaining issues on CSI enhancements</w:t>
      </w:r>
      <w:r w:rsidR="006B480F">
        <w:rPr>
          <w:lang w:eastAsia="x-none"/>
        </w:rPr>
        <w:tab/>
        <w:t>NTT DOCOMO, INC.</w:t>
      </w:r>
    </w:p>
    <w:p w14:paraId="13ADB36D" w14:textId="1CB25BE7" w:rsidR="006B480F" w:rsidRDefault="002328C4" w:rsidP="006B480F">
      <w:pPr>
        <w:rPr>
          <w:lang w:eastAsia="x-none"/>
        </w:rPr>
      </w:pPr>
      <w:hyperlink r:id="rId928" w:history="1">
        <w:r w:rsidR="004371F4">
          <w:rPr>
            <w:rStyle w:val="Hyperlink"/>
            <w:lang w:eastAsia="x-none"/>
          </w:rPr>
          <w:t>R1-2201540</w:t>
        </w:r>
      </w:hyperlink>
      <w:r w:rsidR="006B480F">
        <w:rPr>
          <w:lang w:eastAsia="x-none"/>
        </w:rPr>
        <w:tab/>
        <w:t>Discussion on CSI enhancements for M-TRP and FR1 FDD reciprocity</w:t>
      </w:r>
      <w:r w:rsidR="006B480F">
        <w:rPr>
          <w:lang w:eastAsia="x-none"/>
        </w:rPr>
        <w:tab/>
        <w:t>Spreadtrum Communications</w:t>
      </w:r>
    </w:p>
    <w:p w14:paraId="09C90DD4" w14:textId="709B405C" w:rsidR="006B480F" w:rsidRDefault="002328C4" w:rsidP="006B480F">
      <w:pPr>
        <w:rPr>
          <w:lang w:eastAsia="x-none"/>
        </w:rPr>
      </w:pPr>
      <w:hyperlink r:id="rId929" w:history="1">
        <w:r w:rsidR="004371F4">
          <w:rPr>
            <w:rStyle w:val="Hyperlink"/>
            <w:lang w:eastAsia="x-none"/>
          </w:rPr>
          <w:t>R1-2201573</w:t>
        </w:r>
      </w:hyperlink>
      <w:r w:rsidR="006B480F">
        <w:rPr>
          <w:lang w:eastAsia="x-none"/>
        </w:rPr>
        <w:tab/>
        <w:t>CSI enhancements for Rel-17</w:t>
      </w:r>
      <w:r w:rsidR="006B480F">
        <w:rPr>
          <w:lang w:eastAsia="x-none"/>
        </w:rPr>
        <w:tab/>
        <w:t>LG Electronics</w:t>
      </w:r>
    </w:p>
    <w:p w14:paraId="01243E75" w14:textId="315FD122" w:rsidR="006B480F" w:rsidRDefault="002328C4" w:rsidP="006B480F">
      <w:pPr>
        <w:rPr>
          <w:lang w:eastAsia="x-none"/>
        </w:rPr>
      </w:pPr>
      <w:hyperlink r:id="rId930" w:history="1">
        <w:r w:rsidR="004371F4">
          <w:rPr>
            <w:rStyle w:val="Hyperlink"/>
            <w:lang w:eastAsia="x-none"/>
          </w:rPr>
          <w:t>R1-2201850</w:t>
        </w:r>
      </w:hyperlink>
      <w:r w:rsidR="006B480F">
        <w:rPr>
          <w:lang w:eastAsia="x-none"/>
        </w:rPr>
        <w:tab/>
        <w:t>Remaining issues of enhancements on CSI reporting for Multi-TRP</w:t>
      </w:r>
      <w:r w:rsidR="006B480F">
        <w:rPr>
          <w:lang w:eastAsia="x-none"/>
        </w:rPr>
        <w:tab/>
        <w:t>CMCC</w:t>
      </w:r>
    </w:p>
    <w:p w14:paraId="667CCA12" w14:textId="4277F3BF" w:rsidR="006B480F" w:rsidRPr="006D3D0B" w:rsidRDefault="002328C4" w:rsidP="006B480F">
      <w:pPr>
        <w:rPr>
          <w:rFonts w:ascii="Times New Roman" w:hAnsi="Times New Roman"/>
          <w:lang w:val="fr-FR" w:eastAsia="x-none"/>
        </w:rPr>
      </w:pPr>
      <w:hyperlink r:id="rId931" w:history="1">
        <w:r w:rsidR="004371F4">
          <w:rPr>
            <w:rStyle w:val="Hyperlink"/>
            <w:rFonts w:ascii="Times New Roman" w:hAnsi="Times New Roman"/>
            <w:lang w:val="fr-FR" w:eastAsia="x-none"/>
          </w:rPr>
          <w:t>R1-2202002</w:t>
        </w:r>
      </w:hyperlink>
      <w:r w:rsidR="006B480F" w:rsidRPr="006D3D0B">
        <w:rPr>
          <w:rFonts w:ascii="Times New Roman" w:hAnsi="Times New Roman"/>
          <w:lang w:val="fr-FR" w:eastAsia="x-none"/>
        </w:rPr>
        <w:tab/>
        <w:t>Maintenance on Rel-17 CSI enhancements</w:t>
      </w:r>
      <w:r w:rsidR="006B480F" w:rsidRPr="006D3D0B">
        <w:rPr>
          <w:rFonts w:ascii="Times New Roman" w:hAnsi="Times New Roman"/>
          <w:lang w:val="fr-FR" w:eastAsia="x-none"/>
        </w:rPr>
        <w:tab/>
        <w:t>Samsung</w:t>
      </w:r>
    </w:p>
    <w:p w14:paraId="5C60FDE3" w14:textId="58C2D757" w:rsidR="006B480F" w:rsidRDefault="002328C4" w:rsidP="006B480F">
      <w:pPr>
        <w:rPr>
          <w:lang w:eastAsia="x-none"/>
        </w:rPr>
      </w:pPr>
      <w:hyperlink r:id="rId932" w:history="1">
        <w:r w:rsidR="004371F4">
          <w:rPr>
            <w:rStyle w:val="Hyperlink"/>
            <w:lang w:eastAsia="x-none"/>
          </w:rPr>
          <w:t>R1-2202089</w:t>
        </w:r>
      </w:hyperlink>
      <w:r w:rsidR="006B480F">
        <w:rPr>
          <w:lang w:eastAsia="x-none"/>
        </w:rPr>
        <w:tab/>
        <w:t>CSI enhancements for multi-TRP and FDD reciprocity</w:t>
      </w:r>
      <w:r w:rsidR="006B480F">
        <w:rPr>
          <w:lang w:eastAsia="x-none"/>
        </w:rPr>
        <w:tab/>
        <w:t>Lenovo</w:t>
      </w:r>
    </w:p>
    <w:p w14:paraId="0FF8E19B" w14:textId="62866236" w:rsidR="006B480F" w:rsidRDefault="002328C4" w:rsidP="006B480F">
      <w:pPr>
        <w:rPr>
          <w:lang w:eastAsia="x-none"/>
        </w:rPr>
      </w:pPr>
      <w:hyperlink r:id="rId933" w:history="1">
        <w:r w:rsidR="004371F4">
          <w:rPr>
            <w:rStyle w:val="Hyperlink"/>
            <w:lang w:eastAsia="x-none"/>
          </w:rPr>
          <w:t>R1-2202128</w:t>
        </w:r>
      </w:hyperlink>
      <w:r w:rsidR="006B480F">
        <w:rPr>
          <w:lang w:eastAsia="x-none"/>
        </w:rPr>
        <w:tab/>
        <w:t>Remaining details of mTRP CSI</w:t>
      </w:r>
      <w:r w:rsidR="006B480F">
        <w:rPr>
          <w:lang w:eastAsia="x-none"/>
        </w:rPr>
        <w:tab/>
        <w:t>Qualcomm Incorporated</w:t>
      </w:r>
    </w:p>
    <w:p w14:paraId="59F3BF9D" w14:textId="2460934F" w:rsidR="006B480F" w:rsidRDefault="002328C4" w:rsidP="006B480F">
      <w:pPr>
        <w:rPr>
          <w:lang w:eastAsia="x-none"/>
        </w:rPr>
      </w:pPr>
      <w:hyperlink r:id="rId934" w:history="1">
        <w:r w:rsidR="004371F4">
          <w:rPr>
            <w:rStyle w:val="Hyperlink"/>
            <w:lang w:eastAsia="x-none"/>
          </w:rPr>
          <w:t>R1-2202276</w:t>
        </w:r>
      </w:hyperlink>
      <w:r w:rsidR="006B480F">
        <w:rPr>
          <w:lang w:eastAsia="x-none"/>
        </w:rPr>
        <w:tab/>
        <w:t>Remaining issues on multi-TRP CSI</w:t>
      </w:r>
      <w:r w:rsidR="006B480F">
        <w:rPr>
          <w:lang w:eastAsia="x-none"/>
        </w:rPr>
        <w:tab/>
        <w:t>Ericsson</w:t>
      </w:r>
    </w:p>
    <w:p w14:paraId="770ACEBC" w14:textId="3C65CECB" w:rsidR="006B480F" w:rsidRDefault="002328C4" w:rsidP="006B480F">
      <w:pPr>
        <w:rPr>
          <w:lang w:eastAsia="x-none"/>
        </w:rPr>
      </w:pPr>
      <w:hyperlink r:id="rId935" w:history="1">
        <w:r w:rsidR="004371F4">
          <w:rPr>
            <w:rStyle w:val="Hyperlink"/>
            <w:lang w:eastAsia="x-none"/>
          </w:rPr>
          <w:t>R1-2202322</w:t>
        </w:r>
      </w:hyperlink>
      <w:r w:rsidR="006B480F">
        <w:rPr>
          <w:lang w:eastAsia="x-none"/>
        </w:rPr>
        <w:tab/>
        <w:t>Maintenance of enhancements for CSI measurement and reporting</w:t>
      </w:r>
      <w:r w:rsidR="006B480F">
        <w:rPr>
          <w:lang w:eastAsia="x-none"/>
        </w:rPr>
        <w:tab/>
        <w:t>Nokia, Nokia Shanghai Bell</w:t>
      </w:r>
    </w:p>
    <w:p w14:paraId="66E1FFE7" w14:textId="77777777" w:rsidR="00CC1D9F" w:rsidRDefault="00CC1D9F" w:rsidP="006B480F">
      <w:pPr>
        <w:rPr>
          <w:lang w:eastAsia="x-none"/>
        </w:rPr>
      </w:pPr>
    </w:p>
    <w:p w14:paraId="3E42067A" w14:textId="77777777" w:rsidR="00CC1D9F" w:rsidRPr="00CC1D9F" w:rsidRDefault="00CC1D9F" w:rsidP="00CC1D9F">
      <w:r w:rsidRPr="00CC1D9F">
        <w:rPr>
          <w:lang w:eastAsia="x-none"/>
        </w:rPr>
        <w:t xml:space="preserve">[108-e-R17-MIMO-08] </w:t>
      </w:r>
      <w:r w:rsidRPr="00CC1D9F">
        <w:t>– Min (Huawei)</w:t>
      </w:r>
    </w:p>
    <w:p w14:paraId="1FA3637D" w14:textId="66008D85" w:rsidR="00CC1D9F" w:rsidRPr="00CC1D9F" w:rsidRDefault="00CC1D9F" w:rsidP="00CC1D9F">
      <w:r w:rsidRPr="00CC1D9F">
        <w:rPr>
          <w:lang w:eastAsia="x-none"/>
        </w:rPr>
        <w:t xml:space="preserve">Email discussion for maintenance on </w:t>
      </w:r>
      <w:r w:rsidRPr="00CC1D9F">
        <w:t>CSI enhancement</w:t>
      </w:r>
    </w:p>
    <w:p w14:paraId="5A2C7552" w14:textId="77777777" w:rsidR="00CC1D9F" w:rsidRPr="00CC1D9F" w:rsidRDefault="00CC1D9F" w:rsidP="00CC1D9F">
      <w:pPr>
        <w:numPr>
          <w:ilvl w:val="0"/>
          <w:numId w:val="60"/>
        </w:numPr>
        <w:rPr>
          <w:lang w:eastAsia="x-none"/>
        </w:rPr>
      </w:pPr>
      <w:r w:rsidRPr="00CC1D9F">
        <w:rPr>
          <w:rFonts w:hint="eastAsia"/>
          <w:lang w:eastAsia="x-none"/>
        </w:rPr>
        <w:t>1</w:t>
      </w:r>
      <w:r w:rsidRPr="00CC1D9F">
        <w:rPr>
          <w:rFonts w:hint="eastAsia"/>
          <w:vertAlign w:val="superscript"/>
          <w:lang w:eastAsia="x-none"/>
        </w:rPr>
        <w:t>st</w:t>
      </w:r>
      <w:r w:rsidRPr="00CC1D9F">
        <w:rPr>
          <w:rFonts w:hint="eastAsia"/>
          <w:lang w:eastAsia="x-none"/>
        </w:rPr>
        <w:t xml:space="preserve"> check point: </w:t>
      </w:r>
      <w:r w:rsidRPr="00CC1D9F">
        <w:t>February</w:t>
      </w:r>
      <w:r w:rsidRPr="00CC1D9F">
        <w:rPr>
          <w:rFonts w:hint="eastAsia"/>
        </w:rPr>
        <w:t xml:space="preserve"> </w:t>
      </w:r>
      <w:r w:rsidRPr="00CC1D9F">
        <w:t>25</w:t>
      </w:r>
    </w:p>
    <w:p w14:paraId="769DAC7E" w14:textId="47C3C700" w:rsidR="00CC1D9F" w:rsidRDefault="00CC1D9F" w:rsidP="00CC1D9F">
      <w:pPr>
        <w:numPr>
          <w:ilvl w:val="0"/>
          <w:numId w:val="60"/>
        </w:numPr>
        <w:rPr>
          <w:lang w:eastAsia="x-none"/>
        </w:rPr>
      </w:pPr>
      <w:r w:rsidRPr="00CC1D9F">
        <w:rPr>
          <w:lang w:eastAsia="x-none"/>
        </w:rPr>
        <w:t>Final</w:t>
      </w:r>
      <w:r w:rsidRPr="00CC1D9F">
        <w:rPr>
          <w:rFonts w:hint="eastAsia"/>
          <w:lang w:eastAsia="x-none"/>
        </w:rPr>
        <w:t xml:space="preserve"> check point: </w:t>
      </w:r>
      <w:r w:rsidRPr="00CC1D9F">
        <w:t>March 3</w:t>
      </w:r>
    </w:p>
    <w:p w14:paraId="27A944F7" w14:textId="1B5A420B" w:rsidR="006C09FF" w:rsidRPr="00E80D07" w:rsidRDefault="002328C4" w:rsidP="006C09FF">
      <w:pPr>
        <w:rPr>
          <w:b/>
          <w:bCs/>
          <w:lang w:eastAsia="x-none"/>
        </w:rPr>
      </w:pPr>
      <w:hyperlink r:id="rId936" w:history="1">
        <w:r w:rsidR="004371F4">
          <w:rPr>
            <w:rStyle w:val="Hyperlink"/>
            <w:b/>
            <w:bCs/>
            <w:lang w:eastAsia="x-none"/>
          </w:rPr>
          <w:t>R1-2202645</w:t>
        </w:r>
      </w:hyperlink>
      <w:r w:rsidR="006C09FF" w:rsidRPr="00E80D07">
        <w:rPr>
          <w:b/>
          <w:bCs/>
          <w:lang w:eastAsia="x-none"/>
        </w:rPr>
        <w:tab/>
        <w:t>Summary of CSI enhancements for MTRP and FDD (Round 0)</w:t>
      </w:r>
      <w:r w:rsidR="006C09FF" w:rsidRPr="00E80D07">
        <w:rPr>
          <w:b/>
          <w:bCs/>
          <w:lang w:eastAsia="x-none"/>
        </w:rPr>
        <w:tab/>
        <w:t>Moderator (Huawei)</w:t>
      </w:r>
    </w:p>
    <w:p w14:paraId="23C770E7" w14:textId="443C856A" w:rsidR="006C09FF" w:rsidRPr="00E80D07" w:rsidRDefault="002328C4" w:rsidP="006C09FF">
      <w:pPr>
        <w:rPr>
          <w:b/>
          <w:bCs/>
          <w:lang w:eastAsia="x-none"/>
        </w:rPr>
      </w:pPr>
      <w:hyperlink r:id="rId937" w:history="1">
        <w:r w:rsidR="004371F4">
          <w:rPr>
            <w:rStyle w:val="Hyperlink"/>
            <w:b/>
            <w:bCs/>
            <w:lang w:eastAsia="x-none"/>
          </w:rPr>
          <w:t>R1-2202646</w:t>
        </w:r>
      </w:hyperlink>
      <w:r w:rsidR="006C09FF" w:rsidRPr="00E80D07">
        <w:rPr>
          <w:b/>
          <w:bCs/>
          <w:lang w:eastAsia="x-none"/>
        </w:rPr>
        <w:tab/>
        <w:t>Summary of CSI enhancements for MTRP and FDD (Round 1)</w:t>
      </w:r>
      <w:r w:rsidR="006C09FF" w:rsidRPr="00E80D07">
        <w:rPr>
          <w:b/>
          <w:bCs/>
          <w:lang w:eastAsia="x-none"/>
        </w:rPr>
        <w:tab/>
        <w:t>Moderator (Huawei)</w:t>
      </w:r>
    </w:p>
    <w:p w14:paraId="151A5469" w14:textId="77777777" w:rsidR="006C09FF" w:rsidRDefault="006C09FF" w:rsidP="006C09FF">
      <w:pPr>
        <w:rPr>
          <w:lang w:eastAsia="x-none"/>
        </w:rPr>
      </w:pPr>
    </w:p>
    <w:p w14:paraId="2D73DE99" w14:textId="4228C3AF" w:rsidR="00CC1D9F" w:rsidRDefault="00CC1D9F" w:rsidP="006B480F">
      <w:pPr>
        <w:rPr>
          <w:lang w:eastAsia="x-none"/>
        </w:rPr>
      </w:pPr>
      <w:r w:rsidRPr="00CC1D9F">
        <w:rPr>
          <w:b/>
          <w:bCs/>
          <w:lang w:eastAsia="x-none"/>
        </w:rPr>
        <w:t>Decision:</w:t>
      </w:r>
      <w:r>
        <w:rPr>
          <w:lang w:eastAsia="x-none"/>
        </w:rPr>
        <w:t xml:space="preserve"> As per email decision posted on Feb 25</w:t>
      </w:r>
      <w:r w:rsidRPr="00CC1D9F">
        <w:rPr>
          <w:vertAlign w:val="superscript"/>
          <w:lang w:eastAsia="x-none"/>
        </w:rPr>
        <w:t>th</w:t>
      </w:r>
      <w:r>
        <w:rPr>
          <w:lang w:eastAsia="x-none"/>
        </w:rPr>
        <w:t>,</w:t>
      </w:r>
    </w:p>
    <w:p w14:paraId="66440751" w14:textId="746ECAAD" w:rsidR="00CC1D9F" w:rsidRDefault="00CC1D9F" w:rsidP="00CC1D9F">
      <w:pPr>
        <w:rPr>
          <w:lang w:eastAsia="x-none"/>
        </w:rPr>
      </w:pPr>
      <w:r w:rsidRPr="00CC1D9F">
        <w:rPr>
          <w:highlight w:val="green"/>
          <w:lang w:eastAsia="x-none"/>
        </w:rPr>
        <w:t>Agreement</w:t>
      </w:r>
    </w:p>
    <w:p w14:paraId="5AD9966D" w14:textId="4D4453E0" w:rsidR="00CC1D9F" w:rsidRDefault="00CC1D9F" w:rsidP="00CC1D9F">
      <w:pPr>
        <w:rPr>
          <w:lang w:eastAsia="x-none"/>
        </w:rPr>
      </w:pPr>
      <w:r>
        <w:rPr>
          <w:lang w:eastAsia="x-none"/>
        </w:rPr>
        <w:t>The UE is not expected to be configured with allowed ranks 3 and/or 4 only via RI-restriction-r17,  when α=1/2 (i.e., paramCombination-r17=5) and PCSIRS=4.</w:t>
      </w:r>
    </w:p>
    <w:p w14:paraId="5152A1CC" w14:textId="77777777" w:rsidR="00CC1D9F" w:rsidRDefault="00CC1D9F" w:rsidP="00CC1D9F">
      <w:pPr>
        <w:rPr>
          <w:lang w:eastAsia="x-none"/>
        </w:rPr>
      </w:pPr>
    </w:p>
    <w:p w14:paraId="686CB1EE" w14:textId="07F3B6E9" w:rsidR="00CC1D9F" w:rsidRPr="00CC1D9F" w:rsidRDefault="00CC1D9F" w:rsidP="00CC1D9F">
      <w:pPr>
        <w:rPr>
          <w:u w:val="single"/>
          <w:lang w:eastAsia="x-none"/>
        </w:rPr>
      </w:pPr>
      <w:r w:rsidRPr="00CC1D9F">
        <w:rPr>
          <w:u w:val="single"/>
          <w:lang w:eastAsia="x-none"/>
        </w:rPr>
        <w:t>Conclusion:</w:t>
      </w:r>
    </w:p>
    <w:p w14:paraId="2CF2EB9A" w14:textId="2BBCCE2E" w:rsidR="00CC1D9F" w:rsidRDefault="00CC1D9F" w:rsidP="00F44FD9">
      <w:pPr>
        <w:pStyle w:val="ListParagraph"/>
        <w:numPr>
          <w:ilvl w:val="0"/>
          <w:numId w:val="110"/>
        </w:numPr>
      </w:pPr>
      <w:r>
        <w:t>The UE is not expected to be configured with higher layer parameter cmrGroupingAndPairing-r17 in an NZP CSI-RS resource set that is indicated as the first NZP CSI-RS resource set via resourcesForChannel,  or as the second NZP CSI-RS resource set via higher layer parameter resourcesForChannel2-17 in CSI-AssociatedReportConfigInfo, when both resourcesForChannel and resourcesForChannel2-17  are configured in CSI-AssociatedReportConfigInfo.</w:t>
      </w:r>
    </w:p>
    <w:p w14:paraId="7E453B3F" w14:textId="18BE7C93" w:rsidR="00CC1D9F" w:rsidRDefault="00CC1D9F" w:rsidP="00F44FD9">
      <w:pPr>
        <w:pStyle w:val="ListParagraph"/>
        <w:numPr>
          <w:ilvl w:val="0"/>
          <w:numId w:val="110"/>
        </w:numPr>
      </w:pPr>
      <w:r>
        <w:t>For a higher layer parameter resourcesForChannelMeasurement configured with two Periodic or semi-persistent NZP CSI-RS resource sets, the UE is not expected to be configured with higher layer parameter cmrGroupingAndPairing-r17 in any of the two NZP CSI-RS resource sets.</w:t>
      </w:r>
    </w:p>
    <w:p w14:paraId="67024EFB" w14:textId="77777777" w:rsidR="0020388B" w:rsidRDefault="0020388B" w:rsidP="00CC1D9F">
      <w:pPr>
        <w:rPr>
          <w:highlight w:val="green"/>
          <w:lang w:eastAsia="x-none"/>
        </w:rPr>
      </w:pPr>
    </w:p>
    <w:p w14:paraId="43C867AE" w14:textId="4DE945F4" w:rsidR="0020388B" w:rsidRPr="0020388B" w:rsidRDefault="002328C4" w:rsidP="0020388B">
      <w:pPr>
        <w:rPr>
          <w:b/>
          <w:bCs/>
          <w:lang w:eastAsia="x-none"/>
        </w:rPr>
      </w:pPr>
      <w:hyperlink r:id="rId938" w:history="1">
        <w:r w:rsidR="004371F4">
          <w:rPr>
            <w:rStyle w:val="Hyperlink"/>
            <w:b/>
            <w:bCs/>
            <w:lang w:eastAsia="x-none"/>
          </w:rPr>
          <w:t>R1-2202647</w:t>
        </w:r>
      </w:hyperlink>
      <w:r w:rsidR="0020388B" w:rsidRPr="0020388B">
        <w:rPr>
          <w:b/>
          <w:bCs/>
          <w:lang w:eastAsia="x-none"/>
        </w:rPr>
        <w:tab/>
        <w:t>TP of Rel-17 CSI Enhancement for TS 38.212</w:t>
      </w:r>
      <w:r w:rsidR="0020388B" w:rsidRPr="0020388B">
        <w:rPr>
          <w:b/>
          <w:bCs/>
          <w:lang w:eastAsia="x-none"/>
        </w:rPr>
        <w:tab/>
        <w:t>Moderator (Huawei)</w:t>
      </w:r>
    </w:p>
    <w:p w14:paraId="7A3E53B3" w14:textId="70D987B1" w:rsidR="0020388B" w:rsidRPr="0020388B" w:rsidRDefault="002328C4" w:rsidP="0020388B">
      <w:pPr>
        <w:rPr>
          <w:b/>
          <w:bCs/>
          <w:lang w:eastAsia="x-none"/>
        </w:rPr>
      </w:pPr>
      <w:hyperlink r:id="rId939" w:history="1">
        <w:r w:rsidR="004371F4">
          <w:rPr>
            <w:rStyle w:val="Hyperlink"/>
            <w:b/>
            <w:bCs/>
            <w:lang w:eastAsia="x-none"/>
          </w:rPr>
          <w:t>R1-2202648</w:t>
        </w:r>
      </w:hyperlink>
      <w:r w:rsidR="0020388B" w:rsidRPr="0020388B">
        <w:rPr>
          <w:b/>
          <w:bCs/>
          <w:lang w:eastAsia="x-none"/>
        </w:rPr>
        <w:tab/>
        <w:t>TP of Rel-17 CSI Enhancement for TS 38.214</w:t>
      </w:r>
      <w:r w:rsidR="0020388B" w:rsidRPr="0020388B">
        <w:rPr>
          <w:b/>
          <w:bCs/>
          <w:lang w:eastAsia="x-none"/>
        </w:rPr>
        <w:tab/>
        <w:t>Moderator (Huawei)</w:t>
      </w:r>
    </w:p>
    <w:p w14:paraId="40FEEAF4" w14:textId="5E9CED2A" w:rsidR="00CC1D9F" w:rsidRDefault="00CC1D9F" w:rsidP="00CC1D9F">
      <w:pPr>
        <w:rPr>
          <w:lang w:eastAsia="x-none"/>
        </w:rPr>
      </w:pPr>
      <w:r w:rsidRPr="00CC1D9F">
        <w:rPr>
          <w:highlight w:val="green"/>
          <w:lang w:eastAsia="x-none"/>
        </w:rPr>
        <w:t>Agreements</w:t>
      </w:r>
    </w:p>
    <w:p w14:paraId="0E887147" w14:textId="21F156B3" w:rsidR="00CC1D9F" w:rsidRDefault="00CC1D9F" w:rsidP="00F44FD9">
      <w:pPr>
        <w:pStyle w:val="ListParagraph"/>
        <w:numPr>
          <w:ilvl w:val="0"/>
          <w:numId w:val="110"/>
        </w:numPr>
        <w:rPr>
          <w:lang w:eastAsia="x-none"/>
        </w:rPr>
      </w:pPr>
      <w:r>
        <w:rPr>
          <w:lang w:eastAsia="x-none"/>
        </w:rPr>
        <w:t xml:space="preserve">Text Proposal in Section 2 in </w:t>
      </w:r>
      <w:hyperlink r:id="rId940" w:history="1">
        <w:r w:rsidR="004371F4">
          <w:rPr>
            <w:rStyle w:val="Hyperlink"/>
            <w:lang w:eastAsia="x-none"/>
          </w:rPr>
          <w:t>R1-2202647</w:t>
        </w:r>
      </w:hyperlink>
      <w:r>
        <w:rPr>
          <w:lang w:eastAsia="x-none"/>
        </w:rPr>
        <w:t xml:space="preserve"> for 38.212 is agreed to be included in editor’s CR. </w:t>
      </w:r>
    </w:p>
    <w:p w14:paraId="30E7DEE0" w14:textId="0E5200E5" w:rsidR="00CC1D9F" w:rsidRDefault="00CC1D9F" w:rsidP="00F44FD9">
      <w:pPr>
        <w:pStyle w:val="ListParagraph"/>
        <w:numPr>
          <w:ilvl w:val="0"/>
          <w:numId w:val="110"/>
        </w:numPr>
        <w:rPr>
          <w:lang w:eastAsia="x-none"/>
        </w:rPr>
      </w:pPr>
      <w:r>
        <w:rPr>
          <w:lang w:eastAsia="x-none"/>
        </w:rPr>
        <w:t xml:space="preserve">Text Proposal in Section 2 in </w:t>
      </w:r>
      <w:hyperlink r:id="rId941" w:history="1">
        <w:r w:rsidR="004371F4">
          <w:rPr>
            <w:rStyle w:val="Hyperlink"/>
            <w:lang w:eastAsia="x-none"/>
          </w:rPr>
          <w:t>R1-2202648</w:t>
        </w:r>
      </w:hyperlink>
      <w:r>
        <w:rPr>
          <w:lang w:eastAsia="x-none"/>
        </w:rPr>
        <w:t xml:space="preserve"> for 38.214 is agreed to be included in editor’s CR.</w:t>
      </w:r>
    </w:p>
    <w:p w14:paraId="538B58CB" w14:textId="0240F5E2" w:rsidR="00CC1D9F" w:rsidRDefault="00CC1D9F" w:rsidP="00CC1D9F">
      <w:pPr>
        <w:rPr>
          <w:lang w:eastAsia="x-none"/>
        </w:rPr>
      </w:pPr>
    </w:p>
    <w:p w14:paraId="11258DB6" w14:textId="07A4BE12" w:rsidR="00232F12" w:rsidRPr="00232F12" w:rsidRDefault="002328C4" w:rsidP="00CC1D9F">
      <w:pPr>
        <w:rPr>
          <w:b/>
          <w:bCs/>
          <w:lang w:eastAsia="x-none"/>
        </w:rPr>
      </w:pPr>
      <w:hyperlink r:id="rId942" w:history="1">
        <w:r w:rsidR="004371F4">
          <w:rPr>
            <w:rStyle w:val="Hyperlink"/>
            <w:b/>
            <w:bCs/>
            <w:lang w:eastAsia="x-none"/>
          </w:rPr>
          <w:t>R1-2202771</w:t>
        </w:r>
      </w:hyperlink>
      <w:r w:rsidR="00232F12" w:rsidRPr="00232F12">
        <w:rPr>
          <w:b/>
          <w:bCs/>
          <w:lang w:eastAsia="x-none"/>
        </w:rPr>
        <w:tab/>
        <w:t>TP of Rel-17 CSI Enhancement of FeType II for TS 38.214</w:t>
      </w:r>
      <w:r w:rsidR="00232F12" w:rsidRPr="00232F12">
        <w:rPr>
          <w:b/>
          <w:bCs/>
          <w:lang w:eastAsia="x-none"/>
        </w:rPr>
        <w:tab/>
        <w:t>Moderator (Huawei)</w:t>
      </w:r>
    </w:p>
    <w:p w14:paraId="29E60B15" w14:textId="14592C5A" w:rsidR="00232F12" w:rsidRDefault="00232F12" w:rsidP="00232F12">
      <w:pPr>
        <w:rPr>
          <w:lang w:eastAsia="x-none"/>
        </w:rPr>
      </w:pPr>
      <w:r w:rsidRPr="00CC1D9F">
        <w:rPr>
          <w:b/>
          <w:bCs/>
          <w:lang w:eastAsia="x-none"/>
        </w:rPr>
        <w:t>Decision:</w:t>
      </w:r>
      <w:r>
        <w:rPr>
          <w:lang w:eastAsia="x-none"/>
        </w:rPr>
        <w:t xml:space="preserve"> As per email decision posted on Mar 2</w:t>
      </w:r>
      <w:r w:rsidRPr="00232F12">
        <w:rPr>
          <w:vertAlign w:val="superscript"/>
          <w:lang w:eastAsia="x-none"/>
        </w:rPr>
        <w:t>nd</w:t>
      </w:r>
      <w:r>
        <w:rPr>
          <w:lang w:eastAsia="x-none"/>
        </w:rPr>
        <w:t>,</w:t>
      </w:r>
    </w:p>
    <w:p w14:paraId="31AC0438" w14:textId="77777777" w:rsidR="00232F12" w:rsidRDefault="00232F12" w:rsidP="00232F12">
      <w:pPr>
        <w:rPr>
          <w:lang w:eastAsia="zh-CN"/>
        </w:rPr>
      </w:pPr>
      <w:r>
        <w:rPr>
          <w:highlight w:val="green"/>
          <w:lang w:eastAsia="zh-CN"/>
        </w:rPr>
        <w:t>Agreement</w:t>
      </w:r>
      <w:r>
        <w:rPr>
          <w:lang w:eastAsia="zh-CN"/>
        </w:rPr>
        <w:t xml:space="preserve"> </w:t>
      </w:r>
    </w:p>
    <w:p w14:paraId="2F2A9D6E" w14:textId="673A3B58" w:rsidR="00232F12" w:rsidRDefault="00232F12" w:rsidP="00F44FD9">
      <w:pPr>
        <w:pStyle w:val="ListParagraph"/>
        <w:numPr>
          <w:ilvl w:val="0"/>
          <w:numId w:val="189"/>
        </w:numPr>
        <w:rPr>
          <w:lang w:eastAsia="zh-CN"/>
        </w:rPr>
      </w:pPr>
      <w:r>
        <w:rPr>
          <w:lang w:eastAsia="zh-CN"/>
        </w:rPr>
        <w:t xml:space="preserve">Text Proposal in Section 2 in </w:t>
      </w:r>
      <w:hyperlink r:id="rId943" w:history="1">
        <w:r w:rsidR="004371F4">
          <w:rPr>
            <w:rStyle w:val="Hyperlink"/>
            <w:lang w:eastAsia="zh-CN"/>
          </w:rPr>
          <w:t>R1-2202771</w:t>
        </w:r>
      </w:hyperlink>
      <w:r>
        <w:rPr>
          <w:lang w:eastAsia="zh-CN"/>
        </w:rPr>
        <w:t xml:space="preserve"> for FeType II for 38.214 is agreed to be included in editor’s CR.</w:t>
      </w:r>
    </w:p>
    <w:p w14:paraId="74AA074B" w14:textId="77F42553" w:rsidR="006B480F" w:rsidRDefault="006B480F" w:rsidP="00CB2EF9">
      <w:pPr>
        <w:pStyle w:val="Heading3"/>
      </w:pPr>
      <w:bookmarkStart w:id="78" w:name="_Toc95481762"/>
      <w:bookmarkStart w:id="79" w:name="_Toc98334401"/>
      <w:r w:rsidRPr="00540963">
        <w:t>Other</w:t>
      </w:r>
      <w:bookmarkEnd w:id="78"/>
      <w:bookmarkEnd w:id="79"/>
    </w:p>
    <w:p w14:paraId="62465C52" w14:textId="7760D649" w:rsidR="006B480F" w:rsidRDefault="002328C4" w:rsidP="006B480F">
      <w:pPr>
        <w:rPr>
          <w:lang w:eastAsia="x-none"/>
        </w:rPr>
      </w:pPr>
      <w:hyperlink r:id="rId944" w:history="1">
        <w:r w:rsidR="004371F4">
          <w:rPr>
            <w:rStyle w:val="Hyperlink"/>
            <w:lang w:eastAsia="x-none"/>
          </w:rPr>
          <w:t>R1-2201763</w:t>
        </w:r>
      </w:hyperlink>
      <w:r w:rsidR="006B480F">
        <w:rPr>
          <w:lang w:eastAsia="x-none"/>
        </w:rPr>
        <w:tab/>
        <w:t>On Further MIMO enhancement beyond Rel-17</w:t>
      </w:r>
      <w:r w:rsidR="006B480F">
        <w:rPr>
          <w:lang w:eastAsia="x-none"/>
        </w:rPr>
        <w:tab/>
        <w:t>Apple</w:t>
      </w:r>
    </w:p>
    <w:p w14:paraId="40509ED7" w14:textId="7CF26EE2" w:rsidR="006B480F" w:rsidRDefault="002328C4" w:rsidP="006B480F">
      <w:pPr>
        <w:rPr>
          <w:lang w:eastAsia="x-none"/>
        </w:rPr>
      </w:pPr>
      <w:hyperlink r:id="rId945" w:history="1">
        <w:r w:rsidR="004371F4">
          <w:rPr>
            <w:rStyle w:val="Hyperlink"/>
            <w:lang w:eastAsia="x-none"/>
          </w:rPr>
          <w:t>R1-2201851</w:t>
        </w:r>
      </w:hyperlink>
      <w:r w:rsidR="006B480F">
        <w:rPr>
          <w:lang w:eastAsia="x-none"/>
        </w:rPr>
        <w:tab/>
        <w:t>Discussion on RRC parameters of Rel-17 FeMIMO</w:t>
      </w:r>
      <w:r w:rsidR="006B480F">
        <w:rPr>
          <w:lang w:eastAsia="x-none"/>
        </w:rPr>
        <w:tab/>
        <w:t>CMCC</w:t>
      </w:r>
    </w:p>
    <w:p w14:paraId="6FEA6AE8" w14:textId="69F35AA1" w:rsidR="006B480F" w:rsidRDefault="002328C4" w:rsidP="006B480F">
      <w:pPr>
        <w:rPr>
          <w:lang w:eastAsia="x-none"/>
        </w:rPr>
      </w:pPr>
      <w:hyperlink r:id="rId946" w:history="1">
        <w:r w:rsidR="004371F4">
          <w:rPr>
            <w:rStyle w:val="Hyperlink"/>
            <w:lang w:eastAsia="x-none"/>
          </w:rPr>
          <w:t>R1-2202003</w:t>
        </w:r>
      </w:hyperlink>
      <w:r w:rsidR="006B480F">
        <w:rPr>
          <w:lang w:eastAsia="x-none"/>
        </w:rPr>
        <w:tab/>
        <w:t>Other Potential Enhancements for Rel-17 Multi-beam</w:t>
      </w:r>
      <w:r w:rsidR="006B480F">
        <w:rPr>
          <w:lang w:eastAsia="x-none"/>
        </w:rPr>
        <w:tab/>
        <w:t>Samsung</w:t>
      </w:r>
    </w:p>
    <w:p w14:paraId="132C6AE9" w14:textId="0DF5A236" w:rsidR="006B480F" w:rsidRDefault="002328C4" w:rsidP="006B480F">
      <w:pPr>
        <w:rPr>
          <w:lang w:eastAsia="x-none"/>
        </w:rPr>
      </w:pPr>
      <w:hyperlink r:id="rId947" w:history="1">
        <w:r w:rsidR="004371F4">
          <w:rPr>
            <w:rStyle w:val="Hyperlink"/>
            <w:lang w:eastAsia="x-none"/>
          </w:rPr>
          <w:t>R1-2202423</w:t>
        </w:r>
      </w:hyperlink>
      <w:r w:rsidR="006B480F">
        <w:rPr>
          <w:lang w:eastAsia="x-none"/>
        </w:rPr>
        <w:tab/>
        <w:t>Alignment of field names between specifications</w:t>
      </w:r>
      <w:r w:rsidR="006B480F">
        <w:rPr>
          <w:lang w:eastAsia="x-none"/>
        </w:rPr>
        <w:tab/>
        <w:t>Huawei, HiSilicon</w:t>
      </w:r>
    </w:p>
    <w:p w14:paraId="2A0E200C" w14:textId="77777777" w:rsidR="006B480F" w:rsidRPr="00F11EE9" w:rsidRDefault="006B480F" w:rsidP="006B480F">
      <w:pPr>
        <w:rPr>
          <w:lang w:eastAsia="x-none"/>
        </w:rPr>
      </w:pPr>
    </w:p>
    <w:p w14:paraId="7AF0370F" w14:textId="47696B04" w:rsidR="006B480F" w:rsidRDefault="006B480F" w:rsidP="00A57C2E">
      <w:pPr>
        <w:pStyle w:val="Heading2"/>
      </w:pPr>
      <w:bookmarkStart w:id="80" w:name="_Toc95481763"/>
      <w:bookmarkStart w:id="81" w:name="_Toc98334402"/>
      <w:bookmarkStart w:id="82" w:name="_Hlk59385569"/>
      <w:r>
        <w:t xml:space="preserve">Maintenance on </w:t>
      </w:r>
      <w:r w:rsidRPr="009B1D9E">
        <w:t>Supporting NR from 52.6GHz to 71 GHz</w:t>
      </w:r>
      <w:bookmarkEnd w:id="80"/>
      <w:bookmarkEnd w:id="81"/>
    </w:p>
    <w:p w14:paraId="390DC345" w14:textId="0B04A783" w:rsidR="00224E28" w:rsidRPr="00224E28" w:rsidRDefault="002328C4" w:rsidP="00224E28">
      <w:pPr>
        <w:rPr>
          <w:b/>
          <w:bCs/>
        </w:rPr>
      </w:pPr>
      <w:hyperlink r:id="rId948" w:history="1">
        <w:r w:rsidR="004371F4">
          <w:rPr>
            <w:rStyle w:val="Hyperlink"/>
            <w:b/>
            <w:bCs/>
          </w:rPr>
          <w:t>R1-2202783</w:t>
        </w:r>
      </w:hyperlink>
      <w:r w:rsidR="00224E28" w:rsidRPr="00224E28">
        <w:rPr>
          <w:b/>
          <w:bCs/>
        </w:rPr>
        <w:tab/>
        <w:t>Session notes for 8.2 (Maintenance on Supporting NR from 52.6GHz to 71 GHz)</w:t>
      </w:r>
      <w:r w:rsidR="00224E28" w:rsidRPr="00224E28">
        <w:rPr>
          <w:b/>
          <w:bCs/>
        </w:rPr>
        <w:tab/>
        <w:t>Ad-Hoc Chair (Huawei)</w:t>
      </w:r>
    </w:p>
    <w:p w14:paraId="63B53060" w14:textId="77777777" w:rsidR="00224E28" w:rsidRPr="00224E28" w:rsidRDefault="00224E28" w:rsidP="00224E28"/>
    <w:p w14:paraId="70DEC0C6" w14:textId="77777777" w:rsidR="007F17DB" w:rsidRPr="00E80D07" w:rsidRDefault="006B480F" w:rsidP="006B480F">
      <w:r w:rsidRPr="00E80D07">
        <w:rPr>
          <w:lang w:eastAsia="x-none"/>
        </w:rPr>
        <w:t xml:space="preserve">[108-e-R17-RRC-52-71GHz] </w:t>
      </w:r>
      <w:r w:rsidR="007F17DB" w:rsidRPr="00E80D07">
        <w:t>– Jing (Qualcomm)</w:t>
      </w:r>
    </w:p>
    <w:p w14:paraId="6C7D3E52" w14:textId="5FD105F7" w:rsidR="006B480F" w:rsidRPr="00E80D07" w:rsidRDefault="006B480F" w:rsidP="006B480F">
      <w:r w:rsidRPr="00E80D07">
        <w:rPr>
          <w:lang w:eastAsia="x-none"/>
        </w:rPr>
        <w:t>Email discussion on Rel-17 RRC parameters for supporting NR from 52.6 GHz to 71 GHz</w:t>
      </w:r>
    </w:p>
    <w:p w14:paraId="1BCCC401" w14:textId="77777777" w:rsidR="006B480F" w:rsidRPr="00E80D07" w:rsidRDefault="006B480F" w:rsidP="006D10BC">
      <w:pPr>
        <w:numPr>
          <w:ilvl w:val="0"/>
          <w:numId w:val="60"/>
        </w:numPr>
        <w:rPr>
          <w:lang w:eastAsia="x-none"/>
        </w:rPr>
      </w:pPr>
      <w:bookmarkStart w:id="83" w:name="_Toc95481764"/>
      <w:r w:rsidRPr="00E80D07">
        <w:rPr>
          <w:rFonts w:hint="eastAsia"/>
          <w:lang w:eastAsia="x-none"/>
        </w:rPr>
        <w:t>1</w:t>
      </w:r>
      <w:r w:rsidRPr="00E80D07">
        <w:rPr>
          <w:rFonts w:hint="eastAsia"/>
          <w:vertAlign w:val="superscript"/>
          <w:lang w:eastAsia="x-none"/>
        </w:rPr>
        <w:t>st</w:t>
      </w:r>
      <w:r w:rsidRPr="00E80D07">
        <w:rPr>
          <w:rFonts w:hint="eastAsia"/>
          <w:lang w:eastAsia="x-none"/>
        </w:rPr>
        <w:t xml:space="preserve"> check point</w:t>
      </w:r>
      <w:r w:rsidRPr="00E80D07">
        <w:t xml:space="preserve"> for first LS in </w:t>
      </w:r>
      <w:r w:rsidRPr="00E80D07">
        <w:rPr>
          <w:lang w:eastAsia="x-none"/>
        </w:rPr>
        <w:t>[108-e-R17-RRC]: February 24</w:t>
      </w:r>
    </w:p>
    <w:p w14:paraId="198829B7" w14:textId="6CF2271F" w:rsidR="006B480F" w:rsidRPr="00E80D07" w:rsidRDefault="006B480F" w:rsidP="006D10BC">
      <w:pPr>
        <w:numPr>
          <w:ilvl w:val="0"/>
          <w:numId w:val="60"/>
        </w:numPr>
        <w:rPr>
          <w:lang w:eastAsia="x-none"/>
        </w:rPr>
      </w:pPr>
      <w:r w:rsidRPr="00E80D07">
        <w:rPr>
          <w:lang w:eastAsia="x-none"/>
        </w:rPr>
        <w:t>Final</w:t>
      </w:r>
      <w:r w:rsidRPr="00E80D07">
        <w:rPr>
          <w:rFonts w:hint="eastAsia"/>
          <w:lang w:eastAsia="x-none"/>
        </w:rPr>
        <w:t xml:space="preserve"> check point</w:t>
      </w:r>
      <w:r w:rsidRPr="00E80D07">
        <w:rPr>
          <w:lang w:eastAsia="x-none"/>
        </w:rPr>
        <w:t xml:space="preserve"> for second LS in [108-e-R17-RRC] if necessary</w:t>
      </w:r>
      <w:r w:rsidRPr="00E80D07">
        <w:rPr>
          <w:rFonts w:hint="eastAsia"/>
          <w:lang w:eastAsia="x-none"/>
        </w:rPr>
        <w:t xml:space="preserve">: </w:t>
      </w:r>
      <w:r w:rsidRPr="00E80D07">
        <w:t>March</w:t>
      </w:r>
      <w:r w:rsidRPr="00E80D07">
        <w:rPr>
          <w:rFonts w:hint="eastAsia"/>
        </w:rPr>
        <w:t xml:space="preserve"> </w:t>
      </w:r>
      <w:r w:rsidRPr="00E80D07">
        <w:rPr>
          <w:lang w:eastAsia="x-none"/>
        </w:rPr>
        <w:t>3</w:t>
      </w:r>
    </w:p>
    <w:p w14:paraId="06635D5C" w14:textId="6EA241AD" w:rsidR="00E80D07" w:rsidRDefault="002328C4" w:rsidP="00E80D07">
      <w:pPr>
        <w:rPr>
          <w:lang w:eastAsia="x-none"/>
        </w:rPr>
      </w:pPr>
      <w:hyperlink r:id="rId949" w:history="1">
        <w:r w:rsidR="004371F4">
          <w:rPr>
            <w:rStyle w:val="Hyperlink"/>
            <w:lang w:eastAsia="x-none"/>
          </w:rPr>
          <w:t>R1-2202687</w:t>
        </w:r>
      </w:hyperlink>
      <w:r w:rsidR="00E80D07" w:rsidRPr="00E80D07">
        <w:rPr>
          <w:lang w:eastAsia="x-none"/>
        </w:rPr>
        <w:tab/>
        <w:t>Email discussion summary for RRC parameters for NR beyond 52.6GHz</w:t>
      </w:r>
      <w:r w:rsidR="00E80D07" w:rsidRPr="00E80D07">
        <w:rPr>
          <w:lang w:eastAsia="x-none"/>
        </w:rPr>
        <w:tab/>
        <w:t>Moderator (Qualcomm Incorporated)</w:t>
      </w:r>
    </w:p>
    <w:p w14:paraId="7A5CF9B7" w14:textId="77777777" w:rsidR="00E80D07" w:rsidRDefault="00E80D07" w:rsidP="00E80D07">
      <w:pPr>
        <w:rPr>
          <w:lang w:eastAsia="x-none"/>
        </w:rPr>
      </w:pPr>
      <w:r w:rsidRPr="009C4C1C">
        <w:t xml:space="preserve">Document is noted. For consolidation under 8 in </w:t>
      </w:r>
      <w:r w:rsidRPr="007160F5">
        <w:rPr>
          <w:lang w:eastAsia="x-none"/>
        </w:rPr>
        <w:t>[108-e-R17-RRC]</w:t>
      </w:r>
      <w:r>
        <w:rPr>
          <w:lang w:eastAsia="x-none"/>
        </w:rPr>
        <w:t>.</w:t>
      </w:r>
    </w:p>
    <w:p w14:paraId="17B512AC" w14:textId="77777777" w:rsidR="006B480F" w:rsidRDefault="006B480F" w:rsidP="007F17DB">
      <w:pPr>
        <w:pStyle w:val="Heading3"/>
      </w:pPr>
      <w:bookmarkStart w:id="84" w:name="_Toc98334403"/>
      <w:r>
        <w:t>Initial access aspects</w:t>
      </w:r>
      <w:bookmarkEnd w:id="83"/>
      <w:bookmarkEnd w:id="84"/>
    </w:p>
    <w:p w14:paraId="189A0503" w14:textId="77777777" w:rsidR="006B480F" w:rsidRDefault="006B480F" w:rsidP="006B480F">
      <w:pPr>
        <w:rPr>
          <w:i/>
          <w:iCs/>
          <w:lang w:eastAsia="x-none"/>
        </w:rPr>
      </w:pPr>
      <w:r w:rsidRPr="00E725FE">
        <w:rPr>
          <w:i/>
          <w:iCs/>
          <w:lang w:eastAsia="x-none"/>
        </w:rPr>
        <w:t>Including SSB, initial BWP, PRACH, etc.</w:t>
      </w:r>
    </w:p>
    <w:p w14:paraId="14354BB4" w14:textId="77777777" w:rsidR="006B480F" w:rsidRDefault="006B480F" w:rsidP="006B480F">
      <w:pPr>
        <w:rPr>
          <w:i/>
          <w:iCs/>
          <w:lang w:eastAsia="x-none"/>
        </w:rPr>
      </w:pPr>
    </w:p>
    <w:p w14:paraId="5BA5F070" w14:textId="24F52C48" w:rsidR="006B480F" w:rsidRPr="00F11EE9" w:rsidRDefault="002328C4" w:rsidP="006B480F">
      <w:pPr>
        <w:rPr>
          <w:iCs/>
          <w:lang w:eastAsia="x-none"/>
        </w:rPr>
      </w:pPr>
      <w:hyperlink r:id="rId950" w:history="1">
        <w:r w:rsidR="004371F4">
          <w:rPr>
            <w:rStyle w:val="Hyperlink"/>
            <w:iCs/>
            <w:lang w:eastAsia="x-none"/>
          </w:rPr>
          <w:t>R1-2200952</w:t>
        </w:r>
      </w:hyperlink>
      <w:r w:rsidR="006B480F" w:rsidRPr="00F11EE9">
        <w:rPr>
          <w:iCs/>
          <w:lang w:eastAsia="x-none"/>
        </w:rPr>
        <w:tab/>
        <w:t>Remaining issue of initial access signals and channels for 52-71GHz spectrum</w:t>
      </w:r>
      <w:r w:rsidR="006B480F" w:rsidRPr="00F11EE9">
        <w:rPr>
          <w:iCs/>
          <w:lang w:eastAsia="x-none"/>
        </w:rPr>
        <w:tab/>
        <w:t>Huawei, HiSilicon</w:t>
      </w:r>
    </w:p>
    <w:p w14:paraId="0805CD6F" w14:textId="33E2C8C4" w:rsidR="006B480F" w:rsidRPr="00F11EE9" w:rsidRDefault="002328C4" w:rsidP="006B480F">
      <w:pPr>
        <w:rPr>
          <w:iCs/>
          <w:lang w:eastAsia="x-none"/>
        </w:rPr>
      </w:pPr>
      <w:hyperlink r:id="rId951" w:history="1">
        <w:r w:rsidR="004371F4">
          <w:rPr>
            <w:rStyle w:val="Hyperlink"/>
            <w:iCs/>
            <w:lang w:eastAsia="x-none"/>
          </w:rPr>
          <w:t>R1-2200987</w:t>
        </w:r>
      </w:hyperlink>
      <w:r w:rsidR="006B480F" w:rsidRPr="00F11EE9">
        <w:rPr>
          <w:iCs/>
          <w:lang w:eastAsia="x-none"/>
        </w:rPr>
        <w:tab/>
        <w:t>On the remaining issues in initial access for Beyond 52.6GHz</w:t>
      </w:r>
      <w:r w:rsidR="006B480F" w:rsidRPr="00F11EE9">
        <w:rPr>
          <w:iCs/>
          <w:lang w:eastAsia="x-none"/>
        </w:rPr>
        <w:tab/>
        <w:t>FUTUREWEI</w:t>
      </w:r>
    </w:p>
    <w:p w14:paraId="61A6DF82" w14:textId="4E450D29" w:rsidR="006B480F" w:rsidRPr="00F11EE9" w:rsidRDefault="002328C4" w:rsidP="006B480F">
      <w:pPr>
        <w:rPr>
          <w:iCs/>
          <w:lang w:eastAsia="x-none"/>
        </w:rPr>
      </w:pPr>
      <w:hyperlink r:id="rId952" w:history="1">
        <w:r w:rsidR="004371F4">
          <w:rPr>
            <w:rStyle w:val="Hyperlink"/>
            <w:iCs/>
            <w:lang w:eastAsia="x-none"/>
          </w:rPr>
          <w:t>R1-2201032</w:t>
        </w:r>
      </w:hyperlink>
      <w:r w:rsidR="006B480F" w:rsidRPr="00F11EE9">
        <w:rPr>
          <w:iCs/>
          <w:lang w:eastAsia="x-none"/>
        </w:rPr>
        <w:tab/>
        <w:t>Remaining issues for initial access operation in 52.6-71GHz</w:t>
      </w:r>
      <w:r w:rsidR="006B480F" w:rsidRPr="00F11EE9">
        <w:rPr>
          <w:iCs/>
          <w:lang w:eastAsia="x-none"/>
        </w:rPr>
        <w:tab/>
        <w:t>InterDigital, Inc.</w:t>
      </w:r>
    </w:p>
    <w:p w14:paraId="59D9634E" w14:textId="03F1BDD6" w:rsidR="006B480F" w:rsidRPr="00F11EE9" w:rsidRDefault="002328C4" w:rsidP="006B480F">
      <w:pPr>
        <w:rPr>
          <w:iCs/>
          <w:lang w:eastAsia="x-none"/>
        </w:rPr>
      </w:pPr>
      <w:hyperlink r:id="rId953" w:history="1">
        <w:r w:rsidR="004371F4">
          <w:rPr>
            <w:rStyle w:val="Hyperlink"/>
            <w:iCs/>
            <w:lang w:eastAsia="x-none"/>
          </w:rPr>
          <w:t>R1-2201085</w:t>
        </w:r>
      </w:hyperlink>
      <w:r w:rsidR="006B480F" w:rsidRPr="00F11EE9">
        <w:rPr>
          <w:iCs/>
          <w:lang w:eastAsia="x-none"/>
        </w:rPr>
        <w:tab/>
        <w:t>Remaining issues on initial access aspects for NR operation from 52.6GHz to 71GHz</w:t>
      </w:r>
      <w:r w:rsidR="006B480F" w:rsidRPr="00F11EE9">
        <w:rPr>
          <w:iCs/>
          <w:lang w:eastAsia="x-none"/>
        </w:rPr>
        <w:tab/>
        <w:t>vivo</w:t>
      </w:r>
    </w:p>
    <w:p w14:paraId="03C38274" w14:textId="05E561A3" w:rsidR="006B480F" w:rsidRPr="00F11EE9" w:rsidRDefault="002328C4" w:rsidP="006B480F">
      <w:pPr>
        <w:rPr>
          <w:iCs/>
          <w:lang w:eastAsia="x-none"/>
        </w:rPr>
      </w:pPr>
      <w:hyperlink r:id="rId954" w:history="1">
        <w:r w:rsidR="004371F4">
          <w:rPr>
            <w:rStyle w:val="Hyperlink"/>
            <w:iCs/>
            <w:lang w:eastAsia="x-none"/>
          </w:rPr>
          <w:t>R1-2201265</w:t>
        </w:r>
      </w:hyperlink>
      <w:r w:rsidR="006B480F" w:rsidRPr="00F11EE9">
        <w:rPr>
          <w:iCs/>
          <w:lang w:eastAsia="x-none"/>
        </w:rPr>
        <w:tab/>
        <w:t>Discussion on remaining issue for initial access aspects</w:t>
      </w:r>
      <w:r w:rsidR="006B480F" w:rsidRPr="00F11EE9">
        <w:rPr>
          <w:iCs/>
          <w:lang w:eastAsia="x-none"/>
        </w:rPr>
        <w:tab/>
        <w:t>OPPO</w:t>
      </w:r>
    </w:p>
    <w:p w14:paraId="7E704AD1" w14:textId="7EC11E76" w:rsidR="006B480F" w:rsidRPr="00F11EE9" w:rsidRDefault="002328C4" w:rsidP="006B480F">
      <w:pPr>
        <w:rPr>
          <w:iCs/>
          <w:lang w:eastAsia="x-none"/>
        </w:rPr>
      </w:pPr>
      <w:hyperlink r:id="rId955" w:history="1">
        <w:r w:rsidR="004371F4">
          <w:rPr>
            <w:rStyle w:val="Hyperlink"/>
            <w:iCs/>
            <w:lang w:eastAsia="x-none"/>
          </w:rPr>
          <w:t>R1-2201351</w:t>
        </w:r>
      </w:hyperlink>
      <w:r w:rsidR="006B480F" w:rsidRPr="00F11EE9">
        <w:rPr>
          <w:iCs/>
          <w:lang w:eastAsia="x-none"/>
        </w:rPr>
        <w:tab/>
        <w:t>Remaining issues on Initial access aspects for up to 71GHz operation</w:t>
      </w:r>
      <w:r w:rsidR="006B480F" w:rsidRPr="00F11EE9">
        <w:rPr>
          <w:iCs/>
          <w:lang w:eastAsia="x-none"/>
        </w:rPr>
        <w:tab/>
        <w:t>CATT</w:t>
      </w:r>
    </w:p>
    <w:p w14:paraId="34F33A59" w14:textId="6784FE86" w:rsidR="006B480F" w:rsidRPr="00F11EE9" w:rsidRDefault="002328C4" w:rsidP="006B480F">
      <w:pPr>
        <w:rPr>
          <w:iCs/>
          <w:lang w:eastAsia="x-none"/>
        </w:rPr>
      </w:pPr>
      <w:hyperlink r:id="rId956" w:history="1">
        <w:r w:rsidR="004371F4">
          <w:rPr>
            <w:rStyle w:val="Hyperlink"/>
            <w:iCs/>
            <w:lang w:eastAsia="x-none"/>
          </w:rPr>
          <w:t>R1-2201388</w:t>
        </w:r>
      </w:hyperlink>
      <w:r w:rsidR="006B480F" w:rsidRPr="00F11EE9">
        <w:rPr>
          <w:iCs/>
          <w:lang w:eastAsia="x-none"/>
        </w:rPr>
        <w:tab/>
        <w:t>Remaining issues on the initial access aspects for 52.6 to 71GHz</w:t>
      </w:r>
      <w:r w:rsidR="006B480F" w:rsidRPr="00F11EE9">
        <w:rPr>
          <w:iCs/>
          <w:lang w:eastAsia="x-none"/>
        </w:rPr>
        <w:tab/>
        <w:t>ZTE, Sanechips</w:t>
      </w:r>
    </w:p>
    <w:p w14:paraId="72123D13" w14:textId="643E5CD7" w:rsidR="006B480F" w:rsidRPr="00F11EE9" w:rsidRDefault="002328C4" w:rsidP="006B480F">
      <w:pPr>
        <w:rPr>
          <w:iCs/>
          <w:lang w:eastAsia="x-none"/>
        </w:rPr>
      </w:pPr>
      <w:hyperlink r:id="rId957" w:history="1">
        <w:r w:rsidR="004371F4">
          <w:rPr>
            <w:rStyle w:val="Hyperlink"/>
            <w:iCs/>
            <w:lang w:eastAsia="x-none"/>
          </w:rPr>
          <w:t>R1-2201470</w:t>
        </w:r>
      </w:hyperlink>
      <w:r w:rsidR="006B480F" w:rsidRPr="00F11EE9">
        <w:rPr>
          <w:iCs/>
          <w:lang w:eastAsia="x-none"/>
        </w:rPr>
        <w:tab/>
        <w:t>Remaining issues on initial access aspects for NR in FR2-2</w:t>
      </w:r>
      <w:r w:rsidR="006B480F" w:rsidRPr="00F11EE9">
        <w:rPr>
          <w:iCs/>
          <w:lang w:eastAsia="x-none"/>
        </w:rPr>
        <w:tab/>
        <w:t>NTT DOCOMO, INC.</w:t>
      </w:r>
    </w:p>
    <w:p w14:paraId="40BDEC73" w14:textId="4585237D" w:rsidR="006B480F" w:rsidRPr="00F11EE9" w:rsidRDefault="002328C4" w:rsidP="006B480F">
      <w:pPr>
        <w:rPr>
          <w:iCs/>
          <w:lang w:eastAsia="x-none"/>
        </w:rPr>
      </w:pPr>
      <w:hyperlink r:id="rId958" w:history="1">
        <w:r w:rsidR="004371F4">
          <w:rPr>
            <w:rStyle w:val="Hyperlink"/>
            <w:iCs/>
            <w:lang w:eastAsia="x-none"/>
          </w:rPr>
          <w:t>R1-2201541</w:t>
        </w:r>
      </w:hyperlink>
      <w:r w:rsidR="006B480F" w:rsidRPr="00F11EE9">
        <w:rPr>
          <w:iCs/>
          <w:lang w:eastAsia="x-none"/>
        </w:rPr>
        <w:tab/>
        <w:t>Discussion on initial access aspects for NR for 60GHz</w:t>
      </w:r>
      <w:r w:rsidR="006B480F" w:rsidRPr="00F11EE9">
        <w:rPr>
          <w:iCs/>
          <w:lang w:eastAsia="x-none"/>
        </w:rPr>
        <w:tab/>
        <w:t>Spreadtrum Communications</w:t>
      </w:r>
    </w:p>
    <w:p w14:paraId="5124DD01" w14:textId="1DEC7CB7" w:rsidR="006B480F" w:rsidRPr="00F11EE9" w:rsidRDefault="002328C4" w:rsidP="006B480F">
      <w:pPr>
        <w:rPr>
          <w:iCs/>
          <w:lang w:eastAsia="x-none"/>
        </w:rPr>
      </w:pPr>
      <w:hyperlink r:id="rId959" w:history="1">
        <w:r w:rsidR="004371F4">
          <w:rPr>
            <w:rStyle w:val="Hyperlink"/>
            <w:iCs/>
            <w:lang w:eastAsia="x-none"/>
          </w:rPr>
          <w:t>R1-2201596</w:t>
        </w:r>
      </w:hyperlink>
      <w:r w:rsidR="006B480F" w:rsidRPr="00F11EE9">
        <w:rPr>
          <w:iCs/>
          <w:lang w:eastAsia="x-none"/>
        </w:rPr>
        <w:tab/>
        <w:t>Maintenance on initial access aspects for NR from 52.6 GHz to 71 GHz</w:t>
      </w:r>
      <w:r w:rsidR="006B480F" w:rsidRPr="00F11EE9">
        <w:rPr>
          <w:iCs/>
          <w:lang w:eastAsia="x-none"/>
        </w:rPr>
        <w:tab/>
        <w:t>Panasonic Corporation</w:t>
      </w:r>
    </w:p>
    <w:p w14:paraId="0E3F586B" w14:textId="20C76046" w:rsidR="006B480F" w:rsidRPr="00F11EE9" w:rsidRDefault="002328C4" w:rsidP="006B480F">
      <w:pPr>
        <w:rPr>
          <w:iCs/>
          <w:lang w:eastAsia="x-none"/>
        </w:rPr>
      </w:pPr>
      <w:hyperlink r:id="rId960" w:history="1">
        <w:r w:rsidR="004371F4">
          <w:rPr>
            <w:rStyle w:val="Hyperlink"/>
            <w:iCs/>
            <w:lang w:eastAsia="x-none"/>
          </w:rPr>
          <w:t>R1-2201662</w:t>
        </w:r>
      </w:hyperlink>
      <w:r w:rsidR="006B480F" w:rsidRPr="00F11EE9">
        <w:rPr>
          <w:iCs/>
          <w:lang w:eastAsia="x-none"/>
        </w:rPr>
        <w:tab/>
        <w:t>Initial access aspects</w:t>
      </w:r>
      <w:r w:rsidR="006B480F" w:rsidRPr="00F11EE9">
        <w:rPr>
          <w:iCs/>
          <w:lang w:eastAsia="x-none"/>
        </w:rPr>
        <w:tab/>
        <w:t>Nokia, Nokia Shanghai Bell</w:t>
      </w:r>
    </w:p>
    <w:p w14:paraId="2F2FA750" w14:textId="09FED6BC" w:rsidR="006B480F" w:rsidRPr="00F11EE9" w:rsidRDefault="002328C4" w:rsidP="006B480F">
      <w:pPr>
        <w:rPr>
          <w:iCs/>
          <w:lang w:eastAsia="x-none"/>
        </w:rPr>
      </w:pPr>
      <w:hyperlink r:id="rId961" w:history="1">
        <w:r w:rsidR="004371F4">
          <w:rPr>
            <w:rStyle w:val="Hyperlink"/>
            <w:iCs/>
            <w:lang w:eastAsia="x-none"/>
          </w:rPr>
          <w:t>R1-2201688</w:t>
        </w:r>
      </w:hyperlink>
      <w:r w:rsidR="006B480F" w:rsidRPr="00F11EE9">
        <w:rPr>
          <w:iCs/>
          <w:lang w:eastAsia="x-none"/>
        </w:rPr>
        <w:tab/>
        <w:t>Discussion on initial access aspects for extending NR up to 71 GHz</w:t>
      </w:r>
      <w:r w:rsidR="006B480F" w:rsidRPr="00F11EE9">
        <w:rPr>
          <w:iCs/>
          <w:lang w:eastAsia="x-none"/>
        </w:rPr>
        <w:tab/>
        <w:t>Intel Corporation</w:t>
      </w:r>
    </w:p>
    <w:p w14:paraId="52326281" w14:textId="7AE5AA5D" w:rsidR="006B480F" w:rsidRPr="00F11EE9" w:rsidRDefault="002328C4" w:rsidP="006B480F">
      <w:pPr>
        <w:rPr>
          <w:iCs/>
          <w:lang w:eastAsia="x-none"/>
        </w:rPr>
      </w:pPr>
      <w:hyperlink r:id="rId962" w:history="1">
        <w:r w:rsidR="004371F4">
          <w:rPr>
            <w:rStyle w:val="Hyperlink"/>
            <w:iCs/>
            <w:lang w:eastAsia="x-none"/>
          </w:rPr>
          <w:t>R1-2201734</w:t>
        </w:r>
      </w:hyperlink>
      <w:r w:rsidR="006B480F" w:rsidRPr="00F11EE9">
        <w:rPr>
          <w:iCs/>
          <w:lang w:eastAsia="x-none"/>
        </w:rPr>
        <w:tab/>
        <w:t>Initial Access Aspects</w:t>
      </w:r>
      <w:r w:rsidR="006B480F" w:rsidRPr="00F11EE9">
        <w:rPr>
          <w:iCs/>
          <w:lang w:eastAsia="x-none"/>
        </w:rPr>
        <w:tab/>
        <w:t>Ericsson</w:t>
      </w:r>
    </w:p>
    <w:p w14:paraId="71F9E2C6" w14:textId="4246B388" w:rsidR="006B480F" w:rsidRPr="00F11EE9" w:rsidRDefault="002328C4" w:rsidP="006B480F">
      <w:pPr>
        <w:rPr>
          <w:iCs/>
          <w:lang w:eastAsia="x-none"/>
        </w:rPr>
      </w:pPr>
      <w:hyperlink r:id="rId963" w:history="1">
        <w:r w:rsidR="004371F4">
          <w:rPr>
            <w:rStyle w:val="Hyperlink"/>
            <w:iCs/>
            <w:lang w:eastAsia="x-none"/>
          </w:rPr>
          <w:t>R1-2201764</w:t>
        </w:r>
      </w:hyperlink>
      <w:r w:rsidR="006B480F" w:rsidRPr="00F11EE9">
        <w:rPr>
          <w:iCs/>
          <w:lang w:eastAsia="x-none"/>
        </w:rPr>
        <w:tab/>
        <w:t>On remaining issues for initial access</w:t>
      </w:r>
      <w:r w:rsidR="006B480F" w:rsidRPr="00F11EE9">
        <w:rPr>
          <w:iCs/>
          <w:lang w:eastAsia="x-none"/>
        </w:rPr>
        <w:tab/>
        <w:t>Apple</w:t>
      </w:r>
    </w:p>
    <w:p w14:paraId="1A7DC60F" w14:textId="66569A7B" w:rsidR="006B480F" w:rsidRPr="00F11EE9" w:rsidRDefault="002328C4" w:rsidP="006B480F">
      <w:pPr>
        <w:rPr>
          <w:iCs/>
          <w:lang w:eastAsia="x-none"/>
        </w:rPr>
      </w:pPr>
      <w:hyperlink r:id="rId964" w:history="1">
        <w:r w:rsidR="004371F4">
          <w:rPr>
            <w:rStyle w:val="Hyperlink"/>
            <w:iCs/>
            <w:lang w:eastAsia="x-none"/>
          </w:rPr>
          <w:t>R1-2201901</w:t>
        </w:r>
      </w:hyperlink>
      <w:r w:rsidR="006B480F" w:rsidRPr="00F11EE9">
        <w:rPr>
          <w:iCs/>
          <w:lang w:eastAsia="x-none"/>
        </w:rPr>
        <w:tab/>
        <w:t>Remaining issues on initial access aspects supporting NR from 52.6 to 71 GHz</w:t>
      </w:r>
      <w:r w:rsidR="006B480F" w:rsidRPr="00F11EE9">
        <w:rPr>
          <w:iCs/>
          <w:lang w:eastAsia="x-none"/>
        </w:rPr>
        <w:tab/>
        <w:t>NEC</w:t>
      </w:r>
    </w:p>
    <w:p w14:paraId="6623F84D" w14:textId="4AFBA4A3" w:rsidR="006B480F" w:rsidRPr="00F11EE9" w:rsidRDefault="002328C4" w:rsidP="006B480F">
      <w:pPr>
        <w:rPr>
          <w:iCs/>
          <w:lang w:eastAsia="x-none"/>
        </w:rPr>
      </w:pPr>
      <w:hyperlink r:id="rId965" w:history="1">
        <w:r w:rsidR="004371F4">
          <w:rPr>
            <w:rStyle w:val="Hyperlink"/>
            <w:iCs/>
            <w:lang w:eastAsia="x-none"/>
          </w:rPr>
          <w:t>R1-2202004</w:t>
        </w:r>
      </w:hyperlink>
      <w:r w:rsidR="006B480F" w:rsidRPr="00F11EE9">
        <w:rPr>
          <w:iCs/>
          <w:lang w:eastAsia="x-none"/>
        </w:rPr>
        <w:tab/>
        <w:t>Maintenance on initial access aspects for NR from 52.6 GHz to 71 GHz</w:t>
      </w:r>
      <w:r w:rsidR="006B480F" w:rsidRPr="00F11EE9">
        <w:rPr>
          <w:iCs/>
          <w:lang w:eastAsia="x-none"/>
        </w:rPr>
        <w:tab/>
        <w:t>Samsung</w:t>
      </w:r>
    </w:p>
    <w:p w14:paraId="0CF98D6C" w14:textId="62ECAB5C" w:rsidR="006B480F" w:rsidRPr="00F11EE9" w:rsidRDefault="002328C4" w:rsidP="006B480F">
      <w:pPr>
        <w:rPr>
          <w:iCs/>
          <w:lang w:eastAsia="x-none"/>
        </w:rPr>
      </w:pPr>
      <w:hyperlink r:id="rId966" w:history="1">
        <w:r w:rsidR="004371F4">
          <w:rPr>
            <w:rStyle w:val="Hyperlink"/>
            <w:iCs/>
            <w:lang w:eastAsia="x-none"/>
          </w:rPr>
          <w:t>R1-2202129</w:t>
        </w:r>
      </w:hyperlink>
      <w:r w:rsidR="006B480F" w:rsidRPr="00F11EE9">
        <w:rPr>
          <w:iCs/>
          <w:lang w:eastAsia="x-none"/>
        </w:rPr>
        <w:tab/>
        <w:t>Initial access aspects for NR in 52.6 to 71GHz band</w:t>
      </w:r>
      <w:r w:rsidR="006B480F" w:rsidRPr="00F11EE9">
        <w:rPr>
          <w:iCs/>
          <w:lang w:eastAsia="x-none"/>
        </w:rPr>
        <w:tab/>
        <w:t>Qualcomm Incorporated</w:t>
      </w:r>
    </w:p>
    <w:p w14:paraId="5CB32DD7" w14:textId="64EA200D" w:rsidR="006B480F" w:rsidRPr="00F11EE9" w:rsidRDefault="002328C4" w:rsidP="006B480F">
      <w:pPr>
        <w:rPr>
          <w:iCs/>
          <w:lang w:eastAsia="x-none"/>
        </w:rPr>
      </w:pPr>
      <w:hyperlink r:id="rId967" w:history="1">
        <w:r w:rsidR="004371F4">
          <w:rPr>
            <w:rStyle w:val="Hyperlink"/>
            <w:iCs/>
            <w:lang w:eastAsia="x-none"/>
          </w:rPr>
          <w:t>R1-2202189</w:t>
        </w:r>
      </w:hyperlink>
      <w:r w:rsidR="006B480F" w:rsidRPr="00F11EE9">
        <w:rPr>
          <w:iCs/>
          <w:lang w:eastAsia="x-none"/>
        </w:rPr>
        <w:tab/>
        <w:t>Initial access aspects</w:t>
      </w:r>
      <w:r w:rsidR="006B480F" w:rsidRPr="00F11EE9">
        <w:rPr>
          <w:iCs/>
          <w:lang w:eastAsia="x-none"/>
        </w:rPr>
        <w:tab/>
        <w:t>Sharp</w:t>
      </w:r>
    </w:p>
    <w:p w14:paraId="60F2877E" w14:textId="16046EA2" w:rsidR="006B480F" w:rsidRDefault="002328C4" w:rsidP="006B480F">
      <w:pPr>
        <w:rPr>
          <w:iCs/>
          <w:lang w:eastAsia="x-none"/>
        </w:rPr>
      </w:pPr>
      <w:hyperlink r:id="rId968" w:history="1">
        <w:r w:rsidR="004371F4">
          <w:rPr>
            <w:rStyle w:val="Hyperlink"/>
            <w:iCs/>
            <w:lang w:eastAsia="x-none"/>
          </w:rPr>
          <w:t>R1-2202335</w:t>
        </w:r>
      </w:hyperlink>
      <w:r w:rsidR="006B480F" w:rsidRPr="00F11EE9">
        <w:rPr>
          <w:iCs/>
          <w:lang w:eastAsia="x-none"/>
        </w:rPr>
        <w:tab/>
        <w:t>Initial access aspects to support NR above 52.6 GHz</w:t>
      </w:r>
      <w:r w:rsidR="006B480F" w:rsidRPr="00F11EE9">
        <w:rPr>
          <w:iCs/>
          <w:lang w:eastAsia="x-none"/>
        </w:rPr>
        <w:tab/>
        <w:t>LG Electronics</w:t>
      </w:r>
    </w:p>
    <w:p w14:paraId="0A774DA5" w14:textId="77777777" w:rsidR="007F17DB" w:rsidRDefault="007F17DB" w:rsidP="006B480F">
      <w:pPr>
        <w:rPr>
          <w:iCs/>
          <w:lang w:eastAsia="x-none"/>
        </w:rPr>
      </w:pPr>
    </w:p>
    <w:p w14:paraId="45927283" w14:textId="4F297279" w:rsidR="007F17DB" w:rsidRPr="007F17DB" w:rsidRDefault="002328C4" w:rsidP="007F17DB">
      <w:pPr>
        <w:rPr>
          <w:iCs/>
          <w:lang w:eastAsia="x-none"/>
        </w:rPr>
      </w:pPr>
      <w:hyperlink r:id="rId969" w:history="1">
        <w:r w:rsidR="004371F4">
          <w:rPr>
            <w:rStyle w:val="Hyperlink"/>
            <w:iCs/>
            <w:lang w:eastAsia="x-none"/>
          </w:rPr>
          <w:t>R1-2202501</w:t>
        </w:r>
      </w:hyperlink>
      <w:r w:rsidR="007F17DB" w:rsidRPr="007F17DB">
        <w:rPr>
          <w:iCs/>
          <w:lang w:eastAsia="x-none"/>
        </w:rPr>
        <w:tab/>
        <w:t>Issue Summary for initial access aspect of NR extension up to 71 GHz</w:t>
      </w:r>
      <w:r w:rsidR="007F17DB" w:rsidRPr="007F17DB">
        <w:rPr>
          <w:iCs/>
          <w:lang w:eastAsia="x-none"/>
        </w:rPr>
        <w:tab/>
        <w:t>Moderator (Intel Corporation)</w:t>
      </w:r>
    </w:p>
    <w:p w14:paraId="4F12E93B" w14:textId="77777777" w:rsidR="007F17DB" w:rsidRPr="007F17DB" w:rsidRDefault="007F17DB" w:rsidP="007F17DB">
      <w:pPr>
        <w:rPr>
          <w:lang w:eastAsia="x-none"/>
        </w:rPr>
      </w:pPr>
      <w:r w:rsidRPr="007F17DB">
        <w:rPr>
          <w:lang w:eastAsia="x-none"/>
        </w:rPr>
        <w:t>[108-e-NR-52-71GHz-01] – Daewon (Intel)</w:t>
      </w:r>
    </w:p>
    <w:p w14:paraId="38DCC00E" w14:textId="5061B2BD" w:rsidR="007F17DB" w:rsidRPr="007F17DB" w:rsidRDefault="007F17DB" w:rsidP="007F17DB">
      <w:pPr>
        <w:rPr>
          <w:lang w:eastAsia="x-none"/>
        </w:rPr>
      </w:pPr>
      <w:r w:rsidRPr="007F17DB">
        <w:rPr>
          <w:lang w:eastAsia="x-none"/>
        </w:rPr>
        <w:t>Email discussion for maintenance on initial access aspects</w:t>
      </w:r>
    </w:p>
    <w:p w14:paraId="07C09F73" w14:textId="77777777" w:rsidR="007F17DB" w:rsidRPr="007F17DB" w:rsidRDefault="007F17DB" w:rsidP="007F17DB">
      <w:pPr>
        <w:numPr>
          <w:ilvl w:val="0"/>
          <w:numId w:val="60"/>
        </w:numPr>
        <w:rPr>
          <w:lang w:eastAsia="x-none"/>
        </w:rPr>
      </w:pPr>
      <w:r w:rsidRPr="007F17DB">
        <w:rPr>
          <w:rFonts w:hint="eastAsia"/>
          <w:lang w:eastAsia="x-none"/>
        </w:rPr>
        <w:t>1</w:t>
      </w:r>
      <w:r w:rsidRPr="007F17DB">
        <w:rPr>
          <w:rFonts w:hint="eastAsia"/>
          <w:vertAlign w:val="superscript"/>
          <w:lang w:eastAsia="x-none"/>
        </w:rPr>
        <w:t>st</w:t>
      </w:r>
      <w:r w:rsidRPr="007F17DB">
        <w:rPr>
          <w:rFonts w:hint="eastAsia"/>
          <w:lang w:eastAsia="x-none"/>
        </w:rPr>
        <w:t xml:space="preserve"> check point: </w:t>
      </w:r>
      <w:r w:rsidRPr="007F17DB">
        <w:t>February</w:t>
      </w:r>
      <w:r w:rsidRPr="007F17DB">
        <w:rPr>
          <w:rFonts w:hint="eastAsia"/>
        </w:rPr>
        <w:t xml:space="preserve"> </w:t>
      </w:r>
      <w:r w:rsidRPr="007F17DB">
        <w:t>25</w:t>
      </w:r>
    </w:p>
    <w:p w14:paraId="03B1A166" w14:textId="77777777" w:rsidR="007F17DB" w:rsidRPr="007F17DB" w:rsidRDefault="007F17DB" w:rsidP="007F17DB">
      <w:pPr>
        <w:numPr>
          <w:ilvl w:val="0"/>
          <w:numId w:val="60"/>
        </w:numPr>
        <w:rPr>
          <w:lang w:eastAsia="x-none"/>
        </w:rPr>
      </w:pPr>
      <w:r w:rsidRPr="007F17DB">
        <w:rPr>
          <w:lang w:eastAsia="x-none"/>
        </w:rPr>
        <w:t>Final</w:t>
      </w:r>
      <w:r w:rsidRPr="007F17DB">
        <w:rPr>
          <w:rFonts w:hint="eastAsia"/>
          <w:lang w:eastAsia="x-none"/>
        </w:rPr>
        <w:t xml:space="preserve"> check point: </w:t>
      </w:r>
      <w:r w:rsidRPr="007F17DB">
        <w:t>March 3</w:t>
      </w:r>
    </w:p>
    <w:p w14:paraId="2F6363BB" w14:textId="42E9A0A9" w:rsidR="007F17DB" w:rsidRPr="007F17DB" w:rsidRDefault="002328C4" w:rsidP="007F17DB">
      <w:pPr>
        <w:rPr>
          <w:b/>
          <w:bCs/>
          <w:iCs/>
          <w:lang w:eastAsia="x-none"/>
        </w:rPr>
      </w:pPr>
      <w:hyperlink r:id="rId970" w:history="1">
        <w:r w:rsidR="004371F4">
          <w:rPr>
            <w:rStyle w:val="Hyperlink"/>
            <w:b/>
            <w:bCs/>
            <w:iCs/>
            <w:lang w:eastAsia="x-none"/>
          </w:rPr>
          <w:t>R1-2202502</w:t>
        </w:r>
      </w:hyperlink>
      <w:r w:rsidR="007F17DB" w:rsidRPr="007F17DB">
        <w:rPr>
          <w:b/>
          <w:bCs/>
          <w:iCs/>
          <w:lang w:eastAsia="x-none"/>
        </w:rPr>
        <w:tab/>
        <w:t>Summary #1 of email discussion on initial access aspect of NR extension up to 71 GHz</w:t>
      </w:r>
      <w:r w:rsidR="007F17DB" w:rsidRPr="007F17DB">
        <w:rPr>
          <w:b/>
          <w:bCs/>
          <w:iCs/>
          <w:lang w:eastAsia="x-none"/>
        </w:rPr>
        <w:tab/>
        <w:t>Moderator (Intel Corporation)</w:t>
      </w:r>
    </w:p>
    <w:p w14:paraId="4E509309" w14:textId="5E7DB83D" w:rsidR="007F17DB" w:rsidRDefault="007F17DB" w:rsidP="007F17DB">
      <w:pPr>
        <w:rPr>
          <w:iCs/>
          <w:lang w:eastAsia="x-none"/>
        </w:rPr>
      </w:pPr>
      <w:r>
        <w:rPr>
          <w:iCs/>
          <w:lang w:eastAsia="x-none"/>
        </w:rPr>
        <w:t>From Feb 22</w:t>
      </w:r>
      <w:r w:rsidRPr="007F17DB">
        <w:rPr>
          <w:iCs/>
          <w:vertAlign w:val="superscript"/>
          <w:lang w:eastAsia="x-none"/>
        </w:rPr>
        <w:t>nd</w:t>
      </w:r>
      <w:r>
        <w:rPr>
          <w:iCs/>
          <w:lang w:eastAsia="x-none"/>
        </w:rPr>
        <w:t xml:space="preserve"> GTW session</w:t>
      </w:r>
    </w:p>
    <w:p w14:paraId="152C026D" w14:textId="77777777" w:rsidR="007F17DB" w:rsidRPr="007F17DB" w:rsidRDefault="007F17DB" w:rsidP="007F17DB">
      <w:pPr>
        <w:rPr>
          <w:rFonts w:ascii="Times New Roman" w:hAnsi="Times New Roman"/>
          <w:iCs/>
          <w:lang w:eastAsia="x-none"/>
        </w:rPr>
      </w:pPr>
      <w:r w:rsidRPr="007F17DB">
        <w:rPr>
          <w:rFonts w:ascii="Times New Roman" w:hAnsi="Times New Roman"/>
          <w:iCs/>
          <w:highlight w:val="darkYellow"/>
          <w:lang w:eastAsia="x-none"/>
        </w:rPr>
        <w:t>Working assumption</w:t>
      </w:r>
    </w:p>
    <w:p w14:paraId="5465D19C" w14:textId="064B9557" w:rsidR="007F17DB" w:rsidRPr="007F17DB" w:rsidRDefault="007F17DB" w:rsidP="00D259AB">
      <w:pPr>
        <w:pStyle w:val="ListParagraph"/>
        <w:numPr>
          <w:ilvl w:val="0"/>
          <w:numId w:val="83"/>
        </w:numPr>
        <w:rPr>
          <w:iCs/>
          <w:lang w:eastAsia="x-none"/>
        </w:rPr>
      </w:pPr>
      <w:r w:rsidRPr="007F17DB">
        <w:rPr>
          <w:iCs/>
          <w:lang w:eastAsia="x-none"/>
        </w:rPr>
        <w:t>Use 1 bit for Q in MIB</w:t>
      </w:r>
    </w:p>
    <w:p w14:paraId="6127287C" w14:textId="36B50760" w:rsidR="007F17DB" w:rsidRPr="007F17DB" w:rsidRDefault="007F17DB" w:rsidP="00D259AB">
      <w:pPr>
        <w:pStyle w:val="ListParagraph"/>
        <w:numPr>
          <w:ilvl w:val="1"/>
          <w:numId w:val="83"/>
        </w:numPr>
        <w:rPr>
          <w:iCs/>
          <w:lang w:eastAsia="x-none"/>
        </w:rPr>
      </w:pPr>
      <w:r w:rsidRPr="007F17DB">
        <w:rPr>
          <w:iCs/>
          <w:lang w:eastAsia="x-none"/>
        </w:rPr>
        <w:t>SubcarrierSpacingCommon field will be used to convey value of  {32, 64} for operation with shared spectrum channel access</w:t>
      </w:r>
    </w:p>
    <w:p w14:paraId="3333E339" w14:textId="734B29F3" w:rsidR="007F17DB" w:rsidRPr="007F17DB" w:rsidRDefault="007F17DB" w:rsidP="00D259AB">
      <w:pPr>
        <w:pStyle w:val="ListParagraph"/>
        <w:numPr>
          <w:ilvl w:val="1"/>
          <w:numId w:val="83"/>
        </w:numPr>
        <w:rPr>
          <w:iCs/>
          <w:lang w:eastAsia="x-none"/>
        </w:rPr>
      </w:pPr>
      <w:r w:rsidRPr="007F17DB">
        <w:rPr>
          <w:iCs/>
          <w:lang w:eastAsia="x-none"/>
        </w:rPr>
        <w:t>Note that this is revising the working assumption made in RAN1#107-e on “use 2 bits for Q, {SubcarrierSpacingCommon, spare bit in MIB}”</w:t>
      </w:r>
    </w:p>
    <w:p w14:paraId="32A86BCC" w14:textId="023C3573" w:rsidR="007F17DB" w:rsidRDefault="007F17DB" w:rsidP="007F17DB">
      <w:pPr>
        <w:rPr>
          <w:iCs/>
          <w:lang w:eastAsia="x-none"/>
        </w:rPr>
      </w:pPr>
    </w:p>
    <w:p w14:paraId="5ADB2310" w14:textId="10FD6B99" w:rsidR="007F17DB" w:rsidRDefault="00F01093" w:rsidP="007F17DB">
      <w:pPr>
        <w:rPr>
          <w:iCs/>
          <w:lang w:eastAsia="x-none"/>
        </w:rPr>
      </w:pPr>
      <w:r w:rsidRPr="00F01093">
        <w:rPr>
          <w:b/>
          <w:bCs/>
          <w:iCs/>
          <w:lang w:eastAsia="x-none"/>
        </w:rPr>
        <w:t>Decision:</w:t>
      </w:r>
      <w:r>
        <w:rPr>
          <w:iCs/>
          <w:lang w:eastAsia="x-none"/>
        </w:rPr>
        <w:t xml:space="preserve"> As per email decision posted on Feb 24</w:t>
      </w:r>
      <w:r w:rsidRPr="00F01093">
        <w:rPr>
          <w:iCs/>
          <w:vertAlign w:val="superscript"/>
          <w:lang w:eastAsia="x-none"/>
        </w:rPr>
        <w:t>th</w:t>
      </w:r>
      <w:r>
        <w:rPr>
          <w:iCs/>
          <w:lang w:eastAsia="x-none"/>
        </w:rPr>
        <w:t>,</w:t>
      </w:r>
    </w:p>
    <w:p w14:paraId="6FEE6F5B" w14:textId="77777777" w:rsidR="00F01093" w:rsidRPr="00F01093" w:rsidRDefault="00F01093" w:rsidP="00F01093">
      <w:pPr>
        <w:rPr>
          <w:rFonts w:ascii="Calibri" w:hAnsi="Calibri"/>
          <w:u w:val="single"/>
          <w:lang w:val="en-US" w:eastAsia="zh-CN"/>
        </w:rPr>
      </w:pPr>
      <w:r w:rsidRPr="00F01093">
        <w:rPr>
          <w:u w:val="single"/>
          <w:lang w:val="en-US" w:eastAsia="zh-CN"/>
        </w:rPr>
        <w:t>Conclusion</w:t>
      </w:r>
    </w:p>
    <w:p w14:paraId="2932DB70" w14:textId="77777777" w:rsidR="00F01093" w:rsidRDefault="00F01093" w:rsidP="00F01093">
      <w:pPr>
        <w:rPr>
          <w:rFonts w:ascii="Times New Roman" w:hAnsi="Times New Roman"/>
          <w:sz w:val="22"/>
          <w:szCs w:val="22"/>
          <w:lang w:val="en-US" w:eastAsia="zh-CN"/>
        </w:rPr>
      </w:pPr>
      <w:r>
        <w:rPr>
          <w:rFonts w:ascii="Times New Roman" w:hAnsi="Times New Roman"/>
          <w:lang w:val="en-US" w:eastAsia="zh-CN"/>
        </w:rPr>
        <w:t xml:space="preserve">Update the ssb-PositionQCL in RRC to {32, 64} values. </w:t>
      </w:r>
    </w:p>
    <w:p w14:paraId="1F192863" w14:textId="77777777" w:rsidR="00F01093" w:rsidRPr="00F01093" w:rsidRDefault="00F01093" w:rsidP="00F44FD9">
      <w:pPr>
        <w:pStyle w:val="ListParagraph"/>
        <w:numPr>
          <w:ilvl w:val="0"/>
          <w:numId w:val="102"/>
        </w:numPr>
        <w:rPr>
          <w:lang w:val="en-US" w:eastAsia="zh-CN"/>
        </w:rPr>
      </w:pPr>
      <w:r w:rsidRPr="00F01093">
        <w:rPr>
          <w:lang w:val="en-US" w:eastAsia="zh-CN"/>
        </w:rPr>
        <w:t>For reference, the following are list of RRC IEs that references ssb-PositionQCL in release 16.</w:t>
      </w:r>
    </w:p>
    <w:p w14:paraId="232F297F" w14:textId="77777777" w:rsidR="00F01093" w:rsidRPr="00F01093" w:rsidRDefault="00F01093" w:rsidP="00F44FD9">
      <w:pPr>
        <w:pStyle w:val="ListParagraph"/>
        <w:numPr>
          <w:ilvl w:val="1"/>
          <w:numId w:val="102"/>
        </w:numPr>
        <w:spacing w:after="0"/>
        <w:ind w:left="1434" w:hanging="357"/>
        <w:rPr>
          <w:lang w:val="en-US" w:eastAsia="zh-CN"/>
        </w:rPr>
      </w:pPr>
      <w:r w:rsidRPr="00F01093">
        <w:rPr>
          <w:lang w:val="en-US" w:eastAsia="zh-CN"/>
        </w:rPr>
        <w:t>SIB2:: ssb-PositionQCL-Common-r16</w:t>
      </w:r>
    </w:p>
    <w:p w14:paraId="6357A435" w14:textId="77777777" w:rsidR="00F01093" w:rsidRPr="00F01093" w:rsidRDefault="00F01093" w:rsidP="00F44FD9">
      <w:pPr>
        <w:pStyle w:val="ListParagraph"/>
        <w:numPr>
          <w:ilvl w:val="1"/>
          <w:numId w:val="102"/>
        </w:numPr>
        <w:spacing w:after="0"/>
        <w:ind w:left="1434" w:hanging="357"/>
        <w:rPr>
          <w:lang w:val="en-US" w:eastAsia="zh-CN"/>
        </w:rPr>
      </w:pPr>
      <w:r w:rsidRPr="00F01093">
        <w:rPr>
          <w:lang w:val="en-US" w:eastAsia="zh-CN"/>
        </w:rPr>
        <w:t>SIB3:: ssb-PositionQCL-r16</w:t>
      </w:r>
    </w:p>
    <w:p w14:paraId="34437280" w14:textId="77777777" w:rsidR="00F01093" w:rsidRPr="00F01093" w:rsidRDefault="00F01093" w:rsidP="00F44FD9">
      <w:pPr>
        <w:pStyle w:val="ListParagraph"/>
        <w:numPr>
          <w:ilvl w:val="1"/>
          <w:numId w:val="102"/>
        </w:numPr>
        <w:spacing w:after="0"/>
        <w:ind w:left="1434" w:hanging="357"/>
        <w:rPr>
          <w:lang w:val="en-US" w:eastAsia="zh-CN"/>
        </w:rPr>
      </w:pPr>
      <w:r w:rsidRPr="00F01093">
        <w:rPr>
          <w:lang w:val="en-US" w:eastAsia="zh-CN"/>
        </w:rPr>
        <w:t>SIB4:: ssb-PositionQCL-Common-r16</w:t>
      </w:r>
    </w:p>
    <w:p w14:paraId="1A8C6BE6" w14:textId="77777777" w:rsidR="00F01093" w:rsidRPr="00F01093" w:rsidRDefault="00F01093" w:rsidP="00F44FD9">
      <w:pPr>
        <w:pStyle w:val="ListParagraph"/>
        <w:numPr>
          <w:ilvl w:val="1"/>
          <w:numId w:val="102"/>
        </w:numPr>
        <w:spacing w:after="0"/>
        <w:ind w:left="1434" w:hanging="357"/>
        <w:rPr>
          <w:lang w:val="en-US" w:eastAsia="zh-CN"/>
        </w:rPr>
      </w:pPr>
      <w:r w:rsidRPr="00F01093">
        <w:rPr>
          <w:lang w:val="en-US" w:eastAsia="zh-CN"/>
        </w:rPr>
        <w:t>SIB4:: ssb-PositionQCL-r16</w:t>
      </w:r>
    </w:p>
    <w:p w14:paraId="18141067" w14:textId="77777777" w:rsidR="00F01093" w:rsidRPr="00F01093" w:rsidRDefault="00F01093" w:rsidP="00F44FD9">
      <w:pPr>
        <w:pStyle w:val="ListParagraph"/>
        <w:numPr>
          <w:ilvl w:val="1"/>
          <w:numId w:val="102"/>
        </w:numPr>
        <w:spacing w:after="0"/>
        <w:ind w:left="1434" w:hanging="357"/>
        <w:rPr>
          <w:lang w:val="en-US" w:eastAsia="zh-CN"/>
        </w:rPr>
      </w:pPr>
      <w:r w:rsidRPr="00F01093">
        <w:rPr>
          <w:lang w:val="en-US" w:eastAsia="zh-CN"/>
        </w:rPr>
        <w:t>MeasObjectNR:: ssb-PositionQCL-Common-r16</w:t>
      </w:r>
    </w:p>
    <w:p w14:paraId="54C5FB96" w14:textId="77777777" w:rsidR="00F01093" w:rsidRPr="00F01093" w:rsidRDefault="00F01093" w:rsidP="00F44FD9">
      <w:pPr>
        <w:pStyle w:val="ListParagraph"/>
        <w:numPr>
          <w:ilvl w:val="1"/>
          <w:numId w:val="102"/>
        </w:numPr>
        <w:spacing w:after="0"/>
        <w:ind w:left="1434" w:hanging="357"/>
        <w:rPr>
          <w:lang w:val="en-US" w:eastAsia="zh-CN"/>
        </w:rPr>
      </w:pPr>
      <w:r w:rsidRPr="00F01093">
        <w:rPr>
          <w:lang w:val="en-US" w:eastAsia="zh-CN"/>
        </w:rPr>
        <w:t>MeasObjectNR:: ssb-PositionQCL-r16</w:t>
      </w:r>
    </w:p>
    <w:p w14:paraId="4A517DDC" w14:textId="77777777" w:rsidR="00F01093" w:rsidRDefault="00F01093" w:rsidP="00F44FD9">
      <w:pPr>
        <w:pStyle w:val="BodyText"/>
        <w:numPr>
          <w:ilvl w:val="1"/>
          <w:numId w:val="102"/>
        </w:numPr>
        <w:overflowPunct w:val="0"/>
        <w:autoSpaceDE w:val="0"/>
        <w:autoSpaceDN w:val="0"/>
        <w:spacing w:after="0" w:line="252" w:lineRule="auto"/>
        <w:rPr>
          <w:rFonts w:ascii="Times New Roman" w:hAnsi="Times New Roman"/>
          <w:lang w:val="en-US" w:eastAsia="zh-CN"/>
        </w:rPr>
      </w:pPr>
      <w:r>
        <w:rPr>
          <w:rFonts w:ascii="Times New Roman" w:hAnsi="Times New Roman"/>
          <w:lang w:val="en-US" w:eastAsia="zh-CN"/>
        </w:rPr>
        <w:t>ServingCellConfigCommon:: ssb-PositionQCL-r16</w:t>
      </w:r>
    </w:p>
    <w:p w14:paraId="651598B5" w14:textId="77777777" w:rsidR="00F01093" w:rsidRPr="007F17DB" w:rsidRDefault="00F01093" w:rsidP="007F17DB">
      <w:pPr>
        <w:rPr>
          <w:iCs/>
          <w:lang w:eastAsia="x-none"/>
        </w:rPr>
      </w:pPr>
    </w:p>
    <w:p w14:paraId="12F5D38E" w14:textId="5B38CD13" w:rsidR="007F17DB" w:rsidRPr="000A254B" w:rsidRDefault="002328C4" w:rsidP="007F17DB">
      <w:pPr>
        <w:rPr>
          <w:b/>
          <w:bCs/>
          <w:iCs/>
          <w:lang w:eastAsia="x-none"/>
        </w:rPr>
      </w:pPr>
      <w:hyperlink r:id="rId971" w:history="1">
        <w:r w:rsidR="004371F4">
          <w:rPr>
            <w:rStyle w:val="Hyperlink"/>
            <w:b/>
            <w:bCs/>
            <w:iCs/>
            <w:lang w:eastAsia="x-none"/>
          </w:rPr>
          <w:t>R1-2202503</w:t>
        </w:r>
      </w:hyperlink>
      <w:r w:rsidR="007F17DB" w:rsidRPr="000A254B">
        <w:rPr>
          <w:b/>
          <w:bCs/>
          <w:iCs/>
          <w:lang w:eastAsia="x-none"/>
        </w:rPr>
        <w:tab/>
        <w:t>Summary #2 of email discussion on initial access aspect of NR extension up to 71 GHz</w:t>
      </w:r>
      <w:r w:rsidR="007F17DB" w:rsidRPr="000A254B">
        <w:rPr>
          <w:b/>
          <w:bCs/>
          <w:iCs/>
          <w:lang w:eastAsia="x-none"/>
        </w:rPr>
        <w:tab/>
        <w:t>Moderator (Intel Corporation)</w:t>
      </w:r>
    </w:p>
    <w:p w14:paraId="5A0FE8D0" w14:textId="07DF6F80" w:rsidR="007F17DB" w:rsidRDefault="004405FD" w:rsidP="006B480F">
      <w:pPr>
        <w:rPr>
          <w:iCs/>
          <w:lang w:eastAsia="x-none"/>
        </w:rPr>
      </w:pPr>
      <w:r w:rsidRPr="004405FD">
        <w:rPr>
          <w:b/>
          <w:bCs/>
          <w:iCs/>
          <w:lang w:eastAsia="x-none"/>
        </w:rPr>
        <w:t>Decision:</w:t>
      </w:r>
      <w:r>
        <w:rPr>
          <w:iCs/>
          <w:lang w:eastAsia="x-none"/>
        </w:rPr>
        <w:t xml:space="preserve"> As per email decision posted on </w:t>
      </w:r>
      <w:r w:rsidR="000A254B">
        <w:rPr>
          <w:iCs/>
          <w:lang w:eastAsia="x-none"/>
        </w:rPr>
        <w:t>Feb 2</w:t>
      </w:r>
      <w:r>
        <w:rPr>
          <w:iCs/>
          <w:lang w:eastAsia="x-none"/>
        </w:rPr>
        <w:t>6</w:t>
      </w:r>
      <w:r w:rsidR="000A254B" w:rsidRPr="000A254B">
        <w:rPr>
          <w:iCs/>
          <w:vertAlign w:val="superscript"/>
          <w:lang w:eastAsia="x-none"/>
        </w:rPr>
        <w:t>th</w:t>
      </w:r>
      <w:r>
        <w:rPr>
          <w:iCs/>
          <w:lang w:eastAsia="x-none"/>
        </w:rPr>
        <w:t>,</w:t>
      </w:r>
    </w:p>
    <w:p w14:paraId="17EA4422" w14:textId="3889153F" w:rsidR="000A254B" w:rsidRDefault="000A254B" w:rsidP="006B480F">
      <w:pPr>
        <w:rPr>
          <w:iCs/>
          <w:lang w:eastAsia="x-none"/>
        </w:rPr>
      </w:pPr>
      <w:r w:rsidRPr="000A254B">
        <w:rPr>
          <w:iCs/>
          <w:highlight w:val="green"/>
          <w:lang w:eastAsia="x-none"/>
        </w:rPr>
        <w:t>Agreement</w:t>
      </w:r>
    </w:p>
    <w:p w14:paraId="64D48001" w14:textId="59C283C4" w:rsidR="000A254B" w:rsidRDefault="000A254B" w:rsidP="00F44FD9">
      <w:pPr>
        <w:pStyle w:val="ListParagraph"/>
        <w:numPr>
          <w:ilvl w:val="0"/>
          <w:numId w:val="102"/>
        </w:numPr>
        <w:rPr>
          <w:lang w:eastAsia="x-none"/>
        </w:rPr>
      </w:pPr>
      <w:r w:rsidRPr="000A254B">
        <w:rPr>
          <w:lang w:eastAsia="x-none"/>
        </w:rPr>
        <w:t xml:space="preserve">Text Proposal #1-3 (for 38.213, Section 4.1) in section 3 of </w:t>
      </w:r>
      <w:hyperlink r:id="rId972" w:history="1">
        <w:r w:rsidR="004371F4">
          <w:rPr>
            <w:rStyle w:val="Hyperlink"/>
            <w:lang w:eastAsia="x-none"/>
          </w:rPr>
          <w:t>R1-2202503</w:t>
        </w:r>
      </w:hyperlink>
      <w:r w:rsidRPr="000A254B">
        <w:rPr>
          <w:lang w:eastAsia="x-none"/>
        </w:rPr>
        <w:t xml:space="preserve"> is endorsed.</w:t>
      </w:r>
    </w:p>
    <w:p w14:paraId="6F36823C" w14:textId="77777777" w:rsidR="000A254B" w:rsidRPr="000F357F" w:rsidRDefault="000A254B" w:rsidP="000A254B">
      <w:pPr>
        <w:rPr>
          <w:bCs/>
          <w:iCs/>
          <w:u w:val="single"/>
          <w:lang w:eastAsia="x-none"/>
        </w:rPr>
      </w:pPr>
      <w:r w:rsidRPr="000F357F">
        <w:rPr>
          <w:bCs/>
          <w:iCs/>
          <w:u w:val="single"/>
          <w:lang w:eastAsia="x-none"/>
        </w:rPr>
        <w:t>Conclusion</w:t>
      </w:r>
    </w:p>
    <w:p w14:paraId="192F2665" w14:textId="77777777" w:rsidR="000A254B" w:rsidRPr="005A275B" w:rsidRDefault="000A254B" w:rsidP="00F44FD9">
      <w:pPr>
        <w:pStyle w:val="ListParagraph"/>
        <w:numPr>
          <w:ilvl w:val="0"/>
          <w:numId w:val="102"/>
        </w:numPr>
      </w:pPr>
      <w:r w:rsidRPr="005A275B">
        <w:t xml:space="preserve">For operation with shared spectrum channel access, support default DBTW length of 5ms if discoveryBurstWindowLength is not provided in FR2-2. </w:t>
      </w:r>
    </w:p>
    <w:p w14:paraId="40E0A810" w14:textId="77777777" w:rsidR="000A254B" w:rsidRPr="005A275B" w:rsidRDefault="000A254B" w:rsidP="00F44FD9">
      <w:pPr>
        <w:pStyle w:val="ListParagraph"/>
        <w:numPr>
          <w:ilvl w:val="0"/>
          <w:numId w:val="102"/>
        </w:numPr>
      </w:pPr>
      <w:r w:rsidRPr="005A275B">
        <w:t>No change to specification is needed</w:t>
      </w:r>
    </w:p>
    <w:p w14:paraId="58CBB3F3" w14:textId="77777777" w:rsidR="000A254B" w:rsidRPr="000A254B" w:rsidRDefault="000A254B" w:rsidP="000A254B">
      <w:pPr>
        <w:rPr>
          <w:bCs/>
          <w:iCs/>
          <w:lang w:eastAsia="x-none"/>
        </w:rPr>
      </w:pPr>
      <w:r w:rsidRPr="000A254B">
        <w:rPr>
          <w:bCs/>
          <w:iCs/>
          <w:highlight w:val="darkYellow"/>
          <w:lang w:eastAsia="x-none"/>
        </w:rPr>
        <w:t>Working Assumption</w:t>
      </w:r>
    </w:p>
    <w:p w14:paraId="19C352FD" w14:textId="77777777" w:rsidR="000A254B" w:rsidRPr="005A275B" w:rsidRDefault="000A254B" w:rsidP="00F44FD9">
      <w:pPr>
        <w:pStyle w:val="ListParagraph"/>
        <w:numPr>
          <w:ilvl w:val="0"/>
          <w:numId w:val="112"/>
        </w:numPr>
      </w:pPr>
      <w:r w:rsidRPr="005A275B">
        <w:t>The following table is used for set of resource blocks and slot symbols of CORESET for Type0-PDCCH search space set when {SS/PBCH block, PDCCH} SCS is {120, 120}, {480, 480}, and {960, 960} kHz for FR2-2.</w:t>
      </w:r>
    </w:p>
    <w:p w14:paraId="755361FD" w14:textId="77777777" w:rsidR="000A254B" w:rsidRPr="005A275B" w:rsidRDefault="000A254B" w:rsidP="00F44FD9">
      <w:pPr>
        <w:pStyle w:val="ListParagraph"/>
        <w:numPr>
          <w:ilvl w:val="1"/>
          <w:numId w:val="112"/>
        </w:numPr>
      </w:pPr>
      <w:r w:rsidRPr="005A275B">
        <w:t>FFS: whether/how to define X, if defined, candidate values {56, 76}</w:t>
      </w:r>
    </w:p>
    <w:p w14:paraId="1AE31BF3" w14:textId="25317CFB" w:rsidR="000A254B" w:rsidRPr="005A275B" w:rsidRDefault="000A254B" w:rsidP="00F44FD9">
      <w:pPr>
        <w:pStyle w:val="ListParagraph"/>
        <w:numPr>
          <w:ilvl w:val="0"/>
          <w:numId w:val="112"/>
        </w:numPr>
      </w:pPr>
      <w:r w:rsidRPr="005A275B">
        <w:t xml:space="preserve">Text Proposal #4-2D (for 38.213, Section 13) in section 3 of </w:t>
      </w:r>
      <w:hyperlink r:id="rId973" w:history="1">
        <w:r w:rsidR="004371F4">
          <w:rPr>
            <w:rStyle w:val="Hyperlink"/>
          </w:rPr>
          <w:t>R1-2202503</w:t>
        </w:r>
      </w:hyperlink>
      <w:r w:rsidRPr="005A275B">
        <w:t xml:space="preserve"> is endorsed</w:t>
      </w:r>
    </w:p>
    <w:p w14:paraId="15B408A1" w14:textId="77777777" w:rsidR="000A254B" w:rsidRPr="005A275B" w:rsidRDefault="000A254B" w:rsidP="00F44FD9">
      <w:pPr>
        <w:pStyle w:val="ListParagraph"/>
        <w:numPr>
          <w:ilvl w:val="0"/>
          <w:numId w:val="112"/>
        </w:numPr>
      </w:pPr>
      <w:r w:rsidRPr="005A275B">
        <w:lastRenderedPageBreak/>
        <w:t>Note: this working assumption can be revisited once RAN4 finalizes the further details of the channelization.</w:t>
      </w:r>
    </w:p>
    <w:tbl>
      <w:tblPr>
        <w:tblW w:w="0" w:type="auto"/>
        <w:tblInd w:w="4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5"/>
        <w:gridCol w:w="2590"/>
        <w:gridCol w:w="1321"/>
        <w:gridCol w:w="1201"/>
        <w:gridCol w:w="1498"/>
      </w:tblGrid>
      <w:tr w:rsidR="000A254B" w:rsidRPr="000A254B" w14:paraId="040F2F61" w14:textId="77777777" w:rsidTr="00813B72">
        <w:trPr>
          <w:cantSplit/>
        </w:trPr>
        <w:tc>
          <w:tcPr>
            <w:tcW w:w="745" w:type="dxa"/>
            <w:tcBorders>
              <w:bottom w:val="double" w:sz="4" w:space="0" w:color="auto"/>
              <w:right w:val="double" w:sz="4" w:space="0" w:color="auto"/>
            </w:tcBorders>
            <w:shd w:val="clear" w:color="auto" w:fill="E0E0E0"/>
            <w:vAlign w:val="center"/>
          </w:tcPr>
          <w:p w14:paraId="5D34CCBC" w14:textId="77777777" w:rsidR="000A254B" w:rsidRPr="000A254B" w:rsidRDefault="000A254B" w:rsidP="00813B72">
            <w:pPr>
              <w:keepNext/>
              <w:keepLines/>
              <w:jc w:val="center"/>
              <w:rPr>
                <w:rFonts w:ascii="Arial" w:hAnsi="Arial" w:cs="Arial"/>
                <w:b/>
                <w:bCs/>
                <w:sz w:val="16"/>
                <w:szCs w:val="16"/>
              </w:rPr>
            </w:pPr>
            <w:r w:rsidRPr="000A254B">
              <w:rPr>
                <w:rFonts w:ascii="Arial" w:hAnsi="Arial" w:cs="Arial"/>
                <w:b/>
                <w:bCs/>
                <w:sz w:val="16"/>
                <w:szCs w:val="16"/>
              </w:rPr>
              <w:t>Index</w:t>
            </w:r>
          </w:p>
        </w:tc>
        <w:tc>
          <w:tcPr>
            <w:tcW w:w="2590" w:type="dxa"/>
            <w:tcBorders>
              <w:left w:val="double" w:sz="4" w:space="0" w:color="auto"/>
              <w:bottom w:val="double" w:sz="4" w:space="0" w:color="auto"/>
            </w:tcBorders>
            <w:shd w:val="clear" w:color="auto" w:fill="E0E0E0"/>
            <w:vAlign w:val="center"/>
          </w:tcPr>
          <w:p w14:paraId="4D9F2ECC" w14:textId="77777777" w:rsidR="000A254B" w:rsidRPr="000A254B" w:rsidRDefault="000A254B" w:rsidP="00813B72">
            <w:pPr>
              <w:keepNext/>
              <w:keepLines/>
              <w:jc w:val="center"/>
              <w:rPr>
                <w:rFonts w:ascii="Arial" w:hAnsi="Arial" w:cs="Arial"/>
                <w:b/>
                <w:bCs/>
                <w:sz w:val="16"/>
                <w:szCs w:val="16"/>
              </w:rPr>
            </w:pPr>
            <w:r w:rsidRPr="000A254B">
              <w:rPr>
                <w:rFonts w:ascii="Arial" w:hAnsi="Arial" w:cs="Arial"/>
                <w:b/>
                <w:kern w:val="24"/>
                <w:sz w:val="16"/>
                <w:szCs w:val="16"/>
              </w:rPr>
              <w:t xml:space="preserve">SS/PBCH block and CORESET multiplexing pattern </w:t>
            </w:r>
          </w:p>
        </w:tc>
        <w:tc>
          <w:tcPr>
            <w:tcW w:w="1321" w:type="dxa"/>
            <w:tcBorders>
              <w:bottom w:val="double" w:sz="4" w:space="0" w:color="auto"/>
            </w:tcBorders>
            <w:shd w:val="clear" w:color="auto" w:fill="E0E0E0"/>
            <w:vAlign w:val="center"/>
          </w:tcPr>
          <w:p w14:paraId="6ED33487" w14:textId="5180F8D3" w:rsidR="000A254B" w:rsidRPr="000A254B" w:rsidRDefault="000A254B" w:rsidP="00813B72">
            <w:pPr>
              <w:keepNext/>
              <w:keepLines/>
              <w:jc w:val="center"/>
              <w:rPr>
                <w:rFonts w:ascii="Arial" w:hAnsi="Arial" w:cs="Arial"/>
                <w:b/>
                <w:bCs/>
                <w:sz w:val="16"/>
                <w:szCs w:val="16"/>
              </w:rPr>
            </w:pPr>
            <w:r w:rsidRPr="000A254B">
              <w:rPr>
                <w:rFonts w:ascii="Arial" w:hAnsi="Arial" w:cs="Arial"/>
                <w:b/>
                <w:kern w:val="24"/>
                <w:sz w:val="16"/>
                <w:szCs w:val="16"/>
              </w:rPr>
              <w:t xml:space="preserve">Number of RBs </w:t>
            </w:r>
            <m:oMath>
              <m:sSubSup>
                <m:sSubSupPr>
                  <m:ctrlPr>
                    <w:rPr>
                      <w:rFonts w:ascii="Cambria Math" w:hAnsi="Cambria Math" w:cs="Arial"/>
                      <w:b/>
                      <w:i/>
                      <w:sz w:val="16"/>
                      <w:szCs w:val="16"/>
                    </w:rPr>
                  </m:ctrlPr>
                </m:sSubSupPr>
                <m:e>
                  <m:r>
                    <m:rPr>
                      <m:sty m:val="bi"/>
                    </m:rPr>
                    <w:rPr>
                      <w:rFonts w:ascii="Cambria Math" w:hAnsi="Cambria Math" w:cs="Arial"/>
                      <w:sz w:val="16"/>
                      <w:szCs w:val="16"/>
                    </w:rPr>
                    <m:t>N</m:t>
                  </m:r>
                </m:e>
                <m:sub>
                  <m:r>
                    <m:rPr>
                      <m:nor/>
                    </m:rPr>
                    <w:rPr>
                      <w:rFonts w:ascii="Arial" w:hAnsi="Arial" w:cs="Arial"/>
                      <w:b/>
                      <w:sz w:val="16"/>
                      <w:szCs w:val="16"/>
                    </w:rPr>
                    <m:t>RB</m:t>
                  </m:r>
                  <m:ctrlPr>
                    <w:rPr>
                      <w:rFonts w:ascii="Cambria Math" w:hAnsi="Cambria Math" w:cs="Arial"/>
                      <w:b/>
                      <w:sz w:val="16"/>
                      <w:szCs w:val="16"/>
                    </w:rPr>
                  </m:ctrlPr>
                </m:sub>
                <m:sup>
                  <m:r>
                    <m:rPr>
                      <m:nor/>
                    </m:rPr>
                    <w:rPr>
                      <w:rFonts w:ascii="Arial" w:hAnsi="Arial" w:cs="Arial"/>
                      <w:b/>
                      <w:sz w:val="16"/>
                      <w:szCs w:val="16"/>
                    </w:rPr>
                    <m:t>CORESET</m:t>
                  </m:r>
                  <m:ctrlPr>
                    <w:rPr>
                      <w:rFonts w:ascii="Cambria Math" w:hAnsi="Cambria Math" w:cs="Arial"/>
                      <w:b/>
                      <w:sz w:val="16"/>
                      <w:szCs w:val="16"/>
                    </w:rPr>
                  </m:ctrlPr>
                </m:sup>
              </m:sSubSup>
            </m:oMath>
          </w:p>
        </w:tc>
        <w:tc>
          <w:tcPr>
            <w:tcW w:w="1201" w:type="dxa"/>
            <w:tcBorders>
              <w:bottom w:val="double" w:sz="4" w:space="0" w:color="auto"/>
            </w:tcBorders>
            <w:shd w:val="clear" w:color="auto" w:fill="E0E0E0"/>
            <w:vAlign w:val="center"/>
          </w:tcPr>
          <w:p w14:paraId="379318E1" w14:textId="1722D3CB" w:rsidR="000A254B" w:rsidRPr="000A254B" w:rsidRDefault="000A254B" w:rsidP="00813B72">
            <w:pPr>
              <w:keepNext/>
              <w:keepLines/>
              <w:jc w:val="center"/>
              <w:rPr>
                <w:rFonts w:ascii="Arial" w:hAnsi="Arial" w:cs="Arial"/>
                <w:b/>
                <w:bCs/>
                <w:iCs/>
                <w:sz w:val="16"/>
                <w:szCs w:val="16"/>
              </w:rPr>
            </w:pPr>
            <w:r w:rsidRPr="000A254B">
              <w:rPr>
                <w:rFonts w:ascii="Arial" w:hAnsi="Arial" w:cs="Arial"/>
                <w:b/>
                <w:kern w:val="24"/>
                <w:sz w:val="16"/>
                <w:szCs w:val="16"/>
              </w:rPr>
              <w:t xml:space="preserve">Number of Symbols </w:t>
            </w:r>
            <m:oMath>
              <m:sSubSup>
                <m:sSubSupPr>
                  <m:ctrlPr>
                    <w:rPr>
                      <w:rFonts w:ascii="Cambria Math" w:hAnsi="Cambria Math" w:cs="Arial"/>
                      <w:b/>
                      <w:i/>
                      <w:sz w:val="16"/>
                      <w:szCs w:val="16"/>
                    </w:rPr>
                  </m:ctrlPr>
                </m:sSubSupPr>
                <m:e>
                  <m:r>
                    <m:rPr>
                      <m:sty m:val="bi"/>
                    </m:rPr>
                    <w:rPr>
                      <w:rFonts w:ascii="Cambria Math" w:hAnsi="Cambria Math" w:cs="Arial"/>
                      <w:sz w:val="16"/>
                      <w:szCs w:val="16"/>
                    </w:rPr>
                    <m:t>N</m:t>
                  </m:r>
                </m:e>
                <m:sub>
                  <m:r>
                    <m:rPr>
                      <m:nor/>
                    </m:rPr>
                    <w:rPr>
                      <w:rFonts w:ascii="Arial" w:hAnsi="Arial" w:cs="Arial"/>
                      <w:b/>
                      <w:sz w:val="16"/>
                      <w:szCs w:val="16"/>
                    </w:rPr>
                    <m:t>symb</m:t>
                  </m:r>
                  <m:ctrlPr>
                    <w:rPr>
                      <w:rFonts w:ascii="Cambria Math" w:hAnsi="Cambria Math" w:cs="Arial"/>
                      <w:b/>
                      <w:sz w:val="16"/>
                      <w:szCs w:val="16"/>
                    </w:rPr>
                  </m:ctrlPr>
                </m:sub>
                <m:sup>
                  <m:r>
                    <m:rPr>
                      <m:nor/>
                    </m:rPr>
                    <w:rPr>
                      <w:rFonts w:ascii="Arial" w:hAnsi="Arial" w:cs="Arial"/>
                      <w:b/>
                      <w:sz w:val="16"/>
                      <w:szCs w:val="16"/>
                    </w:rPr>
                    <m:t>CORESET</m:t>
                  </m:r>
                  <m:ctrlPr>
                    <w:rPr>
                      <w:rFonts w:ascii="Cambria Math" w:hAnsi="Cambria Math" w:cs="Arial"/>
                      <w:b/>
                      <w:sz w:val="16"/>
                      <w:szCs w:val="16"/>
                    </w:rPr>
                  </m:ctrlPr>
                </m:sup>
              </m:sSubSup>
            </m:oMath>
          </w:p>
        </w:tc>
        <w:tc>
          <w:tcPr>
            <w:tcW w:w="1498" w:type="dxa"/>
            <w:tcBorders>
              <w:bottom w:val="double" w:sz="4" w:space="0" w:color="auto"/>
            </w:tcBorders>
            <w:shd w:val="clear" w:color="auto" w:fill="E0E0E0"/>
            <w:vAlign w:val="center"/>
          </w:tcPr>
          <w:p w14:paraId="212E30B4" w14:textId="77777777" w:rsidR="000A254B" w:rsidRPr="000A254B" w:rsidRDefault="000A254B" w:rsidP="00813B72">
            <w:pPr>
              <w:keepNext/>
              <w:keepLines/>
              <w:jc w:val="center"/>
              <w:rPr>
                <w:rFonts w:ascii="Arial" w:hAnsi="Arial" w:cs="Arial"/>
                <w:b/>
                <w:bCs/>
                <w:sz w:val="16"/>
                <w:szCs w:val="16"/>
              </w:rPr>
            </w:pPr>
            <w:r w:rsidRPr="000A254B">
              <w:rPr>
                <w:rFonts w:ascii="Arial" w:hAnsi="Arial" w:cs="Arial"/>
                <w:b/>
                <w:kern w:val="24"/>
                <w:sz w:val="16"/>
                <w:szCs w:val="16"/>
              </w:rPr>
              <w:t xml:space="preserve">Offset (RBs) </w:t>
            </w:r>
          </w:p>
        </w:tc>
      </w:tr>
      <w:tr w:rsidR="000A254B" w:rsidRPr="000A254B" w14:paraId="6F6309F7" w14:textId="77777777" w:rsidTr="00813B72">
        <w:trPr>
          <w:cantSplit/>
        </w:trPr>
        <w:tc>
          <w:tcPr>
            <w:tcW w:w="745" w:type="dxa"/>
            <w:tcBorders>
              <w:top w:val="double" w:sz="4" w:space="0" w:color="auto"/>
              <w:right w:val="double" w:sz="4" w:space="0" w:color="auto"/>
            </w:tcBorders>
            <w:shd w:val="clear" w:color="auto" w:fill="auto"/>
            <w:vAlign w:val="center"/>
          </w:tcPr>
          <w:p w14:paraId="55994260"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0</w:t>
            </w:r>
          </w:p>
        </w:tc>
        <w:tc>
          <w:tcPr>
            <w:tcW w:w="2590" w:type="dxa"/>
            <w:tcBorders>
              <w:top w:val="double" w:sz="4" w:space="0" w:color="auto"/>
              <w:left w:val="double" w:sz="4" w:space="0" w:color="auto"/>
            </w:tcBorders>
            <w:vAlign w:val="center"/>
          </w:tcPr>
          <w:p w14:paraId="7394482B"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1</w:t>
            </w:r>
          </w:p>
        </w:tc>
        <w:tc>
          <w:tcPr>
            <w:tcW w:w="1321" w:type="dxa"/>
            <w:tcBorders>
              <w:top w:val="double" w:sz="4" w:space="0" w:color="auto"/>
            </w:tcBorders>
            <w:vAlign w:val="center"/>
          </w:tcPr>
          <w:p w14:paraId="1AA19E06"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24</w:t>
            </w:r>
          </w:p>
        </w:tc>
        <w:tc>
          <w:tcPr>
            <w:tcW w:w="1201" w:type="dxa"/>
            <w:tcBorders>
              <w:top w:val="double" w:sz="4" w:space="0" w:color="auto"/>
            </w:tcBorders>
            <w:vAlign w:val="center"/>
          </w:tcPr>
          <w:p w14:paraId="4537FE28"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2</w:t>
            </w:r>
          </w:p>
        </w:tc>
        <w:tc>
          <w:tcPr>
            <w:tcW w:w="1498" w:type="dxa"/>
            <w:tcBorders>
              <w:top w:val="double" w:sz="4" w:space="0" w:color="auto"/>
            </w:tcBorders>
            <w:vAlign w:val="center"/>
          </w:tcPr>
          <w:p w14:paraId="101E244B" w14:textId="77777777" w:rsidR="000A254B" w:rsidRPr="000A254B" w:rsidRDefault="000A254B" w:rsidP="00813B72">
            <w:pPr>
              <w:keepNext/>
              <w:keepLines/>
              <w:jc w:val="center"/>
              <w:rPr>
                <w:rFonts w:ascii="Arial" w:hAnsi="Arial" w:cs="Arial"/>
                <w:color w:val="FF0000"/>
                <w:sz w:val="16"/>
                <w:szCs w:val="16"/>
              </w:rPr>
            </w:pPr>
            <w:r w:rsidRPr="000A254B">
              <w:rPr>
                <w:rFonts w:ascii="Arial" w:hAnsi="Arial" w:cs="Arial"/>
                <w:color w:val="FF0000"/>
                <w:sz w:val="16"/>
                <w:szCs w:val="16"/>
              </w:rPr>
              <w:t>0</w:t>
            </w:r>
          </w:p>
        </w:tc>
      </w:tr>
      <w:tr w:rsidR="000A254B" w:rsidRPr="000A254B" w14:paraId="081E5921" w14:textId="77777777" w:rsidTr="00813B72">
        <w:trPr>
          <w:cantSplit/>
        </w:trPr>
        <w:tc>
          <w:tcPr>
            <w:tcW w:w="745" w:type="dxa"/>
            <w:tcBorders>
              <w:right w:val="double" w:sz="4" w:space="0" w:color="auto"/>
            </w:tcBorders>
            <w:shd w:val="clear" w:color="auto" w:fill="auto"/>
            <w:vAlign w:val="center"/>
          </w:tcPr>
          <w:p w14:paraId="458235D3"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1</w:t>
            </w:r>
          </w:p>
        </w:tc>
        <w:tc>
          <w:tcPr>
            <w:tcW w:w="2590" w:type="dxa"/>
            <w:tcBorders>
              <w:left w:val="double" w:sz="4" w:space="0" w:color="auto"/>
            </w:tcBorders>
            <w:vAlign w:val="center"/>
          </w:tcPr>
          <w:p w14:paraId="2F57CB7A"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1</w:t>
            </w:r>
          </w:p>
        </w:tc>
        <w:tc>
          <w:tcPr>
            <w:tcW w:w="1321" w:type="dxa"/>
            <w:vAlign w:val="center"/>
          </w:tcPr>
          <w:p w14:paraId="5625C968"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24</w:t>
            </w:r>
          </w:p>
        </w:tc>
        <w:tc>
          <w:tcPr>
            <w:tcW w:w="1201" w:type="dxa"/>
            <w:vAlign w:val="center"/>
          </w:tcPr>
          <w:p w14:paraId="02AC7C91"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2</w:t>
            </w:r>
          </w:p>
        </w:tc>
        <w:tc>
          <w:tcPr>
            <w:tcW w:w="1498" w:type="dxa"/>
            <w:vAlign w:val="center"/>
          </w:tcPr>
          <w:p w14:paraId="2E337BBA" w14:textId="77777777" w:rsidR="000A254B" w:rsidRPr="000A254B" w:rsidRDefault="000A254B" w:rsidP="00813B72">
            <w:pPr>
              <w:keepNext/>
              <w:keepLines/>
              <w:jc w:val="center"/>
              <w:rPr>
                <w:rFonts w:ascii="Arial" w:hAnsi="Arial" w:cs="Arial"/>
                <w:color w:val="FF0000"/>
                <w:sz w:val="16"/>
                <w:szCs w:val="16"/>
              </w:rPr>
            </w:pPr>
            <w:r w:rsidRPr="000A254B">
              <w:rPr>
                <w:rFonts w:ascii="Arial" w:hAnsi="Arial" w:cs="Arial"/>
                <w:color w:val="FF0000"/>
                <w:sz w:val="16"/>
                <w:szCs w:val="16"/>
              </w:rPr>
              <w:t>4</w:t>
            </w:r>
          </w:p>
        </w:tc>
      </w:tr>
      <w:tr w:rsidR="000A254B" w:rsidRPr="000A254B" w14:paraId="5446A744" w14:textId="77777777" w:rsidTr="00813B72">
        <w:trPr>
          <w:cantSplit/>
        </w:trPr>
        <w:tc>
          <w:tcPr>
            <w:tcW w:w="745" w:type="dxa"/>
            <w:tcBorders>
              <w:right w:val="double" w:sz="4" w:space="0" w:color="auto"/>
            </w:tcBorders>
            <w:shd w:val="clear" w:color="auto" w:fill="F2F2F2"/>
            <w:vAlign w:val="center"/>
          </w:tcPr>
          <w:p w14:paraId="0F4E0735"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2</w:t>
            </w:r>
          </w:p>
        </w:tc>
        <w:tc>
          <w:tcPr>
            <w:tcW w:w="2590" w:type="dxa"/>
            <w:tcBorders>
              <w:left w:val="double" w:sz="4" w:space="0" w:color="auto"/>
            </w:tcBorders>
            <w:shd w:val="clear" w:color="auto" w:fill="F2F2F2"/>
            <w:vAlign w:val="center"/>
          </w:tcPr>
          <w:p w14:paraId="3F7722EB"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1</w:t>
            </w:r>
          </w:p>
        </w:tc>
        <w:tc>
          <w:tcPr>
            <w:tcW w:w="1321" w:type="dxa"/>
            <w:shd w:val="clear" w:color="auto" w:fill="F2F2F2"/>
            <w:vAlign w:val="center"/>
          </w:tcPr>
          <w:p w14:paraId="588360B8"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48</w:t>
            </w:r>
          </w:p>
        </w:tc>
        <w:tc>
          <w:tcPr>
            <w:tcW w:w="1201" w:type="dxa"/>
            <w:shd w:val="clear" w:color="auto" w:fill="F2F2F2"/>
            <w:vAlign w:val="center"/>
          </w:tcPr>
          <w:p w14:paraId="43225A65"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1</w:t>
            </w:r>
          </w:p>
        </w:tc>
        <w:tc>
          <w:tcPr>
            <w:tcW w:w="1498" w:type="dxa"/>
            <w:shd w:val="clear" w:color="auto" w:fill="F2F2F2"/>
            <w:vAlign w:val="center"/>
          </w:tcPr>
          <w:p w14:paraId="17F2AF95" w14:textId="77777777" w:rsidR="000A254B" w:rsidRPr="000A254B" w:rsidRDefault="000A254B" w:rsidP="00813B72">
            <w:pPr>
              <w:keepNext/>
              <w:keepLines/>
              <w:jc w:val="center"/>
              <w:rPr>
                <w:rFonts w:ascii="Arial" w:hAnsi="Arial" w:cs="Arial"/>
                <w:color w:val="FF0000"/>
                <w:sz w:val="16"/>
                <w:szCs w:val="16"/>
              </w:rPr>
            </w:pPr>
            <w:r w:rsidRPr="000A254B">
              <w:rPr>
                <w:rFonts w:ascii="Arial" w:hAnsi="Arial" w:cs="Arial"/>
                <w:color w:val="FF0000"/>
                <w:sz w:val="16"/>
                <w:szCs w:val="16"/>
              </w:rPr>
              <w:t>0</w:t>
            </w:r>
          </w:p>
        </w:tc>
      </w:tr>
      <w:tr w:rsidR="000A254B" w:rsidRPr="000A254B" w14:paraId="5B8FEB7C" w14:textId="77777777" w:rsidTr="00813B72">
        <w:trPr>
          <w:cantSplit/>
        </w:trPr>
        <w:tc>
          <w:tcPr>
            <w:tcW w:w="745" w:type="dxa"/>
            <w:tcBorders>
              <w:right w:val="double" w:sz="4" w:space="0" w:color="auto"/>
            </w:tcBorders>
            <w:shd w:val="clear" w:color="auto" w:fill="F2F2F2"/>
            <w:vAlign w:val="center"/>
          </w:tcPr>
          <w:p w14:paraId="358BC820"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3</w:t>
            </w:r>
          </w:p>
        </w:tc>
        <w:tc>
          <w:tcPr>
            <w:tcW w:w="2590" w:type="dxa"/>
            <w:tcBorders>
              <w:left w:val="double" w:sz="4" w:space="0" w:color="auto"/>
            </w:tcBorders>
            <w:shd w:val="clear" w:color="auto" w:fill="F2F2F2"/>
            <w:vAlign w:val="center"/>
          </w:tcPr>
          <w:p w14:paraId="4E894718"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1</w:t>
            </w:r>
          </w:p>
        </w:tc>
        <w:tc>
          <w:tcPr>
            <w:tcW w:w="1321" w:type="dxa"/>
            <w:shd w:val="clear" w:color="auto" w:fill="F2F2F2"/>
            <w:vAlign w:val="center"/>
          </w:tcPr>
          <w:p w14:paraId="03794AE6"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48</w:t>
            </w:r>
          </w:p>
        </w:tc>
        <w:tc>
          <w:tcPr>
            <w:tcW w:w="1201" w:type="dxa"/>
            <w:shd w:val="clear" w:color="auto" w:fill="F2F2F2"/>
            <w:vAlign w:val="center"/>
          </w:tcPr>
          <w:p w14:paraId="5F3B1199"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1</w:t>
            </w:r>
          </w:p>
        </w:tc>
        <w:tc>
          <w:tcPr>
            <w:tcW w:w="1498" w:type="dxa"/>
            <w:shd w:val="clear" w:color="auto" w:fill="F2F2F2"/>
            <w:vAlign w:val="center"/>
          </w:tcPr>
          <w:p w14:paraId="781F15B0" w14:textId="77777777" w:rsidR="000A254B" w:rsidRPr="000A254B" w:rsidRDefault="000A254B" w:rsidP="00813B72">
            <w:pPr>
              <w:keepNext/>
              <w:keepLines/>
              <w:jc w:val="center"/>
              <w:rPr>
                <w:rFonts w:ascii="Arial" w:hAnsi="Arial" w:cs="Arial"/>
                <w:color w:val="FF0000"/>
                <w:sz w:val="16"/>
                <w:szCs w:val="16"/>
              </w:rPr>
            </w:pPr>
            <w:r w:rsidRPr="000A254B">
              <w:rPr>
                <w:rFonts w:ascii="Arial" w:hAnsi="Arial" w:cs="Arial"/>
                <w:color w:val="FF0000"/>
                <w:sz w:val="16"/>
                <w:szCs w:val="16"/>
              </w:rPr>
              <w:t>14</w:t>
            </w:r>
          </w:p>
        </w:tc>
      </w:tr>
      <w:tr w:rsidR="000A254B" w:rsidRPr="000A254B" w14:paraId="03E3FE04" w14:textId="77777777" w:rsidTr="00813B72">
        <w:trPr>
          <w:cantSplit/>
        </w:trPr>
        <w:tc>
          <w:tcPr>
            <w:tcW w:w="745" w:type="dxa"/>
            <w:tcBorders>
              <w:right w:val="double" w:sz="4" w:space="0" w:color="auto"/>
            </w:tcBorders>
            <w:shd w:val="clear" w:color="auto" w:fill="F2F2F2"/>
            <w:vAlign w:val="center"/>
          </w:tcPr>
          <w:p w14:paraId="3B49D947"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4</w:t>
            </w:r>
          </w:p>
        </w:tc>
        <w:tc>
          <w:tcPr>
            <w:tcW w:w="2590" w:type="dxa"/>
            <w:tcBorders>
              <w:left w:val="double" w:sz="4" w:space="0" w:color="auto"/>
            </w:tcBorders>
            <w:shd w:val="clear" w:color="auto" w:fill="F2F2F2"/>
            <w:vAlign w:val="center"/>
          </w:tcPr>
          <w:p w14:paraId="1B213B7B"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1</w:t>
            </w:r>
          </w:p>
        </w:tc>
        <w:tc>
          <w:tcPr>
            <w:tcW w:w="1321" w:type="dxa"/>
            <w:shd w:val="clear" w:color="auto" w:fill="F2F2F2"/>
            <w:vAlign w:val="center"/>
          </w:tcPr>
          <w:p w14:paraId="64F3AA7C"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48</w:t>
            </w:r>
          </w:p>
        </w:tc>
        <w:tc>
          <w:tcPr>
            <w:tcW w:w="1201" w:type="dxa"/>
            <w:shd w:val="clear" w:color="auto" w:fill="F2F2F2"/>
            <w:vAlign w:val="center"/>
          </w:tcPr>
          <w:p w14:paraId="72E037DA"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1</w:t>
            </w:r>
          </w:p>
        </w:tc>
        <w:tc>
          <w:tcPr>
            <w:tcW w:w="1498" w:type="dxa"/>
            <w:shd w:val="clear" w:color="auto" w:fill="F2F2F2"/>
            <w:vAlign w:val="center"/>
          </w:tcPr>
          <w:p w14:paraId="1ECB9A1D" w14:textId="77777777" w:rsidR="000A254B" w:rsidRPr="000A254B" w:rsidRDefault="000A254B" w:rsidP="00813B72">
            <w:pPr>
              <w:keepNext/>
              <w:keepLines/>
              <w:jc w:val="center"/>
              <w:rPr>
                <w:rFonts w:ascii="Arial" w:hAnsi="Arial" w:cs="Arial"/>
                <w:color w:val="FF0000"/>
                <w:sz w:val="16"/>
                <w:szCs w:val="16"/>
              </w:rPr>
            </w:pPr>
            <w:r w:rsidRPr="000A254B">
              <w:rPr>
                <w:rFonts w:ascii="Arial" w:hAnsi="Arial" w:cs="Arial"/>
                <w:color w:val="FF0000"/>
                <w:sz w:val="16"/>
                <w:szCs w:val="16"/>
              </w:rPr>
              <w:t>28</w:t>
            </w:r>
          </w:p>
        </w:tc>
      </w:tr>
      <w:tr w:rsidR="000A254B" w:rsidRPr="000A254B" w14:paraId="2708468A" w14:textId="77777777" w:rsidTr="00813B72">
        <w:trPr>
          <w:cantSplit/>
        </w:trPr>
        <w:tc>
          <w:tcPr>
            <w:tcW w:w="745" w:type="dxa"/>
            <w:tcBorders>
              <w:right w:val="double" w:sz="4" w:space="0" w:color="auto"/>
            </w:tcBorders>
            <w:shd w:val="clear" w:color="auto" w:fill="auto"/>
            <w:vAlign w:val="center"/>
          </w:tcPr>
          <w:p w14:paraId="5C948AC3"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5</w:t>
            </w:r>
          </w:p>
        </w:tc>
        <w:tc>
          <w:tcPr>
            <w:tcW w:w="2590" w:type="dxa"/>
            <w:tcBorders>
              <w:left w:val="double" w:sz="4" w:space="0" w:color="auto"/>
            </w:tcBorders>
            <w:vAlign w:val="center"/>
          </w:tcPr>
          <w:p w14:paraId="499C343B"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1</w:t>
            </w:r>
          </w:p>
        </w:tc>
        <w:tc>
          <w:tcPr>
            <w:tcW w:w="1321" w:type="dxa"/>
            <w:vAlign w:val="center"/>
          </w:tcPr>
          <w:p w14:paraId="088C89AA"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48</w:t>
            </w:r>
          </w:p>
        </w:tc>
        <w:tc>
          <w:tcPr>
            <w:tcW w:w="1201" w:type="dxa"/>
            <w:vAlign w:val="center"/>
          </w:tcPr>
          <w:p w14:paraId="1289E426"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2</w:t>
            </w:r>
          </w:p>
        </w:tc>
        <w:tc>
          <w:tcPr>
            <w:tcW w:w="1498" w:type="dxa"/>
            <w:vAlign w:val="center"/>
          </w:tcPr>
          <w:p w14:paraId="4F0251C8" w14:textId="77777777" w:rsidR="000A254B" w:rsidRPr="000A254B" w:rsidRDefault="000A254B" w:rsidP="00813B72">
            <w:pPr>
              <w:keepNext/>
              <w:keepLines/>
              <w:jc w:val="center"/>
              <w:rPr>
                <w:rFonts w:ascii="Arial" w:hAnsi="Arial" w:cs="Arial"/>
                <w:color w:val="FF0000"/>
                <w:sz w:val="16"/>
                <w:szCs w:val="16"/>
              </w:rPr>
            </w:pPr>
            <w:r w:rsidRPr="000A254B">
              <w:rPr>
                <w:rFonts w:ascii="Arial" w:hAnsi="Arial" w:cs="Arial"/>
                <w:color w:val="FF0000"/>
                <w:sz w:val="16"/>
                <w:szCs w:val="16"/>
              </w:rPr>
              <w:t>0</w:t>
            </w:r>
          </w:p>
        </w:tc>
      </w:tr>
      <w:tr w:rsidR="000A254B" w:rsidRPr="000A254B" w14:paraId="6E5ECDF2" w14:textId="77777777" w:rsidTr="00813B72">
        <w:trPr>
          <w:cantSplit/>
        </w:trPr>
        <w:tc>
          <w:tcPr>
            <w:tcW w:w="745" w:type="dxa"/>
            <w:tcBorders>
              <w:right w:val="double" w:sz="4" w:space="0" w:color="auto"/>
            </w:tcBorders>
            <w:shd w:val="clear" w:color="auto" w:fill="auto"/>
            <w:vAlign w:val="center"/>
          </w:tcPr>
          <w:p w14:paraId="0386F0A8"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6</w:t>
            </w:r>
          </w:p>
        </w:tc>
        <w:tc>
          <w:tcPr>
            <w:tcW w:w="2590" w:type="dxa"/>
            <w:tcBorders>
              <w:left w:val="double" w:sz="4" w:space="0" w:color="auto"/>
            </w:tcBorders>
            <w:vAlign w:val="center"/>
          </w:tcPr>
          <w:p w14:paraId="6ACB0C4F"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1</w:t>
            </w:r>
          </w:p>
        </w:tc>
        <w:tc>
          <w:tcPr>
            <w:tcW w:w="1321" w:type="dxa"/>
            <w:vAlign w:val="center"/>
          </w:tcPr>
          <w:p w14:paraId="0AA42425"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48</w:t>
            </w:r>
          </w:p>
        </w:tc>
        <w:tc>
          <w:tcPr>
            <w:tcW w:w="1201" w:type="dxa"/>
            <w:vAlign w:val="center"/>
          </w:tcPr>
          <w:p w14:paraId="560B5337"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2</w:t>
            </w:r>
          </w:p>
        </w:tc>
        <w:tc>
          <w:tcPr>
            <w:tcW w:w="1498" w:type="dxa"/>
            <w:vAlign w:val="center"/>
          </w:tcPr>
          <w:p w14:paraId="0B845287" w14:textId="77777777" w:rsidR="000A254B" w:rsidRPr="000A254B" w:rsidRDefault="000A254B" w:rsidP="00813B72">
            <w:pPr>
              <w:keepNext/>
              <w:keepLines/>
              <w:jc w:val="center"/>
              <w:rPr>
                <w:rFonts w:ascii="Arial" w:hAnsi="Arial" w:cs="Arial"/>
                <w:color w:val="FF0000"/>
                <w:sz w:val="16"/>
                <w:szCs w:val="16"/>
              </w:rPr>
            </w:pPr>
            <w:r w:rsidRPr="000A254B">
              <w:rPr>
                <w:rFonts w:ascii="Arial" w:hAnsi="Arial" w:cs="Arial"/>
                <w:color w:val="FF0000"/>
                <w:sz w:val="16"/>
                <w:szCs w:val="16"/>
              </w:rPr>
              <w:t>14</w:t>
            </w:r>
          </w:p>
        </w:tc>
      </w:tr>
      <w:tr w:rsidR="000A254B" w:rsidRPr="000A254B" w14:paraId="4349A948" w14:textId="77777777" w:rsidTr="00813B72">
        <w:trPr>
          <w:cantSplit/>
        </w:trPr>
        <w:tc>
          <w:tcPr>
            <w:tcW w:w="745" w:type="dxa"/>
            <w:tcBorders>
              <w:right w:val="double" w:sz="4" w:space="0" w:color="auto"/>
            </w:tcBorders>
            <w:shd w:val="clear" w:color="auto" w:fill="auto"/>
            <w:vAlign w:val="center"/>
          </w:tcPr>
          <w:p w14:paraId="460FB300"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7</w:t>
            </w:r>
          </w:p>
        </w:tc>
        <w:tc>
          <w:tcPr>
            <w:tcW w:w="2590" w:type="dxa"/>
            <w:tcBorders>
              <w:left w:val="double" w:sz="4" w:space="0" w:color="auto"/>
            </w:tcBorders>
            <w:vAlign w:val="center"/>
          </w:tcPr>
          <w:p w14:paraId="6352EB07"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1</w:t>
            </w:r>
          </w:p>
        </w:tc>
        <w:tc>
          <w:tcPr>
            <w:tcW w:w="1321" w:type="dxa"/>
            <w:vAlign w:val="center"/>
          </w:tcPr>
          <w:p w14:paraId="7F0F582F"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48</w:t>
            </w:r>
          </w:p>
        </w:tc>
        <w:tc>
          <w:tcPr>
            <w:tcW w:w="1201" w:type="dxa"/>
            <w:vAlign w:val="center"/>
          </w:tcPr>
          <w:p w14:paraId="0AB711D1"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2</w:t>
            </w:r>
          </w:p>
        </w:tc>
        <w:tc>
          <w:tcPr>
            <w:tcW w:w="1498" w:type="dxa"/>
            <w:vAlign w:val="center"/>
          </w:tcPr>
          <w:p w14:paraId="2C333374" w14:textId="77777777" w:rsidR="000A254B" w:rsidRPr="000A254B" w:rsidRDefault="000A254B" w:rsidP="00813B72">
            <w:pPr>
              <w:keepNext/>
              <w:keepLines/>
              <w:jc w:val="center"/>
              <w:rPr>
                <w:rFonts w:ascii="Arial" w:hAnsi="Arial" w:cs="Arial"/>
                <w:color w:val="FF0000"/>
                <w:sz w:val="16"/>
                <w:szCs w:val="16"/>
              </w:rPr>
            </w:pPr>
            <w:r w:rsidRPr="000A254B">
              <w:rPr>
                <w:rFonts w:ascii="Arial" w:hAnsi="Arial" w:cs="Arial"/>
                <w:color w:val="FF0000"/>
                <w:sz w:val="16"/>
                <w:szCs w:val="16"/>
              </w:rPr>
              <w:t>28</w:t>
            </w:r>
          </w:p>
        </w:tc>
      </w:tr>
      <w:tr w:rsidR="000A254B" w:rsidRPr="000A254B" w14:paraId="1AA52E30" w14:textId="77777777" w:rsidTr="00813B72">
        <w:trPr>
          <w:cantSplit/>
        </w:trPr>
        <w:tc>
          <w:tcPr>
            <w:tcW w:w="745" w:type="dxa"/>
            <w:tcBorders>
              <w:right w:val="double" w:sz="4" w:space="0" w:color="auto"/>
            </w:tcBorders>
            <w:shd w:val="clear" w:color="auto" w:fill="F2F2F2"/>
            <w:vAlign w:val="center"/>
          </w:tcPr>
          <w:p w14:paraId="7BEFF536"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8</w:t>
            </w:r>
          </w:p>
        </w:tc>
        <w:tc>
          <w:tcPr>
            <w:tcW w:w="2590" w:type="dxa"/>
            <w:tcBorders>
              <w:left w:val="double" w:sz="4" w:space="0" w:color="auto"/>
            </w:tcBorders>
            <w:shd w:val="clear" w:color="auto" w:fill="F2F2F2"/>
            <w:vAlign w:val="center"/>
          </w:tcPr>
          <w:p w14:paraId="3F9F1273" w14:textId="77777777" w:rsidR="000A254B" w:rsidRPr="000A254B" w:rsidRDefault="000A254B" w:rsidP="00813B72">
            <w:pPr>
              <w:keepNext/>
              <w:keepLines/>
              <w:jc w:val="center"/>
              <w:rPr>
                <w:rFonts w:ascii="Arial" w:hAnsi="Arial" w:cs="Arial"/>
                <w:kern w:val="24"/>
                <w:sz w:val="16"/>
                <w:szCs w:val="16"/>
              </w:rPr>
            </w:pPr>
            <w:r w:rsidRPr="000A254B">
              <w:rPr>
                <w:rFonts w:ascii="Arial" w:hAnsi="Arial" w:cs="Arial"/>
                <w:kern w:val="24"/>
                <w:sz w:val="16"/>
                <w:szCs w:val="16"/>
              </w:rPr>
              <w:t>1</w:t>
            </w:r>
          </w:p>
        </w:tc>
        <w:tc>
          <w:tcPr>
            <w:tcW w:w="1321" w:type="dxa"/>
            <w:shd w:val="clear" w:color="auto" w:fill="F2F2F2"/>
            <w:vAlign w:val="center"/>
          </w:tcPr>
          <w:p w14:paraId="5493AD1A" w14:textId="77777777" w:rsidR="000A254B" w:rsidRPr="000A254B" w:rsidRDefault="000A254B" w:rsidP="00813B72">
            <w:pPr>
              <w:keepNext/>
              <w:keepLines/>
              <w:jc w:val="center"/>
              <w:rPr>
                <w:rFonts w:ascii="Arial" w:hAnsi="Arial" w:cs="Arial"/>
                <w:kern w:val="24"/>
                <w:sz w:val="16"/>
                <w:szCs w:val="16"/>
              </w:rPr>
            </w:pPr>
            <w:r w:rsidRPr="000A254B">
              <w:rPr>
                <w:rFonts w:ascii="Arial" w:hAnsi="Arial" w:cs="Arial"/>
                <w:kern w:val="24"/>
                <w:sz w:val="16"/>
                <w:szCs w:val="16"/>
              </w:rPr>
              <w:t>96</w:t>
            </w:r>
          </w:p>
        </w:tc>
        <w:tc>
          <w:tcPr>
            <w:tcW w:w="1201" w:type="dxa"/>
            <w:shd w:val="clear" w:color="auto" w:fill="F2F2F2"/>
            <w:vAlign w:val="center"/>
          </w:tcPr>
          <w:p w14:paraId="4064AACB" w14:textId="77777777" w:rsidR="000A254B" w:rsidRPr="000A254B" w:rsidRDefault="000A254B" w:rsidP="00813B72">
            <w:pPr>
              <w:keepNext/>
              <w:keepLines/>
              <w:jc w:val="center"/>
              <w:rPr>
                <w:rFonts w:ascii="Arial" w:hAnsi="Arial" w:cs="Arial"/>
                <w:kern w:val="24"/>
                <w:sz w:val="16"/>
                <w:szCs w:val="16"/>
              </w:rPr>
            </w:pPr>
            <w:r w:rsidRPr="000A254B">
              <w:rPr>
                <w:rFonts w:ascii="Arial" w:hAnsi="Arial" w:cs="Arial"/>
                <w:kern w:val="24"/>
                <w:sz w:val="16"/>
                <w:szCs w:val="16"/>
              </w:rPr>
              <w:t>1</w:t>
            </w:r>
          </w:p>
        </w:tc>
        <w:tc>
          <w:tcPr>
            <w:tcW w:w="1498" w:type="dxa"/>
            <w:shd w:val="clear" w:color="auto" w:fill="F2F2F2"/>
            <w:vAlign w:val="center"/>
          </w:tcPr>
          <w:p w14:paraId="70F8FA3F" w14:textId="77777777" w:rsidR="000A254B" w:rsidRPr="000A254B" w:rsidRDefault="000A254B" w:rsidP="00813B72">
            <w:pPr>
              <w:keepNext/>
              <w:keepLines/>
              <w:jc w:val="center"/>
              <w:rPr>
                <w:rFonts w:ascii="Arial" w:hAnsi="Arial" w:cs="Arial"/>
                <w:color w:val="FF0000"/>
                <w:sz w:val="16"/>
                <w:szCs w:val="16"/>
              </w:rPr>
            </w:pPr>
            <w:r w:rsidRPr="000A254B">
              <w:rPr>
                <w:rFonts w:ascii="Arial" w:hAnsi="Arial" w:cs="Arial"/>
                <w:color w:val="FF0000"/>
                <w:sz w:val="16"/>
                <w:szCs w:val="16"/>
              </w:rPr>
              <w:t>0</w:t>
            </w:r>
          </w:p>
        </w:tc>
      </w:tr>
      <w:tr w:rsidR="000A254B" w:rsidRPr="000A254B" w14:paraId="17CEDA67" w14:textId="77777777" w:rsidTr="00813B72">
        <w:trPr>
          <w:cantSplit/>
        </w:trPr>
        <w:tc>
          <w:tcPr>
            <w:tcW w:w="745" w:type="dxa"/>
            <w:tcBorders>
              <w:right w:val="double" w:sz="4" w:space="0" w:color="auto"/>
            </w:tcBorders>
            <w:shd w:val="clear" w:color="auto" w:fill="F2F2F2"/>
            <w:vAlign w:val="center"/>
          </w:tcPr>
          <w:p w14:paraId="4DE99F1C"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9</w:t>
            </w:r>
          </w:p>
        </w:tc>
        <w:tc>
          <w:tcPr>
            <w:tcW w:w="2590" w:type="dxa"/>
            <w:tcBorders>
              <w:left w:val="double" w:sz="4" w:space="0" w:color="auto"/>
            </w:tcBorders>
            <w:shd w:val="clear" w:color="auto" w:fill="F2F2F2"/>
            <w:vAlign w:val="center"/>
          </w:tcPr>
          <w:p w14:paraId="1689CD71" w14:textId="77777777" w:rsidR="000A254B" w:rsidRPr="000A254B" w:rsidRDefault="000A254B" w:rsidP="00813B72">
            <w:pPr>
              <w:keepNext/>
              <w:keepLines/>
              <w:jc w:val="center"/>
              <w:rPr>
                <w:rFonts w:ascii="Arial" w:hAnsi="Arial" w:cs="Arial"/>
                <w:kern w:val="24"/>
                <w:sz w:val="16"/>
                <w:szCs w:val="16"/>
              </w:rPr>
            </w:pPr>
            <w:r w:rsidRPr="000A254B">
              <w:rPr>
                <w:rFonts w:ascii="Arial" w:hAnsi="Arial" w:cs="Arial"/>
                <w:kern w:val="24"/>
                <w:sz w:val="16"/>
                <w:szCs w:val="16"/>
              </w:rPr>
              <w:t>1</w:t>
            </w:r>
          </w:p>
        </w:tc>
        <w:tc>
          <w:tcPr>
            <w:tcW w:w="1321" w:type="dxa"/>
            <w:shd w:val="clear" w:color="auto" w:fill="F2F2F2"/>
            <w:vAlign w:val="center"/>
          </w:tcPr>
          <w:p w14:paraId="3F9B1A7A" w14:textId="77777777" w:rsidR="000A254B" w:rsidRPr="000A254B" w:rsidRDefault="000A254B" w:rsidP="00813B72">
            <w:pPr>
              <w:keepNext/>
              <w:keepLines/>
              <w:jc w:val="center"/>
              <w:rPr>
                <w:rFonts w:ascii="Arial" w:hAnsi="Arial" w:cs="Arial"/>
                <w:kern w:val="24"/>
                <w:sz w:val="16"/>
                <w:szCs w:val="16"/>
              </w:rPr>
            </w:pPr>
            <w:r w:rsidRPr="000A254B">
              <w:rPr>
                <w:rFonts w:ascii="Arial" w:hAnsi="Arial" w:cs="Arial"/>
                <w:kern w:val="24"/>
                <w:sz w:val="16"/>
                <w:szCs w:val="16"/>
              </w:rPr>
              <w:t>96</w:t>
            </w:r>
          </w:p>
        </w:tc>
        <w:tc>
          <w:tcPr>
            <w:tcW w:w="1201" w:type="dxa"/>
            <w:shd w:val="clear" w:color="auto" w:fill="F2F2F2"/>
            <w:vAlign w:val="center"/>
          </w:tcPr>
          <w:p w14:paraId="3C539D87" w14:textId="77777777" w:rsidR="000A254B" w:rsidRPr="000A254B" w:rsidRDefault="000A254B" w:rsidP="00813B72">
            <w:pPr>
              <w:keepNext/>
              <w:keepLines/>
              <w:jc w:val="center"/>
              <w:rPr>
                <w:rFonts w:ascii="Arial" w:hAnsi="Arial" w:cs="Arial"/>
                <w:kern w:val="24"/>
                <w:sz w:val="16"/>
                <w:szCs w:val="16"/>
              </w:rPr>
            </w:pPr>
            <w:r w:rsidRPr="000A254B">
              <w:rPr>
                <w:rFonts w:ascii="Arial" w:hAnsi="Arial" w:cs="Arial"/>
                <w:kern w:val="24"/>
                <w:sz w:val="16"/>
                <w:szCs w:val="16"/>
              </w:rPr>
              <w:t>1</w:t>
            </w:r>
          </w:p>
        </w:tc>
        <w:tc>
          <w:tcPr>
            <w:tcW w:w="1498" w:type="dxa"/>
            <w:shd w:val="clear" w:color="auto" w:fill="F2F2F2"/>
            <w:vAlign w:val="center"/>
          </w:tcPr>
          <w:p w14:paraId="6ECF0A66" w14:textId="77777777" w:rsidR="000A254B" w:rsidRPr="000A254B" w:rsidRDefault="000A254B" w:rsidP="00813B72">
            <w:pPr>
              <w:keepNext/>
              <w:keepLines/>
              <w:jc w:val="center"/>
              <w:rPr>
                <w:rFonts w:ascii="Arial" w:hAnsi="Arial" w:cs="Arial"/>
                <w:color w:val="FF0000"/>
                <w:sz w:val="16"/>
                <w:szCs w:val="16"/>
              </w:rPr>
            </w:pPr>
            <w:r w:rsidRPr="000A254B">
              <w:rPr>
                <w:rFonts w:ascii="Arial" w:hAnsi="Arial" w:cs="Arial"/>
                <w:color w:val="FF0000"/>
                <w:sz w:val="16"/>
                <w:szCs w:val="16"/>
              </w:rPr>
              <w:t>X</w:t>
            </w:r>
          </w:p>
        </w:tc>
      </w:tr>
      <w:tr w:rsidR="000A254B" w:rsidRPr="000A254B" w14:paraId="59A5A4E6" w14:textId="77777777" w:rsidTr="00813B72">
        <w:trPr>
          <w:cantSplit/>
        </w:trPr>
        <w:tc>
          <w:tcPr>
            <w:tcW w:w="745" w:type="dxa"/>
            <w:tcBorders>
              <w:right w:val="double" w:sz="4" w:space="0" w:color="auto"/>
            </w:tcBorders>
            <w:shd w:val="clear" w:color="auto" w:fill="auto"/>
            <w:vAlign w:val="center"/>
          </w:tcPr>
          <w:p w14:paraId="759D51E5"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10</w:t>
            </w:r>
          </w:p>
        </w:tc>
        <w:tc>
          <w:tcPr>
            <w:tcW w:w="2590" w:type="dxa"/>
            <w:tcBorders>
              <w:left w:val="double" w:sz="4" w:space="0" w:color="auto"/>
            </w:tcBorders>
            <w:vAlign w:val="center"/>
          </w:tcPr>
          <w:p w14:paraId="2F5BAC0A" w14:textId="77777777" w:rsidR="000A254B" w:rsidRPr="000A254B" w:rsidRDefault="000A254B" w:rsidP="00813B72">
            <w:pPr>
              <w:keepNext/>
              <w:keepLines/>
              <w:jc w:val="center"/>
              <w:rPr>
                <w:rFonts w:ascii="Arial" w:hAnsi="Arial" w:cs="Arial"/>
                <w:kern w:val="24"/>
                <w:sz w:val="16"/>
                <w:szCs w:val="16"/>
              </w:rPr>
            </w:pPr>
            <w:r w:rsidRPr="000A254B">
              <w:rPr>
                <w:rFonts w:ascii="Arial" w:hAnsi="Arial" w:cs="Arial"/>
                <w:kern w:val="24"/>
                <w:sz w:val="16"/>
                <w:szCs w:val="16"/>
              </w:rPr>
              <w:t>1</w:t>
            </w:r>
          </w:p>
        </w:tc>
        <w:tc>
          <w:tcPr>
            <w:tcW w:w="1321" w:type="dxa"/>
            <w:vAlign w:val="center"/>
          </w:tcPr>
          <w:p w14:paraId="6AE3BA32" w14:textId="77777777" w:rsidR="000A254B" w:rsidRPr="000A254B" w:rsidRDefault="000A254B" w:rsidP="00813B72">
            <w:pPr>
              <w:keepNext/>
              <w:keepLines/>
              <w:jc w:val="center"/>
              <w:rPr>
                <w:rFonts w:ascii="Arial" w:hAnsi="Arial" w:cs="Arial"/>
                <w:kern w:val="24"/>
                <w:sz w:val="16"/>
                <w:szCs w:val="16"/>
              </w:rPr>
            </w:pPr>
            <w:r w:rsidRPr="000A254B">
              <w:rPr>
                <w:rFonts w:ascii="Arial" w:hAnsi="Arial" w:cs="Arial"/>
                <w:kern w:val="24"/>
                <w:sz w:val="16"/>
                <w:szCs w:val="16"/>
              </w:rPr>
              <w:t>96</w:t>
            </w:r>
          </w:p>
        </w:tc>
        <w:tc>
          <w:tcPr>
            <w:tcW w:w="1201" w:type="dxa"/>
            <w:vAlign w:val="center"/>
          </w:tcPr>
          <w:p w14:paraId="3D6B03B4" w14:textId="77777777" w:rsidR="000A254B" w:rsidRPr="000A254B" w:rsidRDefault="000A254B" w:rsidP="00813B72">
            <w:pPr>
              <w:keepNext/>
              <w:keepLines/>
              <w:jc w:val="center"/>
              <w:rPr>
                <w:rFonts w:ascii="Arial" w:hAnsi="Arial" w:cs="Arial"/>
                <w:kern w:val="24"/>
                <w:sz w:val="16"/>
                <w:szCs w:val="16"/>
              </w:rPr>
            </w:pPr>
            <w:r w:rsidRPr="000A254B">
              <w:rPr>
                <w:rFonts w:ascii="Arial" w:hAnsi="Arial" w:cs="Arial"/>
                <w:kern w:val="24"/>
                <w:sz w:val="16"/>
                <w:szCs w:val="16"/>
              </w:rPr>
              <w:t>2</w:t>
            </w:r>
          </w:p>
        </w:tc>
        <w:tc>
          <w:tcPr>
            <w:tcW w:w="1498" w:type="dxa"/>
            <w:vAlign w:val="center"/>
          </w:tcPr>
          <w:p w14:paraId="4D79EDD3" w14:textId="77777777" w:rsidR="000A254B" w:rsidRPr="000A254B" w:rsidRDefault="000A254B" w:rsidP="00813B72">
            <w:pPr>
              <w:keepNext/>
              <w:keepLines/>
              <w:jc w:val="center"/>
              <w:rPr>
                <w:rFonts w:ascii="Arial" w:hAnsi="Arial" w:cs="Arial"/>
                <w:color w:val="FF0000"/>
                <w:sz w:val="16"/>
                <w:szCs w:val="16"/>
              </w:rPr>
            </w:pPr>
            <w:r w:rsidRPr="000A254B">
              <w:rPr>
                <w:rFonts w:ascii="Arial" w:hAnsi="Arial" w:cs="Arial"/>
                <w:color w:val="FF0000"/>
                <w:sz w:val="16"/>
                <w:szCs w:val="16"/>
              </w:rPr>
              <w:t>0</w:t>
            </w:r>
          </w:p>
        </w:tc>
      </w:tr>
      <w:tr w:rsidR="000A254B" w:rsidRPr="000A254B" w14:paraId="77A9058D" w14:textId="77777777" w:rsidTr="00813B72">
        <w:trPr>
          <w:cantSplit/>
        </w:trPr>
        <w:tc>
          <w:tcPr>
            <w:tcW w:w="745" w:type="dxa"/>
            <w:tcBorders>
              <w:right w:val="double" w:sz="4" w:space="0" w:color="auto"/>
            </w:tcBorders>
            <w:shd w:val="clear" w:color="auto" w:fill="auto"/>
            <w:vAlign w:val="center"/>
          </w:tcPr>
          <w:p w14:paraId="42B3DEF3"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11</w:t>
            </w:r>
          </w:p>
        </w:tc>
        <w:tc>
          <w:tcPr>
            <w:tcW w:w="2590" w:type="dxa"/>
            <w:tcBorders>
              <w:left w:val="double" w:sz="4" w:space="0" w:color="auto"/>
            </w:tcBorders>
            <w:vAlign w:val="center"/>
          </w:tcPr>
          <w:p w14:paraId="097CF07D" w14:textId="77777777" w:rsidR="000A254B" w:rsidRPr="000A254B" w:rsidRDefault="000A254B" w:rsidP="00813B72">
            <w:pPr>
              <w:keepNext/>
              <w:keepLines/>
              <w:jc w:val="center"/>
              <w:rPr>
                <w:rFonts w:ascii="Arial" w:hAnsi="Arial" w:cs="Arial"/>
                <w:kern w:val="24"/>
                <w:sz w:val="16"/>
                <w:szCs w:val="16"/>
              </w:rPr>
            </w:pPr>
            <w:r w:rsidRPr="000A254B">
              <w:rPr>
                <w:rFonts w:ascii="Arial" w:hAnsi="Arial" w:cs="Arial"/>
                <w:kern w:val="24"/>
                <w:sz w:val="16"/>
                <w:szCs w:val="16"/>
              </w:rPr>
              <w:t>1</w:t>
            </w:r>
          </w:p>
        </w:tc>
        <w:tc>
          <w:tcPr>
            <w:tcW w:w="1321" w:type="dxa"/>
            <w:vAlign w:val="center"/>
          </w:tcPr>
          <w:p w14:paraId="1922A795" w14:textId="77777777" w:rsidR="000A254B" w:rsidRPr="000A254B" w:rsidRDefault="000A254B" w:rsidP="00813B72">
            <w:pPr>
              <w:keepNext/>
              <w:keepLines/>
              <w:jc w:val="center"/>
              <w:rPr>
                <w:rFonts w:ascii="Arial" w:hAnsi="Arial" w:cs="Arial"/>
                <w:kern w:val="24"/>
                <w:sz w:val="16"/>
                <w:szCs w:val="16"/>
              </w:rPr>
            </w:pPr>
            <w:r w:rsidRPr="000A254B">
              <w:rPr>
                <w:rFonts w:ascii="Arial" w:hAnsi="Arial" w:cs="Arial"/>
                <w:kern w:val="24"/>
                <w:sz w:val="16"/>
                <w:szCs w:val="16"/>
              </w:rPr>
              <w:t>96</w:t>
            </w:r>
          </w:p>
        </w:tc>
        <w:tc>
          <w:tcPr>
            <w:tcW w:w="1201" w:type="dxa"/>
            <w:vAlign w:val="center"/>
          </w:tcPr>
          <w:p w14:paraId="6183AD22" w14:textId="77777777" w:rsidR="000A254B" w:rsidRPr="000A254B" w:rsidRDefault="000A254B" w:rsidP="00813B72">
            <w:pPr>
              <w:keepNext/>
              <w:keepLines/>
              <w:jc w:val="center"/>
              <w:rPr>
                <w:rFonts w:ascii="Arial" w:hAnsi="Arial" w:cs="Arial"/>
                <w:kern w:val="24"/>
                <w:sz w:val="16"/>
                <w:szCs w:val="16"/>
              </w:rPr>
            </w:pPr>
            <w:r w:rsidRPr="000A254B">
              <w:rPr>
                <w:rFonts w:ascii="Arial" w:hAnsi="Arial" w:cs="Arial"/>
                <w:kern w:val="24"/>
                <w:sz w:val="16"/>
                <w:szCs w:val="16"/>
              </w:rPr>
              <w:t>2</w:t>
            </w:r>
          </w:p>
        </w:tc>
        <w:tc>
          <w:tcPr>
            <w:tcW w:w="1498" w:type="dxa"/>
            <w:vAlign w:val="center"/>
          </w:tcPr>
          <w:p w14:paraId="1395DF6D" w14:textId="77777777" w:rsidR="000A254B" w:rsidRPr="000A254B" w:rsidRDefault="000A254B" w:rsidP="00813B72">
            <w:pPr>
              <w:keepNext/>
              <w:keepLines/>
              <w:jc w:val="center"/>
              <w:rPr>
                <w:rFonts w:ascii="Arial" w:hAnsi="Arial" w:cs="Arial"/>
                <w:color w:val="FF0000"/>
                <w:sz w:val="16"/>
                <w:szCs w:val="16"/>
              </w:rPr>
            </w:pPr>
            <w:r w:rsidRPr="000A254B">
              <w:rPr>
                <w:rFonts w:ascii="Arial" w:hAnsi="Arial" w:cs="Arial"/>
                <w:color w:val="FF0000"/>
                <w:sz w:val="16"/>
                <w:szCs w:val="16"/>
              </w:rPr>
              <w:t>X</w:t>
            </w:r>
          </w:p>
        </w:tc>
      </w:tr>
      <w:tr w:rsidR="000A254B" w:rsidRPr="000A254B" w14:paraId="24F990DC" w14:textId="77777777" w:rsidTr="00813B72">
        <w:trPr>
          <w:cantSplit/>
        </w:trPr>
        <w:tc>
          <w:tcPr>
            <w:tcW w:w="745" w:type="dxa"/>
            <w:tcBorders>
              <w:right w:val="double" w:sz="4" w:space="0" w:color="auto"/>
            </w:tcBorders>
            <w:shd w:val="clear" w:color="auto" w:fill="F2F2F2"/>
            <w:vAlign w:val="center"/>
          </w:tcPr>
          <w:p w14:paraId="2A46F1D4"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12</w:t>
            </w:r>
          </w:p>
        </w:tc>
        <w:tc>
          <w:tcPr>
            <w:tcW w:w="2590" w:type="dxa"/>
            <w:tcBorders>
              <w:left w:val="double" w:sz="4" w:space="0" w:color="auto"/>
            </w:tcBorders>
            <w:shd w:val="clear" w:color="auto" w:fill="F2F2F2"/>
            <w:vAlign w:val="center"/>
          </w:tcPr>
          <w:p w14:paraId="7EB81260" w14:textId="77777777" w:rsidR="000A254B" w:rsidRPr="000A254B" w:rsidRDefault="000A254B" w:rsidP="00813B72">
            <w:pPr>
              <w:keepNext/>
              <w:keepLines/>
              <w:jc w:val="center"/>
              <w:rPr>
                <w:rFonts w:ascii="Arial" w:hAnsi="Arial" w:cs="Arial"/>
                <w:kern w:val="24"/>
                <w:sz w:val="16"/>
                <w:szCs w:val="16"/>
              </w:rPr>
            </w:pPr>
            <w:r w:rsidRPr="000A254B">
              <w:rPr>
                <w:rFonts w:ascii="Arial" w:hAnsi="Arial" w:cs="Arial"/>
                <w:kern w:val="24"/>
                <w:sz w:val="16"/>
                <w:szCs w:val="16"/>
              </w:rPr>
              <w:t>3</w:t>
            </w:r>
          </w:p>
        </w:tc>
        <w:tc>
          <w:tcPr>
            <w:tcW w:w="1321" w:type="dxa"/>
            <w:shd w:val="clear" w:color="auto" w:fill="F2F2F2"/>
            <w:vAlign w:val="center"/>
          </w:tcPr>
          <w:p w14:paraId="76A5EE33" w14:textId="77777777" w:rsidR="000A254B" w:rsidRPr="000A254B" w:rsidRDefault="000A254B" w:rsidP="00813B72">
            <w:pPr>
              <w:keepNext/>
              <w:keepLines/>
              <w:jc w:val="center"/>
              <w:rPr>
                <w:rFonts w:ascii="Arial" w:hAnsi="Arial" w:cs="Arial"/>
                <w:kern w:val="24"/>
                <w:sz w:val="16"/>
                <w:szCs w:val="16"/>
              </w:rPr>
            </w:pPr>
            <w:r w:rsidRPr="000A254B">
              <w:rPr>
                <w:rFonts w:ascii="Arial" w:hAnsi="Arial" w:cs="Arial"/>
                <w:kern w:val="24"/>
                <w:sz w:val="16"/>
                <w:szCs w:val="16"/>
              </w:rPr>
              <w:t>24</w:t>
            </w:r>
          </w:p>
        </w:tc>
        <w:tc>
          <w:tcPr>
            <w:tcW w:w="1201" w:type="dxa"/>
            <w:shd w:val="clear" w:color="auto" w:fill="F2F2F2"/>
            <w:vAlign w:val="center"/>
          </w:tcPr>
          <w:p w14:paraId="56B00825" w14:textId="77777777" w:rsidR="000A254B" w:rsidRPr="000A254B" w:rsidRDefault="000A254B" w:rsidP="00813B72">
            <w:pPr>
              <w:keepNext/>
              <w:keepLines/>
              <w:jc w:val="center"/>
              <w:rPr>
                <w:rFonts w:ascii="Arial" w:hAnsi="Arial" w:cs="Arial"/>
                <w:kern w:val="24"/>
                <w:sz w:val="16"/>
                <w:szCs w:val="16"/>
              </w:rPr>
            </w:pPr>
            <w:r w:rsidRPr="000A254B">
              <w:rPr>
                <w:rFonts w:ascii="Arial" w:hAnsi="Arial" w:cs="Arial"/>
                <w:kern w:val="24"/>
                <w:sz w:val="16"/>
                <w:szCs w:val="16"/>
              </w:rPr>
              <w:t>2</w:t>
            </w:r>
          </w:p>
        </w:tc>
        <w:tc>
          <w:tcPr>
            <w:tcW w:w="1498" w:type="dxa"/>
            <w:shd w:val="clear" w:color="auto" w:fill="F2F2F2"/>
            <w:vAlign w:val="center"/>
          </w:tcPr>
          <w:p w14:paraId="3A3569C1" w14:textId="64017EC8" w:rsidR="000A254B" w:rsidRPr="000A254B" w:rsidRDefault="000A254B" w:rsidP="00813B72">
            <w:pPr>
              <w:keepNext/>
              <w:keepLines/>
              <w:jc w:val="center"/>
              <w:rPr>
                <w:rFonts w:ascii="Arial" w:hAnsi="Arial" w:cs="Arial"/>
                <w:color w:val="FF0000"/>
                <w:kern w:val="24"/>
                <w:sz w:val="16"/>
                <w:szCs w:val="16"/>
              </w:rPr>
            </w:pPr>
            <w:r w:rsidRPr="000A254B">
              <w:rPr>
                <w:rFonts w:ascii="Arial" w:hAnsi="Arial" w:cs="Arial"/>
                <w:color w:val="FF0000"/>
                <w:kern w:val="24"/>
                <w:sz w:val="16"/>
                <w:szCs w:val="16"/>
              </w:rPr>
              <w:t xml:space="preserve">-20 if </w:t>
            </w:r>
            <m:oMath>
              <m:sSub>
                <m:sSubPr>
                  <m:ctrlPr>
                    <w:rPr>
                      <w:rFonts w:ascii="Cambria Math" w:hAnsi="Cambria Math" w:cs="Arial"/>
                      <w:i/>
                      <w:color w:val="FF0000"/>
                      <w:kern w:val="24"/>
                      <w:sz w:val="16"/>
                      <w:szCs w:val="16"/>
                    </w:rPr>
                  </m:ctrlPr>
                </m:sSubPr>
                <m:e>
                  <m:r>
                    <w:rPr>
                      <w:rFonts w:ascii="Cambria Math" w:hAnsi="Cambria Math" w:cs="Arial"/>
                      <w:color w:val="FF0000"/>
                      <w:kern w:val="24"/>
                      <w:sz w:val="16"/>
                      <w:szCs w:val="16"/>
                    </w:rPr>
                    <m:t>k</m:t>
                  </m:r>
                </m:e>
                <m:sub>
                  <m:r>
                    <w:rPr>
                      <w:rFonts w:ascii="Cambria Math" w:hAnsi="Cambria Math" w:cs="Arial"/>
                      <w:color w:val="FF0000"/>
                      <w:kern w:val="24"/>
                      <w:sz w:val="16"/>
                      <w:szCs w:val="16"/>
                    </w:rPr>
                    <m:t>SSB</m:t>
                  </m:r>
                </m:sub>
              </m:sSub>
              <m:r>
                <w:rPr>
                  <w:rFonts w:ascii="Cambria Math" w:hAnsi="Cambria Math" w:cs="Arial"/>
                  <w:color w:val="FF0000"/>
                  <w:kern w:val="24"/>
                  <w:sz w:val="16"/>
                  <w:szCs w:val="16"/>
                </w:rPr>
                <m:t>=0</m:t>
              </m:r>
            </m:oMath>
          </w:p>
          <w:p w14:paraId="2E26E3B0" w14:textId="4A53A020" w:rsidR="000A254B" w:rsidRPr="000A254B" w:rsidRDefault="000A254B" w:rsidP="00813B72">
            <w:pPr>
              <w:keepNext/>
              <w:keepLines/>
              <w:jc w:val="center"/>
              <w:rPr>
                <w:rFonts w:ascii="Arial" w:hAnsi="Arial" w:cs="Arial"/>
                <w:color w:val="FF0000"/>
                <w:sz w:val="16"/>
                <w:szCs w:val="16"/>
              </w:rPr>
            </w:pPr>
            <w:r w:rsidRPr="000A254B">
              <w:rPr>
                <w:rFonts w:ascii="Arial" w:hAnsi="Arial" w:cs="Arial"/>
                <w:color w:val="FF0000"/>
                <w:kern w:val="24"/>
                <w:sz w:val="16"/>
                <w:szCs w:val="16"/>
              </w:rPr>
              <w:t xml:space="preserve">-21 if </w:t>
            </w:r>
            <m:oMath>
              <m:sSub>
                <m:sSubPr>
                  <m:ctrlPr>
                    <w:rPr>
                      <w:rFonts w:ascii="Cambria Math" w:hAnsi="Cambria Math" w:cs="Arial"/>
                      <w:i/>
                      <w:color w:val="FF0000"/>
                      <w:kern w:val="24"/>
                      <w:sz w:val="16"/>
                      <w:szCs w:val="16"/>
                    </w:rPr>
                  </m:ctrlPr>
                </m:sSubPr>
                <m:e>
                  <m:r>
                    <w:rPr>
                      <w:rFonts w:ascii="Cambria Math" w:hAnsi="Cambria Math" w:cs="Arial"/>
                      <w:color w:val="FF0000"/>
                      <w:kern w:val="24"/>
                      <w:sz w:val="16"/>
                      <w:szCs w:val="16"/>
                    </w:rPr>
                    <m:t>k</m:t>
                  </m:r>
                </m:e>
                <m:sub>
                  <m:r>
                    <w:rPr>
                      <w:rFonts w:ascii="Cambria Math" w:hAnsi="Cambria Math" w:cs="Arial"/>
                      <w:color w:val="FF0000"/>
                      <w:kern w:val="24"/>
                      <w:sz w:val="16"/>
                      <w:szCs w:val="16"/>
                    </w:rPr>
                    <m:t>SSB</m:t>
                  </m:r>
                </m:sub>
              </m:sSub>
            </m:oMath>
            <w:r w:rsidRPr="000A254B">
              <w:rPr>
                <w:rFonts w:ascii="Arial" w:hAnsi="Arial" w:cs="Arial"/>
                <w:color w:val="FF0000"/>
                <w:kern w:val="24"/>
                <w:sz w:val="16"/>
                <w:szCs w:val="16"/>
              </w:rPr>
              <w:t xml:space="preserve"> &gt; 0</w:t>
            </w:r>
          </w:p>
        </w:tc>
      </w:tr>
      <w:tr w:rsidR="000A254B" w:rsidRPr="000A254B" w14:paraId="1F3F0DAA" w14:textId="77777777" w:rsidTr="00813B72">
        <w:trPr>
          <w:cantSplit/>
        </w:trPr>
        <w:tc>
          <w:tcPr>
            <w:tcW w:w="745" w:type="dxa"/>
            <w:tcBorders>
              <w:right w:val="double" w:sz="4" w:space="0" w:color="auto"/>
            </w:tcBorders>
            <w:shd w:val="clear" w:color="auto" w:fill="F2F2F2"/>
            <w:vAlign w:val="center"/>
          </w:tcPr>
          <w:p w14:paraId="15370B10"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13</w:t>
            </w:r>
          </w:p>
        </w:tc>
        <w:tc>
          <w:tcPr>
            <w:tcW w:w="2590" w:type="dxa"/>
            <w:tcBorders>
              <w:left w:val="double" w:sz="4" w:space="0" w:color="auto"/>
            </w:tcBorders>
            <w:shd w:val="clear" w:color="auto" w:fill="F2F2F2"/>
            <w:vAlign w:val="center"/>
          </w:tcPr>
          <w:p w14:paraId="7BB00EB2" w14:textId="77777777" w:rsidR="000A254B" w:rsidRPr="000A254B" w:rsidRDefault="000A254B" w:rsidP="00813B72">
            <w:pPr>
              <w:keepNext/>
              <w:keepLines/>
              <w:jc w:val="center"/>
              <w:rPr>
                <w:rFonts w:ascii="Arial" w:hAnsi="Arial" w:cs="Arial"/>
                <w:kern w:val="24"/>
                <w:sz w:val="16"/>
                <w:szCs w:val="16"/>
              </w:rPr>
            </w:pPr>
            <w:r w:rsidRPr="000A254B">
              <w:rPr>
                <w:rFonts w:ascii="Arial" w:hAnsi="Arial" w:cs="Arial"/>
                <w:kern w:val="24"/>
                <w:sz w:val="16"/>
                <w:szCs w:val="16"/>
              </w:rPr>
              <w:t>3</w:t>
            </w:r>
          </w:p>
        </w:tc>
        <w:tc>
          <w:tcPr>
            <w:tcW w:w="1321" w:type="dxa"/>
            <w:shd w:val="clear" w:color="auto" w:fill="F2F2F2"/>
            <w:vAlign w:val="center"/>
          </w:tcPr>
          <w:p w14:paraId="2C30B11C" w14:textId="77777777" w:rsidR="000A254B" w:rsidRPr="000A254B" w:rsidRDefault="000A254B" w:rsidP="00813B72">
            <w:pPr>
              <w:keepNext/>
              <w:keepLines/>
              <w:jc w:val="center"/>
              <w:rPr>
                <w:rFonts w:ascii="Arial" w:hAnsi="Arial" w:cs="Arial"/>
                <w:kern w:val="24"/>
                <w:sz w:val="16"/>
                <w:szCs w:val="16"/>
              </w:rPr>
            </w:pPr>
            <w:r w:rsidRPr="000A254B">
              <w:rPr>
                <w:rFonts w:ascii="Arial" w:hAnsi="Arial" w:cs="Arial"/>
                <w:kern w:val="24"/>
                <w:sz w:val="16"/>
                <w:szCs w:val="16"/>
              </w:rPr>
              <w:t>24</w:t>
            </w:r>
          </w:p>
        </w:tc>
        <w:tc>
          <w:tcPr>
            <w:tcW w:w="1201" w:type="dxa"/>
            <w:shd w:val="clear" w:color="auto" w:fill="F2F2F2"/>
            <w:vAlign w:val="center"/>
          </w:tcPr>
          <w:p w14:paraId="63074F1E" w14:textId="77777777" w:rsidR="000A254B" w:rsidRPr="000A254B" w:rsidRDefault="000A254B" w:rsidP="00813B72">
            <w:pPr>
              <w:keepNext/>
              <w:keepLines/>
              <w:jc w:val="center"/>
              <w:rPr>
                <w:rFonts w:ascii="Arial" w:hAnsi="Arial" w:cs="Arial"/>
                <w:kern w:val="24"/>
                <w:sz w:val="16"/>
                <w:szCs w:val="16"/>
              </w:rPr>
            </w:pPr>
            <w:r w:rsidRPr="000A254B">
              <w:rPr>
                <w:rFonts w:ascii="Arial" w:hAnsi="Arial" w:cs="Arial"/>
                <w:kern w:val="24"/>
                <w:sz w:val="16"/>
                <w:szCs w:val="16"/>
              </w:rPr>
              <w:t>2</w:t>
            </w:r>
          </w:p>
        </w:tc>
        <w:tc>
          <w:tcPr>
            <w:tcW w:w="1498" w:type="dxa"/>
            <w:shd w:val="clear" w:color="auto" w:fill="F2F2F2"/>
            <w:vAlign w:val="center"/>
          </w:tcPr>
          <w:p w14:paraId="2A732AD6" w14:textId="77777777" w:rsidR="000A254B" w:rsidRPr="000A254B" w:rsidRDefault="000A254B" w:rsidP="00813B72">
            <w:pPr>
              <w:keepNext/>
              <w:keepLines/>
              <w:jc w:val="center"/>
              <w:rPr>
                <w:rFonts w:ascii="Arial" w:hAnsi="Arial" w:cs="Arial"/>
                <w:sz w:val="16"/>
                <w:szCs w:val="16"/>
              </w:rPr>
            </w:pPr>
            <w:r w:rsidRPr="000A254B">
              <w:rPr>
                <w:rFonts w:ascii="Arial" w:hAnsi="Arial" w:cs="Arial"/>
                <w:color w:val="FF0000"/>
                <w:sz w:val="16"/>
                <w:szCs w:val="16"/>
              </w:rPr>
              <w:t>24</w:t>
            </w:r>
          </w:p>
        </w:tc>
      </w:tr>
      <w:tr w:rsidR="000A254B" w:rsidRPr="000A254B" w14:paraId="2F388489" w14:textId="77777777" w:rsidTr="00813B72">
        <w:trPr>
          <w:cantSplit/>
        </w:trPr>
        <w:tc>
          <w:tcPr>
            <w:tcW w:w="745" w:type="dxa"/>
            <w:tcBorders>
              <w:right w:val="double" w:sz="4" w:space="0" w:color="auto"/>
            </w:tcBorders>
            <w:shd w:val="clear" w:color="auto" w:fill="auto"/>
            <w:vAlign w:val="center"/>
          </w:tcPr>
          <w:p w14:paraId="50FBF5E5"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14</w:t>
            </w:r>
          </w:p>
        </w:tc>
        <w:tc>
          <w:tcPr>
            <w:tcW w:w="2590" w:type="dxa"/>
            <w:tcBorders>
              <w:left w:val="double" w:sz="4" w:space="0" w:color="auto"/>
            </w:tcBorders>
            <w:vAlign w:val="center"/>
          </w:tcPr>
          <w:p w14:paraId="6D152270" w14:textId="77777777" w:rsidR="000A254B" w:rsidRPr="000A254B" w:rsidRDefault="000A254B" w:rsidP="00813B72">
            <w:pPr>
              <w:keepNext/>
              <w:keepLines/>
              <w:jc w:val="center"/>
              <w:rPr>
                <w:rFonts w:ascii="Arial" w:hAnsi="Arial" w:cs="Arial"/>
                <w:kern w:val="24"/>
                <w:sz w:val="16"/>
                <w:szCs w:val="16"/>
              </w:rPr>
            </w:pPr>
            <w:r w:rsidRPr="000A254B">
              <w:rPr>
                <w:rFonts w:ascii="Arial" w:hAnsi="Arial" w:cs="Arial"/>
                <w:kern w:val="24"/>
                <w:sz w:val="16"/>
                <w:szCs w:val="16"/>
              </w:rPr>
              <w:t>3</w:t>
            </w:r>
          </w:p>
        </w:tc>
        <w:tc>
          <w:tcPr>
            <w:tcW w:w="1321" w:type="dxa"/>
            <w:vAlign w:val="center"/>
          </w:tcPr>
          <w:p w14:paraId="5ED71121" w14:textId="77777777" w:rsidR="000A254B" w:rsidRPr="000A254B" w:rsidRDefault="000A254B" w:rsidP="00813B72">
            <w:pPr>
              <w:keepNext/>
              <w:keepLines/>
              <w:jc w:val="center"/>
              <w:rPr>
                <w:rFonts w:ascii="Arial" w:hAnsi="Arial" w:cs="Arial"/>
                <w:kern w:val="24"/>
                <w:sz w:val="16"/>
                <w:szCs w:val="16"/>
              </w:rPr>
            </w:pPr>
            <w:r w:rsidRPr="000A254B">
              <w:rPr>
                <w:rFonts w:ascii="Arial" w:hAnsi="Arial" w:cs="Arial"/>
                <w:kern w:val="24"/>
                <w:sz w:val="16"/>
                <w:szCs w:val="16"/>
              </w:rPr>
              <w:t>48</w:t>
            </w:r>
          </w:p>
        </w:tc>
        <w:tc>
          <w:tcPr>
            <w:tcW w:w="1201" w:type="dxa"/>
            <w:vAlign w:val="center"/>
          </w:tcPr>
          <w:p w14:paraId="7BB9154C" w14:textId="77777777" w:rsidR="000A254B" w:rsidRPr="000A254B" w:rsidRDefault="000A254B" w:rsidP="00813B72">
            <w:pPr>
              <w:keepNext/>
              <w:keepLines/>
              <w:jc w:val="center"/>
              <w:rPr>
                <w:rFonts w:ascii="Arial" w:hAnsi="Arial" w:cs="Arial"/>
                <w:kern w:val="24"/>
                <w:sz w:val="16"/>
                <w:szCs w:val="16"/>
              </w:rPr>
            </w:pPr>
            <w:r w:rsidRPr="000A254B">
              <w:rPr>
                <w:rFonts w:ascii="Arial" w:hAnsi="Arial" w:cs="Arial"/>
                <w:kern w:val="24"/>
                <w:sz w:val="16"/>
                <w:szCs w:val="16"/>
              </w:rPr>
              <w:t>2</w:t>
            </w:r>
          </w:p>
        </w:tc>
        <w:tc>
          <w:tcPr>
            <w:tcW w:w="1498" w:type="dxa"/>
            <w:vAlign w:val="center"/>
          </w:tcPr>
          <w:p w14:paraId="0672FD8C" w14:textId="59B6C4B0" w:rsidR="000A254B" w:rsidRPr="000A254B" w:rsidRDefault="000A254B" w:rsidP="00813B72">
            <w:pPr>
              <w:keepNext/>
              <w:keepLines/>
              <w:jc w:val="center"/>
              <w:rPr>
                <w:rFonts w:ascii="Arial" w:hAnsi="Arial" w:cs="Arial"/>
                <w:color w:val="FF0000"/>
                <w:kern w:val="24"/>
                <w:sz w:val="16"/>
                <w:szCs w:val="16"/>
              </w:rPr>
            </w:pPr>
            <w:r w:rsidRPr="000A254B">
              <w:rPr>
                <w:rFonts w:ascii="Arial" w:hAnsi="Arial" w:cs="Arial"/>
                <w:color w:val="FF0000"/>
                <w:kern w:val="24"/>
                <w:sz w:val="16"/>
                <w:szCs w:val="16"/>
              </w:rPr>
              <w:t xml:space="preserve">-20 if </w:t>
            </w:r>
            <m:oMath>
              <m:sSub>
                <m:sSubPr>
                  <m:ctrlPr>
                    <w:rPr>
                      <w:rFonts w:ascii="Cambria Math" w:hAnsi="Cambria Math" w:cs="Arial"/>
                      <w:i/>
                      <w:color w:val="FF0000"/>
                      <w:kern w:val="24"/>
                      <w:sz w:val="16"/>
                      <w:szCs w:val="16"/>
                    </w:rPr>
                  </m:ctrlPr>
                </m:sSubPr>
                <m:e>
                  <m:r>
                    <w:rPr>
                      <w:rFonts w:ascii="Cambria Math" w:hAnsi="Cambria Math" w:cs="Arial"/>
                      <w:color w:val="FF0000"/>
                      <w:kern w:val="24"/>
                      <w:sz w:val="16"/>
                      <w:szCs w:val="16"/>
                    </w:rPr>
                    <m:t>k</m:t>
                  </m:r>
                </m:e>
                <m:sub>
                  <m:r>
                    <w:rPr>
                      <w:rFonts w:ascii="Cambria Math" w:hAnsi="Cambria Math" w:cs="Arial"/>
                      <w:color w:val="FF0000"/>
                      <w:kern w:val="24"/>
                      <w:sz w:val="16"/>
                      <w:szCs w:val="16"/>
                    </w:rPr>
                    <m:t>SSB</m:t>
                  </m:r>
                </m:sub>
              </m:sSub>
              <m:r>
                <w:rPr>
                  <w:rFonts w:ascii="Cambria Math" w:hAnsi="Cambria Math" w:cs="Arial"/>
                  <w:color w:val="FF0000"/>
                  <w:kern w:val="24"/>
                  <w:sz w:val="16"/>
                  <w:szCs w:val="16"/>
                </w:rPr>
                <m:t>=0</m:t>
              </m:r>
            </m:oMath>
          </w:p>
          <w:p w14:paraId="04759DEF" w14:textId="0F5A162F" w:rsidR="000A254B" w:rsidRPr="000A254B" w:rsidRDefault="000A254B" w:rsidP="00813B72">
            <w:pPr>
              <w:keepNext/>
              <w:keepLines/>
              <w:jc w:val="center"/>
              <w:rPr>
                <w:rFonts w:ascii="Arial" w:hAnsi="Arial" w:cs="Arial"/>
                <w:sz w:val="16"/>
                <w:szCs w:val="16"/>
              </w:rPr>
            </w:pPr>
            <w:r w:rsidRPr="000A254B">
              <w:rPr>
                <w:rFonts w:ascii="Arial" w:hAnsi="Arial" w:cs="Arial"/>
                <w:color w:val="FF0000"/>
                <w:kern w:val="24"/>
                <w:sz w:val="16"/>
                <w:szCs w:val="16"/>
              </w:rPr>
              <w:t xml:space="preserve">-21 if </w:t>
            </w:r>
            <m:oMath>
              <m:sSub>
                <m:sSubPr>
                  <m:ctrlPr>
                    <w:rPr>
                      <w:rFonts w:ascii="Cambria Math" w:hAnsi="Cambria Math" w:cs="Arial"/>
                      <w:i/>
                      <w:color w:val="FF0000"/>
                      <w:kern w:val="24"/>
                      <w:sz w:val="16"/>
                      <w:szCs w:val="16"/>
                    </w:rPr>
                  </m:ctrlPr>
                </m:sSubPr>
                <m:e>
                  <m:r>
                    <w:rPr>
                      <w:rFonts w:ascii="Cambria Math" w:hAnsi="Cambria Math" w:cs="Arial"/>
                      <w:color w:val="FF0000"/>
                      <w:kern w:val="24"/>
                      <w:sz w:val="16"/>
                      <w:szCs w:val="16"/>
                    </w:rPr>
                    <m:t>k</m:t>
                  </m:r>
                </m:e>
                <m:sub>
                  <m:r>
                    <w:rPr>
                      <w:rFonts w:ascii="Cambria Math" w:hAnsi="Cambria Math" w:cs="Arial"/>
                      <w:color w:val="FF0000"/>
                      <w:kern w:val="24"/>
                      <w:sz w:val="16"/>
                      <w:szCs w:val="16"/>
                    </w:rPr>
                    <m:t>SSB</m:t>
                  </m:r>
                </m:sub>
              </m:sSub>
            </m:oMath>
            <w:r w:rsidRPr="000A254B">
              <w:rPr>
                <w:rFonts w:ascii="Arial" w:hAnsi="Arial" w:cs="Arial"/>
                <w:color w:val="FF0000"/>
                <w:kern w:val="24"/>
                <w:sz w:val="16"/>
                <w:szCs w:val="16"/>
              </w:rPr>
              <w:t xml:space="preserve"> &gt; 0</w:t>
            </w:r>
          </w:p>
        </w:tc>
      </w:tr>
      <w:tr w:rsidR="000A254B" w:rsidRPr="000A254B" w14:paraId="3FAC9E4F" w14:textId="77777777" w:rsidTr="00813B72">
        <w:trPr>
          <w:cantSplit/>
        </w:trPr>
        <w:tc>
          <w:tcPr>
            <w:tcW w:w="745" w:type="dxa"/>
            <w:tcBorders>
              <w:right w:val="double" w:sz="4" w:space="0" w:color="auto"/>
            </w:tcBorders>
            <w:shd w:val="clear" w:color="auto" w:fill="auto"/>
            <w:vAlign w:val="center"/>
          </w:tcPr>
          <w:p w14:paraId="264143C7" w14:textId="77777777" w:rsidR="000A254B" w:rsidRPr="000A254B" w:rsidRDefault="000A254B" w:rsidP="00813B72">
            <w:pPr>
              <w:keepNext/>
              <w:keepLines/>
              <w:jc w:val="center"/>
              <w:rPr>
                <w:rFonts w:ascii="Arial" w:hAnsi="Arial" w:cs="Arial"/>
                <w:sz w:val="16"/>
                <w:szCs w:val="16"/>
              </w:rPr>
            </w:pPr>
            <w:r w:rsidRPr="000A254B">
              <w:rPr>
                <w:rFonts w:ascii="Arial" w:hAnsi="Arial" w:cs="Arial"/>
                <w:sz w:val="16"/>
                <w:szCs w:val="16"/>
              </w:rPr>
              <w:t>15</w:t>
            </w:r>
          </w:p>
        </w:tc>
        <w:tc>
          <w:tcPr>
            <w:tcW w:w="2590" w:type="dxa"/>
            <w:tcBorders>
              <w:left w:val="double" w:sz="4" w:space="0" w:color="auto"/>
            </w:tcBorders>
            <w:vAlign w:val="center"/>
          </w:tcPr>
          <w:p w14:paraId="30D1F220" w14:textId="77777777" w:rsidR="000A254B" w:rsidRPr="000A254B" w:rsidRDefault="000A254B" w:rsidP="00813B72">
            <w:pPr>
              <w:keepNext/>
              <w:keepLines/>
              <w:jc w:val="center"/>
              <w:rPr>
                <w:rFonts w:ascii="Arial" w:hAnsi="Arial" w:cs="Arial"/>
                <w:kern w:val="24"/>
                <w:sz w:val="16"/>
                <w:szCs w:val="16"/>
              </w:rPr>
            </w:pPr>
            <w:r w:rsidRPr="000A254B">
              <w:rPr>
                <w:rFonts w:ascii="Arial" w:hAnsi="Arial" w:cs="Arial"/>
                <w:kern w:val="24"/>
                <w:sz w:val="16"/>
                <w:szCs w:val="16"/>
              </w:rPr>
              <w:t>3</w:t>
            </w:r>
          </w:p>
        </w:tc>
        <w:tc>
          <w:tcPr>
            <w:tcW w:w="1321" w:type="dxa"/>
            <w:vAlign w:val="center"/>
          </w:tcPr>
          <w:p w14:paraId="01427E62" w14:textId="77777777" w:rsidR="000A254B" w:rsidRPr="000A254B" w:rsidRDefault="000A254B" w:rsidP="00813B72">
            <w:pPr>
              <w:keepNext/>
              <w:keepLines/>
              <w:jc w:val="center"/>
              <w:rPr>
                <w:rFonts w:ascii="Arial" w:hAnsi="Arial" w:cs="Arial"/>
                <w:kern w:val="24"/>
                <w:sz w:val="16"/>
                <w:szCs w:val="16"/>
              </w:rPr>
            </w:pPr>
            <w:r w:rsidRPr="000A254B">
              <w:rPr>
                <w:rFonts w:ascii="Arial" w:hAnsi="Arial" w:cs="Arial"/>
                <w:kern w:val="24"/>
                <w:sz w:val="16"/>
                <w:szCs w:val="16"/>
              </w:rPr>
              <w:t>48</w:t>
            </w:r>
          </w:p>
        </w:tc>
        <w:tc>
          <w:tcPr>
            <w:tcW w:w="1201" w:type="dxa"/>
            <w:vAlign w:val="center"/>
          </w:tcPr>
          <w:p w14:paraId="6EF73763" w14:textId="77777777" w:rsidR="000A254B" w:rsidRPr="000A254B" w:rsidRDefault="000A254B" w:rsidP="00813B72">
            <w:pPr>
              <w:keepNext/>
              <w:keepLines/>
              <w:jc w:val="center"/>
              <w:rPr>
                <w:rFonts w:ascii="Arial" w:hAnsi="Arial" w:cs="Arial"/>
                <w:kern w:val="24"/>
                <w:sz w:val="16"/>
                <w:szCs w:val="16"/>
              </w:rPr>
            </w:pPr>
            <w:r w:rsidRPr="000A254B">
              <w:rPr>
                <w:rFonts w:ascii="Arial" w:hAnsi="Arial" w:cs="Arial"/>
                <w:kern w:val="24"/>
                <w:sz w:val="16"/>
                <w:szCs w:val="16"/>
              </w:rPr>
              <w:t>2</w:t>
            </w:r>
          </w:p>
        </w:tc>
        <w:tc>
          <w:tcPr>
            <w:tcW w:w="1498" w:type="dxa"/>
            <w:vAlign w:val="center"/>
          </w:tcPr>
          <w:p w14:paraId="1D14BD3D" w14:textId="77777777" w:rsidR="000A254B" w:rsidRPr="000A254B" w:rsidRDefault="000A254B" w:rsidP="00813B72">
            <w:pPr>
              <w:keepNext/>
              <w:keepLines/>
              <w:jc w:val="center"/>
              <w:rPr>
                <w:rFonts w:ascii="Arial" w:hAnsi="Arial" w:cs="Arial"/>
                <w:sz w:val="16"/>
                <w:szCs w:val="16"/>
              </w:rPr>
            </w:pPr>
            <w:r w:rsidRPr="000A254B">
              <w:rPr>
                <w:rFonts w:ascii="Arial" w:hAnsi="Arial" w:cs="Arial"/>
                <w:color w:val="FF0000"/>
                <w:sz w:val="16"/>
                <w:szCs w:val="16"/>
              </w:rPr>
              <w:t>48</w:t>
            </w:r>
          </w:p>
        </w:tc>
      </w:tr>
    </w:tbl>
    <w:p w14:paraId="5C420BAC" w14:textId="2CE0BB18" w:rsidR="000A254B" w:rsidRDefault="000A254B" w:rsidP="000A254B">
      <w:pPr>
        <w:rPr>
          <w:lang w:eastAsia="zh-CN"/>
        </w:rPr>
      </w:pPr>
    </w:p>
    <w:p w14:paraId="08003C60" w14:textId="0C18D970" w:rsidR="000A254B" w:rsidRDefault="000A254B" w:rsidP="000A254B">
      <w:pPr>
        <w:rPr>
          <w:iCs/>
          <w:lang w:eastAsia="x-none"/>
        </w:rPr>
      </w:pPr>
      <w:r w:rsidRPr="000A254B">
        <w:rPr>
          <w:iCs/>
          <w:highlight w:val="green"/>
          <w:lang w:eastAsia="x-none"/>
        </w:rPr>
        <w:t>Agreements</w:t>
      </w:r>
    </w:p>
    <w:p w14:paraId="6CC6B08E" w14:textId="0654EA3F" w:rsidR="000A254B" w:rsidRPr="000A254B" w:rsidRDefault="000A254B" w:rsidP="00F44FD9">
      <w:pPr>
        <w:pStyle w:val="ListParagraph"/>
        <w:numPr>
          <w:ilvl w:val="0"/>
          <w:numId w:val="114"/>
        </w:numPr>
      </w:pPr>
      <w:r w:rsidRPr="000A254B">
        <w:t xml:space="preserve">Text Proposal #5-1A (for 38.215, Section 5.1.3) in section 3 of </w:t>
      </w:r>
      <w:hyperlink r:id="rId974" w:history="1">
        <w:r w:rsidR="004371F4">
          <w:rPr>
            <w:rStyle w:val="Hyperlink"/>
          </w:rPr>
          <w:t>R1-2202503</w:t>
        </w:r>
      </w:hyperlink>
      <w:r w:rsidRPr="000A254B">
        <w:t xml:space="preserve"> is endorsed.</w:t>
      </w:r>
    </w:p>
    <w:p w14:paraId="72980EE4" w14:textId="66E3A074" w:rsidR="000A254B" w:rsidRPr="000A254B" w:rsidRDefault="000A254B" w:rsidP="00F44FD9">
      <w:pPr>
        <w:pStyle w:val="ListParagraph"/>
        <w:numPr>
          <w:ilvl w:val="0"/>
          <w:numId w:val="114"/>
        </w:numPr>
      </w:pPr>
      <w:r w:rsidRPr="000A254B">
        <w:t xml:space="preserve">Text Proposal #7-2B (for 38.211, Section 5.3.2) in section 3 of </w:t>
      </w:r>
      <w:hyperlink r:id="rId975" w:history="1">
        <w:r w:rsidR="004371F4">
          <w:rPr>
            <w:rStyle w:val="Hyperlink"/>
          </w:rPr>
          <w:t>R1-2202503</w:t>
        </w:r>
      </w:hyperlink>
      <w:r w:rsidRPr="000A254B">
        <w:t xml:space="preserve"> is endorsed.</w:t>
      </w:r>
    </w:p>
    <w:p w14:paraId="28F8457B" w14:textId="3E4293DD" w:rsidR="000A254B" w:rsidRPr="000A254B" w:rsidRDefault="000A254B" w:rsidP="00F44FD9">
      <w:pPr>
        <w:pStyle w:val="ListParagraph"/>
        <w:numPr>
          <w:ilvl w:val="0"/>
          <w:numId w:val="114"/>
        </w:numPr>
      </w:pPr>
      <w:r w:rsidRPr="000A254B">
        <w:t xml:space="preserve">Text Proposal #7-3B (for 38.211, Section 7.4.3.1) in section 3 of </w:t>
      </w:r>
      <w:hyperlink r:id="rId976" w:history="1">
        <w:r w:rsidR="004371F4">
          <w:rPr>
            <w:rStyle w:val="Hyperlink"/>
          </w:rPr>
          <w:t>R1-2202503</w:t>
        </w:r>
      </w:hyperlink>
      <w:r w:rsidRPr="000A254B">
        <w:t xml:space="preserve"> is endorsed.</w:t>
      </w:r>
    </w:p>
    <w:p w14:paraId="7E00ECB2" w14:textId="7BC41C1D" w:rsidR="000A254B" w:rsidRDefault="000A254B" w:rsidP="00F44FD9">
      <w:pPr>
        <w:pStyle w:val="ListParagraph"/>
        <w:numPr>
          <w:ilvl w:val="0"/>
          <w:numId w:val="114"/>
        </w:numPr>
      </w:pPr>
      <w:r w:rsidRPr="000A254B">
        <w:t xml:space="preserve">Text Proposal #7-4B (for 38.213, Section 13) in section 3 of </w:t>
      </w:r>
      <w:hyperlink r:id="rId977" w:history="1">
        <w:r w:rsidR="004371F4">
          <w:rPr>
            <w:rStyle w:val="Hyperlink"/>
          </w:rPr>
          <w:t>R1-2202503</w:t>
        </w:r>
      </w:hyperlink>
      <w:r w:rsidRPr="000A254B">
        <w:t xml:space="preserve"> is endorsed.</w:t>
      </w:r>
    </w:p>
    <w:p w14:paraId="5B6ED1BD" w14:textId="07FB728C" w:rsidR="000F357F" w:rsidRPr="000A254B" w:rsidRDefault="000F357F" w:rsidP="000F357F">
      <w:r>
        <w:t xml:space="preserve">Final summary in </w:t>
      </w:r>
      <w:hyperlink r:id="rId978" w:history="1">
        <w:r w:rsidR="004371F4">
          <w:rPr>
            <w:rStyle w:val="Hyperlink"/>
          </w:rPr>
          <w:t>R1-2202683</w:t>
        </w:r>
      </w:hyperlink>
      <w:r>
        <w:t>.</w:t>
      </w:r>
    </w:p>
    <w:p w14:paraId="5344C650" w14:textId="77777777" w:rsidR="006B480F" w:rsidRDefault="006B480F" w:rsidP="00984662">
      <w:pPr>
        <w:pStyle w:val="Heading3"/>
      </w:pPr>
      <w:bookmarkStart w:id="85" w:name="_Toc95481765"/>
      <w:bookmarkStart w:id="86" w:name="_Toc98334404"/>
      <w:r w:rsidRPr="00BB4F5C">
        <w:t>PDCCH monitoring enhancements</w:t>
      </w:r>
      <w:bookmarkEnd w:id="85"/>
      <w:bookmarkEnd w:id="86"/>
    </w:p>
    <w:p w14:paraId="300014BA" w14:textId="0AB67817" w:rsidR="006B480F" w:rsidRDefault="002328C4" w:rsidP="006B480F">
      <w:pPr>
        <w:rPr>
          <w:lang w:eastAsia="x-none"/>
        </w:rPr>
      </w:pPr>
      <w:hyperlink r:id="rId979" w:history="1">
        <w:r w:rsidR="004371F4">
          <w:rPr>
            <w:rStyle w:val="Hyperlink"/>
            <w:lang w:eastAsia="x-none"/>
          </w:rPr>
          <w:t>R1-2200953</w:t>
        </w:r>
      </w:hyperlink>
      <w:r w:rsidR="006B480F">
        <w:rPr>
          <w:lang w:eastAsia="x-none"/>
        </w:rPr>
        <w:tab/>
        <w:t>Remaining issues of PDCCH monitoring enhancement for 52-71GHz spectrum</w:t>
      </w:r>
      <w:r w:rsidR="006B480F">
        <w:rPr>
          <w:lang w:eastAsia="x-none"/>
        </w:rPr>
        <w:tab/>
        <w:t>Huawei, HiSilicon</w:t>
      </w:r>
    </w:p>
    <w:p w14:paraId="0E27FCF7" w14:textId="5C3A806D" w:rsidR="006B480F" w:rsidRDefault="002328C4" w:rsidP="006B480F">
      <w:pPr>
        <w:rPr>
          <w:lang w:eastAsia="x-none"/>
        </w:rPr>
      </w:pPr>
      <w:hyperlink r:id="rId980" w:history="1">
        <w:r w:rsidR="004371F4">
          <w:rPr>
            <w:rStyle w:val="Hyperlink"/>
            <w:lang w:eastAsia="x-none"/>
          </w:rPr>
          <w:t>R1-2200988</w:t>
        </w:r>
      </w:hyperlink>
      <w:r w:rsidR="006B480F">
        <w:rPr>
          <w:lang w:eastAsia="x-none"/>
        </w:rPr>
        <w:tab/>
        <w:t>On the remaining issues in multi-slot PDCCH monitoring for Beyond 52.6GHz</w:t>
      </w:r>
      <w:r w:rsidR="006B480F">
        <w:rPr>
          <w:lang w:eastAsia="x-none"/>
        </w:rPr>
        <w:tab/>
        <w:t>FUTUREWEI</w:t>
      </w:r>
    </w:p>
    <w:p w14:paraId="2F203798" w14:textId="20D0DBAA" w:rsidR="006B480F" w:rsidRDefault="002328C4" w:rsidP="006B480F">
      <w:pPr>
        <w:rPr>
          <w:lang w:eastAsia="x-none"/>
        </w:rPr>
      </w:pPr>
      <w:hyperlink r:id="rId981" w:history="1">
        <w:r w:rsidR="004371F4">
          <w:rPr>
            <w:rStyle w:val="Hyperlink"/>
            <w:lang w:eastAsia="x-none"/>
          </w:rPr>
          <w:t>R1-2201033</w:t>
        </w:r>
      </w:hyperlink>
      <w:r w:rsidR="006B480F">
        <w:rPr>
          <w:lang w:eastAsia="x-none"/>
        </w:rPr>
        <w:tab/>
        <w:t>Remaining issues for PDCCH monitoring enhancements</w:t>
      </w:r>
      <w:r w:rsidR="006B480F">
        <w:rPr>
          <w:lang w:eastAsia="x-none"/>
        </w:rPr>
        <w:tab/>
        <w:t>InterDigital, Inc.</w:t>
      </w:r>
    </w:p>
    <w:p w14:paraId="02018DFA" w14:textId="698423E5" w:rsidR="006B480F" w:rsidRDefault="002328C4" w:rsidP="006B480F">
      <w:pPr>
        <w:rPr>
          <w:lang w:eastAsia="x-none"/>
        </w:rPr>
      </w:pPr>
      <w:hyperlink r:id="rId982" w:history="1">
        <w:r w:rsidR="004371F4">
          <w:rPr>
            <w:rStyle w:val="Hyperlink"/>
            <w:lang w:eastAsia="x-none"/>
          </w:rPr>
          <w:t>R1-2201086</w:t>
        </w:r>
      </w:hyperlink>
      <w:r w:rsidR="006B480F">
        <w:rPr>
          <w:lang w:eastAsia="x-none"/>
        </w:rPr>
        <w:tab/>
        <w:t>Remaining issues on PDCCH monitoring enhancements for NR operation from 52.6GHz to 71GHz</w:t>
      </w:r>
      <w:r w:rsidR="006B480F">
        <w:rPr>
          <w:lang w:eastAsia="x-none"/>
        </w:rPr>
        <w:tab/>
        <w:t>vivo</w:t>
      </w:r>
    </w:p>
    <w:p w14:paraId="10B05570" w14:textId="13923A59" w:rsidR="006B480F" w:rsidRDefault="002328C4" w:rsidP="006B480F">
      <w:pPr>
        <w:rPr>
          <w:lang w:eastAsia="x-none"/>
        </w:rPr>
      </w:pPr>
      <w:hyperlink r:id="rId983" w:history="1">
        <w:r w:rsidR="004371F4">
          <w:rPr>
            <w:rStyle w:val="Hyperlink"/>
            <w:lang w:eastAsia="x-none"/>
          </w:rPr>
          <w:t>R1-2201266</w:t>
        </w:r>
      </w:hyperlink>
      <w:r w:rsidR="006B480F">
        <w:rPr>
          <w:lang w:eastAsia="x-none"/>
        </w:rPr>
        <w:tab/>
        <w:t>Discussion on remaining issue for PDCCH monitoring enhancement</w:t>
      </w:r>
      <w:r w:rsidR="006B480F">
        <w:rPr>
          <w:lang w:eastAsia="x-none"/>
        </w:rPr>
        <w:tab/>
        <w:t>OPPO</w:t>
      </w:r>
    </w:p>
    <w:p w14:paraId="57CA6435" w14:textId="62B8B5E2" w:rsidR="006B480F" w:rsidRDefault="002328C4" w:rsidP="006B480F">
      <w:pPr>
        <w:rPr>
          <w:lang w:eastAsia="x-none"/>
        </w:rPr>
      </w:pPr>
      <w:hyperlink r:id="rId984" w:history="1">
        <w:r w:rsidR="004371F4">
          <w:rPr>
            <w:rStyle w:val="Hyperlink"/>
            <w:lang w:eastAsia="x-none"/>
          </w:rPr>
          <w:t>R1-2201352</w:t>
        </w:r>
      </w:hyperlink>
      <w:r w:rsidR="006B480F">
        <w:rPr>
          <w:lang w:eastAsia="x-none"/>
        </w:rPr>
        <w:tab/>
        <w:t>Remaining issues on PDCCH monitoring enhancements for up to 71GHz operation</w:t>
      </w:r>
      <w:r w:rsidR="006B480F">
        <w:rPr>
          <w:lang w:eastAsia="x-none"/>
        </w:rPr>
        <w:tab/>
        <w:t>CATT</w:t>
      </w:r>
    </w:p>
    <w:p w14:paraId="0A7330C8" w14:textId="194C76E3" w:rsidR="006B480F" w:rsidRDefault="002328C4" w:rsidP="006B480F">
      <w:pPr>
        <w:rPr>
          <w:lang w:eastAsia="x-none"/>
        </w:rPr>
      </w:pPr>
      <w:hyperlink r:id="rId985" w:history="1">
        <w:r w:rsidR="004371F4">
          <w:rPr>
            <w:rStyle w:val="Hyperlink"/>
            <w:lang w:eastAsia="x-none"/>
          </w:rPr>
          <w:t>R1-2201389</w:t>
        </w:r>
      </w:hyperlink>
      <w:r w:rsidR="006B480F">
        <w:rPr>
          <w:lang w:eastAsia="x-none"/>
        </w:rPr>
        <w:tab/>
        <w:t>Remaining issues on the PDCCH monitoring enhancements for 52.6 to 71GHz</w:t>
      </w:r>
      <w:r w:rsidR="006B480F">
        <w:rPr>
          <w:lang w:eastAsia="x-none"/>
        </w:rPr>
        <w:tab/>
        <w:t>ZTE, Sanechips</w:t>
      </w:r>
    </w:p>
    <w:p w14:paraId="00230EE0" w14:textId="3703DEC2" w:rsidR="006B480F" w:rsidRDefault="002328C4" w:rsidP="006B480F">
      <w:pPr>
        <w:rPr>
          <w:lang w:eastAsia="x-none"/>
        </w:rPr>
      </w:pPr>
      <w:hyperlink r:id="rId986" w:history="1">
        <w:r w:rsidR="004371F4">
          <w:rPr>
            <w:rStyle w:val="Hyperlink"/>
            <w:lang w:eastAsia="x-none"/>
          </w:rPr>
          <w:t>R1-2201471</w:t>
        </w:r>
      </w:hyperlink>
      <w:r w:rsidR="006B480F">
        <w:rPr>
          <w:lang w:eastAsia="x-none"/>
        </w:rPr>
        <w:tab/>
        <w:t>Remaining issues on PDCCH monitoring enhancements for NR in FR2-2</w:t>
      </w:r>
      <w:r w:rsidR="006B480F">
        <w:rPr>
          <w:lang w:eastAsia="x-none"/>
        </w:rPr>
        <w:tab/>
        <w:t>NTT DOCOMO, INC.</w:t>
      </w:r>
    </w:p>
    <w:p w14:paraId="5BFE4CEA" w14:textId="1899B56D" w:rsidR="006B480F" w:rsidRDefault="002328C4" w:rsidP="006B480F">
      <w:pPr>
        <w:rPr>
          <w:lang w:eastAsia="x-none"/>
        </w:rPr>
      </w:pPr>
      <w:hyperlink r:id="rId987" w:history="1">
        <w:r w:rsidR="004371F4">
          <w:rPr>
            <w:rStyle w:val="Hyperlink"/>
            <w:lang w:eastAsia="x-none"/>
          </w:rPr>
          <w:t>R1-2201542</w:t>
        </w:r>
      </w:hyperlink>
      <w:r w:rsidR="006B480F">
        <w:rPr>
          <w:lang w:eastAsia="x-none"/>
        </w:rPr>
        <w:tab/>
        <w:t>Remaining issues on the PDCCH monitoring enhancements for 52.6 to 71GHz</w:t>
      </w:r>
      <w:r w:rsidR="006B480F">
        <w:rPr>
          <w:lang w:eastAsia="x-none"/>
        </w:rPr>
        <w:tab/>
        <w:t>Spreadtrum Communications</w:t>
      </w:r>
    </w:p>
    <w:p w14:paraId="45D986EC" w14:textId="26E7BB5B" w:rsidR="006B480F" w:rsidRDefault="002328C4" w:rsidP="006B480F">
      <w:pPr>
        <w:rPr>
          <w:lang w:eastAsia="x-none"/>
        </w:rPr>
      </w:pPr>
      <w:hyperlink r:id="rId988" w:history="1">
        <w:r w:rsidR="004371F4">
          <w:rPr>
            <w:rStyle w:val="Hyperlink"/>
            <w:lang w:eastAsia="x-none"/>
          </w:rPr>
          <w:t>R1-2201593</w:t>
        </w:r>
      </w:hyperlink>
      <w:r w:rsidR="006B480F">
        <w:rPr>
          <w:lang w:eastAsia="x-none"/>
        </w:rPr>
        <w:tab/>
        <w:t xml:space="preserve">Remaining Issues on PDCCH </w:t>
      </w:r>
      <w:r w:rsidR="00984662">
        <w:rPr>
          <w:lang w:eastAsia="x-none"/>
        </w:rPr>
        <w:t>m</w:t>
      </w:r>
      <w:r w:rsidR="006B480F">
        <w:rPr>
          <w:lang w:eastAsia="x-none"/>
        </w:rPr>
        <w:t>onitoring Enhancements in FR2-2</w:t>
      </w:r>
      <w:r w:rsidR="006B480F">
        <w:rPr>
          <w:lang w:eastAsia="x-none"/>
        </w:rPr>
        <w:tab/>
        <w:t>TCL Communication</w:t>
      </w:r>
    </w:p>
    <w:p w14:paraId="4519F2C3" w14:textId="4846F2AD" w:rsidR="006B480F" w:rsidRDefault="002328C4" w:rsidP="006B480F">
      <w:pPr>
        <w:rPr>
          <w:lang w:eastAsia="x-none"/>
        </w:rPr>
      </w:pPr>
      <w:hyperlink r:id="rId989" w:history="1">
        <w:r w:rsidR="004371F4">
          <w:rPr>
            <w:rStyle w:val="Hyperlink"/>
            <w:lang w:eastAsia="x-none"/>
          </w:rPr>
          <w:t>R1-2201663</w:t>
        </w:r>
      </w:hyperlink>
      <w:r w:rsidR="006B480F">
        <w:rPr>
          <w:lang w:eastAsia="x-none"/>
        </w:rPr>
        <w:tab/>
        <w:t>PDCCH monitoring enhancements</w:t>
      </w:r>
      <w:r w:rsidR="006B480F">
        <w:rPr>
          <w:lang w:eastAsia="x-none"/>
        </w:rPr>
        <w:tab/>
        <w:t>Nokia, Nokia Shanghai Bell</w:t>
      </w:r>
    </w:p>
    <w:p w14:paraId="0F82F351" w14:textId="49E3A6FA" w:rsidR="006B480F" w:rsidRDefault="002328C4" w:rsidP="006B480F">
      <w:pPr>
        <w:rPr>
          <w:lang w:eastAsia="x-none"/>
        </w:rPr>
      </w:pPr>
      <w:hyperlink r:id="rId990" w:history="1">
        <w:r w:rsidR="004371F4">
          <w:rPr>
            <w:rStyle w:val="Hyperlink"/>
            <w:lang w:eastAsia="x-none"/>
          </w:rPr>
          <w:t>R1-2201689</w:t>
        </w:r>
      </w:hyperlink>
      <w:r w:rsidR="006B480F">
        <w:rPr>
          <w:lang w:eastAsia="x-none"/>
        </w:rPr>
        <w:tab/>
        <w:t>Discussion on PDCCH monitoring enhancements for extending NR up to 71 GHz</w:t>
      </w:r>
      <w:r w:rsidR="006B480F">
        <w:rPr>
          <w:lang w:eastAsia="x-none"/>
        </w:rPr>
        <w:tab/>
        <w:t>Intel Corporation</w:t>
      </w:r>
    </w:p>
    <w:p w14:paraId="2DBD210D" w14:textId="55E80187" w:rsidR="006B480F" w:rsidRDefault="002328C4" w:rsidP="006B480F">
      <w:pPr>
        <w:rPr>
          <w:lang w:eastAsia="x-none"/>
        </w:rPr>
      </w:pPr>
      <w:hyperlink r:id="rId991" w:history="1">
        <w:r w:rsidR="004371F4">
          <w:rPr>
            <w:rStyle w:val="Hyperlink"/>
            <w:lang w:eastAsia="x-none"/>
          </w:rPr>
          <w:t>R1-2201735</w:t>
        </w:r>
      </w:hyperlink>
      <w:r w:rsidR="006B480F">
        <w:rPr>
          <w:lang w:eastAsia="x-none"/>
        </w:rPr>
        <w:tab/>
        <w:t>PDCCH Monitoring Enhancements</w:t>
      </w:r>
      <w:r w:rsidR="006B480F">
        <w:rPr>
          <w:lang w:eastAsia="x-none"/>
        </w:rPr>
        <w:tab/>
        <w:t>Ericsson</w:t>
      </w:r>
    </w:p>
    <w:p w14:paraId="4BA9B328" w14:textId="15F26AD0" w:rsidR="006B480F" w:rsidRDefault="002328C4" w:rsidP="006B480F">
      <w:pPr>
        <w:rPr>
          <w:lang w:eastAsia="x-none"/>
        </w:rPr>
      </w:pPr>
      <w:hyperlink r:id="rId992" w:history="1">
        <w:r w:rsidR="004371F4">
          <w:rPr>
            <w:rStyle w:val="Hyperlink"/>
            <w:lang w:eastAsia="x-none"/>
          </w:rPr>
          <w:t>R1-2201765</w:t>
        </w:r>
      </w:hyperlink>
      <w:r w:rsidR="006B480F">
        <w:rPr>
          <w:lang w:eastAsia="x-none"/>
        </w:rPr>
        <w:tab/>
        <w:t>On remaining issues for PDCCH Monitoring</w:t>
      </w:r>
      <w:r w:rsidR="006B480F">
        <w:rPr>
          <w:lang w:eastAsia="x-none"/>
        </w:rPr>
        <w:tab/>
        <w:t>Apple</w:t>
      </w:r>
    </w:p>
    <w:p w14:paraId="484AF1A7" w14:textId="1E82A91A" w:rsidR="006B480F" w:rsidRDefault="002328C4" w:rsidP="006B480F">
      <w:pPr>
        <w:rPr>
          <w:lang w:eastAsia="x-none"/>
        </w:rPr>
      </w:pPr>
      <w:hyperlink r:id="rId993" w:history="1">
        <w:r w:rsidR="004371F4">
          <w:rPr>
            <w:rStyle w:val="Hyperlink"/>
            <w:lang w:eastAsia="x-none"/>
          </w:rPr>
          <w:t>R1-2201899</w:t>
        </w:r>
      </w:hyperlink>
      <w:r w:rsidR="006B480F">
        <w:rPr>
          <w:lang w:eastAsia="x-none"/>
        </w:rPr>
        <w:tab/>
        <w:t>Remaining issues on PDCCH enhancement for NR operation from 52.6GHz to 71GHz</w:t>
      </w:r>
      <w:r w:rsidR="006B480F">
        <w:rPr>
          <w:lang w:eastAsia="x-none"/>
        </w:rPr>
        <w:tab/>
        <w:t>NEC</w:t>
      </w:r>
    </w:p>
    <w:p w14:paraId="7E2571A0" w14:textId="081A8243" w:rsidR="006B480F" w:rsidRDefault="002328C4" w:rsidP="006B480F">
      <w:pPr>
        <w:rPr>
          <w:lang w:eastAsia="x-none"/>
        </w:rPr>
      </w:pPr>
      <w:hyperlink r:id="rId994" w:history="1">
        <w:r w:rsidR="004371F4">
          <w:rPr>
            <w:rStyle w:val="Hyperlink"/>
            <w:lang w:eastAsia="x-none"/>
          </w:rPr>
          <w:t>R1-2201914</w:t>
        </w:r>
      </w:hyperlink>
      <w:r w:rsidR="006B480F">
        <w:rPr>
          <w:lang w:eastAsia="x-none"/>
        </w:rPr>
        <w:tab/>
        <w:t>Remaining issues on PDCCH monitoring enhancement for NR 52.6-71GHz</w:t>
      </w:r>
      <w:r w:rsidR="006B480F">
        <w:rPr>
          <w:lang w:eastAsia="x-none"/>
        </w:rPr>
        <w:tab/>
        <w:t>Xiaomi</w:t>
      </w:r>
    </w:p>
    <w:p w14:paraId="7D84FEC8" w14:textId="715A975C" w:rsidR="006B480F" w:rsidRDefault="002328C4" w:rsidP="006B480F">
      <w:pPr>
        <w:rPr>
          <w:lang w:eastAsia="x-none"/>
        </w:rPr>
      </w:pPr>
      <w:hyperlink r:id="rId995" w:history="1">
        <w:r w:rsidR="004371F4">
          <w:rPr>
            <w:rStyle w:val="Hyperlink"/>
            <w:lang w:eastAsia="x-none"/>
          </w:rPr>
          <w:t>R1-2202005</w:t>
        </w:r>
      </w:hyperlink>
      <w:r w:rsidR="006B480F">
        <w:rPr>
          <w:lang w:eastAsia="x-none"/>
        </w:rPr>
        <w:tab/>
        <w:t>Maintenance on PDCCH monitoring enhancements for NR from 52.6 GHz to 71 GHz</w:t>
      </w:r>
      <w:r w:rsidR="006B480F">
        <w:rPr>
          <w:lang w:eastAsia="x-none"/>
        </w:rPr>
        <w:tab/>
        <w:t>Samsung</w:t>
      </w:r>
    </w:p>
    <w:p w14:paraId="722F4201" w14:textId="41582687" w:rsidR="006B480F" w:rsidRDefault="002328C4" w:rsidP="006B480F">
      <w:pPr>
        <w:rPr>
          <w:lang w:eastAsia="x-none"/>
        </w:rPr>
      </w:pPr>
      <w:hyperlink r:id="rId996" w:history="1">
        <w:r w:rsidR="004371F4">
          <w:rPr>
            <w:rStyle w:val="Hyperlink"/>
            <w:lang w:eastAsia="x-none"/>
          </w:rPr>
          <w:t>R1-2202072</w:t>
        </w:r>
      </w:hyperlink>
      <w:r w:rsidR="006B480F">
        <w:rPr>
          <w:lang w:eastAsia="x-none"/>
        </w:rPr>
        <w:tab/>
        <w:t>Remaining discussion on PDCCH monitoring enhancement for 52.6-71 GHz NR operation</w:t>
      </w:r>
      <w:r w:rsidR="006B480F">
        <w:rPr>
          <w:lang w:eastAsia="x-none"/>
        </w:rPr>
        <w:tab/>
        <w:t>MediaTek Inc.</w:t>
      </w:r>
    </w:p>
    <w:p w14:paraId="1A040A3D" w14:textId="7A746D1A" w:rsidR="006B480F" w:rsidRDefault="002328C4" w:rsidP="006B480F">
      <w:pPr>
        <w:rPr>
          <w:lang w:eastAsia="x-none"/>
        </w:rPr>
      </w:pPr>
      <w:hyperlink r:id="rId997" w:history="1">
        <w:r w:rsidR="004371F4">
          <w:rPr>
            <w:rStyle w:val="Hyperlink"/>
            <w:lang w:eastAsia="x-none"/>
          </w:rPr>
          <w:t>R1-2202130</w:t>
        </w:r>
      </w:hyperlink>
      <w:r w:rsidR="006B480F">
        <w:rPr>
          <w:lang w:eastAsia="x-none"/>
        </w:rPr>
        <w:tab/>
        <w:t>PDCCH monitoring enhancements for NR in 52.6 to 71GHz band</w:t>
      </w:r>
      <w:r w:rsidR="006B480F">
        <w:rPr>
          <w:lang w:eastAsia="x-none"/>
        </w:rPr>
        <w:tab/>
        <w:t>Qualcomm Incorporated</w:t>
      </w:r>
    </w:p>
    <w:p w14:paraId="280992F7" w14:textId="0E73FF88" w:rsidR="006B480F" w:rsidRDefault="002328C4" w:rsidP="006B480F">
      <w:pPr>
        <w:rPr>
          <w:lang w:eastAsia="x-none"/>
        </w:rPr>
      </w:pPr>
      <w:hyperlink r:id="rId998" w:history="1">
        <w:r w:rsidR="004371F4">
          <w:rPr>
            <w:rStyle w:val="Hyperlink"/>
            <w:lang w:eastAsia="x-none"/>
          </w:rPr>
          <w:t>R1-2202190</w:t>
        </w:r>
      </w:hyperlink>
      <w:r w:rsidR="006B480F">
        <w:rPr>
          <w:lang w:eastAsia="x-none"/>
        </w:rPr>
        <w:tab/>
        <w:t>PDCCH monitoring enhancements</w:t>
      </w:r>
      <w:r w:rsidR="006B480F">
        <w:rPr>
          <w:lang w:eastAsia="x-none"/>
        </w:rPr>
        <w:tab/>
        <w:t>Sharp</w:t>
      </w:r>
    </w:p>
    <w:p w14:paraId="1257C82D" w14:textId="1452DDFA" w:rsidR="006B480F" w:rsidRDefault="002328C4" w:rsidP="006B480F">
      <w:pPr>
        <w:rPr>
          <w:lang w:eastAsia="x-none"/>
        </w:rPr>
      </w:pPr>
      <w:hyperlink r:id="rId999" w:history="1">
        <w:r w:rsidR="004371F4">
          <w:rPr>
            <w:rStyle w:val="Hyperlink"/>
            <w:lang w:eastAsia="x-none"/>
          </w:rPr>
          <w:t>R1-2202234</w:t>
        </w:r>
      </w:hyperlink>
      <w:r w:rsidR="006B480F">
        <w:rPr>
          <w:lang w:eastAsia="x-none"/>
        </w:rPr>
        <w:tab/>
        <w:t>Remaining issues of PDCCH monitoring enhancements for above 52.6GHz</w:t>
      </w:r>
      <w:r w:rsidR="006B480F">
        <w:rPr>
          <w:lang w:eastAsia="x-none"/>
        </w:rPr>
        <w:tab/>
        <w:t>Transsion Holdings</w:t>
      </w:r>
    </w:p>
    <w:p w14:paraId="4CA733E6" w14:textId="52FB92BE" w:rsidR="006B480F" w:rsidRDefault="002328C4" w:rsidP="006B480F">
      <w:pPr>
        <w:rPr>
          <w:lang w:eastAsia="x-none"/>
        </w:rPr>
      </w:pPr>
      <w:hyperlink r:id="rId1000" w:history="1">
        <w:r w:rsidR="004371F4">
          <w:rPr>
            <w:rStyle w:val="Hyperlink"/>
            <w:lang w:eastAsia="x-none"/>
          </w:rPr>
          <w:t>R1-2202273</w:t>
        </w:r>
      </w:hyperlink>
      <w:r w:rsidR="006B480F">
        <w:rPr>
          <w:lang w:eastAsia="x-none"/>
        </w:rPr>
        <w:tab/>
        <w:t>PDCCH monitoring for NR operation from 52.6 to 71 GHz</w:t>
      </w:r>
      <w:r w:rsidR="006B480F">
        <w:rPr>
          <w:lang w:eastAsia="x-none"/>
        </w:rPr>
        <w:tab/>
        <w:t>Panasonic</w:t>
      </w:r>
    </w:p>
    <w:p w14:paraId="457ED852" w14:textId="7E8B15F9" w:rsidR="006B480F" w:rsidRDefault="002328C4" w:rsidP="006B480F">
      <w:pPr>
        <w:rPr>
          <w:lang w:eastAsia="x-none"/>
        </w:rPr>
      </w:pPr>
      <w:hyperlink r:id="rId1001" w:history="1">
        <w:r w:rsidR="004371F4">
          <w:rPr>
            <w:rStyle w:val="Hyperlink"/>
            <w:lang w:eastAsia="x-none"/>
          </w:rPr>
          <w:t>R1-2202336</w:t>
        </w:r>
      </w:hyperlink>
      <w:r w:rsidR="006B480F">
        <w:rPr>
          <w:lang w:eastAsia="x-none"/>
        </w:rPr>
        <w:tab/>
        <w:t>PDCCH monitoring enhancements to support NR above 52.6 GHz</w:t>
      </w:r>
      <w:r w:rsidR="006B480F">
        <w:rPr>
          <w:lang w:eastAsia="x-none"/>
        </w:rPr>
        <w:tab/>
        <w:t>LG Electronics</w:t>
      </w:r>
    </w:p>
    <w:p w14:paraId="2E3D8C7E" w14:textId="47BD9156" w:rsidR="006B480F" w:rsidRDefault="002328C4" w:rsidP="006B480F">
      <w:pPr>
        <w:rPr>
          <w:lang w:eastAsia="x-none"/>
        </w:rPr>
      </w:pPr>
      <w:hyperlink r:id="rId1002" w:history="1">
        <w:r w:rsidR="004371F4">
          <w:rPr>
            <w:rStyle w:val="Hyperlink"/>
            <w:lang w:eastAsia="x-none"/>
          </w:rPr>
          <w:t>R1-2202409</w:t>
        </w:r>
      </w:hyperlink>
      <w:r w:rsidR="006B480F">
        <w:rPr>
          <w:lang w:eastAsia="x-none"/>
        </w:rPr>
        <w:tab/>
        <w:t>Remaining issues on PDCCH for NR from 52.6 GHz to 71GHz</w:t>
      </w:r>
      <w:r w:rsidR="006B480F">
        <w:rPr>
          <w:lang w:eastAsia="x-none"/>
        </w:rPr>
        <w:tab/>
        <w:t>Lenovo</w:t>
      </w:r>
    </w:p>
    <w:p w14:paraId="21DACECB" w14:textId="623C0F5F" w:rsidR="00984662" w:rsidRDefault="00984662" w:rsidP="006B480F">
      <w:pPr>
        <w:rPr>
          <w:lang w:eastAsia="x-none"/>
        </w:rPr>
      </w:pPr>
    </w:p>
    <w:p w14:paraId="0B0702AD" w14:textId="77777777" w:rsidR="00984662" w:rsidRPr="00807AC0" w:rsidRDefault="00984662" w:rsidP="00984662">
      <w:pPr>
        <w:rPr>
          <w:lang w:val="fr-FR" w:eastAsia="x-none"/>
        </w:rPr>
      </w:pPr>
      <w:r w:rsidRPr="00807AC0">
        <w:rPr>
          <w:lang w:val="fr-FR" w:eastAsia="x-none"/>
        </w:rPr>
        <w:t>[108-e-NR-52-71GHz-02] – Alex (Lenovo)</w:t>
      </w:r>
    </w:p>
    <w:p w14:paraId="2B1E5CB7" w14:textId="18EB040C" w:rsidR="00984662" w:rsidRPr="00807AC0" w:rsidRDefault="00984662" w:rsidP="00984662">
      <w:pPr>
        <w:rPr>
          <w:lang w:eastAsia="x-none"/>
        </w:rPr>
      </w:pPr>
      <w:r w:rsidRPr="00807AC0">
        <w:rPr>
          <w:lang w:eastAsia="x-none"/>
        </w:rPr>
        <w:t>Email discussion for maintenance on PDCCH monitoring enhancements</w:t>
      </w:r>
    </w:p>
    <w:p w14:paraId="46D7AB6D" w14:textId="77777777" w:rsidR="00984662" w:rsidRPr="00807AC0" w:rsidRDefault="00984662" w:rsidP="00984662">
      <w:pPr>
        <w:numPr>
          <w:ilvl w:val="0"/>
          <w:numId w:val="60"/>
        </w:numPr>
        <w:rPr>
          <w:lang w:eastAsia="x-none"/>
        </w:rPr>
      </w:pPr>
      <w:r w:rsidRPr="00807AC0">
        <w:rPr>
          <w:rFonts w:hint="eastAsia"/>
          <w:lang w:eastAsia="x-none"/>
        </w:rPr>
        <w:t>1</w:t>
      </w:r>
      <w:r w:rsidRPr="00807AC0">
        <w:rPr>
          <w:rFonts w:hint="eastAsia"/>
          <w:vertAlign w:val="superscript"/>
          <w:lang w:eastAsia="x-none"/>
        </w:rPr>
        <w:t>st</w:t>
      </w:r>
      <w:r w:rsidRPr="00807AC0">
        <w:rPr>
          <w:rFonts w:hint="eastAsia"/>
          <w:lang w:eastAsia="x-none"/>
        </w:rPr>
        <w:t xml:space="preserve"> check point: </w:t>
      </w:r>
      <w:r w:rsidRPr="00807AC0">
        <w:t>February</w:t>
      </w:r>
      <w:r w:rsidRPr="00807AC0">
        <w:rPr>
          <w:rFonts w:hint="eastAsia"/>
        </w:rPr>
        <w:t xml:space="preserve"> </w:t>
      </w:r>
      <w:r w:rsidRPr="00807AC0">
        <w:t>25</w:t>
      </w:r>
    </w:p>
    <w:p w14:paraId="5AD8515C" w14:textId="77777777" w:rsidR="00984662" w:rsidRPr="00807AC0" w:rsidRDefault="00984662" w:rsidP="00984662">
      <w:pPr>
        <w:numPr>
          <w:ilvl w:val="0"/>
          <w:numId w:val="60"/>
        </w:numPr>
        <w:rPr>
          <w:lang w:eastAsia="x-none"/>
        </w:rPr>
      </w:pPr>
      <w:r w:rsidRPr="00807AC0">
        <w:rPr>
          <w:lang w:eastAsia="x-none"/>
        </w:rPr>
        <w:t>Final</w:t>
      </w:r>
      <w:r w:rsidRPr="00807AC0">
        <w:rPr>
          <w:rFonts w:hint="eastAsia"/>
          <w:lang w:eastAsia="x-none"/>
        </w:rPr>
        <w:t xml:space="preserve"> check point: </w:t>
      </w:r>
      <w:r w:rsidRPr="00807AC0">
        <w:t>March 3</w:t>
      </w:r>
    </w:p>
    <w:p w14:paraId="3DB9FF55" w14:textId="3153247A" w:rsidR="00984662" w:rsidRPr="00984662" w:rsidRDefault="002328C4" w:rsidP="00984662">
      <w:pPr>
        <w:rPr>
          <w:b/>
          <w:bCs/>
          <w:lang w:eastAsia="x-none"/>
        </w:rPr>
      </w:pPr>
      <w:hyperlink r:id="rId1003" w:history="1">
        <w:r w:rsidR="004371F4">
          <w:rPr>
            <w:rStyle w:val="Hyperlink"/>
            <w:b/>
            <w:bCs/>
            <w:lang w:eastAsia="x-none"/>
          </w:rPr>
          <w:t>R1-2202412</w:t>
        </w:r>
      </w:hyperlink>
      <w:r w:rsidR="00984662" w:rsidRPr="00984662">
        <w:rPr>
          <w:b/>
          <w:bCs/>
          <w:lang w:eastAsia="x-none"/>
        </w:rPr>
        <w:tab/>
        <w:t>Feature lead summary #1 for B52.6 GHz PDCCH monitoring enhancements</w:t>
      </w:r>
      <w:r w:rsidR="00984662" w:rsidRPr="00984662">
        <w:rPr>
          <w:b/>
          <w:bCs/>
          <w:lang w:eastAsia="x-none"/>
        </w:rPr>
        <w:tab/>
        <w:t>Moderator (Lenovo)</w:t>
      </w:r>
    </w:p>
    <w:p w14:paraId="362F85B4" w14:textId="77777777" w:rsidR="00807AC0" w:rsidRDefault="00807AC0" w:rsidP="00984662"/>
    <w:p w14:paraId="23854688" w14:textId="440A37F6" w:rsidR="00984662" w:rsidRPr="001A1474" w:rsidRDefault="002328C4" w:rsidP="00984662">
      <w:pPr>
        <w:rPr>
          <w:b/>
          <w:bCs/>
          <w:lang w:eastAsia="x-none"/>
        </w:rPr>
      </w:pPr>
      <w:hyperlink r:id="rId1004" w:history="1">
        <w:r w:rsidR="004371F4">
          <w:rPr>
            <w:rStyle w:val="Hyperlink"/>
            <w:b/>
            <w:bCs/>
            <w:lang w:eastAsia="x-none"/>
          </w:rPr>
          <w:t>R1-2202413</w:t>
        </w:r>
      </w:hyperlink>
      <w:r w:rsidR="00984662" w:rsidRPr="001A1474">
        <w:rPr>
          <w:b/>
          <w:bCs/>
          <w:lang w:eastAsia="x-none"/>
        </w:rPr>
        <w:tab/>
        <w:t>Feature lead summary #2 for B52.6 GHz PDCCH monitoring enhancements</w:t>
      </w:r>
      <w:r w:rsidR="00984662" w:rsidRPr="001A1474">
        <w:rPr>
          <w:b/>
          <w:bCs/>
          <w:lang w:eastAsia="x-none"/>
        </w:rPr>
        <w:tab/>
        <w:t>Moderator (Lenovo)</w:t>
      </w:r>
    </w:p>
    <w:p w14:paraId="4DD744EC" w14:textId="77777777" w:rsidR="001A1474" w:rsidRPr="001A1474" w:rsidRDefault="001A1474" w:rsidP="001A1474">
      <w:pPr>
        <w:rPr>
          <w:rFonts w:ascii="Times New Roman" w:hAnsi="Times New Roman"/>
          <w:szCs w:val="20"/>
          <w:lang w:eastAsia="x-none"/>
        </w:rPr>
      </w:pPr>
    </w:p>
    <w:p w14:paraId="567BF0D1" w14:textId="1018D656" w:rsidR="001A1474" w:rsidRDefault="001A1474" w:rsidP="001A1474">
      <w:pPr>
        <w:rPr>
          <w:lang w:eastAsia="x-none"/>
        </w:rPr>
      </w:pPr>
      <w:r w:rsidRPr="001A1474">
        <w:rPr>
          <w:b/>
          <w:bCs/>
          <w:lang w:eastAsia="x-none"/>
        </w:rPr>
        <w:t>Decision:</w:t>
      </w:r>
      <w:r>
        <w:rPr>
          <w:lang w:eastAsia="x-none"/>
        </w:rPr>
        <w:t xml:space="preserve"> As per email decision posted on Feb 25</w:t>
      </w:r>
      <w:r w:rsidRPr="001A1474">
        <w:rPr>
          <w:vertAlign w:val="superscript"/>
          <w:lang w:eastAsia="x-none"/>
        </w:rPr>
        <w:t>th</w:t>
      </w:r>
      <w:r>
        <w:rPr>
          <w:lang w:eastAsia="x-none"/>
        </w:rPr>
        <w:t>,</w:t>
      </w:r>
    </w:p>
    <w:p w14:paraId="463D7E0D" w14:textId="77777777" w:rsidR="001A1474" w:rsidRPr="001A1474" w:rsidRDefault="001A1474" w:rsidP="001A1474">
      <w:pPr>
        <w:rPr>
          <w:rFonts w:ascii="Times New Roman" w:hAnsi="Times New Roman"/>
          <w:szCs w:val="20"/>
        </w:rPr>
      </w:pPr>
      <w:r w:rsidRPr="001A1474">
        <w:rPr>
          <w:rFonts w:ascii="Times New Roman" w:hAnsi="Times New Roman"/>
          <w:szCs w:val="20"/>
          <w:highlight w:val="green"/>
        </w:rPr>
        <w:t>Agreement</w:t>
      </w:r>
    </w:p>
    <w:p w14:paraId="6BD26F05" w14:textId="77777777" w:rsidR="001A1474" w:rsidRPr="001A1474" w:rsidRDefault="001A1474" w:rsidP="001A1474">
      <w:pPr>
        <w:rPr>
          <w:rFonts w:ascii="Times New Roman" w:hAnsi="Times New Roman"/>
          <w:szCs w:val="20"/>
          <w:lang w:eastAsia="x-none"/>
        </w:rPr>
      </w:pPr>
      <w:r w:rsidRPr="001A1474">
        <w:rPr>
          <w:rFonts w:ascii="Times New Roman" w:hAnsi="Times New Roman"/>
          <w:szCs w:val="20"/>
          <w:lang w:eastAsia="x-none"/>
        </w:rPr>
        <w:t>The following TP for Clause 13 of TS38.213v17.0.0 is endorsed</w:t>
      </w:r>
    </w:p>
    <w:p w14:paraId="02F9FEA4" w14:textId="77777777" w:rsidR="001A1474" w:rsidRPr="001A1474" w:rsidRDefault="001A1474" w:rsidP="001A1474">
      <w:pPr>
        <w:ind w:leftChars="200" w:left="400"/>
        <w:rPr>
          <w:rFonts w:ascii="Times New Roman" w:hAnsi="Times New Roman"/>
          <w:color w:val="FF0000"/>
          <w:szCs w:val="20"/>
          <w:lang w:eastAsia="x-none"/>
        </w:rPr>
      </w:pPr>
      <w:r w:rsidRPr="001A1474">
        <w:rPr>
          <w:rFonts w:ascii="Times New Roman" w:hAnsi="Times New Roman"/>
          <w:color w:val="FF0000"/>
          <w:szCs w:val="20"/>
          <w:lang w:eastAsia="x-none"/>
        </w:rPr>
        <w:t>---- Start of TP ----</w:t>
      </w:r>
    </w:p>
    <w:p w14:paraId="4BAA9BBD" w14:textId="31D7F365" w:rsidR="001A1474" w:rsidRPr="001A1474" w:rsidRDefault="001A1474" w:rsidP="001A1474">
      <w:pPr>
        <w:ind w:leftChars="342" w:left="684"/>
        <w:rPr>
          <w:rFonts w:ascii="Arial" w:eastAsia="SimSun" w:hAnsi="Arial" w:cs="Arial"/>
          <w:b/>
          <w:bCs/>
          <w:sz w:val="16"/>
          <w:szCs w:val="16"/>
        </w:rPr>
      </w:pPr>
      <w:r w:rsidRPr="001A1474">
        <w:rPr>
          <w:rFonts w:ascii="Arial" w:eastAsia="SimSun" w:hAnsi="Arial" w:cs="Arial"/>
          <w:b/>
          <w:bCs/>
          <w:sz w:val="16"/>
          <w:szCs w:val="16"/>
        </w:rPr>
        <w:t>13</w:t>
      </w:r>
      <w:r w:rsidRPr="001A1474">
        <w:rPr>
          <w:rFonts w:ascii="Arial" w:eastAsia="SimSun" w:hAnsi="Arial" w:cs="Arial"/>
          <w:b/>
          <w:bCs/>
          <w:sz w:val="16"/>
          <w:szCs w:val="16"/>
        </w:rPr>
        <w:tab/>
        <w:t>UE procedure for monitoring Type0-PDCCH CSS sets</w:t>
      </w:r>
    </w:p>
    <w:p w14:paraId="6B258A69" w14:textId="77777777" w:rsidR="001A1474" w:rsidRPr="001A1474" w:rsidRDefault="001A1474" w:rsidP="001A1474">
      <w:pPr>
        <w:ind w:leftChars="342" w:left="684"/>
        <w:jc w:val="center"/>
        <w:rPr>
          <w:rFonts w:ascii="Arial" w:eastAsia="SimSun" w:hAnsi="Arial" w:cs="Arial"/>
          <w:color w:val="FF0000"/>
          <w:sz w:val="16"/>
          <w:szCs w:val="16"/>
        </w:rPr>
      </w:pPr>
      <w:r w:rsidRPr="001A1474">
        <w:rPr>
          <w:rFonts w:ascii="Arial" w:eastAsia="SimSun" w:hAnsi="Arial" w:cs="Arial"/>
          <w:color w:val="FF0000"/>
          <w:sz w:val="16"/>
          <w:szCs w:val="16"/>
        </w:rPr>
        <w:t>--- unchanged text omitted ---</w:t>
      </w:r>
    </w:p>
    <w:p w14:paraId="1A3BCC71" w14:textId="12C5A75C" w:rsidR="001A1474" w:rsidRPr="001A1474" w:rsidRDefault="001A1474" w:rsidP="001A1474">
      <w:pPr>
        <w:ind w:leftChars="342" w:left="684"/>
        <w:rPr>
          <w:rFonts w:ascii="Arial" w:eastAsia="SimSun" w:hAnsi="Arial" w:cs="Arial"/>
          <w:sz w:val="16"/>
          <w:szCs w:val="16"/>
        </w:rPr>
      </w:pPr>
      <w:r w:rsidRPr="001A1474">
        <w:rPr>
          <w:rFonts w:ascii="Arial" w:eastAsia="SimSun" w:hAnsi="Arial" w:cs="Arial"/>
          <w:sz w:val="16"/>
          <w:szCs w:val="16"/>
        </w:rPr>
        <w:t xml:space="preserve">For operation without shared spectrum channel access and for the SS/PBCH block and CORESET multiplexing pattern 1, a UE monitors PDCCH in the Type0-PDCCH CSS set over two slots </w:t>
      </w:r>
      <m:oMath>
        <m:sSub>
          <m:sSubPr>
            <m:ctrlPr>
              <w:rPr>
                <w:rFonts w:ascii="Cambria Math" w:eastAsia="SimSun" w:hAnsi="Cambria Math" w:cs="Arial"/>
                <w:iCs/>
                <w:strike/>
                <w:color w:val="FF0000"/>
                <w:sz w:val="16"/>
                <w:szCs w:val="16"/>
              </w:rPr>
            </m:ctrlPr>
          </m:sSubPr>
          <m:e>
            <m:r>
              <w:rPr>
                <w:rFonts w:ascii="Cambria Math" w:eastAsia="SimSun" w:hAnsi="Cambria Math" w:cs="Arial"/>
                <w:strike/>
                <w:color w:val="FF0000"/>
                <w:sz w:val="16"/>
                <w:szCs w:val="16"/>
              </w:rPr>
              <m:t>n</m:t>
            </m:r>
          </m:e>
          <m:sub>
            <m:r>
              <m:rPr>
                <m:sty m:val="p"/>
              </m:rPr>
              <w:rPr>
                <w:rFonts w:ascii="Cambria Math" w:eastAsia="SimSun" w:hAnsi="Cambria Math" w:cs="Arial"/>
                <w:strike/>
                <w:color w:val="FF0000"/>
                <w:sz w:val="16"/>
                <w:szCs w:val="16"/>
              </w:rPr>
              <m:t>0</m:t>
            </m:r>
          </m:sub>
        </m:sSub>
      </m:oMath>
      <w:r w:rsidRPr="001A1474">
        <w:rPr>
          <w:rFonts w:ascii="Arial" w:eastAsia="SimSun" w:hAnsi="Arial" w:cs="Arial"/>
          <w:sz w:val="16"/>
          <w:szCs w:val="16"/>
        </w:rPr>
        <w:t xml:space="preserve">. </w:t>
      </w:r>
    </w:p>
    <w:p w14:paraId="031ECCEB" w14:textId="77777777" w:rsidR="001A1474" w:rsidRPr="001A1474" w:rsidRDefault="001A1474" w:rsidP="001A1474">
      <w:pPr>
        <w:ind w:leftChars="342" w:left="684"/>
        <w:jc w:val="center"/>
        <w:rPr>
          <w:rFonts w:ascii="Arial" w:eastAsia="SimSun" w:hAnsi="Arial" w:cs="Arial"/>
          <w:color w:val="FF0000"/>
          <w:sz w:val="16"/>
          <w:szCs w:val="16"/>
        </w:rPr>
      </w:pPr>
      <w:r w:rsidRPr="001A1474">
        <w:rPr>
          <w:rFonts w:ascii="Arial" w:eastAsia="SimSun" w:hAnsi="Arial" w:cs="Arial"/>
          <w:color w:val="FF0000"/>
          <w:sz w:val="16"/>
          <w:szCs w:val="16"/>
        </w:rPr>
        <w:t>--- unchanged text omitted ---</w:t>
      </w:r>
    </w:p>
    <w:p w14:paraId="4FA7F9E2" w14:textId="77777777" w:rsidR="001A1474" w:rsidRPr="001A1474" w:rsidRDefault="001A1474" w:rsidP="001A1474">
      <w:pPr>
        <w:ind w:leftChars="200" w:left="400"/>
        <w:rPr>
          <w:rFonts w:ascii="Times New Roman" w:hAnsi="Times New Roman"/>
          <w:color w:val="FF0000"/>
          <w:szCs w:val="20"/>
          <w:lang w:eastAsia="x-none"/>
        </w:rPr>
      </w:pPr>
      <w:r w:rsidRPr="001A1474">
        <w:rPr>
          <w:rFonts w:ascii="Times New Roman" w:hAnsi="Times New Roman"/>
          <w:color w:val="FF0000"/>
          <w:szCs w:val="20"/>
          <w:lang w:eastAsia="x-none"/>
        </w:rPr>
        <w:t>---- End of TP ----</w:t>
      </w:r>
    </w:p>
    <w:p w14:paraId="7A2A3AE0" w14:textId="77777777" w:rsidR="001A1474" w:rsidRPr="001A1474" w:rsidRDefault="001A1474" w:rsidP="001A1474">
      <w:pPr>
        <w:rPr>
          <w:rFonts w:ascii="Times New Roman" w:hAnsi="Times New Roman"/>
          <w:szCs w:val="20"/>
          <w:lang w:eastAsia="x-none"/>
        </w:rPr>
      </w:pPr>
    </w:p>
    <w:p w14:paraId="438A2B22" w14:textId="77777777" w:rsidR="001A1474" w:rsidRPr="001A1474" w:rsidRDefault="001A1474" w:rsidP="001A1474">
      <w:pPr>
        <w:rPr>
          <w:rFonts w:ascii="Times New Roman" w:hAnsi="Times New Roman"/>
          <w:szCs w:val="20"/>
          <w:u w:val="single"/>
          <w:lang w:eastAsia="x-none"/>
        </w:rPr>
      </w:pPr>
      <w:r w:rsidRPr="001A1474">
        <w:rPr>
          <w:rFonts w:ascii="Times New Roman" w:hAnsi="Times New Roman"/>
          <w:szCs w:val="20"/>
          <w:u w:val="single"/>
          <w:lang w:eastAsia="x-none"/>
        </w:rPr>
        <w:t>Conclusion</w:t>
      </w:r>
    </w:p>
    <w:p w14:paraId="26A58654" w14:textId="2F09AAFF" w:rsidR="001A1474" w:rsidRPr="001A1474" w:rsidRDefault="002328C4" w:rsidP="001A1474">
      <w:pPr>
        <w:rPr>
          <w:rFonts w:ascii="Times New Roman" w:hAnsi="Times New Roman"/>
          <w:szCs w:val="20"/>
          <w:lang w:eastAsia="x-none"/>
        </w:rPr>
      </w:pPr>
      <m:oMath>
        <m:d>
          <m:dPr>
            <m:ctrlPr>
              <w:rPr>
                <w:rFonts w:ascii="Cambria Math" w:hAnsi="Cambria Math"/>
                <w:szCs w:val="20"/>
                <w:lang w:eastAsia="zh-CN"/>
              </w:rPr>
            </m:ctrlPr>
          </m:dPr>
          <m:e>
            <m:sSub>
              <m:sSubPr>
                <m:ctrlPr>
                  <w:rPr>
                    <w:rFonts w:ascii="Cambria Math" w:hAnsi="Cambria Math"/>
                    <w:i/>
                    <w:szCs w:val="20"/>
                    <w:lang w:eastAsia="zh-CN"/>
                  </w:rPr>
                </m:ctrlPr>
              </m:sSubPr>
              <m:e>
                <m:r>
                  <w:rPr>
                    <w:rFonts w:ascii="Cambria Math" w:hAnsi="Cambria Math"/>
                    <w:szCs w:val="20"/>
                    <w:lang w:eastAsia="zh-CN"/>
                  </w:rPr>
                  <m:t>X</m:t>
                </m:r>
              </m:e>
              <m:sub>
                <m:r>
                  <w:rPr>
                    <w:rFonts w:ascii="Cambria Math" w:hAnsi="Cambria Math"/>
                    <w:szCs w:val="20"/>
                    <w:lang w:eastAsia="zh-CN"/>
                  </w:rPr>
                  <m:t>s</m:t>
                </m:r>
              </m:sub>
            </m:sSub>
            <m:r>
              <w:rPr>
                <w:rFonts w:ascii="Cambria Math" w:hAnsi="Cambria Math"/>
                <w:szCs w:val="20"/>
                <w:lang w:eastAsia="zh-CN"/>
              </w:rPr>
              <m:t>,</m:t>
            </m:r>
            <m:sSub>
              <m:sSubPr>
                <m:ctrlPr>
                  <w:rPr>
                    <w:rFonts w:ascii="Cambria Math" w:hAnsi="Cambria Math"/>
                    <w:i/>
                    <w:szCs w:val="20"/>
                    <w:lang w:eastAsia="zh-CN"/>
                  </w:rPr>
                </m:ctrlPr>
              </m:sSubPr>
              <m:e>
                <m:r>
                  <w:rPr>
                    <w:rFonts w:ascii="Cambria Math" w:hAnsi="Cambria Math"/>
                    <w:szCs w:val="20"/>
                    <w:lang w:eastAsia="zh-CN"/>
                  </w:rPr>
                  <m:t>Y</m:t>
                </m:r>
              </m:e>
              <m:sub>
                <m:r>
                  <w:rPr>
                    <w:rFonts w:ascii="Cambria Math" w:hAnsi="Cambria Math"/>
                    <w:szCs w:val="20"/>
                    <w:lang w:eastAsia="zh-CN"/>
                  </w:rPr>
                  <m:t>s</m:t>
                </m:r>
              </m:sub>
            </m:sSub>
          </m:e>
        </m:d>
        <m:r>
          <w:rPr>
            <w:rFonts w:ascii="Cambria Math" w:hAnsi="Cambria Math"/>
            <w:szCs w:val="20"/>
            <w:lang w:eastAsia="zh-CN"/>
          </w:rPr>
          <m:t>=(2, 1)</m:t>
        </m:r>
      </m:oMath>
      <w:r w:rsidR="001A1474" w:rsidRPr="001A1474">
        <w:rPr>
          <w:rFonts w:ascii="Times New Roman" w:hAnsi="Times New Roman"/>
          <w:szCs w:val="20"/>
          <w:lang w:eastAsia="zh-CN"/>
        </w:rPr>
        <w:t xml:space="preserve"> for 480 kHz SCS is not supported for multi-slot monitoring.</w:t>
      </w:r>
    </w:p>
    <w:p w14:paraId="371F093A" w14:textId="77777777" w:rsidR="001A1474" w:rsidRPr="001A1474" w:rsidRDefault="001A1474" w:rsidP="001A1474">
      <w:pPr>
        <w:rPr>
          <w:rFonts w:ascii="Times New Roman" w:hAnsi="Times New Roman"/>
          <w:szCs w:val="20"/>
          <w:lang w:eastAsia="x-none"/>
        </w:rPr>
      </w:pPr>
    </w:p>
    <w:p w14:paraId="0A00EC29" w14:textId="77777777" w:rsidR="001A1474" w:rsidRPr="001A1474" w:rsidRDefault="001A1474" w:rsidP="001A1474">
      <w:pPr>
        <w:rPr>
          <w:rFonts w:ascii="Times New Roman" w:hAnsi="Times New Roman"/>
          <w:szCs w:val="20"/>
        </w:rPr>
      </w:pPr>
      <w:r w:rsidRPr="001A1474">
        <w:rPr>
          <w:rFonts w:ascii="Times New Roman" w:hAnsi="Times New Roman"/>
          <w:szCs w:val="20"/>
          <w:highlight w:val="green"/>
        </w:rPr>
        <w:t>Agreement</w:t>
      </w:r>
    </w:p>
    <w:p w14:paraId="60709232" w14:textId="77777777" w:rsidR="001A1474" w:rsidRPr="001A1474" w:rsidRDefault="001A1474" w:rsidP="001A1474">
      <w:pPr>
        <w:pStyle w:val="Caption"/>
        <w:spacing w:before="0" w:after="0"/>
        <w:rPr>
          <w:b w:val="0"/>
        </w:rPr>
      </w:pPr>
      <w:r w:rsidRPr="001A1474">
        <w:rPr>
          <w:b w:val="0"/>
        </w:rPr>
        <w:t>For group common DCI formats, only the following periodicities are applicable:</w:t>
      </w:r>
    </w:p>
    <w:tbl>
      <w:tblPr>
        <w:tblW w:w="94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5"/>
        <w:gridCol w:w="2604"/>
        <w:gridCol w:w="2552"/>
        <w:gridCol w:w="2693"/>
      </w:tblGrid>
      <w:tr w:rsidR="001A1474" w:rsidRPr="001A1474" w14:paraId="168780AC" w14:textId="77777777" w:rsidTr="00813B72">
        <w:trPr>
          <w:jc w:val="center"/>
        </w:trPr>
        <w:tc>
          <w:tcPr>
            <w:tcW w:w="1615" w:type="dxa"/>
            <w:shd w:val="clear" w:color="auto" w:fill="D9D9D9"/>
          </w:tcPr>
          <w:p w14:paraId="59A575EF" w14:textId="77777777" w:rsidR="001A1474" w:rsidRPr="001A1474" w:rsidRDefault="001A1474" w:rsidP="001A1474">
            <w:pPr>
              <w:spacing w:line="240" w:lineRule="atLeast"/>
              <w:rPr>
                <w:rFonts w:ascii="Arial" w:hAnsi="Arial" w:cs="Arial"/>
                <w:sz w:val="16"/>
                <w:szCs w:val="16"/>
              </w:rPr>
            </w:pPr>
          </w:p>
        </w:tc>
        <w:tc>
          <w:tcPr>
            <w:tcW w:w="2604" w:type="dxa"/>
            <w:shd w:val="clear" w:color="auto" w:fill="D9D9D9"/>
          </w:tcPr>
          <w:p w14:paraId="3BAA2FA3" w14:textId="77777777" w:rsidR="001A1474" w:rsidRPr="001A1474" w:rsidRDefault="001A1474" w:rsidP="001A1474">
            <w:pPr>
              <w:spacing w:line="240" w:lineRule="atLeast"/>
              <w:jc w:val="center"/>
              <w:rPr>
                <w:rFonts w:ascii="Arial" w:hAnsi="Arial" w:cs="Arial"/>
                <w:sz w:val="16"/>
                <w:szCs w:val="16"/>
              </w:rPr>
            </w:pPr>
            <w:r w:rsidRPr="001A1474">
              <w:rPr>
                <w:rFonts w:ascii="Arial" w:hAnsi="Arial" w:cs="Arial"/>
                <w:sz w:val="16"/>
                <w:szCs w:val="16"/>
              </w:rPr>
              <w:t>120 kHz (same as FR2)</w:t>
            </w:r>
          </w:p>
        </w:tc>
        <w:tc>
          <w:tcPr>
            <w:tcW w:w="2552" w:type="dxa"/>
            <w:shd w:val="clear" w:color="auto" w:fill="D9D9D9"/>
          </w:tcPr>
          <w:p w14:paraId="0AF24394" w14:textId="77777777" w:rsidR="001A1474" w:rsidRPr="001A1474" w:rsidRDefault="001A1474" w:rsidP="001A1474">
            <w:pPr>
              <w:spacing w:line="240" w:lineRule="atLeast"/>
              <w:jc w:val="center"/>
              <w:rPr>
                <w:rFonts w:ascii="Arial" w:hAnsi="Arial" w:cs="Arial"/>
                <w:sz w:val="16"/>
                <w:szCs w:val="16"/>
              </w:rPr>
            </w:pPr>
            <w:r w:rsidRPr="001A1474">
              <w:rPr>
                <w:rFonts w:ascii="Arial" w:hAnsi="Arial" w:cs="Arial"/>
                <w:sz w:val="16"/>
                <w:szCs w:val="16"/>
              </w:rPr>
              <w:t>480 kHz</w:t>
            </w:r>
          </w:p>
        </w:tc>
        <w:tc>
          <w:tcPr>
            <w:tcW w:w="2693" w:type="dxa"/>
            <w:shd w:val="clear" w:color="auto" w:fill="D9D9D9"/>
          </w:tcPr>
          <w:p w14:paraId="0B17438F" w14:textId="77777777" w:rsidR="001A1474" w:rsidRPr="001A1474" w:rsidRDefault="001A1474" w:rsidP="001A1474">
            <w:pPr>
              <w:spacing w:line="240" w:lineRule="atLeast"/>
              <w:jc w:val="center"/>
              <w:rPr>
                <w:rFonts w:ascii="Arial" w:hAnsi="Arial" w:cs="Arial"/>
                <w:sz w:val="16"/>
                <w:szCs w:val="16"/>
              </w:rPr>
            </w:pPr>
            <w:r w:rsidRPr="001A1474">
              <w:rPr>
                <w:rFonts w:ascii="Arial" w:hAnsi="Arial" w:cs="Arial"/>
                <w:sz w:val="16"/>
                <w:szCs w:val="16"/>
              </w:rPr>
              <w:t>960 kHz</w:t>
            </w:r>
          </w:p>
        </w:tc>
      </w:tr>
      <w:tr w:rsidR="001A1474" w:rsidRPr="001A1474" w14:paraId="583D3D9F" w14:textId="77777777" w:rsidTr="00813B72">
        <w:trPr>
          <w:jc w:val="center"/>
        </w:trPr>
        <w:tc>
          <w:tcPr>
            <w:tcW w:w="1615" w:type="dxa"/>
            <w:shd w:val="clear" w:color="auto" w:fill="D9D9D9"/>
          </w:tcPr>
          <w:p w14:paraId="675FF10B" w14:textId="77777777" w:rsidR="001A1474" w:rsidRPr="001A1474" w:rsidRDefault="001A1474" w:rsidP="001A1474">
            <w:pPr>
              <w:spacing w:line="240" w:lineRule="atLeast"/>
              <w:jc w:val="center"/>
              <w:rPr>
                <w:rFonts w:ascii="Arial" w:hAnsi="Arial" w:cs="Arial"/>
                <w:sz w:val="16"/>
                <w:szCs w:val="16"/>
              </w:rPr>
            </w:pPr>
            <w:r w:rsidRPr="001A1474">
              <w:rPr>
                <w:rFonts w:ascii="Arial" w:hAnsi="Arial" w:cs="Arial"/>
                <w:sz w:val="16"/>
                <w:szCs w:val="16"/>
              </w:rPr>
              <w:t>DCI format 2_0</w:t>
            </w:r>
          </w:p>
        </w:tc>
        <w:tc>
          <w:tcPr>
            <w:tcW w:w="2604" w:type="dxa"/>
            <w:shd w:val="clear" w:color="auto" w:fill="auto"/>
          </w:tcPr>
          <w:p w14:paraId="66AF136D" w14:textId="77777777" w:rsidR="001A1474" w:rsidRPr="001A1474" w:rsidRDefault="001A1474" w:rsidP="001A1474">
            <w:pPr>
              <w:spacing w:line="240" w:lineRule="atLeast"/>
              <w:rPr>
                <w:rFonts w:ascii="Arial" w:hAnsi="Arial" w:cs="Arial"/>
                <w:sz w:val="16"/>
                <w:szCs w:val="16"/>
                <w:lang w:val="sv-SE"/>
              </w:rPr>
            </w:pPr>
            <w:r w:rsidRPr="001A1474">
              <w:rPr>
                <w:rFonts w:ascii="Arial" w:hAnsi="Arial" w:cs="Arial"/>
                <w:sz w:val="16"/>
                <w:szCs w:val="16"/>
                <w:lang w:val="sv-SE"/>
              </w:rPr>
              <w:t>sl1, sl2, sl4, sl5, sl8, sl10, sl16, sl20</w:t>
            </w:r>
          </w:p>
        </w:tc>
        <w:tc>
          <w:tcPr>
            <w:tcW w:w="2552" w:type="dxa"/>
            <w:shd w:val="clear" w:color="auto" w:fill="auto"/>
          </w:tcPr>
          <w:p w14:paraId="65893408" w14:textId="77777777" w:rsidR="001A1474" w:rsidRPr="001A1474" w:rsidRDefault="001A1474" w:rsidP="001A1474">
            <w:pPr>
              <w:spacing w:line="240" w:lineRule="atLeast"/>
              <w:rPr>
                <w:rFonts w:ascii="Arial" w:hAnsi="Arial" w:cs="Arial"/>
                <w:sz w:val="16"/>
                <w:szCs w:val="16"/>
                <w:lang w:val="sv-SE"/>
              </w:rPr>
            </w:pPr>
            <w:r w:rsidRPr="001A1474">
              <w:rPr>
                <w:rFonts w:ascii="Arial" w:hAnsi="Arial" w:cs="Arial"/>
                <w:sz w:val="16"/>
                <w:szCs w:val="16"/>
                <w:lang w:val="sv-SE"/>
              </w:rPr>
              <w:t xml:space="preserve">sl4, sl8, sl16, sl20, </w:t>
            </w:r>
            <w:r w:rsidRPr="001A1474">
              <w:rPr>
                <w:rFonts w:ascii="Arial" w:hAnsi="Arial" w:cs="Arial"/>
                <w:color w:val="FF0000"/>
                <w:sz w:val="16"/>
                <w:szCs w:val="16"/>
                <w:lang w:val="sv-SE"/>
              </w:rPr>
              <w:t>sl32</w:t>
            </w:r>
            <w:r w:rsidRPr="001A1474">
              <w:rPr>
                <w:rFonts w:ascii="Arial" w:hAnsi="Arial" w:cs="Arial"/>
                <w:sz w:val="16"/>
                <w:szCs w:val="16"/>
                <w:lang w:val="sv-SE"/>
              </w:rPr>
              <w:t xml:space="preserve">, sl40, </w:t>
            </w:r>
            <w:r w:rsidRPr="001A1474">
              <w:rPr>
                <w:rFonts w:ascii="Arial" w:hAnsi="Arial" w:cs="Arial"/>
                <w:color w:val="FF0000"/>
                <w:sz w:val="16"/>
                <w:szCs w:val="16"/>
                <w:lang w:val="sv-SE"/>
              </w:rPr>
              <w:t>sl64</w:t>
            </w:r>
            <w:r w:rsidRPr="001A1474">
              <w:rPr>
                <w:rFonts w:ascii="Arial" w:hAnsi="Arial" w:cs="Arial"/>
                <w:sz w:val="16"/>
                <w:szCs w:val="16"/>
                <w:lang w:val="sv-SE"/>
              </w:rPr>
              <w:t>, sl80</w:t>
            </w:r>
          </w:p>
        </w:tc>
        <w:tc>
          <w:tcPr>
            <w:tcW w:w="2693" w:type="dxa"/>
            <w:shd w:val="clear" w:color="auto" w:fill="auto"/>
          </w:tcPr>
          <w:p w14:paraId="5B9E0546" w14:textId="77777777" w:rsidR="001A1474" w:rsidRPr="001A1474" w:rsidRDefault="001A1474" w:rsidP="001A1474">
            <w:pPr>
              <w:spacing w:line="240" w:lineRule="atLeast"/>
              <w:rPr>
                <w:rFonts w:ascii="Arial" w:hAnsi="Arial" w:cs="Arial"/>
                <w:sz w:val="16"/>
                <w:szCs w:val="16"/>
                <w:lang w:val="sv-SE"/>
              </w:rPr>
            </w:pPr>
            <w:r w:rsidRPr="001A1474">
              <w:rPr>
                <w:rFonts w:ascii="Arial" w:hAnsi="Arial" w:cs="Arial"/>
                <w:sz w:val="16"/>
                <w:szCs w:val="16"/>
                <w:lang w:val="sv-SE"/>
              </w:rPr>
              <w:t xml:space="preserve">sl8, sl16, </w:t>
            </w:r>
            <w:r w:rsidRPr="001A1474">
              <w:rPr>
                <w:rFonts w:ascii="Arial" w:hAnsi="Arial" w:cs="Arial"/>
                <w:color w:val="FF0000"/>
                <w:sz w:val="16"/>
                <w:szCs w:val="16"/>
                <w:lang w:val="sv-SE"/>
              </w:rPr>
              <w:t>sl32</w:t>
            </w:r>
            <w:r w:rsidRPr="001A1474">
              <w:rPr>
                <w:rFonts w:ascii="Arial" w:hAnsi="Arial" w:cs="Arial"/>
                <w:sz w:val="16"/>
                <w:szCs w:val="16"/>
                <w:lang w:val="sv-SE"/>
              </w:rPr>
              <w:t xml:space="preserve">, sl40, </w:t>
            </w:r>
            <w:r w:rsidRPr="001A1474">
              <w:rPr>
                <w:rFonts w:ascii="Arial" w:hAnsi="Arial" w:cs="Arial"/>
                <w:color w:val="FF0000"/>
                <w:sz w:val="16"/>
                <w:szCs w:val="16"/>
                <w:lang w:val="sv-SE"/>
              </w:rPr>
              <w:t>sl64</w:t>
            </w:r>
            <w:r w:rsidRPr="001A1474">
              <w:rPr>
                <w:rFonts w:ascii="Arial" w:hAnsi="Arial" w:cs="Arial"/>
                <w:sz w:val="16"/>
                <w:szCs w:val="16"/>
                <w:lang w:val="sv-SE"/>
              </w:rPr>
              <w:t xml:space="preserve">, sl80, </w:t>
            </w:r>
            <w:r w:rsidRPr="001A1474">
              <w:rPr>
                <w:rFonts w:ascii="Arial" w:hAnsi="Arial" w:cs="Arial"/>
                <w:color w:val="FF0000"/>
                <w:sz w:val="16"/>
                <w:szCs w:val="16"/>
                <w:lang w:val="sv-SE"/>
              </w:rPr>
              <w:t>sl128</w:t>
            </w:r>
            <w:r w:rsidRPr="001A1474">
              <w:rPr>
                <w:rFonts w:ascii="Arial" w:hAnsi="Arial" w:cs="Arial"/>
                <w:sz w:val="16"/>
                <w:szCs w:val="16"/>
                <w:lang w:val="sv-SE"/>
              </w:rPr>
              <w:t>, sl160</w:t>
            </w:r>
          </w:p>
        </w:tc>
      </w:tr>
      <w:tr w:rsidR="001A1474" w:rsidRPr="001A1474" w14:paraId="754E4529" w14:textId="77777777" w:rsidTr="00813B72">
        <w:trPr>
          <w:jc w:val="center"/>
        </w:trPr>
        <w:tc>
          <w:tcPr>
            <w:tcW w:w="1615" w:type="dxa"/>
            <w:shd w:val="clear" w:color="auto" w:fill="D9D9D9"/>
          </w:tcPr>
          <w:p w14:paraId="4071EBE1" w14:textId="77777777" w:rsidR="001A1474" w:rsidRPr="001A1474" w:rsidRDefault="001A1474" w:rsidP="001A1474">
            <w:pPr>
              <w:spacing w:line="240" w:lineRule="atLeast"/>
              <w:jc w:val="center"/>
              <w:rPr>
                <w:rFonts w:ascii="Arial" w:hAnsi="Arial" w:cs="Arial"/>
                <w:sz w:val="16"/>
                <w:szCs w:val="16"/>
              </w:rPr>
            </w:pPr>
            <w:r w:rsidRPr="001A1474">
              <w:rPr>
                <w:rFonts w:ascii="Arial" w:hAnsi="Arial" w:cs="Arial"/>
                <w:sz w:val="16"/>
                <w:szCs w:val="16"/>
              </w:rPr>
              <w:t>DCI format 2_1</w:t>
            </w:r>
          </w:p>
        </w:tc>
        <w:tc>
          <w:tcPr>
            <w:tcW w:w="2604" w:type="dxa"/>
            <w:shd w:val="clear" w:color="auto" w:fill="auto"/>
          </w:tcPr>
          <w:p w14:paraId="6D72FEE3" w14:textId="77777777" w:rsidR="001A1474" w:rsidRPr="001A1474" w:rsidRDefault="001A1474" w:rsidP="001A1474">
            <w:pPr>
              <w:spacing w:line="240" w:lineRule="atLeast"/>
              <w:rPr>
                <w:rFonts w:ascii="Arial" w:hAnsi="Arial" w:cs="Arial"/>
                <w:sz w:val="16"/>
                <w:szCs w:val="16"/>
              </w:rPr>
            </w:pPr>
            <w:r w:rsidRPr="001A1474">
              <w:rPr>
                <w:rFonts w:ascii="Arial" w:hAnsi="Arial" w:cs="Arial"/>
                <w:sz w:val="16"/>
                <w:szCs w:val="16"/>
              </w:rPr>
              <w:t>sl1, sl2, sl4</w:t>
            </w:r>
          </w:p>
        </w:tc>
        <w:tc>
          <w:tcPr>
            <w:tcW w:w="2552" w:type="dxa"/>
            <w:shd w:val="clear" w:color="auto" w:fill="auto"/>
          </w:tcPr>
          <w:p w14:paraId="6FA936BC" w14:textId="77777777" w:rsidR="001A1474" w:rsidRPr="001A1474" w:rsidRDefault="001A1474" w:rsidP="001A1474">
            <w:pPr>
              <w:spacing w:line="240" w:lineRule="atLeast"/>
              <w:rPr>
                <w:rFonts w:ascii="Arial" w:hAnsi="Arial" w:cs="Arial"/>
                <w:sz w:val="16"/>
                <w:szCs w:val="16"/>
              </w:rPr>
            </w:pPr>
            <w:r w:rsidRPr="001A1474">
              <w:rPr>
                <w:rFonts w:ascii="Arial" w:hAnsi="Arial" w:cs="Arial"/>
                <w:sz w:val="16"/>
                <w:szCs w:val="16"/>
              </w:rPr>
              <w:t>sl4, sl8, sl16</w:t>
            </w:r>
          </w:p>
        </w:tc>
        <w:tc>
          <w:tcPr>
            <w:tcW w:w="2693" w:type="dxa"/>
            <w:shd w:val="clear" w:color="auto" w:fill="auto"/>
          </w:tcPr>
          <w:p w14:paraId="49A5B645" w14:textId="77777777" w:rsidR="001A1474" w:rsidRPr="001A1474" w:rsidRDefault="001A1474" w:rsidP="001A1474">
            <w:pPr>
              <w:spacing w:line="240" w:lineRule="atLeast"/>
              <w:rPr>
                <w:rFonts w:ascii="Arial" w:hAnsi="Arial" w:cs="Arial"/>
                <w:sz w:val="16"/>
                <w:szCs w:val="16"/>
              </w:rPr>
            </w:pPr>
            <w:r w:rsidRPr="001A1474">
              <w:rPr>
                <w:rFonts w:ascii="Arial" w:hAnsi="Arial" w:cs="Arial"/>
                <w:sz w:val="16"/>
                <w:szCs w:val="16"/>
              </w:rPr>
              <w:t xml:space="preserve">sl8, sl16, </w:t>
            </w:r>
            <w:r w:rsidRPr="001A1474">
              <w:rPr>
                <w:rFonts w:ascii="Arial" w:hAnsi="Arial" w:cs="Arial"/>
                <w:color w:val="FF0000"/>
                <w:sz w:val="16"/>
                <w:szCs w:val="16"/>
              </w:rPr>
              <w:t>sl32</w:t>
            </w:r>
          </w:p>
        </w:tc>
      </w:tr>
      <w:tr w:rsidR="001A1474" w:rsidRPr="001A1474" w14:paraId="3E8F67F3" w14:textId="77777777" w:rsidTr="00813B72">
        <w:trPr>
          <w:trHeight w:val="43"/>
          <w:jc w:val="center"/>
        </w:trPr>
        <w:tc>
          <w:tcPr>
            <w:tcW w:w="1615" w:type="dxa"/>
            <w:shd w:val="clear" w:color="auto" w:fill="D9D9D9"/>
          </w:tcPr>
          <w:p w14:paraId="56C03CC4" w14:textId="77777777" w:rsidR="001A1474" w:rsidRPr="001A1474" w:rsidRDefault="001A1474" w:rsidP="001A1474">
            <w:pPr>
              <w:spacing w:line="240" w:lineRule="atLeast"/>
              <w:jc w:val="center"/>
              <w:rPr>
                <w:rFonts w:ascii="Arial" w:hAnsi="Arial" w:cs="Arial"/>
                <w:sz w:val="16"/>
                <w:szCs w:val="16"/>
              </w:rPr>
            </w:pPr>
            <w:r w:rsidRPr="001A1474">
              <w:rPr>
                <w:rFonts w:ascii="Arial" w:hAnsi="Arial" w:cs="Arial"/>
                <w:sz w:val="16"/>
                <w:szCs w:val="16"/>
              </w:rPr>
              <w:t>DCI format 2_4</w:t>
            </w:r>
          </w:p>
        </w:tc>
        <w:tc>
          <w:tcPr>
            <w:tcW w:w="2604" w:type="dxa"/>
            <w:shd w:val="clear" w:color="auto" w:fill="auto"/>
          </w:tcPr>
          <w:p w14:paraId="27E8033F" w14:textId="77777777" w:rsidR="001A1474" w:rsidRPr="001A1474" w:rsidRDefault="001A1474" w:rsidP="001A1474">
            <w:pPr>
              <w:spacing w:line="240" w:lineRule="atLeast"/>
              <w:rPr>
                <w:rFonts w:ascii="Arial" w:hAnsi="Arial" w:cs="Arial"/>
                <w:sz w:val="16"/>
                <w:szCs w:val="16"/>
                <w:lang w:val="sv-SE"/>
              </w:rPr>
            </w:pPr>
            <w:r w:rsidRPr="001A1474">
              <w:rPr>
                <w:rFonts w:ascii="Arial" w:hAnsi="Arial" w:cs="Arial"/>
                <w:sz w:val="16"/>
                <w:szCs w:val="16"/>
                <w:lang w:val="sv-SE"/>
              </w:rPr>
              <w:t>sl1, sl2, sl4, sl5, sl8, sl10</w:t>
            </w:r>
          </w:p>
        </w:tc>
        <w:tc>
          <w:tcPr>
            <w:tcW w:w="2552" w:type="dxa"/>
            <w:shd w:val="clear" w:color="auto" w:fill="auto"/>
          </w:tcPr>
          <w:p w14:paraId="0AD14BC6" w14:textId="77777777" w:rsidR="001A1474" w:rsidRPr="001A1474" w:rsidRDefault="001A1474" w:rsidP="001A1474">
            <w:pPr>
              <w:spacing w:line="240" w:lineRule="atLeast"/>
              <w:rPr>
                <w:rFonts w:ascii="Arial" w:hAnsi="Arial" w:cs="Arial"/>
                <w:sz w:val="16"/>
                <w:szCs w:val="16"/>
                <w:lang w:val="sv-SE"/>
              </w:rPr>
            </w:pPr>
            <w:r w:rsidRPr="001A1474">
              <w:rPr>
                <w:rFonts w:ascii="Arial" w:hAnsi="Arial" w:cs="Arial"/>
                <w:sz w:val="16"/>
                <w:szCs w:val="16"/>
                <w:lang w:val="sv-SE"/>
              </w:rPr>
              <w:t xml:space="preserve">sl4, sl8, sl16, sl20, </w:t>
            </w:r>
            <w:r w:rsidRPr="001A1474">
              <w:rPr>
                <w:rFonts w:ascii="Arial" w:hAnsi="Arial" w:cs="Arial"/>
                <w:color w:val="FF0000"/>
                <w:sz w:val="16"/>
                <w:szCs w:val="16"/>
                <w:lang w:val="sv-SE"/>
              </w:rPr>
              <w:t>sl32</w:t>
            </w:r>
            <w:r w:rsidRPr="001A1474">
              <w:rPr>
                <w:rFonts w:ascii="Arial" w:hAnsi="Arial" w:cs="Arial"/>
                <w:sz w:val="16"/>
                <w:szCs w:val="16"/>
                <w:lang w:val="sv-SE"/>
              </w:rPr>
              <w:t>, sl40</w:t>
            </w:r>
          </w:p>
        </w:tc>
        <w:tc>
          <w:tcPr>
            <w:tcW w:w="2693" w:type="dxa"/>
            <w:shd w:val="clear" w:color="auto" w:fill="auto"/>
          </w:tcPr>
          <w:p w14:paraId="1A54B423" w14:textId="77777777" w:rsidR="001A1474" w:rsidRPr="001A1474" w:rsidRDefault="001A1474" w:rsidP="001A1474">
            <w:pPr>
              <w:spacing w:line="240" w:lineRule="atLeast"/>
              <w:rPr>
                <w:rFonts w:ascii="Arial" w:hAnsi="Arial" w:cs="Arial"/>
                <w:sz w:val="16"/>
                <w:szCs w:val="16"/>
                <w:lang w:val="sv-SE"/>
              </w:rPr>
            </w:pPr>
            <w:r w:rsidRPr="001A1474">
              <w:rPr>
                <w:rFonts w:ascii="Arial" w:hAnsi="Arial" w:cs="Arial"/>
                <w:sz w:val="16"/>
                <w:szCs w:val="16"/>
                <w:lang w:val="sv-SE"/>
              </w:rPr>
              <w:t xml:space="preserve">sl8, sl16, </w:t>
            </w:r>
            <w:r w:rsidRPr="001A1474">
              <w:rPr>
                <w:rFonts w:ascii="Arial" w:hAnsi="Arial" w:cs="Arial"/>
                <w:color w:val="FF0000"/>
                <w:sz w:val="16"/>
                <w:szCs w:val="16"/>
                <w:lang w:val="sv-SE"/>
              </w:rPr>
              <w:t>sl32</w:t>
            </w:r>
            <w:r w:rsidRPr="001A1474">
              <w:rPr>
                <w:rFonts w:ascii="Arial" w:hAnsi="Arial" w:cs="Arial"/>
                <w:sz w:val="16"/>
                <w:szCs w:val="16"/>
                <w:lang w:val="sv-SE"/>
              </w:rPr>
              <w:t xml:space="preserve">, sl40, </w:t>
            </w:r>
            <w:r w:rsidRPr="001A1474">
              <w:rPr>
                <w:rFonts w:ascii="Arial" w:hAnsi="Arial" w:cs="Arial"/>
                <w:color w:val="FF0000"/>
                <w:sz w:val="16"/>
                <w:szCs w:val="16"/>
                <w:lang w:val="sv-SE"/>
              </w:rPr>
              <w:t>sl64</w:t>
            </w:r>
            <w:r w:rsidRPr="001A1474">
              <w:rPr>
                <w:rFonts w:ascii="Arial" w:hAnsi="Arial" w:cs="Arial"/>
                <w:sz w:val="16"/>
                <w:szCs w:val="16"/>
                <w:lang w:val="sv-SE"/>
              </w:rPr>
              <w:t>, sl80</w:t>
            </w:r>
          </w:p>
        </w:tc>
      </w:tr>
      <w:tr w:rsidR="001A1474" w:rsidRPr="001A1474" w14:paraId="21C06E70" w14:textId="77777777" w:rsidTr="00813B72">
        <w:trPr>
          <w:trHeight w:val="43"/>
          <w:jc w:val="center"/>
        </w:trPr>
        <w:tc>
          <w:tcPr>
            <w:tcW w:w="9464" w:type="dxa"/>
            <w:gridSpan w:val="4"/>
            <w:shd w:val="clear" w:color="auto" w:fill="auto"/>
          </w:tcPr>
          <w:p w14:paraId="1E93A8D3" w14:textId="77777777" w:rsidR="001A1474" w:rsidRPr="001A1474" w:rsidRDefault="001A1474" w:rsidP="001A1474">
            <w:pPr>
              <w:spacing w:line="240" w:lineRule="atLeast"/>
              <w:rPr>
                <w:rFonts w:ascii="Arial" w:hAnsi="Arial" w:cs="Arial"/>
                <w:sz w:val="16"/>
                <w:szCs w:val="16"/>
              </w:rPr>
            </w:pPr>
            <w:r w:rsidRPr="001A1474">
              <w:rPr>
                <w:rFonts w:ascii="Arial" w:hAnsi="Arial" w:cs="Arial"/>
                <w:color w:val="FF0000"/>
                <w:sz w:val="16"/>
                <w:szCs w:val="16"/>
              </w:rPr>
              <w:t>Highlighted</w:t>
            </w:r>
            <w:r w:rsidRPr="001A1474">
              <w:rPr>
                <w:rFonts w:ascii="Arial" w:hAnsi="Arial" w:cs="Arial"/>
                <w:sz w:val="16"/>
                <w:szCs w:val="16"/>
              </w:rPr>
              <w:t>: New periodicity values to be introduced for 480/960 kHz SCSs</w:t>
            </w:r>
          </w:p>
        </w:tc>
      </w:tr>
    </w:tbl>
    <w:p w14:paraId="6E59729C" w14:textId="77777777" w:rsidR="001A1474" w:rsidRPr="001A1474" w:rsidRDefault="001A1474" w:rsidP="001A1474">
      <w:pPr>
        <w:rPr>
          <w:rFonts w:ascii="Times New Roman" w:hAnsi="Times New Roman"/>
          <w:szCs w:val="20"/>
          <w:lang w:eastAsia="zh-CN"/>
        </w:rPr>
      </w:pPr>
    </w:p>
    <w:p w14:paraId="788EC627" w14:textId="77777777" w:rsidR="001A1474" w:rsidRPr="001A1474" w:rsidRDefault="001A1474" w:rsidP="001A1474">
      <w:pPr>
        <w:rPr>
          <w:rFonts w:ascii="Times New Roman" w:hAnsi="Times New Roman"/>
          <w:szCs w:val="20"/>
        </w:rPr>
      </w:pPr>
      <w:r w:rsidRPr="001A1474">
        <w:rPr>
          <w:rFonts w:ascii="Times New Roman" w:hAnsi="Times New Roman"/>
          <w:szCs w:val="20"/>
          <w:highlight w:val="green"/>
        </w:rPr>
        <w:t>Agreement</w:t>
      </w:r>
    </w:p>
    <w:p w14:paraId="1854AD32" w14:textId="77777777" w:rsidR="001A1474" w:rsidRPr="001A1474" w:rsidRDefault="001A1474" w:rsidP="001A1474">
      <w:pPr>
        <w:rPr>
          <w:rFonts w:ascii="Times New Roman" w:hAnsi="Times New Roman"/>
          <w:szCs w:val="20"/>
        </w:rPr>
      </w:pPr>
      <w:r w:rsidRPr="001A1474">
        <w:rPr>
          <w:rFonts w:ascii="Times New Roman" w:hAnsi="Times New Roman"/>
          <w:szCs w:val="20"/>
        </w:rPr>
        <w:t xml:space="preserve">In unit of slots, the supported values for </w:t>
      </w:r>
      <w:r w:rsidRPr="009C5FED">
        <w:rPr>
          <w:rFonts w:ascii="Times New Roman" w:hAnsi="Times New Roman"/>
          <w:i/>
          <w:iCs/>
          <w:szCs w:val="20"/>
        </w:rPr>
        <w:t>searchSpaceSwitchTimer-r17</w:t>
      </w:r>
      <w:r w:rsidRPr="001A1474">
        <w:rPr>
          <w:rFonts w:ascii="Times New Roman" w:hAnsi="Times New Roman"/>
          <w:szCs w:val="20"/>
        </w:rPr>
        <w:t xml:space="preserve"> and </w:t>
      </w:r>
      <w:r w:rsidRPr="009C5FED">
        <w:rPr>
          <w:rFonts w:ascii="Times New Roman" w:hAnsi="Times New Roman"/>
          <w:i/>
          <w:iCs/>
          <w:szCs w:val="20"/>
        </w:rPr>
        <w:t>PDCCHSkippingDuration</w:t>
      </w:r>
      <w:r w:rsidRPr="001A1474">
        <w:rPr>
          <w:rFonts w:ascii="Times New Roman" w:hAnsi="Times New Roman"/>
          <w:szCs w:val="20"/>
        </w:rPr>
        <w:t xml:space="preserve"> for 480 kHz and 960 kHz are respectively 4x and 8x of their supported values for 120 kHz.</w:t>
      </w:r>
    </w:p>
    <w:p w14:paraId="038527B7" w14:textId="2E7005FA" w:rsidR="001A1474" w:rsidRDefault="001A1474" w:rsidP="001A1474">
      <w:pPr>
        <w:rPr>
          <w:rFonts w:ascii="Times New Roman" w:hAnsi="Times New Roman"/>
          <w:szCs w:val="20"/>
          <w:lang w:eastAsia="x-none"/>
        </w:rPr>
      </w:pPr>
    </w:p>
    <w:p w14:paraId="580C2C69" w14:textId="2815DBAE" w:rsidR="001A1474" w:rsidRDefault="001A1474" w:rsidP="001A1474">
      <w:pPr>
        <w:rPr>
          <w:lang w:eastAsia="x-none"/>
        </w:rPr>
      </w:pPr>
      <w:r w:rsidRPr="001A1474">
        <w:rPr>
          <w:b/>
          <w:bCs/>
          <w:lang w:eastAsia="x-none"/>
        </w:rPr>
        <w:t>Decision:</w:t>
      </w:r>
      <w:r>
        <w:rPr>
          <w:lang w:eastAsia="x-none"/>
        </w:rPr>
        <w:t xml:space="preserve"> As per email decision posted on Feb 26</w:t>
      </w:r>
      <w:r w:rsidRPr="001A1474">
        <w:rPr>
          <w:vertAlign w:val="superscript"/>
          <w:lang w:eastAsia="x-none"/>
        </w:rPr>
        <w:t>th</w:t>
      </w:r>
      <w:r>
        <w:rPr>
          <w:lang w:eastAsia="x-none"/>
        </w:rPr>
        <w:t>,</w:t>
      </w:r>
    </w:p>
    <w:p w14:paraId="26515513" w14:textId="77777777" w:rsidR="001A1474" w:rsidRPr="001A1474" w:rsidRDefault="001A1474" w:rsidP="001A1474">
      <w:pPr>
        <w:rPr>
          <w:rFonts w:ascii="Times New Roman" w:hAnsi="Times New Roman"/>
          <w:szCs w:val="20"/>
        </w:rPr>
      </w:pPr>
      <w:r w:rsidRPr="001A1474">
        <w:rPr>
          <w:rFonts w:ascii="Times New Roman" w:hAnsi="Times New Roman"/>
          <w:szCs w:val="20"/>
          <w:highlight w:val="green"/>
        </w:rPr>
        <w:t>Agreement</w:t>
      </w:r>
    </w:p>
    <w:p w14:paraId="19397938" w14:textId="77777777" w:rsidR="001A1474" w:rsidRPr="001A1474" w:rsidRDefault="001A1474" w:rsidP="001A1474">
      <w:pPr>
        <w:rPr>
          <w:rFonts w:ascii="Times New Roman" w:hAnsi="Times New Roman"/>
          <w:szCs w:val="20"/>
          <w:lang w:eastAsia="x-none"/>
        </w:rPr>
      </w:pPr>
      <w:r w:rsidRPr="001A1474">
        <w:rPr>
          <w:rFonts w:ascii="Times New Roman" w:hAnsi="Times New Roman"/>
          <w:szCs w:val="20"/>
          <w:lang w:eastAsia="x-none"/>
        </w:rPr>
        <w:t>For multi-slot PDCCH monitoring for 480/960 kHz SCSs, the boundary of SSSG switching is always aligned with the boundary of a slot group.</w:t>
      </w:r>
    </w:p>
    <w:p w14:paraId="4CEC1F7A" w14:textId="77777777" w:rsidR="001A1474" w:rsidRPr="001A1474" w:rsidRDefault="001A1474" w:rsidP="001A1474">
      <w:pPr>
        <w:rPr>
          <w:rFonts w:ascii="Times New Roman" w:hAnsi="Times New Roman"/>
          <w:szCs w:val="20"/>
          <w:lang w:eastAsia="x-none"/>
        </w:rPr>
      </w:pPr>
    </w:p>
    <w:p w14:paraId="198065C3" w14:textId="77777777" w:rsidR="001A1474" w:rsidRPr="001A1474" w:rsidRDefault="001A1474" w:rsidP="001A1474">
      <w:pPr>
        <w:rPr>
          <w:rFonts w:ascii="Times New Roman" w:hAnsi="Times New Roman"/>
          <w:szCs w:val="20"/>
        </w:rPr>
      </w:pPr>
      <w:r w:rsidRPr="001A1474">
        <w:rPr>
          <w:rFonts w:ascii="Times New Roman" w:hAnsi="Times New Roman"/>
          <w:szCs w:val="20"/>
          <w:highlight w:val="green"/>
        </w:rPr>
        <w:t>Agreement</w:t>
      </w:r>
    </w:p>
    <w:p w14:paraId="6DCCA687" w14:textId="77777777" w:rsidR="001A1474" w:rsidRPr="001A1474" w:rsidRDefault="001A1474" w:rsidP="001A1474">
      <w:pPr>
        <w:rPr>
          <w:rFonts w:ascii="Times New Roman" w:hAnsi="Times New Roman"/>
          <w:szCs w:val="20"/>
          <w:lang w:eastAsia="x-none"/>
        </w:rPr>
      </w:pPr>
      <w:r w:rsidRPr="001A1474">
        <w:rPr>
          <w:rFonts w:ascii="Times New Roman" w:hAnsi="Times New Roman"/>
          <w:szCs w:val="20"/>
          <w:lang w:eastAsia="x-none"/>
        </w:rPr>
        <w:t xml:space="preserve">For operation with shared spectrum channel access, define 160/640/1280 slots as the maximum value of </w:t>
      </w:r>
      <w:r w:rsidRPr="009C5FED">
        <w:rPr>
          <w:rFonts w:ascii="Times New Roman" w:hAnsi="Times New Roman"/>
          <w:i/>
          <w:iCs/>
          <w:szCs w:val="20"/>
          <w:lang w:eastAsia="x-none"/>
        </w:rPr>
        <w:t>searchSpaceSwitchTimer</w:t>
      </w:r>
      <w:r w:rsidRPr="001A1474">
        <w:rPr>
          <w:rFonts w:ascii="Times New Roman" w:hAnsi="Times New Roman"/>
          <w:szCs w:val="20"/>
          <w:lang w:eastAsia="x-none"/>
        </w:rPr>
        <w:t xml:space="preserve"> for 120/480/960 kHz SCS, respectively.</w:t>
      </w:r>
    </w:p>
    <w:p w14:paraId="5F1D8E30" w14:textId="77777777" w:rsidR="001A1474" w:rsidRPr="001A1474" w:rsidRDefault="001A1474" w:rsidP="001A1474">
      <w:pPr>
        <w:rPr>
          <w:rFonts w:ascii="Times New Roman" w:hAnsi="Times New Roman"/>
          <w:szCs w:val="20"/>
          <w:lang w:eastAsia="x-none"/>
        </w:rPr>
      </w:pPr>
    </w:p>
    <w:p w14:paraId="2D575A2A" w14:textId="77F03CFD" w:rsidR="001A1474" w:rsidRDefault="001A1474" w:rsidP="001A1474">
      <w:pPr>
        <w:rPr>
          <w:rFonts w:ascii="Times New Roman" w:hAnsi="Times New Roman"/>
          <w:szCs w:val="20"/>
          <w:lang w:eastAsia="x-none"/>
        </w:rPr>
      </w:pPr>
    </w:p>
    <w:p w14:paraId="53631475" w14:textId="1C8E349B" w:rsidR="000F357F" w:rsidRDefault="000F357F" w:rsidP="000F357F">
      <w:pPr>
        <w:rPr>
          <w:lang w:eastAsia="x-none"/>
        </w:rPr>
      </w:pPr>
      <w:r w:rsidRPr="001A1474">
        <w:rPr>
          <w:b/>
          <w:bCs/>
          <w:lang w:eastAsia="x-none"/>
        </w:rPr>
        <w:t>Decision:</w:t>
      </w:r>
      <w:r>
        <w:rPr>
          <w:lang w:eastAsia="x-none"/>
        </w:rPr>
        <w:t xml:space="preserve"> As per email decision posted on Mar 1</w:t>
      </w:r>
      <w:r w:rsidRPr="000F357F">
        <w:rPr>
          <w:vertAlign w:val="superscript"/>
          <w:lang w:eastAsia="x-none"/>
        </w:rPr>
        <w:t>st</w:t>
      </w:r>
      <w:r>
        <w:rPr>
          <w:lang w:eastAsia="x-none"/>
        </w:rPr>
        <w:t>,</w:t>
      </w:r>
    </w:p>
    <w:p w14:paraId="031B6D17" w14:textId="77777777" w:rsidR="000F357F" w:rsidRPr="000F357F" w:rsidRDefault="000F357F" w:rsidP="000F357F">
      <w:pPr>
        <w:rPr>
          <w:szCs w:val="20"/>
        </w:rPr>
      </w:pPr>
      <w:bookmarkStart w:id="87" w:name="_Hlk97022335"/>
      <w:r w:rsidRPr="000F357F">
        <w:rPr>
          <w:szCs w:val="20"/>
          <w:highlight w:val="green"/>
        </w:rPr>
        <w:t>Agreement</w:t>
      </w:r>
    </w:p>
    <w:p w14:paraId="4E34AB80" w14:textId="77777777" w:rsidR="000F357F" w:rsidRPr="000F357F" w:rsidRDefault="000F357F" w:rsidP="00F44FD9">
      <w:pPr>
        <w:pStyle w:val="ListParagraph"/>
        <w:numPr>
          <w:ilvl w:val="0"/>
          <w:numId w:val="176"/>
        </w:numPr>
        <w:rPr>
          <w:rFonts w:eastAsia="DengXian"/>
          <w:lang w:eastAsia="zh-CN"/>
        </w:rPr>
      </w:pPr>
      <w:r w:rsidRPr="005076DC">
        <w:t xml:space="preserve">A UE does not expect to be configured with Rel-16 SSSG switching parameters (such as </w:t>
      </w:r>
      <w:r w:rsidRPr="000F357F">
        <w:rPr>
          <w:i/>
          <w:iCs/>
        </w:rPr>
        <w:t>searchSpaceSwitchTimer</w:t>
      </w:r>
      <w:r w:rsidRPr="005076DC">
        <w:t xml:space="preserve"> and </w:t>
      </w:r>
      <w:r w:rsidRPr="000F357F">
        <w:rPr>
          <w:i/>
          <w:iCs/>
        </w:rPr>
        <w:t>SearchSpaceSwitchTrigge</w:t>
      </w:r>
      <w:r w:rsidRPr="005076DC">
        <w:t xml:space="preserve">r) and Rel-17 SSSG switching parameters (such as </w:t>
      </w:r>
      <w:r w:rsidRPr="000F357F">
        <w:rPr>
          <w:i/>
          <w:iCs/>
        </w:rPr>
        <w:t>searchSpaceSwitchTimer-r17</w:t>
      </w:r>
      <w:r w:rsidRPr="005076DC">
        <w:t xml:space="preserve"> and </w:t>
      </w:r>
      <w:r w:rsidRPr="000F357F">
        <w:rPr>
          <w:i/>
          <w:iCs/>
        </w:rPr>
        <w:t>searchSpaceGroupIdList-r17</w:t>
      </w:r>
      <w:r w:rsidRPr="005076DC">
        <w:t>) per cell simultaneously.</w:t>
      </w:r>
    </w:p>
    <w:p w14:paraId="55A4246B" w14:textId="77777777" w:rsidR="000F357F" w:rsidRPr="005076DC" w:rsidRDefault="000F357F" w:rsidP="00F44FD9">
      <w:pPr>
        <w:pStyle w:val="ListParagraph"/>
        <w:numPr>
          <w:ilvl w:val="0"/>
          <w:numId w:val="176"/>
        </w:numPr>
      </w:pPr>
      <w:r w:rsidRPr="005076DC">
        <w:t>Note: This behaviour is reflected in a RAN2 power saving CR for 38.331 (R2-2203058) and may therefore not require additional specification text.</w:t>
      </w:r>
    </w:p>
    <w:bookmarkEnd w:id="87"/>
    <w:p w14:paraId="15160254" w14:textId="77777777" w:rsidR="000F357F" w:rsidRPr="005076DC" w:rsidRDefault="000F357F" w:rsidP="000F357F">
      <w:pPr>
        <w:rPr>
          <w:lang w:eastAsia="x-none"/>
        </w:rPr>
      </w:pPr>
    </w:p>
    <w:p w14:paraId="086401BF" w14:textId="4FA64206" w:rsidR="000F357F" w:rsidRPr="000F357F" w:rsidRDefault="002328C4" w:rsidP="000F357F">
      <w:pPr>
        <w:rPr>
          <w:b/>
          <w:lang w:eastAsia="x-none"/>
        </w:rPr>
      </w:pPr>
      <w:hyperlink r:id="rId1005" w:history="1">
        <w:r w:rsidR="004371F4">
          <w:rPr>
            <w:rStyle w:val="Hyperlink"/>
            <w:b/>
            <w:lang w:eastAsia="x-none"/>
          </w:rPr>
          <w:t>R1-2202712</w:t>
        </w:r>
      </w:hyperlink>
      <w:r w:rsidR="000F357F" w:rsidRPr="000F357F">
        <w:rPr>
          <w:b/>
          <w:lang w:eastAsia="x-none"/>
        </w:rPr>
        <w:tab/>
        <w:t>Feature lead summary #3 for B52.6 GHz PDCCH monitoring enhancements</w:t>
      </w:r>
      <w:r w:rsidR="000F357F" w:rsidRPr="000F357F">
        <w:rPr>
          <w:b/>
          <w:lang w:eastAsia="x-none"/>
        </w:rPr>
        <w:tab/>
        <w:t>Moderator (Lenovo)</w:t>
      </w:r>
    </w:p>
    <w:p w14:paraId="7FA3BCD2" w14:textId="757B2FF5" w:rsidR="000F357F" w:rsidRDefault="000F357F" w:rsidP="000F357F">
      <w:pPr>
        <w:rPr>
          <w:lang w:eastAsia="x-none"/>
        </w:rPr>
      </w:pPr>
      <w:r>
        <w:rPr>
          <w:lang w:eastAsia="x-none"/>
        </w:rPr>
        <w:t>From Mar 1</w:t>
      </w:r>
      <w:r w:rsidRPr="000F357F">
        <w:rPr>
          <w:vertAlign w:val="superscript"/>
          <w:lang w:eastAsia="x-none"/>
        </w:rPr>
        <w:t>st</w:t>
      </w:r>
      <w:r>
        <w:rPr>
          <w:lang w:eastAsia="x-none"/>
        </w:rPr>
        <w:t xml:space="preserve"> GTW session</w:t>
      </w:r>
    </w:p>
    <w:p w14:paraId="478FCC95" w14:textId="77777777" w:rsidR="000F357F" w:rsidRPr="000F357F" w:rsidRDefault="000F357F" w:rsidP="000F357F">
      <w:pPr>
        <w:rPr>
          <w:bCs/>
          <w:iCs/>
          <w:szCs w:val="20"/>
        </w:rPr>
      </w:pPr>
      <w:r w:rsidRPr="000F357F">
        <w:rPr>
          <w:bCs/>
          <w:szCs w:val="20"/>
          <w:highlight w:val="darkYellow"/>
        </w:rPr>
        <w:t>Working assumption</w:t>
      </w:r>
    </w:p>
    <w:p w14:paraId="72A8598D" w14:textId="663B8D88" w:rsidR="000F357F" w:rsidRPr="00B52339" w:rsidRDefault="000F357F" w:rsidP="000F357F">
      <w:pPr>
        <w:rPr>
          <w:szCs w:val="20"/>
        </w:rPr>
      </w:pPr>
      <w:r w:rsidRPr="00B52339">
        <w:rPr>
          <w:bCs/>
          <w:iCs/>
          <w:szCs w:val="20"/>
        </w:rPr>
        <w:t xml:space="preserve">For the purpose of </w:t>
      </w:r>
      <w:r>
        <w:rPr>
          <w:bCs/>
          <w:iCs/>
          <w:szCs w:val="20"/>
        </w:rPr>
        <w:t xml:space="preserve">BD/CCE budget determination for </w:t>
      </w:r>
      <w:r w:rsidRPr="00B52339">
        <w:rPr>
          <w:bCs/>
          <w:iCs/>
          <w:szCs w:val="20"/>
        </w:rPr>
        <w:t xml:space="preserve">PDCCH monitoring for </w:t>
      </w:r>
      <m:oMath>
        <m:r>
          <w:rPr>
            <w:rFonts w:ascii="Cambria Math" w:hAnsi="Cambria Math"/>
            <w:szCs w:val="20"/>
            <w:lang w:val="de-DE"/>
          </w:rPr>
          <m:t>μ</m:t>
        </m:r>
        <m:r>
          <w:rPr>
            <w:rFonts w:ascii="Cambria Math" w:hAnsi="Cambria Math"/>
            <w:szCs w:val="20"/>
          </w:rPr>
          <m:t>=6</m:t>
        </m:r>
      </m:oMath>
      <w:r w:rsidRPr="00B52339">
        <w:rPr>
          <w:bCs/>
          <w:iCs/>
          <w:szCs w:val="20"/>
        </w:rPr>
        <w:t xml:space="preserve">, </w:t>
      </w:r>
      <w:r w:rsidRPr="00B52339">
        <w:rPr>
          <w:szCs w:val="20"/>
        </w:rPr>
        <w:t xml:space="preserve">if more than one of the PDCCH </w:t>
      </w:r>
      <w:r w:rsidRPr="00072F3E">
        <w:rPr>
          <w:szCs w:val="20"/>
        </w:rPr>
        <w:t xml:space="preserve">monitoring </w:t>
      </w:r>
      <m:oMath>
        <m:sSub>
          <m:sSubPr>
            <m:ctrlPr>
              <w:rPr>
                <w:rFonts w:ascii="Cambria Math" w:hAnsi="Cambria Math"/>
                <w:szCs w:val="20"/>
              </w:rPr>
            </m:ctrlPr>
          </m:sSubPr>
          <m:e>
            <m:r>
              <m:rPr>
                <m:sty m:val="p"/>
              </m:rPr>
              <w:rPr>
                <w:rFonts w:ascii="Cambria Math" w:hAnsi="Cambria Math"/>
                <w:szCs w:val="20"/>
              </w:rPr>
              <m:t>(X</m:t>
            </m:r>
          </m:e>
          <m:sub>
            <m:r>
              <m:rPr>
                <m:sty m:val="p"/>
              </m:rPr>
              <w:rPr>
                <w:rFonts w:ascii="Cambria Math" w:hAnsi="Cambria Math"/>
                <w:szCs w:val="20"/>
              </w:rPr>
              <m:t>s</m:t>
            </m:r>
          </m:sub>
        </m:sSub>
        <m:r>
          <m:rPr>
            <m:sty m:val="p"/>
          </m:rPr>
          <w:rPr>
            <w:rFonts w:ascii="Cambria Math" w:hAnsi="Cambria Math"/>
            <w:szCs w:val="20"/>
          </w:rPr>
          <m:t>,</m:t>
        </m:r>
        <m:sSub>
          <m:sSubPr>
            <m:ctrlPr>
              <w:rPr>
                <w:rFonts w:ascii="Cambria Math" w:hAnsi="Cambria Math"/>
                <w:szCs w:val="20"/>
              </w:rPr>
            </m:ctrlPr>
          </m:sSubPr>
          <m:e>
            <m:r>
              <m:rPr>
                <m:sty m:val="p"/>
              </m:rPr>
              <w:rPr>
                <w:rFonts w:ascii="Cambria Math" w:hAnsi="Cambria Math"/>
                <w:szCs w:val="20"/>
              </w:rPr>
              <m:t>Y</m:t>
            </m:r>
          </m:e>
          <m:sub>
            <m:r>
              <m:rPr>
                <m:sty m:val="p"/>
              </m:rPr>
              <w:rPr>
                <w:rFonts w:ascii="Cambria Math" w:hAnsi="Cambria Math"/>
                <w:szCs w:val="20"/>
              </w:rPr>
              <m:t>s</m:t>
            </m:r>
          </m:sub>
        </m:sSub>
        <m:r>
          <m:rPr>
            <m:sty m:val="p"/>
          </m:rPr>
          <w:rPr>
            <w:rFonts w:ascii="Cambria Math" w:hAnsi="Cambria Math"/>
            <w:szCs w:val="20"/>
          </w:rPr>
          <m:t>)</m:t>
        </m:r>
      </m:oMath>
      <w:r w:rsidRPr="00072F3E">
        <w:rPr>
          <w:szCs w:val="20"/>
        </w:rPr>
        <w:t xml:space="preserve"> capability combinations supported by a UE comply with all configured search space sets, then the UE selects X</w:t>
      </w:r>
      <w:r w:rsidRPr="00072F3E">
        <w:rPr>
          <w:szCs w:val="20"/>
          <w:vertAlign w:val="subscript"/>
        </w:rPr>
        <w:t>s</w:t>
      </w:r>
      <w:r w:rsidRPr="00072F3E">
        <w:rPr>
          <w:szCs w:val="20"/>
        </w:rPr>
        <w:t xml:space="preserve"> and thereby </w:t>
      </w:r>
      <m:oMath>
        <m:sSubSup>
          <m:sSubSupPr>
            <m:ctrlPr>
              <w:rPr>
                <w:rFonts w:ascii="Cambria Math" w:hAnsi="Cambria Math"/>
                <w:szCs w:val="20"/>
                <w:lang w:val="de-DE"/>
              </w:rPr>
            </m:ctrlPr>
          </m:sSubSupPr>
          <m:e>
            <m:r>
              <w:rPr>
                <w:rFonts w:ascii="Cambria Math" w:hAnsi="Cambria Math"/>
                <w:szCs w:val="20"/>
                <w:lang w:val="de-DE"/>
              </w:rPr>
              <m:t>M</m:t>
            </m:r>
          </m:e>
          <m:sub>
            <m:r>
              <m:rPr>
                <m:sty m:val="p"/>
              </m:rPr>
              <w:rPr>
                <w:rFonts w:ascii="Cambria Math" w:hAnsi="Cambria Math"/>
                <w:szCs w:val="20"/>
              </w:rPr>
              <m:t>PDCCH</m:t>
            </m:r>
          </m:sub>
          <m:sup>
            <m:r>
              <w:rPr>
                <w:rFonts w:ascii="Cambria Math" w:hAnsi="Cambria Math"/>
                <w:szCs w:val="20"/>
                <w:lang w:val="de-DE"/>
              </w:rPr>
              <m:t>max</m:t>
            </m:r>
            <m:r>
              <m:rPr>
                <m:sty m:val="p"/>
              </m:rPr>
              <w:rPr>
                <w:rFonts w:ascii="Cambria Math" w:hAnsi="Cambria Math"/>
                <w:szCs w:val="20"/>
              </w:rPr>
              <m:t>,</m:t>
            </m:r>
            <m:d>
              <m:dPr>
                <m:ctrlPr>
                  <w:rPr>
                    <w:rFonts w:ascii="Cambria Math" w:hAnsi="Cambria Math"/>
                    <w:szCs w:val="20"/>
                    <w:lang w:val="de-DE"/>
                  </w:rPr>
                </m:ctrlPr>
              </m:dPr>
              <m:e>
                <m:sSub>
                  <m:sSubPr>
                    <m:ctrlPr>
                      <w:rPr>
                        <w:rFonts w:ascii="Cambria Math" w:hAnsi="Cambria Math"/>
                        <w:szCs w:val="20"/>
                        <w:lang w:val="de-DE"/>
                      </w:rPr>
                    </m:ctrlPr>
                  </m:sSubPr>
                  <m:e>
                    <m:r>
                      <w:rPr>
                        <w:rFonts w:ascii="Cambria Math" w:hAnsi="Cambria Math"/>
                        <w:szCs w:val="20"/>
                        <w:lang w:val="de-DE"/>
                      </w:rPr>
                      <m:t>X</m:t>
                    </m:r>
                  </m:e>
                  <m:sub>
                    <m:r>
                      <w:rPr>
                        <w:rFonts w:ascii="Cambria Math" w:hAnsi="Cambria Math"/>
                        <w:szCs w:val="20"/>
                        <w:lang w:val="de-DE"/>
                      </w:rPr>
                      <m:t>s</m:t>
                    </m:r>
                  </m:sub>
                </m:sSub>
                <m:r>
                  <m:rPr>
                    <m:sty m:val="p"/>
                  </m:rPr>
                  <w:rPr>
                    <w:rFonts w:ascii="Cambria Math" w:hAnsi="Cambria Math"/>
                    <w:szCs w:val="20"/>
                  </w:rPr>
                  <m:t>,</m:t>
                </m:r>
                <m:sSub>
                  <m:sSubPr>
                    <m:ctrlPr>
                      <w:rPr>
                        <w:rFonts w:ascii="Cambria Math" w:hAnsi="Cambria Math"/>
                        <w:szCs w:val="20"/>
                        <w:lang w:val="de-DE"/>
                      </w:rPr>
                    </m:ctrlPr>
                  </m:sSubPr>
                  <m:e>
                    <m:r>
                      <w:rPr>
                        <w:rFonts w:ascii="Cambria Math" w:hAnsi="Cambria Math"/>
                        <w:szCs w:val="20"/>
                        <w:lang w:val="de-DE"/>
                      </w:rPr>
                      <m:t>Y</m:t>
                    </m:r>
                  </m:e>
                  <m:sub>
                    <m:r>
                      <w:rPr>
                        <w:rFonts w:ascii="Cambria Math" w:hAnsi="Cambria Math"/>
                        <w:szCs w:val="20"/>
                        <w:lang w:val="de-DE"/>
                      </w:rPr>
                      <m:t>s</m:t>
                    </m:r>
                  </m:sub>
                </m:sSub>
              </m:e>
            </m:d>
            <m:r>
              <m:rPr>
                <m:sty m:val="p"/>
              </m:rPr>
              <w:rPr>
                <w:rFonts w:ascii="Cambria Math" w:hAnsi="Cambria Math"/>
                <w:szCs w:val="20"/>
              </w:rPr>
              <m:t>,</m:t>
            </m:r>
            <m:r>
              <w:rPr>
                <w:rFonts w:ascii="Cambria Math" w:hAnsi="Cambria Math"/>
                <w:szCs w:val="20"/>
                <w:lang w:val="de-DE"/>
              </w:rPr>
              <m:t>μ</m:t>
            </m:r>
          </m:sup>
        </m:sSubSup>
      </m:oMath>
      <w:r w:rsidRPr="00072F3E">
        <w:rPr>
          <w:szCs w:val="20"/>
        </w:rPr>
        <w:t xml:space="preserve"> and </w:t>
      </w:r>
      <m:oMath>
        <m:sSubSup>
          <m:sSubSupPr>
            <m:ctrlPr>
              <w:rPr>
                <w:rFonts w:ascii="Cambria Math" w:hAnsi="Cambria Math"/>
                <w:szCs w:val="20"/>
                <w:lang w:val="de-DE"/>
              </w:rPr>
            </m:ctrlPr>
          </m:sSubSupPr>
          <m:e>
            <m:r>
              <w:rPr>
                <w:rFonts w:ascii="Cambria Math" w:hAnsi="Cambria Math"/>
                <w:szCs w:val="20"/>
                <w:lang w:val="de-DE"/>
              </w:rPr>
              <m:t>C</m:t>
            </m:r>
          </m:e>
          <m:sub>
            <m:r>
              <m:rPr>
                <m:sty m:val="p"/>
              </m:rPr>
              <w:rPr>
                <w:rFonts w:ascii="Cambria Math" w:hAnsi="Cambria Math"/>
                <w:szCs w:val="20"/>
              </w:rPr>
              <m:t>PDCCH</m:t>
            </m:r>
          </m:sub>
          <m:sup>
            <m:r>
              <w:rPr>
                <w:rFonts w:ascii="Cambria Math" w:hAnsi="Cambria Math"/>
                <w:szCs w:val="20"/>
                <w:lang w:val="de-DE"/>
              </w:rPr>
              <m:t>max</m:t>
            </m:r>
            <m:r>
              <m:rPr>
                <m:sty m:val="p"/>
              </m:rPr>
              <w:rPr>
                <w:rFonts w:ascii="Cambria Math" w:hAnsi="Cambria Math"/>
                <w:szCs w:val="20"/>
              </w:rPr>
              <m:t>,</m:t>
            </m:r>
            <m:d>
              <m:dPr>
                <m:ctrlPr>
                  <w:rPr>
                    <w:rFonts w:ascii="Cambria Math" w:hAnsi="Cambria Math"/>
                    <w:szCs w:val="20"/>
                    <w:lang w:val="de-DE"/>
                  </w:rPr>
                </m:ctrlPr>
              </m:dPr>
              <m:e>
                <m:sSub>
                  <m:sSubPr>
                    <m:ctrlPr>
                      <w:rPr>
                        <w:rFonts w:ascii="Cambria Math" w:hAnsi="Cambria Math"/>
                        <w:szCs w:val="20"/>
                        <w:lang w:val="de-DE"/>
                      </w:rPr>
                    </m:ctrlPr>
                  </m:sSubPr>
                  <m:e>
                    <m:r>
                      <w:rPr>
                        <w:rFonts w:ascii="Cambria Math" w:hAnsi="Cambria Math"/>
                        <w:szCs w:val="20"/>
                        <w:lang w:val="de-DE"/>
                      </w:rPr>
                      <m:t>X</m:t>
                    </m:r>
                  </m:e>
                  <m:sub>
                    <m:r>
                      <w:rPr>
                        <w:rFonts w:ascii="Cambria Math" w:hAnsi="Cambria Math"/>
                        <w:szCs w:val="20"/>
                        <w:lang w:val="de-DE"/>
                      </w:rPr>
                      <m:t>s</m:t>
                    </m:r>
                  </m:sub>
                </m:sSub>
                <m:r>
                  <m:rPr>
                    <m:sty m:val="p"/>
                  </m:rPr>
                  <w:rPr>
                    <w:rFonts w:ascii="Cambria Math" w:hAnsi="Cambria Math"/>
                    <w:szCs w:val="20"/>
                  </w:rPr>
                  <m:t>,</m:t>
                </m:r>
                <m:sSub>
                  <m:sSubPr>
                    <m:ctrlPr>
                      <w:rPr>
                        <w:rFonts w:ascii="Cambria Math" w:hAnsi="Cambria Math"/>
                        <w:szCs w:val="20"/>
                        <w:lang w:val="de-DE"/>
                      </w:rPr>
                    </m:ctrlPr>
                  </m:sSubPr>
                  <m:e>
                    <m:r>
                      <w:rPr>
                        <w:rFonts w:ascii="Cambria Math" w:hAnsi="Cambria Math"/>
                        <w:szCs w:val="20"/>
                        <w:lang w:val="de-DE"/>
                      </w:rPr>
                      <m:t>Y</m:t>
                    </m:r>
                  </m:e>
                  <m:sub>
                    <m:r>
                      <w:rPr>
                        <w:rFonts w:ascii="Cambria Math" w:hAnsi="Cambria Math"/>
                        <w:szCs w:val="20"/>
                        <w:lang w:val="de-DE"/>
                      </w:rPr>
                      <m:t>s</m:t>
                    </m:r>
                  </m:sub>
                </m:sSub>
              </m:e>
            </m:d>
            <m:r>
              <m:rPr>
                <m:sty m:val="p"/>
              </m:rPr>
              <w:rPr>
                <w:rFonts w:ascii="Cambria Math" w:hAnsi="Cambria Math"/>
                <w:szCs w:val="20"/>
              </w:rPr>
              <m:t>,</m:t>
            </m:r>
            <m:r>
              <w:rPr>
                <w:rFonts w:ascii="Cambria Math" w:hAnsi="Cambria Math"/>
                <w:szCs w:val="20"/>
                <w:lang w:val="de-DE"/>
              </w:rPr>
              <m:t>μ</m:t>
            </m:r>
          </m:sup>
        </m:sSubSup>
      </m:oMath>
      <w:r w:rsidRPr="00072F3E">
        <w:rPr>
          <w:szCs w:val="20"/>
        </w:rPr>
        <w:t xml:space="preserve"> values corresponding to the complying combination with</w:t>
      </w:r>
      <w:r w:rsidRPr="00B52339">
        <w:rPr>
          <w:szCs w:val="20"/>
        </w:rPr>
        <w:t xml:space="preserve"> the largest </w:t>
      </w:r>
      <m:oMath>
        <m:sSubSup>
          <m:sSubSupPr>
            <m:ctrlPr>
              <w:rPr>
                <w:rFonts w:ascii="Cambria Math" w:hAnsi="Cambria Math"/>
                <w:szCs w:val="20"/>
                <w:lang w:val="de-DE"/>
              </w:rPr>
            </m:ctrlPr>
          </m:sSubSupPr>
          <m:e>
            <m:r>
              <w:rPr>
                <w:rFonts w:ascii="Cambria Math" w:hAnsi="Cambria Math"/>
                <w:szCs w:val="20"/>
                <w:lang w:val="de-DE"/>
              </w:rPr>
              <m:t>M</m:t>
            </m:r>
          </m:e>
          <m:sub>
            <m:r>
              <m:rPr>
                <m:sty m:val="p"/>
              </m:rPr>
              <w:rPr>
                <w:rFonts w:ascii="Cambria Math" w:hAnsi="Cambria Math"/>
                <w:szCs w:val="20"/>
              </w:rPr>
              <m:t>PDCCH</m:t>
            </m:r>
          </m:sub>
          <m:sup>
            <m:r>
              <w:rPr>
                <w:rFonts w:ascii="Cambria Math" w:hAnsi="Cambria Math"/>
                <w:szCs w:val="20"/>
                <w:lang w:val="de-DE"/>
              </w:rPr>
              <m:t>max</m:t>
            </m:r>
            <m:r>
              <m:rPr>
                <m:sty m:val="p"/>
              </m:rPr>
              <w:rPr>
                <w:rFonts w:ascii="Cambria Math" w:hAnsi="Cambria Math"/>
                <w:szCs w:val="20"/>
              </w:rPr>
              <m:t>,</m:t>
            </m:r>
            <m:d>
              <m:dPr>
                <m:ctrlPr>
                  <w:rPr>
                    <w:rFonts w:ascii="Cambria Math" w:hAnsi="Cambria Math"/>
                    <w:szCs w:val="20"/>
                    <w:lang w:val="de-DE"/>
                  </w:rPr>
                </m:ctrlPr>
              </m:dPr>
              <m:e>
                <m:sSub>
                  <m:sSubPr>
                    <m:ctrlPr>
                      <w:rPr>
                        <w:rFonts w:ascii="Cambria Math" w:hAnsi="Cambria Math"/>
                        <w:szCs w:val="20"/>
                        <w:lang w:val="de-DE"/>
                      </w:rPr>
                    </m:ctrlPr>
                  </m:sSubPr>
                  <m:e>
                    <m:r>
                      <w:rPr>
                        <w:rFonts w:ascii="Cambria Math" w:hAnsi="Cambria Math"/>
                        <w:szCs w:val="20"/>
                        <w:lang w:val="de-DE"/>
                      </w:rPr>
                      <m:t>X</m:t>
                    </m:r>
                  </m:e>
                  <m:sub>
                    <m:r>
                      <w:rPr>
                        <w:rFonts w:ascii="Cambria Math" w:hAnsi="Cambria Math"/>
                        <w:szCs w:val="20"/>
                        <w:lang w:val="de-DE"/>
                      </w:rPr>
                      <m:t>s</m:t>
                    </m:r>
                  </m:sub>
                </m:sSub>
                <m:r>
                  <m:rPr>
                    <m:sty m:val="p"/>
                  </m:rPr>
                  <w:rPr>
                    <w:rFonts w:ascii="Cambria Math" w:hAnsi="Cambria Math"/>
                    <w:szCs w:val="20"/>
                  </w:rPr>
                  <m:t>,</m:t>
                </m:r>
                <m:sSub>
                  <m:sSubPr>
                    <m:ctrlPr>
                      <w:rPr>
                        <w:rFonts w:ascii="Cambria Math" w:hAnsi="Cambria Math"/>
                        <w:szCs w:val="20"/>
                        <w:lang w:val="de-DE"/>
                      </w:rPr>
                    </m:ctrlPr>
                  </m:sSubPr>
                  <m:e>
                    <m:r>
                      <w:rPr>
                        <w:rFonts w:ascii="Cambria Math" w:hAnsi="Cambria Math"/>
                        <w:szCs w:val="20"/>
                        <w:lang w:val="de-DE"/>
                      </w:rPr>
                      <m:t>Y</m:t>
                    </m:r>
                  </m:e>
                  <m:sub>
                    <m:r>
                      <w:rPr>
                        <w:rFonts w:ascii="Cambria Math" w:hAnsi="Cambria Math"/>
                        <w:szCs w:val="20"/>
                        <w:lang w:val="de-DE"/>
                      </w:rPr>
                      <m:t>s</m:t>
                    </m:r>
                  </m:sub>
                </m:sSub>
              </m:e>
            </m:d>
            <m:r>
              <m:rPr>
                <m:sty m:val="p"/>
              </m:rPr>
              <w:rPr>
                <w:rFonts w:ascii="Cambria Math" w:hAnsi="Cambria Math"/>
                <w:szCs w:val="20"/>
              </w:rPr>
              <m:t>,</m:t>
            </m:r>
            <m:r>
              <w:rPr>
                <w:rFonts w:ascii="Cambria Math" w:hAnsi="Cambria Math"/>
                <w:szCs w:val="20"/>
                <w:lang w:val="de-DE"/>
              </w:rPr>
              <m:t>μ</m:t>
            </m:r>
          </m:sup>
        </m:sSubSup>
      </m:oMath>
      <w:r w:rsidRPr="00B52339">
        <w:rPr>
          <w:szCs w:val="20"/>
        </w:rPr>
        <w:t xml:space="preserve"> and </w:t>
      </w:r>
      <m:oMath>
        <m:sSubSup>
          <m:sSubSupPr>
            <m:ctrlPr>
              <w:rPr>
                <w:rFonts w:ascii="Cambria Math" w:hAnsi="Cambria Math"/>
                <w:szCs w:val="20"/>
                <w:lang w:val="de-DE"/>
              </w:rPr>
            </m:ctrlPr>
          </m:sSubSupPr>
          <m:e>
            <m:r>
              <w:rPr>
                <w:rFonts w:ascii="Cambria Math" w:hAnsi="Cambria Math"/>
                <w:szCs w:val="20"/>
                <w:lang w:val="de-DE"/>
              </w:rPr>
              <m:t>C</m:t>
            </m:r>
          </m:e>
          <m:sub>
            <m:r>
              <m:rPr>
                <m:sty m:val="p"/>
              </m:rPr>
              <w:rPr>
                <w:rFonts w:ascii="Cambria Math" w:hAnsi="Cambria Math"/>
                <w:szCs w:val="20"/>
              </w:rPr>
              <m:t>PDCCH</m:t>
            </m:r>
          </m:sub>
          <m:sup>
            <m:r>
              <w:rPr>
                <w:rFonts w:ascii="Cambria Math" w:hAnsi="Cambria Math"/>
                <w:szCs w:val="20"/>
                <w:lang w:val="de-DE"/>
              </w:rPr>
              <m:t>max</m:t>
            </m:r>
            <m:r>
              <m:rPr>
                <m:sty m:val="p"/>
              </m:rPr>
              <w:rPr>
                <w:rFonts w:ascii="Cambria Math" w:hAnsi="Cambria Math"/>
                <w:szCs w:val="20"/>
              </w:rPr>
              <m:t>,</m:t>
            </m:r>
            <m:d>
              <m:dPr>
                <m:ctrlPr>
                  <w:rPr>
                    <w:rFonts w:ascii="Cambria Math" w:hAnsi="Cambria Math"/>
                    <w:szCs w:val="20"/>
                    <w:lang w:val="de-DE"/>
                  </w:rPr>
                </m:ctrlPr>
              </m:dPr>
              <m:e>
                <m:sSub>
                  <m:sSubPr>
                    <m:ctrlPr>
                      <w:rPr>
                        <w:rFonts w:ascii="Cambria Math" w:hAnsi="Cambria Math"/>
                        <w:szCs w:val="20"/>
                        <w:lang w:val="de-DE"/>
                      </w:rPr>
                    </m:ctrlPr>
                  </m:sSubPr>
                  <m:e>
                    <m:r>
                      <w:rPr>
                        <w:rFonts w:ascii="Cambria Math" w:hAnsi="Cambria Math"/>
                        <w:szCs w:val="20"/>
                        <w:lang w:val="de-DE"/>
                      </w:rPr>
                      <m:t>X</m:t>
                    </m:r>
                  </m:e>
                  <m:sub>
                    <m:r>
                      <w:rPr>
                        <w:rFonts w:ascii="Cambria Math" w:hAnsi="Cambria Math"/>
                        <w:szCs w:val="20"/>
                        <w:lang w:val="de-DE"/>
                      </w:rPr>
                      <m:t>s</m:t>
                    </m:r>
                  </m:sub>
                </m:sSub>
                <m:r>
                  <m:rPr>
                    <m:sty m:val="p"/>
                  </m:rPr>
                  <w:rPr>
                    <w:rFonts w:ascii="Cambria Math" w:hAnsi="Cambria Math"/>
                    <w:szCs w:val="20"/>
                  </w:rPr>
                  <m:t>,</m:t>
                </m:r>
                <m:sSub>
                  <m:sSubPr>
                    <m:ctrlPr>
                      <w:rPr>
                        <w:rFonts w:ascii="Cambria Math" w:hAnsi="Cambria Math"/>
                        <w:szCs w:val="20"/>
                        <w:lang w:val="de-DE"/>
                      </w:rPr>
                    </m:ctrlPr>
                  </m:sSubPr>
                  <m:e>
                    <m:r>
                      <w:rPr>
                        <w:rFonts w:ascii="Cambria Math" w:hAnsi="Cambria Math"/>
                        <w:szCs w:val="20"/>
                        <w:lang w:val="de-DE"/>
                      </w:rPr>
                      <m:t>Y</m:t>
                    </m:r>
                  </m:e>
                  <m:sub>
                    <m:r>
                      <w:rPr>
                        <w:rFonts w:ascii="Cambria Math" w:hAnsi="Cambria Math"/>
                        <w:szCs w:val="20"/>
                        <w:lang w:val="de-DE"/>
                      </w:rPr>
                      <m:t>s</m:t>
                    </m:r>
                  </m:sub>
                </m:sSub>
              </m:e>
            </m:d>
            <m:r>
              <m:rPr>
                <m:sty m:val="p"/>
              </m:rPr>
              <w:rPr>
                <w:rFonts w:ascii="Cambria Math" w:hAnsi="Cambria Math"/>
                <w:szCs w:val="20"/>
              </w:rPr>
              <m:t>,</m:t>
            </m:r>
            <m:r>
              <w:rPr>
                <w:rFonts w:ascii="Cambria Math" w:hAnsi="Cambria Math"/>
                <w:szCs w:val="20"/>
                <w:lang w:val="de-DE"/>
              </w:rPr>
              <m:t>μ</m:t>
            </m:r>
          </m:sup>
        </m:sSubSup>
      </m:oMath>
      <w:r w:rsidRPr="00B52339">
        <w:rPr>
          <w:szCs w:val="20"/>
        </w:rPr>
        <w:t xml:space="preserve"> values.</w:t>
      </w:r>
    </w:p>
    <w:p w14:paraId="3F8065DE" w14:textId="77777777" w:rsidR="000F357F" w:rsidRDefault="000F357F" w:rsidP="000F357F">
      <w:pPr>
        <w:rPr>
          <w:bCs/>
          <w:szCs w:val="20"/>
          <w:lang w:eastAsia="zh-CN"/>
        </w:rPr>
      </w:pPr>
      <w:r w:rsidRPr="00B52339">
        <w:rPr>
          <w:bCs/>
          <w:iCs/>
          <w:szCs w:val="20"/>
        </w:rPr>
        <w:t>Note</w:t>
      </w:r>
      <w:r>
        <w:rPr>
          <w:bCs/>
          <w:iCs/>
          <w:szCs w:val="20"/>
        </w:rPr>
        <w:t>1</w:t>
      </w:r>
      <w:r w:rsidRPr="00B52339">
        <w:rPr>
          <w:bCs/>
          <w:iCs/>
          <w:szCs w:val="20"/>
        </w:rPr>
        <w:t xml:space="preserve">: This determination of </w:t>
      </w:r>
      <w:r>
        <w:rPr>
          <w:szCs w:val="20"/>
        </w:rPr>
        <w:t>X</w:t>
      </w:r>
      <w:r w:rsidRPr="00530949">
        <w:rPr>
          <w:szCs w:val="20"/>
          <w:vertAlign w:val="subscript"/>
        </w:rPr>
        <w:t>s</w:t>
      </w:r>
      <w:r w:rsidRPr="00B52339">
        <w:rPr>
          <w:rFonts w:eastAsia="Yu Mincho"/>
          <w:bCs/>
          <w:iCs/>
          <w:szCs w:val="20"/>
        </w:rPr>
        <w:t xml:space="preserve"> may be independent of the size of </w:t>
      </w:r>
      <w:r w:rsidRPr="00B52339">
        <w:rPr>
          <w:bCs/>
          <w:i/>
          <w:iCs/>
          <w:szCs w:val="20"/>
          <w:lang w:eastAsia="zh-CN"/>
        </w:rPr>
        <w:t>monitoringSlotsWithinSlotGroup</w:t>
      </w:r>
      <w:r w:rsidRPr="00B52339">
        <w:rPr>
          <w:bCs/>
          <w:szCs w:val="20"/>
          <w:lang w:eastAsia="zh-CN"/>
        </w:rPr>
        <w:t xml:space="preserve"> discussed in the context of search space configuration</w:t>
      </w:r>
    </w:p>
    <w:p w14:paraId="3BD0C200" w14:textId="77777777" w:rsidR="000F357F" w:rsidRPr="00530949" w:rsidRDefault="000F357F" w:rsidP="000F357F">
      <w:pPr>
        <w:rPr>
          <w:lang w:eastAsia="x-none"/>
        </w:rPr>
      </w:pPr>
    </w:p>
    <w:p w14:paraId="3928C7EE" w14:textId="77777777" w:rsidR="000F357F" w:rsidRPr="003016B3" w:rsidRDefault="000F357F" w:rsidP="000F357F">
      <w:pPr>
        <w:rPr>
          <w:rFonts w:ascii="Times New Roman" w:hAnsi="Times New Roman"/>
          <w:szCs w:val="20"/>
          <w:lang w:eastAsia="x-none"/>
        </w:rPr>
      </w:pPr>
    </w:p>
    <w:p w14:paraId="249BA183" w14:textId="3FB687EE" w:rsidR="000F357F" w:rsidRPr="009C5FED" w:rsidRDefault="002328C4" w:rsidP="000F357F">
      <w:pPr>
        <w:rPr>
          <w:b/>
          <w:bCs/>
          <w:lang w:eastAsia="x-none"/>
        </w:rPr>
      </w:pPr>
      <w:hyperlink r:id="rId1006" w:history="1">
        <w:r w:rsidR="004371F4">
          <w:rPr>
            <w:rStyle w:val="Hyperlink"/>
            <w:b/>
            <w:bCs/>
            <w:lang w:eastAsia="x-none"/>
          </w:rPr>
          <w:t>R1-2202713</w:t>
        </w:r>
      </w:hyperlink>
      <w:r w:rsidR="000F357F" w:rsidRPr="009C5FED">
        <w:rPr>
          <w:b/>
          <w:bCs/>
          <w:lang w:eastAsia="x-none"/>
        </w:rPr>
        <w:tab/>
        <w:t>Feature lead summary #4 for B52.6 GHz PDCCH monitoring enhancements</w:t>
      </w:r>
      <w:r w:rsidR="000F357F" w:rsidRPr="009C5FED">
        <w:rPr>
          <w:b/>
          <w:bCs/>
          <w:lang w:eastAsia="x-none"/>
        </w:rPr>
        <w:tab/>
        <w:t>Moderator (Lenovo)</w:t>
      </w:r>
    </w:p>
    <w:p w14:paraId="3526903F" w14:textId="03168B98" w:rsidR="00984662" w:rsidRDefault="009C5FED" w:rsidP="006B480F">
      <w:pPr>
        <w:rPr>
          <w:lang w:eastAsia="x-none"/>
        </w:rPr>
      </w:pPr>
      <w:r>
        <w:rPr>
          <w:lang w:eastAsia="x-none"/>
        </w:rPr>
        <w:t>From Mar 2</w:t>
      </w:r>
      <w:r w:rsidRPr="009C5FED">
        <w:rPr>
          <w:vertAlign w:val="superscript"/>
          <w:lang w:eastAsia="x-none"/>
        </w:rPr>
        <w:t>nd</w:t>
      </w:r>
      <w:r>
        <w:rPr>
          <w:lang w:eastAsia="x-none"/>
        </w:rPr>
        <w:t xml:space="preserve"> GTW session</w:t>
      </w:r>
    </w:p>
    <w:p w14:paraId="1108B799" w14:textId="77777777" w:rsidR="009C5FED" w:rsidRPr="009C5FED" w:rsidRDefault="009C5FED" w:rsidP="009C5FED">
      <w:pPr>
        <w:rPr>
          <w:bCs/>
        </w:rPr>
      </w:pPr>
      <w:r w:rsidRPr="009C5FED">
        <w:rPr>
          <w:rFonts w:eastAsia="Times New Roman"/>
          <w:bCs/>
          <w:highlight w:val="green"/>
        </w:rPr>
        <w:t>Agreement</w:t>
      </w:r>
    </w:p>
    <w:p w14:paraId="16782760" w14:textId="77777777" w:rsidR="009C5FED" w:rsidRDefault="009C5FED" w:rsidP="009C5FED">
      <w:pPr>
        <w:rPr>
          <w:lang w:eastAsia="zh-CN"/>
        </w:rPr>
      </w:pPr>
      <w:r>
        <w:rPr>
          <w:lang w:eastAsia="zh-CN"/>
        </w:rPr>
        <w:lastRenderedPageBreak/>
        <w:t>Revise the RAN1#107bis-e agreement/working assumption:</w:t>
      </w:r>
    </w:p>
    <w:p w14:paraId="1A8B4998" w14:textId="77777777" w:rsidR="009C5FED" w:rsidRPr="009C5FED" w:rsidRDefault="009C5FED" w:rsidP="009C5FED">
      <w:pPr>
        <w:rPr>
          <w:rFonts w:ascii="Times New Roman" w:hAnsi="Times New Roman"/>
        </w:rPr>
      </w:pPr>
      <w:r w:rsidRPr="009C5FED">
        <w:rPr>
          <w:rFonts w:ascii="Times New Roman" w:hAnsi="Times New Roman"/>
        </w:rPr>
        <w:t>For search space set configuration of multi-slot PDCCH monitoring:</w:t>
      </w:r>
    </w:p>
    <w:p w14:paraId="6C931D24" w14:textId="77777777" w:rsidR="009C5FED" w:rsidRPr="009C5FED" w:rsidRDefault="009C5FED" w:rsidP="00F44FD9">
      <w:pPr>
        <w:numPr>
          <w:ilvl w:val="0"/>
          <w:numId w:val="113"/>
        </w:numPr>
        <w:autoSpaceDE w:val="0"/>
        <w:autoSpaceDN w:val="0"/>
        <w:adjustRightInd w:val="0"/>
        <w:snapToGrid w:val="0"/>
        <w:spacing w:line="259" w:lineRule="auto"/>
        <w:rPr>
          <w:rFonts w:ascii="Times New Roman" w:hAnsi="Times New Roman"/>
        </w:rPr>
      </w:pPr>
      <w:r w:rsidRPr="009C5FED">
        <w:rPr>
          <w:rFonts w:ascii="Times New Roman" w:hAnsi="Times New Roman"/>
          <w:i/>
          <w:iCs/>
          <w:lang w:eastAsia="zh-CN"/>
        </w:rPr>
        <w:t>monitoringSlotPeriodicityAndOffset</w:t>
      </w:r>
      <w:r w:rsidRPr="009C5FED">
        <w:rPr>
          <w:rFonts w:ascii="Times New Roman" w:hAnsi="Times New Roman"/>
          <w:lang w:eastAsia="zh-CN"/>
        </w:rPr>
        <w:t xml:space="preserve"> and</w:t>
      </w:r>
      <w:r w:rsidRPr="009C5FED">
        <w:rPr>
          <w:rFonts w:ascii="Times New Roman" w:hAnsi="Times New Roman"/>
          <w:i/>
          <w:iCs/>
          <w:szCs w:val="20"/>
          <w:lang w:eastAsia="zh-CN"/>
        </w:rPr>
        <w:t xml:space="preserve"> </w:t>
      </w:r>
      <w:r w:rsidRPr="009C5FED">
        <w:rPr>
          <w:rFonts w:ascii="Times New Roman" w:hAnsi="Times New Roman"/>
          <w:i/>
          <w:iCs/>
          <w:lang w:eastAsia="zh-CN"/>
        </w:rPr>
        <w:t>duration</w:t>
      </w:r>
      <w:r w:rsidRPr="009C5FED">
        <w:rPr>
          <w:rFonts w:ascii="Times New Roman" w:hAnsi="Times New Roman"/>
          <w:i/>
          <w:iCs/>
          <w:szCs w:val="20"/>
          <w:lang w:eastAsia="zh-CN"/>
        </w:rPr>
        <w:t xml:space="preserve"> </w:t>
      </w:r>
      <w:r w:rsidRPr="009C5FED">
        <w:rPr>
          <w:rFonts w:ascii="Times New Roman" w:hAnsi="Times New Roman"/>
        </w:rPr>
        <w:t>are appended with "-r17", and</w:t>
      </w:r>
    </w:p>
    <w:p w14:paraId="62D1CE82" w14:textId="77777777" w:rsidR="009C5FED" w:rsidRPr="009C5FED" w:rsidRDefault="009C5FED" w:rsidP="00F44FD9">
      <w:pPr>
        <w:numPr>
          <w:ilvl w:val="1"/>
          <w:numId w:val="113"/>
        </w:numPr>
        <w:autoSpaceDE w:val="0"/>
        <w:autoSpaceDN w:val="0"/>
        <w:adjustRightInd w:val="0"/>
        <w:snapToGrid w:val="0"/>
        <w:spacing w:line="259" w:lineRule="auto"/>
        <w:rPr>
          <w:rFonts w:ascii="Times New Roman" w:hAnsi="Times New Roman"/>
        </w:rPr>
      </w:pPr>
      <w:r w:rsidRPr="009C5FED">
        <w:rPr>
          <w:rFonts w:ascii="Times New Roman" w:hAnsi="Times New Roman"/>
          <w:lang w:eastAsia="zh-CN"/>
        </w:rPr>
        <w:t xml:space="preserve">For </w:t>
      </w:r>
      <w:r w:rsidRPr="009C5FED">
        <w:rPr>
          <w:rFonts w:ascii="Times New Roman" w:hAnsi="Times New Roman"/>
          <w:i/>
          <w:iCs/>
        </w:rPr>
        <w:t>monitoringPeriodicityAndOffset-r17</w:t>
      </w:r>
    </w:p>
    <w:p w14:paraId="25EC48BD" w14:textId="77777777" w:rsidR="009C5FED" w:rsidRPr="009C5FED" w:rsidRDefault="009C5FED" w:rsidP="00F44FD9">
      <w:pPr>
        <w:numPr>
          <w:ilvl w:val="2"/>
          <w:numId w:val="113"/>
        </w:numPr>
        <w:autoSpaceDE w:val="0"/>
        <w:autoSpaceDN w:val="0"/>
        <w:adjustRightInd w:val="0"/>
        <w:snapToGrid w:val="0"/>
        <w:spacing w:line="259" w:lineRule="auto"/>
        <w:rPr>
          <w:rFonts w:ascii="Times New Roman" w:hAnsi="Times New Roman"/>
        </w:rPr>
      </w:pPr>
      <w:r w:rsidRPr="009C5FED">
        <w:rPr>
          <w:rFonts w:ascii="Times New Roman" w:hAnsi="Times New Roman"/>
        </w:rPr>
        <w:t>The values represent slots</w:t>
      </w:r>
    </w:p>
    <w:p w14:paraId="74AF49A2" w14:textId="77777777" w:rsidR="009C5FED" w:rsidRPr="009C5FED" w:rsidRDefault="009C5FED" w:rsidP="00F44FD9">
      <w:pPr>
        <w:numPr>
          <w:ilvl w:val="2"/>
          <w:numId w:val="113"/>
        </w:numPr>
        <w:autoSpaceDE w:val="0"/>
        <w:autoSpaceDN w:val="0"/>
        <w:adjustRightInd w:val="0"/>
        <w:snapToGrid w:val="0"/>
        <w:spacing w:line="259" w:lineRule="auto"/>
        <w:rPr>
          <w:rFonts w:ascii="Times New Roman" w:hAnsi="Times New Roman"/>
        </w:rPr>
      </w:pPr>
      <w:r w:rsidRPr="009C5FED">
        <w:rPr>
          <w:rFonts w:ascii="Times New Roman" w:hAnsi="Times New Roman"/>
        </w:rPr>
        <w:t xml:space="preserve">Add periodicity values {32,64,128,5120,10240,20480} to the existing values in </w:t>
      </w:r>
      <w:r w:rsidRPr="009C5FED">
        <w:rPr>
          <w:rFonts w:ascii="Times New Roman" w:hAnsi="Times New Roman"/>
          <w:i/>
          <w:iCs/>
          <w:lang w:eastAsia="zh-CN"/>
        </w:rPr>
        <w:t>monitoringSlotPeriodicityAndOffset</w:t>
      </w:r>
    </w:p>
    <w:p w14:paraId="03A8B6EE" w14:textId="77777777" w:rsidR="009C5FED" w:rsidRPr="009C5FED" w:rsidRDefault="009C5FED" w:rsidP="00F44FD9">
      <w:pPr>
        <w:numPr>
          <w:ilvl w:val="3"/>
          <w:numId w:val="113"/>
        </w:numPr>
        <w:autoSpaceDE w:val="0"/>
        <w:autoSpaceDN w:val="0"/>
        <w:adjustRightInd w:val="0"/>
        <w:snapToGrid w:val="0"/>
        <w:spacing w:line="259" w:lineRule="auto"/>
        <w:rPr>
          <w:rFonts w:ascii="Times New Roman" w:hAnsi="Times New Roman"/>
        </w:rPr>
      </w:pPr>
      <w:r w:rsidRPr="009C5FED">
        <w:rPr>
          <w:rFonts w:ascii="Times New Roman" w:hAnsi="Times New Roman"/>
        </w:rPr>
        <w:t xml:space="preserve">Note: Total list of </w:t>
      </w:r>
      <w:r w:rsidRPr="009C5FED">
        <w:rPr>
          <w:rFonts w:ascii="Times New Roman" w:hAnsi="Times New Roman"/>
          <w:strike/>
          <w:color w:val="FF0000"/>
        </w:rPr>
        <w:t xml:space="preserve">supported </w:t>
      </w:r>
      <w:r w:rsidRPr="009C5FED">
        <w:rPr>
          <w:rFonts w:ascii="Times New Roman" w:hAnsi="Times New Roman"/>
        </w:rPr>
        <w:t>periodicity values</w:t>
      </w:r>
      <w:r w:rsidRPr="009C5FED">
        <w:rPr>
          <w:rFonts w:ascii="Times New Roman" w:eastAsia="Times New Roman" w:hAnsi="Times New Roman"/>
          <w:color w:val="0070C0"/>
        </w:rPr>
        <w:t xml:space="preserve"> </w:t>
      </w:r>
      <w:r w:rsidRPr="009C5FED">
        <w:rPr>
          <w:rFonts w:ascii="Times New Roman" w:eastAsia="Times New Roman" w:hAnsi="Times New Roman"/>
          <w:color w:val="FF0000"/>
        </w:rPr>
        <w:t xml:space="preserve">that can be configured </w:t>
      </w:r>
      <w:r w:rsidRPr="009C5FED">
        <w:rPr>
          <w:rFonts w:ascii="Times New Roman" w:hAnsi="Times New Roman"/>
          <w:color w:val="FF0000"/>
        </w:rPr>
        <w:t>for SCS 480kHz and 960kHz</w:t>
      </w:r>
      <w:r w:rsidRPr="009C5FED">
        <w:rPr>
          <w:rFonts w:ascii="Times New Roman" w:hAnsi="Times New Roman"/>
        </w:rPr>
        <w:t>:</w:t>
      </w:r>
      <w:r w:rsidRPr="009C5FED">
        <w:rPr>
          <w:rFonts w:ascii="Times New Roman" w:hAnsi="Times New Roman"/>
        </w:rPr>
        <w:br/>
        <w:t>{</w:t>
      </w:r>
      <w:r w:rsidRPr="009C5FED">
        <w:rPr>
          <w:rFonts w:ascii="Times New Roman" w:hAnsi="Times New Roman"/>
          <w:strike/>
          <w:color w:val="FF0000"/>
        </w:rPr>
        <w:t>1,2,</w:t>
      </w:r>
      <w:r w:rsidRPr="009C5FED">
        <w:rPr>
          <w:rFonts w:ascii="Times New Roman" w:hAnsi="Times New Roman"/>
        </w:rPr>
        <w:t>4,</w:t>
      </w:r>
      <w:r w:rsidRPr="009C5FED">
        <w:rPr>
          <w:rFonts w:ascii="Times New Roman" w:hAnsi="Times New Roman"/>
          <w:strike/>
          <w:color w:val="FF0000"/>
        </w:rPr>
        <w:t>5,</w:t>
      </w:r>
      <w:r w:rsidRPr="009C5FED">
        <w:rPr>
          <w:rFonts w:ascii="Times New Roman" w:hAnsi="Times New Roman"/>
        </w:rPr>
        <w:t>8,</w:t>
      </w:r>
      <w:r w:rsidRPr="009C5FED">
        <w:rPr>
          <w:rFonts w:ascii="Times New Roman" w:hAnsi="Times New Roman"/>
          <w:strike/>
          <w:color w:val="FF0000"/>
        </w:rPr>
        <w:t>10,</w:t>
      </w:r>
      <w:r w:rsidRPr="009C5FED">
        <w:rPr>
          <w:rFonts w:ascii="Times New Roman" w:hAnsi="Times New Roman"/>
        </w:rPr>
        <w:t>16,20,32,40,64,80,128,160,320,640,1280,2560,5120,10240,20480}</w:t>
      </w:r>
    </w:p>
    <w:p w14:paraId="7A7E6B4D" w14:textId="77777777" w:rsidR="009C5FED" w:rsidRPr="009C5FED" w:rsidRDefault="009C5FED" w:rsidP="00F44FD9">
      <w:pPr>
        <w:numPr>
          <w:ilvl w:val="2"/>
          <w:numId w:val="113"/>
        </w:numPr>
        <w:autoSpaceDE w:val="0"/>
        <w:autoSpaceDN w:val="0"/>
        <w:adjustRightInd w:val="0"/>
        <w:snapToGrid w:val="0"/>
        <w:spacing w:line="259" w:lineRule="auto"/>
        <w:rPr>
          <w:rFonts w:ascii="Times New Roman" w:hAnsi="Times New Roman"/>
        </w:rPr>
      </w:pPr>
      <w:r w:rsidRPr="009C5FED">
        <w:rPr>
          <w:rFonts w:ascii="Times New Roman" w:hAnsi="Times New Roman"/>
        </w:rPr>
        <w:t>For each periodicity value Xp</w:t>
      </w:r>
    </w:p>
    <w:p w14:paraId="5EE75491" w14:textId="3CE9E5D9" w:rsidR="009C5FED" w:rsidRPr="009C5FED" w:rsidRDefault="009C5FED" w:rsidP="00F44FD9">
      <w:pPr>
        <w:numPr>
          <w:ilvl w:val="3"/>
          <w:numId w:val="113"/>
        </w:numPr>
        <w:autoSpaceDE w:val="0"/>
        <w:autoSpaceDN w:val="0"/>
        <w:adjustRightInd w:val="0"/>
        <w:snapToGrid w:val="0"/>
        <w:spacing w:line="259" w:lineRule="auto"/>
        <w:rPr>
          <w:rFonts w:ascii="Times New Roman" w:hAnsi="Times New Roman"/>
          <w:color w:val="FF0000"/>
        </w:rPr>
      </w:pPr>
      <w:r w:rsidRPr="009C5FED">
        <w:rPr>
          <w:rFonts w:ascii="Times New Roman" w:hAnsi="Times New Roman"/>
          <w:strike/>
          <w:color w:val="FF0000"/>
        </w:rPr>
        <w:t xml:space="preserve">The value range for the offset O is {0 .. Xp-1} slots </w:t>
      </w:r>
      <w:r w:rsidRPr="009C5FED">
        <w:rPr>
          <w:rFonts w:ascii="Times New Roman" w:hAnsi="Times New Roman"/>
          <w:color w:val="FF0000"/>
        </w:rPr>
        <w:t xml:space="preserve">Offset O values </w:t>
      </w:r>
      <w:r w:rsidRPr="009C5FED">
        <w:rPr>
          <w:rFonts w:ascii="Times New Roman" w:eastAsia="Times New Roman" w:hAnsi="Times New Roman"/>
          <w:color w:val="FF0000"/>
        </w:rPr>
        <w:t>that can be configured:</w:t>
      </w:r>
      <w:r w:rsidRPr="009C5FED">
        <w:rPr>
          <w:rFonts w:ascii="Times New Roman" w:hAnsi="Times New Roman"/>
          <w:color w:val="FF0000"/>
        </w:rPr>
        <w:t xml:space="preserve"> {0, 4, 8,  …, </w:t>
      </w:r>
      <m:oMath>
        <m:r>
          <m:rPr>
            <m:sty m:val="bi"/>
          </m:rPr>
          <w:rPr>
            <w:rFonts w:ascii="Cambria Math" w:hAnsi="Cambria Math"/>
            <w:color w:val="FF0000"/>
          </w:rPr>
          <m:t>4</m:t>
        </m:r>
        <m:d>
          <m:dPr>
            <m:begChr m:val="⌊"/>
            <m:endChr m:val="⌋"/>
            <m:ctrlPr>
              <w:rPr>
                <w:rFonts w:ascii="Cambria Math" w:hAnsi="Cambria Math"/>
                <w:b/>
                <w:bCs/>
                <w:i/>
                <w:color w:val="FF0000"/>
              </w:rPr>
            </m:ctrlPr>
          </m:dPr>
          <m:e>
            <m:f>
              <m:fPr>
                <m:ctrlPr>
                  <w:rPr>
                    <w:rFonts w:ascii="Cambria Math" w:hAnsi="Cambria Math"/>
                    <w:b/>
                    <w:bCs/>
                    <w:i/>
                    <w:color w:val="FF0000"/>
                  </w:rPr>
                </m:ctrlPr>
              </m:fPr>
              <m:num>
                <m:r>
                  <m:rPr>
                    <m:sty m:val="bi"/>
                  </m:rPr>
                  <w:rPr>
                    <w:rFonts w:ascii="Cambria Math" w:hAnsi="Cambria Math"/>
                    <w:color w:val="FF0000"/>
                  </w:rPr>
                  <m:t>(</m:t>
                </m:r>
                <m:sSub>
                  <m:sSubPr>
                    <m:ctrlPr>
                      <w:rPr>
                        <w:rFonts w:ascii="Cambria Math" w:hAnsi="Cambria Math"/>
                        <w:b/>
                        <w:bCs/>
                        <w:i/>
                        <w:color w:val="FF0000"/>
                      </w:rPr>
                    </m:ctrlPr>
                  </m:sSubPr>
                  <m:e>
                    <m:r>
                      <m:rPr>
                        <m:sty m:val="bi"/>
                      </m:rPr>
                      <w:rPr>
                        <w:rFonts w:ascii="Cambria Math" w:hAnsi="Cambria Math"/>
                        <w:color w:val="FF0000"/>
                      </w:rPr>
                      <m:t>X</m:t>
                    </m:r>
                  </m:e>
                  <m:sub>
                    <m:r>
                      <m:rPr>
                        <m:sty m:val="bi"/>
                      </m:rPr>
                      <w:rPr>
                        <w:rFonts w:ascii="Cambria Math" w:hAnsi="Cambria Math"/>
                        <w:color w:val="FF0000"/>
                      </w:rPr>
                      <m:t>p</m:t>
                    </m:r>
                  </m:sub>
                </m:sSub>
                <m:r>
                  <m:rPr>
                    <m:sty m:val="bi"/>
                  </m:rPr>
                  <w:rPr>
                    <w:rFonts w:ascii="Cambria Math" w:hAnsi="Cambria Math"/>
                    <w:color w:val="FF0000"/>
                  </w:rPr>
                  <m:t>-1)</m:t>
                </m:r>
              </m:num>
              <m:den>
                <m:r>
                  <m:rPr>
                    <m:sty m:val="bi"/>
                  </m:rPr>
                  <w:rPr>
                    <w:rFonts w:ascii="Cambria Math" w:hAnsi="Cambria Math"/>
                    <w:color w:val="FF0000"/>
                  </w:rPr>
                  <m:t>4</m:t>
                </m:r>
              </m:den>
            </m:f>
          </m:e>
        </m:d>
      </m:oMath>
      <w:r w:rsidRPr="009C5FED">
        <w:rPr>
          <w:rFonts w:ascii="Times New Roman" w:hAnsi="Times New Roman"/>
          <w:color w:val="FF0000"/>
        </w:rPr>
        <w:t>} slots</w:t>
      </w:r>
    </w:p>
    <w:p w14:paraId="6BA43895" w14:textId="77777777" w:rsidR="009C5FED" w:rsidRPr="009C5FED" w:rsidRDefault="009C5FED" w:rsidP="00F44FD9">
      <w:pPr>
        <w:numPr>
          <w:ilvl w:val="3"/>
          <w:numId w:val="113"/>
        </w:numPr>
        <w:autoSpaceDE w:val="0"/>
        <w:autoSpaceDN w:val="0"/>
        <w:adjustRightInd w:val="0"/>
        <w:snapToGrid w:val="0"/>
        <w:spacing w:line="259" w:lineRule="auto"/>
        <w:rPr>
          <w:rFonts w:ascii="Times New Roman" w:hAnsi="Times New Roman"/>
        </w:rPr>
      </w:pPr>
      <w:r w:rsidRPr="009C5FED">
        <w:rPr>
          <w:rFonts w:ascii="Times New Roman" w:hAnsi="Times New Roman"/>
        </w:rPr>
        <w:t>Note: There may be no need to introduce the term "X</w:t>
      </w:r>
      <w:r w:rsidRPr="009C5FED">
        <w:rPr>
          <w:rFonts w:ascii="Times New Roman" w:hAnsi="Times New Roman"/>
          <w:vertAlign w:val="subscript"/>
        </w:rPr>
        <w:t>p</w:t>
      </w:r>
      <w:r w:rsidRPr="009C5FED">
        <w:rPr>
          <w:rFonts w:ascii="Times New Roman" w:hAnsi="Times New Roman"/>
        </w:rPr>
        <w:t>" in the specifications</w:t>
      </w:r>
    </w:p>
    <w:p w14:paraId="161B9A47" w14:textId="77777777" w:rsidR="009C5FED" w:rsidRPr="009C5FED" w:rsidRDefault="009C5FED" w:rsidP="00F44FD9">
      <w:pPr>
        <w:numPr>
          <w:ilvl w:val="2"/>
          <w:numId w:val="113"/>
        </w:numPr>
        <w:autoSpaceDE w:val="0"/>
        <w:autoSpaceDN w:val="0"/>
        <w:adjustRightInd w:val="0"/>
        <w:snapToGrid w:val="0"/>
        <w:spacing w:line="259" w:lineRule="auto"/>
        <w:rPr>
          <w:rFonts w:ascii="Times New Roman" w:hAnsi="Times New Roman"/>
        </w:rPr>
      </w:pPr>
      <w:r w:rsidRPr="009C5FED">
        <w:rPr>
          <w:rFonts w:ascii="Times New Roman" w:hAnsi="Times New Roman"/>
        </w:rPr>
        <w:t>The configured periodicity</w:t>
      </w:r>
      <w:r w:rsidRPr="009C5FED">
        <w:rPr>
          <w:rFonts w:ascii="Times New Roman" w:hAnsi="Times New Roman"/>
          <w:strike/>
          <w:color w:val="FF0000"/>
        </w:rPr>
        <w:t xml:space="preserve"> at least for Group (1) SSs</w:t>
      </w:r>
      <w:r w:rsidRPr="009C5FED">
        <w:rPr>
          <w:rFonts w:ascii="Times New Roman" w:hAnsi="Times New Roman"/>
        </w:rPr>
        <w:t xml:space="preserve"> is restricted to be an integer multiple of </w:t>
      </w:r>
      <w:r w:rsidRPr="009C5FED">
        <w:rPr>
          <w:rFonts w:ascii="Times New Roman" w:hAnsi="Times New Roman"/>
          <w:strike/>
          <w:color w:val="FF0000"/>
        </w:rPr>
        <w:t>Xs</w:t>
      </w:r>
      <w:r w:rsidRPr="009C5FED">
        <w:rPr>
          <w:rFonts w:ascii="Times New Roman" w:hAnsi="Times New Roman"/>
          <w:color w:val="FF0000"/>
        </w:rPr>
        <w:t>L</w:t>
      </w:r>
      <w:r w:rsidRPr="009C5FED">
        <w:rPr>
          <w:rFonts w:ascii="Times New Roman" w:hAnsi="Times New Roman"/>
        </w:rPr>
        <w:t xml:space="preserve"> slots</w:t>
      </w:r>
    </w:p>
    <w:p w14:paraId="3BFA49DE" w14:textId="77777777" w:rsidR="009C5FED" w:rsidRPr="009C5FED" w:rsidRDefault="009C5FED" w:rsidP="00F44FD9">
      <w:pPr>
        <w:numPr>
          <w:ilvl w:val="2"/>
          <w:numId w:val="113"/>
        </w:numPr>
        <w:autoSpaceDE w:val="0"/>
        <w:autoSpaceDN w:val="0"/>
        <w:adjustRightInd w:val="0"/>
        <w:snapToGrid w:val="0"/>
        <w:spacing w:line="259" w:lineRule="auto"/>
        <w:rPr>
          <w:rFonts w:ascii="Times New Roman" w:hAnsi="Times New Roman"/>
          <w:color w:val="FF0000"/>
        </w:rPr>
      </w:pPr>
      <w:r w:rsidRPr="009C5FED">
        <w:rPr>
          <w:rFonts w:ascii="Times New Roman" w:hAnsi="Times New Roman"/>
          <w:strike/>
          <w:color w:val="FF0000"/>
        </w:rPr>
        <w:t xml:space="preserve">FFS: details of offset </w:t>
      </w:r>
      <w:r w:rsidRPr="009C5FED">
        <w:rPr>
          <w:rFonts w:ascii="Times New Roman" w:hAnsi="Times New Roman"/>
          <w:color w:val="FF0000"/>
        </w:rPr>
        <w:t>The configured offset is restricted to be an integer multiple of L slots</w:t>
      </w:r>
    </w:p>
    <w:p w14:paraId="0BF0ACB5" w14:textId="77777777" w:rsidR="009C5FED" w:rsidRPr="009C5FED" w:rsidRDefault="009C5FED" w:rsidP="00F44FD9">
      <w:pPr>
        <w:numPr>
          <w:ilvl w:val="1"/>
          <w:numId w:val="113"/>
        </w:numPr>
        <w:autoSpaceDE w:val="0"/>
        <w:autoSpaceDN w:val="0"/>
        <w:adjustRightInd w:val="0"/>
        <w:snapToGrid w:val="0"/>
        <w:spacing w:line="259" w:lineRule="auto"/>
        <w:rPr>
          <w:rFonts w:ascii="Times New Roman" w:hAnsi="Times New Roman"/>
          <w:color w:val="000000"/>
        </w:rPr>
      </w:pPr>
      <w:r w:rsidRPr="009C5FED">
        <w:rPr>
          <w:rFonts w:ascii="Times New Roman" w:hAnsi="Times New Roman"/>
          <w:color w:val="000000"/>
        </w:rPr>
        <w:t xml:space="preserve">For </w:t>
      </w:r>
      <w:r w:rsidRPr="009C5FED">
        <w:rPr>
          <w:rFonts w:ascii="Times New Roman" w:hAnsi="Times New Roman"/>
          <w:i/>
          <w:iCs/>
          <w:color w:val="000000"/>
        </w:rPr>
        <w:t>duration-r17</w:t>
      </w:r>
    </w:p>
    <w:p w14:paraId="2B1E542D" w14:textId="77777777" w:rsidR="009C5FED" w:rsidRPr="009C5FED" w:rsidRDefault="009C5FED" w:rsidP="00F44FD9">
      <w:pPr>
        <w:numPr>
          <w:ilvl w:val="2"/>
          <w:numId w:val="113"/>
        </w:numPr>
        <w:autoSpaceDE w:val="0"/>
        <w:autoSpaceDN w:val="0"/>
        <w:adjustRightInd w:val="0"/>
        <w:snapToGrid w:val="0"/>
        <w:spacing w:line="259" w:lineRule="auto"/>
        <w:rPr>
          <w:rFonts w:ascii="Times New Roman" w:hAnsi="Times New Roman"/>
          <w:color w:val="000000"/>
        </w:rPr>
      </w:pPr>
      <w:r w:rsidRPr="009C5FED">
        <w:rPr>
          <w:rFonts w:ascii="Times New Roman" w:hAnsi="Times New Roman"/>
          <w:color w:val="000000"/>
        </w:rPr>
        <w:t>The values represent slots</w:t>
      </w:r>
    </w:p>
    <w:p w14:paraId="45901392" w14:textId="77777777" w:rsidR="009C5FED" w:rsidRPr="009C5FED" w:rsidRDefault="009C5FED" w:rsidP="00F44FD9">
      <w:pPr>
        <w:numPr>
          <w:ilvl w:val="2"/>
          <w:numId w:val="113"/>
        </w:numPr>
        <w:autoSpaceDE w:val="0"/>
        <w:autoSpaceDN w:val="0"/>
        <w:adjustRightInd w:val="0"/>
        <w:snapToGrid w:val="0"/>
        <w:spacing w:line="259" w:lineRule="auto"/>
        <w:rPr>
          <w:rFonts w:ascii="Times New Roman" w:hAnsi="Times New Roman"/>
          <w:color w:val="000000"/>
        </w:rPr>
      </w:pPr>
      <w:r w:rsidRPr="009C5FED">
        <w:rPr>
          <w:rFonts w:ascii="Times New Roman" w:hAnsi="Times New Roman"/>
          <w:color w:val="000000"/>
        </w:rPr>
        <w:t>The value range is {8, 12, …, 20476}</w:t>
      </w:r>
    </w:p>
    <w:p w14:paraId="434B9DFB" w14:textId="77777777" w:rsidR="009C5FED" w:rsidRPr="009C5FED" w:rsidRDefault="009C5FED" w:rsidP="00F44FD9">
      <w:pPr>
        <w:numPr>
          <w:ilvl w:val="3"/>
          <w:numId w:val="113"/>
        </w:numPr>
        <w:overflowPunct w:val="0"/>
        <w:autoSpaceDE w:val="0"/>
        <w:autoSpaceDN w:val="0"/>
        <w:adjustRightInd w:val="0"/>
        <w:snapToGrid w:val="0"/>
        <w:textAlignment w:val="baseline"/>
        <w:rPr>
          <w:rFonts w:ascii="Times New Roman" w:hAnsi="Times New Roman"/>
          <w:color w:val="FF0000"/>
          <w:szCs w:val="20"/>
        </w:rPr>
      </w:pPr>
      <w:r w:rsidRPr="009C5FED">
        <w:rPr>
          <w:rFonts w:ascii="Times New Roman" w:hAnsi="Times New Roman"/>
          <w:color w:val="FF0000"/>
          <w:szCs w:val="20"/>
          <w:lang w:eastAsia="zh-CN"/>
        </w:rPr>
        <w:t xml:space="preserve">If </w:t>
      </w:r>
      <w:r w:rsidRPr="009C5FED">
        <w:rPr>
          <w:rFonts w:ascii="Times New Roman" w:hAnsi="Times New Roman"/>
          <w:i/>
          <w:iCs/>
          <w:color w:val="FF0000"/>
          <w:szCs w:val="20"/>
          <w:lang w:eastAsia="zh-CN"/>
        </w:rPr>
        <w:t>duration-r17</w:t>
      </w:r>
      <w:r w:rsidRPr="009C5FED">
        <w:rPr>
          <w:rFonts w:ascii="Times New Roman" w:hAnsi="Times New Roman"/>
          <w:color w:val="FF0000"/>
          <w:szCs w:val="20"/>
          <w:lang w:eastAsia="zh-CN"/>
        </w:rPr>
        <w:t xml:space="preserve"> is absent, the UE </w:t>
      </w:r>
      <w:r w:rsidRPr="009C5FED">
        <w:rPr>
          <w:rFonts w:ascii="Times New Roman" w:hAnsi="Times New Roman"/>
          <w:color w:val="FF0000"/>
        </w:rPr>
        <w:t>assumes the duration in slots is equal to L</w:t>
      </w:r>
    </w:p>
    <w:p w14:paraId="46F88D23" w14:textId="77777777" w:rsidR="009C5FED" w:rsidRPr="009C5FED" w:rsidRDefault="009C5FED" w:rsidP="00F44FD9">
      <w:pPr>
        <w:numPr>
          <w:ilvl w:val="3"/>
          <w:numId w:val="113"/>
        </w:numPr>
        <w:overflowPunct w:val="0"/>
        <w:autoSpaceDE w:val="0"/>
        <w:autoSpaceDN w:val="0"/>
        <w:adjustRightInd w:val="0"/>
        <w:snapToGrid w:val="0"/>
        <w:textAlignment w:val="baseline"/>
        <w:rPr>
          <w:rFonts w:ascii="Times New Roman" w:eastAsia="Times New Roman" w:hAnsi="Times New Roman"/>
          <w:color w:val="FF0000"/>
          <w:szCs w:val="20"/>
        </w:rPr>
      </w:pPr>
      <w:r w:rsidRPr="009C5FED">
        <w:rPr>
          <w:rFonts w:ascii="Times New Roman" w:eastAsia="Times New Roman" w:hAnsi="Times New Roman"/>
          <w:color w:val="FF0000"/>
          <w:lang w:eastAsia="zh-CN"/>
        </w:rPr>
        <w:t xml:space="preserve">The UE ignores </w:t>
      </w:r>
      <w:r w:rsidRPr="009C5FED">
        <w:rPr>
          <w:rFonts w:ascii="Times New Roman" w:eastAsia="Times New Roman" w:hAnsi="Times New Roman"/>
          <w:i/>
          <w:iCs/>
          <w:color w:val="FF0000"/>
          <w:lang w:eastAsia="zh-CN"/>
        </w:rPr>
        <w:t>duration-r17</w:t>
      </w:r>
      <w:r w:rsidRPr="009C5FED">
        <w:rPr>
          <w:rFonts w:ascii="Times New Roman" w:eastAsia="Times New Roman" w:hAnsi="Times New Roman"/>
          <w:color w:val="FF0000"/>
          <w:lang w:eastAsia="zh-CN"/>
        </w:rPr>
        <w:t xml:space="preserve"> for DCI format 2_0</w:t>
      </w:r>
    </w:p>
    <w:p w14:paraId="484B4138" w14:textId="77777777" w:rsidR="009C5FED" w:rsidRPr="009C5FED" w:rsidRDefault="009C5FED" w:rsidP="00F44FD9">
      <w:pPr>
        <w:pStyle w:val="ListParagraph"/>
        <w:numPr>
          <w:ilvl w:val="2"/>
          <w:numId w:val="113"/>
        </w:numPr>
        <w:overflowPunct/>
        <w:autoSpaceDE/>
        <w:autoSpaceDN/>
        <w:adjustRightInd/>
        <w:snapToGrid w:val="0"/>
        <w:spacing w:after="0" w:line="259" w:lineRule="auto"/>
        <w:contextualSpacing w:val="0"/>
        <w:textAlignment w:val="auto"/>
        <w:rPr>
          <w:color w:val="FF0000"/>
        </w:rPr>
      </w:pPr>
      <w:r w:rsidRPr="009C5FED">
        <w:rPr>
          <w:color w:val="000000"/>
        </w:rPr>
        <w:t xml:space="preserve">The configured duration is restricted to be an integer multiple of </w:t>
      </w:r>
      <w:r w:rsidRPr="009C5FED">
        <w:rPr>
          <w:strike/>
          <w:color w:val="FF0000"/>
        </w:rPr>
        <w:t>Xs</w:t>
      </w:r>
      <w:r w:rsidRPr="009C5FED">
        <w:rPr>
          <w:color w:val="FF0000"/>
        </w:rPr>
        <w:t>L</w:t>
      </w:r>
      <w:r w:rsidRPr="009C5FED">
        <w:rPr>
          <w:color w:val="000000"/>
        </w:rPr>
        <w:t xml:space="preserve"> slots</w:t>
      </w:r>
      <w:r w:rsidRPr="009C5FED">
        <w:t xml:space="preserve"> </w:t>
      </w:r>
      <w:r w:rsidRPr="009C5FED">
        <w:rPr>
          <w:strike/>
          <w:color w:val="FF0000"/>
        </w:rPr>
        <w:t>at least for Group (1) SSs</w:t>
      </w:r>
    </w:p>
    <w:p w14:paraId="0A11E274" w14:textId="77777777" w:rsidR="009C5FED" w:rsidRPr="009C5FED" w:rsidRDefault="009C5FED" w:rsidP="00F44FD9">
      <w:pPr>
        <w:pStyle w:val="ListParagraph"/>
        <w:numPr>
          <w:ilvl w:val="2"/>
          <w:numId w:val="113"/>
        </w:numPr>
        <w:overflowPunct/>
        <w:autoSpaceDE/>
        <w:autoSpaceDN/>
        <w:adjustRightInd/>
        <w:snapToGrid w:val="0"/>
        <w:spacing w:after="0" w:line="259" w:lineRule="auto"/>
        <w:contextualSpacing w:val="0"/>
        <w:textAlignment w:val="auto"/>
        <w:rPr>
          <w:color w:val="FF0000"/>
        </w:rPr>
      </w:pPr>
      <w:r w:rsidRPr="009C5FED">
        <w:rPr>
          <w:color w:val="FF0000"/>
        </w:rPr>
        <w:t>The maximum duration is one less slot group of L slots than the configured periodicity</w:t>
      </w:r>
    </w:p>
    <w:p w14:paraId="6B293F33" w14:textId="77777777" w:rsidR="009C5FED" w:rsidRPr="009C5FED" w:rsidRDefault="009C5FED" w:rsidP="00F44FD9">
      <w:pPr>
        <w:numPr>
          <w:ilvl w:val="2"/>
          <w:numId w:val="113"/>
        </w:numPr>
        <w:autoSpaceDE w:val="0"/>
        <w:autoSpaceDN w:val="0"/>
        <w:adjustRightInd w:val="0"/>
        <w:snapToGrid w:val="0"/>
        <w:spacing w:line="259" w:lineRule="auto"/>
        <w:rPr>
          <w:rFonts w:ascii="Times New Roman" w:hAnsi="Times New Roman"/>
          <w:strike/>
          <w:color w:val="FF0000"/>
        </w:rPr>
      </w:pPr>
      <w:r w:rsidRPr="009C5FED">
        <w:rPr>
          <w:rFonts w:ascii="Times New Roman" w:hAnsi="Times New Roman"/>
          <w:strike/>
          <w:color w:val="FF0000"/>
        </w:rPr>
        <w:t xml:space="preserve">FFS: need to revise the definition of </w:t>
      </w:r>
      <w:r w:rsidRPr="009C5FED">
        <w:rPr>
          <w:rFonts w:ascii="Times New Roman" w:hAnsi="Times New Roman"/>
          <w:i/>
          <w:strike/>
          <w:color w:val="FF0000"/>
        </w:rPr>
        <w:t>duration</w:t>
      </w:r>
      <w:r w:rsidRPr="009C5FED">
        <w:rPr>
          <w:rFonts w:ascii="Times New Roman" w:hAnsi="Times New Roman"/>
          <w:i/>
          <w:iCs/>
          <w:color w:val="FF0000"/>
          <w:szCs w:val="20"/>
        </w:rPr>
        <w:t>duration-r17</w:t>
      </w:r>
      <w:r w:rsidRPr="009C5FED">
        <w:rPr>
          <w:rFonts w:ascii="Times New Roman" w:hAnsi="Times New Roman"/>
          <w:color w:val="FF0000"/>
          <w:szCs w:val="20"/>
        </w:rPr>
        <w:t xml:space="preserve"> is the total number of slots in consecutive groups of L slots in which a Search Space can exist in every period as given by </w:t>
      </w:r>
      <w:r w:rsidRPr="009C5FED">
        <w:rPr>
          <w:rFonts w:ascii="Times New Roman" w:hAnsi="Times New Roman"/>
          <w:i/>
          <w:iCs/>
          <w:color w:val="FF0000"/>
          <w:szCs w:val="20"/>
        </w:rPr>
        <w:t>monitoringPeriodicityAndOffset-r17</w:t>
      </w:r>
    </w:p>
    <w:p w14:paraId="286A772C" w14:textId="77777777" w:rsidR="009C5FED" w:rsidRPr="009C5FED" w:rsidRDefault="009C5FED" w:rsidP="00F44FD9">
      <w:pPr>
        <w:numPr>
          <w:ilvl w:val="0"/>
          <w:numId w:val="113"/>
        </w:numPr>
        <w:autoSpaceDE w:val="0"/>
        <w:autoSpaceDN w:val="0"/>
        <w:adjustRightInd w:val="0"/>
        <w:snapToGrid w:val="0"/>
        <w:spacing w:line="259" w:lineRule="auto"/>
        <w:rPr>
          <w:rFonts w:ascii="Times New Roman" w:hAnsi="Times New Roman"/>
        </w:rPr>
      </w:pPr>
      <w:r w:rsidRPr="009C5FED">
        <w:rPr>
          <w:rFonts w:ascii="Times New Roman" w:hAnsi="Times New Roman"/>
          <w:i/>
          <w:iCs/>
        </w:rPr>
        <w:t xml:space="preserve">monitoringSymbolsWithinSlot </w:t>
      </w:r>
      <w:r w:rsidRPr="009C5FED">
        <w:rPr>
          <w:rFonts w:ascii="Times New Roman" w:hAnsi="Times New Roman"/>
        </w:rPr>
        <w:t xml:space="preserve">applies to each slot </w:t>
      </w:r>
      <w:r w:rsidRPr="009C5FED">
        <w:rPr>
          <w:rFonts w:ascii="Times New Roman" w:hAnsi="Times New Roman"/>
          <w:strike/>
          <w:color w:val="FF0000"/>
        </w:rPr>
        <w:t xml:space="preserve">in a slot group </w:t>
      </w:r>
      <w:r w:rsidRPr="009C5FED">
        <w:rPr>
          <w:rFonts w:ascii="Times New Roman" w:hAnsi="Times New Roman"/>
        </w:rPr>
        <w:t>configured for multi-slot PDCCH monitoring</w:t>
      </w:r>
    </w:p>
    <w:p w14:paraId="176A9F57" w14:textId="77777777" w:rsidR="009C5FED" w:rsidRPr="009C5FED" w:rsidRDefault="009C5FED" w:rsidP="00F44FD9">
      <w:pPr>
        <w:numPr>
          <w:ilvl w:val="1"/>
          <w:numId w:val="113"/>
        </w:numPr>
        <w:autoSpaceDE w:val="0"/>
        <w:autoSpaceDN w:val="0"/>
        <w:adjustRightInd w:val="0"/>
        <w:snapToGrid w:val="0"/>
        <w:spacing w:line="259" w:lineRule="auto"/>
        <w:rPr>
          <w:rFonts w:ascii="Times New Roman" w:hAnsi="Times New Roman"/>
        </w:rPr>
      </w:pPr>
      <w:r w:rsidRPr="009C5FED">
        <w:rPr>
          <w:rFonts w:ascii="Times New Roman" w:hAnsi="Times New Roman"/>
        </w:rPr>
        <w:t>Note: This parameter can be directly re-used from earlier releases.</w:t>
      </w:r>
    </w:p>
    <w:p w14:paraId="706F839A" w14:textId="77777777" w:rsidR="009C5FED" w:rsidRPr="009C5FED" w:rsidRDefault="009C5FED" w:rsidP="00F44FD9">
      <w:pPr>
        <w:numPr>
          <w:ilvl w:val="0"/>
          <w:numId w:val="113"/>
        </w:numPr>
        <w:autoSpaceDE w:val="0"/>
        <w:autoSpaceDN w:val="0"/>
        <w:adjustRightInd w:val="0"/>
        <w:snapToGrid w:val="0"/>
        <w:spacing w:line="259" w:lineRule="auto"/>
        <w:rPr>
          <w:rFonts w:ascii="Times New Roman" w:hAnsi="Times New Roman"/>
          <w:color w:val="000000"/>
        </w:rPr>
      </w:pPr>
      <w:r w:rsidRPr="009C5FED">
        <w:rPr>
          <w:rFonts w:ascii="Times New Roman" w:hAnsi="Times New Roman"/>
          <w:color w:val="000000"/>
        </w:rPr>
        <w:t xml:space="preserve">Introduce new parameter </w:t>
      </w:r>
      <w:r w:rsidRPr="009C5FED">
        <w:rPr>
          <w:rFonts w:ascii="Times New Roman" w:hAnsi="Times New Roman"/>
          <w:i/>
          <w:iCs/>
          <w:color w:val="000000"/>
        </w:rPr>
        <w:t>monitoringSlotsWithinSlotGroup-r17</w:t>
      </w:r>
    </w:p>
    <w:p w14:paraId="0118913A" w14:textId="77777777" w:rsidR="009C5FED" w:rsidRPr="009C5FED" w:rsidRDefault="009C5FED" w:rsidP="00F44FD9">
      <w:pPr>
        <w:numPr>
          <w:ilvl w:val="1"/>
          <w:numId w:val="113"/>
        </w:numPr>
        <w:autoSpaceDE w:val="0"/>
        <w:autoSpaceDN w:val="0"/>
        <w:adjustRightInd w:val="0"/>
        <w:snapToGrid w:val="0"/>
        <w:spacing w:line="259" w:lineRule="auto"/>
        <w:rPr>
          <w:rFonts w:ascii="Times New Roman" w:hAnsi="Times New Roman"/>
          <w:strike/>
          <w:color w:val="FF0000"/>
        </w:rPr>
      </w:pPr>
      <w:r w:rsidRPr="009C5FED">
        <w:rPr>
          <w:rFonts w:ascii="Times New Roman" w:hAnsi="Times New Roman"/>
          <w:strike/>
          <w:color w:val="FF0000"/>
        </w:rPr>
        <w:t>Working assumption:</w:t>
      </w:r>
    </w:p>
    <w:p w14:paraId="26880F4D" w14:textId="77777777" w:rsidR="009C5FED" w:rsidRPr="009C5FED" w:rsidRDefault="009C5FED" w:rsidP="00F44FD9">
      <w:pPr>
        <w:numPr>
          <w:ilvl w:val="1"/>
          <w:numId w:val="113"/>
        </w:numPr>
        <w:autoSpaceDE w:val="0"/>
        <w:autoSpaceDN w:val="0"/>
        <w:adjustRightInd w:val="0"/>
        <w:snapToGrid w:val="0"/>
        <w:spacing w:line="259" w:lineRule="auto"/>
        <w:rPr>
          <w:rFonts w:ascii="Times New Roman" w:hAnsi="Times New Roman"/>
          <w:color w:val="FF0000"/>
        </w:rPr>
      </w:pPr>
      <w:r w:rsidRPr="009C5FED">
        <w:rPr>
          <w:rFonts w:ascii="Times New Roman" w:hAnsi="Times New Roman"/>
          <w:strike/>
          <w:color w:val="FF0000"/>
        </w:rPr>
        <w:t>The size is 8 bits</w:t>
      </w:r>
      <w:r w:rsidRPr="009C5FED">
        <w:rPr>
          <w:rFonts w:ascii="Times New Roman" w:hAnsi="Times New Roman"/>
          <w:color w:val="FF0000"/>
        </w:rPr>
        <w:t>Two sizes L are supported for this parameter: L=4 bits and L=8 bits</w:t>
      </w:r>
    </w:p>
    <w:p w14:paraId="4CBFBD69" w14:textId="77777777" w:rsidR="009C5FED" w:rsidRPr="009C5FED" w:rsidRDefault="009C5FED" w:rsidP="00F44FD9">
      <w:pPr>
        <w:numPr>
          <w:ilvl w:val="1"/>
          <w:numId w:val="113"/>
        </w:numPr>
        <w:autoSpaceDE w:val="0"/>
        <w:autoSpaceDN w:val="0"/>
        <w:adjustRightInd w:val="0"/>
        <w:snapToGrid w:val="0"/>
        <w:spacing w:line="259" w:lineRule="auto"/>
        <w:rPr>
          <w:rFonts w:ascii="Times New Roman" w:hAnsi="Times New Roman"/>
          <w:color w:val="FF0000"/>
        </w:rPr>
      </w:pPr>
      <w:r w:rsidRPr="009C5FED">
        <w:rPr>
          <w:rFonts w:ascii="Times New Roman" w:hAnsi="Times New Roman"/>
          <w:color w:val="000000"/>
        </w:rPr>
        <w:t xml:space="preserve">Each bit in </w:t>
      </w:r>
      <w:r w:rsidRPr="009C5FED">
        <w:rPr>
          <w:rFonts w:ascii="Times New Roman" w:hAnsi="Times New Roman"/>
          <w:i/>
          <w:iCs/>
          <w:color w:val="000000"/>
        </w:rPr>
        <w:t>monitoringSlotsWithinSlotGroup-r17</w:t>
      </w:r>
      <w:r w:rsidRPr="009C5FED">
        <w:rPr>
          <w:rFonts w:ascii="Times New Roman" w:hAnsi="Times New Roman"/>
          <w:color w:val="000000"/>
        </w:rPr>
        <w:t xml:space="preserve"> represents a slot in a </w:t>
      </w:r>
      <w:r w:rsidRPr="009C5FED">
        <w:rPr>
          <w:rFonts w:ascii="Times New Roman" w:hAnsi="Times New Roman"/>
          <w:strike/>
          <w:color w:val="FF0000"/>
        </w:rPr>
        <w:t>slot</w:t>
      </w:r>
      <w:r w:rsidRPr="009C5FED">
        <w:rPr>
          <w:rFonts w:ascii="Times New Roman" w:hAnsi="Times New Roman"/>
          <w:color w:val="FF0000"/>
        </w:rPr>
        <w:t xml:space="preserve"> </w:t>
      </w:r>
      <w:r w:rsidRPr="009C5FED">
        <w:rPr>
          <w:rFonts w:ascii="Times New Roman" w:hAnsi="Times New Roman"/>
          <w:color w:val="000000"/>
        </w:rPr>
        <w:t>group</w:t>
      </w:r>
      <w:r w:rsidRPr="009C5FED">
        <w:rPr>
          <w:rFonts w:ascii="Times New Roman" w:hAnsi="Times New Roman"/>
          <w:color w:val="FF0000"/>
        </w:rPr>
        <w:t xml:space="preserve"> of L slots</w:t>
      </w:r>
    </w:p>
    <w:p w14:paraId="72D25293" w14:textId="77777777" w:rsidR="009C5FED" w:rsidRPr="009C5FED" w:rsidRDefault="009C5FED" w:rsidP="00F44FD9">
      <w:pPr>
        <w:numPr>
          <w:ilvl w:val="1"/>
          <w:numId w:val="113"/>
        </w:numPr>
        <w:overflowPunct w:val="0"/>
        <w:autoSpaceDE w:val="0"/>
        <w:autoSpaceDN w:val="0"/>
        <w:adjustRightInd w:val="0"/>
        <w:snapToGrid w:val="0"/>
        <w:textAlignment w:val="baseline"/>
        <w:rPr>
          <w:rFonts w:ascii="Times New Roman" w:hAnsi="Times New Roman"/>
          <w:color w:val="FF0000"/>
        </w:rPr>
      </w:pPr>
      <w:r w:rsidRPr="009C5FED">
        <w:rPr>
          <w:rFonts w:ascii="Times New Roman" w:hAnsi="Times New Roman"/>
          <w:color w:val="FF0000"/>
        </w:rPr>
        <w:t xml:space="preserve">The parameter </w:t>
      </w:r>
      <w:r w:rsidRPr="009C5FED">
        <w:rPr>
          <w:rFonts w:ascii="Times New Roman" w:hAnsi="Times New Roman"/>
          <w:i/>
          <w:iCs/>
          <w:color w:val="FF0000"/>
        </w:rPr>
        <w:t>monitoringSlotsWithinSlotGroup-r17</w:t>
      </w:r>
      <w:r w:rsidRPr="009C5FED">
        <w:rPr>
          <w:rFonts w:ascii="Times New Roman" w:hAnsi="Times New Roman"/>
          <w:color w:val="FF0000"/>
        </w:rPr>
        <w:t xml:space="preserve"> is applied in each of the L slots as determined by </w:t>
      </w:r>
      <w:r w:rsidRPr="009C5FED">
        <w:rPr>
          <w:rFonts w:ascii="Times New Roman" w:hAnsi="Times New Roman"/>
          <w:i/>
          <w:iCs/>
          <w:color w:val="FF0000"/>
        </w:rPr>
        <w:t>monitoringSlotPeriodicityAndOffset-r17</w:t>
      </w:r>
      <w:r w:rsidRPr="009C5FED">
        <w:rPr>
          <w:rFonts w:ascii="Times New Roman" w:hAnsi="Times New Roman"/>
          <w:color w:val="FF0000"/>
        </w:rPr>
        <w:t xml:space="preserve"> and </w:t>
      </w:r>
      <w:r w:rsidRPr="009C5FED">
        <w:rPr>
          <w:rFonts w:ascii="Times New Roman" w:hAnsi="Times New Roman"/>
          <w:i/>
          <w:iCs/>
          <w:color w:val="FF0000"/>
        </w:rPr>
        <w:t>duration-r17</w:t>
      </w:r>
      <w:r w:rsidRPr="009C5FED">
        <w:rPr>
          <w:rFonts w:ascii="Times New Roman" w:hAnsi="Times New Roman"/>
          <w:color w:val="FF0000"/>
        </w:rPr>
        <w:t>.</w:t>
      </w:r>
    </w:p>
    <w:p w14:paraId="09B6C971" w14:textId="77777777" w:rsidR="009C5FED" w:rsidRPr="009C5FED" w:rsidRDefault="009C5FED" w:rsidP="00F44FD9">
      <w:pPr>
        <w:numPr>
          <w:ilvl w:val="1"/>
          <w:numId w:val="113"/>
        </w:numPr>
        <w:autoSpaceDE w:val="0"/>
        <w:autoSpaceDN w:val="0"/>
        <w:adjustRightInd w:val="0"/>
        <w:snapToGrid w:val="0"/>
        <w:spacing w:line="259" w:lineRule="auto"/>
        <w:rPr>
          <w:rFonts w:ascii="Times New Roman" w:hAnsi="Times New Roman"/>
          <w:color w:val="000000"/>
        </w:rPr>
      </w:pPr>
      <w:r w:rsidRPr="009C5FED">
        <w:rPr>
          <w:rFonts w:ascii="Times New Roman" w:hAnsi="Times New Roman"/>
          <w:color w:val="000000"/>
        </w:rPr>
        <w:t xml:space="preserve">A slot in </w:t>
      </w:r>
      <w:r w:rsidRPr="009C5FED">
        <w:rPr>
          <w:rFonts w:ascii="Times New Roman" w:hAnsi="Times New Roman"/>
          <w:strike/>
          <w:color w:val="FF0000"/>
        </w:rPr>
        <w:t>the slot</w:t>
      </w:r>
      <w:r w:rsidRPr="009C5FED">
        <w:rPr>
          <w:rFonts w:ascii="Times New Roman" w:hAnsi="Times New Roman"/>
          <w:color w:val="000000"/>
        </w:rPr>
        <w:t xml:space="preserve"> </w:t>
      </w:r>
      <w:r w:rsidRPr="009C5FED">
        <w:rPr>
          <w:rFonts w:ascii="Times New Roman" w:hAnsi="Times New Roman"/>
          <w:color w:val="FF0000"/>
        </w:rPr>
        <w:t xml:space="preserve">each </w:t>
      </w:r>
      <w:r w:rsidRPr="009C5FED">
        <w:rPr>
          <w:rFonts w:ascii="Times New Roman" w:hAnsi="Times New Roman"/>
          <w:color w:val="000000"/>
        </w:rPr>
        <w:t xml:space="preserve">group </w:t>
      </w:r>
      <w:r w:rsidRPr="009C5FED">
        <w:rPr>
          <w:rFonts w:ascii="Times New Roman" w:hAnsi="Times New Roman"/>
          <w:color w:val="FF0000"/>
        </w:rPr>
        <w:t>of L slots</w:t>
      </w:r>
      <w:r w:rsidRPr="009C5FED">
        <w:rPr>
          <w:rFonts w:ascii="Times New Roman" w:hAnsi="Times New Roman"/>
          <w:color w:val="000000"/>
        </w:rPr>
        <w:t xml:space="preserve"> is configured for multi-slot PDCCH monitoring if the corresponding bit in </w:t>
      </w:r>
      <w:r w:rsidRPr="009C5FED">
        <w:rPr>
          <w:rFonts w:ascii="Times New Roman" w:hAnsi="Times New Roman"/>
          <w:strike/>
          <w:color w:val="FF0000"/>
        </w:rPr>
        <w:t>the slot group</w:t>
      </w:r>
      <w:r w:rsidRPr="009C5FED">
        <w:rPr>
          <w:rFonts w:ascii="Times New Roman" w:hAnsi="Times New Roman"/>
          <w:color w:val="000000"/>
        </w:rPr>
        <w:t xml:space="preserve"> </w:t>
      </w:r>
      <w:r w:rsidRPr="009C5FED">
        <w:rPr>
          <w:rFonts w:ascii="Times New Roman" w:hAnsi="Times New Roman"/>
          <w:i/>
          <w:iCs/>
          <w:color w:val="FF0000"/>
        </w:rPr>
        <w:t>monitoringSlotsWithinSlotGroup-r17</w:t>
      </w:r>
      <w:r w:rsidRPr="009C5FED">
        <w:rPr>
          <w:rFonts w:ascii="Times New Roman" w:hAnsi="Times New Roman"/>
          <w:color w:val="FF0000"/>
        </w:rPr>
        <w:t xml:space="preserve"> </w:t>
      </w:r>
      <w:r w:rsidRPr="009C5FED">
        <w:rPr>
          <w:rFonts w:ascii="Times New Roman" w:hAnsi="Times New Roman"/>
          <w:color w:val="000000"/>
        </w:rPr>
        <w:t>is set to '1'</w:t>
      </w:r>
    </w:p>
    <w:p w14:paraId="445AA73A" w14:textId="77777777" w:rsidR="009C5FED" w:rsidRPr="009C5FED" w:rsidRDefault="009C5FED" w:rsidP="00F44FD9">
      <w:pPr>
        <w:numPr>
          <w:ilvl w:val="2"/>
          <w:numId w:val="113"/>
        </w:numPr>
        <w:autoSpaceDE w:val="0"/>
        <w:autoSpaceDN w:val="0"/>
        <w:adjustRightInd w:val="0"/>
        <w:snapToGrid w:val="0"/>
        <w:spacing w:line="259" w:lineRule="auto"/>
        <w:rPr>
          <w:rFonts w:ascii="Times New Roman" w:hAnsi="Times New Roman"/>
          <w:color w:val="000000"/>
        </w:rPr>
      </w:pPr>
      <w:r w:rsidRPr="009C5FED">
        <w:rPr>
          <w:rFonts w:ascii="Times New Roman" w:hAnsi="Times New Roman"/>
          <w:color w:val="000000"/>
        </w:rPr>
        <w:t xml:space="preserve">Note: Further configuration of the monitoring symbols in such a slot is done by </w:t>
      </w:r>
      <w:r w:rsidRPr="009C5FED">
        <w:rPr>
          <w:rFonts w:ascii="Times New Roman" w:hAnsi="Times New Roman"/>
          <w:i/>
          <w:iCs/>
          <w:color w:val="000000"/>
        </w:rPr>
        <w:t>monitoringSymbolsWithinSlot</w:t>
      </w:r>
    </w:p>
    <w:p w14:paraId="64CE383B" w14:textId="77777777" w:rsidR="009C5FED" w:rsidRPr="009C5FED" w:rsidRDefault="009C5FED" w:rsidP="00F44FD9">
      <w:pPr>
        <w:numPr>
          <w:ilvl w:val="1"/>
          <w:numId w:val="113"/>
        </w:numPr>
        <w:autoSpaceDE w:val="0"/>
        <w:autoSpaceDN w:val="0"/>
        <w:adjustRightInd w:val="0"/>
        <w:snapToGrid w:val="0"/>
        <w:spacing w:line="259" w:lineRule="auto"/>
        <w:rPr>
          <w:rFonts w:ascii="Times New Roman" w:hAnsi="Times New Roman"/>
          <w:color w:val="FF0000"/>
        </w:rPr>
      </w:pPr>
      <w:r w:rsidRPr="009C5FED">
        <w:rPr>
          <w:rFonts w:ascii="Times New Roman" w:hAnsi="Times New Roman"/>
          <w:color w:val="FF0000"/>
        </w:rPr>
        <w:t>For Group (1) SSs</w:t>
      </w:r>
    </w:p>
    <w:p w14:paraId="5650194E" w14:textId="77777777" w:rsidR="009C5FED" w:rsidRPr="009C5FED" w:rsidRDefault="009C5FED" w:rsidP="00F44FD9">
      <w:pPr>
        <w:numPr>
          <w:ilvl w:val="2"/>
          <w:numId w:val="113"/>
        </w:numPr>
        <w:autoSpaceDE w:val="0"/>
        <w:autoSpaceDN w:val="0"/>
        <w:adjustRightInd w:val="0"/>
        <w:snapToGrid w:val="0"/>
        <w:spacing w:line="259" w:lineRule="auto"/>
        <w:rPr>
          <w:rFonts w:ascii="Times New Roman" w:hAnsi="Times New Roman"/>
          <w:color w:val="000000"/>
        </w:rPr>
      </w:pPr>
      <w:r w:rsidRPr="009C5FED">
        <w:rPr>
          <w:rFonts w:ascii="Times New Roman" w:hAnsi="Times New Roman"/>
          <w:color w:val="000000"/>
        </w:rPr>
        <w:t>The slots indicated in the bitmap should be consecutive</w:t>
      </w:r>
      <w:r w:rsidRPr="009C5FED">
        <w:rPr>
          <w:rFonts w:ascii="Times New Roman" w:hAnsi="Times New Roman"/>
        </w:rPr>
        <w:t xml:space="preserve"> </w:t>
      </w:r>
      <w:r w:rsidRPr="009C5FED">
        <w:rPr>
          <w:rFonts w:ascii="Times New Roman" w:hAnsi="Times New Roman"/>
          <w:color w:val="FF0000"/>
        </w:rPr>
        <w:t>per group of L slots</w:t>
      </w:r>
    </w:p>
    <w:p w14:paraId="59E7B86D" w14:textId="506C2F68" w:rsidR="009C5FED" w:rsidRPr="009C5FED" w:rsidRDefault="009C5FED" w:rsidP="00F44FD9">
      <w:pPr>
        <w:numPr>
          <w:ilvl w:val="2"/>
          <w:numId w:val="113"/>
        </w:numPr>
        <w:autoSpaceDE w:val="0"/>
        <w:autoSpaceDN w:val="0"/>
        <w:adjustRightInd w:val="0"/>
        <w:snapToGrid w:val="0"/>
        <w:spacing w:line="259" w:lineRule="auto"/>
        <w:rPr>
          <w:rFonts w:ascii="Times New Roman" w:hAnsi="Times New Roman"/>
          <w:color w:val="FF0000"/>
        </w:rPr>
      </w:pPr>
      <w:r w:rsidRPr="009C5FED">
        <w:rPr>
          <w:rFonts w:ascii="Times New Roman" w:hAnsi="Times New Roman"/>
          <w:color w:val="FF0000"/>
        </w:rPr>
        <w:t>T</w:t>
      </w:r>
      <w:r w:rsidRPr="009C5FED">
        <w:rPr>
          <w:rFonts w:ascii="Times New Roman" w:hAnsi="Times New Roman"/>
          <w:bCs/>
          <w:color w:val="FF0000"/>
        </w:rPr>
        <w:t xml:space="preserve">he number of slots configured for </w:t>
      </w:r>
      <w:r w:rsidRPr="009C5FED">
        <w:rPr>
          <w:rFonts w:ascii="Times New Roman" w:hAnsi="Times New Roman"/>
          <w:color w:val="FF0000"/>
        </w:rPr>
        <w:t>multi-slot PDCCH monitoring</w:t>
      </w:r>
      <w:r w:rsidRPr="009C5FED">
        <w:rPr>
          <w:rFonts w:ascii="Times New Roman" w:hAnsi="Times New Roman"/>
          <w:bCs/>
          <w:color w:val="FF0000"/>
        </w:rPr>
        <w:t xml:space="preserve"> per slot group of </w:t>
      </w:r>
      <m:oMath>
        <m:sSub>
          <m:sSubPr>
            <m:ctrlPr>
              <w:rPr>
                <w:rFonts w:ascii="Cambria Math" w:hAnsi="Cambria Math"/>
                <w:bCs/>
                <w:i/>
                <w:color w:val="FF0000"/>
              </w:rPr>
            </m:ctrlPr>
          </m:sSubPr>
          <m:e>
            <m:r>
              <w:rPr>
                <w:rFonts w:ascii="Cambria Math" w:hAnsi="Cambria Math"/>
                <w:color w:val="FF0000"/>
              </w:rPr>
              <m:t>X</m:t>
            </m:r>
          </m:e>
          <m:sub>
            <m:r>
              <w:rPr>
                <w:rFonts w:ascii="Cambria Math" w:hAnsi="Cambria Math"/>
                <w:color w:val="FF0000"/>
              </w:rPr>
              <m:t>s</m:t>
            </m:r>
          </m:sub>
        </m:sSub>
      </m:oMath>
      <w:r w:rsidRPr="009C5FED">
        <w:rPr>
          <w:rFonts w:ascii="Times New Roman" w:hAnsi="Times New Roman"/>
          <w:bCs/>
          <w:color w:val="FF0000"/>
        </w:rPr>
        <w:t xml:space="preserve"> slots should be no larger than </w:t>
      </w:r>
      <m:oMath>
        <m:sSub>
          <m:sSubPr>
            <m:ctrlPr>
              <w:rPr>
                <w:rFonts w:ascii="Cambria Math" w:hAnsi="Cambria Math"/>
                <w:bCs/>
                <w:i/>
                <w:color w:val="FF0000"/>
              </w:rPr>
            </m:ctrlPr>
          </m:sSubPr>
          <m:e>
            <m:r>
              <w:rPr>
                <w:rFonts w:ascii="Cambria Math" w:hAnsi="Cambria Math"/>
                <w:color w:val="FF0000"/>
              </w:rPr>
              <m:t>Y</m:t>
            </m:r>
          </m:e>
          <m:sub>
            <m:r>
              <w:rPr>
                <w:rFonts w:ascii="Cambria Math" w:hAnsi="Cambria Math"/>
                <w:color w:val="FF0000"/>
              </w:rPr>
              <m:t>s</m:t>
            </m:r>
          </m:sub>
        </m:sSub>
      </m:oMath>
      <w:r w:rsidRPr="009C5FED">
        <w:rPr>
          <w:rFonts w:ascii="Times New Roman" w:hAnsi="Times New Roman"/>
          <w:bCs/>
          <w:color w:val="FF0000"/>
        </w:rPr>
        <w:t xml:space="preserve"> according to at least one of the </w:t>
      </w:r>
      <m:oMath>
        <m:d>
          <m:dPr>
            <m:ctrlPr>
              <w:rPr>
                <w:rFonts w:ascii="Cambria Math" w:hAnsi="Cambria Math"/>
                <w:bCs/>
                <w:i/>
                <w:color w:val="FF0000"/>
              </w:rPr>
            </m:ctrlPr>
          </m:dPr>
          <m:e>
            <m:sSub>
              <m:sSubPr>
                <m:ctrlPr>
                  <w:rPr>
                    <w:rFonts w:ascii="Cambria Math" w:hAnsi="Cambria Math"/>
                    <w:bCs/>
                    <w:i/>
                    <w:color w:val="FF0000"/>
                  </w:rPr>
                </m:ctrlPr>
              </m:sSubPr>
              <m:e>
                <m:r>
                  <w:rPr>
                    <w:rFonts w:ascii="Cambria Math" w:hAnsi="Cambria Math"/>
                    <w:color w:val="FF0000"/>
                  </w:rPr>
                  <m:t>X</m:t>
                </m:r>
              </m:e>
              <m:sub>
                <m:r>
                  <w:rPr>
                    <w:rFonts w:ascii="Cambria Math" w:hAnsi="Cambria Math"/>
                    <w:color w:val="FF0000"/>
                  </w:rPr>
                  <m:t>s</m:t>
                </m:r>
              </m:sub>
            </m:sSub>
            <m:sSub>
              <m:sSubPr>
                <m:ctrlPr>
                  <w:rPr>
                    <w:rFonts w:ascii="Cambria Math" w:hAnsi="Cambria Math"/>
                    <w:bCs/>
                    <w:i/>
                    <w:color w:val="FF0000"/>
                  </w:rPr>
                </m:ctrlPr>
              </m:sSubPr>
              <m:e>
                <m:r>
                  <w:rPr>
                    <w:rFonts w:ascii="Cambria Math" w:hAnsi="Cambria Math"/>
                    <w:color w:val="FF0000"/>
                  </w:rPr>
                  <m:t>,Y</m:t>
                </m:r>
              </m:e>
              <m:sub>
                <m:r>
                  <w:rPr>
                    <w:rFonts w:ascii="Cambria Math" w:hAnsi="Cambria Math"/>
                    <w:color w:val="FF0000"/>
                  </w:rPr>
                  <m:t>s</m:t>
                </m:r>
              </m:sub>
            </m:sSub>
          </m:e>
        </m:d>
      </m:oMath>
      <w:r w:rsidRPr="009C5FED">
        <w:rPr>
          <w:rFonts w:ascii="Times New Roman" w:hAnsi="Times New Roman"/>
          <w:bCs/>
          <w:color w:val="FF0000"/>
        </w:rPr>
        <w:t xml:space="preserve"> supported by a UE</w:t>
      </w:r>
    </w:p>
    <w:p w14:paraId="299B0770" w14:textId="77777777" w:rsidR="009C5FED" w:rsidRPr="009C5FED" w:rsidRDefault="009C5FED" w:rsidP="00F44FD9">
      <w:pPr>
        <w:numPr>
          <w:ilvl w:val="1"/>
          <w:numId w:val="113"/>
        </w:numPr>
        <w:autoSpaceDE w:val="0"/>
        <w:autoSpaceDN w:val="0"/>
        <w:adjustRightInd w:val="0"/>
        <w:snapToGrid w:val="0"/>
        <w:spacing w:line="259" w:lineRule="auto"/>
        <w:rPr>
          <w:rFonts w:ascii="Times New Roman" w:hAnsi="Times New Roman"/>
          <w:color w:val="FF0000"/>
        </w:rPr>
      </w:pPr>
      <w:r w:rsidRPr="009C5FED">
        <w:rPr>
          <w:rFonts w:ascii="Times New Roman" w:hAnsi="Times New Roman"/>
          <w:color w:val="FF0000"/>
          <w:highlight w:val="darkYellow"/>
        </w:rPr>
        <w:t>Working assumption</w:t>
      </w:r>
      <w:r w:rsidRPr="009C5FED">
        <w:rPr>
          <w:rFonts w:ascii="Times New Roman" w:hAnsi="Times New Roman"/>
          <w:color w:val="FF0000"/>
        </w:rPr>
        <w:t>: For Group (2) SSs</w:t>
      </w:r>
    </w:p>
    <w:p w14:paraId="3B79255C" w14:textId="77777777" w:rsidR="009C5FED" w:rsidRPr="009C5FED" w:rsidRDefault="009C5FED" w:rsidP="00F44FD9">
      <w:pPr>
        <w:numPr>
          <w:ilvl w:val="2"/>
          <w:numId w:val="113"/>
        </w:numPr>
        <w:autoSpaceDE w:val="0"/>
        <w:autoSpaceDN w:val="0"/>
        <w:adjustRightInd w:val="0"/>
        <w:snapToGrid w:val="0"/>
        <w:spacing w:line="259" w:lineRule="auto"/>
        <w:rPr>
          <w:rFonts w:ascii="Times New Roman" w:hAnsi="Times New Roman"/>
          <w:color w:val="FF0000"/>
        </w:rPr>
      </w:pPr>
      <w:r w:rsidRPr="009C5FED">
        <w:rPr>
          <w:rFonts w:ascii="Times New Roman" w:eastAsia="Times New Roman" w:hAnsi="Times New Roman"/>
          <w:color w:val="FF0000"/>
        </w:rPr>
        <w:t>For Type0/0A/2 CSS</w:t>
      </w:r>
    </w:p>
    <w:p w14:paraId="319B13D0" w14:textId="77777777" w:rsidR="009C5FED" w:rsidRPr="009C5FED" w:rsidRDefault="009C5FED" w:rsidP="00F44FD9">
      <w:pPr>
        <w:numPr>
          <w:ilvl w:val="3"/>
          <w:numId w:val="113"/>
        </w:numPr>
        <w:overflowPunct w:val="0"/>
        <w:autoSpaceDE w:val="0"/>
        <w:autoSpaceDN w:val="0"/>
        <w:adjustRightInd w:val="0"/>
        <w:snapToGrid w:val="0"/>
        <w:textAlignment w:val="baseline"/>
        <w:rPr>
          <w:rFonts w:ascii="Times New Roman" w:hAnsi="Times New Roman"/>
          <w:color w:val="FF0000"/>
          <w:szCs w:val="20"/>
        </w:rPr>
      </w:pPr>
      <w:r w:rsidRPr="009C5FED">
        <w:rPr>
          <w:rFonts w:ascii="Times New Roman" w:hAnsi="Times New Roman"/>
          <w:color w:val="FF0000"/>
          <w:szCs w:val="20"/>
        </w:rPr>
        <w:t xml:space="preserve">The slots indicated in </w:t>
      </w:r>
      <w:r w:rsidRPr="009C5FED">
        <w:rPr>
          <w:rFonts w:ascii="Times New Roman" w:hAnsi="Times New Roman"/>
          <w:i/>
          <w:iCs/>
          <w:color w:val="FF0000"/>
          <w:szCs w:val="20"/>
        </w:rPr>
        <w:t>monitoringSlotsWithinSlotGroup-r17</w:t>
      </w:r>
      <w:r w:rsidRPr="009C5FED">
        <w:rPr>
          <w:rFonts w:ascii="Times New Roman" w:hAnsi="Times New Roman"/>
          <w:color w:val="FF0000"/>
          <w:szCs w:val="20"/>
        </w:rPr>
        <w:t xml:space="preserve"> are not restricted to be consecutive</w:t>
      </w:r>
    </w:p>
    <w:p w14:paraId="2553E0CA" w14:textId="77777777" w:rsidR="009C5FED" w:rsidRPr="009C5FED" w:rsidRDefault="009C5FED" w:rsidP="00F44FD9">
      <w:pPr>
        <w:numPr>
          <w:ilvl w:val="3"/>
          <w:numId w:val="113"/>
        </w:numPr>
        <w:overflowPunct w:val="0"/>
        <w:autoSpaceDE w:val="0"/>
        <w:autoSpaceDN w:val="0"/>
        <w:adjustRightInd w:val="0"/>
        <w:snapToGrid w:val="0"/>
        <w:textAlignment w:val="baseline"/>
        <w:rPr>
          <w:rFonts w:ascii="Times New Roman" w:hAnsi="Times New Roman"/>
          <w:color w:val="FF0000"/>
          <w:szCs w:val="20"/>
        </w:rPr>
      </w:pPr>
      <w:r w:rsidRPr="009C5FED">
        <w:rPr>
          <w:rFonts w:ascii="Times New Roman" w:hAnsi="Times New Roman"/>
          <w:color w:val="FF0000"/>
          <w:szCs w:val="20"/>
        </w:rPr>
        <w:t xml:space="preserve">The number of </w:t>
      </w:r>
      <w:r w:rsidRPr="009C5FED">
        <w:rPr>
          <w:rFonts w:ascii="Times New Roman" w:hAnsi="Times New Roman"/>
          <w:bCs/>
          <w:color w:val="FF0000"/>
        </w:rPr>
        <w:t xml:space="preserve">slots configured for </w:t>
      </w:r>
      <w:r w:rsidRPr="009C5FED">
        <w:rPr>
          <w:rFonts w:ascii="Times New Roman" w:hAnsi="Times New Roman"/>
          <w:color w:val="FF0000"/>
        </w:rPr>
        <w:t>multi-slot PDCCH monitoring</w:t>
      </w:r>
      <w:r w:rsidRPr="009C5FED">
        <w:rPr>
          <w:rFonts w:ascii="Times New Roman" w:hAnsi="Times New Roman"/>
          <w:color w:val="FF0000"/>
          <w:szCs w:val="20"/>
        </w:rPr>
        <w:t xml:space="preserve"> in </w:t>
      </w:r>
      <w:r w:rsidRPr="009C5FED">
        <w:rPr>
          <w:rFonts w:ascii="Times New Roman" w:hAnsi="Times New Roman"/>
          <w:i/>
          <w:iCs/>
          <w:color w:val="FF0000"/>
          <w:szCs w:val="20"/>
        </w:rPr>
        <w:t>monitoringSlotsWithinSlotGroup-r17</w:t>
      </w:r>
      <w:r w:rsidRPr="009C5FED">
        <w:rPr>
          <w:rFonts w:ascii="Times New Roman" w:hAnsi="Times New Roman"/>
          <w:bCs/>
          <w:color w:val="FF0000"/>
          <w:szCs w:val="20"/>
        </w:rPr>
        <w:t xml:space="preserve"> can be up to L</w:t>
      </w:r>
    </w:p>
    <w:p w14:paraId="1DE37123" w14:textId="77777777" w:rsidR="009C5FED" w:rsidRPr="009C5FED" w:rsidRDefault="009C5FED" w:rsidP="00F44FD9">
      <w:pPr>
        <w:numPr>
          <w:ilvl w:val="2"/>
          <w:numId w:val="113"/>
        </w:numPr>
        <w:overflowPunct w:val="0"/>
        <w:autoSpaceDE w:val="0"/>
        <w:autoSpaceDN w:val="0"/>
        <w:adjustRightInd w:val="0"/>
        <w:snapToGrid w:val="0"/>
        <w:textAlignment w:val="baseline"/>
        <w:rPr>
          <w:rFonts w:ascii="Times New Roman" w:hAnsi="Times New Roman"/>
          <w:color w:val="FF0000"/>
          <w:szCs w:val="20"/>
        </w:rPr>
      </w:pPr>
      <w:r w:rsidRPr="009C5FED">
        <w:rPr>
          <w:rFonts w:ascii="Times New Roman" w:eastAsia="Times New Roman" w:hAnsi="Times New Roman"/>
          <w:color w:val="FF0000"/>
        </w:rPr>
        <w:t>For Type1 CSS without dedicated RRC</w:t>
      </w:r>
    </w:p>
    <w:p w14:paraId="397817B1" w14:textId="5FF1161A" w:rsidR="009C5FED" w:rsidRPr="009C5FED" w:rsidRDefault="009C5FED" w:rsidP="00F44FD9">
      <w:pPr>
        <w:numPr>
          <w:ilvl w:val="3"/>
          <w:numId w:val="113"/>
        </w:numPr>
        <w:overflowPunct w:val="0"/>
        <w:autoSpaceDE w:val="0"/>
        <w:autoSpaceDN w:val="0"/>
        <w:adjustRightInd w:val="0"/>
        <w:snapToGrid w:val="0"/>
        <w:textAlignment w:val="baseline"/>
        <w:rPr>
          <w:rFonts w:ascii="Times New Roman" w:hAnsi="Times New Roman"/>
          <w:color w:val="FF0000"/>
          <w:szCs w:val="20"/>
        </w:rPr>
      </w:pPr>
      <w:r w:rsidRPr="009C5FED">
        <w:rPr>
          <w:rFonts w:ascii="Times New Roman" w:hAnsi="Times New Roman"/>
          <w:color w:val="FF0000"/>
          <w:szCs w:val="20"/>
        </w:rPr>
        <w:t xml:space="preserve">The number of </w:t>
      </w:r>
      <w:r w:rsidRPr="009C5FED">
        <w:rPr>
          <w:rFonts w:ascii="Times New Roman" w:hAnsi="Times New Roman"/>
          <w:bCs/>
          <w:color w:val="FF0000"/>
        </w:rPr>
        <w:t xml:space="preserve">slots configured for </w:t>
      </w:r>
      <w:r w:rsidRPr="009C5FED">
        <w:rPr>
          <w:rFonts w:ascii="Times New Roman" w:hAnsi="Times New Roman"/>
          <w:color w:val="FF0000"/>
        </w:rPr>
        <w:t>multi-slot PDCCH monitoring</w:t>
      </w:r>
      <w:r w:rsidRPr="009C5FED">
        <w:rPr>
          <w:rFonts w:ascii="Times New Roman" w:hAnsi="Times New Roman"/>
          <w:color w:val="FF0000"/>
          <w:szCs w:val="20"/>
        </w:rPr>
        <w:t xml:space="preserve"> in </w:t>
      </w:r>
      <w:r w:rsidRPr="009C5FED">
        <w:rPr>
          <w:rFonts w:ascii="Times New Roman" w:hAnsi="Times New Roman"/>
          <w:i/>
          <w:iCs/>
          <w:color w:val="FF0000"/>
          <w:szCs w:val="20"/>
        </w:rPr>
        <w:t>monitoringSlotsWithinSlotGroup-r17</w:t>
      </w:r>
      <w:r w:rsidRPr="009C5FED">
        <w:rPr>
          <w:rFonts w:ascii="Times New Roman" w:hAnsi="Times New Roman"/>
          <w:bCs/>
          <w:color w:val="FF0000"/>
          <w:szCs w:val="20"/>
        </w:rPr>
        <w:t xml:space="preserve"> </w:t>
      </w:r>
      <w:r w:rsidRPr="009C5FED">
        <w:rPr>
          <w:rFonts w:ascii="Times New Roman" w:hAnsi="Times New Roman"/>
          <w:bCs/>
          <w:color w:val="FF0000"/>
        </w:rPr>
        <w:t xml:space="preserve">per slot group of </w:t>
      </w:r>
      <m:oMath>
        <m:sSub>
          <m:sSubPr>
            <m:ctrlPr>
              <w:rPr>
                <w:rFonts w:ascii="Cambria Math" w:hAnsi="Cambria Math"/>
                <w:bCs/>
                <w:i/>
                <w:color w:val="FF0000"/>
              </w:rPr>
            </m:ctrlPr>
          </m:sSubPr>
          <m:e>
            <m:r>
              <w:rPr>
                <w:rFonts w:ascii="Cambria Math" w:hAnsi="Cambria Math"/>
                <w:color w:val="FF0000"/>
              </w:rPr>
              <m:t>X</m:t>
            </m:r>
          </m:e>
          <m:sub>
            <m:r>
              <w:rPr>
                <w:rFonts w:ascii="Cambria Math" w:hAnsi="Cambria Math"/>
                <w:color w:val="FF0000"/>
              </w:rPr>
              <m:t>s</m:t>
            </m:r>
          </m:sub>
        </m:sSub>
      </m:oMath>
      <w:r w:rsidRPr="009C5FED">
        <w:rPr>
          <w:rFonts w:ascii="Times New Roman" w:hAnsi="Times New Roman"/>
          <w:bCs/>
          <w:color w:val="FF0000"/>
        </w:rPr>
        <w:t xml:space="preserve"> slots should be no larger than M, where M is FFS</w:t>
      </w:r>
    </w:p>
    <w:p w14:paraId="4F31C22F" w14:textId="77777777" w:rsidR="009C5FED" w:rsidRPr="00314C0F" w:rsidRDefault="009C5FED" w:rsidP="009C5FED">
      <w:pPr>
        <w:rPr>
          <w:lang w:eastAsia="x-none"/>
        </w:rPr>
      </w:pPr>
    </w:p>
    <w:p w14:paraId="72958C8F" w14:textId="19A54BBF" w:rsidR="009C5FED" w:rsidRDefault="009C5FED" w:rsidP="009C5FED">
      <w:pPr>
        <w:rPr>
          <w:lang w:eastAsia="x-none"/>
        </w:rPr>
      </w:pPr>
      <w:r w:rsidRPr="001A1474">
        <w:rPr>
          <w:b/>
          <w:bCs/>
          <w:lang w:eastAsia="x-none"/>
        </w:rPr>
        <w:t>Decision:</w:t>
      </w:r>
      <w:r>
        <w:rPr>
          <w:lang w:eastAsia="x-none"/>
        </w:rPr>
        <w:t xml:space="preserve"> As per email decision posted on Mar 3</w:t>
      </w:r>
      <w:r w:rsidRPr="009C5FED">
        <w:rPr>
          <w:vertAlign w:val="superscript"/>
          <w:lang w:eastAsia="x-none"/>
        </w:rPr>
        <w:t>rd</w:t>
      </w:r>
      <w:r>
        <w:rPr>
          <w:lang w:eastAsia="x-none"/>
        </w:rPr>
        <w:t>,</w:t>
      </w:r>
    </w:p>
    <w:p w14:paraId="123D7407" w14:textId="77777777" w:rsidR="009C5FED" w:rsidRDefault="009C5FED" w:rsidP="009C5FED">
      <w:pPr>
        <w:rPr>
          <w:rFonts w:ascii="Calibri" w:hAnsi="Calibri" w:cs="Calibri"/>
          <w:sz w:val="22"/>
          <w:szCs w:val="22"/>
          <w:lang w:val="en-US"/>
        </w:rPr>
      </w:pPr>
      <w:r>
        <w:rPr>
          <w:highlight w:val="green"/>
          <w:lang w:val="en-US" w:eastAsia="zh-CN"/>
        </w:rPr>
        <w:t>Agreement</w:t>
      </w:r>
    </w:p>
    <w:p w14:paraId="5A98D914" w14:textId="77777777" w:rsidR="009C5FED" w:rsidRPr="009C5FED" w:rsidRDefault="009C5FED" w:rsidP="00F44FD9">
      <w:pPr>
        <w:pStyle w:val="ListParagraph"/>
        <w:numPr>
          <w:ilvl w:val="0"/>
          <w:numId w:val="197"/>
        </w:numPr>
        <w:rPr>
          <w:lang w:val="en-US" w:eastAsia="zh-CN"/>
        </w:rPr>
      </w:pPr>
      <w:r w:rsidRPr="009C5FED">
        <w:rPr>
          <w:lang w:val="en-US" w:eastAsia="zh-CN"/>
        </w:rPr>
        <w:t>The following TP for TS 38.213 Clause 10 is endorsed:</w:t>
      </w:r>
    </w:p>
    <w:tbl>
      <w:tblPr>
        <w:tblW w:w="5000" w:type="pct"/>
        <w:jc w:val="center"/>
        <w:tblCellMar>
          <w:left w:w="0" w:type="dxa"/>
          <w:right w:w="0" w:type="dxa"/>
        </w:tblCellMar>
        <w:tblLook w:val="04A0" w:firstRow="1" w:lastRow="0" w:firstColumn="1" w:lastColumn="0" w:noHBand="0" w:noVBand="1"/>
      </w:tblPr>
      <w:tblGrid>
        <w:gridCol w:w="10447"/>
      </w:tblGrid>
      <w:tr w:rsidR="009C5FED" w:rsidRPr="009C5FED" w14:paraId="645B3508" w14:textId="77777777" w:rsidTr="009C5FED">
        <w:trPr>
          <w:jc w:val="center"/>
        </w:trPr>
        <w:tc>
          <w:tcPr>
            <w:tcW w:w="500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4CCB85F" w14:textId="77777777" w:rsidR="009C5FED" w:rsidRPr="009C5FED" w:rsidRDefault="009C5FED" w:rsidP="009C5FED">
            <w:pPr>
              <w:autoSpaceDE w:val="0"/>
              <w:autoSpaceDN w:val="0"/>
              <w:spacing w:line="252" w:lineRule="auto"/>
              <w:rPr>
                <w:rFonts w:ascii="Arial" w:hAnsi="Arial" w:cs="Arial"/>
                <w:sz w:val="16"/>
                <w:szCs w:val="16"/>
                <w:lang w:val="en-US" w:eastAsia="en-GB"/>
              </w:rPr>
            </w:pPr>
            <w:r w:rsidRPr="009C5FED">
              <w:rPr>
                <w:rFonts w:ascii="Arial" w:hAnsi="Arial" w:cs="Arial"/>
                <w:sz w:val="16"/>
                <w:szCs w:val="16"/>
                <w:lang w:val="en-US"/>
              </w:rPr>
              <w:lastRenderedPageBreak/>
              <w:t xml:space="preserve">If a UE is provided </w:t>
            </w:r>
            <w:r w:rsidRPr="009C5FED">
              <w:rPr>
                <w:rFonts w:ascii="Arial" w:hAnsi="Arial" w:cs="Arial"/>
                <w:i/>
                <w:iCs/>
                <w:sz w:val="16"/>
                <w:szCs w:val="16"/>
                <w:lang w:val="en-US"/>
              </w:rPr>
              <w:t>monitoringCapabilityConfig</w:t>
            </w:r>
            <w:r w:rsidRPr="009C5FED">
              <w:rPr>
                <w:rFonts w:ascii="Arial" w:hAnsi="Arial" w:cs="Arial"/>
                <w:sz w:val="16"/>
                <w:szCs w:val="16"/>
                <w:lang w:val="en-US"/>
              </w:rPr>
              <w:t xml:space="preserve"> for a</w:t>
            </w:r>
            <w:r w:rsidRPr="009C5FED">
              <w:rPr>
                <w:rFonts w:ascii="Arial" w:hAnsi="Arial" w:cs="Arial"/>
                <w:color w:val="FF0000"/>
                <w:sz w:val="16"/>
                <w:szCs w:val="16"/>
                <w:lang w:val="en-US"/>
              </w:rPr>
              <w:t>n active DL BWP</w:t>
            </w:r>
            <w:r w:rsidRPr="009C5FED">
              <w:rPr>
                <w:rFonts w:ascii="Arial" w:hAnsi="Arial" w:cs="Arial"/>
                <w:sz w:val="16"/>
                <w:szCs w:val="16"/>
                <w:lang w:val="en-US"/>
              </w:rPr>
              <w:t xml:space="preserve"> of a serving cell, the UE obtains an indication to monitor PDCCH on </w:t>
            </w:r>
            <w:r w:rsidRPr="009C5FED">
              <w:rPr>
                <w:rFonts w:ascii="Arial" w:hAnsi="Arial" w:cs="Arial"/>
                <w:color w:val="FF0000"/>
                <w:sz w:val="16"/>
                <w:szCs w:val="16"/>
                <w:lang w:val="en-US"/>
              </w:rPr>
              <w:t>the active DL BWP of</w:t>
            </w:r>
            <w:r w:rsidRPr="009C5FED">
              <w:rPr>
                <w:rFonts w:ascii="Arial" w:hAnsi="Arial" w:cs="Arial"/>
                <w:sz w:val="16"/>
                <w:szCs w:val="16"/>
                <w:lang w:val="en-US"/>
              </w:rPr>
              <w:t xml:space="preserve"> the serving cell for a maximum number of PDCCH candidates and non-overlapping CCEs </w:t>
            </w:r>
          </w:p>
          <w:p w14:paraId="2CC9E1C4" w14:textId="77777777" w:rsidR="009C5FED" w:rsidRPr="009C5FED" w:rsidRDefault="009C5FED" w:rsidP="009C5FED">
            <w:pPr>
              <w:autoSpaceDE w:val="0"/>
              <w:autoSpaceDN w:val="0"/>
              <w:spacing w:line="252" w:lineRule="auto"/>
              <w:rPr>
                <w:rFonts w:ascii="Arial" w:hAnsi="Arial" w:cs="Arial"/>
                <w:sz w:val="16"/>
                <w:szCs w:val="16"/>
              </w:rPr>
            </w:pPr>
            <w:r w:rsidRPr="009C5FED">
              <w:rPr>
                <w:rFonts w:ascii="Arial" w:hAnsi="Arial" w:cs="Arial"/>
                <w:sz w:val="16"/>
                <w:szCs w:val="16"/>
                <w:lang w:val="en-US"/>
              </w:rPr>
              <w:t xml:space="preserve">-             per slot, as in Tables 10.1-2 and 10.1-3, if </w:t>
            </w:r>
            <w:r w:rsidRPr="009C5FED">
              <w:rPr>
                <w:rFonts w:ascii="Arial" w:hAnsi="Arial" w:cs="Arial"/>
                <w:i/>
                <w:iCs/>
                <w:sz w:val="16"/>
                <w:szCs w:val="16"/>
                <w:lang w:val="en-US"/>
              </w:rPr>
              <w:t>monitoringCapabilityConfig</w:t>
            </w:r>
            <w:r w:rsidRPr="009C5FED">
              <w:rPr>
                <w:rFonts w:ascii="Arial" w:hAnsi="Arial" w:cs="Arial"/>
                <w:sz w:val="16"/>
                <w:szCs w:val="16"/>
                <w:lang w:val="en-US"/>
              </w:rPr>
              <w:t xml:space="preserve"> = </w:t>
            </w:r>
            <w:r w:rsidRPr="009C5FED">
              <w:rPr>
                <w:rFonts w:ascii="Arial" w:hAnsi="Arial" w:cs="Arial"/>
                <w:i/>
                <w:iCs/>
                <w:sz w:val="16"/>
                <w:szCs w:val="16"/>
                <w:lang w:val="en-US"/>
              </w:rPr>
              <w:t>r15monitoringcapability</w:t>
            </w:r>
            <w:r w:rsidRPr="009C5FED">
              <w:rPr>
                <w:rFonts w:ascii="Arial" w:hAnsi="Arial" w:cs="Arial"/>
                <w:sz w:val="16"/>
                <w:szCs w:val="16"/>
                <w:lang w:val="en-US"/>
              </w:rPr>
              <w:t xml:space="preserve">, or </w:t>
            </w:r>
          </w:p>
          <w:p w14:paraId="57E6DA18" w14:textId="77777777" w:rsidR="009C5FED" w:rsidRPr="009C5FED" w:rsidRDefault="009C5FED" w:rsidP="009C5FED">
            <w:pPr>
              <w:autoSpaceDE w:val="0"/>
              <w:autoSpaceDN w:val="0"/>
              <w:spacing w:line="252" w:lineRule="auto"/>
              <w:rPr>
                <w:rFonts w:ascii="Arial" w:hAnsi="Arial" w:cs="Arial"/>
                <w:sz w:val="16"/>
                <w:szCs w:val="16"/>
                <w:lang w:val="en-US"/>
              </w:rPr>
            </w:pPr>
            <w:r w:rsidRPr="009C5FED">
              <w:rPr>
                <w:rFonts w:ascii="Arial" w:hAnsi="Arial" w:cs="Arial"/>
                <w:sz w:val="16"/>
                <w:szCs w:val="16"/>
                <w:lang w:val="en-US"/>
              </w:rPr>
              <w:t xml:space="preserve">-             per span, as in Tables 10.1-2A and 10.1-3A, if </w:t>
            </w:r>
            <w:r w:rsidRPr="009C5FED">
              <w:rPr>
                <w:rFonts w:ascii="Arial" w:hAnsi="Arial" w:cs="Arial"/>
                <w:i/>
                <w:iCs/>
                <w:sz w:val="16"/>
                <w:szCs w:val="16"/>
                <w:lang w:val="en-US"/>
              </w:rPr>
              <w:t>monitoringCapabilityConfig</w:t>
            </w:r>
            <w:r w:rsidRPr="009C5FED">
              <w:rPr>
                <w:rFonts w:ascii="Arial" w:hAnsi="Arial" w:cs="Arial"/>
                <w:sz w:val="16"/>
                <w:szCs w:val="16"/>
                <w:lang w:val="en-US"/>
              </w:rPr>
              <w:t xml:space="preserve"> = </w:t>
            </w:r>
            <w:r w:rsidRPr="009C5FED">
              <w:rPr>
                <w:rFonts w:ascii="Arial" w:hAnsi="Arial" w:cs="Arial"/>
                <w:i/>
                <w:iCs/>
                <w:sz w:val="16"/>
                <w:szCs w:val="16"/>
                <w:lang w:val="en-US"/>
              </w:rPr>
              <w:t>r16monitoringcapability</w:t>
            </w:r>
          </w:p>
          <w:p w14:paraId="4E49A5E8" w14:textId="1D32D637" w:rsidR="009C5FED" w:rsidRPr="009C5FED" w:rsidRDefault="009C5FED" w:rsidP="009C5FED">
            <w:pPr>
              <w:autoSpaceDE w:val="0"/>
              <w:autoSpaceDN w:val="0"/>
              <w:spacing w:line="252" w:lineRule="auto"/>
              <w:rPr>
                <w:rFonts w:ascii="Arial" w:hAnsi="Arial" w:cs="Arial"/>
                <w:sz w:val="16"/>
                <w:szCs w:val="16"/>
                <w:lang w:val="en-US"/>
              </w:rPr>
            </w:pPr>
            <w:r w:rsidRPr="009C5FED">
              <w:rPr>
                <w:rFonts w:ascii="Arial" w:hAnsi="Arial" w:cs="Arial"/>
                <w:sz w:val="16"/>
                <w:szCs w:val="16"/>
                <w:lang w:val="en-US"/>
              </w:rPr>
              <w:t xml:space="preserve">-             per group of </w:t>
            </w:r>
            <w:r w:rsidRPr="009C5FED">
              <w:rPr>
                <w:rFonts w:ascii="Arial" w:hAnsi="Arial" w:cs="Arial"/>
                <w:noProof/>
                <w:position w:val="-6"/>
                <w:sz w:val="16"/>
                <w:szCs w:val="16"/>
                <w:lang w:val="en-US"/>
              </w:rPr>
              <w:drawing>
                <wp:inline distT="0" distB="0" distL="0" distR="0" wp14:anchorId="6F1D20C3" wp14:editId="1004A4CC">
                  <wp:extent cx="133350" cy="1619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007" r:link="rId1008" cstate="print">
                            <a:extLst>
                              <a:ext uri="{28A0092B-C50C-407E-A947-70E740481C1C}">
                                <a14:useLocalDpi xmlns:a14="http://schemas.microsoft.com/office/drawing/2010/main" val="0"/>
                              </a:ext>
                            </a:extLst>
                          </a:blip>
                          <a:srcRect/>
                          <a:stretch>
                            <a:fillRect/>
                          </a:stretch>
                        </pic:blipFill>
                        <pic:spPr bwMode="auto">
                          <a:xfrm>
                            <a:off x="0" y="0"/>
                            <a:ext cx="133350" cy="161925"/>
                          </a:xfrm>
                          <a:prstGeom prst="rect">
                            <a:avLst/>
                          </a:prstGeom>
                          <a:noFill/>
                          <a:ln>
                            <a:noFill/>
                          </a:ln>
                        </pic:spPr>
                      </pic:pic>
                    </a:graphicData>
                  </a:graphic>
                </wp:inline>
              </w:drawing>
            </w:r>
            <w:r w:rsidRPr="009C5FED">
              <w:rPr>
                <w:rFonts w:ascii="Arial" w:hAnsi="Arial" w:cs="Arial"/>
                <w:sz w:val="16"/>
                <w:szCs w:val="16"/>
                <w:lang w:val="en-US"/>
              </w:rPr>
              <w:t xml:space="preserve"> slots according to combination </w:t>
            </w:r>
            <w:r w:rsidRPr="009C5FED">
              <w:rPr>
                <w:rFonts w:ascii="Arial" w:hAnsi="Arial" w:cs="Arial"/>
                <w:noProof/>
                <w:position w:val="-6"/>
                <w:sz w:val="16"/>
                <w:szCs w:val="16"/>
                <w:lang w:val="en-US"/>
              </w:rPr>
              <w:drawing>
                <wp:inline distT="0" distB="0" distL="0" distR="0" wp14:anchorId="4B7EDC57" wp14:editId="0B8E9E7E">
                  <wp:extent cx="419100" cy="1619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009" r:link="rId1010" cstate="print">
                            <a:extLst>
                              <a:ext uri="{28A0092B-C50C-407E-A947-70E740481C1C}">
                                <a14:useLocalDpi xmlns:a14="http://schemas.microsoft.com/office/drawing/2010/main" val="0"/>
                              </a:ext>
                            </a:extLst>
                          </a:blip>
                          <a:srcRect/>
                          <a:stretch>
                            <a:fillRect/>
                          </a:stretch>
                        </pic:blipFill>
                        <pic:spPr bwMode="auto">
                          <a:xfrm>
                            <a:off x="0" y="0"/>
                            <a:ext cx="419100" cy="161925"/>
                          </a:xfrm>
                          <a:prstGeom prst="rect">
                            <a:avLst/>
                          </a:prstGeom>
                          <a:noFill/>
                          <a:ln>
                            <a:noFill/>
                          </a:ln>
                        </pic:spPr>
                      </pic:pic>
                    </a:graphicData>
                  </a:graphic>
                </wp:inline>
              </w:drawing>
            </w:r>
            <w:r w:rsidRPr="009C5FED">
              <w:rPr>
                <w:rFonts w:ascii="Arial" w:hAnsi="Arial" w:cs="Arial"/>
                <w:sz w:val="16"/>
                <w:szCs w:val="16"/>
                <w:lang w:val="en-US"/>
              </w:rPr>
              <w:t xml:space="preserve">, as in Tables 10.1-2B and 10.1-3B, if </w:t>
            </w:r>
            <w:r w:rsidRPr="009C5FED">
              <w:rPr>
                <w:rFonts w:ascii="Arial" w:hAnsi="Arial" w:cs="Arial"/>
                <w:i/>
                <w:iCs/>
                <w:sz w:val="16"/>
                <w:szCs w:val="16"/>
                <w:lang w:val="en-US"/>
              </w:rPr>
              <w:t>monitoringCapabilityConfig</w:t>
            </w:r>
            <w:r w:rsidRPr="009C5FED">
              <w:rPr>
                <w:rFonts w:ascii="Arial" w:hAnsi="Arial" w:cs="Arial"/>
                <w:sz w:val="16"/>
                <w:szCs w:val="16"/>
                <w:lang w:val="en-US"/>
              </w:rPr>
              <w:t xml:space="preserve"> = </w:t>
            </w:r>
            <w:r w:rsidRPr="009C5FED">
              <w:rPr>
                <w:rFonts w:ascii="Arial" w:hAnsi="Arial" w:cs="Arial"/>
                <w:i/>
                <w:iCs/>
                <w:sz w:val="16"/>
                <w:szCs w:val="16"/>
                <w:lang w:val="en-US"/>
              </w:rPr>
              <w:t>r17monitoringcapability</w:t>
            </w:r>
          </w:p>
          <w:p w14:paraId="7A6E914A" w14:textId="77777777" w:rsidR="009C5FED" w:rsidRPr="009C5FED" w:rsidRDefault="009C5FED" w:rsidP="009C5FED">
            <w:pPr>
              <w:autoSpaceDE w:val="0"/>
              <w:autoSpaceDN w:val="0"/>
              <w:spacing w:line="252" w:lineRule="auto"/>
              <w:rPr>
                <w:rFonts w:ascii="Arial" w:hAnsi="Arial" w:cs="Arial"/>
                <w:sz w:val="16"/>
                <w:szCs w:val="16"/>
                <w:lang w:val="en-US"/>
              </w:rPr>
            </w:pPr>
            <w:r w:rsidRPr="009C5FED">
              <w:rPr>
                <w:rFonts w:ascii="Arial" w:hAnsi="Arial" w:cs="Arial"/>
                <w:sz w:val="16"/>
                <w:szCs w:val="16"/>
                <w:lang w:val="en-US"/>
              </w:rPr>
              <w:t xml:space="preserve">If the UE is not provided </w:t>
            </w:r>
            <w:r w:rsidRPr="009C5FED">
              <w:rPr>
                <w:rFonts w:ascii="Arial" w:hAnsi="Arial" w:cs="Arial"/>
                <w:i/>
                <w:iCs/>
                <w:sz w:val="16"/>
                <w:szCs w:val="16"/>
                <w:lang w:val="en-US"/>
              </w:rPr>
              <w:t>monitoringCapabilityConfig</w:t>
            </w:r>
            <w:r w:rsidRPr="009C5FED">
              <w:rPr>
                <w:rFonts w:ascii="Arial" w:hAnsi="Arial" w:cs="Arial"/>
                <w:sz w:val="16"/>
                <w:szCs w:val="16"/>
                <w:lang w:val="en-US"/>
              </w:rPr>
              <w:t xml:space="preserve"> </w:t>
            </w:r>
            <w:r w:rsidRPr="009C5FED">
              <w:rPr>
                <w:rFonts w:ascii="Arial" w:hAnsi="Arial" w:cs="Arial"/>
                <w:color w:val="FF0000"/>
                <w:sz w:val="16"/>
                <w:szCs w:val="16"/>
                <w:lang w:val="en-US"/>
              </w:rPr>
              <w:t xml:space="preserve">for μ </w:t>
            </w:r>
            <w:r w:rsidRPr="009C5FED">
              <w:rPr>
                <w:rFonts w:ascii="Cambria Math" w:hAnsi="Cambria Math" w:cs="Cambria Math"/>
                <w:color w:val="FF0000"/>
                <w:sz w:val="16"/>
                <w:szCs w:val="16"/>
                <w:lang w:val="en-US"/>
              </w:rPr>
              <w:t>∈</w:t>
            </w:r>
            <w:r w:rsidRPr="009C5FED">
              <w:rPr>
                <w:rFonts w:ascii="Arial" w:hAnsi="Arial" w:cs="Arial"/>
                <w:color w:val="FF0000"/>
                <w:sz w:val="16"/>
                <w:szCs w:val="16"/>
                <w:lang w:val="en-US"/>
              </w:rPr>
              <w:t xml:space="preserve"> {0,1,2,3}</w:t>
            </w:r>
            <w:r w:rsidRPr="009C5FED">
              <w:rPr>
                <w:rFonts w:ascii="Arial" w:hAnsi="Arial" w:cs="Arial"/>
                <w:sz w:val="16"/>
                <w:szCs w:val="16"/>
                <w:lang w:val="en-US"/>
              </w:rPr>
              <w:t xml:space="preserve">, the UE monitors PDCCH on the </w:t>
            </w:r>
            <w:r w:rsidRPr="009C5FED">
              <w:rPr>
                <w:rFonts w:ascii="Arial" w:hAnsi="Arial" w:cs="Arial"/>
                <w:color w:val="FF0000"/>
                <w:sz w:val="16"/>
                <w:szCs w:val="16"/>
                <w:lang w:val="en-US"/>
              </w:rPr>
              <w:t>active DL BWP of a</w:t>
            </w:r>
            <w:r w:rsidRPr="009C5FED">
              <w:rPr>
                <w:rFonts w:ascii="Arial" w:hAnsi="Arial" w:cs="Arial"/>
                <w:sz w:val="16"/>
                <w:szCs w:val="16"/>
                <w:lang w:val="en-US"/>
              </w:rPr>
              <w:t xml:space="preserve"> serving cell for a maximum number of PDCCH candidates and non-overlapping CCEs per slot. </w:t>
            </w:r>
          </w:p>
          <w:p w14:paraId="7EC8C62E" w14:textId="4398850A" w:rsidR="009C5FED" w:rsidRPr="009C5FED" w:rsidRDefault="009C5FED" w:rsidP="009C5FED">
            <w:pPr>
              <w:autoSpaceDE w:val="0"/>
              <w:autoSpaceDN w:val="0"/>
              <w:rPr>
                <w:rFonts w:ascii="Arial" w:hAnsi="Arial" w:cs="Arial"/>
                <w:color w:val="FF0000"/>
                <w:sz w:val="16"/>
                <w:szCs w:val="16"/>
                <w:lang w:val="en-US"/>
              </w:rPr>
            </w:pPr>
            <w:r w:rsidRPr="009C5FED">
              <w:rPr>
                <w:rFonts w:ascii="Arial" w:hAnsi="Arial" w:cs="Arial"/>
                <w:color w:val="FF0000"/>
                <w:sz w:val="16"/>
                <w:szCs w:val="16"/>
                <w:lang w:val="en-US"/>
              </w:rPr>
              <w:t xml:space="preserve">If the UE is not provided </w:t>
            </w:r>
            <w:r w:rsidRPr="009C5FED">
              <w:rPr>
                <w:rFonts w:ascii="Arial" w:hAnsi="Arial" w:cs="Arial"/>
                <w:i/>
                <w:iCs/>
                <w:color w:val="FF0000"/>
                <w:sz w:val="16"/>
                <w:szCs w:val="16"/>
                <w:lang w:val="en-US"/>
              </w:rPr>
              <w:t>monitoringCapabilityConfig</w:t>
            </w:r>
            <w:r w:rsidRPr="009C5FED">
              <w:rPr>
                <w:rFonts w:ascii="Arial" w:hAnsi="Arial" w:cs="Arial"/>
                <w:color w:val="FF0000"/>
                <w:sz w:val="16"/>
                <w:szCs w:val="16"/>
                <w:lang w:val="en-US"/>
              </w:rPr>
              <w:t xml:space="preserve"> for μ </w:t>
            </w:r>
            <w:r w:rsidRPr="009C5FED">
              <w:rPr>
                <w:rFonts w:ascii="Cambria Math" w:hAnsi="Cambria Math" w:cs="Cambria Math"/>
                <w:color w:val="FF0000"/>
                <w:sz w:val="16"/>
                <w:szCs w:val="16"/>
                <w:lang w:val="en-US"/>
              </w:rPr>
              <w:t>∈</w:t>
            </w:r>
            <w:r w:rsidRPr="009C5FED">
              <w:rPr>
                <w:rFonts w:ascii="Arial" w:hAnsi="Arial" w:cs="Arial"/>
                <w:color w:val="FF0000"/>
                <w:sz w:val="16"/>
                <w:szCs w:val="16"/>
                <w:lang w:val="en-US"/>
              </w:rPr>
              <w:t xml:space="preserve"> {5,6}, the UE monitors PDCCH on the active DL BWP of a serving cell for a maximum number of PDCCH candidates and non-overlapping CCEs per group of </w:t>
            </w:r>
            <w:r w:rsidRPr="009C5FED">
              <w:rPr>
                <w:rFonts w:ascii="Arial" w:hAnsi="Arial" w:cs="Arial"/>
                <w:noProof/>
                <w:position w:val="-6"/>
                <w:sz w:val="16"/>
                <w:szCs w:val="16"/>
                <w:lang w:val="en-US"/>
              </w:rPr>
              <w:drawing>
                <wp:inline distT="0" distB="0" distL="0" distR="0" wp14:anchorId="5CD7C70D" wp14:editId="0B7FDEF1">
                  <wp:extent cx="133350" cy="1619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011" r:link="rId1012" cstate="print">
                            <a:extLst>
                              <a:ext uri="{28A0092B-C50C-407E-A947-70E740481C1C}">
                                <a14:useLocalDpi xmlns:a14="http://schemas.microsoft.com/office/drawing/2010/main" val="0"/>
                              </a:ext>
                            </a:extLst>
                          </a:blip>
                          <a:srcRect/>
                          <a:stretch>
                            <a:fillRect/>
                          </a:stretch>
                        </pic:blipFill>
                        <pic:spPr bwMode="auto">
                          <a:xfrm>
                            <a:off x="0" y="0"/>
                            <a:ext cx="133350" cy="161925"/>
                          </a:xfrm>
                          <a:prstGeom prst="rect">
                            <a:avLst/>
                          </a:prstGeom>
                          <a:noFill/>
                          <a:ln>
                            <a:noFill/>
                          </a:ln>
                        </pic:spPr>
                      </pic:pic>
                    </a:graphicData>
                  </a:graphic>
                </wp:inline>
              </w:drawing>
            </w:r>
            <w:r w:rsidRPr="009C5FED">
              <w:rPr>
                <w:rFonts w:ascii="Arial" w:hAnsi="Arial" w:cs="Arial"/>
                <w:color w:val="FF0000"/>
                <w:sz w:val="16"/>
                <w:szCs w:val="16"/>
                <w:lang w:val="en-US"/>
              </w:rPr>
              <w:t xml:space="preserve"> slots according to combination </w:t>
            </w:r>
            <w:r w:rsidRPr="009C5FED">
              <w:rPr>
                <w:rFonts w:ascii="Arial" w:hAnsi="Arial" w:cs="Arial"/>
                <w:noProof/>
                <w:position w:val="-6"/>
                <w:sz w:val="16"/>
                <w:szCs w:val="16"/>
                <w:lang w:val="en-US"/>
              </w:rPr>
              <w:drawing>
                <wp:inline distT="0" distB="0" distL="0" distR="0" wp14:anchorId="5CFC2892" wp14:editId="08ACB375">
                  <wp:extent cx="866775" cy="1619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013" r:link="rId1014" cstate="print">
                            <a:extLst>
                              <a:ext uri="{28A0092B-C50C-407E-A947-70E740481C1C}">
                                <a14:useLocalDpi xmlns:a14="http://schemas.microsoft.com/office/drawing/2010/main" val="0"/>
                              </a:ext>
                            </a:extLst>
                          </a:blip>
                          <a:srcRect/>
                          <a:stretch>
                            <a:fillRect/>
                          </a:stretch>
                        </pic:blipFill>
                        <pic:spPr bwMode="auto">
                          <a:xfrm>
                            <a:off x="0" y="0"/>
                            <a:ext cx="866775" cy="161925"/>
                          </a:xfrm>
                          <a:prstGeom prst="rect">
                            <a:avLst/>
                          </a:prstGeom>
                          <a:noFill/>
                          <a:ln>
                            <a:noFill/>
                          </a:ln>
                        </pic:spPr>
                      </pic:pic>
                    </a:graphicData>
                  </a:graphic>
                </wp:inline>
              </w:drawing>
            </w:r>
            <w:r w:rsidRPr="009C5FED">
              <w:rPr>
                <w:rFonts w:ascii="Arial" w:hAnsi="Arial" w:cs="Arial"/>
                <w:color w:val="FF0000"/>
                <w:sz w:val="16"/>
                <w:szCs w:val="16"/>
                <w:lang w:val="en-US"/>
              </w:rPr>
              <w:t xml:space="preserve"> for μ = 5 and </w:t>
            </w:r>
            <w:r w:rsidRPr="009C5FED">
              <w:rPr>
                <w:rFonts w:ascii="Arial" w:hAnsi="Arial" w:cs="Arial"/>
                <w:noProof/>
                <w:position w:val="-6"/>
                <w:sz w:val="16"/>
                <w:szCs w:val="16"/>
                <w:lang w:val="en-US"/>
              </w:rPr>
              <w:drawing>
                <wp:inline distT="0" distB="0" distL="0" distR="0" wp14:anchorId="50AD43A0" wp14:editId="3E764C0D">
                  <wp:extent cx="866775" cy="1619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015" r:link="rId1016" cstate="print">
                            <a:extLst>
                              <a:ext uri="{28A0092B-C50C-407E-A947-70E740481C1C}">
                                <a14:useLocalDpi xmlns:a14="http://schemas.microsoft.com/office/drawing/2010/main" val="0"/>
                              </a:ext>
                            </a:extLst>
                          </a:blip>
                          <a:srcRect/>
                          <a:stretch>
                            <a:fillRect/>
                          </a:stretch>
                        </pic:blipFill>
                        <pic:spPr bwMode="auto">
                          <a:xfrm>
                            <a:off x="0" y="0"/>
                            <a:ext cx="866775" cy="161925"/>
                          </a:xfrm>
                          <a:prstGeom prst="rect">
                            <a:avLst/>
                          </a:prstGeom>
                          <a:noFill/>
                          <a:ln>
                            <a:noFill/>
                          </a:ln>
                        </pic:spPr>
                      </pic:pic>
                    </a:graphicData>
                  </a:graphic>
                </wp:inline>
              </w:drawing>
            </w:r>
            <w:r w:rsidRPr="009C5FED">
              <w:rPr>
                <w:rFonts w:ascii="Arial" w:hAnsi="Arial" w:cs="Arial"/>
                <w:color w:val="FF0000"/>
                <w:sz w:val="16"/>
                <w:szCs w:val="16"/>
                <w:lang w:val="en-US"/>
              </w:rPr>
              <w:t> for μ = 6 as in Tables 10.1-2B and 10.1-3B.</w:t>
            </w:r>
          </w:p>
          <w:p w14:paraId="7767CE1D" w14:textId="77777777" w:rsidR="009C5FED" w:rsidRPr="009C5FED" w:rsidRDefault="009C5FED" w:rsidP="009C5FED">
            <w:pPr>
              <w:autoSpaceDE w:val="0"/>
              <w:autoSpaceDN w:val="0"/>
              <w:rPr>
                <w:rFonts w:ascii="Arial" w:hAnsi="Arial" w:cs="Arial"/>
                <w:sz w:val="16"/>
                <w:szCs w:val="16"/>
                <w:lang w:val="en-US"/>
              </w:rPr>
            </w:pPr>
            <w:r w:rsidRPr="009C5FED">
              <w:rPr>
                <w:rFonts w:ascii="Arial" w:hAnsi="Arial" w:cs="Arial"/>
                <w:color w:val="FF0000"/>
                <w:sz w:val="16"/>
                <w:szCs w:val="16"/>
                <w:lang w:val="en-US"/>
              </w:rPr>
              <w:t>Before the UE is provided dedicated higher layer parameters, the UE is not expected to monitor PDCCH with μ = 6.</w:t>
            </w:r>
          </w:p>
        </w:tc>
      </w:tr>
    </w:tbl>
    <w:p w14:paraId="1A0E4F8C" w14:textId="77777777" w:rsidR="009C5FED" w:rsidRDefault="009C5FED" w:rsidP="009C5FED">
      <w:pPr>
        <w:rPr>
          <w:rFonts w:eastAsiaTheme="minorHAnsi"/>
          <w:szCs w:val="20"/>
          <w:lang w:eastAsia="zh-CN"/>
        </w:rPr>
      </w:pPr>
      <w:r>
        <w:rPr>
          <w:lang w:val="en-US" w:eastAsia="zh-CN"/>
        </w:rPr>
        <w:t xml:space="preserve">Note: Spec editor may place the sentence "Before the UE is provided dedicated higher layer parameters, the UE is not expected to monitor PDCCH with </w:t>
      </w:r>
      <w:r>
        <w:rPr>
          <w:lang w:val="de-DE" w:eastAsia="zh-CN"/>
        </w:rPr>
        <w:t>μ</w:t>
      </w:r>
      <w:r>
        <w:rPr>
          <w:lang w:val="en-US" w:eastAsia="zh-CN"/>
        </w:rPr>
        <w:t xml:space="preserve"> = 6." in a more appropriate location.</w:t>
      </w:r>
    </w:p>
    <w:p w14:paraId="320E66F5" w14:textId="77777777" w:rsidR="009C5FED" w:rsidRDefault="009C5FED" w:rsidP="00F44FD9">
      <w:pPr>
        <w:pStyle w:val="ListParagraph"/>
        <w:numPr>
          <w:ilvl w:val="0"/>
          <w:numId w:val="195"/>
        </w:numPr>
        <w:overflowPunct/>
        <w:autoSpaceDE/>
        <w:autoSpaceDN/>
        <w:adjustRightInd/>
        <w:spacing w:after="0"/>
        <w:contextualSpacing w:val="0"/>
        <w:textAlignment w:val="auto"/>
        <w:rPr>
          <w:rFonts w:eastAsia="Times New Roman"/>
          <w:lang w:val="en-US" w:eastAsia="en-US"/>
        </w:rPr>
      </w:pPr>
      <w:r>
        <w:rPr>
          <w:lang w:val="en-US" w:eastAsia="zh-CN"/>
        </w:rPr>
        <w:t xml:space="preserve">Capture the following description in the RRC parameter spreadsheet to RAN2, with </w:t>
      </w:r>
      <w:r>
        <w:rPr>
          <w:i/>
          <w:iCs/>
          <w:lang w:val="en-US" w:eastAsia="zh-CN"/>
        </w:rPr>
        <w:t>monitoringCapabilityConfig</w:t>
      </w:r>
      <w:r>
        <w:rPr>
          <w:lang w:val="en-US" w:eastAsia="zh-CN"/>
        </w:rPr>
        <w:t xml:space="preserve"> being an optional field:</w:t>
      </w:r>
    </w:p>
    <w:p w14:paraId="6D908836" w14:textId="77777777" w:rsidR="009C5FED" w:rsidRDefault="009C5FED" w:rsidP="00F44FD9">
      <w:pPr>
        <w:pStyle w:val="ListParagraph"/>
        <w:numPr>
          <w:ilvl w:val="1"/>
          <w:numId w:val="195"/>
        </w:numPr>
        <w:overflowPunct/>
        <w:autoSpaceDE/>
        <w:autoSpaceDN/>
        <w:adjustRightInd/>
        <w:spacing w:after="0"/>
        <w:contextualSpacing w:val="0"/>
        <w:textAlignment w:val="auto"/>
        <w:rPr>
          <w:b/>
          <w:bCs/>
          <w:i/>
          <w:iCs/>
          <w:sz w:val="22"/>
          <w:szCs w:val="22"/>
          <w:lang w:val="de-DE" w:eastAsia="zh-CN"/>
        </w:rPr>
      </w:pPr>
      <w:r>
        <w:rPr>
          <w:b/>
          <w:bCs/>
          <w:i/>
          <w:iCs/>
          <w:lang w:val="de-DE" w:eastAsia="zh-CN"/>
        </w:rPr>
        <w:t>monitoringCapabilityConfig</w:t>
      </w:r>
    </w:p>
    <w:p w14:paraId="5CC67D32" w14:textId="77777777" w:rsidR="009C5FED" w:rsidRDefault="009C5FED" w:rsidP="009C5FED">
      <w:pPr>
        <w:pStyle w:val="ListParagraph"/>
        <w:ind w:left="1440"/>
        <w:rPr>
          <w:b/>
          <w:bCs/>
          <w:i/>
          <w:iCs/>
          <w:lang w:eastAsia="x-none"/>
        </w:rPr>
      </w:pPr>
      <w:r>
        <w:rPr>
          <w:lang w:val="en-US" w:eastAsia="sv-SE"/>
        </w:rPr>
        <w:t xml:space="preserve">Configures either Rel-15 PDCCH monitoring capability or Rel-16 PDCCH monitoring capability </w:t>
      </w:r>
      <w:r>
        <w:rPr>
          <w:lang w:val="en-US" w:eastAsia="zh-CN"/>
        </w:rPr>
        <w:t>or Rel-17 PDCCH monitoring capability</w:t>
      </w:r>
      <w:r>
        <w:rPr>
          <w:lang w:val="en-US" w:eastAsia="sv-SE"/>
        </w:rPr>
        <w:t xml:space="preserve"> for PDCCH monitoring on a serving cell (see TS 38.213 [13], clause 10.1). Value </w:t>
      </w:r>
      <w:r>
        <w:rPr>
          <w:i/>
          <w:iCs/>
          <w:lang w:val="en-US" w:eastAsia="sv-SE"/>
        </w:rPr>
        <w:t>r15monitoringcapablity</w:t>
      </w:r>
      <w:r>
        <w:rPr>
          <w:lang w:val="en-US" w:eastAsia="sv-SE"/>
        </w:rPr>
        <w:t xml:space="preserve"> enables the Rel-15 monitoring capability, and value </w:t>
      </w:r>
      <w:r>
        <w:rPr>
          <w:i/>
          <w:iCs/>
          <w:lang w:val="en-US" w:eastAsia="sv-SE"/>
        </w:rPr>
        <w:t>r16monitoringcapablity</w:t>
      </w:r>
      <w:r>
        <w:rPr>
          <w:lang w:val="en-US" w:eastAsia="sv-SE"/>
        </w:rPr>
        <w:t xml:space="preserve"> enables the Rel-16 PDCCH monitoring capability. Value </w:t>
      </w:r>
      <w:r>
        <w:rPr>
          <w:i/>
          <w:iCs/>
          <w:lang w:val="en-US" w:eastAsia="sv-SE"/>
        </w:rPr>
        <w:t>r17monitoringcapablity</w:t>
      </w:r>
      <w:r>
        <w:rPr>
          <w:lang w:val="en-US" w:eastAsia="sv-SE"/>
        </w:rPr>
        <w:t xml:space="preserve"> enables the Rel-17 PDCCH monitoring capability. When present, the network configures this field with </w:t>
      </w:r>
      <w:r>
        <w:rPr>
          <w:i/>
          <w:iCs/>
          <w:lang w:val="en-US" w:eastAsia="sv-SE"/>
        </w:rPr>
        <w:t xml:space="preserve">r17monitoringcapablity </w:t>
      </w:r>
      <w:r>
        <w:rPr>
          <w:lang w:val="en-US" w:eastAsia="sv-SE"/>
        </w:rPr>
        <w:t>for a BWP with SCS configured as 480 or 960 kHz SCS.</w:t>
      </w:r>
    </w:p>
    <w:p w14:paraId="1E1A7896" w14:textId="77777777" w:rsidR="009C5FED" w:rsidRPr="009C5FED" w:rsidRDefault="009C5FED" w:rsidP="009C5FED">
      <w:pPr>
        <w:rPr>
          <w:rFonts w:ascii="Times New Roman" w:hAnsi="Times New Roman"/>
          <w:szCs w:val="20"/>
          <w:lang w:val="en-US" w:eastAsia="zh-CN"/>
        </w:rPr>
      </w:pPr>
      <w:r w:rsidRPr="009C5FED">
        <w:rPr>
          <w:rFonts w:ascii="Times New Roman" w:hAnsi="Times New Roman"/>
          <w:szCs w:val="20"/>
          <w:highlight w:val="green"/>
          <w:lang w:val="en-US" w:eastAsia="zh-CN"/>
        </w:rPr>
        <w:t>Agreement</w:t>
      </w:r>
    </w:p>
    <w:p w14:paraId="7890D39A" w14:textId="77777777" w:rsidR="009C5FED" w:rsidRPr="009C5FED" w:rsidRDefault="009C5FED" w:rsidP="009C5FED">
      <w:pPr>
        <w:jc w:val="both"/>
        <w:rPr>
          <w:rFonts w:ascii="Times New Roman" w:hAnsi="Times New Roman"/>
          <w:szCs w:val="20"/>
          <w:lang w:val="en-US" w:eastAsia="zh-CN"/>
        </w:rPr>
      </w:pPr>
      <w:r w:rsidRPr="009C5FED">
        <w:rPr>
          <w:rFonts w:ascii="Times New Roman" w:hAnsi="Times New Roman"/>
          <w:szCs w:val="20"/>
          <w:lang w:val="en-US" w:eastAsia="zh-CN"/>
        </w:rPr>
        <w:t>Confirm the working assumption: BD/CCE budget of 960 kHz for (</w:t>
      </w:r>
      <w:r w:rsidRPr="009C5FED">
        <w:rPr>
          <w:rFonts w:ascii="Times New Roman" w:hAnsi="Times New Roman"/>
          <w:i/>
          <w:iCs/>
          <w:szCs w:val="20"/>
          <w:lang w:val="en-US" w:eastAsia="zh-CN"/>
        </w:rPr>
        <w:t>X</w:t>
      </w:r>
      <w:r w:rsidRPr="009C5FED">
        <w:rPr>
          <w:rFonts w:ascii="Times New Roman" w:hAnsi="Times New Roman"/>
          <w:i/>
          <w:iCs/>
          <w:szCs w:val="20"/>
          <w:vertAlign w:val="subscript"/>
          <w:lang w:val="en-US" w:eastAsia="zh-CN"/>
        </w:rPr>
        <w:t>s</w:t>
      </w:r>
      <w:r w:rsidRPr="009C5FED">
        <w:rPr>
          <w:rFonts w:ascii="Times New Roman" w:hAnsi="Times New Roman"/>
          <w:szCs w:val="20"/>
          <w:lang w:val="en-US" w:eastAsia="zh-CN"/>
        </w:rPr>
        <w:t xml:space="preserve">, </w:t>
      </w:r>
      <w:r w:rsidRPr="009C5FED">
        <w:rPr>
          <w:rFonts w:ascii="Times New Roman" w:hAnsi="Times New Roman"/>
          <w:i/>
          <w:iCs/>
          <w:szCs w:val="20"/>
          <w:lang w:val="en-US" w:eastAsia="zh-CN"/>
        </w:rPr>
        <w:t>Y</w:t>
      </w:r>
      <w:r w:rsidRPr="009C5FED">
        <w:rPr>
          <w:rFonts w:ascii="Times New Roman" w:hAnsi="Times New Roman"/>
          <w:i/>
          <w:iCs/>
          <w:szCs w:val="20"/>
          <w:vertAlign w:val="subscript"/>
          <w:lang w:val="en-US" w:eastAsia="zh-CN"/>
        </w:rPr>
        <w:t>s</w:t>
      </w:r>
      <w:r w:rsidRPr="009C5FED">
        <w:rPr>
          <w:rFonts w:ascii="Times New Roman" w:hAnsi="Times New Roman"/>
          <w:szCs w:val="20"/>
          <w:lang w:val="en-US" w:eastAsia="zh-CN"/>
        </w:rPr>
        <w:t>) = (4,2), (4,1) is half that of X=8 (i.e. 10/16).</w:t>
      </w:r>
    </w:p>
    <w:p w14:paraId="6712B53A" w14:textId="77777777" w:rsidR="009C5FED" w:rsidRPr="009C5FED" w:rsidRDefault="009C5FED" w:rsidP="009C5FED">
      <w:pPr>
        <w:rPr>
          <w:rFonts w:ascii="Times New Roman" w:hAnsi="Times New Roman"/>
          <w:szCs w:val="20"/>
          <w:lang w:val="en-US"/>
        </w:rPr>
      </w:pPr>
    </w:p>
    <w:p w14:paraId="53BF5CB1" w14:textId="77777777" w:rsidR="009C5FED" w:rsidRPr="009C5FED" w:rsidRDefault="009C5FED" w:rsidP="009C5FED">
      <w:pPr>
        <w:rPr>
          <w:rFonts w:ascii="Times New Roman" w:hAnsi="Times New Roman"/>
          <w:szCs w:val="20"/>
          <w:lang w:val="en-US"/>
        </w:rPr>
      </w:pPr>
      <w:r w:rsidRPr="009C5FED">
        <w:rPr>
          <w:rFonts w:ascii="Times New Roman" w:hAnsi="Times New Roman"/>
          <w:szCs w:val="20"/>
          <w:highlight w:val="green"/>
          <w:lang w:val="en-US" w:eastAsia="zh-CN"/>
        </w:rPr>
        <w:t>Agreement</w:t>
      </w:r>
    </w:p>
    <w:p w14:paraId="6F53DE58" w14:textId="0874BD98" w:rsidR="009C5FED" w:rsidRPr="009C5FED" w:rsidRDefault="009C5FED" w:rsidP="00F44FD9">
      <w:pPr>
        <w:pStyle w:val="ListParagraph"/>
        <w:numPr>
          <w:ilvl w:val="0"/>
          <w:numId w:val="195"/>
        </w:numPr>
        <w:overflowPunct/>
        <w:autoSpaceDE/>
        <w:autoSpaceDN/>
        <w:adjustRightInd/>
        <w:spacing w:after="0"/>
        <w:contextualSpacing w:val="0"/>
        <w:textAlignment w:val="auto"/>
        <w:rPr>
          <w:lang w:val="en-US" w:eastAsia="zh-CN"/>
        </w:rPr>
      </w:pPr>
      <w:r w:rsidRPr="009C5FED">
        <w:rPr>
          <w:lang w:val="en-US" w:eastAsia="zh-CN"/>
        </w:rPr>
        <w:t xml:space="preserve">For serving cells configured with 480 or 960 kHz SCS, the serving cells with the same SCS and </w:t>
      </w:r>
      <w:r w:rsidRPr="009C5FED">
        <w:rPr>
          <w:noProof/>
          <w:lang w:val="en-US" w:eastAsia="zh-CN"/>
        </w:rPr>
        <w:drawing>
          <wp:inline distT="0" distB="0" distL="0" distR="0" wp14:anchorId="2208421E" wp14:editId="227F4B34">
            <wp:extent cx="123825" cy="1619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017" r:link="rId1018" cstate="print">
                      <a:extLst>
                        <a:ext uri="{28A0092B-C50C-407E-A947-70E740481C1C}">
                          <a14:useLocalDpi xmlns:a14="http://schemas.microsoft.com/office/drawing/2010/main" val="0"/>
                        </a:ext>
                      </a:extLst>
                    </a:blip>
                    <a:srcRect/>
                    <a:stretch>
                      <a:fillRect/>
                    </a:stretch>
                  </pic:blipFill>
                  <pic:spPr bwMode="auto">
                    <a:xfrm>
                      <a:off x="0" y="0"/>
                      <a:ext cx="123825" cy="161925"/>
                    </a:xfrm>
                    <a:prstGeom prst="rect">
                      <a:avLst/>
                    </a:prstGeom>
                    <a:noFill/>
                    <a:ln>
                      <a:noFill/>
                    </a:ln>
                  </pic:spPr>
                </pic:pic>
              </a:graphicData>
            </a:graphic>
          </wp:inline>
        </w:drawing>
      </w:r>
      <w:r w:rsidRPr="009C5FED">
        <w:rPr>
          <w:lang w:val="en-US" w:eastAsia="zh-CN"/>
        </w:rPr>
        <w:t> value are grouped together to determine a total BD/CCE budget for that group and the per-cell BD/CCE budget within the group.</w:t>
      </w:r>
    </w:p>
    <w:p w14:paraId="7F85D352" w14:textId="77777777" w:rsidR="009C5FED" w:rsidRPr="009C5FED" w:rsidRDefault="009C5FED" w:rsidP="00F44FD9">
      <w:pPr>
        <w:pStyle w:val="ListParagraph"/>
        <w:numPr>
          <w:ilvl w:val="0"/>
          <w:numId w:val="195"/>
        </w:numPr>
        <w:overflowPunct/>
        <w:autoSpaceDE/>
        <w:autoSpaceDN/>
        <w:adjustRightInd/>
        <w:spacing w:after="0"/>
        <w:contextualSpacing w:val="0"/>
        <w:textAlignment w:val="auto"/>
        <w:rPr>
          <w:lang w:val="en-US" w:eastAsia="zh-CN"/>
        </w:rPr>
      </w:pPr>
      <w:r w:rsidRPr="009C5FED">
        <w:rPr>
          <w:lang w:val="en-US" w:eastAsia="zh-CN"/>
        </w:rPr>
        <w:t>Support UE capability signaling for 4 additional cases :</w:t>
      </w:r>
    </w:p>
    <w:p w14:paraId="4C08ECA5" w14:textId="77777777" w:rsidR="009C5FED" w:rsidRPr="009C5FED" w:rsidRDefault="009C5FED" w:rsidP="00F44FD9">
      <w:pPr>
        <w:numPr>
          <w:ilvl w:val="1"/>
          <w:numId w:val="196"/>
        </w:numPr>
        <w:autoSpaceDN w:val="0"/>
        <w:jc w:val="both"/>
        <w:rPr>
          <w:rFonts w:ascii="Times New Roman" w:eastAsia="Times New Roman" w:hAnsi="Times New Roman"/>
          <w:szCs w:val="20"/>
          <w:lang w:val="en-US"/>
        </w:rPr>
      </w:pPr>
      <w:r w:rsidRPr="009C5FED">
        <w:rPr>
          <w:rFonts w:ascii="Times New Roman" w:eastAsia="Times New Roman" w:hAnsi="Times New Roman"/>
          <w:szCs w:val="20"/>
          <w:lang w:val="en-US" w:eastAsia="zh-CN"/>
        </w:rPr>
        <w:t xml:space="preserve">Case 4: Capability on the number of CCs with Rel-17 monitoring capability only </w:t>
      </w:r>
    </w:p>
    <w:p w14:paraId="0D6B5986" w14:textId="77777777" w:rsidR="009C5FED" w:rsidRPr="009C5FED" w:rsidRDefault="009C5FED" w:rsidP="00F44FD9">
      <w:pPr>
        <w:numPr>
          <w:ilvl w:val="2"/>
          <w:numId w:val="196"/>
        </w:numPr>
        <w:autoSpaceDN w:val="0"/>
        <w:jc w:val="both"/>
        <w:rPr>
          <w:rFonts w:ascii="Times New Roman" w:eastAsia="Times New Roman" w:hAnsi="Times New Roman"/>
          <w:szCs w:val="20"/>
          <w:lang w:val="en-US" w:eastAsia="zh-CN"/>
        </w:rPr>
      </w:pPr>
      <w:r w:rsidRPr="009C5FED">
        <w:rPr>
          <w:rFonts w:ascii="Times New Roman" w:eastAsia="Times New Roman" w:hAnsi="Times New Roman"/>
          <w:szCs w:val="20"/>
          <w:lang w:val="en-US" w:eastAsia="zh-CN"/>
        </w:rPr>
        <w:t>Range of pdcch-BlindDetectionCA-R17: {[4, 5, …, , 16]}</w:t>
      </w:r>
    </w:p>
    <w:p w14:paraId="6A562C83" w14:textId="77777777" w:rsidR="009C5FED" w:rsidRPr="009C5FED" w:rsidRDefault="009C5FED" w:rsidP="00F44FD9">
      <w:pPr>
        <w:numPr>
          <w:ilvl w:val="1"/>
          <w:numId w:val="196"/>
        </w:numPr>
        <w:autoSpaceDN w:val="0"/>
        <w:jc w:val="both"/>
        <w:rPr>
          <w:rFonts w:ascii="Times New Roman" w:eastAsia="Times New Roman" w:hAnsi="Times New Roman"/>
          <w:szCs w:val="20"/>
          <w:lang w:val="en-US" w:eastAsia="zh-CN"/>
        </w:rPr>
      </w:pPr>
      <w:r w:rsidRPr="009C5FED">
        <w:rPr>
          <w:rFonts w:ascii="Times New Roman" w:eastAsia="Times New Roman" w:hAnsi="Times New Roman"/>
          <w:szCs w:val="20"/>
          <w:lang w:val="en-US" w:eastAsia="zh-CN"/>
        </w:rPr>
        <w:t xml:space="preserve">Case 5: Capability on the number of CCs with Rel-15 monitoring capability and Rel-17 monitoring capability on different serving cells </w:t>
      </w:r>
    </w:p>
    <w:p w14:paraId="06F69EB2" w14:textId="77777777" w:rsidR="009C5FED" w:rsidRPr="009C5FED" w:rsidRDefault="009C5FED" w:rsidP="00F44FD9">
      <w:pPr>
        <w:numPr>
          <w:ilvl w:val="2"/>
          <w:numId w:val="196"/>
        </w:numPr>
        <w:autoSpaceDN w:val="0"/>
        <w:jc w:val="both"/>
        <w:rPr>
          <w:rFonts w:ascii="Times New Roman" w:eastAsia="Times New Roman" w:hAnsi="Times New Roman"/>
          <w:szCs w:val="20"/>
          <w:lang w:val="en-US" w:eastAsia="zh-CN"/>
        </w:rPr>
      </w:pPr>
      <w:r w:rsidRPr="009C5FED">
        <w:rPr>
          <w:rFonts w:ascii="Times New Roman" w:eastAsia="Times New Roman" w:hAnsi="Times New Roman"/>
          <w:szCs w:val="20"/>
          <w:lang w:val="en-US" w:eastAsia="zh-CN"/>
        </w:rPr>
        <w:t>pdcch-BlindDetectionCA-R15 for Rel-15 PDCCH monitoring capability</w:t>
      </w:r>
    </w:p>
    <w:p w14:paraId="3E32C4DE" w14:textId="77777777" w:rsidR="009C5FED" w:rsidRPr="009C5FED" w:rsidRDefault="009C5FED" w:rsidP="00F44FD9">
      <w:pPr>
        <w:numPr>
          <w:ilvl w:val="2"/>
          <w:numId w:val="196"/>
        </w:numPr>
        <w:autoSpaceDN w:val="0"/>
        <w:jc w:val="both"/>
        <w:rPr>
          <w:rFonts w:ascii="Times New Roman" w:eastAsia="Times New Roman" w:hAnsi="Times New Roman"/>
          <w:szCs w:val="20"/>
          <w:lang w:val="en-US" w:eastAsia="zh-CN"/>
        </w:rPr>
      </w:pPr>
      <w:r w:rsidRPr="009C5FED">
        <w:rPr>
          <w:rFonts w:ascii="Times New Roman" w:eastAsia="Times New Roman" w:hAnsi="Times New Roman"/>
          <w:szCs w:val="20"/>
          <w:lang w:val="en-US" w:eastAsia="zh-CN"/>
        </w:rPr>
        <w:t>pdcch-BlindDetectionCA-R17 for Rel-17 PDCCH monitoring capability</w:t>
      </w:r>
    </w:p>
    <w:p w14:paraId="3CB746F3" w14:textId="77777777" w:rsidR="009C5FED" w:rsidRPr="009C5FED" w:rsidRDefault="009C5FED" w:rsidP="00F44FD9">
      <w:pPr>
        <w:numPr>
          <w:ilvl w:val="2"/>
          <w:numId w:val="196"/>
        </w:numPr>
        <w:autoSpaceDN w:val="0"/>
        <w:jc w:val="both"/>
        <w:rPr>
          <w:rFonts w:ascii="Times New Roman" w:eastAsia="Times New Roman" w:hAnsi="Times New Roman"/>
          <w:szCs w:val="20"/>
          <w:lang w:val="en-US" w:eastAsia="zh-CN"/>
        </w:rPr>
      </w:pPr>
      <w:r w:rsidRPr="009C5FED">
        <w:rPr>
          <w:rFonts w:ascii="Times New Roman" w:eastAsia="Times New Roman" w:hAnsi="Times New Roman"/>
          <w:szCs w:val="20"/>
          <w:lang w:val="en-US" w:eastAsia="zh-CN"/>
        </w:rPr>
        <w:t xml:space="preserve">Range of pdcch-BlindDetectionCA-R17 and pdcch-BlindDetectionCA-R15: {[1, 2, …, 15]} </w:t>
      </w:r>
    </w:p>
    <w:p w14:paraId="5E29AAFF" w14:textId="77777777" w:rsidR="009C5FED" w:rsidRPr="009C5FED" w:rsidRDefault="009C5FED" w:rsidP="00F44FD9">
      <w:pPr>
        <w:numPr>
          <w:ilvl w:val="3"/>
          <w:numId w:val="196"/>
        </w:numPr>
        <w:autoSpaceDN w:val="0"/>
        <w:jc w:val="both"/>
        <w:rPr>
          <w:rFonts w:ascii="Times New Roman" w:eastAsia="Times New Roman" w:hAnsi="Times New Roman"/>
          <w:szCs w:val="20"/>
          <w:lang w:val="en-US" w:eastAsia="zh-CN"/>
        </w:rPr>
      </w:pPr>
      <w:r w:rsidRPr="009C5FED">
        <w:rPr>
          <w:rFonts w:ascii="Times New Roman" w:eastAsia="Times New Roman" w:hAnsi="Times New Roman"/>
          <w:szCs w:val="20"/>
          <w:lang w:val="en-US" w:eastAsia="zh-CN"/>
        </w:rPr>
        <w:t>Range of pdcch-BlindDetectionCA-R15 + pdcch-BlindDetectionCA-R17: {[4, 5, …, 16]}</w:t>
      </w:r>
    </w:p>
    <w:p w14:paraId="7F91E6DA" w14:textId="77777777" w:rsidR="009C5FED" w:rsidRPr="009C5FED" w:rsidRDefault="009C5FED" w:rsidP="00F44FD9">
      <w:pPr>
        <w:numPr>
          <w:ilvl w:val="1"/>
          <w:numId w:val="196"/>
        </w:numPr>
        <w:autoSpaceDN w:val="0"/>
        <w:jc w:val="both"/>
        <w:rPr>
          <w:rFonts w:ascii="Times New Roman" w:eastAsia="Times New Roman" w:hAnsi="Times New Roman"/>
          <w:szCs w:val="20"/>
          <w:lang w:val="en-US" w:eastAsia="zh-CN"/>
        </w:rPr>
      </w:pPr>
      <w:r w:rsidRPr="009C5FED">
        <w:rPr>
          <w:rFonts w:ascii="Times New Roman" w:eastAsia="Times New Roman" w:hAnsi="Times New Roman"/>
          <w:szCs w:val="20"/>
          <w:lang w:val="en-US" w:eastAsia="zh-CN"/>
        </w:rPr>
        <w:t xml:space="preserve">Case 6: Capability on the number of CCs with Rel-16 monitoring capability and Rel-17 monitoring capability on different serving cells </w:t>
      </w:r>
    </w:p>
    <w:p w14:paraId="1B5240D1" w14:textId="77777777" w:rsidR="009C5FED" w:rsidRPr="009C5FED" w:rsidRDefault="009C5FED" w:rsidP="00F44FD9">
      <w:pPr>
        <w:numPr>
          <w:ilvl w:val="2"/>
          <w:numId w:val="196"/>
        </w:numPr>
        <w:autoSpaceDN w:val="0"/>
        <w:jc w:val="both"/>
        <w:rPr>
          <w:rFonts w:ascii="Times New Roman" w:eastAsia="Times New Roman" w:hAnsi="Times New Roman"/>
          <w:szCs w:val="20"/>
          <w:lang w:val="en-US" w:eastAsia="zh-CN"/>
        </w:rPr>
      </w:pPr>
      <w:r w:rsidRPr="009C5FED">
        <w:rPr>
          <w:rFonts w:ascii="Times New Roman" w:eastAsia="Times New Roman" w:hAnsi="Times New Roman"/>
          <w:szCs w:val="20"/>
          <w:lang w:val="en-US" w:eastAsia="zh-CN"/>
        </w:rPr>
        <w:t>pdcch-BlindDetectionCA-R16 for Rel-16 PDCCH monitoring capability</w:t>
      </w:r>
    </w:p>
    <w:p w14:paraId="3D8D6313" w14:textId="77777777" w:rsidR="009C5FED" w:rsidRPr="009C5FED" w:rsidRDefault="009C5FED" w:rsidP="00F44FD9">
      <w:pPr>
        <w:numPr>
          <w:ilvl w:val="2"/>
          <w:numId w:val="196"/>
        </w:numPr>
        <w:autoSpaceDN w:val="0"/>
        <w:jc w:val="both"/>
        <w:rPr>
          <w:rFonts w:ascii="Times New Roman" w:eastAsia="Times New Roman" w:hAnsi="Times New Roman"/>
          <w:szCs w:val="20"/>
          <w:lang w:val="en-US" w:eastAsia="zh-CN"/>
        </w:rPr>
      </w:pPr>
      <w:r w:rsidRPr="009C5FED">
        <w:rPr>
          <w:rFonts w:ascii="Times New Roman" w:eastAsia="Times New Roman" w:hAnsi="Times New Roman"/>
          <w:szCs w:val="20"/>
          <w:lang w:val="en-US" w:eastAsia="zh-CN"/>
        </w:rPr>
        <w:t>pdcch-BlindDetectionCA-R17 for Rel-17 PDCCH monitoring capability</w:t>
      </w:r>
    </w:p>
    <w:p w14:paraId="741E9EE0" w14:textId="77777777" w:rsidR="009C5FED" w:rsidRPr="009C5FED" w:rsidRDefault="009C5FED" w:rsidP="00F44FD9">
      <w:pPr>
        <w:numPr>
          <w:ilvl w:val="2"/>
          <w:numId w:val="196"/>
        </w:numPr>
        <w:autoSpaceDN w:val="0"/>
        <w:jc w:val="both"/>
        <w:rPr>
          <w:rFonts w:ascii="Times New Roman" w:eastAsia="Times New Roman" w:hAnsi="Times New Roman"/>
          <w:szCs w:val="20"/>
          <w:lang w:val="en-US" w:eastAsia="zh-CN"/>
        </w:rPr>
      </w:pPr>
      <w:r w:rsidRPr="009C5FED">
        <w:rPr>
          <w:rFonts w:ascii="Times New Roman" w:eastAsia="Times New Roman" w:hAnsi="Times New Roman"/>
          <w:szCs w:val="20"/>
          <w:lang w:val="en-US" w:eastAsia="zh-CN"/>
        </w:rPr>
        <w:t xml:space="preserve">Range of pdcch-BlindDetectionCA-R17 and pdcch-BlindDetectionCA-R16: {[1, 2, …, 15]} </w:t>
      </w:r>
    </w:p>
    <w:p w14:paraId="55C1E272" w14:textId="77777777" w:rsidR="009C5FED" w:rsidRPr="009C5FED" w:rsidRDefault="009C5FED" w:rsidP="00F44FD9">
      <w:pPr>
        <w:numPr>
          <w:ilvl w:val="3"/>
          <w:numId w:val="196"/>
        </w:numPr>
        <w:autoSpaceDN w:val="0"/>
        <w:jc w:val="both"/>
        <w:rPr>
          <w:rFonts w:ascii="Times New Roman" w:eastAsia="Times New Roman" w:hAnsi="Times New Roman"/>
          <w:szCs w:val="20"/>
          <w:lang w:val="en-US" w:eastAsia="zh-CN"/>
        </w:rPr>
      </w:pPr>
      <w:r w:rsidRPr="009C5FED">
        <w:rPr>
          <w:rFonts w:ascii="Times New Roman" w:eastAsia="Times New Roman" w:hAnsi="Times New Roman"/>
          <w:szCs w:val="20"/>
          <w:lang w:val="en-US" w:eastAsia="zh-CN"/>
        </w:rPr>
        <w:t>Range of pdcch-BlindDetectionCA-R16 + pdcch-BlindDetectionCA-R17: {[3, 4, …, 16]}</w:t>
      </w:r>
    </w:p>
    <w:p w14:paraId="0A191EFC" w14:textId="77777777" w:rsidR="009C5FED" w:rsidRPr="009C5FED" w:rsidRDefault="009C5FED" w:rsidP="00F44FD9">
      <w:pPr>
        <w:numPr>
          <w:ilvl w:val="1"/>
          <w:numId w:val="196"/>
        </w:numPr>
        <w:autoSpaceDN w:val="0"/>
        <w:jc w:val="both"/>
        <w:rPr>
          <w:rFonts w:ascii="Times New Roman" w:eastAsia="Times New Roman" w:hAnsi="Times New Roman"/>
          <w:szCs w:val="20"/>
          <w:lang w:val="en-US" w:eastAsia="zh-CN"/>
        </w:rPr>
      </w:pPr>
      <w:r w:rsidRPr="009C5FED">
        <w:rPr>
          <w:rFonts w:ascii="Times New Roman" w:eastAsia="Times New Roman" w:hAnsi="Times New Roman"/>
          <w:szCs w:val="20"/>
          <w:lang w:val="en-US" w:eastAsia="zh-CN"/>
        </w:rPr>
        <w:t xml:space="preserve">Case 7: Capability on the number of CCs with Rel-15 monitoring capability , Rel-16 monitoring capability and Rel-17 monitoring capability on different serving cells </w:t>
      </w:r>
    </w:p>
    <w:p w14:paraId="00C66EC9" w14:textId="77777777" w:rsidR="009C5FED" w:rsidRPr="009C5FED" w:rsidRDefault="009C5FED" w:rsidP="00F44FD9">
      <w:pPr>
        <w:numPr>
          <w:ilvl w:val="2"/>
          <w:numId w:val="196"/>
        </w:numPr>
        <w:autoSpaceDN w:val="0"/>
        <w:jc w:val="both"/>
        <w:rPr>
          <w:rFonts w:ascii="Times New Roman" w:eastAsia="Times New Roman" w:hAnsi="Times New Roman"/>
          <w:szCs w:val="20"/>
          <w:lang w:val="en-US" w:eastAsia="zh-CN"/>
        </w:rPr>
      </w:pPr>
      <w:r w:rsidRPr="009C5FED">
        <w:rPr>
          <w:rFonts w:ascii="Times New Roman" w:eastAsia="Times New Roman" w:hAnsi="Times New Roman"/>
          <w:szCs w:val="20"/>
          <w:lang w:val="en-US" w:eastAsia="zh-CN"/>
        </w:rPr>
        <w:t>pdcch-BlindDetectionCA-R15 for Rel-15 PDCCH monitoring capability</w:t>
      </w:r>
    </w:p>
    <w:p w14:paraId="5794C233" w14:textId="77777777" w:rsidR="009C5FED" w:rsidRPr="009C5FED" w:rsidRDefault="009C5FED" w:rsidP="00F44FD9">
      <w:pPr>
        <w:numPr>
          <w:ilvl w:val="2"/>
          <w:numId w:val="196"/>
        </w:numPr>
        <w:autoSpaceDN w:val="0"/>
        <w:jc w:val="both"/>
        <w:rPr>
          <w:rFonts w:ascii="Times New Roman" w:eastAsia="Times New Roman" w:hAnsi="Times New Roman"/>
          <w:szCs w:val="20"/>
          <w:lang w:val="en-US" w:eastAsia="zh-CN"/>
        </w:rPr>
      </w:pPr>
      <w:r w:rsidRPr="009C5FED">
        <w:rPr>
          <w:rFonts w:ascii="Times New Roman" w:eastAsia="Times New Roman" w:hAnsi="Times New Roman"/>
          <w:szCs w:val="20"/>
          <w:lang w:val="en-US" w:eastAsia="zh-CN"/>
        </w:rPr>
        <w:t>pdcch-BlindDetectionCA-R16 for Rel-16 PDCCH monitoring capability</w:t>
      </w:r>
    </w:p>
    <w:p w14:paraId="00EB0CAD" w14:textId="77777777" w:rsidR="009C5FED" w:rsidRPr="009C5FED" w:rsidRDefault="009C5FED" w:rsidP="00F44FD9">
      <w:pPr>
        <w:numPr>
          <w:ilvl w:val="2"/>
          <w:numId w:val="196"/>
        </w:numPr>
        <w:autoSpaceDN w:val="0"/>
        <w:jc w:val="both"/>
        <w:rPr>
          <w:rFonts w:ascii="Times New Roman" w:eastAsia="Times New Roman" w:hAnsi="Times New Roman"/>
          <w:szCs w:val="20"/>
          <w:lang w:val="en-US" w:eastAsia="zh-CN"/>
        </w:rPr>
      </w:pPr>
      <w:r w:rsidRPr="009C5FED">
        <w:rPr>
          <w:rFonts w:ascii="Times New Roman" w:eastAsia="Times New Roman" w:hAnsi="Times New Roman"/>
          <w:szCs w:val="20"/>
          <w:lang w:val="en-US" w:eastAsia="zh-CN"/>
        </w:rPr>
        <w:t>pdcch-BlindDetectionCA-R17 for Rel-17 PDCCH monitoring capability</w:t>
      </w:r>
    </w:p>
    <w:p w14:paraId="5452083C" w14:textId="77777777" w:rsidR="009C5FED" w:rsidRPr="009C5FED" w:rsidRDefault="009C5FED" w:rsidP="00F44FD9">
      <w:pPr>
        <w:numPr>
          <w:ilvl w:val="2"/>
          <w:numId w:val="196"/>
        </w:numPr>
        <w:autoSpaceDN w:val="0"/>
        <w:jc w:val="both"/>
        <w:rPr>
          <w:rFonts w:ascii="Times New Roman" w:eastAsia="Times New Roman" w:hAnsi="Times New Roman"/>
          <w:szCs w:val="20"/>
          <w:lang w:val="en-US" w:eastAsia="zh-CN"/>
        </w:rPr>
      </w:pPr>
      <w:r w:rsidRPr="009C5FED">
        <w:rPr>
          <w:rFonts w:ascii="Times New Roman" w:eastAsia="Times New Roman" w:hAnsi="Times New Roman"/>
          <w:szCs w:val="20"/>
          <w:lang w:val="en-US" w:eastAsia="zh-CN"/>
        </w:rPr>
        <w:t xml:space="preserve">Range of pdcch-BlindDetectionCA-R17, pdcch-BlindDetectionCA-R16, and pdcch-BlindDetectionCA-R15: {[1, 2, …, 15]} </w:t>
      </w:r>
    </w:p>
    <w:p w14:paraId="6A12D943" w14:textId="77777777" w:rsidR="009C5FED" w:rsidRPr="009C5FED" w:rsidRDefault="009C5FED" w:rsidP="00F44FD9">
      <w:pPr>
        <w:numPr>
          <w:ilvl w:val="3"/>
          <w:numId w:val="196"/>
        </w:numPr>
        <w:autoSpaceDN w:val="0"/>
        <w:jc w:val="both"/>
        <w:rPr>
          <w:rFonts w:ascii="Times New Roman" w:eastAsia="Times New Roman" w:hAnsi="Times New Roman"/>
          <w:szCs w:val="20"/>
          <w:lang w:val="en-US" w:eastAsia="zh-CN"/>
        </w:rPr>
      </w:pPr>
      <w:r w:rsidRPr="009C5FED">
        <w:rPr>
          <w:rFonts w:ascii="Times New Roman" w:eastAsia="Times New Roman" w:hAnsi="Times New Roman"/>
          <w:szCs w:val="20"/>
          <w:lang w:val="en-US" w:eastAsia="zh-CN"/>
        </w:rPr>
        <w:t>Range of pdcch-BlindDetectionCA-R15 + pdcch-BlindDetectionCA-R16 + pdcch-BlindDetectionCA-R17 : {[4, 5, …, 16]}</w:t>
      </w:r>
    </w:p>
    <w:p w14:paraId="7025C11E" w14:textId="77777777" w:rsidR="009C5FED" w:rsidRPr="009C5FED" w:rsidRDefault="009C5FED" w:rsidP="00F44FD9">
      <w:pPr>
        <w:pStyle w:val="ListParagraph"/>
        <w:numPr>
          <w:ilvl w:val="0"/>
          <w:numId w:val="195"/>
        </w:numPr>
        <w:overflowPunct/>
        <w:autoSpaceDE/>
        <w:autoSpaceDN/>
        <w:adjustRightInd/>
        <w:spacing w:after="0"/>
        <w:contextualSpacing w:val="0"/>
        <w:textAlignment w:val="auto"/>
        <w:rPr>
          <w:rFonts w:eastAsiaTheme="minorHAnsi"/>
          <w:lang w:val="en-US" w:eastAsia="zh-CN"/>
        </w:rPr>
      </w:pPr>
      <w:r w:rsidRPr="009C5FED">
        <w:rPr>
          <w:lang w:val="en-US" w:eastAsia="zh-CN"/>
        </w:rPr>
        <w:t>For the case with Rel-15 monitoring capability, Rel-16 monitoring capability and Rel-17 monitoring capability on different serving cells (case 7) or any combination of 2 of the capabilities (i.e. case 5, and case 6), the UE will report one or more combination of (pdcch-BlindDetectionCA-R15, pdcch-BlindDetectionCA-R16, pdcch-BlindDetectionCA-R17) as UE capability. If UE reports more than one combination of (pdcch-BlindDetectionCA-R15, pdcch-BlindDetectionCA-R16, pdcch-BlindDetectionCA-R17), as in Rel-16, the gNB configures which combination for the UE to use for scaling PDCCH monitoring capability if the number of CCs configured is larger than the reported capability.</w:t>
      </w:r>
    </w:p>
    <w:p w14:paraId="736E9DAC" w14:textId="77777777" w:rsidR="009C5FED" w:rsidRPr="009C5FED" w:rsidRDefault="009C5FED" w:rsidP="00F44FD9">
      <w:pPr>
        <w:pStyle w:val="ListParagraph"/>
        <w:numPr>
          <w:ilvl w:val="0"/>
          <w:numId w:val="196"/>
        </w:numPr>
        <w:overflowPunct/>
        <w:autoSpaceDE/>
        <w:autoSpaceDN/>
        <w:adjustRightInd/>
        <w:snapToGrid w:val="0"/>
        <w:spacing w:after="0" w:line="252" w:lineRule="auto"/>
        <w:contextualSpacing w:val="0"/>
        <w:textAlignment w:val="auto"/>
        <w:rPr>
          <w:rFonts w:eastAsia="Times New Roman"/>
          <w:lang w:val="en-US" w:eastAsia="zh-CN"/>
        </w:rPr>
      </w:pPr>
      <w:r w:rsidRPr="009C5FED">
        <w:rPr>
          <w:lang w:val="en-US" w:eastAsia="zh-CN"/>
        </w:rPr>
        <w:t>FFS: Extension to NR-DC scenario</w:t>
      </w:r>
    </w:p>
    <w:p w14:paraId="1672C4CA" w14:textId="77777777" w:rsidR="006B480F" w:rsidRDefault="006B480F" w:rsidP="00807AC0">
      <w:pPr>
        <w:pStyle w:val="Heading3"/>
      </w:pPr>
      <w:bookmarkStart w:id="88" w:name="_Toc95481766"/>
      <w:bookmarkStart w:id="89" w:name="_Toc98334405"/>
      <w:r>
        <w:lastRenderedPageBreak/>
        <w:t>Enhancements for PUCCH formats 0/1/4</w:t>
      </w:r>
      <w:bookmarkEnd w:id="88"/>
      <w:bookmarkEnd w:id="89"/>
    </w:p>
    <w:p w14:paraId="5EC80963" w14:textId="027079F0" w:rsidR="006B480F" w:rsidRDefault="002328C4" w:rsidP="006B480F">
      <w:pPr>
        <w:rPr>
          <w:lang w:eastAsia="x-none"/>
        </w:rPr>
      </w:pPr>
      <w:hyperlink r:id="rId1019" w:history="1">
        <w:r w:rsidR="004371F4">
          <w:rPr>
            <w:rStyle w:val="Hyperlink"/>
            <w:lang w:eastAsia="x-none"/>
          </w:rPr>
          <w:t>R1-2200954</w:t>
        </w:r>
      </w:hyperlink>
      <w:r w:rsidR="006B480F">
        <w:rPr>
          <w:lang w:eastAsia="x-none"/>
        </w:rPr>
        <w:tab/>
        <w:t>Remaining issues of PUCCH enhancement for 52-71GHz spectrum</w:t>
      </w:r>
      <w:r w:rsidR="006B480F">
        <w:rPr>
          <w:lang w:eastAsia="x-none"/>
        </w:rPr>
        <w:tab/>
        <w:t>Huawei, HiSilicon</w:t>
      </w:r>
    </w:p>
    <w:p w14:paraId="3B1CFC26" w14:textId="2B2ABCAE" w:rsidR="006B480F" w:rsidRDefault="002328C4" w:rsidP="006B480F">
      <w:pPr>
        <w:rPr>
          <w:lang w:eastAsia="x-none"/>
        </w:rPr>
      </w:pPr>
      <w:hyperlink r:id="rId1020" w:history="1">
        <w:r w:rsidR="004371F4">
          <w:rPr>
            <w:rStyle w:val="Hyperlink"/>
            <w:lang w:eastAsia="x-none"/>
          </w:rPr>
          <w:t>R1-2201034</w:t>
        </w:r>
      </w:hyperlink>
      <w:r w:rsidR="006B480F">
        <w:rPr>
          <w:lang w:eastAsia="x-none"/>
        </w:rPr>
        <w:tab/>
        <w:t>Remaining issues for enhanced PUCCH formats 0/1/4</w:t>
      </w:r>
      <w:r w:rsidR="006B480F">
        <w:rPr>
          <w:lang w:eastAsia="x-none"/>
        </w:rPr>
        <w:tab/>
        <w:t>InterDigital, Inc.</w:t>
      </w:r>
    </w:p>
    <w:p w14:paraId="620207D5" w14:textId="2B08C98C" w:rsidR="006B480F" w:rsidRDefault="002328C4" w:rsidP="006B480F">
      <w:pPr>
        <w:rPr>
          <w:lang w:eastAsia="x-none"/>
        </w:rPr>
      </w:pPr>
      <w:hyperlink r:id="rId1021" w:history="1">
        <w:r w:rsidR="004371F4">
          <w:rPr>
            <w:rStyle w:val="Hyperlink"/>
            <w:lang w:eastAsia="x-none"/>
          </w:rPr>
          <w:t>R1-2201267</w:t>
        </w:r>
      </w:hyperlink>
      <w:r w:rsidR="006B480F">
        <w:rPr>
          <w:lang w:eastAsia="x-none"/>
        </w:rPr>
        <w:tab/>
        <w:t>Discussion on remaining issue for enhancements for PUCCH format 0/1/4</w:t>
      </w:r>
      <w:r w:rsidR="006B480F">
        <w:rPr>
          <w:lang w:eastAsia="x-none"/>
        </w:rPr>
        <w:tab/>
        <w:t>OPPO</w:t>
      </w:r>
    </w:p>
    <w:p w14:paraId="02F361E8" w14:textId="2D2708D9" w:rsidR="006B480F" w:rsidRDefault="002328C4" w:rsidP="006B480F">
      <w:pPr>
        <w:rPr>
          <w:lang w:eastAsia="x-none"/>
        </w:rPr>
      </w:pPr>
      <w:hyperlink r:id="rId1022" w:history="1">
        <w:r w:rsidR="004371F4">
          <w:rPr>
            <w:rStyle w:val="Hyperlink"/>
            <w:lang w:eastAsia="x-none"/>
          </w:rPr>
          <w:t>R1-2201390</w:t>
        </w:r>
      </w:hyperlink>
      <w:r w:rsidR="006B480F">
        <w:rPr>
          <w:lang w:eastAsia="x-none"/>
        </w:rPr>
        <w:tab/>
        <w:t>Remaining issues on the PUCCH enhancements for 52.6 to 71GHz</w:t>
      </w:r>
      <w:r w:rsidR="006B480F">
        <w:rPr>
          <w:lang w:eastAsia="x-none"/>
        </w:rPr>
        <w:tab/>
        <w:t>ZTE, Sanechips</w:t>
      </w:r>
    </w:p>
    <w:p w14:paraId="4DFFA77F" w14:textId="16E8A5D1" w:rsidR="006B480F" w:rsidRDefault="002328C4" w:rsidP="006B480F">
      <w:pPr>
        <w:rPr>
          <w:lang w:eastAsia="x-none"/>
        </w:rPr>
      </w:pPr>
      <w:hyperlink r:id="rId1023" w:history="1">
        <w:r w:rsidR="004371F4">
          <w:rPr>
            <w:rStyle w:val="Hyperlink"/>
            <w:lang w:eastAsia="x-none"/>
          </w:rPr>
          <w:t>R1-2201736</w:t>
        </w:r>
      </w:hyperlink>
      <w:r w:rsidR="006B480F">
        <w:rPr>
          <w:lang w:eastAsia="x-none"/>
        </w:rPr>
        <w:tab/>
        <w:t>PUCCH enhancements</w:t>
      </w:r>
      <w:r w:rsidR="006B480F">
        <w:rPr>
          <w:lang w:eastAsia="x-none"/>
        </w:rPr>
        <w:tab/>
        <w:t>Ericsson</w:t>
      </w:r>
    </w:p>
    <w:p w14:paraId="04BAC497" w14:textId="0C148770" w:rsidR="00BA0AE8" w:rsidRDefault="00BA0AE8" w:rsidP="006B480F">
      <w:pPr>
        <w:rPr>
          <w:lang w:eastAsia="x-none"/>
        </w:rPr>
      </w:pPr>
    </w:p>
    <w:p w14:paraId="7353048E" w14:textId="77777777" w:rsidR="00BA0AE8" w:rsidRPr="00BA0AE8" w:rsidRDefault="00BA0AE8" w:rsidP="00BA0AE8">
      <w:pPr>
        <w:rPr>
          <w:lang w:eastAsia="x-none"/>
        </w:rPr>
      </w:pPr>
      <w:r w:rsidRPr="00BA0AE8">
        <w:rPr>
          <w:lang w:eastAsia="x-none"/>
        </w:rPr>
        <w:t>[108-e-NR-52-71GHz-03] – Steve (Ericsson)</w:t>
      </w:r>
    </w:p>
    <w:p w14:paraId="1D87B6AB" w14:textId="51638E32" w:rsidR="00BA0AE8" w:rsidRPr="00BA0AE8" w:rsidRDefault="00BA0AE8" w:rsidP="00BA0AE8">
      <w:pPr>
        <w:rPr>
          <w:lang w:eastAsia="x-none"/>
        </w:rPr>
      </w:pPr>
      <w:r w:rsidRPr="00BA0AE8">
        <w:rPr>
          <w:lang w:eastAsia="x-none"/>
        </w:rPr>
        <w:t>Email discussion for maintenance on PUCCH formats 0/1/4 enhancements</w:t>
      </w:r>
    </w:p>
    <w:p w14:paraId="7A7774D1" w14:textId="77777777" w:rsidR="00BA0AE8" w:rsidRPr="00BA0AE8" w:rsidRDefault="00BA0AE8" w:rsidP="00BA0AE8">
      <w:pPr>
        <w:numPr>
          <w:ilvl w:val="0"/>
          <w:numId w:val="60"/>
        </w:numPr>
        <w:rPr>
          <w:lang w:eastAsia="x-none"/>
        </w:rPr>
      </w:pPr>
      <w:r w:rsidRPr="00BA0AE8">
        <w:rPr>
          <w:rFonts w:hint="eastAsia"/>
          <w:lang w:eastAsia="x-none"/>
        </w:rPr>
        <w:t>1</w:t>
      </w:r>
      <w:r w:rsidRPr="00BA0AE8">
        <w:rPr>
          <w:rFonts w:hint="eastAsia"/>
          <w:vertAlign w:val="superscript"/>
          <w:lang w:eastAsia="x-none"/>
        </w:rPr>
        <w:t>st</w:t>
      </w:r>
      <w:r w:rsidRPr="00BA0AE8">
        <w:rPr>
          <w:rFonts w:hint="eastAsia"/>
          <w:lang w:eastAsia="x-none"/>
        </w:rPr>
        <w:t xml:space="preserve"> check point: </w:t>
      </w:r>
      <w:r w:rsidRPr="00BA0AE8">
        <w:t>February</w:t>
      </w:r>
      <w:r w:rsidRPr="00BA0AE8">
        <w:rPr>
          <w:rFonts w:hint="eastAsia"/>
        </w:rPr>
        <w:t xml:space="preserve"> </w:t>
      </w:r>
      <w:r w:rsidRPr="00BA0AE8">
        <w:t>25</w:t>
      </w:r>
    </w:p>
    <w:p w14:paraId="53C966B1" w14:textId="77777777" w:rsidR="00BA0AE8" w:rsidRPr="00BA0AE8" w:rsidRDefault="00BA0AE8" w:rsidP="00BA0AE8">
      <w:pPr>
        <w:numPr>
          <w:ilvl w:val="0"/>
          <w:numId w:val="60"/>
        </w:numPr>
        <w:rPr>
          <w:lang w:eastAsia="x-none"/>
        </w:rPr>
      </w:pPr>
      <w:r w:rsidRPr="00BA0AE8">
        <w:rPr>
          <w:lang w:eastAsia="x-none"/>
        </w:rPr>
        <w:t>Final</w:t>
      </w:r>
      <w:r w:rsidRPr="00BA0AE8">
        <w:rPr>
          <w:rFonts w:hint="eastAsia"/>
          <w:lang w:eastAsia="x-none"/>
        </w:rPr>
        <w:t xml:space="preserve"> check point: </w:t>
      </w:r>
      <w:r w:rsidRPr="00BA0AE8">
        <w:t>March 3</w:t>
      </w:r>
    </w:p>
    <w:p w14:paraId="08CB0125" w14:textId="1D93012D" w:rsidR="00BA0AE8" w:rsidRPr="00BA0AE8" w:rsidRDefault="002328C4" w:rsidP="00BA0AE8">
      <w:pPr>
        <w:rPr>
          <w:b/>
          <w:bCs/>
          <w:lang w:eastAsia="x-none"/>
        </w:rPr>
      </w:pPr>
      <w:hyperlink r:id="rId1024" w:history="1">
        <w:r w:rsidR="004371F4">
          <w:rPr>
            <w:rStyle w:val="Hyperlink"/>
            <w:b/>
            <w:bCs/>
            <w:lang w:eastAsia="x-none"/>
          </w:rPr>
          <w:t>R1-2201737</w:t>
        </w:r>
      </w:hyperlink>
      <w:r w:rsidR="00BA0AE8" w:rsidRPr="00BA0AE8">
        <w:rPr>
          <w:b/>
          <w:bCs/>
          <w:lang w:eastAsia="x-none"/>
        </w:rPr>
        <w:tab/>
        <w:t>FL Summary for Enhancements for PUCCH formats 0/1/4</w:t>
      </w:r>
      <w:r w:rsidR="00BA0AE8" w:rsidRPr="00BA0AE8">
        <w:rPr>
          <w:b/>
          <w:bCs/>
          <w:lang w:eastAsia="x-none"/>
        </w:rPr>
        <w:tab/>
        <w:t>Ericsson</w:t>
      </w:r>
    </w:p>
    <w:p w14:paraId="74A473A5" w14:textId="77777777" w:rsidR="00BA0AE8" w:rsidRDefault="00BA0AE8" w:rsidP="00BA0AE8">
      <w:pPr>
        <w:rPr>
          <w:lang w:eastAsia="x-none"/>
        </w:rPr>
      </w:pPr>
      <w:r w:rsidRPr="001A1474">
        <w:rPr>
          <w:b/>
          <w:bCs/>
          <w:lang w:eastAsia="x-none"/>
        </w:rPr>
        <w:t>Decision:</w:t>
      </w:r>
      <w:r>
        <w:rPr>
          <w:lang w:eastAsia="x-none"/>
        </w:rPr>
        <w:t xml:space="preserve"> As per email decision posted on Feb 25</w:t>
      </w:r>
      <w:r w:rsidRPr="001A1474">
        <w:rPr>
          <w:vertAlign w:val="superscript"/>
          <w:lang w:eastAsia="x-none"/>
        </w:rPr>
        <w:t>th</w:t>
      </w:r>
      <w:r>
        <w:rPr>
          <w:lang w:eastAsia="x-none"/>
        </w:rPr>
        <w:t>,</w:t>
      </w:r>
    </w:p>
    <w:p w14:paraId="63F565DE" w14:textId="77777777" w:rsidR="00BA0AE8" w:rsidRPr="001A1474" w:rsidRDefault="00BA0AE8" w:rsidP="00BA0AE8">
      <w:pPr>
        <w:rPr>
          <w:rFonts w:ascii="Times New Roman" w:hAnsi="Times New Roman"/>
          <w:szCs w:val="20"/>
        </w:rPr>
      </w:pPr>
      <w:r w:rsidRPr="001A1474">
        <w:rPr>
          <w:rFonts w:ascii="Times New Roman" w:hAnsi="Times New Roman"/>
          <w:szCs w:val="20"/>
          <w:highlight w:val="green"/>
        </w:rPr>
        <w:t>Agreement</w:t>
      </w:r>
    </w:p>
    <w:p w14:paraId="132AC76E" w14:textId="5A492BB0" w:rsidR="00BA0AE8" w:rsidRDefault="00BA0AE8" w:rsidP="00F44FD9">
      <w:pPr>
        <w:pStyle w:val="ListParagraph"/>
        <w:numPr>
          <w:ilvl w:val="0"/>
          <w:numId w:val="115"/>
        </w:numPr>
        <w:rPr>
          <w:lang w:eastAsia="x-none"/>
        </w:rPr>
      </w:pPr>
      <w:r>
        <w:rPr>
          <w:lang w:eastAsia="x-none"/>
        </w:rPr>
        <w:t xml:space="preserve">Text Proposal #2a (for 38.212, Section 6.3.1.6) in section 2 of </w:t>
      </w:r>
      <w:hyperlink r:id="rId1025" w:history="1">
        <w:r w:rsidR="004371F4">
          <w:rPr>
            <w:rStyle w:val="Hyperlink"/>
            <w:lang w:eastAsia="x-none"/>
          </w:rPr>
          <w:t>R1-2201737</w:t>
        </w:r>
      </w:hyperlink>
      <w:r>
        <w:rPr>
          <w:lang w:eastAsia="x-none"/>
        </w:rPr>
        <w:t xml:space="preserve"> is endorsed.</w:t>
      </w:r>
    </w:p>
    <w:p w14:paraId="67C5033B" w14:textId="29413780" w:rsidR="00BA0AE8" w:rsidRDefault="00BA0AE8" w:rsidP="00F44FD9">
      <w:pPr>
        <w:pStyle w:val="ListParagraph"/>
        <w:numPr>
          <w:ilvl w:val="0"/>
          <w:numId w:val="115"/>
        </w:numPr>
        <w:rPr>
          <w:lang w:eastAsia="x-none"/>
        </w:rPr>
      </w:pPr>
      <w:r>
        <w:rPr>
          <w:lang w:eastAsia="x-none"/>
        </w:rPr>
        <w:t xml:space="preserve">Text Proposal #3-1 (for 38.211, Section 6.3.2.4.2) in section 3.1 of </w:t>
      </w:r>
      <w:hyperlink r:id="rId1026" w:history="1">
        <w:r w:rsidR="004371F4">
          <w:rPr>
            <w:rStyle w:val="Hyperlink"/>
            <w:lang w:eastAsia="x-none"/>
          </w:rPr>
          <w:t>R1-2201737</w:t>
        </w:r>
      </w:hyperlink>
      <w:r>
        <w:rPr>
          <w:lang w:eastAsia="x-none"/>
        </w:rPr>
        <w:t xml:space="preserve"> is endorsed.</w:t>
      </w:r>
    </w:p>
    <w:p w14:paraId="0A9C781B" w14:textId="47EC19EC" w:rsidR="00BA0AE8" w:rsidRDefault="00BA0AE8" w:rsidP="00F44FD9">
      <w:pPr>
        <w:pStyle w:val="ListParagraph"/>
        <w:numPr>
          <w:ilvl w:val="0"/>
          <w:numId w:val="115"/>
        </w:numPr>
        <w:rPr>
          <w:lang w:eastAsia="x-none"/>
        </w:rPr>
      </w:pPr>
      <w:r>
        <w:rPr>
          <w:lang w:eastAsia="x-none"/>
        </w:rPr>
        <w:t xml:space="preserve">Text Proposal #3-2 (for 38.213, Section 9.2.1) in section 3.2 of </w:t>
      </w:r>
      <w:hyperlink r:id="rId1027" w:history="1">
        <w:r w:rsidR="004371F4">
          <w:rPr>
            <w:rStyle w:val="Hyperlink"/>
            <w:lang w:eastAsia="x-none"/>
          </w:rPr>
          <w:t>R1-2201737</w:t>
        </w:r>
      </w:hyperlink>
      <w:r>
        <w:rPr>
          <w:lang w:eastAsia="x-none"/>
        </w:rPr>
        <w:t xml:space="preserve"> is endorsed.</w:t>
      </w:r>
    </w:p>
    <w:p w14:paraId="3CE70DC5" w14:textId="542578D5" w:rsidR="00807AC0" w:rsidRDefault="00807AC0" w:rsidP="00807AC0">
      <w:pPr>
        <w:pStyle w:val="Heading3"/>
      </w:pPr>
      <w:bookmarkStart w:id="90" w:name="_Toc98334406"/>
      <w:r w:rsidRPr="00807AC0">
        <w:t>Beam management for new SCS</w:t>
      </w:r>
      <w:r>
        <w:t>s</w:t>
      </w:r>
      <w:bookmarkEnd w:id="90"/>
    </w:p>
    <w:p w14:paraId="70F857CB" w14:textId="3C9977BE" w:rsidR="006B480F" w:rsidRDefault="006B480F" w:rsidP="006B480F">
      <w:pPr>
        <w:rPr>
          <w:i/>
          <w:iCs/>
        </w:rPr>
      </w:pPr>
      <w:r w:rsidRPr="00BB4F5C">
        <w:rPr>
          <w:i/>
          <w:iCs/>
        </w:rPr>
        <w:t>Including timing associated with beam-based operation</w:t>
      </w:r>
      <w:r>
        <w:rPr>
          <w:i/>
          <w:iCs/>
        </w:rPr>
        <w:t>.</w:t>
      </w:r>
    </w:p>
    <w:p w14:paraId="6693913B" w14:textId="77777777" w:rsidR="00807AC0" w:rsidRDefault="00807AC0" w:rsidP="00807AC0"/>
    <w:p w14:paraId="5A377822" w14:textId="6F2B1F05" w:rsidR="006B480F" w:rsidRPr="00523133" w:rsidRDefault="002328C4" w:rsidP="006B480F">
      <w:pPr>
        <w:rPr>
          <w:iCs/>
        </w:rPr>
      </w:pPr>
      <w:hyperlink r:id="rId1028" w:history="1">
        <w:r w:rsidR="004371F4">
          <w:rPr>
            <w:rStyle w:val="Hyperlink"/>
            <w:iCs/>
          </w:rPr>
          <w:t>R1-2200955</w:t>
        </w:r>
      </w:hyperlink>
      <w:r w:rsidR="006B480F" w:rsidRPr="00523133">
        <w:rPr>
          <w:iCs/>
        </w:rPr>
        <w:tab/>
        <w:t>Remaining issues of beam management enhancement for 52-71GHz spectrum</w:t>
      </w:r>
      <w:r w:rsidR="006B480F" w:rsidRPr="00523133">
        <w:rPr>
          <w:iCs/>
        </w:rPr>
        <w:tab/>
        <w:t>Huawei, HiSilicon</w:t>
      </w:r>
    </w:p>
    <w:p w14:paraId="1D089A87" w14:textId="406DD9F4" w:rsidR="006B480F" w:rsidRPr="00523133" w:rsidRDefault="002328C4" w:rsidP="006B480F">
      <w:pPr>
        <w:rPr>
          <w:iCs/>
        </w:rPr>
      </w:pPr>
      <w:hyperlink r:id="rId1029" w:history="1">
        <w:r w:rsidR="004371F4">
          <w:rPr>
            <w:rStyle w:val="Hyperlink"/>
            <w:iCs/>
          </w:rPr>
          <w:t>R1-2200989</w:t>
        </w:r>
      </w:hyperlink>
      <w:r w:rsidR="006B480F" w:rsidRPr="00523133">
        <w:rPr>
          <w:iCs/>
        </w:rPr>
        <w:tab/>
        <w:t>Remaining issues in Beam Management for Beyond 52.6GHz</w:t>
      </w:r>
      <w:r w:rsidR="006B480F" w:rsidRPr="00523133">
        <w:rPr>
          <w:iCs/>
        </w:rPr>
        <w:tab/>
        <w:t>FUTUREWEI</w:t>
      </w:r>
    </w:p>
    <w:p w14:paraId="6E1CEF47" w14:textId="3FBDF009" w:rsidR="006B480F" w:rsidRPr="00523133" w:rsidRDefault="002328C4" w:rsidP="006B480F">
      <w:pPr>
        <w:rPr>
          <w:iCs/>
        </w:rPr>
      </w:pPr>
      <w:hyperlink r:id="rId1030" w:history="1">
        <w:r w:rsidR="004371F4">
          <w:rPr>
            <w:rStyle w:val="Hyperlink"/>
            <w:iCs/>
          </w:rPr>
          <w:t>R1-2201035</w:t>
        </w:r>
      </w:hyperlink>
      <w:r w:rsidR="006B480F" w:rsidRPr="00523133">
        <w:rPr>
          <w:iCs/>
        </w:rPr>
        <w:tab/>
        <w:t>Remaining issues for beam management for new SCSs</w:t>
      </w:r>
      <w:r w:rsidR="006B480F" w:rsidRPr="00523133">
        <w:rPr>
          <w:iCs/>
        </w:rPr>
        <w:tab/>
        <w:t>InterDigital, Inc.</w:t>
      </w:r>
    </w:p>
    <w:p w14:paraId="14AD82D7" w14:textId="3E024188" w:rsidR="006B480F" w:rsidRPr="00523133" w:rsidRDefault="002328C4" w:rsidP="006B480F">
      <w:pPr>
        <w:rPr>
          <w:iCs/>
        </w:rPr>
      </w:pPr>
      <w:hyperlink r:id="rId1031" w:history="1">
        <w:r w:rsidR="004371F4">
          <w:rPr>
            <w:rStyle w:val="Hyperlink"/>
            <w:iCs/>
          </w:rPr>
          <w:t>R1-2201087</w:t>
        </w:r>
      </w:hyperlink>
      <w:r w:rsidR="006B480F" w:rsidRPr="00523133">
        <w:rPr>
          <w:iCs/>
        </w:rPr>
        <w:tab/>
        <w:t>Remaining issues on beam management for new SCSs for NR operation from 52.6GHz to 71GHz</w:t>
      </w:r>
      <w:r w:rsidR="006B480F" w:rsidRPr="00523133">
        <w:rPr>
          <w:iCs/>
        </w:rPr>
        <w:tab/>
        <w:t>vivo</w:t>
      </w:r>
    </w:p>
    <w:p w14:paraId="5F811E03" w14:textId="2A48081C" w:rsidR="006B480F" w:rsidRPr="00523133" w:rsidRDefault="002328C4" w:rsidP="006B480F">
      <w:pPr>
        <w:rPr>
          <w:iCs/>
        </w:rPr>
      </w:pPr>
      <w:hyperlink r:id="rId1032" w:history="1">
        <w:r w:rsidR="004371F4">
          <w:rPr>
            <w:rStyle w:val="Hyperlink"/>
            <w:iCs/>
          </w:rPr>
          <w:t>R1-2201268</w:t>
        </w:r>
      </w:hyperlink>
      <w:r w:rsidR="006B480F" w:rsidRPr="00523133">
        <w:rPr>
          <w:iCs/>
        </w:rPr>
        <w:tab/>
        <w:t>Discussion on remaining issue for beam management for new SCSs</w:t>
      </w:r>
      <w:r w:rsidR="006B480F" w:rsidRPr="00523133">
        <w:rPr>
          <w:iCs/>
        </w:rPr>
        <w:tab/>
        <w:t>OPPO</w:t>
      </w:r>
    </w:p>
    <w:p w14:paraId="776943DC" w14:textId="0FD93669" w:rsidR="006B480F" w:rsidRPr="00523133" w:rsidRDefault="002328C4" w:rsidP="006B480F">
      <w:pPr>
        <w:rPr>
          <w:iCs/>
        </w:rPr>
      </w:pPr>
      <w:hyperlink r:id="rId1033" w:history="1">
        <w:r w:rsidR="004371F4">
          <w:rPr>
            <w:rStyle w:val="Hyperlink"/>
            <w:iCs/>
          </w:rPr>
          <w:t>R1-2201353</w:t>
        </w:r>
      </w:hyperlink>
      <w:r w:rsidR="006B480F" w:rsidRPr="00523133">
        <w:rPr>
          <w:iCs/>
        </w:rPr>
        <w:tab/>
        <w:t>Remaining issues on beam management for new SCSs for up to 71GHz operation</w:t>
      </w:r>
      <w:r w:rsidR="006B480F" w:rsidRPr="00523133">
        <w:rPr>
          <w:iCs/>
        </w:rPr>
        <w:tab/>
        <w:t>CATT</w:t>
      </w:r>
    </w:p>
    <w:p w14:paraId="1C5D48E8" w14:textId="0B463A3C" w:rsidR="006B480F" w:rsidRPr="00523133" w:rsidRDefault="002328C4" w:rsidP="006B480F">
      <w:pPr>
        <w:rPr>
          <w:iCs/>
        </w:rPr>
      </w:pPr>
      <w:hyperlink r:id="rId1034" w:history="1">
        <w:r w:rsidR="004371F4">
          <w:rPr>
            <w:rStyle w:val="Hyperlink"/>
            <w:iCs/>
          </w:rPr>
          <w:t>R1-2201391</w:t>
        </w:r>
      </w:hyperlink>
      <w:r w:rsidR="006B480F" w:rsidRPr="00523133">
        <w:rPr>
          <w:iCs/>
        </w:rPr>
        <w:tab/>
        <w:t>Remaining issues on the beam management for 52.6 to 71GHz</w:t>
      </w:r>
      <w:r w:rsidR="006B480F" w:rsidRPr="00523133">
        <w:rPr>
          <w:iCs/>
        </w:rPr>
        <w:tab/>
        <w:t>ZTE, Sanechips</w:t>
      </w:r>
    </w:p>
    <w:p w14:paraId="41C2BB08" w14:textId="2A83F188" w:rsidR="006B480F" w:rsidRPr="00523133" w:rsidRDefault="002328C4" w:rsidP="006B480F">
      <w:pPr>
        <w:rPr>
          <w:iCs/>
        </w:rPr>
      </w:pPr>
      <w:hyperlink r:id="rId1035" w:history="1">
        <w:r w:rsidR="004371F4">
          <w:rPr>
            <w:rStyle w:val="Hyperlink"/>
            <w:iCs/>
          </w:rPr>
          <w:t>R1-2201472</w:t>
        </w:r>
      </w:hyperlink>
      <w:r w:rsidR="006B480F" w:rsidRPr="00523133">
        <w:rPr>
          <w:iCs/>
        </w:rPr>
        <w:tab/>
        <w:t>Remaining issues on Beam based operation for new SCSs for NR in FR2-2</w:t>
      </w:r>
      <w:r w:rsidR="006B480F" w:rsidRPr="00523133">
        <w:rPr>
          <w:iCs/>
        </w:rPr>
        <w:tab/>
        <w:t>NTT DOCOMO, INC.</w:t>
      </w:r>
    </w:p>
    <w:p w14:paraId="668DF812" w14:textId="48EE834F" w:rsidR="006B480F" w:rsidRPr="00523133" w:rsidRDefault="002328C4" w:rsidP="006B480F">
      <w:pPr>
        <w:rPr>
          <w:iCs/>
        </w:rPr>
      </w:pPr>
      <w:hyperlink r:id="rId1036" w:history="1">
        <w:r w:rsidR="004371F4">
          <w:rPr>
            <w:rStyle w:val="Hyperlink"/>
            <w:iCs/>
          </w:rPr>
          <w:t>R1-2201577</w:t>
        </w:r>
      </w:hyperlink>
      <w:r w:rsidR="006B480F" w:rsidRPr="00523133">
        <w:rPr>
          <w:iCs/>
        </w:rPr>
        <w:tab/>
        <w:t>Remaining issues on beam management enhancement for NR Beyond 52.6GHz</w:t>
      </w:r>
      <w:r w:rsidR="006B480F" w:rsidRPr="00523133">
        <w:rPr>
          <w:iCs/>
        </w:rPr>
        <w:tab/>
        <w:t>Sony</w:t>
      </w:r>
    </w:p>
    <w:p w14:paraId="6F72C665" w14:textId="16FCCBA9" w:rsidR="006B480F" w:rsidRPr="00523133" w:rsidRDefault="002328C4" w:rsidP="006B480F">
      <w:pPr>
        <w:rPr>
          <w:iCs/>
        </w:rPr>
      </w:pPr>
      <w:hyperlink r:id="rId1037" w:history="1">
        <w:r w:rsidR="004371F4">
          <w:rPr>
            <w:rStyle w:val="Hyperlink"/>
            <w:iCs/>
          </w:rPr>
          <w:t>R1-2201664</w:t>
        </w:r>
      </w:hyperlink>
      <w:r w:rsidR="006B480F" w:rsidRPr="00523133">
        <w:rPr>
          <w:iCs/>
        </w:rPr>
        <w:tab/>
        <w:t>Beam Management Aspects</w:t>
      </w:r>
      <w:r w:rsidR="006B480F" w:rsidRPr="00523133">
        <w:rPr>
          <w:iCs/>
        </w:rPr>
        <w:tab/>
        <w:t>Nokia, Nokia Shanghai Bell</w:t>
      </w:r>
    </w:p>
    <w:p w14:paraId="2131F433" w14:textId="0F0BF13B" w:rsidR="006B480F" w:rsidRPr="00523133" w:rsidRDefault="002328C4" w:rsidP="006B480F">
      <w:pPr>
        <w:rPr>
          <w:iCs/>
        </w:rPr>
      </w:pPr>
      <w:hyperlink r:id="rId1038" w:history="1">
        <w:r w:rsidR="004371F4">
          <w:rPr>
            <w:rStyle w:val="Hyperlink"/>
            <w:iCs/>
          </w:rPr>
          <w:t>R1-2201690</w:t>
        </w:r>
      </w:hyperlink>
      <w:r w:rsidR="006B480F" w:rsidRPr="00523133">
        <w:rPr>
          <w:iCs/>
        </w:rPr>
        <w:tab/>
        <w:t>Discussion on Beam management aspects for extending NR up to 71 GHz</w:t>
      </w:r>
      <w:r w:rsidR="006B480F" w:rsidRPr="00523133">
        <w:rPr>
          <w:iCs/>
        </w:rPr>
        <w:tab/>
        <w:t>Intel Corporation</w:t>
      </w:r>
    </w:p>
    <w:p w14:paraId="14720466" w14:textId="1C573D6D" w:rsidR="006B480F" w:rsidRPr="00523133" w:rsidRDefault="002328C4" w:rsidP="006B480F">
      <w:pPr>
        <w:rPr>
          <w:iCs/>
        </w:rPr>
      </w:pPr>
      <w:hyperlink r:id="rId1039" w:history="1">
        <w:r w:rsidR="004371F4">
          <w:rPr>
            <w:rStyle w:val="Hyperlink"/>
            <w:iCs/>
          </w:rPr>
          <w:t>R1-2201738</w:t>
        </w:r>
      </w:hyperlink>
      <w:r w:rsidR="006B480F" w:rsidRPr="00523133">
        <w:rPr>
          <w:iCs/>
        </w:rPr>
        <w:tab/>
        <w:t>Beam Management for New SCSs</w:t>
      </w:r>
      <w:r w:rsidR="006B480F" w:rsidRPr="00523133">
        <w:rPr>
          <w:iCs/>
        </w:rPr>
        <w:tab/>
        <w:t>Ericsson</w:t>
      </w:r>
    </w:p>
    <w:p w14:paraId="751F758C" w14:textId="0CE2678C" w:rsidR="006B480F" w:rsidRPr="00523133" w:rsidRDefault="002328C4" w:rsidP="006B480F">
      <w:pPr>
        <w:rPr>
          <w:iCs/>
        </w:rPr>
      </w:pPr>
      <w:hyperlink r:id="rId1040" w:history="1">
        <w:r w:rsidR="004371F4">
          <w:rPr>
            <w:rStyle w:val="Hyperlink"/>
            <w:iCs/>
          </w:rPr>
          <w:t>R1-2201766</w:t>
        </w:r>
      </w:hyperlink>
      <w:r w:rsidR="006B480F" w:rsidRPr="00523133">
        <w:rPr>
          <w:iCs/>
        </w:rPr>
        <w:tab/>
        <w:t>Beam Management for New SCSs</w:t>
      </w:r>
      <w:r w:rsidR="006B480F" w:rsidRPr="00523133">
        <w:rPr>
          <w:iCs/>
        </w:rPr>
        <w:tab/>
        <w:t>Apple</w:t>
      </w:r>
    </w:p>
    <w:p w14:paraId="52ED7A6A" w14:textId="3D385D8E" w:rsidR="006B480F" w:rsidRPr="00523133" w:rsidRDefault="002328C4" w:rsidP="006B480F">
      <w:pPr>
        <w:rPr>
          <w:iCs/>
        </w:rPr>
      </w:pPr>
      <w:hyperlink r:id="rId1041" w:history="1">
        <w:r w:rsidR="004371F4">
          <w:rPr>
            <w:rStyle w:val="Hyperlink"/>
            <w:iCs/>
          </w:rPr>
          <w:t>R1-2201942</w:t>
        </w:r>
      </w:hyperlink>
      <w:r w:rsidR="006B480F" w:rsidRPr="00523133">
        <w:rPr>
          <w:iCs/>
        </w:rPr>
        <w:tab/>
        <w:t>Maintenance on beam management for new SCSs</w:t>
      </w:r>
      <w:r w:rsidR="006B480F" w:rsidRPr="00523133">
        <w:rPr>
          <w:iCs/>
        </w:rPr>
        <w:tab/>
        <w:t>Xiaomi</w:t>
      </w:r>
    </w:p>
    <w:p w14:paraId="7B7E0667" w14:textId="487740A4" w:rsidR="006B480F" w:rsidRPr="00523133" w:rsidRDefault="002328C4" w:rsidP="006B480F">
      <w:pPr>
        <w:rPr>
          <w:iCs/>
        </w:rPr>
      </w:pPr>
      <w:hyperlink r:id="rId1042" w:history="1">
        <w:r w:rsidR="004371F4">
          <w:rPr>
            <w:rStyle w:val="Hyperlink"/>
            <w:iCs/>
          </w:rPr>
          <w:t>R1-2202006</w:t>
        </w:r>
      </w:hyperlink>
      <w:r w:rsidR="006B480F" w:rsidRPr="00523133">
        <w:rPr>
          <w:iCs/>
        </w:rPr>
        <w:tab/>
        <w:t>Maintenance on beam management for new SCSs for NR from 52.6 GHz to 71 GHz</w:t>
      </w:r>
      <w:r w:rsidR="006B480F" w:rsidRPr="00523133">
        <w:rPr>
          <w:iCs/>
        </w:rPr>
        <w:tab/>
        <w:t>Samsung</w:t>
      </w:r>
    </w:p>
    <w:p w14:paraId="2CC88BB7" w14:textId="18511548" w:rsidR="006B480F" w:rsidRPr="00523133" w:rsidRDefault="002328C4" w:rsidP="006B480F">
      <w:pPr>
        <w:rPr>
          <w:iCs/>
        </w:rPr>
      </w:pPr>
      <w:hyperlink r:id="rId1043" w:history="1">
        <w:r w:rsidR="004371F4">
          <w:rPr>
            <w:rStyle w:val="Hyperlink"/>
            <w:iCs/>
          </w:rPr>
          <w:t>R1-2202073</w:t>
        </w:r>
      </w:hyperlink>
      <w:r w:rsidR="006B480F" w:rsidRPr="00523133">
        <w:rPr>
          <w:iCs/>
        </w:rPr>
        <w:tab/>
        <w:t>Remaining discussion on beam management for 52.6-71 GHz NR operation</w:t>
      </w:r>
      <w:r w:rsidR="006B480F" w:rsidRPr="00523133">
        <w:rPr>
          <w:iCs/>
        </w:rPr>
        <w:tab/>
        <w:t>MediaTek Inc.</w:t>
      </w:r>
    </w:p>
    <w:p w14:paraId="24A4AD58" w14:textId="6CA4DDCD" w:rsidR="006B480F" w:rsidRPr="00523133" w:rsidRDefault="002328C4" w:rsidP="006B480F">
      <w:pPr>
        <w:rPr>
          <w:iCs/>
        </w:rPr>
      </w:pPr>
      <w:hyperlink r:id="rId1044" w:history="1">
        <w:r w:rsidR="004371F4">
          <w:rPr>
            <w:rStyle w:val="Hyperlink"/>
            <w:iCs/>
          </w:rPr>
          <w:t>R1-2202131</w:t>
        </w:r>
      </w:hyperlink>
      <w:r w:rsidR="006B480F" w:rsidRPr="00523133">
        <w:rPr>
          <w:iCs/>
        </w:rPr>
        <w:tab/>
        <w:t>Beam manag</w:t>
      </w:r>
      <w:r w:rsidR="003D094E">
        <w:rPr>
          <w:iCs/>
        </w:rPr>
        <w:t>e</w:t>
      </w:r>
      <w:r w:rsidR="006B480F" w:rsidRPr="00523133">
        <w:rPr>
          <w:iCs/>
        </w:rPr>
        <w:t>ment for new SCS</w:t>
      </w:r>
      <w:r w:rsidR="006B480F" w:rsidRPr="00523133">
        <w:rPr>
          <w:iCs/>
        </w:rPr>
        <w:tab/>
        <w:t>Qualcomm Incorporated</w:t>
      </w:r>
    </w:p>
    <w:p w14:paraId="5C9AD5D8" w14:textId="2C0F6CF6" w:rsidR="006B480F" w:rsidRPr="00523133" w:rsidRDefault="002328C4" w:rsidP="006B480F">
      <w:pPr>
        <w:rPr>
          <w:iCs/>
        </w:rPr>
      </w:pPr>
      <w:hyperlink r:id="rId1045" w:history="1">
        <w:r w:rsidR="004371F4">
          <w:rPr>
            <w:rStyle w:val="Hyperlink"/>
            <w:iCs/>
          </w:rPr>
          <w:t>R1-2202337</w:t>
        </w:r>
      </w:hyperlink>
      <w:r w:rsidR="006B480F" w:rsidRPr="00523133">
        <w:rPr>
          <w:iCs/>
        </w:rPr>
        <w:tab/>
        <w:t>Enhancements for beam management to support NR above 52.6 GHz</w:t>
      </w:r>
      <w:r w:rsidR="006B480F" w:rsidRPr="00523133">
        <w:rPr>
          <w:iCs/>
        </w:rPr>
        <w:tab/>
        <w:t>LG Electronics</w:t>
      </w:r>
    </w:p>
    <w:p w14:paraId="0160DEC2" w14:textId="7C4E70E5" w:rsidR="00996714" w:rsidRDefault="00996714" w:rsidP="00996714"/>
    <w:p w14:paraId="105A7969" w14:textId="77777777" w:rsidR="00996714" w:rsidRPr="00206FD7" w:rsidRDefault="00996714" w:rsidP="00996714">
      <w:pPr>
        <w:rPr>
          <w:lang w:eastAsia="x-none"/>
        </w:rPr>
      </w:pPr>
      <w:r w:rsidRPr="00206FD7">
        <w:rPr>
          <w:lang w:eastAsia="x-none"/>
        </w:rPr>
        <w:t>[108-e-NR-52-71GHz-04] – Youngwoo (InterDigital)</w:t>
      </w:r>
    </w:p>
    <w:p w14:paraId="0E1CD66C" w14:textId="2D14C1C5" w:rsidR="00996714" w:rsidRPr="00206FD7" w:rsidRDefault="00996714" w:rsidP="00996714">
      <w:pPr>
        <w:rPr>
          <w:lang w:eastAsia="x-none"/>
        </w:rPr>
      </w:pPr>
      <w:r w:rsidRPr="00206FD7">
        <w:rPr>
          <w:lang w:eastAsia="x-none"/>
        </w:rPr>
        <w:t>Email discussion for maintenance on beam management for new SCSs</w:t>
      </w:r>
    </w:p>
    <w:p w14:paraId="035A94F3" w14:textId="77777777" w:rsidR="00996714" w:rsidRPr="00206FD7" w:rsidRDefault="00996714" w:rsidP="00996714">
      <w:pPr>
        <w:numPr>
          <w:ilvl w:val="0"/>
          <w:numId w:val="60"/>
        </w:numPr>
        <w:rPr>
          <w:lang w:eastAsia="x-none"/>
        </w:rPr>
      </w:pPr>
      <w:r w:rsidRPr="00206FD7">
        <w:rPr>
          <w:rFonts w:hint="eastAsia"/>
          <w:lang w:eastAsia="x-none"/>
        </w:rPr>
        <w:t>1</w:t>
      </w:r>
      <w:r w:rsidRPr="00206FD7">
        <w:rPr>
          <w:rFonts w:hint="eastAsia"/>
          <w:vertAlign w:val="superscript"/>
          <w:lang w:eastAsia="x-none"/>
        </w:rPr>
        <w:t>st</w:t>
      </w:r>
      <w:r w:rsidRPr="00206FD7">
        <w:rPr>
          <w:rFonts w:hint="eastAsia"/>
          <w:lang w:eastAsia="x-none"/>
        </w:rPr>
        <w:t xml:space="preserve"> check point: </w:t>
      </w:r>
      <w:r w:rsidRPr="00206FD7">
        <w:t>February</w:t>
      </w:r>
      <w:r w:rsidRPr="00206FD7">
        <w:rPr>
          <w:rFonts w:hint="eastAsia"/>
        </w:rPr>
        <w:t xml:space="preserve"> </w:t>
      </w:r>
      <w:r w:rsidRPr="00206FD7">
        <w:t>25</w:t>
      </w:r>
    </w:p>
    <w:p w14:paraId="4510EC18" w14:textId="77777777" w:rsidR="00996714" w:rsidRPr="00206FD7" w:rsidRDefault="00996714" w:rsidP="00996714">
      <w:pPr>
        <w:numPr>
          <w:ilvl w:val="0"/>
          <w:numId w:val="60"/>
        </w:numPr>
        <w:rPr>
          <w:lang w:eastAsia="x-none"/>
        </w:rPr>
      </w:pPr>
      <w:r w:rsidRPr="00206FD7">
        <w:rPr>
          <w:lang w:eastAsia="x-none"/>
        </w:rPr>
        <w:t>Final</w:t>
      </w:r>
      <w:r w:rsidRPr="00206FD7">
        <w:rPr>
          <w:rFonts w:hint="eastAsia"/>
          <w:lang w:eastAsia="x-none"/>
        </w:rPr>
        <w:t xml:space="preserve"> check point: </w:t>
      </w:r>
      <w:r w:rsidRPr="00206FD7">
        <w:t>March 3</w:t>
      </w:r>
    </w:p>
    <w:p w14:paraId="1473A026" w14:textId="74DAD933" w:rsidR="00206FD7" w:rsidRPr="00206FD7" w:rsidRDefault="002328C4" w:rsidP="00206FD7">
      <w:pPr>
        <w:rPr>
          <w:b/>
          <w:bCs/>
          <w:iCs/>
        </w:rPr>
      </w:pPr>
      <w:hyperlink r:id="rId1046" w:history="1">
        <w:r w:rsidR="004371F4">
          <w:rPr>
            <w:rStyle w:val="Hyperlink"/>
            <w:b/>
            <w:bCs/>
            <w:iCs/>
          </w:rPr>
          <w:t>R1-2201036</w:t>
        </w:r>
      </w:hyperlink>
      <w:r w:rsidR="00206FD7" w:rsidRPr="00206FD7">
        <w:rPr>
          <w:b/>
          <w:bCs/>
          <w:iCs/>
        </w:rPr>
        <w:tab/>
        <w:t>Discussion Summary #1 for Beam Management for new SCSs</w:t>
      </w:r>
      <w:r w:rsidR="00206FD7" w:rsidRPr="00206FD7">
        <w:rPr>
          <w:b/>
          <w:bCs/>
          <w:iCs/>
        </w:rPr>
        <w:tab/>
        <w:t>Moderator (InterDigital, Inc.)</w:t>
      </w:r>
    </w:p>
    <w:p w14:paraId="684DF8C7" w14:textId="3ECE4AB0" w:rsidR="00996714" w:rsidRDefault="007C65FB" w:rsidP="00996714">
      <w:r>
        <w:t>From Mar 2</w:t>
      </w:r>
      <w:r w:rsidRPr="007C65FB">
        <w:rPr>
          <w:vertAlign w:val="superscript"/>
        </w:rPr>
        <w:t>nd</w:t>
      </w:r>
      <w:r>
        <w:t xml:space="preserve"> GTW session</w:t>
      </w:r>
    </w:p>
    <w:p w14:paraId="168164DC" w14:textId="77777777" w:rsidR="007C65FB" w:rsidRPr="007C65FB" w:rsidRDefault="007C65FB" w:rsidP="007C65FB">
      <w:pPr>
        <w:rPr>
          <w:rFonts w:ascii="Times New Roman" w:hAnsi="Times New Roman"/>
          <w:bCs/>
        </w:rPr>
      </w:pPr>
      <w:r w:rsidRPr="007C65FB">
        <w:rPr>
          <w:rFonts w:ascii="Times New Roman" w:hAnsi="Times New Roman"/>
          <w:bCs/>
          <w:highlight w:val="green"/>
        </w:rPr>
        <w:t>Agreement</w:t>
      </w:r>
    </w:p>
    <w:p w14:paraId="7D06FB59" w14:textId="77777777" w:rsidR="007C65FB" w:rsidRPr="00BB59C8" w:rsidRDefault="007C65FB" w:rsidP="007C65FB">
      <w:pPr>
        <w:rPr>
          <w:rFonts w:ascii="Times New Roman" w:hAnsi="Times New Roman"/>
        </w:rPr>
      </w:pPr>
      <w:r>
        <w:rPr>
          <w:rFonts w:ascii="Times New Roman" w:hAnsi="Times New Roman"/>
        </w:rPr>
        <w:t>TP#1 below is endorsed for TS 38.214</w:t>
      </w:r>
    </w:p>
    <w:p w14:paraId="0FE584B7" w14:textId="77777777" w:rsidR="007C65FB" w:rsidRPr="00BB59C8" w:rsidRDefault="007C65FB" w:rsidP="00F44FD9">
      <w:pPr>
        <w:pStyle w:val="ListParagraph"/>
        <w:numPr>
          <w:ilvl w:val="0"/>
          <w:numId w:val="198"/>
        </w:numPr>
      </w:pPr>
      <w:r w:rsidRPr="00BB59C8">
        <w:t>RAN1 continues discussion to down-select between the following Alt1 and Alt2.</w:t>
      </w:r>
    </w:p>
    <w:p w14:paraId="73210BDC" w14:textId="77777777" w:rsidR="007C65FB" w:rsidRPr="007C65FB" w:rsidRDefault="007C65FB" w:rsidP="00F44FD9">
      <w:pPr>
        <w:pStyle w:val="ListParagraph"/>
        <w:numPr>
          <w:ilvl w:val="1"/>
          <w:numId w:val="198"/>
        </w:numPr>
      </w:pPr>
      <w:r w:rsidRPr="00BB59C8">
        <w:t>Alt1) The applied TCI states can be updated using unified TCI framework within the span of multi-PDSCH</w:t>
      </w:r>
    </w:p>
    <w:p w14:paraId="55D0FDA4" w14:textId="77777777" w:rsidR="007C65FB" w:rsidRPr="003643BA" w:rsidRDefault="007C65FB" w:rsidP="00F44FD9">
      <w:pPr>
        <w:pStyle w:val="ListParagraph"/>
        <w:numPr>
          <w:ilvl w:val="1"/>
          <w:numId w:val="198"/>
        </w:numPr>
      </w:pPr>
      <w:r w:rsidRPr="00BB59C8">
        <w:t>Alt2) The applied TCI states cannot be updated using unified TCI framework within the span of multi-PDSCH</w:t>
      </w:r>
    </w:p>
    <w:p w14:paraId="4D9F6D32" w14:textId="77777777" w:rsidR="007C65FB" w:rsidRPr="00BB59C8" w:rsidRDefault="007C65FB" w:rsidP="00F44FD9">
      <w:pPr>
        <w:pStyle w:val="ListParagraph"/>
        <w:numPr>
          <w:ilvl w:val="1"/>
          <w:numId w:val="198"/>
        </w:numPr>
      </w:pPr>
      <w:r>
        <w:t>Note: coordination with Rel-17 MIMO WI is allowed as necessary</w:t>
      </w:r>
    </w:p>
    <w:p w14:paraId="6F2F24A5" w14:textId="77777777" w:rsidR="007C65FB" w:rsidRDefault="007C65FB" w:rsidP="007C65FB">
      <w:pPr>
        <w:rPr>
          <w:b/>
          <w:bCs/>
        </w:rPr>
      </w:pPr>
      <w:r>
        <w:rPr>
          <w:b/>
          <w:bCs/>
        </w:rPr>
        <w:t>TP#1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2"/>
      </w:tblGrid>
      <w:tr w:rsidR="007C65FB" w:rsidRPr="007C65FB" w14:paraId="56FE3345" w14:textId="77777777" w:rsidTr="00B16261">
        <w:tc>
          <w:tcPr>
            <w:tcW w:w="9962" w:type="dxa"/>
            <w:shd w:val="clear" w:color="auto" w:fill="auto"/>
          </w:tcPr>
          <w:p w14:paraId="7E9DC167" w14:textId="10891E11" w:rsidR="007C65FB" w:rsidRPr="007C65FB" w:rsidRDefault="007C65FB" w:rsidP="007C65FB">
            <w:pPr>
              <w:rPr>
                <w:rFonts w:ascii="Arial" w:hAnsi="Arial" w:cs="Arial"/>
                <w:b/>
                <w:bCs/>
                <w:sz w:val="16"/>
                <w:szCs w:val="16"/>
              </w:rPr>
            </w:pPr>
            <w:r w:rsidRPr="007C65FB">
              <w:rPr>
                <w:rFonts w:ascii="Arial" w:hAnsi="Arial" w:cs="Arial"/>
                <w:b/>
                <w:bCs/>
                <w:sz w:val="16"/>
                <w:szCs w:val="16"/>
              </w:rPr>
              <w:t>5.1.5</w:t>
            </w:r>
            <w:r w:rsidRPr="007C65FB">
              <w:rPr>
                <w:rFonts w:ascii="Arial" w:hAnsi="Arial" w:cs="Arial"/>
                <w:b/>
                <w:bCs/>
                <w:sz w:val="16"/>
                <w:szCs w:val="16"/>
              </w:rPr>
              <w:tab/>
              <w:t>Antenna ports quasi co-location</w:t>
            </w:r>
          </w:p>
          <w:p w14:paraId="0511892D" w14:textId="77777777" w:rsidR="007C65FB" w:rsidRPr="007C65FB" w:rsidRDefault="007C65FB" w:rsidP="007C65FB">
            <w:pPr>
              <w:pStyle w:val="BodyText"/>
              <w:spacing w:after="0" w:line="231" w:lineRule="atLeast"/>
              <w:jc w:val="center"/>
              <w:rPr>
                <w:rFonts w:ascii="Arial" w:hAnsi="Arial" w:cs="Arial"/>
                <w:sz w:val="16"/>
                <w:szCs w:val="16"/>
              </w:rPr>
            </w:pPr>
            <w:r w:rsidRPr="007C65FB">
              <w:rPr>
                <w:rFonts w:ascii="Arial" w:hAnsi="Arial" w:cs="Arial"/>
                <w:color w:val="FF0000"/>
                <w:sz w:val="16"/>
                <w:szCs w:val="16"/>
              </w:rPr>
              <w:t>*** Unchanged text omitted ***</w:t>
            </w:r>
          </w:p>
          <w:p w14:paraId="0CC84776" w14:textId="77777777" w:rsidR="007C65FB" w:rsidRPr="007C65FB" w:rsidRDefault="007C65FB" w:rsidP="007C65FB">
            <w:pPr>
              <w:rPr>
                <w:rFonts w:ascii="Arial" w:hAnsi="Arial" w:cs="Arial"/>
                <w:sz w:val="16"/>
                <w:szCs w:val="16"/>
              </w:rPr>
            </w:pPr>
            <w:r w:rsidRPr="007C65FB">
              <w:rPr>
                <w:rFonts w:ascii="Arial" w:hAnsi="Arial" w:cs="Arial"/>
                <w:sz w:val="16"/>
                <w:szCs w:val="16"/>
              </w:rPr>
              <w:t>When the UE is configured with a single slot PDSCH, the indicated TCI state</w:t>
            </w:r>
            <w:r w:rsidRPr="007C65FB">
              <w:rPr>
                <w:rStyle w:val="apple-converted-space"/>
                <w:rFonts w:ascii="Arial" w:hAnsi="Arial" w:cs="Arial"/>
                <w:sz w:val="16"/>
                <w:szCs w:val="16"/>
              </w:rPr>
              <w:t> </w:t>
            </w:r>
            <w:r w:rsidRPr="007C65FB">
              <w:rPr>
                <w:rFonts w:ascii="Arial" w:hAnsi="Arial" w:cs="Arial"/>
                <w:sz w:val="16"/>
                <w:szCs w:val="16"/>
              </w:rPr>
              <w:t>should be based on the activated</w:t>
            </w:r>
            <w:r w:rsidRPr="007C65FB">
              <w:rPr>
                <w:rStyle w:val="apple-converted-space"/>
                <w:rFonts w:ascii="Arial" w:hAnsi="Arial" w:cs="Arial"/>
                <w:sz w:val="16"/>
                <w:szCs w:val="16"/>
              </w:rPr>
              <w:t> </w:t>
            </w:r>
            <w:r w:rsidRPr="007C65FB">
              <w:rPr>
                <w:rFonts w:ascii="Arial" w:hAnsi="Arial" w:cs="Arial"/>
                <w:sz w:val="16"/>
                <w:szCs w:val="16"/>
              </w:rPr>
              <w:t>TCI states in the slot with the scheduled PDSCH. When the UE is configured with a multi-slot PDSCH</w:t>
            </w:r>
            <w:r w:rsidRPr="007C65FB">
              <w:rPr>
                <w:rStyle w:val="apple-converted-space"/>
                <w:rFonts w:ascii="Arial" w:hAnsi="Arial" w:cs="Arial"/>
                <w:sz w:val="16"/>
                <w:szCs w:val="16"/>
              </w:rPr>
              <w:t> </w:t>
            </w:r>
            <w:r w:rsidRPr="007C65FB">
              <w:rPr>
                <w:rFonts w:ascii="Arial" w:hAnsi="Arial" w:cs="Arial"/>
                <w:color w:val="FF0000"/>
                <w:sz w:val="16"/>
                <w:szCs w:val="16"/>
              </w:rPr>
              <w:t>or the</w:t>
            </w:r>
            <w:r w:rsidRPr="007C65FB">
              <w:rPr>
                <w:rStyle w:val="apple-converted-space"/>
                <w:rFonts w:ascii="Arial" w:hAnsi="Arial" w:cs="Arial"/>
                <w:color w:val="FF0000"/>
                <w:sz w:val="16"/>
                <w:szCs w:val="16"/>
              </w:rPr>
              <w:t> </w:t>
            </w:r>
            <w:r w:rsidRPr="007C65FB">
              <w:rPr>
                <w:rFonts w:ascii="Arial" w:hAnsi="Arial" w:cs="Arial"/>
                <w:color w:val="FF0000"/>
                <w:sz w:val="16"/>
                <w:szCs w:val="16"/>
              </w:rPr>
              <w:t>UE is configured with higher</w:t>
            </w:r>
            <w:r w:rsidRPr="007C65FB">
              <w:rPr>
                <w:rStyle w:val="apple-converted-space"/>
                <w:rFonts w:ascii="Arial" w:hAnsi="Arial" w:cs="Arial"/>
                <w:color w:val="FF0000"/>
                <w:sz w:val="16"/>
                <w:szCs w:val="16"/>
              </w:rPr>
              <w:t> </w:t>
            </w:r>
            <w:r w:rsidRPr="007C65FB">
              <w:rPr>
                <w:rFonts w:ascii="Arial" w:hAnsi="Arial" w:cs="Arial"/>
                <w:color w:val="FF0000"/>
                <w:sz w:val="16"/>
                <w:szCs w:val="16"/>
              </w:rPr>
              <w:t>layer parameter [</w:t>
            </w:r>
            <w:r w:rsidRPr="007C65FB">
              <w:rPr>
                <w:rFonts w:ascii="Arial" w:hAnsi="Arial" w:cs="Arial"/>
                <w:i/>
                <w:iCs/>
                <w:color w:val="FF0000"/>
                <w:sz w:val="16"/>
                <w:szCs w:val="16"/>
              </w:rPr>
              <w:t>pdsch-TimeDomainAllocationListForMultiPDSCH-r17</w:t>
            </w:r>
            <w:r w:rsidRPr="007C65FB">
              <w:rPr>
                <w:rFonts w:ascii="Arial" w:hAnsi="Arial" w:cs="Arial"/>
                <w:color w:val="FF0000"/>
                <w:sz w:val="16"/>
                <w:szCs w:val="16"/>
              </w:rPr>
              <w:t>]</w:t>
            </w:r>
            <w:r w:rsidRPr="007C65FB">
              <w:rPr>
                <w:rFonts w:ascii="Arial" w:hAnsi="Arial" w:cs="Arial"/>
                <w:sz w:val="16"/>
                <w:szCs w:val="16"/>
              </w:rPr>
              <w:t>, the</w:t>
            </w:r>
            <w:r w:rsidRPr="007C65FB">
              <w:rPr>
                <w:rStyle w:val="apple-converted-space"/>
                <w:rFonts w:ascii="Arial" w:hAnsi="Arial" w:cs="Arial"/>
                <w:sz w:val="16"/>
                <w:szCs w:val="16"/>
              </w:rPr>
              <w:t> </w:t>
            </w:r>
            <w:r w:rsidRPr="007C65FB">
              <w:rPr>
                <w:rFonts w:ascii="Arial" w:hAnsi="Arial" w:cs="Arial"/>
                <w:sz w:val="16"/>
                <w:szCs w:val="16"/>
              </w:rPr>
              <w:t>indicated TCI state should be based on the activated TCI states in the first slot with the scheduled PDSCH</w:t>
            </w:r>
            <w:r w:rsidRPr="007C65FB">
              <w:rPr>
                <w:rFonts w:ascii="Arial" w:hAnsi="Arial" w:cs="Arial"/>
                <w:color w:val="FF0000"/>
                <w:sz w:val="16"/>
                <w:szCs w:val="16"/>
              </w:rPr>
              <w:t>(s)</w:t>
            </w:r>
            <w:r w:rsidRPr="007C65FB">
              <w:rPr>
                <w:rFonts w:ascii="Arial" w:hAnsi="Arial" w:cs="Arial"/>
                <w:sz w:val="16"/>
                <w:szCs w:val="16"/>
              </w:rPr>
              <w:t>,</w:t>
            </w:r>
            <w:r w:rsidRPr="007C65FB">
              <w:rPr>
                <w:rStyle w:val="apple-converted-space"/>
                <w:rFonts w:ascii="Arial" w:hAnsi="Arial" w:cs="Arial"/>
                <w:sz w:val="16"/>
                <w:szCs w:val="16"/>
              </w:rPr>
              <w:t> </w:t>
            </w:r>
            <w:r w:rsidRPr="007C65FB">
              <w:rPr>
                <w:rFonts w:ascii="Arial" w:hAnsi="Arial" w:cs="Arial"/>
                <w:sz w:val="16"/>
                <w:szCs w:val="16"/>
              </w:rPr>
              <w:t>and UE shall expect the activated TCI states are the same across the slots with the scheduled PDSCH</w:t>
            </w:r>
            <w:r w:rsidRPr="007C65FB">
              <w:rPr>
                <w:rFonts w:ascii="Arial" w:hAnsi="Arial" w:cs="Arial"/>
                <w:color w:val="FF0000"/>
                <w:sz w:val="16"/>
                <w:szCs w:val="16"/>
              </w:rPr>
              <w:t>(s)</w:t>
            </w:r>
            <w:r w:rsidRPr="007C65FB">
              <w:rPr>
                <w:rFonts w:ascii="Arial" w:hAnsi="Arial" w:cs="Arial"/>
                <w:sz w:val="16"/>
                <w:szCs w:val="16"/>
              </w:rPr>
              <w:t>. When the</w:t>
            </w:r>
            <w:r w:rsidRPr="007C65FB">
              <w:rPr>
                <w:rStyle w:val="apple-converted-space"/>
                <w:rFonts w:ascii="Arial" w:hAnsi="Arial" w:cs="Arial"/>
                <w:sz w:val="16"/>
                <w:szCs w:val="16"/>
              </w:rPr>
              <w:t> </w:t>
            </w:r>
            <w:r w:rsidRPr="007C65FB">
              <w:rPr>
                <w:rFonts w:ascii="Arial" w:hAnsi="Arial" w:cs="Arial"/>
                <w:sz w:val="16"/>
                <w:szCs w:val="16"/>
              </w:rPr>
              <w:t>UE is configured with CORESET associated with a search space set for cross-carrier scheduling and the UE is</w:t>
            </w:r>
            <w:r w:rsidRPr="007C65FB">
              <w:rPr>
                <w:rStyle w:val="apple-converted-space"/>
                <w:rFonts w:ascii="Arial" w:hAnsi="Arial" w:cs="Arial"/>
                <w:sz w:val="16"/>
                <w:szCs w:val="16"/>
              </w:rPr>
              <w:t> </w:t>
            </w:r>
            <w:r w:rsidRPr="007C65FB">
              <w:rPr>
                <w:rFonts w:ascii="Arial" w:hAnsi="Arial" w:cs="Arial"/>
                <w:sz w:val="16"/>
                <w:szCs w:val="16"/>
              </w:rPr>
              <w:t>not configured with</w:t>
            </w:r>
            <w:r w:rsidRPr="007C65FB">
              <w:rPr>
                <w:rStyle w:val="apple-converted-space"/>
                <w:rFonts w:ascii="Arial" w:hAnsi="Arial" w:cs="Arial"/>
                <w:sz w:val="16"/>
                <w:szCs w:val="16"/>
              </w:rPr>
              <w:t> </w:t>
            </w:r>
            <w:r w:rsidRPr="007C65FB">
              <w:rPr>
                <w:rFonts w:ascii="Arial" w:hAnsi="Arial" w:cs="Arial"/>
                <w:i/>
                <w:iCs/>
                <w:sz w:val="16"/>
                <w:szCs w:val="16"/>
              </w:rPr>
              <w:t>enableDefaultBeamForCCS</w:t>
            </w:r>
            <w:r w:rsidRPr="007C65FB">
              <w:rPr>
                <w:rFonts w:ascii="Arial" w:hAnsi="Arial" w:cs="Arial"/>
                <w:sz w:val="16"/>
                <w:szCs w:val="16"/>
              </w:rPr>
              <w:t>, the UE expects</w:t>
            </w:r>
            <w:r w:rsidRPr="007C65FB">
              <w:rPr>
                <w:rStyle w:val="apple-converted-space"/>
                <w:rFonts w:ascii="Arial" w:hAnsi="Arial" w:cs="Arial"/>
                <w:sz w:val="16"/>
                <w:szCs w:val="16"/>
              </w:rPr>
              <w:t> </w:t>
            </w:r>
            <w:r w:rsidRPr="007C65FB">
              <w:rPr>
                <w:rFonts w:ascii="Arial" w:hAnsi="Arial" w:cs="Arial"/>
                <w:i/>
                <w:iCs/>
                <w:sz w:val="16"/>
                <w:szCs w:val="16"/>
              </w:rPr>
              <w:t>tci-PresentInDCI</w:t>
            </w:r>
            <w:r w:rsidRPr="007C65FB">
              <w:rPr>
                <w:rStyle w:val="apple-converted-space"/>
                <w:rFonts w:ascii="Arial" w:hAnsi="Arial" w:cs="Arial"/>
                <w:iCs/>
                <w:sz w:val="16"/>
                <w:szCs w:val="16"/>
              </w:rPr>
              <w:t> </w:t>
            </w:r>
            <w:r w:rsidRPr="007C65FB">
              <w:rPr>
                <w:rFonts w:ascii="Arial" w:hAnsi="Arial" w:cs="Arial"/>
                <w:sz w:val="16"/>
                <w:szCs w:val="16"/>
              </w:rPr>
              <w:t>is set as 'enabled' or</w:t>
            </w:r>
            <w:r w:rsidRPr="007C65FB">
              <w:rPr>
                <w:rStyle w:val="apple-converted-space"/>
                <w:rFonts w:ascii="Arial" w:hAnsi="Arial" w:cs="Arial"/>
                <w:sz w:val="16"/>
                <w:szCs w:val="16"/>
              </w:rPr>
              <w:t> </w:t>
            </w:r>
            <w:r w:rsidRPr="007C65FB">
              <w:rPr>
                <w:rFonts w:ascii="Arial" w:hAnsi="Arial" w:cs="Arial"/>
                <w:i/>
                <w:iCs/>
                <w:sz w:val="16"/>
                <w:szCs w:val="16"/>
              </w:rPr>
              <w:t>tci-PresentDCI-1-2</w:t>
            </w:r>
            <w:r w:rsidRPr="007C65FB">
              <w:rPr>
                <w:rStyle w:val="apple-converted-space"/>
                <w:rFonts w:ascii="Arial" w:hAnsi="Arial" w:cs="Arial"/>
                <w:iCs/>
                <w:sz w:val="16"/>
                <w:szCs w:val="16"/>
              </w:rPr>
              <w:t> </w:t>
            </w:r>
            <w:r w:rsidRPr="007C65FB">
              <w:rPr>
                <w:rFonts w:ascii="Arial" w:hAnsi="Arial" w:cs="Arial"/>
                <w:sz w:val="16"/>
                <w:szCs w:val="16"/>
              </w:rPr>
              <w:t>is configured for the CORESET, and if one or more of the TCI states configured for the serving cell scheduled by the search space set contains</w:t>
            </w:r>
            <w:r w:rsidRPr="007C65FB">
              <w:rPr>
                <w:rStyle w:val="apple-converted-space"/>
                <w:rFonts w:ascii="Arial" w:hAnsi="Arial" w:cs="Arial"/>
                <w:sz w:val="16"/>
                <w:szCs w:val="16"/>
              </w:rPr>
              <w:t> </w:t>
            </w:r>
            <w:r w:rsidRPr="007C65FB">
              <w:rPr>
                <w:rFonts w:ascii="Arial" w:hAnsi="Arial" w:cs="Arial"/>
                <w:i/>
                <w:iCs/>
                <w:sz w:val="16"/>
                <w:szCs w:val="16"/>
              </w:rPr>
              <w:t>qcl-Type</w:t>
            </w:r>
            <w:r w:rsidRPr="007C65FB">
              <w:rPr>
                <w:rStyle w:val="apple-converted-space"/>
                <w:rFonts w:ascii="Arial" w:hAnsi="Arial" w:cs="Arial"/>
                <w:sz w:val="16"/>
                <w:szCs w:val="16"/>
              </w:rPr>
              <w:t> </w:t>
            </w:r>
            <w:r w:rsidRPr="007C65FB">
              <w:rPr>
                <w:rFonts w:ascii="Arial" w:hAnsi="Arial" w:cs="Arial"/>
                <w:sz w:val="16"/>
                <w:szCs w:val="16"/>
              </w:rPr>
              <w:t xml:space="preserve">set </w:t>
            </w:r>
            <w:r w:rsidRPr="007C65FB">
              <w:rPr>
                <w:rFonts w:ascii="Arial" w:hAnsi="Arial" w:cs="Arial"/>
                <w:sz w:val="16"/>
                <w:szCs w:val="16"/>
              </w:rPr>
              <w:lastRenderedPageBreak/>
              <w:t>to</w:t>
            </w:r>
            <w:r w:rsidRPr="007C65FB">
              <w:rPr>
                <w:rStyle w:val="apple-converted-space"/>
                <w:rFonts w:ascii="Arial" w:hAnsi="Arial" w:cs="Arial"/>
                <w:sz w:val="16"/>
                <w:szCs w:val="16"/>
              </w:rPr>
              <w:t> </w:t>
            </w:r>
            <w:r w:rsidRPr="007C65FB">
              <w:rPr>
                <w:rFonts w:ascii="Arial" w:hAnsi="Arial" w:cs="Arial"/>
                <w:sz w:val="16"/>
                <w:szCs w:val="16"/>
              </w:rPr>
              <w:t>'typeD', the UE expects the time offset between</w:t>
            </w:r>
            <w:r w:rsidRPr="007C65FB">
              <w:rPr>
                <w:rStyle w:val="apple-converted-space"/>
                <w:rFonts w:ascii="Arial" w:hAnsi="Arial" w:cs="Arial"/>
                <w:sz w:val="16"/>
                <w:szCs w:val="16"/>
              </w:rPr>
              <w:t> </w:t>
            </w:r>
            <w:r w:rsidRPr="007C65FB">
              <w:rPr>
                <w:rFonts w:ascii="Arial" w:hAnsi="Arial" w:cs="Arial"/>
                <w:sz w:val="16"/>
                <w:szCs w:val="16"/>
              </w:rPr>
              <w:t>the reception of the detected PDCCH in the search space set and a</w:t>
            </w:r>
            <w:r w:rsidRPr="007C65FB">
              <w:rPr>
                <w:rStyle w:val="apple-converted-space"/>
                <w:rFonts w:ascii="Arial" w:hAnsi="Arial" w:cs="Arial"/>
                <w:color w:val="FF0000"/>
                <w:sz w:val="16"/>
                <w:szCs w:val="16"/>
              </w:rPr>
              <w:t> </w:t>
            </w:r>
            <w:r w:rsidRPr="007C65FB">
              <w:rPr>
                <w:rFonts w:ascii="Arial" w:hAnsi="Arial" w:cs="Arial"/>
                <w:sz w:val="16"/>
                <w:szCs w:val="16"/>
              </w:rPr>
              <w:t>corresponding PDSCH is larger than or equal</w:t>
            </w:r>
            <w:r w:rsidRPr="007C65FB">
              <w:rPr>
                <w:rStyle w:val="apple-converted-space"/>
                <w:rFonts w:ascii="Arial" w:hAnsi="Arial" w:cs="Arial"/>
                <w:sz w:val="16"/>
                <w:szCs w:val="16"/>
              </w:rPr>
              <w:t> </w:t>
            </w:r>
            <w:r w:rsidRPr="007C65FB">
              <w:rPr>
                <w:rFonts w:ascii="Arial" w:hAnsi="Arial" w:cs="Arial"/>
                <w:sz w:val="16"/>
                <w:szCs w:val="16"/>
              </w:rPr>
              <w:t>to the threshold</w:t>
            </w:r>
            <w:r w:rsidRPr="007C65FB">
              <w:rPr>
                <w:rStyle w:val="apple-converted-space"/>
                <w:rFonts w:ascii="Arial" w:hAnsi="Arial" w:cs="Arial"/>
                <w:sz w:val="16"/>
                <w:szCs w:val="16"/>
              </w:rPr>
              <w:t> </w:t>
            </w:r>
            <w:r w:rsidRPr="007C65FB">
              <w:rPr>
                <w:rFonts w:ascii="Arial" w:hAnsi="Arial" w:cs="Arial"/>
                <w:i/>
                <w:iCs/>
                <w:sz w:val="16"/>
                <w:szCs w:val="16"/>
              </w:rPr>
              <w:t>timeDurationForQCL.</w:t>
            </w:r>
          </w:p>
          <w:p w14:paraId="7A6A319C" w14:textId="77777777" w:rsidR="007C65FB" w:rsidRPr="007C65FB" w:rsidRDefault="007C65FB" w:rsidP="007C65FB">
            <w:pPr>
              <w:pStyle w:val="BodyText"/>
              <w:spacing w:after="0" w:line="231" w:lineRule="atLeast"/>
              <w:jc w:val="center"/>
              <w:rPr>
                <w:rFonts w:ascii="Arial" w:hAnsi="Arial" w:cs="Arial"/>
                <w:sz w:val="16"/>
                <w:szCs w:val="16"/>
              </w:rPr>
            </w:pPr>
            <w:r w:rsidRPr="007C65FB">
              <w:rPr>
                <w:rFonts w:ascii="Arial" w:hAnsi="Arial" w:cs="Arial"/>
                <w:color w:val="FF0000"/>
                <w:sz w:val="16"/>
                <w:szCs w:val="16"/>
              </w:rPr>
              <w:t>*** Unchanged text omitted ***</w:t>
            </w:r>
          </w:p>
        </w:tc>
      </w:tr>
    </w:tbl>
    <w:p w14:paraId="7101B2CF" w14:textId="77777777" w:rsidR="007C65FB" w:rsidRDefault="007C65FB" w:rsidP="007C65FB"/>
    <w:p w14:paraId="0B1416C3" w14:textId="1EE26465" w:rsidR="007C65FB" w:rsidRPr="00507792" w:rsidRDefault="007C65FB" w:rsidP="00996714">
      <w:r>
        <w:t xml:space="preserve">Final summary in </w:t>
      </w:r>
      <w:hyperlink r:id="rId1047" w:history="1">
        <w:r w:rsidR="004371F4">
          <w:rPr>
            <w:rStyle w:val="Hyperlink"/>
          </w:rPr>
          <w:t>R1-2202875</w:t>
        </w:r>
      </w:hyperlink>
      <w:r>
        <w:t>.</w:t>
      </w:r>
    </w:p>
    <w:p w14:paraId="10702E91" w14:textId="77777777" w:rsidR="006B480F" w:rsidRDefault="006B480F" w:rsidP="00807AC0">
      <w:pPr>
        <w:pStyle w:val="Heading3"/>
      </w:pPr>
      <w:bookmarkStart w:id="91" w:name="_Toc95481768"/>
      <w:bookmarkStart w:id="92" w:name="_Toc98334407"/>
      <w:bookmarkStart w:id="93" w:name="_Hlk59389926"/>
      <w:r>
        <w:t>PDSCH/PUSCH enhancements</w:t>
      </w:r>
      <w:bookmarkEnd w:id="91"/>
      <w:bookmarkEnd w:id="92"/>
    </w:p>
    <w:p w14:paraId="3AB737DC" w14:textId="77777777" w:rsidR="006B480F" w:rsidRDefault="006B480F" w:rsidP="006B480F">
      <w:pPr>
        <w:rPr>
          <w:i/>
          <w:iCs/>
          <w:lang w:eastAsia="x-none"/>
        </w:rPr>
      </w:pPr>
      <w:r w:rsidRPr="00BB4F5C">
        <w:rPr>
          <w:i/>
          <w:iCs/>
          <w:lang w:eastAsia="x-none"/>
        </w:rPr>
        <w:t xml:space="preserve">Including defining maximum bandwidth for new SCSs, time line related aspects adapted to each of the new numerologies 480kHz and 960kHz, reference signals, scheduling particularly w.r.t. </w:t>
      </w:r>
      <w:r w:rsidRPr="00BB4F5C">
        <w:rPr>
          <w:i/>
          <w:iCs/>
        </w:rPr>
        <w:t>multi-PDSCH/PUSCH with a single DCI, HARQ</w:t>
      </w:r>
      <w:r w:rsidRPr="00BB4F5C">
        <w:rPr>
          <w:i/>
          <w:iCs/>
          <w:lang w:eastAsia="x-none"/>
        </w:rPr>
        <w:t>, etc.</w:t>
      </w:r>
    </w:p>
    <w:p w14:paraId="33B87DC8" w14:textId="1685A339" w:rsidR="006B480F" w:rsidRDefault="006B480F" w:rsidP="00350BD5"/>
    <w:p w14:paraId="47BE34C0" w14:textId="20E353BC" w:rsidR="006B480F" w:rsidRPr="00523133" w:rsidRDefault="002328C4" w:rsidP="006B480F">
      <w:pPr>
        <w:rPr>
          <w:iCs/>
          <w:lang w:eastAsia="x-none"/>
        </w:rPr>
      </w:pPr>
      <w:hyperlink r:id="rId1048" w:history="1">
        <w:r w:rsidR="004371F4">
          <w:rPr>
            <w:rStyle w:val="Hyperlink"/>
          </w:rPr>
          <w:t>R1-2202490</w:t>
        </w:r>
      </w:hyperlink>
      <w:r w:rsidR="00350BD5">
        <w:tab/>
        <w:t>Remaining issues of PDSCH/PUSCH enhancement for 52-71GHz spectrum</w:t>
      </w:r>
      <w:r w:rsidR="00350BD5">
        <w:tab/>
        <w:t>Huawei, HiSilicon</w:t>
      </w:r>
      <w:r w:rsidR="00350BD5">
        <w:tab/>
        <w:t xml:space="preserve">(rev of </w:t>
      </w:r>
      <w:hyperlink r:id="rId1049" w:history="1">
        <w:r w:rsidR="004371F4">
          <w:rPr>
            <w:rStyle w:val="Hyperlink"/>
          </w:rPr>
          <w:t>R1-2200956</w:t>
        </w:r>
      </w:hyperlink>
      <w:r w:rsidR="00350BD5">
        <w:rPr>
          <w:iCs/>
          <w:lang w:eastAsia="x-none"/>
        </w:rPr>
        <w:t>)</w:t>
      </w:r>
    </w:p>
    <w:p w14:paraId="66FA9472" w14:textId="39351E6E" w:rsidR="006B480F" w:rsidRPr="00523133" w:rsidRDefault="002328C4" w:rsidP="006B480F">
      <w:pPr>
        <w:rPr>
          <w:iCs/>
          <w:lang w:eastAsia="x-none"/>
        </w:rPr>
      </w:pPr>
      <w:hyperlink r:id="rId1050" w:history="1">
        <w:r w:rsidR="004371F4">
          <w:rPr>
            <w:rStyle w:val="Hyperlink"/>
            <w:iCs/>
            <w:lang w:eastAsia="x-none"/>
          </w:rPr>
          <w:t>R1-2200990</w:t>
        </w:r>
      </w:hyperlink>
      <w:r w:rsidR="006B480F" w:rsidRPr="00523133">
        <w:rPr>
          <w:iCs/>
          <w:lang w:eastAsia="x-none"/>
        </w:rPr>
        <w:tab/>
        <w:t>Remaining issues in PDSCH/PUSCH enhancements for Beyond 52.6GHz</w:t>
      </w:r>
      <w:r w:rsidR="006B480F" w:rsidRPr="00523133">
        <w:rPr>
          <w:iCs/>
          <w:lang w:eastAsia="x-none"/>
        </w:rPr>
        <w:tab/>
        <w:t>FUTUREWEI</w:t>
      </w:r>
    </w:p>
    <w:p w14:paraId="361DCC6E" w14:textId="669799DB" w:rsidR="006B480F" w:rsidRPr="00523133" w:rsidRDefault="002328C4" w:rsidP="006B480F">
      <w:pPr>
        <w:rPr>
          <w:iCs/>
          <w:lang w:eastAsia="x-none"/>
        </w:rPr>
      </w:pPr>
      <w:hyperlink r:id="rId1051" w:history="1">
        <w:r w:rsidR="004371F4">
          <w:rPr>
            <w:rStyle w:val="Hyperlink"/>
            <w:iCs/>
            <w:lang w:eastAsia="x-none"/>
          </w:rPr>
          <w:t>R1-2201037</w:t>
        </w:r>
      </w:hyperlink>
      <w:r w:rsidR="006B480F" w:rsidRPr="00523133">
        <w:rPr>
          <w:iCs/>
          <w:lang w:eastAsia="x-none"/>
        </w:rPr>
        <w:tab/>
        <w:t>Remaining issues for PDSCH/PUSCH enhancements to supporting 52.6-71 GHz band in NR</w:t>
      </w:r>
      <w:r w:rsidR="006B480F" w:rsidRPr="00523133">
        <w:rPr>
          <w:iCs/>
          <w:lang w:eastAsia="x-none"/>
        </w:rPr>
        <w:tab/>
        <w:t>InterDigital, Inc.</w:t>
      </w:r>
    </w:p>
    <w:p w14:paraId="30386AD5" w14:textId="22C504A7" w:rsidR="006B480F" w:rsidRPr="00523133" w:rsidRDefault="002328C4" w:rsidP="006B480F">
      <w:pPr>
        <w:rPr>
          <w:iCs/>
          <w:lang w:eastAsia="x-none"/>
        </w:rPr>
      </w:pPr>
      <w:hyperlink r:id="rId1052" w:history="1">
        <w:r w:rsidR="004371F4">
          <w:rPr>
            <w:rStyle w:val="Hyperlink"/>
            <w:iCs/>
            <w:lang w:eastAsia="x-none"/>
          </w:rPr>
          <w:t>R1-2201088</w:t>
        </w:r>
      </w:hyperlink>
      <w:r w:rsidR="006B480F" w:rsidRPr="00523133">
        <w:rPr>
          <w:iCs/>
          <w:lang w:eastAsia="x-none"/>
        </w:rPr>
        <w:tab/>
        <w:t>Remaining issues on PDSCH/PUSCH enhancements for NR operation from 52.6GHz to 71GHz</w:t>
      </w:r>
      <w:r w:rsidR="006B480F" w:rsidRPr="00523133">
        <w:rPr>
          <w:iCs/>
          <w:lang w:eastAsia="x-none"/>
        </w:rPr>
        <w:tab/>
        <w:t>vivo</w:t>
      </w:r>
    </w:p>
    <w:p w14:paraId="7F67432B" w14:textId="55D9DE4D" w:rsidR="006B480F" w:rsidRPr="00523133" w:rsidRDefault="002328C4" w:rsidP="006B480F">
      <w:pPr>
        <w:rPr>
          <w:iCs/>
          <w:lang w:eastAsia="x-none"/>
        </w:rPr>
      </w:pPr>
      <w:hyperlink r:id="rId1053" w:history="1">
        <w:r w:rsidR="004371F4">
          <w:rPr>
            <w:rStyle w:val="Hyperlink"/>
            <w:iCs/>
            <w:lang w:eastAsia="x-none"/>
          </w:rPr>
          <w:t>R1-2201269</w:t>
        </w:r>
      </w:hyperlink>
      <w:r w:rsidR="006B480F" w:rsidRPr="00523133">
        <w:rPr>
          <w:iCs/>
          <w:lang w:eastAsia="x-none"/>
        </w:rPr>
        <w:tab/>
        <w:t>Discussion on remaining issue for PDSCH/PUSCH enhancements</w:t>
      </w:r>
      <w:r w:rsidR="006B480F" w:rsidRPr="00523133">
        <w:rPr>
          <w:iCs/>
          <w:lang w:eastAsia="x-none"/>
        </w:rPr>
        <w:tab/>
        <w:t>OPPO</w:t>
      </w:r>
    </w:p>
    <w:p w14:paraId="3788C800" w14:textId="2E29762C" w:rsidR="006B480F" w:rsidRPr="00523133" w:rsidRDefault="002328C4" w:rsidP="006B480F">
      <w:pPr>
        <w:rPr>
          <w:iCs/>
          <w:lang w:eastAsia="x-none"/>
        </w:rPr>
      </w:pPr>
      <w:hyperlink r:id="rId1054" w:history="1">
        <w:r w:rsidR="004371F4">
          <w:rPr>
            <w:rStyle w:val="Hyperlink"/>
            <w:iCs/>
            <w:lang w:eastAsia="x-none"/>
          </w:rPr>
          <w:t>R1-2201354</w:t>
        </w:r>
      </w:hyperlink>
      <w:r w:rsidR="006B480F" w:rsidRPr="00523133">
        <w:rPr>
          <w:iCs/>
          <w:lang w:eastAsia="x-none"/>
        </w:rPr>
        <w:tab/>
        <w:t>Remaining issues on PDSCH/PUSCH enhancements for up to 71GHz operation</w:t>
      </w:r>
      <w:r w:rsidR="006B480F" w:rsidRPr="00523133">
        <w:rPr>
          <w:iCs/>
          <w:lang w:eastAsia="x-none"/>
        </w:rPr>
        <w:tab/>
        <w:t>CATT</w:t>
      </w:r>
    </w:p>
    <w:p w14:paraId="156D79C0" w14:textId="43A14826" w:rsidR="006B480F" w:rsidRPr="00523133" w:rsidRDefault="002328C4" w:rsidP="006B480F">
      <w:pPr>
        <w:rPr>
          <w:iCs/>
          <w:lang w:eastAsia="x-none"/>
        </w:rPr>
      </w:pPr>
      <w:hyperlink r:id="rId1055" w:history="1">
        <w:r w:rsidR="004371F4">
          <w:rPr>
            <w:rStyle w:val="Hyperlink"/>
            <w:iCs/>
            <w:lang w:eastAsia="x-none"/>
          </w:rPr>
          <w:t>R1-2201392</w:t>
        </w:r>
      </w:hyperlink>
      <w:r w:rsidR="006B480F" w:rsidRPr="00523133">
        <w:rPr>
          <w:iCs/>
          <w:lang w:eastAsia="x-none"/>
        </w:rPr>
        <w:tab/>
        <w:t>Remaining issues on the data channel enhancements for 52.6 to 71GHz</w:t>
      </w:r>
      <w:r w:rsidR="006B480F" w:rsidRPr="00523133">
        <w:rPr>
          <w:iCs/>
          <w:lang w:eastAsia="x-none"/>
        </w:rPr>
        <w:tab/>
        <w:t>ZTE, Sanechips</w:t>
      </w:r>
    </w:p>
    <w:p w14:paraId="23E474BF" w14:textId="3E392358" w:rsidR="006B480F" w:rsidRPr="00523133" w:rsidRDefault="002328C4" w:rsidP="006B480F">
      <w:pPr>
        <w:rPr>
          <w:iCs/>
          <w:lang w:eastAsia="x-none"/>
        </w:rPr>
      </w:pPr>
      <w:hyperlink r:id="rId1056" w:history="1">
        <w:r w:rsidR="004371F4">
          <w:rPr>
            <w:rStyle w:val="Hyperlink"/>
            <w:iCs/>
            <w:lang w:eastAsia="x-none"/>
          </w:rPr>
          <w:t>R1-2201433</w:t>
        </w:r>
      </w:hyperlink>
      <w:r w:rsidR="006B480F" w:rsidRPr="00523133">
        <w:rPr>
          <w:iCs/>
          <w:lang w:eastAsia="x-none"/>
        </w:rPr>
        <w:tab/>
        <w:t>Discussion on PDSCH/PUSCH enhancements for NR 52.6-71 GHz</w:t>
      </w:r>
      <w:r w:rsidR="006B480F" w:rsidRPr="00523133">
        <w:rPr>
          <w:iCs/>
          <w:lang w:eastAsia="x-none"/>
        </w:rPr>
        <w:tab/>
        <w:t>Panasonic Corporation</w:t>
      </w:r>
    </w:p>
    <w:p w14:paraId="0E5F8D7F" w14:textId="574AFD70" w:rsidR="006B480F" w:rsidRPr="00523133" w:rsidRDefault="002328C4" w:rsidP="006B480F">
      <w:pPr>
        <w:rPr>
          <w:iCs/>
          <w:lang w:eastAsia="x-none"/>
        </w:rPr>
      </w:pPr>
      <w:hyperlink r:id="rId1057" w:history="1">
        <w:r w:rsidR="004371F4">
          <w:rPr>
            <w:rStyle w:val="Hyperlink"/>
            <w:iCs/>
            <w:lang w:eastAsia="x-none"/>
          </w:rPr>
          <w:t>R1-2201436</w:t>
        </w:r>
      </w:hyperlink>
      <w:r w:rsidR="006B480F" w:rsidRPr="00523133">
        <w:rPr>
          <w:iCs/>
          <w:lang w:eastAsia="x-none"/>
        </w:rPr>
        <w:tab/>
        <w:t>Remaining issues of multi-PDSCH scheduling via a single DCI</w:t>
      </w:r>
      <w:r w:rsidR="006B480F" w:rsidRPr="00523133">
        <w:rPr>
          <w:iCs/>
          <w:lang w:eastAsia="x-none"/>
        </w:rPr>
        <w:tab/>
        <w:t>Fujitsu</w:t>
      </w:r>
    </w:p>
    <w:p w14:paraId="02C3E6E8" w14:textId="2405267B" w:rsidR="006B480F" w:rsidRPr="00523133" w:rsidRDefault="002328C4" w:rsidP="006B480F">
      <w:pPr>
        <w:rPr>
          <w:iCs/>
          <w:lang w:eastAsia="x-none"/>
        </w:rPr>
      </w:pPr>
      <w:hyperlink r:id="rId1058" w:history="1">
        <w:r w:rsidR="004371F4">
          <w:rPr>
            <w:rStyle w:val="Hyperlink"/>
            <w:iCs/>
            <w:lang w:eastAsia="x-none"/>
          </w:rPr>
          <w:t>R1-2201473</w:t>
        </w:r>
      </w:hyperlink>
      <w:r w:rsidR="006B480F" w:rsidRPr="00523133">
        <w:rPr>
          <w:iCs/>
          <w:lang w:eastAsia="x-none"/>
        </w:rPr>
        <w:tab/>
        <w:t>Remaining issues on PDSCH/PUSCH enhancements for NR in FR2-2</w:t>
      </w:r>
      <w:r w:rsidR="006B480F" w:rsidRPr="00523133">
        <w:rPr>
          <w:iCs/>
          <w:lang w:eastAsia="x-none"/>
        </w:rPr>
        <w:tab/>
        <w:t>NTT DOCOMO, INC.</w:t>
      </w:r>
    </w:p>
    <w:p w14:paraId="307DF460" w14:textId="4CB0EDEC" w:rsidR="006B480F" w:rsidRPr="00523133" w:rsidRDefault="002328C4" w:rsidP="006B480F">
      <w:pPr>
        <w:rPr>
          <w:iCs/>
          <w:lang w:eastAsia="x-none"/>
        </w:rPr>
      </w:pPr>
      <w:hyperlink r:id="rId1059" w:history="1">
        <w:r w:rsidR="004371F4">
          <w:rPr>
            <w:rStyle w:val="Hyperlink"/>
            <w:iCs/>
            <w:lang w:eastAsia="x-none"/>
          </w:rPr>
          <w:t>R1-2201665</w:t>
        </w:r>
      </w:hyperlink>
      <w:r w:rsidR="006B480F" w:rsidRPr="00523133">
        <w:rPr>
          <w:iCs/>
          <w:lang w:eastAsia="x-none"/>
        </w:rPr>
        <w:tab/>
        <w:t>PDSCH/PUSCH enhancements</w:t>
      </w:r>
      <w:r w:rsidR="006B480F" w:rsidRPr="00523133">
        <w:rPr>
          <w:iCs/>
          <w:lang w:eastAsia="x-none"/>
        </w:rPr>
        <w:tab/>
        <w:t>Nokia, Nokia Shanghai Bell</w:t>
      </w:r>
    </w:p>
    <w:p w14:paraId="6B14D327" w14:textId="0E94083C" w:rsidR="006B480F" w:rsidRPr="00523133" w:rsidRDefault="002328C4" w:rsidP="006B480F">
      <w:pPr>
        <w:rPr>
          <w:iCs/>
          <w:lang w:eastAsia="x-none"/>
        </w:rPr>
      </w:pPr>
      <w:hyperlink r:id="rId1060" w:history="1">
        <w:r w:rsidR="004371F4">
          <w:rPr>
            <w:rStyle w:val="Hyperlink"/>
            <w:iCs/>
            <w:lang w:eastAsia="x-none"/>
          </w:rPr>
          <w:t>R1-2201691</w:t>
        </w:r>
      </w:hyperlink>
      <w:r w:rsidR="006B480F" w:rsidRPr="00523133">
        <w:rPr>
          <w:iCs/>
          <w:lang w:eastAsia="x-none"/>
        </w:rPr>
        <w:tab/>
        <w:t>Discussion on PDSCH/PUSCH enhancements for extending NR up to 71 GHz</w:t>
      </w:r>
      <w:r w:rsidR="006B480F" w:rsidRPr="00523133">
        <w:rPr>
          <w:iCs/>
          <w:lang w:eastAsia="x-none"/>
        </w:rPr>
        <w:tab/>
        <w:t>Intel Corporation</w:t>
      </w:r>
    </w:p>
    <w:p w14:paraId="18F56C91" w14:textId="332B5270" w:rsidR="006B480F" w:rsidRPr="00523133" w:rsidRDefault="002328C4" w:rsidP="006B480F">
      <w:pPr>
        <w:rPr>
          <w:iCs/>
          <w:lang w:eastAsia="x-none"/>
        </w:rPr>
      </w:pPr>
      <w:hyperlink r:id="rId1061" w:history="1">
        <w:r w:rsidR="004371F4">
          <w:rPr>
            <w:rStyle w:val="Hyperlink"/>
            <w:iCs/>
            <w:lang w:eastAsia="x-none"/>
          </w:rPr>
          <w:t>R1-2201739</w:t>
        </w:r>
      </w:hyperlink>
      <w:r w:rsidR="006B480F" w:rsidRPr="00523133">
        <w:rPr>
          <w:iCs/>
          <w:lang w:eastAsia="x-none"/>
        </w:rPr>
        <w:tab/>
        <w:t>PDSCH-PUSCH Enhancements</w:t>
      </w:r>
      <w:r w:rsidR="006B480F" w:rsidRPr="00523133">
        <w:rPr>
          <w:iCs/>
          <w:lang w:eastAsia="x-none"/>
        </w:rPr>
        <w:tab/>
        <w:t>Ericsson</w:t>
      </w:r>
    </w:p>
    <w:p w14:paraId="1A52B1A6" w14:textId="30D7F604" w:rsidR="006B480F" w:rsidRPr="00523133" w:rsidRDefault="002328C4" w:rsidP="006B480F">
      <w:pPr>
        <w:rPr>
          <w:iCs/>
          <w:lang w:eastAsia="x-none"/>
        </w:rPr>
      </w:pPr>
      <w:hyperlink r:id="rId1062" w:history="1">
        <w:r w:rsidR="004371F4">
          <w:rPr>
            <w:rStyle w:val="Hyperlink"/>
            <w:iCs/>
            <w:lang w:eastAsia="x-none"/>
          </w:rPr>
          <w:t>R1-2201767</w:t>
        </w:r>
      </w:hyperlink>
      <w:r w:rsidR="006B480F" w:rsidRPr="00523133">
        <w:rPr>
          <w:iCs/>
          <w:lang w:eastAsia="x-none"/>
        </w:rPr>
        <w:tab/>
        <w:t>On remaining issues for PDSCH PUSCH Enhancements</w:t>
      </w:r>
      <w:r w:rsidR="006B480F" w:rsidRPr="00523133">
        <w:rPr>
          <w:iCs/>
          <w:lang w:eastAsia="x-none"/>
        </w:rPr>
        <w:tab/>
        <w:t>Apple</w:t>
      </w:r>
    </w:p>
    <w:p w14:paraId="7175DEE8" w14:textId="1126E36F" w:rsidR="006B480F" w:rsidRPr="00523133" w:rsidRDefault="002328C4" w:rsidP="006B480F">
      <w:pPr>
        <w:rPr>
          <w:iCs/>
          <w:lang w:eastAsia="x-none"/>
        </w:rPr>
      </w:pPr>
      <w:hyperlink r:id="rId1063" w:history="1">
        <w:r w:rsidR="004371F4">
          <w:rPr>
            <w:rStyle w:val="Hyperlink"/>
            <w:iCs/>
            <w:lang w:eastAsia="x-none"/>
          </w:rPr>
          <w:t>R1-2201900</w:t>
        </w:r>
      </w:hyperlink>
      <w:r w:rsidR="006B480F" w:rsidRPr="00523133">
        <w:rPr>
          <w:iCs/>
          <w:lang w:eastAsia="x-none"/>
        </w:rPr>
        <w:tab/>
        <w:t>Remaining issues on PDSCH enhancement for NR operation from 52.6GHz to 71GHz</w:t>
      </w:r>
      <w:r w:rsidR="006B480F" w:rsidRPr="00523133">
        <w:rPr>
          <w:iCs/>
          <w:lang w:eastAsia="x-none"/>
        </w:rPr>
        <w:tab/>
        <w:t>NEC</w:t>
      </w:r>
    </w:p>
    <w:p w14:paraId="51F54D8F" w14:textId="41F37303" w:rsidR="006B480F" w:rsidRPr="00523133" w:rsidRDefault="002328C4" w:rsidP="006B480F">
      <w:pPr>
        <w:rPr>
          <w:iCs/>
          <w:lang w:eastAsia="x-none"/>
        </w:rPr>
      </w:pPr>
      <w:hyperlink r:id="rId1064" w:history="1">
        <w:r w:rsidR="004371F4">
          <w:rPr>
            <w:rStyle w:val="Hyperlink"/>
            <w:iCs/>
            <w:lang w:eastAsia="x-none"/>
          </w:rPr>
          <w:t>R1-2201915</w:t>
        </w:r>
      </w:hyperlink>
      <w:r w:rsidR="006B480F" w:rsidRPr="00523133">
        <w:rPr>
          <w:iCs/>
          <w:lang w:eastAsia="x-none"/>
        </w:rPr>
        <w:tab/>
        <w:t>Remaining issues o</w:t>
      </w:r>
      <w:r w:rsidR="006B480F">
        <w:rPr>
          <w:iCs/>
          <w:lang w:eastAsia="x-none"/>
        </w:rPr>
        <w:t xml:space="preserve">n PDSCH and PUSCH enhancements </w:t>
      </w:r>
      <w:r w:rsidR="006B480F" w:rsidRPr="00523133">
        <w:rPr>
          <w:iCs/>
          <w:lang w:eastAsia="x-none"/>
        </w:rPr>
        <w:t>for NR 52.6-71GHz</w:t>
      </w:r>
      <w:r w:rsidR="006B480F" w:rsidRPr="00523133">
        <w:rPr>
          <w:iCs/>
          <w:lang w:eastAsia="x-none"/>
        </w:rPr>
        <w:tab/>
        <w:t>Xiaomi</w:t>
      </w:r>
    </w:p>
    <w:p w14:paraId="4AAD5AB7" w14:textId="0894E825" w:rsidR="006B480F" w:rsidRPr="00523133" w:rsidRDefault="002328C4" w:rsidP="006B480F">
      <w:pPr>
        <w:rPr>
          <w:iCs/>
          <w:lang w:eastAsia="x-none"/>
        </w:rPr>
      </w:pPr>
      <w:hyperlink r:id="rId1065" w:history="1">
        <w:r w:rsidR="004371F4">
          <w:rPr>
            <w:rStyle w:val="Hyperlink"/>
            <w:iCs/>
            <w:lang w:eastAsia="x-none"/>
          </w:rPr>
          <w:t>R1-2202007</w:t>
        </w:r>
      </w:hyperlink>
      <w:r w:rsidR="006B480F" w:rsidRPr="00523133">
        <w:rPr>
          <w:iCs/>
          <w:lang w:eastAsia="x-none"/>
        </w:rPr>
        <w:tab/>
        <w:t>Maintenance on PDSCH/PUSCH enhancements for NR from 52.6 GHz to 71 GHz</w:t>
      </w:r>
      <w:r w:rsidR="006B480F" w:rsidRPr="00523133">
        <w:rPr>
          <w:iCs/>
          <w:lang w:eastAsia="x-none"/>
        </w:rPr>
        <w:tab/>
        <w:t>Samsung</w:t>
      </w:r>
    </w:p>
    <w:p w14:paraId="777DEA4E" w14:textId="0860C261" w:rsidR="006B480F" w:rsidRPr="00523133" w:rsidRDefault="002328C4" w:rsidP="006B480F">
      <w:pPr>
        <w:rPr>
          <w:iCs/>
          <w:lang w:eastAsia="x-none"/>
        </w:rPr>
      </w:pPr>
      <w:hyperlink r:id="rId1066" w:history="1">
        <w:r w:rsidR="004371F4">
          <w:rPr>
            <w:rStyle w:val="Hyperlink"/>
            <w:iCs/>
            <w:lang w:eastAsia="x-none"/>
          </w:rPr>
          <w:t>R1-2202074</w:t>
        </w:r>
      </w:hyperlink>
      <w:r w:rsidR="006B480F" w:rsidRPr="00523133">
        <w:rPr>
          <w:iCs/>
          <w:lang w:eastAsia="x-none"/>
        </w:rPr>
        <w:tab/>
        <w:t>Remaining discussion on multi-PDSCH scheduling design for 52.6-71 GHz NR operation</w:t>
      </w:r>
      <w:r w:rsidR="006B480F" w:rsidRPr="00523133">
        <w:rPr>
          <w:iCs/>
          <w:lang w:eastAsia="x-none"/>
        </w:rPr>
        <w:tab/>
        <w:t>MediaTek Inc.</w:t>
      </w:r>
    </w:p>
    <w:p w14:paraId="3492ABA5" w14:textId="6833B380" w:rsidR="006B480F" w:rsidRPr="00523133" w:rsidRDefault="002328C4" w:rsidP="006B480F">
      <w:pPr>
        <w:rPr>
          <w:iCs/>
          <w:lang w:eastAsia="x-none"/>
        </w:rPr>
      </w:pPr>
      <w:hyperlink r:id="rId1067" w:history="1">
        <w:r w:rsidR="004371F4">
          <w:rPr>
            <w:rStyle w:val="Hyperlink"/>
            <w:iCs/>
            <w:lang w:eastAsia="x-none"/>
          </w:rPr>
          <w:t>R1-2202132</w:t>
        </w:r>
      </w:hyperlink>
      <w:r w:rsidR="006B480F" w:rsidRPr="00523133">
        <w:rPr>
          <w:iCs/>
          <w:lang w:eastAsia="x-none"/>
        </w:rPr>
        <w:tab/>
        <w:t>PDSCH/PUSCH enhancements for NR in 52.6 to 71GHz band</w:t>
      </w:r>
      <w:r w:rsidR="006B480F" w:rsidRPr="00523133">
        <w:rPr>
          <w:iCs/>
          <w:lang w:eastAsia="x-none"/>
        </w:rPr>
        <w:tab/>
        <w:t>Qualcomm Incorporated</w:t>
      </w:r>
    </w:p>
    <w:p w14:paraId="79CFB5C6" w14:textId="4F17C3E4" w:rsidR="006B480F" w:rsidRPr="00523133" w:rsidRDefault="002328C4" w:rsidP="006B480F">
      <w:pPr>
        <w:rPr>
          <w:iCs/>
          <w:lang w:eastAsia="x-none"/>
        </w:rPr>
      </w:pPr>
      <w:hyperlink r:id="rId1068" w:history="1">
        <w:r w:rsidR="004371F4">
          <w:rPr>
            <w:rStyle w:val="Hyperlink"/>
            <w:iCs/>
            <w:lang w:eastAsia="x-none"/>
          </w:rPr>
          <w:t>R1-2202283</w:t>
        </w:r>
      </w:hyperlink>
      <w:r w:rsidR="006B480F" w:rsidRPr="00523133">
        <w:rPr>
          <w:iCs/>
          <w:lang w:eastAsia="x-none"/>
        </w:rPr>
        <w:tab/>
        <w:t>Discussion on multi-PUSCH scheduling</w:t>
      </w:r>
      <w:r w:rsidR="006B480F" w:rsidRPr="00523133">
        <w:rPr>
          <w:iCs/>
          <w:lang w:eastAsia="x-none"/>
        </w:rPr>
        <w:tab/>
        <w:t>ASUSTeK</w:t>
      </w:r>
    </w:p>
    <w:p w14:paraId="307D6F28" w14:textId="4E41FC56" w:rsidR="006B480F" w:rsidRPr="00523133" w:rsidRDefault="002328C4" w:rsidP="006B480F">
      <w:pPr>
        <w:rPr>
          <w:iCs/>
          <w:lang w:eastAsia="x-none"/>
        </w:rPr>
      </w:pPr>
      <w:hyperlink r:id="rId1069" w:history="1">
        <w:r w:rsidR="004371F4">
          <w:rPr>
            <w:rStyle w:val="Hyperlink"/>
            <w:iCs/>
            <w:lang w:eastAsia="x-none"/>
          </w:rPr>
          <w:t>R1-2202338</w:t>
        </w:r>
      </w:hyperlink>
      <w:r w:rsidR="006B480F" w:rsidRPr="00523133">
        <w:rPr>
          <w:iCs/>
          <w:lang w:eastAsia="x-none"/>
        </w:rPr>
        <w:tab/>
        <w:t>PDSCH/PUSCH enhancements to support NR above 52.6 GHz</w:t>
      </w:r>
      <w:r w:rsidR="006B480F" w:rsidRPr="00523133">
        <w:rPr>
          <w:iCs/>
          <w:lang w:eastAsia="x-none"/>
        </w:rPr>
        <w:tab/>
        <w:t>LG Electronics</w:t>
      </w:r>
    </w:p>
    <w:p w14:paraId="39B2415C" w14:textId="79F0789F" w:rsidR="006B480F" w:rsidRDefault="006B480F" w:rsidP="00996714"/>
    <w:p w14:paraId="739A81CC" w14:textId="77777777" w:rsidR="00996714" w:rsidRPr="00350BD5" w:rsidRDefault="00996714" w:rsidP="00996714">
      <w:pPr>
        <w:rPr>
          <w:lang w:eastAsia="x-none"/>
        </w:rPr>
      </w:pPr>
      <w:r w:rsidRPr="00350BD5">
        <w:rPr>
          <w:lang w:eastAsia="x-none"/>
        </w:rPr>
        <w:t>[108-e-NR-52-71GHz-05] – Huaming (vivo)</w:t>
      </w:r>
    </w:p>
    <w:p w14:paraId="7285C1EA" w14:textId="4219D203" w:rsidR="00996714" w:rsidRPr="00350BD5" w:rsidRDefault="00996714" w:rsidP="00996714">
      <w:pPr>
        <w:rPr>
          <w:lang w:eastAsia="x-none"/>
        </w:rPr>
      </w:pPr>
      <w:r w:rsidRPr="00350BD5">
        <w:rPr>
          <w:lang w:eastAsia="x-none"/>
        </w:rPr>
        <w:t>Email discussion for maintenance on timeline related aspects adapted to each of the new numerologies 480kHz and 960kHz</w:t>
      </w:r>
    </w:p>
    <w:p w14:paraId="106D1C15" w14:textId="77777777" w:rsidR="00996714" w:rsidRPr="00350BD5" w:rsidRDefault="00996714" w:rsidP="00996714">
      <w:pPr>
        <w:numPr>
          <w:ilvl w:val="0"/>
          <w:numId w:val="60"/>
        </w:numPr>
        <w:rPr>
          <w:lang w:eastAsia="x-none"/>
        </w:rPr>
      </w:pPr>
      <w:r w:rsidRPr="00350BD5">
        <w:rPr>
          <w:rFonts w:hint="eastAsia"/>
          <w:lang w:eastAsia="x-none"/>
        </w:rPr>
        <w:t>1</w:t>
      </w:r>
      <w:r w:rsidRPr="00350BD5">
        <w:rPr>
          <w:rFonts w:hint="eastAsia"/>
          <w:vertAlign w:val="superscript"/>
          <w:lang w:eastAsia="x-none"/>
        </w:rPr>
        <w:t>st</w:t>
      </w:r>
      <w:r w:rsidRPr="00350BD5">
        <w:rPr>
          <w:rFonts w:hint="eastAsia"/>
          <w:lang w:eastAsia="x-none"/>
        </w:rPr>
        <w:t xml:space="preserve"> check point: </w:t>
      </w:r>
      <w:r w:rsidRPr="00350BD5">
        <w:t>February</w:t>
      </w:r>
      <w:r w:rsidRPr="00350BD5">
        <w:rPr>
          <w:rFonts w:hint="eastAsia"/>
        </w:rPr>
        <w:t xml:space="preserve"> </w:t>
      </w:r>
      <w:r w:rsidRPr="00350BD5">
        <w:t>25</w:t>
      </w:r>
    </w:p>
    <w:p w14:paraId="44DAFEA9" w14:textId="77777777" w:rsidR="00996714" w:rsidRPr="00350BD5" w:rsidRDefault="00996714" w:rsidP="00996714">
      <w:pPr>
        <w:numPr>
          <w:ilvl w:val="0"/>
          <w:numId w:val="60"/>
        </w:numPr>
        <w:rPr>
          <w:lang w:eastAsia="x-none"/>
        </w:rPr>
      </w:pPr>
      <w:r w:rsidRPr="00350BD5">
        <w:rPr>
          <w:lang w:eastAsia="x-none"/>
        </w:rPr>
        <w:t>Final</w:t>
      </w:r>
      <w:r w:rsidRPr="00350BD5">
        <w:rPr>
          <w:rFonts w:hint="eastAsia"/>
          <w:lang w:eastAsia="x-none"/>
        </w:rPr>
        <w:t xml:space="preserve"> check point: </w:t>
      </w:r>
      <w:r w:rsidRPr="00350BD5">
        <w:t>March 3</w:t>
      </w:r>
    </w:p>
    <w:p w14:paraId="630DEB79" w14:textId="1616C88C" w:rsidR="00996714" w:rsidRPr="00350BD5" w:rsidRDefault="002328C4" w:rsidP="00996714">
      <w:pPr>
        <w:rPr>
          <w:b/>
          <w:bCs/>
          <w:iCs/>
          <w:lang w:eastAsia="x-none"/>
        </w:rPr>
      </w:pPr>
      <w:hyperlink r:id="rId1070" w:history="1">
        <w:r w:rsidR="004371F4">
          <w:rPr>
            <w:rStyle w:val="Hyperlink"/>
            <w:b/>
            <w:bCs/>
            <w:iCs/>
            <w:lang w:eastAsia="x-none"/>
          </w:rPr>
          <w:t>R1-2202560</w:t>
        </w:r>
      </w:hyperlink>
      <w:r w:rsidR="00996714" w:rsidRPr="00350BD5">
        <w:rPr>
          <w:b/>
          <w:bCs/>
          <w:iCs/>
          <w:lang w:eastAsia="x-none"/>
        </w:rPr>
        <w:tab/>
        <w:t>Discussion summary #1 of [108-e-NR-52-71GHz-05]</w:t>
      </w:r>
      <w:r w:rsidR="00996714" w:rsidRPr="00350BD5">
        <w:rPr>
          <w:b/>
          <w:bCs/>
          <w:iCs/>
          <w:lang w:eastAsia="x-none"/>
        </w:rPr>
        <w:tab/>
        <w:t>Moderator (vivo)</w:t>
      </w:r>
    </w:p>
    <w:p w14:paraId="6FED849D" w14:textId="77777777" w:rsidR="00350BD5" w:rsidRDefault="00350BD5" w:rsidP="00350BD5">
      <w:pPr>
        <w:rPr>
          <w:lang w:eastAsia="x-none"/>
        </w:rPr>
      </w:pPr>
      <w:r w:rsidRPr="001A1474">
        <w:rPr>
          <w:b/>
          <w:bCs/>
          <w:lang w:eastAsia="x-none"/>
        </w:rPr>
        <w:t>Decision:</w:t>
      </w:r>
      <w:r>
        <w:rPr>
          <w:lang w:eastAsia="x-none"/>
        </w:rPr>
        <w:t xml:space="preserve"> As per email decision posted on Feb 25</w:t>
      </w:r>
      <w:r w:rsidRPr="001A1474">
        <w:rPr>
          <w:vertAlign w:val="superscript"/>
          <w:lang w:eastAsia="x-none"/>
        </w:rPr>
        <w:t>th</w:t>
      </w:r>
      <w:r>
        <w:rPr>
          <w:lang w:eastAsia="x-none"/>
        </w:rPr>
        <w:t>,</w:t>
      </w:r>
    </w:p>
    <w:p w14:paraId="7508FD01" w14:textId="77777777" w:rsidR="00996714" w:rsidRPr="00350BD5" w:rsidRDefault="00996714" w:rsidP="00996714">
      <w:pPr>
        <w:rPr>
          <w:bCs/>
          <w:iCs/>
          <w:lang w:eastAsia="x-none"/>
        </w:rPr>
      </w:pPr>
      <w:r w:rsidRPr="00350BD5">
        <w:rPr>
          <w:bCs/>
          <w:iCs/>
          <w:highlight w:val="green"/>
          <w:lang w:eastAsia="x-none"/>
        </w:rPr>
        <w:t>Agreement</w:t>
      </w:r>
    </w:p>
    <w:p w14:paraId="74DF090B" w14:textId="77777777" w:rsidR="00996714" w:rsidRDefault="00996714" w:rsidP="00996714">
      <w:pPr>
        <w:rPr>
          <w:lang w:val="en-US"/>
        </w:rPr>
      </w:pPr>
      <w:r>
        <w:t>Support the following values for cg-minDFI-Delay</w:t>
      </w:r>
    </w:p>
    <w:p w14:paraId="2B6AEA9A" w14:textId="77777777" w:rsidR="00996714" w:rsidRPr="00350BD5" w:rsidRDefault="00996714" w:rsidP="00F44FD9">
      <w:pPr>
        <w:pStyle w:val="ListParagraph"/>
        <w:numPr>
          <w:ilvl w:val="0"/>
          <w:numId w:val="117"/>
        </w:numPr>
        <w:rPr>
          <w:lang w:val="de-DE" w:eastAsia="zh-CN"/>
        </w:rPr>
      </w:pPr>
      <w:r w:rsidRPr="00350BD5">
        <w:rPr>
          <w:lang w:val="de-DE"/>
        </w:rPr>
        <w:t xml:space="preserve">SCS 120 kHz: 7, m*14, </w:t>
      </w:r>
    </w:p>
    <w:p w14:paraId="3FB6D64F" w14:textId="77777777" w:rsidR="00996714" w:rsidRPr="00350BD5" w:rsidRDefault="00996714" w:rsidP="00F44FD9">
      <w:pPr>
        <w:pStyle w:val="ListParagraph"/>
        <w:numPr>
          <w:ilvl w:val="0"/>
          <w:numId w:val="117"/>
        </w:numPr>
        <w:rPr>
          <w:lang w:val="de-DE"/>
        </w:rPr>
      </w:pPr>
      <w:r w:rsidRPr="00350BD5">
        <w:rPr>
          <w:lang w:val="de-DE"/>
        </w:rPr>
        <w:t xml:space="preserve">SCS 480 kHz: 7*4, m*14*4, </w:t>
      </w:r>
    </w:p>
    <w:p w14:paraId="64486FA9" w14:textId="77777777" w:rsidR="00996714" w:rsidRPr="00350BD5" w:rsidRDefault="00996714" w:rsidP="00F44FD9">
      <w:pPr>
        <w:pStyle w:val="ListParagraph"/>
        <w:numPr>
          <w:ilvl w:val="0"/>
          <w:numId w:val="117"/>
        </w:numPr>
        <w:rPr>
          <w:lang w:val="en-US"/>
        </w:rPr>
      </w:pPr>
      <w:r>
        <w:t xml:space="preserve">SCS 960 kHz: 7*8, m*14*8, </w:t>
      </w:r>
    </w:p>
    <w:p w14:paraId="49F093DD" w14:textId="77777777" w:rsidR="00996714" w:rsidRDefault="00996714" w:rsidP="00996714">
      <w:r>
        <w:t>where m = {1, 2, 3, 4, 5, 6, 7, 8, 9, 10, 11, 12, 13, 14, 15, 16, 17, 18, 19, 20, 21, 22, 23, 24, 25, 26, 27, 28, 29, 30, 31, 32}</w:t>
      </w:r>
    </w:p>
    <w:p w14:paraId="2D656D96" w14:textId="77777777" w:rsidR="00996714" w:rsidRPr="00F70AB1" w:rsidRDefault="00996714" w:rsidP="00996714">
      <w:pPr>
        <w:rPr>
          <w:iCs/>
          <w:lang w:eastAsia="x-none"/>
        </w:rPr>
      </w:pPr>
    </w:p>
    <w:p w14:paraId="2729E757" w14:textId="77777777" w:rsidR="00996714" w:rsidRPr="00343900" w:rsidRDefault="00996714" w:rsidP="00996714">
      <w:pPr>
        <w:rPr>
          <w:iCs/>
          <w:lang w:eastAsia="x-none"/>
        </w:rPr>
      </w:pPr>
    </w:p>
    <w:p w14:paraId="7738AFA6" w14:textId="77777777" w:rsidR="00350BD5" w:rsidRPr="00350BD5" w:rsidRDefault="00996714" w:rsidP="00996714">
      <w:pPr>
        <w:rPr>
          <w:lang w:eastAsia="x-none"/>
        </w:rPr>
      </w:pPr>
      <w:r w:rsidRPr="00350BD5">
        <w:rPr>
          <w:lang w:eastAsia="x-none"/>
        </w:rPr>
        <w:t xml:space="preserve">[108-e-NR-52-71GHz-06] </w:t>
      </w:r>
      <w:r w:rsidR="00350BD5" w:rsidRPr="00350BD5">
        <w:rPr>
          <w:lang w:eastAsia="x-none"/>
        </w:rPr>
        <w:t>– Seonwook (LGE)</w:t>
      </w:r>
    </w:p>
    <w:p w14:paraId="0D9CB1E6" w14:textId="204E4EFB" w:rsidR="00996714" w:rsidRPr="00350BD5" w:rsidRDefault="00996714" w:rsidP="00996714">
      <w:pPr>
        <w:rPr>
          <w:lang w:eastAsia="x-none"/>
        </w:rPr>
      </w:pPr>
      <w:r w:rsidRPr="00350BD5">
        <w:rPr>
          <w:lang w:eastAsia="x-none"/>
        </w:rPr>
        <w:t>Email discussion for maintenance on scheduling particularly w.r.t. multi-PDSCH/PUSCH with a single DCI, HARQ</w:t>
      </w:r>
    </w:p>
    <w:p w14:paraId="4F618E5C" w14:textId="77777777" w:rsidR="00996714" w:rsidRPr="00350BD5" w:rsidRDefault="00996714" w:rsidP="00996714">
      <w:pPr>
        <w:numPr>
          <w:ilvl w:val="0"/>
          <w:numId w:val="60"/>
        </w:numPr>
        <w:rPr>
          <w:lang w:eastAsia="x-none"/>
        </w:rPr>
      </w:pPr>
      <w:r w:rsidRPr="00350BD5">
        <w:rPr>
          <w:rFonts w:hint="eastAsia"/>
          <w:lang w:eastAsia="x-none"/>
        </w:rPr>
        <w:t>1</w:t>
      </w:r>
      <w:r w:rsidRPr="00350BD5">
        <w:rPr>
          <w:rFonts w:hint="eastAsia"/>
          <w:vertAlign w:val="superscript"/>
          <w:lang w:eastAsia="x-none"/>
        </w:rPr>
        <w:t>st</w:t>
      </w:r>
      <w:r w:rsidRPr="00350BD5">
        <w:rPr>
          <w:rFonts w:hint="eastAsia"/>
          <w:lang w:eastAsia="x-none"/>
        </w:rPr>
        <w:t xml:space="preserve"> check point: </w:t>
      </w:r>
      <w:r w:rsidRPr="00350BD5">
        <w:t>February</w:t>
      </w:r>
      <w:r w:rsidRPr="00350BD5">
        <w:rPr>
          <w:rFonts w:hint="eastAsia"/>
        </w:rPr>
        <w:t xml:space="preserve"> </w:t>
      </w:r>
      <w:r w:rsidRPr="00350BD5">
        <w:t>25</w:t>
      </w:r>
    </w:p>
    <w:p w14:paraId="6C9F3609" w14:textId="77777777" w:rsidR="00996714" w:rsidRPr="00350BD5" w:rsidRDefault="00996714" w:rsidP="00996714">
      <w:pPr>
        <w:numPr>
          <w:ilvl w:val="0"/>
          <w:numId w:val="60"/>
        </w:numPr>
        <w:rPr>
          <w:lang w:eastAsia="x-none"/>
        </w:rPr>
      </w:pPr>
      <w:r w:rsidRPr="00350BD5">
        <w:rPr>
          <w:lang w:eastAsia="x-none"/>
        </w:rPr>
        <w:t>Final</w:t>
      </w:r>
      <w:r w:rsidRPr="00350BD5">
        <w:rPr>
          <w:rFonts w:hint="eastAsia"/>
          <w:lang w:eastAsia="x-none"/>
        </w:rPr>
        <w:t xml:space="preserve"> check point: </w:t>
      </w:r>
      <w:r w:rsidRPr="00350BD5">
        <w:t>March 3</w:t>
      </w:r>
    </w:p>
    <w:p w14:paraId="25DFFE75" w14:textId="0CC8053A" w:rsidR="00350BD5" w:rsidRPr="00350BD5" w:rsidRDefault="002328C4" w:rsidP="00350BD5">
      <w:pPr>
        <w:rPr>
          <w:b/>
          <w:bCs/>
          <w:iCs/>
          <w:lang w:eastAsia="x-none"/>
        </w:rPr>
      </w:pPr>
      <w:hyperlink r:id="rId1071" w:history="1">
        <w:r w:rsidR="004371F4">
          <w:rPr>
            <w:rStyle w:val="Hyperlink"/>
            <w:b/>
            <w:bCs/>
            <w:iCs/>
            <w:lang w:eastAsia="x-none"/>
          </w:rPr>
          <w:t>R1-2202339</w:t>
        </w:r>
      </w:hyperlink>
      <w:r w:rsidR="00350BD5" w:rsidRPr="00350BD5">
        <w:rPr>
          <w:b/>
          <w:bCs/>
          <w:iCs/>
          <w:lang w:eastAsia="x-none"/>
        </w:rPr>
        <w:tab/>
        <w:t>Summary #1 of PDSCH/PUSCH enhancements (Scheduling/HARQ)</w:t>
      </w:r>
      <w:r w:rsidR="00350BD5" w:rsidRPr="00350BD5">
        <w:rPr>
          <w:b/>
          <w:bCs/>
          <w:iCs/>
          <w:lang w:eastAsia="x-none"/>
        </w:rPr>
        <w:tab/>
        <w:t>Moderator (LG Electronics)</w:t>
      </w:r>
    </w:p>
    <w:p w14:paraId="4192DCF9" w14:textId="7D9858A3" w:rsidR="00350BD5" w:rsidRDefault="00350BD5" w:rsidP="00350BD5">
      <w:pPr>
        <w:rPr>
          <w:lang w:eastAsia="x-none"/>
        </w:rPr>
      </w:pPr>
      <w:r w:rsidRPr="001A1474">
        <w:rPr>
          <w:b/>
          <w:bCs/>
          <w:lang w:eastAsia="x-none"/>
        </w:rPr>
        <w:t>Decision:</w:t>
      </w:r>
      <w:r>
        <w:rPr>
          <w:lang w:eastAsia="x-none"/>
        </w:rPr>
        <w:t xml:space="preserve"> As per email decision posted on Feb 26</w:t>
      </w:r>
      <w:r w:rsidRPr="001A1474">
        <w:rPr>
          <w:vertAlign w:val="superscript"/>
          <w:lang w:eastAsia="x-none"/>
        </w:rPr>
        <w:t>th</w:t>
      </w:r>
      <w:r>
        <w:rPr>
          <w:lang w:eastAsia="x-none"/>
        </w:rPr>
        <w:t>,</w:t>
      </w:r>
    </w:p>
    <w:p w14:paraId="417E406C" w14:textId="77777777" w:rsidR="00996714" w:rsidRPr="00350BD5" w:rsidRDefault="00996714" w:rsidP="00996714">
      <w:pPr>
        <w:rPr>
          <w:bCs/>
          <w:iCs/>
          <w:lang w:eastAsia="x-none"/>
        </w:rPr>
      </w:pPr>
      <w:r w:rsidRPr="00350BD5">
        <w:rPr>
          <w:bCs/>
          <w:iCs/>
          <w:highlight w:val="green"/>
          <w:lang w:eastAsia="x-none"/>
        </w:rPr>
        <w:t>Agreement</w:t>
      </w:r>
    </w:p>
    <w:p w14:paraId="237A3F43" w14:textId="6081E5C3" w:rsidR="00996714" w:rsidRPr="00350BD5" w:rsidRDefault="00996714" w:rsidP="00F44FD9">
      <w:pPr>
        <w:numPr>
          <w:ilvl w:val="0"/>
          <w:numId w:val="116"/>
        </w:numPr>
        <w:spacing w:line="252" w:lineRule="auto"/>
        <w:rPr>
          <w:rFonts w:ascii="Times New Roman" w:hAnsi="Times New Roman"/>
        </w:rPr>
      </w:pPr>
      <w:r w:rsidRPr="00350BD5">
        <w:rPr>
          <w:rFonts w:ascii="Times New Roman" w:hAnsi="Times New Roman"/>
        </w:rPr>
        <w:t>The case where two multi-PDSCH (or multi-PUSCH) scheduling DCIs end in the same symbol but two multi-PDSCH (or multi-PUSCH) scheduling have overlapping spans, where the span is defined from the beginning of the first scheduled SLIV till the end of the last scheduled SLIV, is considered as out-of-order scheduling and is not expected by UE.</w:t>
      </w:r>
    </w:p>
    <w:p w14:paraId="23D9A085" w14:textId="77777777" w:rsidR="00996714" w:rsidRPr="00350BD5" w:rsidRDefault="00996714" w:rsidP="00F44FD9">
      <w:pPr>
        <w:numPr>
          <w:ilvl w:val="1"/>
          <w:numId w:val="116"/>
        </w:numPr>
        <w:spacing w:line="252" w:lineRule="auto"/>
        <w:rPr>
          <w:rFonts w:ascii="Times New Roman" w:hAnsi="Times New Roman"/>
        </w:rPr>
      </w:pPr>
      <w:r w:rsidRPr="00350BD5">
        <w:rPr>
          <w:rFonts w:ascii="Times New Roman" w:hAnsi="Times New Roman"/>
          <w:lang w:eastAsia="ko-KR"/>
        </w:rPr>
        <w:t>This applies also when one of two DCIs is single-PDSCH (or single-PUSCH) scheduling DCI, including the case that one DCI schedules multi-slot PDSCH (or PUSCH repetition type A or B).</w:t>
      </w:r>
    </w:p>
    <w:p w14:paraId="6EEFC41D" w14:textId="77777777" w:rsidR="00996714" w:rsidRPr="00350BD5" w:rsidRDefault="00996714" w:rsidP="00F44FD9">
      <w:pPr>
        <w:numPr>
          <w:ilvl w:val="1"/>
          <w:numId w:val="116"/>
        </w:numPr>
        <w:spacing w:line="252" w:lineRule="auto"/>
        <w:rPr>
          <w:rFonts w:ascii="Times New Roman" w:hAnsi="Times New Roman"/>
        </w:rPr>
      </w:pPr>
      <w:r w:rsidRPr="00350BD5">
        <w:rPr>
          <w:rFonts w:ascii="Times New Roman" w:hAnsi="Times New Roman"/>
        </w:rPr>
        <w:lastRenderedPageBreak/>
        <w:t>Note: This doesn’t apply when each of two DCIs schedules multi-slot PDSCH (or PUSCH repetition type A or B) as in Rel-15/Rel-16</w:t>
      </w:r>
    </w:p>
    <w:p w14:paraId="7F437668" w14:textId="77777777" w:rsidR="00996714" w:rsidRPr="00350BD5" w:rsidRDefault="00996714" w:rsidP="00F44FD9">
      <w:pPr>
        <w:numPr>
          <w:ilvl w:val="1"/>
          <w:numId w:val="116"/>
        </w:numPr>
        <w:spacing w:line="252" w:lineRule="auto"/>
        <w:rPr>
          <w:rFonts w:ascii="Times New Roman" w:hAnsi="Times New Roman"/>
        </w:rPr>
      </w:pPr>
      <w:r w:rsidRPr="00350BD5">
        <w:rPr>
          <w:rFonts w:ascii="Times New Roman" w:hAnsi="Times New Roman"/>
          <w:lang w:eastAsia="ko-KR"/>
        </w:rPr>
        <w:t>Note: This doesn’t apply when each of the two DCIs schedules single PDSCH (or single PUSCH) as in Rel-15/Rel-16</w:t>
      </w:r>
    </w:p>
    <w:p w14:paraId="5A2266F2" w14:textId="77777777" w:rsidR="00996714" w:rsidRPr="00350BD5" w:rsidRDefault="00996714" w:rsidP="00F44FD9">
      <w:pPr>
        <w:numPr>
          <w:ilvl w:val="0"/>
          <w:numId w:val="116"/>
        </w:numPr>
        <w:spacing w:line="252" w:lineRule="auto"/>
        <w:rPr>
          <w:rFonts w:ascii="Times New Roman" w:hAnsi="Times New Roman"/>
        </w:rPr>
      </w:pPr>
      <w:r w:rsidRPr="00350BD5">
        <w:rPr>
          <w:rFonts w:ascii="Times New Roman" w:hAnsi="Times New Roman"/>
        </w:rPr>
        <w:t>Note: It is separately discussed whether the scheduled SLIV is based on configured SLIV or valid SLIV.</w:t>
      </w:r>
    </w:p>
    <w:p w14:paraId="74D432CB" w14:textId="77777777" w:rsidR="00996714" w:rsidRPr="00057122" w:rsidRDefault="00996714" w:rsidP="00996714">
      <w:pPr>
        <w:rPr>
          <w:iCs/>
          <w:lang w:eastAsia="x-none"/>
        </w:rPr>
      </w:pPr>
    </w:p>
    <w:p w14:paraId="0BAD90A2" w14:textId="77777777" w:rsidR="00996714" w:rsidRPr="00343900" w:rsidRDefault="00996714" w:rsidP="00996714">
      <w:pPr>
        <w:rPr>
          <w:iCs/>
          <w:lang w:eastAsia="x-none"/>
        </w:rPr>
      </w:pPr>
    </w:p>
    <w:p w14:paraId="4977A282" w14:textId="0840D591" w:rsidR="00907CC1" w:rsidRPr="00907CC1" w:rsidRDefault="002328C4" w:rsidP="00907CC1">
      <w:pPr>
        <w:rPr>
          <w:b/>
          <w:iCs/>
          <w:lang w:eastAsia="x-none"/>
        </w:rPr>
      </w:pPr>
      <w:hyperlink r:id="rId1072" w:history="1">
        <w:r w:rsidR="004371F4">
          <w:rPr>
            <w:rStyle w:val="Hyperlink"/>
            <w:b/>
            <w:iCs/>
            <w:lang w:eastAsia="x-none"/>
          </w:rPr>
          <w:t>R1-2202679</w:t>
        </w:r>
      </w:hyperlink>
      <w:r w:rsidR="00907CC1" w:rsidRPr="00907CC1">
        <w:rPr>
          <w:b/>
          <w:iCs/>
          <w:lang w:eastAsia="x-none"/>
        </w:rPr>
        <w:tab/>
        <w:t>Summary #2 of PDSCH/PUSCH enhancements (Scheduling/HARQ)</w:t>
      </w:r>
      <w:r w:rsidR="00907CC1" w:rsidRPr="00907CC1">
        <w:rPr>
          <w:b/>
          <w:iCs/>
          <w:lang w:eastAsia="x-none"/>
        </w:rPr>
        <w:tab/>
        <w:t>Moderator (LG Electronics)</w:t>
      </w:r>
    </w:p>
    <w:p w14:paraId="0DA21EA9" w14:textId="7B7D9545" w:rsidR="00907CC1" w:rsidRDefault="00907CC1" w:rsidP="00907CC1">
      <w:pPr>
        <w:rPr>
          <w:iCs/>
          <w:lang w:eastAsia="x-none"/>
        </w:rPr>
      </w:pPr>
      <w:r>
        <w:rPr>
          <w:iCs/>
          <w:lang w:eastAsia="x-none"/>
        </w:rPr>
        <w:t>From Mar 1</w:t>
      </w:r>
      <w:r w:rsidRPr="00907CC1">
        <w:rPr>
          <w:iCs/>
          <w:vertAlign w:val="superscript"/>
          <w:lang w:eastAsia="x-none"/>
        </w:rPr>
        <w:t>st</w:t>
      </w:r>
      <w:r>
        <w:rPr>
          <w:iCs/>
          <w:lang w:eastAsia="x-none"/>
        </w:rPr>
        <w:t xml:space="preserve"> GTW session</w:t>
      </w:r>
    </w:p>
    <w:p w14:paraId="1F7EED2C" w14:textId="77777777" w:rsidR="00907CC1" w:rsidRPr="003B7E35" w:rsidRDefault="00907CC1" w:rsidP="00907CC1">
      <w:pPr>
        <w:jc w:val="both"/>
        <w:rPr>
          <w:lang w:eastAsia="ko-KR"/>
        </w:rPr>
      </w:pPr>
      <w:r w:rsidRPr="003B7E35">
        <w:rPr>
          <w:highlight w:val="darkYellow"/>
          <w:lang w:eastAsia="ko-KR"/>
        </w:rPr>
        <w:t>Working assumption</w:t>
      </w:r>
    </w:p>
    <w:p w14:paraId="635D782A" w14:textId="77777777" w:rsidR="00907CC1" w:rsidRDefault="00907CC1" w:rsidP="00907CC1">
      <w:pPr>
        <w:jc w:val="both"/>
        <w:rPr>
          <w:lang w:eastAsia="ko-KR"/>
        </w:rPr>
      </w:pPr>
      <w:r w:rsidRPr="001E6080">
        <w:rPr>
          <w:lang w:eastAsia="ko-KR"/>
        </w:rPr>
        <w:t xml:space="preserve">The </w:t>
      </w:r>
      <w:r w:rsidRPr="003B7E35">
        <w:rPr>
          <w:lang w:eastAsia="ko-KR"/>
        </w:rPr>
        <w:t xml:space="preserve">TP#1 </w:t>
      </w:r>
      <w:r w:rsidRPr="001E6080">
        <w:rPr>
          <w:lang w:eastAsia="ko-KR"/>
        </w:rPr>
        <w:t xml:space="preserve">below for </w:t>
      </w:r>
      <w:r>
        <w:rPr>
          <w:bCs/>
          <w:lang w:eastAsia="ko-KR"/>
        </w:rPr>
        <w:t>TS 38.213 section 9.1.3.1</w:t>
      </w:r>
      <w:r w:rsidRPr="001E6080">
        <w:rPr>
          <w:lang w:eastAsia="ko-KR"/>
        </w:rPr>
        <w:t xml:space="preserve"> is endorsed</w:t>
      </w:r>
      <w:r>
        <w:rPr>
          <w:lang w:eastAsia="ko-KR"/>
        </w:rPr>
        <w:t>.</w:t>
      </w:r>
    </w:p>
    <w:p w14:paraId="13D7D288" w14:textId="77777777" w:rsidR="00907CC1" w:rsidRDefault="00907CC1" w:rsidP="00F44FD9">
      <w:pPr>
        <w:numPr>
          <w:ilvl w:val="0"/>
          <w:numId w:val="116"/>
        </w:numPr>
        <w:autoSpaceDN w:val="0"/>
        <w:spacing w:after="160" w:line="252" w:lineRule="auto"/>
        <w:contextualSpacing/>
        <w:jc w:val="both"/>
        <w:rPr>
          <w:lang w:eastAsia="ko-KR"/>
        </w:rPr>
      </w:pPr>
      <w:r>
        <w:rPr>
          <w:lang w:eastAsia="ko-KR"/>
        </w:rPr>
        <w:t>TP#1 (</w:t>
      </w:r>
      <w:r w:rsidRPr="001E6080">
        <w:rPr>
          <w:lang w:eastAsia="ko-KR"/>
        </w:rPr>
        <w:t>Construction of bundling group based on “configured” SLIVs)</w:t>
      </w:r>
    </w:p>
    <w:tbl>
      <w:tblPr>
        <w:tblW w:w="0" w:type="auto"/>
        <w:jc w:val="center"/>
        <w:tblCellMar>
          <w:left w:w="0" w:type="dxa"/>
          <w:right w:w="0" w:type="dxa"/>
        </w:tblCellMar>
        <w:tblLook w:val="04A0" w:firstRow="1" w:lastRow="0" w:firstColumn="1" w:lastColumn="0" w:noHBand="0" w:noVBand="1"/>
      </w:tblPr>
      <w:tblGrid>
        <w:gridCol w:w="9350"/>
      </w:tblGrid>
      <w:tr w:rsidR="00907CC1" w:rsidRPr="00907CC1" w14:paraId="7624C73B" w14:textId="77777777" w:rsidTr="00E653A5">
        <w:trPr>
          <w:jc w:val="center"/>
        </w:trPr>
        <w:tc>
          <w:tcPr>
            <w:tcW w:w="935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9B454C4" w14:textId="18F4B616" w:rsidR="00907CC1" w:rsidRPr="00907CC1" w:rsidRDefault="00907CC1" w:rsidP="00907CC1">
            <w:pPr>
              <w:rPr>
                <w:rFonts w:ascii="Arial" w:eastAsia="Malgun Gothic" w:hAnsi="Arial" w:cs="Arial"/>
                <w:color w:val="1F497D"/>
                <w:sz w:val="16"/>
                <w:szCs w:val="16"/>
                <w:lang w:val="en-US" w:eastAsia="ko-KR"/>
              </w:rPr>
            </w:pPr>
            <w:r w:rsidRPr="00907CC1">
              <w:rPr>
                <w:rFonts w:ascii="Arial" w:hAnsi="Arial" w:cs="Arial"/>
                <w:sz w:val="16"/>
                <w:szCs w:val="16"/>
              </w:rPr>
              <w:t xml:space="preserve">If a UE is provided </w:t>
            </w:r>
            <w:r w:rsidRPr="00907CC1">
              <w:rPr>
                <w:rFonts w:ascii="Arial" w:hAnsi="Arial" w:cs="Arial"/>
                <w:i/>
                <w:iCs/>
                <w:sz w:val="16"/>
                <w:szCs w:val="16"/>
              </w:rPr>
              <w:t>numberOfHARQ-BundlingGroups</w:t>
            </w:r>
            <w:r w:rsidRPr="00907CC1">
              <w:rPr>
                <w:rFonts w:ascii="Arial" w:hAnsi="Arial" w:cs="Arial"/>
                <w:sz w:val="16"/>
                <w:szCs w:val="16"/>
              </w:rPr>
              <w:t xml:space="preserve"> and is not provided </w:t>
            </w:r>
            <w:r w:rsidRPr="00907CC1">
              <w:rPr>
                <w:rFonts w:ascii="Arial" w:hAnsi="Arial" w:cs="Arial"/>
                <w:i/>
                <w:iCs/>
                <w:sz w:val="16"/>
                <w:szCs w:val="16"/>
              </w:rPr>
              <w:t>harq-ACK-SpatialBundlingPUCCH</w:t>
            </w:r>
            <w:r w:rsidRPr="00907CC1">
              <w:rPr>
                <w:rFonts w:ascii="Arial" w:hAnsi="Arial" w:cs="Arial"/>
                <w:sz w:val="16"/>
                <w:szCs w:val="16"/>
              </w:rPr>
              <w:t xml:space="preserve"> for a serving cell </w:t>
            </w:r>
            <m:oMath>
              <m:r>
                <w:rPr>
                  <w:rFonts w:ascii="Cambria Math" w:hAnsi="Cambria Math" w:cs="Arial"/>
                  <w:sz w:val="16"/>
                  <w:szCs w:val="16"/>
                </w:rPr>
                <m:t>c</m:t>
              </m:r>
            </m:oMath>
            <w:r w:rsidRPr="00907CC1">
              <w:rPr>
                <w:rFonts w:ascii="Arial" w:hAnsi="Arial" w:cs="Arial"/>
                <w:sz w:val="16"/>
                <w:szCs w:val="16"/>
              </w:rPr>
              <w:t xml:space="preserve">, the UE generates HARQ-ACK information over transport block groups (TBGs) for PDSCH receptions where, for a maximum number of </w:t>
            </w:r>
            <m:oMath>
              <m:sSubSup>
                <m:sSubSupPr>
                  <m:ctrlPr>
                    <w:rPr>
                      <w:rFonts w:ascii="Cambria Math" w:eastAsia="Malgun Gothic" w:hAnsi="Cambria Math" w:cs="Arial"/>
                      <w:i/>
                      <w:iCs/>
                      <w:sz w:val="16"/>
                      <w:szCs w:val="16"/>
                    </w:rPr>
                  </m:ctrlPr>
                </m:sSubSupPr>
                <m:e>
                  <m:r>
                    <w:rPr>
                      <w:rFonts w:ascii="Cambria Math" w:hAnsi="Cambria Math" w:cs="Arial"/>
                      <w:sz w:val="16"/>
                      <w:szCs w:val="16"/>
                    </w:rPr>
                    <m:t>N</m:t>
                  </m:r>
                </m:e>
                <m:sub>
                  <m:r>
                    <m:rPr>
                      <m:sty m:val="p"/>
                    </m:rPr>
                    <w:rPr>
                      <w:rFonts w:ascii="Cambria Math" w:hAnsi="Cambria Math" w:cs="Arial"/>
                      <w:sz w:val="16"/>
                      <w:szCs w:val="16"/>
                    </w:rPr>
                    <m:t>PDSCH</m:t>
                  </m:r>
                  <m:ctrlPr>
                    <w:rPr>
                      <w:rFonts w:ascii="Cambria Math" w:eastAsia="Malgun Gothic" w:hAnsi="Cambria Math" w:cs="Arial"/>
                      <w:sz w:val="16"/>
                      <w:szCs w:val="16"/>
                    </w:rPr>
                  </m:ctrlPr>
                </m:sub>
                <m:sup>
                  <m:r>
                    <m:rPr>
                      <m:nor/>
                    </m:rPr>
                    <w:rPr>
                      <w:rFonts w:ascii="Arial" w:hAnsi="Arial" w:cs="Arial"/>
                      <w:sz w:val="16"/>
                      <w:szCs w:val="16"/>
                    </w:rPr>
                    <m:t>max</m:t>
                  </m:r>
                  <m:ctrlPr>
                    <w:rPr>
                      <w:rFonts w:ascii="Cambria Math" w:eastAsia="Malgun Gothic" w:hAnsi="Cambria Math" w:cs="Arial"/>
                      <w:sz w:val="16"/>
                      <w:szCs w:val="16"/>
                    </w:rPr>
                  </m:ctrlPr>
                </m:sup>
              </m:sSubSup>
            </m:oMath>
            <w:r w:rsidRPr="00907CC1">
              <w:rPr>
                <w:rFonts w:ascii="Arial" w:hAnsi="Arial" w:cs="Arial"/>
                <w:sz w:val="16"/>
                <w:szCs w:val="16"/>
              </w:rPr>
              <w:t xml:space="preserve"> PDSCH receptions scheduled by a DCI format on the serving cell, a maximum number of TBGs </w:t>
            </w:r>
            <m:oMath>
              <m:sSubSup>
                <m:sSubSupPr>
                  <m:ctrlPr>
                    <w:rPr>
                      <w:rFonts w:ascii="Cambria Math" w:eastAsia="Malgun Gothic" w:hAnsi="Cambria Math" w:cs="Arial"/>
                      <w:i/>
                      <w:iCs/>
                      <w:sz w:val="16"/>
                      <w:szCs w:val="16"/>
                    </w:rPr>
                  </m:ctrlPr>
                </m:sSubSupPr>
                <m:e>
                  <m:r>
                    <w:rPr>
                      <w:rFonts w:ascii="Cambria Math" w:hAnsi="Cambria Math" w:cs="Arial"/>
                      <w:sz w:val="16"/>
                      <w:szCs w:val="16"/>
                    </w:rPr>
                    <m:t>N</m:t>
                  </m:r>
                </m:e>
                <m:sub>
                  <m:r>
                    <m:rPr>
                      <m:sty m:val="p"/>
                    </m:rPr>
                    <w:rPr>
                      <w:rFonts w:ascii="Cambria Math" w:hAnsi="Cambria Math" w:cs="Arial"/>
                      <w:sz w:val="16"/>
                      <w:szCs w:val="16"/>
                    </w:rPr>
                    <m:t>HARQ-ACK,</m:t>
                  </m:r>
                  <m:r>
                    <w:rPr>
                      <w:rFonts w:ascii="Cambria Math" w:hAnsi="Cambria Math" w:cs="Arial"/>
                      <w:sz w:val="16"/>
                      <w:szCs w:val="16"/>
                    </w:rPr>
                    <m:t>c</m:t>
                  </m:r>
                  <m:ctrlPr>
                    <w:rPr>
                      <w:rFonts w:ascii="Cambria Math" w:eastAsia="Malgun Gothic" w:hAnsi="Cambria Math" w:cs="Arial"/>
                      <w:sz w:val="16"/>
                      <w:szCs w:val="16"/>
                    </w:rPr>
                  </m:ctrlPr>
                </m:sub>
                <m:sup>
                  <m:r>
                    <m:rPr>
                      <m:sty m:val="p"/>
                    </m:rPr>
                    <w:rPr>
                      <w:rFonts w:ascii="Cambria Math" w:hAnsi="Cambria Math" w:cs="Arial"/>
                      <w:sz w:val="16"/>
                      <w:szCs w:val="16"/>
                    </w:rPr>
                    <m:t>TBG,max</m:t>
                  </m:r>
                  <m:ctrlPr>
                    <w:rPr>
                      <w:rFonts w:ascii="Cambria Math" w:eastAsia="Malgun Gothic" w:hAnsi="Cambria Math" w:cs="Arial"/>
                      <w:sz w:val="16"/>
                      <w:szCs w:val="16"/>
                    </w:rPr>
                  </m:ctrlPr>
                </m:sup>
              </m:sSubSup>
            </m:oMath>
            <w:r w:rsidRPr="00907CC1">
              <w:rPr>
                <w:rFonts w:ascii="Arial" w:hAnsi="Arial" w:cs="Arial"/>
                <w:sz w:val="16"/>
                <w:szCs w:val="16"/>
              </w:rPr>
              <w:t xml:space="preserve"> is provided by </w:t>
            </w:r>
            <w:r w:rsidRPr="00907CC1">
              <w:rPr>
                <w:rFonts w:ascii="Arial" w:hAnsi="Arial" w:cs="Arial"/>
                <w:i/>
                <w:iCs/>
                <w:sz w:val="16"/>
                <w:szCs w:val="16"/>
              </w:rPr>
              <w:t>numberOfHARQ-BundlingGroups</w:t>
            </w:r>
            <w:r w:rsidRPr="00907CC1">
              <w:rPr>
                <w:rFonts w:ascii="Arial" w:hAnsi="Arial" w:cs="Arial"/>
                <w:sz w:val="16"/>
                <w:szCs w:val="16"/>
              </w:rPr>
              <w:t xml:space="preserve">. If the UE detects a DCI format scheduling </w:t>
            </w:r>
            <m:oMath>
              <m:sSub>
                <m:sSubPr>
                  <m:ctrlPr>
                    <w:rPr>
                      <w:rFonts w:ascii="Cambria Math" w:eastAsia="Malgun Gothic" w:hAnsi="Cambria Math" w:cs="Arial"/>
                      <w:i/>
                      <w:iCs/>
                      <w:sz w:val="16"/>
                      <w:szCs w:val="16"/>
                    </w:rPr>
                  </m:ctrlPr>
                </m:sSubPr>
                <m:e>
                  <m:r>
                    <w:rPr>
                      <w:rFonts w:ascii="Cambria Math" w:hAnsi="Cambria Math" w:cs="Arial"/>
                      <w:sz w:val="16"/>
                      <w:szCs w:val="16"/>
                    </w:rPr>
                    <m:t>N</m:t>
                  </m:r>
                </m:e>
                <m:sub>
                  <m:r>
                    <m:rPr>
                      <m:sty m:val="p"/>
                    </m:rPr>
                    <w:rPr>
                      <w:rFonts w:ascii="Cambria Math" w:hAnsi="Cambria Math" w:cs="Arial"/>
                      <w:sz w:val="16"/>
                      <w:szCs w:val="16"/>
                    </w:rPr>
                    <m:t>PDSCH,</m:t>
                  </m:r>
                  <m:r>
                    <w:rPr>
                      <w:rFonts w:ascii="Cambria Math" w:hAnsi="Cambria Math" w:cs="Arial"/>
                      <w:sz w:val="16"/>
                      <w:szCs w:val="16"/>
                    </w:rPr>
                    <m:t>c</m:t>
                  </m:r>
                </m:sub>
              </m:sSub>
            </m:oMath>
            <w:r w:rsidRPr="00907CC1">
              <w:rPr>
                <w:rFonts w:ascii="Arial" w:hAnsi="Arial" w:cs="Arial"/>
                <w:sz w:val="16"/>
                <w:szCs w:val="16"/>
              </w:rPr>
              <w:t xml:space="preserve"> PDSCH receptions on the serving cell </w:t>
            </w:r>
            <m:oMath>
              <m:r>
                <w:rPr>
                  <w:rFonts w:ascii="Cambria Math" w:hAnsi="Cambria Math" w:cs="Arial"/>
                  <w:sz w:val="16"/>
                  <w:szCs w:val="16"/>
                </w:rPr>
                <m:t>c</m:t>
              </m:r>
            </m:oMath>
            <w:r w:rsidRPr="00907CC1">
              <w:rPr>
                <w:rFonts w:ascii="Arial" w:hAnsi="Arial" w:cs="Arial"/>
                <w:sz w:val="16"/>
                <w:szCs w:val="16"/>
              </w:rPr>
              <w:t xml:space="preserve">, the UE generates </w:t>
            </w:r>
            <m:oMath>
              <m:sSubSup>
                <m:sSubSupPr>
                  <m:ctrlPr>
                    <w:rPr>
                      <w:rFonts w:ascii="Cambria Math" w:eastAsia="Malgun Gothic" w:hAnsi="Cambria Math" w:cs="Arial"/>
                      <w:i/>
                      <w:iCs/>
                      <w:sz w:val="16"/>
                      <w:szCs w:val="16"/>
                    </w:rPr>
                  </m:ctrlPr>
                </m:sSubSupPr>
                <m:e>
                  <m:r>
                    <w:rPr>
                      <w:rFonts w:ascii="Cambria Math" w:hAnsi="Cambria Math" w:cs="Arial"/>
                      <w:sz w:val="16"/>
                      <w:szCs w:val="16"/>
                    </w:rPr>
                    <m:t>N</m:t>
                  </m:r>
                </m:e>
                <m:sub>
                  <m:r>
                    <m:rPr>
                      <m:sty m:val="p"/>
                    </m:rPr>
                    <w:rPr>
                      <w:rFonts w:ascii="Cambria Math" w:hAnsi="Cambria Math" w:cs="Arial"/>
                      <w:sz w:val="16"/>
                      <w:szCs w:val="16"/>
                    </w:rPr>
                    <m:t>HARQ-ACK,</m:t>
                  </m:r>
                  <m:r>
                    <w:rPr>
                      <w:rFonts w:ascii="Cambria Math" w:hAnsi="Cambria Math" w:cs="Arial"/>
                      <w:sz w:val="16"/>
                      <w:szCs w:val="16"/>
                    </w:rPr>
                    <m:t>c</m:t>
                  </m:r>
                  <m:ctrlPr>
                    <w:rPr>
                      <w:rFonts w:ascii="Cambria Math" w:eastAsia="Malgun Gothic" w:hAnsi="Cambria Math" w:cs="Arial"/>
                      <w:sz w:val="16"/>
                      <w:szCs w:val="16"/>
                    </w:rPr>
                  </m:ctrlPr>
                </m:sub>
                <m:sup>
                  <m:r>
                    <m:rPr>
                      <m:sty m:val="p"/>
                    </m:rPr>
                    <w:rPr>
                      <w:rFonts w:ascii="Cambria Math" w:hAnsi="Cambria Math" w:cs="Arial"/>
                      <w:sz w:val="16"/>
                      <w:szCs w:val="16"/>
                    </w:rPr>
                    <m:t>TBG,max</m:t>
                  </m:r>
                  <m:ctrlPr>
                    <w:rPr>
                      <w:rFonts w:ascii="Cambria Math" w:eastAsia="Malgun Gothic" w:hAnsi="Cambria Math" w:cs="Arial"/>
                      <w:sz w:val="16"/>
                      <w:szCs w:val="16"/>
                    </w:rPr>
                  </m:ctrlPr>
                </m:sup>
              </m:sSubSup>
            </m:oMath>
            <w:r w:rsidRPr="00907CC1">
              <w:rPr>
                <w:rFonts w:ascii="Arial" w:hAnsi="Arial" w:cs="Arial"/>
                <w:sz w:val="16"/>
                <w:szCs w:val="16"/>
              </w:rPr>
              <w:t xml:space="preserve"> HARQ-ACK information bits for first TBs and, if applicable, generates </w:t>
            </w:r>
            <m:oMath>
              <m:sSubSup>
                <m:sSubSupPr>
                  <m:ctrlPr>
                    <w:rPr>
                      <w:rFonts w:ascii="Cambria Math" w:eastAsia="Malgun Gothic" w:hAnsi="Cambria Math" w:cs="Arial"/>
                      <w:i/>
                      <w:iCs/>
                      <w:sz w:val="16"/>
                      <w:szCs w:val="16"/>
                    </w:rPr>
                  </m:ctrlPr>
                </m:sSubSupPr>
                <m:e>
                  <m:r>
                    <w:rPr>
                      <w:rFonts w:ascii="Cambria Math" w:hAnsi="Cambria Math" w:cs="Arial"/>
                      <w:sz w:val="16"/>
                      <w:szCs w:val="16"/>
                    </w:rPr>
                    <m:t>N</m:t>
                  </m:r>
                </m:e>
                <m:sub>
                  <m:r>
                    <m:rPr>
                      <m:sty m:val="p"/>
                    </m:rPr>
                    <w:rPr>
                      <w:rFonts w:ascii="Cambria Math" w:hAnsi="Cambria Math" w:cs="Arial"/>
                      <w:sz w:val="16"/>
                      <w:szCs w:val="16"/>
                    </w:rPr>
                    <m:t>HARQ-ACK,</m:t>
                  </m:r>
                  <m:r>
                    <w:rPr>
                      <w:rFonts w:ascii="Cambria Math" w:hAnsi="Cambria Math" w:cs="Arial"/>
                      <w:sz w:val="16"/>
                      <w:szCs w:val="16"/>
                    </w:rPr>
                    <m:t>c</m:t>
                  </m:r>
                  <m:ctrlPr>
                    <w:rPr>
                      <w:rFonts w:ascii="Cambria Math" w:eastAsia="Malgun Gothic" w:hAnsi="Cambria Math" w:cs="Arial"/>
                      <w:sz w:val="16"/>
                      <w:szCs w:val="16"/>
                    </w:rPr>
                  </m:ctrlPr>
                </m:sub>
                <m:sup>
                  <m:r>
                    <m:rPr>
                      <m:sty m:val="p"/>
                    </m:rPr>
                    <w:rPr>
                      <w:rFonts w:ascii="Cambria Math" w:hAnsi="Cambria Math" w:cs="Arial"/>
                      <w:sz w:val="16"/>
                      <w:szCs w:val="16"/>
                    </w:rPr>
                    <m:t>TBG,max</m:t>
                  </m:r>
                  <m:ctrlPr>
                    <w:rPr>
                      <w:rFonts w:ascii="Cambria Math" w:eastAsia="Malgun Gothic" w:hAnsi="Cambria Math" w:cs="Arial"/>
                      <w:sz w:val="16"/>
                      <w:szCs w:val="16"/>
                    </w:rPr>
                  </m:ctrlPr>
                </m:sup>
              </m:sSubSup>
            </m:oMath>
            <w:r w:rsidRPr="00907CC1">
              <w:rPr>
                <w:rFonts w:ascii="Arial" w:hAnsi="Arial" w:cs="Arial"/>
                <w:sz w:val="16"/>
                <w:szCs w:val="16"/>
              </w:rPr>
              <w:t xml:space="preserve"> HARQ-ACK information bits for second TBs in the </w:t>
            </w:r>
            <m:oMath>
              <m:sSub>
                <m:sSubPr>
                  <m:ctrlPr>
                    <w:rPr>
                      <w:rFonts w:ascii="Cambria Math" w:eastAsia="Malgun Gothic" w:hAnsi="Cambria Math" w:cs="Arial"/>
                      <w:i/>
                      <w:iCs/>
                      <w:sz w:val="16"/>
                      <w:szCs w:val="16"/>
                    </w:rPr>
                  </m:ctrlPr>
                </m:sSubPr>
                <m:e>
                  <m:r>
                    <w:rPr>
                      <w:rFonts w:ascii="Cambria Math" w:hAnsi="Cambria Math" w:cs="Arial"/>
                      <w:sz w:val="16"/>
                      <w:szCs w:val="16"/>
                    </w:rPr>
                    <m:t>N</m:t>
                  </m:r>
                </m:e>
                <m:sub>
                  <m:r>
                    <m:rPr>
                      <m:sty m:val="p"/>
                    </m:rPr>
                    <w:rPr>
                      <w:rFonts w:ascii="Cambria Math" w:hAnsi="Cambria Math" w:cs="Arial"/>
                      <w:sz w:val="16"/>
                      <w:szCs w:val="16"/>
                    </w:rPr>
                    <m:t>PDSCH,</m:t>
                  </m:r>
                  <m:r>
                    <w:rPr>
                      <w:rFonts w:ascii="Cambria Math" w:hAnsi="Cambria Math" w:cs="Arial"/>
                      <w:sz w:val="16"/>
                      <w:szCs w:val="16"/>
                    </w:rPr>
                    <m:t>c</m:t>
                  </m:r>
                </m:sub>
              </m:sSub>
            </m:oMath>
            <w:r w:rsidRPr="00907CC1">
              <w:rPr>
                <w:rFonts w:ascii="Arial" w:hAnsi="Arial" w:cs="Arial"/>
                <w:sz w:val="16"/>
                <w:szCs w:val="16"/>
              </w:rPr>
              <w:t xml:space="preserve"> PDSCH receptions as described in clause 9.1.1 by setting </w:t>
            </w:r>
            <m:oMath>
              <m:sSubSup>
                <m:sSubSupPr>
                  <m:ctrlPr>
                    <w:rPr>
                      <w:rFonts w:ascii="Cambria Math" w:eastAsia="Malgun Gothic" w:hAnsi="Cambria Math" w:cs="Arial"/>
                      <w:i/>
                      <w:iCs/>
                      <w:sz w:val="16"/>
                      <w:szCs w:val="16"/>
                    </w:rPr>
                  </m:ctrlPr>
                </m:sSubSupPr>
                <m:e>
                  <m:r>
                    <w:rPr>
                      <w:rFonts w:ascii="Cambria Math" w:hAnsi="Cambria Math" w:cs="Arial"/>
                      <w:sz w:val="16"/>
                      <w:szCs w:val="16"/>
                    </w:rPr>
                    <m:t>N</m:t>
                  </m:r>
                </m:e>
                <m:sub>
                  <m:r>
                    <m:rPr>
                      <m:sty m:val="p"/>
                    </m:rPr>
                    <w:rPr>
                      <w:rFonts w:ascii="Cambria Math" w:hAnsi="Cambria Math" w:cs="Arial"/>
                      <w:sz w:val="16"/>
                      <w:szCs w:val="16"/>
                    </w:rPr>
                    <m:t>HARQ-ACK</m:t>
                  </m:r>
                  <m:ctrlPr>
                    <w:rPr>
                      <w:rFonts w:ascii="Cambria Math" w:eastAsia="Malgun Gothic" w:hAnsi="Cambria Math" w:cs="Arial"/>
                      <w:sz w:val="16"/>
                      <w:szCs w:val="16"/>
                    </w:rPr>
                  </m:ctrlPr>
                </m:sub>
                <m:sup>
                  <m:r>
                    <m:rPr>
                      <m:sty m:val="p"/>
                    </m:rPr>
                    <w:rPr>
                      <w:rFonts w:ascii="Cambria Math" w:hAnsi="Cambria Math" w:cs="Arial"/>
                      <w:sz w:val="16"/>
                      <w:szCs w:val="16"/>
                    </w:rPr>
                    <m:t>CBG/TB,max</m:t>
                  </m:r>
                  <m:ctrlPr>
                    <w:rPr>
                      <w:rFonts w:ascii="Cambria Math" w:eastAsia="Malgun Gothic" w:hAnsi="Cambria Math" w:cs="Arial"/>
                      <w:sz w:val="16"/>
                      <w:szCs w:val="16"/>
                    </w:rPr>
                  </m:ctrlPr>
                </m:sup>
              </m:sSubSup>
              <m:r>
                <w:rPr>
                  <w:rFonts w:ascii="Cambria Math" w:hAnsi="Cambria Math" w:cs="Arial"/>
                  <w:sz w:val="16"/>
                  <w:szCs w:val="16"/>
                </w:rPr>
                <m:t>=</m:t>
              </m:r>
              <m:sSubSup>
                <m:sSubSupPr>
                  <m:ctrlPr>
                    <w:rPr>
                      <w:rFonts w:ascii="Cambria Math" w:eastAsia="Malgun Gothic" w:hAnsi="Cambria Math" w:cs="Arial"/>
                      <w:i/>
                      <w:iCs/>
                      <w:sz w:val="16"/>
                      <w:szCs w:val="16"/>
                    </w:rPr>
                  </m:ctrlPr>
                </m:sSubSupPr>
                <m:e>
                  <m:r>
                    <w:rPr>
                      <w:rFonts w:ascii="Cambria Math" w:hAnsi="Cambria Math" w:cs="Arial"/>
                      <w:sz w:val="16"/>
                      <w:szCs w:val="16"/>
                    </w:rPr>
                    <m:t>N</m:t>
                  </m:r>
                </m:e>
                <m:sub>
                  <m:r>
                    <m:rPr>
                      <m:sty m:val="p"/>
                    </m:rPr>
                    <w:rPr>
                      <w:rFonts w:ascii="Cambria Math" w:hAnsi="Cambria Math" w:cs="Arial"/>
                      <w:sz w:val="16"/>
                      <w:szCs w:val="16"/>
                    </w:rPr>
                    <m:t>HARQ-ACK,</m:t>
                  </m:r>
                  <m:r>
                    <w:rPr>
                      <w:rFonts w:ascii="Cambria Math" w:hAnsi="Cambria Math" w:cs="Arial"/>
                      <w:sz w:val="16"/>
                      <w:szCs w:val="16"/>
                    </w:rPr>
                    <m:t>c</m:t>
                  </m:r>
                  <m:ctrlPr>
                    <w:rPr>
                      <w:rFonts w:ascii="Cambria Math" w:eastAsia="Malgun Gothic" w:hAnsi="Cambria Math" w:cs="Arial"/>
                      <w:sz w:val="16"/>
                      <w:szCs w:val="16"/>
                    </w:rPr>
                  </m:ctrlPr>
                </m:sub>
                <m:sup>
                  <m:r>
                    <m:rPr>
                      <m:sty m:val="p"/>
                    </m:rPr>
                    <w:rPr>
                      <w:rFonts w:ascii="Cambria Math" w:hAnsi="Cambria Math" w:cs="Arial"/>
                      <w:sz w:val="16"/>
                      <w:szCs w:val="16"/>
                    </w:rPr>
                    <m:t>TBG,max</m:t>
                  </m:r>
                  <m:ctrlPr>
                    <w:rPr>
                      <w:rFonts w:ascii="Cambria Math" w:eastAsia="Malgun Gothic" w:hAnsi="Cambria Math" w:cs="Arial"/>
                      <w:sz w:val="16"/>
                      <w:szCs w:val="16"/>
                    </w:rPr>
                  </m:ctrlPr>
                </m:sup>
              </m:sSubSup>
            </m:oMath>
            <w:r w:rsidRPr="00907CC1">
              <w:rPr>
                <w:rFonts w:ascii="Arial" w:hAnsi="Arial" w:cs="Arial"/>
                <w:sz w:val="16"/>
                <w:szCs w:val="16"/>
              </w:rPr>
              <w:t xml:space="preserve"> and </w:t>
            </w:r>
            <m:oMath>
              <m:r>
                <w:rPr>
                  <w:rFonts w:ascii="Cambria Math" w:hAnsi="Cambria Math" w:cs="Arial"/>
                  <w:sz w:val="16"/>
                  <w:szCs w:val="16"/>
                </w:rPr>
                <m:t>C=</m:t>
              </m:r>
              <m:sSub>
                <m:sSubPr>
                  <m:ctrlPr>
                    <w:rPr>
                      <w:rFonts w:ascii="Cambria Math" w:eastAsia="Malgun Gothic" w:hAnsi="Cambria Math" w:cs="Arial"/>
                      <w:i/>
                      <w:iCs/>
                      <w:sz w:val="16"/>
                      <w:szCs w:val="16"/>
                    </w:rPr>
                  </m:ctrlPr>
                </m:sSubPr>
                <m:e>
                  <m:r>
                    <w:rPr>
                      <w:rFonts w:ascii="Cambria Math" w:hAnsi="Cambria Math" w:cs="Arial"/>
                      <w:sz w:val="16"/>
                      <w:szCs w:val="16"/>
                    </w:rPr>
                    <m:t>N</m:t>
                  </m:r>
                </m:e>
                <m:sub>
                  <m:r>
                    <m:rPr>
                      <m:sty m:val="p"/>
                    </m:rPr>
                    <w:rPr>
                      <w:rFonts w:ascii="Cambria Math" w:hAnsi="Cambria Math" w:cs="Arial"/>
                      <w:sz w:val="16"/>
                      <w:szCs w:val="16"/>
                    </w:rPr>
                    <m:t>PDSCH,</m:t>
                  </m:r>
                  <m:r>
                    <w:rPr>
                      <w:rFonts w:ascii="Cambria Math" w:hAnsi="Cambria Math" w:cs="Arial"/>
                      <w:sz w:val="16"/>
                      <w:szCs w:val="16"/>
                    </w:rPr>
                    <m:t>c</m:t>
                  </m:r>
                </m:sub>
              </m:sSub>
            </m:oMath>
            <w:r w:rsidRPr="00907CC1">
              <w:rPr>
                <w:rFonts w:ascii="Arial" w:hAnsi="Arial" w:cs="Arial"/>
                <w:sz w:val="16"/>
                <w:szCs w:val="16"/>
              </w:rPr>
              <w:t xml:space="preserve">. </w:t>
            </w:r>
            <w:r w:rsidRPr="00907CC1">
              <w:rPr>
                <w:rFonts w:ascii="Arial" w:hAnsi="Arial" w:cs="Arial"/>
                <w:color w:val="FF0000"/>
                <w:sz w:val="16"/>
                <w:szCs w:val="16"/>
              </w:rPr>
              <w:t xml:space="preserve">For a TBG with at least one PDSCH not overlapping with an UL symbol indicated by </w:t>
            </w:r>
            <w:r w:rsidRPr="00907CC1">
              <w:rPr>
                <w:rFonts w:ascii="Arial" w:hAnsi="Arial" w:cs="Arial"/>
                <w:i/>
                <w:iCs/>
                <w:color w:val="FF0000"/>
                <w:sz w:val="16"/>
                <w:szCs w:val="16"/>
              </w:rPr>
              <w:t xml:space="preserve">tdd-UL-DL-ConfigurationCommon </w:t>
            </w:r>
            <w:r w:rsidRPr="00907CC1">
              <w:rPr>
                <w:rFonts w:ascii="Arial" w:hAnsi="Arial" w:cs="Arial"/>
                <w:color w:val="FF0000"/>
                <w:sz w:val="16"/>
                <w:szCs w:val="16"/>
              </w:rPr>
              <w:t xml:space="preserve">or </w:t>
            </w:r>
            <w:r w:rsidRPr="00907CC1">
              <w:rPr>
                <w:rFonts w:ascii="Arial" w:hAnsi="Arial" w:cs="Arial"/>
                <w:i/>
                <w:iCs/>
                <w:color w:val="FF0000"/>
                <w:sz w:val="16"/>
                <w:szCs w:val="16"/>
              </w:rPr>
              <w:t>tdd-UL-DL-ConfigurationDedicated</w:t>
            </w:r>
            <w:r w:rsidRPr="00907CC1">
              <w:rPr>
                <w:rFonts w:ascii="Arial" w:hAnsi="Arial" w:cs="Arial"/>
                <w:color w:val="FF0000"/>
                <w:sz w:val="16"/>
                <w:szCs w:val="16"/>
              </w:rPr>
              <w:t>,</w:t>
            </w:r>
            <w:r w:rsidRPr="00907CC1">
              <w:rPr>
                <w:rFonts w:ascii="Arial" w:hAnsi="Arial" w:cs="Arial"/>
                <w:i/>
                <w:iCs/>
                <w:color w:val="FF0000"/>
                <w:sz w:val="16"/>
                <w:szCs w:val="16"/>
              </w:rPr>
              <w:t xml:space="preserve"> </w:t>
            </w:r>
            <w:r w:rsidRPr="00907CC1">
              <w:rPr>
                <w:rFonts w:ascii="Arial" w:hAnsi="Arial" w:cs="Arial"/>
                <w:color w:val="FF0000"/>
                <w:sz w:val="16"/>
                <w:szCs w:val="16"/>
              </w:rPr>
              <w:t xml:space="preserve">if provided, the UE assumes that a PDSCH in the TBG is correctly received if the PDSCH overlaps with an UL symbol indicated by </w:t>
            </w:r>
            <w:r w:rsidRPr="00907CC1">
              <w:rPr>
                <w:rFonts w:ascii="Arial" w:hAnsi="Arial" w:cs="Arial"/>
                <w:i/>
                <w:iCs/>
                <w:color w:val="FF0000"/>
                <w:sz w:val="16"/>
                <w:szCs w:val="16"/>
              </w:rPr>
              <w:t xml:space="preserve">tdd-UL-DL-ConfigurationCommon </w:t>
            </w:r>
            <w:r w:rsidRPr="00907CC1">
              <w:rPr>
                <w:rFonts w:ascii="Arial" w:hAnsi="Arial" w:cs="Arial"/>
                <w:color w:val="FF0000"/>
                <w:sz w:val="16"/>
                <w:szCs w:val="16"/>
              </w:rPr>
              <w:t xml:space="preserve">or </w:t>
            </w:r>
            <w:r w:rsidRPr="00907CC1">
              <w:rPr>
                <w:rFonts w:ascii="Arial" w:hAnsi="Arial" w:cs="Arial"/>
                <w:i/>
                <w:iCs/>
                <w:color w:val="FF0000"/>
                <w:sz w:val="16"/>
                <w:szCs w:val="16"/>
              </w:rPr>
              <w:t>tdd-UL-DL-ConfigurationDedicated</w:t>
            </w:r>
            <w:r w:rsidRPr="00907CC1">
              <w:rPr>
                <w:rFonts w:ascii="Arial" w:hAnsi="Arial" w:cs="Arial"/>
                <w:color w:val="FF0000"/>
                <w:sz w:val="16"/>
                <w:szCs w:val="16"/>
              </w:rPr>
              <w:t xml:space="preserve">. For a TBG that includes only PDSCH(s) overlapping with UL symbol(s) indicated by </w:t>
            </w:r>
            <w:r w:rsidRPr="00907CC1">
              <w:rPr>
                <w:rFonts w:ascii="Arial" w:hAnsi="Arial" w:cs="Arial"/>
                <w:i/>
                <w:iCs/>
                <w:color w:val="FF0000"/>
                <w:sz w:val="16"/>
                <w:szCs w:val="16"/>
              </w:rPr>
              <w:t xml:space="preserve">tdd-UL-DL-ConfigurationCommon </w:t>
            </w:r>
            <w:r w:rsidRPr="00907CC1">
              <w:rPr>
                <w:rFonts w:ascii="Arial" w:hAnsi="Arial" w:cs="Arial"/>
                <w:color w:val="FF0000"/>
                <w:sz w:val="16"/>
                <w:szCs w:val="16"/>
              </w:rPr>
              <w:t xml:space="preserve">or </w:t>
            </w:r>
            <w:r w:rsidRPr="00907CC1">
              <w:rPr>
                <w:rFonts w:ascii="Arial" w:hAnsi="Arial" w:cs="Arial"/>
                <w:i/>
                <w:iCs/>
                <w:color w:val="FF0000"/>
                <w:sz w:val="16"/>
                <w:szCs w:val="16"/>
              </w:rPr>
              <w:t>tdd-UL-DL-ConfigurationDedicated</w:t>
            </w:r>
            <w:r w:rsidRPr="00907CC1">
              <w:rPr>
                <w:rFonts w:ascii="Arial" w:hAnsi="Arial" w:cs="Arial"/>
                <w:color w:val="FF0000"/>
                <w:sz w:val="16"/>
                <w:szCs w:val="16"/>
              </w:rPr>
              <w:t>, if provided, NACK is generated for the TBG.</w:t>
            </w:r>
          </w:p>
        </w:tc>
      </w:tr>
    </w:tbl>
    <w:p w14:paraId="0FDB5ACB" w14:textId="71AB3775" w:rsidR="00907CC1" w:rsidRDefault="00907CC1" w:rsidP="00907CC1">
      <w:pPr>
        <w:rPr>
          <w:iCs/>
          <w:lang w:eastAsia="x-none"/>
        </w:rPr>
      </w:pPr>
    </w:p>
    <w:p w14:paraId="507B89B3" w14:textId="01B22E11" w:rsidR="00907CC1" w:rsidRDefault="00907CC1" w:rsidP="00907CC1">
      <w:pPr>
        <w:rPr>
          <w:iCs/>
          <w:lang w:eastAsia="x-none"/>
        </w:rPr>
      </w:pPr>
      <w:r w:rsidRPr="00907CC1">
        <w:rPr>
          <w:b/>
          <w:bCs/>
          <w:iCs/>
          <w:lang w:eastAsia="x-none"/>
        </w:rPr>
        <w:t>Decision:</w:t>
      </w:r>
      <w:r>
        <w:rPr>
          <w:iCs/>
          <w:lang w:eastAsia="x-none"/>
        </w:rPr>
        <w:t xml:space="preserve"> As per email decision posted on Mar 1</w:t>
      </w:r>
      <w:r w:rsidRPr="00907CC1">
        <w:rPr>
          <w:iCs/>
          <w:vertAlign w:val="superscript"/>
          <w:lang w:eastAsia="x-none"/>
        </w:rPr>
        <w:t>st</w:t>
      </w:r>
      <w:r>
        <w:rPr>
          <w:iCs/>
          <w:lang w:eastAsia="x-none"/>
        </w:rPr>
        <w:t>,</w:t>
      </w:r>
    </w:p>
    <w:p w14:paraId="49DA7917" w14:textId="77777777" w:rsidR="00907CC1" w:rsidRPr="00907CC1" w:rsidRDefault="00907CC1" w:rsidP="00907CC1">
      <w:pPr>
        <w:rPr>
          <w:rFonts w:ascii="Times New Roman" w:hAnsi="Times New Roman"/>
          <w:szCs w:val="20"/>
          <w:lang w:val="en-US"/>
        </w:rPr>
      </w:pPr>
      <w:r w:rsidRPr="00907CC1">
        <w:rPr>
          <w:rFonts w:ascii="Times New Roman" w:hAnsi="Times New Roman"/>
          <w:highlight w:val="green"/>
          <w:lang w:val="en-US"/>
        </w:rPr>
        <w:t>Agreement</w:t>
      </w:r>
    </w:p>
    <w:p w14:paraId="5D6447DD" w14:textId="77777777" w:rsidR="00907CC1" w:rsidRPr="00907CC1" w:rsidRDefault="00907CC1" w:rsidP="00F44FD9">
      <w:pPr>
        <w:pStyle w:val="ListParagraph"/>
        <w:numPr>
          <w:ilvl w:val="0"/>
          <w:numId w:val="177"/>
        </w:numPr>
        <w:rPr>
          <w:lang w:val="en-US" w:eastAsia="en-US"/>
        </w:rPr>
      </w:pPr>
      <w:r w:rsidRPr="00907CC1">
        <w:rPr>
          <w:lang w:val="en-US" w:eastAsia="zh-CN"/>
        </w:rPr>
        <w:t>When re-transmission of DL SPS is indicated by DCI format 1_1, the PDCCH indicates a TDRA row index including only one SLIV.</w:t>
      </w:r>
    </w:p>
    <w:p w14:paraId="6B25C153" w14:textId="77777777" w:rsidR="00907CC1" w:rsidRPr="00907CC1" w:rsidRDefault="00907CC1" w:rsidP="00F44FD9">
      <w:pPr>
        <w:pStyle w:val="ListParagraph"/>
        <w:numPr>
          <w:ilvl w:val="0"/>
          <w:numId w:val="177"/>
        </w:numPr>
        <w:rPr>
          <w:lang w:val="en-US" w:eastAsia="zh-CN"/>
        </w:rPr>
      </w:pPr>
      <w:r w:rsidRPr="00907CC1">
        <w:rPr>
          <w:lang w:val="en-US" w:eastAsia="zh-CN"/>
        </w:rPr>
        <w:t>When re-transmission of UL CG is indicated by DCI format 0_1, the PDCCH indicates a TDRA row index including only one SLIV.</w:t>
      </w:r>
    </w:p>
    <w:p w14:paraId="4B6949AA" w14:textId="213BE077" w:rsidR="00907CC1" w:rsidRPr="00907CC1" w:rsidRDefault="00907CC1" w:rsidP="00907CC1">
      <w:pPr>
        <w:rPr>
          <w:rFonts w:ascii="Times New Roman" w:hAnsi="Times New Roman"/>
          <w:szCs w:val="20"/>
          <w:lang w:val="en-US"/>
        </w:rPr>
      </w:pPr>
      <w:r w:rsidRPr="00907CC1">
        <w:rPr>
          <w:rFonts w:ascii="Times New Roman" w:hAnsi="Times New Roman"/>
          <w:highlight w:val="green"/>
          <w:lang w:val="en-US"/>
        </w:rPr>
        <w:t>Agreements</w:t>
      </w:r>
    </w:p>
    <w:p w14:paraId="72994619" w14:textId="5EE6B755" w:rsidR="00907CC1" w:rsidRPr="00907CC1" w:rsidRDefault="00907CC1" w:rsidP="00F44FD9">
      <w:pPr>
        <w:pStyle w:val="ListParagraph"/>
        <w:numPr>
          <w:ilvl w:val="0"/>
          <w:numId w:val="178"/>
        </w:numPr>
        <w:rPr>
          <w:lang w:val="en-US"/>
        </w:rPr>
      </w:pPr>
      <w:r w:rsidRPr="00907CC1">
        <w:rPr>
          <w:lang w:val="en-US"/>
        </w:rPr>
        <w:t xml:space="preserve">Text Proposal TP#B (for 38.213, Clause 9.1.2.1) in section 4.2 of </w:t>
      </w:r>
      <w:hyperlink r:id="rId1073" w:history="1">
        <w:r w:rsidR="004371F4">
          <w:rPr>
            <w:rStyle w:val="Hyperlink"/>
            <w:lang w:val="en-US"/>
          </w:rPr>
          <w:t>R1-2202679</w:t>
        </w:r>
      </w:hyperlink>
      <w:r w:rsidRPr="00907CC1">
        <w:rPr>
          <w:lang w:val="en-US"/>
        </w:rPr>
        <w:t xml:space="preserve"> is endorsed.</w:t>
      </w:r>
    </w:p>
    <w:p w14:paraId="475F745B" w14:textId="527A3F6D" w:rsidR="00907CC1" w:rsidRPr="00907CC1" w:rsidRDefault="00907CC1" w:rsidP="00F44FD9">
      <w:pPr>
        <w:pStyle w:val="ListParagraph"/>
        <w:numPr>
          <w:ilvl w:val="0"/>
          <w:numId w:val="178"/>
        </w:numPr>
        <w:rPr>
          <w:lang w:val="en-US"/>
        </w:rPr>
      </w:pPr>
      <w:r w:rsidRPr="00907CC1">
        <w:rPr>
          <w:lang w:val="en-US"/>
        </w:rPr>
        <w:t xml:space="preserve">Text Proposal TP#C (for 38.214, Clause 6.1) in section 4.3 of </w:t>
      </w:r>
      <w:hyperlink r:id="rId1074" w:history="1">
        <w:r w:rsidR="004371F4">
          <w:rPr>
            <w:rStyle w:val="Hyperlink"/>
            <w:lang w:val="en-US"/>
          </w:rPr>
          <w:t>R1-2202679</w:t>
        </w:r>
      </w:hyperlink>
      <w:r w:rsidRPr="00907CC1">
        <w:rPr>
          <w:lang w:val="en-US"/>
        </w:rPr>
        <w:t xml:space="preserve"> is endorsed.</w:t>
      </w:r>
    </w:p>
    <w:p w14:paraId="70DDA873" w14:textId="0E4BA1DB" w:rsidR="00907CC1" w:rsidRPr="00907CC1" w:rsidRDefault="00907CC1" w:rsidP="00F44FD9">
      <w:pPr>
        <w:pStyle w:val="ListParagraph"/>
        <w:numPr>
          <w:ilvl w:val="0"/>
          <w:numId w:val="178"/>
        </w:numPr>
        <w:rPr>
          <w:lang w:val="en-US"/>
        </w:rPr>
      </w:pPr>
      <w:r w:rsidRPr="00907CC1">
        <w:rPr>
          <w:lang w:val="en-US"/>
        </w:rPr>
        <w:t xml:space="preserve">Text Proposal TP#E (for 38.213, Clause 10.3) in section 4.5 of </w:t>
      </w:r>
      <w:hyperlink r:id="rId1075" w:history="1">
        <w:r w:rsidR="004371F4">
          <w:rPr>
            <w:rStyle w:val="Hyperlink"/>
            <w:lang w:val="en-US"/>
          </w:rPr>
          <w:t>R1-2202679</w:t>
        </w:r>
      </w:hyperlink>
      <w:r w:rsidRPr="00907CC1">
        <w:rPr>
          <w:lang w:val="en-US"/>
        </w:rPr>
        <w:t xml:space="preserve"> is endorsed.</w:t>
      </w:r>
    </w:p>
    <w:p w14:paraId="093AF163" w14:textId="2C0DEBBE" w:rsidR="00907CC1" w:rsidRPr="00907CC1" w:rsidRDefault="00907CC1" w:rsidP="00F44FD9">
      <w:pPr>
        <w:pStyle w:val="ListParagraph"/>
        <w:numPr>
          <w:ilvl w:val="0"/>
          <w:numId w:val="178"/>
        </w:numPr>
        <w:rPr>
          <w:lang w:val="en-US"/>
        </w:rPr>
      </w:pPr>
      <w:r w:rsidRPr="00907CC1">
        <w:rPr>
          <w:lang w:val="en-US"/>
        </w:rPr>
        <w:t xml:space="preserve">Text Proposal TP#H (for 38.214, Clauses 5.1 and 6.1) in section 4.8 of </w:t>
      </w:r>
      <w:hyperlink r:id="rId1076" w:history="1">
        <w:r w:rsidR="004371F4">
          <w:rPr>
            <w:rStyle w:val="Hyperlink"/>
            <w:lang w:val="en-US"/>
          </w:rPr>
          <w:t>R1-2202679</w:t>
        </w:r>
      </w:hyperlink>
      <w:r w:rsidRPr="00907CC1">
        <w:rPr>
          <w:lang w:val="en-US"/>
        </w:rPr>
        <w:t xml:space="preserve"> is endorsed.</w:t>
      </w:r>
    </w:p>
    <w:p w14:paraId="354B208F" w14:textId="77777777" w:rsidR="00907CC1" w:rsidRDefault="00907CC1" w:rsidP="00907CC1">
      <w:pPr>
        <w:rPr>
          <w:rFonts w:ascii="Times New Roman" w:hAnsi="Times New Roman"/>
          <w:lang w:val="en-US" w:eastAsia="zh-CN"/>
        </w:rPr>
      </w:pPr>
    </w:p>
    <w:p w14:paraId="48C9E5B3" w14:textId="1661829D" w:rsidR="00554EA9" w:rsidRDefault="00554EA9" w:rsidP="00554EA9">
      <w:pPr>
        <w:rPr>
          <w:iCs/>
          <w:lang w:eastAsia="x-none"/>
        </w:rPr>
      </w:pPr>
      <w:r w:rsidRPr="00907CC1">
        <w:rPr>
          <w:b/>
          <w:bCs/>
          <w:iCs/>
          <w:lang w:eastAsia="x-none"/>
        </w:rPr>
        <w:t>Decision:</w:t>
      </w:r>
      <w:r>
        <w:rPr>
          <w:iCs/>
          <w:lang w:eastAsia="x-none"/>
        </w:rPr>
        <w:t xml:space="preserve"> As per email decision posted on Mar 2</w:t>
      </w:r>
      <w:r w:rsidRPr="00554EA9">
        <w:rPr>
          <w:iCs/>
          <w:vertAlign w:val="superscript"/>
          <w:lang w:eastAsia="x-none"/>
        </w:rPr>
        <w:t>nd</w:t>
      </w:r>
      <w:r>
        <w:rPr>
          <w:iCs/>
          <w:lang w:eastAsia="x-none"/>
        </w:rPr>
        <w:t>,</w:t>
      </w:r>
    </w:p>
    <w:p w14:paraId="79F8BE2A" w14:textId="77777777" w:rsidR="00554EA9" w:rsidRPr="00554EA9" w:rsidRDefault="00554EA9" w:rsidP="00554EA9">
      <w:pPr>
        <w:rPr>
          <w:szCs w:val="20"/>
          <w:u w:val="single"/>
          <w:lang w:val="en-US"/>
        </w:rPr>
      </w:pPr>
      <w:r w:rsidRPr="00554EA9">
        <w:rPr>
          <w:u w:val="single"/>
          <w:lang w:val="en-US"/>
        </w:rPr>
        <w:t>Conclusion</w:t>
      </w:r>
    </w:p>
    <w:p w14:paraId="56A43848" w14:textId="77777777" w:rsidR="00554EA9" w:rsidRDefault="00554EA9" w:rsidP="00554EA9">
      <w:pPr>
        <w:rPr>
          <w:lang w:val="en-US" w:eastAsia="ko-KR"/>
        </w:rPr>
      </w:pPr>
      <w:r>
        <w:rPr>
          <w:lang w:val="en-US" w:eastAsia="ko-KR"/>
        </w:rPr>
        <w:t xml:space="preserve">For a DCI that can schedule multiple PUSCHs, it is clarified that the following M is counted based on </w:t>
      </w:r>
      <w:r>
        <w:rPr>
          <w:lang w:val="en-US" w:eastAsia="zh-CN"/>
        </w:rPr>
        <w:t>scheduled PUSCHs indicated by the TDRA information field.</w:t>
      </w:r>
    </w:p>
    <w:p w14:paraId="75101911" w14:textId="77777777" w:rsidR="00554EA9" w:rsidRPr="00554EA9" w:rsidRDefault="00554EA9" w:rsidP="00F44FD9">
      <w:pPr>
        <w:pStyle w:val="ListParagraph"/>
        <w:numPr>
          <w:ilvl w:val="0"/>
          <w:numId w:val="179"/>
        </w:numPr>
        <w:rPr>
          <w:lang w:val="en-US"/>
        </w:rPr>
      </w:pPr>
      <w:r w:rsidRPr="00554EA9">
        <w:rPr>
          <w:lang w:val="en-US" w:eastAsia="ko-KR"/>
        </w:rPr>
        <w:t>CSI-request: When the DCI schedules M PUSCHs, the PUSCH that carries the aperiodic CSI feedback is M-th scheduled PUSCH for M &lt;= 2, or (M-1)-th scheduled PUSCH for M &gt; 2.</w:t>
      </w:r>
    </w:p>
    <w:p w14:paraId="059E8522" w14:textId="77777777" w:rsidR="00554EA9" w:rsidRDefault="00554EA9" w:rsidP="00554EA9">
      <w:pPr>
        <w:rPr>
          <w:lang w:eastAsia="ko-KR"/>
        </w:rPr>
      </w:pPr>
      <w:r>
        <w:rPr>
          <w:lang w:val="en-US" w:eastAsia="ko-KR"/>
        </w:rPr>
        <w:t>Note: Aperiodic CSI feedback will be dropped if M-th scheduled PUSCH for M &lt;= 2 (or (M-1)-th scheduled PUSCH for M &gt; 2) is collided with semi-static DL or SSB symbols.</w:t>
      </w:r>
    </w:p>
    <w:p w14:paraId="2B9DEAF0" w14:textId="77777777" w:rsidR="00907CC1" w:rsidRPr="00554EA9" w:rsidRDefault="00907CC1" w:rsidP="00907CC1">
      <w:pPr>
        <w:rPr>
          <w:iCs/>
        </w:rPr>
      </w:pPr>
    </w:p>
    <w:p w14:paraId="6D36E034" w14:textId="0F1FD03E" w:rsidR="00907CC1" w:rsidRDefault="00907CC1" w:rsidP="00907CC1">
      <w:pPr>
        <w:rPr>
          <w:iCs/>
          <w:lang w:eastAsia="x-none"/>
        </w:rPr>
      </w:pPr>
    </w:p>
    <w:p w14:paraId="37344C25" w14:textId="241B63AA" w:rsidR="005D1ED6" w:rsidRDefault="005D1ED6" w:rsidP="005D1ED6">
      <w:pPr>
        <w:rPr>
          <w:iCs/>
          <w:lang w:eastAsia="x-none"/>
        </w:rPr>
      </w:pPr>
      <w:r w:rsidRPr="00907CC1">
        <w:rPr>
          <w:b/>
          <w:bCs/>
          <w:iCs/>
          <w:lang w:eastAsia="x-none"/>
        </w:rPr>
        <w:t>Decision:</w:t>
      </w:r>
      <w:r>
        <w:rPr>
          <w:iCs/>
          <w:lang w:eastAsia="x-none"/>
        </w:rPr>
        <w:t xml:space="preserve"> As per email decision posted on Mar 3</w:t>
      </w:r>
      <w:r w:rsidRPr="005D1ED6">
        <w:rPr>
          <w:iCs/>
          <w:vertAlign w:val="superscript"/>
          <w:lang w:eastAsia="x-none"/>
        </w:rPr>
        <w:t>rd</w:t>
      </w:r>
      <w:r>
        <w:rPr>
          <w:iCs/>
          <w:lang w:eastAsia="x-none"/>
        </w:rPr>
        <w:t>,</w:t>
      </w:r>
    </w:p>
    <w:p w14:paraId="0D230096" w14:textId="77777777" w:rsidR="005D1ED6" w:rsidRPr="005D1ED6" w:rsidRDefault="005D1ED6" w:rsidP="005D1ED6">
      <w:pPr>
        <w:rPr>
          <w:bCs/>
          <w:iCs/>
          <w:lang w:eastAsia="x-none"/>
        </w:rPr>
      </w:pPr>
      <w:r w:rsidRPr="005D1ED6">
        <w:rPr>
          <w:bCs/>
          <w:iCs/>
          <w:highlight w:val="green"/>
          <w:lang w:eastAsia="x-none"/>
        </w:rPr>
        <w:t>Agreement</w:t>
      </w:r>
    </w:p>
    <w:p w14:paraId="12DA41FA" w14:textId="46F1CD5C" w:rsidR="005D1ED6" w:rsidRPr="00160127" w:rsidRDefault="005D1ED6" w:rsidP="005D1ED6">
      <w:pPr>
        <w:rPr>
          <w:iCs/>
          <w:lang w:eastAsia="x-none"/>
        </w:rPr>
      </w:pPr>
      <w:r>
        <w:rPr>
          <w:iCs/>
          <w:lang w:eastAsia="x-none"/>
        </w:rPr>
        <w:t xml:space="preserve">The following TP for </w:t>
      </w:r>
      <w:r w:rsidRPr="00160127">
        <w:rPr>
          <w:iCs/>
          <w:lang w:eastAsia="x-none"/>
        </w:rPr>
        <w:t xml:space="preserve">TS 38.214 Clause </w:t>
      </w:r>
      <w:r>
        <w:rPr>
          <w:iCs/>
          <w:lang w:eastAsia="x-none"/>
        </w:rPr>
        <w:t>6.1.2.1 is endorsed</w:t>
      </w:r>
    </w:p>
    <w:p w14:paraId="5A21D23C" w14:textId="77777777" w:rsidR="005D1ED6" w:rsidRPr="00457596" w:rsidRDefault="005D1ED6" w:rsidP="00457596">
      <w:pPr>
        <w:rPr>
          <w:color w:val="FF0000"/>
          <w:lang w:val="en-US" w:eastAsia="zh-CN"/>
        </w:rPr>
      </w:pPr>
      <w:r w:rsidRPr="00457596">
        <w:rPr>
          <w:rFonts w:hint="eastAsia"/>
          <w:color w:val="FF0000"/>
          <w:lang w:val="en-US" w:eastAsia="zh-CN"/>
        </w:rPr>
        <w:t>-----</w:t>
      </w:r>
      <w:r w:rsidRPr="00457596">
        <w:rPr>
          <w:color w:val="FF0000"/>
          <w:lang w:val="en-US" w:eastAsia="zh-CN"/>
        </w:rPr>
        <w:t>-</w:t>
      </w:r>
      <w:r w:rsidRPr="00457596">
        <w:rPr>
          <w:rFonts w:hint="eastAsia"/>
          <w:color w:val="FF0000"/>
          <w:lang w:val="en-US" w:eastAsia="zh-CN"/>
        </w:rPr>
        <w:t>---</w:t>
      </w:r>
      <w:r w:rsidRPr="00457596">
        <w:rPr>
          <w:color w:val="FF0000"/>
          <w:lang w:val="en-US" w:eastAsia="zh-CN"/>
        </w:rPr>
        <w:t>-</w:t>
      </w:r>
      <w:r w:rsidRPr="00457596">
        <w:rPr>
          <w:rFonts w:hint="eastAsia"/>
          <w:color w:val="FF0000"/>
          <w:lang w:val="en-US" w:eastAsia="zh-CN"/>
        </w:rPr>
        <w:t>---</w:t>
      </w:r>
      <w:r w:rsidRPr="00457596">
        <w:rPr>
          <w:color w:val="FF0000"/>
          <w:lang w:val="en-US" w:eastAsia="zh-CN"/>
        </w:rPr>
        <w:t>--</w:t>
      </w:r>
      <w:r w:rsidRPr="00457596">
        <w:rPr>
          <w:rFonts w:hint="eastAsia"/>
          <w:color w:val="FF0000"/>
          <w:lang w:val="en-US" w:eastAsia="zh-CN"/>
        </w:rPr>
        <w:t>-----------</w:t>
      </w:r>
      <w:r w:rsidRPr="00457596">
        <w:rPr>
          <w:color w:val="FF0000"/>
          <w:lang w:val="en-US" w:eastAsia="zh-CN"/>
        </w:rPr>
        <w:t>-</w:t>
      </w:r>
      <w:r w:rsidRPr="00457596">
        <w:rPr>
          <w:rFonts w:hint="eastAsia"/>
          <w:color w:val="FF0000"/>
          <w:lang w:val="en-US" w:eastAsia="zh-CN"/>
        </w:rPr>
        <w:t xml:space="preserve">----------------Start </w:t>
      </w:r>
      <w:r w:rsidRPr="00457596">
        <w:rPr>
          <w:color w:val="FF0000"/>
          <w:lang w:val="en-US" w:eastAsia="zh-CN"/>
        </w:rPr>
        <w:t>of TP#F1 for TS 38.214 Clause 6.1.2.1</w:t>
      </w:r>
      <w:r w:rsidRPr="00457596">
        <w:rPr>
          <w:rFonts w:hint="eastAsia"/>
          <w:color w:val="FF0000"/>
          <w:lang w:val="en-US" w:eastAsia="zh-CN"/>
        </w:rPr>
        <w:t>--------------------</w:t>
      </w:r>
      <w:r w:rsidRPr="00457596">
        <w:rPr>
          <w:color w:val="FF0000"/>
          <w:lang w:val="en-US" w:eastAsia="zh-CN"/>
        </w:rPr>
        <w:t>--</w:t>
      </w:r>
      <w:r w:rsidRPr="00457596">
        <w:rPr>
          <w:rFonts w:hint="eastAsia"/>
          <w:color w:val="FF0000"/>
          <w:lang w:val="en-US" w:eastAsia="zh-CN"/>
        </w:rPr>
        <w:t>------</w:t>
      </w:r>
      <w:r w:rsidRPr="00457596">
        <w:rPr>
          <w:color w:val="FF0000"/>
          <w:lang w:val="en-US" w:eastAsia="zh-CN"/>
        </w:rPr>
        <w:t>-</w:t>
      </w:r>
      <w:r w:rsidRPr="00457596">
        <w:rPr>
          <w:rFonts w:hint="eastAsia"/>
          <w:color w:val="FF0000"/>
          <w:lang w:val="en-US" w:eastAsia="zh-CN"/>
        </w:rPr>
        <w:t>------------------</w:t>
      </w:r>
    </w:p>
    <w:p w14:paraId="5E8B2D66" w14:textId="77777777" w:rsidR="005D1ED6" w:rsidRPr="00457596" w:rsidRDefault="005D1ED6" w:rsidP="005D1ED6">
      <w:pPr>
        <w:rPr>
          <w:rFonts w:ascii="Arial" w:eastAsia="Malgun Gothic" w:hAnsi="Arial" w:cs="Arial"/>
          <w:b/>
          <w:bCs/>
          <w:sz w:val="16"/>
          <w:szCs w:val="16"/>
          <w:lang w:eastAsia="ko-KR"/>
        </w:rPr>
      </w:pPr>
      <w:r w:rsidRPr="00457596">
        <w:rPr>
          <w:rFonts w:ascii="Arial" w:eastAsia="Malgun Gothic" w:hAnsi="Arial" w:cs="Arial"/>
          <w:b/>
          <w:bCs/>
          <w:sz w:val="16"/>
          <w:szCs w:val="16"/>
          <w:lang w:eastAsia="ko-KR"/>
        </w:rPr>
        <w:t>6.1.2.1</w:t>
      </w:r>
      <w:r w:rsidRPr="00457596">
        <w:rPr>
          <w:rFonts w:ascii="Arial" w:eastAsia="Malgun Gothic" w:hAnsi="Arial" w:cs="Arial"/>
          <w:b/>
          <w:bCs/>
          <w:sz w:val="16"/>
          <w:szCs w:val="16"/>
          <w:lang w:eastAsia="ko-KR"/>
        </w:rPr>
        <w:tab/>
        <w:t>Resource allocation in time domain</w:t>
      </w:r>
    </w:p>
    <w:p w14:paraId="1C598796" w14:textId="77777777" w:rsidR="005D1ED6" w:rsidRPr="005D1ED6" w:rsidRDefault="005D1ED6" w:rsidP="005D1ED6">
      <w:pPr>
        <w:rPr>
          <w:rFonts w:ascii="Arial" w:eastAsia="Malgun Gothic" w:hAnsi="Arial" w:cs="Arial"/>
          <w:sz w:val="16"/>
          <w:szCs w:val="16"/>
          <w:lang w:val="en-US" w:eastAsia="ko-KR"/>
        </w:rPr>
      </w:pPr>
      <w:r w:rsidRPr="005D1ED6">
        <w:rPr>
          <w:rFonts w:ascii="Arial" w:eastAsia="Malgun Gothic" w:hAnsi="Arial" w:cs="Arial"/>
          <w:color w:val="000000"/>
          <w:sz w:val="16"/>
          <w:szCs w:val="16"/>
          <w:lang w:eastAsia="ko-KR"/>
        </w:rPr>
        <w:t xml:space="preserve">If a UE is configured with </w:t>
      </w:r>
      <w:r w:rsidRPr="005D1ED6">
        <w:rPr>
          <w:rFonts w:ascii="Arial" w:eastAsia="Malgun Gothic" w:hAnsi="Arial" w:cs="Arial"/>
          <w:i/>
          <w:iCs/>
          <w:color w:val="000000"/>
          <w:sz w:val="16"/>
          <w:szCs w:val="16"/>
          <w:lang w:eastAsia="ko-KR"/>
        </w:rPr>
        <w:t>pusch-TimeDomainAllocationListForMultiP</w:t>
      </w:r>
      <w:del w:id="94" w:author="만든 이">
        <w:r w:rsidRPr="005D1ED6">
          <w:rPr>
            <w:rFonts w:ascii="Arial" w:eastAsia="Malgun Gothic" w:hAnsi="Arial" w:cs="Arial"/>
            <w:i/>
            <w:iCs/>
            <w:color w:val="000000"/>
            <w:sz w:val="16"/>
            <w:szCs w:val="16"/>
            <w:lang w:eastAsia="ko-KR"/>
          </w:rPr>
          <w:delText>D</w:delText>
        </w:r>
      </w:del>
      <w:ins w:id="95" w:author="만든 이">
        <w:r w:rsidRPr="005D1ED6">
          <w:rPr>
            <w:rFonts w:ascii="Arial" w:eastAsia="Malgun Gothic" w:hAnsi="Arial" w:cs="Arial"/>
            <w:i/>
            <w:iCs/>
            <w:color w:val="000000"/>
            <w:sz w:val="16"/>
            <w:szCs w:val="16"/>
            <w:lang w:eastAsia="ko-KR"/>
          </w:rPr>
          <w:t>U</w:t>
        </w:r>
      </w:ins>
      <w:r w:rsidRPr="005D1ED6">
        <w:rPr>
          <w:rFonts w:ascii="Arial" w:eastAsia="Malgun Gothic" w:hAnsi="Arial" w:cs="Arial"/>
          <w:i/>
          <w:iCs/>
          <w:color w:val="000000"/>
          <w:sz w:val="16"/>
          <w:szCs w:val="16"/>
          <w:lang w:eastAsia="ko-KR"/>
        </w:rPr>
        <w:t xml:space="preserve">SCH-r17 </w:t>
      </w:r>
      <w:r w:rsidRPr="005D1ED6">
        <w:rPr>
          <w:rFonts w:ascii="Arial" w:eastAsia="Malgun Gothic" w:hAnsi="Arial" w:cs="Arial"/>
          <w:color w:val="000000"/>
          <w:sz w:val="16"/>
          <w:szCs w:val="16"/>
          <w:lang w:eastAsia="ko-KR"/>
        </w:rPr>
        <w:t>in which one or more rows contain multiple SLIVs for PUSCH on a UL BWP of a serving cell</w:t>
      </w:r>
      <w:r w:rsidRPr="005D1ED6">
        <w:rPr>
          <w:rFonts w:ascii="Arial" w:eastAsia="Malgun Gothic" w:hAnsi="Arial" w:cs="Arial"/>
          <w:color w:val="000000"/>
          <w:sz w:val="16"/>
          <w:szCs w:val="16"/>
          <w:lang w:val="en-US" w:eastAsia="ko-KR"/>
        </w:rPr>
        <w:t xml:space="preserve">, the UE does not apply </w:t>
      </w:r>
      <w:r w:rsidRPr="005D1ED6">
        <w:rPr>
          <w:rFonts w:ascii="Arial" w:eastAsia="Malgun Gothic" w:hAnsi="Arial" w:cs="Arial"/>
          <w:i/>
          <w:iCs/>
          <w:color w:val="000000"/>
          <w:sz w:val="16"/>
          <w:szCs w:val="16"/>
          <w:lang w:val="en-US" w:eastAsia="ko-KR"/>
        </w:rPr>
        <w:t>pusch-AggregationFactor</w:t>
      </w:r>
      <w:r w:rsidRPr="005D1ED6">
        <w:rPr>
          <w:rFonts w:ascii="Arial" w:eastAsia="Malgun Gothic" w:hAnsi="Arial" w:cs="Arial"/>
          <w:i/>
          <w:iCs/>
          <w:color w:val="000000"/>
          <w:sz w:val="16"/>
          <w:szCs w:val="16"/>
          <w:lang w:eastAsia="ko-KR"/>
        </w:rPr>
        <w:t>,</w:t>
      </w:r>
      <w:r w:rsidRPr="005D1ED6">
        <w:rPr>
          <w:rFonts w:ascii="Arial" w:eastAsia="Malgun Gothic" w:hAnsi="Arial" w:cs="Arial"/>
          <w:color w:val="000000"/>
          <w:sz w:val="16"/>
          <w:szCs w:val="16"/>
          <w:lang w:eastAsia="ko-KR"/>
        </w:rPr>
        <w:t xml:space="preserve"> if configured, </w:t>
      </w:r>
      <w:r w:rsidRPr="005D1ED6">
        <w:rPr>
          <w:rFonts w:ascii="Arial" w:eastAsia="Malgun Gothic" w:hAnsi="Arial" w:cs="Arial"/>
          <w:color w:val="000000"/>
          <w:sz w:val="16"/>
          <w:szCs w:val="16"/>
          <w:lang w:val="en-US" w:eastAsia="ko-KR"/>
        </w:rPr>
        <w:t>to DCI format 0_1</w:t>
      </w:r>
      <w:r w:rsidRPr="005D1ED6">
        <w:rPr>
          <w:rFonts w:ascii="Arial" w:eastAsia="Malgun Gothic" w:hAnsi="Arial" w:cs="Arial"/>
          <w:color w:val="000000"/>
          <w:sz w:val="16"/>
          <w:szCs w:val="16"/>
          <w:lang w:eastAsia="ko-KR"/>
        </w:rPr>
        <w:t xml:space="preserve"> on the UL BWP of the serving cell and the </w:t>
      </w:r>
      <w:r w:rsidRPr="005D1ED6">
        <w:rPr>
          <w:rFonts w:ascii="Arial" w:eastAsia="Malgun Gothic" w:hAnsi="Arial" w:cs="Arial"/>
          <w:color w:val="000000"/>
          <w:sz w:val="16"/>
          <w:szCs w:val="16"/>
          <w:lang w:val="en-US" w:eastAsia="ko-KR"/>
        </w:rPr>
        <w:t xml:space="preserve">UE does not expect to be configured with </w:t>
      </w:r>
      <w:r w:rsidRPr="005D1ED6">
        <w:rPr>
          <w:rFonts w:ascii="Arial" w:eastAsia="Malgun Gothic" w:hAnsi="Arial" w:cs="Arial"/>
          <w:i/>
          <w:iCs/>
          <w:color w:val="000000"/>
          <w:sz w:val="16"/>
          <w:szCs w:val="16"/>
          <w:lang w:val="en-US" w:eastAsia="ko-KR"/>
        </w:rPr>
        <w:t>numberOfRepetitions</w:t>
      </w:r>
      <w:r w:rsidRPr="005D1ED6">
        <w:rPr>
          <w:rFonts w:ascii="Arial" w:eastAsia="Malgun Gothic" w:hAnsi="Arial" w:cs="Arial"/>
          <w:color w:val="000000"/>
          <w:sz w:val="16"/>
          <w:szCs w:val="16"/>
          <w:lang w:val="en-US" w:eastAsia="ko-KR"/>
        </w:rPr>
        <w:t xml:space="preserve"> </w:t>
      </w:r>
      <w:r w:rsidRPr="005D1ED6">
        <w:rPr>
          <w:rFonts w:ascii="Arial" w:eastAsia="Malgun Gothic" w:hAnsi="Arial" w:cs="Arial"/>
          <w:color w:val="000000"/>
          <w:sz w:val="16"/>
          <w:szCs w:val="16"/>
          <w:lang w:eastAsia="ko-KR"/>
        </w:rPr>
        <w:t xml:space="preserve">in </w:t>
      </w:r>
      <w:r w:rsidRPr="005D1ED6">
        <w:rPr>
          <w:rFonts w:ascii="Arial" w:eastAsia="Malgun Gothic" w:hAnsi="Arial" w:cs="Arial"/>
          <w:i/>
          <w:iCs/>
          <w:color w:val="000000"/>
          <w:sz w:val="16"/>
          <w:szCs w:val="16"/>
          <w:lang w:eastAsia="ko-KR"/>
        </w:rPr>
        <w:t>pusch-TimeDomainAllocationListForMultiP</w:t>
      </w:r>
      <w:del w:id="96" w:author="만든 이">
        <w:r w:rsidRPr="005D1ED6">
          <w:rPr>
            <w:rFonts w:ascii="Arial" w:eastAsia="Malgun Gothic" w:hAnsi="Arial" w:cs="Arial"/>
            <w:i/>
            <w:iCs/>
            <w:color w:val="000000"/>
            <w:sz w:val="16"/>
            <w:szCs w:val="16"/>
            <w:lang w:eastAsia="ko-KR"/>
          </w:rPr>
          <w:delText>D</w:delText>
        </w:r>
      </w:del>
      <w:ins w:id="97" w:author="만든 이">
        <w:r w:rsidRPr="005D1ED6">
          <w:rPr>
            <w:rFonts w:ascii="Arial" w:eastAsia="Malgun Gothic" w:hAnsi="Arial" w:cs="Arial"/>
            <w:i/>
            <w:iCs/>
            <w:color w:val="000000"/>
            <w:sz w:val="16"/>
            <w:szCs w:val="16"/>
            <w:lang w:eastAsia="ko-KR"/>
          </w:rPr>
          <w:t>U</w:t>
        </w:r>
      </w:ins>
      <w:r w:rsidRPr="005D1ED6">
        <w:rPr>
          <w:rFonts w:ascii="Arial" w:eastAsia="Malgun Gothic" w:hAnsi="Arial" w:cs="Arial"/>
          <w:i/>
          <w:iCs/>
          <w:color w:val="000000"/>
          <w:sz w:val="16"/>
          <w:szCs w:val="16"/>
          <w:lang w:eastAsia="ko-KR"/>
        </w:rPr>
        <w:t>SCH-r17</w:t>
      </w:r>
      <w:r w:rsidRPr="005D1ED6">
        <w:rPr>
          <w:rFonts w:ascii="Arial" w:eastAsia="Malgun Gothic" w:hAnsi="Arial" w:cs="Arial"/>
          <w:color w:val="000000"/>
          <w:sz w:val="16"/>
          <w:szCs w:val="16"/>
          <w:lang w:val="en-US" w:eastAsia="ko-KR"/>
        </w:rPr>
        <w:t>.</w:t>
      </w:r>
    </w:p>
    <w:p w14:paraId="31B33DB1" w14:textId="77777777" w:rsidR="005D1ED6" w:rsidRPr="00457596" w:rsidRDefault="005D1ED6" w:rsidP="00457596">
      <w:pPr>
        <w:rPr>
          <w:color w:val="FF0000"/>
          <w:szCs w:val="20"/>
          <w:lang w:val="en-US" w:eastAsia="zh-CN"/>
        </w:rPr>
      </w:pPr>
      <w:r w:rsidRPr="00457596">
        <w:rPr>
          <w:rFonts w:hint="eastAsia"/>
          <w:color w:val="FF0000"/>
          <w:lang w:val="en-US" w:eastAsia="zh-CN"/>
        </w:rPr>
        <w:t>--------------------------------</w:t>
      </w:r>
      <w:r w:rsidRPr="00457596">
        <w:rPr>
          <w:rFonts w:eastAsia="SimSun" w:hint="eastAsia"/>
          <w:color w:val="FF0000"/>
          <w:lang w:val="en-US" w:eastAsia="zh-CN"/>
        </w:rPr>
        <w:t>----</w:t>
      </w:r>
      <w:r w:rsidRPr="00457596">
        <w:rPr>
          <w:rFonts w:eastAsia="SimSun"/>
          <w:color w:val="FF0000"/>
          <w:lang w:val="en-US" w:eastAsia="zh-CN"/>
        </w:rPr>
        <w:t>-</w:t>
      </w:r>
      <w:r w:rsidRPr="00457596">
        <w:rPr>
          <w:rFonts w:eastAsia="SimSun" w:hint="eastAsia"/>
          <w:color w:val="FF0000"/>
          <w:lang w:val="en-US" w:eastAsia="zh-CN"/>
        </w:rPr>
        <w:t>--</w:t>
      </w:r>
      <w:r w:rsidRPr="00457596">
        <w:rPr>
          <w:rFonts w:eastAsia="SimSun"/>
          <w:color w:val="FF0000"/>
          <w:lang w:val="en-US" w:eastAsia="zh-CN"/>
        </w:rPr>
        <w:t>-</w:t>
      </w:r>
      <w:r w:rsidRPr="00457596">
        <w:rPr>
          <w:rFonts w:hint="eastAsia"/>
          <w:color w:val="FF0000"/>
          <w:lang w:val="en-US" w:eastAsia="zh-CN"/>
        </w:rPr>
        <w:t>--</w:t>
      </w:r>
      <w:r w:rsidRPr="00457596">
        <w:rPr>
          <w:color w:val="FF0000"/>
          <w:lang w:val="en-US" w:eastAsia="zh-CN"/>
        </w:rPr>
        <w:t>--</w:t>
      </w:r>
      <w:r w:rsidRPr="00457596">
        <w:rPr>
          <w:rFonts w:hint="eastAsia"/>
          <w:color w:val="FF0000"/>
          <w:lang w:val="en-US" w:eastAsia="zh-CN"/>
        </w:rPr>
        <w:t>-</w:t>
      </w:r>
      <w:r w:rsidRPr="00457596">
        <w:rPr>
          <w:color w:val="FF0000"/>
          <w:lang w:val="en-US" w:eastAsia="zh-CN"/>
        </w:rPr>
        <w:t>-</w:t>
      </w:r>
      <w:r w:rsidRPr="00457596">
        <w:rPr>
          <w:rFonts w:hint="eastAsia"/>
          <w:color w:val="FF0000"/>
          <w:lang w:val="en-US" w:eastAsia="zh-CN"/>
        </w:rPr>
        <w:t>--------------</w:t>
      </w:r>
      <w:r w:rsidRPr="00457596">
        <w:rPr>
          <w:color w:val="FF0000"/>
          <w:lang w:val="en-US" w:eastAsia="zh-CN"/>
        </w:rPr>
        <w:t>End</w:t>
      </w:r>
      <w:r w:rsidRPr="00457596">
        <w:rPr>
          <w:rFonts w:hint="eastAsia"/>
          <w:color w:val="FF0000"/>
          <w:lang w:val="en-US" w:eastAsia="zh-CN"/>
        </w:rPr>
        <w:t xml:space="preserve"> </w:t>
      </w:r>
      <w:r w:rsidRPr="00457596">
        <w:rPr>
          <w:color w:val="FF0000"/>
          <w:lang w:val="en-US" w:eastAsia="zh-CN"/>
        </w:rPr>
        <w:t>of TP#F1</w:t>
      </w:r>
      <w:r w:rsidRPr="00457596">
        <w:rPr>
          <w:rFonts w:hint="eastAsia"/>
          <w:color w:val="FF0000"/>
          <w:lang w:val="en-US" w:eastAsia="zh-CN"/>
        </w:rPr>
        <w:t>-----------</w:t>
      </w:r>
      <w:r w:rsidRPr="00457596">
        <w:rPr>
          <w:color w:val="FF0000"/>
          <w:lang w:val="en-US" w:eastAsia="zh-CN"/>
        </w:rPr>
        <w:t>--</w:t>
      </w:r>
      <w:r w:rsidRPr="00457596">
        <w:rPr>
          <w:rFonts w:hint="eastAsia"/>
          <w:color w:val="FF0000"/>
          <w:lang w:val="en-US" w:eastAsia="zh-CN"/>
        </w:rPr>
        <w:t>------</w:t>
      </w:r>
      <w:r w:rsidRPr="00457596">
        <w:rPr>
          <w:color w:val="FF0000"/>
          <w:lang w:val="en-US" w:eastAsia="zh-CN"/>
        </w:rPr>
        <w:t>-</w:t>
      </w:r>
      <w:r w:rsidRPr="00457596">
        <w:rPr>
          <w:rFonts w:hint="eastAsia"/>
          <w:color w:val="FF0000"/>
          <w:lang w:val="en-US" w:eastAsia="zh-CN"/>
        </w:rPr>
        <w:t>----</w:t>
      </w:r>
      <w:r w:rsidRPr="00457596">
        <w:rPr>
          <w:color w:val="FF0000"/>
          <w:lang w:val="en-US" w:eastAsia="zh-CN"/>
        </w:rPr>
        <w:t>-</w:t>
      </w:r>
      <w:r w:rsidRPr="00457596">
        <w:rPr>
          <w:rFonts w:hint="eastAsia"/>
          <w:color w:val="FF0000"/>
          <w:lang w:val="en-US" w:eastAsia="zh-CN"/>
        </w:rPr>
        <w:t>---</w:t>
      </w:r>
      <w:r w:rsidRPr="00457596">
        <w:rPr>
          <w:rFonts w:eastAsia="SimSun" w:hint="eastAsia"/>
          <w:color w:val="FF0000"/>
          <w:lang w:val="en-US" w:eastAsia="zh-CN"/>
        </w:rPr>
        <w:t>-----</w:t>
      </w:r>
      <w:r w:rsidRPr="00457596">
        <w:rPr>
          <w:rFonts w:hint="eastAsia"/>
          <w:color w:val="FF0000"/>
          <w:lang w:val="en-US" w:eastAsia="zh-CN"/>
        </w:rPr>
        <w:t>--</w:t>
      </w:r>
      <w:r w:rsidRPr="00457596">
        <w:rPr>
          <w:color w:val="FF0000"/>
          <w:lang w:val="en-US" w:eastAsia="zh-CN"/>
        </w:rPr>
        <w:t>-</w:t>
      </w:r>
      <w:r w:rsidRPr="00457596">
        <w:rPr>
          <w:rFonts w:hint="eastAsia"/>
          <w:color w:val="FF0000"/>
          <w:lang w:val="en-US" w:eastAsia="zh-CN"/>
        </w:rPr>
        <w:t>----------------------------</w:t>
      </w:r>
    </w:p>
    <w:p w14:paraId="44526B9E" w14:textId="77777777" w:rsidR="005D1ED6" w:rsidRPr="00457596" w:rsidRDefault="005D1ED6" w:rsidP="00457596">
      <w:pPr>
        <w:rPr>
          <w:bCs/>
        </w:rPr>
      </w:pPr>
    </w:p>
    <w:p w14:paraId="28F76EB5" w14:textId="77777777" w:rsidR="005D1ED6" w:rsidRPr="00457596" w:rsidRDefault="005D1ED6" w:rsidP="00457596">
      <w:pPr>
        <w:rPr>
          <w:bCs/>
        </w:rPr>
      </w:pPr>
      <w:r w:rsidRPr="00457596">
        <w:rPr>
          <w:bCs/>
          <w:highlight w:val="green"/>
        </w:rPr>
        <w:t>Agreement</w:t>
      </w:r>
    </w:p>
    <w:p w14:paraId="375ED538" w14:textId="53A07329" w:rsidR="005D1ED6" w:rsidRDefault="005D1ED6" w:rsidP="00457596">
      <w:r>
        <w:t>T</w:t>
      </w:r>
      <w:r w:rsidR="00457596">
        <w:t>he following TP</w:t>
      </w:r>
      <w:r>
        <w:t xml:space="preserve"> for </w:t>
      </w:r>
      <w:r w:rsidRPr="00160127">
        <w:t>TS 38.214 Clause 5.1.3.2</w:t>
      </w:r>
      <w:r>
        <w:t xml:space="preserve"> is endorsed</w:t>
      </w:r>
    </w:p>
    <w:p w14:paraId="4C26996A" w14:textId="77777777" w:rsidR="005D1ED6" w:rsidRDefault="005D1ED6" w:rsidP="00457596">
      <w:pPr>
        <w:rPr>
          <w:rFonts w:ascii="Times New Roman" w:eastAsia="DengXian" w:hAnsi="Times New Roman"/>
          <w:color w:val="FF0000"/>
          <w:kern w:val="2"/>
          <w:szCs w:val="22"/>
          <w:lang w:val="en-US" w:eastAsia="zh-CN"/>
        </w:rPr>
      </w:pPr>
      <w:r>
        <w:rPr>
          <w:rFonts w:ascii="Times New Roman" w:eastAsia="DengXian" w:hAnsi="Times New Roman" w:hint="eastAsia"/>
          <w:color w:val="FF0000"/>
          <w:kern w:val="2"/>
          <w:szCs w:val="22"/>
          <w:lang w:val="en-US" w:eastAsia="zh-CN"/>
        </w:rPr>
        <w:t>----------------------------</w:t>
      </w:r>
      <w:r>
        <w:rPr>
          <w:rFonts w:ascii="Times New Roman" w:eastAsia="DengXian" w:hAnsi="Times New Roman"/>
          <w:color w:val="FF0000"/>
          <w:kern w:val="2"/>
          <w:szCs w:val="22"/>
          <w:lang w:val="en-US" w:eastAsia="zh-CN"/>
        </w:rPr>
        <w:t>--</w:t>
      </w:r>
      <w:r>
        <w:rPr>
          <w:rFonts w:ascii="Times New Roman" w:eastAsia="DengXian" w:hAnsi="Times New Roman" w:hint="eastAsia"/>
          <w:color w:val="FF0000"/>
          <w:kern w:val="2"/>
          <w:szCs w:val="22"/>
          <w:lang w:val="en-US" w:eastAsia="zh-CN"/>
        </w:rPr>
        <w:t>-</w:t>
      </w:r>
      <w:r>
        <w:rPr>
          <w:rFonts w:ascii="Times New Roman" w:eastAsia="DengXian" w:hAnsi="Times New Roman"/>
          <w:color w:val="FF0000"/>
          <w:kern w:val="2"/>
          <w:szCs w:val="22"/>
          <w:lang w:val="en-US" w:eastAsia="zh-CN"/>
        </w:rPr>
        <w:t>-</w:t>
      </w:r>
      <w:r>
        <w:rPr>
          <w:rFonts w:ascii="Times New Roman" w:eastAsia="DengXian" w:hAnsi="Times New Roman" w:hint="eastAsia"/>
          <w:color w:val="FF0000"/>
          <w:kern w:val="2"/>
          <w:szCs w:val="22"/>
          <w:lang w:val="en-US" w:eastAsia="zh-CN"/>
        </w:rPr>
        <w:t xml:space="preserve">-----------Start </w:t>
      </w:r>
      <w:r>
        <w:rPr>
          <w:rFonts w:ascii="Times New Roman" w:eastAsia="DengXian" w:hAnsi="Times New Roman"/>
          <w:color w:val="FF0000"/>
          <w:kern w:val="2"/>
          <w:szCs w:val="22"/>
          <w:lang w:val="en-US" w:eastAsia="zh-CN"/>
        </w:rPr>
        <w:t xml:space="preserve">of TP#J1 for TS 38.214 Clause 5.1.3.2 </w:t>
      </w:r>
      <w:r>
        <w:rPr>
          <w:rFonts w:ascii="Times New Roman" w:eastAsia="DengXian" w:hAnsi="Times New Roman" w:hint="eastAsia"/>
          <w:color w:val="FF0000"/>
          <w:kern w:val="2"/>
          <w:szCs w:val="22"/>
          <w:lang w:val="en-US" w:eastAsia="zh-CN"/>
        </w:rPr>
        <w:t>-----</w:t>
      </w:r>
      <w:r>
        <w:rPr>
          <w:rFonts w:ascii="Times New Roman" w:eastAsia="DengXian" w:hAnsi="Times New Roman"/>
          <w:color w:val="FF0000"/>
          <w:kern w:val="2"/>
          <w:szCs w:val="22"/>
          <w:lang w:val="en-US" w:eastAsia="zh-CN"/>
        </w:rPr>
        <w:t>--</w:t>
      </w:r>
      <w:r>
        <w:rPr>
          <w:rFonts w:ascii="Times New Roman" w:eastAsia="DengXian" w:hAnsi="Times New Roman" w:hint="eastAsia"/>
          <w:color w:val="FF0000"/>
          <w:kern w:val="2"/>
          <w:szCs w:val="22"/>
          <w:lang w:val="en-US" w:eastAsia="zh-CN"/>
        </w:rPr>
        <w:t>-----------</w:t>
      </w:r>
      <w:r>
        <w:rPr>
          <w:rFonts w:ascii="Times New Roman" w:eastAsia="DengXian" w:hAnsi="Times New Roman"/>
          <w:color w:val="FF0000"/>
          <w:kern w:val="2"/>
          <w:szCs w:val="22"/>
          <w:lang w:val="en-US" w:eastAsia="zh-CN"/>
        </w:rPr>
        <w:t>-</w:t>
      </w:r>
      <w:r>
        <w:rPr>
          <w:rFonts w:ascii="Times New Roman" w:eastAsia="DengXian" w:hAnsi="Times New Roman" w:hint="eastAsia"/>
          <w:color w:val="FF0000"/>
          <w:kern w:val="2"/>
          <w:szCs w:val="22"/>
          <w:lang w:val="en-US" w:eastAsia="zh-CN"/>
        </w:rPr>
        <w:t>----------------------------</w:t>
      </w:r>
    </w:p>
    <w:p w14:paraId="7FD849B3" w14:textId="77777777" w:rsidR="005D1ED6" w:rsidRPr="00457596" w:rsidRDefault="005D1ED6" w:rsidP="00457596">
      <w:pPr>
        <w:rPr>
          <w:rFonts w:ascii="Arial" w:eastAsia="Malgun Gothic" w:hAnsi="Arial" w:cs="Arial"/>
          <w:b/>
          <w:bCs/>
          <w:sz w:val="16"/>
          <w:szCs w:val="16"/>
          <w:lang w:eastAsia="ko-KR"/>
        </w:rPr>
      </w:pPr>
      <w:r w:rsidRPr="00457596">
        <w:rPr>
          <w:rFonts w:ascii="Arial" w:eastAsia="Malgun Gothic" w:hAnsi="Arial" w:cs="Arial"/>
          <w:b/>
          <w:bCs/>
          <w:sz w:val="16"/>
          <w:szCs w:val="16"/>
          <w:lang w:eastAsia="ko-KR"/>
        </w:rPr>
        <w:t>5.1.3.2</w:t>
      </w:r>
      <w:r w:rsidRPr="00457596">
        <w:rPr>
          <w:rFonts w:ascii="Arial" w:eastAsia="Malgun Gothic" w:hAnsi="Arial" w:cs="Arial"/>
          <w:b/>
          <w:bCs/>
          <w:sz w:val="16"/>
          <w:szCs w:val="16"/>
          <w:lang w:eastAsia="ko-KR"/>
        </w:rPr>
        <w:tab/>
        <w:t>Transport block size determination</w:t>
      </w:r>
    </w:p>
    <w:p w14:paraId="27906232" w14:textId="77777777" w:rsidR="005D1ED6" w:rsidRPr="00457596" w:rsidRDefault="005D1ED6" w:rsidP="00457596">
      <w:pPr>
        <w:jc w:val="both"/>
        <w:rPr>
          <w:rFonts w:ascii="Arial" w:hAnsi="Arial" w:cs="Arial"/>
          <w:sz w:val="16"/>
          <w:szCs w:val="16"/>
        </w:rPr>
      </w:pPr>
      <w:r w:rsidRPr="00457596">
        <w:rPr>
          <w:rFonts w:ascii="Arial" w:hAnsi="Arial" w:cs="Arial"/>
          <w:sz w:val="16"/>
          <w:szCs w:val="16"/>
        </w:rPr>
        <w:t xml:space="preserve">In case the higher layer parameter </w:t>
      </w:r>
      <w:r w:rsidRPr="00457596">
        <w:rPr>
          <w:rFonts w:ascii="Arial" w:hAnsi="Arial" w:cs="Arial"/>
          <w:i/>
          <w:sz w:val="16"/>
          <w:szCs w:val="16"/>
        </w:rPr>
        <w:t xml:space="preserve">maxNrofCodeWordsScheduledByDCI </w:t>
      </w:r>
      <w:r w:rsidRPr="00457596">
        <w:rPr>
          <w:rFonts w:ascii="Arial" w:hAnsi="Arial" w:cs="Arial"/>
          <w:sz w:val="16"/>
          <w:szCs w:val="16"/>
        </w:rPr>
        <w:t xml:space="preserve">indicates that two codeword transmission is enabled, then one of the two transport blocks is disabled by DCI format 1_1 if </w:t>
      </w:r>
      <w:r w:rsidRPr="00457596">
        <w:rPr>
          <w:rFonts w:ascii="Arial" w:hAnsi="Arial" w:cs="Arial"/>
          <w:i/>
          <w:sz w:val="16"/>
          <w:szCs w:val="16"/>
        </w:rPr>
        <w:t>I</w:t>
      </w:r>
      <w:r w:rsidRPr="00457596">
        <w:rPr>
          <w:rFonts w:ascii="Arial" w:hAnsi="Arial" w:cs="Arial"/>
          <w:i/>
          <w:sz w:val="16"/>
          <w:szCs w:val="16"/>
          <w:vertAlign w:val="subscript"/>
        </w:rPr>
        <w:t xml:space="preserve">MCS </w:t>
      </w:r>
      <w:r w:rsidRPr="00457596">
        <w:rPr>
          <w:rFonts w:ascii="Arial" w:hAnsi="Arial" w:cs="Arial"/>
          <w:sz w:val="16"/>
          <w:szCs w:val="16"/>
        </w:rPr>
        <w:t xml:space="preserve">= 26 and if </w:t>
      </w:r>
      <w:r w:rsidRPr="00457596">
        <w:rPr>
          <w:rFonts w:ascii="Arial" w:hAnsi="Arial" w:cs="Arial"/>
          <w:i/>
          <w:sz w:val="16"/>
          <w:szCs w:val="16"/>
        </w:rPr>
        <w:t>rv</w:t>
      </w:r>
      <w:r w:rsidRPr="00457596">
        <w:rPr>
          <w:rFonts w:ascii="Arial" w:hAnsi="Arial" w:cs="Arial"/>
          <w:i/>
          <w:sz w:val="16"/>
          <w:szCs w:val="16"/>
          <w:vertAlign w:val="subscript"/>
        </w:rPr>
        <w:t>id</w:t>
      </w:r>
      <w:r w:rsidRPr="00457596">
        <w:rPr>
          <w:rFonts w:ascii="Arial" w:hAnsi="Arial" w:cs="Arial"/>
          <w:sz w:val="16"/>
          <w:szCs w:val="16"/>
        </w:rPr>
        <w:t xml:space="preserve"> = 1 for the corresponding transport block. </w:t>
      </w:r>
      <w:r w:rsidRPr="00457596">
        <w:rPr>
          <w:rFonts w:ascii="Arial" w:hAnsi="Arial" w:cs="Arial"/>
          <w:sz w:val="16"/>
          <w:szCs w:val="16"/>
          <w:lang w:eastAsia="zh-CN"/>
        </w:rPr>
        <w:t xml:space="preserve">When the UE is configured with higher </w:t>
      </w:r>
      <w:r w:rsidRPr="00457596">
        <w:rPr>
          <w:rFonts w:ascii="Arial" w:hAnsi="Arial" w:cs="Arial"/>
          <w:sz w:val="16"/>
          <w:szCs w:val="16"/>
          <w:lang w:eastAsia="zh-CN"/>
        </w:rPr>
        <w:lastRenderedPageBreak/>
        <w:t>layer parameter [</w:t>
      </w:r>
      <w:r w:rsidRPr="00457596">
        <w:rPr>
          <w:rFonts w:ascii="Arial" w:hAnsi="Arial" w:cs="Arial"/>
          <w:i/>
          <w:iCs/>
          <w:sz w:val="16"/>
          <w:szCs w:val="16"/>
          <w:lang w:eastAsia="zh-CN"/>
        </w:rPr>
        <w:t>pdsch-TimeDomainAllocationListForMultiPDSCH-r17</w:t>
      </w:r>
      <w:r w:rsidRPr="00457596">
        <w:rPr>
          <w:rFonts w:ascii="Arial" w:hAnsi="Arial" w:cs="Arial"/>
          <w:sz w:val="16"/>
          <w:szCs w:val="16"/>
          <w:lang w:eastAsia="zh-CN"/>
        </w:rPr>
        <w:t xml:space="preserve">], either the first or the second transport block of all scheduled PDSCHs is disabled by the DCI format 1_1 </w:t>
      </w:r>
      <w:r w:rsidRPr="00457596">
        <w:rPr>
          <w:rFonts w:ascii="Arial" w:hAnsi="Arial" w:cs="Arial"/>
          <w:iCs/>
          <w:sz w:val="16"/>
          <w:szCs w:val="16"/>
          <w:lang w:eastAsia="zh-CN"/>
        </w:rPr>
        <w:t xml:space="preserve">if </w:t>
      </w:r>
      <w:r w:rsidRPr="00457596">
        <w:rPr>
          <w:rFonts w:ascii="Arial" w:hAnsi="Arial" w:cs="Arial"/>
          <w:i/>
          <w:iCs/>
          <w:sz w:val="16"/>
          <w:szCs w:val="16"/>
          <w:lang w:eastAsia="zh-CN"/>
        </w:rPr>
        <w:t>I</w:t>
      </w:r>
      <w:r w:rsidRPr="00457596">
        <w:rPr>
          <w:rFonts w:ascii="Arial" w:hAnsi="Arial" w:cs="Arial"/>
          <w:i/>
          <w:iCs/>
          <w:sz w:val="16"/>
          <w:szCs w:val="16"/>
          <w:vertAlign w:val="subscript"/>
          <w:lang w:eastAsia="zh-CN"/>
        </w:rPr>
        <w:t xml:space="preserve">MCS </w:t>
      </w:r>
      <w:r w:rsidRPr="00457596">
        <w:rPr>
          <w:rFonts w:ascii="Arial" w:hAnsi="Arial" w:cs="Arial"/>
          <w:iCs/>
          <w:sz w:val="16"/>
          <w:szCs w:val="16"/>
          <w:lang w:eastAsia="zh-CN"/>
        </w:rPr>
        <w:t xml:space="preserve">= 26 and if </w:t>
      </w:r>
      <w:ins w:id="98" w:author="Seonwook Kim" w:date="2022-02-11T18:30:00Z">
        <w:r w:rsidRPr="00457596">
          <w:rPr>
            <w:rFonts w:ascii="Arial" w:hAnsi="Arial" w:cs="Arial"/>
            <w:i/>
            <w:sz w:val="16"/>
            <w:szCs w:val="16"/>
          </w:rPr>
          <w:t>rv</w:t>
        </w:r>
        <w:r w:rsidRPr="00457596">
          <w:rPr>
            <w:rFonts w:ascii="Arial" w:hAnsi="Arial" w:cs="Arial"/>
            <w:i/>
            <w:sz w:val="16"/>
            <w:szCs w:val="16"/>
            <w:vertAlign w:val="subscript"/>
          </w:rPr>
          <w:t>id</w:t>
        </w:r>
        <w:r w:rsidRPr="00457596">
          <w:rPr>
            <w:rFonts w:ascii="Arial" w:hAnsi="Arial" w:cs="Arial"/>
            <w:sz w:val="16"/>
            <w:szCs w:val="16"/>
          </w:rPr>
          <w:t xml:space="preserve"> = 2</w:t>
        </w:r>
      </w:ins>
      <w:del w:id="99" w:author="Seonwook Kim" w:date="2022-02-11T18:30:00Z">
        <w:r w:rsidRPr="00457596">
          <w:rPr>
            <w:rFonts w:ascii="Arial" w:hAnsi="Arial" w:cs="Arial"/>
            <w:iCs/>
            <w:sz w:val="16"/>
            <w:szCs w:val="16"/>
            <w:lang w:eastAsia="zh-CN"/>
          </w:rPr>
          <w:delText>[RV bits] are set to ‘1’</w:delText>
        </w:r>
      </w:del>
      <w:r w:rsidRPr="00457596">
        <w:rPr>
          <w:rFonts w:ascii="Arial" w:hAnsi="Arial" w:cs="Arial"/>
          <w:iCs/>
          <w:sz w:val="16"/>
          <w:szCs w:val="16"/>
          <w:lang w:eastAsia="zh-CN"/>
        </w:rPr>
        <w:t xml:space="preserve"> for the corresponding transport block of all scheduled PDSCHs.</w:t>
      </w:r>
      <w:r w:rsidRPr="00457596">
        <w:rPr>
          <w:rFonts w:ascii="Arial" w:hAnsi="Arial" w:cs="Arial"/>
          <w:color w:val="FF0000"/>
          <w:sz w:val="16"/>
          <w:szCs w:val="16"/>
          <w:lang w:eastAsia="zh-CN"/>
        </w:rPr>
        <w:t xml:space="preserve"> </w:t>
      </w:r>
      <w:r w:rsidRPr="00457596">
        <w:rPr>
          <w:rFonts w:ascii="Arial" w:hAnsi="Arial" w:cs="Arial"/>
          <w:sz w:val="16"/>
          <w:szCs w:val="16"/>
        </w:rPr>
        <w:t>If both transport blocks are enabled, transport block 1 and 2 are mapped to codeword 0 and 1 respectively. If only one transport block is enabled, then the enabled transport block is always mapped to the first codeword.</w:t>
      </w:r>
    </w:p>
    <w:p w14:paraId="6913EFE7" w14:textId="77777777" w:rsidR="005D1ED6" w:rsidRDefault="005D1ED6" w:rsidP="00457596">
      <w:pPr>
        <w:jc w:val="both"/>
        <w:rPr>
          <w:rFonts w:ascii="Times New Roman" w:eastAsia="DengXian" w:hAnsi="Times New Roman"/>
          <w:color w:val="FF0000"/>
          <w:szCs w:val="20"/>
          <w:lang w:val="en-US" w:eastAsia="zh-CN"/>
        </w:rPr>
      </w:pPr>
      <w:r>
        <w:rPr>
          <w:rFonts w:ascii="Times New Roman" w:eastAsia="DengXian" w:hAnsi="Times New Roman" w:hint="eastAsia"/>
          <w:color w:val="FF0000"/>
          <w:kern w:val="2"/>
          <w:szCs w:val="22"/>
          <w:lang w:val="en-US" w:eastAsia="zh-CN"/>
        </w:rPr>
        <w:t>--------------------------------</w:t>
      </w:r>
      <w:r>
        <w:rPr>
          <w:rFonts w:ascii="Times New Roman" w:eastAsia="SimSun" w:hAnsi="Times New Roman" w:hint="eastAsia"/>
          <w:color w:val="FF0000"/>
          <w:kern w:val="2"/>
          <w:szCs w:val="22"/>
          <w:lang w:val="en-US" w:eastAsia="zh-CN"/>
        </w:rPr>
        <w:t>----</w:t>
      </w:r>
      <w:r>
        <w:rPr>
          <w:rFonts w:ascii="Times New Roman" w:eastAsia="SimSun" w:hAnsi="Times New Roman"/>
          <w:color w:val="FF0000"/>
          <w:kern w:val="2"/>
          <w:szCs w:val="22"/>
          <w:lang w:val="en-US" w:eastAsia="zh-CN"/>
        </w:rPr>
        <w:t>-</w:t>
      </w:r>
      <w:r>
        <w:rPr>
          <w:rFonts w:ascii="Times New Roman" w:eastAsia="SimSun" w:hAnsi="Times New Roman" w:hint="eastAsia"/>
          <w:color w:val="FF0000"/>
          <w:kern w:val="2"/>
          <w:szCs w:val="22"/>
          <w:lang w:val="en-US" w:eastAsia="zh-CN"/>
        </w:rPr>
        <w:t>--</w:t>
      </w:r>
      <w:r>
        <w:rPr>
          <w:rFonts w:ascii="Times New Roman" w:eastAsia="SimSun" w:hAnsi="Times New Roman"/>
          <w:color w:val="FF0000"/>
          <w:kern w:val="2"/>
          <w:szCs w:val="22"/>
          <w:lang w:val="en-US" w:eastAsia="zh-CN"/>
        </w:rPr>
        <w:t>-</w:t>
      </w:r>
      <w:r>
        <w:rPr>
          <w:rFonts w:ascii="Times New Roman" w:eastAsia="DengXian" w:hAnsi="Times New Roman" w:hint="eastAsia"/>
          <w:color w:val="FF0000"/>
          <w:kern w:val="2"/>
          <w:szCs w:val="22"/>
          <w:lang w:val="en-US" w:eastAsia="zh-CN"/>
        </w:rPr>
        <w:t>--</w:t>
      </w:r>
      <w:r>
        <w:rPr>
          <w:rFonts w:ascii="Times New Roman" w:eastAsia="DengXian" w:hAnsi="Times New Roman"/>
          <w:color w:val="FF0000"/>
          <w:kern w:val="2"/>
          <w:szCs w:val="22"/>
          <w:lang w:val="en-US" w:eastAsia="zh-CN"/>
        </w:rPr>
        <w:t>--</w:t>
      </w:r>
      <w:r>
        <w:rPr>
          <w:rFonts w:ascii="Times New Roman" w:eastAsia="DengXian" w:hAnsi="Times New Roman" w:hint="eastAsia"/>
          <w:color w:val="FF0000"/>
          <w:kern w:val="2"/>
          <w:szCs w:val="22"/>
          <w:lang w:val="en-US" w:eastAsia="zh-CN"/>
        </w:rPr>
        <w:t>-</w:t>
      </w:r>
      <w:r>
        <w:rPr>
          <w:rFonts w:ascii="Times New Roman" w:eastAsia="DengXian" w:hAnsi="Times New Roman"/>
          <w:color w:val="FF0000"/>
          <w:kern w:val="2"/>
          <w:szCs w:val="22"/>
          <w:lang w:val="en-US" w:eastAsia="zh-CN"/>
        </w:rPr>
        <w:t>-</w:t>
      </w:r>
      <w:r>
        <w:rPr>
          <w:rFonts w:ascii="Times New Roman" w:eastAsia="DengXian" w:hAnsi="Times New Roman" w:hint="eastAsia"/>
          <w:color w:val="FF0000"/>
          <w:kern w:val="2"/>
          <w:szCs w:val="22"/>
          <w:lang w:val="en-US" w:eastAsia="zh-CN"/>
        </w:rPr>
        <w:t>--------------</w:t>
      </w:r>
      <w:r>
        <w:rPr>
          <w:rFonts w:ascii="Times New Roman" w:eastAsia="DengXian" w:hAnsi="Times New Roman"/>
          <w:color w:val="FF0000"/>
          <w:kern w:val="2"/>
          <w:szCs w:val="22"/>
          <w:lang w:val="en-US" w:eastAsia="zh-CN"/>
        </w:rPr>
        <w:t>End</w:t>
      </w:r>
      <w:r>
        <w:rPr>
          <w:rFonts w:ascii="Times New Roman" w:eastAsia="DengXian" w:hAnsi="Times New Roman" w:hint="eastAsia"/>
          <w:color w:val="FF0000"/>
          <w:kern w:val="2"/>
          <w:szCs w:val="22"/>
          <w:lang w:val="en-US" w:eastAsia="zh-CN"/>
        </w:rPr>
        <w:t xml:space="preserve"> </w:t>
      </w:r>
      <w:r>
        <w:rPr>
          <w:rFonts w:ascii="Times New Roman" w:eastAsia="DengXian" w:hAnsi="Times New Roman"/>
          <w:color w:val="FF0000"/>
          <w:kern w:val="2"/>
          <w:szCs w:val="22"/>
          <w:lang w:val="en-US" w:eastAsia="zh-CN"/>
        </w:rPr>
        <w:t>of TP#J1</w:t>
      </w:r>
      <w:r>
        <w:rPr>
          <w:rFonts w:ascii="Times New Roman" w:eastAsia="DengXian" w:hAnsi="Times New Roman" w:hint="eastAsia"/>
          <w:color w:val="FF0000"/>
          <w:kern w:val="2"/>
          <w:szCs w:val="22"/>
          <w:lang w:val="en-US" w:eastAsia="zh-CN"/>
        </w:rPr>
        <w:t>-----------</w:t>
      </w:r>
      <w:r>
        <w:rPr>
          <w:rFonts w:ascii="Times New Roman" w:eastAsia="DengXian" w:hAnsi="Times New Roman"/>
          <w:color w:val="FF0000"/>
          <w:kern w:val="2"/>
          <w:szCs w:val="22"/>
          <w:lang w:val="en-US" w:eastAsia="zh-CN"/>
        </w:rPr>
        <w:t>--</w:t>
      </w:r>
      <w:r>
        <w:rPr>
          <w:rFonts w:ascii="Times New Roman" w:eastAsia="DengXian" w:hAnsi="Times New Roman" w:hint="eastAsia"/>
          <w:color w:val="FF0000"/>
          <w:kern w:val="2"/>
          <w:szCs w:val="22"/>
          <w:lang w:val="en-US" w:eastAsia="zh-CN"/>
        </w:rPr>
        <w:t>------</w:t>
      </w:r>
      <w:r>
        <w:rPr>
          <w:rFonts w:ascii="Times New Roman" w:eastAsia="DengXian" w:hAnsi="Times New Roman"/>
          <w:color w:val="FF0000"/>
          <w:kern w:val="2"/>
          <w:szCs w:val="22"/>
          <w:lang w:val="en-US" w:eastAsia="zh-CN"/>
        </w:rPr>
        <w:t>-</w:t>
      </w:r>
      <w:r>
        <w:rPr>
          <w:rFonts w:ascii="Times New Roman" w:eastAsia="DengXian" w:hAnsi="Times New Roman" w:hint="eastAsia"/>
          <w:color w:val="FF0000"/>
          <w:kern w:val="2"/>
          <w:szCs w:val="22"/>
          <w:lang w:val="en-US" w:eastAsia="zh-CN"/>
        </w:rPr>
        <w:t>----</w:t>
      </w:r>
      <w:r>
        <w:rPr>
          <w:rFonts w:ascii="Times New Roman" w:eastAsia="DengXian" w:hAnsi="Times New Roman"/>
          <w:color w:val="FF0000"/>
          <w:kern w:val="2"/>
          <w:szCs w:val="22"/>
          <w:lang w:val="en-US" w:eastAsia="zh-CN"/>
        </w:rPr>
        <w:t>-</w:t>
      </w:r>
      <w:r>
        <w:rPr>
          <w:rFonts w:ascii="Times New Roman" w:eastAsia="DengXian" w:hAnsi="Times New Roman" w:hint="eastAsia"/>
          <w:color w:val="FF0000"/>
          <w:kern w:val="2"/>
          <w:szCs w:val="22"/>
          <w:lang w:val="en-US" w:eastAsia="zh-CN"/>
        </w:rPr>
        <w:t>---</w:t>
      </w:r>
      <w:r>
        <w:rPr>
          <w:rFonts w:ascii="Times New Roman" w:eastAsia="SimSun" w:hAnsi="Times New Roman" w:hint="eastAsia"/>
          <w:color w:val="FF0000"/>
          <w:kern w:val="2"/>
          <w:szCs w:val="22"/>
          <w:lang w:val="en-US" w:eastAsia="zh-CN"/>
        </w:rPr>
        <w:t>-----</w:t>
      </w:r>
      <w:r>
        <w:rPr>
          <w:rFonts w:ascii="Times New Roman" w:eastAsia="DengXian" w:hAnsi="Times New Roman" w:hint="eastAsia"/>
          <w:color w:val="FF0000"/>
          <w:kern w:val="2"/>
          <w:szCs w:val="22"/>
          <w:lang w:val="en-US" w:eastAsia="zh-CN"/>
        </w:rPr>
        <w:t>--</w:t>
      </w:r>
      <w:r>
        <w:rPr>
          <w:rFonts w:ascii="Times New Roman" w:eastAsia="DengXian" w:hAnsi="Times New Roman"/>
          <w:color w:val="FF0000"/>
          <w:kern w:val="2"/>
          <w:szCs w:val="22"/>
          <w:lang w:val="en-US" w:eastAsia="zh-CN"/>
        </w:rPr>
        <w:t>-</w:t>
      </w:r>
      <w:r>
        <w:rPr>
          <w:rFonts w:ascii="Times New Roman" w:eastAsia="DengXian" w:hAnsi="Times New Roman" w:hint="eastAsia"/>
          <w:color w:val="FF0000"/>
          <w:kern w:val="2"/>
          <w:szCs w:val="22"/>
          <w:lang w:val="en-US" w:eastAsia="zh-CN"/>
        </w:rPr>
        <w:t>----------------------------</w:t>
      </w:r>
    </w:p>
    <w:p w14:paraId="3CE765A8" w14:textId="77777777" w:rsidR="005D1ED6" w:rsidRPr="00A94DFE" w:rsidRDefault="005D1ED6" w:rsidP="005D1ED6">
      <w:pPr>
        <w:rPr>
          <w:bCs/>
          <w:iCs/>
          <w:lang w:eastAsia="x-none"/>
        </w:rPr>
      </w:pPr>
    </w:p>
    <w:p w14:paraId="1433B7B9" w14:textId="77777777" w:rsidR="005D1ED6" w:rsidRPr="00A94DFE" w:rsidRDefault="005D1ED6" w:rsidP="005D1ED6">
      <w:pPr>
        <w:rPr>
          <w:bCs/>
          <w:iCs/>
          <w:lang w:eastAsia="x-none"/>
        </w:rPr>
      </w:pPr>
      <w:r w:rsidRPr="00A94DFE">
        <w:rPr>
          <w:bCs/>
          <w:iCs/>
          <w:highlight w:val="green"/>
          <w:lang w:eastAsia="x-none"/>
        </w:rPr>
        <w:t>Agreement</w:t>
      </w:r>
    </w:p>
    <w:p w14:paraId="1F1BF7F2" w14:textId="77777777" w:rsidR="005D1ED6" w:rsidRDefault="005D1ED6" w:rsidP="005D1ED6">
      <w:pPr>
        <w:rPr>
          <w:bCs/>
          <w:iCs/>
        </w:rPr>
      </w:pPr>
      <w:r>
        <w:rPr>
          <w:bCs/>
          <w:iCs/>
        </w:rPr>
        <w:t xml:space="preserve">For multi-PDSCH scheduling via a single DCI with 'tdmSchemeA' </w:t>
      </w:r>
      <w:r>
        <w:rPr>
          <w:rFonts w:ascii="Times New Roman" w:eastAsia="Times New Roman" w:hAnsi="Times New Roman"/>
        </w:rPr>
        <w:t>for single DCI based multi-TRP mechanism</w:t>
      </w:r>
      <w:r>
        <w:rPr>
          <w:bCs/>
          <w:iCs/>
        </w:rPr>
        <w:t>,</w:t>
      </w:r>
    </w:p>
    <w:p w14:paraId="0F03BA30" w14:textId="77777777" w:rsidR="005D1ED6" w:rsidRDefault="005D1ED6" w:rsidP="00F44FD9">
      <w:pPr>
        <w:pStyle w:val="ListParagraph"/>
        <w:numPr>
          <w:ilvl w:val="0"/>
          <w:numId w:val="209"/>
        </w:numPr>
        <w:overflowPunct/>
        <w:autoSpaceDE/>
        <w:autoSpaceDN/>
        <w:adjustRightInd/>
        <w:spacing w:after="0" w:line="252" w:lineRule="auto"/>
        <w:jc w:val="both"/>
        <w:textAlignment w:val="auto"/>
        <w:rPr>
          <w:rFonts w:eastAsia="Gulim"/>
          <w:lang w:val="en-US"/>
        </w:rPr>
      </w:pPr>
      <w:r>
        <w:rPr>
          <w:lang w:eastAsia="ko-KR"/>
        </w:rPr>
        <w:t>If at least one of the repetitions of the PDSCH collides with semi-static UL symbols, the corresponding PDSCH (i.e., both repetitions) is considered as invalid.</w:t>
      </w:r>
    </w:p>
    <w:p w14:paraId="1D0A6A8D" w14:textId="77777777" w:rsidR="005D1ED6" w:rsidRDefault="005D1ED6" w:rsidP="00F44FD9">
      <w:pPr>
        <w:pStyle w:val="ListParagraph"/>
        <w:numPr>
          <w:ilvl w:val="1"/>
          <w:numId w:val="209"/>
        </w:numPr>
        <w:overflowPunct/>
        <w:autoSpaceDE/>
        <w:autoSpaceDN/>
        <w:adjustRightInd/>
        <w:spacing w:after="0"/>
        <w:contextualSpacing w:val="0"/>
        <w:textAlignment w:val="auto"/>
        <w:rPr>
          <w:lang w:val="en-US"/>
        </w:rPr>
      </w:pPr>
      <w:r>
        <w:rPr>
          <w:lang w:val="en-US"/>
        </w:rPr>
        <w:t>Note: No specification impact on Type-1 HARQ-ACK codebook construction is expected, as a consequence of this agreement.</w:t>
      </w:r>
    </w:p>
    <w:p w14:paraId="33A67605" w14:textId="77777777" w:rsidR="005D1ED6" w:rsidRDefault="005D1ED6" w:rsidP="00F44FD9">
      <w:pPr>
        <w:pStyle w:val="ListParagraph"/>
        <w:numPr>
          <w:ilvl w:val="1"/>
          <w:numId w:val="209"/>
        </w:numPr>
        <w:overflowPunct/>
        <w:autoSpaceDE/>
        <w:autoSpaceDN/>
        <w:adjustRightInd/>
        <w:spacing w:after="0"/>
        <w:contextualSpacing w:val="0"/>
        <w:textAlignment w:val="auto"/>
        <w:rPr>
          <w:lang w:val="en-US"/>
        </w:rPr>
      </w:pPr>
      <w:r>
        <w:rPr>
          <w:lang w:val="en-US"/>
        </w:rPr>
        <w:t>Note: This is not applied for the case when the multi-PDSCH DCI schedules only a single PDSCH.</w:t>
      </w:r>
    </w:p>
    <w:p w14:paraId="140A6CA5" w14:textId="77777777" w:rsidR="005D1ED6" w:rsidRPr="00A94DFE" w:rsidRDefault="005D1ED6" w:rsidP="00A94DFE">
      <w:pPr>
        <w:rPr>
          <w:lang w:val="en-US"/>
        </w:rPr>
      </w:pPr>
    </w:p>
    <w:p w14:paraId="084CB9DB" w14:textId="77777777" w:rsidR="005D1ED6" w:rsidRPr="00A94DFE" w:rsidRDefault="005D1ED6" w:rsidP="00A94DFE">
      <w:r w:rsidRPr="00A94DFE">
        <w:rPr>
          <w:highlight w:val="green"/>
        </w:rPr>
        <w:t>Agreement</w:t>
      </w:r>
    </w:p>
    <w:p w14:paraId="0282C43B" w14:textId="77777777" w:rsidR="005D1ED6" w:rsidRPr="00A94DFE" w:rsidRDefault="005D1ED6" w:rsidP="00A94DFE">
      <w:pPr>
        <w:rPr>
          <w:lang w:val="en-US"/>
        </w:rPr>
      </w:pPr>
      <w:r w:rsidRPr="00A94DFE">
        <w:rPr>
          <w:lang w:val="en-US"/>
        </w:rPr>
        <w:t>When a DCI format indicates TCI state update without scheduling PDSCH reception, the PDCCH indicates a TDRA row index including only one SLIV.</w:t>
      </w:r>
    </w:p>
    <w:p w14:paraId="6DAEAB5A" w14:textId="77777777" w:rsidR="005D1ED6" w:rsidRPr="00A94DFE" w:rsidRDefault="005D1ED6" w:rsidP="00A94DFE">
      <w:pPr>
        <w:rPr>
          <w:lang w:val="en-US"/>
        </w:rPr>
      </w:pPr>
    </w:p>
    <w:p w14:paraId="60F08412" w14:textId="77777777" w:rsidR="005D1ED6" w:rsidRPr="00A94DFE" w:rsidRDefault="005D1ED6" w:rsidP="00A94DFE">
      <w:r w:rsidRPr="00A94DFE">
        <w:rPr>
          <w:highlight w:val="green"/>
        </w:rPr>
        <w:t>Agreement</w:t>
      </w:r>
    </w:p>
    <w:p w14:paraId="0607985C" w14:textId="55F89683" w:rsidR="005D1ED6" w:rsidRDefault="005D1ED6" w:rsidP="005D1ED6">
      <w:pPr>
        <w:autoSpaceDN w:val="0"/>
        <w:spacing w:line="252" w:lineRule="auto"/>
        <w:rPr>
          <w:rFonts w:ascii="Times New Roman" w:eastAsia="Malgun Gothic" w:hAnsi="Times New Roman"/>
          <w:szCs w:val="20"/>
          <w:lang w:val="en-US" w:eastAsia="zh-CN"/>
        </w:rPr>
      </w:pPr>
      <w:r>
        <w:rPr>
          <w:rFonts w:cs="Times"/>
        </w:rPr>
        <w:t xml:space="preserve">For generating </w:t>
      </w:r>
      <w:r>
        <w:rPr>
          <w:rFonts w:ascii="Times New Roman" w:hAnsi="Times New Roman"/>
        </w:rPr>
        <w:t>type-2 HARQ-ACK codebook corresponding to a DCI that can schedule multiple PDSCHs</w:t>
      </w:r>
      <w:r>
        <w:rPr>
          <w:rFonts w:cs="Times"/>
          <w:lang w:eastAsia="ko-KR"/>
        </w:rPr>
        <w:t xml:space="preserve">, if </w:t>
      </w:r>
      <m:oMath>
        <m:sSub>
          <m:sSubPr>
            <m:ctrlPr>
              <w:rPr>
                <w:rFonts w:ascii="Cambria Math" w:eastAsia="Malgun Gothic" w:hAnsi="Cambria Math" w:cs="SimSun"/>
                <w:i/>
                <w:iCs/>
              </w:rPr>
            </m:ctrlPr>
          </m:sSubPr>
          <m:e>
            <m:r>
              <w:rPr>
                <w:rFonts w:ascii="Cambria Math" w:hAnsi="Cambria Math"/>
                <w:lang w:eastAsia="ko-KR"/>
              </w:rPr>
              <m:t>O</m:t>
            </m:r>
          </m:e>
          <m:sub>
            <m:r>
              <m:rPr>
                <m:sty m:val="p"/>
              </m:rPr>
              <w:rPr>
                <w:rFonts w:ascii="Cambria Math" w:hAnsi="Cambria Math"/>
                <w:lang w:eastAsia="ko-KR"/>
              </w:rPr>
              <m:t>ACK</m:t>
            </m:r>
          </m:sub>
        </m:sSub>
        <m:r>
          <w:rPr>
            <w:rFonts w:ascii="Cambria Math" w:hAnsi="Cambria Math"/>
            <w:lang w:eastAsia="ko-KR"/>
          </w:rPr>
          <m:t>+</m:t>
        </m:r>
        <m:sSub>
          <m:sSubPr>
            <m:ctrlPr>
              <w:rPr>
                <w:rFonts w:ascii="Cambria Math" w:eastAsia="Malgun Gothic" w:hAnsi="Cambria Math" w:cs="SimSun"/>
                <w:i/>
                <w:iCs/>
              </w:rPr>
            </m:ctrlPr>
          </m:sSubPr>
          <m:e>
            <m:r>
              <w:rPr>
                <w:rFonts w:ascii="Cambria Math" w:hAnsi="Cambria Math"/>
                <w:lang w:eastAsia="ko-KR"/>
              </w:rPr>
              <m:t>O</m:t>
            </m:r>
          </m:e>
          <m:sub>
            <m:r>
              <m:rPr>
                <m:sty m:val="p"/>
              </m:rPr>
              <w:rPr>
                <w:rFonts w:ascii="Cambria Math" w:hAnsi="Cambria Math"/>
                <w:lang w:eastAsia="ko-KR"/>
              </w:rPr>
              <m:t>SR</m:t>
            </m:r>
          </m:sub>
        </m:sSub>
        <m:r>
          <w:rPr>
            <w:rFonts w:ascii="Cambria Math" w:hAnsi="Cambria Math"/>
            <w:lang w:eastAsia="ko-KR"/>
          </w:rPr>
          <m:t>+</m:t>
        </m:r>
        <m:sSub>
          <m:sSubPr>
            <m:ctrlPr>
              <w:rPr>
                <w:rFonts w:ascii="Cambria Math" w:eastAsia="Malgun Gothic" w:hAnsi="Cambria Math" w:cs="SimSun"/>
                <w:i/>
                <w:iCs/>
              </w:rPr>
            </m:ctrlPr>
          </m:sSubPr>
          <m:e>
            <m:r>
              <w:rPr>
                <w:rFonts w:ascii="Cambria Math" w:hAnsi="Cambria Math"/>
                <w:lang w:eastAsia="ko-KR"/>
              </w:rPr>
              <m:t>O</m:t>
            </m:r>
          </m:e>
          <m:sub>
            <m:r>
              <m:rPr>
                <m:sty m:val="p"/>
              </m:rPr>
              <w:rPr>
                <w:rFonts w:ascii="Cambria Math" w:hAnsi="Cambria Math"/>
                <w:lang w:eastAsia="ko-KR"/>
              </w:rPr>
              <m:t>CSI</m:t>
            </m:r>
          </m:sub>
        </m:sSub>
        <m:r>
          <w:rPr>
            <w:rFonts w:ascii="Cambria Math" w:hAnsi="Cambria Math"/>
            <w:lang w:eastAsia="ko-KR"/>
          </w:rPr>
          <m:t>≤11</m:t>
        </m:r>
      </m:oMath>
      <w:r>
        <w:rPr>
          <w:rFonts w:cs="Times"/>
          <w:lang w:eastAsia="ko-KR"/>
        </w:rPr>
        <w:t xml:space="preserve">, the UE determines a number of HARQ-ACK information bits </w:t>
      </w:r>
      <m:oMath>
        <m:sSub>
          <m:sSubPr>
            <m:ctrlPr>
              <w:rPr>
                <w:rFonts w:ascii="Cambria Math" w:eastAsia="Malgun Gothic" w:hAnsi="Cambria Math" w:cs="SimSun"/>
                <w:i/>
                <w:iCs/>
              </w:rPr>
            </m:ctrlPr>
          </m:sSubPr>
          <m:e>
            <m:r>
              <w:rPr>
                <w:rFonts w:ascii="Cambria Math" w:hAnsi="Cambria Math"/>
                <w:lang w:eastAsia="ko-KR"/>
              </w:rPr>
              <m:t>n</m:t>
            </m:r>
          </m:e>
          <m:sub>
            <m:r>
              <m:rPr>
                <m:sty m:val="p"/>
              </m:rPr>
              <w:rPr>
                <w:rFonts w:ascii="Cambria Math" w:hAnsi="Cambria Math"/>
                <w:lang w:eastAsia="ko-KR"/>
              </w:rPr>
              <m:t>HARQ-ACK</m:t>
            </m:r>
          </m:sub>
        </m:sSub>
      </m:oMath>
      <w:r>
        <w:rPr>
          <w:rFonts w:cs="Times"/>
          <w:lang w:eastAsia="ko-KR"/>
        </w:rPr>
        <w:t xml:space="preserve"> for obtaining a transmission power for a PUCCH, considering at least the followings.</w:t>
      </w:r>
    </w:p>
    <w:p w14:paraId="6C6CB186" w14:textId="018DA651" w:rsidR="005D1ED6" w:rsidRDefault="005D1ED6" w:rsidP="00F44FD9">
      <w:pPr>
        <w:numPr>
          <w:ilvl w:val="0"/>
          <w:numId w:val="210"/>
        </w:numPr>
        <w:autoSpaceDN w:val="0"/>
        <w:spacing w:line="252" w:lineRule="auto"/>
        <w:rPr>
          <w:rFonts w:ascii="Times New Roman" w:hAnsi="Times New Roman"/>
        </w:rPr>
      </w:pPr>
      <w:r>
        <w:rPr>
          <w:rFonts w:cs="Times"/>
          <w:lang w:eastAsia="ko-KR"/>
        </w:rPr>
        <w:t xml:space="preserve">For a serving cell </w:t>
      </w:r>
      <w:r>
        <w:rPr>
          <w:rFonts w:cs="Times"/>
          <w:i/>
          <w:iCs/>
          <w:lang w:eastAsia="ko-KR"/>
        </w:rPr>
        <w:t>c</w:t>
      </w:r>
      <w:r>
        <w:rPr>
          <w:rFonts w:cs="Times"/>
          <w:lang w:eastAsia="ko-KR"/>
        </w:rPr>
        <w:t xml:space="preserve"> configured with </w:t>
      </w:r>
      <w:r>
        <w:rPr>
          <w:rFonts w:cs="Times"/>
          <w:i/>
          <w:iCs/>
          <w:lang w:eastAsia="ko-KR"/>
        </w:rPr>
        <w:t>numberOfHARQ-BundlingGroups</w:t>
      </w:r>
      <w:r>
        <w:rPr>
          <w:rFonts w:cs="Times"/>
          <w:lang w:eastAsia="ko-KR"/>
        </w:rPr>
        <w:t xml:space="preserve"> with </w:t>
      </w:r>
      <m:oMath>
        <m:sSubSup>
          <m:sSubSupPr>
            <m:ctrlPr>
              <w:rPr>
                <w:rFonts w:ascii="Cambria Math" w:eastAsia="Malgun Gothic" w:hAnsi="Cambria Math" w:cs="SimSun"/>
              </w:rPr>
            </m:ctrlPr>
          </m:sSubSupPr>
          <m:e>
            <m:r>
              <w:rPr>
                <w:rFonts w:ascii="Cambria Math" w:hAnsi="Cambria Math"/>
                <w:lang w:eastAsia="ko-KR"/>
              </w:rPr>
              <m:t>N</m:t>
            </m:r>
          </m:e>
          <m:sub>
            <m:r>
              <m:rPr>
                <m:sty m:val="p"/>
              </m:rPr>
              <w:rPr>
                <w:rFonts w:ascii="Cambria Math" w:hAnsi="Cambria Math"/>
                <w:lang w:eastAsia="ko-KR"/>
              </w:rPr>
              <m:t>HARQ-ACK</m:t>
            </m:r>
          </m:sub>
          <m:sup>
            <m:r>
              <m:rPr>
                <m:sty m:val="p"/>
              </m:rPr>
              <w:rPr>
                <w:rFonts w:ascii="Cambria Math" w:hAnsi="Cambria Math"/>
                <w:lang w:eastAsia="ko-KR"/>
              </w:rPr>
              <m:t>TBG,max</m:t>
            </m:r>
          </m:sup>
        </m:sSubSup>
        <m:r>
          <m:rPr>
            <m:sty m:val="p"/>
          </m:rPr>
          <w:rPr>
            <w:rFonts w:ascii="Cambria Math" w:hAnsi="Cambria Math"/>
            <w:lang w:eastAsia="ko-KR"/>
          </w:rPr>
          <m:t>=1</m:t>
        </m:r>
      </m:oMath>
      <w:r>
        <w:rPr>
          <w:rFonts w:cs="Times"/>
          <w:lang w:eastAsia="ko-KR"/>
        </w:rPr>
        <w:t xml:space="preserve">, </w:t>
      </w:r>
      <m:oMath>
        <m:sSubSup>
          <m:sSubSupPr>
            <m:ctrlPr>
              <w:rPr>
                <w:rFonts w:ascii="Cambria Math" w:eastAsia="Malgun Gothic" w:hAnsi="Cambria Math" w:cs="SimSun"/>
              </w:rPr>
            </m:ctrlPr>
          </m:sSubSupPr>
          <m:e>
            <m:r>
              <w:rPr>
                <w:rFonts w:ascii="Cambria Math" w:hAnsi="Cambria Math"/>
                <w:lang w:eastAsia="ko-KR"/>
              </w:rPr>
              <m:t>N</m:t>
            </m:r>
          </m:e>
          <m:sub>
            <m:r>
              <w:rPr>
                <w:rFonts w:ascii="Cambria Math" w:hAnsi="Cambria Math"/>
                <w:lang w:eastAsia="ko-KR"/>
              </w:rPr>
              <m:t>m</m:t>
            </m:r>
            <m:r>
              <m:rPr>
                <m:sty m:val="p"/>
              </m:rPr>
              <w:rPr>
                <w:rFonts w:ascii="Cambria Math" w:hAnsi="Cambria Math"/>
                <w:lang w:eastAsia="ko-KR"/>
              </w:rPr>
              <m:t>,</m:t>
            </m:r>
            <m:r>
              <w:rPr>
                <w:rFonts w:ascii="Cambria Math" w:hAnsi="Cambria Math"/>
                <w:lang w:eastAsia="ko-KR"/>
              </w:rPr>
              <m:t>c</m:t>
            </m:r>
          </m:sub>
          <m:sup>
            <m:r>
              <m:rPr>
                <m:nor/>
              </m:rPr>
              <w:rPr>
                <w:rFonts w:cs="Times"/>
                <w:lang w:eastAsia="ko-KR"/>
              </w:rPr>
              <m:t>received</m:t>
            </m:r>
          </m:sup>
        </m:sSubSup>
      </m:oMath>
      <w:r>
        <w:rPr>
          <w:rFonts w:cs="Times"/>
          <w:lang w:eastAsia="ko-KR"/>
        </w:rPr>
        <w:t xml:space="preserve"> (in </w:t>
      </w:r>
      <m:oMath>
        <m:sSub>
          <m:sSubPr>
            <m:ctrlPr>
              <w:rPr>
                <w:rFonts w:ascii="Cambria Math" w:eastAsia="Malgun Gothic" w:hAnsi="Cambria Math" w:cs="SimSun"/>
              </w:rPr>
            </m:ctrlPr>
          </m:sSubPr>
          <m:e>
            <m:r>
              <w:rPr>
                <w:rFonts w:ascii="Cambria Math" w:hAnsi="Cambria Math"/>
                <w:lang w:eastAsia="ko-KR"/>
              </w:rPr>
              <m:t>n</m:t>
            </m:r>
          </m:e>
          <m:sub>
            <m:r>
              <m:rPr>
                <m:nor/>
              </m:rPr>
              <w:rPr>
                <w:rFonts w:cs="Times"/>
                <w:lang w:eastAsia="ko-KR"/>
              </w:rPr>
              <m:t>HARQ-ACK,TB</m:t>
            </m:r>
          </m:sub>
        </m:sSub>
      </m:oMath>
      <w:r>
        <w:rPr>
          <w:rFonts w:cs="Times"/>
          <w:lang w:eastAsia="ko-KR"/>
        </w:rPr>
        <w:t xml:space="preserve"> formula) corresponding to the DCI in PDCCH monitoring occasion </w:t>
      </w:r>
      <m:oMath>
        <m:r>
          <w:rPr>
            <w:rFonts w:ascii="Cambria Math" w:hAnsi="Cambria Math"/>
            <w:lang w:eastAsia="ko-KR"/>
          </w:rPr>
          <m:t>m</m:t>
        </m:r>
      </m:oMath>
      <w:r>
        <w:rPr>
          <w:rFonts w:cs="Times"/>
          <w:lang w:eastAsia="ko-KR"/>
        </w:rPr>
        <w:t xml:space="preserve"> is given by 2 if </w:t>
      </w:r>
      <w:r>
        <w:rPr>
          <w:rFonts w:cs="Times"/>
          <w:i/>
          <w:iCs/>
          <w:lang w:eastAsia="ko-KR"/>
        </w:rPr>
        <w:t>harq-ACK-SpatialBundlingPUCCH</w:t>
      </w:r>
      <w:r>
        <w:rPr>
          <w:rFonts w:cs="Times"/>
          <w:lang w:eastAsia="ko-KR"/>
        </w:rPr>
        <w:t xml:space="preserve"> is not provided and the DCI schedules two codewords, or given by 1 otherwise.</w:t>
      </w:r>
    </w:p>
    <w:p w14:paraId="20E3530C" w14:textId="67287584" w:rsidR="005D1ED6" w:rsidRDefault="005D1ED6" w:rsidP="00F44FD9">
      <w:pPr>
        <w:numPr>
          <w:ilvl w:val="0"/>
          <w:numId w:val="210"/>
        </w:numPr>
        <w:autoSpaceDN w:val="0"/>
        <w:spacing w:line="252" w:lineRule="auto"/>
        <w:rPr>
          <w:rFonts w:ascii="Times New Roman" w:hAnsi="Times New Roman"/>
        </w:rPr>
      </w:pPr>
      <w:r>
        <w:rPr>
          <w:rFonts w:ascii="Times New Roman" w:hAnsi="Times New Roman"/>
        </w:rPr>
        <w:t xml:space="preserve">If the UE is configured with </w:t>
      </w:r>
      <w:r>
        <w:rPr>
          <w:rFonts w:ascii="Times New Roman" w:hAnsi="Times New Roman"/>
          <w:i/>
          <w:iCs/>
        </w:rPr>
        <w:t>numberOfHARQ-BundlingGroups</w:t>
      </w:r>
      <w:r>
        <w:rPr>
          <w:rFonts w:ascii="Times New Roman" w:hAnsi="Times New Roman"/>
        </w:rPr>
        <w:t xml:space="preserve"> with </w:t>
      </w:r>
      <m:oMath>
        <m:sSubSup>
          <m:sSubSupPr>
            <m:ctrlPr>
              <w:rPr>
                <w:rFonts w:ascii="Cambria Math" w:eastAsia="Malgun Gothic" w:hAnsi="Cambria Math" w:cs="SimSun"/>
              </w:rPr>
            </m:ctrlPr>
          </m:sSubSupPr>
          <m:e>
            <m:r>
              <w:rPr>
                <w:rFonts w:ascii="Cambria Math" w:hAnsi="Cambria Math"/>
              </w:rPr>
              <m:t>N</m:t>
            </m:r>
          </m:e>
          <m:sub>
            <m:r>
              <m:rPr>
                <m:sty m:val="p"/>
              </m:rPr>
              <w:rPr>
                <w:rFonts w:ascii="Cambria Math" w:hAnsi="Cambria Math"/>
              </w:rPr>
              <m:t>HARQ-ACK</m:t>
            </m:r>
          </m:sub>
          <m:sup>
            <m:r>
              <m:rPr>
                <m:sty m:val="p"/>
              </m:rPr>
              <w:rPr>
                <w:rFonts w:ascii="Cambria Math" w:hAnsi="Cambria Math"/>
              </w:rPr>
              <m:t>TBG,max</m:t>
            </m:r>
          </m:sup>
        </m:sSubSup>
        <m:r>
          <m:rPr>
            <m:sty m:val="p"/>
          </m:rPr>
          <w:rPr>
            <w:rFonts w:ascii="Cambria Math" w:hAnsi="Cambria Math"/>
          </w:rPr>
          <m:t>&gt;1</m:t>
        </m:r>
      </m:oMath>
      <w:r>
        <w:rPr>
          <w:rFonts w:ascii="Times New Roman" w:hAnsi="Times New Roman"/>
        </w:rPr>
        <w:t xml:space="preserve"> for a serving cell or not configured with </w:t>
      </w:r>
      <w:r>
        <w:rPr>
          <w:rFonts w:ascii="Times New Roman" w:hAnsi="Times New Roman"/>
          <w:i/>
          <w:iCs/>
        </w:rPr>
        <w:t>numberOfHARQ-BundlingGroups</w:t>
      </w:r>
      <w:r>
        <w:rPr>
          <w:rFonts w:ascii="Times New Roman" w:hAnsi="Times New Roman"/>
        </w:rPr>
        <w:t xml:space="preserve"> but configured with </w:t>
      </w:r>
      <w:r>
        <w:rPr>
          <w:rFonts w:cs="Times"/>
          <w:i/>
          <w:iCs/>
        </w:rPr>
        <w:t>PDSCH-TimeDomainResourceAllocationListForMultiPDSCH</w:t>
      </w:r>
      <w:r>
        <w:rPr>
          <w:rFonts w:ascii="Times New Roman" w:hAnsi="Times New Roman"/>
        </w:rPr>
        <w:t xml:space="preserve"> for a serving cell, </w:t>
      </w:r>
      <m:oMath>
        <m:sSub>
          <m:sSubPr>
            <m:ctrlPr>
              <w:rPr>
                <w:rFonts w:ascii="Cambria Math" w:eastAsia="Malgun Gothic" w:hAnsi="Cambria Math" w:cs="SimSun"/>
              </w:rPr>
            </m:ctrlPr>
          </m:sSubPr>
          <m:e>
            <m:r>
              <w:rPr>
                <w:rFonts w:ascii="Cambria Math" w:hAnsi="Cambria Math"/>
              </w:rPr>
              <m:t>n</m:t>
            </m:r>
          </m:e>
          <m:sub>
            <m:r>
              <m:rPr>
                <m:nor/>
              </m:rPr>
              <w:rPr>
                <w:rFonts w:ascii="Times New Roman" w:hAnsi="Times New Roman"/>
              </w:rPr>
              <m:t>HARQ-ACK</m:t>
            </m:r>
          </m:sub>
        </m:sSub>
        <m:r>
          <w:rPr>
            <w:rFonts w:ascii="Cambria Math" w:hAnsi="Cambria Math"/>
          </w:rPr>
          <m:t>=</m:t>
        </m:r>
        <m:sSub>
          <m:sSubPr>
            <m:ctrlPr>
              <w:rPr>
                <w:rFonts w:ascii="Cambria Math" w:eastAsia="Malgun Gothic" w:hAnsi="Cambria Math" w:cs="SimSun"/>
              </w:rPr>
            </m:ctrlPr>
          </m:sSubPr>
          <m:e>
            <m:r>
              <w:rPr>
                <w:rFonts w:ascii="Cambria Math" w:hAnsi="Cambria Math"/>
              </w:rPr>
              <m:t>n</m:t>
            </m:r>
          </m:e>
          <m:sub>
            <m:r>
              <m:rPr>
                <m:nor/>
              </m:rPr>
              <w:rPr>
                <w:rFonts w:ascii="Times New Roman" w:hAnsi="Times New Roman"/>
              </w:rPr>
              <m:t>HARQ-ACK,TB</m:t>
            </m:r>
          </m:sub>
        </m:sSub>
        <m:r>
          <w:rPr>
            <w:rFonts w:ascii="Cambria Math" w:hAnsi="Cambria Math"/>
          </w:rPr>
          <m:t>+</m:t>
        </m:r>
        <m:sSub>
          <m:sSubPr>
            <m:ctrlPr>
              <w:rPr>
                <w:rFonts w:ascii="Cambria Math" w:eastAsia="Malgun Gothic" w:hAnsi="Cambria Math" w:cs="SimSun"/>
              </w:rPr>
            </m:ctrlPr>
          </m:sSubPr>
          <m:e>
            <m:r>
              <w:rPr>
                <w:rFonts w:ascii="Cambria Math" w:hAnsi="Cambria Math"/>
              </w:rPr>
              <m:t>n</m:t>
            </m:r>
          </m:e>
          <m:sub>
            <m:r>
              <m:rPr>
                <m:nor/>
              </m:rPr>
              <w:rPr>
                <w:rFonts w:ascii="Times New Roman" w:hAnsi="Times New Roman"/>
              </w:rPr>
              <m:t>HARQ-ACK,multi</m:t>
            </m:r>
          </m:sub>
        </m:sSub>
      </m:oMath>
      <w:r>
        <w:rPr>
          <w:rFonts w:ascii="Times New Roman" w:hAnsi="Times New Roman"/>
        </w:rPr>
        <w:t>.</w:t>
      </w:r>
    </w:p>
    <w:p w14:paraId="4BF5C674" w14:textId="3CCCBD3E" w:rsidR="005D1ED6" w:rsidRDefault="005D1ED6" w:rsidP="00F44FD9">
      <w:pPr>
        <w:numPr>
          <w:ilvl w:val="1"/>
          <w:numId w:val="210"/>
        </w:numPr>
        <w:autoSpaceDN w:val="0"/>
        <w:spacing w:line="252" w:lineRule="auto"/>
        <w:rPr>
          <w:rFonts w:ascii="Times New Roman" w:hAnsi="Times New Roman"/>
        </w:rPr>
      </w:pPr>
      <w:r>
        <w:rPr>
          <w:rFonts w:ascii="Times New Roman" w:hAnsi="Times New Roman"/>
        </w:rPr>
        <w:t xml:space="preserve">For a serving cell </w:t>
      </w:r>
      <w:r>
        <w:rPr>
          <w:rFonts w:ascii="Times New Roman" w:hAnsi="Times New Roman"/>
          <w:i/>
          <w:iCs/>
        </w:rPr>
        <w:t>c</w:t>
      </w:r>
      <w:r>
        <w:rPr>
          <w:rFonts w:ascii="Times New Roman" w:hAnsi="Times New Roman"/>
        </w:rPr>
        <w:t xml:space="preserve"> configured with </w:t>
      </w:r>
      <w:r>
        <w:rPr>
          <w:rFonts w:ascii="Times New Roman" w:hAnsi="Times New Roman"/>
          <w:i/>
          <w:iCs/>
        </w:rPr>
        <w:t>numberOfHARQ-BundlingGroups</w:t>
      </w:r>
      <w:r>
        <w:rPr>
          <w:rFonts w:ascii="Times New Roman" w:hAnsi="Times New Roman"/>
        </w:rPr>
        <w:t xml:space="preserve"> with </w:t>
      </w:r>
      <m:oMath>
        <m:sSubSup>
          <m:sSubSupPr>
            <m:ctrlPr>
              <w:rPr>
                <w:rFonts w:ascii="Cambria Math" w:eastAsia="Malgun Gothic" w:hAnsi="Cambria Math" w:cs="SimSun"/>
              </w:rPr>
            </m:ctrlPr>
          </m:sSubSupPr>
          <m:e>
            <m:r>
              <w:rPr>
                <w:rFonts w:ascii="Cambria Math" w:hAnsi="Cambria Math"/>
              </w:rPr>
              <m:t>N</m:t>
            </m:r>
          </m:e>
          <m:sub>
            <m:r>
              <m:rPr>
                <m:sty m:val="p"/>
              </m:rPr>
              <w:rPr>
                <w:rFonts w:ascii="Cambria Math" w:hAnsi="Cambria Math"/>
              </w:rPr>
              <m:t>HARQ-ACK</m:t>
            </m:r>
          </m:sub>
          <m:sup>
            <m:r>
              <m:rPr>
                <m:sty m:val="p"/>
              </m:rPr>
              <w:rPr>
                <w:rFonts w:ascii="Cambria Math" w:hAnsi="Cambria Math"/>
              </w:rPr>
              <m:t>TBG,max</m:t>
            </m:r>
          </m:sup>
        </m:sSubSup>
        <m:r>
          <m:rPr>
            <m:sty m:val="p"/>
          </m:rPr>
          <w:rPr>
            <w:rFonts w:ascii="Cambria Math" w:hAnsi="Cambria Math"/>
          </w:rPr>
          <m:t>&gt;1</m:t>
        </m:r>
      </m:oMath>
      <w:r>
        <w:rPr>
          <w:rFonts w:ascii="Times New Roman" w:hAnsi="Times New Roman"/>
        </w:rPr>
        <w:t xml:space="preserve">, </w:t>
      </w:r>
      <m:oMath>
        <m:sSubSup>
          <m:sSubSupPr>
            <m:ctrlPr>
              <w:rPr>
                <w:rFonts w:ascii="Cambria Math" w:eastAsia="Malgun Gothic" w:hAnsi="Cambria Math" w:cs="SimSun"/>
              </w:rPr>
            </m:ctrlPr>
          </m:sSubSupPr>
          <m:e>
            <m:r>
              <w:rPr>
                <w:rFonts w:ascii="Cambria Math" w:hAnsi="Cambria Math"/>
              </w:rPr>
              <m:t>N</m:t>
            </m:r>
          </m:e>
          <m:sub>
            <m:r>
              <w:rPr>
                <w:rFonts w:ascii="Cambria Math" w:hAnsi="Cambria Math"/>
              </w:rPr>
              <m:t>m</m:t>
            </m:r>
            <m:r>
              <m:rPr>
                <m:sty m:val="p"/>
              </m:rPr>
              <w:rPr>
                <w:rFonts w:ascii="Cambria Math" w:hAnsi="Cambria Math"/>
              </w:rPr>
              <m:t>,</m:t>
            </m:r>
            <m:r>
              <w:rPr>
                <w:rFonts w:ascii="Cambria Math" w:hAnsi="Cambria Math"/>
              </w:rPr>
              <m:t>c</m:t>
            </m:r>
          </m:sub>
          <m:sup>
            <m:r>
              <m:rPr>
                <m:nor/>
              </m:rPr>
              <w:rPr>
                <w:rFonts w:ascii="Times New Roman" w:hAnsi="Times New Roman"/>
              </w:rPr>
              <m:t>received</m:t>
            </m:r>
          </m:sup>
        </m:sSubSup>
      </m:oMath>
      <w:r>
        <w:rPr>
          <w:rFonts w:ascii="Times New Roman" w:hAnsi="Times New Roman"/>
        </w:rPr>
        <w:t xml:space="preserve"> (in </w:t>
      </w:r>
      <m:oMath>
        <m:sSub>
          <m:sSubPr>
            <m:ctrlPr>
              <w:rPr>
                <w:rFonts w:ascii="Cambria Math" w:eastAsia="Malgun Gothic" w:hAnsi="Cambria Math" w:cs="SimSun"/>
              </w:rPr>
            </m:ctrlPr>
          </m:sSubPr>
          <m:e>
            <m:r>
              <w:rPr>
                <w:rFonts w:ascii="Cambria Math" w:hAnsi="Cambria Math"/>
              </w:rPr>
              <m:t>n</m:t>
            </m:r>
          </m:e>
          <m:sub>
            <m:r>
              <m:rPr>
                <m:nor/>
              </m:rPr>
              <w:rPr>
                <w:rFonts w:ascii="Times New Roman" w:hAnsi="Times New Roman"/>
              </w:rPr>
              <m:t>HARQ-ACK,multi</m:t>
            </m:r>
          </m:sub>
        </m:sSub>
      </m:oMath>
      <w:r>
        <w:rPr>
          <w:rFonts w:ascii="Times New Roman" w:hAnsi="Times New Roman"/>
        </w:rPr>
        <w:t xml:space="preserve"> formula) corresponding to </w:t>
      </w:r>
      <w:r>
        <w:rPr>
          <w:rFonts w:cs="Times"/>
          <w:lang w:eastAsia="ko-KR"/>
        </w:rPr>
        <w:t xml:space="preserve">the DCI </w:t>
      </w:r>
      <w:r>
        <w:rPr>
          <w:rFonts w:ascii="Times New Roman" w:hAnsi="Times New Roman"/>
        </w:rPr>
        <w:t xml:space="preserve">in PDCCH monitoring occasion </w:t>
      </w:r>
      <m:oMath>
        <m:r>
          <w:rPr>
            <w:rFonts w:ascii="Cambria Math" w:hAnsi="Cambria Math"/>
          </w:rPr>
          <m:t>m</m:t>
        </m:r>
      </m:oMath>
      <w:r>
        <w:rPr>
          <w:rFonts w:ascii="Times New Roman" w:hAnsi="Times New Roman"/>
        </w:rPr>
        <w:t xml:space="preserve"> is given by 2*</w:t>
      </w:r>
      <w:r>
        <w:rPr>
          <w:rFonts w:ascii="Times New Roman" w:hAnsi="Times New Roman"/>
          <w:lang w:eastAsia="ko-KR"/>
        </w:rPr>
        <w:t>X</w:t>
      </w:r>
      <m:oMath>
        <m:r>
          <m:rPr>
            <m:sty m:val="p"/>
          </m:rPr>
          <w:rPr>
            <w:rFonts w:ascii="Cambria Math" w:hAnsi="Cambria Math"/>
          </w:rPr>
          <m:t xml:space="preserve"> </m:t>
        </m:r>
      </m:oMath>
      <w:r>
        <w:rPr>
          <w:rFonts w:ascii="Times New Roman" w:hAnsi="Times New Roman"/>
        </w:rPr>
        <w:t>(</w:t>
      </w:r>
      <w:r w:rsidRPr="001C37AC">
        <w:rPr>
          <w:rFonts w:ascii="Times New Roman" w:hAnsi="Times New Roman"/>
        </w:rPr>
        <w:t>X=</w:t>
      </w:r>
      <w:r>
        <w:rPr>
          <w:rFonts w:ascii="Times New Roman" w:hAnsi="Times New Roman"/>
        </w:rPr>
        <w:t xml:space="preserve"> the number of TBGs, each including at least one valid PDSCH which are constructed based on the PDSCH(s) scheduled by the DCI) if </w:t>
      </w:r>
      <w:r>
        <w:rPr>
          <w:rFonts w:ascii="Times New Roman" w:hAnsi="Times New Roman"/>
          <w:i/>
          <w:iCs/>
        </w:rPr>
        <w:t>harq-ACK-SpatialBundlingPUCCH</w:t>
      </w:r>
      <w:r>
        <w:rPr>
          <w:rFonts w:ascii="Times New Roman" w:hAnsi="Times New Roman"/>
        </w:rPr>
        <w:t xml:space="preserve"> is not provided and the DCI schedules two codewords, or given by X otherwise.</w:t>
      </w:r>
    </w:p>
    <w:p w14:paraId="2ECB3AD7" w14:textId="059E060E" w:rsidR="005D1ED6" w:rsidRDefault="005D1ED6" w:rsidP="00F44FD9">
      <w:pPr>
        <w:numPr>
          <w:ilvl w:val="1"/>
          <w:numId w:val="210"/>
        </w:numPr>
        <w:autoSpaceDN w:val="0"/>
        <w:spacing w:line="252" w:lineRule="auto"/>
        <w:rPr>
          <w:rFonts w:ascii="Times New Roman" w:hAnsi="Times New Roman"/>
        </w:rPr>
      </w:pPr>
      <w:r>
        <w:rPr>
          <w:rFonts w:cs="Times"/>
          <w:lang w:eastAsia="ko-KR"/>
        </w:rPr>
        <w:t xml:space="preserve">For a serving cell </w:t>
      </w:r>
      <w:r>
        <w:rPr>
          <w:rFonts w:cs="Times"/>
          <w:i/>
          <w:iCs/>
          <w:lang w:eastAsia="ko-KR"/>
        </w:rPr>
        <w:t>c</w:t>
      </w:r>
      <w:r>
        <w:rPr>
          <w:rFonts w:cs="Times"/>
          <w:lang w:eastAsia="ko-KR"/>
        </w:rPr>
        <w:t xml:space="preserve"> not configured with </w:t>
      </w:r>
      <w:r>
        <w:rPr>
          <w:rFonts w:cs="Times"/>
          <w:i/>
          <w:iCs/>
          <w:lang w:eastAsia="ko-KR"/>
        </w:rPr>
        <w:t>numberOfHARQ-BundlingGroups</w:t>
      </w:r>
      <w:r>
        <w:rPr>
          <w:rFonts w:cs="Times"/>
          <w:lang w:eastAsia="ko-KR"/>
        </w:rPr>
        <w:t xml:space="preserve"> but configured with </w:t>
      </w:r>
      <w:r>
        <w:rPr>
          <w:rFonts w:cs="Times"/>
          <w:i/>
          <w:iCs/>
        </w:rPr>
        <w:t>PDSCH-TimeDomainResourceAllocationListForMultiPDSCH</w:t>
      </w:r>
      <w:r>
        <w:rPr>
          <w:rFonts w:cs="Times"/>
          <w:lang w:eastAsia="ko-KR"/>
        </w:rPr>
        <w:t xml:space="preserve">, </w:t>
      </w:r>
      <m:oMath>
        <m:sSubSup>
          <m:sSubSupPr>
            <m:ctrlPr>
              <w:rPr>
                <w:rFonts w:ascii="Cambria Math" w:eastAsia="Malgun Gothic" w:hAnsi="Cambria Math" w:cs="SimSun"/>
              </w:rPr>
            </m:ctrlPr>
          </m:sSubSupPr>
          <m:e>
            <m:r>
              <w:rPr>
                <w:rFonts w:ascii="Cambria Math" w:hAnsi="Cambria Math"/>
                <w:lang w:eastAsia="ko-KR"/>
              </w:rPr>
              <m:t>N</m:t>
            </m:r>
          </m:e>
          <m:sub>
            <m:r>
              <w:rPr>
                <w:rFonts w:ascii="Cambria Math" w:hAnsi="Cambria Math"/>
                <w:lang w:eastAsia="ko-KR"/>
              </w:rPr>
              <m:t>m</m:t>
            </m:r>
            <m:r>
              <m:rPr>
                <m:sty m:val="p"/>
              </m:rPr>
              <w:rPr>
                <w:rFonts w:ascii="Cambria Math" w:hAnsi="Cambria Math"/>
                <w:lang w:eastAsia="ko-KR"/>
              </w:rPr>
              <m:t>,</m:t>
            </m:r>
            <m:r>
              <w:rPr>
                <w:rFonts w:ascii="Cambria Math" w:hAnsi="Cambria Math"/>
                <w:lang w:eastAsia="ko-KR"/>
              </w:rPr>
              <m:t>c</m:t>
            </m:r>
          </m:sub>
          <m:sup>
            <m:r>
              <m:rPr>
                <m:nor/>
              </m:rPr>
              <w:rPr>
                <w:rFonts w:cs="Times"/>
                <w:lang w:eastAsia="ko-KR"/>
              </w:rPr>
              <m:t>received</m:t>
            </m:r>
          </m:sup>
        </m:sSubSup>
      </m:oMath>
      <w:r>
        <w:rPr>
          <w:rFonts w:cs="Times"/>
          <w:lang w:eastAsia="ko-KR"/>
        </w:rPr>
        <w:t xml:space="preserve"> (in </w:t>
      </w:r>
      <m:oMath>
        <m:sSub>
          <m:sSubPr>
            <m:ctrlPr>
              <w:rPr>
                <w:rFonts w:ascii="Cambria Math" w:eastAsia="Malgun Gothic" w:hAnsi="Cambria Math" w:cs="SimSun"/>
              </w:rPr>
            </m:ctrlPr>
          </m:sSubPr>
          <m:e>
            <m:r>
              <w:rPr>
                <w:rFonts w:ascii="Cambria Math" w:hAnsi="Cambria Math"/>
                <w:lang w:eastAsia="ko-KR"/>
              </w:rPr>
              <m:t>n</m:t>
            </m:r>
          </m:e>
          <m:sub>
            <m:r>
              <m:rPr>
                <m:nor/>
              </m:rPr>
              <w:rPr>
                <w:rFonts w:cs="Times"/>
                <w:lang w:eastAsia="ko-KR"/>
              </w:rPr>
              <m:t>HARQ-ACK,multi</m:t>
            </m:r>
          </m:sub>
        </m:sSub>
      </m:oMath>
      <w:r>
        <w:rPr>
          <w:rFonts w:cs="Times"/>
          <w:lang w:eastAsia="ko-KR"/>
        </w:rPr>
        <w:t xml:space="preserve"> formula) corresponding to the DCI in PDCCH monitoring occasion </w:t>
      </w:r>
      <m:oMath>
        <m:r>
          <w:rPr>
            <w:rFonts w:ascii="Cambria Math" w:hAnsi="Cambria Math"/>
            <w:lang w:eastAsia="ko-KR"/>
          </w:rPr>
          <m:t>m</m:t>
        </m:r>
      </m:oMath>
      <w:r>
        <w:rPr>
          <w:rFonts w:cs="Times"/>
          <w:lang w:eastAsia="ko-KR"/>
        </w:rPr>
        <w:t xml:space="preserve"> is given by 2*Y</w:t>
      </w:r>
      <m:oMath>
        <m:r>
          <w:rPr>
            <w:rFonts w:ascii="Cambria Math" w:hAnsi="Cambria Math"/>
            <w:lang w:eastAsia="ko-KR"/>
          </w:rPr>
          <m:t xml:space="preserve"> </m:t>
        </m:r>
      </m:oMath>
      <w:r>
        <w:rPr>
          <w:rFonts w:cs="Times"/>
          <w:lang w:eastAsia="ko-KR"/>
        </w:rPr>
        <w:t>(</w:t>
      </w:r>
      <w:r w:rsidRPr="001C37AC">
        <w:rPr>
          <w:rFonts w:cs="Times"/>
          <w:lang w:eastAsia="ko-KR"/>
        </w:rPr>
        <w:t>Y=</w:t>
      </w:r>
      <w:r>
        <w:rPr>
          <w:rFonts w:cs="Times"/>
          <w:lang w:eastAsia="ko-KR"/>
        </w:rPr>
        <w:t xml:space="preserve"> the number of valid PDSCH receptions scheduled by the DCI) if </w:t>
      </w:r>
      <w:r>
        <w:rPr>
          <w:rFonts w:cs="Times"/>
          <w:i/>
          <w:iCs/>
          <w:lang w:eastAsia="ko-KR"/>
        </w:rPr>
        <w:t>harq-ACK-SpatialBundlingPUCCH</w:t>
      </w:r>
      <w:r>
        <w:rPr>
          <w:rFonts w:cs="Times"/>
          <w:lang w:eastAsia="ko-KR"/>
        </w:rPr>
        <w:t xml:space="preserve"> is not provided and the DCI schedules two codewords, or given by Y otherwise.</w:t>
      </w:r>
    </w:p>
    <w:p w14:paraId="459D16C2" w14:textId="77777777" w:rsidR="005D1ED6" w:rsidRDefault="005D1ED6" w:rsidP="00F44FD9">
      <w:pPr>
        <w:numPr>
          <w:ilvl w:val="1"/>
          <w:numId w:val="210"/>
        </w:numPr>
        <w:autoSpaceDN w:val="0"/>
        <w:spacing w:line="252" w:lineRule="auto"/>
        <w:rPr>
          <w:rFonts w:ascii="Times New Roman" w:hAnsi="Times New Roman"/>
        </w:rPr>
      </w:pPr>
      <w:r>
        <w:rPr>
          <w:rFonts w:ascii="Times New Roman" w:hAnsi="Times New Roman"/>
          <w:lang w:eastAsia="ko-KR"/>
        </w:rPr>
        <w:t xml:space="preserve">Note: “valid PDSCH” implies a PDSCH not overlapping with an UL symbol indicated by </w:t>
      </w:r>
      <w:r>
        <w:rPr>
          <w:rFonts w:ascii="Times New Roman" w:hAnsi="Times New Roman"/>
          <w:i/>
          <w:iCs/>
          <w:lang w:eastAsia="ko-KR"/>
        </w:rPr>
        <w:t>tdd-UL-DL-ConfigurationCommon</w:t>
      </w:r>
      <w:r>
        <w:rPr>
          <w:rFonts w:ascii="Times New Roman" w:hAnsi="Times New Roman"/>
          <w:lang w:eastAsia="ko-KR"/>
        </w:rPr>
        <w:t xml:space="preserve"> or </w:t>
      </w:r>
      <w:r>
        <w:rPr>
          <w:rFonts w:ascii="Times New Roman" w:hAnsi="Times New Roman"/>
          <w:i/>
          <w:iCs/>
          <w:lang w:eastAsia="ko-KR"/>
        </w:rPr>
        <w:t>tdd-UL-DL-ConfigurationDedicated</w:t>
      </w:r>
      <w:r>
        <w:rPr>
          <w:rFonts w:ascii="Times New Roman" w:hAnsi="Times New Roman"/>
          <w:lang w:eastAsia="ko-KR"/>
        </w:rPr>
        <w:t>, if provided</w:t>
      </w:r>
    </w:p>
    <w:p w14:paraId="367EE359" w14:textId="69445D8F" w:rsidR="005D1ED6" w:rsidRDefault="005D1ED6" w:rsidP="005D1ED6">
      <w:pPr>
        <w:rPr>
          <w:iCs/>
          <w:lang w:eastAsia="x-none"/>
        </w:rPr>
      </w:pPr>
    </w:p>
    <w:p w14:paraId="66012393" w14:textId="77777777" w:rsidR="005D1ED6" w:rsidRDefault="005D1ED6" w:rsidP="00907CC1">
      <w:pPr>
        <w:rPr>
          <w:iCs/>
          <w:lang w:eastAsia="x-none"/>
        </w:rPr>
      </w:pPr>
    </w:p>
    <w:p w14:paraId="6E2CB1B2" w14:textId="454E2F13" w:rsidR="005D1ED6" w:rsidRDefault="005D1ED6" w:rsidP="00907CC1">
      <w:pPr>
        <w:rPr>
          <w:rStyle w:val="Hyperlink"/>
          <w:iCs/>
          <w:lang w:eastAsia="x-none"/>
        </w:rPr>
      </w:pPr>
      <w:r>
        <w:rPr>
          <w:iCs/>
          <w:lang w:eastAsia="x-none"/>
        </w:rPr>
        <w:t xml:space="preserve">Final summary in </w:t>
      </w:r>
      <w:hyperlink r:id="rId1077" w:history="1">
        <w:r w:rsidR="004371F4">
          <w:rPr>
            <w:rStyle w:val="Hyperlink"/>
            <w:iCs/>
            <w:lang w:eastAsia="x-none"/>
          </w:rPr>
          <w:t>R1-2202796</w:t>
        </w:r>
      </w:hyperlink>
      <w:r>
        <w:rPr>
          <w:rStyle w:val="Hyperlink"/>
          <w:iCs/>
          <w:lang w:eastAsia="x-none"/>
        </w:rPr>
        <w:t>.</w:t>
      </w:r>
    </w:p>
    <w:p w14:paraId="06823686" w14:textId="77777777" w:rsidR="006B480F" w:rsidRDefault="006B480F" w:rsidP="00807AC0">
      <w:pPr>
        <w:pStyle w:val="Heading3"/>
      </w:pPr>
      <w:bookmarkStart w:id="100" w:name="_Toc95481769"/>
      <w:bookmarkStart w:id="101" w:name="_Toc98334408"/>
      <w:bookmarkEnd w:id="93"/>
      <w:r w:rsidRPr="000766D0">
        <w:t xml:space="preserve">Channel </w:t>
      </w:r>
      <w:r>
        <w:t>a</w:t>
      </w:r>
      <w:r w:rsidRPr="000766D0">
        <w:t xml:space="preserve">ccess </w:t>
      </w:r>
      <w:r>
        <w:t>m</w:t>
      </w:r>
      <w:r w:rsidRPr="000766D0">
        <w:t>echanism</w:t>
      </w:r>
      <w:bookmarkEnd w:id="100"/>
      <w:bookmarkEnd w:id="101"/>
    </w:p>
    <w:p w14:paraId="77BEAD31" w14:textId="61DB3988" w:rsidR="006B480F" w:rsidRDefault="002328C4" w:rsidP="006B480F">
      <w:pPr>
        <w:rPr>
          <w:lang w:eastAsia="x-none"/>
        </w:rPr>
      </w:pPr>
      <w:hyperlink r:id="rId1078" w:history="1">
        <w:r w:rsidR="004371F4">
          <w:rPr>
            <w:rStyle w:val="Hyperlink"/>
            <w:lang w:eastAsia="x-none"/>
          </w:rPr>
          <w:t>R1-2200957</w:t>
        </w:r>
      </w:hyperlink>
      <w:r w:rsidR="006B480F">
        <w:rPr>
          <w:lang w:eastAsia="x-none"/>
        </w:rPr>
        <w:tab/>
        <w:t>Remaining issues of channel access mechanism for 60 GHz unlicensed operation</w:t>
      </w:r>
      <w:r w:rsidR="006B480F">
        <w:rPr>
          <w:lang w:eastAsia="x-none"/>
        </w:rPr>
        <w:tab/>
        <w:t>Huawei, HiSilicon</w:t>
      </w:r>
    </w:p>
    <w:p w14:paraId="69072AB5" w14:textId="6FC3A1E9" w:rsidR="006B480F" w:rsidRDefault="002328C4" w:rsidP="006B480F">
      <w:pPr>
        <w:rPr>
          <w:lang w:eastAsia="x-none"/>
        </w:rPr>
      </w:pPr>
      <w:hyperlink r:id="rId1079" w:history="1">
        <w:r w:rsidR="004371F4">
          <w:rPr>
            <w:rStyle w:val="Hyperlink"/>
            <w:lang w:eastAsia="x-none"/>
          </w:rPr>
          <w:t>R1-2200991</w:t>
        </w:r>
      </w:hyperlink>
      <w:r w:rsidR="006B480F">
        <w:rPr>
          <w:lang w:eastAsia="x-none"/>
        </w:rPr>
        <w:tab/>
        <w:t>Rema</w:t>
      </w:r>
      <w:r w:rsidR="00893300">
        <w:rPr>
          <w:lang w:eastAsia="x-none"/>
        </w:rPr>
        <w:t>i</w:t>
      </w:r>
      <w:r w:rsidR="006B480F">
        <w:rPr>
          <w:lang w:eastAsia="x-none"/>
        </w:rPr>
        <w:t>ning Issues in Channel Access for Beyond 52.6 GHz</w:t>
      </w:r>
      <w:r w:rsidR="006B480F">
        <w:rPr>
          <w:lang w:eastAsia="x-none"/>
        </w:rPr>
        <w:tab/>
        <w:t>FUTUREWEI</w:t>
      </w:r>
    </w:p>
    <w:p w14:paraId="52FE4FF9" w14:textId="21D405BC" w:rsidR="006B480F" w:rsidRDefault="002328C4" w:rsidP="006B480F">
      <w:pPr>
        <w:rPr>
          <w:lang w:eastAsia="x-none"/>
        </w:rPr>
      </w:pPr>
      <w:hyperlink r:id="rId1080" w:history="1">
        <w:r w:rsidR="004371F4">
          <w:rPr>
            <w:rStyle w:val="Hyperlink"/>
            <w:lang w:eastAsia="x-none"/>
          </w:rPr>
          <w:t>R1-2201038</w:t>
        </w:r>
      </w:hyperlink>
      <w:r w:rsidR="006B480F">
        <w:rPr>
          <w:lang w:eastAsia="x-none"/>
        </w:rPr>
        <w:tab/>
        <w:t>Remaining issues for channel access mechanisms</w:t>
      </w:r>
      <w:r w:rsidR="006B480F">
        <w:rPr>
          <w:lang w:eastAsia="x-none"/>
        </w:rPr>
        <w:tab/>
        <w:t>InterDigital, Inc.</w:t>
      </w:r>
    </w:p>
    <w:p w14:paraId="014EE4B8" w14:textId="56DB2ABC" w:rsidR="006B480F" w:rsidRDefault="002328C4" w:rsidP="006B480F">
      <w:pPr>
        <w:rPr>
          <w:lang w:eastAsia="x-none"/>
        </w:rPr>
      </w:pPr>
      <w:hyperlink r:id="rId1081" w:history="1">
        <w:r w:rsidR="004371F4">
          <w:rPr>
            <w:rStyle w:val="Hyperlink"/>
            <w:lang w:eastAsia="x-none"/>
          </w:rPr>
          <w:t>R1-2201089</w:t>
        </w:r>
      </w:hyperlink>
      <w:r w:rsidR="006B480F">
        <w:rPr>
          <w:lang w:eastAsia="x-none"/>
        </w:rPr>
        <w:tab/>
        <w:t>Remaining issues on channel access mechanism for NR operation from 52.6GHz to 71 GHz</w:t>
      </w:r>
      <w:r w:rsidR="006B480F">
        <w:rPr>
          <w:lang w:eastAsia="x-none"/>
        </w:rPr>
        <w:tab/>
        <w:t>vivo</w:t>
      </w:r>
    </w:p>
    <w:p w14:paraId="4AA9117A" w14:textId="369EA8C1" w:rsidR="006B480F" w:rsidRDefault="002328C4" w:rsidP="006B480F">
      <w:pPr>
        <w:rPr>
          <w:lang w:eastAsia="x-none"/>
        </w:rPr>
      </w:pPr>
      <w:hyperlink r:id="rId1082" w:history="1">
        <w:r w:rsidR="004371F4">
          <w:rPr>
            <w:rStyle w:val="Hyperlink"/>
            <w:lang w:eastAsia="x-none"/>
          </w:rPr>
          <w:t>R1-2201270</w:t>
        </w:r>
      </w:hyperlink>
      <w:r w:rsidR="006B480F">
        <w:rPr>
          <w:lang w:eastAsia="x-none"/>
        </w:rPr>
        <w:tab/>
        <w:t>Discussion on remaining issue for channel access mechanism</w:t>
      </w:r>
      <w:r w:rsidR="006B480F">
        <w:rPr>
          <w:lang w:eastAsia="x-none"/>
        </w:rPr>
        <w:tab/>
        <w:t>OPPO</w:t>
      </w:r>
    </w:p>
    <w:p w14:paraId="53105CB9" w14:textId="59D0842D" w:rsidR="006B480F" w:rsidRDefault="002328C4" w:rsidP="006B480F">
      <w:pPr>
        <w:rPr>
          <w:lang w:eastAsia="x-none"/>
        </w:rPr>
      </w:pPr>
      <w:hyperlink r:id="rId1083" w:history="1">
        <w:r w:rsidR="004371F4">
          <w:rPr>
            <w:rStyle w:val="Hyperlink"/>
            <w:lang w:eastAsia="x-none"/>
          </w:rPr>
          <w:t>R1-2201355</w:t>
        </w:r>
      </w:hyperlink>
      <w:r w:rsidR="006B480F">
        <w:rPr>
          <w:lang w:eastAsia="x-none"/>
        </w:rPr>
        <w:tab/>
        <w:t>Remaining issues on channel access mechanism for up to 71GHz operation</w:t>
      </w:r>
      <w:r w:rsidR="006B480F">
        <w:rPr>
          <w:lang w:eastAsia="x-none"/>
        </w:rPr>
        <w:tab/>
        <w:t>CATT</w:t>
      </w:r>
    </w:p>
    <w:p w14:paraId="35C1FDA0" w14:textId="5939472D" w:rsidR="006B480F" w:rsidRDefault="002328C4" w:rsidP="006B480F">
      <w:pPr>
        <w:rPr>
          <w:lang w:eastAsia="x-none"/>
        </w:rPr>
      </w:pPr>
      <w:hyperlink r:id="rId1084" w:history="1">
        <w:r w:rsidR="004371F4">
          <w:rPr>
            <w:rStyle w:val="Hyperlink"/>
            <w:lang w:eastAsia="x-none"/>
          </w:rPr>
          <w:t>R1-2201393</w:t>
        </w:r>
      </w:hyperlink>
      <w:r w:rsidR="006B480F">
        <w:rPr>
          <w:lang w:eastAsia="x-none"/>
        </w:rPr>
        <w:tab/>
        <w:t>Remaining issues on the channel access for 52.6 to 71GHz</w:t>
      </w:r>
      <w:r w:rsidR="006B480F">
        <w:rPr>
          <w:lang w:eastAsia="x-none"/>
        </w:rPr>
        <w:tab/>
        <w:t>ZTE, Sanechips</w:t>
      </w:r>
    </w:p>
    <w:p w14:paraId="6E2BA37C" w14:textId="448DF75F" w:rsidR="006B480F" w:rsidRDefault="002328C4" w:rsidP="006B480F">
      <w:pPr>
        <w:rPr>
          <w:lang w:eastAsia="x-none"/>
        </w:rPr>
      </w:pPr>
      <w:hyperlink r:id="rId1085" w:history="1">
        <w:r w:rsidR="004371F4">
          <w:rPr>
            <w:rStyle w:val="Hyperlink"/>
            <w:lang w:eastAsia="x-none"/>
          </w:rPr>
          <w:t>R1-2201474</w:t>
        </w:r>
      </w:hyperlink>
      <w:r w:rsidR="006B480F">
        <w:rPr>
          <w:lang w:eastAsia="x-none"/>
        </w:rPr>
        <w:tab/>
        <w:t>Remaining issues on Channel access mechanism for NR in FR2-2</w:t>
      </w:r>
      <w:r w:rsidR="006B480F">
        <w:rPr>
          <w:lang w:eastAsia="x-none"/>
        </w:rPr>
        <w:tab/>
        <w:t>NTT DOCOMO, INC.</w:t>
      </w:r>
    </w:p>
    <w:p w14:paraId="1B2BCD60" w14:textId="5198AE33" w:rsidR="006B480F" w:rsidRDefault="002328C4" w:rsidP="006B480F">
      <w:pPr>
        <w:rPr>
          <w:lang w:eastAsia="x-none"/>
        </w:rPr>
      </w:pPr>
      <w:hyperlink r:id="rId1086" w:history="1">
        <w:r w:rsidR="004371F4">
          <w:rPr>
            <w:rStyle w:val="Hyperlink"/>
            <w:lang w:eastAsia="x-none"/>
          </w:rPr>
          <w:t>R1-2201543</w:t>
        </w:r>
      </w:hyperlink>
      <w:r w:rsidR="006B480F">
        <w:rPr>
          <w:lang w:eastAsia="x-none"/>
        </w:rPr>
        <w:tab/>
        <w:t>Remaining issues on channel access mechanism for 52.6GHz to 71 GHz</w:t>
      </w:r>
      <w:r w:rsidR="006B480F">
        <w:rPr>
          <w:lang w:eastAsia="x-none"/>
        </w:rPr>
        <w:tab/>
        <w:t>Spreadtrum Communications</w:t>
      </w:r>
    </w:p>
    <w:p w14:paraId="7A72A321" w14:textId="30B92C2B" w:rsidR="006B480F" w:rsidRDefault="002328C4" w:rsidP="006B480F">
      <w:pPr>
        <w:rPr>
          <w:lang w:eastAsia="x-none"/>
        </w:rPr>
      </w:pPr>
      <w:hyperlink r:id="rId1087" w:history="1">
        <w:r w:rsidR="004371F4">
          <w:rPr>
            <w:rStyle w:val="Hyperlink"/>
            <w:lang w:eastAsia="x-none"/>
          </w:rPr>
          <w:t>R1-2201578</w:t>
        </w:r>
      </w:hyperlink>
      <w:r w:rsidR="006B480F">
        <w:rPr>
          <w:lang w:eastAsia="x-none"/>
        </w:rPr>
        <w:tab/>
        <w:t>Remaining issues on channel access mechanism for 60 GHz unlicensed spectrum</w:t>
      </w:r>
      <w:r w:rsidR="006B480F">
        <w:rPr>
          <w:lang w:eastAsia="x-none"/>
        </w:rPr>
        <w:tab/>
        <w:t>Sony</w:t>
      </w:r>
    </w:p>
    <w:p w14:paraId="1AE91F3A" w14:textId="5D84F8B7" w:rsidR="006B480F" w:rsidRDefault="002328C4" w:rsidP="006B480F">
      <w:pPr>
        <w:rPr>
          <w:lang w:eastAsia="x-none"/>
        </w:rPr>
      </w:pPr>
      <w:hyperlink r:id="rId1088" w:history="1">
        <w:r w:rsidR="004371F4">
          <w:rPr>
            <w:rStyle w:val="Hyperlink"/>
            <w:lang w:eastAsia="x-none"/>
          </w:rPr>
          <w:t>R1-2201594</w:t>
        </w:r>
      </w:hyperlink>
      <w:r w:rsidR="006B480F">
        <w:rPr>
          <w:lang w:eastAsia="x-none"/>
        </w:rPr>
        <w:tab/>
        <w:t>Remaining issues on channel access for NR in 60GHz unlicensed band</w:t>
      </w:r>
      <w:r w:rsidR="006B480F">
        <w:rPr>
          <w:lang w:eastAsia="x-none"/>
        </w:rPr>
        <w:tab/>
        <w:t>TCL Communication</w:t>
      </w:r>
    </w:p>
    <w:p w14:paraId="7C5FBFD2" w14:textId="058CD72E" w:rsidR="006B480F" w:rsidRDefault="002328C4" w:rsidP="006B480F">
      <w:pPr>
        <w:rPr>
          <w:lang w:eastAsia="x-none"/>
        </w:rPr>
      </w:pPr>
      <w:hyperlink r:id="rId1089" w:history="1">
        <w:r w:rsidR="004371F4">
          <w:rPr>
            <w:rStyle w:val="Hyperlink"/>
            <w:lang w:eastAsia="x-none"/>
          </w:rPr>
          <w:t>R1-2201666</w:t>
        </w:r>
      </w:hyperlink>
      <w:r w:rsidR="006B480F">
        <w:rPr>
          <w:lang w:eastAsia="x-none"/>
        </w:rPr>
        <w:tab/>
        <w:t>Remaining issues on channel access mechanism</w:t>
      </w:r>
      <w:r w:rsidR="006B480F">
        <w:rPr>
          <w:lang w:eastAsia="x-none"/>
        </w:rPr>
        <w:tab/>
        <w:t>Nokia, Nokia Shanghai Bell</w:t>
      </w:r>
    </w:p>
    <w:p w14:paraId="004ECDA2" w14:textId="15714823" w:rsidR="006B480F" w:rsidRDefault="002328C4" w:rsidP="006B480F">
      <w:pPr>
        <w:rPr>
          <w:lang w:eastAsia="x-none"/>
        </w:rPr>
      </w:pPr>
      <w:hyperlink r:id="rId1090" w:history="1">
        <w:r w:rsidR="004371F4">
          <w:rPr>
            <w:rStyle w:val="Hyperlink"/>
            <w:lang w:eastAsia="x-none"/>
          </w:rPr>
          <w:t>R1-2201692</w:t>
        </w:r>
      </w:hyperlink>
      <w:r w:rsidR="006B480F">
        <w:rPr>
          <w:lang w:eastAsia="x-none"/>
        </w:rPr>
        <w:tab/>
        <w:t>Discussion on channel access mechanism for extending NR up to 71 GHz</w:t>
      </w:r>
      <w:r w:rsidR="006B480F">
        <w:rPr>
          <w:lang w:eastAsia="x-none"/>
        </w:rPr>
        <w:tab/>
        <w:t>Intel Corporation</w:t>
      </w:r>
    </w:p>
    <w:p w14:paraId="6A337A85" w14:textId="1B77D935" w:rsidR="006B480F" w:rsidRDefault="002328C4" w:rsidP="006B480F">
      <w:pPr>
        <w:rPr>
          <w:lang w:eastAsia="x-none"/>
        </w:rPr>
      </w:pPr>
      <w:hyperlink r:id="rId1091" w:history="1">
        <w:r w:rsidR="004371F4">
          <w:rPr>
            <w:rStyle w:val="Hyperlink"/>
            <w:lang w:eastAsia="x-none"/>
          </w:rPr>
          <w:t>R1-2201740</w:t>
        </w:r>
      </w:hyperlink>
      <w:r w:rsidR="006B480F">
        <w:rPr>
          <w:lang w:eastAsia="x-none"/>
        </w:rPr>
        <w:tab/>
        <w:t>Channel Access Mechanisms</w:t>
      </w:r>
      <w:r w:rsidR="006B480F">
        <w:rPr>
          <w:lang w:eastAsia="x-none"/>
        </w:rPr>
        <w:tab/>
        <w:t>Ericsson</w:t>
      </w:r>
    </w:p>
    <w:p w14:paraId="53F022C6" w14:textId="6A9FC546" w:rsidR="006B480F" w:rsidRDefault="002328C4" w:rsidP="006B480F">
      <w:pPr>
        <w:rPr>
          <w:lang w:eastAsia="x-none"/>
        </w:rPr>
      </w:pPr>
      <w:hyperlink r:id="rId1092" w:history="1">
        <w:r w:rsidR="004371F4">
          <w:rPr>
            <w:rStyle w:val="Hyperlink"/>
            <w:lang w:eastAsia="x-none"/>
          </w:rPr>
          <w:t>R1-2201768</w:t>
        </w:r>
      </w:hyperlink>
      <w:r w:rsidR="006B480F">
        <w:rPr>
          <w:lang w:eastAsia="x-none"/>
        </w:rPr>
        <w:tab/>
        <w:t>Remaining details on channel access mechanisms for unlicensed access above 52.6GHz</w:t>
      </w:r>
      <w:r w:rsidR="006B480F">
        <w:rPr>
          <w:lang w:eastAsia="x-none"/>
        </w:rPr>
        <w:tab/>
        <w:t>Apple</w:t>
      </w:r>
    </w:p>
    <w:p w14:paraId="3E72E1B8" w14:textId="09B91F72" w:rsidR="006B480F" w:rsidRDefault="002328C4" w:rsidP="006B480F">
      <w:pPr>
        <w:rPr>
          <w:lang w:eastAsia="x-none"/>
        </w:rPr>
      </w:pPr>
      <w:hyperlink r:id="rId1093" w:history="1">
        <w:r w:rsidR="004371F4">
          <w:rPr>
            <w:rStyle w:val="Hyperlink"/>
            <w:lang w:eastAsia="x-none"/>
          </w:rPr>
          <w:t>R1-2201902</w:t>
        </w:r>
      </w:hyperlink>
      <w:r w:rsidR="006B480F">
        <w:rPr>
          <w:lang w:eastAsia="x-none"/>
        </w:rPr>
        <w:tab/>
        <w:t>Remaining issues on channel access mechanism supporting NR from 52.6 to 71 GHz</w:t>
      </w:r>
      <w:r w:rsidR="006B480F">
        <w:rPr>
          <w:lang w:eastAsia="x-none"/>
        </w:rPr>
        <w:tab/>
        <w:t>NEC</w:t>
      </w:r>
    </w:p>
    <w:p w14:paraId="584A16E0" w14:textId="187188A9" w:rsidR="006B480F" w:rsidRDefault="002328C4" w:rsidP="006B480F">
      <w:pPr>
        <w:rPr>
          <w:lang w:eastAsia="x-none"/>
        </w:rPr>
      </w:pPr>
      <w:hyperlink r:id="rId1094" w:history="1">
        <w:r w:rsidR="004371F4">
          <w:rPr>
            <w:rStyle w:val="Hyperlink"/>
            <w:lang w:eastAsia="x-none"/>
          </w:rPr>
          <w:t>R1-2201916</w:t>
        </w:r>
      </w:hyperlink>
      <w:r w:rsidR="006B480F">
        <w:rPr>
          <w:lang w:eastAsia="x-none"/>
        </w:rPr>
        <w:tab/>
        <w:t>Remaining issues on channel access mechanism for NR on 52.6-71 GHz</w:t>
      </w:r>
      <w:r w:rsidR="006B480F">
        <w:rPr>
          <w:lang w:eastAsia="x-none"/>
        </w:rPr>
        <w:tab/>
        <w:t>Xiaomi</w:t>
      </w:r>
    </w:p>
    <w:p w14:paraId="2D5C70B5" w14:textId="6CE81CC8" w:rsidR="006B480F" w:rsidRDefault="002328C4" w:rsidP="006B480F">
      <w:pPr>
        <w:rPr>
          <w:lang w:eastAsia="x-none"/>
        </w:rPr>
      </w:pPr>
      <w:hyperlink r:id="rId1095" w:history="1">
        <w:r w:rsidR="004371F4">
          <w:rPr>
            <w:rStyle w:val="Hyperlink"/>
            <w:lang w:eastAsia="x-none"/>
          </w:rPr>
          <w:t>R1-2202008</w:t>
        </w:r>
      </w:hyperlink>
      <w:r w:rsidR="006B480F">
        <w:rPr>
          <w:lang w:eastAsia="x-none"/>
        </w:rPr>
        <w:tab/>
        <w:t>Maintenance on channel access mechanism for NR from 52.6 GHz to 71 GHz</w:t>
      </w:r>
      <w:r w:rsidR="006B480F">
        <w:rPr>
          <w:lang w:eastAsia="x-none"/>
        </w:rPr>
        <w:tab/>
        <w:t>Samsung</w:t>
      </w:r>
    </w:p>
    <w:p w14:paraId="4E5CA7B8" w14:textId="39E5E50D" w:rsidR="006B480F" w:rsidRDefault="002328C4" w:rsidP="006B480F">
      <w:pPr>
        <w:rPr>
          <w:lang w:eastAsia="x-none"/>
        </w:rPr>
      </w:pPr>
      <w:hyperlink r:id="rId1096" w:history="1">
        <w:r w:rsidR="004371F4">
          <w:rPr>
            <w:rStyle w:val="Hyperlink"/>
            <w:lang w:eastAsia="x-none"/>
          </w:rPr>
          <w:t>R1-2202065</w:t>
        </w:r>
      </w:hyperlink>
      <w:r w:rsidR="006B480F">
        <w:rPr>
          <w:lang w:eastAsia="x-none"/>
        </w:rPr>
        <w:tab/>
        <w:t>Remaining issue for channel access mechanisms for 52.6-71 GHz NR operation</w:t>
      </w:r>
      <w:r w:rsidR="006B480F">
        <w:rPr>
          <w:lang w:eastAsia="x-none"/>
        </w:rPr>
        <w:tab/>
        <w:t>MediaTek Inc.</w:t>
      </w:r>
    </w:p>
    <w:p w14:paraId="539B211F" w14:textId="12980974" w:rsidR="006B480F" w:rsidRDefault="002328C4" w:rsidP="006B480F">
      <w:pPr>
        <w:rPr>
          <w:lang w:eastAsia="x-none"/>
        </w:rPr>
      </w:pPr>
      <w:hyperlink r:id="rId1097" w:history="1">
        <w:r w:rsidR="004371F4">
          <w:rPr>
            <w:rStyle w:val="Hyperlink"/>
            <w:lang w:eastAsia="x-none"/>
          </w:rPr>
          <w:t>R1-2202133</w:t>
        </w:r>
      </w:hyperlink>
      <w:r w:rsidR="006B480F">
        <w:rPr>
          <w:lang w:eastAsia="x-none"/>
        </w:rPr>
        <w:tab/>
        <w:t>Channel access mechanism for NR in 52.6 to 71GHz band</w:t>
      </w:r>
      <w:r w:rsidR="006B480F">
        <w:rPr>
          <w:lang w:eastAsia="x-none"/>
        </w:rPr>
        <w:tab/>
        <w:t>Qualcomm Incorporated</w:t>
      </w:r>
    </w:p>
    <w:p w14:paraId="015295F5" w14:textId="13DF9A7B" w:rsidR="006B480F" w:rsidRDefault="002328C4" w:rsidP="006B480F">
      <w:pPr>
        <w:rPr>
          <w:lang w:eastAsia="x-none"/>
        </w:rPr>
      </w:pPr>
      <w:hyperlink r:id="rId1098" w:history="1">
        <w:r w:rsidR="004371F4">
          <w:rPr>
            <w:rStyle w:val="Hyperlink"/>
            <w:lang w:eastAsia="x-none"/>
          </w:rPr>
          <w:t>R1-2202235</w:t>
        </w:r>
      </w:hyperlink>
      <w:r w:rsidR="006B480F">
        <w:rPr>
          <w:lang w:eastAsia="x-none"/>
        </w:rPr>
        <w:tab/>
        <w:t>Remaining issues of channel access mechanism for above 52.6GHz</w:t>
      </w:r>
      <w:r w:rsidR="006B480F">
        <w:rPr>
          <w:lang w:eastAsia="x-none"/>
        </w:rPr>
        <w:tab/>
        <w:t>Transsion Holdings</w:t>
      </w:r>
    </w:p>
    <w:p w14:paraId="584F7680" w14:textId="47E5A5B6" w:rsidR="006B480F" w:rsidRDefault="002328C4" w:rsidP="006B480F">
      <w:pPr>
        <w:rPr>
          <w:lang w:eastAsia="x-none"/>
        </w:rPr>
      </w:pPr>
      <w:hyperlink r:id="rId1099" w:history="1">
        <w:r w:rsidR="004371F4">
          <w:rPr>
            <w:rStyle w:val="Hyperlink"/>
            <w:lang w:eastAsia="x-none"/>
          </w:rPr>
          <w:t>R1-2202244</w:t>
        </w:r>
      </w:hyperlink>
      <w:r w:rsidR="006B480F">
        <w:rPr>
          <w:lang w:eastAsia="x-none"/>
        </w:rPr>
        <w:tab/>
        <w:t>Remaining issue on channel access scheme for above 52.6GHz</w:t>
      </w:r>
      <w:r w:rsidR="006B480F">
        <w:rPr>
          <w:lang w:eastAsia="x-none"/>
        </w:rPr>
        <w:tab/>
        <w:t>ASUSTEK COMPUTER (SHANGHAI)</w:t>
      </w:r>
    </w:p>
    <w:p w14:paraId="7B81E391" w14:textId="3C4E315E" w:rsidR="006B480F" w:rsidRDefault="002328C4" w:rsidP="006B480F">
      <w:pPr>
        <w:rPr>
          <w:lang w:eastAsia="x-none"/>
        </w:rPr>
      </w:pPr>
      <w:hyperlink r:id="rId1100" w:history="1">
        <w:r w:rsidR="004371F4">
          <w:rPr>
            <w:rStyle w:val="Hyperlink"/>
            <w:lang w:eastAsia="x-none"/>
          </w:rPr>
          <w:t>R1-2202275</w:t>
        </w:r>
      </w:hyperlink>
      <w:r w:rsidR="006B480F">
        <w:rPr>
          <w:lang w:eastAsia="x-none"/>
        </w:rPr>
        <w:tab/>
        <w:t>Discussion on sharing of directional channel occupancy</w:t>
      </w:r>
      <w:r w:rsidR="006B480F">
        <w:rPr>
          <w:lang w:eastAsia="x-none"/>
        </w:rPr>
        <w:tab/>
        <w:t>Panasonic</w:t>
      </w:r>
    </w:p>
    <w:p w14:paraId="41041987" w14:textId="5F69854C" w:rsidR="006B480F" w:rsidRDefault="002328C4" w:rsidP="006B480F">
      <w:pPr>
        <w:rPr>
          <w:lang w:eastAsia="x-none"/>
        </w:rPr>
      </w:pPr>
      <w:hyperlink r:id="rId1101" w:history="1">
        <w:r w:rsidR="004371F4">
          <w:rPr>
            <w:rStyle w:val="Hyperlink"/>
            <w:lang w:eastAsia="x-none"/>
          </w:rPr>
          <w:t>R1-2202340</w:t>
        </w:r>
      </w:hyperlink>
      <w:r w:rsidR="006B480F">
        <w:rPr>
          <w:lang w:eastAsia="x-none"/>
        </w:rPr>
        <w:tab/>
        <w:t>Channel access mechanism to support NR above 52.6 GHz</w:t>
      </w:r>
      <w:r w:rsidR="006B480F">
        <w:rPr>
          <w:lang w:eastAsia="x-none"/>
        </w:rPr>
        <w:tab/>
        <w:t>LG Electronics</w:t>
      </w:r>
    </w:p>
    <w:p w14:paraId="55542097" w14:textId="0B3F316C" w:rsidR="006B480F" w:rsidRDefault="002328C4" w:rsidP="006B480F">
      <w:pPr>
        <w:rPr>
          <w:lang w:eastAsia="x-none"/>
        </w:rPr>
      </w:pPr>
      <w:hyperlink r:id="rId1102" w:history="1">
        <w:r w:rsidR="004371F4">
          <w:rPr>
            <w:rStyle w:val="Hyperlink"/>
            <w:lang w:eastAsia="x-none"/>
          </w:rPr>
          <w:t>R1-2202410</w:t>
        </w:r>
      </w:hyperlink>
      <w:r w:rsidR="006B480F">
        <w:rPr>
          <w:lang w:eastAsia="x-none"/>
        </w:rPr>
        <w:tab/>
        <w:t>Remaining issues on channel access for NR from 52.6 GHz to 71GHz</w:t>
      </w:r>
      <w:r w:rsidR="006B480F">
        <w:rPr>
          <w:lang w:eastAsia="x-none"/>
        </w:rPr>
        <w:tab/>
        <w:t>Lenovo</w:t>
      </w:r>
    </w:p>
    <w:p w14:paraId="7D8382AE" w14:textId="3BF9DF9D" w:rsidR="00A36110" w:rsidRDefault="002328C4" w:rsidP="006B480F">
      <w:pPr>
        <w:rPr>
          <w:lang w:eastAsia="x-none"/>
        </w:rPr>
      </w:pPr>
      <w:hyperlink r:id="rId1103" w:history="1">
        <w:r w:rsidR="004371F4">
          <w:rPr>
            <w:rStyle w:val="Hyperlink"/>
            <w:lang w:eastAsia="x-none"/>
          </w:rPr>
          <w:t>R1-2202484</w:t>
        </w:r>
      </w:hyperlink>
      <w:r w:rsidR="00893300" w:rsidRPr="00893300">
        <w:rPr>
          <w:lang w:eastAsia="x-none"/>
        </w:rPr>
        <w:tab/>
        <w:t>Remaining issue on channel access for NR from 52.6GHz to 71GHz</w:t>
      </w:r>
      <w:r w:rsidR="00893300" w:rsidRPr="00893300">
        <w:rPr>
          <w:lang w:eastAsia="x-none"/>
        </w:rPr>
        <w:tab/>
        <w:t>WILUS Inc.</w:t>
      </w:r>
    </w:p>
    <w:p w14:paraId="29481EAE" w14:textId="77777777" w:rsidR="00893300" w:rsidRDefault="00893300" w:rsidP="006B480F">
      <w:pPr>
        <w:rPr>
          <w:lang w:eastAsia="x-none"/>
        </w:rPr>
      </w:pPr>
    </w:p>
    <w:p w14:paraId="78140593" w14:textId="77777777" w:rsidR="00A36110" w:rsidRPr="00A36110" w:rsidRDefault="00A36110" w:rsidP="00A36110">
      <w:pPr>
        <w:rPr>
          <w:lang w:eastAsia="x-none"/>
        </w:rPr>
      </w:pPr>
      <w:r w:rsidRPr="00A36110">
        <w:rPr>
          <w:lang w:eastAsia="x-none"/>
        </w:rPr>
        <w:t>[108-e-NR-52-71GHz-07] – Jing (Qualcomm)</w:t>
      </w:r>
    </w:p>
    <w:p w14:paraId="4FA31F85" w14:textId="39AE8AEA" w:rsidR="00A36110" w:rsidRPr="00A36110" w:rsidRDefault="00A36110" w:rsidP="00A36110">
      <w:pPr>
        <w:rPr>
          <w:lang w:eastAsia="x-none"/>
        </w:rPr>
      </w:pPr>
      <w:r w:rsidRPr="00A36110">
        <w:rPr>
          <w:lang w:eastAsia="x-none"/>
        </w:rPr>
        <w:t>Email discussion for maintenance on channel access mechanism</w:t>
      </w:r>
    </w:p>
    <w:p w14:paraId="3FFD0144" w14:textId="77777777" w:rsidR="00A36110" w:rsidRPr="00A36110" w:rsidRDefault="00A36110" w:rsidP="00A36110">
      <w:pPr>
        <w:numPr>
          <w:ilvl w:val="0"/>
          <w:numId w:val="60"/>
        </w:numPr>
        <w:rPr>
          <w:lang w:eastAsia="x-none"/>
        </w:rPr>
      </w:pPr>
      <w:r w:rsidRPr="00A36110">
        <w:rPr>
          <w:rFonts w:hint="eastAsia"/>
          <w:lang w:eastAsia="x-none"/>
        </w:rPr>
        <w:t>1</w:t>
      </w:r>
      <w:r w:rsidRPr="00A36110">
        <w:rPr>
          <w:rFonts w:hint="eastAsia"/>
          <w:vertAlign w:val="superscript"/>
          <w:lang w:eastAsia="x-none"/>
        </w:rPr>
        <w:t>st</w:t>
      </w:r>
      <w:r w:rsidRPr="00A36110">
        <w:rPr>
          <w:rFonts w:hint="eastAsia"/>
          <w:lang w:eastAsia="x-none"/>
        </w:rPr>
        <w:t xml:space="preserve"> check point: </w:t>
      </w:r>
      <w:r w:rsidRPr="00A36110">
        <w:t>February</w:t>
      </w:r>
      <w:r w:rsidRPr="00A36110">
        <w:rPr>
          <w:rFonts w:hint="eastAsia"/>
        </w:rPr>
        <w:t xml:space="preserve"> </w:t>
      </w:r>
      <w:r w:rsidRPr="00A36110">
        <w:t>25</w:t>
      </w:r>
    </w:p>
    <w:p w14:paraId="68266046" w14:textId="77777777" w:rsidR="00A36110" w:rsidRPr="00A36110" w:rsidRDefault="00A36110" w:rsidP="00A36110">
      <w:pPr>
        <w:numPr>
          <w:ilvl w:val="0"/>
          <w:numId w:val="60"/>
        </w:numPr>
        <w:rPr>
          <w:lang w:eastAsia="x-none"/>
        </w:rPr>
      </w:pPr>
      <w:r w:rsidRPr="00A36110">
        <w:rPr>
          <w:lang w:eastAsia="x-none"/>
        </w:rPr>
        <w:t>Final</w:t>
      </w:r>
      <w:r w:rsidRPr="00A36110">
        <w:rPr>
          <w:rFonts w:hint="eastAsia"/>
          <w:lang w:eastAsia="x-none"/>
        </w:rPr>
        <w:t xml:space="preserve"> check point: </w:t>
      </w:r>
      <w:r w:rsidRPr="00A36110">
        <w:t>March 3</w:t>
      </w:r>
    </w:p>
    <w:p w14:paraId="6F42AE51" w14:textId="6D324F80" w:rsidR="00A36110" w:rsidRPr="00BE3D18" w:rsidRDefault="002328C4" w:rsidP="00A36110">
      <w:pPr>
        <w:rPr>
          <w:b/>
          <w:lang w:eastAsia="x-none"/>
        </w:rPr>
      </w:pPr>
      <w:hyperlink r:id="rId1104" w:history="1">
        <w:r w:rsidR="004371F4">
          <w:rPr>
            <w:rStyle w:val="Hyperlink"/>
            <w:b/>
            <w:lang w:eastAsia="x-none"/>
          </w:rPr>
          <w:t>R1-2202493</w:t>
        </w:r>
      </w:hyperlink>
      <w:r w:rsidR="00A36110" w:rsidRPr="00BE3D18">
        <w:rPr>
          <w:b/>
          <w:lang w:eastAsia="x-none"/>
        </w:rPr>
        <w:tab/>
        <w:t>FL summary on channel access for NR beyond 52.6GHz, version 1</w:t>
      </w:r>
      <w:r w:rsidR="00A36110" w:rsidRPr="00BE3D18">
        <w:rPr>
          <w:b/>
          <w:lang w:eastAsia="x-none"/>
        </w:rPr>
        <w:tab/>
        <w:t>Moderator (Qualcomm Incorporated)</w:t>
      </w:r>
    </w:p>
    <w:p w14:paraId="6C265607" w14:textId="7B9CA96E" w:rsidR="00A36110" w:rsidRDefault="00BE3D18" w:rsidP="00A36110">
      <w:pPr>
        <w:rPr>
          <w:lang w:eastAsia="x-none"/>
        </w:rPr>
      </w:pPr>
      <w:r>
        <w:rPr>
          <w:lang w:eastAsia="x-none"/>
        </w:rPr>
        <w:t>From Feb 24</w:t>
      </w:r>
      <w:r w:rsidRPr="00BE3D18">
        <w:rPr>
          <w:vertAlign w:val="superscript"/>
          <w:lang w:eastAsia="x-none"/>
        </w:rPr>
        <w:t>th</w:t>
      </w:r>
      <w:r>
        <w:rPr>
          <w:lang w:eastAsia="x-none"/>
        </w:rPr>
        <w:t xml:space="preserve"> GTW session</w:t>
      </w:r>
    </w:p>
    <w:p w14:paraId="15BF4D72" w14:textId="77777777" w:rsidR="00A36110" w:rsidRPr="00BE3D18" w:rsidRDefault="00A36110" w:rsidP="00A36110">
      <w:pPr>
        <w:rPr>
          <w:bCs/>
        </w:rPr>
      </w:pPr>
      <w:r w:rsidRPr="00BE3D18">
        <w:rPr>
          <w:bCs/>
          <w:highlight w:val="green"/>
        </w:rPr>
        <w:t>Agreement</w:t>
      </w:r>
    </w:p>
    <w:p w14:paraId="670ACE7A" w14:textId="77777777" w:rsidR="00A36110" w:rsidRDefault="00A36110" w:rsidP="00A36110">
      <w:r>
        <w:t xml:space="preserve">For the QCL Type-D of L3-RSSI measurement for unlicensed operation in FR2-2, if explicit TCI state is configured, use the TCI state. </w:t>
      </w:r>
    </w:p>
    <w:p w14:paraId="24A003C6" w14:textId="77777777" w:rsidR="00A36110" w:rsidRDefault="00A36110" w:rsidP="00F44FD9">
      <w:pPr>
        <w:pStyle w:val="ListParagraph"/>
        <w:numPr>
          <w:ilvl w:val="0"/>
          <w:numId w:val="119"/>
        </w:numPr>
      </w:pPr>
      <w:r>
        <w:t>U</w:t>
      </w:r>
      <w:r>
        <w:rPr>
          <w:rFonts w:hint="eastAsia"/>
        </w:rPr>
        <w:t xml:space="preserve">se the QCL type-D of the latest PDSCH reception or latest CORESET monitoring for RSSI measurement, if the explicit TCI state is not configured. </w:t>
      </w:r>
    </w:p>
    <w:p w14:paraId="29BD9A86" w14:textId="77777777" w:rsidR="00A36110" w:rsidRDefault="00A36110" w:rsidP="00F44FD9">
      <w:pPr>
        <w:pStyle w:val="ListParagraph"/>
        <w:numPr>
          <w:ilvl w:val="0"/>
          <w:numId w:val="119"/>
        </w:numPr>
      </w:pPr>
      <w:r>
        <w:rPr>
          <w:rFonts w:hint="eastAsia"/>
        </w:rPr>
        <w:t>A dynamic update mechanism for TCI-State in RMTC-Config is not further considered in Rel.17</w:t>
      </w:r>
    </w:p>
    <w:p w14:paraId="69DDC71E" w14:textId="77777777" w:rsidR="00A36110" w:rsidRDefault="00A36110" w:rsidP="00F44FD9">
      <w:pPr>
        <w:pStyle w:val="ListParagraph"/>
        <w:numPr>
          <w:ilvl w:val="0"/>
          <w:numId w:val="119"/>
        </w:numPr>
      </w:pPr>
      <w:r>
        <w:rPr>
          <w:rFonts w:hint="eastAsia"/>
        </w:rPr>
        <w:t>The explicit TCI state is configured at least in RMTC-Config</w:t>
      </w:r>
    </w:p>
    <w:p w14:paraId="7C2CABD4" w14:textId="77777777" w:rsidR="00A36110" w:rsidRDefault="00A36110" w:rsidP="00F44FD9">
      <w:pPr>
        <w:pStyle w:val="ListParagraph"/>
        <w:numPr>
          <w:ilvl w:val="0"/>
          <w:numId w:val="119"/>
        </w:numPr>
      </w:pPr>
      <w:r>
        <w:rPr>
          <w:rFonts w:hint="eastAsia"/>
        </w:rPr>
        <w:t>Note: For inter-frequency L3-RSSI measurement, the TCI state configured is with respect to the target frequency TCI state</w:t>
      </w:r>
    </w:p>
    <w:p w14:paraId="58C8CD5D" w14:textId="1F78E227" w:rsidR="00A36110" w:rsidRDefault="00A36110" w:rsidP="00F44FD9">
      <w:pPr>
        <w:pStyle w:val="ListParagraph"/>
        <w:numPr>
          <w:ilvl w:val="0"/>
          <w:numId w:val="119"/>
        </w:numPr>
      </w:pPr>
      <w:r>
        <w:t xml:space="preserve">Note2: </w:t>
      </w:r>
      <w:r w:rsidRPr="00997980">
        <w:t>For a given L3-RSSI measurement occasion, the UE needs to identify the la</w:t>
      </w:r>
      <w:r>
        <w:t>st</w:t>
      </w:r>
      <w:r w:rsidRPr="00997980">
        <w:t xml:space="preserve"> PDSCH reception or last configured CORESET monitoring (</w:t>
      </w:r>
      <w:r w:rsidR="00BE3D18" w:rsidRPr="00997980">
        <w:t>whichever</w:t>
      </w:r>
      <w:r w:rsidRPr="00997980">
        <w:t xml:space="preserve"> is later) before the L3-RSSI measurement occasion, and use the QCL Type-D of that for L3-RSSI monitoring</w:t>
      </w:r>
    </w:p>
    <w:p w14:paraId="2A7B519D" w14:textId="502D791E" w:rsidR="00A36110" w:rsidRDefault="00A36110" w:rsidP="00A36110">
      <w:pPr>
        <w:rPr>
          <w:lang w:eastAsia="x-none"/>
        </w:rPr>
      </w:pPr>
    </w:p>
    <w:p w14:paraId="527D8716" w14:textId="7A141002" w:rsidR="00BE3D18" w:rsidRDefault="00BE3D18" w:rsidP="00BE3D18">
      <w:pPr>
        <w:rPr>
          <w:lang w:eastAsia="x-none"/>
        </w:rPr>
      </w:pPr>
      <w:r w:rsidRPr="001A1474">
        <w:rPr>
          <w:b/>
          <w:bCs/>
          <w:lang w:eastAsia="x-none"/>
        </w:rPr>
        <w:t>Decision:</w:t>
      </w:r>
      <w:r>
        <w:rPr>
          <w:lang w:eastAsia="x-none"/>
        </w:rPr>
        <w:t xml:space="preserve"> As per email decision posted on Feb 25</w:t>
      </w:r>
      <w:r w:rsidRPr="001A1474">
        <w:rPr>
          <w:vertAlign w:val="superscript"/>
          <w:lang w:eastAsia="x-none"/>
        </w:rPr>
        <w:t>th</w:t>
      </w:r>
      <w:r>
        <w:rPr>
          <w:lang w:eastAsia="x-none"/>
        </w:rPr>
        <w:t>,</w:t>
      </w:r>
    </w:p>
    <w:p w14:paraId="57F6ABEE" w14:textId="77777777" w:rsidR="00A36110" w:rsidRPr="00BE3D18" w:rsidRDefault="00A36110" w:rsidP="00A36110">
      <w:pPr>
        <w:rPr>
          <w:rFonts w:ascii="Times New Roman" w:hAnsi="Times New Roman"/>
          <w:bCs/>
        </w:rPr>
      </w:pPr>
      <w:r w:rsidRPr="00BE3D18">
        <w:rPr>
          <w:rFonts w:ascii="Times New Roman" w:hAnsi="Times New Roman"/>
          <w:bCs/>
          <w:highlight w:val="green"/>
        </w:rPr>
        <w:t>Agreement</w:t>
      </w:r>
    </w:p>
    <w:p w14:paraId="2D2EB6A2" w14:textId="77777777" w:rsidR="00A36110" w:rsidRPr="00BE3D18" w:rsidRDefault="00A36110" w:rsidP="00F44FD9">
      <w:pPr>
        <w:pStyle w:val="ListParagraph"/>
        <w:numPr>
          <w:ilvl w:val="0"/>
          <w:numId w:val="118"/>
        </w:numPr>
        <w:kinsoku w:val="0"/>
        <w:autoSpaceDE/>
        <w:autoSpaceDN/>
        <w:spacing w:after="60" w:line="259" w:lineRule="auto"/>
        <w:contextualSpacing w:val="0"/>
      </w:pPr>
      <w:r w:rsidRPr="00BE3D18">
        <w:t xml:space="preserve">CO-Duration maximum value is increased to 4480 to support 5ms maximum COT under 960 kHz. </w:t>
      </w:r>
    </w:p>
    <w:p w14:paraId="74213147" w14:textId="77777777" w:rsidR="00A36110" w:rsidRPr="00BE3D18" w:rsidRDefault="00A36110" w:rsidP="00F44FD9">
      <w:pPr>
        <w:pStyle w:val="ListParagraph"/>
        <w:numPr>
          <w:ilvl w:val="0"/>
          <w:numId w:val="118"/>
        </w:numPr>
        <w:kinsoku w:val="0"/>
        <w:autoSpaceDE/>
        <w:autoSpaceDN/>
        <w:spacing w:after="60" w:line="259" w:lineRule="auto"/>
        <w:contextualSpacing w:val="0"/>
      </w:pPr>
      <w:r w:rsidRPr="00BE3D18">
        <w:t>Support using 120 kHz, 480 kHz, and 960 kHz as the reference SCS for CO-Duration definition</w:t>
      </w:r>
    </w:p>
    <w:p w14:paraId="386C551F" w14:textId="77777777" w:rsidR="00A36110" w:rsidRPr="00BE3D18" w:rsidRDefault="00A36110" w:rsidP="00F44FD9">
      <w:pPr>
        <w:pStyle w:val="ListParagraph"/>
        <w:numPr>
          <w:ilvl w:val="1"/>
          <w:numId w:val="118"/>
        </w:numPr>
        <w:kinsoku w:val="0"/>
        <w:autoSpaceDE/>
        <w:autoSpaceDN/>
        <w:spacing w:after="60" w:line="259" w:lineRule="auto"/>
        <w:contextualSpacing w:val="0"/>
      </w:pPr>
      <w:r w:rsidRPr="00BE3D18">
        <w:t>Note this may not have any additional spec impact</w:t>
      </w:r>
    </w:p>
    <w:p w14:paraId="2F0A687E" w14:textId="77777777" w:rsidR="00A36110" w:rsidRPr="00BE3D18" w:rsidRDefault="00A36110" w:rsidP="00A36110">
      <w:pPr>
        <w:rPr>
          <w:rFonts w:ascii="Times New Roman" w:hAnsi="Times New Roman"/>
          <w:lang w:eastAsia="x-none"/>
        </w:rPr>
      </w:pPr>
    </w:p>
    <w:p w14:paraId="3D5788A2" w14:textId="77777777" w:rsidR="00A36110" w:rsidRPr="00BE3D18" w:rsidRDefault="00A36110" w:rsidP="00A36110">
      <w:pPr>
        <w:rPr>
          <w:rFonts w:ascii="Times New Roman" w:hAnsi="Times New Roman"/>
          <w:b/>
        </w:rPr>
      </w:pPr>
      <w:r w:rsidRPr="00BE3D18">
        <w:rPr>
          <w:rFonts w:ascii="Times New Roman" w:hAnsi="Times New Roman"/>
          <w:b/>
          <w:highlight w:val="green"/>
        </w:rPr>
        <w:t>Agreement</w:t>
      </w:r>
    </w:p>
    <w:p w14:paraId="6221870A" w14:textId="77777777" w:rsidR="00A36110" w:rsidRPr="00BE3D18" w:rsidRDefault="00A36110" w:rsidP="00A36110">
      <w:pPr>
        <w:rPr>
          <w:rFonts w:ascii="Times New Roman" w:hAnsi="Times New Roman"/>
          <w:lang w:eastAsia="x-none"/>
        </w:rPr>
      </w:pPr>
      <w:r w:rsidRPr="00BE3D18">
        <w:rPr>
          <w:rFonts w:ascii="Times New Roman" w:hAnsi="Times New Roman"/>
          <w:lang w:eastAsia="x-none"/>
        </w:rPr>
        <w:t>Support 480 kHz and 960 kHz as reference SCS/CP for L3-RSSI.</w:t>
      </w:r>
    </w:p>
    <w:p w14:paraId="3B4682D2" w14:textId="34B4449D" w:rsidR="00A36110" w:rsidRPr="00BE3D18" w:rsidRDefault="00A36110" w:rsidP="00A36110">
      <w:pPr>
        <w:rPr>
          <w:rFonts w:ascii="Times New Roman" w:hAnsi="Times New Roman"/>
          <w:lang w:eastAsia="x-none"/>
        </w:rPr>
      </w:pPr>
    </w:p>
    <w:p w14:paraId="0FE45840" w14:textId="77777777" w:rsidR="00BE3D18" w:rsidRDefault="00BE3D18" w:rsidP="00BE3D18">
      <w:pPr>
        <w:rPr>
          <w:lang w:eastAsia="x-none"/>
        </w:rPr>
      </w:pPr>
      <w:r w:rsidRPr="001A1474">
        <w:rPr>
          <w:b/>
          <w:bCs/>
          <w:lang w:eastAsia="x-none"/>
        </w:rPr>
        <w:t>Decision:</w:t>
      </w:r>
      <w:r>
        <w:rPr>
          <w:lang w:eastAsia="x-none"/>
        </w:rPr>
        <w:t xml:space="preserve"> As per email decision posted on Feb 26</w:t>
      </w:r>
      <w:r w:rsidRPr="001A1474">
        <w:rPr>
          <w:vertAlign w:val="superscript"/>
          <w:lang w:eastAsia="x-none"/>
        </w:rPr>
        <w:t>th</w:t>
      </w:r>
      <w:r>
        <w:rPr>
          <w:lang w:eastAsia="x-none"/>
        </w:rPr>
        <w:t>,</w:t>
      </w:r>
    </w:p>
    <w:p w14:paraId="1B157341" w14:textId="77777777" w:rsidR="00A36110" w:rsidRPr="00A90319" w:rsidRDefault="00A36110" w:rsidP="00BE3D18">
      <w:r w:rsidRPr="00A90319">
        <w:rPr>
          <w:highlight w:val="green"/>
        </w:rPr>
        <w:t>Agreement</w:t>
      </w:r>
    </w:p>
    <w:p w14:paraId="20F34A99" w14:textId="77777777" w:rsidR="00A36110" w:rsidRPr="00F115A2" w:rsidRDefault="00A36110" w:rsidP="00BE3D18">
      <w:pPr>
        <w:rPr>
          <w:lang w:eastAsia="x-none"/>
        </w:rPr>
      </w:pPr>
      <w:r>
        <w:rPr>
          <w:lang w:eastAsia="x-none"/>
        </w:rPr>
        <w:t>For Type 1 channel access, if the count-down reaches 0, but the gNB/UE is not yet ready to transmit, the gNB/UE stops sensing, and resume sensing for one sensing slot, right before the targeted transmission start time. If the sensing slot is sensed as idle, the Type 1 channel access on that channel is declared as successful and the transmission can start. If the sensing slot is sensed as busy, the Type 1 channel access on that channel is declared as failed.</w:t>
      </w:r>
    </w:p>
    <w:p w14:paraId="30819C16" w14:textId="22918F4B" w:rsidR="00A36110" w:rsidRDefault="00A36110" w:rsidP="00F44FD9">
      <w:pPr>
        <w:pStyle w:val="ListParagraph"/>
        <w:numPr>
          <w:ilvl w:val="0"/>
          <w:numId w:val="120"/>
        </w:numPr>
      </w:pPr>
      <w:r w:rsidRPr="00F115A2">
        <w:t xml:space="preserve">Text Proposal </w:t>
      </w:r>
      <w:r>
        <w:t>2.13-B</w:t>
      </w:r>
      <w:r w:rsidRPr="00F115A2">
        <w:t xml:space="preserve"> (for 3</w:t>
      </w:r>
      <w:r>
        <w:t>7</w:t>
      </w:r>
      <w:r w:rsidRPr="00F115A2">
        <w:t>.213, Section 4</w:t>
      </w:r>
      <w:r>
        <w:t>.4</w:t>
      </w:r>
      <w:r w:rsidRPr="00F115A2">
        <w:t xml:space="preserve">.1) in section </w:t>
      </w:r>
      <w:r>
        <w:t>2.1</w:t>
      </w:r>
      <w:r w:rsidRPr="00F115A2">
        <w:t xml:space="preserve">3 of </w:t>
      </w:r>
      <w:hyperlink r:id="rId1105" w:history="1">
        <w:r w:rsidR="004371F4">
          <w:rPr>
            <w:rStyle w:val="Hyperlink"/>
          </w:rPr>
          <w:t>R1-2202493</w:t>
        </w:r>
      </w:hyperlink>
      <w:r w:rsidRPr="00F115A2">
        <w:t xml:space="preserve"> is endorsed.</w:t>
      </w:r>
    </w:p>
    <w:p w14:paraId="7C55AE21" w14:textId="77777777" w:rsidR="00A36110" w:rsidRPr="00A90319" w:rsidRDefault="00A36110" w:rsidP="00BE3D18">
      <w:r w:rsidRPr="00A90319">
        <w:rPr>
          <w:highlight w:val="green"/>
        </w:rPr>
        <w:t>Agreement</w:t>
      </w:r>
    </w:p>
    <w:p w14:paraId="7E0626B0" w14:textId="77777777" w:rsidR="00A36110" w:rsidRPr="00F115A2" w:rsidRDefault="00A36110" w:rsidP="00BE3D18">
      <w:pPr>
        <w:rPr>
          <w:lang w:eastAsia="x-none"/>
        </w:rPr>
      </w:pPr>
      <w:r>
        <w:rPr>
          <w:lang w:eastAsia="x-none"/>
        </w:rPr>
        <w:t xml:space="preserve">When independent per-beam LBT sensing is performed </w:t>
      </w:r>
      <w:r w:rsidRPr="00F115A2">
        <w:rPr>
          <w:lang w:eastAsia="x-none"/>
        </w:rPr>
        <w:t>at gNB</w:t>
      </w:r>
      <w:r>
        <w:rPr>
          <w:lang w:eastAsia="x-none"/>
        </w:rPr>
        <w:t xml:space="preserve">, a transmission is allowed to occur on a beam if the </w:t>
      </w:r>
      <w:r w:rsidRPr="00F115A2">
        <w:rPr>
          <w:lang w:eastAsia="x-none"/>
        </w:rPr>
        <w:t xml:space="preserve">corresponding </w:t>
      </w:r>
      <w:r>
        <w:rPr>
          <w:lang w:eastAsia="x-none"/>
        </w:rPr>
        <w:t xml:space="preserve">LBT procedure has been successful before the channel occupancy </w:t>
      </w:r>
      <w:r w:rsidRPr="00F115A2">
        <w:rPr>
          <w:lang w:eastAsia="x-none"/>
        </w:rPr>
        <w:t>start time</w:t>
      </w:r>
      <w:r>
        <w:rPr>
          <w:lang w:eastAsia="x-none"/>
        </w:rPr>
        <w:t xml:space="preserve">. </w:t>
      </w:r>
    </w:p>
    <w:p w14:paraId="4D073422" w14:textId="77777777" w:rsidR="00A36110" w:rsidRPr="00F115A2" w:rsidRDefault="00A36110" w:rsidP="00F44FD9">
      <w:pPr>
        <w:pStyle w:val="ListParagraph"/>
        <w:numPr>
          <w:ilvl w:val="0"/>
          <w:numId w:val="120"/>
        </w:numPr>
        <w:rPr>
          <w:lang w:eastAsia="x-none"/>
        </w:rPr>
      </w:pPr>
      <w:r w:rsidRPr="00F115A2">
        <w:rPr>
          <w:lang w:eastAsia="x-none"/>
        </w:rPr>
        <w:t xml:space="preserve">Note: For multi-beam transmission, channel occupancy start time corresponding to all Tx beams is aligned. </w:t>
      </w:r>
    </w:p>
    <w:p w14:paraId="2867E27B" w14:textId="2C31960A" w:rsidR="00A36110" w:rsidRPr="00F115A2" w:rsidRDefault="00A36110" w:rsidP="00F44FD9">
      <w:pPr>
        <w:pStyle w:val="ListParagraph"/>
        <w:numPr>
          <w:ilvl w:val="0"/>
          <w:numId w:val="120"/>
        </w:numPr>
        <w:rPr>
          <w:lang w:eastAsia="x-none"/>
        </w:rPr>
      </w:pPr>
      <w:r w:rsidRPr="00F115A2">
        <w:rPr>
          <w:lang w:eastAsia="x-none"/>
        </w:rPr>
        <w:t>FFS: When independent per-beam LBT sensing is performed at UE</w:t>
      </w:r>
      <w:r w:rsidR="003E67C5">
        <w:rPr>
          <w:lang w:eastAsia="x-none"/>
        </w:rPr>
        <w:t>.</w:t>
      </w:r>
    </w:p>
    <w:p w14:paraId="34685244" w14:textId="77777777" w:rsidR="00A36110" w:rsidRPr="00F115A2" w:rsidRDefault="00A36110" w:rsidP="00BE3D18">
      <w:pPr>
        <w:rPr>
          <w:lang w:eastAsia="x-none"/>
        </w:rPr>
      </w:pPr>
    </w:p>
    <w:p w14:paraId="25C79EE4" w14:textId="60EE7B8E" w:rsidR="003E67C5" w:rsidRPr="003E67C5" w:rsidRDefault="002328C4" w:rsidP="003E67C5">
      <w:pPr>
        <w:rPr>
          <w:b/>
          <w:lang w:eastAsia="x-none"/>
        </w:rPr>
      </w:pPr>
      <w:hyperlink r:id="rId1106" w:history="1">
        <w:r w:rsidR="004371F4">
          <w:rPr>
            <w:rStyle w:val="Hyperlink"/>
            <w:b/>
            <w:lang w:eastAsia="x-none"/>
          </w:rPr>
          <w:t>R1-2202685</w:t>
        </w:r>
      </w:hyperlink>
      <w:r w:rsidR="003E67C5" w:rsidRPr="003E67C5">
        <w:rPr>
          <w:b/>
          <w:lang w:eastAsia="x-none"/>
        </w:rPr>
        <w:tab/>
        <w:t>FL summary on channel access for NR beyond 52.6GHz, version 2</w:t>
      </w:r>
      <w:r w:rsidR="003E67C5" w:rsidRPr="003E67C5">
        <w:rPr>
          <w:b/>
          <w:lang w:eastAsia="x-none"/>
        </w:rPr>
        <w:tab/>
        <w:t>Moderator (Qualcomm Incorporated)</w:t>
      </w:r>
    </w:p>
    <w:p w14:paraId="04429903" w14:textId="26D28B52" w:rsidR="001C15B4" w:rsidRDefault="001C15B4" w:rsidP="001C15B4">
      <w:pPr>
        <w:rPr>
          <w:lang w:eastAsia="x-none"/>
        </w:rPr>
      </w:pPr>
      <w:r w:rsidRPr="001A1474">
        <w:rPr>
          <w:b/>
          <w:bCs/>
          <w:lang w:eastAsia="x-none"/>
        </w:rPr>
        <w:t>Decision:</w:t>
      </w:r>
      <w:r>
        <w:rPr>
          <w:lang w:eastAsia="x-none"/>
        </w:rPr>
        <w:t xml:space="preserve"> As per email decision posted on Mar 3</w:t>
      </w:r>
      <w:r w:rsidRPr="001C15B4">
        <w:rPr>
          <w:vertAlign w:val="superscript"/>
          <w:lang w:eastAsia="x-none"/>
        </w:rPr>
        <w:t>rd</w:t>
      </w:r>
      <w:r>
        <w:rPr>
          <w:lang w:eastAsia="x-none"/>
        </w:rPr>
        <w:t>,</w:t>
      </w:r>
    </w:p>
    <w:p w14:paraId="2B59AF19" w14:textId="77777777" w:rsidR="003E67C5" w:rsidRPr="003E67C5" w:rsidRDefault="003E67C5" w:rsidP="003E67C5">
      <w:r w:rsidRPr="003E67C5">
        <w:rPr>
          <w:highlight w:val="green"/>
        </w:rPr>
        <w:t>Agreement</w:t>
      </w:r>
    </w:p>
    <w:p w14:paraId="2A9F1E5C" w14:textId="77777777" w:rsidR="003E67C5" w:rsidRPr="003E67C5" w:rsidRDefault="003E67C5" w:rsidP="003E67C5">
      <w:r w:rsidRPr="003E67C5">
        <w:t>For LBT for single carrier UL transmission, UE performs LBT over a BW that at least includes the active UL BWP bandwidth</w:t>
      </w:r>
    </w:p>
    <w:p w14:paraId="355C85D1" w14:textId="77777777" w:rsidR="003E67C5" w:rsidRPr="003E67C5" w:rsidRDefault="003E67C5" w:rsidP="00F44FD9">
      <w:pPr>
        <w:pStyle w:val="ListParagraph"/>
        <w:numPr>
          <w:ilvl w:val="0"/>
          <w:numId w:val="212"/>
        </w:numPr>
      </w:pPr>
      <w:r w:rsidRPr="003E67C5">
        <w:t>The BW that at least includes the active UL BWP bandwidth is captured as “channel” in 37.213</w:t>
      </w:r>
    </w:p>
    <w:p w14:paraId="7428C282" w14:textId="77777777" w:rsidR="003E67C5" w:rsidRPr="003E67C5" w:rsidRDefault="003E67C5" w:rsidP="003E67C5">
      <w:r w:rsidRPr="003E67C5">
        <w:rPr>
          <w:highlight w:val="green"/>
        </w:rPr>
        <w:lastRenderedPageBreak/>
        <w:t>Agreement</w:t>
      </w:r>
    </w:p>
    <w:p w14:paraId="5ABAD895" w14:textId="77777777" w:rsidR="003E67C5" w:rsidRPr="003E67C5" w:rsidRDefault="003E67C5" w:rsidP="003E67C5">
      <w:r w:rsidRPr="003E67C5">
        <w:t>For LBT for single carrier DL transmission to a UE, gNB performs LBT over a bandwidth that at least includes the active DL BWP bandwidth configured for that UE.</w:t>
      </w:r>
    </w:p>
    <w:p w14:paraId="4D13A093" w14:textId="77777777" w:rsidR="003E67C5" w:rsidRPr="003E67C5" w:rsidRDefault="003E67C5" w:rsidP="00F44FD9">
      <w:pPr>
        <w:pStyle w:val="ListParagraph"/>
        <w:numPr>
          <w:ilvl w:val="0"/>
          <w:numId w:val="212"/>
        </w:numPr>
      </w:pPr>
      <w:r w:rsidRPr="003E67C5">
        <w:t>This does not rule out gNB implementation to perform LBT over a wider bandwidth</w:t>
      </w:r>
    </w:p>
    <w:p w14:paraId="0503F615" w14:textId="77777777" w:rsidR="003E67C5" w:rsidRPr="003E67C5" w:rsidRDefault="003E67C5" w:rsidP="00F44FD9">
      <w:pPr>
        <w:pStyle w:val="ListParagraph"/>
        <w:numPr>
          <w:ilvl w:val="0"/>
          <w:numId w:val="212"/>
        </w:numPr>
        <w:spacing w:after="0"/>
        <w:ind w:left="714" w:hanging="357"/>
      </w:pPr>
      <w:r w:rsidRPr="003E67C5">
        <w:t>The BW that at least includes the active DL BWP bandwidth is captured as “channel” in 37.213</w:t>
      </w:r>
    </w:p>
    <w:p w14:paraId="04042C78" w14:textId="77777777" w:rsidR="003E67C5" w:rsidRPr="003E67C5" w:rsidRDefault="003E67C5" w:rsidP="003E67C5">
      <w:r w:rsidRPr="003E67C5">
        <w:t>For LBT for single carrier DL transmission to multiple UEs, from each UE point of view, gNB performs LBT over a bandwidth that at least includes the active DL BWP bandwidth configured for that UE.</w:t>
      </w:r>
    </w:p>
    <w:p w14:paraId="2F2AAAD9" w14:textId="77777777" w:rsidR="003E67C5" w:rsidRPr="003E67C5" w:rsidRDefault="003E67C5" w:rsidP="00F44FD9">
      <w:pPr>
        <w:pStyle w:val="ListParagraph"/>
        <w:numPr>
          <w:ilvl w:val="0"/>
          <w:numId w:val="213"/>
        </w:numPr>
      </w:pPr>
      <w:r w:rsidRPr="003E67C5">
        <w:t>This does not rule out gNB implementation to perform LBT over a wider bandwidth that includes the active DL BWP of multiple UEs</w:t>
      </w:r>
    </w:p>
    <w:p w14:paraId="103BEA57" w14:textId="77777777" w:rsidR="003E67C5" w:rsidRPr="003E67C5" w:rsidRDefault="003E67C5" w:rsidP="003E67C5">
      <w:r w:rsidRPr="003E67C5">
        <w:rPr>
          <w:highlight w:val="green"/>
        </w:rPr>
        <w:t>Agreement</w:t>
      </w:r>
    </w:p>
    <w:p w14:paraId="6599B257" w14:textId="77777777" w:rsidR="003E67C5" w:rsidRPr="003E67C5" w:rsidRDefault="003E67C5" w:rsidP="003E67C5">
      <w:r w:rsidRPr="003E67C5">
        <w:t>For the multi-channel channel access procedure, each time the gNB/UE attempts to acquire a COT</w:t>
      </w:r>
    </w:p>
    <w:p w14:paraId="545BB049" w14:textId="77777777" w:rsidR="003E67C5" w:rsidRPr="003E67C5" w:rsidRDefault="003E67C5" w:rsidP="00F44FD9">
      <w:pPr>
        <w:pStyle w:val="ListParagraph"/>
        <w:numPr>
          <w:ilvl w:val="0"/>
          <w:numId w:val="213"/>
        </w:numPr>
      </w:pPr>
      <w:r w:rsidRPr="003E67C5">
        <w:t xml:space="preserve">the gNB/UE shall re-initialize the counter for each channel </w:t>
      </w:r>
    </w:p>
    <w:p w14:paraId="5C86C3F3" w14:textId="77777777" w:rsidR="003E67C5" w:rsidRPr="003E67C5" w:rsidRDefault="003E67C5" w:rsidP="00F44FD9">
      <w:pPr>
        <w:pStyle w:val="ListParagraph"/>
        <w:numPr>
          <w:ilvl w:val="0"/>
          <w:numId w:val="213"/>
        </w:numPr>
      </w:pPr>
      <w:r w:rsidRPr="003E67C5">
        <w:t>the initial value of the counter is independently determined for each channel</w:t>
      </w:r>
    </w:p>
    <w:p w14:paraId="39181C8A" w14:textId="77777777" w:rsidR="003E67C5" w:rsidRPr="003E67C5" w:rsidRDefault="003E67C5" w:rsidP="00F44FD9">
      <w:pPr>
        <w:pStyle w:val="ListParagraph"/>
        <w:numPr>
          <w:ilvl w:val="0"/>
          <w:numId w:val="213"/>
        </w:numPr>
      </w:pPr>
      <w:r w:rsidRPr="003E67C5">
        <w:t>count-down process is independent for each channel</w:t>
      </w:r>
    </w:p>
    <w:p w14:paraId="6D0BBD1C" w14:textId="77777777" w:rsidR="003E67C5" w:rsidRPr="003E67C5" w:rsidRDefault="003E67C5" w:rsidP="00F44FD9">
      <w:pPr>
        <w:pStyle w:val="ListParagraph"/>
        <w:numPr>
          <w:ilvl w:val="0"/>
          <w:numId w:val="213"/>
        </w:numPr>
      </w:pPr>
      <w:r w:rsidRPr="003E67C5">
        <w:t>Start of the channel occupancy time in all channels is aligned.</w:t>
      </w:r>
    </w:p>
    <w:p w14:paraId="7662D959" w14:textId="157F9D8E" w:rsidR="003E67C5" w:rsidRPr="003E67C5" w:rsidRDefault="003E67C5" w:rsidP="00F44FD9">
      <w:pPr>
        <w:pStyle w:val="ListParagraph"/>
        <w:numPr>
          <w:ilvl w:val="0"/>
          <w:numId w:val="213"/>
        </w:numPr>
      </w:pPr>
      <w:r w:rsidRPr="003E67C5">
        <w:t>To acquire a new COT, the applied Type 1 channel access process for a new COT shall not start before the end of the previous COT.</w:t>
      </w:r>
    </w:p>
    <w:p w14:paraId="309B8047" w14:textId="77777777" w:rsidR="003E67C5" w:rsidRPr="003E67C5" w:rsidRDefault="003E67C5" w:rsidP="003E67C5">
      <w:r w:rsidRPr="003E67C5">
        <w:rPr>
          <w:highlight w:val="green"/>
        </w:rPr>
        <w:t>Agreement</w:t>
      </w:r>
    </w:p>
    <w:p w14:paraId="5894EEDF" w14:textId="77777777" w:rsidR="003E67C5" w:rsidRPr="003E67C5" w:rsidRDefault="003E67C5" w:rsidP="003E67C5">
      <w:r w:rsidRPr="003E67C5">
        <w:t>For licensed band operation, the IE channeAccessMode2-r17 should not be included</w:t>
      </w:r>
    </w:p>
    <w:p w14:paraId="649CBB00" w14:textId="77777777" w:rsidR="003E67C5" w:rsidRPr="003E67C5" w:rsidRDefault="003E67C5" w:rsidP="00F44FD9">
      <w:pPr>
        <w:pStyle w:val="ListParagraph"/>
        <w:numPr>
          <w:ilvl w:val="0"/>
          <w:numId w:val="214"/>
        </w:numPr>
      </w:pPr>
      <w:r w:rsidRPr="003E67C5">
        <w:t>Note: UE identifies this is licensed band from the band number in SIB1</w:t>
      </w:r>
    </w:p>
    <w:p w14:paraId="6BBECE9B" w14:textId="77777777" w:rsidR="003E67C5" w:rsidRPr="003E67C5" w:rsidRDefault="003E67C5" w:rsidP="00F44FD9">
      <w:pPr>
        <w:pStyle w:val="ListParagraph"/>
        <w:numPr>
          <w:ilvl w:val="0"/>
          <w:numId w:val="214"/>
        </w:numPr>
      </w:pPr>
      <w:r w:rsidRPr="003E67C5">
        <w:t>Note: This naturally implies that for licensed band operation, the UE will not be configured to operate in LBT mode.</w:t>
      </w:r>
    </w:p>
    <w:p w14:paraId="7F7DD256" w14:textId="77777777" w:rsidR="003E67C5" w:rsidRPr="003E67C5" w:rsidRDefault="003E67C5" w:rsidP="003E67C5">
      <w:r w:rsidRPr="003E67C5">
        <w:rPr>
          <w:highlight w:val="green"/>
        </w:rPr>
        <w:t>Agreement</w:t>
      </w:r>
    </w:p>
    <w:p w14:paraId="18FB1F49" w14:textId="77777777" w:rsidR="003E67C5" w:rsidRPr="003E67C5" w:rsidRDefault="003E67C5" w:rsidP="003E67C5">
      <w:r w:rsidRPr="003E67C5">
        <w:t>For unlicensed operation (or shared spectrum channel access), if gNB indicates to the UE this gNB-UE connection is operating in LBT mode, the periodic CSI-RS should be validated by COT duration or dynamically granted PDSCH or aperiodic CSI-RS over the same set of symbols</w:t>
      </w:r>
    </w:p>
    <w:p w14:paraId="74EBF8AD" w14:textId="77777777" w:rsidR="003E67C5" w:rsidRPr="003E67C5" w:rsidRDefault="003E67C5" w:rsidP="003E67C5"/>
    <w:p w14:paraId="1BAFF7CA" w14:textId="77777777" w:rsidR="003E67C5" w:rsidRPr="003E67C5" w:rsidRDefault="003E67C5" w:rsidP="003E67C5">
      <w:pPr>
        <w:rPr>
          <w:u w:val="single"/>
        </w:rPr>
      </w:pPr>
      <w:r w:rsidRPr="003E67C5">
        <w:rPr>
          <w:u w:val="single"/>
        </w:rPr>
        <w:t>Conclusion</w:t>
      </w:r>
    </w:p>
    <w:p w14:paraId="48C1CC6F" w14:textId="77777777" w:rsidR="003E67C5" w:rsidRPr="003E67C5" w:rsidRDefault="003E67C5" w:rsidP="003E67C5">
      <w:r w:rsidRPr="003E67C5">
        <w:t>There is no consensus to support transmitting DL burst not multiplexed with DRS with Contention Exempt Short Control Signaling based transmission</w:t>
      </w:r>
    </w:p>
    <w:p w14:paraId="4DCCA62D" w14:textId="77777777" w:rsidR="003E67C5" w:rsidRPr="003E67C5" w:rsidRDefault="003E67C5" w:rsidP="003E67C5"/>
    <w:p w14:paraId="3F0FDCBF" w14:textId="77777777" w:rsidR="003E67C5" w:rsidRPr="003E67C5" w:rsidRDefault="003E67C5" w:rsidP="003E67C5">
      <w:r w:rsidRPr="003E67C5">
        <w:rPr>
          <w:highlight w:val="green"/>
        </w:rPr>
        <w:t>Agreement</w:t>
      </w:r>
    </w:p>
    <w:p w14:paraId="5E946167" w14:textId="77777777" w:rsidR="003E67C5" w:rsidRPr="003E67C5" w:rsidRDefault="003E67C5" w:rsidP="003E67C5">
      <w:r w:rsidRPr="003E67C5">
        <w:t>Support gNB as the initiating device to resume transmission within maximum COT without a Cat 2 LBT, no matter how long the gap is from the previous transmission from initiating device or responding device</w:t>
      </w:r>
    </w:p>
    <w:p w14:paraId="7D699A56" w14:textId="77777777" w:rsidR="003E67C5" w:rsidRPr="003E67C5" w:rsidRDefault="003E67C5" w:rsidP="00F44FD9">
      <w:pPr>
        <w:pStyle w:val="ListParagraph"/>
        <w:numPr>
          <w:ilvl w:val="0"/>
          <w:numId w:val="215"/>
        </w:numPr>
      </w:pPr>
      <w:r w:rsidRPr="003E67C5">
        <w:t>Note: This is motivated by regions where LBT is not required before each transmission (say outside Japan)?</w:t>
      </w:r>
    </w:p>
    <w:p w14:paraId="5752C0FD" w14:textId="77777777" w:rsidR="003E67C5" w:rsidRPr="003E67C5" w:rsidRDefault="003E67C5" w:rsidP="00F44FD9">
      <w:pPr>
        <w:pStyle w:val="ListParagraph"/>
        <w:numPr>
          <w:ilvl w:val="0"/>
          <w:numId w:val="215"/>
        </w:numPr>
      </w:pPr>
      <w:r w:rsidRPr="003E67C5">
        <w:t>Note: This should only be used when allowed by local regulation</w:t>
      </w:r>
    </w:p>
    <w:p w14:paraId="6E7020F8" w14:textId="77777777" w:rsidR="003E67C5" w:rsidRPr="003E67C5" w:rsidRDefault="003E67C5" w:rsidP="003E67C5">
      <w:r w:rsidRPr="003E67C5">
        <w:rPr>
          <w:highlight w:val="green"/>
        </w:rPr>
        <w:t>Agreement</w:t>
      </w:r>
    </w:p>
    <w:p w14:paraId="5EADC340" w14:textId="77777777" w:rsidR="003E67C5" w:rsidRPr="003E67C5" w:rsidRDefault="003E67C5" w:rsidP="003E67C5">
      <w:r w:rsidRPr="003E67C5">
        <w:t>Support gNB as the initiating device to resume transmission with a Cat 2 LBT if there is gap longer than Y us from the previous transmission from initiating device or responding device</w:t>
      </w:r>
    </w:p>
    <w:p w14:paraId="4B286383" w14:textId="77777777" w:rsidR="003E67C5" w:rsidRPr="003E67C5" w:rsidRDefault="003E67C5" w:rsidP="00F44FD9">
      <w:pPr>
        <w:pStyle w:val="ListParagraph"/>
        <w:numPr>
          <w:ilvl w:val="0"/>
          <w:numId w:val="216"/>
        </w:numPr>
      </w:pPr>
      <w:r w:rsidRPr="003E67C5">
        <w:t>Note this is motivated by regions where LBT is required before each transmission (say Japan)</w:t>
      </w:r>
    </w:p>
    <w:p w14:paraId="677E7CB1" w14:textId="77777777" w:rsidR="003E67C5" w:rsidRPr="003E67C5" w:rsidRDefault="003E67C5" w:rsidP="00F44FD9">
      <w:pPr>
        <w:pStyle w:val="ListParagraph"/>
        <w:numPr>
          <w:ilvl w:val="0"/>
          <w:numId w:val="216"/>
        </w:numPr>
      </w:pPr>
      <w:r w:rsidRPr="003E67C5">
        <w:t>Y is left for initiating device implementation and should comply with local regulation but no less than 8us</w:t>
      </w:r>
    </w:p>
    <w:p w14:paraId="7C584642" w14:textId="77777777" w:rsidR="003E67C5" w:rsidRPr="003E67C5" w:rsidRDefault="003E67C5" w:rsidP="003E67C5">
      <w:r w:rsidRPr="003E67C5">
        <w:rPr>
          <w:highlight w:val="green"/>
        </w:rPr>
        <w:t>Agreement</w:t>
      </w:r>
    </w:p>
    <w:p w14:paraId="618C53AD" w14:textId="77777777" w:rsidR="003E67C5" w:rsidRPr="003E67C5" w:rsidRDefault="003E67C5" w:rsidP="003E67C5">
      <w:r w:rsidRPr="003E67C5">
        <w:t>Before the UE reports it LBT capability, gNB is allowed to schedule UL transmission with Type 1 channel access</w:t>
      </w:r>
    </w:p>
    <w:p w14:paraId="5F72FDDF" w14:textId="77777777" w:rsidR="003E67C5" w:rsidRPr="003E67C5" w:rsidRDefault="003E67C5" w:rsidP="00F44FD9">
      <w:pPr>
        <w:pStyle w:val="ListParagraph"/>
        <w:numPr>
          <w:ilvl w:val="0"/>
          <w:numId w:val="211"/>
        </w:numPr>
      </w:pPr>
      <w:r w:rsidRPr="003E67C5">
        <w:t>If the UE does not support Type 1 channel access, the UE should not transmit</w:t>
      </w:r>
    </w:p>
    <w:p w14:paraId="64A9A0B5" w14:textId="6D910BD5" w:rsidR="00A36110" w:rsidRDefault="00A36110" w:rsidP="00BE3D18">
      <w:pPr>
        <w:rPr>
          <w:lang w:eastAsia="x-none"/>
        </w:rPr>
      </w:pPr>
    </w:p>
    <w:p w14:paraId="707FE316" w14:textId="5BAA992A" w:rsidR="003E67C5" w:rsidRPr="00024A8C" w:rsidRDefault="003E67C5" w:rsidP="00BE3D18">
      <w:pPr>
        <w:rPr>
          <w:lang w:eastAsia="x-none"/>
        </w:rPr>
      </w:pPr>
      <w:r>
        <w:rPr>
          <w:lang w:eastAsia="x-none"/>
        </w:rPr>
        <w:t xml:space="preserve">Final summary in </w:t>
      </w:r>
      <w:hyperlink r:id="rId1107" w:history="1">
        <w:r w:rsidR="004371F4">
          <w:rPr>
            <w:rStyle w:val="Hyperlink"/>
            <w:lang w:eastAsia="x-none"/>
          </w:rPr>
          <w:t>R1-2202876</w:t>
        </w:r>
      </w:hyperlink>
      <w:r>
        <w:rPr>
          <w:lang w:eastAsia="x-none"/>
        </w:rPr>
        <w:t>.</w:t>
      </w:r>
    </w:p>
    <w:p w14:paraId="177324D0" w14:textId="46378323" w:rsidR="006B480F" w:rsidRDefault="006B480F" w:rsidP="00807AC0">
      <w:pPr>
        <w:pStyle w:val="Heading3"/>
      </w:pPr>
      <w:bookmarkStart w:id="102" w:name="_Toc95481770"/>
      <w:bookmarkStart w:id="103" w:name="_Toc98334409"/>
      <w:r>
        <w:t>Other</w:t>
      </w:r>
      <w:bookmarkEnd w:id="102"/>
      <w:bookmarkEnd w:id="103"/>
    </w:p>
    <w:p w14:paraId="3757FEE1" w14:textId="224B84BD" w:rsidR="006B480F" w:rsidRDefault="002328C4" w:rsidP="006B480F">
      <w:pPr>
        <w:rPr>
          <w:lang w:eastAsia="x-none"/>
        </w:rPr>
      </w:pPr>
      <w:hyperlink r:id="rId1108" w:history="1">
        <w:r w:rsidR="004371F4">
          <w:rPr>
            <w:rStyle w:val="Hyperlink"/>
            <w:lang w:eastAsia="x-none"/>
          </w:rPr>
          <w:t>R1-2201394</w:t>
        </w:r>
      </w:hyperlink>
      <w:r w:rsidR="006B480F">
        <w:rPr>
          <w:lang w:eastAsia="x-none"/>
        </w:rPr>
        <w:tab/>
        <w:t>Discussion on RRC parameters</w:t>
      </w:r>
      <w:r w:rsidR="00893300">
        <w:rPr>
          <w:lang w:eastAsia="x-none"/>
        </w:rPr>
        <w:t xml:space="preserve"> </w:t>
      </w:r>
      <w:r w:rsidR="006B480F">
        <w:rPr>
          <w:lang w:eastAsia="x-none"/>
        </w:rPr>
        <w:t>for 52.6 to 71GHz</w:t>
      </w:r>
      <w:r w:rsidR="006B480F">
        <w:rPr>
          <w:lang w:eastAsia="x-none"/>
        </w:rPr>
        <w:tab/>
        <w:t>ZTE, Sanechips</w:t>
      </w:r>
    </w:p>
    <w:p w14:paraId="45D9C3DF" w14:textId="73EDB359" w:rsidR="006B480F" w:rsidRPr="00523133" w:rsidRDefault="002328C4" w:rsidP="006B480F">
      <w:pPr>
        <w:rPr>
          <w:lang w:eastAsia="x-none"/>
        </w:rPr>
      </w:pPr>
      <w:hyperlink r:id="rId1109" w:history="1">
        <w:r w:rsidR="004371F4">
          <w:rPr>
            <w:rStyle w:val="Hyperlink"/>
            <w:lang w:eastAsia="x-none"/>
          </w:rPr>
          <w:t>R1-2202437</w:t>
        </w:r>
      </w:hyperlink>
      <w:r w:rsidR="006B480F">
        <w:rPr>
          <w:lang w:eastAsia="x-none"/>
        </w:rPr>
        <w:tab/>
        <w:t>Discussion on the channel raster and sync raster in FR2-2</w:t>
      </w:r>
      <w:r w:rsidR="006B480F">
        <w:rPr>
          <w:lang w:eastAsia="x-none"/>
        </w:rPr>
        <w:tab/>
        <w:t>Huawei, HiSilicon</w:t>
      </w:r>
    </w:p>
    <w:p w14:paraId="4E3C1C73" w14:textId="77777777" w:rsidR="006B480F" w:rsidRDefault="006B480F" w:rsidP="00A57C2E">
      <w:pPr>
        <w:pStyle w:val="Heading2"/>
      </w:pPr>
      <w:bookmarkStart w:id="104" w:name="_Toc95481771"/>
      <w:bookmarkStart w:id="105" w:name="_Toc98334410"/>
      <w:bookmarkEnd w:id="82"/>
      <w:r>
        <w:t>E</w:t>
      </w:r>
      <w:r w:rsidRPr="00716A0D">
        <w:t>nhanced Industrial Internet of Things (IoT) and URLLC</w:t>
      </w:r>
      <w:bookmarkEnd w:id="104"/>
      <w:bookmarkEnd w:id="105"/>
      <w:r w:rsidRPr="00716A0D">
        <w:t xml:space="preserve"> </w:t>
      </w:r>
    </w:p>
    <w:p w14:paraId="731C4AD4" w14:textId="77777777" w:rsidR="006B480F" w:rsidRPr="00075213" w:rsidRDefault="006B480F" w:rsidP="006B480F">
      <w:pPr>
        <w:rPr>
          <w:i/>
          <w:iCs/>
        </w:rPr>
      </w:pPr>
      <w:r w:rsidRPr="00075213">
        <w:rPr>
          <w:i/>
          <w:iCs/>
        </w:rPr>
        <w:t xml:space="preserve">Please refer to </w:t>
      </w:r>
      <w:hyperlink r:id="rId1110" w:history="1">
        <w:r w:rsidRPr="00075213">
          <w:rPr>
            <w:rStyle w:val="Hyperlink"/>
            <w:i/>
            <w:iCs/>
            <w:lang w:val="en-US"/>
          </w:rPr>
          <w:t>RP-210854</w:t>
        </w:r>
      </w:hyperlink>
      <w:r w:rsidRPr="00075213">
        <w:rPr>
          <w:i/>
          <w:iCs/>
        </w:rPr>
        <w:t xml:space="preserve"> for detailed scope of the WI</w:t>
      </w:r>
      <w:r>
        <w:rPr>
          <w:i/>
          <w:iCs/>
        </w:rPr>
        <w:t>.</w:t>
      </w:r>
    </w:p>
    <w:p w14:paraId="1F6FAC2A" w14:textId="7870E2D7" w:rsidR="006B480F" w:rsidRDefault="006B480F" w:rsidP="006B480F">
      <w:pPr>
        <w:rPr>
          <w:i/>
          <w:iCs/>
        </w:rPr>
      </w:pPr>
      <w:r w:rsidRPr="00075213">
        <w:rPr>
          <w:i/>
          <w:iCs/>
        </w:rPr>
        <w:t xml:space="preserve">Please </w:t>
      </w:r>
      <w:r>
        <w:rPr>
          <w:i/>
          <w:iCs/>
        </w:rPr>
        <w:t xml:space="preserve">also </w:t>
      </w:r>
      <w:r w:rsidRPr="00075213">
        <w:rPr>
          <w:i/>
          <w:iCs/>
        </w:rPr>
        <w:t xml:space="preserve">refer to section </w:t>
      </w:r>
      <w:r>
        <w:rPr>
          <w:i/>
          <w:iCs/>
        </w:rPr>
        <w:t xml:space="preserve">5 of </w:t>
      </w:r>
      <w:hyperlink r:id="rId1111" w:history="1">
        <w:r w:rsidRPr="004C6C1E">
          <w:rPr>
            <w:rStyle w:val="Hyperlink"/>
            <w:i/>
            <w:iCs/>
          </w:rPr>
          <w:t>RP-212605</w:t>
        </w:r>
      </w:hyperlink>
      <w:r>
        <w:rPr>
          <w:i/>
          <w:iCs/>
        </w:rPr>
        <w:t xml:space="preserve"> </w:t>
      </w:r>
      <w:r w:rsidRPr="00075213">
        <w:rPr>
          <w:i/>
          <w:iCs/>
        </w:rPr>
        <w:t>for additional guidance for this e-meeting</w:t>
      </w:r>
      <w:r>
        <w:rPr>
          <w:i/>
          <w:iCs/>
        </w:rPr>
        <w:t>.</w:t>
      </w:r>
    </w:p>
    <w:p w14:paraId="1DBB4D71" w14:textId="77777777" w:rsidR="002A0498" w:rsidRDefault="002A0498" w:rsidP="002A0498"/>
    <w:p w14:paraId="2038BDD5" w14:textId="77777777" w:rsidR="002A0498" w:rsidRPr="001632E9" w:rsidRDefault="006B480F" w:rsidP="006B480F">
      <w:r w:rsidRPr="001632E9">
        <w:rPr>
          <w:lang w:eastAsia="x-none"/>
        </w:rPr>
        <w:t xml:space="preserve">[108-e-R17-RRC-IIoT-URLLC] </w:t>
      </w:r>
      <w:r w:rsidR="002A0498" w:rsidRPr="001632E9">
        <w:t>– Klaus (Nokia)</w:t>
      </w:r>
    </w:p>
    <w:p w14:paraId="1A2C988F" w14:textId="75823BB0" w:rsidR="006B480F" w:rsidRPr="001632E9" w:rsidRDefault="006B480F" w:rsidP="006B480F">
      <w:r w:rsidRPr="001632E9">
        <w:rPr>
          <w:lang w:eastAsia="x-none"/>
        </w:rPr>
        <w:t>Email discussion on Rel-17 RRC parameters for IIoT and URLLC</w:t>
      </w:r>
    </w:p>
    <w:p w14:paraId="3BE55C7F" w14:textId="77777777" w:rsidR="006B480F" w:rsidRPr="001632E9" w:rsidRDefault="006B480F" w:rsidP="006D10BC">
      <w:pPr>
        <w:numPr>
          <w:ilvl w:val="0"/>
          <w:numId w:val="60"/>
        </w:numPr>
        <w:rPr>
          <w:lang w:eastAsia="x-none"/>
        </w:rPr>
      </w:pPr>
      <w:r w:rsidRPr="001632E9">
        <w:rPr>
          <w:rFonts w:hint="eastAsia"/>
          <w:lang w:eastAsia="x-none"/>
        </w:rPr>
        <w:lastRenderedPageBreak/>
        <w:t>1</w:t>
      </w:r>
      <w:r w:rsidRPr="001632E9">
        <w:rPr>
          <w:rFonts w:hint="eastAsia"/>
          <w:vertAlign w:val="superscript"/>
          <w:lang w:eastAsia="x-none"/>
        </w:rPr>
        <w:t>st</w:t>
      </w:r>
      <w:r w:rsidRPr="001632E9">
        <w:rPr>
          <w:rFonts w:hint="eastAsia"/>
          <w:lang w:eastAsia="x-none"/>
        </w:rPr>
        <w:t xml:space="preserve"> check point</w:t>
      </w:r>
      <w:r w:rsidRPr="001632E9">
        <w:t xml:space="preserve"> for first LS in </w:t>
      </w:r>
      <w:r w:rsidRPr="001632E9">
        <w:rPr>
          <w:lang w:eastAsia="x-none"/>
        </w:rPr>
        <w:t>[108-e-R17-RRC]: February 24</w:t>
      </w:r>
    </w:p>
    <w:p w14:paraId="691A56F7" w14:textId="77777777" w:rsidR="006B480F" w:rsidRPr="001632E9" w:rsidRDefault="006B480F" w:rsidP="006D10BC">
      <w:pPr>
        <w:numPr>
          <w:ilvl w:val="0"/>
          <w:numId w:val="60"/>
        </w:numPr>
        <w:rPr>
          <w:lang w:eastAsia="x-none"/>
        </w:rPr>
      </w:pPr>
      <w:r w:rsidRPr="001632E9">
        <w:rPr>
          <w:lang w:eastAsia="x-none"/>
        </w:rPr>
        <w:t>Final</w:t>
      </w:r>
      <w:r w:rsidRPr="001632E9">
        <w:rPr>
          <w:rFonts w:hint="eastAsia"/>
          <w:lang w:eastAsia="x-none"/>
        </w:rPr>
        <w:t xml:space="preserve"> check point</w:t>
      </w:r>
      <w:r w:rsidRPr="001632E9">
        <w:rPr>
          <w:lang w:eastAsia="x-none"/>
        </w:rPr>
        <w:t xml:space="preserve"> for second LS in [108-e-R17-RRC] if necessary</w:t>
      </w:r>
      <w:r w:rsidRPr="001632E9">
        <w:rPr>
          <w:rFonts w:hint="eastAsia"/>
          <w:lang w:eastAsia="x-none"/>
        </w:rPr>
        <w:t xml:space="preserve">: </w:t>
      </w:r>
      <w:r w:rsidRPr="001632E9">
        <w:t>March 3</w:t>
      </w:r>
    </w:p>
    <w:p w14:paraId="7830FDBC" w14:textId="3C6870DF" w:rsidR="001632E9" w:rsidRPr="001632E9" w:rsidRDefault="002328C4" w:rsidP="001632E9">
      <w:pPr>
        <w:rPr>
          <w:b/>
          <w:bCs/>
        </w:rPr>
      </w:pPr>
      <w:hyperlink r:id="rId1112" w:history="1">
        <w:r w:rsidR="004371F4">
          <w:rPr>
            <w:rStyle w:val="Hyperlink"/>
            <w:b/>
            <w:bCs/>
          </w:rPr>
          <w:t>R1-2202775</w:t>
        </w:r>
      </w:hyperlink>
      <w:r w:rsidR="001632E9" w:rsidRPr="001632E9">
        <w:rPr>
          <w:b/>
          <w:bCs/>
        </w:rPr>
        <w:tab/>
        <w:t>Summary of [108-e-R17-RRC-IIoT-URLLC] Email discussion on Rel-17 RRC parameters for IIoT and URLLC</w:t>
      </w:r>
      <w:r w:rsidR="001632E9" w:rsidRPr="001632E9">
        <w:rPr>
          <w:b/>
          <w:bCs/>
        </w:rPr>
        <w:tab/>
        <w:t>Moderator (Nokia)</w:t>
      </w:r>
    </w:p>
    <w:p w14:paraId="544B79DF" w14:textId="77777777" w:rsidR="001632E9" w:rsidRDefault="001632E9" w:rsidP="001632E9">
      <w:pPr>
        <w:rPr>
          <w:lang w:eastAsia="x-none"/>
        </w:rPr>
      </w:pPr>
      <w:r w:rsidRPr="009C4C1C">
        <w:t xml:space="preserve">Document is noted. For consolidation under 8 in </w:t>
      </w:r>
      <w:r w:rsidRPr="007160F5">
        <w:rPr>
          <w:lang w:eastAsia="x-none"/>
        </w:rPr>
        <w:t>[108-e-R17-RRC]</w:t>
      </w:r>
      <w:r>
        <w:rPr>
          <w:lang w:eastAsia="x-none"/>
        </w:rPr>
        <w:t>.</w:t>
      </w:r>
    </w:p>
    <w:p w14:paraId="351688D2" w14:textId="77777777" w:rsidR="001632E9" w:rsidRDefault="001632E9" w:rsidP="001632E9"/>
    <w:p w14:paraId="69E3357D" w14:textId="150AA995" w:rsidR="001632E9" w:rsidRPr="001632E9" w:rsidRDefault="002328C4" w:rsidP="001632E9">
      <w:hyperlink r:id="rId1113" w:history="1">
        <w:r w:rsidR="004371F4">
          <w:rPr>
            <w:rStyle w:val="Hyperlink"/>
          </w:rPr>
          <w:t>R1-2202776</w:t>
        </w:r>
      </w:hyperlink>
      <w:r w:rsidR="001632E9">
        <w:tab/>
        <w:t>List of agreements of Rel-17 URLLC/IIoT WI (post RAN1#108-e)</w:t>
      </w:r>
      <w:r w:rsidR="001632E9">
        <w:tab/>
        <w:t>WI rapporteur (Nokia)</w:t>
      </w:r>
    </w:p>
    <w:p w14:paraId="0794FB0C" w14:textId="77777777" w:rsidR="006B480F" w:rsidRDefault="006B480F" w:rsidP="003D3BB2">
      <w:pPr>
        <w:pStyle w:val="Heading3"/>
      </w:pPr>
      <w:bookmarkStart w:id="106" w:name="_Toc95481772"/>
      <w:bookmarkStart w:id="107" w:name="_Toc98334411"/>
      <w:r w:rsidRPr="00716A0D">
        <w:t>UE feedback enhancements for HARQ-ACK</w:t>
      </w:r>
      <w:bookmarkEnd w:id="106"/>
      <w:bookmarkEnd w:id="107"/>
    </w:p>
    <w:p w14:paraId="3BC83194" w14:textId="4D9C191D" w:rsidR="006B480F" w:rsidRDefault="002328C4" w:rsidP="006B480F">
      <w:pPr>
        <w:rPr>
          <w:lang w:eastAsia="x-none"/>
        </w:rPr>
      </w:pPr>
      <w:hyperlink r:id="rId1114" w:history="1">
        <w:r w:rsidR="004371F4">
          <w:rPr>
            <w:rStyle w:val="Hyperlink"/>
            <w:lang w:eastAsia="x-none"/>
          </w:rPr>
          <w:t>R1-2200959</w:t>
        </w:r>
      </w:hyperlink>
      <w:r w:rsidR="006B480F">
        <w:rPr>
          <w:lang w:eastAsia="x-none"/>
        </w:rPr>
        <w:tab/>
        <w:t>UE feedback enhancements for HARQ-ACK</w:t>
      </w:r>
      <w:r w:rsidR="006B480F">
        <w:rPr>
          <w:lang w:eastAsia="x-none"/>
        </w:rPr>
        <w:tab/>
        <w:t>Huawei, HiSilicon</w:t>
      </w:r>
    </w:p>
    <w:p w14:paraId="0A22C699" w14:textId="38776D1F" w:rsidR="006B480F" w:rsidRDefault="002328C4" w:rsidP="006B480F">
      <w:pPr>
        <w:rPr>
          <w:lang w:eastAsia="x-none"/>
        </w:rPr>
      </w:pPr>
      <w:hyperlink r:id="rId1115" w:history="1">
        <w:r w:rsidR="004371F4">
          <w:rPr>
            <w:rStyle w:val="Hyperlink"/>
            <w:lang w:eastAsia="x-none"/>
          </w:rPr>
          <w:t>R1-2201002</w:t>
        </w:r>
      </w:hyperlink>
      <w:r w:rsidR="006B480F">
        <w:rPr>
          <w:lang w:eastAsia="x-none"/>
        </w:rPr>
        <w:tab/>
        <w:t>HARQ-ACK Enhancements for IIoT/URLLC</w:t>
      </w:r>
      <w:r w:rsidR="006B480F">
        <w:rPr>
          <w:lang w:eastAsia="x-none"/>
        </w:rPr>
        <w:tab/>
        <w:t>Ericsson</w:t>
      </w:r>
    </w:p>
    <w:p w14:paraId="73298829" w14:textId="75C5BA83" w:rsidR="006B480F" w:rsidRDefault="002328C4" w:rsidP="006B480F">
      <w:pPr>
        <w:rPr>
          <w:lang w:eastAsia="x-none"/>
        </w:rPr>
      </w:pPr>
      <w:hyperlink r:id="rId1116" w:history="1">
        <w:r w:rsidR="004371F4">
          <w:rPr>
            <w:rStyle w:val="Hyperlink"/>
            <w:lang w:eastAsia="x-none"/>
          </w:rPr>
          <w:t>R1-2201017</w:t>
        </w:r>
      </w:hyperlink>
      <w:r w:rsidR="006B480F">
        <w:rPr>
          <w:lang w:eastAsia="x-none"/>
        </w:rPr>
        <w:tab/>
        <w:t>HARQ-ACK Feedback Enhancements for URLLC/IIoT</w:t>
      </w:r>
      <w:r w:rsidR="006B480F">
        <w:rPr>
          <w:lang w:eastAsia="x-none"/>
        </w:rPr>
        <w:tab/>
        <w:t>Nokia, Nokia Shanghai Bell</w:t>
      </w:r>
    </w:p>
    <w:p w14:paraId="55F6E4DC" w14:textId="017A5BF3" w:rsidR="006B480F" w:rsidRDefault="002328C4" w:rsidP="006B480F">
      <w:pPr>
        <w:rPr>
          <w:lang w:eastAsia="x-none"/>
        </w:rPr>
      </w:pPr>
      <w:hyperlink r:id="rId1117" w:history="1">
        <w:r w:rsidR="004371F4">
          <w:rPr>
            <w:rStyle w:val="Hyperlink"/>
            <w:lang w:eastAsia="x-none"/>
          </w:rPr>
          <w:t>R1-2201021</w:t>
        </w:r>
      </w:hyperlink>
      <w:r w:rsidR="006B480F">
        <w:rPr>
          <w:lang w:eastAsia="x-none"/>
        </w:rPr>
        <w:tab/>
        <w:t>Remaining issues for HARQ-ACK feedback enhancements</w:t>
      </w:r>
      <w:r w:rsidR="006B480F">
        <w:rPr>
          <w:lang w:eastAsia="x-none"/>
        </w:rPr>
        <w:tab/>
        <w:t>New H3C Technologies Co., Ltd.</w:t>
      </w:r>
    </w:p>
    <w:p w14:paraId="7BB6ABFA" w14:textId="1DA38BD0" w:rsidR="006B480F" w:rsidRDefault="002328C4" w:rsidP="006B480F">
      <w:pPr>
        <w:rPr>
          <w:lang w:eastAsia="x-none"/>
        </w:rPr>
      </w:pPr>
      <w:hyperlink r:id="rId1118" w:history="1">
        <w:r w:rsidR="004371F4">
          <w:rPr>
            <w:rStyle w:val="Hyperlink"/>
            <w:lang w:eastAsia="x-none"/>
          </w:rPr>
          <w:t>R1-2201090</w:t>
        </w:r>
      </w:hyperlink>
      <w:r w:rsidR="006B480F">
        <w:rPr>
          <w:lang w:eastAsia="x-none"/>
        </w:rPr>
        <w:tab/>
        <w:t>Remaining issues on HARQ-ACK enhancements for Rel-17 URLLC</w:t>
      </w:r>
      <w:r w:rsidR="006B480F">
        <w:rPr>
          <w:lang w:eastAsia="x-none"/>
        </w:rPr>
        <w:tab/>
        <w:t>vivo</w:t>
      </w:r>
    </w:p>
    <w:p w14:paraId="29F090C8" w14:textId="32E52647" w:rsidR="006B480F" w:rsidRDefault="002328C4" w:rsidP="006B480F">
      <w:pPr>
        <w:rPr>
          <w:lang w:eastAsia="x-none"/>
        </w:rPr>
      </w:pPr>
      <w:hyperlink r:id="rId1119" w:history="1">
        <w:r w:rsidR="004371F4">
          <w:rPr>
            <w:rStyle w:val="Hyperlink"/>
            <w:lang w:eastAsia="x-none"/>
          </w:rPr>
          <w:t>R1-2201161</w:t>
        </w:r>
      </w:hyperlink>
      <w:r w:rsidR="006B480F">
        <w:rPr>
          <w:lang w:eastAsia="x-none"/>
        </w:rPr>
        <w:tab/>
        <w:t>Discussion on HARQ-ACK enhancements for eURLLC</w:t>
      </w:r>
      <w:r w:rsidR="006B480F">
        <w:rPr>
          <w:lang w:eastAsia="x-none"/>
        </w:rPr>
        <w:tab/>
        <w:t>ZTE</w:t>
      </w:r>
    </w:p>
    <w:p w14:paraId="0CEEFEFC" w14:textId="0134367A" w:rsidR="006B480F" w:rsidRDefault="002328C4" w:rsidP="006B480F">
      <w:pPr>
        <w:rPr>
          <w:lang w:eastAsia="x-none"/>
        </w:rPr>
      </w:pPr>
      <w:hyperlink r:id="rId1120" w:history="1">
        <w:r w:rsidR="004371F4">
          <w:rPr>
            <w:rStyle w:val="Hyperlink"/>
            <w:lang w:eastAsia="x-none"/>
          </w:rPr>
          <w:t>R1-2201295</w:t>
        </w:r>
      </w:hyperlink>
      <w:r w:rsidR="006B480F">
        <w:rPr>
          <w:lang w:eastAsia="x-none"/>
        </w:rPr>
        <w:tab/>
        <w:t>HARQ-ACK enhancements for Rel-17 URLLC/IIoT</w:t>
      </w:r>
      <w:r w:rsidR="006B480F">
        <w:rPr>
          <w:lang w:eastAsia="x-none"/>
        </w:rPr>
        <w:tab/>
        <w:t>OPPO</w:t>
      </w:r>
    </w:p>
    <w:p w14:paraId="47B8B11C" w14:textId="61D094CF" w:rsidR="006B480F" w:rsidRDefault="002328C4" w:rsidP="006B480F">
      <w:pPr>
        <w:rPr>
          <w:lang w:eastAsia="x-none"/>
        </w:rPr>
      </w:pPr>
      <w:hyperlink r:id="rId1121" w:history="1">
        <w:r w:rsidR="004371F4">
          <w:rPr>
            <w:rStyle w:val="Hyperlink"/>
            <w:lang w:eastAsia="x-none"/>
          </w:rPr>
          <w:t>R1-2201356</w:t>
        </w:r>
      </w:hyperlink>
      <w:r w:rsidR="006B480F">
        <w:rPr>
          <w:lang w:eastAsia="x-none"/>
        </w:rPr>
        <w:tab/>
        <w:t>UE feedback enhancements for HARQ-ACK</w:t>
      </w:r>
      <w:r w:rsidR="006B480F">
        <w:rPr>
          <w:lang w:eastAsia="x-none"/>
        </w:rPr>
        <w:tab/>
        <w:t>CATT</w:t>
      </w:r>
    </w:p>
    <w:p w14:paraId="136F556B" w14:textId="342CA240" w:rsidR="006B480F" w:rsidRDefault="002328C4" w:rsidP="006B480F">
      <w:pPr>
        <w:rPr>
          <w:lang w:eastAsia="x-none"/>
        </w:rPr>
      </w:pPr>
      <w:hyperlink r:id="rId1122" w:history="1">
        <w:r w:rsidR="004371F4">
          <w:rPr>
            <w:rStyle w:val="Hyperlink"/>
            <w:lang w:eastAsia="x-none"/>
          </w:rPr>
          <w:t>R1-2201475</w:t>
        </w:r>
      </w:hyperlink>
      <w:r w:rsidR="006B480F">
        <w:rPr>
          <w:lang w:eastAsia="x-none"/>
        </w:rPr>
        <w:tab/>
        <w:t>Discussion on HARQ-ACK feedback enhancements for Rel.17 URLLC</w:t>
      </w:r>
      <w:r w:rsidR="006B480F">
        <w:rPr>
          <w:lang w:eastAsia="x-none"/>
        </w:rPr>
        <w:tab/>
        <w:t>NTT DOCOMO, INC.</w:t>
      </w:r>
    </w:p>
    <w:p w14:paraId="312C9FF8" w14:textId="7D0743BE" w:rsidR="006B480F" w:rsidRDefault="002328C4" w:rsidP="006B480F">
      <w:pPr>
        <w:rPr>
          <w:lang w:eastAsia="x-none"/>
        </w:rPr>
      </w:pPr>
      <w:hyperlink r:id="rId1123" w:history="1">
        <w:r w:rsidR="004371F4">
          <w:rPr>
            <w:rStyle w:val="Hyperlink"/>
            <w:lang w:eastAsia="x-none"/>
          </w:rPr>
          <w:t>R1-2201544</w:t>
        </w:r>
      </w:hyperlink>
      <w:r w:rsidR="006B480F">
        <w:rPr>
          <w:lang w:eastAsia="x-none"/>
        </w:rPr>
        <w:tab/>
        <w:t>Discussion on HARQ-ACK feedback enhancements for Rel-17 URLLC</w:t>
      </w:r>
      <w:r w:rsidR="006B480F">
        <w:rPr>
          <w:lang w:eastAsia="x-none"/>
        </w:rPr>
        <w:tab/>
        <w:t>Spreadtrum Communications</w:t>
      </w:r>
    </w:p>
    <w:p w14:paraId="1801CC7B" w14:textId="7AE1F7AA" w:rsidR="006B480F" w:rsidRDefault="002328C4" w:rsidP="006B480F">
      <w:pPr>
        <w:rPr>
          <w:lang w:eastAsia="x-none"/>
        </w:rPr>
      </w:pPr>
      <w:hyperlink r:id="rId1124" w:history="1">
        <w:r w:rsidR="004371F4">
          <w:rPr>
            <w:rStyle w:val="Hyperlink"/>
            <w:lang w:eastAsia="x-none"/>
          </w:rPr>
          <w:t>R1-2201579</w:t>
        </w:r>
      </w:hyperlink>
      <w:r w:rsidR="006B480F">
        <w:rPr>
          <w:lang w:eastAsia="x-none"/>
        </w:rPr>
        <w:tab/>
        <w:t>Remaining issues on HARQ-ACK enhancements for URLLC</w:t>
      </w:r>
      <w:r w:rsidR="006B480F">
        <w:rPr>
          <w:lang w:eastAsia="x-none"/>
        </w:rPr>
        <w:tab/>
        <w:t>Sony</w:t>
      </w:r>
    </w:p>
    <w:p w14:paraId="180E46EE" w14:textId="2928923B" w:rsidR="006B480F" w:rsidRDefault="002328C4" w:rsidP="006B480F">
      <w:pPr>
        <w:rPr>
          <w:lang w:eastAsia="x-none"/>
        </w:rPr>
      </w:pPr>
      <w:hyperlink r:id="rId1125" w:history="1">
        <w:r w:rsidR="004371F4">
          <w:rPr>
            <w:rStyle w:val="Hyperlink"/>
            <w:lang w:eastAsia="x-none"/>
          </w:rPr>
          <w:t>R1-2201599</w:t>
        </w:r>
      </w:hyperlink>
      <w:r w:rsidR="006B480F">
        <w:rPr>
          <w:lang w:eastAsia="x-none"/>
        </w:rPr>
        <w:tab/>
        <w:t>UE feedback enhancements for HARQ-ACK</w:t>
      </w:r>
      <w:r w:rsidR="006B480F">
        <w:rPr>
          <w:lang w:eastAsia="x-none"/>
        </w:rPr>
        <w:tab/>
        <w:t>CAICT</w:t>
      </w:r>
    </w:p>
    <w:p w14:paraId="76C3CD6F" w14:textId="1FFAA9C9" w:rsidR="006B480F" w:rsidRDefault="002328C4" w:rsidP="006B480F">
      <w:pPr>
        <w:rPr>
          <w:lang w:eastAsia="x-none"/>
        </w:rPr>
      </w:pPr>
      <w:hyperlink r:id="rId1126" w:history="1">
        <w:r w:rsidR="004371F4">
          <w:rPr>
            <w:rStyle w:val="Hyperlink"/>
            <w:lang w:eastAsia="x-none"/>
          </w:rPr>
          <w:t>R1-2201608</w:t>
        </w:r>
      </w:hyperlink>
      <w:r w:rsidR="006B480F">
        <w:rPr>
          <w:lang w:eastAsia="x-none"/>
        </w:rPr>
        <w:tab/>
        <w:t>Discussion on remaining issues on PUCCH carrier switching</w:t>
      </w:r>
      <w:r w:rsidR="006B480F">
        <w:rPr>
          <w:lang w:eastAsia="x-none"/>
        </w:rPr>
        <w:tab/>
        <w:t>Panasonic</w:t>
      </w:r>
    </w:p>
    <w:p w14:paraId="50AD0546" w14:textId="34CD2C8A" w:rsidR="006B480F" w:rsidRDefault="002328C4" w:rsidP="006B480F">
      <w:pPr>
        <w:rPr>
          <w:lang w:eastAsia="x-none"/>
        </w:rPr>
      </w:pPr>
      <w:hyperlink r:id="rId1127" w:history="1">
        <w:r w:rsidR="004371F4">
          <w:rPr>
            <w:rStyle w:val="Hyperlink"/>
            <w:lang w:eastAsia="x-none"/>
          </w:rPr>
          <w:t>R1-2201611</w:t>
        </w:r>
      </w:hyperlink>
      <w:r w:rsidR="006B480F">
        <w:rPr>
          <w:lang w:eastAsia="x-none"/>
        </w:rPr>
        <w:tab/>
        <w:t>UE feedback enhancements for HARQ-ACK</w:t>
      </w:r>
      <w:r w:rsidR="006B480F">
        <w:rPr>
          <w:lang w:eastAsia="x-none"/>
        </w:rPr>
        <w:tab/>
        <w:t>ETRI</w:t>
      </w:r>
    </w:p>
    <w:p w14:paraId="18B02247" w14:textId="53D5B9C6" w:rsidR="006B480F" w:rsidRDefault="002328C4" w:rsidP="006B480F">
      <w:pPr>
        <w:rPr>
          <w:lang w:eastAsia="x-none"/>
        </w:rPr>
      </w:pPr>
      <w:hyperlink r:id="rId1128" w:history="1">
        <w:r w:rsidR="004371F4">
          <w:rPr>
            <w:rStyle w:val="Hyperlink"/>
            <w:lang w:eastAsia="x-none"/>
          </w:rPr>
          <w:t>R1-2201693</w:t>
        </w:r>
      </w:hyperlink>
      <w:r w:rsidR="006B480F">
        <w:rPr>
          <w:lang w:eastAsia="x-none"/>
        </w:rPr>
        <w:tab/>
        <w:t>Open issues on UE HARQ feedback enhancements</w:t>
      </w:r>
      <w:r w:rsidR="006B480F">
        <w:rPr>
          <w:lang w:eastAsia="x-none"/>
        </w:rPr>
        <w:tab/>
        <w:t>Intel Corporation</w:t>
      </w:r>
    </w:p>
    <w:p w14:paraId="381FBB16" w14:textId="31016E63" w:rsidR="006B480F" w:rsidRDefault="002328C4" w:rsidP="006B480F">
      <w:pPr>
        <w:rPr>
          <w:lang w:eastAsia="x-none"/>
        </w:rPr>
      </w:pPr>
      <w:hyperlink r:id="rId1129" w:history="1">
        <w:r w:rsidR="004371F4">
          <w:rPr>
            <w:rStyle w:val="Hyperlink"/>
            <w:lang w:eastAsia="x-none"/>
          </w:rPr>
          <w:t>R1-2201769</w:t>
        </w:r>
      </w:hyperlink>
      <w:r w:rsidR="006B480F">
        <w:rPr>
          <w:lang w:eastAsia="x-none"/>
        </w:rPr>
        <w:tab/>
        <w:t>Remaining issues in UE feedback enhancements for HARQ-ACK</w:t>
      </w:r>
      <w:r w:rsidR="006B480F">
        <w:rPr>
          <w:lang w:eastAsia="x-none"/>
        </w:rPr>
        <w:tab/>
        <w:t>Apple</w:t>
      </w:r>
    </w:p>
    <w:p w14:paraId="345904CC" w14:textId="2ED31B5B" w:rsidR="006B480F" w:rsidRDefault="002328C4" w:rsidP="006B480F">
      <w:pPr>
        <w:rPr>
          <w:lang w:eastAsia="x-none"/>
        </w:rPr>
      </w:pPr>
      <w:hyperlink r:id="rId1130" w:history="1">
        <w:r w:rsidR="004371F4">
          <w:rPr>
            <w:rStyle w:val="Hyperlink"/>
            <w:lang w:eastAsia="x-none"/>
          </w:rPr>
          <w:t>R1-2201903</w:t>
        </w:r>
      </w:hyperlink>
      <w:r w:rsidR="006B480F">
        <w:rPr>
          <w:lang w:eastAsia="x-none"/>
        </w:rPr>
        <w:tab/>
        <w:t>UE feedback enhancements for HARQ-ACK</w:t>
      </w:r>
      <w:r w:rsidR="006B480F">
        <w:rPr>
          <w:lang w:eastAsia="x-none"/>
        </w:rPr>
        <w:tab/>
        <w:t>NEC</w:t>
      </w:r>
    </w:p>
    <w:p w14:paraId="5619DCBA" w14:textId="32836171" w:rsidR="006B480F" w:rsidRDefault="002328C4" w:rsidP="006B480F">
      <w:pPr>
        <w:rPr>
          <w:lang w:eastAsia="x-none"/>
        </w:rPr>
      </w:pPr>
      <w:hyperlink r:id="rId1131" w:history="1">
        <w:r w:rsidR="004371F4">
          <w:rPr>
            <w:rStyle w:val="Hyperlink"/>
            <w:lang w:eastAsia="x-none"/>
          </w:rPr>
          <w:t>R1-2202009</w:t>
        </w:r>
      </w:hyperlink>
      <w:r w:rsidR="006B480F">
        <w:rPr>
          <w:lang w:eastAsia="x-none"/>
        </w:rPr>
        <w:tab/>
        <w:t>Maintenance on HARQ-ACK feedback enhancements</w:t>
      </w:r>
      <w:r w:rsidR="006B480F">
        <w:rPr>
          <w:lang w:eastAsia="x-none"/>
        </w:rPr>
        <w:tab/>
        <w:t>Samsung</w:t>
      </w:r>
    </w:p>
    <w:p w14:paraId="3935A483" w14:textId="305C8705" w:rsidR="006B480F" w:rsidRDefault="002328C4" w:rsidP="006B480F">
      <w:pPr>
        <w:rPr>
          <w:lang w:eastAsia="x-none"/>
        </w:rPr>
      </w:pPr>
      <w:hyperlink r:id="rId1132" w:history="1">
        <w:r w:rsidR="004371F4">
          <w:rPr>
            <w:rStyle w:val="Hyperlink"/>
            <w:lang w:eastAsia="x-none"/>
          </w:rPr>
          <w:t>R1-2202134</w:t>
        </w:r>
      </w:hyperlink>
      <w:r w:rsidR="006B480F">
        <w:rPr>
          <w:lang w:eastAsia="x-none"/>
        </w:rPr>
        <w:tab/>
        <w:t>HARQ-ACK enhancement for IOT and URLLC</w:t>
      </w:r>
      <w:r w:rsidR="006B480F">
        <w:rPr>
          <w:lang w:eastAsia="x-none"/>
        </w:rPr>
        <w:tab/>
        <w:t>Qualcomm Incorporated</w:t>
      </w:r>
    </w:p>
    <w:p w14:paraId="59F5005E" w14:textId="08D9DFCB" w:rsidR="006B480F" w:rsidRDefault="002328C4" w:rsidP="006B480F">
      <w:pPr>
        <w:rPr>
          <w:lang w:eastAsia="x-none"/>
        </w:rPr>
      </w:pPr>
      <w:hyperlink r:id="rId1133" w:history="1">
        <w:r w:rsidR="004371F4">
          <w:rPr>
            <w:rStyle w:val="Hyperlink"/>
            <w:lang w:eastAsia="x-none"/>
          </w:rPr>
          <w:t>R1-2202341</w:t>
        </w:r>
      </w:hyperlink>
      <w:r w:rsidR="006B480F">
        <w:rPr>
          <w:lang w:eastAsia="x-none"/>
        </w:rPr>
        <w:tab/>
        <w:t>Discussion on UE feedback enhancement for HARQ-ACK</w:t>
      </w:r>
      <w:r w:rsidR="006B480F">
        <w:rPr>
          <w:lang w:eastAsia="x-none"/>
        </w:rPr>
        <w:tab/>
        <w:t>LG Electronics</w:t>
      </w:r>
    </w:p>
    <w:p w14:paraId="21603E20" w14:textId="043C0EC5" w:rsidR="002A0498" w:rsidRDefault="002A0498" w:rsidP="006B480F">
      <w:pPr>
        <w:rPr>
          <w:lang w:eastAsia="x-none"/>
        </w:rPr>
      </w:pPr>
    </w:p>
    <w:p w14:paraId="6D752F82" w14:textId="77777777" w:rsidR="002A0498" w:rsidRPr="002A0498" w:rsidRDefault="002A0498" w:rsidP="002A0498">
      <w:pPr>
        <w:rPr>
          <w:lang w:eastAsia="x-none"/>
        </w:rPr>
      </w:pPr>
      <w:r w:rsidRPr="002A0498">
        <w:rPr>
          <w:lang w:eastAsia="x-none"/>
        </w:rPr>
        <w:t>[108-e-R17-IIoT-URLLC-01] – Klaus (Nokia)</w:t>
      </w:r>
    </w:p>
    <w:p w14:paraId="32AE7587" w14:textId="43AC89EF" w:rsidR="002A0498" w:rsidRPr="002A0498" w:rsidRDefault="002A0498" w:rsidP="002A0498">
      <w:pPr>
        <w:rPr>
          <w:lang w:eastAsia="x-none"/>
        </w:rPr>
      </w:pPr>
      <w:r w:rsidRPr="002A0498">
        <w:rPr>
          <w:lang w:eastAsia="x-none"/>
        </w:rPr>
        <w:t>Email discussion on UE feedback enhancements for HARQ-ACK</w:t>
      </w:r>
    </w:p>
    <w:p w14:paraId="69DF7D01" w14:textId="77777777" w:rsidR="002A0498" w:rsidRPr="002A0498" w:rsidRDefault="002A0498" w:rsidP="002A0498">
      <w:pPr>
        <w:numPr>
          <w:ilvl w:val="0"/>
          <w:numId w:val="60"/>
        </w:numPr>
        <w:rPr>
          <w:lang w:eastAsia="x-none"/>
        </w:rPr>
      </w:pPr>
      <w:r w:rsidRPr="002A0498">
        <w:rPr>
          <w:rFonts w:hint="eastAsia"/>
          <w:lang w:eastAsia="x-none"/>
        </w:rPr>
        <w:t>1</w:t>
      </w:r>
      <w:r w:rsidRPr="002A0498">
        <w:rPr>
          <w:rFonts w:hint="eastAsia"/>
          <w:vertAlign w:val="superscript"/>
          <w:lang w:eastAsia="x-none"/>
        </w:rPr>
        <w:t>st</w:t>
      </w:r>
      <w:r w:rsidRPr="002A0498">
        <w:rPr>
          <w:rFonts w:hint="eastAsia"/>
          <w:lang w:eastAsia="x-none"/>
        </w:rPr>
        <w:t xml:space="preserve"> check point: </w:t>
      </w:r>
      <w:r w:rsidRPr="002A0498">
        <w:t>February</w:t>
      </w:r>
      <w:r w:rsidRPr="002A0498">
        <w:rPr>
          <w:rFonts w:hint="eastAsia"/>
        </w:rPr>
        <w:t xml:space="preserve"> </w:t>
      </w:r>
      <w:r w:rsidRPr="002A0498">
        <w:t>25</w:t>
      </w:r>
    </w:p>
    <w:p w14:paraId="3DCB7BB6" w14:textId="77777777" w:rsidR="002A0498" w:rsidRPr="002A0498" w:rsidRDefault="002A0498" w:rsidP="002A0498">
      <w:pPr>
        <w:numPr>
          <w:ilvl w:val="0"/>
          <w:numId w:val="60"/>
        </w:numPr>
        <w:rPr>
          <w:lang w:eastAsia="x-none"/>
        </w:rPr>
      </w:pPr>
      <w:r w:rsidRPr="002A0498">
        <w:rPr>
          <w:lang w:eastAsia="x-none"/>
        </w:rPr>
        <w:t>Final</w:t>
      </w:r>
      <w:r w:rsidRPr="002A0498">
        <w:rPr>
          <w:rFonts w:hint="eastAsia"/>
          <w:lang w:eastAsia="x-none"/>
        </w:rPr>
        <w:t xml:space="preserve"> check point: </w:t>
      </w:r>
      <w:r w:rsidRPr="002A0498">
        <w:t>March 3</w:t>
      </w:r>
    </w:p>
    <w:p w14:paraId="5D2F8B93" w14:textId="341A73E2" w:rsidR="00606F6D" w:rsidRPr="003B49B7" w:rsidRDefault="00606F6D" w:rsidP="00606F6D">
      <w:r w:rsidRPr="00E40B0B">
        <w:rPr>
          <w:b/>
          <w:bCs/>
        </w:rPr>
        <w:t>Decision:</w:t>
      </w:r>
      <w:r>
        <w:t xml:space="preserve"> As per email decision posted on Feb 22</w:t>
      </w:r>
      <w:r w:rsidRPr="00606F6D">
        <w:rPr>
          <w:vertAlign w:val="superscript"/>
        </w:rPr>
        <w:t>nd</w:t>
      </w:r>
      <w:r>
        <w:t>,</w:t>
      </w:r>
    </w:p>
    <w:p w14:paraId="10E8C1D5" w14:textId="77777777" w:rsidR="002A0498" w:rsidRPr="002A0498" w:rsidRDefault="002A0498" w:rsidP="002A0498">
      <w:pPr>
        <w:rPr>
          <w:rStyle w:val="Strong"/>
          <w:rFonts w:ascii="Times New Roman" w:hAnsi="Times New Roman"/>
          <w:b w:val="0"/>
          <w:bCs w:val="0"/>
          <w:szCs w:val="20"/>
          <w:highlight w:val="green"/>
          <w:lang w:eastAsia="zh-CN"/>
        </w:rPr>
      </w:pPr>
      <w:r w:rsidRPr="002A0498">
        <w:rPr>
          <w:rStyle w:val="Strong"/>
          <w:rFonts w:ascii="Times New Roman" w:hAnsi="Times New Roman"/>
          <w:b w:val="0"/>
          <w:bCs w:val="0"/>
          <w:szCs w:val="20"/>
          <w:highlight w:val="green"/>
          <w:lang w:eastAsia="zh-CN"/>
        </w:rPr>
        <w:t>Agreement</w:t>
      </w:r>
    </w:p>
    <w:p w14:paraId="4C60BD94" w14:textId="77777777" w:rsidR="002A0498" w:rsidRPr="002A0498" w:rsidRDefault="002A0498" w:rsidP="002A0498">
      <w:pPr>
        <w:rPr>
          <w:rStyle w:val="Strong"/>
          <w:rFonts w:ascii="Times New Roman" w:hAnsi="Times New Roman"/>
          <w:b w:val="0"/>
          <w:bCs w:val="0"/>
          <w:szCs w:val="20"/>
          <w:lang w:eastAsia="zh-CN"/>
        </w:rPr>
      </w:pPr>
      <w:r w:rsidRPr="002A0498">
        <w:rPr>
          <w:rStyle w:val="Strong"/>
          <w:rFonts w:ascii="Times New Roman" w:hAnsi="Times New Roman"/>
          <w:b w:val="0"/>
          <w:bCs w:val="0"/>
          <w:szCs w:val="20"/>
          <w:lang w:eastAsia="zh-CN"/>
        </w:rPr>
        <w:t>Joint operation between PUCCH repetition and Rel-17 enhanced Type 3 HARQ-ACK CB triggering is supported in Rel-17.</w:t>
      </w:r>
    </w:p>
    <w:p w14:paraId="3655AF42" w14:textId="77777777" w:rsidR="002A0498" w:rsidRPr="002A0498" w:rsidRDefault="002A0498" w:rsidP="002A0498">
      <w:pPr>
        <w:rPr>
          <w:rFonts w:ascii="Times New Roman" w:eastAsia="Malgun Gothic" w:hAnsi="Times New Roman"/>
          <w:szCs w:val="20"/>
          <w:lang w:val="en-US" w:eastAsia="ko-KR"/>
        </w:rPr>
      </w:pPr>
    </w:p>
    <w:p w14:paraId="10313E50" w14:textId="77777777" w:rsidR="002A0498" w:rsidRPr="002A0498" w:rsidRDefault="002A0498" w:rsidP="002A0498">
      <w:pPr>
        <w:rPr>
          <w:rStyle w:val="Strong"/>
          <w:rFonts w:ascii="Times New Roman" w:hAnsi="Times New Roman"/>
          <w:b w:val="0"/>
          <w:bCs w:val="0"/>
          <w:szCs w:val="20"/>
          <w:highlight w:val="green"/>
          <w:lang w:eastAsia="zh-CN"/>
        </w:rPr>
      </w:pPr>
      <w:r w:rsidRPr="002A0498">
        <w:rPr>
          <w:rStyle w:val="Strong"/>
          <w:rFonts w:ascii="Times New Roman" w:hAnsi="Times New Roman"/>
          <w:b w:val="0"/>
          <w:bCs w:val="0"/>
          <w:szCs w:val="20"/>
          <w:highlight w:val="green"/>
          <w:lang w:eastAsia="zh-CN"/>
        </w:rPr>
        <w:t>Agreement</w:t>
      </w:r>
    </w:p>
    <w:p w14:paraId="4C30338A" w14:textId="77777777" w:rsidR="002A0498" w:rsidRPr="002A0498" w:rsidRDefault="002A0498" w:rsidP="002A0498">
      <w:pPr>
        <w:rPr>
          <w:rFonts w:ascii="Times New Roman" w:hAnsi="Times New Roman"/>
          <w:szCs w:val="20"/>
        </w:rPr>
      </w:pPr>
      <w:r w:rsidRPr="002A0498">
        <w:rPr>
          <w:rStyle w:val="Strong"/>
          <w:rFonts w:ascii="Times New Roman" w:hAnsi="Times New Roman"/>
          <w:b w:val="0"/>
          <w:bCs w:val="0"/>
          <w:szCs w:val="20"/>
        </w:rPr>
        <w:t xml:space="preserve">For one-shot HARQ-ACK re-transmission on PUCCH, triggering the HARQ-ACK CB re-transmission with a triggering DCI with CRC scrambled with the CS-RNTI is not supported. </w:t>
      </w:r>
    </w:p>
    <w:p w14:paraId="703622FA" w14:textId="77777777" w:rsidR="002A0498" w:rsidRPr="002A0498" w:rsidRDefault="002A0498" w:rsidP="002A0498">
      <w:pPr>
        <w:rPr>
          <w:rFonts w:ascii="Times New Roman" w:hAnsi="Times New Roman"/>
          <w:szCs w:val="20"/>
        </w:rPr>
      </w:pPr>
    </w:p>
    <w:p w14:paraId="67E8B599" w14:textId="77777777" w:rsidR="002A0498" w:rsidRPr="002A0498" w:rsidRDefault="002A0498" w:rsidP="002A0498">
      <w:pPr>
        <w:rPr>
          <w:rStyle w:val="Strong"/>
          <w:rFonts w:ascii="Times New Roman" w:hAnsi="Times New Roman"/>
          <w:b w:val="0"/>
          <w:bCs w:val="0"/>
          <w:szCs w:val="20"/>
          <w:highlight w:val="green"/>
          <w:lang w:eastAsia="zh-CN"/>
        </w:rPr>
      </w:pPr>
      <w:r w:rsidRPr="002A0498">
        <w:rPr>
          <w:rStyle w:val="Strong"/>
          <w:rFonts w:ascii="Times New Roman" w:hAnsi="Times New Roman"/>
          <w:b w:val="0"/>
          <w:bCs w:val="0"/>
          <w:szCs w:val="20"/>
          <w:highlight w:val="green"/>
          <w:lang w:eastAsia="zh-CN"/>
        </w:rPr>
        <w:t>Agreement</w:t>
      </w:r>
    </w:p>
    <w:p w14:paraId="658B9442" w14:textId="77777777" w:rsidR="002A0498" w:rsidRPr="002A0498" w:rsidRDefault="002A0498" w:rsidP="002A0498">
      <w:pPr>
        <w:rPr>
          <w:rFonts w:ascii="Times New Roman" w:hAnsi="Times New Roman"/>
          <w:szCs w:val="20"/>
        </w:rPr>
      </w:pPr>
      <w:r w:rsidRPr="002A0498">
        <w:rPr>
          <w:rStyle w:val="Strong"/>
          <w:rFonts w:ascii="Times New Roman" w:hAnsi="Times New Roman"/>
          <w:b w:val="0"/>
          <w:bCs w:val="0"/>
          <w:szCs w:val="20"/>
        </w:rPr>
        <w:t>Support joint operation of Rel-17 Intra-UE multiplexing and one-shot HARQ re-tx in Rel-17</w:t>
      </w:r>
    </w:p>
    <w:p w14:paraId="36C39479" w14:textId="77777777" w:rsidR="002A0498" w:rsidRPr="000D66CF" w:rsidRDefault="002A0498" w:rsidP="00A31B99">
      <w:pPr>
        <w:numPr>
          <w:ilvl w:val="0"/>
          <w:numId w:val="89"/>
        </w:numPr>
        <w:rPr>
          <w:rFonts w:ascii="Times New Roman" w:eastAsia="Times New Roman" w:hAnsi="Times New Roman"/>
          <w:szCs w:val="20"/>
        </w:rPr>
      </w:pPr>
      <w:r w:rsidRPr="000D66CF">
        <w:rPr>
          <w:rStyle w:val="Strong"/>
          <w:rFonts w:eastAsia="Times New Roman"/>
          <w:b w:val="0"/>
          <w:szCs w:val="20"/>
        </w:rPr>
        <w:t>One-shot HARQ retransmission is be handled per physical layer priority following the  existing agreements in step 1, i.e.</w:t>
      </w:r>
    </w:p>
    <w:p w14:paraId="0823C066" w14:textId="77777777" w:rsidR="002A0498" w:rsidRPr="000D66CF" w:rsidRDefault="002A0498" w:rsidP="00A31B99">
      <w:pPr>
        <w:numPr>
          <w:ilvl w:val="1"/>
          <w:numId w:val="89"/>
        </w:numPr>
        <w:rPr>
          <w:rFonts w:ascii="Times New Roman" w:eastAsia="Times New Roman" w:hAnsi="Times New Roman"/>
          <w:szCs w:val="20"/>
        </w:rPr>
      </w:pPr>
      <w:r w:rsidRPr="000D66CF">
        <w:rPr>
          <w:rStyle w:val="Strong"/>
          <w:rFonts w:eastAsia="Times New Roman"/>
          <w:b w:val="0"/>
          <w:szCs w:val="20"/>
        </w:rPr>
        <w:t>Only the HARQ-ACK CB of the indicated PHY priority in one-shot HARQ-ACK triggering DCI is triggered for one-shot HARQ-ACK CB re-transmission</w:t>
      </w:r>
    </w:p>
    <w:p w14:paraId="5E98C5BF" w14:textId="77777777" w:rsidR="002A0498" w:rsidRPr="000D66CF" w:rsidRDefault="002A0498" w:rsidP="00A31B99">
      <w:pPr>
        <w:numPr>
          <w:ilvl w:val="1"/>
          <w:numId w:val="89"/>
        </w:numPr>
        <w:rPr>
          <w:rFonts w:ascii="Times New Roman" w:eastAsia="Times New Roman" w:hAnsi="Times New Roman"/>
          <w:szCs w:val="20"/>
        </w:rPr>
      </w:pPr>
      <w:r w:rsidRPr="000D66CF">
        <w:rPr>
          <w:rStyle w:val="Strong"/>
          <w:rFonts w:eastAsia="Times New Roman"/>
          <w:b w:val="0"/>
          <w:szCs w:val="20"/>
        </w:rPr>
        <w:t>The ‘backward HARQ-ACK slot-offset’ is interpreted with the granularity of a PUCCH slot of the respective PHY priority of step 1 of PCell /PSCell / PUCCH SCell</w:t>
      </w:r>
    </w:p>
    <w:p w14:paraId="25E70F2C" w14:textId="77777777" w:rsidR="002A0498" w:rsidRPr="000D66CF" w:rsidRDefault="002A0498" w:rsidP="00A31B99">
      <w:pPr>
        <w:numPr>
          <w:ilvl w:val="1"/>
          <w:numId w:val="89"/>
        </w:numPr>
        <w:rPr>
          <w:rFonts w:ascii="Times New Roman" w:eastAsia="Times New Roman" w:hAnsi="Times New Roman"/>
          <w:szCs w:val="20"/>
        </w:rPr>
      </w:pPr>
      <w:r w:rsidRPr="000D66CF">
        <w:rPr>
          <w:rStyle w:val="Strong"/>
          <w:rFonts w:eastAsia="Times New Roman"/>
          <w:b w:val="0"/>
          <w:szCs w:val="20"/>
        </w:rPr>
        <w:t>The UE does not expect more than one triggering DCI for Rel-17 one-shot feedback indicating the same PUCCH slot of a certain PHY priority in step 1 for the re-transmission of HARQ-ACK CBs of different PUCCH slots to be re-transmitted.</w:t>
      </w:r>
    </w:p>
    <w:p w14:paraId="2C3DDC35" w14:textId="77777777" w:rsidR="002A0498" w:rsidRPr="000D66CF" w:rsidRDefault="002A0498" w:rsidP="00A31B99">
      <w:pPr>
        <w:numPr>
          <w:ilvl w:val="0"/>
          <w:numId w:val="89"/>
        </w:numPr>
        <w:rPr>
          <w:rFonts w:ascii="Times New Roman" w:eastAsia="Times New Roman" w:hAnsi="Times New Roman"/>
          <w:szCs w:val="20"/>
        </w:rPr>
      </w:pPr>
      <w:r w:rsidRPr="000D66CF">
        <w:rPr>
          <w:rStyle w:val="Strong"/>
          <w:rFonts w:eastAsia="Times New Roman"/>
          <w:b w:val="0"/>
          <w:szCs w:val="20"/>
        </w:rPr>
        <w:t xml:space="preserve">After the one-shot HARQ-ACK re-transmission operation in step1, the UE continues in step 2 of the Rel-17 Intra-UE multiplexing framework </w:t>
      </w:r>
    </w:p>
    <w:p w14:paraId="5C35B332" w14:textId="77777777" w:rsidR="002A0498" w:rsidRPr="00DF0929" w:rsidRDefault="002A0498" w:rsidP="00A31B99">
      <w:pPr>
        <w:numPr>
          <w:ilvl w:val="1"/>
          <w:numId w:val="89"/>
        </w:numPr>
        <w:rPr>
          <w:rFonts w:ascii="Times New Roman" w:eastAsia="Times New Roman" w:hAnsi="Times New Roman"/>
          <w:color w:val="000000"/>
          <w:szCs w:val="20"/>
        </w:rPr>
      </w:pPr>
      <w:r w:rsidRPr="00DF0929">
        <w:rPr>
          <w:rStyle w:val="Strong"/>
          <w:rFonts w:eastAsia="Times New Roman"/>
          <w:b w:val="0"/>
          <w:color w:val="000000"/>
          <w:szCs w:val="20"/>
        </w:rPr>
        <w:t>There are no further restrictions imposed, e.g. multiplexing of one or a combination of LP HARQ-ACK CBs, including LP Type1 CB/Type2 CB /one-shot re-transmission CB, with one or a combination of HP HARQ-ACK CBs, including HP Type1 CB/Type2 CB /one-shot re-transmission CB in step 2 is not precluded.</w:t>
      </w:r>
    </w:p>
    <w:p w14:paraId="13286C1E" w14:textId="77777777" w:rsidR="002A0498" w:rsidRPr="002A0498" w:rsidRDefault="002A0498" w:rsidP="002A0498"/>
    <w:p w14:paraId="10C88468" w14:textId="77777777" w:rsidR="002A0498" w:rsidRPr="002A0498" w:rsidRDefault="002A0498" w:rsidP="002A0498">
      <w:pPr>
        <w:rPr>
          <w:rStyle w:val="Strong"/>
          <w:b w:val="0"/>
          <w:bCs w:val="0"/>
          <w:szCs w:val="20"/>
          <w:highlight w:val="green"/>
          <w:lang w:eastAsia="zh-CN"/>
        </w:rPr>
      </w:pPr>
      <w:r w:rsidRPr="002A0498">
        <w:rPr>
          <w:rStyle w:val="Strong"/>
          <w:b w:val="0"/>
          <w:bCs w:val="0"/>
          <w:szCs w:val="20"/>
          <w:highlight w:val="green"/>
          <w:lang w:eastAsia="zh-CN"/>
        </w:rPr>
        <w:t>Agreement</w:t>
      </w:r>
    </w:p>
    <w:p w14:paraId="778C4486" w14:textId="77777777" w:rsidR="002A0498" w:rsidRPr="000D66CF" w:rsidRDefault="002A0498" w:rsidP="002A0498">
      <w:pPr>
        <w:rPr>
          <w:rFonts w:ascii="Calibri" w:hAnsi="Calibri" w:cs="Calibri"/>
          <w:szCs w:val="20"/>
        </w:rPr>
      </w:pPr>
      <w:r w:rsidRPr="000D66CF">
        <w:rPr>
          <w:rStyle w:val="Strong"/>
          <w:b w:val="0"/>
          <w:szCs w:val="20"/>
        </w:rPr>
        <w:t>Support joint Operation of R17 Intra-UE multiplexing and semi-static PUCCH cell switching</w:t>
      </w:r>
    </w:p>
    <w:p w14:paraId="5B2DB21A" w14:textId="77777777" w:rsidR="002A0498" w:rsidRPr="002A0498" w:rsidRDefault="002A0498" w:rsidP="00A31B99">
      <w:pPr>
        <w:pStyle w:val="ListParagraph"/>
        <w:numPr>
          <w:ilvl w:val="0"/>
          <w:numId w:val="90"/>
        </w:numPr>
      </w:pPr>
      <w:r w:rsidRPr="002A0498">
        <w:rPr>
          <w:rStyle w:val="Strong"/>
          <w:rFonts w:eastAsia="Times New Roman"/>
          <w:b w:val="0"/>
        </w:rPr>
        <w:t>The Rel-17 Intra-UE multiplexing operation of step 1 and step 2 are performed using the determined target PUCCH cell based on the semi-static time domain pattern,</w:t>
      </w:r>
    </w:p>
    <w:p w14:paraId="03167F2B" w14:textId="77777777" w:rsidR="002A0498" w:rsidRPr="002A0498" w:rsidRDefault="002A0498" w:rsidP="00A31B99">
      <w:pPr>
        <w:pStyle w:val="ListParagraph"/>
        <w:numPr>
          <w:ilvl w:val="1"/>
          <w:numId w:val="90"/>
        </w:numPr>
      </w:pPr>
      <w:r w:rsidRPr="002A0498">
        <w:rPr>
          <w:rStyle w:val="Strong"/>
          <w:rFonts w:eastAsia="Times New Roman"/>
          <w:b w:val="0"/>
        </w:rPr>
        <w:lastRenderedPageBreak/>
        <w:t>i.e., once a target cell is determined based on the time-domain pattern due, the intra-UE multiplexing procedures can be applied to resolve collision in case of overlapping PUCCH resources on the target PUCCH cell.</w:t>
      </w:r>
    </w:p>
    <w:p w14:paraId="10EFE445" w14:textId="02A558EF" w:rsidR="002A0498" w:rsidRPr="002A0498" w:rsidRDefault="002A0498" w:rsidP="002A0498">
      <w:pPr>
        <w:rPr>
          <w:rStyle w:val="Strong"/>
          <w:b w:val="0"/>
          <w:bCs w:val="0"/>
          <w:szCs w:val="20"/>
          <w:u w:val="single"/>
          <w:lang w:eastAsia="zh-CN"/>
        </w:rPr>
      </w:pPr>
      <w:r w:rsidRPr="002A0498">
        <w:rPr>
          <w:rStyle w:val="Strong"/>
          <w:b w:val="0"/>
          <w:bCs w:val="0"/>
          <w:szCs w:val="20"/>
          <w:u w:val="single"/>
          <w:lang w:eastAsia="zh-CN"/>
        </w:rPr>
        <w:t>Conclusion</w:t>
      </w:r>
    </w:p>
    <w:p w14:paraId="5E14E43C" w14:textId="77777777" w:rsidR="002A0498" w:rsidRPr="000D66CF" w:rsidRDefault="002A0498" w:rsidP="002A0498">
      <w:pPr>
        <w:jc w:val="both"/>
        <w:rPr>
          <w:rStyle w:val="Strong"/>
          <w:b w:val="0"/>
          <w:szCs w:val="20"/>
          <w:lang w:eastAsia="zh-CN"/>
        </w:rPr>
      </w:pPr>
      <w:r w:rsidRPr="000D66CF">
        <w:rPr>
          <w:rStyle w:val="Strong"/>
          <w:b w:val="0"/>
          <w:szCs w:val="20"/>
          <w:lang w:eastAsia="zh-CN"/>
        </w:rPr>
        <w:t>When a UE receives a one-shot triggering DCI for HARQ-ACK re-transmission, and did not generate an HARQ-ACK codebook with the indicated PHY priority for corresponding PUCCH transmission in the original PUCCH slot, the UE ignores the triggering DCI, without determining corresponding PUCCH transmission in the PUCCH slot designated for HARQ-ACK re-transmission.</w:t>
      </w:r>
    </w:p>
    <w:p w14:paraId="6284C256" w14:textId="77777777" w:rsidR="002A0498" w:rsidRPr="002A0498" w:rsidRDefault="002A0498" w:rsidP="00A31B99">
      <w:pPr>
        <w:pStyle w:val="ListParagraph"/>
        <w:numPr>
          <w:ilvl w:val="0"/>
          <w:numId w:val="90"/>
        </w:numPr>
        <w:rPr>
          <w:rFonts w:ascii="Calibri" w:hAnsi="Calibri" w:cs="Calibri"/>
          <w:lang w:eastAsia="ko-KR"/>
        </w:rPr>
      </w:pPr>
      <w:r w:rsidRPr="00DF0929">
        <w:t>N</w:t>
      </w:r>
      <w:r w:rsidRPr="00DF0929">
        <w:rPr>
          <w:rFonts w:hint="eastAsia"/>
        </w:rPr>
        <w:t xml:space="preserve">o </w:t>
      </w:r>
      <w:r w:rsidRPr="00DF0929">
        <w:t xml:space="preserve">RAN1 </w:t>
      </w:r>
      <w:r w:rsidRPr="00DF0929">
        <w:rPr>
          <w:rFonts w:hint="eastAsia"/>
        </w:rPr>
        <w:t>specification impact</w:t>
      </w:r>
    </w:p>
    <w:p w14:paraId="4732D352" w14:textId="77777777" w:rsidR="002A0498" w:rsidRPr="002A0498" w:rsidRDefault="002A0498" w:rsidP="002A0498">
      <w:pPr>
        <w:rPr>
          <w:rStyle w:val="Strong"/>
          <w:b w:val="0"/>
          <w:bCs w:val="0"/>
          <w:szCs w:val="20"/>
          <w:u w:val="single"/>
          <w:lang w:eastAsia="zh-CN"/>
        </w:rPr>
      </w:pPr>
      <w:r w:rsidRPr="002A0498">
        <w:rPr>
          <w:rStyle w:val="Strong"/>
          <w:b w:val="0"/>
          <w:bCs w:val="0"/>
          <w:szCs w:val="20"/>
          <w:u w:val="single"/>
          <w:lang w:eastAsia="zh-CN"/>
        </w:rPr>
        <w:t>Conclusion</w:t>
      </w:r>
    </w:p>
    <w:p w14:paraId="6B87DB38" w14:textId="77777777" w:rsidR="002A0498" w:rsidRPr="000D66CF" w:rsidRDefault="002A0498" w:rsidP="002A0498">
      <w:pPr>
        <w:rPr>
          <w:rStyle w:val="Strong"/>
          <w:b w:val="0"/>
          <w:szCs w:val="20"/>
          <w:lang w:eastAsia="zh-CN"/>
        </w:rPr>
      </w:pPr>
      <w:r w:rsidRPr="000D66CF">
        <w:rPr>
          <w:rStyle w:val="Strong"/>
          <w:b w:val="0"/>
          <w:szCs w:val="20"/>
          <w:lang w:eastAsia="zh-CN"/>
        </w:rPr>
        <w:t xml:space="preserve">Semi-static PUCCH cell switching, i.e. the PUCCH cell determination based on the time-domain pattern, should be performed before UCI multiplexing/prioritization. </w:t>
      </w:r>
    </w:p>
    <w:p w14:paraId="55F1EC94" w14:textId="77777777" w:rsidR="002A0498" w:rsidRPr="002A0498" w:rsidRDefault="002A0498" w:rsidP="00A31B99">
      <w:pPr>
        <w:pStyle w:val="ListParagraph"/>
        <w:numPr>
          <w:ilvl w:val="0"/>
          <w:numId w:val="90"/>
        </w:numPr>
        <w:rPr>
          <w:rFonts w:ascii="Calibri" w:hAnsi="Calibri" w:cs="Calibri"/>
          <w:lang w:eastAsia="ko-KR"/>
        </w:rPr>
      </w:pPr>
      <w:r w:rsidRPr="000D66CF">
        <w:t>N</w:t>
      </w:r>
      <w:r w:rsidRPr="000D66CF">
        <w:rPr>
          <w:rFonts w:hint="eastAsia"/>
        </w:rPr>
        <w:t xml:space="preserve">o </w:t>
      </w:r>
      <w:r w:rsidRPr="000D66CF">
        <w:t xml:space="preserve">RAN1 </w:t>
      </w:r>
      <w:r w:rsidRPr="000D66CF">
        <w:rPr>
          <w:rFonts w:hint="eastAsia"/>
        </w:rPr>
        <w:t>specification impact</w:t>
      </w:r>
    </w:p>
    <w:p w14:paraId="3D0DBFB5" w14:textId="39C12D1A" w:rsidR="002A0498" w:rsidRDefault="002A0498" w:rsidP="002A0498">
      <w:pPr>
        <w:rPr>
          <w:szCs w:val="20"/>
          <w:lang w:eastAsia="x-none"/>
        </w:rPr>
      </w:pPr>
    </w:p>
    <w:p w14:paraId="75D1412C" w14:textId="3FD269B6" w:rsidR="00C36358" w:rsidRPr="003B49B7" w:rsidRDefault="00C36358" w:rsidP="00C36358">
      <w:r w:rsidRPr="00E40B0B">
        <w:rPr>
          <w:b/>
          <w:bCs/>
        </w:rPr>
        <w:t>Decision:</w:t>
      </w:r>
      <w:r>
        <w:t xml:space="preserve"> As per email decision posted on Feb 24</w:t>
      </w:r>
      <w:r w:rsidRPr="00C36358">
        <w:rPr>
          <w:vertAlign w:val="superscript"/>
        </w:rPr>
        <w:t>th</w:t>
      </w:r>
      <w:r>
        <w:t>,</w:t>
      </w:r>
    </w:p>
    <w:p w14:paraId="308F4F2A" w14:textId="77777777" w:rsidR="00C36358" w:rsidRPr="00C36358" w:rsidRDefault="00C36358" w:rsidP="00C36358">
      <w:pPr>
        <w:rPr>
          <w:rStyle w:val="Strong"/>
          <w:rFonts w:ascii="Times New Roman" w:hAnsi="Times New Roman"/>
          <w:b w:val="0"/>
          <w:bCs w:val="0"/>
          <w:szCs w:val="20"/>
        </w:rPr>
      </w:pPr>
      <w:r w:rsidRPr="00C36358">
        <w:rPr>
          <w:rStyle w:val="Strong"/>
          <w:rFonts w:ascii="Times New Roman" w:hAnsi="Times New Roman"/>
          <w:b w:val="0"/>
          <w:bCs w:val="0"/>
          <w:szCs w:val="20"/>
          <w:highlight w:val="green"/>
        </w:rPr>
        <w:t>Agreement</w:t>
      </w:r>
    </w:p>
    <w:p w14:paraId="04DCCA77" w14:textId="1718AE74" w:rsidR="00C36358" w:rsidRPr="00C36358" w:rsidRDefault="00C36358" w:rsidP="00C36358">
      <w:pPr>
        <w:rPr>
          <w:rFonts w:ascii="Times New Roman" w:eastAsia="SimSun" w:hAnsi="Times New Roman"/>
          <w:bCs/>
          <w:szCs w:val="20"/>
          <w:lang w:val="en-US" w:eastAsia="ko-KR"/>
        </w:rPr>
      </w:pPr>
      <w:r w:rsidRPr="00C36358">
        <w:rPr>
          <w:rStyle w:val="Strong"/>
          <w:rFonts w:ascii="Times New Roman" w:hAnsi="Times New Roman"/>
          <w:b w:val="0"/>
          <w:szCs w:val="20"/>
        </w:rPr>
        <w:t xml:space="preserve">For PUCCH cell switching, introduce a new RRC parameter in </w:t>
      </w:r>
      <w:r w:rsidRPr="00C36358">
        <w:rPr>
          <w:rStyle w:val="Emphasis"/>
          <w:rFonts w:ascii="Times New Roman" w:hAnsi="Times New Roman"/>
          <w:bCs/>
          <w:szCs w:val="20"/>
        </w:rPr>
        <w:t>SPS-Config</w:t>
      </w:r>
      <w:r w:rsidRPr="00C36358">
        <w:rPr>
          <w:rStyle w:val="Strong"/>
          <w:rFonts w:ascii="Times New Roman" w:hAnsi="Times New Roman"/>
          <w:b w:val="0"/>
          <w:szCs w:val="20"/>
        </w:rPr>
        <w:t xml:space="preserve"> to allow configuring a separate </w:t>
      </w:r>
      <w:r w:rsidRPr="00C36358">
        <w:rPr>
          <w:rStyle w:val="Strong"/>
          <w:rFonts w:ascii="Times New Roman" w:hAnsi="Times New Roman"/>
          <w:b w:val="0"/>
          <w:szCs w:val="20"/>
          <w:lang w:eastAsia="zh-CN"/>
        </w:rPr>
        <w:t>‘</w:t>
      </w:r>
      <w:r w:rsidRPr="00C36358">
        <w:rPr>
          <w:rStyle w:val="Emphasis"/>
          <w:rFonts w:ascii="Times New Roman" w:hAnsi="Times New Roman"/>
          <w:bCs/>
          <w:szCs w:val="20"/>
        </w:rPr>
        <w:t xml:space="preserve">n1PUCCH-AN’ </w:t>
      </w:r>
      <w:r w:rsidRPr="00C36358">
        <w:rPr>
          <w:rStyle w:val="Strong"/>
          <w:rFonts w:ascii="Times New Roman" w:hAnsi="Times New Roman"/>
          <w:b w:val="0"/>
          <w:szCs w:val="20"/>
        </w:rPr>
        <w:t>(i.e. PUCCH resource ID) for PUCCH sSCell for SPS HARQ operation.</w:t>
      </w:r>
    </w:p>
    <w:p w14:paraId="42EC143D" w14:textId="67AAF72F" w:rsidR="00C36358" w:rsidRPr="00C36358" w:rsidRDefault="00C36358" w:rsidP="002A0498">
      <w:pPr>
        <w:rPr>
          <w:rFonts w:ascii="Times New Roman" w:hAnsi="Times New Roman"/>
          <w:bCs/>
          <w:szCs w:val="20"/>
          <w:lang w:val="en-US" w:eastAsia="x-none"/>
        </w:rPr>
      </w:pPr>
    </w:p>
    <w:p w14:paraId="24D9ACF4" w14:textId="77777777" w:rsidR="00C36358" w:rsidRPr="00C36358" w:rsidRDefault="00C36358" w:rsidP="002A0498">
      <w:pPr>
        <w:rPr>
          <w:szCs w:val="20"/>
          <w:lang w:val="en-US" w:eastAsia="x-none"/>
        </w:rPr>
      </w:pPr>
    </w:p>
    <w:p w14:paraId="78C56077" w14:textId="54769CCA" w:rsidR="008F3C22" w:rsidRPr="002A0498" w:rsidRDefault="002328C4" w:rsidP="008F3C22">
      <w:pPr>
        <w:rPr>
          <w:b/>
          <w:bCs/>
          <w:lang w:eastAsia="x-none"/>
        </w:rPr>
      </w:pPr>
      <w:hyperlink r:id="rId1134" w:history="1">
        <w:r w:rsidR="004371F4">
          <w:rPr>
            <w:rStyle w:val="Hyperlink"/>
            <w:b/>
            <w:bCs/>
            <w:lang w:eastAsia="x-none"/>
          </w:rPr>
          <w:t>R1-2201020</w:t>
        </w:r>
      </w:hyperlink>
      <w:r w:rsidR="008F3C22" w:rsidRPr="002A0498">
        <w:rPr>
          <w:b/>
          <w:bCs/>
          <w:lang w:eastAsia="x-none"/>
        </w:rPr>
        <w:tab/>
        <w:t>Moderator summary #1 on HARQ-ACK feedback enhancements for NR Rel-17 URLLC/IIoT</w:t>
      </w:r>
      <w:r w:rsidR="008F3C22" w:rsidRPr="002A0498">
        <w:rPr>
          <w:b/>
          <w:bCs/>
          <w:lang w:eastAsia="x-none"/>
        </w:rPr>
        <w:tab/>
        <w:t>Moderator (Nokia)</w:t>
      </w:r>
    </w:p>
    <w:p w14:paraId="7249E326" w14:textId="29C7CFC0" w:rsidR="002A0498" w:rsidRDefault="008F3C22" w:rsidP="006B480F">
      <w:pPr>
        <w:rPr>
          <w:lang w:eastAsia="x-none"/>
        </w:rPr>
      </w:pPr>
      <w:r>
        <w:rPr>
          <w:lang w:eastAsia="x-none"/>
        </w:rPr>
        <w:t>From Feb 25</w:t>
      </w:r>
      <w:r w:rsidRPr="008F3C22">
        <w:rPr>
          <w:vertAlign w:val="superscript"/>
          <w:lang w:eastAsia="x-none"/>
        </w:rPr>
        <w:t>th</w:t>
      </w:r>
      <w:r>
        <w:rPr>
          <w:lang w:eastAsia="x-none"/>
        </w:rPr>
        <w:t xml:space="preserve"> GTW session,</w:t>
      </w:r>
    </w:p>
    <w:p w14:paraId="05405B28" w14:textId="77777777" w:rsidR="008F3C22" w:rsidRPr="008F3C22" w:rsidRDefault="008F3C22" w:rsidP="008F3C22">
      <w:pPr>
        <w:rPr>
          <w:rStyle w:val="Strong"/>
          <w:rFonts w:ascii="Times New Roman" w:hAnsi="Times New Roman"/>
          <w:b w:val="0"/>
          <w:bCs w:val="0"/>
          <w:szCs w:val="20"/>
        </w:rPr>
      </w:pPr>
      <w:r w:rsidRPr="008F3C22">
        <w:rPr>
          <w:rStyle w:val="Strong"/>
          <w:rFonts w:ascii="Times New Roman" w:hAnsi="Times New Roman"/>
          <w:b w:val="0"/>
          <w:bCs w:val="0"/>
          <w:szCs w:val="20"/>
          <w:highlight w:val="green"/>
        </w:rPr>
        <w:t>Agreement</w:t>
      </w:r>
    </w:p>
    <w:p w14:paraId="10F5B253" w14:textId="77777777" w:rsidR="008F3C22" w:rsidRPr="008F3C22" w:rsidRDefault="008F3C22" w:rsidP="008F3C22">
      <w:pPr>
        <w:rPr>
          <w:rFonts w:ascii="Times New Roman" w:hAnsi="Times New Roman"/>
          <w:szCs w:val="20"/>
          <w:lang w:val="en-US" w:eastAsia="zh-CN"/>
        </w:rPr>
      </w:pPr>
      <w:r w:rsidRPr="008F3C22">
        <w:rPr>
          <w:rFonts w:ascii="Times New Roman" w:hAnsi="Times New Roman"/>
          <w:szCs w:val="20"/>
          <w:lang w:eastAsia="zh-CN"/>
        </w:rPr>
        <w:t xml:space="preserve">The Rel-16 PHY prioritization operation and Rel-16 Type 3 with PHY priority operation &amp; Rel-17 enhanced Type 3 HARQ-ACK CB with PHY priority operation is further clarified as: </w:t>
      </w:r>
    </w:p>
    <w:p w14:paraId="3CC6D4BF" w14:textId="77777777" w:rsidR="008F3C22" w:rsidRPr="008F3C22" w:rsidRDefault="008F3C22" w:rsidP="00A31B99">
      <w:pPr>
        <w:pStyle w:val="ListParagraph"/>
        <w:numPr>
          <w:ilvl w:val="0"/>
          <w:numId w:val="90"/>
        </w:numPr>
        <w:rPr>
          <w:rFonts w:eastAsia="Times New Roman"/>
          <w:lang w:eastAsia="zh-CN"/>
        </w:rPr>
      </w:pPr>
      <w:r w:rsidRPr="008F3C22">
        <w:rPr>
          <w:rFonts w:eastAsia="Times New Roman"/>
          <w:lang w:eastAsia="zh-CN"/>
        </w:rPr>
        <w:t xml:space="preserve">For Rel-17 enhanced Type 3 HARQ-ACK CB operation, the restriction on the Type 1 / Type 2 HARQ-ACK CB mapping from the earlier agreement </w:t>
      </w:r>
      <w:r w:rsidRPr="008F3C22">
        <w:rPr>
          <w:rFonts w:eastAsia="Times New Roman"/>
          <w:color w:val="00B0F0"/>
          <w:lang w:eastAsia="zh-CN"/>
        </w:rPr>
        <w:t xml:space="preserve">below </w:t>
      </w:r>
      <w:r w:rsidRPr="008F3C22">
        <w:rPr>
          <w:rFonts w:eastAsia="Times New Roman"/>
          <w:lang w:eastAsia="zh-CN"/>
        </w:rPr>
        <w:t xml:space="preserve">is only applicable to the same PHY priority of the Type 1 / Type 2 CB as the PUCCH for the enhanced Type 3 CB re-transmission. A LP PUCCH </w:t>
      </w:r>
      <w:r w:rsidRPr="008F3C22">
        <w:rPr>
          <w:rFonts w:eastAsia="Times New Roman"/>
          <w:color w:val="FF0000"/>
          <w:lang w:eastAsia="zh-CN"/>
        </w:rPr>
        <w:t xml:space="preserve">(or PUSCH) carrying the R17 enh. Type 3 CB </w:t>
      </w:r>
      <w:r w:rsidRPr="008F3C22">
        <w:rPr>
          <w:rFonts w:eastAsia="Times New Roman"/>
          <w:lang w:eastAsia="zh-CN"/>
        </w:rPr>
        <w:t xml:space="preserve">is dropped according to the Rel-16 PHY prioritization procedures in case of </w:t>
      </w:r>
      <w:r w:rsidRPr="008F3C22">
        <w:rPr>
          <w:rFonts w:eastAsia="Times New Roman"/>
          <w:color w:val="FF0000"/>
          <w:lang w:eastAsia="zh-CN"/>
        </w:rPr>
        <w:t xml:space="preserve">an </w:t>
      </w:r>
      <w:r w:rsidRPr="008F3C22">
        <w:rPr>
          <w:rFonts w:eastAsia="Times New Roman"/>
          <w:lang w:eastAsia="zh-CN"/>
        </w:rPr>
        <w:t>overlapping HP channel.</w:t>
      </w:r>
    </w:p>
    <w:tbl>
      <w:tblPr>
        <w:tblW w:w="0" w:type="auto"/>
        <w:tblInd w:w="720" w:type="dxa"/>
        <w:tblCellMar>
          <w:left w:w="0" w:type="dxa"/>
          <w:right w:w="0" w:type="dxa"/>
        </w:tblCellMar>
        <w:tblLook w:val="04A0" w:firstRow="1" w:lastRow="0" w:firstColumn="1" w:lastColumn="0" w:noHBand="0" w:noVBand="1"/>
      </w:tblPr>
      <w:tblGrid>
        <w:gridCol w:w="9396"/>
      </w:tblGrid>
      <w:tr w:rsidR="008F3C22" w:rsidRPr="008F3C22" w14:paraId="17B9CB03" w14:textId="77777777" w:rsidTr="001A7C80">
        <w:tc>
          <w:tcPr>
            <w:tcW w:w="93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2DC7EE0" w14:textId="77777777" w:rsidR="008F3C22" w:rsidRPr="008F3C22" w:rsidRDefault="008F3C22" w:rsidP="008F3C22">
            <w:pPr>
              <w:rPr>
                <w:rFonts w:ascii="Arial" w:eastAsia="Calibri" w:hAnsi="Arial" w:cs="Arial"/>
                <w:sz w:val="16"/>
                <w:szCs w:val="16"/>
                <w:lang w:eastAsia="zh-CN"/>
              </w:rPr>
            </w:pPr>
            <w:r w:rsidRPr="008F3C22">
              <w:rPr>
                <w:rFonts w:ascii="Arial" w:hAnsi="Arial" w:cs="Arial"/>
                <w:sz w:val="16"/>
                <w:szCs w:val="16"/>
                <w:highlight w:val="green"/>
                <w:lang w:eastAsia="zh-CN"/>
              </w:rPr>
              <w:t>Agreement</w:t>
            </w:r>
            <w:r w:rsidRPr="008F3C22">
              <w:rPr>
                <w:rFonts w:ascii="Arial" w:hAnsi="Arial" w:cs="Arial"/>
                <w:sz w:val="16"/>
                <w:szCs w:val="16"/>
                <w:lang w:eastAsia="zh-CN"/>
              </w:rPr>
              <w:t xml:space="preserve"> </w:t>
            </w:r>
          </w:p>
          <w:p w14:paraId="4FFC28E5" w14:textId="77777777" w:rsidR="008F3C22" w:rsidRPr="008F3C22" w:rsidRDefault="008F3C22" w:rsidP="008F3C22">
            <w:pPr>
              <w:rPr>
                <w:rFonts w:ascii="Arial" w:hAnsi="Arial" w:cs="Arial"/>
                <w:sz w:val="16"/>
                <w:szCs w:val="16"/>
              </w:rPr>
            </w:pPr>
            <w:r w:rsidRPr="008F3C22">
              <w:rPr>
                <w:rFonts w:ascii="Arial" w:hAnsi="Arial" w:cs="Arial"/>
                <w:sz w:val="16"/>
                <w:szCs w:val="16"/>
                <w:lang w:eastAsia="zh-CN"/>
              </w:rPr>
              <w:t xml:space="preserve">For the </w:t>
            </w:r>
            <w:r w:rsidRPr="008F3C22">
              <w:rPr>
                <w:rFonts w:ascii="Arial" w:hAnsi="Arial" w:cs="Arial"/>
                <w:sz w:val="16"/>
                <w:szCs w:val="16"/>
              </w:rPr>
              <w:t>enhanced Type 3 HARQ-ACK CB of smaller size triggered in a PUCCH slot</w:t>
            </w:r>
            <w:r w:rsidRPr="008F3C22">
              <w:rPr>
                <w:rFonts w:ascii="Arial" w:hAnsi="Arial" w:cs="Arial"/>
                <w:sz w:val="16"/>
                <w:szCs w:val="16"/>
                <w:lang w:eastAsia="zh-CN"/>
              </w:rPr>
              <w:t xml:space="preserve">, the UE is not expecting HARQ-ACK information in a Type 1 or Type 2 HARQ-ACK CB to be transmitted that cannot be mapped to the </w:t>
            </w:r>
            <w:r w:rsidRPr="008F3C22">
              <w:rPr>
                <w:rFonts w:ascii="Arial" w:hAnsi="Arial" w:cs="Arial"/>
                <w:sz w:val="16"/>
                <w:szCs w:val="16"/>
              </w:rPr>
              <w:t xml:space="preserve">enhanced Type 3 HARQ-ACK CB of smaller size </w:t>
            </w:r>
            <w:r w:rsidRPr="008F3C22">
              <w:rPr>
                <w:rFonts w:ascii="Arial" w:hAnsi="Arial" w:cs="Arial"/>
                <w:sz w:val="16"/>
                <w:szCs w:val="16"/>
                <w:lang w:eastAsia="zh-CN"/>
              </w:rPr>
              <w:t>as the HARQ process is not part of the codebook</w:t>
            </w:r>
            <w:r w:rsidRPr="008F3C22">
              <w:rPr>
                <w:rFonts w:ascii="Arial" w:hAnsi="Arial" w:cs="Arial"/>
                <w:sz w:val="16"/>
                <w:szCs w:val="16"/>
              </w:rPr>
              <w:t xml:space="preserve">. </w:t>
            </w:r>
          </w:p>
        </w:tc>
      </w:tr>
    </w:tbl>
    <w:p w14:paraId="4DADE231" w14:textId="77777777" w:rsidR="008F3C22" w:rsidRPr="008F3C22" w:rsidRDefault="008F3C22" w:rsidP="00A31B99">
      <w:pPr>
        <w:pStyle w:val="ListParagraph"/>
        <w:numPr>
          <w:ilvl w:val="0"/>
          <w:numId w:val="90"/>
        </w:numPr>
        <w:rPr>
          <w:rFonts w:eastAsia="Times New Roman"/>
          <w:lang w:eastAsia="zh-CN"/>
        </w:rPr>
      </w:pPr>
      <w:r w:rsidRPr="008F3C22">
        <w:rPr>
          <w:rFonts w:eastAsia="Times New Roman"/>
          <w:lang w:eastAsia="zh-CN"/>
        </w:rPr>
        <w:t xml:space="preserve">For Rel-16 Type HARQ-ACK 3 HARQ-ACK CB operation, the UE creates the Rel-16 Type 3 HARQ-ACK CB for transmission on a PUCCH of the indicated priority. A LP PUCCH </w:t>
      </w:r>
      <w:r w:rsidRPr="008F3C22">
        <w:rPr>
          <w:rFonts w:eastAsia="Times New Roman"/>
          <w:color w:val="FF0000"/>
          <w:lang w:eastAsia="zh-CN"/>
        </w:rPr>
        <w:t>(or PUSCH) carrying the R16 Type 3 HARQ-ACK CB</w:t>
      </w:r>
      <w:r w:rsidRPr="008F3C22">
        <w:rPr>
          <w:rFonts w:eastAsia="Times New Roman"/>
          <w:lang w:eastAsia="zh-CN"/>
        </w:rPr>
        <w:t xml:space="preserve"> is dropped according to the Rel-16 PHY prioritization procedures in case of </w:t>
      </w:r>
      <w:r w:rsidRPr="008F3C22">
        <w:rPr>
          <w:rFonts w:eastAsia="Times New Roman"/>
          <w:color w:val="FF0000"/>
          <w:lang w:eastAsia="zh-CN"/>
        </w:rPr>
        <w:t xml:space="preserve">an </w:t>
      </w:r>
      <w:r w:rsidRPr="008F3C22">
        <w:rPr>
          <w:rFonts w:eastAsia="Times New Roman"/>
          <w:lang w:eastAsia="zh-CN"/>
        </w:rPr>
        <w:t xml:space="preserve">overlapping HP channel. </w:t>
      </w:r>
    </w:p>
    <w:p w14:paraId="2404E64F" w14:textId="77777777" w:rsidR="008F3C22" w:rsidRPr="008F3C22" w:rsidRDefault="008F3C22" w:rsidP="008F3C22">
      <w:pPr>
        <w:rPr>
          <w:rFonts w:ascii="Times New Roman" w:hAnsi="Times New Roman"/>
          <w:szCs w:val="20"/>
          <w:lang w:eastAsia="x-none"/>
        </w:rPr>
      </w:pPr>
    </w:p>
    <w:p w14:paraId="5936A245" w14:textId="10FBD475" w:rsidR="008F3C22" w:rsidRDefault="008F3C22" w:rsidP="008F3C22">
      <w:pPr>
        <w:rPr>
          <w:rFonts w:ascii="Times New Roman" w:eastAsia="Calibri" w:hAnsi="Times New Roman"/>
          <w:szCs w:val="20"/>
          <w:lang w:eastAsia="zh-CN"/>
        </w:rPr>
      </w:pPr>
      <w:r w:rsidRPr="00FE3AFB">
        <w:rPr>
          <w:rFonts w:ascii="Times New Roman" w:eastAsia="Calibri" w:hAnsi="Times New Roman"/>
          <w:szCs w:val="20"/>
          <w:lang w:eastAsia="zh-CN"/>
        </w:rPr>
        <w:t>Proposal:</w:t>
      </w:r>
      <w:r w:rsidRPr="008F3C22">
        <w:rPr>
          <w:rFonts w:ascii="Times New Roman" w:eastAsia="Calibri" w:hAnsi="Times New Roman"/>
          <w:szCs w:val="20"/>
          <w:lang w:eastAsia="zh-CN"/>
        </w:rPr>
        <w:t xml:space="preserve"> </w:t>
      </w:r>
    </w:p>
    <w:p w14:paraId="6B04358B" w14:textId="27934E7C" w:rsidR="008F3C22" w:rsidRPr="008F3C22" w:rsidRDefault="008F3C22" w:rsidP="008F3C22">
      <w:pPr>
        <w:rPr>
          <w:rFonts w:ascii="Times New Roman" w:eastAsia="Calibri" w:hAnsi="Times New Roman"/>
          <w:szCs w:val="20"/>
          <w:lang w:eastAsia="zh-CN"/>
        </w:rPr>
      </w:pPr>
      <w:r w:rsidRPr="008F3C22">
        <w:rPr>
          <w:rFonts w:ascii="Times New Roman" w:eastAsia="Calibri" w:hAnsi="Times New Roman"/>
          <w:szCs w:val="20"/>
          <w:lang w:eastAsia="zh-CN"/>
        </w:rPr>
        <w:t xml:space="preserve">Support joint operation of PUCCH repetition and dynamic PUCCH carrier switching in Rel-17. </w:t>
      </w:r>
    </w:p>
    <w:p w14:paraId="1B871554" w14:textId="77777777" w:rsidR="008F3C22" w:rsidRPr="008F3C22" w:rsidRDefault="008F3C22" w:rsidP="00A31B99">
      <w:pPr>
        <w:pStyle w:val="ListParagraph"/>
        <w:numPr>
          <w:ilvl w:val="0"/>
          <w:numId w:val="90"/>
        </w:numPr>
        <w:rPr>
          <w:rFonts w:eastAsia="Calibri"/>
          <w:lang w:eastAsia="zh-CN"/>
        </w:rPr>
      </w:pPr>
      <w:r w:rsidRPr="008F3C22">
        <w:rPr>
          <w:rFonts w:eastAsia="Calibri"/>
          <w:lang w:eastAsia="zh-CN"/>
        </w:rPr>
        <w:t xml:space="preserve">The PUCCH cell indication in the DCI scheduling the PUCCH is applicable for all the PUCCH repetitions. </w:t>
      </w:r>
    </w:p>
    <w:p w14:paraId="2849E67F" w14:textId="77777777" w:rsidR="008F3C22" w:rsidRPr="008F3C22" w:rsidRDefault="008F3C22" w:rsidP="008F3C22">
      <w:pPr>
        <w:rPr>
          <w:rFonts w:ascii="Times New Roman" w:hAnsi="Times New Roman"/>
          <w:szCs w:val="20"/>
          <w:lang w:eastAsia="x-none"/>
        </w:rPr>
      </w:pPr>
      <w:r w:rsidRPr="008F3C22">
        <w:rPr>
          <w:rFonts w:ascii="Times New Roman" w:hAnsi="Times New Roman"/>
          <w:szCs w:val="20"/>
          <w:lang w:eastAsia="x-none"/>
        </w:rPr>
        <w:t>Objected by Samsung</w:t>
      </w:r>
    </w:p>
    <w:p w14:paraId="361C6BB5" w14:textId="77777777" w:rsidR="008F3C22" w:rsidRPr="008F3C22" w:rsidRDefault="008F3C22" w:rsidP="008F3C22">
      <w:pPr>
        <w:rPr>
          <w:rFonts w:ascii="Times New Roman" w:hAnsi="Times New Roman"/>
          <w:szCs w:val="20"/>
          <w:lang w:eastAsia="x-none"/>
        </w:rPr>
      </w:pPr>
    </w:p>
    <w:p w14:paraId="7B5CC2DC" w14:textId="77777777" w:rsidR="008F3C22" w:rsidRPr="008F3C22" w:rsidRDefault="008F3C22" w:rsidP="008F3C22">
      <w:pPr>
        <w:rPr>
          <w:rFonts w:ascii="Times New Roman" w:hAnsi="Times New Roman"/>
          <w:szCs w:val="20"/>
          <w:lang w:eastAsia="x-none"/>
        </w:rPr>
      </w:pPr>
    </w:p>
    <w:p w14:paraId="30AC7665" w14:textId="77777777" w:rsidR="008F3C22" w:rsidRPr="008F3C22" w:rsidRDefault="008F3C22" w:rsidP="008F3C22">
      <w:pPr>
        <w:rPr>
          <w:rFonts w:ascii="Times New Roman" w:eastAsia="Calibri" w:hAnsi="Times New Roman"/>
          <w:szCs w:val="20"/>
          <w:highlight w:val="green"/>
          <w:lang w:eastAsia="zh-CN"/>
        </w:rPr>
      </w:pPr>
      <w:r w:rsidRPr="008F3C22">
        <w:rPr>
          <w:rFonts w:ascii="Times New Roman" w:eastAsia="Calibri" w:hAnsi="Times New Roman"/>
          <w:szCs w:val="20"/>
          <w:highlight w:val="green"/>
          <w:lang w:eastAsia="zh-CN"/>
        </w:rPr>
        <w:t xml:space="preserve">Agreement </w:t>
      </w:r>
    </w:p>
    <w:p w14:paraId="6346DFEC" w14:textId="03F8507D" w:rsidR="008F3C22" w:rsidRPr="009B5B77" w:rsidRDefault="008F3C22" w:rsidP="008F3C22">
      <w:pPr>
        <w:rPr>
          <w:rFonts w:ascii="Times New Roman" w:eastAsia="Calibri" w:hAnsi="Times New Roman"/>
          <w:szCs w:val="20"/>
          <w:lang w:eastAsia="zh-CN"/>
        </w:rPr>
      </w:pPr>
      <w:r w:rsidRPr="009B5B77">
        <w:rPr>
          <w:rFonts w:ascii="Times New Roman" w:eastAsia="Calibri" w:hAnsi="Times New Roman"/>
          <w:szCs w:val="20"/>
          <w:lang w:eastAsia="zh-CN"/>
        </w:rPr>
        <w:t>For SPS HARQ-ACK deferral, a UE is not expecting to be configured with both, SPS HARQ deferral for any of the SPS configurations of a PHY priority, and PUCCH repetitions for any PUCCH resource of the same PHY priority.</w:t>
      </w:r>
    </w:p>
    <w:p w14:paraId="31095BC5" w14:textId="77777777" w:rsidR="008F3C22" w:rsidRPr="008F3C22" w:rsidRDefault="008F3C22" w:rsidP="008F3C22">
      <w:pPr>
        <w:rPr>
          <w:rFonts w:ascii="Times New Roman" w:hAnsi="Times New Roman"/>
          <w:szCs w:val="20"/>
          <w:lang w:eastAsia="x-none"/>
        </w:rPr>
      </w:pPr>
    </w:p>
    <w:p w14:paraId="256285A4" w14:textId="451F5C40" w:rsidR="008F3C22" w:rsidRPr="003B49B7" w:rsidRDefault="008F3C22" w:rsidP="008F3C22">
      <w:r w:rsidRPr="00E40B0B">
        <w:rPr>
          <w:b/>
          <w:bCs/>
        </w:rPr>
        <w:t>Decision:</w:t>
      </w:r>
      <w:r>
        <w:t xml:space="preserve"> As per email decision posted on Feb 28</w:t>
      </w:r>
      <w:r w:rsidRPr="008F3C22">
        <w:rPr>
          <w:vertAlign w:val="superscript"/>
        </w:rPr>
        <w:t>th</w:t>
      </w:r>
      <w:r>
        <w:t>,</w:t>
      </w:r>
    </w:p>
    <w:p w14:paraId="43F39F13" w14:textId="77777777" w:rsidR="008F3C22" w:rsidRDefault="008F3C22" w:rsidP="008F3C22">
      <w:pPr>
        <w:rPr>
          <w:rFonts w:ascii="Calibri" w:hAnsi="Calibri"/>
          <w:szCs w:val="22"/>
          <w:lang w:val="en-US" w:eastAsia="en-GB"/>
        </w:rPr>
      </w:pPr>
      <w:r>
        <w:rPr>
          <w:highlight w:val="green"/>
          <w:lang w:val="en-US"/>
        </w:rPr>
        <w:t>Agreement</w:t>
      </w:r>
    </w:p>
    <w:p w14:paraId="742A64A8" w14:textId="77777777" w:rsidR="008F3C22" w:rsidRDefault="008F3C22" w:rsidP="008F3C22">
      <w:pPr>
        <w:rPr>
          <w:rFonts w:ascii="Times New Roman" w:hAnsi="Times New Roman"/>
          <w:lang w:val="en-US"/>
        </w:rPr>
      </w:pPr>
      <w:r>
        <w:rPr>
          <w:lang w:val="en-US"/>
        </w:rPr>
        <w:t>The following TP to 38.213 is endorsed for the editor’s CR:</w:t>
      </w:r>
    </w:p>
    <w:tbl>
      <w:tblPr>
        <w:tblW w:w="0" w:type="auto"/>
        <w:tblInd w:w="562" w:type="dxa"/>
        <w:tblCellMar>
          <w:left w:w="0" w:type="dxa"/>
          <w:right w:w="0" w:type="dxa"/>
        </w:tblCellMar>
        <w:tblLook w:val="04A0" w:firstRow="1" w:lastRow="0" w:firstColumn="1" w:lastColumn="0" w:noHBand="0" w:noVBand="1"/>
      </w:tblPr>
      <w:tblGrid>
        <w:gridCol w:w="9351"/>
      </w:tblGrid>
      <w:tr w:rsidR="008F3C22" w:rsidRPr="008F3C22" w14:paraId="061F7353" w14:textId="77777777" w:rsidTr="008F3C22">
        <w:tc>
          <w:tcPr>
            <w:tcW w:w="935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964692F" w14:textId="00FA6E57" w:rsidR="008F3C22" w:rsidRPr="008F3C22" w:rsidRDefault="008F3C22" w:rsidP="008F3C22">
            <w:pPr>
              <w:rPr>
                <w:lang w:val="en-US" w:eastAsia="en-GB"/>
              </w:rPr>
            </w:pPr>
            <w:r w:rsidRPr="008F3C22">
              <w:rPr>
                <w:rFonts w:ascii="Arial" w:hAnsi="Arial" w:cs="Arial"/>
                <w:sz w:val="16"/>
                <w:szCs w:val="16"/>
                <w:lang w:eastAsia="fr-FR"/>
              </w:rPr>
              <w:t>9.2.5.4</w:t>
            </w:r>
            <w:r>
              <w:rPr>
                <w:lang w:val="en-US" w:eastAsia="en-GB"/>
              </w:rPr>
              <w:tab/>
            </w:r>
            <w:r w:rsidRPr="008F3C22">
              <w:rPr>
                <w:rFonts w:ascii="Arial" w:hAnsi="Arial" w:cs="Arial"/>
                <w:sz w:val="16"/>
                <w:szCs w:val="16"/>
                <w:lang w:eastAsia="fr-FR"/>
              </w:rPr>
              <w:t xml:space="preserve">UE procedure for deferring HARQ-ACK for SPS PDSCH </w:t>
            </w:r>
          </w:p>
          <w:p w14:paraId="3C23F622" w14:textId="77777777" w:rsidR="008F3C22" w:rsidRPr="008F3C22" w:rsidRDefault="008F3C22" w:rsidP="008F3C22">
            <w:pPr>
              <w:ind w:left="568" w:hanging="284"/>
              <w:rPr>
                <w:rFonts w:ascii="Arial" w:hAnsi="Arial" w:cs="Arial"/>
                <w:sz w:val="16"/>
                <w:szCs w:val="16"/>
                <w:lang w:eastAsia="fr-FR"/>
              </w:rPr>
            </w:pPr>
            <w:r w:rsidRPr="008F3C22">
              <w:rPr>
                <w:rFonts w:ascii="Arial" w:hAnsi="Arial" w:cs="Arial"/>
                <w:sz w:val="16"/>
                <w:szCs w:val="16"/>
                <w:lang w:eastAsia="fr-FR"/>
              </w:rPr>
              <w:t>…</w:t>
            </w:r>
          </w:p>
          <w:p w14:paraId="4AA649D2" w14:textId="77777777" w:rsidR="008F3C22" w:rsidRPr="008F3C22" w:rsidRDefault="008F3C22" w:rsidP="008F3C22">
            <w:pPr>
              <w:ind w:left="568" w:hanging="284"/>
              <w:rPr>
                <w:rFonts w:ascii="Arial" w:hAnsi="Arial" w:cs="Arial"/>
                <w:color w:val="FF0000"/>
                <w:sz w:val="16"/>
                <w:szCs w:val="16"/>
                <w:lang w:eastAsia="fr-FR"/>
              </w:rPr>
            </w:pPr>
            <w:r w:rsidRPr="008F3C22">
              <w:rPr>
                <w:rFonts w:ascii="Arial" w:hAnsi="Arial" w:cs="Arial"/>
                <w:sz w:val="16"/>
                <w:szCs w:val="16"/>
                <w:lang w:eastAsia="fr-FR"/>
              </w:rPr>
              <w:t xml:space="preserve">-     the second HARQ-ACK information bits, generated as described in clause 9.1.2, are appended in a HARQ-ACK codebook the UE generates as described in clauses 9.1.2, 9.1.2.1, </w:t>
            </w:r>
            <w:r w:rsidRPr="008F3C22">
              <w:rPr>
                <w:rFonts w:ascii="Arial" w:hAnsi="Arial" w:cs="Arial"/>
                <w:strike/>
                <w:color w:val="FF0000"/>
                <w:sz w:val="16"/>
                <w:szCs w:val="16"/>
                <w:highlight w:val="yellow"/>
                <w:u w:val="single"/>
                <w:lang w:eastAsia="fr-FR"/>
              </w:rPr>
              <w:t>or</w:t>
            </w:r>
            <w:r w:rsidRPr="008F3C22">
              <w:rPr>
                <w:rFonts w:ascii="Arial" w:hAnsi="Arial" w:cs="Arial"/>
                <w:strike/>
                <w:color w:val="FF0000"/>
                <w:sz w:val="16"/>
                <w:szCs w:val="16"/>
                <w:u w:val="single"/>
                <w:lang w:eastAsia="fr-FR"/>
              </w:rPr>
              <w:t xml:space="preserve"> </w:t>
            </w:r>
            <w:r w:rsidRPr="008F3C22">
              <w:rPr>
                <w:rFonts w:ascii="Arial" w:hAnsi="Arial" w:cs="Arial"/>
                <w:sz w:val="16"/>
                <w:szCs w:val="16"/>
                <w:lang w:eastAsia="fr-FR"/>
              </w:rPr>
              <w:t xml:space="preserve">9.1.3.1 </w:t>
            </w:r>
            <w:r w:rsidRPr="008F3C22">
              <w:rPr>
                <w:rFonts w:ascii="Arial" w:hAnsi="Arial" w:cs="Arial"/>
                <w:color w:val="FF0000"/>
                <w:sz w:val="16"/>
                <w:szCs w:val="16"/>
                <w:highlight w:val="yellow"/>
                <w:u w:val="single"/>
                <w:lang w:eastAsia="fr-FR"/>
              </w:rPr>
              <w:t>or 9.1.5</w:t>
            </w:r>
          </w:p>
          <w:p w14:paraId="67CB87A3" w14:textId="7E2081B3" w:rsidR="008F3C22" w:rsidRPr="008F3C22" w:rsidRDefault="008F3C22" w:rsidP="008F3C22">
            <w:pPr>
              <w:ind w:left="851" w:hanging="284"/>
              <w:rPr>
                <w:rFonts w:ascii="Arial" w:hAnsi="Arial" w:cs="Arial"/>
                <w:sz w:val="16"/>
                <w:szCs w:val="16"/>
                <w:lang w:eastAsia="fr-FR"/>
              </w:rPr>
            </w:pPr>
            <w:r w:rsidRPr="008F3C22">
              <w:rPr>
                <w:rFonts w:ascii="Arial" w:hAnsi="Arial" w:cs="Arial"/>
                <w:sz w:val="16"/>
                <w:szCs w:val="16"/>
                <w:lang w:eastAsia="fr-FR"/>
              </w:rPr>
              <w:t>-     if the UE would receive a PDSCH providing a TB for a same HARQ process as a HARQ-ACK information bit from the second HARQ-ACK information bits prior to transmitting the PUCCH or the PUSCH, the UE does not include the HARQ-ACK information bit in the HARQ-ACK information bits.</w:t>
            </w:r>
          </w:p>
        </w:tc>
      </w:tr>
    </w:tbl>
    <w:p w14:paraId="7F97FB55" w14:textId="3D8A8909" w:rsidR="008F3C22" w:rsidRDefault="008F3C22" w:rsidP="008F3C22">
      <w:pPr>
        <w:rPr>
          <w:lang w:val="en-US" w:eastAsia="en-GB"/>
        </w:rPr>
      </w:pPr>
    </w:p>
    <w:p w14:paraId="0491F753" w14:textId="77777777" w:rsidR="008F3C22" w:rsidRPr="009B5B77" w:rsidRDefault="008F3C22" w:rsidP="008F3C22">
      <w:pPr>
        <w:rPr>
          <w:color w:val="000000"/>
          <w:lang w:val="en-US"/>
        </w:rPr>
      </w:pPr>
      <w:r w:rsidRPr="009B5B77">
        <w:rPr>
          <w:color w:val="000000"/>
          <w:highlight w:val="green"/>
          <w:lang w:val="en-US"/>
        </w:rPr>
        <w:t>Agreement</w:t>
      </w:r>
    </w:p>
    <w:p w14:paraId="6EC9DFF9" w14:textId="77777777" w:rsidR="008F3C22" w:rsidRPr="009B5B77" w:rsidRDefault="008F3C22" w:rsidP="008F3C22">
      <w:pPr>
        <w:rPr>
          <w:rFonts w:ascii="Times New Roman" w:hAnsi="Times New Roman"/>
          <w:lang w:val="en-US"/>
        </w:rPr>
      </w:pPr>
      <w:r w:rsidRPr="009B5B77">
        <w:rPr>
          <w:lang w:val="en-US"/>
        </w:rPr>
        <w:t>The following TP to 38.213 is endorsed for the editor’s CR:</w:t>
      </w:r>
    </w:p>
    <w:tbl>
      <w:tblPr>
        <w:tblW w:w="0" w:type="auto"/>
        <w:tblInd w:w="562" w:type="dxa"/>
        <w:tblCellMar>
          <w:left w:w="0" w:type="dxa"/>
          <w:right w:w="0" w:type="dxa"/>
        </w:tblCellMar>
        <w:tblLook w:val="04A0" w:firstRow="1" w:lastRow="0" w:firstColumn="1" w:lastColumn="0" w:noHBand="0" w:noVBand="1"/>
      </w:tblPr>
      <w:tblGrid>
        <w:gridCol w:w="9351"/>
      </w:tblGrid>
      <w:tr w:rsidR="008F3C22" w:rsidRPr="008F3C22" w14:paraId="03329350" w14:textId="77777777" w:rsidTr="008F3C22">
        <w:tc>
          <w:tcPr>
            <w:tcW w:w="935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BC3A851" w14:textId="793C4DC4" w:rsidR="008F3C22" w:rsidRPr="008F3C22" w:rsidRDefault="008F3C22" w:rsidP="008F3C22">
            <w:pPr>
              <w:rPr>
                <w:rFonts w:ascii="Arial" w:hAnsi="Arial" w:cs="Arial"/>
                <w:sz w:val="16"/>
                <w:szCs w:val="16"/>
                <w:lang w:val="en-US" w:eastAsia="en-GB"/>
              </w:rPr>
            </w:pPr>
            <w:r w:rsidRPr="008F3C22">
              <w:rPr>
                <w:rFonts w:ascii="Arial" w:hAnsi="Arial" w:cs="Arial"/>
                <w:sz w:val="16"/>
                <w:szCs w:val="16"/>
                <w:lang w:eastAsia="zh-CN"/>
              </w:rPr>
              <w:lastRenderedPageBreak/>
              <w:t>9.2.5.4</w:t>
            </w:r>
            <w:r w:rsidRPr="008F3C22">
              <w:rPr>
                <w:rFonts w:ascii="Arial" w:hAnsi="Arial" w:cs="Arial"/>
                <w:sz w:val="16"/>
                <w:szCs w:val="16"/>
                <w:lang w:val="en-US" w:eastAsia="en-GB"/>
              </w:rPr>
              <w:tab/>
            </w:r>
            <w:r w:rsidRPr="008F3C22">
              <w:rPr>
                <w:rFonts w:ascii="Arial" w:hAnsi="Arial" w:cs="Arial"/>
                <w:sz w:val="16"/>
                <w:szCs w:val="16"/>
                <w:lang w:eastAsia="zh-CN"/>
              </w:rPr>
              <w:t xml:space="preserve">UE procedure for deferring HARQ-ACK for SPS PDSCH </w:t>
            </w:r>
          </w:p>
          <w:p w14:paraId="7C1D0064" w14:textId="77777777" w:rsidR="008F3C22" w:rsidRPr="008F3C22" w:rsidRDefault="008F3C22" w:rsidP="008F3C22">
            <w:pPr>
              <w:rPr>
                <w:rFonts w:ascii="Arial" w:hAnsi="Arial" w:cs="Arial"/>
                <w:sz w:val="16"/>
                <w:szCs w:val="16"/>
                <w:lang w:eastAsia="zh-CN"/>
              </w:rPr>
            </w:pPr>
            <w:r w:rsidRPr="008F3C22">
              <w:rPr>
                <w:rFonts w:ascii="Arial" w:hAnsi="Arial" w:cs="Arial"/>
                <w:sz w:val="16"/>
                <w:szCs w:val="16"/>
                <w:lang w:eastAsia="zh-CN"/>
              </w:rPr>
              <w:t xml:space="preserve">If a UE is provided </w:t>
            </w:r>
            <w:r w:rsidRPr="008F3C22">
              <w:rPr>
                <w:rFonts w:ascii="Arial" w:hAnsi="Arial" w:cs="Arial"/>
                <w:i/>
                <w:iCs/>
                <w:sz w:val="16"/>
                <w:szCs w:val="16"/>
                <w:lang w:eastAsia="zh-CN"/>
              </w:rPr>
              <w:t>spsHARQdeferral</w:t>
            </w:r>
            <w:r w:rsidRPr="008F3C22">
              <w:rPr>
                <w:rFonts w:ascii="Arial" w:hAnsi="Arial" w:cs="Arial"/>
                <w:sz w:val="16"/>
                <w:szCs w:val="16"/>
                <w:lang w:eastAsia="zh-CN"/>
              </w:rPr>
              <w:t xml:space="preserve"> and, after performing the procedures in clauses 9 and 9.2.5 to resolve overlapping among PUCCHs and PUSCHs in a first slot</w:t>
            </w:r>
            <w:r w:rsidRPr="008F3C22">
              <w:rPr>
                <w:rFonts w:ascii="Arial" w:hAnsi="Arial" w:cs="Arial"/>
                <w:color w:val="FF0000"/>
                <w:sz w:val="16"/>
                <w:szCs w:val="16"/>
                <w:lang w:eastAsia="zh-CN"/>
              </w:rPr>
              <w:t xml:space="preserve"> </w:t>
            </w:r>
            <w:r w:rsidRPr="008F3C22">
              <w:rPr>
                <w:rFonts w:ascii="Arial" w:hAnsi="Arial" w:cs="Arial"/>
                <w:color w:val="FF0000"/>
                <w:sz w:val="16"/>
                <w:szCs w:val="16"/>
                <w:highlight w:val="yellow"/>
                <w:lang w:eastAsia="zh-CN"/>
              </w:rPr>
              <w:t>if any</w:t>
            </w:r>
            <w:r w:rsidRPr="008F3C22">
              <w:rPr>
                <w:rFonts w:ascii="Arial" w:hAnsi="Arial" w:cs="Arial"/>
                <w:sz w:val="16"/>
                <w:szCs w:val="16"/>
                <w:lang w:eastAsia="zh-CN"/>
              </w:rPr>
              <w:t>, the UE determines a PUCCH resource for a PUCCH transmission with first HARQ-ACK information bits for SPS PDSCH receptions that the UE would report for a first time, and the PUCCH resource</w:t>
            </w:r>
          </w:p>
          <w:p w14:paraId="7FA4FBC7" w14:textId="77777777" w:rsidR="008F3C22" w:rsidRPr="008F3C22" w:rsidRDefault="008F3C22" w:rsidP="008F3C22">
            <w:pPr>
              <w:ind w:left="568" w:hanging="284"/>
              <w:rPr>
                <w:rFonts w:ascii="Arial" w:hAnsi="Arial" w:cs="Arial"/>
                <w:sz w:val="16"/>
                <w:szCs w:val="16"/>
                <w:lang w:eastAsia="zh-CN"/>
              </w:rPr>
            </w:pPr>
            <w:r w:rsidRPr="008F3C22">
              <w:rPr>
                <w:rFonts w:ascii="Arial" w:hAnsi="Arial" w:cs="Arial"/>
                <w:sz w:val="16"/>
                <w:szCs w:val="16"/>
                <w:lang w:eastAsia="zh-CN"/>
              </w:rPr>
              <w:t xml:space="preserve">-     is provided by </w:t>
            </w:r>
            <w:r w:rsidRPr="008F3C22">
              <w:rPr>
                <w:rFonts w:ascii="Arial" w:hAnsi="Arial" w:cs="Arial"/>
                <w:i/>
                <w:iCs/>
                <w:sz w:val="16"/>
                <w:szCs w:val="16"/>
                <w:lang w:eastAsia="zh-CN"/>
              </w:rPr>
              <w:t>SPS-PUCCH-AN-List</w:t>
            </w:r>
            <w:r w:rsidRPr="008F3C22">
              <w:rPr>
                <w:rFonts w:ascii="Arial" w:hAnsi="Arial" w:cs="Arial"/>
                <w:sz w:val="16"/>
                <w:szCs w:val="16"/>
                <w:lang w:eastAsia="zh-CN"/>
              </w:rPr>
              <w:t xml:space="preserve"> as described in clause 9.2.1, or by </w:t>
            </w:r>
            <w:r w:rsidRPr="008F3C22">
              <w:rPr>
                <w:rFonts w:ascii="Arial" w:hAnsi="Arial" w:cs="Arial"/>
                <w:i/>
                <w:iCs/>
                <w:sz w:val="16"/>
                <w:szCs w:val="16"/>
                <w:lang w:eastAsia="zh-CN"/>
              </w:rPr>
              <w:t>n1PUCCH-AN</w:t>
            </w:r>
            <w:r w:rsidRPr="008F3C22">
              <w:rPr>
                <w:rFonts w:ascii="Arial" w:hAnsi="Arial" w:cs="Arial"/>
                <w:sz w:val="16"/>
                <w:szCs w:val="16"/>
                <w:lang w:eastAsia="zh-CN"/>
              </w:rPr>
              <w:t xml:space="preserve"> if </w:t>
            </w:r>
            <w:r w:rsidRPr="008F3C22">
              <w:rPr>
                <w:rFonts w:ascii="Arial" w:hAnsi="Arial" w:cs="Arial"/>
                <w:i/>
                <w:iCs/>
                <w:sz w:val="16"/>
                <w:szCs w:val="16"/>
                <w:lang w:eastAsia="zh-CN"/>
              </w:rPr>
              <w:t>SPS-PUCCH-AN-List</w:t>
            </w:r>
            <w:r w:rsidRPr="008F3C22">
              <w:rPr>
                <w:rFonts w:ascii="Arial" w:hAnsi="Arial" w:cs="Arial"/>
                <w:sz w:val="16"/>
                <w:szCs w:val="16"/>
                <w:lang w:eastAsia="zh-CN"/>
              </w:rPr>
              <w:t xml:space="preserve"> is not provided</w:t>
            </w:r>
          </w:p>
          <w:p w14:paraId="775C0071" w14:textId="77777777" w:rsidR="008F3C22" w:rsidRPr="008F3C22" w:rsidRDefault="008F3C22" w:rsidP="008F3C22">
            <w:pPr>
              <w:ind w:left="568" w:hanging="284"/>
              <w:rPr>
                <w:rFonts w:ascii="Arial" w:hAnsi="Arial" w:cs="Arial"/>
                <w:sz w:val="16"/>
                <w:szCs w:val="16"/>
                <w:lang w:eastAsia="zh-CN"/>
              </w:rPr>
            </w:pPr>
            <w:r w:rsidRPr="008F3C22">
              <w:rPr>
                <w:rFonts w:ascii="Arial" w:hAnsi="Arial" w:cs="Arial"/>
                <w:sz w:val="16"/>
                <w:szCs w:val="16"/>
                <w:lang w:eastAsia="zh-CN"/>
              </w:rPr>
              <w:t xml:space="preserve">-     overlaps with a symbol indicated as downlink by </w:t>
            </w:r>
            <w:r w:rsidRPr="008F3C22">
              <w:rPr>
                <w:rFonts w:ascii="Arial" w:hAnsi="Arial" w:cs="Arial"/>
                <w:i/>
                <w:iCs/>
                <w:sz w:val="16"/>
                <w:szCs w:val="16"/>
                <w:lang w:eastAsia="zh-CN"/>
              </w:rPr>
              <w:t>tdd-UL-DL-ConfigurationCommon</w:t>
            </w:r>
            <w:r w:rsidRPr="008F3C22">
              <w:rPr>
                <w:rFonts w:ascii="Arial" w:hAnsi="Arial" w:cs="Arial"/>
                <w:sz w:val="16"/>
                <w:szCs w:val="16"/>
                <w:lang w:eastAsia="zh-CN"/>
              </w:rPr>
              <w:t xml:space="preserve"> or </w:t>
            </w:r>
            <w:r w:rsidRPr="008F3C22">
              <w:rPr>
                <w:rFonts w:ascii="Arial" w:hAnsi="Arial" w:cs="Arial"/>
                <w:i/>
                <w:iCs/>
                <w:sz w:val="16"/>
                <w:szCs w:val="16"/>
                <w:lang w:eastAsia="zh-CN"/>
              </w:rPr>
              <w:t>tdd-UL-DL-ConfigDedicated</w:t>
            </w:r>
            <w:r w:rsidRPr="008F3C22">
              <w:rPr>
                <w:rFonts w:ascii="Arial" w:hAnsi="Arial" w:cs="Arial"/>
                <w:sz w:val="16"/>
                <w:szCs w:val="16"/>
                <w:lang w:eastAsia="zh-CN"/>
              </w:rPr>
              <w:t xml:space="preserve">, or indicated for a SS/PBCH block by </w:t>
            </w:r>
            <w:r w:rsidRPr="008F3C22">
              <w:rPr>
                <w:rFonts w:ascii="Arial" w:hAnsi="Arial" w:cs="Arial"/>
                <w:i/>
                <w:iCs/>
                <w:sz w:val="16"/>
                <w:szCs w:val="16"/>
                <w:lang w:eastAsia="zh-CN"/>
              </w:rPr>
              <w:t>ssb-PositionsInBurst</w:t>
            </w:r>
            <w:r w:rsidRPr="008F3C22">
              <w:rPr>
                <w:rFonts w:ascii="Arial" w:hAnsi="Arial" w:cs="Arial"/>
                <w:sz w:val="16"/>
                <w:szCs w:val="16"/>
                <w:lang w:eastAsia="zh-CN"/>
              </w:rPr>
              <w:t xml:space="preserve">, or belonging to a CORESET associated with a Type0-PDCCH CSS set </w:t>
            </w:r>
          </w:p>
          <w:p w14:paraId="1F89F8B2" w14:textId="77777777" w:rsidR="008F3C22" w:rsidRPr="008F3C22" w:rsidRDefault="008F3C22" w:rsidP="008F3C22">
            <w:pPr>
              <w:rPr>
                <w:rFonts w:ascii="Arial" w:hAnsi="Arial" w:cs="Arial"/>
                <w:sz w:val="16"/>
                <w:szCs w:val="16"/>
                <w:lang w:eastAsia="zh-CN"/>
              </w:rPr>
            </w:pPr>
            <w:r w:rsidRPr="008F3C22">
              <w:rPr>
                <w:rFonts w:ascii="Arial" w:hAnsi="Arial" w:cs="Arial"/>
                <w:sz w:val="16"/>
                <w:szCs w:val="16"/>
                <w:lang w:eastAsia="zh-CN"/>
              </w:rPr>
              <w:t xml:space="preserve">the UE </w:t>
            </w:r>
          </w:p>
          <w:p w14:paraId="0B169212" w14:textId="77777777" w:rsidR="008F3C22" w:rsidRPr="008F3C22" w:rsidRDefault="008F3C22" w:rsidP="008F3C22">
            <w:pPr>
              <w:ind w:left="568" w:hanging="284"/>
              <w:rPr>
                <w:rFonts w:ascii="Arial" w:hAnsi="Arial" w:cs="Arial"/>
                <w:sz w:val="16"/>
                <w:szCs w:val="16"/>
                <w:lang w:eastAsia="zh-CN"/>
              </w:rPr>
            </w:pPr>
            <w:r w:rsidRPr="008F3C22">
              <w:rPr>
                <w:rFonts w:ascii="Arial" w:hAnsi="Arial" w:cs="Arial"/>
                <w:sz w:val="16"/>
                <w:szCs w:val="16"/>
                <w:lang w:eastAsia="zh-CN"/>
              </w:rPr>
              <w:t xml:space="preserve">-     determines an earliest second slot and, after performing the procedures in clauses 9 and 9.2.5 to resolve overlapping among PUCCHs and PUSCHs </w:t>
            </w:r>
            <w:r w:rsidRPr="008F3C22">
              <w:rPr>
                <w:rFonts w:ascii="Arial" w:hAnsi="Arial" w:cs="Arial"/>
                <w:color w:val="FF0000"/>
                <w:sz w:val="16"/>
                <w:szCs w:val="16"/>
                <w:highlight w:val="yellow"/>
                <w:lang w:eastAsia="zh-CN"/>
              </w:rPr>
              <w:t>if any</w:t>
            </w:r>
            <w:r w:rsidRPr="008F3C22">
              <w:rPr>
                <w:rFonts w:ascii="Arial" w:hAnsi="Arial" w:cs="Arial"/>
                <w:sz w:val="16"/>
                <w:szCs w:val="16"/>
                <w:lang w:eastAsia="zh-CN"/>
              </w:rPr>
              <w:t>, a PUSCH or a PUCCH in the earliest second slot to multiplex HARQ-ACK information bits that include second HARQ-ACK information bits from the first HARQ-ACK information bits</w:t>
            </w:r>
          </w:p>
          <w:p w14:paraId="7BEE6200" w14:textId="77777777" w:rsidR="008F3C22" w:rsidRPr="008F3C22" w:rsidRDefault="008F3C22" w:rsidP="008F3C22">
            <w:pPr>
              <w:snapToGrid w:val="0"/>
              <w:rPr>
                <w:rFonts w:ascii="Arial" w:hAnsi="Arial" w:cs="Arial"/>
                <w:sz w:val="16"/>
                <w:szCs w:val="16"/>
                <w:lang w:eastAsia="zh-CN"/>
              </w:rPr>
            </w:pPr>
            <w:r w:rsidRPr="008F3C22">
              <w:rPr>
                <w:rFonts w:ascii="Arial" w:hAnsi="Arial" w:cs="Arial"/>
                <w:sz w:val="16"/>
                <w:szCs w:val="16"/>
                <w:lang w:eastAsia="zh-CN"/>
              </w:rPr>
              <w:t>...</w:t>
            </w:r>
          </w:p>
        </w:tc>
      </w:tr>
    </w:tbl>
    <w:p w14:paraId="464A1A89" w14:textId="77777777" w:rsidR="008F3C22" w:rsidRDefault="008F3C22" w:rsidP="008F3C22">
      <w:pPr>
        <w:rPr>
          <w:lang w:val="en-US" w:eastAsia="zh-CN"/>
        </w:rPr>
      </w:pPr>
    </w:p>
    <w:p w14:paraId="7179B6CA" w14:textId="21D65CA2" w:rsidR="008F3C22" w:rsidRDefault="008F3C22" w:rsidP="008F3C22">
      <w:pPr>
        <w:rPr>
          <w:rFonts w:ascii="Times New Roman" w:hAnsi="Times New Roman"/>
          <w:szCs w:val="20"/>
        </w:rPr>
      </w:pPr>
    </w:p>
    <w:p w14:paraId="71143A2D" w14:textId="5EAF18C7" w:rsidR="0005791A" w:rsidRDefault="0005791A" w:rsidP="0005791A">
      <w:r w:rsidRPr="00E40B0B">
        <w:rPr>
          <w:b/>
          <w:bCs/>
        </w:rPr>
        <w:t>Decision:</w:t>
      </w:r>
      <w:r>
        <w:t xml:space="preserve"> As per email decision posted on Mar 2</w:t>
      </w:r>
      <w:r w:rsidRPr="0005791A">
        <w:rPr>
          <w:vertAlign w:val="superscript"/>
        </w:rPr>
        <w:t>nd</w:t>
      </w:r>
      <w:r>
        <w:t>,</w:t>
      </w:r>
    </w:p>
    <w:p w14:paraId="44BF1275" w14:textId="77777777" w:rsidR="0005791A" w:rsidRPr="009B5B77" w:rsidRDefault="0005791A" w:rsidP="0005791A">
      <w:pPr>
        <w:rPr>
          <w:color w:val="000000"/>
          <w:lang w:val="en-US"/>
        </w:rPr>
      </w:pPr>
      <w:r w:rsidRPr="009B5B77">
        <w:rPr>
          <w:color w:val="000000"/>
          <w:highlight w:val="green"/>
          <w:lang w:val="en-US"/>
        </w:rPr>
        <w:t>Agreement</w:t>
      </w:r>
    </w:p>
    <w:p w14:paraId="4CFD9E0F" w14:textId="77777777" w:rsidR="0005791A" w:rsidRPr="0005791A" w:rsidRDefault="0005791A" w:rsidP="0005791A">
      <w:pPr>
        <w:spacing w:line="252" w:lineRule="auto"/>
        <w:rPr>
          <w:rFonts w:ascii="Times New Roman" w:hAnsi="Times New Roman"/>
          <w:lang w:val="en-US"/>
        </w:rPr>
      </w:pPr>
      <w:r w:rsidRPr="0005791A">
        <w:rPr>
          <w:rFonts w:ascii="Times New Roman" w:hAnsi="Times New Roman"/>
          <w:lang w:val="en-US"/>
        </w:rPr>
        <w:t xml:space="preserve">Support joint operation of R17 Intra-UE multiplexing and enhanced Type 3 HARQ-ACK CB in Rel-17, based on the following operational details of Alt. 1: </w:t>
      </w:r>
    </w:p>
    <w:p w14:paraId="38A57D57" w14:textId="2B86C6F0" w:rsidR="0005791A" w:rsidRPr="0005791A" w:rsidRDefault="0005791A" w:rsidP="0005791A">
      <w:pPr>
        <w:pStyle w:val="ListParagraph"/>
        <w:numPr>
          <w:ilvl w:val="0"/>
          <w:numId w:val="90"/>
        </w:numPr>
        <w:rPr>
          <w:lang w:val="en-US"/>
        </w:rPr>
      </w:pPr>
      <w:r w:rsidRPr="0005791A">
        <w:rPr>
          <w:lang w:val="en-US"/>
        </w:rPr>
        <w:t>The UE is not expecting HARQ-ACK information in a Type 1 or Type 2 HARQ-ACK CB with the same priority index (i.e. in step 1) as the enhanced Type 3 HARQ-ACK CB to be transmitted that cannot be mapped to the enhanced Type 3 HARQ-ACK CB. The UE performs Rel-17 Intra-UE multiplexing in step 2 as defined.</w:t>
      </w:r>
    </w:p>
    <w:p w14:paraId="3FC64EEB" w14:textId="6C8AA819" w:rsidR="0005791A" w:rsidRPr="0005791A" w:rsidRDefault="0005791A" w:rsidP="0005791A">
      <w:pPr>
        <w:pStyle w:val="ListParagraph"/>
        <w:numPr>
          <w:ilvl w:val="0"/>
          <w:numId w:val="90"/>
        </w:numPr>
        <w:rPr>
          <w:lang w:val="en-US"/>
        </w:rPr>
      </w:pPr>
      <w:r w:rsidRPr="0005791A">
        <w:rPr>
          <w:lang w:val="en-US"/>
        </w:rPr>
        <w:t>For Rel-16 Type 3 CB, the UE creates the Rel-16 Type 3 CB with a PUCCH based on the indicated priority in step 1, and performs step 2 of the Rel-17 Intra-UE multiplexing of potential HARQ-ACK of different priority afterwards.</w:t>
      </w:r>
    </w:p>
    <w:p w14:paraId="7E567536" w14:textId="3DD030D0" w:rsidR="0005791A" w:rsidRDefault="00FE3AFB" w:rsidP="0005791A">
      <w:pPr>
        <w:rPr>
          <w:lang w:val="en-US"/>
        </w:rPr>
      </w:pPr>
      <w:r>
        <w:rPr>
          <w:lang w:val="en-US"/>
        </w:rPr>
        <w:tab/>
      </w:r>
    </w:p>
    <w:p w14:paraId="1C939B51" w14:textId="71242B97" w:rsidR="00FE3AFB" w:rsidRDefault="00FE3AFB" w:rsidP="00FE3AFB">
      <w:r w:rsidRPr="00E40B0B">
        <w:rPr>
          <w:b/>
          <w:bCs/>
        </w:rPr>
        <w:t>Decision:</w:t>
      </w:r>
      <w:r>
        <w:t xml:space="preserve"> As per email decision posted on Mar 3</w:t>
      </w:r>
      <w:r w:rsidRPr="00FE3AFB">
        <w:rPr>
          <w:vertAlign w:val="superscript"/>
        </w:rPr>
        <w:t>rd</w:t>
      </w:r>
      <w:r>
        <w:t>,</w:t>
      </w:r>
    </w:p>
    <w:p w14:paraId="264EF9D0" w14:textId="376521D8" w:rsidR="00FE3AFB" w:rsidRPr="00FE3AFB" w:rsidRDefault="00FE3AFB" w:rsidP="00FE3AFB">
      <w:pPr>
        <w:wordWrap w:val="0"/>
        <w:rPr>
          <w:rFonts w:ascii="Times New Roman" w:eastAsia="Malgun Gothic" w:hAnsi="Times New Roman"/>
          <w:szCs w:val="20"/>
          <w:lang w:val="en-US" w:eastAsia="zh-CN"/>
        </w:rPr>
      </w:pPr>
      <w:r w:rsidRPr="00FE3AFB">
        <w:rPr>
          <w:highlight w:val="green"/>
          <w:lang w:eastAsia="zh-CN"/>
        </w:rPr>
        <w:t>For the 38.213 editor:</w:t>
      </w:r>
    </w:p>
    <w:p w14:paraId="3ED2552A" w14:textId="767A8B0D" w:rsidR="00FE3AFB" w:rsidRPr="004A3DA5" w:rsidRDefault="00FE3AFB" w:rsidP="00FE3AFB">
      <w:pPr>
        <w:rPr>
          <w:rFonts w:ascii="Calibri" w:hAnsi="Calibri" w:cs="Calibri"/>
          <w:bCs/>
          <w:sz w:val="22"/>
          <w:szCs w:val="22"/>
          <w:lang w:eastAsia="ko-KR"/>
        </w:rPr>
      </w:pPr>
      <w:r w:rsidRPr="004A3DA5">
        <w:rPr>
          <w:bCs/>
          <w:lang w:eastAsia="zh-CN"/>
        </w:rPr>
        <w:t>The following text proposal made in reference to the post-RAN1#107b-e draft CR was deemed technically correct by RAN1. Please consider them in the next specification revision.</w:t>
      </w:r>
    </w:p>
    <w:tbl>
      <w:tblPr>
        <w:tblW w:w="0" w:type="auto"/>
        <w:tblInd w:w="562" w:type="dxa"/>
        <w:tblCellMar>
          <w:left w:w="0" w:type="dxa"/>
          <w:right w:w="0" w:type="dxa"/>
        </w:tblCellMar>
        <w:tblLook w:val="04A0" w:firstRow="1" w:lastRow="0" w:firstColumn="1" w:lastColumn="0" w:noHBand="0" w:noVBand="1"/>
      </w:tblPr>
      <w:tblGrid>
        <w:gridCol w:w="9351"/>
      </w:tblGrid>
      <w:tr w:rsidR="00FE3AFB" w:rsidRPr="00FE3AFB" w14:paraId="63878F65" w14:textId="77777777" w:rsidTr="00FE3AFB">
        <w:tc>
          <w:tcPr>
            <w:tcW w:w="935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619F35E" w14:textId="30F2B3E6" w:rsidR="00FE3AFB" w:rsidRPr="00FE3AFB" w:rsidRDefault="00FE3AFB" w:rsidP="00FE3AFB">
            <w:pPr>
              <w:rPr>
                <w:rFonts w:ascii="Arial" w:hAnsi="Arial" w:cs="Arial"/>
                <w:b/>
                <w:bCs/>
                <w:sz w:val="16"/>
                <w:szCs w:val="16"/>
                <w:lang w:val="en-US"/>
              </w:rPr>
            </w:pPr>
            <w:r w:rsidRPr="00FE3AFB">
              <w:rPr>
                <w:rFonts w:ascii="Arial" w:hAnsi="Arial" w:cs="Arial"/>
                <w:b/>
                <w:bCs/>
                <w:sz w:val="16"/>
                <w:szCs w:val="16"/>
                <w:lang w:eastAsia="fr-FR"/>
              </w:rPr>
              <w:t>9.1.5</w:t>
            </w:r>
            <w:r w:rsidRPr="00FE3AFB">
              <w:rPr>
                <w:rFonts w:ascii="Arial" w:hAnsi="Arial" w:cs="Arial"/>
                <w:b/>
                <w:bCs/>
                <w:sz w:val="16"/>
                <w:szCs w:val="16"/>
                <w:lang w:val="en-US"/>
              </w:rPr>
              <w:tab/>
            </w:r>
            <w:r w:rsidRPr="00FE3AFB">
              <w:rPr>
                <w:rFonts w:ascii="Arial" w:hAnsi="Arial" w:cs="Arial"/>
                <w:b/>
                <w:bCs/>
                <w:sz w:val="16"/>
                <w:szCs w:val="16"/>
                <w:lang w:eastAsia="fr-FR"/>
              </w:rPr>
              <w:t>HARQ-ACK codebook retransmission</w:t>
            </w:r>
          </w:p>
          <w:p w14:paraId="4C9A1F16" w14:textId="77777777" w:rsidR="00FE3AFB" w:rsidRPr="00FE3AFB" w:rsidRDefault="00FE3AFB" w:rsidP="000A1D05">
            <w:pPr>
              <w:jc w:val="both"/>
              <w:rPr>
                <w:rFonts w:ascii="Arial" w:hAnsi="Arial" w:cs="Arial"/>
                <w:sz w:val="16"/>
                <w:szCs w:val="16"/>
                <w:lang w:eastAsia="fr-FR"/>
              </w:rPr>
            </w:pPr>
            <w:r w:rsidRPr="00FE3AFB">
              <w:rPr>
                <w:rFonts w:ascii="Arial" w:hAnsi="Arial" w:cs="Arial"/>
                <w:sz w:val="16"/>
                <w:szCs w:val="16"/>
                <w:lang w:eastAsia="fr-FR"/>
              </w:rPr>
              <w:t>….</w:t>
            </w:r>
          </w:p>
          <w:p w14:paraId="4FA762D6" w14:textId="1D7B9151" w:rsidR="00FE3AFB" w:rsidRPr="00FE3AFB" w:rsidRDefault="00FE3AFB" w:rsidP="000A1D05">
            <w:pPr>
              <w:rPr>
                <w:rFonts w:ascii="Arial" w:hAnsi="Arial" w:cs="Arial"/>
                <w:sz w:val="16"/>
                <w:szCs w:val="16"/>
                <w:lang w:eastAsia="zh-CN"/>
              </w:rPr>
            </w:pPr>
            <w:r w:rsidRPr="00FE3AFB">
              <w:rPr>
                <w:rFonts w:ascii="Arial" w:hAnsi="Arial" w:cs="Arial"/>
                <w:sz w:val="16"/>
                <w:szCs w:val="16"/>
                <w:lang w:eastAsia="zh-CN"/>
              </w:rPr>
              <w:t xml:space="preserve">If in slot </w:t>
            </w:r>
            <m:oMath>
              <m:r>
                <w:rPr>
                  <w:rFonts w:ascii="Cambria Math" w:hAnsi="Cambria Math" w:cs="Arial"/>
                  <w:sz w:val="16"/>
                  <w:szCs w:val="16"/>
                  <w:lang w:val="fr-FR" w:eastAsia="zh-CN"/>
                </w:rPr>
                <m:t>m</m:t>
              </m:r>
            </m:oMath>
            <w:r w:rsidRPr="00FE3AFB">
              <w:rPr>
                <w:rFonts w:ascii="Arial" w:hAnsi="Arial" w:cs="Arial"/>
                <w:sz w:val="16"/>
                <w:szCs w:val="16"/>
                <w:lang w:eastAsia="zh-CN"/>
              </w:rPr>
              <w:t xml:space="preserve"> the UE performs a </w:t>
            </w:r>
            <w:r w:rsidRPr="00FE3AFB">
              <w:rPr>
                <w:rFonts w:ascii="Arial" w:hAnsi="Arial" w:cs="Arial"/>
                <w:sz w:val="16"/>
                <w:szCs w:val="16"/>
                <w:lang w:eastAsia="fr-FR"/>
              </w:rPr>
              <w:t xml:space="preserve">procedure for deferring first HARQ-ACK information for SPS PDSCH receptions, as described in clause 9.2.5.4, and the first </w:t>
            </w:r>
            <w:r w:rsidRPr="00FE3AFB">
              <w:rPr>
                <w:rFonts w:ascii="Arial" w:hAnsi="Arial" w:cs="Arial"/>
                <w:sz w:val="16"/>
                <w:szCs w:val="16"/>
                <w:lang w:eastAsia="zh-CN"/>
              </w:rPr>
              <w:t xml:space="preserve">HARQ-ACK information has same priority value as a priority value indicated by the DCI format triggering the PUCCH transmission in slot </w:t>
            </w:r>
            <m:oMath>
              <m:r>
                <w:rPr>
                  <w:rFonts w:ascii="Cambria Math" w:hAnsi="Cambria Math" w:cs="Arial"/>
                  <w:sz w:val="16"/>
                  <w:szCs w:val="16"/>
                  <w:lang w:val="fr-FR" w:eastAsia="zh-CN"/>
                </w:rPr>
                <m:t>n</m:t>
              </m:r>
              <m:r>
                <w:rPr>
                  <w:rFonts w:ascii="Cambria Math" w:hAnsi="Cambria Math" w:cs="Arial"/>
                  <w:sz w:val="16"/>
                  <w:szCs w:val="16"/>
                  <w:lang w:eastAsia="zh-CN"/>
                </w:rPr>
                <m:t>+</m:t>
              </m:r>
              <m:r>
                <w:rPr>
                  <w:rFonts w:ascii="Cambria Math" w:hAnsi="Cambria Math" w:cs="Arial"/>
                  <w:sz w:val="16"/>
                  <w:szCs w:val="16"/>
                  <w:lang w:val="fr-FR" w:eastAsia="zh-CN"/>
                </w:rPr>
                <m:t>k</m:t>
              </m:r>
            </m:oMath>
            <w:r w:rsidRPr="00FE3AFB">
              <w:rPr>
                <w:rFonts w:ascii="Arial" w:hAnsi="Arial" w:cs="Arial"/>
                <w:sz w:val="16"/>
                <w:szCs w:val="16"/>
                <w:lang w:eastAsia="zh-CN"/>
              </w:rPr>
              <w:t>,</w:t>
            </w:r>
            <w:r w:rsidRPr="00FE3AFB">
              <w:rPr>
                <w:rFonts w:ascii="Arial" w:hAnsi="Arial" w:cs="Arial"/>
                <w:sz w:val="16"/>
                <w:szCs w:val="16"/>
                <w:lang w:eastAsia="fr-FR"/>
              </w:rPr>
              <w:t xml:space="preserve"> the UE </w:t>
            </w:r>
            <w:r w:rsidRPr="00FE3AFB">
              <w:rPr>
                <w:rFonts w:ascii="Arial" w:hAnsi="Arial" w:cs="Arial"/>
                <w:sz w:val="16"/>
                <w:szCs w:val="16"/>
                <w:lang w:eastAsia="zh-CN"/>
              </w:rPr>
              <w:t xml:space="preserve">multiplexes in the PUCCH transmission in slot </w:t>
            </w:r>
            <m:oMath>
              <m:r>
                <w:rPr>
                  <w:rFonts w:ascii="Cambria Math" w:hAnsi="Cambria Math" w:cs="Arial"/>
                  <w:sz w:val="16"/>
                  <w:szCs w:val="16"/>
                  <w:lang w:val="fr-FR" w:eastAsia="zh-CN"/>
                </w:rPr>
                <m:t>n</m:t>
              </m:r>
              <m:r>
                <w:rPr>
                  <w:rFonts w:ascii="Cambria Math" w:hAnsi="Cambria Math" w:cs="Arial"/>
                  <w:sz w:val="16"/>
                  <w:szCs w:val="16"/>
                  <w:lang w:eastAsia="zh-CN"/>
                </w:rPr>
                <m:t>+</m:t>
              </m:r>
              <m:r>
                <w:rPr>
                  <w:rFonts w:ascii="Cambria Math" w:hAnsi="Cambria Math" w:cs="Arial"/>
                  <w:sz w:val="16"/>
                  <w:szCs w:val="16"/>
                  <w:lang w:val="fr-FR" w:eastAsia="zh-CN"/>
                </w:rPr>
                <m:t>k</m:t>
              </m:r>
            </m:oMath>
            <w:r w:rsidRPr="00FE3AFB">
              <w:rPr>
                <w:rFonts w:ascii="Arial" w:hAnsi="Arial" w:cs="Arial"/>
                <w:sz w:val="16"/>
                <w:szCs w:val="16"/>
                <w:lang w:eastAsia="zh-CN"/>
              </w:rPr>
              <w:t xml:space="preserve"> second HARQ-ACK information with the priority value that results in slot </w:t>
            </w:r>
            <m:oMath>
              <m:r>
                <w:rPr>
                  <w:rFonts w:ascii="Cambria Math" w:hAnsi="Cambria Math" w:cs="Arial"/>
                  <w:sz w:val="16"/>
                  <w:szCs w:val="16"/>
                  <w:lang w:val="fr-FR" w:eastAsia="zh-CN"/>
                </w:rPr>
                <m:t>n</m:t>
              </m:r>
              <m:r>
                <w:rPr>
                  <w:rFonts w:ascii="Cambria Math" w:hAnsi="Cambria Math" w:cs="Arial"/>
                  <w:sz w:val="16"/>
                  <w:szCs w:val="16"/>
                  <w:lang w:eastAsia="zh-CN"/>
                </w:rPr>
                <m:t>+</m:t>
              </m:r>
              <m:r>
                <w:rPr>
                  <w:rFonts w:ascii="Cambria Math" w:hAnsi="Cambria Math" w:cs="Arial"/>
                  <w:sz w:val="16"/>
                  <w:szCs w:val="16"/>
                  <w:lang w:val="fr-FR" w:eastAsia="zh-CN"/>
                </w:rPr>
                <m:t>k</m:t>
              </m:r>
            </m:oMath>
            <w:r w:rsidRPr="00FE3AFB">
              <w:rPr>
                <w:rFonts w:ascii="Arial" w:hAnsi="Arial" w:cs="Arial"/>
                <w:sz w:val="16"/>
                <w:szCs w:val="16"/>
                <w:lang w:eastAsia="zh-CN"/>
              </w:rPr>
              <w:t xml:space="preserve"> according to the procedure</w:t>
            </w:r>
            <w:r w:rsidRPr="00FE3AFB">
              <w:rPr>
                <w:rFonts w:ascii="Arial" w:hAnsi="Arial" w:cs="Arial"/>
                <w:color w:val="FF0000"/>
                <w:sz w:val="16"/>
                <w:szCs w:val="16"/>
                <w:u w:val="single"/>
                <w:lang w:eastAsia="zh-CN"/>
              </w:rPr>
              <w:t xml:space="preserve"> </w:t>
            </w:r>
            <w:r w:rsidRPr="00FE3AFB">
              <w:rPr>
                <w:rFonts w:ascii="Arial" w:hAnsi="Arial" w:cs="Arial"/>
                <w:color w:val="00B050"/>
                <w:sz w:val="16"/>
                <w:szCs w:val="16"/>
                <w:u w:val="single"/>
                <w:lang w:eastAsia="zh-CN"/>
              </w:rPr>
              <w:t>in this clause, by appending the first HARQ-ACK information to the second HARQ-ACK information</w:t>
            </w:r>
            <w:r w:rsidRPr="00FE3AFB">
              <w:rPr>
                <w:rFonts w:ascii="Arial" w:hAnsi="Arial" w:cs="Arial"/>
                <w:sz w:val="16"/>
                <w:szCs w:val="16"/>
                <w:lang w:eastAsia="zh-CN"/>
              </w:rPr>
              <w:t xml:space="preserve">. If the UE would also multiplex in the PUCCH transmission in slot </w:t>
            </w:r>
            <m:oMath>
              <m:r>
                <w:rPr>
                  <w:rFonts w:ascii="Cambria Math" w:hAnsi="Cambria Math" w:cs="Arial"/>
                  <w:sz w:val="16"/>
                  <w:szCs w:val="16"/>
                  <w:lang w:val="fr-FR" w:eastAsia="zh-CN"/>
                </w:rPr>
                <m:t>n</m:t>
              </m:r>
              <m:r>
                <w:rPr>
                  <w:rFonts w:ascii="Cambria Math" w:hAnsi="Cambria Math" w:cs="Arial"/>
                  <w:sz w:val="16"/>
                  <w:szCs w:val="16"/>
                  <w:lang w:eastAsia="zh-CN"/>
                </w:rPr>
                <m:t>+</m:t>
              </m:r>
              <m:r>
                <w:rPr>
                  <w:rFonts w:ascii="Cambria Math" w:hAnsi="Cambria Math" w:cs="Arial"/>
                  <w:sz w:val="16"/>
                  <w:szCs w:val="16"/>
                  <w:lang w:val="fr-FR" w:eastAsia="zh-CN"/>
                </w:rPr>
                <m:t>k</m:t>
              </m:r>
            </m:oMath>
            <w:r w:rsidRPr="00FE3AFB">
              <w:rPr>
                <w:rFonts w:ascii="Arial" w:hAnsi="Arial" w:cs="Arial"/>
                <w:sz w:val="16"/>
                <w:szCs w:val="16"/>
                <w:lang w:eastAsia="zh-CN"/>
              </w:rPr>
              <w:t xml:space="preserve"> third HARQ-ACK information with the priority value, the UE appends the second HARQ-ACK information </w:t>
            </w:r>
            <w:r w:rsidRPr="00FE3AFB">
              <w:rPr>
                <w:rFonts w:ascii="Arial" w:hAnsi="Arial" w:cs="Arial"/>
                <w:color w:val="0070C0"/>
                <w:sz w:val="16"/>
                <w:szCs w:val="16"/>
                <w:u w:val="single"/>
                <w:lang w:eastAsia="zh-CN"/>
              </w:rPr>
              <w:t xml:space="preserve">followed by </w:t>
            </w:r>
            <w:r w:rsidRPr="00FE3AFB">
              <w:rPr>
                <w:rFonts w:ascii="Arial" w:hAnsi="Arial" w:cs="Arial"/>
                <w:color w:val="00B050"/>
                <w:sz w:val="16"/>
                <w:szCs w:val="16"/>
                <w:u w:val="single"/>
                <w:lang w:eastAsia="zh-CN"/>
              </w:rPr>
              <w:t>the first HARQ-ACK information</w:t>
            </w:r>
            <w:r w:rsidRPr="00FE3AFB">
              <w:rPr>
                <w:rFonts w:ascii="Arial" w:hAnsi="Arial" w:cs="Arial"/>
                <w:sz w:val="16"/>
                <w:szCs w:val="16"/>
                <w:lang w:eastAsia="zh-CN"/>
              </w:rPr>
              <w:t xml:space="preserve"> to the third HARQ-ACK information. The UE determines to multiplex the third HARQ-ACK information in the PUCCH transmission in slot </w:t>
            </w:r>
            <m:oMath>
              <m:r>
                <w:rPr>
                  <w:rFonts w:ascii="Cambria Math" w:hAnsi="Cambria Math" w:cs="Arial"/>
                  <w:sz w:val="16"/>
                  <w:szCs w:val="16"/>
                  <w:lang w:val="fr-FR" w:eastAsia="zh-CN"/>
                </w:rPr>
                <m:t>n</m:t>
              </m:r>
              <m:r>
                <w:rPr>
                  <w:rFonts w:ascii="Cambria Math" w:hAnsi="Cambria Math" w:cs="Arial"/>
                  <w:sz w:val="16"/>
                  <w:szCs w:val="16"/>
                  <w:lang w:eastAsia="zh-CN"/>
                </w:rPr>
                <m:t>+</m:t>
              </m:r>
              <m:r>
                <w:rPr>
                  <w:rFonts w:ascii="Cambria Math" w:hAnsi="Cambria Math" w:cs="Arial"/>
                  <w:sz w:val="16"/>
                  <w:szCs w:val="16"/>
                  <w:lang w:val="fr-FR" w:eastAsia="zh-CN"/>
                </w:rPr>
                <m:t>k</m:t>
              </m:r>
            </m:oMath>
            <w:r w:rsidRPr="00FE3AFB">
              <w:rPr>
                <w:rFonts w:ascii="Arial" w:hAnsi="Arial" w:cs="Arial"/>
                <w:sz w:val="16"/>
                <w:szCs w:val="16"/>
                <w:lang w:eastAsia="zh-CN"/>
              </w:rPr>
              <w:t xml:space="preserve"> as described in clause 9.2.3.</w:t>
            </w:r>
          </w:p>
        </w:tc>
      </w:tr>
    </w:tbl>
    <w:p w14:paraId="574C1377" w14:textId="77777777" w:rsidR="00FE3AFB" w:rsidRPr="00FE3AFB" w:rsidRDefault="00FE3AFB" w:rsidP="0005791A"/>
    <w:p w14:paraId="5E95F7C1" w14:textId="343EAE8A" w:rsidR="00C36358" w:rsidRPr="00FE3AFB" w:rsidRDefault="002328C4" w:rsidP="00C36358">
      <w:pPr>
        <w:rPr>
          <w:rFonts w:ascii="Times New Roman" w:hAnsi="Times New Roman"/>
          <w:b/>
          <w:bCs/>
          <w:szCs w:val="20"/>
        </w:rPr>
      </w:pPr>
      <w:hyperlink r:id="rId1135" w:history="1">
        <w:r w:rsidR="004371F4">
          <w:rPr>
            <w:rStyle w:val="Hyperlink"/>
            <w:rFonts w:ascii="Times New Roman" w:hAnsi="Times New Roman"/>
            <w:b/>
            <w:bCs/>
            <w:szCs w:val="20"/>
          </w:rPr>
          <w:t>R1-2202773</w:t>
        </w:r>
      </w:hyperlink>
      <w:r w:rsidR="00C36358" w:rsidRPr="00FE3AFB">
        <w:rPr>
          <w:rFonts w:ascii="Times New Roman" w:hAnsi="Times New Roman"/>
          <w:b/>
          <w:bCs/>
          <w:szCs w:val="20"/>
        </w:rPr>
        <w:tab/>
        <w:t>Moderator summary #2 on HARQ-ACK feedback enhancements for NR Rel-17 URLLC/IIoT</w:t>
      </w:r>
      <w:r w:rsidR="00C36358" w:rsidRPr="00FE3AFB">
        <w:rPr>
          <w:rFonts w:ascii="Times New Roman" w:hAnsi="Times New Roman"/>
          <w:b/>
          <w:bCs/>
          <w:szCs w:val="20"/>
        </w:rPr>
        <w:tab/>
        <w:t>Moderator (Nokia)</w:t>
      </w:r>
    </w:p>
    <w:p w14:paraId="549D1ED9" w14:textId="675531CC" w:rsidR="00FE3AFB" w:rsidRDefault="00FE3AFB" w:rsidP="00C36358">
      <w:pPr>
        <w:rPr>
          <w:rFonts w:ascii="Times New Roman" w:hAnsi="Times New Roman"/>
          <w:szCs w:val="20"/>
        </w:rPr>
      </w:pPr>
      <w:r>
        <w:rPr>
          <w:rFonts w:ascii="Times New Roman" w:hAnsi="Times New Roman"/>
          <w:szCs w:val="20"/>
        </w:rPr>
        <w:t>From Mar 3</w:t>
      </w:r>
      <w:r w:rsidRPr="00FE3AFB">
        <w:rPr>
          <w:rFonts w:ascii="Times New Roman" w:hAnsi="Times New Roman"/>
          <w:szCs w:val="20"/>
          <w:vertAlign w:val="superscript"/>
        </w:rPr>
        <w:t>rd</w:t>
      </w:r>
      <w:r>
        <w:rPr>
          <w:rFonts w:ascii="Times New Roman" w:hAnsi="Times New Roman"/>
          <w:szCs w:val="20"/>
        </w:rPr>
        <w:t xml:space="preserve"> GTW session</w:t>
      </w:r>
    </w:p>
    <w:p w14:paraId="127BDB65" w14:textId="77777777" w:rsidR="00FE3AFB" w:rsidRPr="00FE3AFB" w:rsidRDefault="00FE3AFB" w:rsidP="00FE3AFB">
      <w:r w:rsidRPr="00FE3AFB">
        <w:rPr>
          <w:highlight w:val="green"/>
        </w:rPr>
        <w:t>Agreement</w:t>
      </w:r>
    </w:p>
    <w:p w14:paraId="349C6791" w14:textId="77777777" w:rsidR="00FE3AFB" w:rsidRPr="00506A4F" w:rsidRDefault="00FE3AFB" w:rsidP="00FE3AFB">
      <w:pPr>
        <w:rPr>
          <w:bCs/>
        </w:rPr>
      </w:pPr>
      <w:r w:rsidRPr="00506A4F">
        <w:rPr>
          <w:bCs/>
        </w:rPr>
        <w:t>For</w:t>
      </w:r>
      <w:r w:rsidRPr="00506A4F">
        <w:t xml:space="preserve"> </w:t>
      </w:r>
      <w:r w:rsidRPr="00506A4F">
        <w:rPr>
          <w:bCs/>
        </w:rPr>
        <w:t xml:space="preserve">dynamic PUCCH cell switching and Rel-16 PHY prioritization (if any), the earlier RAN1 conclusion is updated with the following changes </w:t>
      </w:r>
      <w:r w:rsidRPr="00506A4F">
        <w:rPr>
          <w:bCs/>
          <w:color w:val="FF0000"/>
        </w:rPr>
        <w:t xml:space="preserve">in red </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6"/>
      </w:tblGrid>
      <w:tr w:rsidR="00FE3AFB" w:rsidRPr="00FE3AFB" w14:paraId="17B4FF7C" w14:textId="77777777" w:rsidTr="00FE3AFB">
        <w:tc>
          <w:tcPr>
            <w:tcW w:w="9356" w:type="dxa"/>
            <w:shd w:val="clear" w:color="auto" w:fill="auto"/>
          </w:tcPr>
          <w:p w14:paraId="6F3DF027" w14:textId="77777777" w:rsidR="00FE3AFB" w:rsidRPr="00FE3AFB" w:rsidRDefault="00FE3AFB" w:rsidP="000A1D05">
            <w:pPr>
              <w:rPr>
                <w:rFonts w:ascii="Arial" w:hAnsi="Arial" w:cs="Arial"/>
                <w:sz w:val="16"/>
                <w:szCs w:val="16"/>
                <w:u w:val="single"/>
                <w:lang w:eastAsia="zh-CN"/>
              </w:rPr>
            </w:pPr>
            <w:r w:rsidRPr="00FE3AFB">
              <w:rPr>
                <w:rFonts w:ascii="Arial" w:hAnsi="Arial" w:cs="Arial"/>
                <w:sz w:val="16"/>
                <w:szCs w:val="16"/>
                <w:u w:val="single"/>
                <w:lang w:eastAsia="zh-CN"/>
              </w:rPr>
              <w:t>Conclusion</w:t>
            </w:r>
          </w:p>
          <w:p w14:paraId="3632F723" w14:textId="77777777" w:rsidR="00FE3AFB" w:rsidRPr="00FE3AFB" w:rsidRDefault="00FE3AFB" w:rsidP="000A1D05">
            <w:pPr>
              <w:overflowPunct w:val="0"/>
              <w:autoSpaceDE w:val="0"/>
              <w:autoSpaceDN w:val="0"/>
              <w:adjustRightInd w:val="0"/>
              <w:textAlignment w:val="baseline"/>
              <w:rPr>
                <w:rFonts w:ascii="Arial" w:hAnsi="Arial" w:cs="Arial"/>
                <w:sz w:val="16"/>
                <w:szCs w:val="16"/>
                <w:lang w:val="en-US" w:eastAsia="zh-CN"/>
              </w:rPr>
            </w:pPr>
            <w:r w:rsidRPr="00FE3AFB">
              <w:rPr>
                <w:rFonts w:ascii="Arial" w:hAnsi="Arial" w:cs="Arial"/>
                <w:sz w:val="16"/>
                <w:szCs w:val="16"/>
                <w:lang w:val="en-US" w:eastAsia="zh-CN"/>
              </w:rPr>
              <w:t xml:space="preserve">For dynamic PUCCH cell switching, the UE does not expect a PUCCH slot with UCI </w:t>
            </w:r>
            <w:r w:rsidRPr="00FE3AFB">
              <w:rPr>
                <w:rFonts w:ascii="Arial" w:hAnsi="Arial" w:cs="Arial"/>
                <w:color w:val="FF0000"/>
                <w:sz w:val="16"/>
                <w:szCs w:val="16"/>
                <w:lang w:val="en-US" w:eastAsia="zh-CN"/>
              </w:rPr>
              <w:t xml:space="preserve">of a certain PHY priority </w:t>
            </w:r>
            <w:r w:rsidRPr="00FE3AFB">
              <w:rPr>
                <w:rFonts w:ascii="Arial" w:hAnsi="Arial" w:cs="Arial"/>
                <w:sz w:val="16"/>
                <w:szCs w:val="16"/>
                <w:lang w:val="en-US" w:eastAsia="zh-CN"/>
              </w:rPr>
              <w:t xml:space="preserve">on PCell /SPCell / PUCCH SCell to overlap with a PUCCH slot with HARQ-ACK </w:t>
            </w:r>
            <w:r w:rsidRPr="00FE3AFB">
              <w:rPr>
                <w:rFonts w:ascii="Arial" w:hAnsi="Arial" w:cs="Arial"/>
                <w:color w:val="FF0000"/>
                <w:sz w:val="16"/>
                <w:szCs w:val="16"/>
                <w:lang w:val="en-US" w:eastAsia="zh-CN"/>
              </w:rPr>
              <w:t xml:space="preserve">of the same or different PHY priority </w:t>
            </w:r>
            <w:r w:rsidRPr="00FE3AFB">
              <w:rPr>
                <w:rFonts w:ascii="Arial" w:hAnsi="Arial" w:cs="Arial"/>
                <w:sz w:val="16"/>
                <w:szCs w:val="16"/>
                <w:lang w:val="en-US" w:eastAsia="zh-CN"/>
              </w:rPr>
              <w:t>on the dynamically indicated alternative PUCCH cell.</w:t>
            </w:r>
          </w:p>
          <w:p w14:paraId="5C3FD401" w14:textId="77777777" w:rsidR="00FE3AFB" w:rsidRPr="00FE3AFB" w:rsidRDefault="00FE3AFB" w:rsidP="00F44FD9">
            <w:pPr>
              <w:numPr>
                <w:ilvl w:val="0"/>
                <w:numId w:val="236"/>
              </w:numPr>
              <w:overflowPunct w:val="0"/>
              <w:autoSpaceDE w:val="0"/>
              <w:autoSpaceDN w:val="0"/>
              <w:adjustRightInd w:val="0"/>
              <w:contextualSpacing/>
              <w:textAlignment w:val="baseline"/>
              <w:rPr>
                <w:rFonts w:ascii="Arial" w:hAnsi="Arial" w:cs="Arial"/>
                <w:strike/>
                <w:color w:val="FF0000"/>
                <w:sz w:val="16"/>
                <w:szCs w:val="16"/>
                <w:lang w:val="en-US" w:eastAsia="zh-CN"/>
              </w:rPr>
            </w:pPr>
            <w:r w:rsidRPr="00FE3AFB">
              <w:rPr>
                <w:rFonts w:ascii="Arial" w:hAnsi="Arial" w:cs="Arial"/>
                <w:strike/>
                <w:color w:val="FF0000"/>
                <w:sz w:val="16"/>
                <w:szCs w:val="16"/>
                <w:lang w:val="en-US" w:eastAsia="zh-CN"/>
              </w:rPr>
              <w:t>The UCI on PCell /SPCell / PUCCH SCell dropped due to collision with semi-static DL symbols, SSB, and symbols indicated by pdcch-ConfigSIB1 in MIB for a CORESET for Type0-PDCCH CSS set is exempted and is not multiplexed on the PUCCH on the alternative PUCCH cell.</w:t>
            </w:r>
          </w:p>
        </w:tc>
      </w:tr>
    </w:tbl>
    <w:p w14:paraId="15B9F8B7" w14:textId="77777777" w:rsidR="00FE3AFB" w:rsidRDefault="00FE3AFB" w:rsidP="00FE3AFB">
      <w:pPr>
        <w:rPr>
          <w:rFonts w:eastAsia="Malgun Gothic" w:cs="Times"/>
          <w:szCs w:val="22"/>
          <w:lang w:val="en-US" w:eastAsia="ko-KR"/>
        </w:rPr>
      </w:pPr>
    </w:p>
    <w:p w14:paraId="1A872E98" w14:textId="77777777" w:rsidR="00FE3AFB" w:rsidRPr="003824FC" w:rsidRDefault="00FE3AFB" w:rsidP="00FE3AFB">
      <w:pPr>
        <w:rPr>
          <w:rFonts w:eastAsia="Malgun Gothic" w:cs="Times"/>
          <w:szCs w:val="20"/>
          <w:u w:val="single"/>
          <w:lang w:val="en-US" w:eastAsia="ko-KR"/>
        </w:rPr>
      </w:pPr>
      <w:r w:rsidRPr="003824FC">
        <w:rPr>
          <w:rFonts w:eastAsia="Malgun Gothic" w:cs="Times"/>
          <w:szCs w:val="20"/>
          <w:u w:val="single"/>
          <w:lang w:val="en-US" w:eastAsia="ko-KR"/>
        </w:rPr>
        <w:t>Conclusion</w:t>
      </w:r>
    </w:p>
    <w:p w14:paraId="4F1333D7" w14:textId="10F97A18" w:rsidR="00FE3AFB" w:rsidRPr="00506A4F" w:rsidRDefault="00FE3AFB" w:rsidP="00FE3AFB">
      <w:pPr>
        <w:rPr>
          <w:rFonts w:eastAsia="Calibri"/>
          <w:szCs w:val="20"/>
        </w:rPr>
      </w:pPr>
      <w:r w:rsidRPr="00506A4F">
        <w:rPr>
          <w:rFonts w:eastAsia="Calibri"/>
          <w:szCs w:val="20"/>
        </w:rPr>
        <w:t>There is no consensus in RAN1 to support joint operation of Rel-17 Intra-UE multiplexing and SPS HARQ deferral in Rel-17</w:t>
      </w:r>
      <w:r w:rsidR="003824FC">
        <w:rPr>
          <w:rFonts w:eastAsia="Calibri"/>
          <w:szCs w:val="20"/>
        </w:rPr>
        <w:t>.</w:t>
      </w:r>
    </w:p>
    <w:p w14:paraId="2EB8A8E8" w14:textId="77777777" w:rsidR="00FE3AFB" w:rsidRPr="00506A4F" w:rsidRDefault="00FE3AFB" w:rsidP="00FE3AFB">
      <w:pPr>
        <w:rPr>
          <w:rFonts w:eastAsia="Malgun Gothic" w:cs="Times"/>
          <w:szCs w:val="20"/>
          <w:lang w:eastAsia="ko-KR"/>
        </w:rPr>
      </w:pPr>
    </w:p>
    <w:p w14:paraId="7D349209" w14:textId="77777777" w:rsidR="00FE3AFB" w:rsidRPr="003824FC" w:rsidRDefault="00FE3AFB" w:rsidP="00FE3AFB">
      <w:pPr>
        <w:rPr>
          <w:rFonts w:eastAsia="Malgun Gothic" w:cs="Times"/>
          <w:szCs w:val="20"/>
          <w:u w:val="single"/>
          <w:lang w:val="en-US" w:eastAsia="ko-KR"/>
        </w:rPr>
      </w:pPr>
      <w:r w:rsidRPr="003824FC">
        <w:rPr>
          <w:rFonts w:eastAsia="Malgun Gothic" w:cs="Times"/>
          <w:szCs w:val="20"/>
          <w:u w:val="single"/>
          <w:lang w:val="en-US" w:eastAsia="ko-KR"/>
        </w:rPr>
        <w:t>Conclusion</w:t>
      </w:r>
    </w:p>
    <w:p w14:paraId="64D36797" w14:textId="629708B7" w:rsidR="00FE3AFB" w:rsidRDefault="00FE3AFB" w:rsidP="00FE3AFB">
      <w:pPr>
        <w:rPr>
          <w:rFonts w:eastAsia="Calibri"/>
          <w:bCs/>
          <w:szCs w:val="20"/>
        </w:rPr>
      </w:pPr>
      <w:r w:rsidRPr="00506A4F">
        <w:rPr>
          <w:rFonts w:eastAsia="Calibri"/>
          <w:szCs w:val="20"/>
        </w:rPr>
        <w:t xml:space="preserve">There is no consensus in RAN1 to </w:t>
      </w:r>
      <w:r w:rsidRPr="00506A4F">
        <w:rPr>
          <w:rFonts w:eastAsia="Calibri"/>
          <w:bCs/>
          <w:szCs w:val="20"/>
        </w:rPr>
        <w:t>support joint operation of Rel-17 Intra-UE multiplexing and dynamic PUCCH cell switching in Rel-17</w:t>
      </w:r>
      <w:r w:rsidR="003824FC">
        <w:rPr>
          <w:rFonts w:eastAsia="Calibri"/>
          <w:bCs/>
          <w:szCs w:val="20"/>
        </w:rPr>
        <w:t>.</w:t>
      </w:r>
    </w:p>
    <w:p w14:paraId="57364818" w14:textId="77777777" w:rsidR="003824FC" w:rsidRPr="00506A4F" w:rsidRDefault="003824FC" w:rsidP="00FE3AFB">
      <w:pPr>
        <w:rPr>
          <w:rFonts w:eastAsia="Malgun Gothic" w:cs="Times"/>
          <w:szCs w:val="20"/>
          <w:lang w:eastAsia="ko-KR"/>
        </w:rPr>
      </w:pPr>
    </w:p>
    <w:p w14:paraId="37AC8918" w14:textId="4E115DC7" w:rsidR="0005791A" w:rsidRPr="008F3C22" w:rsidRDefault="00FE3AFB" w:rsidP="00C36358">
      <w:pPr>
        <w:rPr>
          <w:rFonts w:ascii="Times New Roman" w:hAnsi="Times New Roman"/>
          <w:szCs w:val="20"/>
        </w:rPr>
      </w:pPr>
      <w:r>
        <w:rPr>
          <w:rFonts w:ascii="Times New Roman" w:hAnsi="Times New Roman"/>
          <w:szCs w:val="20"/>
        </w:rPr>
        <w:t xml:space="preserve">Final summary in </w:t>
      </w:r>
      <w:hyperlink r:id="rId1136" w:history="1">
        <w:r w:rsidR="004371F4">
          <w:rPr>
            <w:rStyle w:val="Hyperlink"/>
            <w:rFonts w:ascii="Times New Roman" w:hAnsi="Times New Roman"/>
            <w:szCs w:val="20"/>
          </w:rPr>
          <w:t>R1-2202774</w:t>
        </w:r>
      </w:hyperlink>
      <w:r>
        <w:rPr>
          <w:rFonts w:ascii="Times New Roman" w:hAnsi="Times New Roman"/>
          <w:szCs w:val="20"/>
        </w:rPr>
        <w:t>.</w:t>
      </w:r>
    </w:p>
    <w:p w14:paraId="271BFAA1" w14:textId="77777777" w:rsidR="006B480F" w:rsidRDefault="006B480F" w:rsidP="003D3BB2">
      <w:pPr>
        <w:pStyle w:val="Heading3"/>
      </w:pPr>
      <w:bookmarkStart w:id="108" w:name="_Toc95481773"/>
      <w:bookmarkStart w:id="109" w:name="_Toc98334412"/>
      <w:r>
        <w:t>E</w:t>
      </w:r>
      <w:r w:rsidRPr="00530B71">
        <w:t>nhancements for unlicensed band URLLC/IIoT</w:t>
      </w:r>
      <w:bookmarkEnd w:id="108"/>
      <w:bookmarkEnd w:id="109"/>
    </w:p>
    <w:p w14:paraId="2F0C5D85" w14:textId="4A20FE28" w:rsidR="006B480F" w:rsidRDefault="002328C4" w:rsidP="006B480F">
      <w:pPr>
        <w:rPr>
          <w:lang w:eastAsia="x-none"/>
        </w:rPr>
      </w:pPr>
      <w:hyperlink r:id="rId1137" w:history="1">
        <w:r w:rsidR="004371F4">
          <w:rPr>
            <w:rStyle w:val="Hyperlink"/>
            <w:lang w:eastAsia="x-none"/>
          </w:rPr>
          <w:t>R1-2200961</w:t>
        </w:r>
      </w:hyperlink>
      <w:r w:rsidR="006B480F">
        <w:rPr>
          <w:lang w:eastAsia="x-none"/>
        </w:rPr>
        <w:tab/>
        <w:t>Uplink enhancements for URLLC in unlicensed controlled environments</w:t>
      </w:r>
      <w:r w:rsidR="006B480F">
        <w:rPr>
          <w:lang w:eastAsia="x-none"/>
        </w:rPr>
        <w:tab/>
        <w:t>Huawei, HiSilicon</w:t>
      </w:r>
    </w:p>
    <w:p w14:paraId="086C74FC" w14:textId="21EC5219" w:rsidR="006B480F" w:rsidRDefault="002328C4" w:rsidP="006B480F">
      <w:pPr>
        <w:rPr>
          <w:lang w:eastAsia="x-none"/>
        </w:rPr>
      </w:pPr>
      <w:hyperlink r:id="rId1138" w:history="1">
        <w:r w:rsidR="004371F4">
          <w:rPr>
            <w:rStyle w:val="Hyperlink"/>
            <w:lang w:eastAsia="x-none"/>
          </w:rPr>
          <w:t>R1-2201022</w:t>
        </w:r>
      </w:hyperlink>
      <w:r w:rsidR="006B480F">
        <w:rPr>
          <w:lang w:eastAsia="x-none"/>
        </w:rPr>
        <w:tab/>
        <w:t>Remaining issues on enhancements for unlicensed band URLLC/IIoT</w:t>
      </w:r>
      <w:r w:rsidR="006B480F">
        <w:rPr>
          <w:lang w:eastAsia="x-none"/>
        </w:rPr>
        <w:tab/>
        <w:t>New H3C Technologies Co., Ltd.</w:t>
      </w:r>
    </w:p>
    <w:p w14:paraId="43D0ADD4" w14:textId="20213E87" w:rsidR="006B480F" w:rsidRDefault="002328C4" w:rsidP="006B480F">
      <w:pPr>
        <w:rPr>
          <w:lang w:eastAsia="x-none"/>
        </w:rPr>
      </w:pPr>
      <w:hyperlink r:id="rId1139" w:history="1">
        <w:r w:rsidR="004371F4">
          <w:rPr>
            <w:rStyle w:val="Hyperlink"/>
            <w:lang w:eastAsia="x-none"/>
          </w:rPr>
          <w:t>R1-2201401</w:t>
        </w:r>
      </w:hyperlink>
      <w:r w:rsidR="006B480F">
        <w:rPr>
          <w:lang w:eastAsia="x-none"/>
        </w:rPr>
        <w:tab/>
        <w:t>Discussion on unlicensed band URLLC/IIoT</w:t>
      </w:r>
      <w:r w:rsidR="006B480F">
        <w:rPr>
          <w:lang w:eastAsia="x-none"/>
        </w:rPr>
        <w:tab/>
        <w:t>ZTE Corporation</w:t>
      </w:r>
    </w:p>
    <w:p w14:paraId="37A98664" w14:textId="010A91D9" w:rsidR="006B480F" w:rsidRDefault="002328C4" w:rsidP="006B480F">
      <w:pPr>
        <w:rPr>
          <w:lang w:eastAsia="x-none"/>
        </w:rPr>
      </w:pPr>
      <w:hyperlink r:id="rId1140" w:history="1">
        <w:r w:rsidR="004371F4">
          <w:rPr>
            <w:rStyle w:val="Hyperlink"/>
            <w:lang w:eastAsia="x-none"/>
          </w:rPr>
          <w:t>R1-2201694</w:t>
        </w:r>
      </w:hyperlink>
      <w:r w:rsidR="006B480F">
        <w:rPr>
          <w:lang w:eastAsia="x-none"/>
        </w:rPr>
        <w:tab/>
        <w:t>Remaining Clarifications to Enable URLLC/IIoT in Unlicensed Band</w:t>
      </w:r>
      <w:r w:rsidR="006B480F">
        <w:rPr>
          <w:lang w:eastAsia="x-none"/>
        </w:rPr>
        <w:tab/>
        <w:t>Intel Corporation</w:t>
      </w:r>
    </w:p>
    <w:p w14:paraId="7D958523" w14:textId="13DA6433" w:rsidR="006B480F" w:rsidRDefault="002328C4" w:rsidP="006B480F">
      <w:pPr>
        <w:rPr>
          <w:lang w:eastAsia="x-none"/>
        </w:rPr>
      </w:pPr>
      <w:hyperlink r:id="rId1141" w:history="1">
        <w:r w:rsidR="004371F4">
          <w:rPr>
            <w:rStyle w:val="Hyperlink"/>
            <w:lang w:eastAsia="x-none"/>
          </w:rPr>
          <w:t>R1-2202135</w:t>
        </w:r>
      </w:hyperlink>
      <w:r w:rsidR="006B480F">
        <w:rPr>
          <w:lang w:eastAsia="x-none"/>
        </w:rPr>
        <w:tab/>
        <w:t>Uplink enhancements for URLLC in unlicensed controlled environments</w:t>
      </w:r>
      <w:r w:rsidR="006B480F">
        <w:rPr>
          <w:lang w:eastAsia="x-none"/>
        </w:rPr>
        <w:tab/>
        <w:t>Qualcomm Incorporated</w:t>
      </w:r>
    </w:p>
    <w:p w14:paraId="6C21959C" w14:textId="6A979D1A" w:rsidR="006B480F" w:rsidRDefault="002328C4" w:rsidP="006B480F">
      <w:pPr>
        <w:rPr>
          <w:lang w:eastAsia="x-none"/>
        </w:rPr>
      </w:pPr>
      <w:hyperlink r:id="rId1142" w:history="1">
        <w:r w:rsidR="004371F4">
          <w:rPr>
            <w:rStyle w:val="Hyperlink"/>
            <w:lang w:eastAsia="x-none"/>
          </w:rPr>
          <w:t>R1-2202363</w:t>
        </w:r>
      </w:hyperlink>
      <w:r w:rsidR="006B480F">
        <w:rPr>
          <w:lang w:eastAsia="x-none"/>
        </w:rPr>
        <w:tab/>
        <w:t>Remaining issues on enhancements for unlicensed band URLLC/IIoT</w:t>
      </w:r>
      <w:r w:rsidR="006B480F">
        <w:rPr>
          <w:lang w:eastAsia="x-none"/>
        </w:rPr>
        <w:tab/>
        <w:t>NEC</w:t>
      </w:r>
    </w:p>
    <w:p w14:paraId="5DABD10F" w14:textId="23801460" w:rsidR="002A0498" w:rsidRDefault="002A0498" w:rsidP="006B480F">
      <w:pPr>
        <w:rPr>
          <w:lang w:eastAsia="x-none"/>
        </w:rPr>
      </w:pPr>
    </w:p>
    <w:p w14:paraId="35DA2910" w14:textId="77777777" w:rsidR="002A0498" w:rsidRPr="002A0498" w:rsidRDefault="002A0498" w:rsidP="002A0498">
      <w:pPr>
        <w:rPr>
          <w:lang w:val="fr-FR" w:eastAsia="x-none"/>
        </w:rPr>
      </w:pPr>
      <w:r w:rsidRPr="002A0498">
        <w:rPr>
          <w:lang w:val="fr-FR" w:eastAsia="x-none"/>
        </w:rPr>
        <w:t>[108-e-R17-IIoT-URLLC-02] – Sorour (Ericsson)</w:t>
      </w:r>
    </w:p>
    <w:p w14:paraId="5ABF607B" w14:textId="610FCA8B" w:rsidR="002A0498" w:rsidRPr="002A0498" w:rsidRDefault="002A0498" w:rsidP="002A0498">
      <w:pPr>
        <w:rPr>
          <w:lang w:eastAsia="x-none"/>
        </w:rPr>
      </w:pPr>
      <w:r w:rsidRPr="002A0498">
        <w:rPr>
          <w:lang w:eastAsia="x-none"/>
        </w:rPr>
        <w:t>Email discussion on unlicensed band URLLC/IIoT</w:t>
      </w:r>
    </w:p>
    <w:p w14:paraId="7AE541EC" w14:textId="77777777" w:rsidR="002A0498" w:rsidRPr="002A0498" w:rsidRDefault="002A0498" w:rsidP="002A0498">
      <w:pPr>
        <w:numPr>
          <w:ilvl w:val="0"/>
          <w:numId w:val="60"/>
        </w:numPr>
        <w:rPr>
          <w:lang w:eastAsia="x-none"/>
        </w:rPr>
      </w:pPr>
      <w:r w:rsidRPr="002A0498">
        <w:rPr>
          <w:rFonts w:hint="eastAsia"/>
          <w:lang w:eastAsia="x-none"/>
        </w:rPr>
        <w:t>1</w:t>
      </w:r>
      <w:r w:rsidRPr="002A0498">
        <w:rPr>
          <w:rFonts w:hint="eastAsia"/>
          <w:vertAlign w:val="superscript"/>
          <w:lang w:eastAsia="x-none"/>
        </w:rPr>
        <w:t>st</w:t>
      </w:r>
      <w:r w:rsidRPr="002A0498">
        <w:rPr>
          <w:rFonts w:hint="eastAsia"/>
          <w:lang w:eastAsia="x-none"/>
        </w:rPr>
        <w:t xml:space="preserve"> check point: </w:t>
      </w:r>
      <w:r w:rsidRPr="002A0498">
        <w:t>February</w:t>
      </w:r>
      <w:r w:rsidRPr="002A0498">
        <w:rPr>
          <w:rFonts w:hint="eastAsia"/>
        </w:rPr>
        <w:t xml:space="preserve"> </w:t>
      </w:r>
      <w:r w:rsidRPr="002A0498">
        <w:t>25</w:t>
      </w:r>
    </w:p>
    <w:p w14:paraId="481EE283" w14:textId="77777777" w:rsidR="002A0498" w:rsidRPr="002A0498" w:rsidRDefault="002A0498" w:rsidP="002A0498">
      <w:pPr>
        <w:numPr>
          <w:ilvl w:val="0"/>
          <w:numId w:val="60"/>
        </w:numPr>
        <w:rPr>
          <w:lang w:eastAsia="x-none"/>
        </w:rPr>
      </w:pPr>
      <w:r w:rsidRPr="002A0498">
        <w:rPr>
          <w:lang w:eastAsia="x-none"/>
        </w:rPr>
        <w:t>Final</w:t>
      </w:r>
      <w:r w:rsidRPr="002A0498">
        <w:rPr>
          <w:rFonts w:hint="eastAsia"/>
          <w:lang w:eastAsia="x-none"/>
        </w:rPr>
        <w:t xml:space="preserve"> check point: </w:t>
      </w:r>
      <w:r w:rsidRPr="002A0498">
        <w:t>March 3</w:t>
      </w:r>
    </w:p>
    <w:p w14:paraId="179BA88A" w14:textId="2E2FCB1C" w:rsidR="002A0498" w:rsidRPr="002A0498" w:rsidRDefault="002328C4" w:rsidP="002A0498">
      <w:pPr>
        <w:rPr>
          <w:b/>
          <w:bCs/>
          <w:lang w:eastAsia="x-none"/>
        </w:rPr>
      </w:pPr>
      <w:hyperlink r:id="rId1143" w:history="1">
        <w:r w:rsidR="004371F4">
          <w:rPr>
            <w:rStyle w:val="Hyperlink"/>
            <w:b/>
            <w:bCs/>
            <w:lang w:eastAsia="x-none"/>
          </w:rPr>
          <w:t>R1-2202536</w:t>
        </w:r>
      </w:hyperlink>
      <w:r w:rsidR="002A0498" w:rsidRPr="002A0498">
        <w:rPr>
          <w:b/>
          <w:bCs/>
          <w:lang w:eastAsia="x-none"/>
        </w:rPr>
        <w:tab/>
        <w:t>Summary#1 - Enhancements for IIOT/URLLC on Unlicensed Band</w:t>
      </w:r>
      <w:r w:rsidR="002A0498" w:rsidRPr="002A0498">
        <w:rPr>
          <w:b/>
          <w:bCs/>
          <w:lang w:eastAsia="x-none"/>
        </w:rPr>
        <w:tab/>
        <w:t>Moderator (Ericsson)</w:t>
      </w:r>
    </w:p>
    <w:p w14:paraId="51C1DCCF" w14:textId="77777777" w:rsidR="0052559F" w:rsidRPr="003B49B7" w:rsidRDefault="0052559F" w:rsidP="0052559F">
      <w:r w:rsidRPr="00E40B0B">
        <w:rPr>
          <w:b/>
          <w:bCs/>
        </w:rPr>
        <w:t>Decision:</w:t>
      </w:r>
      <w:r>
        <w:t xml:space="preserve"> As per email decision posted on Feb 23</w:t>
      </w:r>
      <w:r w:rsidRPr="00E40B0B">
        <w:rPr>
          <w:vertAlign w:val="superscript"/>
        </w:rPr>
        <w:t>rd</w:t>
      </w:r>
      <w:r>
        <w:t>,</w:t>
      </w:r>
    </w:p>
    <w:p w14:paraId="1BC6E148" w14:textId="77777777" w:rsidR="002A0498" w:rsidRPr="000D66CF" w:rsidRDefault="002A0498" w:rsidP="002A0498">
      <w:pPr>
        <w:rPr>
          <w:highlight w:val="green"/>
        </w:rPr>
      </w:pPr>
      <w:r w:rsidRPr="000D66CF">
        <w:rPr>
          <w:highlight w:val="green"/>
        </w:rPr>
        <w:t>Agreement</w:t>
      </w:r>
    </w:p>
    <w:p w14:paraId="37BD3EFB" w14:textId="69262239" w:rsidR="002A0498" w:rsidRPr="000D66CF" w:rsidRDefault="002A0498" w:rsidP="002A0498">
      <w:pPr>
        <w:rPr>
          <w:bCs/>
          <w:iCs/>
          <w:lang w:val="sv-SE" w:eastAsia="zh-CN"/>
        </w:rPr>
      </w:pPr>
      <w:r w:rsidRPr="000D66CF">
        <w:rPr>
          <w:lang w:eastAsia="x-none"/>
        </w:rPr>
        <w:t xml:space="preserve">The text proposal in Proposal 1-1 of </w:t>
      </w:r>
      <w:hyperlink r:id="rId1144" w:history="1">
        <w:r w:rsidR="004371F4">
          <w:rPr>
            <w:rStyle w:val="Hyperlink"/>
            <w:lang w:eastAsia="x-none"/>
          </w:rPr>
          <w:t>R1-2202536</w:t>
        </w:r>
      </w:hyperlink>
      <w:r w:rsidRPr="000D66CF">
        <w:rPr>
          <w:lang w:eastAsia="x-none"/>
        </w:rPr>
        <w:t xml:space="preserve"> is agreed for the editor’s CR on</w:t>
      </w:r>
      <w:r w:rsidRPr="000D66CF">
        <w:rPr>
          <w:bCs/>
          <w:iCs/>
          <w:lang w:val="en-US" w:eastAsia="zh-CN"/>
        </w:rPr>
        <w:t xml:space="preserve"> TS 3</w:t>
      </w:r>
      <w:r w:rsidRPr="000D66CF">
        <w:rPr>
          <w:bCs/>
          <w:iCs/>
          <w:lang w:val="sv-SE" w:eastAsia="zh-CN"/>
        </w:rPr>
        <w:t>7.213 (Clause</w:t>
      </w:r>
      <w:r w:rsidRPr="000D66CF">
        <w:rPr>
          <w:bCs/>
          <w:iCs/>
          <w:lang w:val="en-US" w:eastAsia="zh-CN"/>
        </w:rPr>
        <w:t xml:space="preserve"> </w:t>
      </w:r>
      <w:r w:rsidRPr="000D66CF">
        <w:rPr>
          <w:bCs/>
          <w:iCs/>
          <w:lang w:val="sv-SE" w:eastAsia="zh-CN"/>
        </w:rPr>
        <w:t>4.3.1.2.4.1).</w:t>
      </w:r>
    </w:p>
    <w:p w14:paraId="7225E305" w14:textId="77777777" w:rsidR="002A0498" w:rsidRPr="000D66CF" w:rsidRDefault="002A0498" w:rsidP="002A0498">
      <w:pPr>
        <w:rPr>
          <w:highlight w:val="cyan"/>
          <w:lang w:val="en-US" w:eastAsia="x-none"/>
        </w:rPr>
      </w:pPr>
    </w:p>
    <w:p w14:paraId="32832DBB" w14:textId="77777777" w:rsidR="002A0498" w:rsidRPr="000D66CF" w:rsidRDefault="002A0498" w:rsidP="002A0498">
      <w:pPr>
        <w:rPr>
          <w:highlight w:val="green"/>
        </w:rPr>
      </w:pPr>
      <w:r w:rsidRPr="000D66CF">
        <w:rPr>
          <w:highlight w:val="green"/>
        </w:rPr>
        <w:t>Agreement</w:t>
      </w:r>
    </w:p>
    <w:p w14:paraId="6D7E1C99" w14:textId="5029D30A" w:rsidR="002A0498" w:rsidRPr="000D66CF" w:rsidRDefault="002A0498" w:rsidP="002A0498">
      <w:pPr>
        <w:rPr>
          <w:bCs/>
          <w:iCs/>
          <w:lang w:val="sv-SE" w:eastAsia="zh-CN"/>
        </w:rPr>
      </w:pPr>
      <w:r w:rsidRPr="000D66CF">
        <w:rPr>
          <w:lang w:eastAsia="x-none"/>
        </w:rPr>
        <w:t>The text proposal in Proposal 1-</w:t>
      </w:r>
      <w:r>
        <w:rPr>
          <w:lang w:eastAsia="x-none"/>
        </w:rPr>
        <w:t>2</w:t>
      </w:r>
      <w:r w:rsidRPr="000D66CF">
        <w:rPr>
          <w:lang w:eastAsia="x-none"/>
        </w:rPr>
        <w:t xml:space="preserve"> of </w:t>
      </w:r>
      <w:hyperlink r:id="rId1145" w:history="1">
        <w:r w:rsidR="004371F4">
          <w:rPr>
            <w:rStyle w:val="Hyperlink"/>
            <w:lang w:eastAsia="x-none"/>
          </w:rPr>
          <w:t>R1-2202536</w:t>
        </w:r>
      </w:hyperlink>
      <w:r w:rsidRPr="000D66CF">
        <w:rPr>
          <w:lang w:eastAsia="x-none"/>
        </w:rPr>
        <w:t xml:space="preserve"> is agreed for the editor’s CR on</w:t>
      </w:r>
      <w:r w:rsidRPr="000D66CF">
        <w:rPr>
          <w:bCs/>
          <w:iCs/>
          <w:lang w:val="en-US" w:eastAsia="zh-CN"/>
        </w:rPr>
        <w:t xml:space="preserve"> TS 3</w:t>
      </w:r>
      <w:r w:rsidRPr="000D66CF">
        <w:rPr>
          <w:bCs/>
          <w:iCs/>
          <w:lang w:val="sv-SE" w:eastAsia="zh-CN"/>
        </w:rPr>
        <w:t>7.213 (Clause 4.3.1.2.4.2).</w:t>
      </w:r>
    </w:p>
    <w:p w14:paraId="1A1C063B" w14:textId="77777777" w:rsidR="002A0498" w:rsidRDefault="002A0498" w:rsidP="002A0498">
      <w:pPr>
        <w:rPr>
          <w:highlight w:val="cyan"/>
          <w:lang w:val="sv-SE" w:eastAsia="x-none"/>
        </w:rPr>
      </w:pPr>
    </w:p>
    <w:p w14:paraId="4027C798" w14:textId="77777777" w:rsidR="002A0498" w:rsidRPr="002A0498" w:rsidRDefault="002A0498" w:rsidP="002A0498">
      <w:pPr>
        <w:rPr>
          <w:u w:val="single"/>
          <w:lang w:eastAsia="x-none"/>
        </w:rPr>
      </w:pPr>
      <w:r w:rsidRPr="002A0498">
        <w:rPr>
          <w:u w:val="single"/>
          <w:lang w:eastAsia="x-none"/>
        </w:rPr>
        <w:t>Conclusion</w:t>
      </w:r>
    </w:p>
    <w:p w14:paraId="5120FAF8" w14:textId="77777777" w:rsidR="002A0498" w:rsidRPr="000D66CF" w:rsidRDefault="002A0498" w:rsidP="002A0498">
      <w:pPr>
        <w:rPr>
          <w:highlight w:val="cyan"/>
          <w:lang w:eastAsia="x-none"/>
        </w:rPr>
      </w:pPr>
      <w:r w:rsidRPr="000D66CF">
        <w:rPr>
          <w:lang w:eastAsia="x-none"/>
        </w:rPr>
        <w:t>In semi-static channel access mode, for a transmission burst that includes scheduled and configured UL transmissions, conclude that no specification changes are needed to ensure that the associated COT-ownership for all transmissions in the transmission burst is the same, and it can be handled by gNB proper scheduling and proper UE implementation.</w:t>
      </w:r>
    </w:p>
    <w:p w14:paraId="3C0E3C75" w14:textId="77777777" w:rsidR="002A0498" w:rsidRDefault="002A0498" w:rsidP="002A0498">
      <w:pPr>
        <w:rPr>
          <w:lang w:eastAsia="x-none"/>
        </w:rPr>
      </w:pPr>
    </w:p>
    <w:p w14:paraId="499D7A78" w14:textId="698DC1B9" w:rsidR="002A0498" w:rsidRDefault="00C36358" w:rsidP="002A0498">
      <w:pPr>
        <w:rPr>
          <w:lang w:eastAsia="x-none"/>
        </w:rPr>
      </w:pPr>
      <w:r>
        <w:rPr>
          <w:lang w:eastAsia="x-none"/>
        </w:rPr>
        <w:t xml:space="preserve">Final summary in </w:t>
      </w:r>
      <w:hyperlink r:id="rId1146" w:history="1">
        <w:r w:rsidR="004371F4">
          <w:rPr>
            <w:rStyle w:val="Hyperlink"/>
            <w:lang w:eastAsia="x-none"/>
          </w:rPr>
          <w:t>R1-2202537</w:t>
        </w:r>
      </w:hyperlink>
      <w:r>
        <w:rPr>
          <w:lang w:eastAsia="x-none"/>
        </w:rPr>
        <w:t>.</w:t>
      </w:r>
    </w:p>
    <w:p w14:paraId="5F75724A" w14:textId="77777777" w:rsidR="006B480F" w:rsidRDefault="006B480F" w:rsidP="003D3BB2">
      <w:pPr>
        <w:pStyle w:val="Heading3"/>
      </w:pPr>
      <w:bookmarkStart w:id="110" w:name="_Toc95481774"/>
      <w:bookmarkStart w:id="111" w:name="_Toc98334413"/>
      <w:r>
        <w:t>Intra-UE Multiplexing/Prioritization</w:t>
      </w:r>
      <w:bookmarkEnd w:id="110"/>
      <w:bookmarkEnd w:id="111"/>
    </w:p>
    <w:p w14:paraId="6CE97FBD" w14:textId="14A26F38" w:rsidR="006B480F" w:rsidRDefault="002328C4" w:rsidP="006B480F">
      <w:pPr>
        <w:rPr>
          <w:lang w:eastAsia="x-none"/>
        </w:rPr>
      </w:pPr>
      <w:hyperlink r:id="rId1147" w:history="1">
        <w:r w:rsidR="004371F4">
          <w:rPr>
            <w:rStyle w:val="Hyperlink"/>
            <w:lang w:eastAsia="x-none"/>
          </w:rPr>
          <w:t>R1-2200960</w:t>
        </w:r>
      </w:hyperlink>
      <w:r w:rsidR="006B480F">
        <w:rPr>
          <w:lang w:eastAsia="x-none"/>
        </w:rPr>
        <w:tab/>
        <w:t>Intra-UE multiplexing enhancements</w:t>
      </w:r>
      <w:r w:rsidR="006B480F">
        <w:rPr>
          <w:lang w:eastAsia="x-none"/>
        </w:rPr>
        <w:tab/>
        <w:t>Huawei, HiSilicon</w:t>
      </w:r>
    </w:p>
    <w:p w14:paraId="54D6605B" w14:textId="3CBC0F0A" w:rsidR="006B480F" w:rsidRDefault="002328C4" w:rsidP="006B480F">
      <w:pPr>
        <w:rPr>
          <w:lang w:eastAsia="x-none"/>
        </w:rPr>
      </w:pPr>
      <w:hyperlink r:id="rId1148" w:history="1">
        <w:r w:rsidR="004371F4">
          <w:rPr>
            <w:rStyle w:val="Hyperlink"/>
            <w:lang w:eastAsia="x-none"/>
          </w:rPr>
          <w:t>R1-2201003</w:t>
        </w:r>
      </w:hyperlink>
      <w:r w:rsidR="006B480F">
        <w:rPr>
          <w:lang w:eastAsia="x-none"/>
        </w:rPr>
        <w:tab/>
        <w:t>Intra-UE Multiplexing/Prioritization Enhancements for IIoT/URLLC</w:t>
      </w:r>
      <w:r w:rsidR="006B480F">
        <w:rPr>
          <w:lang w:eastAsia="x-none"/>
        </w:rPr>
        <w:tab/>
        <w:t>Ericsson</w:t>
      </w:r>
    </w:p>
    <w:p w14:paraId="3F3B7613" w14:textId="7C35703E" w:rsidR="006B480F" w:rsidRDefault="002328C4" w:rsidP="006B480F">
      <w:pPr>
        <w:rPr>
          <w:lang w:eastAsia="x-none"/>
        </w:rPr>
      </w:pPr>
      <w:hyperlink r:id="rId1149" w:history="1">
        <w:r w:rsidR="004371F4">
          <w:rPr>
            <w:rStyle w:val="Hyperlink"/>
            <w:lang w:eastAsia="x-none"/>
          </w:rPr>
          <w:t>R1-2201018</w:t>
        </w:r>
      </w:hyperlink>
      <w:r w:rsidR="006B480F">
        <w:rPr>
          <w:lang w:eastAsia="x-none"/>
        </w:rPr>
        <w:tab/>
        <w:t>On UL intra-UE prioritization and multiplexing enhancements</w:t>
      </w:r>
      <w:r w:rsidR="006B480F">
        <w:rPr>
          <w:lang w:eastAsia="x-none"/>
        </w:rPr>
        <w:tab/>
        <w:t>Nokia, Nokia Shanghai Bell</w:t>
      </w:r>
    </w:p>
    <w:p w14:paraId="672D89C5" w14:textId="3C8AF643" w:rsidR="006B480F" w:rsidRDefault="002328C4" w:rsidP="006B480F">
      <w:pPr>
        <w:rPr>
          <w:lang w:eastAsia="x-none"/>
        </w:rPr>
      </w:pPr>
      <w:hyperlink r:id="rId1150" w:history="1">
        <w:r w:rsidR="004371F4">
          <w:rPr>
            <w:rStyle w:val="Hyperlink"/>
            <w:lang w:eastAsia="x-none"/>
          </w:rPr>
          <w:t>R1-2201023</w:t>
        </w:r>
      </w:hyperlink>
      <w:r w:rsidR="006B480F">
        <w:rPr>
          <w:lang w:eastAsia="x-none"/>
        </w:rPr>
        <w:tab/>
        <w:t>Intra-UE multiplexing and prioritization</w:t>
      </w:r>
      <w:r w:rsidR="006B480F">
        <w:rPr>
          <w:lang w:eastAsia="x-none"/>
        </w:rPr>
        <w:tab/>
        <w:t>New H3C Technologies Co., Ltd.</w:t>
      </w:r>
    </w:p>
    <w:p w14:paraId="590B46B9" w14:textId="018F60D2" w:rsidR="006B480F" w:rsidRDefault="002328C4" w:rsidP="006B480F">
      <w:pPr>
        <w:rPr>
          <w:lang w:eastAsia="x-none"/>
        </w:rPr>
      </w:pPr>
      <w:hyperlink r:id="rId1151" w:history="1">
        <w:r w:rsidR="004371F4">
          <w:rPr>
            <w:rStyle w:val="Hyperlink"/>
            <w:lang w:eastAsia="x-none"/>
          </w:rPr>
          <w:t>R1-2201091</w:t>
        </w:r>
      </w:hyperlink>
      <w:r w:rsidR="006B480F">
        <w:rPr>
          <w:lang w:eastAsia="x-none"/>
        </w:rPr>
        <w:tab/>
        <w:t>Remaining issues on intra-UE Multiplexing/Prioritization for Rel-17 URLLC</w:t>
      </w:r>
      <w:r w:rsidR="006B480F">
        <w:rPr>
          <w:lang w:eastAsia="x-none"/>
        </w:rPr>
        <w:tab/>
        <w:t>vivo</w:t>
      </w:r>
    </w:p>
    <w:p w14:paraId="20A50039" w14:textId="13BCB549" w:rsidR="006B480F" w:rsidRDefault="002328C4" w:rsidP="006B480F">
      <w:pPr>
        <w:rPr>
          <w:lang w:eastAsia="x-none"/>
        </w:rPr>
      </w:pPr>
      <w:hyperlink r:id="rId1152" w:history="1">
        <w:r w:rsidR="004371F4">
          <w:rPr>
            <w:rStyle w:val="Hyperlink"/>
            <w:lang w:eastAsia="x-none"/>
          </w:rPr>
          <w:t>R1-2201162</w:t>
        </w:r>
      </w:hyperlink>
      <w:r w:rsidR="006B480F">
        <w:rPr>
          <w:lang w:eastAsia="x-none"/>
        </w:rPr>
        <w:tab/>
        <w:t>Discussion on enhanced intra-UE multiplexing</w:t>
      </w:r>
      <w:r w:rsidR="006B480F">
        <w:rPr>
          <w:lang w:eastAsia="x-none"/>
        </w:rPr>
        <w:tab/>
        <w:t>ZTE</w:t>
      </w:r>
    </w:p>
    <w:p w14:paraId="75065C73" w14:textId="1D0A237C" w:rsidR="006B480F" w:rsidRDefault="002328C4" w:rsidP="006B480F">
      <w:pPr>
        <w:rPr>
          <w:lang w:eastAsia="x-none"/>
        </w:rPr>
      </w:pPr>
      <w:hyperlink r:id="rId1153" w:history="1">
        <w:r w:rsidR="004371F4">
          <w:rPr>
            <w:rStyle w:val="Hyperlink"/>
            <w:lang w:eastAsia="x-none"/>
          </w:rPr>
          <w:t>R1-2201296</w:t>
        </w:r>
      </w:hyperlink>
      <w:r w:rsidR="006B480F">
        <w:rPr>
          <w:lang w:eastAsia="x-none"/>
        </w:rPr>
        <w:tab/>
        <w:t>Enhancements on intra-UE multiplexing/prioritization</w:t>
      </w:r>
      <w:r w:rsidR="006B480F">
        <w:rPr>
          <w:lang w:eastAsia="x-none"/>
        </w:rPr>
        <w:tab/>
        <w:t>OPPO</w:t>
      </w:r>
    </w:p>
    <w:p w14:paraId="1015AE80" w14:textId="31895329" w:rsidR="006B480F" w:rsidRDefault="002328C4" w:rsidP="006B480F">
      <w:pPr>
        <w:rPr>
          <w:lang w:eastAsia="x-none"/>
        </w:rPr>
      </w:pPr>
      <w:hyperlink r:id="rId1154" w:history="1">
        <w:r w:rsidR="004371F4">
          <w:rPr>
            <w:rStyle w:val="Hyperlink"/>
            <w:lang w:eastAsia="x-none"/>
          </w:rPr>
          <w:t>R1-2201357</w:t>
        </w:r>
      </w:hyperlink>
      <w:r w:rsidR="006B480F">
        <w:rPr>
          <w:lang w:eastAsia="x-none"/>
        </w:rPr>
        <w:tab/>
        <w:t>Intra-UE multiplexing and prioritization</w:t>
      </w:r>
      <w:r w:rsidR="006B480F">
        <w:rPr>
          <w:lang w:eastAsia="x-none"/>
        </w:rPr>
        <w:tab/>
        <w:t>CATT</w:t>
      </w:r>
    </w:p>
    <w:p w14:paraId="2AD42EC1" w14:textId="4487C813" w:rsidR="006B480F" w:rsidRDefault="002328C4" w:rsidP="006B480F">
      <w:pPr>
        <w:rPr>
          <w:lang w:eastAsia="x-none"/>
        </w:rPr>
      </w:pPr>
      <w:hyperlink r:id="rId1155" w:history="1">
        <w:r w:rsidR="004371F4">
          <w:rPr>
            <w:rStyle w:val="Hyperlink"/>
            <w:lang w:eastAsia="x-none"/>
          </w:rPr>
          <w:t>R1-2201379</w:t>
        </w:r>
      </w:hyperlink>
      <w:r w:rsidR="006B480F">
        <w:rPr>
          <w:lang w:eastAsia="x-none"/>
        </w:rPr>
        <w:tab/>
        <w:t>Discussion on intra-UE multiplexing with different priorities</w:t>
      </w:r>
      <w:r w:rsidR="006B480F">
        <w:rPr>
          <w:lang w:eastAsia="x-none"/>
        </w:rPr>
        <w:tab/>
        <w:t>Panasonic Corporation</w:t>
      </w:r>
    </w:p>
    <w:p w14:paraId="29127C2E" w14:textId="203C8B2C" w:rsidR="006B480F" w:rsidRDefault="002328C4" w:rsidP="006B480F">
      <w:pPr>
        <w:rPr>
          <w:lang w:eastAsia="x-none"/>
        </w:rPr>
      </w:pPr>
      <w:hyperlink r:id="rId1156" w:history="1">
        <w:r w:rsidR="004371F4">
          <w:rPr>
            <w:rStyle w:val="Hyperlink"/>
            <w:lang w:eastAsia="x-none"/>
          </w:rPr>
          <w:t>R1-2201439</w:t>
        </w:r>
      </w:hyperlink>
      <w:r w:rsidR="006B480F">
        <w:rPr>
          <w:lang w:eastAsia="x-none"/>
        </w:rPr>
        <w:tab/>
        <w:t>Discussion on remaining issue for intra-UE multiplexing</w:t>
      </w:r>
      <w:r w:rsidR="006B480F">
        <w:rPr>
          <w:lang w:eastAsia="x-none"/>
        </w:rPr>
        <w:tab/>
        <w:t>China Telecom</w:t>
      </w:r>
    </w:p>
    <w:p w14:paraId="4532B0ED" w14:textId="28995176" w:rsidR="006B480F" w:rsidRDefault="002328C4" w:rsidP="006B480F">
      <w:pPr>
        <w:rPr>
          <w:lang w:eastAsia="x-none"/>
        </w:rPr>
      </w:pPr>
      <w:hyperlink r:id="rId1157" w:history="1">
        <w:r w:rsidR="004371F4">
          <w:rPr>
            <w:rStyle w:val="Hyperlink"/>
            <w:lang w:eastAsia="x-none"/>
          </w:rPr>
          <w:t>R1-2201476</w:t>
        </w:r>
      </w:hyperlink>
      <w:r w:rsidR="006B480F">
        <w:rPr>
          <w:lang w:eastAsia="x-none"/>
        </w:rPr>
        <w:tab/>
        <w:t>Discussion on intra-UE multiplexing/prioritization for Rel.17 URLLC</w:t>
      </w:r>
      <w:r w:rsidR="006B480F">
        <w:rPr>
          <w:lang w:eastAsia="x-none"/>
        </w:rPr>
        <w:tab/>
        <w:t>NTT DOCOMO, INC.</w:t>
      </w:r>
    </w:p>
    <w:p w14:paraId="44BA4120" w14:textId="1562C2DC" w:rsidR="006B480F" w:rsidRDefault="002328C4" w:rsidP="006B480F">
      <w:pPr>
        <w:rPr>
          <w:lang w:eastAsia="x-none"/>
        </w:rPr>
      </w:pPr>
      <w:hyperlink r:id="rId1158" w:history="1">
        <w:r w:rsidR="004371F4">
          <w:rPr>
            <w:rStyle w:val="Hyperlink"/>
            <w:lang w:eastAsia="x-none"/>
          </w:rPr>
          <w:t>R1-2201545</w:t>
        </w:r>
      </w:hyperlink>
      <w:r w:rsidR="006B480F">
        <w:rPr>
          <w:lang w:eastAsia="x-none"/>
        </w:rPr>
        <w:tab/>
        <w:t>Discussion on intra-UE multiplexing/prioritization</w:t>
      </w:r>
      <w:r w:rsidR="006B480F">
        <w:rPr>
          <w:lang w:eastAsia="x-none"/>
        </w:rPr>
        <w:tab/>
        <w:t>Spreadtrum Communications</w:t>
      </w:r>
    </w:p>
    <w:p w14:paraId="386137FA" w14:textId="142D9B7E" w:rsidR="006B480F" w:rsidRDefault="002328C4" w:rsidP="006B480F">
      <w:pPr>
        <w:rPr>
          <w:lang w:eastAsia="x-none"/>
        </w:rPr>
      </w:pPr>
      <w:hyperlink r:id="rId1159" w:history="1">
        <w:r w:rsidR="004371F4">
          <w:rPr>
            <w:rStyle w:val="Hyperlink"/>
            <w:lang w:eastAsia="x-none"/>
          </w:rPr>
          <w:t>R1-2201580</w:t>
        </w:r>
      </w:hyperlink>
      <w:r w:rsidR="006B480F">
        <w:rPr>
          <w:lang w:eastAsia="x-none"/>
        </w:rPr>
        <w:tab/>
        <w:t>Remaining issues on intra-UE multiplexing &amp; prioritisation</w:t>
      </w:r>
      <w:r w:rsidR="006B480F">
        <w:rPr>
          <w:lang w:eastAsia="x-none"/>
        </w:rPr>
        <w:tab/>
        <w:t>Sony</w:t>
      </w:r>
    </w:p>
    <w:p w14:paraId="04AD3303" w14:textId="3E251B18" w:rsidR="006B480F" w:rsidRDefault="002328C4" w:rsidP="006B480F">
      <w:pPr>
        <w:rPr>
          <w:lang w:eastAsia="x-none"/>
        </w:rPr>
      </w:pPr>
      <w:hyperlink r:id="rId1160" w:history="1">
        <w:r w:rsidR="004371F4">
          <w:rPr>
            <w:rStyle w:val="Hyperlink"/>
            <w:lang w:eastAsia="x-none"/>
          </w:rPr>
          <w:t>R1-2201612</w:t>
        </w:r>
      </w:hyperlink>
      <w:r w:rsidR="006B480F">
        <w:rPr>
          <w:lang w:eastAsia="x-none"/>
        </w:rPr>
        <w:tab/>
        <w:t>Intra-UE Multiplexing/Prioritization</w:t>
      </w:r>
      <w:r w:rsidR="006B480F">
        <w:rPr>
          <w:lang w:eastAsia="x-none"/>
        </w:rPr>
        <w:tab/>
        <w:t>ETRI</w:t>
      </w:r>
    </w:p>
    <w:p w14:paraId="038AAE9E" w14:textId="17588E73" w:rsidR="006B480F" w:rsidRDefault="002328C4" w:rsidP="006B480F">
      <w:pPr>
        <w:rPr>
          <w:lang w:eastAsia="x-none"/>
        </w:rPr>
      </w:pPr>
      <w:hyperlink r:id="rId1161" w:history="1">
        <w:r w:rsidR="004371F4">
          <w:rPr>
            <w:rStyle w:val="Hyperlink"/>
            <w:lang w:eastAsia="x-none"/>
          </w:rPr>
          <w:t>R1-2201654</w:t>
        </w:r>
      </w:hyperlink>
      <w:r w:rsidR="006B480F">
        <w:rPr>
          <w:lang w:eastAsia="x-none"/>
        </w:rPr>
        <w:tab/>
        <w:t>Intra-UE multiplexing and prioritization</w:t>
      </w:r>
      <w:r w:rsidR="006B480F">
        <w:rPr>
          <w:lang w:eastAsia="x-none"/>
        </w:rPr>
        <w:tab/>
        <w:t>InterDigital, Inc.</w:t>
      </w:r>
    </w:p>
    <w:p w14:paraId="7A59A389" w14:textId="707391E4" w:rsidR="006B480F" w:rsidRDefault="002328C4" w:rsidP="006B480F">
      <w:pPr>
        <w:rPr>
          <w:lang w:eastAsia="x-none"/>
        </w:rPr>
      </w:pPr>
      <w:hyperlink r:id="rId1162" w:history="1">
        <w:r w:rsidR="004371F4">
          <w:rPr>
            <w:rStyle w:val="Hyperlink"/>
            <w:lang w:eastAsia="x-none"/>
          </w:rPr>
          <w:t>R1-2201695</w:t>
        </w:r>
      </w:hyperlink>
      <w:r w:rsidR="006B480F">
        <w:rPr>
          <w:lang w:eastAsia="x-none"/>
        </w:rPr>
        <w:tab/>
        <w:t>Remaining Open Details of Intra-UE Uplink Channel Multiplexing and Prioritization</w:t>
      </w:r>
      <w:r w:rsidR="006B480F">
        <w:rPr>
          <w:lang w:eastAsia="x-none"/>
        </w:rPr>
        <w:tab/>
        <w:t>Intel Corporation</w:t>
      </w:r>
    </w:p>
    <w:p w14:paraId="5BE3AB30" w14:textId="71E3485B" w:rsidR="006B480F" w:rsidRDefault="002328C4" w:rsidP="006B480F">
      <w:pPr>
        <w:rPr>
          <w:lang w:eastAsia="x-none"/>
        </w:rPr>
      </w:pPr>
      <w:hyperlink r:id="rId1163" w:history="1">
        <w:r w:rsidR="004371F4">
          <w:rPr>
            <w:rStyle w:val="Hyperlink"/>
            <w:lang w:eastAsia="x-none"/>
          </w:rPr>
          <w:t>R1-2201770</w:t>
        </w:r>
      </w:hyperlink>
      <w:r w:rsidR="006B480F">
        <w:rPr>
          <w:lang w:eastAsia="x-none"/>
        </w:rPr>
        <w:tab/>
        <w:t>Views on Intra-UE Multiplexing/Prioritization</w:t>
      </w:r>
      <w:r w:rsidR="006B480F">
        <w:rPr>
          <w:lang w:eastAsia="x-none"/>
        </w:rPr>
        <w:tab/>
        <w:t>Apple</w:t>
      </w:r>
    </w:p>
    <w:p w14:paraId="482B4A58" w14:textId="06986FBC" w:rsidR="006B480F" w:rsidRDefault="002328C4" w:rsidP="006B480F">
      <w:pPr>
        <w:rPr>
          <w:lang w:eastAsia="x-none"/>
        </w:rPr>
      </w:pPr>
      <w:hyperlink r:id="rId1164" w:history="1">
        <w:r w:rsidR="004371F4">
          <w:rPr>
            <w:rStyle w:val="Hyperlink"/>
            <w:lang w:eastAsia="x-none"/>
          </w:rPr>
          <w:t>R1-2201904</w:t>
        </w:r>
      </w:hyperlink>
      <w:r w:rsidR="006B480F">
        <w:rPr>
          <w:lang w:eastAsia="x-none"/>
        </w:rPr>
        <w:tab/>
        <w:t>Discussion on Intra-UE prioritization and multiplexing</w:t>
      </w:r>
      <w:r w:rsidR="006B480F">
        <w:rPr>
          <w:lang w:eastAsia="x-none"/>
        </w:rPr>
        <w:tab/>
        <w:t>NEC</w:t>
      </w:r>
    </w:p>
    <w:p w14:paraId="3FD0001D" w14:textId="0CB8C286" w:rsidR="006B480F" w:rsidRDefault="002328C4" w:rsidP="006B480F">
      <w:pPr>
        <w:rPr>
          <w:lang w:eastAsia="x-none"/>
        </w:rPr>
      </w:pPr>
      <w:hyperlink r:id="rId1165" w:history="1">
        <w:r w:rsidR="004371F4">
          <w:rPr>
            <w:rStyle w:val="Hyperlink"/>
            <w:lang w:eastAsia="x-none"/>
          </w:rPr>
          <w:t>R1-2202010</w:t>
        </w:r>
      </w:hyperlink>
      <w:r w:rsidR="006B480F">
        <w:rPr>
          <w:lang w:eastAsia="x-none"/>
        </w:rPr>
        <w:tab/>
        <w:t>Maintenance on Intra-UE Multiplexing/Prioritization</w:t>
      </w:r>
      <w:r w:rsidR="006B480F">
        <w:rPr>
          <w:lang w:eastAsia="x-none"/>
        </w:rPr>
        <w:tab/>
        <w:t>Samsung</w:t>
      </w:r>
    </w:p>
    <w:p w14:paraId="29A132D3" w14:textId="0364F706" w:rsidR="006B480F" w:rsidRDefault="002328C4" w:rsidP="006B480F">
      <w:pPr>
        <w:rPr>
          <w:lang w:eastAsia="x-none"/>
        </w:rPr>
      </w:pPr>
      <w:hyperlink r:id="rId1166" w:history="1">
        <w:r w:rsidR="004371F4">
          <w:rPr>
            <w:rStyle w:val="Hyperlink"/>
            <w:lang w:eastAsia="x-none"/>
          </w:rPr>
          <w:t>R1-2202093</w:t>
        </w:r>
      </w:hyperlink>
      <w:r w:rsidR="006B480F">
        <w:rPr>
          <w:lang w:eastAsia="x-none"/>
        </w:rPr>
        <w:tab/>
        <w:t>Intra-UE multiplexing enhancement for IIoT/URLLC</w:t>
      </w:r>
      <w:r w:rsidR="006B480F">
        <w:rPr>
          <w:lang w:eastAsia="x-none"/>
        </w:rPr>
        <w:tab/>
        <w:t>Lenovo</w:t>
      </w:r>
    </w:p>
    <w:p w14:paraId="28279DC6" w14:textId="63319D89" w:rsidR="006B480F" w:rsidRDefault="002328C4" w:rsidP="006B480F">
      <w:pPr>
        <w:rPr>
          <w:lang w:eastAsia="x-none"/>
        </w:rPr>
      </w:pPr>
      <w:hyperlink r:id="rId1167" w:history="1">
        <w:r w:rsidR="004371F4">
          <w:rPr>
            <w:rStyle w:val="Hyperlink"/>
            <w:lang w:eastAsia="x-none"/>
          </w:rPr>
          <w:t>R1-2202136</w:t>
        </w:r>
      </w:hyperlink>
      <w:r w:rsidR="006B480F">
        <w:rPr>
          <w:lang w:eastAsia="x-none"/>
        </w:rPr>
        <w:tab/>
        <w:t>Intra-UE multiplexing and prioritization for IOT and URLLC</w:t>
      </w:r>
      <w:r w:rsidR="006B480F">
        <w:rPr>
          <w:lang w:eastAsia="x-none"/>
        </w:rPr>
        <w:tab/>
        <w:t>Qualcomm Incorporated</w:t>
      </w:r>
    </w:p>
    <w:p w14:paraId="12DC7599" w14:textId="4442430F" w:rsidR="006B480F" w:rsidRDefault="002328C4" w:rsidP="006B480F">
      <w:pPr>
        <w:rPr>
          <w:lang w:eastAsia="x-none"/>
        </w:rPr>
      </w:pPr>
      <w:hyperlink r:id="rId1168" w:history="1">
        <w:r w:rsidR="004371F4">
          <w:rPr>
            <w:rStyle w:val="Hyperlink"/>
            <w:lang w:eastAsia="x-none"/>
          </w:rPr>
          <w:t>R1-2202191</w:t>
        </w:r>
      </w:hyperlink>
      <w:r w:rsidR="006B480F">
        <w:rPr>
          <w:lang w:eastAsia="x-none"/>
        </w:rPr>
        <w:tab/>
        <w:t>Channel collision handling and intra-UE UCI multiplexing with different priorities</w:t>
      </w:r>
      <w:r w:rsidR="006B480F">
        <w:rPr>
          <w:lang w:eastAsia="x-none"/>
        </w:rPr>
        <w:tab/>
        <w:t>Sharp</w:t>
      </w:r>
    </w:p>
    <w:p w14:paraId="2E9818B1" w14:textId="32D939B3" w:rsidR="006B480F" w:rsidRDefault="002328C4" w:rsidP="006B480F">
      <w:pPr>
        <w:rPr>
          <w:lang w:eastAsia="x-none"/>
        </w:rPr>
      </w:pPr>
      <w:hyperlink r:id="rId1169" w:history="1">
        <w:r w:rsidR="004371F4">
          <w:rPr>
            <w:rStyle w:val="Hyperlink"/>
            <w:lang w:eastAsia="x-none"/>
          </w:rPr>
          <w:t>R1-2202243</w:t>
        </w:r>
      </w:hyperlink>
      <w:r w:rsidR="006B480F">
        <w:rPr>
          <w:lang w:eastAsia="x-none"/>
        </w:rPr>
        <w:tab/>
        <w:t>Discussion on intra-UE multiplexing and prioritization</w:t>
      </w:r>
      <w:r w:rsidR="006B480F">
        <w:rPr>
          <w:lang w:eastAsia="x-none"/>
        </w:rPr>
        <w:tab/>
        <w:t>ITRI</w:t>
      </w:r>
    </w:p>
    <w:p w14:paraId="1BF81B4A" w14:textId="23BB3E26" w:rsidR="006B480F" w:rsidRDefault="002328C4" w:rsidP="006B480F">
      <w:pPr>
        <w:rPr>
          <w:lang w:eastAsia="x-none"/>
        </w:rPr>
      </w:pPr>
      <w:hyperlink r:id="rId1170" w:history="1">
        <w:r w:rsidR="004371F4">
          <w:rPr>
            <w:rStyle w:val="Hyperlink"/>
            <w:lang w:eastAsia="x-none"/>
          </w:rPr>
          <w:t>R1-2202342</w:t>
        </w:r>
      </w:hyperlink>
      <w:r w:rsidR="006B480F">
        <w:rPr>
          <w:lang w:eastAsia="x-none"/>
        </w:rPr>
        <w:tab/>
        <w:t>Discussion on Intra-UE multiplexing/prioritization</w:t>
      </w:r>
      <w:r w:rsidR="006B480F">
        <w:rPr>
          <w:lang w:eastAsia="x-none"/>
        </w:rPr>
        <w:tab/>
        <w:t>LG Electronics</w:t>
      </w:r>
    </w:p>
    <w:p w14:paraId="7675C4DB" w14:textId="73CD447C" w:rsidR="003D3BB2" w:rsidRDefault="002328C4" w:rsidP="006B480F">
      <w:pPr>
        <w:rPr>
          <w:lang w:eastAsia="x-none"/>
        </w:rPr>
      </w:pPr>
      <w:hyperlink r:id="rId1171" w:history="1">
        <w:r w:rsidR="004371F4">
          <w:rPr>
            <w:rStyle w:val="Hyperlink"/>
            <w:lang w:eastAsia="x-none"/>
          </w:rPr>
          <w:t>R1-2202485</w:t>
        </w:r>
      </w:hyperlink>
      <w:r w:rsidR="00D87A67" w:rsidRPr="00D87A67">
        <w:rPr>
          <w:lang w:eastAsia="x-none"/>
        </w:rPr>
        <w:tab/>
        <w:t>Remaining issues on intra-UE multiplexing/prioritization for URLLC/IIoT</w:t>
      </w:r>
      <w:r w:rsidR="00D87A67" w:rsidRPr="00D87A67">
        <w:rPr>
          <w:lang w:eastAsia="x-none"/>
        </w:rPr>
        <w:tab/>
        <w:t>WILUS Inc.</w:t>
      </w:r>
    </w:p>
    <w:p w14:paraId="6ADF5B08" w14:textId="77777777" w:rsidR="00D87A67" w:rsidRDefault="00D87A67" w:rsidP="006B480F">
      <w:pPr>
        <w:rPr>
          <w:lang w:eastAsia="x-none"/>
        </w:rPr>
      </w:pPr>
    </w:p>
    <w:p w14:paraId="27D4BC62" w14:textId="77777777" w:rsidR="00D87A67" w:rsidRPr="00D87A67" w:rsidRDefault="003D3BB2" w:rsidP="003D3BB2">
      <w:pPr>
        <w:rPr>
          <w:lang w:eastAsia="x-none"/>
        </w:rPr>
      </w:pPr>
      <w:r w:rsidRPr="00D87A67">
        <w:rPr>
          <w:lang w:eastAsia="x-none"/>
        </w:rPr>
        <w:t xml:space="preserve">[108-e-R17-IIoT-URLLC-03] </w:t>
      </w:r>
      <w:r w:rsidR="00D87A67" w:rsidRPr="00D87A67">
        <w:rPr>
          <w:lang w:eastAsia="x-none"/>
        </w:rPr>
        <w:t>– Yanping (CATT)</w:t>
      </w:r>
    </w:p>
    <w:p w14:paraId="009B4B45" w14:textId="350BFC24" w:rsidR="003D3BB2" w:rsidRPr="00D87A67" w:rsidRDefault="003D3BB2" w:rsidP="003D3BB2">
      <w:pPr>
        <w:rPr>
          <w:lang w:eastAsia="x-none"/>
        </w:rPr>
      </w:pPr>
      <w:r w:rsidRPr="00D87A67">
        <w:rPr>
          <w:lang w:eastAsia="x-none"/>
        </w:rPr>
        <w:t>Email discussion on intra-UE multiplexing/prioritization</w:t>
      </w:r>
    </w:p>
    <w:p w14:paraId="60A340D9" w14:textId="77777777" w:rsidR="003D3BB2" w:rsidRPr="00D87A67" w:rsidRDefault="003D3BB2" w:rsidP="00D259AB">
      <w:pPr>
        <w:numPr>
          <w:ilvl w:val="0"/>
          <w:numId w:val="69"/>
        </w:numPr>
        <w:rPr>
          <w:lang w:eastAsia="x-none"/>
        </w:rPr>
      </w:pPr>
      <w:r w:rsidRPr="00D87A67">
        <w:rPr>
          <w:lang w:eastAsia="x-none"/>
        </w:rPr>
        <w:t>Focus on simultaneous TX of PUCCH/PUSCH and multiplexing/overlapping resolution procedure for intra-UE multiplexing of UCI of different priorities on PUCCH and PUSCH (Capability 1 only)</w:t>
      </w:r>
    </w:p>
    <w:p w14:paraId="71FBBA2B" w14:textId="77777777" w:rsidR="003D3BB2" w:rsidRPr="00D87A67" w:rsidRDefault="003D3BB2" w:rsidP="00D259AB">
      <w:pPr>
        <w:numPr>
          <w:ilvl w:val="0"/>
          <w:numId w:val="69"/>
        </w:numPr>
        <w:rPr>
          <w:lang w:eastAsia="x-none"/>
        </w:rPr>
      </w:pPr>
      <w:r w:rsidRPr="00D87A67">
        <w:rPr>
          <w:rFonts w:hint="eastAsia"/>
          <w:lang w:eastAsia="x-none"/>
        </w:rPr>
        <w:t>1</w:t>
      </w:r>
      <w:r w:rsidRPr="00D87A67">
        <w:rPr>
          <w:rFonts w:hint="eastAsia"/>
          <w:vertAlign w:val="superscript"/>
          <w:lang w:eastAsia="x-none"/>
        </w:rPr>
        <w:t>st</w:t>
      </w:r>
      <w:r w:rsidRPr="00D87A67">
        <w:rPr>
          <w:rFonts w:hint="eastAsia"/>
          <w:lang w:eastAsia="x-none"/>
        </w:rPr>
        <w:t xml:space="preserve"> check point: </w:t>
      </w:r>
      <w:r w:rsidRPr="00D87A67">
        <w:t>February</w:t>
      </w:r>
      <w:r w:rsidRPr="00D87A67">
        <w:rPr>
          <w:rFonts w:hint="eastAsia"/>
        </w:rPr>
        <w:t xml:space="preserve"> </w:t>
      </w:r>
      <w:r w:rsidRPr="00D87A67">
        <w:t>25</w:t>
      </w:r>
    </w:p>
    <w:p w14:paraId="6121FA28" w14:textId="77777777" w:rsidR="003D3BB2" w:rsidRPr="00D87A67" w:rsidRDefault="003D3BB2" w:rsidP="00D259AB">
      <w:pPr>
        <w:numPr>
          <w:ilvl w:val="0"/>
          <w:numId w:val="69"/>
        </w:numPr>
        <w:rPr>
          <w:lang w:eastAsia="x-none"/>
        </w:rPr>
      </w:pPr>
      <w:r w:rsidRPr="00D87A67">
        <w:rPr>
          <w:lang w:eastAsia="x-none"/>
        </w:rPr>
        <w:t>Final</w:t>
      </w:r>
      <w:r w:rsidRPr="00D87A67">
        <w:rPr>
          <w:rFonts w:hint="eastAsia"/>
          <w:lang w:eastAsia="x-none"/>
        </w:rPr>
        <w:t xml:space="preserve"> check point: </w:t>
      </w:r>
      <w:r w:rsidRPr="00D87A67">
        <w:t>March 3</w:t>
      </w:r>
    </w:p>
    <w:p w14:paraId="67A81B3D" w14:textId="1B257C5E" w:rsidR="00D87A67" w:rsidRPr="00D87A67" w:rsidRDefault="002328C4" w:rsidP="00D87A67">
      <w:pPr>
        <w:rPr>
          <w:b/>
          <w:bCs/>
          <w:lang w:eastAsia="x-none"/>
        </w:rPr>
      </w:pPr>
      <w:hyperlink r:id="rId1172" w:history="1">
        <w:r w:rsidR="004371F4">
          <w:rPr>
            <w:rStyle w:val="Hyperlink"/>
            <w:b/>
            <w:bCs/>
            <w:lang w:eastAsia="x-none"/>
          </w:rPr>
          <w:t>R1-2202575</w:t>
        </w:r>
      </w:hyperlink>
      <w:r w:rsidR="00D87A67" w:rsidRPr="00D87A67">
        <w:rPr>
          <w:b/>
          <w:bCs/>
          <w:lang w:eastAsia="x-none"/>
        </w:rPr>
        <w:tab/>
        <w:t>Summary #1 of email thread [108-e-R17-IIoT-URLLC-03]</w:t>
      </w:r>
      <w:r w:rsidR="00D87A67" w:rsidRPr="00D87A67">
        <w:rPr>
          <w:b/>
          <w:bCs/>
          <w:lang w:eastAsia="x-none"/>
        </w:rPr>
        <w:tab/>
        <w:t>Moderator (CATT)</w:t>
      </w:r>
    </w:p>
    <w:p w14:paraId="312C42ED" w14:textId="19554D09" w:rsidR="00D87A67" w:rsidRDefault="00D87A67" w:rsidP="00D87A67">
      <w:pPr>
        <w:rPr>
          <w:lang w:eastAsia="x-none"/>
        </w:rPr>
      </w:pPr>
      <w:r>
        <w:rPr>
          <w:lang w:eastAsia="x-none"/>
        </w:rPr>
        <w:t>From Feb 21</w:t>
      </w:r>
      <w:r w:rsidRPr="00D87A67">
        <w:rPr>
          <w:vertAlign w:val="superscript"/>
          <w:lang w:eastAsia="x-none"/>
        </w:rPr>
        <w:t>st</w:t>
      </w:r>
      <w:r>
        <w:rPr>
          <w:lang w:eastAsia="x-none"/>
        </w:rPr>
        <w:t xml:space="preserve"> GTW session</w:t>
      </w:r>
    </w:p>
    <w:p w14:paraId="5F593EEE" w14:textId="77777777" w:rsidR="003D3BB2" w:rsidRDefault="003D3BB2" w:rsidP="003D3BB2">
      <w:pPr>
        <w:rPr>
          <w:lang w:eastAsia="x-none"/>
        </w:rPr>
      </w:pPr>
      <w:r w:rsidRPr="00BE510B">
        <w:rPr>
          <w:highlight w:val="green"/>
          <w:lang w:eastAsia="x-none"/>
        </w:rPr>
        <w:t>Agreement</w:t>
      </w:r>
    </w:p>
    <w:p w14:paraId="7DD02A37" w14:textId="77777777" w:rsidR="003D3BB2" w:rsidRPr="003B43E6" w:rsidRDefault="003D3BB2" w:rsidP="003D3BB2">
      <w:pPr>
        <w:rPr>
          <w:rFonts w:eastAsia="Malgun Gothic"/>
          <w:lang w:eastAsia="zh-CN"/>
        </w:rPr>
      </w:pPr>
      <w:r w:rsidRPr="003B43E6">
        <w:rPr>
          <w:rFonts w:eastAsia="Malgun Gothic" w:cs="Times" w:hint="eastAsia"/>
          <w:lang w:eastAsia="zh-CN"/>
        </w:rPr>
        <w:t>For r</w:t>
      </w:r>
      <w:r w:rsidRPr="003B43E6">
        <w:rPr>
          <w:rFonts w:cs="Times"/>
          <w:lang w:eastAsia="zh-CN"/>
        </w:rPr>
        <w:t>esolv</w:t>
      </w:r>
      <w:r w:rsidRPr="003B43E6">
        <w:rPr>
          <w:rFonts w:eastAsia="Malgun Gothic" w:cs="Times" w:hint="eastAsia"/>
          <w:lang w:eastAsia="zh-CN"/>
        </w:rPr>
        <w:t>ing</w:t>
      </w:r>
      <w:r w:rsidRPr="003B43E6">
        <w:rPr>
          <w:rFonts w:cs="Times"/>
          <w:lang w:eastAsia="zh-CN"/>
        </w:rPr>
        <w:t xml:space="preserve"> collision </w:t>
      </w:r>
      <w:r w:rsidRPr="003B43E6">
        <w:rPr>
          <w:rFonts w:eastAsia="Malgun Gothic" w:cs="Times" w:hint="eastAsia"/>
          <w:lang w:eastAsia="zh-CN"/>
        </w:rPr>
        <w:t xml:space="preserve">of </w:t>
      </w:r>
      <w:r w:rsidRPr="003B43E6">
        <w:rPr>
          <w:rFonts w:cs="Times"/>
          <w:lang w:eastAsia="zh-CN"/>
        </w:rPr>
        <w:t xml:space="preserve">PUCCHs </w:t>
      </w:r>
      <w:r w:rsidRPr="003B43E6">
        <w:rPr>
          <w:rFonts w:eastAsia="Malgun Gothic" w:cs="Times"/>
          <w:lang w:eastAsia="zh-CN"/>
        </w:rPr>
        <w:t>of different priorities</w:t>
      </w:r>
      <w:r w:rsidRPr="003B43E6">
        <w:rPr>
          <w:rFonts w:eastAsia="Microsoft YaHei"/>
          <w:bCs/>
          <w:lang w:eastAsia="zh-CN"/>
        </w:rPr>
        <w:t xml:space="preserve"> without repetition</w:t>
      </w:r>
      <w:r w:rsidRPr="003B43E6">
        <w:rPr>
          <w:rFonts w:eastAsia="Microsoft YaHei" w:hint="eastAsia"/>
          <w:bCs/>
          <w:lang w:eastAsia="zh-CN"/>
        </w:rPr>
        <w:t xml:space="preserve"> within a</w:t>
      </w:r>
      <w:r w:rsidRPr="003B43E6">
        <w:rPr>
          <w:rFonts w:eastAsia="Microsoft YaHei"/>
          <w:bCs/>
          <w:lang w:eastAsia="zh-CN"/>
        </w:rPr>
        <w:t xml:space="preserve"> </w:t>
      </w:r>
      <w:r w:rsidRPr="003B43E6">
        <w:rPr>
          <w:rFonts w:eastAsia="Microsoft YaHei" w:hint="eastAsia"/>
          <w:bCs/>
          <w:lang w:eastAsia="zh-CN"/>
        </w:rPr>
        <w:t>time unit</w:t>
      </w:r>
      <w:r w:rsidRPr="003B43E6">
        <w:rPr>
          <w:rFonts w:eastAsia="Malgun Gothic" w:cs="Times" w:hint="eastAsia"/>
          <w:lang w:eastAsia="zh-CN"/>
        </w:rPr>
        <w:t>, down-select from the following options:</w:t>
      </w:r>
    </w:p>
    <w:p w14:paraId="35F0868D" w14:textId="77777777" w:rsidR="003D3BB2" w:rsidRPr="003B43E6" w:rsidRDefault="003D3BB2" w:rsidP="00D259AB">
      <w:pPr>
        <w:numPr>
          <w:ilvl w:val="0"/>
          <w:numId w:val="70"/>
        </w:numPr>
        <w:overflowPunct w:val="0"/>
        <w:autoSpaceDE w:val="0"/>
        <w:autoSpaceDN w:val="0"/>
        <w:adjustRightInd w:val="0"/>
        <w:jc w:val="both"/>
        <w:textAlignment w:val="baseline"/>
        <w:rPr>
          <w:lang w:eastAsia="zh-CN"/>
        </w:rPr>
      </w:pPr>
      <w:r w:rsidRPr="003B43E6">
        <w:rPr>
          <w:rFonts w:hint="eastAsia"/>
          <w:lang w:eastAsia="zh-CN"/>
        </w:rPr>
        <w:lastRenderedPageBreak/>
        <w:t>Option 1:</w:t>
      </w:r>
    </w:p>
    <w:p w14:paraId="6766B1C0" w14:textId="77777777" w:rsidR="003D3BB2" w:rsidRPr="003B43E6" w:rsidRDefault="003D3BB2" w:rsidP="00D259AB">
      <w:pPr>
        <w:numPr>
          <w:ilvl w:val="1"/>
          <w:numId w:val="70"/>
        </w:numPr>
        <w:overflowPunct w:val="0"/>
        <w:autoSpaceDE w:val="0"/>
        <w:autoSpaceDN w:val="0"/>
        <w:adjustRightInd w:val="0"/>
        <w:jc w:val="both"/>
        <w:textAlignment w:val="baseline"/>
        <w:rPr>
          <w:lang w:eastAsia="zh-CN"/>
        </w:rPr>
      </w:pPr>
      <w:r w:rsidRPr="003B43E6">
        <w:rPr>
          <w:rFonts w:eastAsia="Malgun Gothic" w:hint="eastAsia"/>
          <w:lang w:eastAsia="zh-CN"/>
        </w:rPr>
        <w:t>The reference PUCCH resource is determined as in Rel-15, i.e. based on the starting symbol and duration</w:t>
      </w:r>
    </w:p>
    <w:p w14:paraId="69BE0D7B" w14:textId="77777777" w:rsidR="003D3BB2" w:rsidRPr="003B43E6" w:rsidRDefault="003D3BB2" w:rsidP="00D259AB">
      <w:pPr>
        <w:numPr>
          <w:ilvl w:val="1"/>
          <w:numId w:val="70"/>
        </w:numPr>
        <w:overflowPunct w:val="0"/>
        <w:autoSpaceDE w:val="0"/>
        <w:autoSpaceDN w:val="0"/>
        <w:adjustRightInd w:val="0"/>
        <w:jc w:val="both"/>
        <w:textAlignment w:val="baseline"/>
        <w:rPr>
          <w:rFonts w:eastAsia="Malgun Gothic"/>
          <w:lang w:eastAsia="zh-CN"/>
        </w:rPr>
      </w:pPr>
      <w:r w:rsidRPr="003B43E6">
        <w:rPr>
          <w:rFonts w:eastAsia="Malgun Gothic" w:hint="eastAsia"/>
          <w:lang w:eastAsia="zh-CN"/>
        </w:rPr>
        <w:t xml:space="preserve">In step 2.1-2, select up to one </w:t>
      </w:r>
      <w:r w:rsidRPr="003B43E6">
        <w:rPr>
          <w:rFonts w:eastAsia="Malgun Gothic"/>
          <w:lang w:eastAsia="zh-CN"/>
        </w:rPr>
        <w:t>PUCCH resource</w:t>
      </w:r>
      <w:r w:rsidRPr="003B43E6">
        <w:rPr>
          <w:rFonts w:eastAsia="Malgun Gothic" w:hint="eastAsia"/>
          <w:lang w:eastAsia="zh-CN"/>
        </w:rPr>
        <w:t xml:space="preserve"> </w:t>
      </w:r>
      <w:r w:rsidRPr="003B43E6">
        <w:rPr>
          <w:rFonts w:eastAsia="Malgun Gothic"/>
          <w:lang w:eastAsia="zh-CN"/>
        </w:rPr>
        <w:t>overlap</w:t>
      </w:r>
      <w:r w:rsidRPr="003B43E6">
        <w:rPr>
          <w:rFonts w:eastAsia="Malgun Gothic" w:hint="eastAsia"/>
          <w:lang w:eastAsia="zh-CN"/>
        </w:rPr>
        <w:t>ping</w:t>
      </w:r>
      <w:r w:rsidRPr="003B43E6">
        <w:rPr>
          <w:rFonts w:eastAsia="Malgun Gothic"/>
          <w:lang w:eastAsia="zh-CN"/>
        </w:rPr>
        <w:t xml:space="preserve"> with</w:t>
      </w:r>
      <w:r w:rsidRPr="003B43E6">
        <w:rPr>
          <w:rFonts w:eastAsia="Malgun Gothic" w:hint="eastAsia"/>
          <w:lang w:eastAsia="zh-CN"/>
        </w:rPr>
        <w:t xml:space="preserve"> the reference PUCCH resource </w:t>
      </w:r>
      <w:r w:rsidRPr="003B43E6">
        <w:rPr>
          <w:rFonts w:eastAsia="Malgun Gothic"/>
          <w:lang w:eastAsia="zh-CN"/>
        </w:rPr>
        <w:t>according</w:t>
      </w:r>
      <w:r w:rsidRPr="003B43E6">
        <w:rPr>
          <w:rFonts w:eastAsia="Malgun Gothic" w:hint="eastAsia"/>
          <w:lang w:eastAsia="zh-CN"/>
        </w:rPr>
        <w:t xml:space="preserve"> to Rel-15 pseudo code </w:t>
      </w:r>
    </w:p>
    <w:p w14:paraId="3B1815C1" w14:textId="77777777" w:rsidR="003D3BB2" w:rsidRPr="003B43E6" w:rsidRDefault="003D3BB2" w:rsidP="00D259AB">
      <w:pPr>
        <w:numPr>
          <w:ilvl w:val="0"/>
          <w:numId w:val="70"/>
        </w:numPr>
        <w:overflowPunct w:val="0"/>
        <w:autoSpaceDE w:val="0"/>
        <w:autoSpaceDN w:val="0"/>
        <w:adjustRightInd w:val="0"/>
        <w:jc w:val="both"/>
        <w:textAlignment w:val="baseline"/>
        <w:rPr>
          <w:lang w:eastAsia="zh-CN"/>
        </w:rPr>
      </w:pPr>
      <w:r w:rsidRPr="003B43E6">
        <w:rPr>
          <w:rFonts w:hint="eastAsia"/>
          <w:lang w:eastAsia="zh-CN"/>
        </w:rPr>
        <w:t xml:space="preserve">Option 2: </w:t>
      </w:r>
    </w:p>
    <w:p w14:paraId="2607606F" w14:textId="77777777" w:rsidR="003D3BB2" w:rsidRPr="003B43E6" w:rsidRDefault="003D3BB2" w:rsidP="00D259AB">
      <w:pPr>
        <w:numPr>
          <w:ilvl w:val="1"/>
          <w:numId w:val="70"/>
        </w:numPr>
        <w:overflowPunct w:val="0"/>
        <w:autoSpaceDE w:val="0"/>
        <w:autoSpaceDN w:val="0"/>
        <w:adjustRightInd w:val="0"/>
        <w:jc w:val="both"/>
        <w:textAlignment w:val="baseline"/>
        <w:rPr>
          <w:rFonts w:eastAsia="Malgun Gothic"/>
          <w:lang w:eastAsia="zh-CN"/>
        </w:rPr>
      </w:pPr>
      <w:r w:rsidRPr="003B43E6">
        <w:rPr>
          <w:rFonts w:eastAsia="Malgun Gothic" w:hint="eastAsia"/>
          <w:lang w:eastAsia="zh-CN"/>
        </w:rPr>
        <w:t>The reference PUCCH resource is determined as in Rel-15, i.e. based on the starting symbol and duration</w:t>
      </w:r>
    </w:p>
    <w:p w14:paraId="040B5B91" w14:textId="77777777" w:rsidR="003D3BB2" w:rsidRPr="003B43E6" w:rsidRDefault="003D3BB2" w:rsidP="00D259AB">
      <w:pPr>
        <w:numPr>
          <w:ilvl w:val="1"/>
          <w:numId w:val="70"/>
        </w:numPr>
        <w:overflowPunct w:val="0"/>
        <w:autoSpaceDE w:val="0"/>
        <w:autoSpaceDN w:val="0"/>
        <w:adjustRightInd w:val="0"/>
        <w:jc w:val="both"/>
        <w:textAlignment w:val="baseline"/>
        <w:rPr>
          <w:rFonts w:eastAsia="Malgun Gothic"/>
          <w:lang w:eastAsia="zh-CN"/>
        </w:rPr>
      </w:pPr>
      <w:r w:rsidRPr="003B43E6">
        <w:rPr>
          <w:rFonts w:eastAsia="Malgun Gothic" w:hint="eastAsia"/>
          <w:lang w:eastAsia="zh-CN"/>
        </w:rPr>
        <w:t xml:space="preserve">In step 2.1-2, select all the </w:t>
      </w:r>
      <w:r w:rsidRPr="003B43E6">
        <w:rPr>
          <w:rFonts w:eastAsia="Malgun Gothic"/>
          <w:lang w:eastAsia="zh-CN"/>
        </w:rPr>
        <w:t>PUCCH resource</w:t>
      </w:r>
      <w:r w:rsidRPr="003B43E6">
        <w:rPr>
          <w:rFonts w:eastAsia="Malgun Gothic" w:hint="eastAsia"/>
          <w:lang w:eastAsia="zh-CN"/>
        </w:rPr>
        <w:t xml:space="preserve">s </w:t>
      </w:r>
      <w:r w:rsidRPr="003B43E6">
        <w:rPr>
          <w:rFonts w:eastAsia="Malgun Gothic"/>
          <w:lang w:eastAsia="zh-CN"/>
        </w:rPr>
        <w:t>overlap</w:t>
      </w:r>
      <w:r w:rsidRPr="003B43E6">
        <w:rPr>
          <w:rFonts w:eastAsia="Malgun Gothic" w:hint="eastAsia"/>
          <w:lang w:eastAsia="zh-CN"/>
        </w:rPr>
        <w:t>ping</w:t>
      </w:r>
      <w:r w:rsidRPr="003B43E6">
        <w:rPr>
          <w:rFonts w:eastAsia="Malgun Gothic"/>
          <w:lang w:eastAsia="zh-CN"/>
        </w:rPr>
        <w:t xml:space="preserve"> with</w:t>
      </w:r>
      <w:r w:rsidRPr="003B43E6">
        <w:rPr>
          <w:rFonts w:eastAsia="Malgun Gothic" w:hint="eastAsia"/>
          <w:lang w:eastAsia="zh-CN"/>
        </w:rPr>
        <w:t xml:space="preserve"> the reference PUCCH resource </w:t>
      </w:r>
      <w:r w:rsidRPr="003B43E6">
        <w:rPr>
          <w:rFonts w:eastAsia="Malgun Gothic"/>
          <w:lang w:eastAsia="zh-CN"/>
        </w:rPr>
        <w:t>according</w:t>
      </w:r>
      <w:r w:rsidRPr="003B43E6">
        <w:rPr>
          <w:rFonts w:eastAsia="Malgun Gothic" w:hint="eastAsia"/>
          <w:lang w:eastAsia="zh-CN"/>
        </w:rPr>
        <w:t xml:space="preserve"> to Rel-15 pseudo code </w:t>
      </w:r>
    </w:p>
    <w:p w14:paraId="42C489F7" w14:textId="77777777" w:rsidR="003D3BB2" w:rsidRPr="00BE510B" w:rsidRDefault="003D3BB2" w:rsidP="003D3BB2">
      <w:pPr>
        <w:rPr>
          <w:lang w:eastAsia="x-none"/>
        </w:rPr>
      </w:pPr>
      <w:r w:rsidRPr="003B43E6">
        <w:rPr>
          <w:lang w:eastAsia="x-none"/>
        </w:rPr>
        <w:t>FFS: Details on time units for all options</w:t>
      </w:r>
    </w:p>
    <w:p w14:paraId="08ED9CBB" w14:textId="77777777" w:rsidR="003D3BB2" w:rsidRDefault="003D3BB2" w:rsidP="003D3BB2">
      <w:pPr>
        <w:rPr>
          <w:highlight w:val="cyan"/>
          <w:lang w:eastAsia="x-none"/>
        </w:rPr>
      </w:pPr>
    </w:p>
    <w:p w14:paraId="1EA256CD" w14:textId="77777777" w:rsidR="003D3BB2" w:rsidRDefault="003D3BB2" w:rsidP="003D3BB2">
      <w:pPr>
        <w:rPr>
          <w:lang w:eastAsia="x-none"/>
        </w:rPr>
      </w:pPr>
      <w:r w:rsidRPr="00FD1940">
        <w:rPr>
          <w:highlight w:val="green"/>
          <w:lang w:eastAsia="x-none"/>
        </w:rPr>
        <w:t>Agreement</w:t>
      </w:r>
    </w:p>
    <w:p w14:paraId="54E8B809" w14:textId="2991E4C0" w:rsidR="003D3BB2" w:rsidRPr="00630FFB" w:rsidRDefault="003D3BB2" w:rsidP="003D3BB2">
      <w:pPr>
        <w:rPr>
          <w:lang w:eastAsia="x-none"/>
        </w:rPr>
      </w:pPr>
      <w:r>
        <w:rPr>
          <w:lang w:eastAsia="x-none"/>
        </w:rPr>
        <w:t>The following working assumption is now confirmed</w:t>
      </w:r>
      <w:r w:rsidR="00D87A67">
        <w:rPr>
          <w:lang w:eastAsia="x-none"/>
        </w:rPr>
        <w:t>:</w:t>
      </w:r>
    </w:p>
    <w:p w14:paraId="7EE908A2" w14:textId="77777777" w:rsidR="003D3BB2" w:rsidRPr="00630FFB" w:rsidRDefault="003D3BB2" w:rsidP="00D87A67">
      <w:pPr>
        <w:ind w:left="720"/>
        <w:rPr>
          <w:lang w:eastAsia="zh-CN"/>
        </w:rPr>
      </w:pPr>
      <w:r w:rsidRPr="00630FFB">
        <w:rPr>
          <w:rFonts w:eastAsia="Malgun Gothic" w:cs="Times" w:hint="eastAsia"/>
          <w:color w:val="FF0000"/>
          <w:lang w:eastAsia="zh-CN"/>
        </w:rPr>
        <w:t>For r</w:t>
      </w:r>
      <w:r w:rsidRPr="00630FFB">
        <w:rPr>
          <w:rFonts w:cs="Times"/>
          <w:color w:val="FF0000"/>
          <w:lang w:eastAsia="zh-CN"/>
        </w:rPr>
        <w:t>esolv</w:t>
      </w:r>
      <w:r w:rsidRPr="00630FFB">
        <w:rPr>
          <w:rFonts w:eastAsia="Malgun Gothic" w:cs="Times" w:hint="eastAsia"/>
          <w:color w:val="FF0000"/>
          <w:lang w:eastAsia="zh-CN"/>
        </w:rPr>
        <w:t>ing</w:t>
      </w:r>
      <w:r w:rsidRPr="00630FFB">
        <w:rPr>
          <w:rFonts w:cs="Times"/>
          <w:color w:val="FF0000"/>
          <w:lang w:eastAsia="zh-CN"/>
        </w:rPr>
        <w:t xml:space="preserve"> collision </w:t>
      </w:r>
      <w:r w:rsidRPr="00630FFB">
        <w:rPr>
          <w:rFonts w:eastAsia="Malgun Gothic" w:cs="Times" w:hint="eastAsia"/>
          <w:color w:val="FF0000"/>
          <w:lang w:eastAsia="zh-CN"/>
        </w:rPr>
        <w:t xml:space="preserve">of </w:t>
      </w:r>
      <w:r w:rsidRPr="00630FFB">
        <w:rPr>
          <w:rFonts w:cs="Times"/>
          <w:color w:val="FF0000"/>
          <w:lang w:eastAsia="zh-CN"/>
        </w:rPr>
        <w:t xml:space="preserve">PUCCHs </w:t>
      </w:r>
      <w:r w:rsidRPr="00630FFB">
        <w:rPr>
          <w:rFonts w:eastAsia="Malgun Gothic" w:cs="Times" w:hint="eastAsia"/>
          <w:color w:val="FF0000"/>
          <w:lang w:eastAsia="zh-CN"/>
        </w:rPr>
        <w:t>of different priorities</w:t>
      </w:r>
      <w:r w:rsidRPr="00630FFB">
        <w:rPr>
          <w:rFonts w:eastAsia="Microsoft YaHei" w:hint="eastAsia"/>
          <w:bCs/>
          <w:color w:val="FF0000"/>
          <w:lang w:eastAsia="zh-CN"/>
        </w:rPr>
        <w:t xml:space="preserve"> without repetition within a</w:t>
      </w:r>
      <w:r w:rsidRPr="00630FFB">
        <w:rPr>
          <w:rFonts w:eastAsia="Microsoft YaHei"/>
          <w:bCs/>
          <w:color w:val="FF0000"/>
          <w:lang w:eastAsia="zh-CN"/>
        </w:rPr>
        <w:t xml:space="preserve"> </w:t>
      </w:r>
      <w:r w:rsidRPr="00630FFB">
        <w:rPr>
          <w:rFonts w:eastAsia="Microsoft YaHei" w:hint="eastAsia"/>
          <w:bCs/>
          <w:color w:val="FF0000"/>
          <w:lang w:eastAsia="zh-CN"/>
        </w:rPr>
        <w:t>time unit</w:t>
      </w:r>
      <w:r w:rsidRPr="00630FFB">
        <w:rPr>
          <w:rFonts w:eastAsia="Malgun Gothic" w:cs="Times" w:hint="eastAsia"/>
          <w:color w:val="FF0000"/>
          <w:lang w:eastAsia="zh-CN"/>
        </w:rPr>
        <w:t xml:space="preserve">, </w:t>
      </w:r>
      <w:r w:rsidRPr="00630FFB">
        <w:rPr>
          <w:rFonts w:eastAsia="Malgun Gothic" w:hint="eastAsia"/>
          <w:color w:val="FF0000"/>
          <w:lang w:eastAsia="zh-CN"/>
        </w:rPr>
        <w:t>t</w:t>
      </w:r>
      <w:r w:rsidRPr="00630FFB">
        <w:rPr>
          <w:rFonts w:eastAsia="Malgun Gothic"/>
          <w:color w:val="FF0000"/>
          <w:lang w:eastAsia="zh-CN"/>
        </w:rPr>
        <w:t xml:space="preserve">he time unit of </w:t>
      </w:r>
      <w:r w:rsidRPr="00630FFB">
        <w:rPr>
          <w:rFonts w:eastAsia="Malgun Gothic" w:hint="eastAsia"/>
          <w:color w:val="FF0000"/>
          <w:lang w:eastAsia="zh-CN"/>
        </w:rPr>
        <w:t>HP</w:t>
      </w:r>
      <w:r w:rsidRPr="00630FFB">
        <w:rPr>
          <w:rFonts w:eastAsia="Malgun Gothic"/>
          <w:color w:val="FF0000"/>
          <w:lang w:eastAsia="zh-CN"/>
        </w:rPr>
        <w:t xml:space="preserve"> </w:t>
      </w:r>
      <w:r w:rsidRPr="00FD1940">
        <w:rPr>
          <w:rFonts w:eastAsia="Malgun Gothic" w:hint="eastAsia"/>
          <w:color w:val="FF0000"/>
          <w:lang w:eastAsia="zh-CN"/>
        </w:rPr>
        <w:t>HARQ-ACK</w:t>
      </w:r>
      <w:r w:rsidRPr="00630FFB">
        <w:rPr>
          <w:rFonts w:eastAsia="Malgun Gothic"/>
          <w:color w:val="FF0000"/>
          <w:lang w:eastAsia="zh-CN"/>
        </w:rPr>
        <w:t xml:space="preserve"> is used</w:t>
      </w:r>
      <w:r w:rsidRPr="00630FFB">
        <w:rPr>
          <w:rFonts w:eastAsia="Malgun Gothic" w:hint="eastAsia"/>
          <w:color w:val="FF0000"/>
          <w:lang w:eastAsia="zh-CN"/>
        </w:rPr>
        <w:t>.</w:t>
      </w:r>
    </w:p>
    <w:p w14:paraId="26D24B8B" w14:textId="77777777" w:rsidR="003D3BB2" w:rsidRPr="00D87A67" w:rsidRDefault="003D3BB2" w:rsidP="003D3BB2">
      <w:pPr>
        <w:rPr>
          <w:lang w:eastAsia="x-none"/>
        </w:rPr>
      </w:pPr>
    </w:p>
    <w:p w14:paraId="6CA8DC53" w14:textId="77777777" w:rsidR="003D3BB2" w:rsidRPr="00D87A67" w:rsidRDefault="003D3BB2" w:rsidP="003D3BB2">
      <w:pPr>
        <w:rPr>
          <w:lang w:eastAsia="x-none"/>
        </w:rPr>
      </w:pPr>
      <w:r w:rsidRPr="00D87A67">
        <w:rPr>
          <w:highlight w:val="green"/>
          <w:lang w:eastAsia="x-none"/>
        </w:rPr>
        <w:t>Agreement</w:t>
      </w:r>
    </w:p>
    <w:p w14:paraId="25194B46" w14:textId="77777777" w:rsidR="003D3BB2" w:rsidRPr="00D87A67" w:rsidRDefault="003D3BB2" w:rsidP="00D87A67">
      <w:pPr>
        <w:rPr>
          <w:lang w:eastAsia="zh-CN"/>
        </w:rPr>
      </w:pPr>
      <w:r w:rsidRPr="00D87A67">
        <w:rPr>
          <w:rFonts w:hint="eastAsia"/>
          <w:lang w:eastAsia="zh-CN"/>
        </w:rPr>
        <w:t xml:space="preserve">To resolve overlapping between a HP PUCCH carrying HARQ-ACK </w:t>
      </w:r>
      <w:r w:rsidRPr="00D87A67">
        <w:rPr>
          <w:lang w:eastAsia="zh-CN"/>
        </w:rPr>
        <w:t xml:space="preserve">only </w:t>
      </w:r>
      <w:r w:rsidRPr="00D87A67">
        <w:rPr>
          <w:rFonts w:hint="eastAsia"/>
          <w:lang w:eastAsia="zh-CN"/>
        </w:rPr>
        <w:t>and a LP PUCCH carrying</w:t>
      </w:r>
      <w:r w:rsidRPr="00D87A67">
        <w:rPr>
          <w:lang w:eastAsia="zh-CN"/>
        </w:rPr>
        <w:t xml:space="preserve"> HARQ-ACK and CSI/SR</w:t>
      </w:r>
      <w:r w:rsidRPr="00D87A67">
        <w:rPr>
          <w:rFonts w:hint="eastAsia"/>
          <w:lang w:eastAsia="zh-CN"/>
        </w:rPr>
        <w:t>, only LP HARQ-ACK is multiplexed with HP HARQ-ACK and LP CSI/SR are dropped.</w:t>
      </w:r>
    </w:p>
    <w:p w14:paraId="56697E4A" w14:textId="77777777" w:rsidR="003D3BB2" w:rsidRPr="00D87A67" w:rsidRDefault="003D3BB2" w:rsidP="00D259AB">
      <w:pPr>
        <w:pStyle w:val="ListParagraph"/>
        <w:numPr>
          <w:ilvl w:val="0"/>
          <w:numId w:val="71"/>
        </w:numPr>
        <w:rPr>
          <w:lang w:eastAsia="zh-CN"/>
        </w:rPr>
      </w:pPr>
      <w:r w:rsidRPr="00D87A67">
        <w:rPr>
          <w:lang w:eastAsia="zh-CN"/>
        </w:rPr>
        <w:t>FFS: The Rel-15 timeline is applied for all the overlapping channels before step 1</w:t>
      </w:r>
    </w:p>
    <w:p w14:paraId="41231D0A" w14:textId="77777777" w:rsidR="003D3BB2" w:rsidRPr="00D87A67" w:rsidRDefault="003D3BB2" w:rsidP="00D87A67">
      <w:r w:rsidRPr="00D87A67">
        <w:rPr>
          <w:highlight w:val="green"/>
        </w:rPr>
        <w:t>Agreement</w:t>
      </w:r>
    </w:p>
    <w:p w14:paraId="7B1DD20F" w14:textId="77777777" w:rsidR="003D3BB2" w:rsidRPr="007A7760" w:rsidRDefault="003D3BB2" w:rsidP="003B49B7">
      <w:pPr>
        <w:rPr>
          <w:lang w:eastAsia="zh-CN"/>
        </w:rPr>
      </w:pPr>
      <w:r w:rsidRPr="002A0498">
        <w:rPr>
          <w:rFonts w:hint="eastAsia"/>
          <w:lang w:eastAsia="zh-CN"/>
        </w:rPr>
        <w:t xml:space="preserve">To resolve overlapping between a HP PUCCH carrying </w:t>
      </w:r>
      <w:r w:rsidRPr="002A0498">
        <w:rPr>
          <w:lang w:eastAsia="zh-CN"/>
        </w:rPr>
        <w:t xml:space="preserve">positive </w:t>
      </w:r>
      <w:r w:rsidRPr="002A0498">
        <w:rPr>
          <w:rFonts w:hint="eastAsia"/>
          <w:lang w:eastAsia="zh-CN"/>
        </w:rPr>
        <w:t>SR</w:t>
      </w:r>
      <w:r w:rsidRPr="002A0498">
        <w:rPr>
          <w:lang w:eastAsia="zh-CN"/>
        </w:rPr>
        <w:t xml:space="preserve"> only</w:t>
      </w:r>
      <w:r w:rsidRPr="002A0498">
        <w:rPr>
          <w:rFonts w:hint="eastAsia"/>
          <w:lang w:eastAsia="zh-CN"/>
        </w:rPr>
        <w:t xml:space="preserve"> and a LP PUCCH carrying</w:t>
      </w:r>
      <w:r w:rsidRPr="002A0498">
        <w:rPr>
          <w:lang w:eastAsia="zh-CN"/>
        </w:rPr>
        <w:t xml:space="preserve"> HARQ-ACK and CSI and/or </w:t>
      </w:r>
      <w:r w:rsidRPr="007A7760">
        <w:rPr>
          <w:lang w:eastAsia="zh-CN"/>
        </w:rPr>
        <w:t>SR</w:t>
      </w:r>
      <w:r w:rsidRPr="007A7760">
        <w:rPr>
          <w:rFonts w:hint="eastAsia"/>
          <w:lang w:eastAsia="zh-CN"/>
        </w:rPr>
        <w:t xml:space="preserve">, </w:t>
      </w:r>
      <w:r w:rsidRPr="007A7760">
        <w:rPr>
          <w:rFonts w:hint="eastAsia"/>
          <w:bCs/>
          <w:lang w:eastAsia="zh-CN"/>
        </w:rPr>
        <w:t>LP PUCCH</w:t>
      </w:r>
      <w:r w:rsidRPr="00854268">
        <w:t xml:space="preserve"> </w:t>
      </w:r>
      <w:r w:rsidRPr="003251CC">
        <w:t>with PF2/3/4</w:t>
      </w:r>
      <w:r w:rsidRPr="007A7760">
        <w:rPr>
          <w:rFonts w:hint="eastAsia"/>
          <w:bCs/>
          <w:lang w:eastAsia="zh-CN"/>
        </w:rPr>
        <w:t xml:space="preserve"> is dropped</w:t>
      </w:r>
      <w:r w:rsidRPr="007A7760">
        <w:rPr>
          <w:rFonts w:hint="eastAsia"/>
          <w:lang w:eastAsia="zh-CN"/>
        </w:rPr>
        <w:t>.</w:t>
      </w:r>
    </w:p>
    <w:p w14:paraId="421089F4" w14:textId="77777777" w:rsidR="003D3BB2" w:rsidRPr="007A7760" w:rsidRDefault="003D3BB2" w:rsidP="00D259AB">
      <w:pPr>
        <w:pStyle w:val="ListParagraph"/>
        <w:numPr>
          <w:ilvl w:val="0"/>
          <w:numId w:val="71"/>
        </w:numPr>
        <w:rPr>
          <w:lang w:eastAsia="zh-CN"/>
        </w:rPr>
      </w:pPr>
      <w:r w:rsidRPr="003B49B7">
        <w:rPr>
          <w:rFonts w:hint="eastAsia"/>
          <w:bCs/>
          <w:lang w:eastAsia="zh-CN"/>
        </w:rPr>
        <w:t>FFS LP PUCCH carrying LP HARQ-ACK and LP SR with PF 0/1</w:t>
      </w:r>
    </w:p>
    <w:p w14:paraId="50270E90" w14:textId="77777777" w:rsidR="003D3BB2" w:rsidRDefault="003D3BB2" w:rsidP="003B49B7">
      <w:r w:rsidRPr="005A36E9">
        <w:rPr>
          <w:highlight w:val="green"/>
        </w:rPr>
        <w:t>Agreement</w:t>
      </w:r>
    </w:p>
    <w:p w14:paraId="05668EB8" w14:textId="77777777" w:rsidR="003D3BB2" w:rsidRPr="005A36E9" w:rsidRDefault="003D3BB2" w:rsidP="003B49B7">
      <w:pPr>
        <w:rPr>
          <w:lang w:eastAsia="zh-CN"/>
        </w:rPr>
      </w:pPr>
      <w:r w:rsidRPr="005A36E9">
        <w:rPr>
          <w:rFonts w:hint="eastAsia"/>
          <w:lang w:eastAsia="zh-CN"/>
        </w:rPr>
        <w:t xml:space="preserve">To resolve overlapping between a HP PUSCH </w:t>
      </w:r>
      <w:r>
        <w:rPr>
          <w:lang w:eastAsia="zh-CN"/>
        </w:rPr>
        <w:t xml:space="preserve">with or without HP UCI </w:t>
      </w:r>
      <w:r w:rsidRPr="005A36E9">
        <w:rPr>
          <w:rFonts w:hint="eastAsia"/>
          <w:lang w:eastAsia="zh-CN"/>
        </w:rPr>
        <w:t>and a LP PUCCH carrying</w:t>
      </w:r>
      <w:r w:rsidRPr="005A36E9">
        <w:rPr>
          <w:lang w:eastAsia="zh-CN"/>
        </w:rPr>
        <w:t xml:space="preserve"> HARQ-ACK and CSI/SR</w:t>
      </w:r>
      <w:r w:rsidRPr="005A36E9">
        <w:rPr>
          <w:rFonts w:hint="eastAsia"/>
          <w:lang w:eastAsia="zh-CN"/>
        </w:rPr>
        <w:t>, only LP HARQ-ACK is multiplexed in HP PUSCH and LP CSI/SR are dropped.</w:t>
      </w:r>
    </w:p>
    <w:p w14:paraId="4A7DEB9B" w14:textId="77777777" w:rsidR="003D3BB2" w:rsidRDefault="003D3BB2" w:rsidP="00D259AB">
      <w:pPr>
        <w:pStyle w:val="ListParagraph"/>
        <w:numPr>
          <w:ilvl w:val="0"/>
          <w:numId w:val="71"/>
        </w:numPr>
        <w:rPr>
          <w:lang w:eastAsia="zh-CN"/>
        </w:rPr>
      </w:pPr>
      <w:r>
        <w:rPr>
          <w:lang w:eastAsia="zh-CN"/>
        </w:rPr>
        <w:t>FFS: The Rel-15 timeline is applied for all the overlapping channels before step 1</w:t>
      </w:r>
    </w:p>
    <w:p w14:paraId="2F288291" w14:textId="77777777" w:rsidR="003D3BB2" w:rsidRDefault="003D3BB2" w:rsidP="003D3BB2">
      <w:pPr>
        <w:rPr>
          <w:lang w:eastAsia="x-none"/>
        </w:rPr>
      </w:pPr>
      <w:r w:rsidRPr="005A36E9">
        <w:rPr>
          <w:highlight w:val="green"/>
          <w:lang w:eastAsia="x-none"/>
        </w:rPr>
        <w:t>Agreement</w:t>
      </w:r>
    </w:p>
    <w:p w14:paraId="4025CAEB" w14:textId="77777777" w:rsidR="003D3BB2" w:rsidRPr="00A05409" w:rsidRDefault="003D3BB2" w:rsidP="003B49B7">
      <w:pPr>
        <w:rPr>
          <w:lang w:eastAsia="zh-CN"/>
        </w:rPr>
      </w:pPr>
      <w:r w:rsidRPr="00A05409">
        <w:rPr>
          <w:rFonts w:hint="eastAsia"/>
          <w:lang w:eastAsia="zh-CN"/>
        </w:rPr>
        <w:t xml:space="preserve">For Rel-17 intra-UE multiplexing, PUCCH and PUSCH cancellation due to </w:t>
      </w:r>
      <w:r w:rsidRPr="00A05409">
        <w:rPr>
          <w:lang w:eastAsia="zh-CN"/>
        </w:rPr>
        <w:t>dynamic SFI</w:t>
      </w:r>
      <w:r w:rsidRPr="00A05409">
        <w:rPr>
          <w:rFonts w:hint="eastAsia"/>
          <w:lang w:eastAsia="zh-CN"/>
        </w:rPr>
        <w:t>,</w:t>
      </w:r>
      <w:r w:rsidRPr="00A05409">
        <w:rPr>
          <w:lang w:eastAsia="zh-CN"/>
        </w:rPr>
        <w:t xml:space="preserve"> semi-static </w:t>
      </w:r>
      <w:r w:rsidRPr="00A05409">
        <w:rPr>
          <w:rFonts w:hint="eastAsia"/>
          <w:lang w:eastAsia="zh-CN"/>
        </w:rPr>
        <w:t>DL symbols</w:t>
      </w:r>
      <w:r w:rsidRPr="00A05409">
        <w:rPr>
          <w:lang w:eastAsia="zh-CN"/>
        </w:rPr>
        <w:t xml:space="preserve"> and SSB</w:t>
      </w:r>
      <w:r w:rsidRPr="00A05409">
        <w:rPr>
          <w:rFonts w:hint="eastAsia"/>
          <w:lang w:eastAsia="zh-CN"/>
        </w:rPr>
        <w:t xml:space="preserve"> symbols are performed after step 2 of Rel-17 intra-UE multiplexing.</w:t>
      </w:r>
    </w:p>
    <w:p w14:paraId="04E675D6" w14:textId="77777777" w:rsidR="003D3BB2" w:rsidRDefault="003D3BB2" w:rsidP="003B49B7"/>
    <w:p w14:paraId="18434BC4" w14:textId="77777777" w:rsidR="003D3BB2" w:rsidRDefault="003D3BB2" w:rsidP="003D3BB2">
      <w:pPr>
        <w:rPr>
          <w:lang w:eastAsia="x-none"/>
        </w:rPr>
      </w:pPr>
      <w:r w:rsidRPr="005A36E9">
        <w:rPr>
          <w:highlight w:val="green"/>
          <w:lang w:eastAsia="x-none"/>
        </w:rPr>
        <w:t>Agreement</w:t>
      </w:r>
    </w:p>
    <w:p w14:paraId="68BE5A71" w14:textId="77777777" w:rsidR="003D3BB2" w:rsidRDefault="003D3BB2" w:rsidP="003B49B7">
      <w:pPr>
        <w:rPr>
          <w:bCs/>
          <w:lang w:eastAsia="zh-CN"/>
        </w:rPr>
      </w:pPr>
      <w:r>
        <w:rPr>
          <w:rFonts w:hint="eastAsia"/>
          <w:bCs/>
          <w:lang w:eastAsia="zh-CN"/>
        </w:rPr>
        <w:t xml:space="preserve">The same time unit is used for </w:t>
      </w:r>
      <w:r w:rsidRPr="00571868">
        <w:rPr>
          <w:rFonts w:eastAsia="Malgun Gothic" w:hint="eastAsia"/>
          <w:lang w:eastAsia="zh-CN"/>
        </w:rPr>
        <w:t>r</w:t>
      </w:r>
      <w:r w:rsidRPr="00571868">
        <w:rPr>
          <w:lang w:eastAsia="zh-CN"/>
        </w:rPr>
        <w:t>esolv</w:t>
      </w:r>
      <w:r w:rsidRPr="00571868">
        <w:rPr>
          <w:rFonts w:eastAsia="Malgun Gothic" w:hint="eastAsia"/>
          <w:lang w:eastAsia="zh-CN"/>
        </w:rPr>
        <w:t>ing</w:t>
      </w:r>
      <w:r w:rsidRPr="00571868">
        <w:rPr>
          <w:lang w:eastAsia="zh-CN"/>
        </w:rPr>
        <w:t xml:space="preserve"> collision </w:t>
      </w:r>
      <w:r w:rsidRPr="00571868">
        <w:rPr>
          <w:rFonts w:eastAsia="Malgun Gothic" w:hint="eastAsia"/>
          <w:lang w:eastAsia="zh-CN"/>
        </w:rPr>
        <w:t xml:space="preserve">of </w:t>
      </w:r>
      <w:r w:rsidRPr="00571868">
        <w:rPr>
          <w:lang w:eastAsia="zh-CN"/>
        </w:rPr>
        <w:t xml:space="preserve">PUCCHs </w:t>
      </w:r>
      <w:r w:rsidRPr="00571868">
        <w:rPr>
          <w:rFonts w:eastAsia="Malgun Gothic" w:hint="eastAsia"/>
          <w:lang w:eastAsia="zh-CN"/>
        </w:rPr>
        <w:t>of different priorities</w:t>
      </w:r>
      <w:r w:rsidRPr="008053C6">
        <w:rPr>
          <w:rFonts w:eastAsia="Malgun Gothic" w:hint="eastAsia"/>
          <w:lang w:eastAsia="zh-CN"/>
        </w:rPr>
        <w:t xml:space="preserve"> with and</w:t>
      </w:r>
      <w:r w:rsidRPr="00571868">
        <w:rPr>
          <w:rFonts w:hint="eastAsia"/>
          <w:bCs/>
          <w:lang w:eastAsia="zh-CN"/>
        </w:rPr>
        <w:t xml:space="preserve"> without repetition</w:t>
      </w:r>
      <w:r>
        <w:rPr>
          <w:rFonts w:hint="eastAsia"/>
          <w:bCs/>
          <w:lang w:eastAsia="zh-CN"/>
        </w:rPr>
        <w:t>.</w:t>
      </w:r>
    </w:p>
    <w:p w14:paraId="69A0A2C0" w14:textId="77777777" w:rsidR="003D3BB2" w:rsidRPr="003B49B7" w:rsidRDefault="003D3BB2" w:rsidP="003B49B7">
      <w:pPr>
        <w:rPr>
          <w:bCs/>
        </w:rPr>
      </w:pPr>
    </w:p>
    <w:p w14:paraId="2FEB9AAF" w14:textId="77777777" w:rsidR="003D3BB2" w:rsidRPr="003B49B7" w:rsidRDefault="003D3BB2" w:rsidP="003B49B7">
      <w:r w:rsidRPr="003B49B7">
        <w:rPr>
          <w:highlight w:val="green"/>
        </w:rPr>
        <w:t>Agreement</w:t>
      </w:r>
    </w:p>
    <w:p w14:paraId="7C99F932" w14:textId="77777777" w:rsidR="003D3BB2" w:rsidRPr="003B49B7" w:rsidRDefault="003D3BB2" w:rsidP="003B49B7">
      <w:pPr>
        <w:rPr>
          <w:rFonts w:eastAsia="Microsoft YaHei"/>
          <w:lang w:eastAsia="zh-CN"/>
        </w:rPr>
      </w:pPr>
      <w:r w:rsidRPr="003B49B7">
        <w:rPr>
          <w:rFonts w:eastAsia="Microsoft YaHei"/>
          <w:lang w:eastAsia="zh-CN"/>
        </w:rPr>
        <w:t>For resolving collision of overlapping PUCCHs</w:t>
      </w:r>
      <w:r w:rsidRPr="003B49B7">
        <w:rPr>
          <w:rFonts w:eastAsia="Microsoft YaHei" w:hint="eastAsia"/>
          <w:lang w:eastAsia="zh-CN"/>
        </w:rPr>
        <w:t xml:space="preserve"> and PUSCHs</w:t>
      </w:r>
      <w:r w:rsidRPr="003B49B7">
        <w:rPr>
          <w:rFonts w:eastAsia="Microsoft YaHei"/>
          <w:lang w:eastAsia="zh-CN"/>
        </w:rPr>
        <w:t xml:space="preserve"> </w:t>
      </w:r>
      <w:r w:rsidRPr="003B49B7">
        <w:rPr>
          <w:rFonts w:eastAsia="Microsoft YaHei" w:hint="eastAsia"/>
          <w:lang w:eastAsia="zh-CN"/>
        </w:rPr>
        <w:t>of</w:t>
      </w:r>
      <w:r w:rsidRPr="003B49B7">
        <w:rPr>
          <w:rFonts w:eastAsia="Microsoft YaHei"/>
          <w:lang w:eastAsia="zh-CN"/>
        </w:rPr>
        <w:t xml:space="preserve"> different priorities</w:t>
      </w:r>
      <w:r w:rsidRPr="003B49B7">
        <w:rPr>
          <w:rFonts w:eastAsia="Microsoft YaHei" w:hint="eastAsia"/>
          <w:lang w:eastAsia="zh-CN"/>
        </w:rPr>
        <w:t xml:space="preserve"> in Step 2.2,</w:t>
      </w:r>
    </w:p>
    <w:p w14:paraId="39F9FA43" w14:textId="77777777" w:rsidR="003D3BB2" w:rsidRPr="003B49B7" w:rsidRDefault="003D3BB2" w:rsidP="00D259AB">
      <w:pPr>
        <w:pStyle w:val="ListParagraph"/>
        <w:numPr>
          <w:ilvl w:val="0"/>
          <w:numId w:val="71"/>
        </w:numPr>
        <w:rPr>
          <w:rFonts w:cs="Times"/>
          <w:lang w:eastAsia="zh-CN"/>
        </w:rPr>
      </w:pPr>
      <w:r w:rsidRPr="003B49B7">
        <w:rPr>
          <w:rFonts w:cs="Times"/>
          <w:lang w:eastAsia="zh-CN"/>
        </w:rPr>
        <w:t>If a LP PUSCH overlaps with a HP PUCCH with repetitions, the LP PUSCH is dropped</w:t>
      </w:r>
      <w:r w:rsidRPr="003B49B7">
        <w:rPr>
          <w:rFonts w:cs="Times" w:hint="eastAsia"/>
          <w:lang w:eastAsia="zh-CN"/>
        </w:rPr>
        <w:t xml:space="preserve"> before multiplexing with </w:t>
      </w:r>
      <w:r w:rsidRPr="003B49B7">
        <w:rPr>
          <w:rFonts w:cs="Times"/>
          <w:lang w:eastAsia="zh-CN"/>
        </w:rPr>
        <w:t xml:space="preserve">HP </w:t>
      </w:r>
      <w:r w:rsidRPr="003B49B7">
        <w:rPr>
          <w:rFonts w:cs="Times" w:hint="eastAsia"/>
          <w:lang w:eastAsia="zh-CN"/>
        </w:rPr>
        <w:t>HARQ-ACK if any</w:t>
      </w:r>
      <w:r w:rsidRPr="003B49B7">
        <w:rPr>
          <w:rFonts w:cs="Times"/>
          <w:lang w:eastAsia="zh-CN"/>
        </w:rPr>
        <w:t>.</w:t>
      </w:r>
    </w:p>
    <w:p w14:paraId="4602A2FF" w14:textId="77777777" w:rsidR="003D3BB2" w:rsidRPr="003B49B7" w:rsidRDefault="003D3BB2" w:rsidP="00D259AB">
      <w:pPr>
        <w:pStyle w:val="ListParagraph"/>
        <w:numPr>
          <w:ilvl w:val="0"/>
          <w:numId w:val="71"/>
        </w:numPr>
        <w:rPr>
          <w:rFonts w:cs="Times"/>
          <w:lang w:eastAsia="zh-CN"/>
        </w:rPr>
      </w:pPr>
      <w:r w:rsidRPr="003B49B7">
        <w:rPr>
          <w:rFonts w:cs="Times"/>
          <w:lang w:eastAsia="zh-CN"/>
        </w:rPr>
        <w:t>If a HP PUSCH overlaps with a LP PUCCH with repetitions, the LP PUCCH is dropped.</w:t>
      </w:r>
    </w:p>
    <w:p w14:paraId="013B0810" w14:textId="77777777" w:rsidR="003D3BB2" w:rsidRPr="003B49B7" w:rsidRDefault="003D3BB2" w:rsidP="003B49B7">
      <w:r w:rsidRPr="003B49B7">
        <w:rPr>
          <w:highlight w:val="green"/>
        </w:rPr>
        <w:t>Agreement</w:t>
      </w:r>
    </w:p>
    <w:p w14:paraId="1746AB33" w14:textId="77777777" w:rsidR="00E40B0B" w:rsidRPr="004E592B" w:rsidRDefault="00E40B0B" w:rsidP="00E40B0B">
      <w:pPr>
        <w:rPr>
          <w:rFonts w:eastAsia="Malgun Gothic"/>
          <w:lang w:eastAsia="zh-CN"/>
        </w:rPr>
      </w:pPr>
      <w:r w:rsidRPr="004E592B">
        <w:rPr>
          <w:rFonts w:eastAsia="Malgun Gothic" w:hint="eastAsia"/>
          <w:lang w:eastAsia="zh-CN"/>
        </w:rPr>
        <w:t>Confirm the following working assumption in RAN1#107bis-e with the following update</w:t>
      </w:r>
      <w:r>
        <w:rPr>
          <w:rFonts w:eastAsia="Malgun Gothic"/>
          <w:lang w:eastAsia="zh-CN"/>
        </w:rPr>
        <w:t xml:space="preserve"> (in </w:t>
      </w:r>
      <w:r w:rsidRPr="00D91D13">
        <w:rPr>
          <w:rFonts w:eastAsia="Malgun Gothic"/>
          <w:color w:val="FF0000"/>
          <w:lang w:eastAsia="zh-CN"/>
        </w:rPr>
        <w:t>RED</w:t>
      </w:r>
      <w:r>
        <w:rPr>
          <w:rFonts w:eastAsia="Malgun Gothic"/>
          <w:lang w:eastAsia="zh-CN"/>
        </w:rPr>
        <w:t>)</w:t>
      </w:r>
      <w:r w:rsidRPr="004E592B">
        <w:rPr>
          <w:rFonts w:eastAsia="Malgun Gothic" w:hint="eastAsia"/>
          <w:lang w:eastAsia="zh-CN"/>
        </w:rPr>
        <w:t>:</w:t>
      </w:r>
    </w:p>
    <w:p w14:paraId="2EE20435" w14:textId="77777777" w:rsidR="003D3BB2" w:rsidRPr="003B49B7" w:rsidRDefault="003D3BB2" w:rsidP="003B49B7">
      <w:pPr>
        <w:rPr>
          <w:lang w:val="x-none"/>
        </w:rPr>
      </w:pPr>
      <w:r w:rsidRPr="003B49B7">
        <w:t xml:space="preserve">For resolving collision of PUCCHs and PUSCHs of different priorities in step 2.2, LP PUSCH(s) overlapping with HP PUCCH </w:t>
      </w:r>
      <w:r w:rsidRPr="003B49B7">
        <w:rPr>
          <w:color w:val="FF0000"/>
        </w:rPr>
        <w:t xml:space="preserve">resource </w:t>
      </w:r>
      <w:r w:rsidRPr="003B49B7">
        <w:t xml:space="preserve">which carries </w:t>
      </w:r>
      <w:r w:rsidRPr="003B49B7">
        <w:rPr>
          <w:color w:val="FF0000"/>
        </w:rPr>
        <w:t>at least</w:t>
      </w:r>
      <w:r w:rsidRPr="003B49B7">
        <w:t xml:space="preserve"> positive </w:t>
      </w:r>
      <w:r w:rsidRPr="003B49B7">
        <w:rPr>
          <w:color w:val="FF0000"/>
        </w:rPr>
        <w:t>HP</w:t>
      </w:r>
      <w:r w:rsidRPr="003B49B7">
        <w:t xml:space="preserve"> SR</w:t>
      </w:r>
      <w:r w:rsidRPr="003B49B7">
        <w:rPr>
          <w:rFonts w:eastAsia="Malgun Gothic" w:hint="eastAsia"/>
          <w:lang w:eastAsia="zh-CN"/>
        </w:rPr>
        <w:t xml:space="preserve"> </w:t>
      </w:r>
      <w:r w:rsidRPr="003B49B7">
        <w:rPr>
          <w:lang w:val="x-none"/>
        </w:rPr>
        <w:t>are dropped before UCI multiplexing.</w:t>
      </w:r>
    </w:p>
    <w:p w14:paraId="2FC8355B" w14:textId="77777777" w:rsidR="003D3BB2" w:rsidRPr="003B49B7" w:rsidRDefault="003D3BB2" w:rsidP="00D259AB">
      <w:pPr>
        <w:pStyle w:val="ListParagraph"/>
        <w:numPr>
          <w:ilvl w:val="0"/>
          <w:numId w:val="72"/>
        </w:numPr>
        <w:rPr>
          <w:rFonts w:eastAsia="Malgun Gothic"/>
          <w:lang w:eastAsia="zh-CN"/>
        </w:rPr>
      </w:pPr>
      <w:r w:rsidRPr="003B49B7">
        <w:t>Step 1.2 behavior is not affected by the above</w:t>
      </w:r>
    </w:p>
    <w:p w14:paraId="2EB39E34" w14:textId="5DB759FC" w:rsidR="003D3BB2" w:rsidRDefault="003D3BB2" w:rsidP="003B49B7"/>
    <w:p w14:paraId="5E040351" w14:textId="2A642EB4" w:rsidR="00E40B0B" w:rsidRPr="003B49B7" w:rsidRDefault="00E40B0B" w:rsidP="003B49B7">
      <w:r w:rsidRPr="00E40B0B">
        <w:rPr>
          <w:b/>
          <w:bCs/>
        </w:rPr>
        <w:t>Decision:</w:t>
      </w:r>
      <w:r>
        <w:t xml:space="preserve"> As per email decision posted on Feb 23</w:t>
      </w:r>
      <w:r w:rsidRPr="00E40B0B">
        <w:rPr>
          <w:vertAlign w:val="superscript"/>
        </w:rPr>
        <w:t>rd</w:t>
      </w:r>
      <w:r>
        <w:t>,</w:t>
      </w:r>
    </w:p>
    <w:p w14:paraId="3F6E90C3" w14:textId="77777777" w:rsidR="00E40B0B" w:rsidRPr="00E40B0B" w:rsidRDefault="00E40B0B" w:rsidP="00E40B0B">
      <w:pPr>
        <w:spacing w:afterLines="50" w:after="120"/>
        <w:contextualSpacing/>
        <w:rPr>
          <w:rFonts w:ascii="Times New Roman" w:eastAsia="SimSun" w:hAnsi="Times New Roman"/>
          <w:szCs w:val="20"/>
          <w:u w:val="single"/>
          <w:lang w:val="en-US"/>
        </w:rPr>
      </w:pPr>
      <w:r w:rsidRPr="00E40B0B">
        <w:rPr>
          <w:rFonts w:ascii="Times New Roman" w:hAnsi="Times New Roman"/>
          <w:szCs w:val="20"/>
          <w:u w:val="single"/>
        </w:rPr>
        <w:t>Conclusion</w:t>
      </w:r>
    </w:p>
    <w:p w14:paraId="0FB469CD" w14:textId="0BB23DED" w:rsidR="00E40B0B" w:rsidRPr="00C36358" w:rsidRDefault="00E40B0B" w:rsidP="00E40B0B">
      <w:pPr>
        <w:rPr>
          <w:rFonts w:ascii="Arial Unicode MS" w:hAnsi="Arial Unicode MS"/>
          <w:sz w:val="21"/>
          <w:szCs w:val="21"/>
          <w:lang w:eastAsia="zh-CN"/>
        </w:rPr>
      </w:pPr>
      <w:r w:rsidRPr="00C36358">
        <w:rPr>
          <w:rFonts w:ascii="Times New Roman" w:hAnsi="Times New Roman"/>
          <w:szCs w:val="20"/>
        </w:rPr>
        <w:t>If </w:t>
      </w:r>
      <w:r w:rsidRPr="00C36358">
        <w:rPr>
          <w:rFonts w:ascii="Times New Roman" w:hAnsi="Times New Roman"/>
          <w:i/>
          <w:iCs/>
          <w:szCs w:val="20"/>
        </w:rPr>
        <w:t>UCI-MuxWithDifferentPriority</w:t>
      </w:r>
      <w:r w:rsidRPr="00C36358">
        <w:rPr>
          <w:rFonts w:ascii="Times New Roman" w:hAnsi="Times New Roman"/>
          <w:szCs w:val="20"/>
        </w:rPr>
        <w:t> or </w:t>
      </w:r>
      <w:r w:rsidRPr="00C36358">
        <w:rPr>
          <w:rFonts w:ascii="Times New Roman" w:hAnsi="Times New Roman"/>
          <w:i/>
          <w:iCs/>
          <w:szCs w:val="20"/>
        </w:rPr>
        <w:t>UCI-MuxWithDifferentPriority-secondaryPUCCHgroup</w:t>
      </w:r>
      <w:r w:rsidRPr="00C36358">
        <w:rPr>
          <w:rFonts w:ascii="Times New Roman" w:hAnsi="Times New Roman"/>
          <w:szCs w:val="20"/>
        </w:rPr>
        <w:t> is enabled for a cell group,</w:t>
      </w:r>
      <w:r w:rsidR="00C36358">
        <w:rPr>
          <w:rFonts w:ascii="Times New Roman" w:hAnsi="Times New Roman"/>
          <w:szCs w:val="20"/>
        </w:rPr>
        <w:t xml:space="preserve"> </w:t>
      </w:r>
      <w:r w:rsidRPr="00C36358">
        <w:rPr>
          <w:rFonts w:ascii="Times New Roman" w:hAnsi="Times New Roman"/>
          <w:szCs w:val="20"/>
        </w:rPr>
        <w:t>it is not expected that MAC PDUs are delivered for two overlapping CG PUSCHs of different PHY priorities on a serving cell within the</w:t>
      </w:r>
      <w:r w:rsidR="00C36358">
        <w:rPr>
          <w:rFonts w:ascii="Times New Roman" w:hAnsi="Times New Roman"/>
          <w:szCs w:val="20"/>
        </w:rPr>
        <w:t xml:space="preserve"> </w:t>
      </w:r>
      <w:r w:rsidRPr="00C36358">
        <w:rPr>
          <w:rFonts w:ascii="Times New Roman" w:hAnsi="Times New Roman"/>
          <w:szCs w:val="20"/>
        </w:rPr>
        <w:t>same cell</w:t>
      </w:r>
      <w:r w:rsidR="00C36358">
        <w:rPr>
          <w:rFonts w:ascii="Times New Roman" w:hAnsi="Times New Roman"/>
          <w:szCs w:val="20"/>
        </w:rPr>
        <w:t xml:space="preserve"> </w:t>
      </w:r>
      <w:r w:rsidRPr="00C36358">
        <w:rPr>
          <w:rFonts w:ascii="Times New Roman" w:hAnsi="Times New Roman"/>
          <w:szCs w:val="20"/>
        </w:rPr>
        <w:t>group.</w:t>
      </w:r>
    </w:p>
    <w:p w14:paraId="245EF183" w14:textId="77777777" w:rsidR="00CE2BEE" w:rsidRDefault="00CE2BEE" w:rsidP="00CE2BEE"/>
    <w:p w14:paraId="03E9201E" w14:textId="068F23A5" w:rsidR="00CE2BEE" w:rsidRPr="00CE2BEE" w:rsidRDefault="002328C4" w:rsidP="00CE2BEE">
      <w:pPr>
        <w:rPr>
          <w:b/>
          <w:bCs/>
          <w:lang w:eastAsia="x-none"/>
        </w:rPr>
      </w:pPr>
      <w:hyperlink r:id="rId1173" w:history="1">
        <w:r w:rsidR="004371F4">
          <w:rPr>
            <w:rStyle w:val="Hyperlink"/>
            <w:b/>
            <w:bCs/>
            <w:lang w:eastAsia="x-none"/>
          </w:rPr>
          <w:t>R1-2202707</w:t>
        </w:r>
      </w:hyperlink>
      <w:r w:rsidR="00CE2BEE" w:rsidRPr="00CE2BEE">
        <w:rPr>
          <w:b/>
          <w:bCs/>
          <w:lang w:eastAsia="x-none"/>
        </w:rPr>
        <w:tab/>
        <w:t>Summary #2 of email thread [108-e-R17-IIoT-URLLC-03]</w:t>
      </w:r>
      <w:r w:rsidR="00CE2BEE" w:rsidRPr="00CE2BEE">
        <w:rPr>
          <w:b/>
          <w:bCs/>
          <w:lang w:eastAsia="x-none"/>
        </w:rPr>
        <w:tab/>
        <w:t>Moderator (CATT)</w:t>
      </w:r>
    </w:p>
    <w:p w14:paraId="273C02F0" w14:textId="23D96B6D" w:rsidR="00CE2BEE" w:rsidRDefault="00CE2BEE" w:rsidP="00CE2BEE">
      <w:pPr>
        <w:rPr>
          <w:lang w:eastAsia="x-none"/>
        </w:rPr>
      </w:pPr>
      <w:r>
        <w:rPr>
          <w:lang w:eastAsia="x-none"/>
        </w:rPr>
        <w:t>From Feb 25</w:t>
      </w:r>
      <w:r w:rsidRPr="00CE2BEE">
        <w:rPr>
          <w:vertAlign w:val="superscript"/>
          <w:lang w:eastAsia="x-none"/>
        </w:rPr>
        <w:t>th</w:t>
      </w:r>
      <w:r>
        <w:rPr>
          <w:lang w:eastAsia="x-none"/>
        </w:rPr>
        <w:t xml:space="preserve"> GTW session</w:t>
      </w:r>
    </w:p>
    <w:p w14:paraId="05A4A839" w14:textId="77777777" w:rsidR="00CE2BEE" w:rsidRDefault="00CE2BEE" w:rsidP="00CE2BEE">
      <w:r w:rsidRPr="00CE2BEE">
        <w:rPr>
          <w:highlight w:val="green"/>
        </w:rPr>
        <w:t>Agreement</w:t>
      </w:r>
    </w:p>
    <w:p w14:paraId="18D639E6" w14:textId="77777777" w:rsidR="00CE2BEE" w:rsidRDefault="00CE2BEE" w:rsidP="00CE2BEE">
      <w:r>
        <w:t>For resolving collision of PUCCHs of different priorities without repetition within a time unit, Option 1 is adopted.</w:t>
      </w:r>
    </w:p>
    <w:p w14:paraId="6D77DFF4" w14:textId="23F6E3ED" w:rsidR="00CE2BEE" w:rsidRDefault="00CE2BEE" w:rsidP="00F44FD9">
      <w:pPr>
        <w:pStyle w:val="ListParagraph"/>
        <w:numPr>
          <w:ilvl w:val="0"/>
          <w:numId w:val="148"/>
        </w:numPr>
      </w:pPr>
      <w:r>
        <w:t>Option 1:</w:t>
      </w:r>
    </w:p>
    <w:p w14:paraId="2AD784B6" w14:textId="3EBA8665" w:rsidR="00CE2BEE" w:rsidRDefault="00CE2BEE" w:rsidP="00F44FD9">
      <w:pPr>
        <w:pStyle w:val="ListParagraph"/>
        <w:numPr>
          <w:ilvl w:val="1"/>
          <w:numId w:val="148"/>
        </w:numPr>
      </w:pPr>
      <w:r>
        <w:t>The reference PUCCH resource is determined as in Rel-15, i.e. based on the starting symbol and duration</w:t>
      </w:r>
    </w:p>
    <w:p w14:paraId="2BBC81B9" w14:textId="029C4C1A" w:rsidR="00CE2BEE" w:rsidRDefault="00CE2BEE" w:rsidP="00F44FD9">
      <w:pPr>
        <w:pStyle w:val="ListParagraph"/>
        <w:numPr>
          <w:ilvl w:val="1"/>
          <w:numId w:val="148"/>
        </w:numPr>
      </w:pPr>
      <w:r>
        <w:lastRenderedPageBreak/>
        <w:t>In step 2.1-2, select up to one PUCCH resource overlapping with the reference PUCCH resource according to Rel-15 pseudo code</w:t>
      </w:r>
    </w:p>
    <w:p w14:paraId="260FAC7A" w14:textId="70580D26" w:rsidR="00CF6A6D" w:rsidRDefault="00CF6A6D" w:rsidP="00CE2BEE"/>
    <w:p w14:paraId="7CFD6EE6" w14:textId="523D36B7" w:rsidR="00CE2BEE" w:rsidRDefault="00CE2BEE" w:rsidP="00CE2BEE">
      <w:r w:rsidRPr="00CE2BEE">
        <w:rPr>
          <w:b/>
          <w:bCs/>
        </w:rPr>
        <w:t>Decision:</w:t>
      </w:r>
      <w:r>
        <w:t xml:space="preserve"> As per email decision posted on Feb 28</w:t>
      </w:r>
      <w:r w:rsidRPr="00CE2BEE">
        <w:rPr>
          <w:vertAlign w:val="superscript"/>
        </w:rPr>
        <w:t>th</w:t>
      </w:r>
      <w:r>
        <w:t>,</w:t>
      </w:r>
    </w:p>
    <w:p w14:paraId="4433A92C" w14:textId="77777777" w:rsidR="00CE2BEE" w:rsidRDefault="00CE2BEE" w:rsidP="00CE2BEE">
      <w:r w:rsidRPr="00CE2BEE">
        <w:rPr>
          <w:highlight w:val="green"/>
        </w:rPr>
        <w:t>Agreement</w:t>
      </w:r>
    </w:p>
    <w:p w14:paraId="18BEE566" w14:textId="77777777" w:rsidR="00CE2BEE" w:rsidRDefault="00CE2BEE" w:rsidP="00CE2BEE">
      <w:pPr>
        <w:rPr>
          <w:lang w:val="en-US" w:eastAsia="zh-CN"/>
        </w:rPr>
      </w:pPr>
      <w:r>
        <w:rPr>
          <w:rFonts w:cs="Times"/>
          <w:lang w:val="en-US" w:eastAsia="zh-CN"/>
        </w:rPr>
        <w:t>To resolve overlapping between a HP PUCCH carrying positive SR only and a LP PUCCH carrying LP HARQ-ACK and LP SR with PF 0/1, LP PUCCH is dropped.</w:t>
      </w:r>
    </w:p>
    <w:p w14:paraId="6E734428" w14:textId="0CEDE058" w:rsidR="00CE2BEE" w:rsidRDefault="00CE2BEE" w:rsidP="00CE2BEE">
      <w:pPr>
        <w:rPr>
          <w:lang w:val="en-US" w:eastAsia="zh-CN"/>
        </w:rPr>
      </w:pPr>
    </w:p>
    <w:p w14:paraId="1CC43DE7" w14:textId="77777777" w:rsidR="00CE2BEE" w:rsidRDefault="00CE2BEE" w:rsidP="00CE2BEE">
      <w:r w:rsidRPr="00CE2BEE">
        <w:rPr>
          <w:highlight w:val="green"/>
        </w:rPr>
        <w:t>Agreement</w:t>
      </w:r>
    </w:p>
    <w:p w14:paraId="4E699FA3" w14:textId="7D6C0F78" w:rsidR="00CE2BEE" w:rsidRDefault="00CE2BEE" w:rsidP="00CE2BEE">
      <w:pPr>
        <w:rPr>
          <w:lang w:val="en-US" w:eastAsia="zh-CN"/>
        </w:rPr>
      </w:pPr>
      <w:r>
        <w:rPr>
          <w:rFonts w:cs="Times"/>
          <w:lang w:val="en-US" w:eastAsia="zh-CN"/>
        </w:rPr>
        <w:t xml:space="preserve">When Rel-17 intra-UE multiplexing is enabled by </w:t>
      </w:r>
      <w:r>
        <w:rPr>
          <w:rFonts w:cs="Times"/>
          <w:i/>
          <w:iCs/>
          <w:lang w:val="en-US" w:eastAsia="zh-CN"/>
        </w:rPr>
        <w:t>UCI-MuxWithDifferentPriority</w:t>
      </w:r>
      <w:r>
        <w:rPr>
          <w:rFonts w:cs="Times"/>
          <w:lang w:val="en-US" w:eastAsia="zh-CN"/>
        </w:rPr>
        <w:t xml:space="preserve"> or </w:t>
      </w:r>
      <w:r>
        <w:rPr>
          <w:rFonts w:cs="Times"/>
          <w:i/>
          <w:iCs/>
          <w:lang w:val="en-US" w:eastAsia="zh-CN"/>
        </w:rPr>
        <w:t>UCI-MuxWithDifferentPriority-secondaryPUCCHgroup</w:t>
      </w:r>
      <w:r>
        <w:rPr>
          <w:rFonts w:cs="Times"/>
          <w:lang w:val="en-US" w:eastAsia="zh-CN"/>
        </w:rPr>
        <w:t>, the Rel-15 timeline is applied for all the overlapping channels (regardless of their priorities) before step 1.</w:t>
      </w:r>
    </w:p>
    <w:p w14:paraId="1168F45B" w14:textId="4FFE6B10" w:rsidR="00CE2BEE" w:rsidRDefault="00CE2BEE" w:rsidP="00CE2BEE">
      <w:pPr>
        <w:rPr>
          <w:lang w:val="en-US"/>
        </w:rPr>
      </w:pPr>
    </w:p>
    <w:p w14:paraId="6E5E26F7" w14:textId="2D09CFFC" w:rsidR="00C36358" w:rsidRDefault="00C36358" w:rsidP="00CE2BEE">
      <w:pPr>
        <w:rPr>
          <w:lang w:val="en-US"/>
        </w:rPr>
      </w:pPr>
    </w:p>
    <w:p w14:paraId="1B40A8D6" w14:textId="34CC0AA6" w:rsidR="00C36358" w:rsidRDefault="00C36358" w:rsidP="00C36358">
      <w:r w:rsidRPr="00CE2BEE">
        <w:rPr>
          <w:b/>
          <w:bCs/>
        </w:rPr>
        <w:t>Decision:</w:t>
      </w:r>
      <w:r>
        <w:t xml:space="preserve"> As per email decision posted on Mar 1</w:t>
      </w:r>
      <w:r w:rsidRPr="00C36358">
        <w:rPr>
          <w:vertAlign w:val="superscript"/>
        </w:rPr>
        <w:t>st</w:t>
      </w:r>
      <w:r>
        <w:t>,</w:t>
      </w:r>
    </w:p>
    <w:p w14:paraId="645DEFBC" w14:textId="77777777" w:rsidR="00C36358" w:rsidRPr="00C36358" w:rsidRDefault="00C36358" w:rsidP="00C36358">
      <w:pPr>
        <w:rPr>
          <w:bCs/>
          <w:lang w:eastAsia="x-none"/>
        </w:rPr>
      </w:pPr>
      <w:r w:rsidRPr="00C36358">
        <w:rPr>
          <w:bCs/>
          <w:highlight w:val="green"/>
          <w:lang w:eastAsia="x-none"/>
        </w:rPr>
        <w:t>Agreement</w:t>
      </w:r>
    </w:p>
    <w:p w14:paraId="02C2E1AF" w14:textId="77777777" w:rsidR="00C36358" w:rsidRPr="00582341" w:rsidRDefault="00C36358" w:rsidP="00C36358">
      <w:pPr>
        <w:rPr>
          <w:rFonts w:cs="Times"/>
          <w:szCs w:val="20"/>
        </w:rPr>
      </w:pPr>
      <w:r w:rsidRPr="00582341">
        <w:rPr>
          <w:rFonts w:cs="Times"/>
          <w:szCs w:val="20"/>
        </w:rPr>
        <w:t>To resolve overlapping between a HP PUCCH carrying SR and HP HARQ-ACK with PUCCH format 2/3/4 and a LP PUCCH carrying HARQ-ACK and CSI/SR, only LP HARQ-ACK is multiplexed with HP UCI (i.e., SR and HARQ-ACK) and LP CSI/SR are dropped.</w:t>
      </w:r>
    </w:p>
    <w:p w14:paraId="095896A6" w14:textId="77777777" w:rsidR="00C36358" w:rsidRPr="00582341" w:rsidRDefault="00C36358" w:rsidP="00F44FD9">
      <w:pPr>
        <w:pStyle w:val="ListParagraph"/>
        <w:numPr>
          <w:ilvl w:val="0"/>
          <w:numId w:val="148"/>
        </w:numPr>
      </w:pPr>
      <w:r w:rsidRPr="00582341">
        <w:t>FFS HP PUCCH with PUCCH format 0/1</w:t>
      </w:r>
    </w:p>
    <w:p w14:paraId="269807E5" w14:textId="77777777" w:rsidR="00C36358" w:rsidRDefault="00C36358" w:rsidP="00C36358">
      <w:pPr>
        <w:rPr>
          <w:lang w:eastAsia="x-none"/>
        </w:rPr>
      </w:pPr>
    </w:p>
    <w:p w14:paraId="31739F65" w14:textId="7AB13C72" w:rsidR="00C36358" w:rsidRPr="00C36358" w:rsidRDefault="002328C4" w:rsidP="00C36358">
      <w:pPr>
        <w:rPr>
          <w:b/>
          <w:lang w:eastAsia="x-none"/>
        </w:rPr>
      </w:pPr>
      <w:hyperlink r:id="rId1174" w:history="1">
        <w:r w:rsidR="004371F4">
          <w:rPr>
            <w:rStyle w:val="Hyperlink"/>
            <w:b/>
            <w:lang w:eastAsia="x-none"/>
          </w:rPr>
          <w:t>R1-2202770</w:t>
        </w:r>
      </w:hyperlink>
      <w:r w:rsidR="00C36358" w:rsidRPr="00C36358">
        <w:rPr>
          <w:b/>
          <w:lang w:eastAsia="x-none"/>
        </w:rPr>
        <w:tab/>
        <w:t>Summary #3 of email thread [108-e-R17-IIoT-URLLC-03]</w:t>
      </w:r>
      <w:r w:rsidR="00C36358" w:rsidRPr="00C36358">
        <w:rPr>
          <w:b/>
          <w:lang w:eastAsia="x-none"/>
        </w:rPr>
        <w:tab/>
        <w:t>Moderator (CATT)</w:t>
      </w:r>
    </w:p>
    <w:p w14:paraId="3BB6ADA9" w14:textId="205BC541" w:rsidR="00C36358" w:rsidRDefault="00C36358" w:rsidP="00C36358">
      <w:pPr>
        <w:rPr>
          <w:lang w:eastAsia="x-none"/>
        </w:rPr>
      </w:pPr>
      <w:r>
        <w:rPr>
          <w:lang w:eastAsia="x-none"/>
        </w:rPr>
        <w:t>From Mar 1</w:t>
      </w:r>
      <w:r w:rsidR="00766439" w:rsidRPr="00766439">
        <w:rPr>
          <w:vertAlign w:val="superscript"/>
          <w:lang w:eastAsia="x-none"/>
        </w:rPr>
        <w:t>st</w:t>
      </w:r>
      <w:r w:rsidR="00766439">
        <w:rPr>
          <w:lang w:eastAsia="x-none"/>
        </w:rPr>
        <w:t xml:space="preserve"> GTW session</w:t>
      </w:r>
    </w:p>
    <w:p w14:paraId="6A3104EC" w14:textId="77777777" w:rsidR="00C36358" w:rsidRPr="00766439" w:rsidRDefault="00C36358" w:rsidP="00C36358">
      <w:pPr>
        <w:rPr>
          <w:bCs/>
          <w:lang w:eastAsia="x-none"/>
        </w:rPr>
      </w:pPr>
      <w:r w:rsidRPr="00766439">
        <w:rPr>
          <w:bCs/>
          <w:highlight w:val="green"/>
          <w:lang w:eastAsia="x-none"/>
        </w:rPr>
        <w:t>Agreement</w:t>
      </w:r>
    </w:p>
    <w:p w14:paraId="7596AFB1" w14:textId="77777777" w:rsidR="00C36358" w:rsidRPr="00AA527E" w:rsidRDefault="00C36358" w:rsidP="00C36358">
      <w:pPr>
        <w:rPr>
          <w:rFonts w:eastAsia="SimSun"/>
          <w:lang w:eastAsia="zh-CN"/>
        </w:rPr>
      </w:pPr>
      <w:r w:rsidRPr="00AA527E">
        <w:rPr>
          <w:rFonts w:eastAsia="SimSun"/>
          <w:lang w:eastAsia="zh-CN"/>
        </w:rPr>
        <w:t>For resolving collision of overlapping PUCCHs of different priorities in Step 2.1, resolve collision of PUCCHs with repetitions before resolving collision of PUCCHs without repetitions. After resolving collision of PUCCHs without repetition, it is not expected that a PUCCH would overlap with another PUCCH with repetition.</w:t>
      </w:r>
    </w:p>
    <w:p w14:paraId="30DF10F6" w14:textId="77777777" w:rsidR="00C36358" w:rsidRPr="00AA527E" w:rsidRDefault="00C36358" w:rsidP="00F44FD9">
      <w:pPr>
        <w:pStyle w:val="ListParagraph"/>
        <w:numPr>
          <w:ilvl w:val="0"/>
          <w:numId w:val="148"/>
        </w:numPr>
        <w:rPr>
          <w:lang w:eastAsia="zh-CN"/>
        </w:rPr>
      </w:pPr>
      <w:r w:rsidRPr="00AA527E">
        <w:rPr>
          <w:lang w:eastAsia="zh-CN"/>
        </w:rPr>
        <w:t>Note: A PUCCH without repetitions not overlapping with any other PUCCH with repetitions is not considered into the above collision resolving of PUCCHs with repetitions</w:t>
      </w:r>
    </w:p>
    <w:p w14:paraId="5BBA887E" w14:textId="77777777" w:rsidR="00C36358" w:rsidRPr="00766439" w:rsidRDefault="00C36358" w:rsidP="00C36358">
      <w:pPr>
        <w:rPr>
          <w:bCs/>
          <w:lang w:eastAsia="x-none"/>
        </w:rPr>
      </w:pPr>
      <w:r w:rsidRPr="00766439">
        <w:rPr>
          <w:bCs/>
          <w:highlight w:val="green"/>
          <w:lang w:eastAsia="x-none"/>
        </w:rPr>
        <w:t>Agreement</w:t>
      </w:r>
    </w:p>
    <w:p w14:paraId="1E1335E6" w14:textId="77777777" w:rsidR="00C36358" w:rsidRPr="00AA527E" w:rsidRDefault="00C36358" w:rsidP="00C36358">
      <w:pPr>
        <w:rPr>
          <w:rFonts w:eastAsia="SimSun"/>
          <w:lang w:eastAsia="zh-CN"/>
        </w:rPr>
      </w:pPr>
      <w:r w:rsidRPr="00AA527E">
        <w:rPr>
          <w:rFonts w:eastAsia="SimSun"/>
          <w:lang w:eastAsia="zh-CN"/>
        </w:rPr>
        <w:t>For resolving collision of overlapping PUCCHs of different priorities with repetition in Step 2.1 where at least one of the overlapping PUCCHs is subject to repetition, LP PUCCH overlapping with HP PUCCH is dropped if any overlapping PUCCH is subject to repetition.</w:t>
      </w:r>
    </w:p>
    <w:p w14:paraId="62077026" w14:textId="77777777" w:rsidR="00C36358" w:rsidRPr="00766439" w:rsidRDefault="00C36358" w:rsidP="00C36358">
      <w:pPr>
        <w:rPr>
          <w:bCs/>
          <w:highlight w:val="yellow"/>
          <w:lang w:eastAsia="x-none"/>
        </w:rPr>
      </w:pPr>
    </w:p>
    <w:p w14:paraId="52665977" w14:textId="77777777" w:rsidR="00C36358" w:rsidRPr="00766439" w:rsidRDefault="00C36358" w:rsidP="00C36358">
      <w:pPr>
        <w:rPr>
          <w:bCs/>
          <w:lang w:eastAsia="x-none"/>
        </w:rPr>
      </w:pPr>
      <w:r w:rsidRPr="00766439">
        <w:rPr>
          <w:bCs/>
          <w:highlight w:val="green"/>
          <w:lang w:eastAsia="x-none"/>
        </w:rPr>
        <w:t>Agreement</w:t>
      </w:r>
    </w:p>
    <w:p w14:paraId="3B830724" w14:textId="77777777" w:rsidR="00C36358" w:rsidRPr="000D1665" w:rsidRDefault="00C36358" w:rsidP="00C36358">
      <w:pPr>
        <w:rPr>
          <w:rFonts w:eastAsia="SimSun"/>
          <w:lang w:eastAsia="zh-CN"/>
        </w:rPr>
      </w:pPr>
      <w:r w:rsidRPr="00AA527E">
        <w:rPr>
          <w:rFonts w:eastAsia="SimSun"/>
          <w:lang w:eastAsia="zh-CN"/>
        </w:rPr>
        <w:t>For resolving collision of overlapping PUCCHs of different priorities with</w:t>
      </w:r>
      <w:r>
        <w:rPr>
          <w:rFonts w:eastAsia="SimSun"/>
          <w:lang w:eastAsia="zh-CN"/>
        </w:rPr>
        <w:t>out</w:t>
      </w:r>
      <w:r w:rsidRPr="00AA527E">
        <w:rPr>
          <w:rFonts w:eastAsia="SimSun"/>
          <w:lang w:eastAsia="zh-CN"/>
        </w:rPr>
        <w:t xml:space="preserve"> repetition in Step 2.1</w:t>
      </w:r>
      <w:r>
        <w:rPr>
          <w:rFonts w:eastAsia="SimSun"/>
          <w:lang w:eastAsia="zh-CN"/>
        </w:rPr>
        <w:t xml:space="preserve">, </w:t>
      </w:r>
      <w:r w:rsidRPr="000D1665">
        <w:rPr>
          <w:rFonts w:eastAsia="SimSun"/>
          <w:lang w:eastAsia="zh-CN"/>
        </w:rPr>
        <w:t>a LP PUCCH is associated with the first overlapping time unit</w:t>
      </w:r>
      <w:r w:rsidRPr="000D1665">
        <w:rPr>
          <w:rFonts w:eastAsia="SimSun" w:hint="eastAsia"/>
          <w:lang w:eastAsia="zh-CN"/>
        </w:rPr>
        <w:t xml:space="preserve"> of HP HARQ-ACK. For a subsequent overlapping time unit of HP HARQ-ACK if any, the LP PUCCH is </w:t>
      </w:r>
      <w:r w:rsidRPr="000D1665">
        <w:rPr>
          <w:rFonts w:eastAsia="SimSun"/>
          <w:lang w:eastAsia="zh-CN"/>
        </w:rPr>
        <w:t>associated</w:t>
      </w:r>
      <w:r w:rsidRPr="000D1665">
        <w:rPr>
          <w:rFonts w:eastAsia="SimSun" w:hint="eastAsia"/>
          <w:lang w:eastAsia="zh-CN"/>
        </w:rPr>
        <w:t xml:space="preserve"> with the time unit if the LP PUCCH </w:t>
      </w:r>
      <w:r w:rsidRPr="000D1665">
        <w:rPr>
          <w:rFonts w:eastAsia="SimSun"/>
          <w:lang w:eastAsia="zh-CN"/>
        </w:rPr>
        <w:t>is not determined to be dropped or multiplexed with other channels</w:t>
      </w:r>
      <w:r w:rsidRPr="000D1665">
        <w:rPr>
          <w:rFonts w:eastAsia="SimSun" w:hint="eastAsia"/>
          <w:lang w:eastAsia="zh-CN"/>
        </w:rPr>
        <w:t xml:space="preserve"> in previous overlapping time unit(s).</w:t>
      </w:r>
    </w:p>
    <w:p w14:paraId="2CB5D2E9" w14:textId="77777777" w:rsidR="00C36358" w:rsidRPr="000D1665" w:rsidRDefault="00C36358" w:rsidP="00F44FD9">
      <w:pPr>
        <w:pStyle w:val="ListParagraph"/>
        <w:numPr>
          <w:ilvl w:val="0"/>
          <w:numId w:val="148"/>
        </w:numPr>
        <w:rPr>
          <w:lang w:eastAsia="zh-CN"/>
        </w:rPr>
      </w:pPr>
      <w:r w:rsidRPr="000D1665">
        <w:rPr>
          <w:lang w:eastAsia="zh-CN"/>
        </w:rPr>
        <w:t>Note: Rel-15 timeline is applied for all the overlapping channels (regardless of their priorities) in a group of overlapping channels within a slot before step 1</w:t>
      </w:r>
    </w:p>
    <w:p w14:paraId="514EDF11" w14:textId="77777777" w:rsidR="00C36358" w:rsidRPr="00CE2BEE" w:rsidRDefault="00C36358" w:rsidP="00CE2BEE">
      <w:pPr>
        <w:rPr>
          <w:lang w:val="en-US"/>
        </w:rPr>
      </w:pPr>
    </w:p>
    <w:p w14:paraId="6CD8B3D9" w14:textId="77777777" w:rsidR="00CE2BEE" w:rsidRPr="00630FFB" w:rsidRDefault="00CE2BEE" w:rsidP="00CE2BEE"/>
    <w:p w14:paraId="4459A338" w14:textId="77777777" w:rsidR="00D87A67" w:rsidRPr="00CF6A6D" w:rsidRDefault="003D3BB2" w:rsidP="00CE2BEE">
      <w:pPr>
        <w:pBdr>
          <w:top w:val="single" w:sz="4" w:space="1" w:color="auto"/>
        </w:pBdr>
        <w:rPr>
          <w:lang w:eastAsia="x-none"/>
        </w:rPr>
      </w:pPr>
      <w:r w:rsidRPr="00CF6A6D">
        <w:rPr>
          <w:lang w:eastAsia="x-none"/>
        </w:rPr>
        <w:t xml:space="preserve">[108-e-R17-IIoT-URLLC-04] </w:t>
      </w:r>
      <w:r w:rsidR="00D87A67" w:rsidRPr="00CF6A6D">
        <w:rPr>
          <w:lang w:eastAsia="x-none"/>
        </w:rPr>
        <w:t>– Jia (OPPO)</w:t>
      </w:r>
    </w:p>
    <w:p w14:paraId="05851B53" w14:textId="0266FF37" w:rsidR="003D3BB2" w:rsidRPr="00CF6A6D" w:rsidRDefault="003D3BB2" w:rsidP="003D3BB2">
      <w:pPr>
        <w:rPr>
          <w:lang w:eastAsia="x-none"/>
        </w:rPr>
      </w:pPr>
      <w:r w:rsidRPr="00CF6A6D">
        <w:rPr>
          <w:lang w:eastAsia="x-none"/>
        </w:rPr>
        <w:t>Email discussion on intra-UE multiplexing/prioritization</w:t>
      </w:r>
    </w:p>
    <w:p w14:paraId="5E760462" w14:textId="77777777" w:rsidR="003D3BB2" w:rsidRPr="00CF6A6D" w:rsidRDefault="003D3BB2" w:rsidP="00D259AB">
      <w:pPr>
        <w:numPr>
          <w:ilvl w:val="0"/>
          <w:numId w:val="69"/>
        </w:numPr>
        <w:rPr>
          <w:lang w:eastAsia="x-none"/>
        </w:rPr>
      </w:pPr>
      <w:r w:rsidRPr="00CF6A6D">
        <w:rPr>
          <w:lang w:eastAsia="x-none"/>
        </w:rPr>
        <w:t>Focus on PHY prioritization of overlapping DG-PUSCH/CG-PUSCH and remaining details on intra-UE multiplexing of UCI of different priorities on PUCCH and PUSCH (except multiplexing/overlapping resolution procedure)</w:t>
      </w:r>
    </w:p>
    <w:p w14:paraId="70931D82" w14:textId="77777777" w:rsidR="003D3BB2" w:rsidRPr="00CF6A6D" w:rsidRDefault="003D3BB2" w:rsidP="00D259AB">
      <w:pPr>
        <w:numPr>
          <w:ilvl w:val="0"/>
          <w:numId w:val="69"/>
        </w:numPr>
        <w:rPr>
          <w:lang w:eastAsia="x-none"/>
        </w:rPr>
      </w:pPr>
      <w:r w:rsidRPr="00CF6A6D">
        <w:rPr>
          <w:rFonts w:hint="eastAsia"/>
          <w:lang w:eastAsia="x-none"/>
        </w:rPr>
        <w:t>1</w:t>
      </w:r>
      <w:r w:rsidRPr="00CF6A6D">
        <w:rPr>
          <w:rFonts w:hint="eastAsia"/>
          <w:vertAlign w:val="superscript"/>
          <w:lang w:eastAsia="x-none"/>
        </w:rPr>
        <w:t>st</w:t>
      </w:r>
      <w:r w:rsidRPr="00CF6A6D">
        <w:rPr>
          <w:rFonts w:hint="eastAsia"/>
          <w:lang w:eastAsia="x-none"/>
        </w:rPr>
        <w:t xml:space="preserve"> check point: </w:t>
      </w:r>
      <w:r w:rsidRPr="00CF6A6D">
        <w:t>February</w:t>
      </w:r>
      <w:r w:rsidRPr="00CF6A6D">
        <w:rPr>
          <w:rFonts w:hint="eastAsia"/>
        </w:rPr>
        <w:t xml:space="preserve"> </w:t>
      </w:r>
      <w:r w:rsidRPr="00CF6A6D">
        <w:t>25</w:t>
      </w:r>
    </w:p>
    <w:p w14:paraId="56DFF25F" w14:textId="77777777" w:rsidR="003D3BB2" w:rsidRPr="00CF6A6D" w:rsidRDefault="003D3BB2" w:rsidP="00D259AB">
      <w:pPr>
        <w:numPr>
          <w:ilvl w:val="0"/>
          <w:numId w:val="69"/>
        </w:numPr>
        <w:rPr>
          <w:lang w:eastAsia="x-none"/>
        </w:rPr>
      </w:pPr>
      <w:r w:rsidRPr="00CF6A6D">
        <w:rPr>
          <w:lang w:eastAsia="x-none"/>
        </w:rPr>
        <w:t>Final</w:t>
      </w:r>
      <w:r w:rsidRPr="00CF6A6D">
        <w:rPr>
          <w:rFonts w:hint="eastAsia"/>
          <w:lang w:eastAsia="x-none"/>
        </w:rPr>
        <w:t xml:space="preserve"> check point: </w:t>
      </w:r>
      <w:r w:rsidRPr="00CF6A6D">
        <w:t>March 3</w:t>
      </w:r>
    </w:p>
    <w:p w14:paraId="4B7F6938" w14:textId="42587DA4" w:rsidR="00E40B0B" w:rsidRDefault="00E40B0B" w:rsidP="00E40B0B">
      <w:r w:rsidRPr="00E40B0B">
        <w:rPr>
          <w:b/>
          <w:bCs/>
        </w:rPr>
        <w:t>Decision:</w:t>
      </w:r>
      <w:r>
        <w:t xml:space="preserve"> As per email decision posted on Feb 23</w:t>
      </w:r>
      <w:r w:rsidRPr="00E40B0B">
        <w:rPr>
          <w:vertAlign w:val="superscript"/>
        </w:rPr>
        <w:t>rd</w:t>
      </w:r>
      <w:r>
        <w:t>,</w:t>
      </w:r>
    </w:p>
    <w:p w14:paraId="6B67E136" w14:textId="77777777" w:rsidR="00CF6A6D" w:rsidRPr="00CF6A6D" w:rsidRDefault="00CF6A6D" w:rsidP="00CF6A6D">
      <w:pPr>
        <w:rPr>
          <w:rFonts w:ascii="Times New Roman" w:eastAsia="Malgun Gothic" w:hAnsi="Times New Roman"/>
          <w:szCs w:val="20"/>
          <w:lang w:val="en-US" w:eastAsia="ko-KR"/>
        </w:rPr>
      </w:pPr>
      <w:r w:rsidRPr="00CF6A6D">
        <w:rPr>
          <w:rFonts w:ascii="Times New Roman" w:hAnsi="Times New Roman"/>
          <w:szCs w:val="20"/>
          <w:highlight w:val="green"/>
          <w:lang w:eastAsia="ko-KR"/>
        </w:rPr>
        <w:t>Agreement</w:t>
      </w:r>
    </w:p>
    <w:p w14:paraId="0B37BFB1" w14:textId="77777777" w:rsidR="00CF6A6D" w:rsidRPr="00CF6A6D" w:rsidRDefault="00CF6A6D" w:rsidP="00CF6A6D">
      <w:pPr>
        <w:rPr>
          <w:rFonts w:ascii="Times New Roman" w:hAnsi="Times New Roman"/>
          <w:szCs w:val="20"/>
          <w:lang w:eastAsia="zh-CN"/>
        </w:rPr>
      </w:pPr>
      <w:r w:rsidRPr="00CF6A6D">
        <w:rPr>
          <w:rFonts w:ascii="Times New Roman" w:hAnsi="Times New Roman"/>
          <w:szCs w:val="20"/>
          <w:lang w:eastAsia="zh-CN"/>
        </w:rPr>
        <w:t>For the scenario where a PUCCH carrying high-priority HARQ-ACK overlaps with another PUCCH carrying low-priority HARQ-ACK and the total payload size is two bits, the order of the multiplexed two bits is</w:t>
      </w:r>
      <w:r w:rsidRPr="00CF6A6D">
        <w:rPr>
          <w:rFonts w:ascii="Times New Roman" w:hAnsi="Times New Roman"/>
          <w:color w:val="FF0000"/>
          <w:szCs w:val="20"/>
          <w:lang w:eastAsia="zh-CN"/>
        </w:rPr>
        <w:t>:</w:t>
      </w:r>
      <w:r w:rsidRPr="00CF6A6D">
        <w:rPr>
          <w:rFonts w:ascii="Times New Roman" w:hAnsi="Times New Roman"/>
          <w:szCs w:val="20"/>
          <w:lang w:eastAsia="zh-CN"/>
        </w:rPr>
        <w:t xml:space="preserve"> </w:t>
      </w:r>
    </w:p>
    <w:p w14:paraId="74C1B281" w14:textId="77777777" w:rsidR="00CF6A6D" w:rsidRPr="00CF6A6D" w:rsidRDefault="00CF6A6D" w:rsidP="00D259AB">
      <w:pPr>
        <w:pStyle w:val="ListParagraph"/>
        <w:numPr>
          <w:ilvl w:val="0"/>
          <w:numId w:val="72"/>
        </w:numPr>
        <w:rPr>
          <w:lang w:eastAsia="zh-CN"/>
        </w:rPr>
      </w:pPr>
      <w:r w:rsidRPr="00CF6A6D">
        <w:rPr>
          <w:lang w:eastAsia="zh-CN"/>
        </w:rPr>
        <w:t>high-priority HARQ-ACK bit, low-priority HARQ-ACK bit.</w:t>
      </w:r>
    </w:p>
    <w:p w14:paraId="39D4846A" w14:textId="77777777" w:rsidR="00CF6A6D" w:rsidRPr="00CF6A6D" w:rsidRDefault="00CF6A6D" w:rsidP="00CF6A6D">
      <w:pPr>
        <w:rPr>
          <w:rFonts w:ascii="Times New Roman" w:hAnsi="Times New Roman"/>
          <w:szCs w:val="20"/>
          <w:lang w:eastAsia="ko-KR"/>
        </w:rPr>
      </w:pPr>
      <w:r w:rsidRPr="00CF6A6D">
        <w:rPr>
          <w:rFonts w:ascii="Times New Roman" w:hAnsi="Times New Roman"/>
          <w:szCs w:val="20"/>
          <w:highlight w:val="green"/>
          <w:lang w:eastAsia="ko-KR"/>
        </w:rPr>
        <w:t>Agreement</w:t>
      </w:r>
    </w:p>
    <w:p w14:paraId="28E89E4A" w14:textId="77777777" w:rsidR="00CF6A6D" w:rsidRPr="00CF6A6D" w:rsidRDefault="00CF6A6D" w:rsidP="00CF6A6D">
      <w:pPr>
        <w:rPr>
          <w:rFonts w:ascii="Times New Roman" w:hAnsi="Times New Roman"/>
          <w:szCs w:val="20"/>
          <w:lang w:eastAsia="zh-CN"/>
        </w:rPr>
      </w:pPr>
      <w:r w:rsidRPr="00CF6A6D">
        <w:rPr>
          <w:rFonts w:ascii="Times New Roman" w:hAnsi="Times New Roman"/>
          <w:szCs w:val="20"/>
          <w:lang w:eastAsia="zh-CN"/>
        </w:rPr>
        <w:t xml:space="preserve">If HP HARQ-ACK without LP HARQ-ACK would be transmitted on LP PUSCH, the HP HARQ-ACK should be multiplexed on the LP PUSCH by reusing the rate matching/puncturing and RE mapping for the legacy HARQ-ACK. </w:t>
      </w:r>
    </w:p>
    <w:p w14:paraId="7F0D572B" w14:textId="77777777" w:rsidR="00CF6A6D" w:rsidRPr="00CF6A6D" w:rsidRDefault="00CF6A6D" w:rsidP="00CF6A6D">
      <w:pPr>
        <w:rPr>
          <w:rFonts w:ascii="Times New Roman" w:hAnsi="Times New Roman"/>
          <w:szCs w:val="20"/>
          <w:lang w:eastAsia="ko-KR"/>
        </w:rPr>
      </w:pPr>
    </w:p>
    <w:p w14:paraId="3DD6081A" w14:textId="77777777" w:rsidR="00CF6A6D" w:rsidRPr="00CF6A6D" w:rsidRDefault="00CF6A6D" w:rsidP="00CF6A6D">
      <w:pPr>
        <w:rPr>
          <w:rFonts w:ascii="Times New Roman" w:hAnsi="Times New Roman"/>
          <w:bCs/>
          <w:color w:val="000000"/>
          <w:szCs w:val="20"/>
          <w:u w:val="single"/>
          <w:lang w:eastAsia="ko-KR"/>
        </w:rPr>
      </w:pPr>
      <w:r w:rsidRPr="00CF6A6D">
        <w:rPr>
          <w:rFonts w:ascii="Times New Roman" w:hAnsi="Times New Roman"/>
          <w:bCs/>
          <w:color w:val="000000"/>
          <w:szCs w:val="20"/>
          <w:u w:val="single"/>
          <w:lang w:eastAsia="ko-KR"/>
        </w:rPr>
        <w:lastRenderedPageBreak/>
        <w:t>Conclusion</w:t>
      </w:r>
    </w:p>
    <w:p w14:paraId="5701B478" w14:textId="77777777" w:rsidR="00CF6A6D" w:rsidRPr="00CF6A6D" w:rsidRDefault="00CF6A6D" w:rsidP="00CF6A6D">
      <w:pPr>
        <w:rPr>
          <w:rFonts w:ascii="Times New Roman" w:hAnsi="Times New Roman"/>
          <w:szCs w:val="20"/>
          <w:lang w:eastAsia="zh-CN"/>
        </w:rPr>
      </w:pPr>
      <w:r w:rsidRPr="00CF6A6D">
        <w:rPr>
          <w:rFonts w:ascii="Times New Roman" w:hAnsi="Times New Roman"/>
          <w:szCs w:val="20"/>
          <w:lang w:eastAsia="zh-CN"/>
        </w:rPr>
        <w:t xml:space="preserve">For multiplexing a high-priority (HP) HARQ-ACK and a low-priority (LP) HARQ-ACK into a PUSCH in R17, reuse the same power control formula as in Rel-15. </w:t>
      </w:r>
    </w:p>
    <w:p w14:paraId="7775566D" w14:textId="77777777" w:rsidR="00CF6A6D" w:rsidRPr="00CF6A6D" w:rsidRDefault="00CF6A6D" w:rsidP="00D259AB">
      <w:pPr>
        <w:pStyle w:val="ListParagraph"/>
        <w:numPr>
          <w:ilvl w:val="0"/>
          <w:numId w:val="72"/>
        </w:numPr>
        <w:rPr>
          <w:lang w:eastAsia="zh-CN"/>
        </w:rPr>
      </w:pPr>
      <w:r w:rsidRPr="00CF6A6D">
        <w:t xml:space="preserve">No specification impacts. </w:t>
      </w:r>
    </w:p>
    <w:p w14:paraId="57D8D4B1" w14:textId="34647B85" w:rsidR="00CF6A6D" w:rsidRPr="00CF6A6D" w:rsidRDefault="00CF6A6D" w:rsidP="00CF6A6D">
      <w:pPr>
        <w:rPr>
          <w:rFonts w:ascii="Times New Roman" w:hAnsi="Times New Roman"/>
          <w:szCs w:val="20"/>
        </w:rPr>
      </w:pPr>
    </w:p>
    <w:p w14:paraId="2BB7B5A7" w14:textId="79EC6633" w:rsidR="00D87A67" w:rsidRPr="00CF6A6D" w:rsidRDefault="002328C4" w:rsidP="00D87A67">
      <w:pPr>
        <w:rPr>
          <w:b/>
          <w:bCs/>
          <w:lang w:eastAsia="x-none"/>
        </w:rPr>
      </w:pPr>
      <w:hyperlink r:id="rId1175" w:history="1">
        <w:r w:rsidR="004371F4">
          <w:rPr>
            <w:rStyle w:val="Hyperlink"/>
            <w:b/>
            <w:bCs/>
            <w:lang w:eastAsia="x-none"/>
          </w:rPr>
          <w:t>R1-2202584</w:t>
        </w:r>
      </w:hyperlink>
      <w:r w:rsidR="00D87A67" w:rsidRPr="00CF6A6D">
        <w:rPr>
          <w:b/>
          <w:bCs/>
          <w:lang w:eastAsia="x-none"/>
        </w:rPr>
        <w:tab/>
        <w:t>Summary#1 of email thread [108-e-R17-IIoT-URLLC-04]</w:t>
      </w:r>
      <w:r w:rsidR="00D87A67" w:rsidRPr="00CF6A6D">
        <w:rPr>
          <w:b/>
          <w:bCs/>
          <w:lang w:eastAsia="x-none"/>
        </w:rPr>
        <w:tab/>
        <w:t>Moderator (OPPO)</w:t>
      </w:r>
    </w:p>
    <w:p w14:paraId="7913CF2B" w14:textId="0E94A45E" w:rsidR="003D3BB2" w:rsidRDefault="00CF6A6D" w:rsidP="006B480F">
      <w:pPr>
        <w:rPr>
          <w:lang w:eastAsia="x-none"/>
        </w:rPr>
      </w:pPr>
      <w:r>
        <w:rPr>
          <w:lang w:eastAsia="x-none"/>
        </w:rPr>
        <w:t>From Feb 23</w:t>
      </w:r>
      <w:r w:rsidRPr="00CF6A6D">
        <w:rPr>
          <w:vertAlign w:val="superscript"/>
          <w:lang w:eastAsia="x-none"/>
        </w:rPr>
        <w:t>rd</w:t>
      </w:r>
      <w:r>
        <w:rPr>
          <w:lang w:eastAsia="x-none"/>
        </w:rPr>
        <w:t xml:space="preserve"> GTW session</w:t>
      </w:r>
    </w:p>
    <w:p w14:paraId="262BE0EF" w14:textId="77777777" w:rsidR="00CF6A6D" w:rsidRPr="00CF6A6D" w:rsidRDefault="00CF6A6D" w:rsidP="00CF6A6D">
      <w:pPr>
        <w:rPr>
          <w:highlight w:val="green"/>
          <w:lang w:eastAsia="x-none"/>
        </w:rPr>
      </w:pPr>
      <w:r w:rsidRPr="00CF6A6D">
        <w:rPr>
          <w:highlight w:val="green"/>
          <w:lang w:eastAsia="x-none"/>
        </w:rPr>
        <w:t>Agreement</w:t>
      </w:r>
    </w:p>
    <w:p w14:paraId="7C60F288" w14:textId="77777777" w:rsidR="00CF6A6D" w:rsidRPr="005B79EE" w:rsidRDefault="00CF6A6D" w:rsidP="00CF6A6D">
      <w:pPr>
        <w:jc w:val="both"/>
        <w:rPr>
          <w:szCs w:val="20"/>
        </w:rPr>
      </w:pPr>
      <w:r w:rsidRPr="00655979">
        <w:rPr>
          <w:szCs w:val="20"/>
        </w:rPr>
        <w:t xml:space="preserve">When a PUCCH carrying HP SR with </w:t>
      </w:r>
      <w:r w:rsidRPr="005B79EE">
        <w:rPr>
          <w:szCs w:val="20"/>
        </w:rPr>
        <w:t>PF0/1 overlaps with a PUCCH carrying LP HARQ-ACK with PF0/1,</w:t>
      </w:r>
      <w:r>
        <w:rPr>
          <w:szCs w:val="20"/>
        </w:rPr>
        <w:t xml:space="preserve"> the LP HARQ ACK is dropped when colliding with positive SR</w:t>
      </w:r>
    </w:p>
    <w:p w14:paraId="2E455713" w14:textId="77777777" w:rsidR="00CF6A6D" w:rsidRPr="00CF6A6D" w:rsidRDefault="00CF6A6D" w:rsidP="00CF6A6D">
      <w:pPr>
        <w:rPr>
          <w:lang w:eastAsia="x-none"/>
        </w:rPr>
      </w:pPr>
    </w:p>
    <w:p w14:paraId="30885FA2" w14:textId="77777777" w:rsidR="00CF6A6D" w:rsidRPr="009C5E22" w:rsidRDefault="00CF6A6D" w:rsidP="00CF6A6D">
      <w:pPr>
        <w:rPr>
          <w:lang w:eastAsia="x-none"/>
        </w:rPr>
      </w:pPr>
      <w:r w:rsidRPr="009C5E22">
        <w:rPr>
          <w:lang w:eastAsia="x-none"/>
        </w:rPr>
        <w:t>To be revisited: Focus on the following two options</w:t>
      </w:r>
    </w:p>
    <w:p w14:paraId="7AC984AB" w14:textId="77777777" w:rsidR="00CF6A6D" w:rsidRPr="006552C3" w:rsidRDefault="00CF6A6D" w:rsidP="00CF6A6D">
      <w:pPr>
        <w:overflowPunct w:val="0"/>
        <w:autoSpaceDE w:val="0"/>
        <w:autoSpaceDN w:val="0"/>
        <w:adjustRightInd w:val="0"/>
        <w:jc w:val="both"/>
        <w:textAlignment w:val="baseline"/>
        <w:rPr>
          <w:rFonts w:eastAsia="SimSun"/>
          <w:lang w:eastAsia="zh-CN"/>
        </w:rPr>
      </w:pPr>
      <w:r w:rsidRPr="006552C3">
        <w:rPr>
          <w:rFonts w:eastAsia="SimSun"/>
          <w:lang w:eastAsia="zh-CN"/>
        </w:rPr>
        <w:t>If LP HARQ-ACK without HP HARQ-ACK would be transmitted on HP PUSCH, down-select from the options:</w:t>
      </w:r>
    </w:p>
    <w:p w14:paraId="1FF38484" w14:textId="77777777" w:rsidR="00CF6A6D" w:rsidRPr="00F17852" w:rsidRDefault="00CF6A6D" w:rsidP="00A63FAE">
      <w:pPr>
        <w:pStyle w:val="ListParagraph"/>
        <w:numPr>
          <w:ilvl w:val="0"/>
          <w:numId w:val="91"/>
        </w:numPr>
        <w:overflowPunct/>
        <w:autoSpaceDE/>
        <w:autoSpaceDN/>
        <w:adjustRightInd/>
        <w:spacing w:after="0" w:line="259" w:lineRule="auto"/>
        <w:jc w:val="both"/>
        <w:textAlignment w:val="auto"/>
        <w:rPr>
          <w:rFonts w:eastAsia="Malgun Gothic"/>
          <w:lang w:eastAsia="zh-CN"/>
        </w:rPr>
      </w:pPr>
      <w:r w:rsidRPr="00F17852">
        <w:rPr>
          <w:rFonts w:eastAsia="Malgun Gothic"/>
          <w:lang w:eastAsia="zh-CN"/>
        </w:rPr>
        <w:t xml:space="preserve">Option 1: The LP HARQ-ACK should be multiplexed on the HP PUSCH by reusing the rate matching/puncturing and RE mapping for the legacy HARQ-ACK.”  </w:t>
      </w:r>
    </w:p>
    <w:p w14:paraId="5C2F811C" w14:textId="77777777" w:rsidR="00CF6A6D" w:rsidRPr="00F17852" w:rsidRDefault="00CF6A6D" w:rsidP="00A63FAE">
      <w:pPr>
        <w:pStyle w:val="ListParagraph"/>
        <w:numPr>
          <w:ilvl w:val="1"/>
          <w:numId w:val="91"/>
        </w:numPr>
        <w:overflowPunct/>
        <w:autoSpaceDE/>
        <w:autoSpaceDN/>
        <w:adjustRightInd/>
        <w:spacing w:after="0" w:line="259" w:lineRule="auto"/>
        <w:jc w:val="both"/>
        <w:textAlignment w:val="auto"/>
        <w:rPr>
          <w:rFonts w:eastAsia="Malgun Gothic"/>
          <w:color w:val="0070C0"/>
          <w:lang w:eastAsia="zh-CN"/>
        </w:rPr>
      </w:pPr>
      <w:r w:rsidRPr="006552C3">
        <w:rPr>
          <w:rFonts w:hint="eastAsia"/>
          <w:color w:val="0070C0"/>
          <w:lang w:eastAsia="zh-CN"/>
        </w:rPr>
        <w:t>H</w:t>
      </w:r>
      <w:r w:rsidRPr="006552C3">
        <w:rPr>
          <w:color w:val="0070C0"/>
          <w:lang w:eastAsia="zh-CN"/>
        </w:rPr>
        <w:t xml:space="preserve">uawei/Hisi, </w:t>
      </w:r>
      <w:r w:rsidRPr="006552C3">
        <w:rPr>
          <w:rFonts w:hint="eastAsia"/>
          <w:color w:val="0070C0"/>
          <w:lang w:eastAsia="zh-CN"/>
        </w:rPr>
        <w:t>Z</w:t>
      </w:r>
      <w:r w:rsidRPr="006552C3">
        <w:rPr>
          <w:color w:val="0070C0"/>
          <w:lang w:eastAsia="zh-CN"/>
        </w:rPr>
        <w:t xml:space="preserve">TE, Sony, </w:t>
      </w:r>
      <w:r w:rsidRPr="006552C3">
        <w:rPr>
          <w:rFonts w:eastAsia="Yu Mincho" w:hint="eastAsia"/>
          <w:color w:val="0070C0"/>
        </w:rPr>
        <w:t>D</w:t>
      </w:r>
      <w:r w:rsidRPr="006552C3">
        <w:rPr>
          <w:rFonts w:eastAsia="Yu Mincho"/>
          <w:color w:val="0070C0"/>
        </w:rPr>
        <w:t>OCOMO, ITRI, CATT, Panasonic</w:t>
      </w:r>
      <w:r w:rsidRPr="006552C3">
        <w:rPr>
          <w:color w:val="0070C0"/>
          <w:lang w:eastAsia="zh-CN"/>
        </w:rPr>
        <w:t>, CTC, QC</w:t>
      </w:r>
      <w:r>
        <w:rPr>
          <w:color w:val="0070C0"/>
          <w:lang w:eastAsia="zh-CN"/>
        </w:rPr>
        <w:t>, Ericsson</w:t>
      </w:r>
    </w:p>
    <w:p w14:paraId="2579021D" w14:textId="77777777" w:rsidR="00CF6A6D" w:rsidRPr="00F17852" w:rsidRDefault="00CF6A6D" w:rsidP="00A63FAE">
      <w:pPr>
        <w:pStyle w:val="ListParagraph"/>
        <w:numPr>
          <w:ilvl w:val="0"/>
          <w:numId w:val="91"/>
        </w:numPr>
        <w:overflowPunct/>
        <w:autoSpaceDE/>
        <w:autoSpaceDN/>
        <w:adjustRightInd/>
        <w:spacing w:after="0" w:line="259" w:lineRule="auto"/>
        <w:jc w:val="both"/>
        <w:textAlignment w:val="auto"/>
        <w:rPr>
          <w:rFonts w:eastAsia="Malgun Gothic"/>
          <w:lang w:eastAsia="zh-CN"/>
        </w:rPr>
      </w:pPr>
      <w:r w:rsidRPr="00F17852">
        <w:rPr>
          <w:rFonts w:eastAsia="Malgun Gothic"/>
          <w:lang w:eastAsia="zh-CN"/>
        </w:rPr>
        <w:t>Option 2: UE follows the same behaviour as that in case of PUSCH with HP HARQ-ACK.</w:t>
      </w:r>
    </w:p>
    <w:p w14:paraId="2E52DE70" w14:textId="77777777" w:rsidR="00CF6A6D" w:rsidRPr="00F17852" w:rsidRDefault="00CF6A6D" w:rsidP="00A63FAE">
      <w:pPr>
        <w:pStyle w:val="ListParagraph"/>
        <w:numPr>
          <w:ilvl w:val="1"/>
          <w:numId w:val="91"/>
        </w:numPr>
        <w:overflowPunct/>
        <w:autoSpaceDE/>
        <w:autoSpaceDN/>
        <w:adjustRightInd/>
        <w:spacing w:after="0" w:line="259" w:lineRule="auto"/>
        <w:jc w:val="both"/>
        <w:textAlignment w:val="auto"/>
        <w:rPr>
          <w:rFonts w:eastAsia="Malgun Gothic"/>
          <w:color w:val="0070C0"/>
          <w:lang w:eastAsia="zh-CN"/>
        </w:rPr>
      </w:pPr>
      <w:r w:rsidRPr="006552C3">
        <w:rPr>
          <w:color w:val="0070C0"/>
          <w:lang w:eastAsia="zh-CN"/>
        </w:rPr>
        <w:t xml:space="preserve">Nokia/NSB, </w:t>
      </w:r>
      <w:r w:rsidRPr="006552C3">
        <w:rPr>
          <w:rFonts w:hint="eastAsia"/>
          <w:color w:val="0070C0"/>
          <w:lang w:eastAsia="zh-CN"/>
        </w:rPr>
        <w:t>O</w:t>
      </w:r>
      <w:r w:rsidRPr="006552C3">
        <w:rPr>
          <w:color w:val="0070C0"/>
          <w:lang w:eastAsia="zh-CN"/>
        </w:rPr>
        <w:t xml:space="preserve">PPO, LG, Apple, Sharp, </w:t>
      </w:r>
      <w:r w:rsidRPr="006552C3">
        <w:rPr>
          <w:rFonts w:hint="eastAsia"/>
          <w:color w:val="0070C0"/>
          <w:lang w:eastAsia="zh-CN"/>
        </w:rPr>
        <w:t>S</w:t>
      </w:r>
      <w:r w:rsidRPr="006552C3">
        <w:rPr>
          <w:color w:val="0070C0"/>
          <w:lang w:eastAsia="zh-CN"/>
        </w:rPr>
        <w:t>preadtrum, New H3C, Lenovo</w:t>
      </w:r>
      <w:r>
        <w:rPr>
          <w:color w:val="0070C0"/>
          <w:lang w:eastAsia="zh-CN"/>
        </w:rPr>
        <w:t>, Samsung (can live with it)</w:t>
      </w:r>
    </w:p>
    <w:p w14:paraId="3C2C489A" w14:textId="77777777" w:rsidR="00CF6A6D" w:rsidRPr="00CF6A6D" w:rsidRDefault="00CF6A6D" w:rsidP="00CF6A6D">
      <w:pPr>
        <w:rPr>
          <w:lang w:eastAsia="x-none"/>
        </w:rPr>
      </w:pPr>
    </w:p>
    <w:p w14:paraId="09EA1497" w14:textId="77777777" w:rsidR="00CF6A6D" w:rsidRPr="00CF6A6D" w:rsidRDefault="00CF6A6D" w:rsidP="00CF6A6D">
      <w:pPr>
        <w:rPr>
          <w:highlight w:val="green"/>
          <w:lang w:eastAsia="x-none"/>
        </w:rPr>
      </w:pPr>
      <w:r w:rsidRPr="00CF6A6D">
        <w:rPr>
          <w:highlight w:val="green"/>
          <w:lang w:eastAsia="x-none"/>
        </w:rPr>
        <w:t>Agreement</w:t>
      </w:r>
    </w:p>
    <w:p w14:paraId="742493C2" w14:textId="77777777" w:rsidR="00CF6A6D" w:rsidRPr="008534D2" w:rsidRDefault="00CF6A6D" w:rsidP="00CF6A6D">
      <w:pPr>
        <w:overflowPunct w:val="0"/>
        <w:autoSpaceDE w:val="0"/>
        <w:autoSpaceDN w:val="0"/>
        <w:adjustRightInd w:val="0"/>
        <w:textAlignment w:val="baseline"/>
        <w:rPr>
          <w:rFonts w:eastAsia="Microsoft YaHei"/>
          <w:szCs w:val="20"/>
        </w:rPr>
      </w:pPr>
      <w:r>
        <w:rPr>
          <w:rFonts w:eastAsia="Microsoft YaHei"/>
          <w:szCs w:val="20"/>
        </w:rPr>
        <w:t xml:space="preserve">The values for </w:t>
      </w:r>
      <w:r w:rsidRPr="008534D2">
        <w:rPr>
          <w:rFonts w:eastAsia="Microsoft YaHei"/>
          <w:szCs w:val="20"/>
        </w:rPr>
        <w:t>beta-offset values &lt;1</w:t>
      </w:r>
      <w:r>
        <w:rPr>
          <w:rFonts w:eastAsia="Microsoft YaHei"/>
          <w:szCs w:val="20"/>
        </w:rPr>
        <w:t xml:space="preserve"> are: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tblGrid>
      <w:tr w:rsidR="00CF6A6D" w:rsidRPr="00CF6A6D" w14:paraId="14AAAD5C" w14:textId="77777777" w:rsidTr="004D6991">
        <w:trPr>
          <w:jc w:val="center"/>
        </w:trPr>
        <w:tc>
          <w:tcPr>
            <w:tcW w:w="2263" w:type="dxa"/>
            <w:shd w:val="clear" w:color="auto" w:fill="auto"/>
            <w:vAlign w:val="center"/>
          </w:tcPr>
          <w:p w14:paraId="3A456E71" w14:textId="1A821741" w:rsidR="00CF6A6D" w:rsidRPr="00CF6A6D" w:rsidRDefault="002328C4" w:rsidP="004D6991">
            <w:pPr>
              <w:pStyle w:val="BodyText"/>
              <w:spacing w:after="0"/>
              <w:jc w:val="center"/>
              <w:rPr>
                <w:rFonts w:ascii="Arial" w:eastAsia="Malgun Gothic" w:hAnsi="Arial" w:cs="Arial"/>
                <w:sz w:val="16"/>
                <w:szCs w:val="16"/>
                <w:lang w:eastAsia="zh-CN"/>
              </w:rPr>
            </w:pPr>
            <m:oMathPara>
              <m:oMath>
                <m:sSubSup>
                  <m:sSubSupPr>
                    <m:ctrlPr>
                      <w:rPr>
                        <w:rFonts w:ascii="Cambria Math" w:hAnsi="Cambria Math" w:cs="Arial"/>
                        <w:i/>
                        <w:noProof/>
                        <w:sz w:val="16"/>
                        <w:szCs w:val="16"/>
                      </w:rPr>
                    </m:ctrlPr>
                  </m:sSubSupPr>
                  <m:e>
                    <m:r>
                      <w:rPr>
                        <w:rFonts w:ascii="Cambria Math" w:hAnsi="Cambria Math" w:cs="Arial"/>
                        <w:noProof/>
                        <w:sz w:val="16"/>
                        <w:szCs w:val="16"/>
                      </w:rPr>
                      <m:t>β</m:t>
                    </m:r>
                  </m:e>
                  <m:sub>
                    <m:r>
                      <m:rPr>
                        <m:nor/>
                      </m:rPr>
                      <w:rPr>
                        <w:rFonts w:ascii="Arial" w:hAnsi="Arial" w:cs="Arial"/>
                        <w:noProof/>
                        <w:sz w:val="16"/>
                        <w:szCs w:val="16"/>
                      </w:rPr>
                      <m:t>offset</m:t>
                    </m:r>
                    <m:ctrlPr>
                      <w:rPr>
                        <w:rFonts w:ascii="Cambria Math" w:hAnsi="Cambria Math" w:cs="Arial"/>
                        <w:noProof/>
                        <w:sz w:val="16"/>
                        <w:szCs w:val="16"/>
                      </w:rPr>
                    </m:ctrlPr>
                  </m:sub>
                  <m:sup>
                    <m:r>
                      <m:rPr>
                        <m:nor/>
                      </m:rPr>
                      <w:rPr>
                        <w:rFonts w:ascii="Arial" w:hAnsi="Arial" w:cs="Arial"/>
                        <w:noProof/>
                        <w:sz w:val="16"/>
                        <w:szCs w:val="16"/>
                      </w:rPr>
                      <m:t>HARQ</m:t>
                    </m:r>
                    <m:r>
                      <m:rPr>
                        <m:sty m:val="p"/>
                      </m:rPr>
                      <w:rPr>
                        <w:rFonts w:ascii="Cambria Math" w:hAnsi="Cambria Math" w:cs="Arial"/>
                        <w:noProof/>
                        <w:sz w:val="16"/>
                        <w:szCs w:val="16"/>
                      </w:rPr>
                      <m:t>-</m:t>
                    </m:r>
                    <m:r>
                      <m:rPr>
                        <m:nor/>
                      </m:rPr>
                      <w:rPr>
                        <w:rFonts w:ascii="Arial" w:hAnsi="Arial" w:cs="Arial"/>
                        <w:noProof/>
                        <w:sz w:val="16"/>
                        <w:szCs w:val="16"/>
                      </w:rPr>
                      <m:t>ACK</m:t>
                    </m:r>
                    <m:ctrlPr>
                      <w:rPr>
                        <w:rFonts w:ascii="Cambria Math" w:hAnsi="Cambria Math" w:cs="Arial"/>
                        <w:noProof/>
                        <w:sz w:val="16"/>
                        <w:szCs w:val="16"/>
                      </w:rPr>
                    </m:ctrlPr>
                  </m:sup>
                </m:sSubSup>
              </m:oMath>
            </m:oMathPara>
          </w:p>
        </w:tc>
      </w:tr>
      <w:tr w:rsidR="00CF6A6D" w:rsidRPr="00CF6A6D" w14:paraId="3291F77A" w14:textId="77777777" w:rsidTr="004D6991">
        <w:trPr>
          <w:jc w:val="center"/>
        </w:trPr>
        <w:tc>
          <w:tcPr>
            <w:tcW w:w="2263" w:type="dxa"/>
            <w:shd w:val="clear" w:color="auto" w:fill="auto"/>
            <w:vAlign w:val="center"/>
          </w:tcPr>
          <w:p w14:paraId="72C960C2" w14:textId="77777777" w:rsidR="00CF6A6D" w:rsidRPr="00CF6A6D" w:rsidRDefault="00CF6A6D" w:rsidP="004D6991">
            <w:pPr>
              <w:pStyle w:val="BodyText"/>
              <w:spacing w:after="0"/>
              <w:jc w:val="center"/>
              <w:rPr>
                <w:rFonts w:ascii="Arial" w:eastAsia="Malgun Gothic" w:hAnsi="Arial" w:cs="Arial"/>
                <w:sz w:val="16"/>
                <w:szCs w:val="16"/>
                <w:lang w:eastAsia="zh-CN"/>
              </w:rPr>
            </w:pPr>
            <w:r w:rsidRPr="00CF6A6D">
              <w:rPr>
                <w:rFonts w:ascii="Arial" w:eastAsia="Malgun Gothic" w:hAnsi="Arial" w:cs="Arial"/>
                <w:color w:val="FF0000"/>
                <w:sz w:val="16"/>
                <w:szCs w:val="16"/>
                <w:lang w:eastAsia="zh-CN"/>
              </w:rPr>
              <w:t>0.6</w:t>
            </w:r>
          </w:p>
        </w:tc>
      </w:tr>
      <w:tr w:rsidR="00CF6A6D" w:rsidRPr="00CF6A6D" w14:paraId="5205E65D" w14:textId="77777777" w:rsidTr="004D6991">
        <w:trPr>
          <w:jc w:val="center"/>
        </w:trPr>
        <w:tc>
          <w:tcPr>
            <w:tcW w:w="2263" w:type="dxa"/>
            <w:shd w:val="clear" w:color="auto" w:fill="auto"/>
            <w:vAlign w:val="center"/>
          </w:tcPr>
          <w:p w14:paraId="24CFC6AF" w14:textId="77777777" w:rsidR="00CF6A6D" w:rsidRPr="00CF6A6D" w:rsidRDefault="00CF6A6D" w:rsidP="004D6991">
            <w:pPr>
              <w:pStyle w:val="BodyText"/>
              <w:spacing w:after="0"/>
              <w:jc w:val="center"/>
              <w:rPr>
                <w:rFonts w:ascii="Arial" w:eastAsia="Malgun Gothic" w:hAnsi="Arial" w:cs="Arial"/>
                <w:sz w:val="16"/>
                <w:szCs w:val="16"/>
                <w:lang w:eastAsia="zh-CN"/>
              </w:rPr>
            </w:pPr>
            <w:r w:rsidRPr="00CF6A6D">
              <w:rPr>
                <w:rFonts w:ascii="Arial" w:eastAsia="Malgun Gothic" w:hAnsi="Arial" w:cs="Arial"/>
                <w:color w:val="FF0000"/>
                <w:sz w:val="16"/>
                <w:szCs w:val="16"/>
                <w:lang w:eastAsia="zh-CN"/>
              </w:rPr>
              <w:t>0.4</w:t>
            </w:r>
          </w:p>
        </w:tc>
      </w:tr>
      <w:tr w:rsidR="00CF6A6D" w:rsidRPr="00CF6A6D" w14:paraId="4A619892" w14:textId="77777777" w:rsidTr="004D6991">
        <w:trPr>
          <w:jc w:val="center"/>
        </w:trPr>
        <w:tc>
          <w:tcPr>
            <w:tcW w:w="2263" w:type="dxa"/>
            <w:shd w:val="clear" w:color="auto" w:fill="auto"/>
            <w:vAlign w:val="center"/>
          </w:tcPr>
          <w:p w14:paraId="47635FDE" w14:textId="77777777" w:rsidR="00CF6A6D" w:rsidRPr="00CF6A6D" w:rsidRDefault="00CF6A6D" w:rsidP="004D6991">
            <w:pPr>
              <w:pStyle w:val="BodyText"/>
              <w:spacing w:after="0"/>
              <w:jc w:val="center"/>
              <w:rPr>
                <w:rFonts w:ascii="Arial" w:eastAsia="Malgun Gothic" w:hAnsi="Arial" w:cs="Arial"/>
                <w:sz w:val="16"/>
                <w:szCs w:val="16"/>
                <w:lang w:eastAsia="zh-CN"/>
              </w:rPr>
            </w:pPr>
            <w:r w:rsidRPr="00CF6A6D">
              <w:rPr>
                <w:rFonts w:ascii="Arial" w:eastAsia="Malgun Gothic" w:hAnsi="Arial" w:cs="Arial"/>
                <w:color w:val="FF0000"/>
                <w:sz w:val="16"/>
                <w:szCs w:val="16"/>
                <w:lang w:eastAsia="zh-CN"/>
              </w:rPr>
              <w:t>0.2</w:t>
            </w:r>
          </w:p>
        </w:tc>
      </w:tr>
      <w:tr w:rsidR="00CF6A6D" w:rsidRPr="00CF6A6D" w14:paraId="7B3D6807" w14:textId="77777777" w:rsidTr="004D6991">
        <w:trPr>
          <w:jc w:val="center"/>
        </w:trPr>
        <w:tc>
          <w:tcPr>
            <w:tcW w:w="2263" w:type="dxa"/>
            <w:shd w:val="clear" w:color="auto" w:fill="auto"/>
            <w:vAlign w:val="center"/>
          </w:tcPr>
          <w:p w14:paraId="1D26F979" w14:textId="77777777" w:rsidR="00CF6A6D" w:rsidRPr="00CF6A6D" w:rsidRDefault="00CF6A6D" w:rsidP="004D6991">
            <w:pPr>
              <w:pStyle w:val="BodyText"/>
              <w:spacing w:after="0"/>
              <w:jc w:val="center"/>
              <w:rPr>
                <w:rFonts w:ascii="Arial" w:eastAsia="Malgun Gothic" w:hAnsi="Arial" w:cs="Arial"/>
                <w:color w:val="FF0000"/>
                <w:sz w:val="16"/>
                <w:szCs w:val="16"/>
                <w:lang w:eastAsia="zh-CN"/>
              </w:rPr>
            </w:pPr>
            <w:r w:rsidRPr="00CF6A6D">
              <w:rPr>
                <w:rFonts w:ascii="Arial" w:eastAsia="Malgun Gothic" w:hAnsi="Arial" w:cs="Arial"/>
                <w:color w:val="FF0000"/>
                <w:sz w:val="16"/>
                <w:szCs w:val="16"/>
                <w:lang w:eastAsia="zh-CN"/>
              </w:rPr>
              <w:t>0.1</w:t>
            </w:r>
          </w:p>
        </w:tc>
      </w:tr>
      <w:tr w:rsidR="00CF6A6D" w:rsidRPr="00CF6A6D" w14:paraId="335E53EA" w14:textId="77777777" w:rsidTr="004D6991">
        <w:trPr>
          <w:jc w:val="center"/>
        </w:trPr>
        <w:tc>
          <w:tcPr>
            <w:tcW w:w="2263" w:type="dxa"/>
            <w:shd w:val="clear" w:color="auto" w:fill="auto"/>
            <w:vAlign w:val="center"/>
          </w:tcPr>
          <w:p w14:paraId="7DCCC2E9" w14:textId="77777777" w:rsidR="00CF6A6D" w:rsidRPr="00CF6A6D" w:rsidRDefault="00CF6A6D" w:rsidP="004D6991">
            <w:pPr>
              <w:pStyle w:val="BodyText"/>
              <w:spacing w:after="0"/>
              <w:jc w:val="center"/>
              <w:rPr>
                <w:rFonts w:ascii="Arial" w:eastAsia="Malgun Gothic" w:hAnsi="Arial" w:cs="Arial"/>
                <w:color w:val="FF0000"/>
                <w:sz w:val="16"/>
                <w:szCs w:val="16"/>
                <w:lang w:eastAsia="zh-CN"/>
              </w:rPr>
            </w:pPr>
            <w:r w:rsidRPr="00CF6A6D">
              <w:rPr>
                <w:rFonts w:ascii="Arial" w:eastAsia="Malgun Gothic" w:hAnsi="Arial" w:cs="Arial"/>
                <w:color w:val="FF0000"/>
                <w:sz w:val="16"/>
                <w:szCs w:val="16"/>
                <w:lang w:eastAsia="zh-CN"/>
              </w:rPr>
              <w:t>0.05</w:t>
            </w:r>
          </w:p>
        </w:tc>
      </w:tr>
    </w:tbl>
    <w:p w14:paraId="44C607CE" w14:textId="77777777" w:rsidR="00CF6A6D" w:rsidRPr="00BD5C51" w:rsidRDefault="00CF6A6D" w:rsidP="00A63FAE">
      <w:pPr>
        <w:pStyle w:val="ListParagraph"/>
        <w:numPr>
          <w:ilvl w:val="1"/>
          <w:numId w:val="92"/>
        </w:numPr>
        <w:spacing w:after="0"/>
      </w:pPr>
      <w:r>
        <w:t>The</w:t>
      </w:r>
      <w:r>
        <w:rPr>
          <w:lang w:eastAsia="zh-CN"/>
        </w:rPr>
        <w:t xml:space="preserve">y are </w:t>
      </w:r>
      <w:r>
        <w:rPr>
          <w:rFonts w:eastAsia="Microsoft YaHei"/>
        </w:rPr>
        <w:t>mapped to indices 16-20 in the table.</w:t>
      </w:r>
    </w:p>
    <w:p w14:paraId="7C2654D5" w14:textId="77777777" w:rsidR="00CF6A6D" w:rsidRPr="00E86E99" w:rsidRDefault="00CF6A6D" w:rsidP="00A63FAE">
      <w:pPr>
        <w:pStyle w:val="ListParagraph"/>
        <w:numPr>
          <w:ilvl w:val="1"/>
          <w:numId w:val="92"/>
        </w:numPr>
        <w:spacing w:after="0"/>
      </w:pPr>
      <w:r>
        <w:t xml:space="preserve">These values are used in addition to the legacy values in </w:t>
      </w:r>
      <w:r>
        <w:rPr>
          <w:rFonts w:eastAsia="Microsoft YaHei"/>
        </w:rPr>
        <w:t>indices 0-15.</w:t>
      </w:r>
    </w:p>
    <w:p w14:paraId="659157E7" w14:textId="77777777" w:rsidR="00CF6A6D" w:rsidRDefault="00CF6A6D" w:rsidP="00CF6A6D">
      <w:pPr>
        <w:rPr>
          <w:lang w:eastAsia="x-none"/>
        </w:rPr>
      </w:pPr>
    </w:p>
    <w:p w14:paraId="7772724D" w14:textId="7C97F119" w:rsidR="00CF6A6D" w:rsidRDefault="00CF6A6D" w:rsidP="006B480F">
      <w:pPr>
        <w:rPr>
          <w:lang w:eastAsia="x-none"/>
        </w:rPr>
      </w:pPr>
    </w:p>
    <w:p w14:paraId="6C095978" w14:textId="4C07D091" w:rsidR="00CF6A6D" w:rsidRDefault="002328C4" w:rsidP="006B480F">
      <w:pPr>
        <w:rPr>
          <w:b/>
          <w:bCs/>
          <w:lang w:eastAsia="x-none"/>
        </w:rPr>
      </w:pPr>
      <w:hyperlink r:id="rId1176" w:history="1">
        <w:r w:rsidR="004371F4">
          <w:rPr>
            <w:rStyle w:val="Hyperlink"/>
            <w:b/>
            <w:bCs/>
            <w:lang w:eastAsia="x-none"/>
          </w:rPr>
          <w:t>R1-2202644</w:t>
        </w:r>
      </w:hyperlink>
      <w:r w:rsidR="00CF6A6D" w:rsidRPr="009C5E22">
        <w:rPr>
          <w:b/>
          <w:bCs/>
          <w:lang w:eastAsia="x-none"/>
        </w:rPr>
        <w:tab/>
        <w:t>Summary#2 of email thread [108-e-R17-IIoT-URLLC-04]</w:t>
      </w:r>
      <w:r w:rsidR="00CF6A6D" w:rsidRPr="009C5E22">
        <w:rPr>
          <w:b/>
          <w:bCs/>
          <w:lang w:eastAsia="x-none"/>
        </w:rPr>
        <w:tab/>
        <w:t>Moderator (OPPO)</w:t>
      </w:r>
    </w:p>
    <w:p w14:paraId="635F7385" w14:textId="5DCC52BF" w:rsidR="009C5E22" w:rsidRDefault="009C5E22" w:rsidP="009C5E22">
      <w:pPr>
        <w:rPr>
          <w:lang w:eastAsia="x-none"/>
        </w:rPr>
      </w:pPr>
      <w:r>
        <w:rPr>
          <w:lang w:eastAsia="x-none"/>
        </w:rPr>
        <w:t>From Mar 1</w:t>
      </w:r>
      <w:r w:rsidRPr="009C5E22">
        <w:rPr>
          <w:vertAlign w:val="superscript"/>
          <w:lang w:eastAsia="x-none"/>
        </w:rPr>
        <w:t>st</w:t>
      </w:r>
      <w:r>
        <w:rPr>
          <w:lang w:eastAsia="x-none"/>
        </w:rPr>
        <w:t xml:space="preserve"> GTW session</w:t>
      </w:r>
    </w:p>
    <w:p w14:paraId="207622B4" w14:textId="77777777" w:rsidR="009C5E22" w:rsidRPr="009C5E22" w:rsidRDefault="009C5E22" w:rsidP="009C5E22">
      <w:pPr>
        <w:rPr>
          <w:bCs/>
          <w:highlight w:val="green"/>
          <w:lang w:eastAsia="x-none"/>
        </w:rPr>
      </w:pPr>
      <w:r w:rsidRPr="009C5E22">
        <w:rPr>
          <w:bCs/>
          <w:highlight w:val="green"/>
          <w:lang w:eastAsia="x-none"/>
        </w:rPr>
        <w:t>Agreement</w:t>
      </w:r>
    </w:p>
    <w:p w14:paraId="6F1E0524" w14:textId="242130B6" w:rsidR="009C5E22" w:rsidRPr="0081280A" w:rsidRDefault="009C5E22" w:rsidP="009C5E22">
      <w:pPr>
        <w:overflowPunct w:val="0"/>
        <w:autoSpaceDE w:val="0"/>
        <w:autoSpaceDN w:val="0"/>
        <w:adjustRightInd w:val="0"/>
        <w:textAlignment w:val="baseline"/>
        <w:rPr>
          <w:rFonts w:eastAsia="Microsoft YaHei"/>
          <w:szCs w:val="20"/>
        </w:rPr>
      </w:pPr>
      <w:r w:rsidRPr="0081280A">
        <w:rPr>
          <w:rFonts w:eastAsia="Microsoft YaHei"/>
          <w:szCs w:val="20"/>
        </w:rPr>
        <w:t>If LP HARQ-ACK without HP HARQ-ACK would be transmitted on HP PUSCH,</w:t>
      </w:r>
    </w:p>
    <w:p w14:paraId="6DB8274B" w14:textId="77777777" w:rsidR="009C5E22" w:rsidRPr="0081280A" w:rsidRDefault="009C5E22" w:rsidP="009C5E22">
      <w:pPr>
        <w:pStyle w:val="ListParagraph"/>
        <w:numPr>
          <w:ilvl w:val="0"/>
          <w:numId w:val="72"/>
        </w:numPr>
      </w:pPr>
      <w:r w:rsidRPr="0081280A">
        <w:t>Option 2: UE follows the same behaviour as that in case of PUSCH with HP HARQ-ACK assuming two bits</w:t>
      </w:r>
    </w:p>
    <w:p w14:paraId="4CC853C5" w14:textId="77777777" w:rsidR="009C5E22" w:rsidRPr="0081280A" w:rsidRDefault="009C5E22" w:rsidP="009C5E22">
      <w:pPr>
        <w:pStyle w:val="ListParagraph"/>
        <w:numPr>
          <w:ilvl w:val="1"/>
          <w:numId w:val="72"/>
        </w:numPr>
      </w:pPr>
      <w:r w:rsidRPr="0081280A">
        <w:rPr>
          <w:rFonts w:hint="eastAsia"/>
        </w:rPr>
        <w:t>F</w:t>
      </w:r>
      <w:r w:rsidRPr="0081280A">
        <w:t>FS for CG-UCI PUSCH.</w:t>
      </w:r>
    </w:p>
    <w:p w14:paraId="4612337B" w14:textId="44EE5703" w:rsidR="009C5E22" w:rsidRDefault="009C5E22" w:rsidP="006B480F">
      <w:pPr>
        <w:rPr>
          <w:lang w:eastAsia="x-none"/>
        </w:rPr>
      </w:pPr>
    </w:p>
    <w:p w14:paraId="068CDEB7" w14:textId="0CD4F47D" w:rsidR="00306F5D" w:rsidRPr="00306F5D" w:rsidRDefault="002328C4" w:rsidP="006B480F">
      <w:pPr>
        <w:rPr>
          <w:b/>
          <w:bCs/>
          <w:lang w:eastAsia="x-none"/>
        </w:rPr>
      </w:pPr>
      <w:hyperlink r:id="rId1177" w:history="1">
        <w:r w:rsidR="004371F4">
          <w:rPr>
            <w:rStyle w:val="Hyperlink"/>
            <w:b/>
            <w:bCs/>
            <w:lang w:eastAsia="x-none"/>
          </w:rPr>
          <w:t>R1-2202830</w:t>
        </w:r>
      </w:hyperlink>
      <w:r w:rsidR="00306F5D" w:rsidRPr="00306F5D">
        <w:rPr>
          <w:b/>
          <w:bCs/>
          <w:lang w:eastAsia="x-none"/>
        </w:rPr>
        <w:tab/>
        <w:t>Summary#3 of email thread [108-e-R17-IIoT-URLLC-04]</w:t>
      </w:r>
      <w:r w:rsidR="00306F5D" w:rsidRPr="00306F5D">
        <w:rPr>
          <w:b/>
          <w:bCs/>
          <w:lang w:eastAsia="x-none"/>
        </w:rPr>
        <w:tab/>
        <w:t>Moderator (OPPO)</w:t>
      </w:r>
    </w:p>
    <w:p w14:paraId="72C5D291" w14:textId="618DCBA1" w:rsidR="006B2D63" w:rsidRDefault="006B2D63" w:rsidP="006B2D63">
      <w:pPr>
        <w:rPr>
          <w:lang w:eastAsia="x-none"/>
        </w:rPr>
      </w:pPr>
      <w:r>
        <w:rPr>
          <w:lang w:eastAsia="x-none"/>
        </w:rPr>
        <w:t>From Mar 3</w:t>
      </w:r>
      <w:r w:rsidRPr="006B2D63">
        <w:rPr>
          <w:vertAlign w:val="superscript"/>
          <w:lang w:eastAsia="x-none"/>
        </w:rPr>
        <w:t>rd</w:t>
      </w:r>
      <w:r>
        <w:rPr>
          <w:lang w:eastAsia="x-none"/>
        </w:rPr>
        <w:t xml:space="preserve"> GTW session</w:t>
      </w:r>
    </w:p>
    <w:p w14:paraId="7C7724E5" w14:textId="77777777" w:rsidR="00306F5D" w:rsidRPr="00306F5D" w:rsidRDefault="00306F5D" w:rsidP="00306F5D">
      <w:pPr>
        <w:rPr>
          <w:u w:val="single"/>
          <w:lang w:eastAsia="x-none"/>
        </w:rPr>
      </w:pPr>
      <w:r w:rsidRPr="00306F5D">
        <w:rPr>
          <w:u w:val="single"/>
          <w:lang w:eastAsia="x-none"/>
        </w:rPr>
        <w:t>Conclusion</w:t>
      </w:r>
    </w:p>
    <w:p w14:paraId="686C2323" w14:textId="10988F6D" w:rsidR="00306F5D" w:rsidRPr="00306F5D" w:rsidRDefault="00306F5D" w:rsidP="00306F5D">
      <w:pPr>
        <w:jc w:val="both"/>
        <w:rPr>
          <w:bCs/>
          <w:szCs w:val="20"/>
        </w:rPr>
      </w:pPr>
      <w:r>
        <w:rPr>
          <w:bCs/>
          <w:szCs w:val="20"/>
        </w:rPr>
        <w:t>There is no consensus in RAN1 to introduce specification support to address t</w:t>
      </w:r>
      <w:r w:rsidRPr="00491F36">
        <w:rPr>
          <w:bCs/>
          <w:szCs w:val="20"/>
        </w:rPr>
        <w:t xml:space="preserve">he </w:t>
      </w:r>
      <w:r w:rsidRPr="00491F36">
        <w:rPr>
          <w:rFonts w:hint="eastAsia"/>
          <w:bCs/>
          <w:szCs w:val="20"/>
        </w:rPr>
        <w:t>ambi</w:t>
      </w:r>
      <w:r w:rsidRPr="00491F36">
        <w:rPr>
          <w:bCs/>
          <w:szCs w:val="20"/>
        </w:rPr>
        <w:t>guity on LP HARQ-ACK type-1 codebook existence or LP HARQ-ACK type-2 codebook size due to DCI mis-detection</w:t>
      </w:r>
      <w:r>
        <w:rPr>
          <w:bCs/>
          <w:szCs w:val="20"/>
        </w:rPr>
        <w:t>.</w:t>
      </w:r>
    </w:p>
    <w:p w14:paraId="183BA952" w14:textId="0CEE0EFC" w:rsidR="006B480F" w:rsidRPr="00BB4F5C" w:rsidRDefault="006B480F" w:rsidP="003D3BB2">
      <w:pPr>
        <w:pStyle w:val="Heading3"/>
      </w:pPr>
      <w:bookmarkStart w:id="112" w:name="_Toc95481775"/>
      <w:bookmarkStart w:id="113" w:name="_Toc98334414"/>
      <w:r w:rsidRPr="00BB4F5C">
        <w:t>Other</w:t>
      </w:r>
      <w:bookmarkEnd w:id="112"/>
      <w:bookmarkEnd w:id="113"/>
    </w:p>
    <w:p w14:paraId="43DB748C" w14:textId="77777777" w:rsidR="006B480F" w:rsidRDefault="006B480F" w:rsidP="006B480F">
      <w:pPr>
        <w:rPr>
          <w:i/>
          <w:iCs/>
          <w:lang w:eastAsia="x-none"/>
        </w:rPr>
      </w:pPr>
      <w:r w:rsidRPr="00BB4F5C">
        <w:rPr>
          <w:i/>
          <w:iCs/>
          <w:lang w:eastAsia="x-none"/>
        </w:rPr>
        <w:t>Including any RAN1 involvement in propagation delay compensation enhancements (including mobility issues, if any)</w:t>
      </w:r>
      <w:r>
        <w:rPr>
          <w:i/>
          <w:iCs/>
          <w:lang w:eastAsia="x-none"/>
        </w:rPr>
        <w:t xml:space="preserve"> and </w:t>
      </w:r>
      <w:r w:rsidRPr="00DD5063">
        <w:rPr>
          <w:i/>
          <w:iCs/>
          <w:lang w:eastAsia="x-none"/>
        </w:rPr>
        <w:t>CSI feedback enhancements</w:t>
      </w:r>
      <w:r w:rsidRPr="00BB4F5C">
        <w:rPr>
          <w:i/>
          <w:iCs/>
          <w:lang w:eastAsia="x-none"/>
        </w:rPr>
        <w:t>.</w:t>
      </w:r>
    </w:p>
    <w:p w14:paraId="5512FCD2" w14:textId="77777777" w:rsidR="006B480F" w:rsidRDefault="006B480F" w:rsidP="006B480F">
      <w:pPr>
        <w:rPr>
          <w:i/>
          <w:iCs/>
          <w:lang w:eastAsia="x-none"/>
        </w:rPr>
      </w:pPr>
    </w:p>
    <w:p w14:paraId="5B4FA321" w14:textId="1409D31F" w:rsidR="006B480F" w:rsidRDefault="002328C4" w:rsidP="006B480F">
      <w:pPr>
        <w:rPr>
          <w:lang w:eastAsia="x-none"/>
        </w:rPr>
      </w:pPr>
      <w:hyperlink r:id="rId1178" w:history="1">
        <w:r w:rsidR="004371F4">
          <w:rPr>
            <w:rStyle w:val="Hyperlink"/>
            <w:lang w:eastAsia="x-none"/>
          </w:rPr>
          <w:t>R1-2201004</w:t>
        </w:r>
      </w:hyperlink>
      <w:r w:rsidR="006B480F">
        <w:rPr>
          <w:lang w:eastAsia="x-none"/>
        </w:rPr>
        <w:tab/>
        <w:t>Propagation Delay Compensation Enhancements for Time Synchronization</w:t>
      </w:r>
      <w:r w:rsidR="006B480F">
        <w:rPr>
          <w:lang w:eastAsia="x-none"/>
        </w:rPr>
        <w:tab/>
        <w:t>Ericsson</w:t>
      </w:r>
    </w:p>
    <w:p w14:paraId="19320694" w14:textId="17848BF8" w:rsidR="006B480F" w:rsidRDefault="002328C4" w:rsidP="006B480F">
      <w:pPr>
        <w:rPr>
          <w:lang w:eastAsia="x-none"/>
        </w:rPr>
      </w:pPr>
      <w:hyperlink r:id="rId1179" w:history="1">
        <w:r w:rsidR="004371F4">
          <w:rPr>
            <w:rStyle w:val="Hyperlink"/>
            <w:lang w:eastAsia="x-none"/>
          </w:rPr>
          <w:t>R1-2201019</w:t>
        </w:r>
      </w:hyperlink>
      <w:r w:rsidR="006B480F">
        <w:rPr>
          <w:lang w:eastAsia="x-none"/>
        </w:rPr>
        <w:tab/>
        <w:t>On remaining issues of propagation delay compensation</w:t>
      </w:r>
      <w:r w:rsidR="006B480F">
        <w:rPr>
          <w:lang w:eastAsia="x-none"/>
        </w:rPr>
        <w:tab/>
        <w:t>Nokia, Nokia Shanghai Bell</w:t>
      </w:r>
    </w:p>
    <w:p w14:paraId="2F330A39" w14:textId="2D1B34EA" w:rsidR="006B480F" w:rsidRDefault="002328C4" w:rsidP="006B480F">
      <w:pPr>
        <w:rPr>
          <w:lang w:eastAsia="x-none"/>
        </w:rPr>
      </w:pPr>
      <w:hyperlink r:id="rId1180" w:history="1">
        <w:r w:rsidR="004371F4">
          <w:rPr>
            <w:rStyle w:val="Hyperlink"/>
            <w:lang w:eastAsia="x-none"/>
          </w:rPr>
          <w:t>R1-2201024</w:t>
        </w:r>
      </w:hyperlink>
      <w:r w:rsidR="006B480F">
        <w:rPr>
          <w:lang w:eastAsia="x-none"/>
        </w:rPr>
        <w:tab/>
        <w:t>Discussion on propagation delay compensation enhancements</w:t>
      </w:r>
      <w:r w:rsidR="006B480F">
        <w:rPr>
          <w:lang w:eastAsia="x-none"/>
        </w:rPr>
        <w:tab/>
        <w:t>New H3C Technologies Co., Ltd.</w:t>
      </w:r>
    </w:p>
    <w:p w14:paraId="541BF7DC" w14:textId="2F254AD1" w:rsidR="006B480F" w:rsidRDefault="002328C4" w:rsidP="006B480F">
      <w:pPr>
        <w:rPr>
          <w:lang w:eastAsia="x-none"/>
        </w:rPr>
      </w:pPr>
      <w:hyperlink r:id="rId1181" w:history="1">
        <w:r w:rsidR="004371F4">
          <w:rPr>
            <w:rStyle w:val="Hyperlink"/>
            <w:lang w:eastAsia="x-none"/>
          </w:rPr>
          <w:t>R1-2201163</w:t>
        </w:r>
      </w:hyperlink>
      <w:r w:rsidR="006B480F">
        <w:rPr>
          <w:lang w:eastAsia="x-none"/>
        </w:rPr>
        <w:tab/>
        <w:t>Discussion on propagation delay compensation enhancements</w:t>
      </w:r>
      <w:r w:rsidR="006B480F">
        <w:rPr>
          <w:lang w:eastAsia="x-none"/>
        </w:rPr>
        <w:tab/>
        <w:t>ZTE</w:t>
      </w:r>
    </w:p>
    <w:p w14:paraId="500093E1" w14:textId="3D0A3105" w:rsidR="006B480F" w:rsidRDefault="002328C4" w:rsidP="006B480F">
      <w:pPr>
        <w:rPr>
          <w:lang w:eastAsia="x-none"/>
        </w:rPr>
      </w:pPr>
      <w:hyperlink r:id="rId1182" w:history="1">
        <w:r w:rsidR="004371F4">
          <w:rPr>
            <w:rStyle w:val="Hyperlink"/>
            <w:lang w:eastAsia="x-none"/>
          </w:rPr>
          <w:t>R1-2201297</w:t>
        </w:r>
      </w:hyperlink>
      <w:r w:rsidR="006B480F">
        <w:rPr>
          <w:lang w:eastAsia="x-none"/>
        </w:rPr>
        <w:tab/>
        <w:t>Remaining issues for PDC</w:t>
      </w:r>
      <w:r w:rsidR="006B480F">
        <w:rPr>
          <w:lang w:eastAsia="x-none"/>
        </w:rPr>
        <w:tab/>
        <w:t>OPPO</w:t>
      </w:r>
    </w:p>
    <w:p w14:paraId="4135FA3A" w14:textId="5654F3C1" w:rsidR="006B480F" w:rsidRDefault="002328C4" w:rsidP="006B480F">
      <w:pPr>
        <w:rPr>
          <w:lang w:eastAsia="x-none"/>
        </w:rPr>
      </w:pPr>
      <w:hyperlink r:id="rId1183" w:history="1">
        <w:r w:rsidR="004371F4">
          <w:rPr>
            <w:rStyle w:val="Hyperlink"/>
            <w:lang w:eastAsia="x-none"/>
          </w:rPr>
          <w:t>R1-2201696</w:t>
        </w:r>
      </w:hyperlink>
      <w:r w:rsidR="006B480F">
        <w:rPr>
          <w:lang w:eastAsia="x-none"/>
        </w:rPr>
        <w:tab/>
        <w:t>Open issues for RTT-based propagation delay compensation</w:t>
      </w:r>
      <w:r w:rsidR="006B480F">
        <w:rPr>
          <w:lang w:eastAsia="x-none"/>
        </w:rPr>
        <w:tab/>
        <w:t>Intel Corporation</w:t>
      </w:r>
    </w:p>
    <w:p w14:paraId="4ECD5497" w14:textId="0D9CB7A3" w:rsidR="006B480F" w:rsidRDefault="002328C4" w:rsidP="006B480F">
      <w:pPr>
        <w:rPr>
          <w:lang w:eastAsia="x-none"/>
        </w:rPr>
      </w:pPr>
      <w:hyperlink r:id="rId1184" w:history="1">
        <w:r w:rsidR="004371F4">
          <w:rPr>
            <w:rStyle w:val="Hyperlink"/>
            <w:lang w:eastAsia="x-none"/>
          </w:rPr>
          <w:t>R1-2202343</w:t>
        </w:r>
      </w:hyperlink>
      <w:r w:rsidR="006B480F">
        <w:rPr>
          <w:lang w:eastAsia="x-none"/>
        </w:rPr>
        <w:tab/>
        <w:t>Discussion on propagation delay compensation enhancements</w:t>
      </w:r>
      <w:r w:rsidR="006B480F">
        <w:rPr>
          <w:lang w:eastAsia="x-none"/>
        </w:rPr>
        <w:tab/>
        <w:t>LG Electronics</w:t>
      </w:r>
    </w:p>
    <w:p w14:paraId="363316AC" w14:textId="7947EB3F" w:rsidR="006B480F" w:rsidRDefault="002328C4" w:rsidP="006B480F">
      <w:pPr>
        <w:rPr>
          <w:lang w:eastAsia="x-none"/>
        </w:rPr>
      </w:pPr>
      <w:hyperlink r:id="rId1185" w:history="1">
        <w:r w:rsidR="004371F4">
          <w:rPr>
            <w:rStyle w:val="Hyperlink"/>
            <w:lang w:eastAsia="x-none"/>
          </w:rPr>
          <w:t>R1-2202438</w:t>
        </w:r>
      </w:hyperlink>
      <w:r w:rsidR="006B480F">
        <w:rPr>
          <w:lang w:eastAsia="x-none"/>
        </w:rPr>
        <w:tab/>
        <w:t>Enhancements for support of time synchronization</w:t>
      </w:r>
      <w:r w:rsidR="006B480F">
        <w:rPr>
          <w:lang w:eastAsia="x-none"/>
        </w:rPr>
        <w:tab/>
        <w:t>Huawei, HiSilicon</w:t>
      </w:r>
    </w:p>
    <w:p w14:paraId="1277B971" w14:textId="1611EAA3" w:rsidR="001D6915" w:rsidRDefault="001D6915" w:rsidP="006B480F">
      <w:pPr>
        <w:rPr>
          <w:lang w:eastAsia="x-none"/>
        </w:rPr>
      </w:pPr>
    </w:p>
    <w:p w14:paraId="059D1F48" w14:textId="77777777" w:rsidR="001D6915" w:rsidRPr="00606F6D" w:rsidRDefault="001D6915" w:rsidP="001D6915">
      <w:pPr>
        <w:rPr>
          <w:lang w:eastAsia="x-none"/>
        </w:rPr>
      </w:pPr>
      <w:r w:rsidRPr="00606F6D">
        <w:rPr>
          <w:lang w:eastAsia="x-none"/>
        </w:rPr>
        <w:t>[108-e-R17-IIoT-URLLC-05] – Chengyan (Huawei)</w:t>
      </w:r>
    </w:p>
    <w:p w14:paraId="49331C02" w14:textId="5DEA6E7A" w:rsidR="001D6915" w:rsidRPr="00606F6D" w:rsidRDefault="001D6915" w:rsidP="001D6915">
      <w:pPr>
        <w:rPr>
          <w:lang w:eastAsia="x-none"/>
        </w:rPr>
      </w:pPr>
      <w:r w:rsidRPr="00606F6D">
        <w:rPr>
          <w:lang w:eastAsia="x-none"/>
        </w:rPr>
        <w:t>Email discussion on propagation delay compensation enhancements</w:t>
      </w:r>
    </w:p>
    <w:p w14:paraId="48C64647" w14:textId="77777777" w:rsidR="001D6915" w:rsidRPr="00606F6D" w:rsidRDefault="001D6915" w:rsidP="001D6915">
      <w:pPr>
        <w:numPr>
          <w:ilvl w:val="0"/>
          <w:numId w:val="62"/>
        </w:numPr>
        <w:rPr>
          <w:lang w:eastAsia="x-none"/>
        </w:rPr>
      </w:pPr>
      <w:r w:rsidRPr="00606F6D">
        <w:rPr>
          <w:rFonts w:hint="eastAsia"/>
          <w:lang w:eastAsia="x-none"/>
        </w:rPr>
        <w:t>1</w:t>
      </w:r>
      <w:r w:rsidRPr="00606F6D">
        <w:rPr>
          <w:rFonts w:hint="eastAsia"/>
          <w:vertAlign w:val="superscript"/>
          <w:lang w:eastAsia="x-none"/>
        </w:rPr>
        <w:t>st</w:t>
      </w:r>
      <w:r w:rsidRPr="00606F6D">
        <w:rPr>
          <w:rFonts w:hint="eastAsia"/>
          <w:lang w:eastAsia="x-none"/>
        </w:rPr>
        <w:t xml:space="preserve"> check point: </w:t>
      </w:r>
      <w:r w:rsidRPr="00606F6D">
        <w:t>February</w:t>
      </w:r>
      <w:r w:rsidRPr="00606F6D">
        <w:rPr>
          <w:rFonts w:hint="eastAsia"/>
        </w:rPr>
        <w:t xml:space="preserve"> </w:t>
      </w:r>
      <w:r w:rsidRPr="00606F6D">
        <w:t>25</w:t>
      </w:r>
    </w:p>
    <w:p w14:paraId="7982EB8E" w14:textId="77777777" w:rsidR="001D6915" w:rsidRPr="00606F6D" w:rsidRDefault="001D6915" w:rsidP="001D6915">
      <w:pPr>
        <w:numPr>
          <w:ilvl w:val="0"/>
          <w:numId w:val="62"/>
        </w:numPr>
        <w:rPr>
          <w:lang w:eastAsia="x-none"/>
        </w:rPr>
      </w:pPr>
      <w:r w:rsidRPr="00606F6D">
        <w:rPr>
          <w:lang w:eastAsia="x-none"/>
        </w:rPr>
        <w:lastRenderedPageBreak/>
        <w:t>Final</w:t>
      </w:r>
      <w:r w:rsidRPr="00606F6D">
        <w:rPr>
          <w:rFonts w:hint="eastAsia"/>
          <w:lang w:eastAsia="x-none"/>
        </w:rPr>
        <w:t xml:space="preserve"> check point: </w:t>
      </w:r>
      <w:r w:rsidRPr="00606F6D">
        <w:t>March 3</w:t>
      </w:r>
    </w:p>
    <w:p w14:paraId="44DFF4A7" w14:textId="6998C192" w:rsidR="001B35DA" w:rsidRPr="001B35DA" w:rsidRDefault="002328C4" w:rsidP="001B35DA">
      <w:pPr>
        <w:rPr>
          <w:rFonts w:eastAsia="Malgun Gothic" w:cs="Times"/>
          <w:szCs w:val="20"/>
        </w:rPr>
      </w:pPr>
      <w:hyperlink r:id="rId1186" w:history="1">
        <w:r w:rsidR="004371F4">
          <w:rPr>
            <w:rStyle w:val="Hyperlink"/>
            <w:rFonts w:eastAsia="Malgun Gothic" w:cs="Times"/>
            <w:szCs w:val="20"/>
          </w:rPr>
          <w:t>R1-2202571</w:t>
        </w:r>
      </w:hyperlink>
      <w:r w:rsidR="001B35DA" w:rsidRPr="001B35DA">
        <w:rPr>
          <w:rFonts w:eastAsia="Malgun Gothic" w:cs="Times"/>
          <w:szCs w:val="20"/>
        </w:rPr>
        <w:tab/>
        <w:t>Feature lead summary#1 on propagation delay compensation enhancements</w:t>
      </w:r>
      <w:r w:rsidR="001B35DA" w:rsidRPr="001B35DA">
        <w:rPr>
          <w:rFonts w:eastAsia="Malgun Gothic" w:cs="Times"/>
          <w:szCs w:val="20"/>
        </w:rPr>
        <w:tab/>
        <w:t>Moderator (Huawei)</w:t>
      </w:r>
    </w:p>
    <w:p w14:paraId="0BEF99FE" w14:textId="77777777" w:rsidR="001B35DA" w:rsidRDefault="001B35DA" w:rsidP="00606F6D">
      <w:pPr>
        <w:rPr>
          <w:b/>
          <w:bCs/>
        </w:rPr>
      </w:pPr>
    </w:p>
    <w:p w14:paraId="7328043C" w14:textId="5EB975F8" w:rsidR="00606F6D" w:rsidRDefault="00606F6D" w:rsidP="00606F6D">
      <w:r w:rsidRPr="00E40B0B">
        <w:rPr>
          <w:b/>
          <w:bCs/>
        </w:rPr>
        <w:t>Decision:</w:t>
      </w:r>
      <w:r>
        <w:t xml:space="preserve"> As per email decision posted on Feb 23</w:t>
      </w:r>
      <w:r w:rsidRPr="00E40B0B">
        <w:rPr>
          <w:vertAlign w:val="superscript"/>
        </w:rPr>
        <w:t>rd</w:t>
      </w:r>
      <w:r>
        <w:t>,</w:t>
      </w:r>
    </w:p>
    <w:p w14:paraId="19768AC5" w14:textId="77777777" w:rsidR="00606F6D" w:rsidRPr="00606F6D" w:rsidRDefault="00606F6D" w:rsidP="00606F6D">
      <w:pPr>
        <w:rPr>
          <w:rFonts w:ascii="Times New Roman" w:eastAsia="Malgun Gothic" w:hAnsi="Times New Roman"/>
          <w:bCs/>
          <w:szCs w:val="20"/>
          <w:highlight w:val="green"/>
          <w:lang w:eastAsia="zh-CN"/>
        </w:rPr>
      </w:pPr>
      <w:r w:rsidRPr="00606F6D">
        <w:rPr>
          <w:rFonts w:ascii="Times New Roman" w:hAnsi="Times New Roman"/>
          <w:bCs/>
          <w:color w:val="000000"/>
          <w:szCs w:val="20"/>
          <w:highlight w:val="green"/>
        </w:rPr>
        <w:t>Agreement</w:t>
      </w:r>
    </w:p>
    <w:p w14:paraId="73B65EA3" w14:textId="77777777" w:rsidR="00606F6D" w:rsidRPr="00606F6D" w:rsidRDefault="00606F6D" w:rsidP="00606F6D">
      <w:pPr>
        <w:rPr>
          <w:rFonts w:ascii="Times New Roman" w:hAnsi="Times New Roman"/>
          <w:bCs/>
          <w:szCs w:val="20"/>
        </w:rPr>
      </w:pPr>
      <w:r w:rsidRPr="00606F6D">
        <w:rPr>
          <w:rFonts w:ascii="Times New Roman" w:hAnsi="Times New Roman"/>
          <w:bCs/>
          <w:szCs w:val="20"/>
        </w:rPr>
        <w:t xml:space="preserve">Do not include </w:t>
      </w:r>
      <w:r w:rsidRPr="00606F6D">
        <w:rPr>
          <w:rFonts w:ascii="Times New Roman" w:hAnsi="Times New Roman"/>
          <w:bCs/>
          <w:i/>
          <w:iCs/>
          <w:szCs w:val="20"/>
        </w:rPr>
        <w:t>dl-PRS-ID</w:t>
      </w:r>
      <w:r w:rsidRPr="00606F6D">
        <w:rPr>
          <w:rFonts w:ascii="Times New Roman" w:hAnsi="Times New Roman"/>
          <w:bCs/>
          <w:szCs w:val="20"/>
        </w:rPr>
        <w:t xml:space="preserve"> for the PRS configuration for RTT-based PDC. </w:t>
      </w:r>
    </w:p>
    <w:p w14:paraId="36598076" w14:textId="77777777" w:rsidR="00606F6D" w:rsidRPr="00606F6D" w:rsidRDefault="00606F6D" w:rsidP="00D259AB">
      <w:pPr>
        <w:pStyle w:val="ListParagraph"/>
        <w:numPr>
          <w:ilvl w:val="0"/>
          <w:numId w:val="72"/>
        </w:numPr>
        <w:rPr>
          <w:rFonts w:eastAsia="Times New Roman"/>
          <w:bCs/>
        </w:rPr>
      </w:pPr>
      <w:r w:rsidRPr="00606F6D">
        <w:rPr>
          <w:rFonts w:eastAsia="Times New Roman"/>
          <w:bCs/>
        </w:rPr>
        <w:t>Detailed clarification(s) for the exception handling in TS 38.214 are up to the editor.</w:t>
      </w:r>
    </w:p>
    <w:p w14:paraId="3C43644A" w14:textId="77777777" w:rsidR="00606F6D" w:rsidRPr="00606F6D" w:rsidRDefault="00606F6D" w:rsidP="00606F6D">
      <w:pPr>
        <w:rPr>
          <w:rFonts w:ascii="Times New Roman" w:eastAsia="Malgun Gothic" w:hAnsi="Times New Roman"/>
          <w:bCs/>
          <w:szCs w:val="20"/>
          <w:highlight w:val="green"/>
          <w:lang w:eastAsia="zh-CN"/>
        </w:rPr>
      </w:pPr>
      <w:r w:rsidRPr="00606F6D">
        <w:rPr>
          <w:rFonts w:ascii="Times New Roman" w:hAnsi="Times New Roman"/>
          <w:bCs/>
          <w:color w:val="000000"/>
          <w:szCs w:val="20"/>
          <w:highlight w:val="green"/>
        </w:rPr>
        <w:t>Agreement</w:t>
      </w:r>
    </w:p>
    <w:p w14:paraId="006B452D" w14:textId="77777777" w:rsidR="00606F6D" w:rsidRPr="00606F6D" w:rsidRDefault="00606F6D" w:rsidP="00606F6D">
      <w:pPr>
        <w:rPr>
          <w:rFonts w:ascii="Times New Roman" w:hAnsi="Times New Roman"/>
          <w:bCs/>
          <w:szCs w:val="20"/>
        </w:rPr>
      </w:pPr>
      <w:r w:rsidRPr="00606F6D">
        <w:rPr>
          <w:rFonts w:ascii="Times New Roman" w:hAnsi="Times New Roman"/>
          <w:bCs/>
          <w:szCs w:val="20"/>
        </w:rPr>
        <w:t xml:space="preserve">Do not include </w:t>
      </w:r>
      <w:r w:rsidRPr="00606F6D">
        <w:rPr>
          <w:rFonts w:ascii="Times New Roman" w:hAnsi="Times New Roman"/>
          <w:bCs/>
          <w:i/>
          <w:iCs/>
          <w:szCs w:val="20"/>
        </w:rPr>
        <w:t>NR-DL-PRS-SFN0-Offset</w:t>
      </w:r>
      <w:r w:rsidRPr="00606F6D">
        <w:rPr>
          <w:rFonts w:ascii="Times New Roman" w:hAnsi="Times New Roman"/>
          <w:bCs/>
          <w:szCs w:val="20"/>
        </w:rPr>
        <w:t xml:space="preserve"> for the PRS configuration for RTT-based PDC. </w:t>
      </w:r>
    </w:p>
    <w:p w14:paraId="2E497E1B" w14:textId="77777777" w:rsidR="00606F6D" w:rsidRPr="00606F6D" w:rsidRDefault="00606F6D" w:rsidP="00D259AB">
      <w:pPr>
        <w:pStyle w:val="ListParagraph"/>
        <w:numPr>
          <w:ilvl w:val="0"/>
          <w:numId w:val="72"/>
        </w:numPr>
        <w:rPr>
          <w:bCs/>
        </w:rPr>
      </w:pPr>
      <w:r w:rsidRPr="00606F6D">
        <w:rPr>
          <w:bCs/>
        </w:rPr>
        <w:t>Detailed clarification(s) for the exception handling in TS 38.214 if necessary are up to the editor.</w:t>
      </w:r>
    </w:p>
    <w:p w14:paraId="0A3B07EF" w14:textId="77777777" w:rsidR="00606F6D" w:rsidRPr="00606F6D" w:rsidRDefault="00606F6D" w:rsidP="00606F6D">
      <w:pPr>
        <w:rPr>
          <w:rFonts w:ascii="Times New Roman" w:eastAsia="Malgun Gothic" w:hAnsi="Times New Roman"/>
          <w:bCs/>
          <w:szCs w:val="20"/>
          <w:highlight w:val="green"/>
          <w:lang w:eastAsia="zh-CN"/>
        </w:rPr>
      </w:pPr>
      <w:r w:rsidRPr="00606F6D">
        <w:rPr>
          <w:rFonts w:ascii="Times New Roman" w:hAnsi="Times New Roman"/>
          <w:bCs/>
          <w:color w:val="000000"/>
          <w:szCs w:val="20"/>
          <w:highlight w:val="green"/>
        </w:rPr>
        <w:t>Agreement</w:t>
      </w:r>
    </w:p>
    <w:p w14:paraId="15AC2110" w14:textId="77777777" w:rsidR="00606F6D" w:rsidRPr="00606F6D" w:rsidRDefault="00606F6D" w:rsidP="00606F6D">
      <w:pPr>
        <w:rPr>
          <w:rFonts w:ascii="Times New Roman" w:hAnsi="Times New Roman"/>
          <w:bCs/>
          <w:szCs w:val="20"/>
        </w:rPr>
      </w:pPr>
      <w:r w:rsidRPr="00606F6D">
        <w:rPr>
          <w:rFonts w:ascii="Times New Roman" w:hAnsi="Times New Roman"/>
          <w:bCs/>
          <w:szCs w:val="20"/>
        </w:rPr>
        <w:t xml:space="preserve">Clarify in TS 38.214 that </w:t>
      </w:r>
      <w:r w:rsidRPr="00606F6D">
        <w:rPr>
          <w:rFonts w:ascii="Times New Roman" w:hAnsi="Times New Roman"/>
          <w:bCs/>
          <w:i/>
          <w:iCs/>
          <w:color w:val="000000"/>
          <w:szCs w:val="20"/>
        </w:rPr>
        <w:t>dl-PRS-CombSizeN-AndReOffset</w:t>
      </w:r>
      <w:r w:rsidRPr="00606F6D">
        <w:rPr>
          <w:rFonts w:ascii="Times New Roman" w:hAnsi="Times New Roman"/>
          <w:bCs/>
          <w:color w:val="000000"/>
          <w:szCs w:val="20"/>
        </w:rPr>
        <w:t xml:space="preserve"> is used instead of </w:t>
      </w:r>
      <w:r w:rsidRPr="00606F6D">
        <w:rPr>
          <w:rFonts w:ascii="Times New Roman" w:hAnsi="Times New Roman"/>
          <w:bCs/>
          <w:i/>
          <w:iCs/>
          <w:color w:val="000000"/>
          <w:szCs w:val="20"/>
        </w:rPr>
        <w:t>dl-PRS-CombSizeN</w:t>
      </w:r>
      <w:r w:rsidRPr="00606F6D">
        <w:rPr>
          <w:rFonts w:ascii="Times New Roman" w:hAnsi="Times New Roman"/>
          <w:bCs/>
          <w:color w:val="000000"/>
          <w:szCs w:val="20"/>
        </w:rPr>
        <w:t xml:space="preserve"> for </w:t>
      </w:r>
      <w:r w:rsidRPr="00606F6D">
        <w:rPr>
          <w:rFonts w:ascii="Times New Roman" w:hAnsi="Times New Roman"/>
          <w:bCs/>
          <w:szCs w:val="20"/>
        </w:rPr>
        <w:t>the PRS reception for PDC</w:t>
      </w:r>
      <w:r w:rsidRPr="00606F6D">
        <w:rPr>
          <w:rFonts w:ascii="Times New Roman" w:hAnsi="Times New Roman"/>
          <w:bCs/>
          <w:color w:val="000000"/>
          <w:szCs w:val="20"/>
        </w:rPr>
        <w:t>.</w:t>
      </w:r>
      <w:r w:rsidRPr="00606F6D">
        <w:rPr>
          <w:rFonts w:ascii="Times New Roman" w:hAnsi="Times New Roman"/>
          <w:bCs/>
          <w:szCs w:val="20"/>
        </w:rPr>
        <w:t xml:space="preserve"> </w:t>
      </w:r>
    </w:p>
    <w:p w14:paraId="077D0FFF" w14:textId="77777777" w:rsidR="00606F6D" w:rsidRPr="00606F6D" w:rsidRDefault="00606F6D" w:rsidP="00D259AB">
      <w:pPr>
        <w:pStyle w:val="ListParagraph"/>
        <w:numPr>
          <w:ilvl w:val="0"/>
          <w:numId w:val="72"/>
        </w:numPr>
        <w:rPr>
          <w:rFonts w:eastAsia="Times New Roman"/>
          <w:bCs/>
        </w:rPr>
      </w:pPr>
      <w:r w:rsidRPr="00606F6D">
        <w:rPr>
          <w:rFonts w:eastAsia="Times New Roman"/>
          <w:bCs/>
        </w:rPr>
        <w:t>Detailed change(s) are up to TS 38.214 editor.</w:t>
      </w:r>
    </w:p>
    <w:p w14:paraId="63DB716B" w14:textId="77777777" w:rsidR="00606F6D" w:rsidRPr="00606F6D" w:rsidRDefault="00606F6D" w:rsidP="00606F6D">
      <w:pPr>
        <w:rPr>
          <w:rFonts w:ascii="Times New Roman" w:hAnsi="Times New Roman"/>
          <w:bCs/>
          <w:szCs w:val="20"/>
          <w:highlight w:val="cyan"/>
        </w:rPr>
      </w:pPr>
    </w:p>
    <w:p w14:paraId="0073FB9E" w14:textId="4D15D27C" w:rsidR="00CE2BEE" w:rsidRDefault="00CE2BEE" w:rsidP="00CE2BEE">
      <w:r w:rsidRPr="00E40B0B">
        <w:rPr>
          <w:b/>
          <w:bCs/>
        </w:rPr>
        <w:t>Decision:</w:t>
      </w:r>
      <w:r>
        <w:t xml:space="preserve"> As per email decision posted on Feb 2</w:t>
      </w:r>
      <w:r w:rsidR="00EA6327">
        <w:t>5</w:t>
      </w:r>
      <w:r w:rsidR="00EA6327" w:rsidRPr="00EA6327">
        <w:rPr>
          <w:vertAlign w:val="superscript"/>
        </w:rPr>
        <w:t>th</w:t>
      </w:r>
      <w:r w:rsidR="00EA6327">
        <w:t>,</w:t>
      </w:r>
    </w:p>
    <w:p w14:paraId="6FF70C8B" w14:textId="77777777" w:rsidR="00EA6327" w:rsidRPr="00EA6327" w:rsidRDefault="00EA6327" w:rsidP="00EA6327">
      <w:pPr>
        <w:autoSpaceDE w:val="0"/>
        <w:autoSpaceDN w:val="0"/>
        <w:snapToGrid w:val="0"/>
        <w:rPr>
          <w:rFonts w:eastAsia="Malgun Gothic" w:cs="Times"/>
          <w:szCs w:val="20"/>
          <w:u w:val="single"/>
          <w:lang w:val="en-US" w:eastAsia="zh-CN"/>
        </w:rPr>
      </w:pPr>
      <w:r w:rsidRPr="00EA6327">
        <w:rPr>
          <w:rFonts w:cs="Times"/>
          <w:szCs w:val="20"/>
          <w:u w:val="single"/>
          <w:lang w:eastAsia="zh-CN"/>
        </w:rPr>
        <w:t>Conclusion</w:t>
      </w:r>
    </w:p>
    <w:p w14:paraId="73A92B60" w14:textId="77777777" w:rsidR="00EA6327" w:rsidRPr="00B6576E" w:rsidRDefault="00EA6327" w:rsidP="00EA6327">
      <w:pPr>
        <w:autoSpaceDE w:val="0"/>
        <w:autoSpaceDN w:val="0"/>
        <w:snapToGrid w:val="0"/>
        <w:rPr>
          <w:rFonts w:cs="Times"/>
          <w:szCs w:val="20"/>
          <w:lang w:eastAsia="zh-CN"/>
        </w:rPr>
      </w:pPr>
      <w:r w:rsidRPr="00B6576E">
        <w:rPr>
          <w:rFonts w:cs="Times"/>
          <w:szCs w:val="20"/>
          <w:lang w:eastAsia="zh-CN"/>
        </w:rPr>
        <w:t>Do not support any modification to the existing MAC CE(s) for spatial relationship derivation for SRS in Rel-17 IIoT/eURLLC WI, regardless of whether the working assumption on spatial relationship for SRS is confirmed or not.</w:t>
      </w:r>
    </w:p>
    <w:p w14:paraId="3BF1FDE2" w14:textId="77777777" w:rsidR="00EA6327" w:rsidRPr="00EA6327" w:rsidRDefault="00EA6327" w:rsidP="00EA6327">
      <w:pPr>
        <w:rPr>
          <w:rFonts w:cs="Times"/>
          <w:szCs w:val="20"/>
          <w:lang w:eastAsia="zh-CN"/>
        </w:rPr>
      </w:pPr>
    </w:p>
    <w:p w14:paraId="4DA59241" w14:textId="11FB13EA" w:rsidR="00EA6327" w:rsidRPr="00EA6327" w:rsidRDefault="00EA6327" w:rsidP="00EA6327">
      <w:pPr>
        <w:autoSpaceDE w:val="0"/>
        <w:autoSpaceDN w:val="0"/>
        <w:snapToGrid w:val="0"/>
        <w:rPr>
          <w:rFonts w:cs="Times"/>
          <w:szCs w:val="20"/>
          <w:lang w:eastAsia="zh-CN"/>
        </w:rPr>
      </w:pPr>
      <w:r w:rsidRPr="00EA6327">
        <w:rPr>
          <w:rFonts w:cs="Times"/>
          <w:szCs w:val="20"/>
          <w:highlight w:val="green"/>
          <w:lang w:eastAsia="zh-CN"/>
        </w:rPr>
        <w:t>Agreement</w:t>
      </w:r>
    </w:p>
    <w:p w14:paraId="63E8A892" w14:textId="77777777" w:rsidR="00EA6327" w:rsidRPr="00B6576E" w:rsidRDefault="00EA6327" w:rsidP="00EA6327">
      <w:pPr>
        <w:autoSpaceDE w:val="0"/>
        <w:autoSpaceDN w:val="0"/>
        <w:snapToGrid w:val="0"/>
        <w:rPr>
          <w:rFonts w:cs="Times"/>
          <w:szCs w:val="20"/>
          <w:lang w:eastAsia="zh-CN"/>
        </w:rPr>
      </w:pPr>
      <w:r w:rsidRPr="00B6576E">
        <w:rPr>
          <w:rFonts w:cs="Times"/>
          <w:szCs w:val="20"/>
          <w:lang w:eastAsia="zh-CN"/>
        </w:rPr>
        <w:t>For PDC purpose, the UE is not expected to measure DL PRS outside the active BWP.</w:t>
      </w:r>
    </w:p>
    <w:p w14:paraId="6F97C486" w14:textId="77777777" w:rsidR="00EA6327" w:rsidRPr="00EA6327" w:rsidRDefault="00EA6327" w:rsidP="00EA6327">
      <w:pPr>
        <w:rPr>
          <w:rFonts w:cs="Times"/>
          <w:color w:val="1F497D"/>
          <w:szCs w:val="20"/>
          <w:lang w:eastAsia="zh-CN"/>
        </w:rPr>
      </w:pPr>
    </w:p>
    <w:p w14:paraId="2C5B4091" w14:textId="6837BE97" w:rsidR="00EA6327" w:rsidRPr="00EA6327" w:rsidRDefault="00EA6327" w:rsidP="00EA6327">
      <w:pPr>
        <w:autoSpaceDE w:val="0"/>
        <w:autoSpaceDN w:val="0"/>
        <w:snapToGrid w:val="0"/>
        <w:rPr>
          <w:rFonts w:cs="Times"/>
          <w:szCs w:val="20"/>
          <w:lang w:eastAsia="zh-CN"/>
        </w:rPr>
      </w:pPr>
      <w:r w:rsidRPr="00EA6327">
        <w:rPr>
          <w:rFonts w:cs="Times"/>
          <w:szCs w:val="20"/>
          <w:highlight w:val="green"/>
          <w:lang w:eastAsia="zh-CN"/>
        </w:rPr>
        <w:t>Agreement</w:t>
      </w:r>
    </w:p>
    <w:p w14:paraId="43C8C621" w14:textId="77777777" w:rsidR="00EA6327" w:rsidRPr="00B6576E" w:rsidRDefault="00EA6327" w:rsidP="00EA6327">
      <w:pPr>
        <w:autoSpaceDE w:val="0"/>
        <w:autoSpaceDN w:val="0"/>
        <w:snapToGrid w:val="0"/>
        <w:rPr>
          <w:rFonts w:cs="Times"/>
          <w:szCs w:val="20"/>
          <w:lang w:eastAsia="zh-CN"/>
        </w:rPr>
      </w:pPr>
      <w:r w:rsidRPr="00B6576E">
        <w:rPr>
          <w:rFonts w:cs="Times"/>
          <w:szCs w:val="20"/>
          <w:lang w:eastAsia="zh-CN"/>
        </w:rPr>
        <w:t xml:space="preserve">Do not include </w:t>
      </w:r>
      <w:r w:rsidRPr="00B6576E">
        <w:rPr>
          <w:rFonts w:cs="Times"/>
          <w:i/>
          <w:iCs/>
          <w:szCs w:val="20"/>
          <w:lang w:eastAsia="zh-CN"/>
        </w:rPr>
        <w:t>dl-PRS-SubcarrierSpacing</w:t>
      </w:r>
      <w:r w:rsidRPr="00B6576E">
        <w:rPr>
          <w:rFonts w:cs="Times"/>
          <w:szCs w:val="20"/>
          <w:lang w:eastAsia="zh-CN"/>
        </w:rPr>
        <w:t xml:space="preserve"> and </w:t>
      </w:r>
      <w:r w:rsidRPr="00B6576E">
        <w:rPr>
          <w:rFonts w:cs="Times"/>
          <w:i/>
          <w:iCs/>
          <w:szCs w:val="20"/>
          <w:lang w:eastAsia="zh-CN"/>
        </w:rPr>
        <w:t>dl-PRS-CyclicPrefix</w:t>
      </w:r>
      <w:r w:rsidRPr="00B6576E">
        <w:rPr>
          <w:rFonts w:cs="Times"/>
          <w:szCs w:val="20"/>
          <w:lang w:eastAsia="zh-CN"/>
        </w:rPr>
        <w:t xml:space="preserve"> for the PRS configuration for RTT-based PDC. </w:t>
      </w:r>
    </w:p>
    <w:p w14:paraId="0865B676" w14:textId="77777777" w:rsidR="00EA6327" w:rsidRPr="00B6576E" w:rsidRDefault="00EA6327" w:rsidP="00D259AB">
      <w:pPr>
        <w:pStyle w:val="ListParagraph"/>
        <w:numPr>
          <w:ilvl w:val="0"/>
          <w:numId w:val="72"/>
        </w:numPr>
        <w:rPr>
          <w:lang w:eastAsia="zh-CN"/>
        </w:rPr>
      </w:pPr>
      <w:r w:rsidRPr="00B6576E">
        <w:rPr>
          <w:lang w:eastAsia="zh-CN"/>
        </w:rPr>
        <w:t>PDC PRS share the same subcarrier spacing and cyclic prefix as the downlink active BWP of the serving cell. Detailed spec change(s) are up to editor(s).</w:t>
      </w:r>
    </w:p>
    <w:p w14:paraId="6EB05B3F" w14:textId="3D9784BE" w:rsidR="00EA6327" w:rsidRPr="00EA6327" w:rsidRDefault="00EA6327" w:rsidP="00EA6327">
      <w:pPr>
        <w:autoSpaceDE w:val="0"/>
        <w:autoSpaceDN w:val="0"/>
        <w:snapToGrid w:val="0"/>
        <w:rPr>
          <w:rFonts w:cs="Times"/>
          <w:szCs w:val="20"/>
          <w:lang w:eastAsia="zh-CN"/>
        </w:rPr>
      </w:pPr>
      <w:r w:rsidRPr="00EA6327">
        <w:rPr>
          <w:rFonts w:cs="Times"/>
          <w:szCs w:val="20"/>
          <w:highlight w:val="green"/>
          <w:lang w:eastAsia="zh-CN"/>
        </w:rPr>
        <w:t>Agreement</w:t>
      </w:r>
    </w:p>
    <w:p w14:paraId="7EA9639D" w14:textId="77777777" w:rsidR="00EA6327" w:rsidRPr="00B6576E" w:rsidRDefault="00EA6327" w:rsidP="00EA6327">
      <w:pPr>
        <w:autoSpaceDE w:val="0"/>
        <w:autoSpaceDN w:val="0"/>
        <w:snapToGrid w:val="0"/>
        <w:rPr>
          <w:rFonts w:cs="Times"/>
          <w:szCs w:val="20"/>
          <w:lang w:eastAsia="zh-CN"/>
        </w:rPr>
      </w:pPr>
      <w:r w:rsidRPr="00B6576E">
        <w:rPr>
          <w:rFonts w:cs="Times"/>
          <w:szCs w:val="20"/>
          <w:lang w:eastAsia="zh-CN"/>
        </w:rPr>
        <w:t xml:space="preserve">UE does not expect to be configured with different dl-PRS-StartPRB-r16 or different dl-PRS-ResourceBandwidth-r16 for any two PDC PRS resources. </w:t>
      </w:r>
    </w:p>
    <w:p w14:paraId="435F753F" w14:textId="77777777" w:rsidR="00EA6327" w:rsidRPr="00EA6327" w:rsidRDefault="00EA6327" w:rsidP="00EA6327">
      <w:pPr>
        <w:rPr>
          <w:rFonts w:cs="Times"/>
          <w:szCs w:val="20"/>
          <w:lang w:eastAsia="zh-CN"/>
        </w:rPr>
      </w:pPr>
    </w:p>
    <w:p w14:paraId="4021CB6D" w14:textId="77777777" w:rsidR="00EA6327" w:rsidRPr="00EA6327" w:rsidRDefault="00EA6327" w:rsidP="00EA6327">
      <w:pPr>
        <w:autoSpaceDE w:val="0"/>
        <w:autoSpaceDN w:val="0"/>
        <w:snapToGrid w:val="0"/>
        <w:rPr>
          <w:rFonts w:cs="Times"/>
          <w:szCs w:val="20"/>
          <w:u w:val="single"/>
          <w:lang w:eastAsia="zh-CN"/>
        </w:rPr>
      </w:pPr>
      <w:r w:rsidRPr="00EA6327">
        <w:rPr>
          <w:rFonts w:cs="Times"/>
          <w:szCs w:val="20"/>
          <w:u w:val="single"/>
          <w:lang w:eastAsia="zh-CN"/>
        </w:rPr>
        <w:t>Conclusion</w:t>
      </w:r>
    </w:p>
    <w:p w14:paraId="6B85F0C2" w14:textId="77777777" w:rsidR="00EA6327" w:rsidRPr="00B6576E" w:rsidRDefault="00EA6327" w:rsidP="00EA6327">
      <w:pPr>
        <w:autoSpaceDE w:val="0"/>
        <w:autoSpaceDN w:val="0"/>
        <w:snapToGrid w:val="0"/>
        <w:rPr>
          <w:rFonts w:cs="Times"/>
          <w:szCs w:val="20"/>
          <w:lang w:eastAsia="zh-CN"/>
        </w:rPr>
      </w:pPr>
      <w:r w:rsidRPr="00B6576E">
        <w:rPr>
          <w:rFonts w:cs="Times"/>
          <w:szCs w:val="20"/>
          <w:lang w:eastAsia="zh-CN"/>
        </w:rPr>
        <w:t xml:space="preserve">No need to include time stamp in the measurement report of Rx-Tx time difference for PDC. </w:t>
      </w:r>
    </w:p>
    <w:p w14:paraId="7DBEBD71" w14:textId="7482C08D" w:rsidR="00606F6D" w:rsidRDefault="00606F6D" w:rsidP="006B480F">
      <w:pPr>
        <w:rPr>
          <w:lang w:eastAsia="x-none"/>
        </w:rPr>
      </w:pPr>
    </w:p>
    <w:p w14:paraId="15769540" w14:textId="559364D9" w:rsidR="001B35DA" w:rsidRPr="001B35DA" w:rsidRDefault="002328C4" w:rsidP="001B35DA">
      <w:pPr>
        <w:rPr>
          <w:rFonts w:eastAsia="Malgun Gothic" w:cs="Times"/>
          <w:szCs w:val="20"/>
        </w:rPr>
      </w:pPr>
      <w:hyperlink r:id="rId1187" w:history="1">
        <w:r w:rsidR="004371F4">
          <w:rPr>
            <w:rStyle w:val="Hyperlink"/>
            <w:rFonts w:eastAsia="Malgun Gothic" w:cs="Times"/>
            <w:szCs w:val="20"/>
          </w:rPr>
          <w:t>R1-2202572</w:t>
        </w:r>
      </w:hyperlink>
      <w:r w:rsidR="001B35DA" w:rsidRPr="001B35DA">
        <w:rPr>
          <w:rFonts w:eastAsia="Malgun Gothic" w:cs="Times"/>
          <w:szCs w:val="20"/>
        </w:rPr>
        <w:tab/>
        <w:t>Feature lead summary#2 on propagation delay compensation enhancements</w:t>
      </w:r>
      <w:r w:rsidR="001B35DA" w:rsidRPr="001B35DA">
        <w:rPr>
          <w:rFonts w:eastAsia="Malgun Gothic" w:cs="Times"/>
          <w:szCs w:val="20"/>
        </w:rPr>
        <w:tab/>
        <w:t>Moderator (Huawei)</w:t>
      </w:r>
    </w:p>
    <w:p w14:paraId="01487C84" w14:textId="784BBE8E" w:rsidR="001B35DA" w:rsidRDefault="002328C4" w:rsidP="001B35DA">
      <w:pPr>
        <w:rPr>
          <w:rFonts w:eastAsia="Malgun Gothic" w:cs="Times"/>
          <w:szCs w:val="20"/>
        </w:rPr>
      </w:pPr>
      <w:hyperlink r:id="rId1188" w:history="1">
        <w:r w:rsidR="004371F4">
          <w:rPr>
            <w:rStyle w:val="Hyperlink"/>
            <w:rFonts w:eastAsia="Malgun Gothic" w:cs="Times"/>
            <w:szCs w:val="20"/>
          </w:rPr>
          <w:t>R1-2202812</w:t>
        </w:r>
      </w:hyperlink>
      <w:r w:rsidR="001B35DA" w:rsidRPr="001B35DA">
        <w:rPr>
          <w:rFonts w:eastAsia="Malgun Gothic" w:cs="Times"/>
          <w:szCs w:val="20"/>
        </w:rPr>
        <w:tab/>
        <w:t>Feature lead summary#3 on propagation delay compensation enhancements</w:t>
      </w:r>
      <w:r w:rsidR="001B35DA" w:rsidRPr="001B35DA">
        <w:rPr>
          <w:rFonts w:eastAsia="Malgun Gothic" w:cs="Times"/>
          <w:szCs w:val="20"/>
        </w:rPr>
        <w:tab/>
        <w:t>Moderator (Huawei)</w:t>
      </w:r>
    </w:p>
    <w:p w14:paraId="1CF4D864" w14:textId="77777777" w:rsidR="006B2D63" w:rsidRPr="001B35DA" w:rsidRDefault="006B2D63" w:rsidP="001B35DA">
      <w:pPr>
        <w:rPr>
          <w:rFonts w:eastAsia="Malgun Gothic" w:cs="Times"/>
          <w:szCs w:val="20"/>
        </w:rPr>
      </w:pPr>
    </w:p>
    <w:p w14:paraId="781E3716" w14:textId="323AD21B" w:rsidR="006B2D63" w:rsidRDefault="006B2D63" w:rsidP="006B2D63">
      <w:r w:rsidRPr="00E40B0B">
        <w:rPr>
          <w:b/>
          <w:bCs/>
        </w:rPr>
        <w:t>Decision:</w:t>
      </w:r>
      <w:r>
        <w:t xml:space="preserve"> As per email decision posted on Mar 1</w:t>
      </w:r>
      <w:r w:rsidRPr="006B2D63">
        <w:rPr>
          <w:vertAlign w:val="superscript"/>
        </w:rPr>
        <w:t>st</w:t>
      </w:r>
      <w:r>
        <w:t>,</w:t>
      </w:r>
    </w:p>
    <w:p w14:paraId="40D497A9" w14:textId="56A75F61" w:rsidR="007B1C83" w:rsidRPr="00B6576E" w:rsidRDefault="007B1C83" w:rsidP="001B35DA">
      <w:pPr>
        <w:rPr>
          <w:lang w:eastAsia="zh-CN"/>
        </w:rPr>
      </w:pPr>
      <w:r w:rsidRPr="00B6576E">
        <w:rPr>
          <w:highlight w:val="green"/>
          <w:lang w:eastAsia="zh-CN"/>
        </w:rPr>
        <w:t>Agreement</w:t>
      </w:r>
    </w:p>
    <w:p w14:paraId="36CB0324" w14:textId="77777777" w:rsidR="007B1C83" w:rsidRPr="005979F0" w:rsidRDefault="007B1C83" w:rsidP="007B1C83">
      <w:pPr>
        <w:rPr>
          <w:rFonts w:cs="Times"/>
          <w:szCs w:val="20"/>
        </w:rPr>
      </w:pPr>
      <w:r w:rsidRPr="005979F0">
        <w:rPr>
          <w:rFonts w:cs="Times"/>
          <w:bCs/>
          <w:szCs w:val="20"/>
        </w:rPr>
        <w:t xml:space="preserve">For RTT-based PDC, the UE is expected to receive PRS only in RRC_CONNECTED mode. </w:t>
      </w:r>
    </w:p>
    <w:p w14:paraId="25444044" w14:textId="77777777" w:rsidR="007B1C83" w:rsidRPr="005979F0" w:rsidRDefault="007B1C83" w:rsidP="001B35DA">
      <w:pPr>
        <w:pStyle w:val="ListParagraph"/>
        <w:numPr>
          <w:ilvl w:val="0"/>
          <w:numId w:val="72"/>
        </w:numPr>
      </w:pPr>
      <w:r w:rsidRPr="005979F0">
        <w:t xml:space="preserve">Spec change if any is up to the editor </w:t>
      </w:r>
    </w:p>
    <w:p w14:paraId="3FC1F6FC" w14:textId="555BDAD2" w:rsidR="007B1C83" w:rsidRPr="001B35DA" w:rsidRDefault="007B1C83" w:rsidP="007B1C83">
      <w:pPr>
        <w:autoSpaceDE w:val="0"/>
        <w:autoSpaceDN w:val="0"/>
        <w:snapToGrid w:val="0"/>
        <w:rPr>
          <w:rFonts w:cs="Times"/>
          <w:szCs w:val="20"/>
          <w:lang w:eastAsia="zh-CN"/>
        </w:rPr>
      </w:pPr>
      <w:r w:rsidRPr="001B35DA">
        <w:rPr>
          <w:rFonts w:cs="Times"/>
          <w:szCs w:val="20"/>
          <w:highlight w:val="green"/>
          <w:lang w:eastAsia="zh-CN"/>
        </w:rPr>
        <w:t>Agreement</w:t>
      </w:r>
    </w:p>
    <w:p w14:paraId="0F2CF698" w14:textId="77777777" w:rsidR="007B1C83" w:rsidRPr="005979F0" w:rsidRDefault="007B1C83" w:rsidP="007B1C83">
      <w:pPr>
        <w:autoSpaceDE w:val="0"/>
        <w:autoSpaceDN w:val="0"/>
        <w:snapToGrid w:val="0"/>
        <w:rPr>
          <w:rFonts w:cs="Times"/>
          <w:szCs w:val="20"/>
          <w:lang w:val="en-US"/>
        </w:rPr>
      </w:pPr>
      <w:r>
        <w:rPr>
          <w:rFonts w:cs="Times"/>
          <w:bCs/>
          <w:szCs w:val="20"/>
        </w:rPr>
        <w:t>The following text proposal is endorsed for the editor’s CR on TS 38.211.</w:t>
      </w:r>
    </w:p>
    <w:tbl>
      <w:tblPr>
        <w:tblW w:w="0" w:type="auto"/>
        <w:tblCellMar>
          <w:left w:w="0" w:type="dxa"/>
          <w:right w:w="0" w:type="dxa"/>
        </w:tblCellMar>
        <w:tblLook w:val="04A0" w:firstRow="1" w:lastRow="0" w:firstColumn="1" w:lastColumn="0" w:noHBand="0" w:noVBand="1"/>
      </w:tblPr>
      <w:tblGrid>
        <w:gridCol w:w="10055"/>
      </w:tblGrid>
      <w:tr w:rsidR="007B1C83" w:rsidRPr="001B35DA" w14:paraId="3D5EFD5B" w14:textId="77777777" w:rsidTr="001B35DA">
        <w:tc>
          <w:tcPr>
            <w:tcW w:w="1005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9F86F8E" w14:textId="77777777" w:rsidR="007B1C83" w:rsidRPr="001B35DA" w:rsidRDefault="007B1C83" w:rsidP="001B35DA">
            <w:pPr>
              <w:autoSpaceDE w:val="0"/>
              <w:autoSpaceDN w:val="0"/>
              <w:snapToGrid w:val="0"/>
              <w:jc w:val="center"/>
              <w:rPr>
                <w:rFonts w:ascii="Arial" w:hAnsi="Arial" w:cs="Arial"/>
                <w:color w:val="000000"/>
                <w:sz w:val="16"/>
                <w:szCs w:val="16"/>
              </w:rPr>
            </w:pPr>
            <w:r w:rsidRPr="001B35DA">
              <w:rPr>
                <w:rFonts w:ascii="Arial" w:hAnsi="Arial" w:cs="Arial"/>
                <w:color w:val="000000"/>
                <w:sz w:val="16"/>
                <w:szCs w:val="16"/>
              </w:rPr>
              <w:t>---------------------------------Start of Text Proposal to TS 38.211 v17.0.0-----------------------</w:t>
            </w:r>
          </w:p>
          <w:p w14:paraId="5ADC87E8" w14:textId="0651C9D2" w:rsidR="007B1C83" w:rsidRPr="001B35DA" w:rsidRDefault="007B1C83" w:rsidP="001B35DA">
            <w:pPr>
              <w:rPr>
                <w:rFonts w:eastAsia="Malgun Gothic" w:cs="Times"/>
                <w:szCs w:val="20"/>
              </w:rPr>
            </w:pPr>
            <w:r w:rsidRPr="001B35DA">
              <w:rPr>
                <w:rFonts w:ascii="Arial" w:hAnsi="Arial" w:cs="Arial"/>
                <w:b/>
                <w:bCs/>
                <w:i/>
                <w:iCs/>
                <w:sz w:val="16"/>
                <w:szCs w:val="16"/>
              </w:rPr>
              <w:t>7.4.1.7.3</w:t>
            </w:r>
            <w:r w:rsidR="001B35DA">
              <w:rPr>
                <w:rFonts w:eastAsia="Malgun Gothic" w:cs="Times"/>
                <w:szCs w:val="20"/>
              </w:rPr>
              <w:tab/>
            </w:r>
            <w:r w:rsidRPr="001B35DA">
              <w:rPr>
                <w:rFonts w:ascii="Arial" w:hAnsi="Arial" w:cs="Arial"/>
                <w:b/>
                <w:bCs/>
                <w:i/>
                <w:iCs/>
                <w:sz w:val="16"/>
                <w:szCs w:val="16"/>
              </w:rPr>
              <w:t>Mapping to physical resources in a downlink PRS resource</w:t>
            </w:r>
          </w:p>
          <w:p w14:paraId="5956A9A5" w14:textId="3BBAEC43" w:rsidR="007B1C83" w:rsidRPr="001B35DA" w:rsidRDefault="007B1C83" w:rsidP="001B35DA">
            <w:pPr>
              <w:autoSpaceDE w:val="0"/>
              <w:autoSpaceDN w:val="0"/>
              <w:snapToGrid w:val="0"/>
              <w:rPr>
                <w:rFonts w:ascii="Arial" w:hAnsi="Arial" w:cs="Arial"/>
                <w:sz w:val="16"/>
                <w:szCs w:val="16"/>
              </w:rPr>
            </w:pPr>
            <w:r w:rsidRPr="001B35DA">
              <w:rPr>
                <w:rFonts w:ascii="Arial" w:hAnsi="Arial" w:cs="Arial"/>
                <w:sz w:val="16"/>
                <w:szCs w:val="16"/>
              </w:rPr>
              <w:t xml:space="preserve">For each downlink PRS resource configured, the UE shall assume the sequence </w:t>
            </w:r>
            <m:oMath>
              <m:r>
                <w:rPr>
                  <w:rFonts w:ascii="Cambria Math" w:hAnsi="Cambria Math" w:cs="Arial"/>
                  <w:sz w:val="16"/>
                  <w:szCs w:val="16"/>
                </w:rPr>
                <m:t>r</m:t>
              </m:r>
              <m:d>
                <m:dPr>
                  <m:ctrlPr>
                    <w:rPr>
                      <w:rFonts w:ascii="Cambria Math" w:eastAsia="Malgun Gothic" w:hAnsi="Cambria Math" w:cs="Arial"/>
                      <w:i/>
                      <w:iCs/>
                      <w:sz w:val="16"/>
                      <w:szCs w:val="16"/>
                    </w:rPr>
                  </m:ctrlPr>
                </m:dPr>
                <m:e>
                  <m:r>
                    <w:rPr>
                      <w:rFonts w:ascii="Cambria Math" w:hAnsi="Cambria Math" w:cs="Arial"/>
                      <w:sz w:val="16"/>
                      <w:szCs w:val="16"/>
                    </w:rPr>
                    <m:t>m</m:t>
                  </m:r>
                </m:e>
              </m:d>
            </m:oMath>
            <w:r w:rsidRPr="001B35DA">
              <w:rPr>
                <w:rFonts w:ascii="Arial" w:hAnsi="Arial" w:cs="Arial"/>
                <w:sz w:val="16"/>
                <w:szCs w:val="16"/>
              </w:rPr>
              <w:t xml:space="preserve"> is scaled with a factor </w:t>
            </w:r>
            <m:oMath>
              <m:sSub>
                <m:sSubPr>
                  <m:ctrlPr>
                    <w:rPr>
                      <w:rFonts w:ascii="Cambria Math" w:eastAsia="Malgun Gothic" w:hAnsi="Cambria Math" w:cs="Arial"/>
                      <w:i/>
                      <w:iCs/>
                      <w:sz w:val="16"/>
                      <w:szCs w:val="16"/>
                    </w:rPr>
                  </m:ctrlPr>
                </m:sSubPr>
                <m:e>
                  <m:r>
                    <w:rPr>
                      <w:rFonts w:ascii="Cambria Math" w:hAnsi="Cambria Math" w:cs="Arial"/>
                      <w:sz w:val="16"/>
                      <w:szCs w:val="16"/>
                    </w:rPr>
                    <m:t>β</m:t>
                  </m:r>
                </m:e>
                <m:sub>
                  <m:r>
                    <m:rPr>
                      <m:nor/>
                    </m:rPr>
                    <w:rPr>
                      <w:rFonts w:ascii="Arial" w:hAnsi="Arial" w:cs="Arial"/>
                      <w:sz w:val="16"/>
                      <w:szCs w:val="16"/>
                    </w:rPr>
                    <m:t>PRS</m:t>
                  </m:r>
                </m:sub>
              </m:sSub>
            </m:oMath>
            <w:r w:rsidRPr="001B35DA">
              <w:rPr>
                <w:rFonts w:ascii="Arial" w:hAnsi="Arial" w:cs="Arial"/>
                <w:sz w:val="16"/>
                <w:szCs w:val="16"/>
              </w:rPr>
              <w:t xml:space="preserve"> and mapped to resources elements </w:t>
            </w:r>
            <m:oMath>
              <m:sSub>
                <m:sSubPr>
                  <m:ctrlPr>
                    <w:rPr>
                      <w:rFonts w:ascii="Cambria Math" w:eastAsia="Malgun Gothic" w:hAnsi="Cambria Math" w:cs="Arial"/>
                      <w:i/>
                      <w:iCs/>
                      <w:sz w:val="16"/>
                      <w:szCs w:val="16"/>
                    </w:rPr>
                  </m:ctrlPr>
                </m:sSubPr>
                <m:e>
                  <m:d>
                    <m:dPr>
                      <m:ctrlPr>
                        <w:rPr>
                          <w:rFonts w:ascii="Cambria Math" w:eastAsia="Malgun Gothic" w:hAnsi="Cambria Math" w:cs="Arial"/>
                          <w:i/>
                          <w:iCs/>
                          <w:sz w:val="16"/>
                          <w:szCs w:val="16"/>
                        </w:rPr>
                      </m:ctrlPr>
                    </m:dPr>
                    <m:e>
                      <m:r>
                        <w:rPr>
                          <w:rFonts w:ascii="Cambria Math" w:hAnsi="Cambria Math" w:cs="Arial"/>
                          <w:sz w:val="16"/>
                          <w:szCs w:val="16"/>
                        </w:rPr>
                        <m:t>k,l</m:t>
                      </m:r>
                    </m:e>
                  </m:d>
                </m:e>
                <m:sub>
                  <m:r>
                    <w:rPr>
                      <w:rFonts w:ascii="Cambria Math" w:hAnsi="Cambria Math" w:cs="Arial"/>
                      <w:sz w:val="16"/>
                      <w:szCs w:val="16"/>
                    </w:rPr>
                    <m:t>p,μ</m:t>
                  </m:r>
                </m:sub>
              </m:sSub>
            </m:oMath>
            <w:r w:rsidRPr="001B35DA">
              <w:rPr>
                <w:rFonts w:ascii="Arial" w:hAnsi="Arial" w:cs="Arial"/>
                <w:sz w:val="16"/>
                <w:szCs w:val="16"/>
              </w:rPr>
              <w:t xml:space="preserve"> according to </w:t>
            </w:r>
          </w:p>
          <w:p w14:paraId="6CB6FB07" w14:textId="77777777" w:rsidR="007B1C83" w:rsidRPr="001B35DA" w:rsidRDefault="007B1C83" w:rsidP="001B35DA">
            <w:pPr>
              <w:autoSpaceDE w:val="0"/>
              <w:autoSpaceDN w:val="0"/>
              <w:snapToGrid w:val="0"/>
              <w:jc w:val="center"/>
              <w:rPr>
                <w:rFonts w:ascii="Arial" w:hAnsi="Arial" w:cs="Arial"/>
                <w:color w:val="FF0000"/>
                <w:sz w:val="16"/>
                <w:szCs w:val="16"/>
              </w:rPr>
            </w:pPr>
            <w:r w:rsidRPr="001B35DA">
              <w:rPr>
                <w:rFonts w:ascii="Arial" w:hAnsi="Arial" w:cs="Arial"/>
                <w:color w:val="FF0000"/>
                <w:sz w:val="16"/>
                <w:szCs w:val="16"/>
              </w:rPr>
              <w:t>&lt;Unchanged parts are omitted&gt;</w:t>
            </w:r>
          </w:p>
          <w:p w14:paraId="38A1F2A0" w14:textId="65A5D9B0" w:rsidR="007B1C83" w:rsidRPr="001B35DA" w:rsidRDefault="007B1C83" w:rsidP="001B35DA">
            <w:pPr>
              <w:autoSpaceDE w:val="0"/>
              <w:autoSpaceDN w:val="0"/>
              <w:snapToGrid w:val="0"/>
              <w:rPr>
                <w:rFonts w:ascii="Arial" w:hAnsi="Arial" w:cs="Arial"/>
                <w:color w:val="FF0000"/>
                <w:sz w:val="16"/>
                <w:szCs w:val="16"/>
              </w:rPr>
            </w:pPr>
            <w:r w:rsidRPr="001B35DA">
              <w:rPr>
                <w:rFonts w:ascii="Arial" w:hAnsi="Arial" w:cs="Arial"/>
                <w:color w:val="00B0F0"/>
                <w:sz w:val="16"/>
                <w:szCs w:val="16"/>
              </w:rPr>
              <w:t xml:space="preserve">If the downlink PRS resource is configured for RTT based propagation delay compensation as described in clause 9 of [6, TS 38.214], the reference point for </w:t>
            </w:r>
            <m:oMath>
              <m:r>
                <w:rPr>
                  <w:rFonts w:ascii="Cambria Math" w:hAnsi="Cambria Math" w:cs="Arial"/>
                  <w:color w:val="00B0F0"/>
                  <w:sz w:val="16"/>
                  <w:szCs w:val="16"/>
                </w:rPr>
                <m:t>k=0</m:t>
              </m:r>
            </m:oMath>
            <w:r w:rsidRPr="001B35DA">
              <w:rPr>
                <w:rFonts w:ascii="Arial" w:hAnsi="Arial" w:cs="Arial"/>
                <w:color w:val="00B0F0"/>
                <w:sz w:val="16"/>
                <w:szCs w:val="16"/>
              </w:rPr>
              <w:t xml:space="preserve"> is </w:t>
            </w:r>
            <w:r w:rsidRPr="001B35DA">
              <w:rPr>
                <w:rFonts w:ascii="Arial" w:hAnsi="Arial" w:cs="Arial"/>
                <w:color w:val="FF0000"/>
                <w:sz w:val="16"/>
                <w:szCs w:val="16"/>
              </w:rPr>
              <w:t>subcarrier 0 in common resource block 0</w:t>
            </w:r>
            <w:r w:rsidRPr="001B35DA">
              <w:rPr>
                <w:rFonts w:ascii="Arial" w:hAnsi="Arial" w:cs="Arial"/>
                <w:color w:val="00B0F0"/>
                <w:sz w:val="16"/>
                <w:szCs w:val="16"/>
              </w:rPr>
              <w:t>; Otherwise, the</w:t>
            </w:r>
            <w:r w:rsidRPr="001B35DA">
              <w:rPr>
                <w:rFonts w:ascii="Arial" w:hAnsi="Arial" w:cs="Arial"/>
                <w:color w:val="FF0000"/>
                <w:sz w:val="16"/>
                <w:szCs w:val="16"/>
              </w:rPr>
              <w:t xml:space="preserve"> </w:t>
            </w:r>
            <w:r w:rsidRPr="001B35DA">
              <w:rPr>
                <w:rFonts w:ascii="Arial" w:hAnsi="Arial" w:cs="Arial"/>
                <w:strike/>
                <w:color w:val="00B0F0"/>
                <w:sz w:val="16"/>
                <w:szCs w:val="16"/>
              </w:rPr>
              <w:t xml:space="preserve">The </w:t>
            </w:r>
            <w:r w:rsidRPr="001B35DA">
              <w:rPr>
                <w:rFonts w:ascii="Arial" w:hAnsi="Arial" w:cs="Arial"/>
                <w:sz w:val="16"/>
                <w:szCs w:val="16"/>
              </w:rPr>
              <w:t xml:space="preserve">reference point for </w:t>
            </w:r>
            <m:oMath>
              <m:r>
                <w:rPr>
                  <w:rFonts w:ascii="Cambria Math" w:hAnsi="Cambria Math" w:cs="Arial"/>
                  <w:sz w:val="16"/>
                  <w:szCs w:val="16"/>
                </w:rPr>
                <m:t>k=0</m:t>
              </m:r>
            </m:oMath>
            <w:r w:rsidRPr="001B35DA">
              <w:rPr>
                <w:rFonts w:ascii="Arial" w:hAnsi="Arial" w:cs="Arial"/>
                <w:sz w:val="16"/>
                <w:szCs w:val="16"/>
              </w:rPr>
              <w:t xml:space="preserve"> is the location of the point A of the positioning frequency layer, in which the downlink PRS resource is configured where point A is given by the higher-layer parameter </w:t>
            </w:r>
            <w:r w:rsidRPr="001B35DA">
              <w:rPr>
                <w:rFonts w:ascii="Arial" w:hAnsi="Arial" w:cs="Arial"/>
                <w:i/>
                <w:iCs/>
                <w:sz w:val="16"/>
                <w:szCs w:val="16"/>
              </w:rPr>
              <w:t>dl-PRS-PointA</w:t>
            </w:r>
            <w:r w:rsidRPr="001B35DA">
              <w:rPr>
                <w:rFonts w:ascii="Arial" w:hAnsi="Arial" w:cs="Arial"/>
                <w:sz w:val="16"/>
                <w:szCs w:val="16"/>
              </w:rPr>
              <w:t>.</w:t>
            </w:r>
          </w:p>
          <w:p w14:paraId="37E5BD97" w14:textId="77777777" w:rsidR="007B1C83" w:rsidRPr="001B35DA" w:rsidRDefault="007B1C83" w:rsidP="001B35DA">
            <w:pPr>
              <w:autoSpaceDE w:val="0"/>
              <w:autoSpaceDN w:val="0"/>
              <w:snapToGrid w:val="0"/>
              <w:jc w:val="center"/>
              <w:rPr>
                <w:rFonts w:ascii="Arial" w:hAnsi="Arial" w:cs="Arial"/>
                <w:color w:val="FF0000"/>
                <w:sz w:val="16"/>
                <w:szCs w:val="16"/>
              </w:rPr>
            </w:pPr>
            <w:r w:rsidRPr="001B35DA">
              <w:rPr>
                <w:rFonts w:ascii="Arial" w:hAnsi="Arial" w:cs="Arial"/>
                <w:color w:val="FF0000"/>
                <w:sz w:val="16"/>
                <w:szCs w:val="16"/>
              </w:rPr>
              <w:t>&lt; Unchanged parts are omitted &gt;</w:t>
            </w:r>
          </w:p>
          <w:p w14:paraId="03A71F0E" w14:textId="77777777" w:rsidR="007B1C83" w:rsidRPr="001B35DA" w:rsidRDefault="007B1C83" w:rsidP="001B35DA">
            <w:pPr>
              <w:autoSpaceDE w:val="0"/>
              <w:autoSpaceDN w:val="0"/>
              <w:snapToGrid w:val="0"/>
              <w:jc w:val="center"/>
              <w:rPr>
                <w:rFonts w:ascii="Arial" w:hAnsi="Arial" w:cs="Arial"/>
                <w:sz w:val="16"/>
                <w:szCs w:val="16"/>
              </w:rPr>
            </w:pPr>
            <w:r w:rsidRPr="001B35DA">
              <w:rPr>
                <w:rFonts w:ascii="Arial" w:hAnsi="Arial" w:cs="Arial"/>
                <w:color w:val="000000"/>
                <w:sz w:val="16"/>
                <w:szCs w:val="16"/>
              </w:rPr>
              <w:t>--------------------------------- End of Text Proposal to TS 38.211 v17.0.0-----------------------</w:t>
            </w:r>
          </w:p>
        </w:tc>
      </w:tr>
    </w:tbl>
    <w:p w14:paraId="002A586A" w14:textId="0AB82A2D" w:rsidR="007B1C83" w:rsidRPr="005979F0" w:rsidRDefault="007B1C83" w:rsidP="007B1C83">
      <w:pPr>
        <w:rPr>
          <w:rFonts w:eastAsia="Malgun Gothic" w:cs="Times"/>
          <w:szCs w:val="20"/>
        </w:rPr>
      </w:pPr>
    </w:p>
    <w:p w14:paraId="738E9181" w14:textId="5636AC41" w:rsidR="007B1C83" w:rsidRPr="001B35DA" w:rsidRDefault="007B1C83" w:rsidP="007B1C83">
      <w:pPr>
        <w:rPr>
          <w:rFonts w:cs="Times"/>
          <w:szCs w:val="20"/>
          <w:lang w:eastAsia="zh-CN"/>
        </w:rPr>
      </w:pPr>
      <w:r w:rsidRPr="001B35DA">
        <w:rPr>
          <w:rFonts w:cs="Times"/>
          <w:szCs w:val="20"/>
          <w:highlight w:val="green"/>
          <w:lang w:eastAsia="zh-CN"/>
        </w:rPr>
        <w:t>Agreement</w:t>
      </w:r>
    </w:p>
    <w:p w14:paraId="3F70E824" w14:textId="77777777" w:rsidR="007B1C83" w:rsidRPr="005979F0" w:rsidRDefault="007B1C83" w:rsidP="007B1C83">
      <w:pPr>
        <w:autoSpaceDE w:val="0"/>
        <w:autoSpaceDN w:val="0"/>
        <w:snapToGrid w:val="0"/>
        <w:rPr>
          <w:rFonts w:cs="Times"/>
          <w:szCs w:val="20"/>
          <w:lang w:val="en-US"/>
        </w:rPr>
      </w:pPr>
      <w:r w:rsidRPr="005979F0">
        <w:rPr>
          <w:rFonts w:cs="Times"/>
          <w:bCs/>
          <w:szCs w:val="20"/>
        </w:rPr>
        <w:t>Update the description for dl-PRS-StartPRB-r16 as highlight in Red below:</w:t>
      </w:r>
      <w:r w:rsidRPr="005979F0">
        <w:rPr>
          <w:rFonts w:cs="Times"/>
          <w:bCs/>
          <w:i/>
          <w:iCs/>
          <w:szCs w:val="20"/>
        </w:rPr>
        <w:t xml:space="preserve"> </w:t>
      </w:r>
    </w:p>
    <w:p w14:paraId="6986930E" w14:textId="77777777" w:rsidR="007B1C83" w:rsidRPr="005979F0" w:rsidRDefault="007B1C83" w:rsidP="001B35DA">
      <w:pPr>
        <w:pStyle w:val="ListParagraph"/>
        <w:numPr>
          <w:ilvl w:val="0"/>
          <w:numId w:val="72"/>
        </w:numPr>
      </w:pPr>
      <w:r w:rsidRPr="005979F0">
        <w:t>This field specifies the start PRB index defined as offset with respect to subcarrier 0 in common resource block 0.</w:t>
      </w:r>
    </w:p>
    <w:p w14:paraId="0AF3FCAD" w14:textId="0A7B2464" w:rsidR="007B1C83" w:rsidRPr="001B35DA" w:rsidRDefault="007B1C83" w:rsidP="007B1C83">
      <w:pPr>
        <w:autoSpaceDE w:val="0"/>
        <w:autoSpaceDN w:val="0"/>
        <w:snapToGrid w:val="0"/>
        <w:rPr>
          <w:rFonts w:cs="Times"/>
          <w:szCs w:val="20"/>
          <w:lang w:eastAsia="zh-CN"/>
        </w:rPr>
      </w:pPr>
      <w:r w:rsidRPr="001B35DA">
        <w:rPr>
          <w:rFonts w:cs="Times"/>
          <w:szCs w:val="20"/>
          <w:highlight w:val="green"/>
          <w:lang w:eastAsia="zh-CN"/>
        </w:rPr>
        <w:t>Agreement</w:t>
      </w:r>
    </w:p>
    <w:p w14:paraId="4D31371D" w14:textId="77777777" w:rsidR="007B1C83" w:rsidRPr="005979F0" w:rsidRDefault="007B1C83" w:rsidP="007B1C83">
      <w:pPr>
        <w:autoSpaceDE w:val="0"/>
        <w:autoSpaceDN w:val="0"/>
        <w:snapToGrid w:val="0"/>
        <w:rPr>
          <w:rFonts w:cs="Times"/>
          <w:szCs w:val="20"/>
          <w:lang w:val="en-US"/>
        </w:rPr>
      </w:pPr>
      <w:r>
        <w:rPr>
          <w:rFonts w:cs="Times"/>
          <w:bCs/>
          <w:szCs w:val="20"/>
        </w:rPr>
        <w:t>The following text proposal is endorsed for the editor’s CR on TS 38.211.</w:t>
      </w:r>
    </w:p>
    <w:tbl>
      <w:tblPr>
        <w:tblW w:w="0" w:type="auto"/>
        <w:tblCellMar>
          <w:left w:w="0" w:type="dxa"/>
          <w:right w:w="0" w:type="dxa"/>
        </w:tblCellMar>
        <w:tblLook w:val="04A0" w:firstRow="1" w:lastRow="0" w:firstColumn="1" w:lastColumn="0" w:noHBand="0" w:noVBand="1"/>
      </w:tblPr>
      <w:tblGrid>
        <w:gridCol w:w="10055"/>
      </w:tblGrid>
      <w:tr w:rsidR="007B1C83" w:rsidRPr="001B35DA" w14:paraId="4C81C4F4" w14:textId="77777777" w:rsidTr="001B35DA">
        <w:tc>
          <w:tcPr>
            <w:tcW w:w="1005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7B2314B" w14:textId="77777777" w:rsidR="007B1C83" w:rsidRPr="001B35DA" w:rsidRDefault="007B1C83" w:rsidP="00E653A5">
            <w:pPr>
              <w:autoSpaceDE w:val="0"/>
              <w:autoSpaceDN w:val="0"/>
              <w:rPr>
                <w:rFonts w:ascii="Arial" w:hAnsi="Arial" w:cs="Arial"/>
                <w:color w:val="000000"/>
                <w:sz w:val="16"/>
                <w:szCs w:val="16"/>
              </w:rPr>
            </w:pPr>
            <w:r w:rsidRPr="001B35DA">
              <w:rPr>
                <w:rFonts w:ascii="Arial" w:hAnsi="Arial" w:cs="Arial"/>
                <w:color w:val="000000"/>
                <w:sz w:val="16"/>
                <w:szCs w:val="16"/>
              </w:rPr>
              <w:lastRenderedPageBreak/>
              <w:t>---------------------------------Start of Text Proposal to TS 38.211 v17.0.0-----------------------</w:t>
            </w:r>
          </w:p>
          <w:p w14:paraId="0A1A0E80" w14:textId="06CA7DCD" w:rsidR="007B1C83" w:rsidRPr="001B35DA" w:rsidRDefault="007B1C83" w:rsidP="001B35DA">
            <w:pPr>
              <w:rPr>
                <w:rFonts w:ascii="Arial" w:eastAsia="Malgun Gothic" w:hAnsi="Arial" w:cs="Arial"/>
                <w:b/>
                <w:bCs/>
                <w:sz w:val="16"/>
                <w:szCs w:val="16"/>
              </w:rPr>
            </w:pPr>
            <w:r w:rsidRPr="001B35DA">
              <w:rPr>
                <w:rFonts w:ascii="Arial" w:eastAsia="Times New Roman" w:hAnsi="Arial" w:cs="Arial"/>
                <w:b/>
                <w:bCs/>
                <w:sz w:val="16"/>
                <w:szCs w:val="16"/>
              </w:rPr>
              <w:t>7.4.1.7.3</w:t>
            </w:r>
            <w:r w:rsidR="001B35DA" w:rsidRPr="001B35DA">
              <w:rPr>
                <w:rFonts w:ascii="Arial" w:eastAsia="Malgun Gothic" w:hAnsi="Arial" w:cs="Arial"/>
                <w:b/>
                <w:bCs/>
                <w:sz w:val="16"/>
                <w:szCs w:val="16"/>
              </w:rPr>
              <w:tab/>
            </w:r>
            <w:r w:rsidRPr="001B35DA">
              <w:rPr>
                <w:rFonts w:ascii="Arial" w:eastAsia="Times New Roman" w:hAnsi="Arial" w:cs="Arial"/>
                <w:b/>
                <w:bCs/>
                <w:sz w:val="16"/>
                <w:szCs w:val="16"/>
              </w:rPr>
              <w:t>Mapping to physical resources in a downlink PRS resource</w:t>
            </w:r>
          </w:p>
          <w:p w14:paraId="24AAE88B" w14:textId="2C2AF905" w:rsidR="007B1C83" w:rsidRPr="001B35DA" w:rsidRDefault="007B1C83" w:rsidP="00E653A5">
            <w:pPr>
              <w:autoSpaceDE w:val="0"/>
              <w:autoSpaceDN w:val="0"/>
              <w:rPr>
                <w:rFonts w:ascii="Arial" w:eastAsia="Malgun Gothic" w:hAnsi="Arial" w:cs="Arial"/>
                <w:sz w:val="16"/>
                <w:szCs w:val="16"/>
              </w:rPr>
            </w:pPr>
            <w:r w:rsidRPr="001B35DA">
              <w:rPr>
                <w:rFonts w:ascii="Arial" w:hAnsi="Arial" w:cs="Arial"/>
                <w:sz w:val="16"/>
                <w:szCs w:val="16"/>
              </w:rPr>
              <w:t xml:space="preserve">For each downlink PRS resource configured, the UE shall assume the sequence </w:t>
            </w:r>
            <m:oMath>
              <m:r>
                <w:rPr>
                  <w:rFonts w:ascii="Cambria Math" w:hAnsi="Cambria Math" w:cs="Arial"/>
                  <w:sz w:val="16"/>
                  <w:szCs w:val="16"/>
                </w:rPr>
                <m:t>r</m:t>
              </m:r>
              <m:d>
                <m:dPr>
                  <m:ctrlPr>
                    <w:rPr>
                      <w:rFonts w:ascii="Cambria Math" w:eastAsia="Malgun Gothic" w:hAnsi="Cambria Math" w:cs="Arial"/>
                      <w:i/>
                      <w:iCs/>
                      <w:sz w:val="16"/>
                      <w:szCs w:val="16"/>
                    </w:rPr>
                  </m:ctrlPr>
                </m:dPr>
                <m:e>
                  <m:r>
                    <w:rPr>
                      <w:rFonts w:ascii="Cambria Math" w:hAnsi="Cambria Math" w:cs="Arial"/>
                      <w:sz w:val="16"/>
                      <w:szCs w:val="16"/>
                    </w:rPr>
                    <m:t>m</m:t>
                  </m:r>
                </m:e>
              </m:d>
            </m:oMath>
            <w:r w:rsidRPr="001B35DA">
              <w:rPr>
                <w:rFonts w:ascii="Arial" w:hAnsi="Arial" w:cs="Arial"/>
                <w:sz w:val="16"/>
                <w:szCs w:val="16"/>
              </w:rPr>
              <w:t xml:space="preserve"> is scaled with a factor </w:t>
            </w:r>
            <m:oMath>
              <m:sSub>
                <m:sSubPr>
                  <m:ctrlPr>
                    <w:rPr>
                      <w:rFonts w:ascii="Cambria Math" w:eastAsia="Malgun Gothic" w:hAnsi="Cambria Math" w:cs="Arial"/>
                      <w:i/>
                      <w:iCs/>
                      <w:sz w:val="16"/>
                      <w:szCs w:val="16"/>
                    </w:rPr>
                  </m:ctrlPr>
                </m:sSubPr>
                <m:e>
                  <m:r>
                    <w:rPr>
                      <w:rFonts w:ascii="Cambria Math" w:hAnsi="Cambria Math" w:cs="Arial"/>
                      <w:sz w:val="16"/>
                      <w:szCs w:val="16"/>
                    </w:rPr>
                    <m:t>β</m:t>
                  </m:r>
                </m:e>
                <m:sub>
                  <m:r>
                    <m:rPr>
                      <m:nor/>
                    </m:rPr>
                    <w:rPr>
                      <w:rFonts w:ascii="Arial" w:hAnsi="Arial" w:cs="Arial"/>
                      <w:sz w:val="16"/>
                      <w:szCs w:val="16"/>
                    </w:rPr>
                    <m:t>PRS</m:t>
                  </m:r>
                </m:sub>
              </m:sSub>
            </m:oMath>
            <w:r w:rsidRPr="001B35DA">
              <w:rPr>
                <w:rFonts w:ascii="Arial" w:hAnsi="Arial" w:cs="Arial"/>
                <w:sz w:val="16"/>
                <w:szCs w:val="16"/>
              </w:rPr>
              <w:t xml:space="preserve"> and mapped to resources elements </w:t>
            </w:r>
            <m:oMath>
              <m:sSub>
                <m:sSubPr>
                  <m:ctrlPr>
                    <w:rPr>
                      <w:rFonts w:ascii="Cambria Math" w:eastAsia="Malgun Gothic" w:hAnsi="Cambria Math" w:cs="Arial"/>
                      <w:i/>
                      <w:iCs/>
                      <w:sz w:val="16"/>
                      <w:szCs w:val="16"/>
                    </w:rPr>
                  </m:ctrlPr>
                </m:sSubPr>
                <m:e>
                  <m:d>
                    <m:dPr>
                      <m:ctrlPr>
                        <w:rPr>
                          <w:rFonts w:ascii="Cambria Math" w:eastAsia="Malgun Gothic" w:hAnsi="Cambria Math" w:cs="Arial"/>
                          <w:i/>
                          <w:iCs/>
                          <w:sz w:val="16"/>
                          <w:szCs w:val="16"/>
                        </w:rPr>
                      </m:ctrlPr>
                    </m:dPr>
                    <m:e>
                      <m:r>
                        <w:rPr>
                          <w:rFonts w:ascii="Cambria Math" w:hAnsi="Cambria Math" w:cs="Arial"/>
                          <w:sz w:val="16"/>
                          <w:szCs w:val="16"/>
                        </w:rPr>
                        <m:t>k,l</m:t>
                      </m:r>
                    </m:e>
                  </m:d>
                </m:e>
                <m:sub>
                  <m:r>
                    <w:rPr>
                      <w:rFonts w:ascii="Cambria Math" w:hAnsi="Cambria Math" w:cs="Arial"/>
                      <w:sz w:val="16"/>
                      <w:szCs w:val="16"/>
                    </w:rPr>
                    <m:t>p,μ</m:t>
                  </m:r>
                </m:sub>
              </m:sSub>
            </m:oMath>
            <w:r w:rsidRPr="001B35DA">
              <w:rPr>
                <w:rFonts w:ascii="Arial" w:hAnsi="Arial" w:cs="Arial"/>
                <w:sz w:val="16"/>
                <w:szCs w:val="16"/>
              </w:rPr>
              <w:t xml:space="preserve"> according to </w:t>
            </w:r>
          </w:p>
          <w:p w14:paraId="4BA7DE22" w14:textId="77777777" w:rsidR="007B1C83" w:rsidRPr="001B35DA" w:rsidRDefault="007B1C83" w:rsidP="00E653A5">
            <w:pPr>
              <w:autoSpaceDE w:val="0"/>
              <w:autoSpaceDN w:val="0"/>
              <w:jc w:val="center"/>
              <w:rPr>
                <w:rFonts w:ascii="Arial" w:hAnsi="Arial" w:cs="Arial"/>
                <w:color w:val="FF0000"/>
                <w:sz w:val="16"/>
                <w:szCs w:val="16"/>
              </w:rPr>
            </w:pPr>
            <w:r w:rsidRPr="001B35DA">
              <w:rPr>
                <w:rFonts w:ascii="Arial" w:hAnsi="Arial" w:cs="Arial"/>
                <w:color w:val="FF0000"/>
                <w:sz w:val="16"/>
                <w:szCs w:val="16"/>
              </w:rPr>
              <w:t>&lt;Unchanged parts are omitted&gt;</w:t>
            </w:r>
          </w:p>
          <w:p w14:paraId="12E4D9B7" w14:textId="51CB4600" w:rsidR="007B1C83" w:rsidRPr="001B35DA" w:rsidRDefault="007B1C83" w:rsidP="00E653A5">
            <w:pPr>
              <w:pStyle w:val="B1"/>
              <w:spacing w:after="0"/>
              <w:rPr>
                <w:rFonts w:ascii="Arial" w:hAnsi="Arial" w:cs="Arial"/>
                <w:color w:val="FF0000"/>
                <w:sz w:val="16"/>
                <w:szCs w:val="16"/>
              </w:rPr>
            </w:pPr>
            <w:r w:rsidRPr="001B35DA">
              <w:rPr>
                <w:rFonts w:ascii="Arial" w:hAnsi="Arial" w:cs="Arial"/>
                <w:sz w:val="16"/>
                <w:szCs w:val="16"/>
              </w:rPr>
              <w:t xml:space="preserve">-     the comb size </w:t>
            </w:r>
            <m:oMath>
              <m:sSubSup>
                <m:sSubSupPr>
                  <m:ctrlPr>
                    <w:rPr>
                      <w:rFonts w:ascii="Cambria Math" w:hAnsi="Cambria Math" w:cs="Arial"/>
                      <w:i/>
                      <w:iCs/>
                      <w:sz w:val="16"/>
                      <w:szCs w:val="16"/>
                    </w:rPr>
                  </m:ctrlPr>
                </m:sSubSupPr>
                <m:e>
                  <m:r>
                    <w:rPr>
                      <w:rFonts w:ascii="Cambria Math" w:hAnsi="Cambria Math" w:cs="Arial"/>
                      <w:sz w:val="16"/>
                      <w:szCs w:val="16"/>
                    </w:rPr>
                    <m:t>K</m:t>
                  </m:r>
                </m:e>
                <m:sub>
                  <m:r>
                    <m:rPr>
                      <m:nor/>
                    </m:rPr>
                    <w:rPr>
                      <w:rFonts w:ascii="Arial" w:hAnsi="Arial" w:cs="Arial"/>
                      <w:sz w:val="16"/>
                      <w:szCs w:val="16"/>
                    </w:rPr>
                    <m:t>comb</m:t>
                  </m:r>
                </m:sub>
                <m:sup>
                  <m:r>
                    <m:rPr>
                      <m:nor/>
                    </m:rPr>
                    <w:rPr>
                      <w:rFonts w:ascii="Arial" w:hAnsi="Arial" w:cs="Arial"/>
                      <w:sz w:val="16"/>
                      <w:szCs w:val="16"/>
                    </w:rPr>
                    <m:t>PRS</m:t>
                  </m:r>
                </m:sup>
              </m:sSubSup>
              <m:r>
                <w:rPr>
                  <w:rFonts w:ascii="Cambria Math" w:hAnsi="Cambria Math" w:cs="Arial"/>
                  <w:sz w:val="16"/>
                  <w:szCs w:val="16"/>
                </w:rPr>
                <m:t>∈</m:t>
              </m:r>
              <m:d>
                <m:dPr>
                  <m:begChr m:val="{"/>
                  <m:endChr m:val="}"/>
                  <m:ctrlPr>
                    <w:rPr>
                      <w:rFonts w:ascii="Cambria Math" w:hAnsi="Cambria Math" w:cs="Arial"/>
                      <w:i/>
                      <w:iCs/>
                      <w:sz w:val="16"/>
                      <w:szCs w:val="16"/>
                    </w:rPr>
                  </m:ctrlPr>
                </m:dPr>
                <m:e>
                  <m:r>
                    <w:rPr>
                      <w:rFonts w:ascii="Cambria Math" w:hAnsi="Cambria Math" w:cs="Arial"/>
                      <w:sz w:val="16"/>
                      <w:szCs w:val="16"/>
                    </w:rPr>
                    <m:t>2, 4, 6,12</m:t>
                  </m:r>
                </m:e>
              </m:d>
            </m:oMath>
            <w:r w:rsidRPr="001B35DA">
              <w:rPr>
                <w:rFonts w:ascii="Arial" w:hAnsi="Arial" w:cs="Arial"/>
                <w:sz w:val="16"/>
                <w:szCs w:val="16"/>
              </w:rPr>
              <w:t xml:space="preserve"> is </w:t>
            </w:r>
            <w:r w:rsidRPr="001B35DA">
              <w:rPr>
                <w:rFonts w:ascii="Arial" w:hAnsi="Arial" w:cs="Arial"/>
                <w:color w:val="00B0F0"/>
                <w:sz w:val="16"/>
                <w:szCs w:val="16"/>
              </w:rPr>
              <w:t xml:space="preserve">given by the higher-layer parameter </w:t>
            </w:r>
            <w:r w:rsidRPr="001B35DA">
              <w:rPr>
                <w:rFonts w:ascii="Arial" w:hAnsi="Arial" w:cs="Arial"/>
                <w:i/>
                <w:iCs/>
                <w:color w:val="00B0F0"/>
                <w:sz w:val="16"/>
                <w:szCs w:val="16"/>
              </w:rPr>
              <w:t>dl-PRS-CombSizeN-AndReOffset</w:t>
            </w:r>
            <w:r w:rsidRPr="001B35DA">
              <w:rPr>
                <w:rFonts w:ascii="Arial" w:hAnsi="Arial" w:cs="Arial"/>
                <w:sz w:val="16"/>
                <w:szCs w:val="16"/>
              </w:rPr>
              <w:t xml:space="preserve"> </w:t>
            </w:r>
            <w:r w:rsidRPr="001B35DA">
              <w:rPr>
                <w:rFonts w:ascii="Arial" w:hAnsi="Arial" w:cs="Arial"/>
                <w:color w:val="00B0F0"/>
                <w:sz w:val="16"/>
                <w:szCs w:val="16"/>
              </w:rPr>
              <w:t>for a downlink PRS resource configured for RTT</w:t>
            </w:r>
            <w:r w:rsidRPr="001B35DA">
              <w:rPr>
                <w:rFonts w:ascii="Arial" w:hAnsi="Arial" w:cs="Arial"/>
                <w:color w:val="7030A0"/>
                <w:sz w:val="16"/>
                <w:szCs w:val="16"/>
              </w:rPr>
              <w:t>-</w:t>
            </w:r>
            <w:r w:rsidRPr="001B35DA">
              <w:rPr>
                <w:rFonts w:ascii="Arial" w:hAnsi="Arial" w:cs="Arial"/>
                <w:color w:val="00B0F0"/>
                <w:sz w:val="16"/>
                <w:szCs w:val="16"/>
              </w:rPr>
              <w:t xml:space="preserve">based propagation delay compensation and otherwise </w:t>
            </w:r>
            <w:r w:rsidRPr="001B35DA">
              <w:rPr>
                <w:rFonts w:ascii="Arial" w:hAnsi="Arial" w:cs="Arial"/>
                <w:sz w:val="16"/>
                <w:szCs w:val="16"/>
              </w:rPr>
              <w:t xml:space="preserve">given by the higher-layer parameter </w:t>
            </w:r>
            <w:r w:rsidRPr="001B35DA">
              <w:rPr>
                <w:rFonts w:ascii="Arial" w:hAnsi="Arial" w:cs="Arial"/>
                <w:i/>
                <w:iCs/>
                <w:sz w:val="16"/>
                <w:szCs w:val="16"/>
              </w:rPr>
              <w:t>dl-PRS-CombSizeN</w:t>
            </w:r>
            <w:r w:rsidRPr="001B35DA">
              <w:rPr>
                <w:rFonts w:ascii="Arial" w:hAnsi="Arial" w:cs="Arial"/>
                <w:color w:val="00B0F0"/>
                <w:sz w:val="16"/>
                <w:szCs w:val="16"/>
              </w:rPr>
              <w:t xml:space="preserve">, </w:t>
            </w:r>
            <w:r w:rsidRPr="001B35DA">
              <w:rPr>
                <w:rFonts w:ascii="Arial" w:hAnsi="Arial" w:cs="Arial"/>
                <w:sz w:val="16"/>
                <w:szCs w:val="16"/>
              </w:rPr>
              <w:t xml:space="preserve">such that the combination </w:t>
            </w:r>
            <m:oMath>
              <m:d>
                <m:dPr>
                  <m:begChr m:val="{"/>
                  <m:endChr m:val="}"/>
                  <m:ctrlPr>
                    <w:rPr>
                      <w:rFonts w:ascii="Cambria Math" w:hAnsi="Cambria Math" w:cs="Arial"/>
                      <w:sz w:val="16"/>
                      <w:szCs w:val="16"/>
                    </w:rPr>
                  </m:ctrlPr>
                </m:dPr>
                <m:e>
                  <m:sSub>
                    <m:sSubPr>
                      <m:ctrlPr>
                        <w:rPr>
                          <w:rFonts w:ascii="Cambria Math" w:hAnsi="Cambria Math" w:cs="Arial"/>
                          <w:sz w:val="16"/>
                          <w:szCs w:val="16"/>
                        </w:rPr>
                      </m:ctrlPr>
                    </m:sSubPr>
                    <m:e>
                      <m:r>
                        <w:rPr>
                          <w:rFonts w:ascii="Cambria Math" w:hAnsi="Cambria Math" w:cs="Arial"/>
                          <w:sz w:val="16"/>
                          <w:szCs w:val="16"/>
                        </w:rPr>
                        <m:t>L</m:t>
                      </m:r>
                    </m:e>
                    <m:sub>
                      <m:r>
                        <m:rPr>
                          <m:nor/>
                        </m:rPr>
                        <w:rPr>
                          <w:rFonts w:ascii="Arial" w:hAnsi="Arial" w:cs="Arial"/>
                          <w:sz w:val="16"/>
                          <w:szCs w:val="16"/>
                        </w:rPr>
                        <m:t>PRS</m:t>
                      </m:r>
                    </m:sub>
                  </m:sSub>
                  <m:r>
                    <w:rPr>
                      <w:rFonts w:ascii="Cambria Math" w:hAnsi="Cambria Math" w:cs="Arial"/>
                      <w:sz w:val="16"/>
                      <w:szCs w:val="16"/>
                    </w:rPr>
                    <m:t>,</m:t>
                  </m:r>
                  <m:sSubSup>
                    <m:sSubSupPr>
                      <m:ctrlPr>
                        <w:rPr>
                          <w:rFonts w:ascii="Cambria Math" w:hAnsi="Cambria Math" w:cs="Arial"/>
                          <w:i/>
                          <w:iCs/>
                          <w:sz w:val="16"/>
                          <w:szCs w:val="16"/>
                        </w:rPr>
                      </m:ctrlPr>
                    </m:sSubSupPr>
                    <m:e>
                      <m:r>
                        <w:rPr>
                          <w:rFonts w:ascii="Cambria Math" w:hAnsi="Cambria Math" w:cs="Arial"/>
                          <w:sz w:val="16"/>
                          <w:szCs w:val="16"/>
                        </w:rPr>
                        <m:t>K</m:t>
                      </m:r>
                    </m:e>
                    <m:sub>
                      <m:r>
                        <m:rPr>
                          <m:nor/>
                        </m:rPr>
                        <w:rPr>
                          <w:rFonts w:ascii="Arial" w:hAnsi="Arial" w:cs="Arial"/>
                          <w:sz w:val="16"/>
                          <w:szCs w:val="16"/>
                        </w:rPr>
                        <m:t>comb</m:t>
                      </m:r>
                    </m:sub>
                    <m:sup>
                      <m:r>
                        <m:rPr>
                          <m:nor/>
                        </m:rPr>
                        <w:rPr>
                          <w:rFonts w:ascii="Arial" w:hAnsi="Arial" w:cs="Arial"/>
                          <w:sz w:val="16"/>
                          <w:szCs w:val="16"/>
                        </w:rPr>
                        <m:t>PRS</m:t>
                      </m:r>
                    </m:sup>
                  </m:sSubSup>
                </m:e>
              </m:d>
            </m:oMath>
            <w:r w:rsidRPr="001B35DA">
              <w:rPr>
                <w:rFonts w:ascii="Arial" w:hAnsi="Arial" w:cs="Arial"/>
                <w:sz w:val="16"/>
                <w:szCs w:val="16"/>
              </w:rPr>
              <w:t xml:space="preserve"> is one of {2, 2},{4, 2}, {6, 2}, {12, 2}, {4, 4}, {12, 4}, {6, 6}, {12, 6} and {12, 12}</w:t>
            </w:r>
          </w:p>
          <w:p w14:paraId="708109C9" w14:textId="77777777" w:rsidR="007B1C83" w:rsidRPr="001B35DA" w:rsidRDefault="007B1C83" w:rsidP="00E653A5">
            <w:pPr>
              <w:autoSpaceDE w:val="0"/>
              <w:autoSpaceDN w:val="0"/>
              <w:jc w:val="center"/>
              <w:rPr>
                <w:rFonts w:ascii="Arial" w:hAnsi="Arial" w:cs="Arial"/>
                <w:color w:val="FF0000"/>
                <w:sz w:val="16"/>
                <w:szCs w:val="16"/>
                <w:lang w:val="en-US"/>
              </w:rPr>
            </w:pPr>
            <w:r w:rsidRPr="001B35DA">
              <w:rPr>
                <w:rFonts w:ascii="Arial" w:hAnsi="Arial" w:cs="Arial"/>
                <w:color w:val="FF0000"/>
                <w:sz w:val="16"/>
                <w:szCs w:val="16"/>
              </w:rPr>
              <w:t>&lt;Unchanged parts are omitted&gt;</w:t>
            </w:r>
          </w:p>
          <w:p w14:paraId="2FA23837" w14:textId="5D90D87A" w:rsidR="007B1C83" w:rsidRPr="001B35DA" w:rsidRDefault="007B1C83" w:rsidP="001B35DA">
            <w:pPr>
              <w:rPr>
                <w:rFonts w:ascii="Arial" w:eastAsia="Malgun Gothic" w:hAnsi="Arial" w:cs="Arial"/>
                <w:b/>
                <w:bCs/>
                <w:sz w:val="16"/>
                <w:szCs w:val="16"/>
              </w:rPr>
            </w:pPr>
            <w:r w:rsidRPr="001B35DA">
              <w:rPr>
                <w:rFonts w:ascii="Arial" w:eastAsia="Times New Roman" w:hAnsi="Arial" w:cs="Arial"/>
                <w:b/>
                <w:bCs/>
                <w:sz w:val="16"/>
                <w:szCs w:val="16"/>
              </w:rPr>
              <w:t>7.4.1.7.4</w:t>
            </w:r>
            <w:r w:rsidR="001B35DA" w:rsidRPr="001B35DA">
              <w:rPr>
                <w:rFonts w:ascii="Arial" w:eastAsia="Malgun Gothic" w:hAnsi="Arial" w:cs="Arial"/>
                <w:b/>
                <w:bCs/>
                <w:sz w:val="16"/>
                <w:szCs w:val="16"/>
              </w:rPr>
              <w:tab/>
            </w:r>
            <w:r w:rsidRPr="001B35DA">
              <w:rPr>
                <w:rFonts w:ascii="Arial" w:eastAsia="Times New Roman" w:hAnsi="Arial" w:cs="Arial"/>
                <w:b/>
                <w:bCs/>
                <w:sz w:val="16"/>
                <w:szCs w:val="16"/>
              </w:rPr>
              <w:t>Mapping to slots in a downlink PRS resource set</w:t>
            </w:r>
          </w:p>
          <w:p w14:paraId="7D53610E" w14:textId="77777777" w:rsidR="007B1C83" w:rsidRPr="001B35DA" w:rsidRDefault="007B1C83" w:rsidP="00E653A5">
            <w:pPr>
              <w:autoSpaceDE w:val="0"/>
              <w:autoSpaceDN w:val="0"/>
              <w:rPr>
                <w:rFonts w:ascii="Arial" w:eastAsia="Malgun Gothic" w:hAnsi="Arial" w:cs="Arial"/>
                <w:sz w:val="16"/>
                <w:szCs w:val="16"/>
              </w:rPr>
            </w:pPr>
            <w:r w:rsidRPr="001B35DA">
              <w:rPr>
                <w:rFonts w:ascii="Arial" w:hAnsi="Arial" w:cs="Arial"/>
                <w:sz w:val="16"/>
                <w:szCs w:val="16"/>
              </w:rPr>
              <w:t>For a downlink PRS resource in a downlink PRS resource set, the UE shall assume the downlink PRS resource being transmitted when the slot and frame numbers fulfil</w:t>
            </w:r>
          </w:p>
          <w:p w14:paraId="02BF5671" w14:textId="77777777" w:rsidR="007B1C83" w:rsidRPr="001B35DA" w:rsidRDefault="007B1C83" w:rsidP="00E653A5">
            <w:pPr>
              <w:autoSpaceDE w:val="0"/>
              <w:autoSpaceDN w:val="0"/>
              <w:jc w:val="center"/>
              <w:rPr>
                <w:rFonts w:ascii="Arial" w:hAnsi="Arial" w:cs="Arial"/>
                <w:color w:val="FF0000"/>
                <w:sz w:val="16"/>
                <w:szCs w:val="16"/>
              </w:rPr>
            </w:pPr>
            <w:r w:rsidRPr="001B35DA">
              <w:rPr>
                <w:rFonts w:ascii="Arial" w:hAnsi="Arial" w:cs="Arial"/>
                <w:color w:val="FF0000"/>
                <w:sz w:val="16"/>
                <w:szCs w:val="16"/>
              </w:rPr>
              <w:t>&lt;Unchanged parts are omitted&gt;</w:t>
            </w:r>
          </w:p>
          <w:p w14:paraId="0163E660" w14:textId="77777777" w:rsidR="007B1C83" w:rsidRPr="001B35DA" w:rsidRDefault="007B1C83" w:rsidP="00E653A5">
            <w:pPr>
              <w:autoSpaceDN w:val="0"/>
              <w:rPr>
                <w:rFonts w:ascii="Arial" w:hAnsi="Arial" w:cs="Arial"/>
                <w:color w:val="FF0000"/>
                <w:sz w:val="16"/>
                <w:szCs w:val="16"/>
              </w:rPr>
            </w:pPr>
            <w:r w:rsidRPr="001B35DA">
              <w:rPr>
                <w:rFonts w:ascii="Arial" w:hAnsi="Arial" w:cs="Arial"/>
                <w:sz w:val="16"/>
                <w:szCs w:val="16"/>
              </w:rPr>
              <w:t xml:space="preserve">For a downlink PRS resource in a downlink PRS resource set configured </w:t>
            </w:r>
            <w:r w:rsidRPr="001B35DA">
              <w:rPr>
                <w:rFonts w:ascii="Arial" w:hAnsi="Arial" w:cs="Arial"/>
                <w:color w:val="00B0F0"/>
                <w:sz w:val="16"/>
                <w:szCs w:val="16"/>
              </w:rPr>
              <w:t>for RTT</w:t>
            </w:r>
            <w:r w:rsidRPr="001B35DA">
              <w:rPr>
                <w:rFonts w:ascii="Arial" w:hAnsi="Arial" w:cs="Arial"/>
                <w:color w:val="7030A0"/>
                <w:sz w:val="16"/>
                <w:szCs w:val="16"/>
              </w:rPr>
              <w:t>-</w:t>
            </w:r>
            <w:r w:rsidRPr="001B35DA">
              <w:rPr>
                <w:rFonts w:ascii="Arial" w:hAnsi="Arial" w:cs="Arial"/>
                <w:color w:val="00B0F0"/>
                <w:sz w:val="16"/>
                <w:szCs w:val="16"/>
              </w:rPr>
              <w:t>based propagation delay compensation, the UE shall assume the downlink PRS resource being transmitted as described in clause 9 of [6, TS 38.214]; otherwise,</w:t>
            </w:r>
            <w:r w:rsidRPr="001B35DA">
              <w:rPr>
                <w:rFonts w:ascii="Arial" w:hAnsi="Arial" w:cs="Arial"/>
                <w:sz w:val="16"/>
                <w:szCs w:val="16"/>
              </w:rPr>
              <w:t xml:space="preserve"> the UE shall assume the downlink PRS resource being transmitted as described in clause 5.1.6.5 </w:t>
            </w:r>
            <w:r w:rsidRPr="001B35DA">
              <w:rPr>
                <w:rFonts w:ascii="Arial" w:hAnsi="Arial" w:cs="Arial"/>
                <w:color w:val="000000"/>
                <w:sz w:val="16"/>
                <w:szCs w:val="16"/>
              </w:rPr>
              <w:t>of [6, TS 38.214].</w:t>
            </w:r>
          </w:p>
          <w:p w14:paraId="7089A2A1" w14:textId="77777777" w:rsidR="007B1C83" w:rsidRPr="001B35DA" w:rsidRDefault="007B1C83" w:rsidP="00E653A5">
            <w:pPr>
              <w:autoSpaceDE w:val="0"/>
              <w:autoSpaceDN w:val="0"/>
              <w:jc w:val="center"/>
              <w:rPr>
                <w:rFonts w:ascii="Arial" w:hAnsi="Arial" w:cs="Arial"/>
                <w:color w:val="FF0000"/>
                <w:sz w:val="16"/>
                <w:szCs w:val="16"/>
              </w:rPr>
            </w:pPr>
            <w:r w:rsidRPr="001B35DA">
              <w:rPr>
                <w:rFonts w:ascii="Arial" w:hAnsi="Arial" w:cs="Arial"/>
                <w:color w:val="FF0000"/>
                <w:sz w:val="16"/>
                <w:szCs w:val="16"/>
              </w:rPr>
              <w:t>&lt; Unchanged parts are omitted &gt;</w:t>
            </w:r>
          </w:p>
          <w:p w14:paraId="6B30DC56" w14:textId="77777777" w:rsidR="007B1C83" w:rsidRPr="001B35DA" w:rsidRDefault="007B1C83" w:rsidP="00E653A5">
            <w:pPr>
              <w:autoSpaceDE w:val="0"/>
              <w:autoSpaceDN w:val="0"/>
              <w:rPr>
                <w:rFonts w:ascii="Arial" w:hAnsi="Arial" w:cs="Arial"/>
                <w:sz w:val="16"/>
                <w:szCs w:val="16"/>
              </w:rPr>
            </w:pPr>
            <w:r w:rsidRPr="001B35DA">
              <w:rPr>
                <w:rFonts w:ascii="Arial" w:hAnsi="Arial" w:cs="Arial"/>
                <w:color w:val="000000"/>
                <w:sz w:val="16"/>
                <w:szCs w:val="16"/>
              </w:rPr>
              <w:t>--------------------------------- End of Text Proposal to TS 38.211 v17.0.0-----------------------</w:t>
            </w:r>
          </w:p>
        </w:tc>
      </w:tr>
    </w:tbl>
    <w:p w14:paraId="0A7135CC" w14:textId="4873BE2C" w:rsidR="007B1C83" w:rsidRDefault="007B1C83" w:rsidP="001B35DA"/>
    <w:p w14:paraId="1B537175" w14:textId="77777777" w:rsidR="001B35DA" w:rsidRDefault="001B35DA" w:rsidP="001B35DA"/>
    <w:p w14:paraId="45A4E352" w14:textId="0BDAC690" w:rsidR="001B35DA" w:rsidRPr="006B2D63" w:rsidRDefault="002328C4" w:rsidP="001B35DA">
      <w:pPr>
        <w:rPr>
          <w:rFonts w:eastAsia="Malgun Gothic" w:cs="Times"/>
          <w:b/>
          <w:bCs/>
          <w:szCs w:val="20"/>
        </w:rPr>
      </w:pPr>
      <w:hyperlink r:id="rId1189" w:history="1">
        <w:r w:rsidR="004371F4">
          <w:rPr>
            <w:rStyle w:val="Hyperlink"/>
            <w:rFonts w:eastAsia="Malgun Gothic" w:cs="Times"/>
            <w:b/>
            <w:bCs/>
            <w:szCs w:val="20"/>
          </w:rPr>
          <w:t>R1-2202813</w:t>
        </w:r>
      </w:hyperlink>
      <w:r w:rsidR="001B35DA" w:rsidRPr="006B2D63">
        <w:rPr>
          <w:rFonts w:eastAsia="Malgun Gothic" w:cs="Times"/>
          <w:b/>
          <w:bCs/>
          <w:szCs w:val="20"/>
        </w:rPr>
        <w:tab/>
        <w:t>Feature lead summary#4 on propagation delay compensation enhancements</w:t>
      </w:r>
      <w:r w:rsidR="001B35DA" w:rsidRPr="006B2D63">
        <w:rPr>
          <w:rFonts w:eastAsia="Malgun Gothic" w:cs="Times"/>
          <w:b/>
          <w:bCs/>
          <w:szCs w:val="20"/>
        </w:rPr>
        <w:tab/>
        <w:t>Moderator (Huawei)</w:t>
      </w:r>
    </w:p>
    <w:p w14:paraId="7B82FBDD" w14:textId="0662AF56" w:rsidR="006B2D63" w:rsidRDefault="006B2D63" w:rsidP="001B35DA">
      <w:pPr>
        <w:rPr>
          <w:rFonts w:eastAsia="Malgun Gothic" w:cs="Times"/>
          <w:szCs w:val="20"/>
        </w:rPr>
      </w:pPr>
      <w:r>
        <w:rPr>
          <w:rFonts w:eastAsia="Malgun Gothic" w:cs="Times"/>
          <w:szCs w:val="20"/>
        </w:rPr>
        <w:t>From Mar 3</w:t>
      </w:r>
      <w:r w:rsidRPr="006B2D63">
        <w:rPr>
          <w:rFonts w:eastAsia="Malgun Gothic" w:cs="Times"/>
          <w:szCs w:val="20"/>
          <w:vertAlign w:val="superscript"/>
        </w:rPr>
        <w:t>rd</w:t>
      </w:r>
      <w:r>
        <w:rPr>
          <w:rFonts w:eastAsia="Malgun Gothic" w:cs="Times"/>
          <w:szCs w:val="20"/>
        </w:rPr>
        <w:t xml:space="preserve"> GTW session</w:t>
      </w:r>
    </w:p>
    <w:p w14:paraId="38A93A33" w14:textId="18B19409" w:rsidR="006B2D63" w:rsidRPr="00B6576E" w:rsidRDefault="006B2D63" w:rsidP="006B2D63">
      <w:pPr>
        <w:rPr>
          <w:lang w:eastAsia="zh-CN"/>
        </w:rPr>
      </w:pPr>
      <w:r w:rsidRPr="00B6576E">
        <w:rPr>
          <w:highlight w:val="green"/>
          <w:lang w:eastAsia="zh-CN"/>
        </w:rPr>
        <w:t>Agreement</w:t>
      </w:r>
    </w:p>
    <w:p w14:paraId="4F2A7DC9" w14:textId="77777777" w:rsidR="006B2D63" w:rsidRPr="00EC5E54" w:rsidRDefault="006B2D63" w:rsidP="006B2D63">
      <w:pPr>
        <w:rPr>
          <w:lang w:eastAsia="zh-CN"/>
        </w:rPr>
      </w:pPr>
      <w:r w:rsidRPr="00EC5E54">
        <w:t xml:space="preserve">The following working assumption made in RAN1#107b-e is confirmed with modification in </w:t>
      </w:r>
      <w:r w:rsidRPr="00EC5E54">
        <w:rPr>
          <w:color w:val="0070C0"/>
        </w:rPr>
        <w:t>BLUE</w:t>
      </w:r>
      <w:r>
        <w:rPr>
          <w:color w:val="0070C0"/>
        </w:rPr>
        <w:t>/</w:t>
      </w:r>
      <w:r w:rsidRPr="001172D8">
        <w:rPr>
          <w:color w:val="FF0000"/>
        </w:rPr>
        <w:t>RED</w:t>
      </w:r>
      <w:r w:rsidRPr="00EC5E54">
        <w:t xml:space="preserve">: </w:t>
      </w:r>
    </w:p>
    <w:tbl>
      <w:tblPr>
        <w:tblW w:w="0" w:type="auto"/>
        <w:tblCellMar>
          <w:left w:w="0" w:type="dxa"/>
          <w:right w:w="0" w:type="dxa"/>
        </w:tblCellMar>
        <w:tblLook w:val="04A0" w:firstRow="1" w:lastRow="0" w:firstColumn="1" w:lastColumn="0" w:noHBand="0" w:noVBand="1"/>
      </w:tblPr>
      <w:tblGrid>
        <w:gridCol w:w="10055"/>
      </w:tblGrid>
      <w:tr w:rsidR="006B2D63" w:rsidRPr="006B2D63" w14:paraId="6C4E30D7" w14:textId="77777777" w:rsidTr="006B2D63">
        <w:tc>
          <w:tcPr>
            <w:tcW w:w="1005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C2857E5" w14:textId="77777777" w:rsidR="006B2D63" w:rsidRPr="006B2D63" w:rsidRDefault="006B2D63" w:rsidP="000A1D05">
            <w:pPr>
              <w:spacing w:beforeLines="50" w:before="120" w:line="252" w:lineRule="auto"/>
              <w:ind w:leftChars="-10" w:left="422" w:hanging="442"/>
              <w:contextualSpacing/>
              <w:rPr>
                <w:rFonts w:ascii="Arial" w:hAnsi="Arial" w:cs="Arial"/>
                <w:sz w:val="16"/>
                <w:szCs w:val="16"/>
                <w:highlight w:val="darkYellow"/>
              </w:rPr>
            </w:pPr>
            <w:r w:rsidRPr="006B2D63">
              <w:rPr>
                <w:rFonts w:ascii="Arial" w:hAnsi="Arial" w:cs="Arial"/>
                <w:sz w:val="16"/>
                <w:szCs w:val="16"/>
                <w:highlight w:val="darkYellow"/>
              </w:rPr>
              <w:t>Working Assumption</w:t>
            </w:r>
          </w:p>
          <w:p w14:paraId="22C0B7CC" w14:textId="77777777" w:rsidR="006B2D63" w:rsidRPr="006B2D63" w:rsidRDefault="006B2D63" w:rsidP="000A1D05">
            <w:pPr>
              <w:spacing w:line="252" w:lineRule="auto"/>
              <w:ind w:leftChars="-10" w:left="420" w:hanging="440"/>
              <w:contextualSpacing/>
              <w:rPr>
                <w:rFonts w:ascii="Arial" w:hAnsi="Arial" w:cs="Arial"/>
                <w:sz w:val="16"/>
                <w:szCs w:val="16"/>
              </w:rPr>
            </w:pPr>
            <w:r w:rsidRPr="006B2D63">
              <w:rPr>
                <w:rFonts w:ascii="Arial" w:hAnsi="Arial" w:cs="Arial"/>
                <w:sz w:val="16"/>
                <w:szCs w:val="16"/>
              </w:rPr>
              <w:t>Alt.1: Add new “</w:t>
            </w:r>
            <w:r w:rsidRPr="006B2D63">
              <w:rPr>
                <w:rFonts w:ascii="Arial" w:hAnsi="Arial" w:cs="Arial"/>
                <w:i/>
                <w:iCs/>
                <w:sz w:val="16"/>
                <w:szCs w:val="16"/>
              </w:rPr>
              <w:t>spatialRelationInfo-PDC-r17</w:t>
            </w:r>
            <w:r w:rsidRPr="006B2D63">
              <w:rPr>
                <w:rFonts w:ascii="Arial" w:hAnsi="Arial" w:cs="Arial"/>
                <w:sz w:val="16"/>
                <w:szCs w:val="16"/>
              </w:rPr>
              <w:t xml:space="preserve">” field to </w:t>
            </w:r>
            <w:r w:rsidRPr="006B2D63">
              <w:rPr>
                <w:rFonts w:ascii="Arial" w:hAnsi="Arial" w:cs="Arial"/>
                <w:i/>
                <w:iCs/>
                <w:sz w:val="16"/>
                <w:szCs w:val="16"/>
              </w:rPr>
              <w:t>SRS-Resource</w:t>
            </w:r>
            <w:r w:rsidRPr="006B2D63">
              <w:rPr>
                <w:rFonts w:ascii="Arial" w:hAnsi="Arial" w:cs="Arial"/>
                <w:sz w:val="16"/>
                <w:szCs w:val="16"/>
              </w:rPr>
              <w:t xml:space="preserve"> to indicate the spatial relation between a reference RS and the target SRS, with </w:t>
            </w:r>
            <w:r w:rsidRPr="006B2D63">
              <w:rPr>
                <w:rFonts w:ascii="Arial" w:hAnsi="Arial" w:cs="Arial"/>
                <w:i/>
                <w:iCs/>
                <w:sz w:val="16"/>
                <w:szCs w:val="16"/>
              </w:rPr>
              <w:t>spatialRelationInfo-PDC-r17</w:t>
            </w:r>
            <w:r w:rsidRPr="006B2D63">
              <w:rPr>
                <w:rFonts w:ascii="Arial" w:hAnsi="Arial" w:cs="Arial"/>
                <w:sz w:val="16"/>
                <w:szCs w:val="16"/>
              </w:rPr>
              <w:t xml:space="preserve"> as below: </w:t>
            </w:r>
          </w:p>
          <w:p w14:paraId="5657CB26" w14:textId="77777777" w:rsidR="006B2D63" w:rsidRPr="006B2D63" w:rsidRDefault="006B2D63" w:rsidP="000A1D05">
            <w:pPr>
              <w:shd w:val="clear" w:color="auto" w:fill="E6E6E6"/>
              <w:overflowPunct w:val="0"/>
              <w:spacing w:line="252" w:lineRule="auto"/>
              <w:ind w:leftChars="-10" w:left="300" w:hanging="320"/>
              <w:contextualSpacing/>
              <w:textAlignment w:val="baseline"/>
              <w:rPr>
                <w:rFonts w:ascii="Arial" w:hAnsi="Arial" w:cs="Arial"/>
                <w:sz w:val="16"/>
                <w:szCs w:val="16"/>
                <w:lang w:eastAsia="en-GB"/>
              </w:rPr>
            </w:pPr>
            <w:r w:rsidRPr="006B2D63">
              <w:rPr>
                <w:rFonts w:ascii="Arial" w:hAnsi="Arial" w:cs="Arial"/>
                <w:color w:val="FF0000"/>
                <w:sz w:val="16"/>
                <w:szCs w:val="16"/>
                <w:lang w:eastAsia="en-GB"/>
              </w:rPr>
              <w:t>spatialRelationInfo-PDC-r17</w:t>
            </w:r>
            <w:r w:rsidRPr="006B2D63">
              <w:rPr>
                <w:rFonts w:ascii="Arial" w:hAnsi="Arial" w:cs="Arial"/>
                <w:color w:val="000000"/>
                <w:sz w:val="16"/>
                <w:szCs w:val="16"/>
                <w:lang w:eastAsia="en-GB"/>
              </w:rPr>
              <w:t xml:space="preserve"> ::=     </w:t>
            </w:r>
            <w:r w:rsidRPr="006B2D63">
              <w:rPr>
                <w:rFonts w:ascii="Arial" w:hAnsi="Arial" w:cs="Arial"/>
                <w:color w:val="993366"/>
                <w:sz w:val="16"/>
                <w:szCs w:val="16"/>
                <w:lang w:eastAsia="en-GB"/>
              </w:rPr>
              <w:t>SEQUENCE</w:t>
            </w:r>
            <w:r w:rsidRPr="006B2D63">
              <w:rPr>
                <w:rFonts w:ascii="Arial" w:hAnsi="Arial" w:cs="Arial"/>
                <w:color w:val="000000"/>
                <w:sz w:val="16"/>
                <w:szCs w:val="16"/>
                <w:lang w:eastAsia="en-GB"/>
              </w:rPr>
              <w:t xml:space="preserve"> {</w:t>
            </w:r>
          </w:p>
          <w:p w14:paraId="011959EF" w14:textId="77777777" w:rsidR="006B2D63" w:rsidRPr="006B2D63" w:rsidRDefault="006B2D63" w:rsidP="000A1D05">
            <w:pPr>
              <w:shd w:val="clear" w:color="auto" w:fill="E6E6E6"/>
              <w:overflowPunct w:val="0"/>
              <w:spacing w:line="252" w:lineRule="auto"/>
              <w:ind w:leftChars="-10" w:left="300" w:hanging="320"/>
              <w:contextualSpacing/>
              <w:textAlignment w:val="baseline"/>
              <w:rPr>
                <w:rFonts w:ascii="Arial" w:hAnsi="Arial" w:cs="Arial"/>
                <w:sz w:val="16"/>
                <w:szCs w:val="16"/>
                <w:lang w:eastAsia="en-GB"/>
              </w:rPr>
            </w:pPr>
            <w:r w:rsidRPr="006B2D63">
              <w:rPr>
                <w:rFonts w:ascii="Arial" w:hAnsi="Arial" w:cs="Arial"/>
                <w:color w:val="000000"/>
                <w:sz w:val="16"/>
                <w:szCs w:val="16"/>
                <w:lang w:eastAsia="en-GB"/>
              </w:rPr>
              <w:t xml:space="preserve">    referenceSignal                     </w:t>
            </w:r>
            <w:r w:rsidRPr="006B2D63">
              <w:rPr>
                <w:rFonts w:ascii="Arial" w:hAnsi="Arial" w:cs="Arial"/>
                <w:color w:val="993366"/>
                <w:sz w:val="16"/>
                <w:szCs w:val="16"/>
                <w:lang w:eastAsia="en-GB"/>
              </w:rPr>
              <w:t>CHOICE</w:t>
            </w:r>
            <w:r w:rsidRPr="006B2D63">
              <w:rPr>
                <w:rFonts w:ascii="Arial" w:hAnsi="Arial" w:cs="Arial"/>
                <w:color w:val="000000"/>
                <w:sz w:val="16"/>
                <w:szCs w:val="16"/>
                <w:lang w:eastAsia="en-GB"/>
              </w:rPr>
              <w:t xml:space="preserve"> {</w:t>
            </w:r>
          </w:p>
          <w:p w14:paraId="449BD33B" w14:textId="77777777" w:rsidR="006B2D63" w:rsidRPr="006B2D63" w:rsidRDefault="006B2D63" w:rsidP="000A1D05">
            <w:pPr>
              <w:shd w:val="clear" w:color="auto" w:fill="E6E6E6"/>
              <w:overflowPunct w:val="0"/>
              <w:spacing w:line="252" w:lineRule="auto"/>
              <w:ind w:leftChars="-10" w:left="300" w:hanging="320"/>
              <w:contextualSpacing/>
              <w:textAlignment w:val="baseline"/>
              <w:rPr>
                <w:rFonts w:ascii="Arial" w:hAnsi="Arial" w:cs="Arial"/>
                <w:sz w:val="16"/>
                <w:szCs w:val="16"/>
                <w:lang w:eastAsia="en-GB"/>
              </w:rPr>
            </w:pPr>
            <w:r w:rsidRPr="006B2D63">
              <w:rPr>
                <w:rFonts w:ascii="Arial" w:hAnsi="Arial" w:cs="Arial"/>
                <w:color w:val="000000"/>
                <w:sz w:val="16"/>
                <w:szCs w:val="16"/>
                <w:lang w:eastAsia="en-GB"/>
              </w:rPr>
              <w:t>        ssb-Index                           SSB-Index,</w:t>
            </w:r>
          </w:p>
          <w:p w14:paraId="29035B1F" w14:textId="77777777" w:rsidR="006B2D63" w:rsidRPr="006B2D63" w:rsidRDefault="006B2D63" w:rsidP="000A1D05">
            <w:pPr>
              <w:shd w:val="clear" w:color="auto" w:fill="E6E6E6"/>
              <w:overflowPunct w:val="0"/>
              <w:spacing w:line="252" w:lineRule="auto"/>
              <w:ind w:leftChars="-10" w:left="300" w:hanging="320"/>
              <w:contextualSpacing/>
              <w:textAlignment w:val="baseline"/>
              <w:rPr>
                <w:rFonts w:ascii="Arial" w:hAnsi="Arial" w:cs="Arial"/>
                <w:sz w:val="16"/>
                <w:szCs w:val="16"/>
                <w:lang w:eastAsia="en-GB"/>
              </w:rPr>
            </w:pPr>
            <w:r w:rsidRPr="006B2D63">
              <w:rPr>
                <w:rFonts w:ascii="Arial" w:hAnsi="Arial" w:cs="Arial"/>
                <w:color w:val="000000"/>
                <w:sz w:val="16"/>
                <w:szCs w:val="16"/>
                <w:lang w:eastAsia="en-GB"/>
              </w:rPr>
              <w:t>        csi-RS-Index                        NZP-CSI-RS-ResourceId,</w:t>
            </w:r>
          </w:p>
          <w:p w14:paraId="00CB8DA8" w14:textId="77777777" w:rsidR="006B2D63" w:rsidRPr="006B2D63" w:rsidRDefault="006B2D63" w:rsidP="000A1D05">
            <w:pPr>
              <w:shd w:val="clear" w:color="auto" w:fill="E6E6E6"/>
              <w:spacing w:line="252" w:lineRule="auto"/>
              <w:ind w:leftChars="-10" w:left="-20" w:firstLine="800"/>
              <w:contextualSpacing/>
              <w:rPr>
                <w:rFonts w:ascii="Arial" w:hAnsi="Arial" w:cs="Arial"/>
                <w:color w:val="FF0000"/>
                <w:sz w:val="16"/>
                <w:szCs w:val="16"/>
                <w:lang w:eastAsia="sv-SE"/>
              </w:rPr>
            </w:pPr>
            <w:r w:rsidRPr="006B2D63">
              <w:rPr>
                <w:rFonts w:ascii="Arial" w:hAnsi="Arial" w:cs="Arial"/>
                <w:color w:val="FF0000"/>
                <w:sz w:val="16"/>
                <w:szCs w:val="16"/>
                <w:lang w:eastAsia="sv-SE"/>
              </w:rPr>
              <w:t>dl-PRS-PDC                          nr-DL-PRS-ResourceID-r16</w:t>
            </w:r>
          </w:p>
          <w:p w14:paraId="1C060DE5" w14:textId="77777777" w:rsidR="006B2D63" w:rsidRPr="006B2D63" w:rsidRDefault="006B2D63" w:rsidP="000A1D05">
            <w:pPr>
              <w:shd w:val="clear" w:color="auto" w:fill="E6E6E6"/>
              <w:overflowPunct w:val="0"/>
              <w:spacing w:line="252" w:lineRule="auto"/>
              <w:ind w:leftChars="-10" w:left="300" w:hanging="320"/>
              <w:contextualSpacing/>
              <w:textAlignment w:val="baseline"/>
              <w:rPr>
                <w:rFonts w:ascii="Arial" w:hAnsi="Arial" w:cs="Arial"/>
                <w:sz w:val="16"/>
                <w:szCs w:val="16"/>
                <w:lang w:eastAsia="en-GB"/>
              </w:rPr>
            </w:pPr>
            <w:r w:rsidRPr="006B2D63">
              <w:rPr>
                <w:rFonts w:ascii="Arial" w:hAnsi="Arial" w:cs="Arial"/>
                <w:color w:val="000000"/>
                <w:sz w:val="16"/>
                <w:szCs w:val="16"/>
                <w:lang w:eastAsia="en-GB"/>
              </w:rPr>
              <w:t xml:space="preserve">        srs                                 </w:t>
            </w:r>
            <w:r w:rsidRPr="006B2D63">
              <w:rPr>
                <w:rFonts w:ascii="Arial" w:hAnsi="Arial" w:cs="Arial"/>
                <w:color w:val="993366"/>
                <w:sz w:val="16"/>
                <w:szCs w:val="16"/>
                <w:lang w:eastAsia="en-GB"/>
              </w:rPr>
              <w:t>SEQUENCE</w:t>
            </w:r>
            <w:r w:rsidRPr="006B2D63">
              <w:rPr>
                <w:rFonts w:ascii="Arial" w:hAnsi="Arial" w:cs="Arial"/>
                <w:color w:val="000000"/>
                <w:sz w:val="16"/>
                <w:szCs w:val="16"/>
                <w:lang w:eastAsia="en-GB"/>
              </w:rPr>
              <w:t xml:space="preserve"> {</w:t>
            </w:r>
          </w:p>
          <w:p w14:paraId="2F4FD5F2" w14:textId="77777777" w:rsidR="006B2D63" w:rsidRPr="006B2D63" w:rsidRDefault="006B2D63" w:rsidP="000A1D05">
            <w:pPr>
              <w:shd w:val="clear" w:color="auto" w:fill="E6E6E6"/>
              <w:overflowPunct w:val="0"/>
              <w:spacing w:line="252" w:lineRule="auto"/>
              <w:ind w:leftChars="-10" w:left="300" w:hanging="320"/>
              <w:contextualSpacing/>
              <w:textAlignment w:val="baseline"/>
              <w:rPr>
                <w:rFonts w:ascii="Arial" w:hAnsi="Arial" w:cs="Arial"/>
                <w:sz w:val="16"/>
                <w:szCs w:val="16"/>
                <w:lang w:eastAsia="en-GB"/>
              </w:rPr>
            </w:pPr>
            <w:r w:rsidRPr="006B2D63">
              <w:rPr>
                <w:rFonts w:ascii="Arial" w:hAnsi="Arial" w:cs="Arial"/>
                <w:color w:val="000000"/>
                <w:sz w:val="16"/>
                <w:szCs w:val="16"/>
                <w:lang w:eastAsia="en-GB"/>
              </w:rPr>
              <w:t>            resourceId                          SRS-ResourceId,</w:t>
            </w:r>
          </w:p>
          <w:p w14:paraId="24CF7C65" w14:textId="77777777" w:rsidR="006B2D63" w:rsidRPr="006B2D63" w:rsidRDefault="006B2D63" w:rsidP="000A1D05">
            <w:pPr>
              <w:shd w:val="clear" w:color="auto" w:fill="E6E6E6"/>
              <w:overflowPunct w:val="0"/>
              <w:spacing w:line="252" w:lineRule="auto"/>
              <w:ind w:leftChars="-10" w:left="300" w:hanging="320"/>
              <w:contextualSpacing/>
              <w:textAlignment w:val="baseline"/>
              <w:rPr>
                <w:rFonts w:ascii="Arial" w:hAnsi="Arial" w:cs="Arial"/>
                <w:sz w:val="16"/>
                <w:szCs w:val="16"/>
                <w:lang w:eastAsia="en-GB"/>
              </w:rPr>
            </w:pPr>
            <w:r w:rsidRPr="006B2D63">
              <w:rPr>
                <w:rFonts w:ascii="Arial" w:hAnsi="Arial" w:cs="Arial"/>
                <w:color w:val="000000"/>
                <w:sz w:val="16"/>
                <w:szCs w:val="16"/>
                <w:lang w:eastAsia="en-GB"/>
              </w:rPr>
              <w:t>            uplinkBWP                           BWP-Id</w:t>
            </w:r>
          </w:p>
          <w:p w14:paraId="46E3F7DC" w14:textId="77777777" w:rsidR="006B2D63" w:rsidRPr="006B2D63" w:rsidRDefault="006B2D63" w:rsidP="000A1D05">
            <w:pPr>
              <w:shd w:val="clear" w:color="auto" w:fill="E6E6E6"/>
              <w:overflowPunct w:val="0"/>
              <w:spacing w:line="252" w:lineRule="auto"/>
              <w:ind w:leftChars="-10" w:left="300" w:hanging="320"/>
              <w:contextualSpacing/>
              <w:textAlignment w:val="baseline"/>
              <w:rPr>
                <w:rFonts w:ascii="Arial" w:hAnsi="Arial" w:cs="Arial"/>
                <w:sz w:val="16"/>
                <w:szCs w:val="16"/>
                <w:lang w:eastAsia="en-GB"/>
              </w:rPr>
            </w:pPr>
            <w:r w:rsidRPr="006B2D63">
              <w:rPr>
                <w:rFonts w:ascii="Arial" w:hAnsi="Arial" w:cs="Arial"/>
                <w:color w:val="000000"/>
                <w:sz w:val="16"/>
                <w:szCs w:val="16"/>
                <w:lang w:eastAsia="en-GB"/>
              </w:rPr>
              <w:t>        }</w:t>
            </w:r>
          </w:p>
          <w:p w14:paraId="32A887DB" w14:textId="77777777" w:rsidR="006B2D63" w:rsidRPr="006B2D63" w:rsidRDefault="006B2D63" w:rsidP="000A1D05">
            <w:pPr>
              <w:shd w:val="clear" w:color="auto" w:fill="E6E6E6"/>
              <w:overflowPunct w:val="0"/>
              <w:spacing w:line="252" w:lineRule="auto"/>
              <w:ind w:leftChars="-10" w:left="300" w:hanging="320"/>
              <w:contextualSpacing/>
              <w:textAlignment w:val="baseline"/>
              <w:rPr>
                <w:rFonts w:ascii="Arial" w:hAnsi="Arial" w:cs="Arial"/>
                <w:sz w:val="16"/>
                <w:szCs w:val="16"/>
                <w:lang w:eastAsia="en-GB"/>
              </w:rPr>
            </w:pPr>
            <w:r w:rsidRPr="006B2D63">
              <w:rPr>
                <w:rFonts w:ascii="Arial" w:hAnsi="Arial" w:cs="Arial"/>
                <w:color w:val="000000"/>
                <w:sz w:val="16"/>
                <w:szCs w:val="16"/>
                <w:lang w:eastAsia="en-GB"/>
              </w:rPr>
              <w:t>    }</w:t>
            </w:r>
          </w:p>
          <w:p w14:paraId="06709EF3" w14:textId="77777777" w:rsidR="006B2D63" w:rsidRPr="006B2D63" w:rsidRDefault="006B2D63" w:rsidP="000A1D05">
            <w:pPr>
              <w:shd w:val="clear" w:color="auto" w:fill="E6E6E6"/>
              <w:overflowPunct w:val="0"/>
              <w:spacing w:line="252" w:lineRule="auto"/>
              <w:ind w:leftChars="-10" w:left="300" w:hanging="320"/>
              <w:contextualSpacing/>
              <w:textAlignment w:val="baseline"/>
              <w:rPr>
                <w:rFonts w:ascii="Arial" w:hAnsi="Arial" w:cs="Arial"/>
                <w:sz w:val="16"/>
                <w:szCs w:val="16"/>
                <w:lang w:eastAsia="en-GB"/>
              </w:rPr>
            </w:pPr>
            <w:r w:rsidRPr="006B2D63">
              <w:rPr>
                <w:rFonts w:ascii="Arial" w:hAnsi="Arial" w:cs="Arial"/>
                <w:color w:val="000000"/>
                <w:sz w:val="16"/>
                <w:szCs w:val="16"/>
                <w:lang w:eastAsia="en-GB"/>
              </w:rPr>
              <w:t>}</w:t>
            </w:r>
          </w:p>
          <w:p w14:paraId="298E8135" w14:textId="77777777" w:rsidR="006B2D63" w:rsidRPr="006B2D63" w:rsidRDefault="006B2D63" w:rsidP="000A1D05">
            <w:pPr>
              <w:ind w:leftChars="-10" w:left="422" w:hanging="442"/>
              <w:contextualSpacing/>
              <w:rPr>
                <w:rFonts w:ascii="Arial" w:hAnsi="Arial" w:cs="Arial"/>
                <w:color w:val="0070C0"/>
                <w:sz w:val="16"/>
                <w:szCs w:val="16"/>
              </w:rPr>
            </w:pPr>
            <w:r w:rsidRPr="006B2D63">
              <w:rPr>
                <w:rFonts w:ascii="Arial" w:hAnsi="Arial" w:cs="Arial"/>
                <w:sz w:val="16"/>
                <w:szCs w:val="16"/>
              </w:rPr>
              <w:t xml:space="preserve">Note: RAN1 does not pursue further optimization for SRS configuration with legacy usage and meanwhile with PRS as spatial relation source. </w:t>
            </w:r>
          </w:p>
          <w:p w14:paraId="5AFF992E" w14:textId="77777777" w:rsidR="006B2D63" w:rsidRPr="006B2D63" w:rsidRDefault="006B2D63" w:rsidP="000A1D05">
            <w:pPr>
              <w:ind w:leftChars="-10" w:left="422" w:hanging="442"/>
              <w:contextualSpacing/>
              <w:rPr>
                <w:rFonts w:ascii="Arial" w:hAnsi="Arial" w:cs="Arial"/>
                <w:color w:val="0070C0"/>
                <w:sz w:val="16"/>
                <w:szCs w:val="16"/>
                <w:lang w:eastAsia="sv-SE"/>
              </w:rPr>
            </w:pPr>
            <w:r w:rsidRPr="006B2D63">
              <w:rPr>
                <w:rFonts w:ascii="Arial" w:hAnsi="Arial" w:cs="Arial"/>
                <w:color w:val="0070C0"/>
                <w:sz w:val="16"/>
                <w:szCs w:val="16"/>
              </w:rPr>
              <w:t>Note 1:</w:t>
            </w:r>
            <w:r w:rsidRPr="006B2D63">
              <w:rPr>
                <w:rFonts w:ascii="Arial" w:hAnsi="Arial" w:cs="Arial"/>
                <w:color w:val="0070C0"/>
                <w:sz w:val="16"/>
                <w:szCs w:val="16"/>
                <w:lang w:eastAsia="sv-SE"/>
              </w:rPr>
              <w:t xml:space="preserve"> spatialRelationInfo-PDC-r17 is present in case of resourceType=periodic and usage-pdc-r17=True in the SRS-ResourceSet, otherwise the field is absent. (Note 1 will be reflected in the RRC parameter design and the spec changes if any are up to editor). </w:t>
            </w:r>
          </w:p>
          <w:p w14:paraId="1AA46C21" w14:textId="77777777" w:rsidR="006B2D63" w:rsidRPr="006B2D63" w:rsidRDefault="006B2D63" w:rsidP="000A1D05">
            <w:pPr>
              <w:ind w:leftChars="-10" w:left="422" w:hanging="442"/>
              <w:contextualSpacing/>
              <w:rPr>
                <w:rFonts w:ascii="Arial" w:hAnsi="Arial" w:cs="Arial"/>
                <w:color w:val="0070C0"/>
                <w:sz w:val="16"/>
                <w:szCs w:val="16"/>
                <w:lang w:eastAsia="sv-SE"/>
              </w:rPr>
            </w:pPr>
            <w:r w:rsidRPr="006B2D63">
              <w:rPr>
                <w:rFonts w:ascii="Arial" w:hAnsi="Arial" w:cs="Arial"/>
                <w:color w:val="0070C0"/>
                <w:sz w:val="16"/>
                <w:szCs w:val="16"/>
                <w:lang w:eastAsia="sv-SE"/>
              </w:rPr>
              <w:t xml:space="preserve">Note 2: UE doesn’t expect to be configured with DL PRS for PDC as the spatial relation reference signal of SRS for PDC, if DL PRS for PDC is not configured for the UE </w:t>
            </w:r>
          </w:p>
          <w:p w14:paraId="30D4EF7A" w14:textId="77777777" w:rsidR="006B2D63" w:rsidRPr="006B2D63" w:rsidRDefault="006B2D63" w:rsidP="000A1D05">
            <w:pPr>
              <w:ind w:leftChars="-10" w:left="422" w:hanging="442"/>
              <w:contextualSpacing/>
              <w:rPr>
                <w:rFonts w:ascii="Arial" w:hAnsi="Arial" w:cs="Arial"/>
                <w:color w:val="0070C0"/>
                <w:sz w:val="16"/>
                <w:szCs w:val="16"/>
              </w:rPr>
            </w:pPr>
            <w:r w:rsidRPr="006B2D63">
              <w:rPr>
                <w:rFonts w:ascii="Arial" w:hAnsi="Arial" w:cs="Arial"/>
                <w:color w:val="0070C0"/>
                <w:sz w:val="16"/>
                <w:szCs w:val="16"/>
                <w:lang w:eastAsia="sv-SE"/>
              </w:rPr>
              <w:t xml:space="preserve">Note 3: It is not intended to change the MIMO framework due to allowing DL PRS for PDC as one of the candidate spatial relation reference signals for SRS for PDC. </w:t>
            </w:r>
            <w:r w:rsidRPr="006B2D63">
              <w:rPr>
                <w:rFonts w:ascii="Arial" w:hAnsi="Arial" w:cs="Arial"/>
                <w:color w:val="0070C0"/>
                <w:sz w:val="16"/>
                <w:szCs w:val="16"/>
              </w:rPr>
              <w:t xml:space="preserve">It is up to gNB implementation to ensure appropriate configuration(s). </w:t>
            </w:r>
          </w:p>
          <w:p w14:paraId="73F3EBB7" w14:textId="77777777" w:rsidR="006B2D63" w:rsidRPr="006B2D63" w:rsidRDefault="006B2D63" w:rsidP="006B2D63">
            <w:pPr>
              <w:numPr>
                <w:ilvl w:val="0"/>
                <w:numId w:val="60"/>
              </w:numPr>
              <w:contextualSpacing/>
              <w:rPr>
                <w:rFonts w:ascii="Arial" w:hAnsi="Arial" w:cs="Arial"/>
                <w:color w:val="0070C0"/>
                <w:sz w:val="16"/>
                <w:szCs w:val="16"/>
              </w:rPr>
            </w:pPr>
            <w:r w:rsidRPr="006B2D63">
              <w:rPr>
                <w:rFonts w:ascii="Arial" w:hAnsi="Arial" w:cs="Arial"/>
                <w:color w:val="FF0000"/>
                <w:sz w:val="16"/>
                <w:szCs w:val="16"/>
              </w:rPr>
              <w:t>UE does not expect to be configured with SRS that has PRS as spatial relation source RS and meanwhile is the spatial relation source RS for other uplink channel(s)/signal(s). No specification change is needed.</w:t>
            </w:r>
          </w:p>
          <w:p w14:paraId="6FA6C7DC" w14:textId="77777777" w:rsidR="006B2D63" w:rsidRPr="006B2D63" w:rsidRDefault="006B2D63" w:rsidP="000A1D05">
            <w:pPr>
              <w:ind w:leftChars="-10" w:left="422" w:hanging="442"/>
              <w:contextualSpacing/>
              <w:rPr>
                <w:rFonts w:ascii="Arial" w:hAnsi="Arial" w:cs="Arial"/>
                <w:color w:val="FF0000"/>
                <w:sz w:val="16"/>
                <w:szCs w:val="16"/>
                <w:u w:val="single"/>
              </w:rPr>
            </w:pPr>
            <w:r w:rsidRPr="006B2D63">
              <w:rPr>
                <w:rFonts w:ascii="Arial" w:hAnsi="Arial" w:cs="Arial"/>
                <w:color w:val="0070C0"/>
                <w:sz w:val="16"/>
                <w:szCs w:val="16"/>
                <w:lang w:eastAsia="sv-SE"/>
              </w:rPr>
              <w:t xml:space="preserve">Note 4: Whether/how to update FG 25-19a can be further discussed in UE feature session, e.g. add either a new component under FG 25-19a or a new FG to enable UE capability reporting for the support of DL PRS for PDC as the spatial relation reference signal for periodic SRS for PDC. </w:t>
            </w:r>
          </w:p>
        </w:tc>
      </w:tr>
    </w:tbl>
    <w:p w14:paraId="0EB493EE" w14:textId="77777777" w:rsidR="006B2D63" w:rsidRPr="006B2D63" w:rsidRDefault="006B2D63" w:rsidP="006B2D63">
      <w:pPr>
        <w:rPr>
          <w:rFonts w:eastAsia="Malgun Gothic" w:cs="Times"/>
          <w:szCs w:val="20"/>
        </w:rPr>
      </w:pPr>
    </w:p>
    <w:p w14:paraId="409BD39F" w14:textId="2C88D71F" w:rsidR="006B2D63" w:rsidRPr="006B2D63" w:rsidRDefault="006B2D63" w:rsidP="006B2D63">
      <w:pPr>
        <w:autoSpaceDE w:val="0"/>
        <w:autoSpaceDN w:val="0"/>
        <w:snapToGrid w:val="0"/>
        <w:rPr>
          <w:rFonts w:cs="Times"/>
          <w:szCs w:val="20"/>
          <w:lang w:eastAsia="zh-CN"/>
        </w:rPr>
      </w:pPr>
      <w:r w:rsidRPr="006B2D63">
        <w:rPr>
          <w:rFonts w:cs="Times"/>
          <w:szCs w:val="20"/>
          <w:highlight w:val="green"/>
          <w:lang w:eastAsia="zh-CN"/>
        </w:rPr>
        <w:t>Agreement</w:t>
      </w:r>
    </w:p>
    <w:p w14:paraId="35126383" w14:textId="77777777" w:rsidR="006B2D63" w:rsidRPr="001172D8" w:rsidRDefault="006B2D63" w:rsidP="006B2D63">
      <w:r w:rsidRPr="001172D8">
        <w:t>For a UE configured with DL PRS for RTT-based PDC, the UE doesn't expect to be configured/scheduled to receive any other DL channel/signal in the PRBs that overlap those of the DL PRS for PDC in the OFDM symbols occupied by the DL PRS for PDC.</w:t>
      </w:r>
    </w:p>
    <w:p w14:paraId="1D806FE2" w14:textId="77777777" w:rsidR="006B2D63" w:rsidRPr="001172D8" w:rsidRDefault="006B2D63" w:rsidP="006B2D63">
      <w:pPr>
        <w:pStyle w:val="ListParagraph"/>
        <w:numPr>
          <w:ilvl w:val="0"/>
          <w:numId w:val="72"/>
        </w:numPr>
        <w:rPr>
          <w:lang w:eastAsia="zh-CN"/>
        </w:rPr>
      </w:pPr>
      <w:r w:rsidRPr="001172D8">
        <w:rPr>
          <w:lang w:eastAsia="zh-CN"/>
        </w:rPr>
        <w:t xml:space="preserve">Spec change(s) </w:t>
      </w:r>
      <w:r w:rsidRPr="006B2D63">
        <w:rPr>
          <w:color w:val="FF0000"/>
          <w:lang w:eastAsia="zh-CN"/>
        </w:rPr>
        <w:t>if any</w:t>
      </w:r>
      <w:r w:rsidRPr="001172D8">
        <w:rPr>
          <w:lang w:eastAsia="zh-CN"/>
        </w:rPr>
        <w:t xml:space="preserve"> is up to the editor </w:t>
      </w:r>
    </w:p>
    <w:p w14:paraId="6350FC07" w14:textId="77777777" w:rsidR="006B2D63" w:rsidRDefault="006B2D63" w:rsidP="006B2D63">
      <w:pPr>
        <w:rPr>
          <w:rFonts w:eastAsia="Malgun Gothic" w:cs="Times"/>
          <w:szCs w:val="20"/>
        </w:rPr>
      </w:pPr>
    </w:p>
    <w:p w14:paraId="12ED2C92" w14:textId="36C8233C" w:rsidR="006B2D63" w:rsidRPr="007B1C83" w:rsidRDefault="001B5A31" w:rsidP="001B35DA">
      <w:pPr>
        <w:rPr>
          <w:rFonts w:eastAsia="Malgun Gothic" w:cs="Times"/>
          <w:szCs w:val="20"/>
        </w:rPr>
      </w:pPr>
      <w:r>
        <w:rPr>
          <w:rFonts w:eastAsia="Malgun Gothic" w:cs="Times"/>
          <w:szCs w:val="20"/>
        </w:rPr>
        <w:t xml:space="preserve">Final summary in </w:t>
      </w:r>
      <w:hyperlink r:id="rId1190" w:history="1">
        <w:r w:rsidR="004371F4">
          <w:rPr>
            <w:rStyle w:val="Hyperlink"/>
            <w:rFonts w:eastAsia="Malgun Gothic" w:cs="Times"/>
            <w:szCs w:val="20"/>
          </w:rPr>
          <w:t>R1-2202932</w:t>
        </w:r>
      </w:hyperlink>
      <w:r>
        <w:rPr>
          <w:rFonts w:eastAsia="Malgun Gothic" w:cs="Times"/>
          <w:szCs w:val="20"/>
        </w:rPr>
        <w:t>.</w:t>
      </w:r>
    </w:p>
    <w:p w14:paraId="60F99AF3" w14:textId="436A80A6" w:rsidR="006B480F" w:rsidRDefault="006B480F" w:rsidP="00A57C2E">
      <w:pPr>
        <w:pStyle w:val="Heading2"/>
      </w:pPr>
      <w:bookmarkStart w:id="114" w:name="_Toc95481776"/>
      <w:bookmarkStart w:id="115" w:name="_Toc98334415"/>
      <w:r w:rsidRPr="00540963">
        <w:t>Maintenance on Solutions for NR to support non-terrestrial networks (NTN)</w:t>
      </w:r>
      <w:bookmarkEnd w:id="114"/>
      <w:bookmarkEnd w:id="115"/>
    </w:p>
    <w:p w14:paraId="21E5DF14" w14:textId="445A7C3B" w:rsidR="00224E28" w:rsidRPr="00224E28" w:rsidRDefault="002328C4" w:rsidP="00224E28">
      <w:pPr>
        <w:rPr>
          <w:b/>
          <w:bCs/>
        </w:rPr>
      </w:pPr>
      <w:hyperlink r:id="rId1191" w:history="1">
        <w:r w:rsidR="004371F4">
          <w:rPr>
            <w:rStyle w:val="Hyperlink"/>
            <w:b/>
            <w:bCs/>
          </w:rPr>
          <w:t>R1-2202784</w:t>
        </w:r>
      </w:hyperlink>
      <w:r w:rsidR="00224E28" w:rsidRPr="00224E28">
        <w:rPr>
          <w:b/>
          <w:bCs/>
        </w:rPr>
        <w:tab/>
        <w:t>Session notes for 8.4 (Maintenance on Solutions for NR to support non-terrestrial networks (NTN))</w:t>
      </w:r>
      <w:r w:rsidR="00224E28" w:rsidRPr="00224E28">
        <w:rPr>
          <w:b/>
          <w:bCs/>
        </w:rPr>
        <w:tab/>
        <w:t>Ad-Hoc Chair (Huawei)</w:t>
      </w:r>
    </w:p>
    <w:p w14:paraId="67D6436F" w14:textId="77777777" w:rsidR="00224E28" w:rsidRPr="00224E28" w:rsidRDefault="00224E28" w:rsidP="00224E28"/>
    <w:p w14:paraId="335CFCA7" w14:textId="77777777" w:rsidR="00061B2E" w:rsidRPr="00616DDE" w:rsidRDefault="006B480F" w:rsidP="006B480F">
      <w:pPr>
        <w:rPr>
          <w:lang w:eastAsia="x-none"/>
        </w:rPr>
      </w:pPr>
      <w:r w:rsidRPr="00616DDE">
        <w:rPr>
          <w:lang w:eastAsia="x-none"/>
        </w:rPr>
        <w:t xml:space="preserve">[108-e-R17-RRC-NR-NTN] </w:t>
      </w:r>
      <w:r w:rsidR="00061B2E" w:rsidRPr="00616DDE">
        <w:t xml:space="preserve">– </w:t>
      </w:r>
      <w:r w:rsidR="00061B2E" w:rsidRPr="00616DDE">
        <w:rPr>
          <w:lang w:eastAsia="x-none"/>
        </w:rPr>
        <w:t>Mohamed (Thales)</w:t>
      </w:r>
    </w:p>
    <w:p w14:paraId="62BA4DA4" w14:textId="1FFC768F" w:rsidR="006B480F" w:rsidRPr="00616DDE" w:rsidRDefault="006B480F" w:rsidP="006B480F">
      <w:r w:rsidRPr="00616DDE">
        <w:rPr>
          <w:lang w:eastAsia="x-none"/>
        </w:rPr>
        <w:t>Email discussion on Rel-17 RRC parameters for NR to support NTN</w:t>
      </w:r>
    </w:p>
    <w:p w14:paraId="204185F7" w14:textId="77777777" w:rsidR="006B480F" w:rsidRPr="00616DDE" w:rsidRDefault="006B480F" w:rsidP="006D10BC">
      <w:pPr>
        <w:numPr>
          <w:ilvl w:val="0"/>
          <w:numId w:val="60"/>
        </w:numPr>
        <w:rPr>
          <w:lang w:eastAsia="x-none"/>
        </w:rPr>
      </w:pPr>
      <w:r w:rsidRPr="00616DDE">
        <w:rPr>
          <w:rFonts w:hint="eastAsia"/>
          <w:lang w:eastAsia="x-none"/>
        </w:rPr>
        <w:t>1</w:t>
      </w:r>
      <w:r w:rsidRPr="00616DDE">
        <w:rPr>
          <w:rFonts w:hint="eastAsia"/>
          <w:vertAlign w:val="superscript"/>
          <w:lang w:eastAsia="x-none"/>
        </w:rPr>
        <w:t>st</w:t>
      </w:r>
      <w:r w:rsidRPr="00616DDE">
        <w:rPr>
          <w:rFonts w:hint="eastAsia"/>
          <w:lang w:eastAsia="x-none"/>
        </w:rPr>
        <w:t xml:space="preserve"> check point</w:t>
      </w:r>
      <w:r w:rsidRPr="00616DDE">
        <w:t xml:space="preserve"> for first LS in </w:t>
      </w:r>
      <w:r w:rsidRPr="00616DDE">
        <w:rPr>
          <w:lang w:eastAsia="x-none"/>
        </w:rPr>
        <w:t>[108-e-R17-RRC]: February 24</w:t>
      </w:r>
    </w:p>
    <w:p w14:paraId="0CBD121A" w14:textId="77777777" w:rsidR="006B480F" w:rsidRPr="00616DDE" w:rsidRDefault="006B480F" w:rsidP="006D10BC">
      <w:pPr>
        <w:numPr>
          <w:ilvl w:val="0"/>
          <w:numId w:val="60"/>
        </w:numPr>
        <w:rPr>
          <w:lang w:eastAsia="x-none"/>
        </w:rPr>
      </w:pPr>
      <w:r w:rsidRPr="00616DDE">
        <w:rPr>
          <w:lang w:eastAsia="x-none"/>
        </w:rPr>
        <w:t>Final</w:t>
      </w:r>
      <w:r w:rsidRPr="00616DDE">
        <w:rPr>
          <w:rFonts w:hint="eastAsia"/>
          <w:lang w:eastAsia="x-none"/>
        </w:rPr>
        <w:t xml:space="preserve"> check point</w:t>
      </w:r>
      <w:r w:rsidRPr="00616DDE">
        <w:rPr>
          <w:lang w:eastAsia="x-none"/>
        </w:rPr>
        <w:t xml:space="preserve"> for second LS in [108-e-R17-RRC] if necessary</w:t>
      </w:r>
      <w:r w:rsidRPr="00616DDE">
        <w:rPr>
          <w:rFonts w:hint="eastAsia"/>
          <w:lang w:eastAsia="x-none"/>
        </w:rPr>
        <w:t xml:space="preserve">: </w:t>
      </w:r>
      <w:r w:rsidRPr="00616DDE">
        <w:t>March 3</w:t>
      </w:r>
    </w:p>
    <w:p w14:paraId="4C0E81E1" w14:textId="18DD4DBE" w:rsidR="00616DDE" w:rsidRPr="00616DDE" w:rsidRDefault="002328C4" w:rsidP="00616DDE">
      <w:pPr>
        <w:rPr>
          <w:b/>
          <w:bCs/>
          <w:lang w:eastAsia="x-none"/>
        </w:rPr>
      </w:pPr>
      <w:hyperlink r:id="rId1192" w:history="1">
        <w:r w:rsidR="004371F4">
          <w:rPr>
            <w:rStyle w:val="Hyperlink"/>
            <w:b/>
            <w:bCs/>
            <w:lang w:eastAsia="x-none"/>
          </w:rPr>
          <w:t>R1-2202909</w:t>
        </w:r>
      </w:hyperlink>
      <w:r w:rsidR="00616DDE" w:rsidRPr="00616DDE">
        <w:rPr>
          <w:b/>
          <w:bCs/>
          <w:lang w:eastAsia="x-none"/>
        </w:rPr>
        <w:tab/>
        <w:t>Summary of [108-e-R17-RRC-NR-NTN] Email discussion on Rel-17 RRC parameters for NR to support NTN</w:t>
      </w:r>
      <w:r w:rsidR="00616DDE" w:rsidRPr="00616DDE">
        <w:rPr>
          <w:b/>
          <w:bCs/>
          <w:lang w:eastAsia="x-none"/>
        </w:rPr>
        <w:tab/>
        <w:t>Moderator (Thales)</w:t>
      </w:r>
    </w:p>
    <w:p w14:paraId="5E55B723" w14:textId="77777777" w:rsidR="00616DDE" w:rsidRDefault="00616DDE" w:rsidP="00616DDE">
      <w:pPr>
        <w:rPr>
          <w:lang w:eastAsia="x-none"/>
        </w:rPr>
      </w:pPr>
      <w:r w:rsidRPr="009C4C1C">
        <w:lastRenderedPageBreak/>
        <w:t xml:space="preserve">Document is noted. For consolidation under 8 in </w:t>
      </w:r>
      <w:r w:rsidRPr="007160F5">
        <w:rPr>
          <w:lang w:eastAsia="x-none"/>
        </w:rPr>
        <w:t>[108-e-R17-RRC]</w:t>
      </w:r>
      <w:r>
        <w:rPr>
          <w:lang w:eastAsia="x-none"/>
        </w:rPr>
        <w:t>.</w:t>
      </w:r>
    </w:p>
    <w:p w14:paraId="4564AEB5" w14:textId="413F123A" w:rsidR="007D7A1C" w:rsidRDefault="007D7A1C" w:rsidP="006B480F">
      <w:pPr>
        <w:rPr>
          <w:lang w:eastAsia="x-none"/>
        </w:rPr>
      </w:pPr>
    </w:p>
    <w:p w14:paraId="2BAB1CDA" w14:textId="77777777" w:rsidR="00616DDE" w:rsidRDefault="00616DDE" w:rsidP="006B480F">
      <w:pPr>
        <w:rPr>
          <w:lang w:eastAsia="x-none"/>
        </w:rPr>
      </w:pPr>
    </w:p>
    <w:p w14:paraId="37502767" w14:textId="2212AE8B" w:rsidR="006B480F" w:rsidRPr="00266D32" w:rsidRDefault="002328C4" w:rsidP="006B480F">
      <w:pPr>
        <w:rPr>
          <w:b/>
          <w:bCs/>
          <w:lang w:eastAsia="x-none"/>
        </w:rPr>
      </w:pPr>
      <w:hyperlink r:id="rId1193" w:history="1">
        <w:r w:rsidR="004371F4">
          <w:rPr>
            <w:rStyle w:val="Hyperlink"/>
            <w:b/>
            <w:bCs/>
            <w:lang w:eastAsia="x-none"/>
          </w:rPr>
          <w:t>R1-2201184</w:t>
        </w:r>
      </w:hyperlink>
      <w:r w:rsidR="006B480F" w:rsidRPr="00266D32">
        <w:rPr>
          <w:b/>
          <w:bCs/>
          <w:lang w:eastAsia="x-none"/>
        </w:rPr>
        <w:tab/>
        <w:t>TP for RAN1 additions to the stg2 CR for TS 38.300</w:t>
      </w:r>
      <w:r w:rsidR="006B480F" w:rsidRPr="00266D32">
        <w:rPr>
          <w:b/>
          <w:bCs/>
          <w:lang w:eastAsia="x-none"/>
        </w:rPr>
        <w:tab/>
        <w:t>THALES</w:t>
      </w:r>
    </w:p>
    <w:p w14:paraId="190461AD" w14:textId="10F7C5B1" w:rsidR="006B480F" w:rsidRPr="00266D32" w:rsidRDefault="002328C4" w:rsidP="006B480F">
      <w:pPr>
        <w:rPr>
          <w:b/>
          <w:bCs/>
          <w:lang w:eastAsia="x-none"/>
        </w:rPr>
      </w:pPr>
      <w:hyperlink r:id="rId1194" w:history="1">
        <w:r w:rsidR="004371F4">
          <w:rPr>
            <w:rStyle w:val="Hyperlink"/>
            <w:b/>
            <w:bCs/>
            <w:lang w:eastAsia="x-none"/>
          </w:rPr>
          <w:t>R1-2202489</w:t>
        </w:r>
      </w:hyperlink>
      <w:r w:rsidR="006B480F" w:rsidRPr="00266D32">
        <w:rPr>
          <w:b/>
          <w:bCs/>
          <w:lang w:eastAsia="x-none"/>
        </w:rPr>
        <w:tab/>
        <w:t>MEO Scenarios and Characteristics</w:t>
      </w:r>
      <w:r w:rsidR="006B480F" w:rsidRPr="00266D32">
        <w:rPr>
          <w:b/>
          <w:bCs/>
          <w:lang w:eastAsia="x-none"/>
        </w:rPr>
        <w:tab/>
        <w:t>HUGHES Network Systems Ltd</w:t>
      </w:r>
    </w:p>
    <w:p w14:paraId="1FD32C37" w14:textId="77777777" w:rsidR="00061B2E" w:rsidRPr="00616DDE" w:rsidRDefault="00061B2E" w:rsidP="00061B2E">
      <w:pPr>
        <w:rPr>
          <w:lang w:eastAsia="x-none"/>
        </w:rPr>
      </w:pPr>
      <w:r w:rsidRPr="00616DDE">
        <w:rPr>
          <w:lang w:eastAsia="x-none"/>
        </w:rPr>
        <w:t>[108-e-R17-NR-NTN-05] – Mohamed (THALES)</w:t>
      </w:r>
    </w:p>
    <w:p w14:paraId="1BDA3750" w14:textId="107745E6" w:rsidR="00061B2E" w:rsidRPr="00616DDE" w:rsidRDefault="00061B2E" w:rsidP="00061B2E">
      <w:pPr>
        <w:rPr>
          <w:lang w:eastAsia="x-none"/>
        </w:rPr>
      </w:pPr>
      <w:r w:rsidRPr="00616DDE">
        <w:rPr>
          <w:lang w:eastAsia="x-none"/>
        </w:rPr>
        <w:t>Email discussion on NR-NTN TP for TS38.300 (</w:t>
      </w:r>
      <w:hyperlink r:id="rId1195" w:history="1">
        <w:r w:rsidR="004371F4">
          <w:rPr>
            <w:rStyle w:val="Hyperlink"/>
            <w:lang w:eastAsia="x-none"/>
          </w:rPr>
          <w:t>R1-2201184</w:t>
        </w:r>
      </w:hyperlink>
      <w:r w:rsidRPr="00616DDE">
        <w:rPr>
          <w:lang w:eastAsia="x-none"/>
        </w:rPr>
        <w:t>) by February 24</w:t>
      </w:r>
    </w:p>
    <w:p w14:paraId="0511C42E" w14:textId="1CC65F07" w:rsidR="00061B2E" w:rsidRDefault="00061B2E" w:rsidP="006B480F">
      <w:pPr>
        <w:rPr>
          <w:lang w:eastAsia="x-none"/>
        </w:rPr>
      </w:pPr>
      <w:r w:rsidRPr="007D7A1C">
        <w:rPr>
          <w:b/>
          <w:bCs/>
          <w:lang w:eastAsia="x-none"/>
        </w:rPr>
        <w:t>Decision:</w:t>
      </w:r>
      <w:r>
        <w:rPr>
          <w:lang w:eastAsia="x-none"/>
        </w:rPr>
        <w:t xml:space="preserve"> As per email posted on Feb 24</w:t>
      </w:r>
      <w:r w:rsidRPr="00061B2E">
        <w:rPr>
          <w:vertAlign w:val="superscript"/>
          <w:lang w:eastAsia="x-none"/>
        </w:rPr>
        <w:t>th</w:t>
      </w:r>
      <w:r>
        <w:rPr>
          <w:lang w:eastAsia="x-none"/>
        </w:rPr>
        <w:t xml:space="preserve">, </w:t>
      </w:r>
      <w:r w:rsidR="007D7A1C" w:rsidRPr="007D7A1C">
        <w:rPr>
          <w:lang w:eastAsia="x-none"/>
        </w:rPr>
        <w:t xml:space="preserve">TP proposed for TR38.821 from </w:t>
      </w:r>
      <w:hyperlink r:id="rId1196" w:history="1">
        <w:r w:rsidR="004371F4">
          <w:rPr>
            <w:rStyle w:val="Hyperlink"/>
            <w:lang w:eastAsia="x-none"/>
          </w:rPr>
          <w:t>R1-2202489</w:t>
        </w:r>
      </w:hyperlink>
      <w:r w:rsidR="007D7A1C" w:rsidRPr="007D7A1C">
        <w:rPr>
          <w:lang w:eastAsia="x-none"/>
        </w:rPr>
        <w:t xml:space="preserve"> </w:t>
      </w:r>
      <w:r w:rsidR="007D7A1C">
        <w:rPr>
          <w:lang w:eastAsia="x-none"/>
        </w:rPr>
        <w:t xml:space="preserve">is for discussion </w:t>
      </w:r>
      <w:r w:rsidR="007D7A1C" w:rsidRPr="007D7A1C">
        <w:rPr>
          <w:lang w:eastAsia="x-none"/>
        </w:rPr>
        <w:t xml:space="preserve">using this email thread. TR38.821 is a Rel-16 TR from RAN3, so </w:t>
      </w:r>
      <w:r w:rsidR="007D7A1C">
        <w:rPr>
          <w:lang w:eastAsia="x-none"/>
        </w:rPr>
        <w:t xml:space="preserve">any endorsed TP by </w:t>
      </w:r>
      <w:r w:rsidR="007D7A1C" w:rsidRPr="007D7A1C">
        <w:rPr>
          <w:lang w:eastAsia="x-none"/>
        </w:rPr>
        <w:t xml:space="preserve">RAN1 </w:t>
      </w:r>
      <w:r w:rsidR="007D7A1C">
        <w:rPr>
          <w:lang w:eastAsia="x-none"/>
        </w:rPr>
        <w:t xml:space="preserve">should be sent </w:t>
      </w:r>
      <w:r w:rsidR="007D7A1C" w:rsidRPr="007D7A1C">
        <w:rPr>
          <w:lang w:eastAsia="x-none"/>
        </w:rPr>
        <w:t>to RAN3 with the assumption that this for an update of the TR for Rel-16.</w:t>
      </w:r>
    </w:p>
    <w:p w14:paraId="05C70140" w14:textId="41D30588" w:rsidR="00616DDE" w:rsidRPr="00616DDE" w:rsidRDefault="002328C4" w:rsidP="00616DDE">
      <w:pPr>
        <w:rPr>
          <w:b/>
          <w:bCs/>
          <w:lang w:eastAsia="x-none"/>
        </w:rPr>
      </w:pPr>
      <w:hyperlink r:id="rId1197" w:history="1">
        <w:r w:rsidR="004371F4">
          <w:rPr>
            <w:rStyle w:val="Hyperlink"/>
            <w:b/>
            <w:bCs/>
            <w:lang w:eastAsia="x-none"/>
          </w:rPr>
          <w:t>R1-2202872</w:t>
        </w:r>
      </w:hyperlink>
      <w:r w:rsidR="00616DDE" w:rsidRPr="00616DDE">
        <w:rPr>
          <w:b/>
          <w:bCs/>
          <w:lang w:eastAsia="x-none"/>
        </w:rPr>
        <w:tab/>
        <w:t>Email discussion on NR-NTN TP for TS 38.300</w:t>
      </w:r>
      <w:r w:rsidR="00616DDE" w:rsidRPr="00616DDE">
        <w:rPr>
          <w:b/>
          <w:bCs/>
          <w:lang w:eastAsia="x-none"/>
        </w:rPr>
        <w:tab/>
        <w:t>Moderator (Thales)</w:t>
      </w:r>
    </w:p>
    <w:p w14:paraId="4990AA37" w14:textId="6C88A3D0" w:rsidR="00616DDE" w:rsidRPr="00616DDE" w:rsidRDefault="002328C4" w:rsidP="00616DDE">
      <w:pPr>
        <w:rPr>
          <w:b/>
          <w:bCs/>
          <w:lang w:eastAsia="x-none"/>
        </w:rPr>
      </w:pPr>
      <w:hyperlink r:id="rId1198" w:history="1">
        <w:r w:rsidR="004371F4">
          <w:rPr>
            <w:rStyle w:val="Hyperlink"/>
            <w:b/>
            <w:bCs/>
            <w:highlight w:val="green"/>
            <w:lang w:eastAsia="x-none"/>
          </w:rPr>
          <w:t>R1-2202836</w:t>
        </w:r>
      </w:hyperlink>
      <w:r w:rsidR="00616DDE" w:rsidRPr="00616DDE">
        <w:rPr>
          <w:b/>
          <w:bCs/>
          <w:lang w:eastAsia="x-none"/>
        </w:rPr>
        <w:tab/>
        <w:t>RAN1 NR NTN additions for TS 38.300</w:t>
      </w:r>
      <w:r w:rsidR="00616DDE" w:rsidRPr="00616DDE">
        <w:rPr>
          <w:b/>
          <w:bCs/>
          <w:lang w:eastAsia="x-none"/>
        </w:rPr>
        <w:tab/>
        <w:t>Moderator (Thales)</w:t>
      </w:r>
    </w:p>
    <w:p w14:paraId="75CFD584" w14:textId="2BA59B13" w:rsidR="00616DDE" w:rsidRDefault="00AE4C29" w:rsidP="00616DDE">
      <w:pPr>
        <w:rPr>
          <w:lang w:eastAsia="x-none"/>
        </w:rPr>
      </w:pPr>
      <w:r w:rsidRPr="00266D32">
        <w:rPr>
          <w:b/>
          <w:bCs/>
          <w:lang w:eastAsia="x-none"/>
        </w:rPr>
        <w:t>Decision:</w:t>
      </w:r>
      <w:r>
        <w:rPr>
          <w:lang w:eastAsia="x-none"/>
        </w:rPr>
        <w:t xml:space="preserve"> As per email decision posted on Mar 2</w:t>
      </w:r>
      <w:r w:rsidRPr="00266D32">
        <w:rPr>
          <w:vertAlign w:val="superscript"/>
          <w:lang w:eastAsia="x-none"/>
        </w:rPr>
        <w:t>nd</w:t>
      </w:r>
      <w:r w:rsidR="00266D32">
        <w:rPr>
          <w:lang w:eastAsia="x-none"/>
        </w:rPr>
        <w:t>, the d</w:t>
      </w:r>
      <w:r w:rsidR="00266D32" w:rsidRPr="00266D32">
        <w:rPr>
          <w:lang w:eastAsia="x-none"/>
        </w:rPr>
        <w:t xml:space="preserve">raftCR for TS38.300 is endorsed in </w:t>
      </w:r>
      <w:hyperlink r:id="rId1199" w:history="1">
        <w:r w:rsidR="004371F4">
          <w:rPr>
            <w:rStyle w:val="Hyperlink"/>
            <w:lang w:eastAsia="x-none"/>
          </w:rPr>
          <w:t>R1-2202836</w:t>
        </w:r>
      </w:hyperlink>
      <w:r w:rsidR="00266D32" w:rsidRPr="00266D32">
        <w:rPr>
          <w:lang w:eastAsia="x-none"/>
        </w:rPr>
        <w:t xml:space="preserve">, and </w:t>
      </w:r>
      <w:r w:rsidR="00266D32">
        <w:rPr>
          <w:lang w:eastAsia="x-none"/>
        </w:rPr>
        <w:t xml:space="preserve">shall be attached to the LS </w:t>
      </w:r>
      <w:r w:rsidR="00266D32" w:rsidRPr="00266D32">
        <w:rPr>
          <w:lang w:eastAsia="x-none"/>
        </w:rPr>
        <w:t>to RAN2.</w:t>
      </w:r>
    </w:p>
    <w:p w14:paraId="6E3D1464" w14:textId="6847B8FC" w:rsidR="00266D32" w:rsidRDefault="00266D32" w:rsidP="00616DDE">
      <w:pPr>
        <w:rPr>
          <w:lang w:eastAsia="x-none"/>
        </w:rPr>
      </w:pPr>
      <w:r w:rsidRPr="00266D32">
        <w:rPr>
          <w:lang w:eastAsia="x-none"/>
        </w:rPr>
        <w:t xml:space="preserve">Regarding the TP to TR 38.821, </w:t>
      </w:r>
      <w:r>
        <w:rPr>
          <w:lang w:eastAsia="x-none"/>
        </w:rPr>
        <w:t>n</w:t>
      </w:r>
      <w:r w:rsidRPr="00266D32">
        <w:rPr>
          <w:lang w:eastAsia="x-none"/>
        </w:rPr>
        <w:t>o consensus on the TP nor on the FL proposal.</w:t>
      </w:r>
    </w:p>
    <w:p w14:paraId="4DDECF41" w14:textId="0C153825" w:rsidR="00616DDE" w:rsidRDefault="002328C4" w:rsidP="00616DDE">
      <w:pPr>
        <w:rPr>
          <w:b/>
          <w:bCs/>
          <w:lang w:eastAsia="x-none"/>
        </w:rPr>
      </w:pPr>
      <w:hyperlink r:id="rId1200" w:history="1">
        <w:r w:rsidR="004371F4">
          <w:rPr>
            <w:rStyle w:val="Hyperlink"/>
            <w:b/>
            <w:bCs/>
            <w:lang w:eastAsia="x-none"/>
          </w:rPr>
          <w:t>R1-2202837</w:t>
        </w:r>
      </w:hyperlink>
      <w:r w:rsidR="00616DDE" w:rsidRPr="00616DDE">
        <w:rPr>
          <w:b/>
          <w:bCs/>
          <w:lang w:eastAsia="x-none"/>
        </w:rPr>
        <w:tab/>
        <w:t>Draft LS on NR-NTN TP for TS 38.300</w:t>
      </w:r>
      <w:r w:rsidR="00616DDE" w:rsidRPr="00616DDE">
        <w:rPr>
          <w:b/>
          <w:bCs/>
          <w:lang w:eastAsia="x-none"/>
        </w:rPr>
        <w:tab/>
        <w:t>Moderator (Thales)</w:t>
      </w:r>
    </w:p>
    <w:p w14:paraId="77C1D131" w14:textId="3B0336D7" w:rsidR="00616DDE" w:rsidRDefault="00266D32" w:rsidP="00616DDE">
      <w:pPr>
        <w:rPr>
          <w:lang w:eastAsia="x-none"/>
        </w:rPr>
      </w:pPr>
      <w:r w:rsidRPr="00266D32">
        <w:rPr>
          <w:b/>
          <w:bCs/>
          <w:lang w:eastAsia="x-none"/>
        </w:rPr>
        <w:t>Decision:</w:t>
      </w:r>
      <w:r>
        <w:rPr>
          <w:lang w:eastAsia="x-none"/>
        </w:rPr>
        <w:t xml:space="preserve"> As per email decision posted on Mar 2</w:t>
      </w:r>
      <w:r w:rsidRPr="00266D32">
        <w:rPr>
          <w:vertAlign w:val="superscript"/>
          <w:lang w:eastAsia="x-none"/>
        </w:rPr>
        <w:t>nd</w:t>
      </w:r>
      <w:r>
        <w:rPr>
          <w:lang w:eastAsia="x-none"/>
        </w:rPr>
        <w:t>, the d</w:t>
      </w:r>
      <w:r w:rsidRPr="00266D32">
        <w:rPr>
          <w:lang w:eastAsia="x-none"/>
        </w:rPr>
        <w:t>raft</w:t>
      </w:r>
      <w:r>
        <w:rPr>
          <w:lang w:eastAsia="x-none"/>
        </w:rPr>
        <w:t xml:space="preserve"> LS is endorsed. Final version is </w:t>
      </w:r>
      <w:r w:rsidRPr="00266D32">
        <w:rPr>
          <w:highlight w:val="green"/>
          <w:lang w:eastAsia="x-none"/>
        </w:rPr>
        <w:t xml:space="preserve">approved in </w:t>
      </w:r>
      <w:hyperlink r:id="rId1201" w:history="1">
        <w:r w:rsidR="004371F4">
          <w:rPr>
            <w:rStyle w:val="Hyperlink"/>
            <w:highlight w:val="green"/>
            <w:lang w:eastAsia="x-none"/>
          </w:rPr>
          <w:t>R1-2202838</w:t>
        </w:r>
      </w:hyperlink>
      <w:r>
        <w:rPr>
          <w:lang w:eastAsia="x-none"/>
        </w:rPr>
        <w:t>.</w:t>
      </w:r>
    </w:p>
    <w:p w14:paraId="366988AC" w14:textId="77777777" w:rsidR="00616DDE" w:rsidRDefault="00616DDE" w:rsidP="00616DDE">
      <w:pPr>
        <w:rPr>
          <w:lang w:eastAsia="x-none"/>
        </w:rPr>
      </w:pPr>
    </w:p>
    <w:p w14:paraId="40B9C12F" w14:textId="5CF7D157" w:rsidR="00616DDE" w:rsidRPr="00586113" w:rsidRDefault="002328C4" w:rsidP="00616DDE">
      <w:pPr>
        <w:rPr>
          <w:lang w:eastAsia="x-none"/>
        </w:rPr>
      </w:pPr>
      <w:hyperlink r:id="rId1202" w:history="1">
        <w:r w:rsidR="004371F4">
          <w:rPr>
            <w:rStyle w:val="Hyperlink"/>
            <w:lang w:eastAsia="x-none"/>
          </w:rPr>
          <w:t>R1-2202910</w:t>
        </w:r>
      </w:hyperlink>
      <w:r w:rsidR="00616DDE">
        <w:rPr>
          <w:lang w:eastAsia="x-none"/>
        </w:rPr>
        <w:tab/>
        <w:t>RAN WG1 Agreements under 8.4 up to e</w:t>
      </w:r>
      <w:r w:rsidR="002E22F6">
        <w:rPr>
          <w:lang w:eastAsia="x-none"/>
        </w:rPr>
        <w:t>-</w:t>
      </w:r>
      <w:r w:rsidR="00616DDE">
        <w:rPr>
          <w:lang w:eastAsia="x-none"/>
        </w:rPr>
        <w:t>Meeting RAN1#108-e</w:t>
      </w:r>
      <w:r w:rsidR="00616DDE">
        <w:rPr>
          <w:lang w:eastAsia="x-none"/>
        </w:rPr>
        <w:tab/>
        <w:t>WI rapporteur (Thales)</w:t>
      </w:r>
    </w:p>
    <w:p w14:paraId="5823F9B8" w14:textId="77777777" w:rsidR="006B480F" w:rsidRDefault="006B480F" w:rsidP="00061B2E">
      <w:pPr>
        <w:pStyle w:val="Heading3"/>
      </w:pPr>
      <w:bookmarkStart w:id="116" w:name="_Toc95481777"/>
      <w:bookmarkStart w:id="117" w:name="_Toc98334416"/>
      <w:r w:rsidRPr="00540963">
        <w:t>Timing relationship enhancements</w:t>
      </w:r>
      <w:bookmarkEnd w:id="116"/>
      <w:bookmarkEnd w:id="117"/>
    </w:p>
    <w:p w14:paraId="7DE7DC62" w14:textId="1A649448" w:rsidR="006B480F" w:rsidRDefault="002328C4" w:rsidP="006B480F">
      <w:pPr>
        <w:rPr>
          <w:lang w:eastAsia="x-none"/>
        </w:rPr>
      </w:pPr>
      <w:hyperlink r:id="rId1203" w:history="1">
        <w:r w:rsidR="004371F4">
          <w:rPr>
            <w:rStyle w:val="Hyperlink"/>
            <w:lang w:eastAsia="x-none"/>
          </w:rPr>
          <w:t>R1-2200937</w:t>
        </w:r>
      </w:hyperlink>
      <w:r w:rsidR="006B480F">
        <w:rPr>
          <w:lang w:eastAsia="x-none"/>
        </w:rPr>
        <w:tab/>
        <w:t>Maintenance on timing relationship enhancements for NTN</w:t>
      </w:r>
      <w:r w:rsidR="006B480F">
        <w:rPr>
          <w:lang w:eastAsia="x-none"/>
        </w:rPr>
        <w:tab/>
        <w:t>Huawei, HiSilicon</w:t>
      </w:r>
    </w:p>
    <w:p w14:paraId="42FE8FF7" w14:textId="4FF4CA5B" w:rsidR="006B480F" w:rsidRDefault="002328C4" w:rsidP="006B480F">
      <w:pPr>
        <w:rPr>
          <w:lang w:eastAsia="x-none"/>
        </w:rPr>
      </w:pPr>
      <w:hyperlink r:id="rId1204" w:history="1">
        <w:r w:rsidR="004371F4">
          <w:rPr>
            <w:rStyle w:val="Hyperlink"/>
            <w:lang w:eastAsia="x-none"/>
          </w:rPr>
          <w:t>R1-2201215</w:t>
        </w:r>
      </w:hyperlink>
      <w:r w:rsidR="006B480F">
        <w:rPr>
          <w:lang w:eastAsia="x-none"/>
        </w:rPr>
        <w:tab/>
        <w:t>Timing relationship enhancements for NR-NTN</w:t>
      </w:r>
      <w:r w:rsidR="006B480F">
        <w:rPr>
          <w:lang w:eastAsia="x-none"/>
        </w:rPr>
        <w:tab/>
        <w:t>MediaTek Inc.</w:t>
      </w:r>
    </w:p>
    <w:p w14:paraId="3AE5D404" w14:textId="26342101" w:rsidR="006B480F" w:rsidRDefault="002328C4" w:rsidP="006B480F">
      <w:pPr>
        <w:rPr>
          <w:lang w:eastAsia="x-none"/>
        </w:rPr>
      </w:pPr>
      <w:hyperlink r:id="rId1205" w:history="1">
        <w:r w:rsidR="004371F4">
          <w:rPr>
            <w:rStyle w:val="Hyperlink"/>
            <w:lang w:eastAsia="x-none"/>
          </w:rPr>
          <w:t>R1-2201271</w:t>
        </w:r>
      </w:hyperlink>
      <w:r w:rsidR="006B480F">
        <w:rPr>
          <w:lang w:eastAsia="x-none"/>
        </w:rPr>
        <w:tab/>
        <w:t>Discussion on remaining issue for timing relationship enhancement</w:t>
      </w:r>
      <w:r w:rsidR="006B480F">
        <w:rPr>
          <w:lang w:eastAsia="x-none"/>
        </w:rPr>
        <w:tab/>
        <w:t>OPPO</w:t>
      </w:r>
    </w:p>
    <w:p w14:paraId="1E037CC4" w14:textId="02416B0B" w:rsidR="006B480F" w:rsidRDefault="002328C4" w:rsidP="006B480F">
      <w:pPr>
        <w:rPr>
          <w:lang w:eastAsia="x-none"/>
        </w:rPr>
      </w:pPr>
      <w:hyperlink r:id="rId1206" w:history="1">
        <w:r w:rsidR="004371F4">
          <w:rPr>
            <w:rStyle w:val="Hyperlink"/>
            <w:lang w:eastAsia="x-none"/>
          </w:rPr>
          <w:t>R1-2201358</w:t>
        </w:r>
      </w:hyperlink>
      <w:r w:rsidR="006B480F">
        <w:rPr>
          <w:lang w:eastAsia="x-none"/>
        </w:rPr>
        <w:tab/>
        <w:t>Remaining issues on timing relationship enhancements for NTN</w:t>
      </w:r>
      <w:r w:rsidR="006B480F">
        <w:rPr>
          <w:lang w:eastAsia="x-none"/>
        </w:rPr>
        <w:tab/>
        <w:t>CATT</w:t>
      </w:r>
    </w:p>
    <w:p w14:paraId="06D6207B" w14:textId="3613BF0A" w:rsidR="006B480F" w:rsidRDefault="002328C4" w:rsidP="006B480F">
      <w:pPr>
        <w:rPr>
          <w:lang w:eastAsia="x-none"/>
        </w:rPr>
      </w:pPr>
      <w:hyperlink r:id="rId1207" w:history="1">
        <w:r w:rsidR="004371F4">
          <w:rPr>
            <w:rStyle w:val="Hyperlink"/>
            <w:lang w:eastAsia="x-none"/>
          </w:rPr>
          <w:t>R1-2201546</w:t>
        </w:r>
      </w:hyperlink>
      <w:r w:rsidR="006B480F">
        <w:rPr>
          <w:lang w:eastAsia="x-none"/>
        </w:rPr>
        <w:tab/>
        <w:t>Discussion on timing relationship enhancements for NTN</w:t>
      </w:r>
      <w:r w:rsidR="006B480F">
        <w:rPr>
          <w:lang w:eastAsia="x-none"/>
        </w:rPr>
        <w:tab/>
        <w:t>Spreadtrum Communications</w:t>
      </w:r>
    </w:p>
    <w:p w14:paraId="5FA8C7C7" w14:textId="759AA8FE" w:rsidR="006B480F" w:rsidRDefault="002328C4" w:rsidP="006B480F">
      <w:pPr>
        <w:rPr>
          <w:lang w:eastAsia="x-none"/>
        </w:rPr>
      </w:pPr>
      <w:hyperlink r:id="rId1208" w:history="1">
        <w:r w:rsidR="004371F4">
          <w:rPr>
            <w:rStyle w:val="Hyperlink"/>
            <w:lang w:eastAsia="x-none"/>
          </w:rPr>
          <w:t>R1-2201645</w:t>
        </w:r>
      </w:hyperlink>
      <w:r w:rsidR="006B480F">
        <w:rPr>
          <w:lang w:eastAsia="x-none"/>
        </w:rPr>
        <w:tab/>
        <w:t>Maintenance aspects of time relations for Rel-17 NR over NTN</w:t>
      </w:r>
      <w:r w:rsidR="006B480F">
        <w:rPr>
          <w:lang w:eastAsia="x-none"/>
        </w:rPr>
        <w:tab/>
        <w:t>Nokia, Nokia Shanghai Bell</w:t>
      </w:r>
    </w:p>
    <w:p w14:paraId="690506DD" w14:textId="1E67F9DE" w:rsidR="006B480F" w:rsidRDefault="002328C4" w:rsidP="006B480F">
      <w:pPr>
        <w:rPr>
          <w:lang w:eastAsia="x-none"/>
        </w:rPr>
      </w:pPr>
      <w:hyperlink r:id="rId1209" w:history="1">
        <w:r w:rsidR="004371F4">
          <w:rPr>
            <w:rStyle w:val="Hyperlink"/>
            <w:lang w:eastAsia="x-none"/>
          </w:rPr>
          <w:t>R1-2201744</w:t>
        </w:r>
      </w:hyperlink>
      <w:r w:rsidR="006B480F">
        <w:rPr>
          <w:lang w:eastAsia="x-none"/>
        </w:rPr>
        <w:tab/>
        <w:t>Remaining issues on timing relationship enhancement for NTN</w:t>
      </w:r>
      <w:r w:rsidR="006B480F">
        <w:rPr>
          <w:lang w:eastAsia="x-none"/>
        </w:rPr>
        <w:tab/>
        <w:t>InterDigital, Inc.</w:t>
      </w:r>
    </w:p>
    <w:p w14:paraId="00E549DF" w14:textId="15513EAE" w:rsidR="006B480F" w:rsidRDefault="002328C4" w:rsidP="006B480F">
      <w:pPr>
        <w:rPr>
          <w:lang w:eastAsia="x-none"/>
        </w:rPr>
      </w:pPr>
      <w:hyperlink r:id="rId1210" w:history="1">
        <w:r w:rsidR="004371F4">
          <w:rPr>
            <w:rStyle w:val="Hyperlink"/>
            <w:lang w:eastAsia="x-none"/>
          </w:rPr>
          <w:t>R1-2201771</w:t>
        </w:r>
      </w:hyperlink>
      <w:r w:rsidR="006B480F">
        <w:rPr>
          <w:lang w:eastAsia="x-none"/>
        </w:rPr>
        <w:tab/>
        <w:t>Remaining Issues of Timing Relationship Enhancements for NR NTN</w:t>
      </w:r>
      <w:r w:rsidR="006B480F">
        <w:rPr>
          <w:lang w:eastAsia="x-none"/>
        </w:rPr>
        <w:tab/>
        <w:t>Apple</w:t>
      </w:r>
    </w:p>
    <w:p w14:paraId="774F8D9B" w14:textId="2D296386" w:rsidR="006B480F" w:rsidRDefault="002328C4" w:rsidP="006B480F">
      <w:pPr>
        <w:rPr>
          <w:lang w:eastAsia="x-none"/>
        </w:rPr>
      </w:pPr>
      <w:hyperlink r:id="rId1211" w:history="1">
        <w:r w:rsidR="004371F4">
          <w:rPr>
            <w:rStyle w:val="Hyperlink"/>
            <w:lang w:eastAsia="x-none"/>
          </w:rPr>
          <w:t>R1-2201804</w:t>
        </w:r>
      </w:hyperlink>
      <w:r w:rsidR="006B480F">
        <w:rPr>
          <w:lang w:eastAsia="x-none"/>
        </w:rPr>
        <w:tab/>
        <w:t>On timing relationship maintenance issues for NR NTN</w:t>
      </w:r>
      <w:r w:rsidR="006B480F">
        <w:rPr>
          <w:lang w:eastAsia="x-none"/>
        </w:rPr>
        <w:tab/>
        <w:t>Ericsson Hungary Ltd</w:t>
      </w:r>
    </w:p>
    <w:p w14:paraId="41F869D9" w14:textId="0683C223" w:rsidR="006B480F" w:rsidRDefault="002328C4" w:rsidP="006B480F">
      <w:pPr>
        <w:rPr>
          <w:lang w:eastAsia="x-none"/>
        </w:rPr>
      </w:pPr>
      <w:hyperlink r:id="rId1212" w:history="1">
        <w:r w:rsidR="004371F4">
          <w:rPr>
            <w:rStyle w:val="Hyperlink"/>
            <w:lang w:eastAsia="x-none"/>
          </w:rPr>
          <w:t>R1-2201852</w:t>
        </w:r>
      </w:hyperlink>
      <w:r w:rsidR="006B480F">
        <w:rPr>
          <w:lang w:eastAsia="x-none"/>
        </w:rPr>
        <w:tab/>
        <w:t>Remaining issues on timing relationship enhancements for NTN</w:t>
      </w:r>
      <w:r w:rsidR="006B480F">
        <w:rPr>
          <w:lang w:eastAsia="x-none"/>
        </w:rPr>
        <w:tab/>
        <w:t>CMCC</w:t>
      </w:r>
    </w:p>
    <w:p w14:paraId="7201767B" w14:textId="58946DE4" w:rsidR="006B480F" w:rsidRDefault="002328C4" w:rsidP="006B480F">
      <w:pPr>
        <w:rPr>
          <w:lang w:eastAsia="x-none"/>
        </w:rPr>
      </w:pPr>
      <w:hyperlink r:id="rId1213" w:history="1">
        <w:r w:rsidR="004371F4">
          <w:rPr>
            <w:rStyle w:val="Hyperlink"/>
            <w:lang w:eastAsia="x-none"/>
          </w:rPr>
          <w:t>R1-2201921</w:t>
        </w:r>
      </w:hyperlink>
      <w:r w:rsidR="006B480F">
        <w:rPr>
          <w:lang w:eastAsia="x-none"/>
        </w:rPr>
        <w:tab/>
        <w:t>Remaining issues on the timing relationship for NTN</w:t>
      </w:r>
      <w:r w:rsidR="006B480F">
        <w:rPr>
          <w:lang w:eastAsia="x-none"/>
        </w:rPr>
        <w:tab/>
        <w:t>Xiaomi</w:t>
      </w:r>
    </w:p>
    <w:p w14:paraId="3D2B45EB" w14:textId="1C8FBF61" w:rsidR="006B480F" w:rsidRDefault="002328C4" w:rsidP="006B480F">
      <w:pPr>
        <w:rPr>
          <w:lang w:eastAsia="x-none"/>
        </w:rPr>
      </w:pPr>
      <w:hyperlink r:id="rId1214" w:history="1">
        <w:r w:rsidR="004371F4">
          <w:rPr>
            <w:rStyle w:val="Hyperlink"/>
            <w:lang w:eastAsia="x-none"/>
          </w:rPr>
          <w:t>R1-2201969</w:t>
        </w:r>
      </w:hyperlink>
      <w:r w:rsidR="006B480F">
        <w:rPr>
          <w:lang w:eastAsia="x-none"/>
        </w:rPr>
        <w:tab/>
        <w:t>Discussion on NTN timing relationship</w:t>
      </w:r>
      <w:r w:rsidR="006B480F">
        <w:rPr>
          <w:lang w:eastAsia="x-none"/>
        </w:rPr>
        <w:tab/>
        <w:t>Lenovo, Motorola Mobility</w:t>
      </w:r>
    </w:p>
    <w:p w14:paraId="40261E50" w14:textId="36265655" w:rsidR="006B480F" w:rsidRDefault="002328C4" w:rsidP="006B480F">
      <w:pPr>
        <w:rPr>
          <w:lang w:eastAsia="x-none"/>
        </w:rPr>
      </w:pPr>
      <w:hyperlink r:id="rId1215" w:history="1">
        <w:r w:rsidR="004371F4">
          <w:rPr>
            <w:rStyle w:val="Hyperlink"/>
            <w:lang w:eastAsia="x-none"/>
          </w:rPr>
          <w:t>R1-2202011</w:t>
        </w:r>
      </w:hyperlink>
      <w:r w:rsidR="006B480F">
        <w:rPr>
          <w:lang w:eastAsia="x-none"/>
        </w:rPr>
        <w:tab/>
        <w:t>Maintenance issues on Timing relationship enhancements for NTN</w:t>
      </w:r>
      <w:r w:rsidR="006B480F">
        <w:rPr>
          <w:lang w:eastAsia="x-none"/>
        </w:rPr>
        <w:tab/>
        <w:t>Samsung</w:t>
      </w:r>
    </w:p>
    <w:p w14:paraId="70A7CC1C" w14:textId="1ACB4E85" w:rsidR="006B480F" w:rsidRDefault="002328C4" w:rsidP="006B480F">
      <w:pPr>
        <w:rPr>
          <w:lang w:eastAsia="x-none"/>
        </w:rPr>
      </w:pPr>
      <w:hyperlink r:id="rId1216" w:history="1">
        <w:r w:rsidR="004371F4">
          <w:rPr>
            <w:rStyle w:val="Hyperlink"/>
            <w:lang w:eastAsia="x-none"/>
          </w:rPr>
          <w:t>R1-2202206</w:t>
        </w:r>
      </w:hyperlink>
      <w:r w:rsidR="006B480F">
        <w:rPr>
          <w:lang w:eastAsia="x-none"/>
        </w:rPr>
        <w:tab/>
        <w:t>Remaining issues of timing relationship for NR-NTN</w:t>
      </w:r>
      <w:r w:rsidR="006B480F">
        <w:rPr>
          <w:lang w:eastAsia="x-none"/>
        </w:rPr>
        <w:tab/>
        <w:t>ZTE</w:t>
      </w:r>
    </w:p>
    <w:p w14:paraId="704E3798" w14:textId="66DB920A" w:rsidR="006B480F" w:rsidRDefault="002328C4" w:rsidP="006B480F">
      <w:pPr>
        <w:rPr>
          <w:lang w:eastAsia="x-none"/>
        </w:rPr>
      </w:pPr>
      <w:hyperlink r:id="rId1217" w:history="1">
        <w:r w:rsidR="004371F4">
          <w:rPr>
            <w:rStyle w:val="Hyperlink"/>
            <w:lang w:eastAsia="x-none"/>
          </w:rPr>
          <w:t>R1-2202241</w:t>
        </w:r>
      </w:hyperlink>
      <w:r w:rsidR="006B480F">
        <w:rPr>
          <w:lang w:eastAsia="x-none"/>
        </w:rPr>
        <w:tab/>
        <w:t>Remaining issues on timing relationship enhancement for NTN</w:t>
      </w:r>
      <w:r w:rsidR="006B480F">
        <w:rPr>
          <w:lang w:eastAsia="x-none"/>
        </w:rPr>
        <w:tab/>
        <w:t>Baicells</w:t>
      </w:r>
    </w:p>
    <w:p w14:paraId="03B7B1F1" w14:textId="2730EB9F" w:rsidR="006B480F" w:rsidRDefault="002328C4" w:rsidP="006B480F">
      <w:pPr>
        <w:rPr>
          <w:lang w:eastAsia="x-none"/>
        </w:rPr>
      </w:pPr>
      <w:hyperlink r:id="rId1218" w:history="1">
        <w:r w:rsidR="004371F4">
          <w:rPr>
            <w:rStyle w:val="Hyperlink"/>
            <w:lang w:eastAsia="x-none"/>
          </w:rPr>
          <w:t>R1-2202285</w:t>
        </w:r>
      </w:hyperlink>
      <w:r w:rsidR="006B480F">
        <w:rPr>
          <w:lang w:eastAsia="x-none"/>
        </w:rPr>
        <w:tab/>
        <w:t>Remaining issues on timing relationship enhancements in NTN</w:t>
      </w:r>
      <w:r w:rsidR="006B480F">
        <w:rPr>
          <w:lang w:eastAsia="x-none"/>
        </w:rPr>
        <w:tab/>
        <w:t>LG Electronics</w:t>
      </w:r>
    </w:p>
    <w:p w14:paraId="3932176F" w14:textId="4B2F9F9D" w:rsidR="006B480F" w:rsidRDefault="002328C4" w:rsidP="006B480F">
      <w:pPr>
        <w:rPr>
          <w:lang w:eastAsia="x-none"/>
        </w:rPr>
      </w:pPr>
      <w:hyperlink r:id="rId1219" w:history="1">
        <w:r w:rsidR="004371F4">
          <w:rPr>
            <w:rStyle w:val="Hyperlink"/>
            <w:lang w:eastAsia="x-none"/>
          </w:rPr>
          <w:t>R1-2202360</w:t>
        </w:r>
      </w:hyperlink>
      <w:r w:rsidR="006B480F">
        <w:rPr>
          <w:lang w:eastAsia="x-none"/>
        </w:rPr>
        <w:tab/>
        <w:t>Remaining issues on timing relationship enhancements for NTN</w:t>
      </w:r>
      <w:r w:rsidR="006B480F">
        <w:rPr>
          <w:lang w:eastAsia="x-none"/>
        </w:rPr>
        <w:tab/>
        <w:t>NEC</w:t>
      </w:r>
    </w:p>
    <w:p w14:paraId="042D13C5" w14:textId="505C169A" w:rsidR="007D7A1C" w:rsidRDefault="007D7A1C" w:rsidP="006B480F">
      <w:pPr>
        <w:rPr>
          <w:lang w:eastAsia="x-none"/>
        </w:rPr>
      </w:pPr>
    </w:p>
    <w:p w14:paraId="7FC78595" w14:textId="77777777" w:rsidR="007D7A1C" w:rsidRPr="007D7A1C" w:rsidRDefault="007D7A1C" w:rsidP="007D7A1C">
      <w:pPr>
        <w:rPr>
          <w:lang w:eastAsia="x-none"/>
        </w:rPr>
      </w:pPr>
      <w:r w:rsidRPr="007D7A1C">
        <w:rPr>
          <w:lang w:eastAsia="x-none"/>
        </w:rPr>
        <w:t>[108-e-R17-NR-NTN-01] – Jussi (Huawei)</w:t>
      </w:r>
    </w:p>
    <w:p w14:paraId="1827C40F" w14:textId="3E23D5A2" w:rsidR="007D7A1C" w:rsidRPr="007D7A1C" w:rsidRDefault="007D7A1C" w:rsidP="007D7A1C">
      <w:pPr>
        <w:rPr>
          <w:lang w:eastAsia="x-none"/>
        </w:rPr>
      </w:pPr>
      <w:r w:rsidRPr="007D7A1C">
        <w:rPr>
          <w:lang w:eastAsia="x-none"/>
        </w:rPr>
        <w:t>Email discussion for maintenance on timing relationship enhancements</w:t>
      </w:r>
    </w:p>
    <w:p w14:paraId="48992EDE" w14:textId="77777777" w:rsidR="007D7A1C" w:rsidRPr="007D7A1C" w:rsidRDefault="007D7A1C" w:rsidP="007D7A1C">
      <w:pPr>
        <w:numPr>
          <w:ilvl w:val="0"/>
          <w:numId w:val="62"/>
        </w:numPr>
        <w:rPr>
          <w:lang w:eastAsia="x-none"/>
        </w:rPr>
      </w:pPr>
      <w:r w:rsidRPr="007D7A1C">
        <w:rPr>
          <w:rFonts w:hint="eastAsia"/>
          <w:lang w:eastAsia="x-none"/>
        </w:rPr>
        <w:t>1</w:t>
      </w:r>
      <w:r w:rsidRPr="007D7A1C">
        <w:rPr>
          <w:rFonts w:hint="eastAsia"/>
          <w:vertAlign w:val="superscript"/>
          <w:lang w:eastAsia="x-none"/>
        </w:rPr>
        <w:t>st</w:t>
      </w:r>
      <w:r w:rsidRPr="007D7A1C">
        <w:rPr>
          <w:rFonts w:hint="eastAsia"/>
          <w:lang w:eastAsia="x-none"/>
        </w:rPr>
        <w:t xml:space="preserve"> check point: </w:t>
      </w:r>
      <w:r w:rsidRPr="007D7A1C">
        <w:t>February</w:t>
      </w:r>
      <w:r w:rsidRPr="007D7A1C">
        <w:rPr>
          <w:rFonts w:hint="eastAsia"/>
        </w:rPr>
        <w:t xml:space="preserve"> </w:t>
      </w:r>
      <w:r w:rsidRPr="007D7A1C">
        <w:t>25</w:t>
      </w:r>
    </w:p>
    <w:p w14:paraId="37A7D610" w14:textId="77777777" w:rsidR="007D7A1C" w:rsidRPr="007D7A1C" w:rsidRDefault="007D7A1C" w:rsidP="007D7A1C">
      <w:pPr>
        <w:numPr>
          <w:ilvl w:val="0"/>
          <w:numId w:val="62"/>
        </w:numPr>
        <w:rPr>
          <w:lang w:eastAsia="x-none"/>
        </w:rPr>
      </w:pPr>
      <w:r w:rsidRPr="007D7A1C">
        <w:rPr>
          <w:lang w:eastAsia="x-none"/>
        </w:rPr>
        <w:t>Final</w:t>
      </w:r>
      <w:r w:rsidRPr="007D7A1C">
        <w:rPr>
          <w:rFonts w:hint="eastAsia"/>
          <w:lang w:eastAsia="x-none"/>
        </w:rPr>
        <w:t xml:space="preserve"> check point: </w:t>
      </w:r>
      <w:r w:rsidRPr="007D7A1C">
        <w:t>March 3</w:t>
      </w:r>
    </w:p>
    <w:p w14:paraId="3475C676" w14:textId="7B5499E5" w:rsidR="007D7A1C" w:rsidRPr="007D7A1C" w:rsidRDefault="002328C4" w:rsidP="007D7A1C">
      <w:pPr>
        <w:rPr>
          <w:rFonts w:ascii="Times New Roman" w:hAnsi="Times New Roman"/>
          <w:szCs w:val="20"/>
        </w:rPr>
      </w:pPr>
      <w:hyperlink r:id="rId1220" w:history="1">
        <w:r w:rsidR="004371F4">
          <w:rPr>
            <w:rStyle w:val="Hyperlink"/>
            <w:b/>
            <w:bCs/>
            <w:lang w:eastAsia="x-none"/>
          </w:rPr>
          <w:t>R1-2202606</w:t>
        </w:r>
      </w:hyperlink>
      <w:r w:rsidR="007D7A1C" w:rsidRPr="007D7A1C">
        <w:rPr>
          <w:b/>
          <w:bCs/>
          <w:lang w:eastAsia="x-none"/>
        </w:rPr>
        <w:tab/>
        <w:t>FL summary #2 on NTN timing relationships</w:t>
      </w:r>
      <w:r w:rsidR="007D7A1C" w:rsidRPr="007D7A1C">
        <w:rPr>
          <w:b/>
          <w:bCs/>
          <w:lang w:eastAsia="x-none"/>
        </w:rPr>
        <w:tab/>
        <w:t>Moderator (Huawei)</w:t>
      </w:r>
      <w:r w:rsidR="007D7A1C">
        <w:rPr>
          <w:lang w:eastAsia="x-none"/>
        </w:rPr>
        <w:tab/>
        <w:t xml:space="preserve">(rev of </w:t>
      </w:r>
      <w:hyperlink r:id="rId1221" w:history="1">
        <w:r w:rsidR="004371F4">
          <w:rPr>
            <w:rStyle w:val="Hyperlink"/>
            <w:lang w:eastAsia="x-none"/>
          </w:rPr>
          <w:t>R1-2202526</w:t>
        </w:r>
      </w:hyperlink>
      <w:r w:rsidR="007D7A1C" w:rsidRPr="007D7A1C">
        <w:rPr>
          <w:rFonts w:ascii="Times New Roman" w:hAnsi="Times New Roman"/>
          <w:szCs w:val="20"/>
        </w:rPr>
        <w:t>)</w:t>
      </w:r>
    </w:p>
    <w:p w14:paraId="5880AD2B" w14:textId="45FEFB89" w:rsidR="007D7A1C" w:rsidRPr="007D7A1C" w:rsidRDefault="007D7A1C" w:rsidP="007D7A1C">
      <w:pPr>
        <w:rPr>
          <w:rFonts w:ascii="Times New Roman" w:hAnsi="Times New Roman"/>
          <w:szCs w:val="20"/>
        </w:rPr>
      </w:pPr>
      <w:r>
        <w:rPr>
          <w:rFonts w:ascii="Times New Roman" w:hAnsi="Times New Roman"/>
          <w:szCs w:val="20"/>
        </w:rPr>
        <w:t>From Feb 23</w:t>
      </w:r>
      <w:r w:rsidRPr="007D7A1C">
        <w:rPr>
          <w:rFonts w:ascii="Times New Roman" w:hAnsi="Times New Roman"/>
          <w:szCs w:val="20"/>
          <w:vertAlign w:val="superscript"/>
        </w:rPr>
        <w:t>rd</w:t>
      </w:r>
      <w:r>
        <w:rPr>
          <w:rFonts w:ascii="Times New Roman" w:hAnsi="Times New Roman"/>
          <w:szCs w:val="20"/>
        </w:rPr>
        <w:t xml:space="preserve"> GTW session</w:t>
      </w:r>
    </w:p>
    <w:p w14:paraId="5B803F22" w14:textId="77777777" w:rsidR="007D7A1C" w:rsidRPr="007D7A1C" w:rsidRDefault="007D7A1C" w:rsidP="007D7A1C">
      <w:pPr>
        <w:rPr>
          <w:rFonts w:ascii="Times New Roman" w:eastAsia="SimSun" w:hAnsi="Times New Roman"/>
          <w:szCs w:val="20"/>
          <w:u w:val="single"/>
          <w:lang w:val="en-US"/>
        </w:rPr>
      </w:pPr>
      <w:r w:rsidRPr="007D7A1C">
        <w:rPr>
          <w:rFonts w:ascii="Times New Roman" w:hAnsi="Times New Roman"/>
          <w:szCs w:val="20"/>
          <w:u w:val="single"/>
          <w:lang w:val="en-US"/>
        </w:rPr>
        <w:t>Conclusion</w:t>
      </w:r>
    </w:p>
    <w:p w14:paraId="6202E67F" w14:textId="77777777" w:rsidR="007D7A1C" w:rsidRPr="007D7A1C" w:rsidRDefault="007D7A1C" w:rsidP="007D7A1C">
      <w:pPr>
        <w:rPr>
          <w:rFonts w:ascii="Times New Roman" w:hAnsi="Times New Roman"/>
          <w:szCs w:val="20"/>
          <w:lang w:val="en-US" w:eastAsia="zh-CN"/>
        </w:rPr>
      </w:pPr>
      <w:r w:rsidRPr="007D7A1C">
        <w:rPr>
          <w:rFonts w:ascii="Times New Roman" w:hAnsi="Times New Roman"/>
          <w:szCs w:val="20"/>
          <w:lang w:val="en-US"/>
        </w:rPr>
        <w:t xml:space="preserve">The additional delay introduced for the starts of </w:t>
      </w:r>
      <w:r w:rsidRPr="007D7A1C">
        <w:rPr>
          <w:rFonts w:ascii="Times New Roman" w:hAnsi="Times New Roman"/>
          <w:i/>
          <w:iCs/>
          <w:szCs w:val="20"/>
          <w:lang w:val="en-US"/>
        </w:rPr>
        <w:t>ra-ResponseWindow</w:t>
      </w:r>
      <w:r w:rsidRPr="007D7A1C">
        <w:rPr>
          <w:rFonts w:ascii="Times New Roman" w:hAnsi="Times New Roman"/>
          <w:szCs w:val="20"/>
          <w:lang w:val="en-US"/>
        </w:rPr>
        <w:t xml:space="preserve"> and </w:t>
      </w:r>
      <w:r w:rsidRPr="007D7A1C">
        <w:rPr>
          <w:rFonts w:ascii="Times New Roman" w:hAnsi="Times New Roman"/>
          <w:i/>
          <w:iCs/>
          <w:szCs w:val="20"/>
          <w:lang w:val="en-US"/>
        </w:rPr>
        <w:t xml:space="preserve">msgB-ResponseWindow </w:t>
      </w:r>
      <w:r w:rsidRPr="007D7A1C">
        <w:rPr>
          <w:rFonts w:ascii="Times New Roman" w:hAnsi="Times New Roman"/>
          <w:szCs w:val="20"/>
          <w:lang w:val="en-US"/>
        </w:rPr>
        <w:t>should only apply to NTN. Continue discussion on a TP to TS38.213 sections 8.2 and 8.2A, such as:</w:t>
      </w:r>
    </w:p>
    <w:p w14:paraId="24518C9A" w14:textId="36A2C8EC" w:rsidR="007D7A1C" w:rsidRPr="007D7A1C" w:rsidRDefault="007D7A1C" w:rsidP="007D7A1C">
      <w:pPr>
        <w:rPr>
          <w:rFonts w:ascii="Times New Roman" w:hAnsi="Times New Roman"/>
          <w:szCs w:val="20"/>
          <w:lang w:val="en-US"/>
        </w:rPr>
      </w:pPr>
      <w:r w:rsidRPr="007D7A1C">
        <w:rPr>
          <w:rFonts w:ascii="Times New Roman" w:hAnsi="Times New Roman"/>
          <w:szCs w:val="20"/>
          <w:lang w:val="en-US"/>
        </w:rPr>
        <w:t>“</w:t>
      </w:r>
      <w:r w:rsidRPr="007D7A1C">
        <w:rPr>
          <w:rFonts w:ascii="Times New Roman" w:hAnsi="Times New Roman"/>
          <w:color w:val="FF0000"/>
          <w:szCs w:val="20"/>
          <w:lang w:val="en-US"/>
        </w:rPr>
        <w:t>If</w:t>
      </w:r>
      <w:r w:rsidRPr="007D7A1C">
        <w:rPr>
          <w:rFonts w:ascii="Times New Roman" w:hAnsi="Times New Roman"/>
          <w:b/>
          <w:bCs/>
          <w:i/>
          <w:iCs/>
          <w:color w:val="FF0000"/>
          <w:szCs w:val="20"/>
          <w:lang w:val="en-US"/>
        </w:rPr>
        <w:t xml:space="preserve"> </w:t>
      </w:r>
      <m:oMath>
        <m:sSubSup>
          <m:sSubSupPr>
            <m:ctrlPr>
              <w:rPr>
                <w:rFonts w:ascii="Cambria Math" w:eastAsia="SimSun" w:hAnsi="Cambria Math"/>
                <w:i/>
                <w:iCs/>
                <w:color w:val="FF0000"/>
                <w:szCs w:val="20"/>
              </w:rPr>
            </m:ctrlPr>
          </m:sSubSupPr>
          <m:e>
            <m:r>
              <w:rPr>
                <w:rFonts w:ascii="Cambria Math" w:hAnsi="Cambria Math"/>
                <w:color w:val="FF0000"/>
                <w:szCs w:val="20"/>
              </w:rPr>
              <m:t>N</m:t>
            </m:r>
          </m:e>
          <m:sub>
            <m:r>
              <m:rPr>
                <m:nor/>
              </m:rPr>
              <w:rPr>
                <w:rFonts w:ascii="Times New Roman" w:hAnsi="Times New Roman"/>
                <w:color w:val="FF0000"/>
                <w:szCs w:val="20"/>
                <w:lang w:val="sv-SE"/>
              </w:rPr>
              <m:t>TA,adj</m:t>
            </m:r>
          </m:sub>
          <m:sup>
            <m:r>
              <m:rPr>
                <m:nor/>
              </m:rPr>
              <w:rPr>
                <w:rFonts w:ascii="Times New Roman" w:hAnsi="Times New Roman"/>
                <w:color w:val="FF0000"/>
                <w:szCs w:val="20"/>
                <w:lang w:val="sv-SE"/>
              </w:rPr>
              <m:t>UE</m:t>
            </m:r>
          </m:sup>
        </m:sSubSup>
      </m:oMath>
      <w:r w:rsidRPr="007D7A1C">
        <w:rPr>
          <w:rFonts w:ascii="Times New Roman" w:hAnsi="Times New Roman"/>
          <w:b/>
          <w:bCs/>
          <w:i/>
          <w:iCs/>
          <w:color w:val="FF0000"/>
          <w:szCs w:val="20"/>
        </w:rPr>
        <w:t xml:space="preserve"> </w:t>
      </w:r>
      <w:r w:rsidRPr="007D7A1C">
        <w:rPr>
          <w:rFonts w:ascii="Times New Roman" w:hAnsi="Times New Roman"/>
          <w:color w:val="FF0000"/>
          <w:szCs w:val="20"/>
          <w:lang w:val="en-US"/>
        </w:rPr>
        <w:t>or</w:t>
      </w:r>
      <w:r w:rsidRPr="007D7A1C">
        <w:rPr>
          <w:rFonts w:ascii="Times New Roman" w:hAnsi="Times New Roman"/>
          <w:b/>
          <w:bCs/>
          <w:i/>
          <w:iCs/>
          <w:color w:val="FF0000"/>
          <w:szCs w:val="20"/>
          <w:lang w:val="en-US"/>
        </w:rPr>
        <w:t xml:space="preserve"> </w:t>
      </w:r>
      <m:oMath>
        <m:sSubSup>
          <m:sSubSupPr>
            <m:ctrlPr>
              <w:rPr>
                <w:rFonts w:ascii="Cambria Math" w:eastAsia="SimSun" w:hAnsi="Cambria Math"/>
                <w:i/>
                <w:iCs/>
                <w:color w:val="FF0000"/>
                <w:szCs w:val="20"/>
              </w:rPr>
            </m:ctrlPr>
          </m:sSubSupPr>
          <m:e>
            <m:r>
              <w:rPr>
                <w:rFonts w:ascii="Cambria Math" w:hAnsi="Cambria Math"/>
                <w:color w:val="FF0000"/>
                <w:szCs w:val="20"/>
              </w:rPr>
              <m:t>N</m:t>
            </m:r>
          </m:e>
          <m:sub>
            <m:r>
              <m:rPr>
                <m:nor/>
              </m:rPr>
              <w:rPr>
                <w:rFonts w:ascii="Times New Roman" w:hAnsi="Times New Roman"/>
                <w:color w:val="FF0000"/>
                <w:szCs w:val="20"/>
                <w:lang w:val="sv-SE"/>
              </w:rPr>
              <m:t>TA,adj</m:t>
            </m:r>
          </m:sub>
          <m:sup>
            <m:r>
              <m:rPr>
                <m:nor/>
              </m:rPr>
              <w:rPr>
                <w:rFonts w:ascii="Times New Roman" w:hAnsi="Times New Roman"/>
                <w:color w:val="FF0000"/>
                <w:szCs w:val="20"/>
                <w:lang w:val="sv-SE"/>
              </w:rPr>
              <m:t>common</m:t>
            </m:r>
          </m:sup>
        </m:sSubSup>
      </m:oMath>
      <w:r w:rsidRPr="007D7A1C">
        <w:rPr>
          <w:rFonts w:ascii="Times New Roman" w:hAnsi="Times New Roman"/>
          <w:color w:val="FF0000"/>
          <w:szCs w:val="20"/>
          <w:lang w:val="en-US"/>
        </w:rPr>
        <w:t xml:space="preserve"> is different from zero, </w:t>
      </w:r>
      <w:r w:rsidRPr="007D7A1C">
        <w:rPr>
          <w:rFonts w:ascii="Times New Roman" w:hAnsi="Times New Roman"/>
          <w:szCs w:val="20"/>
          <w:lang w:val="en-US"/>
        </w:rPr>
        <w:t xml:space="preserve">the window starts after an additional </w:t>
      </w:r>
      <m:oMath>
        <m:sSub>
          <m:sSubPr>
            <m:ctrlPr>
              <w:rPr>
                <w:rFonts w:ascii="Cambria Math" w:eastAsia="SimSun" w:hAnsi="Cambria Math"/>
                <w:szCs w:val="20"/>
              </w:rPr>
            </m:ctrlPr>
          </m:sSubPr>
          <m:e>
            <m:r>
              <w:rPr>
                <w:rFonts w:ascii="Cambria Math" w:hAnsi="Cambria Math"/>
                <w:szCs w:val="20"/>
                <w:lang w:val="en-US"/>
              </w:rPr>
              <m:t>T</m:t>
            </m:r>
          </m:e>
          <m:sub>
            <m:r>
              <m:rPr>
                <m:sty m:val="p"/>
              </m:rPr>
              <w:rPr>
                <w:rFonts w:ascii="Cambria Math" w:hAnsi="Cambria Math"/>
                <w:szCs w:val="20"/>
                <w:lang w:val="en-US"/>
              </w:rPr>
              <m:t>TA</m:t>
            </m:r>
          </m:sub>
        </m:sSub>
        <m:r>
          <w:rPr>
            <w:rFonts w:ascii="Cambria Math" w:hAnsi="Cambria Math"/>
            <w:szCs w:val="20"/>
            <w:lang w:val="en-US"/>
          </w:rPr>
          <m:t>+</m:t>
        </m:r>
        <m:sSub>
          <m:sSubPr>
            <m:ctrlPr>
              <w:rPr>
                <w:rFonts w:ascii="Cambria Math" w:eastAsia="SimSun" w:hAnsi="Cambria Math"/>
                <w:i/>
                <w:iCs/>
                <w:szCs w:val="20"/>
              </w:rPr>
            </m:ctrlPr>
          </m:sSubPr>
          <m:e>
            <m:r>
              <w:rPr>
                <w:rFonts w:ascii="Cambria Math" w:hAnsi="Cambria Math"/>
                <w:szCs w:val="20"/>
                <w:lang w:val="en-US"/>
              </w:rPr>
              <m:t>k</m:t>
            </m:r>
          </m:e>
          <m:sub>
            <m:r>
              <m:rPr>
                <m:sty m:val="p"/>
              </m:rPr>
              <w:rPr>
                <w:rFonts w:ascii="Cambria Math" w:hAnsi="Cambria Math"/>
                <w:szCs w:val="20"/>
                <w:lang w:val="en-US"/>
              </w:rPr>
              <m:t>mac</m:t>
            </m:r>
          </m:sub>
        </m:sSub>
      </m:oMath>
      <w:r w:rsidRPr="007D7A1C">
        <w:rPr>
          <w:rFonts w:ascii="Times New Roman" w:hAnsi="Times New Roman"/>
          <w:szCs w:val="20"/>
          <w:lang w:val="en-US"/>
        </w:rPr>
        <w:t xml:space="preserve"> msec …”</w:t>
      </w:r>
    </w:p>
    <w:p w14:paraId="74090C65" w14:textId="77777777" w:rsidR="007D7A1C" w:rsidRPr="007D7A1C" w:rsidRDefault="007D7A1C" w:rsidP="007D7A1C">
      <w:pPr>
        <w:rPr>
          <w:rFonts w:ascii="Times New Roman" w:hAnsi="Times New Roman"/>
          <w:bCs/>
          <w:szCs w:val="20"/>
        </w:rPr>
      </w:pPr>
    </w:p>
    <w:p w14:paraId="1A2D68F1" w14:textId="77777777" w:rsidR="007D7A1C" w:rsidRPr="007D7A1C" w:rsidRDefault="007D7A1C" w:rsidP="007D7A1C">
      <w:pPr>
        <w:rPr>
          <w:rFonts w:ascii="Times New Roman" w:hAnsi="Times New Roman"/>
          <w:bCs/>
          <w:szCs w:val="20"/>
          <w:lang w:val="en-US"/>
        </w:rPr>
      </w:pPr>
      <w:r w:rsidRPr="007D7A1C">
        <w:rPr>
          <w:rFonts w:ascii="Times New Roman" w:hAnsi="Times New Roman"/>
          <w:bCs/>
          <w:szCs w:val="20"/>
          <w:highlight w:val="green"/>
          <w:lang w:val="en-US"/>
        </w:rPr>
        <w:t>Agreement</w:t>
      </w:r>
    </w:p>
    <w:p w14:paraId="5B1FAEE7" w14:textId="77777777" w:rsidR="007D7A1C" w:rsidRPr="007D7A1C" w:rsidRDefault="007D7A1C" w:rsidP="007D7A1C">
      <w:pPr>
        <w:rPr>
          <w:rFonts w:ascii="Times New Roman" w:hAnsi="Times New Roman"/>
          <w:szCs w:val="20"/>
          <w:lang w:val="en-US"/>
        </w:rPr>
      </w:pPr>
      <w:r w:rsidRPr="007D7A1C">
        <w:rPr>
          <w:rFonts w:ascii="Times New Roman" w:hAnsi="Times New Roman"/>
          <w:szCs w:val="20"/>
          <w:lang w:val="en-US"/>
        </w:rPr>
        <w:t xml:space="preserve">Send a reply LS to RAN2, indicating </w:t>
      </w:r>
    </w:p>
    <w:p w14:paraId="6985CD73" w14:textId="77777777" w:rsidR="007D7A1C" w:rsidRPr="007D7A1C" w:rsidRDefault="007D7A1C" w:rsidP="00D259AB">
      <w:pPr>
        <w:pStyle w:val="ListParagraph"/>
        <w:numPr>
          <w:ilvl w:val="0"/>
          <w:numId w:val="72"/>
        </w:numPr>
        <w:rPr>
          <w:lang w:val="en-US"/>
        </w:rPr>
      </w:pPr>
      <w:r w:rsidRPr="007D7A1C">
        <w:rPr>
          <w:lang w:val="en-US"/>
        </w:rPr>
        <w:t xml:space="preserve">RAN1 has no concern with the list of nine parameters of </w:t>
      </w:r>
      <w:r w:rsidRPr="007D7A1C">
        <w:rPr>
          <w:lang w:eastAsia="zh-CN"/>
        </w:rPr>
        <w:t>serving cell information</w:t>
      </w:r>
      <w:r w:rsidRPr="007D7A1C">
        <w:rPr>
          <w:lang w:val="en-US"/>
        </w:rPr>
        <w:t xml:space="preserve"> </w:t>
      </w:r>
    </w:p>
    <w:p w14:paraId="4D27A671" w14:textId="77777777" w:rsidR="007D7A1C" w:rsidRPr="007D7A1C" w:rsidRDefault="007D7A1C" w:rsidP="00D259AB">
      <w:pPr>
        <w:pStyle w:val="ListParagraph"/>
        <w:numPr>
          <w:ilvl w:val="0"/>
          <w:numId w:val="72"/>
        </w:numPr>
        <w:rPr>
          <w:lang w:val="en-US"/>
        </w:rPr>
      </w:pPr>
      <w:r w:rsidRPr="007D7A1C">
        <w:rPr>
          <w:lang w:val="en-US"/>
        </w:rPr>
        <w:t>RAN1 proposes two additional parameters (</w:t>
      </w:r>
      <w:r w:rsidRPr="007D7A1C">
        <w:rPr>
          <w:lang w:val="en-US" w:eastAsia="zh-CN"/>
        </w:rPr>
        <w:t>ntnPolarizationDL and ntnPolarizationUL)</w:t>
      </w:r>
      <w:r w:rsidRPr="007D7A1C">
        <w:rPr>
          <w:lang w:val="en-US"/>
        </w:rPr>
        <w:t xml:space="preserve"> to be added into the parameters of serving cell information, including the relevant RAN1 agreements</w:t>
      </w:r>
    </w:p>
    <w:p w14:paraId="1787B62A" w14:textId="77777777" w:rsidR="007D7A1C" w:rsidRPr="007D7A1C" w:rsidRDefault="007D7A1C" w:rsidP="007D7A1C">
      <w:pPr>
        <w:rPr>
          <w:rFonts w:ascii="Times New Roman" w:hAnsi="Times New Roman"/>
          <w:szCs w:val="20"/>
          <w:lang w:val="en-US"/>
        </w:rPr>
      </w:pPr>
      <w:r w:rsidRPr="007D7A1C">
        <w:rPr>
          <w:rFonts w:ascii="Times New Roman" w:hAnsi="Times New Roman"/>
          <w:szCs w:val="20"/>
          <w:lang w:val="en-US"/>
        </w:rPr>
        <w:t>Continue discussion to clarify RAN1 understanding regarding the validity duration for UL sync information, and whether this would impact the SIBx design.</w:t>
      </w:r>
    </w:p>
    <w:p w14:paraId="4C9890D4" w14:textId="321E6A75" w:rsidR="007D7A1C" w:rsidRPr="00CA6F0D" w:rsidRDefault="007D7A1C" w:rsidP="006B480F">
      <w:pPr>
        <w:rPr>
          <w:lang w:val="en-US" w:eastAsia="x-none"/>
        </w:rPr>
      </w:pPr>
    </w:p>
    <w:p w14:paraId="53E6E398" w14:textId="116E9CB5" w:rsidR="00CA6F0D" w:rsidRPr="00CA6F0D" w:rsidRDefault="00CA6F0D" w:rsidP="006B480F">
      <w:pPr>
        <w:rPr>
          <w:lang w:val="en-US" w:eastAsia="x-none"/>
        </w:rPr>
      </w:pPr>
      <w:r w:rsidRPr="00CA6F0D">
        <w:rPr>
          <w:lang w:val="en-US" w:eastAsia="x-none"/>
        </w:rPr>
        <w:t>Reply to</w:t>
      </w:r>
    </w:p>
    <w:p w14:paraId="1F2E88BF" w14:textId="2E9B0193" w:rsidR="00CA6F0D" w:rsidRDefault="002328C4" w:rsidP="00CA6F0D">
      <w:pPr>
        <w:rPr>
          <w:b/>
          <w:bCs/>
          <w:lang w:eastAsia="x-none"/>
        </w:rPr>
      </w:pPr>
      <w:hyperlink r:id="rId1222" w:history="1">
        <w:r w:rsidR="004371F4">
          <w:rPr>
            <w:rStyle w:val="Hyperlink"/>
            <w:b/>
            <w:bCs/>
            <w:lang w:eastAsia="x-none"/>
          </w:rPr>
          <w:t>R1-2200875</w:t>
        </w:r>
      </w:hyperlink>
      <w:r w:rsidR="00CA6F0D" w:rsidRPr="00FE24EA">
        <w:rPr>
          <w:b/>
          <w:bCs/>
          <w:lang w:eastAsia="x-none"/>
        </w:rPr>
        <w:tab/>
        <w:t>LS on NTN-specific SIB</w:t>
      </w:r>
      <w:r w:rsidR="00CA6F0D" w:rsidRPr="00FE24EA">
        <w:rPr>
          <w:b/>
          <w:bCs/>
          <w:lang w:eastAsia="x-none"/>
        </w:rPr>
        <w:tab/>
        <w:t>RAN2, Huawei</w:t>
      </w:r>
    </w:p>
    <w:p w14:paraId="6A6CF506" w14:textId="768A8A82" w:rsidR="00CA6F0D" w:rsidRDefault="002328C4" w:rsidP="00CA6F0D">
      <w:pPr>
        <w:rPr>
          <w:b/>
          <w:lang w:val="en-US" w:eastAsia="x-none"/>
        </w:rPr>
      </w:pPr>
      <w:hyperlink r:id="rId1223" w:history="1">
        <w:r w:rsidR="004371F4">
          <w:rPr>
            <w:rStyle w:val="Hyperlink"/>
            <w:b/>
            <w:lang w:val="en-US" w:eastAsia="x-none"/>
          </w:rPr>
          <w:t>R1-2202794</w:t>
        </w:r>
      </w:hyperlink>
      <w:r w:rsidR="00CA6F0D" w:rsidRPr="00CA6F0D">
        <w:rPr>
          <w:b/>
          <w:lang w:val="en-US" w:eastAsia="x-none"/>
        </w:rPr>
        <w:tab/>
        <w:t>Draft reply LS on NTN-specific SIB</w:t>
      </w:r>
      <w:r w:rsidR="00CA6F0D" w:rsidRPr="00CA6F0D">
        <w:rPr>
          <w:b/>
          <w:lang w:val="en-US" w:eastAsia="x-none"/>
        </w:rPr>
        <w:tab/>
        <w:t>Moderator (Huawei)</w:t>
      </w:r>
      <w:r w:rsidR="00F0276C">
        <w:rPr>
          <w:b/>
          <w:lang w:val="en-US" w:eastAsia="x-none"/>
        </w:rPr>
        <w:tab/>
        <w:t xml:space="preserve">(rev of </w:t>
      </w:r>
      <w:hyperlink r:id="rId1224" w:history="1">
        <w:r w:rsidR="004371F4">
          <w:rPr>
            <w:rStyle w:val="Hyperlink"/>
            <w:b/>
            <w:lang w:val="en-US" w:eastAsia="x-none"/>
          </w:rPr>
          <w:t>R1-2202696</w:t>
        </w:r>
      </w:hyperlink>
      <w:r w:rsidR="00F0276C">
        <w:rPr>
          <w:b/>
          <w:lang w:val="en-US" w:eastAsia="x-none"/>
        </w:rPr>
        <w:t>)</w:t>
      </w:r>
    </w:p>
    <w:p w14:paraId="151C1AC2" w14:textId="72853C95" w:rsidR="00733E65" w:rsidRDefault="00F0276C" w:rsidP="00733E65">
      <w:pPr>
        <w:rPr>
          <w:lang w:eastAsia="x-none"/>
        </w:rPr>
      </w:pPr>
      <w:r w:rsidRPr="00CA6F0D">
        <w:rPr>
          <w:b/>
          <w:bCs/>
          <w:lang w:val="en-US" w:eastAsia="x-none"/>
        </w:rPr>
        <w:lastRenderedPageBreak/>
        <w:t>Decision:</w:t>
      </w:r>
      <w:r w:rsidRPr="00CA6F0D">
        <w:rPr>
          <w:lang w:val="en-US" w:eastAsia="x-none"/>
        </w:rPr>
        <w:t xml:space="preserve"> As per decision</w:t>
      </w:r>
      <w:r>
        <w:rPr>
          <w:lang w:val="en-US" w:eastAsia="x-none"/>
        </w:rPr>
        <w:t xml:space="preserve"> o</w:t>
      </w:r>
      <w:r w:rsidRPr="00CA6F0D">
        <w:rPr>
          <w:lang w:val="en-US" w:eastAsia="x-none"/>
        </w:rPr>
        <w:t xml:space="preserve">n </w:t>
      </w:r>
      <w:r>
        <w:rPr>
          <w:lang w:val="en-US" w:eastAsia="x-none"/>
        </w:rPr>
        <w:t>Mar 2</w:t>
      </w:r>
      <w:r w:rsidRPr="00F0276C">
        <w:rPr>
          <w:vertAlign w:val="superscript"/>
          <w:lang w:val="en-US" w:eastAsia="x-none"/>
        </w:rPr>
        <w:t>nd</w:t>
      </w:r>
      <w:r>
        <w:rPr>
          <w:lang w:val="en-US" w:eastAsia="x-none"/>
        </w:rPr>
        <w:t xml:space="preserve">, GTW session, </w:t>
      </w:r>
      <w:r w:rsidR="00733E65">
        <w:rPr>
          <w:lang w:val="en-US" w:eastAsia="x-none"/>
        </w:rPr>
        <w:t xml:space="preserve">the draft LS </w:t>
      </w:r>
      <w:r w:rsidR="00733E65" w:rsidRPr="00640316">
        <w:rPr>
          <w:lang w:eastAsia="x-none"/>
        </w:rPr>
        <w:t>is endorsed with the following change:</w:t>
      </w:r>
    </w:p>
    <w:p w14:paraId="7C7213BD" w14:textId="77777777" w:rsidR="00733E65" w:rsidRPr="00733E65" w:rsidRDefault="00733E65" w:rsidP="00733E65">
      <w:pPr>
        <w:rPr>
          <w:rFonts w:ascii="Arial" w:hAnsi="Arial" w:cs="Arial"/>
          <w:sz w:val="16"/>
          <w:szCs w:val="16"/>
          <w:lang w:eastAsia="x-none"/>
        </w:rPr>
      </w:pPr>
    </w:p>
    <w:p w14:paraId="65515823" w14:textId="77777777" w:rsidR="00733E65" w:rsidRPr="00733E65" w:rsidDel="0062532A" w:rsidRDefault="00733E65" w:rsidP="00733E65">
      <w:pPr>
        <w:ind w:leftChars="200" w:left="400"/>
        <w:rPr>
          <w:del w:id="118" w:author="Unknown"/>
          <w:rFonts w:ascii="Arial" w:hAnsi="Arial" w:cs="Arial"/>
          <w:bCs/>
          <w:sz w:val="16"/>
          <w:szCs w:val="16"/>
        </w:rPr>
      </w:pPr>
      <w:del w:id="119" w:author="Unknown">
        <w:r w:rsidRPr="00733E65" w:rsidDel="0062532A">
          <w:rPr>
            <w:rFonts w:ascii="Arial" w:hAnsi="Arial" w:cs="Arial"/>
            <w:bCs/>
            <w:sz w:val="16"/>
            <w:szCs w:val="16"/>
          </w:rPr>
          <w:delText xml:space="preserve">With respect to the validity duration, RAN1 understanding is that it only applies to ephemeris and common TA parameters, and the other parameters follow the normal SI modification procedure. </w:delText>
        </w:r>
      </w:del>
    </w:p>
    <w:p w14:paraId="7CAF2B3A" w14:textId="77777777" w:rsidR="00733E65" w:rsidRPr="00733E65" w:rsidRDefault="00733E65" w:rsidP="00733E65">
      <w:pPr>
        <w:ind w:leftChars="200" w:left="400"/>
        <w:rPr>
          <w:rFonts w:ascii="Arial" w:hAnsi="Arial" w:cs="Arial"/>
          <w:bCs/>
          <w:sz w:val="16"/>
          <w:szCs w:val="16"/>
        </w:rPr>
      </w:pPr>
      <w:r w:rsidRPr="00733E65">
        <w:rPr>
          <w:rFonts w:ascii="Arial" w:hAnsi="Arial" w:cs="Arial"/>
          <w:bCs/>
          <w:sz w:val="16"/>
          <w:szCs w:val="16"/>
        </w:rPr>
        <w:t>RAN1 looked at the recent RAN2 agreement on system information update:</w:t>
      </w:r>
    </w:p>
    <w:p w14:paraId="671A3B37" w14:textId="77777777" w:rsidR="00733E65" w:rsidRPr="00733E65" w:rsidRDefault="00733E65" w:rsidP="00733E65">
      <w:pPr>
        <w:pStyle w:val="NormalAfter3pt"/>
        <w:pBdr>
          <w:top w:val="single" w:sz="4" w:space="1" w:color="auto"/>
          <w:left w:val="single" w:sz="4" w:space="4" w:color="auto"/>
          <w:bottom w:val="single" w:sz="4" w:space="1" w:color="auto"/>
          <w:right w:val="single" w:sz="4" w:space="4" w:color="auto"/>
        </w:pBdr>
        <w:spacing w:after="0"/>
        <w:ind w:leftChars="200" w:left="400" w:firstLine="0"/>
        <w:rPr>
          <w:rFonts w:ascii="Arial" w:eastAsia="SimSun" w:hAnsi="Arial" w:cs="Arial"/>
          <w:sz w:val="16"/>
          <w:szCs w:val="16"/>
        </w:rPr>
      </w:pPr>
      <w:r w:rsidRPr="00733E65">
        <w:rPr>
          <w:rFonts w:ascii="Arial" w:hAnsi="Arial" w:cs="Arial"/>
          <w:sz w:val="16"/>
          <w:szCs w:val="16"/>
        </w:rPr>
        <w:t>1. Update of ephemeris and common TA information does not affect the value tag and does not trigger SI modification procedure.</w:t>
      </w:r>
      <w:r w:rsidRPr="00733E65">
        <w:rPr>
          <w:rFonts w:ascii="Arial" w:hAnsi="Arial" w:cs="Arial"/>
          <w:sz w:val="16"/>
          <w:szCs w:val="16"/>
        </w:rPr>
        <w:br/>
        <w:t>2. The ntnUlSyncValidityDuration applies to the whole SIBX. UE acquires the updated SIBX when the timer expires. FFS whether to also include it in the LS to RAN1. FFS if this applies only to Connected mode or to idle mode UE as well</w:t>
      </w:r>
    </w:p>
    <w:p w14:paraId="745EA397" w14:textId="77777777" w:rsidR="00733E65" w:rsidRPr="00733E65" w:rsidRDefault="00733E65" w:rsidP="00733E65">
      <w:pPr>
        <w:ind w:leftChars="200" w:left="400"/>
        <w:rPr>
          <w:rFonts w:ascii="Arial" w:hAnsi="Arial" w:cs="Arial"/>
          <w:bCs/>
          <w:sz w:val="16"/>
          <w:szCs w:val="16"/>
          <w:lang w:val="en-AU"/>
        </w:rPr>
      </w:pPr>
    </w:p>
    <w:p w14:paraId="6DB6C64C" w14:textId="77777777" w:rsidR="00733E65" w:rsidRPr="00733E65" w:rsidRDefault="00733E65" w:rsidP="00733E65">
      <w:pPr>
        <w:ind w:leftChars="200" w:left="400"/>
        <w:rPr>
          <w:ins w:id="120" w:author="Unknown" w:date="2022-03-02T21:14:00Z"/>
          <w:rFonts w:ascii="Arial" w:hAnsi="Arial" w:cs="Arial"/>
          <w:bCs/>
          <w:sz w:val="16"/>
          <w:szCs w:val="16"/>
        </w:rPr>
      </w:pPr>
      <w:ins w:id="121" w:author="Unknown" w:date="2022-03-02T21:14:00Z">
        <w:r w:rsidRPr="00733E65">
          <w:rPr>
            <w:rFonts w:ascii="Arial" w:hAnsi="Arial" w:cs="Arial"/>
            <w:bCs/>
            <w:sz w:val="16"/>
            <w:szCs w:val="16"/>
          </w:rPr>
          <w:t>With respect to the validity duration, RAN1 understanding is that it only applies to ephemeris and common TA parameters</w:t>
        </w:r>
      </w:ins>
      <w:ins w:id="122" w:author="Unknown" w:date="2022-03-02T21:19:00Z">
        <w:r w:rsidRPr="00733E65">
          <w:rPr>
            <w:rFonts w:ascii="Arial" w:hAnsi="Arial" w:cs="Arial"/>
            <w:bCs/>
            <w:sz w:val="16"/>
            <w:szCs w:val="16"/>
          </w:rPr>
          <w:t xml:space="preserve"> including the epoch time</w:t>
        </w:r>
      </w:ins>
      <w:ins w:id="123" w:author="Unknown" w:date="2022-03-02T21:14:00Z">
        <w:r w:rsidRPr="00733E65">
          <w:rPr>
            <w:rFonts w:ascii="Arial" w:hAnsi="Arial" w:cs="Arial"/>
            <w:bCs/>
            <w:sz w:val="16"/>
            <w:szCs w:val="16"/>
          </w:rPr>
          <w:t xml:space="preserve">, and the other parameters follow the normal SI modification procedure. </w:t>
        </w:r>
      </w:ins>
    </w:p>
    <w:p w14:paraId="17E247ED" w14:textId="210E7931" w:rsidR="00733E65" w:rsidRPr="00733E65" w:rsidRDefault="00733E65" w:rsidP="00733E65">
      <w:pPr>
        <w:ind w:leftChars="200" w:left="400"/>
        <w:rPr>
          <w:ins w:id="124" w:author="Unknown" w:date="2022-03-02T21:16:00Z"/>
          <w:rFonts w:ascii="Arial" w:hAnsi="Arial" w:cs="Arial"/>
          <w:sz w:val="16"/>
          <w:szCs w:val="16"/>
          <w:lang w:val="en-AU"/>
        </w:rPr>
      </w:pPr>
      <w:del w:id="125" w:author="Unknown">
        <w:r w:rsidRPr="00733E65" w:rsidDel="0062532A">
          <w:rPr>
            <w:rFonts w:ascii="Arial" w:hAnsi="Arial" w:cs="Arial"/>
            <w:sz w:val="16"/>
            <w:szCs w:val="16"/>
            <w:lang w:val="en-AU" w:eastAsia="zh-CN"/>
          </w:rPr>
          <w:delText>From this agreement RAN1 has the understanding that there is no relation between the update of ephemeris and common TA information and the parameters other than those two</w:delText>
        </w:r>
      </w:del>
    </w:p>
    <w:p w14:paraId="5EEDFB61" w14:textId="77777777" w:rsidR="00733E65" w:rsidRPr="00733E65" w:rsidDel="0062532A" w:rsidRDefault="00733E65" w:rsidP="00733E65">
      <w:pPr>
        <w:ind w:leftChars="200" w:left="400"/>
        <w:jc w:val="both"/>
        <w:rPr>
          <w:del w:id="126" w:author="Unknown"/>
          <w:rFonts w:ascii="Arial" w:hAnsi="Arial" w:cs="Arial"/>
          <w:sz w:val="16"/>
          <w:szCs w:val="16"/>
          <w:lang w:val="en-AU" w:eastAsia="zh-CN"/>
        </w:rPr>
      </w:pPr>
      <w:r w:rsidRPr="00733E65">
        <w:rPr>
          <w:rFonts w:ascii="Arial" w:hAnsi="Arial" w:cs="Arial"/>
          <w:sz w:val="16"/>
          <w:szCs w:val="16"/>
          <w:lang w:val="en-AU" w:eastAsia="zh-CN"/>
        </w:rPr>
        <w:t>Some of these other parameters</w:t>
      </w:r>
      <w:ins w:id="127" w:author="Unknown" w:date="2022-03-02T21:06:00Z">
        <w:r w:rsidRPr="00733E65">
          <w:rPr>
            <w:rFonts w:ascii="Arial" w:hAnsi="Arial" w:cs="Arial"/>
            <w:sz w:val="16"/>
            <w:szCs w:val="16"/>
            <w:lang w:val="en-AU"/>
          </w:rPr>
          <w:t xml:space="preserve"> (</w:t>
        </w:r>
      </w:ins>
      <w:ins w:id="128" w:author="Unknown" w:date="2022-03-02T21:11:00Z">
        <w:r w:rsidRPr="00733E65">
          <w:rPr>
            <w:rFonts w:ascii="Arial" w:hAnsi="Arial" w:cs="Arial"/>
            <w:sz w:val="16"/>
            <w:szCs w:val="16"/>
            <w:lang w:val="en-AU"/>
          </w:rPr>
          <w:t xml:space="preserve">e.g. </w:t>
        </w:r>
      </w:ins>
      <w:ins w:id="129" w:author="Unknown" w:date="2022-03-02T21:06:00Z">
        <w:r w:rsidRPr="00733E65">
          <w:rPr>
            <w:rFonts w:ascii="Arial" w:hAnsi="Arial" w:cs="Arial"/>
            <w:sz w:val="16"/>
            <w:szCs w:val="16"/>
            <w:lang w:val="en-AU"/>
          </w:rPr>
          <w:t>K_offset)</w:t>
        </w:r>
      </w:ins>
      <w:r w:rsidRPr="00733E65">
        <w:rPr>
          <w:rFonts w:ascii="Arial" w:hAnsi="Arial" w:cs="Arial"/>
          <w:sz w:val="16"/>
          <w:szCs w:val="16"/>
          <w:lang w:val="en-AU" w:eastAsia="zh-CN"/>
        </w:rPr>
        <w:t xml:space="preserve"> will impact the UE’s UL transmit timing. </w:t>
      </w:r>
    </w:p>
    <w:p w14:paraId="6AD19F7D" w14:textId="77777777" w:rsidR="00733E65" w:rsidRPr="00733E65" w:rsidRDefault="00733E65" w:rsidP="00733E65">
      <w:pPr>
        <w:ind w:leftChars="200" w:left="400"/>
        <w:jc w:val="both"/>
        <w:rPr>
          <w:rFonts w:ascii="Arial" w:hAnsi="Arial" w:cs="Arial"/>
          <w:sz w:val="16"/>
          <w:szCs w:val="16"/>
          <w:lang w:val="en-AU" w:eastAsia="zh-CN"/>
        </w:rPr>
      </w:pPr>
      <w:r w:rsidRPr="00733E65">
        <w:rPr>
          <w:rFonts w:ascii="Arial" w:hAnsi="Arial" w:cs="Arial"/>
          <w:sz w:val="16"/>
          <w:szCs w:val="16"/>
          <w:lang w:val="en-AU" w:eastAsia="zh-CN"/>
        </w:rPr>
        <w:t xml:space="preserve">For several meetings RAN1 has been discussing </w:t>
      </w:r>
      <w:r w:rsidRPr="00733E65">
        <w:rPr>
          <w:rFonts w:ascii="Arial" w:hAnsi="Arial" w:cs="Arial"/>
          <w:sz w:val="16"/>
          <w:szCs w:val="16"/>
          <w:lang w:val="en-US"/>
        </w:rPr>
        <w:t>whether there is a need to resolve ambiguity of which cell-specific K_offset value to use during the SIB modification period</w:t>
      </w:r>
      <w:r w:rsidRPr="00733E65">
        <w:rPr>
          <w:rFonts w:ascii="Arial" w:hAnsi="Arial" w:cs="Arial"/>
          <w:sz w:val="16"/>
          <w:szCs w:val="16"/>
          <w:lang w:val="en-AU" w:eastAsia="zh-CN"/>
        </w:rPr>
        <w:t xml:space="preserve"> and the majority of companies think that it can be handled by gNB implementation. According to some companies this potential ambiguity has to be resolved in the specifications. RAN1 respectfully asks RAN2 to share their understanding on whether there is a need to address this potential ambiguity.</w:t>
      </w:r>
    </w:p>
    <w:p w14:paraId="5B7E812D" w14:textId="609A949C" w:rsidR="00CA6F0D" w:rsidRDefault="00733E65" w:rsidP="006B480F">
      <w:pPr>
        <w:rPr>
          <w:lang w:val="en-US" w:eastAsia="x-none"/>
        </w:rPr>
      </w:pPr>
      <w:r>
        <w:rPr>
          <w:lang w:val="en-US" w:eastAsia="x-none"/>
        </w:rPr>
        <w:t xml:space="preserve">Final LS is </w:t>
      </w:r>
      <w:r w:rsidRPr="00733E65">
        <w:rPr>
          <w:highlight w:val="green"/>
          <w:lang w:val="en-US" w:eastAsia="x-none"/>
        </w:rPr>
        <w:t xml:space="preserve">approved in </w:t>
      </w:r>
      <w:hyperlink r:id="rId1225" w:history="1">
        <w:r w:rsidR="004371F4">
          <w:rPr>
            <w:rStyle w:val="Hyperlink"/>
            <w:highlight w:val="green"/>
            <w:lang w:val="en-US" w:eastAsia="x-none"/>
          </w:rPr>
          <w:t>R1-2202843</w:t>
        </w:r>
      </w:hyperlink>
      <w:r>
        <w:rPr>
          <w:lang w:val="en-US" w:eastAsia="x-none"/>
        </w:rPr>
        <w:t>.</w:t>
      </w:r>
    </w:p>
    <w:p w14:paraId="0028A9A5" w14:textId="0E0BD968" w:rsidR="009B7DA9" w:rsidRDefault="009B7DA9" w:rsidP="006B480F">
      <w:pPr>
        <w:rPr>
          <w:lang w:val="en-US" w:eastAsia="x-none"/>
        </w:rPr>
      </w:pPr>
    </w:p>
    <w:p w14:paraId="77A027D8" w14:textId="77777777" w:rsidR="00733E65" w:rsidRPr="00CA6F0D" w:rsidRDefault="00733E65" w:rsidP="006B480F">
      <w:pPr>
        <w:rPr>
          <w:lang w:val="en-US" w:eastAsia="x-none"/>
        </w:rPr>
      </w:pPr>
    </w:p>
    <w:p w14:paraId="55D832A6" w14:textId="5F7BC57A" w:rsidR="00CA6F0D" w:rsidRPr="00CA6F0D" w:rsidRDefault="00CA6F0D" w:rsidP="006B480F">
      <w:pPr>
        <w:rPr>
          <w:lang w:val="en-US" w:eastAsia="x-none"/>
        </w:rPr>
      </w:pPr>
      <w:r w:rsidRPr="00CA6F0D">
        <w:rPr>
          <w:b/>
          <w:bCs/>
          <w:lang w:val="en-US" w:eastAsia="x-none"/>
        </w:rPr>
        <w:t>Decision:</w:t>
      </w:r>
      <w:r w:rsidRPr="00CA6F0D">
        <w:rPr>
          <w:lang w:val="en-US" w:eastAsia="x-none"/>
        </w:rPr>
        <w:t xml:space="preserve"> As per email decision posted on Feb 25</w:t>
      </w:r>
      <w:r w:rsidRPr="00CA6F0D">
        <w:rPr>
          <w:vertAlign w:val="superscript"/>
          <w:lang w:val="en-US" w:eastAsia="x-none"/>
        </w:rPr>
        <w:t>th</w:t>
      </w:r>
      <w:r w:rsidRPr="00CA6F0D">
        <w:rPr>
          <w:lang w:val="en-US" w:eastAsia="x-none"/>
        </w:rPr>
        <w:t>,</w:t>
      </w:r>
    </w:p>
    <w:p w14:paraId="45F66E86" w14:textId="77777777" w:rsidR="00CA6F0D" w:rsidRPr="00CA6F0D" w:rsidRDefault="00CA6F0D" w:rsidP="00CA6F0D">
      <w:pPr>
        <w:rPr>
          <w:bCs/>
          <w:u w:val="single"/>
          <w:lang w:eastAsia="x-none"/>
        </w:rPr>
      </w:pPr>
      <w:r w:rsidRPr="00CA6F0D">
        <w:rPr>
          <w:rFonts w:hint="eastAsia"/>
          <w:bCs/>
          <w:u w:val="single"/>
          <w:lang w:eastAsia="x-none"/>
        </w:rPr>
        <w:t>Conclusion</w:t>
      </w:r>
    </w:p>
    <w:p w14:paraId="19FADC34" w14:textId="77777777" w:rsidR="00CA6F0D" w:rsidRDefault="00CA6F0D" w:rsidP="00CA6F0D">
      <w:pPr>
        <w:rPr>
          <w:lang w:eastAsia="x-none"/>
        </w:rPr>
      </w:pPr>
      <w:r w:rsidRPr="007E14FB">
        <w:rPr>
          <w:lang w:eastAsia="x-none"/>
        </w:rPr>
        <w:t>Update of K_mac with MAC CE is not supported in Rel-17 NTN</w:t>
      </w:r>
      <w:r>
        <w:rPr>
          <w:lang w:eastAsia="x-none"/>
        </w:rPr>
        <w:t>.</w:t>
      </w:r>
    </w:p>
    <w:p w14:paraId="47DE8258" w14:textId="77777777" w:rsidR="00CA6F0D" w:rsidRPr="00CA6F0D" w:rsidRDefault="00CA6F0D" w:rsidP="00CA6F0D">
      <w:pPr>
        <w:rPr>
          <w:bCs/>
          <w:lang w:eastAsia="x-none"/>
        </w:rPr>
      </w:pPr>
    </w:p>
    <w:p w14:paraId="3E3B4070" w14:textId="77777777" w:rsidR="00CA6F0D" w:rsidRPr="00CA6F0D" w:rsidRDefault="00CA6F0D" w:rsidP="00CA6F0D">
      <w:pPr>
        <w:rPr>
          <w:bCs/>
          <w:u w:val="single"/>
          <w:lang w:eastAsia="x-none"/>
        </w:rPr>
      </w:pPr>
      <w:r w:rsidRPr="00CA6F0D">
        <w:rPr>
          <w:rFonts w:hint="eastAsia"/>
          <w:bCs/>
          <w:u w:val="single"/>
          <w:lang w:eastAsia="x-none"/>
        </w:rPr>
        <w:t>Conclusion</w:t>
      </w:r>
    </w:p>
    <w:p w14:paraId="0223D3B2" w14:textId="77777777" w:rsidR="00CA6F0D" w:rsidRDefault="00CA6F0D" w:rsidP="00CA6F0D">
      <w:pPr>
        <w:rPr>
          <w:lang w:eastAsia="x-none"/>
        </w:rPr>
      </w:pPr>
      <w:r w:rsidRPr="007E14FB">
        <w:rPr>
          <w:lang w:eastAsia="x-none"/>
        </w:rPr>
        <w:t>The size of the PDSCH-to-HARQ_feedback timing indicator field in DCI is not extended when the range of the K1 value is extended in Rel-17 NTN</w:t>
      </w:r>
    </w:p>
    <w:p w14:paraId="337D0053" w14:textId="77777777" w:rsidR="00CA6F0D" w:rsidRPr="00CA6F0D" w:rsidRDefault="00CA6F0D" w:rsidP="00CA6F0D">
      <w:pPr>
        <w:rPr>
          <w:bCs/>
          <w:lang w:eastAsia="x-none"/>
        </w:rPr>
      </w:pPr>
    </w:p>
    <w:p w14:paraId="5D822D85" w14:textId="77777777" w:rsidR="00CA6F0D" w:rsidRPr="00CA6F0D" w:rsidRDefault="00CA6F0D" w:rsidP="00CA6F0D">
      <w:pPr>
        <w:rPr>
          <w:bCs/>
          <w:u w:val="single"/>
          <w:lang w:eastAsia="x-none"/>
        </w:rPr>
      </w:pPr>
      <w:r w:rsidRPr="00CA6F0D">
        <w:rPr>
          <w:rFonts w:hint="eastAsia"/>
          <w:bCs/>
          <w:u w:val="single"/>
          <w:lang w:eastAsia="x-none"/>
        </w:rPr>
        <w:t>Conclusion</w:t>
      </w:r>
    </w:p>
    <w:p w14:paraId="66192F17" w14:textId="77777777" w:rsidR="00CA6F0D" w:rsidRDefault="00CA6F0D" w:rsidP="00CA6F0D">
      <w:pPr>
        <w:rPr>
          <w:lang w:eastAsia="x-none"/>
        </w:rPr>
      </w:pPr>
      <w:r w:rsidRPr="007E14FB">
        <w:rPr>
          <w:lang w:eastAsia="x-none"/>
        </w:rPr>
        <w:t>K_offset is not introduced for type 1 configured grant in Rel-17 NTN</w:t>
      </w:r>
      <w:r>
        <w:rPr>
          <w:lang w:eastAsia="x-none"/>
        </w:rPr>
        <w:t>.</w:t>
      </w:r>
    </w:p>
    <w:p w14:paraId="6F307525" w14:textId="77777777" w:rsidR="00CA6F0D" w:rsidRPr="00CA6F0D" w:rsidRDefault="00CA6F0D" w:rsidP="00CA6F0D">
      <w:pPr>
        <w:rPr>
          <w:bCs/>
          <w:lang w:eastAsia="x-none"/>
        </w:rPr>
      </w:pPr>
    </w:p>
    <w:p w14:paraId="310B0CF2" w14:textId="77777777" w:rsidR="00CA6F0D" w:rsidRPr="00CA6F0D" w:rsidRDefault="00CA6F0D" w:rsidP="00CA6F0D">
      <w:pPr>
        <w:rPr>
          <w:bCs/>
          <w:u w:val="single"/>
          <w:lang w:eastAsia="x-none"/>
        </w:rPr>
      </w:pPr>
      <w:r w:rsidRPr="00CA6F0D">
        <w:rPr>
          <w:rFonts w:hint="eastAsia"/>
          <w:bCs/>
          <w:u w:val="single"/>
          <w:lang w:eastAsia="x-none"/>
        </w:rPr>
        <w:t>Conclusion</w:t>
      </w:r>
    </w:p>
    <w:p w14:paraId="0FFC672D" w14:textId="77777777" w:rsidR="00CA6F0D" w:rsidRDefault="00CA6F0D" w:rsidP="00CA6F0D">
      <w:pPr>
        <w:rPr>
          <w:lang w:eastAsia="x-none"/>
        </w:rPr>
      </w:pPr>
      <w:r w:rsidRPr="007E14FB">
        <w:rPr>
          <w:lang w:eastAsia="x-none"/>
        </w:rPr>
        <w:t>Beam-specific K_offset is not supported for initial access in Rel-17 NTN</w:t>
      </w:r>
      <w:r>
        <w:rPr>
          <w:lang w:eastAsia="x-none"/>
        </w:rPr>
        <w:t>.</w:t>
      </w:r>
    </w:p>
    <w:p w14:paraId="610ED2DB" w14:textId="77777777" w:rsidR="00CA6F0D" w:rsidRPr="00CA6F0D" w:rsidRDefault="00CA6F0D" w:rsidP="00CA6F0D">
      <w:pPr>
        <w:rPr>
          <w:bCs/>
          <w:lang w:eastAsia="x-none"/>
        </w:rPr>
      </w:pPr>
    </w:p>
    <w:p w14:paraId="10BC0D87" w14:textId="77777777" w:rsidR="00CA6F0D" w:rsidRPr="00CA6F0D" w:rsidRDefault="00CA6F0D" w:rsidP="00CA6F0D">
      <w:pPr>
        <w:rPr>
          <w:bCs/>
          <w:lang w:val="en-US"/>
        </w:rPr>
      </w:pPr>
      <w:r w:rsidRPr="00CA6F0D">
        <w:rPr>
          <w:bCs/>
          <w:highlight w:val="green"/>
          <w:lang w:val="en-US"/>
        </w:rPr>
        <w:t>Agreement</w:t>
      </w:r>
    </w:p>
    <w:p w14:paraId="195FB216" w14:textId="3ADB9041" w:rsidR="00CA6F0D" w:rsidRDefault="00CA6F0D" w:rsidP="00CA6F0D">
      <w:pPr>
        <w:rPr>
          <w:rFonts w:cs="Arial"/>
          <w:i/>
          <w:iCs/>
          <w:lang w:val="en-US"/>
        </w:rPr>
      </w:pPr>
      <w:r>
        <w:rPr>
          <w:rFonts w:cs="Arial"/>
          <w:lang w:val="en-US"/>
        </w:rPr>
        <w:t>Adopt the following TP for instances of “</w:t>
      </w:r>
      <m:oMath>
        <m:sSub>
          <m:sSubPr>
            <m:ctrlPr>
              <w:rPr>
                <w:rFonts w:ascii="Cambria Math" w:eastAsia="MS Mincho" w:hAnsi="Cambria Math"/>
                <w:i/>
                <w:kern w:val="2"/>
              </w:rPr>
            </m:ctrlPr>
          </m:sSubPr>
          <m:e>
            <m:r>
              <w:rPr>
                <w:rFonts w:ascii="Cambria Math" w:eastAsia="MS Mincho" w:hAnsi="Cambria Math"/>
                <w:kern w:val="2"/>
              </w:rPr>
              <m:t>K</m:t>
            </m:r>
          </m:e>
          <m:sub>
            <m:r>
              <m:rPr>
                <m:sty m:val="p"/>
              </m:rPr>
              <w:rPr>
                <w:rFonts w:ascii="Cambria Math" w:eastAsia="MS Mincho" w:hAnsi="Cambria Math"/>
                <w:kern w:val="2"/>
              </w:rPr>
              <m:t>cell,offset</m:t>
            </m:r>
          </m:sub>
        </m:sSub>
      </m:oMath>
      <w:r>
        <w:rPr>
          <w:kern w:val="2"/>
        </w:rPr>
        <w:t xml:space="preserve"> </w:t>
      </w:r>
      <w:r>
        <w:t>is</w:t>
      </w:r>
      <w:r>
        <w:rPr>
          <w:kern w:val="2"/>
        </w:rPr>
        <w:t xml:space="preserve"> </w:t>
      </w:r>
      <w:r>
        <w:t xml:space="preserve">provided by </w:t>
      </w:r>
      <w:r w:rsidRPr="0030597D">
        <w:rPr>
          <w:i/>
          <w:iCs/>
        </w:rPr>
        <w:t>Koffset</w:t>
      </w:r>
      <w:r>
        <w:t xml:space="preserve"> in </w:t>
      </w:r>
      <w:r w:rsidRPr="009C7017">
        <w:rPr>
          <w:i/>
        </w:rPr>
        <w:t>ServingCellConfigCommon</w:t>
      </w:r>
      <w:r>
        <w:rPr>
          <w:rFonts w:cs="Arial"/>
          <w:lang w:val="en-US"/>
        </w:rPr>
        <w:t xml:space="preserve">” TS38.213: “where </w:t>
      </w:r>
      <m:oMath>
        <m:sSub>
          <m:sSubPr>
            <m:ctrlPr>
              <w:rPr>
                <w:rFonts w:ascii="Cambria Math" w:eastAsia="MS Mincho" w:hAnsi="Cambria Math" w:cs="Arial"/>
                <w:i/>
                <w:kern w:val="2"/>
                <w:lang w:val="en-US"/>
              </w:rPr>
            </m:ctrlPr>
          </m:sSubPr>
          <m:e>
            <m:r>
              <m:rPr>
                <m:sty m:val="bi"/>
              </m:rPr>
              <w:rPr>
                <w:rFonts w:ascii="Cambria Math" w:eastAsia="MS Mincho" w:hAnsi="Cambria Math" w:cs="Arial"/>
                <w:kern w:val="2"/>
                <w:lang w:val="en-US"/>
              </w:rPr>
              <m:t>K</m:t>
            </m:r>
          </m:e>
          <m:sub>
            <m:r>
              <m:rPr>
                <m:sty m:val="b"/>
              </m:rPr>
              <w:rPr>
                <w:rFonts w:ascii="Cambria Math" w:eastAsia="MS Mincho" w:hAnsi="Cambria Math" w:cs="Arial"/>
                <w:kern w:val="2"/>
                <w:lang w:val="en-US"/>
              </w:rPr>
              <m:t>cell,offset</m:t>
            </m:r>
          </m:sub>
        </m:sSub>
      </m:oMath>
      <w:r>
        <w:rPr>
          <w:rFonts w:cs="Arial"/>
          <w:kern w:val="2"/>
          <w:lang w:val="en-US"/>
        </w:rPr>
        <w:t xml:space="preserve"> </w:t>
      </w:r>
      <w:r>
        <w:rPr>
          <w:rFonts w:cs="Arial"/>
          <w:lang w:val="en-US"/>
        </w:rPr>
        <w:t>is</w:t>
      </w:r>
      <w:r>
        <w:rPr>
          <w:rFonts w:cs="Arial"/>
          <w:kern w:val="2"/>
          <w:lang w:val="en-US"/>
        </w:rPr>
        <w:t xml:space="preserve"> </w:t>
      </w:r>
      <w:r>
        <w:rPr>
          <w:rFonts w:cs="Arial"/>
          <w:lang w:val="en-US"/>
        </w:rPr>
        <w:t>provided by</w:t>
      </w:r>
      <w:del w:id="130" w:author="Author">
        <w:r>
          <w:rPr>
            <w:rFonts w:cs="Arial"/>
            <w:lang w:val="en-US"/>
          </w:rPr>
          <w:delText xml:space="preserve"> </w:delText>
        </w:r>
        <w:r>
          <w:rPr>
            <w:rFonts w:cs="Arial"/>
            <w:i/>
            <w:iCs/>
            <w:lang w:val="en-US"/>
          </w:rPr>
          <w:delText>Koffset</w:delText>
        </w:r>
        <w:r>
          <w:rPr>
            <w:rFonts w:cs="Arial"/>
            <w:lang w:val="en-US"/>
          </w:rPr>
          <w:delText xml:space="preserve"> in </w:delText>
        </w:r>
        <w:r>
          <w:rPr>
            <w:rFonts w:cs="Arial"/>
            <w:i/>
            <w:lang w:val="en-US"/>
          </w:rPr>
          <w:delText>ServingCellConfigCommon</w:delText>
        </w:r>
      </w:del>
      <w:ins w:id="131" w:author="Author">
        <w:r>
          <w:rPr>
            <w:rFonts w:cs="Arial"/>
            <w:i/>
            <w:lang w:val="en-US"/>
          </w:rPr>
          <w:t xml:space="preserve"> CellSpecific_Koffset</w:t>
        </w:r>
      </w:ins>
      <w:r>
        <w:rPr>
          <w:rFonts w:cs="Arial"/>
          <w:i/>
          <w:iCs/>
          <w:lang w:val="en-US"/>
        </w:rPr>
        <w:t>”</w:t>
      </w:r>
    </w:p>
    <w:p w14:paraId="073FB8C2" w14:textId="77777777" w:rsidR="00CA6F0D" w:rsidRPr="00CA6F0D" w:rsidRDefault="00CA6F0D" w:rsidP="00CA6F0D">
      <w:pPr>
        <w:rPr>
          <w:rFonts w:cs="Arial"/>
          <w:bCs/>
          <w:i/>
          <w:iCs/>
          <w:lang w:val="en-US"/>
        </w:rPr>
      </w:pPr>
    </w:p>
    <w:p w14:paraId="329F97E2" w14:textId="77777777" w:rsidR="00CA6F0D" w:rsidRPr="00CA6F0D" w:rsidRDefault="00CA6F0D" w:rsidP="00CA6F0D">
      <w:pPr>
        <w:rPr>
          <w:bCs/>
          <w:lang w:val="en-US"/>
        </w:rPr>
      </w:pPr>
      <w:r w:rsidRPr="00CA6F0D">
        <w:rPr>
          <w:bCs/>
          <w:highlight w:val="green"/>
          <w:lang w:val="en-US"/>
        </w:rPr>
        <w:t>Agreement</w:t>
      </w:r>
    </w:p>
    <w:p w14:paraId="2F9295CA" w14:textId="77777777" w:rsidR="00CA6F0D" w:rsidRDefault="00CA6F0D" w:rsidP="00CA6F0D">
      <w:pPr>
        <w:rPr>
          <w:rFonts w:cs="Arial"/>
          <w:lang w:val="en-US"/>
        </w:rPr>
      </w:pPr>
      <w:r>
        <w:rPr>
          <w:rFonts w:cs="Arial"/>
          <w:lang w:val="en-US"/>
        </w:rPr>
        <w:t>Adopt the following TP for Section 6.2.1 of TS38.214:</w:t>
      </w:r>
    </w:p>
    <w:p w14:paraId="2589344F" w14:textId="045C103B" w:rsidR="00CA6F0D" w:rsidRDefault="00CA6F0D" w:rsidP="009B7DA9">
      <w:pPr>
        <w:jc w:val="center"/>
        <w:rPr>
          <w:lang w:eastAsia="x-none"/>
        </w:rPr>
      </w:pPr>
      <w:r w:rsidRPr="00011C59">
        <w:rPr>
          <w:noProof/>
          <w:lang w:val="en-US" w:eastAsia="zh-CN"/>
        </w:rPr>
        <w:drawing>
          <wp:inline distT="0" distB="0" distL="0" distR="0" wp14:anchorId="36322590" wp14:editId="52BAB419">
            <wp:extent cx="5495925" cy="8191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26">
                      <a:extLst>
                        <a:ext uri="{28A0092B-C50C-407E-A947-70E740481C1C}">
                          <a14:useLocalDpi xmlns:a14="http://schemas.microsoft.com/office/drawing/2010/main" val="0"/>
                        </a:ext>
                      </a:extLst>
                    </a:blip>
                    <a:srcRect/>
                    <a:stretch>
                      <a:fillRect/>
                    </a:stretch>
                  </pic:blipFill>
                  <pic:spPr bwMode="auto">
                    <a:xfrm>
                      <a:off x="0" y="0"/>
                      <a:ext cx="5495925" cy="819150"/>
                    </a:xfrm>
                    <a:prstGeom prst="rect">
                      <a:avLst/>
                    </a:prstGeom>
                    <a:noFill/>
                    <a:ln>
                      <a:noFill/>
                    </a:ln>
                  </pic:spPr>
                </pic:pic>
              </a:graphicData>
            </a:graphic>
          </wp:inline>
        </w:drawing>
      </w:r>
    </w:p>
    <w:p w14:paraId="1BA890F2" w14:textId="77777777" w:rsidR="00CA6F0D" w:rsidRPr="009B7DA9" w:rsidRDefault="00CA6F0D" w:rsidP="00CA6F0D">
      <w:pPr>
        <w:kinsoku w:val="0"/>
        <w:rPr>
          <w:rFonts w:ascii="Times New Roman" w:hAnsi="Times New Roman"/>
          <w:bCs/>
        </w:rPr>
      </w:pPr>
    </w:p>
    <w:p w14:paraId="2CCD4A04" w14:textId="77777777" w:rsidR="00CA6F0D" w:rsidRPr="009B7DA9" w:rsidRDefault="00CA6F0D" w:rsidP="00CA6F0D">
      <w:pPr>
        <w:rPr>
          <w:bCs/>
          <w:lang w:val="en-US"/>
        </w:rPr>
      </w:pPr>
      <w:r w:rsidRPr="009B7DA9">
        <w:rPr>
          <w:bCs/>
          <w:highlight w:val="green"/>
          <w:lang w:val="en-US"/>
        </w:rPr>
        <w:t>Agreement</w:t>
      </w:r>
    </w:p>
    <w:p w14:paraId="5A9D3479" w14:textId="77777777" w:rsidR="00CA6F0D" w:rsidRPr="008C58AB" w:rsidRDefault="00CA6F0D" w:rsidP="00CA6F0D">
      <w:pPr>
        <w:kinsoku w:val="0"/>
        <w:rPr>
          <w:rFonts w:ascii="Times New Roman" w:hAnsi="Times New Roman"/>
        </w:rPr>
      </w:pPr>
      <w:r w:rsidRPr="008C58AB">
        <w:rPr>
          <w:rFonts w:ascii="Times New Roman" w:hAnsi="Times New Roman"/>
        </w:rPr>
        <w:t>In TS38.213 sections 8.2 and 8.2A, make the following change:</w:t>
      </w:r>
    </w:p>
    <w:p w14:paraId="5BF2E890" w14:textId="1904F1A0" w:rsidR="00CA6F0D" w:rsidRPr="009B7DA9" w:rsidRDefault="00CA6F0D" w:rsidP="009B7DA9">
      <w:pPr>
        <w:kinsoku w:val="0"/>
        <w:ind w:left="720"/>
        <w:rPr>
          <w:rFonts w:ascii="Times New Roman" w:hAnsi="Times New Roman"/>
        </w:rPr>
      </w:pPr>
      <w:r w:rsidRPr="008C58AB">
        <w:rPr>
          <w:rFonts w:ascii="Times New Roman" w:eastAsia="MS Mincho" w:hAnsi="Times New Roman"/>
        </w:rPr>
        <w:t>“</w:t>
      </w:r>
      <w:r w:rsidRPr="008C58AB">
        <w:rPr>
          <w:rFonts w:ascii="Times New Roman" w:hAnsi="Times New Roman"/>
          <w:color w:val="FF0000"/>
        </w:rPr>
        <w:t>If</w:t>
      </w:r>
      <w:r w:rsidRPr="008C58AB">
        <w:rPr>
          <w:rFonts w:ascii="Times New Roman" w:hAnsi="Times New Roman"/>
          <w:b/>
          <w:bCs/>
          <w:i/>
          <w:iCs/>
          <w:color w:val="FF0000"/>
        </w:rPr>
        <w:t xml:space="preserve"> </w:t>
      </w:r>
      <m:oMath>
        <m:sSubSup>
          <m:sSubSupPr>
            <m:ctrlPr>
              <w:rPr>
                <w:rFonts w:ascii="Cambria Math" w:eastAsia="SimSun" w:hAnsi="Cambria Math"/>
                <w:i/>
                <w:iCs/>
                <w:color w:val="FF0000"/>
                <w:sz w:val="24"/>
              </w:rPr>
            </m:ctrlPr>
          </m:sSubSupPr>
          <m:e>
            <m:r>
              <w:rPr>
                <w:rFonts w:ascii="Cambria Math" w:hAnsi="Cambria Math"/>
                <w:color w:val="FF0000"/>
              </w:rPr>
              <m:t>N</m:t>
            </m:r>
          </m:e>
          <m:sub>
            <m:r>
              <m:rPr>
                <m:nor/>
              </m:rPr>
              <w:rPr>
                <w:rFonts w:ascii="Times New Roman" w:hAnsi="Times New Roman"/>
                <w:color w:val="FF0000"/>
                <w:lang w:val="sv-SE"/>
              </w:rPr>
              <m:t>TA,adj</m:t>
            </m:r>
          </m:sub>
          <m:sup>
            <m:r>
              <m:rPr>
                <m:nor/>
              </m:rPr>
              <w:rPr>
                <w:rFonts w:ascii="Times New Roman" w:hAnsi="Times New Roman"/>
                <w:color w:val="FF0000"/>
                <w:lang w:val="sv-SE"/>
              </w:rPr>
              <m:t>UE</m:t>
            </m:r>
          </m:sup>
        </m:sSubSup>
      </m:oMath>
      <w:r w:rsidRPr="008C58AB">
        <w:rPr>
          <w:rFonts w:ascii="Times New Roman" w:hAnsi="Times New Roman"/>
          <w:b/>
          <w:bCs/>
          <w:i/>
          <w:iCs/>
          <w:color w:val="FF0000"/>
        </w:rPr>
        <w:t xml:space="preserve"> </w:t>
      </w:r>
      <w:r w:rsidRPr="008C58AB">
        <w:rPr>
          <w:rFonts w:ascii="Times New Roman" w:hAnsi="Times New Roman"/>
          <w:color w:val="FF0000"/>
        </w:rPr>
        <w:t>or</w:t>
      </w:r>
      <w:r w:rsidRPr="008C58AB">
        <w:rPr>
          <w:rFonts w:ascii="Times New Roman" w:hAnsi="Times New Roman"/>
          <w:b/>
          <w:bCs/>
          <w:i/>
          <w:iCs/>
          <w:color w:val="FF0000"/>
        </w:rPr>
        <w:t xml:space="preserve"> </w:t>
      </w:r>
      <m:oMath>
        <m:sSubSup>
          <m:sSubSupPr>
            <m:ctrlPr>
              <w:rPr>
                <w:rFonts w:ascii="Cambria Math" w:eastAsia="SimSun" w:hAnsi="Cambria Math"/>
                <w:i/>
                <w:iCs/>
                <w:color w:val="FF0000"/>
                <w:sz w:val="24"/>
              </w:rPr>
            </m:ctrlPr>
          </m:sSubSupPr>
          <m:e>
            <m:r>
              <w:rPr>
                <w:rFonts w:ascii="Cambria Math" w:hAnsi="Cambria Math"/>
                <w:color w:val="FF0000"/>
              </w:rPr>
              <m:t>N</m:t>
            </m:r>
          </m:e>
          <m:sub>
            <m:r>
              <m:rPr>
                <m:nor/>
              </m:rPr>
              <w:rPr>
                <w:rFonts w:ascii="Times New Roman" w:hAnsi="Times New Roman"/>
                <w:color w:val="FF0000"/>
                <w:lang w:val="sv-SE"/>
              </w:rPr>
              <m:t>TA,adj</m:t>
            </m:r>
          </m:sub>
          <m:sup>
            <m:r>
              <m:rPr>
                <m:nor/>
              </m:rPr>
              <w:rPr>
                <w:rFonts w:ascii="Times New Roman" w:hAnsi="Times New Roman"/>
                <w:color w:val="FF0000"/>
                <w:lang w:val="sv-SE"/>
              </w:rPr>
              <m:t>common</m:t>
            </m:r>
          </m:sup>
        </m:sSubSup>
      </m:oMath>
      <w:r w:rsidRPr="008C58AB">
        <w:rPr>
          <w:rFonts w:ascii="Times New Roman" w:hAnsi="Times New Roman"/>
          <w:color w:val="FF0000"/>
        </w:rPr>
        <w:t xml:space="preserve"> as specified in [TS38.211 clause 4.3.1] is different from zero, </w:t>
      </w:r>
      <w:r w:rsidRPr="008C58AB">
        <w:rPr>
          <w:rFonts w:ascii="Times New Roman" w:hAnsi="Times New Roman"/>
        </w:rPr>
        <w:t xml:space="preserve">the window starts after an additional </w:t>
      </w:r>
      <m:oMath>
        <m:sSub>
          <m:sSubPr>
            <m:ctrlPr>
              <w:rPr>
                <w:rFonts w:ascii="Cambria Math" w:eastAsia="SimSun" w:hAnsi="Cambria Math"/>
                <w:sz w:val="24"/>
              </w:rPr>
            </m:ctrlPr>
          </m:sSubPr>
          <m:e>
            <m:r>
              <w:rPr>
                <w:rFonts w:ascii="Cambria Math" w:hAnsi="Cambria Math"/>
              </w:rPr>
              <m:t>T</m:t>
            </m:r>
          </m:e>
          <m:sub>
            <m:r>
              <m:rPr>
                <m:sty m:val="p"/>
              </m:rPr>
              <w:rPr>
                <w:rFonts w:ascii="Cambria Math" w:hAnsi="Cambria Math"/>
              </w:rPr>
              <m:t>TA</m:t>
            </m:r>
          </m:sub>
        </m:sSub>
        <m:r>
          <w:rPr>
            <w:rFonts w:ascii="Cambria Math" w:hAnsi="Cambria Math"/>
          </w:rPr>
          <m:t>+</m:t>
        </m:r>
        <m:sSub>
          <m:sSubPr>
            <m:ctrlPr>
              <w:rPr>
                <w:rFonts w:ascii="Cambria Math" w:eastAsia="SimSun" w:hAnsi="Cambria Math"/>
                <w:i/>
                <w:iCs/>
                <w:sz w:val="24"/>
              </w:rPr>
            </m:ctrlPr>
          </m:sSubPr>
          <m:e>
            <m:r>
              <w:rPr>
                <w:rFonts w:ascii="Cambria Math" w:hAnsi="Cambria Math"/>
              </w:rPr>
              <m:t>k</m:t>
            </m:r>
          </m:e>
          <m:sub>
            <m:r>
              <m:rPr>
                <m:sty m:val="p"/>
              </m:rPr>
              <w:rPr>
                <w:rFonts w:ascii="Cambria Math" w:hAnsi="Cambria Math"/>
              </w:rPr>
              <m:t>mac</m:t>
            </m:r>
          </m:sub>
        </m:sSub>
      </m:oMath>
      <w:r w:rsidRPr="008C58AB">
        <w:rPr>
          <w:rFonts w:ascii="Times New Roman" w:hAnsi="Times New Roman"/>
        </w:rPr>
        <w:t xml:space="preserve"> msec </w:t>
      </w:r>
      <w:r w:rsidRPr="008C58AB">
        <w:rPr>
          <w:rFonts w:ascii="Times New Roman" w:eastAsia="MS Mincho" w:hAnsi="Times New Roman"/>
          <w:lang w:eastAsia="ja-JP"/>
        </w:rPr>
        <w:t>…”</w:t>
      </w:r>
    </w:p>
    <w:p w14:paraId="10D0B7A7" w14:textId="4F360FA5" w:rsidR="00CA6F0D" w:rsidRDefault="00CA6F0D" w:rsidP="00CA6F0D">
      <w:pPr>
        <w:rPr>
          <w:lang w:eastAsia="x-none"/>
        </w:rPr>
      </w:pPr>
    </w:p>
    <w:p w14:paraId="680309B3" w14:textId="77777777" w:rsidR="009B7DA9" w:rsidRPr="009B7DA9" w:rsidRDefault="009B7DA9" w:rsidP="00CA6F0D">
      <w:pPr>
        <w:rPr>
          <w:lang w:eastAsia="x-none"/>
        </w:rPr>
      </w:pPr>
    </w:p>
    <w:p w14:paraId="235C6190" w14:textId="67309E4E" w:rsidR="009B7DA9" w:rsidRPr="00CA6F0D" w:rsidRDefault="009B7DA9" w:rsidP="009B7DA9">
      <w:pPr>
        <w:rPr>
          <w:lang w:val="en-US" w:eastAsia="x-none"/>
        </w:rPr>
      </w:pPr>
      <w:r w:rsidRPr="00CA6F0D">
        <w:rPr>
          <w:b/>
          <w:bCs/>
          <w:lang w:val="en-US" w:eastAsia="x-none"/>
        </w:rPr>
        <w:t>Decision:</w:t>
      </w:r>
      <w:r w:rsidRPr="00CA6F0D">
        <w:rPr>
          <w:lang w:val="en-US" w:eastAsia="x-none"/>
        </w:rPr>
        <w:t xml:space="preserve"> As per email decision posted on Feb 2</w:t>
      </w:r>
      <w:r>
        <w:rPr>
          <w:lang w:val="en-US" w:eastAsia="x-none"/>
        </w:rPr>
        <w:t>6</w:t>
      </w:r>
      <w:r w:rsidRPr="00CA6F0D">
        <w:rPr>
          <w:vertAlign w:val="superscript"/>
          <w:lang w:val="en-US" w:eastAsia="x-none"/>
        </w:rPr>
        <w:t>th</w:t>
      </w:r>
      <w:r w:rsidRPr="00CA6F0D">
        <w:rPr>
          <w:lang w:val="en-US" w:eastAsia="x-none"/>
        </w:rPr>
        <w:t>,</w:t>
      </w:r>
    </w:p>
    <w:p w14:paraId="67C7A24E" w14:textId="77777777" w:rsidR="00CA6F0D" w:rsidRPr="009B7DA9" w:rsidRDefault="00CA6F0D" w:rsidP="00CA6F0D">
      <w:pPr>
        <w:rPr>
          <w:bCs/>
          <w:lang w:val="en-US"/>
        </w:rPr>
      </w:pPr>
      <w:r w:rsidRPr="009B7DA9">
        <w:rPr>
          <w:bCs/>
          <w:highlight w:val="green"/>
          <w:lang w:val="en-US"/>
        </w:rPr>
        <w:t>Agreement</w:t>
      </w:r>
    </w:p>
    <w:p w14:paraId="70AA866A" w14:textId="77777777" w:rsidR="00CA6F0D" w:rsidRDefault="00CA6F0D" w:rsidP="00CA6F0D">
      <w:pPr>
        <w:rPr>
          <w:rFonts w:cs="Arial"/>
          <w:lang w:val="en-US"/>
        </w:rPr>
      </w:pPr>
      <w:r>
        <w:rPr>
          <w:rFonts w:cs="Arial"/>
          <w:lang w:val="en-US"/>
        </w:rPr>
        <w:t>Adopt the following TP for Section 5.2.2.5 of TS38.214:</w:t>
      </w:r>
    </w:p>
    <w:p w14:paraId="11D87551" w14:textId="77777777" w:rsidR="00CA6F0D" w:rsidRPr="0009710D" w:rsidRDefault="00CA6F0D" w:rsidP="00CA6F0D">
      <w:pPr>
        <w:ind w:leftChars="200" w:left="400"/>
        <w:jc w:val="center"/>
        <w:rPr>
          <w:color w:val="FF0000"/>
          <w:lang w:eastAsia="ko-KR"/>
        </w:rPr>
      </w:pPr>
      <w:r w:rsidRPr="0009710D">
        <w:rPr>
          <w:rFonts w:hint="eastAsia"/>
          <w:color w:val="FF0000"/>
          <w:lang w:eastAsia="ko-KR"/>
        </w:rPr>
        <w:t>--- Start of TP ---</w:t>
      </w:r>
    </w:p>
    <w:p w14:paraId="38196504" w14:textId="2A55AE23" w:rsidR="00CA6F0D" w:rsidRPr="009B7DA9" w:rsidRDefault="00CA6F0D" w:rsidP="00CA6F0D">
      <w:pPr>
        <w:ind w:leftChars="200" w:left="400"/>
        <w:rPr>
          <w:rFonts w:ascii="Arial" w:hAnsi="Arial" w:cs="Arial"/>
          <w:b/>
          <w:bCs/>
          <w:sz w:val="16"/>
          <w:szCs w:val="16"/>
          <w:lang w:eastAsia="zh-CN"/>
        </w:rPr>
      </w:pPr>
      <w:r w:rsidRPr="009B7DA9">
        <w:rPr>
          <w:rFonts w:ascii="Arial" w:hAnsi="Arial" w:cs="Arial"/>
          <w:b/>
          <w:bCs/>
          <w:sz w:val="16"/>
          <w:szCs w:val="16"/>
        </w:rPr>
        <w:t>5.2.2.5</w:t>
      </w:r>
      <w:r w:rsidR="009B7DA9" w:rsidRPr="009B7DA9">
        <w:rPr>
          <w:rFonts w:ascii="Arial" w:hAnsi="Arial" w:cs="Arial"/>
          <w:b/>
          <w:bCs/>
          <w:sz w:val="16"/>
          <w:szCs w:val="16"/>
        </w:rPr>
        <w:tab/>
      </w:r>
      <w:r w:rsidRPr="009B7DA9">
        <w:rPr>
          <w:rFonts w:ascii="Arial" w:hAnsi="Arial" w:cs="Arial"/>
          <w:b/>
          <w:bCs/>
          <w:sz w:val="16"/>
          <w:szCs w:val="16"/>
        </w:rPr>
        <w:t>CSI reference resource definition</w:t>
      </w:r>
    </w:p>
    <w:p w14:paraId="121B7F1D" w14:textId="77777777" w:rsidR="00CA6F0D" w:rsidRPr="009B7DA9" w:rsidRDefault="00CA6F0D" w:rsidP="00CA6F0D">
      <w:pPr>
        <w:ind w:leftChars="200" w:left="400"/>
        <w:rPr>
          <w:rFonts w:ascii="Arial" w:hAnsi="Arial" w:cs="Arial"/>
          <w:color w:val="000000"/>
          <w:sz w:val="16"/>
          <w:szCs w:val="16"/>
        </w:rPr>
      </w:pPr>
      <w:r w:rsidRPr="009B7DA9">
        <w:rPr>
          <w:rFonts w:ascii="Arial" w:hAnsi="Arial" w:cs="Arial"/>
          <w:color w:val="000000"/>
          <w:sz w:val="16"/>
          <w:szCs w:val="16"/>
        </w:rPr>
        <w:t>The CSI reference resource for a serving cell is defined as follows:</w:t>
      </w:r>
    </w:p>
    <w:p w14:paraId="43E83E99" w14:textId="77777777" w:rsidR="00CA6F0D" w:rsidRPr="009B7DA9" w:rsidRDefault="00CA6F0D" w:rsidP="00CA6F0D">
      <w:pPr>
        <w:ind w:leftChars="342" w:left="968" w:hanging="284"/>
        <w:rPr>
          <w:rFonts w:ascii="Arial" w:hAnsi="Arial" w:cs="Arial"/>
          <w:sz w:val="16"/>
          <w:szCs w:val="16"/>
          <w:lang w:val="en-US" w:eastAsia="ko-KR"/>
        </w:rPr>
      </w:pPr>
      <w:r w:rsidRPr="009B7DA9">
        <w:rPr>
          <w:rFonts w:ascii="Arial" w:hAnsi="Arial" w:cs="Arial"/>
          <w:sz w:val="16"/>
          <w:szCs w:val="16"/>
        </w:rPr>
        <w:t>-    In the frequency domain, the CSI reference resource is defined by the group of downlink physical resource blocks corresponding to the band to which the derived CSI relates.</w:t>
      </w:r>
    </w:p>
    <w:p w14:paraId="3FB63CDD" w14:textId="2ADB5E39" w:rsidR="00CA6F0D" w:rsidRPr="009B7DA9" w:rsidRDefault="00CA6F0D" w:rsidP="00CA6F0D">
      <w:pPr>
        <w:ind w:leftChars="342" w:left="968" w:hanging="284"/>
        <w:rPr>
          <w:rFonts w:ascii="Arial" w:hAnsi="Arial" w:cs="Arial"/>
          <w:color w:val="FF0000"/>
          <w:sz w:val="16"/>
          <w:szCs w:val="16"/>
          <w:lang w:eastAsia="zh-CN"/>
        </w:rPr>
      </w:pPr>
      <w:r w:rsidRPr="009B7DA9">
        <w:rPr>
          <w:rFonts w:ascii="Arial" w:hAnsi="Arial" w:cs="Arial"/>
          <w:sz w:val="16"/>
          <w:szCs w:val="16"/>
        </w:rPr>
        <w:t xml:space="preserve">-    In the time domain, the CSI reference resource for a CSI reporting in uplink slot </w:t>
      </w:r>
      <w:r w:rsidRPr="009B7DA9">
        <w:rPr>
          <w:rFonts w:ascii="Arial" w:hAnsi="Arial" w:cs="Arial"/>
          <w:i/>
          <w:iCs/>
          <w:sz w:val="16"/>
          <w:szCs w:val="16"/>
        </w:rPr>
        <w:t>n'</w:t>
      </w:r>
      <w:r w:rsidRPr="009B7DA9">
        <w:rPr>
          <w:rFonts w:ascii="Arial" w:hAnsi="Arial" w:cs="Arial"/>
          <w:sz w:val="16"/>
          <w:szCs w:val="16"/>
        </w:rPr>
        <w:t xml:space="preserve"> is defined by a single downlink slot</w:t>
      </w:r>
      <w:r w:rsidRPr="009B7DA9">
        <w:rPr>
          <w:rFonts w:ascii="Arial" w:hAnsi="Arial" w:cs="Arial"/>
          <w:i/>
          <w:iCs/>
          <w:sz w:val="16"/>
          <w:szCs w:val="16"/>
        </w:rPr>
        <w:t xml:space="preserve"> </w:t>
      </w:r>
      <m:oMath>
        <m:r>
          <w:rPr>
            <w:rFonts w:ascii="Cambria Math" w:hAnsi="Cambria Math" w:cs="Arial"/>
            <w:color w:val="000000"/>
            <w:sz w:val="16"/>
            <w:szCs w:val="16"/>
          </w:rPr>
          <m:t>n-</m:t>
        </m:r>
        <m:sSub>
          <m:sSubPr>
            <m:ctrlPr>
              <w:rPr>
                <w:rFonts w:ascii="Cambria Math" w:eastAsia="SimSun" w:hAnsi="Cambria Math" w:cs="Arial"/>
                <w:i/>
                <w:iCs/>
                <w:color w:val="000000"/>
                <w:sz w:val="16"/>
                <w:szCs w:val="16"/>
                <w:lang w:eastAsia="ko-KR"/>
              </w:rPr>
            </m:ctrlPr>
          </m:sSubPr>
          <m:e>
            <m:r>
              <w:rPr>
                <w:rFonts w:ascii="Cambria Math" w:hAnsi="Cambria Math" w:cs="Arial"/>
                <w:color w:val="000000"/>
                <w:sz w:val="16"/>
                <w:szCs w:val="16"/>
              </w:rPr>
              <m:t>n</m:t>
            </m:r>
          </m:e>
          <m:sub>
            <m:r>
              <w:rPr>
                <w:rFonts w:ascii="Cambria Math" w:hAnsi="Cambria Math" w:cs="Arial"/>
                <w:color w:val="000000"/>
                <w:sz w:val="16"/>
                <w:szCs w:val="16"/>
              </w:rPr>
              <m:t>CSI_ref</m:t>
            </m:r>
          </m:sub>
        </m:sSub>
        <m:r>
          <w:rPr>
            <w:rFonts w:ascii="Cambria Math" w:hAnsi="Cambria Math" w:cs="Arial"/>
            <w:color w:val="000000"/>
            <w:sz w:val="16"/>
            <w:szCs w:val="16"/>
          </w:rPr>
          <m:t>-</m:t>
        </m:r>
        <m:sSub>
          <m:sSubPr>
            <m:ctrlPr>
              <w:rPr>
                <w:rFonts w:ascii="Cambria Math" w:eastAsia="SimSun" w:hAnsi="Cambria Math" w:cs="Arial"/>
                <w:i/>
                <w:iCs/>
                <w:color w:val="000000"/>
                <w:sz w:val="16"/>
                <w:szCs w:val="16"/>
                <w:lang w:eastAsia="ko-KR"/>
              </w:rPr>
            </m:ctrlPr>
          </m:sSubPr>
          <m:e>
            <m:r>
              <w:rPr>
                <w:rFonts w:ascii="Cambria Math" w:hAnsi="Cambria Math" w:cs="Arial"/>
                <w:color w:val="000000"/>
                <w:sz w:val="16"/>
                <w:szCs w:val="16"/>
              </w:rPr>
              <m:t>K</m:t>
            </m:r>
          </m:e>
          <m:sub>
            <m:r>
              <w:rPr>
                <w:rFonts w:ascii="Cambria Math" w:hAnsi="Cambria Math" w:cs="Arial"/>
                <w:color w:val="000000"/>
                <w:sz w:val="16"/>
                <w:szCs w:val="16"/>
              </w:rPr>
              <m:t>offset</m:t>
            </m:r>
          </m:sub>
        </m:sSub>
        <m:r>
          <w:rPr>
            <w:rFonts w:ascii="Cambria Math" w:hAnsi="Cambria Math" w:cs="Arial"/>
            <w:color w:val="000000"/>
            <w:sz w:val="16"/>
            <w:szCs w:val="16"/>
          </w:rPr>
          <m:t>⋅</m:t>
        </m:r>
        <m:f>
          <m:fPr>
            <m:ctrlPr>
              <w:rPr>
                <w:rFonts w:ascii="Cambria Math" w:eastAsia="SimSun" w:hAnsi="Cambria Math" w:cs="Arial"/>
                <w:i/>
                <w:iCs/>
                <w:color w:val="000000"/>
                <w:sz w:val="16"/>
                <w:szCs w:val="16"/>
                <w:lang w:eastAsia="ko-KR"/>
              </w:rPr>
            </m:ctrlPr>
          </m:fPr>
          <m:num>
            <m:sSup>
              <m:sSupPr>
                <m:ctrlPr>
                  <w:rPr>
                    <w:rFonts w:ascii="Cambria Math" w:eastAsia="SimSun" w:hAnsi="Cambria Math" w:cs="Arial"/>
                    <w:i/>
                    <w:iCs/>
                    <w:color w:val="000000"/>
                    <w:sz w:val="16"/>
                    <w:szCs w:val="16"/>
                    <w:lang w:eastAsia="ko-KR"/>
                  </w:rPr>
                </m:ctrlPr>
              </m:sSupPr>
              <m:e>
                <m:r>
                  <w:rPr>
                    <w:rFonts w:ascii="Cambria Math" w:hAnsi="Cambria Math" w:cs="Arial"/>
                    <w:color w:val="000000"/>
                    <w:sz w:val="16"/>
                    <w:szCs w:val="16"/>
                  </w:rPr>
                  <m:t>2</m:t>
                </m:r>
              </m:e>
              <m:sup>
                <m:sSub>
                  <m:sSubPr>
                    <m:ctrlPr>
                      <w:rPr>
                        <w:rFonts w:ascii="Cambria Math" w:eastAsia="SimSun" w:hAnsi="Cambria Math" w:cs="Arial"/>
                        <w:i/>
                        <w:iCs/>
                        <w:color w:val="000000"/>
                        <w:sz w:val="16"/>
                        <w:szCs w:val="16"/>
                        <w:lang w:eastAsia="ko-KR"/>
                      </w:rPr>
                    </m:ctrlPr>
                  </m:sSubPr>
                  <m:e>
                    <m:r>
                      <w:rPr>
                        <w:rFonts w:ascii="Cambria Math" w:hAnsi="Cambria Math" w:cs="Arial"/>
                        <w:color w:val="000000"/>
                        <w:sz w:val="16"/>
                        <w:szCs w:val="16"/>
                      </w:rPr>
                      <m:t>μ</m:t>
                    </m:r>
                  </m:e>
                  <m:sub>
                    <m:r>
                      <w:rPr>
                        <w:rFonts w:ascii="Cambria Math" w:hAnsi="Cambria Math" w:cs="Arial"/>
                        <w:color w:val="000000"/>
                        <w:sz w:val="16"/>
                        <w:szCs w:val="16"/>
                      </w:rPr>
                      <m:t>DL</m:t>
                    </m:r>
                  </m:sub>
                </m:sSub>
              </m:sup>
            </m:sSup>
          </m:num>
          <m:den>
            <m:sSup>
              <m:sSupPr>
                <m:ctrlPr>
                  <w:rPr>
                    <w:rFonts w:ascii="Cambria Math" w:eastAsia="SimSun" w:hAnsi="Cambria Math" w:cs="Arial"/>
                    <w:i/>
                    <w:iCs/>
                    <w:color w:val="000000"/>
                    <w:sz w:val="16"/>
                    <w:szCs w:val="16"/>
                    <w:lang w:eastAsia="ko-KR"/>
                  </w:rPr>
                </m:ctrlPr>
              </m:sSupPr>
              <m:e>
                <m:r>
                  <w:rPr>
                    <w:rFonts w:ascii="Cambria Math" w:hAnsi="Cambria Math" w:cs="Arial"/>
                    <w:color w:val="000000"/>
                    <w:sz w:val="16"/>
                    <w:szCs w:val="16"/>
                  </w:rPr>
                  <m:t>2</m:t>
                </m:r>
              </m:e>
              <m:sup>
                <m:sSub>
                  <m:sSubPr>
                    <m:ctrlPr>
                      <w:rPr>
                        <w:rFonts w:ascii="Cambria Math" w:eastAsia="SimSun" w:hAnsi="Cambria Math" w:cs="Arial"/>
                        <w:i/>
                        <w:iCs/>
                        <w:color w:val="000000"/>
                        <w:sz w:val="16"/>
                        <w:szCs w:val="16"/>
                        <w:lang w:eastAsia="ko-KR"/>
                      </w:rPr>
                    </m:ctrlPr>
                  </m:sSubPr>
                  <m:e>
                    <m:r>
                      <w:rPr>
                        <w:rFonts w:ascii="Cambria Math" w:hAnsi="Cambria Math" w:cs="Arial"/>
                        <w:color w:val="000000"/>
                        <w:sz w:val="16"/>
                        <w:szCs w:val="16"/>
                      </w:rPr>
                      <m:t>μ</m:t>
                    </m:r>
                  </m:e>
                  <m:sub>
                    <m:sSub>
                      <m:sSubPr>
                        <m:ctrlPr>
                          <w:rPr>
                            <w:rFonts w:ascii="Cambria Math" w:eastAsia="SimSun" w:hAnsi="Cambria Math" w:cs="Arial"/>
                            <w:i/>
                            <w:iCs/>
                            <w:color w:val="000000"/>
                            <w:sz w:val="16"/>
                            <w:szCs w:val="16"/>
                            <w:lang w:eastAsia="ko-KR"/>
                          </w:rPr>
                        </m:ctrlPr>
                      </m:sSubPr>
                      <m:e>
                        <m:r>
                          <w:rPr>
                            <w:rFonts w:ascii="Cambria Math" w:hAnsi="Cambria Math" w:cs="Arial"/>
                            <w:color w:val="000000"/>
                            <w:sz w:val="16"/>
                            <w:szCs w:val="16"/>
                          </w:rPr>
                          <m:t>K</m:t>
                        </m:r>
                      </m:e>
                      <m:sub>
                        <m:r>
                          <w:rPr>
                            <w:rFonts w:ascii="Cambria Math" w:hAnsi="Cambria Math" w:cs="Arial"/>
                            <w:color w:val="000000"/>
                            <w:sz w:val="16"/>
                            <w:szCs w:val="16"/>
                          </w:rPr>
                          <m:t>offset</m:t>
                        </m:r>
                      </m:sub>
                    </m:sSub>
                  </m:sub>
                </m:sSub>
              </m:sup>
            </m:sSup>
          </m:den>
        </m:f>
      </m:oMath>
      <w:r w:rsidRPr="009B7DA9">
        <w:rPr>
          <w:rFonts w:ascii="Arial" w:hAnsi="Arial" w:cs="Arial"/>
          <w:i/>
          <w:iCs/>
          <w:color w:val="000000"/>
          <w:sz w:val="16"/>
          <w:szCs w:val="16"/>
        </w:rPr>
        <w:t>,</w:t>
      </w:r>
      <w:r w:rsidRPr="009B7DA9">
        <w:rPr>
          <w:rFonts w:ascii="Arial" w:hAnsi="Arial" w:cs="Arial"/>
          <w:color w:val="000000"/>
          <w:sz w:val="16"/>
          <w:szCs w:val="16"/>
        </w:rPr>
        <w:t xml:space="preserve"> </w:t>
      </w:r>
      <w:r w:rsidRPr="009B7DA9">
        <w:rPr>
          <w:rFonts w:ascii="Arial" w:hAnsi="Arial" w:cs="Arial"/>
          <w:strike/>
          <w:color w:val="FF0000"/>
          <w:sz w:val="16"/>
          <w:szCs w:val="16"/>
        </w:rPr>
        <w:t xml:space="preserve">if UE is configured with the higher layer parameter </w:t>
      </w:r>
      <w:r w:rsidRPr="009B7DA9">
        <w:rPr>
          <w:rFonts w:ascii="Arial" w:hAnsi="Arial" w:cs="Arial"/>
          <w:i/>
          <w:iCs/>
          <w:strike/>
          <w:color w:val="FF0000"/>
          <w:sz w:val="16"/>
          <w:szCs w:val="16"/>
        </w:rPr>
        <w:t>CellSpecific_Koffset,</w:t>
      </w:r>
      <w:r w:rsidRPr="009B7DA9">
        <w:rPr>
          <w:rFonts w:ascii="Arial" w:hAnsi="Arial" w:cs="Arial"/>
          <w:i/>
          <w:iCs/>
          <w:color w:val="FF0000"/>
          <w:sz w:val="16"/>
          <w:szCs w:val="16"/>
        </w:rPr>
        <w:t xml:space="preserve"> </w:t>
      </w:r>
      <w:r w:rsidRPr="009B7DA9">
        <w:rPr>
          <w:rFonts w:ascii="Arial" w:hAnsi="Arial" w:cs="Arial"/>
          <w:i/>
          <w:iCs/>
          <w:strike/>
          <w:color w:val="FF0000"/>
          <w:sz w:val="16"/>
          <w:szCs w:val="16"/>
        </w:rPr>
        <w:t>n</w:t>
      </w:r>
      <w:r w:rsidRPr="009B7DA9">
        <w:rPr>
          <w:rFonts w:ascii="Arial" w:hAnsi="Arial" w:cs="Arial"/>
          <w:strike/>
          <w:color w:val="FF0000"/>
          <w:sz w:val="16"/>
          <w:szCs w:val="16"/>
        </w:rPr>
        <w:t>-</w:t>
      </w:r>
      <w:r w:rsidRPr="009B7DA9">
        <w:rPr>
          <w:rFonts w:ascii="Arial" w:hAnsi="Arial" w:cs="Arial"/>
          <w:i/>
          <w:iCs/>
          <w:strike/>
          <w:color w:val="FF0000"/>
          <w:sz w:val="16"/>
          <w:szCs w:val="16"/>
        </w:rPr>
        <w:t>n</w:t>
      </w:r>
      <w:r w:rsidRPr="009B7DA9">
        <w:rPr>
          <w:rFonts w:ascii="Arial" w:hAnsi="Arial" w:cs="Arial"/>
          <w:i/>
          <w:iCs/>
          <w:strike/>
          <w:color w:val="FF0000"/>
          <w:sz w:val="16"/>
          <w:szCs w:val="16"/>
          <w:vertAlign w:val="subscript"/>
        </w:rPr>
        <w:t>CSI_ref</w:t>
      </w:r>
      <w:r w:rsidRPr="009B7DA9">
        <w:rPr>
          <w:rFonts w:ascii="Arial" w:hAnsi="Arial" w:cs="Arial"/>
          <w:strike/>
          <w:color w:val="FF0000"/>
          <w:sz w:val="16"/>
          <w:szCs w:val="16"/>
        </w:rPr>
        <w:t>, ,</w:t>
      </w:r>
      <w:r w:rsidRPr="009B7DA9">
        <w:rPr>
          <w:rFonts w:ascii="Arial" w:hAnsi="Arial" w:cs="Arial"/>
          <w:color w:val="000000"/>
          <w:sz w:val="16"/>
          <w:szCs w:val="16"/>
        </w:rPr>
        <w:t xml:space="preserve"> </w:t>
      </w:r>
      <w:r w:rsidRPr="009B7DA9">
        <w:rPr>
          <w:rFonts w:ascii="Arial" w:hAnsi="Arial" w:cs="Arial"/>
          <w:color w:val="FF0000"/>
          <w:sz w:val="16"/>
          <w:szCs w:val="16"/>
        </w:rPr>
        <w:t xml:space="preserve">where </w:t>
      </w:r>
      <m:oMath>
        <m:sSub>
          <m:sSubPr>
            <m:ctrlPr>
              <w:rPr>
                <w:rFonts w:ascii="Cambria Math" w:eastAsia="SimSun" w:hAnsi="Cambria Math" w:cs="Arial"/>
                <w:i/>
                <w:iCs/>
                <w:color w:val="FF0000"/>
                <w:sz w:val="16"/>
                <w:szCs w:val="16"/>
              </w:rPr>
            </m:ctrlPr>
          </m:sSubPr>
          <m:e>
            <m:r>
              <w:rPr>
                <w:rFonts w:ascii="Cambria Math" w:hAnsi="Cambria Math" w:cs="Arial"/>
                <w:color w:val="FF0000"/>
                <w:sz w:val="16"/>
                <w:szCs w:val="16"/>
              </w:rPr>
              <m:t>K</m:t>
            </m:r>
          </m:e>
          <m:sub>
            <m:r>
              <w:rPr>
                <w:rFonts w:ascii="Cambria Math" w:hAnsi="Cambria Math" w:cs="Arial"/>
                <w:color w:val="FF0000"/>
                <w:sz w:val="16"/>
                <w:szCs w:val="16"/>
              </w:rPr>
              <m:t>offset</m:t>
            </m:r>
          </m:sub>
        </m:sSub>
      </m:oMath>
      <w:r w:rsidRPr="009B7DA9">
        <w:rPr>
          <w:rFonts w:ascii="Arial" w:hAnsi="Arial" w:cs="Arial"/>
          <w:color w:val="FF0000"/>
          <w:sz w:val="16"/>
          <w:szCs w:val="16"/>
        </w:rPr>
        <w:t xml:space="preserve"> is a parameter configured by higher layer as specified in [TS 38.213 clause 4.2], </w:t>
      </w:r>
      <w:r w:rsidRPr="009B7DA9">
        <w:rPr>
          <w:rFonts w:ascii="Arial" w:hAnsi="Arial" w:cs="Arial"/>
          <w:color w:val="000000"/>
          <w:sz w:val="16"/>
          <w:szCs w:val="16"/>
        </w:rPr>
        <w:t xml:space="preserve">and where </w:t>
      </w:r>
      <m:oMath>
        <m:sSub>
          <m:sSubPr>
            <m:ctrlPr>
              <w:rPr>
                <w:rFonts w:ascii="Cambria Math" w:eastAsia="SimSun" w:hAnsi="Cambria Math" w:cs="Arial"/>
                <w:i/>
                <w:iCs/>
                <w:color w:val="000000"/>
                <w:sz w:val="16"/>
                <w:szCs w:val="16"/>
                <w:lang w:eastAsia="ko-KR"/>
              </w:rPr>
            </m:ctrlPr>
          </m:sSubPr>
          <m:e>
            <m:r>
              <w:rPr>
                <w:rFonts w:ascii="Cambria Math" w:hAnsi="Cambria Math" w:cs="Arial"/>
                <w:color w:val="000000"/>
                <w:sz w:val="16"/>
                <w:szCs w:val="16"/>
              </w:rPr>
              <m:t>μ</m:t>
            </m:r>
          </m:e>
          <m:sub>
            <m:sSub>
              <m:sSubPr>
                <m:ctrlPr>
                  <w:rPr>
                    <w:rFonts w:ascii="Cambria Math" w:eastAsia="SimSun" w:hAnsi="Cambria Math" w:cs="Arial"/>
                    <w:i/>
                    <w:iCs/>
                    <w:color w:val="000000"/>
                    <w:sz w:val="16"/>
                    <w:szCs w:val="16"/>
                    <w:lang w:eastAsia="ko-KR"/>
                  </w:rPr>
                </m:ctrlPr>
              </m:sSubPr>
              <m:e>
                <m:r>
                  <w:rPr>
                    <w:rFonts w:ascii="Cambria Math" w:hAnsi="Cambria Math" w:cs="Arial"/>
                    <w:color w:val="000000"/>
                    <w:sz w:val="16"/>
                    <w:szCs w:val="16"/>
                  </w:rPr>
                  <m:t>K</m:t>
                </m:r>
              </m:e>
              <m:sub>
                <m:r>
                  <w:rPr>
                    <w:rFonts w:ascii="Cambria Math" w:hAnsi="Cambria Math" w:cs="Arial"/>
                    <w:color w:val="000000"/>
                    <w:sz w:val="16"/>
                    <w:szCs w:val="16"/>
                  </w:rPr>
                  <m:t>offset</m:t>
                </m:r>
              </m:sub>
            </m:sSub>
          </m:sub>
        </m:sSub>
      </m:oMath>
      <w:r w:rsidRPr="009B7DA9">
        <w:rPr>
          <w:rFonts w:ascii="Arial" w:hAnsi="Arial" w:cs="Arial"/>
          <w:color w:val="000000"/>
          <w:sz w:val="16"/>
          <w:szCs w:val="16"/>
        </w:rPr>
        <w:t xml:space="preserve">is the subcarrier spacing configuration for </w:t>
      </w:r>
      <m:oMath>
        <m:sSub>
          <m:sSubPr>
            <m:ctrlPr>
              <w:rPr>
                <w:rFonts w:ascii="Cambria Math" w:eastAsia="SimSun" w:hAnsi="Cambria Math" w:cs="Arial"/>
                <w:i/>
                <w:iCs/>
                <w:color w:val="000000"/>
                <w:sz w:val="16"/>
                <w:szCs w:val="16"/>
                <w:lang w:eastAsia="ko-KR"/>
              </w:rPr>
            </m:ctrlPr>
          </m:sSubPr>
          <m:e>
            <m:r>
              <w:rPr>
                <w:rFonts w:ascii="Cambria Math" w:hAnsi="Cambria Math" w:cs="Arial"/>
                <w:color w:val="000000"/>
                <w:sz w:val="16"/>
                <w:szCs w:val="16"/>
              </w:rPr>
              <m:t>K</m:t>
            </m:r>
          </m:e>
          <m:sub>
            <m:r>
              <w:rPr>
                <w:rFonts w:ascii="Cambria Math" w:hAnsi="Cambria Math" w:cs="Arial"/>
                <w:color w:val="000000"/>
                <w:sz w:val="16"/>
                <w:szCs w:val="16"/>
              </w:rPr>
              <m:t>offset</m:t>
            </m:r>
          </m:sub>
        </m:sSub>
      </m:oMath>
      <w:r w:rsidRPr="009B7DA9">
        <w:rPr>
          <w:rFonts w:ascii="Arial" w:hAnsi="Arial" w:cs="Arial"/>
          <w:color w:val="FF0000"/>
          <w:sz w:val="16"/>
          <w:szCs w:val="16"/>
        </w:rPr>
        <w:t xml:space="preserve"> with a value of 0 for frequency range 1</w:t>
      </w:r>
      <w:r w:rsidRPr="009B7DA9">
        <w:rPr>
          <w:rFonts w:ascii="Arial" w:hAnsi="Arial" w:cs="Arial"/>
          <w:color w:val="000000"/>
          <w:sz w:val="16"/>
          <w:szCs w:val="16"/>
        </w:rPr>
        <w:t>,</w:t>
      </w:r>
      <w:r w:rsidRPr="009B7DA9">
        <w:rPr>
          <w:rFonts w:ascii="Arial" w:hAnsi="Arial" w:cs="Arial"/>
          <w:color w:val="FF0000"/>
          <w:sz w:val="16"/>
          <w:szCs w:val="16"/>
        </w:rPr>
        <w:t xml:space="preserve"> </w:t>
      </w:r>
      <w:r w:rsidRPr="009B7DA9">
        <w:rPr>
          <w:rFonts w:ascii="Arial" w:hAnsi="Arial" w:cs="Arial"/>
          <w:strike/>
          <w:color w:val="FF0000"/>
          <w:sz w:val="16"/>
          <w:szCs w:val="16"/>
        </w:rPr>
        <w:t>otherwise,</w:t>
      </w:r>
    </w:p>
    <w:p w14:paraId="4D49B67D" w14:textId="07EF8DB6" w:rsidR="00CA6F0D" w:rsidRPr="009B7DA9" w:rsidRDefault="00CA6F0D" w:rsidP="00CA6F0D">
      <w:pPr>
        <w:overflowPunct w:val="0"/>
        <w:autoSpaceDE w:val="0"/>
        <w:autoSpaceDN w:val="0"/>
        <w:ind w:leftChars="483" w:left="1250" w:hanging="284"/>
        <w:rPr>
          <w:rFonts w:ascii="Arial" w:hAnsi="Arial" w:cs="Arial"/>
          <w:strike/>
          <w:color w:val="000000"/>
          <w:sz w:val="16"/>
          <w:szCs w:val="16"/>
          <w:lang w:val="en-US"/>
        </w:rPr>
      </w:pPr>
      <w:r w:rsidRPr="009B7DA9">
        <w:rPr>
          <w:rFonts w:ascii="Arial" w:hAnsi="Arial" w:cs="Arial"/>
          <w:i/>
          <w:iCs/>
          <w:strike/>
          <w:color w:val="FF0000"/>
          <w:sz w:val="16"/>
          <w:szCs w:val="16"/>
        </w:rPr>
        <w:lastRenderedPageBreak/>
        <w:t xml:space="preserve">-    </w:t>
      </w:r>
      <m:oMath>
        <m:sSub>
          <m:sSubPr>
            <m:ctrlPr>
              <w:rPr>
                <w:rFonts w:ascii="Cambria Math" w:eastAsia="SimSun" w:hAnsi="Cambria Math" w:cs="Arial"/>
                <w:i/>
                <w:iCs/>
                <w:strike/>
                <w:color w:val="000000"/>
                <w:sz w:val="16"/>
                <w:szCs w:val="16"/>
              </w:rPr>
            </m:ctrlPr>
          </m:sSubPr>
          <m:e>
            <m:r>
              <w:rPr>
                <w:rFonts w:ascii="Cambria Math" w:hAnsi="Cambria Math" w:cs="Arial"/>
                <w:strike/>
                <w:color w:val="000000"/>
                <w:sz w:val="16"/>
                <w:szCs w:val="16"/>
              </w:rPr>
              <m:t>K</m:t>
            </m:r>
          </m:e>
          <m:sub>
            <m:r>
              <w:rPr>
                <w:rFonts w:ascii="Cambria Math" w:hAnsi="Cambria Math" w:cs="Arial"/>
                <w:strike/>
                <w:color w:val="000000"/>
                <w:sz w:val="16"/>
                <w:szCs w:val="16"/>
              </w:rPr>
              <m:t>offset</m:t>
            </m:r>
          </m:sub>
        </m:sSub>
      </m:oMath>
      <w:r w:rsidRPr="009B7DA9">
        <w:rPr>
          <w:rFonts w:ascii="Arial" w:hAnsi="Arial" w:cs="Arial"/>
          <w:strike/>
          <w:color w:val="FF0000"/>
          <w:sz w:val="16"/>
          <w:szCs w:val="16"/>
        </w:rPr>
        <w:t xml:space="preserve"> is provided with a value of ms for frequency range 1 and is equal to </w:t>
      </w:r>
      <w:r w:rsidRPr="009B7DA9">
        <w:rPr>
          <w:rFonts w:ascii="Arial" w:hAnsi="Arial" w:cs="Arial"/>
          <w:i/>
          <w:iCs/>
          <w:strike/>
          <w:color w:val="FF0000"/>
          <w:sz w:val="16"/>
          <w:szCs w:val="16"/>
        </w:rPr>
        <w:t>CellSpecific_Koffset - UESpecific_Koffset</w:t>
      </w:r>
      <w:r w:rsidRPr="009B7DA9">
        <w:rPr>
          <w:rFonts w:ascii="Arial" w:hAnsi="Arial" w:cs="Arial"/>
          <w:strike/>
          <w:color w:val="FF0000"/>
          <w:sz w:val="16"/>
          <w:szCs w:val="16"/>
        </w:rPr>
        <w:t xml:space="preserve"> if </w:t>
      </w:r>
      <w:r w:rsidRPr="009B7DA9">
        <w:rPr>
          <w:rFonts w:ascii="Arial" w:hAnsi="Arial" w:cs="Arial"/>
          <w:i/>
          <w:iCs/>
          <w:strike/>
          <w:color w:val="FF0000"/>
          <w:sz w:val="16"/>
          <w:szCs w:val="16"/>
        </w:rPr>
        <w:t>UESpecific_Koffset</w:t>
      </w:r>
      <w:r w:rsidRPr="009B7DA9">
        <w:rPr>
          <w:rFonts w:ascii="Arial" w:hAnsi="Arial" w:cs="Arial"/>
          <w:strike/>
          <w:color w:val="FF0000"/>
          <w:sz w:val="16"/>
          <w:szCs w:val="16"/>
        </w:rPr>
        <w:t xml:space="preserve"> is provided in MAC CE and </w:t>
      </w:r>
      <w:r w:rsidRPr="009B7DA9">
        <w:rPr>
          <w:rFonts w:ascii="Arial" w:hAnsi="Arial" w:cs="Arial"/>
          <w:i/>
          <w:iCs/>
          <w:strike/>
          <w:color w:val="FF0000"/>
          <w:sz w:val="16"/>
          <w:szCs w:val="16"/>
        </w:rPr>
        <w:t>CellSpecific_Koffset,</w:t>
      </w:r>
      <w:r w:rsidRPr="009B7DA9">
        <w:rPr>
          <w:rFonts w:ascii="Arial" w:hAnsi="Arial" w:cs="Arial"/>
          <w:strike/>
          <w:color w:val="FF0000"/>
          <w:sz w:val="16"/>
          <w:szCs w:val="16"/>
        </w:rPr>
        <w:t xml:space="preserve"> otherwise;</w:t>
      </w:r>
    </w:p>
    <w:p w14:paraId="1FEAA8D6" w14:textId="08B8855D" w:rsidR="00CA6F0D" w:rsidRPr="009B7DA9" w:rsidRDefault="00CA6F0D" w:rsidP="00CA6F0D">
      <w:pPr>
        <w:ind w:leftChars="483" w:left="966"/>
        <w:rPr>
          <w:rFonts w:ascii="Arial" w:hAnsi="Arial" w:cs="Arial"/>
          <w:sz w:val="16"/>
          <w:szCs w:val="16"/>
        </w:rPr>
      </w:pPr>
      <w:r w:rsidRPr="009B7DA9">
        <w:rPr>
          <w:rFonts w:ascii="Arial" w:hAnsi="Arial" w:cs="Arial"/>
          <w:sz w:val="16"/>
          <w:szCs w:val="16"/>
        </w:rPr>
        <w:t>-  where  </w:t>
      </w:r>
      <m:oMath>
        <m:r>
          <m:rPr>
            <m:sty m:val="p"/>
          </m:rPr>
          <w:rPr>
            <w:rFonts w:ascii="Cambria Math" w:hAnsi="Cambria Math" w:cs="Arial"/>
            <w:sz w:val="16"/>
            <w:szCs w:val="16"/>
            <w:lang w:eastAsia="zh-TW"/>
          </w:rPr>
          <m:t>+</m:t>
        </m:r>
        <m:d>
          <m:dPr>
            <m:begChr m:val="⌊"/>
            <m:endChr m:val="⌋"/>
            <m:ctrlPr>
              <w:rPr>
                <w:rFonts w:ascii="Cambria Math" w:eastAsia="SimSun" w:hAnsi="Cambria Math" w:cs="Arial"/>
                <w:sz w:val="16"/>
                <w:szCs w:val="16"/>
              </w:rPr>
            </m:ctrlPr>
          </m:dPr>
          <m:e>
            <m:d>
              <m:dPr>
                <m:ctrlPr>
                  <w:rPr>
                    <w:rFonts w:ascii="Cambria Math" w:eastAsia="SimSun" w:hAnsi="Cambria Math" w:cs="Arial"/>
                    <w:i/>
                    <w:iCs/>
                    <w:sz w:val="16"/>
                    <w:szCs w:val="16"/>
                  </w:rPr>
                </m:ctrlPr>
              </m:dPr>
              <m:e>
                <m:f>
                  <m:fPr>
                    <m:ctrlPr>
                      <w:rPr>
                        <w:rFonts w:ascii="Cambria Math" w:eastAsia="SimSun" w:hAnsi="Cambria Math" w:cs="Arial"/>
                        <w:i/>
                        <w:iCs/>
                        <w:sz w:val="16"/>
                        <w:szCs w:val="16"/>
                      </w:rPr>
                    </m:ctrlPr>
                  </m:fPr>
                  <m:num>
                    <m:sSubSup>
                      <m:sSubSupPr>
                        <m:ctrlPr>
                          <w:rPr>
                            <w:rFonts w:ascii="Cambria Math" w:eastAsia="SimSun" w:hAnsi="Cambria Math" w:cs="Arial"/>
                            <w:i/>
                            <w:iCs/>
                            <w:sz w:val="16"/>
                            <w:szCs w:val="16"/>
                          </w:rPr>
                        </m:ctrlPr>
                      </m:sSubSupPr>
                      <m:e>
                        <m:r>
                          <w:rPr>
                            <w:rFonts w:ascii="Cambria Math" w:hAnsi="Cambria Math" w:cs="Arial"/>
                            <w:sz w:val="16"/>
                            <w:szCs w:val="16"/>
                          </w:rPr>
                          <m:t>N</m:t>
                        </m:r>
                      </m:e>
                      <m:sub>
                        <m:r>
                          <w:rPr>
                            <w:rFonts w:ascii="Cambria Math" w:hAnsi="Cambria Math" w:cs="Arial"/>
                            <w:sz w:val="16"/>
                            <w:szCs w:val="16"/>
                          </w:rPr>
                          <m:t>slot,offset,UL</m:t>
                        </m:r>
                      </m:sub>
                      <m:sup>
                        <m:r>
                          <w:rPr>
                            <w:rFonts w:ascii="Cambria Math" w:hAnsi="Cambria Math" w:cs="Arial"/>
                            <w:sz w:val="16"/>
                            <w:szCs w:val="16"/>
                          </w:rPr>
                          <m:t>CA</m:t>
                        </m:r>
                      </m:sup>
                    </m:sSubSup>
                  </m:num>
                  <m:den>
                    <m:sSup>
                      <m:sSupPr>
                        <m:ctrlPr>
                          <w:rPr>
                            <w:rFonts w:ascii="Cambria Math" w:eastAsia="SimSun" w:hAnsi="Cambria Math" w:cs="Arial"/>
                            <w:i/>
                            <w:iCs/>
                            <w:sz w:val="16"/>
                            <w:szCs w:val="16"/>
                          </w:rPr>
                        </m:ctrlPr>
                      </m:sSupPr>
                      <m:e>
                        <m:r>
                          <w:rPr>
                            <w:rFonts w:ascii="Cambria Math" w:hAnsi="Cambria Math" w:cs="Arial"/>
                            <w:sz w:val="16"/>
                            <w:szCs w:val="16"/>
                          </w:rPr>
                          <m:t>2</m:t>
                        </m:r>
                      </m:e>
                      <m:sup>
                        <m:sSub>
                          <m:sSubPr>
                            <m:ctrlPr>
                              <w:rPr>
                                <w:rFonts w:ascii="Cambria Math" w:eastAsia="SimSun" w:hAnsi="Cambria Math" w:cs="Arial"/>
                                <w:i/>
                                <w:iCs/>
                                <w:sz w:val="16"/>
                                <w:szCs w:val="16"/>
                              </w:rPr>
                            </m:ctrlPr>
                          </m:sSubPr>
                          <m:e>
                            <m:r>
                              <w:rPr>
                                <w:rFonts w:ascii="Cambria Math" w:hAnsi="Cambria Math" w:cs="Arial"/>
                                <w:sz w:val="16"/>
                                <w:szCs w:val="16"/>
                              </w:rPr>
                              <m:t>μ</m:t>
                            </m:r>
                          </m:e>
                          <m:sub>
                            <m:r>
                              <w:rPr>
                                <w:rFonts w:ascii="Cambria Math" w:hAnsi="Cambria Math" w:cs="Arial"/>
                                <w:sz w:val="16"/>
                                <w:szCs w:val="16"/>
                              </w:rPr>
                              <m:t>offset,UL</m:t>
                            </m:r>
                          </m:sub>
                        </m:sSub>
                      </m:sup>
                    </m:sSup>
                  </m:den>
                </m:f>
                <m:r>
                  <w:rPr>
                    <w:rFonts w:ascii="Cambria Math" w:hAnsi="Cambria Math" w:cs="Arial"/>
                    <w:sz w:val="16"/>
                    <w:szCs w:val="16"/>
                  </w:rPr>
                  <m:t>-</m:t>
                </m:r>
                <m:f>
                  <m:fPr>
                    <m:ctrlPr>
                      <w:rPr>
                        <w:rFonts w:ascii="Cambria Math" w:eastAsia="SimSun" w:hAnsi="Cambria Math" w:cs="Arial"/>
                        <w:i/>
                        <w:iCs/>
                        <w:sz w:val="16"/>
                        <w:szCs w:val="16"/>
                      </w:rPr>
                    </m:ctrlPr>
                  </m:fPr>
                  <m:num>
                    <m:sSubSup>
                      <m:sSubSupPr>
                        <m:ctrlPr>
                          <w:rPr>
                            <w:rFonts w:ascii="Cambria Math" w:eastAsia="SimSun" w:hAnsi="Cambria Math" w:cs="Arial"/>
                            <w:i/>
                            <w:iCs/>
                            <w:sz w:val="16"/>
                            <w:szCs w:val="16"/>
                          </w:rPr>
                        </m:ctrlPr>
                      </m:sSubSupPr>
                      <m:e>
                        <m:r>
                          <w:rPr>
                            <w:rFonts w:ascii="Cambria Math" w:hAnsi="Cambria Math" w:cs="Arial"/>
                            <w:sz w:val="16"/>
                            <w:szCs w:val="16"/>
                          </w:rPr>
                          <m:t>N</m:t>
                        </m:r>
                      </m:e>
                      <m:sub>
                        <m:r>
                          <w:rPr>
                            <w:rFonts w:ascii="Cambria Math" w:hAnsi="Cambria Math" w:cs="Arial"/>
                            <w:sz w:val="16"/>
                            <w:szCs w:val="16"/>
                          </w:rPr>
                          <m:t>slot,offset,DL</m:t>
                        </m:r>
                      </m:sub>
                      <m:sup>
                        <m:r>
                          <w:rPr>
                            <w:rFonts w:ascii="Cambria Math" w:hAnsi="Cambria Math" w:cs="Arial"/>
                            <w:sz w:val="16"/>
                            <w:szCs w:val="16"/>
                          </w:rPr>
                          <m:t>CA</m:t>
                        </m:r>
                      </m:sup>
                    </m:sSubSup>
                  </m:num>
                  <m:den>
                    <m:sSup>
                      <m:sSupPr>
                        <m:ctrlPr>
                          <w:rPr>
                            <w:rFonts w:ascii="Cambria Math" w:eastAsia="SimSun" w:hAnsi="Cambria Math" w:cs="Arial"/>
                            <w:i/>
                            <w:iCs/>
                            <w:sz w:val="16"/>
                            <w:szCs w:val="16"/>
                          </w:rPr>
                        </m:ctrlPr>
                      </m:sSupPr>
                      <m:e>
                        <m:r>
                          <w:rPr>
                            <w:rFonts w:ascii="Cambria Math" w:hAnsi="Cambria Math" w:cs="Arial"/>
                            <w:sz w:val="16"/>
                            <w:szCs w:val="16"/>
                          </w:rPr>
                          <m:t>2</m:t>
                        </m:r>
                      </m:e>
                      <m:sup>
                        <m:sSub>
                          <m:sSubPr>
                            <m:ctrlPr>
                              <w:rPr>
                                <w:rFonts w:ascii="Cambria Math" w:eastAsia="SimSun" w:hAnsi="Cambria Math" w:cs="Arial"/>
                                <w:i/>
                                <w:iCs/>
                                <w:sz w:val="16"/>
                                <w:szCs w:val="16"/>
                              </w:rPr>
                            </m:ctrlPr>
                          </m:sSubPr>
                          <m:e>
                            <m:r>
                              <w:rPr>
                                <w:rFonts w:ascii="Cambria Math" w:hAnsi="Cambria Math" w:cs="Arial"/>
                                <w:sz w:val="16"/>
                                <w:szCs w:val="16"/>
                              </w:rPr>
                              <m:t>μ</m:t>
                            </m:r>
                          </m:e>
                          <m:sub>
                            <m:r>
                              <w:rPr>
                                <w:rFonts w:ascii="Cambria Math" w:hAnsi="Cambria Math" w:cs="Arial"/>
                                <w:sz w:val="16"/>
                                <w:szCs w:val="16"/>
                              </w:rPr>
                              <m:t>offset,DL</m:t>
                            </m:r>
                          </m:sub>
                        </m:sSub>
                      </m:sup>
                    </m:sSup>
                  </m:den>
                </m:f>
              </m:e>
            </m:d>
            <m:r>
              <w:rPr>
                <w:rFonts w:ascii="Cambria Math" w:hAnsi="Cambria Math" w:cs="Arial"/>
                <w:sz w:val="16"/>
                <w:szCs w:val="16"/>
              </w:rPr>
              <m:t>∙</m:t>
            </m:r>
            <m:sSup>
              <m:sSupPr>
                <m:ctrlPr>
                  <w:rPr>
                    <w:rFonts w:ascii="Cambria Math" w:eastAsia="SimSun" w:hAnsi="Cambria Math" w:cs="Arial"/>
                    <w:i/>
                    <w:iCs/>
                    <w:sz w:val="16"/>
                    <w:szCs w:val="16"/>
                  </w:rPr>
                </m:ctrlPr>
              </m:sSupPr>
              <m:e>
                <m:r>
                  <w:rPr>
                    <w:rFonts w:ascii="Cambria Math" w:hAnsi="Cambria Math" w:cs="Arial"/>
                    <w:sz w:val="16"/>
                    <w:szCs w:val="16"/>
                  </w:rPr>
                  <m:t>2</m:t>
                </m:r>
              </m:e>
              <m:sup>
                <m:sSub>
                  <m:sSubPr>
                    <m:ctrlPr>
                      <w:rPr>
                        <w:rFonts w:ascii="Cambria Math" w:eastAsia="SimSun" w:hAnsi="Cambria Math" w:cs="Arial"/>
                        <w:i/>
                        <w:iCs/>
                        <w:sz w:val="16"/>
                        <w:szCs w:val="16"/>
                      </w:rPr>
                    </m:ctrlPr>
                  </m:sSubPr>
                  <m:e>
                    <m:r>
                      <w:rPr>
                        <w:rFonts w:ascii="Cambria Math" w:hAnsi="Cambria Math" w:cs="Arial"/>
                        <w:sz w:val="16"/>
                        <w:szCs w:val="16"/>
                      </w:rPr>
                      <m:t>μ</m:t>
                    </m:r>
                  </m:e>
                  <m:sub>
                    <m:r>
                      <w:rPr>
                        <w:rFonts w:ascii="Cambria Math" w:hAnsi="Cambria Math" w:cs="Arial"/>
                        <w:sz w:val="16"/>
                        <w:szCs w:val="16"/>
                      </w:rPr>
                      <m:t>DL</m:t>
                    </m:r>
                  </m:sub>
                </m:sSub>
              </m:sup>
            </m:sSup>
          </m:e>
        </m:d>
        <m:r>
          <w:rPr>
            <w:rFonts w:ascii="Cambria Math" w:hAnsi="Cambria Math" w:cs="Arial"/>
            <w:sz w:val="16"/>
            <w:szCs w:val="16"/>
          </w:rPr>
          <m:t xml:space="preserve"> </m:t>
        </m:r>
      </m:oMath>
      <w:r w:rsidRPr="009B7DA9">
        <w:rPr>
          <w:rFonts w:ascii="Arial" w:hAnsi="Arial" w:cs="Arial"/>
          <w:sz w:val="16"/>
          <w:szCs w:val="16"/>
        </w:rPr>
        <w:t>and and  are the subcarrier spacing configurations for DL and UL, respectively, and</w:t>
      </w:r>
      <w:r w:rsidRPr="009B7DA9">
        <w:rPr>
          <w:rFonts w:ascii="Arial" w:hAnsi="Arial" w:cs="Arial"/>
          <w:color w:val="FF0000"/>
          <w:sz w:val="16"/>
          <w:szCs w:val="16"/>
        </w:rPr>
        <w:t xml:space="preserve"> </w:t>
      </w:r>
      <m:oMath>
        <m:sSubSup>
          <m:sSubSupPr>
            <m:ctrlPr>
              <w:rPr>
                <w:rFonts w:ascii="Cambria Math" w:eastAsia="SimSun" w:hAnsi="Cambria Math" w:cs="Arial"/>
                <w:i/>
                <w:iCs/>
                <w:color w:val="000000"/>
                <w:sz w:val="16"/>
                <w:szCs w:val="16"/>
              </w:rPr>
            </m:ctrlPr>
          </m:sSubSupPr>
          <m:e>
            <m:r>
              <w:rPr>
                <w:rFonts w:ascii="Cambria Math" w:hAnsi="Cambria Math" w:cs="Arial"/>
                <w:color w:val="000000"/>
                <w:sz w:val="16"/>
                <w:szCs w:val="16"/>
              </w:rPr>
              <m:t>N</m:t>
            </m:r>
          </m:e>
          <m:sub>
            <m:r>
              <m:rPr>
                <m:nor/>
              </m:rPr>
              <w:rPr>
                <w:rFonts w:ascii="Arial" w:hAnsi="Arial" w:cs="Arial"/>
                <w:color w:val="000000"/>
                <w:sz w:val="16"/>
                <w:szCs w:val="16"/>
              </w:rPr>
              <m:t>slot, offset</m:t>
            </m:r>
          </m:sub>
          <m:sup>
            <m:r>
              <m:rPr>
                <m:nor/>
              </m:rPr>
              <w:rPr>
                <w:rFonts w:ascii="Arial" w:hAnsi="Arial" w:cs="Arial"/>
                <w:color w:val="000000"/>
                <w:sz w:val="16"/>
                <w:szCs w:val="16"/>
              </w:rPr>
              <m:t>CA</m:t>
            </m:r>
          </m:sup>
        </m:sSubSup>
      </m:oMath>
      <w:r w:rsidRPr="009B7DA9">
        <w:rPr>
          <w:rFonts w:ascii="Arial" w:hAnsi="Arial" w:cs="Arial"/>
          <w:color w:val="000000"/>
          <w:sz w:val="16"/>
          <w:szCs w:val="16"/>
        </w:rPr>
        <w:t xml:space="preserve"> and  are determined by higher-layer configured </w:t>
      </w:r>
      <w:r w:rsidRPr="009B7DA9">
        <w:rPr>
          <w:rFonts w:ascii="Arial" w:hAnsi="Arial" w:cs="Arial"/>
          <w:i/>
          <w:iCs/>
          <w:sz w:val="16"/>
          <w:szCs w:val="16"/>
        </w:rPr>
        <w:t>ca-SlotOffset</w:t>
      </w:r>
      <w:r w:rsidRPr="009B7DA9">
        <w:rPr>
          <w:rFonts w:ascii="Arial" w:hAnsi="Arial" w:cs="Arial"/>
          <w:color w:val="000000"/>
          <w:sz w:val="16"/>
          <w:szCs w:val="16"/>
        </w:rPr>
        <w:t xml:space="preserve"> for the cells transmitting the uplink and downlink, as</w:t>
      </w:r>
      <w:r w:rsidRPr="009B7DA9">
        <w:rPr>
          <w:rFonts w:ascii="Arial" w:hAnsi="Arial" w:cs="Arial"/>
          <w:sz w:val="16"/>
          <w:szCs w:val="16"/>
        </w:rPr>
        <w:t xml:space="preserve"> defined in clause 4.5 of [4, TS 38.211]</w:t>
      </w:r>
    </w:p>
    <w:p w14:paraId="085BE1E7" w14:textId="77777777" w:rsidR="00CA6F0D" w:rsidRPr="0009710D" w:rsidRDefault="00CA6F0D" w:rsidP="00CA6F0D">
      <w:pPr>
        <w:ind w:leftChars="200" w:left="400"/>
        <w:jc w:val="center"/>
        <w:rPr>
          <w:color w:val="FF0000"/>
          <w:lang w:eastAsia="ko-KR"/>
        </w:rPr>
      </w:pPr>
      <w:r w:rsidRPr="0009710D">
        <w:rPr>
          <w:rFonts w:hint="eastAsia"/>
          <w:color w:val="FF0000"/>
          <w:lang w:eastAsia="ko-KR"/>
        </w:rPr>
        <w:t>--- End of TP ---</w:t>
      </w:r>
    </w:p>
    <w:p w14:paraId="47F60B52" w14:textId="77777777" w:rsidR="00CA6F0D" w:rsidRPr="009B7DA9" w:rsidRDefault="00CA6F0D" w:rsidP="009B7DA9"/>
    <w:p w14:paraId="0BBA75A9" w14:textId="77777777" w:rsidR="00CA6F0D" w:rsidRPr="009B7DA9" w:rsidRDefault="00CA6F0D" w:rsidP="009B7DA9">
      <w:pPr>
        <w:rPr>
          <w:lang w:val="en-US"/>
        </w:rPr>
      </w:pPr>
      <w:r w:rsidRPr="009B7DA9">
        <w:rPr>
          <w:highlight w:val="green"/>
          <w:lang w:val="en-US"/>
        </w:rPr>
        <w:t>Agreement</w:t>
      </w:r>
    </w:p>
    <w:p w14:paraId="0B409343" w14:textId="77777777" w:rsidR="00CA6F0D" w:rsidRPr="009B7DA9" w:rsidRDefault="00CA6F0D" w:rsidP="009B7DA9">
      <w:pPr>
        <w:rPr>
          <w:rFonts w:cs="Arial"/>
          <w:lang w:val="en-US"/>
        </w:rPr>
      </w:pPr>
      <w:r w:rsidRPr="009B7DA9">
        <w:rPr>
          <w:rFonts w:cs="Arial"/>
          <w:lang w:val="en-US"/>
        </w:rPr>
        <w:t>Adopt the following TP for Section 6.1.2.1 of TS38.214:</w:t>
      </w:r>
    </w:p>
    <w:p w14:paraId="03FEBD59" w14:textId="77777777" w:rsidR="00CA6F0D" w:rsidRPr="0009710D" w:rsidRDefault="00CA6F0D" w:rsidP="00CA6F0D">
      <w:pPr>
        <w:ind w:leftChars="200" w:left="400"/>
        <w:jc w:val="center"/>
        <w:rPr>
          <w:color w:val="FF0000"/>
          <w:lang w:eastAsia="ko-KR"/>
        </w:rPr>
      </w:pPr>
      <w:r w:rsidRPr="0009710D">
        <w:rPr>
          <w:rFonts w:hint="eastAsia"/>
          <w:color w:val="FF0000"/>
          <w:lang w:eastAsia="ko-KR"/>
        </w:rPr>
        <w:t>--- Start of TP ---</w:t>
      </w:r>
    </w:p>
    <w:p w14:paraId="5EB2B9C6" w14:textId="5459F304" w:rsidR="00CA6F0D" w:rsidRPr="009B7DA9" w:rsidRDefault="00CA6F0D" w:rsidP="00CA6F0D">
      <w:pPr>
        <w:ind w:leftChars="200" w:left="400"/>
        <w:rPr>
          <w:rFonts w:ascii="Arial" w:hAnsi="Arial" w:cs="Arial"/>
          <w:b/>
          <w:bCs/>
          <w:sz w:val="16"/>
          <w:szCs w:val="16"/>
          <w:lang w:eastAsia="ko-KR"/>
        </w:rPr>
      </w:pPr>
      <w:r w:rsidRPr="009B7DA9">
        <w:rPr>
          <w:rFonts w:ascii="Arial" w:hAnsi="Arial" w:cs="Arial"/>
          <w:b/>
          <w:bCs/>
          <w:sz w:val="16"/>
          <w:szCs w:val="16"/>
          <w:lang w:eastAsia="ko-KR"/>
        </w:rPr>
        <w:t>6.1.2.1</w:t>
      </w:r>
      <w:r w:rsidR="009B7DA9" w:rsidRPr="009B7DA9">
        <w:rPr>
          <w:rFonts w:ascii="Arial" w:hAnsi="Arial" w:cs="Arial"/>
          <w:b/>
          <w:bCs/>
          <w:sz w:val="16"/>
          <w:szCs w:val="16"/>
          <w:lang w:eastAsia="ko-KR"/>
        </w:rPr>
        <w:tab/>
      </w:r>
      <w:r w:rsidRPr="009B7DA9">
        <w:rPr>
          <w:rFonts w:ascii="Arial" w:hAnsi="Arial" w:cs="Arial"/>
          <w:b/>
          <w:bCs/>
          <w:sz w:val="16"/>
          <w:szCs w:val="16"/>
          <w:lang w:eastAsia="ko-KR"/>
        </w:rPr>
        <w:t>Resource allocation in time domain</w:t>
      </w:r>
    </w:p>
    <w:p w14:paraId="098DD4D9" w14:textId="77777777" w:rsidR="00CA6F0D" w:rsidRPr="009B7DA9" w:rsidRDefault="00CA6F0D" w:rsidP="00CA6F0D">
      <w:pPr>
        <w:ind w:leftChars="200" w:left="400"/>
        <w:jc w:val="center"/>
        <w:rPr>
          <w:rFonts w:ascii="Arial" w:hAnsi="Arial" w:cs="Arial"/>
          <w:color w:val="FF0000"/>
          <w:sz w:val="16"/>
          <w:szCs w:val="16"/>
          <w:lang w:eastAsia="ko-KR"/>
        </w:rPr>
      </w:pPr>
      <w:r w:rsidRPr="009B7DA9">
        <w:rPr>
          <w:rFonts w:ascii="Arial" w:hAnsi="Arial" w:cs="Arial"/>
          <w:color w:val="FF0000"/>
          <w:sz w:val="16"/>
          <w:szCs w:val="16"/>
          <w:lang w:eastAsia="ko-KR"/>
        </w:rPr>
        <w:t>&lt;&lt;&lt; unchanged paragraphs omitted &gt;&gt;&gt;</w:t>
      </w:r>
    </w:p>
    <w:p w14:paraId="12B29481" w14:textId="77777777" w:rsidR="00CA6F0D" w:rsidRPr="009B7DA9" w:rsidRDefault="00CA6F0D" w:rsidP="00CA6F0D">
      <w:pPr>
        <w:ind w:leftChars="200" w:left="400"/>
        <w:rPr>
          <w:rFonts w:ascii="Arial" w:hAnsi="Arial" w:cs="Arial"/>
          <w:color w:val="000000"/>
          <w:sz w:val="16"/>
          <w:szCs w:val="16"/>
          <w:lang w:eastAsia="ko-KR"/>
        </w:rPr>
      </w:pPr>
      <w:r w:rsidRPr="009B7DA9">
        <w:rPr>
          <w:rFonts w:ascii="Arial" w:hAnsi="Arial" w:cs="Arial"/>
          <w:sz w:val="16"/>
          <w:szCs w:val="16"/>
          <w:lang w:eastAsia="ko-KR"/>
        </w:rPr>
        <w:t>in</w:t>
      </w:r>
      <w:r w:rsidRPr="009B7DA9">
        <w:rPr>
          <w:rFonts w:ascii="Arial" w:hAnsi="Arial" w:cs="Arial"/>
          <w:i/>
          <w:iCs/>
          <w:sz w:val="16"/>
          <w:szCs w:val="16"/>
          <w:lang w:eastAsia="ko-KR"/>
        </w:rPr>
        <w:t xml:space="preserve"> CSI-ReportConfig</w:t>
      </w:r>
      <w:r w:rsidRPr="009B7DA9">
        <w:rPr>
          <w:rFonts w:ascii="Arial" w:hAnsi="Arial" w:cs="Arial"/>
          <w:sz w:val="16"/>
          <w:szCs w:val="16"/>
          <w:lang w:eastAsia="ko-KR"/>
        </w:rPr>
        <w:t xml:space="preserve"> for the </w:t>
      </w:r>
      <w:r w:rsidRPr="009B7DA9">
        <w:rPr>
          <w:rFonts w:ascii="Arial" w:hAnsi="Arial" w:cs="Arial"/>
          <w:position w:val="-14"/>
          <w:sz w:val="16"/>
          <w:szCs w:val="16"/>
          <w:lang w:eastAsia="ko-KR"/>
        </w:rPr>
        <w:fldChar w:fldCharType="begin"/>
      </w:r>
      <w:r w:rsidRPr="009B7DA9">
        <w:rPr>
          <w:rFonts w:ascii="Arial" w:hAnsi="Arial" w:cs="Arial"/>
          <w:position w:val="-14"/>
          <w:sz w:val="16"/>
          <w:szCs w:val="16"/>
          <w:lang w:eastAsia="ko-KR"/>
        </w:rPr>
        <w:instrText xml:space="preserve"> INCLUDEPICTURE  "cid:image008.png@01D82A7E.AF1DC7C0" \* MERGEFORMATINET </w:instrText>
      </w:r>
      <w:r w:rsidRPr="009B7DA9">
        <w:rPr>
          <w:rFonts w:ascii="Arial" w:hAnsi="Arial" w:cs="Arial"/>
          <w:position w:val="-14"/>
          <w:sz w:val="16"/>
          <w:szCs w:val="16"/>
          <w:lang w:eastAsia="ko-KR"/>
        </w:rPr>
        <w:fldChar w:fldCharType="separate"/>
      </w:r>
      <w:r w:rsidR="00A31B99">
        <w:rPr>
          <w:rFonts w:ascii="Arial" w:hAnsi="Arial" w:cs="Arial"/>
          <w:position w:val="-14"/>
          <w:sz w:val="16"/>
          <w:szCs w:val="16"/>
          <w:lang w:eastAsia="ko-KR"/>
        </w:rPr>
        <w:fldChar w:fldCharType="begin"/>
      </w:r>
      <w:r w:rsidR="00A31B99">
        <w:rPr>
          <w:rFonts w:ascii="Arial" w:hAnsi="Arial" w:cs="Arial"/>
          <w:position w:val="-14"/>
          <w:sz w:val="16"/>
          <w:szCs w:val="16"/>
          <w:lang w:eastAsia="ko-KR"/>
        </w:rPr>
        <w:instrText xml:space="preserve"> INCLUDEPICTURE  "cid:image008.png@01D82A7E.AF1DC7C0" \* MERGEFORMATINET </w:instrText>
      </w:r>
      <w:r w:rsidR="00A31B99">
        <w:rPr>
          <w:rFonts w:ascii="Arial" w:hAnsi="Arial" w:cs="Arial"/>
          <w:position w:val="-14"/>
          <w:sz w:val="16"/>
          <w:szCs w:val="16"/>
          <w:lang w:eastAsia="ko-KR"/>
        </w:rPr>
        <w:fldChar w:fldCharType="separate"/>
      </w:r>
      <w:r w:rsidR="00A63FAE">
        <w:rPr>
          <w:rFonts w:ascii="Arial" w:hAnsi="Arial" w:cs="Arial"/>
          <w:position w:val="-14"/>
          <w:sz w:val="16"/>
          <w:szCs w:val="16"/>
          <w:lang w:eastAsia="ko-KR"/>
        </w:rPr>
        <w:fldChar w:fldCharType="begin"/>
      </w:r>
      <w:r w:rsidR="00A63FAE">
        <w:rPr>
          <w:rFonts w:ascii="Arial" w:hAnsi="Arial" w:cs="Arial"/>
          <w:position w:val="-14"/>
          <w:sz w:val="16"/>
          <w:szCs w:val="16"/>
          <w:lang w:eastAsia="ko-KR"/>
        </w:rPr>
        <w:instrText xml:space="preserve"> INCLUDEPICTURE  "cid:image008.png@01D82A7E.AF1DC7C0" \* MERGEFORMATINET </w:instrText>
      </w:r>
      <w:r w:rsidR="00A63FAE">
        <w:rPr>
          <w:rFonts w:ascii="Arial" w:hAnsi="Arial" w:cs="Arial"/>
          <w:position w:val="-14"/>
          <w:sz w:val="16"/>
          <w:szCs w:val="16"/>
          <w:lang w:eastAsia="ko-KR"/>
        </w:rPr>
        <w:fldChar w:fldCharType="separate"/>
      </w:r>
      <w:r w:rsidR="000B36BA">
        <w:rPr>
          <w:rFonts w:ascii="Arial" w:hAnsi="Arial" w:cs="Arial"/>
          <w:position w:val="-14"/>
          <w:sz w:val="16"/>
          <w:szCs w:val="16"/>
          <w:lang w:eastAsia="ko-KR"/>
        </w:rPr>
        <w:fldChar w:fldCharType="begin"/>
      </w:r>
      <w:r w:rsidR="000B36BA">
        <w:rPr>
          <w:rFonts w:ascii="Arial" w:hAnsi="Arial" w:cs="Arial"/>
          <w:position w:val="-14"/>
          <w:sz w:val="16"/>
          <w:szCs w:val="16"/>
          <w:lang w:eastAsia="ko-KR"/>
        </w:rPr>
        <w:instrText xml:space="preserve"> INCLUDEPICTURE  "cid:image008.png@01D82A7E.AF1DC7C0" \* MERGEFORMATINET </w:instrText>
      </w:r>
      <w:r w:rsidR="000B36BA">
        <w:rPr>
          <w:rFonts w:ascii="Arial" w:hAnsi="Arial" w:cs="Arial"/>
          <w:position w:val="-14"/>
          <w:sz w:val="16"/>
          <w:szCs w:val="16"/>
          <w:lang w:eastAsia="ko-KR"/>
        </w:rPr>
        <w:fldChar w:fldCharType="separate"/>
      </w:r>
      <w:r w:rsidR="004B53CD">
        <w:rPr>
          <w:rFonts w:ascii="Arial" w:hAnsi="Arial" w:cs="Arial"/>
          <w:position w:val="-14"/>
          <w:sz w:val="16"/>
          <w:szCs w:val="16"/>
          <w:lang w:eastAsia="ko-KR"/>
        </w:rPr>
        <w:fldChar w:fldCharType="begin"/>
      </w:r>
      <w:r w:rsidR="004B53CD">
        <w:rPr>
          <w:rFonts w:ascii="Arial" w:hAnsi="Arial" w:cs="Arial"/>
          <w:position w:val="-14"/>
          <w:sz w:val="16"/>
          <w:szCs w:val="16"/>
          <w:lang w:eastAsia="ko-KR"/>
        </w:rPr>
        <w:instrText xml:space="preserve"> INCLUDEPICTURE  "cid:image008.png@01D82A7E.AF1DC7C0" \* MERGEFORMATINET </w:instrText>
      </w:r>
      <w:r w:rsidR="004B53CD">
        <w:rPr>
          <w:rFonts w:ascii="Arial" w:hAnsi="Arial" w:cs="Arial"/>
          <w:position w:val="-14"/>
          <w:sz w:val="16"/>
          <w:szCs w:val="16"/>
          <w:lang w:eastAsia="ko-KR"/>
        </w:rPr>
        <w:fldChar w:fldCharType="separate"/>
      </w:r>
      <w:r w:rsidR="00CC0C21">
        <w:rPr>
          <w:rFonts w:ascii="Arial" w:hAnsi="Arial" w:cs="Arial"/>
          <w:position w:val="-14"/>
          <w:sz w:val="16"/>
          <w:szCs w:val="16"/>
          <w:lang w:eastAsia="ko-KR"/>
        </w:rPr>
        <w:fldChar w:fldCharType="begin"/>
      </w:r>
      <w:r w:rsidR="00CC0C21">
        <w:rPr>
          <w:rFonts w:ascii="Arial" w:hAnsi="Arial" w:cs="Arial"/>
          <w:position w:val="-14"/>
          <w:sz w:val="16"/>
          <w:szCs w:val="16"/>
          <w:lang w:eastAsia="ko-KR"/>
        </w:rPr>
        <w:instrText xml:space="preserve"> INCLUDEPICTURE  "cid:image008.png@01D82A7E.AF1DC7C0" \* MERGEFORMATINET </w:instrText>
      </w:r>
      <w:r w:rsidR="00CC0C21">
        <w:rPr>
          <w:rFonts w:ascii="Arial" w:hAnsi="Arial" w:cs="Arial"/>
          <w:position w:val="-14"/>
          <w:sz w:val="16"/>
          <w:szCs w:val="16"/>
          <w:lang w:eastAsia="ko-KR"/>
        </w:rPr>
        <w:fldChar w:fldCharType="separate"/>
      </w:r>
      <w:r w:rsidR="00702400">
        <w:rPr>
          <w:rFonts w:ascii="Arial" w:hAnsi="Arial" w:cs="Arial"/>
          <w:position w:val="-14"/>
          <w:sz w:val="16"/>
          <w:szCs w:val="16"/>
          <w:lang w:eastAsia="ko-KR"/>
        </w:rPr>
        <w:fldChar w:fldCharType="begin"/>
      </w:r>
      <w:r w:rsidR="00702400">
        <w:rPr>
          <w:rFonts w:ascii="Arial" w:hAnsi="Arial" w:cs="Arial"/>
          <w:position w:val="-14"/>
          <w:sz w:val="16"/>
          <w:szCs w:val="16"/>
          <w:lang w:eastAsia="ko-KR"/>
        </w:rPr>
        <w:instrText xml:space="preserve"> INCLUDEPICTURE  "cid:image008.png@01D82A7E.AF1DC7C0" \* MERGEFORMATINET </w:instrText>
      </w:r>
      <w:r w:rsidR="00702400">
        <w:rPr>
          <w:rFonts w:ascii="Arial" w:hAnsi="Arial" w:cs="Arial"/>
          <w:position w:val="-14"/>
          <w:sz w:val="16"/>
          <w:szCs w:val="16"/>
          <w:lang w:eastAsia="ko-KR"/>
        </w:rPr>
        <w:fldChar w:fldCharType="separate"/>
      </w:r>
      <w:r w:rsidR="001D5761">
        <w:rPr>
          <w:rFonts w:ascii="Arial" w:hAnsi="Arial" w:cs="Arial"/>
          <w:position w:val="-14"/>
          <w:sz w:val="16"/>
          <w:szCs w:val="16"/>
          <w:lang w:eastAsia="ko-KR"/>
        </w:rPr>
        <w:fldChar w:fldCharType="begin"/>
      </w:r>
      <w:r w:rsidR="001D5761">
        <w:rPr>
          <w:rFonts w:ascii="Arial" w:hAnsi="Arial" w:cs="Arial"/>
          <w:position w:val="-14"/>
          <w:sz w:val="16"/>
          <w:szCs w:val="16"/>
          <w:lang w:eastAsia="ko-KR"/>
        </w:rPr>
        <w:instrText xml:space="preserve"> INCLUDEPICTURE  "cid:image008.png@01D82A7E.AF1DC7C0" \* MERGEFORMATINET </w:instrText>
      </w:r>
      <w:r w:rsidR="001D5761">
        <w:rPr>
          <w:rFonts w:ascii="Arial" w:hAnsi="Arial" w:cs="Arial"/>
          <w:position w:val="-14"/>
          <w:sz w:val="16"/>
          <w:szCs w:val="16"/>
          <w:lang w:eastAsia="ko-KR"/>
        </w:rPr>
        <w:fldChar w:fldCharType="separate"/>
      </w:r>
      <w:r w:rsidR="007E7358">
        <w:rPr>
          <w:rFonts w:ascii="Arial" w:hAnsi="Arial" w:cs="Arial"/>
          <w:position w:val="-14"/>
          <w:sz w:val="16"/>
          <w:szCs w:val="16"/>
          <w:lang w:eastAsia="ko-KR"/>
        </w:rPr>
        <w:fldChar w:fldCharType="begin"/>
      </w:r>
      <w:r w:rsidR="007E7358">
        <w:rPr>
          <w:rFonts w:ascii="Arial" w:hAnsi="Arial" w:cs="Arial"/>
          <w:position w:val="-14"/>
          <w:sz w:val="16"/>
          <w:szCs w:val="16"/>
          <w:lang w:eastAsia="ko-KR"/>
        </w:rPr>
        <w:instrText xml:space="preserve"> INCLUDEPICTURE  "cid:image008.png@01D82A7E.AF1DC7C0" \* MERGEFORMATINET </w:instrText>
      </w:r>
      <w:r w:rsidR="007E7358">
        <w:rPr>
          <w:rFonts w:ascii="Arial" w:hAnsi="Arial" w:cs="Arial"/>
          <w:position w:val="-14"/>
          <w:sz w:val="16"/>
          <w:szCs w:val="16"/>
          <w:lang w:eastAsia="ko-KR"/>
        </w:rPr>
        <w:fldChar w:fldCharType="separate"/>
      </w:r>
      <w:r w:rsidR="00A717FF">
        <w:rPr>
          <w:rFonts w:ascii="Arial" w:hAnsi="Arial" w:cs="Arial"/>
          <w:position w:val="-14"/>
          <w:sz w:val="16"/>
          <w:szCs w:val="16"/>
          <w:lang w:eastAsia="ko-KR"/>
        </w:rPr>
        <w:fldChar w:fldCharType="begin"/>
      </w:r>
      <w:r w:rsidR="00A717FF">
        <w:rPr>
          <w:rFonts w:ascii="Arial" w:hAnsi="Arial" w:cs="Arial"/>
          <w:position w:val="-14"/>
          <w:sz w:val="16"/>
          <w:szCs w:val="16"/>
          <w:lang w:eastAsia="ko-KR"/>
        </w:rPr>
        <w:instrText xml:space="preserve"> INCLUDEPICTURE  "cid:image008.png@01D82A7E.AF1DC7C0" \* MERGEFORMATINET </w:instrText>
      </w:r>
      <w:r w:rsidR="00A717FF">
        <w:rPr>
          <w:rFonts w:ascii="Arial" w:hAnsi="Arial" w:cs="Arial"/>
          <w:position w:val="-14"/>
          <w:sz w:val="16"/>
          <w:szCs w:val="16"/>
          <w:lang w:eastAsia="ko-KR"/>
        </w:rPr>
        <w:fldChar w:fldCharType="separate"/>
      </w:r>
      <w:r w:rsidR="00495ED7">
        <w:rPr>
          <w:rFonts w:ascii="Arial" w:hAnsi="Arial" w:cs="Arial"/>
          <w:position w:val="-14"/>
          <w:sz w:val="16"/>
          <w:szCs w:val="16"/>
          <w:lang w:eastAsia="ko-KR"/>
        </w:rPr>
        <w:fldChar w:fldCharType="begin"/>
      </w:r>
      <w:r w:rsidR="00495ED7">
        <w:rPr>
          <w:rFonts w:ascii="Arial" w:hAnsi="Arial" w:cs="Arial"/>
          <w:position w:val="-14"/>
          <w:sz w:val="16"/>
          <w:szCs w:val="16"/>
          <w:lang w:eastAsia="ko-KR"/>
        </w:rPr>
        <w:instrText xml:space="preserve"> INCLUDEPICTURE  "cid:image008.png@01D82A7E.AF1DC7C0" \* MERGEFORMATINET </w:instrText>
      </w:r>
      <w:r w:rsidR="00495ED7">
        <w:rPr>
          <w:rFonts w:ascii="Arial" w:hAnsi="Arial" w:cs="Arial"/>
          <w:position w:val="-14"/>
          <w:sz w:val="16"/>
          <w:szCs w:val="16"/>
          <w:lang w:eastAsia="ko-KR"/>
        </w:rPr>
        <w:fldChar w:fldCharType="separate"/>
      </w:r>
      <w:r w:rsidR="00D023F8">
        <w:rPr>
          <w:rFonts w:ascii="Arial" w:hAnsi="Arial" w:cs="Arial"/>
          <w:position w:val="-14"/>
          <w:sz w:val="16"/>
          <w:szCs w:val="16"/>
          <w:lang w:eastAsia="ko-KR"/>
        </w:rPr>
        <w:fldChar w:fldCharType="begin"/>
      </w:r>
      <w:r w:rsidR="00D023F8">
        <w:rPr>
          <w:rFonts w:ascii="Arial" w:hAnsi="Arial" w:cs="Arial"/>
          <w:position w:val="-14"/>
          <w:sz w:val="16"/>
          <w:szCs w:val="16"/>
          <w:lang w:eastAsia="ko-KR"/>
        </w:rPr>
        <w:instrText xml:space="preserve"> INCLUDEPICTURE  "cid:image008.png@01D82A7E.AF1DC7C0" \* MERGEFORMATINET </w:instrText>
      </w:r>
      <w:r w:rsidR="00D023F8">
        <w:rPr>
          <w:rFonts w:ascii="Arial" w:hAnsi="Arial" w:cs="Arial"/>
          <w:position w:val="-14"/>
          <w:sz w:val="16"/>
          <w:szCs w:val="16"/>
          <w:lang w:eastAsia="ko-KR"/>
        </w:rPr>
        <w:fldChar w:fldCharType="separate"/>
      </w:r>
      <w:r w:rsidR="00F44FD9">
        <w:rPr>
          <w:rFonts w:ascii="Arial" w:hAnsi="Arial" w:cs="Arial"/>
          <w:position w:val="-14"/>
          <w:sz w:val="16"/>
          <w:szCs w:val="16"/>
          <w:lang w:eastAsia="ko-KR"/>
        </w:rPr>
        <w:fldChar w:fldCharType="begin"/>
      </w:r>
      <w:r w:rsidR="00F44FD9">
        <w:rPr>
          <w:rFonts w:ascii="Arial" w:hAnsi="Arial" w:cs="Arial"/>
          <w:position w:val="-14"/>
          <w:sz w:val="16"/>
          <w:szCs w:val="16"/>
          <w:lang w:eastAsia="ko-KR"/>
        </w:rPr>
        <w:instrText xml:space="preserve"> INCLUDEPICTURE  "cid:image008.png@01D82A7E.AF1DC7C0" \* MERGEFORMATINET </w:instrText>
      </w:r>
      <w:r w:rsidR="00F44FD9">
        <w:rPr>
          <w:rFonts w:ascii="Arial" w:hAnsi="Arial" w:cs="Arial"/>
          <w:position w:val="-14"/>
          <w:sz w:val="16"/>
          <w:szCs w:val="16"/>
          <w:lang w:eastAsia="ko-KR"/>
        </w:rPr>
        <w:fldChar w:fldCharType="separate"/>
      </w:r>
      <w:r w:rsidR="009517D4">
        <w:rPr>
          <w:rFonts w:ascii="Arial" w:hAnsi="Arial" w:cs="Arial"/>
          <w:position w:val="-14"/>
          <w:sz w:val="16"/>
          <w:szCs w:val="16"/>
          <w:lang w:eastAsia="ko-KR"/>
        </w:rPr>
        <w:fldChar w:fldCharType="begin"/>
      </w:r>
      <w:r w:rsidR="009517D4">
        <w:rPr>
          <w:rFonts w:ascii="Arial" w:hAnsi="Arial" w:cs="Arial"/>
          <w:position w:val="-14"/>
          <w:sz w:val="16"/>
          <w:szCs w:val="16"/>
          <w:lang w:eastAsia="ko-KR"/>
        </w:rPr>
        <w:instrText xml:space="preserve"> INCLUDEPICTURE  "cid:image008.png@01D82A7E.AF1DC7C0" \* MERGEFORMATINET </w:instrText>
      </w:r>
      <w:r w:rsidR="009517D4">
        <w:rPr>
          <w:rFonts w:ascii="Arial" w:hAnsi="Arial" w:cs="Arial"/>
          <w:position w:val="-14"/>
          <w:sz w:val="16"/>
          <w:szCs w:val="16"/>
          <w:lang w:eastAsia="ko-KR"/>
        </w:rPr>
        <w:fldChar w:fldCharType="separate"/>
      </w:r>
      <w:r w:rsidR="002328C4">
        <w:rPr>
          <w:rFonts w:ascii="Arial" w:hAnsi="Arial" w:cs="Arial"/>
          <w:position w:val="-14"/>
          <w:sz w:val="16"/>
          <w:szCs w:val="16"/>
          <w:lang w:eastAsia="ko-KR"/>
        </w:rPr>
        <w:fldChar w:fldCharType="begin"/>
      </w:r>
      <w:r w:rsidR="002328C4">
        <w:rPr>
          <w:rFonts w:ascii="Arial" w:hAnsi="Arial" w:cs="Arial"/>
          <w:position w:val="-14"/>
          <w:sz w:val="16"/>
          <w:szCs w:val="16"/>
          <w:lang w:eastAsia="ko-KR"/>
        </w:rPr>
        <w:instrText xml:space="preserve"> </w:instrText>
      </w:r>
      <w:r w:rsidR="002328C4">
        <w:rPr>
          <w:rFonts w:ascii="Arial" w:hAnsi="Arial" w:cs="Arial"/>
          <w:position w:val="-14"/>
          <w:sz w:val="16"/>
          <w:szCs w:val="16"/>
          <w:lang w:eastAsia="ko-KR"/>
        </w:rPr>
        <w:instrText>INCLUDEPICTURE  "cid:image008.png@01D82A7E.AF1DC7C0" \* MERGEFORMATINET</w:instrText>
      </w:r>
      <w:r w:rsidR="002328C4">
        <w:rPr>
          <w:rFonts w:ascii="Arial" w:hAnsi="Arial" w:cs="Arial"/>
          <w:position w:val="-14"/>
          <w:sz w:val="16"/>
          <w:szCs w:val="16"/>
          <w:lang w:eastAsia="ko-KR"/>
        </w:rPr>
        <w:instrText xml:space="preserve"> </w:instrText>
      </w:r>
      <w:r w:rsidR="002328C4">
        <w:rPr>
          <w:rFonts w:ascii="Arial" w:hAnsi="Arial" w:cs="Arial"/>
          <w:position w:val="-14"/>
          <w:sz w:val="16"/>
          <w:szCs w:val="16"/>
          <w:lang w:eastAsia="ko-KR"/>
        </w:rPr>
        <w:fldChar w:fldCharType="separate"/>
      </w:r>
      <w:r w:rsidR="002328C4">
        <w:rPr>
          <w:rFonts w:ascii="Arial" w:hAnsi="Arial" w:cs="Arial"/>
          <w:position w:val="-14"/>
          <w:sz w:val="16"/>
          <w:szCs w:val="16"/>
          <w:lang w:eastAsia="ko-KR"/>
        </w:rPr>
        <w:pict w14:anchorId="2836F1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75pt;height:14.25pt">
            <v:imagedata r:id="rId1227" r:href="rId1228"/>
          </v:shape>
        </w:pict>
      </w:r>
      <w:r w:rsidR="002328C4">
        <w:rPr>
          <w:rFonts w:ascii="Arial" w:hAnsi="Arial" w:cs="Arial"/>
          <w:position w:val="-14"/>
          <w:sz w:val="16"/>
          <w:szCs w:val="16"/>
          <w:lang w:eastAsia="ko-KR"/>
        </w:rPr>
        <w:fldChar w:fldCharType="end"/>
      </w:r>
      <w:r w:rsidR="009517D4">
        <w:rPr>
          <w:rFonts w:ascii="Arial" w:hAnsi="Arial" w:cs="Arial"/>
          <w:position w:val="-14"/>
          <w:sz w:val="16"/>
          <w:szCs w:val="16"/>
          <w:lang w:eastAsia="ko-KR"/>
        </w:rPr>
        <w:fldChar w:fldCharType="end"/>
      </w:r>
      <w:r w:rsidR="00F44FD9">
        <w:rPr>
          <w:rFonts w:ascii="Arial" w:hAnsi="Arial" w:cs="Arial"/>
          <w:position w:val="-14"/>
          <w:sz w:val="16"/>
          <w:szCs w:val="16"/>
          <w:lang w:eastAsia="ko-KR"/>
        </w:rPr>
        <w:fldChar w:fldCharType="end"/>
      </w:r>
      <w:r w:rsidR="00D023F8">
        <w:rPr>
          <w:rFonts w:ascii="Arial" w:hAnsi="Arial" w:cs="Arial"/>
          <w:position w:val="-14"/>
          <w:sz w:val="16"/>
          <w:szCs w:val="16"/>
          <w:lang w:eastAsia="ko-KR"/>
        </w:rPr>
        <w:fldChar w:fldCharType="end"/>
      </w:r>
      <w:r w:rsidR="00495ED7">
        <w:rPr>
          <w:rFonts w:ascii="Arial" w:hAnsi="Arial" w:cs="Arial"/>
          <w:position w:val="-14"/>
          <w:sz w:val="16"/>
          <w:szCs w:val="16"/>
          <w:lang w:eastAsia="ko-KR"/>
        </w:rPr>
        <w:fldChar w:fldCharType="end"/>
      </w:r>
      <w:r w:rsidR="00A717FF">
        <w:rPr>
          <w:rFonts w:ascii="Arial" w:hAnsi="Arial" w:cs="Arial"/>
          <w:position w:val="-14"/>
          <w:sz w:val="16"/>
          <w:szCs w:val="16"/>
          <w:lang w:eastAsia="ko-KR"/>
        </w:rPr>
        <w:fldChar w:fldCharType="end"/>
      </w:r>
      <w:r w:rsidR="007E7358">
        <w:rPr>
          <w:rFonts w:ascii="Arial" w:hAnsi="Arial" w:cs="Arial"/>
          <w:position w:val="-14"/>
          <w:sz w:val="16"/>
          <w:szCs w:val="16"/>
          <w:lang w:eastAsia="ko-KR"/>
        </w:rPr>
        <w:fldChar w:fldCharType="end"/>
      </w:r>
      <w:r w:rsidR="001D5761">
        <w:rPr>
          <w:rFonts w:ascii="Arial" w:hAnsi="Arial" w:cs="Arial"/>
          <w:position w:val="-14"/>
          <w:sz w:val="16"/>
          <w:szCs w:val="16"/>
          <w:lang w:eastAsia="ko-KR"/>
        </w:rPr>
        <w:fldChar w:fldCharType="end"/>
      </w:r>
      <w:r w:rsidR="00702400">
        <w:rPr>
          <w:rFonts w:ascii="Arial" w:hAnsi="Arial" w:cs="Arial"/>
          <w:position w:val="-14"/>
          <w:sz w:val="16"/>
          <w:szCs w:val="16"/>
          <w:lang w:eastAsia="ko-KR"/>
        </w:rPr>
        <w:fldChar w:fldCharType="end"/>
      </w:r>
      <w:r w:rsidR="00CC0C21">
        <w:rPr>
          <w:rFonts w:ascii="Arial" w:hAnsi="Arial" w:cs="Arial"/>
          <w:position w:val="-14"/>
          <w:sz w:val="16"/>
          <w:szCs w:val="16"/>
          <w:lang w:eastAsia="ko-KR"/>
        </w:rPr>
        <w:fldChar w:fldCharType="end"/>
      </w:r>
      <w:r w:rsidR="004B53CD">
        <w:rPr>
          <w:rFonts w:ascii="Arial" w:hAnsi="Arial" w:cs="Arial"/>
          <w:position w:val="-14"/>
          <w:sz w:val="16"/>
          <w:szCs w:val="16"/>
          <w:lang w:eastAsia="ko-KR"/>
        </w:rPr>
        <w:fldChar w:fldCharType="end"/>
      </w:r>
      <w:r w:rsidR="000B36BA">
        <w:rPr>
          <w:rFonts w:ascii="Arial" w:hAnsi="Arial" w:cs="Arial"/>
          <w:position w:val="-14"/>
          <w:sz w:val="16"/>
          <w:szCs w:val="16"/>
          <w:lang w:eastAsia="ko-KR"/>
        </w:rPr>
        <w:fldChar w:fldCharType="end"/>
      </w:r>
      <w:r w:rsidR="00A63FAE">
        <w:rPr>
          <w:rFonts w:ascii="Arial" w:hAnsi="Arial" w:cs="Arial"/>
          <w:position w:val="-14"/>
          <w:sz w:val="16"/>
          <w:szCs w:val="16"/>
          <w:lang w:eastAsia="ko-KR"/>
        </w:rPr>
        <w:fldChar w:fldCharType="end"/>
      </w:r>
      <w:r w:rsidR="00A31B99">
        <w:rPr>
          <w:rFonts w:ascii="Arial" w:hAnsi="Arial" w:cs="Arial"/>
          <w:position w:val="-14"/>
          <w:sz w:val="16"/>
          <w:szCs w:val="16"/>
          <w:lang w:eastAsia="ko-KR"/>
        </w:rPr>
        <w:fldChar w:fldCharType="end"/>
      </w:r>
      <w:r w:rsidRPr="009B7DA9">
        <w:rPr>
          <w:rFonts w:ascii="Arial" w:hAnsi="Arial" w:cs="Arial"/>
          <w:position w:val="-14"/>
          <w:sz w:val="16"/>
          <w:szCs w:val="16"/>
          <w:lang w:eastAsia="ko-KR"/>
        </w:rPr>
        <w:fldChar w:fldCharType="end"/>
      </w:r>
      <w:r w:rsidRPr="009B7DA9">
        <w:rPr>
          <w:rFonts w:ascii="Arial" w:hAnsi="Arial" w:cs="Arial"/>
          <w:sz w:val="16"/>
          <w:szCs w:val="16"/>
          <w:lang w:eastAsia="ko-KR"/>
        </w:rPr>
        <w:t xml:space="preserve"> triggered CSI Reporting Settings and </w:t>
      </w:r>
      <w:r w:rsidRPr="009B7DA9">
        <w:rPr>
          <w:rFonts w:ascii="Arial" w:hAnsi="Arial" w:cs="Arial"/>
          <w:position w:val="-12"/>
          <w:sz w:val="16"/>
          <w:szCs w:val="16"/>
          <w:lang w:eastAsia="ko-KR"/>
        </w:rPr>
        <w:fldChar w:fldCharType="begin"/>
      </w:r>
      <w:r w:rsidRPr="009B7DA9">
        <w:rPr>
          <w:rFonts w:ascii="Arial" w:hAnsi="Arial" w:cs="Arial"/>
          <w:position w:val="-12"/>
          <w:sz w:val="16"/>
          <w:szCs w:val="16"/>
          <w:lang w:eastAsia="ko-KR"/>
        </w:rPr>
        <w:instrText xml:space="preserve"> INCLUDEPICTURE  "cid:image009.png@01D82A7E.AF1DC7C0" \* MERGEFORMATINET </w:instrText>
      </w:r>
      <w:r w:rsidRPr="009B7DA9">
        <w:rPr>
          <w:rFonts w:ascii="Arial" w:hAnsi="Arial" w:cs="Arial"/>
          <w:position w:val="-12"/>
          <w:sz w:val="16"/>
          <w:szCs w:val="16"/>
          <w:lang w:eastAsia="ko-KR"/>
        </w:rPr>
        <w:fldChar w:fldCharType="separate"/>
      </w:r>
      <w:r w:rsidR="00A31B99">
        <w:rPr>
          <w:rFonts w:ascii="Arial" w:hAnsi="Arial" w:cs="Arial"/>
          <w:position w:val="-12"/>
          <w:sz w:val="16"/>
          <w:szCs w:val="16"/>
          <w:lang w:eastAsia="ko-KR"/>
        </w:rPr>
        <w:fldChar w:fldCharType="begin"/>
      </w:r>
      <w:r w:rsidR="00A31B99">
        <w:rPr>
          <w:rFonts w:ascii="Arial" w:hAnsi="Arial" w:cs="Arial"/>
          <w:position w:val="-12"/>
          <w:sz w:val="16"/>
          <w:szCs w:val="16"/>
          <w:lang w:eastAsia="ko-KR"/>
        </w:rPr>
        <w:instrText xml:space="preserve"> INCLUDEPICTURE  "cid:image009.png@01D82A7E.AF1DC7C0" \* MERGEFORMATINET </w:instrText>
      </w:r>
      <w:r w:rsidR="00A31B99">
        <w:rPr>
          <w:rFonts w:ascii="Arial" w:hAnsi="Arial" w:cs="Arial"/>
          <w:position w:val="-12"/>
          <w:sz w:val="16"/>
          <w:szCs w:val="16"/>
          <w:lang w:eastAsia="ko-KR"/>
        </w:rPr>
        <w:fldChar w:fldCharType="separate"/>
      </w:r>
      <w:r w:rsidR="00A63FAE">
        <w:rPr>
          <w:rFonts w:ascii="Arial" w:hAnsi="Arial" w:cs="Arial"/>
          <w:position w:val="-12"/>
          <w:sz w:val="16"/>
          <w:szCs w:val="16"/>
          <w:lang w:eastAsia="ko-KR"/>
        </w:rPr>
        <w:fldChar w:fldCharType="begin"/>
      </w:r>
      <w:r w:rsidR="00A63FAE">
        <w:rPr>
          <w:rFonts w:ascii="Arial" w:hAnsi="Arial" w:cs="Arial"/>
          <w:position w:val="-12"/>
          <w:sz w:val="16"/>
          <w:szCs w:val="16"/>
          <w:lang w:eastAsia="ko-KR"/>
        </w:rPr>
        <w:instrText xml:space="preserve"> INCLUDEPICTURE  "cid:image009.png@01D82A7E.AF1DC7C0" \* MERGEFORMATINET </w:instrText>
      </w:r>
      <w:r w:rsidR="00A63FAE">
        <w:rPr>
          <w:rFonts w:ascii="Arial" w:hAnsi="Arial" w:cs="Arial"/>
          <w:position w:val="-12"/>
          <w:sz w:val="16"/>
          <w:szCs w:val="16"/>
          <w:lang w:eastAsia="ko-KR"/>
        </w:rPr>
        <w:fldChar w:fldCharType="separate"/>
      </w:r>
      <w:r w:rsidR="000B36BA">
        <w:rPr>
          <w:rFonts w:ascii="Arial" w:hAnsi="Arial" w:cs="Arial"/>
          <w:position w:val="-12"/>
          <w:sz w:val="16"/>
          <w:szCs w:val="16"/>
          <w:lang w:eastAsia="ko-KR"/>
        </w:rPr>
        <w:fldChar w:fldCharType="begin"/>
      </w:r>
      <w:r w:rsidR="000B36BA">
        <w:rPr>
          <w:rFonts w:ascii="Arial" w:hAnsi="Arial" w:cs="Arial"/>
          <w:position w:val="-12"/>
          <w:sz w:val="16"/>
          <w:szCs w:val="16"/>
          <w:lang w:eastAsia="ko-KR"/>
        </w:rPr>
        <w:instrText xml:space="preserve"> INCLUDEPICTURE  "cid:image009.png@01D82A7E.AF1DC7C0" \* MERGEFORMATINET </w:instrText>
      </w:r>
      <w:r w:rsidR="000B36BA">
        <w:rPr>
          <w:rFonts w:ascii="Arial" w:hAnsi="Arial" w:cs="Arial"/>
          <w:position w:val="-12"/>
          <w:sz w:val="16"/>
          <w:szCs w:val="16"/>
          <w:lang w:eastAsia="ko-KR"/>
        </w:rPr>
        <w:fldChar w:fldCharType="separate"/>
      </w:r>
      <w:r w:rsidR="004B53CD">
        <w:rPr>
          <w:rFonts w:ascii="Arial" w:hAnsi="Arial" w:cs="Arial"/>
          <w:position w:val="-12"/>
          <w:sz w:val="16"/>
          <w:szCs w:val="16"/>
          <w:lang w:eastAsia="ko-KR"/>
        </w:rPr>
        <w:fldChar w:fldCharType="begin"/>
      </w:r>
      <w:r w:rsidR="004B53CD">
        <w:rPr>
          <w:rFonts w:ascii="Arial" w:hAnsi="Arial" w:cs="Arial"/>
          <w:position w:val="-12"/>
          <w:sz w:val="16"/>
          <w:szCs w:val="16"/>
          <w:lang w:eastAsia="ko-KR"/>
        </w:rPr>
        <w:instrText xml:space="preserve"> INCLUDEPICTURE  "cid:image009.png@01D82A7E.AF1DC7C0" \* MERGEFORMATINET </w:instrText>
      </w:r>
      <w:r w:rsidR="004B53CD">
        <w:rPr>
          <w:rFonts w:ascii="Arial" w:hAnsi="Arial" w:cs="Arial"/>
          <w:position w:val="-12"/>
          <w:sz w:val="16"/>
          <w:szCs w:val="16"/>
          <w:lang w:eastAsia="ko-KR"/>
        </w:rPr>
        <w:fldChar w:fldCharType="separate"/>
      </w:r>
      <w:r w:rsidR="00CC0C21">
        <w:rPr>
          <w:rFonts w:ascii="Arial" w:hAnsi="Arial" w:cs="Arial"/>
          <w:position w:val="-12"/>
          <w:sz w:val="16"/>
          <w:szCs w:val="16"/>
          <w:lang w:eastAsia="ko-KR"/>
        </w:rPr>
        <w:fldChar w:fldCharType="begin"/>
      </w:r>
      <w:r w:rsidR="00CC0C21">
        <w:rPr>
          <w:rFonts w:ascii="Arial" w:hAnsi="Arial" w:cs="Arial"/>
          <w:position w:val="-12"/>
          <w:sz w:val="16"/>
          <w:szCs w:val="16"/>
          <w:lang w:eastAsia="ko-KR"/>
        </w:rPr>
        <w:instrText xml:space="preserve"> INCLUDEPICTURE  "cid:image009.png@01D82A7E.AF1DC7C0" \* MERGEFORMATINET </w:instrText>
      </w:r>
      <w:r w:rsidR="00CC0C21">
        <w:rPr>
          <w:rFonts w:ascii="Arial" w:hAnsi="Arial" w:cs="Arial"/>
          <w:position w:val="-12"/>
          <w:sz w:val="16"/>
          <w:szCs w:val="16"/>
          <w:lang w:eastAsia="ko-KR"/>
        </w:rPr>
        <w:fldChar w:fldCharType="separate"/>
      </w:r>
      <w:r w:rsidR="00702400">
        <w:rPr>
          <w:rFonts w:ascii="Arial" w:hAnsi="Arial" w:cs="Arial"/>
          <w:position w:val="-12"/>
          <w:sz w:val="16"/>
          <w:szCs w:val="16"/>
          <w:lang w:eastAsia="ko-KR"/>
        </w:rPr>
        <w:fldChar w:fldCharType="begin"/>
      </w:r>
      <w:r w:rsidR="00702400">
        <w:rPr>
          <w:rFonts w:ascii="Arial" w:hAnsi="Arial" w:cs="Arial"/>
          <w:position w:val="-12"/>
          <w:sz w:val="16"/>
          <w:szCs w:val="16"/>
          <w:lang w:eastAsia="ko-KR"/>
        </w:rPr>
        <w:instrText xml:space="preserve"> INCLUDEPICTURE  "cid:image009.png@01D82A7E.AF1DC7C0" \* MERGEFORMATINET </w:instrText>
      </w:r>
      <w:r w:rsidR="00702400">
        <w:rPr>
          <w:rFonts w:ascii="Arial" w:hAnsi="Arial" w:cs="Arial"/>
          <w:position w:val="-12"/>
          <w:sz w:val="16"/>
          <w:szCs w:val="16"/>
          <w:lang w:eastAsia="ko-KR"/>
        </w:rPr>
        <w:fldChar w:fldCharType="separate"/>
      </w:r>
      <w:r w:rsidR="001D5761">
        <w:rPr>
          <w:rFonts w:ascii="Arial" w:hAnsi="Arial" w:cs="Arial"/>
          <w:position w:val="-12"/>
          <w:sz w:val="16"/>
          <w:szCs w:val="16"/>
          <w:lang w:eastAsia="ko-KR"/>
        </w:rPr>
        <w:fldChar w:fldCharType="begin"/>
      </w:r>
      <w:r w:rsidR="001D5761">
        <w:rPr>
          <w:rFonts w:ascii="Arial" w:hAnsi="Arial" w:cs="Arial"/>
          <w:position w:val="-12"/>
          <w:sz w:val="16"/>
          <w:szCs w:val="16"/>
          <w:lang w:eastAsia="ko-KR"/>
        </w:rPr>
        <w:instrText xml:space="preserve"> INCLUDEPICTURE  "cid:image009.png@01D82A7E.AF1DC7C0" \* MERGEFORMATINET </w:instrText>
      </w:r>
      <w:r w:rsidR="001D5761">
        <w:rPr>
          <w:rFonts w:ascii="Arial" w:hAnsi="Arial" w:cs="Arial"/>
          <w:position w:val="-12"/>
          <w:sz w:val="16"/>
          <w:szCs w:val="16"/>
          <w:lang w:eastAsia="ko-KR"/>
        </w:rPr>
        <w:fldChar w:fldCharType="separate"/>
      </w:r>
      <w:r w:rsidR="007E7358">
        <w:rPr>
          <w:rFonts w:ascii="Arial" w:hAnsi="Arial" w:cs="Arial"/>
          <w:position w:val="-12"/>
          <w:sz w:val="16"/>
          <w:szCs w:val="16"/>
          <w:lang w:eastAsia="ko-KR"/>
        </w:rPr>
        <w:fldChar w:fldCharType="begin"/>
      </w:r>
      <w:r w:rsidR="007E7358">
        <w:rPr>
          <w:rFonts w:ascii="Arial" w:hAnsi="Arial" w:cs="Arial"/>
          <w:position w:val="-12"/>
          <w:sz w:val="16"/>
          <w:szCs w:val="16"/>
          <w:lang w:eastAsia="ko-KR"/>
        </w:rPr>
        <w:instrText xml:space="preserve"> INCLUDEPICTURE  "cid:image009.png@01D82A7E.AF1DC7C0" \* MERGEFORMATINET </w:instrText>
      </w:r>
      <w:r w:rsidR="007E7358">
        <w:rPr>
          <w:rFonts w:ascii="Arial" w:hAnsi="Arial" w:cs="Arial"/>
          <w:position w:val="-12"/>
          <w:sz w:val="16"/>
          <w:szCs w:val="16"/>
          <w:lang w:eastAsia="ko-KR"/>
        </w:rPr>
        <w:fldChar w:fldCharType="separate"/>
      </w:r>
      <w:r w:rsidR="00A717FF">
        <w:rPr>
          <w:rFonts w:ascii="Arial" w:hAnsi="Arial" w:cs="Arial"/>
          <w:position w:val="-12"/>
          <w:sz w:val="16"/>
          <w:szCs w:val="16"/>
          <w:lang w:eastAsia="ko-KR"/>
        </w:rPr>
        <w:fldChar w:fldCharType="begin"/>
      </w:r>
      <w:r w:rsidR="00A717FF">
        <w:rPr>
          <w:rFonts w:ascii="Arial" w:hAnsi="Arial" w:cs="Arial"/>
          <w:position w:val="-12"/>
          <w:sz w:val="16"/>
          <w:szCs w:val="16"/>
          <w:lang w:eastAsia="ko-KR"/>
        </w:rPr>
        <w:instrText xml:space="preserve"> INCLUDEPICTURE  "cid:image009.png@01D82A7E.AF1DC7C0" \* MERGEFORMATINET </w:instrText>
      </w:r>
      <w:r w:rsidR="00A717FF">
        <w:rPr>
          <w:rFonts w:ascii="Arial" w:hAnsi="Arial" w:cs="Arial"/>
          <w:position w:val="-12"/>
          <w:sz w:val="16"/>
          <w:szCs w:val="16"/>
          <w:lang w:eastAsia="ko-KR"/>
        </w:rPr>
        <w:fldChar w:fldCharType="separate"/>
      </w:r>
      <w:r w:rsidR="00495ED7">
        <w:rPr>
          <w:rFonts w:ascii="Arial" w:hAnsi="Arial" w:cs="Arial"/>
          <w:position w:val="-12"/>
          <w:sz w:val="16"/>
          <w:szCs w:val="16"/>
          <w:lang w:eastAsia="ko-KR"/>
        </w:rPr>
        <w:fldChar w:fldCharType="begin"/>
      </w:r>
      <w:r w:rsidR="00495ED7">
        <w:rPr>
          <w:rFonts w:ascii="Arial" w:hAnsi="Arial" w:cs="Arial"/>
          <w:position w:val="-12"/>
          <w:sz w:val="16"/>
          <w:szCs w:val="16"/>
          <w:lang w:eastAsia="ko-KR"/>
        </w:rPr>
        <w:instrText xml:space="preserve"> INCLUDEPICTURE  "cid:image009.png@01D82A7E.AF1DC7C0" \* MERGEFORMATINET </w:instrText>
      </w:r>
      <w:r w:rsidR="00495ED7">
        <w:rPr>
          <w:rFonts w:ascii="Arial" w:hAnsi="Arial" w:cs="Arial"/>
          <w:position w:val="-12"/>
          <w:sz w:val="16"/>
          <w:szCs w:val="16"/>
          <w:lang w:eastAsia="ko-KR"/>
        </w:rPr>
        <w:fldChar w:fldCharType="separate"/>
      </w:r>
      <w:r w:rsidR="00D023F8">
        <w:rPr>
          <w:rFonts w:ascii="Arial" w:hAnsi="Arial" w:cs="Arial"/>
          <w:position w:val="-12"/>
          <w:sz w:val="16"/>
          <w:szCs w:val="16"/>
          <w:lang w:eastAsia="ko-KR"/>
        </w:rPr>
        <w:fldChar w:fldCharType="begin"/>
      </w:r>
      <w:r w:rsidR="00D023F8">
        <w:rPr>
          <w:rFonts w:ascii="Arial" w:hAnsi="Arial" w:cs="Arial"/>
          <w:position w:val="-12"/>
          <w:sz w:val="16"/>
          <w:szCs w:val="16"/>
          <w:lang w:eastAsia="ko-KR"/>
        </w:rPr>
        <w:instrText xml:space="preserve"> INCLUDEPICTURE  "cid:image009.png@01D82A7E.AF1DC7C0" \* MERGEFORMATINET </w:instrText>
      </w:r>
      <w:r w:rsidR="00D023F8">
        <w:rPr>
          <w:rFonts w:ascii="Arial" w:hAnsi="Arial" w:cs="Arial"/>
          <w:position w:val="-12"/>
          <w:sz w:val="16"/>
          <w:szCs w:val="16"/>
          <w:lang w:eastAsia="ko-KR"/>
        </w:rPr>
        <w:fldChar w:fldCharType="separate"/>
      </w:r>
      <w:r w:rsidR="00F44FD9">
        <w:rPr>
          <w:rFonts w:ascii="Arial" w:hAnsi="Arial" w:cs="Arial"/>
          <w:position w:val="-12"/>
          <w:sz w:val="16"/>
          <w:szCs w:val="16"/>
          <w:lang w:eastAsia="ko-KR"/>
        </w:rPr>
        <w:fldChar w:fldCharType="begin"/>
      </w:r>
      <w:r w:rsidR="00F44FD9">
        <w:rPr>
          <w:rFonts w:ascii="Arial" w:hAnsi="Arial" w:cs="Arial"/>
          <w:position w:val="-12"/>
          <w:sz w:val="16"/>
          <w:szCs w:val="16"/>
          <w:lang w:eastAsia="ko-KR"/>
        </w:rPr>
        <w:instrText xml:space="preserve"> INCLUDEPICTURE  "cid:image009.png@01D82A7E.AF1DC7C0" \* MERGEFORMATINET </w:instrText>
      </w:r>
      <w:r w:rsidR="00F44FD9">
        <w:rPr>
          <w:rFonts w:ascii="Arial" w:hAnsi="Arial" w:cs="Arial"/>
          <w:position w:val="-12"/>
          <w:sz w:val="16"/>
          <w:szCs w:val="16"/>
          <w:lang w:eastAsia="ko-KR"/>
        </w:rPr>
        <w:fldChar w:fldCharType="separate"/>
      </w:r>
      <w:r w:rsidR="009517D4">
        <w:rPr>
          <w:rFonts w:ascii="Arial" w:hAnsi="Arial" w:cs="Arial"/>
          <w:position w:val="-12"/>
          <w:sz w:val="16"/>
          <w:szCs w:val="16"/>
          <w:lang w:eastAsia="ko-KR"/>
        </w:rPr>
        <w:fldChar w:fldCharType="begin"/>
      </w:r>
      <w:r w:rsidR="009517D4">
        <w:rPr>
          <w:rFonts w:ascii="Arial" w:hAnsi="Arial" w:cs="Arial"/>
          <w:position w:val="-12"/>
          <w:sz w:val="16"/>
          <w:szCs w:val="16"/>
          <w:lang w:eastAsia="ko-KR"/>
        </w:rPr>
        <w:instrText xml:space="preserve"> INCLUDEPICTURE  "cid:image009.png@01D82A7E.AF1DC7C0" \* MERGEFORMATINET </w:instrText>
      </w:r>
      <w:r w:rsidR="009517D4">
        <w:rPr>
          <w:rFonts w:ascii="Arial" w:hAnsi="Arial" w:cs="Arial"/>
          <w:position w:val="-12"/>
          <w:sz w:val="16"/>
          <w:szCs w:val="16"/>
          <w:lang w:eastAsia="ko-KR"/>
        </w:rPr>
        <w:fldChar w:fldCharType="separate"/>
      </w:r>
      <w:r w:rsidR="002328C4">
        <w:rPr>
          <w:rFonts w:ascii="Arial" w:hAnsi="Arial" w:cs="Arial"/>
          <w:position w:val="-12"/>
          <w:sz w:val="16"/>
          <w:szCs w:val="16"/>
          <w:lang w:eastAsia="ko-KR"/>
        </w:rPr>
        <w:fldChar w:fldCharType="begin"/>
      </w:r>
      <w:r w:rsidR="002328C4">
        <w:rPr>
          <w:rFonts w:ascii="Arial" w:hAnsi="Arial" w:cs="Arial"/>
          <w:position w:val="-12"/>
          <w:sz w:val="16"/>
          <w:szCs w:val="16"/>
          <w:lang w:eastAsia="ko-KR"/>
        </w:rPr>
        <w:instrText xml:space="preserve"> </w:instrText>
      </w:r>
      <w:r w:rsidR="002328C4">
        <w:rPr>
          <w:rFonts w:ascii="Arial" w:hAnsi="Arial" w:cs="Arial"/>
          <w:position w:val="-12"/>
          <w:sz w:val="16"/>
          <w:szCs w:val="16"/>
          <w:lang w:eastAsia="ko-KR"/>
        </w:rPr>
        <w:instrText>INCLUDEPICTURE  "cid:image009.png@01D82A7E.AF1DC7C0" \* MERGEFORMATINET</w:instrText>
      </w:r>
      <w:r w:rsidR="002328C4">
        <w:rPr>
          <w:rFonts w:ascii="Arial" w:hAnsi="Arial" w:cs="Arial"/>
          <w:position w:val="-12"/>
          <w:sz w:val="16"/>
          <w:szCs w:val="16"/>
          <w:lang w:eastAsia="ko-KR"/>
        </w:rPr>
        <w:instrText xml:space="preserve"> </w:instrText>
      </w:r>
      <w:r w:rsidR="002328C4">
        <w:rPr>
          <w:rFonts w:ascii="Arial" w:hAnsi="Arial" w:cs="Arial"/>
          <w:position w:val="-12"/>
          <w:sz w:val="16"/>
          <w:szCs w:val="16"/>
          <w:lang w:eastAsia="ko-KR"/>
        </w:rPr>
        <w:fldChar w:fldCharType="separate"/>
      </w:r>
      <w:r w:rsidR="002328C4">
        <w:rPr>
          <w:rFonts w:ascii="Arial" w:hAnsi="Arial" w:cs="Arial"/>
          <w:position w:val="-12"/>
          <w:sz w:val="16"/>
          <w:szCs w:val="16"/>
          <w:lang w:eastAsia="ko-KR"/>
        </w:rPr>
        <w:pict w14:anchorId="5ED2D19C">
          <v:shape id="_x0000_i1026" type="#_x0000_t75" style="width:43.5pt;height:14.25pt">
            <v:imagedata r:id="rId1229" r:href="rId1230"/>
          </v:shape>
        </w:pict>
      </w:r>
      <w:r w:rsidR="002328C4">
        <w:rPr>
          <w:rFonts w:ascii="Arial" w:hAnsi="Arial" w:cs="Arial"/>
          <w:position w:val="-12"/>
          <w:sz w:val="16"/>
          <w:szCs w:val="16"/>
          <w:lang w:eastAsia="ko-KR"/>
        </w:rPr>
        <w:fldChar w:fldCharType="end"/>
      </w:r>
      <w:r w:rsidR="009517D4">
        <w:rPr>
          <w:rFonts w:ascii="Arial" w:hAnsi="Arial" w:cs="Arial"/>
          <w:position w:val="-12"/>
          <w:sz w:val="16"/>
          <w:szCs w:val="16"/>
          <w:lang w:eastAsia="ko-KR"/>
        </w:rPr>
        <w:fldChar w:fldCharType="end"/>
      </w:r>
      <w:r w:rsidR="00F44FD9">
        <w:rPr>
          <w:rFonts w:ascii="Arial" w:hAnsi="Arial" w:cs="Arial"/>
          <w:position w:val="-12"/>
          <w:sz w:val="16"/>
          <w:szCs w:val="16"/>
          <w:lang w:eastAsia="ko-KR"/>
        </w:rPr>
        <w:fldChar w:fldCharType="end"/>
      </w:r>
      <w:r w:rsidR="00D023F8">
        <w:rPr>
          <w:rFonts w:ascii="Arial" w:hAnsi="Arial" w:cs="Arial"/>
          <w:position w:val="-12"/>
          <w:sz w:val="16"/>
          <w:szCs w:val="16"/>
          <w:lang w:eastAsia="ko-KR"/>
        </w:rPr>
        <w:fldChar w:fldCharType="end"/>
      </w:r>
      <w:r w:rsidR="00495ED7">
        <w:rPr>
          <w:rFonts w:ascii="Arial" w:hAnsi="Arial" w:cs="Arial"/>
          <w:position w:val="-12"/>
          <w:sz w:val="16"/>
          <w:szCs w:val="16"/>
          <w:lang w:eastAsia="ko-KR"/>
        </w:rPr>
        <w:fldChar w:fldCharType="end"/>
      </w:r>
      <w:r w:rsidR="00A717FF">
        <w:rPr>
          <w:rFonts w:ascii="Arial" w:hAnsi="Arial" w:cs="Arial"/>
          <w:position w:val="-12"/>
          <w:sz w:val="16"/>
          <w:szCs w:val="16"/>
          <w:lang w:eastAsia="ko-KR"/>
        </w:rPr>
        <w:fldChar w:fldCharType="end"/>
      </w:r>
      <w:r w:rsidR="007E7358">
        <w:rPr>
          <w:rFonts w:ascii="Arial" w:hAnsi="Arial" w:cs="Arial"/>
          <w:position w:val="-12"/>
          <w:sz w:val="16"/>
          <w:szCs w:val="16"/>
          <w:lang w:eastAsia="ko-KR"/>
        </w:rPr>
        <w:fldChar w:fldCharType="end"/>
      </w:r>
      <w:r w:rsidR="001D5761">
        <w:rPr>
          <w:rFonts w:ascii="Arial" w:hAnsi="Arial" w:cs="Arial"/>
          <w:position w:val="-12"/>
          <w:sz w:val="16"/>
          <w:szCs w:val="16"/>
          <w:lang w:eastAsia="ko-KR"/>
        </w:rPr>
        <w:fldChar w:fldCharType="end"/>
      </w:r>
      <w:r w:rsidR="00702400">
        <w:rPr>
          <w:rFonts w:ascii="Arial" w:hAnsi="Arial" w:cs="Arial"/>
          <w:position w:val="-12"/>
          <w:sz w:val="16"/>
          <w:szCs w:val="16"/>
          <w:lang w:eastAsia="ko-KR"/>
        </w:rPr>
        <w:fldChar w:fldCharType="end"/>
      </w:r>
      <w:r w:rsidR="00CC0C21">
        <w:rPr>
          <w:rFonts w:ascii="Arial" w:hAnsi="Arial" w:cs="Arial"/>
          <w:position w:val="-12"/>
          <w:sz w:val="16"/>
          <w:szCs w:val="16"/>
          <w:lang w:eastAsia="ko-KR"/>
        </w:rPr>
        <w:fldChar w:fldCharType="end"/>
      </w:r>
      <w:r w:rsidR="004B53CD">
        <w:rPr>
          <w:rFonts w:ascii="Arial" w:hAnsi="Arial" w:cs="Arial"/>
          <w:position w:val="-12"/>
          <w:sz w:val="16"/>
          <w:szCs w:val="16"/>
          <w:lang w:eastAsia="ko-KR"/>
        </w:rPr>
        <w:fldChar w:fldCharType="end"/>
      </w:r>
      <w:r w:rsidR="000B36BA">
        <w:rPr>
          <w:rFonts w:ascii="Arial" w:hAnsi="Arial" w:cs="Arial"/>
          <w:position w:val="-12"/>
          <w:sz w:val="16"/>
          <w:szCs w:val="16"/>
          <w:lang w:eastAsia="ko-KR"/>
        </w:rPr>
        <w:fldChar w:fldCharType="end"/>
      </w:r>
      <w:r w:rsidR="00A63FAE">
        <w:rPr>
          <w:rFonts w:ascii="Arial" w:hAnsi="Arial" w:cs="Arial"/>
          <w:position w:val="-12"/>
          <w:sz w:val="16"/>
          <w:szCs w:val="16"/>
          <w:lang w:eastAsia="ko-KR"/>
        </w:rPr>
        <w:fldChar w:fldCharType="end"/>
      </w:r>
      <w:r w:rsidR="00A31B99">
        <w:rPr>
          <w:rFonts w:ascii="Arial" w:hAnsi="Arial" w:cs="Arial"/>
          <w:position w:val="-12"/>
          <w:sz w:val="16"/>
          <w:szCs w:val="16"/>
          <w:lang w:eastAsia="ko-KR"/>
        </w:rPr>
        <w:fldChar w:fldCharType="end"/>
      </w:r>
      <w:r w:rsidRPr="009B7DA9">
        <w:rPr>
          <w:rFonts w:ascii="Arial" w:hAnsi="Arial" w:cs="Arial"/>
          <w:position w:val="-12"/>
          <w:sz w:val="16"/>
          <w:szCs w:val="16"/>
          <w:lang w:eastAsia="ko-KR"/>
        </w:rPr>
        <w:fldChar w:fldCharType="end"/>
      </w:r>
      <w:r w:rsidRPr="009B7DA9">
        <w:rPr>
          <w:rFonts w:ascii="Arial" w:hAnsi="Arial" w:cs="Arial"/>
          <w:sz w:val="16"/>
          <w:szCs w:val="16"/>
          <w:lang w:eastAsia="ko-KR"/>
        </w:rPr>
        <w:t xml:space="preserve"> is the </w:t>
      </w:r>
      <w:r w:rsidRPr="009B7DA9">
        <w:rPr>
          <w:rFonts w:ascii="Arial" w:hAnsi="Arial" w:cs="Arial"/>
          <w:i/>
          <w:iCs/>
          <w:sz w:val="16"/>
          <w:szCs w:val="16"/>
          <w:lang w:eastAsia="ko-KR"/>
        </w:rPr>
        <w:t>(m+1)</w:t>
      </w:r>
      <w:r w:rsidRPr="009B7DA9">
        <w:rPr>
          <w:rFonts w:ascii="Arial" w:hAnsi="Arial" w:cs="Arial"/>
          <w:sz w:val="16"/>
          <w:szCs w:val="16"/>
          <w:lang w:eastAsia="ko-KR"/>
        </w:rPr>
        <w:t xml:space="preserve">th entry of </w:t>
      </w:r>
      <w:r w:rsidRPr="009B7DA9">
        <w:rPr>
          <w:rFonts w:ascii="Arial" w:hAnsi="Arial" w:cs="Arial"/>
          <w:position w:val="-14"/>
          <w:sz w:val="16"/>
          <w:szCs w:val="16"/>
          <w:lang w:eastAsia="ko-KR"/>
        </w:rPr>
        <w:fldChar w:fldCharType="begin"/>
      </w:r>
      <w:r w:rsidRPr="009B7DA9">
        <w:rPr>
          <w:rFonts w:ascii="Arial" w:hAnsi="Arial" w:cs="Arial"/>
          <w:position w:val="-14"/>
          <w:sz w:val="16"/>
          <w:szCs w:val="16"/>
          <w:lang w:eastAsia="ko-KR"/>
        </w:rPr>
        <w:instrText xml:space="preserve"> INCLUDEPICTURE  "cid:image010.png@01D82A7E.AF1DC7C0" \* MERGEFORMATINET </w:instrText>
      </w:r>
      <w:r w:rsidRPr="009B7DA9">
        <w:rPr>
          <w:rFonts w:ascii="Arial" w:hAnsi="Arial" w:cs="Arial"/>
          <w:position w:val="-14"/>
          <w:sz w:val="16"/>
          <w:szCs w:val="16"/>
          <w:lang w:eastAsia="ko-KR"/>
        </w:rPr>
        <w:fldChar w:fldCharType="separate"/>
      </w:r>
      <w:r w:rsidR="00A31B99">
        <w:rPr>
          <w:rFonts w:ascii="Arial" w:hAnsi="Arial" w:cs="Arial"/>
          <w:position w:val="-14"/>
          <w:sz w:val="16"/>
          <w:szCs w:val="16"/>
          <w:lang w:eastAsia="ko-KR"/>
        </w:rPr>
        <w:fldChar w:fldCharType="begin"/>
      </w:r>
      <w:r w:rsidR="00A31B99">
        <w:rPr>
          <w:rFonts w:ascii="Arial" w:hAnsi="Arial" w:cs="Arial"/>
          <w:position w:val="-14"/>
          <w:sz w:val="16"/>
          <w:szCs w:val="16"/>
          <w:lang w:eastAsia="ko-KR"/>
        </w:rPr>
        <w:instrText xml:space="preserve"> INCLUDEPICTURE  "cid:image010.png@01D82A7E.AF1DC7C0" \* MERGEFORMATINET </w:instrText>
      </w:r>
      <w:r w:rsidR="00A31B99">
        <w:rPr>
          <w:rFonts w:ascii="Arial" w:hAnsi="Arial" w:cs="Arial"/>
          <w:position w:val="-14"/>
          <w:sz w:val="16"/>
          <w:szCs w:val="16"/>
          <w:lang w:eastAsia="ko-KR"/>
        </w:rPr>
        <w:fldChar w:fldCharType="separate"/>
      </w:r>
      <w:r w:rsidR="00A63FAE">
        <w:rPr>
          <w:rFonts w:ascii="Arial" w:hAnsi="Arial" w:cs="Arial"/>
          <w:position w:val="-14"/>
          <w:sz w:val="16"/>
          <w:szCs w:val="16"/>
          <w:lang w:eastAsia="ko-KR"/>
        </w:rPr>
        <w:fldChar w:fldCharType="begin"/>
      </w:r>
      <w:r w:rsidR="00A63FAE">
        <w:rPr>
          <w:rFonts w:ascii="Arial" w:hAnsi="Arial" w:cs="Arial"/>
          <w:position w:val="-14"/>
          <w:sz w:val="16"/>
          <w:szCs w:val="16"/>
          <w:lang w:eastAsia="ko-KR"/>
        </w:rPr>
        <w:instrText xml:space="preserve"> INCLUDEPICTURE  "cid:image010.png@01D82A7E.AF1DC7C0" \* MERGEFORMATINET </w:instrText>
      </w:r>
      <w:r w:rsidR="00A63FAE">
        <w:rPr>
          <w:rFonts w:ascii="Arial" w:hAnsi="Arial" w:cs="Arial"/>
          <w:position w:val="-14"/>
          <w:sz w:val="16"/>
          <w:szCs w:val="16"/>
          <w:lang w:eastAsia="ko-KR"/>
        </w:rPr>
        <w:fldChar w:fldCharType="separate"/>
      </w:r>
      <w:r w:rsidR="000B36BA">
        <w:rPr>
          <w:rFonts w:ascii="Arial" w:hAnsi="Arial" w:cs="Arial"/>
          <w:position w:val="-14"/>
          <w:sz w:val="16"/>
          <w:szCs w:val="16"/>
          <w:lang w:eastAsia="ko-KR"/>
        </w:rPr>
        <w:fldChar w:fldCharType="begin"/>
      </w:r>
      <w:r w:rsidR="000B36BA">
        <w:rPr>
          <w:rFonts w:ascii="Arial" w:hAnsi="Arial" w:cs="Arial"/>
          <w:position w:val="-14"/>
          <w:sz w:val="16"/>
          <w:szCs w:val="16"/>
          <w:lang w:eastAsia="ko-KR"/>
        </w:rPr>
        <w:instrText xml:space="preserve"> INCLUDEPICTURE  "cid:image010.png@01D82A7E.AF1DC7C0" \* MERGEFORMATINET </w:instrText>
      </w:r>
      <w:r w:rsidR="000B36BA">
        <w:rPr>
          <w:rFonts w:ascii="Arial" w:hAnsi="Arial" w:cs="Arial"/>
          <w:position w:val="-14"/>
          <w:sz w:val="16"/>
          <w:szCs w:val="16"/>
          <w:lang w:eastAsia="ko-KR"/>
        </w:rPr>
        <w:fldChar w:fldCharType="separate"/>
      </w:r>
      <w:r w:rsidR="004B53CD">
        <w:rPr>
          <w:rFonts w:ascii="Arial" w:hAnsi="Arial" w:cs="Arial"/>
          <w:position w:val="-14"/>
          <w:sz w:val="16"/>
          <w:szCs w:val="16"/>
          <w:lang w:eastAsia="ko-KR"/>
        </w:rPr>
        <w:fldChar w:fldCharType="begin"/>
      </w:r>
      <w:r w:rsidR="004B53CD">
        <w:rPr>
          <w:rFonts w:ascii="Arial" w:hAnsi="Arial" w:cs="Arial"/>
          <w:position w:val="-14"/>
          <w:sz w:val="16"/>
          <w:szCs w:val="16"/>
          <w:lang w:eastAsia="ko-KR"/>
        </w:rPr>
        <w:instrText xml:space="preserve"> INCLUDEPICTURE  "cid:image010.png@01D82A7E.AF1DC7C0" \* MERGEFORMATINET </w:instrText>
      </w:r>
      <w:r w:rsidR="004B53CD">
        <w:rPr>
          <w:rFonts w:ascii="Arial" w:hAnsi="Arial" w:cs="Arial"/>
          <w:position w:val="-14"/>
          <w:sz w:val="16"/>
          <w:szCs w:val="16"/>
          <w:lang w:eastAsia="ko-KR"/>
        </w:rPr>
        <w:fldChar w:fldCharType="separate"/>
      </w:r>
      <w:r w:rsidR="00CC0C21">
        <w:rPr>
          <w:rFonts w:ascii="Arial" w:hAnsi="Arial" w:cs="Arial"/>
          <w:position w:val="-14"/>
          <w:sz w:val="16"/>
          <w:szCs w:val="16"/>
          <w:lang w:eastAsia="ko-KR"/>
        </w:rPr>
        <w:fldChar w:fldCharType="begin"/>
      </w:r>
      <w:r w:rsidR="00CC0C21">
        <w:rPr>
          <w:rFonts w:ascii="Arial" w:hAnsi="Arial" w:cs="Arial"/>
          <w:position w:val="-14"/>
          <w:sz w:val="16"/>
          <w:szCs w:val="16"/>
          <w:lang w:eastAsia="ko-KR"/>
        </w:rPr>
        <w:instrText xml:space="preserve"> INCLUDEPICTURE  "cid:image010.png@01D82A7E.AF1DC7C0" \* MERGEFORMATINET </w:instrText>
      </w:r>
      <w:r w:rsidR="00CC0C21">
        <w:rPr>
          <w:rFonts w:ascii="Arial" w:hAnsi="Arial" w:cs="Arial"/>
          <w:position w:val="-14"/>
          <w:sz w:val="16"/>
          <w:szCs w:val="16"/>
          <w:lang w:eastAsia="ko-KR"/>
        </w:rPr>
        <w:fldChar w:fldCharType="separate"/>
      </w:r>
      <w:r w:rsidR="00702400">
        <w:rPr>
          <w:rFonts w:ascii="Arial" w:hAnsi="Arial" w:cs="Arial"/>
          <w:position w:val="-14"/>
          <w:sz w:val="16"/>
          <w:szCs w:val="16"/>
          <w:lang w:eastAsia="ko-KR"/>
        </w:rPr>
        <w:fldChar w:fldCharType="begin"/>
      </w:r>
      <w:r w:rsidR="00702400">
        <w:rPr>
          <w:rFonts w:ascii="Arial" w:hAnsi="Arial" w:cs="Arial"/>
          <w:position w:val="-14"/>
          <w:sz w:val="16"/>
          <w:szCs w:val="16"/>
          <w:lang w:eastAsia="ko-KR"/>
        </w:rPr>
        <w:instrText xml:space="preserve"> INCLUDEPICTURE  "cid:image010.png@01D82A7E.AF1DC7C0" \* MERGEFORMATINET </w:instrText>
      </w:r>
      <w:r w:rsidR="00702400">
        <w:rPr>
          <w:rFonts w:ascii="Arial" w:hAnsi="Arial" w:cs="Arial"/>
          <w:position w:val="-14"/>
          <w:sz w:val="16"/>
          <w:szCs w:val="16"/>
          <w:lang w:eastAsia="ko-KR"/>
        </w:rPr>
        <w:fldChar w:fldCharType="separate"/>
      </w:r>
      <w:r w:rsidR="001D5761">
        <w:rPr>
          <w:rFonts w:ascii="Arial" w:hAnsi="Arial" w:cs="Arial"/>
          <w:position w:val="-14"/>
          <w:sz w:val="16"/>
          <w:szCs w:val="16"/>
          <w:lang w:eastAsia="ko-KR"/>
        </w:rPr>
        <w:fldChar w:fldCharType="begin"/>
      </w:r>
      <w:r w:rsidR="001D5761">
        <w:rPr>
          <w:rFonts w:ascii="Arial" w:hAnsi="Arial" w:cs="Arial"/>
          <w:position w:val="-14"/>
          <w:sz w:val="16"/>
          <w:szCs w:val="16"/>
          <w:lang w:eastAsia="ko-KR"/>
        </w:rPr>
        <w:instrText xml:space="preserve"> INCLUDEPICTURE  "cid:image010.png@01D82A7E.AF1DC7C0" \* MERGEFORMATINET </w:instrText>
      </w:r>
      <w:r w:rsidR="001D5761">
        <w:rPr>
          <w:rFonts w:ascii="Arial" w:hAnsi="Arial" w:cs="Arial"/>
          <w:position w:val="-14"/>
          <w:sz w:val="16"/>
          <w:szCs w:val="16"/>
          <w:lang w:eastAsia="ko-KR"/>
        </w:rPr>
        <w:fldChar w:fldCharType="separate"/>
      </w:r>
      <w:r w:rsidR="007E7358">
        <w:rPr>
          <w:rFonts w:ascii="Arial" w:hAnsi="Arial" w:cs="Arial"/>
          <w:position w:val="-14"/>
          <w:sz w:val="16"/>
          <w:szCs w:val="16"/>
          <w:lang w:eastAsia="ko-KR"/>
        </w:rPr>
        <w:fldChar w:fldCharType="begin"/>
      </w:r>
      <w:r w:rsidR="007E7358">
        <w:rPr>
          <w:rFonts w:ascii="Arial" w:hAnsi="Arial" w:cs="Arial"/>
          <w:position w:val="-14"/>
          <w:sz w:val="16"/>
          <w:szCs w:val="16"/>
          <w:lang w:eastAsia="ko-KR"/>
        </w:rPr>
        <w:instrText xml:space="preserve"> INCLUDEPICTURE  "cid:image010.png@01D82A7E.AF1DC7C0" \* MERGEFORMATINET </w:instrText>
      </w:r>
      <w:r w:rsidR="007E7358">
        <w:rPr>
          <w:rFonts w:ascii="Arial" w:hAnsi="Arial" w:cs="Arial"/>
          <w:position w:val="-14"/>
          <w:sz w:val="16"/>
          <w:szCs w:val="16"/>
          <w:lang w:eastAsia="ko-KR"/>
        </w:rPr>
        <w:fldChar w:fldCharType="separate"/>
      </w:r>
      <w:r w:rsidR="00A717FF">
        <w:rPr>
          <w:rFonts w:ascii="Arial" w:hAnsi="Arial" w:cs="Arial"/>
          <w:position w:val="-14"/>
          <w:sz w:val="16"/>
          <w:szCs w:val="16"/>
          <w:lang w:eastAsia="ko-KR"/>
        </w:rPr>
        <w:fldChar w:fldCharType="begin"/>
      </w:r>
      <w:r w:rsidR="00A717FF">
        <w:rPr>
          <w:rFonts w:ascii="Arial" w:hAnsi="Arial" w:cs="Arial"/>
          <w:position w:val="-14"/>
          <w:sz w:val="16"/>
          <w:szCs w:val="16"/>
          <w:lang w:eastAsia="ko-KR"/>
        </w:rPr>
        <w:instrText xml:space="preserve"> INCLUDEPICTURE  "cid:image010.png@01D82A7E.AF1DC7C0" \* MERGEFORMATINET </w:instrText>
      </w:r>
      <w:r w:rsidR="00A717FF">
        <w:rPr>
          <w:rFonts w:ascii="Arial" w:hAnsi="Arial" w:cs="Arial"/>
          <w:position w:val="-14"/>
          <w:sz w:val="16"/>
          <w:szCs w:val="16"/>
          <w:lang w:eastAsia="ko-KR"/>
        </w:rPr>
        <w:fldChar w:fldCharType="separate"/>
      </w:r>
      <w:r w:rsidR="00495ED7">
        <w:rPr>
          <w:rFonts w:ascii="Arial" w:hAnsi="Arial" w:cs="Arial"/>
          <w:position w:val="-14"/>
          <w:sz w:val="16"/>
          <w:szCs w:val="16"/>
          <w:lang w:eastAsia="ko-KR"/>
        </w:rPr>
        <w:fldChar w:fldCharType="begin"/>
      </w:r>
      <w:r w:rsidR="00495ED7">
        <w:rPr>
          <w:rFonts w:ascii="Arial" w:hAnsi="Arial" w:cs="Arial"/>
          <w:position w:val="-14"/>
          <w:sz w:val="16"/>
          <w:szCs w:val="16"/>
          <w:lang w:eastAsia="ko-KR"/>
        </w:rPr>
        <w:instrText xml:space="preserve"> INCLUDEPICTURE  "cid:image010.png@01D82A7E.AF1DC7C0" \* MERGEFORMATINET </w:instrText>
      </w:r>
      <w:r w:rsidR="00495ED7">
        <w:rPr>
          <w:rFonts w:ascii="Arial" w:hAnsi="Arial" w:cs="Arial"/>
          <w:position w:val="-14"/>
          <w:sz w:val="16"/>
          <w:szCs w:val="16"/>
          <w:lang w:eastAsia="ko-KR"/>
        </w:rPr>
        <w:fldChar w:fldCharType="separate"/>
      </w:r>
      <w:r w:rsidR="00D023F8">
        <w:rPr>
          <w:rFonts w:ascii="Arial" w:hAnsi="Arial" w:cs="Arial"/>
          <w:position w:val="-14"/>
          <w:sz w:val="16"/>
          <w:szCs w:val="16"/>
          <w:lang w:eastAsia="ko-KR"/>
        </w:rPr>
        <w:fldChar w:fldCharType="begin"/>
      </w:r>
      <w:r w:rsidR="00D023F8">
        <w:rPr>
          <w:rFonts w:ascii="Arial" w:hAnsi="Arial" w:cs="Arial"/>
          <w:position w:val="-14"/>
          <w:sz w:val="16"/>
          <w:szCs w:val="16"/>
          <w:lang w:eastAsia="ko-KR"/>
        </w:rPr>
        <w:instrText xml:space="preserve"> INCLUDEPICTURE  "cid:image010.png@01D82A7E.AF1DC7C0" \* MERGEFORMATINET </w:instrText>
      </w:r>
      <w:r w:rsidR="00D023F8">
        <w:rPr>
          <w:rFonts w:ascii="Arial" w:hAnsi="Arial" w:cs="Arial"/>
          <w:position w:val="-14"/>
          <w:sz w:val="16"/>
          <w:szCs w:val="16"/>
          <w:lang w:eastAsia="ko-KR"/>
        </w:rPr>
        <w:fldChar w:fldCharType="separate"/>
      </w:r>
      <w:r w:rsidR="00F44FD9">
        <w:rPr>
          <w:rFonts w:ascii="Arial" w:hAnsi="Arial" w:cs="Arial"/>
          <w:position w:val="-14"/>
          <w:sz w:val="16"/>
          <w:szCs w:val="16"/>
          <w:lang w:eastAsia="ko-KR"/>
        </w:rPr>
        <w:fldChar w:fldCharType="begin"/>
      </w:r>
      <w:r w:rsidR="00F44FD9">
        <w:rPr>
          <w:rFonts w:ascii="Arial" w:hAnsi="Arial" w:cs="Arial"/>
          <w:position w:val="-14"/>
          <w:sz w:val="16"/>
          <w:szCs w:val="16"/>
          <w:lang w:eastAsia="ko-KR"/>
        </w:rPr>
        <w:instrText xml:space="preserve"> INCLUDEPICTURE  "cid:image010.png@01D82A7E.AF1DC7C0" \* MERGEFORMATINET </w:instrText>
      </w:r>
      <w:r w:rsidR="00F44FD9">
        <w:rPr>
          <w:rFonts w:ascii="Arial" w:hAnsi="Arial" w:cs="Arial"/>
          <w:position w:val="-14"/>
          <w:sz w:val="16"/>
          <w:szCs w:val="16"/>
          <w:lang w:eastAsia="ko-KR"/>
        </w:rPr>
        <w:fldChar w:fldCharType="separate"/>
      </w:r>
      <w:r w:rsidR="009517D4">
        <w:rPr>
          <w:rFonts w:ascii="Arial" w:hAnsi="Arial" w:cs="Arial"/>
          <w:position w:val="-14"/>
          <w:sz w:val="16"/>
          <w:szCs w:val="16"/>
          <w:lang w:eastAsia="ko-KR"/>
        </w:rPr>
        <w:fldChar w:fldCharType="begin"/>
      </w:r>
      <w:r w:rsidR="009517D4">
        <w:rPr>
          <w:rFonts w:ascii="Arial" w:hAnsi="Arial" w:cs="Arial"/>
          <w:position w:val="-14"/>
          <w:sz w:val="16"/>
          <w:szCs w:val="16"/>
          <w:lang w:eastAsia="ko-KR"/>
        </w:rPr>
        <w:instrText xml:space="preserve"> INCLUDEPICTURE  "cid:image010.png@01D82A7E.AF1DC7C0" \* MERGEFORMATINET </w:instrText>
      </w:r>
      <w:r w:rsidR="009517D4">
        <w:rPr>
          <w:rFonts w:ascii="Arial" w:hAnsi="Arial" w:cs="Arial"/>
          <w:position w:val="-14"/>
          <w:sz w:val="16"/>
          <w:szCs w:val="16"/>
          <w:lang w:eastAsia="ko-KR"/>
        </w:rPr>
        <w:fldChar w:fldCharType="separate"/>
      </w:r>
      <w:r w:rsidR="002328C4">
        <w:rPr>
          <w:rFonts w:ascii="Arial" w:hAnsi="Arial" w:cs="Arial"/>
          <w:position w:val="-14"/>
          <w:sz w:val="16"/>
          <w:szCs w:val="16"/>
          <w:lang w:eastAsia="ko-KR"/>
        </w:rPr>
        <w:fldChar w:fldCharType="begin"/>
      </w:r>
      <w:r w:rsidR="002328C4">
        <w:rPr>
          <w:rFonts w:ascii="Arial" w:hAnsi="Arial" w:cs="Arial"/>
          <w:position w:val="-14"/>
          <w:sz w:val="16"/>
          <w:szCs w:val="16"/>
          <w:lang w:eastAsia="ko-KR"/>
        </w:rPr>
        <w:instrText xml:space="preserve"> </w:instrText>
      </w:r>
      <w:r w:rsidR="002328C4">
        <w:rPr>
          <w:rFonts w:ascii="Arial" w:hAnsi="Arial" w:cs="Arial"/>
          <w:position w:val="-14"/>
          <w:sz w:val="16"/>
          <w:szCs w:val="16"/>
          <w:lang w:eastAsia="ko-KR"/>
        </w:rPr>
        <w:instrText>INCLUDEPICTURE  "cid:image010.png@01D82A7E.AF1DC7C0" \* MERGEFORMATINET</w:instrText>
      </w:r>
      <w:r w:rsidR="002328C4">
        <w:rPr>
          <w:rFonts w:ascii="Arial" w:hAnsi="Arial" w:cs="Arial"/>
          <w:position w:val="-14"/>
          <w:sz w:val="16"/>
          <w:szCs w:val="16"/>
          <w:lang w:eastAsia="ko-KR"/>
        </w:rPr>
        <w:instrText xml:space="preserve"> </w:instrText>
      </w:r>
      <w:r w:rsidR="002328C4">
        <w:rPr>
          <w:rFonts w:ascii="Arial" w:hAnsi="Arial" w:cs="Arial"/>
          <w:position w:val="-14"/>
          <w:sz w:val="16"/>
          <w:szCs w:val="16"/>
          <w:lang w:eastAsia="ko-KR"/>
        </w:rPr>
        <w:fldChar w:fldCharType="separate"/>
      </w:r>
      <w:r w:rsidR="002328C4">
        <w:rPr>
          <w:rFonts w:ascii="Arial" w:hAnsi="Arial" w:cs="Arial"/>
          <w:position w:val="-14"/>
          <w:sz w:val="16"/>
          <w:szCs w:val="16"/>
          <w:lang w:eastAsia="ko-KR"/>
        </w:rPr>
        <w:pict w14:anchorId="58C03CF0">
          <v:shape id="_x0000_i1027" type="#_x0000_t75" style="width:14.25pt;height:14.25pt">
            <v:imagedata r:id="rId1231" r:href="rId1232"/>
          </v:shape>
        </w:pict>
      </w:r>
      <w:r w:rsidR="002328C4">
        <w:rPr>
          <w:rFonts w:ascii="Arial" w:hAnsi="Arial" w:cs="Arial"/>
          <w:position w:val="-14"/>
          <w:sz w:val="16"/>
          <w:szCs w:val="16"/>
          <w:lang w:eastAsia="ko-KR"/>
        </w:rPr>
        <w:fldChar w:fldCharType="end"/>
      </w:r>
      <w:r w:rsidR="009517D4">
        <w:rPr>
          <w:rFonts w:ascii="Arial" w:hAnsi="Arial" w:cs="Arial"/>
          <w:position w:val="-14"/>
          <w:sz w:val="16"/>
          <w:szCs w:val="16"/>
          <w:lang w:eastAsia="ko-KR"/>
        </w:rPr>
        <w:fldChar w:fldCharType="end"/>
      </w:r>
      <w:r w:rsidR="00F44FD9">
        <w:rPr>
          <w:rFonts w:ascii="Arial" w:hAnsi="Arial" w:cs="Arial"/>
          <w:position w:val="-14"/>
          <w:sz w:val="16"/>
          <w:szCs w:val="16"/>
          <w:lang w:eastAsia="ko-KR"/>
        </w:rPr>
        <w:fldChar w:fldCharType="end"/>
      </w:r>
      <w:r w:rsidR="00D023F8">
        <w:rPr>
          <w:rFonts w:ascii="Arial" w:hAnsi="Arial" w:cs="Arial"/>
          <w:position w:val="-14"/>
          <w:sz w:val="16"/>
          <w:szCs w:val="16"/>
          <w:lang w:eastAsia="ko-KR"/>
        </w:rPr>
        <w:fldChar w:fldCharType="end"/>
      </w:r>
      <w:r w:rsidR="00495ED7">
        <w:rPr>
          <w:rFonts w:ascii="Arial" w:hAnsi="Arial" w:cs="Arial"/>
          <w:position w:val="-14"/>
          <w:sz w:val="16"/>
          <w:szCs w:val="16"/>
          <w:lang w:eastAsia="ko-KR"/>
        </w:rPr>
        <w:fldChar w:fldCharType="end"/>
      </w:r>
      <w:r w:rsidR="00A717FF">
        <w:rPr>
          <w:rFonts w:ascii="Arial" w:hAnsi="Arial" w:cs="Arial"/>
          <w:position w:val="-14"/>
          <w:sz w:val="16"/>
          <w:szCs w:val="16"/>
          <w:lang w:eastAsia="ko-KR"/>
        </w:rPr>
        <w:fldChar w:fldCharType="end"/>
      </w:r>
      <w:r w:rsidR="007E7358">
        <w:rPr>
          <w:rFonts w:ascii="Arial" w:hAnsi="Arial" w:cs="Arial"/>
          <w:position w:val="-14"/>
          <w:sz w:val="16"/>
          <w:szCs w:val="16"/>
          <w:lang w:eastAsia="ko-KR"/>
        </w:rPr>
        <w:fldChar w:fldCharType="end"/>
      </w:r>
      <w:r w:rsidR="001D5761">
        <w:rPr>
          <w:rFonts w:ascii="Arial" w:hAnsi="Arial" w:cs="Arial"/>
          <w:position w:val="-14"/>
          <w:sz w:val="16"/>
          <w:szCs w:val="16"/>
          <w:lang w:eastAsia="ko-KR"/>
        </w:rPr>
        <w:fldChar w:fldCharType="end"/>
      </w:r>
      <w:r w:rsidR="00702400">
        <w:rPr>
          <w:rFonts w:ascii="Arial" w:hAnsi="Arial" w:cs="Arial"/>
          <w:position w:val="-14"/>
          <w:sz w:val="16"/>
          <w:szCs w:val="16"/>
          <w:lang w:eastAsia="ko-KR"/>
        </w:rPr>
        <w:fldChar w:fldCharType="end"/>
      </w:r>
      <w:r w:rsidR="00CC0C21">
        <w:rPr>
          <w:rFonts w:ascii="Arial" w:hAnsi="Arial" w:cs="Arial"/>
          <w:position w:val="-14"/>
          <w:sz w:val="16"/>
          <w:szCs w:val="16"/>
          <w:lang w:eastAsia="ko-KR"/>
        </w:rPr>
        <w:fldChar w:fldCharType="end"/>
      </w:r>
      <w:r w:rsidR="004B53CD">
        <w:rPr>
          <w:rFonts w:ascii="Arial" w:hAnsi="Arial" w:cs="Arial"/>
          <w:position w:val="-14"/>
          <w:sz w:val="16"/>
          <w:szCs w:val="16"/>
          <w:lang w:eastAsia="ko-KR"/>
        </w:rPr>
        <w:fldChar w:fldCharType="end"/>
      </w:r>
      <w:r w:rsidR="000B36BA">
        <w:rPr>
          <w:rFonts w:ascii="Arial" w:hAnsi="Arial" w:cs="Arial"/>
          <w:position w:val="-14"/>
          <w:sz w:val="16"/>
          <w:szCs w:val="16"/>
          <w:lang w:eastAsia="ko-KR"/>
        </w:rPr>
        <w:fldChar w:fldCharType="end"/>
      </w:r>
      <w:r w:rsidR="00A63FAE">
        <w:rPr>
          <w:rFonts w:ascii="Arial" w:hAnsi="Arial" w:cs="Arial"/>
          <w:position w:val="-14"/>
          <w:sz w:val="16"/>
          <w:szCs w:val="16"/>
          <w:lang w:eastAsia="ko-KR"/>
        </w:rPr>
        <w:fldChar w:fldCharType="end"/>
      </w:r>
      <w:r w:rsidR="00A31B99">
        <w:rPr>
          <w:rFonts w:ascii="Arial" w:hAnsi="Arial" w:cs="Arial"/>
          <w:position w:val="-14"/>
          <w:sz w:val="16"/>
          <w:szCs w:val="16"/>
          <w:lang w:eastAsia="ko-KR"/>
        </w:rPr>
        <w:fldChar w:fldCharType="end"/>
      </w:r>
      <w:r w:rsidRPr="009B7DA9">
        <w:rPr>
          <w:rFonts w:ascii="Arial" w:hAnsi="Arial" w:cs="Arial"/>
          <w:position w:val="-14"/>
          <w:sz w:val="16"/>
          <w:szCs w:val="16"/>
          <w:lang w:eastAsia="ko-KR"/>
        </w:rPr>
        <w:fldChar w:fldCharType="end"/>
      </w:r>
      <w:r w:rsidRPr="009B7DA9">
        <w:rPr>
          <w:rFonts w:ascii="Arial" w:hAnsi="Arial" w:cs="Arial"/>
          <w:sz w:val="16"/>
          <w:szCs w:val="16"/>
          <w:lang w:eastAsia="ko-KR"/>
        </w:rPr>
        <w:t>.</w:t>
      </w:r>
    </w:p>
    <w:p w14:paraId="67F7D002" w14:textId="226330BE" w:rsidR="00CA6F0D" w:rsidRPr="009B7DA9" w:rsidRDefault="00CA6F0D" w:rsidP="00CA6F0D">
      <w:pPr>
        <w:ind w:leftChars="200" w:left="400"/>
        <w:rPr>
          <w:rFonts w:ascii="Arial" w:hAnsi="Arial" w:cs="Arial"/>
          <w:color w:val="000000"/>
          <w:sz w:val="16"/>
          <w:szCs w:val="16"/>
          <w:lang w:eastAsia="ko-KR"/>
        </w:rPr>
      </w:pPr>
      <w:r w:rsidRPr="009B7DA9">
        <w:rPr>
          <w:rFonts w:ascii="Arial" w:hAnsi="Arial" w:cs="Arial"/>
          <w:color w:val="000000"/>
          <w:sz w:val="16"/>
          <w:szCs w:val="16"/>
          <w:lang w:eastAsia="ko-KR"/>
        </w:rPr>
        <w:t xml:space="preserve">-            The slot </w:t>
      </w:r>
      <w:r w:rsidRPr="009B7DA9">
        <w:rPr>
          <w:rFonts w:ascii="Arial" w:hAnsi="Arial" w:cs="Arial"/>
          <w:i/>
          <w:iCs/>
          <w:color w:val="000000"/>
          <w:sz w:val="16"/>
          <w:szCs w:val="16"/>
          <w:lang w:eastAsia="ko-KR"/>
        </w:rPr>
        <w:t>K</w:t>
      </w:r>
      <w:r w:rsidRPr="009B7DA9">
        <w:rPr>
          <w:rFonts w:ascii="Arial" w:hAnsi="Arial" w:cs="Arial"/>
          <w:i/>
          <w:iCs/>
          <w:color w:val="000000"/>
          <w:sz w:val="16"/>
          <w:szCs w:val="16"/>
          <w:vertAlign w:val="subscript"/>
          <w:lang w:eastAsia="ko-KR"/>
        </w:rPr>
        <w:t>s</w:t>
      </w:r>
      <w:r w:rsidRPr="009B7DA9">
        <w:rPr>
          <w:rFonts w:ascii="Arial" w:hAnsi="Arial" w:cs="Arial"/>
          <w:color w:val="000000"/>
          <w:sz w:val="16"/>
          <w:szCs w:val="16"/>
          <w:lang w:eastAsia="ko-KR"/>
        </w:rPr>
        <w:t xml:space="preserve"> where the UE shall transmit the PUSCH is determined by </w:t>
      </w:r>
      <w:r w:rsidRPr="009B7DA9">
        <w:rPr>
          <w:rFonts w:ascii="Arial" w:hAnsi="Arial" w:cs="Arial"/>
          <w:i/>
          <w:iCs/>
          <w:color w:val="000000"/>
          <w:sz w:val="16"/>
          <w:szCs w:val="16"/>
          <w:lang w:eastAsia="ko-KR"/>
        </w:rPr>
        <w:t>K</w:t>
      </w:r>
      <w:r w:rsidRPr="009B7DA9">
        <w:rPr>
          <w:rFonts w:ascii="Arial" w:hAnsi="Arial" w:cs="Arial"/>
          <w:i/>
          <w:iCs/>
          <w:color w:val="000000"/>
          <w:sz w:val="16"/>
          <w:szCs w:val="16"/>
          <w:vertAlign w:val="subscript"/>
          <w:lang w:eastAsia="ko-KR"/>
        </w:rPr>
        <w:t>2</w:t>
      </w:r>
      <w:r w:rsidRPr="009B7DA9">
        <w:rPr>
          <w:rFonts w:ascii="Arial" w:hAnsi="Arial" w:cs="Arial"/>
          <w:color w:val="000000"/>
          <w:sz w:val="16"/>
          <w:szCs w:val="16"/>
          <w:lang w:eastAsia="ko-KR"/>
        </w:rPr>
        <w:t xml:space="preserve"> as </w:t>
      </w:r>
      <w:r w:rsidRPr="009B7DA9">
        <w:rPr>
          <w:rFonts w:ascii="Arial" w:hAnsi="Arial" w:cs="Arial"/>
          <w:i/>
          <w:iCs/>
          <w:color w:val="000000"/>
          <w:sz w:val="16"/>
          <w:szCs w:val="16"/>
          <w:lang w:eastAsia="ko-KR"/>
        </w:rPr>
        <w:t>K</w:t>
      </w:r>
      <w:r w:rsidRPr="009B7DA9">
        <w:rPr>
          <w:rFonts w:ascii="Arial" w:hAnsi="Arial" w:cs="Arial"/>
          <w:i/>
          <w:iCs/>
          <w:color w:val="000000"/>
          <w:sz w:val="16"/>
          <w:szCs w:val="16"/>
          <w:vertAlign w:val="subscript"/>
          <w:lang w:eastAsia="ko-KR"/>
        </w:rPr>
        <w:t xml:space="preserve">s </w:t>
      </w:r>
      <w:r w:rsidRPr="009B7DA9">
        <w:rPr>
          <w:rFonts w:ascii="Arial" w:hAnsi="Arial" w:cs="Arial"/>
          <w:color w:val="000000"/>
          <w:sz w:val="16"/>
          <w:szCs w:val="16"/>
          <w:lang w:eastAsia="ko-KR"/>
        </w:rPr>
        <w:t>=</w:t>
      </w:r>
      <w:r w:rsidRPr="009B7DA9">
        <w:rPr>
          <w:rFonts w:ascii="Arial" w:hAnsi="Arial" w:cs="Arial"/>
          <w:position w:val="-34"/>
          <w:sz w:val="16"/>
          <w:szCs w:val="16"/>
          <w:lang w:eastAsia="ko-KR"/>
        </w:rPr>
        <w:fldChar w:fldCharType="begin"/>
      </w:r>
      <w:r w:rsidRPr="009B7DA9">
        <w:rPr>
          <w:rFonts w:ascii="Arial" w:hAnsi="Arial" w:cs="Arial"/>
          <w:position w:val="-34"/>
          <w:sz w:val="16"/>
          <w:szCs w:val="16"/>
          <w:lang w:eastAsia="ko-KR"/>
        </w:rPr>
        <w:instrText xml:space="preserve"> INCLUDEPICTURE  "cid:image011.png@01D82A7E.AF1DC7C0" \* MERGEFORMATINET </w:instrText>
      </w:r>
      <w:r w:rsidRPr="009B7DA9">
        <w:rPr>
          <w:rFonts w:ascii="Arial" w:hAnsi="Arial" w:cs="Arial"/>
          <w:position w:val="-34"/>
          <w:sz w:val="16"/>
          <w:szCs w:val="16"/>
          <w:lang w:eastAsia="ko-KR"/>
        </w:rPr>
        <w:fldChar w:fldCharType="separate"/>
      </w:r>
      <w:r w:rsidR="00A31B99">
        <w:rPr>
          <w:rFonts w:ascii="Arial" w:hAnsi="Arial" w:cs="Arial"/>
          <w:position w:val="-34"/>
          <w:sz w:val="16"/>
          <w:szCs w:val="16"/>
          <w:lang w:eastAsia="ko-KR"/>
        </w:rPr>
        <w:fldChar w:fldCharType="begin"/>
      </w:r>
      <w:r w:rsidR="00A31B99">
        <w:rPr>
          <w:rFonts w:ascii="Arial" w:hAnsi="Arial" w:cs="Arial"/>
          <w:position w:val="-34"/>
          <w:sz w:val="16"/>
          <w:szCs w:val="16"/>
          <w:lang w:eastAsia="ko-KR"/>
        </w:rPr>
        <w:instrText xml:space="preserve"> INCLUDEPICTURE  "cid:image011.png@01D82A7E.AF1DC7C0" \* MERGEFORMATINET </w:instrText>
      </w:r>
      <w:r w:rsidR="00A31B99">
        <w:rPr>
          <w:rFonts w:ascii="Arial" w:hAnsi="Arial" w:cs="Arial"/>
          <w:position w:val="-34"/>
          <w:sz w:val="16"/>
          <w:szCs w:val="16"/>
          <w:lang w:eastAsia="ko-KR"/>
        </w:rPr>
        <w:fldChar w:fldCharType="separate"/>
      </w:r>
      <w:r w:rsidR="00A63FAE">
        <w:rPr>
          <w:rFonts w:ascii="Arial" w:hAnsi="Arial" w:cs="Arial"/>
          <w:position w:val="-34"/>
          <w:sz w:val="16"/>
          <w:szCs w:val="16"/>
          <w:lang w:eastAsia="ko-KR"/>
        </w:rPr>
        <w:fldChar w:fldCharType="begin"/>
      </w:r>
      <w:r w:rsidR="00A63FAE">
        <w:rPr>
          <w:rFonts w:ascii="Arial" w:hAnsi="Arial" w:cs="Arial"/>
          <w:position w:val="-34"/>
          <w:sz w:val="16"/>
          <w:szCs w:val="16"/>
          <w:lang w:eastAsia="ko-KR"/>
        </w:rPr>
        <w:instrText xml:space="preserve"> INCLUDEPICTURE  "cid:image011.png@01D82A7E.AF1DC7C0" \* MERGEFORMATINET </w:instrText>
      </w:r>
      <w:r w:rsidR="00A63FAE">
        <w:rPr>
          <w:rFonts w:ascii="Arial" w:hAnsi="Arial" w:cs="Arial"/>
          <w:position w:val="-34"/>
          <w:sz w:val="16"/>
          <w:szCs w:val="16"/>
          <w:lang w:eastAsia="ko-KR"/>
        </w:rPr>
        <w:fldChar w:fldCharType="separate"/>
      </w:r>
      <w:r w:rsidR="000B36BA">
        <w:rPr>
          <w:rFonts w:ascii="Arial" w:hAnsi="Arial" w:cs="Arial"/>
          <w:position w:val="-34"/>
          <w:sz w:val="16"/>
          <w:szCs w:val="16"/>
          <w:lang w:eastAsia="ko-KR"/>
        </w:rPr>
        <w:fldChar w:fldCharType="begin"/>
      </w:r>
      <w:r w:rsidR="000B36BA">
        <w:rPr>
          <w:rFonts w:ascii="Arial" w:hAnsi="Arial" w:cs="Arial"/>
          <w:position w:val="-34"/>
          <w:sz w:val="16"/>
          <w:szCs w:val="16"/>
          <w:lang w:eastAsia="ko-KR"/>
        </w:rPr>
        <w:instrText xml:space="preserve"> INCLUDEPICTURE  "cid:image011.png@01D82A7E.AF1DC7C0" \* MERGEFORMATINET </w:instrText>
      </w:r>
      <w:r w:rsidR="000B36BA">
        <w:rPr>
          <w:rFonts w:ascii="Arial" w:hAnsi="Arial" w:cs="Arial"/>
          <w:position w:val="-34"/>
          <w:sz w:val="16"/>
          <w:szCs w:val="16"/>
          <w:lang w:eastAsia="ko-KR"/>
        </w:rPr>
        <w:fldChar w:fldCharType="separate"/>
      </w:r>
      <w:r w:rsidR="004B53CD">
        <w:rPr>
          <w:rFonts w:ascii="Arial" w:hAnsi="Arial" w:cs="Arial"/>
          <w:position w:val="-34"/>
          <w:sz w:val="16"/>
          <w:szCs w:val="16"/>
          <w:lang w:eastAsia="ko-KR"/>
        </w:rPr>
        <w:fldChar w:fldCharType="begin"/>
      </w:r>
      <w:r w:rsidR="004B53CD">
        <w:rPr>
          <w:rFonts w:ascii="Arial" w:hAnsi="Arial" w:cs="Arial"/>
          <w:position w:val="-34"/>
          <w:sz w:val="16"/>
          <w:szCs w:val="16"/>
          <w:lang w:eastAsia="ko-KR"/>
        </w:rPr>
        <w:instrText xml:space="preserve"> INCLUDEPICTURE  "cid:image011.png@01D82A7E.AF1DC7C0" \* MERGEFORMATINET </w:instrText>
      </w:r>
      <w:r w:rsidR="004B53CD">
        <w:rPr>
          <w:rFonts w:ascii="Arial" w:hAnsi="Arial" w:cs="Arial"/>
          <w:position w:val="-34"/>
          <w:sz w:val="16"/>
          <w:szCs w:val="16"/>
          <w:lang w:eastAsia="ko-KR"/>
        </w:rPr>
        <w:fldChar w:fldCharType="separate"/>
      </w:r>
      <w:r w:rsidR="00CC0C21">
        <w:rPr>
          <w:rFonts w:ascii="Arial" w:hAnsi="Arial" w:cs="Arial"/>
          <w:position w:val="-34"/>
          <w:sz w:val="16"/>
          <w:szCs w:val="16"/>
          <w:lang w:eastAsia="ko-KR"/>
        </w:rPr>
        <w:fldChar w:fldCharType="begin"/>
      </w:r>
      <w:r w:rsidR="00CC0C21">
        <w:rPr>
          <w:rFonts w:ascii="Arial" w:hAnsi="Arial" w:cs="Arial"/>
          <w:position w:val="-34"/>
          <w:sz w:val="16"/>
          <w:szCs w:val="16"/>
          <w:lang w:eastAsia="ko-KR"/>
        </w:rPr>
        <w:instrText xml:space="preserve"> INCLUDEPICTURE  "cid:image011.png@01D82A7E.AF1DC7C0" \* MERGEFORMATINET </w:instrText>
      </w:r>
      <w:r w:rsidR="00CC0C21">
        <w:rPr>
          <w:rFonts w:ascii="Arial" w:hAnsi="Arial" w:cs="Arial"/>
          <w:position w:val="-34"/>
          <w:sz w:val="16"/>
          <w:szCs w:val="16"/>
          <w:lang w:eastAsia="ko-KR"/>
        </w:rPr>
        <w:fldChar w:fldCharType="separate"/>
      </w:r>
      <w:r w:rsidR="00702400">
        <w:rPr>
          <w:rFonts w:ascii="Arial" w:hAnsi="Arial" w:cs="Arial"/>
          <w:position w:val="-34"/>
          <w:sz w:val="16"/>
          <w:szCs w:val="16"/>
          <w:lang w:eastAsia="ko-KR"/>
        </w:rPr>
        <w:fldChar w:fldCharType="begin"/>
      </w:r>
      <w:r w:rsidR="00702400">
        <w:rPr>
          <w:rFonts w:ascii="Arial" w:hAnsi="Arial" w:cs="Arial"/>
          <w:position w:val="-34"/>
          <w:sz w:val="16"/>
          <w:szCs w:val="16"/>
          <w:lang w:eastAsia="ko-KR"/>
        </w:rPr>
        <w:instrText xml:space="preserve"> INCLUDEPICTURE  "cid:image011.png@01D82A7E.AF1DC7C0" \* MERGEFORMATINET </w:instrText>
      </w:r>
      <w:r w:rsidR="00702400">
        <w:rPr>
          <w:rFonts w:ascii="Arial" w:hAnsi="Arial" w:cs="Arial"/>
          <w:position w:val="-34"/>
          <w:sz w:val="16"/>
          <w:szCs w:val="16"/>
          <w:lang w:eastAsia="ko-KR"/>
        </w:rPr>
        <w:fldChar w:fldCharType="separate"/>
      </w:r>
      <w:r w:rsidR="001D5761">
        <w:rPr>
          <w:rFonts w:ascii="Arial" w:hAnsi="Arial" w:cs="Arial"/>
          <w:position w:val="-34"/>
          <w:sz w:val="16"/>
          <w:szCs w:val="16"/>
          <w:lang w:eastAsia="ko-KR"/>
        </w:rPr>
        <w:fldChar w:fldCharType="begin"/>
      </w:r>
      <w:r w:rsidR="001D5761">
        <w:rPr>
          <w:rFonts w:ascii="Arial" w:hAnsi="Arial" w:cs="Arial"/>
          <w:position w:val="-34"/>
          <w:sz w:val="16"/>
          <w:szCs w:val="16"/>
          <w:lang w:eastAsia="ko-KR"/>
        </w:rPr>
        <w:instrText xml:space="preserve"> INCLUDEPICTURE  "cid:image011.png@01D82A7E.AF1DC7C0" \* MERGEFORMATINET </w:instrText>
      </w:r>
      <w:r w:rsidR="001D5761">
        <w:rPr>
          <w:rFonts w:ascii="Arial" w:hAnsi="Arial" w:cs="Arial"/>
          <w:position w:val="-34"/>
          <w:sz w:val="16"/>
          <w:szCs w:val="16"/>
          <w:lang w:eastAsia="ko-KR"/>
        </w:rPr>
        <w:fldChar w:fldCharType="separate"/>
      </w:r>
      <w:r w:rsidR="007E7358">
        <w:rPr>
          <w:rFonts w:ascii="Arial" w:hAnsi="Arial" w:cs="Arial"/>
          <w:position w:val="-34"/>
          <w:sz w:val="16"/>
          <w:szCs w:val="16"/>
          <w:lang w:eastAsia="ko-KR"/>
        </w:rPr>
        <w:fldChar w:fldCharType="begin"/>
      </w:r>
      <w:r w:rsidR="007E7358">
        <w:rPr>
          <w:rFonts w:ascii="Arial" w:hAnsi="Arial" w:cs="Arial"/>
          <w:position w:val="-34"/>
          <w:sz w:val="16"/>
          <w:szCs w:val="16"/>
          <w:lang w:eastAsia="ko-KR"/>
        </w:rPr>
        <w:instrText xml:space="preserve"> INCLUDEPICTURE  "cid:image011.png@01D82A7E.AF1DC7C0" \* MERGEFORMATINET </w:instrText>
      </w:r>
      <w:r w:rsidR="007E7358">
        <w:rPr>
          <w:rFonts w:ascii="Arial" w:hAnsi="Arial" w:cs="Arial"/>
          <w:position w:val="-34"/>
          <w:sz w:val="16"/>
          <w:szCs w:val="16"/>
          <w:lang w:eastAsia="ko-KR"/>
        </w:rPr>
        <w:fldChar w:fldCharType="separate"/>
      </w:r>
      <w:r w:rsidR="00A717FF">
        <w:rPr>
          <w:rFonts w:ascii="Arial" w:hAnsi="Arial" w:cs="Arial"/>
          <w:position w:val="-34"/>
          <w:sz w:val="16"/>
          <w:szCs w:val="16"/>
          <w:lang w:eastAsia="ko-KR"/>
        </w:rPr>
        <w:fldChar w:fldCharType="begin"/>
      </w:r>
      <w:r w:rsidR="00A717FF">
        <w:rPr>
          <w:rFonts w:ascii="Arial" w:hAnsi="Arial" w:cs="Arial"/>
          <w:position w:val="-34"/>
          <w:sz w:val="16"/>
          <w:szCs w:val="16"/>
          <w:lang w:eastAsia="ko-KR"/>
        </w:rPr>
        <w:instrText xml:space="preserve"> INCLUDEPICTURE  "cid:image011.png@01D82A7E.AF1DC7C0" \* MERGEFORMATINET </w:instrText>
      </w:r>
      <w:r w:rsidR="00A717FF">
        <w:rPr>
          <w:rFonts w:ascii="Arial" w:hAnsi="Arial" w:cs="Arial"/>
          <w:position w:val="-34"/>
          <w:sz w:val="16"/>
          <w:szCs w:val="16"/>
          <w:lang w:eastAsia="ko-KR"/>
        </w:rPr>
        <w:fldChar w:fldCharType="separate"/>
      </w:r>
      <w:r w:rsidR="00495ED7">
        <w:rPr>
          <w:rFonts w:ascii="Arial" w:hAnsi="Arial" w:cs="Arial"/>
          <w:position w:val="-34"/>
          <w:sz w:val="16"/>
          <w:szCs w:val="16"/>
          <w:lang w:eastAsia="ko-KR"/>
        </w:rPr>
        <w:fldChar w:fldCharType="begin"/>
      </w:r>
      <w:r w:rsidR="00495ED7">
        <w:rPr>
          <w:rFonts w:ascii="Arial" w:hAnsi="Arial" w:cs="Arial"/>
          <w:position w:val="-34"/>
          <w:sz w:val="16"/>
          <w:szCs w:val="16"/>
          <w:lang w:eastAsia="ko-KR"/>
        </w:rPr>
        <w:instrText xml:space="preserve"> INCLUDEPICTURE  "cid:image011.png@01D82A7E.AF1DC7C0" \* MERGEFORMATINET </w:instrText>
      </w:r>
      <w:r w:rsidR="00495ED7">
        <w:rPr>
          <w:rFonts w:ascii="Arial" w:hAnsi="Arial" w:cs="Arial"/>
          <w:position w:val="-34"/>
          <w:sz w:val="16"/>
          <w:szCs w:val="16"/>
          <w:lang w:eastAsia="ko-KR"/>
        </w:rPr>
        <w:fldChar w:fldCharType="separate"/>
      </w:r>
      <w:r w:rsidR="00D023F8">
        <w:rPr>
          <w:rFonts w:ascii="Arial" w:hAnsi="Arial" w:cs="Arial"/>
          <w:position w:val="-34"/>
          <w:sz w:val="16"/>
          <w:szCs w:val="16"/>
          <w:lang w:eastAsia="ko-KR"/>
        </w:rPr>
        <w:fldChar w:fldCharType="begin"/>
      </w:r>
      <w:r w:rsidR="00D023F8">
        <w:rPr>
          <w:rFonts w:ascii="Arial" w:hAnsi="Arial" w:cs="Arial"/>
          <w:position w:val="-34"/>
          <w:sz w:val="16"/>
          <w:szCs w:val="16"/>
          <w:lang w:eastAsia="ko-KR"/>
        </w:rPr>
        <w:instrText xml:space="preserve"> INCLUDEPICTURE  "cid:image011.png@01D82A7E.AF1DC7C0" \* MERGEFORMATINET </w:instrText>
      </w:r>
      <w:r w:rsidR="00D023F8">
        <w:rPr>
          <w:rFonts w:ascii="Arial" w:hAnsi="Arial" w:cs="Arial"/>
          <w:position w:val="-34"/>
          <w:sz w:val="16"/>
          <w:szCs w:val="16"/>
          <w:lang w:eastAsia="ko-KR"/>
        </w:rPr>
        <w:fldChar w:fldCharType="separate"/>
      </w:r>
      <w:r w:rsidR="00F44FD9">
        <w:rPr>
          <w:rFonts w:ascii="Arial" w:hAnsi="Arial" w:cs="Arial"/>
          <w:position w:val="-34"/>
          <w:sz w:val="16"/>
          <w:szCs w:val="16"/>
          <w:lang w:eastAsia="ko-KR"/>
        </w:rPr>
        <w:fldChar w:fldCharType="begin"/>
      </w:r>
      <w:r w:rsidR="00F44FD9">
        <w:rPr>
          <w:rFonts w:ascii="Arial" w:hAnsi="Arial" w:cs="Arial"/>
          <w:position w:val="-34"/>
          <w:sz w:val="16"/>
          <w:szCs w:val="16"/>
          <w:lang w:eastAsia="ko-KR"/>
        </w:rPr>
        <w:instrText xml:space="preserve"> INCLUDEPICTURE  "cid:image011.png@01D82A7E.AF1DC7C0" \* MERGEFORMATINET </w:instrText>
      </w:r>
      <w:r w:rsidR="00F44FD9">
        <w:rPr>
          <w:rFonts w:ascii="Arial" w:hAnsi="Arial" w:cs="Arial"/>
          <w:position w:val="-34"/>
          <w:sz w:val="16"/>
          <w:szCs w:val="16"/>
          <w:lang w:eastAsia="ko-KR"/>
        </w:rPr>
        <w:fldChar w:fldCharType="separate"/>
      </w:r>
      <w:r w:rsidR="009517D4">
        <w:rPr>
          <w:rFonts w:ascii="Arial" w:hAnsi="Arial" w:cs="Arial"/>
          <w:position w:val="-34"/>
          <w:sz w:val="16"/>
          <w:szCs w:val="16"/>
          <w:lang w:eastAsia="ko-KR"/>
        </w:rPr>
        <w:fldChar w:fldCharType="begin"/>
      </w:r>
      <w:r w:rsidR="009517D4">
        <w:rPr>
          <w:rFonts w:ascii="Arial" w:hAnsi="Arial" w:cs="Arial"/>
          <w:position w:val="-34"/>
          <w:sz w:val="16"/>
          <w:szCs w:val="16"/>
          <w:lang w:eastAsia="ko-KR"/>
        </w:rPr>
        <w:instrText xml:space="preserve"> INCLUDEPICTURE  "cid:image011.png@01D82A7E.AF1DC7C0" \* MERGEFORMATINET </w:instrText>
      </w:r>
      <w:r w:rsidR="009517D4">
        <w:rPr>
          <w:rFonts w:ascii="Arial" w:hAnsi="Arial" w:cs="Arial"/>
          <w:position w:val="-34"/>
          <w:sz w:val="16"/>
          <w:szCs w:val="16"/>
          <w:lang w:eastAsia="ko-KR"/>
        </w:rPr>
        <w:fldChar w:fldCharType="separate"/>
      </w:r>
      <w:r w:rsidR="002328C4">
        <w:rPr>
          <w:rFonts w:ascii="Arial" w:hAnsi="Arial" w:cs="Arial"/>
          <w:position w:val="-34"/>
          <w:sz w:val="16"/>
          <w:szCs w:val="16"/>
          <w:lang w:eastAsia="ko-KR"/>
        </w:rPr>
        <w:fldChar w:fldCharType="begin"/>
      </w:r>
      <w:r w:rsidR="002328C4">
        <w:rPr>
          <w:rFonts w:ascii="Arial" w:hAnsi="Arial" w:cs="Arial"/>
          <w:position w:val="-34"/>
          <w:sz w:val="16"/>
          <w:szCs w:val="16"/>
          <w:lang w:eastAsia="ko-KR"/>
        </w:rPr>
        <w:instrText xml:space="preserve"> </w:instrText>
      </w:r>
      <w:r w:rsidR="002328C4">
        <w:rPr>
          <w:rFonts w:ascii="Arial" w:hAnsi="Arial" w:cs="Arial"/>
          <w:position w:val="-34"/>
          <w:sz w:val="16"/>
          <w:szCs w:val="16"/>
          <w:lang w:eastAsia="ko-KR"/>
        </w:rPr>
        <w:instrText>INCLUDEPICTURE  "cid:image011.png@01D82A7E.AF1DC7C0" \* MERGEFORMATINET</w:instrText>
      </w:r>
      <w:r w:rsidR="002328C4">
        <w:rPr>
          <w:rFonts w:ascii="Arial" w:hAnsi="Arial" w:cs="Arial"/>
          <w:position w:val="-34"/>
          <w:sz w:val="16"/>
          <w:szCs w:val="16"/>
          <w:lang w:eastAsia="ko-KR"/>
        </w:rPr>
        <w:instrText xml:space="preserve"> </w:instrText>
      </w:r>
      <w:r w:rsidR="002328C4">
        <w:rPr>
          <w:rFonts w:ascii="Arial" w:hAnsi="Arial" w:cs="Arial"/>
          <w:position w:val="-34"/>
          <w:sz w:val="16"/>
          <w:szCs w:val="16"/>
          <w:lang w:eastAsia="ko-KR"/>
        </w:rPr>
        <w:fldChar w:fldCharType="separate"/>
      </w:r>
      <w:r w:rsidR="00F06F8C">
        <w:rPr>
          <w:rFonts w:ascii="Arial" w:hAnsi="Arial" w:cs="Arial"/>
          <w:position w:val="-34"/>
          <w:sz w:val="16"/>
          <w:szCs w:val="16"/>
          <w:lang w:eastAsia="ko-KR"/>
        </w:rPr>
        <w:pict w14:anchorId="61EEB946">
          <v:shape id="_x0000_i1028" type="#_x0000_t75" style="width:274.5pt;height:36pt">
            <v:imagedata r:id="rId1233" r:href="rId1234"/>
          </v:shape>
        </w:pict>
      </w:r>
      <w:r w:rsidR="002328C4">
        <w:rPr>
          <w:rFonts w:ascii="Arial" w:hAnsi="Arial" w:cs="Arial"/>
          <w:position w:val="-34"/>
          <w:sz w:val="16"/>
          <w:szCs w:val="16"/>
          <w:lang w:eastAsia="ko-KR"/>
        </w:rPr>
        <w:fldChar w:fldCharType="end"/>
      </w:r>
      <w:r w:rsidR="009517D4">
        <w:rPr>
          <w:rFonts w:ascii="Arial" w:hAnsi="Arial" w:cs="Arial"/>
          <w:position w:val="-34"/>
          <w:sz w:val="16"/>
          <w:szCs w:val="16"/>
          <w:lang w:eastAsia="ko-KR"/>
        </w:rPr>
        <w:fldChar w:fldCharType="end"/>
      </w:r>
      <w:r w:rsidR="00F44FD9">
        <w:rPr>
          <w:rFonts w:ascii="Arial" w:hAnsi="Arial" w:cs="Arial"/>
          <w:position w:val="-34"/>
          <w:sz w:val="16"/>
          <w:szCs w:val="16"/>
          <w:lang w:eastAsia="ko-KR"/>
        </w:rPr>
        <w:fldChar w:fldCharType="end"/>
      </w:r>
      <w:r w:rsidR="00D023F8">
        <w:rPr>
          <w:rFonts w:ascii="Arial" w:hAnsi="Arial" w:cs="Arial"/>
          <w:position w:val="-34"/>
          <w:sz w:val="16"/>
          <w:szCs w:val="16"/>
          <w:lang w:eastAsia="ko-KR"/>
        </w:rPr>
        <w:fldChar w:fldCharType="end"/>
      </w:r>
      <w:r w:rsidR="00495ED7">
        <w:rPr>
          <w:rFonts w:ascii="Arial" w:hAnsi="Arial" w:cs="Arial"/>
          <w:position w:val="-34"/>
          <w:sz w:val="16"/>
          <w:szCs w:val="16"/>
          <w:lang w:eastAsia="ko-KR"/>
        </w:rPr>
        <w:fldChar w:fldCharType="end"/>
      </w:r>
      <w:r w:rsidR="00A717FF">
        <w:rPr>
          <w:rFonts w:ascii="Arial" w:hAnsi="Arial" w:cs="Arial"/>
          <w:position w:val="-34"/>
          <w:sz w:val="16"/>
          <w:szCs w:val="16"/>
          <w:lang w:eastAsia="ko-KR"/>
        </w:rPr>
        <w:fldChar w:fldCharType="end"/>
      </w:r>
      <w:r w:rsidR="007E7358">
        <w:rPr>
          <w:rFonts w:ascii="Arial" w:hAnsi="Arial" w:cs="Arial"/>
          <w:position w:val="-34"/>
          <w:sz w:val="16"/>
          <w:szCs w:val="16"/>
          <w:lang w:eastAsia="ko-KR"/>
        </w:rPr>
        <w:fldChar w:fldCharType="end"/>
      </w:r>
      <w:r w:rsidR="001D5761">
        <w:rPr>
          <w:rFonts w:ascii="Arial" w:hAnsi="Arial" w:cs="Arial"/>
          <w:position w:val="-34"/>
          <w:sz w:val="16"/>
          <w:szCs w:val="16"/>
          <w:lang w:eastAsia="ko-KR"/>
        </w:rPr>
        <w:fldChar w:fldCharType="end"/>
      </w:r>
      <w:r w:rsidR="00702400">
        <w:rPr>
          <w:rFonts w:ascii="Arial" w:hAnsi="Arial" w:cs="Arial"/>
          <w:position w:val="-34"/>
          <w:sz w:val="16"/>
          <w:szCs w:val="16"/>
          <w:lang w:eastAsia="ko-KR"/>
        </w:rPr>
        <w:fldChar w:fldCharType="end"/>
      </w:r>
      <w:r w:rsidR="00CC0C21">
        <w:rPr>
          <w:rFonts w:ascii="Arial" w:hAnsi="Arial" w:cs="Arial"/>
          <w:position w:val="-34"/>
          <w:sz w:val="16"/>
          <w:szCs w:val="16"/>
          <w:lang w:eastAsia="ko-KR"/>
        </w:rPr>
        <w:fldChar w:fldCharType="end"/>
      </w:r>
      <w:r w:rsidR="004B53CD">
        <w:rPr>
          <w:rFonts w:ascii="Arial" w:hAnsi="Arial" w:cs="Arial"/>
          <w:position w:val="-34"/>
          <w:sz w:val="16"/>
          <w:szCs w:val="16"/>
          <w:lang w:eastAsia="ko-KR"/>
        </w:rPr>
        <w:fldChar w:fldCharType="end"/>
      </w:r>
      <w:r w:rsidR="000B36BA">
        <w:rPr>
          <w:rFonts w:ascii="Arial" w:hAnsi="Arial" w:cs="Arial"/>
          <w:position w:val="-34"/>
          <w:sz w:val="16"/>
          <w:szCs w:val="16"/>
          <w:lang w:eastAsia="ko-KR"/>
        </w:rPr>
        <w:fldChar w:fldCharType="end"/>
      </w:r>
      <w:r w:rsidR="00A63FAE">
        <w:rPr>
          <w:rFonts w:ascii="Arial" w:hAnsi="Arial" w:cs="Arial"/>
          <w:position w:val="-34"/>
          <w:sz w:val="16"/>
          <w:szCs w:val="16"/>
          <w:lang w:eastAsia="ko-KR"/>
        </w:rPr>
        <w:fldChar w:fldCharType="end"/>
      </w:r>
      <w:r w:rsidR="00A31B99">
        <w:rPr>
          <w:rFonts w:ascii="Arial" w:hAnsi="Arial" w:cs="Arial"/>
          <w:position w:val="-34"/>
          <w:sz w:val="16"/>
          <w:szCs w:val="16"/>
          <w:lang w:eastAsia="ko-KR"/>
        </w:rPr>
        <w:fldChar w:fldCharType="end"/>
      </w:r>
      <w:r w:rsidRPr="009B7DA9">
        <w:rPr>
          <w:rFonts w:ascii="Arial" w:hAnsi="Arial" w:cs="Arial"/>
          <w:position w:val="-34"/>
          <w:sz w:val="16"/>
          <w:szCs w:val="16"/>
          <w:lang w:eastAsia="ko-KR"/>
        </w:rPr>
        <w:fldChar w:fldCharType="end"/>
      </w:r>
      <w:r w:rsidRPr="009B7DA9">
        <w:rPr>
          <w:rFonts w:ascii="Arial" w:hAnsi="Arial" w:cs="Arial"/>
          <w:sz w:val="16"/>
          <w:szCs w:val="16"/>
          <w:lang w:eastAsia="ko-KR"/>
        </w:rPr>
        <w:t>,</w:t>
      </w:r>
      <w:r w:rsidRPr="009B7DA9">
        <w:rPr>
          <w:rFonts w:ascii="Arial" w:hAnsi="Arial" w:cs="Arial"/>
          <w:color w:val="000000"/>
          <w:sz w:val="16"/>
          <w:szCs w:val="16"/>
          <w:lang w:eastAsia="ko-KR"/>
        </w:rPr>
        <w:t xml:space="preserve"> if UE is configured with </w:t>
      </w:r>
      <w:r w:rsidRPr="009B7DA9">
        <w:rPr>
          <w:rStyle w:val="Emphasis"/>
          <w:rFonts w:ascii="Arial" w:hAnsi="Arial" w:cs="Arial"/>
          <w:sz w:val="16"/>
          <w:szCs w:val="16"/>
          <w:lang w:eastAsia="ko-KR"/>
        </w:rPr>
        <w:t>ca-SlotOffset</w:t>
      </w:r>
      <w:r w:rsidRPr="009B7DA9">
        <w:rPr>
          <w:rFonts w:ascii="Arial" w:hAnsi="Arial" w:cs="Arial"/>
          <w:color w:val="000000"/>
          <w:sz w:val="16"/>
          <w:szCs w:val="16"/>
          <w:lang w:eastAsia="ko-KR"/>
        </w:rPr>
        <w:t xml:space="preserve"> for at least one of the scheduled and scheduling cell, </w:t>
      </w:r>
      <m:oMath>
        <m:sSub>
          <m:sSubPr>
            <m:ctrlPr>
              <w:rPr>
                <w:rFonts w:ascii="Cambria Math" w:eastAsia="SimSun" w:hAnsi="Cambria Math" w:cs="Arial"/>
                <w:i/>
                <w:iCs/>
                <w:color w:val="000000"/>
                <w:sz w:val="16"/>
                <w:szCs w:val="16"/>
                <w:lang w:eastAsia="ko-KR"/>
              </w:rPr>
            </m:ctrlPr>
          </m:sSubPr>
          <m:e>
            <m:r>
              <w:rPr>
                <w:rFonts w:ascii="Cambria Math" w:hAnsi="Cambria Math" w:cs="Arial"/>
                <w:color w:val="000000"/>
                <w:sz w:val="16"/>
                <w:szCs w:val="16"/>
                <w:lang w:eastAsia="ko-KR"/>
              </w:rPr>
              <m:t>K</m:t>
            </m:r>
          </m:e>
          <m:sub>
            <m:r>
              <w:rPr>
                <w:rFonts w:ascii="Cambria Math" w:hAnsi="Cambria Math" w:cs="Arial"/>
                <w:color w:val="000000"/>
                <w:sz w:val="16"/>
                <w:szCs w:val="16"/>
                <w:lang w:eastAsia="ko-KR"/>
              </w:rPr>
              <m:t>s</m:t>
            </m:r>
          </m:sub>
        </m:sSub>
        <m:r>
          <w:rPr>
            <w:rFonts w:ascii="Cambria Math" w:hAnsi="Cambria Math" w:cs="Arial"/>
            <w:color w:val="000000"/>
            <w:sz w:val="16"/>
            <w:szCs w:val="16"/>
            <w:lang w:eastAsia="ko-KR"/>
          </w:rPr>
          <m:t>=</m:t>
        </m:r>
        <m:d>
          <m:dPr>
            <m:begChr m:val="⌊"/>
            <m:endChr m:val="⌋"/>
            <m:ctrlPr>
              <w:rPr>
                <w:rFonts w:ascii="Cambria Math" w:eastAsia="SimSun" w:hAnsi="Cambria Math" w:cs="Arial"/>
                <w:i/>
                <w:iCs/>
                <w:color w:val="000000"/>
                <w:sz w:val="16"/>
                <w:szCs w:val="16"/>
                <w:lang w:eastAsia="ko-KR"/>
              </w:rPr>
            </m:ctrlPr>
          </m:dPr>
          <m:e>
            <m:r>
              <w:rPr>
                <w:rFonts w:ascii="Cambria Math" w:hAnsi="Cambria Math" w:cs="Arial"/>
                <w:color w:val="000000"/>
                <w:sz w:val="16"/>
                <w:szCs w:val="16"/>
                <w:lang w:eastAsia="ko-KR"/>
              </w:rPr>
              <m:t>n⋅</m:t>
            </m:r>
            <m:f>
              <m:fPr>
                <m:ctrlPr>
                  <w:rPr>
                    <w:rFonts w:ascii="Cambria Math" w:eastAsia="SimSun" w:hAnsi="Cambria Math" w:cs="Arial"/>
                    <w:i/>
                    <w:iCs/>
                    <w:color w:val="000000"/>
                    <w:sz w:val="16"/>
                    <w:szCs w:val="16"/>
                    <w:lang w:eastAsia="ko-KR"/>
                  </w:rPr>
                </m:ctrlPr>
              </m:fPr>
              <m:num>
                <m:sSup>
                  <m:sSupPr>
                    <m:ctrlPr>
                      <w:rPr>
                        <w:rFonts w:ascii="Cambria Math" w:eastAsia="SimSun" w:hAnsi="Cambria Math" w:cs="Arial"/>
                        <w:i/>
                        <w:iCs/>
                        <w:color w:val="000000"/>
                        <w:sz w:val="16"/>
                        <w:szCs w:val="16"/>
                        <w:lang w:eastAsia="ko-KR"/>
                      </w:rPr>
                    </m:ctrlPr>
                  </m:sSupPr>
                  <m:e>
                    <m:r>
                      <w:rPr>
                        <w:rFonts w:ascii="Cambria Math" w:hAnsi="Cambria Math" w:cs="Arial"/>
                        <w:color w:val="000000"/>
                        <w:sz w:val="16"/>
                        <w:szCs w:val="16"/>
                        <w:lang w:eastAsia="ko-KR"/>
                      </w:rPr>
                      <m:t>2</m:t>
                    </m:r>
                  </m:e>
                  <m:sup>
                    <m:sSub>
                      <m:sSubPr>
                        <m:ctrlPr>
                          <w:rPr>
                            <w:rFonts w:ascii="Cambria Math" w:eastAsia="SimSun" w:hAnsi="Cambria Math" w:cs="Arial"/>
                            <w:i/>
                            <w:iCs/>
                            <w:color w:val="000000"/>
                            <w:sz w:val="16"/>
                            <w:szCs w:val="16"/>
                            <w:lang w:eastAsia="ko-KR"/>
                          </w:rPr>
                        </m:ctrlPr>
                      </m:sSubPr>
                      <m:e>
                        <m:r>
                          <w:rPr>
                            <w:rFonts w:ascii="Cambria Math" w:hAnsi="Cambria Math" w:cs="Arial"/>
                            <w:color w:val="000000"/>
                            <w:sz w:val="16"/>
                            <w:szCs w:val="16"/>
                            <w:lang w:eastAsia="ko-KR"/>
                          </w:rPr>
                          <m:t>μ</m:t>
                        </m:r>
                      </m:e>
                      <m:sub>
                        <m:r>
                          <w:rPr>
                            <w:rFonts w:ascii="Cambria Math" w:hAnsi="Cambria Math" w:cs="Arial"/>
                            <w:color w:val="000000"/>
                            <w:sz w:val="16"/>
                            <w:szCs w:val="16"/>
                            <w:lang w:eastAsia="ko-KR"/>
                          </w:rPr>
                          <m:t>PUSCH</m:t>
                        </m:r>
                      </m:sub>
                    </m:sSub>
                  </m:sup>
                </m:sSup>
              </m:num>
              <m:den>
                <m:sSup>
                  <m:sSupPr>
                    <m:ctrlPr>
                      <w:rPr>
                        <w:rFonts w:ascii="Cambria Math" w:eastAsia="SimSun" w:hAnsi="Cambria Math" w:cs="Arial"/>
                        <w:i/>
                        <w:iCs/>
                        <w:color w:val="000000"/>
                        <w:sz w:val="16"/>
                        <w:szCs w:val="16"/>
                        <w:lang w:eastAsia="ko-KR"/>
                      </w:rPr>
                    </m:ctrlPr>
                  </m:sSupPr>
                  <m:e>
                    <m:r>
                      <w:rPr>
                        <w:rFonts w:ascii="Cambria Math" w:hAnsi="Cambria Math" w:cs="Arial"/>
                        <w:color w:val="000000"/>
                        <w:sz w:val="16"/>
                        <w:szCs w:val="16"/>
                        <w:lang w:eastAsia="ko-KR"/>
                      </w:rPr>
                      <m:t>2</m:t>
                    </m:r>
                  </m:e>
                  <m:sup>
                    <m:sSub>
                      <m:sSubPr>
                        <m:ctrlPr>
                          <w:rPr>
                            <w:rFonts w:ascii="Cambria Math" w:eastAsia="SimSun" w:hAnsi="Cambria Math" w:cs="Arial"/>
                            <w:i/>
                            <w:iCs/>
                            <w:color w:val="000000"/>
                            <w:sz w:val="16"/>
                            <w:szCs w:val="16"/>
                            <w:lang w:eastAsia="ko-KR"/>
                          </w:rPr>
                        </m:ctrlPr>
                      </m:sSubPr>
                      <m:e>
                        <m:r>
                          <w:rPr>
                            <w:rFonts w:ascii="Cambria Math" w:hAnsi="Cambria Math" w:cs="Arial"/>
                            <w:color w:val="000000"/>
                            <w:sz w:val="16"/>
                            <w:szCs w:val="16"/>
                            <w:lang w:eastAsia="ko-KR"/>
                          </w:rPr>
                          <m:t>μ</m:t>
                        </m:r>
                      </m:e>
                      <m:sub>
                        <m:r>
                          <w:rPr>
                            <w:rFonts w:ascii="Cambria Math" w:hAnsi="Cambria Math" w:cs="Arial"/>
                            <w:color w:val="000000"/>
                            <w:sz w:val="16"/>
                            <w:szCs w:val="16"/>
                            <w:lang w:eastAsia="ko-KR"/>
                          </w:rPr>
                          <m:t>PDCCH</m:t>
                        </m:r>
                      </m:sub>
                    </m:sSub>
                  </m:sup>
                </m:sSup>
              </m:den>
            </m:f>
          </m:e>
        </m:d>
        <m:r>
          <w:rPr>
            <w:rFonts w:ascii="Cambria Math" w:hAnsi="Cambria Math" w:cs="Arial"/>
            <w:color w:val="000000"/>
            <w:sz w:val="16"/>
            <w:szCs w:val="16"/>
            <w:lang w:eastAsia="ko-KR"/>
          </w:rPr>
          <m:t>+</m:t>
        </m:r>
        <m:sSub>
          <m:sSubPr>
            <m:ctrlPr>
              <w:rPr>
                <w:rFonts w:ascii="Cambria Math" w:eastAsia="SimSun" w:hAnsi="Cambria Math" w:cs="Arial"/>
                <w:i/>
                <w:iCs/>
                <w:color w:val="000000"/>
                <w:sz w:val="16"/>
                <w:szCs w:val="16"/>
                <w:lang w:eastAsia="ko-KR"/>
              </w:rPr>
            </m:ctrlPr>
          </m:sSubPr>
          <m:e>
            <m:r>
              <w:rPr>
                <w:rFonts w:ascii="Cambria Math" w:hAnsi="Cambria Math" w:cs="Arial"/>
                <w:color w:val="000000"/>
                <w:sz w:val="16"/>
                <w:szCs w:val="16"/>
                <w:lang w:eastAsia="ko-KR"/>
              </w:rPr>
              <m:t>K</m:t>
            </m:r>
          </m:e>
          <m:sub>
            <m:r>
              <w:rPr>
                <w:rFonts w:ascii="Cambria Math" w:hAnsi="Cambria Math" w:cs="Arial"/>
                <w:color w:val="000000"/>
                <w:sz w:val="16"/>
                <w:szCs w:val="16"/>
                <w:lang w:eastAsia="ko-KR"/>
              </w:rPr>
              <m:t>2</m:t>
            </m:r>
          </m:sub>
        </m:sSub>
        <m:r>
          <w:rPr>
            <w:rFonts w:ascii="Cambria Math" w:hAnsi="Cambria Math" w:cs="Arial"/>
            <w:color w:val="000000"/>
            <w:sz w:val="16"/>
            <w:szCs w:val="16"/>
            <w:lang w:eastAsia="ko-KR"/>
          </w:rPr>
          <m:t>+</m:t>
        </m:r>
        <m:sSub>
          <m:sSubPr>
            <m:ctrlPr>
              <w:rPr>
                <w:rFonts w:ascii="Cambria Math" w:eastAsia="SimSun" w:hAnsi="Cambria Math" w:cs="Arial"/>
                <w:i/>
                <w:iCs/>
                <w:color w:val="000000"/>
                <w:sz w:val="16"/>
                <w:szCs w:val="16"/>
                <w:lang w:eastAsia="ko-KR"/>
              </w:rPr>
            </m:ctrlPr>
          </m:sSubPr>
          <m:e>
            <m:r>
              <w:rPr>
                <w:rFonts w:ascii="Cambria Math" w:hAnsi="Cambria Math" w:cs="Arial"/>
                <w:color w:val="000000"/>
                <w:sz w:val="16"/>
                <w:szCs w:val="16"/>
                <w:lang w:eastAsia="ko-KR"/>
              </w:rPr>
              <m:t>K</m:t>
            </m:r>
          </m:e>
          <m:sub>
            <m:r>
              <w:rPr>
                <w:rFonts w:ascii="Cambria Math" w:hAnsi="Cambria Math" w:cs="Arial"/>
                <w:color w:val="000000"/>
                <w:sz w:val="16"/>
                <w:szCs w:val="16"/>
                <w:lang w:eastAsia="ko-KR"/>
              </w:rPr>
              <m:t>offset</m:t>
            </m:r>
          </m:sub>
        </m:sSub>
        <m:r>
          <w:rPr>
            <w:rFonts w:ascii="Cambria Math" w:hAnsi="Cambria Math" w:cs="Arial"/>
            <w:color w:val="000000"/>
            <w:sz w:val="16"/>
            <w:szCs w:val="16"/>
            <w:lang w:eastAsia="ko-KR"/>
          </w:rPr>
          <m:t>⋅</m:t>
        </m:r>
        <m:f>
          <m:fPr>
            <m:ctrlPr>
              <w:rPr>
                <w:rFonts w:ascii="Cambria Math" w:eastAsia="SimSun" w:hAnsi="Cambria Math" w:cs="Arial"/>
                <w:i/>
                <w:iCs/>
                <w:color w:val="000000"/>
                <w:sz w:val="16"/>
                <w:szCs w:val="16"/>
                <w:lang w:eastAsia="ko-KR"/>
              </w:rPr>
            </m:ctrlPr>
          </m:fPr>
          <m:num>
            <m:sSup>
              <m:sSupPr>
                <m:ctrlPr>
                  <w:rPr>
                    <w:rFonts w:ascii="Cambria Math" w:eastAsia="SimSun" w:hAnsi="Cambria Math" w:cs="Arial"/>
                    <w:i/>
                    <w:iCs/>
                    <w:color w:val="000000"/>
                    <w:sz w:val="16"/>
                    <w:szCs w:val="16"/>
                    <w:lang w:eastAsia="ko-KR"/>
                  </w:rPr>
                </m:ctrlPr>
              </m:sSupPr>
              <m:e>
                <m:r>
                  <w:rPr>
                    <w:rFonts w:ascii="Cambria Math" w:hAnsi="Cambria Math" w:cs="Arial"/>
                    <w:color w:val="000000"/>
                    <w:sz w:val="16"/>
                    <w:szCs w:val="16"/>
                    <w:lang w:eastAsia="ko-KR"/>
                  </w:rPr>
                  <m:t>2</m:t>
                </m:r>
              </m:e>
              <m:sup>
                <m:sSub>
                  <m:sSubPr>
                    <m:ctrlPr>
                      <w:rPr>
                        <w:rFonts w:ascii="Cambria Math" w:eastAsia="SimSun" w:hAnsi="Cambria Math" w:cs="Arial"/>
                        <w:i/>
                        <w:iCs/>
                        <w:color w:val="000000"/>
                        <w:sz w:val="16"/>
                        <w:szCs w:val="16"/>
                        <w:lang w:eastAsia="ko-KR"/>
                      </w:rPr>
                    </m:ctrlPr>
                  </m:sSubPr>
                  <m:e>
                    <m:r>
                      <w:rPr>
                        <w:rFonts w:ascii="Cambria Math" w:hAnsi="Cambria Math" w:cs="Arial"/>
                        <w:color w:val="000000"/>
                        <w:sz w:val="16"/>
                        <w:szCs w:val="16"/>
                        <w:lang w:eastAsia="ko-KR"/>
                      </w:rPr>
                      <m:t>μ</m:t>
                    </m:r>
                  </m:e>
                  <m:sub>
                    <m:r>
                      <w:rPr>
                        <w:rFonts w:ascii="Cambria Math" w:hAnsi="Cambria Math" w:cs="Arial"/>
                        <w:color w:val="000000"/>
                        <w:sz w:val="16"/>
                        <w:szCs w:val="16"/>
                        <w:lang w:eastAsia="ko-KR"/>
                      </w:rPr>
                      <m:t>PUSCH</m:t>
                    </m:r>
                  </m:sub>
                </m:sSub>
              </m:sup>
            </m:sSup>
          </m:num>
          <m:den>
            <m:sSup>
              <m:sSupPr>
                <m:ctrlPr>
                  <w:rPr>
                    <w:rFonts w:ascii="Cambria Math" w:eastAsia="SimSun" w:hAnsi="Cambria Math" w:cs="Arial"/>
                    <w:i/>
                    <w:iCs/>
                    <w:color w:val="000000"/>
                    <w:sz w:val="16"/>
                    <w:szCs w:val="16"/>
                    <w:lang w:eastAsia="ko-KR"/>
                  </w:rPr>
                </m:ctrlPr>
              </m:sSupPr>
              <m:e>
                <m:r>
                  <w:rPr>
                    <w:rFonts w:ascii="Cambria Math" w:hAnsi="Cambria Math" w:cs="Arial"/>
                    <w:color w:val="000000"/>
                    <w:sz w:val="16"/>
                    <w:szCs w:val="16"/>
                    <w:lang w:eastAsia="ko-KR"/>
                  </w:rPr>
                  <m:t>2</m:t>
                </m:r>
              </m:e>
              <m:sup>
                <m:sSub>
                  <m:sSubPr>
                    <m:ctrlPr>
                      <w:rPr>
                        <w:rFonts w:ascii="Cambria Math" w:eastAsia="SimSun" w:hAnsi="Cambria Math" w:cs="Arial"/>
                        <w:i/>
                        <w:iCs/>
                        <w:color w:val="000000"/>
                        <w:sz w:val="16"/>
                        <w:szCs w:val="16"/>
                        <w:lang w:eastAsia="ko-KR"/>
                      </w:rPr>
                    </m:ctrlPr>
                  </m:sSubPr>
                  <m:e>
                    <m:r>
                      <w:rPr>
                        <w:rFonts w:ascii="Cambria Math" w:hAnsi="Cambria Math" w:cs="Arial"/>
                        <w:color w:val="000000"/>
                        <w:sz w:val="16"/>
                        <w:szCs w:val="16"/>
                        <w:lang w:eastAsia="ko-KR"/>
                      </w:rPr>
                      <m:t>μ</m:t>
                    </m:r>
                  </m:e>
                  <m:sub>
                    <m:sSub>
                      <m:sSubPr>
                        <m:ctrlPr>
                          <w:rPr>
                            <w:rFonts w:ascii="Cambria Math" w:eastAsia="SimSun" w:hAnsi="Cambria Math" w:cs="Arial"/>
                            <w:i/>
                            <w:iCs/>
                            <w:color w:val="000000"/>
                            <w:sz w:val="16"/>
                            <w:szCs w:val="16"/>
                            <w:lang w:eastAsia="ko-KR"/>
                          </w:rPr>
                        </m:ctrlPr>
                      </m:sSubPr>
                      <m:e>
                        <m:r>
                          <w:rPr>
                            <w:rFonts w:ascii="Cambria Math" w:hAnsi="Cambria Math" w:cs="Arial"/>
                            <w:color w:val="000000"/>
                            <w:sz w:val="16"/>
                            <w:szCs w:val="16"/>
                            <w:lang w:eastAsia="ko-KR"/>
                          </w:rPr>
                          <m:t>K</m:t>
                        </m:r>
                      </m:e>
                      <m:sub>
                        <m:r>
                          <w:rPr>
                            <w:rFonts w:ascii="Cambria Math" w:hAnsi="Cambria Math" w:cs="Arial"/>
                            <w:color w:val="000000"/>
                            <w:sz w:val="16"/>
                            <w:szCs w:val="16"/>
                            <w:lang w:eastAsia="ko-KR"/>
                          </w:rPr>
                          <m:t>offset</m:t>
                        </m:r>
                      </m:sub>
                    </m:sSub>
                  </m:sub>
                </m:sSub>
              </m:sup>
            </m:sSup>
          </m:den>
        </m:f>
      </m:oMath>
      <w:r w:rsidRPr="009B7DA9">
        <w:rPr>
          <w:rFonts w:ascii="Arial" w:hAnsi="Arial" w:cs="Arial"/>
          <w:color w:val="000000"/>
          <w:sz w:val="16"/>
          <w:szCs w:val="16"/>
          <w:lang w:eastAsia="ko-KR"/>
        </w:rPr>
        <w:t xml:space="preserve">, </w:t>
      </w:r>
      <w:r w:rsidRPr="009B7DA9">
        <w:rPr>
          <w:rFonts w:ascii="Arial" w:hAnsi="Arial" w:cs="Arial"/>
          <w:color w:val="FF0000"/>
          <w:sz w:val="16"/>
          <w:szCs w:val="16"/>
          <w:lang w:eastAsia="ko-KR"/>
        </w:rPr>
        <w:t xml:space="preserve">otherwise, where </w:t>
      </w:r>
      <m:oMath>
        <m:sSub>
          <m:sSubPr>
            <m:ctrlPr>
              <w:rPr>
                <w:rFonts w:ascii="Cambria Math" w:eastAsia="SimSun" w:hAnsi="Cambria Math" w:cs="Arial"/>
                <w:i/>
                <w:iCs/>
                <w:color w:val="FF0000"/>
                <w:sz w:val="16"/>
                <w:szCs w:val="16"/>
              </w:rPr>
            </m:ctrlPr>
          </m:sSubPr>
          <m:e>
            <m:r>
              <w:rPr>
                <w:rFonts w:ascii="Cambria Math" w:hAnsi="Cambria Math" w:cs="Arial"/>
                <w:color w:val="FF0000"/>
                <w:sz w:val="16"/>
                <w:szCs w:val="16"/>
                <w:lang w:eastAsia="ko-KR"/>
              </w:rPr>
              <m:t>K</m:t>
            </m:r>
          </m:e>
          <m:sub>
            <m:r>
              <w:rPr>
                <w:rFonts w:ascii="Cambria Math" w:hAnsi="Cambria Math" w:cs="Arial"/>
                <w:color w:val="FF0000"/>
                <w:sz w:val="16"/>
                <w:szCs w:val="16"/>
                <w:lang w:eastAsia="ko-KR"/>
              </w:rPr>
              <m:t>offset</m:t>
            </m:r>
          </m:sub>
        </m:sSub>
      </m:oMath>
      <w:r w:rsidRPr="009B7DA9">
        <w:rPr>
          <w:rFonts w:ascii="Arial" w:hAnsi="Arial" w:cs="Arial"/>
          <w:color w:val="FF0000"/>
          <w:sz w:val="16"/>
          <w:szCs w:val="16"/>
          <w:lang w:eastAsia="ko-KR"/>
        </w:rPr>
        <w:t xml:space="preserve"> is a parameter configured by higher layer as specified in [TS38.213 clause 4.2]</w:t>
      </w:r>
      <w:r w:rsidRPr="009B7DA9">
        <w:rPr>
          <w:rFonts w:ascii="Arial" w:hAnsi="Arial" w:cs="Arial"/>
          <w:strike/>
          <w:color w:val="FF0000"/>
          <w:sz w:val="16"/>
          <w:szCs w:val="16"/>
          <w:lang w:eastAsia="ko-KR"/>
        </w:rPr>
        <w:t xml:space="preserve"> if the UE is configured with the higher layer parameter </w:t>
      </w:r>
      <w:r w:rsidRPr="009B7DA9">
        <w:rPr>
          <w:rFonts w:ascii="Arial" w:hAnsi="Arial" w:cs="Arial"/>
          <w:i/>
          <w:iCs/>
          <w:strike/>
          <w:color w:val="FF0000"/>
          <w:sz w:val="16"/>
          <w:szCs w:val="16"/>
          <w:lang w:eastAsia="ko-KR"/>
        </w:rPr>
        <w:t>CellSpecific_Koffset</w:t>
      </w:r>
      <w:r w:rsidRPr="009B7DA9">
        <w:rPr>
          <w:rFonts w:ascii="Arial" w:hAnsi="Arial" w:cs="Arial"/>
          <w:strike/>
          <w:color w:val="FF0000"/>
          <w:sz w:val="16"/>
          <w:szCs w:val="16"/>
          <w:lang w:eastAsia="ko-KR"/>
        </w:rPr>
        <w:t xml:space="preserve">, </w:t>
      </w:r>
      <w:r w:rsidRPr="009B7DA9">
        <w:rPr>
          <w:rFonts w:ascii="Arial" w:hAnsi="Arial" w:cs="Arial"/>
          <w:i/>
          <w:iCs/>
          <w:strike/>
          <w:color w:val="FF0000"/>
          <w:sz w:val="16"/>
          <w:szCs w:val="16"/>
          <w:lang w:eastAsia="ko-KR"/>
        </w:rPr>
        <w:t>K</w:t>
      </w:r>
      <w:r w:rsidRPr="009B7DA9">
        <w:rPr>
          <w:rFonts w:ascii="Arial" w:hAnsi="Arial" w:cs="Arial"/>
          <w:i/>
          <w:iCs/>
          <w:strike/>
          <w:color w:val="FF0000"/>
          <w:sz w:val="16"/>
          <w:szCs w:val="16"/>
          <w:vertAlign w:val="subscript"/>
          <w:lang w:eastAsia="ko-KR"/>
        </w:rPr>
        <w:t xml:space="preserve">s </w:t>
      </w:r>
      <w:r w:rsidRPr="009B7DA9">
        <w:rPr>
          <w:rFonts w:ascii="Arial" w:hAnsi="Arial" w:cs="Arial"/>
          <w:strike/>
          <w:color w:val="FF0000"/>
          <w:sz w:val="16"/>
          <w:szCs w:val="16"/>
          <w:lang w:eastAsia="ko-KR"/>
        </w:rPr>
        <w:t>=</w:t>
      </w:r>
      <w:r w:rsidRPr="009B7DA9">
        <w:rPr>
          <w:rFonts w:ascii="Arial" w:hAnsi="Arial" w:cs="Arial"/>
          <w:strike/>
          <w:color w:val="FF0000"/>
          <w:position w:val="-32"/>
          <w:sz w:val="16"/>
          <w:szCs w:val="16"/>
          <w:lang w:eastAsia="ko-KR"/>
        </w:rPr>
        <w:fldChar w:fldCharType="begin"/>
      </w:r>
      <w:r w:rsidRPr="009B7DA9">
        <w:rPr>
          <w:rFonts w:ascii="Arial" w:hAnsi="Arial" w:cs="Arial"/>
          <w:strike/>
          <w:color w:val="FF0000"/>
          <w:position w:val="-32"/>
          <w:sz w:val="16"/>
          <w:szCs w:val="16"/>
          <w:lang w:eastAsia="ko-KR"/>
        </w:rPr>
        <w:instrText xml:space="preserve"> INCLUDEPICTURE  "cid:image014.png@01D82A7E.AF1DC7C0" \* MERGEFORMATINET </w:instrText>
      </w:r>
      <w:r w:rsidRPr="009B7DA9">
        <w:rPr>
          <w:rFonts w:ascii="Arial" w:hAnsi="Arial" w:cs="Arial"/>
          <w:strike/>
          <w:color w:val="FF0000"/>
          <w:position w:val="-32"/>
          <w:sz w:val="16"/>
          <w:szCs w:val="16"/>
          <w:lang w:eastAsia="ko-KR"/>
        </w:rPr>
        <w:fldChar w:fldCharType="separate"/>
      </w:r>
      <w:r w:rsidR="00A31B99">
        <w:rPr>
          <w:rFonts w:ascii="Arial" w:hAnsi="Arial" w:cs="Arial"/>
          <w:strike/>
          <w:color w:val="FF0000"/>
          <w:position w:val="-32"/>
          <w:sz w:val="16"/>
          <w:szCs w:val="16"/>
          <w:lang w:eastAsia="ko-KR"/>
        </w:rPr>
        <w:fldChar w:fldCharType="begin"/>
      </w:r>
      <w:r w:rsidR="00A31B99">
        <w:rPr>
          <w:rFonts w:ascii="Arial" w:hAnsi="Arial" w:cs="Arial"/>
          <w:strike/>
          <w:color w:val="FF0000"/>
          <w:position w:val="-32"/>
          <w:sz w:val="16"/>
          <w:szCs w:val="16"/>
          <w:lang w:eastAsia="ko-KR"/>
        </w:rPr>
        <w:instrText xml:space="preserve"> INCLUDEPICTURE  "cid:image014.png@01D82A7E.AF1DC7C0" \* MERGEFORMATINET </w:instrText>
      </w:r>
      <w:r w:rsidR="00A31B99">
        <w:rPr>
          <w:rFonts w:ascii="Arial" w:hAnsi="Arial" w:cs="Arial"/>
          <w:strike/>
          <w:color w:val="FF0000"/>
          <w:position w:val="-32"/>
          <w:sz w:val="16"/>
          <w:szCs w:val="16"/>
          <w:lang w:eastAsia="ko-KR"/>
        </w:rPr>
        <w:fldChar w:fldCharType="separate"/>
      </w:r>
      <w:r w:rsidR="00A63FAE">
        <w:rPr>
          <w:rFonts w:ascii="Arial" w:hAnsi="Arial" w:cs="Arial"/>
          <w:strike/>
          <w:color w:val="FF0000"/>
          <w:position w:val="-32"/>
          <w:sz w:val="16"/>
          <w:szCs w:val="16"/>
          <w:lang w:eastAsia="ko-KR"/>
        </w:rPr>
        <w:fldChar w:fldCharType="begin"/>
      </w:r>
      <w:r w:rsidR="00A63FAE">
        <w:rPr>
          <w:rFonts w:ascii="Arial" w:hAnsi="Arial" w:cs="Arial"/>
          <w:strike/>
          <w:color w:val="FF0000"/>
          <w:position w:val="-32"/>
          <w:sz w:val="16"/>
          <w:szCs w:val="16"/>
          <w:lang w:eastAsia="ko-KR"/>
        </w:rPr>
        <w:instrText xml:space="preserve"> INCLUDEPICTURE  "cid:image014.png@01D82A7E.AF1DC7C0" \* MERGEFORMATINET </w:instrText>
      </w:r>
      <w:r w:rsidR="00A63FAE">
        <w:rPr>
          <w:rFonts w:ascii="Arial" w:hAnsi="Arial" w:cs="Arial"/>
          <w:strike/>
          <w:color w:val="FF0000"/>
          <w:position w:val="-32"/>
          <w:sz w:val="16"/>
          <w:szCs w:val="16"/>
          <w:lang w:eastAsia="ko-KR"/>
        </w:rPr>
        <w:fldChar w:fldCharType="separate"/>
      </w:r>
      <w:r w:rsidR="000B36BA">
        <w:rPr>
          <w:rFonts w:ascii="Arial" w:hAnsi="Arial" w:cs="Arial"/>
          <w:strike/>
          <w:color w:val="FF0000"/>
          <w:position w:val="-32"/>
          <w:sz w:val="16"/>
          <w:szCs w:val="16"/>
          <w:lang w:eastAsia="ko-KR"/>
        </w:rPr>
        <w:fldChar w:fldCharType="begin"/>
      </w:r>
      <w:r w:rsidR="000B36BA">
        <w:rPr>
          <w:rFonts w:ascii="Arial" w:hAnsi="Arial" w:cs="Arial"/>
          <w:strike/>
          <w:color w:val="FF0000"/>
          <w:position w:val="-32"/>
          <w:sz w:val="16"/>
          <w:szCs w:val="16"/>
          <w:lang w:eastAsia="ko-KR"/>
        </w:rPr>
        <w:instrText xml:space="preserve"> INCLUDEPICTURE  "cid:image014.png@01D82A7E.AF1DC7C0" \* MERGEFORMATINET </w:instrText>
      </w:r>
      <w:r w:rsidR="000B36BA">
        <w:rPr>
          <w:rFonts w:ascii="Arial" w:hAnsi="Arial" w:cs="Arial"/>
          <w:strike/>
          <w:color w:val="FF0000"/>
          <w:position w:val="-32"/>
          <w:sz w:val="16"/>
          <w:szCs w:val="16"/>
          <w:lang w:eastAsia="ko-KR"/>
        </w:rPr>
        <w:fldChar w:fldCharType="separate"/>
      </w:r>
      <w:r w:rsidR="004B53CD">
        <w:rPr>
          <w:rFonts w:ascii="Arial" w:hAnsi="Arial" w:cs="Arial"/>
          <w:strike/>
          <w:color w:val="FF0000"/>
          <w:position w:val="-32"/>
          <w:sz w:val="16"/>
          <w:szCs w:val="16"/>
          <w:lang w:eastAsia="ko-KR"/>
        </w:rPr>
        <w:fldChar w:fldCharType="begin"/>
      </w:r>
      <w:r w:rsidR="004B53CD">
        <w:rPr>
          <w:rFonts w:ascii="Arial" w:hAnsi="Arial" w:cs="Arial"/>
          <w:strike/>
          <w:color w:val="FF0000"/>
          <w:position w:val="-32"/>
          <w:sz w:val="16"/>
          <w:szCs w:val="16"/>
          <w:lang w:eastAsia="ko-KR"/>
        </w:rPr>
        <w:instrText xml:space="preserve"> INCLUDEPICTURE  "cid:image014.png@01D82A7E.AF1DC7C0" \* MERGEFORMATINET </w:instrText>
      </w:r>
      <w:r w:rsidR="004B53CD">
        <w:rPr>
          <w:rFonts w:ascii="Arial" w:hAnsi="Arial" w:cs="Arial"/>
          <w:strike/>
          <w:color w:val="FF0000"/>
          <w:position w:val="-32"/>
          <w:sz w:val="16"/>
          <w:szCs w:val="16"/>
          <w:lang w:eastAsia="ko-KR"/>
        </w:rPr>
        <w:fldChar w:fldCharType="separate"/>
      </w:r>
      <w:r w:rsidR="00CC0C21">
        <w:rPr>
          <w:rFonts w:ascii="Arial" w:hAnsi="Arial" w:cs="Arial"/>
          <w:strike/>
          <w:color w:val="FF0000"/>
          <w:position w:val="-32"/>
          <w:sz w:val="16"/>
          <w:szCs w:val="16"/>
          <w:lang w:eastAsia="ko-KR"/>
        </w:rPr>
        <w:fldChar w:fldCharType="begin"/>
      </w:r>
      <w:r w:rsidR="00CC0C21">
        <w:rPr>
          <w:rFonts w:ascii="Arial" w:hAnsi="Arial" w:cs="Arial"/>
          <w:strike/>
          <w:color w:val="FF0000"/>
          <w:position w:val="-32"/>
          <w:sz w:val="16"/>
          <w:szCs w:val="16"/>
          <w:lang w:eastAsia="ko-KR"/>
        </w:rPr>
        <w:instrText xml:space="preserve"> INCLUDEPICTURE  "cid:image014.png@01D82A7E.AF1DC7C0" \* MERGEFORMATINET </w:instrText>
      </w:r>
      <w:r w:rsidR="00CC0C21">
        <w:rPr>
          <w:rFonts w:ascii="Arial" w:hAnsi="Arial" w:cs="Arial"/>
          <w:strike/>
          <w:color w:val="FF0000"/>
          <w:position w:val="-32"/>
          <w:sz w:val="16"/>
          <w:szCs w:val="16"/>
          <w:lang w:eastAsia="ko-KR"/>
        </w:rPr>
        <w:fldChar w:fldCharType="separate"/>
      </w:r>
      <w:r w:rsidR="00702400">
        <w:rPr>
          <w:rFonts w:ascii="Arial" w:hAnsi="Arial" w:cs="Arial"/>
          <w:strike/>
          <w:color w:val="FF0000"/>
          <w:position w:val="-32"/>
          <w:sz w:val="16"/>
          <w:szCs w:val="16"/>
          <w:lang w:eastAsia="ko-KR"/>
        </w:rPr>
        <w:fldChar w:fldCharType="begin"/>
      </w:r>
      <w:r w:rsidR="00702400">
        <w:rPr>
          <w:rFonts w:ascii="Arial" w:hAnsi="Arial" w:cs="Arial"/>
          <w:strike/>
          <w:color w:val="FF0000"/>
          <w:position w:val="-32"/>
          <w:sz w:val="16"/>
          <w:szCs w:val="16"/>
          <w:lang w:eastAsia="ko-KR"/>
        </w:rPr>
        <w:instrText xml:space="preserve"> INCLUDEPICTURE  "cid:image014.png@01D82A7E.AF1DC7C0" \* MERGEFORMATINET </w:instrText>
      </w:r>
      <w:r w:rsidR="00702400">
        <w:rPr>
          <w:rFonts w:ascii="Arial" w:hAnsi="Arial" w:cs="Arial"/>
          <w:strike/>
          <w:color w:val="FF0000"/>
          <w:position w:val="-32"/>
          <w:sz w:val="16"/>
          <w:szCs w:val="16"/>
          <w:lang w:eastAsia="ko-KR"/>
        </w:rPr>
        <w:fldChar w:fldCharType="separate"/>
      </w:r>
      <w:r w:rsidR="001D5761">
        <w:rPr>
          <w:rFonts w:ascii="Arial" w:hAnsi="Arial" w:cs="Arial"/>
          <w:strike/>
          <w:color w:val="FF0000"/>
          <w:position w:val="-32"/>
          <w:sz w:val="16"/>
          <w:szCs w:val="16"/>
          <w:lang w:eastAsia="ko-KR"/>
        </w:rPr>
        <w:fldChar w:fldCharType="begin"/>
      </w:r>
      <w:r w:rsidR="001D5761">
        <w:rPr>
          <w:rFonts w:ascii="Arial" w:hAnsi="Arial" w:cs="Arial"/>
          <w:strike/>
          <w:color w:val="FF0000"/>
          <w:position w:val="-32"/>
          <w:sz w:val="16"/>
          <w:szCs w:val="16"/>
          <w:lang w:eastAsia="ko-KR"/>
        </w:rPr>
        <w:instrText xml:space="preserve"> INCLUDEPICTURE  "cid:image014.png@01D82A7E.AF1DC7C0" \* MERGEFORMATINET </w:instrText>
      </w:r>
      <w:r w:rsidR="001D5761">
        <w:rPr>
          <w:rFonts w:ascii="Arial" w:hAnsi="Arial" w:cs="Arial"/>
          <w:strike/>
          <w:color w:val="FF0000"/>
          <w:position w:val="-32"/>
          <w:sz w:val="16"/>
          <w:szCs w:val="16"/>
          <w:lang w:eastAsia="ko-KR"/>
        </w:rPr>
        <w:fldChar w:fldCharType="separate"/>
      </w:r>
      <w:r w:rsidR="007E7358">
        <w:rPr>
          <w:rFonts w:ascii="Arial" w:hAnsi="Arial" w:cs="Arial"/>
          <w:strike/>
          <w:color w:val="FF0000"/>
          <w:position w:val="-32"/>
          <w:sz w:val="16"/>
          <w:szCs w:val="16"/>
          <w:lang w:eastAsia="ko-KR"/>
        </w:rPr>
        <w:fldChar w:fldCharType="begin"/>
      </w:r>
      <w:r w:rsidR="007E7358">
        <w:rPr>
          <w:rFonts w:ascii="Arial" w:hAnsi="Arial" w:cs="Arial"/>
          <w:strike/>
          <w:color w:val="FF0000"/>
          <w:position w:val="-32"/>
          <w:sz w:val="16"/>
          <w:szCs w:val="16"/>
          <w:lang w:eastAsia="ko-KR"/>
        </w:rPr>
        <w:instrText xml:space="preserve"> INCLUDEPICTURE  "cid:image014.png@01D82A7E.AF1DC7C0" \* MERGEFORMATINET </w:instrText>
      </w:r>
      <w:r w:rsidR="007E7358">
        <w:rPr>
          <w:rFonts w:ascii="Arial" w:hAnsi="Arial" w:cs="Arial"/>
          <w:strike/>
          <w:color w:val="FF0000"/>
          <w:position w:val="-32"/>
          <w:sz w:val="16"/>
          <w:szCs w:val="16"/>
          <w:lang w:eastAsia="ko-KR"/>
        </w:rPr>
        <w:fldChar w:fldCharType="separate"/>
      </w:r>
      <w:r w:rsidR="00A717FF">
        <w:rPr>
          <w:rFonts w:ascii="Arial" w:hAnsi="Arial" w:cs="Arial"/>
          <w:strike/>
          <w:color w:val="FF0000"/>
          <w:position w:val="-32"/>
          <w:sz w:val="16"/>
          <w:szCs w:val="16"/>
          <w:lang w:eastAsia="ko-KR"/>
        </w:rPr>
        <w:fldChar w:fldCharType="begin"/>
      </w:r>
      <w:r w:rsidR="00A717FF">
        <w:rPr>
          <w:rFonts w:ascii="Arial" w:hAnsi="Arial" w:cs="Arial"/>
          <w:strike/>
          <w:color w:val="FF0000"/>
          <w:position w:val="-32"/>
          <w:sz w:val="16"/>
          <w:szCs w:val="16"/>
          <w:lang w:eastAsia="ko-KR"/>
        </w:rPr>
        <w:instrText xml:space="preserve"> INCLUDEPICTURE  "cid:image014.png@01D82A7E.AF1DC7C0" \* MERGEFORMATINET </w:instrText>
      </w:r>
      <w:r w:rsidR="00A717FF">
        <w:rPr>
          <w:rFonts w:ascii="Arial" w:hAnsi="Arial" w:cs="Arial"/>
          <w:strike/>
          <w:color w:val="FF0000"/>
          <w:position w:val="-32"/>
          <w:sz w:val="16"/>
          <w:szCs w:val="16"/>
          <w:lang w:eastAsia="ko-KR"/>
        </w:rPr>
        <w:fldChar w:fldCharType="separate"/>
      </w:r>
      <w:r w:rsidR="00495ED7">
        <w:rPr>
          <w:rFonts w:ascii="Arial" w:hAnsi="Arial" w:cs="Arial"/>
          <w:strike/>
          <w:color w:val="FF0000"/>
          <w:position w:val="-32"/>
          <w:sz w:val="16"/>
          <w:szCs w:val="16"/>
          <w:lang w:eastAsia="ko-KR"/>
        </w:rPr>
        <w:fldChar w:fldCharType="begin"/>
      </w:r>
      <w:r w:rsidR="00495ED7">
        <w:rPr>
          <w:rFonts w:ascii="Arial" w:hAnsi="Arial" w:cs="Arial"/>
          <w:strike/>
          <w:color w:val="FF0000"/>
          <w:position w:val="-32"/>
          <w:sz w:val="16"/>
          <w:szCs w:val="16"/>
          <w:lang w:eastAsia="ko-KR"/>
        </w:rPr>
        <w:instrText xml:space="preserve"> INCLUDEPICTURE  "cid:image014.png@01D82A7E.AF1DC7C0" \* MERGEFORMATINET </w:instrText>
      </w:r>
      <w:r w:rsidR="00495ED7">
        <w:rPr>
          <w:rFonts w:ascii="Arial" w:hAnsi="Arial" w:cs="Arial"/>
          <w:strike/>
          <w:color w:val="FF0000"/>
          <w:position w:val="-32"/>
          <w:sz w:val="16"/>
          <w:szCs w:val="16"/>
          <w:lang w:eastAsia="ko-KR"/>
        </w:rPr>
        <w:fldChar w:fldCharType="separate"/>
      </w:r>
      <w:r w:rsidR="00D023F8">
        <w:rPr>
          <w:rFonts w:ascii="Arial" w:hAnsi="Arial" w:cs="Arial"/>
          <w:strike/>
          <w:color w:val="FF0000"/>
          <w:position w:val="-32"/>
          <w:sz w:val="16"/>
          <w:szCs w:val="16"/>
          <w:lang w:eastAsia="ko-KR"/>
        </w:rPr>
        <w:fldChar w:fldCharType="begin"/>
      </w:r>
      <w:r w:rsidR="00D023F8">
        <w:rPr>
          <w:rFonts w:ascii="Arial" w:hAnsi="Arial" w:cs="Arial"/>
          <w:strike/>
          <w:color w:val="FF0000"/>
          <w:position w:val="-32"/>
          <w:sz w:val="16"/>
          <w:szCs w:val="16"/>
          <w:lang w:eastAsia="ko-KR"/>
        </w:rPr>
        <w:instrText xml:space="preserve"> INCLUDEPICTURE  "cid:image014.png@01D82A7E.AF1DC7C0" \* MERGEFORMATINET </w:instrText>
      </w:r>
      <w:r w:rsidR="00D023F8">
        <w:rPr>
          <w:rFonts w:ascii="Arial" w:hAnsi="Arial" w:cs="Arial"/>
          <w:strike/>
          <w:color w:val="FF0000"/>
          <w:position w:val="-32"/>
          <w:sz w:val="16"/>
          <w:szCs w:val="16"/>
          <w:lang w:eastAsia="ko-KR"/>
        </w:rPr>
        <w:fldChar w:fldCharType="separate"/>
      </w:r>
      <w:r w:rsidR="00F44FD9">
        <w:rPr>
          <w:rFonts w:ascii="Arial" w:hAnsi="Arial" w:cs="Arial"/>
          <w:strike/>
          <w:color w:val="FF0000"/>
          <w:position w:val="-32"/>
          <w:sz w:val="16"/>
          <w:szCs w:val="16"/>
          <w:lang w:eastAsia="ko-KR"/>
        </w:rPr>
        <w:fldChar w:fldCharType="begin"/>
      </w:r>
      <w:r w:rsidR="00F44FD9">
        <w:rPr>
          <w:rFonts w:ascii="Arial" w:hAnsi="Arial" w:cs="Arial"/>
          <w:strike/>
          <w:color w:val="FF0000"/>
          <w:position w:val="-32"/>
          <w:sz w:val="16"/>
          <w:szCs w:val="16"/>
          <w:lang w:eastAsia="ko-KR"/>
        </w:rPr>
        <w:instrText xml:space="preserve"> INCLUDEPICTURE  "cid:image014.png@01D82A7E.AF1DC7C0" \* MERGEFORMATINET </w:instrText>
      </w:r>
      <w:r w:rsidR="00F44FD9">
        <w:rPr>
          <w:rFonts w:ascii="Arial" w:hAnsi="Arial" w:cs="Arial"/>
          <w:strike/>
          <w:color w:val="FF0000"/>
          <w:position w:val="-32"/>
          <w:sz w:val="16"/>
          <w:szCs w:val="16"/>
          <w:lang w:eastAsia="ko-KR"/>
        </w:rPr>
        <w:fldChar w:fldCharType="separate"/>
      </w:r>
      <w:r w:rsidR="009517D4">
        <w:rPr>
          <w:rFonts w:ascii="Arial" w:hAnsi="Arial" w:cs="Arial"/>
          <w:strike/>
          <w:color w:val="FF0000"/>
          <w:position w:val="-32"/>
          <w:sz w:val="16"/>
          <w:szCs w:val="16"/>
          <w:lang w:eastAsia="ko-KR"/>
        </w:rPr>
        <w:fldChar w:fldCharType="begin"/>
      </w:r>
      <w:r w:rsidR="009517D4">
        <w:rPr>
          <w:rFonts w:ascii="Arial" w:hAnsi="Arial" w:cs="Arial"/>
          <w:strike/>
          <w:color w:val="FF0000"/>
          <w:position w:val="-32"/>
          <w:sz w:val="16"/>
          <w:szCs w:val="16"/>
          <w:lang w:eastAsia="ko-KR"/>
        </w:rPr>
        <w:instrText xml:space="preserve"> INCLUDEPICTURE  "cid:image014.png@01D82A7E.AF1DC7C0" \* MERGEFORMATINET </w:instrText>
      </w:r>
      <w:r w:rsidR="009517D4">
        <w:rPr>
          <w:rFonts w:ascii="Arial" w:hAnsi="Arial" w:cs="Arial"/>
          <w:strike/>
          <w:color w:val="FF0000"/>
          <w:position w:val="-32"/>
          <w:sz w:val="16"/>
          <w:szCs w:val="16"/>
          <w:lang w:eastAsia="ko-KR"/>
        </w:rPr>
        <w:fldChar w:fldCharType="separate"/>
      </w:r>
      <w:r w:rsidR="002328C4">
        <w:rPr>
          <w:rFonts w:ascii="Arial" w:hAnsi="Arial" w:cs="Arial"/>
          <w:strike/>
          <w:color w:val="FF0000"/>
          <w:position w:val="-32"/>
          <w:sz w:val="16"/>
          <w:szCs w:val="16"/>
          <w:lang w:eastAsia="ko-KR"/>
        </w:rPr>
        <w:fldChar w:fldCharType="begin"/>
      </w:r>
      <w:r w:rsidR="002328C4">
        <w:rPr>
          <w:rFonts w:ascii="Arial" w:hAnsi="Arial" w:cs="Arial"/>
          <w:strike/>
          <w:color w:val="FF0000"/>
          <w:position w:val="-32"/>
          <w:sz w:val="16"/>
          <w:szCs w:val="16"/>
          <w:lang w:eastAsia="ko-KR"/>
        </w:rPr>
        <w:instrText xml:space="preserve"> </w:instrText>
      </w:r>
      <w:r w:rsidR="002328C4">
        <w:rPr>
          <w:rFonts w:ascii="Arial" w:hAnsi="Arial" w:cs="Arial"/>
          <w:strike/>
          <w:color w:val="FF0000"/>
          <w:position w:val="-32"/>
          <w:sz w:val="16"/>
          <w:szCs w:val="16"/>
          <w:lang w:eastAsia="ko-KR"/>
        </w:rPr>
        <w:instrText>INCLUDEPICTURE  "cid:image014.png@01D82A7E.AF1DC7C0" \* MERGEFORMATINET</w:instrText>
      </w:r>
      <w:r w:rsidR="002328C4">
        <w:rPr>
          <w:rFonts w:ascii="Arial" w:hAnsi="Arial" w:cs="Arial"/>
          <w:strike/>
          <w:color w:val="FF0000"/>
          <w:position w:val="-32"/>
          <w:sz w:val="16"/>
          <w:szCs w:val="16"/>
          <w:lang w:eastAsia="ko-KR"/>
        </w:rPr>
        <w:instrText xml:space="preserve"> </w:instrText>
      </w:r>
      <w:r w:rsidR="002328C4">
        <w:rPr>
          <w:rFonts w:ascii="Arial" w:hAnsi="Arial" w:cs="Arial"/>
          <w:strike/>
          <w:color w:val="FF0000"/>
          <w:position w:val="-32"/>
          <w:sz w:val="16"/>
          <w:szCs w:val="16"/>
          <w:lang w:eastAsia="ko-KR"/>
        </w:rPr>
        <w:fldChar w:fldCharType="separate"/>
      </w:r>
      <w:r w:rsidR="00F06F8C">
        <w:rPr>
          <w:rFonts w:ascii="Arial" w:hAnsi="Arial" w:cs="Arial"/>
          <w:strike/>
          <w:color w:val="FF0000"/>
          <w:position w:val="-32"/>
          <w:sz w:val="16"/>
          <w:szCs w:val="16"/>
          <w:lang w:eastAsia="ko-KR"/>
        </w:rPr>
        <w:pict w14:anchorId="62EF0036">
          <v:shape id="_x0000_i1029" type="#_x0000_t75" style="width:75pt;height:36.75pt">
            <v:imagedata r:id="rId1235" r:href="rId1236"/>
          </v:shape>
        </w:pict>
      </w:r>
      <w:r w:rsidR="002328C4">
        <w:rPr>
          <w:rFonts w:ascii="Arial" w:hAnsi="Arial" w:cs="Arial"/>
          <w:strike/>
          <w:color w:val="FF0000"/>
          <w:position w:val="-32"/>
          <w:sz w:val="16"/>
          <w:szCs w:val="16"/>
          <w:lang w:eastAsia="ko-KR"/>
        </w:rPr>
        <w:fldChar w:fldCharType="end"/>
      </w:r>
      <w:r w:rsidR="009517D4">
        <w:rPr>
          <w:rFonts w:ascii="Arial" w:hAnsi="Arial" w:cs="Arial"/>
          <w:strike/>
          <w:color w:val="FF0000"/>
          <w:position w:val="-32"/>
          <w:sz w:val="16"/>
          <w:szCs w:val="16"/>
          <w:lang w:eastAsia="ko-KR"/>
        </w:rPr>
        <w:fldChar w:fldCharType="end"/>
      </w:r>
      <w:r w:rsidR="00F44FD9">
        <w:rPr>
          <w:rFonts w:ascii="Arial" w:hAnsi="Arial" w:cs="Arial"/>
          <w:strike/>
          <w:color w:val="FF0000"/>
          <w:position w:val="-32"/>
          <w:sz w:val="16"/>
          <w:szCs w:val="16"/>
          <w:lang w:eastAsia="ko-KR"/>
        </w:rPr>
        <w:fldChar w:fldCharType="end"/>
      </w:r>
      <w:r w:rsidR="00D023F8">
        <w:rPr>
          <w:rFonts w:ascii="Arial" w:hAnsi="Arial" w:cs="Arial"/>
          <w:strike/>
          <w:color w:val="FF0000"/>
          <w:position w:val="-32"/>
          <w:sz w:val="16"/>
          <w:szCs w:val="16"/>
          <w:lang w:eastAsia="ko-KR"/>
        </w:rPr>
        <w:fldChar w:fldCharType="end"/>
      </w:r>
      <w:r w:rsidR="00495ED7">
        <w:rPr>
          <w:rFonts w:ascii="Arial" w:hAnsi="Arial" w:cs="Arial"/>
          <w:strike/>
          <w:color w:val="FF0000"/>
          <w:position w:val="-32"/>
          <w:sz w:val="16"/>
          <w:szCs w:val="16"/>
          <w:lang w:eastAsia="ko-KR"/>
        </w:rPr>
        <w:fldChar w:fldCharType="end"/>
      </w:r>
      <w:r w:rsidR="00A717FF">
        <w:rPr>
          <w:rFonts w:ascii="Arial" w:hAnsi="Arial" w:cs="Arial"/>
          <w:strike/>
          <w:color w:val="FF0000"/>
          <w:position w:val="-32"/>
          <w:sz w:val="16"/>
          <w:szCs w:val="16"/>
          <w:lang w:eastAsia="ko-KR"/>
        </w:rPr>
        <w:fldChar w:fldCharType="end"/>
      </w:r>
      <w:r w:rsidR="007E7358">
        <w:rPr>
          <w:rFonts w:ascii="Arial" w:hAnsi="Arial" w:cs="Arial"/>
          <w:strike/>
          <w:color w:val="FF0000"/>
          <w:position w:val="-32"/>
          <w:sz w:val="16"/>
          <w:szCs w:val="16"/>
          <w:lang w:eastAsia="ko-KR"/>
        </w:rPr>
        <w:fldChar w:fldCharType="end"/>
      </w:r>
      <w:r w:rsidR="001D5761">
        <w:rPr>
          <w:rFonts w:ascii="Arial" w:hAnsi="Arial" w:cs="Arial"/>
          <w:strike/>
          <w:color w:val="FF0000"/>
          <w:position w:val="-32"/>
          <w:sz w:val="16"/>
          <w:szCs w:val="16"/>
          <w:lang w:eastAsia="ko-KR"/>
        </w:rPr>
        <w:fldChar w:fldCharType="end"/>
      </w:r>
      <w:r w:rsidR="00702400">
        <w:rPr>
          <w:rFonts w:ascii="Arial" w:hAnsi="Arial" w:cs="Arial"/>
          <w:strike/>
          <w:color w:val="FF0000"/>
          <w:position w:val="-32"/>
          <w:sz w:val="16"/>
          <w:szCs w:val="16"/>
          <w:lang w:eastAsia="ko-KR"/>
        </w:rPr>
        <w:fldChar w:fldCharType="end"/>
      </w:r>
      <w:r w:rsidR="00CC0C21">
        <w:rPr>
          <w:rFonts w:ascii="Arial" w:hAnsi="Arial" w:cs="Arial"/>
          <w:strike/>
          <w:color w:val="FF0000"/>
          <w:position w:val="-32"/>
          <w:sz w:val="16"/>
          <w:szCs w:val="16"/>
          <w:lang w:eastAsia="ko-KR"/>
        </w:rPr>
        <w:fldChar w:fldCharType="end"/>
      </w:r>
      <w:r w:rsidR="004B53CD">
        <w:rPr>
          <w:rFonts w:ascii="Arial" w:hAnsi="Arial" w:cs="Arial"/>
          <w:strike/>
          <w:color w:val="FF0000"/>
          <w:position w:val="-32"/>
          <w:sz w:val="16"/>
          <w:szCs w:val="16"/>
          <w:lang w:eastAsia="ko-KR"/>
        </w:rPr>
        <w:fldChar w:fldCharType="end"/>
      </w:r>
      <w:r w:rsidR="000B36BA">
        <w:rPr>
          <w:rFonts w:ascii="Arial" w:hAnsi="Arial" w:cs="Arial"/>
          <w:strike/>
          <w:color w:val="FF0000"/>
          <w:position w:val="-32"/>
          <w:sz w:val="16"/>
          <w:szCs w:val="16"/>
          <w:lang w:eastAsia="ko-KR"/>
        </w:rPr>
        <w:fldChar w:fldCharType="end"/>
      </w:r>
      <w:r w:rsidR="00A63FAE">
        <w:rPr>
          <w:rFonts w:ascii="Arial" w:hAnsi="Arial" w:cs="Arial"/>
          <w:strike/>
          <w:color w:val="FF0000"/>
          <w:position w:val="-32"/>
          <w:sz w:val="16"/>
          <w:szCs w:val="16"/>
          <w:lang w:eastAsia="ko-KR"/>
        </w:rPr>
        <w:fldChar w:fldCharType="end"/>
      </w:r>
      <w:r w:rsidR="00A31B99">
        <w:rPr>
          <w:rFonts w:ascii="Arial" w:hAnsi="Arial" w:cs="Arial"/>
          <w:strike/>
          <w:color w:val="FF0000"/>
          <w:position w:val="-32"/>
          <w:sz w:val="16"/>
          <w:szCs w:val="16"/>
          <w:lang w:eastAsia="ko-KR"/>
        </w:rPr>
        <w:fldChar w:fldCharType="end"/>
      </w:r>
      <w:r w:rsidRPr="009B7DA9">
        <w:rPr>
          <w:rFonts w:ascii="Arial" w:hAnsi="Arial" w:cs="Arial"/>
          <w:strike/>
          <w:color w:val="FF0000"/>
          <w:position w:val="-32"/>
          <w:sz w:val="16"/>
          <w:szCs w:val="16"/>
          <w:lang w:eastAsia="ko-KR"/>
        </w:rPr>
        <w:fldChar w:fldCharType="end"/>
      </w:r>
      <w:r w:rsidRPr="009B7DA9">
        <w:rPr>
          <w:rFonts w:ascii="Arial" w:hAnsi="Arial" w:cs="Arial"/>
          <w:strike/>
          <w:color w:val="FF0000"/>
          <w:sz w:val="16"/>
          <w:szCs w:val="16"/>
          <w:lang w:eastAsia="ko-KR"/>
        </w:rPr>
        <w:t>, otherwise</w:t>
      </w:r>
      <w:r w:rsidRPr="009B7DA9">
        <w:rPr>
          <w:rFonts w:ascii="Arial" w:hAnsi="Arial" w:cs="Arial"/>
          <w:color w:val="000000"/>
          <w:sz w:val="16"/>
          <w:szCs w:val="16"/>
          <w:lang w:eastAsia="ko-KR"/>
        </w:rPr>
        <w:t xml:space="preserve">, and where </w:t>
      </w:r>
      <m:oMath>
        <m:sSub>
          <m:sSubPr>
            <m:ctrlPr>
              <w:rPr>
                <w:rFonts w:ascii="Cambria Math" w:eastAsia="SimSun" w:hAnsi="Cambria Math" w:cs="Arial"/>
                <w:i/>
                <w:iCs/>
                <w:color w:val="000000"/>
                <w:sz w:val="16"/>
                <w:szCs w:val="16"/>
                <w:lang w:eastAsia="ko-KR"/>
              </w:rPr>
            </m:ctrlPr>
          </m:sSubPr>
          <m:e>
            <m:r>
              <w:rPr>
                <w:rFonts w:ascii="Cambria Math" w:hAnsi="Cambria Math" w:cs="Arial"/>
                <w:color w:val="000000"/>
                <w:sz w:val="16"/>
                <w:szCs w:val="16"/>
                <w:lang w:eastAsia="ko-KR"/>
              </w:rPr>
              <m:t>μ</m:t>
            </m:r>
          </m:e>
          <m:sub>
            <m:sSub>
              <m:sSubPr>
                <m:ctrlPr>
                  <w:rPr>
                    <w:rFonts w:ascii="Cambria Math" w:eastAsia="SimSun" w:hAnsi="Cambria Math" w:cs="Arial"/>
                    <w:i/>
                    <w:iCs/>
                    <w:color w:val="000000"/>
                    <w:sz w:val="16"/>
                    <w:szCs w:val="16"/>
                    <w:lang w:eastAsia="ko-KR"/>
                  </w:rPr>
                </m:ctrlPr>
              </m:sSubPr>
              <m:e>
                <m:r>
                  <w:rPr>
                    <w:rFonts w:ascii="Cambria Math" w:hAnsi="Cambria Math" w:cs="Arial"/>
                    <w:color w:val="000000"/>
                    <w:sz w:val="16"/>
                    <w:szCs w:val="16"/>
                    <w:lang w:eastAsia="ko-KR"/>
                  </w:rPr>
                  <m:t>K</m:t>
                </m:r>
              </m:e>
              <m:sub>
                <m:r>
                  <w:rPr>
                    <w:rFonts w:ascii="Cambria Math" w:hAnsi="Cambria Math" w:cs="Arial"/>
                    <w:color w:val="000000"/>
                    <w:sz w:val="16"/>
                    <w:szCs w:val="16"/>
                    <w:lang w:eastAsia="ko-KR"/>
                  </w:rPr>
                  <m:t>offset</m:t>
                </m:r>
              </m:sub>
            </m:sSub>
          </m:sub>
        </m:sSub>
      </m:oMath>
      <w:r w:rsidRPr="009B7DA9">
        <w:rPr>
          <w:rFonts w:ascii="Arial" w:hAnsi="Arial" w:cs="Arial"/>
          <w:color w:val="000000"/>
          <w:sz w:val="16"/>
          <w:szCs w:val="16"/>
          <w:lang w:eastAsia="ko-KR"/>
        </w:rPr>
        <w:t xml:space="preserve">is the subcarrier spacing configuration for </w:t>
      </w:r>
      <m:oMath>
        <m:sSub>
          <m:sSubPr>
            <m:ctrlPr>
              <w:rPr>
                <w:rFonts w:ascii="Cambria Math" w:eastAsia="SimSun" w:hAnsi="Cambria Math" w:cs="Arial"/>
                <w:i/>
                <w:iCs/>
                <w:color w:val="000000"/>
                <w:sz w:val="16"/>
                <w:szCs w:val="16"/>
                <w:lang w:eastAsia="ko-KR"/>
              </w:rPr>
            </m:ctrlPr>
          </m:sSubPr>
          <m:e>
            <m:r>
              <w:rPr>
                <w:rFonts w:ascii="Cambria Math" w:hAnsi="Cambria Math" w:cs="Arial"/>
                <w:color w:val="000000"/>
                <w:sz w:val="16"/>
                <w:szCs w:val="16"/>
                <w:lang w:eastAsia="ko-KR"/>
              </w:rPr>
              <m:t>K</m:t>
            </m:r>
          </m:e>
          <m:sub>
            <m:r>
              <w:rPr>
                <w:rFonts w:ascii="Cambria Math" w:hAnsi="Cambria Math" w:cs="Arial"/>
                <w:color w:val="000000"/>
                <w:sz w:val="16"/>
                <w:szCs w:val="16"/>
                <w:lang w:eastAsia="ko-KR"/>
              </w:rPr>
              <m:t>offset</m:t>
            </m:r>
          </m:sub>
        </m:sSub>
      </m:oMath>
      <w:r w:rsidRPr="009B7DA9">
        <w:rPr>
          <w:rFonts w:ascii="Arial" w:hAnsi="Arial" w:cs="Arial"/>
          <w:color w:val="FF0000"/>
          <w:sz w:val="16"/>
          <w:szCs w:val="16"/>
        </w:rPr>
        <w:t xml:space="preserve"> with a value of 0 for frequency range 1</w:t>
      </w:r>
      <w:r w:rsidRPr="009B7DA9">
        <w:rPr>
          <w:rFonts w:ascii="Arial" w:hAnsi="Arial" w:cs="Arial"/>
          <w:color w:val="000000"/>
          <w:sz w:val="16"/>
          <w:szCs w:val="16"/>
          <w:lang w:eastAsia="ko-KR"/>
        </w:rPr>
        <w:t xml:space="preserve">, </w:t>
      </w:r>
      <w:r w:rsidRPr="009B7DA9">
        <w:rPr>
          <w:rFonts w:ascii="Arial" w:hAnsi="Arial" w:cs="Arial"/>
          <w:i/>
          <w:iCs/>
          <w:color w:val="000000"/>
          <w:sz w:val="16"/>
          <w:szCs w:val="16"/>
          <w:lang w:eastAsia="ko-KR"/>
        </w:rPr>
        <w:t>n</w:t>
      </w:r>
      <w:r w:rsidRPr="009B7DA9">
        <w:rPr>
          <w:rFonts w:ascii="Arial" w:hAnsi="Arial" w:cs="Arial"/>
          <w:color w:val="000000"/>
          <w:sz w:val="16"/>
          <w:szCs w:val="16"/>
          <w:lang w:eastAsia="ko-KR"/>
        </w:rPr>
        <w:t xml:space="preserve"> is the slot with the scheduling DCI, K</w:t>
      </w:r>
      <w:r w:rsidRPr="009B7DA9">
        <w:rPr>
          <w:rFonts w:ascii="Arial" w:hAnsi="Arial" w:cs="Arial"/>
          <w:i/>
          <w:iCs/>
          <w:color w:val="000000"/>
          <w:sz w:val="16"/>
          <w:szCs w:val="16"/>
          <w:vertAlign w:val="subscript"/>
          <w:lang w:eastAsia="ko-KR"/>
        </w:rPr>
        <w:t>2</w:t>
      </w:r>
      <w:r w:rsidRPr="009B7DA9">
        <w:rPr>
          <w:rFonts w:ascii="Arial" w:hAnsi="Arial" w:cs="Arial"/>
          <w:color w:val="000000"/>
          <w:sz w:val="16"/>
          <w:szCs w:val="16"/>
          <w:lang w:eastAsia="ko-KR"/>
        </w:rPr>
        <w:t xml:space="preserve"> is based on the numerology of PUSCH, </w:t>
      </w:r>
      <w:r w:rsidRPr="009B7DA9">
        <w:rPr>
          <w:rFonts w:ascii="Arial" w:hAnsi="Arial" w:cs="Arial"/>
          <w:position w:val="-10"/>
          <w:sz w:val="16"/>
          <w:szCs w:val="16"/>
          <w:lang w:eastAsia="ko-KR"/>
        </w:rPr>
        <w:fldChar w:fldCharType="begin"/>
      </w:r>
      <w:r w:rsidRPr="009B7DA9">
        <w:rPr>
          <w:rFonts w:ascii="Arial" w:hAnsi="Arial" w:cs="Arial"/>
          <w:position w:val="-10"/>
          <w:sz w:val="16"/>
          <w:szCs w:val="16"/>
          <w:lang w:eastAsia="ko-KR"/>
        </w:rPr>
        <w:instrText xml:space="preserve"> INCLUDEPICTURE  "cid:image017.png@01D82A7E.AF1DC7C0" \* MERGEFORMATINET </w:instrText>
      </w:r>
      <w:r w:rsidRPr="009B7DA9">
        <w:rPr>
          <w:rFonts w:ascii="Arial" w:hAnsi="Arial" w:cs="Arial"/>
          <w:position w:val="-10"/>
          <w:sz w:val="16"/>
          <w:szCs w:val="16"/>
          <w:lang w:eastAsia="ko-KR"/>
        </w:rPr>
        <w:fldChar w:fldCharType="separate"/>
      </w:r>
      <w:r w:rsidR="00A31B99">
        <w:rPr>
          <w:rFonts w:ascii="Arial" w:hAnsi="Arial" w:cs="Arial"/>
          <w:position w:val="-10"/>
          <w:sz w:val="16"/>
          <w:szCs w:val="16"/>
          <w:lang w:eastAsia="ko-KR"/>
        </w:rPr>
        <w:fldChar w:fldCharType="begin"/>
      </w:r>
      <w:r w:rsidR="00A31B99">
        <w:rPr>
          <w:rFonts w:ascii="Arial" w:hAnsi="Arial" w:cs="Arial"/>
          <w:position w:val="-10"/>
          <w:sz w:val="16"/>
          <w:szCs w:val="16"/>
          <w:lang w:eastAsia="ko-KR"/>
        </w:rPr>
        <w:instrText xml:space="preserve"> INCLUDEPICTURE  "cid:image017.png@01D82A7E.AF1DC7C0" \* MERGEFORMATINET </w:instrText>
      </w:r>
      <w:r w:rsidR="00A31B99">
        <w:rPr>
          <w:rFonts w:ascii="Arial" w:hAnsi="Arial" w:cs="Arial"/>
          <w:position w:val="-10"/>
          <w:sz w:val="16"/>
          <w:szCs w:val="16"/>
          <w:lang w:eastAsia="ko-KR"/>
        </w:rPr>
        <w:fldChar w:fldCharType="separate"/>
      </w:r>
      <w:r w:rsidR="00A63FAE">
        <w:rPr>
          <w:rFonts w:ascii="Arial" w:hAnsi="Arial" w:cs="Arial"/>
          <w:position w:val="-10"/>
          <w:sz w:val="16"/>
          <w:szCs w:val="16"/>
          <w:lang w:eastAsia="ko-KR"/>
        </w:rPr>
        <w:fldChar w:fldCharType="begin"/>
      </w:r>
      <w:r w:rsidR="00A63FAE">
        <w:rPr>
          <w:rFonts w:ascii="Arial" w:hAnsi="Arial" w:cs="Arial"/>
          <w:position w:val="-10"/>
          <w:sz w:val="16"/>
          <w:szCs w:val="16"/>
          <w:lang w:eastAsia="ko-KR"/>
        </w:rPr>
        <w:instrText xml:space="preserve"> INCLUDEPICTURE  "cid:image017.png@01D82A7E.AF1DC7C0" \* MERGEFORMATINET </w:instrText>
      </w:r>
      <w:r w:rsidR="00A63FAE">
        <w:rPr>
          <w:rFonts w:ascii="Arial" w:hAnsi="Arial" w:cs="Arial"/>
          <w:position w:val="-10"/>
          <w:sz w:val="16"/>
          <w:szCs w:val="16"/>
          <w:lang w:eastAsia="ko-KR"/>
        </w:rPr>
        <w:fldChar w:fldCharType="separate"/>
      </w:r>
      <w:r w:rsidR="000B36BA">
        <w:rPr>
          <w:rFonts w:ascii="Arial" w:hAnsi="Arial" w:cs="Arial"/>
          <w:position w:val="-10"/>
          <w:sz w:val="16"/>
          <w:szCs w:val="16"/>
          <w:lang w:eastAsia="ko-KR"/>
        </w:rPr>
        <w:fldChar w:fldCharType="begin"/>
      </w:r>
      <w:r w:rsidR="000B36BA">
        <w:rPr>
          <w:rFonts w:ascii="Arial" w:hAnsi="Arial" w:cs="Arial"/>
          <w:position w:val="-10"/>
          <w:sz w:val="16"/>
          <w:szCs w:val="16"/>
          <w:lang w:eastAsia="ko-KR"/>
        </w:rPr>
        <w:instrText xml:space="preserve"> INCLUDEPICTURE  "cid:image017.png@01D82A7E.AF1DC7C0" \* MERGEFORMATINET </w:instrText>
      </w:r>
      <w:r w:rsidR="000B36BA">
        <w:rPr>
          <w:rFonts w:ascii="Arial" w:hAnsi="Arial" w:cs="Arial"/>
          <w:position w:val="-10"/>
          <w:sz w:val="16"/>
          <w:szCs w:val="16"/>
          <w:lang w:eastAsia="ko-KR"/>
        </w:rPr>
        <w:fldChar w:fldCharType="separate"/>
      </w:r>
      <w:r w:rsidR="004B53CD">
        <w:rPr>
          <w:rFonts w:ascii="Arial" w:hAnsi="Arial" w:cs="Arial"/>
          <w:position w:val="-10"/>
          <w:sz w:val="16"/>
          <w:szCs w:val="16"/>
          <w:lang w:eastAsia="ko-KR"/>
        </w:rPr>
        <w:fldChar w:fldCharType="begin"/>
      </w:r>
      <w:r w:rsidR="004B53CD">
        <w:rPr>
          <w:rFonts w:ascii="Arial" w:hAnsi="Arial" w:cs="Arial"/>
          <w:position w:val="-10"/>
          <w:sz w:val="16"/>
          <w:szCs w:val="16"/>
          <w:lang w:eastAsia="ko-KR"/>
        </w:rPr>
        <w:instrText xml:space="preserve"> INCLUDEPICTURE  "cid:image017.png@01D82A7E.AF1DC7C0" \* MERGEFORMATINET </w:instrText>
      </w:r>
      <w:r w:rsidR="004B53CD">
        <w:rPr>
          <w:rFonts w:ascii="Arial" w:hAnsi="Arial" w:cs="Arial"/>
          <w:position w:val="-10"/>
          <w:sz w:val="16"/>
          <w:szCs w:val="16"/>
          <w:lang w:eastAsia="ko-KR"/>
        </w:rPr>
        <w:fldChar w:fldCharType="separate"/>
      </w:r>
      <w:r w:rsidR="00CC0C21">
        <w:rPr>
          <w:rFonts w:ascii="Arial" w:hAnsi="Arial" w:cs="Arial"/>
          <w:position w:val="-10"/>
          <w:sz w:val="16"/>
          <w:szCs w:val="16"/>
          <w:lang w:eastAsia="ko-KR"/>
        </w:rPr>
        <w:fldChar w:fldCharType="begin"/>
      </w:r>
      <w:r w:rsidR="00CC0C21">
        <w:rPr>
          <w:rFonts w:ascii="Arial" w:hAnsi="Arial" w:cs="Arial"/>
          <w:position w:val="-10"/>
          <w:sz w:val="16"/>
          <w:szCs w:val="16"/>
          <w:lang w:eastAsia="ko-KR"/>
        </w:rPr>
        <w:instrText xml:space="preserve"> INCLUDEPICTURE  "cid:image017.png@01D82A7E.AF1DC7C0" \* MERGEFORMATINET </w:instrText>
      </w:r>
      <w:r w:rsidR="00CC0C21">
        <w:rPr>
          <w:rFonts w:ascii="Arial" w:hAnsi="Arial" w:cs="Arial"/>
          <w:position w:val="-10"/>
          <w:sz w:val="16"/>
          <w:szCs w:val="16"/>
          <w:lang w:eastAsia="ko-KR"/>
        </w:rPr>
        <w:fldChar w:fldCharType="separate"/>
      </w:r>
      <w:r w:rsidR="00702400">
        <w:rPr>
          <w:rFonts w:ascii="Arial" w:hAnsi="Arial" w:cs="Arial"/>
          <w:position w:val="-10"/>
          <w:sz w:val="16"/>
          <w:szCs w:val="16"/>
          <w:lang w:eastAsia="ko-KR"/>
        </w:rPr>
        <w:fldChar w:fldCharType="begin"/>
      </w:r>
      <w:r w:rsidR="00702400">
        <w:rPr>
          <w:rFonts w:ascii="Arial" w:hAnsi="Arial" w:cs="Arial"/>
          <w:position w:val="-10"/>
          <w:sz w:val="16"/>
          <w:szCs w:val="16"/>
          <w:lang w:eastAsia="ko-KR"/>
        </w:rPr>
        <w:instrText xml:space="preserve"> INCLUDEPICTURE  "cid:image017.png@01D82A7E.AF1DC7C0" \* MERGEFORMATINET </w:instrText>
      </w:r>
      <w:r w:rsidR="00702400">
        <w:rPr>
          <w:rFonts w:ascii="Arial" w:hAnsi="Arial" w:cs="Arial"/>
          <w:position w:val="-10"/>
          <w:sz w:val="16"/>
          <w:szCs w:val="16"/>
          <w:lang w:eastAsia="ko-KR"/>
        </w:rPr>
        <w:fldChar w:fldCharType="separate"/>
      </w:r>
      <w:r w:rsidR="001D5761">
        <w:rPr>
          <w:rFonts w:ascii="Arial" w:hAnsi="Arial" w:cs="Arial"/>
          <w:position w:val="-10"/>
          <w:sz w:val="16"/>
          <w:szCs w:val="16"/>
          <w:lang w:eastAsia="ko-KR"/>
        </w:rPr>
        <w:fldChar w:fldCharType="begin"/>
      </w:r>
      <w:r w:rsidR="001D5761">
        <w:rPr>
          <w:rFonts w:ascii="Arial" w:hAnsi="Arial" w:cs="Arial"/>
          <w:position w:val="-10"/>
          <w:sz w:val="16"/>
          <w:szCs w:val="16"/>
          <w:lang w:eastAsia="ko-KR"/>
        </w:rPr>
        <w:instrText xml:space="preserve"> INCLUDEPICTURE  "cid:image017.png@01D82A7E.AF1DC7C0" \* MERGEFORMATINET </w:instrText>
      </w:r>
      <w:r w:rsidR="001D5761">
        <w:rPr>
          <w:rFonts w:ascii="Arial" w:hAnsi="Arial" w:cs="Arial"/>
          <w:position w:val="-10"/>
          <w:sz w:val="16"/>
          <w:szCs w:val="16"/>
          <w:lang w:eastAsia="ko-KR"/>
        </w:rPr>
        <w:fldChar w:fldCharType="separate"/>
      </w:r>
      <w:r w:rsidR="007E7358">
        <w:rPr>
          <w:rFonts w:ascii="Arial" w:hAnsi="Arial" w:cs="Arial"/>
          <w:position w:val="-10"/>
          <w:sz w:val="16"/>
          <w:szCs w:val="16"/>
          <w:lang w:eastAsia="ko-KR"/>
        </w:rPr>
        <w:fldChar w:fldCharType="begin"/>
      </w:r>
      <w:r w:rsidR="007E7358">
        <w:rPr>
          <w:rFonts w:ascii="Arial" w:hAnsi="Arial" w:cs="Arial"/>
          <w:position w:val="-10"/>
          <w:sz w:val="16"/>
          <w:szCs w:val="16"/>
          <w:lang w:eastAsia="ko-KR"/>
        </w:rPr>
        <w:instrText xml:space="preserve"> INCLUDEPICTURE  "cid:image017.png@01D82A7E.AF1DC7C0" \* MERGEFORMATINET </w:instrText>
      </w:r>
      <w:r w:rsidR="007E7358">
        <w:rPr>
          <w:rFonts w:ascii="Arial" w:hAnsi="Arial" w:cs="Arial"/>
          <w:position w:val="-10"/>
          <w:sz w:val="16"/>
          <w:szCs w:val="16"/>
          <w:lang w:eastAsia="ko-KR"/>
        </w:rPr>
        <w:fldChar w:fldCharType="separate"/>
      </w:r>
      <w:r w:rsidR="00A717FF">
        <w:rPr>
          <w:rFonts w:ascii="Arial" w:hAnsi="Arial" w:cs="Arial"/>
          <w:position w:val="-10"/>
          <w:sz w:val="16"/>
          <w:szCs w:val="16"/>
          <w:lang w:eastAsia="ko-KR"/>
        </w:rPr>
        <w:fldChar w:fldCharType="begin"/>
      </w:r>
      <w:r w:rsidR="00A717FF">
        <w:rPr>
          <w:rFonts w:ascii="Arial" w:hAnsi="Arial" w:cs="Arial"/>
          <w:position w:val="-10"/>
          <w:sz w:val="16"/>
          <w:szCs w:val="16"/>
          <w:lang w:eastAsia="ko-KR"/>
        </w:rPr>
        <w:instrText xml:space="preserve"> INCLUDEPICTURE  "cid:image017.png@01D82A7E.AF1DC7C0" \* MERGEFORMATINET </w:instrText>
      </w:r>
      <w:r w:rsidR="00A717FF">
        <w:rPr>
          <w:rFonts w:ascii="Arial" w:hAnsi="Arial" w:cs="Arial"/>
          <w:position w:val="-10"/>
          <w:sz w:val="16"/>
          <w:szCs w:val="16"/>
          <w:lang w:eastAsia="ko-KR"/>
        </w:rPr>
        <w:fldChar w:fldCharType="separate"/>
      </w:r>
      <w:r w:rsidR="00495ED7">
        <w:rPr>
          <w:rFonts w:ascii="Arial" w:hAnsi="Arial" w:cs="Arial"/>
          <w:position w:val="-10"/>
          <w:sz w:val="16"/>
          <w:szCs w:val="16"/>
          <w:lang w:eastAsia="ko-KR"/>
        </w:rPr>
        <w:fldChar w:fldCharType="begin"/>
      </w:r>
      <w:r w:rsidR="00495ED7">
        <w:rPr>
          <w:rFonts w:ascii="Arial" w:hAnsi="Arial" w:cs="Arial"/>
          <w:position w:val="-10"/>
          <w:sz w:val="16"/>
          <w:szCs w:val="16"/>
          <w:lang w:eastAsia="ko-KR"/>
        </w:rPr>
        <w:instrText xml:space="preserve"> INCLUDEPICTURE  "cid:image017.png@01D82A7E.AF1DC7C0" \* MERGEFORMATINET </w:instrText>
      </w:r>
      <w:r w:rsidR="00495ED7">
        <w:rPr>
          <w:rFonts w:ascii="Arial" w:hAnsi="Arial" w:cs="Arial"/>
          <w:position w:val="-10"/>
          <w:sz w:val="16"/>
          <w:szCs w:val="16"/>
          <w:lang w:eastAsia="ko-KR"/>
        </w:rPr>
        <w:fldChar w:fldCharType="separate"/>
      </w:r>
      <w:r w:rsidR="00D023F8">
        <w:rPr>
          <w:rFonts w:ascii="Arial" w:hAnsi="Arial" w:cs="Arial"/>
          <w:position w:val="-10"/>
          <w:sz w:val="16"/>
          <w:szCs w:val="16"/>
          <w:lang w:eastAsia="ko-KR"/>
        </w:rPr>
        <w:fldChar w:fldCharType="begin"/>
      </w:r>
      <w:r w:rsidR="00D023F8">
        <w:rPr>
          <w:rFonts w:ascii="Arial" w:hAnsi="Arial" w:cs="Arial"/>
          <w:position w:val="-10"/>
          <w:sz w:val="16"/>
          <w:szCs w:val="16"/>
          <w:lang w:eastAsia="ko-KR"/>
        </w:rPr>
        <w:instrText xml:space="preserve"> INCLUDEPICTURE  "cid:image017.png@01D82A7E.AF1DC7C0" \* MERGEFORMATINET </w:instrText>
      </w:r>
      <w:r w:rsidR="00D023F8">
        <w:rPr>
          <w:rFonts w:ascii="Arial" w:hAnsi="Arial" w:cs="Arial"/>
          <w:position w:val="-10"/>
          <w:sz w:val="16"/>
          <w:szCs w:val="16"/>
          <w:lang w:eastAsia="ko-KR"/>
        </w:rPr>
        <w:fldChar w:fldCharType="separate"/>
      </w:r>
      <w:r w:rsidR="00F44FD9">
        <w:rPr>
          <w:rFonts w:ascii="Arial" w:hAnsi="Arial" w:cs="Arial"/>
          <w:position w:val="-10"/>
          <w:sz w:val="16"/>
          <w:szCs w:val="16"/>
          <w:lang w:eastAsia="ko-KR"/>
        </w:rPr>
        <w:fldChar w:fldCharType="begin"/>
      </w:r>
      <w:r w:rsidR="00F44FD9">
        <w:rPr>
          <w:rFonts w:ascii="Arial" w:hAnsi="Arial" w:cs="Arial"/>
          <w:position w:val="-10"/>
          <w:sz w:val="16"/>
          <w:szCs w:val="16"/>
          <w:lang w:eastAsia="ko-KR"/>
        </w:rPr>
        <w:instrText xml:space="preserve"> INCLUDEPICTURE  "cid:image017.png@01D82A7E.AF1DC7C0" \* MERGEFORMATINET </w:instrText>
      </w:r>
      <w:r w:rsidR="00F44FD9">
        <w:rPr>
          <w:rFonts w:ascii="Arial" w:hAnsi="Arial" w:cs="Arial"/>
          <w:position w:val="-10"/>
          <w:sz w:val="16"/>
          <w:szCs w:val="16"/>
          <w:lang w:eastAsia="ko-KR"/>
        </w:rPr>
        <w:fldChar w:fldCharType="separate"/>
      </w:r>
      <w:r w:rsidR="009517D4">
        <w:rPr>
          <w:rFonts w:ascii="Arial" w:hAnsi="Arial" w:cs="Arial"/>
          <w:position w:val="-10"/>
          <w:sz w:val="16"/>
          <w:szCs w:val="16"/>
          <w:lang w:eastAsia="ko-KR"/>
        </w:rPr>
        <w:fldChar w:fldCharType="begin"/>
      </w:r>
      <w:r w:rsidR="009517D4">
        <w:rPr>
          <w:rFonts w:ascii="Arial" w:hAnsi="Arial" w:cs="Arial"/>
          <w:position w:val="-10"/>
          <w:sz w:val="16"/>
          <w:szCs w:val="16"/>
          <w:lang w:eastAsia="ko-KR"/>
        </w:rPr>
        <w:instrText xml:space="preserve"> INCLUDEPICTURE  "cid:image017.png@01D82A7E.AF1DC7C0" \* MERGEFORMATINET </w:instrText>
      </w:r>
      <w:r w:rsidR="009517D4">
        <w:rPr>
          <w:rFonts w:ascii="Arial" w:hAnsi="Arial" w:cs="Arial"/>
          <w:position w:val="-10"/>
          <w:sz w:val="16"/>
          <w:szCs w:val="16"/>
          <w:lang w:eastAsia="ko-KR"/>
        </w:rPr>
        <w:fldChar w:fldCharType="separate"/>
      </w:r>
      <w:r w:rsidR="002328C4">
        <w:rPr>
          <w:rFonts w:ascii="Arial" w:hAnsi="Arial" w:cs="Arial"/>
          <w:position w:val="-10"/>
          <w:sz w:val="16"/>
          <w:szCs w:val="16"/>
          <w:lang w:eastAsia="ko-KR"/>
        </w:rPr>
        <w:fldChar w:fldCharType="begin"/>
      </w:r>
      <w:r w:rsidR="002328C4">
        <w:rPr>
          <w:rFonts w:ascii="Arial" w:hAnsi="Arial" w:cs="Arial"/>
          <w:position w:val="-10"/>
          <w:sz w:val="16"/>
          <w:szCs w:val="16"/>
          <w:lang w:eastAsia="ko-KR"/>
        </w:rPr>
        <w:instrText xml:space="preserve"> </w:instrText>
      </w:r>
      <w:r w:rsidR="002328C4">
        <w:rPr>
          <w:rFonts w:ascii="Arial" w:hAnsi="Arial" w:cs="Arial"/>
          <w:position w:val="-10"/>
          <w:sz w:val="16"/>
          <w:szCs w:val="16"/>
          <w:lang w:eastAsia="ko-KR"/>
        </w:rPr>
        <w:instrText>INCLUDEPICTURE  "cid:image017.png@01D82A7E.AF1DC7C0" \* MERGEFORMATINET</w:instrText>
      </w:r>
      <w:r w:rsidR="002328C4">
        <w:rPr>
          <w:rFonts w:ascii="Arial" w:hAnsi="Arial" w:cs="Arial"/>
          <w:position w:val="-10"/>
          <w:sz w:val="16"/>
          <w:szCs w:val="16"/>
          <w:lang w:eastAsia="ko-KR"/>
        </w:rPr>
        <w:instrText xml:space="preserve"> </w:instrText>
      </w:r>
      <w:r w:rsidR="002328C4">
        <w:rPr>
          <w:rFonts w:ascii="Arial" w:hAnsi="Arial" w:cs="Arial"/>
          <w:position w:val="-10"/>
          <w:sz w:val="16"/>
          <w:szCs w:val="16"/>
          <w:lang w:eastAsia="ko-KR"/>
        </w:rPr>
        <w:fldChar w:fldCharType="separate"/>
      </w:r>
      <w:r w:rsidR="002328C4">
        <w:rPr>
          <w:rFonts w:ascii="Arial" w:hAnsi="Arial" w:cs="Arial"/>
          <w:position w:val="-10"/>
          <w:sz w:val="16"/>
          <w:szCs w:val="16"/>
          <w:lang w:eastAsia="ko-KR"/>
        </w:rPr>
        <w:pict w14:anchorId="7E556B05">
          <v:shape id="_x0000_i1030" type="#_x0000_t75" style="width:29.25pt;height:14.25pt">
            <v:imagedata r:id="rId1237" r:href="rId1238"/>
          </v:shape>
        </w:pict>
      </w:r>
      <w:r w:rsidR="002328C4">
        <w:rPr>
          <w:rFonts w:ascii="Arial" w:hAnsi="Arial" w:cs="Arial"/>
          <w:position w:val="-10"/>
          <w:sz w:val="16"/>
          <w:szCs w:val="16"/>
          <w:lang w:eastAsia="ko-KR"/>
        </w:rPr>
        <w:fldChar w:fldCharType="end"/>
      </w:r>
      <w:r w:rsidR="009517D4">
        <w:rPr>
          <w:rFonts w:ascii="Arial" w:hAnsi="Arial" w:cs="Arial"/>
          <w:position w:val="-10"/>
          <w:sz w:val="16"/>
          <w:szCs w:val="16"/>
          <w:lang w:eastAsia="ko-KR"/>
        </w:rPr>
        <w:fldChar w:fldCharType="end"/>
      </w:r>
      <w:r w:rsidR="00F44FD9">
        <w:rPr>
          <w:rFonts w:ascii="Arial" w:hAnsi="Arial" w:cs="Arial"/>
          <w:position w:val="-10"/>
          <w:sz w:val="16"/>
          <w:szCs w:val="16"/>
          <w:lang w:eastAsia="ko-KR"/>
        </w:rPr>
        <w:fldChar w:fldCharType="end"/>
      </w:r>
      <w:r w:rsidR="00D023F8">
        <w:rPr>
          <w:rFonts w:ascii="Arial" w:hAnsi="Arial" w:cs="Arial"/>
          <w:position w:val="-10"/>
          <w:sz w:val="16"/>
          <w:szCs w:val="16"/>
          <w:lang w:eastAsia="ko-KR"/>
        </w:rPr>
        <w:fldChar w:fldCharType="end"/>
      </w:r>
      <w:r w:rsidR="00495ED7">
        <w:rPr>
          <w:rFonts w:ascii="Arial" w:hAnsi="Arial" w:cs="Arial"/>
          <w:position w:val="-10"/>
          <w:sz w:val="16"/>
          <w:szCs w:val="16"/>
          <w:lang w:eastAsia="ko-KR"/>
        </w:rPr>
        <w:fldChar w:fldCharType="end"/>
      </w:r>
      <w:r w:rsidR="00A717FF">
        <w:rPr>
          <w:rFonts w:ascii="Arial" w:hAnsi="Arial" w:cs="Arial"/>
          <w:position w:val="-10"/>
          <w:sz w:val="16"/>
          <w:szCs w:val="16"/>
          <w:lang w:eastAsia="ko-KR"/>
        </w:rPr>
        <w:fldChar w:fldCharType="end"/>
      </w:r>
      <w:r w:rsidR="007E7358">
        <w:rPr>
          <w:rFonts w:ascii="Arial" w:hAnsi="Arial" w:cs="Arial"/>
          <w:position w:val="-10"/>
          <w:sz w:val="16"/>
          <w:szCs w:val="16"/>
          <w:lang w:eastAsia="ko-KR"/>
        </w:rPr>
        <w:fldChar w:fldCharType="end"/>
      </w:r>
      <w:r w:rsidR="001D5761">
        <w:rPr>
          <w:rFonts w:ascii="Arial" w:hAnsi="Arial" w:cs="Arial"/>
          <w:position w:val="-10"/>
          <w:sz w:val="16"/>
          <w:szCs w:val="16"/>
          <w:lang w:eastAsia="ko-KR"/>
        </w:rPr>
        <w:fldChar w:fldCharType="end"/>
      </w:r>
      <w:r w:rsidR="00702400">
        <w:rPr>
          <w:rFonts w:ascii="Arial" w:hAnsi="Arial" w:cs="Arial"/>
          <w:position w:val="-10"/>
          <w:sz w:val="16"/>
          <w:szCs w:val="16"/>
          <w:lang w:eastAsia="ko-KR"/>
        </w:rPr>
        <w:fldChar w:fldCharType="end"/>
      </w:r>
      <w:r w:rsidR="00CC0C21">
        <w:rPr>
          <w:rFonts w:ascii="Arial" w:hAnsi="Arial" w:cs="Arial"/>
          <w:position w:val="-10"/>
          <w:sz w:val="16"/>
          <w:szCs w:val="16"/>
          <w:lang w:eastAsia="ko-KR"/>
        </w:rPr>
        <w:fldChar w:fldCharType="end"/>
      </w:r>
      <w:r w:rsidR="004B53CD">
        <w:rPr>
          <w:rFonts w:ascii="Arial" w:hAnsi="Arial" w:cs="Arial"/>
          <w:position w:val="-10"/>
          <w:sz w:val="16"/>
          <w:szCs w:val="16"/>
          <w:lang w:eastAsia="ko-KR"/>
        </w:rPr>
        <w:fldChar w:fldCharType="end"/>
      </w:r>
      <w:r w:rsidR="000B36BA">
        <w:rPr>
          <w:rFonts w:ascii="Arial" w:hAnsi="Arial" w:cs="Arial"/>
          <w:position w:val="-10"/>
          <w:sz w:val="16"/>
          <w:szCs w:val="16"/>
          <w:lang w:eastAsia="ko-KR"/>
        </w:rPr>
        <w:fldChar w:fldCharType="end"/>
      </w:r>
      <w:r w:rsidR="00A63FAE">
        <w:rPr>
          <w:rFonts w:ascii="Arial" w:hAnsi="Arial" w:cs="Arial"/>
          <w:position w:val="-10"/>
          <w:sz w:val="16"/>
          <w:szCs w:val="16"/>
          <w:lang w:eastAsia="ko-KR"/>
        </w:rPr>
        <w:fldChar w:fldCharType="end"/>
      </w:r>
      <w:r w:rsidR="00A31B99">
        <w:rPr>
          <w:rFonts w:ascii="Arial" w:hAnsi="Arial" w:cs="Arial"/>
          <w:position w:val="-10"/>
          <w:sz w:val="16"/>
          <w:szCs w:val="16"/>
          <w:lang w:eastAsia="ko-KR"/>
        </w:rPr>
        <w:fldChar w:fldCharType="end"/>
      </w:r>
      <w:r w:rsidRPr="009B7DA9">
        <w:rPr>
          <w:rFonts w:ascii="Arial" w:hAnsi="Arial" w:cs="Arial"/>
          <w:position w:val="-10"/>
          <w:sz w:val="16"/>
          <w:szCs w:val="16"/>
          <w:lang w:eastAsia="ko-KR"/>
        </w:rPr>
        <w:fldChar w:fldCharType="end"/>
      </w:r>
      <w:r w:rsidRPr="009B7DA9">
        <w:rPr>
          <w:rFonts w:ascii="Arial" w:hAnsi="Arial" w:cs="Arial"/>
          <w:sz w:val="16"/>
          <w:szCs w:val="16"/>
          <w:lang w:eastAsia="ko-KR"/>
        </w:rPr>
        <w:t xml:space="preserve"> and </w:t>
      </w:r>
      <w:r w:rsidRPr="009B7DA9">
        <w:rPr>
          <w:rFonts w:ascii="Arial" w:hAnsi="Arial" w:cs="Arial"/>
          <w:position w:val="-10"/>
          <w:sz w:val="16"/>
          <w:szCs w:val="16"/>
          <w:lang w:eastAsia="ko-KR"/>
        </w:rPr>
        <w:fldChar w:fldCharType="begin"/>
      </w:r>
      <w:r w:rsidRPr="009B7DA9">
        <w:rPr>
          <w:rFonts w:ascii="Arial" w:hAnsi="Arial" w:cs="Arial"/>
          <w:position w:val="-10"/>
          <w:sz w:val="16"/>
          <w:szCs w:val="16"/>
          <w:lang w:eastAsia="ko-KR"/>
        </w:rPr>
        <w:instrText xml:space="preserve"> INCLUDEPICTURE  "cid:image018.png@01D82A7E.AF1DC7C0" \* MERGEFORMATINET </w:instrText>
      </w:r>
      <w:r w:rsidRPr="009B7DA9">
        <w:rPr>
          <w:rFonts w:ascii="Arial" w:hAnsi="Arial" w:cs="Arial"/>
          <w:position w:val="-10"/>
          <w:sz w:val="16"/>
          <w:szCs w:val="16"/>
          <w:lang w:eastAsia="ko-KR"/>
        </w:rPr>
        <w:fldChar w:fldCharType="separate"/>
      </w:r>
      <w:r w:rsidR="00A31B99">
        <w:rPr>
          <w:rFonts w:ascii="Arial" w:hAnsi="Arial" w:cs="Arial"/>
          <w:position w:val="-10"/>
          <w:sz w:val="16"/>
          <w:szCs w:val="16"/>
          <w:lang w:eastAsia="ko-KR"/>
        </w:rPr>
        <w:fldChar w:fldCharType="begin"/>
      </w:r>
      <w:r w:rsidR="00A31B99">
        <w:rPr>
          <w:rFonts w:ascii="Arial" w:hAnsi="Arial" w:cs="Arial"/>
          <w:position w:val="-10"/>
          <w:sz w:val="16"/>
          <w:szCs w:val="16"/>
          <w:lang w:eastAsia="ko-KR"/>
        </w:rPr>
        <w:instrText xml:space="preserve"> INCLUDEPICTURE  "cid:image018.png@01D82A7E.AF1DC7C0" \* MERGEFORMATINET </w:instrText>
      </w:r>
      <w:r w:rsidR="00A31B99">
        <w:rPr>
          <w:rFonts w:ascii="Arial" w:hAnsi="Arial" w:cs="Arial"/>
          <w:position w:val="-10"/>
          <w:sz w:val="16"/>
          <w:szCs w:val="16"/>
          <w:lang w:eastAsia="ko-KR"/>
        </w:rPr>
        <w:fldChar w:fldCharType="separate"/>
      </w:r>
      <w:r w:rsidR="00A63FAE">
        <w:rPr>
          <w:rFonts w:ascii="Arial" w:hAnsi="Arial" w:cs="Arial"/>
          <w:position w:val="-10"/>
          <w:sz w:val="16"/>
          <w:szCs w:val="16"/>
          <w:lang w:eastAsia="ko-KR"/>
        </w:rPr>
        <w:fldChar w:fldCharType="begin"/>
      </w:r>
      <w:r w:rsidR="00A63FAE">
        <w:rPr>
          <w:rFonts w:ascii="Arial" w:hAnsi="Arial" w:cs="Arial"/>
          <w:position w:val="-10"/>
          <w:sz w:val="16"/>
          <w:szCs w:val="16"/>
          <w:lang w:eastAsia="ko-KR"/>
        </w:rPr>
        <w:instrText xml:space="preserve"> INCLUDEPICTURE  "cid:image018.png@01D82A7E.AF1DC7C0" \* MERGEFORMATINET </w:instrText>
      </w:r>
      <w:r w:rsidR="00A63FAE">
        <w:rPr>
          <w:rFonts w:ascii="Arial" w:hAnsi="Arial" w:cs="Arial"/>
          <w:position w:val="-10"/>
          <w:sz w:val="16"/>
          <w:szCs w:val="16"/>
          <w:lang w:eastAsia="ko-KR"/>
        </w:rPr>
        <w:fldChar w:fldCharType="separate"/>
      </w:r>
      <w:r w:rsidR="000B36BA">
        <w:rPr>
          <w:rFonts w:ascii="Arial" w:hAnsi="Arial" w:cs="Arial"/>
          <w:position w:val="-10"/>
          <w:sz w:val="16"/>
          <w:szCs w:val="16"/>
          <w:lang w:eastAsia="ko-KR"/>
        </w:rPr>
        <w:fldChar w:fldCharType="begin"/>
      </w:r>
      <w:r w:rsidR="000B36BA">
        <w:rPr>
          <w:rFonts w:ascii="Arial" w:hAnsi="Arial" w:cs="Arial"/>
          <w:position w:val="-10"/>
          <w:sz w:val="16"/>
          <w:szCs w:val="16"/>
          <w:lang w:eastAsia="ko-KR"/>
        </w:rPr>
        <w:instrText xml:space="preserve"> INCLUDEPICTURE  "cid:image018.png@01D82A7E.AF1DC7C0" \* MERGEFORMATINET </w:instrText>
      </w:r>
      <w:r w:rsidR="000B36BA">
        <w:rPr>
          <w:rFonts w:ascii="Arial" w:hAnsi="Arial" w:cs="Arial"/>
          <w:position w:val="-10"/>
          <w:sz w:val="16"/>
          <w:szCs w:val="16"/>
          <w:lang w:eastAsia="ko-KR"/>
        </w:rPr>
        <w:fldChar w:fldCharType="separate"/>
      </w:r>
      <w:r w:rsidR="004B53CD">
        <w:rPr>
          <w:rFonts w:ascii="Arial" w:hAnsi="Arial" w:cs="Arial"/>
          <w:position w:val="-10"/>
          <w:sz w:val="16"/>
          <w:szCs w:val="16"/>
          <w:lang w:eastAsia="ko-KR"/>
        </w:rPr>
        <w:fldChar w:fldCharType="begin"/>
      </w:r>
      <w:r w:rsidR="004B53CD">
        <w:rPr>
          <w:rFonts w:ascii="Arial" w:hAnsi="Arial" w:cs="Arial"/>
          <w:position w:val="-10"/>
          <w:sz w:val="16"/>
          <w:szCs w:val="16"/>
          <w:lang w:eastAsia="ko-KR"/>
        </w:rPr>
        <w:instrText xml:space="preserve"> INCLUDEPICTURE  "cid:image018.png@01D82A7E.AF1DC7C0" \* MERGEFORMATINET </w:instrText>
      </w:r>
      <w:r w:rsidR="004B53CD">
        <w:rPr>
          <w:rFonts w:ascii="Arial" w:hAnsi="Arial" w:cs="Arial"/>
          <w:position w:val="-10"/>
          <w:sz w:val="16"/>
          <w:szCs w:val="16"/>
          <w:lang w:eastAsia="ko-KR"/>
        </w:rPr>
        <w:fldChar w:fldCharType="separate"/>
      </w:r>
      <w:r w:rsidR="00CC0C21">
        <w:rPr>
          <w:rFonts w:ascii="Arial" w:hAnsi="Arial" w:cs="Arial"/>
          <w:position w:val="-10"/>
          <w:sz w:val="16"/>
          <w:szCs w:val="16"/>
          <w:lang w:eastAsia="ko-KR"/>
        </w:rPr>
        <w:fldChar w:fldCharType="begin"/>
      </w:r>
      <w:r w:rsidR="00CC0C21">
        <w:rPr>
          <w:rFonts w:ascii="Arial" w:hAnsi="Arial" w:cs="Arial"/>
          <w:position w:val="-10"/>
          <w:sz w:val="16"/>
          <w:szCs w:val="16"/>
          <w:lang w:eastAsia="ko-KR"/>
        </w:rPr>
        <w:instrText xml:space="preserve"> INCLUDEPICTURE  "cid:image018.png@01D82A7E.AF1DC7C0" \* MERGEFORMATINET </w:instrText>
      </w:r>
      <w:r w:rsidR="00CC0C21">
        <w:rPr>
          <w:rFonts w:ascii="Arial" w:hAnsi="Arial" w:cs="Arial"/>
          <w:position w:val="-10"/>
          <w:sz w:val="16"/>
          <w:szCs w:val="16"/>
          <w:lang w:eastAsia="ko-KR"/>
        </w:rPr>
        <w:fldChar w:fldCharType="separate"/>
      </w:r>
      <w:r w:rsidR="00702400">
        <w:rPr>
          <w:rFonts w:ascii="Arial" w:hAnsi="Arial" w:cs="Arial"/>
          <w:position w:val="-10"/>
          <w:sz w:val="16"/>
          <w:szCs w:val="16"/>
          <w:lang w:eastAsia="ko-KR"/>
        </w:rPr>
        <w:fldChar w:fldCharType="begin"/>
      </w:r>
      <w:r w:rsidR="00702400">
        <w:rPr>
          <w:rFonts w:ascii="Arial" w:hAnsi="Arial" w:cs="Arial"/>
          <w:position w:val="-10"/>
          <w:sz w:val="16"/>
          <w:szCs w:val="16"/>
          <w:lang w:eastAsia="ko-KR"/>
        </w:rPr>
        <w:instrText xml:space="preserve"> INCLUDEPICTURE  "cid:image018.png@01D82A7E.AF1DC7C0" \* MERGEFORMATINET </w:instrText>
      </w:r>
      <w:r w:rsidR="00702400">
        <w:rPr>
          <w:rFonts w:ascii="Arial" w:hAnsi="Arial" w:cs="Arial"/>
          <w:position w:val="-10"/>
          <w:sz w:val="16"/>
          <w:szCs w:val="16"/>
          <w:lang w:eastAsia="ko-KR"/>
        </w:rPr>
        <w:fldChar w:fldCharType="separate"/>
      </w:r>
      <w:r w:rsidR="001D5761">
        <w:rPr>
          <w:rFonts w:ascii="Arial" w:hAnsi="Arial" w:cs="Arial"/>
          <w:position w:val="-10"/>
          <w:sz w:val="16"/>
          <w:szCs w:val="16"/>
          <w:lang w:eastAsia="ko-KR"/>
        </w:rPr>
        <w:fldChar w:fldCharType="begin"/>
      </w:r>
      <w:r w:rsidR="001D5761">
        <w:rPr>
          <w:rFonts w:ascii="Arial" w:hAnsi="Arial" w:cs="Arial"/>
          <w:position w:val="-10"/>
          <w:sz w:val="16"/>
          <w:szCs w:val="16"/>
          <w:lang w:eastAsia="ko-KR"/>
        </w:rPr>
        <w:instrText xml:space="preserve"> INCLUDEPICTURE  "cid:image018.png@01D82A7E.AF1DC7C0" \* MERGEFORMATINET </w:instrText>
      </w:r>
      <w:r w:rsidR="001D5761">
        <w:rPr>
          <w:rFonts w:ascii="Arial" w:hAnsi="Arial" w:cs="Arial"/>
          <w:position w:val="-10"/>
          <w:sz w:val="16"/>
          <w:szCs w:val="16"/>
          <w:lang w:eastAsia="ko-KR"/>
        </w:rPr>
        <w:fldChar w:fldCharType="separate"/>
      </w:r>
      <w:r w:rsidR="007E7358">
        <w:rPr>
          <w:rFonts w:ascii="Arial" w:hAnsi="Arial" w:cs="Arial"/>
          <w:position w:val="-10"/>
          <w:sz w:val="16"/>
          <w:szCs w:val="16"/>
          <w:lang w:eastAsia="ko-KR"/>
        </w:rPr>
        <w:fldChar w:fldCharType="begin"/>
      </w:r>
      <w:r w:rsidR="007E7358">
        <w:rPr>
          <w:rFonts w:ascii="Arial" w:hAnsi="Arial" w:cs="Arial"/>
          <w:position w:val="-10"/>
          <w:sz w:val="16"/>
          <w:szCs w:val="16"/>
          <w:lang w:eastAsia="ko-KR"/>
        </w:rPr>
        <w:instrText xml:space="preserve"> INCLUDEPICTURE  "cid:image018.png@01D82A7E.AF1DC7C0" \* MERGEFORMATINET </w:instrText>
      </w:r>
      <w:r w:rsidR="007E7358">
        <w:rPr>
          <w:rFonts w:ascii="Arial" w:hAnsi="Arial" w:cs="Arial"/>
          <w:position w:val="-10"/>
          <w:sz w:val="16"/>
          <w:szCs w:val="16"/>
          <w:lang w:eastAsia="ko-KR"/>
        </w:rPr>
        <w:fldChar w:fldCharType="separate"/>
      </w:r>
      <w:r w:rsidR="00A717FF">
        <w:rPr>
          <w:rFonts w:ascii="Arial" w:hAnsi="Arial" w:cs="Arial"/>
          <w:position w:val="-10"/>
          <w:sz w:val="16"/>
          <w:szCs w:val="16"/>
          <w:lang w:eastAsia="ko-KR"/>
        </w:rPr>
        <w:fldChar w:fldCharType="begin"/>
      </w:r>
      <w:r w:rsidR="00A717FF">
        <w:rPr>
          <w:rFonts w:ascii="Arial" w:hAnsi="Arial" w:cs="Arial"/>
          <w:position w:val="-10"/>
          <w:sz w:val="16"/>
          <w:szCs w:val="16"/>
          <w:lang w:eastAsia="ko-KR"/>
        </w:rPr>
        <w:instrText xml:space="preserve"> INCLUDEPICTURE  "cid:image018.png@01D82A7E.AF1DC7C0" \* MERGEFORMATINET </w:instrText>
      </w:r>
      <w:r w:rsidR="00A717FF">
        <w:rPr>
          <w:rFonts w:ascii="Arial" w:hAnsi="Arial" w:cs="Arial"/>
          <w:position w:val="-10"/>
          <w:sz w:val="16"/>
          <w:szCs w:val="16"/>
          <w:lang w:eastAsia="ko-KR"/>
        </w:rPr>
        <w:fldChar w:fldCharType="separate"/>
      </w:r>
      <w:r w:rsidR="00495ED7">
        <w:rPr>
          <w:rFonts w:ascii="Arial" w:hAnsi="Arial" w:cs="Arial"/>
          <w:position w:val="-10"/>
          <w:sz w:val="16"/>
          <w:szCs w:val="16"/>
          <w:lang w:eastAsia="ko-KR"/>
        </w:rPr>
        <w:fldChar w:fldCharType="begin"/>
      </w:r>
      <w:r w:rsidR="00495ED7">
        <w:rPr>
          <w:rFonts w:ascii="Arial" w:hAnsi="Arial" w:cs="Arial"/>
          <w:position w:val="-10"/>
          <w:sz w:val="16"/>
          <w:szCs w:val="16"/>
          <w:lang w:eastAsia="ko-KR"/>
        </w:rPr>
        <w:instrText xml:space="preserve"> INCLUDEPICTURE  "cid:image018.png@01D82A7E.AF1DC7C0" \* MERGEFORMATINET </w:instrText>
      </w:r>
      <w:r w:rsidR="00495ED7">
        <w:rPr>
          <w:rFonts w:ascii="Arial" w:hAnsi="Arial" w:cs="Arial"/>
          <w:position w:val="-10"/>
          <w:sz w:val="16"/>
          <w:szCs w:val="16"/>
          <w:lang w:eastAsia="ko-KR"/>
        </w:rPr>
        <w:fldChar w:fldCharType="separate"/>
      </w:r>
      <w:r w:rsidR="00D023F8">
        <w:rPr>
          <w:rFonts w:ascii="Arial" w:hAnsi="Arial" w:cs="Arial"/>
          <w:position w:val="-10"/>
          <w:sz w:val="16"/>
          <w:szCs w:val="16"/>
          <w:lang w:eastAsia="ko-KR"/>
        </w:rPr>
        <w:fldChar w:fldCharType="begin"/>
      </w:r>
      <w:r w:rsidR="00D023F8">
        <w:rPr>
          <w:rFonts w:ascii="Arial" w:hAnsi="Arial" w:cs="Arial"/>
          <w:position w:val="-10"/>
          <w:sz w:val="16"/>
          <w:szCs w:val="16"/>
          <w:lang w:eastAsia="ko-KR"/>
        </w:rPr>
        <w:instrText xml:space="preserve"> INCLUDEPICTURE  "cid:image018.png@01D82A7E.AF1DC7C0" \* MERGEFORMATINET </w:instrText>
      </w:r>
      <w:r w:rsidR="00D023F8">
        <w:rPr>
          <w:rFonts w:ascii="Arial" w:hAnsi="Arial" w:cs="Arial"/>
          <w:position w:val="-10"/>
          <w:sz w:val="16"/>
          <w:szCs w:val="16"/>
          <w:lang w:eastAsia="ko-KR"/>
        </w:rPr>
        <w:fldChar w:fldCharType="separate"/>
      </w:r>
      <w:r w:rsidR="00F44FD9">
        <w:rPr>
          <w:rFonts w:ascii="Arial" w:hAnsi="Arial" w:cs="Arial"/>
          <w:position w:val="-10"/>
          <w:sz w:val="16"/>
          <w:szCs w:val="16"/>
          <w:lang w:eastAsia="ko-KR"/>
        </w:rPr>
        <w:fldChar w:fldCharType="begin"/>
      </w:r>
      <w:r w:rsidR="00F44FD9">
        <w:rPr>
          <w:rFonts w:ascii="Arial" w:hAnsi="Arial" w:cs="Arial"/>
          <w:position w:val="-10"/>
          <w:sz w:val="16"/>
          <w:szCs w:val="16"/>
          <w:lang w:eastAsia="ko-KR"/>
        </w:rPr>
        <w:instrText xml:space="preserve"> INCLUDEPICTURE  "cid:image018.png@01D82A7E.AF1DC7C0" \* MERGEFORMATINET </w:instrText>
      </w:r>
      <w:r w:rsidR="00F44FD9">
        <w:rPr>
          <w:rFonts w:ascii="Arial" w:hAnsi="Arial" w:cs="Arial"/>
          <w:position w:val="-10"/>
          <w:sz w:val="16"/>
          <w:szCs w:val="16"/>
          <w:lang w:eastAsia="ko-KR"/>
        </w:rPr>
        <w:fldChar w:fldCharType="separate"/>
      </w:r>
      <w:r w:rsidR="009517D4">
        <w:rPr>
          <w:rFonts w:ascii="Arial" w:hAnsi="Arial" w:cs="Arial"/>
          <w:position w:val="-10"/>
          <w:sz w:val="16"/>
          <w:szCs w:val="16"/>
          <w:lang w:eastAsia="ko-KR"/>
        </w:rPr>
        <w:fldChar w:fldCharType="begin"/>
      </w:r>
      <w:r w:rsidR="009517D4">
        <w:rPr>
          <w:rFonts w:ascii="Arial" w:hAnsi="Arial" w:cs="Arial"/>
          <w:position w:val="-10"/>
          <w:sz w:val="16"/>
          <w:szCs w:val="16"/>
          <w:lang w:eastAsia="ko-KR"/>
        </w:rPr>
        <w:instrText xml:space="preserve"> INCLUDEPICTURE  "cid:image018.png@01D82A7E.AF1DC7C0" \* MERGEFORMATINET </w:instrText>
      </w:r>
      <w:r w:rsidR="009517D4">
        <w:rPr>
          <w:rFonts w:ascii="Arial" w:hAnsi="Arial" w:cs="Arial"/>
          <w:position w:val="-10"/>
          <w:sz w:val="16"/>
          <w:szCs w:val="16"/>
          <w:lang w:eastAsia="ko-KR"/>
        </w:rPr>
        <w:fldChar w:fldCharType="separate"/>
      </w:r>
      <w:r w:rsidR="002328C4">
        <w:rPr>
          <w:rFonts w:ascii="Arial" w:hAnsi="Arial" w:cs="Arial"/>
          <w:position w:val="-10"/>
          <w:sz w:val="16"/>
          <w:szCs w:val="16"/>
          <w:lang w:eastAsia="ko-KR"/>
        </w:rPr>
        <w:fldChar w:fldCharType="begin"/>
      </w:r>
      <w:r w:rsidR="002328C4">
        <w:rPr>
          <w:rFonts w:ascii="Arial" w:hAnsi="Arial" w:cs="Arial"/>
          <w:position w:val="-10"/>
          <w:sz w:val="16"/>
          <w:szCs w:val="16"/>
          <w:lang w:eastAsia="ko-KR"/>
        </w:rPr>
        <w:instrText xml:space="preserve"> </w:instrText>
      </w:r>
      <w:r w:rsidR="002328C4">
        <w:rPr>
          <w:rFonts w:ascii="Arial" w:hAnsi="Arial" w:cs="Arial"/>
          <w:position w:val="-10"/>
          <w:sz w:val="16"/>
          <w:szCs w:val="16"/>
          <w:lang w:eastAsia="ko-KR"/>
        </w:rPr>
        <w:instrText>INCLUDEPICTURE  "cid:image018.png@01D82A7E.AF1DC7C0" \* MERGEFORMATINET</w:instrText>
      </w:r>
      <w:r w:rsidR="002328C4">
        <w:rPr>
          <w:rFonts w:ascii="Arial" w:hAnsi="Arial" w:cs="Arial"/>
          <w:position w:val="-10"/>
          <w:sz w:val="16"/>
          <w:szCs w:val="16"/>
          <w:lang w:eastAsia="ko-KR"/>
        </w:rPr>
        <w:instrText xml:space="preserve"> </w:instrText>
      </w:r>
      <w:r w:rsidR="002328C4">
        <w:rPr>
          <w:rFonts w:ascii="Arial" w:hAnsi="Arial" w:cs="Arial"/>
          <w:position w:val="-10"/>
          <w:sz w:val="16"/>
          <w:szCs w:val="16"/>
          <w:lang w:eastAsia="ko-KR"/>
        </w:rPr>
        <w:fldChar w:fldCharType="separate"/>
      </w:r>
      <w:r w:rsidR="002328C4">
        <w:rPr>
          <w:rFonts w:ascii="Arial" w:hAnsi="Arial" w:cs="Arial"/>
          <w:position w:val="-10"/>
          <w:sz w:val="16"/>
          <w:szCs w:val="16"/>
          <w:lang w:eastAsia="ko-KR"/>
        </w:rPr>
        <w:pict w14:anchorId="2DF79AF9">
          <v:shape id="_x0000_i1031" type="#_x0000_t75" style="width:29.25pt;height:14.25pt">
            <v:imagedata r:id="rId1239" r:href="rId1240"/>
          </v:shape>
        </w:pict>
      </w:r>
      <w:r w:rsidR="002328C4">
        <w:rPr>
          <w:rFonts w:ascii="Arial" w:hAnsi="Arial" w:cs="Arial"/>
          <w:position w:val="-10"/>
          <w:sz w:val="16"/>
          <w:szCs w:val="16"/>
          <w:lang w:eastAsia="ko-KR"/>
        </w:rPr>
        <w:fldChar w:fldCharType="end"/>
      </w:r>
      <w:r w:rsidR="009517D4">
        <w:rPr>
          <w:rFonts w:ascii="Arial" w:hAnsi="Arial" w:cs="Arial"/>
          <w:position w:val="-10"/>
          <w:sz w:val="16"/>
          <w:szCs w:val="16"/>
          <w:lang w:eastAsia="ko-KR"/>
        </w:rPr>
        <w:fldChar w:fldCharType="end"/>
      </w:r>
      <w:r w:rsidR="00F44FD9">
        <w:rPr>
          <w:rFonts w:ascii="Arial" w:hAnsi="Arial" w:cs="Arial"/>
          <w:position w:val="-10"/>
          <w:sz w:val="16"/>
          <w:szCs w:val="16"/>
          <w:lang w:eastAsia="ko-KR"/>
        </w:rPr>
        <w:fldChar w:fldCharType="end"/>
      </w:r>
      <w:r w:rsidR="00D023F8">
        <w:rPr>
          <w:rFonts w:ascii="Arial" w:hAnsi="Arial" w:cs="Arial"/>
          <w:position w:val="-10"/>
          <w:sz w:val="16"/>
          <w:szCs w:val="16"/>
          <w:lang w:eastAsia="ko-KR"/>
        </w:rPr>
        <w:fldChar w:fldCharType="end"/>
      </w:r>
      <w:r w:rsidR="00495ED7">
        <w:rPr>
          <w:rFonts w:ascii="Arial" w:hAnsi="Arial" w:cs="Arial"/>
          <w:position w:val="-10"/>
          <w:sz w:val="16"/>
          <w:szCs w:val="16"/>
          <w:lang w:eastAsia="ko-KR"/>
        </w:rPr>
        <w:fldChar w:fldCharType="end"/>
      </w:r>
      <w:r w:rsidR="00A717FF">
        <w:rPr>
          <w:rFonts w:ascii="Arial" w:hAnsi="Arial" w:cs="Arial"/>
          <w:position w:val="-10"/>
          <w:sz w:val="16"/>
          <w:szCs w:val="16"/>
          <w:lang w:eastAsia="ko-KR"/>
        </w:rPr>
        <w:fldChar w:fldCharType="end"/>
      </w:r>
      <w:r w:rsidR="007E7358">
        <w:rPr>
          <w:rFonts w:ascii="Arial" w:hAnsi="Arial" w:cs="Arial"/>
          <w:position w:val="-10"/>
          <w:sz w:val="16"/>
          <w:szCs w:val="16"/>
          <w:lang w:eastAsia="ko-KR"/>
        </w:rPr>
        <w:fldChar w:fldCharType="end"/>
      </w:r>
      <w:r w:rsidR="001D5761">
        <w:rPr>
          <w:rFonts w:ascii="Arial" w:hAnsi="Arial" w:cs="Arial"/>
          <w:position w:val="-10"/>
          <w:sz w:val="16"/>
          <w:szCs w:val="16"/>
          <w:lang w:eastAsia="ko-KR"/>
        </w:rPr>
        <w:fldChar w:fldCharType="end"/>
      </w:r>
      <w:r w:rsidR="00702400">
        <w:rPr>
          <w:rFonts w:ascii="Arial" w:hAnsi="Arial" w:cs="Arial"/>
          <w:position w:val="-10"/>
          <w:sz w:val="16"/>
          <w:szCs w:val="16"/>
          <w:lang w:eastAsia="ko-KR"/>
        </w:rPr>
        <w:fldChar w:fldCharType="end"/>
      </w:r>
      <w:r w:rsidR="00CC0C21">
        <w:rPr>
          <w:rFonts w:ascii="Arial" w:hAnsi="Arial" w:cs="Arial"/>
          <w:position w:val="-10"/>
          <w:sz w:val="16"/>
          <w:szCs w:val="16"/>
          <w:lang w:eastAsia="ko-KR"/>
        </w:rPr>
        <w:fldChar w:fldCharType="end"/>
      </w:r>
      <w:r w:rsidR="004B53CD">
        <w:rPr>
          <w:rFonts w:ascii="Arial" w:hAnsi="Arial" w:cs="Arial"/>
          <w:position w:val="-10"/>
          <w:sz w:val="16"/>
          <w:szCs w:val="16"/>
          <w:lang w:eastAsia="ko-KR"/>
        </w:rPr>
        <w:fldChar w:fldCharType="end"/>
      </w:r>
      <w:r w:rsidR="000B36BA">
        <w:rPr>
          <w:rFonts w:ascii="Arial" w:hAnsi="Arial" w:cs="Arial"/>
          <w:position w:val="-10"/>
          <w:sz w:val="16"/>
          <w:szCs w:val="16"/>
          <w:lang w:eastAsia="ko-KR"/>
        </w:rPr>
        <w:fldChar w:fldCharType="end"/>
      </w:r>
      <w:r w:rsidR="00A63FAE">
        <w:rPr>
          <w:rFonts w:ascii="Arial" w:hAnsi="Arial" w:cs="Arial"/>
          <w:position w:val="-10"/>
          <w:sz w:val="16"/>
          <w:szCs w:val="16"/>
          <w:lang w:eastAsia="ko-KR"/>
        </w:rPr>
        <w:fldChar w:fldCharType="end"/>
      </w:r>
      <w:r w:rsidR="00A31B99">
        <w:rPr>
          <w:rFonts w:ascii="Arial" w:hAnsi="Arial" w:cs="Arial"/>
          <w:position w:val="-10"/>
          <w:sz w:val="16"/>
          <w:szCs w:val="16"/>
          <w:lang w:eastAsia="ko-KR"/>
        </w:rPr>
        <w:fldChar w:fldCharType="end"/>
      </w:r>
      <w:r w:rsidRPr="009B7DA9">
        <w:rPr>
          <w:rFonts w:ascii="Arial" w:hAnsi="Arial" w:cs="Arial"/>
          <w:position w:val="-10"/>
          <w:sz w:val="16"/>
          <w:szCs w:val="16"/>
          <w:lang w:eastAsia="ko-KR"/>
        </w:rPr>
        <w:fldChar w:fldCharType="end"/>
      </w:r>
      <w:r w:rsidRPr="009B7DA9">
        <w:rPr>
          <w:rFonts w:ascii="Arial" w:hAnsi="Arial" w:cs="Arial"/>
          <w:sz w:val="16"/>
          <w:szCs w:val="16"/>
          <w:lang w:eastAsia="ko-KR"/>
        </w:rPr>
        <w:t> are the subcarrier spacing configurations for PUSCH and PDCCH, respectively,</w:t>
      </w:r>
      <m:oMath>
        <m:sSub>
          <m:sSubPr>
            <m:ctrlPr>
              <w:rPr>
                <w:rFonts w:ascii="Cambria Math" w:eastAsia="SimSun" w:hAnsi="Cambria Math" w:cs="Arial"/>
                <w:i/>
                <w:iCs/>
                <w:strike/>
                <w:color w:val="000000"/>
                <w:sz w:val="16"/>
                <w:szCs w:val="16"/>
                <w:lang w:eastAsia="ko-KR"/>
              </w:rPr>
            </m:ctrlPr>
          </m:sSubPr>
          <m:e>
            <m:r>
              <w:rPr>
                <w:rFonts w:ascii="Cambria Math" w:hAnsi="Cambria Math" w:cs="Arial"/>
                <w:strike/>
                <w:color w:val="000000"/>
                <w:sz w:val="16"/>
                <w:szCs w:val="16"/>
                <w:lang w:eastAsia="ko-KR"/>
              </w:rPr>
              <m:t>K</m:t>
            </m:r>
          </m:e>
          <m:sub>
            <m:r>
              <w:rPr>
                <w:rFonts w:ascii="Cambria Math" w:hAnsi="Cambria Math" w:cs="Arial"/>
                <w:strike/>
                <w:color w:val="000000"/>
                <w:sz w:val="16"/>
                <w:szCs w:val="16"/>
                <w:lang w:eastAsia="ko-KR"/>
              </w:rPr>
              <m:t>offset</m:t>
            </m:r>
          </m:sub>
        </m:sSub>
      </m:oMath>
      <w:r w:rsidRPr="009B7DA9">
        <w:rPr>
          <w:rFonts w:ascii="Arial" w:hAnsi="Arial" w:cs="Arial"/>
          <w:strike/>
          <w:color w:val="FF0000"/>
          <w:sz w:val="16"/>
          <w:szCs w:val="16"/>
          <w:lang w:eastAsia="ko-KR"/>
        </w:rPr>
        <w:t xml:space="preserve"> is provided with a value of ms for frequency range 1 and is equal to </w:t>
      </w:r>
      <w:r w:rsidRPr="009B7DA9">
        <w:rPr>
          <w:rFonts w:ascii="Arial" w:hAnsi="Arial" w:cs="Arial"/>
          <w:i/>
          <w:iCs/>
          <w:strike/>
          <w:color w:val="FF0000"/>
          <w:sz w:val="16"/>
          <w:szCs w:val="16"/>
          <w:lang w:eastAsia="ko-KR"/>
        </w:rPr>
        <w:t>CellSpecific_Koffset - UESpecific_Koffset</w:t>
      </w:r>
      <w:r w:rsidRPr="009B7DA9">
        <w:rPr>
          <w:rFonts w:ascii="Arial" w:hAnsi="Arial" w:cs="Arial"/>
          <w:strike/>
          <w:color w:val="FF0000"/>
          <w:sz w:val="16"/>
          <w:szCs w:val="16"/>
          <w:lang w:eastAsia="ko-KR"/>
        </w:rPr>
        <w:t xml:space="preserve"> if </w:t>
      </w:r>
      <w:r w:rsidRPr="009B7DA9">
        <w:rPr>
          <w:rFonts w:ascii="Arial" w:hAnsi="Arial" w:cs="Arial"/>
          <w:i/>
          <w:iCs/>
          <w:strike/>
          <w:color w:val="FF0000"/>
          <w:sz w:val="16"/>
          <w:szCs w:val="16"/>
          <w:lang w:eastAsia="ko-KR"/>
        </w:rPr>
        <w:t>UESpecific_Koffset</w:t>
      </w:r>
      <w:r w:rsidRPr="009B7DA9">
        <w:rPr>
          <w:rFonts w:ascii="Arial" w:hAnsi="Arial" w:cs="Arial"/>
          <w:strike/>
          <w:color w:val="FF0000"/>
          <w:sz w:val="16"/>
          <w:szCs w:val="16"/>
          <w:lang w:eastAsia="ko-KR"/>
        </w:rPr>
        <w:t xml:space="preserve"> is provided in MAC CE </w:t>
      </w:r>
      <w:r w:rsidRPr="009B7DA9">
        <w:rPr>
          <w:rFonts w:ascii="Arial" w:hAnsi="Arial" w:cs="Arial"/>
          <w:color w:val="000000"/>
          <w:sz w:val="16"/>
          <w:szCs w:val="16"/>
          <w:lang w:eastAsia="ko-KR"/>
        </w:rPr>
        <w:t>and the scheduling DCI is other than DCI format 0_0 with CRC scrambled by TC-RNTI</w:t>
      </w:r>
      <w:r w:rsidRPr="009B7DA9">
        <w:rPr>
          <w:rFonts w:ascii="Arial" w:hAnsi="Arial" w:cs="Arial"/>
          <w:strike/>
          <w:color w:val="FF0000"/>
          <w:sz w:val="16"/>
          <w:szCs w:val="16"/>
          <w:lang w:eastAsia="ko-KR"/>
        </w:rPr>
        <w:t xml:space="preserve">, and </w:t>
      </w:r>
      <w:r w:rsidRPr="009B7DA9">
        <w:rPr>
          <w:rFonts w:ascii="Arial" w:hAnsi="Arial" w:cs="Arial"/>
          <w:i/>
          <w:iCs/>
          <w:strike/>
          <w:color w:val="FF0000"/>
          <w:sz w:val="16"/>
          <w:szCs w:val="16"/>
          <w:lang w:eastAsia="ko-KR"/>
        </w:rPr>
        <w:t>CellSpecific_Koffset</w:t>
      </w:r>
      <w:r w:rsidRPr="009B7DA9">
        <w:rPr>
          <w:rFonts w:ascii="Arial" w:hAnsi="Arial" w:cs="Arial"/>
          <w:strike/>
          <w:color w:val="FF0000"/>
          <w:sz w:val="16"/>
          <w:szCs w:val="16"/>
          <w:lang w:eastAsia="ko-KR"/>
        </w:rPr>
        <w:t xml:space="preserve"> otherwise</w:t>
      </w:r>
      <w:r w:rsidRPr="009B7DA9">
        <w:rPr>
          <w:rFonts w:ascii="Arial" w:hAnsi="Arial" w:cs="Arial"/>
          <w:color w:val="000000"/>
          <w:sz w:val="16"/>
          <w:szCs w:val="16"/>
          <w:lang w:eastAsia="ko-KR"/>
        </w:rPr>
        <w:t>.</w:t>
      </w:r>
    </w:p>
    <w:p w14:paraId="28F3D0F1" w14:textId="77777777" w:rsidR="00CA6F0D" w:rsidRPr="0009710D" w:rsidRDefault="00CA6F0D" w:rsidP="00CA6F0D">
      <w:pPr>
        <w:ind w:leftChars="200" w:left="400"/>
        <w:jc w:val="center"/>
        <w:rPr>
          <w:color w:val="FF0000"/>
          <w:lang w:eastAsia="ko-KR"/>
        </w:rPr>
      </w:pPr>
      <w:r w:rsidRPr="0009710D">
        <w:rPr>
          <w:rFonts w:hint="eastAsia"/>
          <w:color w:val="FF0000"/>
          <w:lang w:eastAsia="ko-KR"/>
        </w:rPr>
        <w:t>--- End of TP ---</w:t>
      </w:r>
    </w:p>
    <w:p w14:paraId="2CA37CD4" w14:textId="77777777" w:rsidR="00CA6F0D" w:rsidRPr="009B7DA9" w:rsidRDefault="00CA6F0D" w:rsidP="009B7DA9">
      <w:pPr>
        <w:rPr>
          <w:lang w:eastAsia="ko-KR"/>
        </w:rPr>
      </w:pPr>
    </w:p>
    <w:p w14:paraId="58025BCE" w14:textId="77777777" w:rsidR="00CA6F0D" w:rsidRPr="009B7DA9" w:rsidRDefault="00CA6F0D" w:rsidP="009B7DA9">
      <w:pPr>
        <w:rPr>
          <w:lang w:val="en-US"/>
        </w:rPr>
      </w:pPr>
      <w:r w:rsidRPr="009B7DA9">
        <w:rPr>
          <w:highlight w:val="green"/>
          <w:lang w:val="en-US"/>
        </w:rPr>
        <w:t>Agreement</w:t>
      </w:r>
    </w:p>
    <w:p w14:paraId="6D88D3F6" w14:textId="77777777" w:rsidR="00CA6F0D" w:rsidRPr="009B7DA9" w:rsidRDefault="00CA6F0D" w:rsidP="009B7DA9">
      <w:pPr>
        <w:rPr>
          <w:rFonts w:cs="Arial"/>
          <w:lang w:val="en-US"/>
        </w:rPr>
      </w:pPr>
      <w:r w:rsidRPr="009B7DA9">
        <w:rPr>
          <w:rFonts w:cs="Arial"/>
          <w:lang w:val="en-US"/>
        </w:rPr>
        <w:t>Adopt the following TP for Section 6.2.1 of TS38.214:</w:t>
      </w:r>
    </w:p>
    <w:p w14:paraId="51D2E2EC" w14:textId="77777777" w:rsidR="00CA6F0D" w:rsidRPr="0009710D" w:rsidRDefault="00CA6F0D" w:rsidP="00CA6F0D">
      <w:pPr>
        <w:ind w:leftChars="200" w:left="400"/>
        <w:jc w:val="center"/>
        <w:rPr>
          <w:color w:val="FF0000"/>
          <w:lang w:eastAsia="ko-KR"/>
        </w:rPr>
      </w:pPr>
      <w:r w:rsidRPr="0009710D">
        <w:rPr>
          <w:rFonts w:hint="eastAsia"/>
          <w:color w:val="FF0000"/>
          <w:lang w:eastAsia="ko-KR"/>
        </w:rPr>
        <w:t>--- Start of TP ---</w:t>
      </w:r>
    </w:p>
    <w:p w14:paraId="22586AFA" w14:textId="0B080E18" w:rsidR="00CA6F0D" w:rsidRPr="009B7DA9" w:rsidRDefault="00CA6F0D" w:rsidP="009B7DA9">
      <w:pPr>
        <w:ind w:leftChars="200" w:left="400"/>
        <w:rPr>
          <w:rFonts w:ascii="Arial" w:hAnsi="Arial" w:cs="Arial"/>
          <w:b/>
          <w:bCs/>
          <w:sz w:val="16"/>
          <w:szCs w:val="16"/>
          <w:lang w:eastAsia="ko-KR"/>
        </w:rPr>
      </w:pPr>
      <w:r w:rsidRPr="009B7DA9">
        <w:rPr>
          <w:rFonts w:ascii="Arial" w:hAnsi="Arial" w:cs="Arial"/>
          <w:b/>
          <w:bCs/>
          <w:sz w:val="16"/>
          <w:szCs w:val="16"/>
          <w:lang w:eastAsia="ko-KR"/>
        </w:rPr>
        <w:t>6.2.1</w:t>
      </w:r>
      <w:r w:rsidR="009B7DA9" w:rsidRPr="009B7DA9">
        <w:rPr>
          <w:rFonts w:ascii="Arial" w:hAnsi="Arial" w:cs="Arial"/>
          <w:b/>
          <w:bCs/>
          <w:sz w:val="16"/>
          <w:szCs w:val="16"/>
          <w:lang w:eastAsia="ko-KR"/>
        </w:rPr>
        <w:tab/>
      </w:r>
      <w:r w:rsidRPr="009B7DA9">
        <w:rPr>
          <w:rFonts w:ascii="Arial" w:hAnsi="Arial" w:cs="Arial"/>
          <w:b/>
          <w:bCs/>
          <w:sz w:val="16"/>
          <w:szCs w:val="16"/>
          <w:lang w:eastAsia="ko-KR"/>
        </w:rPr>
        <w:t>UE sounding procedure</w:t>
      </w:r>
    </w:p>
    <w:p w14:paraId="4451593A" w14:textId="7104C316" w:rsidR="00CA6F0D" w:rsidRPr="009B7DA9" w:rsidRDefault="00CA6F0D" w:rsidP="009B7DA9">
      <w:pPr>
        <w:pStyle w:val="B1"/>
        <w:spacing w:after="0"/>
        <w:ind w:leftChars="342" w:left="968"/>
        <w:rPr>
          <w:rFonts w:ascii="Arial" w:hAnsi="Arial" w:cs="Arial"/>
          <w:sz w:val="16"/>
          <w:szCs w:val="16"/>
          <w:lang w:eastAsia="ko-KR"/>
        </w:rPr>
      </w:pPr>
      <w:r w:rsidRPr="009B7DA9">
        <w:rPr>
          <w:rFonts w:ascii="Arial" w:hAnsi="Arial" w:cs="Arial"/>
          <w:sz w:val="16"/>
          <w:szCs w:val="16"/>
        </w:rPr>
        <w:t xml:space="preserve">-   If the UE receives the DCI triggering aperiodic SRS in slot </w:t>
      </w:r>
      <w:r w:rsidRPr="009B7DA9">
        <w:rPr>
          <w:rFonts w:ascii="Arial" w:hAnsi="Arial" w:cs="Arial"/>
          <w:i/>
          <w:iCs/>
          <w:sz w:val="16"/>
          <w:szCs w:val="16"/>
        </w:rPr>
        <w:t xml:space="preserve">n </w:t>
      </w:r>
      <w:r w:rsidRPr="009B7DA9">
        <w:rPr>
          <w:rFonts w:ascii="Arial" w:hAnsi="Arial" w:cs="Arial"/>
          <w:color w:val="000000"/>
          <w:sz w:val="16"/>
          <w:szCs w:val="16"/>
        </w:rPr>
        <w:t xml:space="preserve">and none of the resource sets is configured with parameter </w:t>
      </w:r>
      <w:r w:rsidRPr="009B7DA9">
        <w:rPr>
          <w:rFonts w:ascii="Arial" w:hAnsi="Arial" w:cs="Arial"/>
          <w:i/>
          <w:iCs/>
          <w:color w:val="000000"/>
          <w:sz w:val="16"/>
          <w:szCs w:val="16"/>
        </w:rPr>
        <w:t>availableSlotOffset</w:t>
      </w:r>
      <w:r w:rsidRPr="009B7DA9">
        <w:rPr>
          <w:rFonts w:ascii="Arial" w:hAnsi="Arial" w:cs="Arial"/>
          <w:color w:val="000000"/>
          <w:sz w:val="16"/>
          <w:szCs w:val="16"/>
        </w:rPr>
        <w:t xml:space="preserve"> across all configured BWPs in a component carrier, and if the UE is configured with </w:t>
      </w:r>
      <w:r w:rsidRPr="009B7DA9">
        <w:rPr>
          <w:rStyle w:val="Emphasis"/>
          <w:rFonts w:ascii="Arial" w:hAnsi="Arial" w:cs="Arial"/>
          <w:sz w:val="16"/>
          <w:szCs w:val="16"/>
        </w:rPr>
        <w:t>ca-SlotOffset</w:t>
      </w:r>
      <w:r w:rsidRPr="009B7DA9">
        <w:rPr>
          <w:rFonts w:ascii="Arial" w:hAnsi="Arial" w:cs="Arial"/>
          <w:color w:val="000000"/>
          <w:sz w:val="16"/>
          <w:szCs w:val="16"/>
        </w:rPr>
        <w:t xml:space="preserve"> for at least one of the triggered and triggering cell, except when SRS is configured with the higher layer parameter </w:t>
      </w:r>
      <w:r w:rsidRPr="009B7DA9">
        <w:rPr>
          <w:rFonts w:ascii="Arial" w:hAnsi="Arial" w:cs="Arial"/>
          <w:i/>
          <w:iCs/>
          <w:color w:val="000000"/>
          <w:sz w:val="16"/>
          <w:szCs w:val="16"/>
        </w:rPr>
        <w:t>SRS-PosResource</w:t>
      </w:r>
      <w:r w:rsidRPr="009B7DA9">
        <w:rPr>
          <w:rFonts w:ascii="Arial" w:hAnsi="Arial" w:cs="Arial"/>
          <w:sz w:val="16"/>
          <w:szCs w:val="16"/>
        </w:rPr>
        <w:t xml:space="preserve">, the UE transmits aperiodic SRS in each of the triggered SRS resource set(s) in slot </w:t>
      </w:r>
      <w:r w:rsidRPr="009B7DA9">
        <w:rPr>
          <w:rFonts w:ascii="Arial" w:hAnsi="Arial" w:cs="Arial"/>
          <w:position w:val="-34"/>
          <w:sz w:val="16"/>
          <w:szCs w:val="16"/>
        </w:rPr>
        <w:fldChar w:fldCharType="begin"/>
      </w:r>
      <w:r w:rsidRPr="009B7DA9">
        <w:rPr>
          <w:rFonts w:ascii="Arial" w:hAnsi="Arial" w:cs="Arial"/>
          <w:position w:val="-34"/>
          <w:sz w:val="16"/>
          <w:szCs w:val="16"/>
        </w:rPr>
        <w:instrText xml:space="preserve"> INCLUDEPICTURE  "cid:image019.png@01D82A7E.AF1DC7C0" \* MERGEFORMATINET </w:instrText>
      </w:r>
      <w:r w:rsidRPr="009B7DA9">
        <w:rPr>
          <w:rFonts w:ascii="Arial" w:hAnsi="Arial" w:cs="Arial"/>
          <w:position w:val="-34"/>
          <w:sz w:val="16"/>
          <w:szCs w:val="16"/>
        </w:rPr>
        <w:fldChar w:fldCharType="separate"/>
      </w:r>
      <w:r w:rsidR="00A31B99">
        <w:rPr>
          <w:rFonts w:ascii="Arial" w:hAnsi="Arial" w:cs="Arial"/>
          <w:position w:val="-34"/>
          <w:sz w:val="16"/>
          <w:szCs w:val="16"/>
        </w:rPr>
        <w:fldChar w:fldCharType="begin"/>
      </w:r>
      <w:r w:rsidR="00A31B99">
        <w:rPr>
          <w:rFonts w:ascii="Arial" w:hAnsi="Arial" w:cs="Arial"/>
          <w:position w:val="-34"/>
          <w:sz w:val="16"/>
          <w:szCs w:val="16"/>
        </w:rPr>
        <w:instrText xml:space="preserve"> INCLUDEPICTURE  "cid:image019.png@01D82A7E.AF1DC7C0" \* MERGEFORMATINET </w:instrText>
      </w:r>
      <w:r w:rsidR="00A31B99">
        <w:rPr>
          <w:rFonts w:ascii="Arial" w:hAnsi="Arial" w:cs="Arial"/>
          <w:position w:val="-34"/>
          <w:sz w:val="16"/>
          <w:szCs w:val="16"/>
        </w:rPr>
        <w:fldChar w:fldCharType="separate"/>
      </w:r>
      <w:r w:rsidR="00A63FAE">
        <w:rPr>
          <w:rFonts w:ascii="Arial" w:hAnsi="Arial" w:cs="Arial"/>
          <w:position w:val="-34"/>
          <w:sz w:val="16"/>
          <w:szCs w:val="16"/>
        </w:rPr>
        <w:fldChar w:fldCharType="begin"/>
      </w:r>
      <w:r w:rsidR="00A63FAE">
        <w:rPr>
          <w:rFonts w:ascii="Arial" w:hAnsi="Arial" w:cs="Arial"/>
          <w:position w:val="-34"/>
          <w:sz w:val="16"/>
          <w:szCs w:val="16"/>
        </w:rPr>
        <w:instrText xml:space="preserve"> INCLUDEPICTURE  "cid:image019.png@01D82A7E.AF1DC7C0" \* MERGEFORMATINET </w:instrText>
      </w:r>
      <w:r w:rsidR="00A63FAE">
        <w:rPr>
          <w:rFonts w:ascii="Arial" w:hAnsi="Arial" w:cs="Arial"/>
          <w:position w:val="-34"/>
          <w:sz w:val="16"/>
          <w:szCs w:val="16"/>
        </w:rPr>
        <w:fldChar w:fldCharType="separate"/>
      </w:r>
      <w:r w:rsidR="000B36BA">
        <w:rPr>
          <w:rFonts w:ascii="Arial" w:hAnsi="Arial" w:cs="Arial"/>
          <w:position w:val="-34"/>
          <w:sz w:val="16"/>
          <w:szCs w:val="16"/>
        </w:rPr>
        <w:fldChar w:fldCharType="begin"/>
      </w:r>
      <w:r w:rsidR="000B36BA">
        <w:rPr>
          <w:rFonts w:ascii="Arial" w:hAnsi="Arial" w:cs="Arial"/>
          <w:position w:val="-34"/>
          <w:sz w:val="16"/>
          <w:szCs w:val="16"/>
        </w:rPr>
        <w:instrText xml:space="preserve"> INCLUDEPICTURE  "cid:image019.png@01D82A7E.AF1DC7C0" \* MERGEFORMATINET </w:instrText>
      </w:r>
      <w:r w:rsidR="000B36BA">
        <w:rPr>
          <w:rFonts w:ascii="Arial" w:hAnsi="Arial" w:cs="Arial"/>
          <w:position w:val="-34"/>
          <w:sz w:val="16"/>
          <w:szCs w:val="16"/>
        </w:rPr>
        <w:fldChar w:fldCharType="separate"/>
      </w:r>
      <w:r w:rsidR="004B53CD">
        <w:rPr>
          <w:rFonts w:ascii="Arial" w:hAnsi="Arial" w:cs="Arial"/>
          <w:position w:val="-34"/>
          <w:sz w:val="16"/>
          <w:szCs w:val="16"/>
        </w:rPr>
        <w:fldChar w:fldCharType="begin"/>
      </w:r>
      <w:r w:rsidR="004B53CD">
        <w:rPr>
          <w:rFonts w:ascii="Arial" w:hAnsi="Arial" w:cs="Arial"/>
          <w:position w:val="-34"/>
          <w:sz w:val="16"/>
          <w:szCs w:val="16"/>
        </w:rPr>
        <w:instrText xml:space="preserve"> INCLUDEPICTURE  "cid:image019.png@01D82A7E.AF1DC7C0" \* MERGEFORMATINET </w:instrText>
      </w:r>
      <w:r w:rsidR="004B53CD">
        <w:rPr>
          <w:rFonts w:ascii="Arial" w:hAnsi="Arial" w:cs="Arial"/>
          <w:position w:val="-34"/>
          <w:sz w:val="16"/>
          <w:szCs w:val="16"/>
        </w:rPr>
        <w:fldChar w:fldCharType="separate"/>
      </w:r>
      <w:r w:rsidR="00CC0C21">
        <w:rPr>
          <w:rFonts w:ascii="Arial" w:hAnsi="Arial" w:cs="Arial"/>
          <w:position w:val="-34"/>
          <w:sz w:val="16"/>
          <w:szCs w:val="16"/>
        </w:rPr>
        <w:fldChar w:fldCharType="begin"/>
      </w:r>
      <w:r w:rsidR="00CC0C21">
        <w:rPr>
          <w:rFonts w:ascii="Arial" w:hAnsi="Arial" w:cs="Arial"/>
          <w:position w:val="-34"/>
          <w:sz w:val="16"/>
          <w:szCs w:val="16"/>
        </w:rPr>
        <w:instrText xml:space="preserve"> INCLUDEPICTURE  "cid:image019.png@01D82A7E.AF1DC7C0" \* MERGEFORMATINET </w:instrText>
      </w:r>
      <w:r w:rsidR="00CC0C21">
        <w:rPr>
          <w:rFonts w:ascii="Arial" w:hAnsi="Arial" w:cs="Arial"/>
          <w:position w:val="-34"/>
          <w:sz w:val="16"/>
          <w:szCs w:val="16"/>
        </w:rPr>
        <w:fldChar w:fldCharType="separate"/>
      </w:r>
      <w:r w:rsidR="00702400">
        <w:rPr>
          <w:rFonts w:ascii="Arial" w:hAnsi="Arial" w:cs="Arial"/>
          <w:position w:val="-34"/>
          <w:sz w:val="16"/>
          <w:szCs w:val="16"/>
        </w:rPr>
        <w:fldChar w:fldCharType="begin"/>
      </w:r>
      <w:r w:rsidR="00702400">
        <w:rPr>
          <w:rFonts w:ascii="Arial" w:hAnsi="Arial" w:cs="Arial"/>
          <w:position w:val="-34"/>
          <w:sz w:val="16"/>
          <w:szCs w:val="16"/>
        </w:rPr>
        <w:instrText xml:space="preserve"> INCLUDEPICTURE  "cid:image019.png@01D82A7E.AF1DC7C0" \* MERGEFORMATINET </w:instrText>
      </w:r>
      <w:r w:rsidR="00702400">
        <w:rPr>
          <w:rFonts w:ascii="Arial" w:hAnsi="Arial" w:cs="Arial"/>
          <w:position w:val="-34"/>
          <w:sz w:val="16"/>
          <w:szCs w:val="16"/>
        </w:rPr>
        <w:fldChar w:fldCharType="separate"/>
      </w:r>
      <w:r w:rsidR="001D5761">
        <w:rPr>
          <w:rFonts w:ascii="Arial" w:hAnsi="Arial" w:cs="Arial"/>
          <w:position w:val="-34"/>
          <w:sz w:val="16"/>
          <w:szCs w:val="16"/>
        </w:rPr>
        <w:fldChar w:fldCharType="begin"/>
      </w:r>
      <w:r w:rsidR="001D5761">
        <w:rPr>
          <w:rFonts w:ascii="Arial" w:hAnsi="Arial" w:cs="Arial"/>
          <w:position w:val="-34"/>
          <w:sz w:val="16"/>
          <w:szCs w:val="16"/>
        </w:rPr>
        <w:instrText xml:space="preserve"> INCLUDEPICTURE  "cid:image019.png@01D82A7E.AF1DC7C0" \* MERGEFORMATINET </w:instrText>
      </w:r>
      <w:r w:rsidR="001D5761">
        <w:rPr>
          <w:rFonts w:ascii="Arial" w:hAnsi="Arial" w:cs="Arial"/>
          <w:position w:val="-34"/>
          <w:sz w:val="16"/>
          <w:szCs w:val="16"/>
        </w:rPr>
        <w:fldChar w:fldCharType="separate"/>
      </w:r>
      <w:r w:rsidR="007E7358">
        <w:rPr>
          <w:rFonts w:ascii="Arial" w:hAnsi="Arial" w:cs="Arial"/>
          <w:position w:val="-34"/>
          <w:sz w:val="16"/>
          <w:szCs w:val="16"/>
        </w:rPr>
        <w:fldChar w:fldCharType="begin"/>
      </w:r>
      <w:r w:rsidR="007E7358">
        <w:rPr>
          <w:rFonts w:ascii="Arial" w:hAnsi="Arial" w:cs="Arial"/>
          <w:position w:val="-34"/>
          <w:sz w:val="16"/>
          <w:szCs w:val="16"/>
        </w:rPr>
        <w:instrText xml:space="preserve"> INCLUDEPICTURE  "cid:image019.png@01D82A7E.AF1DC7C0" \* MERGEFORMATINET </w:instrText>
      </w:r>
      <w:r w:rsidR="007E7358">
        <w:rPr>
          <w:rFonts w:ascii="Arial" w:hAnsi="Arial" w:cs="Arial"/>
          <w:position w:val="-34"/>
          <w:sz w:val="16"/>
          <w:szCs w:val="16"/>
        </w:rPr>
        <w:fldChar w:fldCharType="separate"/>
      </w:r>
      <w:r w:rsidR="00A717FF">
        <w:rPr>
          <w:rFonts w:ascii="Arial" w:hAnsi="Arial" w:cs="Arial"/>
          <w:position w:val="-34"/>
          <w:sz w:val="16"/>
          <w:szCs w:val="16"/>
        </w:rPr>
        <w:fldChar w:fldCharType="begin"/>
      </w:r>
      <w:r w:rsidR="00A717FF">
        <w:rPr>
          <w:rFonts w:ascii="Arial" w:hAnsi="Arial" w:cs="Arial"/>
          <w:position w:val="-34"/>
          <w:sz w:val="16"/>
          <w:szCs w:val="16"/>
        </w:rPr>
        <w:instrText xml:space="preserve"> INCLUDEPICTURE  "cid:image019.png@01D82A7E.AF1DC7C0" \* MERGEFORMATINET </w:instrText>
      </w:r>
      <w:r w:rsidR="00A717FF">
        <w:rPr>
          <w:rFonts w:ascii="Arial" w:hAnsi="Arial" w:cs="Arial"/>
          <w:position w:val="-34"/>
          <w:sz w:val="16"/>
          <w:szCs w:val="16"/>
        </w:rPr>
        <w:fldChar w:fldCharType="separate"/>
      </w:r>
      <w:r w:rsidR="00495ED7">
        <w:rPr>
          <w:rFonts w:ascii="Arial" w:hAnsi="Arial" w:cs="Arial"/>
          <w:position w:val="-34"/>
          <w:sz w:val="16"/>
          <w:szCs w:val="16"/>
        </w:rPr>
        <w:fldChar w:fldCharType="begin"/>
      </w:r>
      <w:r w:rsidR="00495ED7">
        <w:rPr>
          <w:rFonts w:ascii="Arial" w:hAnsi="Arial" w:cs="Arial"/>
          <w:position w:val="-34"/>
          <w:sz w:val="16"/>
          <w:szCs w:val="16"/>
        </w:rPr>
        <w:instrText xml:space="preserve"> INCLUDEPICTURE  "cid:image019.png@01D82A7E.AF1DC7C0" \* MERGEFORMATINET </w:instrText>
      </w:r>
      <w:r w:rsidR="00495ED7">
        <w:rPr>
          <w:rFonts w:ascii="Arial" w:hAnsi="Arial" w:cs="Arial"/>
          <w:position w:val="-34"/>
          <w:sz w:val="16"/>
          <w:szCs w:val="16"/>
        </w:rPr>
        <w:fldChar w:fldCharType="separate"/>
      </w:r>
      <w:r w:rsidR="00D023F8">
        <w:rPr>
          <w:rFonts w:ascii="Arial" w:hAnsi="Arial" w:cs="Arial"/>
          <w:position w:val="-34"/>
          <w:sz w:val="16"/>
          <w:szCs w:val="16"/>
        </w:rPr>
        <w:fldChar w:fldCharType="begin"/>
      </w:r>
      <w:r w:rsidR="00D023F8">
        <w:rPr>
          <w:rFonts w:ascii="Arial" w:hAnsi="Arial" w:cs="Arial"/>
          <w:position w:val="-34"/>
          <w:sz w:val="16"/>
          <w:szCs w:val="16"/>
        </w:rPr>
        <w:instrText xml:space="preserve"> INCLUDEPICTURE  "cid:image019.png@01D82A7E.AF1DC7C0" \* MERGEFORMATINET </w:instrText>
      </w:r>
      <w:r w:rsidR="00D023F8">
        <w:rPr>
          <w:rFonts w:ascii="Arial" w:hAnsi="Arial" w:cs="Arial"/>
          <w:position w:val="-34"/>
          <w:sz w:val="16"/>
          <w:szCs w:val="16"/>
        </w:rPr>
        <w:fldChar w:fldCharType="separate"/>
      </w:r>
      <w:r w:rsidR="00F44FD9">
        <w:rPr>
          <w:rFonts w:ascii="Arial" w:hAnsi="Arial" w:cs="Arial"/>
          <w:position w:val="-34"/>
          <w:sz w:val="16"/>
          <w:szCs w:val="16"/>
        </w:rPr>
        <w:fldChar w:fldCharType="begin"/>
      </w:r>
      <w:r w:rsidR="00F44FD9">
        <w:rPr>
          <w:rFonts w:ascii="Arial" w:hAnsi="Arial" w:cs="Arial"/>
          <w:position w:val="-34"/>
          <w:sz w:val="16"/>
          <w:szCs w:val="16"/>
        </w:rPr>
        <w:instrText xml:space="preserve"> INCLUDEPICTURE  "cid:image019.png@01D82A7E.AF1DC7C0" \* MERGEFORMATINET </w:instrText>
      </w:r>
      <w:r w:rsidR="00F44FD9">
        <w:rPr>
          <w:rFonts w:ascii="Arial" w:hAnsi="Arial" w:cs="Arial"/>
          <w:position w:val="-34"/>
          <w:sz w:val="16"/>
          <w:szCs w:val="16"/>
        </w:rPr>
        <w:fldChar w:fldCharType="separate"/>
      </w:r>
      <w:r w:rsidR="009517D4">
        <w:rPr>
          <w:rFonts w:ascii="Arial" w:hAnsi="Arial" w:cs="Arial"/>
          <w:position w:val="-34"/>
          <w:sz w:val="16"/>
          <w:szCs w:val="16"/>
        </w:rPr>
        <w:fldChar w:fldCharType="begin"/>
      </w:r>
      <w:r w:rsidR="009517D4">
        <w:rPr>
          <w:rFonts w:ascii="Arial" w:hAnsi="Arial" w:cs="Arial"/>
          <w:position w:val="-34"/>
          <w:sz w:val="16"/>
          <w:szCs w:val="16"/>
        </w:rPr>
        <w:instrText xml:space="preserve"> INCLUDEPICTURE  "cid:image019.png@01D82A7E.AF1DC7C0" \* MERGEFORMATINET </w:instrText>
      </w:r>
      <w:r w:rsidR="009517D4">
        <w:rPr>
          <w:rFonts w:ascii="Arial" w:hAnsi="Arial" w:cs="Arial"/>
          <w:position w:val="-34"/>
          <w:sz w:val="16"/>
          <w:szCs w:val="16"/>
        </w:rPr>
        <w:fldChar w:fldCharType="separate"/>
      </w:r>
      <w:r w:rsidR="002328C4">
        <w:rPr>
          <w:rFonts w:ascii="Arial" w:hAnsi="Arial" w:cs="Arial"/>
          <w:position w:val="-34"/>
          <w:sz w:val="16"/>
          <w:szCs w:val="16"/>
        </w:rPr>
        <w:fldChar w:fldCharType="begin"/>
      </w:r>
      <w:r w:rsidR="002328C4">
        <w:rPr>
          <w:rFonts w:ascii="Arial" w:hAnsi="Arial" w:cs="Arial"/>
          <w:position w:val="-34"/>
          <w:sz w:val="16"/>
          <w:szCs w:val="16"/>
        </w:rPr>
        <w:instrText xml:space="preserve"> </w:instrText>
      </w:r>
      <w:r w:rsidR="002328C4">
        <w:rPr>
          <w:rFonts w:ascii="Arial" w:hAnsi="Arial" w:cs="Arial"/>
          <w:position w:val="-34"/>
          <w:sz w:val="16"/>
          <w:szCs w:val="16"/>
        </w:rPr>
        <w:instrText>INCLUDEPICTURE  "cid:image019.png@01D</w:instrText>
      </w:r>
      <w:r w:rsidR="002328C4">
        <w:rPr>
          <w:rFonts w:ascii="Arial" w:hAnsi="Arial" w:cs="Arial"/>
          <w:position w:val="-34"/>
          <w:sz w:val="16"/>
          <w:szCs w:val="16"/>
        </w:rPr>
        <w:instrText>82A7E.AF1DC7C0" \* MERGEFORMATINET</w:instrText>
      </w:r>
      <w:r w:rsidR="002328C4">
        <w:rPr>
          <w:rFonts w:ascii="Arial" w:hAnsi="Arial" w:cs="Arial"/>
          <w:position w:val="-34"/>
          <w:sz w:val="16"/>
          <w:szCs w:val="16"/>
        </w:rPr>
        <w:instrText xml:space="preserve"> </w:instrText>
      </w:r>
      <w:r w:rsidR="002328C4">
        <w:rPr>
          <w:rFonts w:ascii="Arial" w:hAnsi="Arial" w:cs="Arial"/>
          <w:position w:val="-34"/>
          <w:sz w:val="16"/>
          <w:szCs w:val="16"/>
        </w:rPr>
        <w:fldChar w:fldCharType="separate"/>
      </w:r>
      <w:r w:rsidR="00F06F8C">
        <w:rPr>
          <w:rFonts w:ascii="Arial" w:hAnsi="Arial" w:cs="Arial"/>
          <w:position w:val="-34"/>
          <w:sz w:val="16"/>
          <w:szCs w:val="16"/>
        </w:rPr>
        <w:pict w14:anchorId="398BBDA4">
          <v:shape id="_x0000_i1032" type="#_x0000_t75" style="width:251.25pt;height:44.25pt">
            <v:imagedata r:id="rId1241" r:href="rId1242"/>
          </v:shape>
        </w:pict>
      </w:r>
      <w:r w:rsidR="002328C4">
        <w:rPr>
          <w:rFonts w:ascii="Arial" w:hAnsi="Arial" w:cs="Arial"/>
          <w:position w:val="-34"/>
          <w:sz w:val="16"/>
          <w:szCs w:val="16"/>
        </w:rPr>
        <w:fldChar w:fldCharType="end"/>
      </w:r>
      <w:r w:rsidR="009517D4">
        <w:rPr>
          <w:rFonts w:ascii="Arial" w:hAnsi="Arial" w:cs="Arial"/>
          <w:position w:val="-34"/>
          <w:sz w:val="16"/>
          <w:szCs w:val="16"/>
        </w:rPr>
        <w:fldChar w:fldCharType="end"/>
      </w:r>
      <w:r w:rsidR="00F44FD9">
        <w:rPr>
          <w:rFonts w:ascii="Arial" w:hAnsi="Arial" w:cs="Arial"/>
          <w:position w:val="-34"/>
          <w:sz w:val="16"/>
          <w:szCs w:val="16"/>
        </w:rPr>
        <w:fldChar w:fldCharType="end"/>
      </w:r>
      <w:r w:rsidR="00D023F8">
        <w:rPr>
          <w:rFonts w:ascii="Arial" w:hAnsi="Arial" w:cs="Arial"/>
          <w:position w:val="-34"/>
          <w:sz w:val="16"/>
          <w:szCs w:val="16"/>
        </w:rPr>
        <w:fldChar w:fldCharType="end"/>
      </w:r>
      <w:r w:rsidR="00495ED7">
        <w:rPr>
          <w:rFonts w:ascii="Arial" w:hAnsi="Arial" w:cs="Arial"/>
          <w:position w:val="-34"/>
          <w:sz w:val="16"/>
          <w:szCs w:val="16"/>
        </w:rPr>
        <w:fldChar w:fldCharType="end"/>
      </w:r>
      <w:r w:rsidR="00A717FF">
        <w:rPr>
          <w:rFonts w:ascii="Arial" w:hAnsi="Arial" w:cs="Arial"/>
          <w:position w:val="-34"/>
          <w:sz w:val="16"/>
          <w:szCs w:val="16"/>
        </w:rPr>
        <w:fldChar w:fldCharType="end"/>
      </w:r>
      <w:r w:rsidR="007E7358">
        <w:rPr>
          <w:rFonts w:ascii="Arial" w:hAnsi="Arial" w:cs="Arial"/>
          <w:position w:val="-34"/>
          <w:sz w:val="16"/>
          <w:szCs w:val="16"/>
        </w:rPr>
        <w:fldChar w:fldCharType="end"/>
      </w:r>
      <w:r w:rsidR="001D5761">
        <w:rPr>
          <w:rFonts w:ascii="Arial" w:hAnsi="Arial" w:cs="Arial"/>
          <w:position w:val="-34"/>
          <w:sz w:val="16"/>
          <w:szCs w:val="16"/>
        </w:rPr>
        <w:fldChar w:fldCharType="end"/>
      </w:r>
      <w:r w:rsidR="00702400">
        <w:rPr>
          <w:rFonts w:ascii="Arial" w:hAnsi="Arial" w:cs="Arial"/>
          <w:position w:val="-34"/>
          <w:sz w:val="16"/>
          <w:szCs w:val="16"/>
        </w:rPr>
        <w:fldChar w:fldCharType="end"/>
      </w:r>
      <w:r w:rsidR="00CC0C21">
        <w:rPr>
          <w:rFonts w:ascii="Arial" w:hAnsi="Arial" w:cs="Arial"/>
          <w:position w:val="-34"/>
          <w:sz w:val="16"/>
          <w:szCs w:val="16"/>
        </w:rPr>
        <w:fldChar w:fldCharType="end"/>
      </w:r>
      <w:r w:rsidR="004B53CD">
        <w:rPr>
          <w:rFonts w:ascii="Arial" w:hAnsi="Arial" w:cs="Arial"/>
          <w:position w:val="-34"/>
          <w:sz w:val="16"/>
          <w:szCs w:val="16"/>
        </w:rPr>
        <w:fldChar w:fldCharType="end"/>
      </w:r>
      <w:r w:rsidR="000B36BA">
        <w:rPr>
          <w:rFonts w:ascii="Arial" w:hAnsi="Arial" w:cs="Arial"/>
          <w:position w:val="-34"/>
          <w:sz w:val="16"/>
          <w:szCs w:val="16"/>
        </w:rPr>
        <w:fldChar w:fldCharType="end"/>
      </w:r>
      <w:r w:rsidR="00A63FAE">
        <w:rPr>
          <w:rFonts w:ascii="Arial" w:hAnsi="Arial" w:cs="Arial"/>
          <w:position w:val="-34"/>
          <w:sz w:val="16"/>
          <w:szCs w:val="16"/>
        </w:rPr>
        <w:fldChar w:fldCharType="end"/>
      </w:r>
      <w:r w:rsidR="00A31B99">
        <w:rPr>
          <w:rFonts w:ascii="Arial" w:hAnsi="Arial" w:cs="Arial"/>
          <w:position w:val="-34"/>
          <w:sz w:val="16"/>
          <w:szCs w:val="16"/>
        </w:rPr>
        <w:fldChar w:fldCharType="end"/>
      </w:r>
      <w:r w:rsidRPr="009B7DA9">
        <w:rPr>
          <w:rFonts w:ascii="Arial" w:hAnsi="Arial" w:cs="Arial"/>
          <w:position w:val="-34"/>
          <w:sz w:val="16"/>
          <w:szCs w:val="16"/>
        </w:rPr>
        <w:fldChar w:fldCharType="end"/>
      </w:r>
      <w:r w:rsidRPr="009B7DA9">
        <w:rPr>
          <w:rFonts w:ascii="Arial" w:hAnsi="Arial" w:cs="Arial"/>
          <w:sz w:val="16"/>
          <w:szCs w:val="16"/>
        </w:rPr>
        <w:t>, otherwise, the UE transmits aperiodic SRS in each of the triggered resource set(s) in slot</w:t>
      </w:r>
      <m:oMath>
        <m:sSub>
          <m:sSubPr>
            <m:ctrlPr>
              <w:rPr>
                <w:rFonts w:ascii="Cambria Math" w:eastAsia="Malgun Gothic" w:hAnsi="Cambria Math" w:cs="Arial"/>
                <w:i/>
                <w:iCs/>
                <w:color w:val="000000"/>
                <w:sz w:val="16"/>
                <w:szCs w:val="16"/>
                <w:lang w:eastAsia="ko-KR"/>
              </w:rPr>
            </m:ctrlPr>
          </m:sSubPr>
          <m:e>
            <m:r>
              <w:rPr>
                <w:rFonts w:ascii="Cambria Math" w:hAnsi="Cambria Math" w:cs="Arial"/>
                <w:color w:val="000000"/>
                <w:sz w:val="16"/>
                <w:szCs w:val="16"/>
              </w:rPr>
              <m:t>K</m:t>
            </m:r>
          </m:e>
          <m:sub>
            <m:r>
              <w:rPr>
                <w:rFonts w:ascii="Cambria Math" w:hAnsi="Cambria Math" w:cs="Arial"/>
                <w:color w:val="000000"/>
                <w:sz w:val="16"/>
                <w:szCs w:val="16"/>
              </w:rPr>
              <m:t>s</m:t>
            </m:r>
          </m:sub>
        </m:sSub>
        <m:r>
          <w:rPr>
            <w:rFonts w:ascii="Cambria Math" w:hAnsi="Cambria Math" w:cs="Arial"/>
            <w:color w:val="000000"/>
            <w:sz w:val="16"/>
            <w:szCs w:val="16"/>
          </w:rPr>
          <m:t>=</m:t>
        </m:r>
        <m:d>
          <m:dPr>
            <m:begChr m:val="⌊"/>
            <m:endChr m:val="⌋"/>
            <m:ctrlPr>
              <w:rPr>
                <w:rFonts w:ascii="Cambria Math" w:eastAsia="Malgun Gothic" w:hAnsi="Cambria Math" w:cs="Arial"/>
                <w:i/>
                <w:iCs/>
                <w:color w:val="000000"/>
                <w:sz w:val="16"/>
                <w:szCs w:val="16"/>
                <w:lang w:eastAsia="ko-KR"/>
              </w:rPr>
            </m:ctrlPr>
          </m:dPr>
          <m:e>
            <m:r>
              <w:rPr>
                <w:rFonts w:ascii="Cambria Math" w:hAnsi="Cambria Math" w:cs="Arial"/>
                <w:color w:val="000000"/>
                <w:sz w:val="16"/>
                <w:szCs w:val="16"/>
              </w:rPr>
              <m:t>n</m:t>
            </m:r>
            <m:r>
              <w:rPr>
                <w:rFonts w:ascii="Cambria Math" w:eastAsia="MS Gothic" w:hAnsi="Cambria Math" w:cs="Arial"/>
                <w:color w:val="000000"/>
                <w:sz w:val="16"/>
                <w:szCs w:val="16"/>
                <w:lang w:eastAsia="ja-JP"/>
              </w:rPr>
              <m:t>⋅</m:t>
            </m:r>
            <m:f>
              <m:fPr>
                <m:ctrlPr>
                  <w:rPr>
                    <w:rFonts w:ascii="Cambria Math" w:eastAsia="Malgun Gothic" w:hAnsi="Cambria Math" w:cs="Arial"/>
                    <w:i/>
                    <w:iCs/>
                    <w:color w:val="000000"/>
                    <w:sz w:val="16"/>
                    <w:szCs w:val="16"/>
                    <w:lang w:eastAsia="ko-KR"/>
                  </w:rPr>
                </m:ctrlPr>
              </m:fPr>
              <m:num>
                <m:sSup>
                  <m:sSupPr>
                    <m:ctrlPr>
                      <w:rPr>
                        <w:rFonts w:ascii="Cambria Math" w:eastAsia="Malgun Gothic" w:hAnsi="Cambria Math" w:cs="Arial"/>
                        <w:i/>
                        <w:iCs/>
                        <w:color w:val="000000"/>
                        <w:sz w:val="16"/>
                        <w:szCs w:val="16"/>
                        <w:lang w:eastAsia="ko-KR"/>
                      </w:rPr>
                    </m:ctrlPr>
                  </m:sSupPr>
                  <m:e>
                    <m:r>
                      <w:rPr>
                        <w:rFonts w:ascii="Cambria Math" w:hAnsi="Cambria Math" w:cs="Arial"/>
                        <w:color w:val="000000"/>
                        <w:sz w:val="16"/>
                        <w:szCs w:val="16"/>
                      </w:rPr>
                      <m:t>2</m:t>
                    </m:r>
                  </m:e>
                  <m:sup>
                    <m:sSub>
                      <m:sSubPr>
                        <m:ctrlPr>
                          <w:rPr>
                            <w:rFonts w:ascii="Cambria Math" w:eastAsia="Malgun Gothic" w:hAnsi="Cambria Math" w:cs="Arial"/>
                            <w:i/>
                            <w:iCs/>
                            <w:color w:val="000000"/>
                            <w:sz w:val="16"/>
                            <w:szCs w:val="16"/>
                            <w:lang w:eastAsia="ko-KR"/>
                          </w:rPr>
                        </m:ctrlPr>
                      </m:sSubPr>
                      <m:e>
                        <m:r>
                          <w:rPr>
                            <w:rFonts w:ascii="Cambria Math" w:hAnsi="Cambria Math" w:cs="Arial"/>
                            <w:color w:val="000000"/>
                            <w:sz w:val="16"/>
                            <w:szCs w:val="16"/>
                          </w:rPr>
                          <m:t>μ</m:t>
                        </m:r>
                      </m:e>
                      <m:sub>
                        <m:r>
                          <w:rPr>
                            <w:rFonts w:ascii="Cambria Math" w:hAnsi="Cambria Math" w:cs="Arial"/>
                            <w:color w:val="000000"/>
                            <w:sz w:val="16"/>
                            <w:szCs w:val="16"/>
                          </w:rPr>
                          <m:t>SRS</m:t>
                        </m:r>
                      </m:sub>
                    </m:sSub>
                  </m:sup>
                </m:sSup>
              </m:num>
              <m:den>
                <m:sSup>
                  <m:sSupPr>
                    <m:ctrlPr>
                      <w:rPr>
                        <w:rFonts w:ascii="Cambria Math" w:eastAsia="Malgun Gothic" w:hAnsi="Cambria Math" w:cs="Arial"/>
                        <w:i/>
                        <w:iCs/>
                        <w:color w:val="000000"/>
                        <w:sz w:val="16"/>
                        <w:szCs w:val="16"/>
                        <w:lang w:eastAsia="ko-KR"/>
                      </w:rPr>
                    </m:ctrlPr>
                  </m:sSupPr>
                  <m:e>
                    <m:r>
                      <w:rPr>
                        <w:rFonts w:ascii="Cambria Math" w:hAnsi="Cambria Math" w:cs="Arial"/>
                        <w:color w:val="000000"/>
                        <w:sz w:val="16"/>
                        <w:szCs w:val="16"/>
                      </w:rPr>
                      <m:t>2</m:t>
                    </m:r>
                  </m:e>
                  <m:sup>
                    <m:sSub>
                      <m:sSubPr>
                        <m:ctrlPr>
                          <w:rPr>
                            <w:rFonts w:ascii="Cambria Math" w:eastAsia="Malgun Gothic" w:hAnsi="Cambria Math" w:cs="Arial"/>
                            <w:i/>
                            <w:iCs/>
                            <w:color w:val="000000"/>
                            <w:sz w:val="16"/>
                            <w:szCs w:val="16"/>
                            <w:lang w:eastAsia="ko-KR"/>
                          </w:rPr>
                        </m:ctrlPr>
                      </m:sSubPr>
                      <m:e>
                        <m:r>
                          <w:rPr>
                            <w:rFonts w:ascii="Cambria Math" w:hAnsi="Cambria Math" w:cs="Arial"/>
                            <w:color w:val="000000"/>
                            <w:sz w:val="16"/>
                            <w:szCs w:val="16"/>
                          </w:rPr>
                          <m:t>μ</m:t>
                        </m:r>
                      </m:e>
                      <m:sub>
                        <m:r>
                          <w:rPr>
                            <w:rFonts w:ascii="Cambria Math" w:hAnsi="Cambria Math" w:cs="Arial"/>
                            <w:color w:val="000000"/>
                            <w:sz w:val="16"/>
                            <w:szCs w:val="16"/>
                          </w:rPr>
                          <m:t>PDCCH</m:t>
                        </m:r>
                      </m:sub>
                    </m:sSub>
                  </m:sup>
                </m:sSup>
              </m:den>
            </m:f>
          </m:e>
        </m:d>
        <m:r>
          <w:rPr>
            <w:rFonts w:ascii="Cambria Math" w:hAnsi="Cambria Math" w:cs="Arial"/>
            <w:color w:val="000000"/>
            <w:sz w:val="16"/>
            <w:szCs w:val="16"/>
          </w:rPr>
          <m:t>+</m:t>
        </m:r>
        <m:sSub>
          <m:sSubPr>
            <m:ctrlPr>
              <w:rPr>
                <w:rFonts w:ascii="Cambria Math" w:eastAsia="Malgun Gothic" w:hAnsi="Cambria Math" w:cs="Arial"/>
                <w:i/>
                <w:iCs/>
                <w:color w:val="000000"/>
                <w:sz w:val="16"/>
                <w:szCs w:val="16"/>
                <w:lang w:eastAsia="ko-KR"/>
              </w:rPr>
            </m:ctrlPr>
          </m:sSubPr>
          <m:e>
            <m:r>
              <w:rPr>
                <w:rFonts w:ascii="Cambria Math" w:hAnsi="Cambria Math" w:cs="Arial"/>
                <w:color w:val="000000"/>
                <w:sz w:val="16"/>
                <w:szCs w:val="16"/>
              </w:rPr>
              <m:t>K</m:t>
            </m:r>
          </m:e>
          <m:sub>
            <m:r>
              <w:rPr>
                <w:rFonts w:ascii="Cambria Math" w:hAnsi="Cambria Math" w:cs="Arial"/>
                <w:color w:val="000000"/>
                <w:sz w:val="16"/>
                <w:szCs w:val="16"/>
              </w:rPr>
              <m:t>2</m:t>
            </m:r>
          </m:sub>
        </m:sSub>
        <m:r>
          <w:rPr>
            <w:rFonts w:ascii="Cambria Math" w:hAnsi="Cambria Math" w:cs="Arial"/>
            <w:color w:val="000000"/>
            <w:sz w:val="16"/>
            <w:szCs w:val="16"/>
          </w:rPr>
          <m:t>+</m:t>
        </m:r>
        <m:sSub>
          <m:sSubPr>
            <m:ctrlPr>
              <w:rPr>
                <w:rFonts w:ascii="Cambria Math" w:eastAsia="Malgun Gothic" w:hAnsi="Cambria Math" w:cs="Arial"/>
                <w:i/>
                <w:iCs/>
                <w:color w:val="000000"/>
                <w:sz w:val="16"/>
                <w:szCs w:val="16"/>
                <w:lang w:eastAsia="ko-KR"/>
              </w:rPr>
            </m:ctrlPr>
          </m:sSubPr>
          <m:e>
            <m:r>
              <w:rPr>
                <w:rFonts w:ascii="Cambria Math" w:hAnsi="Cambria Math" w:cs="Arial"/>
                <w:color w:val="000000"/>
                <w:sz w:val="16"/>
                <w:szCs w:val="16"/>
              </w:rPr>
              <m:t>K</m:t>
            </m:r>
          </m:e>
          <m:sub>
            <m:r>
              <w:rPr>
                <w:rFonts w:ascii="Cambria Math" w:hAnsi="Cambria Math" w:cs="Arial"/>
                <w:color w:val="000000"/>
                <w:sz w:val="16"/>
                <w:szCs w:val="16"/>
              </w:rPr>
              <m:t>offset</m:t>
            </m:r>
          </m:sub>
        </m:sSub>
        <m:r>
          <w:rPr>
            <w:rFonts w:ascii="Cambria Math" w:eastAsia="MS Gothic" w:hAnsi="Cambria Math" w:cs="Arial"/>
            <w:color w:val="000000"/>
            <w:sz w:val="16"/>
            <w:szCs w:val="16"/>
            <w:lang w:eastAsia="ja-JP"/>
          </w:rPr>
          <m:t>⋅</m:t>
        </m:r>
        <m:f>
          <m:fPr>
            <m:ctrlPr>
              <w:rPr>
                <w:rFonts w:ascii="Cambria Math" w:eastAsia="Malgun Gothic" w:hAnsi="Cambria Math" w:cs="Arial"/>
                <w:i/>
                <w:iCs/>
                <w:color w:val="000000"/>
                <w:sz w:val="16"/>
                <w:szCs w:val="16"/>
                <w:lang w:eastAsia="ko-KR"/>
              </w:rPr>
            </m:ctrlPr>
          </m:fPr>
          <m:num>
            <m:sSup>
              <m:sSupPr>
                <m:ctrlPr>
                  <w:rPr>
                    <w:rFonts w:ascii="Cambria Math" w:eastAsia="Malgun Gothic" w:hAnsi="Cambria Math" w:cs="Arial"/>
                    <w:i/>
                    <w:iCs/>
                    <w:color w:val="000000"/>
                    <w:sz w:val="16"/>
                    <w:szCs w:val="16"/>
                    <w:lang w:eastAsia="ko-KR"/>
                  </w:rPr>
                </m:ctrlPr>
              </m:sSupPr>
              <m:e>
                <m:r>
                  <w:rPr>
                    <w:rFonts w:ascii="Cambria Math" w:hAnsi="Cambria Math" w:cs="Arial"/>
                    <w:color w:val="000000"/>
                    <w:sz w:val="16"/>
                    <w:szCs w:val="16"/>
                  </w:rPr>
                  <m:t>2</m:t>
                </m:r>
              </m:e>
              <m:sup>
                <m:sSub>
                  <m:sSubPr>
                    <m:ctrlPr>
                      <w:rPr>
                        <w:rFonts w:ascii="Cambria Math" w:eastAsia="Malgun Gothic" w:hAnsi="Cambria Math" w:cs="Arial"/>
                        <w:i/>
                        <w:iCs/>
                        <w:color w:val="000000"/>
                        <w:sz w:val="16"/>
                        <w:szCs w:val="16"/>
                        <w:lang w:eastAsia="ko-KR"/>
                      </w:rPr>
                    </m:ctrlPr>
                  </m:sSubPr>
                  <m:e>
                    <m:r>
                      <w:rPr>
                        <w:rFonts w:ascii="Cambria Math" w:hAnsi="Cambria Math" w:cs="Arial"/>
                        <w:color w:val="000000"/>
                        <w:sz w:val="16"/>
                        <w:szCs w:val="16"/>
                      </w:rPr>
                      <m:t>μ</m:t>
                    </m:r>
                  </m:e>
                  <m:sub>
                    <m:r>
                      <w:rPr>
                        <w:rFonts w:ascii="Cambria Math" w:hAnsi="Cambria Math" w:cs="Arial"/>
                        <w:color w:val="000000"/>
                        <w:sz w:val="16"/>
                        <w:szCs w:val="16"/>
                      </w:rPr>
                      <m:t>SRS</m:t>
                    </m:r>
                  </m:sub>
                </m:sSub>
              </m:sup>
            </m:sSup>
          </m:num>
          <m:den>
            <m:sSup>
              <m:sSupPr>
                <m:ctrlPr>
                  <w:rPr>
                    <w:rFonts w:ascii="Cambria Math" w:eastAsia="Malgun Gothic" w:hAnsi="Cambria Math" w:cs="Arial"/>
                    <w:i/>
                    <w:iCs/>
                    <w:color w:val="000000"/>
                    <w:sz w:val="16"/>
                    <w:szCs w:val="16"/>
                    <w:lang w:eastAsia="ko-KR"/>
                  </w:rPr>
                </m:ctrlPr>
              </m:sSupPr>
              <m:e>
                <m:r>
                  <w:rPr>
                    <w:rFonts w:ascii="Cambria Math" w:hAnsi="Cambria Math" w:cs="Arial"/>
                    <w:color w:val="000000"/>
                    <w:sz w:val="16"/>
                    <w:szCs w:val="16"/>
                  </w:rPr>
                  <m:t>2</m:t>
                </m:r>
              </m:e>
              <m:sup>
                <m:sSub>
                  <m:sSubPr>
                    <m:ctrlPr>
                      <w:rPr>
                        <w:rFonts w:ascii="Cambria Math" w:eastAsia="Malgun Gothic" w:hAnsi="Cambria Math" w:cs="Arial"/>
                        <w:i/>
                        <w:iCs/>
                        <w:color w:val="000000"/>
                        <w:sz w:val="16"/>
                        <w:szCs w:val="16"/>
                        <w:lang w:eastAsia="ko-KR"/>
                      </w:rPr>
                    </m:ctrlPr>
                  </m:sSubPr>
                  <m:e>
                    <m:r>
                      <w:rPr>
                        <w:rFonts w:ascii="Cambria Math" w:hAnsi="Cambria Math" w:cs="Arial"/>
                        <w:color w:val="000000"/>
                        <w:sz w:val="16"/>
                        <w:szCs w:val="16"/>
                      </w:rPr>
                      <m:t>μ</m:t>
                    </m:r>
                  </m:e>
                  <m:sub>
                    <m:sSub>
                      <m:sSubPr>
                        <m:ctrlPr>
                          <w:rPr>
                            <w:rFonts w:ascii="Cambria Math" w:eastAsia="Malgun Gothic" w:hAnsi="Cambria Math" w:cs="Arial"/>
                            <w:i/>
                            <w:iCs/>
                            <w:color w:val="000000"/>
                            <w:sz w:val="16"/>
                            <w:szCs w:val="16"/>
                            <w:lang w:eastAsia="ko-KR"/>
                          </w:rPr>
                        </m:ctrlPr>
                      </m:sSubPr>
                      <m:e>
                        <m:r>
                          <w:rPr>
                            <w:rFonts w:ascii="Cambria Math" w:hAnsi="Cambria Math" w:cs="Arial"/>
                            <w:color w:val="000000"/>
                            <w:sz w:val="16"/>
                            <w:szCs w:val="16"/>
                          </w:rPr>
                          <m:t>K</m:t>
                        </m:r>
                      </m:e>
                      <m:sub>
                        <m:r>
                          <w:rPr>
                            <w:rFonts w:ascii="Cambria Math" w:hAnsi="Cambria Math" w:cs="Arial"/>
                            <w:color w:val="000000"/>
                            <w:sz w:val="16"/>
                            <w:szCs w:val="16"/>
                          </w:rPr>
                          <m:t>offset</m:t>
                        </m:r>
                      </m:sub>
                    </m:sSub>
                  </m:sub>
                </m:sSub>
              </m:sup>
            </m:sSup>
          </m:den>
        </m:f>
      </m:oMath>
      <w:r w:rsidRPr="009B7DA9">
        <w:rPr>
          <w:rFonts w:ascii="Arial" w:hAnsi="Arial" w:cs="Arial"/>
          <w:color w:val="000000"/>
          <w:sz w:val="16"/>
          <w:szCs w:val="16"/>
        </w:rPr>
        <w:t xml:space="preserve">, </w:t>
      </w:r>
      <w:r w:rsidRPr="009B7DA9">
        <w:rPr>
          <w:rFonts w:ascii="Arial" w:hAnsi="Arial" w:cs="Arial"/>
          <w:color w:val="FF0000"/>
          <w:sz w:val="16"/>
          <w:szCs w:val="16"/>
        </w:rPr>
        <w:t xml:space="preserve">where </w:t>
      </w:r>
      <m:oMath>
        <m:sSub>
          <m:sSubPr>
            <m:ctrlPr>
              <w:rPr>
                <w:rFonts w:ascii="Cambria Math" w:eastAsia="Malgun Gothic" w:hAnsi="Cambria Math" w:cs="Arial"/>
                <w:i/>
                <w:iCs/>
                <w:color w:val="FF0000"/>
                <w:sz w:val="16"/>
                <w:szCs w:val="16"/>
              </w:rPr>
            </m:ctrlPr>
          </m:sSubPr>
          <m:e>
            <m:r>
              <w:rPr>
                <w:rFonts w:ascii="Cambria Math" w:hAnsi="Cambria Math" w:cs="Arial"/>
                <w:color w:val="FF0000"/>
                <w:sz w:val="16"/>
                <w:szCs w:val="16"/>
              </w:rPr>
              <m:t>K</m:t>
            </m:r>
          </m:e>
          <m:sub>
            <m:r>
              <w:rPr>
                <w:rFonts w:ascii="Cambria Math" w:hAnsi="Cambria Math" w:cs="Arial"/>
                <w:color w:val="FF0000"/>
                <w:sz w:val="16"/>
                <w:szCs w:val="16"/>
              </w:rPr>
              <m:t>offset</m:t>
            </m:r>
          </m:sub>
        </m:sSub>
      </m:oMath>
      <w:r w:rsidRPr="009B7DA9">
        <w:rPr>
          <w:rFonts w:ascii="Arial" w:hAnsi="Arial" w:cs="Arial"/>
          <w:color w:val="FF0000"/>
          <w:sz w:val="16"/>
          <w:szCs w:val="16"/>
          <w:vertAlign w:val="subscript"/>
        </w:rPr>
        <w:t xml:space="preserve"> </w:t>
      </w:r>
      <w:r w:rsidRPr="009B7DA9">
        <w:rPr>
          <w:rFonts w:ascii="Arial" w:hAnsi="Arial" w:cs="Arial"/>
          <w:color w:val="FF0000"/>
          <w:sz w:val="16"/>
          <w:szCs w:val="16"/>
        </w:rPr>
        <w:t>is a parameter configured by higher layer as specified in [TS38.213 clause 4.2]</w:t>
      </w:r>
      <w:r w:rsidRPr="009B7DA9">
        <w:rPr>
          <w:rFonts w:ascii="Arial" w:hAnsi="Arial" w:cs="Arial"/>
          <w:strike/>
          <w:color w:val="FF0000"/>
          <w:sz w:val="16"/>
          <w:szCs w:val="16"/>
        </w:rPr>
        <w:t xml:space="preserve"> if the UE is configured with the higher layer parameter </w:t>
      </w:r>
      <w:r w:rsidRPr="009B7DA9">
        <w:rPr>
          <w:rFonts w:ascii="Arial" w:hAnsi="Arial" w:cs="Arial"/>
          <w:i/>
          <w:iCs/>
          <w:strike/>
          <w:color w:val="FF0000"/>
          <w:sz w:val="16"/>
          <w:szCs w:val="16"/>
        </w:rPr>
        <w:t>CellSpecific_Koffset</w:t>
      </w:r>
      <w:r w:rsidRPr="009B7DA9">
        <w:rPr>
          <w:rFonts w:ascii="Arial" w:hAnsi="Arial" w:cs="Arial"/>
          <w:strike/>
          <w:color w:val="FF0000"/>
          <w:sz w:val="16"/>
          <w:szCs w:val="16"/>
        </w:rPr>
        <w:t xml:space="preserve">, </w:t>
      </w:r>
      <w:r w:rsidRPr="009B7DA9">
        <w:rPr>
          <w:rFonts w:ascii="Arial" w:hAnsi="Arial" w:cs="Arial"/>
          <w:i/>
          <w:iCs/>
          <w:strike/>
          <w:color w:val="FF0000"/>
          <w:sz w:val="16"/>
          <w:szCs w:val="16"/>
        </w:rPr>
        <w:t>K</w:t>
      </w:r>
      <w:r w:rsidRPr="009B7DA9">
        <w:rPr>
          <w:rFonts w:ascii="Arial" w:hAnsi="Arial" w:cs="Arial"/>
          <w:i/>
          <w:iCs/>
          <w:strike/>
          <w:color w:val="FF0000"/>
          <w:sz w:val="16"/>
          <w:szCs w:val="16"/>
          <w:vertAlign w:val="subscript"/>
        </w:rPr>
        <w:t xml:space="preserve">s </w:t>
      </w:r>
      <w:r w:rsidRPr="009B7DA9">
        <w:rPr>
          <w:rFonts w:ascii="Arial" w:hAnsi="Arial" w:cs="Arial"/>
          <w:strike/>
          <w:color w:val="FF0000"/>
          <w:sz w:val="16"/>
          <w:szCs w:val="16"/>
        </w:rPr>
        <w:t>=</w:t>
      </w:r>
      <w:r w:rsidRPr="009B7DA9">
        <w:rPr>
          <w:rFonts w:ascii="Arial" w:hAnsi="Arial" w:cs="Arial"/>
          <w:strike/>
          <w:color w:val="FF0000"/>
          <w:position w:val="-32"/>
          <w:sz w:val="16"/>
          <w:szCs w:val="16"/>
        </w:rPr>
        <w:fldChar w:fldCharType="begin"/>
      </w:r>
      <w:r w:rsidRPr="009B7DA9">
        <w:rPr>
          <w:rFonts w:ascii="Arial" w:hAnsi="Arial" w:cs="Arial"/>
          <w:strike/>
          <w:color w:val="FF0000"/>
          <w:position w:val="-32"/>
          <w:sz w:val="16"/>
          <w:szCs w:val="16"/>
        </w:rPr>
        <w:instrText xml:space="preserve"> INCLUDEPICTURE  "cid:image021.png@01D82A7E.AF1DC7C0" \* MERGEFORMATINET </w:instrText>
      </w:r>
      <w:r w:rsidRPr="009B7DA9">
        <w:rPr>
          <w:rFonts w:ascii="Arial" w:hAnsi="Arial" w:cs="Arial"/>
          <w:strike/>
          <w:color w:val="FF0000"/>
          <w:position w:val="-32"/>
          <w:sz w:val="16"/>
          <w:szCs w:val="16"/>
        </w:rPr>
        <w:fldChar w:fldCharType="separate"/>
      </w:r>
      <w:r w:rsidR="00A31B99">
        <w:rPr>
          <w:rFonts w:ascii="Arial" w:hAnsi="Arial" w:cs="Arial"/>
          <w:strike/>
          <w:color w:val="FF0000"/>
          <w:position w:val="-32"/>
          <w:sz w:val="16"/>
          <w:szCs w:val="16"/>
        </w:rPr>
        <w:fldChar w:fldCharType="begin"/>
      </w:r>
      <w:r w:rsidR="00A31B99">
        <w:rPr>
          <w:rFonts w:ascii="Arial" w:hAnsi="Arial" w:cs="Arial"/>
          <w:strike/>
          <w:color w:val="FF0000"/>
          <w:position w:val="-32"/>
          <w:sz w:val="16"/>
          <w:szCs w:val="16"/>
        </w:rPr>
        <w:instrText xml:space="preserve"> INCLUDEPICTURE  "cid:image021.png@01D82A7E.AF1DC7C0" \* MERGEFORMATINET </w:instrText>
      </w:r>
      <w:r w:rsidR="00A31B99">
        <w:rPr>
          <w:rFonts w:ascii="Arial" w:hAnsi="Arial" w:cs="Arial"/>
          <w:strike/>
          <w:color w:val="FF0000"/>
          <w:position w:val="-32"/>
          <w:sz w:val="16"/>
          <w:szCs w:val="16"/>
        </w:rPr>
        <w:fldChar w:fldCharType="separate"/>
      </w:r>
      <w:r w:rsidR="00A63FAE">
        <w:rPr>
          <w:rFonts w:ascii="Arial" w:hAnsi="Arial" w:cs="Arial"/>
          <w:strike/>
          <w:color w:val="FF0000"/>
          <w:position w:val="-32"/>
          <w:sz w:val="16"/>
          <w:szCs w:val="16"/>
        </w:rPr>
        <w:fldChar w:fldCharType="begin"/>
      </w:r>
      <w:r w:rsidR="00A63FAE">
        <w:rPr>
          <w:rFonts w:ascii="Arial" w:hAnsi="Arial" w:cs="Arial"/>
          <w:strike/>
          <w:color w:val="FF0000"/>
          <w:position w:val="-32"/>
          <w:sz w:val="16"/>
          <w:szCs w:val="16"/>
        </w:rPr>
        <w:instrText xml:space="preserve"> INCLUDEPICTURE  "cid:image021.png@01D82A7E.AF1DC7C0" \* MERGEFORMATINET </w:instrText>
      </w:r>
      <w:r w:rsidR="00A63FAE">
        <w:rPr>
          <w:rFonts w:ascii="Arial" w:hAnsi="Arial" w:cs="Arial"/>
          <w:strike/>
          <w:color w:val="FF0000"/>
          <w:position w:val="-32"/>
          <w:sz w:val="16"/>
          <w:szCs w:val="16"/>
        </w:rPr>
        <w:fldChar w:fldCharType="separate"/>
      </w:r>
      <w:r w:rsidR="000B36BA">
        <w:rPr>
          <w:rFonts w:ascii="Arial" w:hAnsi="Arial" w:cs="Arial"/>
          <w:strike/>
          <w:color w:val="FF0000"/>
          <w:position w:val="-32"/>
          <w:sz w:val="16"/>
          <w:szCs w:val="16"/>
        </w:rPr>
        <w:fldChar w:fldCharType="begin"/>
      </w:r>
      <w:r w:rsidR="000B36BA">
        <w:rPr>
          <w:rFonts w:ascii="Arial" w:hAnsi="Arial" w:cs="Arial"/>
          <w:strike/>
          <w:color w:val="FF0000"/>
          <w:position w:val="-32"/>
          <w:sz w:val="16"/>
          <w:szCs w:val="16"/>
        </w:rPr>
        <w:instrText xml:space="preserve"> INCLUDEPICTURE  "cid:image021.png@01D82A7E.AF1DC7C0" \* MERGEFORMATINET </w:instrText>
      </w:r>
      <w:r w:rsidR="000B36BA">
        <w:rPr>
          <w:rFonts w:ascii="Arial" w:hAnsi="Arial" w:cs="Arial"/>
          <w:strike/>
          <w:color w:val="FF0000"/>
          <w:position w:val="-32"/>
          <w:sz w:val="16"/>
          <w:szCs w:val="16"/>
        </w:rPr>
        <w:fldChar w:fldCharType="separate"/>
      </w:r>
      <w:r w:rsidR="004B53CD">
        <w:rPr>
          <w:rFonts w:ascii="Arial" w:hAnsi="Arial" w:cs="Arial"/>
          <w:strike/>
          <w:color w:val="FF0000"/>
          <w:position w:val="-32"/>
          <w:sz w:val="16"/>
          <w:szCs w:val="16"/>
        </w:rPr>
        <w:fldChar w:fldCharType="begin"/>
      </w:r>
      <w:r w:rsidR="004B53CD">
        <w:rPr>
          <w:rFonts w:ascii="Arial" w:hAnsi="Arial" w:cs="Arial"/>
          <w:strike/>
          <w:color w:val="FF0000"/>
          <w:position w:val="-32"/>
          <w:sz w:val="16"/>
          <w:szCs w:val="16"/>
        </w:rPr>
        <w:instrText xml:space="preserve"> INCLUDEPICTURE  "cid:image021.png@01D82A7E.AF1DC7C0" \* MERGEFORMATINET </w:instrText>
      </w:r>
      <w:r w:rsidR="004B53CD">
        <w:rPr>
          <w:rFonts w:ascii="Arial" w:hAnsi="Arial" w:cs="Arial"/>
          <w:strike/>
          <w:color w:val="FF0000"/>
          <w:position w:val="-32"/>
          <w:sz w:val="16"/>
          <w:szCs w:val="16"/>
        </w:rPr>
        <w:fldChar w:fldCharType="separate"/>
      </w:r>
      <w:r w:rsidR="00CC0C21">
        <w:rPr>
          <w:rFonts w:ascii="Arial" w:hAnsi="Arial" w:cs="Arial"/>
          <w:strike/>
          <w:color w:val="FF0000"/>
          <w:position w:val="-32"/>
          <w:sz w:val="16"/>
          <w:szCs w:val="16"/>
        </w:rPr>
        <w:fldChar w:fldCharType="begin"/>
      </w:r>
      <w:r w:rsidR="00CC0C21">
        <w:rPr>
          <w:rFonts w:ascii="Arial" w:hAnsi="Arial" w:cs="Arial"/>
          <w:strike/>
          <w:color w:val="FF0000"/>
          <w:position w:val="-32"/>
          <w:sz w:val="16"/>
          <w:szCs w:val="16"/>
        </w:rPr>
        <w:instrText xml:space="preserve"> INCLUDEPICTURE  "cid:image021.png@01D82A7E.AF1DC7C0" \* MERGEFORMATINET </w:instrText>
      </w:r>
      <w:r w:rsidR="00CC0C21">
        <w:rPr>
          <w:rFonts w:ascii="Arial" w:hAnsi="Arial" w:cs="Arial"/>
          <w:strike/>
          <w:color w:val="FF0000"/>
          <w:position w:val="-32"/>
          <w:sz w:val="16"/>
          <w:szCs w:val="16"/>
        </w:rPr>
        <w:fldChar w:fldCharType="separate"/>
      </w:r>
      <w:r w:rsidR="00702400">
        <w:rPr>
          <w:rFonts w:ascii="Arial" w:hAnsi="Arial" w:cs="Arial"/>
          <w:strike/>
          <w:color w:val="FF0000"/>
          <w:position w:val="-32"/>
          <w:sz w:val="16"/>
          <w:szCs w:val="16"/>
        </w:rPr>
        <w:fldChar w:fldCharType="begin"/>
      </w:r>
      <w:r w:rsidR="00702400">
        <w:rPr>
          <w:rFonts w:ascii="Arial" w:hAnsi="Arial" w:cs="Arial"/>
          <w:strike/>
          <w:color w:val="FF0000"/>
          <w:position w:val="-32"/>
          <w:sz w:val="16"/>
          <w:szCs w:val="16"/>
        </w:rPr>
        <w:instrText xml:space="preserve"> INCLUDEPICTURE  "cid:image021.png@01D82A7E.AF1DC7C0" \* MERGEFORMATINET </w:instrText>
      </w:r>
      <w:r w:rsidR="00702400">
        <w:rPr>
          <w:rFonts w:ascii="Arial" w:hAnsi="Arial" w:cs="Arial"/>
          <w:strike/>
          <w:color w:val="FF0000"/>
          <w:position w:val="-32"/>
          <w:sz w:val="16"/>
          <w:szCs w:val="16"/>
        </w:rPr>
        <w:fldChar w:fldCharType="separate"/>
      </w:r>
      <w:r w:rsidR="001D5761">
        <w:rPr>
          <w:rFonts w:ascii="Arial" w:hAnsi="Arial" w:cs="Arial"/>
          <w:strike/>
          <w:color w:val="FF0000"/>
          <w:position w:val="-32"/>
          <w:sz w:val="16"/>
          <w:szCs w:val="16"/>
        </w:rPr>
        <w:fldChar w:fldCharType="begin"/>
      </w:r>
      <w:r w:rsidR="001D5761">
        <w:rPr>
          <w:rFonts w:ascii="Arial" w:hAnsi="Arial" w:cs="Arial"/>
          <w:strike/>
          <w:color w:val="FF0000"/>
          <w:position w:val="-32"/>
          <w:sz w:val="16"/>
          <w:szCs w:val="16"/>
        </w:rPr>
        <w:instrText xml:space="preserve"> INCLUDEPICTURE  "cid:image021.png@01D82A7E.AF1DC7C0" \* MERGEFORMATINET </w:instrText>
      </w:r>
      <w:r w:rsidR="001D5761">
        <w:rPr>
          <w:rFonts w:ascii="Arial" w:hAnsi="Arial" w:cs="Arial"/>
          <w:strike/>
          <w:color w:val="FF0000"/>
          <w:position w:val="-32"/>
          <w:sz w:val="16"/>
          <w:szCs w:val="16"/>
        </w:rPr>
        <w:fldChar w:fldCharType="separate"/>
      </w:r>
      <w:r w:rsidR="007E7358">
        <w:rPr>
          <w:rFonts w:ascii="Arial" w:hAnsi="Arial" w:cs="Arial"/>
          <w:strike/>
          <w:color w:val="FF0000"/>
          <w:position w:val="-32"/>
          <w:sz w:val="16"/>
          <w:szCs w:val="16"/>
        </w:rPr>
        <w:fldChar w:fldCharType="begin"/>
      </w:r>
      <w:r w:rsidR="007E7358">
        <w:rPr>
          <w:rFonts w:ascii="Arial" w:hAnsi="Arial" w:cs="Arial"/>
          <w:strike/>
          <w:color w:val="FF0000"/>
          <w:position w:val="-32"/>
          <w:sz w:val="16"/>
          <w:szCs w:val="16"/>
        </w:rPr>
        <w:instrText xml:space="preserve"> INCLUDEPICTURE  "cid:image021.png@01D82A7E.AF1DC7C0" \* MERGEFORMATINET </w:instrText>
      </w:r>
      <w:r w:rsidR="007E7358">
        <w:rPr>
          <w:rFonts w:ascii="Arial" w:hAnsi="Arial" w:cs="Arial"/>
          <w:strike/>
          <w:color w:val="FF0000"/>
          <w:position w:val="-32"/>
          <w:sz w:val="16"/>
          <w:szCs w:val="16"/>
        </w:rPr>
        <w:fldChar w:fldCharType="separate"/>
      </w:r>
      <w:r w:rsidR="00A717FF">
        <w:rPr>
          <w:rFonts w:ascii="Arial" w:hAnsi="Arial" w:cs="Arial"/>
          <w:strike/>
          <w:color w:val="FF0000"/>
          <w:position w:val="-32"/>
          <w:sz w:val="16"/>
          <w:szCs w:val="16"/>
        </w:rPr>
        <w:fldChar w:fldCharType="begin"/>
      </w:r>
      <w:r w:rsidR="00A717FF">
        <w:rPr>
          <w:rFonts w:ascii="Arial" w:hAnsi="Arial" w:cs="Arial"/>
          <w:strike/>
          <w:color w:val="FF0000"/>
          <w:position w:val="-32"/>
          <w:sz w:val="16"/>
          <w:szCs w:val="16"/>
        </w:rPr>
        <w:instrText xml:space="preserve"> INCLUDEPICTURE  "cid:image021.png@01D82A7E.AF1DC7C0" \* MERGEFORMATINET </w:instrText>
      </w:r>
      <w:r w:rsidR="00A717FF">
        <w:rPr>
          <w:rFonts w:ascii="Arial" w:hAnsi="Arial" w:cs="Arial"/>
          <w:strike/>
          <w:color w:val="FF0000"/>
          <w:position w:val="-32"/>
          <w:sz w:val="16"/>
          <w:szCs w:val="16"/>
        </w:rPr>
        <w:fldChar w:fldCharType="separate"/>
      </w:r>
      <w:r w:rsidR="00495ED7">
        <w:rPr>
          <w:rFonts w:ascii="Arial" w:hAnsi="Arial" w:cs="Arial"/>
          <w:strike/>
          <w:color w:val="FF0000"/>
          <w:position w:val="-32"/>
          <w:sz w:val="16"/>
          <w:szCs w:val="16"/>
        </w:rPr>
        <w:fldChar w:fldCharType="begin"/>
      </w:r>
      <w:r w:rsidR="00495ED7">
        <w:rPr>
          <w:rFonts w:ascii="Arial" w:hAnsi="Arial" w:cs="Arial"/>
          <w:strike/>
          <w:color w:val="FF0000"/>
          <w:position w:val="-32"/>
          <w:sz w:val="16"/>
          <w:szCs w:val="16"/>
        </w:rPr>
        <w:instrText xml:space="preserve"> INCLUDEPICTURE  "cid:image021.png@01D82A7E.AF1DC7C0" \* MERGEFORMATINET </w:instrText>
      </w:r>
      <w:r w:rsidR="00495ED7">
        <w:rPr>
          <w:rFonts w:ascii="Arial" w:hAnsi="Arial" w:cs="Arial"/>
          <w:strike/>
          <w:color w:val="FF0000"/>
          <w:position w:val="-32"/>
          <w:sz w:val="16"/>
          <w:szCs w:val="16"/>
        </w:rPr>
        <w:fldChar w:fldCharType="separate"/>
      </w:r>
      <w:r w:rsidR="00D023F8">
        <w:rPr>
          <w:rFonts w:ascii="Arial" w:hAnsi="Arial" w:cs="Arial"/>
          <w:strike/>
          <w:color w:val="FF0000"/>
          <w:position w:val="-32"/>
          <w:sz w:val="16"/>
          <w:szCs w:val="16"/>
        </w:rPr>
        <w:fldChar w:fldCharType="begin"/>
      </w:r>
      <w:r w:rsidR="00D023F8">
        <w:rPr>
          <w:rFonts w:ascii="Arial" w:hAnsi="Arial" w:cs="Arial"/>
          <w:strike/>
          <w:color w:val="FF0000"/>
          <w:position w:val="-32"/>
          <w:sz w:val="16"/>
          <w:szCs w:val="16"/>
        </w:rPr>
        <w:instrText xml:space="preserve"> INCLUDEPICTURE  "cid:image021.png@01D82A7E.AF1DC7C0" \* MERGEFORMATINET </w:instrText>
      </w:r>
      <w:r w:rsidR="00D023F8">
        <w:rPr>
          <w:rFonts w:ascii="Arial" w:hAnsi="Arial" w:cs="Arial"/>
          <w:strike/>
          <w:color w:val="FF0000"/>
          <w:position w:val="-32"/>
          <w:sz w:val="16"/>
          <w:szCs w:val="16"/>
        </w:rPr>
        <w:fldChar w:fldCharType="separate"/>
      </w:r>
      <w:r w:rsidR="00F44FD9">
        <w:rPr>
          <w:rFonts w:ascii="Arial" w:hAnsi="Arial" w:cs="Arial"/>
          <w:strike/>
          <w:color w:val="FF0000"/>
          <w:position w:val="-32"/>
          <w:sz w:val="16"/>
          <w:szCs w:val="16"/>
        </w:rPr>
        <w:fldChar w:fldCharType="begin"/>
      </w:r>
      <w:r w:rsidR="00F44FD9">
        <w:rPr>
          <w:rFonts w:ascii="Arial" w:hAnsi="Arial" w:cs="Arial"/>
          <w:strike/>
          <w:color w:val="FF0000"/>
          <w:position w:val="-32"/>
          <w:sz w:val="16"/>
          <w:szCs w:val="16"/>
        </w:rPr>
        <w:instrText xml:space="preserve"> INCLUDEPICTURE  "cid:image021.png@01D82A7E.AF1DC7C0" \* MERGEFORMATINET </w:instrText>
      </w:r>
      <w:r w:rsidR="00F44FD9">
        <w:rPr>
          <w:rFonts w:ascii="Arial" w:hAnsi="Arial" w:cs="Arial"/>
          <w:strike/>
          <w:color w:val="FF0000"/>
          <w:position w:val="-32"/>
          <w:sz w:val="16"/>
          <w:szCs w:val="16"/>
        </w:rPr>
        <w:fldChar w:fldCharType="separate"/>
      </w:r>
      <w:r w:rsidR="009517D4">
        <w:rPr>
          <w:rFonts w:ascii="Arial" w:hAnsi="Arial" w:cs="Arial"/>
          <w:strike/>
          <w:color w:val="FF0000"/>
          <w:position w:val="-32"/>
          <w:sz w:val="16"/>
          <w:szCs w:val="16"/>
        </w:rPr>
        <w:fldChar w:fldCharType="begin"/>
      </w:r>
      <w:r w:rsidR="009517D4">
        <w:rPr>
          <w:rFonts w:ascii="Arial" w:hAnsi="Arial" w:cs="Arial"/>
          <w:strike/>
          <w:color w:val="FF0000"/>
          <w:position w:val="-32"/>
          <w:sz w:val="16"/>
          <w:szCs w:val="16"/>
        </w:rPr>
        <w:instrText xml:space="preserve"> INCLUDEPICTURE  "cid:image021.png@01D82A7E.AF1DC7C0" \* MERGEFORMATINET </w:instrText>
      </w:r>
      <w:r w:rsidR="009517D4">
        <w:rPr>
          <w:rFonts w:ascii="Arial" w:hAnsi="Arial" w:cs="Arial"/>
          <w:strike/>
          <w:color w:val="FF0000"/>
          <w:position w:val="-32"/>
          <w:sz w:val="16"/>
          <w:szCs w:val="16"/>
        </w:rPr>
        <w:fldChar w:fldCharType="separate"/>
      </w:r>
      <w:r w:rsidR="002328C4">
        <w:rPr>
          <w:rFonts w:ascii="Arial" w:hAnsi="Arial" w:cs="Arial"/>
          <w:strike/>
          <w:color w:val="FF0000"/>
          <w:position w:val="-32"/>
          <w:sz w:val="16"/>
          <w:szCs w:val="16"/>
        </w:rPr>
        <w:fldChar w:fldCharType="begin"/>
      </w:r>
      <w:r w:rsidR="002328C4">
        <w:rPr>
          <w:rFonts w:ascii="Arial" w:hAnsi="Arial" w:cs="Arial"/>
          <w:strike/>
          <w:color w:val="FF0000"/>
          <w:position w:val="-32"/>
          <w:sz w:val="16"/>
          <w:szCs w:val="16"/>
        </w:rPr>
        <w:instrText xml:space="preserve"> </w:instrText>
      </w:r>
      <w:r w:rsidR="002328C4">
        <w:rPr>
          <w:rFonts w:ascii="Arial" w:hAnsi="Arial" w:cs="Arial"/>
          <w:strike/>
          <w:color w:val="FF0000"/>
          <w:position w:val="-32"/>
          <w:sz w:val="16"/>
          <w:szCs w:val="16"/>
        </w:rPr>
        <w:instrText>INCLUDEPICTURE  "cid:image021.png@01D82A7E.AF1DC7C0" \* MERGEFORMATINET</w:instrText>
      </w:r>
      <w:r w:rsidR="002328C4">
        <w:rPr>
          <w:rFonts w:ascii="Arial" w:hAnsi="Arial" w:cs="Arial"/>
          <w:strike/>
          <w:color w:val="FF0000"/>
          <w:position w:val="-32"/>
          <w:sz w:val="16"/>
          <w:szCs w:val="16"/>
        </w:rPr>
        <w:instrText xml:space="preserve"> </w:instrText>
      </w:r>
      <w:r w:rsidR="002328C4">
        <w:rPr>
          <w:rFonts w:ascii="Arial" w:hAnsi="Arial" w:cs="Arial"/>
          <w:strike/>
          <w:color w:val="FF0000"/>
          <w:position w:val="-32"/>
          <w:sz w:val="16"/>
          <w:szCs w:val="16"/>
        </w:rPr>
        <w:fldChar w:fldCharType="separate"/>
      </w:r>
      <w:r w:rsidR="00F06F8C">
        <w:rPr>
          <w:rFonts w:ascii="Arial" w:hAnsi="Arial" w:cs="Arial"/>
          <w:strike/>
          <w:color w:val="FF0000"/>
          <w:position w:val="-32"/>
          <w:sz w:val="16"/>
          <w:szCs w:val="16"/>
        </w:rPr>
        <w:pict w14:anchorId="50263269">
          <v:shape id="_x0000_i1033" type="#_x0000_t75" style="width:69pt;height:37.5pt">
            <v:imagedata r:id="rId1243" r:href="rId1244"/>
          </v:shape>
        </w:pict>
      </w:r>
      <w:r w:rsidR="002328C4">
        <w:rPr>
          <w:rFonts w:ascii="Arial" w:hAnsi="Arial" w:cs="Arial"/>
          <w:strike/>
          <w:color w:val="FF0000"/>
          <w:position w:val="-32"/>
          <w:sz w:val="16"/>
          <w:szCs w:val="16"/>
        </w:rPr>
        <w:fldChar w:fldCharType="end"/>
      </w:r>
      <w:r w:rsidR="009517D4">
        <w:rPr>
          <w:rFonts w:ascii="Arial" w:hAnsi="Arial" w:cs="Arial"/>
          <w:strike/>
          <w:color w:val="FF0000"/>
          <w:position w:val="-32"/>
          <w:sz w:val="16"/>
          <w:szCs w:val="16"/>
        </w:rPr>
        <w:fldChar w:fldCharType="end"/>
      </w:r>
      <w:r w:rsidR="00F44FD9">
        <w:rPr>
          <w:rFonts w:ascii="Arial" w:hAnsi="Arial" w:cs="Arial"/>
          <w:strike/>
          <w:color w:val="FF0000"/>
          <w:position w:val="-32"/>
          <w:sz w:val="16"/>
          <w:szCs w:val="16"/>
        </w:rPr>
        <w:fldChar w:fldCharType="end"/>
      </w:r>
      <w:r w:rsidR="00D023F8">
        <w:rPr>
          <w:rFonts w:ascii="Arial" w:hAnsi="Arial" w:cs="Arial"/>
          <w:strike/>
          <w:color w:val="FF0000"/>
          <w:position w:val="-32"/>
          <w:sz w:val="16"/>
          <w:szCs w:val="16"/>
        </w:rPr>
        <w:fldChar w:fldCharType="end"/>
      </w:r>
      <w:r w:rsidR="00495ED7">
        <w:rPr>
          <w:rFonts w:ascii="Arial" w:hAnsi="Arial" w:cs="Arial"/>
          <w:strike/>
          <w:color w:val="FF0000"/>
          <w:position w:val="-32"/>
          <w:sz w:val="16"/>
          <w:szCs w:val="16"/>
        </w:rPr>
        <w:fldChar w:fldCharType="end"/>
      </w:r>
      <w:r w:rsidR="00A717FF">
        <w:rPr>
          <w:rFonts w:ascii="Arial" w:hAnsi="Arial" w:cs="Arial"/>
          <w:strike/>
          <w:color w:val="FF0000"/>
          <w:position w:val="-32"/>
          <w:sz w:val="16"/>
          <w:szCs w:val="16"/>
        </w:rPr>
        <w:fldChar w:fldCharType="end"/>
      </w:r>
      <w:r w:rsidR="007E7358">
        <w:rPr>
          <w:rFonts w:ascii="Arial" w:hAnsi="Arial" w:cs="Arial"/>
          <w:strike/>
          <w:color w:val="FF0000"/>
          <w:position w:val="-32"/>
          <w:sz w:val="16"/>
          <w:szCs w:val="16"/>
        </w:rPr>
        <w:fldChar w:fldCharType="end"/>
      </w:r>
      <w:r w:rsidR="001D5761">
        <w:rPr>
          <w:rFonts w:ascii="Arial" w:hAnsi="Arial" w:cs="Arial"/>
          <w:strike/>
          <w:color w:val="FF0000"/>
          <w:position w:val="-32"/>
          <w:sz w:val="16"/>
          <w:szCs w:val="16"/>
        </w:rPr>
        <w:fldChar w:fldCharType="end"/>
      </w:r>
      <w:r w:rsidR="00702400">
        <w:rPr>
          <w:rFonts w:ascii="Arial" w:hAnsi="Arial" w:cs="Arial"/>
          <w:strike/>
          <w:color w:val="FF0000"/>
          <w:position w:val="-32"/>
          <w:sz w:val="16"/>
          <w:szCs w:val="16"/>
        </w:rPr>
        <w:fldChar w:fldCharType="end"/>
      </w:r>
      <w:r w:rsidR="00CC0C21">
        <w:rPr>
          <w:rFonts w:ascii="Arial" w:hAnsi="Arial" w:cs="Arial"/>
          <w:strike/>
          <w:color w:val="FF0000"/>
          <w:position w:val="-32"/>
          <w:sz w:val="16"/>
          <w:szCs w:val="16"/>
        </w:rPr>
        <w:fldChar w:fldCharType="end"/>
      </w:r>
      <w:r w:rsidR="004B53CD">
        <w:rPr>
          <w:rFonts w:ascii="Arial" w:hAnsi="Arial" w:cs="Arial"/>
          <w:strike/>
          <w:color w:val="FF0000"/>
          <w:position w:val="-32"/>
          <w:sz w:val="16"/>
          <w:szCs w:val="16"/>
        </w:rPr>
        <w:fldChar w:fldCharType="end"/>
      </w:r>
      <w:r w:rsidR="000B36BA">
        <w:rPr>
          <w:rFonts w:ascii="Arial" w:hAnsi="Arial" w:cs="Arial"/>
          <w:strike/>
          <w:color w:val="FF0000"/>
          <w:position w:val="-32"/>
          <w:sz w:val="16"/>
          <w:szCs w:val="16"/>
        </w:rPr>
        <w:fldChar w:fldCharType="end"/>
      </w:r>
      <w:r w:rsidR="00A63FAE">
        <w:rPr>
          <w:rFonts w:ascii="Arial" w:hAnsi="Arial" w:cs="Arial"/>
          <w:strike/>
          <w:color w:val="FF0000"/>
          <w:position w:val="-32"/>
          <w:sz w:val="16"/>
          <w:szCs w:val="16"/>
        </w:rPr>
        <w:fldChar w:fldCharType="end"/>
      </w:r>
      <w:r w:rsidR="00A31B99">
        <w:rPr>
          <w:rFonts w:ascii="Arial" w:hAnsi="Arial" w:cs="Arial"/>
          <w:strike/>
          <w:color w:val="FF0000"/>
          <w:position w:val="-32"/>
          <w:sz w:val="16"/>
          <w:szCs w:val="16"/>
        </w:rPr>
        <w:fldChar w:fldCharType="end"/>
      </w:r>
      <w:r w:rsidRPr="009B7DA9">
        <w:rPr>
          <w:rFonts w:ascii="Arial" w:hAnsi="Arial" w:cs="Arial"/>
          <w:strike/>
          <w:color w:val="FF0000"/>
          <w:position w:val="-32"/>
          <w:sz w:val="16"/>
          <w:szCs w:val="16"/>
        </w:rPr>
        <w:fldChar w:fldCharType="end"/>
      </w:r>
      <w:r w:rsidRPr="009B7DA9">
        <w:rPr>
          <w:rFonts w:ascii="Arial" w:hAnsi="Arial" w:cs="Arial"/>
          <w:strike/>
          <w:color w:val="FF0000"/>
          <w:sz w:val="16"/>
          <w:szCs w:val="16"/>
        </w:rPr>
        <w:t>, otherwise</w:t>
      </w:r>
      <w:r w:rsidRPr="009B7DA9">
        <w:rPr>
          <w:rFonts w:ascii="Arial" w:hAnsi="Arial" w:cs="Arial"/>
          <w:color w:val="000000"/>
          <w:sz w:val="16"/>
          <w:szCs w:val="16"/>
        </w:rPr>
        <w:t>, and</w:t>
      </w:r>
      <w:r w:rsidRPr="009B7DA9">
        <w:rPr>
          <w:rFonts w:ascii="Arial" w:hAnsi="Arial" w:cs="Arial"/>
          <w:sz w:val="16"/>
          <w:szCs w:val="16"/>
        </w:rPr>
        <w:t xml:space="preserve"> where </w:t>
      </w:r>
    </w:p>
    <w:p w14:paraId="7FD8E035" w14:textId="77777777" w:rsidR="00CA6F0D" w:rsidRPr="009B7DA9" w:rsidRDefault="00CA6F0D" w:rsidP="009B7DA9">
      <w:pPr>
        <w:pStyle w:val="B2"/>
        <w:spacing w:after="0"/>
        <w:ind w:leftChars="483" w:left="1250"/>
        <w:rPr>
          <w:rFonts w:ascii="Arial" w:hAnsi="Arial" w:cs="Arial"/>
          <w:color w:val="000000"/>
          <w:sz w:val="16"/>
          <w:szCs w:val="16"/>
          <w:lang w:eastAsia="ko-KR"/>
        </w:rPr>
      </w:pPr>
      <w:r w:rsidRPr="009B7DA9">
        <w:rPr>
          <w:rFonts w:ascii="Arial" w:hAnsi="Arial" w:cs="Arial"/>
          <w:i/>
          <w:iCs/>
          <w:sz w:val="16"/>
          <w:szCs w:val="16"/>
          <w:lang w:eastAsia="ko-KR"/>
        </w:rPr>
        <w:t>-    k</w:t>
      </w:r>
      <w:r w:rsidRPr="009B7DA9">
        <w:rPr>
          <w:rFonts w:ascii="Arial" w:hAnsi="Arial" w:cs="Arial"/>
          <w:sz w:val="16"/>
          <w:szCs w:val="16"/>
          <w:lang w:eastAsia="ko-KR"/>
        </w:rPr>
        <w:t xml:space="preserve"> is configured via higher layer parameter </w:t>
      </w:r>
      <w:r w:rsidRPr="009B7DA9">
        <w:rPr>
          <w:rFonts w:ascii="Arial" w:hAnsi="Arial" w:cs="Arial"/>
          <w:i/>
          <w:iCs/>
          <w:sz w:val="16"/>
          <w:szCs w:val="16"/>
          <w:lang w:eastAsia="ko-KR"/>
        </w:rPr>
        <w:t xml:space="preserve">slotOffset </w:t>
      </w:r>
      <w:r w:rsidRPr="009B7DA9">
        <w:rPr>
          <w:rFonts w:ascii="Arial" w:hAnsi="Arial" w:cs="Arial"/>
          <w:sz w:val="16"/>
          <w:szCs w:val="16"/>
          <w:lang w:eastAsia="ko-KR"/>
        </w:rPr>
        <w:t xml:space="preserve">for each </w:t>
      </w:r>
      <w:r w:rsidRPr="009B7DA9">
        <w:rPr>
          <w:rFonts w:ascii="Arial" w:hAnsi="Arial" w:cs="Arial"/>
          <w:sz w:val="16"/>
          <w:szCs w:val="16"/>
        </w:rPr>
        <w:t xml:space="preserve">triggered </w:t>
      </w:r>
      <w:r w:rsidRPr="009B7DA9">
        <w:rPr>
          <w:rFonts w:ascii="Arial" w:hAnsi="Arial" w:cs="Arial"/>
          <w:sz w:val="16"/>
          <w:szCs w:val="16"/>
          <w:lang w:eastAsia="ko-KR"/>
        </w:rPr>
        <w:t xml:space="preserve">SRS resources set and </w:t>
      </w:r>
      <w:r w:rsidRPr="009B7DA9">
        <w:rPr>
          <w:rFonts w:ascii="Arial" w:hAnsi="Arial" w:cs="Arial"/>
          <w:sz w:val="16"/>
          <w:szCs w:val="16"/>
        </w:rPr>
        <w:t xml:space="preserve">is </w:t>
      </w:r>
      <w:r w:rsidRPr="009B7DA9">
        <w:rPr>
          <w:rFonts w:ascii="Arial" w:hAnsi="Arial" w:cs="Arial"/>
          <w:sz w:val="16"/>
          <w:szCs w:val="16"/>
          <w:lang w:eastAsia="ko-KR"/>
        </w:rPr>
        <w:t xml:space="preserve">based on </w:t>
      </w:r>
      <w:r w:rsidRPr="009B7DA9">
        <w:rPr>
          <w:rFonts w:ascii="Arial" w:hAnsi="Arial" w:cs="Arial"/>
          <w:sz w:val="16"/>
          <w:szCs w:val="16"/>
          <w:lang w:val="en-AU" w:eastAsia="ko-KR"/>
        </w:rPr>
        <w:t xml:space="preserve">the subcarrier spacing of the triggered SRS transmission, </w:t>
      </w:r>
      <w:r w:rsidRPr="009B7DA9">
        <w:rPr>
          <w:rFonts w:ascii="Arial" w:hAnsi="Arial" w:cs="Arial"/>
          <w:i/>
          <w:iCs/>
          <w:sz w:val="16"/>
          <w:szCs w:val="16"/>
          <w:lang w:eastAsia="ko-KR"/>
        </w:rPr>
        <w:t>µ</w:t>
      </w:r>
      <w:r w:rsidRPr="009B7DA9">
        <w:rPr>
          <w:rFonts w:ascii="Arial" w:hAnsi="Arial" w:cs="Arial"/>
          <w:i/>
          <w:iCs/>
          <w:sz w:val="16"/>
          <w:szCs w:val="16"/>
          <w:vertAlign w:val="subscript"/>
          <w:lang w:eastAsia="ko-KR"/>
        </w:rPr>
        <w:t>SRS</w:t>
      </w:r>
      <w:r w:rsidRPr="009B7DA9">
        <w:rPr>
          <w:rFonts w:ascii="Arial" w:hAnsi="Arial" w:cs="Arial"/>
          <w:sz w:val="16"/>
          <w:szCs w:val="16"/>
          <w:lang w:eastAsia="ko-KR"/>
        </w:rPr>
        <w:t xml:space="preserve"> and </w:t>
      </w:r>
      <w:r w:rsidRPr="009B7DA9">
        <w:rPr>
          <w:rFonts w:ascii="Arial" w:hAnsi="Arial" w:cs="Arial"/>
          <w:i/>
          <w:iCs/>
          <w:sz w:val="16"/>
          <w:szCs w:val="16"/>
          <w:lang w:eastAsia="ko-KR"/>
        </w:rPr>
        <w:t>µ</w:t>
      </w:r>
      <w:r w:rsidRPr="009B7DA9">
        <w:rPr>
          <w:rFonts w:ascii="Arial" w:hAnsi="Arial" w:cs="Arial"/>
          <w:i/>
          <w:iCs/>
          <w:sz w:val="16"/>
          <w:szCs w:val="16"/>
          <w:vertAlign w:val="subscript"/>
          <w:lang w:eastAsia="ko-KR"/>
        </w:rPr>
        <w:t>PDCCH</w:t>
      </w:r>
      <w:r w:rsidRPr="009B7DA9">
        <w:rPr>
          <w:rFonts w:ascii="Arial" w:hAnsi="Arial" w:cs="Arial"/>
          <w:sz w:val="16"/>
          <w:szCs w:val="16"/>
          <w:lang w:eastAsia="ko-KR"/>
        </w:rPr>
        <w:t xml:space="preserve"> are the subcarrier spacing configurations for triggered SRS and PDCCH carrying the triggering command respectively;</w:t>
      </w:r>
    </w:p>
    <w:p w14:paraId="3E1E3ECD" w14:textId="0DEE8742" w:rsidR="00CA6F0D" w:rsidRPr="009B7DA9" w:rsidRDefault="00CA6F0D" w:rsidP="009B7DA9">
      <w:pPr>
        <w:pStyle w:val="B2"/>
        <w:spacing w:after="0"/>
        <w:ind w:leftChars="483" w:left="1250"/>
        <w:rPr>
          <w:rFonts w:ascii="Arial" w:hAnsi="Arial" w:cs="Arial"/>
          <w:sz w:val="16"/>
          <w:szCs w:val="16"/>
          <w:lang w:val="en-AU" w:eastAsia="ko-KR"/>
        </w:rPr>
      </w:pPr>
      <w:r w:rsidRPr="009B7DA9">
        <w:rPr>
          <w:rFonts w:ascii="Arial" w:hAnsi="Arial" w:cs="Arial"/>
          <w:i/>
          <w:iCs/>
          <w:color w:val="000000"/>
          <w:sz w:val="16"/>
          <w:szCs w:val="16"/>
          <w:lang w:eastAsia="ko-KR"/>
        </w:rPr>
        <w:t xml:space="preserve">-    </w:t>
      </w:r>
      <m:oMath>
        <m:sSub>
          <m:sSubPr>
            <m:ctrlPr>
              <w:rPr>
                <w:rFonts w:ascii="Cambria Math" w:eastAsia="SimSun" w:hAnsi="Cambria Math" w:cs="Arial"/>
                <w:i/>
                <w:iCs/>
                <w:color w:val="000000"/>
                <w:sz w:val="16"/>
                <w:szCs w:val="16"/>
              </w:rPr>
            </m:ctrlPr>
          </m:sSubPr>
          <m:e>
            <m:r>
              <w:rPr>
                <w:rFonts w:ascii="Cambria Math" w:hAnsi="Cambria Math" w:cs="Arial"/>
                <w:color w:val="000000"/>
                <w:sz w:val="16"/>
                <w:szCs w:val="16"/>
                <w:lang w:eastAsia="ko-KR"/>
              </w:rPr>
              <m:t>μ</m:t>
            </m:r>
          </m:e>
          <m:sub>
            <m:sSub>
              <m:sSubPr>
                <m:ctrlPr>
                  <w:rPr>
                    <w:rFonts w:ascii="Cambria Math" w:eastAsia="SimSun" w:hAnsi="Cambria Math" w:cs="Arial"/>
                    <w:i/>
                    <w:iCs/>
                    <w:color w:val="000000"/>
                    <w:sz w:val="16"/>
                    <w:szCs w:val="16"/>
                  </w:rPr>
                </m:ctrlPr>
              </m:sSubPr>
              <m:e>
                <m:r>
                  <w:rPr>
                    <w:rFonts w:ascii="Cambria Math" w:hAnsi="Cambria Math" w:cs="Arial"/>
                    <w:color w:val="000000"/>
                    <w:sz w:val="16"/>
                    <w:szCs w:val="16"/>
                    <w:lang w:eastAsia="ko-KR"/>
                  </w:rPr>
                  <m:t>K</m:t>
                </m:r>
              </m:e>
              <m:sub>
                <m:r>
                  <w:rPr>
                    <w:rFonts w:ascii="Cambria Math" w:hAnsi="Cambria Math" w:cs="Arial"/>
                    <w:color w:val="000000"/>
                    <w:sz w:val="16"/>
                    <w:szCs w:val="16"/>
                    <w:lang w:eastAsia="ko-KR"/>
                  </w:rPr>
                  <m:t>offset</m:t>
                </m:r>
              </m:sub>
            </m:sSub>
          </m:sub>
        </m:sSub>
      </m:oMath>
      <w:r w:rsidRPr="009B7DA9">
        <w:rPr>
          <w:rFonts w:ascii="Arial" w:hAnsi="Arial" w:cs="Arial"/>
          <w:color w:val="000000"/>
          <w:sz w:val="16"/>
          <w:szCs w:val="16"/>
          <w:lang w:eastAsia="ko-KR"/>
        </w:rPr>
        <w:t xml:space="preserve">is the subcarrier spacing configuration for </w:t>
      </w:r>
      <m:oMath>
        <m:sSub>
          <m:sSubPr>
            <m:ctrlPr>
              <w:rPr>
                <w:rFonts w:ascii="Cambria Math" w:eastAsia="SimSun" w:hAnsi="Cambria Math" w:cs="Arial"/>
                <w:i/>
                <w:iCs/>
                <w:color w:val="000000"/>
                <w:sz w:val="16"/>
                <w:szCs w:val="16"/>
              </w:rPr>
            </m:ctrlPr>
          </m:sSubPr>
          <m:e>
            <m:r>
              <w:rPr>
                <w:rFonts w:ascii="Cambria Math" w:hAnsi="Cambria Math" w:cs="Arial"/>
                <w:color w:val="000000"/>
                <w:sz w:val="16"/>
                <w:szCs w:val="16"/>
                <w:lang w:eastAsia="ko-KR"/>
              </w:rPr>
              <m:t>K</m:t>
            </m:r>
          </m:e>
          <m:sub>
            <m:r>
              <w:rPr>
                <w:rFonts w:ascii="Cambria Math" w:hAnsi="Cambria Math" w:cs="Arial"/>
                <w:color w:val="000000"/>
                <w:sz w:val="16"/>
                <w:szCs w:val="16"/>
                <w:lang w:eastAsia="ko-KR"/>
              </w:rPr>
              <m:t>offset</m:t>
            </m:r>
          </m:sub>
        </m:sSub>
      </m:oMath>
      <w:r w:rsidRPr="009B7DA9">
        <w:rPr>
          <w:rFonts w:ascii="Arial" w:hAnsi="Arial" w:cs="Arial"/>
          <w:color w:val="FF0000"/>
          <w:sz w:val="16"/>
          <w:szCs w:val="16"/>
        </w:rPr>
        <w:t xml:space="preserve"> with a value of 0 for frequency range 1</w:t>
      </w:r>
      <w:r w:rsidRPr="009B7DA9">
        <w:rPr>
          <w:rFonts w:ascii="Arial" w:hAnsi="Arial" w:cs="Arial"/>
          <w:strike/>
          <w:color w:val="FF0000"/>
          <w:sz w:val="16"/>
          <w:szCs w:val="16"/>
        </w:rPr>
        <w:t xml:space="preserve">, and </w:t>
      </w:r>
      <m:oMath>
        <m:sSub>
          <m:sSubPr>
            <m:ctrlPr>
              <w:rPr>
                <w:rFonts w:ascii="Cambria Math" w:eastAsia="SimSun" w:hAnsi="Cambria Math" w:cs="Arial"/>
                <w:i/>
                <w:iCs/>
                <w:strike/>
                <w:color w:val="000000"/>
                <w:sz w:val="16"/>
                <w:szCs w:val="16"/>
              </w:rPr>
            </m:ctrlPr>
          </m:sSubPr>
          <m:e>
            <m:r>
              <w:rPr>
                <w:rFonts w:ascii="Cambria Math" w:hAnsi="Cambria Math" w:cs="Arial"/>
                <w:strike/>
                <w:color w:val="000000"/>
                <w:sz w:val="16"/>
                <w:szCs w:val="16"/>
              </w:rPr>
              <m:t>K</m:t>
            </m:r>
          </m:e>
          <m:sub>
            <m:r>
              <w:rPr>
                <w:rFonts w:ascii="Cambria Math" w:hAnsi="Cambria Math" w:cs="Arial"/>
                <w:strike/>
                <w:color w:val="000000"/>
                <w:sz w:val="16"/>
                <w:szCs w:val="16"/>
              </w:rPr>
              <m:t>offset</m:t>
            </m:r>
          </m:sub>
        </m:sSub>
      </m:oMath>
      <w:r w:rsidRPr="009B7DA9">
        <w:rPr>
          <w:rFonts w:ascii="Arial" w:hAnsi="Arial" w:cs="Arial"/>
          <w:strike/>
          <w:color w:val="FF0000"/>
          <w:sz w:val="16"/>
          <w:szCs w:val="16"/>
        </w:rPr>
        <w:t xml:space="preserve"> is provided with a value of ms for frequency range 1 and is equal to </w:t>
      </w:r>
      <w:r w:rsidRPr="009B7DA9">
        <w:rPr>
          <w:rFonts w:ascii="Arial" w:hAnsi="Arial" w:cs="Arial"/>
          <w:i/>
          <w:iCs/>
          <w:strike/>
          <w:color w:val="FF0000"/>
          <w:sz w:val="16"/>
          <w:szCs w:val="16"/>
        </w:rPr>
        <w:t>CellSpecific_Koffset -UESpecific_Koffset</w:t>
      </w:r>
      <w:r w:rsidRPr="009B7DA9">
        <w:rPr>
          <w:rFonts w:ascii="Arial" w:hAnsi="Arial" w:cs="Arial"/>
          <w:strike/>
          <w:color w:val="FF0000"/>
          <w:sz w:val="16"/>
          <w:szCs w:val="16"/>
        </w:rPr>
        <w:t xml:space="preserve"> if </w:t>
      </w:r>
      <w:r w:rsidRPr="009B7DA9">
        <w:rPr>
          <w:rFonts w:ascii="Arial" w:hAnsi="Arial" w:cs="Arial"/>
          <w:i/>
          <w:iCs/>
          <w:strike/>
          <w:color w:val="FF0000"/>
          <w:sz w:val="16"/>
          <w:szCs w:val="16"/>
        </w:rPr>
        <w:t>UESpecific_Koffset</w:t>
      </w:r>
      <w:r w:rsidRPr="009B7DA9">
        <w:rPr>
          <w:rFonts w:ascii="Arial" w:hAnsi="Arial" w:cs="Arial"/>
          <w:strike/>
          <w:color w:val="FF0000"/>
          <w:sz w:val="16"/>
          <w:szCs w:val="16"/>
        </w:rPr>
        <w:t xml:space="preserve"> is provided in MAC CE and </w:t>
      </w:r>
      <w:r w:rsidRPr="009B7DA9">
        <w:rPr>
          <w:rFonts w:ascii="Arial" w:hAnsi="Arial" w:cs="Arial"/>
          <w:i/>
          <w:iCs/>
          <w:strike/>
          <w:color w:val="FF0000"/>
          <w:sz w:val="16"/>
          <w:szCs w:val="16"/>
        </w:rPr>
        <w:t>CellSpecific_Koffset</w:t>
      </w:r>
      <w:r w:rsidRPr="009B7DA9">
        <w:rPr>
          <w:rFonts w:ascii="Arial" w:hAnsi="Arial" w:cs="Arial"/>
          <w:strike/>
          <w:color w:val="FF0000"/>
          <w:sz w:val="16"/>
          <w:szCs w:val="16"/>
        </w:rPr>
        <w:t xml:space="preserve"> otherwise</w:t>
      </w:r>
      <w:r w:rsidRPr="009B7DA9">
        <w:rPr>
          <w:rFonts w:ascii="Arial" w:hAnsi="Arial" w:cs="Arial"/>
          <w:color w:val="000000"/>
          <w:sz w:val="16"/>
          <w:szCs w:val="16"/>
          <w:lang w:eastAsia="ko-KR"/>
        </w:rPr>
        <w:t>.</w:t>
      </w:r>
    </w:p>
    <w:p w14:paraId="295C0788" w14:textId="3D8F4A34" w:rsidR="00CA6F0D" w:rsidRPr="009B7DA9" w:rsidRDefault="00CA6F0D" w:rsidP="009B7DA9">
      <w:pPr>
        <w:pStyle w:val="B2"/>
        <w:spacing w:after="0"/>
        <w:ind w:leftChars="483" w:left="1250"/>
        <w:rPr>
          <w:rFonts w:ascii="Arial" w:hAnsi="Arial" w:cs="Arial"/>
          <w:sz w:val="16"/>
          <w:szCs w:val="16"/>
          <w:lang w:val="en-US" w:eastAsia="zh-CN"/>
        </w:rPr>
      </w:pPr>
      <w:r w:rsidRPr="009B7DA9">
        <w:rPr>
          <w:rFonts w:ascii="Arial" w:hAnsi="Arial" w:cs="Arial"/>
          <w:sz w:val="16"/>
          <w:szCs w:val="16"/>
          <w:lang w:eastAsia="ko-KR"/>
        </w:rPr>
        <w:t>-   </w:t>
      </w:r>
      <m:oMath>
        <m:sSubSup>
          <m:sSubSupPr>
            <m:ctrlPr>
              <w:rPr>
                <w:rFonts w:ascii="Cambria Math" w:eastAsia="SimSun" w:hAnsi="Cambria Math" w:cs="Arial"/>
                <w:i/>
                <w:iCs/>
                <w:color w:val="000000"/>
                <w:sz w:val="16"/>
                <w:szCs w:val="16"/>
              </w:rPr>
            </m:ctrlPr>
          </m:sSubSupPr>
          <m:e>
            <m:r>
              <w:rPr>
                <w:rFonts w:ascii="Cambria Math" w:hAnsi="Cambria Math" w:cs="Arial"/>
                <w:color w:val="000000"/>
                <w:sz w:val="16"/>
                <w:szCs w:val="16"/>
                <w:lang w:eastAsia="ko-KR"/>
              </w:rPr>
              <m:t>N</m:t>
            </m:r>
          </m:e>
          <m:sub>
            <m:r>
              <m:rPr>
                <m:nor/>
              </m:rPr>
              <w:rPr>
                <w:rFonts w:ascii="Arial" w:hAnsi="Arial" w:cs="Arial"/>
                <w:color w:val="000000"/>
                <w:sz w:val="16"/>
                <w:szCs w:val="16"/>
                <w:lang w:eastAsia="ko-KR"/>
              </w:rPr>
              <m:t>slot, offset, PDCCH</m:t>
            </m:r>
          </m:sub>
          <m:sup>
            <m:r>
              <m:rPr>
                <m:nor/>
              </m:rPr>
              <w:rPr>
                <w:rFonts w:ascii="Arial" w:hAnsi="Arial" w:cs="Arial"/>
                <w:color w:val="000000"/>
                <w:sz w:val="16"/>
                <w:szCs w:val="16"/>
                <w:lang w:eastAsia="ko-KR"/>
              </w:rPr>
              <m:t>CA</m:t>
            </m:r>
          </m:sup>
        </m:sSubSup>
      </m:oMath>
      <w:r w:rsidRPr="009B7DA9">
        <w:rPr>
          <w:rFonts w:ascii="Arial" w:hAnsi="Arial" w:cs="Arial"/>
          <w:color w:val="000000"/>
          <w:sz w:val="16"/>
          <w:szCs w:val="16"/>
          <w:lang w:eastAsia="ko-KR"/>
        </w:rPr>
        <w:t xml:space="preserve"> and </w:t>
      </w:r>
      <m:oMath>
        <m:sSub>
          <m:sSubPr>
            <m:ctrlPr>
              <w:rPr>
                <w:rFonts w:ascii="Cambria Math" w:eastAsia="SimSun" w:hAnsi="Cambria Math" w:cs="Arial"/>
                <w:i/>
                <w:iCs/>
                <w:color w:val="000000"/>
                <w:sz w:val="16"/>
                <w:szCs w:val="16"/>
              </w:rPr>
            </m:ctrlPr>
          </m:sSubPr>
          <m:e>
            <m:r>
              <w:rPr>
                <w:rFonts w:ascii="Cambria Math" w:hAnsi="Cambria Math" w:cs="Arial"/>
                <w:color w:val="000000"/>
                <w:sz w:val="16"/>
                <w:szCs w:val="16"/>
                <w:lang w:eastAsia="ko-KR"/>
              </w:rPr>
              <m:t>μ</m:t>
            </m:r>
          </m:e>
          <m:sub>
            <m:r>
              <m:rPr>
                <m:nor/>
              </m:rPr>
              <w:rPr>
                <w:rFonts w:ascii="Arial" w:hAnsi="Arial" w:cs="Arial"/>
                <w:color w:val="000000"/>
                <w:sz w:val="16"/>
                <w:szCs w:val="16"/>
                <w:lang w:eastAsia="ko-KR"/>
              </w:rPr>
              <m:t>offset,PDCCH</m:t>
            </m:r>
            <m:ctrlPr>
              <w:rPr>
                <w:rFonts w:ascii="Cambria Math" w:eastAsia="SimSun" w:hAnsi="Cambria Math" w:cs="Arial"/>
                <w:color w:val="000000"/>
                <w:sz w:val="16"/>
                <w:szCs w:val="16"/>
              </w:rPr>
            </m:ctrlPr>
          </m:sub>
        </m:sSub>
        <m:r>
          <w:rPr>
            <w:rFonts w:ascii="Cambria Math" w:hAnsi="Cambria Math" w:cs="Arial"/>
            <w:color w:val="000000"/>
            <w:sz w:val="16"/>
            <w:szCs w:val="16"/>
            <w:lang w:eastAsia="ko-KR"/>
          </w:rPr>
          <m:t xml:space="preserve"> </m:t>
        </m:r>
      </m:oMath>
      <w:r w:rsidRPr="009B7DA9">
        <w:rPr>
          <w:rFonts w:ascii="Arial" w:hAnsi="Arial" w:cs="Arial"/>
          <w:color w:val="000000"/>
          <w:sz w:val="16"/>
          <w:szCs w:val="16"/>
          <w:lang w:eastAsia="ko-KR"/>
        </w:rPr>
        <w:t xml:space="preserve">are the </w:t>
      </w:r>
      <m:oMath>
        <m:sSubSup>
          <m:sSubSupPr>
            <m:ctrlPr>
              <w:rPr>
                <w:rFonts w:ascii="Cambria Math" w:eastAsia="SimSun" w:hAnsi="Cambria Math" w:cs="Arial"/>
                <w:i/>
                <w:iCs/>
                <w:color w:val="000000"/>
                <w:sz w:val="16"/>
                <w:szCs w:val="16"/>
              </w:rPr>
            </m:ctrlPr>
          </m:sSubSupPr>
          <m:e>
            <m:r>
              <w:rPr>
                <w:rFonts w:ascii="Cambria Math" w:hAnsi="Cambria Math" w:cs="Arial"/>
                <w:color w:val="000000"/>
                <w:sz w:val="16"/>
                <w:szCs w:val="16"/>
                <w:lang w:eastAsia="ko-KR"/>
              </w:rPr>
              <m:t> N</m:t>
            </m:r>
          </m:e>
          <m:sub>
            <m:r>
              <m:rPr>
                <m:nor/>
              </m:rPr>
              <w:rPr>
                <w:rFonts w:ascii="Arial" w:hAnsi="Arial" w:cs="Arial"/>
                <w:color w:val="000000"/>
                <w:sz w:val="16"/>
                <w:szCs w:val="16"/>
                <w:lang w:eastAsia="ko-KR"/>
              </w:rPr>
              <m:t>slot, offset</m:t>
            </m:r>
          </m:sub>
          <m:sup>
            <m:r>
              <m:rPr>
                <m:nor/>
              </m:rPr>
              <w:rPr>
                <w:rFonts w:ascii="Arial" w:hAnsi="Arial" w:cs="Arial"/>
                <w:color w:val="000000"/>
                <w:sz w:val="16"/>
                <w:szCs w:val="16"/>
                <w:lang w:eastAsia="ko-KR"/>
              </w:rPr>
              <m:t>CA</m:t>
            </m:r>
          </m:sup>
        </m:sSubSup>
      </m:oMath>
      <w:r w:rsidRPr="009B7DA9">
        <w:rPr>
          <w:rFonts w:ascii="Arial" w:hAnsi="Arial" w:cs="Arial"/>
          <w:color w:val="000000"/>
          <w:sz w:val="16"/>
          <w:szCs w:val="16"/>
          <w:lang w:eastAsia="ko-KR"/>
        </w:rPr>
        <w:t xml:space="preserve"> and the</w:t>
      </w:r>
      <w:r w:rsidRPr="009B7DA9">
        <w:rPr>
          <w:rFonts w:ascii="Arial" w:hAnsi="Arial" w:cs="Arial"/>
          <w:color w:val="000000"/>
          <w:position w:val="-10"/>
          <w:sz w:val="16"/>
          <w:szCs w:val="16"/>
          <w:lang w:val="en-US"/>
        </w:rPr>
        <w:fldChar w:fldCharType="begin"/>
      </w:r>
      <w:r w:rsidRPr="009B7DA9">
        <w:rPr>
          <w:rFonts w:ascii="Arial" w:hAnsi="Arial" w:cs="Arial"/>
          <w:color w:val="000000"/>
          <w:position w:val="-10"/>
          <w:sz w:val="16"/>
          <w:szCs w:val="16"/>
          <w:lang w:val="en-US"/>
        </w:rPr>
        <w:instrText xml:space="preserve"> INCLUDEPICTURE  "cid:image027.png@01D82A7E.AF1DC7C0" \* MERGEFORMATINET </w:instrText>
      </w:r>
      <w:r w:rsidRPr="009B7DA9">
        <w:rPr>
          <w:rFonts w:ascii="Arial" w:hAnsi="Arial" w:cs="Arial"/>
          <w:color w:val="000000"/>
          <w:position w:val="-10"/>
          <w:sz w:val="16"/>
          <w:szCs w:val="16"/>
          <w:lang w:val="en-US"/>
        </w:rPr>
        <w:fldChar w:fldCharType="separate"/>
      </w:r>
      <w:r w:rsidR="00A31B99">
        <w:rPr>
          <w:rFonts w:ascii="Arial" w:hAnsi="Arial" w:cs="Arial"/>
          <w:color w:val="000000"/>
          <w:position w:val="-10"/>
          <w:sz w:val="16"/>
          <w:szCs w:val="16"/>
        </w:rPr>
        <w:fldChar w:fldCharType="begin"/>
      </w:r>
      <w:r w:rsidR="00A31B99">
        <w:rPr>
          <w:rFonts w:ascii="Arial" w:hAnsi="Arial" w:cs="Arial"/>
          <w:color w:val="000000"/>
          <w:position w:val="-10"/>
          <w:sz w:val="16"/>
          <w:szCs w:val="16"/>
        </w:rPr>
        <w:instrText xml:space="preserve"> INCLUDEPICTURE  "cid:image027.png@01D82A7E.AF1DC7C0" \* MERGEFORMATINET </w:instrText>
      </w:r>
      <w:r w:rsidR="00A31B99">
        <w:rPr>
          <w:rFonts w:ascii="Arial" w:hAnsi="Arial" w:cs="Arial"/>
          <w:color w:val="000000"/>
          <w:position w:val="-10"/>
          <w:sz w:val="16"/>
          <w:szCs w:val="16"/>
        </w:rPr>
        <w:fldChar w:fldCharType="separate"/>
      </w:r>
      <w:r w:rsidR="00A63FAE">
        <w:rPr>
          <w:rFonts w:ascii="Arial" w:hAnsi="Arial" w:cs="Arial"/>
          <w:color w:val="000000"/>
          <w:position w:val="-10"/>
          <w:sz w:val="16"/>
          <w:szCs w:val="16"/>
        </w:rPr>
        <w:fldChar w:fldCharType="begin"/>
      </w:r>
      <w:r w:rsidR="00A63FAE">
        <w:rPr>
          <w:rFonts w:ascii="Arial" w:hAnsi="Arial" w:cs="Arial"/>
          <w:color w:val="000000"/>
          <w:position w:val="-10"/>
          <w:sz w:val="16"/>
          <w:szCs w:val="16"/>
        </w:rPr>
        <w:instrText xml:space="preserve"> INCLUDEPICTURE  "cid:image027.png@01D82A7E.AF1DC7C0" \* MERGEFORMATINET </w:instrText>
      </w:r>
      <w:r w:rsidR="00A63FAE">
        <w:rPr>
          <w:rFonts w:ascii="Arial" w:hAnsi="Arial" w:cs="Arial"/>
          <w:color w:val="000000"/>
          <w:position w:val="-10"/>
          <w:sz w:val="16"/>
          <w:szCs w:val="16"/>
        </w:rPr>
        <w:fldChar w:fldCharType="separate"/>
      </w:r>
      <w:r w:rsidR="000B36BA">
        <w:rPr>
          <w:rFonts w:ascii="Arial" w:hAnsi="Arial" w:cs="Arial"/>
          <w:color w:val="000000"/>
          <w:position w:val="-10"/>
          <w:sz w:val="16"/>
          <w:szCs w:val="16"/>
        </w:rPr>
        <w:fldChar w:fldCharType="begin"/>
      </w:r>
      <w:r w:rsidR="000B36BA">
        <w:rPr>
          <w:rFonts w:ascii="Arial" w:hAnsi="Arial" w:cs="Arial"/>
          <w:color w:val="000000"/>
          <w:position w:val="-10"/>
          <w:sz w:val="16"/>
          <w:szCs w:val="16"/>
        </w:rPr>
        <w:instrText xml:space="preserve"> INCLUDEPICTURE  "cid:image027.png@01D82A7E.AF1DC7C0" \* MERGEFORMATINET </w:instrText>
      </w:r>
      <w:r w:rsidR="000B36BA">
        <w:rPr>
          <w:rFonts w:ascii="Arial" w:hAnsi="Arial" w:cs="Arial"/>
          <w:color w:val="000000"/>
          <w:position w:val="-10"/>
          <w:sz w:val="16"/>
          <w:szCs w:val="16"/>
        </w:rPr>
        <w:fldChar w:fldCharType="separate"/>
      </w:r>
      <w:r w:rsidR="004B53CD">
        <w:rPr>
          <w:rFonts w:ascii="Arial" w:hAnsi="Arial" w:cs="Arial"/>
          <w:color w:val="000000"/>
          <w:position w:val="-10"/>
          <w:sz w:val="16"/>
          <w:szCs w:val="16"/>
        </w:rPr>
        <w:fldChar w:fldCharType="begin"/>
      </w:r>
      <w:r w:rsidR="004B53CD">
        <w:rPr>
          <w:rFonts w:ascii="Arial" w:hAnsi="Arial" w:cs="Arial"/>
          <w:color w:val="000000"/>
          <w:position w:val="-10"/>
          <w:sz w:val="16"/>
          <w:szCs w:val="16"/>
        </w:rPr>
        <w:instrText xml:space="preserve"> INCLUDEPICTURE  "cid:image027.png@01D82A7E.AF1DC7C0" \* MERGEFORMATINET </w:instrText>
      </w:r>
      <w:r w:rsidR="004B53CD">
        <w:rPr>
          <w:rFonts w:ascii="Arial" w:hAnsi="Arial" w:cs="Arial"/>
          <w:color w:val="000000"/>
          <w:position w:val="-10"/>
          <w:sz w:val="16"/>
          <w:szCs w:val="16"/>
        </w:rPr>
        <w:fldChar w:fldCharType="separate"/>
      </w:r>
      <w:r w:rsidR="00CC0C21">
        <w:rPr>
          <w:rFonts w:ascii="Arial" w:hAnsi="Arial" w:cs="Arial"/>
          <w:color w:val="000000"/>
          <w:position w:val="-10"/>
          <w:sz w:val="16"/>
          <w:szCs w:val="16"/>
        </w:rPr>
        <w:fldChar w:fldCharType="begin"/>
      </w:r>
      <w:r w:rsidR="00CC0C21">
        <w:rPr>
          <w:rFonts w:ascii="Arial" w:hAnsi="Arial" w:cs="Arial"/>
          <w:color w:val="000000"/>
          <w:position w:val="-10"/>
          <w:sz w:val="16"/>
          <w:szCs w:val="16"/>
        </w:rPr>
        <w:instrText xml:space="preserve"> INCLUDEPICTURE  "cid:image027.png@01D82A7E.AF1DC7C0" \* MERGEFORMATINET </w:instrText>
      </w:r>
      <w:r w:rsidR="00CC0C21">
        <w:rPr>
          <w:rFonts w:ascii="Arial" w:hAnsi="Arial" w:cs="Arial"/>
          <w:color w:val="000000"/>
          <w:position w:val="-10"/>
          <w:sz w:val="16"/>
          <w:szCs w:val="16"/>
        </w:rPr>
        <w:fldChar w:fldCharType="separate"/>
      </w:r>
      <w:r w:rsidR="00702400">
        <w:rPr>
          <w:rFonts w:ascii="Arial" w:hAnsi="Arial" w:cs="Arial"/>
          <w:color w:val="000000"/>
          <w:position w:val="-10"/>
          <w:sz w:val="16"/>
          <w:szCs w:val="16"/>
        </w:rPr>
        <w:fldChar w:fldCharType="begin"/>
      </w:r>
      <w:r w:rsidR="00702400">
        <w:rPr>
          <w:rFonts w:ascii="Arial" w:hAnsi="Arial" w:cs="Arial"/>
          <w:color w:val="000000"/>
          <w:position w:val="-10"/>
          <w:sz w:val="16"/>
          <w:szCs w:val="16"/>
        </w:rPr>
        <w:instrText xml:space="preserve"> INCLUDEPICTURE  "cid:image027.png@01D82A7E.AF1DC7C0" \* MERGEFORMATINET </w:instrText>
      </w:r>
      <w:r w:rsidR="00702400">
        <w:rPr>
          <w:rFonts w:ascii="Arial" w:hAnsi="Arial" w:cs="Arial"/>
          <w:color w:val="000000"/>
          <w:position w:val="-10"/>
          <w:sz w:val="16"/>
          <w:szCs w:val="16"/>
        </w:rPr>
        <w:fldChar w:fldCharType="separate"/>
      </w:r>
      <w:r w:rsidR="001D5761">
        <w:rPr>
          <w:rFonts w:ascii="Arial" w:hAnsi="Arial" w:cs="Arial"/>
          <w:color w:val="000000"/>
          <w:position w:val="-10"/>
          <w:sz w:val="16"/>
          <w:szCs w:val="16"/>
        </w:rPr>
        <w:fldChar w:fldCharType="begin"/>
      </w:r>
      <w:r w:rsidR="001D5761">
        <w:rPr>
          <w:rFonts w:ascii="Arial" w:hAnsi="Arial" w:cs="Arial"/>
          <w:color w:val="000000"/>
          <w:position w:val="-10"/>
          <w:sz w:val="16"/>
          <w:szCs w:val="16"/>
        </w:rPr>
        <w:instrText xml:space="preserve"> INCLUDEPICTURE  "cid:image027.png@01D82A7E.AF1DC7C0" \* MERGEFORMATINET </w:instrText>
      </w:r>
      <w:r w:rsidR="001D5761">
        <w:rPr>
          <w:rFonts w:ascii="Arial" w:hAnsi="Arial" w:cs="Arial"/>
          <w:color w:val="000000"/>
          <w:position w:val="-10"/>
          <w:sz w:val="16"/>
          <w:szCs w:val="16"/>
        </w:rPr>
        <w:fldChar w:fldCharType="separate"/>
      </w:r>
      <w:r w:rsidR="007E7358">
        <w:rPr>
          <w:rFonts w:ascii="Arial" w:hAnsi="Arial" w:cs="Arial"/>
          <w:color w:val="000000"/>
          <w:position w:val="-10"/>
          <w:sz w:val="16"/>
          <w:szCs w:val="16"/>
        </w:rPr>
        <w:fldChar w:fldCharType="begin"/>
      </w:r>
      <w:r w:rsidR="007E7358">
        <w:rPr>
          <w:rFonts w:ascii="Arial" w:hAnsi="Arial" w:cs="Arial"/>
          <w:color w:val="000000"/>
          <w:position w:val="-10"/>
          <w:sz w:val="16"/>
          <w:szCs w:val="16"/>
        </w:rPr>
        <w:instrText xml:space="preserve"> INCLUDEPICTURE  "cid:image027.png@01D82A7E.AF1DC7C0" \* MERGEFORMATINET </w:instrText>
      </w:r>
      <w:r w:rsidR="007E7358">
        <w:rPr>
          <w:rFonts w:ascii="Arial" w:hAnsi="Arial" w:cs="Arial"/>
          <w:color w:val="000000"/>
          <w:position w:val="-10"/>
          <w:sz w:val="16"/>
          <w:szCs w:val="16"/>
        </w:rPr>
        <w:fldChar w:fldCharType="separate"/>
      </w:r>
      <w:r w:rsidR="00A717FF">
        <w:rPr>
          <w:rFonts w:ascii="Arial" w:hAnsi="Arial" w:cs="Arial"/>
          <w:color w:val="000000"/>
          <w:position w:val="-10"/>
          <w:sz w:val="16"/>
          <w:szCs w:val="16"/>
        </w:rPr>
        <w:fldChar w:fldCharType="begin"/>
      </w:r>
      <w:r w:rsidR="00A717FF">
        <w:rPr>
          <w:rFonts w:ascii="Arial" w:hAnsi="Arial" w:cs="Arial"/>
          <w:color w:val="000000"/>
          <w:position w:val="-10"/>
          <w:sz w:val="16"/>
          <w:szCs w:val="16"/>
        </w:rPr>
        <w:instrText xml:space="preserve"> INCLUDEPICTURE  "cid:image027.png@01D82A7E.AF1DC7C0" \* MERGEFORMATINET </w:instrText>
      </w:r>
      <w:r w:rsidR="00A717FF">
        <w:rPr>
          <w:rFonts w:ascii="Arial" w:hAnsi="Arial" w:cs="Arial"/>
          <w:color w:val="000000"/>
          <w:position w:val="-10"/>
          <w:sz w:val="16"/>
          <w:szCs w:val="16"/>
        </w:rPr>
        <w:fldChar w:fldCharType="separate"/>
      </w:r>
      <w:r w:rsidR="00495ED7">
        <w:rPr>
          <w:rFonts w:ascii="Arial" w:hAnsi="Arial" w:cs="Arial"/>
          <w:color w:val="000000"/>
          <w:position w:val="-10"/>
          <w:sz w:val="16"/>
          <w:szCs w:val="16"/>
        </w:rPr>
        <w:fldChar w:fldCharType="begin"/>
      </w:r>
      <w:r w:rsidR="00495ED7">
        <w:rPr>
          <w:rFonts w:ascii="Arial" w:hAnsi="Arial" w:cs="Arial"/>
          <w:color w:val="000000"/>
          <w:position w:val="-10"/>
          <w:sz w:val="16"/>
          <w:szCs w:val="16"/>
        </w:rPr>
        <w:instrText xml:space="preserve"> INCLUDEPICTURE  "cid:image027.png@01D82A7E.AF1DC7C0" \* MERGEFORMATINET </w:instrText>
      </w:r>
      <w:r w:rsidR="00495ED7">
        <w:rPr>
          <w:rFonts w:ascii="Arial" w:hAnsi="Arial" w:cs="Arial"/>
          <w:color w:val="000000"/>
          <w:position w:val="-10"/>
          <w:sz w:val="16"/>
          <w:szCs w:val="16"/>
        </w:rPr>
        <w:fldChar w:fldCharType="separate"/>
      </w:r>
      <w:r w:rsidR="00D023F8">
        <w:rPr>
          <w:rFonts w:ascii="Arial" w:hAnsi="Arial" w:cs="Arial"/>
          <w:color w:val="000000"/>
          <w:position w:val="-10"/>
          <w:sz w:val="16"/>
          <w:szCs w:val="16"/>
        </w:rPr>
        <w:fldChar w:fldCharType="begin"/>
      </w:r>
      <w:r w:rsidR="00D023F8">
        <w:rPr>
          <w:rFonts w:ascii="Arial" w:hAnsi="Arial" w:cs="Arial"/>
          <w:color w:val="000000"/>
          <w:position w:val="-10"/>
          <w:sz w:val="16"/>
          <w:szCs w:val="16"/>
        </w:rPr>
        <w:instrText xml:space="preserve"> INCLUDEPICTURE  "cid:image027.png@01D82A7E.AF1DC7C0" \* MERGEFORMATINET </w:instrText>
      </w:r>
      <w:r w:rsidR="00D023F8">
        <w:rPr>
          <w:rFonts w:ascii="Arial" w:hAnsi="Arial" w:cs="Arial"/>
          <w:color w:val="000000"/>
          <w:position w:val="-10"/>
          <w:sz w:val="16"/>
          <w:szCs w:val="16"/>
        </w:rPr>
        <w:fldChar w:fldCharType="separate"/>
      </w:r>
      <w:r w:rsidR="00F44FD9">
        <w:rPr>
          <w:rFonts w:ascii="Arial" w:hAnsi="Arial" w:cs="Arial"/>
          <w:color w:val="000000"/>
          <w:position w:val="-10"/>
          <w:sz w:val="16"/>
          <w:szCs w:val="16"/>
        </w:rPr>
        <w:fldChar w:fldCharType="begin"/>
      </w:r>
      <w:r w:rsidR="00F44FD9">
        <w:rPr>
          <w:rFonts w:ascii="Arial" w:hAnsi="Arial" w:cs="Arial"/>
          <w:color w:val="000000"/>
          <w:position w:val="-10"/>
          <w:sz w:val="16"/>
          <w:szCs w:val="16"/>
        </w:rPr>
        <w:instrText xml:space="preserve"> INCLUDEPICTURE  "cid:image027.png@01D82A7E.AF1DC7C0" \* MERGEFORMATINET </w:instrText>
      </w:r>
      <w:r w:rsidR="00F44FD9">
        <w:rPr>
          <w:rFonts w:ascii="Arial" w:hAnsi="Arial" w:cs="Arial"/>
          <w:color w:val="000000"/>
          <w:position w:val="-10"/>
          <w:sz w:val="16"/>
          <w:szCs w:val="16"/>
        </w:rPr>
        <w:fldChar w:fldCharType="separate"/>
      </w:r>
      <w:r w:rsidR="009517D4">
        <w:rPr>
          <w:rFonts w:ascii="Arial" w:hAnsi="Arial" w:cs="Arial"/>
          <w:color w:val="000000"/>
          <w:position w:val="-10"/>
          <w:sz w:val="16"/>
          <w:szCs w:val="16"/>
        </w:rPr>
        <w:fldChar w:fldCharType="begin"/>
      </w:r>
      <w:r w:rsidR="009517D4">
        <w:rPr>
          <w:rFonts w:ascii="Arial" w:hAnsi="Arial" w:cs="Arial"/>
          <w:color w:val="000000"/>
          <w:position w:val="-10"/>
          <w:sz w:val="16"/>
          <w:szCs w:val="16"/>
        </w:rPr>
        <w:instrText xml:space="preserve"> INCLUDEPICTURE  "cid:image027.png@01D82A7E.AF1DC7C0" \* MERGEFORMATINET </w:instrText>
      </w:r>
      <w:r w:rsidR="009517D4">
        <w:rPr>
          <w:rFonts w:ascii="Arial" w:hAnsi="Arial" w:cs="Arial"/>
          <w:color w:val="000000"/>
          <w:position w:val="-10"/>
          <w:sz w:val="16"/>
          <w:szCs w:val="16"/>
        </w:rPr>
        <w:fldChar w:fldCharType="separate"/>
      </w:r>
      <w:r w:rsidR="002328C4">
        <w:rPr>
          <w:rFonts w:ascii="Arial" w:hAnsi="Arial" w:cs="Arial"/>
          <w:color w:val="000000"/>
          <w:position w:val="-10"/>
          <w:sz w:val="16"/>
          <w:szCs w:val="16"/>
        </w:rPr>
        <w:fldChar w:fldCharType="begin"/>
      </w:r>
      <w:r w:rsidR="002328C4">
        <w:rPr>
          <w:rFonts w:ascii="Arial" w:hAnsi="Arial" w:cs="Arial"/>
          <w:color w:val="000000"/>
          <w:position w:val="-10"/>
          <w:sz w:val="16"/>
          <w:szCs w:val="16"/>
        </w:rPr>
        <w:instrText xml:space="preserve"> </w:instrText>
      </w:r>
      <w:r w:rsidR="002328C4">
        <w:rPr>
          <w:rFonts w:ascii="Arial" w:hAnsi="Arial" w:cs="Arial"/>
          <w:color w:val="000000"/>
          <w:position w:val="-10"/>
          <w:sz w:val="16"/>
          <w:szCs w:val="16"/>
        </w:rPr>
        <w:instrText>INCLUDEPICTURE  "cid:image027.png@01D82A7E.AF1DC7C0" \* MERGEFORMATINET</w:instrText>
      </w:r>
      <w:r w:rsidR="002328C4">
        <w:rPr>
          <w:rFonts w:ascii="Arial" w:hAnsi="Arial" w:cs="Arial"/>
          <w:color w:val="000000"/>
          <w:position w:val="-10"/>
          <w:sz w:val="16"/>
          <w:szCs w:val="16"/>
        </w:rPr>
        <w:instrText xml:space="preserve"> </w:instrText>
      </w:r>
      <w:r w:rsidR="002328C4">
        <w:rPr>
          <w:rFonts w:ascii="Arial" w:hAnsi="Arial" w:cs="Arial"/>
          <w:color w:val="000000"/>
          <w:position w:val="-10"/>
          <w:sz w:val="16"/>
          <w:szCs w:val="16"/>
        </w:rPr>
        <w:fldChar w:fldCharType="separate"/>
      </w:r>
      <w:r w:rsidR="002328C4">
        <w:rPr>
          <w:rFonts w:ascii="Arial" w:hAnsi="Arial" w:cs="Arial"/>
          <w:color w:val="000000"/>
          <w:position w:val="-10"/>
          <w:sz w:val="16"/>
          <w:szCs w:val="16"/>
        </w:rPr>
        <w:pict w14:anchorId="4D50B8D1">
          <v:shape id="_x0000_i1034" type="#_x0000_t75" style="width:21.75pt;height:15pt">
            <v:imagedata r:id="rId1245" r:href="rId1246"/>
          </v:shape>
        </w:pict>
      </w:r>
      <w:r w:rsidR="002328C4">
        <w:rPr>
          <w:rFonts w:ascii="Arial" w:hAnsi="Arial" w:cs="Arial"/>
          <w:color w:val="000000"/>
          <w:position w:val="-10"/>
          <w:sz w:val="16"/>
          <w:szCs w:val="16"/>
        </w:rPr>
        <w:fldChar w:fldCharType="end"/>
      </w:r>
      <w:r w:rsidR="009517D4">
        <w:rPr>
          <w:rFonts w:ascii="Arial" w:hAnsi="Arial" w:cs="Arial"/>
          <w:color w:val="000000"/>
          <w:position w:val="-10"/>
          <w:sz w:val="16"/>
          <w:szCs w:val="16"/>
        </w:rPr>
        <w:fldChar w:fldCharType="end"/>
      </w:r>
      <w:r w:rsidR="00F44FD9">
        <w:rPr>
          <w:rFonts w:ascii="Arial" w:hAnsi="Arial" w:cs="Arial"/>
          <w:color w:val="000000"/>
          <w:position w:val="-10"/>
          <w:sz w:val="16"/>
          <w:szCs w:val="16"/>
        </w:rPr>
        <w:fldChar w:fldCharType="end"/>
      </w:r>
      <w:r w:rsidR="00D023F8">
        <w:rPr>
          <w:rFonts w:ascii="Arial" w:hAnsi="Arial" w:cs="Arial"/>
          <w:color w:val="000000"/>
          <w:position w:val="-10"/>
          <w:sz w:val="16"/>
          <w:szCs w:val="16"/>
        </w:rPr>
        <w:fldChar w:fldCharType="end"/>
      </w:r>
      <w:r w:rsidR="00495ED7">
        <w:rPr>
          <w:rFonts w:ascii="Arial" w:hAnsi="Arial" w:cs="Arial"/>
          <w:color w:val="000000"/>
          <w:position w:val="-10"/>
          <w:sz w:val="16"/>
          <w:szCs w:val="16"/>
        </w:rPr>
        <w:fldChar w:fldCharType="end"/>
      </w:r>
      <w:r w:rsidR="00A717FF">
        <w:rPr>
          <w:rFonts w:ascii="Arial" w:hAnsi="Arial" w:cs="Arial"/>
          <w:color w:val="000000"/>
          <w:position w:val="-10"/>
          <w:sz w:val="16"/>
          <w:szCs w:val="16"/>
        </w:rPr>
        <w:fldChar w:fldCharType="end"/>
      </w:r>
      <w:r w:rsidR="007E7358">
        <w:rPr>
          <w:rFonts w:ascii="Arial" w:hAnsi="Arial" w:cs="Arial"/>
          <w:color w:val="000000"/>
          <w:position w:val="-10"/>
          <w:sz w:val="16"/>
          <w:szCs w:val="16"/>
        </w:rPr>
        <w:fldChar w:fldCharType="end"/>
      </w:r>
      <w:r w:rsidR="001D5761">
        <w:rPr>
          <w:rFonts w:ascii="Arial" w:hAnsi="Arial" w:cs="Arial"/>
          <w:color w:val="000000"/>
          <w:position w:val="-10"/>
          <w:sz w:val="16"/>
          <w:szCs w:val="16"/>
        </w:rPr>
        <w:fldChar w:fldCharType="end"/>
      </w:r>
      <w:r w:rsidR="00702400">
        <w:rPr>
          <w:rFonts w:ascii="Arial" w:hAnsi="Arial" w:cs="Arial"/>
          <w:color w:val="000000"/>
          <w:position w:val="-10"/>
          <w:sz w:val="16"/>
          <w:szCs w:val="16"/>
        </w:rPr>
        <w:fldChar w:fldCharType="end"/>
      </w:r>
      <w:r w:rsidR="00CC0C21">
        <w:rPr>
          <w:rFonts w:ascii="Arial" w:hAnsi="Arial" w:cs="Arial"/>
          <w:color w:val="000000"/>
          <w:position w:val="-10"/>
          <w:sz w:val="16"/>
          <w:szCs w:val="16"/>
        </w:rPr>
        <w:fldChar w:fldCharType="end"/>
      </w:r>
      <w:r w:rsidR="004B53CD">
        <w:rPr>
          <w:rFonts w:ascii="Arial" w:hAnsi="Arial" w:cs="Arial"/>
          <w:color w:val="000000"/>
          <w:position w:val="-10"/>
          <w:sz w:val="16"/>
          <w:szCs w:val="16"/>
        </w:rPr>
        <w:fldChar w:fldCharType="end"/>
      </w:r>
      <w:r w:rsidR="000B36BA">
        <w:rPr>
          <w:rFonts w:ascii="Arial" w:hAnsi="Arial" w:cs="Arial"/>
          <w:color w:val="000000"/>
          <w:position w:val="-10"/>
          <w:sz w:val="16"/>
          <w:szCs w:val="16"/>
        </w:rPr>
        <w:fldChar w:fldCharType="end"/>
      </w:r>
      <w:r w:rsidR="00A63FAE">
        <w:rPr>
          <w:rFonts w:ascii="Arial" w:hAnsi="Arial" w:cs="Arial"/>
          <w:color w:val="000000"/>
          <w:position w:val="-10"/>
          <w:sz w:val="16"/>
          <w:szCs w:val="16"/>
        </w:rPr>
        <w:fldChar w:fldCharType="end"/>
      </w:r>
      <w:r w:rsidR="00A31B99">
        <w:rPr>
          <w:rFonts w:ascii="Arial" w:hAnsi="Arial" w:cs="Arial"/>
          <w:color w:val="000000"/>
          <w:position w:val="-10"/>
          <w:sz w:val="16"/>
          <w:szCs w:val="16"/>
        </w:rPr>
        <w:fldChar w:fldCharType="end"/>
      </w:r>
      <w:r w:rsidRPr="009B7DA9">
        <w:rPr>
          <w:rFonts w:ascii="Arial" w:hAnsi="Arial" w:cs="Arial"/>
          <w:color w:val="000000"/>
          <w:position w:val="-10"/>
          <w:sz w:val="16"/>
          <w:szCs w:val="16"/>
          <w:lang w:val="en-US"/>
        </w:rPr>
        <w:fldChar w:fldCharType="end"/>
      </w:r>
      <w:r w:rsidRPr="009B7DA9">
        <w:rPr>
          <w:rFonts w:ascii="Arial" w:hAnsi="Arial" w:cs="Arial"/>
          <w:color w:val="000000"/>
          <w:sz w:val="16"/>
          <w:szCs w:val="16"/>
          <w:lang w:eastAsia="ko-KR"/>
        </w:rPr>
        <w:t xml:space="preserve">, respectively, which are determined by higher-layer configured </w:t>
      </w:r>
      <w:r w:rsidRPr="009B7DA9">
        <w:rPr>
          <w:rStyle w:val="Emphasis"/>
          <w:rFonts w:ascii="Arial" w:hAnsi="Arial" w:cs="Arial"/>
          <w:sz w:val="16"/>
          <w:szCs w:val="16"/>
          <w:lang w:eastAsia="ko-KR"/>
        </w:rPr>
        <w:t>ca-SlotOffset</w:t>
      </w:r>
      <w:r w:rsidRPr="009B7DA9">
        <w:rPr>
          <w:rFonts w:ascii="Arial" w:hAnsi="Arial" w:cs="Arial"/>
          <w:color w:val="000000"/>
          <w:sz w:val="16"/>
          <w:szCs w:val="16"/>
          <w:lang w:eastAsia="ko-KR"/>
        </w:rPr>
        <w:t xml:space="preserve"> for the cell receiving the PDCCH, </w:t>
      </w:r>
      <m:oMath>
        <m:sSubSup>
          <m:sSubSupPr>
            <m:ctrlPr>
              <w:rPr>
                <w:rFonts w:ascii="Cambria Math" w:eastAsia="SimSun" w:hAnsi="Cambria Math" w:cs="Arial"/>
                <w:i/>
                <w:iCs/>
                <w:color w:val="000000"/>
                <w:sz w:val="16"/>
                <w:szCs w:val="16"/>
              </w:rPr>
            </m:ctrlPr>
          </m:sSubSupPr>
          <m:e>
            <m:r>
              <w:rPr>
                <w:rFonts w:ascii="Cambria Math" w:hAnsi="Cambria Math" w:cs="Arial"/>
                <w:color w:val="000000"/>
                <w:sz w:val="16"/>
                <w:szCs w:val="16"/>
                <w:lang w:eastAsia="ko-KR"/>
              </w:rPr>
              <m:t>N</m:t>
            </m:r>
          </m:e>
          <m:sub>
            <m:r>
              <w:rPr>
                <w:rFonts w:ascii="Cambria Math" w:hAnsi="Cambria Math" w:cs="Arial"/>
                <w:color w:val="000000"/>
                <w:sz w:val="16"/>
                <w:szCs w:val="16"/>
                <w:lang w:eastAsia="ko-KR"/>
              </w:rPr>
              <m:t>slot,offset,SRS</m:t>
            </m:r>
          </m:sub>
          <m:sup>
            <m:r>
              <w:rPr>
                <w:rFonts w:ascii="Cambria Math" w:hAnsi="Cambria Math" w:cs="Arial"/>
                <w:color w:val="000000"/>
                <w:sz w:val="16"/>
                <w:szCs w:val="16"/>
                <w:lang w:eastAsia="ko-KR"/>
              </w:rPr>
              <m:t>CA</m:t>
            </m:r>
          </m:sup>
        </m:sSubSup>
      </m:oMath>
      <w:r w:rsidRPr="009B7DA9">
        <w:rPr>
          <w:rFonts w:ascii="Arial" w:hAnsi="Arial" w:cs="Arial"/>
          <w:color w:val="000000"/>
          <w:sz w:val="16"/>
          <w:szCs w:val="16"/>
          <w:lang w:eastAsia="ko-KR"/>
        </w:rPr>
        <w:t xml:space="preserve"> and </w:t>
      </w:r>
      <m:oMath>
        <m:sSub>
          <m:sSubPr>
            <m:ctrlPr>
              <w:rPr>
                <w:rFonts w:ascii="Cambria Math" w:eastAsia="SimSun" w:hAnsi="Cambria Math" w:cs="Arial"/>
                <w:i/>
                <w:iCs/>
                <w:color w:val="000000"/>
                <w:sz w:val="16"/>
                <w:szCs w:val="16"/>
              </w:rPr>
            </m:ctrlPr>
          </m:sSubPr>
          <m:e>
            <m:r>
              <w:rPr>
                <w:rFonts w:ascii="Cambria Math" w:hAnsi="Cambria Math" w:cs="Arial"/>
                <w:color w:val="000000"/>
                <w:sz w:val="16"/>
                <w:szCs w:val="16"/>
                <w:lang w:eastAsia="ko-KR"/>
              </w:rPr>
              <m:t>μ</m:t>
            </m:r>
          </m:e>
          <m:sub>
            <m:r>
              <w:rPr>
                <w:rFonts w:ascii="Cambria Math" w:hAnsi="Cambria Math" w:cs="Arial"/>
                <w:color w:val="000000"/>
                <w:sz w:val="16"/>
                <w:szCs w:val="16"/>
                <w:lang w:eastAsia="ko-KR"/>
              </w:rPr>
              <m:t>offset,SRS</m:t>
            </m:r>
          </m:sub>
        </m:sSub>
      </m:oMath>
      <w:r w:rsidRPr="009B7DA9">
        <w:rPr>
          <w:rFonts w:ascii="Arial" w:hAnsi="Arial" w:cs="Arial"/>
          <w:color w:val="000000"/>
          <w:sz w:val="16"/>
          <w:szCs w:val="16"/>
          <w:lang w:eastAsia="ko-KR"/>
        </w:rPr>
        <w:t xml:space="preserve"> are the </w:t>
      </w:r>
      <w:r w:rsidRPr="009B7DA9">
        <w:rPr>
          <w:rFonts w:ascii="Arial" w:hAnsi="Arial" w:cs="Arial"/>
          <w:color w:val="000000"/>
          <w:position w:val="-14"/>
          <w:sz w:val="16"/>
          <w:szCs w:val="16"/>
          <w:lang w:eastAsia="ko-KR"/>
        </w:rPr>
        <w:fldChar w:fldCharType="begin"/>
      </w:r>
      <w:r w:rsidRPr="009B7DA9">
        <w:rPr>
          <w:rFonts w:ascii="Arial" w:hAnsi="Arial" w:cs="Arial"/>
          <w:color w:val="000000"/>
          <w:position w:val="-14"/>
          <w:sz w:val="16"/>
          <w:szCs w:val="16"/>
          <w:lang w:eastAsia="ko-KR"/>
        </w:rPr>
        <w:instrText xml:space="preserve"> INCLUDEPICTURE  "cid:image030.png@01D82A7E.AF1DC7C0" \* MERGEFORMATINET </w:instrText>
      </w:r>
      <w:r w:rsidRPr="009B7DA9">
        <w:rPr>
          <w:rFonts w:ascii="Arial" w:hAnsi="Arial" w:cs="Arial"/>
          <w:color w:val="000000"/>
          <w:position w:val="-14"/>
          <w:sz w:val="16"/>
          <w:szCs w:val="16"/>
          <w:lang w:eastAsia="ko-KR"/>
        </w:rPr>
        <w:fldChar w:fldCharType="separate"/>
      </w:r>
      <w:r w:rsidR="00A31B99">
        <w:rPr>
          <w:rFonts w:ascii="Arial" w:hAnsi="Arial" w:cs="Arial"/>
          <w:color w:val="000000"/>
          <w:position w:val="-14"/>
          <w:sz w:val="16"/>
          <w:szCs w:val="16"/>
          <w:lang w:eastAsia="ko-KR"/>
        </w:rPr>
        <w:fldChar w:fldCharType="begin"/>
      </w:r>
      <w:r w:rsidR="00A31B99">
        <w:rPr>
          <w:rFonts w:ascii="Arial" w:hAnsi="Arial" w:cs="Arial"/>
          <w:color w:val="000000"/>
          <w:position w:val="-14"/>
          <w:sz w:val="16"/>
          <w:szCs w:val="16"/>
          <w:lang w:eastAsia="ko-KR"/>
        </w:rPr>
        <w:instrText xml:space="preserve"> INCLUDEPICTURE  "cid:image030.png@01D82A7E.AF1DC7C0" \* MERGEFORMATINET </w:instrText>
      </w:r>
      <w:r w:rsidR="00A31B99">
        <w:rPr>
          <w:rFonts w:ascii="Arial" w:hAnsi="Arial" w:cs="Arial"/>
          <w:color w:val="000000"/>
          <w:position w:val="-14"/>
          <w:sz w:val="16"/>
          <w:szCs w:val="16"/>
          <w:lang w:eastAsia="ko-KR"/>
        </w:rPr>
        <w:fldChar w:fldCharType="separate"/>
      </w:r>
      <w:r w:rsidR="00A63FAE">
        <w:rPr>
          <w:rFonts w:ascii="Arial" w:hAnsi="Arial" w:cs="Arial"/>
          <w:color w:val="000000"/>
          <w:position w:val="-14"/>
          <w:sz w:val="16"/>
          <w:szCs w:val="16"/>
          <w:lang w:eastAsia="ko-KR"/>
        </w:rPr>
        <w:fldChar w:fldCharType="begin"/>
      </w:r>
      <w:r w:rsidR="00A63FAE">
        <w:rPr>
          <w:rFonts w:ascii="Arial" w:hAnsi="Arial" w:cs="Arial"/>
          <w:color w:val="000000"/>
          <w:position w:val="-14"/>
          <w:sz w:val="16"/>
          <w:szCs w:val="16"/>
          <w:lang w:eastAsia="ko-KR"/>
        </w:rPr>
        <w:instrText xml:space="preserve"> INCLUDEPICTURE  "cid:image030.png@01D82A7E.AF1DC7C0" \* MERGEFORMATINET </w:instrText>
      </w:r>
      <w:r w:rsidR="00A63FAE">
        <w:rPr>
          <w:rFonts w:ascii="Arial" w:hAnsi="Arial" w:cs="Arial"/>
          <w:color w:val="000000"/>
          <w:position w:val="-14"/>
          <w:sz w:val="16"/>
          <w:szCs w:val="16"/>
          <w:lang w:eastAsia="ko-KR"/>
        </w:rPr>
        <w:fldChar w:fldCharType="separate"/>
      </w:r>
      <w:r w:rsidR="000B36BA">
        <w:rPr>
          <w:rFonts w:ascii="Arial" w:hAnsi="Arial" w:cs="Arial"/>
          <w:color w:val="000000"/>
          <w:position w:val="-14"/>
          <w:sz w:val="16"/>
          <w:szCs w:val="16"/>
          <w:lang w:eastAsia="ko-KR"/>
        </w:rPr>
        <w:fldChar w:fldCharType="begin"/>
      </w:r>
      <w:r w:rsidR="000B36BA">
        <w:rPr>
          <w:rFonts w:ascii="Arial" w:hAnsi="Arial" w:cs="Arial"/>
          <w:color w:val="000000"/>
          <w:position w:val="-14"/>
          <w:sz w:val="16"/>
          <w:szCs w:val="16"/>
          <w:lang w:eastAsia="ko-KR"/>
        </w:rPr>
        <w:instrText xml:space="preserve"> INCLUDEPICTURE  "cid:image030.png@01D82A7E.AF1DC7C0" \* MERGEFORMATINET </w:instrText>
      </w:r>
      <w:r w:rsidR="000B36BA">
        <w:rPr>
          <w:rFonts w:ascii="Arial" w:hAnsi="Arial" w:cs="Arial"/>
          <w:color w:val="000000"/>
          <w:position w:val="-14"/>
          <w:sz w:val="16"/>
          <w:szCs w:val="16"/>
          <w:lang w:eastAsia="ko-KR"/>
        </w:rPr>
        <w:fldChar w:fldCharType="separate"/>
      </w:r>
      <w:r w:rsidR="004B53CD">
        <w:rPr>
          <w:rFonts w:ascii="Arial" w:hAnsi="Arial" w:cs="Arial"/>
          <w:color w:val="000000"/>
          <w:position w:val="-14"/>
          <w:sz w:val="16"/>
          <w:szCs w:val="16"/>
          <w:lang w:eastAsia="ko-KR"/>
        </w:rPr>
        <w:fldChar w:fldCharType="begin"/>
      </w:r>
      <w:r w:rsidR="004B53CD">
        <w:rPr>
          <w:rFonts w:ascii="Arial" w:hAnsi="Arial" w:cs="Arial"/>
          <w:color w:val="000000"/>
          <w:position w:val="-14"/>
          <w:sz w:val="16"/>
          <w:szCs w:val="16"/>
          <w:lang w:eastAsia="ko-KR"/>
        </w:rPr>
        <w:instrText xml:space="preserve"> INCLUDEPICTURE  "cid:image030.png@01D82A7E.AF1DC7C0" \* MERGEFORMATINET </w:instrText>
      </w:r>
      <w:r w:rsidR="004B53CD">
        <w:rPr>
          <w:rFonts w:ascii="Arial" w:hAnsi="Arial" w:cs="Arial"/>
          <w:color w:val="000000"/>
          <w:position w:val="-14"/>
          <w:sz w:val="16"/>
          <w:szCs w:val="16"/>
          <w:lang w:eastAsia="ko-KR"/>
        </w:rPr>
        <w:fldChar w:fldCharType="separate"/>
      </w:r>
      <w:r w:rsidR="00CC0C21">
        <w:rPr>
          <w:rFonts w:ascii="Arial" w:hAnsi="Arial" w:cs="Arial"/>
          <w:color w:val="000000"/>
          <w:position w:val="-14"/>
          <w:sz w:val="16"/>
          <w:szCs w:val="16"/>
          <w:lang w:eastAsia="ko-KR"/>
        </w:rPr>
        <w:fldChar w:fldCharType="begin"/>
      </w:r>
      <w:r w:rsidR="00CC0C21">
        <w:rPr>
          <w:rFonts w:ascii="Arial" w:hAnsi="Arial" w:cs="Arial"/>
          <w:color w:val="000000"/>
          <w:position w:val="-14"/>
          <w:sz w:val="16"/>
          <w:szCs w:val="16"/>
          <w:lang w:eastAsia="ko-KR"/>
        </w:rPr>
        <w:instrText xml:space="preserve"> INCLUDEPICTURE  "cid:image030.png@01D82A7E.AF1DC7C0" \* MERGEFORMATINET </w:instrText>
      </w:r>
      <w:r w:rsidR="00CC0C21">
        <w:rPr>
          <w:rFonts w:ascii="Arial" w:hAnsi="Arial" w:cs="Arial"/>
          <w:color w:val="000000"/>
          <w:position w:val="-14"/>
          <w:sz w:val="16"/>
          <w:szCs w:val="16"/>
          <w:lang w:eastAsia="ko-KR"/>
        </w:rPr>
        <w:fldChar w:fldCharType="separate"/>
      </w:r>
      <w:r w:rsidR="00702400">
        <w:rPr>
          <w:rFonts w:ascii="Arial" w:hAnsi="Arial" w:cs="Arial"/>
          <w:color w:val="000000"/>
          <w:position w:val="-14"/>
          <w:sz w:val="16"/>
          <w:szCs w:val="16"/>
          <w:lang w:eastAsia="ko-KR"/>
        </w:rPr>
        <w:fldChar w:fldCharType="begin"/>
      </w:r>
      <w:r w:rsidR="00702400">
        <w:rPr>
          <w:rFonts w:ascii="Arial" w:hAnsi="Arial" w:cs="Arial"/>
          <w:color w:val="000000"/>
          <w:position w:val="-14"/>
          <w:sz w:val="16"/>
          <w:szCs w:val="16"/>
          <w:lang w:eastAsia="ko-KR"/>
        </w:rPr>
        <w:instrText xml:space="preserve"> INCLUDEPICTURE  "cid:image030.png@01D82A7E.AF1DC7C0" \* MERGEFORMATINET </w:instrText>
      </w:r>
      <w:r w:rsidR="00702400">
        <w:rPr>
          <w:rFonts w:ascii="Arial" w:hAnsi="Arial" w:cs="Arial"/>
          <w:color w:val="000000"/>
          <w:position w:val="-14"/>
          <w:sz w:val="16"/>
          <w:szCs w:val="16"/>
          <w:lang w:eastAsia="ko-KR"/>
        </w:rPr>
        <w:fldChar w:fldCharType="separate"/>
      </w:r>
      <w:r w:rsidR="001D5761">
        <w:rPr>
          <w:rFonts w:ascii="Arial" w:hAnsi="Arial" w:cs="Arial"/>
          <w:color w:val="000000"/>
          <w:position w:val="-14"/>
          <w:sz w:val="16"/>
          <w:szCs w:val="16"/>
          <w:lang w:eastAsia="ko-KR"/>
        </w:rPr>
        <w:fldChar w:fldCharType="begin"/>
      </w:r>
      <w:r w:rsidR="001D5761">
        <w:rPr>
          <w:rFonts w:ascii="Arial" w:hAnsi="Arial" w:cs="Arial"/>
          <w:color w:val="000000"/>
          <w:position w:val="-14"/>
          <w:sz w:val="16"/>
          <w:szCs w:val="16"/>
          <w:lang w:eastAsia="ko-KR"/>
        </w:rPr>
        <w:instrText xml:space="preserve"> INCLUDEPICTURE  "cid:image030.png@01D82A7E.AF1DC7C0" \* MERGEFORMATINET </w:instrText>
      </w:r>
      <w:r w:rsidR="001D5761">
        <w:rPr>
          <w:rFonts w:ascii="Arial" w:hAnsi="Arial" w:cs="Arial"/>
          <w:color w:val="000000"/>
          <w:position w:val="-14"/>
          <w:sz w:val="16"/>
          <w:szCs w:val="16"/>
          <w:lang w:eastAsia="ko-KR"/>
        </w:rPr>
        <w:fldChar w:fldCharType="separate"/>
      </w:r>
      <w:r w:rsidR="007E7358">
        <w:rPr>
          <w:rFonts w:ascii="Arial" w:hAnsi="Arial" w:cs="Arial"/>
          <w:color w:val="000000"/>
          <w:position w:val="-14"/>
          <w:sz w:val="16"/>
          <w:szCs w:val="16"/>
          <w:lang w:eastAsia="ko-KR"/>
        </w:rPr>
        <w:fldChar w:fldCharType="begin"/>
      </w:r>
      <w:r w:rsidR="007E7358">
        <w:rPr>
          <w:rFonts w:ascii="Arial" w:hAnsi="Arial" w:cs="Arial"/>
          <w:color w:val="000000"/>
          <w:position w:val="-14"/>
          <w:sz w:val="16"/>
          <w:szCs w:val="16"/>
          <w:lang w:eastAsia="ko-KR"/>
        </w:rPr>
        <w:instrText xml:space="preserve"> INCLUDEPICTURE  "cid:image030.png@01D82A7E.AF1DC7C0" \* MERGEFORMATINET </w:instrText>
      </w:r>
      <w:r w:rsidR="007E7358">
        <w:rPr>
          <w:rFonts w:ascii="Arial" w:hAnsi="Arial" w:cs="Arial"/>
          <w:color w:val="000000"/>
          <w:position w:val="-14"/>
          <w:sz w:val="16"/>
          <w:szCs w:val="16"/>
          <w:lang w:eastAsia="ko-KR"/>
        </w:rPr>
        <w:fldChar w:fldCharType="separate"/>
      </w:r>
      <w:r w:rsidR="00A717FF">
        <w:rPr>
          <w:rFonts w:ascii="Arial" w:hAnsi="Arial" w:cs="Arial"/>
          <w:color w:val="000000"/>
          <w:position w:val="-14"/>
          <w:sz w:val="16"/>
          <w:szCs w:val="16"/>
          <w:lang w:eastAsia="ko-KR"/>
        </w:rPr>
        <w:fldChar w:fldCharType="begin"/>
      </w:r>
      <w:r w:rsidR="00A717FF">
        <w:rPr>
          <w:rFonts w:ascii="Arial" w:hAnsi="Arial" w:cs="Arial"/>
          <w:color w:val="000000"/>
          <w:position w:val="-14"/>
          <w:sz w:val="16"/>
          <w:szCs w:val="16"/>
          <w:lang w:eastAsia="ko-KR"/>
        </w:rPr>
        <w:instrText xml:space="preserve"> INCLUDEPICTURE  "cid:image030.png@01D82A7E.AF1DC7C0" \* MERGEFORMATINET </w:instrText>
      </w:r>
      <w:r w:rsidR="00A717FF">
        <w:rPr>
          <w:rFonts w:ascii="Arial" w:hAnsi="Arial" w:cs="Arial"/>
          <w:color w:val="000000"/>
          <w:position w:val="-14"/>
          <w:sz w:val="16"/>
          <w:szCs w:val="16"/>
          <w:lang w:eastAsia="ko-KR"/>
        </w:rPr>
        <w:fldChar w:fldCharType="separate"/>
      </w:r>
      <w:r w:rsidR="00495ED7">
        <w:rPr>
          <w:rFonts w:ascii="Arial" w:hAnsi="Arial" w:cs="Arial"/>
          <w:color w:val="000000"/>
          <w:position w:val="-14"/>
          <w:sz w:val="16"/>
          <w:szCs w:val="16"/>
          <w:lang w:eastAsia="ko-KR"/>
        </w:rPr>
        <w:fldChar w:fldCharType="begin"/>
      </w:r>
      <w:r w:rsidR="00495ED7">
        <w:rPr>
          <w:rFonts w:ascii="Arial" w:hAnsi="Arial" w:cs="Arial"/>
          <w:color w:val="000000"/>
          <w:position w:val="-14"/>
          <w:sz w:val="16"/>
          <w:szCs w:val="16"/>
          <w:lang w:eastAsia="ko-KR"/>
        </w:rPr>
        <w:instrText xml:space="preserve"> INCLUDEPICTURE  "cid:image030.png@01D82A7E.AF1DC7C0" \* MERGEFORMATINET </w:instrText>
      </w:r>
      <w:r w:rsidR="00495ED7">
        <w:rPr>
          <w:rFonts w:ascii="Arial" w:hAnsi="Arial" w:cs="Arial"/>
          <w:color w:val="000000"/>
          <w:position w:val="-14"/>
          <w:sz w:val="16"/>
          <w:szCs w:val="16"/>
          <w:lang w:eastAsia="ko-KR"/>
        </w:rPr>
        <w:fldChar w:fldCharType="separate"/>
      </w:r>
      <w:r w:rsidR="00D023F8">
        <w:rPr>
          <w:rFonts w:ascii="Arial" w:hAnsi="Arial" w:cs="Arial"/>
          <w:color w:val="000000"/>
          <w:position w:val="-14"/>
          <w:sz w:val="16"/>
          <w:szCs w:val="16"/>
          <w:lang w:eastAsia="ko-KR"/>
        </w:rPr>
        <w:fldChar w:fldCharType="begin"/>
      </w:r>
      <w:r w:rsidR="00D023F8">
        <w:rPr>
          <w:rFonts w:ascii="Arial" w:hAnsi="Arial" w:cs="Arial"/>
          <w:color w:val="000000"/>
          <w:position w:val="-14"/>
          <w:sz w:val="16"/>
          <w:szCs w:val="16"/>
          <w:lang w:eastAsia="ko-KR"/>
        </w:rPr>
        <w:instrText xml:space="preserve"> INCLUDEPICTURE  "cid:image030.png@01D82A7E.AF1DC7C0" \* MERGEFORMATINET </w:instrText>
      </w:r>
      <w:r w:rsidR="00D023F8">
        <w:rPr>
          <w:rFonts w:ascii="Arial" w:hAnsi="Arial" w:cs="Arial"/>
          <w:color w:val="000000"/>
          <w:position w:val="-14"/>
          <w:sz w:val="16"/>
          <w:szCs w:val="16"/>
          <w:lang w:eastAsia="ko-KR"/>
        </w:rPr>
        <w:fldChar w:fldCharType="separate"/>
      </w:r>
      <w:r w:rsidR="00F44FD9">
        <w:rPr>
          <w:rFonts w:ascii="Arial" w:hAnsi="Arial" w:cs="Arial"/>
          <w:color w:val="000000"/>
          <w:position w:val="-14"/>
          <w:sz w:val="16"/>
          <w:szCs w:val="16"/>
          <w:lang w:eastAsia="ko-KR"/>
        </w:rPr>
        <w:fldChar w:fldCharType="begin"/>
      </w:r>
      <w:r w:rsidR="00F44FD9">
        <w:rPr>
          <w:rFonts w:ascii="Arial" w:hAnsi="Arial" w:cs="Arial"/>
          <w:color w:val="000000"/>
          <w:position w:val="-14"/>
          <w:sz w:val="16"/>
          <w:szCs w:val="16"/>
          <w:lang w:eastAsia="ko-KR"/>
        </w:rPr>
        <w:instrText xml:space="preserve"> INCLUDEPICTURE  "cid:image030.png@01D82A7E.AF1DC7C0" \* MERGEFORMATINET </w:instrText>
      </w:r>
      <w:r w:rsidR="00F44FD9">
        <w:rPr>
          <w:rFonts w:ascii="Arial" w:hAnsi="Arial" w:cs="Arial"/>
          <w:color w:val="000000"/>
          <w:position w:val="-14"/>
          <w:sz w:val="16"/>
          <w:szCs w:val="16"/>
          <w:lang w:eastAsia="ko-KR"/>
        </w:rPr>
        <w:fldChar w:fldCharType="separate"/>
      </w:r>
      <w:r w:rsidR="009517D4">
        <w:rPr>
          <w:rFonts w:ascii="Arial" w:hAnsi="Arial" w:cs="Arial"/>
          <w:color w:val="000000"/>
          <w:position w:val="-14"/>
          <w:sz w:val="16"/>
          <w:szCs w:val="16"/>
          <w:lang w:eastAsia="ko-KR"/>
        </w:rPr>
        <w:fldChar w:fldCharType="begin"/>
      </w:r>
      <w:r w:rsidR="009517D4">
        <w:rPr>
          <w:rFonts w:ascii="Arial" w:hAnsi="Arial" w:cs="Arial"/>
          <w:color w:val="000000"/>
          <w:position w:val="-14"/>
          <w:sz w:val="16"/>
          <w:szCs w:val="16"/>
          <w:lang w:eastAsia="ko-KR"/>
        </w:rPr>
        <w:instrText xml:space="preserve"> INCLUDEPICTURE  "cid:image030.png@01D82A7E.AF1DC7C0" \* MERGEFORMATINET </w:instrText>
      </w:r>
      <w:r w:rsidR="009517D4">
        <w:rPr>
          <w:rFonts w:ascii="Arial" w:hAnsi="Arial" w:cs="Arial"/>
          <w:color w:val="000000"/>
          <w:position w:val="-14"/>
          <w:sz w:val="16"/>
          <w:szCs w:val="16"/>
          <w:lang w:eastAsia="ko-KR"/>
        </w:rPr>
        <w:fldChar w:fldCharType="separate"/>
      </w:r>
      <w:r w:rsidR="002328C4">
        <w:rPr>
          <w:rFonts w:ascii="Arial" w:hAnsi="Arial" w:cs="Arial"/>
          <w:color w:val="000000"/>
          <w:position w:val="-14"/>
          <w:sz w:val="16"/>
          <w:szCs w:val="16"/>
          <w:lang w:eastAsia="ko-KR"/>
        </w:rPr>
        <w:fldChar w:fldCharType="begin"/>
      </w:r>
      <w:r w:rsidR="002328C4">
        <w:rPr>
          <w:rFonts w:ascii="Arial" w:hAnsi="Arial" w:cs="Arial"/>
          <w:color w:val="000000"/>
          <w:position w:val="-14"/>
          <w:sz w:val="16"/>
          <w:szCs w:val="16"/>
          <w:lang w:eastAsia="ko-KR"/>
        </w:rPr>
        <w:instrText xml:space="preserve"> </w:instrText>
      </w:r>
      <w:r w:rsidR="002328C4">
        <w:rPr>
          <w:rFonts w:ascii="Arial" w:hAnsi="Arial" w:cs="Arial"/>
          <w:color w:val="000000"/>
          <w:position w:val="-14"/>
          <w:sz w:val="16"/>
          <w:szCs w:val="16"/>
          <w:lang w:eastAsia="ko-KR"/>
        </w:rPr>
        <w:instrText>INCLUDEPICTURE  "cid:image030.png@01D82A7E.AF1DC7C0" \* MERGEFORMATINET</w:instrText>
      </w:r>
      <w:r w:rsidR="002328C4">
        <w:rPr>
          <w:rFonts w:ascii="Arial" w:hAnsi="Arial" w:cs="Arial"/>
          <w:color w:val="000000"/>
          <w:position w:val="-14"/>
          <w:sz w:val="16"/>
          <w:szCs w:val="16"/>
          <w:lang w:eastAsia="ko-KR"/>
        </w:rPr>
        <w:instrText xml:space="preserve"> </w:instrText>
      </w:r>
      <w:r w:rsidR="002328C4">
        <w:rPr>
          <w:rFonts w:ascii="Arial" w:hAnsi="Arial" w:cs="Arial"/>
          <w:color w:val="000000"/>
          <w:position w:val="-14"/>
          <w:sz w:val="16"/>
          <w:szCs w:val="16"/>
          <w:lang w:eastAsia="ko-KR"/>
        </w:rPr>
        <w:fldChar w:fldCharType="separate"/>
      </w:r>
      <w:r w:rsidR="002328C4">
        <w:rPr>
          <w:rFonts w:ascii="Arial" w:hAnsi="Arial" w:cs="Arial"/>
          <w:color w:val="000000"/>
          <w:position w:val="-14"/>
          <w:sz w:val="16"/>
          <w:szCs w:val="16"/>
          <w:lang w:eastAsia="ko-KR"/>
        </w:rPr>
        <w:pict w14:anchorId="1BB6D843">
          <v:shape id="_x0000_i1035" type="#_x0000_t75" style="width:42.75pt;height:20.25pt">
            <v:imagedata r:id="rId1247" r:href="rId1248"/>
          </v:shape>
        </w:pict>
      </w:r>
      <w:r w:rsidR="002328C4">
        <w:rPr>
          <w:rFonts w:ascii="Arial" w:hAnsi="Arial" w:cs="Arial"/>
          <w:color w:val="000000"/>
          <w:position w:val="-14"/>
          <w:sz w:val="16"/>
          <w:szCs w:val="16"/>
          <w:lang w:eastAsia="ko-KR"/>
        </w:rPr>
        <w:fldChar w:fldCharType="end"/>
      </w:r>
      <w:r w:rsidR="009517D4">
        <w:rPr>
          <w:rFonts w:ascii="Arial" w:hAnsi="Arial" w:cs="Arial"/>
          <w:color w:val="000000"/>
          <w:position w:val="-14"/>
          <w:sz w:val="16"/>
          <w:szCs w:val="16"/>
          <w:lang w:eastAsia="ko-KR"/>
        </w:rPr>
        <w:fldChar w:fldCharType="end"/>
      </w:r>
      <w:r w:rsidR="00F44FD9">
        <w:rPr>
          <w:rFonts w:ascii="Arial" w:hAnsi="Arial" w:cs="Arial"/>
          <w:color w:val="000000"/>
          <w:position w:val="-14"/>
          <w:sz w:val="16"/>
          <w:szCs w:val="16"/>
          <w:lang w:eastAsia="ko-KR"/>
        </w:rPr>
        <w:fldChar w:fldCharType="end"/>
      </w:r>
      <w:r w:rsidR="00D023F8">
        <w:rPr>
          <w:rFonts w:ascii="Arial" w:hAnsi="Arial" w:cs="Arial"/>
          <w:color w:val="000000"/>
          <w:position w:val="-14"/>
          <w:sz w:val="16"/>
          <w:szCs w:val="16"/>
          <w:lang w:eastAsia="ko-KR"/>
        </w:rPr>
        <w:fldChar w:fldCharType="end"/>
      </w:r>
      <w:r w:rsidR="00495ED7">
        <w:rPr>
          <w:rFonts w:ascii="Arial" w:hAnsi="Arial" w:cs="Arial"/>
          <w:color w:val="000000"/>
          <w:position w:val="-14"/>
          <w:sz w:val="16"/>
          <w:szCs w:val="16"/>
          <w:lang w:eastAsia="ko-KR"/>
        </w:rPr>
        <w:fldChar w:fldCharType="end"/>
      </w:r>
      <w:r w:rsidR="00A717FF">
        <w:rPr>
          <w:rFonts w:ascii="Arial" w:hAnsi="Arial" w:cs="Arial"/>
          <w:color w:val="000000"/>
          <w:position w:val="-14"/>
          <w:sz w:val="16"/>
          <w:szCs w:val="16"/>
          <w:lang w:eastAsia="ko-KR"/>
        </w:rPr>
        <w:fldChar w:fldCharType="end"/>
      </w:r>
      <w:r w:rsidR="007E7358">
        <w:rPr>
          <w:rFonts w:ascii="Arial" w:hAnsi="Arial" w:cs="Arial"/>
          <w:color w:val="000000"/>
          <w:position w:val="-14"/>
          <w:sz w:val="16"/>
          <w:szCs w:val="16"/>
          <w:lang w:eastAsia="ko-KR"/>
        </w:rPr>
        <w:fldChar w:fldCharType="end"/>
      </w:r>
      <w:r w:rsidR="001D5761">
        <w:rPr>
          <w:rFonts w:ascii="Arial" w:hAnsi="Arial" w:cs="Arial"/>
          <w:color w:val="000000"/>
          <w:position w:val="-14"/>
          <w:sz w:val="16"/>
          <w:szCs w:val="16"/>
          <w:lang w:eastAsia="ko-KR"/>
        </w:rPr>
        <w:fldChar w:fldCharType="end"/>
      </w:r>
      <w:r w:rsidR="00702400">
        <w:rPr>
          <w:rFonts w:ascii="Arial" w:hAnsi="Arial" w:cs="Arial"/>
          <w:color w:val="000000"/>
          <w:position w:val="-14"/>
          <w:sz w:val="16"/>
          <w:szCs w:val="16"/>
          <w:lang w:eastAsia="ko-KR"/>
        </w:rPr>
        <w:fldChar w:fldCharType="end"/>
      </w:r>
      <w:r w:rsidR="00CC0C21">
        <w:rPr>
          <w:rFonts w:ascii="Arial" w:hAnsi="Arial" w:cs="Arial"/>
          <w:color w:val="000000"/>
          <w:position w:val="-14"/>
          <w:sz w:val="16"/>
          <w:szCs w:val="16"/>
          <w:lang w:eastAsia="ko-KR"/>
        </w:rPr>
        <w:fldChar w:fldCharType="end"/>
      </w:r>
      <w:r w:rsidR="004B53CD">
        <w:rPr>
          <w:rFonts w:ascii="Arial" w:hAnsi="Arial" w:cs="Arial"/>
          <w:color w:val="000000"/>
          <w:position w:val="-14"/>
          <w:sz w:val="16"/>
          <w:szCs w:val="16"/>
          <w:lang w:eastAsia="ko-KR"/>
        </w:rPr>
        <w:fldChar w:fldCharType="end"/>
      </w:r>
      <w:r w:rsidR="000B36BA">
        <w:rPr>
          <w:rFonts w:ascii="Arial" w:hAnsi="Arial" w:cs="Arial"/>
          <w:color w:val="000000"/>
          <w:position w:val="-14"/>
          <w:sz w:val="16"/>
          <w:szCs w:val="16"/>
          <w:lang w:eastAsia="ko-KR"/>
        </w:rPr>
        <w:fldChar w:fldCharType="end"/>
      </w:r>
      <w:r w:rsidR="00A63FAE">
        <w:rPr>
          <w:rFonts w:ascii="Arial" w:hAnsi="Arial" w:cs="Arial"/>
          <w:color w:val="000000"/>
          <w:position w:val="-14"/>
          <w:sz w:val="16"/>
          <w:szCs w:val="16"/>
          <w:lang w:eastAsia="ko-KR"/>
        </w:rPr>
        <w:fldChar w:fldCharType="end"/>
      </w:r>
      <w:r w:rsidR="00A31B99">
        <w:rPr>
          <w:rFonts w:ascii="Arial" w:hAnsi="Arial" w:cs="Arial"/>
          <w:color w:val="000000"/>
          <w:position w:val="-14"/>
          <w:sz w:val="16"/>
          <w:szCs w:val="16"/>
          <w:lang w:eastAsia="ko-KR"/>
        </w:rPr>
        <w:fldChar w:fldCharType="end"/>
      </w:r>
      <w:r w:rsidRPr="009B7DA9">
        <w:rPr>
          <w:rFonts w:ascii="Arial" w:hAnsi="Arial" w:cs="Arial"/>
          <w:color w:val="000000"/>
          <w:position w:val="-14"/>
          <w:sz w:val="16"/>
          <w:szCs w:val="16"/>
          <w:lang w:eastAsia="ko-KR"/>
        </w:rPr>
        <w:fldChar w:fldCharType="end"/>
      </w:r>
      <w:r w:rsidRPr="009B7DA9">
        <w:rPr>
          <w:rFonts w:ascii="Arial" w:hAnsi="Arial" w:cs="Arial"/>
          <w:color w:val="000000"/>
          <w:sz w:val="16"/>
          <w:szCs w:val="16"/>
          <w:lang w:eastAsia="ko-KR"/>
        </w:rPr>
        <w:t xml:space="preserve"> and the </w:t>
      </w:r>
      <w:r w:rsidRPr="009B7DA9">
        <w:rPr>
          <w:rFonts w:ascii="Arial" w:hAnsi="Arial" w:cs="Arial"/>
          <w:color w:val="000000"/>
          <w:position w:val="-10"/>
          <w:sz w:val="16"/>
          <w:szCs w:val="16"/>
          <w:lang w:eastAsia="ko-KR"/>
        </w:rPr>
        <w:fldChar w:fldCharType="begin"/>
      </w:r>
      <w:r w:rsidRPr="009B7DA9">
        <w:rPr>
          <w:rFonts w:ascii="Arial" w:hAnsi="Arial" w:cs="Arial"/>
          <w:color w:val="000000"/>
          <w:position w:val="-10"/>
          <w:sz w:val="16"/>
          <w:szCs w:val="16"/>
          <w:lang w:eastAsia="ko-KR"/>
        </w:rPr>
        <w:instrText xml:space="preserve"> INCLUDEPICTURE  "cid:image031.png@01D82A7E.AF1DC7C0" \* MERGEFORMATINET </w:instrText>
      </w:r>
      <w:r w:rsidRPr="009B7DA9">
        <w:rPr>
          <w:rFonts w:ascii="Arial" w:hAnsi="Arial" w:cs="Arial"/>
          <w:color w:val="000000"/>
          <w:position w:val="-10"/>
          <w:sz w:val="16"/>
          <w:szCs w:val="16"/>
          <w:lang w:eastAsia="ko-KR"/>
        </w:rPr>
        <w:fldChar w:fldCharType="separate"/>
      </w:r>
      <w:r w:rsidR="00A31B99">
        <w:rPr>
          <w:rFonts w:ascii="Arial" w:hAnsi="Arial" w:cs="Arial"/>
          <w:color w:val="000000"/>
          <w:position w:val="-10"/>
          <w:sz w:val="16"/>
          <w:szCs w:val="16"/>
          <w:lang w:eastAsia="ko-KR"/>
        </w:rPr>
        <w:fldChar w:fldCharType="begin"/>
      </w:r>
      <w:r w:rsidR="00A31B99">
        <w:rPr>
          <w:rFonts w:ascii="Arial" w:hAnsi="Arial" w:cs="Arial"/>
          <w:color w:val="000000"/>
          <w:position w:val="-10"/>
          <w:sz w:val="16"/>
          <w:szCs w:val="16"/>
          <w:lang w:eastAsia="ko-KR"/>
        </w:rPr>
        <w:instrText xml:space="preserve"> INCLUDEPICTURE  "cid:image031.png@01D82A7E.AF1DC7C0" \* MERGEFORMATINET </w:instrText>
      </w:r>
      <w:r w:rsidR="00A31B99">
        <w:rPr>
          <w:rFonts w:ascii="Arial" w:hAnsi="Arial" w:cs="Arial"/>
          <w:color w:val="000000"/>
          <w:position w:val="-10"/>
          <w:sz w:val="16"/>
          <w:szCs w:val="16"/>
          <w:lang w:eastAsia="ko-KR"/>
        </w:rPr>
        <w:fldChar w:fldCharType="separate"/>
      </w:r>
      <w:r w:rsidR="00A63FAE">
        <w:rPr>
          <w:rFonts w:ascii="Arial" w:hAnsi="Arial" w:cs="Arial"/>
          <w:color w:val="000000"/>
          <w:position w:val="-10"/>
          <w:sz w:val="16"/>
          <w:szCs w:val="16"/>
          <w:lang w:eastAsia="ko-KR"/>
        </w:rPr>
        <w:fldChar w:fldCharType="begin"/>
      </w:r>
      <w:r w:rsidR="00A63FAE">
        <w:rPr>
          <w:rFonts w:ascii="Arial" w:hAnsi="Arial" w:cs="Arial"/>
          <w:color w:val="000000"/>
          <w:position w:val="-10"/>
          <w:sz w:val="16"/>
          <w:szCs w:val="16"/>
          <w:lang w:eastAsia="ko-KR"/>
        </w:rPr>
        <w:instrText xml:space="preserve"> INCLUDEPICTURE  "cid:image031.png@01D82A7E.AF1DC7C0" \* MERGEFORMATINET </w:instrText>
      </w:r>
      <w:r w:rsidR="00A63FAE">
        <w:rPr>
          <w:rFonts w:ascii="Arial" w:hAnsi="Arial" w:cs="Arial"/>
          <w:color w:val="000000"/>
          <w:position w:val="-10"/>
          <w:sz w:val="16"/>
          <w:szCs w:val="16"/>
          <w:lang w:eastAsia="ko-KR"/>
        </w:rPr>
        <w:fldChar w:fldCharType="separate"/>
      </w:r>
      <w:r w:rsidR="000B36BA">
        <w:rPr>
          <w:rFonts w:ascii="Arial" w:hAnsi="Arial" w:cs="Arial"/>
          <w:color w:val="000000"/>
          <w:position w:val="-10"/>
          <w:sz w:val="16"/>
          <w:szCs w:val="16"/>
          <w:lang w:eastAsia="ko-KR"/>
        </w:rPr>
        <w:fldChar w:fldCharType="begin"/>
      </w:r>
      <w:r w:rsidR="000B36BA">
        <w:rPr>
          <w:rFonts w:ascii="Arial" w:hAnsi="Arial" w:cs="Arial"/>
          <w:color w:val="000000"/>
          <w:position w:val="-10"/>
          <w:sz w:val="16"/>
          <w:szCs w:val="16"/>
          <w:lang w:eastAsia="ko-KR"/>
        </w:rPr>
        <w:instrText xml:space="preserve"> INCLUDEPICTURE  "cid:image031.png@01D82A7E.AF1DC7C0" \* MERGEFORMATINET </w:instrText>
      </w:r>
      <w:r w:rsidR="000B36BA">
        <w:rPr>
          <w:rFonts w:ascii="Arial" w:hAnsi="Arial" w:cs="Arial"/>
          <w:color w:val="000000"/>
          <w:position w:val="-10"/>
          <w:sz w:val="16"/>
          <w:szCs w:val="16"/>
          <w:lang w:eastAsia="ko-KR"/>
        </w:rPr>
        <w:fldChar w:fldCharType="separate"/>
      </w:r>
      <w:r w:rsidR="004B53CD">
        <w:rPr>
          <w:rFonts w:ascii="Arial" w:hAnsi="Arial" w:cs="Arial"/>
          <w:color w:val="000000"/>
          <w:position w:val="-10"/>
          <w:sz w:val="16"/>
          <w:szCs w:val="16"/>
          <w:lang w:eastAsia="ko-KR"/>
        </w:rPr>
        <w:fldChar w:fldCharType="begin"/>
      </w:r>
      <w:r w:rsidR="004B53CD">
        <w:rPr>
          <w:rFonts w:ascii="Arial" w:hAnsi="Arial" w:cs="Arial"/>
          <w:color w:val="000000"/>
          <w:position w:val="-10"/>
          <w:sz w:val="16"/>
          <w:szCs w:val="16"/>
          <w:lang w:eastAsia="ko-KR"/>
        </w:rPr>
        <w:instrText xml:space="preserve"> INCLUDEPICTURE  "cid:image031.png@01D82A7E.AF1DC7C0" \* MERGEFORMATINET </w:instrText>
      </w:r>
      <w:r w:rsidR="004B53CD">
        <w:rPr>
          <w:rFonts w:ascii="Arial" w:hAnsi="Arial" w:cs="Arial"/>
          <w:color w:val="000000"/>
          <w:position w:val="-10"/>
          <w:sz w:val="16"/>
          <w:szCs w:val="16"/>
          <w:lang w:eastAsia="ko-KR"/>
        </w:rPr>
        <w:fldChar w:fldCharType="separate"/>
      </w:r>
      <w:r w:rsidR="00CC0C21">
        <w:rPr>
          <w:rFonts w:ascii="Arial" w:hAnsi="Arial" w:cs="Arial"/>
          <w:color w:val="000000"/>
          <w:position w:val="-10"/>
          <w:sz w:val="16"/>
          <w:szCs w:val="16"/>
          <w:lang w:eastAsia="ko-KR"/>
        </w:rPr>
        <w:fldChar w:fldCharType="begin"/>
      </w:r>
      <w:r w:rsidR="00CC0C21">
        <w:rPr>
          <w:rFonts w:ascii="Arial" w:hAnsi="Arial" w:cs="Arial"/>
          <w:color w:val="000000"/>
          <w:position w:val="-10"/>
          <w:sz w:val="16"/>
          <w:szCs w:val="16"/>
          <w:lang w:eastAsia="ko-KR"/>
        </w:rPr>
        <w:instrText xml:space="preserve"> INCLUDEPICTURE  "cid:image031.png@01D82A7E.AF1DC7C0" \* MERGEFORMATINET </w:instrText>
      </w:r>
      <w:r w:rsidR="00CC0C21">
        <w:rPr>
          <w:rFonts w:ascii="Arial" w:hAnsi="Arial" w:cs="Arial"/>
          <w:color w:val="000000"/>
          <w:position w:val="-10"/>
          <w:sz w:val="16"/>
          <w:szCs w:val="16"/>
          <w:lang w:eastAsia="ko-KR"/>
        </w:rPr>
        <w:fldChar w:fldCharType="separate"/>
      </w:r>
      <w:r w:rsidR="00702400">
        <w:rPr>
          <w:rFonts w:ascii="Arial" w:hAnsi="Arial" w:cs="Arial"/>
          <w:color w:val="000000"/>
          <w:position w:val="-10"/>
          <w:sz w:val="16"/>
          <w:szCs w:val="16"/>
          <w:lang w:eastAsia="ko-KR"/>
        </w:rPr>
        <w:fldChar w:fldCharType="begin"/>
      </w:r>
      <w:r w:rsidR="00702400">
        <w:rPr>
          <w:rFonts w:ascii="Arial" w:hAnsi="Arial" w:cs="Arial"/>
          <w:color w:val="000000"/>
          <w:position w:val="-10"/>
          <w:sz w:val="16"/>
          <w:szCs w:val="16"/>
          <w:lang w:eastAsia="ko-KR"/>
        </w:rPr>
        <w:instrText xml:space="preserve"> INCLUDEPICTURE  "cid:image031.png@01D82A7E.AF1DC7C0" \* MERGEFORMATINET </w:instrText>
      </w:r>
      <w:r w:rsidR="00702400">
        <w:rPr>
          <w:rFonts w:ascii="Arial" w:hAnsi="Arial" w:cs="Arial"/>
          <w:color w:val="000000"/>
          <w:position w:val="-10"/>
          <w:sz w:val="16"/>
          <w:szCs w:val="16"/>
          <w:lang w:eastAsia="ko-KR"/>
        </w:rPr>
        <w:fldChar w:fldCharType="separate"/>
      </w:r>
      <w:r w:rsidR="001D5761">
        <w:rPr>
          <w:rFonts w:ascii="Arial" w:hAnsi="Arial" w:cs="Arial"/>
          <w:color w:val="000000"/>
          <w:position w:val="-10"/>
          <w:sz w:val="16"/>
          <w:szCs w:val="16"/>
          <w:lang w:eastAsia="ko-KR"/>
        </w:rPr>
        <w:fldChar w:fldCharType="begin"/>
      </w:r>
      <w:r w:rsidR="001D5761">
        <w:rPr>
          <w:rFonts w:ascii="Arial" w:hAnsi="Arial" w:cs="Arial"/>
          <w:color w:val="000000"/>
          <w:position w:val="-10"/>
          <w:sz w:val="16"/>
          <w:szCs w:val="16"/>
          <w:lang w:eastAsia="ko-KR"/>
        </w:rPr>
        <w:instrText xml:space="preserve"> INCLUDEPICTURE  "cid:image031.png@01D82A7E.AF1DC7C0" \* MERGEFORMATINET </w:instrText>
      </w:r>
      <w:r w:rsidR="001D5761">
        <w:rPr>
          <w:rFonts w:ascii="Arial" w:hAnsi="Arial" w:cs="Arial"/>
          <w:color w:val="000000"/>
          <w:position w:val="-10"/>
          <w:sz w:val="16"/>
          <w:szCs w:val="16"/>
          <w:lang w:eastAsia="ko-KR"/>
        </w:rPr>
        <w:fldChar w:fldCharType="separate"/>
      </w:r>
      <w:r w:rsidR="007E7358">
        <w:rPr>
          <w:rFonts w:ascii="Arial" w:hAnsi="Arial" w:cs="Arial"/>
          <w:color w:val="000000"/>
          <w:position w:val="-10"/>
          <w:sz w:val="16"/>
          <w:szCs w:val="16"/>
          <w:lang w:eastAsia="ko-KR"/>
        </w:rPr>
        <w:fldChar w:fldCharType="begin"/>
      </w:r>
      <w:r w:rsidR="007E7358">
        <w:rPr>
          <w:rFonts w:ascii="Arial" w:hAnsi="Arial" w:cs="Arial"/>
          <w:color w:val="000000"/>
          <w:position w:val="-10"/>
          <w:sz w:val="16"/>
          <w:szCs w:val="16"/>
          <w:lang w:eastAsia="ko-KR"/>
        </w:rPr>
        <w:instrText xml:space="preserve"> INCLUDEPICTURE  "cid:image031.png@01D82A7E.AF1DC7C0" \* MERGEFORMATINET </w:instrText>
      </w:r>
      <w:r w:rsidR="007E7358">
        <w:rPr>
          <w:rFonts w:ascii="Arial" w:hAnsi="Arial" w:cs="Arial"/>
          <w:color w:val="000000"/>
          <w:position w:val="-10"/>
          <w:sz w:val="16"/>
          <w:szCs w:val="16"/>
          <w:lang w:eastAsia="ko-KR"/>
        </w:rPr>
        <w:fldChar w:fldCharType="separate"/>
      </w:r>
      <w:r w:rsidR="00A717FF">
        <w:rPr>
          <w:rFonts w:ascii="Arial" w:hAnsi="Arial" w:cs="Arial"/>
          <w:color w:val="000000"/>
          <w:position w:val="-10"/>
          <w:sz w:val="16"/>
          <w:szCs w:val="16"/>
          <w:lang w:eastAsia="ko-KR"/>
        </w:rPr>
        <w:fldChar w:fldCharType="begin"/>
      </w:r>
      <w:r w:rsidR="00A717FF">
        <w:rPr>
          <w:rFonts w:ascii="Arial" w:hAnsi="Arial" w:cs="Arial"/>
          <w:color w:val="000000"/>
          <w:position w:val="-10"/>
          <w:sz w:val="16"/>
          <w:szCs w:val="16"/>
          <w:lang w:eastAsia="ko-KR"/>
        </w:rPr>
        <w:instrText xml:space="preserve"> INCLUDEPICTURE  "cid:image031.png@01D82A7E.AF1DC7C0" \* MERGEFORMATINET </w:instrText>
      </w:r>
      <w:r w:rsidR="00A717FF">
        <w:rPr>
          <w:rFonts w:ascii="Arial" w:hAnsi="Arial" w:cs="Arial"/>
          <w:color w:val="000000"/>
          <w:position w:val="-10"/>
          <w:sz w:val="16"/>
          <w:szCs w:val="16"/>
          <w:lang w:eastAsia="ko-KR"/>
        </w:rPr>
        <w:fldChar w:fldCharType="separate"/>
      </w:r>
      <w:r w:rsidR="00495ED7">
        <w:rPr>
          <w:rFonts w:ascii="Arial" w:hAnsi="Arial" w:cs="Arial"/>
          <w:color w:val="000000"/>
          <w:position w:val="-10"/>
          <w:sz w:val="16"/>
          <w:szCs w:val="16"/>
          <w:lang w:eastAsia="ko-KR"/>
        </w:rPr>
        <w:fldChar w:fldCharType="begin"/>
      </w:r>
      <w:r w:rsidR="00495ED7">
        <w:rPr>
          <w:rFonts w:ascii="Arial" w:hAnsi="Arial" w:cs="Arial"/>
          <w:color w:val="000000"/>
          <w:position w:val="-10"/>
          <w:sz w:val="16"/>
          <w:szCs w:val="16"/>
          <w:lang w:eastAsia="ko-KR"/>
        </w:rPr>
        <w:instrText xml:space="preserve"> INCLUDEPICTURE  "cid:image031.png@01D82A7E.AF1DC7C0" \* MERGEFORMATINET </w:instrText>
      </w:r>
      <w:r w:rsidR="00495ED7">
        <w:rPr>
          <w:rFonts w:ascii="Arial" w:hAnsi="Arial" w:cs="Arial"/>
          <w:color w:val="000000"/>
          <w:position w:val="-10"/>
          <w:sz w:val="16"/>
          <w:szCs w:val="16"/>
          <w:lang w:eastAsia="ko-KR"/>
        </w:rPr>
        <w:fldChar w:fldCharType="separate"/>
      </w:r>
      <w:r w:rsidR="00D023F8">
        <w:rPr>
          <w:rFonts w:ascii="Arial" w:hAnsi="Arial" w:cs="Arial"/>
          <w:color w:val="000000"/>
          <w:position w:val="-10"/>
          <w:sz w:val="16"/>
          <w:szCs w:val="16"/>
          <w:lang w:eastAsia="ko-KR"/>
        </w:rPr>
        <w:fldChar w:fldCharType="begin"/>
      </w:r>
      <w:r w:rsidR="00D023F8">
        <w:rPr>
          <w:rFonts w:ascii="Arial" w:hAnsi="Arial" w:cs="Arial"/>
          <w:color w:val="000000"/>
          <w:position w:val="-10"/>
          <w:sz w:val="16"/>
          <w:szCs w:val="16"/>
          <w:lang w:eastAsia="ko-KR"/>
        </w:rPr>
        <w:instrText xml:space="preserve"> INCLUDEPICTURE  "cid:image031.png@01D82A7E.AF1DC7C0" \* MERGEFORMATINET </w:instrText>
      </w:r>
      <w:r w:rsidR="00D023F8">
        <w:rPr>
          <w:rFonts w:ascii="Arial" w:hAnsi="Arial" w:cs="Arial"/>
          <w:color w:val="000000"/>
          <w:position w:val="-10"/>
          <w:sz w:val="16"/>
          <w:szCs w:val="16"/>
          <w:lang w:eastAsia="ko-KR"/>
        </w:rPr>
        <w:fldChar w:fldCharType="separate"/>
      </w:r>
      <w:r w:rsidR="00F44FD9">
        <w:rPr>
          <w:rFonts w:ascii="Arial" w:hAnsi="Arial" w:cs="Arial"/>
          <w:color w:val="000000"/>
          <w:position w:val="-10"/>
          <w:sz w:val="16"/>
          <w:szCs w:val="16"/>
          <w:lang w:eastAsia="ko-KR"/>
        </w:rPr>
        <w:fldChar w:fldCharType="begin"/>
      </w:r>
      <w:r w:rsidR="00F44FD9">
        <w:rPr>
          <w:rFonts w:ascii="Arial" w:hAnsi="Arial" w:cs="Arial"/>
          <w:color w:val="000000"/>
          <w:position w:val="-10"/>
          <w:sz w:val="16"/>
          <w:szCs w:val="16"/>
          <w:lang w:eastAsia="ko-KR"/>
        </w:rPr>
        <w:instrText xml:space="preserve"> INCLUDEPICTURE  "cid:image031.png@01D82A7E.AF1DC7C0" \* MERGEFORMATINET </w:instrText>
      </w:r>
      <w:r w:rsidR="00F44FD9">
        <w:rPr>
          <w:rFonts w:ascii="Arial" w:hAnsi="Arial" w:cs="Arial"/>
          <w:color w:val="000000"/>
          <w:position w:val="-10"/>
          <w:sz w:val="16"/>
          <w:szCs w:val="16"/>
          <w:lang w:eastAsia="ko-KR"/>
        </w:rPr>
        <w:fldChar w:fldCharType="separate"/>
      </w:r>
      <w:r w:rsidR="009517D4">
        <w:rPr>
          <w:rFonts w:ascii="Arial" w:hAnsi="Arial" w:cs="Arial"/>
          <w:color w:val="000000"/>
          <w:position w:val="-10"/>
          <w:sz w:val="16"/>
          <w:szCs w:val="16"/>
          <w:lang w:eastAsia="ko-KR"/>
        </w:rPr>
        <w:fldChar w:fldCharType="begin"/>
      </w:r>
      <w:r w:rsidR="009517D4">
        <w:rPr>
          <w:rFonts w:ascii="Arial" w:hAnsi="Arial" w:cs="Arial"/>
          <w:color w:val="000000"/>
          <w:position w:val="-10"/>
          <w:sz w:val="16"/>
          <w:szCs w:val="16"/>
          <w:lang w:eastAsia="ko-KR"/>
        </w:rPr>
        <w:instrText xml:space="preserve"> INCLUDEPICTURE  "cid:image031.png@01D82A7E.AF1DC7C0" \* MERGEFORMATINET </w:instrText>
      </w:r>
      <w:r w:rsidR="009517D4">
        <w:rPr>
          <w:rFonts w:ascii="Arial" w:hAnsi="Arial" w:cs="Arial"/>
          <w:color w:val="000000"/>
          <w:position w:val="-10"/>
          <w:sz w:val="16"/>
          <w:szCs w:val="16"/>
          <w:lang w:eastAsia="ko-KR"/>
        </w:rPr>
        <w:fldChar w:fldCharType="separate"/>
      </w:r>
      <w:r w:rsidR="002328C4">
        <w:rPr>
          <w:rFonts w:ascii="Arial" w:hAnsi="Arial" w:cs="Arial"/>
          <w:color w:val="000000"/>
          <w:position w:val="-10"/>
          <w:sz w:val="16"/>
          <w:szCs w:val="16"/>
          <w:lang w:eastAsia="ko-KR"/>
        </w:rPr>
        <w:fldChar w:fldCharType="begin"/>
      </w:r>
      <w:r w:rsidR="002328C4">
        <w:rPr>
          <w:rFonts w:ascii="Arial" w:hAnsi="Arial" w:cs="Arial"/>
          <w:color w:val="000000"/>
          <w:position w:val="-10"/>
          <w:sz w:val="16"/>
          <w:szCs w:val="16"/>
          <w:lang w:eastAsia="ko-KR"/>
        </w:rPr>
        <w:instrText xml:space="preserve"> </w:instrText>
      </w:r>
      <w:r w:rsidR="002328C4">
        <w:rPr>
          <w:rFonts w:ascii="Arial" w:hAnsi="Arial" w:cs="Arial"/>
          <w:color w:val="000000"/>
          <w:position w:val="-10"/>
          <w:sz w:val="16"/>
          <w:szCs w:val="16"/>
          <w:lang w:eastAsia="ko-KR"/>
        </w:rPr>
        <w:instrText>INCLUDEPICTURE  "cid:image031.png@01D82A7E.AF1DC7C0" \* MERGEFORMATINET</w:instrText>
      </w:r>
      <w:r w:rsidR="002328C4">
        <w:rPr>
          <w:rFonts w:ascii="Arial" w:hAnsi="Arial" w:cs="Arial"/>
          <w:color w:val="000000"/>
          <w:position w:val="-10"/>
          <w:sz w:val="16"/>
          <w:szCs w:val="16"/>
          <w:lang w:eastAsia="ko-KR"/>
        </w:rPr>
        <w:instrText xml:space="preserve"> </w:instrText>
      </w:r>
      <w:r w:rsidR="002328C4">
        <w:rPr>
          <w:rFonts w:ascii="Arial" w:hAnsi="Arial" w:cs="Arial"/>
          <w:color w:val="000000"/>
          <w:position w:val="-10"/>
          <w:sz w:val="16"/>
          <w:szCs w:val="16"/>
          <w:lang w:eastAsia="ko-KR"/>
        </w:rPr>
        <w:fldChar w:fldCharType="separate"/>
      </w:r>
      <w:r w:rsidR="002328C4">
        <w:rPr>
          <w:rFonts w:ascii="Arial" w:hAnsi="Arial" w:cs="Arial"/>
          <w:color w:val="000000"/>
          <w:position w:val="-10"/>
          <w:sz w:val="16"/>
          <w:szCs w:val="16"/>
          <w:lang w:eastAsia="ko-KR"/>
        </w:rPr>
        <w:pict w14:anchorId="50934447">
          <v:shape id="_x0000_i1036" type="#_x0000_t75" style="width:24pt;height:15.75pt">
            <v:imagedata r:id="rId1249" r:href="rId1250"/>
          </v:shape>
        </w:pict>
      </w:r>
      <w:r w:rsidR="002328C4">
        <w:rPr>
          <w:rFonts w:ascii="Arial" w:hAnsi="Arial" w:cs="Arial"/>
          <w:color w:val="000000"/>
          <w:position w:val="-10"/>
          <w:sz w:val="16"/>
          <w:szCs w:val="16"/>
          <w:lang w:eastAsia="ko-KR"/>
        </w:rPr>
        <w:fldChar w:fldCharType="end"/>
      </w:r>
      <w:r w:rsidR="009517D4">
        <w:rPr>
          <w:rFonts w:ascii="Arial" w:hAnsi="Arial" w:cs="Arial"/>
          <w:color w:val="000000"/>
          <w:position w:val="-10"/>
          <w:sz w:val="16"/>
          <w:szCs w:val="16"/>
          <w:lang w:eastAsia="ko-KR"/>
        </w:rPr>
        <w:fldChar w:fldCharType="end"/>
      </w:r>
      <w:r w:rsidR="00F44FD9">
        <w:rPr>
          <w:rFonts w:ascii="Arial" w:hAnsi="Arial" w:cs="Arial"/>
          <w:color w:val="000000"/>
          <w:position w:val="-10"/>
          <w:sz w:val="16"/>
          <w:szCs w:val="16"/>
          <w:lang w:eastAsia="ko-KR"/>
        </w:rPr>
        <w:fldChar w:fldCharType="end"/>
      </w:r>
      <w:r w:rsidR="00D023F8">
        <w:rPr>
          <w:rFonts w:ascii="Arial" w:hAnsi="Arial" w:cs="Arial"/>
          <w:color w:val="000000"/>
          <w:position w:val="-10"/>
          <w:sz w:val="16"/>
          <w:szCs w:val="16"/>
          <w:lang w:eastAsia="ko-KR"/>
        </w:rPr>
        <w:fldChar w:fldCharType="end"/>
      </w:r>
      <w:r w:rsidR="00495ED7">
        <w:rPr>
          <w:rFonts w:ascii="Arial" w:hAnsi="Arial" w:cs="Arial"/>
          <w:color w:val="000000"/>
          <w:position w:val="-10"/>
          <w:sz w:val="16"/>
          <w:szCs w:val="16"/>
          <w:lang w:eastAsia="ko-KR"/>
        </w:rPr>
        <w:fldChar w:fldCharType="end"/>
      </w:r>
      <w:r w:rsidR="00A717FF">
        <w:rPr>
          <w:rFonts w:ascii="Arial" w:hAnsi="Arial" w:cs="Arial"/>
          <w:color w:val="000000"/>
          <w:position w:val="-10"/>
          <w:sz w:val="16"/>
          <w:szCs w:val="16"/>
          <w:lang w:eastAsia="ko-KR"/>
        </w:rPr>
        <w:fldChar w:fldCharType="end"/>
      </w:r>
      <w:r w:rsidR="007E7358">
        <w:rPr>
          <w:rFonts w:ascii="Arial" w:hAnsi="Arial" w:cs="Arial"/>
          <w:color w:val="000000"/>
          <w:position w:val="-10"/>
          <w:sz w:val="16"/>
          <w:szCs w:val="16"/>
          <w:lang w:eastAsia="ko-KR"/>
        </w:rPr>
        <w:fldChar w:fldCharType="end"/>
      </w:r>
      <w:r w:rsidR="001D5761">
        <w:rPr>
          <w:rFonts w:ascii="Arial" w:hAnsi="Arial" w:cs="Arial"/>
          <w:color w:val="000000"/>
          <w:position w:val="-10"/>
          <w:sz w:val="16"/>
          <w:szCs w:val="16"/>
          <w:lang w:eastAsia="ko-KR"/>
        </w:rPr>
        <w:fldChar w:fldCharType="end"/>
      </w:r>
      <w:r w:rsidR="00702400">
        <w:rPr>
          <w:rFonts w:ascii="Arial" w:hAnsi="Arial" w:cs="Arial"/>
          <w:color w:val="000000"/>
          <w:position w:val="-10"/>
          <w:sz w:val="16"/>
          <w:szCs w:val="16"/>
          <w:lang w:eastAsia="ko-KR"/>
        </w:rPr>
        <w:fldChar w:fldCharType="end"/>
      </w:r>
      <w:r w:rsidR="00CC0C21">
        <w:rPr>
          <w:rFonts w:ascii="Arial" w:hAnsi="Arial" w:cs="Arial"/>
          <w:color w:val="000000"/>
          <w:position w:val="-10"/>
          <w:sz w:val="16"/>
          <w:szCs w:val="16"/>
          <w:lang w:eastAsia="ko-KR"/>
        </w:rPr>
        <w:fldChar w:fldCharType="end"/>
      </w:r>
      <w:r w:rsidR="004B53CD">
        <w:rPr>
          <w:rFonts w:ascii="Arial" w:hAnsi="Arial" w:cs="Arial"/>
          <w:color w:val="000000"/>
          <w:position w:val="-10"/>
          <w:sz w:val="16"/>
          <w:szCs w:val="16"/>
          <w:lang w:eastAsia="ko-KR"/>
        </w:rPr>
        <w:fldChar w:fldCharType="end"/>
      </w:r>
      <w:r w:rsidR="000B36BA">
        <w:rPr>
          <w:rFonts w:ascii="Arial" w:hAnsi="Arial" w:cs="Arial"/>
          <w:color w:val="000000"/>
          <w:position w:val="-10"/>
          <w:sz w:val="16"/>
          <w:szCs w:val="16"/>
          <w:lang w:eastAsia="ko-KR"/>
        </w:rPr>
        <w:fldChar w:fldCharType="end"/>
      </w:r>
      <w:r w:rsidR="00A63FAE">
        <w:rPr>
          <w:rFonts w:ascii="Arial" w:hAnsi="Arial" w:cs="Arial"/>
          <w:color w:val="000000"/>
          <w:position w:val="-10"/>
          <w:sz w:val="16"/>
          <w:szCs w:val="16"/>
          <w:lang w:eastAsia="ko-KR"/>
        </w:rPr>
        <w:fldChar w:fldCharType="end"/>
      </w:r>
      <w:r w:rsidR="00A31B99">
        <w:rPr>
          <w:rFonts w:ascii="Arial" w:hAnsi="Arial" w:cs="Arial"/>
          <w:color w:val="000000"/>
          <w:position w:val="-10"/>
          <w:sz w:val="16"/>
          <w:szCs w:val="16"/>
          <w:lang w:eastAsia="ko-KR"/>
        </w:rPr>
        <w:fldChar w:fldCharType="end"/>
      </w:r>
      <w:r w:rsidRPr="009B7DA9">
        <w:rPr>
          <w:rFonts w:ascii="Arial" w:hAnsi="Arial" w:cs="Arial"/>
          <w:color w:val="000000"/>
          <w:position w:val="-10"/>
          <w:sz w:val="16"/>
          <w:szCs w:val="16"/>
          <w:lang w:eastAsia="ko-KR"/>
        </w:rPr>
        <w:fldChar w:fldCharType="end"/>
      </w:r>
      <w:r w:rsidRPr="009B7DA9">
        <w:rPr>
          <w:rFonts w:ascii="Arial" w:hAnsi="Arial" w:cs="Arial"/>
          <w:color w:val="000000"/>
          <w:sz w:val="16"/>
          <w:szCs w:val="16"/>
          <w:lang w:eastAsia="ko-KR"/>
        </w:rPr>
        <w:t xml:space="preserve">, respectively, which are determined by higher-layer configured </w:t>
      </w:r>
      <w:r w:rsidRPr="009B7DA9">
        <w:rPr>
          <w:rStyle w:val="Emphasis"/>
          <w:rFonts w:ascii="Arial" w:hAnsi="Arial" w:cs="Arial"/>
          <w:sz w:val="16"/>
          <w:szCs w:val="16"/>
          <w:lang w:eastAsia="ko-KR"/>
        </w:rPr>
        <w:t>ca-SlotOffset</w:t>
      </w:r>
      <w:r w:rsidRPr="009B7DA9">
        <w:rPr>
          <w:rStyle w:val="Emphasis"/>
          <w:rFonts w:ascii="Arial" w:hAnsi="Arial" w:cs="Arial"/>
          <w:color w:val="000000"/>
          <w:sz w:val="16"/>
          <w:szCs w:val="16"/>
          <w:lang w:eastAsia="ko-KR"/>
        </w:rPr>
        <w:t xml:space="preserve"> </w:t>
      </w:r>
      <w:r w:rsidRPr="009B7DA9">
        <w:rPr>
          <w:rFonts w:ascii="Arial" w:hAnsi="Arial" w:cs="Arial"/>
          <w:color w:val="000000"/>
          <w:sz w:val="16"/>
          <w:szCs w:val="16"/>
          <w:lang w:eastAsia="ko-KR"/>
        </w:rPr>
        <w:t>for the cell transmitting the SRS, as</w:t>
      </w:r>
      <w:r w:rsidRPr="009B7DA9">
        <w:rPr>
          <w:rFonts w:ascii="Arial" w:hAnsi="Arial" w:cs="Arial"/>
          <w:sz w:val="16"/>
          <w:szCs w:val="16"/>
          <w:lang w:eastAsia="ko-KR"/>
        </w:rPr>
        <w:t xml:space="preserve"> defined in [4, TS 38.211] clause 4.5.</w:t>
      </w:r>
      <w:r w:rsidRPr="009B7DA9">
        <w:rPr>
          <w:rFonts w:ascii="Arial" w:hAnsi="Arial" w:cs="Arial"/>
          <w:sz w:val="16"/>
          <w:szCs w:val="16"/>
        </w:rPr>
        <w:t xml:space="preserve"> </w:t>
      </w:r>
    </w:p>
    <w:p w14:paraId="4A99A3B4" w14:textId="1C678664" w:rsidR="00CA6F0D" w:rsidRPr="009B7DA9" w:rsidRDefault="00CA6F0D" w:rsidP="009B7DA9">
      <w:pPr>
        <w:pStyle w:val="B1"/>
        <w:spacing w:after="0"/>
        <w:ind w:leftChars="342" w:left="968"/>
        <w:rPr>
          <w:rFonts w:ascii="Arial" w:hAnsi="Arial" w:cs="Arial"/>
          <w:color w:val="000000"/>
          <w:sz w:val="16"/>
          <w:szCs w:val="16"/>
        </w:rPr>
      </w:pPr>
      <w:r w:rsidRPr="009B7DA9">
        <w:rPr>
          <w:rFonts w:ascii="Arial" w:hAnsi="Arial" w:cs="Arial"/>
          <w:color w:val="000000"/>
          <w:sz w:val="16"/>
          <w:szCs w:val="16"/>
        </w:rPr>
        <w:t xml:space="preserve">-   If the UE receives the DCI triggering aperiodic SRS in slot </w:t>
      </w:r>
      <w:r w:rsidRPr="009B7DA9">
        <w:rPr>
          <w:rFonts w:ascii="Arial" w:hAnsi="Arial" w:cs="Arial"/>
          <w:i/>
          <w:iCs/>
          <w:color w:val="000000"/>
          <w:sz w:val="16"/>
          <w:szCs w:val="16"/>
        </w:rPr>
        <w:t xml:space="preserve">n </w:t>
      </w:r>
      <w:r w:rsidRPr="009B7DA9">
        <w:rPr>
          <w:rFonts w:ascii="Arial" w:hAnsi="Arial" w:cs="Arial"/>
          <w:color w:val="000000"/>
          <w:sz w:val="16"/>
          <w:szCs w:val="16"/>
        </w:rPr>
        <w:t xml:space="preserve">and when SRS is configured with the higher layer parameter </w:t>
      </w:r>
      <w:r w:rsidRPr="009B7DA9">
        <w:rPr>
          <w:rFonts w:ascii="Arial" w:hAnsi="Arial" w:cs="Arial"/>
          <w:i/>
          <w:iCs/>
          <w:color w:val="000000"/>
          <w:sz w:val="16"/>
          <w:szCs w:val="16"/>
        </w:rPr>
        <w:t>SRS-PosResource</w:t>
      </w:r>
      <w:r w:rsidRPr="009B7DA9">
        <w:rPr>
          <w:rFonts w:ascii="Arial" w:hAnsi="Arial" w:cs="Arial"/>
          <w:color w:val="000000"/>
          <w:sz w:val="16"/>
          <w:szCs w:val="16"/>
        </w:rPr>
        <w:t xml:space="preserve">, the UE transmits every aperiodic SRS resource in each of the triggered SRS resource set(s) in slot </w:t>
      </w:r>
      <w:r w:rsidRPr="009B7DA9">
        <w:rPr>
          <w:rFonts w:ascii="Arial" w:hAnsi="Arial" w:cs="Arial"/>
          <w:color w:val="000000"/>
          <w:position w:val="-34"/>
          <w:sz w:val="16"/>
          <w:szCs w:val="16"/>
        </w:rPr>
        <w:fldChar w:fldCharType="begin"/>
      </w:r>
      <w:r w:rsidRPr="009B7DA9">
        <w:rPr>
          <w:rFonts w:ascii="Arial" w:hAnsi="Arial" w:cs="Arial"/>
          <w:color w:val="000000"/>
          <w:position w:val="-34"/>
          <w:sz w:val="16"/>
          <w:szCs w:val="16"/>
        </w:rPr>
        <w:instrText xml:space="preserve"> INCLUDEPICTURE  "cid:image032.png@01D82A7E.AF1DC7C0" \* MERGEFORMATINET </w:instrText>
      </w:r>
      <w:r w:rsidRPr="009B7DA9">
        <w:rPr>
          <w:rFonts w:ascii="Arial" w:hAnsi="Arial" w:cs="Arial"/>
          <w:color w:val="000000"/>
          <w:position w:val="-34"/>
          <w:sz w:val="16"/>
          <w:szCs w:val="16"/>
        </w:rPr>
        <w:fldChar w:fldCharType="separate"/>
      </w:r>
      <w:r w:rsidR="00A31B99">
        <w:rPr>
          <w:rFonts w:ascii="Arial" w:hAnsi="Arial" w:cs="Arial"/>
          <w:color w:val="000000"/>
          <w:position w:val="-34"/>
          <w:sz w:val="16"/>
          <w:szCs w:val="16"/>
        </w:rPr>
        <w:fldChar w:fldCharType="begin"/>
      </w:r>
      <w:r w:rsidR="00A31B99">
        <w:rPr>
          <w:rFonts w:ascii="Arial" w:hAnsi="Arial" w:cs="Arial"/>
          <w:color w:val="000000"/>
          <w:position w:val="-34"/>
          <w:sz w:val="16"/>
          <w:szCs w:val="16"/>
        </w:rPr>
        <w:instrText xml:space="preserve"> INCLUDEPICTURE  "cid:image032.png@01D82A7E.AF1DC7C0" \* MERGEFORMATINET </w:instrText>
      </w:r>
      <w:r w:rsidR="00A31B99">
        <w:rPr>
          <w:rFonts w:ascii="Arial" w:hAnsi="Arial" w:cs="Arial"/>
          <w:color w:val="000000"/>
          <w:position w:val="-34"/>
          <w:sz w:val="16"/>
          <w:szCs w:val="16"/>
        </w:rPr>
        <w:fldChar w:fldCharType="separate"/>
      </w:r>
      <w:r w:rsidR="00A63FAE">
        <w:rPr>
          <w:rFonts w:ascii="Arial" w:hAnsi="Arial" w:cs="Arial"/>
          <w:color w:val="000000"/>
          <w:position w:val="-34"/>
          <w:sz w:val="16"/>
          <w:szCs w:val="16"/>
        </w:rPr>
        <w:fldChar w:fldCharType="begin"/>
      </w:r>
      <w:r w:rsidR="00A63FAE">
        <w:rPr>
          <w:rFonts w:ascii="Arial" w:hAnsi="Arial" w:cs="Arial"/>
          <w:color w:val="000000"/>
          <w:position w:val="-34"/>
          <w:sz w:val="16"/>
          <w:szCs w:val="16"/>
        </w:rPr>
        <w:instrText xml:space="preserve"> INCLUDEPICTURE  "cid:image032.png@01D82A7E.AF1DC7C0" \* MERGEFORMATINET </w:instrText>
      </w:r>
      <w:r w:rsidR="00A63FAE">
        <w:rPr>
          <w:rFonts w:ascii="Arial" w:hAnsi="Arial" w:cs="Arial"/>
          <w:color w:val="000000"/>
          <w:position w:val="-34"/>
          <w:sz w:val="16"/>
          <w:szCs w:val="16"/>
        </w:rPr>
        <w:fldChar w:fldCharType="separate"/>
      </w:r>
      <w:r w:rsidR="000B36BA">
        <w:rPr>
          <w:rFonts w:ascii="Arial" w:hAnsi="Arial" w:cs="Arial"/>
          <w:color w:val="000000"/>
          <w:position w:val="-34"/>
          <w:sz w:val="16"/>
          <w:szCs w:val="16"/>
        </w:rPr>
        <w:fldChar w:fldCharType="begin"/>
      </w:r>
      <w:r w:rsidR="000B36BA">
        <w:rPr>
          <w:rFonts w:ascii="Arial" w:hAnsi="Arial" w:cs="Arial"/>
          <w:color w:val="000000"/>
          <w:position w:val="-34"/>
          <w:sz w:val="16"/>
          <w:szCs w:val="16"/>
        </w:rPr>
        <w:instrText xml:space="preserve"> INCLUDEPICTURE  "cid:image032.png@01D82A7E.AF1DC7C0" \* MERGEFORMATINET </w:instrText>
      </w:r>
      <w:r w:rsidR="000B36BA">
        <w:rPr>
          <w:rFonts w:ascii="Arial" w:hAnsi="Arial" w:cs="Arial"/>
          <w:color w:val="000000"/>
          <w:position w:val="-34"/>
          <w:sz w:val="16"/>
          <w:szCs w:val="16"/>
        </w:rPr>
        <w:fldChar w:fldCharType="separate"/>
      </w:r>
      <w:r w:rsidR="004B53CD">
        <w:rPr>
          <w:rFonts w:ascii="Arial" w:hAnsi="Arial" w:cs="Arial"/>
          <w:color w:val="000000"/>
          <w:position w:val="-34"/>
          <w:sz w:val="16"/>
          <w:szCs w:val="16"/>
        </w:rPr>
        <w:fldChar w:fldCharType="begin"/>
      </w:r>
      <w:r w:rsidR="004B53CD">
        <w:rPr>
          <w:rFonts w:ascii="Arial" w:hAnsi="Arial" w:cs="Arial"/>
          <w:color w:val="000000"/>
          <w:position w:val="-34"/>
          <w:sz w:val="16"/>
          <w:szCs w:val="16"/>
        </w:rPr>
        <w:instrText xml:space="preserve"> INCLUDEPICTURE  "cid:image032.png@01D82A7E.AF1DC7C0" \* MERGEFORMATINET </w:instrText>
      </w:r>
      <w:r w:rsidR="004B53CD">
        <w:rPr>
          <w:rFonts w:ascii="Arial" w:hAnsi="Arial" w:cs="Arial"/>
          <w:color w:val="000000"/>
          <w:position w:val="-34"/>
          <w:sz w:val="16"/>
          <w:szCs w:val="16"/>
        </w:rPr>
        <w:fldChar w:fldCharType="separate"/>
      </w:r>
      <w:r w:rsidR="00CC0C21">
        <w:rPr>
          <w:rFonts w:ascii="Arial" w:hAnsi="Arial" w:cs="Arial"/>
          <w:color w:val="000000"/>
          <w:position w:val="-34"/>
          <w:sz w:val="16"/>
          <w:szCs w:val="16"/>
        </w:rPr>
        <w:fldChar w:fldCharType="begin"/>
      </w:r>
      <w:r w:rsidR="00CC0C21">
        <w:rPr>
          <w:rFonts w:ascii="Arial" w:hAnsi="Arial" w:cs="Arial"/>
          <w:color w:val="000000"/>
          <w:position w:val="-34"/>
          <w:sz w:val="16"/>
          <w:szCs w:val="16"/>
        </w:rPr>
        <w:instrText xml:space="preserve"> INCLUDEPICTURE  "cid:image032.png@01D82A7E.AF1DC7C0" \* MERGEFORMATINET </w:instrText>
      </w:r>
      <w:r w:rsidR="00CC0C21">
        <w:rPr>
          <w:rFonts w:ascii="Arial" w:hAnsi="Arial" w:cs="Arial"/>
          <w:color w:val="000000"/>
          <w:position w:val="-34"/>
          <w:sz w:val="16"/>
          <w:szCs w:val="16"/>
        </w:rPr>
        <w:fldChar w:fldCharType="separate"/>
      </w:r>
      <w:r w:rsidR="00702400">
        <w:rPr>
          <w:rFonts w:ascii="Arial" w:hAnsi="Arial" w:cs="Arial"/>
          <w:color w:val="000000"/>
          <w:position w:val="-34"/>
          <w:sz w:val="16"/>
          <w:szCs w:val="16"/>
        </w:rPr>
        <w:fldChar w:fldCharType="begin"/>
      </w:r>
      <w:r w:rsidR="00702400">
        <w:rPr>
          <w:rFonts w:ascii="Arial" w:hAnsi="Arial" w:cs="Arial"/>
          <w:color w:val="000000"/>
          <w:position w:val="-34"/>
          <w:sz w:val="16"/>
          <w:szCs w:val="16"/>
        </w:rPr>
        <w:instrText xml:space="preserve"> INCLUDEPICTURE  "cid:image032.png@01D82A7E.AF1DC7C0" \* MERGEFORMATINET </w:instrText>
      </w:r>
      <w:r w:rsidR="00702400">
        <w:rPr>
          <w:rFonts w:ascii="Arial" w:hAnsi="Arial" w:cs="Arial"/>
          <w:color w:val="000000"/>
          <w:position w:val="-34"/>
          <w:sz w:val="16"/>
          <w:szCs w:val="16"/>
        </w:rPr>
        <w:fldChar w:fldCharType="separate"/>
      </w:r>
      <w:r w:rsidR="001D5761">
        <w:rPr>
          <w:rFonts w:ascii="Arial" w:hAnsi="Arial" w:cs="Arial"/>
          <w:color w:val="000000"/>
          <w:position w:val="-34"/>
          <w:sz w:val="16"/>
          <w:szCs w:val="16"/>
        </w:rPr>
        <w:fldChar w:fldCharType="begin"/>
      </w:r>
      <w:r w:rsidR="001D5761">
        <w:rPr>
          <w:rFonts w:ascii="Arial" w:hAnsi="Arial" w:cs="Arial"/>
          <w:color w:val="000000"/>
          <w:position w:val="-34"/>
          <w:sz w:val="16"/>
          <w:szCs w:val="16"/>
        </w:rPr>
        <w:instrText xml:space="preserve"> INCLUDEPICTURE  "cid:image032.png@01D82A7E.AF1DC7C0" \* MERGEFORMATINET </w:instrText>
      </w:r>
      <w:r w:rsidR="001D5761">
        <w:rPr>
          <w:rFonts w:ascii="Arial" w:hAnsi="Arial" w:cs="Arial"/>
          <w:color w:val="000000"/>
          <w:position w:val="-34"/>
          <w:sz w:val="16"/>
          <w:szCs w:val="16"/>
        </w:rPr>
        <w:fldChar w:fldCharType="separate"/>
      </w:r>
      <w:r w:rsidR="007E7358">
        <w:rPr>
          <w:rFonts w:ascii="Arial" w:hAnsi="Arial" w:cs="Arial"/>
          <w:color w:val="000000"/>
          <w:position w:val="-34"/>
          <w:sz w:val="16"/>
          <w:szCs w:val="16"/>
        </w:rPr>
        <w:fldChar w:fldCharType="begin"/>
      </w:r>
      <w:r w:rsidR="007E7358">
        <w:rPr>
          <w:rFonts w:ascii="Arial" w:hAnsi="Arial" w:cs="Arial"/>
          <w:color w:val="000000"/>
          <w:position w:val="-34"/>
          <w:sz w:val="16"/>
          <w:szCs w:val="16"/>
        </w:rPr>
        <w:instrText xml:space="preserve"> INCLUDEPICTURE  "cid:image032.png@01D82A7E.AF1DC7C0" \* MERGEFORMATINET </w:instrText>
      </w:r>
      <w:r w:rsidR="007E7358">
        <w:rPr>
          <w:rFonts w:ascii="Arial" w:hAnsi="Arial" w:cs="Arial"/>
          <w:color w:val="000000"/>
          <w:position w:val="-34"/>
          <w:sz w:val="16"/>
          <w:szCs w:val="16"/>
        </w:rPr>
        <w:fldChar w:fldCharType="separate"/>
      </w:r>
      <w:r w:rsidR="00A717FF">
        <w:rPr>
          <w:rFonts w:ascii="Arial" w:hAnsi="Arial" w:cs="Arial"/>
          <w:color w:val="000000"/>
          <w:position w:val="-34"/>
          <w:sz w:val="16"/>
          <w:szCs w:val="16"/>
        </w:rPr>
        <w:fldChar w:fldCharType="begin"/>
      </w:r>
      <w:r w:rsidR="00A717FF">
        <w:rPr>
          <w:rFonts w:ascii="Arial" w:hAnsi="Arial" w:cs="Arial"/>
          <w:color w:val="000000"/>
          <w:position w:val="-34"/>
          <w:sz w:val="16"/>
          <w:szCs w:val="16"/>
        </w:rPr>
        <w:instrText xml:space="preserve"> INCLUDEPICTURE  "cid:image032.png@01D82A7E.AF1DC7C0" \* MERGEFORMATINET </w:instrText>
      </w:r>
      <w:r w:rsidR="00A717FF">
        <w:rPr>
          <w:rFonts w:ascii="Arial" w:hAnsi="Arial" w:cs="Arial"/>
          <w:color w:val="000000"/>
          <w:position w:val="-34"/>
          <w:sz w:val="16"/>
          <w:szCs w:val="16"/>
        </w:rPr>
        <w:fldChar w:fldCharType="separate"/>
      </w:r>
      <w:r w:rsidR="00495ED7">
        <w:rPr>
          <w:rFonts w:ascii="Arial" w:hAnsi="Arial" w:cs="Arial"/>
          <w:color w:val="000000"/>
          <w:position w:val="-34"/>
          <w:sz w:val="16"/>
          <w:szCs w:val="16"/>
        </w:rPr>
        <w:fldChar w:fldCharType="begin"/>
      </w:r>
      <w:r w:rsidR="00495ED7">
        <w:rPr>
          <w:rFonts w:ascii="Arial" w:hAnsi="Arial" w:cs="Arial"/>
          <w:color w:val="000000"/>
          <w:position w:val="-34"/>
          <w:sz w:val="16"/>
          <w:szCs w:val="16"/>
        </w:rPr>
        <w:instrText xml:space="preserve"> INCLUDEPICTURE  "cid:image032.png@01D82A7E.AF1DC7C0" \* MERGEFORMATINET </w:instrText>
      </w:r>
      <w:r w:rsidR="00495ED7">
        <w:rPr>
          <w:rFonts w:ascii="Arial" w:hAnsi="Arial" w:cs="Arial"/>
          <w:color w:val="000000"/>
          <w:position w:val="-34"/>
          <w:sz w:val="16"/>
          <w:szCs w:val="16"/>
        </w:rPr>
        <w:fldChar w:fldCharType="separate"/>
      </w:r>
      <w:r w:rsidR="00D023F8">
        <w:rPr>
          <w:rFonts w:ascii="Arial" w:hAnsi="Arial" w:cs="Arial"/>
          <w:color w:val="000000"/>
          <w:position w:val="-34"/>
          <w:sz w:val="16"/>
          <w:szCs w:val="16"/>
        </w:rPr>
        <w:fldChar w:fldCharType="begin"/>
      </w:r>
      <w:r w:rsidR="00D023F8">
        <w:rPr>
          <w:rFonts w:ascii="Arial" w:hAnsi="Arial" w:cs="Arial"/>
          <w:color w:val="000000"/>
          <w:position w:val="-34"/>
          <w:sz w:val="16"/>
          <w:szCs w:val="16"/>
        </w:rPr>
        <w:instrText xml:space="preserve"> INCLUDEPICTURE  "cid:image032.png@01D82A7E.AF1DC7C0" \* MERGEFORMATINET </w:instrText>
      </w:r>
      <w:r w:rsidR="00D023F8">
        <w:rPr>
          <w:rFonts w:ascii="Arial" w:hAnsi="Arial" w:cs="Arial"/>
          <w:color w:val="000000"/>
          <w:position w:val="-34"/>
          <w:sz w:val="16"/>
          <w:szCs w:val="16"/>
        </w:rPr>
        <w:fldChar w:fldCharType="separate"/>
      </w:r>
      <w:r w:rsidR="00F44FD9">
        <w:rPr>
          <w:rFonts w:ascii="Arial" w:hAnsi="Arial" w:cs="Arial"/>
          <w:color w:val="000000"/>
          <w:position w:val="-34"/>
          <w:sz w:val="16"/>
          <w:szCs w:val="16"/>
        </w:rPr>
        <w:fldChar w:fldCharType="begin"/>
      </w:r>
      <w:r w:rsidR="00F44FD9">
        <w:rPr>
          <w:rFonts w:ascii="Arial" w:hAnsi="Arial" w:cs="Arial"/>
          <w:color w:val="000000"/>
          <w:position w:val="-34"/>
          <w:sz w:val="16"/>
          <w:szCs w:val="16"/>
        </w:rPr>
        <w:instrText xml:space="preserve"> INCLUDEPICTURE  "cid:image032.png@01D82A7E.AF1DC7C0" \* MERGEFORMATINET </w:instrText>
      </w:r>
      <w:r w:rsidR="00F44FD9">
        <w:rPr>
          <w:rFonts w:ascii="Arial" w:hAnsi="Arial" w:cs="Arial"/>
          <w:color w:val="000000"/>
          <w:position w:val="-34"/>
          <w:sz w:val="16"/>
          <w:szCs w:val="16"/>
        </w:rPr>
        <w:fldChar w:fldCharType="separate"/>
      </w:r>
      <w:r w:rsidR="009517D4">
        <w:rPr>
          <w:rFonts w:ascii="Arial" w:hAnsi="Arial" w:cs="Arial"/>
          <w:color w:val="000000"/>
          <w:position w:val="-34"/>
          <w:sz w:val="16"/>
          <w:szCs w:val="16"/>
        </w:rPr>
        <w:fldChar w:fldCharType="begin"/>
      </w:r>
      <w:r w:rsidR="009517D4">
        <w:rPr>
          <w:rFonts w:ascii="Arial" w:hAnsi="Arial" w:cs="Arial"/>
          <w:color w:val="000000"/>
          <w:position w:val="-34"/>
          <w:sz w:val="16"/>
          <w:szCs w:val="16"/>
        </w:rPr>
        <w:instrText xml:space="preserve"> INCLUDEPICTURE  "cid:image032.png@01D82A7E.AF1DC7C0" \* MERGEFORMATINET </w:instrText>
      </w:r>
      <w:r w:rsidR="009517D4">
        <w:rPr>
          <w:rFonts w:ascii="Arial" w:hAnsi="Arial" w:cs="Arial"/>
          <w:color w:val="000000"/>
          <w:position w:val="-34"/>
          <w:sz w:val="16"/>
          <w:szCs w:val="16"/>
        </w:rPr>
        <w:fldChar w:fldCharType="separate"/>
      </w:r>
      <w:r w:rsidR="002328C4">
        <w:rPr>
          <w:rFonts w:ascii="Arial" w:hAnsi="Arial" w:cs="Arial"/>
          <w:color w:val="000000"/>
          <w:position w:val="-34"/>
          <w:sz w:val="16"/>
          <w:szCs w:val="16"/>
        </w:rPr>
        <w:fldChar w:fldCharType="begin"/>
      </w:r>
      <w:r w:rsidR="002328C4">
        <w:rPr>
          <w:rFonts w:ascii="Arial" w:hAnsi="Arial" w:cs="Arial"/>
          <w:color w:val="000000"/>
          <w:position w:val="-34"/>
          <w:sz w:val="16"/>
          <w:szCs w:val="16"/>
        </w:rPr>
        <w:instrText xml:space="preserve"> </w:instrText>
      </w:r>
      <w:r w:rsidR="002328C4">
        <w:rPr>
          <w:rFonts w:ascii="Arial" w:hAnsi="Arial" w:cs="Arial"/>
          <w:color w:val="000000"/>
          <w:position w:val="-34"/>
          <w:sz w:val="16"/>
          <w:szCs w:val="16"/>
        </w:rPr>
        <w:instrText>INCLUDEPICTURE  "cid:image032.png@01D82A7E.AF1DC7C0" \* MERGEFORMATINET</w:instrText>
      </w:r>
      <w:r w:rsidR="002328C4">
        <w:rPr>
          <w:rFonts w:ascii="Arial" w:hAnsi="Arial" w:cs="Arial"/>
          <w:color w:val="000000"/>
          <w:position w:val="-34"/>
          <w:sz w:val="16"/>
          <w:szCs w:val="16"/>
        </w:rPr>
        <w:instrText xml:space="preserve"> </w:instrText>
      </w:r>
      <w:r w:rsidR="002328C4">
        <w:rPr>
          <w:rFonts w:ascii="Arial" w:hAnsi="Arial" w:cs="Arial"/>
          <w:color w:val="000000"/>
          <w:position w:val="-34"/>
          <w:sz w:val="16"/>
          <w:szCs w:val="16"/>
        </w:rPr>
        <w:fldChar w:fldCharType="separate"/>
      </w:r>
      <w:r w:rsidR="00F06F8C">
        <w:rPr>
          <w:rFonts w:ascii="Arial" w:hAnsi="Arial" w:cs="Arial"/>
          <w:color w:val="000000"/>
          <w:position w:val="-34"/>
          <w:sz w:val="16"/>
          <w:szCs w:val="16"/>
        </w:rPr>
        <w:pict w14:anchorId="3CAF2BA3">
          <v:shape id="_x0000_i1037" type="#_x0000_t75" style="width:251.25pt;height:36pt">
            <v:imagedata r:id="rId1251" r:href="rId1252"/>
          </v:shape>
        </w:pict>
      </w:r>
      <w:r w:rsidR="002328C4">
        <w:rPr>
          <w:rFonts w:ascii="Arial" w:hAnsi="Arial" w:cs="Arial"/>
          <w:color w:val="000000"/>
          <w:position w:val="-34"/>
          <w:sz w:val="16"/>
          <w:szCs w:val="16"/>
        </w:rPr>
        <w:fldChar w:fldCharType="end"/>
      </w:r>
      <w:r w:rsidR="009517D4">
        <w:rPr>
          <w:rFonts w:ascii="Arial" w:hAnsi="Arial" w:cs="Arial"/>
          <w:color w:val="000000"/>
          <w:position w:val="-34"/>
          <w:sz w:val="16"/>
          <w:szCs w:val="16"/>
        </w:rPr>
        <w:fldChar w:fldCharType="end"/>
      </w:r>
      <w:r w:rsidR="00F44FD9">
        <w:rPr>
          <w:rFonts w:ascii="Arial" w:hAnsi="Arial" w:cs="Arial"/>
          <w:color w:val="000000"/>
          <w:position w:val="-34"/>
          <w:sz w:val="16"/>
          <w:szCs w:val="16"/>
        </w:rPr>
        <w:fldChar w:fldCharType="end"/>
      </w:r>
      <w:r w:rsidR="00D023F8">
        <w:rPr>
          <w:rFonts w:ascii="Arial" w:hAnsi="Arial" w:cs="Arial"/>
          <w:color w:val="000000"/>
          <w:position w:val="-34"/>
          <w:sz w:val="16"/>
          <w:szCs w:val="16"/>
        </w:rPr>
        <w:fldChar w:fldCharType="end"/>
      </w:r>
      <w:r w:rsidR="00495ED7">
        <w:rPr>
          <w:rFonts w:ascii="Arial" w:hAnsi="Arial" w:cs="Arial"/>
          <w:color w:val="000000"/>
          <w:position w:val="-34"/>
          <w:sz w:val="16"/>
          <w:szCs w:val="16"/>
        </w:rPr>
        <w:fldChar w:fldCharType="end"/>
      </w:r>
      <w:r w:rsidR="00A717FF">
        <w:rPr>
          <w:rFonts w:ascii="Arial" w:hAnsi="Arial" w:cs="Arial"/>
          <w:color w:val="000000"/>
          <w:position w:val="-34"/>
          <w:sz w:val="16"/>
          <w:szCs w:val="16"/>
        </w:rPr>
        <w:fldChar w:fldCharType="end"/>
      </w:r>
      <w:r w:rsidR="007E7358">
        <w:rPr>
          <w:rFonts w:ascii="Arial" w:hAnsi="Arial" w:cs="Arial"/>
          <w:color w:val="000000"/>
          <w:position w:val="-34"/>
          <w:sz w:val="16"/>
          <w:szCs w:val="16"/>
        </w:rPr>
        <w:fldChar w:fldCharType="end"/>
      </w:r>
      <w:r w:rsidR="001D5761">
        <w:rPr>
          <w:rFonts w:ascii="Arial" w:hAnsi="Arial" w:cs="Arial"/>
          <w:color w:val="000000"/>
          <w:position w:val="-34"/>
          <w:sz w:val="16"/>
          <w:szCs w:val="16"/>
        </w:rPr>
        <w:fldChar w:fldCharType="end"/>
      </w:r>
      <w:r w:rsidR="00702400">
        <w:rPr>
          <w:rFonts w:ascii="Arial" w:hAnsi="Arial" w:cs="Arial"/>
          <w:color w:val="000000"/>
          <w:position w:val="-34"/>
          <w:sz w:val="16"/>
          <w:szCs w:val="16"/>
        </w:rPr>
        <w:fldChar w:fldCharType="end"/>
      </w:r>
      <w:r w:rsidR="00CC0C21">
        <w:rPr>
          <w:rFonts w:ascii="Arial" w:hAnsi="Arial" w:cs="Arial"/>
          <w:color w:val="000000"/>
          <w:position w:val="-34"/>
          <w:sz w:val="16"/>
          <w:szCs w:val="16"/>
        </w:rPr>
        <w:fldChar w:fldCharType="end"/>
      </w:r>
      <w:r w:rsidR="004B53CD">
        <w:rPr>
          <w:rFonts w:ascii="Arial" w:hAnsi="Arial" w:cs="Arial"/>
          <w:color w:val="000000"/>
          <w:position w:val="-34"/>
          <w:sz w:val="16"/>
          <w:szCs w:val="16"/>
        </w:rPr>
        <w:fldChar w:fldCharType="end"/>
      </w:r>
      <w:r w:rsidR="000B36BA">
        <w:rPr>
          <w:rFonts w:ascii="Arial" w:hAnsi="Arial" w:cs="Arial"/>
          <w:color w:val="000000"/>
          <w:position w:val="-34"/>
          <w:sz w:val="16"/>
          <w:szCs w:val="16"/>
        </w:rPr>
        <w:fldChar w:fldCharType="end"/>
      </w:r>
      <w:r w:rsidR="00A63FAE">
        <w:rPr>
          <w:rFonts w:ascii="Arial" w:hAnsi="Arial" w:cs="Arial"/>
          <w:color w:val="000000"/>
          <w:position w:val="-34"/>
          <w:sz w:val="16"/>
          <w:szCs w:val="16"/>
        </w:rPr>
        <w:fldChar w:fldCharType="end"/>
      </w:r>
      <w:r w:rsidR="00A31B99">
        <w:rPr>
          <w:rFonts w:ascii="Arial" w:hAnsi="Arial" w:cs="Arial"/>
          <w:color w:val="000000"/>
          <w:position w:val="-34"/>
          <w:sz w:val="16"/>
          <w:szCs w:val="16"/>
        </w:rPr>
        <w:fldChar w:fldCharType="end"/>
      </w:r>
      <w:r w:rsidRPr="009B7DA9">
        <w:rPr>
          <w:rFonts w:ascii="Arial" w:hAnsi="Arial" w:cs="Arial"/>
          <w:color w:val="000000"/>
          <w:position w:val="-34"/>
          <w:sz w:val="16"/>
          <w:szCs w:val="16"/>
        </w:rPr>
        <w:fldChar w:fldCharType="end"/>
      </w:r>
      <w:r w:rsidRPr="009B7DA9">
        <w:rPr>
          <w:rFonts w:ascii="Arial" w:hAnsi="Arial" w:cs="Arial"/>
          <w:color w:val="000000"/>
          <w:sz w:val="16"/>
          <w:szCs w:val="16"/>
        </w:rPr>
        <w:t xml:space="preserve">, if UE is configured with </w:t>
      </w:r>
      <w:r w:rsidRPr="009B7DA9">
        <w:rPr>
          <w:rStyle w:val="Emphasis"/>
          <w:rFonts w:ascii="Arial" w:hAnsi="Arial" w:cs="Arial"/>
          <w:sz w:val="16"/>
          <w:szCs w:val="16"/>
        </w:rPr>
        <w:t>ca-SlotOffset</w:t>
      </w:r>
      <w:r w:rsidRPr="009B7DA9">
        <w:rPr>
          <w:rFonts w:ascii="Arial" w:hAnsi="Arial" w:cs="Arial"/>
          <w:color w:val="000000"/>
          <w:sz w:val="16"/>
          <w:szCs w:val="16"/>
        </w:rPr>
        <w:t xml:space="preserve"> for at least one of the triggered and triggering cell, </w:t>
      </w:r>
      <m:oMath>
        <m:sSub>
          <m:sSubPr>
            <m:ctrlPr>
              <w:rPr>
                <w:rFonts w:ascii="Cambria Math" w:eastAsia="Malgun Gothic" w:hAnsi="Cambria Math" w:cs="Arial"/>
                <w:i/>
                <w:iCs/>
                <w:color w:val="000000"/>
                <w:sz w:val="16"/>
                <w:szCs w:val="16"/>
                <w:lang w:eastAsia="ko-KR"/>
              </w:rPr>
            </m:ctrlPr>
          </m:sSubPr>
          <m:e>
            <m:r>
              <w:rPr>
                <w:rFonts w:ascii="Cambria Math" w:hAnsi="Cambria Math" w:cs="Arial"/>
                <w:color w:val="000000"/>
                <w:sz w:val="16"/>
                <w:szCs w:val="16"/>
              </w:rPr>
              <m:t>K</m:t>
            </m:r>
          </m:e>
          <m:sub>
            <m:r>
              <w:rPr>
                <w:rFonts w:ascii="Cambria Math" w:hAnsi="Cambria Math" w:cs="Arial"/>
                <w:color w:val="000000"/>
                <w:sz w:val="16"/>
                <w:szCs w:val="16"/>
              </w:rPr>
              <m:t>s</m:t>
            </m:r>
          </m:sub>
        </m:sSub>
        <m:r>
          <w:rPr>
            <w:rFonts w:ascii="Cambria Math" w:hAnsi="Cambria Math" w:cs="Arial"/>
            <w:color w:val="000000"/>
            <w:sz w:val="16"/>
            <w:szCs w:val="16"/>
          </w:rPr>
          <m:t>=</m:t>
        </m:r>
        <m:d>
          <m:dPr>
            <m:begChr m:val="⌊"/>
            <m:endChr m:val="⌋"/>
            <m:ctrlPr>
              <w:rPr>
                <w:rFonts w:ascii="Cambria Math" w:eastAsia="Malgun Gothic" w:hAnsi="Cambria Math" w:cs="Arial"/>
                <w:i/>
                <w:iCs/>
                <w:color w:val="000000"/>
                <w:sz w:val="16"/>
                <w:szCs w:val="16"/>
                <w:lang w:eastAsia="ko-KR"/>
              </w:rPr>
            </m:ctrlPr>
          </m:dPr>
          <m:e>
            <m:r>
              <w:rPr>
                <w:rFonts w:ascii="Cambria Math" w:hAnsi="Cambria Math" w:cs="Arial"/>
                <w:color w:val="000000"/>
                <w:sz w:val="16"/>
                <w:szCs w:val="16"/>
              </w:rPr>
              <m:t>n</m:t>
            </m:r>
            <m:r>
              <w:rPr>
                <w:rFonts w:ascii="Cambria Math" w:eastAsia="MS Gothic" w:hAnsi="Cambria Math" w:cs="Arial"/>
                <w:color w:val="000000"/>
                <w:sz w:val="16"/>
                <w:szCs w:val="16"/>
                <w:lang w:eastAsia="ja-JP"/>
              </w:rPr>
              <m:t>⋅</m:t>
            </m:r>
            <m:f>
              <m:fPr>
                <m:ctrlPr>
                  <w:rPr>
                    <w:rFonts w:ascii="Cambria Math" w:eastAsia="Malgun Gothic" w:hAnsi="Cambria Math" w:cs="Arial"/>
                    <w:i/>
                    <w:iCs/>
                    <w:color w:val="000000"/>
                    <w:sz w:val="16"/>
                    <w:szCs w:val="16"/>
                    <w:lang w:eastAsia="ko-KR"/>
                  </w:rPr>
                </m:ctrlPr>
              </m:fPr>
              <m:num>
                <m:sSup>
                  <m:sSupPr>
                    <m:ctrlPr>
                      <w:rPr>
                        <w:rFonts w:ascii="Cambria Math" w:eastAsia="Malgun Gothic" w:hAnsi="Cambria Math" w:cs="Arial"/>
                        <w:i/>
                        <w:iCs/>
                        <w:color w:val="000000"/>
                        <w:sz w:val="16"/>
                        <w:szCs w:val="16"/>
                        <w:lang w:eastAsia="ko-KR"/>
                      </w:rPr>
                    </m:ctrlPr>
                  </m:sSupPr>
                  <m:e>
                    <m:r>
                      <w:rPr>
                        <w:rFonts w:ascii="Cambria Math" w:hAnsi="Cambria Math" w:cs="Arial"/>
                        <w:color w:val="000000"/>
                        <w:sz w:val="16"/>
                        <w:szCs w:val="16"/>
                      </w:rPr>
                      <m:t>2</m:t>
                    </m:r>
                  </m:e>
                  <m:sup>
                    <m:sSub>
                      <m:sSubPr>
                        <m:ctrlPr>
                          <w:rPr>
                            <w:rFonts w:ascii="Cambria Math" w:eastAsia="Malgun Gothic" w:hAnsi="Cambria Math" w:cs="Arial"/>
                            <w:i/>
                            <w:iCs/>
                            <w:color w:val="000000"/>
                            <w:sz w:val="16"/>
                            <w:szCs w:val="16"/>
                            <w:lang w:eastAsia="ko-KR"/>
                          </w:rPr>
                        </m:ctrlPr>
                      </m:sSubPr>
                      <m:e>
                        <m:r>
                          <w:rPr>
                            <w:rFonts w:ascii="Cambria Math" w:hAnsi="Cambria Math" w:cs="Arial"/>
                            <w:color w:val="000000"/>
                            <w:sz w:val="16"/>
                            <w:szCs w:val="16"/>
                          </w:rPr>
                          <m:t>μ</m:t>
                        </m:r>
                      </m:e>
                      <m:sub>
                        <m:r>
                          <w:rPr>
                            <w:rFonts w:ascii="Cambria Math" w:hAnsi="Cambria Math" w:cs="Arial"/>
                            <w:color w:val="000000"/>
                            <w:sz w:val="16"/>
                            <w:szCs w:val="16"/>
                          </w:rPr>
                          <m:t>SRS</m:t>
                        </m:r>
                      </m:sub>
                    </m:sSub>
                  </m:sup>
                </m:sSup>
              </m:num>
              <m:den>
                <m:sSup>
                  <m:sSupPr>
                    <m:ctrlPr>
                      <w:rPr>
                        <w:rFonts w:ascii="Cambria Math" w:eastAsia="Malgun Gothic" w:hAnsi="Cambria Math" w:cs="Arial"/>
                        <w:i/>
                        <w:iCs/>
                        <w:color w:val="000000"/>
                        <w:sz w:val="16"/>
                        <w:szCs w:val="16"/>
                        <w:lang w:eastAsia="ko-KR"/>
                      </w:rPr>
                    </m:ctrlPr>
                  </m:sSupPr>
                  <m:e>
                    <m:r>
                      <w:rPr>
                        <w:rFonts w:ascii="Cambria Math" w:hAnsi="Cambria Math" w:cs="Arial"/>
                        <w:color w:val="000000"/>
                        <w:sz w:val="16"/>
                        <w:szCs w:val="16"/>
                      </w:rPr>
                      <m:t>2</m:t>
                    </m:r>
                  </m:e>
                  <m:sup>
                    <m:sSub>
                      <m:sSubPr>
                        <m:ctrlPr>
                          <w:rPr>
                            <w:rFonts w:ascii="Cambria Math" w:eastAsia="Malgun Gothic" w:hAnsi="Cambria Math" w:cs="Arial"/>
                            <w:i/>
                            <w:iCs/>
                            <w:color w:val="000000"/>
                            <w:sz w:val="16"/>
                            <w:szCs w:val="16"/>
                            <w:lang w:eastAsia="ko-KR"/>
                          </w:rPr>
                        </m:ctrlPr>
                      </m:sSubPr>
                      <m:e>
                        <m:r>
                          <w:rPr>
                            <w:rFonts w:ascii="Cambria Math" w:hAnsi="Cambria Math" w:cs="Arial"/>
                            <w:color w:val="000000"/>
                            <w:sz w:val="16"/>
                            <w:szCs w:val="16"/>
                          </w:rPr>
                          <m:t>μ</m:t>
                        </m:r>
                      </m:e>
                      <m:sub>
                        <m:r>
                          <w:rPr>
                            <w:rFonts w:ascii="Cambria Math" w:hAnsi="Cambria Math" w:cs="Arial"/>
                            <w:color w:val="000000"/>
                            <w:sz w:val="16"/>
                            <w:szCs w:val="16"/>
                          </w:rPr>
                          <m:t>PDCCH</m:t>
                        </m:r>
                      </m:sub>
                    </m:sSub>
                  </m:sup>
                </m:sSup>
              </m:den>
            </m:f>
          </m:e>
        </m:d>
        <m:r>
          <w:rPr>
            <w:rFonts w:ascii="Cambria Math" w:hAnsi="Cambria Math" w:cs="Arial"/>
            <w:color w:val="000000"/>
            <w:sz w:val="16"/>
            <w:szCs w:val="16"/>
          </w:rPr>
          <m:t>+</m:t>
        </m:r>
        <m:sSub>
          <m:sSubPr>
            <m:ctrlPr>
              <w:rPr>
                <w:rFonts w:ascii="Cambria Math" w:eastAsia="Malgun Gothic" w:hAnsi="Cambria Math" w:cs="Arial"/>
                <w:i/>
                <w:iCs/>
                <w:color w:val="000000"/>
                <w:sz w:val="16"/>
                <w:szCs w:val="16"/>
                <w:lang w:eastAsia="ko-KR"/>
              </w:rPr>
            </m:ctrlPr>
          </m:sSubPr>
          <m:e>
            <m:r>
              <w:rPr>
                <w:rFonts w:ascii="Cambria Math" w:hAnsi="Cambria Math" w:cs="Arial"/>
                <w:color w:val="000000"/>
                <w:sz w:val="16"/>
                <w:szCs w:val="16"/>
              </w:rPr>
              <m:t>K</m:t>
            </m:r>
          </m:e>
          <m:sub>
            <m:r>
              <w:rPr>
                <w:rFonts w:ascii="Cambria Math" w:hAnsi="Cambria Math" w:cs="Arial"/>
                <w:color w:val="000000"/>
                <w:sz w:val="16"/>
                <w:szCs w:val="16"/>
              </w:rPr>
              <m:t>2</m:t>
            </m:r>
          </m:sub>
        </m:sSub>
        <m:r>
          <w:rPr>
            <w:rFonts w:ascii="Cambria Math" w:hAnsi="Cambria Math" w:cs="Arial"/>
            <w:color w:val="000000"/>
            <w:sz w:val="16"/>
            <w:szCs w:val="16"/>
          </w:rPr>
          <m:t>+</m:t>
        </m:r>
        <m:sSub>
          <m:sSubPr>
            <m:ctrlPr>
              <w:rPr>
                <w:rFonts w:ascii="Cambria Math" w:eastAsia="Malgun Gothic" w:hAnsi="Cambria Math" w:cs="Arial"/>
                <w:i/>
                <w:iCs/>
                <w:color w:val="000000"/>
                <w:sz w:val="16"/>
                <w:szCs w:val="16"/>
                <w:lang w:eastAsia="ko-KR"/>
              </w:rPr>
            </m:ctrlPr>
          </m:sSubPr>
          <m:e>
            <m:r>
              <w:rPr>
                <w:rFonts w:ascii="Cambria Math" w:hAnsi="Cambria Math" w:cs="Arial"/>
                <w:color w:val="000000"/>
                <w:sz w:val="16"/>
                <w:szCs w:val="16"/>
              </w:rPr>
              <m:t>K</m:t>
            </m:r>
          </m:e>
          <m:sub>
            <m:r>
              <w:rPr>
                <w:rFonts w:ascii="Cambria Math" w:hAnsi="Cambria Math" w:cs="Arial"/>
                <w:color w:val="000000"/>
                <w:sz w:val="16"/>
                <w:szCs w:val="16"/>
              </w:rPr>
              <m:t>offset</m:t>
            </m:r>
          </m:sub>
        </m:sSub>
        <m:r>
          <w:rPr>
            <w:rFonts w:ascii="Cambria Math" w:eastAsia="MS Gothic" w:hAnsi="Cambria Math" w:cs="Arial"/>
            <w:color w:val="000000"/>
            <w:sz w:val="16"/>
            <w:szCs w:val="16"/>
            <w:lang w:eastAsia="ja-JP"/>
          </w:rPr>
          <m:t>⋅</m:t>
        </m:r>
        <m:f>
          <m:fPr>
            <m:ctrlPr>
              <w:rPr>
                <w:rFonts w:ascii="Cambria Math" w:eastAsia="Malgun Gothic" w:hAnsi="Cambria Math" w:cs="Arial"/>
                <w:i/>
                <w:iCs/>
                <w:color w:val="000000"/>
                <w:sz w:val="16"/>
                <w:szCs w:val="16"/>
                <w:lang w:eastAsia="ko-KR"/>
              </w:rPr>
            </m:ctrlPr>
          </m:fPr>
          <m:num>
            <m:sSup>
              <m:sSupPr>
                <m:ctrlPr>
                  <w:rPr>
                    <w:rFonts w:ascii="Cambria Math" w:eastAsia="Malgun Gothic" w:hAnsi="Cambria Math" w:cs="Arial"/>
                    <w:i/>
                    <w:iCs/>
                    <w:color w:val="000000"/>
                    <w:sz w:val="16"/>
                    <w:szCs w:val="16"/>
                    <w:lang w:eastAsia="ko-KR"/>
                  </w:rPr>
                </m:ctrlPr>
              </m:sSupPr>
              <m:e>
                <m:r>
                  <w:rPr>
                    <w:rFonts w:ascii="Cambria Math" w:hAnsi="Cambria Math" w:cs="Arial"/>
                    <w:color w:val="000000"/>
                    <w:sz w:val="16"/>
                    <w:szCs w:val="16"/>
                  </w:rPr>
                  <m:t>2</m:t>
                </m:r>
              </m:e>
              <m:sup>
                <m:sSub>
                  <m:sSubPr>
                    <m:ctrlPr>
                      <w:rPr>
                        <w:rFonts w:ascii="Cambria Math" w:eastAsia="Malgun Gothic" w:hAnsi="Cambria Math" w:cs="Arial"/>
                        <w:i/>
                        <w:iCs/>
                        <w:color w:val="000000"/>
                        <w:sz w:val="16"/>
                        <w:szCs w:val="16"/>
                        <w:lang w:eastAsia="ko-KR"/>
                      </w:rPr>
                    </m:ctrlPr>
                  </m:sSubPr>
                  <m:e>
                    <m:r>
                      <w:rPr>
                        <w:rFonts w:ascii="Cambria Math" w:hAnsi="Cambria Math" w:cs="Arial"/>
                        <w:color w:val="000000"/>
                        <w:sz w:val="16"/>
                        <w:szCs w:val="16"/>
                      </w:rPr>
                      <m:t>μ</m:t>
                    </m:r>
                  </m:e>
                  <m:sub>
                    <m:r>
                      <w:rPr>
                        <w:rFonts w:ascii="Cambria Math" w:hAnsi="Cambria Math" w:cs="Arial"/>
                        <w:color w:val="000000"/>
                        <w:sz w:val="16"/>
                        <w:szCs w:val="16"/>
                      </w:rPr>
                      <m:t>SRS</m:t>
                    </m:r>
                  </m:sub>
                </m:sSub>
              </m:sup>
            </m:sSup>
          </m:num>
          <m:den>
            <m:sSup>
              <m:sSupPr>
                <m:ctrlPr>
                  <w:rPr>
                    <w:rFonts w:ascii="Cambria Math" w:eastAsia="Malgun Gothic" w:hAnsi="Cambria Math" w:cs="Arial"/>
                    <w:i/>
                    <w:iCs/>
                    <w:color w:val="000000"/>
                    <w:sz w:val="16"/>
                    <w:szCs w:val="16"/>
                    <w:lang w:eastAsia="ko-KR"/>
                  </w:rPr>
                </m:ctrlPr>
              </m:sSupPr>
              <m:e>
                <m:r>
                  <w:rPr>
                    <w:rFonts w:ascii="Cambria Math" w:hAnsi="Cambria Math" w:cs="Arial"/>
                    <w:color w:val="000000"/>
                    <w:sz w:val="16"/>
                    <w:szCs w:val="16"/>
                  </w:rPr>
                  <m:t>2</m:t>
                </m:r>
              </m:e>
              <m:sup>
                <m:sSub>
                  <m:sSubPr>
                    <m:ctrlPr>
                      <w:rPr>
                        <w:rFonts w:ascii="Cambria Math" w:eastAsia="Malgun Gothic" w:hAnsi="Cambria Math" w:cs="Arial"/>
                        <w:i/>
                        <w:iCs/>
                        <w:color w:val="000000"/>
                        <w:sz w:val="16"/>
                        <w:szCs w:val="16"/>
                        <w:lang w:eastAsia="ko-KR"/>
                      </w:rPr>
                    </m:ctrlPr>
                  </m:sSubPr>
                  <m:e>
                    <m:r>
                      <w:rPr>
                        <w:rFonts w:ascii="Cambria Math" w:hAnsi="Cambria Math" w:cs="Arial"/>
                        <w:color w:val="000000"/>
                        <w:sz w:val="16"/>
                        <w:szCs w:val="16"/>
                      </w:rPr>
                      <m:t>μ</m:t>
                    </m:r>
                  </m:e>
                  <m:sub>
                    <m:sSub>
                      <m:sSubPr>
                        <m:ctrlPr>
                          <w:rPr>
                            <w:rFonts w:ascii="Cambria Math" w:eastAsia="Malgun Gothic" w:hAnsi="Cambria Math" w:cs="Arial"/>
                            <w:i/>
                            <w:iCs/>
                            <w:color w:val="000000"/>
                            <w:sz w:val="16"/>
                            <w:szCs w:val="16"/>
                            <w:lang w:eastAsia="ko-KR"/>
                          </w:rPr>
                        </m:ctrlPr>
                      </m:sSubPr>
                      <m:e>
                        <m:r>
                          <w:rPr>
                            <w:rFonts w:ascii="Cambria Math" w:hAnsi="Cambria Math" w:cs="Arial"/>
                            <w:color w:val="000000"/>
                            <w:sz w:val="16"/>
                            <w:szCs w:val="16"/>
                          </w:rPr>
                          <m:t>K</m:t>
                        </m:r>
                      </m:e>
                      <m:sub>
                        <m:r>
                          <w:rPr>
                            <w:rFonts w:ascii="Cambria Math" w:hAnsi="Cambria Math" w:cs="Arial"/>
                            <w:color w:val="000000"/>
                            <w:sz w:val="16"/>
                            <w:szCs w:val="16"/>
                          </w:rPr>
                          <m:t>offset</m:t>
                        </m:r>
                      </m:sub>
                    </m:sSub>
                  </m:sub>
                </m:sSub>
              </m:sup>
            </m:sSup>
          </m:den>
        </m:f>
      </m:oMath>
      <w:r w:rsidRPr="009B7DA9">
        <w:rPr>
          <w:rFonts w:ascii="Arial" w:hAnsi="Arial" w:cs="Arial"/>
          <w:color w:val="000000"/>
          <w:sz w:val="16"/>
          <w:szCs w:val="16"/>
        </w:rPr>
        <w:t xml:space="preserve">, </w:t>
      </w:r>
      <w:r w:rsidRPr="009B7DA9">
        <w:rPr>
          <w:rFonts w:ascii="Arial" w:hAnsi="Arial" w:cs="Arial"/>
          <w:color w:val="FF0000"/>
          <w:sz w:val="16"/>
          <w:szCs w:val="16"/>
        </w:rPr>
        <w:t xml:space="preserve">otherwise, where </w:t>
      </w:r>
      <m:oMath>
        <m:sSub>
          <m:sSubPr>
            <m:ctrlPr>
              <w:rPr>
                <w:rFonts w:ascii="Cambria Math" w:eastAsia="Malgun Gothic" w:hAnsi="Cambria Math" w:cs="Arial"/>
                <w:i/>
                <w:iCs/>
                <w:color w:val="FF0000"/>
                <w:sz w:val="16"/>
                <w:szCs w:val="16"/>
              </w:rPr>
            </m:ctrlPr>
          </m:sSubPr>
          <m:e>
            <m:r>
              <w:rPr>
                <w:rFonts w:ascii="Cambria Math" w:hAnsi="Cambria Math" w:cs="Arial"/>
                <w:color w:val="FF0000"/>
                <w:sz w:val="16"/>
                <w:szCs w:val="16"/>
              </w:rPr>
              <m:t>K</m:t>
            </m:r>
          </m:e>
          <m:sub>
            <m:r>
              <w:rPr>
                <w:rFonts w:ascii="Cambria Math" w:hAnsi="Cambria Math" w:cs="Arial"/>
                <w:color w:val="FF0000"/>
                <w:sz w:val="16"/>
                <w:szCs w:val="16"/>
              </w:rPr>
              <m:t>offset</m:t>
            </m:r>
          </m:sub>
        </m:sSub>
      </m:oMath>
      <w:r w:rsidRPr="009B7DA9">
        <w:rPr>
          <w:rFonts w:ascii="Arial" w:hAnsi="Arial" w:cs="Arial"/>
          <w:color w:val="FF0000"/>
          <w:sz w:val="16"/>
          <w:szCs w:val="16"/>
        </w:rPr>
        <w:t xml:space="preserve"> is a parameter configured by higher </w:t>
      </w:r>
      <w:r w:rsidRPr="009B7DA9">
        <w:rPr>
          <w:rFonts w:ascii="Arial" w:hAnsi="Arial" w:cs="Arial"/>
          <w:color w:val="FF0000"/>
          <w:sz w:val="16"/>
          <w:szCs w:val="16"/>
        </w:rPr>
        <w:lastRenderedPageBreak/>
        <w:t>layer as specified in [TS 38.213 clause 4.2]</w:t>
      </w:r>
      <w:r w:rsidRPr="009B7DA9">
        <w:rPr>
          <w:rFonts w:ascii="Arial" w:hAnsi="Arial" w:cs="Arial"/>
          <w:strike/>
          <w:color w:val="FF0000"/>
          <w:sz w:val="16"/>
          <w:szCs w:val="16"/>
        </w:rPr>
        <w:t xml:space="preserve"> if UE is configured with the higher layer parameter </w:t>
      </w:r>
      <w:r w:rsidRPr="009B7DA9">
        <w:rPr>
          <w:rFonts w:ascii="Arial" w:hAnsi="Arial" w:cs="Arial"/>
          <w:i/>
          <w:iCs/>
          <w:strike/>
          <w:color w:val="FF0000"/>
          <w:sz w:val="16"/>
          <w:szCs w:val="16"/>
        </w:rPr>
        <w:t>CellSpecific_Koffset</w:t>
      </w:r>
      <w:r w:rsidRPr="009B7DA9">
        <w:rPr>
          <w:rFonts w:ascii="Arial" w:hAnsi="Arial" w:cs="Arial"/>
          <w:strike/>
          <w:color w:val="FF0000"/>
          <w:sz w:val="16"/>
          <w:szCs w:val="16"/>
        </w:rPr>
        <w:t xml:space="preserve">, </w:t>
      </w:r>
      <w:r w:rsidRPr="009B7DA9">
        <w:rPr>
          <w:rFonts w:ascii="Arial" w:hAnsi="Arial" w:cs="Arial"/>
          <w:i/>
          <w:iCs/>
          <w:strike/>
          <w:color w:val="FF0000"/>
          <w:sz w:val="16"/>
          <w:szCs w:val="16"/>
        </w:rPr>
        <w:t>K</w:t>
      </w:r>
      <w:r w:rsidRPr="009B7DA9">
        <w:rPr>
          <w:rFonts w:ascii="Arial" w:hAnsi="Arial" w:cs="Arial"/>
          <w:i/>
          <w:iCs/>
          <w:strike/>
          <w:color w:val="FF0000"/>
          <w:sz w:val="16"/>
          <w:szCs w:val="16"/>
          <w:vertAlign w:val="subscript"/>
        </w:rPr>
        <w:t xml:space="preserve">s </w:t>
      </w:r>
      <w:r w:rsidRPr="009B7DA9">
        <w:rPr>
          <w:rFonts w:ascii="Arial" w:hAnsi="Arial" w:cs="Arial"/>
          <w:strike/>
          <w:color w:val="FF0000"/>
          <w:sz w:val="16"/>
          <w:szCs w:val="16"/>
        </w:rPr>
        <w:t>=</w:t>
      </w:r>
      <w:r w:rsidRPr="009B7DA9">
        <w:rPr>
          <w:rFonts w:ascii="Arial" w:hAnsi="Arial" w:cs="Arial"/>
          <w:strike/>
          <w:color w:val="FF0000"/>
          <w:position w:val="-32"/>
          <w:sz w:val="16"/>
          <w:szCs w:val="16"/>
        </w:rPr>
        <w:fldChar w:fldCharType="begin"/>
      </w:r>
      <w:r w:rsidRPr="009B7DA9">
        <w:rPr>
          <w:rFonts w:ascii="Arial" w:hAnsi="Arial" w:cs="Arial"/>
          <w:strike/>
          <w:color w:val="FF0000"/>
          <w:position w:val="-32"/>
          <w:sz w:val="16"/>
          <w:szCs w:val="16"/>
        </w:rPr>
        <w:instrText xml:space="preserve"> INCLUDEPICTURE  "cid:image033.png@01D82A7E.AF1DC7C0" \* MERGEFORMATINET </w:instrText>
      </w:r>
      <w:r w:rsidRPr="009B7DA9">
        <w:rPr>
          <w:rFonts w:ascii="Arial" w:hAnsi="Arial" w:cs="Arial"/>
          <w:strike/>
          <w:color w:val="FF0000"/>
          <w:position w:val="-32"/>
          <w:sz w:val="16"/>
          <w:szCs w:val="16"/>
        </w:rPr>
        <w:fldChar w:fldCharType="separate"/>
      </w:r>
      <w:r w:rsidR="00A31B99">
        <w:rPr>
          <w:rFonts w:ascii="Arial" w:hAnsi="Arial" w:cs="Arial"/>
          <w:strike/>
          <w:color w:val="FF0000"/>
          <w:position w:val="-32"/>
          <w:sz w:val="16"/>
          <w:szCs w:val="16"/>
        </w:rPr>
        <w:fldChar w:fldCharType="begin"/>
      </w:r>
      <w:r w:rsidR="00A31B99">
        <w:rPr>
          <w:rFonts w:ascii="Arial" w:hAnsi="Arial" w:cs="Arial"/>
          <w:strike/>
          <w:color w:val="FF0000"/>
          <w:position w:val="-32"/>
          <w:sz w:val="16"/>
          <w:szCs w:val="16"/>
        </w:rPr>
        <w:instrText xml:space="preserve"> INCLUDEPICTURE  "cid:image033.png@01D82A7E.AF1DC7C0" \* MERGEFORMATINET </w:instrText>
      </w:r>
      <w:r w:rsidR="00A31B99">
        <w:rPr>
          <w:rFonts w:ascii="Arial" w:hAnsi="Arial" w:cs="Arial"/>
          <w:strike/>
          <w:color w:val="FF0000"/>
          <w:position w:val="-32"/>
          <w:sz w:val="16"/>
          <w:szCs w:val="16"/>
        </w:rPr>
        <w:fldChar w:fldCharType="separate"/>
      </w:r>
      <w:r w:rsidR="00A63FAE">
        <w:rPr>
          <w:rFonts w:ascii="Arial" w:hAnsi="Arial" w:cs="Arial"/>
          <w:strike/>
          <w:color w:val="FF0000"/>
          <w:position w:val="-32"/>
          <w:sz w:val="16"/>
          <w:szCs w:val="16"/>
        </w:rPr>
        <w:fldChar w:fldCharType="begin"/>
      </w:r>
      <w:r w:rsidR="00A63FAE">
        <w:rPr>
          <w:rFonts w:ascii="Arial" w:hAnsi="Arial" w:cs="Arial"/>
          <w:strike/>
          <w:color w:val="FF0000"/>
          <w:position w:val="-32"/>
          <w:sz w:val="16"/>
          <w:szCs w:val="16"/>
        </w:rPr>
        <w:instrText xml:space="preserve"> INCLUDEPICTURE  "cid:image033.png@01D82A7E.AF1DC7C0" \* MERGEFORMATINET </w:instrText>
      </w:r>
      <w:r w:rsidR="00A63FAE">
        <w:rPr>
          <w:rFonts w:ascii="Arial" w:hAnsi="Arial" w:cs="Arial"/>
          <w:strike/>
          <w:color w:val="FF0000"/>
          <w:position w:val="-32"/>
          <w:sz w:val="16"/>
          <w:szCs w:val="16"/>
        </w:rPr>
        <w:fldChar w:fldCharType="separate"/>
      </w:r>
      <w:r w:rsidR="000B36BA">
        <w:rPr>
          <w:rFonts w:ascii="Arial" w:hAnsi="Arial" w:cs="Arial"/>
          <w:strike/>
          <w:color w:val="FF0000"/>
          <w:position w:val="-32"/>
          <w:sz w:val="16"/>
          <w:szCs w:val="16"/>
        </w:rPr>
        <w:fldChar w:fldCharType="begin"/>
      </w:r>
      <w:r w:rsidR="000B36BA">
        <w:rPr>
          <w:rFonts w:ascii="Arial" w:hAnsi="Arial" w:cs="Arial"/>
          <w:strike/>
          <w:color w:val="FF0000"/>
          <w:position w:val="-32"/>
          <w:sz w:val="16"/>
          <w:szCs w:val="16"/>
        </w:rPr>
        <w:instrText xml:space="preserve"> INCLUDEPICTURE  "cid:image033.png@01D82A7E.AF1DC7C0" \* MERGEFORMATINET </w:instrText>
      </w:r>
      <w:r w:rsidR="000B36BA">
        <w:rPr>
          <w:rFonts w:ascii="Arial" w:hAnsi="Arial" w:cs="Arial"/>
          <w:strike/>
          <w:color w:val="FF0000"/>
          <w:position w:val="-32"/>
          <w:sz w:val="16"/>
          <w:szCs w:val="16"/>
        </w:rPr>
        <w:fldChar w:fldCharType="separate"/>
      </w:r>
      <w:r w:rsidR="004B53CD">
        <w:rPr>
          <w:rFonts w:ascii="Arial" w:hAnsi="Arial" w:cs="Arial"/>
          <w:strike/>
          <w:color w:val="FF0000"/>
          <w:position w:val="-32"/>
          <w:sz w:val="16"/>
          <w:szCs w:val="16"/>
        </w:rPr>
        <w:fldChar w:fldCharType="begin"/>
      </w:r>
      <w:r w:rsidR="004B53CD">
        <w:rPr>
          <w:rFonts w:ascii="Arial" w:hAnsi="Arial" w:cs="Arial"/>
          <w:strike/>
          <w:color w:val="FF0000"/>
          <w:position w:val="-32"/>
          <w:sz w:val="16"/>
          <w:szCs w:val="16"/>
        </w:rPr>
        <w:instrText xml:space="preserve"> INCLUDEPICTURE  "cid:image033.png@01D82A7E.AF1DC7C0" \* MERGEFORMATINET </w:instrText>
      </w:r>
      <w:r w:rsidR="004B53CD">
        <w:rPr>
          <w:rFonts w:ascii="Arial" w:hAnsi="Arial" w:cs="Arial"/>
          <w:strike/>
          <w:color w:val="FF0000"/>
          <w:position w:val="-32"/>
          <w:sz w:val="16"/>
          <w:szCs w:val="16"/>
        </w:rPr>
        <w:fldChar w:fldCharType="separate"/>
      </w:r>
      <w:r w:rsidR="00CC0C21">
        <w:rPr>
          <w:rFonts w:ascii="Arial" w:hAnsi="Arial" w:cs="Arial"/>
          <w:strike/>
          <w:color w:val="FF0000"/>
          <w:position w:val="-32"/>
          <w:sz w:val="16"/>
          <w:szCs w:val="16"/>
        </w:rPr>
        <w:fldChar w:fldCharType="begin"/>
      </w:r>
      <w:r w:rsidR="00CC0C21">
        <w:rPr>
          <w:rFonts w:ascii="Arial" w:hAnsi="Arial" w:cs="Arial"/>
          <w:strike/>
          <w:color w:val="FF0000"/>
          <w:position w:val="-32"/>
          <w:sz w:val="16"/>
          <w:szCs w:val="16"/>
        </w:rPr>
        <w:instrText xml:space="preserve"> INCLUDEPICTURE  "cid:image033.png@01D82A7E.AF1DC7C0" \* MERGEFORMATINET </w:instrText>
      </w:r>
      <w:r w:rsidR="00CC0C21">
        <w:rPr>
          <w:rFonts w:ascii="Arial" w:hAnsi="Arial" w:cs="Arial"/>
          <w:strike/>
          <w:color w:val="FF0000"/>
          <w:position w:val="-32"/>
          <w:sz w:val="16"/>
          <w:szCs w:val="16"/>
        </w:rPr>
        <w:fldChar w:fldCharType="separate"/>
      </w:r>
      <w:r w:rsidR="00702400">
        <w:rPr>
          <w:rFonts w:ascii="Arial" w:hAnsi="Arial" w:cs="Arial"/>
          <w:strike/>
          <w:color w:val="FF0000"/>
          <w:position w:val="-32"/>
          <w:sz w:val="16"/>
          <w:szCs w:val="16"/>
        </w:rPr>
        <w:fldChar w:fldCharType="begin"/>
      </w:r>
      <w:r w:rsidR="00702400">
        <w:rPr>
          <w:rFonts w:ascii="Arial" w:hAnsi="Arial" w:cs="Arial"/>
          <w:strike/>
          <w:color w:val="FF0000"/>
          <w:position w:val="-32"/>
          <w:sz w:val="16"/>
          <w:szCs w:val="16"/>
        </w:rPr>
        <w:instrText xml:space="preserve"> INCLUDEPICTURE  "cid:image033.png@01D82A7E.AF1DC7C0" \* MERGEFORMATINET </w:instrText>
      </w:r>
      <w:r w:rsidR="00702400">
        <w:rPr>
          <w:rFonts w:ascii="Arial" w:hAnsi="Arial" w:cs="Arial"/>
          <w:strike/>
          <w:color w:val="FF0000"/>
          <w:position w:val="-32"/>
          <w:sz w:val="16"/>
          <w:szCs w:val="16"/>
        </w:rPr>
        <w:fldChar w:fldCharType="separate"/>
      </w:r>
      <w:r w:rsidR="001D5761">
        <w:rPr>
          <w:rFonts w:ascii="Arial" w:hAnsi="Arial" w:cs="Arial"/>
          <w:strike/>
          <w:color w:val="FF0000"/>
          <w:position w:val="-32"/>
          <w:sz w:val="16"/>
          <w:szCs w:val="16"/>
        </w:rPr>
        <w:fldChar w:fldCharType="begin"/>
      </w:r>
      <w:r w:rsidR="001D5761">
        <w:rPr>
          <w:rFonts w:ascii="Arial" w:hAnsi="Arial" w:cs="Arial"/>
          <w:strike/>
          <w:color w:val="FF0000"/>
          <w:position w:val="-32"/>
          <w:sz w:val="16"/>
          <w:szCs w:val="16"/>
        </w:rPr>
        <w:instrText xml:space="preserve"> INCLUDEPICTURE  "cid:image033.png@01D82A7E.AF1DC7C0" \* MERGEFORMATINET </w:instrText>
      </w:r>
      <w:r w:rsidR="001D5761">
        <w:rPr>
          <w:rFonts w:ascii="Arial" w:hAnsi="Arial" w:cs="Arial"/>
          <w:strike/>
          <w:color w:val="FF0000"/>
          <w:position w:val="-32"/>
          <w:sz w:val="16"/>
          <w:szCs w:val="16"/>
        </w:rPr>
        <w:fldChar w:fldCharType="separate"/>
      </w:r>
      <w:r w:rsidR="007E7358">
        <w:rPr>
          <w:rFonts w:ascii="Arial" w:hAnsi="Arial" w:cs="Arial"/>
          <w:strike/>
          <w:color w:val="FF0000"/>
          <w:position w:val="-32"/>
          <w:sz w:val="16"/>
          <w:szCs w:val="16"/>
        </w:rPr>
        <w:fldChar w:fldCharType="begin"/>
      </w:r>
      <w:r w:rsidR="007E7358">
        <w:rPr>
          <w:rFonts w:ascii="Arial" w:hAnsi="Arial" w:cs="Arial"/>
          <w:strike/>
          <w:color w:val="FF0000"/>
          <w:position w:val="-32"/>
          <w:sz w:val="16"/>
          <w:szCs w:val="16"/>
        </w:rPr>
        <w:instrText xml:space="preserve"> INCLUDEPICTURE  "cid:image033.png@01D82A7E.AF1DC7C0" \* MERGEFORMATINET </w:instrText>
      </w:r>
      <w:r w:rsidR="007E7358">
        <w:rPr>
          <w:rFonts w:ascii="Arial" w:hAnsi="Arial" w:cs="Arial"/>
          <w:strike/>
          <w:color w:val="FF0000"/>
          <w:position w:val="-32"/>
          <w:sz w:val="16"/>
          <w:szCs w:val="16"/>
        </w:rPr>
        <w:fldChar w:fldCharType="separate"/>
      </w:r>
      <w:r w:rsidR="00A717FF">
        <w:rPr>
          <w:rFonts w:ascii="Arial" w:hAnsi="Arial" w:cs="Arial"/>
          <w:strike/>
          <w:color w:val="FF0000"/>
          <w:position w:val="-32"/>
          <w:sz w:val="16"/>
          <w:szCs w:val="16"/>
        </w:rPr>
        <w:fldChar w:fldCharType="begin"/>
      </w:r>
      <w:r w:rsidR="00A717FF">
        <w:rPr>
          <w:rFonts w:ascii="Arial" w:hAnsi="Arial" w:cs="Arial"/>
          <w:strike/>
          <w:color w:val="FF0000"/>
          <w:position w:val="-32"/>
          <w:sz w:val="16"/>
          <w:szCs w:val="16"/>
        </w:rPr>
        <w:instrText xml:space="preserve"> INCLUDEPICTURE  "cid:image033.png@01D82A7E.AF1DC7C0" \* MERGEFORMATINET </w:instrText>
      </w:r>
      <w:r w:rsidR="00A717FF">
        <w:rPr>
          <w:rFonts w:ascii="Arial" w:hAnsi="Arial" w:cs="Arial"/>
          <w:strike/>
          <w:color w:val="FF0000"/>
          <w:position w:val="-32"/>
          <w:sz w:val="16"/>
          <w:szCs w:val="16"/>
        </w:rPr>
        <w:fldChar w:fldCharType="separate"/>
      </w:r>
      <w:r w:rsidR="00495ED7">
        <w:rPr>
          <w:rFonts w:ascii="Arial" w:hAnsi="Arial" w:cs="Arial"/>
          <w:strike/>
          <w:color w:val="FF0000"/>
          <w:position w:val="-32"/>
          <w:sz w:val="16"/>
          <w:szCs w:val="16"/>
        </w:rPr>
        <w:fldChar w:fldCharType="begin"/>
      </w:r>
      <w:r w:rsidR="00495ED7">
        <w:rPr>
          <w:rFonts w:ascii="Arial" w:hAnsi="Arial" w:cs="Arial"/>
          <w:strike/>
          <w:color w:val="FF0000"/>
          <w:position w:val="-32"/>
          <w:sz w:val="16"/>
          <w:szCs w:val="16"/>
        </w:rPr>
        <w:instrText xml:space="preserve"> INCLUDEPICTURE  "cid:image033.png@01D82A7E.AF1DC7C0" \* MERGEFORMATINET </w:instrText>
      </w:r>
      <w:r w:rsidR="00495ED7">
        <w:rPr>
          <w:rFonts w:ascii="Arial" w:hAnsi="Arial" w:cs="Arial"/>
          <w:strike/>
          <w:color w:val="FF0000"/>
          <w:position w:val="-32"/>
          <w:sz w:val="16"/>
          <w:szCs w:val="16"/>
        </w:rPr>
        <w:fldChar w:fldCharType="separate"/>
      </w:r>
      <w:r w:rsidR="00D023F8">
        <w:rPr>
          <w:rFonts w:ascii="Arial" w:hAnsi="Arial" w:cs="Arial"/>
          <w:strike/>
          <w:color w:val="FF0000"/>
          <w:position w:val="-32"/>
          <w:sz w:val="16"/>
          <w:szCs w:val="16"/>
        </w:rPr>
        <w:fldChar w:fldCharType="begin"/>
      </w:r>
      <w:r w:rsidR="00D023F8">
        <w:rPr>
          <w:rFonts w:ascii="Arial" w:hAnsi="Arial" w:cs="Arial"/>
          <w:strike/>
          <w:color w:val="FF0000"/>
          <w:position w:val="-32"/>
          <w:sz w:val="16"/>
          <w:szCs w:val="16"/>
        </w:rPr>
        <w:instrText xml:space="preserve"> INCLUDEPICTURE  "cid:image033.png@01D82A7E.AF1DC7C0" \* MERGEFORMATINET </w:instrText>
      </w:r>
      <w:r w:rsidR="00D023F8">
        <w:rPr>
          <w:rFonts w:ascii="Arial" w:hAnsi="Arial" w:cs="Arial"/>
          <w:strike/>
          <w:color w:val="FF0000"/>
          <w:position w:val="-32"/>
          <w:sz w:val="16"/>
          <w:szCs w:val="16"/>
        </w:rPr>
        <w:fldChar w:fldCharType="separate"/>
      </w:r>
      <w:r w:rsidR="00F44FD9">
        <w:rPr>
          <w:rFonts w:ascii="Arial" w:hAnsi="Arial" w:cs="Arial"/>
          <w:strike/>
          <w:color w:val="FF0000"/>
          <w:position w:val="-32"/>
          <w:sz w:val="16"/>
          <w:szCs w:val="16"/>
        </w:rPr>
        <w:fldChar w:fldCharType="begin"/>
      </w:r>
      <w:r w:rsidR="00F44FD9">
        <w:rPr>
          <w:rFonts w:ascii="Arial" w:hAnsi="Arial" w:cs="Arial"/>
          <w:strike/>
          <w:color w:val="FF0000"/>
          <w:position w:val="-32"/>
          <w:sz w:val="16"/>
          <w:szCs w:val="16"/>
        </w:rPr>
        <w:instrText xml:space="preserve"> INCLUDEPICTURE  "cid:image033.png@01D82A7E.AF1DC7C0" \* MERGEFORMATINET </w:instrText>
      </w:r>
      <w:r w:rsidR="00F44FD9">
        <w:rPr>
          <w:rFonts w:ascii="Arial" w:hAnsi="Arial" w:cs="Arial"/>
          <w:strike/>
          <w:color w:val="FF0000"/>
          <w:position w:val="-32"/>
          <w:sz w:val="16"/>
          <w:szCs w:val="16"/>
        </w:rPr>
        <w:fldChar w:fldCharType="separate"/>
      </w:r>
      <w:r w:rsidR="009517D4">
        <w:rPr>
          <w:rFonts w:ascii="Arial" w:hAnsi="Arial" w:cs="Arial"/>
          <w:strike/>
          <w:color w:val="FF0000"/>
          <w:position w:val="-32"/>
          <w:sz w:val="16"/>
          <w:szCs w:val="16"/>
        </w:rPr>
        <w:fldChar w:fldCharType="begin"/>
      </w:r>
      <w:r w:rsidR="009517D4">
        <w:rPr>
          <w:rFonts w:ascii="Arial" w:hAnsi="Arial" w:cs="Arial"/>
          <w:strike/>
          <w:color w:val="FF0000"/>
          <w:position w:val="-32"/>
          <w:sz w:val="16"/>
          <w:szCs w:val="16"/>
        </w:rPr>
        <w:instrText xml:space="preserve"> INCLUDEPICTURE  "cid:image033.png@01D82A7E.AF1DC7C0" \* MERGEFORMATINET </w:instrText>
      </w:r>
      <w:r w:rsidR="009517D4">
        <w:rPr>
          <w:rFonts w:ascii="Arial" w:hAnsi="Arial" w:cs="Arial"/>
          <w:strike/>
          <w:color w:val="FF0000"/>
          <w:position w:val="-32"/>
          <w:sz w:val="16"/>
          <w:szCs w:val="16"/>
        </w:rPr>
        <w:fldChar w:fldCharType="separate"/>
      </w:r>
      <w:r w:rsidR="002328C4">
        <w:rPr>
          <w:rFonts w:ascii="Arial" w:hAnsi="Arial" w:cs="Arial"/>
          <w:strike/>
          <w:color w:val="FF0000"/>
          <w:position w:val="-32"/>
          <w:sz w:val="16"/>
          <w:szCs w:val="16"/>
        </w:rPr>
        <w:fldChar w:fldCharType="begin"/>
      </w:r>
      <w:r w:rsidR="002328C4">
        <w:rPr>
          <w:rFonts w:ascii="Arial" w:hAnsi="Arial" w:cs="Arial"/>
          <w:strike/>
          <w:color w:val="FF0000"/>
          <w:position w:val="-32"/>
          <w:sz w:val="16"/>
          <w:szCs w:val="16"/>
        </w:rPr>
        <w:instrText xml:space="preserve"> </w:instrText>
      </w:r>
      <w:r w:rsidR="002328C4">
        <w:rPr>
          <w:rFonts w:ascii="Arial" w:hAnsi="Arial" w:cs="Arial"/>
          <w:strike/>
          <w:color w:val="FF0000"/>
          <w:position w:val="-32"/>
          <w:sz w:val="16"/>
          <w:szCs w:val="16"/>
        </w:rPr>
        <w:instrText>INCLUDEPICTURE  "cid:image033.png@01D82A7E.AF1DC7C0" \* MERGEFORMATINET</w:instrText>
      </w:r>
      <w:r w:rsidR="002328C4">
        <w:rPr>
          <w:rFonts w:ascii="Arial" w:hAnsi="Arial" w:cs="Arial"/>
          <w:strike/>
          <w:color w:val="FF0000"/>
          <w:position w:val="-32"/>
          <w:sz w:val="16"/>
          <w:szCs w:val="16"/>
        </w:rPr>
        <w:instrText xml:space="preserve"> </w:instrText>
      </w:r>
      <w:r w:rsidR="002328C4">
        <w:rPr>
          <w:rFonts w:ascii="Arial" w:hAnsi="Arial" w:cs="Arial"/>
          <w:strike/>
          <w:color w:val="FF0000"/>
          <w:position w:val="-32"/>
          <w:sz w:val="16"/>
          <w:szCs w:val="16"/>
        </w:rPr>
        <w:fldChar w:fldCharType="separate"/>
      </w:r>
      <w:r w:rsidR="00F06F8C">
        <w:rPr>
          <w:rFonts w:ascii="Arial" w:hAnsi="Arial" w:cs="Arial"/>
          <w:strike/>
          <w:color w:val="FF0000"/>
          <w:position w:val="-32"/>
          <w:sz w:val="16"/>
          <w:szCs w:val="16"/>
        </w:rPr>
        <w:pict w14:anchorId="7226F777">
          <v:shape id="_x0000_i1038" type="#_x0000_t75" style="width:69pt;height:37.5pt">
            <v:imagedata r:id="rId1253" r:href="rId1254"/>
          </v:shape>
        </w:pict>
      </w:r>
      <w:r w:rsidR="002328C4">
        <w:rPr>
          <w:rFonts w:ascii="Arial" w:hAnsi="Arial" w:cs="Arial"/>
          <w:strike/>
          <w:color w:val="FF0000"/>
          <w:position w:val="-32"/>
          <w:sz w:val="16"/>
          <w:szCs w:val="16"/>
        </w:rPr>
        <w:fldChar w:fldCharType="end"/>
      </w:r>
      <w:r w:rsidR="009517D4">
        <w:rPr>
          <w:rFonts w:ascii="Arial" w:hAnsi="Arial" w:cs="Arial"/>
          <w:strike/>
          <w:color w:val="FF0000"/>
          <w:position w:val="-32"/>
          <w:sz w:val="16"/>
          <w:szCs w:val="16"/>
        </w:rPr>
        <w:fldChar w:fldCharType="end"/>
      </w:r>
      <w:r w:rsidR="00F44FD9">
        <w:rPr>
          <w:rFonts w:ascii="Arial" w:hAnsi="Arial" w:cs="Arial"/>
          <w:strike/>
          <w:color w:val="FF0000"/>
          <w:position w:val="-32"/>
          <w:sz w:val="16"/>
          <w:szCs w:val="16"/>
        </w:rPr>
        <w:fldChar w:fldCharType="end"/>
      </w:r>
      <w:r w:rsidR="00D023F8">
        <w:rPr>
          <w:rFonts w:ascii="Arial" w:hAnsi="Arial" w:cs="Arial"/>
          <w:strike/>
          <w:color w:val="FF0000"/>
          <w:position w:val="-32"/>
          <w:sz w:val="16"/>
          <w:szCs w:val="16"/>
        </w:rPr>
        <w:fldChar w:fldCharType="end"/>
      </w:r>
      <w:r w:rsidR="00495ED7">
        <w:rPr>
          <w:rFonts w:ascii="Arial" w:hAnsi="Arial" w:cs="Arial"/>
          <w:strike/>
          <w:color w:val="FF0000"/>
          <w:position w:val="-32"/>
          <w:sz w:val="16"/>
          <w:szCs w:val="16"/>
        </w:rPr>
        <w:fldChar w:fldCharType="end"/>
      </w:r>
      <w:r w:rsidR="00A717FF">
        <w:rPr>
          <w:rFonts w:ascii="Arial" w:hAnsi="Arial" w:cs="Arial"/>
          <w:strike/>
          <w:color w:val="FF0000"/>
          <w:position w:val="-32"/>
          <w:sz w:val="16"/>
          <w:szCs w:val="16"/>
        </w:rPr>
        <w:fldChar w:fldCharType="end"/>
      </w:r>
      <w:r w:rsidR="007E7358">
        <w:rPr>
          <w:rFonts w:ascii="Arial" w:hAnsi="Arial" w:cs="Arial"/>
          <w:strike/>
          <w:color w:val="FF0000"/>
          <w:position w:val="-32"/>
          <w:sz w:val="16"/>
          <w:szCs w:val="16"/>
        </w:rPr>
        <w:fldChar w:fldCharType="end"/>
      </w:r>
      <w:r w:rsidR="001D5761">
        <w:rPr>
          <w:rFonts w:ascii="Arial" w:hAnsi="Arial" w:cs="Arial"/>
          <w:strike/>
          <w:color w:val="FF0000"/>
          <w:position w:val="-32"/>
          <w:sz w:val="16"/>
          <w:szCs w:val="16"/>
        </w:rPr>
        <w:fldChar w:fldCharType="end"/>
      </w:r>
      <w:r w:rsidR="00702400">
        <w:rPr>
          <w:rFonts w:ascii="Arial" w:hAnsi="Arial" w:cs="Arial"/>
          <w:strike/>
          <w:color w:val="FF0000"/>
          <w:position w:val="-32"/>
          <w:sz w:val="16"/>
          <w:szCs w:val="16"/>
        </w:rPr>
        <w:fldChar w:fldCharType="end"/>
      </w:r>
      <w:r w:rsidR="00CC0C21">
        <w:rPr>
          <w:rFonts w:ascii="Arial" w:hAnsi="Arial" w:cs="Arial"/>
          <w:strike/>
          <w:color w:val="FF0000"/>
          <w:position w:val="-32"/>
          <w:sz w:val="16"/>
          <w:szCs w:val="16"/>
        </w:rPr>
        <w:fldChar w:fldCharType="end"/>
      </w:r>
      <w:r w:rsidR="004B53CD">
        <w:rPr>
          <w:rFonts w:ascii="Arial" w:hAnsi="Arial" w:cs="Arial"/>
          <w:strike/>
          <w:color w:val="FF0000"/>
          <w:position w:val="-32"/>
          <w:sz w:val="16"/>
          <w:szCs w:val="16"/>
        </w:rPr>
        <w:fldChar w:fldCharType="end"/>
      </w:r>
      <w:r w:rsidR="000B36BA">
        <w:rPr>
          <w:rFonts w:ascii="Arial" w:hAnsi="Arial" w:cs="Arial"/>
          <w:strike/>
          <w:color w:val="FF0000"/>
          <w:position w:val="-32"/>
          <w:sz w:val="16"/>
          <w:szCs w:val="16"/>
        </w:rPr>
        <w:fldChar w:fldCharType="end"/>
      </w:r>
      <w:r w:rsidR="00A63FAE">
        <w:rPr>
          <w:rFonts w:ascii="Arial" w:hAnsi="Arial" w:cs="Arial"/>
          <w:strike/>
          <w:color w:val="FF0000"/>
          <w:position w:val="-32"/>
          <w:sz w:val="16"/>
          <w:szCs w:val="16"/>
        </w:rPr>
        <w:fldChar w:fldCharType="end"/>
      </w:r>
      <w:r w:rsidR="00A31B99">
        <w:rPr>
          <w:rFonts w:ascii="Arial" w:hAnsi="Arial" w:cs="Arial"/>
          <w:strike/>
          <w:color w:val="FF0000"/>
          <w:position w:val="-32"/>
          <w:sz w:val="16"/>
          <w:szCs w:val="16"/>
        </w:rPr>
        <w:fldChar w:fldCharType="end"/>
      </w:r>
      <w:r w:rsidRPr="009B7DA9">
        <w:rPr>
          <w:rFonts w:ascii="Arial" w:hAnsi="Arial" w:cs="Arial"/>
          <w:strike/>
          <w:color w:val="FF0000"/>
          <w:position w:val="-32"/>
          <w:sz w:val="16"/>
          <w:szCs w:val="16"/>
        </w:rPr>
        <w:fldChar w:fldCharType="end"/>
      </w:r>
      <w:r w:rsidRPr="009B7DA9">
        <w:rPr>
          <w:rFonts w:ascii="Arial" w:hAnsi="Arial" w:cs="Arial"/>
          <w:strike/>
          <w:color w:val="FF0000"/>
          <w:sz w:val="16"/>
          <w:szCs w:val="16"/>
        </w:rPr>
        <w:t>, otherwise</w:t>
      </w:r>
      <w:r w:rsidRPr="009B7DA9">
        <w:rPr>
          <w:rFonts w:ascii="Arial" w:hAnsi="Arial" w:cs="Arial"/>
          <w:color w:val="000000"/>
          <w:sz w:val="16"/>
          <w:szCs w:val="16"/>
        </w:rPr>
        <w:t xml:space="preserve">, and where </w:t>
      </w:r>
    </w:p>
    <w:p w14:paraId="032A0C2F" w14:textId="77777777" w:rsidR="00CA6F0D" w:rsidRPr="009B7DA9" w:rsidRDefault="00CA6F0D" w:rsidP="009B7DA9">
      <w:pPr>
        <w:pStyle w:val="B2"/>
        <w:spacing w:after="0"/>
        <w:ind w:leftChars="483" w:left="1250"/>
        <w:rPr>
          <w:rFonts w:ascii="Arial" w:hAnsi="Arial" w:cs="Arial"/>
          <w:color w:val="000000"/>
          <w:sz w:val="16"/>
          <w:szCs w:val="16"/>
          <w:lang w:eastAsia="ko-KR"/>
        </w:rPr>
      </w:pPr>
      <w:r w:rsidRPr="009B7DA9">
        <w:rPr>
          <w:rFonts w:ascii="Arial" w:hAnsi="Arial" w:cs="Arial"/>
          <w:i/>
          <w:iCs/>
          <w:color w:val="000000"/>
          <w:sz w:val="16"/>
          <w:szCs w:val="16"/>
          <w:lang w:eastAsia="ko-KR"/>
        </w:rPr>
        <w:t>-    k</w:t>
      </w:r>
      <w:r w:rsidRPr="009B7DA9">
        <w:rPr>
          <w:rFonts w:ascii="Arial" w:hAnsi="Arial" w:cs="Arial"/>
          <w:color w:val="000000"/>
          <w:sz w:val="16"/>
          <w:szCs w:val="16"/>
          <w:lang w:eastAsia="ko-KR"/>
        </w:rPr>
        <w:t xml:space="preserve"> is configured via higher layer parameter </w:t>
      </w:r>
      <w:r w:rsidRPr="009B7DA9">
        <w:rPr>
          <w:rFonts w:ascii="Arial" w:hAnsi="Arial" w:cs="Arial"/>
          <w:i/>
          <w:iCs/>
          <w:color w:val="000000"/>
          <w:sz w:val="16"/>
          <w:szCs w:val="16"/>
          <w:lang w:eastAsia="ko-KR"/>
        </w:rPr>
        <w:t xml:space="preserve">slotOffset </w:t>
      </w:r>
      <w:r w:rsidRPr="009B7DA9">
        <w:rPr>
          <w:rFonts w:ascii="Arial" w:hAnsi="Arial" w:cs="Arial"/>
          <w:color w:val="000000"/>
          <w:sz w:val="16"/>
          <w:szCs w:val="16"/>
          <w:lang w:eastAsia="ko-KR"/>
        </w:rPr>
        <w:t xml:space="preserve">for each </w:t>
      </w:r>
      <w:r w:rsidRPr="009B7DA9">
        <w:rPr>
          <w:rFonts w:ascii="Arial" w:hAnsi="Arial" w:cs="Arial"/>
          <w:color w:val="000000"/>
          <w:sz w:val="16"/>
          <w:szCs w:val="16"/>
        </w:rPr>
        <w:t xml:space="preserve">aperiodic </w:t>
      </w:r>
      <w:r w:rsidRPr="009B7DA9">
        <w:rPr>
          <w:rFonts w:ascii="Arial" w:hAnsi="Arial" w:cs="Arial"/>
          <w:color w:val="000000"/>
          <w:sz w:val="16"/>
          <w:szCs w:val="16"/>
          <w:lang w:eastAsia="ko-KR"/>
        </w:rPr>
        <w:t xml:space="preserve">SRS resource in each </w:t>
      </w:r>
      <w:r w:rsidRPr="009B7DA9">
        <w:rPr>
          <w:rFonts w:ascii="Arial" w:hAnsi="Arial" w:cs="Arial"/>
          <w:color w:val="000000"/>
          <w:sz w:val="16"/>
          <w:szCs w:val="16"/>
        </w:rPr>
        <w:t xml:space="preserve">triggered </w:t>
      </w:r>
      <w:r w:rsidRPr="009B7DA9">
        <w:rPr>
          <w:rFonts w:ascii="Arial" w:hAnsi="Arial" w:cs="Arial"/>
          <w:color w:val="000000"/>
          <w:sz w:val="16"/>
          <w:szCs w:val="16"/>
          <w:lang w:eastAsia="ko-KR"/>
        </w:rPr>
        <w:t xml:space="preserve">SRS resources set and </w:t>
      </w:r>
      <w:r w:rsidRPr="009B7DA9">
        <w:rPr>
          <w:rFonts w:ascii="Arial" w:hAnsi="Arial" w:cs="Arial"/>
          <w:color w:val="000000"/>
          <w:sz w:val="16"/>
          <w:szCs w:val="16"/>
        </w:rPr>
        <w:t xml:space="preserve">is </w:t>
      </w:r>
      <w:r w:rsidRPr="009B7DA9">
        <w:rPr>
          <w:rFonts w:ascii="Arial" w:hAnsi="Arial" w:cs="Arial"/>
          <w:color w:val="000000"/>
          <w:sz w:val="16"/>
          <w:szCs w:val="16"/>
          <w:lang w:eastAsia="ko-KR"/>
        </w:rPr>
        <w:t xml:space="preserve">based on </w:t>
      </w:r>
      <w:r w:rsidRPr="009B7DA9">
        <w:rPr>
          <w:rFonts w:ascii="Arial" w:hAnsi="Arial" w:cs="Arial"/>
          <w:color w:val="000000"/>
          <w:sz w:val="16"/>
          <w:szCs w:val="16"/>
          <w:lang w:val="en-AU" w:eastAsia="ko-KR"/>
        </w:rPr>
        <w:t xml:space="preserve">the subcarrier spacing of the triggered SRS transmission, </w:t>
      </w:r>
      <w:r w:rsidRPr="009B7DA9">
        <w:rPr>
          <w:rFonts w:ascii="Arial" w:hAnsi="Arial" w:cs="Arial"/>
          <w:i/>
          <w:iCs/>
          <w:color w:val="000000"/>
          <w:sz w:val="16"/>
          <w:szCs w:val="16"/>
          <w:lang w:eastAsia="ko-KR"/>
        </w:rPr>
        <w:t>µ</w:t>
      </w:r>
      <w:r w:rsidRPr="009B7DA9">
        <w:rPr>
          <w:rFonts w:ascii="Arial" w:hAnsi="Arial" w:cs="Arial"/>
          <w:i/>
          <w:iCs/>
          <w:color w:val="000000"/>
          <w:sz w:val="16"/>
          <w:szCs w:val="16"/>
          <w:vertAlign w:val="subscript"/>
          <w:lang w:eastAsia="ko-KR"/>
        </w:rPr>
        <w:t>SRS</w:t>
      </w:r>
      <w:r w:rsidRPr="009B7DA9">
        <w:rPr>
          <w:rFonts w:ascii="Arial" w:hAnsi="Arial" w:cs="Arial"/>
          <w:color w:val="000000"/>
          <w:sz w:val="16"/>
          <w:szCs w:val="16"/>
          <w:lang w:eastAsia="ko-KR"/>
        </w:rPr>
        <w:t xml:space="preserve"> and </w:t>
      </w:r>
      <w:r w:rsidRPr="009B7DA9">
        <w:rPr>
          <w:rFonts w:ascii="Arial" w:hAnsi="Arial" w:cs="Arial"/>
          <w:i/>
          <w:iCs/>
          <w:color w:val="000000"/>
          <w:sz w:val="16"/>
          <w:szCs w:val="16"/>
          <w:lang w:eastAsia="ko-KR"/>
        </w:rPr>
        <w:t>µ</w:t>
      </w:r>
      <w:r w:rsidRPr="009B7DA9">
        <w:rPr>
          <w:rFonts w:ascii="Arial" w:hAnsi="Arial" w:cs="Arial"/>
          <w:i/>
          <w:iCs/>
          <w:color w:val="000000"/>
          <w:sz w:val="16"/>
          <w:szCs w:val="16"/>
          <w:vertAlign w:val="subscript"/>
          <w:lang w:eastAsia="ko-KR"/>
        </w:rPr>
        <w:t>PDCCH</w:t>
      </w:r>
      <w:r w:rsidRPr="009B7DA9">
        <w:rPr>
          <w:rFonts w:ascii="Arial" w:hAnsi="Arial" w:cs="Arial"/>
          <w:color w:val="000000"/>
          <w:sz w:val="16"/>
          <w:szCs w:val="16"/>
          <w:lang w:eastAsia="ko-KR"/>
        </w:rPr>
        <w:t xml:space="preserve"> are the subcarrier spacing configurations for triggered SRS and PDCCH carrying the triggering command respectively;</w:t>
      </w:r>
    </w:p>
    <w:p w14:paraId="7F2207BD" w14:textId="5C123985" w:rsidR="00CA6F0D" w:rsidRPr="009B7DA9" w:rsidRDefault="00CA6F0D" w:rsidP="009B7DA9">
      <w:pPr>
        <w:ind w:leftChars="342" w:left="968" w:hanging="284"/>
        <w:rPr>
          <w:rFonts w:ascii="Arial" w:eastAsia="Malgun Gothic" w:hAnsi="Arial" w:cs="Arial"/>
          <w:color w:val="FF0000"/>
          <w:sz w:val="16"/>
          <w:szCs w:val="16"/>
          <w:lang w:eastAsia="ko-KR"/>
        </w:rPr>
      </w:pPr>
      <w:r w:rsidRPr="009B7DA9">
        <w:rPr>
          <w:rFonts w:ascii="Arial" w:hAnsi="Arial" w:cs="Arial"/>
          <w:i/>
          <w:iCs/>
          <w:color w:val="FF0000"/>
          <w:sz w:val="16"/>
          <w:szCs w:val="16"/>
          <w:lang w:eastAsia="ko-KR"/>
        </w:rPr>
        <w:t xml:space="preserve">-    </w:t>
      </w:r>
      <m:oMath>
        <m:sSub>
          <m:sSubPr>
            <m:ctrlPr>
              <w:rPr>
                <w:rFonts w:ascii="Cambria Math" w:eastAsia="SimSun" w:hAnsi="Cambria Math" w:cs="Arial"/>
                <w:i/>
                <w:iCs/>
                <w:color w:val="FF0000"/>
                <w:sz w:val="16"/>
                <w:szCs w:val="16"/>
              </w:rPr>
            </m:ctrlPr>
          </m:sSubPr>
          <m:e>
            <m:r>
              <w:rPr>
                <w:rFonts w:ascii="Cambria Math" w:hAnsi="Cambria Math" w:cs="Arial"/>
                <w:color w:val="FF0000"/>
                <w:sz w:val="16"/>
                <w:szCs w:val="16"/>
                <w:lang w:eastAsia="ko-KR"/>
              </w:rPr>
              <m:t>μ</m:t>
            </m:r>
          </m:e>
          <m:sub>
            <m:sSub>
              <m:sSubPr>
                <m:ctrlPr>
                  <w:rPr>
                    <w:rFonts w:ascii="Cambria Math" w:eastAsia="SimSun" w:hAnsi="Cambria Math" w:cs="Arial"/>
                    <w:i/>
                    <w:iCs/>
                    <w:color w:val="FF0000"/>
                    <w:sz w:val="16"/>
                    <w:szCs w:val="16"/>
                  </w:rPr>
                </m:ctrlPr>
              </m:sSubPr>
              <m:e>
                <m:r>
                  <w:rPr>
                    <w:rFonts w:ascii="Cambria Math" w:hAnsi="Cambria Math" w:cs="Arial"/>
                    <w:color w:val="FF0000"/>
                    <w:sz w:val="16"/>
                    <w:szCs w:val="16"/>
                    <w:lang w:eastAsia="ko-KR"/>
                  </w:rPr>
                  <m:t>K</m:t>
                </m:r>
              </m:e>
              <m:sub>
                <m:r>
                  <w:rPr>
                    <w:rFonts w:ascii="Cambria Math" w:hAnsi="Cambria Math" w:cs="Arial"/>
                    <w:color w:val="FF0000"/>
                    <w:sz w:val="16"/>
                    <w:szCs w:val="16"/>
                    <w:lang w:eastAsia="ko-KR"/>
                  </w:rPr>
                  <m:t>offset</m:t>
                </m:r>
              </m:sub>
            </m:sSub>
          </m:sub>
        </m:sSub>
      </m:oMath>
      <w:r w:rsidRPr="009B7DA9">
        <w:rPr>
          <w:rFonts w:ascii="Arial" w:hAnsi="Arial" w:cs="Arial"/>
          <w:color w:val="FF0000"/>
          <w:sz w:val="16"/>
          <w:szCs w:val="16"/>
          <w:lang w:eastAsia="ko-KR"/>
        </w:rPr>
        <w:t xml:space="preserve">is the subcarrier spacing configuration for </w:t>
      </w:r>
      <m:oMath>
        <m:sSub>
          <m:sSubPr>
            <m:ctrlPr>
              <w:rPr>
                <w:rFonts w:ascii="Cambria Math" w:eastAsia="SimSun" w:hAnsi="Cambria Math" w:cs="Arial"/>
                <w:i/>
                <w:iCs/>
                <w:color w:val="FF0000"/>
                <w:sz w:val="16"/>
                <w:szCs w:val="16"/>
              </w:rPr>
            </m:ctrlPr>
          </m:sSubPr>
          <m:e>
            <m:r>
              <w:rPr>
                <w:rFonts w:ascii="Cambria Math" w:hAnsi="Cambria Math" w:cs="Arial"/>
                <w:color w:val="FF0000"/>
                <w:sz w:val="16"/>
                <w:szCs w:val="16"/>
                <w:lang w:eastAsia="ko-KR"/>
              </w:rPr>
              <m:t>K</m:t>
            </m:r>
          </m:e>
          <m:sub>
            <m:r>
              <w:rPr>
                <w:rFonts w:ascii="Cambria Math" w:hAnsi="Cambria Math" w:cs="Arial"/>
                <w:color w:val="FF0000"/>
                <w:sz w:val="16"/>
                <w:szCs w:val="16"/>
                <w:lang w:eastAsia="ko-KR"/>
              </w:rPr>
              <m:t>offset</m:t>
            </m:r>
          </m:sub>
        </m:sSub>
      </m:oMath>
      <w:r w:rsidRPr="009B7DA9">
        <w:rPr>
          <w:rFonts w:ascii="Arial" w:hAnsi="Arial" w:cs="Arial"/>
          <w:color w:val="FF0000"/>
          <w:sz w:val="16"/>
          <w:szCs w:val="16"/>
        </w:rPr>
        <w:t xml:space="preserve"> with a value of 0 for frequency range 1.</w:t>
      </w:r>
      <w:r w:rsidRPr="009B7DA9">
        <w:rPr>
          <w:rFonts w:ascii="Arial" w:eastAsia="Malgun Gothic" w:hAnsi="Arial" w:cs="Arial"/>
          <w:color w:val="FF0000"/>
          <w:sz w:val="16"/>
          <w:szCs w:val="16"/>
          <w:lang w:eastAsia="ko-KR"/>
        </w:rPr>
        <w:t xml:space="preserve"> </w:t>
      </w:r>
    </w:p>
    <w:p w14:paraId="578FE55B" w14:textId="3F64F317" w:rsidR="00CA6F0D" w:rsidRPr="009B7DA9" w:rsidRDefault="00CA6F0D" w:rsidP="009B7DA9">
      <w:pPr>
        <w:overflowPunct w:val="0"/>
        <w:autoSpaceDE w:val="0"/>
        <w:autoSpaceDN w:val="0"/>
        <w:ind w:leftChars="483" w:left="1250" w:hanging="284"/>
        <w:rPr>
          <w:rFonts w:ascii="Arial" w:eastAsia="SimSun" w:hAnsi="Arial" w:cs="Arial"/>
          <w:strike/>
          <w:color w:val="000000"/>
          <w:sz w:val="16"/>
          <w:szCs w:val="16"/>
          <w:lang w:val="en-AU" w:eastAsia="zh-CN"/>
        </w:rPr>
      </w:pPr>
      <w:r w:rsidRPr="009B7DA9">
        <w:rPr>
          <w:rFonts w:ascii="Arial" w:hAnsi="Arial" w:cs="Arial"/>
          <w:i/>
          <w:iCs/>
          <w:strike/>
          <w:color w:val="000000"/>
          <w:sz w:val="16"/>
          <w:szCs w:val="16"/>
        </w:rPr>
        <w:t xml:space="preserve">-    </w:t>
      </w:r>
      <m:oMath>
        <m:sSub>
          <m:sSubPr>
            <m:ctrlPr>
              <w:rPr>
                <w:rFonts w:ascii="Cambria Math" w:eastAsia="SimSun" w:hAnsi="Cambria Math" w:cs="Arial"/>
                <w:i/>
                <w:iCs/>
                <w:strike/>
                <w:color w:val="000000"/>
                <w:sz w:val="16"/>
                <w:szCs w:val="16"/>
              </w:rPr>
            </m:ctrlPr>
          </m:sSubPr>
          <m:e>
            <m:r>
              <w:rPr>
                <w:rFonts w:ascii="Cambria Math" w:hAnsi="Cambria Math" w:cs="Arial"/>
                <w:strike/>
                <w:color w:val="000000"/>
                <w:sz w:val="16"/>
                <w:szCs w:val="16"/>
              </w:rPr>
              <m:t>K</m:t>
            </m:r>
          </m:e>
          <m:sub>
            <m:r>
              <w:rPr>
                <w:rFonts w:ascii="Cambria Math" w:hAnsi="Cambria Math" w:cs="Arial"/>
                <w:strike/>
                <w:color w:val="000000"/>
                <w:sz w:val="16"/>
                <w:szCs w:val="16"/>
              </w:rPr>
              <m:t>offset</m:t>
            </m:r>
          </m:sub>
        </m:sSub>
      </m:oMath>
      <w:r w:rsidRPr="009B7DA9">
        <w:rPr>
          <w:rFonts w:ascii="Arial" w:hAnsi="Arial" w:cs="Arial"/>
          <w:strike/>
          <w:color w:val="FF0000"/>
          <w:sz w:val="16"/>
          <w:szCs w:val="16"/>
        </w:rPr>
        <w:t xml:space="preserve"> is provided with a value of ms for frequency range 1 and is equal to </w:t>
      </w:r>
      <w:r w:rsidRPr="009B7DA9">
        <w:rPr>
          <w:rFonts w:ascii="Arial" w:hAnsi="Arial" w:cs="Arial"/>
          <w:i/>
          <w:iCs/>
          <w:strike/>
          <w:color w:val="FF0000"/>
          <w:sz w:val="16"/>
          <w:szCs w:val="16"/>
        </w:rPr>
        <w:t>CellSpecific_Koffset -UESpecific_Koffset</w:t>
      </w:r>
      <w:r w:rsidRPr="009B7DA9">
        <w:rPr>
          <w:rFonts w:ascii="Arial" w:hAnsi="Arial" w:cs="Arial"/>
          <w:strike/>
          <w:color w:val="FF0000"/>
          <w:sz w:val="16"/>
          <w:szCs w:val="16"/>
        </w:rPr>
        <w:t xml:space="preserve"> if </w:t>
      </w:r>
      <w:r w:rsidRPr="009B7DA9">
        <w:rPr>
          <w:rFonts w:ascii="Arial" w:hAnsi="Arial" w:cs="Arial"/>
          <w:i/>
          <w:iCs/>
          <w:strike/>
          <w:color w:val="FF0000"/>
          <w:sz w:val="16"/>
          <w:szCs w:val="16"/>
        </w:rPr>
        <w:t>UESpecific_Koffset</w:t>
      </w:r>
      <w:r w:rsidRPr="009B7DA9">
        <w:rPr>
          <w:rFonts w:ascii="Arial" w:hAnsi="Arial" w:cs="Arial"/>
          <w:strike/>
          <w:color w:val="FF0000"/>
          <w:sz w:val="16"/>
          <w:szCs w:val="16"/>
        </w:rPr>
        <w:t xml:space="preserve"> is provided in MAC CE and </w:t>
      </w:r>
      <w:r w:rsidRPr="009B7DA9">
        <w:rPr>
          <w:rFonts w:ascii="Arial" w:hAnsi="Arial" w:cs="Arial"/>
          <w:i/>
          <w:iCs/>
          <w:strike/>
          <w:color w:val="FF0000"/>
          <w:sz w:val="16"/>
          <w:szCs w:val="16"/>
        </w:rPr>
        <w:t>CellSpecific_Koffset</w:t>
      </w:r>
      <w:r w:rsidRPr="009B7DA9">
        <w:rPr>
          <w:rFonts w:ascii="Arial" w:hAnsi="Arial" w:cs="Arial"/>
          <w:strike/>
          <w:color w:val="FF0000"/>
          <w:sz w:val="16"/>
          <w:szCs w:val="16"/>
        </w:rPr>
        <w:t xml:space="preserve"> otherwise.</w:t>
      </w:r>
    </w:p>
    <w:p w14:paraId="465EC307" w14:textId="2D0B5EFC" w:rsidR="00CA6F0D" w:rsidRPr="009B7DA9" w:rsidRDefault="00CA6F0D" w:rsidP="009B7DA9">
      <w:pPr>
        <w:ind w:leftChars="200" w:left="400" w:firstLine="567"/>
        <w:rPr>
          <w:rFonts w:ascii="Arial" w:hAnsi="Arial" w:cs="Arial"/>
          <w:sz w:val="16"/>
          <w:szCs w:val="16"/>
          <w:lang w:val="en-US" w:eastAsia="ko-KR"/>
        </w:rPr>
      </w:pPr>
      <w:r w:rsidRPr="009B7DA9">
        <w:rPr>
          <w:rFonts w:ascii="Arial" w:hAnsi="Arial" w:cs="Arial"/>
          <w:color w:val="000000"/>
          <w:sz w:val="16"/>
          <w:szCs w:val="16"/>
          <w:lang w:eastAsia="ko-KR"/>
        </w:rPr>
        <w:t xml:space="preserve">-  </w:t>
      </w:r>
      <m:oMath>
        <m:sSubSup>
          <m:sSubSupPr>
            <m:ctrlPr>
              <w:rPr>
                <w:rFonts w:ascii="Cambria Math" w:eastAsia="SimSun" w:hAnsi="Cambria Math" w:cs="Arial"/>
                <w:i/>
                <w:iCs/>
                <w:color w:val="000000"/>
                <w:sz w:val="16"/>
                <w:szCs w:val="16"/>
              </w:rPr>
            </m:ctrlPr>
          </m:sSubSupPr>
          <m:e>
            <m:r>
              <w:rPr>
                <w:rFonts w:ascii="Cambria Math" w:hAnsi="Cambria Math" w:cs="Arial"/>
                <w:color w:val="000000"/>
                <w:sz w:val="16"/>
                <w:szCs w:val="16"/>
                <w:lang w:eastAsia="ko-KR"/>
              </w:rPr>
              <m:t>N</m:t>
            </m:r>
          </m:e>
          <m:sub>
            <m:r>
              <m:rPr>
                <m:nor/>
              </m:rPr>
              <w:rPr>
                <w:rFonts w:ascii="Arial" w:hAnsi="Arial" w:cs="Arial"/>
                <w:color w:val="000000"/>
                <w:sz w:val="16"/>
                <w:szCs w:val="16"/>
                <w:lang w:eastAsia="ko-KR"/>
              </w:rPr>
              <m:t>slot, offset, PDCCH</m:t>
            </m:r>
          </m:sub>
          <m:sup>
            <m:r>
              <m:rPr>
                <m:nor/>
              </m:rPr>
              <w:rPr>
                <w:rFonts w:ascii="Arial" w:hAnsi="Arial" w:cs="Arial"/>
                <w:color w:val="000000"/>
                <w:sz w:val="16"/>
                <w:szCs w:val="16"/>
                <w:lang w:eastAsia="ko-KR"/>
              </w:rPr>
              <m:t>CA</m:t>
            </m:r>
          </m:sup>
        </m:sSubSup>
      </m:oMath>
      <w:r w:rsidRPr="009B7DA9">
        <w:rPr>
          <w:rFonts w:ascii="Arial" w:hAnsi="Arial" w:cs="Arial"/>
          <w:color w:val="000000"/>
          <w:sz w:val="16"/>
          <w:szCs w:val="16"/>
          <w:lang w:eastAsia="ko-KR"/>
        </w:rPr>
        <w:t xml:space="preserve"> and </w:t>
      </w:r>
      <m:oMath>
        <m:sSub>
          <m:sSubPr>
            <m:ctrlPr>
              <w:rPr>
                <w:rFonts w:ascii="Cambria Math" w:eastAsia="SimSun" w:hAnsi="Cambria Math" w:cs="Arial"/>
                <w:i/>
                <w:iCs/>
                <w:color w:val="000000"/>
                <w:sz w:val="16"/>
                <w:szCs w:val="16"/>
              </w:rPr>
            </m:ctrlPr>
          </m:sSubPr>
          <m:e>
            <m:r>
              <w:rPr>
                <w:rFonts w:ascii="Cambria Math" w:hAnsi="Cambria Math" w:cs="Arial"/>
                <w:color w:val="000000"/>
                <w:sz w:val="16"/>
                <w:szCs w:val="16"/>
                <w:lang w:eastAsia="ko-KR"/>
              </w:rPr>
              <m:t>μ</m:t>
            </m:r>
          </m:e>
          <m:sub>
            <m:r>
              <m:rPr>
                <m:nor/>
              </m:rPr>
              <w:rPr>
                <w:rFonts w:ascii="Arial" w:hAnsi="Arial" w:cs="Arial"/>
                <w:color w:val="000000"/>
                <w:sz w:val="16"/>
                <w:szCs w:val="16"/>
                <w:lang w:eastAsia="ko-KR"/>
              </w:rPr>
              <m:t>offset,PDCCH</m:t>
            </m:r>
            <m:ctrlPr>
              <w:rPr>
                <w:rFonts w:ascii="Cambria Math" w:eastAsia="SimSun" w:hAnsi="Cambria Math" w:cs="Arial"/>
                <w:color w:val="000000"/>
                <w:sz w:val="16"/>
                <w:szCs w:val="16"/>
              </w:rPr>
            </m:ctrlPr>
          </m:sub>
        </m:sSub>
        <m:r>
          <w:rPr>
            <w:rFonts w:ascii="Cambria Math" w:hAnsi="Cambria Math" w:cs="Arial"/>
            <w:color w:val="000000"/>
            <w:sz w:val="16"/>
            <w:szCs w:val="16"/>
            <w:lang w:eastAsia="ko-KR"/>
          </w:rPr>
          <m:t xml:space="preserve"> </m:t>
        </m:r>
      </m:oMath>
      <w:r w:rsidRPr="009B7DA9">
        <w:rPr>
          <w:rFonts w:ascii="Arial" w:hAnsi="Arial" w:cs="Arial"/>
          <w:color w:val="000000"/>
          <w:sz w:val="16"/>
          <w:szCs w:val="16"/>
          <w:lang w:eastAsia="ko-KR"/>
        </w:rPr>
        <w:t xml:space="preserve">are the </w:t>
      </w:r>
      <m:oMath>
        <m:sSubSup>
          <m:sSubSupPr>
            <m:ctrlPr>
              <w:rPr>
                <w:rFonts w:ascii="Cambria Math" w:eastAsia="SimSun" w:hAnsi="Cambria Math" w:cs="Arial"/>
                <w:i/>
                <w:iCs/>
                <w:color w:val="000000"/>
                <w:sz w:val="16"/>
                <w:szCs w:val="16"/>
              </w:rPr>
            </m:ctrlPr>
          </m:sSubSupPr>
          <m:e>
            <m:r>
              <w:rPr>
                <w:rFonts w:ascii="Cambria Math" w:hAnsi="Cambria Math" w:cs="Arial"/>
                <w:color w:val="000000"/>
                <w:sz w:val="16"/>
                <w:szCs w:val="16"/>
                <w:lang w:eastAsia="ko-KR"/>
              </w:rPr>
              <m:t> N</m:t>
            </m:r>
          </m:e>
          <m:sub>
            <m:r>
              <m:rPr>
                <m:nor/>
              </m:rPr>
              <w:rPr>
                <w:rFonts w:ascii="Arial" w:hAnsi="Arial" w:cs="Arial"/>
                <w:color w:val="000000"/>
                <w:sz w:val="16"/>
                <w:szCs w:val="16"/>
                <w:lang w:eastAsia="ko-KR"/>
              </w:rPr>
              <m:t>slot, offset</m:t>
            </m:r>
          </m:sub>
          <m:sup>
            <m:r>
              <m:rPr>
                <m:nor/>
              </m:rPr>
              <w:rPr>
                <w:rFonts w:ascii="Arial" w:hAnsi="Arial" w:cs="Arial"/>
                <w:color w:val="000000"/>
                <w:sz w:val="16"/>
                <w:szCs w:val="16"/>
                <w:lang w:eastAsia="ko-KR"/>
              </w:rPr>
              <m:t>CA</m:t>
            </m:r>
          </m:sup>
        </m:sSubSup>
      </m:oMath>
      <w:r w:rsidRPr="009B7DA9">
        <w:rPr>
          <w:rFonts w:ascii="Arial" w:hAnsi="Arial" w:cs="Arial"/>
          <w:color w:val="000000"/>
          <w:sz w:val="16"/>
          <w:szCs w:val="16"/>
          <w:lang w:eastAsia="ko-KR"/>
        </w:rPr>
        <w:t xml:space="preserve"> and the</w:t>
      </w:r>
      <w:r w:rsidRPr="009B7DA9">
        <w:rPr>
          <w:rFonts w:ascii="Arial" w:hAnsi="Arial" w:cs="Arial"/>
          <w:color w:val="000000"/>
          <w:position w:val="-10"/>
          <w:sz w:val="16"/>
          <w:szCs w:val="16"/>
          <w:lang w:val="en-US"/>
        </w:rPr>
        <w:fldChar w:fldCharType="begin"/>
      </w:r>
      <w:r w:rsidRPr="009B7DA9">
        <w:rPr>
          <w:rFonts w:ascii="Arial" w:hAnsi="Arial" w:cs="Arial"/>
          <w:color w:val="000000"/>
          <w:position w:val="-10"/>
          <w:sz w:val="16"/>
          <w:szCs w:val="16"/>
          <w:lang w:val="en-US"/>
        </w:rPr>
        <w:instrText xml:space="preserve"> INCLUDEPICTURE  "cid:image038.png@01D82A7E.AF1DC7C0" \* MERGEFORMATINET </w:instrText>
      </w:r>
      <w:r w:rsidRPr="009B7DA9">
        <w:rPr>
          <w:rFonts w:ascii="Arial" w:hAnsi="Arial" w:cs="Arial"/>
          <w:color w:val="000000"/>
          <w:position w:val="-10"/>
          <w:sz w:val="16"/>
          <w:szCs w:val="16"/>
          <w:lang w:val="en-US"/>
        </w:rPr>
        <w:fldChar w:fldCharType="separate"/>
      </w:r>
      <w:r w:rsidR="00A31B99">
        <w:rPr>
          <w:rFonts w:ascii="Arial" w:hAnsi="Arial" w:cs="Arial"/>
          <w:color w:val="000000"/>
          <w:position w:val="-10"/>
          <w:sz w:val="16"/>
          <w:szCs w:val="16"/>
        </w:rPr>
        <w:fldChar w:fldCharType="begin"/>
      </w:r>
      <w:r w:rsidR="00A31B99">
        <w:rPr>
          <w:rFonts w:ascii="Arial" w:hAnsi="Arial" w:cs="Arial"/>
          <w:color w:val="000000"/>
          <w:position w:val="-10"/>
          <w:sz w:val="16"/>
          <w:szCs w:val="16"/>
        </w:rPr>
        <w:instrText xml:space="preserve"> INCLUDEPICTURE  "cid:image038.png@01D82A7E.AF1DC7C0" \* MERGEFORMATINET </w:instrText>
      </w:r>
      <w:r w:rsidR="00A31B99">
        <w:rPr>
          <w:rFonts w:ascii="Arial" w:hAnsi="Arial" w:cs="Arial"/>
          <w:color w:val="000000"/>
          <w:position w:val="-10"/>
          <w:sz w:val="16"/>
          <w:szCs w:val="16"/>
        </w:rPr>
        <w:fldChar w:fldCharType="separate"/>
      </w:r>
      <w:r w:rsidR="00A63FAE">
        <w:rPr>
          <w:rFonts w:ascii="Arial" w:hAnsi="Arial" w:cs="Arial"/>
          <w:color w:val="000000"/>
          <w:position w:val="-10"/>
          <w:sz w:val="16"/>
          <w:szCs w:val="16"/>
        </w:rPr>
        <w:fldChar w:fldCharType="begin"/>
      </w:r>
      <w:r w:rsidR="00A63FAE">
        <w:rPr>
          <w:rFonts w:ascii="Arial" w:hAnsi="Arial" w:cs="Arial"/>
          <w:color w:val="000000"/>
          <w:position w:val="-10"/>
          <w:sz w:val="16"/>
          <w:szCs w:val="16"/>
        </w:rPr>
        <w:instrText xml:space="preserve"> INCLUDEPICTURE  "cid:image038.png@01D82A7E.AF1DC7C0" \* MERGEFORMATINET </w:instrText>
      </w:r>
      <w:r w:rsidR="00A63FAE">
        <w:rPr>
          <w:rFonts w:ascii="Arial" w:hAnsi="Arial" w:cs="Arial"/>
          <w:color w:val="000000"/>
          <w:position w:val="-10"/>
          <w:sz w:val="16"/>
          <w:szCs w:val="16"/>
        </w:rPr>
        <w:fldChar w:fldCharType="separate"/>
      </w:r>
      <w:r w:rsidR="000B36BA">
        <w:rPr>
          <w:rFonts w:ascii="Arial" w:hAnsi="Arial" w:cs="Arial"/>
          <w:color w:val="000000"/>
          <w:position w:val="-10"/>
          <w:sz w:val="16"/>
          <w:szCs w:val="16"/>
        </w:rPr>
        <w:fldChar w:fldCharType="begin"/>
      </w:r>
      <w:r w:rsidR="000B36BA">
        <w:rPr>
          <w:rFonts w:ascii="Arial" w:hAnsi="Arial" w:cs="Arial"/>
          <w:color w:val="000000"/>
          <w:position w:val="-10"/>
          <w:sz w:val="16"/>
          <w:szCs w:val="16"/>
        </w:rPr>
        <w:instrText xml:space="preserve"> INCLUDEPICTURE  "cid:image038.png@01D82A7E.AF1DC7C0" \* MERGEFORMATINET </w:instrText>
      </w:r>
      <w:r w:rsidR="000B36BA">
        <w:rPr>
          <w:rFonts w:ascii="Arial" w:hAnsi="Arial" w:cs="Arial"/>
          <w:color w:val="000000"/>
          <w:position w:val="-10"/>
          <w:sz w:val="16"/>
          <w:szCs w:val="16"/>
        </w:rPr>
        <w:fldChar w:fldCharType="separate"/>
      </w:r>
      <w:r w:rsidR="004B53CD">
        <w:rPr>
          <w:rFonts w:ascii="Arial" w:hAnsi="Arial" w:cs="Arial"/>
          <w:color w:val="000000"/>
          <w:position w:val="-10"/>
          <w:sz w:val="16"/>
          <w:szCs w:val="16"/>
        </w:rPr>
        <w:fldChar w:fldCharType="begin"/>
      </w:r>
      <w:r w:rsidR="004B53CD">
        <w:rPr>
          <w:rFonts w:ascii="Arial" w:hAnsi="Arial" w:cs="Arial"/>
          <w:color w:val="000000"/>
          <w:position w:val="-10"/>
          <w:sz w:val="16"/>
          <w:szCs w:val="16"/>
        </w:rPr>
        <w:instrText xml:space="preserve"> INCLUDEPICTURE  "cid:image038.png@01D82A7E.AF1DC7C0" \* MERGEFORMATINET </w:instrText>
      </w:r>
      <w:r w:rsidR="004B53CD">
        <w:rPr>
          <w:rFonts w:ascii="Arial" w:hAnsi="Arial" w:cs="Arial"/>
          <w:color w:val="000000"/>
          <w:position w:val="-10"/>
          <w:sz w:val="16"/>
          <w:szCs w:val="16"/>
        </w:rPr>
        <w:fldChar w:fldCharType="separate"/>
      </w:r>
      <w:r w:rsidR="00CC0C21">
        <w:rPr>
          <w:rFonts w:ascii="Arial" w:hAnsi="Arial" w:cs="Arial"/>
          <w:color w:val="000000"/>
          <w:position w:val="-10"/>
          <w:sz w:val="16"/>
          <w:szCs w:val="16"/>
        </w:rPr>
        <w:fldChar w:fldCharType="begin"/>
      </w:r>
      <w:r w:rsidR="00CC0C21">
        <w:rPr>
          <w:rFonts w:ascii="Arial" w:hAnsi="Arial" w:cs="Arial"/>
          <w:color w:val="000000"/>
          <w:position w:val="-10"/>
          <w:sz w:val="16"/>
          <w:szCs w:val="16"/>
        </w:rPr>
        <w:instrText xml:space="preserve"> INCLUDEPICTURE  "cid:image038.png@01D82A7E.AF1DC7C0" \* MERGEFORMATINET </w:instrText>
      </w:r>
      <w:r w:rsidR="00CC0C21">
        <w:rPr>
          <w:rFonts w:ascii="Arial" w:hAnsi="Arial" w:cs="Arial"/>
          <w:color w:val="000000"/>
          <w:position w:val="-10"/>
          <w:sz w:val="16"/>
          <w:szCs w:val="16"/>
        </w:rPr>
        <w:fldChar w:fldCharType="separate"/>
      </w:r>
      <w:r w:rsidR="00702400">
        <w:rPr>
          <w:rFonts w:ascii="Arial" w:hAnsi="Arial" w:cs="Arial"/>
          <w:color w:val="000000"/>
          <w:position w:val="-10"/>
          <w:sz w:val="16"/>
          <w:szCs w:val="16"/>
        </w:rPr>
        <w:fldChar w:fldCharType="begin"/>
      </w:r>
      <w:r w:rsidR="00702400">
        <w:rPr>
          <w:rFonts w:ascii="Arial" w:hAnsi="Arial" w:cs="Arial"/>
          <w:color w:val="000000"/>
          <w:position w:val="-10"/>
          <w:sz w:val="16"/>
          <w:szCs w:val="16"/>
        </w:rPr>
        <w:instrText xml:space="preserve"> INCLUDEPICTURE  "cid:image038.png@01D82A7E.AF1DC7C0" \* MERGEFORMATINET </w:instrText>
      </w:r>
      <w:r w:rsidR="00702400">
        <w:rPr>
          <w:rFonts w:ascii="Arial" w:hAnsi="Arial" w:cs="Arial"/>
          <w:color w:val="000000"/>
          <w:position w:val="-10"/>
          <w:sz w:val="16"/>
          <w:szCs w:val="16"/>
        </w:rPr>
        <w:fldChar w:fldCharType="separate"/>
      </w:r>
      <w:r w:rsidR="001D5761">
        <w:rPr>
          <w:rFonts w:ascii="Arial" w:hAnsi="Arial" w:cs="Arial"/>
          <w:color w:val="000000"/>
          <w:position w:val="-10"/>
          <w:sz w:val="16"/>
          <w:szCs w:val="16"/>
        </w:rPr>
        <w:fldChar w:fldCharType="begin"/>
      </w:r>
      <w:r w:rsidR="001D5761">
        <w:rPr>
          <w:rFonts w:ascii="Arial" w:hAnsi="Arial" w:cs="Arial"/>
          <w:color w:val="000000"/>
          <w:position w:val="-10"/>
          <w:sz w:val="16"/>
          <w:szCs w:val="16"/>
        </w:rPr>
        <w:instrText xml:space="preserve"> INCLUDEPICTURE  "cid:image038.png@01D82A7E.AF1DC7C0" \* MERGEFORMATINET </w:instrText>
      </w:r>
      <w:r w:rsidR="001D5761">
        <w:rPr>
          <w:rFonts w:ascii="Arial" w:hAnsi="Arial" w:cs="Arial"/>
          <w:color w:val="000000"/>
          <w:position w:val="-10"/>
          <w:sz w:val="16"/>
          <w:szCs w:val="16"/>
        </w:rPr>
        <w:fldChar w:fldCharType="separate"/>
      </w:r>
      <w:r w:rsidR="007E7358">
        <w:rPr>
          <w:rFonts w:ascii="Arial" w:hAnsi="Arial" w:cs="Arial"/>
          <w:color w:val="000000"/>
          <w:position w:val="-10"/>
          <w:sz w:val="16"/>
          <w:szCs w:val="16"/>
        </w:rPr>
        <w:fldChar w:fldCharType="begin"/>
      </w:r>
      <w:r w:rsidR="007E7358">
        <w:rPr>
          <w:rFonts w:ascii="Arial" w:hAnsi="Arial" w:cs="Arial"/>
          <w:color w:val="000000"/>
          <w:position w:val="-10"/>
          <w:sz w:val="16"/>
          <w:szCs w:val="16"/>
        </w:rPr>
        <w:instrText xml:space="preserve"> INCLUDEPICTURE  "cid:image038.png@01D82A7E.AF1DC7C0" \* MERGEFORMATINET </w:instrText>
      </w:r>
      <w:r w:rsidR="007E7358">
        <w:rPr>
          <w:rFonts w:ascii="Arial" w:hAnsi="Arial" w:cs="Arial"/>
          <w:color w:val="000000"/>
          <w:position w:val="-10"/>
          <w:sz w:val="16"/>
          <w:szCs w:val="16"/>
        </w:rPr>
        <w:fldChar w:fldCharType="separate"/>
      </w:r>
      <w:r w:rsidR="00A717FF">
        <w:rPr>
          <w:rFonts w:ascii="Arial" w:hAnsi="Arial" w:cs="Arial"/>
          <w:color w:val="000000"/>
          <w:position w:val="-10"/>
          <w:sz w:val="16"/>
          <w:szCs w:val="16"/>
        </w:rPr>
        <w:fldChar w:fldCharType="begin"/>
      </w:r>
      <w:r w:rsidR="00A717FF">
        <w:rPr>
          <w:rFonts w:ascii="Arial" w:hAnsi="Arial" w:cs="Arial"/>
          <w:color w:val="000000"/>
          <w:position w:val="-10"/>
          <w:sz w:val="16"/>
          <w:szCs w:val="16"/>
        </w:rPr>
        <w:instrText xml:space="preserve"> INCLUDEPICTURE  "cid:image038.png@01D82A7E.AF1DC7C0" \* MERGEFORMATINET </w:instrText>
      </w:r>
      <w:r w:rsidR="00A717FF">
        <w:rPr>
          <w:rFonts w:ascii="Arial" w:hAnsi="Arial" w:cs="Arial"/>
          <w:color w:val="000000"/>
          <w:position w:val="-10"/>
          <w:sz w:val="16"/>
          <w:szCs w:val="16"/>
        </w:rPr>
        <w:fldChar w:fldCharType="separate"/>
      </w:r>
      <w:r w:rsidR="00495ED7">
        <w:rPr>
          <w:rFonts w:ascii="Arial" w:hAnsi="Arial" w:cs="Arial"/>
          <w:color w:val="000000"/>
          <w:position w:val="-10"/>
          <w:sz w:val="16"/>
          <w:szCs w:val="16"/>
        </w:rPr>
        <w:fldChar w:fldCharType="begin"/>
      </w:r>
      <w:r w:rsidR="00495ED7">
        <w:rPr>
          <w:rFonts w:ascii="Arial" w:hAnsi="Arial" w:cs="Arial"/>
          <w:color w:val="000000"/>
          <w:position w:val="-10"/>
          <w:sz w:val="16"/>
          <w:szCs w:val="16"/>
        </w:rPr>
        <w:instrText xml:space="preserve"> INCLUDEPICTURE  "cid:image038.png@01D82A7E.AF1DC7C0" \* MERGEFORMATINET </w:instrText>
      </w:r>
      <w:r w:rsidR="00495ED7">
        <w:rPr>
          <w:rFonts w:ascii="Arial" w:hAnsi="Arial" w:cs="Arial"/>
          <w:color w:val="000000"/>
          <w:position w:val="-10"/>
          <w:sz w:val="16"/>
          <w:szCs w:val="16"/>
        </w:rPr>
        <w:fldChar w:fldCharType="separate"/>
      </w:r>
      <w:r w:rsidR="00D023F8">
        <w:rPr>
          <w:rFonts w:ascii="Arial" w:hAnsi="Arial" w:cs="Arial"/>
          <w:color w:val="000000"/>
          <w:position w:val="-10"/>
          <w:sz w:val="16"/>
          <w:szCs w:val="16"/>
        </w:rPr>
        <w:fldChar w:fldCharType="begin"/>
      </w:r>
      <w:r w:rsidR="00D023F8">
        <w:rPr>
          <w:rFonts w:ascii="Arial" w:hAnsi="Arial" w:cs="Arial"/>
          <w:color w:val="000000"/>
          <w:position w:val="-10"/>
          <w:sz w:val="16"/>
          <w:szCs w:val="16"/>
        </w:rPr>
        <w:instrText xml:space="preserve"> INCLUDEPICTURE  "cid:image038.png@01D82A7E.AF1DC7C0" \* MERGEFORMATINET </w:instrText>
      </w:r>
      <w:r w:rsidR="00D023F8">
        <w:rPr>
          <w:rFonts w:ascii="Arial" w:hAnsi="Arial" w:cs="Arial"/>
          <w:color w:val="000000"/>
          <w:position w:val="-10"/>
          <w:sz w:val="16"/>
          <w:szCs w:val="16"/>
        </w:rPr>
        <w:fldChar w:fldCharType="separate"/>
      </w:r>
      <w:r w:rsidR="00F44FD9">
        <w:rPr>
          <w:rFonts w:ascii="Arial" w:hAnsi="Arial" w:cs="Arial"/>
          <w:color w:val="000000"/>
          <w:position w:val="-10"/>
          <w:sz w:val="16"/>
          <w:szCs w:val="16"/>
        </w:rPr>
        <w:fldChar w:fldCharType="begin"/>
      </w:r>
      <w:r w:rsidR="00F44FD9">
        <w:rPr>
          <w:rFonts w:ascii="Arial" w:hAnsi="Arial" w:cs="Arial"/>
          <w:color w:val="000000"/>
          <w:position w:val="-10"/>
          <w:sz w:val="16"/>
          <w:szCs w:val="16"/>
        </w:rPr>
        <w:instrText xml:space="preserve"> INCLUDEPICTURE  "cid:image038.png@01D82A7E.AF1DC7C0" \* MERGEFORMATINET </w:instrText>
      </w:r>
      <w:r w:rsidR="00F44FD9">
        <w:rPr>
          <w:rFonts w:ascii="Arial" w:hAnsi="Arial" w:cs="Arial"/>
          <w:color w:val="000000"/>
          <w:position w:val="-10"/>
          <w:sz w:val="16"/>
          <w:szCs w:val="16"/>
        </w:rPr>
        <w:fldChar w:fldCharType="separate"/>
      </w:r>
      <w:r w:rsidR="009517D4">
        <w:rPr>
          <w:rFonts w:ascii="Arial" w:hAnsi="Arial" w:cs="Arial"/>
          <w:color w:val="000000"/>
          <w:position w:val="-10"/>
          <w:sz w:val="16"/>
          <w:szCs w:val="16"/>
        </w:rPr>
        <w:fldChar w:fldCharType="begin"/>
      </w:r>
      <w:r w:rsidR="009517D4">
        <w:rPr>
          <w:rFonts w:ascii="Arial" w:hAnsi="Arial" w:cs="Arial"/>
          <w:color w:val="000000"/>
          <w:position w:val="-10"/>
          <w:sz w:val="16"/>
          <w:szCs w:val="16"/>
        </w:rPr>
        <w:instrText xml:space="preserve"> INCLUDEPICTURE  "cid:image038.png@01D82A7E.AF1DC7C0" \* MERGEFORMATINET </w:instrText>
      </w:r>
      <w:r w:rsidR="009517D4">
        <w:rPr>
          <w:rFonts w:ascii="Arial" w:hAnsi="Arial" w:cs="Arial"/>
          <w:color w:val="000000"/>
          <w:position w:val="-10"/>
          <w:sz w:val="16"/>
          <w:szCs w:val="16"/>
        </w:rPr>
        <w:fldChar w:fldCharType="separate"/>
      </w:r>
      <w:r w:rsidR="002328C4">
        <w:rPr>
          <w:rFonts w:ascii="Arial" w:hAnsi="Arial" w:cs="Arial"/>
          <w:color w:val="000000"/>
          <w:position w:val="-10"/>
          <w:sz w:val="16"/>
          <w:szCs w:val="16"/>
        </w:rPr>
        <w:fldChar w:fldCharType="begin"/>
      </w:r>
      <w:r w:rsidR="002328C4">
        <w:rPr>
          <w:rFonts w:ascii="Arial" w:hAnsi="Arial" w:cs="Arial"/>
          <w:color w:val="000000"/>
          <w:position w:val="-10"/>
          <w:sz w:val="16"/>
          <w:szCs w:val="16"/>
        </w:rPr>
        <w:instrText xml:space="preserve"> </w:instrText>
      </w:r>
      <w:r w:rsidR="002328C4">
        <w:rPr>
          <w:rFonts w:ascii="Arial" w:hAnsi="Arial" w:cs="Arial"/>
          <w:color w:val="000000"/>
          <w:position w:val="-10"/>
          <w:sz w:val="16"/>
          <w:szCs w:val="16"/>
        </w:rPr>
        <w:instrText>INCLUDEPICTURE  "cid:image038.png@01D82A7E.AF1DC7C0" \* MERGEFORMATINET</w:instrText>
      </w:r>
      <w:r w:rsidR="002328C4">
        <w:rPr>
          <w:rFonts w:ascii="Arial" w:hAnsi="Arial" w:cs="Arial"/>
          <w:color w:val="000000"/>
          <w:position w:val="-10"/>
          <w:sz w:val="16"/>
          <w:szCs w:val="16"/>
        </w:rPr>
        <w:instrText xml:space="preserve"> </w:instrText>
      </w:r>
      <w:r w:rsidR="002328C4">
        <w:rPr>
          <w:rFonts w:ascii="Arial" w:hAnsi="Arial" w:cs="Arial"/>
          <w:color w:val="000000"/>
          <w:position w:val="-10"/>
          <w:sz w:val="16"/>
          <w:szCs w:val="16"/>
        </w:rPr>
        <w:fldChar w:fldCharType="separate"/>
      </w:r>
      <w:r w:rsidR="002328C4">
        <w:rPr>
          <w:rFonts w:ascii="Arial" w:hAnsi="Arial" w:cs="Arial"/>
          <w:color w:val="000000"/>
          <w:position w:val="-10"/>
          <w:sz w:val="16"/>
          <w:szCs w:val="16"/>
        </w:rPr>
        <w:pict w14:anchorId="4EAAD60C">
          <v:shape id="_x0000_i1039" type="#_x0000_t75" style="width:27.75pt;height:15pt">
            <v:imagedata r:id="rId1255" r:href="rId1256"/>
          </v:shape>
        </w:pict>
      </w:r>
      <w:r w:rsidR="002328C4">
        <w:rPr>
          <w:rFonts w:ascii="Arial" w:hAnsi="Arial" w:cs="Arial"/>
          <w:color w:val="000000"/>
          <w:position w:val="-10"/>
          <w:sz w:val="16"/>
          <w:szCs w:val="16"/>
        </w:rPr>
        <w:fldChar w:fldCharType="end"/>
      </w:r>
      <w:r w:rsidR="009517D4">
        <w:rPr>
          <w:rFonts w:ascii="Arial" w:hAnsi="Arial" w:cs="Arial"/>
          <w:color w:val="000000"/>
          <w:position w:val="-10"/>
          <w:sz w:val="16"/>
          <w:szCs w:val="16"/>
        </w:rPr>
        <w:fldChar w:fldCharType="end"/>
      </w:r>
      <w:r w:rsidR="00F44FD9">
        <w:rPr>
          <w:rFonts w:ascii="Arial" w:hAnsi="Arial" w:cs="Arial"/>
          <w:color w:val="000000"/>
          <w:position w:val="-10"/>
          <w:sz w:val="16"/>
          <w:szCs w:val="16"/>
        </w:rPr>
        <w:fldChar w:fldCharType="end"/>
      </w:r>
      <w:r w:rsidR="00D023F8">
        <w:rPr>
          <w:rFonts w:ascii="Arial" w:hAnsi="Arial" w:cs="Arial"/>
          <w:color w:val="000000"/>
          <w:position w:val="-10"/>
          <w:sz w:val="16"/>
          <w:szCs w:val="16"/>
        </w:rPr>
        <w:fldChar w:fldCharType="end"/>
      </w:r>
      <w:r w:rsidR="00495ED7">
        <w:rPr>
          <w:rFonts w:ascii="Arial" w:hAnsi="Arial" w:cs="Arial"/>
          <w:color w:val="000000"/>
          <w:position w:val="-10"/>
          <w:sz w:val="16"/>
          <w:szCs w:val="16"/>
        </w:rPr>
        <w:fldChar w:fldCharType="end"/>
      </w:r>
      <w:r w:rsidR="00A717FF">
        <w:rPr>
          <w:rFonts w:ascii="Arial" w:hAnsi="Arial" w:cs="Arial"/>
          <w:color w:val="000000"/>
          <w:position w:val="-10"/>
          <w:sz w:val="16"/>
          <w:szCs w:val="16"/>
        </w:rPr>
        <w:fldChar w:fldCharType="end"/>
      </w:r>
      <w:r w:rsidR="007E7358">
        <w:rPr>
          <w:rFonts w:ascii="Arial" w:hAnsi="Arial" w:cs="Arial"/>
          <w:color w:val="000000"/>
          <w:position w:val="-10"/>
          <w:sz w:val="16"/>
          <w:szCs w:val="16"/>
        </w:rPr>
        <w:fldChar w:fldCharType="end"/>
      </w:r>
      <w:r w:rsidR="001D5761">
        <w:rPr>
          <w:rFonts w:ascii="Arial" w:hAnsi="Arial" w:cs="Arial"/>
          <w:color w:val="000000"/>
          <w:position w:val="-10"/>
          <w:sz w:val="16"/>
          <w:szCs w:val="16"/>
        </w:rPr>
        <w:fldChar w:fldCharType="end"/>
      </w:r>
      <w:r w:rsidR="00702400">
        <w:rPr>
          <w:rFonts w:ascii="Arial" w:hAnsi="Arial" w:cs="Arial"/>
          <w:color w:val="000000"/>
          <w:position w:val="-10"/>
          <w:sz w:val="16"/>
          <w:szCs w:val="16"/>
        </w:rPr>
        <w:fldChar w:fldCharType="end"/>
      </w:r>
      <w:r w:rsidR="00CC0C21">
        <w:rPr>
          <w:rFonts w:ascii="Arial" w:hAnsi="Arial" w:cs="Arial"/>
          <w:color w:val="000000"/>
          <w:position w:val="-10"/>
          <w:sz w:val="16"/>
          <w:szCs w:val="16"/>
        </w:rPr>
        <w:fldChar w:fldCharType="end"/>
      </w:r>
      <w:r w:rsidR="004B53CD">
        <w:rPr>
          <w:rFonts w:ascii="Arial" w:hAnsi="Arial" w:cs="Arial"/>
          <w:color w:val="000000"/>
          <w:position w:val="-10"/>
          <w:sz w:val="16"/>
          <w:szCs w:val="16"/>
        </w:rPr>
        <w:fldChar w:fldCharType="end"/>
      </w:r>
      <w:r w:rsidR="000B36BA">
        <w:rPr>
          <w:rFonts w:ascii="Arial" w:hAnsi="Arial" w:cs="Arial"/>
          <w:color w:val="000000"/>
          <w:position w:val="-10"/>
          <w:sz w:val="16"/>
          <w:szCs w:val="16"/>
        </w:rPr>
        <w:fldChar w:fldCharType="end"/>
      </w:r>
      <w:r w:rsidR="00A63FAE">
        <w:rPr>
          <w:rFonts w:ascii="Arial" w:hAnsi="Arial" w:cs="Arial"/>
          <w:color w:val="000000"/>
          <w:position w:val="-10"/>
          <w:sz w:val="16"/>
          <w:szCs w:val="16"/>
        </w:rPr>
        <w:fldChar w:fldCharType="end"/>
      </w:r>
      <w:r w:rsidR="00A31B99">
        <w:rPr>
          <w:rFonts w:ascii="Arial" w:hAnsi="Arial" w:cs="Arial"/>
          <w:color w:val="000000"/>
          <w:position w:val="-10"/>
          <w:sz w:val="16"/>
          <w:szCs w:val="16"/>
        </w:rPr>
        <w:fldChar w:fldCharType="end"/>
      </w:r>
      <w:r w:rsidRPr="009B7DA9">
        <w:rPr>
          <w:rFonts w:ascii="Arial" w:hAnsi="Arial" w:cs="Arial"/>
          <w:color w:val="000000"/>
          <w:position w:val="-10"/>
          <w:sz w:val="16"/>
          <w:szCs w:val="16"/>
          <w:lang w:val="en-US"/>
        </w:rPr>
        <w:fldChar w:fldCharType="end"/>
      </w:r>
      <w:r w:rsidRPr="009B7DA9">
        <w:rPr>
          <w:rFonts w:ascii="Arial" w:hAnsi="Arial" w:cs="Arial"/>
          <w:color w:val="000000"/>
          <w:sz w:val="16"/>
          <w:szCs w:val="16"/>
          <w:lang w:eastAsia="ko-KR"/>
        </w:rPr>
        <w:t xml:space="preserve">, respectively, which are determined by higher-layer configured </w:t>
      </w:r>
      <w:r w:rsidRPr="009B7DA9">
        <w:rPr>
          <w:rStyle w:val="Emphasis"/>
          <w:rFonts w:ascii="Arial" w:hAnsi="Arial" w:cs="Arial"/>
          <w:sz w:val="16"/>
          <w:szCs w:val="16"/>
          <w:lang w:eastAsia="ko-KR"/>
        </w:rPr>
        <w:t>ca-SlotOffset</w:t>
      </w:r>
      <w:r w:rsidRPr="009B7DA9">
        <w:rPr>
          <w:rFonts w:ascii="Arial" w:hAnsi="Arial" w:cs="Arial"/>
          <w:color w:val="000000"/>
          <w:sz w:val="16"/>
          <w:szCs w:val="16"/>
          <w:lang w:eastAsia="ko-KR"/>
        </w:rPr>
        <w:t xml:space="preserve"> for the cell receiving the PDCCH, </w:t>
      </w:r>
      <m:oMath>
        <m:sSubSup>
          <m:sSubSupPr>
            <m:ctrlPr>
              <w:rPr>
                <w:rFonts w:ascii="Cambria Math" w:eastAsia="SimSun" w:hAnsi="Cambria Math" w:cs="Arial"/>
                <w:i/>
                <w:iCs/>
                <w:color w:val="000000"/>
                <w:sz w:val="16"/>
                <w:szCs w:val="16"/>
              </w:rPr>
            </m:ctrlPr>
          </m:sSubSupPr>
          <m:e>
            <m:r>
              <w:rPr>
                <w:rFonts w:ascii="Cambria Math" w:hAnsi="Cambria Math" w:cs="Arial"/>
                <w:color w:val="000000"/>
                <w:sz w:val="16"/>
                <w:szCs w:val="16"/>
                <w:lang w:eastAsia="ko-KR"/>
              </w:rPr>
              <m:t>N</m:t>
            </m:r>
          </m:e>
          <m:sub>
            <m:r>
              <w:rPr>
                <w:rFonts w:ascii="Cambria Math" w:hAnsi="Cambria Math" w:cs="Arial"/>
                <w:color w:val="000000"/>
                <w:sz w:val="16"/>
                <w:szCs w:val="16"/>
                <w:lang w:eastAsia="ko-KR"/>
              </w:rPr>
              <m:t>slot,offset,SRS</m:t>
            </m:r>
          </m:sub>
          <m:sup>
            <m:r>
              <w:rPr>
                <w:rFonts w:ascii="Cambria Math" w:hAnsi="Cambria Math" w:cs="Arial"/>
                <w:color w:val="000000"/>
                <w:sz w:val="16"/>
                <w:szCs w:val="16"/>
                <w:lang w:eastAsia="ko-KR"/>
              </w:rPr>
              <m:t>CA</m:t>
            </m:r>
          </m:sup>
        </m:sSubSup>
      </m:oMath>
      <w:r w:rsidRPr="009B7DA9">
        <w:rPr>
          <w:rFonts w:ascii="Arial" w:hAnsi="Arial" w:cs="Arial"/>
          <w:color w:val="000000"/>
          <w:sz w:val="16"/>
          <w:szCs w:val="16"/>
          <w:lang w:eastAsia="ko-KR"/>
        </w:rPr>
        <w:t xml:space="preserve"> and </w:t>
      </w:r>
      <m:oMath>
        <m:sSub>
          <m:sSubPr>
            <m:ctrlPr>
              <w:rPr>
                <w:rFonts w:ascii="Cambria Math" w:eastAsia="SimSun" w:hAnsi="Cambria Math" w:cs="Arial"/>
                <w:i/>
                <w:iCs/>
                <w:color w:val="000000"/>
                <w:sz w:val="16"/>
                <w:szCs w:val="16"/>
              </w:rPr>
            </m:ctrlPr>
          </m:sSubPr>
          <m:e>
            <m:r>
              <w:rPr>
                <w:rFonts w:ascii="Cambria Math" w:hAnsi="Cambria Math" w:cs="Arial"/>
                <w:color w:val="000000"/>
                <w:sz w:val="16"/>
                <w:szCs w:val="16"/>
                <w:lang w:eastAsia="ko-KR"/>
              </w:rPr>
              <m:t>μ</m:t>
            </m:r>
          </m:e>
          <m:sub>
            <m:r>
              <w:rPr>
                <w:rFonts w:ascii="Cambria Math" w:hAnsi="Cambria Math" w:cs="Arial"/>
                <w:color w:val="000000"/>
                <w:sz w:val="16"/>
                <w:szCs w:val="16"/>
                <w:lang w:eastAsia="ko-KR"/>
              </w:rPr>
              <m:t>offset,SRS</m:t>
            </m:r>
          </m:sub>
        </m:sSub>
      </m:oMath>
      <w:r w:rsidRPr="009B7DA9">
        <w:rPr>
          <w:rFonts w:ascii="Arial" w:hAnsi="Arial" w:cs="Arial"/>
          <w:color w:val="000000"/>
          <w:sz w:val="16"/>
          <w:szCs w:val="16"/>
          <w:lang w:eastAsia="ko-KR"/>
        </w:rPr>
        <w:t xml:space="preserve"> are the </w:t>
      </w:r>
      <w:r w:rsidRPr="009B7DA9">
        <w:rPr>
          <w:rFonts w:ascii="Arial" w:hAnsi="Arial" w:cs="Arial"/>
          <w:color w:val="000000"/>
          <w:position w:val="-14"/>
          <w:sz w:val="16"/>
          <w:szCs w:val="16"/>
          <w:lang w:eastAsia="ko-KR"/>
        </w:rPr>
        <w:fldChar w:fldCharType="begin"/>
      </w:r>
      <w:r w:rsidRPr="009B7DA9">
        <w:rPr>
          <w:rFonts w:ascii="Arial" w:hAnsi="Arial" w:cs="Arial"/>
          <w:color w:val="000000"/>
          <w:position w:val="-14"/>
          <w:sz w:val="16"/>
          <w:szCs w:val="16"/>
          <w:lang w:eastAsia="ko-KR"/>
        </w:rPr>
        <w:instrText xml:space="preserve"> INCLUDEPICTURE  "cid:image041.png@01D82A7E.AF1DC7C0" \* MERGEFORMATINET </w:instrText>
      </w:r>
      <w:r w:rsidRPr="009B7DA9">
        <w:rPr>
          <w:rFonts w:ascii="Arial" w:hAnsi="Arial" w:cs="Arial"/>
          <w:color w:val="000000"/>
          <w:position w:val="-14"/>
          <w:sz w:val="16"/>
          <w:szCs w:val="16"/>
          <w:lang w:eastAsia="ko-KR"/>
        </w:rPr>
        <w:fldChar w:fldCharType="separate"/>
      </w:r>
      <w:r w:rsidR="00A31B99">
        <w:rPr>
          <w:rFonts w:ascii="Arial" w:hAnsi="Arial" w:cs="Arial"/>
          <w:color w:val="000000"/>
          <w:position w:val="-14"/>
          <w:sz w:val="16"/>
          <w:szCs w:val="16"/>
          <w:lang w:eastAsia="ko-KR"/>
        </w:rPr>
        <w:fldChar w:fldCharType="begin"/>
      </w:r>
      <w:r w:rsidR="00A31B99">
        <w:rPr>
          <w:rFonts w:ascii="Arial" w:hAnsi="Arial" w:cs="Arial"/>
          <w:color w:val="000000"/>
          <w:position w:val="-14"/>
          <w:sz w:val="16"/>
          <w:szCs w:val="16"/>
          <w:lang w:eastAsia="ko-KR"/>
        </w:rPr>
        <w:instrText xml:space="preserve"> INCLUDEPICTURE  "cid:image041.png@01D82A7E.AF1DC7C0" \* MERGEFORMATINET </w:instrText>
      </w:r>
      <w:r w:rsidR="00A31B99">
        <w:rPr>
          <w:rFonts w:ascii="Arial" w:hAnsi="Arial" w:cs="Arial"/>
          <w:color w:val="000000"/>
          <w:position w:val="-14"/>
          <w:sz w:val="16"/>
          <w:szCs w:val="16"/>
          <w:lang w:eastAsia="ko-KR"/>
        </w:rPr>
        <w:fldChar w:fldCharType="separate"/>
      </w:r>
      <w:r w:rsidR="00A63FAE">
        <w:rPr>
          <w:rFonts w:ascii="Arial" w:hAnsi="Arial" w:cs="Arial"/>
          <w:color w:val="000000"/>
          <w:position w:val="-14"/>
          <w:sz w:val="16"/>
          <w:szCs w:val="16"/>
          <w:lang w:eastAsia="ko-KR"/>
        </w:rPr>
        <w:fldChar w:fldCharType="begin"/>
      </w:r>
      <w:r w:rsidR="00A63FAE">
        <w:rPr>
          <w:rFonts w:ascii="Arial" w:hAnsi="Arial" w:cs="Arial"/>
          <w:color w:val="000000"/>
          <w:position w:val="-14"/>
          <w:sz w:val="16"/>
          <w:szCs w:val="16"/>
          <w:lang w:eastAsia="ko-KR"/>
        </w:rPr>
        <w:instrText xml:space="preserve"> INCLUDEPICTURE  "cid:image041.png@01D82A7E.AF1DC7C0" \* MERGEFORMATINET </w:instrText>
      </w:r>
      <w:r w:rsidR="00A63FAE">
        <w:rPr>
          <w:rFonts w:ascii="Arial" w:hAnsi="Arial" w:cs="Arial"/>
          <w:color w:val="000000"/>
          <w:position w:val="-14"/>
          <w:sz w:val="16"/>
          <w:szCs w:val="16"/>
          <w:lang w:eastAsia="ko-KR"/>
        </w:rPr>
        <w:fldChar w:fldCharType="separate"/>
      </w:r>
      <w:r w:rsidR="000B36BA">
        <w:rPr>
          <w:rFonts w:ascii="Arial" w:hAnsi="Arial" w:cs="Arial"/>
          <w:color w:val="000000"/>
          <w:position w:val="-14"/>
          <w:sz w:val="16"/>
          <w:szCs w:val="16"/>
          <w:lang w:eastAsia="ko-KR"/>
        </w:rPr>
        <w:fldChar w:fldCharType="begin"/>
      </w:r>
      <w:r w:rsidR="000B36BA">
        <w:rPr>
          <w:rFonts w:ascii="Arial" w:hAnsi="Arial" w:cs="Arial"/>
          <w:color w:val="000000"/>
          <w:position w:val="-14"/>
          <w:sz w:val="16"/>
          <w:szCs w:val="16"/>
          <w:lang w:eastAsia="ko-KR"/>
        </w:rPr>
        <w:instrText xml:space="preserve"> INCLUDEPICTURE  "cid:image041.png@01D82A7E.AF1DC7C0" \* MERGEFORMATINET </w:instrText>
      </w:r>
      <w:r w:rsidR="000B36BA">
        <w:rPr>
          <w:rFonts w:ascii="Arial" w:hAnsi="Arial" w:cs="Arial"/>
          <w:color w:val="000000"/>
          <w:position w:val="-14"/>
          <w:sz w:val="16"/>
          <w:szCs w:val="16"/>
          <w:lang w:eastAsia="ko-KR"/>
        </w:rPr>
        <w:fldChar w:fldCharType="separate"/>
      </w:r>
      <w:r w:rsidR="004B53CD">
        <w:rPr>
          <w:rFonts w:ascii="Arial" w:hAnsi="Arial" w:cs="Arial"/>
          <w:color w:val="000000"/>
          <w:position w:val="-14"/>
          <w:sz w:val="16"/>
          <w:szCs w:val="16"/>
          <w:lang w:eastAsia="ko-KR"/>
        </w:rPr>
        <w:fldChar w:fldCharType="begin"/>
      </w:r>
      <w:r w:rsidR="004B53CD">
        <w:rPr>
          <w:rFonts w:ascii="Arial" w:hAnsi="Arial" w:cs="Arial"/>
          <w:color w:val="000000"/>
          <w:position w:val="-14"/>
          <w:sz w:val="16"/>
          <w:szCs w:val="16"/>
          <w:lang w:eastAsia="ko-KR"/>
        </w:rPr>
        <w:instrText xml:space="preserve"> INCLUDEPICTURE  "cid:image041.png@01D82A7E.AF1DC7C0" \* MERGEFORMATINET </w:instrText>
      </w:r>
      <w:r w:rsidR="004B53CD">
        <w:rPr>
          <w:rFonts w:ascii="Arial" w:hAnsi="Arial" w:cs="Arial"/>
          <w:color w:val="000000"/>
          <w:position w:val="-14"/>
          <w:sz w:val="16"/>
          <w:szCs w:val="16"/>
          <w:lang w:eastAsia="ko-KR"/>
        </w:rPr>
        <w:fldChar w:fldCharType="separate"/>
      </w:r>
      <w:r w:rsidR="00CC0C21">
        <w:rPr>
          <w:rFonts w:ascii="Arial" w:hAnsi="Arial" w:cs="Arial"/>
          <w:color w:val="000000"/>
          <w:position w:val="-14"/>
          <w:sz w:val="16"/>
          <w:szCs w:val="16"/>
          <w:lang w:eastAsia="ko-KR"/>
        </w:rPr>
        <w:fldChar w:fldCharType="begin"/>
      </w:r>
      <w:r w:rsidR="00CC0C21">
        <w:rPr>
          <w:rFonts w:ascii="Arial" w:hAnsi="Arial" w:cs="Arial"/>
          <w:color w:val="000000"/>
          <w:position w:val="-14"/>
          <w:sz w:val="16"/>
          <w:szCs w:val="16"/>
          <w:lang w:eastAsia="ko-KR"/>
        </w:rPr>
        <w:instrText xml:space="preserve"> INCLUDEPICTURE  "cid:image041.png@01D82A7E.AF1DC7C0" \* MERGEFORMATINET </w:instrText>
      </w:r>
      <w:r w:rsidR="00CC0C21">
        <w:rPr>
          <w:rFonts w:ascii="Arial" w:hAnsi="Arial" w:cs="Arial"/>
          <w:color w:val="000000"/>
          <w:position w:val="-14"/>
          <w:sz w:val="16"/>
          <w:szCs w:val="16"/>
          <w:lang w:eastAsia="ko-KR"/>
        </w:rPr>
        <w:fldChar w:fldCharType="separate"/>
      </w:r>
      <w:r w:rsidR="00702400">
        <w:rPr>
          <w:rFonts w:ascii="Arial" w:hAnsi="Arial" w:cs="Arial"/>
          <w:color w:val="000000"/>
          <w:position w:val="-14"/>
          <w:sz w:val="16"/>
          <w:szCs w:val="16"/>
          <w:lang w:eastAsia="ko-KR"/>
        </w:rPr>
        <w:fldChar w:fldCharType="begin"/>
      </w:r>
      <w:r w:rsidR="00702400">
        <w:rPr>
          <w:rFonts w:ascii="Arial" w:hAnsi="Arial" w:cs="Arial"/>
          <w:color w:val="000000"/>
          <w:position w:val="-14"/>
          <w:sz w:val="16"/>
          <w:szCs w:val="16"/>
          <w:lang w:eastAsia="ko-KR"/>
        </w:rPr>
        <w:instrText xml:space="preserve"> INCLUDEPICTURE  "cid:image041.png@01D82A7E.AF1DC7C0" \* MERGEFORMATINET </w:instrText>
      </w:r>
      <w:r w:rsidR="00702400">
        <w:rPr>
          <w:rFonts w:ascii="Arial" w:hAnsi="Arial" w:cs="Arial"/>
          <w:color w:val="000000"/>
          <w:position w:val="-14"/>
          <w:sz w:val="16"/>
          <w:szCs w:val="16"/>
          <w:lang w:eastAsia="ko-KR"/>
        </w:rPr>
        <w:fldChar w:fldCharType="separate"/>
      </w:r>
      <w:r w:rsidR="001D5761">
        <w:rPr>
          <w:rFonts w:ascii="Arial" w:hAnsi="Arial" w:cs="Arial"/>
          <w:color w:val="000000"/>
          <w:position w:val="-14"/>
          <w:sz w:val="16"/>
          <w:szCs w:val="16"/>
          <w:lang w:eastAsia="ko-KR"/>
        </w:rPr>
        <w:fldChar w:fldCharType="begin"/>
      </w:r>
      <w:r w:rsidR="001D5761">
        <w:rPr>
          <w:rFonts w:ascii="Arial" w:hAnsi="Arial" w:cs="Arial"/>
          <w:color w:val="000000"/>
          <w:position w:val="-14"/>
          <w:sz w:val="16"/>
          <w:szCs w:val="16"/>
          <w:lang w:eastAsia="ko-KR"/>
        </w:rPr>
        <w:instrText xml:space="preserve"> INCLUDEPICTURE  "cid:image041.png@01D82A7E.AF1DC7C0" \* MERGEFORMATINET </w:instrText>
      </w:r>
      <w:r w:rsidR="001D5761">
        <w:rPr>
          <w:rFonts w:ascii="Arial" w:hAnsi="Arial" w:cs="Arial"/>
          <w:color w:val="000000"/>
          <w:position w:val="-14"/>
          <w:sz w:val="16"/>
          <w:szCs w:val="16"/>
          <w:lang w:eastAsia="ko-KR"/>
        </w:rPr>
        <w:fldChar w:fldCharType="separate"/>
      </w:r>
      <w:r w:rsidR="007E7358">
        <w:rPr>
          <w:rFonts w:ascii="Arial" w:hAnsi="Arial" w:cs="Arial"/>
          <w:color w:val="000000"/>
          <w:position w:val="-14"/>
          <w:sz w:val="16"/>
          <w:szCs w:val="16"/>
          <w:lang w:eastAsia="ko-KR"/>
        </w:rPr>
        <w:fldChar w:fldCharType="begin"/>
      </w:r>
      <w:r w:rsidR="007E7358">
        <w:rPr>
          <w:rFonts w:ascii="Arial" w:hAnsi="Arial" w:cs="Arial"/>
          <w:color w:val="000000"/>
          <w:position w:val="-14"/>
          <w:sz w:val="16"/>
          <w:szCs w:val="16"/>
          <w:lang w:eastAsia="ko-KR"/>
        </w:rPr>
        <w:instrText xml:space="preserve"> INCLUDEPICTURE  "cid:image041.png@01D82A7E.AF1DC7C0" \* MERGEFORMATINET </w:instrText>
      </w:r>
      <w:r w:rsidR="007E7358">
        <w:rPr>
          <w:rFonts w:ascii="Arial" w:hAnsi="Arial" w:cs="Arial"/>
          <w:color w:val="000000"/>
          <w:position w:val="-14"/>
          <w:sz w:val="16"/>
          <w:szCs w:val="16"/>
          <w:lang w:eastAsia="ko-KR"/>
        </w:rPr>
        <w:fldChar w:fldCharType="separate"/>
      </w:r>
      <w:r w:rsidR="00A717FF">
        <w:rPr>
          <w:rFonts w:ascii="Arial" w:hAnsi="Arial" w:cs="Arial"/>
          <w:color w:val="000000"/>
          <w:position w:val="-14"/>
          <w:sz w:val="16"/>
          <w:szCs w:val="16"/>
          <w:lang w:eastAsia="ko-KR"/>
        </w:rPr>
        <w:fldChar w:fldCharType="begin"/>
      </w:r>
      <w:r w:rsidR="00A717FF">
        <w:rPr>
          <w:rFonts w:ascii="Arial" w:hAnsi="Arial" w:cs="Arial"/>
          <w:color w:val="000000"/>
          <w:position w:val="-14"/>
          <w:sz w:val="16"/>
          <w:szCs w:val="16"/>
          <w:lang w:eastAsia="ko-KR"/>
        </w:rPr>
        <w:instrText xml:space="preserve"> INCLUDEPICTURE  "cid:image041.png@01D82A7E.AF1DC7C0" \* MERGEFORMATINET </w:instrText>
      </w:r>
      <w:r w:rsidR="00A717FF">
        <w:rPr>
          <w:rFonts w:ascii="Arial" w:hAnsi="Arial" w:cs="Arial"/>
          <w:color w:val="000000"/>
          <w:position w:val="-14"/>
          <w:sz w:val="16"/>
          <w:szCs w:val="16"/>
          <w:lang w:eastAsia="ko-KR"/>
        </w:rPr>
        <w:fldChar w:fldCharType="separate"/>
      </w:r>
      <w:r w:rsidR="00495ED7">
        <w:rPr>
          <w:rFonts w:ascii="Arial" w:hAnsi="Arial" w:cs="Arial"/>
          <w:color w:val="000000"/>
          <w:position w:val="-14"/>
          <w:sz w:val="16"/>
          <w:szCs w:val="16"/>
          <w:lang w:eastAsia="ko-KR"/>
        </w:rPr>
        <w:fldChar w:fldCharType="begin"/>
      </w:r>
      <w:r w:rsidR="00495ED7">
        <w:rPr>
          <w:rFonts w:ascii="Arial" w:hAnsi="Arial" w:cs="Arial"/>
          <w:color w:val="000000"/>
          <w:position w:val="-14"/>
          <w:sz w:val="16"/>
          <w:szCs w:val="16"/>
          <w:lang w:eastAsia="ko-KR"/>
        </w:rPr>
        <w:instrText xml:space="preserve"> INCLUDEPICTURE  "cid:image041.png@01D82A7E.AF1DC7C0" \* MERGEFORMATINET </w:instrText>
      </w:r>
      <w:r w:rsidR="00495ED7">
        <w:rPr>
          <w:rFonts w:ascii="Arial" w:hAnsi="Arial" w:cs="Arial"/>
          <w:color w:val="000000"/>
          <w:position w:val="-14"/>
          <w:sz w:val="16"/>
          <w:szCs w:val="16"/>
          <w:lang w:eastAsia="ko-KR"/>
        </w:rPr>
        <w:fldChar w:fldCharType="separate"/>
      </w:r>
      <w:r w:rsidR="00D023F8">
        <w:rPr>
          <w:rFonts w:ascii="Arial" w:hAnsi="Arial" w:cs="Arial"/>
          <w:color w:val="000000"/>
          <w:position w:val="-14"/>
          <w:sz w:val="16"/>
          <w:szCs w:val="16"/>
          <w:lang w:eastAsia="ko-KR"/>
        </w:rPr>
        <w:fldChar w:fldCharType="begin"/>
      </w:r>
      <w:r w:rsidR="00D023F8">
        <w:rPr>
          <w:rFonts w:ascii="Arial" w:hAnsi="Arial" w:cs="Arial"/>
          <w:color w:val="000000"/>
          <w:position w:val="-14"/>
          <w:sz w:val="16"/>
          <w:szCs w:val="16"/>
          <w:lang w:eastAsia="ko-KR"/>
        </w:rPr>
        <w:instrText xml:space="preserve"> INCLUDEPICTURE  "cid:image041.png@01D82A7E.AF1DC7C0" \* MERGEFORMATINET </w:instrText>
      </w:r>
      <w:r w:rsidR="00D023F8">
        <w:rPr>
          <w:rFonts w:ascii="Arial" w:hAnsi="Arial" w:cs="Arial"/>
          <w:color w:val="000000"/>
          <w:position w:val="-14"/>
          <w:sz w:val="16"/>
          <w:szCs w:val="16"/>
          <w:lang w:eastAsia="ko-KR"/>
        </w:rPr>
        <w:fldChar w:fldCharType="separate"/>
      </w:r>
      <w:r w:rsidR="00F44FD9">
        <w:rPr>
          <w:rFonts w:ascii="Arial" w:hAnsi="Arial" w:cs="Arial"/>
          <w:color w:val="000000"/>
          <w:position w:val="-14"/>
          <w:sz w:val="16"/>
          <w:szCs w:val="16"/>
          <w:lang w:eastAsia="ko-KR"/>
        </w:rPr>
        <w:fldChar w:fldCharType="begin"/>
      </w:r>
      <w:r w:rsidR="00F44FD9">
        <w:rPr>
          <w:rFonts w:ascii="Arial" w:hAnsi="Arial" w:cs="Arial"/>
          <w:color w:val="000000"/>
          <w:position w:val="-14"/>
          <w:sz w:val="16"/>
          <w:szCs w:val="16"/>
          <w:lang w:eastAsia="ko-KR"/>
        </w:rPr>
        <w:instrText xml:space="preserve"> INCLUDEPICTURE  "cid:image041.png@01D82A7E.AF1DC7C0" \* MERGEFORMATINET </w:instrText>
      </w:r>
      <w:r w:rsidR="00F44FD9">
        <w:rPr>
          <w:rFonts w:ascii="Arial" w:hAnsi="Arial" w:cs="Arial"/>
          <w:color w:val="000000"/>
          <w:position w:val="-14"/>
          <w:sz w:val="16"/>
          <w:szCs w:val="16"/>
          <w:lang w:eastAsia="ko-KR"/>
        </w:rPr>
        <w:fldChar w:fldCharType="separate"/>
      </w:r>
      <w:r w:rsidR="009517D4">
        <w:rPr>
          <w:rFonts w:ascii="Arial" w:hAnsi="Arial" w:cs="Arial"/>
          <w:color w:val="000000"/>
          <w:position w:val="-14"/>
          <w:sz w:val="16"/>
          <w:szCs w:val="16"/>
          <w:lang w:eastAsia="ko-KR"/>
        </w:rPr>
        <w:fldChar w:fldCharType="begin"/>
      </w:r>
      <w:r w:rsidR="009517D4">
        <w:rPr>
          <w:rFonts w:ascii="Arial" w:hAnsi="Arial" w:cs="Arial"/>
          <w:color w:val="000000"/>
          <w:position w:val="-14"/>
          <w:sz w:val="16"/>
          <w:szCs w:val="16"/>
          <w:lang w:eastAsia="ko-KR"/>
        </w:rPr>
        <w:instrText xml:space="preserve"> INCLUDEPICTURE  "cid:image041.png@01D82A7E.AF1DC7C0" \* MERGEFORMATINET </w:instrText>
      </w:r>
      <w:r w:rsidR="009517D4">
        <w:rPr>
          <w:rFonts w:ascii="Arial" w:hAnsi="Arial" w:cs="Arial"/>
          <w:color w:val="000000"/>
          <w:position w:val="-14"/>
          <w:sz w:val="16"/>
          <w:szCs w:val="16"/>
          <w:lang w:eastAsia="ko-KR"/>
        </w:rPr>
        <w:fldChar w:fldCharType="separate"/>
      </w:r>
      <w:r w:rsidR="002328C4">
        <w:rPr>
          <w:rFonts w:ascii="Arial" w:hAnsi="Arial" w:cs="Arial"/>
          <w:color w:val="000000"/>
          <w:position w:val="-14"/>
          <w:sz w:val="16"/>
          <w:szCs w:val="16"/>
          <w:lang w:eastAsia="ko-KR"/>
        </w:rPr>
        <w:fldChar w:fldCharType="begin"/>
      </w:r>
      <w:r w:rsidR="002328C4">
        <w:rPr>
          <w:rFonts w:ascii="Arial" w:hAnsi="Arial" w:cs="Arial"/>
          <w:color w:val="000000"/>
          <w:position w:val="-14"/>
          <w:sz w:val="16"/>
          <w:szCs w:val="16"/>
          <w:lang w:eastAsia="ko-KR"/>
        </w:rPr>
        <w:instrText xml:space="preserve"> </w:instrText>
      </w:r>
      <w:r w:rsidR="002328C4">
        <w:rPr>
          <w:rFonts w:ascii="Arial" w:hAnsi="Arial" w:cs="Arial"/>
          <w:color w:val="000000"/>
          <w:position w:val="-14"/>
          <w:sz w:val="16"/>
          <w:szCs w:val="16"/>
          <w:lang w:eastAsia="ko-KR"/>
        </w:rPr>
        <w:instrText>INCLUDEPICTURE  "cid:image041.png@01D82A7E.AF1DC7C0" \* MERGEFORMATINET</w:instrText>
      </w:r>
      <w:r w:rsidR="002328C4">
        <w:rPr>
          <w:rFonts w:ascii="Arial" w:hAnsi="Arial" w:cs="Arial"/>
          <w:color w:val="000000"/>
          <w:position w:val="-14"/>
          <w:sz w:val="16"/>
          <w:szCs w:val="16"/>
          <w:lang w:eastAsia="ko-KR"/>
        </w:rPr>
        <w:instrText xml:space="preserve"> </w:instrText>
      </w:r>
      <w:r w:rsidR="002328C4">
        <w:rPr>
          <w:rFonts w:ascii="Arial" w:hAnsi="Arial" w:cs="Arial"/>
          <w:color w:val="000000"/>
          <w:position w:val="-14"/>
          <w:sz w:val="16"/>
          <w:szCs w:val="16"/>
          <w:lang w:eastAsia="ko-KR"/>
        </w:rPr>
        <w:fldChar w:fldCharType="separate"/>
      </w:r>
      <w:r w:rsidR="002328C4">
        <w:rPr>
          <w:rFonts w:ascii="Arial" w:hAnsi="Arial" w:cs="Arial"/>
          <w:color w:val="000000"/>
          <w:position w:val="-14"/>
          <w:sz w:val="16"/>
          <w:szCs w:val="16"/>
          <w:lang w:eastAsia="ko-KR"/>
        </w:rPr>
        <w:pict w14:anchorId="6200FFC8">
          <v:shape id="_x0000_i1040" type="#_x0000_t75" style="width:42.75pt;height:20.25pt">
            <v:imagedata r:id="rId1257" r:href="rId1258"/>
          </v:shape>
        </w:pict>
      </w:r>
      <w:r w:rsidR="002328C4">
        <w:rPr>
          <w:rFonts w:ascii="Arial" w:hAnsi="Arial" w:cs="Arial"/>
          <w:color w:val="000000"/>
          <w:position w:val="-14"/>
          <w:sz w:val="16"/>
          <w:szCs w:val="16"/>
          <w:lang w:eastAsia="ko-KR"/>
        </w:rPr>
        <w:fldChar w:fldCharType="end"/>
      </w:r>
      <w:r w:rsidR="009517D4">
        <w:rPr>
          <w:rFonts w:ascii="Arial" w:hAnsi="Arial" w:cs="Arial"/>
          <w:color w:val="000000"/>
          <w:position w:val="-14"/>
          <w:sz w:val="16"/>
          <w:szCs w:val="16"/>
          <w:lang w:eastAsia="ko-KR"/>
        </w:rPr>
        <w:fldChar w:fldCharType="end"/>
      </w:r>
      <w:r w:rsidR="00F44FD9">
        <w:rPr>
          <w:rFonts w:ascii="Arial" w:hAnsi="Arial" w:cs="Arial"/>
          <w:color w:val="000000"/>
          <w:position w:val="-14"/>
          <w:sz w:val="16"/>
          <w:szCs w:val="16"/>
          <w:lang w:eastAsia="ko-KR"/>
        </w:rPr>
        <w:fldChar w:fldCharType="end"/>
      </w:r>
      <w:r w:rsidR="00D023F8">
        <w:rPr>
          <w:rFonts w:ascii="Arial" w:hAnsi="Arial" w:cs="Arial"/>
          <w:color w:val="000000"/>
          <w:position w:val="-14"/>
          <w:sz w:val="16"/>
          <w:szCs w:val="16"/>
          <w:lang w:eastAsia="ko-KR"/>
        </w:rPr>
        <w:fldChar w:fldCharType="end"/>
      </w:r>
      <w:r w:rsidR="00495ED7">
        <w:rPr>
          <w:rFonts w:ascii="Arial" w:hAnsi="Arial" w:cs="Arial"/>
          <w:color w:val="000000"/>
          <w:position w:val="-14"/>
          <w:sz w:val="16"/>
          <w:szCs w:val="16"/>
          <w:lang w:eastAsia="ko-KR"/>
        </w:rPr>
        <w:fldChar w:fldCharType="end"/>
      </w:r>
      <w:r w:rsidR="00A717FF">
        <w:rPr>
          <w:rFonts w:ascii="Arial" w:hAnsi="Arial" w:cs="Arial"/>
          <w:color w:val="000000"/>
          <w:position w:val="-14"/>
          <w:sz w:val="16"/>
          <w:szCs w:val="16"/>
          <w:lang w:eastAsia="ko-KR"/>
        </w:rPr>
        <w:fldChar w:fldCharType="end"/>
      </w:r>
      <w:r w:rsidR="007E7358">
        <w:rPr>
          <w:rFonts w:ascii="Arial" w:hAnsi="Arial" w:cs="Arial"/>
          <w:color w:val="000000"/>
          <w:position w:val="-14"/>
          <w:sz w:val="16"/>
          <w:szCs w:val="16"/>
          <w:lang w:eastAsia="ko-KR"/>
        </w:rPr>
        <w:fldChar w:fldCharType="end"/>
      </w:r>
      <w:r w:rsidR="001D5761">
        <w:rPr>
          <w:rFonts w:ascii="Arial" w:hAnsi="Arial" w:cs="Arial"/>
          <w:color w:val="000000"/>
          <w:position w:val="-14"/>
          <w:sz w:val="16"/>
          <w:szCs w:val="16"/>
          <w:lang w:eastAsia="ko-KR"/>
        </w:rPr>
        <w:fldChar w:fldCharType="end"/>
      </w:r>
      <w:r w:rsidR="00702400">
        <w:rPr>
          <w:rFonts w:ascii="Arial" w:hAnsi="Arial" w:cs="Arial"/>
          <w:color w:val="000000"/>
          <w:position w:val="-14"/>
          <w:sz w:val="16"/>
          <w:szCs w:val="16"/>
          <w:lang w:eastAsia="ko-KR"/>
        </w:rPr>
        <w:fldChar w:fldCharType="end"/>
      </w:r>
      <w:r w:rsidR="00CC0C21">
        <w:rPr>
          <w:rFonts w:ascii="Arial" w:hAnsi="Arial" w:cs="Arial"/>
          <w:color w:val="000000"/>
          <w:position w:val="-14"/>
          <w:sz w:val="16"/>
          <w:szCs w:val="16"/>
          <w:lang w:eastAsia="ko-KR"/>
        </w:rPr>
        <w:fldChar w:fldCharType="end"/>
      </w:r>
      <w:r w:rsidR="004B53CD">
        <w:rPr>
          <w:rFonts w:ascii="Arial" w:hAnsi="Arial" w:cs="Arial"/>
          <w:color w:val="000000"/>
          <w:position w:val="-14"/>
          <w:sz w:val="16"/>
          <w:szCs w:val="16"/>
          <w:lang w:eastAsia="ko-KR"/>
        </w:rPr>
        <w:fldChar w:fldCharType="end"/>
      </w:r>
      <w:r w:rsidR="000B36BA">
        <w:rPr>
          <w:rFonts w:ascii="Arial" w:hAnsi="Arial" w:cs="Arial"/>
          <w:color w:val="000000"/>
          <w:position w:val="-14"/>
          <w:sz w:val="16"/>
          <w:szCs w:val="16"/>
          <w:lang w:eastAsia="ko-KR"/>
        </w:rPr>
        <w:fldChar w:fldCharType="end"/>
      </w:r>
      <w:r w:rsidR="00A63FAE">
        <w:rPr>
          <w:rFonts w:ascii="Arial" w:hAnsi="Arial" w:cs="Arial"/>
          <w:color w:val="000000"/>
          <w:position w:val="-14"/>
          <w:sz w:val="16"/>
          <w:szCs w:val="16"/>
          <w:lang w:eastAsia="ko-KR"/>
        </w:rPr>
        <w:fldChar w:fldCharType="end"/>
      </w:r>
      <w:r w:rsidR="00A31B99">
        <w:rPr>
          <w:rFonts w:ascii="Arial" w:hAnsi="Arial" w:cs="Arial"/>
          <w:color w:val="000000"/>
          <w:position w:val="-14"/>
          <w:sz w:val="16"/>
          <w:szCs w:val="16"/>
          <w:lang w:eastAsia="ko-KR"/>
        </w:rPr>
        <w:fldChar w:fldCharType="end"/>
      </w:r>
      <w:r w:rsidRPr="009B7DA9">
        <w:rPr>
          <w:rFonts w:ascii="Arial" w:hAnsi="Arial" w:cs="Arial"/>
          <w:color w:val="000000"/>
          <w:position w:val="-14"/>
          <w:sz w:val="16"/>
          <w:szCs w:val="16"/>
          <w:lang w:eastAsia="ko-KR"/>
        </w:rPr>
        <w:fldChar w:fldCharType="end"/>
      </w:r>
      <w:r w:rsidRPr="009B7DA9">
        <w:rPr>
          <w:rFonts w:ascii="Arial" w:hAnsi="Arial" w:cs="Arial"/>
          <w:color w:val="000000"/>
          <w:sz w:val="16"/>
          <w:szCs w:val="16"/>
          <w:lang w:eastAsia="ko-KR"/>
        </w:rPr>
        <w:t xml:space="preserve"> and the </w:t>
      </w:r>
      <w:r w:rsidRPr="009B7DA9">
        <w:rPr>
          <w:rFonts w:ascii="Arial" w:hAnsi="Arial" w:cs="Arial"/>
          <w:color w:val="000000"/>
          <w:position w:val="-10"/>
          <w:sz w:val="16"/>
          <w:szCs w:val="16"/>
          <w:lang w:eastAsia="ko-KR"/>
        </w:rPr>
        <w:fldChar w:fldCharType="begin"/>
      </w:r>
      <w:r w:rsidRPr="009B7DA9">
        <w:rPr>
          <w:rFonts w:ascii="Arial" w:hAnsi="Arial" w:cs="Arial"/>
          <w:color w:val="000000"/>
          <w:position w:val="-10"/>
          <w:sz w:val="16"/>
          <w:szCs w:val="16"/>
          <w:lang w:eastAsia="ko-KR"/>
        </w:rPr>
        <w:instrText xml:space="preserve"> INCLUDEPICTURE  "cid:image042.png@01D82A7E.AF1DC7C0" \* MERGEFORMATINET </w:instrText>
      </w:r>
      <w:r w:rsidRPr="009B7DA9">
        <w:rPr>
          <w:rFonts w:ascii="Arial" w:hAnsi="Arial" w:cs="Arial"/>
          <w:color w:val="000000"/>
          <w:position w:val="-10"/>
          <w:sz w:val="16"/>
          <w:szCs w:val="16"/>
          <w:lang w:eastAsia="ko-KR"/>
        </w:rPr>
        <w:fldChar w:fldCharType="separate"/>
      </w:r>
      <w:r w:rsidR="00A31B99">
        <w:rPr>
          <w:rFonts w:ascii="Arial" w:hAnsi="Arial" w:cs="Arial"/>
          <w:color w:val="000000"/>
          <w:position w:val="-10"/>
          <w:sz w:val="16"/>
          <w:szCs w:val="16"/>
          <w:lang w:eastAsia="ko-KR"/>
        </w:rPr>
        <w:fldChar w:fldCharType="begin"/>
      </w:r>
      <w:r w:rsidR="00A31B99">
        <w:rPr>
          <w:rFonts w:ascii="Arial" w:hAnsi="Arial" w:cs="Arial"/>
          <w:color w:val="000000"/>
          <w:position w:val="-10"/>
          <w:sz w:val="16"/>
          <w:szCs w:val="16"/>
          <w:lang w:eastAsia="ko-KR"/>
        </w:rPr>
        <w:instrText xml:space="preserve"> INCLUDEPICTURE  "cid:image042.png@01D82A7E.AF1DC7C0" \* MERGEFORMATINET </w:instrText>
      </w:r>
      <w:r w:rsidR="00A31B99">
        <w:rPr>
          <w:rFonts w:ascii="Arial" w:hAnsi="Arial" w:cs="Arial"/>
          <w:color w:val="000000"/>
          <w:position w:val="-10"/>
          <w:sz w:val="16"/>
          <w:szCs w:val="16"/>
          <w:lang w:eastAsia="ko-KR"/>
        </w:rPr>
        <w:fldChar w:fldCharType="separate"/>
      </w:r>
      <w:r w:rsidR="00A63FAE">
        <w:rPr>
          <w:rFonts w:ascii="Arial" w:hAnsi="Arial" w:cs="Arial"/>
          <w:color w:val="000000"/>
          <w:position w:val="-10"/>
          <w:sz w:val="16"/>
          <w:szCs w:val="16"/>
          <w:lang w:eastAsia="ko-KR"/>
        </w:rPr>
        <w:fldChar w:fldCharType="begin"/>
      </w:r>
      <w:r w:rsidR="00A63FAE">
        <w:rPr>
          <w:rFonts w:ascii="Arial" w:hAnsi="Arial" w:cs="Arial"/>
          <w:color w:val="000000"/>
          <w:position w:val="-10"/>
          <w:sz w:val="16"/>
          <w:szCs w:val="16"/>
          <w:lang w:eastAsia="ko-KR"/>
        </w:rPr>
        <w:instrText xml:space="preserve"> INCLUDEPICTURE  "cid:image042.png@01D82A7E.AF1DC7C0" \* MERGEFORMATINET </w:instrText>
      </w:r>
      <w:r w:rsidR="00A63FAE">
        <w:rPr>
          <w:rFonts w:ascii="Arial" w:hAnsi="Arial" w:cs="Arial"/>
          <w:color w:val="000000"/>
          <w:position w:val="-10"/>
          <w:sz w:val="16"/>
          <w:szCs w:val="16"/>
          <w:lang w:eastAsia="ko-KR"/>
        </w:rPr>
        <w:fldChar w:fldCharType="separate"/>
      </w:r>
      <w:r w:rsidR="000B36BA">
        <w:rPr>
          <w:rFonts w:ascii="Arial" w:hAnsi="Arial" w:cs="Arial"/>
          <w:color w:val="000000"/>
          <w:position w:val="-10"/>
          <w:sz w:val="16"/>
          <w:szCs w:val="16"/>
          <w:lang w:eastAsia="ko-KR"/>
        </w:rPr>
        <w:fldChar w:fldCharType="begin"/>
      </w:r>
      <w:r w:rsidR="000B36BA">
        <w:rPr>
          <w:rFonts w:ascii="Arial" w:hAnsi="Arial" w:cs="Arial"/>
          <w:color w:val="000000"/>
          <w:position w:val="-10"/>
          <w:sz w:val="16"/>
          <w:szCs w:val="16"/>
          <w:lang w:eastAsia="ko-KR"/>
        </w:rPr>
        <w:instrText xml:space="preserve"> INCLUDEPICTURE  "cid:image042.png@01D82A7E.AF1DC7C0" \* MERGEFORMATINET </w:instrText>
      </w:r>
      <w:r w:rsidR="000B36BA">
        <w:rPr>
          <w:rFonts w:ascii="Arial" w:hAnsi="Arial" w:cs="Arial"/>
          <w:color w:val="000000"/>
          <w:position w:val="-10"/>
          <w:sz w:val="16"/>
          <w:szCs w:val="16"/>
          <w:lang w:eastAsia="ko-KR"/>
        </w:rPr>
        <w:fldChar w:fldCharType="separate"/>
      </w:r>
      <w:r w:rsidR="004B53CD">
        <w:rPr>
          <w:rFonts w:ascii="Arial" w:hAnsi="Arial" w:cs="Arial"/>
          <w:color w:val="000000"/>
          <w:position w:val="-10"/>
          <w:sz w:val="16"/>
          <w:szCs w:val="16"/>
          <w:lang w:eastAsia="ko-KR"/>
        </w:rPr>
        <w:fldChar w:fldCharType="begin"/>
      </w:r>
      <w:r w:rsidR="004B53CD">
        <w:rPr>
          <w:rFonts w:ascii="Arial" w:hAnsi="Arial" w:cs="Arial"/>
          <w:color w:val="000000"/>
          <w:position w:val="-10"/>
          <w:sz w:val="16"/>
          <w:szCs w:val="16"/>
          <w:lang w:eastAsia="ko-KR"/>
        </w:rPr>
        <w:instrText xml:space="preserve"> INCLUDEPICTURE  "cid:image042.png@01D82A7E.AF1DC7C0" \* MERGEFORMATINET </w:instrText>
      </w:r>
      <w:r w:rsidR="004B53CD">
        <w:rPr>
          <w:rFonts w:ascii="Arial" w:hAnsi="Arial" w:cs="Arial"/>
          <w:color w:val="000000"/>
          <w:position w:val="-10"/>
          <w:sz w:val="16"/>
          <w:szCs w:val="16"/>
          <w:lang w:eastAsia="ko-KR"/>
        </w:rPr>
        <w:fldChar w:fldCharType="separate"/>
      </w:r>
      <w:r w:rsidR="00CC0C21">
        <w:rPr>
          <w:rFonts w:ascii="Arial" w:hAnsi="Arial" w:cs="Arial"/>
          <w:color w:val="000000"/>
          <w:position w:val="-10"/>
          <w:sz w:val="16"/>
          <w:szCs w:val="16"/>
          <w:lang w:eastAsia="ko-KR"/>
        </w:rPr>
        <w:fldChar w:fldCharType="begin"/>
      </w:r>
      <w:r w:rsidR="00CC0C21">
        <w:rPr>
          <w:rFonts w:ascii="Arial" w:hAnsi="Arial" w:cs="Arial"/>
          <w:color w:val="000000"/>
          <w:position w:val="-10"/>
          <w:sz w:val="16"/>
          <w:szCs w:val="16"/>
          <w:lang w:eastAsia="ko-KR"/>
        </w:rPr>
        <w:instrText xml:space="preserve"> INCLUDEPICTURE  "cid:image042.png@01D82A7E.AF1DC7C0" \* MERGEFORMATINET </w:instrText>
      </w:r>
      <w:r w:rsidR="00CC0C21">
        <w:rPr>
          <w:rFonts w:ascii="Arial" w:hAnsi="Arial" w:cs="Arial"/>
          <w:color w:val="000000"/>
          <w:position w:val="-10"/>
          <w:sz w:val="16"/>
          <w:szCs w:val="16"/>
          <w:lang w:eastAsia="ko-KR"/>
        </w:rPr>
        <w:fldChar w:fldCharType="separate"/>
      </w:r>
      <w:r w:rsidR="00702400">
        <w:rPr>
          <w:rFonts w:ascii="Arial" w:hAnsi="Arial" w:cs="Arial"/>
          <w:color w:val="000000"/>
          <w:position w:val="-10"/>
          <w:sz w:val="16"/>
          <w:szCs w:val="16"/>
          <w:lang w:eastAsia="ko-KR"/>
        </w:rPr>
        <w:fldChar w:fldCharType="begin"/>
      </w:r>
      <w:r w:rsidR="00702400">
        <w:rPr>
          <w:rFonts w:ascii="Arial" w:hAnsi="Arial" w:cs="Arial"/>
          <w:color w:val="000000"/>
          <w:position w:val="-10"/>
          <w:sz w:val="16"/>
          <w:szCs w:val="16"/>
          <w:lang w:eastAsia="ko-KR"/>
        </w:rPr>
        <w:instrText xml:space="preserve"> INCLUDEPICTURE  "cid:image042.png@01D82A7E.AF1DC7C0" \* MERGEFORMATINET </w:instrText>
      </w:r>
      <w:r w:rsidR="00702400">
        <w:rPr>
          <w:rFonts w:ascii="Arial" w:hAnsi="Arial" w:cs="Arial"/>
          <w:color w:val="000000"/>
          <w:position w:val="-10"/>
          <w:sz w:val="16"/>
          <w:szCs w:val="16"/>
          <w:lang w:eastAsia="ko-KR"/>
        </w:rPr>
        <w:fldChar w:fldCharType="separate"/>
      </w:r>
      <w:r w:rsidR="001D5761">
        <w:rPr>
          <w:rFonts w:ascii="Arial" w:hAnsi="Arial" w:cs="Arial"/>
          <w:color w:val="000000"/>
          <w:position w:val="-10"/>
          <w:sz w:val="16"/>
          <w:szCs w:val="16"/>
          <w:lang w:eastAsia="ko-KR"/>
        </w:rPr>
        <w:fldChar w:fldCharType="begin"/>
      </w:r>
      <w:r w:rsidR="001D5761">
        <w:rPr>
          <w:rFonts w:ascii="Arial" w:hAnsi="Arial" w:cs="Arial"/>
          <w:color w:val="000000"/>
          <w:position w:val="-10"/>
          <w:sz w:val="16"/>
          <w:szCs w:val="16"/>
          <w:lang w:eastAsia="ko-KR"/>
        </w:rPr>
        <w:instrText xml:space="preserve"> INCLUDEPICTURE  "cid:image042.png@01D82A7E.AF1DC7C0" \* MERGEFORMATINET </w:instrText>
      </w:r>
      <w:r w:rsidR="001D5761">
        <w:rPr>
          <w:rFonts w:ascii="Arial" w:hAnsi="Arial" w:cs="Arial"/>
          <w:color w:val="000000"/>
          <w:position w:val="-10"/>
          <w:sz w:val="16"/>
          <w:szCs w:val="16"/>
          <w:lang w:eastAsia="ko-KR"/>
        </w:rPr>
        <w:fldChar w:fldCharType="separate"/>
      </w:r>
      <w:r w:rsidR="007E7358">
        <w:rPr>
          <w:rFonts w:ascii="Arial" w:hAnsi="Arial" w:cs="Arial"/>
          <w:color w:val="000000"/>
          <w:position w:val="-10"/>
          <w:sz w:val="16"/>
          <w:szCs w:val="16"/>
          <w:lang w:eastAsia="ko-KR"/>
        </w:rPr>
        <w:fldChar w:fldCharType="begin"/>
      </w:r>
      <w:r w:rsidR="007E7358">
        <w:rPr>
          <w:rFonts w:ascii="Arial" w:hAnsi="Arial" w:cs="Arial"/>
          <w:color w:val="000000"/>
          <w:position w:val="-10"/>
          <w:sz w:val="16"/>
          <w:szCs w:val="16"/>
          <w:lang w:eastAsia="ko-KR"/>
        </w:rPr>
        <w:instrText xml:space="preserve"> INCLUDEPICTURE  "cid:image042.png@01D82A7E.AF1DC7C0" \* MERGEFORMATINET </w:instrText>
      </w:r>
      <w:r w:rsidR="007E7358">
        <w:rPr>
          <w:rFonts w:ascii="Arial" w:hAnsi="Arial" w:cs="Arial"/>
          <w:color w:val="000000"/>
          <w:position w:val="-10"/>
          <w:sz w:val="16"/>
          <w:szCs w:val="16"/>
          <w:lang w:eastAsia="ko-KR"/>
        </w:rPr>
        <w:fldChar w:fldCharType="separate"/>
      </w:r>
      <w:r w:rsidR="00A717FF">
        <w:rPr>
          <w:rFonts w:ascii="Arial" w:hAnsi="Arial" w:cs="Arial"/>
          <w:color w:val="000000"/>
          <w:position w:val="-10"/>
          <w:sz w:val="16"/>
          <w:szCs w:val="16"/>
          <w:lang w:eastAsia="ko-KR"/>
        </w:rPr>
        <w:fldChar w:fldCharType="begin"/>
      </w:r>
      <w:r w:rsidR="00A717FF">
        <w:rPr>
          <w:rFonts w:ascii="Arial" w:hAnsi="Arial" w:cs="Arial"/>
          <w:color w:val="000000"/>
          <w:position w:val="-10"/>
          <w:sz w:val="16"/>
          <w:szCs w:val="16"/>
          <w:lang w:eastAsia="ko-KR"/>
        </w:rPr>
        <w:instrText xml:space="preserve"> INCLUDEPICTURE  "cid:image042.png@01D82A7E.AF1DC7C0" \* MERGEFORMATINET </w:instrText>
      </w:r>
      <w:r w:rsidR="00A717FF">
        <w:rPr>
          <w:rFonts w:ascii="Arial" w:hAnsi="Arial" w:cs="Arial"/>
          <w:color w:val="000000"/>
          <w:position w:val="-10"/>
          <w:sz w:val="16"/>
          <w:szCs w:val="16"/>
          <w:lang w:eastAsia="ko-KR"/>
        </w:rPr>
        <w:fldChar w:fldCharType="separate"/>
      </w:r>
      <w:r w:rsidR="00495ED7">
        <w:rPr>
          <w:rFonts w:ascii="Arial" w:hAnsi="Arial" w:cs="Arial"/>
          <w:color w:val="000000"/>
          <w:position w:val="-10"/>
          <w:sz w:val="16"/>
          <w:szCs w:val="16"/>
          <w:lang w:eastAsia="ko-KR"/>
        </w:rPr>
        <w:fldChar w:fldCharType="begin"/>
      </w:r>
      <w:r w:rsidR="00495ED7">
        <w:rPr>
          <w:rFonts w:ascii="Arial" w:hAnsi="Arial" w:cs="Arial"/>
          <w:color w:val="000000"/>
          <w:position w:val="-10"/>
          <w:sz w:val="16"/>
          <w:szCs w:val="16"/>
          <w:lang w:eastAsia="ko-KR"/>
        </w:rPr>
        <w:instrText xml:space="preserve"> INCLUDEPICTURE  "cid:image042.png@01D82A7E.AF1DC7C0" \* MERGEFORMATINET </w:instrText>
      </w:r>
      <w:r w:rsidR="00495ED7">
        <w:rPr>
          <w:rFonts w:ascii="Arial" w:hAnsi="Arial" w:cs="Arial"/>
          <w:color w:val="000000"/>
          <w:position w:val="-10"/>
          <w:sz w:val="16"/>
          <w:szCs w:val="16"/>
          <w:lang w:eastAsia="ko-KR"/>
        </w:rPr>
        <w:fldChar w:fldCharType="separate"/>
      </w:r>
      <w:r w:rsidR="00D023F8">
        <w:rPr>
          <w:rFonts w:ascii="Arial" w:hAnsi="Arial" w:cs="Arial"/>
          <w:color w:val="000000"/>
          <w:position w:val="-10"/>
          <w:sz w:val="16"/>
          <w:szCs w:val="16"/>
          <w:lang w:eastAsia="ko-KR"/>
        </w:rPr>
        <w:fldChar w:fldCharType="begin"/>
      </w:r>
      <w:r w:rsidR="00D023F8">
        <w:rPr>
          <w:rFonts w:ascii="Arial" w:hAnsi="Arial" w:cs="Arial"/>
          <w:color w:val="000000"/>
          <w:position w:val="-10"/>
          <w:sz w:val="16"/>
          <w:szCs w:val="16"/>
          <w:lang w:eastAsia="ko-KR"/>
        </w:rPr>
        <w:instrText xml:space="preserve"> INCLUDEPICTURE  "cid:image042.png@01D82A7E.AF1DC7C0" \* MERGEFORMATINET </w:instrText>
      </w:r>
      <w:r w:rsidR="00D023F8">
        <w:rPr>
          <w:rFonts w:ascii="Arial" w:hAnsi="Arial" w:cs="Arial"/>
          <w:color w:val="000000"/>
          <w:position w:val="-10"/>
          <w:sz w:val="16"/>
          <w:szCs w:val="16"/>
          <w:lang w:eastAsia="ko-KR"/>
        </w:rPr>
        <w:fldChar w:fldCharType="separate"/>
      </w:r>
      <w:r w:rsidR="00F44FD9">
        <w:rPr>
          <w:rFonts w:ascii="Arial" w:hAnsi="Arial" w:cs="Arial"/>
          <w:color w:val="000000"/>
          <w:position w:val="-10"/>
          <w:sz w:val="16"/>
          <w:szCs w:val="16"/>
          <w:lang w:eastAsia="ko-KR"/>
        </w:rPr>
        <w:fldChar w:fldCharType="begin"/>
      </w:r>
      <w:r w:rsidR="00F44FD9">
        <w:rPr>
          <w:rFonts w:ascii="Arial" w:hAnsi="Arial" w:cs="Arial"/>
          <w:color w:val="000000"/>
          <w:position w:val="-10"/>
          <w:sz w:val="16"/>
          <w:szCs w:val="16"/>
          <w:lang w:eastAsia="ko-KR"/>
        </w:rPr>
        <w:instrText xml:space="preserve"> INCLUDEPICTURE  "cid:image042.png@01D82A7E.AF1DC7C0" \* MERGEFORMATINET </w:instrText>
      </w:r>
      <w:r w:rsidR="00F44FD9">
        <w:rPr>
          <w:rFonts w:ascii="Arial" w:hAnsi="Arial" w:cs="Arial"/>
          <w:color w:val="000000"/>
          <w:position w:val="-10"/>
          <w:sz w:val="16"/>
          <w:szCs w:val="16"/>
          <w:lang w:eastAsia="ko-KR"/>
        </w:rPr>
        <w:fldChar w:fldCharType="separate"/>
      </w:r>
      <w:r w:rsidR="009517D4">
        <w:rPr>
          <w:rFonts w:ascii="Arial" w:hAnsi="Arial" w:cs="Arial"/>
          <w:color w:val="000000"/>
          <w:position w:val="-10"/>
          <w:sz w:val="16"/>
          <w:szCs w:val="16"/>
          <w:lang w:eastAsia="ko-KR"/>
        </w:rPr>
        <w:fldChar w:fldCharType="begin"/>
      </w:r>
      <w:r w:rsidR="009517D4">
        <w:rPr>
          <w:rFonts w:ascii="Arial" w:hAnsi="Arial" w:cs="Arial"/>
          <w:color w:val="000000"/>
          <w:position w:val="-10"/>
          <w:sz w:val="16"/>
          <w:szCs w:val="16"/>
          <w:lang w:eastAsia="ko-KR"/>
        </w:rPr>
        <w:instrText xml:space="preserve"> INCLUDEPICTURE  "cid:image042.png@01D82A7E.AF1DC7C0" \* MERGEFORMATINET </w:instrText>
      </w:r>
      <w:r w:rsidR="009517D4">
        <w:rPr>
          <w:rFonts w:ascii="Arial" w:hAnsi="Arial" w:cs="Arial"/>
          <w:color w:val="000000"/>
          <w:position w:val="-10"/>
          <w:sz w:val="16"/>
          <w:szCs w:val="16"/>
          <w:lang w:eastAsia="ko-KR"/>
        </w:rPr>
        <w:fldChar w:fldCharType="separate"/>
      </w:r>
      <w:r w:rsidR="002328C4">
        <w:rPr>
          <w:rFonts w:ascii="Arial" w:hAnsi="Arial" w:cs="Arial"/>
          <w:color w:val="000000"/>
          <w:position w:val="-10"/>
          <w:sz w:val="16"/>
          <w:szCs w:val="16"/>
          <w:lang w:eastAsia="ko-KR"/>
        </w:rPr>
        <w:fldChar w:fldCharType="begin"/>
      </w:r>
      <w:r w:rsidR="002328C4">
        <w:rPr>
          <w:rFonts w:ascii="Arial" w:hAnsi="Arial" w:cs="Arial"/>
          <w:color w:val="000000"/>
          <w:position w:val="-10"/>
          <w:sz w:val="16"/>
          <w:szCs w:val="16"/>
          <w:lang w:eastAsia="ko-KR"/>
        </w:rPr>
        <w:instrText xml:space="preserve"> </w:instrText>
      </w:r>
      <w:r w:rsidR="002328C4">
        <w:rPr>
          <w:rFonts w:ascii="Arial" w:hAnsi="Arial" w:cs="Arial"/>
          <w:color w:val="000000"/>
          <w:position w:val="-10"/>
          <w:sz w:val="16"/>
          <w:szCs w:val="16"/>
          <w:lang w:eastAsia="ko-KR"/>
        </w:rPr>
        <w:instrText>INCLUDEPICTURE  "cid:image042.png@01D82A7E.AF1DC7C0" \* MERGEFORMATINET</w:instrText>
      </w:r>
      <w:r w:rsidR="002328C4">
        <w:rPr>
          <w:rFonts w:ascii="Arial" w:hAnsi="Arial" w:cs="Arial"/>
          <w:color w:val="000000"/>
          <w:position w:val="-10"/>
          <w:sz w:val="16"/>
          <w:szCs w:val="16"/>
          <w:lang w:eastAsia="ko-KR"/>
        </w:rPr>
        <w:instrText xml:space="preserve"> </w:instrText>
      </w:r>
      <w:r w:rsidR="002328C4">
        <w:rPr>
          <w:rFonts w:ascii="Arial" w:hAnsi="Arial" w:cs="Arial"/>
          <w:color w:val="000000"/>
          <w:position w:val="-10"/>
          <w:sz w:val="16"/>
          <w:szCs w:val="16"/>
          <w:lang w:eastAsia="ko-KR"/>
        </w:rPr>
        <w:fldChar w:fldCharType="separate"/>
      </w:r>
      <w:r w:rsidR="002328C4">
        <w:rPr>
          <w:rFonts w:ascii="Arial" w:hAnsi="Arial" w:cs="Arial"/>
          <w:color w:val="000000"/>
          <w:position w:val="-10"/>
          <w:sz w:val="16"/>
          <w:szCs w:val="16"/>
          <w:lang w:eastAsia="ko-KR"/>
        </w:rPr>
        <w:pict w14:anchorId="5B617C9D">
          <v:shape id="_x0000_i1041" type="#_x0000_t75" style="width:24pt;height:15.75pt">
            <v:imagedata r:id="rId1259" r:href="rId1260"/>
          </v:shape>
        </w:pict>
      </w:r>
      <w:r w:rsidR="002328C4">
        <w:rPr>
          <w:rFonts w:ascii="Arial" w:hAnsi="Arial" w:cs="Arial"/>
          <w:color w:val="000000"/>
          <w:position w:val="-10"/>
          <w:sz w:val="16"/>
          <w:szCs w:val="16"/>
          <w:lang w:eastAsia="ko-KR"/>
        </w:rPr>
        <w:fldChar w:fldCharType="end"/>
      </w:r>
      <w:r w:rsidR="009517D4">
        <w:rPr>
          <w:rFonts w:ascii="Arial" w:hAnsi="Arial" w:cs="Arial"/>
          <w:color w:val="000000"/>
          <w:position w:val="-10"/>
          <w:sz w:val="16"/>
          <w:szCs w:val="16"/>
          <w:lang w:eastAsia="ko-KR"/>
        </w:rPr>
        <w:fldChar w:fldCharType="end"/>
      </w:r>
      <w:r w:rsidR="00F44FD9">
        <w:rPr>
          <w:rFonts w:ascii="Arial" w:hAnsi="Arial" w:cs="Arial"/>
          <w:color w:val="000000"/>
          <w:position w:val="-10"/>
          <w:sz w:val="16"/>
          <w:szCs w:val="16"/>
          <w:lang w:eastAsia="ko-KR"/>
        </w:rPr>
        <w:fldChar w:fldCharType="end"/>
      </w:r>
      <w:r w:rsidR="00D023F8">
        <w:rPr>
          <w:rFonts w:ascii="Arial" w:hAnsi="Arial" w:cs="Arial"/>
          <w:color w:val="000000"/>
          <w:position w:val="-10"/>
          <w:sz w:val="16"/>
          <w:szCs w:val="16"/>
          <w:lang w:eastAsia="ko-KR"/>
        </w:rPr>
        <w:fldChar w:fldCharType="end"/>
      </w:r>
      <w:r w:rsidR="00495ED7">
        <w:rPr>
          <w:rFonts w:ascii="Arial" w:hAnsi="Arial" w:cs="Arial"/>
          <w:color w:val="000000"/>
          <w:position w:val="-10"/>
          <w:sz w:val="16"/>
          <w:szCs w:val="16"/>
          <w:lang w:eastAsia="ko-KR"/>
        </w:rPr>
        <w:fldChar w:fldCharType="end"/>
      </w:r>
      <w:r w:rsidR="00A717FF">
        <w:rPr>
          <w:rFonts w:ascii="Arial" w:hAnsi="Arial" w:cs="Arial"/>
          <w:color w:val="000000"/>
          <w:position w:val="-10"/>
          <w:sz w:val="16"/>
          <w:szCs w:val="16"/>
          <w:lang w:eastAsia="ko-KR"/>
        </w:rPr>
        <w:fldChar w:fldCharType="end"/>
      </w:r>
      <w:r w:rsidR="007E7358">
        <w:rPr>
          <w:rFonts w:ascii="Arial" w:hAnsi="Arial" w:cs="Arial"/>
          <w:color w:val="000000"/>
          <w:position w:val="-10"/>
          <w:sz w:val="16"/>
          <w:szCs w:val="16"/>
          <w:lang w:eastAsia="ko-KR"/>
        </w:rPr>
        <w:fldChar w:fldCharType="end"/>
      </w:r>
      <w:r w:rsidR="001D5761">
        <w:rPr>
          <w:rFonts w:ascii="Arial" w:hAnsi="Arial" w:cs="Arial"/>
          <w:color w:val="000000"/>
          <w:position w:val="-10"/>
          <w:sz w:val="16"/>
          <w:szCs w:val="16"/>
          <w:lang w:eastAsia="ko-KR"/>
        </w:rPr>
        <w:fldChar w:fldCharType="end"/>
      </w:r>
      <w:r w:rsidR="00702400">
        <w:rPr>
          <w:rFonts w:ascii="Arial" w:hAnsi="Arial" w:cs="Arial"/>
          <w:color w:val="000000"/>
          <w:position w:val="-10"/>
          <w:sz w:val="16"/>
          <w:szCs w:val="16"/>
          <w:lang w:eastAsia="ko-KR"/>
        </w:rPr>
        <w:fldChar w:fldCharType="end"/>
      </w:r>
      <w:r w:rsidR="00CC0C21">
        <w:rPr>
          <w:rFonts w:ascii="Arial" w:hAnsi="Arial" w:cs="Arial"/>
          <w:color w:val="000000"/>
          <w:position w:val="-10"/>
          <w:sz w:val="16"/>
          <w:szCs w:val="16"/>
          <w:lang w:eastAsia="ko-KR"/>
        </w:rPr>
        <w:fldChar w:fldCharType="end"/>
      </w:r>
      <w:r w:rsidR="004B53CD">
        <w:rPr>
          <w:rFonts w:ascii="Arial" w:hAnsi="Arial" w:cs="Arial"/>
          <w:color w:val="000000"/>
          <w:position w:val="-10"/>
          <w:sz w:val="16"/>
          <w:szCs w:val="16"/>
          <w:lang w:eastAsia="ko-KR"/>
        </w:rPr>
        <w:fldChar w:fldCharType="end"/>
      </w:r>
      <w:r w:rsidR="000B36BA">
        <w:rPr>
          <w:rFonts w:ascii="Arial" w:hAnsi="Arial" w:cs="Arial"/>
          <w:color w:val="000000"/>
          <w:position w:val="-10"/>
          <w:sz w:val="16"/>
          <w:szCs w:val="16"/>
          <w:lang w:eastAsia="ko-KR"/>
        </w:rPr>
        <w:fldChar w:fldCharType="end"/>
      </w:r>
      <w:r w:rsidR="00A63FAE">
        <w:rPr>
          <w:rFonts w:ascii="Arial" w:hAnsi="Arial" w:cs="Arial"/>
          <w:color w:val="000000"/>
          <w:position w:val="-10"/>
          <w:sz w:val="16"/>
          <w:szCs w:val="16"/>
          <w:lang w:eastAsia="ko-KR"/>
        </w:rPr>
        <w:fldChar w:fldCharType="end"/>
      </w:r>
      <w:r w:rsidR="00A31B99">
        <w:rPr>
          <w:rFonts w:ascii="Arial" w:hAnsi="Arial" w:cs="Arial"/>
          <w:color w:val="000000"/>
          <w:position w:val="-10"/>
          <w:sz w:val="16"/>
          <w:szCs w:val="16"/>
          <w:lang w:eastAsia="ko-KR"/>
        </w:rPr>
        <w:fldChar w:fldCharType="end"/>
      </w:r>
      <w:r w:rsidRPr="009B7DA9">
        <w:rPr>
          <w:rFonts w:ascii="Arial" w:hAnsi="Arial" w:cs="Arial"/>
          <w:color w:val="000000"/>
          <w:position w:val="-10"/>
          <w:sz w:val="16"/>
          <w:szCs w:val="16"/>
          <w:lang w:eastAsia="ko-KR"/>
        </w:rPr>
        <w:fldChar w:fldCharType="end"/>
      </w:r>
      <w:r w:rsidRPr="009B7DA9">
        <w:rPr>
          <w:rFonts w:ascii="Arial" w:hAnsi="Arial" w:cs="Arial"/>
          <w:color w:val="000000"/>
          <w:sz w:val="16"/>
          <w:szCs w:val="16"/>
          <w:lang w:eastAsia="ko-KR"/>
        </w:rPr>
        <w:t xml:space="preserve">, respectively, which are determined by higher-layer configured </w:t>
      </w:r>
      <w:r w:rsidRPr="009B7DA9">
        <w:rPr>
          <w:rStyle w:val="Emphasis"/>
          <w:rFonts w:ascii="Arial" w:hAnsi="Arial" w:cs="Arial"/>
          <w:sz w:val="16"/>
          <w:szCs w:val="16"/>
          <w:lang w:eastAsia="ko-KR"/>
        </w:rPr>
        <w:t xml:space="preserve">ca-SlotOffset </w:t>
      </w:r>
      <w:r w:rsidRPr="009B7DA9">
        <w:rPr>
          <w:rFonts w:ascii="Arial" w:hAnsi="Arial" w:cs="Arial"/>
          <w:color w:val="000000"/>
          <w:sz w:val="16"/>
          <w:szCs w:val="16"/>
          <w:lang w:eastAsia="ko-KR"/>
        </w:rPr>
        <w:t>for the cell transmitting the SRS, as defined in [4, TS 38.211] clause 4.5.</w:t>
      </w:r>
    </w:p>
    <w:p w14:paraId="3C6CBDC2" w14:textId="77777777" w:rsidR="00CA6F0D" w:rsidRPr="0009710D" w:rsidRDefault="00CA6F0D" w:rsidP="00CA6F0D">
      <w:pPr>
        <w:ind w:leftChars="200" w:left="400"/>
        <w:jc w:val="center"/>
        <w:rPr>
          <w:color w:val="FF0000"/>
          <w:lang w:eastAsia="ko-KR"/>
        </w:rPr>
      </w:pPr>
      <w:r w:rsidRPr="0009710D">
        <w:rPr>
          <w:rFonts w:hint="eastAsia"/>
          <w:color w:val="FF0000"/>
          <w:lang w:eastAsia="ko-KR"/>
        </w:rPr>
        <w:t>--- End of TP ---</w:t>
      </w:r>
    </w:p>
    <w:p w14:paraId="6C84AA45" w14:textId="77777777" w:rsidR="00CA6F0D" w:rsidRPr="00E31066" w:rsidRDefault="00CA6F0D" w:rsidP="00CA6F0D">
      <w:pPr>
        <w:rPr>
          <w:lang w:eastAsia="x-none"/>
        </w:rPr>
      </w:pPr>
    </w:p>
    <w:p w14:paraId="6453E25E" w14:textId="16D85E91" w:rsidR="00CA6F0D" w:rsidRDefault="002328C4" w:rsidP="006B480F">
      <w:pPr>
        <w:rPr>
          <w:b/>
          <w:bCs/>
          <w:lang w:val="en-US" w:eastAsia="x-none"/>
        </w:rPr>
      </w:pPr>
      <w:hyperlink r:id="rId1261" w:history="1">
        <w:r w:rsidR="004371F4">
          <w:rPr>
            <w:rStyle w:val="Hyperlink"/>
            <w:b/>
            <w:bCs/>
            <w:lang w:val="en-US" w:eastAsia="x-none"/>
          </w:rPr>
          <w:t>R1-2202811</w:t>
        </w:r>
      </w:hyperlink>
      <w:r w:rsidR="00F0276C" w:rsidRPr="00F0276C">
        <w:rPr>
          <w:b/>
          <w:bCs/>
          <w:lang w:val="en-US" w:eastAsia="x-none"/>
        </w:rPr>
        <w:tab/>
        <w:t>FL summary #5 on NTN timing relationships</w:t>
      </w:r>
      <w:r w:rsidR="00F0276C" w:rsidRPr="00F0276C">
        <w:rPr>
          <w:b/>
          <w:bCs/>
          <w:lang w:val="en-US" w:eastAsia="x-none"/>
        </w:rPr>
        <w:tab/>
        <w:t>Moderator (Huawei)</w:t>
      </w:r>
    </w:p>
    <w:p w14:paraId="1C813385" w14:textId="429E1F4B" w:rsidR="00F0276C" w:rsidRDefault="00F0276C" w:rsidP="00F0276C">
      <w:pPr>
        <w:rPr>
          <w:lang w:val="en-US" w:eastAsia="x-none"/>
        </w:rPr>
      </w:pPr>
      <w:r w:rsidRPr="00CA6F0D">
        <w:rPr>
          <w:b/>
          <w:bCs/>
          <w:lang w:val="en-US" w:eastAsia="x-none"/>
        </w:rPr>
        <w:t>Decision:</w:t>
      </w:r>
      <w:r w:rsidRPr="00CA6F0D">
        <w:rPr>
          <w:lang w:val="en-US" w:eastAsia="x-none"/>
        </w:rPr>
        <w:t xml:space="preserve"> As per email decision posted on </w:t>
      </w:r>
      <w:r>
        <w:rPr>
          <w:lang w:val="en-US" w:eastAsia="x-none"/>
        </w:rPr>
        <w:t>Mar 2</w:t>
      </w:r>
      <w:r w:rsidRPr="00F0276C">
        <w:rPr>
          <w:vertAlign w:val="superscript"/>
          <w:lang w:val="en-US" w:eastAsia="x-none"/>
        </w:rPr>
        <w:t>nd</w:t>
      </w:r>
      <w:r>
        <w:rPr>
          <w:lang w:val="en-US" w:eastAsia="x-none"/>
        </w:rPr>
        <w:t>,</w:t>
      </w:r>
    </w:p>
    <w:p w14:paraId="47234C13" w14:textId="33D4F315" w:rsidR="00F0276C" w:rsidRPr="00F0276C" w:rsidRDefault="00F0276C" w:rsidP="00F0276C">
      <w:pPr>
        <w:rPr>
          <w:lang w:val="en-US" w:eastAsia="x-none"/>
        </w:rPr>
      </w:pPr>
      <w:r w:rsidRPr="00F0276C">
        <w:rPr>
          <w:highlight w:val="green"/>
          <w:lang w:val="en-US" w:eastAsia="x-none"/>
        </w:rPr>
        <w:t>Agreements</w:t>
      </w:r>
    </w:p>
    <w:p w14:paraId="02A36022" w14:textId="1B525416" w:rsidR="00F0276C" w:rsidRPr="00F0276C" w:rsidRDefault="00F0276C" w:rsidP="00F44FD9">
      <w:pPr>
        <w:pStyle w:val="ListParagraph"/>
        <w:numPr>
          <w:ilvl w:val="0"/>
          <w:numId w:val="237"/>
        </w:numPr>
        <w:rPr>
          <w:lang w:eastAsia="x-none"/>
        </w:rPr>
      </w:pPr>
      <w:r w:rsidRPr="00F0276C">
        <w:rPr>
          <w:lang w:eastAsia="x-none"/>
        </w:rPr>
        <w:t xml:space="preserve">Text Proposal TP#3B (for 38.213, Clause 9) in section 11.2 of </w:t>
      </w:r>
      <w:hyperlink r:id="rId1262" w:history="1">
        <w:r w:rsidR="004371F4">
          <w:rPr>
            <w:rStyle w:val="Hyperlink"/>
            <w:lang w:eastAsia="x-none"/>
          </w:rPr>
          <w:t>R1-2202811</w:t>
        </w:r>
      </w:hyperlink>
      <w:r w:rsidRPr="00F0276C">
        <w:rPr>
          <w:lang w:eastAsia="x-none"/>
        </w:rPr>
        <w:t xml:space="preserve"> is endorsed.</w:t>
      </w:r>
    </w:p>
    <w:p w14:paraId="670AFD3F" w14:textId="2A248DF4" w:rsidR="00F0276C" w:rsidRPr="00F0276C" w:rsidRDefault="00F0276C" w:rsidP="00F44FD9">
      <w:pPr>
        <w:pStyle w:val="ListParagraph"/>
        <w:numPr>
          <w:ilvl w:val="0"/>
          <w:numId w:val="237"/>
        </w:numPr>
        <w:rPr>
          <w:lang w:eastAsia="x-none"/>
        </w:rPr>
      </w:pPr>
      <w:r w:rsidRPr="00F0276C">
        <w:rPr>
          <w:lang w:eastAsia="x-none"/>
        </w:rPr>
        <w:t xml:space="preserve">Text Proposal TP#9C (for 38.214, Clause 5.1.4.2) in section 11.7 of </w:t>
      </w:r>
      <w:hyperlink r:id="rId1263" w:history="1">
        <w:r w:rsidR="004371F4">
          <w:rPr>
            <w:rStyle w:val="Hyperlink"/>
            <w:lang w:eastAsia="x-none"/>
          </w:rPr>
          <w:t>R1-2202811</w:t>
        </w:r>
      </w:hyperlink>
      <w:r w:rsidRPr="00F0276C">
        <w:rPr>
          <w:lang w:eastAsia="x-none"/>
        </w:rPr>
        <w:t xml:space="preserve"> is endorsed.</w:t>
      </w:r>
    </w:p>
    <w:p w14:paraId="0A4AE55D" w14:textId="1C5B9FEA" w:rsidR="00F0276C" w:rsidRPr="00F0276C" w:rsidRDefault="00F0276C" w:rsidP="00F44FD9">
      <w:pPr>
        <w:pStyle w:val="ListParagraph"/>
        <w:numPr>
          <w:ilvl w:val="0"/>
          <w:numId w:val="237"/>
        </w:numPr>
        <w:rPr>
          <w:lang w:eastAsia="x-none"/>
        </w:rPr>
      </w:pPr>
      <w:r w:rsidRPr="00F0276C">
        <w:rPr>
          <w:lang w:eastAsia="x-none"/>
        </w:rPr>
        <w:t xml:space="preserve">Text Proposal TP#10C (for 38.214, Clause 5.1.5) in section 11.8 of </w:t>
      </w:r>
      <w:hyperlink r:id="rId1264" w:history="1">
        <w:r w:rsidR="004371F4">
          <w:rPr>
            <w:rStyle w:val="Hyperlink"/>
            <w:lang w:eastAsia="x-none"/>
          </w:rPr>
          <w:t>R1-2202811</w:t>
        </w:r>
      </w:hyperlink>
      <w:r w:rsidRPr="00F0276C">
        <w:rPr>
          <w:lang w:eastAsia="x-none"/>
        </w:rPr>
        <w:t xml:space="preserve"> is endorsed.</w:t>
      </w:r>
    </w:p>
    <w:p w14:paraId="24954BD7" w14:textId="00FD66A0" w:rsidR="00F0276C" w:rsidRPr="00F0276C" w:rsidRDefault="00F0276C" w:rsidP="00F44FD9">
      <w:pPr>
        <w:pStyle w:val="ListParagraph"/>
        <w:numPr>
          <w:ilvl w:val="0"/>
          <w:numId w:val="237"/>
        </w:numPr>
        <w:rPr>
          <w:lang w:eastAsia="x-none"/>
        </w:rPr>
      </w:pPr>
      <w:r w:rsidRPr="00F0276C">
        <w:rPr>
          <w:lang w:eastAsia="x-none"/>
        </w:rPr>
        <w:t xml:space="preserve">Text Proposal TP#11C (for 38.214, Clause 5.2.1.5.1) in section 11.9 of </w:t>
      </w:r>
      <w:hyperlink r:id="rId1265" w:history="1">
        <w:r w:rsidR="004371F4">
          <w:rPr>
            <w:rStyle w:val="Hyperlink"/>
            <w:lang w:eastAsia="x-none"/>
          </w:rPr>
          <w:t>R1-2202811</w:t>
        </w:r>
      </w:hyperlink>
      <w:r w:rsidRPr="00F0276C">
        <w:rPr>
          <w:lang w:eastAsia="x-none"/>
        </w:rPr>
        <w:t xml:space="preserve"> is endorsed.</w:t>
      </w:r>
    </w:p>
    <w:p w14:paraId="0D465849" w14:textId="753ECDE0" w:rsidR="00F0276C" w:rsidRDefault="00F0276C" w:rsidP="00F44FD9">
      <w:pPr>
        <w:pStyle w:val="ListParagraph"/>
        <w:numPr>
          <w:ilvl w:val="0"/>
          <w:numId w:val="237"/>
        </w:numPr>
        <w:rPr>
          <w:lang w:eastAsia="x-none"/>
        </w:rPr>
      </w:pPr>
      <w:r w:rsidRPr="00F0276C">
        <w:rPr>
          <w:lang w:eastAsia="x-none"/>
        </w:rPr>
        <w:t xml:space="preserve">Text Proposal TP#12C (for 38.214, Clause 5.2.1.5.2) in section 11.10 of </w:t>
      </w:r>
      <w:hyperlink r:id="rId1266" w:history="1">
        <w:r w:rsidR="004371F4">
          <w:rPr>
            <w:rStyle w:val="Hyperlink"/>
            <w:lang w:eastAsia="x-none"/>
          </w:rPr>
          <w:t>R1-2202811</w:t>
        </w:r>
      </w:hyperlink>
      <w:r w:rsidRPr="00F0276C">
        <w:rPr>
          <w:lang w:eastAsia="x-none"/>
        </w:rPr>
        <w:t xml:space="preserve"> is endorsed.</w:t>
      </w:r>
    </w:p>
    <w:p w14:paraId="78BE10D7" w14:textId="77777777" w:rsidR="00F0276C" w:rsidRPr="00F0276C" w:rsidRDefault="00F0276C" w:rsidP="00F0276C">
      <w:pPr>
        <w:rPr>
          <w:bCs/>
          <w:u w:val="single"/>
          <w:lang w:eastAsia="x-none"/>
        </w:rPr>
      </w:pPr>
      <w:r w:rsidRPr="00F0276C">
        <w:rPr>
          <w:bCs/>
          <w:u w:val="single"/>
          <w:lang w:eastAsia="x-none"/>
        </w:rPr>
        <w:t>Conclusion</w:t>
      </w:r>
    </w:p>
    <w:p w14:paraId="2E98F9A0" w14:textId="77777777" w:rsidR="00F0276C" w:rsidRPr="00397173" w:rsidRDefault="00F0276C" w:rsidP="00F0276C">
      <w:pPr>
        <w:rPr>
          <w:lang w:eastAsia="x-none"/>
        </w:rPr>
      </w:pPr>
      <w:r>
        <w:rPr>
          <w:lang w:eastAsia="x-none"/>
        </w:rPr>
        <w:t>Regarding the delay between PDCCH reception and application of new PUCCH beam, “28 symbols” is the absolute time between the time UE receives PDCCH and the time UE applies new PUCCH beam.</w:t>
      </w:r>
    </w:p>
    <w:p w14:paraId="58395CC4" w14:textId="77777777" w:rsidR="00F0276C" w:rsidRPr="00F0276C" w:rsidRDefault="00F0276C" w:rsidP="006B480F">
      <w:pPr>
        <w:rPr>
          <w:b/>
          <w:bCs/>
          <w:highlight w:val="cyan"/>
          <w:lang w:eastAsia="x-none"/>
        </w:rPr>
      </w:pPr>
    </w:p>
    <w:p w14:paraId="51B9CF98" w14:textId="77777777" w:rsidR="006B480F" w:rsidRDefault="006B480F" w:rsidP="00061B2E">
      <w:pPr>
        <w:pStyle w:val="Heading3"/>
      </w:pPr>
      <w:bookmarkStart w:id="132" w:name="_Toc95481778"/>
      <w:bookmarkStart w:id="133" w:name="_Toc98334417"/>
      <w:r w:rsidRPr="00540963">
        <w:t>Enhancements on UL time and frequency synchronization</w:t>
      </w:r>
      <w:bookmarkEnd w:id="132"/>
      <w:bookmarkEnd w:id="133"/>
    </w:p>
    <w:p w14:paraId="589E9956" w14:textId="557A2E80" w:rsidR="006B480F" w:rsidRDefault="002328C4" w:rsidP="006B480F">
      <w:pPr>
        <w:rPr>
          <w:lang w:eastAsia="x-none"/>
        </w:rPr>
      </w:pPr>
      <w:hyperlink r:id="rId1267" w:history="1">
        <w:r w:rsidR="004371F4">
          <w:rPr>
            <w:rStyle w:val="Hyperlink"/>
            <w:lang w:eastAsia="x-none"/>
          </w:rPr>
          <w:t>R1-2200938</w:t>
        </w:r>
      </w:hyperlink>
      <w:r w:rsidR="006B480F">
        <w:rPr>
          <w:lang w:eastAsia="x-none"/>
        </w:rPr>
        <w:tab/>
        <w:t>Maintenance on UL time and frequency synchronization enhancement for NTN</w:t>
      </w:r>
      <w:r w:rsidR="006B480F">
        <w:rPr>
          <w:lang w:eastAsia="x-none"/>
        </w:rPr>
        <w:tab/>
        <w:t>Huawei, HiSilicon</w:t>
      </w:r>
    </w:p>
    <w:p w14:paraId="576D5BD2" w14:textId="024857AF" w:rsidR="006B480F" w:rsidRDefault="002328C4" w:rsidP="006B480F">
      <w:pPr>
        <w:rPr>
          <w:lang w:eastAsia="x-none"/>
        </w:rPr>
      </w:pPr>
      <w:hyperlink r:id="rId1268" w:history="1">
        <w:r w:rsidR="004371F4">
          <w:rPr>
            <w:rStyle w:val="Hyperlink"/>
            <w:lang w:eastAsia="x-none"/>
          </w:rPr>
          <w:t>R1-2201011</w:t>
        </w:r>
      </w:hyperlink>
      <w:r w:rsidR="006B480F">
        <w:rPr>
          <w:lang w:eastAsia="x-none"/>
        </w:rPr>
        <w:tab/>
        <w:t>Maintenance on UL timing and frequency synchronization in NTN</w:t>
      </w:r>
      <w:r w:rsidR="006B480F">
        <w:rPr>
          <w:lang w:eastAsia="x-none"/>
        </w:rPr>
        <w:tab/>
        <w:t>THALES</w:t>
      </w:r>
    </w:p>
    <w:p w14:paraId="1968707E" w14:textId="201A738E" w:rsidR="006B480F" w:rsidRDefault="002328C4" w:rsidP="006B480F">
      <w:pPr>
        <w:rPr>
          <w:lang w:eastAsia="x-none"/>
        </w:rPr>
      </w:pPr>
      <w:hyperlink r:id="rId1269" w:history="1">
        <w:r w:rsidR="004371F4">
          <w:rPr>
            <w:rStyle w:val="Hyperlink"/>
            <w:lang w:eastAsia="x-none"/>
          </w:rPr>
          <w:t>R1-2201216</w:t>
        </w:r>
      </w:hyperlink>
      <w:r w:rsidR="006B480F">
        <w:rPr>
          <w:lang w:eastAsia="x-none"/>
        </w:rPr>
        <w:tab/>
        <w:t>Enhancements on UL Time and Frequency Synchronisation for NR-NTN</w:t>
      </w:r>
      <w:r w:rsidR="006B480F">
        <w:rPr>
          <w:lang w:eastAsia="x-none"/>
        </w:rPr>
        <w:tab/>
        <w:t>MediaTek Inc.</w:t>
      </w:r>
    </w:p>
    <w:p w14:paraId="56B04626" w14:textId="4E27000B" w:rsidR="006B480F" w:rsidRDefault="002328C4" w:rsidP="006B480F">
      <w:pPr>
        <w:rPr>
          <w:lang w:eastAsia="x-none"/>
        </w:rPr>
      </w:pPr>
      <w:hyperlink r:id="rId1270" w:history="1">
        <w:r w:rsidR="004371F4">
          <w:rPr>
            <w:rStyle w:val="Hyperlink"/>
            <w:lang w:eastAsia="x-none"/>
          </w:rPr>
          <w:t>R1-2201272</w:t>
        </w:r>
      </w:hyperlink>
      <w:r w:rsidR="006B480F">
        <w:rPr>
          <w:lang w:eastAsia="x-none"/>
        </w:rPr>
        <w:tab/>
        <w:t>Discussion on remaining issue for UL time and frequency synchronization</w:t>
      </w:r>
      <w:r w:rsidR="006B480F">
        <w:rPr>
          <w:lang w:eastAsia="x-none"/>
        </w:rPr>
        <w:tab/>
        <w:t>OPPO</w:t>
      </w:r>
    </w:p>
    <w:p w14:paraId="437FF85F" w14:textId="1DAC5915" w:rsidR="006B480F" w:rsidRDefault="002328C4" w:rsidP="006B480F">
      <w:pPr>
        <w:rPr>
          <w:lang w:eastAsia="x-none"/>
        </w:rPr>
      </w:pPr>
      <w:hyperlink r:id="rId1271" w:history="1">
        <w:r w:rsidR="004371F4">
          <w:rPr>
            <w:rStyle w:val="Hyperlink"/>
            <w:lang w:eastAsia="x-none"/>
          </w:rPr>
          <w:t>R1-2201359</w:t>
        </w:r>
      </w:hyperlink>
      <w:r w:rsidR="006B480F">
        <w:rPr>
          <w:lang w:eastAsia="x-none"/>
        </w:rPr>
        <w:tab/>
        <w:t>Remaining issues on UL time and frequency synchronization enhancement for NTN</w:t>
      </w:r>
      <w:r w:rsidR="006B480F">
        <w:rPr>
          <w:lang w:eastAsia="x-none"/>
        </w:rPr>
        <w:tab/>
        <w:t>CATT</w:t>
      </w:r>
    </w:p>
    <w:p w14:paraId="1F6822D0" w14:textId="42095C8B" w:rsidR="006B480F" w:rsidRDefault="002328C4" w:rsidP="006B480F">
      <w:pPr>
        <w:rPr>
          <w:lang w:eastAsia="x-none"/>
        </w:rPr>
      </w:pPr>
      <w:hyperlink r:id="rId1272" w:history="1">
        <w:r w:rsidR="004371F4">
          <w:rPr>
            <w:rStyle w:val="Hyperlink"/>
            <w:lang w:eastAsia="x-none"/>
          </w:rPr>
          <w:t>R1-2201387</w:t>
        </w:r>
      </w:hyperlink>
      <w:r w:rsidR="006B480F">
        <w:rPr>
          <w:lang w:eastAsia="x-none"/>
        </w:rPr>
        <w:tab/>
        <w:t>Enhancements on UL time and frequency synchronization</w:t>
      </w:r>
      <w:r w:rsidR="006B480F">
        <w:rPr>
          <w:lang w:eastAsia="x-none"/>
        </w:rPr>
        <w:tab/>
        <w:t>PANASONIC R&amp;D Center Germany</w:t>
      </w:r>
    </w:p>
    <w:p w14:paraId="790C5848" w14:textId="26EF2532" w:rsidR="006B480F" w:rsidRDefault="002328C4" w:rsidP="006B480F">
      <w:pPr>
        <w:rPr>
          <w:lang w:eastAsia="x-none"/>
        </w:rPr>
      </w:pPr>
      <w:hyperlink r:id="rId1273" w:history="1">
        <w:r w:rsidR="004371F4">
          <w:rPr>
            <w:rStyle w:val="Hyperlink"/>
            <w:lang w:eastAsia="x-none"/>
          </w:rPr>
          <w:t>R1-2201477</w:t>
        </w:r>
      </w:hyperlink>
      <w:r w:rsidR="006B480F">
        <w:rPr>
          <w:lang w:eastAsia="x-none"/>
        </w:rPr>
        <w:tab/>
        <w:t>Remaining issues on UL time and frequency synchronization enhancements for NTN</w:t>
      </w:r>
      <w:r w:rsidR="006B480F">
        <w:rPr>
          <w:lang w:eastAsia="x-none"/>
        </w:rPr>
        <w:tab/>
        <w:t>NTT DOCOMO, INC.</w:t>
      </w:r>
    </w:p>
    <w:p w14:paraId="69A3B060" w14:textId="475A7F7B" w:rsidR="006B480F" w:rsidRDefault="002328C4" w:rsidP="006B480F">
      <w:pPr>
        <w:rPr>
          <w:lang w:eastAsia="x-none"/>
        </w:rPr>
      </w:pPr>
      <w:hyperlink r:id="rId1274" w:history="1">
        <w:r w:rsidR="004371F4">
          <w:rPr>
            <w:rStyle w:val="Hyperlink"/>
            <w:lang w:eastAsia="x-none"/>
          </w:rPr>
          <w:t>R1-2201547</w:t>
        </w:r>
      </w:hyperlink>
      <w:r w:rsidR="006B480F">
        <w:rPr>
          <w:lang w:eastAsia="x-none"/>
        </w:rPr>
        <w:tab/>
        <w:t>Discussion on enhancements on UL time and frequency synchronization for NTN</w:t>
      </w:r>
      <w:r w:rsidR="006B480F">
        <w:rPr>
          <w:lang w:eastAsia="x-none"/>
        </w:rPr>
        <w:tab/>
        <w:t>Spreadtrum Communications</w:t>
      </w:r>
    </w:p>
    <w:p w14:paraId="47B23435" w14:textId="56FB25AD" w:rsidR="006B480F" w:rsidRDefault="002328C4" w:rsidP="006B480F">
      <w:pPr>
        <w:rPr>
          <w:lang w:eastAsia="x-none"/>
        </w:rPr>
      </w:pPr>
      <w:hyperlink r:id="rId1275" w:history="1">
        <w:r w:rsidR="004371F4">
          <w:rPr>
            <w:rStyle w:val="Hyperlink"/>
            <w:lang w:eastAsia="x-none"/>
          </w:rPr>
          <w:t>R1-2201581</w:t>
        </w:r>
      </w:hyperlink>
      <w:r w:rsidR="006B480F">
        <w:rPr>
          <w:lang w:eastAsia="x-none"/>
        </w:rPr>
        <w:tab/>
        <w:t>Discussion on ambiguity of common TA calculation</w:t>
      </w:r>
      <w:r w:rsidR="006B480F">
        <w:rPr>
          <w:lang w:eastAsia="x-none"/>
        </w:rPr>
        <w:tab/>
        <w:t>Sony</w:t>
      </w:r>
    </w:p>
    <w:p w14:paraId="1A89AD39" w14:textId="600715B7" w:rsidR="006B480F" w:rsidRDefault="002328C4" w:rsidP="006B480F">
      <w:pPr>
        <w:rPr>
          <w:lang w:eastAsia="x-none"/>
        </w:rPr>
      </w:pPr>
      <w:hyperlink r:id="rId1276" w:history="1">
        <w:r w:rsidR="004371F4">
          <w:rPr>
            <w:rStyle w:val="Hyperlink"/>
            <w:lang w:eastAsia="x-none"/>
          </w:rPr>
          <w:t>R1-2201646</w:t>
        </w:r>
      </w:hyperlink>
      <w:r w:rsidR="006B480F">
        <w:rPr>
          <w:lang w:eastAsia="x-none"/>
        </w:rPr>
        <w:tab/>
        <w:t>Maintenance aspects of time and frequency synchronization for Rel-17 NR over NTN</w:t>
      </w:r>
      <w:r w:rsidR="006B480F">
        <w:rPr>
          <w:lang w:eastAsia="x-none"/>
        </w:rPr>
        <w:tab/>
        <w:t>Nokia, Nokia Shanghai Bell</w:t>
      </w:r>
    </w:p>
    <w:p w14:paraId="2EC720A0" w14:textId="449A6363" w:rsidR="006B480F" w:rsidRDefault="002328C4" w:rsidP="006B480F">
      <w:pPr>
        <w:rPr>
          <w:lang w:eastAsia="x-none"/>
        </w:rPr>
      </w:pPr>
      <w:hyperlink r:id="rId1277" w:history="1">
        <w:r w:rsidR="004371F4">
          <w:rPr>
            <w:rStyle w:val="Hyperlink"/>
            <w:lang w:eastAsia="x-none"/>
          </w:rPr>
          <w:t>R1-2201745</w:t>
        </w:r>
      </w:hyperlink>
      <w:r w:rsidR="006B480F">
        <w:rPr>
          <w:lang w:eastAsia="x-none"/>
        </w:rPr>
        <w:tab/>
        <w:t>Remaining issues on UL time/frequency synchronization for NTN</w:t>
      </w:r>
      <w:r w:rsidR="006B480F">
        <w:rPr>
          <w:lang w:eastAsia="x-none"/>
        </w:rPr>
        <w:tab/>
        <w:t>InterDigital, Inc.</w:t>
      </w:r>
    </w:p>
    <w:p w14:paraId="283B6774" w14:textId="4075B0CE" w:rsidR="006B480F" w:rsidRDefault="002328C4" w:rsidP="006B480F">
      <w:pPr>
        <w:rPr>
          <w:lang w:eastAsia="x-none"/>
        </w:rPr>
      </w:pPr>
      <w:hyperlink r:id="rId1278" w:history="1">
        <w:r w:rsidR="004371F4">
          <w:rPr>
            <w:rStyle w:val="Hyperlink"/>
            <w:lang w:eastAsia="x-none"/>
          </w:rPr>
          <w:t>R1-2201772</w:t>
        </w:r>
      </w:hyperlink>
      <w:r w:rsidR="006B480F">
        <w:rPr>
          <w:lang w:eastAsia="x-none"/>
        </w:rPr>
        <w:tab/>
        <w:t>Remaining Issues of Uplink Time and Frequency Synchronization for NR NTN</w:t>
      </w:r>
      <w:r w:rsidR="006B480F">
        <w:rPr>
          <w:lang w:eastAsia="x-none"/>
        </w:rPr>
        <w:tab/>
        <w:t>Apple</w:t>
      </w:r>
    </w:p>
    <w:p w14:paraId="09FC9201" w14:textId="497EBBD7" w:rsidR="006B480F" w:rsidRDefault="002328C4" w:rsidP="006B480F">
      <w:pPr>
        <w:rPr>
          <w:lang w:eastAsia="x-none"/>
        </w:rPr>
      </w:pPr>
      <w:hyperlink r:id="rId1279" w:history="1">
        <w:r w:rsidR="004371F4">
          <w:rPr>
            <w:rStyle w:val="Hyperlink"/>
            <w:lang w:eastAsia="x-none"/>
          </w:rPr>
          <w:t>R1-2201805</w:t>
        </w:r>
      </w:hyperlink>
      <w:r w:rsidR="006B480F">
        <w:rPr>
          <w:lang w:eastAsia="x-none"/>
        </w:rPr>
        <w:tab/>
        <w:t>On UL time and frequency synchronization maintenance issues for NTN</w:t>
      </w:r>
      <w:r w:rsidR="006B480F">
        <w:rPr>
          <w:lang w:eastAsia="x-none"/>
        </w:rPr>
        <w:tab/>
        <w:t>Ericsson Hungary Ltd</w:t>
      </w:r>
    </w:p>
    <w:p w14:paraId="3979E111" w14:textId="10DC0D4A" w:rsidR="006B480F" w:rsidRDefault="002328C4" w:rsidP="006B480F">
      <w:pPr>
        <w:rPr>
          <w:lang w:eastAsia="x-none"/>
        </w:rPr>
      </w:pPr>
      <w:hyperlink r:id="rId1280" w:history="1">
        <w:r w:rsidR="004371F4">
          <w:rPr>
            <w:rStyle w:val="Hyperlink"/>
            <w:lang w:eastAsia="x-none"/>
          </w:rPr>
          <w:t>R1-2201853</w:t>
        </w:r>
      </w:hyperlink>
      <w:r w:rsidR="006B480F">
        <w:rPr>
          <w:lang w:eastAsia="x-none"/>
        </w:rPr>
        <w:tab/>
        <w:t>Remaining issues on enhancements on UL time and frequency synchronization for NTN</w:t>
      </w:r>
      <w:r w:rsidR="006B480F">
        <w:rPr>
          <w:lang w:eastAsia="x-none"/>
        </w:rPr>
        <w:tab/>
        <w:t>CMCC</w:t>
      </w:r>
    </w:p>
    <w:p w14:paraId="13BC2591" w14:textId="583CD97F" w:rsidR="006B480F" w:rsidRDefault="002328C4" w:rsidP="006B480F">
      <w:pPr>
        <w:rPr>
          <w:lang w:eastAsia="x-none"/>
        </w:rPr>
      </w:pPr>
      <w:hyperlink r:id="rId1281" w:history="1">
        <w:r w:rsidR="004371F4">
          <w:rPr>
            <w:rStyle w:val="Hyperlink"/>
            <w:lang w:eastAsia="x-none"/>
          </w:rPr>
          <w:t>R1-2201922</w:t>
        </w:r>
      </w:hyperlink>
      <w:r w:rsidR="006B480F">
        <w:rPr>
          <w:lang w:eastAsia="x-none"/>
        </w:rPr>
        <w:tab/>
        <w:t>Remaining issues on UL time and frequency synchronization for NTN</w:t>
      </w:r>
      <w:r w:rsidR="006B480F">
        <w:rPr>
          <w:lang w:eastAsia="x-none"/>
        </w:rPr>
        <w:tab/>
        <w:t>Xiaomi</w:t>
      </w:r>
    </w:p>
    <w:p w14:paraId="33F9DDBB" w14:textId="5962A8A0" w:rsidR="006B480F" w:rsidRDefault="002328C4" w:rsidP="006B480F">
      <w:pPr>
        <w:rPr>
          <w:lang w:eastAsia="x-none"/>
        </w:rPr>
      </w:pPr>
      <w:hyperlink r:id="rId1282" w:history="1">
        <w:r w:rsidR="004371F4">
          <w:rPr>
            <w:rStyle w:val="Hyperlink"/>
            <w:lang w:eastAsia="x-none"/>
          </w:rPr>
          <w:t>R1-2202012</w:t>
        </w:r>
      </w:hyperlink>
      <w:r w:rsidR="006B480F">
        <w:rPr>
          <w:lang w:eastAsia="x-none"/>
        </w:rPr>
        <w:tab/>
        <w:t>Maintenance issues on UL time and frequency synchronization for NTN</w:t>
      </w:r>
      <w:r w:rsidR="006B480F">
        <w:rPr>
          <w:lang w:eastAsia="x-none"/>
        </w:rPr>
        <w:tab/>
        <w:t>Samsung</w:t>
      </w:r>
    </w:p>
    <w:p w14:paraId="13BC0F4D" w14:textId="39918A0D" w:rsidR="006B480F" w:rsidRDefault="002328C4" w:rsidP="006B480F">
      <w:pPr>
        <w:rPr>
          <w:lang w:eastAsia="x-none"/>
        </w:rPr>
      </w:pPr>
      <w:hyperlink r:id="rId1283" w:history="1">
        <w:r w:rsidR="004371F4">
          <w:rPr>
            <w:rStyle w:val="Hyperlink"/>
            <w:lang w:eastAsia="x-none"/>
          </w:rPr>
          <w:t>R1-2202138</w:t>
        </w:r>
      </w:hyperlink>
      <w:r w:rsidR="006B480F">
        <w:rPr>
          <w:lang w:eastAsia="x-none"/>
        </w:rPr>
        <w:tab/>
        <w:t>Remaining issues on UL time and frequency synchronization for NTN</w:t>
      </w:r>
      <w:r w:rsidR="006B480F">
        <w:rPr>
          <w:lang w:eastAsia="x-none"/>
        </w:rPr>
        <w:tab/>
        <w:t>Qualcomm Incorporated</w:t>
      </w:r>
    </w:p>
    <w:p w14:paraId="30A3B193" w14:textId="363765B4" w:rsidR="006B480F" w:rsidRDefault="002328C4" w:rsidP="006B480F">
      <w:pPr>
        <w:rPr>
          <w:lang w:eastAsia="x-none"/>
        </w:rPr>
      </w:pPr>
      <w:hyperlink r:id="rId1284" w:history="1">
        <w:r w:rsidR="004371F4">
          <w:rPr>
            <w:rStyle w:val="Hyperlink"/>
            <w:lang w:eastAsia="x-none"/>
          </w:rPr>
          <w:t>R1-2202207</w:t>
        </w:r>
      </w:hyperlink>
      <w:r w:rsidR="006B480F">
        <w:rPr>
          <w:lang w:eastAsia="x-none"/>
        </w:rPr>
        <w:tab/>
        <w:t>Remaining issues of UL synchronization for NR-NTN</w:t>
      </w:r>
      <w:r w:rsidR="006B480F">
        <w:rPr>
          <w:lang w:eastAsia="x-none"/>
        </w:rPr>
        <w:tab/>
        <w:t>ZTE</w:t>
      </w:r>
    </w:p>
    <w:p w14:paraId="12E01B83" w14:textId="4DACE21E" w:rsidR="006B480F" w:rsidRDefault="002328C4" w:rsidP="006B480F">
      <w:pPr>
        <w:rPr>
          <w:lang w:eastAsia="x-none"/>
        </w:rPr>
      </w:pPr>
      <w:hyperlink r:id="rId1285" w:history="1">
        <w:r w:rsidR="004371F4">
          <w:rPr>
            <w:rStyle w:val="Hyperlink"/>
            <w:lang w:eastAsia="x-none"/>
          </w:rPr>
          <w:t>R1-2202286</w:t>
        </w:r>
      </w:hyperlink>
      <w:r w:rsidR="006B480F">
        <w:rPr>
          <w:lang w:eastAsia="x-none"/>
        </w:rPr>
        <w:tab/>
        <w:t>Remaining issues on UL time and frequency synchronization enhancements in NTN</w:t>
      </w:r>
      <w:r w:rsidR="006B480F">
        <w:rPr>
          <w:lang w:eastAsia="x-none"/>
        </w:rPr>
        <w:tab/>
        <w:t>LG Electronics</w:t>
      </w:r>
    </w:p>
    <w:p w14:paraId="3A8C3287" w14:textId="342F4467" w:rsidR="006B480F" w:rsidRDefault="002328C4" w:rsidP="006B480F">
      <w:pPr>
        <w:rPr>
          <w:lang w:eastAsia="x-none"/>
        </w:rPr>
      </w:pPr>
      <w:hyperlink r:id="rId1286" w:history="1">
        <w:r w:rsidR="004371F4">
          <w:rPr>
            <w:rStyle w:val="Hyperlink"/>
            <w:lang w:eastAsia="x-none"/>
          </w:rPr>
          <w:t>R1-2202359</w:t>
        </w:r>
      </w:hyperlink>
      <w:r w:rsidR="006B480F">
        <w:rPr>
          <w:lang w:eastAsia="x-none"/>
        </w:rPr>
        <w:tab/>
        <w:t>Remaining issues on UL time and frequency synchronization enhancement for NTN</w:t>
      </w:r>
      <w:r w:rsidR="006B480F">
        <w:rPr>
          <w:lang w:eastAsia="x-none"/>
        </w:rPr>
        <w:tab/>
        <w:t>Baicells</w:t>
      </w:r>
    </w:p>
    <w:p w14:paraId="2F7B38E4" w14:textId="0C335CC5" w:rsidR="006B480F" w:rsidRDefault="002328C4" w:rsidP="006B480F">
      <w:pPr>
        <w:rPr>
          <w:lang w:eastAsia="x-none"/>
        </w:rPr>
      </w:pPr>
      <w:hyperlink r:id="rId1287" w:history="1">
        <w:r w:rsidR="004371F4">
          <w:rPr>
            <w:rStyle w:val="Hyperlink"/>
            <w:lang w:eastAsia="x-none"/>
          </w:rPr>
          <w:t>R1-2202361</w:t>
        </w:r>
      </w:hyperlink>
      <w:r w:rsidR="006B480F">
        <w:rPr>
          <w:lang w:eastAsia="x-none"/>
        </w:rPr>
        <w:tab/>
        <w:t>Remaining issues on UL time synchronization for NR NTN</w:t>
      </w:r>
      <w:r w:rsidR="006B480F">
        <w:rPr>
          <w:lang w:eastAsia="x-none"/>
        </w:rPr>
        <w:tab/>
        <w:t>NEC</w:t>
      </w:r>
    </w:p>
    <w:p w14:paraId="74B45868" w14:textId="45B08990" w:rsidR="003A25B4" w:rsidRDefault="003A25B4" w:rsidP="006B480F">
      <w:pPr>
        <w:rPr>
          <w:lang w:eastAsia="x-none"/>
        </w:rPr>
      </w:pPr>
    </w:p>
    <w:p w14:paraId="1CED663F" w14:textId="77777777" w:rsidR="003A25B4" w:rsidRPr="00EE3D35" w:rsidRDefault="003A25B4" w:rsidP="003A25B4">
      <w:pPr>
        <w:rPr>
          <w:lang w:eastAsia="x-none"/>
        </w:rPr>
      </w:pPr>
      <w:r w:rsidRPr="00EE3D35">
        <w:rPr>
          <w:lang w:eastAsia="x-none"/>
        </w:rPr>
        <w:t>[108-e-R17-NR-NTN-02] – Mohamed (Thales)</w:t>
      </w:r>
    </w:p>
    <w:p w14:paraId="6506FAA9" w14:textId="5DD3AEFF" w:rsidR="003A25B4" w:rsidRPr="00EE3D35" w:rsidRDefault="003A25B4" w:rsidP="003A25B4">
      <w:pPr>
        <w:rPr>
          <w:lang w:eastAsia="x-none"/>
        </w:rPr>
      </w:pPr>
      <w:r w:rsidRPr="00EE3D35">
        <w:rPr>
          <w:lang w:eastAsia="x-none"/>
        </w:rPr>
        <w:t>Email discussion for maintenance on UL time and frequency synchronization</w:t>
      </w:r>
    </w:p>
    <w:p w14:paraId="57CB0BD2" w14:textId="77777777" w:rsidR="003A25B4" w:rsidRPr="00EE3D35" w:rsidRDefault="003A25B4" w:rsidP="003A25B4">
      <w:pPr>
        <w:numPr>
          <w:ilvl w:val="0"/>
          <w:numId w:val="62"/>
        </w:numPr>
        <w:rPr>
          <w:lang w:eastAsia="x-none"/>
        </w:rPr>
      </w:pPr>
      <w:r w:rsidRPr="00EE3D35">
        <w:rPr>
          <w:rFonts w:hint="eastAsia"/>
          <w:lang w:eastAsia="x-none"/>
        </w:rPr>
        <w:t>1</w:t>
      </w:r>
      <w:r w:rsidRPr="00EE3D35">
        <w:rPr>
          <w:rFonts w:hint="eastAsia"/>
          <w:vertAlign w:val="superscript"/>
          <w:lang w:eastAsia="x-none"/>
        </w:rPr>
        <w:t>st</w:t>
      </w:r>
      <w:r w:rsidRPr="00EE3D35">
        <w:rPr>
          <w:rFonts w:hint="eastAsia"/>
          <w:lang w:eastAsia="x-none"/>
        </w:rPr>
        <w:t xml:space="preserve"> check point: </w:t>
      </w:r>
      <w:r w:rsidRPr="00EE3D35">
        <w:t>February</w:t>
      </w:r>
      <w:r w:rsidRPr="00EE3D35">
        <w:rPr>
          <w:rFonts w:hint="eastAsia"/>
        </w:rPr>
        <w:t xml:space="preserve"> </w:t>
      </w:r>
      <w:r w:rsidRPr="00EE3D35">
        <w:t>25</w:t>
      </w:r>
    </w:p>
    <w:p w14:paraId="23915CBE" w14:textId="77777777" w:rsidR="003A25B4" w:rsidRPr="00EE3D35" w:rsidRDefault="003A25B4" w:rsidP="003A25B4">
      <w:pPr>
        <w:numPr>
          <w:ilvl w:val="0"/>
          <w:numId w:val="62"/>
        </w:numPr>
        <w:rPr>
          <w:lang w:eastAsia="x-none"/>
        </w:rPr>
      </w:pPr>
      <w:r w:rsidRPr="00EE3D35">
        <w:rPr>
          <w:lang w:eastAsia="x-none"/>
        </w:rPr>
        <w:t>Final</w:t>
      </w:r>
      <w:r w:rsidRPr="00EE3D35">
        <w:rPr>
          <w:rFonts w:hint="eastAsia"/>
          <w:lang w:eastAsia="x-none"/>
        </w:rPr>
        <w:t xml:space="preserve"> check point: </w:t>
      </w:r>
      <w:r w:rsidRPr="00EE3D35">
        <w:t>March 3</w:t>
      </w:r>
    </w:p>
    <w:p w14:paraId="2420DA08" w14:textId="6BFE975C" w:rsidR="003A25B4" w:rsidRPr="00EE3D35" w:rsidRDefault="002328C4" w:rsidP="003A25B4">
      <w:pPr>
        <w:rPr>
          <w:b/>
          <w:lang w:eastAsia="x-none"/>
        </w:rPr>
      </w:pPr>
      <w:hyperlink r:id="rId1288" w:history="1">
        <w:r w:rsidR="004371F4">
          <w:rPr>
            <w:rStyle w:val="Hyperlink"/>
            <w:b/>
            <w:lang w:eastAsia="x-none"/>
          </w:rPr>
          <w:t>R1-2202551</w:t>
        </w:r>
      </w:hyperlink>
      <w:r w:rsidR="003A25B4" w:rsidRPr="00EE3D35">
        <w:rPr>
          <w:b/>
          <w:lang w:eastAsia="x-none"/>
        </w:rPr>
        <w:tab/>
        <w:t>FL Summary #1 :Enhancements on UL time and frequency synchronization for NR NTN</w:t>
      </w:r>
      <w:r w:rsidR="003A25B4" w:rsidRPr="00EE3D35">
        <w:rPr>
          <w:b/>
          <w:lang w:eastAsia="x-none"/>
        </w:rPr>
        <w:tab/>
        <w:t>Moderator (Thales)</w:t>
      </w:r>
    </w:p>
    <w:p w14:paraId="1B5935FB" w14:textId="4DEEE46F" w:rsidR="003A25B4" w:rsidRDefault="00EE3D35" w:rsidP="003A25B4">
      <w:pPr>
        <w:rPr>
          <w:lang w:eastAsia="x-none"/>
        </w:rPr>
      </w:pPr>
      <w:r>
        <w:rPr>
          <w:lang w:eastAsia="x-none"/>
        </w:rPr>
        <w:t>From Feb 23</w:t>
      </w:r>
      <w:r w:rsidRPr="00EE3D35">
        <w:rPr>
          <w:vertAlign w:val="superscript"/>
          <w:lang w:eastAsia="x-none"/>
        </w:rPr>
        <w:t>rd</w:t>
      </w:r>
      <w:r>
        <w:rPr>
          <w:lang w:eastAsia="x-none"/>
        </w:rPr>
        <w:t xml:space="preserve"> GTW session</w:t>
      </w:r>
    </w:p>
    <w:p w14:paraId="578C6EA1" w14:textId="77777777" w:rsidR="003A25B4" w:rsidRPr="00EE3D35" w:rsidRDefault="003A25B4" w:rsidP="003A25B4">
      <w:pPr>
        <w:rPr>
          <w:bCs/>
          <w:lang w:val="en-US"/>
        </w:rPr>
      </w:pPr>
      <w:r w:rsidRPr="00EE3D35">
        <w:rPr>
          <w:bCs/>
          <w:highlight w:val="green"/>
          <w:lang w:val="en-US"/>
        </w:rPr>
        <w:t>Agreement</w:t>
      </w:r>
    </w:p>
    <w:p w14:paraId="417D059B" w14:textId="77777777" w:rsidR="003A25B4" w:rsidRPr="00734C1A" w:rsidRDefault="003A25B4" w:rsidP="003A25B4">
      <w:pPr>
        <w:rPr>
          <w:lang w:val="en-US"/>
        </w:rPr>
      </w:pPr>
      <w:r w:rsidRPr="00734C1A">
        <w:rPr>
          <w:lang w:val="en-US"/>
        </w:rPr>
        <w:lastRenderedPageBreak/>
        <w:t>Modify second bullet of RAN1#107-e agreement on Epoch time as follows:</w:t>
      </w:r>
    </w:p>
    <w:p w14:paraId="744CF375" w14:textId="77777777" w:rsidR="003A25B4" w:rsidRPr="00C9443F" w:rsidRDefault="003A25B4" w:rsidP="00EE3D35">
      <w:pPr>
        <w:ind w:left="720"/>
      </w:pPr>
      <w:r w:rsidRPr="00C9443F">
        <w:t xml:space="preserve">Otherwise, when </w:t>
      </w:r>
      <w:r w:rsidRPr="00C9443F">
        <w:rPr>
          <w:color w:val="FF0000"/>
        </w:rPr>
        <w:t xml:space="preserve">Epoch time is not explicitly </w:t>
      </w:r>
      <w:r w:rsidRPr="00C9443F">
        <w:t xml:space="preserve">indicated in SIB </w:t>
      </w:r>
      <w:r w:rsidRPr="00C9443F">
        <w:rPr>
          <w:dstrike/>
          <w:color w:val="FF0000"/>
        </w:rPr>
        <w:t>(other than SIB1),</w:t>
      </w:r>
      <w:r w:rsidRPr="00C9443F">
        <w:rPr>
          <w:color w:val="FF0000"/>
        </w:rPr>
        <w:t xml:space="preserve"> </w:t>
      </w:r>
      <w:r w:rsidRPr="00C9443F">
        <w:t xml:space="preserve">epoch time of assistance information (i.e. Serving satellite ephemeris and Common TA parameters) is implicitly known as the end of the SI window during which the </w:t>
      </w:r>
      <w:r w:rsidRPr="00C9443F">
        <w:rPr>
          <w:color w:val="FF0000"/>
        </w:rPr>
        <w:t xml:space="preserve">NTN-specific SIB </w:t>
      </w:r>
      <w:r w:rsidRPr="00C9443F">
        <w:rPr>
          <w:dstrike/>
          <w:color w:val="FF0000"/>
        </w:rPr>
        <w:t>SI message</w:t>
      </w:r>
      <w:r w:rsidRPr="00C9443F">
        <w:rPr>
          <w:color w:val="FF0000"/>
        </w:rPr>
        <w:t xml:space="preserve"> </w:t>
      </w:r>
      <w:r w:rsidRPr="00C9443F">
        <w:t>is transmitted.</w:t>
      </w:r>
    </w:p>
    <w:p w14:paraId="674486E6" w14:textId="77777777" w:rsidR="003A25B4" w:rsidRDefault="003A25B4" w:rsidP="003A25B4">
      <w:pPr>
        <w:rPr>
          <w:lang w:eastAsia="x-none"/>
        </w:rPr>
      </w:pPr>
    </w:p>
    <w:p w14:paraId="4AF81BF1" w14:textId="77777777" w:rsidR="003A25B4" w:rsidRPr="00EE3D35" w:rsidRDefault="003A25B4" w:rsidP="003A25B4">
      <w:pPr>
        <w:rPr>
          <w:bCs/>
          <w:lang w:val="en-US"/>
        </w:rPr>
      </w:pPr>
      <w:r w:rsidRPr="00EE3D35">
        <w:rPr>
          <w:bCs/>
          <w:highlight w:val="green"/>
          <w:lang w:val="en-US"/>
        </w:rPr>
        <w:t>Agreement</w:t>
      </w:r>
    </w:p>
    <w:p w14:paraId="2B54C617" w14:textId="77777777" w:rsidR="003A25B4" w:rsidRPr="00734C1A" w:rsidRDefault="003A25B4" w:rsidP="00A63FAE">
      <w:pPr>
        <w:numPr>
          <w:ilvl w:val="0"/>
          <w:numId w:val="93"/>
        </w:numPr>
        <w:overflowPunct w:val="0"/>
        <w:autoSpaceDE w:val="0"/>
        <w:autoSpaceDN w:val="0"/>
        <w:spacing w:line="252" w:lineRule="auto"/>
        <w:ind w:left="773"/>
        <w:jc w:val="both"/>
        <w:rPr>
          <w:rFonts w:ascii="Times New Roman" w:eastAsia="Times New Roman" w:hAnsi="Times New Roman"/>
        </w:rPr>
      </w:pPr>
      <w:r w:rsidRPr="00734C1A">
        <w:rPr>
          <w:rFonts w:ascii="Times New Roman" w:eastAsia="Times New Roman" w:hAnsi="Times New Roman"/>
        </w:rPr>
        <w:t>Add one additional NTN validity duration value for GEO i.e. 900 seconds. X = 4 bits.</w:t>
      </w:r>
    </w:p>
    <w:p w14:paraId="6E403C84" w14:textId="77777777" w:rsidR="003A25B4" w:rsidRPr="00EE3D35" w:rsidRDefault="003A25B4" w:rsidP="003A25B4">
      <w:pPr>
        <w:rPr>
          <w:bCs/>
          <w:lang w:eastAsia="x-none"/>
        </w:rPr>
      </w:pPr>
    </w:p>
    <w:p w14:paraId="5BA896A9" w14:textId="77777777" w:rsidR="003A25B4" w:rsidRDefault="003A25B4" w:rsidP="003A25B4">
      <w:pPr>
        <w:rPr>
          <w:lang w:eastAsia="x-none"/>
        </w:rPr>
      </w:pPr>
    </w:p>
    <w:p w14:paraId="35A2DEC6" w14:textId="34249E4F" w:rsidR="003A25B4" w:rsidRPr="00BE234F" w:rsidRDefault="002328C4" w:rsidP="003A25B4">
      <w:pPr>
        <w:rPr>
          <w:b/>
          <w:bCs/>
          <w:lang w:eastAsia="x-none"/>
        </w:rPr>
      </w:pPr>
      <w:hyperlink r:id="rId1289" w:history="1">
        <w:r w:rsidR="004371F4">
          <w:rPr>
            <w:rStyle w:val="Hyperlink"/>
            <w:b/>
            <w:bCs/>
            <w:lang w:eastAsia="x-none"/>
          </w:rPr>
          <w:t>R1-2202552</w:t>
        </w:r>
      </w:hyperlink>
      <w:r w:rsidR="003A25B4" w:rsidRPr="00BE234F">
        <w:rPr>
          <w:b/>
          <w:bCs/>
          <w:lang w:eastAsia="x-none"/>
        </w:rPr>
        <w:tab/>
        <w:t>FL Summary #2 :Enhancements on UL time and frequency synchronization for NR NTN</w:t>
      </w:r>
      <w:r w:rsidR="003A25B4" w:rsidRPr="00BE234F">
        <w:rPr>
          <w:b/>
          <w:bCs/>
          <w:lang w:eastAsia="x-none"/>
        </w:rPr>
        <w:tab/>
        <w:t>Moderator (Thales)</w:t>
      </w:r>
    </w:p>
    <w:p w14:paraId="52F79997" w14:textId="054769C3" w:rsidR="00BE234F" w:rsidRDefault="00BE234F" w:rsidP="003A25B4">
      <w:pPr>
        <w:rPr>
          <w:lang w:eastAsia="x-none"/>
        </w:rPr>
      </w:pPr>
      <w:r>
        <w:rPr>
          <w:lang w:eastAsia="x-none"/>
        </w:rPr>
        <w:t>From Feb 25</w:t>
      </w:r>
      <w:r w:rsidRPr="00BE234F">
        <w:rPr>
          <w:vertAlign w:val="superscript"/>
          <w:lang w:eastAsia="x-none"/>
        </w:rPr>
        <w:t>th</w:t>
      </w:r>
      <w:r>
        <w:rPr>
          <w:lang w:eastAsia="x-none"/>
        </w:rPr>
        <w:t xml:space="preserve"> GTW session</w:t>
      </w:r>
    </w:p>
    <w:p w14:paraId="6B800939" w14:textId="77777777" w:rsidR="00BE234F" w:rsidRPr="00BE234F" w:rsidRDefault="00BE234F" w:rsidP="00BE234F">
      <w:pPr>
        <w:rPr>
          <w:color w:val="1F497D"/>
        </w:rPr>
      </w:pPr>
      <w:r w:rsidRPr="00BE234F">
        <w:rPr>
          <w:highlight w:val="green"/>
        </w:rPr>
        <w:t>Agreement</w:t>
      </w:r>
    </w:p>
    <w:p w14:paraId="29EEB709" w14:textId="77777777" w:rsidR="00BE234F" w:rsidRPr="002664AD" w:rsidRDefault="00BE234F" w:rsidP="00BE234F">
      <w:pPr>
        <w:pStyle w:val="Prop1"/>
        <w:rPr>
          <w:b w:val="0"/>
          <w:szCs w:val="20"/>
          <w:lang w:eastAsia="zh-TW"/>
        </w:rPr>
      </w:pPr>
      <w:r w:rsidRPr="002664AD">
        <w:rPr>
          <w:b w:val="0"/>
          <w:lang w:eastAsia="zh-TW"/>
        </w:rPr>
        <w:t>Modify bit allocations for orbital parameters ephemeris format as follows:</w:t>
      </w:r>
    </w:p>
    <w:p w14:paraId="45F09A54" w14:textId="77777777" w:rsidR="00BE234F" w:rsidRPr="002664AD" w:rsidRDefault="00BE234F" w:rsidP="00F44FD9">
      <w:pPr>
        <w:pStyle w:val="ListParagraph"/>
        <w:numPr>
          <w:ilvl w:val="0"/>
          <w:numId w:val="142"/>
        </w:numPr>
        <w:overflowPunct/>
        <w:autoSpaceDE/>
        <w:autoSpaceDN/>
        <w:adjustRightInd/>
        <w:spacing w:after="0"/>
        <w:contextualSpacing w:val="0"/>
        <w:textAlignment w:val="auto"/>
        <w:rPr>
          <w:bCs/>
          <w:sz w:val="22"/>
          <w:szCs w:val="22"/>
          <w:lang w:eastAsia="zh-TW"/>
        </w:rPr>
      </w:pPr>
      <w:r w:rsidRPr="002664AD">
        <w:rPr>
          <w:bCs/>
          <w:lang w:eastAsia="zh-TW"/>
        </w:rPr>
        <w:t>Orbital parameters are indicated in 21 bytes payload:</w:t>
      </w:r>
    </w:p>
    <w:p w14:paraId="3A5D5BFD" w14:textId="77777777" w:rsidR="00BE234F" w:rsidRPr="002664AD" w:rsidRDefault="00BE234F" w:rsidP="00F44FD9">
      <w:pPr>
        <w:numPr>
          <w:ilvl w:val="1"/>
          <w:numId w:val="142"/>
        </w:numPr>
        <w:rPr>
          <w:rFonts w:eastAsia="Times New Roman"/>
          <w:bCs/>
          <w:sz w:val="22"/>
          <w:szCs w:val="22"/>
          <w:lang w:eastAsia="zh-TW"/>
        </w:rPr>
      </w:pPr>
      <w:r w:rsidRPr="002664AD">
        <w:rPr>
          <w:rFonts w:eastAsia="Times New Roman"/>
          <w:bCs/>
          <w:lang w:eastAsia="zh-TW"/>
        </w:rPr>
        <w:t xml:space="preserve">Semi-major axis </w:t>
      </w:r>
      <w:r w:rsidRPr="002664AD">
        <w:rPr>
          <w:rFonts w:eastAsia="Times New Roman"/>
          <w:bCs/>
          <w:lang w:val="fr-FR" w:eastAsia="zh-TW"/>
        </w:rPr>
        <w:t>α</w:t>
      </w:r>
      <w:r w:rsidRPr="002664AD">
        <w:rPr>
          <w:rFonts w:eastAsia="Times New Roman"/>
          <w:bCs/>
          <w:lang w:eastAsia="zh-TW"/>
        </w:rPr>
        <w:t xml:space="preserve"> (m) is 33 bits</w:t>
      </w:r>
      <w:r w:rsidRPr="002664AD">
        <w:rPr>
          <w:rFonts w:eastAsia="Times New Roman"/>
        </w:rPr>
        <w:t xml:space="preserve"> </w:t>
      </w:r>
    </w:p>
    <w:p w14:paraId="2A9EB9BA" w14:textId="77777777" w:rsidR="00BE234F" w:rsidRPr="002664AD" w:rsidRDefault="00BE234F" w:rsidP="00F44FD9">
      <w:pPr>
        <w:numPr>
          <w:ilvl w:val="2"/>
          <w:numId w:val="142"/>
        </w:numPr>
        <w:rPr>
          <w:rFonts w:eastAsia="Times New Roman"/>
          <w:bCs/>
          <w:lang w:eastAsia="zh-TW"/>
        </w:rPr>
      </w:pPr>
      <w:r w:rsidRPr="002664AD">
        <w:rPr>
          <w:rFonts w:eastAsia="Times New Roman"/>
          <w:bCs/>
          <w:lang w:eastAsia="zh-TW"/>
        </w:rPr>
        <w:t>Range: from 6500 km to 43000 km</w:t>
      </w:r>
    </w:p>
    <w:p w14:paraId="2647CC9E" w14:textId="1EF5AFBE" w:rsidR="00BE234F" w:rsidRPr="00E46CA6" w:rsidRDefault="00BE234F" w:rsidP="00F44FD9">
      <w:pPr>
        <w:numPr>
          <w:ilvl w:val="2"/>
          <w:numId w:val="142"/>
        </w:numPr>
        <w:rPr>
          <w:rFonts w:eastAsia="Times New Roman"/>
          <w:bCs/>
          <w:lang w:eastAsia="zh-TW"/>
        </w:rPr>
      </w:pPr>
      <w:r w:rsidRPr="00E46CA6">
        <w:rPr>
          <w:rFonts w:eastAsia="Times New Roman"/>
          <w:bCs/>
          <w:lang w:eastAsia="zh-TW"/>
        </w:rPr>
        <w:t xml:space="preserve">The quantization step is 4.249 </w:t>
      </w:r>
      <m:oMath>
        <m:sSup>
          <m:sSupPr>
            <m:ctrlPr>
              <w:rPr>
                <w:rFonts w:ascii="Cambria Math" w:eastAsia="Calibri" w:hAnsi="Cambria Math" w:cs="Calibri"/>
                <w:b/>
                <w:bCs/>
                <w:sz w:val="22"/>
                <w:szCs w:val="22"/>
                <w:lang w:eastAsia="zh-TW"/>
              </w:rPr>
            </m:ctrlPr>
          </m:sSupPr>
          <m:e>
            <m:r>
              <m:rPr>
                <m:sty m:val="b"/>
              </m:rPr>
              <w:rPr>
                <w:rFonts w:ascii="Cambria Math" w:eastAsia="Times New Roman" w:hAnsi="Cambria Math"/>
                <w:lang w:eastAsia="zh-TW"/>
              </w:rPr>
              <m:t>×</m:t>
            </m:r>
            <m:r>
              <m:rPr>
                <m:sty m:val="b"/>
              </m:rPr>
              <w:rPr>
                <w:rFonts w:ascii="Cambria Math" w:eastAsia="Times New Roman" w:hAnsi="Cambria Math"/>
                <w:lang w:val="fr-FR" w:eastAsia="zh-TW"/>
              </w:rPr>
              <m:t>10</m:t>
            </m:r>
          </m:e>
          <m:sup>
            <m:r>
              <m:rPr>
                <m:sty m:val="b"/>
              </m:rPr>
              <w:rPr>
                <w:rFonts w:ascii="Cambria Math" w:eastAsia="Times New Roman" w:hAnsi="Cambria Math"/>
                <w:lang w:eastAsia="zh-TW"/>
              </w:rPr>
              <m:t>-</m:t>
            </m:r>
            <m:r>
              <m:rPr>
                <m:sty m:val="b"/>
              </m:rPr>
              <w:rPr>
                <w:rFonts w:ascii="Cambria Math" w:eastAsia="Times New Roman" w:hAnsi="Cambria Math"/>
                <w:lang w:val="fr-FR" w:eastAsia="zh-TW"/>
              </w:rPr>
              <m:t>3</m:t>
            </m:r>
          </m:sup>
        </m:sSup>
      </m:oMath>
      <w:r w:rsidRPr="00E46CA6">
        <w:rPr>
          <w:rFonts w:eastAsia="Times New Roman"/>
          <w:bCs/>
          <w:lang w:eastAsia="zh-TW"/>
        </w:rPr>
        <w:t>m</w:t>
      </w:r>
    </w:p>
    <w:p w14:paraId="2B819E25" w14:textId="77777777" w:rsidR="00BE234F" w:rsidRPr="00E46CA6" w:rsidRDefault="00BE234F" w:rsidP="00F44FD9">
      <w:pPr>
        <w:numPr>
          <w:ilvl w:val="1"/>
          <w:numId w:val="142"/>
        </w:numPr>
        <w:rPr>
          <w:rFonts w:eastAsia="Times New Roman"/>
          <w:bCs/>
          <w:lang w:eastAsia="zh-TW"/>
        </w:rPr>
      </w:pPr>
      <w:r w:rsidRPr="00E46CA6">
        <w:rPr>
          <w:rFonts w:eastAsia="Times New Roman"/>
          <w:bCs/>
          <w:lang w:eastAsia="zh-TW"/>
        </w:rPr>
        <w:t>Eccentricity e is 20 bits</w:t>
      </w:r>
      <w:r w:rsidRPr="00E46CA6">
        <w:rPr>
          <w:rFonts w:eastAsia="Times New Roman"/>
        </w:rPr>
        <w:t xml:space="preserve"> </w:t>
      </w:r>
    </w:p>
    <w:p w14:paraId="269CB5A1" w14:textId="77777777" w:rsidR="00BE234F" w:rsidRPr="00E46CA6" w:rsidRDefault="00BE234F" w:rsidP="00F44FD9">
      <w:pPr>
        <w:numPr>
          <w:ilvl w:val="2"/>
          <w:numId w:val="142"/>
        </w:numPr>
        <w:rPr>
          <w:rFonts w:eastAsia="Times New Roman"/>
          <w:bCs/>
          <w:lang w:eastAsia="zh-TW"/>
        </w:rPr>
      </w:pPr>
      <w:r w:rsidRPr="00E46CA6">
        <w:rPr>
          <w:rFonts w:eastAsia="Times New Roman"/>
          <w:bCs/>
          <w:lang w:eastAsia="zh-TW"/>
        </w:rPr>
        <w:t>Range: ≤ 0.015</w:t>
      </w:r>
    </w:p>
    <w:p w14:paraId="64F0A034" w14:textId="15A86079" w:rsidR="00BE234F" w:rsidRPr="00E46CA6" w:rsidRDefault="00BE234F" w:rsidP="00F44FD9">
      <w:pPr>
        <w:numPr>
          <w:ilvl w:val="2"/>
          <w:numId w:val="142"/>
        </w:numPr>
        <w:rPr>
          <w:rFonts w:eastAsia="Times New Roman"/>
          <w:bCs/>
          <w:lang w:eastAsia="zh-TW"/>
        </w:rPr>
      </w:pPr>
      <w:r w:rsidRPr="00E46CA6">
        <w:rPr>
          <w:rFonts w:eastAsia="Times New Roman"/>
          <w:bCs/>
          <w:lang w:eastAsia="zh-TW"/>
        </w:rPr>
        <w:t xml:space="preserve">The quantization step is 1.431 </w:t>
      </w:r>
      <m:oMath>
        <m:sSup>
          <m:sSupPr>
            <m:ctrlPr>
              <w:rPr>
                <w:rFonts w:ascii="Cambria Math" w:eastAsia="Calibri" w:hAnsi="Cambria Math" w:cs="Calibri"/>
                <w:b/>
                <w:bCs/>
                <w:sz w:val="22"/>
                <w:szCs w:val="22"/>
                <w:lang w:eastAsia="zh-TW"/>
              </w:rPr>
            </m:ctrlPr>
          </m:sSupPr>
          <m:e>
            <m:r>
              <m:rPr>
                <m:sty m:val="b"/>
              </m:rPr>
              <w:rPr>
                <w:rFonts w:ascii="Cambria Math" w:eastAsia="Times New Roman" w:hAnsi="Cambria Math"/>
                <w:lang w:eastAsia="zh-TW"/>
              </w:rPr>
              <m:t>×</m:t>
            </m:r>
            <m:r>
              <m:rPr>
                <m:sty m:val="b"/>
              </m:rPr>
              <w:rPr>
                <w:rFonts w:ascii="Cambria Math" w:eastAsia="Times New Roman" w:hAnsi="Cambria Math"/>
                <w:lang w:val="fr-FR" w:eastAsia="zh-TW"/>
              </w:rPr>
              <m:t>10</m:t>
            </m:r>
          </m:e>
          <m:sup>
            <m:r>
              <m:rPr>
                <m:sty m:val="b"/>
              </m:rPr>
              <w:rPr>
                <w:rFonts w:ascii="Cambria Math" w:eastAsia="Times New Roman" w:hAnsi="Cambria Math"/>
                <w:lang w:eastAsia="zh-TW"/>
              </w:rPr>
              <m:t>-</m:t>
            </m:r>
            <m:r>
              <m:rPr>
                <m:sty m:val="b"/>
              </m:rPr>
              <w:rPr>
                <w:rFonts w:ascii="Cambria Math" w:eastAsia="Times New Roman" w:hAnsi="Cambria Math"/>
                <w:lang w:val="fr-FR" w:eastAsia="zh-TW"/>
              </w:rPr>
              <m:t>8</m:t>
            </m:r>
          </m:sup>
        </m:sSup>
      </m:oMath>
    </w:p>
    <w:p w14:paraId="7E3EC600" w14:textId="77777777" w:rsidR="00BE234F" w:rsidRPr="00E46CA6" w:rsidRDefault="00BE234F" w:rsidP="00F44FD9">
      <w:pPr>
        <w:numPr>
          <w:ilvl w:val="1"/>
          <w:numId w:val="142"/>
        </w:numPr>
        <w:rPr>
          <w:rFonts w:eastAsia="Times New Roman"/>
          <w:bCs/>
          <w:lang w:eastAsia="zh-TW"/>
        </w:rPr>
      </w:pPr>
      <w:r w:rsidRPr="00E46CA6">
        <w:rPr>
          <w:rFonts w:eastAsia="Times New Roman"/>
          <w:bCs/>
          <w:lang w:eastAsia="zh-TW"/>
        </w:rPr>
        <w:t xml:space="preserve">Argument of periapsis </w:t>
      </w:r>
      <w:r w:rsidRPr="00E46CA6">
        <w:rPr>
          <w:rFonts w:eastAsia="Times New Roman"/>
          <w:bCs/>
          <w:lang w:val="fr-FR" w:eastAsia="zh-TW"/>
        </w:rPr>
        <w:t>ω</w:t>
      </w:r>
      <w:r w:rsidRPr="00E46CA6">
        <w:rPr>
          <w:rFonts w:eastAsia="Times New Roman"/>
          <w:bCs/>
          <w:lang w:eastAsia="zh-TW"/>
        </w:rPr>
        <w:t xml:space="preserve"> (rad) is 28 bits</w:t>
      </w:r>
      <w:r w:rsidRPr="00E46CA6">
        <w:rPr>
          <w:rFonts w:eastAsia="Times New Roman"/>
        </w:rPr>
        <w:t xml:space="preserve"> </w:t>
      </w:r>
    </w:p>
    <w:p w14:paraId="493EE968" w14:textId="77777777" w:rsidR="00BE234F" w:rsidRPr="00E46CA6" w:rsidRDefault="00BE234F" w:rsidP="00F44FD9">
      <w:pPr>
        <w:numPr>
          <w:ilvl w:val="2"/>
          <w:numId w:val="142"/>
        </w:numPr>
        <w:rPr>
          <w:rFonts w:eastAsia="Times New Roman"/>
          <w:bCs/>
          <w:lang w:eastAsia="zh-TW"/>
        </w:rPr>
      </w:pPr>
      <w:r w:rsidRPr="00E46CA6">
        <w:rPr>
          <w:rFonts w:eastAsia="Times New Roman"/>
          <w:bCs/>
          <w:lang w:eastAsia="zh-TW"/>
        </w:rPr>
        <w:t>Range: from 0 to 2</w:t>
      </w:r>
      <w:r w:rsidRPr="00E46CA6">
        <w:rPr>
          <w:rFonts w:eastAsia="Times New Roman"/>
          <w:bCs/>
          <w:lang w:val="fr-FR" w:eastAsia="zh-TW"/>
        </w:rPr>
        <w:t>π</w:t>
      </w:r>
    </w:p>
    <w:p w14:paraId="0D8D1AEB" w14:textId="0D2AAEA7" w:rsidR="00BE234F" w:rsidRPr="00E46CA6" w:rsidRDefault="00BE234F" w:rsidP="00F44FD9">
      <w:pPr>
        <w:numPr>
          <w:ilvl w:val="2"/>
          <w:numId w:val="142"/>
        </w:numPr>
        <w:rPr>
          <w:rFonts w:eastAsia="Times New Roman"/>
          <w:bCs/>
          <w:lang w:eastAsia="zh-TW"/>
        </w:rPr>
      </w:pPr>
      <w:r w:rsidRPr="00E46CA6">
        <w:rPr>
          <w:rFonts w:eastAsia="Times New Roman"/>
          <w:bCs/>
          <w:lang w:eastAsia="zh-TW"/>
        </w:rPr>
        <w:t xml:space="preserve">The quantization step is 2.341 </w:t>
      </w:r>
      <m:oMath>
        <m:sSup>
          <m:sSupPr>
            <m:ctrlPr>
              <w:rPr>
                <w:rFonts w:ascii="Cambria Math" w:eastAsia="Calibri" w:hAnsi="Cambria Math" w:cs="Calibri"/>
                <w:b/>
                <w:bCs/>
                <w:sz w:val="22"/>
                <w:szCs w:val="22"/>
                <w:lang w:eastAsia="zh-TW"/>
              </w:rPr>
            </m:ctrlPr>
          </m:sSupPr>
          <m:e>
            <m:r>
              <m:rPr>
                <m:sty m:val="b"/>
              </m:rPr>
              <w:rPr>
                <w:rFonts w:ascii="Cambria Math" w:eastAsia="Times New Roman" w:hAnsi="Cambria Math"/>
                <w:lang w:eastAsia="zh-TW"/>
              </w:rPr>
              <m:t>×</m:t>
            </m:r>
            <m:r>
              <m:rPr>
                <m:sty m:val="b"/>
              </m:rPr>
              <w:rPr>
                <w:rFonts w:ascii="Cambria Math" w:eastAsia="Times New Roman" w:hAnsi="Cambria Math"/>
                <w:lang w:val="fr-FR" w:eastAsia="zh-TW"/>
              </w:rPr>
              <m:t>10</m:t>
            </m:r>
          </m:e>
          <m:sup>
            <m:r>
              <m:rPr>
                <m:sty m:val="b"/>
              </m:rPr>
              <w:rPr>
                <w:rFonts w:ascii="Cambria Math" w:eastAsia="Times New Roman" w:hAnsi="Cambria Math"/>
                <w:lang w:eastAsia="zh-TW"/>
              </w:rPr>
              <m:t>-</m:t>
            </m:r>
            <m:r>
              <m:rPr>
                <m:sty m:val="b"/>
              </m:rPr>
              <w:rPr>
                <w:rFonts w:ascii="Cambria Math" w:eastAsia="Times New Roman" w:hAnsi="Cambria Math"/>
                <w:lang w:val="fr-FR" w:eastAsia="zh-TW"/>
              </w:rPr>
              <m:t>8</m:t>
            </m:r>
          </m:sup>
        </m:sSup>
      </m:oMath>
      <w:r w:rsidRPr="00E46CA6">
        <w:rPr>
          <w:rFonts w:eastAsia="Times New Roman"/>
          <w:bCs/>
          <w:lang w:eastAsia="zh-TW"/>
        </w:rPr>
        <w:t xml:space="preserve"> rad</w:t>
      </w:r>
    </w:p>
    <w:p w14:paraId="794E5E91" w14:textId="77777777" w:rsidR="00BE234F" w:rsidRPr="00E46CA6" w:rsidRDefault="00BE234F" w:rsidP="00F44FD9">
      <w:pPr>
        <w:numPr>
          <w:ilvl w:val="1"/>
          <w:numId w:val="142"/>
        </w:numPr>
        <w:rPr>
          <w:rFonts w:eastAsia="Times New Roman"/>
          <w:bCs/>
          <w:lang w:eastAsia="zh-TW"/>
        </w:rPr>
      </w:pPr>
      <w:r w:rsidRPr="00E46CA6">
        <w:rPr>
          <w:rFonts w:eastAsia="Times New Roman"/>
          <w:bCs/>
          <w:lang w:eastAsia="zh-TW"/>
        </w:rPr>
        <w:t>Longitude of ascending node (</w:t>
      </w:r>
      <w:r w:rsidRPr="00E46CA6">
        <w:rPr>
          <w:rFonts w:eastAsia="Times New Roman"/>
          <w:bCs/>
          <w:lang w:val="fr-FR" w:eastAsia="zh-TW"/>
        </w:rPr>
        <w:t>Ω</w:t>
      </w:r>
      <w:r w:rsidRPr="00E46CA6">
        <w:rPr>
          <w:rFonts w:eastAsia="Times New Roman"/>
          <w:bCs/>
          <w:lang w:eastAsia="zh-TW"/>
        </w:rPr>
        <w:t xml:space="preserve"> rad) is 28 bits</w:t>
      </w:r>
      <w:r w:rsidRPr="00E46CA6">
        <w:rPr>
          <w:rFonts w:eastAsia="Times New Roman"/>
        </w:rPr>
        <w:t xml:space="preserve"> </w:t>
      </w:r>
    </w:p>
    <w:p w14:paraId="4E8EDF87" w14:textId="77777777" w:rsidR="00BE234F" w:rsidRPr="00E46CA6" w:rsidRDefault="00BE234F" w:rsidP="00F44FD9">
      <w:pPr>
        <w:numPr>
          <w:ilvl w:val="2"/>
          <w:numId w:val="142"/>
        </w:numPr>
        <w:rPr>
          <w:rFonts w:eastAsia="Times New Roman"/>
          <w:bCs/>
          <w:lang w:eastAsia="zh-TW"/>
        </w:rPr>
      </w:pPr>
      <w:r w:rsidRPr="00E46CA6">
        <w:rPr>
          <w:rFonts w:eastAsia="Times New Roman"/>
          <w:bCs/>
          <w:lang w:eastAsia="zh-TW"/>
        </w:rPr>
        <w:t>Range: from 0 to 2</w:t>
      </w:r>
      <w:r w:rsidRPr="00E46CA6">
        <w:rPr>
          <w:rFonts w:eastAsia="Times New Roman"/>
          <w:bCs/>
          <w:lang w:val="fr-FR" w:eastAsia="zh-TW"/>
        </w:rPr>
        <w:t>π</w:t>
      </w:r>
    </w:p>
    <w:p w14:paraId="5A222BD0" w14:textId="181A31F7" w:rsidR="00BE234F" w:rsidRPr="00E46CA6" w:rsidRDefault="00BE234F" w:rsidP="00F44FD9">
      <w:pPr>
        <w:numPr>
          <w:ilvl w:val="2"/>
          <w:numId w:val="142"/>
        </w:numPr>
        <w:rPr>
          <w:rFonts w:eastAsia="Times New Roman"/>
          <w:bCs/>
          <w:lang w:eastAsia="zh-TW"/>
        </w:rPr>
      </w:pPr>
      <w:r w:rsidRPr="00E46CA6">
        <w:rPr>
          <w:rFonts w:eastAsia="Times New Roman"/>
          <w:bCs/>
          <w:lang w:eastAsia="zh-TW"/>
        </w:rPr>
        <w:t>The quantization step is 2.341  </w:t>
      </w:r>
      <m:oMath>
        <m:sSup>
          <m:sSupPr>
            <m:ctrlPr>
              <w:rPr>
                <w:rFonts w:ascii="Cambria Math" w:eastAsia="Calibri" w:hAnsi="Cambria Math" w:cs="Calibri"/>
                <w:b/>
                <w:bCs/>
                <w:sz w:val="22"/>
                <w:szCs w:val="22"/>
                <w:lang w:eastAsia="zh-TW"/>
              </w:rPr>
            </m:ctrlPr>
          </m:sSupPr>
          <m:e>
            <m:r>
              <m:rPr>
                <m:sty m:val="b"/>
              </m:rPr>
              <w:rPr>
                <w:rFonts w:ascii="Cambria Math" w:eastAsia="Times New Roman" w:hAnsi="Cambria Math"/>
                <w:lang w:eastAsia="zh-TW"/>
              </w:rPr>
              <m:t>×</m:t>
            </m:r>
            <m:r>
              <m:rPr>
                <m:sty m:val="b"/>
              </m:rPr>
              <w:rPr>
                <w:rFonts w:ascii="Cambria Math" w:eastAsia="Times New Roman" w:hAnsi="Cambria Math"/>
                <w:lang w:val="fr-FR" w:eastAsia="zh-TW"/>
              </w:rPr>
              <m:t>10</m:t>
            </m:r>
          </m:e>
          <m:sup>
            <m:r>
              <m:rPr>
                <m:sty m:val="b"/>
              </m:rPr>
              <w:rPr>
                <w:rFonts w:ascii="Cambria Math" w:eastAsia="Times New Roman" w:hAnsi="Cambria Math"/>
                <w:lang w:eastAsia="zh-TW"/>
              </w:rPr>
              <m:t>-</m:t>
            </m:r>
            <m:r>
              <m:rPr>
                <m:sty m:val="b"/>
              </m:rPr>
              <w:rPr>
                <w:rFonts w:ascii="Cambria Math" w:eastAsia="Times New Roman" w:hAnsi="Cambria Math"/>
                <w:lang w:val="fr-FR" w:eastAsia="zh-TW"/>
              </w:rPr>
              <m:t>8</m:t>
            </m:r>
          </m:sup>
        </m:sSup>
      </m:oMath>
      <w:r w:rsidRPr="00E46CA6">
        <w:rPr>
          <w:rFonts w:eastAsia="Times New Roman"/>
          <w:bCs/>
          <w:lang w:eastAsia="zh-TW"/>
        </w:rPr>
        <w:t xml:space="preserve"> rad</w:t>
      </w:r>
    </w:p>
    <w:p w14:paraId="6BF7A85F" w14:textId="77777777" w:rsidR="00BE234F" w:rsidRPr="00E46CA6" w:rsidRDefault="00BE234F" w:rsidP="00F44FD9">
      <w:pPr>
        <w:numPr>
          <w:ilvl w:val="1"/>
          <w:numId w:val="142"/>
        </w:numPr>
        <w:rPr>
          <w:rFonts w:eastAsia="Times New Roman"/>
          <w:bCs/>
          <w:lang w:val="fr-FR" w:eastAsia="zh-TW"/>
        </w:rPr>
      </w:pPr>
      <w:r w:rsidRPr="00E46CA6">
        <w:rPr>
          <w:rFonts w:eastAsia="Times New Roman"/>
          <w:bCs/>
          <w:lang w:val="fr-FR" w:eastAsia="zh-TW"/>
        </w:rPr>
        <w:t>Inclination i (rad) is 27 bits</w:t>
      </w:r>
      <w:r w:rsidRPr="00E46CA6">
        <w:rPr>
          <w:rFonts w:eastAsia="Times New Roman"/>
          <w:lang w:val="fr-FR"/>
        </w:rPr>
        <w:t xml:space="preserve"> </w:t>
      </w:r>
    </w:p>
    <w:p w14:paraId="17032E3D" w14:textId="77777777" w:rsidR="00BE234F" w:rsidRPr="00E46CA6" w:rsidRDefault="00BE234F" w:rsidP="00F44FD9">
      <w:pPr>
        <w:numPr>
          <w:ilvl w:val="2"/>
          <w:numId w:val="142"/>
        </w:numPr>
        <w:rPr>
          <w:rFonts w:eastAsia="Times New Roman"/>
          <w:bCs/>
          <w:lang w:eastAsia="zh-TW"/>
        </w:rPr>
      </w:pPr>
      <w:r w:rsidRPr="00E46CA6">
        <w:rPr>
          <w:rFonts w:eastAsia="Times New Roman"/>
          <w:bCs/>
          <w:lang w:eastAsia="zh-TW"/>
        </w:rPr>
        <w:t>Range: from - </w:t>
      </w:r>
      <w:r w:rsidRPr="00E46CA6">
        <w:rPr>
          <w:rFonts w:eastAsia="Times New Roman"/>
          <w:bCs/>
          <w:lang w:val="fr-FR" w:eastAsia="zh-TW"/>
        </w:rPr>
        <w:t>π</w:t>
      </w:r>
      <w:r w:rsidRPr="00E46CA6">
        <w:rPr>
          <w:rFonts w:eastAsia="Times New Roman"/>
          <w:bCs/>
          <w:lang w:eastAsia="zh-TW"/>
        </w:rPr>
        <w:t xml:space="preserve">/2  to + </w:t>
      </w:r>
      <w:r w:rsidRPr="00E46CA6">
        <w:rPr>
          <w:rFonts w:eastAsia="Times New Roman"/>
          <w:bCs/>
          <w:lang w:val="fr-FR" w:eastAsia="zh-TW"/>
        </w:rPr>
        <w:t>π</w:t>
      </w:r>
      <w:r w:rsidRPr="00E46CA6">
        <w:rPr>
          <w:rFonts w:eastAsia="Times New Roman"/>
          <w:bCs/>
          <w:lang w:eastAsia="zh-TW"/>
        </w:rPr>
        <w:t>/2</w:t>
      </w:r>
    </w:p>
    <w:p w14:paraId="70119906" w14:textId="710D6D29" w:rsidR="00BE234F" w:rsidRPr="00E46CA6" w:rsidRDefault="00BE234F" w:rsidP="00F44FD9">
      <w:pPr>
        <w:numPr>
          <w:ilvl w:val="2"/>
          <w:numId w:val="142"/>
        </w:numPr>
        <w:rPr>
          <w:rFonts w:eastAsia="Times New Roman"/>
          <w:bCs/>
          <w:lang w:eastAsia="zh-TW"/>
        </w:rPr>
      </w:pPr>
      <w:r w:rsidRPr="00E46CA6">
        <w:rPr>
          <w:rFonts w:eastAsia="Times New Roman"/>
          <w:bCs/>
          <w:lang w:eastAsia="zh-TW"/>
        </w:rPr>
        <w:t>The quantization step is 2.341  </w:t>
      </w:r>
      <m:oMath>
        <m:sSup>
          <m:sSupPr>
            <m:ctrlPr>
              <w:rPr>
                <w:rFonts w:ascii="Cambria Math" w:eastAsia="Calibri" w:hAnsi="Cambria Math" w:cs="Calibri"/>
                <w:b/>
                <w:bCs/>
                <w:sz w:val="22"/>
                <w:szCs w:val="22"/>
                <w:lang w:eastAsia="zh-TW"/>
              </w:rPr>
            </m:ctrlPr>
          </m:sSupPr>
          <m:e>
            <m:r>
              <m:rPr>
                <m:sty m:val="b"/>
              </m:rPr>
              <w:rPr>
                <w:rFonts w:ascii="Cambria Math" w:eastAsia="Times New Roman" w:hAnsi="Cambria Math"/>
                <w:lang w:eastAsia="zh-TW"/>
              </w:rPr>
              <m:t>×</m:t>
            </m:r>
            <m:r>
              <m:rPr>
                <m:sty m:val="b"/>
              </m:rPr>
              <w:rPr>
                <w:rFonts w:ascii="Cambria Math" w:eastAsia="Times New Roman" w:hAnsi="Cambria Math"/>
                <w:lang w:val="fr-FR" w:eastAsia="zh-TW"/>
              </w:rPr>
              <m:t>10</m:t>
            </m:r>
          </m:e>
          <m:sup>
            <m:r>
              <m:rPr>
                <m:sty m:val="b"/>
              </m:rPr>
              <w:rPr>
                <w:rFonts w:ascii="Cambria Math" w:eastAsia="Times New Roman" w:hAnsi="Cambria Math"/>
                <w:lang w:eastAsia="zh-TW"/>
              </w:rPr>
              <m:t>-</m:t>
            </m:r>
            <m:r>
              <m:rPr>
                <m:sty m:val="b"/>
              </m:rPr>
              <w:rPr>
                <w:rFonts w:ascii="Cambria Math" w:eastAsia="Times New Roman" w:hAnsi="Cambria Math"/>
                <w:lang w:val="fr-FR" w:eastAsia="zh-TW"/>
              </w:rPr>
              <m:t>8</m:t>
            </m:r>
          </m:sup>
        </m:sSup>
      </m:oMath>
      <w:r w:rsidRPr="00E46CA6">
        <w:rPr>
          <w:rFonts w:eastAsia="Times New Roman"/>
          <w:bCs/>
          <w:lang w:eastAsia="zh-TW"/>
        </w:rPr>
        <w:t xml:space="preserve"> rad</w:t>
      </w:r>
    </w:p>
    <w:p w14:paraId="6E28643A" w14:textId="77777777" w:rsidR="00BE234F" w:rsidRPr="00E46CA6" w:rsidRDefault="00BE234F" w:rsidP="00F44FD9">
      <w:pPr>
        <w:numPr>
          <w:ilvl w:val="1"/>
          <w:numId w:val="142"/>
        </w:numPr>
        <w:rPr>
          <w:rFonts w:eastAsia="Times New Roman"/>
          <w:bCs/>
          <w:lang w:eastAsia="zh-TW"/>
        </w:rPr>
      </w:pPr>
      <w:r w:rsidRPr="00E46CA6">
        <w:rPr>
          <w:rFonts w:eastAsia="Times New Roman"/>
          <w:bCs/>
          <w:lang w:eastAsia="zh-TW"/>
        </w:rPr>
        <w:t>Mean anomaly M (rad) at epoch time to is 28 bits</w:t>
      </w:r>
      <w:r w:rsidRPr="00E46CA6">
        <w:rPr>
          <w:rFonts w:eastAsia="Times New Roman"/>
        </w:rPr>
        <w:t xml:space="preserve"> </w:t>
      </w:r>
    </w:p>
    <w:p w14:paraId="1E99F863" w14:textId="77777777" w:rsidR="00BE234F" w:rsidRPr="00E46CA6" w:rsidRDefault="00BE234F" w:rsidP="00F44FD9">
      <w:pPr>
        <w:numPr>
          <w:ilvl w:val="2"/>
          <w:numId w:val="142"/>
        </w:numPr>
        <w:rPr>
          <w:rFonts w:eastAsia="Times New Roman"/>
          <w:bCs/>
          <w:lang w:eastAsia="zh-TW"/>
        </w:rPr>
      </w:pPr>
      <w:r w:rsidRPr="00E46CA6">
        <w:rPr>
          <w:rFonts w:eastAsia="Times New Roman"/>
          <w:bCs/>
          <w:lang w:eastAsia="zh-TW"/>
        </w:rPr>
        <w:t>Range: from 0 to 2</w:t>
      </w:r>
      <w:r w:rsidRPr="00E46CA6">
        <w:rPr>
          <w:rFonts w:eastAsia="Times New Roman"/>
          <w:bCs/>
          <w:lang w:val="fr-FR" w:eastAsia="zh-TW"/>
        </w:rPr>
        <w:t>π</w:t>
      </w:r>
    </w:p>
    <w:p w14:paraId="13DAB66C" w14:textId="6B60E2AE" w:rsidR="00BE234F" w:rsidRPr="00E46CA6" w:rsidRDefault="00BE234F" w:rsidP="00F44FD9">
      <w:pPr>
        <w:numPr>
          <w:ilvl w:val="2"/>
          <w:numId w:val="142"/>
        </w:numPr>
        <w:rPr>
          <w:rFonts w:eastAsia="Times New Roman"/>
          <w:bCs/>
          <w:lang w:eastAsia="zh-TW"/>
        </w:rPr>
      </w:pPr>
      <w:r w:rsidRPr="00E46CA6">
        <w:rPr>
          <w:rFonts w:eastAsia="Times New Roman"/>
          <w:bCs/>
          <w:lang w:eastAsia="zh-TW"/>
        </w:rPr>
        <w:t>The quantization step is 2.341  </w:t>
      </w:r>
      <m:oMath>
        <m:sSup>
          <m:sSupPr>
            <m:ctrlPr>
              <w:rPr>
                <w:rFonts w:ascii="Cambria Math" w:eastAsia="Calibri" w:hAnsi="Cambria Math" w:cs="Calibri"/>
                <w:b/>
                <w:bCs/>
                <w:sz w:val="22"/>
                <w:szCs w:val="22"/>
                <w:lang w:eastAsia="zh-TW"/>
              </w:rPr>
            </m:ctrlPr>
          </m:sSupPr>
          <m:e>
            <m:r>
              <m:rPr>
                <m:sty m:val="b"/>
              </m:rPr>
              <w:rPr>
                <w:rFonts w:ascii="Cambria Math" w:eastAsia="Times New Roman" w:hAnsi="Cambria Math"/>
                <w:lang w:eastAsia="zh-TW"/>
              </w:rPr>
              <m:t>×</m:t>
            </m:r>
            <m:r>
              <m:rPr>
                <m:sty m:val="b"/>
              </m:rPr>
              <w:rPr>
                <w:rFonts w:ascii="Cambria Math" w:eastAsia="Times New Roman" w:hAnsi="Cambria Math"/>
                <w:lang w:val="fr-FR" w:eastAsia="zh-TW"/>
              </w:rPr>
              <m:t>10</m:t>
            </m:r>
          </m:e>
          <m:sup>
            <m:r>
              <m:rPr>
                <m:sty m:val="b"/>
              </m:rPr>
              <w:rPr>
                <w:rFonts w:ascii="Cambria Math" w:eastAsia="Times New Roman" w:hAnsi="Cambria Math"/>
                <w:lang w:eastAsia="zh-TW"/>
              </w:rPr>
              <m:t>-</m:t>
            </m:r>
            <m:r>
              <m:rPr>
                <m:sty m:val="b"/>
              </m:rPr>
              <w:rPr>
                <w:rFonts w:ascii="Cambria Math" w:eastAsia="Times New Roman" w:hAnsi="Cambria Math"/>
                <w:lang w:val="fr-FR" w:eastAsia="zh-TW"/>
              </w:rPr>
              <m:t>8</m:t>
            </m:r>
          </m:sup>
        </m:sSup>
      </m:oMath>
      <w:r w:rsidRPr="00E46CA6">
        <w:rPr>
          <w:rFonts w:eastAsia="Times New Roman"/>
          <w:bCs/>
          <w:lang w:eastAsia="zh-TW"/>
        </w:rPr>
        <w:t xml:space="preserve"> rad</w:t>
      </w:r>
    </w:p>
    <w:p w14:paraId="48951983" w14:textId="31615A12" w:rsidR="00BE234F" w:rsidRDefault="00BE234F" w:rsidP="00BE234F"/>
    <w:p w14:paraId="48AAD1BE" w14:textId="77777777" w:rsidR="00B043DB" w:rsidRDefault="00B043DB" w:rsidP="00B043DB">
      <w:pPr>
        <w:rPr>
          <w:lang w:val="en-US" w:eastAsia="x-none"/>
        </w:rPr>
      </w:pPr>
      <w:r w:rsidRPr="00CA6F0D">
        <w:rPr>
          <w:b/>
          <w:bCs/>
          <w:lang w:val="en-US" w:eastAsia="x-none"/>
        </w:rPr>
        <w:t>Decision:</w:t>
      </w:r>
      <w:r w:rsidRPr="00CA6F0D">
        <w:rPr>
          <w:lang w:val="en-US" w:eastAsia="x-none"/>
        </w:rPr>
        <w:t xml:space="preserve"> As per email decision posted on </w:t>
      </w:r>
      <w:r>
        <w:rPr>
          <w:lang w:val="en-US" w:eastAsia="x-none"/>
        </w:rPr>
        <w:t>Mar 2</w:t>
      </w:r>
      <w:r w:rsidRPr="00F0276C">
        <w:rPr>
          <w:vertAlign w:val="superscript"/>
          <w:lang w:val="en-US" w:eastAsia="x-none"/>
        </w:rPr>
        <w:t>nd</w:t>
      </w:r>
      <w:r>
        <w:rPr>
          <w:lang w:val="en-US" w:eastAsia="x-none"/>
        </w:rPr>
        <w:t>,</w:t>
      </w:r>
    </w:p>
    <w:p w14:paraId="27AB2977" w14:textId="77777777" w:rsidR="00B043DB" w:rsidRPr="00B043DB" w:rsidRDefault="00B043DB" w:rsidP="00B043DB">
      <w:pPr>
        <w:rPr>
          <w:bCs/>
          <w:u w:val="single"/>
        </w:rPr>
      </w:pPr>
      <w:r w:rsidRPr="00B043DB">
        <w:rPr>
          <w:bCs/>
          <w:u w:val="single"/>
        </w:rPr>
        <w:t>Conclusion</w:t>
      </w:r>
    </w:p>
    <w:p w14:paraId="6C629125" w14:textId="77777777" w:rsidR="00B043DB" w:rsidRDefault="00B043DB" w:rsidP="00B043DB">
      <w:r>
        <w:t>Confirm that the agreed position and velocity state vector ephemeris format for LEO/MEO/GEO may also be applied for HAPS/ATG.</w:t>
      </w:r>
    </w:p>
    <w:p w14:paraId="7AFD8FE6" w14:textId="6C866536" w:rsidR="00BE234F" w:rsidRPr="00B043DB" w:rsidRDefault="00BE234F" w:rsidP="003A25B4">
      <w:pPr>
        <w:rPr>
          <w:lang w:eastAsia="x-none"/>
        </w:rPr>
      </w:pPr>
    </w:p>
    <w:p w14:paraId="700D5CA5" w14:textId="38C5CA6F" w:rsidR="00B043DB" w:rsidRDefault="002328C4" w:rsidP="00B043DB">
      <w:pPr>
        <w:rPr>
          <w:b/>
          <w:bCs/>
          <w:lang w:eastAsia="x-none"/>
        </w:rPr>
      </w:pPr>
      <w:hyperlink r:id="rId1290" w:history="1">
        <w:r w:rsidR="004371F4">
          <w:rPr>
            <w:rStyle w:val="Hyperlink"/>
            <w:b/>
            <w:bCs/>
            <w:lang w:eastAsia="x-none"/>
          </w:rPr>
          <w:t>R1-2200883</w:t>
        </w:r>
      </w:hyperlink>
      <w:r w:rsidR="00B043DB" w:rsidRPr="00FE24EA">
        <w:rPr>
          <w:b/>
          <w:bCs/>
          <w:lang w:eastAsia="x-none"/>
        </w:rPr>
        <w:tab/>
        <w:t>Reply LS on NR NTN Neighbor Cell and Satellite Information</w:t>
      </w:r>
      <w:r w:rsidR="00B043DB" w:rsidRPr="00FE24EA">
        <w:rPr>
          <w:b/>
          <w:bCs/>
          <w:lang w:eastAsia="x-none"/>
        </w:rPr>
        <w:tab/>
        <w:t>RAN2, Qualcomm</w:t>
      </w:r>
    </w:p>
    <w:p w14:paraId="4BA82000" w14:textId="6C366703" w:rsidR="00B043DB" w:rsidRDefault="002328C4" w:rsidP="00B043DB">
      <w:pPr>
        <w:rPr>
          <w:b/>
          <w:bCs/>
          <w:lang w:eastAsia="x-none"/>
        </w:rPr>
      </w:pPr>
      <w:hyperlink r:id="rId1291" w:history="1">
        <w:r w:rsidR="004371F4">
          <w:rPr>
            <w:rStyle w:val="Hyperlink"/>
            <w:b/>
            <w:bCs/>
            <w:lang w:eastAsia="x-none"/>
          </w:rPr>
          <w:t>R1-2202710</w:t>
        </w:r>
      </w:hyperlink>
      <w:r w:rsidR="00B043DB" w:rsidRPr="00BE234F">
        <w:rPr>
          <w:b/>
          <w:bCs/>
          <w:lang w:eastAsia="x-none"/>
        </w:rPr>
        <w:tab/>
        <w:t>Draft Reply LS to RAN2 on NR NTN Neighbour Cell and Satellite Information</w:t>
      </w:r>
      <w:r w:rsidR="00B043DB" w:rsidRPr="00BE234F">
        <w:rPr>
          <w:b/>
          <w:bCs/>
          <w:lang w:eastAsia="x-none"/>
        </w:rPr>
        <w:tab/>
        <w:t>Moderator (Thales)</w:t>
      </w:r>
    </w:p>
    <w:p w14:paraId="5604EC79" w14:textId="2718078A" w:rsidR="004869B2" w:rsidRDefault="002328C4" w:rsidP="00B043DB">
      <w:pPr>
        <w:rPr>
          <w:b/>
          <w:bCs/>
          <w:lang w:val="en-US" w:eastAsia="x-none"/>
        </w:rPr>
      </w:pPr>
      <w:hyperlink r:id="rId1292" w:history="1">
        <w:r w:rsidR="004371F4">
          <w:rPr>
            <w:rStyle w:val="Hyperlink"/>
            <w:b/>
            <w:bCs/>
            <w:lang w:val="en-US" w:eastAsia="x-none"/>
          </w:rPr>
          <w:t>R1-2202711</w:t>
        </w:r>
      </w:hyperlink>
      <w:r w:rsidR="004869B2" w:rsidRPr="004869B2">
        <w:rPr>
          <w:b/>
          <w:bCs/>
          <w:lang w:val="en-US" w:eastAsia="x-none"/>
        </w:rPr>
        <w:tab/>
        <w:t>Draft Reply LS to RAN2 on NR NTN Neighbour Cell and Satellite Information</w:t>
      </w:r>
      <w:r w:rsidR="004869B2" w:rsidRPr="004869B2">
        <w:rPr>
          <w:b/>
          <w:bCs/>
          <w:lang w:val="en-US" w:eastAsia="x-none"/>
        </w:rPr>
        <w:tab/>
        <w:t>Moderator (Thales)</w:t>
      </w:r>
    </w:p>
    <w:p w14:paraId="0BE075CC" w14:textId="62F116CF" w:rsidR="00B043DB" w:rsidRDefault="00B043DB" w:rsidP="00B043DB">
      <w:pPr>
        <w:rPr>
          <w:lang w:eastAsia="x-none"/>
        </w:rPr>
      </w:pPr>
      <w:r w:rsidRPr="00CA6F0D">
        <w:rPr>
          <w:b/>
          <w:bCs/>
          <w:lang w:val="en-US" w:eastAsia="x-none"/>
        </w:rPr>
        <w:t>Decision:</w:t>
      </w:r>
      <w:r w:rsidRPr="00CA6F0D">
        <w:rPr>
          <w:lang w:val="en-US" w:eastAsia="x-none"/>
        </w:rPr>
        <w:t xml:space="preserve"> As per decision</w:t>
      </w:r>
      <w:r>
        <w:rPr>
          <w:lang w:val="en-US" w:eastAsia="x-none"/>
        </w:rPr>
        <w:t xml:space="preserve"> o</w:t>
      </w:r>
      <w:r w:rsidRPr="00CA6F0D">
        <w:rPr>
          <w:lang w:val="en-US" w:eastAsia="x-none"/>
        </w:rPr>
        <w:t xml:space="preserve">n </w:t>
      </w:r>
      <w:r>
        <w:rPr>
          <w:lang w:val="en-US" w:eastAsia="x-none"/>
        </w:rPr>
        <w:t>Mar 2</w:t>
      </w:r>
      <w:r w:rsidRPr="00F0276C">
        <w:rPr>
          <w:vertAlign w:val="superscript"/>
          <w:lang w:val="en-US" w:eastAsia="x-none"/>
        </w:rPr>
        <w:t>nd</w:t>
      </w:r>
      <w:r>
        <w:rPr>
          <w:lang w:val="en-US" w:eastAsia="x-none"/>
        </w:rPr>
        <w:t xml:space="preserve">, GTW session, the draft LS </w:t>
      </w:r>
      <w:r w:rsidRPr="00640316">
        <w:rPr>
          <w:lang w:eastAsia="x-none"/>
        </w:rPr>
        <w:t>is endorsed with the following change:</w:t>
      </w:r>
    </w:p>
    <w:p w14:paraId="57368819" w14:textId="69710A8A" w:rsidR="00B043DB" w:rsidRPr="00B043DB" w:rsidRDefault="00B043DB" w:rsidP="00B043DB">
      <w:pPr>
        <w:ind w:leftChars="200" w:left="400"/>
        <w:rPr>
          <w:rFonts w:ascii="Arial" w:hAnsi="Arial" w:cs="Arial"/>
          <w:sz w:val="16"/>
          <w:szCs w:val="16"/>
          <w:lang w:val="en-US" w:eastAsia="de-DE"/>
        </w:rPr>
      </w:pPr>
      <w:r w:rsidRPr="00B043DB">
        <w:rPr>
          <w:rFonts w:ascii="Arial" w:hAnsi="Arial" w:cs="Arial"/>
          <w:b/>
          <w:bCs/>
          <w:sz w:val="16"/>
          <w:szCs w:val="16"/>
          <w:lang w:val="en-US" w:eastAsia="de-DE"/>
        </w:rPr>
        <w:t>RAN1 answer:</w:t>
      </w:r>
      <w:r w:rsidRPr="00B043DB">
        <w:rPr>
          <w:rFonts w:ascii="Arial" w:hAnsi="Arial" w:cs="Arial"/>
          <w:sz w:val="16"/>
          <w:szCs w:val="16"/>
          <w:lang w:val="en-US" w:eastAsia="de-DE"/>
        </w:rPr>
        <w:t xml:space="preserve"> From RAN1 perspective, if configured on neighbour/target cell, A2/B2 (high-layer common TA parameters: TACommon, TACommonDrift and TACommonDriftVariation) </w:t>
      </w:r>
      <w:del w:id="134" w:author="Unknown">
        <w:r w:rsidRPr="00B043DB" w:rsidDel="004E0DB5">
          <w:rPr>
            <w:rFonts w:ascii="Arial" w:hAnsi="Arial" w:cs="Arial"/>
            <w:sz w:val="16"/>
            <w:szCs w:val="16"/>
            <w:lang w:val="en-US" w:eastAsia="de-DE"/>
          </w:rPr>
          <w:delText>are necessary</w:delText>
        </w:r>
      </w:del>
      <w:ins w:id="135" w:author="Unknown" w:date="2022-03-02T21:31:00Z">
        <w:r w:rsidRPr="00B043DB">
          <w:rPr>
            <w:rFonts w:ascii="Arial" w:hAnsi="Arial" w:cs="Arial"/>
            <w:sz w:val="16"/>
            <w:szCs w:val="16"/>
            <w:lang w:eastAsia="de-DE"/>
          </w:rPr>
          <w:t xml:space="preserve">can </w:t>
        </w:r>
      </w:ins>
      <w:ins w:id="136" w:author="Unknown" w:date="2022-03-02T21:32:00Z">
        <w:r w:rsidRPr="00B043DB">
          <w:rPr>
            <w:rFonts w:ascii="Arial" w:hAnsi="Arial" w:cs="Arial"/>
            <w:sz w:val="16"/>
            <w:szCs w:val="16"/>
            <w:lang w:eastAsia="de-DE"/>
          </w:rPr>
          <w:t>be helpful</w:t>
        </w:r>
      </w:ins>
      <w:r w:rsidRPr="00B043DB">
        <w:rPr>
          <w:rFonts w:ascii="Arial" w:hAnsi="Arial" w:cs="Arial"/>
          <w:sz w:val="16"/>
          <w:szCs w:val="16"/>
          <w:lang w:val="en-US" w:eastAsia="de-DE"/>
        </w:rPr>
        <w:t xml:space="preserve"> for measurement </w:t>
      </w:r>
      <w:del w:id="137" w:author="Unknown">
        <w:r w:rsidRPr="00B043DB" w:rsidDel="004E0DB5">
          <w:rPr>
            <w:rFonts w:ascii="Arial" w:hAnsi="Arial" w:cs="Arial"/>
            <w:sz w:val="16"/>
            <w:szCs w:val="16"/>
            <w:lang w:val="en-US" w:eastAsia="de-DE"/>
          </w:rPr>
          <w:delText xml:space="preserve">purpose </w:delText>
        </w:r>
      </w:del>
      <w:r w:rsidRPr="00B043DB">
        <w:rPr>
          <w:rFonts w:ascii="Arial" w:hAnsi="Arial" w:cs="Arial"/>
          <w:sz w:val="16"/>
          <w:szCs w:val="16"/>
          <w:lang w:val="en-US" w:eastAsia="de-DE"/>
        </w:rPr>
        <w:t xml:space="preserve">and </w:t>
      </w:r>
      <w:ins w:id="138" w:author="Unknown" w:date="2022-03-02T21:31:00Z">
        <w:r w:rsidRPr="00B043DB">
          <w:rPr>
            <w:rFonts w:ascii="Arial" w:hAnsi="Arial" w:cs="Arial"/>
            <w:sz w:val="16"/>
            <w:szCs w:val="16"/>
            <w:lang w:eastAsia="de-DE"/>
          </w:rPr>
          <w:t xml:space="preserve">are </w:t>
        </w:r>
      </w:ins>
      <w:r w:rsidRPr="00B043DB">
        <w:rPr>
          <w:rFonts w:ascii="Arial" w:hAnsi="Arial" w:cs="Arial"/>
          <w:sz w:val="16"/>
          <w:szCs w:val="16"/>
          <w:lang w:val="en-US" w:eastAsia="de-DE"/>
        </w:rPr>
        <w:t>necessary for mobility purpose (in case of network assisted cell change/handover),</w:t>
      </w:r>
    </w:p>
    <w:p w14:paraId="2689D03D" w14:textId="7A347765" w:rsidR="00B043DB" w:rsidRPr="002A43A1" w:rsidRDefault="00B043DB" w:rsidP="00B043DB">
      <w:pPr>
        <w:rPr>
          <w:lang w:eastAsia="x-none"/>
        </w:rPr>
      </w:pPr>
      <w:r w:rsidRPr="00640316">
        <w:rPr>
          <w:lang w:eastAsia="x-none"/>
        </w:rPr>
        <w:t xml:space="preserve">Final LS is </w:t>
      </w:r>
      <w:r w:rsidRPr="00B043DB">
        <w:rPr>
          <w:highlight w:val="green"/>
          <w:lang w:eastAsia="x-none"/>
        </w:rPr>
        <w:t xml:space="preserve">approved in </w:t>
      </w:r>
      <w:hyperlink r:id="rId1293" w:history="1">
        <w:r w:rsidR="004371F4">
          <w:rPr>
            <w:rStyle w:val="Hyperlink"/>
            <w:highlight w:val="green"/>
            <w:lang w:eastAsia="x-none"/>
          </w:rPr>
          <w:t>R1-2202873</w:t>
        </w:r>
      </w:hyperlink>
      <w:r>
        <w:rPr>
          <w:lang w:eastAsia="x-none"/>
        </w:rPr>
        <w:t>.</w:t>
      </w:r>
    </w:p>
    <w:p w14:paraId="3EDBA9DA" w14:textId="77777777" w:rsidR="00B043DB" w:rsidRDefault="00B043DB" w:rsidP="00B043DB">
      <w:pPr>
        <w:rPr>
          <w:lang w:eastAsia="x-none"/>
        </w:rPr>
      </w:pPr>
    </w:p>
    <w:p w14:paraId="7AE5AFCA" w14:textId="77777777" w:rsidR="00BE234F" w:rsidRDefault="00BE234F" w:rsidP="003A25B4">
      <w:pPr>
        <w:rPr>
          <w:lang w:eastAsia="x-none"/>
        </w:rPr>
      </w:pPr>
    </w:p>
    <w:p w14:paraId="4BDC52A6" w14:textId="4F5C05AF" w:rsidR="00B043DB" w:rsidRPr="00B043DB" w:rsidRDefault="002328C4" w:rsidP="00B043DB">
      <w:pPr>
        <w:rPr>
          <w:b/>
          <w:bCs/>
          <w:lang w:eastAsia="x-none"/>
        </w:rPr>
      </w:pPr>
      <w:hyperlink r:id="rId1294" w:history="1">
        <w:r w:rsidR="004371F4">
          <w:rPr>
            <w:rStyle w:val="Hyperlink"/>
            <w:b/>
            <w:bCs/>
            <w:lang w:eastAsia="x-none"/>
          </w:rPr>
          <w:t>R1-2202553</w:t>
        </w:r>
      </w:hyperlink>
      <w:r w:rsidR="00B043DB" w:rsidRPr="00B043DB">
        <w:rPr>
          <w:b/>
          <w:bCs/>
          <w:lang w:eastAsia="x-none"/>
        </w:rPr>
        <w:tab/>
        <w:t>FL Summary #3 :Enhancements on UL time and frequency synchronization for NR NTN</w:t>
      </w:r>
      <w:r w:rsidR="00B043DB" w:rsidRPr="00B043DB">
        <w:rPr>
          <w:b/>
          <w:bCs/>
          <w:lang w:eastAsia="x-none"/>
        </w:rPr>
        <w:tab/>
        <w:t>Moderator (Thales)</w:t>
      </w:r>
    </w:p>
    <w:p w14:paraId="77BB532E" w14:textId="5AF2CB4A" w:rsidR="00B043DB" w:rsidRDefault="00B043DB" w:rsidP="00B043DB">
      <w:pPr>
        <w:rPr>
          <w:lang w:val="en-US" w:eastAsia="x-none"/>
        </w:rPr>
      </w:pPr>
      <w:r w:rsidRPr="00CA6F0D">
        <w:rPr>
          <w:b/>
          <w:bCs/>
          <w:lang w:val="en-US" w:eastAsia="x-none"/>
        </w:rPr>
        <w:t>Decision:</w:t>
      </w:r>
      <w:r w:rsidRPr="00CA6F0D">
        <w:rPr>
          <w:lang w:val="en-US" w:eastAsia="x-none"/>
        </w:rPr>
        <w:t xml:space="preserve"> As per email decision posted on </w:t>
      </w:r>
      <w:r>
        <w:rPr>
          <w:lang w:val="en-US" w:eastAsia="x-none"/>
        </w:rPr>
        <w:t>Mar 3</w:t>
      </w:r>
      <w:r w:rsidRPr="00B043DB">
        <w:rPr>
          <w:vertAlign w:val="superscript"/>
          <w:lang w:val="en-US" w:eastAsia="x-none"/>
        </w:rPr>
        <w:t>rd</w:t>
      </w:r>
      <w:r>
        <w:rPr>
          <w:lang w:val="en-US" w:eastAsia="x-none"/>
        </w:rPr>
        <w:t>,</w:t>
      </w:r>
    </w:p>
    <w:p w14:paraId="209A35DA" w14:textId="2A6DA8B3" w:rsidR="003A25B4" w:rsidRDefault="00B043DB" w:rsidP="006B480F">
      <w:pPr>
        <w:rPr>
          <w:lang w:val="en-US" w:eastAsia="x-none"/>
        </w:rPr>
      </w:pPr>
      <w:r w:rsidRPr="00B043DB">
        <w:rPr>
          <w:highlight w:val="green"/>
          <w:lang w:val="en-US" w:eastAsia="x-none"/>
        </w:rPr>
        <w:t>Agreement</w:t>
      </w:r>
    </w:p>
    <w:p w14:paraId="78F2DDCF" w14:textId="28753411" w:rsidR="00B043DB" w:rsidRPr="00B043DB" w:rsidRDefault="00B043DB" w:rsidP="00F44FD9">
      <w:pPr>
        <w:pStyle w:val="ListParagraph"/>
        <w:numPr>
          <w:ilvl w:val="0"/>
          <w:numId w:val="142"/>
        </w:numPr>
        <w:rPr>
          <w:lang w:eastAsia="x-none"/>
        </w:rPr>
      </w:pPr>
      <w:r w:rsidRPr="00B043DB">
        <w:rPr>
          <w:lang w:eastAsia="x-none"/>
        </w:rPr>
        <w:t xml:space="preserve">The text proposal (for TS 38.211 clause 3.1) of updated proposal 11-1 in section 16 of </w:t>
      </w:r>
      <w:hyperlink r:id="rId1295" w:history="1">
        <w:r w:rsidR="004371F4">
          <w:rPr>
            <w:rStyle w:val="Hyperlink"/>
            <w:lang w:eastAsia="x-none"/>
          </w:rPr>
          <w:t>R1-2202553</w:t>
        </w:r>
      </w:hyperlink>
      <w:r w:rsidRPr="00B043DB">
        <w:rPr>
          <w:lang w:eastAsia="x-none"/>
        </w:rPr>
        <w:t xml:space="preserve"> is endorsed.</w:t>
      </w:r>
    </w:p>
    <w:p w14:paraId="4BEDB2D8" w14:textId="77777777" w:rsidR="00B043DB" w:rsidRPr="00B043DB" w:rsidRDefault="00B043DB" w:rsidP="006B480F">
      <w:pPr>
        <w:rPr>
          <w:lang w:eastAsia="x-none"/>
        </w:rPr>
      </w:pPr>
    </w:p>
    <w:p w14:paraId="1ECF40E0" w14:textId="4C22C943" w:rsidR="00733E65" w:rsidRPr="00586113" w:rsidRDefault="00733E65" w:rsidP="006B480F">
      <w:pPr>
        <w:rPr>
          <w:lang w:eastAsia="x-none"/>
        </w:rPr>
      </w:pPr>
      <w:r>
        <w:rPr>
          <w:lang w:eastAsia="x-none"/>
        </w:rPr>
        <w:t xml:space="preserve">Final summary in </w:t>
      </w:r>
      <w:hyperlink r:id="rId1296" w:history="1">
        <w:r w:rsidR="004371F4">
          <w:rPr>
            <w:rStyle w:val="Hyperlink"/>
            <w:lang w:eastAsia="x-none"/>
          </w:rPr>
          <w:t>R1-2202908</w:t>
        </w:r>
      </w:hyperlink>
      <w:r>
        <w:rPr>
          <w:lang w:eastAsia="x-none"/>
        </w:rPr>
        <w:t>.</w:t>
      </w:r>
    </w:p>
    <w:p w14:paraId="2542401F" w14:textId="77777777" w:rsidR="006B480F" w:rsidRDefault="006B480F" w:rsidP="003A25B4">
      <w:pPr>
        <w:pStyle w:val="Heading3"/>
      </w:pPr>
      <w:bookmarkStart w:id="139" w:name="_Toc95481779"/>
      <w:bookmarkStart w:id="140" w:name="_Toc98334418"/>
      <w:r w:rsidRPr="00540963">
        <w:t>Enhancements on HARQ</w:t>
      </w:r>
      <w:bookmarkEnd w:id="139"/>
      <w:bookmarkEnd w:id="140"/>
    </w:p>
    <w:p w14:paraId="3EE49FD5" w14:textId="4E9BBBFF" w:rsidR="006B480F" w:rsidRDefault="002328C4" w:rsidP="006B480F">
      <w:pPr>
        <w:rPr>
          <w:lang w:eastAsia="x-none"/>
        </w:rPr>
      </w:pPr>
      <w:hyperlink r:id="rId1297" w:history="1">
        <w:r w:rsidR="004371F4">
          <w:rPr>
            <w:rStyle w:val="Hyperlink"/>
            <w:lang w:eastAsia="x-none"/>
          </w:rPr>
          <w:t>R1-2200939</w:t>
        </w:r>
      </w:hyperlink>
      <w:r w:rsidR="006B480F">
        <w:rPr>
          <w:lang w:eastAsia="x-none"/>
        </w:rPr>
        <w:tab/>
        <w:t>Maintenance on HARQ enhancement for NTN</w:t>
      </w:r>
      <w:r w:rsidR="006B480F">
        <w:rPr>
          <w:lang w:eastAsia="x-none"/>
        </w:rPr>
        <w:tab/>
        <w:t>Huawei, HiSilicon</w:t>
      </w:r>
    </w:p>
    <w:p w14:paraId="63D473FC" w14:textId="28305204" w:rsidR="006B480F" w:rsidRDefault="002328C4" w:rsidP="006B480F">
      <w:pPr>
        <w:rPr>
          <w:lang w:eastAsia="x-none"/>
        </w:rPr>
      </w:pPr>
      <w:hyperlink r:id="rId1298" w:history="1">
        <w:r w:rsidR="004371F4">
          <w:rPr>
            <w:rStyle w:val="Hyperlink"/>
            <w:lang w:eastAsia="x-none"/>
          </w:rPr>
          <w:t>R1-2201092</w:t>
        </w:r>
      </w:hyperlink>
      <w:r w:rsidR="006B480F">
        <w:rPr>
          <w:lang w:eastAsia="x-none"/>
        </w:rPr>
        <w:tab/>
        <w:t>Remaining issues on HARQ enhancements for NR-NTN</w:t>
      </w:r>
      <w:r w:rsidR="006B480F">
        <w:rPr>
          <w:lang w:eastAsia="x-none"/>
        </w:rPr>
        <w:tab/>
        <w:t>vivo</w:t>
      </w:r>
    </w:p>
    <w:p w14:paraId="687280EE" w14:textId="329EC0C2" w:rsidR="006B480F" w:rsidRDefault="002328C4" w:rsidP="006B480F">
      <w:pPr>
        <w:rPr>
          <w:lang w:eastAsia="x-none"/>
        </w:rPr>
      </w:pPr>
      <w:hyperlink r:id="rId1299" w:history="1">
        <w:r w:rsidR="004371F4">
          <w:rPr>
            <w:rStyle w:val="Hyperlink"/>
            <w:lang w:eastAsia="x-none"/>
          </w:rPr>
          <w:t>R1-2201273</w:t>
        </w:r>
      </w:hyperlink>
      <w:r w:rsidR="006B480F">
        <w:rPr>
          <w:lang w:eastAsia="x-none"/>
        </w:rPr>
        <w:tab/>
        <w:t>Discussion on remaining issue for HARQ enhancements</w:t>
      </w:r>
      <w:r w:rsidR="006B480F">
        <w:rPr>
          <w:lang w:eastAsia="x-none"/>
        </w:rPr>
        <w:tab/>
        <w:t>OPPO</w:t>
      </w:r>
    </w:p>
    <w:p w14:paraId="0BC92A5E" w14:textId="34200711" w:rsidR="006B480F" w:rsidRDefault="002328C4" w:rsidP="006B480F">
      <w:pPr>
        <w:rPr>
          <w:lang w:eastAsia="x-none"/>
        </w:rPr>
      </w:pPr>
      <w:hyperlink r:id="rId1300" w:history="1">
        <w:r w:rsidR="004371F4">
          <w:rPr>
            <w:rStyle w:val="Hyperlink"/>
            <w:lang w:eastAsia="x-none"/>
          </w:rPr>
          <w:t>R1-2201360</w:t>
        </w:r>
      </w:hyperlink>
      <w:r w:rsidR="006B480F">
        <w:rPr>
          <w:lang w:eastAsia="x-none"/>
        </w:rPr>
        <w:tab/>
        <w:t>Remaining issues on HARQ operation enhancement for NTN</w:t>
      </w:r>
      <w:r w:rsidR="006B480F">
        <w:rPr>
          <w:lang w:eastAsia="x-none"/>
        </w:rPr>
        <w:tab/>
        <w:t>CATT</w:t>
      </w:r>
    </w:p>
    <w:p w14:paraId="3F6B0DF3" w14:textId="19E9A8BF" w:rsidR="006B480F" w:rsidRDefault="002328C4" w:rsidP="006B480F">
      <w:pPr>
        <w:rPr>
          <w:lang w:eastAsia="x-none"/>
        </w:rPr>
      </w:pPr>
      <w:hyperlink r:id="rId1301" w:history="1">
        <w:r w:rsidR="004371F4">
          <w:rPr>
            <w:rStyle w:val="Hyperlink"/>
            <w:lang w:eastAsia="x-none"/>
          </w:rPr>
          <w:t>R1-2201478</w:t>
        </w:r>
      </w:hyperlink>
      <w:r w:rsidR="006B480F">
        <w:rPr>
          <w:lang w:eastAsia="x-none"/>
        </w:rPr>
        <w:tab/>
        <w:t>Remaining issues on HARQ enhancements for NR NTN</w:t>
      </w:r>
      <w:r w:rsidR="006B480F">
        <w:rPr>
          <w:lang w:eastAsia="x-none"/>
        </w:rPr>
        <w:tab/>
        <w:t>NTT DOCOMO, INC.</w:t>
      </w:r>
    </w:p>
    <w:p w14:paraId="0902E6CB" w14:textId="271EC13A" w:rsidR="006B480F" w:rsidRDefault="002328C4" w:rsidP="006B480F">
      <w:pPr>
        <w:rPr>
          <w:lang w:eastAsia="x-none"/>
        </w:rPr>
      </w:pPr>
      <w:hyperlink r:id="rId1302" w:history="1">
        <w:r w:rsidR="004371F4">
          <w:rPr>
            <w:rStyle w:val="Hyperlink"/>
            <w:lang w:eastAsia="x-none"/>
          </w:rPr>
          <w:t>R1-2201548</w:t>
        </w:r>
      </w:hyperlink>
      <w:r w:rsidR="006B480F">
        <w:rPr>
          <w:lang w:eastAsia="x-none"/>
        </w:rPr>
        <w:tab/>
        <w:t>Discussion on enhancements on HARQ for NTN</w:t>
      </w:r>
      <w:r w:rsidR="006B480F">
        <w:rPr>
          <w:lang w:eastAsia="x-none"/>
        </w:rPr>
        <w:tab/>
        <w:t>Spreadtrum Communications</w:t>
      </w:r>
    </w:p>
    <w:p w14:paraId="4F5CA01C" w14:textId="1E409779" w:rsidR="006B480F" w:rsidRDefault="002328C4" w:rsidP="006B480F">
      <w:pPr>
        <w:rPr>
          <w:lang w:eastAsia="x-none"/>
        </w:rPr>
      </w:pPr>
      <w:hyperlink r:id="rId1303" w:history="1">
        <w:r w:rsidR="004371F4">
          <w:rPr>
            <w:rStyle w:val="Hyperlink"/>
            <w:lang w:eastAsia="x-none"/>
          </w:rPr>
          <w:t>R1-2201633</w:t>
        </w:r>
      </w:hyperlink>
      <w:r w:rsidR="006B480F">
        <w:rPr>
          <w:lang w:eastAsia="x-none"/>
        </w:rPr>
        <w:tab/>
        <w:t>HARQ enhancement for NTN</w:t>
      </w:r>
      <w:r w:rsidR="006B480F">
        <w:rPr>
          <w:lang w:eastAsia="x-none"/>
        </w:rPr>
        <w:tab/>
        <w:t>Panasonic Corporation</w:t>
      </w:r>
    </w:p>
    <w:p w14:paraId="2F772C03" w14:textId="533A74DC" w:rsidR="006B480F" w:rsidRDefault="002328C4" w:rsidP="006B480F">
      <w:pPr>
        <w:rPr>
          <w:lang w:eastAsia="x-none"/>
        </w:rPr>
      </w:pPr>
      <w:hyperlink r:id="rId1304" w:history="1">
        <w:r w:rsidR="004371F4">
          <w:rPr>
            <w:rStyle w:val="Hyperlink"/>
            <w:lang w:eastAsia="x-none"/>
          </w:rPr>
          <w:t>R1-2201647</w:t>
        </w:r>
      </w:hyperlink>
      <w:r w:rsidR="006B480F">
        <w:rPr>
          <w:lang w:eastAsia="x-none"/>
        </w:rPr>
        <w:tab/>
        <w:t>Maintenance aspects related to HARQ for Rel-17 NR over NTN</w:t>
      </w:r>
      <w:r w:rsidR="006B480F">
        <w:rPr>
          <w:lang w:eastAsia="x-none"/>
        </w:rPr>
        <w:tab/>
        <w:t>Nokia, Nokia Shanghai Bell</w:t>
      </w:r>
    </w:p>
    <w:p w14:paraId="09E040C4" w14:textId="07006633" w:rsidR="006B480F" w:rsidRDefault="002328C4" w:rsidP="006B480F">
      <w:pPr>
        <w:rPr>
          <w:lang w:eastAsia="x-none"/>
        </w:rPr>
      </w:pPr>
      <w:hyperlink r:id="rId1305" w:history="1">
        <w:r w:rsidR="004371F4">
          <w:rPr>
            <w:rStyle w:val="Hyperlink"/>
            <w:lang w:eastAsia="x-none"/>
          </w:rPr>
          <w:t>R1-2201746</w:t>
        </w:r>
      </w:hyperlink>
      <w:r w:rsidR="006B480F">
        <w:rPr>
          <w:lang w:eastAsia="x-none"/>
        </w:rPr>
        <w:tab/>
        <w:t>Remaining issues on HARQ enhancement for NTN</w:t>
      </w:r>
      <w:r w:rsidR="006B480F">
        <w:rPr>
          <w:lang w:eastAsia="x-none"/>
        </w:rPr>
        <w:tab/>
        <w:t>InterDigital, Inc.</w:t>
      </w:r>
    </w:p>
    <w:p w14:paraId="7B21523A" w14:textId="44197373" w:rsidR="006B480F" w:rsidRDefault="002328C4" w:rsidP="006B480F">
      <w:pPr>
        <w:rPr>
          <w:lang w:eastAsia="x-none"/>
        </w:rPr>
      </w:pPr>
      <w:hyperlink r:id="rId1306" w:history="1">
        <w:r w:rsidR="004371F4">
          <w:rPr>
            <w:rStyle w:val="Hyperlink"/>
            <w:lang w:eastAsia="x-none"/>
          </w:rPr>
          <w:t>R1-2201773</w:t>
        </w:r>
      </w:hyperlink>
      <w:r w:rsidR="006B480F">
        <w:rPr>
          <w:lang w:eastAsia="x-none"/>
        </w:rPr>
        <w:tab/>
        <w:t>Remaining Issue of HARQ Enhancements for NR NTN</w:t>
      </w:r>
      <w:r w:rsidR="006B480F">
        <w:rPr>
          <w:lang w:eastAsia="x-none"/>
        </w:rPr>
        <w:tab/>
        <w:t>Apple</w:t>
      </w:r>
    </w:p>
    <w:p w14:paraId="485C6FA9" w14:textId="7DE83287" w:rsidR="006B480F" w:rsidRDefault="002328C4" w:rsidP="006B480F">
      <w:pPr>
        <w:rPr>
          <w:lang w:eastAsia="x-none"/>
        </w:rPr>
      </w:pPr>
      <w:hyperlink r:id="rId1307" w:history="1">
        <w:r w:rsidR="004371F4">
          <w:rPr>
            <w:rStyle w:val="Hyperlink"/>
            <w:lang w:eastAsia="x-none"/>
          </w:rPr>
          <w:t>R1-2201806</w:t>
        </w:r>
      </w:hyperlink>
      <w:r w:rsidR="006B480F">
        <w:rPr>
          <w:lang w:eastAsia="x-none"/>
        </w:rPr>
        <w:tab/>
        <w:t>On HARQ maintenance issues for NR NTN</w:t>
      </w:r>
      <w:r w:rsidR="006B480F">
        <w:rPr>
          <w:lang w:eastAsia="x-none"/>
        </w:rPr>
        <w:tab/>
        <w:t>Ericsson Hungary Ltd</w:t>
      </w:r>
    </w:p>
    <w:p w14:paraId="1D347226" w14:textId="255E4E2A" w:rsidR="006B480F" w:rsidRDefault="002328C4" w:rsidP="006B480F">
      <w:pPr>
        <w:rPr>
          <w:lang w:eastAsia="x-none"/>
        </w:rPr>
      </w:pPr>
      <w:hyperlink r:id="rId1308" w:history="1">
        <w:r w:rsidR="004371F4">
          <w:rPr>
            <w:rStyle w:val="Hyperlink"/>
            <w:lang w:eastAsia="x-none"/>
          </w:rPr>
          <w:t>R1-2201854</w:t>
        </w:r>
      </w:hyperlink>
      <w:r w:rsidR="006B480F">
        <w:rPr>
          <w:lang w:eastAsia="x-none"/>
        </w:rPr>
        <w:tab/>
        <w:t>Remaining issues on enhancements on HARQ for NTN</w:t>
      </w:r>
      <w:r w:rsidR="006B480F">
        <w:rPr>
          <w:lang w:eastAsia="x-none"/>
        </w:rPr>
        <w:tab/>
        <w:t>CMCC</w:t>
      </w:r>
    </w:p>
    <w:p w14:paraId="000BE7C9" w14:textId="0B5D6ACB" w:rsidR="006B480F" w:rsidRDefault="002328C4" w:rsidP="006B480F">
      <w:pPr>
        <w:rPr>
          <w:lang w:eastAsia="x-none"/>
        </w:rPr>
      </w:pPr>
      <w:hyperlink r:id="rId1309" w:history="1">
        <w:r w:rsidR="004371F4">
          <w:rPr>
            <w:rStyle w:val="Hyperlink"/>
            <w:lang w:eastAsia="x-none"/>
          </w:rPr>
          <w:t>R1-2201923</w:t>
        </w:r>
      </w:hyperlink>
      <w:r w:rsidR="006B480F">
        <w:rPr>
          <w:lang w:eastAsia="x-none"/>
        </w:rPr>
        <w:tab/>
        <w:t>Discussion on HARQ for NTN</w:t>
      </w:r>
      <w:r w:rsidR="006B480F">
        <w:rPr>
          <w:lang w:eastAsia="x-none"/>
        </w:rPr>
        <w:tab/>
        <w:t>Xiaomi</w:t>
      </w:r>
    </w:p>
    <w:p w14:paraId="63C7C489" w14:textId="00AB2069" w:rsidR="006B480F" w:rsidRDefault="002328C4" w:rsidP="006B480F">
      <w:pPr>
        <w:rPr>
          <w:lang w:eastAsia="x-none"/>
        </w:rPr>
      </w:pPr>
      <w:hyperlink r:id="rId1310" w:history="1">
        <w:r w:rsidR="004371F4">
          <w:rPr>
            <w:rStyle w:val="Hyperlink"/>
            <w:lang w:eastAsia="x-none"/>
          </w:rPr>
          <w:t>R1-2201960</w:t>
        </w:r>
      </w:hyperlink>
      <w:r w:rsidR="006B480F">
        <w:rPr>
          <w:lang w:eastAsia="x-none"/>
        </w:rPr>
        <w:tab/>
        <w:t>Remaining issues on enhancements on HARQ to support NTN</w:t>
      </w:r>
      <w:r w:rsidR="006B480F">
        <w:rPr>
          <w:lang w:eastAsia="x-none"/>
        </w:rPr>
        <w:tab/>
        <w:t>CAICT</w:t>
      </w:r>
    </w:p>
    <w:p w14:paraId="01CBB6A8" w14:textId="08756D04" w:rsidR="006B480F" w:rsidRDefault="002328C4" w:rsidP="006B480F">
      <w:pPr>
        <w:rPr>
          <w:lang w:eastAsia="x-none"/>
        </w:rPr>
      </w:pPr>
      <w:hyperlink r:id="rId1311" w:history="1">
        <w:r w:rsidR="004371F4">
          <w:rPr>
            <w:rStyle w:val="Hyperlink"/>
            <w:lang w:eastAsia="x-none"/>
          </w:rPr>
          <w:t>R1-2202013</w:t>
        </w:r>
      </w:hyperlink>
      <w:r w:rsidR="006B480F">
        <w:rPr>
          <w:lang w:eastAsia="x-none"/>
        </w:rPr>
        <w:tab/>
        <w:t>Maintenance issues on HARQ aspects for NTN</w:t>
      </w:r>
      <w:r w:rsidR="006B480F">
        <w:rPr>
          <w:lang w:eastAsia="x-none"/>
        </w:rPr>
        <w:tab/>
        <w:t>Samsung</w:t>
      </w:r>
    </w:p>
    <w:p w14:paraId="7F2B07F2" w14:textId="3D35180B" w:rsidR="006B480F" w:rsidRDefault="002328C4" w:rsidP="006B480F">
      <w:pPr>
        <w:rPr>
          <w:lang w:eastAsia="x-none"/>
        </w:rPr>
      </w:pPr>
      <w:hyperlink r:id="rId1312" w:history="1">
        <w:r w:rsidR="004371F4">
          <w:rPr>
            <w:rStyle w:val="Hyperlink"/>
            <w:lang w:eastAsia="x-none"/>
          </w:rPr>
          <w:t>R1-2202139</w:t>
        </w:r>
      </w:hyperlink>
      <w:r w:rsidR="006B480F">
        <w:rPr>
          <w:lang w:eastAsia="x-none"/>
        </w:rPr>
        <w:tab/>
        <w:t>Remaining issues  on HARQ for NTN</w:t>
      </w:r>
      <w:r w:rsidR="006B480F">
        <w:rPr>
          <w:lang w:eastAsia="x-none"/>
        </w:rPr>
        <w:tab/>
        <w:t>Qualcomm Incorporated</w:t>
      </w:r>
    </w:p>
    <w:p w14:paraId="30DCC29B" w14:textId="6D418898" w:rsidR="006B480F" w:rsidRDefault="002328C4" w:rsidP="006B480F">
      <w:pPr>
        <w:rPr>
          <w:lang w:eastAsia="x-none"/>
        </w:rPr>
      </w:pPr>
      <w:hyperlink r:id="rId1313" w:history="1">
        <w:r w:rsidR="004371F4">
          <w:rPr>
            <w:rStyle w:val="Hyperlink"/>
            <w:lang w:eastAsia="x-none"/>
          </w:rPr>
          <w:t>R1-2202208</w:t>
        </w:r>
      </w:hyperlink>
      <w:r w:rsidR="006B480F">
        <w:rPr>
          <w:lang w:eastAsia="x-none"/>
        </w:rPr>
        <w:tab/>
        <w:t>Remaining issues of HARQ for NR-NTN</w:t>
      </w:r>
      <w:r w:rsidR="006B480F">
        <w:rPr>
          <w:lang w:eastAsia="x-none"/>
        </w:rPr>
        <w:tab/>
        <w:t>ZTE</w:t>
      </w:r>
    </w:p>
    <w:p w14:paraId="2022903F" w14:textId="6263AB4D" w:rsidR="006B480F" w:rsidRDefault="002328C4" w:rsidP="006B480F">
      <w:pPr>
        <w:rPr>
          <w:lang w:eastAsia="x-none"/>
        </w:rPr>
      </w:pPr>
      <w:hyperlink r:id="rId1314" w:history="1">
        <w:r w:rsidR="004371F4">
          <w:rPr>
            <w:rStyle w:val="Hyperlink"/>
            <w:lang w:eastAsia="x-none"/>
          </w:rPr>
          <w:t>R1-2202242</w:t>
        </w:r>
      </w:hyperlink>
      <w:r w:rsidR="006B480F">
        <w:rPr>
          <w:lang w:eastAsia="x-none"/>
        </w:rPr>
        <w:tab/>
        <w:t>Remaining issues on HARQ enhancement for NTN</w:t>
      </w:r>
      <w:r w:rsidR="006B480F">
        <w:rPr>
          <w:lang w:eastAsia="x-none"/>
        </w:rPr>
        <w:tab/>
        <w:t>Baicells</w:t>
      </w:r>
    </w:p>
    <w:p w14:paraId="690495DA" w14:textId="12E831EF" w:rsidR="006B480F" w:rsidRDefault="002328C4" w:rsidP="006B480F">
      <w:pPr>
        <w:rPr>
          <w:lang w:eastAsia="x-none"/>
        </w:rPr>
      </w:pPr>
      <w:hyperlink r:id="rId1315" w:history="1">
        <w:r w:rsidR="004371F4">
          <w:rPr>
            <w:rStyle w:val="Hyperlink"/>
            <w:lang w:eastAsia="x-none"/>
          </w:rPr>
          <w:t>R1-2202287</w:t>
        </w:r>
      </w:hyperlink>
      <w:r w:rsidR="006B480F">
        <w:rPr>
          <w:lang w:eastAsia="x-none"/>
        </w:rPr>
        <w:tab/>
        <w:t>Remaining issues on HARQ enhancements in NTN</w:t>
      </w:r>
      <w:r w:rsidR="006B480F">
        <w:rPr>
          <w:lang w:eastAsia="x-none"/>
        </w:rPr>
        <w:tab/>
        <w:t>LG Electronics</w:t>
      </w:r>
    </w:p>
    <w:p w14:paraId="6FF5CBA5" w14:textId="0B29647A" w:rsidR="006B480F" w:rsidRDefault="002328C4" w:rsidP="006B480F">
      <w:pPr>
        <w:rPr>
          <w:lang w:eastAsia="x-none"/>
        </w:rPr>
      </w:pPr>
      <w:hyperlink r:id="rId1316" w:history="1">
        <w:r w:rsidR="004371F4">
          <w:rPr>
            <w:rStyle w:val="Hyperlink"/>
            <w:lang w:eastAsia="x-none"/>
          </w:rPr>
          <w:t>R1-2202362</w:t>
        </w:r>
      </w:hyperlink>
      <w:r w:rsidR="006B480F">
        <w:rPr>
          <w:lang w:eastAsia="x-none"/>
        </w:rPr>
        <w:tab/>
        <w:t>Remaining issues on HARQ enhancements for NR NTN</w:t>
      </w:r>
      <w:r w:rsidR="006B480F">
        <w:rPr>
          <w:lang w:eastAsia="x-none"/>
        </w:rPr>
        <w:tab/>
        <w:t>NEC</w:t>
      </w:r>
    </w:p>
    <w:p w14:paraId="2BD59C6D" w14:textId="3CDED2E5" w:rsidR="000F5F41" w:rsidRDefault="000F5F41" w:rsidP="006B480F">
      <w:pPr>
        <w:rPr>
          <w:lang w:eastAsia="x-none"/>
        </w:rPr>
      </w:pPr>
    </w:p>
    <w:p w14:paraId="69D1E71C" w14:textId="77777777" w:rsidR="000F5F41" w:rsidRPr="000F5F41" w:rsidRDefault="000F5F41" w:rsidP="000F5F41">
      <w:pPr>
        <w:rPr>
          <w:lang w:eastAsia="x-none"/>
        </w:rPr>
      </w:pPr>
      <w:r w:rsidRPr="000F5F41">
        <w:rPr>
          <w:lang w:eastAsia="x-none"/>
        </w:rPr>
        <w:t>[108-e-R17-NR-NTN-03] – Nan (ZTE)</w:t>
      </w:r>
    </w:p>
    <w:p w14:paraId="2EEF9D39" w14:textId="57977E37" w:rsidR="000F5F41" w:rsidRPr="000F5F41" w:rsidRDefault="000F5F41" w:rsidP="000F5F41">
      <w:pPr>
        <w:rPr>
          <w:lang w:eastAsia="x-none"/>
        </w:rPr>
      </w:pPr>
      <w:r w:rsidRPr="000F5F41">
        <w:rPr>
          <w:lang w:eastAsia="x-none"/>
        </w:rPr>
        <w:t>Email discussion for maintenance on HARQ enhancements</w:t>
      </w:r>
    </w:p>
    <w:p w14:paraId="396F501A" w14:textId="77777777" w:rsidR="000F5F41" w:rsidRPr="000F5F41" w:rsidRDefault="000F5F41" w:rsidP="000F5F41">
      <w:pPr>
        <w:numPr>
          <w:ilvl w:val="0"/>
          <w:numId w:val="62"/>
        </w:numPr>
        <w:rPr>
          <w:lang w:eastAsia="x-none"/>
        </w:rPr>
      </w:pPr>
      <w:r w:rsidRPr="000F5F41">
        <w:rPr>
          <w:rFonts w:hint="eastAsia"/>
          <w:lang w:eastAsia="x-none"/>
        </w:rPr>
        <w:t>1</w:t>
      </w:r>
      <w:r w:rsidRPr="000F5F41">
        <w:rPr>
          <w:rFonts w:hint="eastAsia"/>
          <w:vertAlign w:val="superscript"/>
          <w:lang w:eastAsia="x-none"/>
        </w:rPr>
        <w:t>st</w:t>
      </w:r>
      <w:r w:rsidRPr="000F5F41">
        <w:rPr>
          <w:rFonts w:hint="eastAsia"/>
          <w:lang w:eastAsia="x-none"/>
        </w:rPr>
        <w:t xml:space="preserve"> check point: </w:t>
      </w:r>
      <w:r w:rsidRPr="000F5F41">
        <w:t>February</w:t>
      </w:r>
      <w:r w:rsidRPr="000F5F41">
        <w:rPr>
          <w:rFonts w:hint="eastAsia"/>
        </w:rPr>
        <w:t xml:space="preserve"> </w:t>
      </w:r>
      <w:r w:rsidRPr="000F5F41">
        <w:t>25</w:t>
      </w:r>
    </w:p>
    <w:p w14:paraId="7E60B85A" w14:textId="77777777" w:rsidR="000F5F41" w:rsidRPr="000F5F41" w:rsidRDefault="000F5F41" w:rsidP="000F5F41">
      <w:pPr>
        <w:numPr>
          <w:ilvl w:val="0"/>
          <w:numId w:val="62"/>
        </w:numPr>
        <w:rPr>
          <w:lang w:eastAsia="x-none"/>
        </w:rPr>
      </w:pPr>
      <w:r w:rsidRPr="000F5F41">
        <w:rPr>
          <w:lang w:eastAsia="x-none"/>
        </w:rPr>
        <w:t>Final</w:t>
      </w:r>
      <w:r w:rsidRPr="000F5F41">
        <w:rPr>
          <w:rFonts w:hint="eastAsia"/>
          <w:lang w:eastAsia="x-none"/>
        </w:rPr>
        <w:t xml:space="preserve"> check point: </w:t>
      </w:r>
      <w:r w:rsidRPr="000F5F41">
        <w:t>March 3</w:t>
      </w:r>
    </w:p>
    <w:p w14:paraId="55D5EAB6" w14:textId="266AA3C9" w:rsidR="000F5F41" w:rsidRPr="000F5F41" w:rsidRDefault="002328C4" w:rsidP="000F5F41">
      <w:pPr>
        <w:rPr>
          <w:rFonts w:ascii="Times New Roman" w:hAnsi="Times New Roman"/>
          <w:b/>
          <w:lang w:eastAsia="x-none"/>
        </w:rPr>
      </w:pPr>
      <w:hyperlink r:id="rId1317" w:history="1">
        <w:r w:rsidR="004371F4">
          <w:rPr>
            <w:rStyle w:val="Hyperlink"/>
            <w:rFonts w:ascii="Times New Roman" w:hAnsi="Times New Roman"/>
            <w:b/>
            <w:lang w:eastAsia="x-none"/>
          </w:rPr>
          <w:t>R1-2202622</w:t>
        </w:r>
      </w:hyperlink>
      <w:r w:rsidR="000F5F41" w:rsidRPr="000F5F41">
        <w:rPr>
          <w:rFonts w:ascii="Times New Roman" w:hAnsi="Times New Roman"/>
          <w:b/>
          <w:lang w:eastAsia="x-none"/>
        </w:rPr>
        <w:tab/>
        <w:t>Summary#1 of AI 8.4.3 for HARQ in NTN</w:t>
      </w:r>
      <w:r w:rsidR="000F5F41" w:rsidRPr="000F5F41">
        <w:rPr>
          <w:rFonts w:ascii="Times New Roman" w:hAnsi="Times New Roman"/>
          <w:b/>
          <w:lang w:eastAsia="x-none"/>
        </w:rPr>
        <w:tab/>
        <w:t>Moderator (ZTE)</w:t>
      </w:r>
    </w:p>
    <w:p w14:paraId="0A9A3524" w14:textId="43135076" w:rsidR="000F5F41" w:rsidRPr="000F5F41" w:rsidRDefault="000F5F41" w:rsidP="000F5F41">
      <w:pPr>
        <w:rPr>
          <w:rFonts w:ascii="Times New Roman" w:hAnsi="Times New Roman"/>
          <w:lang w:eastAsia="x-none"/>
        </w:rPr>
      </w:pPr>
      <w:r>
        <w:rPr>
          <w:rFonts w:ascii="Times New Roman" w:hAnsi="Times New Roman"/>
          <w:lang w:eastAsia="x-none"/>
        </w:rPr>
        <w:t>From Feb 25</w:t>
      </w:r>
      <w:r w:rsidRPr="000F5F41">
        <w:rPr>
          <w:rFonts w:ascii="Times New Roman" w:hAnsi="Times New Roman"/>
          <w:vertAlign w:val="superscript"/>
          <w:lang w:eastAsia="x-none"/>
        </w:rPr>
        <w:t>th</w:t>
      </w:r>
      <w:r>
        <w:rPr>
          <w:rFonts w:ascii="Times New Roman" w:hAnsi="Times New Roman"/>
          <w:lang w:eastAsia="x-none"/>
        </w:rPr>
        <w:t xml:space="preserve"> GTW session</w:t>
      </w:r>
    </w:p>
    <w:p w14:paraId="58F56491" w14:textId="77777777" w:rsidR="000F5F41" w:rsidRPr="000F5F41" w:rsidRDefault="000F5F41" w:rsidP="000F5F41">
      <w:r w:rsidRPr="000F5F41">
        <w:rPr>
          <w:highlight w:val="green"/>
          <w:shd w:val="clear" w:color="auto" w:fill="FFFF00"/>
        </w:rPr>
        <w:t>Agreement</w:t>
      </w:r>
    </w:p>
    <w:p w14:paraId="591FFB3F" w14:textId="7480EA8C" w:rsidR="000F5F41" w:rsidRPr="000F5F41" w:rsidRDefault="000F5F41" w:rsidP="000F5F41">
      <w:r w:rsidRPr="000F5F41">
        <w:t>For</w:t>
      </w:r>
      <w:r w:rsidR="00EE0314">
        <w:t xml:space="preserve"> </w:t>
      </w:r>
      <w:r w:rsidRPr="000F5F41">
        <w:t>HARQ feedback of</w:t>
      </w:r>
      <w:r w:rsidR="00EE0314">
        <w:t xml:space="preserve"> </w:t>
      </w:r>
      <w:r w:rsidRPr="000F5F41">
        <w:t>each SPS PDSCH,</w:t>
      </w:r>
      <w:r w:rsidR="00EE0314">
        <w:t xml:space="preserve"> </w:t>
      </w:r>
      <w:r w:rsidRPr="000F5F41">
        <w:t>UE follows the</w:t>
      </w:r>
      <w:r w:rsidR="00EE0314">
        <w:t xml:space="preserve"> </w:t>
      </w:r>
      <w:r w:rsidRPr="000F5F41">
        <w:t>per-process configuration of HARQ feedback enabled/disabled for the associated HARQ process, except for the first SPS PDSCH after activation if HARQ feedback for SPS activation is additionally enabled.</w:t>
      </w:r>
    </w:p>
    <w:p w14:paraId="3AF6814B" w14:textId="57029961" w:rsidR="000F5F41" w:rsidRDefault="000F5F41" w:rsidP="000F5F41">
      <w:pPr>
        <w:rPr>
          <w:bCs/>
          <w:lang w:val="en-US"/>
        </w:rPr>
      </w:pPr>
    </w:p>
    <w:p w14:paraId="19C30844" w14:textId="38164B2D" w:rsidR="000F5F41" w:rsidRPr="000F5F41" w:rsidRDefault="00AA1E86" w:rsidP="000F5F41">
      <w:pPr>
        <w:rPr>
          <w:bCs/>
          <w:lang w:val="en-US"/>
        </w:rPr>
      </w:pPr>
      <w:r w:rsidRPr="00AA1E86">
        <w:rPr>
          <w:b/>
          <w:lang w:val="en-US"/>
        </w:rPr>
        <w:t>Decision:</w:t>
      </w:r>
      <w:r>
        <w:rPr>
          <w:bCs/>
          <w:lang w:val="en-US"/>
        </w:rPr>
        <w:t xml:space="preserve"> As per email decision posted on Feb 26</w:t>
      </w:r>
      <w:r w:rsidRPr="00AA1E86">
        <w:rPr>
          <w:bCs/>
          <w:vertAlign w:val="superscript"/>
          <w:lang w:val="en-US"/>
        </w:rPr>
        <w:t>th</w:t>
      </w:r>
      <w:r>
        <w:rPr>
          <w:bCs/>
          <w:lang w:val="en-US"/>
        </w:rPr>
        <w:t>,</w:t>
      </w:r>
    </w:p>
    <w:p w14:paraId="0EC638E0" w14:textId="77777777" w:rsidR="000F5F41" w:rsidRPr="000F5F41" w:rsidRDefault="000F5F41" w:rsidP="000F5F41">
      <w:pPr>
        <w:rPr>
          <w:rFonts w:eastAsia="Microsoft YaHei"/>
          <w:bCs/>
          <w:color w:val="000000"/>
        </w:rPr>
      </w:pPr>
      <w:r w:rsidRPr="000F5F41">
        <w:rPr>
          <w:rFonts w:eastAsia="Microsoft YaHei"/>
          <w:bCs/>
          <w:color w:val="000000"/>
          <w:highlight w:val="green"/>
          <w:shd w:val="clear" w:color="auto" w:fill="FFFF00"/>
        </w:rPr>
        <w:t>Agreement</w:t>
      </w:r>
    </w:p>
    <w:p w14:paraId="658090B6" w14:textId="77777777" w:rsidR="000F5F41" w:rsidRPr="000F5F41" w:rsidRDefault="000F5F41" w:rsidP="000F5F41">
      <w:pPr>
        <w:shd w:val="clear" w:color="auto" w:fill="FFFFFF"/>
        <w:snapToGrid w:val="0"/>
        <w:rPr>
          <w:rFonts w:ascii="Times New Roman" w:eastAsia="SimSun" w:hAnsi="Times New Roman"/>
          <w:iCs/>
        </w:rPr>
      </w:pPr>
      <w:r w:rsidRPr="000F5F41">
        <w:rPr>
          <w:rFonts w:ascii="Times New Roman" w:eastAsia="SimSun" w:hAnsi="Times New Roman"/>
          <w:iCs/>
        </w:rPr>
        <w:t>Update the RAN1#105-e agreement and apply the following TP.</w:t>
      </w:r>
    </w:p>
    <w:p w14:paraId="103C7DD2" w14:textId="77777777" w:rsidR="000F5F41" w:rsidRPr="000F5F41" w:rsidRDefault="000F5F41" w:rsidP="00F44FD9">
      <w:pPr>
        <w:pStyle w:val="ListParagraph"/>
        <w:numPr>
          <w:ilvl w:val="0"/>
          <w:numId w:val="142"/>
        </w:numPr>
        <w:jc w:val="both"/>
        <w:rPr>
          <w:i/>
        </w:rPr>
      </w:pPr>
      <w:r w:rsidRPr="000F5F41">
        <w:rPr>
          <w:i/>
        </w:rPr>
        <w:t xml:space="preserve">Confirm the previous working assumption for X = T_proc,1 where X is defined from the end of the reception of the last PDSCH or slot-aggregated PDSCH for a given HARQ process with disabled feedback to the start of the PDCCH carrying the DCI scheduling another PDSCH or set of slot-aggregated PDSCH </w:t>
      </w:r>
      <w:r w:rsidRPr="000F5F41">
        <w:rPr>
          <w:i/>
          <w:color w:val="FF0000"/>
          <w:u w:val="single"/>
        </w:rPr>
        <w:t>or the PDSCH without corresponding PDCCH</w:t>
      </w:r>
      <w:r w:rsidRPr="000F5F41">
        <w:rPr>
          <w:i/>
          <w:color w:val="FF0000"/>
        </w:rPr>
        <w:t xml:space="preserve"> </w:t>
      </w:r>
      <w:r w:rsidRPr="000F5F41">
        <w:rPr>
          <w:i/>
        </w:rPr>
        <w:t>for the given HARQ process.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2"/>
      </w:tblGrid>
      <w:tr w:rsidR="000F5F41" w:rsidRPr="00DE2FBE" w14:paraId="53E5E5CF" w14:textId="77777777" w:rsidTr="001A7C80">
        <w:tc>
          <w:tcPr>
            <w:tcW w:w="9962" w:type="dxa"/>
            <w:shd w:val="clear" w:color="auto" w:fill="auto"/>
          </w:tcPr>
          <w:p w14:paraId="7BB3A3BF" w14:textId="77777777" w:rsidR="000F5F41" w:rsidRPr="00953FAF" w:rsidRDefault="000F5F41" w:rsidP="00AA1E86">
            <w:pPr>
              <w:pStyle w:val="BodyText"/>
              <w:spacing w:after="0"/>
              <w:jc w:val="center"/>
              <w:rPr>
                <w:rFonts w:ascii="Times New Roman" w:hAnsi="Times New Roman"/>
                <w:color w:val="FF0000"/>
                <w:szCs w:val="20"/>
              </w:rPr>
            </w:pPr>
            <w:r w:rsidRPr="00953FAF">
              <w:rPr>
                <w:rFonts w:ascii="Times New Roman" w:hAnsi="Times New Roman"/>
                <w:color w:val="FF0000"/>
                <w:szCs w:val="20"/>
              </w:rPr>
              <w:t>----------------------------------------Start of TP 38.214 V17.0.0 section 5.1 ----------------------------------</w:t>
            </w:r>
          </w:p>
          <w:p w14:paraId="359DDB03" w14:textId="77777777" w:rsidR="000F5F41" w:rsidRPr="00AA1E86" w:rsidRDefault="000F5F41" w:rsidP="00AA1E86">
            <w:pPr>
              <w:jc w:val="center"/>
              <w:rPr>
                <w:rFonts w:ascii="Arial" w:hAnsi="Arial" w:cs="Arial"/>
                <w:color w:val="FF0000"/>
                <w:kern w:val="24"/>
                <w:sz w:val="16"/>
                <w:szCs w:val="16"/>
              </w:rPr>
            </w:pPr>
            <w:r w:rsidRPr="00AA1E86">
              <w:rPr>
                <w:rFonts w:ascii="Arial" w:hAnsi="Arial" w:cs="Arial"/>
                <w:color w:val="FF0000"/>
                <w:sz w:val="16"/>
                <w:szCs w:val="16"/>
              </w:rPr>
              <w:t>&lt;Unchanged parts are omitted&gt;</w:t>
            </w:r>
          </w:p>
          <w:p w14:paraId="03E7C90D" w14:textId="77777777" w:rsidR="000F5F41" w:rsidRPr="00AA1E86" w:rsidRDefault="000F5F41" w:rsidP="00AA1E86">
            <w:pPr>
              <w:rPr>
                <w:rFonts w:ascii="Arial" w:eastAsia="MS PGothic" w:hAnsi="Arial" w:cs="Arial"/>
                <w:sz w:val="16"/>
                <w:szCs w:val="16"/>
              </w:rPr>
            </w:pPr>
            <w:r w:rsidRPr="00AA1E86">
              <w:rPr>
                <w:rFonts w:ascii="Arial" w:eastAsia="Meiryo" w:hAnsi="Arial" w:cs="Arial"/>
                <w:b/>
                <w:bCs/>
                <w:color w:val="000000"/>
                <w:kern w:val="24"/>
                <w:sz w:val="16"/>
                <w:szCs w:val="16"/>
              </w:rPr>
              <w:t>5.1</w:t>
            </w:r>
            <w:r w:rsidRPr="00AA1E86">
              <w:rPr>
                <w:rFonts w:ascii="Arial" w:eastAsia="Meiryo" w:hAnsi="Arial" w:cs="Arial"/>
                <w:b/>
                <w:bCs/>
                <w:color w:val="000000"/>
                <w:kern w:val="24"/>
                <w:sz w:val="16"/>
                <w:szCs w:val="16"/>
              </w:rPr>
              <w:tab/>
              <w:t xml:space="preserve">UE procedure for receiving the physical downlink shared channel </w:t>
            </w:r>
          </w:p>
          <w:p w14:paraId="6E18ABB8" w14:textId="77777777" w:rsidR="000F5F41" w:rsidRPr="00AA1E86" w:rsidRDefault="000F5F41" w:rsidP="00AA1E86">
            <w:pPr>
              <w:jc w:val="center"/>
              <w:rPr>
                <w:rFonts w:ascii="Arial" w:hAnsi="Arial" w:cs="Arial"/>
                <w:color w:val="FF0000"/>
                <w:sz w:val="16"/>
                <w:szCs w:val="16"/>
              </w:rPr>
            </w:pPr>
            <w:r w:rsidRPr="00AA1E86">
              <w:rPr>
                <w:rFonts w:ascii="Arial" w:hAnsi="Arial" w:cs="Arial"/>
                <w:color w:val="FF0000"/>
                <w:sz w:val="16"/>
                <w:szCs w:val="16"/>
              </w:rPr>
              <w:t>&lt;Unchanged parts are omitted&gt;</w:t>
            </w:r>
          </w:p>
          <w:p w14:paraId="4380B44B" w14:textId="77777777" w:rsidR="000F5F41" w:rsidRPr="00AA1E86" w:rsidRDefault="000F5F41" w:rsidP="00AA1E86">
            <w:pPr>
              <w:rPr>
                <w:rFonts w:ascii="Arial" w:hAnsi="Arial" w:cs="Arial"/>
                <w:kern w:val="24"/>
                <w:sz w:val="16"/>
                <w:szCs w:val="16"/>
              </w:rPr>
            </w:pPr>
            <w:r w:rsidRPr="00AA1E86">
              <w:rPr>
                <w:rFonts w:ascii="Arial" w:eastAsia="DengXian" w:hAnsi="Arial" w:cs="Arial"/>
                <w:color w:val="000000"/>
                <w:kern w:val="24"/>
                <w:sz w:val="16"/>
                <w:szCs w:val="16"/>
              </w:rPr>
              <w:t xml:space="preserve">When HARQ feedback for the HARQ process ID is not disabled, </w:t>
            </w:r>
            <w:r w:rsidRPr="00AA1E86">
              <w:rPr>
                <w:rFonts w:ascii="Arial" w:hAnsi="Arial" w:cs="Arial"/>
                <w:color w:val="000000"/>
                <w:kern w:val="24"/>
                <w:sz w:val="16"/>
                <w:szCs w:val="16"/>
              </w:rPr>
              <w:t xml:space="preserve">the UE is not expected to receive another PDSCH for a given HARQ process until after the end of the expected transmission of HARQ-ACK for that HARQ process, where the timing is given by Clause 9.2.3 of [6, TS 38.213]. For HARQ-ACK subject to HARQ-ACK deferral described in Clause 9.2.5.4 of [6 TS 38.213], the expected transmission of HARQ-ACK corresponds to the expected transmission HARQ-ACK in a first slot. </w:t>
            </w:r>
            <w:r w:rsidRPr="00AA1E86">
              <w:rPr>
                <w:rFonts w:ascii="Arial" w:hAnsi="Arial" w:cs="Arial"/>
                <w:kern w:val="24"/>
                <w:sz w:val="16"/>
                <w:szCs w:val="16"/>
              </w:rPr>
              <w:t xml:space="preserve">When </w:t>
            </w:r>
            <w:r w:rsidRPr="00AA1E86">
              <w:rPr>
                <w:rFonts w:ascii="Arial" w:eastAsia="DengXian" w:hAnsi="Arial" w:cs="Arial"/>
                <w:kern w:val="24"/>
                <w:sz w:val="16"/>
                <w:szCs w:val="16"/>
              </w:rPr>
              <w:t xml:space="preserve">HARQ feedback for the HARQ process ID is disabled, the UE is not expected to receive another PDCCH carrying a DCI scheduling a PDSCH or set of slot-aggregated PDSCH scheduled for the given HARQ process </w:t>
            </w:r>
            <w:r w:rsidRPr="00AA1E86">
              <w:rPr>
                <w:rFonts w:ascii="Arial" w:eastAsia="DengXian" w:hAnsi="Arial" w:cs="Arial"/>
                <w:color w:val="FF0000"/>
                <w:kern w:val="24"/>
                <w:sz w:val="16"/>
                <w:szCs w:val="16"/>
                <w:u w:val="single"/>
              </w:rPr>
              <w:t xml:space="preserve">or to receive another PDSCH without corresponding PDCCH </w:t>
            </w:r>
            <w:r w:rsidRPr="00AA1E86">
              <w:rPr>
                <w:rFonts w:ascii="Arial" w:eastAsia="DengXian" w:hAnsi="Arial" w:cs="Arial"/>
                <w:strike/>
                <w:color w:val="FF0000"/>
                <w:kern w:val="24"/>
                <w:sz w:val="16"/>
                <w:szCs w:val="16"/>
                <w:u w:val="single"/>
              </w:rPr>
              <w:t>scheduled</w:t>
            </w:r>
            <w:r w:rsidRPr="00AA1E86">
              <w:rPr>
                <w:rFonts w:ascii="Arial" w:eastAsia="DengXian" w:hAnsi="Arial" w:cs="Arial"/>
                <w:color w:val="FF0000"/>
                <w:kern w:val="24"/>
                <w:sz w:val="16"/>
                <w:szCs w:val="16"/>
                <w:u w:val="single"/>
              </w:rPr>
              <w:t xml:space="preserve"> for the given HARQ process</w:t>
            </w:r>
            <w:r w:rsidRPr="00AA1E86">
              <w:rPr>
                <w:rFonts w:ascii="Arial" w:eastAsia="DengXian" w:hAnsi="Arial" w:cs="Arial"/>
                <w:kern w:val="24"/>
                <w:sz w:val="16"/>
                <w:szCs w:val="16"/>
              </w:rPr>
              <w:t xml:space="preserve"> that starts until </w:t>
            </w:r>
            <w:r w:rsidRPr="00AA1E86">
              <w:rPr>
                <w:rFonts w:ascii="Arial" w:hAnsi="Arial" w:cs="Arial"/>
                <w:kern w:val="24"/>
                <w:sz w:val="16"/>
                <w:szCs w:val="16"/>
              </w:rPr>
              <w:t>T</w:t>
            </w:r>
            <w:r w:rsidRPr="00AA1E86">
              <w:rPr>
                <w:rFonts w:ascii="Arial" w:hAnsi="Arial" w:cs="Arial"/>
                <w:kern w:val="24"/>
                <w:position w:val="-4"/>
                <w:sz w:val="16"/>
                <w:szCs w:val="16"/>
                <w:vertAlign w:val="subscript"/>
              </w:rPr>
              <w:t>proc,1</w:t>
            </w:r>
            <w:r w:rsidRPr="00AA1E86">
              <w:rPr>
                <w:rFonts w:ascii="Arial" w:hAnsi="Arial" w:cs="Arial"/>
                <w:kern w:val="24"/>
                <w:sz w:val="16"/>
                <w:szCs w:val="16"/>
              </w:rPr>
              <w:t xml:space="preserve"> after the end of the reception of the last PDSCH or slot-aggregated PDSCH for that HARQ process.</w:t>
            </w:r>
          </w:p>
          <w:p w14:paraId="3B91843A" w14:textId="77777777" w:rsidR="000F5F41" w:rsidRPr="00AA1E86" w:rsidRDefault="000F5F41" w:rsidP="00AA1E86">
            <w:pPr>
              <w:jc w:val="center"/>
              <w:rPr>
                <w:rFonts w:ascii="Arial" w:eastAsia="MS PGothic" w:hAnsi="Arial" w:cs="Arial"/>
                <w:color w:val="FF0000"/>
                <w:sz w:val="16"/>
                <w:szCs w:val="16"/>
              </w:rPr>
            </w:pPr>
            <w:r w:rsidRPr="00AA1E86">
              <w:rPr>
                <w:rFonts w:ascii="Arial" w:hAnsi="Arial" w:cs="Arial"/>
                <w:color w:val="FF0000"/>
                <w:sz w:val="16"/>
                <w:szCs w:val="16"/>
              </w:rPr>
              <w:t>&lt;Unchanged parts are omitted&gt;</w:t>
            </w:r>
          </w:p>
          <w:p w14:paraId="588A7CE3" w14:textId="77777777" w:rsidR="000F5F41" w:rsidRPr="00953FAF" w:rsidRDefault="000F5F41" w:rsidP="00AA1E86">
            <w:pPr>
              <w:pStyle w:val="BodyText"/>
              <w:spacing w:after="0"/>
              <w:jc w:val="center"/>
              <w:rPr>
                <w:rFonts w:ascii="Times New Roman" w:hAnsi="Times New Roman"/>
                <w:color w:val="0070C0"/>
                <w:szCs w:val="20"/>
              </w:rPr>
            </w:pPr>
            <w:r w:rsidRPr="00953FAF">
              <w:rPr>
                <w:rFonts w:ascii="Times New Roman" w:hAnsi="Times New Roman"/>
                <w:color w:val="FF0000"/>
                <w:szCs w:val="20"/>
              </w:rPr>
              <w:t>----------------------------------------End of TP 38.214 V17.0.0 section 5.1 -----------------------------------</w:t>
            </w:r>
          </w:p>
        </w:tc>
      </w:tr>
    </w:tbl>
    <w:p w14:paraId="35AE0BC5" w14:textId="77777777" w:rsidR="000F5F41" w:rsidRPr="00611FCA" w:rsidRDefault="000F5F41" w:rsidP="00AA1E86">
      <w:pPr>
        <w:rPr>
          <w:highlight w:val="yellow"/>
        </w:rPr>
      </w:pPr>
    </w:p>
    <w:p w14:paraId="710648AC" w14:textId="77777777" w:rsidR="000F5F41" w:rsidRPr="00E45E31" w:rsidRDefault="000F5F41" w:rsidP="00AA1E86">
      <w:pPr>
        <w:rPr>
          <w:rFonts w:eastAsia="Microsoft YaHei"/>
        </w:rPr>
      </w:pPr>
      <w:r w:rsidRPr="00E45E31">
        <w:rPr>
          <w:rFonts w:eastAsia="Microsoft YaHei"/>
          <w:highlight w:val="green"/>
          <w:shd w:val="clear" w:color="auto" w:fill="FFFF00"/>
        </w:rPr>
        <w:t>Agreement</w:t>
      </w:r>
    </w:p>
    <w:p w14:paraId="191EF2F6" w14:textId="77777777" w:rsidR="000F5F41" w:rsidRPr="00611FCA" w:rsidRDefault="000F5F41" w:rsidP="00AA1E86">
      <w:pPr>
        <w:rPr>
          <w:rFonts w:eastAsia="SimSun"/>
          <w:iCs/>
        </w:rPr>
      </w:pPr>
      <w:r w:rsidRPr="00611FCA">
        <w:rPr>
          <w:rFonts w:eastAsia="SimSun"/>
          <w:iCs/>
        </w:rPr>
        <w:t>Adopt the following TP (38.214, Section 5.1):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2"/>
      </w:tblGrid>
      <w:tr w:rsidR="000F5F41" w14:paraId="126362F6" w14:textId="77777777" w:rsidTr="001A7C80">
        <w:tc>
          <w:tcPr>
            <w:tcW w:w="9962" w:type="dxa"/>
            <w:shd w:val="clear" w:color="auto" w:fill="auto"/>
          </w:tcPr>
          <w:p w14:paraId="535B803D" w14:textId="77777777" w:rsidR="000F5F41" w:rsidRPr="00953FAF" w:rsidRDefault="000F5F41" w:rsidP="00AA1E86">
            <w:pPr>
              <w:pStyle w:val="BodyText"/>
              <w:spacing w:after="0"/>
              <w:jc w:val="center"/>
              <w:rPr>
                <w:color w:val="FF0000"/>
              </w:rPr>
            </w:pPr>
            <w:r w:rsidRPr="00953FAF">
              <w:rPr>
                <w:color w:val="FF0000"/>
              </w:rPr>
              <w:t>----------------------------------------Start of TP 38.214 V17.0.0 section 5.1 ---------------------------------------------</w:t>
            </w:r>
          </w:p>
          <w:p w14:paraId="785378D3" w14:textId="77777777" w:rsidR="000F5F41" w:rsidRPr="00AA1E86" w:rsidRDefault="000F5F41" w:rsidP="00AA1E86">
            <w:pPr>
              <w:jc w:val="center"/>
              <w:rPr>
                <w:rFonts w:ascii="Arial" w:hAnsi="Arial" w:cs="Arial"/>
                <w:color w:val="FF0000"/>
                <w:sz w:val="16"/>
                <w:szCs w:val="16"/>
              </w:rPr>
            </w:pPr>
            <w:r w:rsidRPr="00AA1E86">
              <w:rPr>
                <w:rFonts w:ascii="Arial" w:hAnsi="Arial" w:cs="Arial"/>
                <w:color w:val="FF0000"/>
                <w:sz w:val="16"/>
                <w:szCs w:val="16"/>
              </w:rPr>
              <w:t>&lt;Unchanged parts are omitted&gt;</w:t>
            </w:r>
          </w:p>
          <w:p w14:paraId="354F4099" w14:textId="77777777" w:rsidR="000F5F41" w:rsidRPr="00AA1E86" w:rsidRDefault="000F5F41" w:rsidP="00AA1E86">
            <w:pPr>
              <w:pStyle w:val="BodyText"/>
              <w:spacing w:after="0" w:line="259" w:lineRule="auto"/>
              <w:rPr>
                <w:rFonts w:ascii="Arial" w:hAnsi="Arial" w:cs="Arial"/>
                <w:sz w:val="16"/>
                <w:szCs w:val="16"/>
              </w:rPr>
            </w:pPr>
            <w:r w:rsidRPr="00AA1E86">
              <w:rPr>
                <w:rFonts w:ascii="Arial" w:hAnsi="Arial" w:cs="Arial"/>
                <w:sz w:val="16"/>
                <w:szCs w:val="16"/>
              </w:rPr>
              <w:t>5.1</w:t>
            </w:r>
            <w:r w:rsidRPr="00AA1E86">
              <w:rPr>
                <w:rFonts w:ascii="Arial" w:hAnsi="Arial" w:cs="Arial"/>
                <w:sz w:val="16"/>
                <w:szCs w:val="16"/>
              </w:rPr>
              <w:tab/>
              <w:t>UE procedure for receiving the physical downlink shared channel</w:t>
            </w:r>
          </w:p>
          <w:p w14:paraId="3C6DF07E" w14:textId="77777777" w:rsidR="000F5F41" w:rsidRPr="00AA1E86" w:rsidRDefault="000F5F41" w:rsidP="00AA1E86">
            <w:pPr>
              <w:jc w:val="center"/>
              <w:rPr>
                <w:rFonts w:ascii="Arial" w:hAnsi="Arial" w:cs="Arial"/>
                <w:color w:val="FF0000"/>
                <w:sz w:val="16"/>
                <w:szCs w:val="16"/>
              </w:rPr>
            </w:pPr>
            <w:r w:rsidRPr="00AA1E86">
              <w:rPr>
                <w:rFonts w:ascii="Arial" w:hAnsi="Arial" w:cs="Arial"/>
                <w:color w:val="FF0000"/>
                <w:sz w:val="16"/>
                <w:szCs w:val="16"/>
              </w:rPr>
              <w:t>&lt;Unchanged parts are omitted&gt;</w:t>
            </w:r>
          </w:p>
          <w:p w14:paraId="60AFF37A" w14:textId="77777777" w:rsidR="000F5F41" w:rsidRPr="00AA1E86" w:rsidRDefault="000F5F41" w:rsidP="00AA1E86">
            <w:pPr>
              <w:rPr>
                <w:rFonts w:ascii="Arial" w:hAnsi="Arial" w:cs="Arial"/>
                <w:sz w:val="16"/>
                <w:szCs w:val="16"/>
              </w:rPr>
            </w:pPr>
            <w:r w:rsidRPr="00AA1E86">
              <w:rPr>
                <w:rFonts w:ascii="Arial" w:hAnsi="Arial" w:cs="Arial"/>
                <w:sz w:val="16"/>
                <w:szCs w:val="16"/>
              </w:rPr>
              <w:t>A UE shall upon detection of a PDCCH with a configured DCI format 1_0, 1_1 or 1_2 decode the corresponding PDSCHs as indicated by that DCI. When the UE is scheduled with multiple PDSCHs by a DCI,</w:t>
            </w:r>
            <w:r w:rsidRPr="00AA1E86">
              <w:rPr>
                <w:rFonts w:ascii="Arial" w:eastAsia="DengXian" w:hAnsi="Arial" w:cs="Arial"/>
                <w:sz w:val="16"/>
                <w:szCs w:val="16"/>
              </w:rPr>
              <w:t xml:space="preserve"> HARQ process ID indicated by this DCI applies</w:t>
            </w:r>
            <w:r w:rsidRPr="00AA1E86">
              <w:rPr>
                <w:rFonts w:ascii="Arial" w:hAnsi="Arial" w:cs="Arial"/>
                <w:sz w:val="16"/>
                <w:szCs w:val="16"/>
              </w:rPr>
              <w:t xml:space="preserve"> to the first PDSCH not overlapping with a UL symbol in</w:t>
            </w:r>
            <w:r w:rsidRPr="00AA1E86">
              <w:rPr>
                <w:rFonts w:ascii="Arial" w:hAnsi="Arial" w:cs="Arial"/>
                <w:color w:val="000000"/>
                <w:sz w:val="16"/>
                <w:szCs w:val="16"/>
              </w:rPr>
              <w:t xml:space="preserve">dicated by </w:t>
            </w:r>
            <w:r w:rsidRPr="00AA1E86">
              <w:rPr>
                <w:rFonts w:ascii="Arial" w:hAnsi="Arial" w:cs="Arial"/>
                <w:i/>
                <w:iCs/>
                <w:color w:val="000000"/>
                <w:sz w:val="16"/>
                <w:szCs w:val="16"/>
              </w:rPr>
              <w:t>tdd-UL-DL-ConfigurationCommon</w:t>
            </w:r>
            <w:r w:rsidRPr="00AA1E86">
              <w:rPr>
                <w:rFonts w:ascii="Arial" w:hAnsi="Arial" w:cs="Arial"/>
                <w:color w:val="000000"/>
                <w:sz w:val="16"/>
                <w:szCs w:val="16"/>
              </w:rPr>
              <w:t xml:space="preserve"> or </w:t>
            </w:r>
            <w:r w:rsidRPr="00AA1E86">
              <w:rPr>
                <w:rFonts w:ascii="Arial" w:hAnsi="Arial" w:cs="Arial"/>
                <w:i/>
                <w:iCs/>
                <w:color w:val="000000"/>
                <w:sz w:val="16"/>
                <w:szCs w:val="16"/>
              </w:rPr>
              <w:t xml:space="preserve">tdd-UL-DL-ConfigurationDedicated </w:t>
            </w:r>
            <w:r w:rsidRPr="00AA1E86">
              <w:rPr>
                <w:rFonts w:ascii="Arial" w:hAnsi="Arial" w:cs="Arial"/>
                <w:color w:val="000000"/>
                <w:sz w:val="16"/>
                <w:szCs w:val="16"/>
              </w:rPr>
              <w:t>if provided, HARQ p</w:t>
            </w:r>
            <w:r w:rsidRPr="00AA1E86">
              <w:rPr>
                <w:rFonts w:ascii="Arial" w:hAnsi="Arial" w:cs="Arial"/>
                <w:sz w:val="16"/>
                <w:szCs w:val="16"/>
              </w:rPr>
              <w:t xml:space="preserve">rocess ID is then incremented by 1 for each subsequent PDSCH(s) in the scheduled order, with modulo operation of </w:t>
            </w:r>
            <w:r w:rsidRPr="00AA1E86">
              <w:rPr>
                <w:rFonts w:ascii="Arial" w:hAnsi="Arial" w:cs="Arial"/>
                <w:i/>
                <w:sz w:val="16"/>
                <w:szCs w:val="16"/>
              </w:rPr>
              <w:t>nrofHARQ-ProcessesForPDSCH</w:t>
            </w:r>
            <w:r w:rsidRPr="00AA1E86">
              <w:rPr>
                <w:rFonts w:ascii="Arial" w:hAnsi="Arial" w:cs="Arial"/>
                <w:sz w:val="16"/>
                <w:szCs w:val="16"/>
              </w:rPr>
              <w:t xml:space="preserve"> applied. HARQ process ID is not incremented for PDSCH(s) not rece</w:t>
            </w:r>
            <w:r w:rsidRPr="00AA1E86">
              <w:rPr>
                <w:rFonts w:ascii="Arial" w:hAnsi="Arial" w:cs="Arial"/>
                <w:color w:val="000000"/>
                <w:sz w:val="16"/>
                <w:szCs w:val="16"/>
              </w:rPr>
              <w:t xml:space="preserve">ived if at least one of the symbols indicated by the indexed row of the used resource allocation table in the slot overlaps with a UL symbol indicated by </w:t>
            </w:r>
            <w:r w:rsidRPr="00AA1E86">
              <w:rPr>
                <w:rFonts w:ascii="Arial" w:hAnsi="Arial" w:cs="Arial"/>
                <w:i/>
                <w:iCs/>
                <w:color w:val="000000"/>
                <w:sz w:val="16"/>
                <w:szCs w:val="16"/>
              </w:rPr>
              <w:t>tdd-UL-DL-ConfigurationCommon</w:t>
            </w:r>
            <w:r w:rsidRPr="00AA1E86">
              <w:rPr>
                <w:rFonts w:ascii="Arial" w:hAnsi="Arial" w:cs="Arial"/>
                <w:color w:val="000000"/>
                <w:sz w:val="16"/>
                <w:szCs w:val="16"/>
              </w:rPr>
              <w:t xml:space="preserve"> or </w:t>
            </w:r>
            <w:r w:rsidRPr="00AA1E86">
              <w:rPr>
                <w:rFonts w:ascii="Arial" w:hAnsi="Arial" w:cs="Arial"/>
                <w:i/>
                <w:iCs/>
                <w:color w:val="000000"/>
                <w:sz w:val="16"/>
                <w:szCs w:val="16"/>
              </w:rPr>
              <w:t xml:space="preserve">tdd-UL-DL-ConfigurationDedicated </w:t>
            </w:r>
            <w:r w:rsidRPr="00AA1E86">
              <w:rPr>
                <w:rFonts w:ascii="Arial" w:hAnsi="Arial" w:cs="Arial"/>
                <w:color w:val="000000"/>
                <w:sz w:val="16"/>
                <w:szCs w:val="16"/>
              </w:rPr>
              <w:t xml:space="preserve">if provided. </w:t>
            </w:r>
            <w:r w:rsidRPr="00AA1E86">
              <w:rPr>
                <w:rFonts w:ascii="Arial" w:eastAsia="DengXian" w:hAnsi="Arial" w:cs="Arial"/>
                <w:color w:val="000000"/>
                <w:sz w:val="16"/>
                <w:szCs w:val="16"/>
              </w:rPr>
              <w:t xml:space="preserve">For any HARQ process ID(s) in a given scheduled cell, the UE is not expected to receive a PDSCH that overlaps in time with another PDSCH. When HARQ feedback for the HARQ process ID is not disabled, </w:t>
            </w:r>
            <w:r w:rsidRPr="00AA1E86">
              <w:rPr>
                <w:rFonts w:ascii="Arial" w:eastAsia="DengXian" w:hAnsi="Arial" w:cs="Arial"/>
                <w:color w:val="FF0000"/>
                <w:sz w:val="16"/>
                <w:szCs w:val="16"/>
              </w:rPr>
              <w:t xml:space="preserve">or for the HARQ process associated with the first SPS PDSCH when </w:t>
            </w:r>
            <w:r w:rsidRPr="00AA1E86">
              <w:rPr>
                <w:rFonts w:ascii="Arial" w:eastAsia="DengXian" w:hAnsi="Arial" w:cs="Arial"/>
                <w:i/>
                <w:color w:val="FF0000"/>
                <w:sz w:val="16"/>
                <w:szCs w:val="16"/>
              </w:rPr>
              <w:t>HARQ-feedbackEnablingforSPSactive</w:t>
            </w:r>
            <w:r w:rsidRPr="00AA1E86">
              <w:rPr>
                <w:rFonts w:ascii="Arial" w:eastAsia="DengXian" w:hAnsi="Arial" w:cs="Arial"/>
                <w:color w:val="FF0000"/>
                <w:sz w:val="16"/>
                <w:szCs w:val="16"/>
              </w:rPr>
              <w:t xml:space="preserve"> is provided,</w:t>
            </w:r>
            <w:r w:rsidRPr="00AA1E86">
              <w:rPr>
                <w:rFonts w:ascii="Arial" w:eastAsia="DengXian" w:hAnsi="Arial" w:cs="Arial"/>
                <w:color w:val="000000"/>
                <w:sz w:val="16"/>
                <w:szCs w:val="16"/>
              </w:rPr>
              <w:t xml:space="preserve"> </w:t>
            </w:r>
            <w:r w:rsidRPr="00AA1E86">
              <w:rPr>
                <w:rFonts w:ascii="Arial" w:hAnsi="Arial" w:cs="Arial"/>
                <w:sz w:val="16"/>
                <w:szCs w:val="16"/>
              </w:rPr>
              <w:t xml:space="preserve">the UE is not expected to receive another PDSCH for a given HARQ process until after the end of the expected transmission of HARQ-ACK for that HARQ process, </w:t>
            </w:r>
            <w:r w:rsidRPr="00AA1E86">
              <w:rPr>
                <w:rFonts w:ascii="Arial" w:hAnsi="Arial" w:cs="Arial"/>
                <w:sz w:val="16"/>
                <w:szCs w:val="16"/>
              </w:rPr>
              <w:lastRenderedPageBreak/>
              <w:t>where the timing is given by Clause 9.2.3 of [6</w:t>
            </w:r>
            <w:r w:rsidRPr="00AA1E86">
              <w:rPr>
                <w:rFonts w:ascii="Arial" w:hAnsi="Arial" w:cs="Arial"/>
                <w:color w:val="000000"/>
                <w:sz w:val="16"/>
                <w:szCs w:val="16"/>
              </w:rPr>
              <w:t>, TS 38.213</w:t>
            </w:r>
            <w:r w:rsidRPr="00AA1E86">
              <w:rPr>
                <w:rFonts w:ascii="Arial" w:hAnsi="Arial" w:cs="Arial"/>
                <w:sz w:val="16"/>
                <w:szCs w:val="16"/>
              </w:rPr>
              <w:t xml:space="preserve">]. </w:t>
            </w:r>
            <w:r w:rsidRPr="00AA1E86">
              <w:rPr>
                <w:rFonts w:ascii="Arial" w:hAnsi="Arial" w:cs="Arial"/>
                <w:color w:val="000000"/>
                <w:sz w:val="16"/>
                <w:szCs w:val="16"/>
              </w:rPr>
              <w:t xml:space="preserve">For HARQ-ACK subject to HARQ-ACK deferral described in Clause 9.2.5.4 of [6 TS 38.213], the expected transmission of HARQ-ACK corresponds to the expected transmission HARQ-ACK in a first slot. </w:t>
            </w:r>
          </w:p>
          <w:p w14:paraId="591C8A20" w14:textId="77777777" w:rsidR="000F5F41" w:rsidRPr="00AA1E86" w:rsidRDefault="000F5F41" w:rsidP="00AA1E86">
            <w:pPr>
              <w:jc w:val="center"/>
              <w:rPr>
                <w:rFonts w:ascii="Arial" w:hAnsi="Arial" w:cs="Arial"/>
                <w:color w:val="FF0000"/>
                <w:sz w:val="16"/>
                <w:szCs w:val="16"/>
              </w:rPr>
            </w:pPr>
            <w:r w:rsidRPr="00AA1E86">
              <w:rPr>
                <w:rFonts w:ascii="Arial" w:hAnsi="Arial" w:cs="Arial"/>
                <w:color w:val="FF0000"/>
                <w:sz w:val="16"/>
                <w:szCs w:val="16"/>
              </w:rPr>
              <w:t>&lt;Unchanged parts are omitted&gt;</w:t>
            </w:r>
          </w:p>
          <w:p w14:paraId="36EBE2AA" w14:textId="77777777" w:rsidR="000F5F41" w:rsidRPr="00953FAF" w:rsidRDefault="000F5F41" w:rsidP="00AA1E86">
            <w:pPr>
              <w:pStyle w:val="BodyText"/>
              <w:spacing w:after="0"/>
              <w:jc w:val="center"/>
              <w:rPr>
                <w:rFonts w:ascii="Times New Roman" w:hAnsi="Times New Roman"/>
                <w:color w:val="0070C0"/>
                <w:szCs w:val="20"/>
              </w:rPr>
            </w:pPr>
            <w:r w:rsidRPr="00953FAF">
              <w:rPr>
                <w:color w:val="FF0000"/>
              </w:rPr>
              <w:t>----------------------------------------Start of TP 38.214 V17.0.0 section 5.1 ---------------------------------------------</w:t>
            </w:r>
          </w:p>
        </w:tc>
      </w:tr>
    </w:tbl>
    <w:p w14:paraId="09D82A9F" w14:textId="77777777" w:rsidR="000F5F41" w:rsidRPr="00611FCA" w:rsidRDefault="000F5F41" w:rsidP="000F5F41">
      <w:pPr>
        <w:rPr>
          <w:rFonts w:eastAsia="SimSun"/>
        </w:rPr>
      </w:pPr>
    </w:p>
    <w:p w14:paraId="4F01E136" w14:textId="6ACC8D83" w:rsidR="000F5F41" w:rsidRPr="004D3208" w:rsidRDefault="002328C4" w:rsidP="000F5F41">
      <w:pPr>
        <w:rPr>
          <w:b/>
          <w:bCs/>
          <w:lang w:eastAsia="x-none"/>
        </w:rPr>
      </w:pPr>
      <w:hyperlink r:id="rId1318" w:history="1">
        <w:r w:rsidR="004371F4">
          <w:rPr>
            <w:rStyle w:val="Hyperlink"/>
            <w:b/>
            <w:bCs/>
            <w:lang w:eastAsia="x-none"/>
          </w:rPr>
          <w:t>R1-2202623</w:t>
        </w:r>
      </w:hyperlink>
      <w:r w:rsidR="004D3208">
        <w:rPr>
          <w:b/>
          <w:bCs/>
          <w:lang w:eastAsia="x-none"/>
        </w:rPr>
        <w:tab/>
      </w:r>
      <w:r w:rsidR="000F5F41" w:rsidRPr="004D3208">
        <w:rPr>
          <w:b/>
          <w:bCs/>
          <w:lang w:eastAsia="x-none"/>
        </w:rPr>
        <w:t>Summary#2 of AI 8.4.3 for HARQ in NTN</w:t>
      </w:r>
      <w:r w:rsidR="000F5F41" w:rsidRPr="004D3208">
        <w:rPr>
          <w:b/>
          <w:bCs/>
          <w:lang w:eastAsia="x-none"/>
        </w:rPr>
        <w:tab/>
        <w:t>Moderator (ZTE)</w:t>
      </w:r>
    </w:p>
    <w:p w14:paraId="020E9B6F" w14:textId="75115518" w:rsidR="004D3208" w:rsidRPr="000F5F41" w:rsidRDefault="004D3208" w:rsidP="004D3208">
      <w:pPr>
        <w:rPr>
          <w:bCs/>
          <w:lang w:val="en-US"/>
        </w:rPr>
      </w:pPr>
      <w:r w:rsidRPr="00AA1E86">
        <w:rPr>
          <w:b/>
          <w:lang w:val="en-US"/>
        </w:rPr>
        <w:t>Decision:</w:t>
      </w:r>
      <w:r>
        <w:rPr>
          <w:bCs/>
          <w:lang w:val="en-US"/>
        </w:rPr>
        <w:t xml:space="preserve"> As per email decision posted on Mar 2</w:t>
      </w:r>
      <w:r w:rsidRPr="004D3208">
        <w:rPr>
          <w:bCs/>
          <w:vertAlign w:val="superscript"/>
          <w:lang w:val="en-US"/>
        </w:rPr>
        <w:t>nd</w:t>
      </w:r>
      <w:r>
        <w:rPr>
          <w:bCs/>
          <w:lang w:val="en-US"/>
        </w:rPr>
        <w:t>,</w:t>
      </w:r>
    </w:p>
    <w:p w14:paraId="054FC513" w14:textId="606E077E" w:rsidR="004D3208" w:rsidRPr="008F6978" w:rsidRDefault="004D3208" w:rsidP="008F6978">
      <w:pPr>
        <w:rPr>
          <w:shd w:val="clear" w:color="auto" w:fill="FFFF00"/>
        </w:rPr>
      </w:pPr>
      <w:r w:rsidRPr="008F6978">
        <w:rPr>
          <w:highlight w:val="green"/>
          <w:shd w:val="clear" w:color="auto" w:fill="FFFF00"/>
        </w:rPr>
        <w:t>Agreements</w:t>
      </w:r>
    </w:p>
    <w:p w14:paraId="0B254FE7" w14:textId="567C40E9" w:rsidR="004D3208" w:rsidRDefault="004D3208" w:rsidP="00F44FD9">
      <w:pPr>
        <w:pStyle w:val="ListParagraph"/>
        <w:numPr>
          <w:ilvl w:val="0"/>
          <w:numId w:val="142"/>
        </w:numPr>
      </w:pPr>
      <w:r>
        <w:t xml:space="preserve">The TP (for TS 38.214 clause 5.3) in [Initial Proposal 3.2.1-1] in section 3.2 of </w:t>
      </w:r>
      <w:hyperlink r:id="rId1319" w:history="1">
        <w:r w:rsidR="004371F4">
          <w:rPr>
            <w:rStyle w:val="Hyperlink"/>
          </w:rPr>
          <w:t>R1-2202623</w:t>
        </w:r>
      </w:hyperlink>
      <w:r>
        <w:t xml:space="preserve"> is endorsed.</w:t>
      </w:r>
    </w:p>
    <w:p w14:paraId="78224DBA" w14:textId="6FCDAEFA" w:rsidR="004D3208" w:rsidRPr="00E45E31" w:rsidRDefault="004D3208" w:rsidP="00F44FD9">
      <w:pPr>
        <w:pStyle w:val="ListParagraph"/>
        <w:numPr>
          <w:ilvl w:val="0"/>
          <w:numId w:val="142"/>
        </w:numPr>
      </w:pPr>
      <w:r>
        <w:t xml:space="preserve">The TP (for TS 38.214 clause 5.1 and 6.1) in [Initial Proposal 4.2.1-1] in section 4.2 of </w:t>
      </w:r>
      <w:hyperlink r:id="rId1320" w:history="1">
        <w:r w:rsidR="004371F4">
          <w:rPr>
            <w:rStyle w:val="Hyperlink"/>
          </w:rPr>
          <w:t>R1-2202623</w:t>
        </w:r>
      </w:hyperlink>
      <w:r>
        <w:t xml:space="preserve"> is endorsed.</w:t>
      </w:r>
    </w:p>
    <w:p w14:paraId="43927805" w14:textId="3D5926C2" w:rsidR="006B480F" w:rsidRDefault="006B480F" w:rsidP="003A25B4">
      <w:pPr>
        <w:pStyle w:val="Heading3"/>
      </w:pPr>
      <w:bookmarkStart w:id="141" w:name="_Toc95481780"/>
      <w:bookmarkStart w:id="142" w:name="_Toc98334419"/>
      <w:r w:rsidRPr="00540963">
        <w:t>Other</w:t>
      </w:r>
      <w:bookmarkEnd w:id="141"/>
      <w:bookmarkEnd w:id="142"/>
    </w:p>
    <w:p w14:paraId="6513340D" w14:textId="180CDB03" w:rsidR="006B480F" w:rsidRDefault="002328C4" w:rsidP="006B480F">
      <w:pPr>
        <w:rPr>
          <w:lang w:eastAsia="x-none"/>
        </w:rPr>
      </w:pPr>
      <w:hyperlink r:id="rId1321" w:history="1">
        <w:r w:rsidR="004371F4">
          <w:rPr>
            <w:rStyle w:val="Hyperlink"/>
            <w:lang w:eastAsia="x-none"/>
          </w:rPr>
          <w:t>R1-2201479</w:t>
        </w:r>
      </w:hyperlink>
      <w:r w:rsidR="006B480F">
        <w:rPr>
          <w:lang w:eastAsia="x-none"/>
        </w:rPr>
        <w:tab/>
        <w:t>Remaining issues on other aspects for NR NTN</w:t>
      </w:r>
      <w:r w:rsidR="006B480F">
        <w:rPr>
          <w:lang w:eastAsia="x-none"/>
        </w:rPr>
        <w:tab/>
        <w:t>NTT DOCOMO, INC.</w:t>
      </w:r>
    </w:p>
    <w:p w14:paraId="2CC0C791" w14:textId="67E5E45E" w:rsidR="006B480F" w:rsidRDefault="002328C4" w:rsidP="006B480F">
      <w:pPr>
        <w:rPr>
          <w:lang w:eastAsia="x-none"/>
        </w:rPr>
      </w:pPr>
      <w:hyperlink r:id="rId1322" w:history="1">
        <w:r w:rsidR="004371F4">
          <w:rPr>
            <w:rStyle w:val="Hyperlink"/>
            <w:lang w:eastAsia="x-none"/>
          </w:rPr>
          <w:t>R1-2201648</w:t>
        </w:r>
      </w:hyperlink>
      <w:r w:rsidR="006B480F">
        <w:rPr>
          <w:lang w:eastAsia="x-none"/>
        </w:rPr>
        <w:tab/>
        <w:t>Maintenance aspects of RRC parameters for Rel-17 NR over NTN</w:t>
      </w:r>
      <w:r w:rsidR="006B480F">
        <w:rPr>
          <w:lang w:eastAsia="x-none"/>
        </w:rPr>
        <w:tab/>
        <w:t>Nokia, Nokia Shanghai Bell</w:t>
      </w:r>
    </w:p>
    <w:p w14:paraId="7AB4CE47" w14:textId="665AC1F6" w:rsidR="006B480F" w:rsidRDefault="002328C4" w:rsidP="006B480F">
      <w:pPr>
        <w:rPr>
          <w:lang w:eastAsia="x-none"/>
        </w:rPr>
      </w:pPr>
      <w:hyperlink r:id="rId1323" w:history="1">
        <w:r w:rsidR="004371F4">
          <w:rPr>
            <w:rStyle w:val="Hyperlink"/>
            <w:lang w:eastAsia="x-none"/>
          </w:rPr>
          <w:t>R1-2201812</w:t>
        </w:r>
      </w:hyperlink>
      <w:r w:rsidR="006B480F">
        <w:rPr>
          <w:lang w:eastAsia="x-none"/>
        </w:rPr>
        <w:tab/>
        <w:t>On other maintenance issues for NR NTN</w:t>
      </w:r>
      <w:r w:rsidR="006B480F">
        <w:rPr>
          <w:lang w:eastAsia="x-none"/>
        </w:rPr>
        <w:tab/>
        <w:t>Ericsson Hungary Ltd</w:t>
      </w:r>
    </w:p>
    <w:p w14:paraId="055A7A60" w14:textId="2A6603FF" w:rsidR="006B480F" w:rsidRDefault="002328C4" w:rsidP="006B480F">
      <w:pPr>
        <w:rPr>
          <w:lang w:eastAsia="x-none"/>
        </w:rPr>
      </w:pPr>
      <w:hyperlink r:id="rId1324" w:history="1">
        <w:r w:rsidR="004371F4">
          <w:rPr>
            <w:rStyle w:val="Hyperlink"/>
            <w:lang w:eastAsia="x-none"/>
          </w:rPr>
          <w:t>R1-2201855</w:t>
        </w:r>
      </w:hyperlink>
      <w:r w:rsidR="006B480F">
        <w:rPr>
          <w:lang w:eastAsia="x-none"/>
        </w:rPr>
        <w:tab/>
        <w:t>Other Aspects for NTN</w:t>
      </w:r>
      <w:r w:rsidR="006B480F">
        <w:rPr>
          <w:lang w:eastAsia="x-none"/>
        </w:rPr>
        <w:tab/>
        <w:t>CMCC</w:t>
      </w:r>
    </w:p>
    <w:p w14:paraId="7B155CA9" w14:textId="1CA41F4D" w:rsidR="006B480F" w:rsidRDefault="002328C4" w:rsidP="006B480F">
      <w:pPr>
        <w:rPr>
          <w:lang w:eastAsia="x-none"/>
        </w:rPr>
      </w:pPr>
      <w:hyperlink r:id="rId1325" w:history="1">
        <w:r w:rsidR="004371F4">
          <w:rPr>
            <w:rStyle w:val="Hyperlink"/>
            <w:lang w:eastAsia="x-none"/>
          </w:rPr>
          <w:t>R1-2202209</w:t>
        </w:r>
      </w:hyperlink>
      <w:r w:rsidR="006B480F">
        <w:rPr>
          <w:lang w:eastAsia="x-none"/>
        </w:rPr>
        <w:tab/>
        <w:t>Remaining issues of additional enhancement for NR-NTN</w:t>
      </w:r>
      <w:r w:rsidR="006B480F">
        <w:rPr>
          <w:lang w:eastAsia="x-none"/>
        </w:rPr>
        <w:tab/>
        <w:t>ZTE</w:t>
      </w:r>
    </w:p>
    <w:p w14:paraId="7D90AA8A" w14:textId="28D7F73C" w:rsidR="006B480F" w:rsidRDefault="002328C4" w:rsidP="006B480F">
      <w:pPr>
        <w:rPr>
          <w:lang w:eastAsia="x-none"/>
        </w:rPr>
      </w:pPr>
      <w:hyperlink r:id="rId1326" w:history="1">
        <w:r w:rsidR="004371F4">
          <w:rPr>
            <w:rStyle w:val="Hyperlink"/>
            <w:lang w:eastAsia="x-none"/>
          </w:rPr>
          <w:t>R1-2202364</w:t>
        </w:r>
      </w:hyperlink>
      <w:r w:rsidR="006B480F">
        <w:rPr>
          <w:lang w:eastAsia="x-none"/>
        </w:rPr>
        <w:tab/>
        <w:t>Remaining issues for NR NTN</w:t>
      </w:r>
      <w:r w:rsidR="006B480F">
        <w:rPr>
          <w:lang w:eastAsia="x-none"/>
        </w:rPr>
        <w:tab/>
        <w:t>NEC</w:t>
      </w:r>
    </w:p>
    <w:p w14:paraId="31EB66BF" w14:textId="18F19A44" w:rsidR="006B480F" w:rsidRDefault="002328C4" w:rsidP="006B480F">
      <w:pPr>
        <w:rPr>
          <w:lang w:eastAsia="x-none"/>
        </w:rPr>
      </w:pPr>
      <w:hyperlink r:id="rId1327" w:history="1">
        <w:r w:rsidR="004371F4">
          <w:rPr>
            <w:rStyle w:val="Hyperlink"/>
            <w:lang w:eastAsia="x-none"/>
          </w:rPr>
          <w:t>R1-2202424</w:t>
        </w:r>
      </w:hyperlink>
      <w:r w:rsidR="006B480F">
        <w:rPr>
          <w:lang w:eastAsia="x-none"/>
        </w:rPr>
        <w:tab/>
        <w:t>Discussion on other design aspects for NTN</w:t>
      </w:r>
      <w:r w:rsidR="006B480F">
        <w:rPr>
          <w:lang w:eastAsia="x-none"/>
        </w:rPr>
        <w:tab/>
        <w:t>Huawei, HiSilicon</w:t>
      </w:r>
    </w:p>
    <w:p w14:paraId="3988A4E8" w14:textId="4A2B2CBA" w:rsidR="000F5F41" w:rsidRDefault="000F5F41" w:rsidP="006B480F">
      <w:pPr>
        <w:rPr>
          <w:lang w:eastAsia="x-none"/>
        </w:rPr>
      </w:pPr>
    </w:p>
    <w:p w14:paraId="3508B64A" w14:textId="77777777" w:rsidR="000F5F41" w:rsidRPr="006243B1" w:rsidRDefault="000F5F41" w:rsidP="000F5F41">
      <w:pPr>
        <w:rPr>
          <w:sz w:val="21"/>
          <w:szCs w:val="21"/>
          <w:lang w:eastAsia="x-none"/>
        </w:rPr>
      </w:pPr>
      <w:r w:rsidRPr="006243B1">
        <w:rPr>
          <w:sz w:val="21"/>
          <w:szCs w:val="21"/>
          <w:lang w:eastAsia="x-none"/>
        </w:rPr>
        <w:t>[108-e-</w:t>
      </w:r>
      <w:r w:rsidRPr="006243B1">
        <w:rPr>
          <w:lang w:eastAsia="x-none"/>
        </w:rPr>
        <w:t>R17-</w:t>
      </w:r>
      <w:r w:rsidRPr="006243B1">
        <w:rPr>
          <w:sz w:val="21"/>
          <w:szCs w:val="21"/>
          <w:lang w:eastAsia="x-none"/>
        </w:rPr>
        <w:t>NR-NTN-04] – Hao (OPPO)</w:t>
      </w:r>
    </w:p>
    <w:p w14:paraId="6CE90062" w14:textId="72E42267" w:rsidR="000F5F41" w:rsidRPr="006243B1" w:rsidRDefault="000F5F41" w:rsidP="000F5F41">
      <w:pPr>
        <w:rPr>
          <w:sz w:val="21"/>
          <w:szCs w:val="21"/>
          <w:lang w:eastAsia="x-none"/>
        </w:rPr>
      </w:pPr>
      <w:r w:rsidRPr="006243B1">
        <w:rPr>
          <w:sz w:val="21"/>
          <w:szCs w:val="21"/>
          <w:lang w:eastAsia="x-none"/>
        </w:rPr>
        <w:t>Email discussion/approval on maintenance related to signaling of polarization information</w:t>
      </w:r>
    </w:p>
    <w:p w14:paraId="41C09834" w14:textId="77777777" w:rsidR="000F5F41" w:rsidRPr="006243B1" w:rsidRDefault="000F5F41" w:rsidP="00F44FD9">
      <w:pPr>
        <w:numPr>
          <w:ilvl w:val="0"/>
          <w:numId w:val="143"/>
        </w:numPr>
        <w:rPr>
          <w:lang w:eastAsia="x-none"/>
        </w:rPr>
      </w:pPr>
      <w:r w:rsidRPr="006243B1">
        <w:rPr>
          <w:rFonts w:hint="eastAsia"/>
          <w:lang w:eastAsia="x-none"/>
        </w:rPr>
        <w:t>1</w:t>
      </w:r>
      <w:r w:rsidRPr="006243B1">
        <w:rPr>
          <w:rFonts w:hint="eastAsia"/>
          <w:vertAlign w:val="superscript"/>
          <w:lang w:eastAsia="x-none"/>
        </w:rPr>
        <w:t>st</w:t>
      </w:r>
      <w:r w:rsidRPr="006243B1">
        <w:rPr>
          <w:rFonts w:hint="eastAsia"/>
          <w:lang w:eastAsia="x-none"/>
        </w:rPr>
        <w:t xml:space="preserve"> check point: </w:t>
      </w:r>
      <w:r w:rsidRPr="006243B1">
        <w:t>February</w:t>
      </w:r>
      <w:r w:rsidRPr="006243B1">
        <w:rPr>
          <w:rFonts w:hint="eastAsia"/>
        </w:rPr>
        <w:t xml:space="preserve"> </w:t>
      </w:r>
      <w:r w:rsidRPr="006243B1">
        <w:t>25</w:t>
      </w:r>
    </w:p>
    <w:p w14:paraId="149BCC40" w14:textId="77777777" w:rsidR="000F5F41" w:rsidRPr="006243B1" w:rsidRDefault="000F5F41" w:rsidP="00F44FD9">
      <w:pPr>
        <w:numPr>
          <w:ilvl w:val="0"/>
          <w:numId w:val="143"/>
        </w:numPr>
        <w:rPr>
          <w:lang w:eastAsia="x-none"/>
        </w:rPr>
      </w:pPr>
      <w:r w:rsidRPr="006243B1">
        <w:rPr>
          <w:lang w:eastAsia="x-none"/>
        </w:rPr>
        <w:t>Final</w:t>
      </w:r>
      <w:r w:rsidRPr="006243B1">
        <w:rPr>
          <w:rFonts w:hint="eastAsia"/>
          <w:lang w:eastAsia="x-none"/>
        </w:rPr>
        <w:t xml:space="preserve"> check point: </w:t>
      </w:r>
      <w:r w:rsidRPr="006243B1">
        <w:t>March 3</w:t>
      </w:r>
    </w:p>
    <w:p w14:paraId="755FAA3E" w14:textId="6DEB0495" w:rsidR="000F5F41" w:rsidRPr="006243B1" w:rsidRDefault="002328C4" w:rsidP="006B480F">
      <w:pPr>
        <w:rPr>
          <w:b/>
          <w:bCs/>
          <w:lang w:eastAsia="x-none"/>
        </w:rPr>
      </w:pPr>
      <w:hyperlink r:id="rId1328" w:history="1">
        <w:r w:rsidR="004371F4">
          <w:rPr>
            <w:rStyle w:val="Hyperlink"/>
            <w:b/>
            <w:bCs/>
            <w:lang w:eastAsia="x-none"/>
          </w:rPr>
          <w:t>R1-2202601</w:t>
        </w:r>
      </w:hyperlink>
      <w:r w:rsidR="006243B1" w:rsidRPr="006243B1">
        <w:rPr>
          <w:b/>
          <w:bCs/>
          <w:lang w:eastAsia="x-none"/>
        </w:rPr>
        <w:tab/>
        <w:t>Summary#1 of discussion on maintenance related to signaling of polarization information</w:t>
      </w:r>
      <w:r w:rsidR="006243B1" w:rsidRPr="006243B1">
        <w:rPr>
          <w:b/>
          <w:bCs/>
          <w:lang w:eastAsia="x-none"/>
        </w:rPr>
        <w:tab/>
        <w:t>Moderator (OPPO)</w:t>
      </w:r>
    </w:p>
    <w:p w14:paraId="07C48EC3" w14:textId="77777777" w:rsidR="006243B1" w:rsidRPr="000F5F41" w:rsidRDefault="006243B1" w:rsidP="006243B1">
      <w:pPr>
        <w:rPr>
          <w:bCs/>
          <w:lang w:val="en-US"/>
        </w:rPr>
      </w:pPr>
      <w:r w:rsidRPr="00AA1E86">
        <w:rPr>
          <w:b/>
          <w:lang w:val="en-US"/>
        </w:rPr>
        <w:t>Decision:</w:t>
      </w:r>
      <w:r>
        <w:rPr>
          <w:bCs/>
          <w:lang w:val="en-US"/>
        </w:rPr>
        <w:t xml:space="preserve"> As per email decision posted on Mar 2</w:t>
      </w:r>
      <w:r w:rsidRPr="004D3208">
        <w:rPr>
          <w:bCs/>
          <w:vertAlign w:val="superscript"/>
          <w:lang w:val="en-US"/>
        </w:rPr>
        <w:t>nd</w:t>
      </w:r>
      <w:r>
        <w:rPr>
          <w:bCs/>
          <w:lang w:val="en-US"/>
        </w:rPr>
        <w:t>,</w:t>
      </w:r>
    </w:p>
    <w:p w14:paraId="16775BB8" w14:textId="77777777" w:rsidR="006243B1" w:rsidRPr="006243B1" w:rsidRDefault="006243B1" w:rsidP="006243B1">
      <w:pPr>
        <w:rPr>
          <w:bCs/>
          <w:u w:val="single"/>
          <w:lang w:val="en-US" w:eastAsia="x-none"/>
        </w:rPr>
      </w:pPr>
      <w:r w:rsidRPr="006243B1">
        <w:rPr>
          <w:bCs/>
          <w:u w:val="single"/>
          <w:lang w:val="en-US" w:eastAsia="x-none"/>
        </w:rPr>
        <w:t>Conclusion</w:t>
      </w:r>
    </w:p>
    <w:p w14:paraId="1F5FD665" w14:textId="0BD99131" w:rsidR="006243B1" w:rsidRPr="006243B1" w:rsidRDefault="006243B1" w:rsidP="006B480F">
      <w:pPr>
        <w:rPr>
          <w:lang w:val="en-US" w:eastAsia="x-none"/>
        </w:rPr>
      </w:pPr>
      <w:r w:rsidRPr="009357FC">
        <w:rPr>
          <w:lang w:val="en-US" w:eastAsia="x-none"/>
        </w:rPr>
        <w:t>NTN-NR R17 does not support per-beam polarization signaling for any deployment scenarios.</w:t>
      </w:r>
    </w:p>
    <w:p w14:paraId="2ED1758B" w14:textId="426714F4" w:rsidR="006B480F" w:rsidRDefault="006B480F" w:rsidP="00A57C2E">
      <w:pPr>
        <w:pStyle w:val="Heading2"/>
      </w:pPr>
      <w:bookmarkStart w:id="143" w:name="_Toc95481781"/>
      <w:bookmarkStart w:id="144" w:name="_Toc98334420"/>
      <w:r w:rsidRPr="00540963">
        <w:t>Maintenance on NR Positioning Enhancements</w:t>
      </w:r>
      <w:bookmarkEnd w:id="143"/>
      <w:bookmarkEnd w:id="144"/>
    </w:p>
    <w:p w14:paraId="7BCEE75A" w14:textId="34408E6E" w:rsidR="00224E28" w:rsidRPr="00224E28" w:rsidRDefault="002328C4" w:rsidP="00224E28">
      <w:pPr>
        <w:rPr>
          <w:b/>
          <w:bCs/>
        </w:rPr>
      </w:pPr>
      <w:hyperlink r:id="rId1329" w:history="1">
        <w:r w:rsidR="004371F4">
          <w:rPr>
            <w:rStyle w:val="Hyperlink"/>
            <w:b/>
            <w:bCs/>
          </w:rPr>
          <w:t>R1-2202785</w:t>
        </w:r>
      </w:hyperlink>
      <w:r w:rsidR="00224E28" w:rsidRPr="00224E28">
        <w:rPr>
          <w:b/>
          <w:bCs/>
        </w:rPr>
        <w:tab/>
        <w:t>Session notes for 8.5 (Maintenance on NR Positioning Enhancements)</w:t>
      </w:r>
      <w:r w:rsidR="00224E28" w:rsidRPr="00224E28">
        <w:rPr>
          <w:b/>
          <w:bCs/>
        </w:rPr>
        <w:tab/>
        <w:t>Ad-Hoc Chair (Huawei)</w:t>
      </w:r>
    </w:p>
    <w:p w14:paraId="079BB72D" w14:textId="77777777" w:rsidR="00224E28" w:rsidRPr="00224E28" w:rsidRDefault="00224E28" w:rsidP="00224E28"/>
    <w:p w14:paraId="2E58E964" w14:textId="77777777" w:rsidR="000C6A34" w:rsidRPr="00F457A0" w:rsidRDefault="006B480F" w:rsidP="006B480F">
      <w:pPr>
        <w:rPr>
          <w:lang w:val="fr-FR" w:eastAsia="x-none"/>
        </w:rPr>
      </w:pPr>
      <w:r w:rsidRPr="00F457A0">
        <w:rPr>
          <w:lang w:val="fr-FR" w:eastAsia="x-none"/>
        </w:rPr>
        <w:t xml:space="preserve">[108-e-R17-RRC-ePos] </w:t>
      </w:r>
      <w:r w:rsidR="000C6A34" w:rsidRPr="00F457A0">
        <w:rPr>
          <w:lang w:val="fr-FR"/>
        </w:rPr>
        <w:t xml:space="preserve">– </w:t>
      </w:r>
      <w:r w:rsidR="000C6A34" w:rsidRPr="00F457A0">
        <w:rPr>
          <w:lang w:val="fr-FR" w:eastAsia="x-none"/>
        </w:rPr>
        <w:t>Ren Da (CATT)</w:t>
      </w:r>
    </w:p>
    <w:p w14:paraId="34972C44" w14:textId="712833D2" w:rsidR="006B480F" w:rsidRPr="00F457A0" w:rsidRDefault="006B480F" w:rsidP="006B480F">
      <w:r w:rsidRPr="00F457A0">
        <w:rPr>
          <w:lang w:eastAsia="x-none"/>
        </w:rPr>
        <w:t>Email discussion on Rel-17 RRC parameters for positioning enhancement</w:t>
      </w:r>
    </w:p>
    <w:p w14:paraId="2689ED38" w14:textId="77777777" w:rsidR="006B480F" w:rsidRPr="00F457A0" w:rsidRDefault="006B480F" w:rsidP="006D10BC">
      <w:pPr>
        <w:numPr>
          <w:ilvl w:val="0"/>
          <w:numId w:val="60"/>
        </w:numPr>
        <w:rPr>
          <w:lang w:eastAsia="x-none"/>
        </w:rPr>
      </w:pPr>
      <w:bookmarkStart w:id="145" w:name="_Toc95481782"/>
      <w:r w:rsidRPr="00F457A0">
        <w:rPr>
          <w:rFonts w:hint="eastAsia"/>
          <w:lang w:eastAsia="x-none"/>
        </w:rPr>
        <w:t>1</w:t>
      </w:r>
      <w:r w:rsidRPr="00F457A0">
        <w:rPr>
          <w:rFonts w:hint="eastAsia"/>
          <w:vertAlign w:val="superscript"/>
          <w:lang w:eastAsia="x-none"/>
        </w:rPr>
        <w:t>st</w:t>
      </w:r>
      <w:r w:rsidRPr="00F457A0">
        <w:rPr>
          <w:rFonts w:hint="eastAsia"/>
          <w:lang w:eastAsia="x-none"/>
        </w:rPr>
        <w:t xml:space="preserve"> check point</w:t>
      </w:r>
      <w:r w:rsidRPr="00F457A0">
        <w:t xml:space="preserve"> for first LS in </w:t>
      </w:r>
      <w:r w:rsidRPr="00F457A0">
        <w:rPr>
          <w:lang w:eastAsia="x-none"/>
        </w:rPr>
        <w:t>[108-e-R17-RRC]: February 24</w:t>
      </w:r>
    </w:p>
    <w:p w14:paraId="145E3FE2" w14:textId="0644995C" w:rsidR="006B480F" w:rsidRPr="00F457A0" w:rsidRDefault="006B480F" w:rsidP="006D10BC">
      <w:pPr>
        <w:numPr>
          <w:ilvl w:val="0"/>
          <w:numId w:val="60"/>
        </w:numPr>
        <w:rPr>
          <w:lang w:eastAsia="x-none"/>
        </w:rPr>
      </w:pPr>
      <w:r w:rsidRPr="00F457A0">
        <w:rPr>
          <w:lang w:eastAsia="x-none"/>
        </w:rPr>
        <w:t>Final</w:t>
      </w:r>
      <w:r w:rsidRPr="00F457A0">
        <w:rPr>
          <w:rFonts w:hint="eastAsia"/>
          <w:lang w:eastAsia="x-none"/>
        </w:rPr>
        <w:t xml:space="preserve"> check point</w:t>
      </w:r>
      <w:r w:rsidRPr="00F457A0">
        <w:rPr>
          <w:lang w:eastAsia="x-none"/>
        </w:rPr>
        <w:t xml:space="preserve"> for second LS in [108-e-R17-RRC] if necessary</w:t>
      </w:r>
      <w:r w:rsidRPr="00F457A0">
        <w:rPr>
          <w:rFonts w:hint="eastAsia"/>
          <w:lang w:eastAsia="x-none"/>
        </w:rPr>
        <w:t xml:space="preserve">: </w:t>
      </w:r>
      <w:r w:rsidRPr="00F457A0">
        <w:t>March 3</w:t>
      </w:r>
    </w:p>
    <w:p w14:paraId="5A574E08" w14:textId="61FB2409" w:rsidR="00F457A0" w:rsidRDefault="002328C4" w:rsidP="00F457A0">
      <w:hyperlink r:id="rId1330" w:history="1">
        <w:r w:rsidR="004371F4">
          <w:rPr>
            <w:rStyle w:val="Hyperlink"/>
          </w:rPr>
          <w:t>R1-2202495</w:t>
        </w:r>
      </w:hyperlink>
      <w:r w:rsidR="00F457A0">
        <w:tab/>
        <w:t>FL Summary for Rel-17 RRC parameters for positioning enhancement</w:t>
      </w:r>
      <w:r w:rsidR="00F457A0">
        <w:tab/>
        <w:t>Moderator (CATT)</w:t>
      </w:r>
    </w:p>
    <w:p w14:paraId="62596D88" w14:textId="7199B6AE" w:rsidR="00F457A0" w:rsidRPr="00F457A0" w:rsidRDefault="002328C4" w:rsidP="00F457A0">
      <w:pPr>
        <w:rPr>
          <w:b/>
          <w:bCs/>
        </w:rPr>
      </w:pPr>
      <w:hyperlink r:id="rId1331" w:history="1">
        <w:r w:rsidR="004371F4">
          <w:rPr>
            <w:rStyle w:val="Hyperlink"/>
            <w:b/>
            <w:bCs/>
          </w:rPr>
          <w:t>R1-2202496</w:t>
        </w:r>
      </w:hyperlink>
      <w:r w:rsidR="00F457A0" w:rsidRPr="00F457A0">
        <w:rPr>
          <w:b/>
          <w:bCs/>
        </w:rPr>
        <w:tab/>
        <w:t>FL Summary #2 for Rel-17 RRC parameters for positioning enhancement</w:t>
      </w:r>
      <w:r w:rsidR="00F457A0" w:rsidRPr="00F457A0">
        <w:rPr>
          <w:b/>
          <w:bCs/>
        </w:rPr>
        <w:tab/>
        <w:t>Moderator (CATT)</w:t>
      </w:r>
    </w:p>
    <w:p w14:paraId="195F8FE3" w14:textId="77777777" w:rsidR="00616DDE" w:rsidRDefault="00616DDE" w:rsidP="00616DDE">
      <w:pPr>
        <w:rPr>
          <w:lang w:eastAsia="x-none"/>
        </w:rPr>
      </w:pPr>
      <w:r w:rsidRPr="009C4C1C">
        <w:t xml:space="preserve">Document is noted. For consolidation under 8 in </w:t>
      </w:r>
      <w:r w:rsidRPr="007160F5">
        <w:rPr>
          <w:lang w:eastAsia="x-none"/>
        </w:rPr>
        <w:t>[108-e-R17-RRC]</w:t>
      </w:r>
      <w:r>
        <w:rPr>
          <w:lang w:eastAsia="x-none"/>
        </w:rPr>
        <w:t>.</w:t>
      </w:r>
    </w:p>
    <w:p w14:paraId="576A8504" w14:textId="77777777" w:rsidR="007C6FD8" w:rsidRDefault="007C6FD8" w:rsidP="006505A4"/>
    <w:p w14:paraId="3DCD5A05" w14:textId="5439866F" w:rsidR="006505A4" w:rsidRDefault="002328C4" w:rsidP="006505A4">
      <w:pPr>
        <w:rPr>
          <w:b/>
          <w:bCs/>
        </w:rPr>
      </w:pPr>
      <w:hyperlink r:id="rId1332" w:history="1">
        <w:r w:rsidR="004371F4">
          <w:rPr>
            <w:rStyle w:val="Hyperlink"/>
            <w:b/>
            <w:bCs/>
            <w:sz w:val="18"/>
            <w:szCs w:val="18"/>
            <w:lang w:eastAsia="x-none"/>
          </w:rPr>
          <w:t>R1-2201317</w:t>
        </w:r>
      </w:hyperlink>
      <w:r w:rsidR="006505A4" w:rsidRPr="006505A4">
        <w:rPr>
          <w:b/>
          <w:bCs/>
        </w:rPr>
        <w:tab/>
        <w:t>Discussion on the reporting of the Tx TEG association information</w:t>
      </w:r>
      <w:r w:rsidR="006505A4" w:rsidRPr="006505A4">
        <w:rPr>
          <w:b/>
          <w:bCs/>
        </w:rPr>
        <w:tab/>
        <w:t>CATT</w:t>
      </w:r>
    </w:p>
    <w:p w14:paraId="736C9A0C" w14:textId="6A36F3F4" w:rsidR="007C6FD8" w:rsidRPr="007C6FD8" w:rsidRDefault="007C6FD8" w:rsidP="006505A4">
      <w:r>
        <w:rPr>
          <w:b/>
          <w:bCs/>
        </w:rPr>
        <w:t>Decision:</w:t>
      </w:r>
      <w:r w:rsidRPr="007C6FD8">
        <w:t xml:space="preserve"> As per email decision posted on Feb 25</w:t>
      </w:r>
      <w:r w:rsidRPr="007C6FD8">
        <w:rPr>
          <w:vertAlign w:val="superscript"/>
        </w:rPr>
        <w:t>th</w:t>
      </w:r>
      <w:r w:rsidRPr="007C6FD8">
        <w:t>,</w:t>
      </w:r>
    </w:p>
    <w:p w14:paraId="6C7B1904" w14:textId="77777777" w:rsidR="006505A4" w:rsidRPr="00465254" w:rsidRDefault="006505A4" w:rsidP="006505A4">
      <w:pPr>
        <w:rPr>
          <w:highlight w:val="green"/>
        </w:rPr>
      </w:pPr>
      <w:r>
        <w:rPr>
          <w:highlight w:val="green"/>
        </w:rPr>
        <w:t>Agreement</w:t>
      </w:r>
    </w:p>
    <w:p w14:paraId="497BAC7B" w14:textId="2C5A9CCC" w:rsidR="006505A4" w:rsidRPr="00465254" w:rsidRDefault="006505A4" w:rsidP="006505A4">
      <w:r w:rsidRPr="00465254">
        <w:t>Provide the following response to RAN2 LS (</w:t>
      </w:r>
      <w:hyperlink r:id="rId1333" w:history="1">
        <w:r w:rsidR="004371F4">
          <w:rPr>
            <w:rStyle w:val="Hyperlink"/>
          </w:rPr>
          <w:t>R1-2201317</w:t>
        </w:r>
      </w:hyperlink>
      <w:r w:rsidRPr="00465254">
        <w:t>)</w:t>
      </w:r>
    </w:p>
    <w:p w14:paraId="2894D89B" w14:textId="77777777" w:rsidR="006505A4" w:rsidRDefault="006505A4" w:rsidP="006505A4">
      <w:r>
        <w:t>RAN1 would like to confirm the following:</w:t>
      </w:r>
    </w:p>
    <w:p w14:paraId="714677B1" w14:textId="77777777" w:rsidR="006505A4" w:rsidRDefault="006505A4" w:rsidP="00F44FD9">
      <w:pPr>
        <w:pStyle w:val="ListParagraph"/>
        <w:numPr>
          <w:ilvl w:val="0"/>
          <w:numId w:val="142"/>
        </w:numPr>
      </w:pPr>
      <w:r>
        <w:t xml:space="preserve">The parameter </w:t>
      </w:r>
      <w:r w:rsidRPr="006505A4">
        <w:rPr>
          <w:i/>
          <w:iCs/>
        </w:rPr>
        <w:t xml:space="preserve">numOfUERxTEG-PerPRSResource </w:t>
      </w:r>
      <w:r>
        <w:t xml:space="preserve">is a duplication of </w:t>
      </w:r>
      <w:r w:rsidRPr="006505A4">
        <w:rPr>
          <w:i/>
          <w:iCs/>
        </w:rPr>
        <w:t xml:space="preserve">MeasPRSwithDiffRxTEGs_Request_RSTD. </w:t>
      </w:r>
    </w:p>
    <w:p w14:paraId="376AA2C9" w14:textId="77777777" w:rsidR="006505A4" w:rsidRDefault="006505A4" w:rsidP="00F44FD9">
      <w:pPr>
        <w:pStyle w:val="ListParagraph"/>
        <w:numPr>
          <w:ilvl w:val="0"/>
          <w:numId w:val="142"/>
        </w:numPr>
      </w:pPr>
      <w:r>
        <w:t xml:space="preserve">The correct value range of </w:t>
      </w:r>
      <w:r w:rsidRPr="006505A4">
        <w:rPr>
          <w:i/>
          <w:iCs/>
        </w:rPr>
        <w:t>maxNumOfUE-RxTEG</w:t>
      </w:r>
      <w:r>
        <w:t xml:space="preserve"> is 32. </w:t>
      </w:r>
    </w:p>
    <w:p w14:paraId="10F3B8A3" w14:textId="77777777" w:rsidR="006505A4" w:rsidRDefault="006505A4" w:rsidP="00F44FD9">
      <w:pPr>
        <w:pStyle w:val="ListParagraph"/>
        <w:numPr>
          <w:ilvl w:val="0"/>
          <w:numId w:val="142"/>
        </w:numPr>
      </w:pPr>
      <w:r>
        <w:t xml:space="preserve">The parameter </w:t>
      </w:r>
      <w:r w:rsidRPr="006505A4">
        <w:rPr>
          <w:i/>
          <w:iCs/>
        </w:rPr>
        <w:t>[srs-PosResourceSetId]</w:t>
      </w:r>
      <w:r>
        <w:t xml:space="preserve"> is not needed. </w:t>
      </w:r>
    </w:p>
    <w:p w14:paraId="70FF00DB" w14:textId="77777777" w:rsidR="006505A4" w:rsidRDefault="006505A4" w:rsidP="006505A4">
      <w:r>
        <w:t xml:space="preserve">The </w:t>
      </w:r>
      <w:r>
        <w:rPr>
          <w:i/>
          <w:iCs/>
        </w:rPr>
        <w:t xml:space="preserve">numOfUERxTEG-PerPRSResource </w:t>
      </w:r>
      <w:r>
        <w:t xml:space="preserve">and </w:t>
      </w:r>
      <w:r>
        <w:rPr>
          <w:i/>
          <w:iCs/>
        </w:rPr>
        <w:t>[srs-PosResourceSetId]</w:t>
      </w:r>
      <w:r>
        <w:t xml:space="preserve"> will be removed when RAN1 provides the updated RRC parameter list to RAN2.</w:t>
      </w:r>
    </w:p>
    <w:p w14:paraId="1BACBA0E" w14:textId="16C8E992" w:rsidR="006505A4" w:rsidRDefault="006505A4" w:rsidP="006505A4"/>
    <w:p w14:paraId="12EBC34F" w14:textId="1C0E55B9" w:rsidR="004F3662" w:rsidRPr="007C6FD8" w:rsidRDefault="004F3662" w:rsidP="004F3662">
      <w:r>
        <w:rPr>
          <w:b/>
          <w:bCs/>
        </w:rPr>
        <w:t>Decision:</w:t>
      </w:r>
      <w:r w:rsidRPr="007C6FD8">
        <w:t xml:space="preserve"> As per email decision posted on </w:t>
      </w:r>
      <w:r>
        <w:t>Mar 1</w:t>
      </w:r>
      <w:r w:rsidRPr="004F3662">
        <w:rPr>
          <w:vertAlign w:val="superscript"/>
        </w:rPr>
        <w:t>st</w:t>
      </w:r>
      <w:r>
        <w:t>,</w:t>
      </w:r>
    </w:p>
    <w:p w14:paraId="5EA09D68" w14:textId="77777777" w:rsidR="004F3662" w:rsidRPr="00465254" w:rsidRDefault="004F3662" w:rsidP="004F3662">
      <w:pPr>
        <w:rPr>
          <w:highlight w:val="green"/>
        </w:rPr>
      </w:pPr>
      <w:r>
        <w:rPr>
          <w:highlight w:val="green"/>
        </w:rPr>
        <w:t>Agreement</w:t>
      </w:r>
    </w:p>
    <w:p w14:paraId="52C3776C" w14:textId="77777777" w:rsidR="004F3662" w:rsidRPr="00A002D0" w:rsidRDefault="004F3662" w:rsidP="00F44FD9">
      <w:pPr>
        <w:pStyle w:val="ListParagraph"/>
        <w:numPr>
          <w:ilvl w:val="0"/>
          <w:numId w:val="251"/>
        </w:numPr>
      </w:pPr>
      <w:r w:rsidRPr="00A002D0">
        <w:t>If a UE is configured with SRS for positioning in multiple CCs, when the UE reports UE Tx TEG(s) for UL-TDOA or Multi-RTT, the frequency information of SRS for positioning resources should be included in the report;</w:t>
      </w:r>
    </w:p>
    <w:p w14:paraId="2FC93F81" w14:textId="77777777" w:rsidR="004F3662" w:rsidRPr="00A002D0" w:rsidRDefault="004F3662" w:rsidP="00F44FD9">
      <w:pPr>
        <w:pStyle w:val="ListParagraph"/>
        <w:numPr>
          <w:ilvl w:val="0"/>
          <w:numId w:val="251"/>
        </w:numPr>
      </w:pPr>
      <w:r w:rsidRPr="00A002D0">
        <w:t>It is up to RAN2/RAN3 to decide how the frequency information of SRS for positioning resources is included in the report of the UE Tx TEG(s)</w:t>
      </w:r>
    </w:p>
    <w:p w14:paraId="56960676" w14:textId="77777777" w:rsidR="004F3662" w:rsidRDefault="004F3662" w:rsidP="00F44FD9">
      <w:pPr>
        <w:pStyle w:val="ListParagraph"/>
        <w:numPr>
          <w:ilvl w:val="0"/>
          <w:numId w:val="251"/>
        </w:numPr>
      </w:pPr>
      <w:r w:rsidRPr="00A002D0">
        <w:t>Send LS to RAN2/RAN3 for the signaling design</w:t>
      </w:r>
    </w:p>
    <w:p w14:paraId="0C638B02" w14:textId="231A4A6F" w:rsidR="00F457A0" w:rsidRPr="004F3662" w:rsidRDefault="002328C4" w:rsidP="00F457A0">
      <w:pPr>
        <w:rPr>
          <w:b/>
          <w:bCs/>
        </w:rPr>
      </w:pPr>
      <w:hyperlink r:id="rId1334" w:history="1">
        <w:r w:rsidR="004371F4">
          <w:rPr>
            <w:rStyle w:val="Hyperlink"/>
            <w:b/>
            <w:bCs/>
          </w:rPr>
          <w:t>R1-2202846</w:t>
        </w:r>
      </w:hyperlink>
      <w:r w:rsidR="00F457A0" w:rsidRPr="004F3662">
        <w:rPr>
          <w:b/>
          <w:bCs/>
        </w:rPr>
        <w:tab/>
        <w:t>[DRAFT] LS on frequency information of SRS for positioning resources</w:t>
      </w:r>
      <w:r w:rsidR="00F457A0" w:rsidRPr="004F3662">
        <w:rPr>
          <w:b/>
          <w:bCs/>
        </w:rPr>
        <w:tab/>
        <w:t>Moderator(CATT)</w:t>
      </w:r>
    </w:p>
    <w:p w14:paraId="61D89049" w14:textId="23C23E40" w:rsidR="00F457A0" w:rsidRDefault="004F3662" w:rsidP="00F457A0">
      <w:r w:rsidRPr="004F3662">
        <w:rPr>
          <w:b/>
          <w:bCs/>
        </w:rPr>
        <w:lastRenderedPageBreak/>
        <w:t>Decision:</w:t>
      </w:r>
      <w:r>
        <w:t xml:space="preserve"> From Mar 3</w:t>
      </w:r>
      <w:r w:rsidRPr="004F3662">
        <w:rPr>
          <w:vertAlign w:val="superscript"/>
        </w:rPr>
        <w:t>rd</w:t>
      </w:r>
      <w:r>
        <w:t xml:space="preserve"> GTW session, the draft LS is endorsed. Final version is </w:t>
      </w:r>
      <w:r w:rsidRPr="004F3662">
        <w:rPr>
          <w:highlight w:val="green"/>
        </w:rPr>
        <w:t xml:space="preserve">approved in </w:t>
      </w:r>
      <w:hyperlink r:id="rId1335" w:history="1">
        <w:r w:rsidR="004371F4">
          <w:rPr>
            <w:rStyle w:val="Hyperlink"/>
            <w:highlight w:val="green"/>
          </w:rPr>
          <w:t>R1-2202847</w:t>
        </w:r>
      </w:hyperlink>
      <w:r>
        <w:t>.</w:t>
      </w:r>
    </w:p>
    <w:p w14:paraId="6019BFEE" w14:textId="77777777" w:rsidR="004F3662" w:rsidRDefault="004F3662" w:rsidP="00F457A0"/>
    <w:p w14:paraId="22ADF832" w14:textId="7EBE6835" w:rsidR="004F3662" w:rsidRPr="001A18F9" w:rsidRDefault="002328C4" w:rsidP="004F3662">
      <w:pPr>
        <w:rPr>
          <w:b/>
          <w:bCs/>
          <w:lang w:eastAsia="x-none"/>
        </w:rPr>
      </w:pPr>
      <w:hyperlink r:id="rId1336" w:history="1">
        <w:r w:rsidR="004371F4">
          <w:rPr>
            <w:rStyle w:val="Hyperlink"/>
            <w:b/>
            <w:bCs/>
            <w:lang w:eastAsia="x-none"/>
          </w:rPr>
          <w:t>R1-2202620</w:t>
        </w:r>
      </w:hyperlink>
      <w:r w:rsidR="004F3662" w:rsidRPr="001A18F9">
        <w:rPr>
          <w:b/>
          <w:bCs/>
          <w:lang w:eastAsia="x-none"/>
        </w:rPr>
        <w:tab/>
        <w:t>LS to RAN1 on positioning issues needing further input</w:t>
      </w:r>
      <w:r w:rsidR="004F3662" w:rsidRPr="001A18F9">
        <w:rPr>
          <w:b/>
          <w:bCs/>
          <w:lang w:eastAsia="x-none"/>
        </w:rPr>
        <w:tab/>
        <w:t>RAN2, Intel</w:t>
      </w:r>
    </w:p>
    <w:p w14:paraId="4C242213" w14:textId="17068938" w:rsidR="00F457A0" w:rsidRDefault="002328C4" w:rsidP="00F457A0">
      <w:pPr>
        <w:rPr>
          <w:b/>
          <w:bCs/>
        </w:rPr>
      </w:pPr>
      <w:hyperlink r:id="rId1337" w:history="1">
        <w:r w:rsidR="004371F4">
          <w:rPr>
            <w:rStyle w:val="Hyperlink"/>
            <w:b/>
            <w:bCs/>
          </w:rPr>
          <w:t>R1-2202848</w:t>
        </w:r>
      </w:hyperlink>
      <w:r w:rsidR="00F457A0" w:rsidRPr="004F3662">
        <w:rPr>
          <w:b/>
          <w:bCs/>
        </w:rPr>
        <w:tab/>
        <w:t>[DRAFT] Reply LS on positioning issues needing further input</w:t>
      </w:r>
      <w:r w:rsidR="00F457A0" w:rsidRPr="004F3662">
        <w:rPr>
          <w:b/>
          <w:bCs/>
        </w:rPr>
        <w:tab/>
        <w:t>Moderator (CATT, Intel)</w:t>
      </w:r>
    </w:p>
    <w:p w14:paraId="47F7D363" w14:textId="2691CF5E" w:rsidR="00F457A0" w:rsidRPr="006505A4" w:rsidRDefault="001978F6" w:rsidP="00F457A0">
      <w:r>
        <w:rPr>
          <w:b/>
          <w:bCs/>
        </w:rPr>
        <w:t>Decision:</w:t>
      </w:r>
      <w:r w:rsidRPr="007C6FD8">
        <w:t xml:space="preserve"> As per email decision posted on </w:t>
      </w:r>
      <w:r>
        <w:t>Mar 3</w:t>
      </w:r>
      <w:r w:rsidRPr="001978F6">
        <w:rPr>
          <w:vertAlign w:val="superscript"/>
        </w:rPr>
        <w:t>rd</w:t>
      </w:r>
      <w:r>
        <w:t xml:space="preserve">, </w:t>
      </w:r>
      <w:r w:rsidR="004F3662">
        <w:t>the draft LS is endorsed. Final version</w:t>
      </w:r>
      <w:r w:rsidR="004F3662" w:rsidRPr="004F3662">
        <w:t xml:space="preserve"> </w:t>
      </w:r>
      <w:r w:rsidR="004F3662">
        <w:t xml:space="preserve">to </w:t>
      </w:r>
      <w:hyperlink r:id="rId1338" w:history="1">
        <w:r w:rsidR="004371F4">
          <w:rPr>
            <w:rStyle w:val="Hyperlink"/>
          </w:rPr>
          <w:t>R1-2202620</w:t>
        </w:r>
      </w:hyperlink>
      <w:r w:rsidR="004F3662" w:rsidRPr="00C35814">
        <w:t>(R2-2203597)</w:t>
      </w:r>
      <w:r w:rsidR="004F3662">
        <w:t xml:space="preserve"> is </w:t>
      </w:r>
      <w:r w:rsidR="004F3662" w:rsidRPr="004F3662">
        <w:rPr>
          <w:highlight w:val="green"/>
        </w:rPr>
        <w:t xml:space="preserve">approved in </w:t>
      </w:r>
      <w:hyperlink r:id="rId1339" w:history="1">
        <w:r w:rsidR="004371F4">
          <w:rPr>
            <w:rStyle w:val="Hyperlink"/>
            <w:highlight w:val="green"/>
          </w:rPr>
          <w:t>R1-2202849</w:t>
        </w:r>
      </w:hyperlink>
      <w:r w:rsidR="004F3662">
        <w:t>.</w:t>
      </w:r>
    </w:p>
    <w:p w14:paraId="7EC57FF7" w14:textId="77777777" w:rsidR="006B480F" w:rsidRDefault="006B480F" w:rsidP="000C6A34">
      <w:pPr>
        <w:pStyle w:val="Heading3"/>
      </w:pPr>
      <w:bookmarkStart w:id="146" w:name="_Toc98334421"/>
      <w:r w:rsidRPr="00540963">
        <w:t>Accuracy improvements by mitigating UE Rx/Tx and/or gNB Rx/Tx timing delays</w:t>
      </w:r>
      <w:bookmarkEnd w:id="145"/>
      <w:bookmarkEnd w:id="146"/>
    </w:p>
    <w:p w14:paraId="79CB0FC7" w14:textId="77777777" w:rsidR="006B480F" w:rsidRDefault="006B480F" w:rsidP="006B480F">
      <w:pPr>
        <w:rPr>
          <w:i/>
          <w:iCs/>
        </w:rPr>
      </w:pPr>
      <w:r w:rsidRPr="00616AA8">
        <w:rPr>
          <w:i/>
          <w:iCs/>
        </w:rPr>
        <w:t>Including DL, UL and DL+UL positioning methods, and UE-based and UE-assisted positioning solutions.</w:t>
      </w:r>
    </w:p>
    <w:p w14:paraId="35CDE182" w14:textId="77777777" w:rsidR="000C6A34" w:rsidRDefault="000C6A34" w:rsidP="006B480F"/>
    <w:p w14:paraId="7DF735F6" w14:textId="01D7CB97" w:rsidR="006B480F" w:rsidRPr="00523133" w:rsidRDefault="002328C4" w:rsidP="006B480F">
      <w:pPr>
        <w:rPr>
          <w:iCs/>
        </w:rPr>
      </w:pPr>
      <w:hyperlink r:id="rId1340" w:history="1">
        <w:r w:rsidR="004371F4">
          <w:rPr>
            <w:rStyle w:val="Hyperlink"/>
            <w:iCs/>
          </w:rPr>
          <w:t>R1-2200920</w:t>
        </w:r>
      </w:hyperlink>
      <w:r w:rsidR="006B480F" w:rsidRPr="00523133">
        <w:rPr>
          <w:iCs/>
        </w:rPr>
        <w:tab/>
        <w:t>Maintenance of Rx/Tx timing error</w:t>
      </w:r>
      <w:r w:rsidR="006B480F" w:rsidRPr="00523133">
        <w:rPr>
          <w:iCs/>
        </w:rPr>
        <w:tab/>
        <w:t>Huawei, HiSilicon</w:t>
      </w:r>
    </w:p>
    <w:p w14:paraId="0FDE2B03" w14:textId="00783D71" w:rsidR="006B480F" w:rsidRPr="00523133" w:rsidRDefault="002328C4" w:rsidP="006B480F">
      <w:pPr>
        <w:rPr>
          <w:iCs/>
        </w:rPr>
      </w:pPr>
      <w:hyperlink r:id="rId1341" w:history="1">
        <w:r w:rsidR="004371F4">
          <w:rPr>
            <w:rStyle w:val="Hyperlink"/>
            <w:iCs/>
          </w:rPr>
          <w:t>R1-2201093</w:t>
        </w:r>
      </w:hyperlink>
      <w:r w:rsidR="006B480F">
        <w:rPr>
          <w:iCs/>
        </w:rPr>
        <w:tab/>
        <w:t xml:space="preserve">Maintenance on </w:t>
      </w:r>
      <w:r w:rsidR="006B480F" w:rsidRPr="00523133">
        <w:rPr>
          <w:iCs/>
        </w:rPr>
        <w:t>enhancements for RX/TX timing delay mitigating</w:t>
      </w:r>
      <w:r w:rsidR="006B480F" w:rsidRPr="00523133">
        <w:rPr>
          <w:iCs/>
        </w:rPr>
        <w:tab/>
        <w:t>vivo</w:t>
      </w:r>
    </w:p>
    <w:p w14:paraId="5924C351" w14:textId="519B3D28" w:rsidR="006B480F" w:rsidRPr="00523133" w:rsidRDefault="002328C4" w:rsidP="006B480F">
      <w:pPr>
        <w:rPr>
          <w:iCs/>
        </w:rPr>
      </w:pPr>
      <w:hyperlink r:id="rId1342" w:history="1">
        <w:r w:rsidR="004371F4">
          <w:rPr>
            <w:rStyle w:val="Hyperlink"/>
            <w:iCs/>
          </w:rPr>
          <w:t>R1-2201193</w:t>
        </w:r>
      </w:hyperlink>
      <w:r w:rsidR="006B480F" w:rsidRPr="00523133">
        <w:rPr>
          <w:iCs/>
        </w:rPr>
        <w:tab/>
        <w:t>Remaining issues on timing delay mitigation for NR positioning</w:t>
      </w:r>
      <w:r w:rsidR="006B480F" w:rsidRPr="00523133">
        <w:rPr>
          <w:iCs/>
        </w:rPr>
        <w:tab/>
        <w:t>ZTE</w:t>
      </w:r>
    </w:p>
    <w:p w14:paraId="7265E13A" w14:textId="32A4FE6F" w:rsidR="006B480F" w:rsidRPr="00523133" w:rsidRDefault="002328C4" w:rsidP="006B480F">
      <w:pPr>
        <w:rPr>
          <w:iCs/>
        </w:rPr>
      </w:pPr>
      <w:hyperlink r:id="rId1343" w:history="1">
        <w:r w:rsidR="004371F4">
          <w:rPr>
            <w:rStyle w:val="Hyperlink"/>
            <w:iCs/>
          </w:rPr>
          <w:t>R1-2201239</w:t>
        </w:r>
      </w:hyperlink>
      <w:r w:rsidR="006B480F" w:rsidRPr="00523133">
        <w:rPr>
          <w:iCs/>
        </w:rPr>
        <w:tab/>
        <w:t>Enhancement of timing-based positioning by mitigating UE Rx/Tx and/or gNB Rx/Tx timing delays</w:t>
      </w:r>
      <w:r w:rsidR="006B480F" w:rsidRPr="00523133">
        <w:rPr>
          <w:iCs/>
        </w:rPr>
        <w:tab/>
        <w:t>OPPO</w:t>
      </w:r>
    </w:p>
    <w:p w14:paraId="497E5000" w14:textId="70E21976" w:rsidR="006B480F" w:rsidRPr="00523133" w:rsidRDefault="002328C4" w:rsidP="006B480F">
      <w:pPr>
        <w:rPr>
          <w:iCs/>
        </w:rPr>
      </w:pPr>
      <w:hyperlink r:id="rId1344" w:history="1">
        <w:r w:rsidR="004371F4">
          <w:rPr>
            <w:rStyle w:val="Hyperlink"/>
            <w:iCs/>
          </w:rPr>
          <w:t>R1-2201361</w:t>
        </w:r>
      </w:hyperlink>
      <w:r w:rsidR="006B480F" w:rsidRPr="00523133">
        <w:rPr>
          <w:iCs/>
        </w:rPr>
        <w:tab/>
        <w:t>Remaining issues on mitigating UE and gNB Rx/Tx timing errors</w:t>
      </w:r>
      <w:r w:rsidR="006B480F" w:rsidRPr="00523133">
        <w:rPr>
          <w:iCs/>
        </w:rPr>
        <w:tab/>
        <w:t>CATT</w:t>
      </w:r>
    </w:p>
    <w:p w14:paraId="0DCFF96D" w14:textId="05A2F9C5" w:rsidR="006B480F" w:rsidRPr="00523133" w:rsidRDefault="002328C4" w:rsidP="006B480F">
      <w:pPr>
        <w:rPr>
          <w:iCs/>
        </w:rPr>
      </w:pPr>
      <w:hyperlink r:id="rId1345" w:history="1">
        <w:r w:rsidR="004371F4">
          <w:rPr>
            <w:rStyle w:val="Hyperlink"/>
            <w:iCs/>
          </w:rPr>
          <w:t>R1-2201582</w:t>
        </w:r>
      </w:hyperlink>
      <w:r w:rsidR="006B480F" w:rsidRPr="00523133">
        <w:rPr>
          <w:iCs/>
        </w:rPr>
        <w:tab/>
        <w:t>Remaining Issues on Mitigating Rx/Tx Timing Delays</w:t>
      </w:r>
      <w:r w:rsidR="006B480F" w:rsidRPr="00523133">
        <w:rPr>
          <w:iCs/>
        </w:rPr>
        <w:tab/>
        <w:t>Sony</w:t>
      </w:r>
    </w:p>
    <w:p w14:paraId="7EA093E0" w14:textId="7B1B1B81" w:rsidR="006B480F" w:rsidRPr="00523133" w:rsidRDefault="002328C4" w:rsidP="006B480F">
      <w:pPr>
        <w:rPr>
          <w:iCs/>
        </w:rPr>
      </w:pPr>
      <w:hyperlink r:id="rId1346" w:history="1">
        <w:r w:rsidR="004371F4">
          <w:rPr>
            <w:rStyle w:val="Hyperlink"/>
            <w:iCs/>
          </w:rPr>
          <w:t>R1-2201634</w:t>
        </w:r>
      </w:hyperlink>
      <w:r w:rsidR="006B480F" w:rsidRPr="00523133">
        <w:rPr>
          <w:iCs/>
        </w:rPr>
        <w:tab/>
        <w:t>Maintenance of mitigating UE and gNB Rx/Tx timing errors</w:t>
      </w:r>
      <w:r w:rsidR="006B480F" w:rsidRPr="00523133">
        <w:rPr>
          <w:iCs/>
        </w:rPr>
        <w:tab/>
        <w:t>Nokia, Nokia Shanghai Bell</w:t>
      </w:r>
    </w:p>
    <w:p w14:paraId="7155EAF0" w14:textId="76610945" w:rsidR="006B480F" w:rsidRPr="00523133" w:rsidRDefault="002328C4" w:rsidP="006B480F">
      <w:pPr>
        <w:rPr>
          <w:iCs/>
        </w:rPr>
      </w:pPr>
      <w:hyperlink r:id="rId1347" w:history="1">
        <w:r w:rsidR="004371F4">
          <w:rPr>
            <w:rStyle w:val="Hyperlink"/>
            <w:iCs/>
          </w:rPr>
          <w:t>R1-2201697</w:t>
        </w:r>
      </w:hyperlink>
      <w:r w:rsidR="006B480F" w:rsidRPr="00523133">
        <w:rPr>
          <w:iCs/>
        </w:rPr>
        <w:tab/>
        <w:t>Maintenance for mitigation UE Rx/Tx and/or gNB Rx/Tx timing delays</w:t>
      </w:r>
      <w:r w:rsidR="006B480F" w:rsidRPr="00523133">
        <w:rPr>
          <w:iCs/>
        </w:rPr>
        <w:tab/>
        <w:t>Intel Corporation</w:t>
      </w:r>
    </w:p>
    <w:p w14:paraId="0822EF0E" w14:textId="4CA52977" w:rsidR="006B480F" w:rsidRPr="00523133" w:rsidRDefault="002328C4" w:rsidP="006B480F">
      <w:pPr>
        <w:rPr>
          <w:iCs/>
        </w:rPr>
      </w:pPr>
      <w:hyperlink r:id="rId1348" w:history="1">
        <w:r w:rsidR="004371F4">
          <w:rPr>
            <w:rStyle w:val="Hyperlink"/>
            <w:iCs/>
          </w:rPr>
          <w:t>R1-2201824</w:t>
        </w:r>
      </w:hyperlink>
      <w:r w:rsidR="006B480F" w:rsidRPr="00523133">
        <w:rPr>
          <w:iCs/>
        </w:rPr>
        <w:tab/>
        <w:t>Discussion on accuracy improvements by mitigating timing delays</w:t>
      </w:r>
      <w:r w:rsidR="006B480F" w:rsidRPr="00523133">
        <w:rPr>
          <w:iCs/>
        </w:rPr>
        <w:tab/>
        <w:t>InterDigital, Inc.</w:t>
      </w:r>
    </w:p>
    <w:p w14:paraId="3F3994EC" w14:textId="34E28229" w:rsidR="006B480F" w:rsidRPr="00523133" w:rsidRDefault="002328C4" w:rsidP="006B480F">
      <w:pPr>
        <w:rPr>
          <w:iCs/>
        </w:rPr>
      </w:pPr>
      <w:hyperlink r:id="rId1349" w:history="1">
        <w:r w:rsidR="004371F4">
          <w:rPr>
            <w:rStyle w:val="Hyperlink"/>
            <w:iCs/>
          </w:rPr>
          <w:t>R1-2201856</w:t>
        </w:r>
      </w:hyperlink>
      <w:r w:rsidR="006B480F" w:rsidRPr="00523133">
        <w:rPr>
          <w:iCs/>
        </w:rPr>
        <w:tab/>
        <w:t>Remaining issues on UE/gNB Rx/Tx timing errors mitigation</w:t>
      </w:r>
      <w:r w:rsidR="006B480F" w:rsidRPr="00523133">
        <w:rPr>
          <w:iCs/>
        </w:rPr>
        <w:tab/>
        <w:t>CMCC</w:t>
      </w:r>
    </w:p>
    <w:p w14:paraId="1F12FB5A" w14:textId="3B09140E" w:rsidR="006B480F" w:rsidRPr="00523133" w:rsidRDefault="002328C4" w:rsidP="006B480F">
      <w:pPr>
        <w:rPr>
          <w:iCs/>
        </w:rPr>
      </w:pPr>
      <w:hyperlink r:id="rId1350" w:history="1">
        <w:r w:rsidR="004371F4">
          <w:rPr>
            <w:rStyle w:val="Hyperlink"/>
            <w:iCs/>
          </w:rPr>
          <w:t>R1-2202014</w:t>
        </w:r>
      </w:hyperlink>
      <w:r w:rsidR="006B480F" w:rsidRPr="00523133">
        <w:rPr>
          <w:iCs/>
        </w:rPr>
        <w:tab/>
        <w:t>Discussion on accuracy improvements by mitigating UE Rx/Tx and/or gNB Rx/Tx timing delays</w:t>
      </w:r>
      <w:r w:rsidR="006B480F" w:rsidRPr="00523133">
        <w:rPr>
          <w:iCs/>
        </w:rPr>
        <w:tab/>
        <w:t>Samsung</w:t>
      </w:r>
    </w:p>
    <w:p w14:paraId="36416877" w14:textId="64F7D4BE" w:rsidR="006B480F" w:rsidRPr="00523133" w:rsidRDefault="002328C4" w:rsidP="006B480F">
      <w:pPr>
        <w:rPr>
          <w:iCs/>
        </w:rPr>
      </w:pPr>
      <w:hyperlink r:id="rId1351" w:history="1">
        <w:r w:rsidR="004371F4">
          <w:rPr>
            <w:rStyle w:val="Hyperlink"/>
            <w:iCs/>
          </w:rPr>
          <w:t>R1-2202140</w:t>
        </w:r>
      </w:hyperlink>
      <w:r w:rsidR="006B480F" w:rsidRPr="00523133">
        <w:rPr>
          <w:iCs/>
        </w:rPr>
        <w:tab/>
        <w:t>Maintenance for Timing Error Mitigations for improved Accuracy</w:t>
      </w:r>
      <w:r w:rsidR="006B480F" w:rsidRPr="00523133">
        <w:rPr>
          <w:iCs/>
        </w:rPr>
        <w:tab/>
        <w:t>Qualcomm Incorporated</w:t>
      </w:r>
    </w:p>
    <w:p w14:paraId="06515CA0" w14:textId="46977789" w:rsidR="006B480F" w:rsidRPr="00523133" w:rsidRDefault="002328C4" w:rsidP="006B480F">
      <w:pPr>
        <w:rPr>
          <w:iCs/>
        </w:rPr>
      </w:pPr>
      <w:hyperlink r:id="rId1352" w:history="1">
        <w:r w:rsidR="004371F4">
          <w:rPr>
            <w:rStyle w:val="Hyperlink"/>
            <w:iCs/>
          </w:rPr>
          <w:t>R1-2202291</w:t>
        </w:r>
      </w:hyperlink>
      <w:r w:rsidR="006B480F" w:rsidRPr="00523133">
        <w:rPr>
          <w:iCs/>
        </w:rPr>
        <w:tab/>
        <w:t>Discussion on accuracy improvement by mitigating UE Rx/Tx and gNB Rx/Tx timing delays</w:t>
      </w:r>
      <w:r w:rsidR="006B480F" w:rsidRPr="00523133">
        <w:rPr>
          <w:iCs/>
        </w:rPr>
        <w:tab/>
        <w:t>LG Electronics</w:t>
      </w:r>
    </w:p>
    <w:p w14:paraId="7A5B0CDC" w14:textId="75B0F98E" w:rsidR="006B480F" w:rsidRPr="00523133" w:rsidRDefault="002328C4" w:rsidP="006B480F">
      <w:pPr>
        <w:rPr>
          <w:iCs/>
        </w:rPr>
      </w:pPr>
      <w:hyperlink r:id="rId1353" w:history="1">
        <w:r w:rsidR="004371F4">
          <w:rPr>
            <w:rStyle w:val="Hyperlink"/>
            <w:iCs/>
          </w:rPr>
          <w:t>R1-2202366</w:t>
        </w:r>
      </w:hyperlink>
      <w:r w:rsidR="006B480F" w:rsidRPr="00523133">
        <w:rPr>
          <w:iCs/>
        </w:rPr>
        <w:tab/>
        <w:t>Maintenance for Rx/Tx timing delays mitigation</w:t>
      </w:r>
      <w:r w:rsidR="006B480F" w:rsidRPr="00523133">
        <w:rPr>
          <w:iCs/>
        </w:rPr>
        <w:tab/>
        <w:t>Fraunhofer IIS, Fraunhofer HHI</w:t>
      </w:r>
    </w:p>
    <w:p w14:paraId="1209509B" w14:textId="45EBB197" w:rsidR="006B480F" w:rsidRPr="00523133" w:rsidRDefault="002328C4" w:rsidP="006B480F">
      <w:pPr>
        <w:rPr>
          <w:iCs/>
        </w:rPr>
      </w:pPr>
      <w:hyperlink r:id="rId1354" w:history="1">
        <w:r w:rsidR="004371F4">
          <w:rPr>
            <w:rStyle w:val="Hyperlink"/>
            <w:iCs/>
          </w:rPr>
          <w:t>R1-2202370</w:t>
        </w:r>
      </w:hyperlink>
      <w:r w:rsidR="006B480F" w:rsidRPr="00523133">
        <w:rPr>
          <w:iCs/>
        </w:rPr>
        <w:tab/>
        <w:t>Tx/Rx timing error mitigation maintenance issues</w:t>
      </w:r>
      <w:r w:rsidR="006B480F" w:rsidRPr="00523133">
        <w:rPr>
          <w:iCs/>
        </w:rPr>
        <w:tab/>
        <w:t>Lenovo, Motorola Mobility</w:t>
      </w:r>
    </w:p>
    <w:p w14:paraId="0A660761" w14:textId="33E85D72" w:rsidR="006B480F" w:rsidRPr="00523133" w:rsidRDefault="002328C4" w:rsidP="006B480F">
      <w:pPr>
        <w:rPr>
          <w:iCs/>
        </w:rPr>
      </w:pPr>
      <w:hyperlink r:id="rId1355" w:history="1">
        <w:r w:rsidR="004371F4">
          <w:rPr>
            <w:rStyle w:val="Hyperlink"/>
            <w:iCs/>
          </w:rPr>
          <w:t>R1-2202389</w:t>
        </w:r>
      </w:hyperlink>
      <w:r w:rsidR="006B480F" w:rsidRPr="00523133">
        <w:rPr>
          <w:iCs/>
        </w:rPr>
        <w:tab/>
        <w:t>Techniques mitigating Rx/Tx timing delays</w:t>
      </w:r>
      <w:r w:rsidR="006B480F" w:rsidRPr="00523133">
        <w:rPr>
          <w:iCs/>
        </w:rPr>
        <w:tab/>
        <w:t>Ericsson</w:t>
      </w:r>
    </w:p>
    <w:p w14:paraId="0735C924" w14:textId="365106D4" w:rsidR="006B480F" w:rsidRDefault="006B480F" w:rsidP="000C6A34"/>
    <w:p w14:paraId="337C3D5F" w14:textId="77777777" w:rsidR="000C6A34" w:rsidRPr="00A57B97" w:rsidRDefault="000C6A34" w:rsidP="000C6A34">
      <w:pPr>
        <w:rPr>
          <w:lang w:eastAsia="x-none"/>
        </w:rPr>
      </w:pPr>
      <w:r w:rsidRPr="00A57B97">
        <w:rPr>
          <w:lang w:eastAsia="x-none"/>
        </w:rPr>
        <w:t>[108-e-R17-ePos-01] – Ren Da (CATT)</w:t>
      </w:r>
    </w:p>
    <w:p w14:paraId="172AB43B" w14:textId="4971F2CB" w:rsidR="000C6A34" w:rsidRPr="000C6A34" w:rsidRDefault="000C6A34" w:rsidP="000C6A34">
      <w:pPr>
        <w:rPr>
          <w:lang w:eastAsia="x-none"/>
        </w:rPr>
      </w:pPr>
      <w:r w:rsidRPr="000C6A34">
        <w:rPr>
          <w:lang w:eastAsia="x-none"/>
        </w:rPr>
        <w:t>Email discussion for maintenance on accuracy improvements by mitigating UE Rx/Tx and/or gNB Rx/Tx timing delays</w:t>
      </w:r>
    </w:p>
    <w:p w14:paraId="5C50F6DA" w14:textId="77777777" w:rsidR="000C6A34" w:rsidRPr="000C6A34" w:rsidRDefault="000C6A34" w:rsidP="000C6A34">
      <w:pPr>
        <w:numPr>
          <w:ilvl w:val="0"/>
          <w:numId w:val="62"/>
        </w:numPr>
        <w:rPr>
          <w:lang w:eastAsia="x-none"/>
        </w:rPr>
      </w:pPr>
      <w:r w:rsidRPr="000C6A34">
        <w:rPr>
          <w:rFonts w:hint="eastAsia"/>
          <w:lang w:eastAsia="x-none"/>
        </w:rPr>
        <w:t>1</w:t>
      </w:r>
      <w:r w:rsidRPr="000C6A34">
        <w:rPr>
          <w:rFonts w:hint="eastAsia"/>
          <w:vertAlign w:val="superscript"/>
          <w:lang w:eastAsia="x-none"/>
        </w:rPr>
        <w:t>st</w:t>
      </w:r>
      <w:r w:rsidRPr="000C6A34">
        <w:rPr>
          <w:rFonts w:hint="eastAsia"/>
          <w:lang w:eastAsia="x-none"/>
        </w:rPr>
        <w:t xml:space="preserve"> check point: </w:t>
      </w:r>
      <w:r w:rsidRPr="000C6A34">
        <w:t>February</w:t>
      </w:r>
      <w:r w:rsidRPr="000C6A34">
        <w:rPr>
          <w:rFonts w:hint="eastAsia"/>
        </w:rPr>
        <w:t xml:space="preserve"> </w:t>
      </w:r>
      <w:r w:rsidRPr="000C6A34">
        <w:t>25</w:t>
      </w:r>
    </w:p>
    <w:p w14:paraId="291AE49C" w14:textId="77777777" w:rsidR="000C6A34" w:rsidRPr="000C6A34" w:rsidRDefault="000C6A34" w:rsidP="000C6A34">
      <w:pPr>
        <w:numPr>
          <w:ilvl w:val="0"/>
          <w:numId w:val="62"/>
        </w:numPr>
        <w:rPr>
          <w:lang w:eastAsia="x-none"/>
        </w:rPr>
      </w:pPr>
      <w:r w:rsidRPr="000C6A34">
        <w:rPr>
          <w:lang w:eastAsia="x-none"/>
        </w:rPr>
        <w:t>Final</w:t>
      </w:r>
      <w:r w:rsidRPr="000C6A34">
        <w:rPr>
          <w:rFonts w:hint="eastAsia"/>
          <w:lang w:eastAsia="x-none"/>
        </w:rPr>
        <w:t xml:space="preserve"> check point: </w:t>
      </w:r>
      <w:r w:rsidRPr="000C6A34">
        <w:t>March 3</w:t>
      </w:r>
    </w:p>
    <w:p w14:paraId="0F55C0ED" w14:textId="65980C9A" w:rsidR="000C6A34" w:rsidRPr="000C6A34" w:rsidRDefault="002328C4" w:rsidP="000C6A34">
      <w:pPr>
        <w:rPr>
          <w:b/>
        </w:rPr>
      </w:pPr>
      <w:hyperlink r:id="rId1356" w:history="1">
        <w:r w:rsidR="004371F4">
          <w:rPr>
            <w:rStyle w:val="Hyperlink"/>
            <w:b/>
          </w:rPr>
          <w:t>R1-2202497</w:t>
        </w:r>
      </w:hyperlink>
      <w:r w:rsidR="000C6A34" w:rsidRPr="000C6A34">
        <w:rPr>
          <w:b/>
        </w:rPr>
        <w:tab/>
        <w:t>FL Summary for accuracy improvements by mitigating UE Rx/Tx and/or gNB Rx/Tx timing delays</w:t>
      </w:r>
      <w:r w:rsidR="000C6A34" w:rsidRPr="000C6A34">
        <w:rPr>
          <w:b/>
        </w:rPr>
        <w:tab/>
        <w:t>Moderator (CATT)</w:t>
      </w:r>
    </w:p>
    <w:p w14:paraId="7F523204" w14:textId="18CC36A2" w:rsidR="000C6A34" w:rsidRDefault="000C6A34" w:rsidP="000C6A34">
      <w:r>
        <w:t>From Feb 22</w:t>
      </w:r>
      <w:r w:rsidRPr="000C6A34">
        <w:rPr>
          <w:vertAlign w:val="superscript"/>
        </w:rPr>
        <w:t>nd</w:t>
      </w:r>
      <w:r>
        <w:t xml:space="preserve"> GTW session</w:t>
      </w:r>
    </w:p>
    <w:p w14:paraId="27A9850E" w14:textId="77777777" w:rsidR="000C6A34" w:rsidRPr="000C6A34" w:rsidRDefault="000C6A34" w:rsidP="000C6A34">
      <w:pPr>
        <w:rPr>
          <w:bCs/>
          <w:color w:val="000000"/>
        </w:rPr>
      </w:pPr>
      <w:r w:rsidRPr="000C6A34">
        <w:rPr>
          <w:bCs/>
          <w:color w:val="000000"/>
          <w:highlight w:val="green"/>
        </w:rPr>
        <w:t>Agreement</w:t>
      </w:r>
    </w:p>
    <w:p w14:paraId="2D62274E" w14:textId="77777777" w:rsidR="000C6A34" w:rsidRPr="00A07B67" w:rsidRDefault="000C6A34" w:rsidP="000C6A34">
      <w:pPr>
        <w:rPr>
          <w:color w:val="000000"/>
        </w:rPr>
      </w:pPr>
      <w:r w:rsidRPr="00A07B67">
        <w:rPr>
          <w:color w:val="000000"/>
        </w:rPr>
        <w:t>Provide the following responses to RAN4’s LS on Rel-15 SR</w:t>
      </w:r>
      <w:r>
        <w:rPr>
          <w:color w:val="000000"/>
        </w:rPr>
        <w:t>S</w:t>
      </w:r>
      <w:r w:rsidRPr="00A07B67">
        <w:rPr>
          <w:color w:val="000000"/>
        </w:rPr>
        <w:t xml:space="preserve"> for UE/gNB Rx-Tx time difference measurement:</w:t>
      </w:r>
    </w:p>
    <w:p w14:paraId="298A9E2C" w14:textId="77777777" w:rsidR="000C6A34" w:rsidRPr="000C6A34" w:rsidRDefault="000C6A34" w:rsidP="00D259AB">
      <w:pPr>
        <w:pStyle w:val="ListParagraph"/>
        <w:numPr>
          <w:ilvl w:val="0"/>
          <w:numId w:val="72"/>
        </w:numPr>
        <w:rPr>
          <w:bCs/>
        </w:rPr>
      </w:pPr>
      <w:r w:rsidRPr="000C6A34">
        <w:rPr>
          <w:bCs/>
        </w:rPr>
        <w:t>The use of Rel-15 SRS for UE Rx-Tx time difference measurement and/or gNB Rx-Tx time difference measurement for the purpose of positioning is currently not specified in Rel-16.</w:t>
      </w:r>
    </w:p>
    <w:p w14:paraId="45E2D8B9" w14:textId="77777777" w:rsidR="000C6A34" w:rsidRPr="000C6A34" w:rsidRDefault="000C6A34" w:rsidP="00D259AB">
      <w:pPr>
        <w:pStyle w:val="ListParagraph"/>
        <w:numPr>
          <w:ilvl w:val="0"/>
          <w:numId w:val="72"/>
        </w:numPr>
        <w:rPr>
          <w:bCs/>
        </w:rPr>
      </w:pPr>
      <w:r w:rsidRPr="000C6A34">
        <w:rPr>
          <w:bCs/>
        </w:rPr>
        <w:t>RAN1 has discussed the use of Rel-15 SRS for UE Rx-Tx time difference measurement and gNB Rx-Tx time difference measurement for the purpose of positioning in Rel-17, but has concluded not to specify it in Rel-17.</w:t>
      </w:r>
    </w:p>
    <w:p w14:paraId="605CF2A1" w14:textId="77777777" w:rsidR="000C6A34" w:rsidRPr="00EC6E33" w:rsidRDefault="000C6A34" w:rsidP="000C6A34">
      <w:pPr>
        <w:rPr>
          <w:rFonts w:eastAsia="SimSun"/>
          <w:lang w:eastAsia="zh-CN"/>
        </w:rPr>
      </w:pPr>
      <w:r w:rsidRPr="00EC6E33">
        <w:rPr>
          <w:rFonts w:eastAsia="SimSun" w:hint="eastAsia"/>
          <w:lang w:eastAsia="zh-CN"/>
        </w:rPr>
        <w:t xml:space="preserve">Draft reply LS </w:t>
      </w:r>
      <w:r w:rsidRPr="00EC6E33">
        <w:rPr>
          <w:rFonts w:eastAsia="SimSun"/>
          <w:lang w:eastAsia="zh-CN"/>
        </w:rPr>
        <w:t xml:space="preserve">to </w:t>
      </w:r>
    </w:p>
    <w:p w14:paraId="68D4F69C" w14:textId="07DFE36D" w:rsidR="000C6A34" w:rsidRDefault="002328C4" w:rsidP="000C6A34">
      <w:pPr>
        <w:rPr>
          <w:b/>
          <w:bCs/>
          <w:lang w:eastAsia="x-none"/>
        </w:rPr>
      </w:pPr>
      <w:hyperlink r:id="rId1357" w:history="1">
        <w:r w:rsidR="004371F4">
          <w:rPr>
            <w:rStyle w:val="Hyperlink"/>
            <w:b/>
            <w:bCs/>
            <w:lang w:eastAsia="x-none"/>
          </w:rPr>
          <w:t>R1-2200900</w:t>
        </w:r>
      </w:hyperlink>
      <w:r w:rsidR="000C6A34" w:rsidRPr="00F96361">
        <w:rPr>
          <w:b/>
          <w:bCs/>
          <w:lang w:eastAsia="x-none"/>
        </w:rPr>
        <w:tab/>
        <w:t>LS on SRS for multi-RTT positioning</w:t>
      </w:r>
      <w:r w:rsidR="000C6A34" w:rsidRPr="00F96361">
        <w:rPr>
          <w:b/>
          <w:bCs/>
          <w:lang w:eastAsia="x-none"/>
        </w:rPr>
        <w:tab/>
        <w:t>RAN4, Huawei</w:t>
      </w:r>
    </w:p>
    <w:p w14:paraId="7F00BF3A" w14:textId="3C7D3135" w:rsidR="000C6A34" w:rsidRPr="00EC6E33" w:rsidRDefault="002328C4" w:rsidP="000C6A34">
      <w:pPr>
        <w:rPr>
          <w:rFonts w:ascii="Times New Roman" w:hAnsi="Times New Roman"/>
          <w:b/>
          <w:bCs/>
        </w:rPr>
      </w:pPr>
      <w:hyperlink r:id="rId1358" w:history="1">
        <w:r w:rsidR="004371F4">
          <w:rPr>
            <w:rStyle w:val="Hyperlink"/>
            <w:rFonts w:ascii="Times New Roman" w:hAnsi="Times New Roman"/>
            <w:b/>
            <w:bCs/>
          </w:rPr>
          <w:t>R1-2202658</w:t>
        </w:r>
      </w:hyperlink>
      <w:r w:rsidR="00EC6E33" w:rsidRPr="00EC6E33">
        <w:rPr>
          <w:rFonts w:ascii="Times New Roman" w:hAnsi="Times New Roman"/>
          <w:b/>
          <w:bCs/>
        </w:rPr>
        <w:tab/>
        <w:t>Draft reply LS on SRS for multi-RTT positioning</w:t>
      </w:r>
      <w:r w:rsidR="00EC6E33" w:rsidRPr="00EC6E33">
        <w:rPr>
          <w:rFonts w:ascii="Times New Roman" w:hAnsi="Times New Roman"/>
          <w:b/>
          <w:bCs/>
        </w:rPr>
        <w:tab/>
        <w:t>Moderator (Huawei)</w:t>
      </w:r>
    </w:p>
    <w:p w14:paraId="6AB7D3CF" w14:textId="530EB191" w:rsidR="00EC6E33" w:rsidRPr="00EC6E33" w:rsidRDefault="00EC6E33" w:rsidP="000C6A34">
      <w:pPr>
        <w:rPr>
          <w:rFonts w:ascii="Times New Roman" w:hAnsi="Times New Roman"/>
          <w:color w:val="000000"/>
        </w:rPr>
      </w:pPr>
      <w:r w:rsidRPr="00EC6E33">
        <w:rPr>
          <w:rFonts w:ascii="Times New Roman" w:hAnsi="Times New Roman"/>
          <w:b/>
          <w:bCs/>
          <w:color w:val="000000"/>
        </w:rPr>
        <w:t>Decision:</w:t>
      </w:r>
      <w:r w:rsidRPr="00EC6E33">
        <w:rPr>
          <w:rFonts w:ascii="Times New Roman" w:hAnsi="Times New Roman"/>
          <w:color w:val="000000"/>
        </w:rPr>
        <w:t xml:space="preserve"> As per email decision posted on Feb 24</w:t>
      </w:r>
      <w:r w:rsidRPr="00EC6E33">
        <w:rPr>
          <w:rFonts w:ascii="Times New Roman" w:hAnsi="Times New Roman"/>
          <w:color w:val="000000"/>
          <w:vertAlign w:val="superscript"/>
        </w:rPr>
        <w:t>th</w:t>
      </w:r>
      <w:r w:rsidRPr="00EC6E33">
        <w:rPr>
          <w:rFonts w:ascii="Times New Roman" w:hAnsi="Times New Roman"/>
          <w:color w:val="000000"/>
        </w:rPr>
        <w:t xml:space="preserve">, the draft LS is endorsed. Final LS is </w:t>
      </w:r>
      <w:r w:rsidRPr="00EC6E33">
        <w:rPr>
          <w:rFonts w:ascii="Times New Roman" w:hAnsi="Times New Roman"/>
          <w:color w:val="000000"/>
          <w:highlight w:val="green"/>
        </w:rPr>
        <w:t xml:space="preserve">approved in </w:t>
      </w:r>
      <w:hyperlink r:id="rId1359" w:history="1">
        <w:r w:rsidR="004371F4">
          <w:rPr>
            <w:rStyle w:val="Hyperlink"/>
            <w:rFonts w:ascii="Times New Roman" w:hAnsi="Times New Roman"/>
            <w:highlight w:val="green"/>
          </w:rPr>
          <w:t>R1-2202659</w:t>
        </w:r>
      </w:hyperlink>
      <w:r w:rsidRPr="00EC6E33">
        <w:rPr>
          <w:rFonts w:ascii="Times New Roman" w:hAnsi="Times New Roman"/>
          <w:b/>
          <w:bCs/>
        </w:rPr>
        <w:t>.</w:t>
      </w:r>
    </w:p>
    <w:p w14:paraId="5AB50D27" w14:textId="77777777" w:rsidR="000C6A34" w:rsidRDefault="000C6A34" w:rsidP="000C6A34"/>
    <w:p w14:paraId="0403DAE9" w14:textId="77777777" w:rsidR="000C6A34" w:rsidRPr="00D34335" w:rsidRDefault="000C6A34" w:rsidP="000C6A34">
      <w:pPr>
        <w:rPr>
          <w:i/>
          <w:color w:val="000000"/>
        </w:rPr>
      </w:pPr>
    </w:p>
    <w:p w14:paraId="557B9258" w14:textId="483320B9" w:rsidR="000C6A34" w:rsidRPr="00EC6E33" w:rsidRDefault="002328C4" w:rsidP="000C6A34">
      <w:pPr>
        <w:rPr>
          <w:b/>
          <w:bCs/>
        </w:rPr>
      </w:pPr>
      <w:hyperlink r:id="rId1360" w:history="1">
        <w:r w:rsidR="004371F4">
          <w:rPr>
            <w:rStyle w:val="Hyperlink"/>
            <w:b/>
            <w:bCs/>
          </w:rPr>
          <w:t>R1-2202498</w:t>
        </w:r>
      </w:hyperlink>
      <w:r w:rsidR="000C6A34" w:rsidRPr="00EC6E33">
        <w:rPr>
          <w:b/>
          <w:bCs/>
        </w:rPr>
        <w:tab/>
        <w:t>FL Summary #2 for accuracy improvements by mitigating UE Rx/Tx and/or gNB Rx/Tx timing delays</w:t>
      </w:r>
      <w:r w:rsidR="000C6A34" w:rsidRPr="00EC6E33">
        <w:rPr>
          <w:b/>
          <w:bCs/>
        </w:rPr>
        <w:tab/>
        <w:t>Moderator (CATT)</w:t>
      </w:r>
    </w:p>
    <w:p w14:paraId="50532661" w14:textId="4619B44B" w:rsidR="00EC6E33" w:rsidRDefault="00EC6E33" w:rsidP="000C6A34">
      <w:r w:rsidRPr="00EC6E33">
        <w:rPr>
          <w:rFonts w:ascii="Times New Roman" w:hAnsi="Times New Roman"/>
          <w:b/>
          <w:bCs/>
          <w:color w:val="000000"/>
        </w:rPr>
        <w:t>Decision:</w:t>
      </w:r>
      <w:r w:rsidRPr="00EC6E33">
        <w:rPr>
          <w:rFonts w:ascii="Times New Roman" w:hAnsi="Times New Roman"/>
          <w:color w:val="000000"/>
        </w:rPr>
        <w:t xml:space="preserve"> As per email decision posted on Feb 2</w:t>
      </w:r>
      <w:r>
        <w:rPr>
          <w:rFonts w:ascii="Times New Roman" w:hAnsi="Times New Roman"/>
          <w:color w:val="000000"/>
        </w:rPr>
        <w:t>6</w:t>
      </w:r>
      <w:r w:rsidRPr="00EC6E33">
        <w:rPr>
          <w:rFonts w:ascii="Times New Roman" w:hAnsi="Times New Roman"/>
          <w:color w:val="000000"/>
          <w:vertAlign w:val="superscript"/>
        </w:rPr>
        <w:t>th</w:t>
      </w:r>
      <w:r w:rsidRPr="00EC6E33">
        <w:rPr>
          <w:rFonts w:ascii="Times New Roman" w:hAnsi="Times New Roman"/>
          <w:color w:val="000000"/>
        </w:rPr>
        <w:t>,</w:t>
      </w:r>
    </w:p>
    <w:p w14:paraId="5295C33D" w14:textId="483B1CB6" w:rsidR="00EC6E33" w:rsidRDefault="00EC6E33" w:rsidP="000C6A34">
      <w:r w:rsidRPr="00EC6E33">
        <w:rPr>
          <w:highlight w:val="green"/>
        </w:rPr>
        <w:t>Agreement</w:t>
      </w:r>
    </w:p>
    <w:p w14:paraId="2B7F4729" w14:textId="77777777" w:rsidR="00EC6E33" w:rsidRDefault="00EC6E33" w:rsidP="00EC6E33">
      <w:r w:rsidRPr="00EC6E33">
        <w:t>The TP below for TS 38.214 section 5.1.6.5 is endorsed</w:t>
      </w:r>
    </w:p>
    <w:p w14:paraId="4CD9B8CD" w14:textId="77777777" w:rsidR="00EC6E33" w:rsidRPr="001820A8" w:rsidRDefault="00EC6E33" w:rsidP="00EC6E33">
      <w:pPr>
        <w:ind w:leftChars="300" w:left="600"/>
        <w:jc w:val="center"/>
        <w:rPr>
          <w:color w:val="FF0000"/>
        </w:rPr>
      </w:pPr>
      <w:r w:rsidRPr="001820A8">
        <w:rPr>
          <w:color w:val="FF0000"/>
        </w:rPr>
        <w:t>----------------- Start of TP ----------------</w:t>
      </w:r>
    </w:p>
    <w:p w14:paraId="57936032" w14:textId="77777777" w:rsidR="00EC6E33" w:rsidRPr="00EC6E33" w:rsidRDefault="00EC6E33" w:rsidP="00EC6E33">
      <w:pPr>
        <w:ind w:leftChars="200" w:left="400"/>
        <w:rPr>
          <w:rFonts w:ascii="Arial" w:hAnsi="Arial" w:cs="Arial"/>
          <w:b/>
          <w:sz w:val="16"/>
          <w:szCs w:val="16"/>
        </w:rPr>
      </w:pPr>
      <w:bookmarkStart w:id="147" w:name="_Toc29674292"/>
      <w:bookmarkStart w:id="148" w:name="_Toc45810567"/>
      <w:bookmarkStart w:id="149" w:name="_Toc29673158"/>
      <w:bookmarkStart w:id="150" w:name="_Toc29673299"/>
      <w:bookmarkStart w:id="151" w:name="_Toc36645522"/>
      <w:bookmarkStart w:id="152" w:name="_Toc91695435"/>
      <w:r w:rsidRPr="00EC6E33">
        <w:rPr>
          <w:rFonts w:ascii="Arial" w:hAnsi="Arial" w:cs="Arial"/>
          <w:b/>
          <w:sz w:val="16"/>
          <w:szCs w:val="16"/>
        </w:rPr>
        <w:t>5.1.6.5 PRS reception procedure</w:t>
      </w:r>
      <w:bookmarkEnd w:id="147"/>
      <w:bookmarkEnd w:id="148"/>
      <w:bookmarkEnd w:id="149"/>
      <w:bookmarkEnd w:id="150"/>
      <w:bookmarkEnd w:id="151"/>
      <w:bookmarkEnd w:id="152"/>
    </w:p>
    <w:p w14:paraId="4BDE4231" w14:textId="77777777" w:rsidR="00EC6E33" w:rsidRPr="00EC6E33" w:rsidRDefault="00EC6E33" w:rsidP="00EC6E33">
      <w:pPr>
        <w:ind w:leftChars="500" w:left="1000"/>
        <w:jc w:val="center"/>
        <w:rPr>
          <w:rFonts w:ascii="Arial" w:hAnsi="Arial" w:cs="Arial"/>
          <w:sz w:val="16"/>
          <w:szCs w:val="16"/>
        </w:rPr>
      </w:pPr>
      <w:r w:rsidRPr="00EC6E33">
        <w:rPr>
          <w:rFonts w:ascii="Arial" w:hAnsi="Arial" w:cs="Arial"/>
          <w:b/>
          <w:bCs/>
          <w:color w:val="0070C0"/>
          <w:sz w:val="16"/>
          <w:szCs w:val="16"/>
        </w:rPr>
        <w:t>&lt;</w:t>
      </w:r>
      <w:r w:rsidRPr="00EC6E33">
        <w:rPr>
          <w:rFonts w:ascii="Arial" w:hAnsi="Arial" w:cs="Arial"/>
          <w:color w:val="0070C0"/>
          <w:sz w:val="16"/>
          <w:szCs w:val="16"/>
        </w:rPr>
        <w:t>Unchanged text is omitted&gt;</w:t>
      </w:r>
    </w:p>
    <w:p w14:paraId="289E3E73" w14:textId="77777777" w:rsidR="00EC6E33" w:rsidRPr="00EC6E33" w:rsidRDefault="00EC6E33" w:rsidP="00EC6E33">
      <w:pPr>
        <w:ind w:leftChars="200" w:left="400"/>
        <w:rPr>
          <w:rFonts w:ascii="Arial" w:hAnsi="Arial" w:cs="Arial"/>
          <w:sz w:val="16"/>
          <w:szCs w:val="16"/>
        </w:rPr>
      </w:pPr>
      <w:r w:rsidRPr="00EC6E33">
        <w:rPr>
          <w:rFonts w:ascii="Arial" w:hAnsi="Arial" w:cs="Arial"/>
          <w:sz w:val="16"/>
          <w:szCs w:val="16"/>
          <w:lang w:val="en-US"/>
        </w:rPr>
        <w:t>The UE may report a UE Rx TEG ID via higher layer parameter [</w:t>
      </w:r>
      <w:r w:rsidRPr="00EC6E33">
        <w:rPr>
          <w:rFonts w:ascii="Arial" w:hAnsi="Arial" w:cs="Arial"/>
          <w:i/>
          <w:iCs/>
          <w:sz w:val="16"/>
          <w:szCs w:val="16"/>
          <w:lang w:val="en-US"/>
        </w:rPr>
        <w:t>ueRxTEG-ID</w:t>
      </w:r>
      <w:r w:rsidRPr="00EC6E33">
        <w:rPr>
          <w:rFonts w:ascii="Arial" w:hAnsi="Arial" w:cs="Arial"/>
          <w:sz w:val="16"/>
          <w:szCs w:val="16"/>
          <w:lang w:val="en-US"/>
        </w:rPr>
        <w:t xml:space="preserve">] for a RSTD reference time </w:t>
      </w:r>
      <w:r w:rsidRPr="00EC6E33">
        <w:rPr>
          <w:rFonts w:ascii="Arial" w:hAnsi="Arial" w:cs="Arial"/>
          <w:i/>
          <w:iCs/>
          <w:snapToGrid w:val="0"/>
          <w:sz w:val="16"/>
          <w:szCs w:val="16"/>
          <w:lang w:val="en-US"/>
        </w:rPr>
        <w:t>dl-PRS-ReferenceInfo</w:t>
      </w:r>
      <w:r w:rsidRPr="00EC6E33">
        <w:rPr>
          <w:rFonts w:ascii="Arial" w:hAnsi="Arial" w:cs="Arial"/>
          <w:sz w:val="16"/>
          <w:szCs w:val="16"/>
          <w:lang w:val="en-US"/>
        </w:rPr>
        <w:t xml:space="preserve"> and a UE Rx TEG ID for each DL RSTD measurement, where the DL RSTD can be DL RSTD measurement in </w:t>
      </w:r>
      <w:r w:rsidRPr="00EC6E33">
        <w:rPr>
          <w:rFonts w:ascii="Arial" w:hAnsi="Arial" w:cs="Arial"/>
          <w:i/>
          <w:color w:val="FF0000"/>
          <w:sz w:val="16"/>
          <w:szCs w:val="16"/>
          <w:u w:val="single"/>
          <w:lang w:val="en-US"/>
        </w:rPr>
        <w:t>NR-DL-TDOA-MeasElement</w:t>
      </w:r>
      <w:r w:rsidRPr="00EC6E33">
        <w:rPr>
          <w:rFonts w:ascii="Arial" w:hAnsi="Arial" w:cs="Arial"/>
          <w:color w:val="FF0000"/>
          <w:sz w:val="16"/>
          <w:szCs w:val="16"/>
          <w:u w:val="single"/>
          <w:lang w:val="en-US"/>
        </w:rPr>
        <w:t xml:space="preserve"> and/or </w:t>
      </w:r>
      <w:r w:rsidRPr="00EC6E33">
        <w:rPr>
          <w:rFonts w:ascii="Arial" w:hAnsi="Arial" w:cs="Arial"/>
          <w:i/>
          <w:iCs/>
          <w:snapToGrid w:val="0"/>
          <w:sz w:val="16"/>
          <w:szCs w:val="16"/>
        </w:rPr>
        <w:t>NR-DL-TDOA-AdditionalMeasurementElement</w:t>
      </w:r>
      <w:r w:rsidRPr="00EC6E33">
        <w:rPr>
          <w:rFonts w:ascii="Arial" w:hAnsi="Arial" w:cs="Arial"/>
          <w:sz w:val="16"/>
          <w:szCs w:val="16"/>
          <w:lang w:val="en-US"/>
        </w:rPr>
        <w:t>.</w:t>
      </w:r>
      <w:r w:rsidRPr="00EC6E33">
        <w:rPr>
          <w:rFonts w:ascii="Arial" w:hAnsi="Arial" w:cs="Arial"/>
          <w:sz w:val="16"/>
          <w:szCs w:val="16"/>
        </w:rPr>
        <w:t xml:space="preserve"> </w:t>
      </w:r>
    </w:p>
    <w:p w14:paraId="59CE83CA" w14:textId="77777777" w:rsidR="00EC6E33" w:rsidRPr="00EC6E33" w:rsidRDefault="00EC6E33" w:rsidP="00EC6E33">
      <w:pPr>
        <w:ind w:leftChars="500" w:left="1000"/>
        <w:jc w:val="center"/>
        <w:rPr>
          <w:rFonts w:ascii="Arial" w:hAnsi="Arial" w:cs="Arial"/>
          <w:sz w:val="16"/>
          <w:szCs w:val="16"/>
        </w:rPr>
      </w:pPr>
      <w:r w:rsidRPr="00EC6E33">
        <w:rPr>
          <w:rFonts w:ascii="Arial" w:hAnsi="Arial" w:cs="Arial"/>
          <w:b/>
          <w:bCs/>
          <w:color w:val="0070C0"/>
          <w:sz w:val="16"/>
          <w:szCs w:val="16"/>
        </w:rPr>
        <w:t>&lt;</w:t>
      </w:r>
      <w:r w:rsidRPr="00EC6E33">
        <w:rPr>
          <w:rFonts w:ascii="Arial" w:hAnsi="Arial" w:cs="Arial"/>
          <w:color w:val="0070C0"/>
          <w:sz w:val="16"/>
          <w:szCs w:val="16"/>
        </w:rPr>
        <w:t>Unchanged text is omitted&gt;</w:t>
      </w:r>
    </w:p>
    <w:p w14:paraId="62A2B732" w14:textId="77777777" w:rsidR="00EC6E33" w:rsidRPr="001820A8" w:rsidRDefault="00EC6E33" w:rsidP="00EC6E33">
      <w:pPr>
        <w:ind w:leftChars="300" w:left="600"/>
        <w:jc w:val="center"/>
        <w:rPr>
          <w:b/>
          <w:szCs w:val="16"/>
          <w:lang w:eastAsia="zh-CN"/>
        </w:rPr>
      </w:pPr>
      <w:r w:rsidRPr="001820A8">
        <w:rPr>
          <w:color w:val="FF0000"/>
        </w:rPr>
        <w:t>----------------- End of TP ----------------</w:t>
      </w:r>
    </w:p>
    <w:p w14:paraId="1EC94C42" w14:textId="77777777" w:rsidR="00EC6E33" w:rsidRDefault="00EC6E33" w:rsidP="000C6A34"/>
    <w:p w14:paraId="1D8CF8AE" w14:textId="77777777" w:rsidR="00EC6E33" w:rsidRPr="001754AE" w:rsidRDefault="00EC6E33" w:rsidP="000C6A34"/>
    <w:p w14:paraId="00AA2CC3" w14:textId="4E92207B" w:rsidR="000C6A34" w:rsidRPr="008F3A81" w:rsidRDefault="002328C4" w:rsidP="000C6A34">
      <w:pPr>
        <w:rPr>
          <w:b/>
          <w:bCs/>
        </w:rPr>
      </w:pPr>
      <w:hyperlink r:id="rId1361" w:history="1">
        <w:r w:rsidR="004371F4">
          <w:rPr>
            <w:rStyle w:val="Hyperlink"/>
            <w:b/>
            <w:bCs/>
          </w:rPr>
          <w:t>R1-2202499</w:t>
        </w:r>
      </w:hyperlink>
      <w:r w:rsidR="000C6A34" w:rsidRPr="008F3A81">
        <w:rPr>
          <w:b/>
          <w:bCs/>
        </w:rPr>
        <w:tab/>
        <w:t>FL Summary #3 for accuracy improvements by mitigating UE Rx/Tx and/or gNB Rx/Tx timing delays</w:t>
      </w:r>
      <w:r w:rsidR="000C6A34" w:rsidRPr="008F3A81">
        <w:rPr>
          <w:b/>
          <w:bCs/>
        </w:rPr>
        <w:tab/>
        <w:t>Moderator (CATT)</w:t>
      </w:r>
    </w:p>
    <w:p w14:paraId="1A10734C" w14:textId="4302CE7E" w:rsidR="008F3A81" w:rsidRDefault="008F3A81" w:rsidP="000C6A34">
      <w:r>
        <w:t>From Feb 28</w:t>
      </w:r>
      <w:r w:rsidRPr="008F3A81">
        <w:rPr>
          <w:vertAlign w:val="superscript"/>
        </w:rPr>
        <w:t>th</w:t>
      </w:r>
      <w:r>
        <w:t xml:space="preserve"> GTW session</w:t>
      </w:r>
    </w:p>
    <w:p w14:paraId="59809719" w14:textId="77777777" w:rsidR="008F3A81" w:rsidRPr="008F3A81" w:rsidRDefault="008F3A81" w:rsidP="008F3A81">
      <w:pPr>
        <w:pStyle w:val="3GPPAgreements"/>
        <w:numPr>
          <w:ilvl w:val="0"/>
          <w:numId w:val="0"/>
        </w:numPr>
        <w:spacing w:before="0" w:after="0"/>
        <w:ind w:left="284" w:hanging="284"/>
        <w:rPr>
          <w:bCs/>
          <w:sz w:val="20"/>
        </w:rPr>
      </w:pPr>
      <w:r w:rsidRPr="008F3A81">
        <w:rPr>
          <w:bCs/>
          <w:sz w:val="20"/>
          <w:highlight w:val="green"/>
        </w:rPr>
        <w:t>Agreement</w:t>
      </w:r>
    </w:p>
    <w:p w14:paraId="35318F0C" w14:textId="5CA72125" w:rsidR="008F3A81" w:rsidRPr="008F3A81" w:rsidRDefault="008F3A81" w:rsidP="008F3A81">
      <w:pPr>
        <w:rPr>
          <w:rFonts w:ascii="Times New Roman" w:hAnsi="Times New Roman"/>
          <w:szCs w:val="20"/>
        </w:rPr>
      </w:pPr>
      <w:r w:rsidRPr="008F3A81">
        <w:rPr>
          <w:rFonts w:ascii="Times New Roman" w:hAnsi="Times New Roman"/>
          <w:szCs w:val="20"/>
        </w:rPr>
        <w:t>Provide the following response to RAN2 LS (</w:t>
      </w:r>
      <w:hyperlink r:id="rId1362" w:history="1">
        <w:r w:rsidR="004371F4">
          <w:rPr>
            <w:rStyle w:val="Hyperlink"/>
            <w:rFonts w:ascii="Times New Roman" w:hAnsi="Times New Roman"/>
            <w:szCs w:val="20"/>
          </w:rPr>
          <w:t>R1-2202620</w:t>
        </w:r>
      </w:hyperlink>
      <w:r w:rsidRPr="008F3A81">
        <w:rPr>
          <w:rFonts w:ascii="Times New Roman" w:hAnsi="Times New Roman"/>
          <w:szCs w:val="20"/>
        </w:rPr>
        <w:t>):</w:t>
      </w:r>
    </w:p>
    <w:p w14:paraId="49498797" w14:textId="77777777" w:rsidR="008F3A81" w:rsidRPr="008F3A81" w:rsidRDefault="008F3A81" w:rsidP="00F44FD9">
      <w:pPr>
        <w:pStyle w:val="ListParagraph"/>
        <w:numPr>
          <w:ilvl w:val="0"/>
          <w:numId w:val="159"/>
        </w:numPr>
        <w:overflowPunct/>
        <w:autoSpaceDE/>
        <w:autoSpaceDN/>
        <w:adjustRightInd/>
        <w:spacing w:after="0" w:line="259" w:lineRule="auto"/>
        <w:jc w:val="both"/>
        <w:textAlignment w:val="auto"/>
        <w:rPr>
          <w:bCs/>
          <w:lang w:eastAsia="zh-CN"/>
        </w:rPr>
      </w:pPr>
      <w:r w:rsidRPr="008F3A81">
        <w:rPr>
          <w:bCs/>
          <w:lang w:eastAsia="zh-CN"/>
        </w:rPr>
        <w:t>A “Rx TEG” is associated with one or more measurements obtained from one or multiple received RS resources. The Rx timing error differences between any pair of the measurements belonging to the same Rx TEG are within a certain margin.</w:t>
      </w:r>
    </w:p>
    <w:p w14:paraId="24E38998" w14:textId="77777777" w:rsidR="008F3A81" w:rsidRPr="008F3A81" w:rsidRDefault="008F3A81" w:rsidP="00F44FD9">
      <w:pPr>
        <w:pStyle w:val="ListParagraph"/>
        <w:numPr>
          <w:ilvl w:val="0"/>
          <w:numId w:val="159"/>
        </w:numPr>
        <w:overflowPunct/>
        <w:autoSpaceDE/>
        <w:autoSpaceDN/>
        <w:adjustRightInd/>
        <w:spacing w:after="0" w:line="259" w:lineRule="auto"/>
        <w:jc w:val="both"/>
        <w:textAlignment w:val="auto"/>
        <w:rPr>
          <w:bCs/>
          <w:lang w:eastAsia="zh-CN"/>
        </w:rPr>
      </w:pPr>
      <w:r w:rsidRPr="008F3A81">
        <w:rPr>
          <w:bCs/>
          <w:lang w:eastAsia="zh-CN"/>
        </w:rPr>
        <w:t>A “Tx TEG” is associated with one or more transmitted RS resources.  The Tx timing error differences between any pair of the RS resources belonging to the same Tx TEG are within a certain margin.</w:t>
      </w:r>
    </w:p>
    <w:p w14:paraId="4822489C" w14:textId="77777777" w:rsidR="008F3A81" w:rsidRPr="008F3A81" w:rsidRDefault="008F3A81" w:rsidP="00F44FD9">
      <w:pPr>
        <w:pStyle w:val="ListParagraph"/>
        <w:numPr>
          <w:ilvl w:val="0"/>
          <w:numId w:val="159"/>
        </w:numPr>
        <w:overflowPunct/>
        <w:autoSpaceDE/>
        <w:autoSpaceDN/>
        <w:adjustRightInd/>
        <w:spacing w:after="0" w:line="259" w:lineRule="auto"/>
        <w:jc w:val="both"/>
        <w:textAlignment w:val="auto"/>
        <w:rPr>
          <w:lang w:eastAsia="en-US"/>
        </w:rPr>
      </w:pPr>
      <w:r w:rsidRPr="008F3A81">
        <w:rPr>
          <w:bCs/>
          <w:lang w:eastAsia="zh-CN"/>
        </w:rPr>
        <w:t>The “group” means that for a set of multiple measurements or a set of multiple RS resources, if the error difference between any pair within the set is within the margin, the set is intuitively considered as timing error group, and is associated with a TEG ID.</w:t>
      </w:r>
    </w:p>
    <w:p w14:paraId="664871F2" w14:textId="77777777" w:rsidR="008F3A81" w:rsidRPr="008F3A81" w:rsidRDefault="008F3A81" w:rsidP="00F44FD9">
      <w:pPr>
        <w:pStyle w:val="ListParagraph"/>
        <w:numPr>
          <w:ilvl w:val="0"/>
          <w:numId w:val="159"/>
        </w:numPr>
        <w:overflowPunct/>
        <w:autoSpaceDE/>
        <w:autoSpaceDN/>
        <w:adjustRightInd/>
        <w:spacing w:after="0" w:line="259" w:lineRule="auto"/>
        <w:jc w:val="both"/>
        <w:textAlignment w:val="auto"/>
        <w:rPr>
          <w:bCs/>
          <w:lang w:eastAsia="zh-CN"/>
        </w:rPr>
      </w:pPr>
      <w:r w:rsidRPr="008F3A81">
        <w:rPr>
          <w:bCs/>
          <w:lang w:eastAsia="zh-CN"/>
        </w:rPr>
        <w:t xml:space="preserve">The definitions of the </w:t>
      </w:r>
      <w:r w:rsidRPr="008F3A81">
        <w:rPr>
          <w:bCs/>
          <w:i/>
          <w:lang w:eastAsia="zh-CN"/>
        </w:rPr>
        <w:t>Tx/Rx timing delays/errors</w:t>
      </w:r>
      <w:r w:rsidRPr="008F3A81">
        <w:rPr>
          <w:bCs/>
          <w:lang w:eastAsia="zh-CN"/>
        </w:rPr>
        <w:t xml:space="preserve"> and </w:t>
      </w:r>
      <w:r w:rsidRPr="008F3A81">
        <w:rPr>
          <w:bCs/>
          <w:i/>
          <w:lang w:eastAsia="zh-CN"/>
        </w:rPr>
        <w:t>Rx/Tx/RxTx TEGs</w:t>
      </w:r>
      <w:r w:rsidRPr="008F3A81">
        <w:rPr>
          <w:bCs/>
          <w:lang w:eastAsia="zh-CN"/>
        </w:rPr>
        <w:t xml:space="preserve"> in RAN2’s LS that RAN2 plans on using as a baseline are correct with the following changes. </w:t>
      </w:r>
    </w:p>
    <w:p w14:paraId="044832A0" w14:textId="77777777" w:rsidR="008F3A81" w:rsidRPr="008F3A81" w:rsidRDefault="008F3A81" w:rsidP="00F44FD9">
      <w:pPr>
        <w:pStyle w:val="ListParagraph"/>
        <w:numPr>
          <w:ilvl w:val="1"/>
          <w:numId w:val="159"/>
        </w:numPr>
        <w:overflowPunct/>
        <w:autoSpaceDE/>
        <w:autoSpaceDN/>
        <w:adjustRightInd/>
        <w:spacing w:after="0" w:line="259" w:lineRule="auto"/>
        <w:jc w:val="both"/>
        <w:textAlignment w:val="auto"/>
      </w:pPr>
      <w:r w:rsidRPr="008F3A81">
        <w:rPr>
          <w:b/>
          <w:bCs/>
        </w:rPr>
        <w:t>UE RxTx ‘timing error group’ (UE RxTx TEG)</w:t>
      </w:r>
      <w:r w:rsidRPr="008F3A81">
        <w:t>: Rx timing errors and Tx timing errors, associated with UE reporting of one or more UE Rx-Tx time difference measurements, which have the 'Rx timing errors+Tx timing errors' differences within a certain margin</w:t>
      </w:r>
    </w:p>
    <w:p w14:paraId="60CAD234" w14:textId="77777777" w:rsidR="008F3A81" w:rsidRPr="008F3A81" w:rsidRDefault="008F3A81" w:rsidP="00F44FD9">
      <w:pPr>
        <w:pStyle w:val="ListParagraph"/>
        <w:numPr>
          <w:ilvl w:val="1"/>
          <w:numId w:val="159"/>
        </w:numPr>
        <w:overflowPunct/>
        <w:autoSpaceDE/>
        <w:autoSpaceDN/>
        <w:adjustRightInd/>
        <w:spacing w:after="0" w:line="259" w:lineRule="auto"/>
        <w:jc w:val="both"/>
        <w:textAlignment w:val="auto"/>
      </w:pPr>
      <w:r w:rsidRPr="008F3A81">
        <w:rPr>
          <w:b/>
          <w:bCs/>
        </w:rPr>
        <w:t>TRP RxTx ‘timing error group’ (TRP RxTx TEG)</w:t>
      </w:r>
      <w:r w:rsidRPr="008F3A81">
        <w:t>: Rx timing errors and Tx timing errors, associated with TRP reporting of one or more gNB Rx-Tx time difference measurements, which have the 'Rx timing errors+Tx timing errors' differences within a certain margin</w:t>
      </w:r>
    </w:p>
    <w:p w14:paraId="5FEF09ED" w14:textId="48F2EDAD" w:rsidR="008F3A81" w:rsidRPr="008F3A81" w:rsidRDefault="008F3A81" w:rsidP="00F44FD9">
      <w:pPr>
        <w:pStyle w:val="ListParagraph"/>
        <w:numPr>
          <w:ilvl w:val="0"/>
          <w:numId w:val="159"/>
        </w:numPr>
        <w:overflowPunct/>
        <w:autoSpaceDE/>
        <w:autoSpaceDN/>
        <w:adjustRightInd/>
        <w:spacing w:after="0" w:line="259" w:lineRule="auto"/>
        <w:jc w:val="both"/>
        <w:textAlignment w:val="auto"/>
      </w:pPr>
      <w:r w:rsidRPr="008F3A81">
        <w:rPr>
          <w:bCs/>
        </w:rPr>
        <w:t>RAN1 is not planning on changing the definitions of UE Rx/Tx/RxTx TEGs specified in TS 38.214</w:t>
      </w:r>
      <w:r>
        <w:rPr>
          <w:bCs/>
        </w:rPr>
        <w:t>.</w:t>
      </w:r>
    </w:p>
    <w:p w14:paraId="705CBEA8" w14:textId="77777777" w:rsidR="008F3A81" w:rsidRPr="008F3A81" w:rsidRDefault="008F3A81" w:rsidP="008F3A81">
      <w:pPr>
        <w:rPr>
          <w:rFonts w:ascii="Times New Roman" w:hAnsi="Times New Roman"/>
          <w:szCs w:val="20"/>
          <w:lang w:val="en-US" w:eastAsia="zh-CN"/>
        </w:rPr>
      </w:pPr>
    </w:p>
    <w:p w14:paraId="15B0B6DC" w14:textId="77777777" w:rsidR="008F3A81" w:rsidRPr="008F3A81" w:rsidRDefault="008F3A81" w:rsidP="008F3A81">
      <w:pPr>
        <w:rPr>
          <w:rFonts w:ascii="Times New Roman" w:hAnsi="Times New Roman"/>
          <w:bCs/>
          <w:iCs/>
          <w:szCs w:val="20"/>
          <w:u w:val="single"/>
        </w:rPr>
      </w:pPr>
      <w:r w:rsidRPr="008F3A81">
        <w:rPr>
          <w:rFonts w:ascii="Times New Roman" w:hAnsi="Times New Roman"/>
          <w:bCs/>
          <w:iCs/>
          <w:szCs w:val="20"/>
          <w:u w:val="single"/>
        </w:rPr>
        <w:t>Conclusion</w:t>
      </w:r>
    </w:p>
    <w:p w14:paraId="3763D550" w14:textId="77777777" w:rsidR="008F3A81" w:rsidRPr="008F3A81" w:rsidRDefault="008F3A81" w:rsidP="008F3A81">
      <w:pPr>
        <w:rPr>
          <w:rFonts w:ascii="Times New Roman" w:hAnsi="Times New Roman"/>
          <w:iCs/>
          <w:szCs w:val="20"/>
        </w:rPr>
      </w:pPr>
      <w:r w:rsidRPr="008F3A81">
        <w:rPr>
          <w:rFonts w:ascii="Times New Roman" w:hAnsi="Times New Roman"/>
          <w:iCs/>
          <w:szCs w:val="20"/>
        </w:rPr>
        <w:t>From RAN1 perspective, no change to RAN1 specifications is needed in order to support PRU in Rel-17.</w:t>
      </w:r>
    </w:p>
    <w:p w14:paraId="0BFB2B2B" w14:textId="77777777" w:rsidR="008F3A81" w:rsidRPr="008F3A81" w:rsidRDefault="008F3A81" w:rsidP="008F3A81">
      <w:pPr>
        <w:rPr>
          <w:rFonts w:ascii="Times New Roman" w:hAnsi="Times New Roman"/>
          <w:iCs/>
          <w:szCs w:val="20"/>
        </w:rPr>
      </w:pPr>
    </w:p>
    <w:p w14:paraId="5DB8821A" w14:textId="77777777" w:rsidR="008F3A81" w:rsidRDefault="008F3A81" w:rsidP="000C6A34"/>
    <w:p w14:paraId="1B83F2CF" w14:textId="5D373EF3" w:rsidR="000C6A34" w:rsidRPr="00892998" w:rsidRDefault="002328C4" w:rsidP="000C6A34">
      <w:pPr>
        <w:rPr>
          <w:b/>
          <w:bCs/>
        </w:rPr>
      </w:pPr>
      <w:hyperlink r:id="rId1363" w:history="1">
        <w:r w:rsidR="004371F4">
          <w:rPr>
            <w:rStyle w:val="Hyperlink"/>
            <w:b/>
            <w:bCs/>
          </w:rPr>
          <w:t>R1-2202500</w:t>
        </w:r>
      </w:hyperlink>
      <w:r w:rsidR="000C6A34" w:rsidRPr="00892998">
        <w:rPr>
          <w:b/>
          <w:bCs/>
        </w:rPr>
        <w:tab/>
        <w:t>FL Summary #4 for accuracy improvements by mitigating UE Rx/Tx and/or gNB Rx/Tx timing delays</w:t>
      </w:r>
      <w:r w:rsidR="000C6A34" w:rsidRPr="00892998">
        <w:rPr>
          <w:b/>
          <w:bCs/>
        </w:rPr>
        <w:tab/>
        <w:t>Moderator (CATT)</w:t>
      </w:r>
    </w:p>
    <w:p w14:paraId="01A0CFE0" w14:textId="31082642" w:rsidR="00892998" w:rsidRPr="00892998" w:rsidRDefault="00892998" w:rsidP="00892998">
      <w:pPr>
        <w:rPr>
          <w:rFonts w:ascii="Times New Roman" w:hAnsi="Times New Roman"/>
          <w:szCs w:val="20"/>
        </w:rPr>
      </w:pPr>
      <w:r>
        <w:rPr>
          <w:rFonts w:ascii="Times New Roman" w:hAnsi="Times New Roman"/>
          <w:szCs w:val="20"/>
        </w:rPr>
        <w:t>From Mar 3</w:t>
      </w:r>
      <w:r w:rsidRPr="00892998">
        <w:rPr>
          <w:rFonts w:ascii="Times New Roman" w:hAnsi="Times New Roman"/>
          <w:szCs w:val="20"/>
          <w:vertAlign w:val="superscript"/>
        </w:rPr>
        <w:t>rd</w:t>
      </w:r>
      <w:r>
        <w:rPr>
          <w:rFonts w:ascii="Times New Roman" w:hAnsi="Times New Roman"/>
          <w:szCs w:val="20"/>
        </w:rPr>
        <w:t xml:space="preserve"> GTW session</w:t>
      </w:r>
    </w:p>
    <w:p w14:paraId="115372C2" w14:textId="77777777" w:rsidR="00892998" w:rsidRPr="00892998" w:rsidRDefault="00892998" w:rsidP="00892998">
      <w:pPr>
        <w:rPr>
          <w:rFonts w:ascii="Times New Roman" w:hAnsi="Times New Roman"/>
          <w:szCs w:val="20"/>
        </w:rPr>
      </w:pPr>
      <w:r w:rsidRPr="00892998">
        <w:rPr>
          <w:rFonts w:ascii="Times New Roman" w:hAnsi="Times New Roman"/>
          <w:szCs w:val="20"/>
          <w:highlight w:val="green"/>
        </w:rPr>
        <w:t>Agreement</w:t>
      </w:r>
    </w:p>
    <w:p w14:paraId="496640AA" w14:textId="510CB0D7" w:rsidR="00892998" w:rsidRPr="00892998" w:rsidRDefault="00892998" w:rsidP="00892998">
      <w:pPr>
        <w:rPr>
          <w:rFonts w:ascii="Times New Roman" w:hAnsi="Times New Roman"/>
          <w:i/>
          <w:szCs w:val="20"/>
        </w:rPr>
      </w:pPr>
      <w:r w:rsidRPr="00892998">
        <w:rPr>
          <w:rFonts w:ascii="Times New Roman" w:hAnsi="Times New Roman"/>
          <w:szCs w:val="20"/>
        </w:rPr>
        <w:t>RAN2’s question: “</w:t>
      </w:r>
      <w:r w:rsidRPr="00892998">
        <w:rPr>
          <w:rFonts w:ascii="Times New Roman" w:hAnsi="Times New Roman"/>
          <w:i/>
          <w:szCs w:val="20"/>
        </w:rPr>
        <w:t xml:space="preserve">whether the LMF determined “correction information” obtained from PRU measurements need to be provided to target UEs for UE-based mode of operation, and if so, kindly asks RAN1 to provide further details on the specific “correction information” which need to be provided to target UEs” in </w:t>
      </w:r>
      <w:r w:rsidRPr="00892998">
        <w:rPr>
          <w:rFonts w:ascii="Times New Roman" w:hAnsi="Times New Roman"/>
          <w:i/>
          <w:color w:val="000000"/>
          <w:szCs w:val="20"/>
        </w:rPr>
        <w:t xml:space="preserve">RAN2 LSs </w:t>
      </w:r>
      <w:r w:rsidRPr="00892998">
        <w:rPr>
          <w:rFonts w:ascii="Times New Roman" w:hAnsi="Times New Roman"/>
          <w:i/>
          <w:szCs w:val="20"/>
        </w:rPr>
        <w:t>[</w:t>
      </w:r>
      <w:hyperlink r:id="rId1364" w:history="1">
        <w:r w:rsidR="004371F4">
          <w:rPr>
            <w:rStyle w:val="Hyperlink"/>
            <w:rFonts w:ascii="Times New Roman" w:hAnsi="Times New Roman"/>
            <w:i/>
            <w:szCs w:val="20"/>
          </w:rPr>
          <w:t>R1-2200857</w:t>
        </w:r>
      </w:hyperlink>
      <w:r w:rsidRPr="00892998">
        <w:rPr>
          <w:rFonts w:ascii="Times New Roman" w:hAnsi="Times New Roman"/>
          <w:i/>
          <w:szCs w:val="20"/>
        </w:rPr>
        <w:t>]:</w:t>
      </w:r>
    </w:p>
    <w:p w14:paraId="0492D142" w14:textId="77777777" w:rsidR="00892998" w:rsidRPr="00892998" w:rsidRDefault="00892998" w:rsidP="00892998">
      <w:pPr>
        <w:rPr>
          <w:rFonts w:ascii="Times New Roman" w:hAnsi="Times New Roman"/>
          <w:szCs w:val="20"/>
        </w:rPr>
      </w:pPr>
      <w:r w:rsidRPr="00892998">
        <w:rPr>
          <w:rFonts w:ascii="Times New Roman" w:hAnsi="Times New Roman"/>
          <w:szCs w:val="20"/>
        </w:rPr>
        <w:t>Providing the following response to RAN2:</w:t>
      </w:r>
    </w:p>
    <w:p w14:paraId="0F7296BD" w14:textId="77777777" w:rsidR="00892998" w:rsidRPr="00892998" w:rsidRDefault="00892998" w:rsidP="00F44FD9">
      <w:pPr>
        <w:pStyle w:val="ListParagraph"/>
        <w:numPr>
          <w:ilvl w:val="0"/>
          <w:numId w:val="253"/>
        </w:numPr>
        <w:rPr>
          <w:i/>
          <w:color w:val="000000"/>
        </w:rPr>
      </w:pPr>
      <w:r w:rsidRPr="00892998">
        <w:rPr>
          <w:i/>
          <w:color w:val="000000"/>
        </w:rPr>
        <w:t xml:space="preserve">RAN1 has discussed the issue of whether to provide “correction information” obtained from PRU measurements from LMF to target UEs for UE-based positioning, but RAN1 cannot conclude whether to introduce </w:t>
      </w:r>
      <w:r w:rsidRPr="00892998">
        <w:rPr>
          <w:i/>
          <w:strike/>
          <w:color w:val="FF0000"/>
        </w:rPr>
        <w:t>new</w:t>
      </w:r>
      <w:r w:rsidRPr="00892998">
        <w:rPr>
          <w:i/>
          <w:color w:val="000000"/>
        </w:rPr>
        <w:t xml:space="preserve"> “correction information” for UE-based positioning in Rel-17.</w:t>
      </w:r>
    </w:p>
    <w:p w14:paraId="3A0D8842" w14:textId="77777777" w:rsidR="00892998" w:rsidRPr="00892998" w:rsidRDefault="00892998" w:rsidP="00F44FD9">
      <w:pPr>
        <w:pStyle w:val="ListParagraph"/>
        <w:numPr>
          <w:ilvl w:val="0"/>
          <w:numId w:val="253"/>
        </w:numPr>
        <w:rPr>
          <w:i/>
          <w:color w:val="000000"/>
        </w:rPr>
      </w:pPr>
      <w:r w:rsidRPr="00892998">
        <w:rPr>
          <w:i/>
          <w:color w:val="000000"/>
        </w:rPr>
        <w:t xml:space="preserve">RAN1 has decided no more discussion on </w:t>
      </w:r>
      <w:r w:rsidRPr="00892998">
        <w:rPr>
          <w:i/>
        </w:rPr>
        <w:t xml:space="preserve">“correction information” obtained from PRU measurements for UE-based positioning </w:t>
      </w:r>
      <w:r w:rsidRPr="00892998">
        <w:rPr>
          <w:i/>
          <w:color w:val="000000"/>
        </w:rPr>
        <w:t>in Rel-17.</w:t>
      </w:r>
    </w:p>
    <w:p w14:paraId="5B3CE357" w14:textId="77777777" w:rsidR="00892998" w:rsidRPr="00892998" w:rsidRDefault="00892998" w:rsidP="00892998">
      <w:pPr>
        <w:rPr>
          <w:rFonts w:ascii="Times New Roman" w:hAnsi="Times New Roman"/>
          <w:szCs w:val="20"/>
        </w:rPr>
      </w:pPr>
      <w:r w:rsidRPr="00892998">
        <w:rPr>
          <w:rFonts w:ascii="Times New Roman" w:hAnsi="Times New Roman"/>
          <w:szCs w:val="20"/>
          <w:highlight w:val="green"/>
        </w:rPr>
        <w:t>Agreement</w:t>
      </w:r>
    </w:p>
    <w:p w14:paraId="49EA6370" w14:textId="3D6BE6BD" w:rsidR="00892998" w:rsidRPr="00892998" w:rsidRDefault="00892998" w:rsidP="00892998">
      <w:pPr>
        <w:rPr>
          <w:rFonts w:ascii="Times New Roman" w:hAnsi="Times New Roman"/>
          <w:szCs w:val="20"/>
        </w:rPr>
      </w:pPr>
      <w:r w:rsidRPr="00892998">
        <w:rPr>
          <w:rFonts w:ascii="Times New Roman" w:hAnsi="Times New Roman"/>
          <w:szCs w:val="20"/>
        </w:rPr>
        <w:t xml:space="preserve">RAN2’s question: </w:t>
      </w:r>
      <w:r w:rsidRPr="00892998">
        <w:rPr>
          <w:rFonts w:ascii="Times New Roman" w:hAnsi="Times New Roman"/>
          <w:i/>
          <w:iCs/>
          <w:szCs w:val="20"/>
        </w:rPr>
        <w:t>“RAN1 to provide further details on the “PRU antenna orientation information” which should be provided to an LMF”</w:t>
      </w:r>
      <w:r w:rsidRPr="00892998">
        <w:rPr>
          <w:rFonts w:ascii="Times New Roman" w:hAnsi="Times New Roman"/>
          <w:szCs w:val="20"/>
        </w:rPr>
        <w:t xml:space="preserve"> (in </w:t>
      </w:r>
      <w:r w:rsidRPr="00892998">
        <w:rPr>
          <w:rFonts w:ascii="Times New Roman" w:hAnsi="Times New Roman"/>
          <w:color w:val="000000"/>
          <w:szCs w:val="20"/>
        </w:rPr>
        <w:t xml:space="preserve">RAN2 LS </w:t>
      </w:r>
      <w:hyperlink r:id="rId1365" w:history="1">
        <w:r w:rsidR="004371F4">
          <w:rPr>
            <w:rStyle w:val="Hyperlink"/>
            <w:rFonts w:ascii="Times New Roman" w:hAnsi="Times New Roman"/>
            <w:szCs w:val="20"/>
          </w:rPr>
          <w:t>R1-2200857</w:t>
        </w:r>
      </w:hyperlink>
      <w:r w:rsidRPr="00892998">
        <w:rPr>
          <w:rFonts w:ascii="Times New Roman" w:hAnsi="Times New Roman"/>
          <w:szCs w:val="20"/>
        </w:rPr>
        <w:t>).</w:t>
      </w:r>
    </w:p>
    <w:p w14:paraId="49AB5D43" w14:textId="77777777" w:rsidR="00892998" w:rsidRPr="00892998" w:rsidRDefault="00892998" w:rsidP="00892998">
      <w:pPr>
        <w:rPr>
          <w:rFonts w:ascii="Times New Roman" w:hAnsi="Times New Roman"/>
          <w:szCs w:val="20"/>
        </w:rPr>
      </w:pPr>
      <w:r w:rsidRPr="00892998">
        <w:rPr>
          <w:rFonts w:ascii="Times New Roman" w:hAnsi="Times New Roman"/>
          <w:szCs w:val="20"/>
        </w:rPr>
        <w:t>Provide the following response:</w:t>
      </w:r>
    </w:p>
    <w:p w14:paraId="4E25A828" w14:textId="77777777" w:rsidR="00892998" w:rsidRPr="001978F6" w:rsidRDefault="00892998" w:rsidP="00F44FD9">
      <w:pPr>
        <w:pStyle w:val="ListParagraph"/>
        <w:numPr>
          <w:ilvl w:val="0"/>
          <w:numId w:val="254"/>
        </w:numPr>
        <w:rPr>
          <w:i/>
          <w:color w:val="000000"/>
        </w:rPr>
      </w:pPr>
      <w:r w:rsidRPr="001978F6">
        <w:rPr>
          <w:i/>
          <w:color w:val="000000"/>
        </w:rPr>
        <w:t>In Rel-17, there is no need to support PRU to provide the antenna orientation information to LMF, and thus no need to specify the PRU antenna orientation information.</w:t>
      </w:r>
    </w:p>
    <w:p w14:paraId="15B0F80D" w14:textId="77777777" w:rsidR="00892998" w:rsidRPr="00892998" w:rsidRDefault="00892998" w:rsidP="00892998">
      <w:pPr>
        <w:rPr>
          <w:rFonts w:ascii="Times New Roman" w:hAnsi="Times New Roman"/>
          <w:szCs w:val="20"/>
        </w:rPr>
      </w:pPr>
    </w:p>
    <w:p w14:paraId="4128C551" w14:textId="77777777" w:rsidR="00892998" w:rsidRPr="00892998" w:rsidRDefault="00892998" w:rsidP="00892998">
      <w:pPr>
        <w:rPr>
          <w:rFonts w:ascii="Times New Roman" w:hAnsi="Times New Roman"/>
          <w:szCs w:val="20"/>
        </w:rPr>
      </w:pPr>
      <w:r w:rsidRPr="00892998">
        <w:rPr>
          <w:rFonts w:ascii="Times New Roman" w:hAnsi="Times New Roman"/>
          <w:szCs w:val="20"/>
        </w:rPr>
        <w:t>Chair’s note: the two agreements above don’t revert RAN1 agreements on PRU made in Rel-17. It is not expected to have any RAN1 specification impact for PRU in Rel-17.</w:t>
      </w:r>
    </w:p>
    <w:p w14:paraId="54268FEA" w14:textId="77777777" w:rsidR="00892998" w:rsidRPr="00892998" w:rsidRDefault="00892998" w:rsidP="00892998">
      <w:pPr>
        <w:rPr>
          <w:rFonts w:ascii="Times New Roman" w:hAnsi="Times New Roman"/>
          <w:szCs w:val="20"/>
        </w:rPr>
      </w:pPr>
    </w:p>
    <w:p w14:paraId="666BD587" w14:textId="04BBDD03" w:rsidR="00892998" w:rsidRPr="001978F6" w:rsidRDefault="002328C4" w:rsidP="00892998">
      <w:pPr>
        <w:rPr>
          <w:rFonts w:ascii="Times New Roman" w:hAnsi="Times New Roman"/>
          <w:b/>
          <w:bCs/>
          <w:szCs w:val="20"/>
        </w:rPr>
      </w:pPr>
      <w:hyperlink r:id="rId1366" w:history="1">
        <w:r w:rsidR="004371F4">
          <w:rPr>
            <w:rStyle w:val="Hyperlink"/>
            <w:rFonts w:ascii="Times New Roman" w:hAnsi="Times New Roman"/>
            <w:b/>
            <w:bCs/>
            <w:szCs w:val="20"/>
          </w:rPr>
          <w:t>R1-2202911</w:t>
        </w:r>
      </w:hyperlink>
      <w:r w:rsidR="00892998" w:rsidRPr="001978F6">
        <w:rPr>
          <w:rFonts w:ascii="Times New Roman" w:hAnsi="Times New Roman"/>
          <w:b/>
          <w:bCs/>
          <w:szCs w:val="20"/>
        </w:rPr>
        <w:tab/>
        <w:t>[DRAFT] Reply LS on Positioning Reference Units (PRUs) for enhancing positioning performance</w:t>
      </w:r>
      <w:r w:rsidR="00892998" w:rsidRPr="001978F6">
        <w:rPr>
          <w:rFonts w:ascii="Times New Roman" w:hAnsi="Times New Roman"/>
          <w:b/>
          <w:bCs/>
          <w:szCs w:val="20"/>
        </w:rPr>
        <w:tab/>
        <w:t>Moderator(CATT)</w:t>
      </w:r>
    </w:p>
    <w:p w14:paraId="51EB8DDC" w14:textId="4525E835" w:rsidR="00892998" w:rsidRPr="00892998" w:rsidRDefault="001978F6" w:rsidP="00892998">
      <w:pPr>
        <w:rPr>
          <w:rFonts w:ascii="Times New Roman" w:hAnsi="Times New Roman"/>
          <w:szCs w:val="20"/>
        </w:rPr>
      </w:pPr>
      <w:r>
        <w:rPr>
          <w:b/>
          <w:bCs/>
        </w:rPr>
        <w:t>Decision:</w:t>
      </w:r>
      <w:r w:rsidRPr="007C6FD8">
        <w:t xml:space="preserve"> As per email decision posted on </w:t>
      </w:r>
      <w:r>
        <w:t>Mar 3</w:t>
      </w:r>
      <w:r w:rsidRPr="001978F6">
        <w:rPr>
          <w:vertAlign w:val="superscript"/>
        </w:rPr>
        <w:t>rd</w:t>
      </w:r>
      <w:r>
        <w:t>, the draft LS is endorsed. Final version</w:t>
      </w:r>
      <w:r w:rsidRPr="004F3662">
        <w:t xml:space="preserve"> </w:t>
      </w:r>
      <w:r>
        <w:t xml:space="preserve">to </w:t>
      </w:r>
      <w:hyperlink r:id="rId1367" w:history="1">
        <w:r w:rsidR="004371F4">
          <w:rPr>
            <w:rStyle w:val="Hyperlink"/>
            <w:rFonts w:ascii="Times New Roman" w:hAnsi="Times New Roman"/>
            <w:szCs w:val="20"/>
          </w:rPr>
          <w:t>R1-2200857</w:t>
        </w:r>
      </w:hyperlink>
      <w:r w:rsidR="00892998" w:rsidRPr="00892998">
        <w:rPr>
          <w:rFonts w:ascii="Times New Roman" w:hAnsi="Times New Roman"/>
          <w:szCs w:val="20"/>
        </w:rPr>
        <w:t xml:space="preserve">(R2-2111488) is </w:t>
      </w:r>
      <w:r w:rsidRPr="001978F6">
        <w:rPr>
          <w:rFonts w:ascii="Times New Roman" w:hAnsi="Times New Roman"/>
          <w:szCs w:val="20"/>
          <w:highlight w:val="green"/>
        </w:rPr>
        <w:t xml:space="preserve">approved </w:t>
      </w:r>
      <w:r w:rsidR="00892998" w:rsidRPr="001978F6">
        <w:rPr>
          <w:rFonts w:ascii="Times New Roman" w:hAnsi="Times New Roman"/>
          <w:szCs w:val="20"/>
          <w:highlight w:val="green"/>
        </w:rPr>
        <w:t xml:space="preserve">in </w:t>
      </w:r>
      <w:hyperlink r:id="rId1368" w:history="1">
        <w:r w:rsidR="004371F4">
          <w:rPr>
            <w:rStyle w:val="Hyperlink"/>
            <w:rFonts w:ascii="Times New Roman" w:hAnsi="Times New Roman"/>
            <w:szCs w:val="20"/>
            <w:highlight w:val="green"/>
          </w:rPr>
          <w:t>R1-2202912</w:t>
        </w:r>
      </w:hyperlink>
      <w:r w:rsidR="00892998" w:rsidRPr="001978F6">
        <w:rPr>
          <w:rFonts w:ascii="Times New Roman" w:hAnsi="Times New Roman"/>
          <w:szCs w:val="20"/>
          <w:highlight w:val="green"/>
        </w:rPr>
        <w:t>.</w:t>
      </w:r>
    </w:p>
    <w:p w14:paraId="54AE0763" w14:textId="789922B3" w:rsidR="00892998" w:rsidRDefault="00892998" w:rsidP="00892998"/>
    <w:p w14:paraId="25D5139B" w14:textId="77777777" w:rsidR="001978F6" w:rsidRPr="00892998" w:rsidRDefault="001978F6" w:rsidP="00892998"/>
    <w:p w14:paraId="6F612DD3" w14:textId="0D9B4113" w:rsidR="00892998" w:rsidRDefault="00892998" w:rsidP="00892998">
      <w:r w:rsidRPr="00EC6E33">
        <w:rPr>
          <w:rFonts w:ascii="Times New Roman" w:hAnsi="Times New Roman"/>
          <w:b/>
          <w:bCs/>
          <w:color w:val="000000"/>
        </w:rPr>
        <w:t>Decision:</w:t>
      </w:r>
      <w:r w:rsidRPr="00EC6E33">
        <w:rPr>
          <w:rFonts w:ascii="Times New Roman" w:hAnsi="Times New Roman"/>
          <w:color w:val="000000"/>
        </w:rPr>
        <w:t xml:space="preserve"> As per email decision posted on </w:t>
      </w:r>
      <w:r>
        <w:rPr>
          <w:rFonts w:ascii="Times New Roman" w:hAnsi="Times New Roman"/>
          <w:color w:val="000000"/>
        </w:rPr>
        <w:t>Mar 3</w:t>
      </w:r>
      <w:r w:rsidRPr="00892998">
        <w:rPr>
          <w:rFonts w:ascii="Times New Roman" w:hAnsi="Times New Roman"/>
          <w:color w:val="000000"/>
          <w:vertAlign w:val="superscript"/>
        </w:rPr>
        <w:t>rd</w:t>
      </w:r>
      <w:r>
        <w:rPr>
          <w:rFonts w:ascii="Times New Roman" w:hAnsi="Times New Roman"/>
          <w:color w:val="000000"/>
        </w:rPr>
        <w:t>,</w:t>
      </w:r>
    </w:p>
    <w:p w14:paraId="335E5255" w14:textId="79D9CD07" w:rsidR="00892998" w:rsidRPr="00892998" w:rsidRDefault="00892998" w:rsidP="00892998">
      <w:pPr>
        <w:rPr>
          <w:rFonts w:ascii="Times New Roman" w:hAnsi="Times New Roman"/>
          <w:highlight w:val="green"/>
        </w:rPr>
      </w:pPr>
      <w:r w:rsidRPr="00892998">
        <w:rPr>
          <w:rFonts w:ascii="Times New Roman" w:hAnsi="Times New Roman"/>
          <w:highlight w:val="green"/>
        </w:rPr>
        <w:t>Agreement</w:t>
      </w:r>
    </w:p>
    <w:p w14:paraId="448959E6" w14:textId="3834BAA4" w:rsidR="00892998" w:rsidRPr="00892998" w:rsidRDefault="00892998" w:rsidP="00892998">
      <w:pPr>
        <w:rPr>
          <w:rFonts w:ascii="Times New Roman" w:hAnsi="Times New Roman"/>
        </w:rPr>
      </w:pPr>
      <w:r w:rsidRPr="00892998">
        <w:rPr>
          <w:rFonts w:ascii="Times New Roman" w:hAnsi="Times New Roman"/>
        </w:rPr>
        <w:lastRenderedPageBreak/>
        <w:t xml:space="preserve">Provide the following response to RAN2’s question “RAN1 already agreed that periodic reporting for UL-TDOA should be supported, what is the purpose of periodically reporting the same information? Or only a-periodic report is required (i.e., a report when the TEG association has changed)?” in RAN2 LS </w:t>
      </w:r>
      <w:hyperlink r:id="rId1369" w:history="1">
        <w:r w:rsidR="004371F4">
          <w:rPr>
            <w:rStyle w:val="Hyperlink"/>
            <w:rFonts w:ascii="Times New Roman" w:hAnsi="Times New Roman"/>
          </w:rPr>
          <w:t>R1-2202620</w:t>
        </w:r>
      </w:hyperlink>
      <w:r w:rsidRPr="00892998">
        <w:rPr>
          <w:rFonts w:ascii="Times New Roman" w:hAnsi="Times New Roman"/>
        </w:rPr>
        <w:t>:</w:t>
      </w:r>
    </w:p>
    <w:p w14:paraId="644AB048" w14:textId="77777777" w:rsidR="00892998" w:rsidRPr="00892998" w:rsidRDefault="00892998" w:rsidP="00F44FD9">
      <w:pPr>
        <w:pStyle w:val="ListParagraph"/>
        <w:numPr>
          <w:ilvl w:val="0"/>
          <w:numId w:val="252"/>
        </w:numPr>
        <w:rPr>
          <w:i/>
        </w:rPr>
      </w:pPr>
      <w:r w:rsidRPr="00892998">
        <w:rPr>
          <w:i/>
        </w:rPr>
        <w:t>RAN1’s decision to support periodicity reporting of UE Tx TEG association for the SRS resources for positioning was made mainly based on the consideration of the signalling simplicity. In RAN1’s view, further signalling optimization is up to RAN2.</w:t>
      </w:r>
    </w:p>
    <w:p w14:paraId="2BF35CBE" w14:textId="77777777" w:rsidR="00892998" w:rsidRPr="00892998" w:rsidRDefault="00892998" w:rsidP="00892998">
      <w:pPr>
        <w:rPr>
          <w:rFonts w:ascii="Times New Roman" w:hAnsi="Times New Roman"/>
          <w:highlight w:val="green"/>
        </w:rPr>
      </w:pPr>
      <w:r w:rsidRPr="00892998">
        <w:rPr>
          <w:rFonts w:ascii="Times New Roman" w:hAnsi="Times New Roman"/>
          <w:highlight w:val="green"/>
        </w:rPr>
        <w:t>Agreement</w:t>
      </w:r>
    </w:p>
    <w:p w14:paraId="3239BE57" w14:textId="77777777" w:rsidR="00892998" w:rsidRPr="00892998" w:rsidRDefault="00892998" w:rsidP="00F44FD9">
      <w:pPr>
        <w:pStyle w:val="ListParagraph"/>
        <w:numPr>
          <w:ilvl w:val="0"/>
          <w:numId w:val="252"/>
        </w:numPr>
      </w:pPr>
      <w:r w:rsidRPr="00892998">
        <w:t>The association between measurement instances and UE measurements in the report to LMF should be defined as follows:</w:t>
      </w:r>
    </w:p>
    <w:p w14:paraId="6C47D6DC" w14:textId="77777777" w:rsidR="00892998" w:rsidRPr="00892998" w:rsidRDefault="00892998" w:rsidP="00F44FD9">
      <w:pPr>
        <w:pStyle w:val="ListParagraph"/>
        <w:numPr>
          <w:ilvl w:val="1"/>
          <w:numId w:val="252"/>
        </w:numPr>
      </w:pPr>
      <w:r w:rsidRPr="00892998">
        <w:t xml:space="preserve">For each indicated positioning method in a measurement report, multiple measurement instances are associated with the indicated positioning method. </w:t>
      </w:r>
    </w:p>
    <w:p w14:paraId="1B0AAC29" w14:textId="77777777" w:rsidR="00892998" w:rsidRPr="00892998" w:rsidRDefault="00892998" w:rsidP="00F44FD9">
      <w:pPr>
        <w:pStyle w:val="ListParagraph"/>
        <w:numPr>
          <w:ilvl w:val="2"/>
          <w:numId w:val="252"/>
        </w:numPr>
        <w:rPr>
          <w:rFonts w:eastAsia="MS Mincho"/>
        </w:rPr>
      </w:pPr>
      <w:r w:rsidRPr="00892998">
        <w:rPr>
          <w:rFonts w:eastAsia="MS Mincho"/>
        </w:rPr>
        <w:t xml:space="preserve">E.g., a UE reports in a single NR-XXX-ProvideLocationInformation, multiple NR-XXX-SignalMeasurementInformation elements for UE assisted positioning, and NR-XXX-LocationInformation for UE-based positioning. </w:t>
      </w:r>
    </w:p>
    <w:p w14:paraId="037B6CA7" w14:textId="77777777" w:rsidR="00892998" w:rsidRPr="00892998" w:rsidRDefault="00892998" w:rsidP="00F44FD9">
      <w:pPr>
        <w:pStyle w:val="ListParagraph"/>
        <w:numPr>
          <w:ilvl w:val="0"/>
          <w:numId w:val="252"/>
        </w:numPr>
      </w:pPr>
      <w:r w:rsidRPr="00892998">
        <w:t>It is up to RAN2 on how to implement above agreement</w:t>
      </w:r>
    </w:p>
    <w:p w14:paraId="3103E849" w14:textId="77777777" w:rsidR="00892998" w:rsidRPr="00892998" w:rsidRDefault="00892998" w:rsidP="00F44FD9">
      <w:pPr>
        <w:pStyle w:val="ListParagraph"/>
        <w:numPr>
          <w:ilvl w:val="0"/>
          <w:numId w:val="252"/>
        </w:numPr>
      </w:pPr>
      <w:r w:rsidRPr="00892998">
        <w:t>It is up to RAN3 to implement the association between measurement instances and gNB measurements in the report to LMF</w:t>
      </w:r>
    </w:p>
    <w:p w14:paraId="7DF2F309" w14:textId="77777777" w:rsidR="00892998" w:rsidRPr="00892998" w:rsidRDefault="00892998" w:rsidP="00F44FD9">
      <w:pPr>
        <w:pStyle w:val="ListParagraph"/>
        <w:numPr>
          <w:ilvl w:val="0"/>
          <w:numId w:val="252"/>
        </w:numPr>
      </w:pPr>
      <w:r w:rsidRPr="00892998">
        <w:t>Send an LS to RAN2/RAN3, asking them to take above information into account in their signalling work.</w:t>
      </w:r>
    </w:p>
    <w:p w14:paraId="6C629B26" w14:textId="77777777" w:rsidR="00892998" w:rsidRPr="00892998" w:rsidRDefault="00892998" w:rsidP="00892998">
      <w:pPr>
        <w:rPr>
          <w:rFonts w:ascii="Times New Roman" w:hAnsi="Times New Roman"/>
          <w:iCs/>
        </w:rPr>
      </w:pPr>
    </w:p>
    <w:p w14:paraId="1DE6FCD0" w14:textId="69679990" w:rsidR="00892998" w:rsidRPr="001978F6" w:rsidRDefault="002328C4" w:rsidP="00892998">
      <w:pPr>
        <w:rPr>
          <w:rFonts w:ascii="Times New Roman" w:hAnsi="Times New Roman"/>
          <w:b/>
          <w:bCs/>
          <w:iCs/>
        </w:rPr>
      </w:pPr>
      <w:hyperlink r:id="rId1370" w:history="1">
        <w:r w:rsidR="004371F4">
          <w:rPr>
            <w:rStyle w:val="Hyperlink"/>
            <w:rFonts w:ascii="Times New Roman" w:hAnsi="Times New Roman"/>
            <w:b/>
            <w:bCs/>
            <w:iCs/>
          </w:rPr>
          <w:t>R1-2202921</w:t>
        </w:r>
      </w:hyperlink>
      <w:r w:rsidR="00892998" w:rsidRPr="001978F6">
        <w:rPr>
          <w:rFonts w:ascii="Times New Roman" w:hAnsi="Times New Roman"/>
          <w:b/>
          <w:bCs/>
          <w:iCs/>
        </w:rPr>
        <w:tab/>
        <w:t>[DRAFT] LS on multiple measurement instances</w:t>
      </w:r>
      <w:r w:rsidR="00892998" w:rsidRPr="001978F6">
        <w:rPr>
          <w:rFonts w:ascii="Times New Roman" w:hAnsi="Times New Roman"/>
          <w:b/>
          <w:bCs/>
          <w:iCs/>
        </w:rPr>
        <w:tab/>
        <w:t>Moderator(CATT)</w:t>
      </w:r>
    </w:p>
    <w:p w14:paraId="225B67CA" w14:textId="1229FC6B" w:rsidR="000C6A34" w:rsidRPr="001978F6" w:rsidRDefault="001978F6" w:rsidP="00892998">
      <w:pPr>
        <w:rPr>
          <w:rFonts w:ascii="Times New Roman" w:hAnsi="Times New Roman"/>
          <w:iCs/>
        </w:rPr>
      </w:pPr>
      <w:r>
        <w:rPr>
          <w:b/>
          <w:bCs/>
        </w:rPr>
        <w:t>Decision:</w:t>
      </w:r>
      <w:r w:rsidRPr="007C6FD8">
        <w:t xml:space="preserve"> As per email decision posted on </w:t>
      </w:r>
      <w:r>
        <w:t>Mar 3</w:t>
      </w:r>
      <w:r w:rsidRPr="001978F6">
        <w:rPr>
          <w:vertAlign w:val="superscript"/>
        </w:rPr>
        <w:t>rd</w:t>
      </w:r>
      <w:r>
        <w:t>, the draft LS is endorsed. Final version</w:t>
      </w:r>
      <w:r w:rsidRPr="004F3662">
        <w:t xml:space="preserve"> </w:t>
      </w:r>
      <w:r w:rsidRPr="00892998">
        <w:rPr>
          <w:rFonts w:ascii="Times New Roman" w:hAnsi="Times New Roman"/>
          <w:szCs w:val="20"/>
        </w:rPr>
        <w:t xml:space="preserve">is </w:t>
      </w:r>
      <w:r w:rsidRPr="001978F6">
        <w:rPr>
          <w:rFonts w:ascii="Times New Roman" w:hAnsi="Times New Roman"/>
          <w:szCs w:val="20"/>
          <w:highlight w:val="green"/>
        </w:rPr>
        <w:t>approved in</w:t>
      </w:r>
      <w:r w:rsidRPr="001978F6">
        <w:rPr>
          <w:rFonts w:ascii="Times New Roman" w:hAnsi="Times New Roman"/>
          <w:iCs/>
          <w:highlight w:val="green"/>
        </w:rPr>
        <w:t xml:space="preserve"> </w:t>
      </w:r>
      <w:hyperlink r:id="rId1371" w:history="1">
        <w:r w:rsidR="004371F4">
          <w:rPr>
            <w:rStyle w:val="Hyperlink"/>
            <w:rFonts w:ascii="Times New Roman" w:hAnsi="Times New Roman"/>
            <w:iCs/>
            <w:highlight w:val="green"/>
          </w:rPr>
          <w:t>R1-2202922</w:t>
        </w:r>
      </w:hyperlink>
      <w:r w:rsidRPr="00892998">
        <w:rPr>
          <w:rFonts w:ascii="Times New Roman" w:hAnsi="Times New Roman"/>
          <w:iCs/>
        </w:rPr>
        <w:t>.</w:t>
      </w:r>
    </w:p>
    <w:p w14:paraId="357226B2" w14:textId="77777777" w:rsidR="006B480F" w:rsidRDefault="006B480F" w:rsidP="000C6A34">
      <w:pPr>
        <w:pStyle w:val="Heading3"/>
      </w:pPr>
      <w:bookmarkStart w:id="153" w:name="_Toc95481783"/>
      <w:bookmarkStart w:id="154" w:name="_Toc98334422"/>
      <w:r w:rsidRPr="00540963">
        <w:t>Accuracy improvements for UL-AoA positioning solutions</w:t>
      </w:r>
      <w:bookmarkEnd w:id="153"/>
      <w:bookmarkEnd w:id="154"/>
    </w:p>
    <w:p w14:paraId="1DCC1498" w14:textId="29E103CE" w:rsidR="006B480F" w:rsidRDefault="002328C4" w:rsidP="006B480F">
      <w:pPr>
        <w:rPr>
          <w:lang w:eastAsia="x-none"/>
        </w:rPr>
      </w:pPr>
      <w:hyperlink r:id="rId1372" w:history="1">
        <w:r w:rsidR="004371F4">
          <w:rPr>
            <w:rStyle w:val="Hyperlink"/>
            <w:lang w:eastAsia="x-none"/>
          </w:rPr>
          <w:t>R1-2200921</w:t>
        </w:r>
      </w:hyperlink>
      <w:r w:rsidR="006B480F">
        <w:rPr>
          <w:lang w:eastAsia="x-none"/>
        </w:rPr>
        <w:tab/>
        <w:t>Correction to SRS-RSRP and SRS-RSRPP</w:t>
      </w:r>
      <w:r w:rsidR="006B480F">
        <w:rPr>
          <w:lang w:eastAsia="x-none"/>
        </w:rPr>
        <w:tab/>
        <w:t>Huawei, HiSilicon</w:t>
      </w:r>
    </w:p>
    <w:p w14:paraId="393EC5D0" w14:textId="15C0C94A" w:rsidR="006B480F" w:rsidRDefault="002328C4" w:rsidP="006B480F">
      <w:pPr>
        <w:rPr>
          <w:lang w:eastAsia="x-none"/>
        </w:rPr>
      </w:pPr>
      <w:hyperlink r:id="rId1373" w:history="1">
        <w:r w:rsidR="004371F4">
          <w:rPr>
            <w:rStyle w:val="Hyperlink"/>
            <w:lang w:eastAsia="x-none"/>
          </w:rPr>
          <w:t>R1-2201094</w:t>
        </w:r>
      </w:hyperlink>
      <w:r w:rsidR="006B480F">
        <w:rPr>
          <w:lang w:eastAsia="x-none"/>
        </w:rPr>
        <w:tab/>
        <w:t>Maintenance on enhancements for UL-AoA method</w:t>
      </w:r>
      <w:r w:rsidR="006B480F">
        <w:rPr>
          <w:lang w:eastAsia="x-none"/>
        </w:rPr>
        <w:tab/>
        <w:t>vivo</w:t>
      </w:r>
    </w:p>
    <w:p w14:paraId="3837980D" w14:textId="029836F1" w:rsidR="006B480F" w:rsidRDefault="002328C4" w:rsidP="006B480F">
      <w:pPr>
        <w:rPr>
          <w:lang w:eastAsia="x-none"/>
        </w:rPr>
      </w:pPr>
      <w:hyperlink r:id="rId1374" w:history="1">
        <w:r w:rsidR="004371F4">
          <w:rPr>
            <w:rStyle w:val="Hyperlink"/>
            <w:lang w:eastAsia="x-none"/>
          </w:rPr>
          <w:t>R1-2201194</w:t>
        </w:r>
      </w:hyperlink>
      <w:r w:rsidR="006B480F">
        <w:rPr>
          <w:lang w:eastAsia="x-none"/>
        </w:rPr>
        <w:tab/>
        <w:t>Remaining issues on UL-AOA positioning solutions</w:t>
      </w:r>
      <w:r w:rsidR="006B480F">
        <w:rPr>
          <w:lang w:eastAsia="x-none"/>
        </w:rPr>
        <w:tab/>
        <w:t>ZTE</w:t>
      </w:r>
    </w:p>
    <w:p w14:paraId="47D0FC3F" w14:textId="08656890" w:rsidR="006B480F" w:rsidRDefault="002328C4" w:rsidP="006B480F">
      <w:pPr>
        <w:rPr>
          <w:lang w:eastAsia="x-none"/>
        </w:rPr>
      </w:pPr>
      <w:hyperlink r:id="rId1375" w:history="1">
        <w:r w:rsidR="004371F4">
          <w:rPr>
            <w:rStyle w:val="Hyperlink"/>
            <w:lang w:eastAsia="x-none"/>
          </w:rPr>
          <w:t>R1-2201240</w:t>
        </w:r>
      </w:hyperlink>
      <w:r w:rsidR="006B480F">
        <w:rPr>
          <w:lang w:eastAsia="x-none"/>
        </w:rPr>
        <w:tab/>
        <w:t>Enhancements for UL AoA Positioning</w:t>
      </w:r>
      <w:r w:rsidR="006B480F">
        <w:rPr>
          <w:lang w:eastAsia="x-none"/>
        </w:rPr>
        <w:tab/>
        <w:t>OPPO</w:t>
      </w:r>
    </w:p>
    <w:p w14:paraId="3769C857" w14:textId="0BC5370B" w:rsidR="006B480F" w:rsidRDefault="002328C4" w:rsidP="006B480F">
      <w:pPr>
        <w:rPr>
          <w:lang w:eastAsia="x-none"/>
        </w:rPr>
      </w:pPr>
      <w:hyperlink r:id="rId1376" w:history="1">
        <w:r w:rsidR="004371F4">
          <w:rPr>
            <w:rStyle w:val="Hyperlink"/>
            <w:lang w:eastAsia="x-none"/>
          </w:rPr>
          <w:t>R1-2201362</w:t>
        </w:r>
      </w:hyperlink>
      <w:r w:rsidR="006B480F">
        <w:rPr>
          <w:lang w:eastAsia="x-none"/>
        </w:rPr>
        <w:tab/>
        <w:t>Remaining issues on enhancements for UL-AoA positioning method</w:t>
      </w:r>
      <w:r w:rsidR="006B480F">
        <w:rPr>
          <w:lang w:eastAsia="x-none"/>
        </w:rPr>
        <w:tab/>
        <w:t>CATT</w:t>
      </w:r>
    </w:p>
    <w:p w14:paraId="70378812" w14:textId="0F5BE71D" w:rsidR="006B480F" w:rsidRDefault="002328C4" w:rsidP="006B480F">
      <w:pPr>
        <w:rPr>
          <w:lang w:eastAsia="x-none"/>
        </w:rPr>
      </w:pPr>
      <w:hyperlink r:id="rId1377" w:history="1">
        <w:r w:rsidR="004371F4">
          <w:rPr>
            <w:rStyle w:val="Hyperlink"/>
            <w:lang w:eastAsia="x-none"/>
          </w:rPr>
          <w:t>R1-2201635</w:t>
        </w:r>
      </w:hyperlink>
      <w:r w:rsidR="006B480F">
        <w:rPr>
          <w:lang w:eastAsia="x-none"/>
        </w:rPr>
        <w:tab/>
        <w:t>Maintenance of enhancing UL AoA</w:t>
      </w:r>
      <w:r w:rsidR="006B480F">
        <w:rPr>
          <w:lang w:eastAsia="x-none"/>
        </w:rPr>
        <w:tab/>
        <w:t>Nokia, Nokia Shanghai Bell</w:t>
      </w:r>
    </w:p>
    <w:p w14:paraId="1D6C0BE8" w14:textId="0925660C" w:rsidR="006B480F" w:rsidRDefault="002328C4" w:rsidP="006B480F">
      <w:pPr>
        <w:rPr>
          <w:lang w:eastAsia="x-none"/>
        </w:rPr>
      </w:pPr>
      <w:hyperlink r:id="rId1378" w:history="1">
        <w:r w:rsidR="004371F4">
          <w:rPr>
            <w:rStyle w:val="Hyperlink"/>
            <w:lang w:eastAsia="x-none"/>
          </w:rPr>
          <w:t>R1-2201698</w:t>
        </w:r>
      </w:hyperlink>
      <w:r w:rsidR="006B480F">
        <w:rPr>
          <w:lang w:eastAsia="x-none"/>
        </w:rPr>
        <w:tab/>
        <w:t>Maintenance of Rel.17 NR positioning solutions for UL-AoA method</w:t>
      </w:r>
      <w:r w:rsidR="006B480F">
        <w:rPr>
          <w:lang w:eastAsia="x-none"/>
        </w:rPr>
        <w:tab/>
        <w:t>Intel Corporation</w:t>
      </w:r>
    </w:p>
    <w:p w14:paraId="55119660" w14:textId="5E93C793" w:rsidR="006B480F" w:rsidRDefault="002328C4" w:rsidP="006B480F">
      <w:pPr>
        <w:rPr>
          <w:lang w:eastAsia="x-none"/>
        </w:rPr>
      </w:pPr>
      <w:hyperlink r:id="rId1379" w:history="1">
        <w:r w:rsidR="004371F4">
          <w:rPr>
            <w:rStyle w:val="Hyperlink"/>
            <w:lang w:eastAsia="x-none"/>
          </w:rPr>
          <w:t>R1-2201825</w:t>
        </w:r>
      </w:hyperlink>
      <w:r w:rsidR="006B480F">
        <w:rPr>
          <w:lang w:eastAsia="x-none"/>
        </w:rPr>
        <w:tab/>
        <w:t>Remaining issues for UL-AoA positioning solutions</w:t>
      </w:r>
      <w:r w:rsidR="006B480F">
        <w:rPr>
          <w:lang w:eastAsia="x-none"/>
        </w:rPr>
        <w:tab/>
        <w:t>InterDigital, Inc.</w:t>
      </w:r>
    </w:p>
    <w:p w14:paraId="1EC2CB93" w14:textId="75AA7908" w:rsidR="006B480F" w:rsidRDefault="002328C4" w:rsidP="006B480F">
      <w:pPr>
        <w:rPr>
          <w:lang w:eastAsia="x-none"/>
        </w:rPr>
      </w:pPr>
      <w:hyperlink r:id="rId1380" w:history="1">
        <w:r w:rsidR="004371F4">
          <w:rPr>
            <w:rStyle w:val="Hyperlink"/>
            <w:lang w:eastAsia="x-none"/>
          </w:rPr>
          <w:t>R1-2201857</w:t>
        </w:r>
      </w:hyperlink>
      <w:r w:rsidR="006B480F">
        <w:rPr>
          <w:lang w:eastAsia="x-none"/>
        </w:rPr>
        <w:tab/>
        <w:t>Remaining issues on UL-AoA enhancements</w:t>
      </w:r>
      <w:r w:rsidR="006B480F">
        <w:rPr>
          <w:lang w:eastAsia="x-none"/>
        </w:rPr>
        <w:tab/>
        <w:t>CMCC</w:t>
      </w:r>
    </w:p>
    <w:p w14:paraId="3208930E" w14:textId="10146B67" w:rsidR="006B480F" w:rsidRDefault="002328C4" w:rsidP="006B480F">
      <w:pPr>
        <w:rPr>
          <w:lang w:eastAsia="x-none"/>
        </w:rPr>
      </w:pPr>
      <w:hyperlink r:id="rId1381" w:history="1">
        <w:r w:rsidR="004371F4">
          <w:rPr>
            <w:rStyle w:val="Hyperlink"/>
            <w:lang w:eastAsia="x-none"/>
          </w:rPr>
          <w:t>R1-2202015</w:t>
        </w:r>
      </w:hyperlink>
      <w:r w:rsidR="006B480F">
        <w:rPr>
          <w:lang w:eastAsia="x-none"/>
        </w:rPr>
        <w:tab/>
        <w:t>Discussion on accuracy improvements for UL-AoA positioning solutions</w:t>
      </w:r>
      <w:r w:rsidR="006B480F">
        <w:rPr>
          <w:lang w:eastAsia="x-none"/>
        </w:rPr>
        <w:tab/>
        <w:t>Samsung</w:t>
      </w:r>
    </w:p>
    <w:p w14:paraId="0DFE52F6" w14:textId="00AC61FD" w:rsidR="006B480F" w:rsidRDefault="002328C4" w:rsidP="006B480F">
      <w:pPr>
        <w:rPr>
          <w:lang w:eastAsia="x-none"/>
        </w:rPr>
      </w:pPr>
      <w:hyperlink r:id="rId1382" w:history="1">
        <w:r w:rsidR="004371F4">
          <w:rPr>
            <w:rStyle w:val="Hyperlink"/>
            <w:lang w:eastAsia="x-none"/>
          </w:rPr>
          <w:t>R1-2202141</w:t>
        </w:r>
      </w:hyperlink>
      <w:r w:rsidR="006B480F">
        <w:rPr>
          <w:lang w:eastAsia="x-none"/>
        </w:rPr>
        <w:tab/>
        <w:t>Maintenance on Potential Enhancements on UL-AOA positioning</w:t>
      </w:r>
      <w:r w:rsidR="006B480F">
        <w:rPr>
          <w:lang w:eastAsia="x-none"/>
        </w:rPr>
        <w:tab/>
        <w:t>Qualcomm Incorporated</w:t>
      </w:r>
    </w:p>
    <w:p w14:paraId="70C156CB" w14:textId="4D108390" w:rsidR="006B480F" w:rsidRDefault="002328C4" w:rsidP="006B480F">
      <w:pPr>
        <w:rPr>
          <w:lang w:eastAsia="x-none"/>
        </w:rPr>
      </w:pPr>
      <w:hyperlink r:id="rId1383" w:history="1">
        <w:r w:rsidR="004371F4">
          <w:rPr>
            <w:rStyle w:val="Hyperlink"/>
            <w:lang w:eastAsia="x-none"/>
          </w:rPr>
          <w:t>R1-2202292</w:t>
        </w:r>
      </w:hyperlink>
      <w:r w:rsidR="006B480F">
        <w:rPr>
          <w:lang w:eastAsia="x-none"/>
        </w:rPr>
        <w:tab/>
        <w:t>Discussion on accuracy improvement for UL-AoA positioning</w:t>
      </w:r>
      <w:r w:rsidR="006B480F">
        <w:rPr>
          <w:lang w:eastAsia="x-none"/>
        </w:rPr>
        <w:tab/>
        <w:t>LG Electronics</w:t>
      </w:r>
    </w:p>
    <w:p w14:paraId="442BA920" w14:textId="4FC383F4" w:rsidR="006B480F" w:rsidRPr="0070111F" w:rsidRDefault="002328C4" w:rsidP="006B480F">
      <w:pPr>
        <w:rPr>
          <w:lang w:eastAsia="x-none"/>
        </w:rPr>
      </w:pPr>
      <w:hyperlink r:id="rId1384" w:history="1">
        <w:r w:rsidR="004371F4">
          <w:rPr>
            <w:rStyle w:val="Hyperlink"/>
            <w:lang w:eastAsia="x-none"/>
          </w:rPr>
          <w:t>R1-2202390</w:t>
        </w:r>
      </w:hyperlink>
      <w:r w:rsidR="006B480F" w:rsidRPr="0070111F">
        <w:rPr>
          <w:lang w:eastAsia="x-none"/>
        </w:rPr>
        <w:tab/>
        <w:t>Enhancements of UL-AoA positioning solutions</w:t>
      </w:r>
      <w:r w:rsidR="006B480F" w:rsidRPr="0070111F">
        <w:rPr>
          <w:lang w:eastAsia="x-none"/>
        </w:rPr>
        <w:tab/>
        <w:t>Ericsson</w:t>
      </w:r>
    </w:p>
    <w:p w14:paraId="164F77AE" w14:textId="01AF018A" w:rsidR="0070111F" w:rsidRPr="0070111F" w:rsidRDefault="0070111F" w:rsidP="006B480F">
      <w:pPr>
        <w:rPr>
          <w:lang w:eastAsia="x-none"/>
        </w:rPr>
      </w:pPr>
    </w:p>
    <w:p w14:paraId="63DEAD5C" w14:textId="77777777" w:rsidR="0070111F" w:rsidRPr="0070111F" w:rsidRDefault="0070111F" w:rsidP="0070111F">
      <w:pPr>
        <w:rPr>
          <w:lang w:eastAsia="x-none"/>
        </w:rPr>
      </w:pPr>
      <w:r w:rsidRPr="0070111F">
        <w:rPr>
          <w:lang w:eastAsia="x-none"/>
        </w:rPr>
        <w:t>[108-e-R17-ePos-02] – Alexey (Intel)</w:t>
      </w:r>
    </w:p>
    <w:p w14:paraId="6E1348F1" w14:textId="3BD7E0FA" w:rsidR="0070111F" w:rsidRPr="0070111F" w:rsidRDefault="0070111F" w:rsidP="0070111F">
      <w:pPr>
        <w:rPr>
          <w:lang w:eastAsia="x-none"/>
        </w:rPr>
      </w:pPr>
      <w:r w:rsidRPr="0070111F">
        <w:rPr>
          <w:lang w:eastAsia="x-none"/>
        </w:rPr>
        <w:t>Email discussion for maintenance on accuracy improvements for UL-AoA positioning solutions</w:t>
      </w:r>
    </w:p>
    <w:p w14:paraId="74E23B8F" w14:textId="77777777" w:rsidR="0070111F" w:rsidRPr="0070111F" w:rsidRDefault="0070111F" w:rsidP="0070111F">
      <w:pPr>
        <w:numPr>
          <w:ilvl w:val="0"/>
          <w:numId w:val="62"/>
        </w:numPr>
        <w:rPr>
          <w:lang w:eastAsia="x-none"/>
        </w:rPr>
      </w:pPr>
      <w:r w:rsidRPr="0070111F">
        <w:rPr>
          <w:rFonts w:hint="eastAsia"/>
          <w:lang w:eastAsia="x-none"/>
        </w:rPr>
        <w:t>1</w:t>
      </w:r>
      <w:r w:rsidRPr="0070111F">
        <w:rPr>
          <w:rFonts w:hint="eastAsia"/>
          <w:vertAlign w:val="superscript"/>
          <w:lang w:eastAsia="x-none"/>
        </w:rPr>
        <w:t>st</w:t>
      </w:r>
      <w:r w:rsidRPr="0070111F">
        <w:rPr>
          <w:rFonts w:hint="eastAsia"/>
          <w:lang w:eastAsia="x-none"/>
        </w:rPr>
        <w:t xml:space="preserve"> check point: </w:t>
      </w:r>
      <w:r w:rsidRPr="0070111F">
        <w:t>February</w:t>
      </w:r>
      <w:r w:rsidRPr="0070111F">
        <w:rPr>
          <w:rFonts w:hint="eastAsia"/>
        </w:rPr>
        <w:t xml:space="preserve"> </w:t>
      </w:r>
      <w:r w:rsidRPr="0070111F">
        <w:t>25</w:t>
      </w:r>
    </w:p>
    <w:p w14:paraId="2613E073" w14:textId="77777777" w:rsidR="0070111F" w:rsidRPr="0070111F" w:rsidRDefault="0070111F" w:rsidP="0070111F">
      <w:pPr>
        <w:numPr>
          <w:ilvl w:val="0"/>
          <w:numId w:val="62"/>
        </w:numPr>
        <w:rPr>
          <w:lang w:eastAsia="x-none"/>
        </w:rPr>
      </w:pPr>
      <w:r w:rsidRPr="0070111F">
        <w:rPr>
          <w:lang w:eastAsia="x-none"/>
        </w:rPr>
        <w:t>Final</w:t>
      </w:r>
      <w:r w:rsidRPr="0070111F">
        <w:rPr>
          <w:rFonts w:hint="eastAsia"/>
          <w:lang w:eastAsia="x-none"/>
        </w:rPr>
        <w:t xml:space="preserve"> check point: </w:t>
      </w:r>
      <w:r w:rsidRPr="0070111F">
        <w:t>March 3</w:t>
      </w:r>
    </w:p>
    <w:p w14:paraId="3BAEA179" w14:textId="55970644" w:rsidR="0070111F" w:rsidRPr="0070111F" w:rsidRDefault="002328C4" w:rsidP="0070111F">
      <w:pPr>
        <w:rPr>
          <w:b/>
          <w:bCs/>
          <w:lang w:eastAsia="x-none"/>
        </w:rPr>
      </w:pPr>
      <w:hyperlink r:id="rId1385" w:history="1">
        <w:r w:rsidR="004371F4">
          <w:rPr>
            <w:rStyle w:val="Hyperlink"/>
            <w:b/>
            <w:bCs/>
            <w:lang w:eastAsia="x-none"/>
          </w:rPr>
          <w:t>R1-2202520</w:t>
        </w:r>
      </w:hyperlink>
      <w:r w:rsidR="0070111F" w:rsidRPr="0070111F">
        <w:rPr>
          <w:b/>
          <w:bCs/>
          <w:lang w:eastAsia="x-none"/>
        </w:rPr>
        <w:tab/>
        <w:t>Feature Lead Summary#1 for E-mail Discussion [108-e-NR-ePos-02]</w:t>
      </w:r>
      <w:r w:rsidR="0070111F" w:rsidRPr="0070111F">
        <w:rPr>
          <w:b/>
          <w:bCs/>
          <w:lang w:eastAsia="x-none"/>
        </w:rPr>
        <w:tab/>
        <w:t>Moderator (Intel Corporation)</w:t>
      </w:r>
    </w:p>
    <w:p w14:paraId="4B65E72A" w14:textId="2BC252C7" w:rsidR="0070111F" w:rsidRDefault="0070111F" w:rsidP="0070111F">
      <w:pPr>
        <w:rPr>
          <w:lang w:eastAsia="x-none"/>
        </w:rPr>
      </w:pPr>
      <w:r>
        <w:rPr>
          <w:lang w:eastAsia="x-none"/>
        </w:rPr>
        <w:t>From Feb 23</w:t>
      </w:r>
      <w:r w:rsidRPr="0070111F">
        <w:rPr>
          <w:vertAlign w:val="superscript"/>
          <w:lang w:eastAsia="x-none"/>
        </w:rPr>
        <w:t>rd</w:t>
      </w:r>
      <w:r>
        <w:rPr>
          <w:lang w:eastAsia="x-none"/>
        </w:rPr>
        <w:t xml:space="preserve"> GTW session</w:t>
      </w:r>
    </w:p>
    <w:p w14:paraId="15BF39FE" w14:textId="77777777" w:rsidR="0070111F" w:rsidRDefault="0070111F" w:rsidP="0070111F">
      <w:r w:rsidRPr="00534E29">
        <w:rPr>
          <w:highlight w:val="green"/>
        </w:rPr>
        <w:t>Agreement</w:t>
      </w:r>
    </w:p>
    <w:p w14:paraId="642076F3" w14:textId="77777777" w:rsidR="0070111F" w:rsidRPr="0095686C" w:rsidRDefault="0070111F" w:rsidP="0070111F">
      <w:pPr>
        <w:rPr>
          <w:rFonts w:ascii="Times New Roman" w:eastAsia="Times New Roman" w:hAnsi="Times New Roman"/>
        </w:rPr>
      </w:pPr>
      <w:r w:rsidRPr="0095686C">
        <w:rPr>
          <w:rFonts w:ascii="Times New Roman" w:eastAsia="Times New Roman" w:hAnsi="Times New Roman"/>
        </w:rPr>
        <w:t>Measurement definition of UL SRS-RSRPP is revised to include information on reference point as shown below:</w:t>
      </w:r>
    </w:p>
    <w:tbl>
      <w:tblPr>
        <w:tblW w:w="9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951"/>
        <w:gridCol w:w="7787"/>
      </w:tblGrid>
      <w:tr w:rsidR="0070111F" w:rsidRPr="0070111F" w14:paraId="375D1F85" w14:textId="77777777" w:rsidTr="0070111F">
        <w:trPr>
          <w:cantSplit/>
          <w:trHeight w:val="20"/>
          <w:jc w:val="center"/>
        </w:trPr>
        <w:tc>
          <w:tcPr>
            <w:tcW w:w="1951" w:type="dxa"/>
            <w:tcBorders>
              <w:top w:val="single" w:sz="4" w:space="0" w:color="auto"/>
              <w:left w:val="single" w:sz="4" w:space="0" w:color="auto"/>
              <w:bottom w:val="single" w:sz="4" w:space="0" w:color="auto"/>
              <w:right w:val="single" w:sz="4" w:space="0" w:color="auto"/>
            </w:tcBorders>
            <w:hideMark/>
          </w:tcPr>
          <w:p w14:paraId="4C803286" w14:textId="77777777" w:rsidR="0070111F" w:rsidRPr="0070111F" w:rsidRDefault="0070111F" w:rsidP="004D6991">
            <w:pPr>
              <w:keepNext/>
              <w:keepLines/>
              <w:rPr>
                <w:rFonts w:ascii="Arial" w:eastAsia="Times New Roman" w:hAnsi="Arial" w:cs="Arial"/>
                <w:b/>
                <w:sz w:val="16"/>
                <w:szCs w:val="16"/>
              </w:rPr>
            </w:pPr>
            <w:r w:rsidRPr="0070111F">
              <w:rPr>
                <w:rFonts w:ascii="Arial" w:eastAsia="Times New Roman" w:hAnsi="Arial" w:cs="Arial"/>
                <w:b/>
                <w:sz w:val="16"/>
                <w:szCs w:val="16"/>
              </w:rPr>
              <w:lastRenderedPageBreak/>
              <w:t>Definition</w:t>
            </w:r>
          </w:p>
        </w:tc>
        <w:tc>
          <w:tcPr>
            <w:tcW w:w="7787" w:type="dxa"/>
            <w:tcBorders>
              <w:top w:val="single" w:sz="4" w:space="0" w:color="auto"/>
              <w:left w:val="single" w:sz="4" w:space="0" w:color="auto"/>
              <w:bottom w:val="single" w:sz="4" w:space="0" w:color="auto"/>
              <w:right w:val="single" w:sz="4" w:space="0" w:color="auto"/>
            </w:tcBorders>
          </w:tcPr>
          <w:p w14:paraId="6D1F2E3F" w14:textId="77777777" w:rsidR="0070111F" w:rsidRPr="0070111F" w:rsidRDefault="0070111F" w:rsidP="004D6991">
            <w:pPr>
              <w:keepNext/>
              <w:keepLines/>
              <w:rPr>
                <w:rFonts w:ascii="Arial" w:eastAsia="Times New Roman" w:hAnsi="Arial" w:cs="Arial"/>
                <w:sz w:val="16"/>
                <w:szCs w:val="16"/>
                <w:lang w:eastAsia="x-none"/>
              </w:rPr>
            </w:pPr>
            <w:r w:rsidRPr="0070111F">
              <w:rPr>
                <w:rFonts w:ascii="Arial" w:eastAsia="Times New Roman" w:hAnsi="Arial" w:cs="Arial"/>
                <w:sz w:val="16"/>
                <w:szCs w:val="16"/>
                <w:lang w:eastAsia="x-none"/>
              </w:rPr>
              <w:t>UL SRS reference signal received path power (UL SRS-RSRPP) is defined as the power of the received UL SRS signal configured for the measurement at the i-th path delay of the channel response, where UL SRS-RSRPP for 1st path delay is the power corresponding to the first detected path.</w:t>
            </w:r>
          </w:p>
          <w:p w14:paraId="603E127B" w14:textId="77777777" w:rsidR="0070111F" w:rsidRPr="0070111F" w:rsidRDefault="0070111F" w:rsidP="004D6991">
            <w:pPr>
              <w:keepNext/>
              <w:keepLines/>
              <w:rPr>
                <w:rFonts w:ascii="Arial" w:eastAsia="Times New Roman" w:hAnsi="Arial" w:cs="Arial"/>
                <w:sz w:val="16"/>
                <w:szCs w:val="16"/>
                <w:lang w:eastAsia="x-none"/>
              </w:rPr>
            </w:pPr>
          </w:p>
          <w:p w14:paraId="4857F297" w14:textId="77777777" w:rsidR="0070111F" w:rsidRPr="0070111F" w:rsidRDefault="0070111F" w:rsidP="004D6991">
            <w:pPr>
              <w:pStyle w:val="TAL"/>
              <w:rPr>
                <w:ins w:id="155" w:author="Huawei" w:date="2022-02-10T17:43:00Z"/>
                <w:sz w:val="16"/>
                <w:szCs w:val="16"/>
              </w:rPr>
            </w:pPr>
            <w:ins w:id="156" w:author="Huawei" w:date="2022-02-10T17:43:00Z">
              <w:r w:rsidRPr="0070111F">
                <w:rPr>
                  <w:sz w:val="16"/>
                  <w:szCs w:val="16"/>
                </w:rPr>
                <w:t>The reference point for UL SRS-RSRPP shall be:</w:t>
              </w:r>
            </w:ins>
          </w:p>
          <w:p w14:paraId="710278FF" w14:textId="77777777" w:rsidR="0070111F" w:rsidRPr="0070111F" w:rsidRDefault="0070111F" w:rsidP="004D6991">
            <w:pPr>
              <w:pStyle w:val="B1"/>
              <w:spacing w:after="0"/>
              <w:rPr>
                <w:ins w:id="157" w:author="Huawei" w:date="2022-02-10T17:43:00Z"/>
                <w:rFonts w:ascii="Arial" w:hAnsi="Arial" w:cs="Arial"/>
                <w:sz w:val="16"/>
                <w:szCs w:val="16"/>
              </w:rPr>
            </w:pPr>
            <w:ins w:id="158" w:author="Huawei" w:date="2022-02-10T17:43:00Z">
              <w:r w:rsidRPr="0070111F">
                <w:rPr>
                  <w:rFonts w:ascii="Arial" w:hAnsi="Arial" w:cs="Arial"/>
                  <w:sz w:val="16"/>
                  <w:szCs w:val="16"/>
                </w:rPr>
                <w:t>-</w:t>
              </w:r>
              <w:r w:rsidRPr="0070111F">
                <w:rPr>
                  <w:rFonts w:ascii="Arial" w:hAnsi="Arial" w:cs="Arial"/>
                  <w:sz w:val="16"/>
                  <w:szCs w:val="16"/>
                </w:rPr>
                <w:tab/>
                <w:t>for type 1-C base station TS 38.104 [9]: the Rx antenna connector,</w:t>
              </w:r>
            </w:ins>
          </w:p>
          <w:p w14:paraId="06E8CF4B" w14:textId="77777777" w:rsidR="0070111F" w:rsidRPr="0070111F" w:rsidRDefault="0070111F" w:rsidP="004D6991">
            <w:pPr>
              <w:pStyle w:val="B1"/>
              <w:spacing w:after="0"/>
              <w:rPr>
                <w:ins w:id="159" w:author="Huawei" w:date="2022-02-10T17:43:00Z"/>
                <w:rFonts w:ascii="Arial" w:hAnsi="Arial" w:cs="Arial"/>
                <w:sz w:val="16"/>
                <w:szCs w:val="16"/>
              </w:rPr>
            </w:pPr>
            <w:ins w:id="160" w:author="Huawei" w:date="2022-02-10T17:43:00Z">
              <w:r w:rsidRPr="0070111F">
                <w:rPr>
                  <w:rFonts w:ascii="Arial" w:hAnsi="Arial" w:cs="Arial"/>
                  <w:sz w:val="16"/>
                  <w:szCs w:val="16"/>
                </w:rPr>
                <w:t>-</w:t>
              </w:r>
              <w:r w:rsidRPr="0070111F">
                <w:rPr>
                  <w:rFonts w:ascii="Arial" w:hAnsi="Arial" w:cs="Arial"/>
                  <w:sz w:val="16"/>
                  <w:szCs w:val="16"/>
                </w:rPr>
                <w:tab/>
                <w:t>for type 1-O or 2-O base station TS 38.104 [9]:  based on the combined signal from antenna elements corresponding to a given receiver branch</w:t>
              </w:r>
            </w:ins>
          </w:p>
          <w:p w14:paraId="2C651F14" w14:textId="77777777" w:rsidR="0070111F" w:rsidRPr="0070111F" w:rsidRDefault="0070111F" w:rsidP="004D6991">
            <w:pPr>
              <w:pStyle w:val="B1"/>
              <w:spacing w:after="0"/>
              <w:rPr>
                <w:ins w:id="161" w:author="Huawei" w:date="2022-02-10T17:43:00Z"/>
                <w:sz w:val="16"/>
                <w:szCs w:val="16"/>
              </w:rPr>
            </w:pPr>
            <w:ins w:id="162" w:author="Huawei" w:date="2022-02-10T17:43:00Z">
              <w:r w:rsidRPr="0070111F">
                <w:rPr>
                  <w:rFonts w:ascii="Arial" w:hAnsi="Arial" w:cs="Arial"/>
                  <w:sz w:val="16"/>
                  <w:szCs w:val="16"/>
                </w:rPr>
                <w:t>-</w:t>
              </w:r>
              <w:r w:rsidRPr="0070111F">
                <w:rPr>
                  <w:rFonts w:ascii="Arial" w:hAnsi="Arial" w:cs="Arial"/>
                  <w:sz w:val="16"/>
                  <w:szCs w:val="16"/>
                </w:rPr>
                <w:tab/>
                <w:t>for type 1-H base station TS 38.104 [9]: the Rx Transceiver Array Boundary connector.</w:t>
              </w:r>
            </w:ins>
          </w:p>
          <w:p w14:paraId="3E6609E6" w14:textId="77777777" w:rsidR="0070111F" w:rsidRPr="0070111F" w:rsidDel="00640A32" w:rsidRDefault="0070111F" w:rsidP="004D6991">
            <w:pPr>
              <w:keepNext/>
              <w:keepLines/>
              <w:rPr>
                <w:del w:id="163" w:author="Huawei" w:date="2022-02-10T17:43:00Z"/>
                <w:rFonts w:ascii="Arial" w:eastAsia="Times New Roman" w:hAnsi="Arial" w:cs="Arial"/>
                <w:sz w:val="16"/>
                <w:szCs w:val="16"/>
                <w:lang w:eastAsia="x-none"/>
              </w:rPr>
            </w:pPr>
            <w:del w:id="164" w:author="Huawei" w:date="2022-02-10T17:43:00Z">
              <w:r w:rsidRPr="0070111F" w:rsidDel="00640A32">
                <w:rPr>
                  <w:rFonts w:ascii="Arial" w:eastAsia="Times New Roman" w:hAnsi="Arial" w:cs="Arial"/>
                  <w:sz w:val="16"/>
                  <w:szCs w:val="16"/>
                  <w:lang w:eastAsia="x-none"/>
                </w:rPr>
                <w:delText>For frequency range 1, the reference point for the UL SRS-RSRPP shall be the antenna connector of the gNB. For frequency range 2, UL SRS-RSRPP shall be measured based on the combined signal from antenna elements corresponding to a given receiver branch.</w:delText>
              </w:r>
            </w:del>
          </w:p>
          <w:p w14:paraId="6B9688E7" w14:textId="77777777" w:rsidR="0070111F" w:rsidRPr="0070111F" w:rsidRDefault="0070111F" w:rsidP="004D6991">
            <w:pPr>
              <w:keepNext/>
              <w:keepLines/>
              <w:rPr>
                <w:rFonts w:ascii="Arial" w:eastAsia="Times New Roman" w:hAnsi="Arial" w:cs="Arial"/>
                <w:sz w:val="16"/>
                <w:szCs w:val="16"/>
                <w:lang w:eastAsia="x-none"/>
              </w:rPr>
            </w:pPr>
          </w:p>
          <w:p w14:paraId="090F09A5" w14:textId="77777777" w:rsidR="0070111F" w:rsidRPr="0070111F" w:rsidRDefault="0070111F" w:rsidP="004D6991">
            <w:pPr>
              <w:keepNext/>
              <w:keepLines/>
              <w:rPr>
                <w:rFonts w:ascii="Arial" w:eastAsia="Times New Roman" w:hAnsi="Arial" w:cs="Arial"/>
                <w:sz w:val="16"/>
                <w:szCs w:val="16"/>
                <w:lang w:eastAsia="x-none"/>
              </w:rPr>
            </w:pPr>
            <w:r w:rsidRPr="0070111F">
              <w:rPr>
                <w:rFonts w:ascii="Arial" w:eastAsia="Times New Roman" w:hAnsi="Arial" w:cs="Arial"/>
                <w:sz w:val="16"/>
                <w:szCs w:val="16"/>
                <w:lang w:eastAsia="x-none"/>
              </w:rPr>
              <w:t>For frequency range 1 and 2, if receiver diversity is in use by the gNB for UL SRS-RSRPP measurements:</w:t>
            </w:r>
          </w:p>
          <w:p w14:paraId="20F1BF02" w14:textId="77777777" w:rsidR="0070111F" w:rsidRPr="0070111F" w:rsidRDefault="0070111F" w:rsidP="004D6991">
            <w:pPr>
              <w:keepNext/>
              <w:keepLines/>
              <w:rPr>
                <w:rFonts w:ascii="Arial" w:hAnsi="Arial" w:cs="Arial"/>
                <w:sz w:val="16"/>
                <w:szCs w:val="16"/>
                <w:lang w:eastAsia="zh-CN"/>
              </w:rPr>
            </w:pPr>
            <w:r w:rsidRPr="0070111F">
              <w:rPr>
                <w:rFonts w:ascii="Arial" w:hAnsi="Arial" w:cs="Arial"/>
                <w:sz w:val="16"/>
                <w:szCs w:val="16"/>
                <w:lang w:eastAsia="zh-CN"/>
              </w:rPr>
              <w:t>-</w:t>
            </w:r>
            <w:r w:rsidRPr="0070111F">
              <w:rPr>
                <w:rFonts w:ascii="Arial" w:hAnsi="Arial" w:cs="Arial"/>
                <w:sz w:val="16"/>
                <w:szCs w:val="16"/>
                <w:lang w:eastAsia="zh-CN"/>
              </w:rPr>
              <w:tab/>
              <w:t>The reported UL SRS-RSRPP value for the first and additional paths shall be provided for the same receiver branch(es) as applied for UL SRS-RSRP measurements, or</w:t>
            </w:r>
          </w:p>
          <w:p w14:paraId="75396ED0" w14:textId="77777777" w:rsidR="0070111F" w:rsidRPr="0070111F" w:rsidRDefault="0070111F" w:rsidP="004D6991">
            <w:pPr>
              <w:keepNext/>
              <w:keepLines/>
              <w:rPr>
                <w:rFonts w:ascii="Arial" w:eastAsia="Times New Roman" w:hAnsi="Arial"/>
                <w:sz w:val="16"/>
                <w:szCs w:val="16"/>
              </w:rPr>
            </w:pPr>
            <w:r w:rsidRPr="0070111F">
              <w:rPr>
                <w:rFonts w:ascii="Arial" w:hAnsi="Arial" w:cs="Arial"/>
                <w:sz w:val="16"/>
                <w:szCs w:val="16"/>
                <w:lang w:eastAsia="zh-CN"/>
              </w:rPr>
              <w:t>-</w:t>
            </w:r>
            <w:r w:rsidRPr="0070111F">
              <w:rPr>
                <w:rFonts w:ascii="Arial" w:hAnsi="Arial" w:cs="Arial"/>
                <w:sz w:val="16"/>
                <w:szCs w:val="16"/>
                <w:lang w:eastAsia="zh-CN"/>
              </w:rPr>
              <w:tab/>
              <w:t>The reported UL SRS-RSRPP value for the first path shall not be lower than the corresponding UL SRS-RSRPP for the first path of any of the individual receiver branches and the reported UL SRS-RSRPP for the additional paths shall be provided for the same receiver branch(es) as applied UL SRS-RSRPP for the first path.</w:t>
            </w:r>
          </w:p>
        </w:tc>
      </w:tr>
    </w:tbl>
    <w:p w14:paraId="0A8EF1D5" w14:textId="77777777" w:rsidR="0070111F" w:rsidRPr="0070111F" w:rsidRDefault="0070111F" w:rsidP="0070111F">
      <w:pPr>
        <w:rPr>
          <w:rFonts w:ascii="Times New Roman" w:hAnsi="Times New Roman"/>
          <w:szCs w:val="20"/>
        </w:rPr>
      </w:pPr>
    </w:p>
    <w:p w14:paraId="28E03AEB" w14:textId="77777777" w:rsidR="0070111F" w:rsidRPr="0070111F" w:rsidRDefault="0070111F" w:rsidP="0070111F">
      <w:pPr>
        <w:rPr>
          <w:rFonts w:ascii="Times New Roman" w:hAnsi="Times New Roman"/>
          <w:szCs w:val="20"/>
        </w:rPr>
      </w:pPr>
      <w:r w:rsidRPr="0070111F">
        <w:rPr>
          <w:rFonts w:ascii="Times New Roman" w:hAnsi="Times New Roman"/>
          <w:szCs w:val="20"/>
          <w:highlight w:val="green"/>
        </w:rPr>
        <w:t>Agreement</w:t>
      </w:r>
    </w:p>
    <w:p w14:paraId="3D41083D" w14:textId="77777777" w:rsidR="0070111F" w:rsidRPr="0070111F" w:rsidRDefault="0070111F" w:rsidP="0070111F">
      <w:pPr>
        <w:rPr>
          <w:rFonts w:ascii="Times New Roman" w:eastAsia="Times New Roman" w:hAnsi="Times New Roman"/>
          <w:szCs w:val="20"/>
        </w:rPr>
      </w:pPr>
      <w:r w:rsidRPr="0070111F">
        <w:rPr>
          <w:rFonts w:ascii="Times New Roman" w:eastAsia="Times New Roman" w:hAnsi="Times New Roman"/>
          <w:szCs w:val="20"/>
        </w:rPr>
        <w:t>Definition for UL SRS-RSRPP measurement is modified as follows:</w:t>
      </w:r>
    </w:p>
    <w:p w14:paraId="02E5CEDA" w14:textId="77777777" w:rsidR="0070111F" w:rsidRPr="0070111F" w:rsidRDefault="0070111F" w:rsidP="00A63FAE">
      <w:pPr>
        <w:pStyle w:val="ListParagraph"/>
        <w:numPr>
          <w:ilvl w:val="0"/>
          <w:numId w:val="94"/>
        </w:numPr>
        <w:rPr>
          <w:rFonts w:eastAsia="Times New Roman"/>
        </w:rPr>
      </w:pPr>
      <w:r w:rsidRPr="0070111F">
        <w:rPr>
          <w:rFonts w:eastAsia="Times New Roman"/>
        </w:rPr>
        <w:t>UL SRS reference signal received path power (UL SRS-RSRPP) is defined as the power of the linear average of the channel response at the i-th path delay of the resource elements that carry the received UL SRS signal configured for the measurement, where UL SRS-RSRPP for 1st path delay is the power contribution corresponding to the first detected path in time.</w:t>
      </w:r>
    </w:p>
    <w:p w14:paraId="562652A9" w14:textId="77777777" w:rsidR="0070111F" w:rsidRPr="0070111F" w:rsidRDefault="0070111F" w:rsidP="0070111F">
      <w:pPr>
        <w:rPr>
          <w:rFonts w:ascii="Times New Roman" w:hAnsi="Times New Roman"/>
          <w:szCs w:val="20"/>
        </w:rPr>
      </w:pPr>
      <w:r w:rsidRPr="0070111F">
        <w:rPr>
          <w:rFonts w:ascii="Times New Roman" w:hAnsi="Times New Roman"/>
          <w:szCs w:val="20"/>
          <w:highlight w:val="green"/>
        </w:rPr>
        <w:t>Agreement</w:t>
      </w:r>
    </w:p>
    <w:p w14:paraId="173E01F3" w14:textId="77777777" w:rsidR="0070111F" w:rsidRPr="0070111F" w:rsidRDefault="0070111F" w:rsidP="0070111F">
      <w:pPr>
        <w:rPr>
          <w:rFonts w:ascii="Times New Roman" w:eastAsia="Times New Roman" w:hAnsi="Times New Roman"/>
          <w:szCs w:val="20"/>
        </w:rPr>
      </w:pPr>
      <w:r w:rsidRPr="0070111F">
        <w:rPr>
          <w:rFonts w:ascii="Times New Roman" w:eastAsia="Times New Roman" w:hAnsi="Times New Roman"/>
          <w:szCs w:val="20"/>
        </w:rPr>
        <w:t>The gNB can be requested to measure and report to the LMF the UL SRS-RSRPP of the first path using at least the following option:</w:t>
      </w:r>
    </w:p>
    <w:p w14:paraId="40DD97FA" w14:textId="77777777" w:rsidR="0070111F" w:rsidRPr="0070111F" w:rsidRDefault="0070111F" w:rsidP="00A63FAE">
      <w:pPr>
        <w:pStyle w:val="ListParagraph"/>
        <w:numPr>
          <w:ilvl w:val="0"/>
          <w:numId w:val="94"/>
        </w:numPr>
        <w:rPr>
          <w:rFonts w:eastAsia="Times New Roman"/>
        </w:rPr>
      </w:pPr>
      <w:r w:rsidRPr="0070111F">
        <w:rPr>
          <w:rFonts w:eastAsia="Times New Roman"/>
        </w:rPr>
        <w:t>Option 1: if the UL SRS-RSRPP is reported only for the first path (and UL SRS-RSRP is not reported), then the UL SRS-RSRPP of the first path is reported using the absolute reporting as defined in the mapping Table 13.3.1-1 of TS 38.133 for SRS-RSRP.</w:t>
      </w:r>
    </w:p>
    <w:p w14:paraId="58EE735C" w14:textId="77777777" w:rsidR="0070111F" w:rsidRDefault="0070111F" w:rsidP="0070111F">
      <w:pPr>
        <w:rPr>
          <w:lang w:eastAsia="x-none"/>
        </w:rPr>
      </w:pPr>
    </w:p>
    <w:p w14:paraId="126645DB" w14:textId="1841F065" w:rsidR="0070111F" w:rsidRDefault="00F069C8" w:rsidP="0070111F">
      <w:pPr>
        <w:rPr>
          <w:lang w:eastAsia="x-none"/>
        </w:rPr>
      </w:pPr>
      <w:r w:rsidRPr="00F069C8">
        <w:rPr>
          <w:b/>
          <w:bCs/>
          <w:lang w:eastAsia="x-none"/>
        </w:rPr>
        <w:t>Decision:</w:t>
      </w:r>
      <w:r>
        <w:rPr>
          <w:lang w:eastAsia="x-none"/>
        </w:rPr>
        <w:t xml:space="preserve"> As per email decision posted on Mar 2</w:t>
      </w:r>
      <w:r w:rsidRPr="00F069C8">
        <w:rPr>
          <w:vertAlign w:val="superscript"/>
          <w:lang w:eastAsia="x-none"/>
        </w:rPr>
        <w:t>nd</w:t>
      </w:r>
      <w:r>
        <w:rPr>
          <w:lang w:eastAsia="x-none"/>
        </w:rPr>
        <w:t>,</w:t>
      </w:r>
    </w:p>
    <w:p w14:paraId="54CFDB94" w14:textId="77777777" w:rsidR="00F069C8" w:rsidRPr="00F069C8" w:rsidRDefault="00F069C8" w:rsidP="00F069C8">
      <w:pPr>
        <w:rPr>
          <w:rFonts w:ascii="Times New Roman" w:hAnsi="Times New Roman"/>
          <w:szCs w:val="20"/>
          <w:lang w:eastAsia="zh-CN"/>
        </w:rPr>
      </w:pPr>
      <w:r w:rsidRPr="00F069C8">
        <w:rPr>
          <w:rFonts w:ascii="Times New Roman" w:hAnsi="Times New Roman"/>
          <w:szCs w:val="20"/>
          <w:highlight w:val="green"/>
        </w:rPr>
        <w:t>Agreement</w:t>
      </w:r>
    </w:p>
    <w:p w14:paraId="45279DA6" w14:textId="77777777" w:rsidR="00F069C8" w:rsidRPr="00F069C8" w:rsidRDefault="00F069C8" w:rsidP="00F069C8">
      <w:pPr>
        <w:rPr>
          <w:rFonts w:ascii="Times New Roman" w:eastAsiaTheme="minorHAnsi" w:hAnsi="Times New Roman"/>
          <w:szCs w:val="20"/>
          <w:lang w:eastAsia="zh-TW"/>
        </w:rPr>
      </w:pPr>
      <w:r w:rsidRPr="00F069C8">
        <w:rPr>
          <w:rFonts w:ascii="Times New Roman" w:hAnsi="Times New Roman"/>
          <w:szCs w:val="20"/>
        </w:rPr>
        <w:t>If both UL SRS-RSRP and UL SRS-RSRPP of the first path are reported, then UL SRS-RSRPP of the first path is reported using the absolute reporting as defined in the mapping Table 13.3.1-1 of TS 38.133 for SRS-RSRP.</w:t>
      </w:r>
    </w:p>
    <w:p w14:paraId="1BD7BDD4" w14:textId="77777777" w:rsidR="00F069C8" w:rsidRPr="00A9492D" w:rsidRDefault="00F069C8" w:rsidP="00F069C8">
      <w:pPr>
        <w:rPr>
          <w:rFonts w:ascii="Times New Roman" w:hAnsi="Times New Roman"/>
          <w:szCs w:val="20"/>
          <w:lang w:eastAsia="zh-CN"/>
        </w:rPr>
      </w:pPr>
    </w:p>
    <w:p w14:paraId="4F16D360" w14:textId="02C8BB72" w:rsidR="0070111F" w:rsidRPr="00AD11EA" w:rsidRDefault="00A9492D" w:rsidP="0070111F">
      <w:pPr>
        <w:rPr>
          <w:lang w:eastAsia="x-none"/>
        </w:rPr>
      </w:pPr>
      <w:r>
        <w:rPr>
          <w:lang w:val="en-US" w:eastAsia="x-none"/>
        </w:rPr>
        <w:t xml:space="preserve">Final summary in </w:t>
      </w:r>
      <w:hyperlink r:id="rId1386" w:history="1">
        <w:r w:rsidR="004371F4">
          <w:rPr>
            <w:rStyle w:val="Hyperlink"/>
            <w:lang w:val="en-US" w:eastAsia="x-none"/>
          </w:rPr>
          <w:t>R1-2202522</w:t>
        </w:r>
      </w:hyperlink>
      <w:r>
        <w:rPr>
          <w:lang w:eastAsia="x-none"/>
        </w:rPr>
        <w:t>.</w:t>
      </w:r>
    </w:p>
    <w:p w14:paraId="5A04025F" w14:textId="77777777" w:rsidR="006B480F" w:rsidRDefault="006B480F" w:rsidP="000C6A34">
      <w:pPr>
        <w:pStyle w:val="Heading3"/>
      </w:pPr>
      <w:bookmarkStart w:id="165" w:name="_Toc95481784"/>
      <w:bookmarkStart w:id="166" w:name="_Toc98334423"/>
      <w:r w:rsidRPr="00540963">
        <w:t>Accuracy improvements for DL-AoD positioning solutions</w:t>
      </w:r>
      <w:bookmarkEnd w:id="165"/>
      <w:bookmarkEnd w:id="166"/>
    </w:p>
    <w:p w14:paraId="66DBD6DE" w14:textId="1B679F5D" w:rsidR="006B480F" w:rsidRDefault="006B480F" w:rsidP="006B480F">
      <w:pPr>
        <w:rPr>
          <w:i/>
          <w:iCs/>
        </w:rPr>
      </w:pPr>
      <w:r w:rsidRPr="008F36E0">
        <w:rPr>
          <w:i/>
          <w:iCs/>
        </w:rPr>
        <w:t>Including UE-based and network-based (including UE-assisted) positioning solutions</w:t>
      </w:r>
      <w:r>
        <w:rPr>
          <w:i/>
          <w:iCs/>
        </w:rPr>
        <w:t>.</w:t>
      </w:r>
    </w:p>
    <w:p w14:paraId="715982E1" w14:textId="77777777" w:rsidR="00F85DB8" w:rsidRDefault="00F85DB8" w:rsidP="00F85DB8"/>
    <w:p w14:paraId="7386CF46" w14:textId="6DBBD7A6" w:rsidR="006B480F" w:rsidRPr="00523133" w:rsidRDefault="002328C4" w:rsidP="006B480F">
      <w:pPr>
        <w:rPr>
          <w:iCs/>
        </w:rPr>
      </w:pPr>
      <w:hyperlink r:id="rId1387" w:history="1">
        <w:r w:rsidR="004371F4">
          <w:rPr>
            <w:rStyle w:val="Hyperlink"/>
            <w:iCs/>
          </w:rPr>
          <w:t>R1-2200922</w:t>
        </w:r>
      </w:hyperlink>
      <w:r w:rsidR="006B480F" w:rsidRPr="00523133">
        <w:rPr>
          <w:iCs/>
        </w:rPr>
        <w:tab/>
        <w:t>Maintenance of DL-AoD enhancements</w:t>
      </w:r>
      <w:r w:rsidR="006B480F" w:rsidRPr="00523133">
        <w:rPr>
          <w:iCs/>
        </w:rPr>
        <w:tab/>
        <w:t>Huawei, HiSilicon</w:t>
      </w:r>
    </w:p>
    <w:p w14:paraId="15CAAD30" w14:textId="1111F2C7" w:rsidR="006B480F" w:rsidRPr="00523133" w:rsidRDefault="002328C4" w:rsidP="006B480F">
      <w:pPr>
        <w:rPr>
          <w:iCs/>
        </w:rPr>
      </w:pPr>
      <w:hyperlink r:id="rId1388" w:history="1">
        <w:r w:rsidR="004371F4">
          <w:rPr>
            <w:rStyle w:val="Hyperlink"/>
            <w:iCs/>
          </w:rPr>
          <w:t>R1-2201095</w:t>
        </w:r>
      </w:hyperlink>
      <w:r w:rsidR="006B480F" w:rsidRPr="00523133">
        <w:rPr>
          <w:iCs/>
        </w:rPr>
        <w:tab/>
        <w:t>Maintenance on enhancements for DL-AoD method</w:t>
      </w:r>
      <w:r w:rsidR="006B480F" w:rsidRPr="00523133">
        <w:rPr>
          <w:iCs/>
        </w:rPr>
        <w:tab/>
        <w:t>vivo</w:t>
      </w:r>
    </w:p>
    <w:p w14:paraId="1B62CE8D" w14:textId="1616B500" w:rsidR="006B480F" w:rsidRPr="00523133" w:rsidRDefault="002328C4" w:rsidP="006B480F">
      <w:pPr>
        <w:rPr>
          <w:iCs/>
        </w:rPr>
      </w:pPr>
      <w:hyperlink r:id="rId1389" w:history="1">
        <w:r w:rsidR="004371F4">
          <w:rPr>
            <w:rStyle w:val="Hyperlink"/>
            <w:iCs/>
          </w:rPr>
          <w:t>R1-2201195</w:t>
        </w:r>
      </w:hyperlink>
      <w:r w:rsidR="006B480F" w:rsidRPr="00523133">
        <w:rPr>
          <w:iCs/>
        </w:rPr>
        <w:tab/>
        <w:t>Remaining issues on DL-AoD positioning solutions</w:t>
      </w:r>
      <w:r w:rsidR="006B480F" w:rsidRPr="00523133">
        <w:rPr>
          <w:iCs/>
        </w:rPr>
        <w:tab/>
        <w:t>ZTE</w:t>
      </w:r>
    </w:p>
    <w:p w14:paraId="389AAEF8" w14:textId="21D18D08" w:rsidR="006B480F" w:rsidRPr="00523133" w:rsidRDefault="002328C4" w:rsidP="006B480F">
      <w:pPr>
        <w:rPr>
          <w:iCs/>
        </w:rPr>
      </w:pPr>
      <w:hyperlink r:id="rId1390" w:history="1">
        <w:r w:rsidR="004371F4">
          <w:rPr>
            <w:rStyle w:val="Hyperlink"/>
            <w:iCs/>
          </w:rPr>
          <w:t>R1-2201241</w:t>
        </w:r>
      </w:hyperlink>
      <w:r w:rsidR="006B480F" w:rsidRPr="00523133">
        <w:rPr>
          <w:iCs/>
        </w:rPr>
        <w:tab/>
        <w:t>Enhancements for DL-AoD positioning</w:t>
      </w:r>
      <w:r w:rsidR="006B480F" w:rsidRPr="00523133">
        <w:rPr>
          <w:iCs/>
        </w:rPr>
        <w:tab/>
        <w:t>OPPO</w:t>
      </w:r>
    </w:p>
    <w:p w14:paraId="21373F54" w14:textId="7B2DDEAA" w:rsidR="006B480F" w:rsidRPr="00523133" w:rsidRDefault="002328C4" w:rsidP="006B480F">
      <w:pPr>
        <w:rPr>
          <w:iCs/>
        </w:rPr>
      </w:pPr>
      <w:hyperlink r:id="rId1391" w:history="1">
        <w:r w:rsidR="004371F4">
          <w:rPr>
            <w:rStyle w:val="Hyperlink"/>
            <w:iCs/>
          </w:rPr>
          <w:t>R1-2201363</w:t>
        </w:r>
      </w:hyperlink>
      <w:r w:rsidR="006B480F" w:rsidRPr="00523133">
        <w:rPr>
          <w:iCs/>
        </w:rPr>
        <w:tab/>
        <w:t>Remaining issues on enhancements for DL-AoD positioning method</w:t>
      </w:r>
      <w:r w:rsidR="006B480F" w:rsidRPr="00523133">
        <w:rPr>
          <w:iCs/>
        </w:rPr>
        <w:tab/>
        <w:t>CATT</w:t>
      </w:r>
    </w:p>
    <w:p w14:paraId="5F854E2F" w14:textId="260F8580" w:rsidR="006B480F" w:rsidRPr="00523133" w:rsidRDefault="002328C4" w:rsidP="006B480F">
      <w:pPr>
        <w:rPr>
          <w:iCs/>
        </w:rPr>
      </w:pPr>
      <w:hyperlink r:id="rId1392" w:history="1">
        <w:r w:rsidR="004371F4">
          <w:rPr>
            <w:rStyle w:val="Hyperlink"/>
            <w:iCs/>
          </w:rPr>
          <w:t>R1-2201636</w:t>
        </w:r>
      </w:hyperlink>
      <w:r w:rsidR="006B480F" w:rsidRPr="00523133">
        <w:rPr>
          <w:iCs/>
        </w:rPr>
        <w:tab/>
        <w:t>Maintenance of enhancing DL AoD</w:t>
      </w:r>
      <w:r w:rsidR="006B480F" w:rsidRPr="00523133">
        <w:rPr>
          <w:iCs/>
        </w:rPr>
        <w:tab/>
        <w:t>Nokia, Nokia Shanghai Bell</w:t>
      </w:r>
    </w:p>
    <w:p w14:paraId="181544A8" w14:textId="7190B40B" w:rsidR="006B480F" w:rsidRPr="00523133" w:rsidRDefault="002328C4" w:rsidP="006B480F">
      <w:pPr>
        <w:rPr>
          <w:iCs/>
        </w:rPr>
      </w:pPr>
      <w:hyperlink r:id="rId1393" w:history="1">
        <w:r w:rsidR="004371F4">
          <w:rPr>
            <w:rStyle w:val="Hyperlink"/>
            <w:iCs/>
          </w:rPr>
          <w:t>R1-2201699</w:t>
        </w:r>
      </w:hyperlink>
      <w:r w:rsidR="006B480F" w:rsidRPr="00523133">
        <w:rPr>
          <w:iCs/>
        </w:rPr>
        <w:tab/>
        <w:t>Maintenance of Rel.17 NR positioning solutions for DL-AoD method</w:t>
      </w:r>
      <w:r w:rsidR="006B480F" w:rsidRPr="00523133">
        <w:rPr>
          <w:iCs/>
        </w:rPr>
        <w:tab/>
        <w:t>Intel Corporation</w:t>
      </w:r>
    </w:p>
    <w:p w14:paraId="02F7A3DF" w14:textId="76E383D3" w:rsidR="006B480F" w:rsidRPr="00523133" w:rsidRDefault="002328C4" w:rsidP="006B480F">
      <w:pPr>
        <w:rPr>
          <w:iCs/>
        </w:rPr>
      </w:pPr>
      <w:hyperlink r:id="rId1394" w:history="1">
        <w:r w:rsidR="004371F4">
          <w:rPr>
            <w:rStyle w:val="Hyperlink"/>
            <w:iCs/>
          </w:rPr>
          <w:t>R1-2201826</w:t>
        </w:r>
      </w:hyperlink>
      <w:r w:rsidR="006B480F" w:rsidRPr="00523133">
        <w:rPr>
          <w:iCs/>
        </w:rPr>
        <w:tab/>
        <w:t>Remaining issues for DL-AoD positioning solutions</w:t>
      </w:r>
      <w:r w:rsidR="006B480F" w:rsidRPr="00523133">
        <w:rPr>
          <w:iCs/>
        </w:rPr>
        <w:tab/>
        <w:t>InterDigital, Inc.</w:t>
      </w:r>
    </w:p>
    <w:p w14:paraId="71565662" w14:textId="0316AE63" w:rsidR="006B480F" w:rsidRPr="00523133" w:rsidRDefault="002328C4" w:rsidP="006B480F">
      <w:pPr>
        <w:rPr>
          <w:iCs/>
        </w:rPr>
      </w:pPr>
      <w:hyperlink r:id="rId1395" w:history="1">
        <w:r w:rsidR="004371F4">
          <w:rPr>
            <w:rStyle w:val="Hyperlink"/>
            <w:iCs/>
          </w:rPr>
          <w:t>R1-2201858</w:t>
        </w:r>
      </w:hyperlink>
      <w:r w:rsidR="006B480F" w:rsidRPr="00523133">
        <w:rPr>
          <w:iCs/>
        </w:rPr>
        <w:tab/>
        <w:t>Remaining issues on DL-AoD enhancements</w:t>
      </w:r>
      <w:r w:rsidR="006B480F" w:rsidRPr="00523133">
        <w:rPr>
          <w:iCs/>
        </w:rPr>
        <w:tab/>
        <w:t>CMCC</w:t>
      </w:r>
    </w:p>
    <w:p w14:paraId="183CEC89" w14:textId="3A112FA5" w:rsidR="006B480F" w:rsidRPr="00523133" w:rsidRDefault="002328C4" w:rsidP="006B480F">
      <w:pPr>
        <w:rPr>
          <w:iCs/>
        </w:rPr>
      </w:pPr>
      <w:hyperlink r:id="rId1396" w:history="1">
        <w:r w:rsidR="004371F4">
          <w:rPr>
            <w:rStyle w:val="Hyperlink"/>
            <w:iCs/>
          </w:rPr>
          <w:t>R1-2201946</w:t>
        </w:r>
      </w:hyperlink>
      <w:r w:rsidR="006B480F" w:rsidRPr="00523133">
        <w:rPr>
          <w:iCs/>
        </w:rPr>
        <w:tab/>
        <w:t>Remaining issues on accuracy improvements for DL-AoD positioning solutions</w:t>
      </w:r>
      <w:r w:rsidR="006B480F" w:rsidRPr="00523133">
        <w:rPr>
          <w:iCs/>
        </w:rPr>
        <w:tab/>
        <w:t>Xiaomi</w:t>
      </w:r>
    </w:p>
    <w:p w14:paraId="744B02C8" w14:textId="639BBC05" w:rsidR="006B480F" w:rsidRPr="00523133" w:rsidRDefault="002328C4" w:rsidP="006B480F">
      <w:pPr>
        <w:rPr>
          <w:iCs/>
        </w:rPr>
      </w:pPr>
      <w:hyperlink r:id="rId1397" w:history="1">
        <w:r w:rsidR="004371F4">
          <w:rPr>
            <w:rStyle w:val="Hyperlink"/>
            <w:iCs/>
          </w:rPr>
          <w:t>R1-2202016</w:t>
        </w:r>
      </w:hyperlink>
      <w:r w:rsidR="006B480F" w:rsidRPr="00523133">
        <w:rPr>
          <w:iCs/>
        </w:rPr>
        <w:tab/>
        <w:t>Discussion on accuracy improvements for DL-AoD positioning solutions</w:t>
      </w:r>
      <w:r w:rsidR="006B480F" w:rsidRPr="00523133">
        <w:rPr>
          <w:iCs/>
        </w:rPr>
        <w:tab/>
        <w:t>Samsung</w:t>
      </w:r>
    </w:p>
    <w:p w14:paraId="7CB6A9A4" w14:textId="66BDB05B" w:rsidR="006B480F" w:rsidRPr="00523133" w:rsidRDefault="002328C4" w:rsidP="006B480F">
      <w:pPr>
        <w:rPr>
          <w:iCs/>
        </w:rPr>
      </w:pPr>
      <w:hyperlink r:id="rId1398" w:history="1">
        <w:r w:rsidR="004371F4">
          <w:rPr>
            <w:rStyle w:val="Hyperlink"/>
            <w:iCs/>
          </w:rPr>
          <w:t>R1-2202142</w:t>
        </w:r>
      </w:hyperlink>
      <w:r w:rsidR="006B480F" w:rsidRPr="00523133">
        <w:rPr>
          <w:iCs/>
        </w:rPr>
        <w:tab/>
        <w:t>Maintenance on Potential Enhancements for DL-AoD positioning</w:t>
      </w:r>
      <w:r w:rsidR="006B480F" w:rsidRPr="00523133">
        <w:rPr>
          <w:iCs/>
        </w:rPr>
        <w:tab/>
        <w:t>Qualcomm Incorporated</w:t>
      </w:r>
    </w:p>
    <w:p w14:paraId="0696E381" w14:textId="611EA6E6" w:rsidR="006B480F" w:rsidRPr="00523133" w:rsidRDefault="002328C4" w:rsidP="006B480F">
      <w:pPr>
        <w:rPr>
          <w:iCs/>
        </w:rPr>
      </w:pPr>
      <w:hyperlink r:id="rId1399" w:history="1">
        <w:r w:rsidR="004371F4">
          <w:rPr>
            <w:rStyle w:val="Hyperlink"/>
            <w:iCs/>
          </w:rPr>
          <w:t>R1-2202293</w:t>
        </w:r>
      </w:hyperlink>
      <w:r w:rsidR="006B480F" w:rsidRPr="00523133">
        <w:rPr>
          <w:iCs/>
        </w:rPr>
        <w:tab/>
        <w:t>Discussion on accuracy improvement for DL-AoD positioning</w:t>
      </w:r>
      <w:r w:rsidR="006B480F" w:rsidRPr="00523133">
        <w:rPr>
          <w:iCs/>
        </w:rPr>
        <w:tab/>
        <w:t>LG Electronics</w:t>
      </w:r>
    </w:p>
    <w:p w14:paraId="65A28721" w14:textId="572FB1C1" w:rsidR="006B480F" w:rsidRPr="00523133" w:rsidRDefault="002328C4" w:rsidP="006B480F">
      <w:pPr>
        <w:rPr>
          <w:iCs/>
        </w:rPr>
      </w:pPr>
      <w:hyperlink r:id="rId1400" w:history="1">
        <w:r w:rsidR="004371F4">
          <w:rPr>
            <w:rStyle w:val="Hyperlink"/>
            <w:iCs/>
          </w:rPr>
          <w:t>R1-2202367</w:t>
        </w:r>
      </w:hyperlink>
      <w:r w:rsidR="006B480F" w:rsidRPr="00523133">
        <w:rPr>
          <w:iCs/>
        </w:rPr>
        <w:tab/>
        <w:t>Maintenance for Rel-17 DL-AoD</w:t>
      </w:r>
      <w:r w:rsidR="006B480F" w:rsidRPr="00523133">
        <w:rPr>
          <w:iCs/>
        </w:rPr>
        <w:tab/>
        <w:t>Fraunhofer IIS, Fraunhofer HHI</w:t>
      </w:r>
    </w:p>
    <w:p w14:paraId="2726F0D4" w14:textId="09E353DB" w:rsidR="006B480F" w:rsidRPr="00523133" w:rsidRDefault="002328C4" w:rsidP="006B480F">
      <w:pPr>
        <w:rPr>
          <w:iCs/>
        </w:rPr>
      </w:pPr>
      <w:hyperlink r:id="rId1401" w:history="1">
        <w:r w:rsidR="004371F4">
          <w:rPr>
            <w:rStyle w:val="Hyperlink"/>
            <w:iCs/>
          </w:rPr>
          <w:t>R1-2202371</w:t>
        </w:r>
      </w:hyperlink>
      <w:r w:rsidR="006B480F" w:rsidRPr="00523133">
        <w:rPr>
          <w:iCs/>
        </w:rPr>
        <w:tab/>
        <w:t>DL-AoD Positioning Maintenance</w:t>
      </w:r>
      <w:r w:rsidR="006B480F" w:rsidRPr="00523133">
        <w:rPr>
          <w:iCs/>
        </w:rPr>
        <w:tab/>
        <w:t>Lenovo, Motorola Mobility</w:t>
      </w:r>
    </w:p>
    <w:p w14:paraId="1BF1C7D0" w14:textId="44D85FFC" w:rsidR="006B480F" w:rsidRDefault="002328C4" w:rsidP="006B480F">
      <w:pPr>
        <w:rPr>
          <w:iCs/>
        </w:rPr>
      </w:pPr>
      <w:hyperlink r:id="rId1402" w:history="1">
        <w:r w:rsidR="004371F4">
          <w:rPr>
            <w:rStyle w:val="Hyperlink"/>
            <w:iCs/>
          </w:rPr>
          <w:t>R1-2202391</w:t>
        </w:r>
      </w:hyperlink>
      <w:r w:rsidR="006B480F" w:rsidRPr="00523133">
        <w:rPr>
          <w:iCs/>
        </w:rPr>
        <w:tab/>
        <w:t>Enhancements of DL-AoD positioning solutions</w:t>
      </w:r>
      <w:r w:rsidR="006B480F" w:rsidRPr="00523133">
        <w:rPr>
          <w:iCs/>
        </w:rPr>
        <w:tab/>
        <w:t>Ericsson</w:t>
      </w:r>
    </w:p>
    <w:p w14:paraId="01606B0A" w14:textId="6AF70392" w:rsidR="00F85DB8" w:rsidRDefault="00F85DB8" w:rsidP="006B480F">
      <w:pPr>
        <w:rPr>
          <w:iCs/>
        </w:rPr>
      </w:pPr>
    </w:p>
    <w:p w14:paraId="4C3566CD" w14:textId="77777777" w:rsidR="00F85DB8" w:rsidRPr="00F85DB8" w:rsidRDefault="00F85DB8" w:rsidP="00F85DB8">
      <w:pPr>
        <w:rPr>
          <w:lang w:val="fr-FR" w:eastAsia="x-none"/>
        </w:rPr>
      </w:pPr>
      <w:r w:rsidRPr="00F85DB8">
        <w:rPr>
          <w:lang w:val="fr-FR" w:eastAsia="x-none"/>
        </w:rPr>
        <w:t>[108-e-R17-ePos-03] – Florent (Ericsson)</w:t>
      </w:r>
    </w:p>
    <w:p w14:paraId="1E4BD923" w14:textId="79C31624" w:rsidR="00F85DB8" w:rsidRPr="00F85DB8" w:rsidRDefault="00F85DB8" w:rsidP="00F85DB8">
      <w:pPr>
        <w:rPr>
          <w:lang w:eastAsia="x-none"/>
        </w:rPr>
      </w:pPr>
      <w:r w:rsidRPr="00F85DB8">
        <w:rPr>
          <w:lang w:eastAsia="x-none"/>
        </w:rPr>
        <w:t>Email discussion for maintenance on accuracy improvements for DL-AoD positioning solutions</w:t>
      </w:r>
    </w:p>
    <w:p w14:paraId="5ED5D44D" w14:textId="77777777" w:rsidR="00F85DB8" w:rsidRPr="00F85DB8" w:rsidRDefault="00F85DB8" w:rsidP="00F85DB8">
      <w:pPr>
        <w:numPr>
          <w:ilvl w:val="0"/>
          <w:numId w:val="62"/>
        </w:numPr>
        <w:rPr>
          <w:lang w:eastAsia="x-none"/>
        </w:rPr>
      </w:pPr>
      <w:r w:rsidRPr="00F85DB8">
        <w:rPr>
          <w:rFonts w:hint="eastAsia"/>
          <w:lang w:eastAsia="x-none"/>
        </w:rPr>
        <w:t>1</w:t>
      </w:r>
      <w:r w:rsidRPr="00F85DB8">
        <w:rPr>
          <w:rFonts w:hint="eastAsia"/>
          <w:vertAlign w:val="superscript"/>
          <w:lang w:eastAsia="x-none"/>
        </w:rPr>
        <w:t>st</w:t>
      </w:r>
      <w:r w:rsidRPr="00F85DB8">
        <w:rPr>
          <w:rFonts w:hint="eastAsia"/>
          <w:lang w:eastAsia="x-none"/>
        </w:rPr>
        <w:t xml:space="preserve"> check point: </w:t>
      </w:r>
      <w:r w:rsidRPr="00F85DB8">
        <w:t>February</w:t>
      </w:r>
      <w:r w:rsidRPr="00F85DB8">
        <w:rPr>
          <w:rFonts w:hint="eastAsia"/>
        </w:rPr>
        <w:t xml:space="preserve"> </w:t>
      </w:r>
      <w:r w:rsidRPr="00F85DB8">
        <w:t>25</w:t>
      </w:r>
    </w:p>
    <w:p w14:paraId="4C3E7DD7" w14:textId="77777777" w:rsidR="00F85DB8" w:rsidRPr="00F85DB8" w:rsidRDefault="00F85DB8" w:rsidP="00F85DB8">
      <w:pPr>
        <w:numPr>
          <w:ilvl w:val="0"/>
          <w:numId w:val="62"/>
        </w:numPr>
        <w:rPr>
          <w:lang w:eastAsia="x-none"/>
        </w:rPr>
      </w:pPr>
      <w:r w:rsidRPr="00F85DB8">
        <w:rPr>
          <w:lang w:eastAsia="x-none"/>
        </w:rPr>
        <w:lastRenderedPageBreak/>
        <w:t>Final</w:t>
      </w:r>
      <w:r w:rsidRPr="00F85DB8">
        <w:rPr>
          <w:rFonts w:hint="eastAsia"/>
          <w:lang w:eastAsia="x-none"/>
        </w:rPr>
        <w:t xml:space="preserve"> check point: </w:t>
      </w:r>
      <w:r w:rsidRPr="00F85DB8">
        <w:t>March 3</w:t>
      </w:r>
    </w:p>
    <w:p w14:paraId="7BB7DADC" w14:textId="127A26D0" w:rsidR="00F85DB8" w:rsidRPr="00F85DB8" w:rsidRDefault="002328C4" w:rsidP="00F85DB8">
      <w:pPr>
        <w:rPr>
          <w:b/>
          <w:iCs/>
        </w:rPr>
      </w:pPr>
      <w:hyperlink r:id="rId1403" w:history="1">
        <w:r w:rsidR="004371F4">
          <w:rPr>
            <w:rStyle w:val="Hyperlink"/>
            <w:b/>
            <w:iCs/>
          </w:rPr>
          <w:t>R1-2202603</w:t>
        </w:r>
      </w:hyperlink>
      <w:r w:rsidR="00F85DB8" w:rsidRPr="00F85DB8">
        <w:rPr>
          <w:b/>
          <w:iCs/>
        </w:rPr>
        <w:tab/>
        <w:t>FL summary #1 for AI 8.5.3 Accuracy improvements for DL-AoD positioning solutions</w:t>
      </w:r>
      <w:r w:rsidR="00F85DB8" w:rsidRPr="00F85DB8">
        <w:rPr>
          <w:b/>
          <w:iCs/>
        </w:rPr>
        <w:tab/>
        <w:t>Moderator (Ericsson)</w:t>
      </w:r>
    </w:p>
    <w:p w14:paraId="6C0A7501" w14:textId="77777777" w:rsidR="00F85DB8" w:rsidRDefault="00F85DB8" w:rsidP="00F85DB8">
      <w:pPr>
        <w:rPr>
          <w:lang w:eastAsia="x-none"/>
        </w:rPr>
      </w:pPr>
      <w:r>
        <w:rPr>
          <w:lang w:eastAsia="x-none"/>
        </w:rPr>
        <w:t>From Feb 23</w:t>
      </w:r>
      <w:r w:rsidRPr="0070111F">
        <w:rPr>
          <w:vertAlign w:val="superscript"/>
          <w:lang w:eastAsia="x-none"/>
        </w:rPr>
        <w:t>rd</w:t>
      </w:r>
      <w:r>
        <w:rPr>
          <w:lang w:eastAsia="x-none"/>
        </w:rPr>
        <w:t xml:space="preserve"> GTW session</w:t>
      </w:r>
    </w:p>
    <w:p w14:paraId="2F354511" w14:textId="77777777" w:rsidR="00F85DB8" w:rsidRPr="00F85DB8" w:rsidRDefault="00F85DB8" w:rsidP="00F85DB8">
      <w:r w:rsidRPr="00F85DB8">
        <w:rPr>
          <w:highlight w:val="green"/>
          <w:lang w:eastAsia="zh-CN"/>
        </w:rPr>
        <w:t>Agreement</w:t>
      </w:r>
    </w:p>
    <w:p w14:paraId="29A75AFE" w14:textId="77777777" w:rsidR="00F85DB8" w:rsidRPr="0095686C" w:rsidRDefault="00F85DB8" w:rsidP="00F85DB8">
      <w:pPr>
        <w:rPr>
          <w:rFonts w:ascii="Times New Roman" w:eastAsia="Times New Roman" w:hAnsi="Times New Roman"/>
        </w:rPr>
      </w:pPr>
      <w:r w:rsidRPr="0095686C">
        <w:rPr>
          <w:rFonts w:ascii="Times New Roman" w:eastAsia="Times New Roman" w:hAnsi="Times New Roman"/>
        </w:rPr>
        <w:t>The following definition for DL PRS RSRPP in 38.215 is endorsed:</w:t>
      </w:r>
    </w:p>
    <w:p w14:paraId="145A967F" w14:textId="77777777" w:rsidR="00F85DB8" w:rsidRPr="00F85DB8" w:rsidRDefault="00F85DB8" w:rsidP="00A63FAE">
      <w:pPr>
        <w:pStyle w:val="ListParagraph"/>
        <w:numPr>
          <w:ilvl w:val="0"/>
          <w:numId w:val="94"/>
        </w:numPr>
        <w:rPr>
          <w:rFonts w:eastAsia="Times New Roman"/>
        </w:rPr>
      </w:pPr>
      <w:r w:rsidRPr="00F85DB8">
        <w:rPr>
          <w:rFonts w:eastAsia="Times New Roman"/>
        </w:rPr>
        <w:t>DL PRS reference signal received path power (DL PRS-RSRPP), is defined as the power of the linear average of the channel response at the i-th path delay of the resource elements that carry DL PRS signal configured for the measurement, where DL PRS-RSRPP for the 1st path delay is the power contribution corresponding to the first detected path in time.</w:t>
      </w:r>
    </w:p>
    <w:p w14:paraId="724C3FE7" w14:textId="77777777" w:rsidR="00F85DB8" w:rsidRPr="00E35B8C" w:rsidRDefault="00F85DB8" w:rsidP="00F85DB8">
      <w:pPr>
        <w:rPr>
          <w:iCs/>
        </w:rPr>
      </w:pPr>
    </w:p>
    <w:p w14:paraId="723C82D7" w14:textId="5ACFDA22" w:rsidR="00F85DB8" w:rsidRDefault="00034CC1" w:rsidP="00F85DB8">
      <w:pPr>
        <w:rPr>
          <w:iCs/>
        </w:rPr>
      </w:pPr>
      <w:r w:rsidRPr="00034CC1">
        <w:rPr>
          <w:b/>
          <w:bCs/>
          <w:iCs/>
        </w:rPr>
        <w:t>Decision:</w:t>
      </w:r>
      <w:r>
        <w:rPr>
          <w:iCs/>
        </w:rPr>
        <w:t xml:space="preserve"> As per email decision posted on Feb 26</w:t>
      </w:r>
      <w:r w:rsidRPr="00034CC1">
        <w:rPr>
          <w:iCs/>
          <w:vertAlign w:val="superscript"/>
        </w:rPr>
        <w:t>th</w:t>
      </w:r>
      <w:r>
        <w:rPr>
          <w:iCs/>
        </w:rPr>
        <w:t>,</w:t>
      </w:r>
    </w:p>
    <w:p w14:paraId="683F4DF5" w14:textId="77777777" w:rsidR="00034CC1" w:rsidRPr="00F85DB8" w:rsidRDefault="00034CC1" w:rsidP="00034CC1">
      <w:r w:rsidRPr="00F85DB8">
        <w:rPr>
          <w:highlight w:val="green"/>
          <w:lang w:eastAsia="zh-CN"/>
        </w:rPr>
        <w:t>Agreement</w:t>
      </w:r>
    </w:p>
    <w:p w14:paraId="37105056" w14:textId="77777777" w:rsidR="00034CC1" w:rsidRDefault="00034CC1" w:rsidP="00034CC1">
      <w:pPr>
        <w:rPr>
          <w:iCs/>
        </w:rPr>
      </w:pPr>
      <w:r w:rsidRPr="00AB38F4">
        <w:rPr>
          <w:iCs/>
        </w:rPr>
        <w:t>In the beam antenna Assistance data element, support signaling enabling to refer the beam information of a TRP with another TRP with the same beam information i</w:t>
      </w:r>
      <w:r>
        <w:rPr>
          <w:iCs/>
        </w:rPr>
        <w:t>n Local Coordinate System (LCS)</w:t>
      </w:r>
      <w:r w:rsidRPr="00AB38F4">
        <w:rPr>
          <w:iCs/>
        </w:rPr>
        <w:t>.</w:t>
      </w:r>
    </w:p>
    <w:p w14:paraId="07E6C7B1" w14:textId="77777777" w:rsidR="00034CC1" w:rsidRDefault="00034CC1" w:rsidP="00034CC1">
      <w:pPr>
        <w:rPr>
          <w:iCs/>
        </w:rPr>
      </w:pPr>
    </w:p>
    <w:p w14:paraId="60BECDC4" w14:textId="77777777" w:rsidR="00034CC1" w:rsidRPr="00034CC1" w:rsidRDefault="00034CC1" w:rsidP="00034CC1">
      <w:r w:rsidRPr="00034CC1">
        <w:rPr>
          <w:highlight w:val="green"/>
          <w:lang w:eastAsia="zh-CN"/>
        </w:rPr>
        <w:t>Agreement</w:t>
      </w:r>
    </w:p>
    <w:p w14:paraId="57514B3C" w14:textId="77777777" w:rsidR="00034CC1" w:rsidRPr="00AB38F4" w:rsidRDefault="00034CC1" w:rsidP="00034CC1">
      <w:pPr>
        <w:rPr>
          <w:iCs/>
        </w:rPr>
      </w:pPr>
      <w:r w:rsidRPr="00037C92">
        <w:rPr>
          <w:iCs/>
        </w:rPr>
        <w:t>Only GCS is supported for reference angle for expected angle and uncertainty of DL-AoD positioning.</w:t>
      </w:r>
    </w:p>
    <w:p w14:paraId="64C01669" w14:textId="08FC8861" w:rsidR="00034CC1" w:rsidRDefault="00034CC1" w:rsidP="00034CC1">
      <w:pPr>
        <w:rPr>
          <w:iCs/>
        </w:rPr>
      </w:pPr>
    </w:p>
    <w:p w14:paraId="77F117A3" w14:textId="77777777" w:rsidR="00034CC1" w:rsidRPr="00034CC1" w:rsidRDefault="00034CC1" w:rsidP="00034CC1">
      <w:r w:rsidRPr="00034CC1">
        <w:rPr>
          <w:highlight w:val="green"/>
          <w:lang w:eastAsia="zh-CN"/>
        </w:rPr>
        <w:t>Agreement</w:t>
      </w:r>
    </w:p>
    <w:p w14:paraId="38289D47" w14:textId="77777777" w:rsidR="00034CC1" w:rsidRDefault="00034CC1" w:rsidP="00034CC1">
      <w:r w:rsidRPr="00034CC1">
        <w:t>The TP below for TS 38.214 section 5.1.6.5 is endorsed</w:t>
      </w:r>
    </w:p>
    <w:p w14:paraId="09266C30" w14:textId="77777777" w:rsidR="00034CC1" w:rsidRPr="00D62CED" w:rsidRDefault="00034CC1" w:rsidP="00034CC1">
      <w:pPr>
        <w:ind w:leftChars="300" w:left="600"/>
        <w:jc w:val="center"/>
        <w:rPr>
          <w:color w:val="FF0000"/>
        </w:rPr>
      </w:pPr>
      <w:r w:rsidRPr="00D62CED">
        <w:rPr>
          <w:color w:val="FF0000"/>
        </w:rPr>
        <w:t>----------------Start of TP for TS38.214---------------------</w:t>
      </w:r>
    </w:p>
    <w:p w14:paraId="2211142D" w14:textId="77777777" w:rsidR="00034CC1" w:rsidRPr="00034CC1" w:rsidRDefault="00034CC1" w:rsidP="00034CC1">
      <w:pPr>
        <w:ind w:leftChars="200" w:left="400"/>
        <w:rPr>
          <w:rFonts w:ascii="Arial" w:hAnsi="Arial" w:cs="Arial"/>
          <w:b/>
          <w:iCs/>
          <w:sz w:val="16"/>
          <w:szCs w:val="16"/>
        </w:rPr>
      </w:pPr>
      <w:r w:rsidRPr="00034CC1">
        <w:rPr>
          <w:rFonts w:ascii="Arial" w:hAnsi="Arial" w:cs="Arial"/>
          <w:b/>
          <w:iCs/>
          <w:sz w:val="16"/>
          <w:szCs w:val="16"/>
        </w:rPr>
        <w:t>5.1.6.5</w:t>
      </w:r>
      <w:r w:rsidRPr="00034CC1">
        <w:rPr>
          <w:rFonts w:ascii="Arial" w:hAnsi="Arial" w:cs="Arial"/>
          <w:b/>
          <w:iCs/>
          <w:sz w:val="16"/>
          <w:szCs w:val="16"/>
        </w:rPr>
        <w:tab/>
        <w:t>PRS reception procedure</w:t>
      </w:r>
    </w:p>
    <w:p w14:paraId="043FD8AB" w14:textId="77777777" w:rsidR="00034CC1" w:rsidRPr="00034CC1" w:rsidRDefault="00034CC1" w:rsidP="00034CC1">
      <w:pPr>
        <w:pStyle w:val="B1"/>
        <w:spacing w:after="0"/>
        <w:ind w:leftChars="342" w:left="968"/>
        <w:rPr>
          <w:rFonts w:ascii="Arial" w:hAnsi="Arial" w:cs="Arial"/>
          <w:color w:val="000000"/>
          <w:sz w:val="16"/>
          <w:szCs w:val="16"/>
          <w:lang w:eastAsia="zh-CN"/>
        </w:rPr>
      </w:pPr>
      <w:r w:rsidRPr="00034CC1">
        <w:rPr>
          <w:rFonts w:ascii="Arial" w:hAnsi="Arial" w:cs="Arial"/>
          <w:color w:val="000000"/>
          <w:sz w:val="16"/>
          <w:szCs w:val="16"/>
          <w:lang w:eastAsia="zh-CN"/>
        </w:rPr>
        <w:t>……</w:t>
      </w:r>
    </w:p>
    <w:p w14:paraId="2067D531" w14:textId="77777777" w:rsidR="00034CC1" w:rsidRPr="00034CC1" w:rsidRDefault="00034CC1" w:rsidP="00034CC1">
      <w:pPr>
        <w:ind w:leftChars="200" w:left="400"/>
        <w:rPr>
          <w:rFonts w:ascii="Arial" w:hAnsi="Arial" w:cs="Arial"/>
          <w:sz w:val="16"/>
          <w:szCs w:val="16"/>
          <w:lang w:eastAsia="zh-CN"/>
        </w:rPr>
      </w:pPr>
      <w:ins w:id="167" w:author="catt" w:date="2022-02-14T15:50:00Z">
        <w:r w:rsidRPr="00034CC1">
          <w:rPr>
            <w:rFonts w:ascii="Arial" w:hAnsi="Arial" w:cs="Arial"/>
            <w:sz w:val="16"/>
            <w:szCs w:val="16"/>
            <w:lang w:eastAsia="zh-CN"/>
          </w:rPr>
          <w:t xml:space="preserve">For each PRS resource, </w:t>
        </w:r>
      </w:ins>
      <w:del w:id="168" w:author="catt" w:date="2022-02-14T15:50:00Z">
        <w:r w:rsidRPr="00034CC1">
          <w:rPr>
            <w:rFonts w:ascii="Arial" w:hAnsi="Arial" w:cs="Arial"/>
            <w:sz w:val="16"/>
            <w:szCs w:val="16"/>
          </w:rPr>
          <w:delText>T</w:delText>
        </w:r>
      </w:del>
      <w:ins w:id="169" w:author="catt" w:date="2022-02-14T15:50:00Z">
        <w:r w:rsidRPr="00034CC1">
          <w:rPr>
            <w:rFonts w:ascii="Arial" w:hAnsi="Arial" w:cs="Arial"/>
            <w:sz w:val="16"/>
            <w:szCs w:val="16"/>
            <w:lang w:eastAsia="zh-CN"/>
          </w:rPr>
          <w:t>t</w:t>
        </w:r>
      </w:ins>
      <w:r w:rsidRPr="00034CC1">
        <w:rPr>
          <w:rFonts w:ascii="Arial" w:hAnsi="Arial" w:cs="Arial"/>
          <w:sz w:val="16"/>
          <w:szCs w:val="16"/>
        </w:rPr>
        <w:t>he UE may be configured, subject to UE capability, with [</w:t>
      </w:r>
      <w:r w:rsidRPr="00034CC1">
        <w:rPr>
          <w:rFonts w:ascii="Arial" w:hAnsi="Arial" w:cs="Arial"/>
          <w:i/>
          <w:iCs/>
          <w:sz w:val="16"/>
          <w:szCs w:val="16"/>
        </w:rPr>
        <w:t>DL-AOD-PRS resource-Subset</w:t>
      </w:r>
      <w:r w:rsidRPr="00034CC1">
        <w:rPr>
          <w:rFonts w:ascii="Arial" w:hAnsi="Arial" w:cs="Arial"/>
          <w:sz w:val="16"/>
          <w:szCs w:val="16"/>
        </w:rPr>
        <w:t xml:space="preserve">] that is associated with </w:t>
      </w:r>
      <w:ins w:id="170" w:author="catt" w:date="2022-02-14T15:50:00Z">
        <w:r w:rsidRPr="00034CC1">
          <w:rPr>
            <w:rFonts w:ascii="Arial" w:hAnsi="Arial" w:cs="Arial"/>
            <w:sz w:val="16"/>
            <w:szCs w:val="16"/>
            <w:lang w:eastAsia="zh-CN"/>
          </w:rPr>
          <w:t>this</w:t>
        </w:r>
      </w:ins>
      <w:del w:id="171" w:author="catt" w:date="2022-02-14T15:50:00Z">
        <w:r w:rsidRPr="00034CC1">
          <w:rPr>
            <w:rFonts w:ascii="Arial" w:hAnsi="Arial" w:cs="Arial"/>
            <w:sz w:val="16"/>
            <w:szCs w:val="16"/>
          </w:rPr>
          <w:delText>a</w:delText>
        </w:r>
      </w:del>
      <w:r w:rsidRPr="00034CC1">
        <w:rPr>
          <w:rFonts w:ascii="Arial" w:hAnsi="Arial" w:cs="Arial"/>
          <w:sz w:val="16"/>
          <w:szCs w:val="16"/>
        </w:rPr>
        <w:t xml:space="preserve"> PRS resource, where the subset of PRS resources associated with the PRS resource can be in the same or different PRS resource set than the PRS resource. The UE may include UE measurements for the subset of PRS resources in [</w:t>
      </w:r>
      <w:r w:rsidRPr="00034CC1">
        <w:rPr>
          <w:rFonts w:ascii="Arial" w:hAnsi="Arial" w:cs="Arial"/>
          <w:i/>
          <w:iCs/>
          <w:sz w:val="16"/>
          <w:szCs w:val="16"/>
        </w:rPr>
        <w:t>NR-DL-AoD-AdditionalMeasurementElement]</w:t>
      </w:r>
      <w:r w:rsidRPr="00034CC1">
        <w:rPr>
          <w:rFonts w:ascii="Arial" w:hAnsi="Arial" w:cs="Arial"/>
          <w:sz w:val="16"/>
          <w:szCs w:val="16"/>
        </w:rPr>
        <w:t xml:space="preserve"> if the UE measurements of the associated PRS resource are reported, where the UE measurement can be DL PRS-RSRP and/or DL PRS-RSRPP. The UE may report DL PRS-RSRP and/or DL PRS-RSRPP measurements only for the subset of PRS resources. Subject to UE capability, the UE may be configured with higher layer parameter [DL-AOD Boresight direction] for each PRS resource.</w:t>
      </w:r>
    </w:p>
    <w:p w14:paraId="4A6A6DB3" w14:textId="77777777" w:rsidR="00034CC1" w:rsidRPr="00D62CED" w:rsidRDefault="00034CC1" w:rsidP="00034CC1">
      <w:pPr>
        <w:pStyle w:val="B1"/>
        <w:jc w:val="center"/>
        <w:rPr>
          <w:rFonts w:ascii="Times" w:eastAsia="Batang" w:hAnsi="Times"/>
          <w:color w:val="FF0000"/>
          <w:szCs w:val="24"/>
        </w:rPr>
      </w:pPr>
      <w:r w:rsidRPr="00D62CED">
        <w:rPr>
          <w:rFonts w:ascii="Times" w:eastAsia="Batang" w:hAnsi="Times"/>
          <w:color w:val="FF0000"/>
          <w:szCs w:val="24"/>
        </w:rPr>
        <w:t>----------------End of TP for TS38.214---------------------</w:t>
      </w:r>
    </w:p>
    <w:p w14:paraId="6FFF4F01" w14:textId="77777777" w:rsidR="00034CC1" w:rsidRPr="00D62CED" w:rsidRDefault="00034CC1" w:rsidP="00034CC1">
      <w:pPr>
        <w:rPr>
          <w:iCs/>
        </w:rPr>
      </w:pPr>
    </w:p>
    <w:p w14:paraId="1674711D" w14:textId="56CF7137" w:rsidR="00F85DB8" w:rsidRPr="00F069C8" w:rsidRDefault="002328C4" w:rsidP="00F85DB8">
      <w:pPr>
        <w:rPr>
          <w:b/>
          <w:bCs/>
          <w:iCs/>
        </w:rPr>
      </w:pPr>
      <w:hyperlink r:id="rId1404" w:history="1">
        <w:r w:rsidR="004371F4">
          <w:rPr>
            <w:rStyle w:val="Hyperlink"/>
            <w:b/>
            <w:bCs/>
            <w:iCs/>
          </w:rPr>
          <w:t>R1-2202604</w:t>
        </w:r>
      </w:hyperlink>
      <w:r w:rsidR="00F85DB8" w:rsidRPr="00F069C8">
        <w:rPr>
          <w:b/>
          <w:bCs/>
          <w:iCs/>
        </w:rPr>
        <w:tab/>
        <w:t>FL summary #2 for AI 8.5.3 Accuracy improvements for DL-AoD positioning solutions</w:t>
      </w:r>
      <w:r w:rsidR="00F85DB8" w:rsidRPr="00F069C8">
        <w:rPr>
          <w:b/>
          <w:bCs/>
          <w:iCs/>
        </w:rPr>
        <w:tab/>
        <w:t>Moderator (Ericsson)</w:t>
      </w:r>
    </w:p>
    <w:p w14:paraId="18F4E5FF" w14:textId="21675A7B" w:rsidR="00F069C8" w:rsidRDefault="00F069C8" w:rsidP="00F069C8">
      <w:pPr>
        <w:rPr>
          <w:lang w:eastAsia="x-none"/>
        </w:rPr>
      </w:pPr>
      <w:r>
        <w:rPr>
          <w:lang w:eastAsia="x-none"/>
        </w:rPr>
        <w:t>From Mar 1</w:t>
      </w:r>
      <w:r w:rsidRPr="00F069C8">
        <w:rPr>
          <w:vertAlign w:val="superscript"/>
          <w:lang w:eastAsia="x-none"/>
        </w:rPr>
        <w:t>st</w:t>
      </w:r>
      <w:r>
        <w:rPr>
          <w:lang w:eastAsia="x-none"/>
        </w:rPr>
        <w:t xml:space="preserve"> GTW session</w:t>
      </w:r>
    </w:p>
    <w:p w14:paraId="4658DD01" w14:textId="77777777" w:rsidR="00F069C8" w:rsidRDefault="00F069C8" w:rsidP="00F069C8">
      <w:r w:rsidRPr="005D057C">
        <w:rPr>
          <w:highlight w:val="green"/>
        </w:rPr>
        <w:t>Agreement</w:t>
      </w:r>
    </w:p>
    <w:p w14:paraId="5A234E99" w14:textId="77777777" w:rsidR="00F069C8" w:rsidRPr="00A7533C" w:rsidRDefault="00F069C8" w:rsidP="00F069C8">
      <w:r w:rsidRPr="00A7533C">
        <w:t xml:space="preserve">For the reporting of first path DL-PRS RSRPP in DL AOD, </w:t>
      </w:r>
    </w:p>
    <w:p w14:paraId="178B1841" w14:textId="77777777" w:rsidR="00F069C8" w:rsidRPr="00A7533C" w:rsidRDefault="00F069C8" w:rsidP="00A63FAE">
      <w:pPr>
        <w:pStyle w:val="ListParagraph"/>
        <w:numPr>
          <w:ilvl w:val="0"/>
          <w:numId w:val="94"/>
        </w:numPr>
      </w:pPr>
      <w:r w:rsidRPr="00A7533C">
        <w:t>For the 1</w:t>
      </w:r>
      <w:r w:rsidRPr="00F069C8">
        <w:rPr>
          <w:vertAlign w:val="superscript"/>
        </w:rPr>
        <w:t>st</w:t>
      </w:r>
      <w:r w:rsidRPr="00A7533C">
        <w:t xml:space="preserve"> measurement, the report includes DL PRS RSRP and optionally DL PRS RSRPP using absolute reporting</w:t>
      </w:r>
    </w:p>
    <w:p w14:paraId="4E2E32D4" w14:textId="77777777" w:rsidR="00F069C8" w:rsidRPr="005D057C" w:rsidRDefault="00F069C8" w:rsidP="00A63FAE">
      <w:pPr>
        <w:pStyle w:val="ListParagraph"/>
        <w:numPr>
          <w:ilvl w:val="0"/>
          <w:numId w:val="94"/>
        </w:numPr>
      </w:pPr>
      <w:r w:rsidRPr="00A7533C">
        <w:t>For additional measu</w:t>
      </w:r>
      <w:r w:rsidRPr="005D057C">
        <w:t>rement, at least one of the two following measurement is reported:</w:t>
      </w:r>
    </w:p>
    <w:p w14:paraId="5D60D837" w14:textId="77777777" w:rsidR="00F069C8" w:rsidRPr="005D057C" w:rsidRDefault="00F069C8" w:rsidP="00A63FAE">
      <w:pPr>
        <w:pStyle w:val="ListParagraph"/>
        <w:numPr>
          <w:ilvl w:val="1"/>
          <w:numId w:val="94"/>
        </w:numPr>
      </w:pPr>
      <w:r w:rsidRPr="005D057C">
        <w:t xml:space="preserve">First path DL PRS RSRPP can be optionally reported using differential reporting with the first measurement of DL PRS RSRPP, </w:t>
      </w:r>
    </w:p>
    <w:p w14:paraId="675390B7" w14:textId="77777777" w:rsidR="00F069C8" w:rsidRPr="005D057C" w:rsidRDefault="00F069C8" w:rsidP="00A63FAE">
      <w:pPr>
        <w:pStyle w:val="ListParagraph"/>
        <w:numPr>
          <w:ilvl w:val="1"/>
          <w:numId w:val="94"/>
        </w:numPr>
      </w:pPr>
      <w:r w:rsidRPr="005D057C">
        <w:t>DL PRS RSRP can be optionally reported using differential reporting with the first measurement of DL PRS RSRP.</w:t>
      </w:r>
    </w:p>
    <w:p w14:paraId="0BE3BB6A" w14:textId="2C80918B" w:rsidR="00F069C8" w:rsidRPr="00A7533C" w:rsidRDefault="00F069C8" w:rsidP="00A63FAE">
      <w:pPr>
        <w:pStyle w:val="ListParagraph"/>
        <w:numPr>
          <w:ilvl w:val="0"/>
          <w:numId w:val="94"/>
        </w:numPr>
      </w:pPr>
      <w:r w:rsidRPr="00A7533C">
        <w:t xml:space="preserve">Send the agreement in an LS reply to RAN2 as a reply regarding the question </w:t>
      </w:r>
      <w:r w:rsidRPr="00F069C8">
        <w:rPr>
          <w:u w:val="single"/>
        </w:rPr>
        <w:t xml:space="preserve">"For RAN1 agreements </w:t>
      </w:r>
      <w:r>
        <w:rPr>
          <w:u w:val="single"/>
        </w:rPr>
        <w:t>"</w:t>
      </w:r>
      <w:r w:rsidRPr="00F069C8">
        <w:rPr>
          <w:u w:val="single"/>
        </w:rPr>
        <w:t>The requested PRS measurement can be DL PRS RSRP and/or path PRS RSRP.</w:t>
      </w:r>
      <w:r>
        <w:rPr>
          <w:u w:val="single"/>
        </w:rPr>
        <w:t>"</w:t>
      </w:r>
      <w:r w:rsidRPr="00F069C8">
        <w:rPr>
          <w:u w:val="single"/>
        </w:rPr>
        <w:t>, is there a need to request and provide only the RSRPP measurements for the additional measurements (without legacy RSRP)?</w:t>
      </w:r>
      <w:r>
        <w:rPr>
          <w:u w:val="single"/>
        </w:rPr>
        <w:t>"</w:t>
      </w:r>
    </w:p>
    <w:p w14:paraId="2CD4DD23" w14:textId="77777777" w:rsidR="00F069C8" w:rsidRDefault="00F069C8" w:rsidP="00F069C8">
      <w:r w:rsidRPr="005D057C">
        <w:rPr>
          <w:highlight w:val="green"/>
        </w:rPr>
        <w:t>Agreement</w:t>
      </w:r>
    </w:p>
    <w:p w14:paraId="7D344F91" w14:textId="77777777" w:rsidR="00F069C8" w:rsidRPr="00494D52" w:rsidRDefault="00F069C8" w:rsidP="00F069C8">
      <w:r w:rsidRPr="00494D52">
        <w:rPr>
          <w:lang w:val="en-US"/>
        </w:rPr>
        <w:t>The expected angle value and uncertainty for DL-AoD methods also applies to DL-TDOA and Multi-RTT</w:t>
      </w:r>
    </w:p>
    <w:p w14:paraId="5ADD754B" w14:textId="77777777" w:rsidR="00F069C8" w:rsidRPr="00494D52" w:rsidRDefault="00F069C8" w:rsidP="00F44FD9">
      <w:pPr>
        <w:pStyle w:val="ListParagraph"/>
        <w:numPr>
          <w:ilvl w:val="0"/>
          <w:numId w:val="183"/>
        </w:numPr>
      </w:pPr>
      <w:r w:rsidRPr="00494D52">
        <w:t xml:space="preserve">Note: </w:t>
      </w:r>
      <w:r w:rsidRPr="00F069C8">
        <w:rPr>
          <w:iCs/>
        </w:rPr>
        <w:t>This</w:t>
      </w:r>
      <w:r w:rsidRPr="00494D52">
        <w:t xml:space="preserve"> does not imply any restriction on UE measurement</w:t>
      </w:r>
    </w:p>
    <w:p w14:paraId="7CE9B5C1" w14:textId="1C1CF44E" w:rsidR="00F069C8" w:rsidRPr="00494D52" w:rsidRDefault="00F069C8" w:rsidP="00F44FD9">
      <w:pPr>
        <w:pStyle w:val="ListParagraph"/>
        <w:numPr>
          <w:ilvl w:val="0"/>
          <w:numId w:val="183"/>
        </w:numPr>
      </w:pPr>
      <w:r w:rsidRPr="00494D52">
        <w:t xml:space="preserve">Send an LS to RAN2 with this agreement in reply to the question </w:t>
      </w:r>
      <w:r w:rsidRPr="00F069C8">
        <w:rPr>
          <w:u w:val="single"/>
        </w:rPr>
        <w:t xml:space="preserve">"RAN2 understand </w:t>
      </w:r>
      <w:r>
        <w:rPr>
          <w:u w:val="single"/>
        </w:rPr>
        <w:t>"</w:t>
      </w:r>
      <w:r w:rsidRPr="00F069C8">
        <w:rPr>
          <w:u w:val="single"/>
        </w:rPr>
        <w:t>angle assistance information</w:t>
      </w:r>
      <w:r>
        <w:rPr>
          <w:u w:val="single"/>
        </w:rPr>
        <w:t>"</w:t>
      </w:r>
      <w:r w:rsidRPr="00F069C8">
        <w:rPr>
          <w:u w:val="single"/>
        </w:rPr>
        <w:t xml:space="preserve"> applies for DL-AOD positioning method. It is unclear to RAN2 on whether it also applies for DL-TDOA and Multi-RTT?</w:t>
      </w:r>
      <w:r>
        <w:rPr>
          <w:u w:val="single"/>
        </w:rPr>
        <w:t>"</w:t>
      </w:r>
    </w:p>
    <w:p w14:paraId="6DEADBE4" w14:textId="6602A4E6" w:rsidR="00F069C8" w:rsidRDefault="00F069C8" w:rsidP="00F069C8">
      <w:pPr>
        <w:rPr>
          <w:iCs/>
        </w:rPr>
      </w:pPr>
    </w:p>
    <w:p w14:paraId="4A38D393" w14:textId="515CCF20" w:rsidR="00A9492D" w:rsidRDefault="00A9492D" w:rsidP="00A9492D">
      <w:pPr>
        <w:rPr>
          <w:iCs/>
        </w:rPr>
      </w:pPr>
      <w:r w:rsidRPr="00034CC1">
        <w:rPr>
          <w:b/>
          <w:bCs/>
          <w:iCs/>
        </w:rPr>
        <w:t>Decision:</w:t>
      </w:r>
      <w:r>
        <w:rPr>
          <w:iCs/>
        </w:rPr>
        <w:t xml:space="preserve"> As per email decision posted on Mar 3</w:t>
      </w:r>
      <w:r w:rsidRPr="00A9492D">
        <w:rPr>
          <w:iCs/>
          <w:vertAlign w:val="superscript"/>
        </w:rPr>
        <w:t>rd</w:t>
      </w:r>
      <w:r>
        <w:rPr>
          <w:iCs/>
        </w:rPr>
        <w:t>,</w:t>
      </w:r>
    </w:p>
    <w:p w14:paraId="677E4BC6" w14:textId="77777777" w:rsidR="00A9492D" w:rsidRDefault="00A9492D" w:rsidP="00A9492D">
      <w:r w:rsidRPr="005D057C">
        <w:rPr>
          <w:highlight w:val="green"/>
        </w:rPr>
        <w:t>Agreement</w:t>
      </w:r>
    </w:p>
    <w:p w14:paraId="0BE79684" w14:textId="77777777" w:rsidR="00A9492D" w:rsidRPr="00A9492D" w:rsidRDefault="00A9492D" w:rsidP="00A9492D">
      <w:r w:rsidRPr="00A9492D">
        <w:t>For the beam/antenna information the power resolution of the information can be configured with a fixed resolution and range according to:</w:t>
      </w:r>
    </w:p>
    <w:p w14:paraId="4E85FD79" w14:textId="761C3610" w:rsidR="00A9492D" w:rsidRPr="00A9492D" w:rsidRDefault="00A9492D" w:rsidP="00F44FD9">
      <w:pPr>
        <w:pStyle w:val="ListParagraph"/>
        <w:numPr>
          <w:ilvl w:val="0"/>
          <w:numId w:val="255"/>
        </w:numPr>
      </w:pPr>
      <w:r w:rsidRPr="00A9492D">
        <w:t>Option 1: a linear range in dB</w:t>
      </w:r>
    </w:p>
    <w:p w14:paraId="0559FBA7" w14:textId="277F9ECC" w:rsidR="00A9492D" w:rsidRPr="00A9492D" w:rsidRDefault="00A9492D" w:rsidP="00F44FD9">
      <w:pPr>
        <w:pStyle w:val="ListParagraph"/>
        <w:numPr>
          <w:ilvl w:val="1"/>
          <w:numId w:val="255"/>
        </w:numPr>
      </w:pPr>
      <w:r w:rsidRPr="00A9492D">
        <w:t xml:space="preserve">The resolution of the range is 0.1 or 1 dB </w:t>
      </w:r>
    </w:p>
    <w:p w14:paraId="6817F056" w14:textId="30619323" w:rsidR="00A9492D" w:rsidRPr="00A9492D" w:rsidRDefault="00A9492D" w:rsidP="00F44FD9">
      <w:pPr>
        <w:pStyle w:val="ListParagraph"/>
        <w:numPr>
          <w:ilvl w:val="1"/>
          <w:numId w:val="255"/>
        </w:numPr>
      </w:pPr>
      <w:r w:rsidRPr="00A9492D">
        <w:t>Span of the range is from -30 to 0dB.</w:t>
      </w:r>
    </w:p>
    <w:p w14:paraId="3DBDA16E" w14:textId="77777777" w:rsidR="00A9492D" w:rsidRPr="00A9492D" w:rsidRDefault="00A9492D" w:rsidP="00A9492D">
      <w:pPr>
        <w:rPr>
          <w:u w:val="single"/>
        </w:rPr>
      </w:pPr>
      <w:r w:rsidRPr="00A9492D">
        <w:rPr>
          <w:u w:val="single"/>
        </w:rPr>
        <w:lastRenderedPageBreak/>
        <w:t>Conclusion</w:t>
      </w:r>
    </w:p>
    <w:p w14:paraId="2EE6C4DD" w14:textId="77777777" w:rsidR="00A9492D" w:rsidRPr="00A9492D" w:rsidRDefault="00A9492D" w:rsidP="00A9492D">
      <w:r w:rsidRPr="00A9492D">
        <w:t>Expected DL-AoD and DL-AOA is provided to the UE for each TRP instead of ARP.</w:t>
      </w:r>
    </w:p>
    <w:p w14:paraId="661B2C32" w14:textId="77777777" w:rsidR="00A9492D" w:rsidRPr="00A9492D" w:rsidRDefault="00A9492D" w:rsidP="00A9492D"/>
    <w:p w14:paraId="732DE609" w14:textId="77777777" w:rsidR="00A9492D" w:rsidRDefault="00A9492D" w:rsidP="00A9492D">
      <w:r w:rsidRPr="005D057C">
        <w:rPr>
          <w:highlight w:val="green"/>
        </w:rPr>
        <w:t>Agreement</w:t>
      </w:r>
    </w:p>
    <w:p w14:paraId="70DA686D" w14:textId="77777777" w:rsidR="00A9492D" w:rsidRPr="00A9492D" w:rsidRDefault="00A9492D" w:rsidP="00A9492D">
      <w:r w:rsidRPr="00A9492D">
        <w:t>For the configuration of the AoA/AoD uncertainty window:</w:t>
      </w:r>
    </w:p>
    <w:p w14:paraId="05E50C32" w14:textId="14A7BDC9" w:rsidR="00A9492D" w:rsidRPr="00A9492D" w:rsidRDefault="00A9492D" w:rsidP="00F44FD9">
      <w:pPr>
        <w:pStyle w:val="ListParagraph"/>
        <w:numPr>
          <w:ilvl w:val="0"/>
          <w:numId w:val="256"/>
        </w:numPr>
      </w:pPr>
      <w:r w:rsidRPr="00A9492D">
        <w:t>The granularity is set as:</w:t>
      </w:r>
    </w:p>
    <w:p w14:paraId="3F119189" w14:textId="65F63A3D" w:rsidR="00A9492D" w:rsidRPr="00A9492D" w:rsidRDefault="00A9492D" w:rsidP="00F44FD9">
      <w:pPr>
        <w:pStyle w:val="ListParagraph"/>
        <w:numPr>
          <w:ilvl w:val="1"/>
          <w:numId w:val="256"/>
        </w:numPr>
      </w:pPr>
      <w:r w:rsidRPr="00A9492D">
        <w:t xml:space="preserve">Option 1: the granularity of the uncertainty range and expected AOD/AOA for AoD/AoA is 1 degree </w:t>
      </w:r>
    </w:p>
    <w:p w14:paraId="20091787" w14:textId="187639D2" w:rsidR="00A9492D" w:rsidRPr="00A9492D" w:rsidRDefault="00A9492D" w:rsidP="00F44FD9">
      <w:pPr>
        <w:pStyle w:val="ListParagraph"/>
        <w:numPr>
          <w:ilvl w:val="0"/>
          <w:numId w:val="256"/>
        </w:numPr>
      </w:pPr>
      <w:r w:rsidRPr="00A9492D">
        <w:t>The uncertainty range is</w:t>
      </w:r>
    </w:p>
    <w:p w14:paraId="17D858F5" w14:textId="7ED1E635" w:rsidR="00A9492D" w:rsidRPr="00A9492D" w:rsidRDefault="00A9492D" w:rsidP="00F44FD9">
      <w:pPr>
        <w:pStyle w:val="ListParagraph"/>
        <w:numPr>
          <w:ilvl w:val="1"/>
          <w:numId w:val="256"/>
        </w:numPr>
      </w:pPr>
      <w:r w:rsidRPr="00A9492D">
        <w:t>Expected Azimuth DL-AoD/DL-AoA uncertainty range is configurable within [0, 60] with an step size of 1 degrees. Expected Zenith DL-AoD/DL-AoA uncertainty range is configurable within [0, 30] with an step size of 1 degrees.</w:t>
      </w:r>
    </w:p>
    <w:p w14:paraId="61D96A58" w14:textId="1A4CA9A1" w:rsidR="00A9492D" w:rsidRPr="00A9492D" w:rsidRDefault="00A9492D" w:rsidP="00F44FD9">
      <w:pPr>
        <w:pStyle w:val="ListParagraph"/>
        <w:numPr>
          <w:ilvl w:val="1"/>
          <w:numId w:val="256"/>
        </w:numPr>
      </w:pPr>
      <w:r w:rsidRPr="00A9492D">
        <w:t>the angles are interpreted as follow</w:t>
      </w:r>
    </w:p>
    <w:p w14:paraId="6CD1ACC6" w14:textId="10E65E2F" w:rsidR="00A9492D" w:rsidRPr="00A9492D" w:rsidRDefault="00A9492D" w:rsidP="00F44FD9">
      <w:pPr>
        <w:pStyle w:val="ListParagraph"/>
        <w:numPr>
          <w:ilvl w:val="2"/>
          <w:numId w:val="256"/>
        </w:numPr>
      </w:pPr>
      <w:r w:rsidRPr="00A9492D">
        <w:t>Range of Expected azimuth angle of arrival as (φAOA – ΔφAOA/2, φAOA + ΔφAOA/2)</w:t>
      </w:r>
    </w:p>
    <w:p w14:paraId="42DE1CF8" w14:textId="59158EE9" w:rsidR="00A9492D" w:rsidRPr="00A9492D" w:rsidRDefault="00A9492D" w:rsidP="00F44FD9">
      <w:pPr>
        <w:pStyle w:val="ListParagraph"/>
        <w:numPr>
          <w:ilvl w:val="2"/>
          <w:numId w:val="256"/>
        </w:numPr>
      </w:pPr>
      <w:r w:rsidRPr="00A9492D">
        <w:t>φAOA – expected azimuth angle of arrival, ΔφAOA – uncertainty range for expected azimuth angle of arrival.</w:t>
      </w:r>
    </w:p>
    <w:p w14:paraId="5E0A2571" w14:textId="640E6DC8" w:rsidR="00A9492D" w:rsidRPr="00A9492D" w:rsidRDefault="00A9492D" w:rsidP="00F44FD9">
      <w:pPr>
        <w:pStyle w:val="ListParagraph"/>
        <w:numPr>
          <w:ilvl w:val="2"/>
          <w:numId w:val="256"/>
        </w:numPr>
      </w:pPr>
      <w:r w:rsidRPr="00A9492D">
        <w:t>Range of Expected zenith angle of arrival as (θAOA – ΔθAOA/2, θAOA + ΔθAOA/2)</w:t>
      </w:r>
    </w:p>
    <w:p w14:paraId="464B479A" w14:textId="5F83E357" w:rsidR="00A9492D" w:rsidRPr="00A9492D" w:rsidRDefault="00A9492D" w:rsidP="00F44FD9">
      <w:pPr>
        <w:pStyle w:val="ListParagraph"/>
        <w:numPr>
          <w:ilvl w:val="2"/>
          <w:numId w:val="256"/>
        </w:numPr>
      </w:pPr>
      <w:r w:rsidRPr="00A9492D">
        <w:t>θAOA – expected zenith angle of arrival, ΔθAOA – uncertainty range for expected zenith angle of arrival.</w:t>
      </w:r>
    </w:p>
    <w:p w14:paraId="5106B9D5" w14:textId="06418EBE" w:rsidR="00A9492D" w:rsidRPr="00A9492D" w:rsidRDefault="00A9492D" w:rsidP="00F44FD9">
      <w:pPr>
        <w:pStyle w:val="ListParagraph"/>
        <w:numPr>
          <w:ilvl w:val="2"/>
          <w:numId w:val="256"/>
        </w:numPr>
      </w:pPr>
      <w:r w:rsidRPr="00A9492D">
        <w:t>Range of Expected azimuth angle of departure as (φAOD – ΔφAOD/2, φAOD + ΔφAOD/2)</w:t>
      </w:r>
    </w:p>
    <w:p w14:paraId="0A1406E2" w14:textId="5930200C" w:rsidR="00A9492D" w:rsidRPr="00A9492D" w:rsidRDefault="00A9492D" w:rsidP="00F44FD9">
      <w:pPr>
        <w:pStyle w:val="ListParagraph"/>
        <w:numPr>
          <w:ilvl w:val="2"/>
          <w:numId w:val="256"/>
        </w:numPr>
      </w:pPr>
      <w:r w:rsidRPr="00A9492D">
        <w:t>φAOD – expected azimuth angle of departure, ΔφAOD – uncertainty range for expected azimuth angle of departure.</w:t>
      </w:r>
    </w:p>
    <w:p w14:paraId="3D58D229" w14:textId="0C1D5110" w:rsidR="00A9492D" w:rsidRPr="00A9492D" w:rsidRDefault="00A9492D" w:rsidP="00F44FD9">
      <w:pPr>
        <w:pStyle w:val="ListParagraph"/>
        <w:numPr>
          <w:ilvl w:val="2"/>
          <w:numId w:val="256"/>
        </w:numPr>
      </w:pPr>
      <w:r w:rsidRPr="00A9492D">
        <w:t>Range of Expected zenith angle of departure as (θAOD- ΔθAOD/2, θAOA + ΔθAOA/2)</w:t>
      </w:r>
    </w:p>
    <w:p w14:paraId="7082E679" w14:textId="449FD09B" w:rsidR="00A9492D" w:rsidRDefault="00A9492D" w:rsidP="00F44FD9">
      <w:pPr>
        <w:pStyle w:val="ListParagraph"/>
        <w:numPr>
          <w:ilvl w:val="2"/>
          <w:numId w:val="256"/>
        </w:numPr>
      </w:pPr>
      <w:r w:rsidRPr="00A9492D">
        <w:t>θAOD – expected zenith angle of departure, ΔθAOD – uncertainty range for expected zenith angle of departure.</w:t>
      </w:r>
    </w:p>
    <w:p w14:paraId="0E7CFB20" w14:textId="6BBABFDB" w:rsidR="00F069C8" w:rsidRDefault="00F069C8" w:rsidP="00F069C8">
      <w:pPr>
        <w:rPr>
          <w:iCs/>
        </w:rPr>
      </w:pPr>
    </w:p>
    <w:p w14:paraId="71AFAE1F" w14:textId="2E6598C9" w:rsidR="00F85DB8" w:rsidRPr="00523133" w:rsidRDefault="00A9492D" w:rsidP="006B480F">
      <w:pPr>
        <w:rPr>
          <w:iCs/>
        </w:rPr>
      </w:pPr>
      <w:r>
        <w:rPr>
          <w:iCs/>
        </w:rPr>
        <w:t xml:space="preserve">Final summary in </w:t>
      </w:r>
      <w:hyperlink r:id="rId1405" w:history="1">
        <w:r w:rsidR="004371F4">
          <w:rPr>
            <w:rStyle w:val="Hyperlink"/>
            <w:iCs/>
          </w:rPr>
          <w:t>R1-2202605</w:t>
        </w:r>
      </w:hyperlink>
      <w:r>
        <w:rPr>
          <w:iCs/>
        </w:rPr>
        <w:t>.</w:t>
      </w:r>
    </w:p>
    <w:p w14:paraId="258B4564" w14:textId="77777777" w:rsidR="006B480F" w:rsidRDefault="006B480F" w:rsidP="000C6A34">
      <w:pPr>
        <w:pStyle w:val="Heading3"/>
      </w:pPr>
      <w:bookmarkStart w:id="172" w:name="_Toc95481785"/>
      <w:bookmarkStart w:id="173" w:name="_Toc98334424"/>
      <w:r w:rsidRPr="00540963">
        <w:t>Latency improvements for both DL and DL+UL positioning methods</w:t>
      </w:r>
      <w:bookmarkEnd w:id="172"/>
      <w:bookmarkEnd w:id="173"/>
    </w:p>
    <w:p w14:paraId="6E747849" w14:textId="48304818" w:rsidR="006B480F" w:rsidRDefault="002328C4" w:rsidP="006B480F">
      <w:pPr>
        <w:rPr>
          <w:lang w:eastAsia="x-none"/>
        </w:rPr>
      </w:pPr>
      <w:hyperlink r:id="rId1406" w:history="1">
        <w:r w:rsidR="004371F4">
          <w:rPr>
            <w:rStyle w:val="Hyperlink"/>
            <w:lang w:eastAsia="x-none"/>
          </w:rPr>
          <w:t>R1-2200923</w:t>
        </w:r>
      </w:hyperlink>
      <w:r w:rsidR="006B480F">
        <w:rPr>
          <w:lang w:eastAsia="x-none"/>
        </w:rPr>
        <w:tab/>
        <w:t>Maintenance of PRS measurement outside MG</w:t>
      </w:r>
      <w:r w:rsidR="006B480F">
        <w:rPr>
          <w:lang w:eastAsia="x-none"/>
        </w:rPr>
        <w:tab/>
        <w:t>Huawei, HiSilicon</w:t>
      </w:r>
    </w:p>
    <w:p w14:paraId="053770E6" w14:textId="7119198D" w:rsidR="006B480F" w:rsidRDefault="002328C4" w:rsidP="006B480F">
      <w:pPr>
        <w:rPr>
          <w:lang w:eastAsia="x-none"/>
        </w:rPr>
      </w:pPr>
      <w:hyperlink r:id="rId1407" w:history="1">
        <w:r w:rsidR="004371F4">
          <w:rPr>
            <w:rStyle w:val="Hyperlink"/>
            <w:lang w:eastAsia="x-none"/>
          </w:rPr>
          <w:t>R1-2201096</w:t>
        </w:r>
      </w:hyperlink>
      <w:r w:rsidR="006B480F">
        <w:rPr>
          <w:lang w:eastAsia="x-none"/>
        </w:rPr>
        <w:tab/>
        <w:t>Maintenance on latency enhancement for NR positioning</w:t>
      </w:r>
      <w:r w:rsidR="006B480F">
        <w:rPr>
          <w:lang w:eastAsia="x-none"/>
        </w:rPr>
        <w:tab/>
        <w:t>vivo</w:t>
      </w:r>
    </w:p>
    <w:p w14:paraId="3AF2DC14" w14:textId="32D703B6" w:rsidR="006B480F" w:rsidRDefault="002328C4" w:rsidP="006B480F">
      <w:pPr>
        <w:rPr>
          <w:lang w:eastAsia="x-none"/>
        </w:rPr>
      </w:pPr>
      <w:hyperlink r:id="rId1408" w:history="1">
        <w:r w:rsidR="004371F4">
          <w:rPr>
            <w:rStyle w:val="Hyperlink"/>
            <w:lang w:eastAsia="x-none"/>
          </w:rPr>
          <w:t>R1-2201196</w:t>
        </w:r>
      </w:hyperlink>
      <w:r w:rsidR="006B480F">
        <w:rPr>
          <w:lang w:eastAsia="x-none"/>
        </w:rPr>
        <w:tab/>
        <w:t>Remaining issues on latency reduction for NR positioning</w:t>
      </w:r>
      <w:r w:rsidR="006B480F">
        <w:rPr>
          <w:lang w:eastAsia="x-none"/>
        </w:rPr>
        <w:tab/>
        <w:t>ZTE</w:t>
      </w:r>
    </w:p>
    <w:p w14:paraId="11F1D1C5" w14:textId="23FFD437" w:rsidR="006B480F" w:rsidRDefault="002328C4" w:rsidP="006B480F">
      <w:pPr>
        <w:rPr>
          <w:lang w:eastAsia="x-none"/>
        </w:rPr>
      </w:pPr>
      <w:hyperlink r:id="rId1409" w:history="1">
        <w:r w:rsidR="004371F4">
          <w:rPr>
            <w:rStyle w:val="Hyperlink"/>
            <w:lang w:eastAsia="x-none"/>
          </w:rPr>
          <w:t>R1-2201242</w:t>
        </w:r>
      </w:hyperlink>
      <w:r w:rsidR="006B480F">
        <w:rPr>
          <w:lang w:eastAsia="x-none"/>
        </w:rPr>
        <w:tab/>
        <w:t>Enhancements on Latency Reduction in NR Positioning</w:t>
      </w:r>
      <w:r w:rsidR="006B480F">
        <w:rPr>
          <w:lang w:eastAsia="x-none"/>
        </w:rPr>
        <w:tab/>
        <w:t>OPPO</w:t>
      </w:r>
    </w:p>
    <w:p w14:paraId="050938A1" w14:textId="06330B3F" w:rsidR="006B480F" w:rsidRDefault="002328C4" w:rsidP="006B480F">
      <w:pPr>
        <w:rPr>
          <w:lang w:eastAsia="x-none"/>
        </w:rPr>
      </w:pPr>
      <w:hyperlink r:id="rId1410" w:history="1">
        <w:r w:rsidR="004371F4">
          <w:rPr>
            <w:rStyle w:val="Hyperlink"/>
            <w:lang w:eastAsia="x-none"/>
          </w:rPr>
          <w:t>R1-2201364</w:t>
        </w:r>
      </w:hyperlink>
      <w:r w:rsidR="006B480F">
        <w:rPr>
          <w:lang w:eastAsia="x-none"/>
        </w:rPr>
        <w:tab/>
        <w:t>Remaining issues on latency reduction for NR positioning</w:t>
      </w:r>
      <w:r w:rsidR="006B480F">
        <w:rPr>
          <w:lang w:eastAsia="x-none"/>
        </w:rPr>
        <w:tab/>
        <w:t>CATT</w:t>
      </w:r>
    </w:p>
    <w:p w14:paraId="4DCE2598" w14:textId="5F9C9E79" w:rsidR="006B480F" w:rsidRDefault="002328C4" w:rsidP="006B480F">
      <w:pPr>
        <w:rPr>
          <w:lang w:eastAsia="x-none"/>
        </w:rPr>
      </w:pPr>
      <w:hyperlink r:id="rId1411" w:history="1">
        <w:r w:rsidR="004371F4">
          <w:rPr>
            <w:rStyle w:val="Hyperlink"/>
            <w:lang w:eastAsia="x-none"/>
          </w:rPr>
          <w:t>R1-2201480</w:t>
        </w:r>
      </w:hyperlink>
      <w:r w:rsidR="006B480F">
        <w:rPr>
          <w:lang w:eastAsia="x-none"/>
        </w:rPr>
        <w:tab/>
        <w:t>Remaining issues on latency improvements for both DL and DL+UL positioning methods</w:t>
      </w:r>
      <w:r w:rsidR="006B480F">
        <w:rPr>
          <w:lang w:eastAsia="x-none"/>
        </w:rPr>
        <w:tab/>
        <w:t>NTT DOCOMO, INC.</w:t>
      </w:r>
    </w:p>
    <w:p w14:paraId="78851F64" w14:textId="51FE073A" w:rsidR="006B480F" w:rsidRDefault="002328C4" w:rsidP="006B480F">
      <w:pPr>
        <w:rPr>
          <w:lang w:eastAsia="x-none"/>
        </w:rPr>
      </w:pPr>
      <w:hyperlink r:id="rId1412" w:history="1">
        <w:r w:rsidR="004371F4">
          <w:rPr>
            <w:rStyle w:val="Hyperlink"/>
            <w:lang w:eastAsia="x-none"/>
          </w:rPr>
          <w:t>R1-2201583</w:t>
        </w:r>
      </w:hyperlink>
      <w:r w:rsidR="006B480F">
        <w:rPr>
          <w:lang w:eastAsia="x-none"/>
        </w:rPr>
        <w:tab/>
        <w:t>Remaining Issues on Latency Improvements for Positioning Methods</w:t>
      </w:r>
      <w:r w:rsidR="006B480F">
        <w:rPr>
          <w:lang w:eastAsia="x-none"/>
        </w:rPr>
        <w:tab/>
        <w:t>Sony</w:t>
      </w:r>
    </w:p>
    <w:p w14:paraId="2612441A" w14:textId="5E8AAC18" w:rsidR="006B480F" w:rsidRDefault="002328C4" w:rsidP="006B480F">
      <w:pPr>
        <w:rPr>
          <w:lang w:eastAsia="x-none"/>
        </w:rPr>
      </w:pPr>
      <w:hyperlink r:id="rId1413" w:history="1">
        <w:r w:rsidR="004371F4">
          <w:rPr>
            <w:rStyle w:val="Hyperlink"/>
            <w:lang w:eastAsia="x-none"/>
          </w:rPr>
          <w:t>R1-2201637</w:t>
        </w:r>
      </w:hyperlink>
      <w:r w:rsidR="006B480F">
        <w:rPr>
          <w:lang w:eastAsia="x-none"/>
        </w:rPr>
        <w:tab/>
        <w:t>Maintenance of PHY Latency Reductions</w:t>
      </w:r>
      <w:r w:rsidR="006B480F">
        <w:rPr>
          <w:lang w:eastAsia="x-none"/>
        </w:rPr>
        <w:tab/>
        <w:t>Nokia, Nokia Shanghai Bell</w:t>
      </w:r>
    </w:p>
    <w:p w14:paraId="25CB6E31" w14:textId="268A3D3F" w:rsidR="006B480F" w:rsidRDefault="002328C4" w:rsidP="006B480F">
      <w:pPr>
        <w:rPr>
          <w:lang w:eastAsia="x-none"/>
        </w:rPr>
      </w:pPr>
      <w:hyperlink r:id="rId1414" w:history="1">
        <w:r w:rsidR="004371F4">
          <w:rPr>
            <w:rStyle w:val="Hyperlink"/>
            <w:lang w:eastAsia="x-none"/>
          </w:rPr>
          <w:t>R1-2201774</w:t>
        </w:r>
      </w:hyperlink>
      <w:r w:rsidR="006B480F">
        <w:rPr>
          <w:lang w:eastAsia="x-none"/>
        </w:rPr>
        <w:tab/>
        <w:t>Remaining issues on Rel-17 positioning latency reduction</w:t>
      </w:r>
      <w:r w:rsidR="006B480F">
        <w:rPr>
          <w:lang w:eastAsia="x-none"/>
        </w:rPr>
        <w:tab/>
        <w:t>Apple</w:t>
      </w:r>
    </w:p>
    <w:p w14:paraId="084F11FD" w14:textId="2521305A" w:rsidR="006B480F" w:rsidRDefault="002328C4" w:rsidP="006B480F">
      <w:pPr>
        <w:rPr>
          <w:lang w:eastAsia="x-none"/>
        </w:rPr>
      </w:pPr>
      <w:hyperlink r:id="rId1415" w:history="1">
        <w:r w:rsidR="004371F4">
          <w:rPr>
            <w:rStyle w:val="Hyperlink"/>
            <w:lang w:eastAsia="x-none"/>
          </w:rPr>
          <w:t>R1-2201827</w:t>
        </w:r>
      </w:hyperlink>
      <w:r w:rsidR="006B480F">
        <w:rPr>
          <w:lang w:eastAsia="x-none"/>
        </w:rPr>
        <w:tab/>
        <w:t>Latency improvements for both DL and DL+UL positioning methods</w:t>
      </w:r>
      <w:r w:rsidR="006B480F">
        <w:rPr>
          <w:lang w:eastAsia="x-none"/>
        </w:rPr>
        <w:tab/>
        <w:t>InterDigital, Inc.</w:t>
      </w:r>
    </w:p>
    <w:p w14:paraId="5C71D5A0" w14:textId="5CFFC737" w:rsidR="006B480F" w:rsidRDefault="002328C4" w:rsidP="006B480F">
      <w:pPr>
        <w:rPr>
          <w:lang w:eastAsia="x-none"/>
        </w:rPr>
      </w:pPr>
      <w:hyperlink r:id="rId1416" w:history="1">
        <w:r w:rsidR="004371F4">
          <w:rPr>
            <w:rStyle w:val="Hyperlink"/>
            <w:lang w:eastAsia="x-none"/>
          </w:rPr>
          <w:t>R1-2201859</w:t>
        </w:r>
      </w:hyperlink>
      <w:r w:rsidR="006B480F">
        <w:rPr>
          <w:lang w:eastAsia="x-none"/>
        </w:rPr>
        <w:tab/>
        <w:t>Remaining issues on latency enhancements</w:t>
      </w:r>
      <w:r w:rsidR="006B480F">
        <w:rPr>
          <w:lang w:eastAsia="x-none"/>
        </w:rPr>
        <w:tab/>
        <w:t>CMCC</w:t>
      </w:r>
    </w:p>
    <w:p w14:paraId="161D363E" w14:textId="17C57A9F" w:rsidR="006B480F" w:rsidRDefault="002328C4" w:rsidP="006B480F">
      <w:pPr>
        <w:rPr>
          <w:lang w:eastAsia="x-none"/>
        </w:rPr>
      </w:pPr>
      <w:hyperlink r:id="rId1417" w:history="1">
        <w:r w:rsidR="004371F4">
          <w:rPr>
            <w:rStyle w:val="Hyperlink"/>
            <w:lang w:eastAsia="x-none"/>
          </w:rPr>
          <w:t>R1-2201947</w:t>
        </w:r>
      </w:hyperlink>
      <w:r w:rsidR="006B480F">
        <w:rPr>
          <w:lang w:eastAsia="x-none"/>
        </w:rPr>
        <w:tab/>
        <w:t>Remaining issues on latency improvements for both DL and DL+UL positioning method</w:t>
      </w:r>
      <w:r w:rsidR="006B480F">
        <w:rPr>
          <w:lang w:eastAsia="x-none"/>
        </w:rPr>
        <w:tab/>
        <w:t>Xiaomi</w:t>
      </w:r>
    </w:p>
    <w:p w14:paraId="79B69733" w14:textId="5AD11FEC" w:rsidR="006B480F" w:rsidRDefault="002328C4" w:rsidP="006B480F">
      <w:pPr>
        <w:rPr>
          <w:lang w:eastAsia="x-none"/>
        </w:rPr>
      </w:pPr>
      <w:hyperlink r:id="rId1418" w:history="1">
        <w:r w:rsidR="004371F4">
          <w:rPr>
            <w:rStyle w:val="Hyperlink"/>
            <w:lang w:eastAsia="x-none"/>
          </w:rPr>
          <w:t>R1-2202017</w:t>
        </w:r>
      </w:hyperlink>
      <w:r w:rsidR="006B480F">
        <w:rPr>
          <w:lang w:eastAsia="x-none"/>
        </w:rPr>
        <w:tab/>
        <w:t>Discussion on latency improvements for both DL and DL+UL positioning methods</w:t>
      </w:r>
      <w:r w:rsidR="006B480F">
        <w:rPr>
          <w:lang w:eastAsia="x-none"/>
        </w:rPr>
        <w:tab/>
        <w:t>Samsung</w:t>
      </w:r>
    </w:p>
    <w:p w14:paraId="6CD385F2" w14:textId="0E9F2AD8" w:rsidR="006B480F" w:rsidRDefault="002328C4" w:rsidP="006B480F">
      <w:pPr>
        <w:rPr>
          <w:lang w:eastAsia="x-none"/>
        </w:rPr>
      </w:pPr>
      <w:hyperlink r:id="rId1419" w:history="1">
        <w:r w:rsidR="004371F4">
          <w:rPr>
            <w:rStyle w:val="Hyperlink"/>
            <w:lang w:eastAsia="x-none"/>
          </w:rPr>
          <w:t>R1-2202143</w:t>
        </w:r>
      </w:hyperlink>
      <w:r w:rsidR="006B480F">
        <w:rPr>
          <w:lang w:eastAsia="x-none"/>
        </w:rPr>
        <w:tab/>
        <w:t>Maintenance on Latency Improvements for Positioning</w:t>
      </w:r>
      <w:r w:rsidR="006B480F">
        <w:rPr>
          <w:lang w:eastAsia="x-none"/>
        </w:rPr>
        <w:tab/>
        <w:t>Qualcomm Incorporated</w:t>
      </w:r>
    </w:p>
    <w:p w14:paraId="09C69006" w14:textId="070B148D" w:rsidR="006B480F" w:rsidRDefault="002328C4" w:rsidP="006B480F">
      <w:pPr>
        <w:rPr>
          <w:lang w:eastAsia="x-none"/>
        </w:rPr>
      </w:pPr>
      <w:hyperlink r:id="rId1420" w:history="1">
        <w:r w:rsidR="004371F4">
          <w:rPr>
            <w:rStyle w:val="Hyperlink"/>
            <w:lang w:eastAsia="x-none"/>
          </w:rPr>
          <w:t>R1-2202294</w:t>
        </w:r>
      </w:hyperlink>
      <w:r w:rsidR="006B480F">
        <w:rPr>
          <w:lang w:eastAsia="x-none"/>
        </w:rPr>
        <w:tab/>
        <w:t>Discussion on latency improvements for NR positioning</w:t>
      </w:r>
      <w:r w:rsidR="006B480F">
        <w:rPr>
          <w:lang w:eastAsia="x-none"/>
        </w:rPr>
        <w:tab/>
        <w:t>LG Electronics</w:t>
      </w:r>
    </w:p>
    <w:p w14:paraId="218FFA71" w14:textId="4B6F8751" w:rsidR="006B480F" w:rsidRDefault="002328C4" w:rsidP="006B480F">
      <w:pPr>
        <w:rPr>
          <w:lang w:eastAsia="x-none"/>
        </w:rPr>
      </w:pPr>
      <w:hyperlink r:id="rId1421" w:history="1">
        <w:r w:rsidR="004371F4">
          <w:rPr>
            <w:rStyle w:val="Hyperlink"/>
            <w:lang w:eastAsia="x-none"/>
          </w:rPr>
          <w:t>R1-2202392</w:t>
        </w:r>
      </w:hyperlink>
      <w:r w:rsidR="006B480F">
        <w:rPr>
          <w:lang w:eastAsia="x-none"/>
        </w:rPr>
        <w:tab/>
        <w:t>Latency improvements for both DL and DL+UL positioning methods</w:t>
      </w:r>
      <w:r w:rsidR="006B480F">
        <w:rPr>
          <w:lang w:eastAsia="x-none"/>
        </w:rPr>
        <w:tab/>
        <w:t>Ericsson</w:t>
      </w:r>
    </w:p>
    <w:p w14:paraId="1C9DDB95" w14:textId="6EFDA0B8" w:rsidR="00357F37" w:rsidRDefault="00357F37" w:rsidP="006B480F">
      <w:pPr>
        <w:rPr>
          <w:lang w:eastAsia="x-none"/>
        </w:rPr>
      </w:pPr>
    </w:p>
    <w:p w14:paraId="7AF93843" w14:textId="77777777" w:rsidR="00357F37" w:rsidRPr="008B4218" w:rsidRDefault="00357F37" w:rsidP="00357F37">
      <w:pPr>
        <w:rPr>
          <w:lang w:val="fr-FR" w:eastAsia="x-none"/>
        </w:rPr>
      </w:pPr>
      <w:r w:rsidRPr="008B4218">
        <w:rPr>
          <w:lang w:val="fr-FR" w:eastAsia="x-none"/>
        </w:rPr>
        <w:t>[108-e-R17-ePos-04] – Su (Huawei)</w:t>
      </w:r>
    </w:p>
    <w:p w14:paraId="5428C3E0" w14:textId="4353A54C" w:rsidR="00357F37" w:rsidRPr="008B4218" w:rsidRDefault="00357F37" w:rsidP="00357F37">
      <w:pPr>
        <w:rPr>
          <w:lang w:eastAsia="x-none"/>
        </w:rPr>
      </w:pPr>
      <w:r w:rsidRPr="008B4218">
        <w:rPr>
          <w:lang w:eastAsia="x-none"/>
        </w:rPr>
        <w:t>Email discussion for maintenance on latency improvements for both DL and DL+UL positioning methods</w:t>
      </w:r>
    </w:p>
    <w:p w14:paraId="3AEF55FF" w14:textId="77777777" w:rsidR="00357F37" w:rsidRPr="008B4218" w:rsidRDefault="00357F37" w:rsidP="00357F37">
      <w:pPr>
        <w:numPr>
          <w:ilvl w:val="0"/>
          <w:numId w:val="62"/>
        </w:numPr>
        <w:rPr>
          <w:lang w:eastAsia="x-none"/>
        </w:rPr>
      </w:pPr>
      <w:r w:rsidRPr="008B4218">
        <w:rPr>
          <w:rFonts w:hint="eastAsia"/>
          <w:lang w:eastAsia="x-none"/>
        </w:rPr>
        <w:t>1</w:t>
      </w:r>
      <w:r w:rsidRPr="008B4218">
        <w:rPr>
          <w:rFonts w:hint="eastAsia"/>
          <w:vertAlign w:val="superscript"/>
          <w:lang w:eastAsia="x-none"/>
        </w:rPr>
        <w:t>st</w:t>
      </w:r>
      <w:r w:rsidRPr="008B4218">
        <w:rPr>
          <w:rFonts w:hint="eastAsia"/>
          <w:lang w:eastAsia="x-none"/>
        </w:rPr>
        <w:t xml:space="preserve"> check point: </w:t>
      </w:r>
      <w:r w:rsidRPr="008B4218">
        <w:t>February</w:t>
      </w:r>
      <w:r w:rsidRPr="008B4218">
        <w:rPr>
          <w:rFonts w:hint="eastAsia"/>
        </w:rPr>
        <w:t xml:space="preserve"> </w:t>
      </w:r>
      <w:r w:rsidRPr="008B4218">
        <w:t>25</w:t>
      </w:r>
    </w:p>
    <w:p w14:paraId="0AC2E784" w14:textId="77777777" w:rsidR="00357F37" w:rsidRPr="008B4218" w:rsidRDefault="00357F37" w:rsidP="00357F37">
      <w:pPr>
        <w:numPr>
          <w:ilvl w:val="0"/>
          <w:numId w:val="62"/>
        </w:numPr>
        <w:rPr>
          <w:lang w:eastAsia="x-none"/>
        </w:rPr>
      </w:pPr>
      <w:r w:rsidRPr="008B4218">
        <w:rPr>
          <w:lang w:eastAsia="x-none"/>
        </w:rPr>
        <w:t>Final</w:t>
      </w:r>
      <w:r w:rsidRPr="008B4218">
        <w:rPr>
          <w:rFonts w:hint="eastAsia"/>
          <w:lang w:eastAsia="x-none"/>
        </w:rPr>
        <w:t xml:space="preserve"> check point: </w:t>
      </w:r>
      <w:r w:rsidRPr="008B4218">
        <w:t>March 3</w:t>
      </w:r>
    </w:p>
    <w:p w14:paraId="3BD7D9E1" w14:textId="069939EE" w:rsidR="008B4218" w:rsidRPr="008B4218" w:rsidRDefault="002328C4" w:rsidP="008B4218">
      <w:pPr>
        <w:rPr>
          <w:b/>
          <w:bCs/>
          <w:lang w:eastAsia="x-none"/>
        </w:rPr>
      </w:pPr>
      <w:hyperlink r:id="rId1422" w:history="1">
        <w:r w:rsidR="004371F4">
          <w:rPr>
            <w:rStyle w:val="Hyperlink"/>
            <w:b/>
            <w:bCs/>
            <w:lang w:eastAsia="x-none"/>
          </w:rPr>
          <w:t>R1-2202513</w:t>
        </w:r>
      </w:hyperlink>
      <w:r w:rsidR="008B4218" w:rsidRPr="008B4218">
        <w:rPr>
          <w:b/>
          <w:bCs/>
          <w:lang w:eastAsia="x-none"/>
        </w:rPr>
        <w:tab/>
        <w:t>Summary #1 of [108-e-R17-ePos-04] latency improvements</w:t>
      </w:r>
      <w:r w:rsidR="008B4218" w:rsidRPr="008B4218">
        <w:rPr>
          <w:b/>
          <w:bCs/>
          <w:lang w:eastAsia="x-none"/>
        </w:rPr>
        <w:tab/>
        <w:t>Moderator (Huawei)</w:t>
      </w:r>
    </w:p>
    <w:p w14:paraId="12DEE5EF" w14:textId="552C3C60" w:rsidR="008B4218" w:rsidRDefault="00E873B3" w:rsidP="008B4218">
      <w:pPr>
        <w:rPr>
          <w:lang w:eastAsia="x-none"/>
        </w:rPr>
      </w:pPr>
      <w:r>
        <w:rPr>
          <w:lang w:eastAsia="x-none"/>
        </w:rPr>
        <w:t>From Feb 25</w:t>
      </w:r>
      <w:r w:rsidRPr="00E873B3">
        <w:rPr>
          <w:vertAlign w:val="superscript"/>
          <w:lang w:eastAsia="x-none"/>
        </w:rPr>
        <w:t>th</w:t>
      </w:r>
      <w:r>
        <w:rPr>
          <w:lang w:eastAsia="x-none"/>
        </w:rPr>
        <w:t xml:space="preserve"> GTW session</w:t>
      </w:r>
    </w:p>
    <w:p w14:paraId="0019C602" w14:textId="77777777" w:rsidR="008B4218" w:rsidRPr="00E873B3" w:rsidRDefault="008B4218" w:rsidP="008B4218">
      <w:pPr>
        <w:rPr>
          <w:highlight w:val="green"/>
          <w:lang w:eastAsia="zh-CN"/>
        </w:rPr>
      </w:pPr>
      <w:r w:rsidRPr="00E873B3">
        <w:rPr>
          <w:highlight w:val="green"/>
          <w:lang w:eastAsia="zh-CN"/>
        </w:rPr>
        <w:t>Agreement</w:t>
      </w:r>
    </w:p>
    <w:p w14:paraId="77CDFD09" w14:textId="77777777" w:rsidR="008B4218" w:rsidRPr="0081327B" w:rsidRDefault="008B4218" w:rsidP="00A63FAE">
      <w:pPr>
        <w:pStyle w:val="ListParagraph"/>
        <w:numPr>
          <w:ilvl w:val="0"/>
          <w:numId w:val="94"/>
        </w:numPr>
      </w:pPr>
      <w:r w:rsidRPr="0081327B">
        <w:t>The PRS processing window is configured per DL BWP.</w:t>
      </w:r>
    </w:p>
    <w:p w14:paraId="347138F5" w14:textId="77777777" w:rsidR="008B4218" w:rsidRPr="0081327B" w:rsidRDefault="008B4218" w:rsidP="00A63FAE">
      <w:pPr>
        <w:pStyle w:val="ListParagraph"/>
        <w:numPr>
          <w:ilvl w:val="0"/>
          <w:numId w:val="94"/>
        </w:numPr>
      </w:pPr>
      <w:r w:rsidRPr="0081327B">
        <w:t>Processing type, to be selected from 1A, 1B and 2, will be provided associated with the PRS processing window if and only if multiple processing types per band in the UE capability signaling is supported.</w:t>
      </w:r>
    </w:p>
    <w:p w14:paraId="76A2EBD6" w14:textId="77777777" w:rsidR="008B4218" w:rsidRPr="0081327B" w:rsidRDefault="008B4218" w:rsidP="00A63FAE">
      <w:pPr>
        <w:pStyle w:val="ListParagraph"/>
        <w:numPr>
          <w:ilvl w:val="0"/>
          <w:numId w:val="94"/>
        </w:numPr>
      </w:pPr>
      <w:r w:rsidRPr="0081327B">
        <w:t>No need to provide band ID and CC ID associated with the PRS processing window.</w:t>
      </w:r>
    </w:p>
    <w:p w14:paraId="633E72F7" w14:textId="77777777" w:rsidR="008B4218" w:rsidRPr="0081327B" w:rsidRDefault="008B4218" w:rsidP="00A63FAE">
      <w:pPr>
        <w:pStyle w:val="ListParagraph"/>
        <w:numPr>
          <w:ilvl w:val="0"/>
          <w:numId w:val="94"/>
        </w:numPr>
      </w:pPr>
      <w:r w:rsidRPr="0081327B">
        <w:t>A single priority indicator is provided for a PRS processing window, which applies to all PRS within the PRS processing window for the corresponding DL BWP.</w:t>
      </w:r>
    </w:p>
    <w:p w14:paraId="6DCD623E" w14:textId="77777777" w:rsidR="008B4218" w:rsidRPr="0081327B" w:rsidRDefault="008B4218" w:rsidP="00A63FAE">
      <w:pPr>
        <w:pStyle w:val="ListParagraph"/>
        <w:numPr>
          <w:ilvl w:val="0"/>
          <w:numId w:val="94"/>
        </w:numPr>
      </w:pPr>
      <w:r w:rsidRPr="0081327B">
        <w:rPr>
          <w:rFonts w:hint="eastAsia"/>
        </w:rPr>
        <w:t xml:space="preserve">The maximum number of activated PRS processing windows per </w:t>
      </w:r>
      <w:r w:rsidRPr="0081327B">
        <w:t xml:space="preserve">DL </w:t>
      </w:r>
      <w:r w:rsidRPr="0081327B">
        <w:rPr>
          <w:rFonts w:hint="eastAsia"/>
        </w:rPr>
        <w:t>BWP is 1.</w:t>
      </w:r>
    </w:p>
    <w:p w14:paraId="7B3ECFAB" w14:textId="77777777" w:rsidR="008B4218" w:rsidRPr="0081327B" w:rsidRDefault="008B4218" w:rsidP="00A63FAE">
      <w:pPr>
        <w:pStyle w:val="ListParagraph"/>
        <w:numPr>
          <w:ilvl w:val="0"/>
          <w:numId w:val="94"/>
        </w:numPr>
      </w:pPr>
      <w:r w:rsidRPr="0081327B">
        <w:rPr>
          <w:rFonts w:hint="eastAsia"/>
        </w:rPr>
        <w:t>The maximum number of activated PRS processing windows across all active DL BWP</w:t>
      </w:r>
      <w:r w:rsidRPr="0081327B">
        <w:t>s</w:t>
      </w:r>
      <w:r w:rsidRPr="0081327B">
        <w:rPr>
          <w:rFonts w:hint="eastAsia"/>
        </w:rPr>
        <w:t xml:space="preserve"> is 4.</w:t>
      </w:r>
    </w:p>
    <w:p w14:paraId="33B1C9BC" w14:textId="77777777" w:rsidR="008B4218" w:rsidRPr="0081327B" w:rsidRDefault="008B4218" w:rsidP="00A63FAE">
      <w:pPr>
        <w:pStyle w:val="ListParagraph"/>
        <w:numPr>
          <w:ilvl w:val="1"/>
          <w:numId w:val="94"/>
        </w:numPr>
      </w:pPr>
      <w:r w:rsidRPr="0081327B">
        <w:rPr>
          <w:rFonts w:hint="eastAsia"/>
        </w:rPr>
        <w:lastRenderedPageBreak/>
        <w:t xml:space="preserve">The maximum number of activated PRS processing windows </w:t>
      </w:r>
      <w:r w:rsidRPr="0081327B">
        <w:t xml:space="preserve">overlapping in time </w:t>
      </w:r>
      <w:r w:rsidRPr="0081327B">
        <w:rPr>
          <w:rFonts w:hint="eastAsia"/>
        </w:rPr>
        <w:t>across all active DL BWP</w:t>
      </w:r>
      <w:r w:rsidRPr="0081327B">
        <w:t>s</w:t>
      </w:r>
      <w:r w:rsidRPr="0081327B">
        <w:rPr>
          <w:rFonts w:hint="eastAsia"/>
        </w:rPr>
        <w:t xml:space="preserve"> is 1</w:t>
      </w:r>
    </w:p>
    <w:p w14:paraId="4694F974" w14:textId="77777777" w:rsidR="008B4218" w:rsidRPr="00CC24D9" w:rsidRDefault="008B4218" w:rsidP="008B4218">
      <w:pPr>
        <w:rPr>
          <w:rFonts w:eastAsia="SimSun"/>
          <w:lang w:eastAsia="zh-CN"/>
        </w:rPr>
      </w:pPr>
    </w:p>
    <w:p w14:paraId="0AECE452" w14:textId="3033A622" w:rsidR="008B4218" w:rsidRDefault="00766BFB" w:rsidP="008B4218">
      <w:pPr>
        <w:rPr>
          <w:lang w:eastAsia="x-none"/>
        </w:rPr>
      </w:pPr>
      <w:r w:rsidRPr="00766BFB">
        <w:rPr>
          <w:b/>
          <w:bCs/>
          <w:lang w:eastAsia="x-none"/>
        </w:rPr>
        <w:t>Decision:</w:t>
      </w:r>
      <w:r>
        <w:rPr>
          <w:lang w:eastAsia="x-none"/>
        </w:rPr>
        <w:t xml:space="preserve"> As per email decision posted on Feb 26</w:t>
      </w:r>
      <w:r w:rsidRPr="00766BFB">
        <w:rPr>
          <w:vertAlign w:val="superscript"/>
          <w:lang w:eastAsia="x-none"/>
        </w:rPr>
        <w:t>th</w:t>
      </w:r>
      <w:r>
        <w:rPr>
          <w:lang w:eastAsia="x-none"/>
        </w:rPr>
        <w:t>,</w:t>
      </w:r>
    </w:p>
    <w:p w14:paraId="3CFFC55A" w14:textId="77777777" w:rsidR="008B4218" w:rsidRPr="00766BFB" w:rsidRDefault="008B4218" w:rsidP="00766BFB">
      <w:pPr>
        <w:rPr>
          <w:rFonts w:ascii="Times New Roman" w:hAnsi="Times New Roman"/>
          <w:szCs w:val="20"/>
          <w:highlight w:val="green"/>
          <w:lang w:eastAsia="zh-CN"/>
        </w:rPr>
      </w:pPr>
      <w:r w:rsidRPr="00766BFB">
        <w:rPr>
          <w:rFonts w:ascii="Times New Roman" w:hAnsi="Times New Roman"/>
          <w:szCs w:val="20"/>
          <w:highlight w:val="green"/>
          <w:lang w:eastAsia="zh-CN"/>
        </w:rPr>
        <w:t>Agreement</w:t>
      </w:r>
    </w:p>
    <w:p w14:paraId="3B42E3F0" w14:textId="77777777" w:rsidR="008B4218" w:rsidRPr="00766BFB" w:rsidRDefault="008B4218" w:rsidP="00766BFB">
      <w:pPr>
        <w:rPr>
          <w:rFonts w:ascii="Times New Roman" w:hAnsi="Times New Roman"/>
          <w:szCs w:val="20"/>
        </w:rPr>
      </w:pPr>
      <w:r w:rsidRPr="00766BFB">
        <w:rPr>
          <w:rFonts w:ascii="Times New Roman" w:hAnsi="Times New Roman"/>
          <w:szCs w:val="20"/>
        </w:rPr>
        <w:t>The maximum number of preconfigured MGs is 16.</w:t>
      </w:r>
    </w:p>
    <w:p w14:paraId="102F4AA7" w14:textId="77777777" w:rsidR="008B4218" w:rsidRPr="00766BFB" w:rsidRDefault="008B4218" w:rsidP="00766BFB">
      <w:pPr>
        <w:rPr>
          <w:rFonts w:ascii="Times New Roman" w:hAnsi="Times New Roman"/>
          <w:szCs w:val="20"/>
        </w:rPr>
      </w:pPr>
    </w:p>
    <w:p w14:paraId="014FA1B1" w14:textId="77777777" w:rsidR="008B4218" w:rsidRPr="00766BFB" w:rsidRDefault="008B4218" w:rsidP="00766BFB">
      <w:pPr>
        <w:rPr>
          <w:rFonts w:ascii="Times New Roman" w:hAnsi="Times New Roman"/>
          <w:szCs w:val="20"/>
          <w:highlight w:val="green"/>
          <w:lang w:eastAsia="zh-CN"/>
        </w:rPr>
      </w:pPr>
      <w:r w:rsidRPr="00766BFB">
        <w:rPr>
          <w:rFonts w:ascii="Times New Roman" w:hAnsi="Times New Roman"/>
          <w:szCs w:val="20"/>
          <w:highlight w:val="green"/>
          <w:lang w:eastAsia="zh-CN"/>
        </w:rPr>
        <w:t>Agreement</w:t>
      </w:r>
    </w:p>
    <w:p w14:paraId="66FABF8B" w14:textId="77777777" w:rsidR="008B4218" w:rsidRPr="00766BFB" w:rsidRDefault="008B4218" w:rsidP="00766BFB">
      <w:pPr>
        <w:rPr>
          <w:rFonts w:ascii="Times New Roman" w:hAnsi="Times New Roman"/>
          <w:szCs w:val="20"/>
        </w:rPr>
      </w:pPr>
      <w:r w:rsidRPr="00766BFB">
        <w:rPr>
          <w:rFonts w:ascii="Times New Roman" w:hAnsi="Times New Roman"/>
          <w:szCs w:val="20"/>
        </w:rPr>
        <w:t>The maximum number of MGs per activation/deactivation is 1.</w:t>
      </w:r>
    </w:p>
    <w:p w14:paraId="3C9312D6" w14:textId="77777777" w:rsidR="008B4218" w:rsidRPr="00766BFB" w:rsidRDefault="008B4218" w:rsidP="00766BFB">
      <w:pPr>
        <w:rPr>
          <w:rFonts w:ascii="Times New Roman" w:hAnsi="Times New Roman"/>
          <w:szCs w:val="20"/>
        </w:rPr>
      </w:pPr>
    </w:p>
    <w:p w14:paraId="71466ACA" w14:textId="77777777" w:rsidR="008B4218" w:rsidRPr="00766BFB" w:rsidRDefault="008B4218" w:rsidP="00766BFB">
      <w:pPr>
        <w:rPr>
          <w:rFonts w:ascii="Times New Roman" w:hAnsi="Times New Roman"/>
          <w:szCs w:val="20"/>
          <w:u w:val="single"/>
        </w:rPr>
      </w:pPr>
      <w:r w:rsidRPr="00766BFB">
        <w:rPr>
          <w:rFonts w:ascii="Times New Roman" w:hAnsi="Times New Roman"/>
          <w:szCs w:val="20"/>
          <w:u w:val="single"/>
        </w:rPr>
        <w:t>Conclusion</w:t>
      </w:r>
    </w:p>
    <w:p w14:paraId="357BB96D" w14:textId="77777777" w:rsidR="008B4218" w:rsidRPr="00766BFB" w:rsidRDefault="008B4218" w:rsidP="00766BFB">
      <w:pPr>
        <w:rPr>
          <w:rFonts w:ascii="Times New Roman" w:hAnsi="Times New Roman"/>
          <w:szCs w:val="20"/>
        </w:rPr>
      </w:pPr>
      <w:r w:rsidRPr="00766BFB">
        <w:rPr>
          <w:rFonts w:ascii="Times New Roman" w:hAnsi="Times New Roman"/>
          <w:szCs w:val="20"/>
        </w:rPr>
        <w:t>RAN1 understand that the priority between SSB and PRS is up to RAN4 to define.</w:t>
      </w:r>
    </w:p>
    <w:p w14:paraId="66854FC1" w14:textId="77777777" w:rsidR="008B4218" w:rsidRPr="00766BFB" w:rsidRDefault="008B4218" w:rsidP="00766BFB">
      <w:pPr>
        <w:rPr>
          <w:rFonts w:ascii="Times New Roman" w:hAnsi="Times New Roman"/>
          <w:szCs w:val="20"/>
        </w:rPr>
      </w:pPr>
    </w:p>
    <w:p w14:paraId="2351920E" w14:textId="77777777" w:rsidR="008B4218" w:rsidRPr="00766BFB" w:rsidRDefault="008B4218" w:rsidP="00766BFB">
      <w:pPr>
        <w:rPr>
          <w:rFonts w:ascii="Times New Roman" w:hAnsi="Times New Roman"/>
          <w:szCs w:val="20"/>
          <w:highlight w:val="green"/>
          <w:lang w:eastAsia="zh-CN"/>
        </w:rPr>
      </w:pPr>
      <w:r w:rsidRPr="00766BFB">
        <w:rPr>
          <w:rFonts w:ascii="Times New Roman" w:hAnsi="Times New Roman"/>
          <w:szCs w:val="20"/>
          <w:highlight w:val="green"/>
          <w:lang w:eastAsia="zh-CN"/>
        </w:rPr>
        <w:t>Agreement</w:t>
      </w:r>
    </w:p>
    <w:p w14:paraId="0B5CEEFE" w14:textId="77777777" w:rsidR="008B4218" w:rsidRPr="00766BFB" w:rsidRDefault="008B4218" w:rsidP="00766BFB">
      <w:pPr>
        <w:rPr>
          <w:rFonts w:ascii="Times New Roman" w:hAnsi="Times New Roman"/>
          <w:szCs w:val="20"/>
        </w:rPr>
      </w:pPr>
      <w:r w:rsidRPr="00766BFB">
        <w:rPr>
          <w:rFonts w:ascii="Times New Roman" w:hAnsi="Times New Roman"/>
          <w:szCs w:val="20"/>
        </w:rPr>
        <w:t>Inside each single instance of a PRS processing window, a single PFL can be measured. This is applicable to all Types of MG-less PRS processing.</w:t>
      </w:r>
    </w:p>
    <w:p w14:paraId="074939D4" w14:textId="77777777" w:rsidR="008B4218" w:rsidRPr="00766BFB" w:rsidRDefault="008B4218" w:rsidP="00766BFB">
      <w:pPr>
        <w:rPr>
          <w:rFonts w:ascii="Times New Roman" w:hAnsi="Times New Roman"/>
          <w:szCs w:val="20"/>
        </w:rPr>
      </w:pPr>
    </w:p>
    <w:p w14:paraId="627C0E83" w14:textId="77777777" w:rsidR="008B4218" w:rsidRPr="00766BFB" w:rsidRDefault="008B4218" w:rsidP="00766BFB">
      <w:pPr>
        <w:rPr>
          <w:rFonts w:ascii="Times New Roman" w:hAnsi="Times New Roman"/>
          <w:szCs w:val="20"/>
          <w:highlight w:val="green"/>
          <w:lang w:eastAsia="zh-CN"/>
        </w:rPr>
      </w:pPr>
      <w:r w:rsidRPr="00766BFB">
        <w:rPr>
          <w:rFonts w:ascii="Times New Roman" w:hAnsi="Times New Roman"/>
          <w:szCs w:val="20"/>
          <w:highlight w:val="green"/>
          <w:lang w:eastAsia="zh-CN"/>
        </w:rPr>
        <w:t>Agreement</w:t>
      </w:r>
    </w:p>
    <w:p w14:paraId="4C45AC8D" w14:textId="206F8AC3" w:rsidR="008B4218" w:rsidRPr="00766BFB" w:rsidRDefault="008B4218" w:rsidP="00A63FAE">
      <w:pPr>
        <w:pStyle w:val="ListParagraph"/>
        <w:numPr>
          <w:ilvl w:val="0"/>
          <w:numId w:val="94"/>
        </w:numPr>
      </w:pPr>
      <w:r w:rsidRPr="00766BFB">
        <w:t xml:space="preserve">For a UE configured with preconfigured Measurement gap(s) for Positioning, when </w:t>
      </w:r>
      <w:r w:rsidRPr="00766BFB">
        <w:rPr>
          <w:color w:val="FF0000"/>
        </w:rPr>
        <w:t xml:space="preserve">the </w:t>
      </w:r>
      <w:r w:rsidRPr="00766BFB">
        <w:t xml:space="preserve">UE receives an activation command, as described in clause [6.1.3.X] of [10, TS 38.321], for a preconfigured Measurement Gap for Positioning activation, and when the UE would transmit a PUCCH with HARQ-ACK information in slot n corresponding to the PDSCH carrying the </w:t>
      </w:r>
      <w:r w:rsidRPr="00766BFB">
        <w:rPr>
          <w:strike/>
          <w:color w:val="FF0000"/>
        </w:rPr>
        <w:t>selection</w:t>
      </w:r>
      <w:r w:rsidRPr="00766BFB">
        <w:rPr>
          <w:color w:val="FF0000"/>
        </w:rPr>
        <w:t xml:space="preserve"> </w:t>
      </w:r>
      <w:r w:rsidRPr="00766BFB">
        <w:t xml:space="preserve">command, the corresponding actions in [10, TS 38.321] and the UE assumptions shall be applied starting from the first slot that is after slot </w:t>
      </w:r>
      <m:oMath>
        <m:r>
          <m:rPr>
            <m:sty m:val="p"/>
          </m:rPr>
          <w:rPr>
            <w:rFonts w:ascii="Cambria Math" w:hAnsi="Cambria Math"/>
          </w:rPr>
          <m:t>n+</m:t>
        </m:r>
        <m:sSubSup>
          <m:sSubSupPr>
            <m:ctrlPr>
              <w:rPr>
                <w:rFonts w:ascii="Cambria Math" w:hAnsi="Cambria Math"/>
              </w:rPr>
            </m:ctrlPr>
          </m:sSubSupPr>
          <m:e>
            <m:r>
              <m:rPr>
                <m:sty m:val="p"/>
              </m:rPr>
              <w:rPr>
                <w:rFonts w:ascii="Cambria Math" w:hAnsi="Cambria Math"/>
              </w:rPr>
              <m:t>3N</m:t>
            </m:r>
          </m:e>
          <m:sub>
            <m:r>
              <m:rPr>
                <m:sty m:val="p"/>
              </m:rPr>
              <w:rPr>
                <w:rFonts w:ascii="Cambria Math" w:hAnsi="Cambria Math"/>
              </w:rPr>
              <m:t>slot</m:t>
            </m:r>
          </m:sub>
          <m:sup>
            <m:r>
              <m:rPr>
                <m:sty m:val="p"/>
              </m:rPr>
              <w:rPr>
                <w:rFonts w:ascii="Cambria Math" w:hAnsi="Cambria Math"/>
              </w:rPr>
              <m:t>subframe,µ</m:t>
            </m:r>
          </m:sup>
        </m:sSubSup>
      </m:oMath>
      <w:r w:rsidRPr="00766BFB">
        <w:t xml:space="preserve"> where </w:t>
      </w:r>
      <m:oMath>
        <m:r>
          <m:rPr>
            <m:sty m:val="p"/>
          </m:rPr>
          <w:rPr>
            <w:rFonts w:ascii="Cambria Math" w:hAnsi="Cambria Math"/>
          </w:rPr>
          <m:t>μ</m:t>
        </m:r>
      </m:oMath>
      <w:r w:rsidRPr="00766BFB">
        <w:t xml:space="preserve"> is the SCS configuration for the PUCCH.</w:t>
      </w:r>
    </w:p>
    <w:p w14:paraId="27F98BD2" w14:textId="5DDE56A3" w:rsidR="008B4218" w:rsidRPr="00766BFB" w:rsidRDefault="008B4218" w:rsidP="00A63FAE">
      <w:pPr>
        <w:pStyle w:val="ListParagraph"/>
        <w:numPr>
          <w:ilvl w:val="0"/>
          <w:numId w:val="94"/>
        </w:numPr>
      </w:pPr>
      <w:r w:rsidRPr="00766BFB">
        <w:t xml:space="preserve">For a UE configured with Positioning Processing Window(s), when </w:t>
      </w:r>
      <w:r w:rsidRPr="00766BFB">
        <w:rPr>
          <w:color w:val="FF0000"/>
        </w:rPr>
        <w:t xml:space="preserve">the </w:t>
      </w:r>
      <w:r w:rsidRPr="00766BFB">
        <w:t xml:space="preserve">UE receives an activation command, as described in clause [6.1.3.X] of [10, TS 38.321], for a PRS processing window activation, and when the UE would transmit a PUCCH with HARQ-ACK information in slot n corresponding to the PDSCH carrying the </w:t>
      </w:r>
      <w:r w:rsidRPr="00766BFB">
        <w:rPr>
          <w:strike/>
          <w:color w:val="FF0000"/>
        </w:rPr>
        <w:t>selection</w:t>
      </w:r>
      <w:r w:rsidRPr="00766BFB">
        <w:rPr>
          <w:color w:val="FF0000"/>
        </w:rPr>
        <w:t xml:space="preserve"> </w:t>
      </w:r>
      <w:r w:rsidRPr="00766BFB">
        <w:t xml:space="preserve">command, the corresponding actions in [10, TS 38.321] and the UE assumptions shall be applied starting from the first slot that is after slot </w:t>
      </w:r>
      <m:oMath>
        <m:r>
          <m:rPr>
            <m:sty m:val="p"/>
          </m:rPr>
          <w:rPr>
            <w:rFonts w:ascii="Cambria Math" w:hAnsi="Cambria Math"/>
          </w:rPr>
          <m:t>n+</m:t>
        </m:r>
        <m:sSubSup>
          <m:sSubSupPr>
            <m:ctrlPr>
              <w:rPr>
                <w:rFonts w:ascii="Cambria Math" w:hAnsi="Cambria Math"/>
              </w:rPr>
            </m:ctrlPr>
          </m:sSubSupPr>
          <m:e>
            <m:r>
              <m:rPr>
                <m:sty m:val="p"/>
              </m:rPr>
              <w:rPr>
                <w:rFonts w:ascii="Cambria Math" w:hAnsi="Cambria Math"/>
              </w:rPr>
              <m:t>3N</m:t>
            </m:r>
          </m:e>
          <m:sub>
            <m:r>
              <m:rPr>
                <m:sty m:val="p"/>
              </m:rPr>
              <w:rPr>
                <w:rFonts w:ascii="Cambria Math" w:hAnsi="Cambria Math"/>
              </w:rPr>
              <m:t>slot</m:t>
            </m:r>
          </m:sub>
          <m:sup>
            <m:r>
              <m:rPr>
                <m:sty m:val="p"/>
              </m:rPr>
              <w:rPr>
                <w:rFonts w:ascii="Cambria Math" w:hAnsi="Cambria Math"/>
              </w:rPr>
              <m:t>subframe,µ</m:t>
            </m:r>
          </m:sup>
        </m:sSubSup>
      </m:oMath>
      <w:r w:rsidRPr="00766BFB">
        <w:t xml:space="preserve"> where </w:t>
      </w:r>
      <m:oMath>
        <m:r>
          <m:rPr>
            <m:sty m:val="p"/>
          </m:rPr>
          <w:rPr>
            <w:rFonts w:ascii="Cambria Math" w:hAnsi="Cambria Math"/>
          </w:rPr>
          <m:t>μ</m:t>
        </m:r>
      </m:oMath>
      <w:r w:rsidRPr="00766BFB">
        <w:t xml:space="preserve"> is the SCS configuration for the PUCCH.</w:t>
      </w:r>
    </w:p>
    <w:p w14:paraId="6AC4D83F" w14:textId="467CDD79" w:rsidR="008B4218" w:rsidRDefault="008B4218" w:rsidP="008B4218">
      <w:pPr>
        <w:rPr>
          <w:lang w:val="en-US" w:eastAsia="x-none"/>
        </w:rPr>
      </w:pPr>
    </w:p>
    <w:p w14:paraId="62CE53C5" w14:textId="38416CAC" w:rsidR="008B4218" w:rsidRPr="008F3A81" w:rsidRDefault="002328C4" w:rsidP="008B4218">
      <w:pPr>
        <w:rPr>
          <w:b/>
          <w:bCs/>
          <w:lang w:eastAsia="x-none"/>
        </w:rPr>
      </w:pPr>
      <w:hyperlink r:id="rId1423" w:history="1">
        <w:r w:rsidR="004371F4">
          <w:rPr>
            <w:rStyle w:val="Hyperlink"/>
            <w:b/>
            <w:bCs/>
            <w:lang w:eastAsia="x-none"/>
          </w:rPr>
          <w:t>R1-2202514</w:t>
        </w:r>
      </w:hyperlink>
      <w:r w:rsidR="008B4218" w:rsidRPr="008F3A81">
        <w:rPr>
          <w:b/>
          <w:bCs/>
          <w:lang w:eastAsia="x-none"/>
        </w:rPr>
        <w:tab/>
        <w:t>Summary #2 of [108-e-R17-ePos-04] latency improvements</w:t>
      </w:r>
      <w:r w:rsidR="008B4218" w:rsidRPr="008F3A81">
        <w:rPr>
          <w:b/>
          <w:bCs/>
          <w:lang w:eastAsia="x-none"/>
        </w:rPr>
        <w:tab/>
        <w:t>Moderator (Huawei)</w:t>
      </w:r>
    </w:p>
    <w:p w14:paraId="2039504F" w14:textId="542D2787" w:rsidR="008F3A81" w:rsidRDefault="008F3A81" w:rsidP="008B4218">
      <w:pPr>
        <w:rPr>
          <w:lang w:eastAsia="x-none"/>
        </w:rPr>
      </w:pPr>
      <w:r>
        <w:rPr>
          <w:lang w:eastAsia="x-none"/>
        </w:rPr>
        <w:t>From Feb 28</w:t>
      </w:r>
      <w:r w:rsidRPr="008F3A81">
        <w:rPr>
          <w:vertAlign w:val="superscript"/>
          <w:lang w:eastAsia="x-none"/>
        </w:rPr>
        <w:t>th</w:t>
      </w:r>
      <w:r>
        <w:rPr>
          <w:lang w:eastAsia="x-none"/>
        </w:rPr>
        <w:t xml:space="preserve"> GTW session</w:t>
      </w:r>
    </w:p>
    <w:p w14:paraId="2AAA057B" w14:textId="77777777" w:rsidR="008F3A81" w:rsidRPr="007B0C79" w:rsidRDefault="008F3A81" w:rsidP="008F3A81">
      <w:r w:rsidRPr="007B0C79">
        <w:rPr>
          <w:highlight w:val="green"/>
        </w:rPr>
        <w:t>Agreement</w:t>
      </w:r>
    </w:p>
    <w:p w14:paraId="57A114F3" w14:textId="77777777" w:rsidR="008F3A81" w:rsidRDefault="008F3A81" w:rsidP="008F3A81">
      <w:r>
        <w:t xml:space="preserve">UE may indicate support of more than one processing types </w:t>
      </w:r>
      <w:r w:rsidRPr="00367CDB">
        <w:t>and corresponding capability</w:t>
      </w:r>
      <w:r>
        <w:t xml:space="preserve"> on a band on which it supports PRS processing outside the MG inside the PRS processing window.</w:t>
      </w:r>
    </w:p>
    <w:p w14:paraId="59ADA33D" w14:textId="77777777" w:rsidR="008F3A81" w:rsidRDefault="008F3A81" w:rsidP="00F44FD9">
      <w:pPr>
        <w:pStyle w:val="ListParagraph"/>
        <w:numPr>
          <w:ilvl w:val="0"/>
          <w:numId w:val="160"/>
        </w:numPr>
        <w:rPr>
          <w:lang w:eastAsia="zh-CN"/>
        </w:rPr>
      </w:pPr>
      <w:r w:rsidRPr="008F3A81">
        <w:rPr>
          <w:rFonts w:hint="eastAsia"/>
          <w:lang w:eastAsia="zh-CN"/>
        </w:rPr>
        <w:t xml:space="preserve">It is up to the gNB to decide which </w:t>
      </w:r>
      <w:r>
        <w:rPr>
          <w:lang w:eastAsia="zh-CN"/>
        </w:rPr>
        <w:t>processing type to use</w:t>
      </w:r>
    </w:p>
    <w:p w14:paraId="755C49C0" w14:textId="77777777" w:rsidR="008F3A81" w:rsidRDefault="008F3A81" w:rsidP="008F3A81">
      <w:pPr>
        <w:rPr>
          <w:lang w:eastAsia="x-none"/>
        </w:rPr>
      </w:pPr>
    </w:p>
    <w:p w14:paraId="136827E8" w14:textId="5CE30FE0" w:rsidR="00F069C8" w:rsidRDefault="00F069C8" w:rsidP="00F069C8">
      <w:pPr>
        <w:rPr>
          <w:iCs/>
        </w:rPr>
      </w:pPr>
      <w:r w:rsidRPr="00034CC1">
        <w:rPr>
          <w:b/>
          <w:bCs/>
          <w:iCs/>
        </w:rPr>
        <w:t>Decision:</w:t>
      </w:r>
      <w:r>
        <w:rPr>
          <w:iCs/>
        </w:rPr>
        <w:t xml:space="preserve"> As per email decision posted on Mar 1</w:t>
      </w:r>
      <w:r w:rsidRPr="00F069C8">
        <w:rPr>
          <w:iCs/>
          <w:vertAlign w:val="superscript"/>
        </w:rPr>
        <w:t>st</w:t>
      </w:r>
      <w:r>
        <w:rPr>
          <w:iCs/>
        </w:rPr>
        <w:t>,</w:t>
      </w:r>
    </w:p>
    <w:p w14:paraId="30B3AC31" w14:textId="77777777" w:rsidR="00F0414F" w:rsidRDefault="00F0414F" w:rsidP="00F0414F">
      <w:pPr>
        <w:rPr>
          <w:rFonts w:ascii="Times New Roman" w:hAnsi="Times New Roman"/>
          <w:szCs w:val="20"/>
        </w:rPr>
      </w:pPr>
      <w:r>
        <w:rPr>
          <w:rFonts w:hint="eastAsia"/>
          <w:highlight w:val="green"/>
        </w:rPr>
        <w:t>Agreement</w:t>
      </w:r>
    </w:p>
    <w:p w14:paraId="77E1B3A2" w14:textId="77777777" w:rsidR="00F0414F" w:rsidRDefault="00F0414F" w:rsidP="00F0414F">
      <w:pPr>
        <w:rPr>
          <w:rFonts w:ascii="Times New Roman" w:hAnsi="Times New Roman"/>
          <w:szCs w:val="20"/>
        </w:rPr>
      </w:pPr>
      <w:r>
        <w:rPr>
          <w:rFonts w:ascii="Times New Roman" w:hAnsi="Times New Roman"/>
          <w:szCs w:val="20"/>
        </w:rPr>
        <w:t xml:space="preserve">For capability 2 as per working assumption made in RAN1#106-e </w:t>
      </w:r>
    </w:p>
    <w:p w14:paraId="28B533E8" w14:textId="77777777" w:rsidR="00F0414F" w:rsidRPr="00F0414F" w:rsidRDefault="00F0414F" w:rsidP="00F44FD9">
      <w:pPr>
        <w:pStyle w:val="ListParagraph"/>
        <w:numPr>
          <w:ilvl w:val="0"/>
          <w:numId w:val="160"/>
        </w:numPr>
      </w:pPr>
      <w:r w:rsidRPr="00F0414F">
        <w:t>For FR1, only the DL signals/channels from a certain CC inside the PRS processing window, which overlap with DL PRS symbols in time, are dropped if the DL PRS is determined to be higher priority</w:t>
      </w:r>
    </w:p>
    <w:p w14:paraId="4A950E0B" w14:textId="77777777" w:rsidR="00F0414F" w:rsidRPr="00F0414F" w:rsidRDefault="00F0414F" w:rsidP="00F44FD9">
      <w:pPr>
        <w:pStyle w:val="ListParagraph"/>
        <w:numPr>
          <w:ilvl w:val="0"/>
          <w:numId w:val="160"/>
        </w:numPr>
      </w:pPr>
      <w:r w:rsidRPr="00F0414F">
        <w:t>For FR2, only the DL signals/channels from a certain band inside the PRS processing window, which overlap with DL PRS symbols in time, are dropped if the DL PRS is determined to be higher priority</w:t>
      </w:r>
    </w:p>
    <w:p w14:paraId="53488FC4" w14:textId="77777777" w:rsidR="00F0414F" w:rsidRDefault="00F0414F" w:rsidP="00F0414F">
      <w:pPr>
        <w:rPr>
          <w:rFonts w:ascii="Times New Roman" w:hAnsi="Times New Roman"/>
          <w:szCs w:val="20"/>
        </w:rPr>
      </w:pPr>
      <w:r>
        <w:rPr>
          <w:rFonts w:ascii="Times New Roman" w:hAnsi="Times New Roman"/>
          <w:szCs w:val="20"/>
        </w:rPr>
        <w:t>For the DL signals/channels from a different FR2 band than the FR2 band of the DL PRS for capability 1B and 2, subject to dropping due to the same Rx beam across multiple FR2 bands if the DL PRS is determined to be higher priority, it is up to RAN4 to define.</w:t>
      </w:r>
    </w:p>
    <w:p w14:paraId="21C02EE4" w14:textId="77777777" w:rsidR="00F0414F" w:rsidRPr="00F0414F" w:rsidRDefault="00F0414F" w:rsidP="00F44FD9">
      <w:pPr>
        <w:pStyle w:val="ListParagraph"/>
        <w:numPr>
          <w:ilvl w:val="0"/>
          <w:numId w:val="184"/>
        </w:numPr>
      </w:pPr>
      <w:r w:rsidRPr="00F0414F">
        <w:t>Send an LS to RAN4</w:t>
      </w:r>
    </w:p>
    <w:p w14:paraId="64D3AEC0" w14:textId="77777777" w:rsidR="00F0414F" w:rsidRDefault="00F0414F" w:rsidP="00F0414F">
      <w:pPr>
        <w:rPr>
          <w:rFonts w:ascii="Times New Roman" w:hAnsi="Times New Roman"/>
          <w:szCs w:val="20"/>
        </w:rPr>
      </w:pPr>
    </w:p>
    <w:p w14:paraId="27E3F85C" w14:textId="77777777" w:rsidR="00F0414F" w:rsidRDefault="00F0414F" w:rsidP="00F0414F">
      <w:pPr>
        <w:rPr>
          <w:rFonts w:ascii="Times New Roman" w:hAnsi="Times New Roman"/>
        </w:rPr>
      </w:pPr>
      <w:r>
        <w:rPr>
          <w:rFonts w:hint="eastAsia"/>
          <w:highlight w:val="green"/>
        </w:rPr>
        <w:t>Agreement</w:t>
      </w:r>
    </w:p>
    <w:p w14:paraId="6FBB9784" w14:textId="77777777" w:rsidR="00F0414F" w:rsidRDefault="00F0414F" w:rsidP="00F0414F">
      <w:pPr>
        <w:rPr>
          <w:rFonts w:ascii="Times New Roman" w:hAnsi="Times New Roman"/>
          <w:szCs w:val="20"/>
        </w:rPr>
      </w:pPr>
      <w:r>
        <w:rPr>
          <w:rFonts w:ascii="Times New Roman" w:hAnsi="Times New Roman"/>
          <w:szCs w:val="20"/>
        </w:rPr>
        <w:t>The M-sample indication is applicable for all concurrent NR positioning methods and for all positioning frequency layers</w:t>
      </w:r>
    </w:p>
    <w:p w14:paraId="71318EFE" w14:textId="20990B60" w:rsidR="008F3A81" w:rsidRDefault="008F3A81" w:rsidP="00F0414F">
      <w:pPr>
        <w:rPr>
          <w:lang w:eastAsia="x-none"/>
        </w:rPr>
      </w:pPr>
    </w:p>
    <w:p w14:paraId="2A56307A" w14:textId="77777777" w:rsidR="00556145" w:rsidRDefault="00556145" w:rsidP="00F0414F">
      <w:pPr>
        <w:rPr>
          <w:lang w:eastAsia="x-none"/>
        </w:rPr>
      </w:pPr>
    </w:p>
    <w:p w14:paraId="6E460F6B" w14:textId="5F65C947" w:rsidR="00556145" w:rsidRDefault="002328C4" w:rsidP="00556145">
      <w:pPr>
        <w:rPr>
          <w:b/>
          <w:bCs/>
          <w:iCs/>
        </w:rPr>
      </w:pPr>
      <w:hyperlink r:id="rId1424" w:history="1">
        <w:r w:rsidR="004371F4">
          <w:rPr>
            <w:rStyle w:val="Hyperlink"/>
            <w:b/>
            <w:bCs/>
            <w:iCs/>
          </w:rPr>
          <w:t>R1-2202841</w:t>
        </w:r>
      </w:hyperlink>
      <w:r w:rsidR="00556145" w:rsidRPr="00556145">
        <w:rPr>
          <w:b/>
          <w:bCs/>
          <w:iCs/>
        </w:rPr>
        <w:tab/>
        <w:t>Draft LS on the dropping rule of DL signals/channels for capability 1B and 2</w:t>
      </w:r>
      <w:r w:rsidR="00556145" w:rsidRPr="00556145">
        <w:rPr>
          <w:b/>
          <w:bCs/>
          <w:iCs/>
        </w:rPr>
        <w:tab/>
        <w:t>Moderator (Huawei)</w:t>
      </w:r>
    </w:p>
    <w:p w14:paraId="700A50BF" w14:textId="0A023A6F" w:rsidR="00556145" w:rsidRPr="00556145" w:rsidRDefault="00556145" w:rsidP="00556145">
      <w:pPr>
        <w:rPr>
          <w:iCs/>
        </w:rPr>
      </w:pPr>
      <w:r w:rsidRPr="00034CC1">
        <w:rPr>
          <w:b/>
          <w:bCs/>
          <w:iCs/>
        </w:rPr>
        <w:t>Decision:</w:t>
      </w:r>
      <w:r>
        <w:rPr>
          <w:iCs/>
        </w:rPr>
        <w:t xml:space="preserve"> As per email decision posted on Mar 3</w:t>
      </w:r>
      <w:r w:rsidRPr="00556145">
        <w:rPr>
          <w:iCs/>
          <w:vertAlign w:val="superscript"/>
        </w:rPr>
        <w:t>rd</w:t>
      </w:r>
      <w:r>
        <w:rPr>
          <w:iCs/>
        </w:rPr>
        <w:t xml:space="preserve">, the draft LS is endorsed. Final LS is </w:t>
      </w:r>
      <w:r w:rsidRPr="00556145">
        <w:rPr>
          <w:iCs/>
          <w:highlight w:val="green"/>
        </w:rPr>
        <w:t xml:space="preserve">approved in </w:t>
      </w:r>
      <w:hyperlink r:id="rId1425" w:history="1">
        <w:r w:rsidR="004371F4">
          <w:rPr>
            <w:rStyle w:val="Hyperlink"/>
            <w:iCs/>
            <w:highlight w:val="green"/>
          </w:rPr>
          <w:t>R1-2202842</w:t>
        </w:r>
      </w:hyperlink>
      <w:r w:rsidRPr="00556145">
        <w:rPr>
          <w:iCs/>
        </w:rPr>
        <w:t>.</w:t>
      </w:r>
    </w:p>
    <w:p w14:paraId="724853E7" w14:textId="77777777" w:rsidR="00556145" w:rsidRDefault="00556145" w:rsidP="00556145">
      <w:pPr>
        <w:rPr>
          <w:b/>
          <w:bCs/>
          <w:iCs/>
        </w:rPr>
      </w:pPr>
    </w:p>
    <w:p w14:paraId="20E88342" w14:textId="1C43DB7F" w:rsidR="00556145" w:rsidRDefault="00556145" w:rsidP="00556145">
      <w:pPr>
        <w:rPr>
          <w:iCs/>
        </w:rPr>
      </w:pPr>
      <w:r w:rsidRPr="00034CC1">
        <w:rPr>
          <w:b/>
          <w:bCs/>
          <w:iCs/>
        </w:rPr>
        <w:t>Decision:</w:t>
      </w:r>
      <w:r>
        <w:rPr>
          <w:iCs/>
        </w:rPr>
        <w:t xml:space="preserve"> As per email decision posted on Mar 3</w:t>
      </w:r>
      <w:r w:rsidRPr="00556145">
        <w:rPr>
          <w:iCs/>
          <w:vertAlign w:val="superscript"/>
        </w:rPr>
        <w:t>rd</w:t>
      </w:r>
      <w:r>
        <w:rPr>
          <w:iCs/>
        </w:rPr>
        <w:t>,</w:t>
      </w:r>
    </w:p>
    <w:p w14:paraId="311AD4A0" w14:textId="77777777" w:rsidR="00556145" w:rsidRPr="00556145" w:rsidRDefault="00556145" w:rsidP="00556145">
      <w:pPr>
        <w:rPr>
          <w:rFonts w:ascii="Times New Roman" w:hAnsi="Times New Roman"/>
        </w:rPr>
      </w:pPr>
      <w:r w:rsidRPr="00556145">
        <w:rPr>
          <w:rFonts w:ascii="Times New Roman" w:hAnsi="Times New Roman"/>
          <w:highlight w:val="green"/>
        </w:rPr>
        <w:t>Agreement</w:t>
      </w:r>
    </w:p>
    <w:p w14:paraId="6D5BC84D" w14:textId="77777777" w:rsidR="00556145" w:rsidRPr="00556145" w:rsidRDefault="00556145" w:rsidP="00556145">
      <w:pPr>
        <w:rPr>
          <w:rFonts w:ascii="Times New Roman" w:hAnsi="Times New Roman"/>
          <w:lang w:eastAsia="zh-CN"/>
        </w:rPr>
      </w:pPr>
      <w:r w:rsidRPr="00556145">
        <w:rPr>
          <w:rFonts w:ascii="Times New Roman" w:hAnsi="Times New Roman"/>
          <w:lang w:eastAsia="zh-CN"/>
        </w:rPr>
        <w:lastRenderedPageBreak/>
        <w:t>The maximum number of preconfigured PRS processing window per DL BWP is 4.</w:t>
      </w:r>
    </w:p>
    <w:p w14:paraId="75202B6E" w14:textId="77777777" w:rsidR="00556145" w:rsidRPr="00556145" w:rsidRDefault="00556145" w:rsidP="00556145">
      <w:pPr>
        <w:rPr>
          <w:rFonts w:ascii="Times New Roman" w:hAnsi="Times New Roman"/>
          <w:lang w:eastAsia="zh-CN"/>
        </w:rPr>
      </w:pPr>
    </w:p>
    <w:p w14:paraId="6E2F05BB" w14:textId="77777777" w:rsidR="00556145" w:rsidRPr="00556145" w:rsidRDefault="00556145" w:rsidP="00556145">
      <w:pPr>
        <w:rPr>
          <w:rFonts w:ascii="Times New Roman" w:hAnsi="Times New Roman"/>
        </w:rPr>
      </w:pPr>
      <w:r w:rsidRPr="00556145">
        <w:rPr>
          <w:rFonts w:ascii="Times New Roman" w:hAnsi="Times New Roman"/>
          <w:highlight w:val="green"/>
        </w:rPr>
        <w:t>Agreement</w:t>
      </w:r>
    </w:p>
    <w:p w14:paraId="1CFBD0FF" w14:textId="77777777" w:rsidR="00556145" w:rsidRPr="00556145" w:rsidRDefault="00556145" w:rsidP="00556145">
      <w:pPr>
        <w:rPr>
          <w:rFonts w:ascii="Times New Roman" w:hAnsi="Times New Roman"/>
          <w:lang w:eastAsia="zh-CN"/>
        </w:rPr>
      </w:pPr>
      <w:r w:rsidRPr="00556145">
        <w:rPr>
          <w:rFonts w:ascii="Times New Roman" w:hAnsi="Times New Roman"/>
          <w:lang w:eastAsia="zh-CN"/>
        </w:rPr>
        <w:t>The maximum number of PRS processing windows that can be activated/deactivated by a DL MAC CE is 1.</w:t>
      </w:r>
    </w:p>
    <w:p w14:paraId="038D7612" w14:textId="77777777" w:rsidR="00556145" w:rsidRPr="00556145" w:rsidRDefault="00556145" w:rsidP="00556145">
      <w:pPr>
        <w:rPr>
          <w:rFonts w:ascii="Times New Roman" w:hAnsi="Times New Roman"/>
          <w:lang w:eastAsia="zh-CN"/>
        </w:rPr>
      </w:pPr>
    </w:p>
    <w:p w14:paraId="64F74330" w14:textId="77777777" w:rsidR="00556145" w:rsidRPr="00556145" w:rsidRDefault="00556145" w:rsidP="00556145">
      <w:pPr>
        <w:rPr>
          <w:rFonts w:ascii="Times New Roman" w:hAnsi="Times New Roman"/>
        </w:rPr>
      </w:pPr>
      <w:r w:rsidRPr="00556145">
        <w:rPr>
          <w:rFonts w:ascii="Times New Roman" w:hAnsi="Times New Roman"/>
          <w:highlight w:val="green"/>
        </w:rPr>
        <w:t>Agreement</w:t>
      </w:r>
    </w:p>
    <w:p w14:paraId="7CD9808B" w14:textId="77777777" w:rsidR="00556145" w:rsidRPr="00556145" w:rsidRDefault="00556145" w:rsidP="00556145">
      <w:pPr>
        <w:rPr>
          <w:rFonts w:ascii="Times New Roman" w:hAnsi="Times New Roman"/>
          <w:lang w:eastAsia="zh-CN"/>
        </w:rPr>
      </w:pPr>
      <w:r w:rsidRPr="00556145">
        <w:rPr>
          <w:rFonts w:ascii="Times New Roman" w:hAnsi="Times New Roman"/>
          <w:lang w:eastAsia="zh-CN"/>
        </w:rPr>
        <w:t>The following TP for clause 5.1.6.5 of TS 38.214 is endorsed:</w:t>
      </w:r>
    </w:p>
    <w:tbl>
      <w:tblPr>
        <w:tblW w:w="0" w:type="auto"/>
        <w:jc w:val="center"/>
        <w:tblCellMar>
          <w:left w:w="0" w:type="dxa"/>
          <w:right w:w="0" w:type="dxa"/>
        </w:tblCellMar>
        <w:tblLook w:val="04A0" w:firstRow="1" w:lastRow="0" w:firstColumn="1" w:lastColumn="0" w:noHBand="0" w:noVBand="1"/>
      </w:tblPr>
      <w:tblGrid>
        <w:gridCol w:w="9743"/>
      </w:tblGrid>
      <w:tr w:rsidR="00556145" w:rsidRPr="00556145" w14:paraId="242CF0A6" w14:textId="77777777" w:rsidTr="00556145">
        <w:trPr>
          <w:jc w:val="center"/>
        </w:trPr>
        <w:tc>
          <w:tcPr>
            <w:tcW w:w="97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7293D9A" w14:textId="77777777" w:rsidR="00556145" w:rsidRPr="00556145" w:rsidRDefault="00556145" w:rsidP="00EF3281">
            <w:pPr>
              <w:autoSpaceDE w:val="0"/>
              <w:autoSpaceDN w:val="0"/>
              <w:spacing w:after="120"/>
              <w:rPr>
                <w:rFonts w:ascii="Arial" w:hAnsi="Arial" w:cs="Arial"/>
                <w:sz w:val="16"/>
                <w:szCs w:val="16"/>
              </w:rPr>
            </w:pPr>
            <w:r w:rsidRPr="00556145">
              <w:rPr>
                <w:rFonts w:ascii="Arial" w:hAnsi="Arial" w:cs="Arial"/>
                <w:sz w:val="16"/>
                <w:szCs w:val="16"/>
              </w:rPr>
              <w:t xml:space="preserve">The UE is expected to measure the DL PRS resource outside the active DL BWP or with a numerology different from the numerology of the active DL BWP if the measurement is made during a configured measurement gap. When the UE is expected to measure the DL PRS resource, the UE may request a measurement gap via higher layer parameter </w:t>
            </w:r>
            <w:r w:rsidRPr="00556145">
              <w:rPr>
                <w:rFonts w:ascii="Arial" w:hAnsi="Arial" w:cs="Arial"/>
                <w:i/>
                <w:iCs/>
                <w:sz w:val="16"/>
                <w:szCs w:val="16"/>
              </w:rPr>
              <w:t>NR-PRS-MeasurementInfoList</w:t>
            </w:r>
            <w:r w:rsidRPr="00556145">
              <w:rPr>
                <w:rFonts w:ascii="Arial" w:hAnsi="Arial" w:cs="Arial"/>
                <w:sz w:val="16"/>
                <w:szCs w:val="16"/>
              </w:rPr>
              <w:t xml:space="preserve"> [12, TS 38.331] or as specified in clause X of [10, TS </w:t>
            </w:r>
            <w:r w:rsidRPr="00556145">
              <w:rPr>
                <w:rFonts w:ascii="Arial" w:hAnsi="Arial" w:cs="Arial"/>
                <w:color w:val="000000"/>
                <w:sz w:val="16"/>
                <w:szCs w:val="16"/>
              </w:rPr>
              <w:t>38.321</w:t>
            </w:r>
            <w:r w:rsidRPr="00556145">
              <w:rPr>
                <w:rFonts w:ascii="Arial" w:hAnsi="Arial" w:cs="Arial"/>
                <w:sz w:val="16"/>
                <w:szCs w:val="16"/>
              </w:rPr>
              <w:t xml:space="preserve">]. The UE may be preconfigured with one or more measurement gaps each associated with an [ID]. When the UE requests </w:t>
            </w:r>
            <w:r w:rsidRPr="00556145">
              <w:rPr>
                <w:rFonts w:ascii="Arial" w:hAnsi="Arial" w:cs="Arial"/>
                <w:color w:val="FF0000"/>
                <w:sz w:val="16"/>
                <w:szCs w:val="16"/>
              </w:rPr>
              <w:t>activation or deactivation of</w:t>
            </w:r>
            <w:r w:rsidRPr="00556145">
              <w:rPr>
                <w:rFonts w:ascii="Arial" w:hAnsi="Arial" w:cs="Arial"/>
                <w:sz w:val="16"/>
                <w:szCs w:val="16"/>
              </w:rPr>
              <w:t xml:space="preserve"> a measurement gap as specified in clause [X] of [10, TS 38.321]</w:t>
            </w:r>
            <w:r w:rsidRPr="00556145">
              <w:rPr>
                <w:rFonts w:ascii="Arial" w:hAnsi="Arial" w:cs="Arial"/>
                <w:i/>
                <w:iCs/>
                <w:sz w:val="16"/>
                <w:szCs w:val="16"/>
              </w:rPr>
              <w:t xml:space="preserve"> </w:t>
            </w:r>
            <w:r w:rsidRPr="00556145">
              <w:rPr>
                <w:rFonts w:ascii="Arial" w:hAnsi="Arial" w:cs="Arial"/>
                <w:sz w:val="16"/>
                <w:szCs w:val="16"/>
              </w:rPr>
              <w:t xml:space="preserve">it can request one of the preconfigured measurement gaps by referring to the [ID]. The UE may have one of the preconfigured measurement gap(s) activated </w:t>
            </w:r>
            <w:r w:rsidRPr="00556145">
              <w:rPr>
                <w:rFonts w:ascii="Arial" w:hAnsi="Arial" w:cs="Arial"/>
                <w:color w:val="FF0000"/>
                <w:sz w:val="16"/>
                <w:szCs w:val="16"/>
              </w:rPr>
              <w:t>or deactivated</w:t>
            </w:r>
            <w:r w:rsidRPr="00556145">
              <w:rPr>
                <w:rFonts w:ascii="Arial" w:hAnsi="Arial" w:cs="Arial"/>
                <w:sz w:val="16"/>
                <w:szCs w:val="16"/>
              </w:rPr>
              <w:t xml:space="preserve"> as specified in clause[X] of [10, TS </w:t>
            </w:r>
            <w:r w:rsidRPr="00556145">
              <w:rPr>
                <w:rFonts w:ascii="Arial" w:hAnsi="Arial" w:cs="Arial"/>
                <w:color w:val="000000"/>
                <w:sz w:val="16"/>
                <w:szCs w:val="16"/>
              </w:rPr>
              <w:t>38.321</w:t>
            </w:r>
            <w:r w:rsidRPr="00556145">
              <w:rPr>
                <w:rFonts w:ascii="Arial" w:hAnsi="Arial" w:cs="Arial"/>
                <w:sz w:val="16"/>
                <w:szCs w:val="16"/>
              </w:rPr>
              <w:t>].</w:t>
            </w:r>
          </w:p>
        </w:tc>
      </w:tr>
    </w:tbl>
    <w:p w14:paraId="6B18D084" w14:textId="77777777" w:rsidR="00556145" w:rsidRPr="00E16936" w:rsidRDefault="00556145" w:rsidP="00556145">
      <w:pPr>
        <w:rPr>
          <w:lang w:eastAsia="x-none"/>
        </w:rPr>
      </w:pPr>
    </w:p>
    <w:p w14:paraId="7C148F7A" w14:textId="77777777" w:rsidR="00F0414F" w:rsidRPr="00556145" w:rsidRDefault="00F0414F" w:rsidP="008B4218">
      <w:pPr>
        <w:rPr>
          <w:lang w:eastAsia="x-none"/>
        </w:rPr>
      </w:pPr>
    </w:p>
    <w:p w14:paraId="462DE647" w14:textId="78402F9A" w:rsidR="00357F37" w:rsidRDefault="002328C4" w:rsidP="008B4218">
      <w:pPr>
        <w:rPr>
          <w:b/>
          <w:bCs/>
          <w:lang w:eastAsia="x-none"/>
        </w:rPr>
      </w:pPr>
      <w:hyperlink r:id="rId1426" w:history="1">
        <w:r w:rsidR="004371F4">
          <w:rPr>
            <w:rStyle w:val="Hyperlink"/>
            <w:b/>
            <w:bCs/>
            <w:lang w:eastAsia="x-none"/>
          </w:rPr>
          <w:t>R1-2202515</w:t>
        </w:r>
      </w:hyperlink>
      <w:r w:rsidR="008B4218" w:rsidRPr="00556145">
        <w:rPr>
          <w:b/>
          <w:bCs/>
          <w:lang w:eastAsia="x-none"/>
        </w:rPr>
        <w:tab/>
        <w:t>Summary #3 of [108-e-R17-ePos-04] latency improvements</w:t>
      </w:r>
      <w:r w:rsidR="008B4218" w:rsidRPr="00556145">
        <w:rPr>
          <w:b/>
          <w:bCs/>
          <w:lang w:eastAsia="x-none"/>
        </w:rPr>
        <w:tab/>
        <w:t>Moderator (Huawei)</w:t>
      </w:r>
    </w:p>
    <w:p w14:paraId="30FF7553" w14:textId="4426F08E" w:rsidR="00556145" w:rsidRPr="00446FF2" w:rsidRDefault="00556145" w:rsidP="00446FF2">
      <w:pPr>
        <w:rPr>
          <w:lang w:eastAsia="x-none"/>
        </w:rPr>
      </w:pPr>
      <w:r w:rsidRPr="00446FF2">
        <w:rPr>
          <w:lang w:eastAsia="x-none"/>
        </w:rPr>
        <w:t>From Mar 3</w:t>
      </w:r>
      <w:r w:rsidRPr="00446FF2">
        <w:rPr>
          <w:vertAlign w:val="superscript"/>
          <w:lang w:eastAsia="x-none"/>
        </w:rPr>
        <w:t>rd</w:t>
      </w:r>
      <w:r w:rsidRPr="00446FF2">
        <w:rPr>
          <w:lang w:eastAsia="x-none"/>
        </w:rPr>
        <w:t xml:space="preserve"> GTW session</w:t>
      </w:r>
      <w:r w:rsidR="00446FF2">
        <w:rPr>
          <w:lang w:eastAsia="x-none"/>
        </w:rPr>
        <w:t xml:space="preserve"> (to be incorporated in the overall response to </w:t>
      </w:r>
      <w:hyperlink r:id="rId1427" w:history="1">
        <w:r w:rsidR="004371F4">
          <w:rPr>
            <w:rStyle w:val="Hyperlink"/>
            <w:lang w:eastAsia="x-none"/>
          </w:rPr>
          <w:t>R1-2202620</w:t>
        </w:r>
      </w:hyperlink>
      <w:r w:rsidR="00446FF2">
        <w:rPr>
          <w:lang w:eastAsia="x-none"/>
        </w:rPr>
        <w:t>)</w:t>
      </w:r>
    </w:p>
    <w:p w14:paraId="15031C5B" w14:textId="77777777" w:rsidR="00556145" w:rsidRPr="00556145" w:rsidRDefault="00556145" w:rsidP="00556145">
      <w:pPr>
        <w:rPr>
          <w:bCs/>
          <w:lang w:eastAsia="x-none"/>
        </w:rPr>
      </w:pPr>
      <w:r w:rsidRPr="00556145">
        <w:rPr>
          <w:bCs/>
          <w:highlight w:val="green"/>
          <w:lang w:eastAsia="x-none"/>
        </w:rPr>
        <w:t>Agreement</w:t>
      </w:r>
    </w:p>
    <w:p w14:paraId="3363981D" w14:textId="635BB56E" w:rsidR="00556145" w:rsidRDefault="00556145" w:rsidP="00556145">
      <w:pPr>
        <w:rPr>
          <w:lang w:eastAsia="x-none"/>
        </w:rPr>
      </w:pPr>
      <w:r>
        <w:rPr>
          <w:rFonts w:hint="eastAsia"/>
          <w:lang w:eastAsia="x-none"/>
        </w:rPr>
        <w:t>E</w:t>
      </w:r>
      <w:r>
        <w:rPr>
          <w:lang w:eastAsia="x-none"/>
        </w:rPr>
        <w:t xml:space="preserve">ndorse the following reply to </w:t>
      </w:r>
      <w:hyperlink r:id="rId1428" w:history="1">
        <w:r w:rsidR="004371F4">
          <w:rPr>
            <w:rStyle w:val="Hyperlink"/>
            <w:lang w:eastAsia="x-none"/>
          </w:rPr>
          <w:t>R1-2202620</w:t>
        </w:r>
      </w:hyperlink>
      <w:r w:rsidRPr="00CD662B">
        <w:rPr>
          <w:lang w:eastAsia="x-none"/>
        </w:rPr>
        <w:t>(R2-2203597)</w:t>
      </w:r>
      <w:r>
        <w:rPr>
          <w:lang w:eastAsia="x-none"/>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6"/>
      </w:tblGrid>
      <w:tr w:rsidR="00556145" w:rsidRPr="00556145" w14:paraId="2D3E60F9" w14:textId="77777777" w:rsidTr="00446FF2">
        <w:trPr>
          <w:jc w:val="center"/>
        </w:trPr>
        <w:tc>
          <w:tcPr>
            <w:tcW w:w="9596" w:type="dxa"/>
            <w:shd w:val="clear" w:color="auto" w:fill="auto"/>
          </w:tcPr>
          <w:p w14:paraId="0ECF6E33" w14:textId="77777777" w:rsidR="00556145" w:rsidRPr="00556145" w:rsidRDefault="00556145" w:rsidP="00EF3281">
            <w:pPr>
              <w:rPr>
                <w:rFonts w:ascii="Arial" w:hAnsi="Arial" w:cs="Arial"/>
                <w:sz w:val="16"/>
                <w:szCs w:val="16"/>
                <w:lang w:eastAsia="zh-CN"/>
              </w:rPr>
            </w:pPr>
            <w:r w:rsidRPr="00556145">
              <w:rPr>
                <w:rFonts w:ascii="Arial" w:hAnsi="Arial" w:cs="Arial"/>
                <w:sz w:val="16"/>
                <w:szCs w:val="16"/>
                <w:lang w:eastAsia="zh-CN"/>
              </w:rPr>
              <w:t>With regards to the issue of preconfigured MG</w:t>
            </w:r>
          </w:p>
          <w:p w14:paraId="46C34FF3" w14:textId="77777777" w:rsidR="00556145" w:rsidRPr="00556145" w:rsidRDefault="00556145" w:rsidP="00EF3281">
            <w:pPr>
              <w:rPr>
                <w:rFonts w:ascii="Arial" w:hAnsi="Arial" w:cs="Arial"/>
                <w:sz w:val="16"/>
                <w:szCs w:val="16"/>
              </w:rPr>
            </w:pPr>
            <w:r w:rsidRPr="00556145">
              <w:rPr>
                <w:rFonts w:ascii="Arial" w:hAnsi="Arial" w:cs="Arial"/>
                <w:b/>
                <w:bCs/>
                <w:sz w:val="16"/>
                <w:szCs w:val="16"/>
                <w:u w:val="single"/>
                <w:lang w:eastAsia="ja-JP"/>
              </w:rPr>
              <w:t>Issue:</w:t>
            </w:r>
            <w:r w:rsidRPr="00556145">
              <w:rPr>
                <w:rFonts w:ascii="Arial" w:hAnsi="Arial" w:cs="Arial"/>
                <w:sz w:val="16"/>
                <w:szCs w:val="16"/>
                <w:lang w:eastAsia="ja-JP"/>
              </w:rPr>
              <w:t xml:space="preserve"> FFS on whether MG activation/deactivation request from the LMF can also be applicable to R16 MG configuration in addition to positioning MG preconfiguration, i.e. Can LMF ask the gNB to configure the MG (e.g. via RRC) directly?</w:t>
            </w:r>
          </w:p>
          <w:p w14:paraId="4DDF0AAC" w14:textId="77777777" w:rsidR="00556145" w:rsidRPr="00556145" w:rsidRDefault="00556145" w:rsidP="00EF3281">
            <w:pPr>
              <w:rPr>
                <w:rFonts w:ascii="Arial" w:hAnsi="Arial" w:cs="Arial"/>
                <w:sz w:val="16"/>
                <w:szCs w:val="16"/>
                <w:lang w:eastAsia="zh-CN"/>
              </w:rPr>
            </w:pPr>
            <w:r w:rsidRPr="00556145">
              <w:rPr>
                <w:rFonts w:ascii="Arial" w:hAnsi="Arial" w:cs="Arial"/>
                <w:b/>
                <w:sz w:val="16"/>
                <w:szCs w:val="16"/>
                <w:u w:val="single"/>
                <w:lang w:eastAsia="zh-CN"/>
              </w:rPr>
              <w:t xml:space="preserve">RAN1 Answer: </w:t>
            </w:r>
            <w:r w:rsidRPr="00556145">
              <w:rPr>
                <w:rFonts w:ascii="Arial" w:hAnsi="Arial" w:cs="Arial"/>
                <w:color w:val="000000"/>
                <w:sz w:val="16"/>
                <w:szCs w:val="16"/>
                <w:lang w:eastAsia="zh-CN"/>
              </w:rPr>
              <w:t>It is RAN1 understanding that the reception of MG activation request from the LMF facilitates gNB to activate the preconfigured MG, and gNB does not expect to be asked by the LMF to configure MG with RRC, but RAN1 also understands gNB may still configure the MG with RRC as in Rel-16, given that gNB behaviour for this is up to gNB implementation.</w:t>
            </w:r>
          </w:p>
          <w:p w14:paraId="00A949D2" w14:textId="77777777" w:rsidR="00556145" w:rsidRPr="00556145" w:rsidRDefault="00556145" w:rsidP="00EF3281">
            <w:pPr>
              <w:rPr>
                <w:rFonts w:ascii="Arial" w:hAnsi="Arial" w:cs="Arial"/>
                <w:sz w:val="16"/>
                <w:szCs w:val="16"/>
                <w:lang w:eastAsia="zh-CN"/>
              </w:rPr>
            </w:pPr>
          </w:p>
          <w:p w14:paraId="7981AEE3" w14:textId="77777777" w:rsidR="00556145" w:rsidRPr="00556145" w:rsidRDefault="00556145" w:rsidP="00EF3281">
            <w:pPr>
              <w:rPr>
                <w:rFonts w:ascii="Arial" w:hAnsi="Arial" w:cs="Arial"/>
                <w:sz w:val="16"/>
                <w:szCs w:val="16"/>
                <w:lang w:eastAsia="zh-CN"/>
              </w:rPr>
            </w:pPr>
            <w:r w:rsidRPr="00556145">
              <w:rPr>
                <w:rFonts w:ascii="Arial" w:hAnsi="Arial" w:cs="Arial"/>
                <w:sz w:val="16"/>
                <w:szCs w:val="16"/>
                <w:lang w:eastAsia="zh-CN"/>
              </w:rPr>
              <w:t>With regards to the issues of PRS processing window</w:t>
            </w:r>
          </w:p>
          <w:p w14:paraId="7F1F441B" w14:textId="77777777" w:rsidR="00556145" w:rsidRPr="00556145" w:rsidRDefault="00556145" w:rsidP="00EF3281">
            <w:pPr>
              <w:rPr>
                <w:rFonts w:ascii="Arial" w:hAnsi="Arial" w:cs="Arial"/>
                <w:sz w:val="16"/>
                <w:szCs w:val="16"/>
              </w:rPr>
            </w:pPr>
            <w:r w:rsidRPr="00556145">
              <w:rPr>
                <w:rFonts w:ascii="Arial" w:hAnsi="Arial" w:cs="Arial"/>
                <w:b/>
                <w:bCs/>
                <w:sz w:val="16"/>
                <w:szCs w:val="16"/>
                <w:u w:val="single"/>
              </w:rPr>
              <w:t>Issues:</w:t>
            </w:r>
            <w:r w:rsidRPr="00556145">
              <w:rPr>
                <w:rFonts w:ascii="Arial" w:hAnsi="Arial" w:cs="Arial"/>
                <w:sz w:val="16"/>
                <w:szCs w:val="16"/>
              </w:rPr>
              <w:t xml:space="preserve"> </w:t>
            </w:r>
          </w:p>
          <w:p w14:paraId="6D84BF1C" w14:textId="77777777" w:rsidR="00556145" w:rsidRPr="00556145" w:rsidRDefault="00556145" w:rsidP="00EF3281">
            <w:pPr>
              <w:rPr>
                <w:rFonts w:ascii="Arial" w:hAnsi="Arial" w:cs="Arial"/>
                <w:sz w:val="16"/>
                <w:szCs w:val="16"/>
              </w:rPr>
            </w:pPr>
            <w:r w:rsidRPr="00556145">
              <w:rPr>
                <w:rFonts w:ascii="Arial" w:hAnsi="Arial" w:cs="Arial"/>
                <w:sz w:val="16"/>
                <w:szCs w:val="16"/>
              </w:rPr>
              <w:t>FFS:Whether PRS processing window configuration is provided per BWP or not is up to RAN1 to decide.</w:t>
            </w:r>
          </w:p>
          <w:p w14:paraId="18A48664" w14:textId="77777777" w:rsidR="00556145" w:rsidRPr="00556145" w:rsidRDefault="00556145" w:rsidP="00EF3281">
            <w:pPr>
              <w:rPr>
                <w:rFonts w:ascii="Arial" w:hAnsi="Arial" w:cs="Arial"/>
                <w:sz w:val="16"/>
                <w:szCs w:val="16"/>
              </w:rPr>
            </w:pPr>
            <w:r w:rsidRPr="00556145">
              <w:rPr>
                <w:rFonts w:ascii="Arial" w:hAnsi="Arial" w:cs="Arial"/>
                <w:sz w:val="16"/>
                <w:szCs w:val="16"/>
              </w:rPr>
              <w:t>FFS: Whether UE can be configured with multiple PRS processing windows should be decided by RAN1.</w:t>
            </w:r>
          </w:p>
          <w:p w14:paraId="7AC46F7C" w14:textId="77777777" w:rsidR="00556145" w:rsidRPr="00556145" w:rsidRDefault="00556145" w:rsidP="00EF3281">
            <w:pPr>
              <w:rPr>
                <w:rFonts w:ascii="Arial" w:hAnsi="Arial" w:cs="Arial"/>
                <w:sz w:val="16"/>
                <w:szCs w:val="16"/>
              </w:rPr>
            </w:pPr>
            <w:r w:rsidRPr="00556145">
              <w:rPr>
                <w:rFonts w:ascii="Arial" w:hAnsi="Arial" w:cs="Arial"/>
                <w:sz w:val="16"/>
                <w:szCs w:val="16"/>
              </w:rPr>
              <w:t>FFS on the max number of PPW configurations (from Stage 2 discussion)</w:t>
            </w:r>
          </w:p>
          <w:p w14:paraId="5CF5DAFC" w14:textId="77777777" w:rsidR="00556145" w:rsidRPr="00556145" w:rsidRDefault="00556145" w:rsidP="00EF3281">
            <w:pPr>
              <w:rPr>
                <w:rFonts w:ascii="Arial" w:hAnsi="Arial" w:cs="Arial"/>
                <w:sz w:val="16"/>
                <w:szCs w:val="16"/>
              </w:rPr>
            </w:pPr>
            <w:r w:rsidRPr="00556145">
              <w:rPr>
                <w:rFonts w:ascii="Arial" w:hAnsi="Arial" w:cs="Arial"/>
                <w:sz w:val="16"/>
                <w:szCs w:val="16"/>
              </w:rPr>
              <w:t xml:space="preserve">FFS: whether UE should monitor PDCCH during RAR window/msgB window </w:t>
            </w:r>
            <w:del w:id="174" w:author="Unknown">
              <w:r w:rsidRPr="00556145" w:rsidDel="0031601A">
                <w:rPr>
                  <w:rFonts w:ascii="Arial" w:hAnsi="Arial" w:cs="Arial"/>
                  <w:sz w:val="16"/>
                  <w:szCs w:val="16"/>
                </w:rPr>
                <w:delText xml:space="preserve">ot </w:delText>
              </w:r>
            </w:del>
            <w:ins w:id="175" w:author="Unknown" w:date="2022-03-03T21:35:00Z">
              <w:r w:rsidRPr="00556145">
                <w:rPr>
                  <w:rFonts w:ascii="Arial" w:hAnsi="Arial" w:cs="Arial"/>
                  <w:sz w:val="16"/>
                  <w:szCs w:val="16"/>
                </w:rPr>
                <w:t xml:space="preserve">or </w:t>
              </w:r>
            </w:ins>
            <w:r w:rsidRPr="00556145">
              <w:rPr>
                <w:rFonts w:ascii="Arial" w:hAnsi="Arial" w:cs="Arial"/>
                <w:sz w:val="16"/>
                <w:szCs w:val="16"/>
              </w:rPr>
              <w:t>contention resolution timer for the affected symbols by PPW</w:t>
            </w:r>
          </w:p>
          <w:p w14:paraId="5EDEE7F6" w14:textId="77777777" w:rsidR="00556145" w:rsidRPr="00556145" w:rsidRDefault="00556145" w:rsidP="00EF3281">
            <w:pPr>
              <w:rPr>
                <w:rFonts w:ascii="Arial" w:hAnsi="Arial" w:cs="Arial"/>
                <w:b/>
                <w:sz w:val="16"/>
                <w:szCs w:val="16"/>
                <w:u w:val="single"/>
              </w:rPr>
            </w:pPr>
            <w:r w:rsidRPr="00556145">
              <w:rPr>
                <w:rFonts w:ascii="Arial" w:hAnsi="Arial" w:cs="Arial"/>
                <w:b/>
                <w:sz w:val="16"/>
                <w:szCs w:val="16"/>
                <w:u w:val="single"/>
              </w:rPr>
              <w:t xml:space="preserve">RAN1 Answer: </w:t>
            </w:r>
          </w:p>
          <w:p w14:paraId="2875B038" w14:textId="77777777" w:rsidR="00556145" w:rsidRPr="00556145" w:rsidRDefault="00556145" w:rsidP="00EF3281">
            <w:pPr>
              <w:rPr>
                <w:rFonts w:ascii="Arial" w:hAnsi="Arial" w:cs="Arial"/>
                <w:sz w:val="16"/>
                <w:szCs w:val="16"/>
              </w:rPr>
            </w:pPr>
            <w:r w:rsidRPr="00556145">
              <w:rPr>
                <w:rFonts w:ascii="Arial" w:hAnsi="Arial" w:cs="Arial"/>
                <w:sz w:val="16"/>
                <w:szCs w:val="16"/>
              </w:rPr>
              <w:t>RAN1 agreed that PRS processing window configuration is provided per DL BWP.</w:t>
            </w:r>
          </w:p>
          <w:p w14:paraId="45F624BE" w14:textId="77777777" w:rsidR="00556145" w:rsidRPr="00556145" w:rsidRDefault="00556145" w:rsidP="00EF3281">
            <w:pPr>
              <w:rPr>
                <w:rFonts w:ascii="Arial" w:hAnsi="Arial" w:cs="Arial"/>
                <w:sz w:val="16"/>
                <w:szCs w:val="16"/>
              </w:rPr>
            </w:pPr>
            <w:r w:rsidRPr="00556145">
              <w:rPr>
                <w:rFonts w:ascii="Arial" w:hAnsi="Arial" w:cs="Arial"/>
                <w:sz w:val="16"/>
                <w:szCs w:val="16"/>
              </w:rPr>
              <w:t>UE can be configured with multiple PRS processing windows in one DL BWP.</w:t>
            </w:r>
          </w:p>
          <w:p w14:paraId="0EEC630B" w14:textId="77777777" w:rsidR="00556145" w:rsidRPr="00556145" w:rsidRDefault="00556145" w:rsidP="00EF3281">
            <w:pPr>
              <w:rPr>
                <w:rFonts w:ascii="Arial" w:hAnsi="Arial" w:cs="Arial"/>
                <w:sz w:val="16"/>
                <w:szCs w:val="16"/>
              </w:rPr>
            </w:pPr>
            <w:r w:rsidRPr="00556145">
              <w:rPr>
                <w:rFonts w:ascii="Arial" w:hAnsi="Arial" w:cs="Arial"/>
                <w:sz w:val="16"/>
                <w:szCs w:val="16"/>
              </w:rPr>
              <w:t>The maximum number of PPW configuration is 4 per DL BWP, but the number of activated PRS processing window per DL BWP is 1. In addition, RAN1 would like to note the maximum number of activated PRS processing windows across all active DL BWPs is 4, and those activated PRS processing windows are not overlapping in time.</w:t>
            </w:r>
          </w:p>
          <w:p w14:paraId="1DA0648E" w14:textId="77777777" w:rsidR="00556145" w:rsidRPr="00556145" w:rsidRDefault="00556145" w:rsidP="00EF3281">
            <w:pPr>
              <w:rPr>
                <w:rFonts w:ascii="Arial" w:hAnsi="Arial" w:cs="Arial"/>
                <w:sz w:val="16"/>
                <w:szCs w:val="16"/>
              </w:rPr>
            </w:pPr>
            <w:r w:rsidRPr="00556145">
              <w:rPr>
                <w:rFonts w:ascii="Arial" w:hAnsi="Arial" w:cs="Arial"/>
                <w:sz w:val="16"/>
                <w:szCs w:val="16"/>
              </w:rPr>
              <w:t>It is RAN1 understanding that UE should monitor PDCCH during RAR window/msgB window or contention resolution timer for the affected symbols by the PRS processing window.</w:t>
            </w:r>
          </w:p>
        </w:tc>
      </w:tr>
    </w:tbl>
    <w:p w14:paraId="7FF27F1B" w14:textId="77777777" w:rsidR="00556145" w:rsidRPr="00AD11EA" w:rsidRDefault="00556145" w:rsidP="008B4218">
      <w:pPr>
        <w:rPr>
          <w:lang w:eastAsia="x-none"/>
        </w:rPr>
      </w:pPr>
    </w:p>
    <w:p w14:paraId="2B8786BC" w14:textId="77777777" w:rsidR="006B480F" w:rsidRDefault="006B480F" w:rsidP="000C6A34">
      <w:pPr>
        <w:pStyle w:val="Heading3"/>
      </w:pPr>
      <w:bookmarkStart w:id="176" w:name="_Toc95481786"/>
      <w:bookmarkStart w:id="177" w:name="_Toc98334425"/>
      <w:r w:rsidRPr="00540963">
        <w:t>Potential enhancements of information reporting from UE and gNB for multipath/NLOS mitigation</w:t>
      </w:r>
      <w:bookmarkEnd w:id="176"/>
      <w:bookmarkEnd w:id="177"/>
    </w:p>
    <w:p w14:paraId="70D93093" w14:textId="72601CAC" w:rsidR="006B480F" w:rsidRDefault="002328C4" w:rsidP="006B480F">
      <w:pPr>
        <w:rPr>
          <w:lang w:eastAsia="x-none"/>
        </w:rPr>
      </w:pPr>
      <w:hyperlink r:id="rId1429" w:history="1">
        <w:r w:rsidR="004371F4">
          <w:rPr>
            <w:rStyle w:val="Hyperlink"/>
            <w:lang w:eastAsia="x-none"/>
          </w:rPr>
          <w:t>R1-2200924</w:t>
        </w:r>
      </w:hyperlink>
      <w:r w:rsidR="006B480F">
        <w:rPr>
          <w:lang w:eastAsia="x-none"/>
        </w:rPr>
        <w:tab/>
        <w:t>Maintenance of multi-path enhancements</w:t>
      </w:r>
      <w:r w:rsidR="006B480F">
        <w:rPr>
          <w:lang w:eastAsia="x-none"/>
        </w:rPr>
        <w:tab/>
        <w:t>Huawei, HiSilicon</w:t>
      </w:r>
    </w:p>
    <w:p w14:paraId="57297C40" w14:textId="63E16C92" w:rsidR="006B480F" w:rsidRDefault="002328C4" w:rsidP="006B480F">
      <w:pPr>
        <w:rPr>
          <w:lang w:eastAsia="x-none"/>
        </w:rPr>
      </w:pPr>
      <w:hyperlink r:id="rId1430" w:history="1">
        <w:r w:rsidR="004371F4">
          <w:rPr>
            <w:rStyle w:val="Hyperlink"/>
            <w:lang w:eastAsia="x-none"/>
          </w:rPr>
          <w:t>R1-2201097</w:t>
        </w:r>
      </w:hyperlink>
      <w:r w:rsidR="006B480F">
        <w:rPr>
          <w:lang w:eastAsia="x-none"/>
        </w:rPr>
        <w:tab/>
        <w:t>Maintenance on enhancements for multipath/NLOS mitigation</w:t>
      </w:r>
      <w:r w:rsidR="006B480F">
        <w:rPr>
          <w:lang w:eastAsia="x-none"/>
        </w:rPr>
        <w:tab/>
        <w:t>vivo</w:t>
      </w:r>
    </w:p>
    <w:p w14:paraId="6D907F09" w14:textId="712FD408" w:rsidR="006B480F" w:rsidRDefault="002328C4" w:rsidP="006B480F">
      <w:pPr>
        <w:rPr>
          <w:lang w:eastAsia="x-none"/>
        </w:rPr>
      </w:pPr>
      <w:hyperlink r:id="rId1431" w:history="1">
        <w:r w:rsidR="004371F4">
          <w:rPr>
            <w:rStyle w:val="Hyperlink"/>
            <w:lang w:eastAsia="x-none"/>
          </w:rPr>
          <w:t>R1-2201197</w:t>
        </w:r>
      </w:hyperlink>
      <w:r w:rsidR="006B480F">
        <w:rPr>
          <w:lang w:eastAsia="x-none"/>
        </w:rPr>
        <w:tab/>
        <w:t>Remaining issues on NLOS and Multi-path mitigation for NR positioning</w:t>
      </w:r>
      <w:r w:rsidR="006B480F">
        <w:rPr>
          <w:lang w:eastAsia="x-none"/>
        </w:rPr>
        <w:tab/>
        <w:t>ZTE</w:t>
      </w:r>
    </w:p>
    <w:p w14:paraId="5B6669AA" w14:textId="09246D58" w:rsidR="006B480F" w:rsidRDefault="002328C4" w:rsidP="006B480F">
      <w:pPr>
        <w:rPr>
          <w:lang w:eastAsia="x-none"/>
        </w:rPr>
      </w:pPr>
      <w:hyperlink r:id="rId1432" w:history="1">
        <w:r w:rsidR="004371F4">
          <w:rPr>
            <w:rStyle w:val="Hyperlink"/>
            <w:lang w:eastAsia="x-none"/>
          </w:rPr>
          <w:t>R1-2201243</w:t>
        </w:r>
      </w:hyperlink>
      <w:r w:rsidR="006B480F">
        <w:rPr>
          <w:lang w:eastAsia="x-none"/>
        </w:rPr>
        <w:tab/>
        <w:t>Discussion on multipath/NLOS mitigation for NR positioning</w:t>
      </w:r>
      <w:r w:rsidR="006B480F">
        <w:rPr>
          <w:lang w:eastAsia="x-none"/>
        </w:rPr>
        <w:tab/>
        <w:t>OPPO</w:t>
      </w:r>
    </w:p>
    <w:p w14:paraId="02F08018" w14:textId="0737E008" w:rsidR="006B480F" w:rsidRDefault="002328C4" w:rsidP="006B480F">
      <w:pPr>
        <w:rPr>
          <w:lang w:eastAsia="x-none"/>
        </w:rPr>
      </w:pPr>
      <w:hyperlink r:id="rId1433" w:history="1">
        <w:r w:rsidR="004371F4">
          <w:rPr>
            <w:rStyle w:val="Hyperlink"/>
            <w:lang w:eastAsia="x-none"/>
          </w:rPr>
          <w:t>R1-2201365</w:t>
        </w:r>
      </w:hyperlink>
      <w:r w:rsidR="006B480F">
        <w:rPr>
          <w:lang w:eastAsia="x-none"/>
        </w:rPr>
        <w:tab/>
        <w:t>Remaining issues on information reporting from UE and gNB for multipath/NLOS mitigation</w:t>
      </w:r>
      <w:r w:rsidR="006B480F">
        <w:rPr>
          <w:lang w:eastAsia="x-none"/>
        </w:rPr>
        <w:tab/>
        <w:t>CATT</w:t>
      </w:r>
    </w:p>
    <w:p w14:paraId="5F6ECA52" w14:textId="5CF5A8C9" w:rsidR="006B480F" w:rsidRDefault="002328C4" w:rsidP="006B480F">
      <w:pPr>
        <w:rPr>
          <w:lang w:eastAsia="x-none"/>
        </w:rPr>
      </w:pPr>
      <w:hyperlink r:id="rId1434" w:history="1">
        <w:r w:rsidR="004371F4">
          <w:rPr>
            <w:rStyle w:val="Hyperlink"/>
            <w:lang w:eastAsia="x-none"/>
          </w:rPr>
          <w:t>R1-2201481</w:t>
        </w:r>
      </w:hyperlink>
      <w:r w:rsidR="006B480F">
        <w:rPr>
          <w:lang w:eastAsia="x-none"/>
        </w:rPr>
        <w:tab/>
        <w:t>Remaining issues on multipath/NLOS mitigation for NR positioning</w:t>
      </w:r>
      <w:r w:rsidR="006B480F">
        <w:rPr>
          <w:lang w:eastAsia="x-none"/>
        </w:rPr>
        <w:tab/>
        <w:t>NTT DOCOMO, INC.</w:t>
      </w:r>
    </w:p>
    <w:p w14:paraId="38548F12" w14:textId="168B3CFC" w:rsidR="006B480F" w:rsidRDefault="002328C4" w:rsidP="006B480F">
      <w:pPr>
        <w:rPr>
          <w:lang w:eastAsia="x-none"/>
        </w:rPr>
      </w:pPr>
      <w:hyperlink r:id="rId1435" w:history="1">
        <w:r w:rsidR="004371F4">
          <w:rPr>
            <w:rStyle w:val="Hyperlink"/>
            <w:lang w:eastAsia="x-none"/>
          </w:rPr>
          <w:t>R1-2201638</w:t>
        </w:r>
      </w:hyperlink>
      <w:r w:rsidR="006B480F">
        <w:rPr>
          <w:lang w:eastAsia="x-none"/>
        </w:rPr>
        <w:tab/>
        <w:t>Maintenance of LoS/NLoS Identification and Mitigation</w:t>
      </w:r>
      <w:r w:rsidR="006B480F">
        <w:rPr>
          <w:lang w:eastAsia="x-none"/>
        </w:rPr>
        <w:tab/>
        <w:t>Nokia, Nokia Shanghai Bell</w:t>
      </w:r>
    </w:p>
    <w:p w14:paraId="1F0189DF" w14:textId="507BC78A" w:rsidR="006B480F" w:rsidRDefault="002328C4" w:rsidP="006B480F">
      <w:pPr>
        <w:rPr>
          <w:lang w:eastAsia="x-none"/>
        </w:rPr>
      </w:pPr>
      <w:hyperlink r:id="rId1436" w:history="1">
        <w:r w:rsidR="004371F4">
          <w:rPr>
            <w:rStyle w:val="Hyperlink"/>
            <w:lang w:eastAsia="x-none"/>
          </w:rPr>
          <w:t>R1-2201700</w:t>
        </w:r>
      </w:hyperlink>
      <w:r w:rsidR="006B480F">
        <w:rPr>
          <w:lang w:eastAsia="x-none"/>
        </w:rPr>
        <w:tab/>
        <w:t>Maintenance of Rel.17 NR positioning solutions for NLOS/multipath mitigation</w:t>
      </w:r>
      <w:r w:rsidR="006B480F">
        <w:rPr>
          <w:lang w:eastAsia="x-none"/>
        </w:rPr>
        <w:tab/>
        <w:t>Intel Corporation</w:t>
      </w:r>
    </w:p>
    <w:p w14:paraId="1912EBCF" w14:textId="66E03370" w:rsidR="006B480F" w:rsidRDefault="002328C4" w:rsidP="006B480F">
      <w:pPr>
        <w:rPr>
          <w:lang w:eastAsia="x-none"/>
        </w:rPr>
      </w:pPr>
      <w:hyperlink r:id="rId1437" w:history="1">
        <w:r w:rsidR="004371F4">
          <w:rPr>
            <w:rStyle w:val="Hyperlink"/>
            <w:lang w:eastAsia="x-none"/>
          </w:rPr>
          <w:t>R1-2201890</w:t>
        </w:r>
      </w:hyperlink>
      <w:r w:rsidR="006B480F">
        <w:rPr>
          <w:lang w:eastAsia="x-none"/>
        </w:rPr>
        <w:tab/>
        <w:t>Remaining issues for multipath/NLOS mitigation for positioning</w:t>
      </w:r>
      <w:r w:rsidR="006B480F">
        <w:rPr>
          <w:lang w:eastAsia="x-none"/>
        </w:rPr>
        <w:tab/>
        <w:t>InterDigital, Inc.</w:t>
      </w:r>
    </w:p>
    <w:p w14:paraId="05ED15BB" w14:textId="389D418E" w:rsidR="006B480F" w:rsidRDefault="002328C4" w:rsidP="006B480F">
      <w:pPr>
        <w:rPr>
          <w:lang w:eastAsia="x-none"/>
        </w:rPr>
      </w:pPr>
      <w:hyperlink r:id="rId1438" w:history="1">
        <w:r w:rsidR="004371F4">
          <w:rPr>
            <w:rStyle w:val="Hyperlink"/>
            <w:lang w:eastAsia="x-none"/>
          </w:rPr>
          <w:t>R1-2201948</w:t>
        </w:r>
      </w:hyperlink>
      <w:r w:rsidR="006B480F">
        <w:rPr>
          <w:lang w:eastAsia="x-none"/>
        </w:rPr>
        <w:tab/>
        <w:t>Remaining issues on potential enhancements for multipath/NLOS mitigation</w:t>
      </w:r>
      <w:r w:rsidR="006B480F">
        <w:rPr>
          <w:lang w:eastAsia="x-none"/>
        </w:rPr>
        <w:tab/>
        <w:t>Xiaomi</w:t>
      </w:r>
    </w:p>
    <w:p w14:paraId="73675CE1" w14:textId="5CC20AE2" w:rsidR="006B480F" w:rsidRDefault="002328C4" w:rsidP="006B480F">
      <w:pPr>
        <w:rPr>
          <w:lang w:eastAsia="x-none"/>
        </w:rPr>
      </w:pPr>
      <w:hyperlink r:id="rId1439" w:history="1">
        <w:r w:rsidR="004371F4">
          <w:rPr>
            <w:rStyle w:val="Hyperlink"/>
            <w:lang w:eastAsia="x-none"/>
          </w:rPr>
          <w:t>R1-2202018</w:t>
        </w:r>
      </w:hyperlink>
      <w:r w:rsidR="006B480F">
        <w:rPr>
          <w:lang w:eastAsia="x-none"/>
        </w:rPr>
        <w:tab/>
        <w:t>Discussion on potential enhancements of information reporting from UE and gNB for multipath/NLOS mitigation</w:t>
      </w:r>
      <w:r w:rsidR="006B480F">
        <w:rPr>
          <w:lang w:eastAsia="x-none"/>
        </w:rPr>
        <w:tab/>
        <w:t>Samsung</w:t>
      </w:r>
    </w:p>
    <w:p w14:paraId="33383E37" w14:textId="62B591AB" w:rsidR="006B480F" w:rsidRDefault="002328C4" w:rsidP="006B480F">
      <w:pPr>
        <w:rPr>
          <w:lang w:eastAsia="x-none"/>
        </w:rPr>
      </w:pPr>
      <w:hyperlink r:id="rId1440" w:history="1">
        <w:r w:rsidR="004371F4">
          <w:rPr>
            <w:rStyle w:val="Hyperlink"/>
            <w:lang w:eastAsia="x-none"/>
          </w:rPr>
          <w:t>R1-2202393</w:t>
        </w:r>
      </w:hyperlink>
      <w:r w:rsidR="006B480F">
        <w:rPr>
          <w:lang w:eastAsia="x-none"/>
        </w:rPr>
        <w:tab/>
        <w:t>Potential enhancements of information reporting from UE and gNB for multipath/NLOS mitigation</w:t>
      </w:r>
      <w:r w:rsidR="006B480F">
        <w:rPr>
          <w:lang w:eastAsia="x-none"/>
        </w:rPr>
        <w:tab/>
        <w:t>Ericsson</w:t>
      </w:r>
    </w:p>
    <w:p w14:paraId="31955842" w14:textId="49679BF7" w:rsidR="007E4AFB" w:rsidRDefault="007E4AFB" w:rsidP="006B480F">
      <w:pPr>
        <w:rPr>
          <w:lang w:eastAsia="x-none"/>
        </w:rPr>
      </w:pPr>
    </w:p>
    <w:p w14:paraId="7511B89D" w14:textId="77777777" w:rsidR="007E4AFB" w:rsidRPr="007E4AFB" w:rsidRDefault="007E4AFB" w:rsidP="007E4AFB">
      <w:pPr>
        <w:rPr>
          <w:lang w:val="fr-FR" w:eastAsia="x-none"/>
        </w:rPr>
      </w:pPr>
      <w:r w:rsidRPr="007E4AFB">
        <w:rPr>
          <w:lang w:val="fr-FR" w:eastAsia="x-none"/>
        </w:rPr>
        <w:t>[108-e-R17-ePos-05] – Ryan (Nokia)</w:t>
      </w:r>
    </w:p>
    <w:p w14:paraId="14049707" w14:textId="1BE32BBD" w:rsidR="007E4AFB" w:rsidRPr="007E4AFB" w:rsidRDefault="007E4AFB" w:rsidP="007E4AFB">
      <w:pPr>
        <w:rPr>
          <w:lang w:eastAsia="x-none"/>
        </w:rPr>
      </w:pPr>
      <w:r w:rsidRPr="007E4AFB">
        <w:rPr>
          <w:lang w:eastAsia="x-none"/>
        </w:rPr>
        <w:t>Email discussion for maintenance on potential enhancements of information reporting from UE and gNB for multipath/NLOS mitigation</w:t>
      </w:r>
    </w:p>
    <w:p w14:paraId="0F2298C6" w14:textId="77777777" w:rsidR="007E4AFB" w:rsidRPr="007E4AFB" w:rsidRDefault="007E4AFB" w:rsidP="007E4AFB">
      <w:pPr>
        <w:numPr>
          <w:ilvl w:val="0"/>
          <w:numId w:val="62"/>
        </w:numPr>
        <w:rPr>
          <w:lang w:eastAsia="x-none"/>
        </w:rPr>
      </w:pPr>
      <w:r w:rsidRPr="007E4AFB">
        <w:rPr>
          <w:rFonts w:hint="eastAsia"/>
          <w:lang w:eastAsia="x-none"/>
        </w:rPr>
        <w:t>1</w:t>
      </w:r>
      <w:r w:rsidRPr="007E4AFB">
        <w:rPr>
          <w:rFonts w:hint="eastAsia"/>
          <w:vertAlign w:val="superscript"/>
          <w:lang w:eastAsia="x-none"/>
        </w:rPr>
        <w:t>st</w:t>
      </w:r>
      <w:r w:rsidRPr="007E4AFB">
        <w:rPr>
          <w:rFonts w:hint="eastAsia"/>
          <w:lang w:eastAsia="x-none"/>
        </w:rPr>
        <w:t xml:space="preserve"> check point: </w:t>
      </w:r>
      <w:r w:rsidRPr="007E4AFB">
        <w:t>February</w:t>
      </w:r>
      <w:r w:rsidRPr="007E4AFB">
        <w:rPr>
          <w:rFonts w:hint="eastAsia"/>
        </w:rPr>
        <w:t xml:space="preserve"> </w:t>
      </w:r>
      <w:r w:rsidRPr="007E4AFB">
        <w:t>25</w:t>
      </w:r>
    </w:p>
    <w:p w14:paraId="3D4BAFDF" w14:textId="77777777" w:rsidR="007E4AFB" w:rsidRPr="007E4AFB" w:rsidRDefault="007E4AFB" w:rsidP="007E4AFB">
      <w:pPr>
        <w:numPr>
          <w:ilvl w:val="0"/>
          <w:numId w:val="62"/>
        </w:numPr>
        <w:rPr>
          <w:lang w:eastAsia="x-none"/>
        </w:rPr>
      </w:pPr>
      <w:r w:rsidRPr="007E4AFB">
        <w:rPr>
          <w:lang w:eastAsia="x-none"/>
        </w:rPr>
        <w:t>Final</w:t>
      </w:r>
      <w:r w:rsidRPr="007E4AFB">
        <w:rPr>
          <w:rFonts w:hint="eastAsia"/>
          <w:lang w:eastAsia="x-none"/>
        </w:rPr>
        <w:t xml:space="preserve"> check point: </w:t>
      </w:r>
      <w:r w:rsidRPr="007E4AFB">
        <w:t>March 3</w:t>
      </w:r>
    </w:p>
    <w:p w14:paraId="639537AC" w14:textId="405DE271" w:rsidR="007E4AFB" w:rsidRDefault="002328C4" w:rsidP="007E4AFB">
      <w:pPr>
        <w:rPr>
          <w:lang w:eastAsia="x-none"/>
        </w:rPr>
      </w:pPr>
      <w:hyperlink r:id="rId1441" w:history="1">
        <w:r w:rsidR="004371F4">
          <w:rPr>
            <w:rStyle w:val="Hyperlink"/>
            <w:lang w:eastAsia="x-none"/>
          </w:rPr>
          <w:t>R1-2202556</w:t>
        </w:r>
      </w:hyperlink>
      <w:r w:rsidR="007E4AFB">
        <w:rPr>
          <w:lang w:eastAsia="x-none"/>
        </w:rPr>
        <w:tab/>
        <w:t>Feature Lead Summary #1 for Maintenance of multipath/NLOS mitigation</w:t>
      </w:r>
      <w:r w:rsidR="007E4AFB">
        <w:rPr>
          <w:lang w:eastAsia="x-none"/>
        </w:rPr>
        <w:tab/>
        <w:t>Moderator (Nokia)</w:t>
      </w:r>
    </w:p>
    <w:p w14:paraId="44D1D034" w14:textId="77777777" w:rsidR="00AD755B" w:rsidRDefault="00AD755B" w:rsidP="007E4AFB">
      <w:pPr>
        <w:rPr>
          <w:lang w:eastAsia="x-none"/>
        </w:rPr>
      </w:pPr>
    </w:p>
    <w:p w14:paraId="6E85B432" w14:textId="7CC24B5B" w:rsidR="007E4AFB" w:rsidRDefault="007E4AFB" w:rsidP="007E4AFB">
      <w:pPr>
        <w:rPr>
          <w:lang w:eastAsia="x-none"/>
        </w:rPr>
      </w:pPr>
      <w:r w:rsidRPr="00AD755B">
        <w:rPr>
          <w:b/>
          <w:bCs/>
          <w:lang w:eastAsia="x-none"/>
        </w:rPr>
        <w:lastRenderedPageBreak/>
        <w:t>Decision</w:t>
      </w:r>
      <w:r w:rsidR="00AD755B" w:rsidRPr="00AD755B">
        <w:rPr>
          <w:b/>
          <w:bCs/>
          <w:lang w:eastAsia="x-none"/>
        </w:rPr>
        <w:t>:</w:t>
      </w:r>
      <w:r w:rsidR="00AD755B">
        <w:rPr>
          <w:lang w:eastAsia="x-none"/>
        </w:rPr>
        <w:t xml:space="preserve"> As per email decision posted on Feb 25</w:t>
      </w:r>
      <w:r w:rsidR="00AD755B" w:rsidRPr="00AD755B">
        <w:rPr>
          <w:vertAlign w:val="superscript"/>
          <w:lang w:eastAsia="x-none"/>
        </w:rPr>
        <w:t>th</w:t>
      </w:r>
      <w:r w:rsidR="00AD755B">
        <w:rPr>
          <w:lang w:eastAsia="x-none"/>
        </w:rPr>
        <w:t>,</w:t>
      </w:r>
    </w:p>
    <w:p w14:paraId="1A5EE5E4" w14:textId="77777777" w:rsidR="007E4AFB" w:rsidRPr="00AD755B" w:rsidRDefault="007E4AFB" w:rsidP="007E4AFB">
      <w:pPr>
        <w:kinsoku w:val="0"/>
        <w:spacing w:line="220" w:lineRule="exact"/>
        <w:rPr>
          <w:rFonts w:ascii="Times New Roman" w:eastAsia="SimSun" w:hAnsi="Times New Roman"/>
          <w:bCs/>
          <w:u w:val="single"/>
        </w:rPr>
      </w:pPr>
      <w:r w:rsidRPr="00AD755B">
        <w:rPr>
          <w:rFonts w:ascii="Times New Roman" w:eastAsia="SimSun" w:hAnsi="Times New Roman"/>
          <w:bCs/>
          <w:u w:val="single"/>
        </w:rPr>
        <w:t xml:space="preserve">Conclusion: </w:t>
      </w:r>
    </w:p>
    <w:p w14:paraId="45A61BE4" w14:textId="77777777" w:rsidR="007E4AFB" w:rsidRPr="0055441E" w:rsidRDefault="007E4AFB" w:rsidP="007E4AFB">
      <w:pPr>
        <w:kinsoku w:val="0"/>
        <w:spacing w:line="220" w:lineRule="exact"/>
        <w:rPr>
          <w:rFonts w:ascii="Times New Roman" w:eastAsia="SimSun" w:hAnsi="Times New Roman"/>
        </w:rPr>
      </w:pPr>
      <w:r w:rsidRPr="0055441E">
        <w:rPr>
          <w:rFonts w:ascii="Times New Roman" w:eastAsia="SimSun" w:hAnsi="Times New Roman"/>
        </w:rPr>
        <w:t xml:space="preserve">Do not support additional path reporting for DL-AoD in Rel-17. </w:t>
      </w:r>
    </w:p>
    <w:p w14:paraId="1088DF49" w14:textId="77777777" w:rsidR="007E4AFB" w:rsidRPr="0055441E" w:rsidRDefault="007E4AFB" w:rsidP="007E4AFB">
      <w:pPr>
        <w:rPr>
          <w:lang w:eastAsia="x-none"/>
        </w:rPr>
      </w:pPr>
    </w:p>
    <w:p w14:paraId="6DEAA4BF" w14:textId="2BE0E46A" w:rsidR="007E4AFB" w:rsidRDefault="00AD755B" w:rsidP="007E4AFB">
      <w:pPr>
        <w:rPr>
          <w:lang w:eastAsia="x-none"/>
        </w:rPr>
      </w:pPr>
      <w:r w:rsidRPr="00AD755B">
        <w:rPr>
          <w:highlight w:val="green"/>
          <w:lang w:eastAsia="x-none"/>
        </w:rPr>
        <w:t>Agreement</w:t>
      </w:r>
    </w:p>
    <w:p w14:paraId="5DBF1A30" w14:textId="77777777" w:rsidR="007E4AFB" w:rsidRPr="0055441E" w:rsidRDefault="007E4AFB" w:rsidP="007E4AFB">
      <w:pPr>
        <w:rPr>
          <w:lang w:val="en-US" w:eastAsia="x-none"/>
        </w:rPr>
      </w:pPr>
      <w:r w:rsidRPr="00AD755B">
        <w:rPr>
          <w:lang w:eastAsia="x-none"/>
        </w:rPr>
        <w:t>The</w:t>
      </w:r>
      <w:r w:rsidRPr="00AD755B">
        <w:rPr>
          <w:rFonts w:hint="eastAsia"/>
          <w:lang w:eastAsia="x-none"/>
        </w:rPr>
        <w:t xml:space="preserve"> </w:t>
      </w:r>
      <w:r w:rsidRPr="00AD755B">
        <w:rPr>
          <w:lang w:eastAsia="x-none"/>
        </w:rPr>
        <w:t>following TP to TS 38.214 is endorsed:</w:t>
      </w:r>
    </w:p>
    <w:p w14:paraId="075C855F" w14:textId="77777777" w:rsidR="007E4AFB" w:rsidRPr="00AD755B" w:rsidRDefault="007E4AFB" w:rsidP="00AD755B">
      <w:pPr>
        <w:jc w:val="center"/>
        <w:rPr>
          <w:rFonts w:ascii="Times New Roman" w:eastAsia="MS Gothic" w:hAnsi="Times New Roman"/>
          <w:bCs/>
          <w:color w:val="FF0000"/>
          <w:szCs w:val="20"/>
          <w:lang w:eastAsia="ja-JP"/>
        </w:rPr>
      </w:pPr>
      <w:r w:rsidRPr="00AD755B">
        <w:rPr>
          <w:rFonts w:ascii="Times New Roman" w:eastAsia="MS Gothic" w:hAnsi="Times New Roman"/>
          <w:bCs/>
          <w:color w:val="FF0000"/>
          <w:szCs w:val="20"/>
          <w:lang w:eastAsia="ja-JP"/>
        </w:rPr>
        <w:t>-------------------------- Start of Text Proposal for TS 38.214 --------------------------</w:t>
      </w:r>
    </w:p>
    <w:p w14:paraId="03755080" w14:textId="77777777" w:rsidR="007E4AFB" w:rsidRPr="00AD755B" w:rsidRDefault="007E4AFB" w:rsidP="00AD755B">
      <w:pPr>
        <w:jc w:val="center"/>
        <w:rPr>
          <w:rFonts w:ascii="Arial" w:eastAsia="MS Gothic" w:hAnsi="Arial" w:cs="Arial"/>
          <w:bCs/>
          <w:color w:val="FF0000"/>
          <w:sz w:val="16"/>
          <w:szCs w:val="16"/>
          <w:lang w:eastAsia="ja-JP"/>
        </w:rPr>
      </w:pPr>
      <w:r w:rsidRPr="00AD755B">
        <w:rPr>
          <w:rFonts w:ascii="Arial" w:eastAsia="MS Gothic" w:hAnsi="Arial" w:cs="Arial"/>
          <w:bCs/>
          <w:color w:val="FF0000"/>
          <w:sz w:val="16"/>
          <w:szCs w:val="16"/>
          <w:lang w:eastAsia="ja-JP"/>
        </w:rPr>
        <w:t>&lt;Unchanged parts omitted&gt;</w:t>
      </w:r>
    </w:p>
    <w:p w14:paraId="469E00D0" w14:textId="77777777" w:rsidR="007E4AFB" w:rsidRPr="00AD755B" w:rsidRDefault="007E4AFB" w:rsidP="00AD755B">
      <w:pPr>
        <w:ind w:leftChars="300" w:left="600"/>
        <w:rPr>
          <w:rFonts w:ascii="Arial" w:hAnsi="Arial" w:cs="Arial"/>
          <w:b/>
          <w:sz w:val="16"/>
          <w:szCs w:val="16"/>
          <w:lang w:eastAsia="ja-JP"/>
        </w:rPr>
      </w:pPr>
      <w:r w:rsidRPr="00AD755B">
        <w:rPr>
          <w:rFonts w:ascii="Arial" w:hAnsi="Arial" w:cs="Arial"/>
          <w:b/>
          <w:sz w:val="16"/>
          <w:szCs w:val="16"/>
          <w:lang w:eastAsia="ja-JP"/>
        </w:rPr>
        <w:t>5.1.6.5</w:t>
      </w:r>
      <w:r w:rsidRPr="00AD755B">
        <w:rPr>
          <w:rFonts w:ascii="Arial" w:hAnsi="Arial" w:cs="Arial"/>
          <w:b/>
          <w:sz w:val="16"/>
          <w:szCs w:val="16"/>
          <w:lang w:eastAsia="ja-JP"/>
        </w:rPr>
        <w:tab/>
        <w:t>PRS reception procedure</w:t>
      </w:r>
    </w:p>
    <w:p w14:paraId="3691FBE3" w14:textId="77777777" w:rsidR="007E4AFB" w:rsidRPr="00AD755B" w:rsidRDefault="007E4AFB" w:rsidP="00AD755B">
      <w:pPr>
        <w:ind w:leftChars="300" w:left="600"/>
        <w:rPr>
          <w:rFonts w:ascii="Arial" w:hAnsi="Arial" w:cs="Arial"/>
          <w:bCs/>
          <w:sz w:val="16"/>
          <w:szCs w:val="16"/>
          <w:lang w:eastAsia="ja-JP"/>
        </w:rPr>
      </w:pPr>
      <w:r w:rsidRPr="00AD755B">
        <w:rPr>
          <w:rFonts w:ascii="Arial" w:hAnsi="Arial" w:cs="Arial"/>
          <w:bCs/>
          <w:sz w:val="16"/>
          <w:szCs w:val="16"/>
          <w:lang w:eastAsia="ja-JP"/>
        </w:rPr>
        <w:t>…</w:t>
      </w:r>
    </w:p>
    <w:p w14:paraId="19790284" w14:textId="77777777" w:rsidR="007E4AFB" w:rsidRPr="00AD755B" w:rsidRDefault="007E4AFB" w:rsidP="00AD755B">
      <w:pPr>
        <w:ind w:leftChars="300" w:left="600"/>
        <w:rPr>
          <w:rFonts w:ascii="Arial" w:hAnsi="Arial" w:cs="Arial"/>
          <w:bCs/>
          <w:color w:val="000000"/>
          <w:sz w:val="16"/>
          <w:szCs w:val="16"/>
        </w:rPr>
      </w:pPr>
      <w:r w:rsidRPr="00AD755B">
        <w:rPr>
          <w:rFonts w:ascii="Arial" w:hAnsi="Arial" w:cs="Arial"/>
          <w:bCs/>
          <w:color w:val="000000"/>
          <w:sz w:val="16"/>
          <w:szCs w:val="16"/>
        </w:rPr>
        <w:t>The UE may be configured to measure and report via higher layer parameter [</w:t>
      </w:r>
      <w:r w:rsidRPr="00AD755B">
        <w:rPr>
          <w:rFonts w:ascii="Arial" w:hAnsi="Arial" w:cs="Arial"/>
          <w:bCs/>
          <w:i/>
          <w:color w:val="000000"/>
          <w:sz w:val="16"/>
          <w:szCs w:val="16"/>
        </w:rPr>
        <w:t>AdditionalPath</w:t>
      </w:r>
      <w:r w:rsidRPr="00AD755B">
        <w:rPr>
          <w:rFonts w:ascii="Arial" w:hAnsi="Arial" w:cs="Arial"/>
          <w:bCs/>
          <w:i/>
          <w:iCs/>
          <w:color w:val="000000"/>
          <w:sz w:val="16"/>
          <w:szCs w:val="16"/>
        </w:rPr>
        <w:t>-</w:t>
      </w:r>
      <w:r w:rsidRPr="00AD755B">
        <w:rPr>
          <w:rFonts w:ascii="Arial" w:hAnsi="Arial" w:cs="Arial"/>
          <w:bCs/>
          <w:i/>
          <w:color w:val="000000"/>
          <w:sz w:val="16"/>
          <w:szCs w:val="16"/>
        </w:rPr>
        <w:t>relativeTiming</w:t>
      </w:r>
      <w:r w:rsidRPr="00AD755B">
        <w:rPr>
          <w:rFonts w:ascii="Arial" w:hAnsi="Arial" w:cs="Arial"/>
          <w:bCs/>
          <w:i/>
          <w:iCs/>
          <w:color w:val="000000"/>
          <w:sz w:val="16"/>
          <w:szCs w:val="16"/>
        </w:rPr>
        <w:t>-</w:t>
      </w:r>
      <w:r w:rsidRPr="00AD755B">
        <w:rPr>
          <w:rFonts w:ascii="Arial" w:hAnsi="Arial" w:cs="Arial"/>
          <w:bCs/>
          <w:i/>
          <w:color w:val="000000"/>
          <w:sz w:val="16"/>
          <w:szCs w:val="16"/>
        </w:rPr>
        <w:t>Request</w:t>
      </w:r>
      <w:r w:rsidRPr="00AD755B">
        <w:rPr>
          <w:rFonts w:ascii="Arial" w:hAnsi="Arial" w:cs="Arial"/>
          <w:bCs/>
          <w:i/>
          <w:iCs/>
          <w:color w:val="000000"/>
          <w:sz w:val="16"/>
          <w:szCs w:val="16"/>
        </w:rPr>
        <w:t>]</w:t>
      </w:r>
      <w:r w:rsidRPr="00AD755B">
        <w:rPr>
          <w:rFonts w:ascii="Arial" w:hAnsi="Arial" w:cs="Arial"/>
          <w:bCs/>
          <w:color w:val="000000"/>
          <w:sz w:val="16"/>
          <w:szCs w:val="16"/>
        </w:rPr>
        <w:t xml:space="preserve">, subject to UE capability, the timing and the quality metrics of up to 8 additional detected paths, that are associated with each RSTD or UE Rx – Tx time difference. The timing of each additional path is reported relative to the path timing used for determining </w:t>
      </w:r>
      <w:r w:rsidRPr="00AD755B">
        <w:rPr>
          <w:rFonts w:ascii="Arial" w:hAnsi="Arial" w:cs="Arial"/>
          <w:bCs/>
          <w:i/>
          <w:color w:val="000000"/>
          <w:sz w:val="16"/>
          <w:szCs w:val="16"/>
        </w:rPr>
        <w:t>nr-RSTD</w:t>
      </w:r>
      <w:r w:rsidRPr="00AD755B">
        <w:rPr>
          <w:rFonts w:ascii="Arial" w:hAnsi="Arial" w:cs="Arial"/>
          <w:bCs/>
          <w:color w:val="000000"/>
          <w:sz w:val="16"/>
          <w:szCs w:val="16"/>
        </w:rPr>
        <w:t xml:space="preserve"> or </w:t>
      </w:r>
      <w:r w:rsidRPr="00AD755B">
        <w:rPr>
          <w:rFonts w:ascii="Arial" w:hAnsi="Arial" w:cs="Arial"/>
          <w:bCs/>
          <w:i/>
          <w:color w:val="000000"/>
          <w:sz w:val="16"/>
          <w:szCs w:val="16"/>
        </w:rPr>
        <w:t>nr-UE-RxTxTimeDiff</w:t>
      </w:r>
      <w:r w:rsidRPr="00AD755B">
        <w:rPr>
          <w:rFonts w:ascii="Arial" w:hAnsi="Arial" w:cs="Arial"/>
          <w:bCs/>
          <w:color w:val="000000"/>
          <w:sz w:val="16"/>
          <w:szCs w:val="16"/>
        </w:rPr>
        <w:t xml:space="preserve">. For UE positioning measurement reporting in higher layer parameters </w:t>
      </w:r>
      <w:r w:rsidRPr="00AD755B">
        <w:rPr>
          <w:rFonts w:ascii="Arial" w:hAnsi="Arial" w:cs="Arial"/>
          <w:bCs/>
          <w:i/>
          <w:iCs/>
          <w:color w:val="000000"/>
          <w:sz w:val="16"/>
          <w:szCs w:val="16"/>
        </w:rPr>
        <w:t>NR-DL-TDOA-SignalMeasurementInformation</w:t>
      </w:r>
      <w:r w:rsidRPr="00AD755B">
        <w:rPr>
          <w:rFonts w:ascii="Arial" w:hAnsi="Arial" w:cs="Arial"/>
          <w:bCs/>
          <w:color w:val="000000"/>
          <w:sz w:val="16"/>
          <w:szCs w:val="16"/>
        </w:rPr>
        <w:t xml:space="preserve"> or </w:t>
      </w:r>
      <w:r w:rsidRPr="00AD755B">
        <w:rPr>
          <w:rFonts w:ascii="Arial" w:hAnsi="Arial" w:cs="Arial"/>
          <w:bCs/>
          <w:i/>
          <w:iCs/>
          <w:color w:val="000000"/>
          <w:sz w:val="16"/>
          <w:szCs w:val="16"/>
        </w:rPr>
        <w:t>NR-Multi-RTT-SignalMeasurementInformation</w:t>
      </w:r>
      <w:r w:rsidRPr="00AD755B">
        <w:rPr>
          <w:rFonts w:ascii="Arial" w:hAnsi="Arial" w:cs="Arial"/>
          <w:bCs/>
          <w:color w:val="000000"/>
          <w:sz w:val="16"/>
          <w:szCs w:val="16"/>
        </w:rPr>
        <w:t xml:space="preserve">, the UE may be configured to measure and report, subject to UE capability, the </w:t>
      </w:r>
      <w:r w:rsidRPr="00AD755B">
        <w:rPr>
          <w:rFonts w:ascii="Arial" w:hAnsi="Arial" w:cs="Arial"/>
          <w:bCs/>
          <w:strike/>
          <w:color w:val="538135"/>
          <w:sz w:val="16"/>
          <w:szCs w:val="16"/>
        </w:rPr>
        <w:t>path</w:t>
      </w:r>
      <w:r w:rsidRPr="00AD755B">
        <w:rPr>
          <w:rFonts w:ascii="Arial" w:hAnsi="Arial" w:cs="Arial"/>
          <w:bCs/>
          <w:color w:val="000000"/>
          <w:sz w:val="16"/>
          <w:szCs w:val="16"/>
        </w:rPr>
        <w:t xml:space="preserve"> DL PRS</w:t>
      </w:r>
      <w:ins w:id="178" w:author="Nokia" w:date="2022-02-23T13:32:00Z">
        <w:r w:rsidRPr="00AD755B">
          <w:rPr>
            <w:rFonts w:ascii="Arial" w:hAnsi="Arial" w:cs="Arial"/>
            <w:bCs/>
            <w:color w:val="000000"/>
            <w:sz w:val="16"/>
            <w:szCs w:val="16"/>
          </w:rPr>
          <w:t>-</w:t>
        </w:r>
      </w:ins>
      <w:del w:id="179" w:author="Nokia" w:date="2022-02-23T13:32:00Z">
        <w:r w:rsidRPr="00AD755B" w:rsidDel="00996D96">
          <w:rPr>
            <w:rFonts w:ascii="Arial" w:hAnsi="Arial" w:cs="Arial"/>
            <w:bCs/>
            <w:color w:val="000000"/>
            <w:sz w:val="16"/>
            <w:szCs w:val="16"/>
          </w:rPr>
          <w:delText xml:space="preserve"> </w:delText>
        </w:r>
      </w:del>
      <w:r w:rsidRPr="00AD755B">
        <w:rPr>
          <w:rFonts w:ascii="Arial" w:hAnsi="Arial" w:cs="Arial"/>
          <w:bCs/>
          <w:color w:val="000000"/>
          <w:sz w:val="16"/>
          <w:szCs w:val="16"/>
        </w:rPr>
        <w:t xml:space="preserve">RSRPP of the first path and the up to 8 additional paths that are associated with each RSTD or UE Rx – Tx time difference. </w:t>
      </w:r>
    </w:p>
    <w:p w14:paraId="52624DA1" w14:textId="77777777" w:rsidR="007E4AFB" w:rsidRPr="00AD755B" w:rsidRDefault="007E4AFB" w:rsidP="00AD755B">
      <w:pPr>
        <w:ind w:leftChars="300" w:left="600"/>
        <w:rPr>
          <w:rFonts w:ascii="Arial" w:hAnsi="Arial" w:cs="Arial"/>
          <w:bCs/>
          <w:sz w:val="16"/>
          <w:szCs w:val="16"/>
          <w:lang w:eastAsia="ja-JP"/>
        </w:rPr>
      </w:pPr>
      <w:r w:rsidRPr="00AD755B">
        <w:rPr>
          <w:rFonts w:ascii="Arial" w:hAnsi="Arial" w:cs="Arial"/>
          <w:bCs/>
          <w:sz w:val="16"/>
          <w:szCs w:val="16"/>
          <w:lang w:eastAsia="ja-JP"/>
        </w:rPr>
        <w:t>…</w:t>
      </w:r>
    </w:p>
    <w:p w14:paraId="204904DD" w14:textId="77777777" w:rsidR="007E4AFB" w:rsidRPr="00AD755B" w:rsidRDefault="007E4AFB" w:rsidP="00AD755B">
      <w:pPr>
        <w:jc w:val="center"/>
        <w:rPr>
          <w:rFonts w:ascii="Arial" w:eastAsia="MS Gothic" w:hAnsi="Arial" w:cs="Arial"/>
          <w:bCs/>
          <w:color w:val="FF0000"/>
          <w:sz w:val="16"/>
          <w:szCs w:val="16"/>
          <w:lang w:eastAsia="ja-JP"/>
        </w:rPr>
      </w:pPr>
      <w:r w:rsidRPr="00AD755B">
        <w:rPr>
          <w:rFonts w:ascii="Arial" w:eastAsia="MS Gothic" w:hAnsi="Arial" w:cs="Arial"/>
          <w:bCs/>
          <w:color w:val="FF0000"/>
          <w:sz w:val="16"/>
          <w:szCs w:val="16"/>
          <w:lang w:eastAsia="ja-JP"/>
        </w:rPr>
        <w:t>&lt;Unchanged parts omitted&gt;</w:t>
      </w:r>
    </w:p>
    <w:p w14:paraId="2C4C50ED" w14:textId="77777777" w:rsidR="007E4AFB" w:rsidRPr="00AD755B" w:rsidRDefault="007E4AFB" w:rsidP="00AD755B">
      <w:pPr>
        <w:jc w:val="center"/>
        <w:rPr>
          <w:rFonts w:ascii="Times New Roman" w:hAnsi="Times New Roman"/>
          <w:bCs/>
          <w:szCs w:val="20"/>
          <w:lang w:eastAsia="x-none"/>
        </w:rPr>
      </w:pPr>
      <w:r w:rsidRPr="00AD755B">
        <w:rPr>
          <w:rFonts w:ascii="Times New Roman" w:eastAsia="MS Gothic" w:hAnsi="Times New Roman"/>
          <w:bCs/>
          <w:color w:val="FF0000"/>
          <w:szCs w:val="20"/>
          <w:lang w:eastAsia="ja-JP"/>
        </w:rPr>
        <w:t>-------------------------- End of Text Proposal for TS 38.214 --------------------------</w:t>
      </w:r>
    </w:p>
    <w:p w14:paraId="06C9683F" w14:textId="77777777" w:rsidR="007E4AFB" w:rsidRPr="00AD755B" w:rsidRDefault="007E4AFB" w:rsidP="00AD755B">
      <w:pPr>
        <w:rPr>
          <w:rFonts w:ascii="Times New Roman" w:hAnsi="Times New Roman"/>
          <w:bCs/>
          <w:szCs w:val="20"/>
          <w:lang w:eastAsia="x-none"/>
        </w:rPr>
      </w:pPr>
    </w:p>
    <w:p w14:paraId="77B0EBAF" w14:textId="77777777" w:rsidR="007E4AFB" w:rsidRDefault="007E4AFB" w:rsidP="007E4AFB">
      <w:pPr>
        <w:rPr>
          <w:lang w:eastAsia="x-none"/>
        </w:rPr>
      </w:pPr>
    </w:p>
    <w:p w14:paraId="594E9E9F" w14:textId="1B74F44E" w:rsidR="007E4AFB" w:rsidRPr="00AD755B" w:rsidRDefault="002328C4" w:rsidP="007E4AFB">
      <w:pPr>
        <w:rPr>
          <w:b/>
          <w:lang w:eastAsia="x-none"/>
        </w:rPr>
      </w:pPr>
      <w:hyperlink r:id="rId1442" w:history="1">
        <w:r w:rsidR="004371F4">
          <w:rPr>
            <w:rStyle w:val="Hyperlink"/>
            <w:b/>
            <w:lang w:eastAsia="x-none"/>
          </w:rPr>
          <w:t>R1-2202557</w:t>
        </w:r>
      </w:hyperlink>
      <w:r w:rsidR="007E4AFB" w:rsidRPr="00AD755B">
        <w:rPr>
          <w:b/>
          <w:lang w:eastAsia="x-none"/>
        </w:rPr>
        <w:tab/>
        <w:t>Feature Lead Summary #2 for Maintenance of multipath/NLOS mitigation</w:t>
      </w:r>
      <w:r w:rsidR="007E4AFB" w:rsidRPr="00AD755B">
        <w:rPr>
          <w:b/>
          <w:lang w:eastAsia="x-none"/>
        </w:rPr>
        <w:tab/>
        <w:t>Moderator (Nokia)</w:t>
      </w:r>
    </w:p>
    <w:p w14:paraId="74458F76" w14:textId="77777777" w:rsidR="007E4AFB" w:rsidRDefault="007E4AFB" w:rsidP="007E4AFB">
      <w:pPr>
        <w:rPr>
          <w:lang w:eastAsia="x-none"/>
        </w:rPr>
      </w:pPr>
    </w:p>
    <w:p w14:paraId="5D8E4A19" w14:textId="2786948E" w:rsidR="007E4AFB" w:rsidRPr="00804789" w:rsidRDefault="002328C4" w:rsidP="007E4AFB">
      <w:pPr>
        <w:rPr>
          <w:b/>
          <w:bCs/>
          <w:lang w:eastAsia="x-none"/>
        </w:rPr>
      </w:pPr>
      <w:hyperlink r:id="rId1443" w:history="1">
        <w:r w:rsidR="004371F4">
          <w:rPr>
            <w:rStyle w:val="Hyperlink"/>
            <w:b/>
            <w:bCs/>
            <w:lang w:eastAsia="x-none"/>
          </w:rPr>
          <w:t>R1-2202558</w:t>
        </w:r>
      </w:hyperlink>
      <w:r w:rsidR="007E4AFB" w:rsidRPr="00804789">
        <w:rPr>
          <w:b/>
          <w:bCs/>
          <w:lang w:eastAsia="x-none"/>
        </w:rPr>
        <w:tab/>
        <w:t>Feature Lead Summary #3 for Maintenance of multipath/NLOS mitigation</w:t>
      </w:r>
      <w:r w:rsidR="007E4AFB" w:rsidRPr="00804789">
        <w:rPr>
          <w:b/>
          <w:bCs/>
          <w:lang w:eastAsia="x-none"/>
        </w:rPr>
        <w:tab/>
        <w:t>Moderator (Nokia)</w:t>
      </w:r>
    </w:p>
    <w:p w14:paraId="751FD91F" w14:textId="718D288B" w:rsidR="00804789" w:rsidRPr="00804789" w:rsidRDefault="00A51453" w:rsidP="00804789">
      <w:pPr>
        <w:rPr>
          <w:szCs w:val="20"/>
          <w:lang w:eastAsia="x-none"/>
        </w:rPr>
      </w:pPr>
      <w:r>
        <w:rPr>
          <w:szCs w:val="20"/>
          <w:lang w:eastAsia="x-none"/>
        </w:rPr>
        <w:t xml:space="preserve">No consensus on </w:t>
      </w:r>
      <w:r w:rsidRPr="00A51453">
        <w:rPr>
          <w:szCs w:val="20"/>
          <w:lang w:eastAsia="x-none"/>
        </w:rPr>
        <w:t>differential reporting of RSRPP</w:t>
      </w:r>
      <w:r>
        <w:rPr>
          <w:szCs w:val="20"/>
          <w:lang w:eastAsia="x-none"/>
        </w:rPr>
        <w:t>, as per the end of the meeting.</w:t>
      </w:r>
    </w:p>
    <w:p w14:paraId="32A8F446" w14:textId="77777777" w:rsidR="00804789" w:rsidRPr="00FA22AC" w:rsidRDefault="00804789" w:rsidP="00804789">
      <w:pPr>
        <w:rPr>
          <w:lang w:val="en-US" w:eastAsia="x-none"/>
        </w:rPr>
      </w:pPr>
    </w:p>
    <w:p w14:paraId="7E813B95" w14:textId="6FCF9A74" w:rsidR="007E4AFB" w:rsidRPr="00AD11EA" w:rsidRDefault="00A51453" w:rsidP="006B480F">
      <w:pPr>
        <w:rPr>
          <w:lang w:eastAsia="x-none"/>
        </w:rPr>
      </w:pPr>
      <w:r>
        <w:rPr>
          <w:lang w:val="en-US" w:eastAsia="x-none"/>
        </w:rPr>
        <w:t xml:space="preserve">Final summary in </w:t>
      </w:r>
      <w:hyperlink r:id="rId1444" w:history="1">
        <w:r w:rsidR="004371F4">
          <w:rPr>
            <w:rStyle w:val="Hyperlink"/>
            <w:lang w:val="en-US" w:eastAsia="x-none"/>
          </w:rPr>
          <w:t>R1-2202559</w:t>
        </w:r>
      </w:hyperlink>
      <w:r>
        <w:rPr>
          <w:lang w:eastAsia="x-none"/>
        </w:rPr>
        <w:t>.</w:t>
      </w:r>
    </w:p>
    <w:p w14:paraId="0FB78AA4" w14:textId="0C385262" w:rsidR="006B480F" w:rsidRDefault="006B480F" w:rsidP="000C6A34">
      <w:pPr>
        <w:pStyle w:val="Heading3"/>
      </w:pPr>
      <w:bookmarkStart w:id="180" w:name="_Toc95481787"/>
      <w:bookmarkStart w:id="181" w:name="_Toc98334426"/>
      <w:r w:rsidRPr="00540963">
        <w:t>Other</w:t>
      </w:r>
      <w:bookmarkEnd w:id="180"/>
      <w:bookmarkEnd w:id="181"/>
    </w:p>
    <w:p w14:paraId="0F4E7412" w14:textId="77777777" w:rsidR="006B480F" w:rsidRDefault="006B480F" w:rsidP="006B480F">
      <w:pPr>
        <w:rPr>
          <w:i/>
          <w:iCs/>
          <w:lang w:eastAsia="x-none"/>
        </w:rPr>
      </w:pPr>
      <w:r w:rsidRPr="00E8659C">
        <w:rPr>
          <w:i/>
          <w:iCs/>
          <w:lang w:eastAsia="x-none"/>
        </w:rPr>
        <w:t>Including aspects for RAN2-led on-demand transmission and reception of DL PRS for DL and DL+UL positioning for UE-based and UE-assisted positioning solutions, and RAN2-led methods/measurements/signalling and procedures to support positioning for UEs in RRC_ INACTIVE state, for UE-based and UE-assisted positioning solutions</w:t>
      </w:r>
      <w:r>
        <w:rPr>
          <w:i/>
          <w:iCs/>
          <w:lang w:eastAsia="x-none"/>
        </w:rPr>
        <w:t>.</w:t>
      </w:r>
    </w:p>
    <w:p w14:paraId="4FC79CBF" w14:textId="77777777" w:rsidR="006B480F" w:rsidRDefault="006B480F" w:rsidP="006B480F">
      <w:pPr>
        <w:rPr>
          <w:highlight w:val="cyan"/>
          <w:lang w:eastAsia="x-none"/>
        </w:rPr>
      </w:pPr>
    </w:p>
    <w:p w14:paraId="2655EA37" w14:textId="073F0C6F" w:rsidR="006B480F" w:rsidRPr="00523133" w:rsidRDefault="002328C4" w:rsidP="006B480F">
      <w:pPr>
        <w:rPr>
          <w:iCs/>
          <w:lang w:eastAsia="x-none"/>
        </w:rPr>
      </w:pPr>
      <w:hyperlink r:id="rId1445" w:history="1">
        <w:r w:rsidR="004371F4">
          <w:rPr>
            <w:rStyle w:val="Hyperlink"/>
            <w:iCs/>
            <w:lang w:eastAsia="x-none"/>
          </w:rPr>
          <w:t>R1-2201098</w:t>
        </w:r>
      </w:hyperlink>
      <w:r w:rsidR="006B480F" w:rsidRPr="00523133">
        <w:rPr>
          <w:iCs/>
          <w:lang w:eastAsia="x-none"/>
        </w:rPr>
        <w:tab/>
        <w:t>Maintenance on inactive state positioning and on-demand PRS</w:t>
      </w:r>
      <w:r w:rsidR="006B480F" w:rsidRPr="00523133">
        <w:rPr>
          <w:iCs/>
          <w:lang w:eastAsia="x-none"/>
        </w:rPr>
        <w:tab/>
        <w:t>vivo</w:t>
      </w:r>
    </w:p>
    <w:p w14:paraId="49070165" w14:textId="32B86176" w:rsidR="006B480F" w:rsidRPr="00523133" w:rsidRDefault="002328C4" w:rsidP="006B480F">
      <w:pPr>
        <w:rPr>
          <w:iCs/>
          <w:lang w:eastAsia="x-none"/>
        </w:rPr>
      </w:pPr>
      <w:hyperlink r:id="rId1446" w:history="1">
        <w:r w:rsidR="004371F4">
          <w:rPr>
            <w:rStyle w:val="Hyperlink"/>
            <w:iCs/>
            <w:lang w:eastAsia="x-none"/>
          </w:rPr>
          <w:t>R1-2201198</w:t>
        </w:r>
      </w:hyperlink>
      <w:r w:rsidR="006B480F" w:rsidRPr="00523133">
        <w:rPr>
          <w:iCs/>
          <w:lang w:eastAsia="x-none"/>
        </w:rPr>
        <w:tab/>
        <w:t>Remaining issues on items led by RAN2 for NR positioning</w:t>
      </w:r>
      <w:r w:rsidR="006B480F" w:rsidRPr="00523133">
        <w:rPr>
          <w:iCs/>
          <w:lang w:eastAsia="x-none"/>
        </w:rPr>
        <w:tab/>
        <w:t>ZTE</w:t>
      </w:r>
    </w:p>
    <w:p w14:paraId="2CCD491F" w14:textId="5F5185A0" w:rsidR="006B480F" w:rsidRPr="00523133" w:rsidRDefault="002328C4" w:rsidP="006B480F">
      <w:pPr>
        <w:rPr>
          <w:iCs/>
          <w:lang w:eastAsia="x-none"/>
        </w:rPr>
      </w:pPr>
      <w:hyperlink r:id="rId1447" w:history="1">
        <w:r w:rsidR="004371F4">
          <w:rPr>
            <w:rStyle w:val="Hyperlink"/>
            <w:iCs/>
            <w:lang w:eastAsia="x-none"/>
          </w:rPr>
          <w:t>R1-2201244</w:t>
        </w:r>
      </w:hyperlink>
      <w:r w:rsidR="006B480F" w:rsidRPr="00523133">
        <w:rPr>
          <w:iCs/>
          <w:lang w:eastAsia="x-none"/>
        </w:rPr>
        <w:tab/>
        <w:t>Discussion on positioning for UE in RRC_INACTIVE and on-demand PRS</w:t>
      </w:r>
      <w:r w:rsidR="006B480F" w:rsidRPr="00523133">
        <w:rPr>
          <w:iCs/>
          <w:lang w:eastAsia="x-none"/>
        </w:rPr>
        <w:tab/>
        <w:t>OPPO</w:t>
      </w:r>
    </w:p>
    <w:p w14:paraId="5A7B0466" w14:textId="7181C222" w:rsidR="006B480F" w:rsidRPr="00523133" w:rsidRDefault="002328C4" w:rsidP="006B480F">
      <w:pPr>
        <w:rPr>
          <w:iCs/>
          <w:lang w:eastAsia="x-none"/>
        </w:rPr>
      </w:pPr>
      <w:hyperlink r:id="rId1448" w:history="1">
        <w:r w:rsidR="004371F4">
          <w:rPr>
            <w:rStyle w:val="Hyperlink"/>
            <w:iCs/>
            <w:lang w:eastAsia="x-none"/>
          </w:rPr>
          <w:t>R1-2201366</w:t>
        </w:r>
      </w:hyperlink>
      <w:r w:rsidR="006B480F" w:rsidRPr="00523133">
        <w:rPr>
          <w:iCs/>
          <w:lang w:eastAsia="x-none"/>
        </w:rPr>
        <w:tab/>
        <w:t>Remaining issues on on-demand DL PRS and positioning for UEs in RRC_ INACTIVE state</w:t>
      </w:r>
      <w:r w:rsidR="006B480F" w:rsidRPr="00523133">
        <w:rPr>
          <w:iCs/>
          <w:lang w:eastAsia="x-none"/>
        </w:rPr>
        <w:tab/>
        <w:t>CATT</w:t>
      </w:r>
    </w:p>
    <w:p w14:paraId="3C64AA9A" w14:textId="57A1AFA1" w:rsidR="006B480F" w:rsidRPr="00523133" w:rsidRDefault="002328C4" w:rsidP="006B480F">
      <w:pPr>
        <w:rPr>
          <w:iCs/>
          <w:lang w:eastAsia="x-none"/>
        </w:rPr>
      </w:pPr>
      <w:hyperlink r:id="rId1449" w:history="1">
        <w:r w:rsidR="004371F4">
          <w:rPr>
            <w:rStyle w:val="Hyperlink"/>
            <w:iCs/>
            <w:lang w:eastAsia="x-none"/>
          </w:rPr>
          <w:t>R1-2201399</w:t>
        </w:r>
      </w:hyperlink>
      <w:r w:rsidR="006B480F" w:rsidRPr="00523133">
        <w:rPr>
          <w:iCs/>
          <w:lang w:eastAsia="x-none"/>
        </w:rPr>
        <w:tab/>
        <w:t>Use cases and applications on Carrier Phase Based Positioning for NR</w:t>
      </w:r>
      <w:r w:rsidR="006B480F" w:rsidRPr="00523133">
        <w:rPr>
          <w:iCs/>
          <w:lang w:eastAsia="x-none"/>
        </w:rPr>
        <w:tab/>
        <w:t>Locaila</w:t>
      </w:r>
    </w:p>
    <w:p w14:paraId="7CF19ED9" w14:textId="529B66BE" w:rsidR="006B480F" w:rsidRPr="00523133" w:rsidRDefault="002328C4" w:rsidP="006B480F">
      <w:pPr>
        <w:rPr>
          <w:iCs/>
          <w:lang w:eastAsia="x-none"/>
        </w:rPr>
      </w:pPr>
      <w:hyperlink r:id="rId1450" w:history="1">
        <w:r w:rsidR="004371F4">
          <w:rPr>
            <w:rStyle w:val="Hyperlink"/>
            <w:iCs/>
            <w:lang w:eastAsia="x-none"/>
          </w:rPr>
          <w:t>R1-2201440</w:t>
        </w:r>
      </w:hyperlink>
      <w:r w:rsidR="006B480F" w:rsidRPr="00523133">
        <w:rPr>
          <w:iCs/>
          <w:lang w:eastAsia="x-none"/>
        </w:rPr>
        <w:tab/>
        <w:t>Discussion on remaining issue for on-demand DL PRS</w:t>
      </w:r>
      <w:r w:rsidR="006B480F" w:rsidRPr="00523133">
        <w:rPr>
          <w:iCs/>
          <w:lang w:eastAsia="x-none"/>
        </w:rPr>
        <w:tab/>
        <w:t>China Telecom</w:t>
      </w:r>
    </w:p>
    <w:p w14:paraId="5C67E0EB" w14:textId="73D38138" w:rsidR="006B480F" w:rsidRPr="00523133" w:rsidRDefault="002328C4" w:rsidP="006B480F">
      <w:pPr>
        <w:rPr>
          <w:iCs/>
          <w:lang w:eastAsia="x-none"/>
        </w:rPr>
      </w:pPr>
      <w:hyperlink r:id="rId1451" w:history="1">
        <w:r w:rsidR="004371F4">
          <w:rPr>
            <w:rStyle w:val="Hyperlink"/>
            <w:iCs/>
            <w:lang w:eastAsia="x-none"/>
          </w:rPr>
          <w:t>R1-2201639</w:t>
        </w:r>
      </w:hyperlink>
      <w:r w:rsidR="006B480F" w:rsidRPr="00523133">
        <w:rPr>
          <w:iCs/>
          <w:lang w:eastAsia="x-none"/>
        </w:rPr>
        <w:tab/>
        <w:t>Maintenance of Inactive Mode Positioning and on-demand PRS</w:t>
      </w:r>
      <w:r w:rsidR="006B480F" w:rsidRPr="00523133">
        <w:rPr>
          <w:iCs/>
          <w:lang w:eastAsia="x-none"/>
        </w:rPr>
        <w:tab/>
        <w:t>Nokia, Nokia Shanghai Bell</w:t>
      </w:r>
    </w:p>
    <w:p w14:paraId="182C7B67" w14:textId="75352AF2" w:rsidR="006B480F" w:rsidRPr="00523133" w:rsidRDefault="002328C4" w:rsidP="006B480F">
      <w:pPr>
        <w:rPr>
          <w:iCs/>
          <w:lang w:eastAsia="x-none"/>
        </w:rPr>
      </w:pPr>
      <w:hyperlink r:id="rId1452" w:history="1">
        <w:r w:rsidR="004371F4">
          <w:rPr>
            <w:rStyle w:val="Hyperlink"/>
            <w:iCs/>
            <w:lang w:eastAsia="x-none"/>
          </w:rPr>
          <w:t>R1-2201701</w:t>
        </w:r>
      </w:hyperlink>
      <w:r w:rsidR="006B480F" w:rsidRPr="00523133">
        <w:rPr>
          <w:iCs/>
          <w:lang w:eastAsia="x-none"/>
        </w:rPr>
        <w:tab/>
        <w:t>Maintenance of Rel.17 NR positioning solutions for RRC_INACTIVE UEs</w:t>
      </w:r>
      <w:r w:rsidR="006B480F" w:rsidRPr="00523133">
        <w:rPr>
          <w:iCs/>
          <w:lang w:eastAsia="x-none"/>
        </w:rPr>
        <w:tab/>
        <w:t>Intel Corporation</w:t>
      </w:r>
    </w:p>
    <w:p w14:paraId="7D86E4B3" w14:textId="6399180D" w:rsidR="006B480F" w:rsidRPr="00523133" w:rsidRDefault="002328C4" w:rsidP="006B480F">
      <w:pPr>
        <w:rPr>
          <w:iCs/>
          <w:lang w:eastAsia="x-none"/>
        </w:rPr>
      </w:pPr>
      <w:hyperlink r:id="rId1453" w:history="1">
        <w:r w:rsidR="004371F4">
          <w:rPr>
            <w:rStyle w:val="Hyperlink"/>
            <w:iCs/>
            <w:lang w:eastAsia="x-none"/>
          </w:rPr>
          <w:t>R1-2201860</w:t>
        </w:r>
      </w:hyperlink>
      <w:r w:rsidR="006B480F" w:rsidRPr="00523133">
        <w:rPr>
          <w:iCs/>
          <w:lang w:eastAsia="x-none"/>
        </w:rPr>
        <w:tab/>
        <w:t>Remaining issues on RAN2-led items</w:t>
      </w:r>
      <w:r w:rsidR="006B480F" w:rsidRPr="00523133">
        <w:rPr>
          <w:iCs/>
          <w:lang w:eastAsia="x-none"/>
        </w:rPr>
        <w:tab/>
        <w:t>CMCC</w:t>
      </w:r>
    </w:p>
    <w:p w14:paraId="3B008F67" w14:textId="57BF0CFA" w:rsidR="006B480F" w:rsidRPr="00523133" w:rsidRDefault="002328C4" w:rsidP="006B480F">
      <w:pPr>
        <w:rPr>
          <w:iCs/>
          <w:lang w:eastAsia="x-none"/>
        </w:rPr>
      </w:pPr>
      <w:hyperlink r:id="rId1454" w:history="1">
        <w:r w:rsidR="004371F4">
          <w:rPr>
            <w:rStyle w:val="Hyperlink"/>
            <w:iCs/>
            <w:lang w:eastAsia="x-none"/>
          </w:rPr>
          <w:t>R1-2201891</w:t>
        </w:r>
      </w:hyperlink>
      <w:r w:rsidR="006B480F" w:rsidRPr="00523133">
        <w:rPr>
          <w:iCs/>
          <w:lang w:eastAsia="x-none"/>
        </w:rPr>
        <w:tab/>
        <w:t>Remaining issues for on-demand PRS</w:t>
      </w:r>
      <w:r w:rsidR="006B480F" w:rsidRPr="00523133">
        <w:rPr>
          <w:iCs/>
          <w:lang w:eastAsia="x-none"/>
        </w:rPr>
        <w:tab/>
        <w:t>InterDigital, Inc.</w:t>
      </w:r>
    </w:p>
    <w:p w14:paraId="1F8A3D4F" w14:textId="7A9D1B45" w:rsidR="006B480F" w:rsidRPr="00523133" w:rsidRDefault="002328C4" w:rsidP="006B480F">
      <w:pPr>
        <w:rPr>
          <w:iCs/>
          <w:lang w:eastAsia="x-none"/>
        </w:rPr>
      </w:pPr>
      <w:hyperlink r:id="rId1455" w:history="1">
        <w:r w:rsidR="004371F4">
          <w:rPr>
            <w:rStyle w:val="Hyperlink"/>
            <w:iCs/>
            <w:lang w:eastAsia="x-none"/>
          </w:rPr>
          <w:t>R1-2201910</w:t>
        </w:r>
      </w:hyperlink>
      <w:r w:rsidR="006B480F" w:rsidRPr="00523133">
        <w:rPr>
          <w:iCs/>
          <w:lang w:eastAsia="x-none"/>
        </w:rPr>
        <w:tab/>
        <w:t>Discussion on enhancements of INACTIVE mode positioning and on-demand PRS</w:t>
      </w:r>
      <w:r w:rsidR="006B480F" w:rsidRPr="00523133">
        <w:rPr>
          <w:iCs/>
          <w:lang w:eastAsia="x-none"/>
        </w:rPr>
        <w:tab/>
        <w:t>CAICT</w:t>
      </w:r>
    </w:p>
    <w:p w14:paraId="155EBFD7" w14:textId="10FF36DB" w:rsidR="006B480F" w:rsidRPr="00523133" w:rsidRDefault="002328C4" w:rsidP="006B480F">
      <w:pPr>
        <w:rPr>
          <w:iCs/>
          <w:lang w:eastAsia="x-none"/>
        </w:rPr>
      </w:pPr>
      <w:hyperlink r:id="rId1456" w:history="1">
        <w:r w:rsidR="004371F4">
          <w:rPr>
            <w:rStyle w:val="Hyperlink"/>
            <w:iCs/>
            <w:lang w:eastAsia="x-none"/>
          </w:rPr>
          <w:t>R1-2201949</w:t>
        </w:r>
      </w:hyperlink>
      <w:r w:rsidR="006B480F" w:rsidRPr="00523133">
        <w:rPr>
          <w:iCs/>
          <w:lang w:eastAsia="x-none"/>
        </w:rPr>
        <w:tab/>
        <w:t>Remaining issues on positioning for UE in RRC_INACTIVE state</w:t>
      </w:r>
      <w:r w:rsidR="006B480F" w:rsidRPr="00523133">
        <w:rPr>
          <w:iCs/>
          <w:lang w:eastAsia="x-none"/>
        </w:rPr>
        <w:tab/>
        <w:t>Xiaomi</w:t>
      </w:r>
    </w:p>
    <w:p w14:paraId="6EF26129" w14:textId="65164F43" w:rsidR="006B480F" w:rsidRPr="00523133" w:rsidRDefault="002328C4" w:rsidP="006B480F">
      <w:pPr>
        <w:rPr>
          <w:iCs/>
          <w:lang w:eastAsia="x-none"/>
        </w:rPr>
      </w:pPr>
      <w:hyperlink r:id="rId1457" w:history="1">
        <w:r w:rsidR="004371F4">
          <w:rPr>
            <w:rStyle w:val="Hyperlink"/>
            <w:iCs/>
            <w:lang w:eastAsia="x-none"/>
          </w:rPr>
          <w:t>R1-2202019</w:t>
        </w:r>
      </w:hyperlink>
      <w:r w:rsidR="006B480F" w:rsidRPr="00523133">
        <w:rPr>
          <w:iCs/>
          <w:lang w:eastAsia="x-none"/>
        </w:rPr>
        <w:tab/>
        <w:t>Discussion on demand positioning and positioning in inactive state</w:t>
      </w:r>
      <w:r w:rsidR="006B480F" w:rsidRPr="00523133">
        <w:rPr>
          <w:iCs/>
          <w:lang w:eastAsia="x-none"/>
        </w:rPr>
        <w:tab/>
        <w:t>Samsung</w:t>
      </w:r>
    </w:p>
    <w:p w14:paraId="63865BBA" w14:textId="032B53AE" w:rsidR="006B480F" w:rsidRPr="00523133" w:rsidRDefault="002328C4" w:rsidP="006B480F">
      <w:pPr>
        <w:rPr>
          <w:iCs/>
          <w:lang w:eastAsia="x-none"/>
        </w:rPr>
      </w:pPr>
      <w:hyperlink r:id="rId1458" w:history="1">
        <w:r w:rsidR="004371F4">
          <w:rPr>
            <w:rStyle w:val="Hyperlink"/>
            <w:iCs/>
            <w:lang w:eastAsia="x-none"/>
          </w:rPr>
          <w:t>R1-2202145</w:t>
        </w:r>
      </w:hyperlink>
      <w:r w:rsidR="006B480F" w:rsidRPr="00523133">
        <w:rPr>
          <w:iCs/>
          <w:lang w:eastAsia="x-none"/>
        </w:rPr>
        <w:tab/>
        <w:t>Maintenance on enhancements Related to On Demand PRS And Positioning in RRC Inactive State</w:t>
      </w:r>
      <w:r w:rsidR="006B480F" w:rsidRPr="00523133">
        <w:rPr>
          <w:iCs/>
          <w:lang w:eastAsia="x-none"/>
        </w:rPr>
        <w:tab/>
        <w:t>Qualcomm Incorporated</w:t>
      </w:r>
    </w:p>
    <w:p w14:paraId="3479D5E6" w14:textId="2C5159E6" w:rsidR="006B480F" w:rsidRPr="00523133" w:rsidRDefault="002328C4" w:rsidP="006B480F">
      <w:pPr>
        <w:rPr>
          <w:iCs/>
          <w:lang w:eastAsia="x-none"/>
        </w:rPr>
      </w:pPr>
      <w:hyperlink r:id="rId1459" w:history="1">
        <w:r w:rsidR="004371F4">
          <w:rPr>
            <w:rStyle w:val="Hyperlink"/>
            <w:iCs/>
            <w:lang w:eastAsia="x-none"/>
          </w:rPr>
          <w:t>R1-2202295</w:t>
        </w:r>
      </w:hyperlink>
      <w:r w:rsidR="006B480F" w:rsidRPr="00523133">
        <w:rPr>
          <w:iCs/>
          <w:lang w:eastAsia="x-none"/>
        </w:rPr>
        <w:tab/>
        <w:t>Discussion on other enhancements for positioning</w:t>
      </w:r>
      <w:r w:rsidR="006B480F" w:rsidRPr="00523133">
        <w:rPr>
          <w:iCs/>
          <w:lang w:eastAsia="x-none"/>
        </w:rPr>
        <w:tab/>
        <w:t>LG Electronics</w:t>
      </w:r>
    </w:p>
    <w:p w14:paraId="410F9E8A" w14:textId="0AF8BE37" w:rsidR="006B480F" w:rsidRPr="00523133" w:rsidRDefault="002328C4" w:rsidP="006B480F">
      <w:pPr>
        <w:rPr>
          <w:iCs/>
          <w:lang w:eastAsia="x-none"/>
        </w:rPr>
      </w:pPr>
      <w:hyperlink r:id="rId1460" w:history="1">
        <w:r w:rsidR="004371F4">
          <w:rPr>
            <w:rStyle w:val="Hyperlink"/>
            <w:iCs/>
            <w:lang w:eastAsia="x-none"/>
          </w:rPr>
          <w:t>R1-2202372</w:t>
        </w:r>
      </w:hyperlink>
      <w:r w:rsidR="006B480F" w:rsidRPr="00523133">
        <w:rPr>
          <w:iCs/>
          <w:lang w:eastAsia="x-none"/>
        </w:rPr>
        <w:tab/>
        <w:t>On-Demand PRS and RRC_INACTIVE Positioning Maintenance</w:t>
      </w:r>
      <w:r w:rsidR="006B480F" w:rsidRPr="00523133">
        <w:rPr>
          <w:iCs/>
          <w:lang w:eastAsia="x-none"/>
        </w:rPr>
        <w:tab/>
        <w:t>Lenovo, Motorola Mobility</w:t>
      </w:r>
    </w:p>
    <w:p w14:paraId="0F41E0A3" w14:textId="5AE09D7B" w:rsidR="006B480F" w:rsidRPr="00523133" w:rsidRDefault="002328C4" w:rsidP="006B480F">
      <w:pPr>
        <w:rPr>
          <w:iCs/>
          <w:lang w:eastAsia="x-none"/>
        </w:rPr>
      </w:pPr>
      <w:hyperlink r:id="rId1461" w:history="1">
        <w:r w:rsidR="004371F4">
          <w:rPr>
            <w:rStyle w:val="Hyperlink"/>
            <w:iCs/>
            <w:lang w:eastAsia="x-none"/>
          </w:rPr>
          <w:t>R1-2202394</w:t>
        </w:r>
      </w:hyperlink>
      <w:r w:rsidR="006B480F">
        <w:rPr>
          <w:iCs/>
          <w:lang w:eastAsia="x-none"/>
        </w:rPr>
        <w:tab/>
        <w:t xml:space="preserve">Further details </w:t>
      </w:r>
      <w:r w:rsidR="006B480F" w:rsidRPr="00523133">
        <w:rPr>
          <w:iCs/>
          <w:lang w:eastAsia="x-none"/>
        </w:rPr>
        <w:t>for on-demand PRS reception and SRS in RRC_INACTIVE</w:t>
      </w:r>
      <w:r w:rsidR="006B480F" w:rsidRPr="00523133">
        <w:rPr>
          <w:iCs/>
          <w:lang w:eastAsia="x-none"/>
        </w:rPr>
        <w:tab/>
        <w:t>Ericsson</w:t>
      </w:r>
    </w:p>
    <w:p w14:paraId="6D539225" w14:textId="75DE698C" w:rsidR="006B480F" w:rsidRDefault="002328C4" w:rsidP="006B480F">
      <w:pPr>
        <w:rPr>
          <w:iCs/>
          <w:lang w:eastAsia="x-none"/>
        </w:rPr>
      </w:pPr>
      <w:hyperlink r:id="rId1462" w:history="1">
        <w:r w:rsidR="004371F4">
          <w:rPr>
            <w:rStyle w:val="Hyperlink"/>
            <w:iCs/>
            <w:lang w:eastAsia="x-none"/>
          </w:rPr>
          <w:t>R1-2202421</w:t>
        </w:r>
      </w:hyperlink>
      <w:r w:rsidR="006B480F" w:rsidRPr="00523133">
        <w:rPr>
          <w:iCs/>
          <w:lang w:eastAsia="x-none"/>
        </w:rPr>
        <w:tab/>
        <w:t>Maintenance of RRC_INACTIVE state positioning</w:t>
      </w:r>
      <w:r w:rsidR="006B480F" w:rsidRPr="00523133">
        <w:rPr>
          <w:iCs/>
          <w:lang w:eastAsia="x-none"/>
        </w:rPr>
        <w:tab/>
        <w:t>Huawei, HiSilicon</w:t>
      </w:r>
    </w:p>
    <w:p w14:paraId="7AC6C08D" w14:textId="35D5D3B7" w:rsidR="000C6A34" w:rsidRDefault="000C6A34" w:rsidP="006B480F">
      <w:pPr>
        <w:rPr>
          <w:iCs/>
          <w:lang w:eastAsia="x-none"/>
        </w:rPr>
      </w:pPr>
    </w:p>
    <w:p w14:paraId="00CA3F3D" w14:textId="77777777" w:rsidR="000C6A34" w:rsidRPr="000C6A34" w:rsidRDefault="000C6A34" w:rsidP="000C6A34">
      <w:pPr>
        <w:rPr>
          <w:lang w:eastAsia="x-none"/>
        </w:rPr>
      </w:pPr>
      <w:r w:rsidRPr="000C6A34">
        <w:rPr>
          <w:lang w:eastAsia="x-none"/>
        </w:rPr>
        <w:t>[108-e-R17-ePos-06] – Alexey (Intel)</w:t>
      </w:r>
    </w:p>
    <w:p w14:paraId="69E8BEE8" w14:textId="77777777" w:rsidR="000C6A34" w:rsidRPr="000C6A34" w:rsidRDefault="000C6A34" w:rsidP="000C6A34">
      <w:pPr>
        <w:rPr>
          <w:lang w:eastAsia="x-none"/>
        </w:rPr>
      </w:pPr>
      <w:r w:rsidRPr="000C6A34">
        <w:rPr>
          <w:lang w:eastAsia="x-none"/>
        </w:rPr>
        <w:t>Email discussion for maintenance on RAN2-led aspects in the Others section</w:t>
      </w:r>
    </w:p>
    <w:p w14:paraId="20F0A985" w14:textId="77777777" w:rsidR="000C6A34" w:rsidRPr="000C6A34" w:rsidRDefault="000C6A34" w:rsidP="000C6A34">
      <w:pPr>
        <w:numPr>
          <w:ilvl w:val="0"/>
          <w:numId w:val="62"/>
        </w:numPr>
        <w:rPr>
          <w:lang w:eastAsia="x-none"/>
        </w:rPr>
      </w:pPr>
      <w:r w:rsidRPr="000C6A34">
        <w:rPr>
          <w:rFonts w:hint="eastAsia"/>
          <w:lang w:eastAsia="x-none"/>
        </w:rPr>
        <w:t>1</w:t>
      </w:r>
      <w:r w:rsidRPr="000C6A34">
        <w:rPr>
          <w:rFonts w:hint="eastAsia"/>
          <w:vertAlign w:val="superscript"/>
          <w:lang w:eastAsia="x-none"/>
        </w:rPr>
        <w:t>st</w:t>
      </w:r>
      <w:r w:rsidRPr="000C6A34">
        <w:rPr>
          <w:rFonts w:hint="eastAsia"/>
          <w:lang w:eastAsia="x-none"/>
        </w:rPr>
        <w:t xml:space="preserve"> check point: </w:t>
      </w:r>
      <w:r w:rsidRPr="000C6A34">
        <w:t>February</w:t>
      </w:r>
      <w:r w:rsidRPr="000C6A34">
        <w:rPr>
          <w:rFonts w:hint="eastAsia"/>
        </w:rPr>
        <w:t xml:space="preserve"> </w:t>
      </w:r>
      <w:r w:rsidRPr="000C6A34">
        <w:t>25</w:t>
      </w:r>
    </w:p>
    <w:p w14:paraId="4BA40D16" w14:textId="77777777" w:rsidR="000C6A34" w:rsidRPr="000C6A34" w:rsidRDefault="000C6A34" w:rsidP="000C6A34">
      <w:pPr>
        <w:numPr>
          <w:ilvl w:val="0"/>
          <w:numId w:val="62"/>
        </w:numPr>
        <w:rPr>
          <w:lang w:eastAsia="x-none"/>
        </w:rPr>
      </w:pPr>
      <w:r w:rsidRPr="000C6A34">
        <w:rPr>
          <w:lang w:eastAsia="x-none"/>
        </w:rPr>
        <w:t>Final</w:t>
      </w:r>
      <w:r w:rsidRPr="000C6A34">
        <w:rPr>
          <w:rFonts w:hint="eastAsia"/>
          <w:lang w:eastAsia="x-none"/>
        </w:rPr>
        <w:t xml:space="preserve"> check point: </w:t>
      </w:r>
      <w:r w:rsidRPr="000C6A34">
        <w:t>March 3</w:t>
      </w:r>
    </w:p>
    <w:p w14:paraId="6B62B4CA" w14:textId="1DADBD45" w:rsidR="000C6A34" w:rsidRPr="000C6A34" w:rsidRDefault="002328C4" w:rsidP="000C6A34">
      <w:pPr>
        <w:rPr>
          <w:b/>
          <w:iCs/>
          <w:lang w:eastAsia="x-none"/>
        </w:rPr>
      </w:pPr>
      <w:hyperlink r:id="rId1463" w:history="1">
        <w:r w:rsidR="004371F4">
          <w:rPr>
            <w:rStyle w:val="Hyperlink"/>
            <w:b/>
            <w:iCs/>
            <w:lang w:eastAsia="x-none"/>
          </w:rPr>
          <w:t>R1-2202523</w:t>
        </w:r>
      </w:hyperlink>
      <w:r w:rsidR="000C6A34" w:rsidRPr="000C6A34">
        <w:rPr>
          <w:b/>
          <w:iCs/>
          <w:lang w:eastAsia="x-none"/>
        </w:rPr>
        <w:tab/>
        <w:t>Feature Lead Summary#1 for E-mail Discussion [108-e-NR-ePos-06]</w:t>
      </w:r>
      <w:r w:rsidR="000C6A34" w:rsidRPr="000C6A34">
        <w:rPr>
          <w:b/>
          <w:iCs/>
          <w:lang w:eastAsia="x-none"/>
        </w:rPr>
        <w:tab/>
        <w:t>Moderator (Intel Corporation)</w:t>
      </w:r>
    </w:p>
    <w:p w14:paraId="44BE98CD" w14:textId="12ECF84C" w:rsidR="000C6A34" w:rsidRDefault="000C6A34" w:rsidP="000C6A34">
      <w:pPr>
        <w:rPr>
          <w:iCs/>
          <w:lang w:eastAsia="x-none"/>
        </w:rPr>
      </w:pPr>
      <w:r>
        <w:rPr>
          <w:iCs/>
          <w:lang w:eastAsia="x-none"/>
        </w:rPr>
        <w:t>From Feb 22</w:t>
      </w:r>
      <w:r w:rsidRPr="000C6A34">
        <w:rPr>
          <w:iCs/>
          <w:vertAlign w:val="superscript"/>
          <w:lang w:eastAsia="x-none"/>
        </w:rPr>
        <w:t>nd</w:t>
      </w:r>
      <w:r>
        <w:rPr>
          <w:iCs/>
          <w:lang w:eastAsia="x-none"/>
        </w:rPr>
        <w:t xml:space="preserve"> GTW session</w:t>
      </w:r>
    </w:p>
    <w:p w14:paraId="5EF8CE35" w14:textId="77777777" w:rsidR="000C6A34" w:rsidRPr="00980FC5" w:rsidRDefault="000C6A34" w:rsidP="000C6A34">
      <w:pPr>
        <w:rPr>
          <w:b/>
        </w:rPr>
      </w:pPr>
      <w:r w:rsidRPr="00980FC5">
        <w:rPr>
          <w:highlight w:val="green"/>
        </w:rPr>
        <w:t>Agreement</w:t>
      </w:r>
    </w:p>
    <w:p w14:paraId="0A0BAA03" w14:textId="77777777" w:rsidR="000C6A34" w:rsidRPr="000C6A34" w:rsidRDefault="000C6A34" w:rsidP="00A31B99">
      <w:pPr>
        <w:pStyle w:val="ListParagraph"/>
        <w:numPr>
          <w:ilvl w:val="0"/>
          <w:numId w:val="87"/>
        </w:numPr>
        <w:rPr>
          <w:bCs/>
        </w:rPr>
      </w:pPr>
      <w:r w:rsidRPr="000C6A34">
        <w:rPr>
          <w:bCs/>
        </w:rPr>
        <w:t>Send reply to LS from RAN4 WG (cc to RAN2) clarifying that</w:t>
      </w:r>
    </w:p>
    <w:p w14:paraId="7C85F7FF" w14:textId="77777777" w:rsidR="000C6A34" w:rsidRPr="000C6A34" w:rsidRDefault="000C6A34" w:rsidP="00A31B99">
      <w:pPr>
        <w:pStyle w:val="ListParagraph"/>
        <w:numPr>
          <w:ilvl w:val="1"/>
          <w:numId w:val="87"/>
        </w:numPr>
        <w:rPr>
          <w:bCs/>
        </w:rPr>
      </w:pPr>
      <w:r w:rsidRPr="000C6A34">
        <w:rPr>
          <w:bCs/>
        </w:rPr>
        <w:t xml:space="preserve">From RAN1 perspective, </w:t>
      </w:r>
      <w:r w:rsidRPr="000C6A34">
        <w:rPr>
          <w:rFonts w:hint="eastAsia"/>
          <w:bCs/>
        </w:rPr>
        <w:t>PRS processing window</w:t>
      </w:r>
      <w:r w:rsidRPr="000C6A34">
        <w:rPr>
          <w:bCs/>
        </w:rPr>
        <w:t xml:space="preserve"> defined for PRS measurements outside measurement gap</w:t>
      </w:r>
      <w:r w:rsidRPr="000C6A34">
        <w:rPr>
          <w:rFonts w:hint="eastAsia"/>
          <w:bCs/>
        </w:rPr>
        <w:t xml:space="preserve"> </w:t>
      </w:r>
      <w:r w:rsidRPr="000C6A34">
        <w:rPr>
          <w:bCs/>
        </w:rPr>
        <w:t>is not</w:t>
      </w:r>
      <w:r w:rsidRPr="000C6A34">
        <w:rPr>
          <w:rFonts w:hint="eastAsia"/>
          <w:bCs/>
        </w:rPr>
        <w:t xml:space="preserve"> </w:t>
      </w:r>
      <w:r w:rsidRPr="000C6A34">
        <w:rPr>
          <w:bCs/>
        </w:rPr>
        <w:t>supported</w:t>
      </w:r>
      <w:r w:rsidRPr="000C6A34">
        <w:rPr>
          <w:rFonts w:hint="eastAsia"/>
          <w:bCs/>
        </w:rPr>
        <w:t xml:space="preserve"> in RRC_INACTIVE state</w:t>
      </w:r>
      <w:r w:rsidRPr="000C6A34">
        <w:rPr>
          <w:bCs/>
        </w:rPr>
        <w:t xml:space="preserve"> in Rel-17</w:t>
      </w:r>
    </w:p>
    <w:p w14:paraId="07176793" w14:textId="77777777" w:rsidR="000C6A34" w:rsidRPr="005E2A35" w:rsidRDefault="000C6A34" w:rsidP="000C6A34">
      <w:pPr>
        <w:rPr>
          <w:iCs/>
          <w:lang w:eastAsia="x-none"/>
        </w:rPr>
      </w:pPr>
      <w:r w:rsidRPr="005E2A35">
        <w:rPr>
          <w:rFonts w:hint="eastAsia"/>
          <w:iCs/>
          <w:lang w:eastAsia="x-none"/>
        </w:rPr>
        <w:lastRenderedPageBreak/>
        <w:t>Draft reply LS</w:t>
      </w:r>
      <w:r w:rsidRPr="005E2A35">
        <w:rPr>
          <w:iCs/>
          <w:lang w:eastAsia="x-none"/>
        </w:rPr>
        <w:t xml:space="preserve"> to </w:t>
      </w:r>
    </w:p>
    <w:p w14:paraId="27ED3491" w14:textId="682E24FF" w:rsidR="000C6A34" w:rsidRDefault="002328C4" w:rsidP="000C6A34">
      <w:pPr>
        <w:rPr>
          <w:b/>
          <w:bCs/>
          <w:lang w:eastAsia="x-none"/>
        </w:rPr>
      </w:pPr>
      <w:hyperlink r:id="rId1464" w:history="1">
        <w:r w:rsidR="004371F4">
          <w:rPr>
            <w:rStyle w:val="Hyperlink"/>
            <w:b/>
            <w:bCs/>
            <w:lang w:eastAsia="x-none"/>
          </w:rPr>
          <w:t>R1-2200903</w:t>
        </w:r>
      </w:hyperlink>
      <w:r w:rsidR="000C6A34" w:rsidRPr="00F96361">
        <w:rPr>
          <w:b/>
          <w:bCs/>
          <w:lang w:eastAsia="x-none"/>
        </w:rPr>
        <w:tab/>
        <w:t>LS on the applicability of PRS processing window in RRC_INACTIVE state</w:t>
      </w:r>
      <w:r w:rsidR="000C6A34" w:rsidRPr="00F96361">
        <w:rPr>
          <w:b/>
          <w:bCs/>
          <w:lang w:eastAsia="x-none"/>
        </w:rPr>
        <w:tab/>
        <w:t>RAN4, CATT</w:t>
      </w:r>
    </w:p>
    <w:p w14:paraId="19930ED9" w14:textId="525BC2E6" w:rsidR="000C6A34" w:rsidRDefault="002328C4" w:rsidP="000C6A34">
      <w:pPr>
        <w:rPr>
          <w:b/>
          <w:bCs/>
          <w:iCs/>
          <w:lang w:eastAsia="x-none"/>
        </w:rPr>
      </w:pPr>
      <w:hyperlink r:id="rId1465" w:history="1">
        <w:r w:rsidR="004371F4">
          <w:rPr>
            <w:rStyle w:val="Hyperlink"/>
            <w:b/>
            <w:bCs/>
            <w:iCs/>
            <w:lang w:eastAsia="x-none"/>
          </w:rPr>
          <w:t>R1-2202618</w:t>
        </w:r>
      </w:hyperlink>
      <w:r w:rsidR="000C6A34" w:rsidRPr="005E2A35">
        <w:rPr>
          <w:b/>
          <w:bCs/>
          <w:iCs/>
          <w:lang w:eastAsia="x-none"/>
        </w:rPr>
        <w:tab/>
        <w:t>[Draft] Reply LS on the applicability of PRS processing window in RRC_INACTIVE state</w:t>
      </w:r>
      <w:r w:rsidR="000C6A34" w:rsidRPr="005E2A35">
        <w:rPr>
          <w:b/>
          <w:bCs/>
          <w:iCs/>
          <w:lang w:eastAsia="x-none"/>
        </w:rPr>
        <w:tab/>
        <w:t>Moderator (CATT)</w:t>
      </w:r>
    </w:p>
    <w:p w14:paraId="0D836934" w14:textId="0408A7F1" w:rsidR="000C6A34" w:rsidRPr="00980FC5" w:rsidRDefault="005E2A35" w:rsidP="000C6A34">
      <w:pPr>
        <w:rPr>
          <w:iCs/>
          <w:lang w:eastAsia="x-none"/>
        </w:rPr>
      </w:pPr>
      <w:r>
        <w:rPr>
          <w:b/>
          <w:bCs/>
          <w:iCs/>
          <w:lang w:eastAsia="x-none"/>
        </w:rPr>
        <w:t xml:space="preserve">Decision: </w:t>
      </w:r>
      <w:r w:rsidRPr="005E2A35">
        <w:rPr>
          <w:iCs/>
          <w:lang w:eastAsia="x-none"/>
        </w:rPr>
        <w:t>As per email decision posted on Feb 24</w:t>
      </w:r>
      <w:r w:rsidRPr="005E2A35">
        <w:rPr>
          <w:iCs/>
          <w:vertAlign w:val="superscript"/>
          <w:lang w:eastAsia="x-none"/>
        </w:rPr>
        <w:t>th</w:t>
      </w:r>
      <w:r w:rsidRPr="005E2A35">
        <w:rPr>
          <w:iCs/>
          <w:lang w:eastAsia="x-none"/>
        </w:rPr>
        <w:t xml:space="preserve">, the draft LS is endorsed. Final LS is </w:t>
      </w:r>
      <w:r w:rsidRPr="005E2A35">
        <w:rPr>
          <w:iCs/>
          <w:highlight w:val="green"/>
          <w:lang w:eastAsia="x-none"/>
        </w:rPr>
        <w:t xml:space="preserve">approved in </w:t>
      </w:r>
      <w:hyperlink r:id="rId1466" w:history="1">
        <w:r w:rsidR="004371F4">
          <w:rPr>
            <w:rStyle w:val="Hyperlink"/>
            <w:iCs/>
            <w:highlight w:val="green"/>
            <w:lang w:eastAsia="x-none"/>
          </w:rPr>
          <w:t>R1-2202619</w:t>
        </w:r>
      </w:hyperlink>
      <w:r>
        <w:rPr>
          <w:iCs/>
          <w:lang w:eastAsia="x-none"/>
        </w:rPr>
        <w:t>.</w:t>
      </w:r>
    </w:p>
    <w:p w14:paraId="05679835" w14:textId="6E223AB2" w:rsidR="000C6A34" w:rsidRDefault="000C6A34" w:rsidP="000C6A34">
      <w:pPr>
        <w:rPr>
          <w:iCs/>
          <w:lang w:eastAsia="x-none"/>
        </w:rPr>
      </w:pPr>
    </w:p>
    <w:p w14:paraId="73C826EE" w14:textId="77777777" w:rsidR="00850550" w:rsidRDefault="00850550" w:rsidP="00850550">
      <w:pPr>
        <w:rPr>
          <w:iCs/>
          <w:lang w:eastAsia="x-none"/>
        </w:rPr>
      </w:pPr>
      <w:r>
        <w:rPr>
          <w:b/>
          <w:bCs/>
          <w:iCs/>
          <w:lang w:eastAsia="x-none"/>
        </w:rPr>
        <w:t xml:space="preserve">Decision: </w:t>
      </w:r>
      <w:r w:rsidRPr="005E2A35">
        <w:rPr>
          <w:iCs/>
          <w:lang w:eastAsia="x-none"/>
        </w:rPr>
        <w:t>As per email decision posted on Feb 2</w:t>
      </w:r>
      <w:r>
        <w:rPr>
          <w:iCs/>
          <w:lang w:eastAsia="x-none"/>
        </w:rPr>
        <w:t>5</w:t>
      </w:r>
      <w:r w:rsidRPr="00850550">
        <w:rPr>
          <w:iCs/>
          <w:vertAlign w:val="superscript"/>
          <w:lang w:eastAsia="x-none"/>
        </w:rPr>
        <w:t>th</w:t>
      </w:r>
      <w:r>
        <w:rPr>
          <w:iCs/>
          <w:lang w:eastAsia="x-none"/>
        </w:rPr>
        <w:t>,</w:t>
      </w:r>
    </w:p>
    <w:p w14:paraId="4C825EC2" w14:textId="77777777" w:rsidR="00850550" w:rsidRPr="00980FC5" w:rsidRDefault="00850550" w:rsidP="00850550">
      <w:pPr>
        <w:rPr>
          <w:b/>
        </w:rPr>
      </w:pPr>
      <w:r w:rsidRPr="00980FC5">
        <w:rPr>
          <w:highlight w:val="green"/>
        </w:rPr>
        <w:t>Agreement</w:t>
      </w:r>
    </w:p>
    <w:p w14:paraId="349E3AF3" w14:textId="124EB117" w:rsidR="00850550" w:rsidRPr="00850550" w:rsidRDefault="00850550" w:rsidP="00850550">
      <w:pPr>
        <w:rPr>
          <w:iCs/>
          <w:lang w:eastAsia="x-none"/>
        </w:rPr>
      </w:pPr>
      <w:r w:rsidRPr="00850550">
        <w:rPr>
          <w:rFonts w:hint="eastAsia"/>
          <w:iCs/>
          <w:lang w:eastAsia="x-none"/>
        </w:rPr>
        <w:t xml:space="preserve">The TP </w:t>
      </w:r>
      <w:r w:rsidRPr="00850550">
        <w:rPr>
          <w:iCs/>
          <w:lang w:eastAsia="x-none"/>
        </w:rPr>
        <w:t xml:space="preserve">to TS 38.213 (Section 7.3.1) </w:t>
      </w:r>
      <w:r w:rsidRPr="00850550">
        <w:rPr>
          <w:rFonts w:hint="eastAsia"/>
          <w:iCs/>
          <w:lang w:eastAsia="x-none"/>
        </w:rPr>
        <w:t xml:space="preserve">in proposal </w:t>
      </w:r>
      <w:r w:rsidRPr="00850550">
        <w:rPr>
          <w:iCs/>
          <w:lang w:eastAsia="x-none"/>
        </w:rPr>
        <w:t xml:space="preserve">4.1-2 </w:t>
      </w:r>
      <w:r w:rsidRPr="00850550">
        <w:rPr>
          <w:rFonts w:hint="eastAsia"/>
          <w:iCs/>
          <w:lang w:eastAsia="x-none"/>
        </w:rPr>
        <w:t>in sec</w:t>
      </w:r>
      <w:r w:rsidRPr="00850550">
        <w:rPr>
          <w:iCs/>
          <w:lang w:eastAsia="x-none"/>
        </w:rPr>
        <w:t xml:space="preserve">tion 4.1.2 of </w:t>
      </w:r>
      <w:hyperlink r:id="rId1467" w:history="1">
        <w:r w:rsidR="004371F4">
          <w:rPr>
            <w:rStyle w:val="Hyperlink"/>
            <w:iCs/>
            <w:lang w:eastAsia="x-none"/>
          </w:rPr>
          <w:t>R1-2202523</w:t>
        </w:r>
      </w:hyperlink>
      <w:r w:rsidRPr="00850550">
        <w:rPr>
          <w:iCs/>
          <w:lang w:eastAsia="x-none"/>
        </w:rPr>
        <w:t xml:space="preserve"> is endorsed as modified below:</w:t>
      </w:r>
    </w:p>
    <w:p w14:paraId="30BB29FD" w14:textId="77777777" w:rsidR="00850550" w:rsidRPr="00850550" w:rsidRDefault="00850550" w:rsidP="00850550">
      <w:pPr>
        <w:jc w:val="center"/>
        <w:rPr>
          <w:rFonts w:ascii="Times New Roman" w:hAnsi="Times New Roman"/>
          <w:color w:val="FF0000"/>
          <w:szCs w:val="20"/>
          <w:lang w:bidi="ar"/>
        </w:rPr>
      </w:pPr>
      <w:r w:rsidRPr="00850550">
        <w:rPr>
          <w:rFonts w:ascii="Times New Roman" w:hAnsi="Times New Roman"/>
          <w:color w:val="FF0000"/>
          <w:szCs w:val="20"/>
          <w:lang w:bidi="ar"/>
        </w:rPr>
        <w:t>--- Start of TP ---</w:t>
      </w:r>
    </w:p>
    <w:p w14:paraId="17469F9C" w14:textId="77777777" w:rsidR="00850550" w:rsidRPr="00850550" w:rsidRDefault="00850550" w:rsidP="00850550">
      <w:pPr>
        <w:rPr>
          <w:rFonts w:ascii="Arial" w:hAnsi="Arial" w:cs="Arial"/>
          <w:b/>
          <w:iCs/>
          <w:sz w:val="16"/>
          <w:szCs w:val="16"/>
          <w:lang w:eastAsia="x-none"/>
        </w:rPr>
      </w:pPr>
      <w:r w:rsidRPr="00850550">
        <w:rPr>
          <w:rFonts w:ascii="Arial" w:hAnsi="Arial" w:cs="Arial"/>
          <w:b/>
          <w:iCs/>
          <w:sz w:val="16"/>
          <w:szCs w:val="16"/>
          <w:lang w:eastAsia="x-none"/>
        </w:rPr>
        <w:t>7.3.1</w:t>
      </w:r>
      <w:r w:rsidRPr="00850550">
        <w:rPr>
          <w:rFonts w:ascii="Arial" w:hAnsi="Arial" w:cs="Arial"/>
          <w:b/>
          <w:iCs/>
          <w:sz w:val="16"/>
          <w:szCs w:val="16"/>
          <w:lang w:eastAsia="x-none"/>
        </w:rPr>
        <w:tab/>
        <w:t>UE behaviour</w:t>
      </w:r>
    </w:p>
    <w:p w14:paraId="0B65EF34" w14:textId="77777777" w:rsidR="00850550" w:rsidRPr="00850550" w:rsidRDefault="00850550" w:rsidP="00850550">
      <w:pPr>
        <w:jc w:val="center"/>
        <w:rPr>
          <w:rFonts w:ascii="Arial" w:hAnsi="Arial" w:cs="Arial"/>
          <w:color w:val="FF0000"/>
          <w:sz w:val="16"/>
          <w:szCs w:val="16"/>
          <w:lang w:bidi="ar"/>
        </w:rPr>
      </w:pPr>
      <w:r w:rsidRPr="00850550">
        <w:rPr>
          <w:rFonts w:ascii="Arial" w:hAnsi="Arial" w:cs="Arial"/>
          <w:color w:val="FF0000"/>
          <w:sz w:val="16"/>
          <w:szCs w:val="16"/>
          <w:lang w:bidi="ar"/>
        </w:rPr>
        <w:t>&lt;Unchanged parts are omitted&gt;</w:t>
      </w:r>
    </w:p>
    <w:p w14:paraId="609654F6" w14:textId="1C12950B" w:rsidR="00850550" w:rsidRPr="00850550" w:rsidRDefault="00850550" w:rsidP="00850550">
      <w:pPr>
        <w:ind w:left="568" w:hanging="284"/>
        <w:jc w:val="both"/>
        <w:rPr>
          <w:rFonts w:ascii="Arial" w:hAnsi="Arial" w:cs="Arial"/>
          <w:sz w:val="16"/>
          <w:szCs w:val="16"/>
        </w:rPr>
      </w:pPr>
      <w:r w:rsidRPr="00850550">
        <w:rPr>
          <w:rFonts w:ascii="Arial" w:hAnsi="Arial" w:cs="Arial"/>
          <w:sz w:val="16"/>
          <w:szCs w:val="16"/>
        </w:rPr>
        <w:tab/>
        <w:t>If the UE</w:t>
      </w:r>
      <w:ins w:id="182" w:author="ZTE" w:date="2022-02-08T11:10:00Z">
        <w:r w:rsidRPr="00850550">
          <w:rPr>
            <w:rFonts w:ascii="Arial" w:hAnsi="Arial" w:cs="Arial"/>
            <w:sz w:val="16"/>
            <w:szCs w:val="16"/>
          </w:rPr>
          <w:t xml:space="preserve"> is in the RRC_CONNECTED state and</w:t>
        </w:r>
      </w:ins>
      <w:r w:rsidRPr="00850550">
        <w:rPr>
          <w:rFonts w:ascii="Arial" w:hAnsi="Arial" w:cs="Arial"/>
          <w:sz w:val="16"/>
          <w:szCs w:val="16"/>
        </w:rPr>
        <w:t xml:space="preserve"> determines that the UE is not able to accurately measure </w:t>
      </w:r>
      <m:oMath>
        <m:sSub>
          <m:sSubPr>
            <m:ctrlPr>
              <w:rPr>
                <w:rFonts w:ascii="Cambria Math" w:hAnsi="Cambria Math" w:cs="Arial"/>
                <w:i/>
                <w:sz w:val="16"/>
                <w:szCs w:val="16"/>
              </w:rPr>
            </m:ctrlPr>
          </m:sSubPr>
          <m:e>
            <m:r>
              <w:rPr>
                <w:rFonts w:ascii="Cambria Math" w:hAnsi="Cambria Math" w:cs="Arial"/>
                <w:sz w:val="16"/>
                <w:szCs w:val="16"/>
              </w:rPr>
              <m:t>PL</m:t>
            </m:r>
          </m:e>
          <m:sub>
            <m:r>
              <w:rPr>
                <w:rFonts w:ascii="Cambria Math" w:hAnsi="Cambria Math" w:cs="Arial"/>
                <w:sz w:val="16"/>
                <w:szCs w:val="16"/>
              </w:rPr>
              <m:t>b,f,c</m:t>
            </m:r>
          </m:sub>
        </m:sSub>
        <m:d>
          <m:dPr>
            <m:ctrlPr>
              <w:rPr>
                <w:rFonts w:ascii="Cambria Math" w:eastAsia="MS Mincho" w:hAnsi="Cambria Math" w:cs="Arial"/>
                <w:i/>
                <w:sz w:val="16"/>
                <w:szCs w:val="16"/>
                <w:lang w:eastAsia="ja-JP"/>
              </w:rPr>
            </m:ctrlPr>
          </m:dPr>
          <m:e>
            <m:sSub>
              <m:sSubPr>
                <m:ctrlPr>
                  <w:rPr>
                    <w:rFonts w:ascii="Cambria Math" w:eastAsia="MS Mincho" w:hAnsi="Cambria Math" w:cs="Arial"/>
                    <w:i/>
                    <w:sz w:val="16"/>
                    <w:szCs w:val="16"/>
                    <w:lang w:eastAsia="ja-JP"/>
                  </w:rPr>
                </m:ctrlPr>
              </m:sSubPr>
              <m:e>
                <m:r>
                  <w:rPr>
                    <w:rFonts w:ascii="Cambria Math" w:eastAsia="MS Mincho" w:hAnsi="Cambria Math" w:cs="Arial"/>
                    <w:sz w:val="16"/>
                    <w:szCs w:val="16"/>
                    <w:lang w:eastAsia="ja-JP"/>
                  </w:rPr>
                  <m:t>q</m:t>
                </m:r>
              </m:e>
              <m:sub>
                <m:r>
                  <w:rPr>
                    <w:rFonts w:ascii="Cambria Math" w:eastAsia="MS Mincho" w:hAnsi="Cambria Math" w:cs="Arial"/>
                    <w:sz w:val="16"/>
                    <w:szCs w:val="16"/>
                    <w:lang w:eastAsia="ja-JP"/>
                  </w:rPr>
                  <m:t>d</m:t>
                </m:r>
              </m:sub>
            </m:sSub>
          </m:e>
        </m:d>
      </m:oMath>
      <w:r w:rsidRPr="00850550">
        <w:rPr>
          <w:rFonts w:ascii="Arial" w:hAnsi="Arial" w:cs="Arial"/>
          <w:sz w:val="16"/>
          <w:szCs w:val="16"/>
          <w:lang w:eastAsia="ja-JP"/>
        </w:rPr>
        <w:t xml:space="preserve">, </w:t>
      </w:r>
      <w:del w:id="183" w:author="David mazzarese" w:date="2022-02-25T18:13:00Z">
        <w:r w:rsidRPr="00850550" w:rsidDel="000C50C2">
          <w:rPr>
            <w:rFonts w:ascii="Arial" w:hAnsi="Arial" w:cs="Arial"/>
            <w:sz w:val="16"/>
            <w:szCs w:val="16"/>
            <w:lang w:val="ru-RU" w:eastAsia="ja-JP"/>
          </w:rPr>
          <w:delText>р</w:delText>
        </w:r>
      </w:del>
      <w:r w:rsidRPr="00850550">
        <w:rPr>
          <w:rFonts w:ascii="Arial" w:hAnsi="Arial" w:cs="Arial"/>
          <w:sz w:val="16"/>
          <w:szCs w:val="16"/>
          <w:lang w:eastAsia="ja-JP"/>
        </w:rPr>
        <w:t xml:space="preserve">or the UE is not provided with </w:t>
      </w:r>
      <w:r w:rsidRPr="00850550">
        <w:rPr>
          <w:rFonts w:ascii="Arial" w:hAnsi="Arial" w:cs="Arial"/>
          <w:i/>
          <w:iCs/>
          <w:sz w:val="16"/>
          <w:szCs w:val="16"/>
          <w:lang w:eastAsia="ja-JP"/>
        </w:rPr>
        <w:t>pathlossReferenceRS-Pos</w:t>
      </w:r>
      <w:r w:rsidRPr="00850550">
        <w:rPr>
          <w:rFonts w:ascii="Arial" w:hAnsi="Arial" w:cs="Arial"/>
          <w:iCs/>
          <w:sz w:val="16"/>
          <w:szCs w:val="16"/>
        </w:rPr>
        <w:t xml:space="preserve">, the UE calculates </w:t>
      </w:r>
      <m:oMath>
        <m:sSub>
          <m:sSubPr>
            <m:ctrlPr>
              <w:rPr>
                <w:rFonts w:ascii="Cambria Math" w:hAnsi="Cambria Math" w:cs="Arial"/>
                <w:i/>
                <w:sz w:val="16"/>
                <w:szCs w:val="16"/>
              </w:rPr>
            </m:ctrlPr>
          </m:sSubPr>
          <m:e>
            <m:r>
              <w:rPr>
                <w:rFonts w:ascii="Cambria Math" w:hAnsi="Cambria Math" w:cs="Arial"/>
                <w:sz w:val="16"/>
                <w:szCs w:val="16"/>
              </w:rPr>
              <m:t>PL</m:t>
            </m:r>
          </m:e>
          <m:sub>
            <m:r>
              <w:rPr>
                <w:rFonts w:ascii="Cambria Math" w:hAnsi="Cambria Math" w:cs="Arial"/>
                <w:sz w:val="16"/>
                <w:szCs w:val="16"/>
              </w:rPr>
              <m:t>b,f,c</m:t>
            </m:r>
          </m:sub>
        </m:sSub>
        <m:d>
          <m:dPr>
            <m:ctrlPr>
              <w:rPr>
                <w:rFonts w:ascii="Cambria Math" w:eastAsia="MS Mincho" w:hAnsi="Cambria Math" w:cs="Arial"/>
                <w:i/>
                <w:sz w:val="16"/>
                <w:szCs w:val="16"/>
                <w:lang w:eastAsia="ja-JP"/>
              </w:rPr>
            </m:ctrlPr>
          </m:dPr>
          <m:e>
            <m:sSub>
              <m:sSubPr>
                <m:ctrlPr>
                  <w:rPr>
                    <w:rFonts w:ascii="Cambria Math" w:eastAsia="MS Mincho" w:hAnsi="Cambria Math" w:cs="Arial"/>
                    <w:i/>
                    <w:sz w:val="16"/>
                    <w:szCs w:val="16"/>
                    <w:lang w:eastAsia="ja-JP"/>
                  </w:rPr>
                </m:ctrlPr>
              </m:sSubPr>
              <m:e>
                <m:r>
                  <w:rPr>
                    <w:rFonts w:ascii="Cambria Math" w:eastAsia="MS Mincho" w:hAnsi="Cambria Math" w:cs="Arial"/>
                    <w:sz w:val="16"/>
                    <w:szCs w:val="16"/>
                    <w:lang w:eastAsia="ja-JP"/>
                  </w:rPr>
                  <m:t>q</m:t>
                </m:r>
              </m:e>
              <m:sub>
                <m:r>
                  <w:rPr>
                    <w:rFonts w:ascii="Cambria Math" w:eastAsia="MS Mincho" w:hAnsi="Cambria Math" w:cs="Arial"/>
                    <w:sz w:val="16"/>
                    <w:szCs w:val="16"/>
                    <w:lang w:eastAsia="ja-JP"/>
                  </w:rPr>
                  <m:t>d</m:t>
                </m:r>
              </m:sub>
            </m:sSub>
          </m:e>
        </m:d>
      </m:oMath>
      <w:r w:rsidRPr="00850550">
        <w:rPr>
          <w:rFonts w:ascii="Arial" w:hAnsi="Arial" w:cs="Arial"/>
          <w:sz w:val="16"/>
          <w:szCs w:val="16"/>
        </w:rPr>
        <w:t xml:space="preserve"> using </w:t>
      </w:r>
      <w:r w:rsidRPr="00850550">
        <w:rPr>
          <w:rFonts w:ascii="Arial" w:hAnsi="Arial" w:cs="Arial"/>
          <w:iCs/>
          <w:sz w:val="16"/>
          <w:szCs w:val="16"/>
        </w:rPr>
        <w:t xml:space="preserve">a RS resource obtained from the SS/PBCH block of the serving cell that the UE uses to obtain </w:t>
      </w:r>
      <w:r w:rsidRPr="00850550">
        <w:rPr>
          <w:rFonts w:ascii="Arial" w:hAnsi="Arial" w:cs="Arial"/>
          <w:i/>
          <w:sz w:val="16"/>
          <w:szCs w:val="16"/>
        </w:rPr>
        <w:t>MIB</w:t>
      </w:r>
      <w:ins w:id="184" w:author="ZTE" w:date="2022-02-08T11:10:00Z">
        <w:r w:rsidRPr="00850550">
          <w:rPr>
            <w:rFonts w:ascii="Arial" w:hAnsi="Arial" w:cs="Arial"/>
            <w:i/>
            <w:sz w:val="16"/>
            <w:szCs w:val="16"/>
          </w:rPr>
          <w:t xml:space="preserve">. </w:t>
        </w:r>
        <w:r w:rsidRPr="00850550">
          <w:rPr>
            <w:rFonts w:ascii="Arial" w:hAnsi="Arial" w:cs="Arial"/>
            <w:sz w:val="16"/>
            <w:szCs w:val="16"/>
          </w:rPr>
          <w:t xml:space="preserve">If the UE is in the RRC_INACTIVE state and determines that the UE is not able to accurately measure </w:t>
        </w:r>
      </w:ins>
      <m:oMath>
        <m:sSub>
          <m:sSubPr>
            <m:ctrlPr>
              <w:ins w:id="185" w:author="ZTE" w:date="2022-02-08T11:10:00Z">
                <w:rPr>
                  <w:rFonts w:ascii="Cambria Math" w:hAnsi="Cambria Math" w:cs="Arial"/>
                  <w:i/>
                  <w:sz w:val="16"/>
                  <w:szCs w:val="16"/>
                </w:rPr>
              </w:ins>
            </m:ctrlPr>
          </m:sSubPr>
          <m:e>
            <m:r>
              <w:ins w:id="186" w:author="ZTE" w:date="2022-02-08T11:10:00Z">
                <w:rPr>
                  <w:rFonts w:ascii="Cambria Math" w:hAnsi="Cambria Math" w:cs="Arial"/>
                  <w:sz w:val="16"/>
                  <w:szCs w:val="16"/>
                </w:rPr>
                <m:t>PL</m:t>
              </w:ins>
            </m:r>
          </m:e>
          <m:sub>
            <m:r>
              <w:ins w:id="187" w:author="ZTE" w:date="2022-02-08T11:10:00Z">
                <w:rPr>
                  <w:rFonts w:ascii="Cambria Math" w:hAnsi="Cambria Math" w:cs="Arial"/>
                  <w:sz w:val="16"/>
                  <w:szCs w:val="16"/>
                </w:rPr>
                <m:t>b,f,c</m:t>
              </w:ins>
            </m:r>
          </m:sub>
        </m:sSub>
        <m:d>
          <m:dPr>
            <m:ctrlPr>
              <w:ins w:id="188" w:author="ZTE" w:date="2022-02-08T11:10:00Z">
                <w:rPr>
                  <w:rFonts w:ascii="Cambria Math" w:eastAsia="MS Mincho" w:hAnsi="Cambria Math" w:cs="Arial"/>
                  <w:i/>
                  <w:sz w:val="16"/>
                  <w:szCs w:val="16"/>
                  <w:lang w:eastAsia="ja-JP"/>
                </w:rPr>
              </w:ins>
            </m:ctrlPr>
          </m:dPr>
          <m:e>
            <m:sSub>
              <m:sSubPr>
                <m:ctrlPr>
                  <w:ins w:id="189" w:author="ZTE" w:date="2022-02-08T11:10:00Z">
                    <w:rPr>
                      <w:rFonts w:ascii="Cambria Math" w:eastAsia="MS Mincho" w:hAnsi="Cambria Math" w:cs="Arial"/>
                      <w:i/>
                      <w:sz w:val="16"/>
                      <w:szCs w:val="16"/>
                      <w:lang w:eastAsia="ja-JP"/>
                    </w:rPr>
                  </w:ins>
                </m:ctrlPr>
              </m:sSubPr>
              <m:e>
                <m:r>
                  <w:ins w:id="190" w:author="ZTE" w:date="2022-02-08T11:10:00Z">
                    <w:rPr>
                      <w:rFonts w:ascii="Cambria Math" w:eastAsia="MS Mincho" w:hAnsi="Cambria Math" w:cs="Arial"/>
                      <w:sz w:val="16"/>
                      <w:szCs w:val="16"/>
                      <w:lang w:eastAsia="ja-JP"/>
                    </w:rPr>
                    <m:t>q</m:t>
                  </w:ins>
                </m:r>
              </m:e>
              <m:sub>
                <m:r>
                  <w:ins w:id="191" w:author="ZTE" w:date="2022-02-08T11:10:00Z">
                    <w:rPr>
                      <w:rFonts w:ascii="Cambria Math" w:eastAsia="MS Mincho" w:hAnsi="Cambria Math" w:cs="Arial"/>
                      <w:sz w:val="16"/>
                      <w:szCs w:val="16"/>
                      <w:lang w:eastAsia="ja-JP"/>
                    </w:rPr>
                    <m:t>d</m:t>
                  </w:ins>
                </m:r>
              </m:sub>
            </m:sSub>
          </m:e>
        </m:d>
      </m:oMath>
      <w:ins w:id="192" w:author="ZTE" w:date="2022-02-08T11:10:00Z">
        <w:r w:rsidRPr="00850550">
          <w:rPr>
            <w:rFonts w:ascii="Arial" w:hAnsi="Arial" w:cs="Arial"/>
            <w:sz w:val="16"/>
            <w:szCs w:val="16"/>
            <w:lang w:eastAsia="ja-JP"/>
          </w:rPr>
          <w:t>, the UE does not transmit the SRS</w:t>
        </w:r>
      </w:ins>
      <w:ins w:id="193" w:author="ZTE" w:date="2022-02-08T11:17:00Z">
        <w:r w:rsidRPr="00850550">
          <w:rPr>
            <w:rFonts w:ascii="Arial" w:hAnsi="Arial" w:cs="Arial"/>
            <w:sz w:val="16"/>
            <w:szCs w:val="16"/>
          </w:rPr>
          <w:t xml:space="preserve"> resource set for positioning</w:t>
        </w:r>
      </w:ins>
      <w:ins w:id="194" w:author="ZTE" w:date="2022-02-08T11:10:00Z">
        <w:r w:rsidRPr="00850550">
          <w:rPr>
            <w:rFonts w:ascii="Arial" w:hAnsi="Arial" w:cs="Arial"/>
            <w:sz w:val="16"/>
            <w:szCs w:val="16"/>
          </w:rPr>
          <w:t>.</w:t>
        </w:r>
      </w:ins>
    </w:p>
    <w:p w14:paraId="02464E9E" w14:textId="77777777" w:rsidR="00850550" w:rsidRPr="00850550" w:rsidRDefault="00850550" w:rsidP="00850550">
      <w:pPr>
        <w:jc w:val="center"/>
        <w:rPr>
          <w:rFonts w:ascii="Arial" w:hAnsi="Arial" w:cs="Arial"/>
          <w:color w:val="FF0000"/>
          <w:sz w:val="16"/>
          <w:szCs w:val="16"/>
          <w:lang w:bidi="ar"/>
        </w:rPr>
      </w:pPr>
      <w:r w:rsidRPr="00850550">
        <w:rPr>
          <w:rFonts w:ascii="Arial" w:hAnsi="Arial" w:cs="Arial"/>
          <w:color w:val="FF0000"/>
          <w:sz w:val="16"/>
          <w:szCs w:val="16"/>
          <w:lang w:bidi="ar"/>
        </w:rPr>
        <w:t>&lt;Unchanged parts are omitted&gt;</w:t>
      </w:r>
    </w:p>
    <w:p w14:paraId="5E42B06E" w14:textId="77777777" w:rsidR="00850550" w:rsidRPr="00850550" w:rsidRDefault="00850550" w:rsidP="00850550">
      <w:pPr>
        <w:jc w:val="center"/>
        <w:rPr>
          <w:rFonts w:ascii="Times New Roman" w:hAnsi="Times New Roman"/>
          <w:color w:val="FF0000"/>
          <w:szCs w:val="20"/>
          <w:lang w:bidi="ar"/>
        </w:rPr>
      </w:pPr>
      <w:r w:rsidRPr="00850550">
        <w:rPr>
          <w:rFonts w:ascii="Times New Roman" w:hAnsi="Times New Roman"/>
          <w:color w:val="FF0000"/>
          <w:szCs w:val="20"/>
          <w:lang w:bidi="ar"/>
        </w:rPr>
        <w:t>--- End of TP ---</w:t>
      </w:r>
    </w:p>
    <w:p w14:paraId="3F774C2C" w14:textId="77777777" w:rsidR="00850550" w:rsidRPr="00850550" w:rsidRDefault="00850550" w:rsidP="00850550">
      <w:pPr>
        <w:rPr>
          <w:rFonts w:ascii="Times New Roman" w:hAnsi="Times New Roman"/>
          <w:iCs/>
          <w:szCs w:val="20"/>
          <w:highlight w:val="green"/>
          <w:lang w:eastAsia="x-none"/>
        </w:rPr>
      </w:pPr>
    </w:p>
    <w:p w14:paraId="1F674914" w14:textId="77777777" w:rsidR="00850550" w:rsidRPr="00980FC5" w:rsidRDefault="00850550" w:rsidP="00850550">
      <w:pPr>
        <w:rPr>
          <w:b/>
        </w:rPr>
      </w:pPr>
      <w:r w:rsidRPr="00980FC5">
        <w:rPr>
          <w:highlight w:val="green"/>
        </w:rPr>
        <w:t>Agreement</w:t>
      </w:r>
    </w:p>
    <w:p w14:paraId="6EC954D5" w14:textId="05030FB1" w:rsidR="00850550" w:rsidRPr="00850550" w:rsidRDefault="00850550" w:rsidP="00A31B99">
      <w:pPr>
        <w:pStyle w:val="ListParagraph"/>
        <w:numPr>
          <w:ilvl w:val="0"/>
          <w:numId w:val="87"/>
        </w:numPr>
        <w:rPr>
          <w:iCs/>
          <w:lang w:eastAsia="x-none"/>
        </w:rPr>
      </w:pPr>
      <w:r w:rsidRPr="00850550">
        <w:rPr>
          <w:rFonts w:hint="eastAsia"/>
          <w:iCs/>
          <w:lang w:eastAsia="x-none"/>
        </w:rPr>
        <w:t xml:space="preserve">The TP </w:t>
      </w:r>
      <w:r w:rsidRPr="00850550">
        <w:rPr>
          <w:iCs/>
          <w:lang w:eastAsia="x-none"/>
        </w:rPr>
        <w:t xml:space="preserve">to TS 38.214 (Section 5.1.6.5) </w:t>
      </w:r>
      <w:r w:rsidRPr="00850550">
        <w:rPr>
          <w:rFonts w:hint="eastAsia"/>
          <w:iCs/>
          <w:lang w:eastAsia="x-none"/>
        </w:rPr>
        <w:t xml:space="preserve">in proposal </w:t>
      </w:r>
      <w:r w:rsidRPr="00850550">
        <w:rPr>
          <w:iCs/>
          <w:lang w:eastAsia="x-none"/>
        </w:rPr>
        <w:t xml:space="preserve">4.2-2 </w:t>
      </w:r>
      <w:r w:rsidRPr="00850550">
        <w:rPr>
          <w:rFonts w:hint="eastAsia"/>
          <w:iCs/>
          <w:lang w:eastAsia="x-none"/>
        </w:rPr>
        <w:t>in sec</w:t>
      </w:r>
      <w:r w:rsidRPr="00850550">
        <w:rPr>
          <w:iCs/>
          <w:lang w:eastAsia="x-none"/>
        </w:rPr>
        <w:t xml:space="preserve">tion 4.2.2 of </w:t>
      </w:r>
      <w:hyperlink r:id="rId1468" w:history="1">
        <w:r w:rsidR="004371F4">
          <w:rPr>
            <w:rStyle w:val="Hyperlink"/>
            <w:iCs/>
            <w:lang w:eastAsia="x-none"/>
          </w:rPr>
          <w:t>R1-2202523</w:t>
        </w:r>
      </w:hyperlink>
      <w:r w:rsidRPr="00850550">
        <w:rPr>
          <w:iCs/>
          <w:lang w:eastAsia="x-none"/>
        </w:rPr>
        <w:t xml:space="preserve"> is endorsed.</w:t>
      </w:r>
    </w:p>
    <w:p w14:paraId="3CC85E46" w14:textId="386D9328" w:rsidR="00850550" w:rsidRPr="00850550" w:rsidRDefault="00850550" w:rsidP="00A31B99">
      <w:pPr>
        <w:pStyle w:val="ListParagraph"/>
        <w:numPr>
          <w:ilvl w:val="0"/>
          <w:numId w:val="87"/>
        </w:numPr>
        <w:rPr>
          <w:iCs/>
          <w:lang w:eastAsia="x-none"/>
        </w:rPr>
      </w:pPr>
      <w:r w:rsidRPr="00850550">
        <w:rPr>
          <w:rFonts w:hint="eastAsia"/>
          <w:iCs/>
          <w:lang w:eastAsia="x-none"/>
        </w:rPr>
        <w:t xml:space="preserve">The TP </w:t>
      </w:r>
      <w:r w:rsidRPr="00850550">
        <w:rPr>
          <w:iCs/>
          <w:lang w:eastAsia="x-none"/>
        </w:rPr>
        <w:t xml:space="preserve">to TS 38.214 (Section 5.1.6.5) </w:t>
      </w:r>
      <w:r w:rsidRPr="00850550">
        <w:rPr>
          <w:rFonts w:hint="eastAsia"/>
          <w:iCs/>
          <w:lang w:eastAsia="x-none"/>
        </w:rPr>
        <w:t xml:space="preserve">in proposal </w:t>
      </w:r>
      <w:r w:rsidRPr="00850550">
        <w:rPr>
          <w:iCs/>
          <w:lang w:eastAsia="x-none"/>
        </w:rPr>
        <w:t xml:space="preserve">4.3-2 </w:t>
      </w:r>
      <w:r w:rsidRPr="00850550">
        <w:rPr>
          <w:rFonts w:hint="eastAsia"/>
          <w:iCs/>
          <w:lang w:eastAsia="x-none"/>
        </w:rPr>
        <w:t>in sec</w:t>
      </w:r>
      <w:r w:rsidRPr="00850550">
        <w:rPr>
          <w:iCs/>
          <w:lang w:eastAsia="x-none"/>
        </w:rPr>
        <w:t xml:space="preserve">tion 4.3.2 of </w:t>
      </w:r>
      <w:hyperlink r:id="rId1469" w:history="1">
        <w:r w:rsidR="004371F4">
          <w:rPr>
            <w:rStyle w:val="Hyperlink"/>
            <w:iCs/>
            <w:lang w:eastAsia="x-none"/>
          </w:rPr>
          <w:t>R1-2202523</w:t>
        </w:r>
      </w:hyperlink>
      <w:r w:rsidRPr="00850550">
        <w:rPr>
          <w:iCs/>
          <w:lang w:eastAsia="x-none"/>
        </w:rPr>
        <w:t xml:space="preserve"> is endorsed.</w:t>
      </w:r>
    </w:p>
    <w:p w14:paraId="6DD576AC" w14:textId="77777777" w:rsidR="00850550" w:rsidRPr="00A2519E" w:rsidRDefault="00850550" w:rsidP="00850550">
      <w:pPr>
        <w:rPr>
          <w:iCs/>
          <w:lang w:eastAsia="x-none"/>
        </w:rPr>
      </w:pPr>
    </w:p>
    <w:p w14:paraId="7246D216" w14:textId="366F6D3A" w:rsidR="000C6A34" w:rsidRPr="00BA16AC" w:rsidRDefault="002328C4" w:rsidP="000C6A34">
      <w:pPr>
        <w:rPr>
          <w:b/>
          <w:bCs/>
          <w:iCs/>
          <w:lang w:eastAsia="x-none"/>
        </w:rPr>
      </w:pPr>
      <w:hyperlink r:id="rId1470" w:history="1">
        <w:r w:rsidR="004371F4">
          <w:rPr>
            <w:rStyle w:val="Hyperlink"/>
            <w:b/>
            <w:bCs/>
            <w:iCs/>
            <w:lang w:eastAsia="x-none"/>
          </w:rPr>
          <w:t>R1-2202524</w:t>
        </w:r>
      </w:hyperlink>
      <w:r w:rsidR="000C6A34" w:rsidRPr="00BA16AC">
        <w:rPr>
          <w:b/>
          <w:bCs/>
          <w:iCs/>
          <w:lang w:eastAsia="x-none"/>
        </w:rPr>
        <w:tab/>
        <w:t>Feature Lead Summary#2 for E-mail Discussion [108-e-NR-ePos-06]</w:t>
      </w:r>
      <w:r w:rsidR="000C6A34" w:rsidRPr="00BA16AC">
        <w:rPr>
          <w:b/>
          <w:bCs/>
          <w:iCs/>
          <w:lang w:eastAsia="x-none"/>
        </w:rPr>
        <w:tab/>
        <w:t>Moderator (Intel Corporation)</w:t>
      </w:r>
    </w:p>
    <w:p w14:paraId="191EEECF" w14:textId="77777777" w:rsidR="00BA16AC" w:rsidRPr="00BA16AC" w:rsidRDefault="00BA16AC" w:rsidP="00BA16AC">
      <w:pPr>
        <w:rPr>
          <w:rFonts w:ascii="Times New Roman" w:hAnsi="Times New Roman"/>
          <w:iCs/>
          <w:szCs w:val="20"/>
          <w:highlight w:val="darkYellow"/>
          <w:lang w:eastAsia="x-none"/>
        </w:rPr>
      </w:pPr>
      <w:r w:rsidRPr="00BA16AC">
        <w:rPr>
          <w:rFonts w:ascii="Times New Roman" w:hAnsi="Times New Roman"/>
          <w:iCs/>
          <w:szCs w:val="20"/>
          <w:highlight w:val="darkYellow"/>
          <w:lang w:eastAsia="x-none"/>
        </w:rPr>
        <w:t>Working assumption</w:t>
      </w:r>
    </w:p>
    <w:p w14:paraId="52BC2C34" w14:textId="77777777" w:rsidR="00BA16AC" w:rsidRPr="00BA16AC" w:rsidRDefault="00BA16AC" w:rsidP="00BA16AC">
      <w:pPr>
        <w:rPr>
          <w:rFonts w:ascii="Times New Roman" w:hAnsi="Times New Roman"/>
          <w:iCs/>
          <w:szCs w:val="20"/>
          <w:lang w:eastAsia="x-none"/>
        </w:rPr>
      </w:pPr>
      <w:r w:rsidRPr="00BA16AC">
        <w:rPr>
          <w:rFonts w:ascii="Times New Roman" w:hAnsi="Times New Roman"/>
          <w:iCs/>
          <w:szCs w:val="20"/>
          <w:lang w:eastAsia="x-none"/>
        </w:rPr>
        <w:t>For Option 2 of SRS for positioning transmission in RRC_INACTIVE, a UE capability for switching time between SRS Tx and other Tx in initial UL BWP or Rx in initial DL BWP is introduced</w:t>
      </w:r>
    </w:p>
    <w:p w14:paraId="17F898CA" w14:textId="77777777" w:rsidR="00BA16AC" w:rsidRPr="00BA16AC" w:rsidRDefault="00BA16AC" w:rsidP="00F44FD9">
      <w:pPr>
        <w:pStyle w:val="3GPPAgreements"/>
        <w:numPr>
          <w:ilvl w:val="0"/>
          <w:numId w:val="144"/>
        </w:numPr>
        <w:tabs>
          <w:tab w:val="left" w:pos="360"/>
        </w:tabs>
        <w:spacing w:before="0" w:after="0"/>
        <w:rPr>
          <w:bCs/>
          <w:sz w:val="20"/>
          <w:lang w:val="en-GB"/>
        </w:rPr>
      </w:pPr>
      <w:r w:rsidRPr="00BA16AC">
        <w:rPr>
          <w:bCs/>
          <w:sz w:val="20"/>
          <w:lang w:val="en-GB"/>
        </w:rPr>
        <w:t>The capability is reported per band</w:t>
      </w:r>
    </w:p>
    <w:p w14:paraId="370A4551" w14:textId="77777777" w:rsidR="00BA16AC" w:rsidRPr="00BA16AC" w:rsidRDefault="00BA16AC" w:rsidP="00F44FD9">
      <w:pPr>
        <w:pStyle w:val="3GPPAgreements"/>
        <w:numPr>
          <w:ilvl w:val="1"/>
          <w:numId w:val="144"/>
        </w:numPr>
        <w:tabs>
          <w:tab w:val="left" w:pos="360"/>
        </w:tabs>
        <w:spacing w:before="0" w:after="0"/>
        <w:rPr>
          <w:bCs/>
          <w:sz w:val="20"/>
          <w:lang w:val="en-GB"/>
        </w:rPr>
      </w:pPr>
      <w:r w:rsidRPr="00BA16AC">
        <w:rPr>
          <w:bCs/>
          <w:sz w:val="20"/>
          <w:lang w:val="en-GB"/>
        </w:rPr>
        <w:t>The capability applies at least to TDD</w:t>
      </w:r>
    </w:p>
    <w:p w14:paraId="2011F64A" w14:textId="77777777" w:rsidR="00BA16AC" w:rsidRPr="00BA16AC" w:rsidRDefault="00BA16AC" w:rsidP="00F44FD9">
      <w:pPr>
        <w:pStyle w:val="3GPPAgreements"/>
        <w:numPr>
          <w:ilvl w:val="1"/>
          <w:numId w:val="144"/>
        </w:numPr>
        <w:tabs>
          <w:tab w:val="left" w:pos="360"/>
        </w:tabs>
        <w:spacing w:before="0" w:after="0"/>
        <w:rPr>
          <w:bCs/>
          <w:sz w:val="20"/>
          <w:lang w:val="en-GB"/>
        </w:rPr>
      </w:pPr>
      <w:r w:rsidRPr="00BA16AC">
        <w:rPr>
          <w:bCs/>
          <w:sz w:val="20"/>
          <w:lang w:val="en-GB"/>
        </w:rPr>
        <w:t>FFS: FDD</w:t>
      </w:r>
    </w:p>
    <w:p w14:paraId="6C2241C2" w14:textId="77777777" w:rsidR="00BA16AC" w:rsidRPr="00BA16AC" w:rsidRDefault="00BA16AC" w:rsidP="00F44FD9">
      <w:pPr>
        <w:pStyle w:val="3GPPAgreements"/>
        <w:numPr>
          <w:ilvl w:val="0"/>
          <w:numId w:val="144"/>
        </w:numPr>
        <w:tabs>
          <w:tab w:val="left" w:pos="360"/>
        </w:tabs>
        <w:spacing w:before="0" w:after="0"/>
        <w:rPr>
          <w:bCs/>
          <w:sz w:val="20"/>
          <w:lang w:val="en-GB"/>
        </w:rPr>
      </w:pPr>
      <w:r w:rsidRPr="00BA16AC">
        <w:rPr>
          <w:bCs/>
          <w:sz w:val="20"/>
          <w:lang w:val="en-GB"/>
        </w:rPr>
        <w:t>The switching time value(s) are left up to RAN4 discussion</w:t>
      </w:r>
    </w:p>
    <w:p w14:paraId="79419740" w14:textId="77777777" w:rsidR="00BA16AC" w:rsidRPr="00BA16AC" w:rsidRDefault="00BA16AC" w:rsidP="00F44FD9">
      <w:pPr>
        <w:pStyle w:val="3GPPAgreements"/>
        <w:numPr>
          <w:ilvl w:val="0"/>
          <w:numId w:val="144"/>
        </w:numPr>
        <w:tabs>
          <w:tab w:val="left" w:pos="360"/>
        </w:tabs>
        <w:spacing w:before="0" w:after="0"/>
        <w:rPr>
          <w:bCs/>
          <w:sz w:val="20"/>
          <w:lang w:val="en-GB"/>
        </w:rPr>
      </w:pPr>
      <w:r w:rsidRPr="00BA16AC">
        <w:rPr>
          <w:bCs/>
          <w:sz w:val="20"/>
          <w:lang w:val="en-GB"/>
        </w:rPr>
        <w:t>If the transmission of SRS for positioning with the switching time overlaps/collides in time domain with other DL reception or UL transmission at least for TDD, the SRS for positioning transmission is dropped in the symbol(s) where the overlap/collision occurs</w:t>
      </w:r>
    </w:p>
    <w:p w14:paraId="6454621E" w14:textId="77777777" w:rsidR="00BA16AC" w:rsidRPr="00BA16AC" w:rsidRDefault="00BA16AC" w:rsidP="00F44FD9">
      <w:pPr>
        <w:pStyle w:val="3GPPAgreements"/>
        <w:numPr>
          <w:ilvl w:val="1"/>
          <w:numId w:val="144"/>
        </w:numPr>
        <w:tabs>
          <w:tab w:val="left" w:pos="360"/>
        </w:tabs>
        <w:spacing w:before="0" w:after="0"/>
        <w:rPr>
          <w:bCs/>
          <w:sz w:val="20"/>
          <w:lang w:val="en-GB"/>
        </w:rPr>
      </w:pPr>
      <w:r w:rsidRPr="00BA16AC">
        <w:rPr>
          <w:bCs/>
          <w:sz w:val="20"/>
          <w:lang w:val="en-GB"/>
        </w:rPr>
        <w:t>Note: Transmission of SRS for positioning with the switching time covers the following example TDD cases:</w:t>
      </w:r>
    </w:p>
    <w:p w14:paraId="1444FA15" w14:textId="77777777" w:rsidR="00BA16AC" w:rsidRPr="00BA16AC" w:rsidRDefault="00BA16AC" w:rsidP="00F44FD9">
      <w:pPr>
        <w:pStyle w:val="3GPPAgreements"/>
        <w:numPr>
          <w:ilvl w:val="2"/>
          <w:numId w:val="185"/>
        </w:numPr>
        <w:tabs>
          <w:tab w:val="left" w:pos="360"/>
        </w:tabs>
        <w:spacing w:before="0" w:after="0"/>
        <w:rPr>
          <w:bCs/>
          <w:sz w:val="20"/>
          <w:lang w:val="en-GB"/>
        </w:rPr>
      </w:pPr>
      <w:r w:rsidRPr="00BA16AC">
        <w:rPr>
          <w:bCs/>
          <w:sz w:val="20"/>
          <w:lang w:val="en-GB"/>
        </w:rPr>
        <w:t>“switching after SRS” (i.e., transmission of SRS + switching time)</w:t>
      </w:r>
    </w:p>
    <w:p w14:paraId="353AC1A9" w14:textId="77777777" w:rsidR="00BA16AC" w:rsidRPr="00BA16AC" w:rsidRDefault="00BA16AC" w:rsidP="00F44FD9">
      <w:pPr>
        <w:pStyle w:val="3GPPAgreements"/>
        <w:numPr>
          <w:ilvl w:val="2"/>
          <w:numId w:val="185"/>
        </w:numPr>
        <w:tabs>
          <w:tab w:val="left" w:pos="360"/>
        </w:tabs>
        <w:spacing w:before="0" w:after="0"/>
        <w:rPr>
          <w:bCs/>
          <w:sz w:val="20"/>
          <w:lang w:val="en-GB"/>
        </w:rPr>
      </w:pPr>
      <w:r w:rsidRPr="00BA16AC">
        <w:rPr>
          <w:bCs/>
          <w:sz w:val="20"/>
          <w:lang w:val="en-GB"/>
        </w:rPr>
        <w:t>“switching before SRS” (i.e., switching time + transmission of SRS)</w:t>
      </w:r>
    </w:p>
    <w:p w14:paraId="304303EC" w14:textId="15FA3D1E" w:rsidR="00BA16AC" w:rsidRPr="00BA16AC" w:rsidRDefault="00BA16AC" w:rsidP="00BA16AC">
      <w:pPr>
        <w:rPr>
          <w:rFonts w:ascii="Times New Roman" w:hAnsi="Times New Roman"/>
          <w:iCs/>
          <w:szCs w:val="20"/>
          <w:lang w:eastAsia="x-none"/>
        </w:rPr>
      </w:pPr>
    </w:p>
    <w:p w14:paraId="3C076D35" w14:textId="55703D4D" w:rsidR="00BA16AC" w:rsidRDefault="003878F8" w:rsidP="000C6A34">
      <w:pPr>
        <w:rPr>
          <w:iCs/>
          <w:lang w:eastAsia="x-none"/>
        </w:rPr>
      </w:pPr>
      <w:r w:rsidRPr="003878F8">
        <w:rPr>
          <w:b/>
          <w:bCs/>
          <w:iCs/>
          <w:lang w:eastAsia="x-none"/>
        </w:rPr>
        <w:t>Decision:</w:t>
      </w:r>
      <w:r>
        <w:rPr>
          <w:iCs/>
          <w:lang w:eastAsia="x-none"/>
        </w:rPr>
        <w:t xml:space="preserve"> As per email decision posted on Mar 3</w:t>
      </w:r>
      <w:r w:rsidRPr="003878F8">
        <w:rPr>
          <w:iCs/>
          <w:vertAlign w:val="superscript"/>
          <w:lang w:eastAsia="x-none"/>
        </w:rPr>
        <w:t>rd</w:t>
      </w:r>
      <w:r>
        <w:rPr>
          <w:iCs/>
          <w:lang w:eastAsia="x-none"/>
        </w:rPr>
        <w:t>,</w:t>
      </w:r>
    </w:p>
    <w:p w14:paraId="1E28EF7D" w14:textId="77777777" w:rsidR="003878F8" w:rsidRPr="00980FC5" w:rsidRDefault="003878F8" w:rsidP="003878F8">
      <w:pPr>
        <w:rPr>
          <w:b/>
        </w:rPr>
      </w:pPr>
      <w:r w:rsidRPr="00980FC5">
        <w:rPr>
          <w:highlight w:val="green"/>
        </w:rPr>
        <w:t>Agreement</w:t>
      </w:r>
    </w:p>
    <w:p w14:paraId="23784F26" w14:textId="77777777" w:rsidR="003878F8" w:rsidRPr="007B544C" w:rsidRDefault="003878F8" w:rsidP="003878F8">
      <w:r w:rsidRPr="007B544C">
        <w:rPr>
          <w:rFonts w:hint="eastAsia"/>
        </w:rPr>
        <w:t>For Option 2 of SRS for positioning configuration,</w:t>
      </w:r>
    </w:p>
    <w:p w14:paraId="59813C3F" w14:textId="77777777" w:rsidR="003878F8" w:rsidRPr="007B544C" w:rsidRDefault="003878F8" w:rsidP="00F44FD9">
      <w:pPr>
        <w:pStyle w:val="ListParagraph"/>
        <w:numPr>
          <w:ilvl w:val="0"/>
          <w:numId w:val="257"/>
        </w:numPr>
      </w:pPr>
      <w:r w:rsidRPr="007B544C">
        <w:rPr>
          <w:rFonts w:hint="eastAsia"/>
        </w:rPr>
        <w:t>The feature is supported at least for NUL in Rel.17</w:t>
      </w:r>
    </w:p>
    <w:p w14:paraId="4DF115C0" w14:textId="77777777" w:rsidR="003878F8" w:rsidRPr="007B544C" w:rsidRDefault="003878F8" w:rsidP="00F44FD9">
      <w:pPr>
        <w:pStyle w:val="ListParagraph"/>
        <w:numPr>
          <w:ilvl w:val="0"/>
          <w:numId w:val="257"/>
        </w:numPr>
      </w:pPr>
      <w:r w:rsidRPr="007B544C">
        <w:rPr>
          <w:rFonts w:hint="eastAsia"/>
        </w:rPr>
        <w:t>The SRS for positioning is configured in the same band and CC as the initial UL BWP</w:t>
      </w:r>
    </w:p>
    <w:p w14:paraId="34DC50ED" w14:textId="77777777" w:rsidR="003878F8" w:rsidRPr="007B544C" w:rsidRDefault="003878F8" w:rsidP="00F44FD9">
      <w:pPr>
        <w:pStyle w:val="ListParagraph"/>
        <w:numPr>
          <w:ilvl w:val="1"/>
          <w:numId w:val="257"/>
        </w:numPr>
      </w:pPr>
      <w:r w:rsidRPr="007B544C">
        <w:t>Signaling details are up to RAN2</w:t>
      </w:r>
    </w:p>
    <w:p w14:paraId="03195657" w14:textId="77777777" w:rsidR="003878F8" w:rsidRPr="007B544C" w:rsidRDefault="003878F8" w:rsidP="00F44FD9">
      <w:pPr>
        <w:pStyle w:val="ListParagraph"/>
        <w:numPr>
          <w:ilvl w:val="0"/>
          <w:numId w:val="257"/>
        </w:numPr>
      </w:pPr>
      <w:r w:rsidRPr="007B544C">
        <w:rPr>
          <w:rFonts w:hint="eastAsia"/>
        </w:rPr>
        <w:t>The following is up to UE capability indication</w:t>
      </w:r>
    </w:p>
    <w:p w14:paraId="7E11EA98" w14:textId="77777777" w:rsidR="003878F8" w:rsidRPr="007B544C" w:rsidRDefault="003878F8" w:rsidP="00F44FD9">
      <w:pPr>
        <w:pStyle w:val="ListParagraph"/>
        <w:numPr>
          <w:ilvl w:val="1"/>
          <w:numId w:val="257"/>
        </w:numPr>
      </w:pPr>
      <w:r w:rsidRPr="007B544C">
        <w:t>Support of different SCS, CP type from the initial UL BWP</w:t>
      </w:r>
    </w:p>
    <w:p w14:paraId="1061C2C2" w14:textId="77777777" w:rsidR="003878F8" w:rsidRPr="007B544C" w:rsidRDefault="003878F8" w:rsidP="00F44FD9">
      <w:pPr>
        <w:pStyle w:val="ListParagraph"/>
        <w:numPr>
          <w:ilvl w:val="1"/>
          <w:numId w:val="257"/>
        </w:numPr>
      </w:pPr>
      <w:r w:rsidRPr="007B544C">
        <w:t>Support a different center frequency between the SRS for positioning and the initial UL BWP</w:t>
      </w:r>
    </w:p>
    <w:p w14:paraId="1179487F" w14:textId="77777777" w:rsidR="003878F8" w:rsidRPr="007B544C" w:rsidRDefault="003878F8" w:rsidP="00F44FD9">
      <w:pPr>
        <w:pStyle w:val="ListParagraph"/>
        <w:numPr>
          <w:ilvl w:val="1"/>
          <w:numId w:val="257"/>
        </w:numPr>
      </w:pPr>
      <w:r w:rsidRPr="007B544C">
        <w:t>Whether bandwidth of SRS for positioning may not include bandwidth of the CORESET#0 and SSB</w:t>
      </w:r>
    </w:p>
    <w:p w14:paraId="0A318014" w14:textId="5995EE7A" w:rsidR="000C6A34" w:rsidRDefault="000C6A34" w:rsidP="003878F8">
      <w:pPr>
        <w:rPr>
          <w:lang w:val="en-US"/>
        </w:rPr>
      </w:pPr>
    </w:p>
    <w:p w14:paraId="67EA9649" w14:textId="326108CD" w:rsidR="003878F8" w:rsidRPr="003878F8" w:rsidRDefault="003878F8" w:rsidP="003878F8">
      <w:pPr>
        <w:rPr>
          <w:iCs/>
          <w:lang w:eastAsia="x-none"/>
        </w:rPr>
      </w:pPr>
      <w:r>
        <w:rPr>
          <w:lang w:val="en-US"/>
        </w:rPr>
        <w:t xml:space="preserve">Final summary in </w:t>
      </w:r>
      <w:hyperlink r:id="rId1471" w:history="1">
        <w:r w:rsidR="004371F4">
          <w:rPr>
            <w:rStyle w:val="Hyperlink"/>
            <w:lang w:val="en-US"/>
          </w:rPr>
          <w:t>R1-2202525</w:t>
        </w:r>
      </w:hyperlink>
      <w:r>
        <w:rPr>
          <w:iCs/>
          <w:lang w:eastAsia="x-none"/>
        </w:rPr>
        <w:t>.</w:t>
      </w:r>
    </w:p>
    <w:p w14:paraId="3A1A99D7" w14:textId="11C69155" w:rsidR="006B480F" w:rsidRDefault="006B480F" w:rsidP="00A57C2E">
      <w:pPr>
        <w:pStyle w:val="Heading2"/>
      </w:pPr>
      <w:bookmarkStart w:id="195" w:name="_Toc95481788"/>
      <w:bookmarkStart w:id="196" w:name="_Toc98334427"/>
      <w:r w:rsidRPr="00540963">
        <w:t>Maintenance on Support of Reduced Capability NR Devices</w:t>
      </w:r>
      <w:bookmarkEnd w:id="195"/>
      <w:bookmarkEnd w:id="196"/>
    </w:p>
    <w:p w14:paraId="692CA01A" w14:textId="26894493" w:rsidR="00224E28" w:rsidRPr="006278AB" w:rsidRDefault="002328C4" w:rsidP="00224E28">
      <w:hyperlink r:id="rId1472" w:history="1">
        <w:r w:rsidR="004371F4">
          <w:rPr>
            <w:rStyle w:val="Hyperlink"/>
            <w:b/>
            <w:bCs/>
          </w:rPr>
          <w:t>R1-2202936</w:t>
        </w:r>
      </w:hyperlink>
      <w:r w:rsidR="006278AB" w:rsidRPr="006278AB">
        <w:rPr>
          <w:b/>
          <w:bCs/>
        </w:rPr>
        <w:tab/>
        <w:t>Session notes for 8.6 (Maintenance on Support of Reduced Capability NR Devices)</w:t>
      </w:r>
      <w:r w:rsidR="006278AB" w:rsidRPr="006278AB">
        <w:rPr>
          <w:b/>
          <w:bCs/>
        </w:rPr>
        <w:tab/>
        <w:t>Ad-hoc Chair (CMCC)</w:t>
      </w:r>
      <w:r w:rsidR="006278AB" w:rsidRPr="006278AB">
        <w:tab/>
        <w:t xml:space="preserve">(rev of </w:t>
      </w:r>
      <w:hyperlink r:id="rId1473" w:history="1">
        <w:r w:rsidR="004371F4">
          <w:rPr>
            <w:rStyle w:val="Hyperlink"/>
          </w:rPr>
          <w:t>R1-2202786</w:t>
        </w:r>
      </w:hyperlink>
      <w:r w:rsidR="00224E28" w:rsidRPr="006278AB">
        <w:t>)</w:t>
      </w:r>
    </w:p>
    <w:p w14:paraId="4536FA49" w14:textId="77777777" w:rsidR="00224E28" w:rsidRPr="00224E28" w:rsidRDefault="00224E28" w:rsidP="00224E28"/>
    <w:p w14:paraId="4B1E03CA" w14:textId="77777777" w:rsidR="00A67E7F" w:rsidRPr="006A3635" w:rsidRDefault="006B480F" w:rsidP="006B480F">
      <w:pPr>
        <w:rPr>
          <w:lang w:eastAsia="x-none"/>
        </w:rPr>
      </w:pPr>
      <w:r w:rsidRPr="006A3635">
        <w:rPr>
          <w:lang w:eastAsia="x-none"/>
        </w:rPr>
        <w:t xml:space="preserve">[108-e-R17-RRC-RedCap] </w:t>
      </w:r>
      <w:r w:rsidR="00A67E7F" w:rsidRPr="006A3635">
        <w:t xml:space="preserve">– </w:t>
      </w:r>
      <w:r w:rsidR="00A67E7F" w:rsidRPr="006A3635">
        <w:rPr>
          <w:lang w:eastAsia="x-none"/>
        </w:rPr>
        <w:t>Johan (Ericsson)</w:t>
      </w:r>
    </w:p>
    <w:p w14:paraId="298CA573" w14:textId="4C03DC0F" w:rsidR="006B480F" w:rsidRPr="006A3635" w:rsidRDefault="006B480F" w:rsidP="006B480F">
      <w:pPr>
        <w:rPr>
          <w:lang w:eastAsia="x-none"/>
        </w:rPr>
      </w:pPr>
      <w:r w:rsidRPr="006A3635">
        <w:rPr>
          <w:lang w:eastAsia="x-none"/>
        </w:rPr>
        <w:t>Email discussion on Rel-17 RRC parameters for RedCap</w:t>
      </w:r>
    </w:p>
    <w:p w14:paraId="13B3E62D" w14:textId="77777777" w:rsidR="006B480F" w:rsidRPr="006A3635" w:rsidRDefault="006B480F" w:rsidP="006D10BC">
      <w:pPr>
        <w:numPr>
          <w:ilvl w:val="0"/>
          <w:numId w:val="60"/>
        </w:numPr>
        <w:rPr>
          <w:lang w:eastAsia="x-none"/>
        </w:rPr>
      </w:pPr>
      <w:r w:rsidRPr="006A3635">
        <w:rPr>
          <w:rFonts w:hint="eastAsia"/>
          <w:lang w:eastAsia="x-none"/>
        </w:rPr>
        <w:t>1</w:t>
      </w:r>
      <w:r w:rsidRPr="006A3635">
        <w:rPr>
          <w:rFonts w:hint="eastAsia"/>
          <w:vertAlign w:val="superscript"/>
          <w:lang w:eastAsia="x-none"/>
        </w:rPr>
        <w:t>st</w:t>
      </w:r>
      <w:r w:rsidRPr="006A3635">
        <w:rPr>
          <w:rFonts w:hint="eastAsia"/>
          <w:lang w:eastAsia="x-none"/>
        </w:rPr>
        <w:t xml:space="preserve"> check point</w:t>
      </w:r>
      <w:r w:rsidRPr="006A3635">
        <w:t xml:space="preserve"> for first LS in </w:t>
      </w:r>
      <w:r w:rsidRPr="006A3635">
        <w:rPr>
          <w:lang w:eastAsia="x-none"/>
        </w:rPr>
        <w:t>[108-e-R17-RRC]: February 24</w:t>
      </w:r>
    </w:p>
    <w:p w14:paraId="77920511" w14:textId="77777777" w:rsidR="006B480F" w:rsidRPr="006A3635" w:rsidRDefault="006B480F" w:rsidP="006D10BC">
      <w:pPr>
        <w:numPr>
          <w:ilvl w:val="0"/>
          <w:numId w:val="60"/>
        </w:numPr>
        <w:rPr>
          <w:lang w:eastAsia="x-none"/>
        </w:rPr>
      </w:pPr>
      <w:r w:rsidRPr="006A3635">
        <w:rPr>
          <w:lang w:eastAsia="x-none"/>
        </w:rPr>
        <w:t>Final</w:t>
      </w:r>
      <w:r w:rsidRPr="006A3635">
        <w:rPr>
          <w:rFonts w:hint="eastAsia"/>
          <w:lang w:eastAsia="x-none"/>
        </w:rPr>
        <w:t xml:space="preserve"> check point</w:t>
      </w:r>
      <w:r w:rsidRPr="006A3635">
        <w:rPr>
          <w:lang w:eastAsia="x-none"/>
        </w:rPr>
        <w:t xml:space="preserve"> for second LS in [108-e-R17-RRC] if necessary</w:t>
      </w:r>
      <w:r w:rsidRPr="006A3635">
        <w:rPr>
          <w:rFonts w:hint="eastAsia"/>
          <w:lang w:eastAsia="x-none"/>
        </w:rPr>
        <w:t xml:space="preserve">: </w:t>
      </w:r>
      <w:r w:rsidRPr="006A3635">
        <w:t>March 3</w:t>
      </w:r>
    </w:p>
    <w:p w14:paraId="3DA13967" w14:textId="0586174A" w:rsidR="006A3635" w:rsidRPr="006A3635" w:rsidRDefault="002328C4" w:rsidP="006A3635">
      <w:pPr>
        <w:rPr>
          <w:b/>
          <w:bCs/>
        </w:rPr>
      </w:pPr>
      <w:hyperlink r:id="rId1474" w:history="1">
        <w:r w:rsidR="004371F4">
          <w:rPr>
            <w:rStyle w:val="Hyperlink"/>
            <w:b/>
            <w:bCs/>
          </w:rPr>
          <w:t>R1-2202533</w:t>
        </w:r>
      </w:hyperlink>
      <w:r w:rsidR="006A3635" w:rsidRPr="006A3635">
        <w:rPr>
          <w:b/>
          <w:bCs/>
        </w:rPr>
        <w:tab/>
        <w:t>FL summary on RAN1 RRC parameter list for Rel-17 NR RedCap</w:t>
      </w:r>
      <w:r w:rsidR="006A3635" w:rsidRPr="006A3635">
        <w:rPr>
          <w:b/>
          <w:bCs/>
        </w:rPr>
        <w:tab/>
        <w:t>Moderator (Ericsson)</w:t>
      </w:r>
    </w:p>
    <w:p w14:paraId="6D23ED2C" w14:textId="4C1BCAD0" w:rsidR="006A3635" w:rsidRPr="006A3635" w:rsidRDefault="002328C4" w:rsidP="006A3635">
      <w:pPr>
        <w:rPr>
          <w:b/>
          <w:bCs/>
        </w:rPr>
      </w:pPr>
      <w:hyperlink r:id="rId1475" w:history="1">
        <w:r w:rsidR="004371F4">
          <w:rPr>
            <w:rStyle w:val="Hyperlink"/>
            <w:b/>
            <w:bCs/>
          </w:rPr>
          <w:t>R1-2202534</w:t>
        </w:r>
      </w:hyperlink>
      <w:r w:rsidR="006A3635" w:rsidRPr="006A3635">
        <w:rPr>
          <w:b/>
          <w:bCs/>
        </w:rPr>
        <w:tab/>
        <w:t>Draft RAN1 RRC parameter list for Rel-17 NR RedCap</w:t>
      </w:r>
      <w:r w:rsidR="006A3635" w:rsidRPr="006A3635">
        <w:rPr>
          <w:b/>
          <w:bCs/>
        </w:rPr>
        <w:tab/>
        <w:t>Moderator (Ericsson)</w:t>
      </w:r>
    </w:p>
    <w:p w14:paraId="24C0B371" w14:textId="77777777" w:rsidR="00616DDE" w:rsidRDefault="00616DDE" w:rsidP="00616DDE">
      <w:pPr>
        <w:rPr>
          <w:lang w:eastAsia="x-none"/>
        </w:rPr>
      </w:pPr>
      <w:r w:rsidRPr="009C4C1C">
        <w:t xml:space="preserve">Document is noted. For consolidation under 8 in </w:t>
      </w:r>
      <w:r w:rsidRPr="007160F5">
        <w:rPr>
          <w:lang w:eastAsia="x-none"/>
        </w:rPr>
        <w:t>[108-e-R17-RRC]</w:t>
      </w:r>
      <w:r>
        <w:rPr>
          <w:lang w:eastAsia="x-none"/>
        </w:rPr>
        <w:t>.</w:t>
      </w:r>
    </w:p>
    <w:p w14:paraId="605599C5" w14:textId="77777777" w:rsidR="006A3635" w:rsidRDefault="006A3635" w:rsidP="006A3635"/>
    <w:p w14:paraId="1346F8BA" w14:textId="6114DBCB" w:rsidR="00616DDE" w:rsidRDefault="002328C4" w:rsidP="006A3635">
      <w:pPr>
        <w:rPr>
          <w:highlight w:val="cyan"/>
        </w:rPr>
      </w:pPr>
      <w:hyperlink r:id="rId1476" w:history="1">
        <w:r w:rsidR="004371F4">
          <w:rPr>
            <w:rStyle w:val="Hyperlink"/>
          </w:rPr>
          <w:t>R1-2202535</w:t>
        </w:r>
      </w:hyperlink>
      <w:r w:rsidR="006A3635">
        <w:tab/>
        <w:t>RAN1 agreements for Rel-17 NR RedCap</w:t>
      </w:r>
      <w:r w:rsidR="006A3635">
        <w:tab/>
        <w:t>WI Rapporteur (Ericsson)</w:t>
      </w:r>
    </w:p>
    <w:p w14:paraId="260324E4" w14:textId="77777777" w:rsidR="006B480F" w:rsidRDefault="006B480F" w:rsidP="00A67E7F">
      <w:pPr>
        <w:pStyle w:val="Heading3"/>
      </w:pPr>
      <w:bookmarkStart w:id="197" w:name="_Toc95481789"/>
      <w:bookmarkStart w:id="198" w:name="_Toc98334428"/>
      <w:r w:rsidRPr="00540963">
        <w:t>UE complexity reduction</w:t>
      </w:r>
      <w:bookmarkEnd w:id="197"/>
      <w:bookmarkEnd w:id="198"/>
      <w:r w:rsidRPr="00540963">
        <w:t xml:space="preserve"> </w:t>
      </w:r>
    </w:p>
    <w:p w14:paraId="61AB00EA" w14:textId="4CD6241E" w:rsidR="006B480F" w:rsidRPr="00523133" w:rsidRDefault="002328C4" w:rsidP="006B480F">
      <w:pPr>
        <w:rPr>
          <w:lang w:eastAsia="x-none"/>
        </w:rPr>
      </w:pPr>
      <w:hyperlink r:id="rId1477" w:history="1">
        <w:r w:rsidR="004371F4">
          <w:rPr>
            <w:rStyle w:val="Hyperlink"/>
            <w:lang w:eastAsia="x-none"/>
          </w:rPr>
          <w:t>R1-2202146</w:t>
        </w:r>
      </w:hyperlink>
      <w:r w:rsidR="006B480F" w:rsidRPr="00523133">
        <w:rPr>
          <w:lang w:eastAsia="x-none"/>
        </w:rPr>
        <w:tab/>
        <w:t>Remaining Issues on UE Complexity Reduction</w:t>
      </w:r>
      <w:r w:rsidR="006B480F" w:rsidRPr="00523133">
        <w:rPr>
          <w:lang w:eastAsia="x-none"/>
        </w:rPr>
        <w:tab/>
        <w:t>Qualcomm Incorporated</w:t>
      </w:r>
    </w:p>
    <w:p w14:paraId="784EF2C9" w14:textId="77777777" w:rsidR="006B480F" w:rsidRDefault="006B480F" w:rsidP="00A67E7F">
      <w:pPr>
        <w:pStyle w:val="Heading4"/>
      </w:pPr>
      <w:bookmarkStart w:id="199" w:name="_Toc95481790"/>
      <w:bookmarkStart w:id="200" w:name="_Toc98334429"/>
      <w:r w:rsidRPr="00540963">
        <w:t>Aspects related to reduced maximum UE bandwidth</w:t>
      </w:r>
      <w:bookmarkEnd w:id="199"/>
      <w:bookmarkEnd w:id="200"/>
    </w:p>
    <w:p w14:paraId="65B8700E" w14:textId="0599E4A4" w:rsidR="006B480F" w:rsidRDefault="002328C4" w:rsidP="006B480F">
      <w:pPr>
        <w:rPr>
          <w:lang w:eastAsia="x-none"/>
        </w:rPr>
      </w:pPr>
      <w:hyperlink r:id="rId1478" w:history="1">
        <w:r w:rsidR="004371F4">
          <w:rPr>
            <w:rStyle w:val="Hyperlink"/>
            <w:lang w:eastAsia="x-none"/>
          </w:rPr>
          <w:t>R1-2200917</w:t>
        </w:r>
      </w:hyperlink>
      <w:r w:rsidR="006B480F">
        <w:rPr>
          <w:lang w:eastAsia="x-none"/>
        </w:rPr>
        <w:tab/>
        <w:t>Remaining issues on reduced maximum UE bandwidth</w:t>
      </w:r>
      <w:r w:rsidR="006B480F">
        <w:rPr>
          <w:lang w:eastAsia="x-none"/>
        </w:rPr>
        <w:tab/>
        <w:t>Huawei, HiSilicon</w:t>
      </w:r>
    </w:p>
    <w:p w14:paraId="6FAFB7C1" w14:textId="6C7F6D63" w:rsidR="006B480F" w:rsidRDefault="002328C4" w:rsidP="006B480F">
      <w:pPr>
        <w:rPr>
          <w:lang w:eastAsia="x-none"/>
        </w:rPr>
      </w:pPr>
      <w:hyperlink r:id="rId1479" w:history="1">
        <w:r w:rsidR="004371F4">
          <w:rPr>
            <w:rStyle w:val="Hyperlink"/>
            <w:lang w:eastAsia="x-none"/>
          </w:rPr>
          <w:t>R1-2200985</w:t>
        </w:r>
      </w:hyperlink>
      <w:r w:rsidR="006B480F">
        <w:rPr>
          <w:lang w:eastAsia="x-none"/>
        </w:rPr>
        <w:tab/>
        <w:t>Remaining aspects of Bandwidth Reduction for RedCap UEs</w:t>
      </w:r>
      <w:r w:rsidR="006B480F">
        <w:rPr>
          <w:lang w:eastAsia="x-none"/>
        </w:rPr>
        <w:tab/>
        <w:t>FUTUREWEI</w:t>
      </w:r>
    </w:p>
    <w:p w14:paraId="43294BD1" w14:textId="11E8D560" w:rsidR="006B480F" w:rsidRDefault="002328C4" w:rsidP="006B480F">
      <w:pPr>
        <w:rPr>
          <w:lang w:eastAsia="x-none"/>
        </w:rPr>
      </w:pPr>
      <w:hyperlink r:id="rId1480" w:history="1">
        <w:r w:rsidR="004371F4">
          <w:rPr>
            <w:rStyle w:val="Hyperlink"/>
            <w:lang w:eastAsia="x-none"/>
          </w:rPr>
          <w:t>R1-2201099</w:t>
        </w:r>
      </w:hyperlink>
      <w:r w:rsidR="006B480F">
        <w:rPr>
          <w:lang w:eastAsia="x-none"/>
        </w:rPr>
        <w:tab/>
        <w:t>Remaining issues on reduced maximum UE bandwidth</w:t>
      </w:r>
      <w:r w:rsidR="006B480F">
        <w:rPr>
          <w:lang w:eastAsia="x-none"/>
        </w:rPr>
        <w:tab/>
        <w:t>vivo, Guangdong Genius</w:t>
      </w:r>
    </w:p>
    <w:p w14:paraId="224E6F90" w14:textId="4AAF21DE" w:rsidR="006B480F" w:rsidRDefault="002328C4" w:rsidP="006B480F">
      <w:pPr>
        <w:rPr>
          <w:lang w:eastAsia="x-none"/>
        </w:rPr>
      </w:pPr>
      <w:hyperlink r:id="rId1481" w:history="1">
        <w:r w:rsidR="004371F4">
          <w:rPr>
            <w:rStyle w:val="Hyperlink"/>
            <w:lang w:eastAsia="x-none"/>
          </w:rPr>
          <w:t>R1-2201136</w:t>
        </w:r>
      </w:hyperlink>
      <w:r w:rsidR="006B480F">
        <w:rPr>
          <w:lang w:eastAsia="x-none"/>
        </w:rPr>
        <w:tab/>
        <w:t>Bandwidth reduction for reduced capability NR devices</w:t>
      </w:r>
      <w:r w:rsidR="006B480F">
        <w:rPr>
          <w:lang w:eastAsia="x-none"/>
        </w:rPr>
        <w:tab/>
        <w:t>ZTE, Sanechips</w:t>
      </w:r>
    </w:p>
    <w:p w14:paraId="361AAA99" w14:textId="218CAC3B" w:rsidR="006B480F" w:rsidRDefault="002328C4" w:rsidP="006B480F">
      <w:pPr>
        <w:rPr>
          <w:lang w:eastAsia="x-none"/>
        </w:rPr>
      </w:pPr>
      <w:hyperlink r:id="rId1482" w:history="1">
        <w:r w:rsidR="004371F4">
          <w:rPr>
            <w:rStyle w:val="Hyperlink"/>
            <w:lang w:eastAsia="x-none"/>
          </w:rPr>
          <w:t>R1-2201277</w:t>
        </w:r>
      </w:hyperlink>
      <w:r w:rsidR="006B480F">
        <w:rPr>
          <w:lang w:eastAsia="x-none"/>
        </w:rPr>
        <w:tab/>
        <w:t>Remaining issues on reduced UE bandwidth</w:t>
      </w:r>
      <w:r w:rsidR="006B480F">
        <w:rPr>
          <w:lang w:eastAsia="x-none"/>
        </w:rPr>
        <w:tab/>
        <w:t>OPPO</w:t>
      </w:r>
    </w:p>
    <w:p w14:paraId="380F8DC5" w14:textId="4F9618BA" w:rsidR="006B480F" w:rsidRDefault="002328C4" w:rsidP="006B480F">
      <w:pPr>
        <w:rPr>
          <w:lang w:eastAsia="x-none"/>
        </w:rPr>
      </w:pPr>
      <w:hyperlink r:id="rId1483" w:history="1">
        <w:r w:rsidR="004371F4">
          <w:rPr>
            <w:rStyle w:val="Hyperlink"/>
            <w:lang w:eastAsia="x-none"/>
          </w:rPr>
          <w:t>R1-2201367</w:t>
        </w:r>
      </w:hyperlink>
      <w:r w:rsidR="006B480F">
        <w:rPr>
          <w:lang w:eastAsia="x-none"/>
        </w:rPr>
        <w:tab/>
        <w:t>Remaining issues on reduced maximum UE bandwidth</w:t>
      </w:r>
      <w:r w:rsidR="006B480F">
        <w:rPr>
          <w:lang w:eastAsia="x-none"/>
        </w:rPr>
        <w:tab/>
        <w:t>CATT</w:t>
      </w:r>
    </w:p>
    <w:p w14:paraId="47BE7E68" w14:textId="17E788D5" w:rsidR="006B480F" w:rsidRDefault="002328C4" w:rsidP="006B480F">
      <w:pPr>
        <w:rPr>
          <w:lang w:eastAsia="x-none"/>
        </w:rPr>
      </w:pPr>
      <w:hyperlink r:id="rId1484" w:history="1">
        <w:r w:rsidR="004371F4">
          <w:rPr>
            <w:rStyle w:val="Hyperlink"/>
            <w:lang w:eastAsia="x-none"/>
          </w:rPr>
          <w:t>R1-2201404</w:t>
        </w:r>
      </w:hyperlink>
      <w:r w:rsidR="006B480F">
        <w:rPr>
          <w:lang w:eastAsia="x-none"/>
        </w:rPr>
        <w:tab/>
        <w:t>Aspects related to reduced maximum UE bandwidth</w:t>
      </w:r>
      <w:r w:rsidR="006B480F">
        <w:rPr>
          <w:lang w:eastAsia="x-none"/>
        </w:rPr>
        <w:tab/>
        <w:t>Nokia, Nokia Shanghai Bell</w:t>
      </w:r>
    </w:p>
    <w:p w14:paraId="72042C54" w14:textId="6F56445A" w:rsidR="006B480F" w:rsidRDefault="002328C4" w:rsidP="006B480F">
      <w:pPr>
        <w:rPr>
          <w:lang w:eastAsia="x-none"/>
        </w:rPr>
      </w:pPr>
      <w:hyperlink r:id="rId1485" w:history="1">
        <w:r w:rsidR="004371F4">
          <w:rPr>
            <w:rStyle w:val="Hyperlink"/>
            <w:lang w:eastAsia="x-none"/>
          </w:rPr>
          <w:t>R1-2201441</w:t>
        </w:r>
      </w:hyperlink>
      <w:r w:rsidR="006B480F">
        <w:rPr>
          <w:lang w:eastAsia="x-none"/>
        </w:rPr>
        <w:tab/>
        <w:t>Remaining issues on reduced maximum UE bandwidth for RedCap</w:t>
      </w:r>
      <w:r w:rsidR="006B480F">
        <w:rPr>
          <w:lang w:eastAsia="x-none"/>
        </w:rPr>
        <w:tab/>
        <w:t>China Telecom</w:t>
      </w:r>
    </w:p>
    <w:p w14:paraId="25257679" w14:textId="298C4A68" w:rsidR="006B480F" w:rsidRDefault="002328C4" w:rsidP="006B480F">
      <w:pPr>
        <w:rPr>
          <w:lang w:eastAsia="x-none"/>
        </w:rPr>
      </w:pPr>
      <w:hyperlink r:id="rId1486" w:history="1">
        <w:r w:rsidR="004371F4">
          <w:rPr>
            <w:rStyle w:val="Hyperlink"/>
            <w:lang w:eastAsia="x-none"/>
          </w:rPr>
          <w:t>R1-2201482</w:t>
        </w:r>
      </w:hyperlink>
      <w:r w:rsidR="006B480F">
        <w:rPr>
          <w:lang w:eastAsia="x-none"/>
        </w:rPr>
        <w:tab/>
        <w:t>Remaining issues on reduced maximum UE bandwidth for RedCap</w:t>
      </w:r>
      <w:r w:rsidR="006B480F">
        <w:rPr>
          <w:lang w:eastAsia="x-none"/>
        </w:rPr>
        <w:tab/>
        <w:t>NTT DOCOMO, INC.</w:t>
      </w:r>
    </w:p>
    <w:p w14:paraId="293EBF6C" w14:textId="1DEB48AB" w:rsidR="006B480F" w:rsidRDefault="002328C4" w:rsidP="006B480F">
      <w:pPr>
        <w:rPr>
          <w:lang w:eastAsia="x-none"/>
        </w:rPr>
      </w:pPr>
      <w:hyperlink r:id="rId1487" w:history="1">
        <w:r w:rsidR="004371F4">
          <w:rPr>
            <w:rStyle w:val="Hyperlink"/>
            <w:lang w:eastAsia="x-none"/>
          </w:rPr>
          <w:t>R1-2201549</w:t>
        </w:r>
      </w:hyperlink>
      <w:r w:rsidR="006B480F">
        <w:rPr>
          <w:lang w:eastAsia="x-none"/>
        </w:rPr>
        <w:tab/>
        <w:t>Discussion on aspects related to reduced maximum UE bandwidth</w:t>
      </w:r>
      <w:r w:rsidR="006B480F">
        <w:rPr>
          <w:lang w:eastAsia="x-none"/>
        </w:rPr>
        <w:tab/>
        <w:t>Spreadtrum Communications</w:t>
      </w:r>
    </w:p>
    <w:p w14:paraId="6742664D" w14:textId="17D7172F" w:rsidR="006B480F" w:rsidRDefault="002328C4" w:rsidP="006B480F">
      <w:pPr>
        <w:rPr>
          <w:lang w:eastAsia="x-none"/>
        </w:rPr>
      </w:pPr>
      <w:hyperlink r:id="rId1488" w:history="1">
        <w:r w:rsidR="004371F4">
          <w:rPr>
            <w:rStyle w:val="Hyperlink"/>
            <w:lang w:eastAsia="x-none"/>
          </w:rPr>
          <w:t>R1-2201590</w:t>
        </w:r>
      </w:hyperlink>
      <w:r w:rsidR="006B480F">
        <w:rPr>
          <w:lang w:eastAsia="x-none"/>
        </w:rPr>
        <w:tab/>
        <w:t>Aspects related to reduced maximum UE bandwidth for RedCap</w:t>
      </w:r>
      <w:r w:rsidR="006B480F">
        <w:rPr>
          <w:lang w:eastAsia="x-none"/>
        </w:rPr>
        <w:tab/>
        <w:t>Panasonic Corporation</w:t>
      </w:r>
    </w:p>
    <w:p w14:paraId="795B9087" w14:textId="1897DD9F" w:rsidR="006B480F" w:rsidRDefault="002328C4" w:rsidP="006B480F">
      <w:pPr>
        <w:rPr>
          <w:lang w:eastAsia="x-none"/>
        </w:rPr>
      </w:pPr>
      <w:hyperlink r:id="rId1489" w:history="1">
        <w:r w:rsidR="004371F4">
          <w:rPr>
            <w:rStyle w:val="Hyperlink"/>
            <w:lang w:eastAsia="x-none"/>
          </w:rPr>
          <w:t>R1-2201605</w:t>
        </w:r>
      </w:hyperlink>
      <w:r w:rsidR="006B480F">
        <w:rPr>
          <w:lang w:eastAsia="x-none"/>
        </w:rPr>
        <w:tab/>
        <w:t>Remaining issues on BWP operation for RedCap</w:t>
      </w:r>
      <w:r w:rsidR="006B480F">
        <w:rPr>
          <w:lang w:eastAsia="x-none"/>
        </w:rPr>
        <w:tab/>
        <w:t>NEC</w:t>
      </w:r>
    </w:p>
    <w:p w14:paraId="48C49536" w14:textId="7D47ECEC" w:rsidR="006B480F" w:rsidRDefault="002328C4" w:rsidP="006B480F">
      <w:pPr>
        <w:rPr>
          <w:lang w:eastAsia="x-none"/>
        </w:rPr>
      </w:pPr>
      <w:hyperlink r:id="rId1490" w:history="1">
        <w:r w:rsidR="004371F4">
          <w:rPr>
            <w:rStyle w:val="Hyperlink"/>
            <w:lang w:eastAsia="x-none"/>
          </w:rPr>
          <w:t>R1-2201668</w:t>
        </w:r>
      </w:hyperlink>
      <w:r w:rsidR="006B480F">
        <w:rPr>
          <w:lang w:eastAsia="x-none"/>
        </w:rPr>
        <w:tab/>
        <w:t>Reduced maximum UE bandwidth for RedCap</w:t>
      </w:r>
      <w:r w:rsidR="006B480F">
        <w:rPr>
          <w:lang w:eastAsia="x-none"/>
        </w:rPr>
        <w:tab/>
        <w:t>Ericsson</w:t>
      </w:r>
    </w:p>
    <w:p w14:paraId="389D105C" w14:textId="738C06CF" w:rsidR="006B480F" w:rsidRDefault="002328C4" w:rsidP="006B480F">
      <w:pPr>
        <w:rPr>
          <w:lang w:eastAsia="x-none"/>
        </w:rPr>
      </w:pPr>
      <w:hyperlink r:id="rId1491" w:history="1">
        <w:r w:rsidR="004371F4">
          <w:rPr>
            <w:rStyle w:val="Hyperlink"/>
            <w:lang w:eastAsia="x-none"/>
          </w:rPr>
          <w:t>R1-2201702</w:t>
        </w:r>
      </w:hyperlink>
      <w:r w:rsidR="006B480F">
        <w:rPr>
          <w:lang w:eastAsia="x-none"/>
        </w:rPr>
        <w:tab/>
        <w:t>On reduced BW support for RedCap</w:t>
      </w:r>
      <w:r w:rsidR="006B480F">
        <w:rPr>
          <w:lang w:eastAsia="x-none"/>
        </w:rPr>
        <w:tab/>
        <w:t>Intel Corporation</w:t>
      </w:r>
    </w:p>
    <w:p w14:paraId="7C8967CB" w14:textId="7F304678" w:rsidR="006B480F" w:rsidRDefault="002328C4" w:rsidP="006B480F">
      <w:pPr>
        <w:rPr>
          <w:lang w:eastAsia="x-none"/>
        </w:rPr>
      </w:pPr>
      <w:hyperlink r:id="rId1492" w:history="1">
        <w:r w:rsidR="004371F4">
          <w:rPr>
            <w:rStyle w:val="Hyperlink"/>
            <w:lang w:eastAsia="x-none"/>
          </w:rPr>
          <w:t>R1-2201775</w:t>
        </w:r>
      </w:hyperlink>
      <w:r w:rsidR="006B480F">
        <w:rPr>
          <w:lang w:eastAsia="x-none"/>
        </w:rPr>
        <w:tab/>
        <w:t>Reduced maximum UE bandwidth for Redcap</w:t>
      </w:r>
      <w:r w:rsidR="006B480F">
        <w:rPr>
          <w:lang w:eastAsia="x-none"/>
        </w:rPr>
        <w:tab/>
        <w:t>Apple</w:t>
      </w:r>
    </w:p>
    <w:p w14:paraId="3E5FD6CD" w14:textId="5C616D25" w:rsidR="006B480F" w:rsidRDefault="002328C4" w:rsidP="006B480F">
      <w:pPr>
        <w:rPr>
          <w:lang w:eastAsia="x-none"/>
        </w:rPr>
      </w:pPr>
      <w:hyperlink r:id="rId1493" w:history="1">
        <w:r w:rsidR="004371F4">
          <w:rPr>
            <w:rStyle w:val="Hyperlink"/>
            <w:lang w:eastAsia="x-none"/>
          </w:rPr>
          <w:t>R1-2201861</w:t>
        </w:r>
      </w:hyperlink>
      <w:r w:rsidR="006B480F">
        <w:rPr>
          <w:lang w:eastAsia="x-none"/>
        </w:rPr>
        <w:tab/>
        <w:t>Remaining issues of reduced maximum UE bandwidth</w:t>
      </w:r>
      <w:r w:rsidR="006B480F">
        <w:rPr>
          <w:lang w:eastAsia="x-none"/>
        </w:rPr>
        <w:tab/>
        <w:t>CMCC</w:t>
      </w:r>
    </w:p>
    <w:p w14:paraId="7DC03A48" w14:textId="3FF5CAB4" w:rsidR="006B480F" w:rsidRDefault="002328C4" w:rsidP="006B480F">
      <w:pPr>
        <w:rPr>
          <w:lang w:eastAsia="x-none"/>
        </w:rPr>
      </w:pPr>
      <w:hyperlink r:id="rId1494" w:history="1">
        <w:r w:rsidR="004371F4">
          <w:rPr>
            <w:rStyle w:val="Hyperlink"/>
            <w:lang w:eastAsia="x-none"/>
          </w:rPr>
          <w:t>R1-2201955</w:t>
        </w:r>
      </w:hyperlink>
      <w:r w:rsidR="006B480F">
        <w:rPr>
          <w:lang w:eastAsia="x-none"/>
        </w:rPr>
        <w:tab/>
        <w:t>Discussion on the remaining issues of reduced UE bandwidth for RedCap</w:t>
      </w:r>
      <w:r w:rsidR="006B480F">
        <w:rPr>
          <w:lang w:eastAsia="x-none"/>
        </w:rPr>
        <w:tab/>
        <w:t>Xiaomi</w:t>
      </w:r>
    </w:p>
    <w:p w14:paraId="5288C4C1" w14:textId="005B477A" w:rsidR="006B480F" w:rsidRDefault="002328C4" w:rsidP="006B480F">
      <w:pPr>
        <w:rPr>
          <w:lang w:eastAsia="x-none"/>
        </w:rPr>
      </w:pPr>
      <w:hyperlink r:id="rId1495" w:history="1">
        <w:r w:rsidR="004371F4">
          <w:rPr>
            <w:rStyle w:val="Hyperlink"/>
            <w:lang w:eastAsia="x-none"/>
          </w:rPr>
          <w:t>R1-2201970</w:t>
        </w:r>
      </w:hyperlink>
      <w:r w:rsidR="006B480F">
        <w:rPr>
          <w:lang w:eastAsia="x-none"/>
        </w:rPr>
        <w:tab/>
        <w:t>Reduced maximum UE bandwidth for RedCap</w:t>
      </w:r>
      <w:r w:rsidR="006B480F">
        <w:rPr>
          <w:lang w:eastAsia="x-none"/>
        </w:rPr>
        <w:tab/>
        <w:t>Lenovo, Motorola Mobility</w:t>
      </w:r>
    </w:p>
    <w:p w14:paraId="63F10FD4" w14:textId="1A2C2E6B" w:rsidR="006B480F" w:rsidRDefault="002328C4" w:rsidP="006B480F">
      <w:pPr>
        <w:rPr>
          <w:lang w:eastAsia="x-none"/>
        </w:rPr>
      </w:pPr>
      <w:hyperlink r:id="rId1496" w:history="1">
        <w:r w:rsidR="004371F4">
          <w:rPr>
            <w:rStyle w:val="Hyperlink"/>
            <w:lang w:eastAsia="x-none"/>
          </w:rPr>
          <w:t>R1-2202020</w:t>
        </w:r>
      </w:hyperlink>
      <w:r w:rsidR="006B480F">
        <w:rPr>
          <w:lang w:eastAsia="x-none"/>
        </w:rPr>
        <w:tab/>
        <w:t>UE complexity reduction</w:t>
      </w:r>
      <w:r w:rsidR="006B480F">
        <w:rPr>
          <w:lang w:eastAsia="x-none"/>
        </w:rPr>
        <w:tab/>
        <w:t>Samsung</w:t>
      </w:r>
    </w:p>
    <w:p w14:paraId="31F9318D" w14:textId="1D1836A8" w:rsidR="006B480F" w:rsidRDefault="002328C4" w:rsidP="006B480F">
      <w:pPr>
        <w:rPr>
          <w:lang w:eastAsia="x-none"/>
        </w:rPr>
      </w:pPr>
      <w:hyperlink r:id="rId1497" w:history="1">
        <w:r w:rsidR="004371F4">
          <w:rPr>
            <w:rStyle w:val="Hyperlink"/>
            <w:lang w:eastAsia="x-none"/>
          </w:rPr>
          <w:t>R1-2202061</w:t>
        </w:r>
      </w:hyperlink>
      <w:r w:rsidR="006B480F">
        <w:rPr>
          <w:lang w:eastAsia="x-none"/>
        </w:rPr>
        <w:tab/>
        <w:t>On reduced bandwidth for NR RedCap UEs</w:t>
      </w:r>
      <w:r w:rsidR="006B480F">
        <w:rPr>
          <w:lang w:eastAsia="x-none"/>
        </w:rPr>
        <w:tab/>
        <w:t>MediaTek Inc.</w:t>
      </w:r>
    </w:p>
    <w:p w14:paraId="3FEEB987" w14:textId="484CE35D" w:rsidR="006B480F" w:rsidRDefault="002328C4" w:rsidP="006B480F">
      <w:pPr>
        <w:rPr>
          <w:lang w:eastAsia="x-none"/>
        </w:rPr>
      </w:pPr>
      <w:hyperlink r:id="rId1498" w:history="1">
        <w:r w:rsidR="004371F4">
          <w:rPr>
            <w:rStyle w:val="Hyperlink"/>
            <w:lang w:eastAsia="x-none"/>
          </w:rPr>
          <w:t>R1-2202192</w:t>
        </w:r>
      </w:hyperlink>
      <w:r w:rsidR="006B480F">
        <w:rPr>
          <w:lang w:eastAsia="x-none"/>
        </w:rPr>
        <w:tab/>
        <w:t>Discussion on reduced maximum UE bandwidth</w:t>
      </w:r>
      <w:r w:rsidR="006B480F">
        <w:rPr>
          <w:lang w:eastAsia="x-none"/>
        </w:rPr>
        <w:tab/>
        <w:t>Sharp</w:t>
      </w:r>
    </w:p>
    <w:p w14:paraId="44503893" w14:textId="3FEB2D7D" w:rsidR="006B480F" w:rsidRDefault="002328C4" w:rsidP="006B480F">
      <w:pPr>
        <w:rPr>
          <w:lang w:eastAsia="x-none"/>
        </w:rPr>
      </w:pPr>
      <w:hyperlink r:id="rId1499" w:history="1">
        <w:r w:rsidR="004371F4">
          <w:rPr>
            <w:rStyle w:val="Hyperlink"/>
            <w:lang w:eastAsia="x-none"/>
          </w:rPr>
          <w:t>R1-2202250</w:t>
        </w:r>
      </w:hyperlink>
      <w:r w:rsidR="006B480F">
        <w:rPr>
          <w:lang w:eastAsia="x-none"/>
        </w:rPr>
        <w:tab/>
        <w:t>Remaining issues on reduced maximum UE bandwidth</w:t>
      </w:r>
      <w:r w:rsidR="006B480F">
        <w:rPr>
          <w:lang w:eastAsia="x-none"/>
        </w:rPr>
        <w:tab/>
        <w:t>InterDigital, Inc.</w:t>
      </w:r>
    </w:p>
    <w:p w14:paraId="549732A6" w14:textId="1F69D2D0" w:rsidR="006B480F" w:rsidRDefault="002328C4" w:rsidP="006B480F">
      <w:pPr>
        <w:rPr>
          <w:lang w:eastAsia="x-none"/>
        </w:rPr>
      </w:pPr>
      <w:hyperlink r:id="rId1500" w:history="1">
        <w:r w:rsidR="004371F4">
          <w:rPr>
            <w:rStyle w:val="Hyperlink"/>
            <w:lang w:eastAsia="x-none"/>
          </w:rPr>
          <w:t>R1-2202344</w:t>
        </w:r>
      </w:hyperlink>
      <w:r w:rsidR="006B480F">
        <w:rPr>
          <w:lang w:eastAsia="x-none"/>
        </w:rPr>
        <w:tab/>
        <w:t>Aspects related to the reduced maximum UE bandwidth of RedCap</w:t>
      </w:r>
      <w:r w:rsidR="006B480F">
        <w:rPr>
          <w:lang w:eastAsia="x-none"/>
        </w:rPr>
        <w:tab/>
        <w:t>LG Electronics</w:t>
      </w:r>
    </w:p>
    <w:p w14:paraId="477EDC93" w14:textId="2F60428D" w:rsidR="006B480F" w:rsidRDefault="002328C4" w:rsidP="006B480F">
      <w:pPr>
        <w:rPr>
          <w:lang w:eastAsia="x-none"/>
        </w:rPr>
      </w:pPr>
      <w:hyperlink r:id="rId1501" w:history="1">
        <w:r w:rsidR="004371F4">
          <w:rPr>
            <w:rStyle w:val="Hyperlink"/>
            <w:lang w:eastAsia="x-none"/>
          </w:rPr>
          <w:t>R1-2202382</w:t>
        </w:r>
      </w:hyperlink>
      <w:r w:rsidR="006B480F">
        <w:rPr>
          <w:lang w:eastAsia="x-none"/>
        </w:rPr>
        <w:tab/>
        <w:t>On aspects related to reduced maximum UE BW</w:t>
      </w:r>
      <w:r w:rsidR="006B480F">
        <w:rPr>
          <w:lang w:eastAsia="x-none"/>
        </w:rPr>
        <w:tab/>
        <w:t>Nordic Semiconductor ASA</w:t>
      </w:r>
    </w:p>
    <w:p w14:paraId="68CEF003" w14:textId="65DA9401" w:rsidR="00A67E7F" w:rsidRDefault="00A67E7F" w:rsidP="006B480F">
      <w:pPr>
        <w:rPr>
          <w:lang w:eastAsia="x-none"/>
        </w:rPr>
      </w:pPr>
    </w:p>
    <w:p w14:paraId="6337A8D7" w14:textId="77777777" w:rsidR="00A67E7F" w:rsidRPr="00A67E7F" w:rsidRDefault="00A67E7F" w:rsidP="00A67E7F">
      <w:pPr>
        <w:rPr>
          <w:lang w:eastAsia="x-none"/>
        </w:rPr>
      </w:pPr>
      <w:r w:rsidRPr="00A67E7F">
        <w:rPr>
          <w:lang w:eastAsia="x-none"/>
        </w:rPr>
        <w:t>[108-e-R17-RedCap-01] – Johan (Ericsson)</w:t>
      </w:r>
    </w:p>
    <w:p w14:paraId="0E3B2CA8" w14:textId="33948178" w:rsidR="00A67E7F" w:rsidRPr="00A67E7F" w:rsidRDefault="00A67E7F" w:rsidP="00A67E7F">
      <w:pPr>
        <w:rPr>
          <w:lang w:eastAsia="x-none"/>
        </w:rPr>
      </w:pPr>
      <w:r w:rsidRPr="00A67E7F">
        <w:rPr>
          <w:lang w:eastAsia="x-none"/>
        </w:rPr>
        <w:t>Email discussion for maintenance on aspects related to reduced maximum UE bandwidth</w:t>
      </w:r>
    </w:p>
    <w:p w14:paraId="0F2CE487" w14:textId="77777777" w:rsidR="00A67E7F" w:rsidRPr="00A67E7F" w:rsidRDefault="00A67E7F" w:rsidP="006D10BC">
      <w:pPr>
        <w:numPr>
          <w:ilvl w:val="0"/>
          <w:numId w:val="62"/>
        </w:numPr>
        <w:rPr>
          <w:lang w:eastAsia="x-none"/>
        </w:rPr>
      </w:pPr>
      <w:r w:rsidRPr="00A67E7F">
        <w:rPr>
          <w:rFonts w:hint="eastAsia"/>
          <w:lang w:eastAsia="x-none"/>
        </w:rPr>
        <w:t>1</w:t>
      </w:r>
      <w:r w:rsidRPr="00A67E7F">
        <w:rPr>
          <w:rFonts w:hint="eastAsia"/>
          <w:vertAlign w:val="superscript"/>
          <w:lang w:eastAsia="x-none"/>
        </w:rPr>
        <w:t>st</w:t>
      </w:r>
      <w:r w:rsidRPr="00A67E7F">
        <w:rPr>
          <w:rFonts w:hint="eastAsia"/>
          <w:lang w:eastAsia="x-none"/>
        </w:rPr>
        <w:t xml:space="preserve"> check point: </w:t>
      </w:r>
      <w:r w:rsidRPr="00A67E7F">
        <w:t>February</w:t>
      </w:r>
      <w:r w:rsidRPr="00A67E7F">
        <w:rPr>
          <w:rFonts w:hint="eastAsia"/>
        </w:rPr>
        <w:t xml:space="preserve"> </w:t>
      </w:r>
      <w:r w:rsidRPr="00A67E7F">
        <w:t>25</w:t>
      </w:r>
    </w:p>
    <w:p w14:paraId="4847CB0F" w14:textId="77777777" w:rsidR="00A67E7F" w:rsidRPr="00A67E7F" w:rsidRDefault="00A67E7F" w:rsidP="006D10BC">
      <w:pPr>
        <w:numPr>
          <w:ilvl w:val="0"/>
          <w:numId w:val="62"/>
        </w:numPr>
        <w:rPr>
          <w:lang w:eastAsia="x-none"/>
        </w:rPr>
      </w:pPr>
      <w:r w:rsidRPr="00A67E7F">
        <w:rPr>
          <w:lang w:eastAsia="x-none"/>
        </w:rPr>
        <w:t>Final</w:t>
      </w:r>
      <w:r w:rsidRPr="00A67E7F">
        <w:rPr>
          <w:rFonts w:hint="eastAsia"/>
          <w:lang w:eastAsia="x-none"/>
        </w:rPr>
        <w:t xml:space="preserve"> check point: </w:t>
      </w:r>
      <w:r w:rsidRPr="00A67E7F">
        <w:t>March 3</w:t>
      </w:r>
    </w:p>
    <w:p w14:paraId="51CB00DC" w14:textId="6078B3A0" w:rsidR="00A67E7F" w:rsidRPr="00A67E7F" w:rsidRDefault="002328C4" w:rsidP="00A67E7F">
      <w:pPr>
        <w:rPr>
          <w:b/>
          <w:bCs/>
          <w:lang w:eastAsia="x-none"/>
        </w:rPr>
      </w:pPr>
      <w:hyperlink r:id="rId1502" w:history="1">
        <w:r w:rsidR="004371F4">
          <w:rPr>
            <w:rStyle w:val="Hyperlink"/>
            <w:b/>
            <w:bCs/>
            <w:lang w:eastAsia="x-none"/>
          </w:rPr>
          <w:t>R1-2202528</w:t>
        </w:r>
      </w:hyperlink>
      <w:r w:rsidR="00A67E7F" w:rsidRPr="00A67E7F">
        <w:rPr>
          <w:b/>
          <w:bCs/>
          <w:lang w:eastAsia="x-none"/>
        </w:rPr>
        <w:tab/>
        <w:t>FL summary #1 on reduced maximum UE bandwidth for RedCap</w:t>
      </w:r>
      <w:r w:rsidR="00A67E7F" w:rsidRPr="00A67E7F">
        <w:rPr>
          <w:b/>
          <w:bCs/>
          <w:lang w:eastAsia="x-none"/>
        </w:rPr>
        <w:tab/>
        <w:t>Moderator (Ericsson)</w:t>
      </w:r>
    </w:p>
    <w:p w14:paraId="45D89E2A" w14:textId="6A069A77" w:rsidR="00A67E7F" w:rsidRDefault="00A67E7F" w:rsidP="00A67E7F">
      <w:pPr>
        <w:rPr>
          <w:lang w:eastAsia="x-none"/>
        </w:rPr>
      </w:pPr>
      <w:r>
        <w:rPr>
          <w:lang w:eastAsia="x-none"/>
        </w:rPr>
        <w:t>From Feb 21</w:t>
      </w:r>
      <w:r w:rsidRPr="00A67E7F">
        <w:rPr>
          <w:vertAlign w:val="superscript"/>
          <w:lang w:eastAsia="x-none"/>
        </w:rPr>
        <w:t>st</w:t>
      </w:r>
      <w:r>
        <w:rPr>
          <w:lang w:eastAsia="x-none"/>
        </w:rPr>
        <w:t xml:space="preserve"> GTW session</w:t>
      </w:r>
    </w:p>
    <w:p w14:paraId="6F0C0671" w14:textId="5A891059" w:rsidR="00A67E7F" w:rsidRDefault="00A67E7F" w:rsidP="00A67E7F">
      <w:pPr>
        <w:rPr>
          <w:lang w:eastAsia="x-none"/>
        </w:rPr>
      </w:pPr>
    </w:p>
    <w:p w14:paraId="0D5B0734" w14:textId="5F0943D5" w:rsidR="00A67E7F" w:rsidRPr="00634552" w:rsidRDefault="00A67E7F" w:rsidP="00A67E7F">
      <w:pPr>
        <w:shd w:val="clear" w:color="auto" w:fill="FFFFFF"/>
        <w:spacing w:line="231" w:lineRule="atLeast"/>
        <w:rPr>
          <w:rFonts w:eastAsia="Microsoft YaHei UI"/>
          <w:color w:val="000000"/>
          <w:highlight w:val="green"/>
          <w:lang w:eastAsia="zh-CN"/>
        </w:rPr>
      </w:pPr>
      <w:r>
        <w:rPr>
          <w:rFonts w:eastAsia="Microsoft YaHei UI"/>
          <w:color w:val="000000"/>
          <w:highlight w:val="green"/>
          <w:lang w:eastAsia="zh-CN"/>
        </w:rPr>
        <w:t xml:space="preserve">Agreement (from RAN1#107e, excerpted for reference)  </w:t>
      </w:r>
    </w:p>
    <w:p w14:paraId="78300757" w14:textId="77777777" w:rsidR="00A67E7F" w:rsidRPr="004B7B21" w:rsidRDefault="00A67E7F" w:rsidP="00D259AB">
      <w:pPr>
        <w:numPr>
          <w:ilvl w:val="0"/>
          <w:numId w:val="65"/>
        </w:numPr>
        <w:spacing w:line="231" w:lineRule="atLeast"/>
        <w:rPr>
          <w:rFonts w:eastAsia="Microsoft YaHei UI"/>
          <w:sz w:val="18"/>
          <w:szCs w:val="18"/>
          <w:lang w:val="en-US" w:eastAsia="zh-CN"/>
        </w:rPr>
      </w:pPr>
      <w:r w:rsidRPr="004B7B21">
        <w:rPr>
          <w:rFonts w:eastAsia="Microsoft YaHei UI"/>
          <w:sz w:val="18"/>
          <w:szCs w:val="18"/>
          <w:lang w:eastAsia="zh-CN"/>
        </w:rPr>
        <w:t>For FR1,</w:t>
      </w:r>
    </w:p>
    <w:p w14:paraId="6596904F" w14:textId="77777777" w:rsidR="00A67E7F" w:rsidRPr="004B7B21" w:rsidRDefault="00A67E7F" w:rsidP="00D259AB">
      <w:pPr>
        <w:numPr>
          <w:ilvl w:val="1"/>
          <w:numId w:val="65"/>
        </w:numPr>
        <w:spacing w:line="231" w:lineRule="atLeast"/>
        <w:rPr>
          <w:rFonts w:eastAsia="Microsoft YaHei UI"/>
          <w:sz w:val="18"/>
          <w:szCs w:val="18"/>
          <w:lang w:val="en-US" w:eastAsia="zh-CN"/>
        </w:rPr>
      </w:pPr>
      <w:r w:rsidRPr="004B7B21">
        <w:rPr>
          <w:rFonts w:eastAsia="Microsoft YaHei UI"/>
          <w:sz w:val="18"/>
          <w:szCs w:val="18"/>
          <w:lang w:eastAsia="zh-CN"/>
        </w:rPr>
        <w:t>For a separate initial DL BWP (if it does not include CD-SSB and the entire CORESET#0) from RAN1 perspective,</w:t>
      </w:r>
    </w:p>
    <w:p w14:paraId="5C2B22B4" w14:textId="77777777" w:rsidR="00A67E7F" w:rsidRPr="004B7B21" w:rsidRDefault="00A67E7F" w:rsidP="00D259AB">
      <w:pPr>
        <w:numPr>
          <w:ilvl w:val="2"/>
          <w:numId w:val="65"/>
        </w:numPr>
        <w:spacing w:line="231" w:lineRule="atLeast"/>
        <w:rPr>
          <w:rFonts w:eastAsia="Microsoft YaHei UI"/>
          <w:sz w:val="18"/>
          <w:szCs w:val="18"/>
          <w:lang w:val="en-US" w:eastAsia="zh-CN"/>
        </w:rPr>
      </w:pPr>
      <w:r w:rsidRPr="004B7B21">
        <w:rPr>
          <w:rFonts w:eastAsia="Microsoft YaHei UI"/>
          <w:sz w:val="18"/>
          <w:szCs w:val="18"/>
          <w:lang w:eastAsia="zh-CN"/>
        </w:rPr>
        <w:t>If it is configured for random access while not for paging in idle/inactive mode, RedCap UE does NOT expect it to contain SSB/CORESET#0/SIB.</w:t>
      </w:r>
    </w:p>
    <w:p w14:paraId="7DDF44D4" w14:textId="77777777" w:rsidR="00A67E7F" w:rsidRPr="004B7B21" w:rsidRDefault="00A67E7F" w:rsidP="00D259AB">
      <w:pPr>
        <w:numPr>
          <w:ilvl w:val="2"/>
          <w:numId w:val="65"/>
        </w:numPr>
        <w:spacing w:line="231" w:lineRule="atLeast"/>
        <w:rPr>
          <w:rFonts w:eastAsia="Microsoft YaHei UI"/>
          <w:sz w:val="18"/>
          <w:szCs w:val="18"/>
          <w:lang w:val="en-US" w:eastAsia="zh-CN"/>
        </w:rPr>
      </w:pPr>
      <w:r w:rsidRPr="004B7B21">
        <w:rPr>
          <w:rFonts w:eastAsia="Microsoft YaHei UI"/>
          <w:sz w:val="18"/>
          <w:szCs w:val="18"/>
          <w:lang w:eastAsia="zh-CN"/>
        </w:rPr>
        <w:t>Note: RAN1 assumes REDCAP UE performing Random access in the separate DL BWP does not need to monitor paging in a BWP containing CORESET#0</w:t>
      </w:r>
    </w:p>
    <w:p w14:paraId="7960795D" w14:textId="77777777" w:rsidR="00A67E7F" w:rsidRPr="004B7B21" w:rsidRDefault="00A67E7F" w:rsidP="00D259AB">
      <w:pPr>
        <w:numPr>
          <w:ilvl w:val="2"/>
          <w:numId w:val="65"/>
        </w:numPr>
        <w:spacing w:line="231" w:lineRule="atLeast"/>
        <w:rPr>
          <w:rFonts w:eastAsia="Microsoft YaHei UI"/>
          <w:sz w:val="18"/>
          <w:szCs w:val="18"/>
          <w:lang w:val="en-US" w:eastAsia="zh-CN"/>
        </w:rPr>
      </w:pPr>
      <w:r w:rsidRPr="004B7B21">
        <w:rPr>
          <w:rFonts w:eastAsia="Microsoft YaHei UI"/>
          <w:sz w:val="18"/>
          <w:szCs w:val="18"/>
          <w:shd w:val="clear" w:color="auto" w:fill="808000"/>
          <w:lang w:eastAsia="zh-CN"/>
        </w:rPr>
        <w:t>Working assumption:</w:t>
      </w:r>
      <w:r w:rsidRPr="004B7B21">
        <w:rPr>
          <w:rFonts w:eastAsia="Microsoft YaHei UI"/>
          <w:sz w:val="18"/>
          <w:szCs w:val="18"/>
          <w:lang w:eastAsia="zh-CN"/>
        </w:rPr>
        <w:t> If it is configured for paging, RedCap UE expects it to contain NCD-SSB for serving cell but not CORESET#0/SIB from RAN1 perspective</w:t>
      </w:r>
    </w:p>
    <w:p w14:paraId="051CEAD6" w14:textId="77777777" w:rsidR="00A67E7F" w:rsidRPr="004B7B21" w:rsidRDefault="00A67E7F" w:rsidP="00D259AB">
      <w:pPr>
        <w:numPr>
          <w:ilvl w:val="1"/>
          <w:numId w:val="65"/>
        </w:numPr>
        <w:spacing w:line="231" w:lineRule="atLeast"/>
        <w:rPr>
          <w:rFonts w:eastAsia="Microsoft YaHei UI"/>
          <w:sz w:val="18"/>
          <w:szCs w:val="18"/>
          <w:lang w:val="en-US" w:eastAsia="zh-CN"/>
        </w:rPr>
      </w:pPr>
      <w:r w:rsidRPr="004B7B21">
        <w:rPr>
          <w:rFonts w:eastAsia="Microsoft YaHei UI"/>
          <w:sz w:val="18"/>
          <w:szCs w:val="18"/>
          <w:lang w:eastAsia="zh-CN"/>
        </w:rPr>
        <w:t>For an RRC-configured active DL BWP in connected mode (if it does not include CD-SSB and the entire CORESET#0) from RAN1 perspective,</w:t>
      </w:r>
    </w:p>
    <w:p w14:paraId="4169C592" w14:textId="77777777" w:rsidR="00A67E7F" w:rsidRPr="004B7B21" w:rsidRDefault="00A67E7F" w:rsidP="00D259AB">
      <w:pPr>
        <w:numPr>
          <w:ilvl w:val="2"/>
          <w:numId w:val="65"/>
        </w:numPr>
        <w:spacing w:line="231" w:lineRule="atLeast"/>
        <w:rPr>
          <w:rFonts w:eastAsia="Microsoft YaHei UI"/>
          <w:sz w:val="18"/>
          <w:szCs w:val="18"/>
          <w:lang w:val="en-US" w:eastAsia="zh-CN"/>
        </w:rPr>
      </w:pPr>
      <w:r w:rsidRPr="004B7B21">
        <w:rPr>
          <w:sz w:val="18"/>
          <w:szCs w:val="18"/>
        </w:rPr>
        <w:t>A RedCap UE supporting mandatory FG 6-1 (but not optional FG 6-1a) expects it to contain NCD-SSB for serving cell but not CORESET#0/SIB</w:t>
      </w:r>
    </w:p>
    <w:p w14:paraId="11CD43DD" w14:textId="77777777" w:rsidR="00A67E7F" w:rsidRPr="004B7B21" w:rsidRDefault="00A67E7F" w:rsidP="00D259AB">
      <w:pPr>
        <w:numPr>
          <w:ilvl w:val="2"/>
          <w:numId w:val="65"/>
        </w:numPr>
        <w:spacing w:line="252" w:lineRule="auto"/>
        <w:rPr>
          <w:sz w:val="18"/>
          <w:szCs w:val="18"/>
        </w:rPr>
      </w:pPr>
      <w:r w:rsidRPr="004B7B21">
        <w:rPr>
          <w:sz w:val="18"/>
          <w:szCs w:val="18"/>
        </w:rPr>
        <w:t xml:space="preserve">A RedCap UE can indicate the </w:t>
      </w:r>
      <w:r w:rsidRPr="004B7B21">
        <w:rPr>
          <w:rFonts w:eastAsia="SimSun"/>
          <w:sz w:val="18"/>
          <w:szCs w:val="18"/>
          <w:lang w:val="en-US" w:eastAsia="zh-CN"/>
        </w:rPr>
        <w:t>following</w:t>
      </w:r>
      <w:r w:rsidRPr="004B7B21">
        <w:rPr>
          <w:sz w:val="18"/>
          <w:szCs w:val="18"/>
        </w:rPr>
        <w:t xml:space="preserve"> as optional capability</w:t>
      </w:r>
      <w:r w:rsidRPr="004B7B21">
        <w:rPr>
          <w:rFonts w:eastAsia="SimSun"/>
          <w:sz w:val="18"/>
          <w:szCs w:val="18"/>
          <w:lang w:val="en-US" w:eastAsia="zh-CN"/>
        </w:rPr>
        <w:t>:</w:t>
      </w:r>
    </w:p>
    <w:p w14:paraId="0AB13640" w14:textId="77777777" w:rsidR="00A67E7F" w:rsidRPr="004B7B21" w:rsidRDefault="00A67E7F" w:rsidP="00D259AB">
      <w:pPr>
        <w:numPr>
          <w:ilvl w:val="3"/>
          <w:numId w:val="65"/>
        </w:numPr>
        <w:spacing w:line="231" w:lineRule="atLeast"/>
        <w:rPr>
          <w:rFonts w:eastAsia="Microsoft YaHei UI"/>
          <w:sz w:val="18"/>
          <w:szCs w:val="18"/>
          <w:lang w:val="en-US" w:eastAsia="zh-CN"/>
        </w:rPr>
      </w:pPr>
      <w:r w:rsidRPr="004B7B21">
        <w:rPr>
          <w:rFonts w:eastAsia="Microsoft YaHei UI"/>
          <w:sz w:val="18"/>
          <w:szCs w:val="18"/>
          <w:lang w:val="en-US" w:eastAsia="zh-CN"/>
        </w:rPr>
        <w:t xml:space="preserve">Not need NCD-SSB: </w:t>
      </w:r>
      <w:r w:rsidRPr="004B7B21">
        <w:rPr>
          <w:rFonts w:eastAsia="Microsoft YaHei UI"/>
          <w:sz w:val="18"/>
          <w:szCs w:val="18"/>
          <w:lang w:eastAsia="zh-CN"/>
        </w:rPr>
        <w:t xml:space="preserve">A RedCap UE can in addition optionally support relevant operation based on for CSI-RS (working assumption) and/or </w:t>
      </w:r>
      <w:r w:rsidRPr="004B7B21">
        <w:rPr>
          <w:sz w:val="18"/>
          <w:szCs w:val="18"/>
        </w:rPr>
        <w:t>FG 6-1a</w:t>
      </w:r>
      <w:r w:rsidRPr="004B7B21">
        <w:rPr>
          <w:rFonts w:eastAsia="Microsoft YaHei UI"/>
          <w:sz w:val="18"/>
          <w:szCs w:val="18"/>
          <w:lang w:eastAsia="zh-CN"/>
        </w:rPr>
        <w:t xml:space="preserve"> by reporting optional capabilities.</w:t>
      </w:r>
    </w:p>
    <w:p w14:paraId="4B7AFB3C" w14:textId="77777777" w:rsidR="00A67E7F" w:rsidRPr="004B7B21" w:rsidRDefault="00A67E7F" w:rsidP="00D259AB">
      <w:pPr>
        <w:numPr>
          <w:ilvl w:val="1"/>
          <w:numId w:val="65"/>
        </w:numPr>
        <w:spacing w:line="231" w:lineRule="atLeast"/>
        <w:rPr>
          <w:rFonts w:eastAsia="Microsoft YaHei UI"/>
          <w:sz w:val="18"/>
          <w:szCs w:val="18"/>
          <w:lang w:val="en-US" w:eastAsia="zh-CN"/>
        </w:rPr>
      </w:pPr>
      <w:r w:rsidRPr="004B7B21">
        <w:rPr>
          <w:rFonts w:eastAsia="Microsoft YaHei UI"/>
          <w:sz w:val="18"/>
          <w:szCs w:val="18"/>
          <w:lang w:eastAsia="zh-CN"/>
        </w:rPr>
        <w:t>Note: if a separate initial/RRC configured DL BWP is configured to contain the entire CORESET#0, CD-SSB is expected by RedCap UE.</w:t>
      </w:r>
    </w:p>
    <w:p w14:paraId="4804F94C" w14:textId="77777777" w:rsidR="00A67E7F" w:rsidRPr="004B7B21" w:rsidRDefault="00A67E7F" w:rsidP="00D259AB">
      <w:pPr>
        <w:numPr>
          <w:ilvl w:val="1"/>
          <w:numId w:val="65"/>
        </w:numPr>
        <w:spacing w:line="231" w:lineRule="atLeast"/>
        <w:rPr>
          <w:rFonts w:eastAsia="Microsoft YaHei UI"/>
          <w:sz w:val="18"/>
          <w:szCs w:val="18"/>
          <w:lang w:val="en-US" w:eastAsia="zh-CN"/>
        </w:rPr>
      </w:pPr>
      <w:r w:rsidRPr="004B7B21">
        <w:rPr>
          <w:rFonts w:eastAsia="Microsoft YaHei UI"/>
          <w:sz w:val="18"/>
          <w:szCs w:val="18"/>
          <w:lang w:eastAsia="zh-CN"/>
        </w:rPr>
        <w:t>Note: The network may choose to configure SSB or MIB-configured CORESET#0 or SIB1 to be within the respective DL BWP.</w:t>
      </w:r>
    </w:p>
    <w:p w14:paraId="01DCC3E9" w14:textId="77777777" w:rsidR="00A67E7F" w:rsidRPr="004B7B21" w:rsidRDefault="00A67E7F" w:rsidP="00D259AB">
      <w:pPr>
        <w:numPr>
          <w:ilvl w:val="1"/>
          <w:numId w:val="65"/>
        </w:numPr>
        <w:spacing w:line="231" w:lineRule="atLeast"/>
        <w:rPr>
          <w:rFonts w:eastAsia="Microsoft YaHei UI"/>
          <w:sz w:val="18"/>
          <w:szCs w:val="18"/>
          <w:lang w:val="en-US" w:eastAsia="zh-CN"/>
        </w:rPr>
      </w:pPr>
      <w:r w:rsidRPr="004B7B21">
        <w:rPr>
          <w:sz w:val="18"/>
          <w:szCs w:val="18"/>
          <w:lang w:val="en-US"/>
        </w:rPr>
        <w:lastRenderedPageBreak/>
        <w:t>Note: If a separate SIB-configured initial DL BWP for RedCap UEs contains the entire CORESET#0, the RedCap UE shall use the bandwidth and location of the CORESET#0 in DL during initial access.</w:t>
      </w:r>
    </w:p>
    <w:p w14:paraId="0D547952" w14:textId="77777777" w:rsidR="00A67E7F" w:rsidRPr="004B7B21" w:rsidRDefault="00A67E7F" w:rsidP="00D259AB">
      <w:pPr>
        <w:numPr>
          <w:ilvl w:val="1"/>
          <w:numId w:val="65"/>
        </w:numPr>
        <w:spacing w:line="231" w:lineRule="atLeast"/>
        <w:rPr>
          <w:rFonts w:eastAsia="Microsoft YaHei UI"/>
          <w:sz w:val="18"/>
          <w:szCs w:val="18"/>
          <w:lang w:val="en-US" w:eastAsia="zh-CN"/>
        </w:rPr>
      </w:pPr>
      <w:r w:rsidRPr="004B7B21">
        <w:rPr>
          <w:rFonts w:eastAsia="DengXian"/>
          <w:sz w:val="18"/>
          <w:szCs w:val="18"/>
          <w:lang w:val="en-US" w:eastAsia="zh-CN"/>
        </w:rPr>
        <w:t>Note: NCD-SSB periodicity is not required to be configured the same as that of CD-SSB</w:t>
      </w:r>
    </w:p>
    <w:p w14:paraId="7CBEF0B1" w14:textId="77777777" w:rsidR="00A67E7F" w:rsidRPr="004B7B21" w:rsidRDefault="00A67E7F" w:rsidP="00D259AB">
      <w:pPr>
        <w:numPr>
          <w:ilvl w:val="1"/>
          <w:numId w:val="65"/>
        </w:numPr>
        <w:spacing w:line="231" w:lineRule="atLeast"/>
        <w:rPr>
          <w:rFonts w:eastAsia="Microsoft YaHei UI"/>
          <w:sz w:val="18"/>
          <w:szCs w:val="18"/>
          <w:lang w:val="en-US" w:eastAsia="zh-CN"/>
        </w:rPr>
      </w:pPr>
      <w:r w:rsidRPr="004B7B21">
        <w:rPr>
          <w:rFonts w:eastAsia="DengXian"/>
          <w:sz w:val="18"/>
          <w:szCs w:val="18"/>
          <w:lang w:val="en-US" w:eastAsia="zh-CN"/>
        </w:rPr>
        <w:t>Note: Periodicity of NCD-SSB shall be not less than periodicity of CD-SSB</w:t>
      </w:r>
    </w:p>
    <w:p w14:paraId="4336AB64" w14:textId="15CB6E8C" w:rsidR="00A67E7F" w:rsidRPr="00D10232" w:rsidRDefault="00A67E7F" w:rsidP="00A67E7F">
      <w:pPr>
        <w:rPr>
          <w:lang w:val="en-US" w:eastAsia="zh-CN"/>
        </w:rPr>
      </w:pPr>
    </w:p>
    <w:p w14:paraId="2359FEFC" w14:textId="127ADE16" w:rsidR="00A67E7F" w:rsidRPr="00634552" w:rsidRDefault="00A67E7F" w:rsidP="00A67E7F">
      <w:pPr>
        <w:shd w:val="clear" w:color="auto" w:fill="FFFFFF"/>
        <w:spacing w:line="231" w:lineRule="atLeast"/>
        <w:rPr>
          <w:rFonts w:eastAsia="Microsoft YaHei UI"/>
          <w:color w:val="000000"/>
          <w:highlight w:val="green"/>
          <w:lang w:eastAsia="zh-CN"/>
        </w:rPr>
      </w:pPr>
      <w:r w:rsidRPr="00634552">
        <w:rPr>
          <w:rFonts w:eastAsia="Microsoft YaHei UI"/>
          <w:color w:val="000000"/>
          <w:highlight w:val="green"/>
          <w:lang w:eastAsia="zh-CN"/>
        </w:rPr>
        <w:t>Agreement</w:t>
      </w:r>
      <w:r>
        <w:rPr>
          <w:rFonts w:eastAsia="Microsoft YaHei UI"/>
          <w:color w:val="000000"/>
          <w:highlight w:val="green"/>
          <w:lang w:eastAsia="zh-CN"/>
        </w:rPr>
        <w:t xml:space="preserve"> (from RAN1#107e, excerpted for reference)  </w:t>
      </w:r>
    </w:p>
    <w:p w14:paraId="4E97D35A" w14:textId="77777777" w:rsidR="00A67E7F" w:rsidRPr="004B7B21" w:rsidRDefault="00A67E7F" w:rsidP="00D259AB">
      <w:pPr>
        <w:numPr>
          <w:ilvl w:val="0"/>
          <w:numId w:val="66"/>
        </w:numPr>
        <w:spacing w:line="252" w:lineRule="auto"/>
        <w:rPr>
          <w:sz w:val="18"/>
          <w:szCs w:val="18"/>
          <w:lang w:val="en-US"/>
        </w:rPr>
      </w:pPr>
      <w:r w:rsidRPr="004B7B21">
        <w:rPr>
          <w:sz w:val="18"/>
          <w:szCs w:val="18"/>
          <w:lang w:val="en-US"/>
        </w:rPr>
        <w:t>When the frequency hopping for the RedCap PUCCH resources (for HARQ feedback for Msg4/MsgB) is deactivated,</w:t>
      </w:r>
    </w:p>
    <w:p w14:paraId="3193FA50" w14:textId="77777777" w:rsidR="00A67E7F" w:rsidRPr="004B7B21" w:rsidRDefault="00A67E7F" w:rsidP="00D259AB">
      <w:pPr>
        <w:numPr>
          <w:ilvl w:val="1"/>
          <w:numId w:val="67"/>
        </w:numPr>
        <w:spacing w:line="252" w:lineRule="auto"/>
        <w:contextualSpacing/>
        <w:rPr>
          <w:sz w:val="18"/>
          <w:szCs w:val="18"/>
          <w:lang w:val="en-US" w:eastAsia="x-none"/>
        </w:rPr>
      </w:pPr>
      <w:r w:rsidRPr="004B7B21">
        <w:rPr>
          <w:sz w:val="18"/>
          <w:szCs w:val="18"/>
          <w:lang w:val="en-US" w:eastAsia="x-none"/>
        </w:rPr>
        <w:t>Each PUCCH resource is mapped to a single PRB.</w:t>
      </w:r>
    </w:p>
    <w:p w14:paraId="14F6A801" w14:textId="77777777" w:rsidR="00A67E7F" w:rsidRPr="004B7B21" w:rsidRDefault="00A67E7F" w:rsidP="00D259AB">
      <w:pPr>
        <w:numPr>
          <w:ilvl w:val="1"/>
          <w:numId w:val="67"/>
        </w:numPr>
        <w:spacing w:line="252" w:lineRule="auto"/>
        <w:contextualSpacing/>
        <w:rPr>
          <w:sz w:val="18"/>
          <w:szCs w:val="18"/>
          <w:lang w:val="en-US" w:eastAsia="x-none"/>
        </w:rPr>
      </w:pPr>
      <w:r w:rsidRPr="004B7B21">
        <w:rPr>
          <w:sz w:val="18"/>
          <w:szCs w:val="18"/>
          <w:lang w:val="en-US" w:eastAsia="x-none"/>
        </w:rPr>
        <w:t xml:space="preserve">What side[(s)] of the RedCap UL BWP center frequency to which PUCCH resources are mapped is[/are] configurable by the network, including SIB-configurable [additional] offset (with no more than </w:t>
      </w:r>
      <w:r w:rsidRPr="004B7B21">
        <w:rPr>
          <w:rFonts w:ascii="DengXian" w:eastAsia="DengXian" w:hAnsi="DengXian" w:hint="eastAsia"/>
          <w:sz w:val="18"/>
          <w:szCs w:val="18"/>
          <w:lang w:val="en-US" w:eastAsia="zh-CN"/>
        </w:rPr>
        <w:t>[4]</w:t>
      </w:r>
      <w:r w:rsidRPr="004B7B21">
        <w:rPr>
          <w:sz w:val="18"/>
          <w:szCs w:val="18"/>
          <w:lang w:val="en-US" w:eastAsia="x-none"/>
        </w:rPr>
        <w:t xml:space="preserve"> candidate values) using the existing equations for determining the PRB index of the PUCCH transmission as a starting point.</w:t>
      </w:r>
    </w:p>
    <w:p w14:paraId="5597F924" w14:textId="77777777" w:rsidR="00A67E7F" w:rsidRPr="004B7B21" w:rsidRDefault="00A67E7F" w:rsidP="00D259AB">
      <w:pPr>
        <w:numPr>
          <w:ilvl w:val="0"/>
          <w:numId w:val="67"/>
        </w:numPr>
        <w:spacing w:line="252" w:lineRule="auto"/>
        <w:contextualSpacing/>
        <w:rPr>
          <w:sz w:val="18"/>
          <w:szCs w:val="18"/>
          <w:lang w:val="en-US" w:eastAsia="x-none"/>
        </w:rPr>
      </w:pPr>
      <w:r w:rsidRPr="004B7B21">
        <w:rPr>
          <w:sz w:val="18"/>
          <w:szCs w:val="18"/>
          <w:lang w:val="en-US" w:eastAsia="x-none"/>
        </w:rPr>
        <w:t>RedCap and non-RedCap can be configured with the same or different PUCCH resource set indices (see TS 38.213 Table 9.2.1-1).</w:t>
      </w:r>
    </w:p>
    <w:p w14:paraId="423DBE8F" w14:textId="77777777" w:rsidR="00A67E7F" w:rsidRPr="00A67E7F" w:rsidRDefault="00A67E7F" w:rsidP="00A67E7F">
      <w:pPr>
        <w:rPr>
          <w:lang w:val="en-US" w:eastAsia="zh-CN"/>
        </w:rPr>
      </w:pPr>
    </w:p>
    <w:p w14:paraId="647F0BDC" w14:textId="77777777" w:rsidR="00A67E7F" w:rsidRPr="00A67E7F" w:rsidRDefault="00A67E7F" w:rsidP="00A67E7F">
      <w:pPr>
        <w:rPr>
          <w:rFonts w:ascii="Times New Roman" w:hAnsi="Times New Roman"/>
          <w:szCs w:val="20"/>
          <w:highlight w:val="green"/>
          <w:lang w:val="en-US" w:eastAsia="zh-CN"/>
        </w:rPr>
      </w:pPr>
      <w:r w:rsidRPr="00A67E7F">
        <w:rPr>
          <w:rFonts w:ascii="Times New Roman" w:hAnsi="Times New Roman" w:hint="eastAsia"/>
          <w:szCs w:val="20"/>
          <w:highlight w:val="green"/>
          <w:shd w:val="clear" w:color="auto" w:fill="FFFF00"/>
          <w:lang w:val="en-US" w:eastAsia="zh-CN"/>
        </w:rPr>
        <w:t>Agreement</w:t>
      </w:r>
      <w:r w:rsidRPr="00A67E7F">
        <w:rPr>
          <w:rFonts w:ascii="Times New Roman" w:hAnsi="Times New Roman"/>
          <w:szCs w:val="20"/>
          <w:highlight w:val="green"/>
          <w:lang w:val="en-US" w:eastAsia="zh-CN"/>
        </w:rPr>
        <w:t xml:space="preserve"> </w:t>
      </w:r>
    </w:p>
    <w:p w14:paraId="78F6D3FB" w14:textId="77777777" w:rsidR="00A67E7F" w:rsidRPr="00A67E7F" w:rsidRDefault="00A67E7F" w:rsidP="00A67E7F">
      <w:pPr>
        <w:rPr>
          <w:lang w:val="en-US" w:eastAsia="zh-CN"/>
        </w:rPr>
      </w:pPr>
      <w:r w:rsidRPr="00A67E7F">
        <w:rPr>
          <w:rFonts w:ascii="Times New Roman" w:hAnsi="Times New Roman"/>
          <w:szCs w:val="20"/>
          <w:lang w:val="en-US" w:eastAsia="zh-CN"/>
        </w:rPr>
        <w:t>When the frequency hopping for the RedCap PUCCH resources (for HARQ feedback for Msg4/MsgB) is deactivated,</w:t>
      </w:r>
    </w:p>
    <w:p w14:paraId="302F34F4" w14:textId="12E1DBC5" w:rsidR="00A67E7F" w:rsidRPr="00A67E7F" w:rsidRDefault="00A67E7F" w:rsidP="00D259AB">
      <w:pPr>
        <w:pStyle w:val="ListParagraph"/>
        <w:numPr>
          <w:ilvl w:val="0"/>
          <w:numId w:val="67"/>
        </w:numPr>
        <w:rPr>
          <w:lang w:val="en-US" w:eastAsia="zh-CN"/>
        </w:rPr>
      </w:pPr>
      <w:r w:rsidRPr="00A67E7F">
        <w:rPr>
          <w:lang w:val="en-US" w:eastAsia="zh-CN"/>
        </w:rPr>
        <w:t>All 16 PUCCH resources are mapped to one side, and it is SIB-configurable which side.</w:t>
      </w:r>
    </w:p>
    <w:p w14:paraId="1E0F365B" w14:textId="2F82CC29" w:rsidR="00A67E7F" w:rsidRPr="00A67E7F" w:rsidRDefault="00A67E7F" w:rsidP="00D259AB">
      <w:pPr>
        <w:pStyle w:val="ListParagraph"/>
        <w:numPr>
          <w:ilvl w:val="0"/>
          <w:numId w:val="67"/>
        </w:numPr>
        <w:rPr>
          <w:lang w:val="en-US" w:eastAsia="zh-CN"/>
        </w:rPr>
      </w:pPr>
      <w:r w:rsidRPr="00A67E7F">
        <w:rPr>
          <w:lang w:val="en-US" w:eastAsia="zh-CN"/>
        </w:rPr>
        <w:t>The PRB index of the PUCCH transmission is determined using the existing equations as a starting point, with an additional PRB offset with [4] candidate values.</w:t>
      </w:r>
    </w:p>
    <w:p w14:paraId="48A50000" w14:textId="54B32DAF" w:rsidR="00A67E7F" w:rsidRPr="00A67E7F" w:rsidRDefault="00A67E7F" w:rsidP="00D259AB">
      <w:pPr>
        <w:pStyle w:val="ListParagraph"/>
        <w:numPr>
          <w:ilvl w:val="1"/>
          <w:numId w:val="67"/>
        </w:numPr>
        <w:rPr>
          <w:lang w:val="en-US" w:eastAsia="zh-CN"/>
        </w:rPr>
      </w:pPr>
      <w:r w:rsidRPr="00A67E7F">
        <w:rPr>
          <w:lang w:val="en-US" w:eastAsia="zh-CN"/>
        </w:rPr>
        <w:t>One of the candidate values is [zero].</w:t>
      </w:r>
    </w:p>
    <w:p w14:paraId="56116B7D" w14:textId="77777777" w:rsidR="00A67E7F" w:rsidRPr="00A67E7F" w:rsidRDefault="00A67E7F" w:rsidP="00A67E7F">
      <w:pPr>
        <w:rPr>
          <w:u w:val="single"/>
          <w:lang w:val="en-US" w:eastAsia="zh-CN"/>
        </w:rPr>
      </w:pPr>
      <w:r w:rsidRPr="00A67E7F">
        <w:rPr>
          <w:rFonts w:hint="eastAsia"/>
          <w:u w:val="single"/>
          <w:lang w:val="en-US" w:eastAsia="zh-CN"/>
        </w:rPr>
        <w:t>Conclusion</w:t>
      </w:r>
    </w:p>
    <w:p w14:paraId="75556D5A" w14:textId="77777777" w:rsidR="00A67E7F" w:rsidRPr="00D10232" w:rsidRDefault="00A67E7F" w:rsidP="00A67E7F">
      <w:pPr>
        <w:rPr>
          <w:rFonts w:ascii="Calibri" w:hAnsi="Calibri" w:cs="Calibri"/>
          <w:sz w:val="22"/>
          <w:szCs w:val="22"/>
          <w:lang w:val="en-US" w:eastAsia="zh-CN"/>
        </w:rPr>
      </w:pPr>
      <w:r w:rsidRPr="00D10232">
        <w:rPr>
          <w:lang w:val="en-US" w:eastAsia="zh-CN"/>
        </w:rPr>
        <w:t>For RedCap UE reception of DCI format 1_0 in a CSS:</w:t>
      </w:r>
    </w:p>
    <w:p w14:paraId="695118D1" w14:textId="014155A3" w:rsidR="00A67E7F" w:rsidRPr="00A67E7F" w:rsidRDefault="00A67E7F" w:rsidP="00D259AB">
      <w:pPr>
        <w:pStyle w:val="ListParagraph"/>
        <w:numPr>
          <w:ilvl w:val="0"/>
          <w:numId w:val="67"/>
        </w:numPr>
        <w:rPr>
          <w:rFonts w:ascii="Calibri" w:hAnsi="Calibri" w:cs="Calibri"/>
          <w:sz w:val="22"/>
          <w:szCs w:val="22"/>
          <w:lang w:val="en-US" w:eastAsia="zh-CN"/>
        </w:rPr>
      </w:pPr>
      <w:r w:rsidRPr="00A67E7F">
        <w:rPr>
          <w:lang w:val="en-US" w:eastAsia="zh-CN"/>
        </w:rPr>
        <w:t>DCI size always depends on size of CORESET#0</w:t>
      </w:r>
    </w:p>
    <w:p w14:paraId="67320555" w14:textId="08DA90B1" w:rsidR="00A67E7F" w:rsidRPr="00A67E7F" w:rsidRDefault="00A67E7F" w:rsidP="00D259AB">
      <w:pPr>
        <w:pStyle w:val="ListParagraph"/>
        <w:numPr>
          <w:ilvl w:val="0"/>
          <w:numId w:val="67"/>
        </w:numPr>
        <w:rPr>
          <w:rFonts w:ascii="Calibri" w:hAnsi="Calibri" w:cs="Calibri"/>
          <w:sz w:val="22"/>
          <w:szCs w:val="22"/>
          <w:lang w:val="en-US" w:eastAsia="zh-CN"/>
        </w:rPr>
      </w:pPr>
      <w:r w:rsidRPr="00A67E7F">
        <w:rPr>
          <w:lang w:val="en-US" w:eastAsia="zh-CN"/>
        </w:rPr>
        <w:t>Resource allocation starts at first PRB of CORESET where DCI format has been received</w:t>
      </w:r>
    </w:p>
    <w:p w14:paraId="6D0509C3" w14:textId="77777777" w:rsidR="00A67E7F" w:rsidRDefault="00A67E7F" w:rsidP="00A67E7F">
      <w:pPr>
        <w:rPr>
          <w:lang w:eastAsia="x-none"/>
        </w:rPr>
      </w:pPr>
    </w:p>
    <w:p w14:paraId="73ECC8C4" w14:textId="457650A5" w:rsidR="00A67E7F" w:rsidRPr="00031733" w:rsidRDefault="002328C4" w:rsidP="00A67E7F">
      <w:pPr>
        <w:rPr>
          <w:b/>
          <w:bCs/>
          <w:lang w:eastAsia="x-none"/>
        </w:rPr>
      </w:pPr>
      <w:hyperlink r:id="rId1503" w:history="1">
        <w:r w:rsidR="004371F4">
          <w:rPr>
            <w:rStyle w:val="Hyperlink"/>
            <w:b/>
            <w:bCs/>
            <w:lang w:eastAsia="x-none"/>
          </w:rPr>
          <w:t>R1-2202529</w:t>
        </w:r>
      </w:hyperlink>
      <w:r w:rsidR="00A67E7F" w:rsidRPr="00031733">
        <w:rPr>
          <w:b/>
          <w:bCs/>
          <w:lang w:eastAsia="x-none"/>
        </w:rPr>
        <w:tab/>
        <w:t>FL summary #2 on reduced maximum UE bandwidth for RedCap</w:t>
      </w:r>
      <w:r w:rsidR="00A67E7F" w:rsidRPr="00031733">
        <w:rPr>
          <w:b/>
          <w:bCs/>
          <w:lang w:eastAsia="x-none"/>
        </w:rPr>
        <w:tab/>
        <w:t>Moderator (Ericsson)</w:t>
      </w:r>
    </w:p>
    <w:p w14:paraId="6162B2AA" w14:textId="6C7D55E3" w:rsidR="00031733" w:rsidRDefault="00031733" w:rsidP="00A67E7F">
      <w:pPr>
        <w:rPr>
          <w:lang w:eastAsia="x-none"/>
        </w:rPr>
      </w:pPr>
      <w:r>
        <w:rPr>
          <w:lang w:eastAsia="x-none"/>
        </w:rPr>
        <w:t>From Feb 23</w:t>
      </w:r>
      <w:r w:rsidRPr="00031733">
        <w:rPr>
          <w:vertAlign w:val="superscript"/>
          <w:lang w:eastAsia="x-none"/>
        </w:rPr>
        <w:t>rd</w:t>
      </w:r>
      <w:r>
        <w:rPr>
          <w:lang w:eastAsia="x-none"/>
        </w:rPr>
        <w:t xml:space="preserve"> GTW session</w:t>
      </w:r>
    </w:p>
    <w:p w14:paraId="44B5FDCC" w14:textId="77777777" w:rsidR="00031733" w:rsidRPr="005F3A4D" w:rsidRDefault="00031733" w:rsidP="00031733">
      <w:pPr>
        <w:rPr>
          <w:bCs/>
          <w:highlight w:val="green"/>
          <w:lang w:val="en-US"/>
        </w:rPr>
      </w:pPr>
      <w:r w:rsidRPr="005F3A4D">
        <w:rPr>
          <w:highlight w:val="green"/>
          <w:lang w:val="en-US"/>
        </w:rPr>
        <w:t>Agreement</w:t>
      </w:r>
      <w:r w:rsidRPr="005F3A4D">
        <w:rPr>
          <w:bCs/>
          <w:highlight w:val="green"/>
          <w:lang w:val="en-US"/>
        </w:rPr>
        <w:t xml:space="preserve"> </w:t>
      </w:r>
    </w:p>
    <w:p w14:paraId="14D65C72" w14:textId="77777777" w:rsidR="00031733" w:rsidRDefault="00031733" w:rsidP="00031733">
      <w:pPr>
        <w:rPr>
          <w:bCs/>
          <w:lang w:val="en-US"/>
        </w:rPr>
      </w:pPr>
      <w:r>
        <w:rPr>
          <w:bCs/>
          <w:lang w:val="en-US"/>
        </w:rPr>
        <w:t>Replace the working assumption from RAN1#107e “</w:t>
      </w:r>
      <w:r w:rsidRPr="00FF26F6">
        <w:rPr>
          <w:rFonts w:ascii="Times New Roman" w:eastAsia="Microsoft YaHei UI" w:hAnsi="Times New Roman"/>
          <w:bCs/>
          <w:lang w:val="en-US" w:eastAsia="zh-CN"/>
        </w:rPr>
        <w:t>Not need NCD-SSB: A RedCap UE can in addition optionally support relevant operation based on for CSI-RS (</w:t>
      </w:r>
      <w:r w:rsidRPr="00FF26F6">
        <w:rPr>
          <w:rFonts w:ascii="Times New Roman" w:eastAsia="Microsoft YaHei UI" w:hAnsi="Times New Roman"/>
          <w:bCs/>
          <w:shd w:val="clear" w:color="auto" w:fill="808000"/>
          <w:lang w:val="en-US" w:eastAsia="zh-CN"/>
        </w:rPr>
        <w:t>working assumption</w:t>
      </w:r>
      <w:r w:rsidRPr="00FF26F6">
        <w:rPr>
          <w:rFonts w:ascii="Times New Roman" w:eastAsia="Microsoft YaHei UI" w:hAnsi="Times New Roman"/>
          <w:bCs/>
          <w:lang w:val="en-US" w:eastAsia="zh-CN"/>
        </w:rPr>
        <w:t xml:space="preserve">) and/or </w:t>
      </w:r>
      <w:r w:rsidRPr="00FF26F6">
        <w:rPr>
          <w:rFonts w:ascii="Times New Roman" w:eastAsia="Times New Roman" w:hAnsi="Times New Roman"/>
          <w:bCs/>
          <w:lang w:val="en-US" w:eastAsia="en-GB"/>
        </w:rPr>
        <w:t>FG 6-1a</w:t>
      </w:r>
      <w:r w:rsidRPr="00FF26F6">
        <w:rPr>
          <w:rFonts w:ascii="Times New Roman" w:eastAsia="Microsoft YaHei UI" w:hAnsi="Times New Roman"/>
          <w:bCs/>
          <w:lang w:val="en-US" w:eastAsia="zh-CN"/>
        </w:rPr>
        <w:t xml:space="preserve"> by reporting optional capabilities</w:t>
      </w:r>
      <w:r>
        <w:rPr>
          <w:bCs/>
          <w:lang w:val="en-US"/>
        </w:rPr>
        <w:t>” with the following agreement:</w:t>
      </w:r>
    </w:p>
    <w:p w14:paraId="7EA53303" w14:textId="77777777" w:rsidR="00031733" w:rsidRDefault="00031733" w:rsidP="00031733">
      <w:pPr>
        <w:rPr>
          <w:rFonts w:eastAsia="Microsoft YaHei UI"/>
          <w:lang w:val="en-US" w:eastAsia="zh-CN"/>
        </w:rPr>
      </w:pPr>
      <w:r>
        <w:rPr>
          <w:lang w:eastAsia="zh-CN"/>
        </w:rPr>
        <w:t>For FR1,</w:t>
      </w:r>
    </w:p>
    <w:p w14:paraId="22A303BC" w14:textId="77777777" w:rsidR="00031733" w:rsidRPr="00031733" w:rsidRDefault="00031733" w:rsidP="00A63FAE">
      <w:pPr>
        <w:pStyle w:val="ListParagraph"/>
        <w:numPr>
          <w:ilvl w:val="0"/>
          <w:numId w:val="96"/>
        </w:numPr>
        <w:spacing w:after="0"/>
        <w:rPr>
          <w:lang w:val="en-US" w:eastAsia="zh-CN"/>
        </w:rPr>
      </w:pPr>
      <w:r>
        <w:rPr>
          <w:lang w:eastAsia="zh-CN"/>
        </w:rPr>
        <w:t>For an RRC-configured active DL BWP in connected mode (if it does not include CD-SSB and the entire CORESET#0) from RAN1 perspective,</w:t>
      </w:r>
    </w:p>
    <w:p w14:paraId="62D310B2" w14:textId="77777777" w:rsidR="00031733" w:rsidRPr="00031733" w:rsidRDefault="00031733" w:rsidP="00A63FAE">
      <w:pPr>
        <w:pStyle w:val="ListParagraph"/>
        <w:numPr>
          <w:ilvl w:val="1"/>
          <w:numId w:val="96"/>
        </w:numPr>
        <w:spacing w:after="0"/>
        <w:rPr>
          <w:lang w:val="en-US" w:eastAsia="zh-CN"/>
        </w:rPr>
      </w:pPr>
      <w:r>
        <w:t>A RedCap UE supporting mandatory FG 6-1 (but not optional FG 6-1a) expects it to contain NCD-SSB for serving cell but not CORESET#0/SIB</w:t>
      </w:r>
    </w:p>
    <w:p w14:paraId="56346EDB" w14:textId="77777777" w:rsidR="00031733" w:rsidRPr="00031733" w:rsidRDefault="00031733" w:rsidP="00A63FAE">
      <w:pPr>
        <w:pStyle w:val="ListParagraph"/>
        <w:numPr>
          <w:ilvl w:val="1"/>
          <w:numId w:val="96"/>
        </w:numPr>
        <w:spacing w:after="0"/>
        <w:rPr>
          <w:rFonts w:eastAsia="Times New Roman"/>
        </w:rPr>
      </w:pPr>
      <w:r>
        <w:t xml:space="preserve">A RedCap UE can indicate the </w:t>
      </w:r>
      <w:r w:rsidRPr="00031733">
        <w:rPr>
          <w:lang w:val="en-US" w:eastAsia="zh-CN"/>
        </w:rPr>
        <w:t>following</w:t>
      </w:r>
      <w:r w:rsidRPr="00031733">
        <w:rPr>
          <w:lang w:val="en-US"/>
        </w:rPr>
        <w:t xml:space="preserve"> </w:t>
      </w:r>
      <w:r>
        <w:t>as optional capability</w:t>
      </w:r>
      <w:r w:rsidRPr="00031733">
        <w:rPr>
          <w:lang w:val="en-US" w:eastAsia="zh-CN"/>
        </w:rPr>
        <w:t>:</w:t>
      </w:r>
    </w:p>
    <w:p w14:paraId="348D9A81" w14:textId="7E815665" w:rsidR="00031733" w:rsidRPr="00031733" w:rsidRDefault="00031733" w:rsidP="00A63FAE">
      <w:pPr>
        <w:pStyle w:val="ListParagraph"/>
        <w:numPr>
          <w:ilvl w:val="2"/>
          <w:numId w:val="96"/>
        </w:numPr>
        <w:spacing w:after="0"/>
        <w:rPr>
          <w:rFonts w:eastAsia="Microsoft YaHei UI"/>
          <w:lang w:val="en-US" w:eastAsia="zh-CN"/>
        </w:rPr>
      </w:pPr>
      <w:r w:rsidRPr="00031733">
        <w:rPr>
          <w:lang w:val="en-US" w:eastAsia="zh-CN"/>
        </w:rPr>
        <w:t xml:space="preserve">Not need NCD-SSB: </w:t>
      </w:r>
      <w:r>
        <w:rPr>
          <w:lang w:eastAsia="zh-CN"/>
        </w:rPr>
        <w:t xml:space="preserve">A RedCap UE can in addition optionally support relevant operation based on </w:t>
      </w:r>
      <w:r w:rsidRPr="00031733">
        <w:rPr>
          <w:rFonts w:eastAsia="DengXian"/>
          <w:color w:val="FF0000"/>
          <w:lang w:val="en-US" w:eastAsia="zh-CN"/>
        </w:rPr>
        <w:t>[</w:t>
      </w:r>
      <w:r w:rsidRPr="00031733">
        <w:rPr>
          <w:rFonts w:eastAsia="DengXian" w:hint="eastAsia"/>
          <w:color w:val="FF0000"/>
          <w:lang w:val="en-US" w:eastAsia="zh-CN"/>
        </w:rPr>
        <w:t>FG 6-1a</w:t>
      </w:r>
      <w:r w:rsidRPr="00031733">
        <w:rPr>
          <w:rFonts w:eastAsia="DengXian"/>
          <w:color w:val="FF0000"/>
          <w:lang w:val="en-US" w:eastAsia="zh-CN"/>
        </w:rPr>
        <w:t>]</w:t>
      </w:r>
      <w:r w:rsidRPr="00031733">
        <w:rPr>
          <w:rFonts w:eastAsia="DengXian" w:hint="eastAsia"/>
          <w:color w:val="FF0000"/>
          <w:lang w:val="en-US" w:eastAsia="zh-CN"/>
        </w:rPr>
        <w:t xml:space="preserve"> with supporting CSI-RS, or </w:t>
      </w:r>
      <w:r w:rsidRPr="00031733">
        <w:rPr>
          <w:rFonts w:eastAsia="DengXian"/>
          <w:color w:val="FF0000"/>
          <w:lang w:val="en-US" w:eastAsia="zh-CN"/>
        </w:rPr>
        <w:t>[</w:t>
      </w:r>
      <w:r w:rsidRPr="00031733">
        <w:rPr>
          <w:rFonts w:eastAsia="DengXian" w:hint="eastAsia"/>
          <w:color w:val="FF0000"/>
          <w:lang w:val="en-US" w:eastAsia="zh-CN"/>
        </w:rPr>
        <w:t>FG 6-1a</w:t>
      </w:r>
      <w:r w:rsidRPr="00031733">
        <w:rPr>
          <w:rFonts w:eastAsia="DengXian"/>
          <w:color w:val="FF0000"/>
          <w:lang w:val="en-US" w:eastAsia="zh-CN"/>
        </w:rPr>
        <w:t>]</w:t>
      </w:r>
      <w:r w:rsidRPr="00031733">
        <w:rPr>
          <w:rFonts w:eastAsia="DengXian" w:hint="eastAsia"/>
          <w:color w:val="FF0000"/>
          <w:lang w:val="en-US" w:eastAsia="zh-CN"/>
        </w:rPr>
        <w:t>without supporting CSI-RS</w:t>
      </w:r>
      <w:r>
        <w:rPr>
          <w:lang w:eastAsia="zh-CN"/>
        </w:rPr>
        <w:t>.</w:t>
      </w:r>
    </w:p>
    <w:p w14:paraId="376D23A0" w14:textId="77777777" w:rsidR="00031733" w:rsidRPr="00031733" w:rsidRDefault="00031733" w:rsidP="00031733">
      <w:pPr>
        <w:rPr>
          <w:rFonts w:eastAsia="Microsoft YaHei UI"/>
          <w:lang w:val="en-US" w:eastAsia="zh-CN"/>
        </w:rPr>
      </w:pPr>
      <w:r w:rsidRPr="00031733">
        <w:rPr>
          <w:lang w:eastAsia="zh-CN"/>
        </w:rPr>
        <w:t>For FR2,</w:t>
      </w:r>
    </w:p>
    <w:p w14:paraId="70FC8604" w14:textId="2AC8B8D3" w:rsidR="00031733" w:rsidRPr="00031733" w:rsidRDefault="00031733" w:rsidP="00A63FAE">
      <w:pPr>
        <w:pStyle w:val="ListParagraph"/>
        <w:numPr>
          <w:ilvl w:val="0"/>
          <w:numId w:val="97"/>
        </w:numPr>
        <w:spacing w:after="0"/>
        <w:rPr>
          <w:lang w:val="en-US" w:eastAsia="zh-CN"/>
        </w:rPr>
      </w:pPr>
      <w:r>
        <w:rPr>
          <w:lang w:eastAsia="zh-CN"/>
        </w:rPr>
        <w:t>For an RRC-configured active DL BWP in connected mode (if it does not include CD-SSB) from RAN1 perspective,</w:t>
      </w:r>
    </w:p>
    <w:p w14:paraId="22AE3FF1" w14:textId="77777777" w:rsidR="00031733" w:rsidRPr="00031733" w:rsidRDefault="00031733" w:rsidP="00A63FAE">
      <w:pPr>
        <w:pStyle w:val="ListParagraph"/>
        <w:numPr>
          <w:ilvl w:val="1"/>
          <w:numId w:val="97"/>
        </w:numPr>
        <w:spacing w:after="0"/>
        <w:rPr>
          <w:lang w:val="en-US" w:eastAsia="zh-CN"/>
        </w:rPr>
      </w:pPr>
      <w:r>
        <w:t>A RedCap UE supporting mandatory FG 6-1 (but not optional FG 6-1a) expects it to contain NCD-SSB for serving cell but not CORESET#0/SIB</w:t>
      </w:r>
    </w:p>
    <w:p w14:paraId="11D7B707" w14:textId="77777777" w:rsidR="00031733" w:rsidRPr="00031733" w:rsidRDefault="00031733" w:rsidP="00A63FAE">
      <w:pPr>
        <w:pStyle w:val="ListParagraph"/>
        <w:numPr>
          <w:ilvl w:val="1"/>
          <w:numId w:val="97"/>
        </w:numPr>
        <w:spacing w:after="0"/>
        <w:rPr>
          <w:rFonts w:eastAsia="Times New Roman"/>
        </w:rPr>
      </w:pPr>
      <w:r>
        <w:t xml:space="preserve">A RedCap UE can indicate the </w:t>
      </w:r>
      <w:r w:rsidRPr="00031733">
        <w:rPr>
          <w:lang w:val="en-US" w:eastAsia="zh-CN"/>
        </w:rPr>
        <w:t>following</w:t>
      </w:r>
      <w:r>
        <w:t xml:space="preserve"> as optional capability</w:t>
      </w:r>
      <w:r w:rsidRPr="00031733">
        <w:rPr>
          <w:lang w:val="en-US" w:eastAsia="zh-CN"/>
        </w:rPr>
        <w:t>:</w:t>
      </w:r>
    </w:p>
    <w:p w14:paraId="1B953D0B" w14:textId="7805382C" w:rsidR="00031733" w:rsidRPr="00031733" w:rsidRDefault="00031733" w:rsidP="00A63FAE">
      <w:pPr>
        <w:pStyle w:val="ListParagraph"/>
        <w:numPr>
          <w:ilvl w:val="2"/>
          <w:numId w:val="97"/>
        </w:numPr>
        <w:spacing w:after="0"/>
        <w:rPr>
          <w:rFonts w:eastAsia="Microsoft YaHei UI"/>
          <w:lang w:val="en-US" w:eastAsia="zh-CN"/>
        </w:rPr>
      </w:pPr>
      <w:r w:rsidRPr="00031733">
        <w:rPr>
          <w:lang w:val="en-US" w:eastAsia="zh-CN"/>
        </w:rPr>
        <w:t xml:space="preserve">Not need NCD-SSB: </w:t>
      </w:r>
      <w:r>
        <w:rPr>
          <w:lang w:eastAsia="zh-CN"/>
        </w:rPr>
        <w:t xml:space="preserve">A RedCap UE can in addition optionally support relevant operation based on </w:t>
      </w:r>
      <w:r w:rsidRPr="00031733">
        <w:rPr>
          <w:rFonts w:eastAsia="DengXian"/>
          <w:color w:val="FF0000"/>
          <w:lang w:val="en-US" w:eastAsia="zh-CN"/>
        </w:rPr>
        <w:t>[</w:t>
      </w:r>
      <w:r w:rsidRPr="00031733">
        <w:rPr>
          <w:rFonts w:eastAsia="DengXian" w:hint="eastAsia"/>
          <w:color w:val="FF0000"/>
          <w:lang w:val="en-US" w:eastAsia="zh-CN"/>
        </w:rPr>
        <w:t>FG 6-1a</w:t>
      </w:r>
      <w:r w:rsidRPr="00031733">
        <w:rPr>
          <w:rFonts w:eastAsia="DengXian"/>
          <w:color w:val="FF0000"/>
          <w:lang w:val="en-US" w:eastAsia="zh-CN"/>
        </w:rPr>
        <w:t>]</w:t>
      </w:r>
      <w:r w:rsidRPr="00031733">
        <w:rPr>
          <w:rFonts w:eastAsia="DengXian" w:hint="eastAsia"/>
          <w:color w:val="FF0000"/>
          <w:lang w:val="en-US" w:eastAsia="zh-CN"/>
        </w:rPr>
        <w:t xml:space="preserve"> with supporting CSI-RS, or </w:t>
      </w:r>
      <w:r w:rsidRPr="00031733">
        <w:rPr>
          <w:rFonts w:eastAsia="DengXian"/>
          <w:color w:val="FF0000"/>
          <w:lang w:val="en-US" w:eastAsia="zh-CN"/>
        </w:rPr>
        <w:t>[</w:t>
      </w:r>
      <w:r w:rsidRPr="00031733">
        <w:rPr>
          <w:rFonts w:eastAsia="DengXian" w:hint="eastAsia"/>
          <w:color w:val="FF0000"/>
          <w:lang w:val="en-US" w:eastAsia="zh-CN"/>
        </w:rPr>
        <w:t>FG 6-1a</w:t>
      </w:r>
      <w:r w:rsidRPr="00031733">
        <w:rPr>
          <w:rFonts w:eastAsia="DengXian"/>
          <w:color w:val="FF0000"/>
          <w:lang w:val="en-US" w:eastAsia="zh-CN"/>
        </w:rPr>
        <w:t>]</w:t>
      </w:r>
      <w:r w:rsidRPr="00031733">
        <w:rPr>
          <w:rFonts w:eastAsia="DengXian" w:hint="eastAsia"/>
          <w:color w:val="FF0000"/>
          <w:lang w:val="en-US" w:eastAsia="zh-CN"/>
        </w:rPr>
        <w:t xml:space="preserve"> without supporting CSI-RS</w:t>
      </w:r>
      <w:r>
        <w:rPr>
          <w:lang w:eastAsia="zh-CN"/>
        </w:rPr>
        <w:t>.</w:t>
      </w:r>
    </w:p>
    <w:p w14:paraId="47539CFF" w14:textId="77777777" w:rsidR="00031733" w:rsidRPr="00F94AE8" w:rsidRDefault="00031733" w:rsidP="00031733">
      <w:pPr>
        <w:rPr>
          <w:rFonts w:eastAsia="DengXian"/>
          <w:lang w:eastAsia="zh-CN"/>
        </w:rPr>
      </w:pPr>
      <w:r w:rsidRPr="00F94AE8">
        <w:rPr>
          <w:rFonts w:eastAsia="DengXian" w:hint="eastAsia"/>
          <w:lang w:eastAsia="zh-CN"/>
        </w:rPr>
        <w:t>N</w:t>
      </w:r>
      <w:r w:rsidRPr="00F94AE8">
        <w:rPr>
          <w:rFonts w:eastAsia="DengXian"/>
          <w:lang w:eastAsia="zh-CN"/>
        </w:rPr>
        <w:t>ote: The cases that CSI-RS in this agreement can support are left to RAN4</w:t>
      </w:r>
    </w:p>
    <w:p w14:paraId="6DBABFD8" w14:textId="77777777" w:rsidR="00031733" w:rsidRDefault="00031733" w:rsidP="00031733">
      <w:pPr>
        <w:rPr>
          <w:rFonts w:eastAsia="Microsoft YaHei UI"/>
          <w:lang w:val="en-US" w:eastAsia="zh-CN"/>
        </w:rPr>
      </w:pPr>
    </w:p>
    <w:p w14:paraId="3DFF37D1" w14:textId="77777777" w:rsidR="00031733" w:rsidRPr="00D83858" w:rsidRDefault="00031733" w:rsidP="00031733">
      <w:pPr>
        <w:rPr>
          <w:highlight w:val="green"/>
          <w:lang w:val="en-US"/>
        </w:rPr>
      </w:pPr>
      <w:r w:rsidRPr="00D83858">
        <w:rPr>
          <w:highlight w:val="green"/>
          <w:lang w:val="en-US"/>
        </w:rPr>
        <w:t xml:space="preserve">Agreement </w:t>
      </w:r>
    </w:p>
    <w:p w14:paraId="030D32FB" w14:textId="77777777" w:rsidR="00031733" w:rsidRDefault="00031733" w:rsidP="00031733">
      <w:pPr>
        <w:rPr>
          <w:lang w:val="en-US"/>
        </w:rPr>
      </w:pPr>
      <w:r>
        <w:rPr>
          <w:lang w:val="en-US"/>
        </w:rPr>
        <w:t>Disabling of frequency hopping for common PUCCH resources for RedCap UEs is only supported for separate (not shared) initial UL BWP.</w:t>
      </w:r>
    </w:p>
    <w:p w14:paraId="2C6989CC" w14:textId="77777777" w:rsidR="00031733" w:rsidRDefault="00031733" w:rsidP="00031733">
      <w:pPr>
        <w:rPr>
          <w:lang w:eastAsia="x-none"/>
        </w:rPr>
      </w:pPr>
    </w:p>
    <w:p w14:paraId="4C85AE85" w14:textId="3F84EF3F" w:rsidR="00031733" w:rsidRDefault="00031733" w:rsidP="00031733">
      <w:pPr>
        <w:rPr>
          <w:lang w:eastAsia="x-none"/>
        </w:rPr>
      </w:pPr>
    </w:p>
    <w:p w14:paraId="7EE48C7A" w14:textId="3DE8A561" w:rsidR="004B7B21" w:rsidRPr="004B7B21" w:rsidRDefault="002328C4" w:rsidP="004B7B21">
      <w:pPr>
        <w:rPr>
          <w:b/>
          <w:bCs/>
          <w:lang w:eastAsia="x-none"/>
        </w:rPr>
      </w:pPr>
      <w:hyperlink r:id="rId1504" w:history="1">
        <w:r w:rsidR="004371F4">
          <w:rPr>
            <w:rStyle w:val="Hyperlink"/>
            <w:b/>
            <w:bCs/>
            <w:lang w:eastAsia="x-none"/>
          </w:rPr>
          <w:t>R1-2202530</w:t>
        </w:r>
      </w:hyperlink>
      <w:r w:rsidR="004B7B21" w:rsidRPr="004B7B21">
        <w:rPr>
          <w:b/>
          <w:bCs/>
          <w:lang w:eastAsia="x-none"/>
        </w:rPr>
        <w:tab/>
        <w:t>FL summary #3 on reduced maximum UE bandwidth for RedCap</w:t>
      </w:r>
      <w:r w:rsidR="004B7B21" w:rsidRPr="004B7B21">
        <w:rPr>
          <w:b/>
          <w:bCs/>
          <w:lang w:eastAsia="x-none"/>
        </w:rPr>
        <w:tab/>
        <w:t>Moderator (Ericsson)</w:t>
      </w:r>
    </w:p>
    <w:p w14:paraId="69DB0FF0" w14:textId="2179D743" w:rsidR="00031733" w:rsidRDefault="004B7B21" w:rsidP="00031733">
      <w:pPr>
        <w:rPr>
          <w:lang w:eastAsia="x-none"/>
        </w:rPr>
      </w:pPr>
      <w:r>
        <w:rPr>
          <w:lang w:eastAsia="x-none"/>
        </w:rPr>
        <w:t>From Feb 25</w:t>
      </w:r>
      <w:r w:rsidRPr="004B7B21">
        <w:rPr>
          <w:vertAlign w:val="superscript"/>
          <w:lang w:eastAsia="x-none"/>
        </w:rPr>
        <w:t>th</w:t>
      </w:r>
      <w:r>
        <w:rPr>
          <w:lang w:eastAsia="x-none"/>
        </w:rPr>
        <w:t xml:space="preserve"> GTW session</w:t>
      </w:r>
    </w:p>
    <w:p w14:paraId="1B253C80" w14:textId="77777777" w:rsidR="00414EA5" w:rsidRPr="00414EA5" w:rsidRDefault="00414EA5" w:rsidP="00414EA5">
      <w:pPr>
        <w:rPr>
          <w:rFonts w:ascii="Times New Roman" w:hAnsi="Times New Roman"/>
          <w:szCs w:val="20"/>
          <w:highlight w:val="green"/>
          <w:lang w:val="en-US" w:eastAsia="zh-CN"/>
        </w:rPr>
      </w:pPr>
      <w:r w:rsidRPr="00414EA5">
        <w:rPr>
          <w:rFonts w:ascii="Times New Roman" w:hAnsi="Times New Roman"/>
          <w:szCs w:val="20"/>
          <w:highlight w:val="green"/>
          <w:shd w:val="clear" w:color="auto" w:fill="FFFF00"/>
          <w:lang w:val="en-US" w:eastAsia="zh-CN"/>
        </w:rPr>
        <w:t>Agreement</w:t>
      </w:r>
    </w:p>
    <w:p w14:paraId="7E8EBD7B" w14:textId="7AFFE4A6" w:rsidR="00414EA5" w:rsidRPr="00414EA5" w:rsidRDefault="00414EA5" w:rsidP="00414EA5">
      <w:pPr>
        <w:rPr>
          <w:rFonts w:ascii="Times New Roman" w:hAnsi="Times New Roman"/>
          <w:szCs w:val="20"/>
          <w:lang w:val="en-US" w:eastAsia="zh-CN"/>
        </w:rPr>
      </w:pPr>
      <w:r w:rsidRPr="00414EA5">
        <w:rPr>
          <w:rFonts w:ascii="Times New Roman" w:hAnsi="Times New Roman"/>
          <w:szCs w:val="20"/>
          <w:lang w:val="en-US" w:eastAsia="zh-CN"/>
        </w:rPr>
        <w:t>For FR1 and FR2, for TDD, when a (separate or shared) initial DL BWP includes CD-SSB (for FR1 and FR2) and the entire CORESET#0 (for FR1), the center frequencies for the (separate or shared) initial DL BWP and the (separate or shared) initial UL BWP are assumed to be the same.</w:t>
      </w:r>
    </w:p>
    <w:p w14:paraId="450826B9" w14:textId="45F3A453" w:rsidR="00414EA5" w:rsidRPr="00414EA5" w:rsidRDefault="00414EA5" w:rsidP="00414EA5">
      <w:pPr>
        <w:rPr>
          <w:rFonts w:ascii="Times New Roman" w:hAnsi="Times New Roman"/>
          <w:szCs w:val="20"/>
          <w:lang w:val="en-US" w:eastAsia="zh-CN"/>
        </w:rPr>
      </w:pPr>
    </w:p>
    <w:p w14:paraId="12331F89" w14:textId="77777777" w:rsidR="00414EA5" w:rsidRPr="00414EA5" w:rsidRDefault="00414EA5" w:rsidP="00414EA5">
      <w:pPr>
        <w:rPr>
          <w:rFonts w:ascii="Times New Roman" w:hAnsi="Times New Roman"/>
          <w:szCs w:val="20"/>
          <w:highlight w:val="green"/>
          <w:lang w:val="en-US" w:eastAsia="zh-CN"/>
        </w:rPr>
      </w:pPr>
      <w:r w:rsidRPr="00414EA5">
        <w:rPr>
          <w:rFonts w:ascii="Times New Roman" w:hAnsi="Times New Roman"/>
          <w:szCs w:val="20"/>
          <w:highlight w:val="green"/>
          <w:shd w:val="clear" w:color="auto" w:fill="FFFF00"/>
          <w:lang w:val="en-US" w:eastAsia="zh-CN"/>
        </w:rPr>
        <w:t>Agreement</w:t>
      </w:r>
    </w:p>
    <w:p w14:paraId="4E4D813E" w14:textId="77777777" w:rsidR="00414EA5" w:rsidRPr="00414EA5" w:rsidRDefault="00414EA5" w:rsidP="00A63FAE">
      <w:pPr>
        <w:pStyle w:val="ListParagraph"/>
        <w:numPr>
          <w:ilvl w:val="0"/>
          <w:numId w:val="97"/>
        </w:numPr>
        <w:rPr>
          <w:rFonts w:eastAsia="Microsoft YaHei UI"/>
          <w:lang w:val="en-US" w:eastAsia="zh-CN"/>
        </w:rPr>
      </w:pPr>
      <w:r w:rsidRPr="00414EA5">
        <w:rPr>
          <w:rFonts w:eastAsia="Microsoft YaHei UI"/>
          <w:lang w:val="en-US" w:eastAsia="zh-CN"/>
        </w:rPr>
        <w:lastRenderedPageBreak/>
        <w:t>When frequency hopping for common PUCCH resources for RedCap is deactivated,</w:t>
      </w:r>
    </w:p>
    <w:p w14:paraId="0E640364" w14:textId="63397396" w:rsidR="00414EA5" w:rsidRPr="00414EA5" w:rsidRDefault="00414EA5" w:rsidP="00A63FAE">
      <w:pPr>
        <w:pStyle w:val="ListParagraph"/>
        <w:numPr>
          <w:ilvl w:val="1"/>
          <w:numId w:val="97"/>
        </w:numPr>
        <w:rPr>
          <w:rFonts w:eastAsia="Microsoft YaHei UI"/>
          <w:lang w:val="en-US" w:eastAsia="zh-CN"/>
        </w:rPr>
      </w:pPr>
      <w:r w:rsidRPr="00414EA5">
        <w:rPr>
          <w:rFonts w:eastAsia="Microsoft YaHei UI"/>
          <w:lang w:val="en-US" w:eastAsia="zh-CN"/>
        </w:rPr>
        <w:t>The additional PRB offset is added to the</w:t>
      </w:r>
      <w:r>
        <w:rPr>
          <w:rFonts w:eastAsia="Microsoft YaHei UI"/>
          <w:lang w:val="en-US" w:eastAsia="zh-CN"/>
        </w:rPr>
        <w:t xml:space="preserve"> </w:t>
      </w:r>
      <w:r w:rsidRPr="00414EA5">
        <w:rPr>
          <w:rFonts w:eastAsia="Microsoft YaHei UI"/>
          <w:strike/>
          <w:color w:val="FF0000"/>
          <w:lang w:val="en-US" w:eastAsia="zh-CN"/>
        </w:rPr>
        <w:t>legacy</w:t>
      </w:r>
      <w:r>
        <w:rPr>
          <w:rFonts w:eastAsia="Microsoft YaHei UI"/>
          <w:strike/>
          <w:color w:val="FF0000"/>
          <w:lang w:val="en-US" w:eastAsia="zh-CN"/>
        </w:rPr>
        <w:t xml:space="preserve"> </w:t>
      </w:r>
      <w:r w:rsidRPr="00414EA5">
        <w:rPr>
          <w:rFonts w:eastAsia="Microsoft YaHei UI"/>
          <w:lang w:val="en-US" w:eastAsia="zh-CN"/>
        </w:rPr>
        <w:t>PRB offset (</w:t>
      </w:r>
      <w:r w:rsidRPr="00414EA5">
        <w:rPr>
          <w:rFonts w:eastAsia="Microsoft YaHei UI"/>
          <w:i/>
          <w:iCs/>
          <w:lang w:val="en-US" w:eastAsia="zh-CN"/>
        </w:rPr>
        <w:t>RB</w:t>
      </w:r>
      <w:r w:rsidRPr="00414EA5">
        <w:rPr>
          <w:rFonts w:eastAsia="Microsoft YaHei UI"/>
          <w:i/>
          <w:iCs/>
          <w:vertAlign w:val="subscript"/>
          <w:lang w:val="en-US" w:eastAsia="zh-CN"/>
        </w:rPr>
        <w:t>BWP</w:t>
      </w:r>
      <w:r w:rsidRPr="00414EA5">
        <w:rPr>
          <w:rFonts w:eastAsia="Microsoft YaHei UI"/>
          <w:i/>
          <w:iCs/>
          <w:vertAlign w:val="superscript"/>
          <w:lang w:val="en-US" w:eastAsia="zh-CN"/>
        </w:rPr>
        <w:t>offset</w:t>
      </w:r>
      <w:r w:rsidRPr="00414EA5">
        <w:rPr>
          <w:rFonts w:eastAsia="Microsoft YaHei UI"/>
          <w:lang w:val="en-US" w:eastAsia="zh-CN"/>
        </w:rPr>
        <w:t>).</w:t>
      </w:r>
    </w:p>
    <w:p w14:paraId="2DE2BAF7" w14:textId="77777777" w:rsidR="00414EA5" w:rsidRPr="00414EA5" w:rsidRDefault="00414EA5" w:rsidP="00A63FAE">
      <w:pPr>
        <w:pStyle w:val="ListParagraph"/>
        <w:numPr>
          <w:ilvl w:val="1"/>
          <w:numId w:val="97"/>
        </w:numPr>
        <w:rPr>
          <w:rFonts w:eastAsia="Microsoft YaHei UI"/>
          <w:lang w:val="en-US" w:eastAsia="zh-CN"/>
        </w:rPr>
      </w:pPr>
      <w:r w:rsidRPr="00414EA5">
        <w:rPr>
          <w:rFonts w:eastAsia="Microsoft YaHei UI"/>
          <w:lang w:val="en-US" w:eastAsia="zh-CN"/>
        </w:rPr>
        <w:t>The additional PRB offset has a [3]-bit range, [which can be {2, 3, 4, 6</w:t>
      </w:r>
      <w:r w:rsidRPr="00414EA5">
        <w:rPr>
          <w:rFonts w:eastAsia="Microsoft YaHei UI"/>
          <w:color w:val="FF0000"/>
          <w:lang w:val="en-US" w:eastAsia="zh-CN"/>
        </w:rPr>
        <w:t>, 8, 9, 10, 12</w:t>
      </w:r>
      <w:r w:rsidRPr="00414EA5">
        <w:rPr>
          <w:rFonts w:eastAsia="Microsoft YaHei UI"/>
          <w:lang w:val="en-US" w:eastAsia="zh-CN"/>
        </w:rPr>
        <w:t>} ,]and if it is not configured, a default value is assumed as 0.</w:t>
      </w:r>
    </w:p>
    <w:p w14:paraId="6E2B72F0" w14:textId="77777777" w:rsidR="00414EA5" w:rsidRPr="00414EA5" w:rsidRDefault="00414EA5" w:rsidP="00414EA5">
      <w:pPr>
        <w:rPr>
          <w:rFonts w:ascii="Times New Roman" w:hAnsi="Times New Roman"/>
          <w:szCs w:val="20"/>
          <w:lang w:val="en-US"/>
        </w:rPr>
      </w:pPr>
    </w:p>
    <w:p w14:paraId="501D9340" w14:textId="04189594" w:rsidR="00A67E7F" w:rsidRPr="00236359" w:rsidRDefault="002328C4" w:rsidP="00A67E7F">
      <w:pPr>
        <w:rPr>
          <w:b/>
          <w:bCs/>
          <w:lang w:eastAsia="x-none"/>
        </w:rPr>
      </w:pPr>
      <w:hyperlink r:id="rId1505" w:history="1">
        <w:r w:rsidR="004371F4">
          <w:rPr>
            <w:rStyle w:val="Hyperlink"/>
            <w:b/>
            <w:bCs/>
            <w:lang w:eastAsia="x-none"/>
          </w:rPr>
          <w:t>R1-2202531</w:t>
        </w:r>
      </w:hyperlink>
      <w:r w:rsidR="00A67E7F" w:rsidRPr="00236359">
        <w:rPr>
          <w:b/>
          <w:bCs/>
          <w:lang w:eastAsia="x-none"/>
        </w:rPr>
        <w:tab/>
        <w:t>FL summary #4 on reduced maximum UE bandwidth for RedCap</w:t>
      </w:r>
      <w:r w:rsidR="00A67E7F" w:rsidRPr="00236359">
        <w:rPr>
          <w:b/>
          <w:bCs/>
          <w:lang w:eastAsia="x-none"/>
        </w:rPr>
        <w:tab/>
        <w:t>Moderator (Ericsson)</w:t>
      </w:r>
    </w:p>
    <w:p w14:paraId="2044DE9D" w14:textId="1C7E8B93" w:rsidR="00236359" w:rsidRDefault="00236359" w:rsidP="00236359">
      <w:pPr>
        <w:rPr>
          <w:lang w:eastAsia="x-none"/>
        </w:rPr>
      </w:pPr>
      <w:r>
        <w:rPr>
          <w:lang w:eastAsia="x-none"/>
        </w:rPr>
        <w:t>From Mar 1</w:t>
      </w:r>
      <w:r w:rsidRPr="00236359">
        <w:rPr>
          <w:vertAlign w:val="superscript"/>
          <w:lang w:eastAsia="x-none"/>
        </w:rPr>
        <w:t>st</w:t>
      </w:r>
      <w:r>
        <w:rPr>
          <w:lang w:eastAsia="x-none"/>
        </w:rPr>
        <w:t xml:space="preserve"> GTW session</w:t>
      </w:r>
    </w:p>
    <w:p w14:paraId="5DD911FA" w14:textId="77777777" w:rsidR="00236359" w:rsidRPr="00236359" w:rsidRDefault="00236359" w:rsidP="00236359">
      <w:pPr>
        <w:rPr>
          <w:rFonts w:ascii="Times New Roman" w:hAnsi="Times New Roman"/>
          <w:szCs w:val="20"/>
          <w:highlight w:val="green"/>
          <w:lang w:val="en-US" w:eastAsia="zh-CN"/>
        </w:rPr>
      </w:pPr>
      <w:r w:rsidRPr="00236359">
        <w:rPr>
          <w:rFonts w:ascii="Times New Roman" w:hAnsi="Times New Roman"/>
          <w:szCs w:val="20"/>
          <w:highlight w:val="green"/>
          <w:shd w:val="clear" w:color="auto" w:fill="FFFF00"/>
          <w:lang w:val="en-US" w:eastAsia="zh-CN"/>
        </w:rPr>
        <w:t>Agreement</w:t>
      </w:r>
    </w:p>
    <w:p w14:paraId="6B9389A5" w14:textId="00FA98F2" w:rsidR="00236359" w:rsidRPr="00236359" w:rsidRDefault="00236359" w:rsidP="00A63FAE">
      <w:pPr>
        <w:pStyle w:val="ListParagraph"/>
        <w:numPr>
          <w:ilvl w:val="0"/>
          <w:numId w:val="97"/>
        </w:numPr>
        <w:rPr>
          <w:lang w:val="en-US" w:eastAsia="zh-CN"/>
        </w:rPr>
      </w:pPr>
      <w:r w:rsidRPr="00236359">
        <w:rPr>
          <w:lang w:val="en-US" w:eastAsia="zh-CN"/>
        </w:rPr>
        <w:t>When frequency hopping for common PUCCH resource for RedCap is deactivated,</w:t>
      </w:r>
    </w:p>
    <w:p w14:paraId="16147961" w14:textId="51CBC329" w:rsidR="00236359" w:rsidRPr="00236359" w:rsidRDefault="00236359" w:rsidP="00A63FAE">
      <w:pPr>
        <w:pStyle w:val="ListParagraph"/>
        <w:numPr>
          <w:ilvl w:val="1"/>
          <w:numId w:val="97"/>
        </w:numPr>
        <w:rPr>
          <w:lang w:val="en-US" w:eastAsia="zh-CN"/>
        </w:rPr>
      </w:pPr>
      <w:r w:rsidRPr="00236359">
        <w:rPr>
          <w:lang w:val="en-US" w:eastAsia="zh-CN"/>
        </w:rPr>
        <w:t>The UE determines PRB index of PUCCH transmission in one side of UL BWP </w:t>
      </w:r>
      <w:r w:rsidRPr="00236359">
        <w:rPr>
          <w:strike/>
          <w:lang w:val="en-US" w:eastAsia="zh-CN"/>
        </w:rPr>
        <w:t>as</w:t>
      </w:r>
      <w:r w:rsidRPr="00236359">
        <w:rPr>
          <w:lang w:val="en-US" w:eastAsia="zh-CN"/>
        </w:rPr>
        <w:t> by using one of the following equations as configured by SIB:</w:t>
      </w:r>
    </w:p>
    <w:p w14:paraId="2A812A39" w14:textId="03EDDC09" w:rsidR="00236359" w:rsidRPr="00236359" w:rsidRDefault="00236359" w:rsidP="00A63FAE">
      <w:pPr>
        <w:pStyle w:val="ListParagraph"/>
        <w:numPr>
          <w:ilvl w:val="2"/>
          <w:numId w:val="97"/>
        </w:numPr>
        <w:rPr>
          <w:lang w:val="en-US" w:eastAsia="zh-CN"/>
        </w:rPr>
      </w:pPr>
      <w:r w:rsidRPr="00236359">
        <w:rPr>
          <w:lang w:val="en-US" w:eastAsia="zh-CN"/>
        </w:rPr>
        <w:fldChar w:fldCharType="begin"/>
      </w:r>
      <w:r w:rsidRPr="00236359">
        <w:rPr>
          <w:lang w:val="en-US" w:eastAsia="zh-CN"/>
        </w:rPr>
        <w:instrText xml:space="preserve"> INCLUDEPICTURE "C:\\Users\\cmcc\\AppData\\Roaming\\Foxmail7\\Temp-16544-20220301205706\\Attach\\image002(03-01-22-52-46).png" \* MERGEFORMATINET </w:instrText>
      </w:r>
      <w:r w:rsidRPr="00236359">
        <w:rPr>
          <w:lang w:val="en-US" w:eastAsia="zh-CN"/>
        </w:rPr>
        <w:fldChar w:fldCharType="separate"/>
      </w:r>
      <w:r w:rsidR="000B36BA">
        <w:rPr>
          <w:lang w:val="en-US"/>
        </w:rPr>
        <w:fldChar w:fldCharType="begin"/>
      </w:r>
      <w:r w:rsidR="000B36BA">
        <w:rPr>
          <w:lang w:val="en-US"/>
        </w:rPr>
        <w:instrText xml:space="preserve"> INCLUDEPICTURE  "C:\\Users\\cmcc\\AppData\\Roaming\\Foxmail7\\Temp-16544-20220301205706\\Attach\\image002(03-01-22-52-46).png" \* MERGEFORMATINET </w:instrText>
      </w:r>
      <w:r w:rsidR="000B36BA">
        <w:rPr>
          <w:lang w:val="en-US"/>
        </w:rPr>
        <w:fldChar w:fldCharType="separate"/>
      </w:r>
      <w:r w:rsidR="004B53CD">
        <w:rPr>
          <w:lang w:val="en-US"/>
        </w:rPr>
        <w:fldChar w:fldCharType="begin"/>
      </w:r>
      <w:r w:rsidR="004B53CD">
        <w:rPr>
          <w:lang w:val="en-US"/>
        </w:rPr>
        <w:instrText xml:space="preserve"> INCLUDEPICTURE  "C:\\Users\\cmcc\\AppData\\Roaming\\Foxmail7\\Temp-16544-20220301205706\\Attach\\image002(03-01-22-52-46).png" \* MERGEFORMATINET </w:instrText>
      </w:r>
      <w:r w:rsidR="004B53CD">
        <w:rPr>
          <w:lang w:val="en-US"/>
        </w:rPr>
        <w:fldChar w:fldCharType="separate"/>
      </w:r>
      <w:r w:rsidR="00CC0C21">
        <w:rPr>
          <w:lang w:val="en-US"/>
        </w:rPr>
        <w:fldChar w:fldCharType="begin"/>
      </w:r>
      <w:r w:rsidR="00CC0C21">
        <w:rPr>
          <w:lang w:val="en-US"/>
        </w:rPr>
        <w:instrText xml:space="preserve"> INCLUDEPICTURE  "C:\\Users\\cmcc\\AppData\\Roaming\\Foxmail7\\Temp-16544-20220301205706\\Attach\\image002(03-01-22-52-46).png" \* MERGEFORMATINET </w:instrText>
      </w:r>
      <w:r w:rsidR="00CC0C21">
        <w:rPr>
          <w:lang w:val="en-US"/>
        </w:rPr>
        <w:fldChar w:fldCharType="separate"/>
      </w:r>
      <w:r w:rsidR="00702400">
        <w:rPr>
          <w:lang w:val="en-US"/>
        </w:rPr>
        <w:fldChar w:fldCharType="begin"/>
      </w:r>
      <w:r w:rsidR="00702400">
        <w:rPr>
          <w:lang w:val="en-US"/>
        </w:rPr>
        <w:instrText xml:space="preserve"> INCLUDEPICTURE  "C:\\Users\\cmcc\\AppData\\Roaming\\Foxmail7\\Temp-16544-20220301205706\\Attach\\image002(03-01-22-52-46).png" \* MERGEFORMATINET </w:instrText>
      </w:r>
      <w:r w:rsidR="00702400">
        <w:rPr>
          <w:lang w:val="en-US"/>
        </w:rPr>
        <w:fldChar w:fldCharType="separate"/>
      </w:r>
      <w:r w:rsidR="001D5761">
        <w:rPr>
          <w:lang w:val="en-US"/>
        </w:rPr>
        <w:fldChar w:fldCharType="begin"/>
      </w:r>
      <w:r w:rsidR="001D5761">
        <w:rPr>
          <w:lang w:val="en-US"/>
        </w:rPr>
        <w:instrText xml:space="preserve"> INCLUDEPICTURE  "C:\\Users\\cmcc\\AppData\\Roaming\\Foxmail7\\Temp-16544-20220301205706\\Attach\\image002(03-01-22-52-46).png" \* MERGEFORMATINET </w:instrText>
      </w:r>
      <w:r w:rsidR="001D5761">
        <w:rPr>
          <w:lang w:val="en-US"/>
        </w:rPr>
        <w:fldChar w:fldCharType="separate"/>
      </w:r>
      <w:r w:rsidR="007E7358">
        <w:rPr>
          <w:lang w:val="en-US"/>
        </w:rPr>
        <w:fldChar w:fldCharType="begin"/>
      </w:r>
      <w:r w:rsidR="007E7358">
        <w:rPr>
          <w:lang w:val="en-US"/>
        </w:rPr>
        <w:instrText xml:space="preserve"> INCLUDEPICTURE  "C:\\Users\\cmcc\\AppData\\Roaming\\Foxmail7\\Temp-16544-20220301205706\\Attach\\image002(03-01-22-52-46).png" \* MERGEFORMATINET </w:instrText>
      </w:r>
      <w:r w:rsidR="007E7358">
        <w:rPr>
          <w:lang w:val="en-US"/>
        </w:rPr>
        <w:fldChar w:fldCharType="separate"/>
      </w:r>
      <w:r w:rsidR="00A717FF">
        <w:rPr>
          <w:lang w:val="en-US"/>
        </w:rPr>
        <w:fldChar w:fldCharType="begin"/>
      </w:r>
      <w:r w:rsidR="00A717FF">
        <w:rPr>
          <w:lang w:val="en-US"/>
        </w:rPr>
        <w:instrText xml:space="preserve"> INCLUDEPICTURE  "C:\\Users\\cmcc\\AppData\\Roaming\\Foxmail7\\Temp-16544-20220301205706\\Attach\\image002(03-01-22-52-46).png" \* MERGEFORMATINET </w:instrText>
      </w:r>
      <w:r w:rsidR="00A717FF">
        <w:rPr>
          <w:lang w:val="en-US"/>
        </w:rPr>
        <w:fldChar w:fldCharType="separate"/>
      </w:r>
      <w:r w:rsidR="00495ED7">
        <w:rPr>
          <w:lang w:val="en-US"/>
        </w:rPr>
        <w:fldChar w:fldCharType="begin"/>
      </w:r>
      <w:r w:rsidR="00495ED7">
        <w:rPr>
          <w:lang w:val="en-US"/>
        </w:rPr>
        <w:instrText xml:space="preserve"> INCLUDEPICTURE  "C:\\Users\\cmcc\\AppData\\Roaming\\Foxmail7\\Temp-16544-20220301205706\\Attach\\image002(03-01-22-52-46).png" \* MERGEFORMATINET </w:instrText>
      </w:r>
      <w:r w:rsidR="00495ED7">
        <w:rPr>
          <w:lang w:val="en-US"/>
        </w:rPr>
        <w:fldChar w:fldCharType="separate"/>
      </w:r>
      <w:r w:rsidR="00D023F8">
        <w:rPr>
          <w:lang w:val="en-US"/>
        </w:rPr>
        <w:fldChar w:fldCharType="begin"/>
      </w:r>
      <w:r w:rsidR="00D023F8">
        <w:rPr>
          <w:lang w:val="en-US"/>
        </w:rPr>
        <w:instrText xml:space="preserve"> INCLUDEPICTURE  "C:\\Users\\cmcc\\AppData\\Roaming\\Foxmail7\\Temp-16544-20220301205706\\Attach\\image002(03-01-22-52-46).png" \* MERGEFORMATINET </w:instrText>
      </w:r>
      <w:r w:rsidR="00D023F8">
        <w:rPr>
          <w:lang w:val="en-US"/>
        </w:rPr>
        <w:fldChar w:fldCharType="separate"/>
      </w:r>
      <w:r w:rsidR="00F44FD9">
        <w:rPr>
          <w:lang w:val="en-US"/>
        </w:rPr>
        <w:fldChar w:fldCharType="begin"/>
      </w:r>
      <w:r w:rsidR="00F44FD9">
        <w:rPr>
          <w:lang w:val="en-US"/>
        </w:rPr>
        <w:instrText xml:space="preserve"> INCLUDEPICTURE  "C:\\Users\\cmcc\\AppData\\Roaming\\Foxmail7\\Temp-16544-20220301205706\\Attach\\image002(03-01-22-52-46).png" \* MERGEFORMATINET </w:instrText>
      </w:r>
      <w:r w:rsidR="00F44FD9">
        <w:rPr>
          <w:lang w:val="en-US"/>
        </w:rPr>
        <w:fldChar w:fldCharType="separate"/>
      </w:r>
      <w:r w:rsidR="009517D4">
        <w:rPr>
          <w:lang w:val="en-US"/>
        </w:rPr>
        <w:fldChar w:fldCharType="begin"/>
      </w:r>
      <w:r w:rsidR="009517D4">
        <w:rPr>
          <w:lang w:val="en-US"/>
        </w:rPr>
        <w:instrText xml:space="preserve"> INCLUDEPICTURE  "C:\\Users\\cmcc\\AppData\\Roaming\\Foxmail7\\Temp-16544-20220301205706\\Attach\\image002(03-01-22-52-46).png" \* MERGEFORMATINET </w:instrText>
      </w:r>
      <w:r w:rsidR="009517D4">
        <w:rPr>
          <w:lang w:val="en-US"/>
        </w:rPr>
        <w:fldChar w:fldCharType="separate"/>
      </w:r>
      <w:r w:rsidR="002328C4">
        <w:rPr>
          <w:lang w:val="en-US"/>
        </w:rPr>
        <w:fldChar w:fldCharType="begin"/>
      </w:r>
      <w:r w:rsidR="002328C4">
        <w:rPr>
          <w:lang w:val="en-US"/>
        </w:rPr>
        <w:instrText xml:space="preserve"> </w:instrText>
      </w:r>
      <w:r w:rsidR="002328C4">
        <w:rPr>
          <w:lang w:val="en-US"/>
        </w:rPr>
        <w:instrText>INCLUDEPICTURE  "C:\\MyMeetings\\Users\\cmcc\\AppData\\Roaming\\Foxmail7\\Temp-16544-20220301205706\\Attach\\image002(03-01-22-52-46).png" \* MERGEFORMATINET</w:instrText>
      </w:r>
      <w:r w:rsidR="002328C4">
        <w:rPr>
          <w:lang w:val="en-US"/>
        </w:rPr>
        <w:instrText xml:space="preserve"> </w:instrText>
      </w:r>
      <w:r w:rsidR="002328C4">
        <w:rPr>
          <w:lang w:val="en-US"/>
        </w:rPr>
        <w:fldChar w:fldCharType="separate"/>
      </w:r>
      <w:r w:rsidR="002328C4">
        <w:rPr>
          <w:lang w:val="en-US"/>
        </w:rPr>
        <w:pict w14:anchorId="319FB030">
          <v:shape id="_x0000_i1042" type="#_x0000_t75" style="width:159.75pt;height:12.75pt">
            <v:imagedata r:id="rId1506" r:href="rId1507"/>
          </v:shape>
        </w:pict>
      </w:r>
      <w:r w:rsidR="002328C4">
        <w:rPr>
          <w:lang w:val="en-US"/>
        </w:rPr>
        <w:fldChar w:fldCharType="end"/>
      </w:r>
      <w:r w:rsidR="009517D4">
        <w:rPr>
          <w:lang w:val="en-US"/>
        </w:rPr>
        <w:fldChar w:fldCharType="end"/>
      </w:r>
      <w:r w:rsidR="00F44FD9">
        <w:rPr>
          <w:lang w:val="en-US"/>
        </w:rPr>
        <w:fldChar w:fldCharType="end"/>
      </w:r>
      <w:r w:rsidR="00D023F8">
        <w:rPr>
          <w:lang w:val="en-US"/>
        </w:rPr>
        <w:fldChar w:fldCharType="end"/>
      </w:r>
      <w:r w:rsidR="00495ED7">
        <w:rPr>
          <w:lang w:val="en-US"/>
        </w:rPr>
        <w:fldChar w:fldCharType="end"/>
      </w:r>
      <w:r w:rsidR="00A717FF">
        <w:rPr>
          <w:lang w:val="en-US"/>
        </w:rPr>
        <w:fldChar w:fldCharType="end"/>
      </w:r>
      <w:r w:rsidR="007E7358">
        <w:rPr>
          <w:lang w:val="en-US"/>
        </w:rPr>
        <w:fldChar w:fldCharType="end"/>
      </w:r>
      <w:r w:rsidR="001D5761">
        <w:rPr>
          <w:lang w:val="en-US"/>
        </w:rPr>
        <w:fldChar w:fldCharType="end"/>
      </w:r>
      <w:r w:rsidR="00702400">
        <w:rPr>
          <w:lang w:val="en-US"/>
        </w:rPr>
        <w:fldChar w:fldCharType="end"/>
      </w:r>
      <w:r w:rsidR="00CC0C21">
        <w:rPr>
          <w:lang w:val="en-US"/>
        </w:rPr>
        <w:fldChar w:fldCharType="end"/>
      </w:r>
      <w:r w:rsidR="004B53CD">
        <w:rPr>
          <w:lang w:val="en-US"/>
        </w:rPr>
        <w:fldChar w:fldCharType="end"/>
      </w:r>
      <w:r w:rsidR="000B36BA">
        <w:rPr>
          <w:lang w:val="en-US"/>
        </w:rPr>
        <w:fldChar w:fldCharType="end"/>
      </w:r>
      <w:r w:rsidRPr="00236359">
        <w:rPr>
          <w:lang w:val="en-US" w:eastAsia="zh-CN"/>
        </w:rPr>
        <w:fldChar w:fldCharType="end"/>
      </w:r>
    </w:p>
    <w:p w14:paraId="383D9816" w14:textId="620BB958" w:rsidR="00236359" w:rsidRPr="00236359" w:rsidRDefault="00236359" w:rsidP="00A63FAE">
      <w:pPr>
        <w:pStyle w:val="ListParagraph"/>
        <w:numPr>
          <w:ilvl w:val="2"/>
          <w:numId w:val="97"/>
        </w:numPr>
        <w:rPr>
          <w:lang w:val="en-US" w:eastAsia="zh-CN"/>
        </w:rPr>
      </w:pPr>
      <w:r w:rsidRPr="00236359">
        <w:rPr>
          <w:lang w:val="en-US" w:eastAsia="zh-CN"/>
        </w:rPr>
        <w:fldChar w:fldCharType="begin"/>
      </w:r>
      <w:r w:rsidRPr="00236359">
        <w:rPr>
          <w:lang w:val="en-US" w:eastAsia="zh-CN"/>
        </w:rPr>
        <w:instrText xml:space="preserve"> INCLUDEPICTURE "C:\\Users\\cmcc\\AppData\\Roaming\\Foxmail7\\Temp-16544-20220301205706\\Attach\\image004(03-01-22-52-46).png" \* MERGEFORMATINET </w:instrText>
      </w:r>
      <w:r w:rsidRPr="00236359">
        <w:rPr>
          <w:lang w:val="en-US" w:eastAsia="zh-CN"/>
        </w:rPr>
        <w:fldChar w:fldCharType="separate"/>
      </w:r>
      <w:r w:rsidR="000B36BA">
        <w:rPr>
          <w:lang w:val="en-US"/>
        </w:rPr>
        <w:fldChar w:fldCharType="begin"/>
      </w:r>
      <w:r w:rsidR="000B36BA">
        <w:rPr>
          <w:lang w:val="en-US"/>
        </w:rPr>
        <w:instrText xml:space="preserve"> INCLUDEPICTURE  "C:\\Users\\cmcc\\AppData\\Roaming\\Foxmail7\\Temp-16544-20220301205706\\Attach\\image004(03-01-22-52-46).png" \* MERGEFORMATINET </w:instrText>
      </w:r>
      <w:r w:rsidR="000B36BA">
        <w:rPr>
          <w:lang w:val="en-US"/>
        </w:rPr>
        <w:fldChar w:fldCharType="separate"/>
      </w:r>
      <w:r w:rsidR="004B53CD">
        <w:rPr>
          <w:lang w:val="en-US"/>
        </w:rPr>
        <w:fldChar w:fldCharType="begin"/>
      </w:r>
      <w:r w:rsidR="004B53CD">
        <w:rPr>
          <w:lang w:val="en-US"/>
        </w:rPr>
        <w:instrText xml:space="preserve"> INCLUDEPICTURE  "C:\\Users\\cmcc\\AppData\\Roaming\\Foxmail7\\Temp-16544-20220301205706\\Attach\\image004(03-01-22-52-46).png" \* MERGEFORMATINET </w:instrText>
      </w:r>
      <w:r w:rsidR="004B53CD">
        <w:rPr>
          <w:lang w:val="en-US"/>
        </w:rPr>
        <w:fldChar w:fldCharType="separate"/>
      </w:r>
      <w:r w:rsidR="00CC0C21">
        <w:rPr>
          <w:lang w:val="en-US"/>
        </w:rPr>
        <w:fldChar w:fldCharType="begin"/>
      </w:r>
      <w:r w:rsidR="00CC0C21">
        <w:rPr>
          <w:lang w:val="en-US"/>
        </w:rPr>
        <w:instrText xml:space="preserve"> INCLUDEPICTURE  "C:\\Users\\cmcc\\AppData\\Roaming\\Foxmail7\\Temp-16544-20220301205706\\Attach\\image004(03-01-22-52-46).png" \* MERGEFORMATINET </w:instrText>
      </w:r>
      <w:r w:rsidR="00CC0C21">
        <w:rPr>
          <w:lang w:val="en-US"/>
        </w:rPr>
        <w:fldChar w:fldCharType="separate"/>
      </w:r>
      <w:r w:rsidR="00702400">
        <w:rPr>
          <w:lang w:val="en-US"/>
        </w:rPr>
        <w:fldChar w:fldCharType="begin"/>
      </w:r>
      <w:r w:rsidR="00702400">
        <w:rPr>
          <w:lang w:val="en-US"/>
        </w:rPr>
        <w:instrText xml:space="preserve"> INCLUDEPICTURE  "C:\\Users\\cmcc\\AppData\\Roaming\\Foxmail7\\Temp-16544-20220301205706\\Attach\\image004(03-01-22-52-46).png" \* MERGEFORMATINET </w:instrText>
      </w:r>
      <w:r w:rsidR="00702400">
        <w:rPr>
          <w:lang w:val="en-US"/>
        </w:rPr>
        <w:fldChar w:fldCharType="separate"/>
      </w:r>
      <w:r w:rsidR="001D5761">
        <w:rPr>
          <w:lang w:val="en-US"/>
        </w:rPr>
        <w:fldChar w:fldCharType="begin"/>
      </w:r>
      <w:r w:rsidR="001D5761">
        <w:rPr>
          <w:lang w:val="en-US"/>
        </w:rPr>
        <w:instrText xml:space="preserve"> INCLUDEPICTURE  "C:\\Users\\cmcc\\AppData\\Roaming\\Foxmail7\\Temp-16544-20220301205706\\Attach\\image004(03-01-22-52-46).png" \* MERGEFORMATINET </w:instrText>
      </w:r>
      <w:r w:rsidR="001D5761">
        <w:rPr>
          <w:lang w:val="en-US"/>
        </w:rPr>
        <w:fldChar w:fldCharType="separate"/>
      </w:r>
      <w:r w:rsidR="007E7358">
        <w:rPr>
          <w:lang w:val="en-US"/>
        </w:rPr>
        <w:fldChar w:fldCharType="begin"/>
      </w:r>
      <w:r w:rsidR="007E7358">
        <w:rPr>
          <w:lang w:val="en-US"/>
        </w:rPr>
        <w:instrText xml:space="preserve"> INCLUDEPICTURE  "C:\\Users\\cmcc\\AppData\\Roaming\\Foxmail7\\Temp-16544-20220301205706\\Attach\\image004(03-01-22-52-46).png" \* MERGEFORMATINET </w:instrText>
      </w:r>
      <w:r w:rsidR="007E7358">
        <w:rPr>
          <w:lang w:val="en-US"/>
        </w:rPr>
        <w:fldChar w:fldCharType="separate"/>
      </w:r>
      <w:r w:rsidR="00A717FF">
        <w:rPr>
          <w:lang w:val="en-US"/>
        </w:rPr>
        <w:fldChar w:fldCharType="begin"/>
      </w:r>
      <w:r w:rsidR="00A717FF">
        <w:rPr>
          <w:lang w:val="en-US"/>
        </w:rPr>
        <w:instrText xml:space="preserve"> INCLUDEPICTURE  "C:\\Users\\cmcc\\AppData\\Roaming\\Foxmail7\\Temp-16544-20220301205706\\Attach\\image004(03-01-22-52-46).png" \* MERGEFORMATINET </w:instrText>
      </w:r>
      <w:r w:rsidR="00A717FF">
        <w:rPr>
          <w:lang w:val="en-US"/>
        </w:rPr>
        <w:fldChar w:fldCharType="separate"/>
      </w:r>
      <w:r w:rsidR="00495ED7">
        <w:rPr>
          <w:lang w:val="en-US"/>
        </w:rPr>
        <w:fldChar w:fldCharType="begin"/>
      </w:r>
      <w:r w:rsidR="00495ED7">
        <w:rPr>
          <w:lang w:val="en-US"/>
        </w:rPr>
        <w:instrText xml:space="preserve"> INCLUDEPICTURE  "C:\\Users\\cmcc\\AppData\\Roaming\\Foxmail7\\Temp-16544-20220301205706\\Attach\\image004(03-01-22-52-46).png" \* MERGEFORMATINET </w:instrText>
      </w:r>
      <w:r w:rsidR="00495ED7">
        <w:rPr>
          <w:lang w:val="en-US"/>
        </w:rPr>
        <w:fldChar w:fldCharType="separate"/>
      </w:r>
      <w:r w:rsidR="00D023F8">
        <w:rPr>
          <w:lang w:val="en-US"/>
        </w:rPr>
        <w:fldChar w:fldCharType="begin"/>
      </w:r>
      <w:r w:rsidR="00D023F8">
        <w:rPr>
          <w:lang w:val="en-US"/>
        </w:rPr>
        <w:instrText xml:space="preserve"> INCLUDEPICTURE  "C:\\Users\\cmcc\\AppData\\Roaming\\Foxmail7\\Temp-16544-20220301205706\\Attach\\image004(03-01-22-52-46).png" \* MERGEFORMATINET </w:instrText>
      </w:r>
      <w:r w:rsidR="00D023F8">
        <w:rPr>
          <w:lang w:val="en-US"/>
        </w:rPr>
        <w:fldChar w:fldCharType="separate"/>
      </w:r>
      <w:r w:rsidR="00F44FD9">
        <w:rPr>
          <w:lang w:val="en-US"/>
        </w:rPr>
        <w:fldChar w:fldCharType="begin"/>
      </w:r>
      <w:r w:rsidR="00F44FD9">
        <w:rPr>
          <w:lang w:val="en-US"/>
        </w:rPr>
        <w:instrText xml:space="preserve"> INCLUDEPICTURE  "C:\\Users\\cmcc\\AppData\\Roaming\\Foxmail7\\Temp-16544-20220301205706\\Attach\\image004(03-01-22-52-46).png" \* MERGEFORMATINET </w:instrText>
      </w:r>
      <w:r w:rsidR="00F44FD9">
        <w:rPr>
          <w:lang w:val="en-US"/>
        </w:rPr>
        <w:fldChar w:fldCharType="separate"/>
      </w:r>
      <w:r w:rsidR="009517D4">
        <w:rPr>
          <w:lang w:val="en-US"/>
        </w:rPr>
        <w:fldChar w:fldCharType="begin"/>
      </w:r>
      <w:r w:rsidR="009517D4">
        <w:rPr>
          <w:lang w:val="en-US"/>
        </w:rPr>
        <w:instrText xml:space="preserve"> INCLUDEPICTURE  "C:\\Users\\cmcc\\AppData\\Roaming\\Foxmail7\\Temp-16544-20220301205706\\Attach\\image004(03-01-22-52-46).png" \* MERGEFORMATINET </w:instrText>
      </w:r>
      <w:r w:rsidR="009517D4">
        <w:rPr>
          <w:lang w:val="en-US"/>
        </w:rPr>
        <w:fldChar w:fldCharType="separate"/>
      </w:r>
      <w:r w:rsidR="002328C4">
        <w:rPr>
          <w:lang w:val="en-US"/>
        </w:rPr>
        <w:fldChar w:fldCharType="begin"/>
      </w:r>
      <w:r w:rsidR="002328C4">
        <w:rPr>
          <w:lang w:val="en-US"/>
        </w:rPr>
        <w:instrText xml:space="preserve"> </w:instrText>
      </w:r>
      <w:r w:rsidR="002328C4">
        <w:rPr>
          <w:lang w:val="en-US"/>
        </w:rPr>
        <w:instrText>INCLUDEPICTURE  "C:\\MyMeetings\\Users\\cmcc\\AppData\\Roaming\\Foxmail7\\Temp-16544-20220301205706\\Attach\\image004(03-01-22-52-46).png" \* MERGEFORMATINET</w:instrText>
      </w:r>
      <w:r w:rsidR="002328C4">
        <w:rPr>
          <w:lang w:val="en-US"/>
        </w:rPr>
        <w:instrText xml:space="preserve"> </w:instrText>
      </w:r>
      <w:r w:rsidR="002328C4">
        <w:rPr>
          <w:lang w:val="en-US"/>
        </w:rPr>
        <w:fldChar w:fldCharType="separate"/>
      </w:r>
      <w:r w:rsidR="00F06F8C">
        <w:rPr>
          <w:lang w:val="en-US"/>
        </w:rPr>
        <w:pict w14:anchorId="5636DFDA">
          <v:shape id="_x0000_i1043" type="#_x0000_t75" style="width:216.75pt;height:12.75pt">
            <v:imagedata r:id="rId1508" r:href="rId1509"/>
          </v:shape>
        </w:pict>
      </w:r>
      <w:r w:rsidR="002328C4">
        <w:rPr>
          <w:lang w:val="en-US"/>
        </w:rPr>
        <w:fldChar w:fldCharType="end"/>
      </w:r>
      <w:r w:rsidR="009517D4">
        <w:rPr>
          <w:lang w:val="en-US"/>
        </w:rPr>
        <w:fldChar w:fldCharType="end"/>
      </w:r>
      <w:r w:rsidR="00F44FD9">
        <w:rPr>
          <w:lang w:val="en-US"/>
        </w:rPr>
        <w:fldChar w:fldCharType="end"/>
      </w:r>
      <w:r w:rsidR="00D023F8">
        <w:rPr>
          <w:lang w:val="en-US"/>
        </w:rPr>
        <w:fldChar w:fldCharType="end"/>
      </w:r>
      <w:r w:rsidR="00495ED7">
        <w:rPr>
          <w:lang w:val="en-US"/>
        </w:rPr>
        <w:fldChar w:fldCharType="end"/>
      </w:r>
      <w:r w:rsidR="00A717FF">
        <w:rPr>
          <w:lang w:val="en-US"/>
        </w:rPr>
        <w:fldChar w:fldCharType="end"/>
      </w:r>
      <w:r w:rsidR="007E7358">
        <w:rPr>
          <w:lang w:val="en-US"/>
        </w:rPr>
        <w:fldChar w:fldCharType="end"/>
      </w:r>
      <w:r w:rsidR="001D5761">
        <w:rPr>
          <w:lang w:val="en-US"/>
        </w:rPr>
        <w:fldChar w:fldCharType="end"/>
      </w:r>
      <w:r w:rsidR="00702400">
        <w:rPr>
          <w:lang w:val="en-US"/>
        </w:rPr>
        <w:fldChar w:fldCharType="end"/>
      </w:r>
      <w:r w:rsidR="00CC0C21">
        <w:rPr>
          <w:lang w:val="en-US"/>
        </w:rPr>
        <w:fldChar w:fldCharType="end"/>
      </w:r>
      <w:r w:rsidR="004B53CD">
        <w:rPr>
          <w:lang w:val="en-US"/>
        </w:rPr>
        <w:fldChar w:fldCharType="end"/>
      </w:r>
      <w:r w:rsidR="000B36BA">
        <w:rPr>
          <w:lang w:val="en-US"/>
        </w:rPr>
        <w:fldChar w:fldCharType="end"/>
      </w:r>
      <w:r w:rsidRPr="00236359">
        <w:rPr>
          <w:lang w:val="en-US" w:eastAsia="zh-CN"/>
        </w:rPr>
        <w:fldChar w:fldCharType="end"/>
      </w:r>
    </w:p>
    <w:p w14:paraId="2E00537E" w14:textId="5FF879AD" w:rsidR="00236359" w:rsidRPr="00236359" w:rsidRDefault="00236359" w:rsidP="00A63FAE">
      <w:pPr>
        <w:pStyle w:val="ListParagraph"/>
        <w:numPr>
          <w:ilvl w:val="1"/>
          <w:numId w:val="97"/>
        </w:numPr>
        <w:rPr>
          <w:lang w:val="en-US" w:eastAsia="zh-CN"/>
        </w:rPr>
      </w:pPr>
      <w:r w:rsidRPr="00236359">
        <w:rPr>
          <w:lang w:val="en-US" w:eastAsia="zh-CN"/>
        </w:rPr>
        <w:t>The UE determines the initial cyclic shift index in the set of initial cyclic shift indexes as:</w:t>
      </w:r>
    </w:p>
    <w:p w14:paraId="5D8FD7E5" w14:textId="207A4AD7" w:rsidR="00236359" w:rsidRPr="00236359" w:rsidRDefault="00236359" w:rsidP="00A63FAE">
      <w:pPr>
        <w:pStyle w:val="ListParagraph"/>
        <w:numPr>
          <w:ilvl w:val="2"/>
          <w:numId w:val="97"/>
        </w:numPr>
        <w:rPr>
          <w:lang w:val="en-US" w:eastAsia="zh-CN"/>
        </w:rPr>
      </w:pPr>
      <w:r w:rsidRPr="00236359">
        <w:rPr>
          <w:lang w:val="en-US" w:eastAsia="zh-CN"/>
        </w:rPr>
        <w:fldChar w:fldCharType="begin"/>
      </w:r>
      <w:r w:rsidRPr="00236359">
        <w:rPr>
          <w:lang w:val="en-US" w:eastAsia="zh-CN"/>
        </w:rPr>
        <w:instrText xml:space="preserve"> INCLUDEPICTURE "C:\\Users\\cmcc\\AppData\\Roaming\\Foxmail7\\Temp-16544-20220301205706\\Attach\\image006(03-01-22-52-46).png" \* MERGEFORMATINET </w:instrText>
      </w:r>
      <w:r w:rsidRPr="00236359">
        <w:rPr>
          <w:lang w:val="en-US" w:eastAsia="zh-CN"/>
        </w:rPr>
        <w:fldChar w:fldCharType="separate"/>
      </w:r>
      <w:r w:rsidR="000B36BA">
        <w:rPr>
          <w:lang w:val="en-US"/>
        </w:rPr>
        <w:fldChar w:fldCharType="begin"/>
      </w:r>
      <w:r w:rsidR="000B36BA">
        <w:rPr>
          <w:lang w:val="en-US"/>
        </w:rPr>
        <w:instrText xml:space="preserve"> INCLUDEPICTURE  "C:\\Users\\cmcc\\AppData\\Roaming\\Foxmail7\\Temp-16544-20220301205706\\Attach\\image006(03-01-22-52-46).png" \* MERGEFORMATINET </w:instrText>
      </w:r>
      <w:r w:rsidR="000B36BA">
        <w:rPr>
          <w:lang w:val="en-US"/>
        </w:rPr>
        <w:fldChar w:fldCharType="separate"/>
      </w:r>
      <w:r w:rsidR="004B53CD">
        <w:rPr>
          <w:lang w:val="en-US"/>
        </w:rPr>
        <w:fldChar w:fldCharType="begin"/>
      </w:r>
      <w:r w:rsidR="004B53CD">
        <w:rPr>
          <w:lang w:val="en-US"/>
        </w:rPr>
        <w:instrText xml:space="preserve"> INCLUDEPICTURE  "C:\\Users\\cmcc\\AppData\\Roaming\\Foxmail7\\Temp-16544-20220301205706\\Attach\\image006(03-01-22-52-46).png" \* MERGEFORMATINET </w:instrText>
      </w:r>
      <w:r w:rsidR="004B53CD">
        <w:rPr>
          <w:lang w:val="en-US"/>
        </w:rPr>
        <w:fldChar w:fldCharType="separate"/>
      </w:r>
      <w:r w:rsidR="00CC0C21">
        <w:rPr>
          <w:lang w:val="en-US"/>
        </w:rPr>
        <w:fldChar w:fldCharType="begin"/>
      </w:r>
      <w:r w:rsidR="00CC0C21">
        <w:rPr>
          <w:lang w:val="en-US"/>
        </w:rPr>
        <w:instrText xml:space="preserve"> INCLUDEPICTURE  "C:\\Users\\cmcc\\AppData\\Roaming\\Foxmail7\\Temp-16544-20220301205706\\Attach\\image006(03-01-22-52-46).png" \* MERGEFORMATINET </w:instrText>
      </w:r>
      <w:r w:rsidR="00CC0C21">
        <w:rPr>
          <w:lang w:val="en-US"/>
        </w:rPr>
        <w:fldChar w:fldCharType="separate"/>
      </w:r>
      <w:r w:rsidR="00702400">
        <w:rPr>
          <w:lang w:val="en-US"/>
        </w:rPr>
        <w:fldChar w:fldCharType="begin"/>
      </w:r>
      <w:r w:rsidR="00702400">
        <w:rPr>
          <w:lang w:val="en-US"/>
        </w:rPr>
        <w:instrText xml:space="preserve"> INCLUDEPICTURE  "C:\\Users\\cmcc\\AppData\\Roaming\\Foxmail7\\Temp-16544-20220301205706\\Attach\\image006(03-01-22-52-46).png" \* MERGEFORMATINET </w:instrText>
      </w:r>
      <w:r w:rsidR="00702400">
        <w:rPr>
          <w:lang w:val="en-US"/>
        </w:rPr>
        <w:fldChar w:fldCharType="separate"/>
      </w:r>
      <w:r w:rsidR="001D5761">
        <w:rPr>
          <w:lang w:val="en-US"/>
        </w:rPr>
        <w:fldChar w:fldCharType="begin"/>
      </w:r>
      <w:r w:rsidR="001D5761">
        <w:rPr>
          <w:lang w:val="en-US"/>
        </w:rPr>
        <w:instrText xml:space="preserve"> INCLUDEPICTURE  "C:\\Users\\cmcc\\AppData\\Roaming\\Foxmail7\\Temp-16544-20220301205706\\Attach\\image006(03-01-22-52-46).png" \* MERGEFORMATINET </w:instrText>
      </w:r>
      <w:r w:rsidR="001D5761">
        <w:rPr>
          <w:lang w:val="en-US"/>
        </w:rPr>
        <w:fldChar w:fldCharType="separate"/>
      </w:r>
      <w:r w:rsidR="007E7358">
        <w:rPr>
          <w:lang w:val="en-US"/>
        </w:rPr>
        <w:fldChar w:fldCharType="begin"/>
      </w:r>
      <w:r w:rsidR="007E7358">
        <w:rPr>
          <w:lang w:val="en-US"/>
        </w:rPr>
        <w:instrText xml:space="preserve"> INCLUDEPICTURE  "C:\\Users\\cmcc\\AppData\\Roaming\\Foxmail7\\Temp-16544-20220301205706\\Attach\\image006(03-01-22-52-46).png" \* MERGEFORMATINET </w:instrText>
      </w:r>
      <w:r w:rsidR="007E7358">
        <w:rPr>
          <w:lang w:val="en-US"/>
        </w:rPr>
        <w:fldChar w:fldCharType="separate"/>
      </w:r>
      <w:r w:rsidR="00A717FF">
        <w:rPr>
          <w:lang w:val="en-US"/>
        </w:rPr>
        <w:fldChar w:fldCharType="begin"/>
      </w:r>
      <w:r w:rsidR="00A717FF">
        <w:rPr>
          <w:lang w:val="en-US"/>
        </w:rPr>
        <w:instrText xml:space="preserve"> INCLUDEPICTURE  "C:\\Users\\cmcc\\AppData\\Roaming\\Foxmail7\\Temp-16544-20220301205706\\Attach\\image006(03-01-22-52-46).png" \* MERGEFORMATINET </w:instrText>
      </w:r>
      <w:r w:rsidR="00A717FF">
        <w:rPr>
          <w:lang w:val="en-US"/>
        </w:rPr>
        <w:fldChar w:fldCharType="separate"/>
      </w:r>
      <w:r w:rsidR="00495ED7">
        <w:rPr>
          <w:lang w:val="en-US"/>
        </w:rPr>
        <w:fldChar w:fldCharType="begin"/>
      </w:r>
      <w:r w:rsidR="00495ED7">
        <w:rPr>
          <w:lang w:val="en-US"/>
        </w:rPr>
        <w:instrText xml:space="preserve"> INCLUDEPICTURE  "C:\\Users\\cmcc\\AppData\\Roaming\\Foxmail7\\Temp-16544-20220301205706\\Attach\\image006(03-01-22-52-46).png" \* MERGEFORMATINET </w:instrText>
      </w:r>
      <w:r w:rsidR="00495ED7">
        <w:rPr>
          <w:lang w:val="en-US"/>
        </w:rPr>
        <w:fldChar w:fldCharType="separate"/>
      </w:r>
      <w:r w:rsidR="00D023F8">
        <w:rPr>
          <w:lang w:val="en-US"/>
        </w:rPr>
        <w:fldChar w:fldCharType="begin"/>
      </w:r>
      <w:r w:rsidR="00D023F8">
        <w:rPr>
          <w:lang w:val="en-US"/>
        </w:rPr>
        <w:instrText xml:space="preserve"> INCLUDEPICTURE  "C:\\Users\\cmcc\\AppData\\Roaming\\Foxmail7\\Temp-16544-20220301205706\\Attach\\image006(03-01-22-52-46).png" \* MERGEFORMATINET </w:instrText>
      </w:r>
      <w:r w:rsidR="00D023F8">
        <w:rPr>
          <w:lang w:val="en-US"/>
        </w:rPr>
        <w:fldChar w:fldCharType="separate"/>
      </w:r>
      <w:r w:rsidR="00F44FD9">
        <w:rPr>
          <w:lang w:val="en-US"/>
        </w:rPr>
        <w:fldChar w:fldCharType="begin"/>
      </w:r>
      <w:r w:rsidR="00F44FD9">
        <w:rPr>
          <w:lang w:val="en-US"/>
        </w:rPr>
        <w:instrText xml:space="preserve"> INCLUDEPICTURE  "C:\\Users\\cmcc\\AppData\\Roaming\\Foxmail7\\Temp-16544-20220301205706\\Attach\\image006(03-01-22-52-46).png" \* MERGEFORMATINET </w:instrText>
      </w:r>
      <w:r w:rsidR="00F44FD9">
        <w:rPr>
          <w:lang w:val="en-US"/>
        </w:rPr>
        <w:fldChar w:fldCharType="separate"/>
      </w:r>
      <w:r w:rsidR="009517D4">
        <w:rPr>
          <w:lang w:val="en-US"/>
        </w:rPr>
        <w:fldChar w:fldCharType="begin"/>
      </w:r>
      <w:r w:rsidR="009517D4">
        <w:rPr>
          <w:lang w:val="en-US"/>
        </w:rPr>
        <w:instrText xml:space="preserve"> INCLUDEPICTURE  "C:\\Users\\cmcc\\AppData\\Roaming\\Foxmail7\\Temp-16544-20220301205706\\Attach\\image006(03-01-22-52-46).png" \* MERGEFORMATINET </w:instrText>
      </w:r>
      <w:r w:rsidR="009517D4">
        <w:rPr>
          <w:lang w:val="en-US"/>
        </w:rPr>
        <w:fldChar w:fldCharType="separate"/>
      </w:r>
      <w:r w:rsidR="002328C4">
        <w:rPr>
          <w:lang w:val="en-US"/>
        </w:rPr>
        <w:fldChar w:fldCharType="begin"/>
      </w:r>
      <w:r w:rsidR="002328C4">
        <w:rPr>
          <w:lang w:val="en-US"/>
        </w:rPr>
        <w:instrText xml:space="preserve"> </w:instrText>
      </w:r>
      <w:r w:rsidR="002328C4">
        <w:rPr>
          <w:lang w:val="en-US"/>
        </w:rPr>
        <w:instrText>INCLUDEPICTURE  "C:\\MyMeetings\\Users\\cmcc\\AppData\\Roaming\\Foxmail7\\Temp-16544-20220301205706\\Attach\\image006(03-01-22-52-46).png" \* MERGEFORMATINET</w:instrText>
      </w:r>
      <w:r w:rsidR="002328C4">
        <w:rPr>
          <w:lang w:val="en-US"/>
        </w:rPr>
        <w:instrText xml:space="preserve"> </w:instrText>
      </w:r>
      <w:r w:rsidR="002328C4">
        <w:rPr>
          <w:lang w:val="en-US"/>
        </w:rPr>
        <w:fldChar w:fldCharType="separate"/>
      </w:r>
      <w:r w:rsidR="00F06F8C">
        <w:rPr>
          <w:lang w:val="en-US"/>
        </w:rPr>
        <w:pict w14:anchorId="123693CD">
          <v:shape id="_x0000_i1044" type="#_x0000_t75" style="width:54.75pt;height:12.75pt">
            <v:imagedata r:id="rId1510" r:href="rId1511"/>
          </v:shape>
        </w:pict>
      </w:r>
      <w:r w:rsidR="002328C4">
        <w:rPr>
          <w:lang w:val="en-US"/>
        </w:rPr>
        <w:fldChar w:fldCharType="end"/>
      </w:r>
      <w:r w:rsidR="009517D4">
        <w:rPr>
          <w:lang w:val="en-US"/>
        </w:rPr>
        <w:fldChar w:fldCharType="end"/>
      </w:r>
      <w:r w:rsidR="00F44FD9">
        <w:rPr>
          <w:lang w:val="en-US"/>
        </w:rPr>
        <w:fldChar w:fldCharType="end"/>
      </w:r>
      <w:r w:rsidR="00D023F8">
        <w:rPr>
          <w:lang w:val="en-US"/>
        </w:rPr>
        <w:fldChar w:fldCharType="end"/>
      </w:r>
      <w:r w:rsidR="00495ED7">
        <w:rPr>
          <w:lang w:val="en-US"/>
        </w:rPr>
        <w:fldChar w:fldCharType="end"/>
      </w:r>
      <w:r w:rsidR="00A717FF">
        <w:rPr>
          <w:lang w:val="en-US"/>
        </w:rPr>
        <w:fldChar w:fldCharType="end"/>
      </w:r>
      <w:r w:rsidR="007E7358">
        <w:rPr>
          <w:lang w:val="en-US"/>
        </w:rPr>
        <w:fldChar w:fldCharType="end"/>
      </w:r>
      <w:r w:rsidR="001D5761">
        <w:rPr>
          <w:lang w:val="en-US"/>
        </w:rPr>
        <w:fldChar w:fldCharType="end"/>
      </w:r>
      <w:r w:rsidR="00702400">
        <w:rPr>
          <w:lang w:val="en-US"/>
        </w:rPr>
        <w:fldChar w:fldCharType="end"/>
      </w:r>
      <w:r w:rsidR="00CC0C21">
        <w:rPr>
          <w:lang w:val="en-US"/>
        </w:rPr>
        <w:fldChar w:fldCharType="end"/>
      </w:r>
      <w:r w:rsidR="004B53CD">
        <w:rPr>
          <w:lang w:val="en-US"/>
        </w:rPr>
        <w:fldChar w:fldCharType="end"/>
      </w:r>
      <w:r w:rsidR="000B36BA">
        <w:rPr>
          <w:lang w:val="en-US"/>
        </w:rPr>
        <w:fldChar w:fldCharType="end"/>
      </w:r>
      <w:r w:rsidRPr="00236359">
        <w:rPr>
          <w:lang w:val="en-US" w:eastAsia="zh-CN"/>
        </w:rPr>
        <w:fldChar w:fldCharType="end"/>
      </w:r>
      <w:r w:rsidRPr="00236359">
        <w:rPr>
          <w:lang w:val="en-US" w:eastAsia="zh-CN"/>
        </w:rPr>
        <w:t> </w:t>
      </w:r>
      <w:r w:rsidRPr="00236359">
        <w:rPr>
          <w:lang w:val="en-US" w:eastAsia="zh-CN"/>
        </w:rPr>
        <w:fldChar w:fldCharType="begin"/>
      </w:r>
      <w:r w:rsidRPr="00236359">
        <w:rPr>
          <w:lang w:val="en-US" w:eastAsia="zh-CN"/>
        </w:rPr>
        <w:instrText xml:space="preserve"> INCLUDEPICTURE "C:\\Users\\cmcc\\AppData\\Roaming\\Foxmail7\\Temp-16544-20220301205706\\Attach\\image008(03-01-22-52-46).png" \* MERGEFORMATINET </w:instrText>
      </w:r>
      <w:r w:rsidRPr="00236359">
        <w:rPr>
          <w:lang w:val="en-US" w:eastAsia="zh-CN"/>
        </w:rPr>
        <w:fldChar w:fldCharType="separate"/>
      </w:r>
      <w:r w:rsidR="000B36BA">
        <w:rPr>
          <w:lang w:val="en-US"/>
        </w:rPr>
        <w:fldChar w:fldCharType="begin"/>
      </w:r>
      <w:r w:rsidR="000B36BA">
        <w:rPr>
          <w:lang w:val="en-US"/>
        </w:rPr>
        <w:instrText xml:space="preserve"> INCLUDEPICTURE  "C:\\Users\\cmcc\\AppData\\Roaming\\Foxmail7\\Temp-16544-20220301205706\\Attach\\image008(03-01-22-52-46).png" \* MERGEFORMATINET </w:instrText>
      </w:r>
      <w:r w:rsidR="000B36BA">
        <w:rPr>
          <w:lang w:val="en-US"/>
        </w:rPr>
        <w:fldChar w:fldCharType="separate"/>
      </w:r>
      <w:r w:rsidR="004B53CD">
        <w:rPr>
          <w:lang w:val="en-US"/>
        </w:rPr>
        <w:fldChar w:fldCharType="begin"/>
      </w:r>
      <w:r w:rsidR="004B53CD">
        <w:rPr>
          <w:lang w:val="en-US"/>
        </w:rPr>
        <w:instrText xml:space="preserve"> INCLUDEPICTURE  "C:\\Users\\cmcc\\AppData\\Roaming\\Foxmail7\\Temp-16544-20220301205706\\Attach\\image008(03-01-22-52-46).png" \* MERGEFORMATINET </w:instrText>
      </w:r>
      <w:r w:rsidR="004B53CD">
        <w:rPr>
          <w:lang w:val="en-US"/>
        </w:rPr>
        <w:fldChar w:fldCharType="separate"/>
      </w:r>
      <w:r w:rsidR="00CC0C21">
        <w:rPr>
          <w:lang w:val="en-US"/>
        </w:rPr>
        <w:fldChar w:fldCharType="begin"/>
      </w:r>
      <w:r w:rsidR="00CC0C21">
        <w:rPr>
          <w:lang w:val="en-US"/>
        </w:rPr>
        <w:instrText xml:space="preserve"> INCLUDEPICTURE  "C:\\Users\\cmcc\\AppData\\Roaming\\Foxmail7\\Temp-16544-20220301205706\\Attach\\image008(03-01-22-52-46).png" \* MERGEFORMATINET </w:instrText>
      </w:r>
      <w:r w:rsidR="00CC0C21">
        <w:rPr>
          <w:lang w:val="en-US"/>
        </w:rPr>
        <w:fldChar w:fldCharType="separate"/>
      </w:r>
      <w:r w:rsidR="00702400">
        <w:rPr>
          <w:lang w:val="en-US"/>
        </w:rPr>
        <w:fldChar w:fldCharType="begin"/>
      </w:r>
      <w:r w:rsidR="00702400">
        <w:rPr>
          <w:lang w:val="en-US"/>
        </w:rPr>
        <w:instrText xml:space="preserve"> INCLUDEPICTURE  "C:\\Users\\cmcc\\AppData\\Roaming\\Foxmail7\\Temp-16544-20220301205706\\Attach\\image008(03-01-22-52-46).png" \* MERGEFORMATINET </w:instrText>
      </w:r>
      <w:r w:rsidR="00702400">
        <w:rPr>
          <w:lang w:val="en-US"/>
        </w:rPr>
        <w:fldChar w:fldCharType="separate"/>
      </w:r>
      <w:r w:rsidR="001D5761">
        <w:rPr>
          <w:lang w:val="en-US"/>
        </w:rPr>
        <w:fldChar w:fldCharType="begin"/>
      </w:r>
      <w:r w:rsidR="001D5761">
        <w:rPr>
          <w:lang w:val="en-US"/>
        </w:rPr>
        <w:instrText xml:space="preserve"> INCLUDEPICTURE  "C:\\Users\\cmcc\\AppData\\Roaming\\Foxmail7\\Temp-16544-20220301205706\\Attach\\image008(03-01-22-52-46).png" \* MERGEFORMATINET </w:instrText>
      </w:r>
      <w:r w:rsidR="001D5761">
        <w:rPr>
          <w:lang w:val="en-US"/>
        </w:rPr>
        <w:fldChar w:fldCharType="separate"/>
      </w:r>
      <w:r w:rsidR="007E7358">
        <w:rPr>
          <w:lang w:val="en-US"/>
        </w:rPr>
        <w:fldChar w:fldCharType="begin"/>
      </w:r>
      <w:r w:rsidR="007E7358">
        <w:rPr>
          <w:lang w:val="en-US"/>
        </w:rPr>
        <w:instrText xml:space="preserve"> INCLUDEPICTURE  "C:\\Users\\cmcc\\AppData\\Roaming\\Foxmail7\\Temp-16544-20220301205706\\Attach\\image008(03-01-22-52-46).png" \* MERGEFORMATINET </w:instrText>
      </w:r>
      <w:r w:rsidR="007E7358">
        <w:rPr>
          <w:lang w:val="en-US"/>
        </w:rPr>
        <w:fldChar w:fldCharType="separate"/>
      </w:r>
      <w:r w:rsidR="00A717FF">
        <w:rPr>
          <w:lang w:val="en-US"/>
        </w:rPr>
        <w:fldChar w:fldCharType="begin"/>
      </w:r>
      <w:r w:rsidR="00A717FF">
        <w:rPr>
          <w:lang w:val="en-US"/>
        </w:rPr>
        <w:instrText xml:space="preserve"> INCLUDEPICTURE  "C:\\Users\\cmcc\\AppData\\Roaming\\Foxmail7\\Temp-16544-20220301205706\\Attach\\image008(03-01-22-52-46).png" \* MERGEFORMATINET </w:instrText>
      </w:r>
      <w:r w:rsidR="00A717FF">
        <w:rPr>
          <w:lang w:val="en-US"/>
        </w:rPr>
        <w:fldChar w:fldCharType="separate"/>
      </w:r>
      <w:r w:rsidR="00495ED7">
        <w:rPr>
          <w:lang w:val="en-US"/>
        </w:rPr>
        <w:fldChar w:fldCharType="begin"/>
      </w:r>
      <w:r w:rsidR="00495ED7">
        <w:rPr>
          <w:lang w:val="en-US"/>
        </w:rPr>
        <w:instrText xml:space="preserve"> INCLUDEPICTURE  "C:\\Users\\cmcc\\AppData\\Roaming\\Foxmail7\\Temp-16544-20220301205706\\Attach\\image008(03-01-22-52-46).png" \* MERGEFORMATINET </w:instrText>
      </w:r>
      <w:r w:rsidR="00495ED7">
        <w:rPr>
          <w:lang w:val="en-US"/>
        </w:rPr>
        <w:fldChar w:fldCharType="separate"/>
      </w:r>
      <w:r w:rsidR="00D023F8">
        <w:rPr>
          <w:lang w:val="en-US"/>
        </w:rPr>
        <w:fldChar w:fldCharType="begin"/>
      </w:r>
      <w:r w:rsidR="00D023F8">
        <w:rPr>
          <w:lang w:val="en-US"/>
        </w:rPr>
        <w:instrText xml:space="preserve"> INCLUDEPICTURE  "C:\\Users\\cmcc\\AppData\\Roaming\\Foxmail7\\Temp-16544-20220301205706\\Attach\\image008(03-01-22-52-46).png" \* MERGEFORMATINET </w:instrText>
      </w:r>
      <w:r w:rsidR="00D023F8">
        <w:rPr>
          <w:lang w:val="en-US"/>
        </w:rPr>
        <w:fldChar w:fldCharType="separate"/>
      </w:r>
      <w:r w:rsidR="00F44FD9">
        <w:rPr>
          <w:lang w:val="en-US"/>
        </w:rPr>
        <w:fldChar w:fldCharType="begin"/>
      </w:r>
      <w:r w:rsidR="00F44FD9">
        <w:rPr>
          <w:lang w:val="en-US"/>
        </w:rPr>
        <w:instrText xml:space="preserve"> INCLUDEPICTURE  "C:\\Users\\cmcc\\AppData\\Roaming\\Foxmail7\\Temp-16544-20220301205706\\Attach\\image008(03-01-22-52-46).png" \* MERGEFORMATINET </w:instrText>
      </w:r>
      <w:r w:rsidR="00F44FD9">
        <w:rPr>
          <w:lang w:val="en-US"/>
        </w:rPr>
        <w:fldChar w:fldCharType="separate"/>
      </w:r>
      <w:r w:rsidR="009517D4">
        <w:rPr>
          <w:lang w:val="en-US"/>
        </w:rPr>
        <w:fldChar w:fldCharType="begin"/>
      </w:r>
      <w:r w:rsidR="009517D4">
        <w:rPr>
          <w:lang w:val="en-US"/>
        </w:rPr>
        <w:instrText xml:space="preserve"> INCLUDEPICTURE  "C:\\Users\\cmcc\\AppData\\Roaming\\Foxmail7\\Temp-16544-20220301205706\\Attach\\image008(03-01-22-52-46).png" \* MERGEFORMATINET </w:instrText>
      </w:r>
      <w:r w:rsidR="009517D4">
        <w:rPr>
          <w:lang w:val="en-US"/>
        </w:rPr>
        <w:fldChar w:fldCharType="separate"/>
      </w:r>
      <w:r w:rsidR="002328C4">
        <w:rPr>
          <w:lang w:val="en-US"/>
        </w:rPr>
        <w:fldChar w:fldCharType="begin"/>
      </w:r>
      <w:r w:rsidR="002328C4">
        <w:rPr>
          <w:lang w:val="en-US"/>
        </w:rPr>
        <w:instrText xml:space="preserve"> </w:instrText>
      </w:r>
      <w:r w:rsidR="002328C4">
        <w:rPr>
          <w:lang w:val="en-US"/>
        </w:rPr>
        <w:instrText>INCLUDEPICTURE  "C:\\MyMeetings\\Users\\cmcc\\AppData\\Roaming\\Foxmail7\\Temp-16544-20220301205706\\Attach\\image008(03-01-22-52-46).png" \* MERGEFORMATINET</w:instrText>
      </w:r>
      <w:r w:rsidR="002328C4">
        <w:rPr>
          <w:lang w:val="en-US"/>
        </w:rPr>
        <w:instrText xml:space="preserve"> </w:instrText>
      </w:r>
      <w:r w:rsidR="002328C4">
        <w:rPr>
          <w:lang w:val="en-US"/>
        </w:rPr>
        <w:fldChar w:fldCharType="separate"/>
      </w:r>
      <w:r w:rsidR="002328C4">
        <w:rPr>
          <w:lang w:val="en-US"/>
        </w:rPr>
        <w:pict w14:anchorId="52D0DEA3">
          <v:shape id="_x0000_i1045" type="#_x0000_t75" style="width:17.25pt;height:12.75pt">
            <v:imagedata r:id="rId1512" r:href="rId1513"/>
          </v:shape>
        </w:pict>
      </w:r>
      <w:r w:rsidR="002328C4">
        <w:rPr>
          <w:lang w:val="en-US"/>
        </w:rPr>
        <w:fldChar w:fldCharType="end"/>
      </w:r>
      <w:r w:rsidR="009517D4">
        <w:rPr>
          <w:lang w:val="en-US"/>
        </w:rPr>
        <w:fldChar w:fldCharType="end"/>
      </w:r>
      <w:r w:rsidR="00F44FD9">
        <w:rPr>
          <w:lang w:val="en-US"/>
        </w:rPr>
        <w:fldChar w:fldCharType="end"/>
      </w:r>
      <w:r w:rsidR="00D023F8">
        <w:rPr>
          <w:lang w:val="en-US"/>
        </w:rPr>
        <w:fldChar w:fldCharType="end"/>
      </w:r>
      <w:r w:rsidR="00495ED7">
        <w:rPr>
          <w:lang w:val="en-US"/>
        </w:rPr>
        <w:fldChar w:fldCharType="end"/>
      </w:r>
      <w:r w:rsidR="00A717FF">
        <w:rPr>
          <w:lang w:val="en-US"/>
        </w:rPr>
        <w:fldChar w:fldCharType="end"/>
      </w:r>
      <w:r w:rsidR="007E7358">
        <w:rPr>
          <w:lang w:val="en-US"/>
        </w:rPr>
        <w:fldChar w:fldCharType="end"/>
      </w:r>
      <w:r w:rsidR="001D5761">
        <w:rPr>
          <w:lang w:val="en-US"/>
        </w:rPr>
        <w:fldChar w:fldCharType="end"/>
      </w:r>
      <w:r w:rsidR="00702400">
        <w:rPr>
          <w:lang w:val="en-US"/>
        </w:rPr>
        <w:fldChar w:fldCharType="end"/>
      </w:r>
      <w:r w:rsidR="00CC0C21">
        <w:rPr>
          <w:lang w:val="en-US"/>
        </w:rPr>
        <w:fldChar w:fldCharType="end"/>
      </w:r>
      <w:r w:rsidR="004B53CD">
        <w:rPr>
          <w:lang w:val="en-US"/>
        </w:rPr>
        <w:fldChar w:fldCharType="end"/>
      </w:r>
      <w:r w:rsidR="000B36BA">
        <w:rPr>
          <w:lang w:val="en-US"/>
        </w:rPr>
        <w:fldChar w:fldCharType="end"/>
      </w:r>
      <w:r w:rsidRPr="00236359">
        <w:rPr>
          <w:lang w:val="en-US" w:eastAsia="zh-CN"/>
        </w:rPr>
        <w:fldChar w:fldCharType="end"/>
      </w:r>
    </w:p>
    <w:p w14:paraId="725A6533" w14:textId="2D29D5B9" w:rsidR="00236359" w:rsidRPr="00236359" w:rsidRDefault="00236359" w:rsidP="00A63FAE">
      <w:pPr>
        <w:pStyle w:val="ListParagraph"/>
        <w:numPr>
          <w:ilvl w:val="1"/>
          <w:numId w:val="97"/>
        </w:numPr>
        <w:rPr>
          <w:lang w:val="en-US" w:eastAsia="zh-CN"/>
        </w:rPr>
      </w:pPr>
      <w:r w:rsidRPr="00236359">
        <w:rPr>
          <w:lang w:val="en-US" w:eastAsia="zh-CN"/>
        </w:rPr>
        <w:t>where:</w:t>
      </w:r>
    </w:p>
    <w:p w14:paraId="10E93CC8" w14:textId="28D1315C" w:rsidR="00236359" w:rsidRPr="00236359" w:rsidRDefault="00236359" w:rsidP="00A63FAE">
      <w:pPr>
        <w:pStyle w:val="ListParagraph"/>
        <w:numPr>
          <w:ilvl w:val="2"/>
          <w:numId w:val="97"/>
        </w:numPr>
        <w:rPr>
          <w:lang w:val="en-US" w:eastAsia="zh-CN"/>
        </w:rPr>
      </w:pPr>
      <w:r w:rsidRPr="00236359">
        <w:rPr>
          <w:lang w:val="en-US" w:eastAsia="zh-CN"/>
        </w:rPr>
        <w:fldChar w:fldCharType="begin"/>
      </w:r>
      <w:r w:rsidRPr="00236359">
        <w:rPr>
          <w:lang w:val="en-US" w:eastAsia="zh-CN"/>
        </w:rPr>
        <w:instrText xml:space="preserve"> INCLUDEPICTURE "C:\\Users\\cmcc\\AppData\\Roaming\\Foxmail7\\Temp-16544-20220301205706\\Attach\\image010(03-01-22-52-46).png" \* MERGEFORMATINET </w:instrText>
      </w:r>
      <w:r w:rsidRPr="00236359">
        <w:rPr>
          <w:lang w:val="en-US" w:eastAsia="zh-CN"/>
        </w:rPr>
        <w:fldChar w:fldCharType="separate"/>
      </w:r>
      <w:r w:rsidR="000B36BA">
        <w:rPr>
          <w:lang w:val="en-US"/>
        </w:rPr>
        <w:fldChar w:fldCharType="begin"/>
      </w:r>
      <w:r w:rsidR="000B36BA">
        <w:rPr>
          <w:lang w:val="en-US"/>
        </w:rPr>
        <w:instrText xml:space="preserve"> INCLUDEPICTURE  "C:\\Users\\cmcc\\AppData\\Roaming\\Foxmail7\\Temp-16544-20220301205706\\Attach\\image010(03-01-22-52-46).png" \* MERGEFORMATINET </w:instrText>
      </w:r>
      <w:r w:rsidR="000B36BA">
        <w:rPr>
          <w:lang w:val="en-US"/>
        </w:rPr>
        <w:fldChar w:fldCharType="separate"/>
      </w:r>
      <w:r w:rsidR="004B53CD">
        <w:rPr>
          <w:lang w:val="en-US"/>
        </w:rPr>
        <w:fldChar w:fldCharType="begin"/>
      </w:r>
      <w:r w:rsidR="004B53CD">
        <w:rPr>
          <w:lang w:val="en-US"/>
        </w:rPr>
        <w:instrText xml:space="preserve"> INCLUDEPICTURE  "C:\\Users\\cmcc\\AppData\\Roaming\\Foxmail7\\Temp-16544-20220301205706\\Attach\\image010(03-01-22-52-46).png" \* MERGEFORMATINET </w:instrText>
      </w:r>
      <w:r w:rsidR="004B53CD">
        <w:rPr>
          <w:lang w:val="en-US"/>
        </w:rPr>
        <w:fldChar w:fldCharType="separate"/>
      </w:r>
      <w:r w:rsidR="00CC0C21">
        <w:rPr>
          <w:lang w:val="en-US"/>
        </w:rPr>
        <w:fldChar w:fldCharType="begin"/>
      </w:r>
      <w:r w:rsidR="00CC0C21">
        <w:rPr>
          <w:lang w:val="en-US"/>
        </w:rPr>
        <w:instrText xml:space="preserve"> INCLUDEPICTURE  "C:\\Users\\cmcc\\AppData\\Roaming\\Foxmail7\\Temp-16544-20220301205706\\Attach\\image010(03-01-22-52-46).png" \* MERGEFORMATINET </w:instrText>
      </w:r>
      <w:r w:rsidR="00CC0C21">
        <w:rPr>
          <w:lang w:val="en-US"/>
        </w:rPr>
        <w:fldChar w:fldCharType="separate"/>
      </w:r>
      <w:r w:rsidR="00702400">
        <w:rPr>
          <w:lang w:val="en-US"/>
        </w:rPr>
        <w:fldChar w:fldCharType="begin"/>
      </w:r>
      <w:r w:rsidR="00702400">
        <w:rPr>
          <w:lang w:val="en-US"/>
        </w:rPr>
        <w:instrText xml:space="preserve"> INCLUDEPICTURE  "C:\\Users\\cmcc\\AppData\\Roaming\\Foxmail7\\Temp-16544-20220301205706\\Attach\\image010(03-01-22-52-46).png" \* MERGEFORMATINET </w:instrText>
      </w:r>
      <w:r w:rsidR="00702400">
        <w:rPr>
          <w:lang w:val="en-US"/>
        </w:rPr>
        <w:fldChar w:fldCharType="separate"/>
      </w:r>
      <w:r w:rsidR="001D5761">
        <w:rPr>
          <w:lang w:val="en-US"/>
        </w:rPr>
        <w:fldChar w:fldCharType="begin"/>
      </w:r>
      <w:r w:rsidR="001D5761">
        <w:rPr>
          <w:lang w:val="en-US"/>
        </w:rPr>
        <w:instrText xml:space="preserve"> INCLUDEPICTURE  "C:\\Users\\cmcc\\AppData\\Roaming\\Foxmail7\\Temp-16544-20220301205706\\Attach\\image010(03-01-22-52-46).png" \* MERGEFORMATINET </w:instrText>
      </w:r>
      <w:r w:rsidR="001D5761">
        <w:rPr>
          <w:lang w:val="en-US"/>
        </w:rPr>
        <w:fldChar w:fldCharType="separate"/>
      </w:r>
      <w:r w:rsidR="007E7358">
        <w:rPr>
          <w:lang w:val="en-US"/>
        </w:rPr>
        <w:fldChar w:fldCharType="begin"/>
      </w:r>
      <w:r w:rsidR="007E7358">
        <w:rPr>
          <w:lang w:val="en-US"/>
        </w:rPr>
        <w:instrText xml:space="preserve"> INCLUDEPICTURE  "C:\\Users\\cmcc\\AppData\\Roaming\\Foxmail7\\Temp-16544-20220301205706\\Attach\\image010(03-01-22-52-46).png" \* MERGEFORMATINET </w:instrText>
      </w:r>
      <w:r w:rsidR="007E7358">
        <w:rPr>
          <w:lang w:val="en-US"/>
        </w:rPr>
        <w:fldChar w:fldCharType="separate"/>
      </w:r>
      <w:r w:rsidR="00A717FF">
        <w:rPr>
          <w:lang w:val="en-US"/>
        </w:rPr>
        <w:fldChar w:fldCharType="begin"/>
      </w:r>
      <w:r w:rsidR="00A717FF">
        <w:rPr>
          <w:lang w:val="en-US"/>
        </w:rPr>
        <w:instrText xml:space="preserve"> INCLUDEPICTURE  "C:\\Users\\cmcc\\AppData\\Roaming\\Foxmail7\\Temp-16544-20220301205706\\Attach\\image010(03-01-22-52-46).png" \* MERGEFORMATINET </w:instrText>
      </w:r>
      <w:r w:rsidR="00A717FF">
        <w:rPr>
          <w:lang w:val="en-US"/>
        </w:rPr>
        <w:fldChar w:fldCharType="separate"/>
      </w:r>
      <w:r w:rsidR="00495ED7">
        <w:rPr>
          <w:lang w:val="en-US"/>
        </w:rPr>
        <w:fldChar w:fldCharType="begin"/>
      </w:r>
      <w:r w:rsidR="00495ED7">
        <w:rPr>
          <w:lang w:val="en-US"/>
        </w:rPr>
        <w:instrText xml:space="preserve"> INCLUDEPICTURE  "C:\\Users\\cmcc\\AppData\\Roaming\\Foxmail7\\Temp-16544-20220301205706\\Attach\\image010(03-01-22-52-46).png" \* MERGEFORMATINET </w:instrText>
      </w:r>
      <w:r w:rsidR="00495ED7">
        <w:rPr>
          <w:lang w:val="en-US"/>
        </w:rPr>
        <w:fldChar w:fldCharType="separate"/>
      </w:r>
      <w:r w:rsidR="00D023F8">
        <w:rPr>
          <w:lang w:val="en-US"/>
        </w:rPr>
        <w:fldChar w:fldCharType="begin"/>
      </w:r>
      <w:r w:rsidR="00D023F8">
        <w:rPr>
          <w:lang w:val="en-US"/>
        </w:rPr>
        <w:instrText xml:space="preserve"> INCLUDEPICTURE  "C:\\Users\\cmcc\\AppData\\Roaming\\Foxmail7\\Temp-16544-20220301205706\\Attach\\image010(03-01-22-52-46).png" \* MERGEFORMATINET </w:instrText>
      </w:r>
      <w:r w:rsidR="00D023F8">
        <w:rPr>
          <w:lang w:val="en-US"/>
        </w:rPr>
        <w:fldChar w:fldCharType="separate"/>
      </w:r>
      <w:r w:rsidR="00F44FD9">
        <w:rPr>
          <w:lang w:val="en-US"/>
        </w:rPr>
        <w:fldChar w:fldCharType="begin"/>
      </w:r>
      <w:r w:rsidR="00F44FD9">
        <w:rPr>
          <w:lang w:val="en-US"/>
        </w:rPr>
        <w:instrText xml:space="preserve"> INCLUDEPICTURE  "C:\\Users\\cmcc\\AppData\\Roaming\\Foxmail7\\Temp-16544-20220301205706\\Attach\\image010(03-01-22-52-46).png" \* MERGEFORMATINET </w:instrText>
      </w:r>
      <w:r w:rsidR="00F44FD9">
        <w:rPr>
          <w:lang w:val="en-US"/>
        </w:rPr>
        <w:fldChar w:fldCharType="separate"/>
      </w:r>
      <w:r w:rsidR="009517D4">
        <w:rPr>
          <w:lang w:val="en-US"/>
        </w:rPr>
        <w:fldChar w:fldCharType="begin"/>
      </w:r>
      <w:r w:rsidR="009517D4">
        <w:rPr>
          <w:lang w:val="en-US"/>
        </w:rPr>
        <w:instrText xml:space="preserve"> INCLUDEPICTURE  "C:\\Users\\cmcc\\AppData\\Roaming\\Foxmail7\\Temp-16544-20220301205706\\Attach\\image010(03-01-22-52-46).png" \* MERGEFORMATINET </w:instrText>
      </w:r>
      <w:r w:rsidR="009517D4">
        <w:rPr>
          <w:lang w:val="en-US"/>
        </w:rPr>
        <w:fldChar w:fldCharType="separate"/>
      </w:r>
      <w:r w:rsidR="002328C4">
        <w:rPr>
          <w:lang w:val="en-US"/>
        </w:rPr>
        <w:fldChar w:fldCharType="begin"/>
      </w:r>
      <w:r w:rsidR="002328C4">
        <w:rPr>
          <w:lang w:val="en-US"/>
        </w:rPr>
        <w:instrText xml:space="preserve"> </w:instrText>
      </w:r>
      <w:r w:rsidR="002328C4">
        <w:rPr>
          <w:lang w:val="en-US"/>
        </w:rPr>
        <w:instrText>INCLUDEPICTURE  "C:\\MyMeeti</w:instrText>
      </w:r>
      <w:r w:rsidR="002328C4">
        <w:rPr>
          <w:lang w:val="en-US"/>
        </w:rPr>
        <w:instrText>ngs\\Users\\cmcc\\AppData\\Roaming\\Foxmail7\\Temp-16544-20220301205706\\Attach\\image010(03-01-22-52-46).png" \* MERGEFORMATINET</w:instrText>
      </w:r>
      <w:r w:rsidR="002328C4">
        <w:rPr>
          <w:lang w:val="en-US"/>
        </w:rPr>
        <w:instrText xml:space="preserve"> </w:instrText>
      </w:r>
      <w:r w:rsidR="002328C4">
        <w:rPr>
          <w:lang w:val="en-US"/>
        </w:rPr>
        <w:fldChar w:fldCharType="separate"/>
      </w:r>
      <w:r w:rsidR="002328C4">
        <w:rPr>
          <w:lang w:val="en-US"/>
        </w:rPr>
        <w:pict w14:anchorId="31F9F1C7">
          <v:shape id="_x0000_i1046" type="#_x0000_t75" style="width:75pt;height:12pt">
            <v:imagedata r:id="rId1514" r:href="rId1515"/>
          </v:shape>
        </w:pict>
      </w:r>
      <w:r w:rsidR="002328C4">
        <w:rPr>
          <w:lang w:val="en-US"/>
        </w:rPr>
        <w:fldChar w:fldCharType="end"/>
      </w:r>
      <w:r w:rsidR="009517D4">
        <w:rPr>
          <w:lang w:val="en-US"/>
        </w:rPr>
        <w:fldChar w:fldCharType="end"/>
      </w:r>
      <w:r w:rsidR="00F44FD9">
        <w:rPr>
          <w:lang w:val="en-US"/>
        </w:rPr>
        <w:fldChar w:fldCharType="end"/>
      </w:r>
      <w:r w:rsidR="00D023F8">
        <w:rPr>
          <w:lang w:val="en-US"/>
        </w:rPr>
        <w:fldChar w:fldCharType="end"/>
      </w:r>
      <w:r w:rsidR="00495ED7">
        <w:rPr>
          <w:lang w:val="en-US"/>
        </w:rPr>
        <w:fldChar w:fldCharType="end"/>
      </w:r>
      <w:r w:rsidR="00A717FF">
        <w:rPr>
          <w:lang w:val="en-US"/>
        </w:rPr>
        <w:fldChar w:fldCharType="end"/>
      </w:r>
      <w:r w:rsidR="007E7358">
        <w:rPr>
          <w:lang w:val="en-US"/>
        </w:rPr>
        <w:fldChar w:fldCharType="end"/>
      </w:r>
      <w:r w:rsidR="001D5761">
        <w:rPr>
          <w:lang w:val="en-US"/>
        </w:rPr>
        <w:fldChar w:fldCharType="end"/>
      </w:r>
      <w:r w:rsidR="00702400">
        <w:rPr>
          <w:lang w:val="en-US"/>
        </w:rPr>
        <w:fldChar w:fldCharType="end"/>
      </w:r>
      <w:r w:rsidR="00CC0C21">
        <w:rPr>
          <w:lang w:val="en-US"/>
        </w:rPr>
        <w:fldChar w:fldCharType="end"/>
      </w:r>
      <w:r w:rsidR="004B53CD">
        <w:rPr>
          <w:lang w:val="en-US"/>
        </w:rPr>
        <w:fldChar w:fldCharType="end"/>
      </w:r>
      <w:r w:rsidR="000B36BA">
        <w:rPr>
          <w:lang w:val="en-US"/>
        </w:rPr>
        <w:fldChar w:fldCharType="end"/>
      </w:r>
      <w:r w:rsidRPr="00236359">
        <w:rPr>
          <w:lang w:val="en-US" w:eastAsia="zh-CN"/>
        </w:rPr>
        <w:fldChar w:fldCharType="end"/>
      </w:r>
      <w:r w:rsidRPr="00236359">
        <w:rPr>
          <w:lang w:val="en-US" w:eastAsia="zh-CN"/>
        </w:rPr>
        <w:t> is the PUCCH resource index.</w:t>
      </w:r>
    </w:p>
    <w:p w14:paraId="5ECD83D2" w14:textId="0442421B" w:rsidR="00236359" w:rsidRPr="00236359" w:rsidRDefault="00236359" w:rsidP="00A63FAE">
      <w:pPr>
        <w:pStyle w:val="ListParagraph"/>
        <w:numPr>
          <w:ilvl w:val="2"/>
          <w:numId w:val="97"/>
        </w:numPr>
        <w:rPr>
          <w:lang w:val="en-US" w:eastAsia="zh-CN"/>
        </w:rPr>
      </w:pPr>
      <w:r w:rsidRPr="00236359">
        <w:rPr>
          <w:lang w:val="en-US" w:eastAsia="zh-CN"/>
        </w:rPr>
        <w:fldChar w:fldCharType="begin"/>
      </w:r>
      <w:r w:rsidRPr="00236359">
        <w:rPr>
          <w:lang w:val="en-US" w:eastAsia="zh-CN"/>
        </w:rPr>
        <w:instrText xml:space="preserve"> INCLUDEPICTURE "C:\\Users\\cmcc\\AppData\\Roaming\\Foxmail7\\Temp-16544-20220301205706\\Attach\\image012(03-01-22-52-46).png" \* MERGEFORMATINET </w:instrText>
      </w:r>
      <w:r w:rsidRPr="00236359">
        <w:rPr>
          <w:lang w:val="en-US" w:eastAsia="zh-CN"/>
        </w:rPr>
        <w:fldChar w:fldCharType="separate"/>
      </w:r>
      <w:r w:rsidR="000B36BA">
        <w:rPr>
          <w:lang w:val="en-US"/>
        </w:rPr>
        <w:fldChar w:fldCharType="begin"/>
      </w:r>
      <w:r w:rsidR="000B36BA">
        <w:rPr>
          <w:lang w:val="en-US"/>
        </w:rPr>
        <w:instrText xml:space="preserve"> INCLUDEPICTURE  "C:\\Users\\cmcc\\AppData\\Roaming\\Foxmail7\\Temp-16544-20220301205706\\Attach\\image012(03-01-22-52-46).png" \* MERGEFORMATINET </w:instrText>
      </w:r>
      <w:r w:rsidR="000B36BA">
        <w:rPr>
          <w:lang w:val="en-US"/>
        </w:rPr>
        <w:fldChar w:fldCharType="separate"/>
      </w:r>
      <w:r w:rsidR="004B53CD">
        <w:rPr>
          <w:lang w:val="en-US"/>
        </w:rPr>
        <w:fldChar w:fldCharType="begin"/>
      </w:r>
      <w:r w:rsidR="004B53CD">
        <w:rPr>
          <w:lang w:val="en-US"/>
        </w:rPr>
        <w:instrText xml:space="preserve"> INCLUDEPICTURE  "C:\\Users\\cmcc\\AppData\\Roaming\\Foxmail7\\Temp-16544-20220301205706\\Attach\\image012(03-01-22-52-46).png" \* MERGEFORMATINET </w:instrText>
      </w:r>
      <w:r w:rsidR="004B53CD">
        <w:rPr>
          <w:lang w:val="en-US"/>
        </w:rPr>
        <w:fldChar w:fldCharType="separate"/>
      </w:r>
      <w:r w:rsidR="00CC0C21">
        <w:rPr>
          <w:lang w:val="en-US"/>
        </w:rPr>
        <w:fldChar w:fldCharType="begin"/>
      </w:r>
      <w:r w:rsidR="00CC0C21">
        <w:rPr>
          <w:lang w:val="en-US"/>
        </w:rPr>
        <w:instrText xml:space="preserve"> INCLUDEPICTURE  "C:\\Users\\cmcc\\AppData\\Roaming\\Foxmail7\\Temp-16544-20220301205706\\Attach\\image012(03-01-22-52-46).png" \* MERGEFORMATINET </w:instrText>
      </w:r>
      <w:r w:rsidR="00CC0C21">
        <w:rPr>
          <w:lang w:val="en-US"/>
        </w:rPr>
        <w:fldChar w:fldCharType="separate"/>
      </w:r>
      <w:r w:rsidR="00702400">
        <w:rPr>
          <w:lang w:val="en-US"/>
        </w:rPr>
        <w:fldChar w:fldCharType="begin"/>
      </w:r>
      <w:r w:rsidR="00702400">
        <w:rPr>
          <w:lang w:val="en-US"/>
        </w:rPr>
        <w:instrText xml:space="preserve"> INCLUDEPICTURE  "C:\\Users\\cmcc\\AppData\\Roaming\\Foxmail7\\Temp-16544-20220301205706\\Attach\\image012(03-01-22-52-46).png" \* MERGEFORMATINET </w:instrText>
      </w:r>
      <w:r w:rsidR="00702400">
        <w:rPr>
          <w:lang w:val="en-US"/>
        </w:rPr>
        <w:fldChar w:fldCharType="separate"/>
      </w:r>
      <w:r w:rsidR="001D5761">
        <w:rPr>
          <w:lang w:val="en-US"/>
        </w:rPr>
        <w:fldChar w:fldCharType="begin"/>
      </w:r>
      <w:r w:rsidR="001D5761">
        <w:rPr>
          <w:lang w:val="en-US"/>
        </w:rPr>
        <w:instrText xml:space="preserve"> INCLUDEPICTURE  "C:\\Users\\cmcc\\AppData\\Roaming\\Foxmail7\\Temp-16544-20220301205706\\Attach\\image012(03-01-22-52-46).png" \* MERGEFORMATINET </w:instrText>
      </w:r>
      <w:r w:rsidR="001D5761">
        <w:rPr>
          <w:lang w:val="en-US"/>
        </w:rPr>
        <w:fldChar w:fldCharType="separate"/>
      </w:r>
      <w:r w:rsidR="007E7358">
        <w:rPr>
          <w:lang w:val="en-US"/>
        </w:rPr>
        <w:fldChar w:fldCharType="begin"/>
      </w:r>
      <w:r w:rsidR="007E7358">
        <w:rPr>
          <w:lang w:val="en-US"/>
        </w:rPr>
        <w:instrText xml:space="preserve"> INCLUDEPICTURE  "C:\\Users\\cmcc\\AppData\\Roaming\\Foxmail7\\Temp-16544-20220301205706\\Attach\\image012(03-01-22-52-46).png" \* MERGEFORMATINET </w:instrText>
      </w:r>
      <w:r w:rsidR="007E7358">
        <w:rPr>
          <w:lang w:val="en-US"/>
        </w:rPr>
        <w:fldChar w:fldCharType="separate"/>
      </w:r>
      <w:r w:rsidR="00A717FF">
        <w:rPr>
          <w:lang w:val="en-US"/>
        </w:rPr>
        <w:fldChar w:fldCharType="begin"/>
      </w:r>
      <w:r w:rsidR="00A717FF">
        <w:rPr>
          <w:lang w:val="en-US"/>
        </w:rPr>
        <w:instrText xml:space="preserve"> INCLUDEPICTURE  "C:\\Users\\cmcc\\AppData\\Roaming\\Foxmail7\\Temp-16544-20220301205706\\Attach\\image012(03-01-22-52-46).png" \* MERGEFORMATINET </w:instrText>
      </w:r>
      <w:r w:rsidR="00A717FF">
        <w:rPr>
          <w:lang w:val="en-US"/>
        </w:rPr>
        <w:fldChar w:fldCharType="separate"/>
      </w:r>
      <w:r w:rsidR="00495ED7">
        <w:rPr>
          <w:lang w:val="en-US"/>
        </w:rPr>
        <w:fldChar w:fldCharType="begin"/>
      </w:r>
      <w:r w:rsidR="00495ED7">
        <w:rPr>
          <w:lang w:val="en-US"/>
        </w:rPr>
        <w:instrText xml:space="preserve"> INCLUDEPICTURE  "C:\\Users\\cmcc\\AppData\\Roaming\\Foxmail7\\Temp-16544-20220301205706\\Attach\\image012(03-01-22-52-46).png" \* MERGEFORMATINET </w:instrText>
      </w:r>
      <w:r w:rsidR="00495ED7">
        <w:rPr>
          <w:lang w:val="en-US"/>
        </w:rPr>
        <w:fldChar w:fldCharType="separate"/>
      </w:r>
      <w:r w:rsidR="00D023F8">
        <w:rPr>
          <w:lang w:val="en-US"/>
        </w:rPr>
        <w:fldChar w:fldCharType="begin"/>
      </w:r>
      <w:r w:rsidR="00D023F8">
        <w:rPr>
          <w:lang w:val="en-US"/>
        </w:rPr>
        <w:instrText xml:space="preserve"> INCLUDEPICTURE  "C:\\Users\\cmcc\\AppData\\Roaming\\Foxmail7\\Temp-16544-20220301205706\\Attach\\image012(03-01-22-52-46).png" \* MERGEFORMATINET </w:instrText>
      </w:r>
      <w:r w:rsidR="00D023F8">
        <w:rPr>
          <w:lang w:val="en-US"/>
        </w:rPr>
        <w:fldChar w:fldCharType="separate"/>
      </w:r>
      <w:r w:rsidR="00F44FD9">
        <w:rPr>
          <w:lang w:val="en-US"/>
        </w:rPr>
        <w:fldChar w:fldCharType="begin"/>
      </w:r>
      <w:r w:rsidR="00F44FD9">
        <w:rPr>
          <w:lang w:val="en-US"/>
        </w:rPr>
        <w:instrText xml:space="preserve"> INCLUDEPICTURE  "C:\\Users\\cmcc\\AppData\\Roaming\\Foxmail7\\Temp-16544-20220301205706\\Attach\\image012(03-01-22-52-46).png" \* MERGEFORMATINET </w:instrText>
      </w:r>
      <w:r w:rsidR="00F44FD9">
        <w:rPr>
          <w:lang w:val="en-US"/>
        </w:rPr>
        <w:fldChar w:fldCharType="separate"/>
      </w:r>
      <w:r w:rsidR="009517D4">
        <w:rPr>
          <w:lang w:val="en-US"/>
        </w:rPr>
        <w:fldChar w:fldCharType="begin"/>
      </w:r>
      <w:r w:rsidR="009517D4">
        <w:rPr>
          <w:lang w:val="en-US"/>
        </w:rPr>
        <w:instrText xml:space="preserve"> INCLUDEPICTURE  "C:\\Users\\cmcc\\AppData\\Roaming\\Foxmail7\\Temp-16544-20220301205706\\Attach\\image012(03-01-22-52-46).png" \* MERGEFORMATINET </w:instrText>
      </w:r>
      <w:r w:rsidR="009517D4">
        <w:rPr>
          <w:lang w:val="en-US"/>
        </w:rPr>
        <w:fldChar w:fldCharType="separate"/>
      </w:r>
      <w:r w:rsidR="002328C4">
        <w:rPr>
          <w:lang w:val="en-US"/>
        </w:rPr>
        <w:fldChar w:fldCharType="begin"/>
      </w:r>
      <w:r w:rsidR="002328C4">
        <w:rPr>
          <w:lang w:val="en-US"/>
        </w:rPr>
        <w:instrText xml:space="preserve"> </w:instrText>
      </w:r>
      <w:r w:rsidR="002328C4">
        <w:rPr>
          <w:lang w:val="en-US"/>
        </w:rPr>
        <w:instrText>INCLUDEPICTURE  "C:\\MyMeeti</w:instrText>
      </w:r>
      <w:r w:rsidR="002328C4">
        <w:rPr>
          <w:lang w:val="en-US"/>
        </w:rPr>
        <w:instrText>ngs\\Users\\cmcc\\AppData\\Roaming\\Foxmail7\\Temp-16544-20220301205706\\Attach\\image012(03-01-22-52-46).png" \* MERGEFORMATINET</w:instrText>
      </w:r>
      <w:r w:rsidR="002328C4">
        <w:rPr>
          <w:lang w:val="en-US"/>
        </w:rPr>
        <w:instrText xml:space="preserve"> </w:instrText>
      </w:r>
      <w:r w:rsidR="002328C4">
        <w:rPr>
          <w:lang w:val="en-US"/>
        </w:rPr>
        <w:fldChar w:fldCharType="separate"/>
      </w:r>
      <w:r w:rsidR="002328C4">
        <w:rPr>
          <w:lang w:val="en-US"/>
        </w:rPr>
        <w:pict w14:anchorId="5CBD1B9C">
          <v:shape id="_x0000_i1047" type="#_x0000_t75" style="width:45pt;height:12.75pt">
            <v:imagedata r:id="rId1516" r:href="rId1517"/>
          </v:shape>
        </w:pict>
      </w:r>
      <w:r w:rsidR="002328C4">
        <w:rPr>
          <w:lang w:val="en-US"/>
        </w:rPr>
        <w:fldChar w:fldCharType="end"/>
      </w:r>
      <w:r w:rsidR="009517D4">
        <w:rPr>
          <w:lang w:val="en-US"/>
        </w:rPr>
        <w:fldChar w:fldCharType="end"/>
      </w:r>
      <w:r w:rsidR="00F44FD9">
        <w:rPr>
          <w:lang w:val="en-US"/>
        </w:rPr>
        <w:fldChar w:fldCharType="end"/>
      </w:r>
      <w:r w:rsidR="00D023F8">
        <w:rPr>
          <w:lang w:val="en-US"/>
        </w:rPr>
        <w:fldChar w:fldCharType="end"/>
      </w:r>
      <w:r w:rsidR="00495ED7">
        <w:rPr>
          <w:lang w:val="en-US"/>
        </w:rPr>
        <w:fldChar w:fldCharType="end"/>
      </w:r>
      <w:r w:rsidR="00A717FF">
        <w:rPr>
          <w:lang w:val="en-US"/>
        </w:rPr>
        <w:fldChar w:fldCharType="end"/>
      </w:r>
      <w:r w:rsidR="007E7358">
        <w:rPr>
          <w:lang w:val="en-US"/>
        </w:rPr>
        <w:fldChar w:fldCharType="end"/>
      </w:r>
      <w:r w:rsidR="001D5761">
        <w:rPr>
          <w:lang w:val="en-US"/>
        </w:rPr>
        <w:fldChar w:fldCharType="end"/>
      </w:r>
      <w:r w:rsidR="00702400">
        <w:rPr>
          <w:lang w:val="en-US"/>
        </w:rPr>
        <w:fldChar w:fldCharType="end"/>
      </w:r>
      <w:r w:rsidR="00CC0C21">
        <w:rPr>
          <w:lang w:val="en-US"/>
        </w:rPr>
        <w:fldChar w:fldCharType="end"/>
      </w:r>
      <w:r w:rsidR="004B53CD">
        <w:rPr>
          <w:lang w:val="en-US"/>
        </w:rPr>
        <w:fldChar w:fldCharType="end"/>
      </w:r>
      <w:r w:rsidR="000B36BA">
        <w:rPr>
          <w:lang w:val="en-US"/>
        </w:rPr>
        <w:fldChar w:fldCharType="end"/>
      </w:r>
      <w:r w:rsidRPr="00236359">
        <w:rPr>
          <w:lang w:val="en-US" w:eastAsia="zh-CN"/>
        </w:rPr>
        <w:fldChar w:fldCharType="end"/>
      </w:r>
      <w:r w:rsidRPr="00236359">
        <w:rPr>
          <w:lang w:val="en-US" w:eastAsia="zh-CN"/>
        </w:rPr>
        <w:t> is the additional PRB offset.</w:t>
      </w:r>
    </w:p>
    <w:p w14:paraId="0D46EDDA" w14:textId="01F20010" w:rsidR="00236359" w:rsidRPr="00236359" w:rsidRDefault="00236359" w:rsidP="00A63FAE">
      <w:pPr>
        <w:pStyle w:val="ListParagraph"/>
        <w:numPr>
          <w:ilvl w:val="2"/>
          <w:numId w:val="97"/>
        </w:numPr>
        <w:rPr>
          <w:lang w:val="en-US" w:eastAsia="zh-CN"/>
        </w:rPr>
      </w:pPr>
      <w:r w:rsidRPr="00236359">
        <w:rPr>
          <w:lang w:val="en-US" w:eastAsia="zh-CN"/>
        </w:rPr>
        <w:t>Other parameters are as in TS 38.213 clause 9.2.1.</w:t>
      </w:r>
    </w:p>
    <w:p w14:paraId="549203E5" w14:textId="77777777" w:rsidR="00236359" w:rsidRPr="00236359" w:rsidRDefault="00236359" w:rsidP="00236359">
      <w:pPr>
        <w:rPr>
          <w:rFonts w:ascii="Times New Roman" w:eastAsia="Microsoft YaHei UI" w:hAnsi="Times New Roman"/>
          <w:szCs w:val="20"/>
          <w:highlight w:val="green"/>
          <w:lang w:val="en-US" w:eastAsia="zh-CN"/>
        </w:rPr>
      </w:pPr>
      <w:r w:rsidRPr="00236359">
        <w:rPr>
          <w:rFonts w:ascii="Times New Roman" w:eastAsia="Microsoft YaHei UI" w:hAnsi="Times New Roman"/>
          <w:szCs w:val="20"/>
          <w:highlight w:val="green"/>
          <w:lang w:val="en-US" w:eastAsia="zh-CN"/>
        </w:rPr>
        <w:t>Agreement</w:t>
      </w:r>
    </w:p>
    <w:p w14:paraId="00AC4E06" w14:textId="77777777" w:rsidR="00236359" w:rsidRPr="00236359" w:rsidRDefault="00236359" w:rsidP="00236359">
      <w:pPr>
        <w:rPr>
          <w:rFonts w:ascii="Times New Roman" w:eastAsia="Microsoft YaHei UI" w:hAnsi="Times New Roman"/>
          <w:szCs w:val="20"/>
          <w:lang w:val="en-US" w:eastAsia="zh-CN"/>
        </w:rPr>
      </w:pPr>
      <w:r w:rsidRPr="00236359">
        <w:rPr>
          <w:rFonts w:ascii="Times New Roman" w:eastAsia="Microsoft YaHei UI" w:hAnsi="Times New Roman"/>
          <w:szCs w:val="20"/>
          <w:lang w:val="en-US" w:eastAsia="zh-CN"/>
        </w:rPr>
        <w:t>When frequency hopping for common PUCCH resources for RedCap is deactivated,</w:t>
      </w:r>
    </w:p>
    <w:p w14:paraId="6D39E9E2" w14:textId="77777777" w:rsidR="00236359" w:rsidRPr="00BD1456" w:rsidRDefault="00236359" w:rsidP="00A63FAE">
      <w:pPr>
        <w:pStyle w:val="ListParagraph"/>
        <w:numPr>
          <w:ilvl w:val="0"/>
          <w:numId w:val="97"/>
        </w:numPr>
        <w:rPr>
          <w:rFonts w:eastAsia="Microsoft YaHei UI"/>
          <w:lang w:val="en-US" w:eastAsia="zh-CN"/>
        </w:rPr>
      </w:pPr>
      <w:r w:rsidRPr="00BD1456">
        <w:rPr>
          <w:rFonts w:eastAsia="Microsoft YaHei UI"/>
          <w:lang w:val="en-US" w:eastAsia="zh-CN"/>
        </w:rPr>
        <w:t>The additional PRB offset is {2, 3, 4, 6, 8, 9, 10, 12}.</w:t>
      </w:r>
    </w:p>
    <w:p w14:paraId="61CE7BA9" w14:textId="77777777" w:rsidR="00236359" w:rsidRPr="00BD1456" w:rsidRDefault="00236359" w:rsidP="00A63FAE">
      <w:pPr>
        <w:pStyle w:val="ListParagraph"/>
        <w:numPr>
          <w:ilvl w:val="0"/>
          <w:numId w:val="97"/>
        </w:numPr>
        <w:rPr>
          <w:rFonts w:eastAsia="Microsoft YaHei UI"/>
          <w:lang w:val="en-US" w:eastAsia="zh-CN"/>
        </w:rPr>
      </w:pPr>
      <w:r w:rsidRPr="00BD1456">
        <w:rPr>
          <w:rFonts w:eastAsia="Microsoft YaHei UI"/>
          <w:lang w:val="en-US" w:eastAsia="zh-CN"/>
        </w:rPr>
        <w:t>Note: It has already been agreed that if the additional PRB offset is not configured, a default value is assumed as 0.</w:t>
      </w:r>
    </w:p>
    <w:p w14:paraId="6B4EE47E" w14:textId="77777777" w:rsidR="00236359" w:rsidRPr="00236359" w:rsidRDefault="00236359" w:rsidP="00236359">
      <w:pPr>
        <w:rPr>
          <w:rFonts w:ascii="Times New Roman" w:hAnsi="Times New Roman"/>
          <w:szCs w:val="20"/>
          <w:highlight w:val="green"/>
          <w:lang w:val="en-US" w:eastAsia="zh-CN"/>
        </w:rPr>
      </w:pPr>
      <w:r w:rsidRPr="00236359">
        <w:rPr>
          <w:rFonts w:ascii="Times New Roman" w:hAnsi="Times New Roman"/>
          <w:szCs w:val="20"/>
          <w:highlight w:val="green"/>
          <w:shd w:val="clear" w:color="auto" w:fill="FFFF00"/>
          <w:lang w:val="en-US" w:eastAsia="zh-CN"/>
        </w:rPr>
        <w:t>Agreement</w:t>
      </w:r>
    </w:p>
    <w:p w14:paraId="4CA0A32B" w14:textId="77777777" w:rsidR="00236359" w:rsidRPr="00236359" w:rsidRDefault="00236359" w:rsidP="00236359">
      <w:pPr>
        <w:rPr>
          <w:rFonts w:ascii="Times New Roman" w:eastAsia="Microsoft YaHei UI" w:hAnsi="Times New Roman"/>
          <w:szCs w:val="20"/>
          <w:lang w:val="en-US" w:eastAsia="zh-CN"/>
        </w:rPr>
      </w:pPr>
      <w:r w:rsidRPr="00236359">
        <w:rPr>
          <w:rFonts w:ascii="Times New Roman" w:eastAsia="Microsoft YaHei UI" w:hAnsi="Times New Roman"/>
          <w:szCs w:val="20"/>
          <w:lang w:val="en-US" w:eastAsia="zh-CN"/>
        </w:rPr>
        <w:t>A RedCap UE supports existing applicable mandatory feature(s) that are based on SSB using NCD-SSB (including NCD-SSB based measurements) as mandatory feature(s) in an RRC-configured DL BWP that does not include CD-SSB.</w:t>
      </w:r>
    </w:p>
    <w:p w14:paraId="49A089F4" w14:textId="77777777" w:rsidR="00236359" w:rsidRPr="00BD1456" w:rsidRDefault="00236359" w:rsidP="00F44FD9">
      <w:pPr>
        <w:pStyle w:val="ListParagraph"/>
        <w:numPr>
          <w:ilvl w:val="0"/>
          <w:numId w:val="186"/>
        </w:numPr>
        <w:rPr>
          <w:rFonts w:eastAsia="Microsoft YaHei UI"/>
          <w:lang w:val="en-US" w:eastAsia="zh-CN"/>
        </w:rPr>
      </w:pPr>
      <w:r w:rsidRPr="00BD1456">
        <w:rPr>
          <w:rFonts w:eastAsia="Microsoft YaHei UI"/>
          <w:lang w:val="en-US" w:eastAsia="zh-CN"/>
        </w:rPr>
        <w:t>NCD-SSB is ‘QCL’-ed with CD-SSB when the NCD-SSB and CD-SSB share the same SSB index.</w:t>
      </w:r>
    </w:p>
    <w:p w14:paraId="2ED92D9C" w14:textId="77777777" w:rsidR="00236359" w:rsidRPr="00BD1456" w:rsidRDefault="00236359" w:rsidP="00F44FD9">
      <w:pPr>
        <w:pStyle w:val="ListParagraph"/>
        <w:numPr>
          <w:ilvl w:val="0"/>
          <w:numId w:val="186"/>
        </w:numPr>
        <w:rPr>
          <w:rFonts w:eastAsia="Microsoft YaHei UI"/>
          <w:lang w:val="en-US" w:eastAsia="zh-CN"/>
        </w:rPr>
      </w:pPr>
      <w:r w:rsidRPr="00BD1456">
        <w:rPr>
          <w:rFonts w:eastAsia="Microsoft YaHei UI"/>
          <w:lang w:val="en-US" w:eastAsia="zh-CN"/>
        </w:rPr>
        <w:t>Note: RAN1 assumes that NCD-SSB is configured by higher layer</w:t>
      </w:r>
    </w:p>
    <w:p w14:paraId="50E986E4" w14:textId="77777777" w:rsidR="00236359" w:rsidRPr="00236359" w:rsidRDefault="00236359" w:rsidP="00236359">
      <w:pPr>
        <w:rPr>
          <w:rFonts w:ascii="Times New Roman" w:hAnsi="Times New Roman"/>
          <w:szCs w:val="20"/>
          <w:highlight w:val="green"/>
          <w:lang w:val="en-US" w:eastAsia="zh-CN"/>
        </w:rPr>
      </w:pPr>
      <w:r w:rsidRPr="00236359">
        <w:rPr>
          <w:rFonts w:ascii="Times New Roman" w:hAnsi="Times New Roman"/>
          <w:szCs w:val="20"/>
          <w:highlight w:val="green"/>
          <w:shd w:val="clear" w:color="auto" w:fill="FFFF00"/>
          <w:lang w:val="en-US" w:eastAsia="zh-CN"/>
        </w:rPr>
        <w:t>Agreement</w:t>
      </w:r>
    </w:p>
    <w:p w14:paraId="29E8B538" w14:textId="48715E74" w:rsidR="00236359" w:rsidRPr="00BD1456" w:rsidRDefault="00236359" w:rsidP="00F44FD9">
      <w:pPr>
        <w:pStyle w:val="ListParagraph"/>
        <w:numPr>
          <w:ilvl w:val="0"/>
          <w:numId w:val="187"/>
        </w:numPr>
        <w:rPr>
          <w:lang w:val="en-US" w:eastAsia="zh-CN"/>
        </w:rPr>
      </w:pPr>
      <w:r w:rsidRPr="00BD1456">
        <w:rPr>
          <w:lang w:val="en-US" w:eastAsia="zh-CN"/>
        </w:rPr>
        <w:t>The following working assumptions from RAN1#107-e are NOT confirmed for idle/inactive mode and furthermore they are replaced by the agreements further down for connected mode.</w:t>
      </w:r>
    </w:p>
    <w:p w14:paraId="5F7CE2DC" w14:textId="77777777" w:rsidR="00236359" w:rsidRPr="00BD1456" w:rsidRDefault="00236359" w:rsidP="00F44FD9">
      <w:pPr>
        <w:pStyle w:val="ListParagraph"/>
        <w:numPr>
          <w:ilvl w:val="1"/>
          <w:numId w:val="187"/>
        </w:numPr>
        <w:rPr>
          <w:rFonts w:eastAsia="Microsoft YaHei UI"/>
          <w:lang w:val="en-US" w:eastAsia="zh-CN"/>
        </w:rPr>
      </w:pPr>
      <w:r w:rsidRPr="00BD1456">
        <w:rPr>
          <w:rFonts w:eastAsia="Microsoft YaHei UI"/>
          <w:lang w:val="en-US" w:eastAsia="zh-CN"/>
        </w:rPr>
        <w:t>For FR1,</w:t>
      </w:r>
    </w:p>
    <w:p w14:paraId="5517F0A1" w14:textId="77777777" w:rsidR="00236359" w:rsidRPr="00BD1456" w:rsidRDefault="00236359" w:rsidP="00F44FD9">
      <w:pPr>
        <w:pStyle w:val="ListParagraph"/>
        <w:numPr>
          <w:ilvl w:val="2"/>
          <w:numId w:val="187"/>
        </w:numPr>
        <w:rPr>
          <w:rFonts w:eastAsia="Microsoft YaHei UI"/>
          <w:lang w:val="en-US" w:eastAsia="zh-CN"/>
        </w:rPr>
      </w:pPr>
      <w:r w:rsidRPr="00BD1456">
        <w:rPr>
          <w:rFonts w:eastAsia="Microsoft YaHei UI"/>
          <w:lang w:eastAsia="zh-CN"/>
        </w:rPr>
        <w:t>For a separate initial DL BWP (if it does not include CD-SSB and the entire CORESET#0) from RAN1 perspective,</w:t>
      </w:r>
    </w:p>
    <w:p w14:paraId="1277411C" w14:textId="77777777" w:rsidR="00236359" w:rsidRPr="00BD1456" w:rsidRDefault="00236359" w:rsidP="00F44FD9">
      <w:pPr>
        <w:pStyle w:val="ListParagraph"/>
        <w:numPr>
          <w:ilvl w:val="3"/>
          <w:numId w:val="187"/>
        </w:numPr>
        <w:rPr>
          <w:rFonts w:eastAsia="Microsoft YaHei UI"/>
          <w:lang w:val="en-US" w:eastAsia="zh-CN"/>
        </w:rPr>
      </w:pPr>
      <w:r w:rsidRPr="00BD1456">
        <w:rPr>
          <w:rFonts w:eastAsia="Microsoft YaHei UI"/>
          <w:shd w:val="clear" w:color="auto" w:fill="808000"/>
          <w:lang w:val="en-US" w:eastAsia="zh-CN"/>
        </w:rPr>
        <w:t>Working assumption:</w:t>
      </w:r>
      <w:r w:rsidRPr="00BD1456">
        <w:rPr>
          <w:rFonts w:eastAsia="Microsoft YaHei UI"/>
          <w:lang w:val="en-US" w:eastAsia="zh-CN"/>
        </w:rPr>
        <w:t> If it is configured for paging, RedCap UE expects it to contain NCD-SSB for serving cell but not CORESET#0/SIB from RAN1 perspective</w:t>
      </w:r>
    </w:p>
    <w:p w14:paraId="040982E0" w14:textId="77777777" w:rsidR="00236359" w:rsidRPr="00BD1456" w:rsidRDefault="00236359" w:rsidP="00F44FD9">
      <w:pPr>
        <w:pStyle w:val="ListParagraph"/>
        <w:numPr>
          <w:ilvl w:val="1"/>
          <w:numId w:val="187"/>
        </w:numPr>
        <w:rPr>
          <w:rFonts w:eastAsia="Microsoft YaHei UI"/>
          <w:lang w:val="en-US" w:eastAsia="zh-CN"/>
        </w:rPr>
      </w:pPr>
      <w:r w:rsidRPr="00BD1456">
        <w:rPr>
          <w:rFonts w:eastAsia="Microsoft YaHei UI"/>
          <w:lang w:val="en-US" w:eastAsia="zh-CN"/>
        </w:rPr>
        <w:t>For FR2,</w:t>
      </w:r>
    </w:p>
    <w:p w14:paraId="7BEE8B96" w14:textId="4EE338DF" w:rsidR="00236359" w:rsidRPr="00BD1456" w:rsidRDefault="00236359" w:rsidP="00F44FD9">
      <w:pPr>
        <w:pStyle w:val="ListParagraph"/>
        <w:numPr>
          <w:ilvl w:val="2"/>
          <w:numId w:val="187"/>
        </w:numPr>
        <w:rPr>
          <w:rFonts w:eastAsia="Microsoft YaHei UI"/>
          <w:lang w:val="en-US" w:eastAsia="zh-CN"/>
        </w:rPr>
      </w:pPr>
      <w:r w:rsidRPr="00BD1456">
        <w:rPr>
          <w:rFonts w:eastAsia="Microsoft YaHei UI"/>
          <w:lang w:eastAsia="zh-CN"/>
        </w:rPr>
        <w:t>For a separate initial DL BWP (if it does not include CD-SSB) from RAN1 perspective,</w:t>
      </w:r>
    </w:p>
    <w:p w14:paraId="096DECE3" w14:textId="77777777" w:rsidR="00236359" w:rsidRPr="00BD1456" w:rsidRDefault="00236359" w:rsidP="00F44FD9">
      <w:pPr>
        <w:pStyle w:val="ListParagraph"/>
        <w:numPr>
          <w:ilvl w:val="3"/>
          <w:numId w:val="187"/>
        </w:numPr>
        <w:rPr>
          <w:rFonts w:eastAsia="Microsoft YaHei UI"/>
          <w:lang w:val="en-US" w:eastAsia="zh-CN"/>
        </w:rPr>
      </w:pPr>
      <w:r w:rsidRPr="00BD1456">
        <w:rPr>
          <w:rFonts w:eastAsia="Microsoft YaHei UI"/>
          <w:shd w:val="clear" w:color="auto" w:fill="808000"/>
          <w:lang w:val="en-US" w:eastAsia="zh-CN"/>
        </w:rPr>
        <w:t>Working assumption:</w:t>
      </w:r>
      <w:r w:rsidRPr="00BD1456">
        <w:rPr>
          <w:rFonts w:eastAsia="Microsoft YaHei UI"/>
          <w:lang w:val="en-US" w:eastAsia="zh-CN"/>
        </w:rPr>
        <w:t> If it is configured for paging, RedCap UE expects it to contain NCD-SSB for serving cell but not CORESET#0/SIB from RAN1 perspective</w:t>
      </w:r>
    </w:p>
    <w:p w14:paraId="59256973" w14:textId="111005EC" w:rsidR="00236359" w:rsidRPr="00BD1456" w:rsidRDefault="00236359" w:rsidP="00F44FD9">
      <w:pPr>
        <w:pStyle w:val="ListParagraph"/>
        <w:numPr>
          <w:ilvl w:val="0"/>
          <w:numId w:val="187"/>
        </w:numPr>
        <w:rPr>
          <w:lang w:val="en-US" w:eastAsia="zh-CN"/>
        </w:rPr>
      </w:pPr>
      <w:r w:rsidRPr="00BD1456">
        <w:rPr>
          <w:lang w:val="en-US" w:eastAsia="zh-CN"/>
        </w:rPr>
        <w:t>For BWP#0 configuration option 1,</w:t>
      </w:r>
    </w:p>
    <w:p w14:paraId="0B4B4855" w14:textId="77777777" w:rsidR="00236359" w:rsidRPr="00BD1456" w:rsidRDefault="00236359" w:rsidP="00F44FD9">
      <w:pPr>
        <w:pStyle w:val="ListParagraph"/>
        <w:numPr>
          <w:ilvl w:val="1"/>
          <w:numId w:val="187"/>
        </w:numPr>
        <w:rPr>
          <w:rFonts w:eastAsia="Microsoft YaHei UI"/>
          <w:lang w:val="en-US" w:eastAsia="zh-CN"/>
        </w:rPr>
      </w:pPr>
      <w:r w:rsidRPr="00BD1456">
        <w:rPr>
          <w:rFonts w:eastAsia="Microsoft YaHei UI"/>
          <w:lang w:val="en-US" w:eastAsia="zh-CN"/>
        </w:rPr>
        <w:t>For FR1,</w:t>
      </w:r>
    </w:p>
    <w:p w14:paraId="62229967" w14:textId="77777777" w:rsidR="00236359" w:rsidRPr="00BD1456" w:rsidRDefault="00236359" w:rsidP="00F44FD9">
      <w:pPr>
        <w:pStyle w:val="ListParagraph"/>
        <w:numPr>
          <w:ilvl w:val="2"/>
          <w:numId w:val="187"/>
        </w:numPr>
        <w:rPr>
          <w:rFonts w:eastAsia="Microsoft YaHei UI"/>
          <w:lang w:val="en-US" w:eastAsia="zh-CN"/>
        </w:rPr>
      </w:pPr>
      <w:r w:rsidRPr="00BD1456">
        <w:rPr>
          <w:rFonts w:eastAsia="Microsoft YaHei UI"/>
          <w:lang w:val="en-US" w:eastAsia="zh-CN"/>
        </w:rPr>
        <w:t>For a separate initial DL BWP, for a RedCap UE in connected mode, paging can only be configured if it contains CD-SSB and the entire CORESET#0.</w:t>
      </w:r>
    </w:p>
    <w:p w14:paraId="6463EAEB" w14:textId="77777777" w:rsidR="00236359" w:rsidRPr="00BD1456" w:rsidRDefault="00236359" w:rsidP="00F44FD9">
      <w:pPr>
        <w:pStyle w:val="ListParagraph"/>
        <w:numPr>
          <w:ilvl w:val="1"/>
          <w:numId w:val="187"/>
        </w:numPr>
        <w:rPr>
          <w:rFonts w:eastAsia="Microsoft YaHei UI"/>
          <w:lang w:val="en-US" w:eastAsia="zh-CN"/>
        </w:rPr>
      </w:pPr>
      <w:r w:rsidRPr="00BD1456">
        <w:rPr>
          <w:rFonts w:eastAsia="Microsoft YaHei UI"/>
          <w:lang w:val="en-US" w:eastAsia="zh-CN"/>
        </w:rPr>
        <w:t>For FR2,</w:t>
      </w:r>
    </w:p>
    <w:p w14:paraId="683825CA" w14:textId="77777777" w:rsidR="00236359" w:rsidRPr="00BD1456" w:rsidRDefault="00236359" w:rsidP="00F44FD9">
      <w:pPr>
        <w:pStyle w:val="ListParagraph"/>
        <w:numPr>
          <w:ilvl w:val="2"/>
          <w:numId w:val="187"/>
        </w:numPr>
        <w:rPr>
          <w:rFonts w:eastAsia="Microsoft YaHei UI"/>
          <w:lang w:val="en-US" w:eastAsia="zh-CN"/>
        </w:rPr>
      </w:pPr>
      <w:r w:rsidRPr="00BD1456">
        <w:rPr>
          <w:rFonts w:eastAsia="Microsoft YaHei UI"/>
          <w:lang w:val="en-US" w:eastAsia="zh-CN"/>
        </w:rPr>
        <w:t>For a separate initial DL BWP, for a RedCap UE in connected mode, paging can only be configured if it contains CD-SSB.</w:t>
      </w:r>
    </w:p>
    <w:p w14:paraId="4D0EB037" w14:textId="42C5E9C1" w:rsidR="00236359" w:rsidRPr="00BD1456" w:rsidRDefault="00236359" w:rsidP="00F44FD9">
      <w:pPr>
        <w:pStyle w:val="ListParagraph"/>
        <w:numPr>
          <w:ilvl w:val="0"/>
          <w:numId w:val="187"/>
        </w:numPr>
        <w:rPr>
          <w:lang w:val="en-US" w:eastAsia="zh-CN"/>
        </w:rPr>
      </w:pPr>
      <w:r w:rsidRPr="00BD1456">
        <w:rPr>
          <w:lang w:val="en-US" w:eastAsia="zh-CN"/>
        </w:rPr>
        <w:t>Note: For BWP#0 configuration option 2,</w:t>
      </w:r>
    </w:p>
    <w:p w14:paraId="478B1528" w14:textId="77777777" w:rsidR="00236359" w:rsidRPr="00BD1456" w:rsidRDefault="00236359" w:rsidP="00F44FD9">
      <w:pPr>
        <w:pStyle w:val="ListParagraph"/>
        <w:numPr>
          <w:ilvl w:val="1"/>
          <w:numId w:val="187"/>
        </w:numPr>
        <w:rPr>
          <w:rFonts w:eastAsia="Microsoft YaHei UI"/>
          <w:lang w:val="en-US" w:eastAsia="zh-CN"/>
        </w:rPr>
      </w:pPr>
      <w:r w:rsidRPr="00BD1456">
        <w:rPr>
          <w:rFonts w:eastAsia="Microsoft YaHei UI"/>
          <w:lang w:val="en-US" w:eastAsia="zh-CN"/>
        </w:rPr>
        <w:t>For FR1,</w:t>
      </w:r>
    </w:p>
    <w:p w14:paraId="3DB77DF1" w14:textId="77777777" w:rsidR="00236359" w:rsidRPr="00BD1456" w:rsidRDefault="00236359" w:rsidP="00F44FD9">
      <w:pPr>
        <w:pStyle w:val="ListParagraph"/>
        <w:numPr>
          <w:ilvl w:val="2"/>
          <w:numId w:val="187"/>
        </w:numPr>
        <w:rPr>
          <w:rFonts w:eastAsia="Microsoft YaHei UI"/>
          <w:lang w:val="en-US" w:eastAsia="zh-CN"/>
        </w:rPr>
      </w:pPr>
      <w:r w:rsidRPr="00BD1456">
        <w:rPr>
          <w:rFonts w:eastAsia="Microsoft YaHei UI"/>
          <w:lang w:eastAsia="zh-CN"/>
        </w:rPr>
        <w:t>For a separate initial DL BWP in connected mode (if it does not include CD-SSB and the entire CORESET#0), if it is configured for paging,</w:t>
      </w:r>
    </w:p>
    <w:p w14:paraId="43675B4B" w14:textId="77777777" w:rsidR="00236359" w:rsidRPr="00BD1456" w:rsidRDefault="00236359" w:rsidP="00F44FD9">
      <w:pPr>
        <w:pStyle w:val="ListParagraph"/>
        <w:numPr>
          <w:ilvl w:val="3"/>
          <w:numId w:val="187"/>
        </w:numPr>
        <w:rPr>
          <w:rFonts w:eastAsia="Microsoft YaHei UI"/>
          <w:lang w:val="en-US" w:eastAsia="zh-CN"/>
        </w:rPr>
      </w:pPr>
      <w:r w:rsidRPr="00BD1456">
        <w:rPr>
          <w:rFonts w:eastAsia="Microsoft YaHei UI"/>
          <w:lang w:val="en-US" w:eastAsia="zh-CN"/>
        </w:rPr>
        <w:t>A RedCap UE supporting mandatory FG 6-1 (but not optional FG 6-1a) expects it to contain NCD-SSB for serving cell but not CORESET#0/SIB</w:t>
      </w:r>
    </w:p>
    <w:p w14:paraId="6F2636CB" w14:textId="77777777" w:rsidR="00236359" w:rsidRPr="00BD1456" w:rsidRDefault="00236359" w:rsidP="00F44FD9">
      <w:pPr>
        <w:pStyle w:val="ListParagraph"/>
        <w:numPr>
          <w:ilvl w:val="3"/>
          <w:numId w:val="187"/>
        </w:numPr>
        <w:rPr>
          <w:rFonts w:eastAsia="Microsoft YaHei UI"/>
          <w:lang w:val="en-US" w:eastAsia="zh-CN"/>
        </w:rPr>
      </w:pPr>
      <w:r w:rsidRPr="00BD1456">
        <w:rPr>
          <w:rFonts w:eastAsia="Microsoft YaHei UI"/>
          <w:lang w:val="en-US" w:eastAsia="zh-CN"/>
        </w:rPr>
        <w:t>A RedCap UE supporting FG 6-1a does not expect it to contain SSB/CORESET#0/SIB</w:t>
      </w:r>
    </w:p>
    <w:p w14:paraId="2810EED3" w14:textId="77777777" w:rsidR="00236359" w:rsidRPr="00BD1456" w:rsidRDefault="00236359" w:rsidP="00F44FD9">
      <w:pPr>
        <w:pStyle w:val="ListParagraph"/>
        <w:numPr>
          <w:ilvl w:val="1"/>
          <w:numId w:val="187"/>
        </w:numPr>
        <w:rPr>
          <w:rFonts w:eastAsia="Microsoft YaHei UI"/>
          <w:lang w:val="en-US" w:eastAsia="zh-CN"/>
        </w:rPr>
      </w:pPr>
      <w:r w:rsidRPr="00BD1456">
        <w:rPr>
          <w:rFonts w:eastAsia="Microsoft YaHei UI"/>
          <w:lang w:val="en-US" w:eastAsia="zh-CN"/>
        </w:rPr>
        <w:t>For FR2,</w:t>
      </w:r>
    </w:p>
    <w:p w14:paraId="2CA6EFD7" w14:textId="59A96136" w:rsidR="00236359" w:rsidRPr="00BD1456" w:rsidRDefault="00236359" w:rsidP="00F44FD9">
      <w:pPr>
        <w:pStyle w:val="ListParagraph"/>
        <w:numPr>
          <w:ilvl w:val="2"/>
          <w:numId w:val="187"/>
        </w:numPr>
        <w:rPr>
          <w:rFonts w:eastAsia="Microsoft YaHei UI"/>
          <w:lang w:val="en-US" w:eastAsia="zh-CN"/>
        </w:rPr>
      </w:pPr>
      <w:r w:rsidRPr="00BD1456">
        <w:rPr>
          <w:rFonts w:eastAsia="Microsoft YaHei UI"/>
          <w:lang w:eastAsia="zh-CN"/>
        </w:rPr>
        <w:t>For a separate initial DL BWP in connected mode (if it does not include CD-SSB), if it is configured for paging,</w:t>
      </w:r>
    </w:p>
    <w:p w14:paraId="1B4BE71F" w14:textId="77777777" w:rsidR="00236359" w:rsidRPr="00BD1456" w:rsidRDefault="00236359" w:rsidP="00F44FD9">
      <w:pPr>
        <w:pStyle w:val="ListParagraph"/>
        <w:numPr>
          <w:ilvl w:val="3"/>
          <w:numId w:val="187"/>
        </w:numPr>
        <w:rPr>
          <w:rFonts w:eastAsia="Microsoft YaHei UI"/>
          <w:lang w:val="en-US" w:eastAsia="zh-CN"/>
        </w:rPr>
      </w:pPr>
      <w:r w:rsidRPr="00BD1456">
        <w:rPr>
          <w:rFonts w:eastAsia="Microsoft YaHei UI"/>
          <w:lang w:val="en-US" w:eastAsia="zh-CN"/>
        </w:rPr>
        <w:lastRenderedPageBreak/>
        <w:t>A RedCap UE supporting mandatory FG 6-1 (but not optional FG 6-1a) expects it to contain NCD-SSB for serving cell but not CORESET#0/SIB</w:t>
      </w:r>
    </w:p>
    <w:p w14:paraId="49EE45D6" w14:textId="77777777" w:rsidR="00236359" w:rsidRPr="00BD1456" w:rsidRDefault="00236359" w:rsidP="00F44FD9">
      <w:pPr>
        <w:pStyle w:val="ListParagraph"/>
        <w:numPr>
          <w:ilvl w:val="3"/>
          <w:numId w:val="187"/>
        </w:numPr>
        <w:rPr>
          <w:rFonts w:eastAsia="Microsoft YaHei UI"/>
          <w:lang w:val="en-US" w:eastAsia="zh-CN"/>
        </w:rPr>
      </w:pPr>
      <w:r w:rsidRPr="00BD1456">
        <w:rPr>
          <w:rFonts w:eastAsia="Microsoft YaHei UI"/>
          <w:lang w:val="en-US" w:eastAsia="zh-CN"/>
        </w:rPr>
        <w:t>A RedCap UE supporting FG 6-1a does not expect it to contain SSB/CORESET#0/SIB</w:t>
      </w:r>
    </w:p>
    <w:p w14:paraId="14A0DA36" w14:textId="77777777" w:rsidR="00236359" w:rsidRPr="00BD1456" w:rsidRDefault="00236359" w:rsidP="00236359">
      <w:pPr>
        <w:rPr>
          <w:rFonts w:ascii="Times New Roman" w:eastAsia="Microsoft YaHei UI" w:hAnsi="Times New Roman"/>
          <w:szCs w:val="20"/>
          <w:u w:val="single"/>
          <w:lang w:val="en-US" w:eastAsia="zh-CN"/>
        </w:rPr>
      </w:pPr>
      <w:r w:rsidRPr="00BD1456">
        <w:rPr>
          <w:rFonts w:ascii="Times New Roman" w:eastAsia="Microsoft YaHei UI" w:hAnsi="Times New Roman"/>
          <w:szCs w:val="20"/>
          <w:u w:val="single"/>
          <w:lang w:val="en-US" w:eastAsia="zh-CN"/>
        </w:rPr>
        <w:t>Conclusion</w:t>
      </w:r>
    </w:p>
    <w:p w14:paraId="79DFFBF7" w14:textId="77777777" w:rsidR="00236359" w:rsidRPr="00BD1456" w:rsidRDefault="00236359" w:rsidP="00F44FD9">
      <w:pPr>
        <w:pStyle w:val="ListParagraph"/>
        <w:numPr>
          <w:ilvl w:val="0"/>
          <w:numId w:val="188"/>
        </w:numPr>
        <w:rPr>
          <w:rFonts w:eastAsia="Microsoft YaHei UI"/>
          <w:lang w:val="en-US" w:eastAsia="zh-CN"/>
        </w:rPr>
      </w:pPr>
      <w:r w:rsidRPr="00BD1456">
        <w:rPr>
          <w:rFonts w:eastAsia="Microsoft YaHei UI"/>
          <w:lang w:val="en-US" w:eastAsia="zh-CN"/>
        </w:rPr>
        <w:t>From RAN1 perspective, whether and under what conditions a RedCap UE requires to be configured with existing measurement gaps to support operation without SSB in an RRC-configured active BWP, and its related UE feature discussion(including measurement gaps) is up to RAN4.</w:t>
      </w:r>
    </w:p>
    <w:p w14:paraId="20D23555" w14:textId="77777777" w:rsidR="00236359" w:rsidRPr="00BD1456" w:rsidRDefault="00236359" w:rsidP="00F44FD9">
      <w:pPr>
        <w:pStyle w:val="ListParagraph"/>
        <w:numPr>
          <w:ilvl w:val="0"/>
          <w:numId w:val="188"/>
        </w:numPr>
        <w:rPr>
          <w:rFonts w:eastAsia="Microsoft YaHei UI"/>
          <w:lang w:val="en-US" w:eastAsia="zh-CN"/>
        </w:rPr>
      </w:pPr>
      <w:r w:rsidRPr="00BD1456">
        <w:rPr>
          <w:rFonts w:eastAsia="Microsoft YaHei UI"/>
          <w:lang w:val="en-US" w:eastAsia="zh-CN"/>
        </w:rPr>
        <w:t>Send an LS to RAN4 to inform them about the conclusion.</w:t>
      </w:r>
    </w:p>
    <w:p w14:paraId="06744D64" w14:textId="36C99998" w:rsidR="00236359" w:rsidRPr="00236359" w:rsidRDefault="00236359" w:rsidP="00236359">
      <w:pPr>
        <w:rPr>
          <w:rFonts w:ascii="Times New Roman" w:hAnsi="Times New Roman"/>
          <w:szCs w:val="20"/>
          <w:lang w:val="en-US"/>
        </w:rPr>
      </w:pPr>
    </w:p>
    <w:p w14:paraId="0D6CE04E" w14:textId="247EB7BD" w:rsidR="00A67E7F" w:rsidRPr="00A26EC6" w:rsidRDefault="002328C4" w:rsidP="00A67E7F">
      <w:pPr>
        <w:rPr>
          <w:b/>
          <w:bCs/>
          <w:lang w:eastAsia="x-none"/>
        </w:rPr>
      </w:pPr>
      <w:hyperlink r:id="rId1518" w:history="1">
        <w:r w:rsidR="004371F4">
          <w:rPr>
            <w:rStyle w:val="Hyperlink"/>
            <w:b/>
            <w:bCs/>
            <w:lang w:eastAsia="x-none"/>
          </w:rPr>
          <w:t>R1-2202532</w:t>
        </w:r>
      </w:hyperlink>
      <w:r w:rsidR="00A67E7F" w:rsidRPr="00A26EC6">
        <w:rPr>
          <w:b/>
          <w:bCs/>
          <w:lang w:eastAsia="x-none"/>
        </w:rPr>
        <w:tab/>
        <w:t>FL summary #5 on reduced maximum UE bandwidth for RedCap</w:t>
      </w:r>
      <w:r w:rsidR="00A67E7F" w:rsidRPr="00A26EC6">
        <w:rPr>
          <w:b/>
          <w:bCs/>
          <w:lang w:eastAsia="x-none"/>
        </w:rPr>
        <w:tab/>
        <w:t>Moderator (Ericsson)</w:t>
      </w:r>
    </w:p>
    <w:p w14:paraId="3C7C045E" w14:textId="6951419E" w:rsidR="00A26EC6" w:rsidRDefault="00A26EC6" w:rsidP="00A67E7F">
      <w:pPr>
        <w:rPr>
          <w:lang w:eastAsia="x-none"/>
        </w:rPr>
      </w:pPr>
      <w:r>
        <w:rPr>
          <w:lang w:eastAsia="x-none"/>
        </w:rPr>
        <w:t>From Mar 3</w:t>
      </w:r>
      <w:r w:rsidRPr="00A26EC6">
        <w:rPr>
          <w:vertAlign w:val="superscript"/>
          <w:lang w:eastAsia="x-none"/>
        </w:rPr>
        <w:t>rd</w:t>
      </w:r>
      <w:r>
        <w:rPr>
          <w:lang w:eastAsia="x-none"/>
        </w:rPr>
        <w:t xml:space="preserve"> GTW session</w:t>
      </w:r>
    </w:p>
    <w:p w14:paraId="0AC43EE1" w14:textId="52D26216" w:rsidR="00A26EC6" w:rsidRPr="00A26EC6" w:rsidRDefault="002328C4" w:rsidP="00A26EC6">
      <w:pPr>
        <w:rPr>
          <w:b/>
          <w:bCs/>
          <w:lang w:eastAsia="x-none"/>
        </w:rPr>
      </w:pPr>
      <w:hyperlink r:id="rId1519" w:history="1">
        <w:r w:rsidR="004371F4">
          <w:rPr>
            <w:rStyle w:val="Hyperlink"/>
            <w:b/>
            <w:bCs/>
            <w:lang w:eastAsia="x-none"/>
          </w:rPr>
          <w:t>R1-2202885</w:t>
        </w:r>
      </w:hyperlink>
      <w:r w:rsidR="00A26EC6" w:rsidRPr="00A26EC6">
        <w:rPr>
          <w:b/>
          <w:bCs/>
          <w:lang w:eastAsia="x-none"/>
        </w:rPr>
        <w:tab/>
        <w:t>[Draft] LS on operation with and without SSB for RedCap UE</w:t>
      </w:r>
      <w:r w:rsidR="00A26EC6" w:rsidRPr="00A26EC6">
        <w:rPr>
          <w:b/>
          <w:bCs/>
          <w:lang w:eastAsia="x-none"/>
        </w:rPr>
        <w:tab/>
        <w:t>Moderator (Ericsson)</w:t>
      </w:r>
    </w:p>
    <w:p w14:paraId="75C99DC1" w14:textId="2E2ACD11" w:rsidR="00A26EC6" w:rsidRPr="00BA5E7F" w:rsidRDefault="00A26EC6" w:rsidP="00A67E7F">
      <w:pPr>
        <w:rPr>
          <w:lang w:eastAsia="x-none"/>
        </w:rPr>
      </w:pPr>
      <w:r>
        <w:rPr>
          <w:lang w:eastAsia="x-none"/>
        </w:rPr>
        <w:t xml:space="preserve">The draft LS is endorsed in principle. Final LS is </w:t>
      </w:r>
      <w:r w:rsidRPr="00A26EC6">
        <w:rPr>
          <w:highlight w:val="green"/>
          <w:lang w:eastAsia="x-none"/>
        </w:rPr>
        <w:t xml:space="preserve">approved in </w:t>
      </w:r>
      <w:hyperlink r:id="rId1520" w:history="1">
        <w:r w:rsidR="004371F4">
          <w:rPr>
            <w:rStyle w:val="Hyperlink"/>
            <w:highlight w:val="green"/>
            <w:lang w:eastAsia="x-none"/>
          </w:rPr>
          <w:t>R1-2202886</w:t>
        </w:r>
      </w:hyperlink>
      <w:r>
        <w:rPr>
          <w:lang w:eastAsia="x-none"/>
        </w:rPr>
        <w:t>.</w:t>
      </w:r>
    </w:p>
    <w:p w14:paraId="68E0DE2C" w14:textId="77777777" w:rsidR="006B480F" w:rsidRDefault="006B480F" w:rsidP="00A67E7F">
      <w:pPr>
        <w:pStyle w:val="Heading4"/>
      </w:pPr>
      <w:bookmarkStart w:id="201" w:name="_Toc95481791"/>
      <w:bookmarkStart w:id="202" w:name="_Toc98334430"/>
      <w:r w:rsidRPr="00540963">
        <w:t>Other aspects</w:t>
      </w:r>
      <w:bookmarkEnd w:id="201"/>
      <w:bookmarkEnd w:id="202"/>
    </w:p>
    <w:p w14:paraId="15B837F8" w14:textId="77777777" w:rsidR="006B480F" w:rsidRDefault="006B480F" w:rsidP="006B480F">
      <w:pPr>
        <w:pStyle w:val="PlainText"/>
        <w:rPr>
          <w:rFonts w:ascii="Times New Roman" w:hAnsi="Times New Roman"/>
          <w:i/>
          <w:iCs/>
        </w:rPr>
      </w:pPr>
      <w:r w:rsidRPr="00B20627">
        <w:rPr>
          <w:rFonts w:ascii="Times New Roman" w:hAnsi="Times New Roman"/>
          <w:i/>
          <w:iCs/>
        </w:rPr>
        <w:t>Including maximum number of DL MIMO layers, relaxed maximum modulation order, reduced number of RX branches</w:t>
      </w:r>
      <w:r>
        <w:rPr>
          <w:rFonts w:ascii="Times New Roman" w:hAnsi="Times New Roman"/>
          <w:i/>
          <w:iCs/>
        </w:rPr>
        <w:t>, and duplex operation.</w:t>
      </w:r>
    </w:p>
    <w:p w14:paraId="349E9056" w14:textId="77777777" w:rsidR="006B480F" w:rsidRDefault="006B480F" w:rsidP="006B480F">
      <w:pPr>
        <w:rPr>
          <w:highlight w:val="cyan"/>
          <w:lang w:eastAsia="x-none"/>
        </w:rPr>
      </w:pPr>
    </w:p>
    <w:p w14:paraId="4213F614" w14:textId="6B21BA16" w:rsidR="006B480F" w:rsidRDefault="002328C4" w:rsidP="006B480F">
      <w:pPr>
        <w:rPr>
          <w:lang w:eastAsia="x-none"/>
        </w:rPr>
      </w:pPr>
      <w:hyperlink r:id="rId1521" w:history="1">
        <w:r w:rsidR="004371F4">
          <w:rPr>
            <w:rStyle w:val="Hyperlink"/>
            <w:lang w:eastAsia="x-none"/>
          </w:rPr>
          <w:t>R1-2201100</w:t>
        </w:r>
      </w:hyperlink>
      <w:r w:rsidR="006B480F">
        <w:rPr>
          <w:lang w:eastAsia="x-none"/>
        </w:rPr>
        <w:tab/>
        <w:t>Remaining issues on RedCap half-duplex operation</w:t>
      </w:r>
      <w:r w:rsidR="006B480F">
        <w:rPr>
          <w:lang w:eastAsia="x-none"/>
        </w:rPr>
        <w:tab/>
        <w:t>vivo, Guangdong Genius</w:t>
      </w:r>
    </w:p>
    <w:p w14:paraId="12D43802" w14:textId="4D857846" w:rsidR="006B480F" w:rsidRDefault="002328C4" w:rsidP="006B480F">
      <w:pPr>
        <w:rPr>
          <w:lang w:eastAsia="x-none"/>
        </w:rPr>
      </w:pPr>
      <w:hyperlink r:id="rId1522" w:history="1">
        <w:r w:rsidR="004371F4">
          <w:rPr>
            <w:rStyle w:val="Hyperlink"/>
            <w:lang w:eastAsia="x-none"/>
          </w:rPr>
          <w:t>R1-2201137</w:t>
        </w:r>
      </w:hyperlink>
      <w:r w:rsidR="006B480F">
        <w:rPr>
          <w:lang w:eastAsia="x-none"/>
        </w:rPr>
        <w:tab/>
        <w:t>HD-FDD for reduced capability NR devices</w:t>
      </w:r>
      <w:r w:rsidR="006B480F">
        <w:rPr>
          <w:lang w:eastAsia="x-none"/>
        </w:rPr>
        <w:tab/>
        <w:t>ZTE, Sanechips</w:t>
      </w:r>
    </w:p>
    <w:p w14:paraId="727556ED" w14:textId="460825D9" w:rsidR="006B480F" w:rsidRDefault="002328C4" w:rsidP="006B480F">
      <w:pPr>
        <w:rPr>
          <w:lang w:eastAsia="x-none"/>
        </w:rPr>
      </w:pPr>
      <w:hyperlink r:id="rId1523" w:history="1">
        <w:r w:rsidR="004371F4">
          <w:rPr>
            <w:rStyle w:val="Hyperlink"/>
            <w:lang w:eastAsia="x-none"/>
          </w:rPr>
          <w:t>R1-2201278</w:t>
        </w:r>
      </w:hyperlink>
      <w:r w:rsidR="006B480F">
        <w:rPr>
          <w:lang w:eastAsia="x-none"/>
        </w:rPr>
        <w:tab/>
        <w:t>Other remaining issues for Reduced Capability NR Devices</w:t>
      </w:r>
      <w:r w:rsidR="006B480F">
        <w:rPr>
          <w:lang w:eastAsia="x-none"/>
        </w:rPr>
        <w:tab/>
        <w:t>OPPO</w:t>
      </w:r>
    </w:p>
    <w:p w14:paraId="1A94B6C3" w14:textId="5B21C82B" w:rsidR="006B480F" w:rsidRDefault="002328C4" w:rsidP="006B480F">
      <w:pPr>
        <w:rPr>
          <w:lang w:eastAsia="x-none"/>
        </w:rPr>
      </w:pPr>
      <w:hyperlink r:id="rId1524" w:history="1">
        <w:r w:rsidR="004371F4">
          <w:rPr>
            <w:rStyle w:val="Hyperlink"/>
            <w:lang w:eastAsia="x-none"/>
          </w:rPr>
          <w:t>R1-2201368</w:t>
        </w:r>
      </w:hyperlink>
      <w:r w:rsidR="006B480F">
        <w:rPr>
          <w:lang w:eastAsia="x-none"/>
        </w:rPr>
        <w:tab/>
        <w:t>Remaining issues on other aspects related to complexity reduction</w:t>
      </w:r>
      <w:r w:rsidR="006B480F">
        <w:rPr>
          <w:lang w:eastAsia="x-none"/>
        </w:rPr>
        <w:tab/>
        <w:t>CATT</w:t>
      </w:r>
    </w:p>
    <w:p w14:paraId="563429A2" w14:textId="5CC1F564" w:rsidR="006B480F" w:rsidRDefault="002328C4" w:rsidP="006B480F">
      <w:pPr>
        <w:rPr>
          <w:lang w:eastAsia="x-none"/>
        </w:rPr>
      </w:pPr>
      <w:hyperlink r:id="rId1525" w:history="1">
        <w:r w:rsidR="004371F4">
          <w:rPr>
            <w:rStyle w:val="Hyperlink"/>
            <w:lang w:eastAsia="x-none"/>
          </w:rPr>
          <w:t>R1-2201405</w:t>
        </w:r>
      </w:hyperlink>
      <w:r w:rsidR="006B480F">
        <w:rPr>
          <w:lang w:eastAsia="x-none"/>
        </w:rPr>
        <w:tab/>
        <w:t>Other Aspects</w:t>
      </w:r>
      <w:r w:rsidR="006B480F">
        <w:rPr>
          <w:lang w:eastAsia="x-none"/>
        </w:rPr>
        <w:tab/>
        <w:t>Nokia, Nokia Shanghai Bell</w:t>
      </w:r>
    </w:p>
    <w:p w14:paraId="2A2E210B" w14:textId="48B79460" w:rsidR="006B480F" w:rsidRDefault="002328C4" w:rsidP="006B480F">
      <w:pPr>
        <w:rPr>
          <w:lang w:eastAsia="x-none"/>
        </w:rPr>
      </w:pPr>
      <w:hyperlink r:id="rId1526" w:history="1">
        <w:r w:rsidR="004371F4">
          <w:rPr>
            <w:rStyle w:val="Hyperlink"/>
            <w:lang w:eastAsia="x-none"/>
          </w:rPr>
          <w:t>R1-2201483</w:t>
        </w:r>
      </w:hyperlink>
      <w:r w:rsidR="006B480F">
        <w:rPr>
          <w:lang w:eastAsia="x-none"/>
        </w:rPr>
        <w:tab/>
        <w:t>Remaining issues on other aspects for RedCap</w:t>
      </w:r>
      <w:r w:rsidR="006B480F">
        <w:rPr>
          <w:lang w:eastAsia="x-none"/>
        </w:rPr>
        <w:tab/>
        <w:t>NTT DOCOMO, INC.</w:t>
      </w:r>
    </w:p>
    <w:p w14:paraId="46B659C5" w14:textId="1709D62D" w:rsidR="006B480F" w:rsidRDefault="002328C4" w:rsidP="006B480F">
      <w:pPr>
        <w:rPr>
          <w:lang w:eastAsia="x-none"/>
        </w:rPr>
      </w:pPr>
      <w:hyperlink r:id="rId1527" w:history="1">
        <w:r w:rsidR="004371F4">
          <w:rPr>
            <w:rStyle w:val="Hyperlink"/>
            <w:lang w:eastAsia="x-none"/>
          </w:rPr>
          <w:t>R1-2201525</w:t>
        </w:r>
      </w:hyperlink>
      <w:r w:rsidR="006B480F">
        <w:rPr>
          <w:lang w:eastAsia="x-none"/>
        </w:rPr>
        <w:tab/>
        <w:t>Other aspects for complexity reduction for RedCap Ues</w:t>
      </w:r>
      <w:r w:rsidR="006B480F">
        <w:rPr>
          <w:lang w:eastAsia="x-none"/>
        </w:rPr>
        <w:tab/>
        <w:t>Samsung</w:t>
      </w:r>
    </w:p>
    <w:p w14:paraId="5C9EABF0" w14:textId="026C23BF" w:rsidR="006B480F" w:rsidRDefault="002328C4" w:rsidP="006B480F">
      <w:pPr>
        <w:rPr>
          <w:lang w:eastAsia="x-none"/>
        </w:rPr>
      </w:pPr>
      <w:hyperlink r:id="rId1528" w:history="1">
        <w:r w:rsidR="004371F4">
          <w:rPr>
            <w:rStyle w:val="Hyperlink"/>
            <w:lang w:eastAsia="x-none"/>
          </w:rPr>
          <w:t>R1-2201550</w:t>
        </w:r>
      </w:hyperlink>
      <w:r w:rsidR="006B480F">
        <w:rPr>
          <w:lang w:eastAsia="x-none"/>
        </w:rPr>
        <w:tab/>
        <w:t>Discussion on other aspects for RedCap</w:t>
      </w:r>
      <w:r w:rsidR="006B480F">
        <w:rPr>
          <w:lang w:eastAsia="x-none"/>
        </w:rPr>
        <w:tab/>
        <w:t>Spreadtrum Communications</w:t>
      </w:r>
    </w:p>
    <w:p w14:paraId="4E36FA11" w14:textId="342D8811" w:rsidR="006B480F" w:rsidRDefault="002328C4" w:rsidP="006B480F">
      <w:pPr>
        <w:rPr>
          <w:lang w:eastAsia="x-none"/>
        </w:rPr>
      </w:pPr>
      <w:hyperlink r:id="rId1529" w:history="1">
        <w:r w:rsidR="004371F4">
          <w:rPr>
            <w:rStyle w:val="Hyperlink"/>
            <w:lang w:eastAsia="x-none"/>
          </w:rPr>
          <w:t>R1-2201591</w:t>
        </w:r>
      </w:hyperlink>
      <w:r w:rsidR="006B480F">
        <w:rPr>
          <w:lang w:eastAsia="x-none"/>
        </w:rPr>
        <w:tab/>
        <w:t>Other aspects for RedCap UE complexity reduction</w:t>
      </w:r>
      <w:r w:rsidR="006B480F">
        <w:rPr>
          <w:lang w:eastAsia="x-none"/>
        </w:rPr>
        <w:tab/>
        <w:t>Panasonic Corporation</w:t>
      </w:r>
    </w:p>
    <w:p w14:paraId="2E243CE3" w14:textId="7323788D" w:rsidR="006B480F" w:rsidRDefault="002328C4" w:rsidP="006B480F">
      <w:pPr>
        <w:rPr>
          <w:lang w:eastAsia="x-none"/>
        </w:rPr>
      </w:pPr>
      <w:hyperlink r:id="rId1530" w:history="1">
        <w:r w:rsidR="004371F4">
          <w:rPr>
            <w:rStyle w:val="Hyperlink"/>
            <w:lang w:eastAsia="x-none"/>
          </w:rPr>
          <w:t>R1-2201669</w:t>
        </w:r>
      </w:hyperlink>
      <w:r w:rsidR="006B480F">
        <w:rPr>
          <w:lang w:eastAsia="x-none"/>
        </w:rPr>
        <w:tab/>
        <w:t>Other UE complexity reduction aspects for RedCap</w:t>
      </w:r>
      <w:r w:rsidR="006B480F">
        <w:rPr>
          <w:lang w:eastAsia="x-none"/>
        </w:rPr>
        <w:tab/>
        <w:t>Ericsson</w:t>
      </w:r>
    </w:p>
    <w:p w14:paraId="3F409AB8" w14:textId="2CDF93E2" w:rsidR="006B480F" w:rsidRDefault="002328C4" w:rsidP="006B480F">
      <w:pPr>
        <w:rPr>
          <w:lang w:eastAsia="x-none"/>
        </w:rPr>
      </w:pPr>
      <w:hyperlink r:id="rId1531" w:history="1">
        <w:r w:rsidR="004371F4">
          <w:rPr>
            <w:rStyle w:val="Hyperlink"/>
            <w:lang w:eastAsia="x-none"/>
          </w:rPr>
          <w:t>R1-2201703</w:t>
        </w:r>
      </w:hyperlink>
      <w:r w:rsidR="006B480F">
        <w:rPr>
          <w:lang w:eastAsia="x-none"/>
        </w:rPr>
        <w:tab/>
        <w:t>On other aspects of complexity reduction for RedCap Ues</w:t>
      </w:r>
      <w:r w:rsidR="006B480F">
        <w:rPr>
          <w:lang w:eastAsia="x-none"/>
        </w:rPr>
        <w:tab/>
        <w:t>Intel Corporation</w:t>
      </w:r>
    </w:p>
    <w:p w14:paraId="2C7C5EE9" w14:textId="3E4DA591" w:rsidR="006B480F" w:rsidRDefault="002328C4" w:rsidP="006B480F">
      <w:pPr>
        <w:rPr>
          <w:lang w:eastAsia="x-none"/>
        </w:rPr>
      </w:pPr>
      <w:hyperlink r:id="rId1532" w:history="1">
        <w:r w:rsidR="004371F4">
          <w:rPr>
            <w:rStyle w:val="Hyperlink"/>
            <w:lang w:eastAsia="x-none"/>
          </w:rPr>
          <w:t>R1-2201776</w:t>
        </w:r>
      </w:hyperlink>
      <w:r w:rsidR="006B480F">
        <w:rPr>
          <w:lang w:eastAsia="x-none"/>
        </w:rPr>
        <w:tab/>
        <w:t>Other UE complexity reduction aspects for RedCap</w:t>
      </w:r>
      <w:r w:rsidR="006B480F">
        <w:rPr>
          <w:lang w:eastAsia="x-none"/>
        </w:rPr>
        <w:tab/>
        <w:t>Apple</w:t>
      </w:r>
    </w:p>
    <w:p w14:paraId="3A51D0DC" w14:textId="7C37DB32" w:rsidR="006B480F" w:rsidRDefault="002328C4" w:rsidP="006B480F">
      <w:pPr>
        <w:rPr>
          <w:lang w:eastAsia="x-none"/>
        </w:rPr>
      </w:pPr>
      <w:hyperlink r:id="rId1533" w:history="1">
        <w:r w:rsidR="004371F4">
          <w:rPr>
            <w:rStyle w:val="Hyperlink"/>
            <w:lang w:eastAsia="x-none"/>
          </w:rPr>
          <w:t>R1-2201862</w:t>
        </w:r>
      </w:hyperlink>
      <w:r w:rsidR="006B480F">
        <w:rPr>
          <w:lang w:eastAsia="x-none"/>
        </w:rPr>
        <w:tab/>
        <w:t>Remaining issues of collision handling of HD-FDD operation</w:t>
      </w:r>
      <w:r w:rsidR="006B480F">
        <w:rPr>
          <w:lang w:eastAsia="x-none"/>
        </w:rPr>
        <w:tab/>
        <w:t>CMCC</w:t>
      </w:r>
    </w:p>
    <w:p w14:paraId="6FC654F2" w14:textId="595E60F9" w:rsidR="006B480F" w:rsidRDefault="002328C4" w:rsidP="006B480F">
      <w:pPr>
        <w:rPr>
          <w:lang w:eastAsia="x-none"/>
        </w:rPr>
      </w:pPr>
      <w:hyperlink r:id="rId1534" w:history="1">
        <w:r w:rsidR="004371F4">
          <w:rPr>
            <w:rStyle w:val="Hyperlink"/>
            <w:lang w:eastAsia="x-none"/>
          </w:rPr>
          <w:t>R1-2201956</w:t>
        </w:r>
      </w:hyperlink>
      <w:r w:rsidR="006B480F">
        <w:rPr>
          <w:lang w:eastAsia="x-none"/>
        </w:rPr>
        <w:tab/>
        <w:t>Discussion on the remaining issues of HD-FDD</w:t>
      </w:r>
      <w:r w:rsidR="006B480F">
        <w:rPr>
          <w:lang w:eastAsia="x-none"/>
        </w:rPr>
        <w:tab/>
        <w:t>Xiaomi</w:t>
      </w:r>
    </w:p>
    <w:p w14:paraId="26B5BDA1" w14:textId="47B309E6" w:rsidR="006B480F" w:rsidRDefault="002328C4" w:rsidP="006B480F">
      <w:pPr>
        <w:rPr>
          <w:lang w:eastAsia="x-none"/>
        </w:rPr>
      </w:pPr>
      <w:hyperlink r:id="rId1535" w:history="1">
        <w:r w:rsidR="004371F4">
          <w:rPr>
            <w:rStyle w:val="Hyperlink"/>
            <w:lang w:eastAsia="x-none"/>
          </w:rPr>
          <w:t>R1-2202193</w:t>
        </w:r>
      </w:hyperlink>
      <w:r w:rsidR="006B480F">
        <w:rPr>
          <w:lang w:eastAsia="x-none"/>
        </w:rPr>
        <w:tab/>
        <w:t>Discussion on duplex operation for RedCap UEs</w:t>
      </w:r>
      <w:r w:rsidR="006B480F">
        <w:rPr>
          <w:lang w:eastAsia="x-none"/>
        </w:rPr>
        <w:tab/>
        <w:t>Sharp</w:t>
      </w:r>
    </w:p>
    <w:p w14:paraId="25388AC1" w14:textId="17BA1ACA" w:rsidR="006B480F" w:rsidRDefault="002328C4" w:rsidP="006B480F">
      <w:pPr>
        <w:rPr>
          <w:lang w:eastAsia="x-none"/>
        </w:rPr>
      </w:pPr>
      <w:hyperlink r:id="rId1536" w:history="1">
        <w:r w:rsidR="004371F4">
          <w:rPr>
            <w:rStyle w:val="Hyperlink"/>
            <w:lang w:eastAsia="x-none"/>
          </w:rPr>
          <w:t>R1-2202345</w:t>
        </w:r>
      </w:hyperlink>
      <w:r w:rsidR="006B480F">
        <w:rPr>
          <w:lang w:eastAsia="x-none"/>
        </w:rPr>
        <w:tab/>
        <w:t>Other aspects related to the UE complexity reduction for RedCap</w:t>
      </w:r>
      <w:r w:rsidR="006B480F">
        <w:rPr>
          <w:lang w:eastAsia="x-none"/>
        </w:rPr>
        <w:tab/>
        <w:t>LG Electronics</w:t>
      </w:r>
    </w:p>
    <w:p w14:paraId="052FC99C" w14:textId="3EE944A8" w:rsidR="006B480F" w:rsidRDefault="002328C4" w:rsidP="006B480F">
      <w:pPr>
        <w:rPr>
          <w:highlight w:val="cyan"/>
          <w:lang w:eastAsia="x-none"/>
        </w:rPr>
      </w:pPr>
      <w:hyperlink r:id="rId1537" w:history="1">
        <w:r w:rsidR="004371F4">
          <w:rPr>
            <w:rStyle w:val="Hyperlink"/>
            <w:lang w:eastAsia="x-none"/>
          </w:rPr>
          <w:t>R1-2202418</w:t>
        </w:r>
      </w:hyperlink>
      <w:r w:rsidR="006B480F">
        <w:rPr>
          <w:lang w:eastAsia="x-none"/>
        </w:rPr>
        <w:tab/>
        <w:t>Remaining issues on HD-FDD for RedCap UEs</w:t>
      </w:r>
      <w:r w:rsidR="006B480F">
        <w:rPr>
          <w:lang w:eastAsia="x-none"/>
        </w:rPr>
        <w:tab/>
        <w:t>Huawei, HiSilicon</w:t>
      </w:r>
    </w:p>
    <w:p w14:paraId="155621B1" w14:textId="2EE971B0" w:rsidR="006B480F" w:rsidRDefault="006B480F" w:rsidP="00A67E7F"/>
    <w:p w14:paraId="08F5D1E4" w14:textId="77777777" w:rsidR="00EF6298" w:rsidRPr="00EF6298" w:rsidRDefault="00EF6298" w:rsidP="00EF6298">
      <w:pPr>
        <w:rPr>
          <w:lang w:eastAsia="x-none"/>
        </w:rPr>
      </w:pPr>
      <w:r w:rsidRPr="00EF6298">
        <w:rPr>
          <w:lang w:eastAsia="x-none"/>
        </w:rPr>
        <w:t>[108-e-R17-RedCap-02] – Chao (Qualcomm)</w:t>
      </w:r>
    </w:p>
    <w:p w14:paraId="42C8C951" w14:textId="34750962" w:rsidR="00EF6298" w:rsidRPr="00EF6298" w:rsidRDefault="00EF6298" w:rsidP="00EF6298">
      <w:pPr>
        <w:rPr>
          <w:lang w:eastAsia="x-none"/>
        </w:rPr>
      </w:pPr>
      <w:r w:rsidRPr="00EF6298">
        <w:rPr>
          <w:lang w:eastAsia="x-none"/>
        </w:rPr>
        <w:t>Email discussion for maintenance on other aspects of UE complexity reduction</w:t>
      </w:r>
    </w:p>
    <w:p w14:paraId="2BE000EB" w14:textId="77777777" w:rsidR="00EF6298" w:rsidRPr="00EF6298" w:rsidRDefault="00EF6298" w:rsidP="00EF6298">
      <w:pPr>
        <w:numPr>
          <w:ilvl w:val="0"/>
          <w:numId w:val="62"/>
        </w:numPr>
        <w:rPr>
          <w:lang w:eastAsia="x-none"/>
        </w:rPr>
      </w:pPr>
      <w:r w:rsidRPr="00EF6298">
        <w:rPr>
          <w:rFonts w:hint="eastAsia"/>
          <w:lang w:eastAsia="x-none"/>
        </w:rPr>
        <w:t>1</w:t>
      </w:r>
      <w:r w:rsidRPr="00EF6298">
        <w:rPr>
          <w:rFonts w:hint="eastAsia"/>
          <w:vertAlign w:val="superscript"/>
          <w:lang w:eastAsia="x-none"/>
        </w:rPr>
        <w:t>st</w:t>
      </w:r>
      <w:r w:rsidRPr="00EF6298">
        <w:rPr>
          <w:rFonts w:hint="eastAsia"/>
          <w:lang w:eastAsia="x-none"/>
        </w:rPr>
        <w:t xml:space="preserve"> check point: </w:t>
      </w:r>
      <w:r w:rsidRPr="00EF6298">
        <w:t>February</w:t>
      </w:r>
      <w:r w:rsidRPr="00EF6298">
        <w:rPr>
          <w:rFonts w:hint="eastAsia"/>
        </w:rPr>
        <w:t xml:space="preserve"> </w:t>
      </w:r>
      <w:r w:rsidRPr="00EF6298">
        <w:t>25</w:t>
      </w:r>
    </w:p>
    <w:p w14:paraId="4B8FFEB4" w14:textId="77777777" w:rsidR="00EF6298" w:rsidRPr="00EF6298" w:rsidRDefault="00EF6298" w:rsidP="00EF6298">
      <w:pPr>
        <w:numPr>
          <w:ilvl w:val="0"/>
          <w:numId w:val="62"/>
        </w:numPr>
        <w:rPr>
          <w:lang w:eastAsia="x-none"/>
        </w:rPr>
      </w:pPr>
      <w:r w:rsidRPr="00EF6298">
        <w:rPr>
          <w:lang w:eastAsia="x-none"/>
        </w:rPr>
        <w:t>Final</w:t>
      </w:r>
      <w:r w:rsidRPr="00EF6298">
        <w:rPr>
          <w:rFonts w:hint="eastAsia"/>
          <w:lang w:eastAsia="x-none"/>
        </w:rPr>
        <w:t xml:space="preserve"> check point: </w:t>
      </w:r>
      <w:r w:rsidRPr="00EF6298">
        <w:t>March 3</w:t>
      </w:r>
    </w:p>
    <w:p w14:paraId="01077019" w14:textId="2F6E138F" w:rsidR="00EF6298" w:rsidRDefault="002328C4" w:rsidP="00EF6298">
      <w:pPr>
        <w:rPr>
          <w:b/>
          <w:bCs/>
        </w:rPr>
      </w:pPr>
      <w:hyperlink r:id="rId1538" w:history="1">
        <w:r w:rsidR="004371F4">
          <w:rPr>
            <w:rStyle w:val="Hyperlink"/>
            <w:b/>
            <w:bCs/>
          </w:rPr>
          <w:t>R1-2202583</w:t>
        </w:r>
      </w:hyperlink>
      <w:r w:rsidR="00EF6298" w:rsidRPr="00EF6298">
        <w:rPr>
          <w:b/>
          <w:bCs/>
        </w:rPr>
        <w:tab/>
        <w:t>FL summary #1 on other aspects of UE complexity reduction for RedCap</w:t>
      </w:r>
      <w:r w:rsidR="00EF6298" w:rsidRPr="00EF6298">
        <w:rPr>
          <w:b/>
          <w:bCs/>
        </w:rPr>
        <w:tab/>
        <w:t>Moderator (Qualcomm)</w:t>
      </w:r>
    </w:p>
    <w:p w14:paraId="38C3A434" w14:textId="2156FB88" w:rsidR="00EF6298" w:rsidRPr="00EF6298" w:rsidRDefault="00EF6298" w:rsidP="00EF6298">
      <w:r w:rsidRPr="00EF6298">
        <w:t>From Feb 23</w:t>
      </w:r>
      <w:r w:rsidRPr="00EF6298">
        <w:rPr>
          <w:vertAlign w:val="superscript"/>
        </w:rPr>
        <w:t>rd</w:t>
      </w:r>
      <w:r w:rsidRPr="00EF6298">
        <w:t xml:space="preserve"> GTW session</w:t>
      </w:r>
    </w:p>
    <w:p w14:paraId="73C36AEE" w14:textId="77777777" w:rsidR="00EF6298" w:rsidRPr="00EF6298" w:rsidRDefault="00EF6298" w:rsidP="00EF6298">
      <w:pPr>
        <w:rPr>
          <w:bCs/>
          <w:highlight w:val="green"/>
        </w:rPr>
      </w:pPr>
      <w:r w:rsidRPr="00EF6298">
        <w:rPr>
          <w:bCs/>
          <w:highlight w:val="green"/>
        </w:rPr>
        <w:t xml:space="preserve">Agreement </w:t>
      </w:r>
    </w:p>
    <w:p w14:paraId="2AEA2D6A" w14:textId="77777777" w:rsidR="00EF6298" w:rsidRDefault="00EF6298" w:rsidP="00A63FAE">
      <w:pPr>
        <w:pStyle w:val="ListParagraph"/>
        <w:numPr>
          <w:ilvl w:val="0"/>
          <w:numId w:val="97"/>
        </w:numPr>
      </w:pPr>
      <w:r>
        <w:t>The following text proposal to TS 38.213, clause 17.2 is endorsed</w:t>
      </w:r>
    </w:p>
    <w:p w14:paraId="74DD0635" w14:textId="77777777" w:rsidR="00EF6298" w:rsidRDefault="00EF6298" w:rsidP="00EF6298">
      <w:pPr>
        <w:jc w:val="center"/>
        <w:rPr>
          <w:rFonts w:eastAsia="DengXian"/>
          <w:color w:val="FF0000"/>
          <w:lang w:eastAsia="zh-CN"/>
        </w:rPr>
      </w:pPr>
      <w:r>
        <w:rPr>
          <w:rFonts w:eastAsia="DengXian"/>
          <w:color w:val="FF0000"/>
        </w:rPr>
        <w:t xml:space="preserve">===================== Unchanged parts </w:t>
      </w:r>
      <w:r>
        <w:rPr>
          <w:rFonts w:eastAsia="DengXian" w:hint="eastAsia"/>
          <w:color w:val="FF0000"/>
          <w:lang w:eastAsia="zh-CN"/>
        </w:rPr>
        <w:t>are omitted</w:t>
      </w:r>
      <w:r>
        <w:rPr>
          <w:rFonts w:eastAsia="DengXian"/>
          <w:color w:val="FF0000"/>
        </w:rPr>
        <w:t>=====================</w:t>
      </w:r>
    </w:p>
    <w:p w14:paraId="5E442320" w14:textId="77777777" w:rsidR="00EF6298" w:rsidRPr="00EF6298" w:rsidRDefault="00EF6298" w:rsidP="00EF6298">
      <w:pPr>
        <w:rPr>
          <w:rFonts w:ascii="Arial" w:hAnsi="Arial" w:cs="Arial"/>
          <w:sz w:val="16"/>
          <w:szCs w:val="16"/>
        </w:rPr>
      </w:pPr>
      <w:r w:rsidRPr="00EF6298">
        <w:rPr>
          <w:rFonts w:ascii="Arial" w:hAnsi="Arial" w:cs="Arial"/>
          <w:sz w:val="16"/>
          <w:szCs w:val="16"/>
        </w:rPr>
        <w:t xml:space="preserve">If a HD-UE is configured by higher layers to transmit SRS, or PUCCH, or PUSCH in a set of symbols and the UE detects a DCI format indicating to the HD-UE to receive CSI-RS or PDSCH in a subset of symbols from the set of symbols, then </w:t>
      </w:r>
    </w:p>
    <w:p w14:paraId="770476D6" w14:textId="4B4C295C" w:rsidR="00EF6298" w:rsidRPr="00EF6298" w:rsidRDefault="00EF6298" w:rsidP="00EF6298">
      <w:pPr>
        <w:pStyle w:val="B1"/>
        <w:rPr>
          <w:rFonts w:ascii="Arial" w:hAnsi="Arial" w:cs="Arial"/>
          <w:sz w:val="16"/>
          <w:szCs w:val="16"/>
          <w:lang w:eastAsia="zh-CN"/>
        </w:rPr>
      </w:pPr>
      <w:r w:rsidRPr="00EF6298">
        <w:rPr>
          <w:rFonts w:ascii="Arial" w:hAnsi="Arial" w:cs="Arial"/>
          <w:sz w:val="16"/>
          <w:szCs w:val="16"/>
        </w:rPr>
        <w:t>-</w:t>
      </w:r>
      <w:r w:rsidRPr="00EF6298">
        <w:rPr>
          <w:rFonts w:ascii="Arial" w:hAnsi="Arial" w:cs="Arial"/>
          <w:sz w:val="16"/>
          <w:szCs w:val="16"/>
        </w:rPr>
        <w:tab/>
        <w:t xml:space="preserve">the HD-UE does not expect to cancel the transmission of the PUCCH or PUSCH in the set of symbols if the first symbol in the set occurs within </w:t>
      </w:r>
      <m:oMath>
        <m:sSub>
          <m:sSubPr>
            <m:ctrlPr>
              <w:rPr>
                <w:rFonts w:ascii="Cambria Math" w:hAnsi="Cambria Math" w:cs="Arial"/>
                <w:i/>
                <w:sz w:val="16"/>
                <w:szCs w:val="16"/>
              </w:rPr>
            </m:ctrlPr>
          </m:sSubPr>
          <m:e>
            <m:r>
              <w:rPr>
                <w:rFonts w:ascii="Cambria Math" w:hAnsi="Cambria Math" w:cs="Arial"/>
                <w:sz w:val="16"/>
                <w:szCs w:val="16"/>
              </w:rPr>
              <m:t>T</m:t>
            </m:r>
          </m:e>
          <m:sub>
            <m:r>
              <w:rPr>
                <w:rFonts w:ascii="Cambria Math" w:hAnsi="Cambria Math" w:cs="Arial"/>
                <w:sz w:val="16"/>
                <w:szCs w:val="16"/>
              </w:rPr>
              <m:t xml:space="preserve">proc,2 </m:t>
            </m:r>
          </m:sub>
        </m:sSub>
      </m:oMath>
      <w:r w:rsidRPr="00EF6298">
        <w:rPr>
          <w:rFonts w:ascii="Arial" w:hAnsi="Arial" w:cs="Arial"/>
          <w:sz w:val="16"/>
          <w:szCs w:val="16"/>
        </w:rPr>
        <w:t xml:space="preserve"> relative to a last symbol of a CORESET where the HD-UE detects the DCI format; otherwise, the HD-UE cancels the PUCCH, or the PUSCH, or an actual repetition of the PUSCH [6, TS38.214], determined from clauses 9 and 9.2.5 or clause 6.1 of [6, TS38.214]</w:t>
      </w:r>
      <w:r w:rsidRPr="00EF6298">
        <w:rPr>
          <w:rFonts w:ascii="Arial" w:hAnsi="Arial" w:cs="Arial"/>
          <w:strike/>
          <w:color w:val="FF0000"/>
          <w:sz w:val="16"/>
          <w:szCs w:val="16"/>
        </w:rPr>
        <w:t>, or the PRACH transmission in the set of symbols</w:t>
      </w:r>
      <w:r w:rsidRPr="00EF6298">
        <w:rPr>
          <w:rFonts w:ascii="Arial" w:hAnsi="Arial" w:cs="Arial"/>
          <w:sz w:val="16"/>
          <w:szCs w:val="16"/>
        </w:rPr>
        <w:t>.</w:t>
      </w:r>
    </w:p>
    <w:p w14:paraId="014FE562" w14:textId="1D2BE92E" w:rsidR="00EF6298" w:rsidRPr="00EF6298" w:rsidRDefault="00EF6298" w:rsidP="00EF6298">
      <w:pPr>
        <w:pStyle w:val="B1"/>
        <w:rPr>
          <w:rFonts w:ascii="Arial" w:hAnsi="Arial" w:cs="Arial"/>
          <w:sz w:val="16"/>
          <w:szCs w:val="16"/>
          <w:lang w:eastAsia="zh-CN"/>
        </w:rPr>
      </w:pPr>
      <w:r w:rsidRPr="00EF6298">
        <w:rPr>
          <w:rFonts w:ascii="Arial" w:hAnsi="Arial" w:cs="Arial"/>
          <w:sz w:val="16"/>
          <w:szCs w:val="16"/>
          <w:lang w:eastAsia="zh-CN"/>
        </w:rPr>
        <w:t>-</w:t>
      </w:r>
      <w:r w:rsidRPr="00EF6298">
        <w:rPr>
          <w:rFonts w:ascii="Arial" w:hAnsi="Arial" w:cs="Arial"/>
          <w:sz w:val="16"/>
          <w:szCs w:val="16"/>
          <w:lang w:eastAsia="zh-CN"/>
        </w:rPr>
        <w:tab/>
        <w:t xml:space="preserve">the HD-UE does not expect to cancel the transmission of SRS in symbols from the subset of symbols that occur within </w:t>
      </w:r>
      <m:oMath>
        <m:sSub>
          <m:sSubPr>
            <m:ctrlPr>
              <w:rPr>
                <w:rFonts w:ascii="Cambria Math" w:hAnsi="Cambria Math" w:cs="Arial"/>
                <w:i/>
                <w:sz w:val="16"/>
                <w:szCs w:val="16"/>
                <w:lang w:eastAsia="zh-CN"/>
              </w:rPr>
            </m:ctrlPr>
          </m:sSubPr>
          <m:e>
            <m:r>
              <w:rPr>
                <w:rFonts w:ascii="Cambria Math" w:hAnsi="Cambria Math" w:cs="Arial"/>
                <w:sz w:val="16"/>
                <w:szCs w:val="16"/>
                <w:lang w:eastAsia="zh-CN"/>
              </w:rPr>
              <m:t>T</m:t>
            </m:r>
          </m:e>
          <m:sub>
            <m:r>
              <w:rPr>
                <w:rFonts w:ascii="Cambria Math" w:hAnsi="Cambria Math" w:cs="Arial"/>
                <w:sz w:val="16"/>
                <w:szCs w:val="16"/>
                <w:lang w:eastAsia="zh-CN"/>
              </w:rPr>
              <m:t>proc,2</m:t>
            </m:r>
          </m:sub>
        </m:sSub>
      </m:oMath>
      <w:r w:rsidRPr="00EF6298">
        <w:rPr>
          <w:rFonts w:ascii="Arial" w:hAnsi="Arial" w:cs="Arial"/>
          <w:sz w:val="16"/>
          <w:szCs w:val="16"/>
          <w:lang w:eastAsia="zh-CN"/>
        </w:rPr>
        <w:t xml:space="preserve"> relative to a last symbol of a CORESET where the HD-UE detects the DCI format. The HD-UE cancels the SRS transmission in remaining symbols from the subset of symbols.</w:t>
      </w:r>
    </w:p>
    <w:p w14:paraId="711F9AF8" w14:textId="506B9811" w:rsidR="00EF6298" w:rsidRPr="00EF6298" w:rsidRDefault="00EF6298" w:rsidP="00EF6298">
      <w:pPr>
        <w:spacing w:before="120"/>
        <w:ind w:left="568" w:hanging="284"/>
        <w:rPr>
          <w:rFonts w:ascii="Arial" w:eastAsia="DengXian" w:hAnsi="Arial" w:cs="Arial"/>
          <w:color w:val="FF0000"/>
          <w:sz w:val="16"/>
          <w:szCs w:val="16"/>
          <w:lang w:eastAsia="zh-CN"/>
        </w:rPr>
      </w:pPr>
      <w:r w:rsidRPr="00EF6298">
        <w:rPr>
          <w:rFonts w:ascii="Arial" w:hAnsi="Arial" w:cs="Arial"/>
          <w:sz w:val="16"/>
          <w:szCs w:val="16"/>
        </w:rPr>
        <w:tab/>
      </w:r>
      <m:oMath>
        <m:sSub>
          <m:sSubPr>
            <m:ctrlPr>
              <w:rPr>
                <w:rFonts w:ascii="Cambria Math" w:hAnsi="Cambria Math" w:cs="Arial"/>
                <w:i/>
                <w:sz w:val="16"/>
                <w:szCs w:val="16"/>
              </w:rPr>
            </m:ctrlPr>
          </m:sSubPr>
          <m:e>
            <m:r>
              <w:rPr>
                <w:rFonts w:ascii="Cambria Math" w:hAnsi="Cambria Math" w:cs="Arial"/>
                <w:sz w:val="16"/>
                <w:szCs w:val="16"/>
              </w:rPr>
              <m:t>T</m:t>
            </m:r>
          </m:e>
          <m:sub>
            <m:r>
              <m:rPr>
                <m:sty m:val="p"/>
              </m:rPr>
              <w:rPr>
                <w:rFonts w:ascii="Cambria Math" w:hAnsi="Cambria Math" w:cs="Arial"/>
                <w:sz w:val="16"/>
                <w:szCs w:val="16"/>
              </w:rPr>
              <m:t>proc,2</m:t>
            </m:r>
          </m:sub>
        </m:sSub>
      </m:oMath>
      <w:r w:rsidRPr="00EF6298">
        <w:rPr>
          <w:rFonts w:ascii="Arial" w:hAnsi="Arial" w:cs="Arial"/>
          <w:sz w:val="16"/>
          <w:szCs w:val="16"/>
          <w:lang w:val="en-US"/>
        </w:rPr>
        <w:t xml:space="preserve"> is the PUSCH preparation time </w:t>
      </w:r>
      <w:r w:rsidRPr="00EF6298">
        <w:rPr>
          <w:rFonts w:ascii="Arial" w:hAnsi="Arial" w:cs="Arial"/>
          <w:sz w:val="16"/>
          <w:szCs w:val="16"/>
        </w:rPr>
        <w:t xml:space="preserve">for </w:t>
      </w:r>
      <w:r w:rsidRPr="00EF6298">
        <w:rPr>
          <w:rFonts w:ascii="Arial" w:hAnsi="Arial" w:cs="Arial"/>
          <w:sz w:val="16"/>
          <w:szCs w:val="16"/>
          <w:lang w:val="en-US"/>
        </w:rPr>
        <w:t>UE processing</w:t>
      </w:r>
      <w:r w:rsidRPr="00EF6298">
        <w:rPr>
          <w:rFonts w:ascii="Arial" w:hAnsi="Arial" w:cs="Arial"/>
          <w:sz w:val="16"/>
          <w:szCs w:val="16"/>
        </w:rPr>
        <w:t xml:space="preserve"> capability </w:t>
      </w:r>
      <w:r w:rsidRPr="00EF6298">
        <w:rPr>
          <w:rFonts w:ascii="Arial" w:hAnsi="Arial" w:cs="Arial"/>
          <w:sz w:val="16"/>
          <w:szCs w:val="16"/>
          <w:lang w:val="en-US"/>
        </w:rPr>
        <w:t xml:space="preserve">1 </w:t>
      </w:r>
      <w:r w:rsidRPr="00EF6298">
        <w:rPr>
          <w:rFonts w:ascii="Arial" w:hAnsi="Arial" w:cs="Arial"/>
          <w:sz w:val="16"/>
          <w:szCs w:val="16"/>
        </w:rPr>
        <w:t xml:space="preserve">[6, TS 38.214] assuming </w:t>
      </w:r>
      <m:oMath>
        <m:sSub>
          <m:sSubPr>
            <m:ctrlPr>
              <w:rPr>
                <w:rFonts w:ascii="Cambria Math" w:hAnsi="Cambria Math" w:cs="Arial"/>
                <w:i/>
                <w:sz w:val="16"/>
                <w:szCs w:val="16"/>
              </w:rPr>
            </m:ctrlPr>
          </m:sSubPr>
          <m:e>
            <m:r>
              <w:rPr>
                <w:rFonts w:ascii="Cambria Math" w:hAnsi="Cambria Math" w:cs="Arial"/>
                <w:sz w:val="16"/>
                <w:szCs w:val="16"/>
              </w:rPr>
              <m:t>d</m:t>
            </m:r>
          </m:e>
          <m:sub>
            <m:r>
              <m:rPr>
                <m:sty m:val="p"/>
              </m:rPr>
              <w:rPr>
                <w:rFonts w:ascii="Cambria Math" w:hAnsi="Cambria Math" w:cs="Arial"/>
                <w:sz w:val="16"/>
                <w:szCs w:val="16"/>
              </w:rPr>
              <m:t>2,1</m:t>
            </m:r>
          </m:sub>
        </m:sSub>
        <m:r>
          <w:rPr>
            <w:rFonts w:ascii="Cambria Math" w:hAnsi="Cambria Math" w:cs="Arial"/>
            <w:sz w:val="16"/>
            <w:szCs w:val="16"/>
          </w:rPr>
          <m:t>=1</m:t>
        </m:r>
      </m:oMath>
      <w:r w:rsidRPr="00EF6298">
        <w:rPr>
          <w:rFonts w:ascii="Arial" w:hAnsi="Arial" w:cs="Arial"/>
          <w:sz w:val="16"/>
          <w:szCs w:val="16"/>
          <w:lang w:val="en-US"/>
        </w:rPr>
        <w:t xml:space="preserve"> </w:t>
      </w:r>
      <w:r w:rsidRPr="00EF6298">
        <w:rPr>
          <w:rFonts w:ascii="Arial" w:eastAsia="DengXian" w:hAnsi="Arial" w:cs="Arial"/>
          <w:sz w:val="16"/>
          <w:szCs w:val="16"/>
          <w:lang w:eastAsia="zh-CN"/>
        </w:rPr>
        <w:t xml:space="preserve">and </w:t>
      </w:r>
      <m:oMath>
        <m:r>
          <w:rPr>
            <w:rFonts w:ascii="Cambria Math" w:eastAsia="DengXian" w:hAnsi="Cambria Math" w:cs="Arial"/>
            <w:sz w:val="16"/>
            <w:szCs w:val="16"/>
            <w:lang w:eastAsia="zh-CN"/>
          </w:rPr>
          <m:t>μ</m:t>
        </m:r>
      </m:oMath>
      <w:r w:rsidRPr="00EF6298">
        <w:rPr>
          <w:rFonts w:ascii="Arial" w:eastAsia="DengXian" w:hAnsi="Arial" w:cs="Arial"/>
          <w:sz w:val="16"/>
          <w:szCs w:val="16"/>
          <w:lang w:eastAsia="zh-CN"/>
        </w:rPr>
        <w:t xml:space="preserve"> corresponds to the smallest SCS configuration </w:t>
      </w:r>
      <w:r w:rsidRPr="00EF6298">
        <w:rPr>
          <w:rFonts w:ascii="Arial" w:hAnsi="Arial" w:cs="Arial"/>
          <w:sz w:val="16"/>
          <w:szCs w:val="16"/>
          <w:lang w:eastAsia="zh-CN"/>
        </w:rPr>
        <w:t>between</w:t>
      </w:r>
      <w:r w:rsidRPr="00EF6298">
        <w:rPr>
          <w:rFonts w:ascii="Arial" w:eastAsia="DengXian" w:hAnsi="Arial" w:cs="Arial"/>
          <w:sz w:val="16"/>
          <w:szCs w:val="16"/>
          <w:lang w:eastAsia="zh-CN"/>
        </w:rPr>
        <w:t xml:space="preserve"> the SCS configuration of the PDCCH carrying the DCI format </w:t>
      </w:r>
      <w:r w:rsidRPr="00EF6298">
        <w:rPr>
          <w:rFonts w:ascii="Arial" w:hAnsi="Arial" w:cs="Arial"/>
          <w:sz w:val="16"/>
          <w:szCs w:val="16"/>
          <w:lang w:eastAsia="zh-CN"/>
        </w:rPr>
        <w:t>and</w:t>
      </w:r>
      <w:r w:rsidRPr="00EF6298">
        <w:rPr>
          <w:rFonts w:ascii="Arial" w:eastAsia="DengXian" w:hAnsi="Arial" w:cs="Arial"/>
          <w:sz w:val="16"/>
          <w:szCs w:val="16"/>
          <w:lang w:eastAsia="zh-CN"/>
        </w:rPr>
        <w:t xml:space="preserve"> the SCS configuration of the SRS, PUCCH, PUSCH</w:t>
      </w:r>
      <w:r w:rsidRPr="00EF6298">
        <w:rPr>
          <w:rFonts w:ascii="Arial" w:eastAsia="DengXian" w:hAnsi="Arial" w:cs="Arial"/>
          <w:strike/>
          <w:color w:val="FF0000"/>
          <w:sz w:val="16"/>
          <w:szCs w:val="16"/>
          <w:lang w:eastAsia="zh-CN"/>
        </w:rPr>
        <w:t xml:space="preserve"> or </w:t>
      </w:r>
      <m:oMath>
        <m:sSub>
          <m:sSubPr>
            <m:ctrlPr>
              <w:rPr>
                <w:rFonts w:ascii="Cambria Math" w:eastAsia="DengXian" w:hAnsi="Cambria Math" w:cs="Arial"/>
                <w:strike/>
                <w:color w:val="FF0000"/>
                <w:sz w:val="16"/>
                <w:szCs w:val="16"/>
                <w:lang w:eastAsia="zh-CN"/>
              </w:rPr>
            </m:ctrlPr>
          </m:sSubPr>
          <m:e>
            <m:r>
              <w:rPr>
                <w:rFonts w:ascii="Cambria Math" w:eastAsia="DengXian" w:hAnsi="Cambria Math" w:cs="Arial"/>
                <w:strike/>
                <w:color w:val="FF0000"/>
                <w:sz w:val="16"/>
                <w:szCs w:val="16"/>
                <w:lang w:eastAsia="zh-CN"/>
              </w:rPr>
              <m:t>μ</m:t>
            </m:r>
          </m:e>
          <m:sub>
            <m:r>
              <w:rPr>
                <w:rFonts w:ascii="Cambria Math" w:eastAsia="DengXian" w:hAnsi="Cambria Math" w:cs="Arial"/>
                <w:strike/>
                <w:color w:val="FF0000"/>
                <w:sz w:val="16"/>
                <w:szCs w:val="16"/>
                <w:lang w:eastAsia="zh-CN"/>
              </w:rPr>
              <m:t>r</m:t>
            </m:r>
          </m:sub>
        </m:sSub>
      </m:oMath>
      <w:r w:rsidRPr="00EF6298">
        <w:rPr>
          <w:rFonts w:ascii="Arial" w:eastAsia="DengXian" w:hAnsi="Arial" w:cs="Arial"/>
          <w:strike/>
          <w:color w:val="FF0000"/>
          <w:sz w:val="16"/>
          <w:szCs w:val="16"/>
          <w:lang w:eastAsia="zh-CN"/>
        </w:rPr>
        <w:t xml:space="preserve">, where </w:t>
      </w:r>
      <m:oMath>
        <m:sSub>
          <m:sSubPr>
            <m:ctrlPr>
              <w:rPr>
                <w:rFonts w:ascii="Cambria Math" w:eastAsia="DengXian" w:hAnsi="Cambria Math" w:cs="Arial"/>
                <w:strike/>
                <w:color w:val="FF0000"/>
                <w:sz w:val="16"/>
                <w:szCs w:val="16"/>
                <w:lang w:eastAsia="zh-CN"/>
              </w:rPr>
            </m:ctrlPr>
          </m:sSubPr>
          <m:e>
            <m:r>
              <w:rPr>
                <w:rFonts w:ascii="Cambria Math" w:eastAsia="DengXian" w:hAnsi="Cambria Math" w:cs="Arial"/>
                <w:strike/>
                <w:color w:val="FF0000"/>
                <w:sz w:val="16"/>
                <w:szCs w:val="16"/>
                <w:lang w:eastAsia="zh-CN"/>
              </w:rPr>
              <m:t>μ</m:t>
            </m:r>
          </m:e>
          <m:sub>
            <m:r>
              <w:rPr>
                <w:rFonts w:ascii="Cambria Math" w:eastAsia="DengXian" w:hAnsi="Cambria Math" w:cs="Arial"/>
                <w:strike/>
                <w:color w:val="FF0000"/>
                <w:sz w:val="16"/>
                <w:szCs w:val="16"/>
                <w:lang w:eastAsia="zh-CN"/>
              </w:rPr>
              <m:t>r</m:t>
            </m:r>
          </m:sub>
        </m:sSub>
      </m:oMath>
      <w:r w:rsidRPr="00EF6298">
        <w:rPr>
          <w:rFonts w:ascii="Arial" w:eastAsia="DengXian" w:hAnsi="Arial" w:cs="Arial"/>
          <w:strike/>
          <w:color w:val="FF0000"/>
          <w:sz w:val="16"/>
          <w:szCs w:val="16"/>
          <w:lang w:eastAsia="zh-CN"/>
        </w:rPr>
        <w:t xml:space="preserve"> corresponds to the SCS configuration of the PRACH if it is 15 kHz or larger; otherwise </w:t>
      </w:r>
      <m:oMath>
        <m:sSub>
          <m:sSubPr>
            <m:ctrlPr>
              <w:rPr>
                <w:rFonts w:ascii="Cambria Math" w:eastAsia="DengXian" w:hAnsi="Cambria Math" w:cs="Arial"/>
                <w:strike/>
                <w:color w:val="FF0000"/>
                <w:sz w:val="16"/>
                <w:szCs w:val="16"/>
                <w:lang w:eastAsia="zh-CN"/>
              </w:rPr>
            </m:ctrlPr>
          </m:sSubPr>
          <m:e>
            <m:r>
              <w:rPr>
                <w:rFonts w:ascii="Cambria Math" w:eastAsia="DengXian" w:hAnsi="Cambria Math" w:cs="Arial"/>
                <w:strike/>
                <w:color w:val="FF0000"/>
                <w:sz w:val="16"/>
                <w:szCs w:val="16"/>
                <w:lang w:eastAsia="zh-CN"/>
              </w:rPr>
              <m:t>μ</m:t>
            </m:r>
          </m:e>
          <m:sub>
            <m:r>
              <w:rPr>
                <w:rFonts w:ascii="Cambria Math" w:eastAsia="DengXian" w:hAnsi="Cambria Math" w:cs="Arial"/>
                <w:strike/>
                <w:color w:val="FF0000"/>
                <w:sz w:val="16"/>
                <w:szCs w:val="16"/>
                <w:lang w:eastAsia="zh-CN"/>
              </w:rPr>
              <m:t>r</m:t>
            </m:r>
          </m:sub>
        </m:sSub>
        <m:r>
          <m:rPr>
            <m:sty m:val="p"/>
          </m:rPr>
          <w:rPr>
            <w:rFonts w:ascii="Cambria Math" w:eastAsia="DengXian" w:hAnsi="Cambria Math" w:cs="Arial"/>
            <w:strike/>
            <w:color w:val="FF0000"/>
            <w:sz w:val="16"/>
            <w:szCs w:val="16"/>
            <w:lang w:eastAsia="zh-CN"/>
          </w:rPr>
          <m:t>=0</m:t>
        </m:r>
      </m:oMath>
      <w:r w:rsidRPr="00EF6298">
        <w:rPr>
          <w:rFonts w:ascii="Arial" w:eastAsia="DengXian" w:hAnsi="Arial" w:cs="Arial"/>
          <w:sz w:val="16"/>
          <w:szCs w:val="16"/>
          <w:lang w:eastAsia="zh-CN"/>
        </w:rPr>
        <w:t>.</w:t>
      </w:r>
    </w:p>
    <w:p w14:paraId="6489090A" w14:textId="77777777" w:rsidR="00EF6298" w:rsidRDefault="00EF6298" w:rsidP="00EF6298">
      <w:pPr>
        <w:jc w:val="center"/>
        <w:rPr>
          <w:highlight w:val="cyan"/>
          <w:lang w:eastAsia="x-none"/>
        </w:rPr>
      </w:pPr>
      <w:r>
        <w:rPr>
          <w:rFonts w:eastAsia="DengXian"/>
          <w:color w:val="FF0000"/>
        </w:rPr>
        <w:t xml:space="preserve">===================== Unchanged parts </w:t>
      </w:r>
      <w:r>
        <w:rPr>
          <w:rFonts w:eastAsia="DengXian" w:hint="eastAsia"/>
          <w:color w:val="FF0000"/>
          <w:lang w:eastAsia="zh-CN"/>
        </w:rPr>
        <w:t>are omitted</w:t>
      </w:r>
      <w:r>
        <w:rPr>
          <w:rFonts w:eastAsia="DengXian"/>
          <w:color w:val="FF0000"/>
        </w:rPr>
        <w:t xml:space="preserve"> =====================</w:t>
      </w:r>
    </w:p>
    <w:p w14:paraId="782CAE0E" w14:textId="77777777" w:rsidR="00EF6298" w:rsidRPr="00EF6298" w:rsidRDefault="00EF6298" w:rsidP="00EF6298">
      <w:pPr>
        <w:rPr>
          <w:highlight w:val="cyan"/>
        </w:rPr>
      </w:pPr>
    </w:p>
    <w:p w14:paraId="651E3EBA" w14:textId="77777777" w:rsidR="00EF6298" w:rsidRPr="00EF6298" w:rsidRDefault="00EF6298" w:rsidP="00EF6298">
      <w:pPr>
        <w:rPr>
          <w:highlight w:val="green"/>
        </w:rPr>
      </w:pPr>
      <w:r w:rsidRPr="00EF6298">
        <w:rPr>
          <w:highlight w:val="green"/>
        </w:rPr>
        <w:t>Agreement</w:t>
      </w:r>
    </w:p>
    <w:p w14:paraId="54595849" w14:textId="77777777" w:rsidR="00EF6298" w:rsidRPr="00EF6298" w:rsidRDefault="00EF6298" w:rsidP="00A63FAE">
      <w:pPr>
        <w:pStyle w:val="ListParagraph"/>
        <w:numPr>
          <w:ilvl w:val="0"/>
          <w:numId w:val="97"/>
        </w:numPr>
      </w:pPr>
      <w:r w:rsidRPr="00EF6298">
        <w:lastRenderedPageBreak/>
        <w:t>The following text proposal to TS 38.214 is endorsed.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1"/>
      </w:tblGrid>
      <w:tr w:rsidR="00EF6298" w:rsidRPr="00EF6298" w14:paraId="2F419A65" w14:textId="77777777" w:rsidTr="00EF6298">
        <w:tc>
          <w:tcPr>
            <w:tcW w:w="10201" w:type="dxa"/>
            <w:shd w:val="clear" w:color="auto" w:fill="auto"/>
          </w:tcPr>
          <w:p w14:paraId="53602F04" w14:textId="77777777" w:rsidR="00EF6298" w:rsidRPr="00A47734" w:rsidRDefault="00EF6298" w:rsidP="00EF6298">
            <w:pPr>
              <w:jc w:val="center"/>
              <w:rPr>
                <w:rFonts w:ascii="Arial" w:hAnsi="Arial" w:cs="Arial"/>
                <w:color w:val="FF0000"/>
                <w:sz w:val="16"/>
                <w:szCs w:val="16"/>
              </w:rPr>
            </w:pPr>
            <w:r w:rsidRPr="00A47734">
              <w:rPr>
                <w:rFonts w:ascii="Arial" w:hAnsi="Arial" w:cs="Arial"/>
                <w:color w:val="FF0000"/>
                <w:sz w:val="16"/>
                <w:szCs w:val="16"/>
              </w:rPr>
              <w:t>======TP to TS 38.214 V17.0.0 ======</w:t>
            </w:r>
          </w:p>
          <w:p w14:paraId="2BF883F9" w14:textId="77777777" w:rsidR="00EF6298" w:rsidRPr="00A47734" w:rsidRDefault="00EF6298" w:rsidP="00A47734">
            <w:pPr>
              <w:rPr>
                <w:rFonts w:ascii="Arial" w:hAnsi="Arial" w:cs="Arial"/>
                <w:b/>
                <w:bCs/>
                <w:sz w:val="16"/>
                <w:szCs w:val="16"/>
                <w:lang w:val="en-US"/>
              </w:rPr>
            </w:pPr>
            <w:bookmarkStart w:id="203" w:name="_Toc91695412"/>
            <w:bookmarkStart w:id="204" w:name="_Toc36645501"/>
            <w:bookmarkStart w:id="205" w:name="_Toc29674271"/>
            <w:bookmarkStart w:id="206" w:name="_Toc45810546"/>
            <w:bookmarkStart w:id="207" w:name="_Toc11352084"/>
            <w:bookmarkStart w:id="208" w:name="_Toc27299872"/>
            <w:bookmarkStart w:id="209" w:name="_Toc29673137"/>
            <w:bookmarkStart w:id="210" w:name="_Toc20317974"/>
            <w:bookmarkStart w:id="211" w:name="_Toc29673278"/>
            <w:r w:rsidRPr="00A47734">
              <w:rPr>
                <w:rFonts w:ascii="Arial" w:hAnsi="Arial" w:cs="Arial"/>
                <w:b/>
                <w:bCs/>
                <w:sz w:val="16"/>
                <w:szCs w:val="16"/>
                <w:lang w:val="en-US"/>
              </w:rPr>
              <w:t>5.1.2.1</w:t>
            </w:r>
            <w:r w:rsidRPr="00A47734">
              <w:rPr>
                <w:rFonts w:ascii="Arial" w:hAnsi="Arial" w:cs="Arial"/>
                <w:b/>
                <w:bCs/>
                <w:sz w:val="16"/>
                <w:szCs w:val="16"/>
                <w:lang w:val="en-US"/>
              </w:rPr>
              <w:tab/>
              <w:t>Resource allocation in time domain</w:t>
            </w:r>
            <w:bookmarkEnd w:id="203"/>
            <w:bookmarkEnd w:id="204"/>
            <w:bookmarkEnd w:id="205"/>
            <w:bookmarkEnd w:id="206"/>
            <w:bookmarkEnd w:id="207"/>
            <w:bookmarkEnd w:id="208"/>
            <w:bookmarkEnd w:id="209"/>
            <w:bookmarkEnd w:id="210"/>
            <w:bookmarkEnd w:id="211"/>
          </w:p>
          <w:p w14:paraId="77EBB7ED" w14:textId="77777777" w:rsidR="00EF6298" w:rsidRPr="00A47734" w:rsidRDefault="00EF6298" w:rsidP="00A47734">
            <w:pPr>
              <w:jc w:val="center"/>
              <w:rPr>
                <w:rFonts w:ascii="Arial" w:hAnsi="Arial" w:cs="Arial"/>
                <w:color w:val="FF0000"/>
                <w:sz w:val="16"/>
                <w:szCs w:val="16"/>
                <w:lang w:val="en-US"/>
              </w:rPr>
            </w:pPr>
            <w:r w:rsidRPr="00A47734">
              <w:rPr>
                <w:rFonts w:ascii="Arial" w:hAnsi="Arial" w:cs="Arial"/>
                <w:color w:val="FF0000"/>
                <w:sz w:val="16"/>
                <w:szCs w:val="16"/>
                <w:lang w:val="en-US"/>
              </w:rPr>
              <w:t>&lt; unchanged text omitted&gt;</w:t>
            </w:r>
          </w:p>
          <w:p w14:paraId="28FC0273" w14:textId="77777777" w:rsidR="00EF6298" w:rsidRPr="00A47734" w:rsidRDefault="00EF6298" w:rsidP="00EF6298">
            <w:pPr>
              <w:rPr>
                <w:rFonts w:ascii="Arial" w:hAnsi="Arial" w:cs="Arial"/>
                <w:sz w:val="16"/>
                <w:szCs w:val="16"/>
              </w:rPr>
            </w:pPr>
            <w:bookmarkStart w:id="212" w:name="_Hlk505671103"/>
            <w:r w:rsidRPr="00A47734">
              <w:rPr>
                <w:rFonts w:ascii="Arial" w:hAnsi="Arial" w:cs="Arial"/>
                <w:sz w:val="16"/>
                <w:szCs w:val="16"/>
              </w:rPr>
              <w:t xml:space="preserve">A PDSCH reception in a slot of a multi-slot PDSCH reception is omitted according to the conditions in Clause 11.1 </w:t>
            </w:r>
            <w:r w:rsidRPr="00A47734">
              <w:rPr>
                <w:rFonts w:ascii="Arial" w:hAnsi="Arial" w:cs="Arial"/>
                <w:color w:val="FF0000"/>
                <w:sz w:val="16"/>
                <w:szCs w:val="16"/>
              </w:rPr>
              <w:t>and Clause 17.2</w:t>
            </w:r>
            <w:r w:rsidRPr="00A47734">
              <w:rPr>
                <w:rFonts w:ascii="Arial" w:hAnsi="Arial" w:cs="Arial"/>
                <w:sz w:val="16"/>
                <w:szCs w:val="16"/>
              </w:rPr>
              <w:t xml:space="preserve"> of [6, TS38.213].</w:t>
            </w:r>
            <w:bookmarkEnd w:id="212"/>
          </w:p>
          <w:p w14:paraId="5FA653FE" w14:textId="77777777" w:rsidR="00A47734" w:rsidRPr="00A47734" w:rsidRDefault="00A47734" w:rsidP="00A47734">
            <w:pPr>
              <w:jc w:val="center"/>
              <w:rPr>
                <w:rFonts w:ascii="Arial" w:hAnsi="Arial" w:cs="Arial"/>
                <w:color w:val="FF0000"/>
                <w:sz w:val="16"/>
                <w:szCs w:val="16"/>
                <w:lang w:val="en-US"/>
              </w:rPr>
            </w:pPr>
            <w:r w:rsidRPr="00A47734">
              <w:rPr>
                <w:rFonts w:ascii="Arial" w:hAnsi="Arial" w:cs="Arial"/>
                <w:color w:val="FF0000"/>
                <w:sz w:val="16"/>
                <w:szCs w:val="16"/>
                <w:lang w:val="en-US"/>
              </w:rPr>
              <w:t>&lt; unchanged text omitted&gt;</w:t>
            </w:r>
          </w:p>
          <w:p w14:paraId="222F189D" w14:textId="77777777" w:rsidR="00EF6298" w:rsidRPr="00A47734" w:rsidRDefault="00EF6298" w:rsidP="00A47734">
            <w:pPr>
              <w:rPr>
                <w:rFonts w:ascii="Arial" w:hAnsi="Arial" w:cs="Arial"/>
                <w:b/>
                <w:bCs/>
                <w:sz w:val="16"/>
                <w:szCs w:val="16"/>
                <w:lang w:val="en-US"/>
              </w:rPr>
            </w:pPr>
            <w:bookmarkStart w:id="213" w:name="_Toc11352143"/>
            <w:bookmarkStart w:id="214" w:name="_Toc45810613"/>
            <w:bookmarkStart w:id="215" w:name="_Toc29674338"/>
            <w:bookmarkStart w:id="216" w:name="_Toc20318033"/>
            <w:bookmarkStart w:id="217" w:name="_Toc91695483"/>
            <w:bookmarkStart w:id="218" w:name="_Toc29673204"/>
            <w:bookmarkStart w:id="219" w:name="_Toc29673345"/>
            <w:bookmarkStart w:id="220" w:name="_Toc27299931"/>
            <w:bookmarkStart w:id="221" w:name="_Toc36645568"/>
            <w:r w:rsidRPr="00A47734">
              <w:rPr>
                <w:rFonts w:ascii="Arial" w:hAnsi="Arial" w:cs="Arial"/>
                <w:b/>
                <w:bCs/>
                <w:sz w:val="16"/>
                <w:szCs w:val="16"/>
                <w:lang w:val="en-US"/>
              </w:rPr>
              <w:t>6.1.2.1</w:t>
            </w:r>
            <w:r w:rsidRPr="00A47734">
              <w:rPr>
                <w:rFonts w:ascii="Arial" w:hAnsi="Arial" w:cs="Arial"/>
                <w:b/>
                <w:bCs/>
                <w:sz w:val="16"/>
                <w:szCs w:val="16"/>
                <w:lang w:val="en-US"/>
              </w:rPr>
              <w:tab/>
              <w:t>Resource allocation in time domain</w:t>
            </w:r>
            <w:bookmarkEnd w:id="213"/>
            <w:bookmarkEnd w:id="214"/>
            <w:bookmarkEnd w:id="215"/>
            <w:bookmarkEnd w:id="216"/>
            <w:bookmarkEnd w:id="217"/>
            <w:bookmarkEnd w:id="218"/>
            <w:bookmarkEnd w:id="219"/>
            <w:bookmarkEnd w:id="220"/>
            <w:bookmarkEnd w:id="221"/>
          </w:p>
          <w:p w14:paraId="0AF1122A" w14:textId="77777777" w:rsidR="00A47734" w:rsidRPr="00A47734" w:rsidRDefault="00A47734" w:rsidP="00A47734">
            <w:pPr>
              <w:jc w:val="center"/>
              <w:rPr>
                <w:rFonts w:ascii="Arial" w:hAnsi="Arial" w:cs="Arial"/>
                <w:color w:val="FF0000"/>
                <w:sz w:val="16"/>
                <w:szCs w:val="16"/>
                <w:lang w:val="en-US"/>
              </w:rPr>
            </w:pPr>
            <w:r w:rsidRPr="00A47734">
              <w:rPr>
                <w:rFonts w:ascii="Arial" w:hAnsi="Arial" w:cs="Arial"/>
                <w:color w:val="FF0000"/>
                <w:sz w:val="16"/>
                <w:szCs w:val="16"/>
                <w:lang w:val="en-US"/>
              </w:rPr>
              <w:t>&lt; unchanged text omitted&gt;</w:t>
            </w:r>
          </w:p>
          <w:p w14:paraId="5B975D43" w14:textId="77777777" w:rsidR="00EF6298" w:rsidRPr="00A47734" w:rsidRDefault="00EF6298" w:rsidP="00EF6298">
            <w:pPr>
              <w:rPr>
                <w:rFonts w:ascii="Arial" w:hAnsi="Arial" w:cs="Arial"/>
                <w:color w:val="000000"/>
                <w:sz w:val="16"/>
                <w:szCs w:val="16"/>
              </w:rPr>
            </w:pPr>
            <w:r w:rsidRPr="00A47734">
              <w:rPr>
                <w:rFonts w:ascii="Arial" w:hAnsi="Arial" w:cs="Arial"/>
                <w:color w:val="000000"/>
                <w:sz w:val="16"/>
                <w:szCs w:val="16"/>
              </w:rPr>
              <w:t>For PUSCH repetition Type A and TB processing over multiple slots, a PUSCH transmission in a slot of a multi-slot PUSCH transmission is omitted according to the conditions in Clause 9, Clause 11.1</w:t>
            </w:r>
            <w:r w:rsidRPr="00A47734">
              <w:rPr>
                <w:rFonts w:ascii="Arial" w:hAnsi="Arial" w:cs="Arial"/>
                <w:color w:val="FF0000"/>
                <w:sz w:val="16"/>
                <w:szCs w:val="16"/>
              </w:rPr>
              <w:t xml:space="preserve">, </w:t>
            </w:r>
            <w:r w:rsidRPr="00A47734">
              <w:rPr>
                <w:rFonts w:ascii="Arial" w:hAnsi="Arial" w:cs="Arial"/>
                <w:strike/>
                <w:color w:val="FF0000"/>
                <w:sz w:val="16"/>
                <w:szCs w:val="16"/>
              </w:rPr>
              <w:t>and</w:t>
            </w:r>
            <w:r w:rsidRPr="00A47734">
              <w:rPr>
                <w:rFonts w:ascii="Arial" w:hAnsi="Arial" w:cs="Arial"/>
                <w:color w:val="000000"/>
                <w:sz w:val="16"/>
                <w:szCs w:val="16"/>
              </w:rPr>
              <w:t xml:space="preserve"> Clause 11.2A </w:t>
            </w:r>
            <w:r w:rsidRPr="00A47734">
              <w:rPr>
                <w:rFonts w:ascii="Arial" w:hAnsi="Arial" w:cs="Arial"/>
                <w:color w:val="FF0000"/>
                <w:sz w:val="16"/>
                <w:szCs w:val="16"/>
              </w:rPr>
              <w:t xml:space="preserve">and Clause 17.2 </w:t>
            </w:r>
            <w:r w:rsidRPr="00A47734">
              <w:rPr>
                <w:rFonts w:ascii="Arial" w:hAnsi="Arial" w:cs="Arial"/>
                <w:color w:val="000000"/>
                <w:sz w:val="16"/>
                <w:szCs w:val="16"/>
              </w:rPr>
              <w:t xml:space="preserve">of [6, TS 38.213]. </w:t>
            </w:r>
          </w:p>
          <w:p w14:paraId="5D529565" w14:textId="77777777" w:rsidR="00A47734" w:rsidRPr="00A47734" w:rsidRDefault="00A47734" w:rsidP="00A47734">
            <w:pPr>
              <w:jc w:val="center"/>
              <w:rPr>
                <w:rFonts w:ascii="Arial" w:hAnsi="Arial" w:cs="Arial"/>
                <w:color w:val="FF0000"/>
                <w:sz w:val="16"/>
                <w:szCs w:val="16"/>
                <w:lang w:val="en-US"/>
              </w:rPr>
            </w:pPr>
            <w:r w:rsidRPr="00A47734">
              <w:rPr>
                <w:rFonts w:ascii="Arial" w:hAnsi="Arial" w:cs="Arial"/>
                <w:color w:val="FF0000"/>
                <w:sz w:val="16"/>
                <w:szCs w:val="16"/>
                <w:lang w:val="en-US"/>
              </w:rPr>
              <w:t>&lt; unchanged text omitted&gt;</w:t>
            </w:r>
          </w:p>
          <w:p w14:paraId="64AC5028" w14:textId="77777777" w:rsidR="00EF6298" w:rsidRPr="00A47734" w:rsidRDefault="00EF6298" w:rsidP="00EF6298">
            <w:pPr>
              <w:rPr>
                <w:rFonts w:ascii="Arial" w:hAnsi="Arial" w:cs="Arial"/>
                <w:sz w:val="16"/>
                <w:szCs w:val="16"/>
              </w:rPr>
            </w:pPr>
            <w:r w:rsidRPr="00A47734">
              <w:rPr>
                <w:rFonts w:ascii="Arial" w:hAnsi="Arial" w:cs="Arial"/>
                <w:sz w:val="16"/>
                <w:szCs w:val="16"/>
              </w:rPr>
              <w:t xml:space="preserve">For PUSCH </w:t>
            </w:r>
            <w:r w:rsidRPr="00A47734">
              <w:rPr>
                <w:rFonts w:ascii="Arial" w:hAnsi="Arial" w:cs="Arial"/>
                <w:color w:val="000000"/>
                <w:sz w:val="16"/>
                <w:szCs w:val="16"/>
              </w:rPr>
              <w:t>repetition Type B,</w:t>
            </w:r>
            <w:r w:rsidRPr="00A47734">
              <w:rPr>
                <w:rFonts w:ascii="Arial" w:hAnsi="Arial" w:cs="Arial"/>
                <w:sz w:val="16"/>
                <w:szCs w:val="16"/>
              </w:rPr>
              <w:t xml:space="preserve"> after determining the invalid symbol(s) for PUSCH repetition type B transmission for each of the </w:t>
            </w:r>
            <w:r w:rsidRPr="00A47734">
              <w:rPr>
                <w:rFonts w:ascii="Arial" w:hAnsi="Arial" w:cs="Arial"/>
                <w:i/>
                <w:sz w:val="16"/>
                <w:szCs w:val="16"/>
              </w:rPr>
              <w:t>K</w:t>
            </w:r>
            <w:r w:rsidRPr="00A47734">
              <w:rPr>
                <w:rFonts w:ascii="Arial" w:hAnsi="Arial" w:cs="Arial"/>
                <w:sz w:val="16"/>
                <w:szCs w:val="16"/>
              </w:rPr>
              <w:t xml:space="preserve"> nominal repetitions, the remaining symbols are considered as potentially valid symbols for PUSCH repetition Type B transmission. If the number of potentially valid symbols for PUSCH repetition type B transmission is greater than zero for a nominal repetition, the nominal repetition consists of one or more actual repetitions, where each actual repetition consists of a consecutive set of all potentially valid symbols that can be used for PUSCH repetition Type B transmission within a slot. </w:t>
            </w:r>
            <w:r w:rsidRPr="00A47734">
              <w:rPr>
                <w:rFonts w:ascii="Arial" w:hAnsi="Arial" w:cs="Arial"/>
                <w:color w:val="000000"/>
                <w:sz w:val="16"/>
                <w:szCs w:val="16"/>
              </w:rPr>
              <w:t xml:space="preserve">An actual repetition with a single symbol is omitted except for the case of </w:t>
            </w:r>
            <w:r w:rsidRPr="00A47734">
              <w:rPr>
                <w:rFonts w:ascii="Arial" w:hAnsi="Arial" w:cs="Arial"/>
                <w:i/>
                <w:color w:val="000000"/>
                <w:sz w:val="16"/>
                <w:szCs w:val="16"/>
              </w:rPr>
              <w:t>L</w:t>
            </w:r>
            <w:r w:rsidRPr="00A47734">
              <w:rPr>
                <w:rFonts w:ascii="Arial" w:hAnsi="Arial" w:cs="Arial"/>
                <w:color w:val="000000"/>
                <w:sz w:val="16"/>
                <w:szCs w:val="16"/>
              </w:rPr>
              <w:t>=1. An actual repetition is omitted according to the conditions in Clause 9, Clause 11.1</w:t>
            </w:r>
            <w:r w:rsidRPr="00A47734">
              <w:rPr>
                <w:rFonts w:ascii="Arial" w:hAnsi="Arial" w:cs="Arial"/>
                <w:color w:val="FF0000"/>
                <w:sz w:val="16"/>
                <w:szCs w:val="16"/>
              </w:rPr>
              <w:t>,</w:t>
            </w:r>
            <w:r w:rsidRPr="00A47734">
              <w:rPr>
                <w:rFonts w:ascii="Arial" w:hAnsi="Arial" w:cs="Arial"/>
                <w:strike/>
                <w:color w:val="FF0000"/>
                <w:sz w:val="16"/>
                <w:szCs w:val="16"/>
              </w:rPr>
              <w:t xml:space="preserve"> and</w:t>
            </w:r>
            <w:r w:rsidRPr="00A47734">
              <w:rPr>
                <w:rFonts w:ascii="Arial" w:hAnsi="Arial" w:cs="Arial"/>
                <w:color w:val="000000"/>
                <w:sz w:val="16"/>
                <w:szCs w:val="16"/>
              </w:rPr>
              <w:t xml:space="preserve"> Clause 11.2A </w:t>
            </w:r>
            <w:r w:rsidRPr="00A47734">
              <w:rPr>
                <w:rFonts w:ascii="Arial" w:hAnsi="Arial" w:cs="Arial"/>
                <w:color w:val="FF0000"/>
                <w:sz w:val="16"/>
                <w:szCs w:val="16"/>
              </w:rPr>
              <w:t xml:space="preserve">and Clause 17.2 </w:t>
            </w:r>
            <w:r w:rsidRPr="00A47734">
              <w:rPr>
                <w:rFonts w:ascii="Arial" w:hAnsi="Arial" w:cs="Arial"/>
                <w:color w:val="000000"/>
                <w:sz w:val="16"/>
                <w:szCs w:val="16"/>
              </w:rPr>
              <w:t>of [6, TS 38.213].</w:t>
            </w:r>
            <w:r w:rsidRPr="00A47734">
              <w:rPr>
                <w:rFonts w:ascii="Arial" w:hAnsi="Arial" w:cs="Arial"/>
                <w:sz w:val="16"/>
                <w:szCs w:val="16"/>
              </w:rPr>
              <w:t xml:space="preserve"> The UE shall repeat the TB across actual repetitions. The redundancy version to be applied on the </w:t>
            </w:r>
            <w:r w:rsidRPr="00A47734">
              <w:rPr>
                <w:rFonts w:ascii="Arial" w:hAnsi="Arial" w:cs="Arial"/>
                <w:i/>
                <w:sz w:val="16"/>
                <w:szCs w:val="16"/>
              </w:rPr>
              <w:t>n</w:t>
            </w:r>
            <w:r w:rsidRPr="00A47734">
              <w:rPr>
                <w:rFonts w:ascii="Arial" w:hAnsi="Arial" w:cs="Arial"/>
                <w:sz w:val="16"/>
                <w:szCs w:val="16"/>
              </w:rPr>
              <w:t xml:space="preserve">th actual repetition (with the counting including the actual repetitions that are omitted) is determined according to table 6.1.2.1-2, where </w:t>
            </w:r>
            <w:r w:rsidRPr="00A47734">
              <w:rPr>
                <w:rFonts w:ascii="Arial" w:hAnsi="Arial" w:cs="Arial"/>
                <w:i/>
                <w:iCs/>
                <w:sz w:val="16"/>
                <w:szCs w:val="16"/>
              </w:rPr>
              <w:t>N</w:t>
            </w:r>
            <w:r w:rsidRPr="00A47734">
              <w:rPr>
                <w:rFonts w:ascii="Arial" w:hAnsi="Arial" w:cs="Arial"/>
                <w:sz w:val="16"/>
                <w:szCs w:val="16"/>
              </w:rPr>
              <w:t xml:space="preserve">=1. </w:t>
            </w:r>
          </w:p>
          <w:p w14:paraId="418C00A6" w14:textId="77777777" w:rsidR="00EF6298" w:rsidRPr="00A47734" w:rsidRDefault="00EF6298" w:rsidP="00EF6298">
            <w:pPr>
              <w:rPr>
                <w:rFonts w:ascii="Arial" w:hAnsi="Arial" w:cs="Arial"/>
                <w:sz w:val="16"/>
                <w:szCs w:val="16"/>
              </w:rPr>
            </w:pPr>
            <w:r w:rsidRPr="00A47734">
              <w:rPr>
                <w:rFonts w:ascii="Arial" w:hAnsi="Arial" w:cs="Arial"/>
                <w:sz w:val="16"/>
                <w:szCs w:val="16"/>
              </w:rPr>
              <w:t>For PUSCH repetition Type B, when a UE receives a DCI that schedules aperiodic CSI report(s) or activates semi-persistent CSI report(s) on PUSCH with no transport block by a ‘</w:t>
            </w:r>
            <w:r w:rsidRPr="00A47734">
              <w:rPr>
                <w:rFonts w:ascii="Arial" w:hAnsi="Arial" w:cs="Arial"/>
                <w:i/>
                <w:sz w:val="16"/>
                <w:szCs w:val="16"/>
              </w:rPr>
              <w:t>CSI request’</w:t>
            </w:r>
            <w:r w:rsidRPr="00A47734">
              <w:rPr>
                <w:rFonts w:ascii="Arial" w:hAnsi="Arial" w:cs="Arial"/>
                <w:sz w:val="16"/>
                <w:szCs w:val="16"/>
              </w:rPr>
              <w:t xml:space="preserve"> field on a DCI, the number of nominal repetitions is always assumed to be 1, regardless of the value of </w:t>
            </w:r>
            <w:r w:rsidRPr="00A47734">
              <w:rPr>
                <w:rFonts w:ascii="Arial" w:hAnsi="Arial" w:cs="Arial"/>
                <w:i/>
                <w:iCs/>
                <w:sz w:val="16"/>
                <w:szCs w:val="16"/>
              </w:rPr>
              <w:t>numberOfRepetitions</w:t>
            </w:r>
            <w:r w:rsidRPr="00A47734">
              <w:rPr>
                <w:rFonts w:ascii="Arial" w:hAnsi="Arial" w:cs="Arial"/>
                <w:sz w:val="16"/>
                <w:szCs w:val="16"/>
              </w:rPr>
              <w:t>. When the UE is scheduled to transmit a PUSCH repetition Type B with no transport block and with aperiodic or semi-persistent CSI report(s) by a ‘</w:t>
            </w:r>
            <w:r w:rsidRPr="00A47734">
              <w:rPr>
                <w:rFonts w:ascii="Arial" w:hAnsi="Arial" w:cs="Arial"/>
                <w:i/>
                <w:sz w:val="16"/>
                <w:szCs w:val="16"/>
              </w:rPr>
              <w:t>CSI request’</w:t>
            </w:r>
            <w:r w:rsidRPr="00A47734">
              <w:rPr>
                <w:rFonts w:ascii="Arial" w:hAnsi="Arial" w:cs="Arial"/>
                <w:sz w:val="16"/>
                <w:szCs w:val="16"/>
              </w:rPr>
              <w:t xml:space="preserve"> field on a DCI, the first nominal repetition is expected to be the same as the first actual repetition. For PUSCH repetition Type B carrying semi-persistent CSI report(s) without a corresponding PDCCH after being activated on PUSCH by a ‘</w:t>
            </w:r>
            <w:r w:rsidRPr="00A47734">
              <w:rPr>
                <w:rFonts w:ascii="Arial" w:hAnsi="Arial" w:cs="Arial"/>
                <w:i/>
                <w:sz w:val="16"/>
                <w:szCs w:val="16"/>
              </w:rPr>
              <w:t>CSI request’</w:t>
            </w:r>
            <w:r w:rsidRPr="00A47734">
              <w:rPr>
                <w:rFonts w:ascii="Arial" w:hAnsi="Arial" w:cs="Arial"/>
                <w:sz w:val="16"/>
                <w:szCs w:val="16"/>
              </w:rPr>
              <w:t xml:space="preserve"> field on a DCI, if the first nominal repetition is not the same as the first actual repetition, the first nominal repetition is omitted; otherwise, the first nominal repetition is omitted according to the conditions in Clause 9, Clause 11.1</w:t>
            </w:r>
            <w:r w:rsidRPr="00A47734">
              <w:rPr>
                <w:rFonts w:ascii="Arial" w:hAnsi="Arial" w:cs="Arial"/>
                <w:color w:val="FF0000"/>
                <w:sz w:val="16"/>
                <w:szCs w:val="16"/>
              </w:rPr>
              <w:t xml:space="preserve">, </w:t>
            </w:r>
            <w:r w:rsidRPr="00A47734">
              <w:rPr>
                <w:rFonts w:ascii="Arial" w:hAnsi="Arial" w:cs="Arial"/>
                <w:strike/>
                <w:color w:val="FF0000"/>
                <w:sz w:val="16"/>
                <w:szCs w:val="16"/>
              </w:rPr>
              <w:t>and</w:t>
            </w:r>
            <w:r w:rsidRPr="00A47734">
              <w:rPr>
                <w:rFonts w:ascii="Arial" w:hAnsi="Arial" w:cs="Arial"/>
                <w:sz w:val="16"/>
                <w:szCs w:val="16"/>
              </w:rPr>
              <w:t xml:space="preserve"> Clause 11.2A </w:t>
            </w:r>
            <w:r w:rsidRPr="00A47734">
              <w:rPr>
                <w:rFonts w:ascii="Arial" w:hAnsi="Arial" w:cs="Arial"/>
                <w:color w:val="FF0000"/>
                <w:sz w:val="16"/>
                <w:szCs w:val="16"/>
              </w:rPr>
              <w:t xml:space="preserve">and Clause 17.2 </w:t>
            </w:r>
            <w:r w:rsidRPr="00A47734">
              <w:rPr>
                <w:rFonts w:ascii="Arial" w:hAnsi="Arial" w:cs="Arial"/>
                <w:sz w:val="16"/>
                <w:szCs w:val="16"/>
              </w:rPr>
              <w:t>of [6, TS 38.213].</w:t>
            </w:r>
          </w:p>
          <w:p w14:paraId="443A301D" w14:textId="77777777" w:rsidR="00A47734" w:rsidRPr="00A47734" w:rsidRDefault="00A47734" w:rsidP="00A47734">
            <w:pPr>
              <w:jc w:val="center"/>
              <w:rPr>
                <w:rFonts w:ascii="Arial" w:hAnsi="Arial" w:cs="Arial"/>
                <w:color w:val="FF0000"/>
                <w:sz w:val="16"/>
                <w:szCs w:val="16"/>
                <w:lang w:val="en-US"/>
              </w:rPr>
            </w:pPr>
            <w:r w:rsidRPr="00A47734">
              <w:rPr>
                <w:rFonts w:ascii="Arial" w:hAnsi="Arial" w:cs="Arial"/>
                <w:color w:val="FF0000"/>
                <w:sz w:val="16"/>
                <w:szCs w:val="16"/>
                <w:lang w:val="en-US"/>
              </w:rPr>
              <w:t>&lt; unchanged text omitted&gt;</w:t>
            </w:r>
          </w:p>
          <w:p w14:paraId="623B2709" w14:textId="77777777" w:rsidR="00EF6298" w:rsidRPr="00A47734" w:rsidRDefault="00EF6298" w:rsidP="00A47734">
            <w:pPr>
              <w:rPr>
                <w:rFonts w:ascii="Arial" w:hAnsi="Arial" w:cs="Arial"/>
                <w:b/>
                <w:bCs/>
                <w:sz w:val="16"/>
                <w:szCs w:val="16"/>
                <w:lang w:val="en-US" w:eastAsia="zh-CN"/>
              </w:rPr>
            </w:pPr>
            <w:bookmarkStart w:id="222" w:name="_Toc91695490"/>
            <w:r w:rsidRPr="00A47734">
              <w:rPr>
                <w:rFonts w:ascii="Arial" w:hAnsi="Arial" w:cs="Arial"/>
                <w:b/>
                <w:bCs/>
                <w:sz w:val="16"/>
                <w:szCs w:val="16"/>
                <w:lang w:val="en-US" w:eastAsia="zh-CN"/>
              </w:rPr>
              <w:t>6.1.2.3.1</w:t>
            </w:r>
            <w:r w:rsidRPr="00A47734">
              <w:rPr>
                <w:rFonts w:ascii="Arial" w:hAnsi="Arial" w:cs="Arial"/>
                <w:b/>
                <w:bCs/>
                <w:sz w:val="16"/>
                <w:szCs w:val="16"/>
                <w:lang w:val="en-US" w:eastAsia="zh-CN"/>
              </w:rPr>
              <w:tab/>
              <w:t>Transport Block repetition for uplink transmissions of PUSCH repetition Type A with a configured grant</w:t>
            </w:r>
            <w:bookmarkEnd w:id="222"/>
          </w:p>
          <w:p w14:paraId="07549C02" w14:textId="77777777" w:rsidR="00A47734" w:rsidRPr="00A47734" w:rsidRDefault="00A47734" w:rsidP="00A47734">
            <w:pPr>
              <w:jc w:val="center"/>
              <w:rPr>
                <w:rFonts w:ascii="Arial" w:hAnsi="Arial" w:cs="Arial"/>
                <w:color w:val="FF0000"/>
                <w:sz w:val="16"/>
                <w:szCs w:val="16"/>
                <w:lang w:val="en-US"/>
              </w:rPr>
            </w:pPr>
            <w:r w:rsidRPr="00A47734">
              <w:rPr>
                <w:rFonts w:ascii="Arial" w:hAnsi="Arial" w:cs="Arial"/>
                <w:color w:val="FF0000"/>
                <w:sz w:val="16"/>
                <w:szCs w:val="16"/>
                <w:lang w:val="en-US"/>
              </w:rPr>
              <w:t>&lt; unchanged text omitted&gt;</w:t>
            </w:r>
          </w:p>
          <w:p w14:paraId="74FBD0CF" w14:textId="77777777" w:rsidR="00EF6298" w:rsidRPr="00A47734" w:rsidRDefault="00EF6298" w:rsidP="00EF6298">
            <w:pPr>
              <w:rPr>
                <w:rFonts w:ascii="Arial" w:hAnsi="Arial" w:cs="Arial"/>
                <w:sz w:val="16"/>
                <w:szCs w:val="16"/>
                <w:lang w:val="en-US" w:eastAsia="en-GB"/>
              </w:rPr>
            </w:pPr>
            <w:r w:rsidRPr="00A47734">
              <w:rPr>
                <w:rFonts w:ascii="Arial" w:hAnsi="Arial" w:cs="Arial"/>
                <w:color w:val="000000"/>
                <w:sz w:val="16"/>
                <w:szCs w:val="16"/>
              </w:rPr>
              <w:t>A Type 1 or Type 2 PUSCH transmission with a configured grant in a slot is omitted according to the conditions in Clause 9, Clause 11.1</w:t>
            </w:r>
            <w:r w:rsidRPr="00A47734">
              <w:rPr>
                <w:rFonts w:ascii="Arial" w:hAnsi="Arial" w:cs="Arial"/>
                <w:color w:val="FF0000"/>
                <w:sz w:val="16"/>
                <w:szCs w:val="16"/>
              </w:rPr>
              <w:t xml:space="preserve">, </w:t>
            </w:r>
            <w:r w:rsidRPr="00A47734">
              <w:rPr>
                <w:rFonts w:ascii="Arial" w:hAnsi="Arial" w:cs="Arial"/>
                <w:strike/>
                <w:color w:val="FF0000"/>
                <w:sz w:val="16"/>
                <w:szCs w:val="16"/>
              </w:rPr>
              <w:t>and</w:t>
            </w:r>
            <w:r w:rsidRPr="00A47734">
              <w:rPr>
                <w:rFonts w:ascii="Arial" w:hAnsi="Arial" w:cs="Arial"/>
                <w:color w:val="000000"/>
                <w:sz w:val="16"/>
                <w:szCs w:val="16"/>
              </w:rPr>
              <w:t xml:space="preserve"> Clause 11.2A </w:t>
            </w:r>
            <w:r w:rsidRPr="00A47734">
              <w:rPr>
                <w:rFonts w:ascii="Arial" w:hAnsi="Arial" w:cs="Arial"/>
                <w:color w:val="FF0000"/>
                <w:sz w:val="16"/>
                <w:szCs w:val="16"/>
              </w:rPr>
              <w:t xml:space="preserve">and Clause 17.2 </w:t>
            </w:r>
            <w:r w:rsidRPr="00A47734">
              <w:rPr>
                <w:rFonts w:ascii="Arial" w:hAnsi="Arial" w:cs="Arial"/>
                <w:color w:val="000000"/>
                <w:sz w:val="16"/>
                <w:szCs w:val="16"/>
              </w:rPr>
              <w:t>of [6, TS 38.213].</w:t>
            </w:r>
            <w:r w:rsidRPr="00A47734">
              <w:rPr>
                <w:rFonts w:ascii="Arial" w:hAnsi="Arial" w:cs="Arial"/>
                <w:sz w:val="16"/>
                <w:szCs w:val="16"/>
                <w:lang w:val="en-US" w:eastAsia="en-GB"/>
              </w:rPr>
              <w:t xml:space="preserve"> </w:t>
            </w:r>
          </w:p>
          <w:p w14:paraId="7B8686A3" w14:textId="77777777" w:rsidR="00EF6298" w:rsidRPr="00A47734" w:rsidRDefault="00EF6298" w:rsidP="00EF6298">
            <w:pPr>
              <w:rPr>
                <w:rFonts w:ascii="Arial" w:hAnsi="Arial" w:cs="Arial"/>
                <w:sz w:val="16"/>
                <w:szCs w:val="16"/>
                <w:highlight w:val="cyan"/>
                <w:lang w:eastAsia="x-none"/>
              </w:rPr>
            </w:pPr>
            <w:r w:rsidRPr="00A47734">
              <w:rPr>
                <w:rFonts w:ascii="Arial" w:eastAsia="MS PGothic" w:hAnsi="Arial" w:cs="Arial"/>
                <w:color w:val="FF0000"/>
                <w:sz w:val="16"/>
                <w:szCs w:val="16"/>
                <w:lang w:val="en-US"/>
              </w:rPr>
              <w:t>&lt; unchanged text omitted&gt;</w:t>
            </w:r>
          </w:p>
          <w:p w14:paraId="4D7C291A" w14:textId="3DE98BD2" w:rsidR="00EF6298" w:rsidRPr="00A47734" w:rsidRDefault="00EF6298" w:rsidP="00EF6298">
            <w:pPr>
              <w:jc w:val="center"/>
              <w:rPr>
                <w:rFonts w:ascii="Arial" w:hAnsi="Arial" w:cs="Arial"/>
                <w:sz w:val="16"/>
                <w:szCs w:val="16"/>
                <w:highlight w:val="cyan"/>
                <w:lang w:eastAsia="x-none"/>
              </w:rPr>
            </w:pPr>
            <w:r w:rsidRPr="00A47734">
              <w:rPr>
                <w:rFonts w:ascii="Arial" w:hAnsi="Arial" w:cs="Arial"/>
                <w:color w:val="FF0000"/>
                <w:sz w:val="16"/>
                <w:szCs w:val="16"/>
              </w:rPr>
              <w:t>======TP to TS 38.214 V17.0.0 ======</w:t>
            </w:r>
          </w:p>
        </w:tc>
      </w:tr>
    </w:tbl>
    <w:p w14:paraId="02CCE744" w14:textId="77777777" w:rsidR="00EF6298" w:rsidRDefault="00EF6298" w:rsidP="00EF6298">
      <w:pPr>
        <w:rPr>
          <w:highlight w:val="cyan"/>
          <w:lang w:eastAsia="x-none"/>
        </w:rPr>
      </w:pPr>
    </w:p>
    <w:p w14:paraId="1B24F4C1" w14:textId="73CE5558" w:rsidR="00EF6298" w:rsidRDefault="00EF6298" w:rsidP="00EF6298"/>
    <w:p w14:paraId="15642AF4" w14:textId="3509BBF2" w:rsidR="00EF6298" w:rsidRPr="00877908" w:rsidRDefault="002328C4" w:rsidP="00EF6298">
      <w:pPr>
        <w:rPr>
          <w:b/>
          <w:bCs/>
        </w:rPr>
      </w:pPr>
      <w:hyperlink r:id="rId1539" w:history="1">
        <w:r w:rsidR="004371F4">
          <w:rPr>
            <w:rStyle w:val="Hyperlink"/>
            <w:b/>
            <w:bCs/>
          </w:rPr>
          <w:t>R1-2202668</w:t>
        </w:r>
      </w:hyperlink>
      <w:r w:rsidR="00EF6298" w:rsidRPr="00877908">
        <w:rPr>
          <w:b/>
          <w:bCs/>
        </w:rPr>
        <w:tab/>
        <w:t>FL summary #2 on other aspects of UE complexity reduction for RedCap</w:t>
      </w:r>
      <w:r w:rsidR="00EF6298" w:rsidRPr="00877908">
        <w:rPr>
          <w:b/>
          <w:bCs/>
        </w:rPr>
        <w:tab/>
        <w:t>Moderator (Qualcomm)</w:t>
      </w:r>
    </w:p>
    <w:p w14:paraId="104A95E0" w14:textId="2D49E83C" w:rsidR="00877908" w:rsidRDefault="00877908" w:rsidP="00EF6298">
      <w:r>
        <w:t>From Mar 1</w:t>
      </w:r>
      <w:r w:rsidRPr="00877908">
        <w:rPr>
          <w:vertAlign w:val="superscript"/>
        </w:rPr>
        <w:t>st</w:t>
      </w:r>
      <w:r>
        <w:t xml:space="preserve"> GTW session</w:t>
      </w:r>
    </w:p>
    <w:p w14:paraId="1EE75BE3" w14:textId="77777777" w:rsidR="00877908" w:rsidRPr="00877908" w:rsidRDefault="00877908" w:rsidP="00877908">
      <w:pPr>
        <w:rPr>
          <w:highlight w:val="darkYellow"/>
          <w:lang w:eastAsia="zh-CN"/>
        </w:rPr>
      </w:pPr>
      <w:r w:rsidRPr="00877908">
        <w:rPr>
          <w:rFonts w:hint="eastAsia"/>
          <w:highlight w:val="darkYellow"/>
          <w:lang w:eastAsia="zh-CN"/>
        </w:rPr>
        <w:t>W</w:t>
      </w:r>
      <w:r w:rsidRPr="00877908">
        <w:rPr>
          <w:highlight w:val="darkYellow"/>
          <w:lang w:eastAsia="zh-CN"/>
        </w:rPr>
        <w:t>orking Assumption</w:t>
      </w:r>
    </w:p>
    <w:p w14:paraId="2CBCDBEC" w14:textId="77777777" w:rsidR="00877908" w:rsidRPr="00877908" w:rsidRDefault="00877908" w:rsidP="00A63FAE">
      <w:pPr>
        <w:pStyle w:val="ListParagraph"/>
        <w:numPr>
          <w:ilvl w:val="0"/>
          <w:numId w:val="97"/>
        </w:numPr>
        <w:rPr>
          <w:rFonts w:ascii="Calibri" w:eastAsia="Microsoft YaHei UI" w:hAnsi="Calibri" w:cs="Calibri"/>
          <w:sz w:val="22"/>
          <w:szCs w:val="22"/>
          <w:lang w:val="en-US" w:eastAsia="zh-CN"/>
        </w:rPr>
      </w:pPr>
      <w:r w:rsidRPr="00877908">
        <w:rPr>
          <w:rFonts w:eastAsia="Microsoft YaHei UI"/>
          <w:lang w:val="en-US" w:eastAsia="zh-CN"/>
        </w:rPr>
        <w:t>For Case 5 of SSB overlapping with Msg3 (re)transmission or PUCCH for Msg4/MsgB, reuse the same handling as for other dynamically scheduled UL transmission and prioritize the SSB</w:t>
      </w:r>
    </w:p>
    <w:p w14:paraId="644DB902" w14:textId="77777777" w:rsidR="00877908" w:rsidRPr="00877908" w:rsidRDefault="00877908" w:rsidP="00A63FAE">
      <w:pPr>
        <w:pStyle w:val="ListParagraph"/>
        <w:numPr>
          <w:ilvl w:val="1"/>
          <w:numId w:val="97"/>
        </w:numPr>
        <w:rPr>
          <w:rFonts w:ascii="Calibri" w:eastAsia="Microsoft YaHei UI" w:hAnsi="Calibri" w:cs="Calibri"/>
          <w:sz w:val="22"/>
          <w:szCs w:val="22"/>
          <w:lang w:val="en-US" w:eastAsia="zh-CN"/>
        </w:rPr>
      </w:pPr>
      <w:r w:rsidRPr="00877908">
        <w:rPr>
          <w:rFonts w:eastAsia="Microsoft YaHei UI"/>
          <w:lang w:val="en-US" w:eastAsia="zh-CN"/>
        </w:rPr>
        <w:t>Note: Whether the above collision rule is reused for Msg3 PUSCH repetition is up to the agreement in the CE WI</w:t>
      </w:r>
    </w:p>
    <w:p w14:paraId="5E7ECF8C" w14:textId="41ED1676" w:rsidR="00877908" w:rsidRPr="00877908" w:rsidRDefault="00877908" w:rsidP="00877908">
      <w:pPr>
        <w:rPr>
          <w:lang w:val="en-US"/>
        </w:rPr>
      </w:pPr>
    </w:p>
    <w:p w14:paraId="171BF523" w14:textId="625810F1" w:rsidR="00EF6298" w:rsidRDefault="002328C4" w:rsidP="00EF6298">
      <w:hyperlink r:id="rId1540" w:history="1">
        <w:r w:rsidR="004371F4">
          <w:rPr>
            <w:rStyle w:val="Hyperlink"/>
          </w:rPr>
          <w:t>R1-2202669</w:t>
        </w:r>
      </w:hyperlink>
      <w:r w:rsidR="00EF6298">
        <w:tab/>
        <w:t>FL summary #3 on other aspects of UE complexity reduction for RedCap</w:t>
      </w:r>
      <w:r w:rsidR="00EF6298">
        <w:tab/>
        <w:t>Moderator (Qualcomm)</w:t>
      </w:r>
    </w:p>
    <w:p w14:paraId="79AFDA90" w14:textId="77777777" w:rsidR="00D71ADB" w:rsidRDefault="00D71ADB" w:rsidP="00EF6298"/>
    <w:p w14:paraId="7C0C3EFA" w14:textId="4951713C" w:rsidR="00BD40DD" w:rsidRDefault="00BD40DD" w:rsidP="00EF6298">
      <w:r w:rsidRPr="00D71ADB">
        <w:rPr>
          <w:b/>
          <w:bCs/>
        </w:rPr>
        <w:t>Decision:</w:t>
      </w:r>
      <w:r>
        <w:t xml:space="preserve"> As per email decision posted on Mar 1</w:t>
      </w:r>
      <w:r w:rsidRPr="00BD40DD">
        <w:rPr>
          <w:vertAlign w:val="superscript"/>
        </w:rPr>
        <w:t>st</w:t>
      </w:r>
      <w:r>
        <w:t>,</w:t>
      </w:r>
    </w:p>
    <w:p w14:paraId="3EAEAAD0" w14:textId="77777777" w:rsidR="00BD40DD" w:rsidRPr="00BD40DD" w:rsidRDefault="00BD40DD" w:rsidP="00BD40DD">
      <w:pPr>
        <w:rPr>
          <w:szCs w:val="20"/>
          <w:lang w:val="en-US" w:eastAsia="ko-KR"/>
        </w:rPr>
      </w:pPr>
      <w:r w:rsidRPr="00BD40DD">
        <w:rPr>
          <w:shd w:val="clear" w:color="auto" w:fill="00FF00"/>
        </w:rPr>
        <w:t>Agreement</w:t>
      </w:r>
    </w:p>
    <w:p w14:paraId="4DDBB2DF" w14:textId="3ACA366C" w:rsidR="00BD40DD" w:rsidRPr="00BD40DD" w:rsidRDefault="00BD40DD" w:rsidP="00BD40DD">
      <w:pPr>
        <w:rPr>
          <w:szCs w:val="20"/>
        </w:rPr>
      </w:pPr>
      <w:r w:rsidRPr="00BD40DD">
        <w:rPr>
          <w:szCs w:val="20"/>
        </w:rPr>
        <w:t>DL-UL collision handling for HD-FDD operation is applied after intra-UE multiplexing/prioritization, and the following TP to Clause 9 of TS 38.213 is endorsed</w:t>
      </w:r>
      <w:r>
        <w:rPr>
          <w:szCs w:val="20"/>
        </w:rPr>
        <w:t>.</w:t>
      </w:r>
    </w:p>
    <w:tbl>
      <w:tblPr>
        <w:tblW w:w="0" w:type="auto"/>
        <w:tblCellMar>
          <w:left w:w="0" w:type="dxa"/>
          <w:right w:w="0" w:type="dxa"/>
        </w:tblCellMar>
        <w:tblLook w:val="04A0" w:firstRow="1" w:lastRow="0" w:firstColumn="1" w:lastColumn="0" w:noHBand="0" w:noVBand="1"/>
      </w:tblPr>
      <w:tblGrid>
        <w:gridCol w:w="9857"/>
      </w:tblGrid>
      <w:tr w:rsidR="00BD40DD" w:rsidRPr="00BD40DD" w14:paraId="4E361612" w14:textId="77777777" w:rsidTr="009E6ECF">
        <w:tc>
          <w:tcPr>
            <w:tcW w:w="98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069EF88" w14:textId="77777777" w:rsidR="00BD40DD" w:rsidRPr="00BD40DD" w:rsidRDefault="00BD40DD" w:rsidP="002A507E">
            <w:pPr>
              <w:jc w:val="center"/>
              <w:rPr>
                <w:color w:val="000000"/>
              </w:rPr>
            </w:pPr>
            <w:r w:rsidRPr="002A507E">
              <w:rPr>
                <w:color w:val="FF0000"/>
              </w:rPr>
              <w:t>===================== Unchanged parts are omitted=====================</w:t>
            </w:r>
          </w:p>
          <w:p w14:paraId="7B16D1B3" w14:textId="77777777" w:rsidR="00BD40DD" w:rsidRPr="00BD40DD" w:rsidRDefault="00BD40DD" w:rsidP="009E6ECF">
            <w:pPr>
              <w:wordWrap w:val="0"/>
              <w:jc w:val="both"/>
              <w:rPr>
                <w:rFonts w:ascii="Arial" w:eastAsia="Malgun Gothic" w:hAnsi="Arial" w:cs="Arial"/>
                <w:color w:val="000000"/>
                <w:sz w:val="16"/>
                <w:szCs w:val="16"/>
              </w:rPr>
            </w:pPr>
            <w:r w:rsidRPr="00BD40DD">
              <w:rPr>
                <w:rFonts w:ascii="Arial" w:eastAsia="Malgun Gothic" w:hAnsi="Arial" w:cs="Arial"/>
                <w:color w:val="000000"/>
                <w:sz w:val="16"/>
                <w:szCs w:val="16"/>
              </w:rPr>
              <w:t>In the remaining of this clause, a UE multiplexes UCIs with same priority index in a PUCCH or a PUSCH before considering limitations for UE transmission as described in clause 11.1</w:t>
            </w:r>
            <w:r w:rsidRPr="00BD40DD">
              <w:rPr>
                <w:rFonts w:ascii="Arial" w:eastAsia="Malgun Gothic" w:hAnsi="Arial" w:cs="Arial"/>
                <w:color w:val="FF0000"/>
                <w:sz w:val="16"/>
                <w:szCs w:val="16"/>
              </w:rPr>
              <w:t>, </w:t>
            </w:r>
            <w:r w:rsidRPr="00BD40DD">
              <w:rPr>
                <w:rFonts w:ascii="Arial" w:eastAsia="Malgun Gothic" w:hAnsi="Arial" w:cs="Arial"/>
                <w:strike/>
                <w:color w:val="FF0000"/>
                <w:sz w:val="16"/>
                <w:szCs w:val="16"/>
              </w:rPr>
              <w:t>and</w:t>
            </w:r>
            <w:r w:rsidRPr="00BD40DD">
              <w:rPr>
                <w:rFonts w:ascii="Arial" w:eastAsia="Malgun Gothic" w:hAnsi="Arial" w:cs="Arial"/>
                <w:color w:val="000000"/>
                <w:sz w:val="16"/>
                <w:szCs w:val="16"/>
              </w:rPr>
              <w:t> clause 11.1.1 </w:t>
            </w:r>
            <w:r w:rsidRPr="00BD40DD">
              <w:rPr>
                <w:rFonts w:ascii="Arial" w:eastAsia="Malgun Gothic" w:hAnsi="Arial" w:cs="Arial"/>
                <w:color w:val="FF0000"/>
                <w:sz w:val="16"/>
                <w:szCs w:val="16"/>
              </w:rPr>
              <w:t>and clause 17.2</w:t>
            </w:r>
            <w:r w:rsidRPr="00BD40DD">
              <w:rPr>
                <w:rFonts w:ascii="Arial" w:eastAsia="Malgun Gothic" w:hAnsi="Arial" w:cs="Arial"/>
                <w:color w:val="000000"/>
                <w:sz w:val="16"/>
                <w:szCs w:val="16"/>
              </w:rPr>
              <w:t>. A PUCCH or a PUSCH is assumed to have a same priority index as a priority index of UCIs a UE multiplexes in the PUCCH or the PUSCH.</w:t>
            </w:r>
          </w:p>
          <w:p w14:paraId="3577C10E" w14:textId="2856288F" w:rsidR="00BD40DD" w:rsidRPr="00BD40DD" w:rsidRDefault="002A507E" w:rsidP="002A507E">
            <w:pPr>
              <w:wordWrap w:val="0"/>
              <w:jc w:val="center"/>
              <w:rPr>
                <w:rFonts w:ascii="Arial" w:eastAsia="Malgun Gothic" w:hAnsi="Arial" w:cs="Arial"/>
                <w:color w:val="000000"/>
                <w:sz w:val="16"/>
                <w:szCs w:val="16"/>
              </w:rPr>
            </w:pPr>
            <w:r w:rsidRPr="002A507E">
              <w:rPr>
                <w:color w:val="FF0000"/>
              </w:rPr>
              <w:t>===================== Unchanged parts are omitted=====================</w:t>
            </w:r>
          </w:p>
        </w:tc>
      </w:tr>
    </w:tbl>
    <w:p w14:paraId="0BF97E2B" w14:textId="6DD7063C" w:rsidR="00BD40DD" w:rsidRPr="00BD40DD" w:rsidRDefault="00BD40DD" w:rsidP="00BD40DD">
      <w:pPr>
        <w:rPr>
          <w:rFonts w:ascii="Times New Roman" w:hAnsi="Times New Roman"/>
          <w:szCs w:val="20"/>
        </w:rPr>
      </w:pPr>
    </w:p>
    <w:p w14:paraId="7D69F1FD" w14:textId="77777777" w:rsidR="00BD40DD" w:rsidRPr="00BD40DD" w:rsidRDefault="00BD40DD" w:rsidP="00BD40DD">
      <w:pPr>
        <w:rPr>
          <w:rFonts w:ascii="Times New Roman" w:hAnsi="Times New Roman"/>
          <w:szCs w:val="20"/>
        </w:rPr>
      </w:pPr>
      <w:r w:rsidRPr="00BD40DD">
        <w:rPr>
          <w:rFonts w:ascii="Times New Roman" w:hAnsi="Times New Roman"/>
          <w:szCs w:val="20"/>
          <w:shd w:val="clear" w:color="auto" w:fill="00FF00"/>
        </w:rPr>
        <w:t>Agreement</w:t>
      </w:r>
    </w:p>
    <w:p w14:paraId="647563DB" w14:textId="7A969709" w:rsidR="00BD40DD" w:rsidRPr="00BD40DD" w:rsidRDefault="00BD40DD" w:rsidP="00BD40DD">
      <w:pPr>
        <w:rPr>
          <w:rFonts w:ascii="Times New Roman" w:hAnsi="Times New Roman"/>
          <w:szCs w:val="20"/>
        </w:rPr>
      </w:pPr>
      <w:r w:rsidRPr="00BD40DD">
        <w:rPr>
          <w:rFonts w:ascii="Times New Roman" w:hAnsi="Times New Roman"/>
          <w:szCs w:val="20"/>
        </w:rPr>
        <w:t>The following text proposal to TS 38.213, clause 17.2 is endorsed</w:t>
      </w:r>
      <w:r>
        <w:rPr>
          <w:rFonts w:ascii="Times New Roman" w:hAnsi="Times New Roman"/>
          <w:szCs w:val="20"/>
        </w:rPr>
        <w:t>.</w:t>
      </w:r>
    </w:p>
    <w:tbl>
      <w:tblPr>
        <w:tblW w:w="0" w:type="auto"/>
        <w:tblCellMar>
          <w:left w:w="0" w:type="dxa"/>
          <w:right w:w="0" w:type="dxa"/>
        </w:tblCellMar>
        <w:tblLook w:val="04A0" w:firstRow="1" w:lastRow="0" w:firstColumn="1" w:lastColumn="0" w:noHBand="0" w:noVBand="1"/>
      </w:tblPr>
      <w:tblGrid>
        <w:gridCol w:w="9857"/>
      </w:tblGrid>
      <w:tr w:rsidR="00BD40DD" w:rsidRPr="00BD40DD" w14:paraId="52E30AA2" w14:textId="77777777" w:rsidTr="009E6ECF">
        <w:tc>
          <w:tcPr>
            <w:tcW w:w="98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684A699" w14:textId="5ADCB09A" w:rsidR="00BD40DD" w:rsidRPr="00BD40DD" w:rsidRDefault="002A507E" w:rsidP="002A507E">
            <w:pPr>
              <w:wordWrap w:val="0"/>
              <w:jc w:val="center"/>
              <w:rPr>
                <w:rFonts w:ascii="Arial" w:eastAsia="Malgun Gothic" w:hAnsi="Arial" w:cs="Arial"/>
                <w:color w:val="000000"/>
                <w:sz w:val="16"/>
                <w:szCs w:val="16"/>
              </w:rPr>
            </w:pPr>
            <w:r w:rsidRPr="002A507E">
              <w:rPr>
                <w:color w:val="FF0000"/>
              </w:rPr>
              <w:t>===================== Unchanged parts are omitted=====================</w:t>
            </w:r>
          </w:p>
          <w:p w14:paraId="29F7ED7C" w14:textId="77777777" w:rsidR="00BD40DD" w:rsidRPr="00BD40DD" w:rsidRDefault="00BD40DD" w:rsidP="009E6ECF">
            <w:pPr>
              <w:wordWrap w:val="0"/>
              <w:jc w:val="both"/>
              <w:rPr>
                <w:rFonts w:ascii="Arial" w:eastAsia="Malgun Gothic" w:hAnsi="Arial" w:cs="Arial"/>
                <w:color w:val="000000"/>
                <w:sz w:val="16"/>
                <w:szCs w:val="16"/>
              </w:rPr>
            </w:pPr>
            <w:r w:rsidRPr="00BD40DD">
              <w:rPr>
                <w:rFonts w:ascii="Arial" w:eastAsia="Malgun Gothic" w:hAnsi="Arial" w:cs="Arial"/>
                <w:color w:val="000000"/>
                <w:sz w:val="16"/>
                <w:szCs w:val="16"/>
              </w:rPr>
              <w:t>If a HD-UE would transmit a </w:t>
            </w:r>
            <w:r w:rsidRPr="00BD40DD">
              <w:rPr>
                <w:rFonts w:ascii="Arial" w:eastAsia="Malgun Gothic" w:hAnsi="Arial" w:cs="Arial"/>
                <w:color w:val="FF0000"/>
                <w:sz w:val="16"/>
                <w:szCs w:val="16"/>
              </w:rPr>
              <w:t>PRACH based on a detected DCI format, or</w:t>
            </w:r>
            <w:r w:rsidRPr="00BD40DD">
              <w:rPr>
                <w:rFonts w:ascii="Arial" w:eastAsia="Malgun Gothic" w:hAnsi="Arial" w:cs="Arial"/>
                <w:color w:val="000000"/>
                <w:sz w:val="16"/>
                <w:szCs w:val="16"/>
              </w:rPr>
              <w:t> PUSCH, or PUCCH,</w:t>
            </w:r>
            <w:r w:rsidRPr="00BD40DD">
              <w:rPr>
                <w:rFonts w:ascii="Arial" w:eastAsia="Malgun Gothic" w:hAnsi="Arial" w:cs="Arial"/>
                <w:strike/>
                <w:color w:val="FF0000"/>
                <w:sz w:val="16"/>
                <w:szCs w:val="16"/>
              </w:rPr>
              <w:t> or PRACH</w:t>
            </w:r>
            <w:r w:rsidRPr="00BD40DD">
              <w:rPr>
                <w:rFonts w:ascii="Arial" w:eastAsia="Malgun Gothic" w:hAnsi="Arial" w:cs="Arial"/>
                <w:color w:val="000000"/>
                <w:sz w:val="16"/>
                <w:szCs w:val="16"/>
              </w:rPr>
              <w:t>, or SRS </w:t>
            </w:r>
            <w:r w:rsidRPr="00BD40DD">
              <w:rPr>
                <w:rFonts w:ascii="Arial" w:eastAsia="Malgun Gothic" w:hAnsi="Arial" w:cs="Arial"/>
                <w:strike/>
                <w:color w:val="FF0000"/>
                <w:sz w:val="16"/>
                <w:szCs w:val="16"/>
              </w:rPr>
              <w:t>based on a detected DCI format</w:t>
            </w:r>
            <w:r w:rsidRPr="00BD40DD">
              <w:rPr>
                <w:rFonts w:ascii="Arial" w:eastAsia="Malgun Gothic" w:hAnsi="Arial" w:cs="Arial"/>
                <w:color w:val="FF0000"/>
                <w:sz w:val="16"/>
                <w:szCs w:val="16"/>
              </w:rPr>
              <w:t> </w:t>
            </w:r>
            <w:r w:rsidRPr="00BD40DD">
              <w:rPr>
                <w:rFonts w:ascii="Arial" w:eastAsia="Malgun Gothic" w:hAnsi="Arial" w:cs="Arial"/>
                <w:color w:val="000000"/>
                <w:sz w:val="16"/>
                <w:szCs w:val="16"/>
              </w:rPr>
              <w:t>and the HD-UE is indicated presence of SS/PBCH blocks by </w:t>
            </w:r>
            <w:r w:rsidRPr="00BD40DD">
              <w:rPr>
                <w:rFonts w:ascii="Arial" w:eastAsia="Malgun Gothic" w:hAnsi="Arial" w:cs="Arial"/>
                <w:i/>
                <w:iCs/>
                <w:color w:val="000000"/>
                <w:sz w:val="16"/>
                <w:szCs w:val="16"/>
              </w:rPr>
              <w:t>ssb-PositionsInBurst</w:t>
            </w:r>
            <w:r w:rsidRPr="00BD40DD">
              <w:rPr>
                <w:rFonts w:ascii="Arial" w:eastAsia="Malgun Gothic" w:hAnsi="Arial" w:cs="Arial"/>
                <w:color w:val="000000"/>
                <w:sz w:val="16"/>
                <w:szCs w:val="16"/>
              </w:rPr>
              <w:t> in </w:t>
            </w:r>
            <w:r w:rsidRPr="00BD40DD">
              <w:rPr>
                <w:rFonts w:ascii="Arial" w:eastAsia="Malgun Gothic" w:hAnsi="Arial" w:cs="Arial"/>
                <w:i/>
                <w:iCs/>
                <w:color w:val="000000"/>
                <w:sz w:val="16"/>
                <w:szCs w:val="16"/>
              </w:rPr>
              <w:t>SIB1</w:t>
            </w:r>
            <w:r w:rsidRPr="00BD40DD">
              <w:rPr>
                <w:rFonts w:ascii="Arial" w:eastAsia="Malgun Gothic" w:hAnsi="Arial" w:cs="Arial"/>
                <w:color w:val="000000"/>
                <w:sz w:val="16"/>
                <w:szCs w:val="16"/>
              </w:rPr>
              <w:t> or in </w:t>
            </w:r>
            <w:r w:rsidRPr="00BD40DD">
              <w:rPr>
                <w:rFonts w:ascii="Arial" w:eastAsia="Malgun Gothic" w:hAnsi="Arial" w:cs="Arial"/>
                <w:i/>
                <w:iCs/>
                <w:color w:val="000000"/>
                <w:sz w:val="16"/>
                <w:szCs w:val="16"/>
              </w:rPr>
              <w:t>ServingCellConfigCommon</w:t>
            </w:r>
            <w:r w:rsidRPr="00BD40DD">
              <w:rPr>
                <w:rFonts w:ascii="Arial" w:eastAsia="Malgun Gothic" w:hAnsi="Arial" w:cs="Arial"/>
                <w:color w:val="000000"/>
                <w:sz w:val="16"/>
                <w:szCs w:val="16"/>
              </w:rPr>
              <w:t> in a set of symbols, the HD-UE does not transmit PUSCH or PUCCH or PRACH if a transmission would overlap with any symbol from the set of symbols and the HD-UE does not transmit SRS in the set of symbols.</w:t>
            </w:r>
          </w:p>
          <w:p w14:paraId="7067A2F2" w14:textId="64C9B517" w:rsidR="00BD40DD" w:rsidRPr="00BD40DD" w:rsidRDefault="002A507E" w:rsidP="002A507E">
            <w:pPr>
              <w:wordWrap w:val="0"/>
              <w:jc w:val="center"/>
              <w:rPr>
                <w:rFonts w:ascii="Arial" w:eastAsia="Malgun Gothic" w:hAnsi="Arial" w:cs="Arial"/>
                <w:color w:val="000000"/>
                <w:sz w:val="16"/>
                <w:szCs w:val="16"/>
              </w:rPr>
            </w:pPr>
            <w:r w:rsidRPr="002A507E">
              <w:rPr>
                <w:color w:val="FF0000"/>
              </w:rPr>
              <w:t>===================== Unchanged parts are omitted=====================</w:t>
            </w:r>
          </w:p>
        </w:tc>
      </w:tr>
    </w:tbl>
    <w:p w14:paraId="6B1BD845" w14:textId="675DDC78" w:rsidR="00BD40DD" w:rsidRPr="00BD40DD" w:rsidRDefault="00BD40DD" w:rsidP="00BD40DD">
      <w:pPr>
        <w:rPr>
          <w:rFonts w:ascii="Times New Roman" w:hAnsi="Times New Roman"/>
          <w:szCs w:val="20"/>
        </w:rPr>
      </w:pPr>
    </w:p>
    <w:p w14:paraId="2644ACBB" w14:textId="77777777" w:rsidR="00BD40DD" w:rsidRPr="00BD40DD" w:rsidRDefault="00BD40DD" w:rsidP="00BD40DD">
      <w:pPr>
        <w:rPr>
          <w:rFonts w:ascii="Times New Roman" w:hAnsi="Times New Roman"/>
          <w:szCs w:val="20"/>
        </w:rPr>
      </w:pPr>
      <w:r w:rsidRPr="00BD40DD">
        <w:rPr>
          <w:rFonts w:ascii="Times New Roman" w:hAnsi="Times New Roman"/>
          <w:szCs w:val="20"/>
          <w:shd w:val="clear" w:color="auto" w:fill="00FF00"/>
        </w:rPr>
        <w:t>Agreement</w:t>
      </w:r>
    </w:p>
    <w:p w14:paraId="33A33782" w14:textId="016BE5FF" w:rsidR="00BD40DD" w:rsidRPr="00BD40DD" w:rsidRDefault="00BD40DD" w:rsidP="00BD40DD">
      <w:pPr>
        <w:rPr>
          <w:rFonts w:ascii="Times New Roman" w:hAnsi="Times New Roman"/>
          <w:szCs w:val="20"/>
        </w:rPr>
      </w:pPr>
      <w:r w:rsidRPr="00BD40DD">
        <w:rPr>
          <w:rFonts w:ascii="Times New Roman" w:hAnsi="Times New Roman"/>
          <w:szCs w:val="20"/>
        </w:rPr>
        <w:t>The following text proposal to TS 38.213, clause 17.2 is endorsed</w:t>
      </w:r>
      <w:r>
        <w:rPr>
          <w:rFonts w:ascii="Times New Roman" w:hAnsi="Times New Roman"/>
          <w:szCs w:val="20"/>
        </w:rPr>
        <w:t>.</w:t>
      </w:r>
    </w:p>
    <w:tbl>
      <w:tblPr>
        <w:tblW w:w="0" w:type="auto"/>
        <w:tblCellMar>
          <w:left w:w="0" w:type="dxa"/>
          <w:right w:w="0" w:type="dxa"/>
        </w:tblCellMar>
        <w:tblLook w:val="04A0" w:firstRow="1" w:lastRow="0" w:firstColumn="1" w:lastColumn="0" w:noHBand="0" w:noVBand="1"/>
      </w:tblPr>
      <w:tblGrid>
        <w:gridCol w:w="9857"/>
      </w:tblGrid>
      <w:tr w:rsidR="00BD40DD" w:rsidRPr="00BD40DD" w14:paraId="33FA93D3" w14:textId="77777777" w:rsidTr="009E6ECF">
        <w:tc>
          <w:tcPr>
            <w:tcW w:w="98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7954B33" w14:textId="34943B85" w:rsidR="00BD40DD" w:rsidRPr="00BD40DD" w:rsidRDefault="002A507E" w:rsidP="002A507E">
            <w:pPr>
              <w:wordWrap w:val="0"/>
              <w:jc w:val="center"/>
              <w:rPr>
                <w:rFonts w:ascii="Arial" w:eastAsia="Malgun Gothic" w:hAnsi="Arial" w:cs="Arial"/>
                <w:color w:val="000000"/>
                <w:sz w:val="16"/>
                <w:szCs w:val="16"/>
              </w:rPr>
            </w:pPr>
            <w:r w:rsidRPr="002A507E">
              <w:rPr>
                <w:color w:val="FF0000"/>
              </w:rPr>
              <w:lastRenderedPageBreak/>
              <w:t>===================== Unchanged parts are omitted=====================</w:t>
            </w:r>
          </w:p>
          <w:p w14:paraId="55729641" w14:textId="77777777" w:rsidR="00BD40DD" w:rsidRPr="00BD40DD" w:rsidRDefault="00BD40DD" w:rsidP="009E6ECF">
            <w:pPr>
              <w:wordWrap w:val="0"/>
              <w:jc w:val="both"/>
              <w:rPr>
                <w:rFonts w:ascii="Arial" w:eastAsia="Malgun Gothic" w:hAnsi="Arial" w:cs="Arial"/>
                <w:color w:val="000000"/>
                <w:sz w:val="16"/>
                <w:szCs w:val="16"/>
              </w:rPr>
            </w:pPr>
            <w:r w:rsidRPr="00BD40DD">
              <w:rPr>
                <w:rFonts w:ascii="Arial" w:eastAsia="Malgun Gothic" w:hAnsi="Arial" w:cs="Arial"/>
                <w:color w:val="000000"/>
                <w:sz w:val="16"/>
                <w:szCs w:val="16"/>
              </w:rPr>
              <w:t>If a HD-UE would transmit a PRACH or MsgA PUSCH </w:t>
            </w:r>
            <w:r w:rsidRPr="00BD40DD">
              <w:rPr>
                <w:rFonts w:ascii="Arial" w:eastAsia="Malgun Gothic" w:hAnsi="Arial" w:cs="Arial"/>
                <w:color w:val="FF0000"/>
                <w:sz w:val="16"/>
                <w:szCs w:val="16"/>
              </w:rPr>
              <w:t>triggered by higher layers </w:t>
            </w:r>
            <w:r w:rsidRPr="00BD40DD">
              <w:rPr>
                <w:rFonts w:ascii="Arial" w:eastAsia="Malgun Gothic" w:hAnsi="Arial" w:cs="Arial"/>
                <w:color w:val="000000"/>
                <w:sz w:val="16"/>
                <w:szCs w:val="16"/>
              </w:rPr>
              <w:t>in a set of symbols and would receive a PDCCH, or a PDSCH, or a CSI-RS, or a DL PRS, or is indicated presence of SS/PBCH blocks by </w:t>
            </w:r>
            <w:r w:rsidRPr="00BD40DD">
              <w:rPr>
                <w:rFonts w:ascii="Arial" w:eastAsia="Malgun Gothic" w:hAnsi="Arial" w:cs="Arial"/>
                <w:i/>
                <w:iCs/>
                <w:color w:val="000000"/>
                <w:sz w:val="16"/>
                <w:szCs w:val="16"/>
              </w:rPr>
              <w:t>ssb-PositionsInBurst</w:t>
            </w:r>
            <w:r w:rsidRPr="00BD40DD">
              <w:rPr>
                <w:rFonts w:ascii="Arial" w:eastAsia="Malgun Gothic" w:hAnsi="Arial" w:cs="Arial"/>
                <w:color w:val="000000"/>
                <w:sz w:val="16"/>
                <w:szCs w:val="16"/>
              </w:rPr>
              <w:t> in </w:t>
            </w:r>
            <w:r w:rsidRPr="00BD40DD">
              <w:rPr>
                <w:rFonts w:ascii="Arial" w:eastAsia="Malgun Gothic" w:hAnsi="Arial" w:cs="Arial"/>
                <w:i/>
                <w:iCs/>
                <w:color w:val="000000"/>
                <w:sz w:val="16"/>
                <w:szCs w:val="16"/>
              </w:rPr>
              <w:t>SIB1</w:t>
            </w:r>
            <w:r w:rsidRPr="00BD40DD">
              <w:rPr>
                <w:rFonts w:ascii="Arial" w:eastAsia="Malgun Gothic" w:hAnsi="Arial" w:cs="Arial"/>
                <w:color w:val="000000"/>
                <w:sz w:val="16"/>
                <w:szCs w:val="16"/>
              </w:rPr>
              <w:t> or in </w:t>
            </w:r>
            <w:r w:rsidRPr="00BD40DD">
              <w:rPr>
                <w:rFonts w:ascii="Arial" w:eastAsia="Malgun Gothic" w:hAnsi="Arial" w:cs="Arial"/>
                <w:i/>
                <w:iCs/>
                <w:color w:val="000000"/>
                <w:sz w:val="16"/>
                <w:szCs w:val="16"/>
              </w:rPr>
              <w:t>ServingCellConfigCommon</w:t>
            </w:r>
            <w:r w:rsidRPr="00BD40DD">
              <w:rPr>
                <w:rFonts w:ascii="Arial" w:eastAsia="Malgun Gothic" w:hAnsi="Arial" w:cs="Arial"/>
                <w:color w:val="000000"/>
                <w:sz w:val="16"/>
                <w:szCs w:val="16"/>
              </w:rPr>
              <w:t> in symbols that include any symbol from the set of symbols, the HD-UE can select based on its implementation whether to either transmit the PRACH or the MsgA PUSCH or receive the PDSCH, or the CSI-RS, or the PL RS, or the PDCCH, or the SS/PBCH blocks.</w:t>
            </w:r>
          </w:p>
          <w:p w14:paraId="27FB1455" w14:textId="77777777" w:rsidR="00BD40DD" w:rsidRPr="00BD40DD" w:rsidRDefault="00BD40DD" w:rsidP="009E6ECF">
            <w:pPr>
              <w:wordWrap w:val="0"/>
              <w:jc w:val="both"/>
              <w:rPr>
                <w:rFonts w:ascii="Arial" w:eastAsia="Malgun Gothic" w:hAnsi="Arial" w:cs="Arial"/>
                <w:color w:val="000000"/>
                <w:sz w:val="16"/>
                <w:szCs w:val="16"/>
              </w:rPr>
            </w:pPr>
            <w:r w:rsidRPr="00BD40DD">
              <w:rPr>
                <w:rFonts w:ascii="Arial" w:eastAsia="Malgun Gothic" w:hAnsi="Arial" w:cs="Arial"/>
                <w:color w:val="000000"/>
                <w:sz w:val="16"/>
                <w:szCs w:val="16"/>
              </w:rPr>
              <w:t>If a HD-UE would receive a PDCCH, or a PDSCH, or a CSI-RS, or a DL PRS based on a configuration by higher layers or is indicated presence of SS/PBCH blocks by </w:t>
            </w:r>
            <w:r w:rsidRPr="00BD40DD">
              <w:rPr>
                <w:rFonts w:ascii="Arial" w:eastAsia="Malgun Gothic" w:hAnsi="Arial" w:cs="Arial"/>
                <w:i/>
                <w:iCs/>
                <w:color w:val="000000"/>
                <w:sz w:val="16"/>
                <w:szCs w:val="16"/>
              </w:rPr>
              <w:t>ssb-PositionsInBurst</w:t>
            </w:r>
            <w:r w:rsidRPr="00BD40DD">
              <w:rPr>
                <w:rFonts w:ascii="Arial" w:eastAsia="Malgun Gothic" w:hAnsi="Arial" w:cs="Arial"/>
                <w:color w:val="000000"/>
                <w:sz w:val="16"/>
                <w:szCs w:val="16"/>
              </w:rPr>
              <w:t> in </w:t>
            </w:r>
            <w:r w:rsidRPr="00BD40DD">
              <w:rPr>
                <w:rFonts w:ascii="Arial" w:eastAsia="Malgun Gothic" w:hAnsi="Arial" w:cs="Arial"/>
                <w:i/>
                <w:iCs/>
                <w:color w:val="000000"/>
                <w:sz w:val="16"/>
                <w:szCs w:val="16"/>
              </w:rPr>
              <w:t>SIB1</w:t>
            </w:r>
            <w:r w:rsidRPr="00BD40DD">
              <w:rPr>
                <w:rFonts w:ascii="Arial" w:eastAsia="Malgun Gothic" w:hAnsi="Arial" w:cs="Arial"/>
                <w:color w:val="000000"/>
                <w:sz w:val="16"/>
                <w:szCs w:val="16"/>
              </w:rPr>
              <w:t> or in </w:t>
            </w:r>
            <w:r w:rsidRPr="00BD40DD">
              <w:rPr>
                <w:rFonts w:ascii="Arial" w:eastAsia="Malgun Gothic" w:hAnsi="Arial" w:cs="Arial"/>
                <w:i/>
                <w:iCs/>
                <w:color w:val="000000"/>
                <w:sz w:val="16"/>
                <w:szCs w:val="16"/>
              </w:rPr>
              <w:t>ServingCellConfigCommon</w:t>
            </w:r>
            <w:r w:rsidRPr="00BD40DD">
              <w:rPr>
                <w:rFonts w:ascii="Arial" w:eastAsia="Malgun Gothic" w:hAnsi="Arial" w:cs="Arial"/>
                <w:color w:val="000000"/>
                <w:sz w:val="16"/>
                <w:szCs w:val="16"/>
              </w:rPr>
              <w:t> in a set of symbols, and the HD-UE would transmit PRACH or MsgA PUSCH </w:t>
            </w:r>
            <w:r w:rsidRPr="00BD40DD">
              <w:rPr>
                <w:rFonts w:ascii="Arial" w:eastAsia="Malgun Gothic" w:hAnsi="Arial" w:cs="Arial"/>
                <w:color w:val="FF0000"/>
                <w:sz w:val="16"/>
                <w:szCs w:val="16"/>
              </w:rPr>
              <w:t>triggered by higher layers</w:t>
            </w:r>
            <w:r w:rsidRPr="00BD40DD">
              <w:rPr>
                <w:rFonts w:ascii="Arial" w:eastAsia="Malgun Gothic" w:hAnsi="Arial" w:cs="Arial"/>
                <w:color w:val="000000"/>
                <w:sz w:val="16"/>
                <w:szCs w:val="16"/>
              </w:rPr>
              <w:t> starting or ending at a symbol that is earlier or later than </w:t>
            </w:r>
            <w:r w:rsidRPr="00BD40DD">
              <w:rPr>
                <w:rFonts w:ascii="Arial" w:eastAsia="Malgun Gothic" w:hAnsi="Arial" w:cs="Arial"/>
                <w:color w:val="000000"/>
                <w:sz w:val="16"/>
                <w:szCs w:val="16"/>
              </w:rPr>
              <w:fldChar w:fldCharType="begin"/>
            </w:r>
            <w:r w:rsidRPr="00BD40DD">
              <w:rPr>
                <w:rFonts w:ascii="Arial" w:eastAsia="Malgun Gothic" w:hAnsi="Arial" w:cs="Arial"/>
                <w:color w:val="000000"/>
                <w:sz w:val="16"/>
                <w:szCs w:val="16"/>
              </w:rPr>
              <w:instrText xml:space="preserve"> INCLUDEPICTURE  "cid:_Foxmail.1@03c830d6-20ff-8de8-1154-24779aff8fb7" \* MERGEFORMATINET </w:instrText>
            </w:r>
            <w:r w:rsidRPr="00BD40DD">
              <w:rPr>
                <w:rFonts w:ascii="Arial" w:eastAsia="Malgun Gothic" w:hAnsi="Arial" w:cs="Arial"/>
                <w:color w:val="000000"/>
                <w:sz w:val="16"/>
                <w:szCs w:val="16"/>
              </w:rPr>
              <w:fldChar w:fldCharType="separate"/>
            </w:r>
            <w:r w:rsidR="009517D4">
              <w:rPr>
                <w:rFonts w:ascii="Arial" w:eastAsia="Malgun Gothic" w:hAnsi="Arial" w:cs="Arial"/>
                <w:color w:val="000000"/>
                <w:sz w:val="16"/>
                <w:szCs w:val="16"/>
              </w:rPr>
              <w:fldChar w:fldCharType="begin"/>
            </w:r>
            <w:r w:rsidR="009517D4">
              <w:rPr>
                <w:rFonts w:ascii="Arial" w:eastAsia="Malgun Gothic" w:hAnsi="Arial" w:cs="Arial"/>
                <w:color w:val="000000"/>
                <w:sz w:val="16"/>
                <w:szCs w:val="16"/>
              </w:rPr>
              <w:instrText xml:space="preserve"> INCLUDEPICTURE  "cid:_Foxmail.1@03c830d6-20ff-8de8-1154-24779aff8fb7" \* MERGEFORMATINET </w:instrText>
            </w:r>
            <w:r w:rsidR="009517D4">
              <w:rPr>
                <w:rFonts w:ascii="Arial" w:eastAsia="Malgun Gothic" w:hAnsi="Arial" w:cs="Arial"/>
                <w:color w:val="000000"/>
                <w:sz w:val="16"/>
                <w:szCs w:val="16"/>
              </w:rPr>
              <w:fldChar w:fldCharType="separate"/>
            </w:r>
            <w:r w:rsidR="002328C4">
              <w:rPr>
                <w:rFonts w:ascii="Arial" w:eastAsia="Malgun Gothic" w:hAnsi="Arial" w:cs="Arial"/>
                <w:color w:val="000000"/>
                <w:sz w:val="16"/>
                <w:szCs w:val="16"/>
              </w:rPr>
              <w:fldChar w:fldCharType="begin"/>
            </w:r>
            <w:r w:rsidR="002328C4">
              <w:rPr>
                <w:rFonts w:ascii="Arial" w:eastAsia="Malgun Gothic" w:hAnsi="Arial" w:cs="Arial"/>
                <w:color w:val="000000"/>
                <w:sz w:val="16"/>
                <w:szCs w:val="16"/>
              </w:rPr>
              <w:instrText xml:space="preserve"> </w:instrText>
            </w:r>
            <w:r w:rsidR="002328C4">
              <w:rPr>
                <w:rFonts w:ascii="Arial" w:eastAsia="Malgun Gothic" w:hAnsi="Arial" w:cs="Arial"/>
                <w:color w:val="000000"/>
                <w:sz w:val="16"/>
                <w:szCs w:val="16"/>
              </w:rPr>
              <w:instrText>INCLUDEPICTURE  "cid:_Foxmail.1@03c830d6-20ff-8de8-1154-24779aff8fb7" \* MERGEFORMATINET</w:instrText>
            </w:r>
            <w:r w:rsidR="002328C4">
              <w:rPr>
                <w:rFonts w:ascii="Arial" w:eastAsia="Malgun Gothic" w:hAnsi="Arial" w:cs="Arial"/>
                <w:color w:val="000000"/>
                <w:sz w:val="16"/>
                <w:szCs w:val="16"/>
              </w:rPr>
              <w:instrText xml:space="preserve"> </w:instrText>
            </w:r>
            <w:r w:rsidR="002328C4">
              <w:rPr>
                <w:rFonts w:ascii="Arial" w:eastAsia="Malgun Gothic" w:hAnsi="Arial" w:cs="Arial"/>
                <w:color w:val="000000"/>
                <w:sz w:val="16"/>
                <w:szCs w:val="16"/>
              </w:rPr>
              <w:fldChar w:fldCharType="separate"/>
            </w:r>
            <w:r w:rsidR="002328C4">
              <w:rPr>
                <w:rFonts w:ascii="Arial" w:eastAsia="Malgun Gothic" w:hAnsi="Arial" w:cs="Arial"/>
                <w:color w:val="000000"/>
                <w:sz w:val="16"/>
                <w:szCs w:val="16"/>
              </w:rPr>
              <w:pict w14:anchorId="66CAA479">
                <v:shape id="_x0000_i1048" type="#_x0000_t75" style="width:45pt;height:14.25pt">
                  <v:imagedata r:id="rId1541" r:href="rId1542"/>
                </v:shape>
              </w:pict>
            </w:r>
            <w:r w:rsidR="002328C4">
              <w:rPr>
                <w:rFonts w:ascii="Arial" w:eastAsia="Malgun Gothic" w:hAnsi="Arial" w:cs="Arial"/>
                <w:color w:val="000000"/>
                <w:sz w:val="16"/>
                <w:szCs w:val="16"/>
              </w:rPr>
              <w:fldChar w:fldCharType="end"/>
            </w:r>
            <w:r w:rsidR="009517D4">
              <w:rPr>
                <w:rFonts w:ascii="Arial" w:eastAsia="Malgun Gothic" w:hAnsi="Arial" w:cs="Arial"/>
                <w:color w:val="000000"/>
                <w:sz w:val="16"/>
                <w:szCs w:val="16"/>
              </w:rPr>
              <w:fldChar w:fldCharType="end"/>
            </w:r>
            <w:r w:rsidRPr="00BD40DD">
              <w:rPr>
                <w:rFonts w:ascii="Arial" w:eastAsia="Malgun Gothic" w:hAnsi="Arial" w:cs="Arial"/>
                <w:color w:val="000000"/>
                <w:sz w:val="16"/>
                <w:szCs w:val="16"/>
              </w:rPr>
              <w:fldChar w:fldCharType="end"/>
            </w:r>
            <w:r w:rsidRPr="00BD40DD">
              <w:rPr>
                <w:rFonts w:ascii="Arial" w:eastAsia="Malgun Gothic" w:hAnsi="Arial" w:cs="Arial"/>
                <w:color w:val="000000"/>
                <w:sz w:val="16"/>
                <w:szCs w:val="16"/>
              </w:rPr>
              <w:t> or</w:t>
            </w:r>
            <w:r w:rsidRPr="00BD40DD">
              <w:rPr>
                <w:rFonts w:ascii="Arial" w:eastAsia="Malgun Gothic" w:hAnsi="Arial" w:cs="Arial"/>
                <w:color w:val="000000"/>
                <w:sz w:val="16"/>
                <w:szCs w:val="16"/>
              </w:rPr>
              <w:fldChar w:fldCharType="begin"/>
            </w:r>
            <w:r w:rsidRPr="00BD40DD">
              <w:rPr>
                <w:rFonts w:ascii="Arial" w:eastAsia="Malgun Gothic" w:hAnsi="Arial" w:cs="Arial"/>
                <w:color w:val="000000"/>
                <w:sz w:val="16"/>
                <w:szCs w:val="16"/>
              </w:rPr>
              <w:instrText xml:space="preserve"> INCLUDEPICTURE  "cid:_Foxmail.1@54735cfc-7c69-221f-66e0-3ea26e447529" \* MERGEFORMATINET </w:instrText>
            </w:r>
            <w:r w:rsidRPr="00BD40DD">
              <w:rPr>
                <w:rFonts w:ascii="Arial" w:eastAsia="Malgun Gothic" w:hAnsi="Arial" w:cs="Arial"/>
                <w:color w:val="000000"/>
                <w:sz w:val="16"/>
                <w:szCs w:val="16"/>
              </w:rPr>
              <w:fldChar w:fldCharType="separate"/>
            </w:r>
            <w:r w:rsidR="009517D4">
              <w:rPr>
                <w:rFonts w:ascii="Arial" w:eastAsia="Malgun Gothic" w:hAnsi="Arial" w:cs="Arial"/>
                <w:color w:val="000000"/>
                <w:sz w:val="16"/>
                <w:szCs w:val="16"/>
              </w:rPr>
              <w:fldChar w:fldCharType="begin"/>
            </w:r>
            <w:r w:rsidR="009517D4">
              <w:rPr>
                <w:rFonts w:ascii="Arial" w:eastAsia="Malgun Gothic" w:hAnsi="Arial" w:cs="Arial"/>
                <w:color w:val="000000"/>
                <w:sz w:val="16"/>
                <w:szCs w:val="16"/>
              </w:rPr>
              <w:instrText xml:space="preserve"> INCLUDEPICTURE  "cid:_Foxmail.1@54735cfc-7c69-221f-66e0-3ea26e447529" \* MERGEFORMATINET </w:instrText>
            </w:r>
            <w:r w:rsidR="009517D4">
              <w:rPr>
                <w:rFonts w:ascii="Arial" w:eastAsia="Malgun Gothic" w:hAnsi="Arial" w:cs="Arial"/>
                <w:color w:val="000000"/>
                <w:sz w:val="16"/>
                <w:szCs w:val="16"/>
              </w:rPr>
              <w:fldChar w:fldCharType="separate"/>
            </w:r>
            <w:r w:rsidR="002328C4">
              <w:rPr>
                <w:rFonts w:ascii="Arial" w:eastAsia="Malgun Gothic" w:hAnsi="Arial" w:cs="Arial"/>
                <w:color w:val="000000"/>
                <w:sz w:val="16"/>
                <w:szCs w:val="16"/>
              </w:rPr>
              <w:fldChar w:fldCharType="begin"/>
            </w:r>
            <w:r w:rsidR="002328C4">
              <w:rPr>
                <w:rFonts w:ascii="Arial" w:eastAsia="Malgun Gothic" w:hAnsi="Arial" w:cs="Arial"/>
                <w:color w:val="000000"/>
                <w:sz w:val="16"/>
                <w:szCs w:val="16"/>
              </w:rPr>
              <w:instrText xml:space="preserve"> </w:instrText>
            </w:r>
            <w:r w:rsidR="002328C4">
              <w:rPr>
                <w:rFonts w:ascii="Arial" w:eastAsia="Malgun Gothic" w:hAnsi="Arial" w:cs="Arial"/>
                <w:color w:val="000000"/>
                <w:sz w:val="16"/>
                <w:szCs w:val="16"/>
              </w:rPr>
              <w:instrText>INCLUDEPICTURE  "cid:_Foxmail.1@54735cfc-7c69-221f-66e0-3ea26e447529" \* MERGEFORMATINET</w:instrText>
            </w:r>
            <w:r w:rsidR="002328C4">
              <w:rPr>
                <w:rFonts w:ascii="Arial" w:eastAsia="Malgun Gothic" w:hAnsi="Arial" w:cs="Arial"/>
                <w:color w:val="000000"/>
                <w:sz w:val="16"/>
                <w:szCs w:val="16"/>
              </w:rPr>
              <w:instrText xml:space="preserve"> </w:instrText>
            </w:r>
            <w:r w:rsidR="002328C4">
              <w:rPr>
                <w:rFonts w:ascii="Arial" w:eastAsia="Malgun Gothic" w:hAnsi="Arial" w:cs="Arial"/>
                <w:color w:val="000000"/>
                <w:sz w:val="16"/>
                <w:szCs w:val="16"/>
              </w:rPr>
              <w:fldChar w:fldCharType="separate"/>
            </w:r>
            <w:r w:rsidR="002328C4">
              <w:rPr>
                <w:rFonts w:ascii="Arial" w:eastAsia="Malgun Gothic" w:hAnsi="Arial" w:cs="Arial"/>
                <w:color w:val="000000"/>
                <w:sz w:val="16"/>
                <w:szCs w:val="16"/>
              </w:rPr>
              <w:pict w14:anchorId="0714A947">
                <v:shape id="_x0000_i1049" type="#_x0000_t75" style="width:45pt;height:14.25pt">
                  <v:imagedata r:id="rId1543" r:href="rId1544"/>
                </v:shape>
              </w:pict>
            </w:r>
            <w:r w:rsidR="002328C4">
              <w:rPr>
                <w:rFonts w:ascii="Arial" w:eastAsia="Malgun Gothic" w:hAnsi="Arial" w:cs="Arial"/>
                <w:color w:val="000000"/>
                <w:sz w:val="16"/>
                <w:szCs w:val="16"/>
              </w:rPr>
              <w:fldChar w:fldCharType="end"/>
            </w:r>
            <w:r w:rsidR="009517D4">
              <w:rPr>
                <w:rFonts w:ascii="Arial" w:eastAsia="Malgun Gothic" w:hAnsi="Arial" w:cs="Arial"/>
                <w:color w:val="000000"/>
                <w:sz w:val="16"/>
                <w:szCs w:val="16"/>
              </w:rPr>
              <w:fldChar w:fldCharType="end"/>
            </w:r>
            <w:r w:rsidRPr="00BD40DD">
              <w:rPr>
                <w:rFonts w:ascii="Arial" w:eastAsia="Malgun Gothic" w:hAnsi="Arial" w:cs="Arial"/>
                <w:color w:val="000000"/>
                <w:sz w:val="16"/>
                <w:szCs w:val="16"/>
              </w:rPr>
              <w:fldChar w:fldCharType="end"/>
            </w:r>
            <w:r w:rsidRPr="00BD40DD">
              <w:rPr>
                <w:rFonts w:ascii="Arial" w:eastAsia="Malgun Gothic" w:hAnsi="Arial" w:cs="Arial"/>
                <w:color w:val="000000"/>
                <w:sz w:val="16"/>
                <w:szCs w:val="16"/>
              </w:rPr>
              <w:t>, respectively, from the last or first symbol in the set of symbols, the HD-UE can select based on its implementation whether to either transmit the PRACH or the MsgA PUSCH or receive the PDSCH, or the CSI-RS, or the DL PRS, or the PDCCH, or the SS/PBCH blocks</w:t>
            </w:r>
          </w:p>
          <w:p w14:paraId="683AD497" w14:textId="77E747C9" w:rsidR="00BD40DD" w:rsidRPr="00BD40DD" w:rsidRDefault="002A507E" w:rsidP="002A507E">
            <w:pPr>
              <w:wordWrap w:val="0"/>
              <w:jc w:val="center"/>
              <w:rPr>
                <w:rFonts w:ascii="Arial" w:eastAsia="Malgun Gothic" w:hAnsi="Arial" w:cs="Arial"/>
                <w:color w:val="000000"/>
                <w:sz w:val="16"/>
                <w:szCs w:val="16"/>
              </w:rPr>
            </w:pPr>
            <w:r w:rsidRPr="002A507E">
              <w:rPr>
                <w:color w:val="FF0000"/>
              </w:rPr>
              <w:t>===================== Unchanged parts are omitted=====================</w:t>
            </w:r>
          </w:p>
        </w:tc>
      </w:tr>
    </w:tbl>
    <w:p w14:paraId="2F05DFDE" w14:textId="7F5B0D69" w:rsidR="00BD40DD" w:rsidRPr="00BD40DD" w:rsidRDefault="00BD40DD" w:rsidP="00BD40DD">
      <w:pPr>
        <w:rPr>
          <w:rFonts w:ascii="Times New Roman" w:hAnsi="Times New Roman"/>
          <w:szCs w:val="20"/>
        </w:rPr>
      </w:pPr>
    </w:p>
    <w:p w14:paraId="0F6A15CD" w14:textId="77777777" w:rsidR="00BD40DD" w:rsidRPr="00BD40DD" w:rsidRDefault="00BD40DD" w:rsidP="00BD40DD">
      <w:pPr>
        <w:rPr>
          <w:rFonts w:ascii="Times New Roman" w:hAnsi="Times New Roman"/>
          <w:szCs w:val="20"/>
          <w:u w:val="single"/>
        </w:rPr>
      </w:pPr>
      <w:r w:rsidRPr="00BD40DD">
        <w:rPr>
          <w:rFonts w:ascii="Times New Roman" w:hAnsi="Times New Roman"/>
          <w:szCs w:val="20"/>
          <w:u w:val="single"/>
        </w:rPr>
        <w:t>Conclusion</w:t>
      </w:r>
    </w:p>
    <w:p w14:paraId="73D31E41" w14:textId="11B51456" w:rsidR="00BD40DD" w:rsidRPr="00BD40DD" w:rsidRDefault="00BD40DD" w:rsidP="00BD40DD">
      <w:pPr>
        <w:rPr>
          <w:rFonts w:ascii="Times New Roman" w:hAnsi="Times New Roman"/>
          <w:szCs w:val="20"/>
        </w:rPr>
      </w:pPr>
      <w:r w:rsidRPr="00BD40DD">
        <w:rPr>
          <w:rFonts w:ascii="Times New Roman" w:hAnsi="Times New Roman"/>
          <w:szCs w:val="20"/>
        </w:rPr>
        <w:t>For collision handling,</w:t>
      </w:r>
      <w:r>
        <w:rPr>
          <w:rFonts w:ascii="Times New Roman" w:hAnsi="Times New Roman"/>
          <w:szCs w:val="20"/>
        </w:rPr>
        <w:t xml:space="preserve"> </w:t>
      </w:r>
      <w:r w:rsidRPr="00BD40DD">
        <w:rPr>
          <w:rFonts w:ascii="Times New Roman" w:hAnsi="Times New Roman"/>
          <w:szCs w:val="20"/>
        </w:rPr>
        <w:t>HD-FDD</w:t>
      </w:r>
      <w:r>
        <w:rPr>
          <w:rFonts w:ascii="Times New Roman" w:hAnsi="Times New Roman"/>
          <w:szCs w:val="20"/>
        </w:rPr>
        <w:t xml:space="preserve"> </w:t>
      </w:r>
      <w:r w:rsidRPr="00BD40DD">
        <w:rPr>
          <w:rFonts w:ascii="Times New Roman" w:hAnsi="Times New Roman"/>
          <w:szCs w:val="20"/>
        </w:rPr>
        <w:t>RedCap UEs do not support [partialCancellation] in Rel-17</w:t>
      </w:r>
      <w:r>
        <w:rPr>
          <w:rFonts w:ascii="Times New Roman" w:hAnsi="Times New Roman"/>
          <w:szCs w:val="20"/>
        </w:rPr>
        <w:t>.</w:t>
      </w:r>
    </w:p>
    <w:p w14:paraId="053C9A14" w14:textId="77777777" w:rsidR="00BD40DD" w:rsidRPr="00BD40DD" w:rsidRDefault="00BD40DD" w:rsidP="00BD40DD">
      <w:pPr>
        <w:pStyle w:val="ListParagraph"/>
        <w:numPr>
          <w:ilvl w:val="0"/>
          <w:numId w:val="97"/>
        </w:numPr>
      </w:pPr>
      <w:r w:rsidRPr="00BD40DD">
        <w:t>Note: No specification impact is expected</w:t>
      </w:r>
    </w:p>
    <w:p w14:paraId="00EFAB7D" w14:textId="77777777" w:rsidR="00BD40DD" w:rsidRPr="00BD40DD" w:rsidRDefault="00BD40DD" w:rsidP="00BD40DD">
      <w:pPr>
        <w:rPr>
          <w:rFonts w:ascii="Times New Roman" w:eastAsia="SimSun" w:hAnsi="Times New Roman"/>
          <w:szCs w:val="20"/>
          <w:lang w:eastAsia="zh-CN"/>
        </w:rPr>
      </w:pPr>
    </w:p>
    <w:p w14:paraId="5471F711" w14:textId="7FDB16BE" w:rsidR="00BD40DD" w:rsidRPr="00AD5915" w:rsidRDefault="00BD40DD" w:rsidP="00BD40DD">
      <w:r>
        <w:rPr>
          <w:rFonts w:ascii="Times New Roman" w:eastAsia="SimSun" w:hAnsi="Times New Roman"/>
          <w:szCs w:val="20"/>
          <w:lang w:val="en-US" w:eastAsia="zh-CN"/>
        </w:rPr>
        <w:t xml:space="preserve">Final summary in </w:t>
      </w:r>
      <w:hyperlink r:id="rId1545" w:history="1">
        <w:r w:rsidR="004371F4">
          <w:rPr>
            <w:rStyle w:val="Hyperlink"/>
            <w:rFonts w:ascii="Times New Roman" w:eastAsia="SimSun" w:hAnsi="Times New Roman"/>
            <w:szCs w:val="20"/>
            <w:lang w:val="en-US" w:eastAsia="zh-CN"/>
          </w:rPr>
          <w:t>R1-2202897</w:t>
        </w:r>
      </w:hyperlink>
      <w:r>
        <w:t>.</w:t>
      </w:r>
    </w:p>
    <w:p w14:paraId="245749BC" w14:textId="77777777" w:rsidR="006B480F" w:rsidRDefault="006B480F" w:rsidP="00A67E7F">
      <w:pPr>
        <w:pStyle w:val="Heading3"/>
      </w:pPr>
      <w:bookmarkStart w:id="223" w:name="_Toc95481792"/>
      <w:bookmarkStart w:id="224" w:name="_Toc98334431"/>
      <w:r w:rsidRPr="00540963">
        <w:t>RAN1 aspects for RAN2-led features for RedCap</w:t>
      </w:r>
      <w:bookmarkEnd w:id="223"/>
      <w:bookmarkEnd w:id="224"/>
    </w:p>
    <w:p w14:paraId="43B4813F" w14:textId="77777777" w:rsidR="006B480F" w:rsidRDefault="006B480F" w:rsidP="006B480F">
      <w:pPr>
        <w:rPr>
          <w:rFonts w:ascii="Times New Roman" w:hAnsi="Times New Roman"/>
          <w:i/>
          <w:iCs/>
          <w:szCs w:val="20"/>
        </w:rPr>
      </w:pPr>
      <w:r>
        <w:rPr>
          <w:rFonts w:ascii="Times New Roman" w:hAnsi="Times New Roman"/>
          <w:i/>
          <w:iCs/>
          <w:szCs w:val="20"/>
        </w:rPr>
        <w:t>Including RAN2-led aspects related to one RedCap UE type, enabling RedCap UEs to be explicitly identifiable to networks, and a system information indication to indicate whether a RedCap UE can camp on the cell/frequency or not.</w:t>
      </w:r>
    </w:p>
    <w:p w14:paraId="5DA8CE82" w14:textId="77777777" w:rsidR="006B480F" w:rsidRDefault="006B480F" w:rsidP="003D3BB2"/>
    <w:p w14:paraId="30074285" w14:textId="6111C63E" w:rsidR="006B480F" w:rsidRPr="008A25CF" w:rsidRDefault="002328C4" w:rsidP="006B480F">
      <w:pPr>
        <w:rPr>
          <w:iCs/>
          <w:lang w:eastAsia="x-none"/>
        </w:rPr>
      </w:pPr>
      <w:hyperlink r:id="rId1546" w:history="1">
        <w:r w:rsidR="004371F4">
          <w:rPr>
            <w:rStyle w:val="Hyperlink"/>
            <w:iCs/>
            <w:lang w:eastAsia="x-none"/>
          </w:rPr>
          <w:t>R1-2200918</w:t>
        </w:r>
      </w:hyperlink>
      <w:r w:rsidR="006B480F" w:rsidRPr="008A25CF">
        <w:rPr>
          <w:iCs/>
          <w:lang w:eastAsia="x-none"/>
        </w:rPr>
        <w:tab/>
        <w:t>On RAN1 aspects of RAN2 led issues for RedCap</w:t>
      </w:r>
      <w:r w:rsidR="006B480F" w:rsidRPr="008A25CF">
        <w:rPr>
          <w:iCs/>
          <w:lang w:eastAsia="x-none"/>
        </w:rPr>
        <w:tab/>
        <w:t>Huawei, HiSilicon</w:t>
      </w:r>
    </w:p>
    <w:p w14:paraId="218FB45F" w14:textId="335E15EF" w:rsidR="006B480F" w:rsidRPr="008A25CF" w:rsidRDefault="002328C4" w:rsidP="006B480F">
      <w:pPr>
        <w:rPr>
          <w:iCs/>
          <w:lang w:eastAsia="x-none"/>
        </w:rPr>
      </w:pPr>
      <w:hyperlink r:id="rId1547" w:history="1">
        <w:r w:rsidR="004371F4">
          <w:rPr>
            <w:rStyle w:val="Hyperlink"/>
            <w:iCs/>
            <w:lang w:eastAsia="x-none"/>
          </w:rPr>
          <w:t>R1-2201138</w:t>
        </w:r>
      </w:hyperlink>
      <w:r w:rsidR="006B480F" w:rsidRPr="008A25CF">
        <w:rPr>
          <w:iCs/>
          <w:lang w:eastAsia="x-none"/>
        </w:rPr>
        <w:tab/>
        <w:t>Higher layer support of Reduced Capability NR devices</w:t>
      </w:r>
      <w:r w:rsidR="006B480F" w:rsidRPr="008A25CF">
        <w:rPr>
          <w:iCs/>
          <w:lang w:eastAsia="x-none"/>
        </w:rPr>
        <w:tab/>
        <w:t>ZTE, Sanechips</w:t>
      </w:r>
    </w:p>
    <w:p w14:paraId="21076200" w14:textId="54CCA0D4" w:rsidR="006B480F" w:rsidRPr="008A25CF" w:rsidRDefault="002328C4" w:rsidP="006B480F">
      <w:pPr>
        <w:rPr>
          <w:iCs/>
          <w:lang w:eastAsia="x-none"/>
        </w:rPr>
      </w:pPr>
      <w:hyperlink r:id="rId1548" w:history="1">
        <w:r w:rsidR="004371F4">
          <w:rPr>
            <w:rStyle w:val="Hyperlink"/>
            <w:iCs/>
            <w:lang w:eastAsia="x-none"/>
          </w:rPr>
          <w:t>R1-2201279</w:t>
        </w:r>
      </w:hyperlink>
      <w:r w:rsidR="006B480F" w:rsidRPr="008A25CF">
        <w:rPr>
          <w:iCs/>
          <w:lang w:eastAsia="x-none"/>
        </w:rPr>
        <w:tab/>
        <w:t>Higher layer related issues for Reduced Capability NR Devices</w:t>
      </w:r>
      <w:r w:rsidR="006B480F" w:rsidRPr="008A25CF">
        <w:rPr>
          <w:iCs/>
          <w:lang w:eastAsia="x-none"/>
        </w:rPr>
        <w:tab/>
        <w:t>OPPO</w:t>
      </w:r>
    </w:p>
    <w:p w14:paraId="33476A66" w14:textId="31B6146B" w:rsidR="006B480F" w:rsidRPr="008A25CF" w:rsidRDefault="002328C4" w:rsidP="006B480F">
      <w:pPr>
        <w:rPr>
          <w:iCs/>
          <w:lang w:eastAsia="x-none"/>
        </w:rPr>
      </w:pPr>
      <w:hyperlink r:id="rId1549" w:history="1">
        <w:r w:rsidR="004371F4">
          <w:rPr>
            <w:rStyle w:val="Hyperlink"/>
            <w:iCs/>
            <w:lang w:eastAsia="x-none"/>
          </w:rPr>
          <w:t>R1-2201369</w:t>
        </w:r>
      </w:hyperlink>
      <w:r w:rsidR="006B480F" w:rsidRPr="008A25CF">
        <w:rPr>
          <w:iCs/>
          <w:lang w:eastAsia="x-none"/>
        </w:rPr>
        <w:tab/>
        <w:t>Remaining issues on higher layer support of RedCap</w:t>
      </w:r>
      <w:r w:rsidR="006B480F" w:rsidRPr="008A25CF">
        <w:rPr>
          <w:iCs/>
          <w:lang w:eastAsia="x-none"/>
        </w:rPr>
        <w:tab/>
        <w:t>CATT</w:t>
      </w:r>
    </w:p>
    <w:p w14:paraId="55C9A112" w14:textId="0BE84820" w:rsidR="006B480F" w:rsidRPr="008A25CF" w:rsidRDefault="002328C4" w:rsidP="006B480F">
      <w:pPr>
        <w:rPr>
          <w:iCs/>
          <w:lang w:eastAsia="x-none"/>
        </w:rPr>
      </w:pPr>
      <w:hyperlink r:id="rId1550" w:history="1">
        <w:r w:rsidR="004371F4">
          <w:rPr>
            <w:rStyle w:val="Hyperlink"/>
            <w:iCs/>
            <w:lang w:eastAsia="x-none"/>
          </w:rPr>
          <w:t>R1-2201406</w:t>
        </w:r>
      </w:hyperlink>
      <w:r w:rsidR="006B480F" w:rsidRPr="008A25CF">
        <w:rPr>
          <w:iCs/>
          <w:lang w:eastAsia="x-none"/>
        </w:rPr>
        <w:tab/>
        <w:t>Remaining Issues for Higher Layer Support of Reduced Capability NR Devices</w:t>
      </w:r>
      <w:r w:rsidR="006B480F" w:rsidRPr="008A25CF">
        <w:rPr>
          <w:iCs/>
          <w:lang w:eastAsia="x-none"/>
        </w:rPr>
        <w:tab/>
        <w:t>Nokia, Nokia Shanghai Bell</w:t>
      </w:r>
    </w:p>
    <w:p w14:paraId="33351D76" w14:textId="0F33E20A" w:rsidR="006B480F" w:rsidRPr="008A25CF" w:rsidRDefault="002328C4" w:rsidP="006B480F">
      <w:pPr>
        <w:rPr>
          <w:iCs/>
          <w:lang w:eastAsia="x-none"/>
        </w:rPr>
      </w:pPr>
      <w:hyperlink r:id="rId1551" w:history="1">
        <w:r w:rsidR="004371F4">
          <w:rPr>
            <w:rStyle w:val="Hyperlink"/>
            <w:iCs/>
            <w:lang w:eastAsia="x-none"/>
          </w:rPr>
          <w:t>R1-2201670</w:t>
        </w:r>
      </w:hyperlink>
      <w:r w:rsidR="006B480F" w:rsidRPr="008A25CF">
        <w:rPr>
          <w:iCs/>
          <w:lang w:eastAsia="x-none"/>
        </w:rPr>
        <w:tab/>
        <w:t>RAN1 aspects for RAN2-led features for RedCap</w:t>
      </w:r>
      <w:r w:rsidR="006B480F" w:rsidRPr="008A25CF">
        <w:rPr>
          <w:iCs/>
          <w:lang w:eastAsia="x-none"/>
        </w:rPr>
        <w:tab/>
        <w:t>Ericsson</w:t>
      </w:r>
    </w:p>
    <w:p w14:paraId="17B7FD41" w14:textId="0DF2EA20" w:rsidR="006B480F" w:rsidRPr="008A25CF" w:rsidRDefault="002328C4" w:rsidP="006B480F">
      <w:pPr>
        <w:rPr>
          <w:iCs/>
          <w:lang w:eastAsia="x-none"/>
        </w:rPr>
      </w:pPr>
      <w:hyperlink r:id="rId1552" w:history="1">
        <w:r w:rsidR="004371F4">
          <w:rPr>
            <w:rStyle w:val="Hyperlink"/>
            <w:iCs/>
            <w:lang w:eastAsia="x-none"/>
          </w:rPr>
          <w:t>R1-2201863</w:t>
        </w:r>
      </w:hyperlink>
      <w:r w:rsidR="006B480F" w:rsidRPr="008A25CF">
        <w:rPr>
          <w:iCs/>
          <w:lang w:eastAsia="x-none"/>
        </w:rPr>
        <w:tab/>
        <w:t>Remaining issues for higher layer support of RedCap UE</w:t>
      </w:r>
      <w:r w:rsidR="006B480F" w:rsidRPr="008A25CF">
        <w:rPr>
          <w:iCs/>
          <w:lang w:eastAsia="x-none"/>
        </w:rPr>
        <w:tab/>
        <w:t>CMCC</w:t>
      </w:r>
    </w:p>
    <w:p w14:paraId="087B61BC" w14:textId="5E823BA3" w:rsidR="006B480F" w:rsidRPr="008A25CF" w:rsidRDefault="002328C4" w:rsidP="006B480F">
      <w:pPr>
        <w:rPr>
          <w:iCs/>
          <w:lang w:eastAsia="x-none"/>
        </w:rPr>
      </w:pPr>
      <w:hyperlink r:id="rId1553" w:history="1">
        <w:r w:rsidR="004371F4">
          <w:rPr>
            <w:rStyle w:val="Hyperlink"/>
            <w:iCs/>
            <w:lang w:eastAsia="x-none"/>
          </w:rPr>
          <w:t>R1-2201957</w:t>
        </w:r>
      </w:hyperlink>
      <w:r w:rsidR="006B480F" w:rsidRPr="008A25CF">
        <w:rPr>
          <w:iCs/>
          <w:lang w:eastAsia="x-none"/>
        </w:rPr>
        <w:tab/>
        <w:t>Discussion on the remaining issues of RAN2-led features for RedCap</w:t>
      </w:r>
      <w:r w:rsidR="006B480F" w:rsidRPr="008A25CF">
        <w:rPr>
          <w:iCs/>
          <w:lang w:eastAsia="x-none"/>
        </w:rPr>
        <w:tab/>
        <w:t>Xiaomi</w:t>
      </w:r>
    </w:p>
    <w:p w14:paraId="006128D7" w14:textId="01EFC5FD" w:rsidR="006B480F" w:rsidRPr="008A25CF" w:rsidRDefault="002328C4" w:rsidP="006B480F">
      <w:pPr>
        <w:rPr>
          <w:iCs/>
          <w:lang w:eastAsia="x-none"/>
        </w:rPr>
      </w:pPr>
      <w:hyperlink r:id="rId1554" w:history="1">
        <w:r w:rsidR="004371F4">
          <w:rPr>
            <w:rStyle w:val="Hyperlink"/>
            <w:iCs/>
            <w:lang w:eastAsia="x-none"/>
          </w:rPr>
          <w:t>R1-2201971</w:t>
        </w:r>
      </w:hyperlink>
      <w:r w:rsidR="006B480F" w:rsidRPr="008A25CF">
        <w:rPr>
          <w:iCs/>
          <w:lang w:eastAsia="x-none"/>
        </w:rPr>
        <w:tab/>
        <w:t>RAN1 aspects for RAN2-led features for RedCap</w:t>
      </w:r>
      <w:r w:rsidR="006B480F" w:rsidRPr="008A25CF">
        <w:rPr>
          <w:iCs/>
          <w:lang w:eastAsia="x-none"/>
        </w:rPr>
        <w:tab/>
        <w:t>Lenovo, Motorola Mobility</w:t>
      </w:r>
    </w:p>
    <w:p w14:paraId="2A6874C8" w14:textId="77677400" w:rsidR="006B480F" w:rsidRPr="008A25CF" w:rsidRDefault="002328C4" w:rsidP="006B480F">
      <w:pPr>
        <w:rPr>
          <w:iCs/>
          <w:lang w:eastAsia="x-none"/>
        </w:rPr>
      </w:pPr>
      <w:hyperlink r:id="rId1555" w:history="1">
        <w:r w:rsidR="004371F4">
          <w:rPr>
            <w:rStyle w:val="Hyperlink"/>
            <w:iCs/>
            <w:lang w:eastAsia="x-none"/>
          </w:rPr>
          <w:t>R1-2202021</w:t>
        </w:r>
      </w:hyperlink>
      <w:r w:rsidR="006B480F" w:rsidRPr="008A25CF">
        <w:rPr>
          <w:iCs/>
          <w:lang w:eastAsia="x-none"/>
        </w:rPr>
        <w:tab/>
        <w:t>RAN1 aspects for RAN2-led features for RedCap</w:t>
      </w:r>
      <w:r w:rsidR="006B480F" w:rsidRPr="008A25CF">
        <w:rPr>
          <w:iCs/>
          <w:lang w:eastAsia="x-none"/>
        </w:rPr>
        <w:tab/>
        <w:t>Samsung</w:t>
      </w:r>
    </w:p>
    <w:p w14:paraId="0454EABD" w14:textId="3342E2BB" w:rsidR="006B480F" w:rsidRPr="008A25CF" w:rsidRDefault="002328C4" w:rsidP="006B480F">
      <w:pPr>
        <w:rPr>
          <w:iCs/>
          <w:lang w:eastAsia="x-none"/>
        </w:rPr>
      </w:pPr>
      <w:hyperlink r:id="rId1556" w:history="1">
        <w:r w:rsidR="004371F4">
          <w:rPr>
            <w:rStyle w:val="Hyperlink"/>
            <w:iCs/>
            <w:lang w:eastAsia="x-none"/>
          </w:rPr>
          <w:t>R1-2202147</w:t>
        </w:r>
      </w:hyperlink>
      <w:r w:rsidR="006B480F" w:rsidRPr="008A25CF">
        <w:rPr>
          <w:iCs/>
          <w:lang w:eastAsia="x-none"/>
        </w:rPr>
        <w:tab/>
        <w:t>Remaining Issues on Cross-layer Design for RedCap Devices</w:t>
      </w:r>
      <w:r w:rsidR="006B480F" w:rsidRPr="008A25CF">
        <w:rPr>
          <w:iCs/>
          <w:lang w:eastAsia="x-none"/>
        </w:rPr>
        <w:tab/>
        <w:t>Qualcomm Incorporated</w:t>
      </w:r>
    </w:p>
    <w:p w14:paraId="48BDFA80" w14:textId="375A54B6" w:rsidR="006B480F" w:rsidRPr="008A25CF" w:rsidRDefault="002328C4" w:rsidP="006B480F">
      <w:pPr>
        <w:rPr>
          <w:iCs/>
          <w:lang w:eastAsia="x-none"/>
        </w:rPr>
      </w:pPr>
      <w:hyperlink r:id="rId1557" w:history="1">
        <w:r w:rsidR="004371F4">
          <w:rPr>
            <w:rStyle w:val="Hyperlink"/>
            <w:iCs/>
            <w:lang w:eastAsia="x-none"/>
          </w:rPr>
          <w:t>R1-2202194</w:t>
        </w:r>
      </w:hyperlink>
      <w:r w:rsidR="006B480F" w:rsidRPr="008A25CF">
        <w:rPr>
          <w:iCs/>
          <w:lang w:eastAsia="x-none"/>
        </w:rPr>
        <w:tab/>
        <w:t>RAN1 aspects for RAN2-led features for RedCap</w:t>
      </w:r>
      <w:r w:rsidR="006B480F" w:rsidRPr="008A25CF">
        <w:rPr>
          <w:iCs/>
          <w:lang w:eastAsia="x-none"/>
        </w:rPr>
        <w:tab/>
        <w:t>Sharp</w:t>
      </w:r>
    </w:p>
    <w:p w14:paraId="3B3FCFED" w14:textId="237FE1AA" w:rsidR="006B480F" w:rsidRDefault="002328C4" w:rsidP="006B480F">
      <w:pPr>
        <w:rPr>
          <w:iCs/>
          <w:lang w:eastAsia="x-none"/>
        </w:rPr>
      </w:pPr>
      <w:hyperlink r:id="rId1558" w:history="1">
        <w:r w:rsidR="004371F4">
          <w:rPr>
            <w:rStyle w:val="Hyperlink"/>
            <w:iCs/>
            <w:lang w:eastAsia="x-none"/>
          </w:rPr>
          <w:t>R1-2202383</w:t>
        </w:r>
      </w:hyperlink>
      <w:r w:rsidR="006B480F" w:rsidRPr="008A25CF">
        <w:rPr>
          <w:iCs/>
          <w:lang w:eastAsia="x-none"/>
        </w:rPr>
        <w:tab/>
        <w:t>On RAN2 related aspects</w:t>
      </w:r>
      <w:r w:rsidR="006B480F" w:rsidRPr="008A25CF">
        <w:rPr>
          <w:iCs/>
          <w:lang w:eastAsia="x-none"/>
        </w:rPr>
        <w:tab/>
        <w:t>Nordic Semiconductor ASA</w:t>
      </w:r>
    </w:p>
    <w:p w14:paraId="275641AA" w14:textId="3321F0AC" w:rsidR="003D3BB2" w:rsidRDefault="003D3BB2" w:rsidP="006B480F">
      <w:pPr>
        <w:rPr>
          <w:iCs/>
          <w:lang w:eastAsia="x-none"/>
        </w:rPr>
      </w:pPr>
    </w:p>
    <w:p w14:paraId="3183A2B5" w14:textId="77777777" w:rsidR="003D3BB2" w:rsidRPr="003D3BB2" w:rsidRDefault="003D3BB2" w:rsidP="003D3BB2">
      <w:pPr>
        <w:rPr>
          <w:lang w:eastAsia="x-none"/>
        </w:rPr>
      </w:pPr>
      <w:r w:rsidRPr="003D3BB2">
        <w:rPr>
          <w:lang w:eastAsia="x-none"/>
        </w:rPr>
        <w:t>[108-e-R17-RedCap-03] – Hong (Apple)</w:t>
      </w:r>
    </w:p>
    <w:p w14:paraId="4518220D" w14:textId="69104DC0" w:rsidR="003D3BB2" w:rsidRPr="003D3BB2" w:rsidRDefault="003D3BB2" w:rsidP="003D3BB2">
      <w:pPr>
        <w:rPr>
          <w:lang w:eastAsia="x-none"/>
        </w:rPr>
      </w:pPr>
      <w:r w:rsidRPr="003D3BB2">
        <w:rPr>
          <w:lang w:eastAsia="x-none"/>
        </w:rPr>
        <w:t>Email discussion for maintenance on RAN1 aspects for RAN2-led features</w:t>
      </w:r>
    </w:p>
    <w:p w14:paraId="49DF316D" w14:textId="77777777" w:rsidR="003D3BB2" w:rsidRPr="003D3BB2" w:rsidRDefault="003D3BB2" w:rsidP="006D10BC">
      <w:pPr>
        <w:numPr>
          <w:ilvl w:val="0"/>
          <w:numId w:val="62"/>
        </w:numPr>
        <w:rPr>
          <w:lang w:eastAsia="x-none"/>
        </w:rPr>
      </w:pPr>
      <w:r w:rsidRPr="003D3BB2">
        <w:rPr>
          <w:rFonts w:hint="eastAsia"/>
          <w:lang w:eastAsia="x-none"/>
        </w:rPr>
        <w:t>1</w:t>
      </w:r>
      <w:r w:rsidRPr="003D3BB2">
        <w:rPr>
          <w:rFonts w:hint="eastAsia"/>
          <w:vertAlign w:val="superscript"/>
          <w:lang w:eastAsia="x-none"/>
        </w:rPr>
        <w:t>st</w:t>
      </w:r>
      <w:r w:rsidRPr="003D3BB2">
        <w:rPr>
          <w:rFonts w:hint="eastAsia"/>
          <w:lang w:eastAsia="x-none"/>
        </w:rPr>
        <w:t xml:space="preserve"> check point: </w:t>
      </w:r>
      <w:r w:rsidRPr="003D3BB2">
        <w:t>February</w:t>
      </w:r>
      <w:r w:rsidRPr="003D3BB2">
        <w:rPr>
          <w:rFonts w:hint="eastAsia"/>
        </w:rPr>
        <w:t xml:space="preserve"> </w:t>
      </w:r>
      <w:r w:rsidRPr="003D3BB2">
        <w:t>25</w:t>
      </w:r>
    </w:p>
    <w:p w14:paraId="1278013C" w14:textId="77777777" w:rsidR="003D3BB2" w:rsidRPr="003D3BB2" w:rsidRDefault="003D3BB2" w:rsidP="006D10BC">
      <w:pPr>
        <w:numPr>
          <w:ilvl w:val="0"/>
          <w:numId w:val="62"/>
        </w:numPr>
        <w:rPr>
          <w:lang w:eastAsia="x-none"/>
        </w:rPr>
      </w:pPr>
      <w:r w:rsidRPr="003D3BB2">
        <w:rPr>
          <w:lang w:eastAsia="x-none"/>
        </w:rPr>
        <w:t>Final</w:t>
      </w:r>
      <w:r w:rsidRPr="003D3BB2">
        <w:rPr>
          <w:rFonts w:hint="eastAsia"/>
          <w:lang w:eastAsia="x-none"/>
        </w:rPr>
        <w:t xml:space="preserve"> check point: </w:t>
      </w:r>
      <w:r w:rsidRPr="003D3BB2">
        <w:t>March 3</w:t>
      </w:r>
    </w:p>
    <w:p w14:paraId="478126AC" w14:textId="42F843EB" w:rsidR="003D3BB2" w:rsidRPr="003D3BB2" w:rsidRDefault="002328C4" w:rsidP="003D3BB2">
      <w:pPr>
        <w:rPr>
          <w:b/>
          <w:bCs/>
          <w:iCs/>
          <w:lang w:eastAsia="x-none"/>
        </w:rPr>
      </w:pPr>
      <w:hyperlink r:id="rId1559" w:history="1">
        <w:r w:rsidR="004371F4">
          <w:rPr>
            <w:rStyle w:val="Hyperlink"/>
            <w:b/>
            <w:bCs/>
            <w:iCs/>
            <w:lang w:eastAsia="x-none"/>
          </w:rPr>
          <w:t>R1-2202546</w:t>
        </w:r>
      </w:hyperlink>
      <w:r w:rsidR="003D3BB2" w:rsidRPr="003D3BB2">
        <w:rPr>
          <w:b/>
          <w:bCs/>
          <w:iCs/>
          <w:lang w:eastAsia="x-none"/>
        </w:rPr>
        <w:tab/>
        <w:t>FL summary #1 on RAN1 aspects for RAN2-led features for RedCap</w:t>
      </w:r>
      <w:r w:rsidR="003D3BB2" w:rsidRPr="003D3BB2">
        <w:rPr>
          <w:b/>
          <w:bCs/>
          <w:iCs/>
          <w:lang w:eastAsia="x-none"/>
        </w:rPr>
        <w:tab/>
        <w:t>Moderator (Apple)</w:t>
      </w:r>
    </w:p>
    <w:p w14:paraId="3AEF48D2" w14:textId="2EA941C4" w:rsidR="003D3BB2" w:rsidRDefault="003D3BB2" w:rsidP="003D3BB2">
      <w:pPr>
        <w:rPr>
          <w:iCs/>
          <w:lang w:eastAsia="x-none"/>
        </w:rPr>
      </w:pPr>
      <w:r>
        <w:rPr>
          <w:iCs/>
          <w:lang w:eastAsia="x-none"/>
        </w:rPr>
        <w:t>From Feb 21</w:t>
      </w:r>
      <w:r w:rsidRPr="003D3BB2">
        <w:rPr>
          <w:iCs/>
          <w:vertAlign w:val="superscript"/>
          <w:lang w:eastAsia="x-none"/>
        </w:rPr>
        <w:t>st</w:t>
      </w:r>
      <w:r>
        <w:rPr>
          <w:iCs/>
          <w:lang w:eastAsia="x-none"/>
        </w:rPr>
        <w:t xml:space="preserve"> GTW session</w:t>
      </w:r>
    </w:p>
    <w:p w14:paraId="681BCD26" w14:textId="77777777" w:rsidR="003D3BB2" w:rsidRPr="008008B2" w:rsidRDefault="003D3BB2" w:rsidP="003D3BB2">
      <w:pPr>
        <w:rPr>
          <w:u w:val="single"/>
          <w:lang w:val="en-US" w:eastAsia="zh-CN"/>
        </w:rPr>
      </w:pPr>
      <w:r w:rsidRPr="008008B2">
        <w:rPr>
          <w:u w:val="single"/>
          <w:lang w:eastAsia="zh-CN"/>
        </w:rPr>
        <w:t>Conclusion:</w:t>
      </w:r>
    </w:p>
    <w:p w14:paraId="0D9A2145" w14:textId="4B66B94D" w:rsidR="003D3BB2" w:rsidRPr="003D3BB2" w:rsidRDefault="003D3BB2" w:rsidP="00D259AB">
      <w:pPr>
        <w:pStyle w:val="ListParagraph"/>
        <w:numPr>
          <w:ilvl w:val="0"/>
          <w:numId w:val="68"/>
        </w:numPr>
        <w:rPr>
          <w:lang w:val="en-US" w:eastAsia="zh-CN"/>
        </w:rPr>
      </w:pPr>
      <w:r w:rsidRPr="00D10232">
        <w:rPr>
          <w:lang w:eastAsia="zh-CN"/>
        </w:rPr>
        <w:t>For Case 2 of 2-step RACH procedure (i.e., no dedicated MsgA preamble and no MsgA PRACH resource is configured for early indication of Redcap UEs), </w:t>
      </w:r>
      <w:r w:rsidRPr="003D3BB2">
        <w:rPr>
          <w:lang w:val="en-US" w:eastAsia="zh-CN"/>
        </w:rPr>
        <w:t>do not support early RedCap UE indication in MsgA PUSCH part using dedicated resource configuration</w:t>
      </w:r>
      <w:r w:rsidR="008008B2">
        <w:rPr>
          <w:lang w:val="en-US" w:eastAsia="zh-CN"/>
        </w:rPr>
        <w:t>.</w:t>
      </w:r>
    </w:p>
    <w:p w14:paraId="2E4CD452" w14:textId="77777777" w:rsidR="003D3BB2" w:rsidRPr="003D3BB2" w:rsidRDefault="003D3BB2" w:rsidP="003D3BB2">
      <w:pPr>
        <w:rPr>
          <w:iCs/>
          <w:lang w:val="en-US" w:eastAsia="x-none"/>
        </w:rPr>
      </w:pPr>
    </w:p>
    <w:p w14:paraId="047B8097" w14:textId="4B4B535F" w:rsidR="008008B2" w:rsidRDefault="008008B2" w:rsidP="008008B2">
      <w:pPr>
        <w:rPr>
          <w:iCs/>
          <w:lang w:eastAsia="x-none"/>
        </w:rPr>
      </w:pPr>
      <w:r>
        <w:rPr>
          <w:iCs/>
          <w:lang w:eastAsia="x-none"/>
        </w:rPr>
        <w:t>From Feb 23</w:t>
      </w:r>
      <w:r w:rsidRPr="008008B2">
        <w:rPr>
          <w:iCs/>
          <w:vertAlign w:val="superscript"/>
          <w:lang w:eastAsia="x-none"/>
        </w:rPr>
        <w:t>rd</w:t>
      </w:r>
      <w:r>
        <w:rPr>
          <w:iCs/>
          <w:lang w:eastAsia="x-none"/>
        </w:rPr>
        <w:t xml:space="preserve"> GTW session</w:t>
      </w:r>
    </w:p>
    <w:p w14:paraId="5A290906" w14:textId="77777777" w:rsidR="003A0776" w:rsidRPr="003A0776" w:rsidRDefault="003A0776" w:rsidP="003A0776">
      <w:pPr>
        <w:rPr>
          <w:u w:val="single"/>
          <w:lang w:eastAsia="zh-CN"/>
        </w:rPr>
      </w:pPr>
      <w:r w:rsidRPr="003A0776">
        <w:rPr>
          <w:u w:val="single"/>
          <w:lang w:eastAsia="zh-CN"/>
        </w:rPr>
        <w:t>Conclusion:</w:t>
      </w:r>
    </w:p>
    <w:p w14:paraId="620F8E13" w14:textId="0897C948" w:rsidR="003A0776" w:rsidRPr="003A0776" w:rsidRDefault="003A0776" w:rsidP="00A63FAE">
      <w:pPr>
        <w:pStyle w:val="ListParagraph"/>
        <w:numPr>
          <w:ilvl w:val="0"/>
          <w:numId w:val="98"/>
        </w:numPr>
        <w:rPr>
          <w:lang w:val="en-US" w:eastAsia="zh-CN"/>
        </w:rPr>
      </w:pPr>
      <w:r w:rsidRPr="003A0776">
        <w:rPr>
          <w:lang w:val="en-US" w:eastAsia="zh-CN"/>
        </w:rPr>
        <w:t>For Case 1 of 2-step RACH procedure (i.e., either dedicated MsgA preamble or MsgA PRACH resource is configured for early indication of Redcap UEs), do not support early RedCap UE indication in MsgA PUSCH part using dedicated resource configuration.</w:t>
      </w:r>
    </w:p>
    <w:p w14:paraId="35FFE2E9" w14:textId="34B0C7EE" w:rsidR="003D3BB2" w:rsidRPr="003A0776" w:rsidRDefault="003D3BB2" w:rsidP="003D3BB2">
      <w:pPr>
        <w:rPr>
          <w:iCs/>
          <w:lang w:val="en-US" w:eastAsia="x-none"/>
        </w:rPr>
      </w:pPr>
    </w:p>
    <w:p w14:paraId="7CF2D3A4" w14:textId="27F73D47" w:rsidR="003D3BB2" w:rsidRPr="003D3BB2" w:rsidRDefault="00BD40DD" w:rsidP="003D3BB2">
      <w:pPr>
        <w:rPr>
          <w:iCs/>
          <w:lang w:eastAsia="x-none"/>
        </w:rPr>
      </w:pPr>
      <w:r>
        <w:rPr>
          <w:iCs/>
          <w:lang w:eastAsia="x-none"/>
        </w:rPr>
        <w:t xml:space="preserve">Final summary in </w:t>
      </w:r>
      <w:hyperlink r:id="rId1560" w:history="1">
        <w:r w:rsidR="004371F4">
          <w:rPr>
            <w:rStyle w:val="Hyperlink"/>
            <w:iCs/>
            <w:lang w:eastAsia="x-none"/>
          </w:rPr>
          <w:t>R1-2202678</w:t>
        </w:r>
      </w:hyperlink>
      <w:r>
        <w:rPr>
          <w:iCs/>
          <w:lang w:eastAsia="x-none"/>
        </w:rPr>
        <w:t>.</w:t>
      </w:r>
    </w:p>
    <w:p w14:paraId="1A187F42" w14:textId="5B3BBC46" w:rsidR="006B480F" w:rsidRDefault="006B480F" w:rsidP="00A67E7F">
      <w:pPr>
        <w:pStyle w:val="Heading3"/>
      </w:pPr>
      <w:bookmarkStart w:id="225" w:name="_Toc95481793"/>
      <w:bookmarkStart w:id="226" w:name="_Toc98334432"/>
      <w:r w:rsidRPr="00540963">
        <w:t>Other</w:t>
      </w:r>
      <w:bookmarkEnd w:id="225"/>
      <w:bookmarkEnd w:id="226"/>
    </w:p>
    <w:p w14:paraId="38D6B762" w14:textId="41FCE417" w:rsidR="006B480F" w:rsidRDefault="002328C4" w:rsidP="006B480F">
      <w:pPr>
        <w:rPr>
          <w:lang w:eastAsia="x-none"/>
        </w:rPr>
      </w:pPr>
      <w:hyperlink r:id="rId1561" w:history="1">
        <w:r w:rsidR="004371F4">
          <w:rPr>
            <w:rStyle w:val="Hyperlink"/>
            <w:lang w:eastAsia="x-none"/>
          </w:rPr>
          <w:t>R1-2201671</w:t>
        </w:r>
      </w:hyperlink>
      <w:r w:rsidR="006B480F">
        <w:rPr>
          <w:lang w:eastAsia="x-none"/>
        </w:rPr>
        <w:tab/>
        <w:t>On further NR RedCap UE complexity reduction</w:t>
      </w:r>
      <w:r w:rsidR="006B480F">
        <w:rPr>
          <w:lang w:eastAsia="x-none"/>
        </w:rPr>
        <w:tab/>
        <w:t>Ericsson</w:t>
      </w:r>
    </w:p>
    <w:p w14:paraId="2045EB1E" w14:textId="5F311289" w:rsidR="006B480F" w:rsidRDefault="002328C4" w:rsidP="006B480F">
      <w:pPr>
        <w:rPr>
          <w:lang w:eastAsia="x-none"/>
        </w:rPr>
      </w:pPr>
      <w:hyperlink r:id="rId1562" w:history="1">
        <w:r w:rsidR="004371F4">
          <w:rPr>
            <w:rStyle w:val="Hyperlink"/>
            <w:lang w:eastAsia="x-none"/>
          </w:rPr>
          <w:t>R1-2201864</w:t>
        </w:r>
      </w:hyperlink>
      <w:r w:rsidR="006B480F">
        <w:rPr>
          <w:lang w:eastAsia="x-none"/>
        </w:rPr>
        <w:tab/>
        <w:t>Remaining issues of other aspects for RedCap UE</w:t>
      </w:r>
      <w:r w:rsidR="006B480F">
        <w:rPr>
          <w:lang w:eastAsia="x-none"/>
        </w:rPr>
        <w:tab/>
        <w:t>CMCC</w:t>
      </w:r>
    </w:p>
    <w:p w14:paraId="3559A070" w14:textId="7B1C38ED" w:rsidR="006B480F" w:rsidRDefault="002328C4" w:rsidP="006B480F">
      <w:pPr>
        <w:rPr>
          <w:lang w:eastAsia="x-none"/>
        </w:rPr>
      </w:pPr>
      <w:hyperlink r:id="rId1563" w:history="1">
        <w:r w:rsidR="004371F4">
          <w:rPr>
            <w:rStyle w:val="Hyperlink"/>
            <w:lang w:eastAsia="x-none"/>
          </w:rPr>
          <w:t>R1-2201892</w:t>
        </w:r>
      </w:hyperlink>
      <w:r w:rsidR="006B480F">
        <w:rPr>
          <w:lang w:eastAsia="x-none"/>
        </w:rPr>
        <w:tab/>
        <w:t>Remaining aspects for RedCap</w:t>
      </w:r>
      <w:r w:rsidR="006B480F">
        <w:rPr>
          <w:lang w:eastAsia="x-none"/>
        </w:rPr>
        <w:tab/>
        <w:t>ZTE, Sanechips</w:t>
      </w:r>
    </w:p>
    <w:p w14:paraId="4A6CA78D" w14:textId="7F1DD466" w:rsidR="006B480F" w:rsidRDefault="002328C4" w:rsidP="006B480F">
      <w:pPr>
        <w:rPr>
          <w:lang w:eastAsia="x-none"/>
        </w:rPr>
      </w:pPr>
      <w:hyperlink r:id="rId1564" w:history="1">
        <w:r w:rsidR="004371F4">
          <w:rPr>
            <w:rStyle w:val="Hyperlink"/>
            <w:lang w:eastAsia="x-none"/>
          </w:rPr>
          <w:t>R1-2201958</w:t>
        </w:r>
      </w:hyperlink>
      <w:r w:rsidR="006B480F">
        <w:rPr>
          <w:lang w:eastAsia="x-none"/>
        </w:rPr>
        <w:tab/>
        <w:t>Discussion on the fast BWP switching for RedCap</w:t>
      </w:r>
      <w:r w:rsidR="006B480F">
        <w:rPr>
          <w:lang w:eastAsia="x-none"/>
        </w:rPr>
        <w:tab/>
        <w:t>Xiaomi</w:t>
      </w:r>
    </w:p>
    <w:p w14:paraId="4564B546" w14:textId="0759E7EF" w:rsidR="006B480F" w:rsidRPr="008A25CF" w:rsidRDefault="002328C4" w:rsidP="006B480F">
      <w:pPr>
        <w:rPr>
          <w:lang w:eastAsia="x-none"/>
        </w:rPr>
      </w:pPr>
      <w:hyperlink r:id="rId1565" w:history="1">
        <w:r w:rsidR="004371F4">
          <w:rPr>
            <w:rStyle w:val="Hyperlink"/>
            <w:lang w:eastAsia="x-none"/>
          </w:rPr>
          <w:t>R1-2202419</w:t>
        </w:r>
      </w:hyperlink>
      <w:r w:rsidR="006B480F">
        <w:rPr>
          <w:lang w:eastAsia="x-none"/>
        </w:rPr>
        <w:tab/>
        <w:t>On RedCap UE BWP configuration</w:t>
      </w:r>
      <w:r w:rsidR="006B480F">
        <w:rPr>
          <w:lang w:eastAsia="x-none"/>
        </w:rPr>
        <w:tab/>
        <w:t>Huawei, HiSilicon</w:t>
      </w:r>
    </w:p>
    <w:p w14:paraId="438B0B3B" w14:textId="16673BC6" w:rsidR="006B480F" w:rsidRDefault="006B480F" w:rsidP="00A57C2E">
      <w:pPr>
        <w:pStyle w:val="Heading2"/>
      </w:pPr>
      <w:bookmarkStart w:id="227" w:name="_Toc95481794"/>
      <w:bookmarkStart w:id="228" w:name="_Toc98334433"/>
      <w:r>
        <w:t xml:space="preserve">Maintenance on </w:t>
      </w:r>
      <w:r w:rsidRPr="002600DE">
        <w:t>UE Power Saving Enhancements</w:t>
      </w:r>
      <w:bookmarkEnd w:id="227"/>
      <w:bookmarkEnd w:id="228"/>
    </w:p>
    <w:p w14:paraId="171A533D" w14:textId="3910AB6F" w:rsidR="00224E28" w:rsidRPr="00224E28" w:rsidRDefault="002328C4" w:rsidP="00224E28">
      <w:pPr>
        <w:rPr>
          <w:b/>
          <w:bCs/>
        </w:rPr>
      </w:pPr>
      <w:hyperlink r:id="rId1566" w:history="1">
        <w:r w:rsidR="004371F4">
          <w:rPr>
            <w:rStyle w:val="Hyperlink"/>
            <w:b/>
            <w:bCs/>
          </w:rPr>
          <w:t>R1-2202787</w:t>
        </w:r>
      </w:hyperlink>
      <w:r w:rsidR="00224E28" w:rsidRPr="00224E28">
        <w:rPr>
          <w:b/>
          <w:bCs/>
        </w:rPr>
        <w:tab/>
        <w:t>Session notes for 8.7 (Maintenance on UE Power Saving Enhancements)</w:t>
      </w:r>
      <w:r w:rsidR="00224E28" w:rsidRPr="00224E28">
        <w:rPr>
          <w:b/>
          <w:bCs/>
        </w:rPr>
        <w:tab/>
        <w:t>Ad-hoc Chair (CMCC)</w:t>
      </w:r>
    </w:p>
    <w:p w14:paraId="116CD454" w14:textId="77777777" w:rsidR="00224E28" w:rsidRPr="00224E28" w:rsidRDefault="00224E28" w:rsidP="00224E28"/>
    <w:p w14:paraId="303A0103" w14:textId="77777777" w:rsidR="000A073B" w:rsidRPr="00D71ADB" w:rsidRDefault="006B480F" w:rsidP="006B480F">
      <w:pPr>
        <w:rPr>
          <w:lang w:eastAsia="x-none"/>
        </w:rPr>
      </w:pPr>
      <w:r w:rsidRPr="00D71ADB">
        <w:rPr>
          <w:lang w:eastAsia="x-none"/>
        </w:rPr>
        <w:t xml:space="preserve">[108-e-R17-RRC-PowSav] </w:t>
      </w:r>
      <w:r w:rsidR="000A073B" w:rsidRPr="00D71ADB">
        <w:t xml:space="preserve">– </w:t>
      </w:r>
      <w:r w:rsidR="000A073B" w:rsidRPr="00D71ADB">
        <w:rPr>
          <w:lang w:eastAsia="x-none"/>
        </w:rPr>
        <w:t>Weide (MediaTek)</w:t>
      </w:r>
    </w:p>
    <w:p w14:paraId="483AB73E" w14:textId="5A48A6F6" w:rsidR="006B480F" w:rsidRPr="00D71ADB" w:rsidRDefault="006B480F" w:rsidP="006B480F">
      <w:r w:rsidRPr="00D71ADB">
        <w:rPr>
          <w:lang w:eastAsia="x-none"/>
        </w:rPr>
        <w:t>Email discussion on Rel-17 RRC parameters for UE power saving</w:t>
      </w:r>
    </w:p>
    <w:p w14:paraId="0F949314" w14:textId="77777777" w:rsidR="006B480F" w:rsidRPr="00D71ADB" w:rsidRDefault="006B480F" w:rsidP="006D10BC">
      <w:pPr>
        <w:numPr>
          <w:ilvl w:val="0"/>
          <w:numId w:val="60"/>
        </w:numPr>
        <w:rPr>
          <w:lang w:eastAsia="x-none"/>
        </w:rPr>
      </w:pPr>
      <w:r w:rsidRPr="00D71ADB">
        <w:rPr>
          <w:rFonts w:hint="eastAsia"/>
          <w:lang w:eastAsia="x-none"/>
        </w:rPr>
        <w:t>1</w:t>
      </w:r>
      <w:r w:rsidRPr="00D71ADB">
        <w:rPr>
          <w:rFonts w:hint="eastAsia"/>
          <w:vertAlign w:val="superscript"/>
          <w:lang w:eastAsia="x-none"/>
        </w:rPr>
        <w:t>st</w:t>
      </w:r>
      <w:r w:rsidRPr="00D71ADB">
        <w:rPr>
          <w:rFonts w:hint="eastAsia"/>
          <w:lang w:eastAsia="x-none"/>
        </w:rPr>
        <w:t xml:space="preserve"> check point</w:t>
      </w:r>
      <w:r w:rsidRPr="00D71ADB">
        <w:t xml:space="preserve"> for first LS in </w:t>
      </w:r>
      <w:r w:rsidRPr="00D71ADB">
        <w:rPr>
          <w:lang w:eastAsia="x-none"/>
        </w:rPr>
        <w:t>[108-e-R17-RRC]: February 24</w:t>
      </w:r>
    </w:p>
    <w:p w14:paraId="51DB19AA" w14:textId="77777777" w:rsidR="006B480F" w:rsidRPr="00794226" w:rsidRDefault="006B480F" w:rsidP="006D10BC">
      <w:pPr>
        <w:numPr>
          <w:ilvl w:val="0"/>
          <w:numId w:val="60"/>
        </w:numPr>
        <w:rPr>
          <w:lang w:eastAsia="x-none"/>
        </w:rPr>
      </w:pPr>
      <w:r w:rsidRPr="00794226">
        <w:rPr>
          <w:lang w:eastAsia="x-none"/>
        </w:rPr>
        <w:t>Final</w:t>
      </w:r>
      <w:r w:rsidRPr="00794226">
        <w:rPr>
          <w:rFonts w:hint="eastAsia"/>
          <w:lang w:eastAsia="x-none"/>
        </w:rPr>
        <w:t xml:space="preserve"> check point</w:t>
      </w:r>
      <w:r w:rsidRPr="00794226">
        <w:rPr>
          <w:lang w:eastAsia="x-none"/>
        </w:rPr>
        <w:t xml:space="preserve"> for second LS in [108-e-R17-RRC] if necessary</w:t>
      </w:r>
      <w:r w:rsidRPr="00794226">
        <w:rPr>
          <w:rFonts w:hint="eastAsia"/>
          <w:lang w:eastAsia="x-none"/>
        </w:rPr>
        <w:t xml:space="preserve">: </w:t>
      </w:r>
      <w:r w:rsidRPr="00794226">
        <w:t>March 3</w:t>
      </w:r>
    </w:p>
    <w:p w14:paraId="64CD7B15" w14:textId="06195A4C" w:rsidR="007D048B" w:rsidRPr="007D048B" w:rsidRDefault="002328C4" w:rsidP="006B480F">
      <w:pPr>
        <w:rPr>
          <w:b/>
          <w:bCs/>
          <w:lang w:eastAsia="x-none"/>
        </w:rPr>
      </w:pPr>
      <w:hyperlink r:id="rId1567" w:history="1">
        <w:r w:rsidR="004371F4" w:rsidRPr="00794226">
          <w:rPr>
            <w:rStyle w:val="Hyperlink"/>
            <w:b/>
            <w:bCs/>
            <w:lang w:eastAsia="x-none"/>
          </w:rPr>
          <w:t>R1-2203008</w:t>
        </w:r>
      </w:hyperlink>
      <w:r w:rsidR="007D048B" w:rsidRPr="00794226">
        <w:rPr>
          <w:b/>
          <w:bCs/>
          <w:lang w:eastAsia="x-none"/>
        </w:rPr>
        <w:tab/>
        <w:t>Summary of email discussion on Rel-17 RRC parameters for UE power saving</w:t>
      </w:r>
      <w:r w:rsidR="007D048B" w:rsidRPr="00794226">
        <w:rPr>
          <w:b/>
          <w:bCs/>
          <w:lang w:eastAsia="x-none"/>
        </w:rPr>
        <w:tab/>
        <w:t>Moderator (MediaTek)</w:t>
      </w:r>
    </w:p>
    <w:p w14:paraId="1469427A" w14:textId="77777777" w:rsidR="00027A38" w:rsidRDefault="00027A38" w:rsidP="00027A38">
      <w:pPr>
        <w:rPr>
          <w:lang w:eastAsia="x-none"/>
        </w:rPr>
      </w:pPr>
      <w:r w:rsidRPr="009C4C1C">
        <w:t xml:space="preserve">Document is noted. For consolidation under 8 in </w:t>
      </w:r>
      <w:r w:rsidRPr="007160F5">
        <w:rPr>
          <w:lang w:eastAsia="x-none"/>
        </w:rPr>
        <w:t>[108-e-R17-RRC]</w:t>
      </w:r>
      <w:r>
        <w:rPr>
          <w:lang w:eastAsia="x-none"/>
        </w:rPr>
        <w:t>.</w:t>
      </w:r>
    </w:p>
    <w:p w14:paraId="72035430" w14:textId="77777777" w:rsidR="007D048B" w:rsidRDefault="007D048B" w:rsidP="006B480F">
      <w:pPr>
        <w:rPr>
          <w:lang w:eastAsia="x-none"/>
        </w:rPr>
      </w:pPr>
    </w:p>
    <w:p w14:paraId="0DD844EF" w14:textId="389A0943" w:rsidR="007D048B" w:rsidRPr="00343E6D" w:rsidRDefault="002328C4" w:rsidP="006B480F">
      <w:pPr>
        <w:rPr>
          <w:lang w:eastAsia="x-none"/>
        </w:rPr>
      </w:pPr>
      <w:hyperlink r:id="rId1568" w:history="1">
        <w:r w:rsidR="004371F4">
          <w:rPr>
            <w:rStyle w:val="Hyperlink"/>
            <w:lang w:eastAsia="x-none"/>
          </w:rPr>
          <w:t>R1-2202933</w:t>
        </w:r>
      </w:hyperlink>
      <w:r w:rsidR="007D048B" w:rsidRPr="007D048B">
        <w:rPr>
          <w:lang w:eastAsia="x-none"/>
        </w:rPr>
        <w:tab/>
        <w:t>Collection of RAN1 agreements for UE power saving enhancements for NR (post RAN1 #108-e)</w:t>
      </w:r>
      <w:r w:rsidR="007D048B" w:rsidRPr="007D048B">
        <w:rPr>
          <w:lang w:eastAsia="x-none"/>
        </w:rPr>
        <w:tab/>
        <w:t>WI Rapporteur (MediaTek)</w:t>
      </w:r>
    </w:p>
    <w:p w14:paraId="59589F29" w14:textId="77777777" w:rsidR="006B480F" w:rsidRDefault="006B480F" w:rsidP="000A073B">
      <w:pPr>
        <w:pStyle w:val="Heading3"/>
      </w:pPr>
      <w:bookmarkStart w:id="229" w:name="_Toc95481795"/>
      <w:bookmarkStart w:id="230" w:name="_Toc98334434"/>
      <w:r w:rsidRPr="002600DE">
        <w:t>Enhancements for idle/inactive-mode UE power saving</w:t>
      </w:r>
      <w:bookmarkEnd w:id="229"/>
      <w:bookmarkEnd w:id="230"/>
    </w:p>
    <w:p w14:paraId="37DEDC1C" w14:textId="77777777" w:rsidR="006B480F" w:rsidRDefault="006B480F" w:rsidP="000A073B">
      <w:pPr>
        <w:pStyle w:val="Heading4"/>
      </w:pPr>
      <w:bookmarkStart w:id="231" w:name="_Toc95481796"/>
      <w:bookmarkStart w:id="232" w:name="_Toc98334435"/>
      <w:r w:rsidRPr="002600DE">
        <w:t>Potential paging enhancements</w:t>
      </w:r>
      <w:bookmarkEnd w:id="231"/>
      <w:bookmarkEnd w:id="232"/>
    </w:p>
    <w:p w14:paraId="2FCE1EF1" w14:textId="252C508A" w:rsidR="006B480F" w:rsidRDefault="002328C4" w:rsidP="006B480F">
      <w:pPr>
        <w:rPr>
          <w:lang w:eastAsia="x-none"/>
        </w:rPr>
      </w:pPr>
      <w:hyperlink r:id="rId1569" w:history="1">
        <w:r w:rsidR="004371F4">
          <w:rPr>
            <w:rStyle w:val="Hyperlink"/>
            <w:lang w:eastAsia="x-none"/>
          </w:rPr>
          <w:t>R1-2200944</w:t>
        </w:r>
      </w:hyperlink>
      <w:r w:rsidR="006B480F">
        <w:rPr>
          <w:lang w:eastAsia="x-none"/>
        </w:rPr>
        <w:tab/>
        <w:t>Remaining issues on Paging enhancements for UE power saving in IDLE/inactive mode</w:t>
      </w:r>
      <w:r w:rsidR="006B480F">
        <w:rPr>
          <w:lang w:eastAsia="x-none"/>
        </w:rPr>
        <w:tab/>
        <w:t>Huawei, HiSilicon</w:t>
      </w:r>
    </w:p>
    <w:p w14:paraId="1185D48D" w14:textId="6FB04949" w:rsidR="006B480F" w:rsidRDefault="002328C4" w:rsidP="006B480F">
      <w:pPr>
        <w:rPr>
          <w:lang w:eastAsia="x-none"/>
        </w:rPr>
      </w:pPr>
      <w:hyperlink r:id="rId1570" w:history="1">
        <w:r w:rsidR="004371F4">
          <w:rPr>
            <w:rStyle w:val="Hyperlink"/>
            <w:lang w:eastAsia="x-none"/>
          </w:rPr>
          <w:t>R1-2201101</w:t>
        </w:r>
      </w:hyperlink>
      <w:r w:rsidR="006B480F">
        <w:rPr>
          <w:lang w:eastAsia="x-none"/>
        </w:rPr>
        <w:tab/>
        <w:t>Remaining issues on paging enhancements for idle/inactive mode UE power saving</w:t>
      </w:r>
      <w:r w:rsidR="006B480F">
        <w:rPr>
          <w:lang w:eastAsia="x-none"/>
        </w:rPr>
        <w:tab/>
        <w:t>vivo</w:t>
      </w:r>
    </w:p>
    <w:p w14:paraId="5637E642" w14:textId="6451AEBA" w:rsidR="006B480F" w:rsidRDefault="002328C4" w:rsidP="006B480F">
      <w:pPr>
        <w:rPr>
          <w:lang w:eastAsia="x-none"/>
        </w:rPr>
      </w:pPr>
      <w:hyperlink r:id="rId1571" w:history="1">
        <w:r w:rsidR="004371F4">
          <w:rPr>
            <w:rStyle w:val="Hyperlink"/>
            <w:lang w:eastAsia="x-none"/>
          </w:rPr>
          <w:t>R1-2201130</w:t>
        </w:r>
      </w:hyperlink>
      <w:r w:rsidR="006B480F">
        <w:rPr>
          <w:lang w:eastAsia="x-none"/>
        </w:rPr>
        <w:tab/>
        <w:t>Remaining issues of power saving enhancements for paging</w:t>
      </w:r>
      <w:r w:rsidR="006B480F">
        <w:rPr>
          <w:lang w:eastAsia="x-none"/>
        </w:rPr>
        <w:tab/>
        <w:t>ZTE, Sanechips</w:t>
      </w:r>
    </w:p>
    <w:p w14:paraId="3989654B" w14:textId="2DCE7C83" w:rsidR="006B480F" w:rsidRDefault="002328C4" w:rsidP="006B480F">
      <w:pPr>
        <w:rPr>
          <w:lang w:eastAsia="x-none"/>
        </w:rPr>
      </w:pPr>
      <w:hyperlink r:id="rId1572" w:history="1">
        <w:r w:rsidR="004371F4">
          <w:rPr>
            <w:rStyle w:val="Hyperlink"/>
            <w:lang w:eastAsia="x-none"/>
          </w:rPr>
          <w:t>R1-2201280</w:t>
        </w:r>
      </w:hyperlink>
      <w:r w:rsidR="006B480F">
        <w:rPr>
          <w:lang w:eastAsia="x-none"/>
        </w:rPr>
        <w:tab/>
        <w:t>Further discussion on Paging enhancements for power saving</w:t>
      </w:r>
      <w:r w:rsidR="006B480F">
        <w:rPr>
          <w:lang w:eastAsia="x-none"/>
        </w:rPr>
        <w:tab/>
        <w:t>OPPO</w:t>
      </w:r>
    </w:p>
    <w:p w14:paraId="66FFB6A0" w14:textId="36FBEDBD" w:rsidR="006B480F" w:rsidRDefault="002328C4" w:rsidP="006B480F">
      <w:pPr>
        <w:rPr>
          <w:lang w:eastAsia="x-none"/>
        </w:rPr>
      </w:pPr>
      <w:hyperlink r:id="rId1573" w:history="1">
        <w:r w:rsidR="004371F4">
          <w:rPr>
            <w:rStyle w:val="Hyperlink"/>
            <w:lang w:eastAsia="x-none"/>
          </w:rPr>
          <w:t>R1-2201370</w:t>
        </w:r>
      </w:hyperlink>
      <w:r w:rsidR="006B480F">
        <w:rPr>
          <w:lang w:eastAsia="x-none"/>
        </w:rPr>
        <w:tab/>
        <w:t>Remaining issues of Paging enhancement for UE power saving</w:t>
      </w:r>
      <w:r w:rsidR="006B480F">
        <w:rPr>
          <w:lang w:eastAsia="x-none"/>
        </w:rPr>
        <w:tab/>
        <w:t>CATT</w:t>
      </w:r>
    </w:p>
    <w:p w14:paraId="7B0E03CB" w14:textId="7397941E" w:rsidR="006B480F" w:rsidRDefault="002328C4" w:rsidP="006B480F">
      <w:pPr>
        <w:rPr>
          <w:lang w:eastAsia="x-none"/>
        </w:rPr>
      </w:pPr>
      <w:hyperlink r:id="rId1574" w:history="1">
        <w:r w:rsidR="004371F4">
          <w:rPr>
            <w:rStyle w:val="Hyperlink"/>
            <w:lang w:eastAsia="x-none"/>
          </w:rPr>
          <w:t>R1-2201484</w:t>
        </w:r>
      </w:hyperlink>
      <w:r w:rsidR="006B480F">
        <w:rPr>
          <w:lang w:eastAsia="x-none"/>
        </w:rPr>
        <w:tab/>
        <w:t>Discussion on paging enhancement</w:t>
      </w:r>
      <w:r w:rsidR="006B480F">
        <w:rPr>
          <w:lang w:eastAsia="x-none"/>
        </w:rPr>
        <w:tab/>
        <w:t>NTT DOCOMO, INC.</w:t>
      </w:r>
    </w:p>
    <w:p w14:paraId="63B4839F" w14:textId="0345B8C2" w:rsidR="006B480F" w:rsidRDefault="002328C4" w:rsidP="006B480F">
      <w:pPr>
        <w:rPr>
          <w:lang w:eastAsia="x-none"/>
        </w:rPr>
      </w:pPr>
      <w:hyperlink r:id="rId1575" w:history="1">
        <w:r w:rsidR="004371F4">
          <w:rPr>
            <w:rStyle w:val="Hyperlink"/>
            <w:lang w:eastAsia="x-none"/>
          </w:rPr>
          <w:t>R1-2201551</w:t>
        </w:r>
      </w:hyperlink>
      <w:r w:rsidR="006B480F">
        <w:rPr>
          <w:lang w:eastAsia="x-none"/>
        </w:rPr>
        <w:tab/>
        <w:t>Discussion on potential paging enhancements for UE power saving</w:t>
      </w:r>
      <w:r w:rsidR="006B480F">
        <w:rPr>
          <w:lang w:eastAsia="x-none"/>
        </w:rPr>
        <w:tab/>
        <w:t>Spreadtrum Communications</w:t>
      </w:r>
    </w:p>
    <w:p w14:paraId="1F2A54CA" w14:textId="2F963155" w:rsidR="006B480F" w:rsidRDefault="002328C4" w:rsidP="006B480F">
      <w:pPr>
        <w:rPr>
          <w:lang w:eastAsia="x-none"/>
        </w:rPr>
      </w:pPr>
      <w:hyperlink r:id="rId1576" w:history="1">
        <w:r w:rsidR="004371F4">
          <w:rPr>
            <w:rStyle w:val="Hyperlink"/>
            <w:lang w:eastAsia="x-none"/>
          </w:rPr>
          <w:t>R1-2201641</w:t>
        </w:r>
      </w:hyperlink>
      <w:r w:rsidR="006B480F">
        <w:rPr>
          <w:lang w:eastAsia="x-none"/>
        </w:rPr>
        <w:tab/>
        <w:t>On remaining issues of paging enhancement</w:t>
      </w:r>
      <w:r w:rsidR="006B480F">
        <w:rPr>
          <w:lang w:eastAsia="x-none"/>
        </w:rPr>
        <w:tab/>
        <w:t>Panasonic</w:t>
      </w:r>
    </w:p>
    <w:p w14:paraId="36037DAF" w14:textId="259D1A3F" w:rsidR="006B480F" w:rsidRDefault="002328C4" w:rsidP="006B480F">
      <w:pPr>
        <w:rPr>
          <w:lang w:eastAsia="x-none"/>
        </w:rPr>
      </w:pPr>
      <w:hyperlink r:id="rId1577" w:history="1">
        <w:r w:rsidR="004371F4">
          <w:rPr>
            <w:rStyle w:val="Hyperlink"/>
            <w:lang w:eastAsia="x-none"/>
          </w:rPr>
          <w:t>R1-2201705</w:t>
        </w:r>
      </w:hyperlink>
      <w:r w:rsidR="006B480F">
        <w:rPr>
          <w:lang w:eastAsia="x-none"/>
        </w:rPr>
        <w:tab/>
        <w:t>Discussion on remaining aspects of the design of paging enhancements</w:t>
      </w:r>
      <w:r w:rsidR="006B480F">
        <w:rPr>
          <w:lang w:eastAsia="x-none"/>
        </w:rPr>
        <w:tab/>
        <w:t>Intel Corporation</w:t>
      </w:r>
    </w:p>
    <w:p w14:paraId="3EF9742C" w14:textId="21A7D98C" w:rsidR="006B480F" w:rsidRDefault="002328C4" w:rsidP="006B480F">
      <w:pPr>
        <w:rPr>
          <w:lang w:eastAsia="x-none"/>
        </w:rPr>
      </w:pPr>
      <w:hyperlink r:id="rId1578" w:history="1">
        <w:r w:rsidR="004371F4">
          <w:rPr>
            <w:rStyle w:val="Hyperlink"/>
            <w:lang w:eastAsia="x-none"/>
          </w:rPr>
          <w:t>R1-2201777</w:t>
        </w:r>
      </w:hyperlink>
      <w:r w:rsidR="006B480F">
        <w:rPr>
          <w:lang w:eastAsia="x-none"/>
        </w:rPr>
        <w:tab/>
        <w:t>Remaining issues on paging enhancements for idle/inactive UEs</w:t>
      </w:r>
      <w:r w:rsidR="006B480F">
        <w:rPr>
          <w:lang w:eastAsia="x-none"/>
        </w:rPr>
        <w:tab/>
        <w:t>Apple</w:t>
      </w:r>
    </w:p>
    <w:p w14:paraId="02EA8E69" w14:textId="01348BCA" w:rsidR="006B480F" w:rsidRDefault="002328C4" w:rsidP="006B480F">
      <w:pPr>
        <w:rPr>
          <w:lang w:eastAsia="x-none"/>
        </w:rPr>
      </w:pPr>
      <w:hyperlink r:id="rId1579" w:history="1">
        <w:r w:rsidR="004371F4">
          <w:rPr>
            <w:rStyle w:val="Hyperlink"/>
            <w:lang w:eastAsia="x-none"/>
          </w:rPr>
          <w:t>R1-2201865</w:t>
        </w:r>
      </w:hyperlink>
      <w:r w:rsidR="006B480F">
        <w:rPr>
          <w:lang w:eastAsia="x-none"/>
        </w:rPr>
        <w:tab/>
        <w:t>Remaining issues on paging early indication</w:t>
      </w:r>
      <w:r w:rsidR="006B480F">
        <w:rPr>
          <w:lang w:eastAsia="x-none"/>
        </w:rPr>
        <w:tab/>
        <w:t>CMCC</w:t>
      </w:r>
    </w:p>
    <w:p w14:paraId="7B65FE20" w14:textId="1FC072E3" w:rsidR="006B480F" w:rsidRDefault="002328C4" w:rsidP="006B480F">
      <w:pPr>
        <w:rPr>
          <w:lang w:eastAsia="x-none"/>
        </w:rPr>
      </w:pPr>
      <w:hyperlink r:id="rId1580" w:history="1">
        <w:r w:rsidR="004371F4">
          <w:rPr>
            <w:rStyle w:val="Hyperlink"/>
            <w:lang w:eastAsia="x-none"/>
          </w:rPr>
          <w:t>R1-2201917</w:t>
        </w:r>
      </w:hyperlink>
      <w:r w:rsidR="006B480F">
        <w:rPr>
          <w:lang w:eastAsia="x-none"/>
        </w:rPr>
        <w:tab/>
        <w:t>Remaining issues on paging enhancement for power saving</w:t>
      </w:r>
      <w:r w:rsidR="006B480F">
        <w:rPr>
          <w:lang w:eastAsia="x-none"/>
        </w:rPr>
        <w:tab/>
        <w:t>Xiaomi</w:t>
      </w:r>
    </w:p>
    <w:p w14:paraId="12D3035F" w14:textId="3122B2AB" w:rsidR="006B480F" w:rsidRDefault="002328C4" w:rsidP="006B480F">
      <w:pPr>
        <w:rPr>
          <w:lang w:eastAsia="x-none"/>
        </w:rPr>
      </w:pPr>
      <w:hyperlink r:id="rId1581" w:history="1">
        <w:r w:rsidR="004371F4">
          <w:rPr>
            <w:rStyle w:val="Hyperlink"/>
            <w:lang w:eastAsia="x-none"/>
          </w:rPr>
          <w:t>R1-2202022</w:t>
        </w:r>
      </w:hyperlink>
      <w:r w:rsidR="006B480F">
        <w:rPr>
          <w:lang w:eastAsia="x-none"/>
        </w:rPr>
        <w:tab/>
        <w:t>Maintenance on paging enhancements</w:t>
      </w:r>
      <w:r w:rsidR="006B480F">
        <w:rPr>
          <w:lang w:eastAsia="x-none"/>
        </w:rPr>
        <w:tab/>
        <w:t>Samsung</w:t>
      </w:r>
    </w:p>
    <w:p w14:paraId="43429399" w14:textId="02458F07" w:rsidR="006B480F" w:rsidRDefault="002328C4" w:rsidP="006B480F">
      <w:pPr>
        <w:rPr>
          <w:lang w:eastAsia="x-none"/>
        </w:rPr>
      </w:pPr>
      <w:hyperlink r:id="rId1582" w:history="1">
        <w:r w:rsidR="004371F4">
          <w:rPr>
            <w:rStyle w:val="Hyperlink"/>
            <w:lang w:eastAsia="x-none"/>
          </w:rPr>
          <w:t>R1-2202068</w:t>
        </w:r>
      </w:hyperlink>
      <w:r w:rsidR="006B480F">
        <w:rPr>
          <w:lang w:eastAsia="x-none"/>
        </w:rPr>
        <w:tab/>
        <w:t>Maintenance on Paging Enhancements</w:t>
      </w:r>
      <w:r w:rsidR="006B480F">
        <w:rPr>
          <w:lang w:eastAsia="x-none"/>
        </w:rPr>
        <w:tab/>
        <w:t>MediaTek Inc.</w:t>
      </w:r>
    </w:p>
    <w:p w14:paraId="6C2523EE" w14:textId="1BBFE538" w:rsidR="006B480F" w:rsidRDefault="002328C4" w:rsidP="006B480F">
      <w:pPr>
        <w:rPr>
          <w:lang w:eastAsia="x-none"/>
        </w:rPr>
      </w:pPr>
      <w:hyperlink r:id="rId1583" w:history="1">
        <w:r w:rsidR="004371F4">
          <w:rPr>
            <w:rStyle w:val="Hyperlink"/>
            <w:lang w:eastAsia="x-none"/>
          </w:rPr>
          <w:t>R1-2202148</w:t>
        </w:r>
      </w:hyperlink>
      <w:r w:rsidR="006B480F">
        <w:rPr>
          <w:lang w:eastAsia="x-none"/>
        </w:rPr>
        <w:tab/>
        <w:t>Remaining issues on paging early indication design</w:t>
      </w:r>
      <w:r w:rsidR="006B480F">
        <w:rPr>
          <w:lang w:eastAsia="x-none"/>
        </w:rPr>
        <w:tab/>
        <w:t>Qualcomm Incorporated</w:t>
      </w:r>
    </w:p>
    <w:p w14:paraId="67E04902" w14:textId="131A846C" w:rsidR="006B480F" w:rsidRDefault="002328C4" w:rsidP="006B480F">
      <w:pPr>
        <w:rPr>
          <w:lang w:eastAsia="x-none"/>
        </w:rPr>
      </w:pPr>
      <w:hyperlink r:id="rId1584" w:history="1">
        <w:r w:rsidR="004371F4">
          <w:rPr>
            <w:rStyle w:val="Hyperlink"/>
            <w:lang w:eastAsia="x-none"/>
          </w:rPr>
          <w:t>R1-2202216</w:t>
        </w:r>
      </w:hyperlink>
      <w:r w:rsidR="006B480F">
        <w:rPr>
          <w:lang w:eastAsia="x-none"/>
        </w:rPr>
        <w:tab/>
        <w:t>Maintenance for Paging Enhancements</w:t>
      </w:r>
      <w:r w:rsidR="006B480F">
        <w:rPr>
          <w:lang w:eastAsia="x-none"/>
        </w:rPr>
        <w:tab/>
        <w:t>Ericsson</w:t>
      </w:r>
    </w:p>
    <w:p w14:paraId="225DD321" w14:textId="343EC86A" w:rsidR="006B480F" w:rsidRDefault="002328C4" w:rsidP="006B480F">
      <w:pPr>
        <w:rPr>
          <w:lang w:eastAsia="x-none"/>
        </w:rPr>
      </w:pPr>
      <w:hyperlink r:id="rId1585" w:history="1">
        <w:r w:rsidR="004371F4">
          <w:rPr>
            <w:rStyle w:val="Hyperlink"/>
            <w:lang w:eastAsia="x-none"/>
          </w:rPr>
          <w:t>R1-2202236</w:t>
        </w:r>
      </w:hyperlink>
      <w:r w:rsidR="006B480F">
        <w:rPr>
          <w:lang w:eastAsia="x-none"/>
        </w:rPr>
        <w:tab/>
        <w:t>Discussion on PEI Design</w:t>
      </w:r>
      <w:r w:rsidR="006B480F">
        <w:rPr>
          <w:lang w:eastAsia="x-none"/>
        </w:rPr>
        <w:tab/>
        <w:t>Transsion Holdings</w:t>
      </w:r>
    </w:p>
    <w:p w14:paraId="04796711" w14:textId="6191F42B" w:rsidR="006B480F" w:rsidRDefault="002328C4" w:rsidP="006B480F">
      <w:pPr>
        <w:rPr>
          <w:lang w:eastAsia="x-none"/>
        </w:rPr>
      </w:pPr>
      <w:hyperlink r:id="rId1586" w:history="1">
        <w:r w:rsidR="004371F4">
          <w:rPr>
            <w:rStyle w:val="Hyperlink"/>
            <w:lang w:eastAsia="x-none"/>
          </w:rPr>
          <w:t>R1-2202247</w:t>
        </w:r>
      </w:hyperlink>
      <w:r w:rsidR="006B480F">
        <w:rPr>
          <w:lang w:eastAsia="x-none"/>
        </w:rPr>
        <w:tab/>
        <w:t>Remaining issues on paging enhancements</w:t>
      </w:r>
      <w:r w:rsidR="006B480F">
        <w:rPr>
          <w:lang w:eastAsia="x-none"/>
        </w:rPr>
        <w:tab/>
        <w:t>InterDigital, Inc.</w:t>
      </w:r>
    </w:p>
    <w:p w14:paraId="4073B4FE" w14:textId="67F36A40" w:rsidR="006B480F" w:rsidRDefault="002328C4" w:rsidP="006B480F">
      <w:pPr>
        <w:rPr>
          <w:lang w:eastAsia="x-none"/>
        </w:rPr>
      </w:pPr>
      <w:hyperlink r:id="rId1587" w:history="1">
        <w:r w:rsidR="004371F4">
          <w:rPr>
            <w:rStyle w:val="Hyperlink"/>
            <w:lang w:eastAsia="x-none"/>
          </w:rPr>
          <w:t>R1-2202328</w:t>
        </w:r>
      </w:hyperlink>
      <w:r w:rsidR="006B480F">
        <w:rPr>
          <w:lang w:eastAsia="x-none"/>
        </w:rPr>
        <w:tab/>
        <w:t>Open items on paging enhancements for UE power saving</w:t>
      </w:r>
      <w:r w:rsidR="006B480F">
        <w:rPr>
          <w:lang w:eastAsia="x-none"/>
        </w:rPr>
        <w:tab/>
        <w:t>Nokia, Nokia Shanghai Bell</w:t>
      </w:r>
    </w:p>
    <w:p w14:paraId="31F3487E" w14:textId="025BE745" w:rsidR="006B480F" w:rsidRDefault="002328C4" w:rsidP="006B480F">
      <w:pPr>
        <w:rPr>
          <w:lang w:eastAsia="x-none"/>
        </w:rPr>
      </w:pPr>
      <w:hyperlink r:id="rId1588" w:history="1">
        <w:r w:rsidR="004371F4">
          <w:rPr>
            <w:rStyle w:val="Hyperlink"/>
            <w:lang w:eastAsia="x-none"/>
          </w:rPr>
          <w:t>R1-2202346</w:t>
        </w:r>
      </w:hyperlink>
      <w:r w:rsidR="006B480F">
        <w:rPr>
          <w:lang w:eastAsia="x-none"/>
        </w:rPr>
        <w:tab/>
        <w:t>Discussion on potential paging enhancements</w:t>
      </w:r>
      <w:r w:rsidR="006B480F">
        <w:rPr>
          <w:lang w:eastAsia="x-none"/>
        </w:rPr>
        <w:tab/>
        <w:t>LG Electronics</w:t>
      </w:r>
    </w:p>
    <w:p w14:paraId="5D30E9E8" w14:textId="0A461CB7" w:rsidR="006B480F" w:rsidRDefault="002328C4" w:rsidP="006B480F">
      <w:pPr>
        <w:rPr>
          <w:lang w:eastAsia="x-none"/>
        </w:rPr>
      </w:pPr>
      <w:hyperlink r:id="rId1589" w:history="1">
        <w:r w:rsidR="004371F4">
          <w:rPr>
            <w:rStyle w:val="Hyperlink"/>
            <w:lang w:eastAsia="x-none"/>
          </w:rPr>
          <w:t>R1-2202384</w:t>
        </w:r>
      </w:hyperlink>
      <w:r w:rsidR="006B480F">
        <w:rPr>
          <w:lang w:eastAsia="x-none"/>
        </w:rPr>
        <w:tab/>
        <w:t>On  paging early indication</w:t>
      </w:r>
      <w:r w:rsidR="006B480F">
        <w:rPr>
          <w:lang w:eastAsia="x-none"/>
        </w:rPr>
        <w:tab/>
        <w:t>Nordic Semiconductor ASA</w:t>
      </w:r>
    </w:p>
    <w:p w14:paraId="7EB049DA" w14:textId="4C0E3EC9" w:rsidR="001D5D7D" w:rsidRDefault="001D5D7D" w:rsidP="006B480F">
      <w:pPr>
        <w:rPr>
          <w:lang w:eastAsia="x-none"/>
        </w:rPr>
      </w:pPr>
    </w:p>
    <w:p w14:paraId="750E040C" w14:textId="77777777" w:rsidR="001D5D7D" w:rsidRPr="00D71ADB" w:rsidRDefault="001D5D7D" w:rsidP="001D5D7D">
      <w:pPr>
        <w:rPr>
          <w:lang w:eastAsia="x-none"/>
        </w:rPr>
      </w:pPr>
      <w:r w:rsidRPr="00D71ADB">
        <w:rPr>
          <w:lang w:eastAsia="x-none"/>
        </w:rPr>
        <w:t>[108-e-R17-PowSav-01] – Weide (MediaTek)</w:t>
      </w:r>
    </w:p>
    <w:p w14:paraId="3910B306" w14:textId="090DE4C5" w:rsidR="001D5D7D" w:rsidRPr="00D71ADB" w:rsidRDefault="001D5D7D" w:rsidP="001D5D7D">
      <w:pPr>
        <w:rPr>
          <w:lang w:eastAsia="x-none"/>
        </w:rPr>
      </w:pPr>
      <w:r w:rsidRPr="00D71ADB">
        <w:rPr>
          <w:lang w:eastAsia="x-none"/>
        </w:rPr>
        <w:t>Email discussion for maintenance on potential paging enhancements</w:t>
      </w:r>
    </w:p>
    <w:p w14:paraId="50B0B0D7" w14:textId="77777777" w:rsidR="001D5D7D" w:rsidRPr="00D71ADB" w:rsidRDefault="001D5D7D" w:rsidP="001D5D7D">
      <w:pPr>
        <w:numPr>
          <w:ilvl w:val="0"/>
          <w:numId w:val="62"/>
        </w:numPr>
        <w:rPr>
          <w:lang w:eastAsia="x-none"/>
        </w:rPr>
      </w:pPr>
      <w:r w:rsidRPr="00D71ADB">
        <w:rPr>
          <w:rFonts w:hint="eastAsia"/>
          <w:lang w:eastAsia="x-none"/>
        </w:rPr>
        <w:t>1</w:t>
      </w:r>
      <w:r w:rsidRPr="00D71ADB">
        <w:rPr>
          <w:rFonts w:hint="eastAsia"/>
          <w:vertAlign w:val="superscript"/>
          <w:lang w:eastAsia="x-none"/>
        </w:rPr>
        <w:t>st</w:t>
      </w:r>
      <w:r w:rsidRPr="00D71ADB">
        <w:rPr>
          <w:rFonts w:hint="eastAsia"/>
          <w:lang w:eastAsia="x-none"/>
        </w:rPr>
        <w:t xml:space="preserve"> check point: </w:t>
      </w:r>
      <w:r w:rsidRPr="00D71ADB">
        <w:t>February</w:t>
      </w:r>
      <w:r w:rsidRPr="00D71ADB">
        <w:rPr>
          <w:rFonts w:hint="eastAsia"/>
        </w:rPr>
        <w:t xml:space="preserve"> </w:t>
      </w:r>
      <w:r w:rsidRPr="00D71ADB">
        <w:t>25</w:t>
      </w:r>
    </w:p>
    <w:p w14:paraId="257D02C5" w14:textId="77777777" w:rsidR="001D5D7D" w:rsidRPr="00D71ADB" w:rsidRDefault="001D5D7D" w:rsidP="001D5D7D">
      <w:pPr>
        <w:numPr>
          <w:ilvl w:val="0"/>
          <w:numId w:val="62"/>
        </w:numPr>
        <w:rPr>
          <w:lang w:eastAsia="x-none"/>
        </w:rPr>
      </w:pPr>
      <w:r w:rsidRPr="00D71ADB">
        <w:rPr>
          <w:lang w:eastAsia="x-none"/>
        </w:rPr>
        <w:t>Final</w:t>
      </w:r>
      <w:r w:rsidRPr="00D71ADB">
        <w:rPr>
          <w:rFonts w:hint="eastAsia"/>
          <w:lang w:eastAsia="x-none"/>
        </w:rPr>
        <w:t xml:space="preserve"> check point: </w:t>
      </w:r>
      <w:r w:rsidRPr="00D71ADB">
        <w:t>March 3</w:t>
      </w:r>
    </w:p>
    <w:p w14:paraId="3F8F7BA9" w14:textId="36578B24" w:rsidR="001D5D7D" w:rsidRPr="009C62A8" w:rsidRDefault="002328C4" w:rsidP="001D5D7D">
      <w:pPr>
        <w:rPr>
          <w:b/>
          <w:bCs/>
          <w:lang w:eastAsia="x-none"/>
        </w:rPr>
      </w:pPr>
      <w:hyperlink r:id="rId1590" w:history="1">
        <w:r w:rsidR="004371F4" w:rsidRPr="009C62A8">
          <w:rPr>
            <w:rStyle w:val="Hyperlink"/>
            <w:b/>
            <w:bCs/>
            <w:lang w:eastAsia="x-none"/>
          </w:rPr>
          <w:t>R1-2202067</w:t>
        </w:r>
      </w:hyperlink>
      <w:r w:rsidR="001D5D7D" w:rsidRPr="009C62A8">
        <w:rPr>
          <w:b/>
          <w:bCs/>
          <w:lang w:eastAsia="x-none"/>
        </w:rPr>
        <w:tab/>
        <w:t>Summary#1 for Maintenance on Paging Enhancements</w:t>
      </w:r>
      <w:r w:rsidR="001D5D7D" w:rsidRPr="009C62A8">
        <w:rPr>
          <w:b/>
          <w:bCs/>
          <w:lang w:eastAsia="x-none"/>
        </w:rPr>
        <w:tab/>
      </w:r>
      <w:r w:rsidR="00113C3B" w:rsidRPr="009C62A8">
        <w:rPr>
          <w:b/>
          <w:bCs/>
          <w:lang w:eastAsia="x-none"/>
        </w:rPr>
        <w:t>Moderator (MediaTek)</w:t>
      </w:r>
    </w:p>
    <w:p w14:paraId="4F530910" w14:textId="7E87DBDB" w:rsidR="001D5D7D" w:rsidRDefault="001D5D7D" w:rsidP="001D5D7D"/>
    <w:p w14:paraId="3D0A5C1E" w14:textId="2B83E0A1" w:rsidR="001D5D7D" w:rsidRDefault="001D5D7D" w:rsidP="001D5D7D">
      <w:r w:rsidRPr="001D5D7D">
        <w:rPr>
          <w:b/>
          <w:bCs/>
        </w:rPr>
        <w:t>Decision:</w:t>
      </w:r>
      <w:r>
        <w:t xml:space="preserve"> As per email decision posted on Feb 28</w:t>
      </w:r>
      <w:r w:rsidRPr="001D5D7D">
        <w:rPr>
          <w:vertAlign w:val="superscript"/>
        </w:rPr>
        <w:t>th</w:t>
      </w:r>
      <w:r>
        <w:t>,</w:t>
      </w:r>
    </w:p>
    <w:p w14:paraId="07B47697" w14:textId="77777777" w:rsidR="001D5D7D" w:rsidRPr="001D5D7D" w:rsidRDefault="001D5D7D" w:rsidP="001D5D7D">
      <w:pPr>
        <w:rPr>
          <w:rFonts w:ascii="Calibri" w:eastAsia="Microsoft YaHei UI" w:hAnsi="Calibri"/>
          <w:color w:val="000000"/>
          <w:szCs w:val="22"/>
          <w:u w:val="single"/>
          <w:lang w:eastAsia="en-GB"/>
        </w:rPr>
      </w:pPr>
      <w:r w:rsidRPr="001D5D7D">
        <w:rPr>
          <w:rFonts w:eastAsia="Microsoft YaHei UI"/>
          <w:color w:val="000000"/>
          <w:u w:val="single"/>
          <w:shd w:val="clear" w:color="auto" w:fill="FFFFFF"/>
        </w:rPr>
        <w:t>Conclusion</w:t>
      </w:r>
    </w:p>
    <w:p w14:paraId="31363016" w14:textId="77777777" w:rsidR="001D5D7D" w:rsidRDefault="001D5D7D" w:rsidP="001D5D7D">
      <w:pPr>
        <w:rPr>
          <w:rFonts w:eastAsia="Microsoft YaHei UI"/>
          <w:color w:val="000000"/>
        </w:rPr>
      </w:pPr>
      <w:r>
        <w:rPr>
          <w:rFonts w:eastAsia="Microsoft YaHei UI"/>
          <w:color w:val="000000"/>
        </w:rPr>
        <w:t>For Rel-17, the following for paging early indication design are not supported:</w:t>
      </w:r>
    </w:p>
    <w:p w14:paraId="06DF7C6F" w14:textId="2527FD4A" w:rsidR="001D5D7D" w:rsidRPr="001D5D7D" w:rsidRDefault="001D5D7D" w:rsidP="00A63FAE">
      <w:pPr>
        <w:pStyle w:val="ListParagraph"/>
        <w:numPr>
          <w:ilvl w:val="0"/>
          <w:numId w:val="98"/>
        </w:numPr>
        <w:rPr>
          <w:rFonts w:eastAsia="Microsoft YaHei UI"/>
          <w:color w:val="000000"/>
        </w:rPr>
      </w:pPr>
      <w:r w:rsidRPr="001D5D7D">
        <w:rPr>
          <w:rFonts w:eastAsia="Microsoft YaHei UI"/>
          <w:color w:val="000000"/>
        </w:rPr>
        <w:t>Multip</w:t>
      </w:r>
      <w:r w:rsidR="00027A38">
        <w:rPr>
          <w:rFonts w:eastAsia="Microsoft YaHei UI"/>
          <w:color w:val="000000"/>
        </w:rPr>
        <w:t>l</w:t>
      </w:r>
      <w:r w:rsidRPr="001D5D7D">
        <w:rPr>
          <w:rFonts w:eastAsia="Microsoft YaHei UI"/>
          <w:color w:val="000000"/>
        </w:rPr>
        <w:t>e PEI-Os for one PO</w:t>
      </w:r>
    </w:p>
    <w:p w14:paraId="46B569E4" w14:textId="77777777" w:rsidR="001D5D7D" w:rsidRPr="001D5D7D" w:rsidRDefault="001D5D7D" w:rsidP="00A63FAE">
      <w:pPr>
        <w:pStyle w:val="ListParagraph"/>
        <w:numPr>
          <w:ilvl w:val="0"/>
          <w:numId w:val="98"/>
        </w:numPr>
        <w:rPr>
          <w:rFonts w:eastAsia="Microsoft YaHei UI"/>
          <w:color w:val="000000"/>
        </w:rPr>
      </w:pPr>
      <w:r w:rsidRPr="001D5D7D">
        <w:rPr>
          <w:rFonts w:eastAsia="Microsoft YaHei UI"/>
          <w:color w:val="000000"/>
        </w:rPr>
        <w:t>UE assistance information for preferred offset between PEI-O and PO</w:t>
      </w:r>
    </w:p>
    <w:p w14:paraId="38AC392E" w14:textId="77777777" w:rsidR="001D5D7D" w:rsidRPr="001D5D7D" w:rsidRDefault="001D5D7D" w:rsidP="00A63FAE">
      <w:pPr>
        <w:pStyle w:val="ListParagraph"/>
        <w:numPr>
          <w:ilvl w:val="0"/>
          <w:numId w:val="98"/>
        </w:numPr>
        <w:rPr>
          <w:rFonts w:eastAsia="Microsoft YaHei UI"/>
          <w:color w:val="000000"/>
        </w:rPr>
      </w:pPr>
      <w:r w:rsidRPr="001D5D7D">
        <w:rPr>
          <w:rFonts w:eastAsia="Microsoft YaHei UI"/>
          <w:color w:val="000000"/>
        </w:rPr>
        <w:t>Different PEI configurations for different devices types</w:t>
      </w:r>
    </w:p>
    <w:p w14:paraId="78BD7DE9" w14:textId="77777777" w:rsidR="001D5D7D" w:rsidRDefault="001D5D7D" w:rsidP="001D5D7D">
      <w:pPr>
        <w:rPr>
          <w:rFonts w:eastAsia="Microsoft YaHei UI" w:cs="Times"/>
          <w:color w:val="000000"/>
          <w:szCs w:val="20"/>
        </w:rPr>
      </w:pPr>
      <w:r>
        <w:rPr>
          <w:rFonts w:eastAsia="Microsoft YaHei UI" w:cs="Times"/>
          <w:color w:val="000000"/>
          <w:szCs w:val="20"/>
          <w:highlight w:val="green"/>
        </w:rPr>
        <w:t>Agreement</w:t>
      </w:r>
    </w:p>
    <w:p w14:paraId="189445B0" w14:textId="77777777" w:rsidR="001D5D7D" w:rsidRDefault="001D5D7D" w:rsidP="001D5D7D">
      <w:pPr>
        <w:rPr>
          <w:rFonts w:eastAsia="Microsoft YaHei UI" w:cs="Times"/>
          <w:color w:val="000000"/>
          <w:szCs w:val="20"/>
        </w:rPr>
      </w:pPr>
      <w:r>
        <w:rPr>
          <w:rFonts w:eastAsia="Microsoft YaHei UI" w:cs="Times"/>
          <w:color w:val="000000"/>
          <w:szCs w:val="20"/>
        </w:rPr>
        <w:t>The following TP for 38.202-h00, subclause 6 to reflect reception type with PEI-RNTI is endorsed.</w:t>
      </w:r>
    </w:p>
    <w:p w14:paraId="0B42361A" w14:textId="2D38FCB3" w:rsidR="001D5D7D" w:rsidRDefault="001D5D7D" w:rsidP="001D5D7D">
      <w:pPr>
        <w:rPr>
          <w:rFonts w:eastAsia="Microsoft YaHei UI" w:cs="Times"/>
          <w:color w:val="000000"/>
          <w:szCs w:val="20"/>
        </w:rPr>
      </w:pPr>
      <w:r>
        <w:rPr>
          <w:rFonts w:ascii="Times New Roman" w:eastAsia="Microsoft YaHei UI" w:hAnsi="Times New Roman"/>
          <w:color w:val="000000"/>
        </w:rPr>
        <w:t>----- Begin TP for 38.202-h00, subclause 6.2 -----</w:t>
      </w:r>
    </w:p>
    <w:p w14:paraId="062229AA" w14:textId="77777777" w:rsidR="001D5D7D" w:rsidRDefault="001D5D7D" w:rsidP="001D5D7D">
      <w:pPr>
        <w:jc w:val="center"/>
        <w:rPr>
          <w:rFonts w:eastAsia="Microsoft YaHei UI" w:cs="Times"/>
          <w:color w:val="000000"/>
          <w:szCs w:val="20"/>
        </w:rPr>
      </w:pPr>
      <w:r>
        <w:rPr>
          <w:rFonts w:ascii="Times New Roman" w:eastAsia="Microsoft YaHei UI" w:hAnsi="Times New Roman"/>
          <w:b/>
          <w:bCs/>
          <w:color w:val="000000"/>
          <w:szCs w:val="20"/>
        </w:rPr>
        <w:t>Table </w:t>
      </w:r>
      <w:r>
        <w:rPr>
          <w:rFonts w:ascii="Times New Roman" w:eastAsia="Microsoft YaHei UI" w:hAnsi="Times New Roman"/>
          <w:b/>
          <w:bCs/>
          <w:color w:val="000000"/>
          <w:szCs w:val="20"/>
          <w:lang w:val="en-US"/>
        </w:rPr>
        <w:t>6</w:t>
      </w:r>
      <w:r>
        <w:rPr>
          <w:rFonts w:ascii="Times New Roman" w:eastAsia="Microsoft YaHei UI" w:hAnsi="Times New Roman"/>
          <w:b/>
          <w:bCs/>
          <w:color w:val="000000"/>
          <w:szCs w:val="20"/>
        </w:rPr>
        <w:t>.2-1: Downlink "Reception Types"</w:t>
      </w:r>
    </w:p>
    <w:tbl>
      <w:tblPr>
        <w:tblW w:w="8529" w:type="dxa"/>
        <w:jc w:val="center"/>
        <w:tblCellMar>
          <w:left w:w="0" w:type="dxa"/>
          <w:right w:w="0" w:type="dxa"/>
        </w:tblCellMar>
        <w:tblLook w:val="04A0" w:firstRow="1" w:lastRow="0" w:firstColumn="1" w:lastColumn="0" w:noHBand="0" w:noVBand="1"/>
      </w:tblPr>
      <w:tblGrid>
        <w:gridCol w:w="1253"/>
        <w:gridCol w:w="1895"/>
        <w:gridCol w:w="2232"/>
        <w:gridCol w:w="1819"/>
        <w:gridCol w:w="1330"/>
      </w:tblGrid>
      <w:tr w:rsidR="001D5D7D" w:rsidRPr="001D5D7D" w14:paraId="110D49F5" w14:textId="77777777" w:rsidTr="001D5D7D">
        <w:trPr>
          <w:trHeight w:val="20"/>
          <w:jc w:val="center"/>
        </w:trPr>
        <w:tc>
          <w:tcPr>
            <w:tcW w:w="12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7A5044B" w14:textId="77777777" w:rsidR="001D5D7D" w:rsidRPr="001D5D7D" w:rsidRDefault="001D5D7D">
            <w:pPr>
              <w:jc w:val="center"/>
              <w:rPr>
                <w:rFonts w:ascii="Arial" w:eastAsia="Microsoft YaHei UI" w:hAnsi="Arial" w:cs="Arial"/>
                <w:color w:val="000000"/>
                <w:sz w:val="16"/>
                <w:szCs w:val="16"/>
              </w:rPr>
            </w:pPr>
            <w:r w:rsidRPr="001D5D7D">
              <w:rPr>
                <w:rFonts w:ascii="Arial" w:eastAsia="Microsoft YaHei UI" w:hAnsi="Arial" w:cs="Arial"/>
                <w:b/>
                <w:bCs/>
                <w:color w:val="000000"/>
                <w:sz w:val="16"/>
                <w:szCs w:val="16"/>
              </w:rPr>
              <w:t>"Reception Type"</w:t>
            </w:r>
          </w:p>
        </w:tc>
        <w:tc>
          <w:tcPr>
            <w:tcW w:w="189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0A2B186" w14:textId="77777777" w:rsidR="001D5D7D" w:rsidRPr="001D5D7D" w:rsidRDefault="001D5D7D">
            <w:pPr>
              <w:jc w:val="center"/>
              <w:rPr>
                <w:rFonts w:ascii="Arial" w:eastAsia="Microsoft YaHei UI" w:hAnsi="Arial" w:cs="Arial"/>
                <w:color w:val="000000"/>
                <w:sz w:val="16"/>
                <w:szCs w:val="16"/>
              </w:rPr>
            </w:pPr>
            <w:r w:rsidRPr="001D5D7D">
              <w:rPr>
                <w:rFonts w:ascii="Arial" w:eastAsia="Microsoft YaHei UI" w:hAnsi="Arial" w:cs="Arial"/>
                <w:b/>
                <w:bCs/>
                <w:color w:val="000000"/>
                <w:sz w:val="16"/>
                <w:szCs w:val="16"/>
              </w:rPr>
              <w:t>Physical Channel(s)</w:t>
            </w:r>
          </w:p>
        </w:tc>
        <w:tc>
          <w:tcPr>
            <w:tcW w:w="223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C813A52" w14:textId="77777777" w:rsidR="001D5D7D" w:rsidRPr="001D5D7D" w:rsidRDefault="001D5D7D">
            <w:pPr>
              <w:jc w:val="center"/>
              <w:rPr>
                <w:rFonts w:ascii="Arial" w:eastAsia="Microsoft YaHei UI" w:hAnsi="Arial" w:cs="Arial"/>
                <w:color w:val="000000"/>
                <w:sz w:val="16"/>
                <w:szCs w:val="16"/>
              </w:rPr>
            </w:pPr>
            <w:r w:rsidRPr="001D5D7D">
              <w:rPr>
                <w:rFonts w:ascii="Arial" w:eastAsia="Microsoft YaHei UI" w:hAnsi="Arial" w:cs="Arial"/>
                <w:b/>
                <w:bCs/>
                <w:color w:val="000000"/>
                <w:sz w:val="16"/>
                <w:szCs w:val="16"/>
              </w:rPr>
              <w:t>Monitored</w:t>
            </w:r>
            <w:r w:rsidRPr="001D5D7D">
              <w:rPr>
                <w:rFonts w:ascii="Arial" w:eastAsia="Microsoft YaHei UI" w:hAnsi="Arial" w:cs="Arial"/>
                <w:b/>
                <w:bCs/>
                <w:color w:val="000000"/>
                <w:sz w:val="16"/>
                <w:szCs w:val="16"/>
              </w:rPr>
              <w:br/>
              <w:t>RNTI</w:t>
            </w:r>
          </w:p>
        </w:tc>
        <w:tc>
          <w:tcPr>
            <w:tcW w:w="181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4A7310F" w14:textId="77777777" w:rsidR="001D5D7D" w:rsidRPr="001D5D7D" w:rsidRDefault="001D5D7D">
            <w:pPr>
              <w:jc w:val="center"/>
              <w:rPr>
                <w:rFonts w:ascii="Arial" w:eastAsia="Microsoft YaHei UI" w:hAnsi="Arial" w:cs="Arial"/>
                <w:color w:val="000000"/>
                <w:sz w:val="16"/>
                <w:szCs w:val="16"/>
              </w:rPr>
            </w:pPr>
            <w:r w:rsidRPr="001D5D7D">
              <w:rPr>
                <w:rFonts w:ascii="Arial" w:eastAsia="Microsoft YaHei UI" w:hAnsi="Arial" w:cs="Arial"/>
                <w:b/>
                <w:bCs/>
                <w:color w:val="000000"/>
                <w:sz w:val="16"/>
                <w:szCs w:val="16"/>
              </w:rPr>
              <w:t>Associated</w:t>
            </w:r>
            <w:r w:rsidRPr="001D5D7D">
              <w:rPr>
                <w:rFonts w:ascii="Arial" w:eastAsia="Microsoft YaHei UI" w:hAnsi="Arial" w:cs="Arial"/>
                <w:b/>
                <w:bCs/>
                <w:color w:val="000000"/>
                <w:sz w:val="16"/>
                <w:szCs w:val="16"/>
              </w:rPr>
              <w:br/>
              <w:t>Transport Channel</w:t>
            </w:r>
          </w:p>
        </w:tc>
        <w:tc>
          <w:tcPr>
            <w:tcW w:w="133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D11DB0C" w14:textId="77777777" w:rsidR="001D5D7D" w:rsidRPr="001D5D7D" w:rsidRDefault="001D5D7D">
            <w:pPr>
              <w:jc w:val="center"/>
              <w:rPr>
                <w:rFonts w:ascii="Arial" w:eastAsia="Microsoft YaHei UI" w:hAnsi="Arial" w:cs="Arial"/>
                <w:color w:val="000000"/>
                <w:sz w:val="16"/>
                <w:szCs w:val="16"/>
              </w:rPr>
            </w:pPr>
            <w:r w:rsidRPr="001D5D7D">
              <w:rPr>
                <w:rFonts w:ascii="Arial" w:eastAsia="Microsoft YaHei UI" w:hAnsi="Arial" w:cs="Arial"/>
                <w:b/>
                <w:bCs/>
                <w:color w:val="000000"/>
                <w:sz w:val="16"/>
                <w:szCs w:val="16"/>
              </w:rPr>
              <w:t>Comment</w:t>
            </w:r>
          </w:p>
        </w:tc>
      </w:tr>
      <w:tr w:rsidR="001D5D7D" w:rsidRPr="001D5D7D" w14:paraId="7BB78CA1" w14:textId="77777777" w:rsidTr="001D5D7D">
        <w:trPr>
          <w:trHeight w:val="20"/>
          <w:jc w:val="center"/>
        </w:trPr>
        <w:tc>
          <w:tcPr>
            <w:tcW w:w="8529" w:type="dxa"/>
            <w:gridSpan w:val="5"/>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DAF360" w14:textId="77777777" w:rsidR="001D5D7D" w:rsidRPr="001D5D7D" w:rsidRDefault="001D5D7D">
            <w:pPr>
              <w:jc w:val="center"/>
              <w:rPr>
                <w:rFonts w:ascii="Arial" w:eastAsia="Microsoft YaHei UI" w:hAnsi="Arial" w:cs="Arial"/>
                <w:color w:val="000000"/>
                <w:sz w:val="16"/>
                <w:szCs w:val="16"/>
              </w:rPr>
            </w:pPr>
            <w:r w:rsidRPr="001D5D7D">
              <w:rPr>
                <w:rFonts w:ascii="Arial" w:eastAsia="Microsoft YaHei UI" w:hAnsi="Arial" w:cs="Arial"/>
                <w:color w:val="FF0000"/>
                <w:sz w:val="16"/>
                <w:szCs w:val="16"/>
              </w:rPr>
              <w:t>&lt;unchanged rows omitted for brevity&gt;</w:t>
            </w:r>
          </w:p>
        </w:tc>
      </w:tr>
      <w:tr w:rsidR="001D5D7D" w:rsidRPr="001D5D7D" w14:paraId="5B1CBF04" w14:textId="77777777" w:rsidTr="001D5D7D">
        <w:trPr>
          <w:trHeight w:val="20"/>
          <w:jc w:val="center"/>
        </w:trPr>
        <w:tc>
          <w:tcPr>
            <w:tcW w:w="12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9AE5C3" w14:textId="77777777" w:rsidR="001D5D7D" w:rsidRPr="001D5D7D" w:rsidRDefault="001D5D7D">
            <w:pPr>
              <w:jc w:val="center"/>
              <w:rPr>
                <w:rFonts w:ascii="Arial" w:eastAsia="Microsoft YaHei UI" w:hAnsi="Arial" w:cs="Arial"/>
                <w:color w:val="000000"/>
                <w:sz w:val="16"/>
                <w:szCs w:val="16"/>
              </w:rPr>
            </w:pPr>
            <w:r w:rsidRPr="001D5D7D">
              <w:rPr>
                <w:rFonts w:ascii="Arial" w:eastAsia="Microsoft YaHei UI" w:hAnsi="Arial" w:cs="Arial"/>
                <w:color w:val="000000"/>
                <w:sz w:val="16"/>
                <w:szCs w:val="16"/>
              </w:rPr>
              <w:lastRenderedPageBreak/>
              <w:t>P</w:t>
            </w:r>
          </w:p>
        </w:tc>
        <w:tc>
          <w:tcPr>
            <w:tcW w:w="1895" w:type="dxa"/>
            <w:tcBorders>
              <w:top w:val="nil"/>
              <w:left w:val="nil"/>
              <w:bottom w:val="single" w:sz="8" w:space="0" w:color="auto"/>
              <w:right w:val="single" w:sz="8" w:space="0" w:color="auto"/>
            </w:tcBorders>
            <w:tcMar>
              <w:top w:w="0" w:type="dxa"/>
              <w:left w:w="108" w:type="dxa"/>
              <w:bottom w:w="0" w:type="dxa"/>
              <w:right w:w="108" w:type="dxa"/>
            </w:tcMar>
            <w:hideMark/>
          </w:tcPr>
          <w:p w14:paraId="106D4BA0" w14:textId="77777777" w:rsidR="001D5D7D" w:rsidRPr="001D5D7D" w:rsidRDefault="001D5D7D">
            <w:pPr>
              <w:jc w:val="center"/>
              <w:rPr>
                <w:rFonts w:ascii="Arial" w:eastAsia="Microsoft YaHei UI" w:hAnsi="Arial" w:cs="Arial"/>
                <w:color w:val="000000"/>
                <w:sz w:val="16"/>
                <w:szCs w:val="16"/>
              </w:rPr>
            </w:pPr>
            <w:r w:rsidRPr="001D5D7D">
              <w:rPr>
                <w:rFonts w:ascii="Arial" w:eastAsia="Microsoft YaHei UI" w:hAnsi="Arial" w:cs="Arial"/>
                <w:color w:val="000000"/>
                <w:sz w:val="16"/>
                <w:szCs w:val="16"/>
              </w:rPr>
              <w:t>PDCCH</w:t>
            </w:r>
          </w:p>
        </w:tc>
        <w:tc>
          <w:tcPr>
            <w:tcW w:w="2232" w:type="dxa"/>
            <w:tcBorders>
              <w:top w:val="nil"/>
              <w:left w:val="nil"/>
              <w:bottom w:val="single" w:sz="8" w:space="0" w:color="auto"/>
              <w:right w:val="single" w:sz="8" w:space="0" w:color="auto"/>
            </w:tcBorders>
            <w:tcMar>
              <w:top w:w="0" w:type="dxa"/>
              <w:left w:w="108" w:type="dxa"/>
              <w:bottom w:w="0" w:type="dxa"/>
              <w:right w:w="108" w:type="dxa"/>
            </w:tcMar>
            <w:hideMark/>
          </w:tcPr>
          <w:p w14:paraId="4BFAEE2D" w14:textId="77777777" w:rsidR="001D5D7D" w:rsidRPr="001D5D7D" w:rsidRDefault="001D5D7D">
            <w:pPr>
              <w:jc w:val="center"/>
              <w:rPr>
                <w:rFonts w:ascii="Arial" w:eastAsia="Microsoft YaHei UI" w:hAnsi="Arial" w:cs="Arial"/>
                <w:color w:val="000000"/>
                <w:sz w:val="16"/>
                <w:szCs w:val="16"/>
              </w:rPr>
            </w:pPr>
            <w:r w:rsidRPr="001D5D7D">
              <w:rPr>
                <w:rFonts w:ascii="Arial" w:eastAsia="Microsoft YaHei UI" w:hAnsi="Arial" w:cs="Arial"/>
                <w:color w:val="000000"/>
                <w:sz w:val="16"/>
                <w:szCs w:val="16"/>
                <w:lang w:val="en-US"/>
              </w:rPr>
              <w:t>CI-RNTI</w:t>
            </w:r>
          </w:p>
        </w:tc>
        <w:tc>
          <w:tcPr>
            <w:tcW w:w="1819" w:type="dxa"/>
            <w:tcBorders>
              <w:top w:val="nil"/>
              <w:left w:val="nil"/>
              <w:bottom w:val="single" w:sz="8" w:space="0" w:color="auto"/>
              <w:right w:val="single" w:sz="8" w:space="0" w:color="auto"/>
            </w:tcBorders>
            <w:tcMar>
              <w:top w:w="0" w:type="dxa"/>
              <w:left w:w="108" w:type="dxa"/>
              <w:bottom w:w="0" w:type="dxa"/>
              <w:right w:w="108" w:type="dxa"/>
            </w:tcMar>
            <w:hideMark/>
          </w:tcPr>
          <w:p w14:paraId="748FFEE6" w14:textId="77777777" w:rsidR="001D5D7D" w:rsidRPr="001D5D7D" w:rsidRDefault="001D5D7D">
            <w:pPr>
              <w:jc w:val="center"/>
              <w:rPr>
                <w:rFonts w:ascii="Arial" w:eastAsia="Microsoft YaHei UI" w:hAnsi="Arial" w:cs="Arial"/>
                <w:color w:val="000000"/>
                <w:sz w:val="16"/>
                <w:szCs w:val="16"/>
              </w:rPr>
            </w:pPr>
            <w:r w:rsidRPr="001D5D7D">
              <w:rPr>
                <w:rFonts w:ascii="Arial" w:eastAsia="Microsoft YaHei UI" w:hAnsi="Arial" w:cs="Arial"/>
                <w:color w:val="000000"/>
                <w:sz w:val="16"/>
                <w:szCs w:val="16"/>
              </w:rPr>
              <w:t>N/A</w:t>
            </w:r>
          </w:p>
        </w:tc>
        <w:tc>
          <w:tcPr>
            <w:tcW w:w="1330" w:type="dxa"/>
            <w:tcBorders>
              <w:top w:val="nil"/>
              <w:left w:val="nil"/>
              <w:bottom w:val="single" w:sz="8" w:space="0" w:color="auto"/>
              <w:right w:val="single" w:sz="8" w:space="0" w:color="auto"/>
            </w:tcBorders>
            <w:tcMar>
              <w:top w:w="0" w:type="dxa"/>
              <w:left w:w="108" w:type="dxa"/>
              <w:bottom w:w="0" w:type="dxa"/>
              <w:right w:w="108" w:type="dxa"/>
            </w:tcMar>
            <w:hideMark/>
          </w:tcPr>
          <w:p w14:paraId="5332B37E" w14:textId="77777777" w:rsidR="001D5D7D" w:rsidRPr="001D5D7D" w:rsidRDefault="001D5D7D">
            <w:pPr>
              <w:jc w:val="center"/>
              <w:rPr>
                <w:rFonts w:ascii="Arial" w:eastAsia="Microsoft YaHei UI" w:hAnsi="Arial" w:cs="Arial"/>
                <w:color w:val="000000"/>
                <w:sz w:val="16"/>
                <w:szCs w:val="16"/>
              </w:rPr>
            </w:pPr>
            <w:r w:rsidRPr="001D5D7D">
              <w:rPr>
                <w:rFonts w:ascii="Arial" w:eastAsia="Microsoft YaHei UI" w:hAnsi="Arial" w:cs="Arial"/>
                <w:color w:val="000000"/>
                <w:sz w:val="16"/>
                <w:szCs w:val="16"/>
                <w:u w:val="single"/>
              </w:rPr>
              <w:t> </w:t>
            </w:r>
          </w:p>
        </w:tc>
      </w:tr>
      <w:tr w:rsidR="001D5D7D" w:rsidRPr="001D5D7D" w14:paraId="16BAE25F" w14:textId="77777777" w:rsidTr="001D5D7D">
        <w:trPr>
          <w:trHeight w:val="20"/>
          <w:jc w:val="center"/>
        </w:trPr>
        <w:tc>
          <w:tcPr>
            <w:tcW w:w="12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D8D8E9" w14:textId="77777777" w:rsidR="001D5D7D" w:rsidRPr="001D5D7D" w:rsidRDefault="001D5D7D">
            <w:pPr>
              <w:jc w:val="center"/>
              <w:rPr>
                <w:rFonts w:ascii="Arial" w:eastAsia="Microsoft YaHei UI" w:hAnsi="Arial" w:cs="Arial"/>
                <w:color w:val="000000"/>
                <w:sz w:val="16"/>
                <w:szCs w:val="16"/>
              </w:rPr>
            </w:pPr>
            <w:r w:rsidRPr="001D5D7D">
              <w:rPr>
                <w:rFonts w:ascii="Arial" w:eastAsia="Microsoft YaHei UI" w:hAnsi="Arial" w:cs="Arial"/>
                <w:color w:val="FF0000"/>
                <w:sz w:val="16"/>
                <w:szCs w:val="16"/>
                <w:u w:val="single"/>
              </w:rPr>
              <w:t>Q</w:t>
            </w:r>
          </w:p>
        </w:tc>
        <w:tc>
          <w:tcPr>
            <w:tcW w:w="1895" w:type="dxa"/>
            <w:tcBorders>
              <w:top w:val="nil"/>
              <w:left w:val="nil"/>
              <w:bottom w:val="single" w:sz="8" w:space="0" w:color="auto"/>
              <w:right w:val="single" w:sz="8" w:space="0" w:color="auto"/>
            </w:tcBorders>
            <w:tcMar>
              <w:top w:w="0" w:type="dxa"/>
              <w:left w:w="108" w:type="dxa"/>
              <w:bottom w:w="0" w:type="dxa"/>
              <w:right w:w="108" w:type="dxa"/>
            </w:tcMar>
            <w:hideMark/>
          </w:tcPr>
          <w:p w14:paraId="32066865" w14:textId="77777777" w:rsidR="001D5D7D" w:rsidRPr="001D5D7D" w:rsidRDefault="001D5D7D">
            <w:pPr>
              <w:jc w:val="center"/>
              <w:rPr>
                <w:rFonts w:ascii="Arial" w:eastAsia="Microsoft YaHei UI" w:hAnsi="Arial" w:cs="Arial"/>
                <w:color w:val="000000"/>
                <w:sz w:val="16"/>
                <w:szCs w:val="16"/>
              </w:rPr>
            </w:pPr>
            <w:r w:rsidRPr="001D5D7D">
              <w:rPr>
                <w:rFonts w:ascii="Arial" w:eastAsia="Microsoft YaHei UI" w:hAnsi="Arial" w:cs="Arial"/>
                <w:color w:val="FF0000"/>
                <w:sz w:val="16"/>
                <w:szCs w:val="16"/>
                <w:u w:val="single"/>
              </w:rPr>
              <w:t>PDCCH</w:t>
            </w:r>
          </w:p>
        </w:tc>
        <w:tc>
          <w:tcPr>
            <w:tcW w:w="2232" w:type="dxa"/>
            <w:tcBorders>
              <w:top w:val="nil"/>
              <w:left w:val="nil"/>
              <w:bottom w:val="single" w:sz="8" w:space="0" w:color="auto"/>
              <w:right w:val="single" w:sz="8" w:space="0" w:color="auto"/>
            </w:tcBorders>
            <w:tcMar>
              <w:top w:w="0" w:type="dxa"/>
              <w:left w:w="108" w:type="dxa"/>
              <w:bottom w:w="0" w:type="dxa"/>
              <w:right w:w="108" w:type="dxa"/>
            </w:tcMar>
            <w:hideMark/>
          </w:tcPr>
          <w:p w14:paraId="3ADFA702" w14:textId="77777777" w:rsidR="001D5D7D" w:rsidRPr="001D5D7D" w:rsidRDefault="001D5D7D">
            <w:pPr>
              <w:jc w:val="center"/>
              <w:rPr>
                <w:rFonts w:ascii="Arial" w:eastAsia="Microsoft YaHei UI" w:hAnsi="Arial" w:cs="Arial"/>
                <w:color w:val="000000"/>
                <w:sz w:val="16"/>
                <w:szCs w:val="16"/>
              </w:rPr>
            </w:pPr>
            <w:r w:rsidRPr="001D5D7D">
              <w:rPr>
                <w:rFonts w:ascii="Arial" w:eastAsia="Microsoft YaHei UI" w:hAnsi="Arial" w:cs="Arial"/>
                <w:color w:val="FF0000"/>
                <w:sz w:val="16"/>
                <w:szCs w:val="16"/>
                <w:u w:val="single"/>
                <w:lang w:val="en-US"/>
              </w:rPr>
              <w:t>PEI-RNTI</w:t>
            </w:r>
          </w:p>
        </w:tc>
        <w:tc>
          <w:tcPr>
            <w:tcW w:w="1819" w:type="dxa"/>
            <w:tcBorders>
              <w:top w:val="nil"/>
              <w:left w:val="nil"/>
              <w:bottom w:val="single" w:sz="8" w:space="0" w:color="auto"/>
              <w:right w:val="single" w:sz="8" w:space="0" w:color="auto"/>
            </w:tcBorders>
            <w:tcMar>
              <w:top w:w="0" w:type="dxa"/>
              <w:left w:w="108" w:type="dxa"/>
              <w:bottom w:w="0" w:type="dxa"/>
              <w:right w:w="108" w:type="dxa"/>
            </w:tcMar>
            <w:hideMark/>
          </w:tcPr>
          <w:p w14:paraId="3116DA09" w14:textId="77777777" w:rsidR="001D5D7D" w:rsidRPr="001D5D7D" w:rsidRDefault="001D5D7D">
            <w:pPr>
              <w:jc w:val="center"/>
              <w:rPr>
                <w:rFonts w:ascii="Arial" w:eastAsia="Microsoft YaHei UI" w:hAnsi="Arial" w:cs="Arial"/>
                <w:color w:val="000000"/>
                <w:sz w:val="16"/>
                <w:szCs w:val="16"/>
              </w:rPr>
            </w:pPr>
            <w:r w:rsidRPr="001D5D7D">
              <w:rPr>
                <w:rFonts w:ascii="Arial" w:eastAsia="Microsoft YaHei UI" w:hAnsi="Arial" w:cs="Arial"/>
                <w:color w:val="FF0000"/>
                <w:sz w:val="16"/>
                <w:szCs w:val="16"/>
                <w:u w:val="single"/>
              </w:rPr>
              <w:t>N/A</w:t>
            </w:r>
          </w:p>
        </w:tc>
        <w:tc>
          <w:tcPr>
            <w:tcW w:w="1330" w:type="dxa"/>
            <w:tcBorders>
              <w:top w:val="nil"/>
              <w:left w:val="nil"/>
              <w:bottom w:val="single" w:sz="8" w:space="0" w:color="auto"/>
              <w:right w:val="single" w:sz="8" w:space="0" w:color="auto"/>
            </w:tcBorders>
            <w:tcMar>
              <w:top w:w="0" w:type="dxa"/>
              <w:left w:w="108" w:type="dxa"/>
              <w:bottom w:w="0" w:type="dxa"/>
              <w:right w:w="108" w:type="dxa"/>
            </w:tcMar>
            <w:hideMark/>
          </w:tcPr>
          <w:p w14:paraId="54B74ABC" w14:textId="77777777" w:rsidR="001D5D7D" w:rsidRPr="001D5D7D" w:rsidRDefault="001D5D7D">
            <w:pPr>
              <w:jc w:val="center"/>
              <w:rPr>
                <w:rFonts w:ascii="Arial" w:eastAsia="Microsoft YaHei UI" w:hAnsi="Arial" w:cs="Arial"/>
                <w:color w:val="000000"/>
                <w:sz w:val="16"/>
                <w:szCs w:val="16"/>
              </w:rPr>
            </w:pPr>
            <w:r w:rsidRPr="001D5D7D">
              <w:rPr>
                <w:rFonts w:ascii="Arial" w:eastAsia="Microsoft YaHei UI" w:hAnsi="Arial" w:cs="Arial"/>
                <w:b/>
                <w:bCs/>
                <w:color w:val="FF0000"/>
                <w:sz w:val="16"/>
                <w:szCs w:val="16"/>
                <w:u w:val="single"/>
              </w:rPr>
              <w:t>Note1</w:t>
            </w:r>
          </w:p>
        </w:tc>
      </w:tr>
    </w:tbl>
    <w:p w14:paraId="1A8B0259" w14:textId="1342B501" w:rsidR="001D5D7D" w:rsidRDefault="001D5D7D" w:rsidP="001D5D7D">
      <w:pPr>
        <w:jc w:val="center"/>
        <w:rPr>
          <w:rFonts w:eastAsia="Microsoft YaHei UI" w:cs="Times"/>
          <w:color w:val="000000"/>
          <w:szCs w:val="20"/>
        </w:rPr>
      </w:pPr>
    </w:p>
    <w:p w14:paraId="61E5CDC6" w14:textId="77777777" w:rsidR="001D5D7D" w:rsidRDefault="001D5D7D" w:rsidP="001D5D7D">
      <w:pPr>
        <w:jc w:val="center"/>
        <w:rPr>
          <w:rFonts w:eastAsia="Microsoft YaHei UI" w:cs="Times"/>
          <w:color w:val="000000"/>
          <w:szCs w:val="20"/>
        </w:rPr>
      </w:pPr>
      <w:r>
        <w:rPr>
          <w:rFonts w:ascii="Times New Roman" w:eastAsia="Microsoft YaHei UI" w:hAnsi="Times New Roman"/>
          <w:b/>
          <w:bCs/>
          <w:color w:val="000000"/>
          <w:szCs w:val="20"/>
        </w:rPr>
        <w:t>Table </w:t>
      </w:r>
      <w:r>
        <w:rPr>
          <w:rFonts w:ascii="Times New Roman" w:eastAsia="Microsoft YaHei UI" w:hAnsi="Times New Roman"/>
          <w:b/>
          <w:bCs/>
          <w:color w:val="000000"/>
          <w:szCs w:val="20"/>
          <w:lang w:val="en-US"/>
        </w:rPr>
        <w:t>6</w:t>
      </w:r>
      <w:r>
        <w:rPr>
          <w:rFonts w:ascii="Times New Roman" w:eastAsia="Microsoft YaHei UI" w:hAnsi="Times New Roman"/>
          <w:b/>
          <w:bCs/>
          <w:color w:val="000000"/>
          <w:szCs w:val="20"/>
        </w:rPr>
        <w:t>.2-2: Downlink "Reception Type" combinations</w:t>
      </w:r>
    </w:p>
    <w:tbl>
      <w:tblPr>
        <w:tblW w:w="8529" w:type="dxa"/>
        <w:jc w:val="center"/>
        <w:tblCellMar>
          <w:left w:w="0" w:type="dxa"/>
          <w:right w:w="0" w:type="dxa"/>
        </w:tblCellMar>
        <w:tblLook w:val="04A0" w:firstRow="1" w:lastRow="0" w:firstColumn="1" w:lastColumn="0" w:noHBand="0" w:noVBand="1"/>
      </w:tblPr>
      <w:tblGrid>
        <w:gridCol w:w="2784"/>
        <w:gridCol w:w="2485"/>
        <w:gridCol w:w="2306"/>
        <w:gridCol w:w="954"/>
      </w:tblGrid>
      <w:tr w:rsidR="001D5D7D" w:rsidRPr="001D5D7D" w14:paraId="0EE6719D" w14:textId="77777777" w:rsidTr="001D5D7D">
        <w:trPr>
          <w:trHeight w:val="20"/>
          <w:jc w:val="center"/>
        </w:trPr>
        <w:tc>
          <w:tcPr>
            <w:tcW w:w="8166" w:type="dxa"/>
            <w:gridSpan w:val="3"/>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813FCAC" w14:textId="77777777" w:rsidR="001D5D7D" w:rsidRPr="001D5D7D" w:rsidRDefault="001D5D7D">
            <w:pPr>
              <w:jc w:val="center"/>
              <w:rPr>
                <w:rFonts w:ascii="Arial" w:eastAsia="Microsoft YaHei UI" w:hAnsi="Arial" w:cs="Arial"/>
                <w:color w:val="000000"/>
                <w:sz w:val="16"/>
                <w:szCs w:val="16"/>
              </w:rPr>
            </w:pPr>
            <w:r w:rsidRPr="001D5D7D">
              <w:rPr>
                <w:rFonts w:ascii="Arial" w:eastAsia="Microsoft YaHei UI" w:hAnsi="Arial" w:cs="Arial"/>
                <w:b/>
                <w:bCs/>
                <w:color w:val="000000"/>
                <w:sz w:val="16"/>
                <w:szCs w:val="16"/>
              </w:rPr>
              <w:t>Supported Combinations</w:t>
            </w:r>
          </w:p>
        </w:tc>
        <w:tc>
          <w:tcPr>
            <w:tcW w:w="363"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1D120DC" w14:textId="77777777" w:rsidR="001D5D7D" w:rsidRPr="001D5D7D" w:rsidRDefault="001D5D7D">
            <w:pPr>
              <w:jc w:val="center"/>
              <w:rPr>
                <w:rFonts w:ascii="Arial" w:eastAsia="Microsoft YaHei UI" w:hAnsi="Arial" w:cs="Arial"/>
                <w:color w:val="000000"/>
                <w:sz w:val="16"/>
                <w:szCs w:val="16"/>
              </w:rPr>
            </w:pPr>
            <w:r w:rsidRPr="001D5D7D">
              <w:rPr>
                <w:rFonts w:ascii="Arial" w:eastAsia="Microsoft YaHei UI" w:hAnsi="Arial" w:cs="Arial"/>
                <w:b/>
                <w:bCs/>
                <w:color w:val="000000"/>
                <w:sz w:val="16"/>
                <w:szCs w:val="16"/>
              </w:rPr>
              <w:t>Comment</w:t>
            </w:r>
          </w:p>
        </w:tc>
      </w:tr>
      <w:tr w:rsidR="001D5D7D" w:rsidRPr="001D5D7D" w14:paraId="2901B476" w14:textId="77777777" w:rsidTr="001D5D7D">
        <w:trPr>
          <w:trHeight w:val="20"/>
          <w:jc w:val="center"/>
        </w:trPr>
        <w:tc>
          <w:tcPr>
            <w:tcW w:w="29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9A157C5" w14:textId="77777777" w:rsidR="001D5D7D" w:rsidRPr="001D5D7D" w:rsidRDefault="001D5D7D">
            <w:pPr>
              <w:jc w:val="center"/>
              <w:rPr>
                <w:rFonts w:ascii="Arial" w:eastAsia="Microsoft YaHei UI" w:hAnsi="Arial" w:cs="Arial"/>
                <w:color w:val="000000"/>
                <w:sz w:val="16"/>
                <w:szCs w:val="16"/>
              </w:rPr>
            </w:pPr>
            <w:r w:rsidRPr="001D5D7D">
              <w:rPr>
                <w:rFonts w:ascii="Arial" w:eastAsia="Microsoft YaHei UI" w:hAnsi="Arial" w:cs="Arial"/>
                <w:b/>
                <w:bCs/>
                <w:color w:val="000000"/>
                <w:sz w:val="16"/>
                <w:szCs w:val="16"/>
              </w:rPr>
              <w:t>PCell</w:t>
            </w:r>
          </w:p>
        </w:tc>
        <w:tc>
          <w:tcPr>
            <w:tcW w:w="2691" w:type="dxa"/>
            <w:tcBorders>
              <w:top w:val="nil"/>
              <w:left w:val="nil"/>
              <w:bottom w:val="single" w:sz="8" w:space="0" w:color="auto"/>
              <w:right w:val="single" w:sz="8" w:space="0" w:color="auto"/>
            </w:tcBorders>
            <w:tcMar>
              <w:top w:w="0" w:type="dxa"/>
              <w:left w:w="108" w:type="dxa"/>
              <w:bottom w:w="0" w:type="dxa"/>
              <w:right w:w="108" w:type="dxa"/>
            </w:tcMar>
            <w:hideMark/>
          </w:tcPr>
          <w:p w14:paraId="7DB10232" w14:textId="77777777" w:rsidR="001D5D7D" w:rsidRPr="001D5D7D" w:rsidRDefault="001D5D7D">
            <w:pPr>
              <w:jc w:val="center"/>
              <w:rPr>
                <w:rFonts w:ascii="Arial" w:eastAsia="Microsoft YaHei UI" w:hAnsi="Arial" w:cs="Arial"/>
                <w:color w:val="000000"/>
                <w:sz w:val="16"/>
                <w:szCs w:val="16"/>
              </w:rPr>
            </w:pPr>
            <w:r w:rsidRPr="001D5D7D">
              <w:rPr>
                <w:rFonts w:ascii="Arial" w:eastAsia="Microsoft YaHei UI" w:hAnsi="Arial" w:cs="Arial"/>
                <w:b/>
                <w:bCs/>
                <w:color w:val="000000"/>
                <w:sz w:val="16"/>
                <w:szCs w:val="16"/>
              </w:rPr>
              <w:t>PSCell</w:t>
            </w:r>
          </w:p>
        </w:tc>
        <w:tc>
          <w:tcPr>
            <w:tcW w:w="2503" w:type="dxa"/>
            <w:tcBorders>
              <w:top w:val="nil"/>
              <w:left w:val="nil"/>
              <w:bottom w:val="single" w:sz="8" w:space="0" w:color="auto"/>
              <w:right w:val="single" w:sz="8" w:space="0" w:color="auto"/>
            </w:tcBorders>
            <w:tcMar>
              <w:top w:w="0" w:type="dxa"/>
              <w:left w:w="108" w:type="dxa"/>
              <w:bottom w:w="0" w:type="dxa"/>
              <w:right w:w="108" w:type="dxa"/>
            </w:tcMar>
            <w:hideMark/>
          </w:tcPr>
          <w:p w14:paraId="0AAE2C02" w14:textId="77777777" w:rsidR="001D5D7D" w:rsidRPr="001D5D7D" w:rsidRDefault="001D5D7D">
            <w:pPr>
              <w:jc w:val="center"/>
              <w:rPr>
                <w:rFonts w:ascii="Arial" w:eastAsia="Microsoft YaHei UI" w:hAnsi="Arial" w:cs="Arial"/>
                <w:color w:val="000000"/>
                <w:sz w:val="16"/>
                <w:szCs w:val="16"/>
              </w:rPr>
            </w:pPr>
            <w:r w:rsidRPr="001D5D7D">
              <w:rPr>
                <w:rFonts w:ascii="Arial" w:eastAsia="Microsoft YaHei UI" w:hAnsi="Arial" w:cs="Arial"/>
                <w:b/>
                <w:bCs/>
                <w:color w:val="000000"/>
                <w:sz w:val="16"/>
                <w:szCs w:val="16"/>
              </w:rPr>
              <w:t>SCell</w:t>
            </w:r>
          </w:p>
        </w:tc>
        <w:tc>
          <w:tcPr>
            <w:tcW w:w="0" w:type="auto"/>
            <w:vMerge/>
            <w:tcBorders>
              <w:top w:val="single" w:sz="8" w:space="0" w:color="auto"/>
              <w:left w:val="nil"/>
              <w:bottom w:val="single" w:sz="8" w:space="0" w:color="auto"/>
              <w:right w:val="single" w:sz="8" w:space="0" w:color="auto"/>
            </w:tcBorders>
            <w:vAlign w:val="center"/>
            <w:hideMark/>
          </w:tcPr>
          <w:p w14:paraId="56DAF54F" w14:textId="77777777" w:rsidR="001D5D7D" w:rsidRPr="001D5D7D" w:rsidRDefault="001D5D7D">
            <w:pPr>
              <w:rPr>
                <w:rFonts w:ascii="Arial" w:eastAsia="Microsoft YaHei UI" w:hAnsi="Arial" w:cs="Arial"/>
                <w:color w:val="000000"/>
                <w:sz w:val="16"/>
                <w:szCs w:val="16"/>
              </w:rPr>
            </w:pPr>
          </w:p>
        </w:tc>
      </w:tr>
      <w:tr w:rsidR="001D5D7D" w:rsidRPr="001D5D7D" w14:paraId="3CEBF5F6" w14:textId="77777777" w:rsidTr="001D5D7D">
        <w:trPr>
          <w:trHeight w:val="20"/>
          <w:jc w:val="center"/>
        </w:trPr>
        <w:tc>
          <w:tcPr>
            <w:tcW w:w="8529" w:type="dxa"/>
            <w:gridSpan w:val="4"/>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74E7C3" w14:textId="77777777" w:rsidR="001D5D7D" w:rsidRPr="001D5D7D" w:rsidRDefault="001D5D7D">
            <w:pPr>
              <w:jc w:val="center"/>
              <w:textAlignment w:val="baseline"/>
              <w:rPr>
                <w:rFonts w:ascii="Arial" w:eastAsia="Microsoft YaHei UI" w:hAnsi="Arial" w:cs="Arial"/>
                <w:color w:val="000000"/>
                <w:sz w:val="16"/>
                <w:szCs w:val="16"/>
              </w:rPr>
            </w:pPr>
            <w:r w:rsidRPr="001D5D7D">
              <w:rPr>
                <w:rFonts w:ascii="Arial" w:eastAsia="Microsoft YaHei UI" w:hAnsi="Arial" w:cs="Arial"/>
                <w:color w:val="000000"/>
                <w:sz w:val="16"/>
                <w:szCs w:val="16"/>
                <w:lang w:val="en-US"/>
              </w:rPr>
              <w:t>1. RRC_IDLE</w:t>
            </w:r>
          </w:p>
        </w:tc>
      </w:tr>
      <w:tr w:rsidR="001D5D7D" w:rsidRPr="001D5D7D" w14:paraId="0B40ABBB" w14:textId="77777777" w:rsidTr="001D5D7D">
        <w:trPr>
          <w:trHeight w:val="20"/>
          <w:jc w:val="center"/>
        </w:trPr>
        <w:tc>
          <w:tcPr>
            <w:tcW w:w="29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47BB34" w14:textId="77777777" w:rsidR="001D5D7D" w:rsidRPr="001D5D7D" w:rsidRDefault="001D5D7D">
            <w:pPr>
              <w:jc w:val="center"/>
              <w:textAlignment w:val="baseline"/>
              <w:rPr>
                <w:rFonts w:ascii="Arial" w:eastAsia="Microsoft YaHei UI" w:hAnsi="Arial" w:cs="Arial"/>
                <w:color w:val="000000"/>
                <w:sz w:val="16"/>
                <w:szCs w:val="16"/>
              </w:rPr>
            </w:pPr>
            <w:r w:rsidRPr="001D5D7D">
              <w:rPr>
                <w:rFonts w:ascii="Arial" w:eastAsia="Microsoft YaHei UI" w:hAnsi="Arial" w:cs="Arial"/>
                <w:color w:val="000000"/>
                <w:sz w:val="16"/>
                <w:szCs w:val="16"/>
                <w:lang w:val="en-US"/>
              </w:rPr>
              <w:t>A + (B and/or </w:t>
            </w:r>
            <w:r w:rsidRPr="001D5D7D">
              <w:rPr>
                <w:rFonts w:ascii="Arial" w:eastAsia="Microsoft YaHei UI" w:hAnsi="Arial" w:cs="Arial"/>
                <w:b/>
                <w:bCs/>
                <w:color w:val="FF0000"/>
                <w:sz w:val="16"/>
                <w:szCs w:val="16"/>
                <w:u w:val="single"/>
                <w:lang w:val="en-US"/>
              </w:rPr>
              <w:t>(</w:t>
            </w:r>
            <w:r w:rsidRPr="001D5D7D">
              <w:rPr>
                <w:rFonts w:ascii="Arial" w:eastAsia="Microsoft YaHei UI" w:hAnsi="Arial" w:cs="Arial"/>
                <w:color w:val="000000"/>
                <w:sz w:val="16"/>
                <w:szCs w:val="16"/>
                <w:lang w:val="en-US"/>
              </w:rPr>
              <w:t>C1</w:t>
            </w:r>
            <w:r w:rsidRPr="001D5D7D">
              <w:rPr>
                <w:rFonts w:ascii="Arial" w:eastAsia="Microsoft YaHei UI" w:hAnsi="Arial" w:cs="Arial"/>
                <w:b/>
                <w:bCs/>
                <w:color w:val="FF0000"/>
                <w:sz w:val="16"/>
                <w:szCs w:val="16"/>
                <w:u w:val="single"/>
                <w:lang w:val="en-US"/>
              </w:rPr>
              <w:t> or Q)</w:t>
            </w:r>
            <w:r w:rsidRPr="001D5D7D">
              <w:rPr>
                <w:rFonts w:ascii="Arial" w:eastAsia="Microsoft YaHei UI" w:hAnsi="Arial" w:cs="Arial"/>
                <w:color w:val="000000"/>
                <w:sz w:val="16"/>
                <w:szCs w:val="16"/>
                <w:lang w:val="en-US"/>
              </w:rPr>
              <w:t> and/or D0) + F0</w:t>
            </w:r>
          </w:p>
        </w:tc>
        <w:tc>
          <w:tcPr>
            <w:tcW w:w="2691" w:type="dxa"/>
            <w:tcBorders>
              <w:top w:val="nil"/>
              <w:left w:val="nil"/>
              <w:bottom w:val="single" w:sz="8" w:space="0" w:color="auto"/>
              <w:right w:val="single" w:sz="8" w:space="0" w:color="auto"/>
            </w:tcBorders>
            <w:tcMar>
              <w:top w:w="0" w:type="dxa"/>
              <w:left w:w="108" w:type="dxa"/>
              <w:bottom w:w="0" w:type="dxa"/>
              <w:right w:w="108" w:type="dxa"/>
            </w:tcMar>
            <w:hideMark/>
          </w:tcPr>
          <w:p w14:paraId="31E595C1" w14:textId="77777777" w:rsidR="001D5D7D" w:rsidRPr="001D5D7D" w:rsidRDefault="001D5D7D">
            <w:pPr>
              <w:jc w:val="center"/>
              <w:textAlignment w:val="baseline"/>
              <w:rPr>
                <w:rFonts w:ascii="Arial" w:eastAsia="Microsoft YaHei UI" w:hAnsi="Arial" w:cs="Arial"/>
                <w:color w:val="000000"/>
                <w:sz w:val="16"/>
                <w:szCs w:val="16"/>
              </w:rPr>
            </w:pPr>
            <w:r w:rsidRPr="001D5D7D">
              <w:rPr>
                <w:rFonts w:ascii="Arial" w:eastAsia="Microsoft YaHei UI" w:hAnsi="Arial" w:cs="Arial"/>
                <w:color w:val="000000"/>
                <w:sz w:val="16"/>
                <w:szCs w:val="16"/>
                <w:lang w:val="en-US"/>
              </w:rPr>
              <w:t> </w:t>
            </w:r>
          </w:p>
        </w:tc>
        <w:tc>
          <w:tcPr>
            <w:tcW w:w="2503" w:type="dxa"/>
            <w:tcBorders>
              <w:top w:val="nil"/>
              <w:left w:val="nil"/>
              <w:bottom w:val="single" w:sz="8" w:space="0" w:color="auto"/>
              <w:right w:val="single" w:sz="8" w:space="0" w:color="auto"/>
            </w:tcBorders>
            <w:tcMar>
              <w:top w:w="0" w:type="dxa"/>
              <w:left w:w="108" w:type="dxa"/>
              <w:bottom w:w="0" w:type="dxa"/>
              <w:right w:w="108" w:type="dxa"/>
            </w:tcMar>
            <w:hideMark/>
          </w:tcPr>
          <w:p w14:paraId="4FAEDB1D" w14:textId="77777777" w:rsidR="001D5D7D" w:rsidRPr="001D5D7D" w:rsidRDefault="001D5D7D">
            <w:pPr>
              <w:jc w:val="center"/>
              <w:textAlignment w:val="baseline"/>
              <w:rPr>
                <w:rFonts w:ascii="Arial" w:eastAsia="Microsoft YaHei UI" w:hAnsi="Arial" w:cs="Arial"/>
                <w:color w:val="000000"/>
                <w:sz w:val="16"/>
                <w:szCs w:val="16"/>
              </w:rPr>
            </w:pPr>
            <w:r w:rsidRPr="001D5D7D">
              <w:rPr>
                <w:rFonts w:ascii="Arial" w:eastAsia="Microsoft YaHei UI" w:hAnsi="Arial" w:cs="Arial"/>
                <w:color w:val="000000"/>
                <w:sz w:val="16"/>
                <w:szCs w:val="16"/>
                <w:lang w:val="en-US"/>
              </w:rPr>
              <w:t> </w:t>
            </w:r>
          </w:p>
        </w:tc>
        <w:tc>
          <w:tcPr>
            <w:tcW w:w="363" w:type="dxa"/>
            <w:tcBorders>
              <w:top w:val="nil"/>
              <w:left w:val="nil"/>
              <w:bottom w:val="single" w:sz="8" w:space="0" w:color="auto"/>
              <w:right w:val="single" w:sz="8" w:space="0" w:color="auto"/>
            </w:tcBorders>
            <w:tcMar>
              <w:top w:w="0" w:type="dxa"/>
              <w:left w:w="108" w:type="dxa"/>
              <w:bottom w:w="0" w:type="dxa"/>
              <w:right w:w="108" w:type="dxa"/>
            </w:tcMar>
            <w:hideMark/>
          </w:tcPr>
          <w:p w14:paraId="0218C4C0" w14:textId="77777777" w:rsidR="001D5D7D" w:rsidRPr="001D5D7D" w:rsidRDefault="001D5D7D">
            <w:pPr>
              <w:jc w:val="center"/>
              <w:textAlignment w:val="baseline"/>
              <w:rPr>
                <w:rFonts w:ascii="Arial" w:eastAsia="Microsoft YaHei UI" w:hAnsi="Arial" w:cs="Arial"/>
                <w:color w:val="000000"/>
                <w:sz w:val="16"/>
                <w:szCs w:val="16"/>
              </w:rPr>
            </w:pPr>
            <w:r w:rsidRPr="001D5D7D">
              <w:rPr>
                <w:rFonts w:ascii="Arial" w:eastAsia="Microsoft YaHei UI" w:hAnsi="Arial" w:cs="Arial"/>
                <w:color w:val="000000"/>
                <w:sz w:val="16"/>
                <w:szCs w:val="16"/>
                <w:lang w:val="en-US"/>
              </w:rPr>
              <w:t>Note 1</w:t>
            </w:r>
          </w:p>
        </w:tc>
      </w:tr>
      <w:tr w:rsidR="001D5D7D" w:rsidRPr="001D5D7D" w14:paraId="2E463298" w14:textId="77777777" w:rsidTr="001D5D7D">
        <w:trPr>
          <w:trHeight w:val="20"/>
          <w:jc w:val="center"/>
        </w:trPr>
        <w:tc>
          <w:tcPr>
            <w:tcW w:w="8529" w:type="dxa"/>
            <w:gridSpan w:val="4"/>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08DE55" w14:textId="77777777" w:rsidR="001D5D7D" w:rsidRPr="001D5D7D" w:rsidRDefault="001D5D7D">
            <w:pPr>
              <w:jc w:val="center"/>
              <w:textAlignment w:val="baseline"/>
              <w:rPr>
                <w:rFonts w:ascii="Arial" w:eastAsia="Microsoft YaHei UI" w:hAnsi="Arial" w:cs="Arial"/>
                <w:color w:val="000000"/>
                <w:sz w:val="16"/>
                <w:szCs w:val="16"/>
              </w:rPr>
            </w:pPr>
            <w:r w:rsidRPr="001D5D7D">
              <w:rPr>
                <w:rFonts w:ascii="Arial" w:eastAsia="Microsoft YaHei UI" w:hAnsi="Arial" w:cs="Arial"/>
                <w:color w:val="000000"/>
                <w:sz w:val="16"/>
                <w:szCs w:val="16"/>
                <w:lang w:val="en-US"/>
              </w:rPr>
              <w:t>2. RRC_INACTIVE</w:t>
            </w:r>
          </w:p>
        </w:tc>
      </w:tr>
      <w:tr w:rsidR="001D5D7D" w:rsidRPr="001D5D7D" w14:paraId="4C92E9DA" w14:textId="77777777" w:rsidTr="001D5D7D">
        <w:trPr>
          <w:trHeight w:val="20"/>
          <w:jc w:val="center"/>
        </w:trPr>
        <w:tc>
          <w:tcPr>
            <w:tcW w:w="29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60FC5F6" w14:textId="77777777" w:rsidR="001D5D7D" w:rsidRPr="001D5D7D" w:rsidRDefault="001D5D7D">
            <w:pPr>
              <w:jc w:val="center"/>
              <w:textAlignment w:val="baseline"/>
              <w:rPr>
                <w:rFonts w:ascii="Arial" w:eastAsia="Microsoft YaHei UI" w:hAnsi="Arial" w:cs="Arial"/>
                <w:color w:val="000000"/>
                <w:sz w:val="16"/>
                <w:szCs w:val="16"/>
              </w:rPr>
            </w:pPr>
            <w:r w:rsidRPr="001D5D7D">
              <w:rPr>
                <w:rFonts w:ascii="Arial" w:eastAsia="Microsoft YaHei UI" w:hAnsi="Arial" w:cs="Arial"/>
                <w:color w:val="000000"/>
                <w:sz w:val="16"/>
                <w:szCs w:val="16"/>
                <w:lang w:val="en-US"/>
              </w:rPr>
              <w:t>A + (B and/or </w:t>
            </w:r>
            <w:r w:rsidRPr="001D5D7D">
              <w:rPr>
                <w:rFonts w:ascii="Arial" w:eastAsia="Microsoft YaHei UI" w:hAnsi="Arial" w:cs="Arial"/>
                <w:b/>
                <w:bCs/>
                <w:color w:val="FF0000"/>
                <w:sz w:val="16"/>
                <w:szCs w:val="16"/>
                <w:u w:val="single"/>
                <w:lang w:val="en-US"/>
              </w:rPr>
              <w:t>(</w:t>
            </w:r>
            <w:r w:rsidRPr="001D5D7D">
              <w:rPr>
                <w:rFonts w:ascii="Arial" w:eastAsia="Microsoft YaHei UI" w:hAnsi="Arial" w:cs="Arial"/>
                <w:color w:val="000000"/>
                <w:sz w:val="16"/>
                <w:szCs w:val="16"/>
                <w:lang w:val="en-US"/>
              </w:rPr>
              <w:t>C1</w:t>
            </w:r>
            <w:r w:rsidRPr="001D5D7D">
              <w:rPr>
                <w:rFonts w:ascii="Arial" w:eastAsia="Microsoft YaHei UI" w:hAnsi="Arial" w:cs="Arial"/>
                <w:b/>
                <w:bCs/>
                <w:color w:val="FF0000"/>
                <w:sz w:val="16"/>
                <w:szCs w:val="16"/>
                <w:u w:val="single"/>
                <w:lang w:val="en-US"/>
              </w:rPr>
              <w:t> or Q)</w:t>
            </w:r>
            <w:r w:rsidRPr="001D5D7D">
              <w:rPr>
                <w:rFonts w:ascii="Arial" w:eastAsia="Microsoft YaHei UI" w:hAnsi="Arial" w:cs="Arial"/>
                <w:color w:val="000000"/>
                <w:sz w:val="16"/>
                <w:szCs w:val="16"/>
                <w:lang w:val="en-US"/>
              </w:rPr>
              <w:t>  and/or D0) + F0</w:t>
            </w:r>
          </w:p>
        </w:tc>
        <w:tc>
          <w:tcPr>
            <w:tcW w:w="2691" w:type="dxa"/>
            <w:tcBorders>
              <w:top w:val="nil"/>
              <w:left w:val="nil"/>
              <w:bottom w:val="single" w:sz="8" w:space="0" w:color="auto"/>
              <w:right w:val="single" w:sz="8" w:space="0" w:color="auto"/>
            </w:tcBorders>
            <w:tcMar>
              <w:top w:w="0" w:type="dxa"/>
              <w:left w:w="108" w:type="dxa"/>
              <w:bottom w:w="0" w:type="dxa"/>
              <w:right w:w="108" w:type="dxa"/>
            </w:tcMar>
            <w:hideMark/>
          </w:tcPr>
          <w:p w14:paraId="362A58EB" w14:textId="77777777" w:rsidR="001D5D7D" w:rsidRPr="001D5D7D" w:rsidRDefault="001D5D7D">
            <w:pPr>
              <w:jc w:val="center"/>
              <w:textAlignment w:val="baseline"/>
              <w:rPr>
                <w:rFonts w:ascii="Arial" w:eastAsia="Microsoft YaHei UI" w:hAnsi="Arial" w:cs="Arial"/>
                <w:color w:val="000000"/>
                <w:sz w:val="16"/>
                <w:szCs w:val="16"/>
              </w:rPr>
            </w:pPr>
            <w:r w:rsidRPr="001D5D7D">
              <w:rPr>
                <w:rFonts w:ascii="Arial" w:eastAsia="Microsoft YaHei UI" w:hAnsi="Arial" w:cs="Arial"/>
                <w:color w:val="000000"/>
                <w:sz w:val="16"/>
                <w:szCs w:val="16"/>
                <w:lang w:val="en-US"/>
              </w:rPr>
              <w:t> </w:t>
            </w:r>
          </w:p>
        </w:tc>
        <w:tc>
          <w:tcPr>
            <w:tcW w:w="2503" w:type="dxa"/>
            <w:tcBorders>
              <w:top w:val="nil"/>
              <w:left w:val="nil"/>
              <w:bottom w:val="single" w:sz="8" w:space="0" w:color="auto"/>
              <w:right w:val="single" w:sz="8" w:space="0" w:color="auto"/>
            </w:tcBorders>
            <w:tcMar>
              <w:top w:w="0" w:type="dxa"/>
              <w:left w:w="108" w:type="dxa"/>
              <w:bottom w:w="0" w:type="dxa"/>
              <w:right w:w="108" w:type="dxa"/>
            </w:tcMar>
            <w:hideMark/>
          </w:tcPr>
          <w:p w14:paraId="11A1EE17" w14:textId="77777777" w:rsidR="001D5D7D" w:rsidRPr="001D5D7D" w:rsidRDefault="001D5D7D">
            <w:pPr>
              <w:jc w:val="center"/>
              <w:textAlignment w:val="baseline"/>
              <w:rPr>
                <w:rFonts w:ascii="Arial" w:eastAsia="Microsoft YaHei UI" w:hAnsi="Arial" w:cs="Arial"/>
                <w:color w:val="000000"/>
                <w:sz w:val="16"/>
                <w:szCs w:val="16"/>
              </w:rPr>
            </w:pPr>
            <w:r w:rsidRPr="001D5D7D">
              <w:rPr>
                <w:rFonts w:ascii="Arial" w:eastAsia="Microsoft YaHei UI" w:hAnsi="Arial" w:cs="Arial"/>
                <w:color w:val="000000"/>
                <w:sz w:val="16"/>
                <w:szCs w:val="16"/>
                <w:lang w:val="en-US"/>
              </w:rPr>
              <w:t> </w:t>
            </w:r>
          </w:p>
        </w:tc>
        <w:tc>
          <w:tcPr>
            <w:tcW w:w="363" w:type="dxa"/>
            <w:tcBorders>
              <w:top w:val="nil"/>
              <w:left w:val="nil"/>
              <w:bottom w:val="single" w:sz="8" w:space="0" w:color="auto"/>
              <w:right w:val="single" w:sz="8" w:space="0" w:color="auto"/>
            </w:tcBorders>
            <w:tcMar>
              <w:top w:w="0" w:type="dxa"/>
              <w:left w:w="108" w:type="dxa"/>
              <w:bottom w:w="0" w:type="dxa"/>
              <w:right w:w="108" w:type="dxa"/>
            </w:tcMar>
            <w:hideMark/>
          </w:tcPr>
          <w:p w14:paraId="0C379D1C" w14:textId="77777777" w:rsidR="001D5D7D" w:rsidRPr="001D5D7D" w:rsidRDefault="001D5D7D">
            <w:pPr>
              <w:jc w:val="center"/>
              <w:textAlignment w:val="baseline"/>
              <w:rPr>
                <w:rFonts w:ascii="Arial" w:eastAsia="Microsoft YaHei UI" w:hAnsi="Arial" w:cs="Arial"/>
                <w:color w:val="000000"/>
                <w:sz w:val="16"/>
                <w:szCs w:val="16"/>
              </w:rPr>
            </w:pPr>
            <w:r w:rsidRPr="001D5D7D">
              <w:rPr>
                <w:rFonts w:ascii="Arial" w:eastAsia="Microsoft YaHei UI" w:hAnsi="Arial" w:cs="Arial"/>
                <w:color w:val="000000"/>
                <w:sz w:val="16"/>
                <w:szCs w:val="16"/>
                <w:lang w:val="en-US"/>
              </w:rPr>
              <w:t>Note 1</w:t>
            </w:r>
          </w:p>
        </w:tc>
      </w:tr>
      <w:tr w:rsidR="001D5D7D" w:rsidRPr="001D5D7D" w14:paraId="29A20236" w14:textId="77777777" w:rsidTr="001D5D7D">
        <w:trPr>
          <w:trHeight w:val="20"/>
          <w:jc w:val="center"/>
        </w:trPr>
        <w:tc>
          <w:tcPr>
            <w:tcW w:w="8529" w:type="dxa"/>
            <w:gridSpan w:val="4"/>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223041" w14:textId="77777777" w:rsidR="001D5D7D" w:rsidRPr="001D5D7D" w:rsidRDefault="001D5D7D">
            <w:pPr>
              <w:jc w:val="center"/>
              <w:rPr>
                <w:rFonts w:ascii="Arial" w:eastAsia="Microsoft YaHei UI" w:hAnsi="Arial" w:cs="Arial"/>
                <w:color w:val="000000"/>
                <w:sz w:val="16"/>
                <w:szCs w:val="16"/>
              </w:rPr>
            </w:pPr>
            <w:r w:rsidRPr="001D5D7D">
              <w:rPr>
                <w:rFonts w:ascii="Arial" w:eastAsia="Microsoft YaHei UI" w:hAnsi="Arial" w:cs="Arial"/>
                <w:color w:val="FF0000"/>
                <w:sz w:val="16"/>
                <w:szCs w:val="16"/>
              </w:rPr>
              <w:t>&lt; unchanged rows omitted for brevity&gt;</w:t>
            </w:r>
          </w:p>
        </w:tc>
      </w:tr>
    </w:tbl>
    <w:p w14:paraId="473B87DD" w14:textId="7E432A54" w:rsidR="001D5D7D" w:rsidRPr="001D5D7D" w:rsidRDefault="001D5D7D" w:rsidP="001D5D7D">
      <w:pPr>
        <w:rPr>
          <w:rFonts w:cs="Times"/>
          <w:color w:val="FF0000"/>
          <w:szCs w:val="20"/>
        </w:rPr>
      </w:pPr>
      <w:r w:rsidRPr="001D5D7D">
        <w:rPr>
          <w:color w:val="FF0000"/>
        </w:rPr>
        <w:t>----- End of TP for 38.202-h00, subclause 6.2 -----</w:t>
      </w:r>
    </w:p>
    <w:p w14:paraId="51D8169B" w14:textId="16EF1B53" w:rsidR="001D5D7D" w:rsidRDefault="001D5D7D" w:rsidP="001D5D7D">
      <w:pPr>
        <w:rPr>
          <w:rFonts w:cs="Times"/>
          <w:szCs w:val="20"/>
        </w:rPr>
      </w:pPr>
    </w:p>
    <w:p w14:paraId="07212C93" w14:textId="19501863" w:rsidR="001D5D7D" w:rsidRDefault="001D5D7D" w:rsidP="001D5D7D">
      <w:r>
        <w:rPr>
          <w:rFonts w:cs="Times"/>
          <w:szCs w:val="20"/>
          <w:shd w:val="clear" w:color="auto" w:fill="00FF00"/>
        </w:rPr>
        <w:t>Agreement</w:t>
      </w:r>
    </w:p>
    <w:p w14:paraId="1EB7BFF2" w14:textId="77777777" w:rsidR="001D5D7D" w:rsidRDefault="001D5D7D" w:rsidP="001D5D7D">
      <w:pPr>
        <w:rPr>
          <w:rFonts w:cs="Times"/>
          <w:szCs w:val="20"/>
        </w:rPr>
      </w:pPr>
      <w:r>
        <w:rPr>
          <w:rFonts w:cs="Times"/>
          <w:szCs w:val="20"/>
        </w:rPr>
        <w:t>For the alignment with the following RAN2#116bis-e agreements,</w:t>
      </w:r>
    </w:p>
    <w:tbl>
      <w:tblPr>
        <w:tblStyle w:val="afd"/>
        <w:tblW w:w="0" w:type="auto"/>
        <w:tblInd w:w="118" w:type="dxa"/>
        <w:tblLook w:val="04A0" w:firstRow="1" w:lastRow="0" w:firstColumn="1" w:lastColumn="0" w:noHBand="0" w:noVBand="1"/>
      </w:tblPr>
      <w:tblGrid>
        <w:gridCol w:w="9653"/>
      </w:tblGrid>
      <w:tr w:rsidR="001D5D7D" w:rsidRPr="001D5D7D" w14:paraId="4D287E87" w14:textId="77777777" w:rsidTr="001D5D7D">
        <w:tc>
          <w:tcPr>
            <w:tcW w:w="9653" w:type="dxa"/>
            <w:tcBorders>
              <w:top w:val="single" w:sz="8" w:space="0" w:color="auto"/>
              <w:left w:val="single" w:sz="8" w:space="0" w:color="auto"/>
              <w:bottom w:val="single" w:sz="8" w:space="0" w:color="auto"/>
              <w:right w:val="single" w:sz="8" w:space="0" w:color="auto"/>
            </w:tcBorders>
            <w:hideMark/>
          </w:tcPr>
          <w:p w14:paraId="0A4B77C4" w14:textId="2FC63D81" w:rsidR="001D5D7D" w:rsidRPr="001D5D7D" w:rsidRDefault="001D5D7D">
            <w:pPr>
              <w:ind w:hanging="360"/>
              <w:rPr>
                <w:rFonts w:ascii="Arial" w:eastAsia="Microsoft YaHei UI" w:hAnsi="Arial" w:cs="Arial"/>
                <w:color w:val="000000"/>
                <w:sz w:val="16"/>
                <w:szCs w:val="16"/>
              </w:rPr>
            </w:pPr>
            <w:r w:rsidRPr="001D5D7D">
              <w:rPr>
                <w:rFonts w:ascii="Arial" w:eastAsia="Microsoft YaHei UI" w:hAnsi="Arial" w:cs="Arial"/>
                <w:color w:val="000000"/>
                <w:sz w:val="16"/>
                <w:szCs w:val="16"/>
              </w:rPr>
              <w:t xml:space="preserve">      </w:t>
            </w:r>
            <w:r w:rsidR="00027A38" w:rsidRPr="00027A38">
              <w:rPr>
                <w:rFonts w:ascii="Arial" w:eastAsia="Microsoft YaHei UI" w:hAnsi="Arial" w:cs="Arial"/>
                <w:color w:val="000000"/>
                <w:sz w:val="16"/>
                <w:szCs w:val="16"/>
              </w:rPr>
              <w:sym w:font="Wingdings" w:char="F0E8"/>
            </w:r>
            <w:r>
              <w:rPr>
                <w:rFonts w:ascii="Arial" w:eastAsia="Microsoft YaHei UI" w:hAnsi="Arial" w:cs="Arial"/>
                <w:color w:val="000000"/>
                <w:sz w:val="16"/>
                <w:szCs w:val="16"/>
              </w:rPr>
              <w:t xml:space="preserve"> </w:t>
            </w:r>
            <w:r w:rsidRPr="001D5D7D">
              <w:rPr>
                <w:rFonts w:ascii="Arial" w:eastAsia="Microsoft YaHei UI" w:hAnsi="Arial" w:cs="Arial"/>
                <w:color w:val="000000"/>
                <w:sz w:val="16"/>
                <w:szCs w:val="16"/>
              </w:rPr>
              <w:t>Both </w:t>
            </w:r>
            <w:r w:rsidRPr="001D5D7D">
              <w:rPr>
                <w:rFonts w:ascii="Arial" w:eastAsia="Microsoft YaHei UI" w:hAnsi="Arial" w:cs="Arial"/>
                <w:i/>
                <w:iCs/>
                <w:color w:val="000000"/>
                <w:sz w:val="16"/>
                <w:szCs w:val="16"/>
              </w:rPr>
              <w:t>subgroupNumPerPO</w:t>
            </w:r>
            <w:r w:rsidRPr="001D5D7D">
              <w:rPr>
                <w:rFonts w:ascii="Arial" w:eastAsia="Microsoft YaHei UI" w:hAnsi="Arial" w:cs="Arial"/>
                <w:color w:val="000000"/>
                <w:sz w:val="16"/>
                <w:szCs w:val="16"/>
              </w:rPr>
              <w:t> and N</w:t>
            </w:r>
            <w:r w:rsidRPr="001D5D7D">
              <w:rPr>
                <w:rFonts w:ascii="Arial" w:eastAsia="Microsoft YaHei UI" w:hAnsi="Arial" w:cs="Arial"/>
                <w:color w:val="000000"/>
                <w:sz w:val="16"/>
                <w:szCs w:val="16"/>
                <w:vertAlign w:val="subscript"/>
              </w:rPr>
              <w:t>sg-UEID</w:t>
            </w:r>
            <w:r w:rsidRPr="001D5D7D">
              <w:rPr>
                <w:rFonts w:ascii="Arial" w:eastAsia="Microsoft YaHei UI" w:hAnsi="Arial" w:cs="Arial"/>
                <w:color w:val="000000"/>
                <w:sz w:val="16"/>
                <w:szCs w:val="16"/>
              </w:rPr>
              <w:t> range from 1 to 8.</w:t>
            </w:r>
          </w:p>
          <w:p w14:paraId="0C3E4D4F" w14:textId="31BFF4CC" w:rsidR="001D5D7D" w:rsidRPr="001D5D7D" w:rsidRDefault="001D5D7D">
            <w:pPr>
              <w:ind w:hanging="360"/>
              <w:rPr>
                <w:rFonts w:ascii="Arial" w:eastAsia="Microsoft YaHei UI" w:hAnsi="Arial" w:cs="Arial"/>
                <w:color w:val="000000"/>
                <w:sz w:val="16"/>
                <w:szCs w:val="16"/>
              </w:rPr>
            </w:pPr>
            <w:r w:rsidRPr="001D5D7D">
              <w:rPr>
                <w:rFonts w:ascii="Arial" w:eastAsia="Microsoft YaHei UI" w:hAnsi="Arial" w:cs="Arial"/>
                <w:color w:val="000000"/>
                <w:sz w:val="16"/>
                <w:szCs w:val="16"/>
              </w:rPr>
              <w:t xml:space="preserve">      </w:t>
            </w:r>
            <w:r w:rsidR="00027A38" w:rsidRPr="00027A38">
              <w:rPr>
                <w:rFonts w:ascii="Arial" w:eastAsia="Microsoft YaHei UI" w:hAnsi="Arial" w:cs="Arial"/>
                <w:color w:val="000000"/>
                <w:sz w:val="16"/>
                <w:szCs w:val="16"/>
              </w:rPr>
              <w:sym w:font="Wingdings" w:char="F0E8"/>
            </w:r>
            <w:r w:rsidR="00027A38">
              <w:rPr>
                <w:rFonts w:ascii="Arial" w:eastAsia="Microsoft YaHei UI" w:hAnsi="Arial" w:cs="Arial"/>
                <w:color w:val="000000"/>
                <w:sz w:val="16"/>
                <w:szCs w:val="16"/>
              </w:rPr>
              <w:t xml:space="preserve"> </w:t>
            </w:r>
            <w:r w:rsidRPr="001D5D7D">
              <w:rPr>
                <w:rFonts w:ascii="Arial" w:eastAsia="Microsoft YaHei UI" w:hAnsi="Arial" w:cs="Arial"/>
                <w:color w:val="000000"/>
                <w:sz w:val="16"/>
                <w:szCs w:val="16"/>
              </w:rPr>
              <w:t>If network supports PEI but not subgrouping, the whole</w:t>
            </w:r>
            <w:r w:rsidRPr="001D5D7D">
              <w:rPr>
                <w:rFonts w:ascii="Arial" w:eastAsia="Microsoft YaHei UI" w:hAnsi="Arial" w:cs="Arial"/>
                <w:i/>
                <w:iCs/>
                <w:color w:val="000000"/>
                <w:sz w:val="16"/>
                <w:szCs w:val="16"/>
              </w:rPr>
              <w:t>SubgroupConfig-</w:t>
            </w:r>
            <w:r w:rsidRPr="001D5D7D">
              <w:rPr>
                <w:rFonts w:ascii="Arial" w:eastAsia="Microsoft YaHei UI" w:hAnsi="Arial" w:cs="Arial"/>
                <w:color w:val="000000"/>
                <w:sz w:val="16"/>
                <w:szCs w:val="16"/>
              </w:rPr>
              <w:t>           </w:t>
            </w:r>
            <w:r w:rsidRPr="001D5D7D">
              <w:rPr>
                <w:rFonts w:ascii="Arial" w:eastAsia="Microsoft YaHei UI" w:hAnsi="Arial" w:cs="Arial"/>
                <w:i/>
                <w:iCs/>
                <w:color w:val="000000"/>
                <w:sz w:val="16"/>
                <w:szCs w:val="16"/>
              </w:rPr>
              <w:t>r17</w:t>
            </w:r>
            <w:r w:rsidRPr="001D5D7D">
              <w:rPr>
                <w:rFonts w:ascii="Arial" w:eastAsia="Microsoft YaHei UI" w:hAnsi="Arial" w:cs="Arial"/>
                <w:color w:val="000000"/>
                <w:sz w:val="16"/>
                <w:szCs w:val="16"/>
              </w:rPr>
              <w:t> is absent. The parameter </w:t>
            </w:r>
            <w:r w:rsidRPr="001D5D7D">
              <w:rPr>
                <w:rFonts w:ascii="Arial" w:eastAsia="Microsoft YaHei UI" w:hAnsi="Arial" w:cs="Arial"/>
                <w:i/>
                <w:iCs/>
                <w:color w:val="000000"/>
                <w:sz w:val="16"/>
                <w:szCs w:val="16"/>
              </w:rPr>
              <w:t>subgroupsNumPerPO</w:t>
            </w:r>
            <w:r w:rsidRPr="001D5D7D">
              <w:rPr>
                <w:rFonts w:ascii="Arial" w:eastAsia="Microsoft YaHei UI" w:hAnsi="Arial" w:cs="Arial"/>
                <w:color w:val="000000"/>
                <w:sz w:val="16"/>
                <w:szCs w:val="16"/>
              </w:rPr>
              <w:t> is mandatory present</w:t>
            </w:r>
            <w:r>
              <w:rPr>
                <w:rFonts w:ascii="Arial" w:eastAsia="Microsoft YaHei UI" w:hAnsi="Arial" w:cs="Arial"/>
                <w:color w:val="000000"/>
                <w:sz w:val="16"/>
                <w:szCs w:val="16"/>
              </w:rPr>
              <w:t xml:space="preserve"> </w:t>
            </w:r>
            <w:r w:rsidRPr="001D5D7D">
              <w:rPr>
                <w:rFonts w:ascii="Arial" w:eastAsia="Microsoft YaHei UI" w:hAnsi="Arial" w:cs="Arial"/>
                <w:color w:val="000000"/>
                <w:sz w:val="16"/>
                <w:szCs w:val="16"/>
              </w:rPr>
              <w:t>if </w:t>
            </w:r>
            <w:r w:rsidRPr="001D5D7D">
              <w:rPr>
                <w:rFonts w:ascii="Arial" w:eastAsia="Microsoft YaHei UI" w:hAnsi="Arial" w:cs="Arial"/>
                <w:i/>
                <w:iCs/>
                <w:color w:val="000000"/>
                <w:sz w:val="16"/>
                <w:szCs w:val="16"/>
              </w:rPr>
              <w:t>subgroupConfig-r17</w:t>
            </w:r>
            <w:r w:rsidRPr="001D5D7D">
              <w:rPr>
                <w:rFonts w:ascii="Arial" w:eastAsia="Microsoft YaHei UI" w:hAnsi="Arial" w:cs="Arial"/>
                <w:color w:val="000000"/>
                <w:sz w:val="16"/>
                <w:szCs w:val="16"/>
              </w:rPr>
              <w:t> is configured.</w:t>
            </w:r>
          </w:p>
        </w:tc>
      </w:tr>
    </w:tbl>
    <w:p w14:paraId="258AEF0A" w14:textId="7FBA4C30" w:rsidR="001D5D7D" w:rsidRDefault="001D5D7D" w:rsidP="00F44FD9">
      <w:pPr>
        <w:pStyle w:val="ListParagraph"/>
        <w:numPr>
          <w:ilvl w:val="0"/>
          <w:numId w:val="145"/>
        </w:numPr>
      </w:pPr>
      <w:r>
        <w:t>Adopt following TP to TS38.213 Section 10.4:</w:t>
      </w:r>
    </w:p>
    <w:tbl>
      <w:tblPr>
        <w:tblStyle w:val="TableGrid"/>
        <w:tblW w:w="0" w:type="auto"/>
        <w:tblLook w:val="04A0" w:firstRow="1" w:lastRow="0" w:firstColumn="1" w:lastColumn="0" w:noHBand="0" w:noVBand="1"/>
      </w:tblPr>
      <w:tblGrid>
        <w:gridCol w:w="9857"/>
      </w:tblGrid>
      <w:tr w:rsidR="001D5D7D" w:rsidRPr="00B04E1C" w14:paraId="467D740C" w14:textId="77777777" w:rsidTr="001D5D7D">
        <w:tc>
          <w:tcPr>
            <w:tcW w:w="9857" w:type="dxa"/>
            <w:tcBorders>
              <w:top w:val="single" w:sz="4" w:space="0" w:color="auto"/>
              <w:left w:val="single" w:sz="4" w:space="0" w:color="auto"/>
              <w:bottom w:val="single" w:sz="4" w:space="0" w:color="auto"/>
              <w:right w:val="single" w:sz="4" w:space="0" w:color="auto"/>
            </w:tcBorders>
            <w:hideMark/>
          </w:tcPr>
          <w:p w14:paraId="6C0E86E8" w14:textId="77777777" w:rsidR="001D5D7D" w:rsidRPr="00B04E1C" w:rsidRDefault="001D5D7D" w:rsidP="00B04E1C">
            <w:pPr>
              <w:spacing w:line="231" w:lineRule="atLeast"/>
              <w:rPr>
                <w:rFonts w:ascii="Arial" w:eastAsia="Microsoft YaHei UI" w:hAnsi="Arial" w:cs="Arial"/>
                <w:color w:val="000000"/>
                <w:sz w:val="16"/>
                <w:szCs w:val="16"/>
              </w:rPr>
            </w:pPr>
            <w:r w:rsidRPr="00B04E1C">
              <w:rPr>
                <w:rFonts w:ascii="Arial" w:eastAsia="Microsoft YaHei UI" w:hAnsi="Arial" w:cs="Arial"/>
                <w:color w:val="000000"/>
                <w:sz w:val="16"/>
                <w:szCs w:val="16"/>
                <w:lang w:val="en-US"/>
              </w:rPr>
              <w:t>TS38.213v17.0.0]</w:t>
            </w:r>
          </w:p>
          <w:p w14:paraId="045A5890" w14:textId="222BBDC1" w:rsidR="001D5D7D" w:rsidRPr="00B04E1C" w:rsidRDefault="001D5D7D" w:rsidP="00B04E1C">
            <w:pPr>
              <w:rPr>
                <w:rFonts w:ascii="Arial" w:hAnsi="Arial" w:cs="Arial"/>
                <w:sz w:val="16"/>
                <w:szCs w:val="16"/>
              </w:rPr>
            </w:pPr>
            <w:r w:rsidRPr="00B04E1C">
              <w:rPr>
                <w:rFonts w:ascii="Arial" w:eastAsia="Microsoft YaHei UI" w:hAnsi="Arial" w:cs="Arial"/>
                <w:b/>
                <w:bCs/>
                <w:color w:val="000000"/>
                <w:sz w:val="16"/>
                <w:szCs w:val="16"/>
                <w:lang w:val="en-US"/>
              </w:rPr>
              <w:t>10.4A</w:t>
            </w:r>
            <w:r w:rsidR="00762B0F" w:rsidRPr="00B04E1C">
              <w:rPr>
                <w:rFonts w:ascii="Arial" w:hAnsi="Arial" w:cs="Arial"/>
                <w:sz w:val="16"/>
                <w:szCs w:val="16"/>
              </w:rPr>
              <w:tab/>
            </w:r>
            <w:r w:rsidRPr="00B04E1C">
              <w:rPr>
                <w:rFonts w:ascii="Arial" w:eastAsia="Microsoft YaHei UI" w:hAnsi="Arial" w:cs="Arial"/>
                <w:b/>
                <w:bCs/>
                <w:color w:val="000000"/>
                <w:sz w:val="16"/>
                <w:szCs w:val="16"/>
                <w:lang w:val="en-US"/>
              </w:rPr>
              <w:t>PDCCH monitoring for early indication of paging</w:t>
            </w:r>
          </w:p>
          <w:p w14:paraId="6720C300" w14:textId="77777777" w:rsidR="00B04E1C" w:rsidRPr="00B04E1C" w:rsidRDefault="00B04E1C" w:rsidP="00B04E1C">
            <w:pPr>
              <w:rPr>
                <w:rFonts w:ascii="Arial" w:hAnsi="Arial" w:cs="Arial"/>
                <w:sz w:val="16"/>
                <w:szCs w:val="16"/>
                <w:lang w:eastAsia="zh-CN"/>
              </w:rPr>
            </w:pPr>
            <w:r w:rsidRPr="00B04E1C">
              <w:rPr>
                <w:rFonts w:ascii="Arial" w:hAnsi="Arial" w:cs="Arial"/>
                <w:sz w:val="16"/>
                <w:szCs w:val="16"/>
                <w:lang w:eastAsia="zh-CN"/>
              </w:rPr>
              <w:t xml:space="preserve">A UE </w:t>
            </w:r>
            <w:r w:rsidRPr="00B04E1C">
              <w:rPr>
                <w:rFonts w:ascii="Arial" w:hAnsi="Arial" w:cs="Arial"/>
                <w:sz w:val="16"/>
                <w:szCs w:val="16"/>
              </w:rPr>
              <w:t>can be provided the following for detection of a DCI format 2_7 in RRC_IDLE state or in RRC_INACTIVE state [</w:t>
            </w:r>
            <w:r w:rsidRPr="00B04E1C">
              <w:rPr>
                <w:rFonts w:ascii="Arial" w:eastAsia="MS Mincho" w:hAnsi="Arial" w:cs="Arial"/>
                <w:sz w:val="16"/>
                <w:szCs w:val="16"/>
                <w:lang w:eastAsia="ja-JP"/>
              </w:rPr>
              <w:t>12, TS 38.331]</w:t>
            </w:r>
          </w:p>
          <w:p w14:paraId="6EE5CA76" w14:textId="77777777" w:rsidR="00B04E1C" w:rsidRPr="00B04E1C" w:rsidRDefault="00B04E1C" w:rsidP="00B04E1C">
            <w:pPr>
              <w:pStyle w:val="B1"/>
              <w:spacing w:after="0"/>
              <w:rPr>
                <w:rFonts w:ascii="Arial" w:hAnsi="Arial" w:cs="Arial"/>
                <w:sz w:val="16"/>
                <w:szCs w:val="16"/>
                <w:lang w:eastAsia="zh-CN"/>
              </w:rPr>
            </w:pPr>
            <w:r w:rsidRPr="00B04E1C">
              <w:rPr>
                <w:rFonts w:ascii="Arial" w:hAnsi="Arial" w:cs="Arial"/>
                <w:sz w:val="16"/>
                <w:szCs w:val="16"/>
              </w:rPr>
              <w:t>-</w:t>
            </w:r>
            <w:r w:rsidRPr="00B04E1C">
              <w:rPr>
                <w:rFonts w:ascii="Arial" w:hAnsi="Arial" w:cs="Arial"/>
                <w:sz w:val="16"/>
                <w:szCs w:val="16"/>
              </w:rPr>
              <w:tab/>
              <w:t xml:space="preserve">a search space set, by </w:t>
            </w:r>
            <w:r w:rsidRPr="00B04E1C">
              <w:rPr>
                <w:rFonts w:ascii="Arial" w:hAnsi="Arial" w:cs="Arial"/>
                <w:i/>
                <w:iCs/>
                <w:sz w:val="16"/>
                <w:szCs w:val="16"/>
                <w:lang w:eastAsia="zh-CN"/>
              </w:rPr>
              <w:t>peiSearchSpace</w:t>
            </w:r>
            <w:r w:rsidRPr="00B04E1C">
              <w:rPr>
                <w:rFonts w:ascii="Arial" w:hAnsi="Arial" w:cs="Arial"/>
                <w:iCs/>
                <w:sz w:val="16"/>
                <w:szCs w:val="16"/>
                <w:lang w:eastAsia="zh-CN"/>
              </w:rPr>
              <w:t>,</w:t>
            </w:r>
            <w:r w:rsidRPr="00B04E1C">
              <w:rPr>
                <w:rFonts w:ascii="Arial" w:hAnsi="Arial" w:cs="Arial"/>
                <w:sz w:val="16"/>
                <w:szCs w:val="16"/>
              </w:rPr>
              <w:t xml:space="preserve"> to monitor PDCCH for detection of DCI format 2_7 </w:t>
            </w:r>
            <w:r w:rsidRPr="00B04E1C">
              <w:rPr>
                <w:rFonts w:ascii="Arial" w:hAnsi="Arial" w:cs="Arial"/>
                <w:sz w:val="16"/>
                <w:szCs w:val="16"/>
                <w:lang w:eastAsia="zh-CN"/>
              </w:rPr>
              <w:t>according to a Type2A-PDCCH CSS set as described in clause 10.1</w:t>
            </w:r>
          </w:p>
          <w:p w14:paraId="00950D8D" w14:textId="77777777" w:rsidR="00B04E1C" w:rsidRPr="00B04E1C" w:rsidRDefault="00B04E1C" w:rsidP="00B04E1C">
            <w:pPr>
              <w:pStyle w:val="B1"/>
              <w:spacing w:after="0"/>
              <w:rPr>
                <w:rFonts w:ascii="Arial" w:hAnsi="Arial" w:cs="Arial"/>
                <w:sz w:val="16"/>
                <w:szCs w:val="16"/>
                <w:lang w:eastAsia="zh-CN"/>
              </w:rPr>
            </w:pPr>
            <w:r w:rsidRPr="00B04E1C">
              <w:rPr>
                <w:rFonts w:ascii="Arial" w:hAnsi="Arial" w:cs="Arial"/>
                <w:sz w:val="16"/>
                <w:szCs w:val="16"/>
              </w:rPr>
              <w:t>-</w:t>
            </w:r>
            <w:r w:rsidRPr="00B04E1C">
              <w:rPr>
                <w:rFonts w:ascii="Arial" w:hAnsi="Arial" w:cs="Arial"/>
                <w:sz w:val="16"/>
                <w:szCs w:val="16"/>
              </w:rPr>
              <w:tab/>
              <w:t xml:space="preserve">a number of frames, by </w:t>
            </w:r>
            <w:r w:rsidRPr="00B04E1C">
              <w:rPr>
                <w:rFonts w:ascii="Arial" w:hAnsi="Arial" w:cs="Arial"/>
                <w:i/>
                <w:iCs/>
                <w:sz w:val="16"/>
                <w:szCs w:val="16"/>
              </w:rPr>
              <w:t>PEI-F_offset</w:t>
            </w:r>
            <w:r w:rsidRPr="00B04E1C">
              <w:rPr>
                <w:rFonts w:ascii="Arial" w:hAnsi="Arial" w:cs="Arial"/>
                <w:sz w:val="16"/>
                <w:szCs w:val="16"/>
              </w:rPr>
              <w:t xml:space="preserve">, from the start of a first paging frame of paging frames associated with a number of PDCCH monitoring occasions for DCI format 2_7 [17, TS 38.304] to the start of a frame </w:t>
            </w:r>
          </w:p>
          <w:p w14:paraId="71359749" w14:textId="77777777" w:rsidR="00B04E1C" w:rsidRPr="00B04E1C" w:rsidRDefault="00B04E1C" w:rsidP="00B04E1C">
            <w:pPr>
              <w:pStyle w:val="B1"/>
              <w:spacing w:after="0"/>
              <w:rPr>
                <w:rFonts w:ascii="Arial" w:hAnsi="Arial" w:cs="Arial"/>
                <w:sz w:val="16"/>
                <w:szCs w:val="16"/>
                <w:lang w:eastAsia="zh-CN"/>
              </w:rPr>
            </w:pPr>
            <w:r w:rsidRPr="00B04E1C">
              <w:rPr>
                <w:rFonts w:ascii="Arial" w:hAnsi="Arial" w:cs="Arial"/>
                <w:sz w:val="16"/>
                <w:szCs w:val="16"/>
              </w:rPr>
              <w:t>-</w:t>
            </w:r>
            <w:r w:rsidRPr="00B04E1C">
              <w:rPr>
                <w:rFonts w:ascii="Arial" w:hAnsi="Arial" w:cs="Arial"/>
                <w:sz w:val="16"/>
                <w:szCs w:val="16"/>
              </w:rPr>
              <w:tab/>
              <w:t xml:space="preserve">a number of symbols, by </w:t>
            </w:r>
            <w:r w:rsidRPr="00B04E1C">
              <w:rPr>
                <w:rFonts w:ascii="Arial" w:hAnsi="Arial" w:cs="Arial"/>
                <w:i/>
                <w:iCs/>
                <w:sz w:val="16"/>
                <w:szCs w:val="16"/>
              </w:rPr>
              <w:t>firstPDCCH-MonitoringOccasionOfPEI-O</w:t>
            </w:r>
            <w:r w:rsidRPr="00B04E1C">
              <w:rPr>
                <w:rFonts w:ascii="Arial" w:hAnsi="Arial" w:cs="Arial"/>
                <w:sz w:val="16"/>
                <w:szCs w:val="16"/>
              </w:rPr>
              <w:t>, from the start of the frame to the start of the first PDCCH monitoring occasion for DCI format 2_7</w:t>
            </w:r>
          </w:p>
          <w:p w14:paraId="2FF9CD26" w14:textId="77777777" w:rsidR="00B04E1C" w:rsidRPr="00B04E1C" w:rsidRDefault="00B04E1C" w:rsidP="00B04E1C">
            <w:pPr>
              <w:pStyle w:val="B1"/>
              <w:spacing w:after="0"/>
              <w:rPr>
                <w:rFonts w:ascii="Arial" w:hAnsi="Arial" w:cs="Arial"/>
                <w:sz w:val="16"/>
                <w:szCs w:val="16"/>
                <w:lang w:eastAsia="zh-CN"/>
              </w:rPr>
            </w:pPr>
            <w:r w:rsidRPr="00B04E1C">
              <w:rPr>
                <w:rFonts w:ascii="Arial" w:hAnsi="Arial" w:cs="Arial"/>
                <w:sz w:val="16"/>
                <w:szCs w:val="16"/>
              </w:rPr>
              <w:t>-</w:t>
            </w:r>
            <w:r w:rsidRPr="00B04E1C">
              <w:rPr>
                <w:rFonts w:ascii="Arial" w:hAnsi="Arial" w:cs="Arial"/>
                <w:sz w:val="16"/>
                <w:szCs w:val="16"/>
              </w:rPr>
              <w:tab/>
              <w:t xml:space="preserve">a size, by </w:t>
            </w:r>
            <w:r w:rsidRPr="00B04E1C">
              <w:rPr>
                <w:rFonts w:ascii="Arial" w:hAnsi="Arial" w:cs="Arial"/>
                <w:i/>
                <w:iCs/>
                <w:sz w:val="16"/>
                <w:szCs w:val="16"/>
              </w:rPr>
              <w:t>payloadSizeDCI_format2_7</w:t>
            </w:r>
          </w:p>
          <w:p w14:paraId="1D3FF2F7" w14:textId="77777777" w:rsidR="00B04E1C" w:rsidRPr="00B04E1C" w:rsidRDefault="00B04E1C" w:rsidP="00B04E1C">
            <w:pPr>
              <w:pStyle w:val="B1"/>
              <w:spacing w:after="0"/>
              <w:rPr>
                <w:rFonts w:ascii="Arial" w:hAnsi="Arial" w:cs="Arial"/>
                <w:sz w:val="16"/>
                <w:szCs w:val="16"/>
                <w:lang w:eastAsia="zh-CN"/>
              </w:rPr>
            </w:pPr>
            <w:r w:rsidRPr="00B04E1C">
              <w:rPr>
                <w:rFonts w:ascii="Arial" w:hAnsi="Arial" w:cs="Arial"/>
                <w:sz w:val="16"/>
                <w:szCs w:val="16"/>
              </w:rPr>
              <w:t>-</w:t>
            </w:r>
            <w:r w:rsidRPr="00B04E1C">
              <w:rPr>
                <w:rFonts w:ascii="Arial" w:hAnsi="Arial" w:cs="Arial"/>
                <w:sz w:val="16"/>
                <w:szCs w:val="16"/>
              </w:rPr>
              <w:tab/>
              <w:t xml:space="preserve">a number of subgroups per paging occasion, </w:t>
            </w:r>
            <m:oMath>
              <m:sSubSup>
                <m:sSubSupPr>
                  <m:ctrlPr>
                    <w:rPr>
                      <w:rFonts w:ascii="Cambria Math" w:hAnsi="Cambria Math" w:cs="Arial"/>
                      <w:i/>
                      <w:sz w:val="16"/>
                      <w:szCs w:val="16"/>
                    </w:rPr>
                  </m:ctrlPr>
                </m:sSubSupPr>
                <m:e>
                  <m:r>
                    <w:rPr>
                      <w:rFonts w:ascii="Cambria Math" w:hAnsi="Cambria Math" w:cs="Arial"/>
                      <w:sz w:val="16"/>
                      <w:szCs w:val="16"/>
                    </w:rPr>
                    <m:t>N</m:t>
                  </m:r>
                </m:e>
                <m:sub>
                  <m:r>
                    <m:rPr>
                      <m:sty m:val="p"/>
                    </m:rPr>
                    <w:rPr>
                      <w:rFonts w:ascii="Cambria Math" w:hAnsi="Cambria Math" w:cs="Arial"/>
                      <w:sz w:val="16"/>
                      <w:szCs w:val="16"/>
                    </w:rPr>
                    <m:t>SG</m:t>
                  </m:r>
                </m:sub>
                <m:sup>
                  <m:r>
                    <m:rPr>
                      <m:sty m:val="p"/>
                    </m:rPr>
                    <w:rPr>
                      <w:rFonts w:ascii="Cambria Math" w:hAnsi="Cambria Math" w:cs="Arial"/>
                      <w:sz w:val="16"/>
                      <w:szCs w:val="16"/>
                    </w:rPr>
                    <m:t>PO</m:t>
                  </m:r>
                </m:sup>
              </m:sSubSup>
            </m:oMath>
            <w:r w:rsidRPr="00B04E1C">
              <w:rPr>
                <w:rFonts w:ascii="Arial" w:hAnsi="Arial" w:cs="Arial"/>
                <w:sz w:val="16"/>
                <w:szCs w:val="16"/>
              </w:rPr>
              <w:t xml:space="preserve">, by </w:t>
            </w:r>
            <w:r w:rsidRPr="00B04E1C">
              <w:rPr>
                <w:rFonts w:ascii="Arial" w:hAnsi="Arial" w:cs="Arial"/>
                <w:i/>
                <w:iCs/>
                <w:sz w:val="16"/>
                <w:szCs w:val="16"/>
              </w:rPr>
              <w:t>subgroupsNumPerPO</w:t>
            </w:r>
          </w:p>
          <w:p w14:paraId="39589E23" w14:textId="77777777" w:rsidR="00B04E1C" w:rsidRPr="00B04E1C" w:rsidRDefault="00B04E1C" w:rsidP="00B04E1C">
            <w:pPr>
              <w:pStyle w:val="B1"/>
              <w:spacing w:after="0"/>
              <w:rPr>
                <w:rFonts w:ascii="Arial" w:hAnsi="Arial" w:cs="Arial"/>
                <w:sz w:val="16"/>
                <w:szCs w:val="16"/>
                <w:lang w:eastAsia="zh-CN"/>
              </w:rPr>
            </w:pPr>
            <w:r w:rsidRPr="00B04E1C">
              <w:rPr>
                <w:rFonts w:ascii="Arial" w:hAnsi="Arial" w:cs="Arial"/>
                <w:sz w:val="16"/>
                <w:szCs w:val="16"/>
              </w:rPr>
              <w:t>-</w:t>
            </w:r>
            <w:r w:rsidRPr="00B04E1C">
              <w:rPr>
                <w:rFonts w:ascii="Arial" w:hAnsi="Arial" w:cs="Arial"/>
                <w:sz w:val="16"/>
                <w:szCs w:val="16"/>
              </w:rPr>
              <w:tab/>
              <w:t xml:space="preserve">a number of paging occasions associated with the number of PDCCH monitoring occasions for DCI format 2_7, </w:t>
            </w:r>
            <m:oMath>
              <m:sSubSup>
                <m:sSubSupPr>
                  <m:ctrlPr>
                    <w:rPr>
                      <w:rFonts w:ascii="Cambria Math" w:hAnsi="Cambria Math" w:cs="Arial"/>
                      <w:i/>
                      <w:sz w:val="16"/>
                      <w:szCs w:val="16"/>
                    </w:rPr>
                  </m:ctrlPr>
                </m:sSubSupPr>
                <m:e>
                  <m:r>
                    <w:rPr>
                      <w:rFonts w:ascii="Cambria Math" w:hAnsi="Cambria Math" w:cs="Arial"/>
                      <w:sz w:val="16"/>
                      <w:szCs w:val="16"/>
                    </w:rPr>
                    <m:t>N</m:t>
                  </m:r>
                </m:e>
                <m:sub>
                  <m:r>
                    <m:rPr>
                      <m:sty m:val="p"/>
                    </m:rPr>
                    <w:rPr>
                      <w:rFonts w:ascii="Cambria Math" w:hAnsi="Cambria Math" w:cs="Arial"/>
                      <w:sz w:val="16"/>
                      <w:szCs w:val="16"/>
                    </w:rPr>
                    <m:t>PO</m:t>
                  </m:r>
                </m:sub>
                <m:sup>
                  <m:r>
                    <m:rPr>
                      <m:sty m:val="p"/>
                    </m:rPr>
                    <w:rPr>
                      <w:rFonts w:ascii="Cambria Math" w:hAnsi="Cambria Math" w:cs="Arial"/>
                      <w:sz w:val="16"/>
                      <w:szCs w:val="16"/>
                    </w:rPr>
                    <m:t>PEI</m:t>
                  </m:r>
                </m:sup>
              </m:sSubSup>
            </m:oMath>
            <w:r w:rsidRPr="00B04E1C">
              <w:rPr>
                <w:rFonts w:ascii="Arial" w:hAnsi="Arial" w:cs="Arial"/>
                <w:sz w:val="16"/>
                <w:szCs w:val="16"/>
              </w:rPr>
              <w:t xml:space="preserve">, by </w:t>
            </w:r>
            <w:r w:rsidRPr="00B04E1C">
              <w:rPr>
                <w:rFonts w:ascii="Arial" w:hAnsi="Arial" w:cs="Arial"/>
                <w:i/>
                <w:iCs/>
                <w:sz w:val="16"/>
                <w:szCs w:val="16"/>
              </w:rPr>
              <w:t>PONumPerPEI</w:t>
            </w:r>
          </w:p>
          <w:p w14:paraId="07E06488" w14:textId="01D74F11" w:rsidR="001D5D7D" w:rsidRPr="00B04E1C" w:rsidRDefault="00B04E1C" w:rsidP="00B04E1C">
            <w:pPr>
              <w:rPr>
                <w:rFonts w:ascii="Arial" w:hAnsi="Arial" w:cs="Arial"/>
                <w:sz w:val="16"/>
                <w:szCs w:val="16"/>
                <w:lang w:val="en-US"/>
              </w:rPr>
            </w:pPr>
            <w:r w:rsidRPr="00B04E1C">
              <w:rPr>
                <w:rFonts w:ascii="Arial" w:hAnsi="Arial" w:cs="Arial"/>
                <w:sz w:val="16"/>
                <w:szCs w:val="16"/>
                <w:lang w:val="en-US"/>
              </w:rPr>
              <w:t xml:space="preserve">A paging indication field of DCI format 2_7 includes </w:t>
            </w:r>
            <m:oMath>
              <m:sSubSup>
                <m:sSubSupPr>
                  <m:ctrlPr>
                    <w:rPr>
                      <w:rFonts w:ascii="Cambria Math" w:hAnsi="Cambria Math" w:cs="Arial"/>
                      <w:i/>
                      <w:sz w:val="16"/>
                      <w:szCs w:val="16"/>
                      <w:lang w:val="en-US"/>
                    </w:rPr>
                  </m:ctrlPr>
                </m:sSubSupPr>
                <m:e>
                  <m:r>
                    <w:rPr>
                      <w:rFonts w:ascii="Cambria Math" w:hAnsi="Cambria Math" w:cs="Arial"/>
                      <w:sz w:val="16"/>
                      <w:szCs w:val="16"/>
                      <w:lang w:val="en-US"/>
                    </w:rPr>
                    <m:t>N</m:t>
                  </m:r>
                </m:e>
                <m:sub>
                  <m:r>
                    <m:rPr>
                      <m:sty m:val="p"/>
                    </m:rPr>
                    <w:rPr>
                      <w:rFonts w:ascii="Cambria Math" w:hAnsi="Cambria Math" w:cs="Arial"/>
                      <w:sz w:val="16"/>
                      <w:szCs w:val="16"/>
                      <w:lang w:val="en-US"/>
                    </w:rPr>
                    <m:t>PO</m:t>
                  </m:r>
                </m:sub>
                <m:sup>
                  <m:r>
                    <m:rPr>
                      <m:sty m:val="p"/>
                    </m:rPr>
                    <w:rPr>
                      <w:rFonts w:ascii="Cambria Math" w:hAnsi="Cambria Math" w:cs="Arial"/>
                      <w:sz w:val="16"/>
                      <w:szCs w:val="16"/>
                      <w:lang w:val="en-US"/>
                    </w:rPr>
                    <m:t>PEI</m:t>
                  </m:r>
                </m:sup>
              </m:sSubSup>
            </m:oMath>
            <w:r w:rsidRPr="00B04E1C">
              <w:rPr>
                <w:rFonts w:ascii="Arial" w:hAnsi="Arial" w:cs="Arial"/>
                <w:sz w:val="16"/>
                <w:szCs w:val="16"/>
                <w:lang w:val="en-US"/>
              </w:rPr>
              <w:t xml:space="preserve"> segments of </w:t>
            </w:r>
            <m:oMath>
              <m:r>
                <w:rPr>
                  <w:rFonts w:ascii="Cambria Math" w:hAnsi="Cambria Math" w:cs="Arial"/>
                  <w:sz w:val="16"/>
                  <w:szCs w:val="16"/>
                </w:rPr>
                <m:t>K</m:t>
              </m:r>
            </m:oMath>
            <w:r w:rsidRPr="00B04E1C">
              <w:rPr>
                <w:rFonts w:ascii="Arial" w:hAnsi="Arial" w:cs="Arial"/>
                <w:sz w:val="16"/>
                <w:szCs w:val="16"/>
                <w:lang w:val="en-US"/>
              </w:rPr>
              <w:t xml:space="preserve"> bits, where </w:t>
            </w:r>
            <m:oMath>
              <m:sSubSup>
                <m:sSubSupPr>
                  <m:ctrlPr>
                    <w:rPr>
                      <w:rFonts w:ascii="Cambria Math" w:hAnsi="Cambria Math" w:cs="Arial"/>
                      <w:i/>
                      <w:sz w:val="16"/>
                      <w:szCs w:val="16"/>
                      <w:lang w:val="en-US"/>
                    </w:rPr>
                  </m:ctrlPr>
                </m:sSubSupPr>
                <m:e>
                  <m:r>
                    <w:rPr>
                      <w:rFonts w:ascii="Cambria Math" w:hAnsi="Cambria Math" w:cs="Arial"/>
                      <w:sz w:val="16"/>
                      <w:szCs w:val="16"/>
                    </w:rPr>
                    <m:t>K=</m:t>
                  </m:r>
                  <m:r>
                    <w:rPr>
                      <w:rFonts w:ascii="Cambria Math" w:hAnsi="Cambria Math" w:cs="Arial"/>
                      <w:sz w:val="16"/>
                      <w:szCs w:val="16"/>
                      <w:lang w:val="en-US"/>
                    </w:rPr>
                    <m:t>N</m:t>
                  </m:r>
                </m:e>
                <m:sub>
                  <m:r>
                    <m:rPr>
                      <m:sty m:val="p"/>
                    </m:rPr>
                    <w:rPr>
                      <w:rFonts w:ascii="Cambria Math" w:hAnsi="Cambria Math" w:cs="Arial"/>
                      <w:sz w:val="16"/>
                      <w:szCs w:val="16"/>
                      <w:lang w:val="en-US"/>
                    </w:rPr>
                    <m:t>SG</m:t>
                  </m:r>
                </m:sub>
                <m:sup>
                  <m:r>
                    <m:rPr>
                      <m:sty m:val="p"/>
                    </m:rPr>
                    <w:rPr>
                      <w:rFonts w:ascii="Cambria Math" w:hAnsi="Cambria Math" w:cs="Arial"/>
                      <w:sz w:val="16"/>
                      <w:szCs w:val="16"/>
                      <w:lang w:val="en-US"/>
                    </w:rPr>
                    <m:t>PO</m:t>
                  </m:r>
                </m:sup>
              </m:sSubSup>
            </m:oMath>
            <w:r w:rsidRPr="00B04E1C">
              <w:rPr>
                <w:rFonts w:ascii="Arial" w:hAnsi="Arial" w:cs="Arial"/>
                <w:sz w:val="16"/>
                <w:szCs w:val="16"/>
                <w:lang w:val="en-US"/>
              </w:rPr>
              <w:t xml:space="preserve"> if </w:t>
            </w:r>
            <m:oMath>
              <m:sSubSup>
                <m:sSubSupPr>
                  <m:ctrlPr>
                    <w:rPr>
                      <w:rFonts w:ascii="Cambria Math" w:hAnsi="Cambria Math" w:cs="Arial"/>
                      <w:i/>
                      <w:sz w:val="16"/>
                      <w:szCs w:val="16"/>
                      <w:lang w:val="en-US"/>
                    </w:rPr>
                  </m:ctrlPr>
                </m:sSubSupPr>
                <m:e>
                  <m:r>
                    <w:rPr>
                      <w:rFonts w:ascii="Cambria Math" w:hAnsi="Cambria Math" w:cs="Arial"/>
                      <w:sz w:val="16"/>
                      <w:szCs w:val="16"/>
                      <w:lang w:val="en-US"/>
                    </w:rPr>
                    <m:t>N</m:t>
                  </m:r>
                </m:e>
                <m:sub>
                  <m:r>
                    <m:rPr>
                      <m:sty m:val="p"/>
                    </m:rPr>
                    <w:rPr>
                      <w:rFonts w:ascii="Cambria Math" w:hAnsi="Cambria Math" w:cs="Arial"/>
                      <w:sz w:val="16"/>
                      <w:szCs w:val="16"/>
                      <w:lang w:val="en-US"/>
                    </w:rPr>
                    <m:t>SG</m:t>
                  </m:r>
                </m:sub>
                <m:sup>
                  <m:r>
                    <m:rPr>
                      <m:sty m:val="p"/>
                    </m:rPr>
                    <w:rPr>
                      <w:rFonts w:ascii="Cambria Math" w:hAnsi="Cambria Math" w:cs="Arial"/>
                      <w:sz w:val="16"/>
                      <w:szCs w:val="16"/>
                      <w:lang w:val="en-US"/>
                    </w:rPr>
                    <m:t>PO</m:t>
                  </m:r>
                </m:sup>
              </m:sSubSup>
              <m:r>
                <w:rPr>
                  <w:rFonts w:ascii="Cambria Math" w:hAnsi="Cambria Math" w:cs="Arial"/>
                  <w:sz w:val="16"/>
                  <w:szCs w:val="16"/>
                  <w:lang w:val="en-US"/>
                </w:rPr>
                <m:t>&gt;0</m:t>
              </m:r>
            </m:oMath>
            <w:r w:rsidRPr="00B04E1C">
              <w:rPr>
                <w:rFonts w:ascii="Arial" w:eastAsia="Microsoft YaHei UI" w:hAnsi="Arial" w:cs="Arial"/>
                <w:sz w:val="16"/>
                <w:szCs w:val="16"/>
                <w:lang w:val="en-US" w:eastAsia="zh-CN"/>
              </w:rPr>
              <w:t xml:space="preserve"> </w:t>
            </w:r>
            <w:r w:rsidRPr="00B04E1C">
              <w:rPr>
                <w:rFonts w:ascii="Arial" w:hAnsi="Arial" w:cs="Arial"/>
                <w:sz w:val="16"/>
                <w:szCs w:val="16"/>
                <w:lang w:val="en-US"/>
              </w:rPr>
              <w:t xml:space="preserve">and </w:t>
            </w:r>
            <m:oMath>
              <m:r>
                <w:rPr>
                  <w:rFonts w:ascii="Cambria Math" w:hAnsi="Cambria Math" w:cs="Arial"/>
                  <w:sz w:val="16"/>
                  <w:szCs w:val="16"/>
                  <w:lang w:val="en-US"/>
                </w:rPr>
                <m:t>K=1</m:t>
              </m:r>
            </m:oMath>
            <w:r w:rsidRPr="00B04E1C">
              <w:rPr>
                <w:rFonts w:ascii="Arial" w:hAnsi="Arial" w:cs="Arial"/>
                <w:sz w:val="16"/>
                <w:szCs w:val="16"/>
                <w:lang w:val="en-US"/>
              </w:rPr>
              <w:t xml:space="preserve"> if </w:t>
            </w:r>
            <m:oMath>
              <m:sSubSup>
                <m:sSubSupPr>
                  <m:ctrlPr>
                    <w:rPr>
                      <w:rFonts w:ascii="Cambria Math" w:hAnsi="Cambria Math" w:cs="Arial"/>
                      <w:i/>
                      <w:sz w:val="16"/>
                      <w:szCs w:val="16"/>
                      <w:lang w:val="en-US"/>
                    </w:rPr>
                  </m:ctrlPr>
                </m:sSubSupPr>
                <m:e>
                  <m:r>
                    <w:rPr>
                      <w:rFonts w:ascii="Cambria Math" w:hAnsi="Cambria Math" w:cs="Arial"/>
                      <w:sz w:val="16"/>
                      <w:szCs w:val="16"/>
                      <w:lang w:val="en-US"/>
                    </w:rPr>
                    <m:t>N</m:t>
                  </m:r>
                </m:e>
                <m:sub>
                  <m:r>
                    <m:rPr>
                      <m:sty m:val="p"/>
                    </m:rPr>
                    <w:rPr>
                      <w:rFonts w:ascii="Cambria Math" w:hAnsi="Cambria Math" w:cs="Arial"/>
                      <w:sz w:val="16"/>
                      <w:szCs w:val="16"/>
                      <w:lang w:val="en-US"/>
                    </w:rPr>
                    <m:t>SG</m:t>
                  </m:r>
                </m:sub>
                <m:sup>
                  <m:r>
                    <m:rPr>
                      <m:sty m:val="p"/>
                    </m:rPr>
                    <w:rPr>
                      <w:rFonts w:ascii="Cambria Math" w:hAnsi="Cambria Math" w:cs="Arial"/>
                      <w:sz w:val="16"/>
                      <w:szCs w:val="16"/>
                      <w:lang w:val="en-US"/>
                    </w:rPr>
                    <m:t>PO</m:t>
                  </m:r>
                </m:sup>
              </m:sSubSup>
            </m:oMath>
            <w:r w:rsidRPr="00B04E1C">
              <w:rPr>
                <w:rFonts w:ascii="Arial" w:hAnsi="Arial" w:cs="Arial"/>
                <w:sz w:val="16"/>
                <w:szCs w:val="16"/>
                <w:lang w:val="en-US"/>
              </w:rPr>
              <w:t xml:space="preserve"> is </w:t>
            </w:r>
            <w:r>
              <w:rPr>
                <w:rFonts w:ascii="Arial" w:hAnsi="Arial" w:cs="Arial"/>
                <w:sz w:val="16"/>
                <w:szCs w:val="16"/>
                <w:lang w:val="en-US"/>
              </w:rPr>
              <w:t xml:space="preserve">not </w:t>
            </w:r>
            <w:r w:rsidRPr="00B04E1C">
              <w:rPr>
                <w:rFonts w:ascii="Arial" w:eastAsia="SimSun" w:hAnsi="Arial" w:cs="Arial"/>
                <w:strike/>
                <w:color w:val="FF0000"/>
                <w:sz w:val="16"/>
                <w:szCs w:val="16"/>
                <w:lang w:val="en-US" w:eastAsia="zh-CN"/>
              </w:rPr>
              <w:t>provided</w:t>
            </w:r>
            <w:r w:rsidRPr="00B04E1C">
              <w:rPr>
                <w:rFonts w:ascii="Arial" w:eastAsia="SimSun" w:hAnsi="Arial" w:cs="Arial"/>
                <w:color w:val="FF0000"/>
                <w:sz w:val="16"/>
                <w:szCs w:val="16"/>
                <w:u w:val="single"/>
                <w:lang w:val="en-US" w:eastAsia="zh-CN"/>
              </w:rPr>
              <w:t>configured</w:t>
            </w:r>
            <w:r w:rsidRPr="00B04E1C">
              <w:rPr>
                <w:rFonts w:ascii="Arial" w:eastAsia="SimSun" w:hAnsi="Arial" w:cs="Arial"/>
                <w:strike/>
                <w:color w:val="FF0000"/>
                <w:sz w:val="16"/>
                <w:szCs w:val="16"/>
                <w:lang w:val="en-US" w:eastAsia="zh-CN"/>
              </w:rPr>
              <w:t> or </w:t>
            </w:r>
            <w:r w:rsidRPr="00B04E1C">
              <w:rPr>
                <w:rFonts w:ascii="Arial" w:eastAsia="Microsoft YaHei UI" w:hAnsi="Arial" w:cs="Arial"/>
                <w:noProof/>
                <w:color w:val="000000"/>
                <w:sz w:val="16"/>
                <w:szCs w:val="16"/>
                <w:lang w:val="en-US"/>
              </w:rPr>
              <w:drawing>
                <wp:inline distT="0" distB="0" distL="0" distR="0" wp14:anchorId="124BD97E" wp14:editId="5D53BAC9">
                  <wp:extent cx="447675" cy="17145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1591" r:link="rId1592" cstate="print">
                            <a:extLst>
                              <a:ext uri="{28A0092B-C50C-407E-A947-70E740481C1C}">
                                <a14:useLocalDpi xmlns:a14="http://schemas.microsoft.com/office/drawing/2010/main" val="0"/>
                              </a:ext>
                            </a:extLst>
                          </a:blip>
                          <a:srcRect/>
                          <a:stretch>
                            <a:fillRect/>
                          </a:stretch>
                        </pic:blipFill>
                        <pic:spPr bwMode="auto">
                          <a:xfrm>
                            <a:off x="0" y="0"/>
                            <a:ext cx="447675" cy="171450"/>
                          </a:xfrm>
                          <a:prstGeom prst="rect">
                            <a:avLst/>
                          </a:prstGeom>
                          <a:noFill/>
                          <a:ln>
                            <a:noFill/>
                          </a:ln>
                        </pic:spPr>
                      </pic:pic>
                    </a:graphicData>
                  </a:graphic>
                </wp:inline>
              </w:drawing>
            </w:r>
            <w:r w:rsidRPr="00B04E1C">
              <w:rPr>
                <w:rFonts w:ascii="Arial" w:hAnsi="Arial" w:cs="Arial"/>
                <w:sz w:val="16"/>
                <w:szCs w:val="16"/>
                <w:lang w:val="en-US"/>
              </w:rPr>
              <w:t xml:space="preserve">. For a subgroup index </w:t>
            </w:r>
            <m:oMath>
              <m:sSub>
                <m:sSubPr>
                  <m:ctrlPr>
                    <w:rPr>
                      <w:rFonts w:ascii="Cambria Math" w:hAnsi="Cambria Math" w:cs="Arial"/>
                      <w:i/>
                      <w:sz w:val="16"/>
                      <w:szCs w:val="16"/>
                      <w:lang w:val="en-US"/>
                    </w:rPr>
                  </m:ctrlPr>
                </m:sSubPr>
                <m:e>
                  <m:r>
                    <w:rPr>
                      <w:rFonts w:ascii="Cambria Math" w:hAnsi="Cambria Math" w:cs="Arial"/>
                      <w:sz w:val="16"/>
                      <w:szCs w:val="16"/>
                      <w:lang w:val="en-US"/>
                    </w:rPr>
                    <m:t>i</m:t>
                  </m:r>
                </m:e>
                <m:sub>
                  <m:r>
                    <w:rPr>
                      <w:rFonts w:ascii="Cambria Math" w:hAnsi="Cambria Math" w:cs="Arial"/>
                      <w:sz w:val="16"/>
                      <w:szCs w:val="16"/>
                      <w:lang w:val="en-US"/>
                    </w:rPr>
                    <m:t>SG</m:t>
                  </m:r>
                </m:sub>
              </m:sSub>
            </m:oMath>
            <w:r w:rsidRPr="00B04E1C">
              <w:rPr>
                <w:rFonts w:ascii="Arial" w:hAnsi="Arial" w:cs="Arial"/>
                <w:sz w:val="16"/>
                <w:szCs w:val="16"/>
                <w:lang w:val="en-US"/>
              </w:rPr>
              <w:t xml:space="preserve">, </w:t>
            </w:r>
            <m:oMath>
              <m:r>
                <w:rPr>
                  <w:rFonts w:ascii="Cambria Math" w:hAnsi="Cambria Math" w:cs="Arial"/>
                  <w:sz w:val="16"/>
                  <w:szCs w:val="16"/>
                  <w:lang w:val="en-US"/>
                </w:rPr>
                <m:t>0≤</m:t>
              </m:r>
              <m:sSub>
                <m:sSubPr>
                  <m:ctrlPr>
                    <w:rPr>
                      <w:rFonts w:ascii="Cambria Math" w:hAnsi="Cambria Math" w:cs="Arial"/>
                      <w:i/>
                      <w:sz w:val="16"/>
                      <w:szCs w:val="16"/>
                      <w:lang w:val="en-US"/>
                    </w:rPr>
                  </m:ctrlPr>
                </m:sSubPr>
                <m:e>
                  <m:r>
                    <w:rPr>
                      <w:rFonts w:ascii="Cambria Math" w:hAnsi="Cambria Math" w:cs="Arial"/>
                      <w:sz w:val="16"/>
                      <w:szCs w:val="16"/>
                      <w:lang w:val="en-US"/>
                    </w:rPr>
                    <m:t>i</m:t>
                  </m:r>
                </m:e>
                <m:sub>
                  <m:r>
                    <w:rPr>
                      <w:rFonts w:ascii="Cambria Math" w:hAnsi="Cambria Math" w:cs="Arial"/>
                      <w:sz w:val="16"/>
                      <w:szCs w:val="16"/>
                      <w:lang w:val="en-US"/>
                    </w:rPr>
                    <m:t>SG</m:t>
                  </m:r>
                </m:sub>
              </m:sSub>
              <m:r>
                <w:rPr>
                  <w:rFonts w:ascii="Cambria Math" w:hAnsi="Cambria Math" w:cs="Arial"/>
                  <w:sz w:val="16"/>
                  <w:szCs w:val="16"/>
                  <w:lang w:val="en-US"/>
                </w:rPr>
                <m:t>&lt;K</m:t>
              </m:r>
            </m:oMath>
            <w:r w:rsidRPr="00B04E1C">
              <w:rPr>
                <w:rFonts w:ascii="Arial" w:hAnsi="Arial" w:cs="Arial"/>
                <w:sz w:val="16"/>
                <w:szCs w:val="16"/>
                <w:lang w:val="en-US"/>
              </w:rPr>
              <w:t xml:space="preserve">, a UE determines a value for the </w:t>
            </w:r>
            <m:oMath>
              <m:d>
                <m:dPr>
                  <m:ctrlPr>
                    <w:rPr>
                      <w:rFonts w:ascii="Cambria Math" w:hAnsi="Cambria Math" w:cs="Arial"/>
                      <w:i/>
                      <w:sz w:val="16"/>
                      <w:szCs w:val="16"/>
                      <w:lang w:val="en-US"/>
                    </w:rPr>
                  </m:ctrlPr>
                </m:dPr>
                <m:e>
                  <m:sSub>
                    <m:sSubPr>
                      <m:ctrlPr>
                        <w:rPr>
                          <w:rFonts w:ascii="Cambria Math" w:hAnsi="Cambria Math" w:cs="Arial"/>
                          <w:i/>
                          <w:sz w:val="16"/>
                          <w:szCs w:val="16"/>
                          <w:lang w:val="en-US"/>
                        </w:rPr>
                      </m:ctrlPr>
                    </m:sSubPr>
                    <m:e>
                      <m:r>
                        <w:rPr>
                          <w:rFonts w:ascii="Cambria Math" w:hAnsi="Cambria Math" w:cs="Arial"/>
                          <w:sz w:val="16"/>
                          <w:szCs w:val="16"/>
                          <w:lang w:val="en-US"/>
                        </w:rPr>
                        <m:t>i</m:t>
                      </m:r>
                    </m:e>
                    <m:sub>
                      <m:r>
                        <w:rPr>
                          <w:rFonts w:ascii="Cambria Math" w:hAnsi="Cambria Math" w:cs="Arial"/>
                          <w:sz w:val="16"/>
                          <w:szCs w:val="16"/>
                          <w:lang w:val="en-US"/>
                        </w:rPr>
                        <m:t>PO</m:t>
                      </m:r>
                    </m:sub>
                  </m:sSub>
                  <m:r>
                    <w:rPr>
                      <w:rFonts w:ascii="Cambria Math" w:hAnsi="Cambria Math" w:cs="Arial"/>
                      <w:sz w:val="16"/>
                      <w:szCs w:val="16"/>
                      <w:lang w:val="en-AU"/>
                    </w:rPr>
                    <m:t>⋅K</m:t>
                  </m:r>
                  <m:r>
                    <w:rPr>
                      <w:rFonts w:ascii="Cambria Math" w:hAnsi="Cambria Math" w:cs="Arial"/>
                      <w:sz w:val="16"/>
                      <w:szCs w:val="16"/>
                      <w:lang w:val="en-US"/>
                    </w:rPr>
                    <m:t>+</m:t>
                  </m:r>
                  <m:sSub>
                    <m:sSubPr>
                      <m:ctrlPr>
                        <w:rPr>
                          <w:rFonts w:ascii="Cambria Math" w:hAnsi="Cambria Math" w:cs="Arial"/>
                          <w:i/>
                          <w:sz w:val="16"/>
                          <w:szCs w:val="16"/>
                          <w:lang w:val="en-US"/>
                        </w:rPr>
                      </m:ctrlPr>
                    </m:sSubPr>
                    <m:e>
                      <m:r>
                        <w:rPr>
                          <w:rFonts w:ascii="Cambria Math" w:hAnsi="Cambria Math" w:cs="Arial"/>
                          <w:sz w:val="16"/>
                          <w:szCs w:val="16"/>
                          <w:lang w:val="en-US"/>
                        </w:rPr>
                        <m:t>i</m:t>
                      </m:r>
                    </m:e>
                    <m:sub>
                      <m:r>
                        <w:rPr>
                          <w:rFonts w:ascii="Cambria Math" w:hAnsi="Cambria Math" w:cs="Arial"/>
                          <w:sz w:val="16"/>
                          <w:szCs w:val="16"/>
                          <w:lang w:val="en-US"/>
                        </w:rPr>
                        <m:t>SG</m:t>
                      </m:r>
                    </m:sub>
                  </m:sSub>
                </m:e>
              </m:d>
            </m:oMath>
            <w:r w:rsidRPr="00B04E1C">
              <w:rPr>
                <w:rFonts w:ascii="Arial" w:hAnsi="Arial" w:cs="Arial"/>
                <w:sz w:val="16"/>
                <w:szCs w:val="16"/>
                <w:lang w:val="en-US"/>
              </w:rPr>
              <w:t xml:space="preserve"> bit in the paging indication field, where </w:t>
            </w:r>
            <m:oMath>
              <m:sSub>
                <m:sSubPr>
                  <m:ctrlPr>
                    <w:rPr>
                      <w:rFonts w:ascii="Cambria Math" w:hAnsi="Cambria Math" w:cs="Arial"/>
                      <w:i/>
                      <w:sz w:val="16"/>
                      <w:szCs w:val="16"/>
                      <w:lang w:val="en-US"/>
                    </w:rPr>
                  </m:ctrlPr>
                </m:sSubPr>
                <m:e>
                  <m:r>
                    <w:rPr>
                      <w:rFonts w:ascii="Cambria Math" w:hAnsi="Cambria Math" w:cs="Arial"/>
                      <w:sz w:val="16"/>
                      <w:szCs w:val="16"/>
                      <w:lang w:val="en-US"/>
                    </w:rPr>
                    <m:t>i</m:t>
                  </m:r>
                </m:e>
                <m:sub>
                  <m:r>
                    <w:rPr>
                      <w:rFonts w:ascii="Cambria Math" w:hAnsi="Cambria Math" w:cs="Arial"/>
                      <w:sz w:val="16"/>
                      <w:szCs w:val="16"/>
                      <w:lang w:val="en-US"/>
                    </w:rPr>
                    <m:t>PO</m:t>
                  </m:r>
                </m:sub>
              </m:sSub>
              <m:r>
                <w:rPr>
                  <w:rFonts w:ascii="Cambria Math" w:hAnsi="Cambria Math" w:cs="Arial"/>
                  <w:sz w:val="16"/>
                  <w:szCs w:val="16"/>
                  <w:lang w:val="en-US"/>
                </w:rPr>
                <m:t>=</m:t>
              </m:r>
              <m:d>
                <m:dPr>
                  <m:ctrlPr>
                    <w:rPr>
                      <w:rFonts w:ascii="Cambria Math" w:hAnsi="Cambria Math" w:cs="Arial"/>
                      <w:i/>
                      <w:sz w:val="16"/>
                      <w:szCs w:val="16"/>
                      <w:lang w:val="en-US"/>
                    </w:rPr>
                  </m:ctrlPr>
                </m:dPr>
                <m:e>
                  <m:d>
                    <m:dPr>
                      <m:ctrlPr>
                        <w:rPr>
                          <w:rFonts w:ascii="Cambria Math" w:hAnsi="Cambria Math" w:cs="Arial"/>
                          <w:i/>
                          <w:sz w:val="16"/>
                          <w:szCs w:val="16"/>
                          <w:lang w:val="en-US"/>
                        </w:rPr>
                      </m:ctrlPr>
                    </m:dPr>
                    <m:e>
                      <m:r>
                        <m:rPr>
                          <m:sty m:val="p"/>
                        </m:rPr>
                        <w:rPr>
                          <w:rFonts w:ascii="Cambria Math" w:hAnsi="Cambria Math" w:cs="Arial"/>
                          <w:sz w:val="16"/>
                          <w:szCs w:val="16"/>
                          <w:lang w:val="en-US"/>
                        </w:rPr>
                        <m:t>UE_IDmod</m:t>
                      </m:r>
                      <m:r>
                        <w:rPr>
                          <w:rFonts w:ascii="Cambria Math" w:hAnsi="Cambria Math" w:cs="Arial"/>
                          <w:sz w:val="16"/>
                          <w:szCs w:val="16"/>
                          <w:lang w:val="en-US"/>
                        </w:rPr>
                        <m:t>N</m:t>
                      </m:r>
                    </m:e>
                  </m:d>
                  <m:r>
                    <w:rPr>
                      <w:rFonts w:ascii="Cambria Math" w:hAnsi="Cambria Math" w:cs="Arial"/>
                      <w:sz w:val="16"/>
                      <w:szCs w:val="16"/>
                      <w:lang w:val="en-AU"/>
                    </w:rPr>
                    <m:t>⋅</m:t>
                  </m:r>
                  <m:sSub>
                    <m:sSubPr>
                      <m:ctrlPr>
                        <w:rPr>
                          <w:rFonts w:ascii="Cambria Math" w:hAnsi="Cambria Math" w:cs="Arial"/>
                          <w:i/>
                          <w:sz w:val="16"/>
                          <w:szCs w:val="16"/>
                          <w:lang w:val="en-US"/>
                        </w:rPr>
                      </m:ctrlPr>
                    </m:sSubPr>
                    <m:e>
                      <m:r>
                        <w:rPr>
                          <w:rFonts w:ascii="Cambria Math" w:hAnsi="Cambria Math" w:cs="Arial"/>
                          <w:sz w:val="16"/>
                          <w:szCs w:val="16"/>
                          <w:lang w:val="en-US"/>
                        </w:rPr>
                        <m:t>N</m:t>
                      </m:r>
                    </m:e>
                    <m:sub>
                      <m:r>
                        <w:rPr>
                          <w:rFonts w:ascii="Cambria Math" w:hAnsi="Cambria Math" w:cs="Arial"/>
                          <w:sz w:val="16"/>
                          <w:szCs w:val="16"/>
                          <w:lang w:val="en-US"/>
                        </w:rPr>
                        <m:t>S</m:t>
                      </m:r>
                    </m:sub>
                  </m:sSub>
                  <m:r>
                    <w:rPr>
                      <w:rFonts w:ascii="Cambria Math" w:hAnsi="Cambria Math" w:cs="Arial"/>
                      <w:sz w:val="16"/>
                      <w:szCs w:val="16"/>
                      <w:lang w:val="en-US"/>
                    </w:rPr>
                    <m:t>+</m:t>
                  </m:r>
                  <m:sSub>
                    <m:sSubPr>
                      <m:ctrlPr>
                        <w:rPr>
                          <w:rFonts w:ascii="Cambria Math" w:hAnsi="Cambria Math" w:cs="Arial"/>
                          <w:i/>
                          <w:sz w:val="16"/>
                          <w:szCs w:val="16"/>
                          <w:lang w:val="en-US"/>
                        </w:rPr>
                      </m:ctrlPr>
                    </m:sSubPr>
                    <m:e>
                      <m:r>
                        <w:rPr>
                          <w:rFonts w:ascii="Cambria Math" w:hAnsi="Cambria Math" w:cs="Arial"/>
                          <w:sz w:val="16"/>
                          <w:szCs w:val="16"/>
                          <w:lang w:val="en-US"/>
                        </w:rPr>
                        <m:t>i</m:t>
                      </m:r>
                    </m:e>
                    <m:sub>
                      <m:r>
                        <w:rPr>
                          <w:rFonts w:ascii="Cambria Math" w:hAnsi="Cambria Math" w:cs="Arial"/>
                          <w:sz w:val="16"/>
                          <w:szCs w:val="16"/>
                          <w:lang w:val="en-US"/>
                        </w:rPr>
                        <m:t>S</m:t>
                      </m:r>
                    </m:sub>
                  </m:sSub>
                </m:e>
              </m:d>
              <m:r>
                <w:rPr>
                  <w:rFonts w:ascii="Cambria Math" w:hAnsi="Cambria Math" w:cs="Arial"/>
                  <w:sz w:val="16"/>
                  <w:szCs w:val="16"/>
                  <w:lang w:val="en-US"/>
                </w:rPr>
                <m:t>mod</m:t>
              </m:r>
              <m:sSubSup>
                <m:sSubSupPr>
                  <m:ctrlPr>
                    <w:rPr>
                      <w:rFonts w:ascii="Cambria Math" w:hAnsi="Cambria Math" w:cs="Arial"/>
                      <w:i/>
                      <w:sz w:val="16"/>
                      <w:szCs w:val="16"/>
                      <w:lang w:val="en-US"/>
                    </w:rPr>
                  </m:ctrlPr>
                </m:sSubSupPr>
                <m:e>
                  <m:r>
                    <w:rPr>
                      <w:rFonts w:ascii="Cambria Math" w:hAnsi="Cambria Math" w:cs="Arial"/>
                      <w:sz w:val="16"/>
                      <w:szCs w:val="16"/>
                      <w:lang w:val="en-US"/>
                    </w:rPr>
                    <m:t>N</m:t>
                  </m:r>
                </m:e>
                <m:sub>
                  <m:r>
                    <m:rPr>
                      <m:sty m:val="p"/>
                    </m:rPr>
                    <w:rPr>
                      <w:rFonts w:ascii="Cambria Math" w:hAnsi="Cambria Math" w:cs="Arial"/>
                      <w:sz w:val="16"/>
                      <w:szCs w:val="16"/>
                      <w:lang w:val="en-US"/>
                    </w:rPr>
                    <m:t>PO</m:t>
                  </m:r>
                </m:sub>
                <m:sup>
                  <m:r>
                    <m:rPr>
                      <m:sty m:val="p"/>
                    </m:rPr>
                    <w:rPr>
                      <w:rFonts w:ascii="Cambria Math" w:hAnsi="Cambria Math" w:cs="Arial"/>
                      <w:sz w:val="16"/>
                      <w:szCs w:val="16"/>
                      <w:lang w:val="en-US"/>
                    </w:rPr>
                    <m:t>PEI</m:t>
                  </m:r>
                </m:sup>
              </m:sSubSup>
            </m:oMath>
            <w:r w:rsidRPr="00B04E1C">
              <w:rPr>
                <w:rFonts w:ascii="Arial" w:hAnsi="Arial" w:cs="Arial"/>
                <w:sz w:val="16"/>
                <w:szCs w:val="16"/>
                <w:lang w:val="en-US"/>
              </w:rPr>
              <w:t xml:space="preserve"> is a paging occasion index, and </w:t>
            </w:r>
            <m:oMath>
              <m:r>
                <m:rPr>
                  <m:sty m:val="p"/>
                </m:rPr>
                <w:rPr>
                  <w:rFonts w:ascii="Cambria Math" w:hAnsi="Cambria Math" w:cs="Arial"/>
                  <w:sz w:val="16"/>
                  <w:szCs w:val="16"/>
                  <w:lang w:val="en-US"/>
                </w:rPr>
                <m:t>UE_ID</m:t>
              </m:r>
            </m:oMath>
            <w:r w:rsidRPr="00B04E1C">
              <w:rPr>
                <w:rFonts w:ascii="Arial" w:hAnsi="Arial" w:cs="Arial"/>
                <w:sz w:val="16"/>
                <w:szCs w:val="16"/>
                <w:lang w:val="en-US"/>
              </w:rPr>
              <w:t xml:space="preserve">, </w:t>
            </w:r>
            <m:oMath>
              <m:r>
                <w:rPr>
                  <w:rFonts w:ascii="Cambria Math" w:hAnsi="Cambria Math" w:cs="Arial"/>
                  <w:sz w:val="16"/>
                  <w:szCs w:val="16"/>
                  <w:lang w:val="en-US"/>
                </w:rPr>
                <m:t>N</m:t>
              </m:r>
            </m:oMath>
            <w:r w:rsidRPr="00B04E1C">
              <w:rPr>
                <w:rFonts w:ascii="Arial" w:hAnsi="Arial" w:cs="Arial"/>
                <w:sz w:val="16"/>
                <w:szCs w:val="16"/>
                <w:lang w:val="en-US"/>
              </w:rPr>
              <w:t xml:space="preserve">, </w:t>
            </w:r>
            <m:oMath>
              <m:sSub>
                <m:sSubPr>
                  <m:ctrlPr>
                    <w:rPr>
                      <w:rFonts w:ascii="Cambria Math" w:hAnsi="Cambria Math" w:cs="Arial"/>
                      <w:i/>
                      <w:sz w:val="16"/>
                      <w:szCs w:val="16"/>
                      <w:lang w:val="en-US"/>
                    </w:rPr>
                  </m:ctrlPr>
                </m:sSubPr>
                <m:e>
                  <m:r>
                    <w:rPr>
                      <w:rFonts w:ascii="Cambria Math" w:hAnsi="Cambria Math" w:cs="Arial"/>
                      <w:sz w:val="16"/>
                      <w:szCs w:val="16"/>
                      <w:lang w:val="en-US"/>
                    </w:rPr>
                    <m:t>N</m:t>
                  </m:r>
                </m:e>
                <m:sub>
                  <m:r>
                    <w:rPr>
                      <w:rFonts w:ascii="Cambria Math" w:hAnsi="Cambria Math" w:cs="Arial"/>
                      <w:sz w:val="16"/>
                      <w:szCs w:val="16"/>
                      <w:lang w:val="en-US"/>
                    </w:rPr>
                    <m:t>S</m:t>
                  </m:r>
                </m:sub>
              </m:sSub>
            </m:oMath>
            <w:r w:rsidRPr="00B04E1C">
              <w:rPr>
                <w:rFonts w:ascii="Arial" w:hAnsi="Arial" w:cs="Arial"/>
                <w:sz w:val="16"/>
                <w:szCs w:val="16"/>
                <w:lang w:val="en-US"/>
              </w:rPr>
              <w:t xml:space="preserve">, </w:t>
            </w:r>
            <w:r w:rsidRPr="00B04E1C">
              <w:rPr>
                <w:rFonts w:ascii="Arial" w:hAnsi="Arial" w:cs="Arial"/>
                <w:i/>
                <w:iCs/>
                <w:color w:val="FF0000"/>
                <w:sz w:val="16"/>
                <w:szCs w:val="16"/>
                <w:lang w:val="en-US"/>
              </w:rPr>
              <w:t>i</w:t>
            </w:r>
            <w:r w:rsidRPr="00B04E1C">
              <w:rPr>
                <w:rFonts w:ascii="Arial" w:hAnsi="Arial" w:cs="Arial"/>
                <w:i/>
                <w:iCs/>
                <w:color w:val="FF0000"/>
                <w:sz w:val="16"/>
                <w:szCs w:val="16"/>
                <w:vertAlign w:val="subscript"/>
                <w:lang w:val="en-US"/>
              </w:rPr>
              <w:t>SG</w:t>
            </w:r>
            <w:r>
              <w:rPr>
                <w:rFonts w:ascii="Arial" w:hAnsi="Arial" w:cs="Arial"/>
                <w:sz w:val="16"/>
                <w:szCs w:val="16"/>
                <w:lang w:val="en-US"/>
              </w:rPr>
              <w:t xml:space="preserve"> </w:t>
            </w:r>
            <w:r w:rsidRPr="00B04E1C">
              <w:rPr>
                <w:rFonts w:ascii="Arial" w:hAnsi="Arial" w:cs="Arial"/>
                <w:sz w:val="16"/>
                <w:szCs w:val="16"/>
                <w:lang w:val="en-US"/>
              </w:rPr>
              <w:t xml:space="preserve">and </w:t>
            </w:r>
            <m:oMath>
              <m:sSub>
                <m:sSubPr>
                  <m:ctrlPr>
                    <w:rPr>
                      <w:rFonts w:ascii="Cambria Math" w:hAnsi="Cambria Math" w:cs="Arial"/>
                      <w:i/>
                      <w:sz w:val="16"/>
                      <w:szCs w:val="16"/>
                      <w:lang w:val="en-US"/>
                    </w:rPr>
                  </m:ctrlPr>
                </m:sSubPr>
                <m:e>
                  <m:r>
                    <w:rPr>
                      <w:rFonts w:ascii="Cambria Math" w:hAnsi="Cambria Math" w:cs="Arial"/>
                      <w:sz w:val="16"/>
                      <w:szCs w:val="16"/>
                      <w:lang w:val="en-US"/>
                    </w:rPr>
                    <m:t>i</m:t>
                  </m:r>
                </m:e>
                <m:sub>
                  <m:r>
                    <w:rPr>
                      <w:rFonts w:ascii="Cambria Math" w:hAnsi="Cambria Math" w:cs="Arial"/>
                      <w:sz w:val="16"/>
                      <w:szCs w:val="16"/>
                      <w:lang w:val="en-US"/>
                    </w:rPr>
                    <m:t>S</m:t>
                  </m:r>
                </m:sub>
              </m:sSub>
            </m:oMath>
            <w:r w:rsidRPr="00B04E1C">
              <w:rPr>
                <w:rFonts w:ascii="Arial" w:hAnsi="Arial" w:cs="Arial"/>
                <w:sz w:val="16"/>
                <w:szCs w:val="16"/>
                <w:lang w:val="en-US"/>
              </w:rPr>
              <w:t xml:space="preserve"> are defined in [17, TS 38.304]. When the value is '1', the UE monitors a paging occasion determined according to [17, TS 38.304]; otherwise, the UE is not required to monitor the paging occasion.</w:t>
            </w:r>
          </w:p>
        </w:tc>
      </w:tr>
    </w:tbl>
    <w:p w14:paraId="55D9C481" w14:textId="77777777" w:rsidR="001D5D7D" w:rsidRPr="00762B0F" w:rsidRDefault="001D5D7D" w:rsidP="00F44FD9">
      <w:pPr>
        <w:pStyle w:val="ListParagraph"/>
        <w:numPr>
          <w:ilvl w:val="0"/>
          <w:numId w:val="145"/>
        </w:numPr>
        <w:rPr>
          <w:rFonts w:cs="Times"/>
        </w:rPr>
      </w:pPr>
      <w:r w:rsidRPr="00762B0F">
        <w:rPr>
          <w:lang w:val="en-US" w:eastAsia="zh-CN"/>
        </w:rPr>
        <w:t>Adopt following TP to TS38.212 Section 7.3.1.3.8:</w:t>
      </w:r>
    </w:p>
    <w:tbl>
      <w:tblPr>
        <w:tblStyle w:val="TableGrid"/>
        <w:tblW w:w="0" w:type="auto"/>
        <w:tblLook w:val="04A0" w:firstRow="1" w:lastRow="0" w:firstColumn="1" w:lastColumn="0" w:noHBand="0" w:noVBand="1"/>
      </w:tblPr>
      <w:tblGrid>
        <w:gridCol w:w="9857"/>
      </w:tblGrid>
      <w:tr w:rsidR="001D5D7D" w:rsidRPr="00762B0F" w14:paraId="4D08416D" w14:textId="77777777" w:rsidTr="001D5D7D">
        <w:tc>
          <w:tcPr>
            <w:tcW w:w="9857" w:type="dxa"/>
            <w:tcBorders>
              <w:top w:val="single" w:sz="4" w:space="0" w:color="auto"/>
              <w:left w:val="single" w:sz="4" w:space="0" w:color="auto"/>
              <w:bottom w:val="single" w:sz="4" w:space="0" w:color="auto"/>
              <w:right w:val="single" w:sz="4" w:space="0" w:color="auto"/>
            </w:tcBorders>
            <w:hideMark/>
          </w:tcPr>
          <w:p w14:paraId="6D273277" w14:textId="77777777" w:rsidR="001A3BF5" w:rsidRPr="00762B0F" w:rsidRDefault="001A3BF5" w:rsidP="001A3BF5">
            <w:pPr>
              <w:rPr>
                <w:rFonts w:ascii="Arial" w:hAnsi="Arial" w:cs="Arial"/>
                <w:b/>
                <w:bCs/>
                <w:sz w:val="16"/>
                <w:szCs w:val="16"/>
              </w:rPr>
            </w:pPr>
            <w:r w:rsidRPr="00762B0F">
              <w:rPr>
                <w:rFonts w:ascii="Arial" w:eastAsia="Microsoft YaHei UI" w:hAnsi="Arial" w:cs="Arial"/>
                <w:b/>
                <w:bCs/>
                <w:color w:val="000000"/>
                <w:sz w:val="16"/>
                <w:szCs w:val="16"/>
              </w:rPr>
              <w:t>7.3.1.3.8</w:t>
            </w:r>
            <w:r w:rsidRPr="00762B0F">
              <w:rPr>
                <w:rFonts w:ascii="Arial" w:hAnsi="Arial" w:cs="Arial"/>
                <w:b/>
                <w:bCs/>
                <w:sz w:val="16"/>
                <w:szCs w:val="16"/>
              </w:rPr>
              <w:tab/>
            </w:r>
            <w:r w:rsidRPr="00762B0F">
              <w:rPr>
                <w:rFonts w:ascii="Arial" w:eastAsia="Microsoft YaHei UI" w:hAnsi="Arial" w:cs="Arial"/>
                <w:b/>
                <w:bCs/>
                <w:color w:val="000000"/>
                <w:sz w:val="16"/>
                <w:szCs w:val="16"/>
              </w:rPr>
              <w:t>Format 2_7</w:t>
            </w:r>
          </w:p>
          <w:p w14:paraId="13C7EA28" w14:textId="77777777" w:rsidR="001A3BF5" w:rsidRPr="006B04CA" w:rsidRDefault="001A3BF5" w:rsidP="001A3BF5">
            <w:pPr>
              <w:rPr>
                <w:rFonts w:ascii="Arial" w:eastAsia="Microsoft YaHei UI" w:hAnsi="Arial" w:cs="Arial"/>
                <w:color w:val="000000"/>
                <w:sz w:val="16"/>
                <w:szCs w:val="16"/>
              </w:rPr>
            </w:pPr>
            <w:r w:rsidRPr="006B04CA">
              <w:rPr>
                <w:rFonts w:ascii="Arial" w:eastAsia="Microsoft YaHei UI" w:hAnsi="Arial" w:cs="Arial"/>
                <w:color w:val="000000"/>
                <w:sz w:val="16"/>
                <w:szCs w:val="16"/>
              </w:rPr>
              <w:t>DCI format 2_7 is used for notifying the paging early indication and TRS availability indication for one or more UEs. </w:t>
            </w:r>
          </w:p>
          <w:p w14:paraId="776EBBCC" w14:textId="77777777" w:rsidR="001A3BF5" w:rsidRPr="006B04CA" w:rsidRDefault="001A3BF5" w:rsidP="001A3BF5">
            <w:pPr>
              <w:rPr>
                <w:rFonts w:ascii="Arial" w:eastAsia="Microsoft YaHei UI" w:hAnsi="Arial" w:cs="Arial"/>
                <w:color w:val="000000"/>
                <w:sz w:val="16"/>
                <w:szCs w:val="16"/>
              </w:rPr>
            </w:pPr>
            <w:r w:rsidRPr="006B04CA">
              <w:rPr>
                <w:rFonts w:ascii="Arial" w:eastAsia="Microsoft YaHei UI" w:hAnsi="Arial" w:cs="Arial"/>
                <w:color w:val="000000"/>
                <w:sz w:val="16"/>
                <w:szCs w:val="16"/>
              </w:rPr>
              <w:t>The following information is transmitted by means of the DCI format 2_7 with CRC scrambled by PEI-RNTI:</w:t>
            </w:r>
          </w:p>
          <w:p w14:paraId="6E2774F2" w14:textId="77777777" w:rsidR="001A3BF5" w:rsidRPr="006B04CA" w:rsidRDefault="001A3BF5" w:rsidP="00F44FD9">
            <w:pPr>
              <w:pStyle w:val="ListParagraph"/>
              <w:numPr>
                <w:ilvl w:val="0"/>
                <w:numId w:val="146"/>
              </w:numPr>
              <w:overflowPunct/>
              <w:autoSpaceDE/>
              <w:autoSpaceDN/>
              <w:adjustRightInd/>
              <w:spacing w:after="0"/>
              <w:textAlignment w:val="auto"/>
              <w:rPr>
                <w:rFonts w:ascii="Arial" w:hAnsi="Arial" w:cs="Arial"/>
                <w:sz w:val="16"/>
                <w:szCs w:val="16"/>
              </w:rPr>
            </w:pPr>
            <w:r w:rsidRPr="006B04CA">
              <w:rPr>
                <w:rFonts w:ascii="Arial" w:hAnsi="Arial" w:cs="Arial"/>
                <w:sz w:val="16"/>
                <w:szCs w:val="16"/>
              </w:rPr>
              <w:t>Paging indication field – </w:t>
            </w:r>
            <w:r w:rsidRPr="006B04CA">
              <w:rPr>
                <w:rFonts w:ascii="Arial" w:hAnsi="Arial" w:cs="Arial"/>
                <w:noProof/>
                <w:sz w:val="16"/>
                <w:szCs w:val="16"/>
              </w:rPr>
              <w:drawing>
                <wp:inline distT="0" distB="0" distL="0" distR="0" wp14:anchorId="29F2C6CC" wp14:editId="61C13934">
                  <wp:extent cx="457200" cy="171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1593" r:link="rId1594" cstate="print">
                            <a:extLst>
                              <a:ext uri="{28A0092B-C50C-407E-A947-70E740481C1C}">
                                <a14:useLocalDpi xmlns:a14="http://schemas.microsoft.com/office/drawing/2010/main" val="0"/>
                              </a:ext>
                            </a:extLst>
                          </a:blip>
                          <a:srcRect/>
                          <a:stretch>
                            <a:fillRect/>
                          </a:stretch>
                        </pic:blipFill>
                        <pic:spPr bwMode="auto">
                          <a:xfrm>
                            <a:off x="0" y="0"/>
                            <a:ext cx="457200" cy="171450"/>
                          </a:xfrm>
                          <a:prstGeom prst="rect">
                            <a:avLst/>
                          </a:prstGeom>
                          <a:noFill/>
                          <a:ln>
                            <a:noFill/>
                          </a:ln>
                        </pic:spPr>
                      </pic:pic>
                    </a:graphicData>
                  </a:graphic>
                </wp:inline>
              </w:drawing>
            </w:r>
            <w:r w:rsidRPr="006B04CA">
              <w:rPr>
                <w:rFonts w:ascii="Arial" w:hAnsi="Arial" w:cs="Arial"/>
                <w:sz w:val="16"/>
                <w:szCs w:val="16"/>
              </w:rPr>
              <w:t> bit(s), where</w:t>
            </w:r>
          </w:p>
          <w:p w14:paraId="7ABE6138" w14:textId="77777777" w:rsidR="001A3BF5" w:rsidRPr="006B04CA" w:rsidRDefault="001A3BF5" w:rsidP="001A3BF5">
            <w:pPr>
              <w:pStyle w:val="ListParagraph"/>
              <w:rPr>
                <w:rFonts w:ascii="Arial" w:hAnsi="Arial" w:cs="Arial"/>
                <w:sz w:val="16"/>
                <w:szCs w:val="16"/>
              </w:rPr>
            </w:pPr>
            <w:r w:rsidRPr="006B04CA">
              <w:rPr>
                <w:rFonts w:ascii="Arial" w:hAnsi="Arial" w:cs="Arial"/>
                <w:sz w:val="16"/>
                <w:szCs w:val="16"/>
              </w:rPr>
              <w:t xml:space="preserve">- </w:t>
            </w:r>
            <w:r w:rsidRPr="006B04CA">
              <w:rPr>
                <w:rFonts w:ascii="Arial" w:hAnsi="Arial" w:cs="Arial"/>
                <w:noProof/>
                <w:sz w:val="16"/>
                <w:szCs w:val="16"/>
              </w:rPr>
              <w:drawing>
                <wp:inline distT="0" distB="0" distL="0" distR="0" wp14:anchorId="4CBC6977" wp14:editId="7326D172">
                  <wp:extent cx="247650" cy="171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1595" r:link="rId1596" cstate="print">
                            <a:extLst>
                              <a:ext uri="{28A0092B-C50C-407E-A947-70E740481C1C}">
                                <a14:useLocalDpi xmlns:a14="http://schemas.microsoft.com/office/drawing/2010/main" val="0"/>
                              </a:ext>
                            </a:extLst>
                          </a:blip>
                          <a:srcRect/>
                          <a:stretch>
                            <a:fillRect/>
                          </a:stretch>
                        </pic:blipFill>
                        <pic:spPr bwMode="auto">
                          <a:xfrm>
                            <a:off x="0" y="0"/>
                            <a:ext cx="247650" cy="171450"/>
                          </a:xfrm>
                          <a:prstGeom prst="rect">
                            <a:avLst/>
                          </a:prstGeom>
                          <a:noFill/>
                          <a:ln>
                            <a:noFill/>
                          </a:ln>
                        </pic:spPr>
                      </pic:pic>
                    </a:graphicData>
                  </a:graphic>
                </wp:inline>
              </w:drawing>
            </w:r>
            <w:r w:rsidRPr="006B04CA">
              <w:rPr>
                <w:rFonts w:ascii="Arial" w:hAnsi="Arial" w:cs="Arial"/>
                <w:sz w:val="16"/>
                <w:szCs w:val="16"/>
              </w:rPr>
              <w:t> is the number of paging occasions configured by higher layer parameter </w:t>
            </w:r>
            <w:r w:rsidRPr="006B04CA">
              <w:rPr>
                <w:rFonts w:ascii="Arial" w:hAnsi="Arial" w:cs="Arial"/>
                <w:i/>
                <w:iCs/>
                <w:sz w:val="16"/>
                <w:szCs w:val="16"/>
              </w:rPr>
              <w:t>PONumPerPEI</w:t>
            </w:r>
            <w:r w:rsidRPr="006B04CA">
              <w:rPr>
                <w:rFonts w:ascii="Arial" w:hAnsi="Arial" w:cs="Arial"/>
                <w:sz w:val="16"/>
                <w:szCs w:val="16"/>
              </w:rPr>
              <w:t> as defined in Clause 10.4A in [5, TS 38.213];</w:t>
            </w:r>
          </w:p>
          <w:p w14:paraId="74A4A48A" w14:textId="77777777" w:rsidR="001A3BF5" w:rsidRPr="006B04CA" w:rsidRDefault="001A3BF5" w:rsidP="001A3BF5">
            <w:pPr>
              <w:pStyle w:val="ListParagraph"/>
              <w:rPr>
                <w:rFonts w:ascii="Arial" w:hAnsi="Arial" w:cs="Arial"/>
                <w:sz w:val="16"/>
                <w:szCs w:val="16"/>
              </w:rPr>
            </w:pPr>
            <w:r w:rsidRPr="006B04CA">
              <w:rPr>
                <w:rFonts w:ascii="Arial" w:hAnsi="Arial" w:cs="Arial"/>
                <w:sz w:val="16"/>
                <w:szCs w:val="16"/>
              </w:rPr>
              <w:t xml:space="preserve">- </w:t>
            </w:r>
            <w:r w:rsidRPr="006B04CA">
              <w:rPr>
                <w:rFonts w:ascii="Arial" w:hAnsi="Arial" w:cs="Arial"/>
                <w:noProof/>
                <w:sz w:val="16"/>
                <w:szCs w:val="16"/>
              </w:rPr>
              <w:drawing>
                <wp:inline distT="0" distB="0" distL="0" distR="0" wp14:anchorId="333DECBD" wp14:editId="69AFDEE8">
                  <wp:extent cx="209550" cy="171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1597" r:link="rId1598" cstate="print">
                            <a:extLst>
                              <a:ext uri="{28A0092B-C50C-407E-A947-70E740481C1C}">
                                <a14:useLocalDpi xmlns:a14="http://schemas.microsoft.com/office/drawing/2010/main" val="0"/>
                              </a:ext>
                            </a:extLst>
                          </a:blip>
                          <a:srcRect/>
                          <a:stretch>
                            <a:fillRect/>
                          </a:stretch>
                        </pic:blipFill>
                        <pic:spPr bwMode="auto">
                          <a:xfrm>
                            <a:off x="0" y="0"/>
                            <a:ext cx="209550" cy="171450"/>
                          </a:xfrm>
                          <a:prstGeom prst="rect">
                            <a:avLst/>
                          </a:prstGeom>
                          <a:noFill/>
                          <a:ln>
                            <a:noFill/>
                          </a:ln>
                        </pic:spPr>
                      </pic:pic>
                    </a:graphicData>
                  </a:graphic>
                </wp:inline>
              </w:drawing>
            </w:r>
            <w:r w:rsidRPr="006B04CA">
              <w:rPr>
                <w:rFonts w:ascii="Arial" w:hAnsi="Arial" w:cs="Arial"/>
                <w:sz w:val="16"/>
                <w:szCs w:val="16"/>
              </w:rPr>
              <w:t>is the number of sub-groups of a paging occasion configured by higher layer parameter</w:t>
            </w:r>
            <w:r w:rsidRPr="006B04CA">
              <w:rPr>
                <w:rFonts w:ascii="Arial" w:hAnsi="Arial" w:cs="Arial"/>
                <w:i/>
                <w:iCs/>
                <w:sz w:val="16"/>
                <w:szCs w:val="16"/>
              </w:rPr>
              <w:t>subgroupsNumPerPO</w:t>
            </w:r>
            <w:r w:rsidRPr="006B04CA">
              <w:rPr>
                <w:rFonts w:ascii="Arial" w:hAnsi="Arial" w:cs="Arial"/>
                <w:sz w:val="16"/>
                <w:szCs w:val="16"/>
              </w:rPr>
              <w:t>, if </w:t>
            </w:r>
            <w:r w:rsidRPr="006B04CA">
              <w:rPr>
                <w:rFonts w:ascii="Arial" w:hAnsi="Arial" w:cs="Arial"/>
                <w:i/>
                <w:iCs/>
                <w:sz w:val="16"/>
                <w:szCs w:val="16"/>
              </w:rPr>
              <w:t>subgroupsNumPerPO</w:t>
            </w:r>
            <w:r w:rsidRPr="006B04CA">
              <w:rPr>
                <w:rFonts w:ascii="Arial" w:hAnsi="Arial" w:cs="Arial"/>
                <w:sz w:val="16"/>
                <w:szCs w:val="16"/>
              </w:rPr>
              <w:t> is configured</w:t>
            </w:r>
            <w:r w:rsidRPr="006B04CA">
              <w:rPr>
                <w:rFonts w:ascii="Arial" w:hAnsi="Arial" w:cs="Arial"/>
                <w:strike/>
                <w:color w:val="FF0000"/>
                <w:sz w:val="16"/>
                <w:szCs w:val="16"/>
              </w:rPr>
              <w:t> and not set to 0</w:t>
            </w:r>
            <w:r w:rsidRPr="006B04CA">
              <w:rPr>
                <w:rFonts w:ascii="Arial" w:hAnsi="Arial" w:cs="Arial"/>
                <w:sz w:val="16"/>
                <w:szCs w:val="16"/>
              </w:rPr>
              <w:t>; otherwise </w:t>
            </w:r>
            <w:r w:rsidRPr="006B04CA">
              <w:rPr>
                <w:rFonts w:ascii="Arial" w:hAnsi="Arial" w:cs="Arial"/>
                <w:noProof/>
                <w:sz w:val="16"/>
                <w:szCs w:val="16"/>
              </w:rPr>
              <w:drawing>
                <wp:inline distT="0" distB="0" distL="0" distR="0" wp14:anchorId="1B0758BA" wp14:editId="03E3A75F">
                  <wp:extent cx="209550" cy="171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1599" r:link="rId1600" cstate="print">
                            <a:extLst>
                              <a:ext uri="{28A0092B-C50C-407E-A947-70E740481C1C}">
                                <a14:useLocalDpi xmlns:a14="http://schemas.microsoft.com/office/drawing/2010/main" val="0"/>
                              </a:ext>
                            </a:extLst>
                          </a:blip>
                          <a:srcRect/>
                          <a:stretch>
                            <a:fillRect/>
                          </a:stretch>
                        </pic:blipFill>
                        <pic:spPr bwMode="auto">
                          <a:xfrm>
                            <a:off x="0" y="0"/>
                            <a:ext cx="209550" cy="171450"/>
                          </a:xfrm>
                          <a:prstGeom prst="rect">
                            <a:avLst/>
                          </a:prstGeom>
                          <a:noFill/>
                          <a:ln>
                            <a:noFill/>
                          </a:ln>
                        </pic:spPr>
                      </pic:pic>
                    </a:graphicData>
                  </a:graphic>
                </wp:inline>
              </w:drawing>
            </w:r>
            <w:r w:rsidRPr="006B04CA">
              <w:rPr>
                <w:rFonts w:ascii="Arial" w:hAnsi="Arial" w:cs="Arial"/>
                <w:sz w:val="16"/>
                <w:szCs w:val="16"/>
              </w:rPr>
              <w:t> is set to 1.</w:t>
            </w:r>
          </w:p>
          <w:p w14:paraId="6B49446E" w14:textId="77777777" w:rsidR="001A3BF5" w:rsidRPr="006B04CA" w:rsidRDefault="001A3BF5" w:rsidP="001A3BF5">
            <w:pPr>
              <w:pStyle w:val="ListParagraph"/>
              <w:rPr>
                <w:rFonts w:ascii="Arial" w:hAnsi="Arial" w:cs="Arial"/>
                <w:sz w:val="16"/>
                <w:szCs w:val="16"/>
              </w:rPr>
            </w:pPr>
            <w:r w:rsidRPr="006B04CA">
              <w:rPr>
                <w:rFonts w:ascii="Arial" w:hAnsi="Arial" w:cs="Arial"/>
                <w:sz w:val="16"/>
                <w:szCs w:val="16"/>
              </w:rPr>
              <w:t xml:space="preserve">- Each bit in the field indicates one UE subgroup of a paging occasion if </w:t>
            </w:r>
            <w:r w:rsidRPr="006B04CA">
              <w:rPr>
                <w:rFonts w:ascii="Arial" w:hAnsi="Arial" w:cs="Arial"/>
                <w:i/>
                <w:iCs/>
                <w:color w:val="FF0000"/>
                <w:sz w:val="16"/>
                <w:szCs w:val="16"/>
                <w:u w:val="single"/>
              </w:rPr>
              <w:t>subgroupsNumPerPO </w:t>
            </w:r>
            <w:r w:rsidRPr="006B04CA">
              <w:rPr>
                <w:rFonts w:ascii="Arial" w:hAnsi="Arial" w:cs="Arial"/>
                <w:strike/>
                <w:color w:val="FF0000"/>
                <w:sz w:val="16"/>
                <w:szCs w:val="16"/>
              </w:rPr>
              <w:t>subgroupsNumPerPO</w:t>
            </w:r>
            <w:r w:rsidRPr="006B04CA">
              <w:rPr>
                <w:rFonts w:ascii="Arial" w:hAnsi="Arial" w:cs="Arial"/>
                <w:sz w:val="16"/>
                <w:szCs w:val="16"/>
              </w:rPr>
              <w:t xml:space="preserve"> is configured</w:t>
            </w:r>
            <w:r w:rsidRPr="006B04CA">
              <w:rPr>
                <w:rFonts w:ascii="Arial" w:hAnsi="Arial" w:cs="Arial"/>
                <w:strike/>
                <w:color w:val="FF0000"/>
                <w:sz w:val="16"/>
                <w:szCs w:val="16"/>
              </w:rPr>
              <w:t> and not set to 0</w:t>
            </w:r>
            <w:r w:rsidRPr="006B04CA">
              <w:rPr>
                <w:rFonts w:ascii="Arial" w:hAnsi="Arial" w:cs="Arial"/>
                <w:sz w:val="16"/>
                <w:szCs w:val="16"/>
              </w:rPr>
              <w:t>; otherwise each bit in the field indicates the UE group of a paging occasion.</w:t>
            </w:r>
          </w:p>
          <w:p w14:paraId="74D32B5D" w14:textId="77777777" w:rsidR="001A3BF5" w:rsidRPr="006B04CA" w:rsidRDefault="001A3BF5" w:rsidP="00F44FD9">
            <w:pPr>
              <w:pStyle w:val="ListParagraph"/>
              <w:numPr>
                <w:ilvl w:val="0"/>
                <w:numId w:val="146"/>
              </w:numPr>
              <w:overflowPunct/>
              <w:autoSpaceDE/>
              <w:autoSpaceDN/>
              <w:adjustRightInd/>
              <w:spacing w:after="0"/>
              <w:textAlignment w:val="auto"/>
              <w:rPr>
                <w:rFonts w:ascii="Arial" w:hAnsi="Arial" w:cs="Arial"/>
                <w:sz w:val="16"/>
                <w:szCs w:val="16"/>
              </w:rPr>
            </w:pPr>
            <w:r w:rsidRPr="006B04CA">
              <w:rPr>
                <w:rFonts w:ascii="Arial" w:hAnsi="Arial" w:cs="Arial"/>
                <w:sz w:val="16"/>
                <w:szCs w:val="16"/>
              </w:rPr>
              <w:t>TRS availability indication – 1, 2, 3, 4, 5, or 6 bits if </w:t>
            </w:r>
            <w:r w:rsidRPr="006B04CA">
              <w:rPr>
                <w:rFonts w:ascii="Arial" w:hAnsi="Arial" w:cs="Arial"/>
                <w:i/>
                <w:iCs/>
                <w:sz w:val="16"/>
                <w:szCs w:val="16"/>
              </w:rPr>
              <w:t>TRS-ResourceSetConfig </w:t>
            </w:r>
            <w:r w:rsidRPr="006B04CA">
              <w:rPr>
                <w:rFonts w:ascii="Arial" w:hAnsi="Arial" w:cs="Arial"/>
                <w:sz w:val="16"/>
                <w:szCs w:val="16"/>
              </w:rPr>
              <w:t>is configured; 0 bits otherwise.</w:t>
            </w:r>
          </w:p>
          <w:p w14:paraId="2DEF3670" w14:textId="63C86EED" w:rsidR="001D5D7D" w:rsidRPr="001A3BF5" w:rsidRDefault="001A3BF5">
            <w:pPr>
              <w:rPr>
                <w:rFonts w:ascii="Arial" w:hAnsi="Arial" w:cs="Arial"/>
                <w:sz w:val="16"/>
                <w:szCs w:val="16"/>
              </w:rPr>
            </w:pPr>
            <w:r w:rsidRPr="006B04CA">
              <w:rPr>
                <w:rFonts w:ascii="Arial" w:hAnsi="Arial" w:cs="Arial"/>
                <w:sz w:val="16"/>
                <w:szCs w:val="16"/>
              </w:rPr>
              <w:t>The size of DCI format 2_7 is indicated by the higher layer parameter </w:t>
            </w:r>
            <w:r w:rsidRPr="006B04CA">
              <w:rPr>
                <w:rFonts w:ascii="Arial" w:hAnsi="Arial" w:cs="Arial"/>
                <w:i/>
                <w:iCs/>
                <w:sz w:val="16"/>
                <w:szCs w:val="16"/>
              </w:rPr>
              <w:t>payloadSizeDCI_format2_7</w:t>
            </w:r>
            <w:r w:rsidRPr="006B04CA">
              <w:rPr>
                <w:rFonts w:ascii="Arial" w:hAnsi="Arial" w:cs="Arial"/>
                <w:sz w:val="16"/>
                <w:szCs w:val="16"/>
              </w:rPr>
              <w:t>, according to Clause 10.4A of [5, TS 38.213]. If the number of information bits in format 2_7 is less than the size of format 2_7, the remaining bits are reserved.</w:t>
            </w:r>
          </w:p>
        </w:tc>
      </w:tr>
    </w:tbl>
    <w:p w14:paraId="50C2CB2A" w14:textId="4DAA1DBA" w:rsidR="001D5D7D" w:rsidRDefault="001D5D7D" w:rsidP="001D5D7D">
      <w:pPr>
        <w:rPr>
          <w:rFonts w:eastAsia="Microsoft YaHei UI" w:cs="Times"/>
          <w:color w:val="000000"/>
          <w:szCs w:val="20"/>
        </w:rPr>
      </w:pPr>
    </w:p>
    <w:p w14:paraId="5BF8D88E" w14:textId="77777777" w:rsidR="001D5D7D" w:rsidRDefault="001D5D7D" w:rsidP="001D5D7D">
      <w:pPr>
        <w:rPr>
          <w:rFonts w:eastAsia="Microsoft YaHei UI" w:cs="Times"/>
          <w:color w:val="000000"/>
          <w:szCs w:val="20"/>
        </w:rPr>
      </w:pPr>
      <w:r>
        <w:rPr>
          <w:rFonts w:eastAsia="Microsoft YaHei UI" w:cs="Times"/>
          <w:color w:val="000000"/>
          <w:szCs w:val="20"/>
          <w:highlight w:val="green"/>
          <w:lang w:eastAsia="x-none"/>
        </w:rPr>
        <w:t>Agreement</w:t>
      </w:r>
    </w:p>
    <w:p w14:paraId="7498B8AB" w14:textId="77777777" w:rsidR="001D5D7D" w:rsidRPr="00807FC0" w:rsidRDefault="001D5D7D" w:rsidP="00F44FD9">
      <w:pPr>
        <w:pStyle w:val="ListParagraph"/>
        <w:numPr>
          <w:ilvl w:val="0"/>
          <w:numId w:val="145"/>
        </w:numPr>
        <w:rPr>
          <w:rFonts w:eastAsia="Microsoft YaHei UI" w:cs="Times"/>
          <w:color w:val="000000"/>
        </w:rPr>
      </w:pPr>
      <w:r w:rsidRPr="00807FC0">
        <w:rPr>
          <w:rFonts w:eastAsia="Microsoft YaHei UI" w:cs="Times"/>
          <w:color w:val="000000"/>
        </w:rPr>
        <w:t>Adopt the following TP to Section 10 of TS 38.213</w:t>
      </w:r>
    </w:p>
    <w:tbl>
      <w:tblPr>
        <w:tblStyle w:val="TableGrid"/>
        <w:tblW w:w="0" w:type="auto"/>
        <w:tblLook w:val="04A0" w:firstRow="1" w:lastRow="0" w:firstColumn="1" w:lastColumn="0" w:noHBand="0" w:noVBand="1"/>
      </w:tblPr>
      <w:tblGrid>
        <w:gridCol w:w="9857"/>
      </w:tblGrid>
      <w:tr w:rsidR="001D5D7D" w:rsidRPr="00807FC0" w14:paraId="37C34BD3" w14:textId="77777777" w:rsidTr="001D5D7D">
        <w:tc>
          <w:tcPr>
            <w:tcW w:w="9857" w:type="dxa"/>
            <w:tcBorders>
              <w:top w:val="single" w:sz="4" w:space="0" w:color="auto"/>
              <w:left w:val="single" w:sz="4" w:space="0" w:color="auto"/>
              <w:bottom w:val="single" w:sz="4" w:space="0" w:color="auto"/>
              <w:right w:val="single" w:sz="4" w:space="0" w:color="auto"/>
            </w:tcBorders>
            <w:hideMark/>
          </w:tcPr>
          <w:p w14:paraId="21F16658" w14:textId="71811F0F" w:rsidR="001D5D7D" w:rsidRPr="00807FC0" w:rsidRDefault="001D5D7D" w:rsidP="00807FC0">
            <w:pPr>
              <w:rPr>
                <w:lang w:eastAsia="x-none"/>
              </w:rPr>
            </w:pPr>
            <w:r w:rsidRPr="00807FC0">
              <w:rPr>
                <w:rFonts w:ascii="Arial" w:eastAsia="Microsoft YaHei UI" w:hAnsi="Arial" w:cs="Arial"/>
                <w:b/>
                <w:bCs/>
                <w:i/>
                <w:iCs/>
                <w:color w:val="000000"/>
                <w:sz w:val="16"/>
                <w:szCs w:val="16"/>
              </w:rPr>
              <w:t>10</w:t>
            </w:r>
            <w:r w:rsidR="00807FC0">
              <w:rPr>
                <w:lang w:eastAsia="x-none"/>
              </w:rPr>
              <w:tab/>
            </w:r>
            <w:r w:rsidRPr="00807FC0">
              <w:rPr>
                <w:rFonts w:ascii="Arial" w:eastAsia="Microsoft YaHei UI" w:hAnsi="Arial" w:cs="Arial"/>
                <w:b/>
                <w:bCs/>
                <w:i/>
                <w:iCs/>
                <w:color w:val="000000"/>
                <w:sz w:val="16"/>
                <w:szCs w:val="16"/>
              </w:rPr>
              <w:t>UE procedure for receiving control information</w:t>
            </w:r>
          </w:p>
          <w:p w14:paraId="44EFF8F0" w14:textId="77777777" w:rsidR="001D5D7D" w:rsidRPr="00807FC0" w:rsidRDefault="001D5D7D" w:rsidP="00807FC0">
            <w:pPr>
              <w:jc w:val="center"/>
              <w:rPr>
                <w:rFonts w:ascii="Arial" w:eastAsia="Microsoft YaHei UI" w:hAnsi="Arial" w:cs="Arial"/>
                <w:color w:val="000000"/>
                <w:sz w:val="16"/>
                <w:szCs w:val="16"/>
              </w:rPr>
            </w:pPr>
            <w:r w:rsidRPr="00807FC0">
              <w:rPr>
                <w:rFonts w:ascii="Arial" w:eastAsia="Microsoft YaHei UI" w:hAnsi="Arial" w:cs="Arial"/>
                <w:color w:val="FF0000"/>
                <w:sz w:val="16"/>
                <w:szCs w:val="16"/>
              </w:rPr>
              <w:t>*** Unchanged text is omitted ***</w:t>
            </w:r>
          </w:p>
          <w:p w14:paraId="452DE727" w14:textId="77777777" w:rsidR="001D5D7D" w:rsidRPr="00807FC0" w:rsidRDefault="001D5D7D" w:rsidP="00807FC0">
            <w:pPr>
              <w:rPr>
                <w:rFonts w:ascii="Arial" w:eastAsia="Microsoft YaHei UI" w:hAnsi="Arial" w:cs="Arial"/>
                <w:color w:val="000000"/>
                <w:sz w:val="16"/>
                <w:szCs w:val="16"/>
              </w:rPr>
            </w:pPr>
            <w:r w:rsidRPr="00807FC0">
              <w:rPr>
                <w:rFonts w:ascii="Arial" w:eastAsia="Microsoft YaHei UI" w:hAnsi="Arial" w:cs="Arial"/>
                <w:color w:val="000000"/>
                <w:sz w:val="16"/>
                <w:szCs w:val="16"/>
              </w:rPr>
              <w:t>If the UE is configured with a SCG, the UE shall apply the procedures described in this clause for both MCG and SCG except for PDCCH monitoring in Type0/0A/2</w:t>
            </w:r>
            <w:r w:rsidRPr="00807FC0">
              <w:rPr>
                <w:rFonts w:ascii="Arial" w:eastAsia="Microsoft YaHei UI" w:hAnsi="Arial" w:cs="Arial"/>
                <w:color w:val="FF0000"/>
                <w:sz w:val="16"/>
                <w:szCs w:val="16"/>
              </w:rPr>
              <w:t>/2A</w:t>
            </w:r>
            <w:r w:rsidRPr="00807FC0">
              <w:rPr>
                <w:rFonts w:ascii="Arial" w:eastAsia="Microsoft YaHei UI" w:hAnsi="Arial" w:cs="Arial"/>
                <w:color w:val="000000"/>
                <w:sz w:val="16"/>
                <w:szCs w:val="16"/>
              </w:rPr>
              <w:t>-PDCCH CSS sets where the UE is not required to apply the procedures in this clause for the SCG</w:t>
            </w:r>
          </w:p>
          <w:p w14:paraId="0D09A674" w14:textId="77777777" w:rsidR="001D5D7D" w:rsidRPr="00807FC0" w:rsidRDefault="001D5D7D" w:rsidP="00807FC0">
            <w:pPr>
              <w:pStyle w:val="b100"/>
              <w:spacing w:before="0" w:beforeAutospacing="0" w:after="0" w:afterAutospacing="0"/>
              <w:rPr>
                <w:rFonts w:ascii="Arial" w:eastAsia="SimSun" w:hAnsi="Arial" w:cs="Arial"/>
                <w:color w:val="000000"/>
                <w:sz w:val="16"/>
                <w:szCs w:val="16"/>
              </w:rPr>
            </w:pPr>
            <w:r w:rsidRPr="00807FC0">
              <w:rPr>
                <w:rFonts w:ascii="Arial" w:eastAsia="SimSun" w:hAnsi="Arial" w:cs="Arial"/>
                <w:color w:val="000000"/>
                <w:sz w:val="16"/>
                <w:szCs w:val="16"/>
              </w:rPr>
              <w:t>-  When the procedures are applied for MCG, the terms </w:t>
            </w:r>
            <w:r w:rsidRPr="00807FC0">
              <w:rPr>
                <w:rFonts w:ascii="Arial" w:eastAsia="SimSun" w:hAnsi="Arial" w:cs="Arial"/>
                <w:color w:val="000000"/>
                <w:sz w:val="16"/>
                <w:szCs w:val="16"/>
                <w:lang w:val="en-US"/>
              </w:rPr>
              <w:t>'secondary cell', 'secondary cells' , </w:t>
            </w:r>
            <w:r w:rsidRPr="00807FC0">
              <w:rPr>
                <w:rFonts w:ascii="Arial" w:eastAsia="SimSun" w:hAnsi="Arial" w:cs="Arial"/>
                <w:color w:val="000000"/>
                <w:sz w:val="16"/>
                <w:szCs w:val="16"/>
              </w:rPr>
              <w:t>'serving cell'</w:t>
            </w:r>
            <w:r w:rsidRPr="00807FC0">
              <w:rPr>
                <w:rFonts w:ascii="Arial" w:eastAsia="SimSun" w:hAnsi="Arial" w:cs="Arial"/>
                <w:color w:val="000000"/>
                <w:sz w:val="16"/>
                <w:szCs w:val="16"/>
                <w:lang w:val="en-US"/>
              </w:rPr>
              <w:t>, </w:t>
            </w:r>
            <w:r w:rsidRPr="00807FC0">
              <w:rPr>
                <w:rFonts w:ascii="Arial" w:eastAsia="SimSun" w:hAnsi="Arial" w:cs="Arial"/>
                <w:color w:val="000000"/>
                <w:sz w:val="16"/>
                <w:szCs w:val="16"/>
              </w:rPr>
              <w:t>'serving cells' in this clause refer to </w:t>
            </w:r>
            <w:r w:rsidRPr="00807FC0">
              <w:rPr>
                <w:rFonts w:ascii="Arial" w:eastAsia="SimSun" w:hAnsi="Arial" w:cs="Arial"/>
                <w:color w:val="000000"/>
                <w:sz w:val="16"/>
                <w:szCs w:val="16"/>
                <w:lang w:val="en-US"/>
              </w:rPr>
              <w:t>secondary cell, secondary cells, </w:t>
            </w:r>
            <w:r w:rsidRPr="00807FC0">
              <w:rPr>
                <w:rFonts w:ascii="Arial" w:eastAsia="SimSun" w:hAnsi="Arial" w:cs="Arial"/>
                <w:color w:val="000000"/>
                <w:sz w:val="16"/>
                <w:szCs w:val="16"/>
              </w:rPr>
              <w:t>serving cell</w:t>
            </w:r>
            <w:r w:rsidRPr="00807FC0">
              <w:rPr>
                <w:rFonts w:ascii="Arial" w:eastAsia="SimSun" w:hAnsi="Arial" w:cs="Arial"/>
                <w:color w:val="000000"/>
                <w:sz w:val="16"/>
                <w:szCs w:val="16"/>
                <w:lang w:val="en-US"/>
              </w:rPr>
              <w:t>, </w:t>
            </w:r>
            <w:r w:rsidRPr="00807FC0">
              <w:rPr>
                <w:rFonts w:ascii="Arial" w:eastAsia="SimSun" w:hAnsi="Arial" w:cs="Arial"/>
                <w:color w:val="000000"/>
                <w:sz w:val="16"/>
                <w:szCs w:val="16"/>
              </w:rPr>
              <w:t>serving cells belonging to the MCG</w:t>
            </w:r>
            <w:r w:rsidRPr="00807FC0">
              <w:rPr>
                <w:rFonts w:ascii="Arial" w:eastAsia="SimSun" w:hAnsi="Arial" w:cs="Arial"/>
                <w:color w:val="000000"/>
                <w:sz w:val="16"/>
                <w:szCs w:val="16"/>
                <w:lang w:val="en-US"/>
              </w:rPr>
              <w:t> respectively</w:t>
            </w:r>
            <w:r w:rsidRPr="00807FC0">
              <w:rPr>
                <w:rFonts w:ascii="Arial" w:eastAsia="SimSun" w:hAnsi="Arial" w:cs="Arial"/>
                <w:color w:val="000000"/>
                <w:sz w:val="16"/>
                <w:szCs w:val="16"/>
              </w:rPr>
              <w:t>.</w:t>
            </w:r>
          </w:p>
          <w:p w14:paraId="4643571A" w14:textId="77777777" w:rsidR="001D5D7D" w:rsidRPr="00807FC0" w:rsidRDefault="001D5D7D" w:rsidP="00807FC0">
            <w:pPr>
              <w:pStyle w:val="b100"/>
              <w:spacing w:before="0" w:beforeAutospacing="0" w:after="0" w:afterAutospacing="0"/>
              <w:rPr>
                <w:rFonts w:ascii="Arial" w:eastAsia="SimSun" w:hAnsi="Arial" w:cs="Arial"/>
                <w:color w:val="000000"/>
                <w:sz w:val="16"/>
                <w:szCs w:val="16"/>
              </w:rPr>
            </w:pPr>
            <w:r w:rsidRPr="00807FC0">
              <w:rPr>
                <w:rFonts w:ascii="Arial" w:eastAsia="SimSun" w:hAnsi="Arial" w:cs="Arial"/>
                <w:color w:val="000000"/>
                <w:sz w:val="16"/>
                <w:szCs w:val="16"/>
              </w:rPr>
              <w:t>-  When the procedures are applied for SCG, the terms </w:t>
            </w:r>
            <w:r w:rsidRPr="00807FC0">
              <w:rPr>
                <w:rFonts w:ascii="Arial" w:eastAsia="SimSun" w:hAnsi="Arial" w:cs="Arial"/>
                <w:color w:val="000000"/>
                <w:sz w:val="16"/>
                <w:szCs w:val="16"/>
                <w:lang w:val="en-US"/>
              </w:rPr>
              <w:t>'secondary cell', 'secondary cells',</w:t>
            </w:r>
            <w:r w:rsidRPr="00807FC0">
              <w:rPr>
                <w:rFonts w:ascii="Arial" w:eastAsia="SimSun" w:hAnsi="Arial" w:cs="Arial"/>
                <w:color w:val="000000"/>
                <w:sz w:val="16"/>
                <w:szCs w:val="16"/>
              </w:rPr>
              <w:t> 'serving cell'</w:t>
            </w:r>
            <w:r w:rsidRPr="00807FC0">
              <w:rPr>
                <w:rFonts w:ascii="Arial" w:eastAsia="SimSun" w:hAnsi="Arial" w:cs="Arial"/>
                <w:color w:val="000000"/>
                <w:sz w:val="16"/>
                <w:szCs w:val="16"/>
                <w:lang w:val="en-US"/>
              </w:rPr>
              <w:t>, </w:t>
            </w:r>
            <w:r w:rsidRPr="00807FC0">
              <w:rPr>
                <w:rFonts w:ascii="Arial" w:eastAsia="SimSun" w:hAnsi="Arial" w:cs="Arial"/>
                <w:color w:val="000000"/>
                <w:sz w:val="16"/>
                <w:szCs w:val="16"/>
              </w:rPr>
              <w:t>'serving cells' in this clause refer to </w:t>
            </w:r>
            <w:r w:rsidRPr="00807FC0">
              <w:rPr>
                <w:rFonts w:ascii="Arial" w:eastAsia="SimSun" w:hAnsi="Arial" w:cs="Arial"/>
                <w:color w:val="000000"/>
                <w:sz w:val="16"/>
                <w:szCs w:val="16"/>
                <w:lang w:val="en-US"/>
              </w:rPr>
              <w:t>secondary cell, secondary cells (not including PSCell), </w:t>
            </w:r>
            <w:r w:rsidRPr="00807FC0">
              <w:rPr>
                <w:rFonts w:ascii="Arial" w:eastAsia="SimSun" w:hAnsi="Arial" w:cs="Arial"/>
                <w:color w:val="000000"/>
                <w:sz w:val="16"/>
                <w:szCs w:val="16"/>
              </w:rPr>
              <w:t>serving cell</w:t>
            </w:r>
            <w:r w:rsidRPr="00807FC0">
              <w:rPr>
                <w:rFonts w:ascii="Arial" w:eastAsia="SimSun" w:hAnsi="Arial" w:cs="Arial"/>
                <w:color w:val="000000"/>
                <w:sz w:val="16"/>
                <w:szCs w:val="16"/>
                <w:lang w:val="en-US"/>
              </w:rPr>
              <w:t>, </w:t>
            </w:r>
            <w:r w:rsidRPr="00807FC0">
              <w:rPr>
                <w:rFonts w:ascii="Arial" w:eastAsia="SimSun" w:hAnsi="Arial" w:cs="Arial"/>
                <w:color w:val="000000"/>
                <w:sz w:val="16"/>
                <w:szCs w:val="16"/>
              </w:rPr>
              <w:t>serving cells belonging to the SCG</w:t>
            </w:r>
            <w:r w:rsidRPr="00807FC0">
              <w:rPr>
                <w:rFonts w:ascii="Arial" w:eastAsia="SimSun" w:hAnsi="Arial" w:cs="Arial"/>
                <w:color w:val="000000"/>
                <w:sz w:val="16"/>
                <w:szCs w:val="16"/>
                <w:lang w:val="en-US"/>
              </w:rPr>
              <w:t> respectively</w:t>
            </w:r>
            <w:r w:rsidRPr="00807FC0">
              <w:rPr>
                <w:rFonts w:ascii="Arial" w:eastAsia="SimSun" w:hAnsi="Arial" w:cs="Arial"/>
                <w:color w:val="000000"/>
                <w:sz w:val="16"/>
                <w:szCs w:val="16"/>
              </w:rPr>
              <w:t>. The term 'primary cell' in this clause refers to the PSCell of the SCG.</w:t>
            </w:r>
          </w:p>
          <w:p w14:paraId="3A3C5630" w14:textId="76241D13" w:rsidR="001D5D7D" w:rsidRPr="00807FC0" w:rsidRDefault="001D5D7D" w:rsidP="00807FC0">
            <w:pPr>
              <w:jc w:val="center"/>
              <w:rPr>
                <w:rFonts w:ascii="Arial" w:eastAsia="Microsoft YaHei UI" w:hAnsi="Arial" w:cs="Arial"/>
                <w:color w:val="000000"/>
                <w:sz w:val="16"/>
                <w:szCs w:val="16"/>
              </w:rPr>
            </w:pPr>
            <w:r w:rsidRPr="00807FC0">
              <w:rPr>
                <w:rFonts w:ascii="Arial" w:eastAsia="Microsoft YaHei UI" w:hAnsi="Arial" w:cs="Arial"/>
                <w:color w:val="FF0000"/>
                <w:sz w:val="16"/>
                <w:szCs w:val="16"/>
              </w:rPr>
              <w:t>*** Unchanged text is omitted ***</w:t>
            </w:r>
            <w:r w:rsidRPr="00807FC0">
              <w:rPr>
                <w:rFonts w:ascii="Arial" w:eastAsia="Microsoft YaHei UI" w:hAnsi="Arial" w:cs="Arial"/>
                <w:color w:val="000000"/>
                <w:sz w:val="16"/>
                <w:szCs w:val="16"/>
              </w:rPr>
              <w:t> </w:t>
            </w:r>
          </w:p>
        </w:tc>
      </w:tr>
    </w:tbl>
    <w:p w14:paraId="7D4D5767" w14:textId="2E74ED5D" w:rsidR="001D5D7D" w:rsidRDefault="001D5D7D" w:rsidP="006B480F">
      <w:pPr>
        <w:rPr>
          <w:lang w:eastAsia="x-none"/>
        </w:rPr>
      </w:pPr>
    </w:p>
    <w:p w14:paraId="56C2DA4E" w14:textId="0C3DD428" w:rsidR="003E6C75" w:rsidRDefault="003E6C75" w:rsidP="006B480F">
      <w:pPr>
        <w:rPr>
          <w:lang w:eastAsia="x-none"/>
        </w:rPr>
      </w:pPr>
    </w:p>
    <w:p w14:paraId="3B00B2A3" w14:textId="1072A46F" w:rsidR="003E6C75" w:rsidRDefault="003E6C75" w:rsidP="006B480F">
      <w:pPr>
        <w:rPr>
          <w:lang w:eastAsia="x-none"/>
        </w:rPr>
      </w:pPr>
      <w:r w:rsidRPr="003E6C75">
        <w:rPr>
          <w:b/>
          <w:bCs/>
          <w:lang w:eastAsia="x-none"/>
        </w:rPr>
        <w:t>Decision:</w:t>
      </w:r>
      <w:r>
        <w:rPr>
          <w:lang w:eastAsia="x-none"/>
        </w:rPr>
        <w:t xml:space="preserve"> As per email decision posted on Mar 1</w:t>
      </w:r>
      <w:r w:rsidRPr="003E6C75">
        <w:rPr>
          <w:vertAlign w:val="superscript"/>
          <w:lang w:eastAsia="x-none"/>
        </w:rPr>
        <w:t>st</w:t>
      </w:r>
      <w:r>
        <w:rPr>
          <w:lang w:eastAsia="x-none"/>
        </w:rPr>
        <w:t>,</w:t>
      </w:r>
    </w:p>
    <w:p w14:paraId="6ABAFA65" w14:textId="77777777" w:rsidR="003E6C75" w:rsidRPr="003E6C75" w:rsidRDefault="003E6C75" w:rsidP="003E6C75">
      <w:pPr>
        <w:rPr>
          <w:rFonts w:ascii="Calibri" w:hAnsi="Calibri"/>
          <w:szCs w:val="22"/>
          <w:u w:val="single"/>
          <w:lang w:eastAsia="en-GB"/>
        </w:rPr>
      </w:pPr>
      <w:r w:rsidRPr="003E6C75">
        <w:rPr>
          <w:u w:val="single"/>
          <w:shd w:val="clear" w:color="auto" w:fill="FFFFFF"/>
        </w:rPr>
        <w:t>Conclusion</w:t>
      </w:r>
    </w:p>
    <w:p w14:paraId="2224F3B2" w14:textId="311782ED" w:rsidR="003E6C75" w:rsidRDefault="003E6C75" w:rsidP="003E6C75">
      <w:r>
        <w:rPr>
          <w:szCs w:val="20"/>
        </w:rPr>
        <w:t xml:space="preserve">SFN of the first PF of the PF(s) associated with the PEI-O </w:t>
      </w:r>
      <w:r>
        <w:rPr>
          <w:color w:val="FF0000"/>
          <w:szCs w:val="20"/>
        </w:rPr>
        <w:t>is</w:t>
      </w:r>
      <w:r w:rsidR="000336E9">
        <w:rPr>
          <w:color w:val="FF0000"/>
          <w:szCs w:val="20"/>
        </w:rPr>
        <w:t xml:space="preserve"> </w:t>
      </w:r>
      <w:r>
        <w:rPr>
          <w:szCs w:val="20"/>
        </w:rPr>
        <w:t>provided by (SFN of UE’s PF) - </w:t>
      </w:r>
      <w:r>
        <w:rPr>
          <w:noProof/>
        </w:rPr>
        <w:drawing>
          <wp:inline distT="0" distB="0" distL="0" distR="0" wp14:anchorId="54AC22AC" wp14:editId="1162506B">
            <wp:extent cx="819150" cy="1619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601" r:link="rId1602" cstate="print">
                      <a:extLst>
                        <a:ext uri="{28A0092B-C50C-407E-A947-70E740481C1C}">
                          <a14:useLocalDpi xmlns:a14="http://schemas.microsoft.com/office/drawing/2010/main" val="0"/>
                        </a:ext>
                      </a:extLst>
                    </a:blip>
                    <a:srcRect/>
                    <a:stretch>
                      <a:fillRect/>
                    </a:stretch>
                  </pic:blipFill>
                  <pic:spPr bwMode="auto">
                    <a:xfrm>
                      <a:off x="0" y="0"/>
                      <a:ext cx="819150" cy="161925"/>
                    </a:xfrm>
                    <a:prstGeom prst="rect">
                      <a:avLst/>
                    </a:prstGeom>
                    <a:noFill/>
                    <a:ln>
                      <a:noFill/>
                    </a:ln>
                  </pic:spPr>
                </pic:pic>
              </a:graphicData>
            </a:graphic>
          </wp:inline>
        </w:drawing>
      </w:r>
    </w:p>
    <w:p w14:paraId="13A08749" w14:textId="0C117A82" w:rsidR="003E6C75" w:rsidRDefault="003E6C75" w:rsidP="003E6C75">
      <w:pPr>
        <w:rPr>
          <w:lang w:eastAsia="x-none"/>
        </w:rPr>
      </w:pPr>
    </w:p>
    <w:p w14:paraId="15957730" w14:textId="6199835E" w:rsidR="00027A38" w:rsidRDefault="00027A38" w:rsidP="003E6C75">
      <w:pPr>
        <w:rPr>
          <w:lang w:eastAsia="x-none"/>
        </w:rPr>
      </w:pPr>
      <w:r>
        <w:rPr>
          <w:lang w:eastAsia="x-none"/>
        </w:rPr>
        <w:t>From Mar 3</w:t>
      </w:r>
      <w:r w:rsidRPr="00027A38">
        <w:rPr>
          <w:vertAlign w:val="superscript"/>
          <w:lang w:eastAsia="x-none"/>
        </w:rPr>
        <w:t>rd</w:t>
      </w:r>
      <w:r>
        <w:rPr>
          <w:lang w:eastAsia="x-none"/>
        </w:rPr>
        <w:t xml:space="preserve"> GTW session</w:t>
      </w:r>
    </w:p>
    <w:p w14:paraId="06E6401A" w14:textId="77777777" w:rsidR="00027A38" w:rsidRPr="00027A38" w:rsidRDefault="00027A38" w:rsidP="00027A38">
      <w:pPr>
        <w:shd w:val="clear" w:color="auto" w:fill="FFFFFF"/>
        <w:rPr>
          <w:rFonts w:ascii="Times New Roman" w:hAnsi="Times New Roman"/>
          <w:szCs w:val="20"/>
          <w:highlight w:val="green"/>
          <w:lang w:eastAsia="x-none"/>
        </w:rPr>
      </w:pPr>
      <w:r w:rsidRPr="00027A38">
        <w:rPr>
          <w:rFonts w:ascii="Times New Roman" w:hAnsi="Times New Roman"/>
          <w:szCs w:val="20"/>
          <w:highlight w:val="green"/>
          <w:lang w:eastAsia="x-none"/>
        </w:rPr>
        <w:t>Agreement</w:t>
      </w:r>
    </w:p>
    <w:p w14:paraId="4A35DA0B" w14:textId="77777777" w:rsidR="00027A38" w:rsidRPr="00027A38" w:rsidRDefault="00027A38" w:rsidP="00F44FD9">
      <w:pPr>
        <w:pStyle w:val="ListParagraph"/>
        <w:numPr>
          <w:ilvl w:val="0"/>
          <w:numId w:val="145"/>
        </w:numPr>
        <w:rPr>
          <w:lang w:val="en-US" w:eastAsia="zh-CN"/>
        </w:rPr>
      </w:pPr>
      <w:r w:rsidRPr="00027A38">
        <w:rPr>
          <w:lang w:eastAsia="zh-CN"/>
        </w:rPr>
        <w:t>Confirm the following working assumption:</w:t>
      </w:r>
    </w:p>
    <w:tbl>
      <w:tblPr>
        <w:tblW w:w="0" w:type="auto"/>
        <w:tblInd w:w="606" w:type="dxa"/>
        <w:shd w:val="clear" w:color="auto" w:fill="FFFFFF"/>
        <w:tblCellMar>
          <w:left w:w="0" w:type="dxa"/>
          <w:right w:w="0" w:type="dxa"/>
        </w:tblCellMar>
        <w:tblLook w:val="04A0" w:firstRow="1" w:lastRow="0" w:firstColumn="1" w:lastColumn="0" w:noHBand="0" w:noVBand="1"/>
      </w:tblPr>
      <w:tblGrid>
        <w:gridCol w:w="9841"/>
      </w:tblGrid>
      <w:tr w:rsidR="00027A38" w:rsidRPr="00027A38" w14:paraId="66AF8B40" w14:textId="77777777" w:rsidTr="009E6ECF">
        <w:tc>
          <w:tcPr>
            <w:tcW w:w="10457"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EFAC578" w14:textId="77777777" w:rsidR="00027A38" w:rsidRPr="00027A38" w:rsidRDefault="00027A38" w:rsidP="009E6ECF">
            <w:pPr>
              <w:shd w:val="clear" w:color="auto" w:fill="FFFFFF"/>
              <w:rPr>
                <w:rFonts w:ascii="Arial" w:eastAsia="Microsoft YaHei UI" w:hAnsi="Arial" w:cs="Arial"/>
                <w:color w:val="000000"/>
                <w:sz w:val="16"/>
                <w:szCs w:val="16"/>
                <w:lang w:val="en-US" w:eastAsia="zh-CN"/>
              </w:rPr>
            </w:pPr>
            <w:r w:rsidRPr="00027A38">
              <w:rPr>
                <w:rFonts w:ascii="Arial" w:eastAsia="Microsoft YaHei UI" w:hAnsi="Arial" w:cs="Arial"/>
                <w:color w:val="000000"/>
                <w:sz w:val="16"/>
                <w:szCs w:val="16"/>
                <w:shd w:val="clear" w:color="auto" w:fill="808000"/>
                <w:lang w:val="en-US" w:eastAsia="zh-CN"/>
              </w:rPr>
              <w:t>Working assumption</w:t>
            </w:r>
          </w:p>
          <w:p w14:paraId="45764E88" w14:textId="77777777" w:rsidR="00027A38" w:rsidRPr="00027A38" w:rsidRDefault="00027A38" w:rsidP="009E6ECF">
            <w:pPr>
              <w:rPr>
                <w:rFonts w:ascii="Arial" w:eastAsia="Microsoft YaHei UI" w:hAnsi="Arial" w:cs="Arial"/>
                <w:color w:val="000000"/>
                <w:sz w:val="16"/>
                <w:szCs w:val="16"/>
                <w:lang w:val="en-US" w:eastAsia="zh-CN"/>
              </w:rPr>
            </w:pPr>
            <w:r w:rsidRPr="00027A38">
              <w:rPr>
                <w:rFonts w:ascii="Arial" w:eastAsia="Microsoft YaHei UI" w:hAnsi="Arial" w:cs="Arial"/>
                <w:i/>
                <w:iCs/>
                <w:color w:val="000000"/>
                <w:sz w:val="16"/>
                <w:szCs w:val="16"/>
                <w:lang w:val="en-US" w:eastAsia="zh-CN"/>
              </w:rPr>
              <w:t>SearchSpaceId = 0</w:t>
            </w:r>
            <w:r w:rsidRPr="00027A38">
              <w:rPr>
                <w:rFonts w:ascii="Arial" w:eastAsia="Microsoft YaHei UI" w:hAnsi="Arial" w:cs="Arial"/>
                <w:color w:val="000000"/>
                <w:sz w:val="16"/>
                <w:szCs w:val="16"/>
                <w:lang w:val="en-US" w:eastAsia="zh-CN"/>
              </w:rPr>
              <w:t> can be configured for </w:t>
            </w:r>
            <w:r w:rsidRPr="00027A38">
              <w:rPr>
                <w:rFonts w:ascii="Arial" w:eastAsia="Microsoft YaHei UI" w:hAnsi="Arial" w:cs="Arial"/>
                <w:i/>
                <w:iCs/>
                <w:color w:val="000000"/>
                <w:sz w:val="16"/>
                <w:szCs w:val="16"/>
                <w:lang w:val="en-US" w:eastAsia="zh-CN"/>
              </w:rPr>
              <w:t>peiSearchSpace</w:t>
            </w:r>
            <w:r w:rsidRPr="00027A38">
              <w:rPr>
                <w:rFonts w:ascii="Arial" w:eastAsia="Microsoft YaHei UI" w:hAnsi="Arial" w:cs="Arial"/>
                <w:color w:val="000000"/>
                <w:sz w:val="16"/>
                <w:szCs w:val="16"/>
                <w:lang w:val="en-US" w:eastAsia="zh-CN"/>
              </w:rPr>
              <w:t> for the case of CORESET multiplexing pattern 2 or 3</w:t>
            </w:r>
          </w:p>
        </w:tc>
      </w:tr>
    </w:tbl>
    <w:p w14:paraId="36E90316" w14:textId="21CAF742" w:rsidR="00027A38" w:rsidRPr="00027A38" w:rsidRDefault="00027A38" w:rsidP="00F44FD9">
      <w:pPr>
        <w:pStyle w:val="ListParagraph"/>
        <w:numPr>
          <w:ilvl w:val="0"/>
          <w:numId w:val="145"/>
        </w:numPr>
        <w:spacing w:before="120"/>
        <w:ind w:left="714" w:hanging="357"/>
        <w:rPr>
          <w:lang w:val="en-US" w:eastAsia="zh-CN"/>
        </w:rPr>
      </w:pPr>
      <w:r w:rsidRPr="00027A38">
        <w:rPr>
          <w:lang w:val="en-US" w:eastAsia="zh-CN"/>
        </w:rPr>
        <w:t>When</w:t>
      </w:r>
      <w:r>
        <w:rPr>
          <w:lang w:val="en-US" w:eastAsia="zh-CN"/>
        </w:rPr>
        <w:t xml:space="preserve"> </w:t>
      </w:r>
      <w:r w:rsidRPr="00027A38">
        <w:rPr>
          <w:i/>
          <w:iCs/>
          <w:lang w:val="en-US" w:eastAsia="zh-CN"/>
        </w:rPr>
        <w:t>SearchSpaceId</w:t>
      </w:r>
      <w:r w:rsidRPr="00027A38">
        <w:rPr>
          <w:lang w:val="en-US" w:eastAsia="zh-CN"/>
        </w:rPr>
        <w:t> = 0 is configured for</w:t>
      </w:r>
      <w:r>
        <w:rPr>
          <w:lang w:val="en-US" w:eastAsia="zh-CN"/>
        </w:rPr>
        <w:t xml:space="preserve"> </w:t>
      </w:r>
      <w:r w:rsidRPr="00027A38">
        <w:rPr>
          <w:i/>
          <w:iCs/>
          <w:lang w:val="en-US" w:eastAsia="zh-CN"/>
        </w:rPr>
        <w:t>peiSearchSpace</w:t>
      </w:r>
      <w:r w:rsidRPr="00027A38">
        <w:rPr>
          <w:lang w:val="en-US" w:eastAsia="zh-CN"/>
        </w:rPr>
        <w:t>,</w:t>
      </w:r>
      <w:r>
        <w:rPr>
          <w:lang w:val="en-US" w:eastAsia="zh-CN"/>
        </w:rPr>
        <w:t xml:space="preserve"> </w:t>
      </w:r>
      <w:r w:rsidRPr="00027A38">
        <w:rPr>
          <w:lang w:val="en-US" w:eastAsia="zh-CN"/>
        </w:rPr>
        <w:t>subject to SS/PBCH block and CORESET multiplexing pattern 2 or 3, the</w:t>
      </w:r>
      <w:r>
        <w:rPr>
          <w:lang w:val="en-US" w:eastAsia="zh-CN"/>
        </w:rPr>
        <w:t xml:space="preserve"> </w:t>
      </w:r>
      <w:r w:rsidRPr="00027A38">
        <w:rPr>
          <w:lang w:val="en-US" w:eastAsia="zh-CN"/>
        </w:rPr>
        <w:t>PDCCH monitoring occasions for PEI-O are</w:t>
      </w:r>
      <w:r>
        <w:rPr>
          <w:lang w:val="en-US" w:eastAsia="zh-CN"/>
        </w:rPr>
        <w:t xml:space="preserve"> </w:t>
      </w:r>
      <w:r w:rsidRPr="00027A38">
        <w:rPr>
          <w:lang w:val="en-US" w:eastAsia="zh-CN"/>
        </w:rPr>
        <w:t>same as for RMSI as defined in clause 13 in TS 38.213.</w:t>
      </w:r>
    </w:p>
    <w:p w14:paraId="242839B0" w14:textId="6D2E4EF6" w:rsidR="00027A38" w:rsidRPr="00027A38" w:rsidRDefault="00027A38" w:rsidP="00F44FD9">
      <w:pPr>
        <w:pStyle w:val="ListParagraph"/>
        <w:numPr>
          <w:ilvl w:val="1"/>
          <w:numId w:val="145"/>
        </w:numPr>
        <w:rPr>
          <w:lang w:val="en-US" w:eastAsia="zh-CN"/>
        </w:rPr>
      </w:pPr>
      <w:r w:rsidRPr="00027A38">
        <w:rPr>
          <w:lang w:val="en-US" w:eastAsia="zh-CN"/>
        </w:rPr>
        <w:t>UE determines first PDCCH MO for PEI-O based on</w:t>
      </w:r>
      <w:r>
        <w:rPr>
          <w:lang w:val="en-US" w:eastAsia="zh-CN"/>
        </w:rPr>
        <w:t xml:space="preserve"> </w:t>
      </w:r>
      <w:r w:rsidRPr="00027A38">
        <w:rPr>
          <w:i/>
          <w:iCs/>
          <w:lang w:val="en-US" w:eastAsia="zh-CN"/>
        </w:rPr>
        <w:t>PEI-F_offset</w:t>
      </w:r>
      <w:r w:rsidRPr="00027A38">
        <w:rPr>
          <w:lang w:val="en-US" w:eastAsia="zh-CN"/>
        </w:rPr>
        <w:t> and </w:t>
      </w:r>
      <w:r w:rsidRPr="00027A38">
        <w:rPr>
          <w:i/>
          <w:iCs/>
          <w:lang w:val="en-US" w:eastAsia="zh-CN"/>
        </w:rPr>
        <w:t>firstPDCCH-MonitoringOccasionOfPEI-O</w:t>
      </w:r>
      <w:r w:rsidRPr="00027A38">
        <w:rPr>
          <w:lang w:val="en-US" w:eastAsia="zh-CN"/>
        </w:rPr>
        <w:t>, as previously agreed for the case with</w:t>
      </w:r>
      <w:r>
        <w:rPr>
          <w:lang w:val="en-US" w:eastAsia="zh-CN"/>
        </w:rPr>
        <w:t xml:space="preserve"> </w:t>
      </w:r>
      <w:r w:rsidRPr="00027A38">
        <w:rPr>
          <w:i/>
          <w:iCs/>
          <w:lang w:val="en-US" w:eastAsia="zh-CN"/>
        </w:rPr>
        <w:t>SearchSpaceId</w:t>
      </w:r>
      <w:r w:rsidRPr="00027A38">
        <w:rPr>
          <w:lang w:val="en-US" w:eastAsia="zh-CN"/>
        </w:rPr>
        <w:t> &gt; 0.</w:t>
      </w:r>
    </w:p>
    <w:p w14:paraId="3639CE7C" w14:textId="7220A49A" w:rsidR="00027A38" w:rsidRPr="00027A38" w:rsidRDefault="00027A38" w:rsidP="00F44FD9">
      <w:pPr>
        <w:pStyle w:val="ListParagraph"/>
        <w:numPr>
          <w:ilvl w:val="2"/>
          <w:numId w:val="145"/>
        </w:numPr>
        <w:rPr>
          <w:lang w:val="en-US" w:eastAsia="zh-CN"/>
        </w:rPr>
      </w:pPr>
      <w:r w:rsidRPr="00027A38">
        <w:rPr>
          <w:lang w:val="en-US" w:eastAsia="zh-CN"/>
        </w:rPr>
        <w:t>Note: UE expects the first PDCCH MO for PEI-O determined from</w:t>
      </w:r>
      <w:r>
        <w:rPr>
          <w:lang w:val="en-US" w:eastAsia="zh-CN"/>
        </w:rPr>
        <w:t xml:space="preserve"> </w:t>
      </w:r>
      <w:r w:rsidRPr="00027A38">
        <w:rPr>
          <w:i/>
          <w:iCs/>
          <w:lang w:val="en-US" w:eastAsia="zh-CN"/>
        </w:rPr>
        <w:t>PEI-F_offset</w:t>
      </w:r>
      <w:r>
        <w:rPr>
          <w:lang w:val="en-US" w:eastAsia="zh-CN"/>
        </w:rPr>
        <w:t xml:space="preserve"> </w:t>
      </w:r>
      <w:r w:rsidRPr="00027A38">
        <w:rPr>
          <w:lang w:val="en-US" w:eastAsia="zh-CN"/>
        </w:rPr>
        <w:t>and</w:t>
      </w:r>
      <w:r>
        <w:rPr>
          <w:lang w:val="en-US" w:eastAsia="zh-CN"/>
        </w:rPr>
        <w:t xml:space="preserve"> </w:t>
      </w:r>
      <w:r w:rsidRPr="00027A38">
        <w:rPr>
          <w:i/>
          <w:iCs/>
          <w:lang w:val="en-US" w:eastAsia="zh-CN"/>
        </w:rPr>
        <w:t>firstPDCCH-MonitoringOccasionOfPEI-O</w:t>
      </w:r>
      <w:r w:rsidR="00C12580">
        <w:rPr>
          <w:lang w:val="en-US" w:eastAsia="zh-CN"/>
        </w:rPr>
        <w:t xml:space="preserve"> </w:t>
      </w:r>
      <w:r w:rsidRPr="00027A38">
        <w:rPr>
          <w:lang w:val="en-US" w:eastAsia="zh-CN"/>
        </w:rPr>
        <w:t>is aligned with the MOs for RMSI as defined in clause 13 in TS 38.213.</w:t>
      </w:r>
    </w:p>
    <w:p w14:paraId="388A44D8" w14:textId="77777777" w:rsidR="006B480F" w:rsidRDefault="006B480F" w:rsidP="000A073B">
      <w:pPr>
        <w:pStyle w:val="Heading4"/>
      </w:pPr>
      <w:bookmarkStart w:id="233" w:name="_Toc95481797"/>
      <w:bookmarkStart w:id="234" w:name="_Toc98334436"/>
      <w:r w:rsidRPr="002600DE">
        <w:t>TRS/CSI-RS occasion(s) for idle/inactive UEs</w:t>
      </w:r>
      <w:bookmarkEnd w:id="233"/>
      <w:bookmarkEnd w:id="234"/>
    </w:p>
    <w:p w14:paraId="5E09ED7E" w14:textId="2886E6AA" w:rsidR="006B480F" w:rsidRDefault="002328C4" w:rsidP="006B480F">
      <w:pPr>
        <w:rPr>
          <w:lang w:eastAsia="x-none"/>
        </w:rPr>
      </w:pPr>
      <w:hyperlink r:id="rId1603" w:history="1">
        <w:r w:rsidR="004371F4">
          <w:rPr>
            <w:rStyle w:val="Hyperlink"/>
            <w:lang w:eastAsia="x-none"/>
          </w:rPr>
          <w:t>R1-2200945</w:t>
        </w:r>
      </w:hyperlink>
      <w:r w:rsidR="006B480F">
        <w:rPr>
          <w:lang w:eastAsia="x-none"/>
        </w:rPr>
        <w:tab/>
        <w:t>Remaining issue on assistance TRS occasions for IDLE/inactive mode</w:t>
      </w:r>
      <w:r w:rsidR="006B480F">
        <w:rPr>
          <w:lang w:eastAsia="x-none"/>
        </w:rPr>
        <w:tab/>
        <w:t>Huawei, HiSilicon</w:t>
      </w:r>
    </w:p>
    <w:p w14:paraId="3DE8DF8D" w14:textId="484CEE71" w:rsidR="006B480F" w:rsidRDefault="002328C4" w:rsidP="006B480F">
      <w:pPr>
        <w:rPr>
          <w:lang w:eastAsia="x-none"/>
        </w:rPr>
      </w:pPr>
      <w:hyperlink r:id="rId1604" w:history="1">
        <w:r w:rsidR="004371F4">
          <w:rPr>
            <w:rStyle w:val="Hyperlink"/>
            <w:lang w:eastAsia="x-none"/>
          </w:rPr>
          <w:t>R1-2201102</w:t>
        </w:r>
      </w:hyperlink>
      <w:r w:rsidR="006B480F">
        <w:rPr>
          <w:lang w:eastAsia="x-none"/>
        </w:rPr>
        <w:tab/>
        <w:t>Remaining issues on TRS/CSI-RS occasion(s) for idle/inactive UEs</w:t>
      </w:r>
      <w:r w:rsidR="006B480F">
        <w:rPr>
          <w:lang w:eastAsia="x-none"/>
        </w:rPr>
        <w:tab/>
        <w:t>vivo</w:t>
      </w:r>
    </w:p>
    <w:p w14:paraId="29D509D4" w14:textId="6C13A38A" w:rsidR="006B480F" w:rsidRDefault="002328C4" w:rsidP="006B480F">
      <w:pPr>
        <w:rPr>
          <w:lang w:eastAsia="x-none"/>
        </w:rPr>
      </w:pPr>
      <w:hyperlink r:id="rId1605" w:history="1">
        <w:r w:rsidR="004371F4">
          <w:rPr>
            <w:rStyle w:val="Hyperlink"/>
            <w:lang w:eastAsia="x-none"/>
          </w:rPr>
          <w:t>R1-2201131</w:t>
        </w:r>
      </w:hyperlink>
      <w:r w:rsidR="006B480F">
        <w:rPr>
          <w:lang w:eastAsia="x-none"/>
        </w:rPr>
        <w:tab/>
        <w:t>Remaining issues of TRS for RRC idle and inactive UEs</w:t>
      </w:r>
      <w:r w:rsidR="006B480F">
        <w:rPr>
          <w:lang w:eastAsia="x-none"/>
        </w:rPr>
        <w:tab/>
        <w:t>ZTE, Sanechips</w:t>
      </w:r>
    </w:p>
    <w:p w14:paraId="6CE6C92E" w14:textId="7B4BC48E" w:rsidR="006B480F" w:rsidRDefault="002328C4" w:rsidP="006B480F">
      <w:pPr>
        <w:rPr>
          <w:lang w:eastAsia="x-none"/>
        </w:rPr>
      </w:pPr>
      <w:hyperlink r:id="rId1606" w:history="1">
        <w:r w:rsidR="004371F4">
          <w:rPr>
            <w:rStyle w:val="Hyperlink"/>
            <w:lang w:eastAsia="x-none"/>
          </w:rPr>
          <w:t>R1-2201281</w:t>
        </w:r>
      </w:hyperlink>
      <w:r w:rsidR="006B480F">
        <w:rPr>
          <w:lang w:eastAsia="x-none"/>
        </w:rPr>
        <w:tab/>
        <w:t>Further discussion on RS occasion for idle/inactive UEs</w:t>
      </w:r>
      <w:r w:rsidR="006B480F">
        <w:rPr>
          <w:lang w:eastAsia="x-none"/>
        </w:rPr>
        <w:tab/>
        <w:t>OPPO</w:t>
      </w:r>
    </w:p>
    <w:p w14:paraId="6CC0C845" w14:textId="5EBEC560" w:rsidR="006B480F" w:rsidRDefault="002328C4" w:rsidP="006B480F">
      <w:pPr>
        <w:rPr>
          <w:lang w:eastAsia="x-none"/>
        </w:rPr>
      </w:pPr>
      <w:hyperlink r:id="rId1607" w:history="1">
        <w:r w:rsidR="004371F4">
          <w:rPr>
            <w:rStyle w:val="Hyperlink"/>
            <w:lang w:eastAsia="x-none"/>
          </w:rPr>
          <w:t>R1-2201371</w:t>
        </w:r>
      </w:hyperlink>
      <w:r w:rsidR="006B480F">
        <w:rPr>
          <w:lang w:eastAsia="x-none"/>
        </w:rPr>
        <w:tab/>
        <w:t>Remaining issues of TRS/CSI-RS for paging enhancement</w:t>
      </w:r>
      <w:r w:rsidR="006B480F">
        <w:rPr>
          <w:lang w:eastAsia="x-none"/>
        </w:rPr>
        <w:tab/>
        <w:t>CATT</w:t>
      </w:r>
    </w:p>
    <w:p w14:paraId="3ACFE1E6" w14:textId="5857D07A" w:rsidR="006B480F" w:rsidRDefault="002328C4" w:rsidP="006B480F">
      <w:pPr>
        <w:rPr>
          <w:lang w:eastAsia="x-none"/>
        </w:rPr>
      </w:pPr>
      <w:hyperlink r:id="rId1608" w:history="1">
        <w:r w:rsidR="004371F4">
          <w:rPr>
            <w:rStyle w:val="Hyperlink"/>
            <w:lang w:eastAsia="x-none"/>
          </w:rPr>
          <w:t>R1-2201485</w:t>
        </w:r>
      </w:hyperlink>
      <w:r w:rsidR="006B480F">
        <w:rPr>
          <w:lang w:eastAsia="x-none"/>
        </w:rPr>
        <w:tab/>
        <w:t>Discussion on TRS/CSI-RS occasion for idle/inactive Ues</w:t>
      </w:r>
      <w:r w:rsidR="006B480F">
        <w:rPr>
          <w:lang w:eastAsia="x-none"/>
        </w:rPr>
        <w:tab/>
        <w:t>NTT DOCOMO, INC.</w:t>
      </w:r>
    </w:p>
    <w:p w14:paraId="5419FE82" w14:textId="254D4ADD" w:rsidR="006B480F" w:rsidRDefault="002328C4" w:rsidP="006B480F">
      <w:pPr>
        <w:rPr>
          <w:lang w:eastAsia="x-none"/>
        </w:rPr>
      </w:pPr>
      <w:hyperlink r:id="rId1609" w:history="1">
        <w:r w:rsidR="004371F4">
          <w:rPr>
            <w:rStyle w:val="Hyperlink"/>
            <w:lang w:eastAsia="x-none"/>
          </w:rPr>
          <w:t>R1-2201552</w:t>
        </w:r>
      </w:hyperlink>
      <w:r w:rsidR="006B480F">
        <w:rPr>
          <w:lang w:eastAsia="x-none"/>
        </w:rPr>
        <w:tab/>
        <w:t>Discussion on TRS/CSI-RS occasion(s) for idle/inactive UEs</w:t>
      </w:r>
      <w:r w:rsidR="006B480F">
        <w:rPr>
          <w:lang w:eastAsia="x-none"/>
        </w:rPr>
        <w:tab/>
        <w:t>Spreadtrum Communications</w:t>
      </w:r>
    </w:p>
    <w:p w14:paraId="0445A5C9" w14:textId="26BF165C" w:rsidR="006B480F" w:rsidRDefault="002328C4" w:rsidP="006B480F">
      <w:pPr>
        <w:rPr>
          <w:lang w:eastAsia="x-none"/>
        </w:rPr>
      </w:pPr>
      <w:hyperlink r:id="rId1610" w:history="1">
        <w:r w:rsidR="004371F4">
          <w:rPr>
            <w:rStyle w:val="Hyperlink"/>
            <w:lang w:eastAsia="x-none"/>
          </w:rPr>
          <w:t>R1-2201642</w:t>
        </w:r>
      </w:hyperlink>
      <w:r w:rsidR="006B480F">
        <w:rPr>
          <w:lang w:eastAsia="x-none"/>
        </w:rPr>
        <w:tab/>
        <w:t>Remaining issues on enhancements for TRS/CSI-RS occasion(s) for idle/inactive UEs</w:t>
      </w:r>
      <w:r w:rsidR="006B480F">
        <w:rPr>
          <w:lang w:eastAsia="x-none"/>
        </w:rPr>
        <w:tab/>
        <w:t>Panasonic</w:t>
      </w:r>
    </w:p>
    <w:p w14:paraId="7EF5BA5A" w14:textId="1F2F800C" w:rsidR="006B480F" w:rsidRDefault="002328C4" w:rsidP="006B480F">
      <w:pPr>
        <w:rPr>
          <w:lang w:eastAsia="x-none"/>
        </w:rPr>
      </w:pPr>
      <w:hyperlink r:id="rId1611" w:history="1">
        <w:r w:rsidR="004371F4">
          <w:rPr>
            <w:rStyle w:val="Hyperlink"/>
            <w:lang w:eastAsia="x-none"/>
          </w:rPr>
          <w:t>R1-2201706</w:t>
        </w:r>
      </w:hyperlink>
      <w:r w:rsidR="006B480F">
        <w:rPr>
          <w:lang w:eastAsia="x-none"/>
        </w:rPr>
        <w:tab/>
        <w:t>Discussion on the remaining details of TRS/CSI-RS occasions in idle/inactive time</w:t>
      </w:r>
      <w:r w:rsidR="006B480F">
        <w:rPr>
          <w:lang w:eastAsia="x-none"/>
        </w:rPr>
        <w:tab/>
        <w:t>Intel Corporation</w:t>
      </w:r>
    </w:p>
    <w:p w14:paraId="33FB0096" w14:textId="574741AD" w:rsidR="006B480F" w:rsidRDefault="002328C4" w:rsidP="006B480F">
      <w:pPr>
        <w:rPr>
          <w:lang w:eastAsia="x-none"/>
        </w:rPr>
      </w:pPr>
      <w:hyperlink r:id="rId1612" w:history="1">
        <w:r w:rsidR="004371F4">
          <w:rPr>
            <w:rStyle w:val="Hyperlink"/>
            <w:lang w:eastAsia="x-none"/>
          </w:rPr>
          <w:t>R1-2201778</w:t>
        </w:r>
      </w:hyperlink>
      <w:r w:rsidR="006B480F">
        <w:rPr>
          <w:lang w:eastAsia="x-none"/>
        </w:rPr>
        <w:tab/>
        <w:t>Remaining issues on indication of TRS configurations for idle/inactive UEs</w:t>
      </w:r>
      <w:r w:rsidR="006B480F">
        <w:rPr>
          <w:lang w:eastAsia="x-none"/>
        </w:rPr>
        <w:tab/>
        <w:t>Apple</w:t>
      </w:r>
    </w:p>
    <w:p w14:paraId="3F5257EE" w14:textId="0D2084AC" w:rsidR="006B480F" w:rsidRDefault="002328C4" w:rsidP="006B480F">
      <w:pPr>
        <w:rPr>
          <w:lang w:eastAsia="x-none"/>
        </w:rPr>
      </w:pPr>
      <w:hyperlink r:id="rId1613" w:history="1">
        <w:r w:rsidR="004371F4">
          <w:rPr>
            <w:rStyle w:val="Hyperlink"/>
            <w:lang w:eastAsia="x-none"/>
          </w:rPr>
          <w:t>R1-2201866</w:t>
        </w:r>
      </w:hyperlink>
      <w:r w:rsidR="006B480F">
        <w:rPr>
          <w:lang w:eastAsia="x-none"/>
        </w:rPr>
        <w:tab/>
        <w:t>Remaining issues on TRS/CSI-RS occasion(s) for idle/inactive UEs</w:t>
      </w:r>
      <w:r w:rsidR="006B480F">
        <w:rPr>
          <w:lang w:eastAsia="x-none"/>
        </w:rPr>
        <w:tab/>
        <w:t>CMCC</w:t>
      </w:r>
    </w:p>
    <w:p w14:paraId="55040C58" w14:textId="3AA73BF5" w:rsidR="006B480F" w:rsidRDefault="002328C4" w:rsidP="006B480F">
      <w:pPr>
        <w:rPr>
          <w:lang w:eastAsia="x-none"/>
        </w:rPr>
      </w:pPr>
      <w:hyperlink r:id="rId1614" w:history="1">
        <w:r w:rsidR="004371F4">
          <w:rPr>
            <w:rStyle w:val="Hyperlink"/>
            <w:lang w:eastAsia="x-none"/>
          </w:rPr>
          <w:t>R1-2201918</w:t>
        </w:r>
      </w:hyperlink>
      <w:r w:rsidR="006B480F">
        <w:rPr>
          <w:lang w:eastAsia="x-none"/>
        </w:rPr>
        <w:tab/>
        <w:t>Remaining issues on TRS/CSI-RS configuration and indication for idle/inactive UEs</w:t>
      </w:r>
      <w:r w:rsidR="006B480F">
        <w:rPr>
          <w:lang w:eastAsia="x-none"/>
        </w:rPr>
        <w:tab/>
        <w:t>Xiaomi</w:t>
      </w:r>
    </w:p>
    <w:p w14:paraId="175A5F5E" w14:textId="2F2E71FB" w:rsidR="006B480F" w:rsidRDefault="002328C4" w:rsidP="006B480F">
      <w:pPr>
        <w:rPr>
          <w:lang w:eastAsia="x-none"/>
        </w:rPr>
      </w:pPr>
      <w:hyperlink r:id="rId1615" w:history="1">
        <w:r w:rsidR="004371F4">
          <w:rPr>
            <w:rStyle w:val="Hyperlink"/>
            <w:lang w:eastAsia="x-none"/>
          </w:rPr>
          <w:t>R1-2202023</w:t>
        </w:r>
      </w:hyperlink>
      <w:r w:rsidR="006B480F">
        <w:rPr>
          <w:lang w:eastAsia="x-none"/>
        </w:rPr>
        <w:tab/>
        <w:t>Maintenance on TRS/CSI-RS occasion(s) for idle/inactive UEs</w:t>
      </w:r>
      <w:r w:rsidR="006B480F">
        <w:rPr>
          <w:lang w:eastAsia="x-none"/>
        </w:rPr>
        <w:tab/>
        <w:t>Samsung</w:t>
      </w:r>
    </w:p>
    <w:p w14:paraId="5DC1BCCD" w14:textId="0F453FC8" w:rsidR="006B480F" w:rsidRDefault="002328C4" w:rsidP="006B480F">
      <w:pPr>
        <w:rPr>
          <w:lang w:eastAsia="x-none"/>
        </w:rPr>
      </w:pPr>
      <w:hyperlink r:id="rId1616" w:history="1">
        <w:r w:rsidR="004371F4">
          <w:rPr>
            <w:rStyle w:val="Hyperlink"/>
            <w:lang w:eastAsia="x-none"/>
          </w:rPr>
          <w:t>R1-2202069</w:t>
        </w:r>
      </w:hyperlink>
      <w:r w:rsidR="006B480F">
        <w:rPr>
          <w:lang w:eastAsia="x-none"/>
        </w:rPr>
        <w:tab/>
        <w:t>Maintenance on TRS/CSI-RS Information for idle/inactive UEs</w:t>
      </w:r>
      <w:r w:rsidR="006B480F">
        <w:rPr>
          <w:lang w:eastAsia="x-none"/>
        </w:rPr>
        <w:tab/>
        <w:t>MediaTek Inc.</w:t>
      </w:r>
    </w:p>
    <w:p w14:paraId="6C74FF34" w14:textId="3CA40BDC" w:rsidR="006B480F" w:rsidRDefault="002328C4" w:rsidP="006B480F">
      <w:pPr>
        <w:rPr>
          <w:lang w:eastAsia="x-none"/>
        </w:rPr>
      </w:pPr>
      <w:hyperlink r:id="rId1617" w:history="1">
        <w:r w:rsidR="004371F4">
          <w:rPr>
            <w:rStyle w:val="Hyperlink"/>
            <w:lang w:eastAsia="x-none"/>
          </w:rPr>
          <w:t>R1-2202149</w:t>
        </w:r>
      </w:hyperlink>
      <w:r w:rsidR="006B480F">
        <w:rPr>
          <w:lang w:eastAsia="x-none"/>
        </w:rPr>
        <w:tab/>
        <w:t>Remaining issues on idle and inactive TRS</w:t>
      </w:r>
      <w:r w:rsidR="006B480F">
        <w:rPr>
          <w:lang w:eastAsia="x-none"/>
        </w:rPr>
        <w:tab/>
        <w:t>Qualcomm Incorporated</w:t>
      </w:r>
    </w:p>
    <w:p w14:paraId="5F6F676C" w14:textId="777294BC" w:rsidR="006B480F" w:rsidRDefault="002328C4" w:rsidP="006B480F">
      <w:pPr>
        <w:rPr>
          <w:lang w:eastAsia="x-none"/>
        </w:rPr>
      </w:pPr>
      <w:hyperlink r:id="rId1618" w:history="1">
        <w:r w:rsidR="004371F4">
          <w:rPr>
            <w:rStyle w:val="Hyperlink"/>
            <w:lang w:eastAsia="x-none"/>
          </w:rPr>
          <w:t>R1-2202195</w:t>
        </w:r>
      </w:hyperlink>
      <w:r w:rsidR="006B480F">
        <w:rPr>
          <w:lang w:eastAsia="x-none"/>
        </w:rPr>
        <w:tab/>
        <w:t>Remaining issues on TRS/CSI-RS occasions for idle/inactive UEs</w:t>
      </w:r>
      <w:r w:rsidR="006B480F">
        <w:rPr>
          <w:lang w:eastAsia="x-none"/>
        </w:rPr>
        <w:tab/>
        <w:t>Sharp</w:t>
      </w:r>
    </w:p>
    <w:p w14:paraId="4FDF8C0D" w14:textId="1606DF0E" w:rsidR="006B480F" w:rsidRDefault="002328C4" w:rsidP="006B480F">
      <w:pPr>
        <w:rPr>
          <w:lang w:eastAsia="x-none"/>
        </w:rPr>
      </w:pPr>
      <w:hyperlink r:id="rId1619" w:history="1">
        <w:r w:rsidR="004371F4">
          <w:rPr>
            <w:rStyle w:val="Hyperlink"/>
            <w:lang w:eastAsia="x-none"/>
          </w:rPr>
          <w:t>R1-2202217</w:t>
        </w:r>
      </w:hyperlink>
      <w:r w:rsidR="006B480F">
        <w:rPr>
          <w:lang w:eastAsia="x-none"/>
        </w:rPr>
        <w:tab/>
        <w:t>Maintenance for TRS occasion provisioning for Idle/Inactive UEs</w:t>
      </w:r>
      <w:r w:rsidR="006B480F">
        <w:rPr>
          <w:lang w:eastAsia="x-none"/>
        </w:rPr>
        <w:tab/>
        <w:t>Ericsson</w:t>
      </w:r>
    </w:p>
    <w:p w14:paraId="4E0CA530" w14:textId="1C43E9D1" w:rsidR="006B480F" w:rsidRDefault="002328C4" w:rsidP="006B480F">
      <w:pPr>
        <w:rPr>
          <w:lang w:eastAsia="x-none"/>
        </w:rPr>
      </w:pPr>
      <w:hyperlink r:id="rId1620" w:history="1">
        <w:r w:rsidR="004371F4">
          <w:rPr>
            <w:rStyle w:val="Hyperlink"/>
            <w:lang w:eastAsia="x-none"/>
          </w:rPr>
          <w:t>R1-2202248</w:t>
        </w:r>
      </w:hyperlink>
      <w:r w:rsidR="006B480F">
        <w:rPr>
          <w:lang w:eastAsia="x-none"/>
        </w:rPr>
        <w:tab/>
        <w:t>Remaining issues on TRS/CSI-RS occasions for idle/inactive UEs</w:t>
      </w:r>
      <w:r w:rsidR="006B480F">
        <w:rPr>
          <w:lang w:eastAsia="x-none"/>
        </w:rPr>
        <w:tab/>
        <w:t>InterDigital, Inc.</w:t>
      </w:r>
    </w:p>
    <w:p w14:paraId="562A13CE" w14:textId="37B7D4C2" w:rsidR="006B480F" w:rsidRDefault="002328C4" w:rsidP="006B480F">
      <w:pPr>
        <w:rPr>
          <w:lang w:eastAsia="x-none"/>
        </w:rPr>
      </w:pPr>
      <w:hyperlink r:id="rId1621" w:history="1">
        <w:r w:rsidR="004371F4">
          <w:rPr>
            <w:rStyle w:val="Hyperlink"/>
            <w:lang w:eastAsia="x-none"/>
          </w:rPr>
          <w:t>R1-2202329</w:t>
        </w:r>
      </w:hyperlink>
      <w:r w:rsidR="006B480F">
        <w:rPr>
          <w:lang w:eastAsia="x-none"/>
        </w:rPr>
        <w:tab/>
        <w:t>Open issues on n TRS information forto IDLE/INACTIVE mode UEs</w:t>
      </w:r>
      <w:r w:rsidR="006B480F">
        <w:rPr>
          <w:lang w:eastAsia="x-none"/>
        </w:rPr>
        <w:tab/>
        <w:t>Nokia, Nokia Shanghai Bell</w:t>
      </w:r>
    </w:p>
    <w:p w14:paraId="274698DC" w14:textId="562CBDDB" w:rsidR="006B480F" w:rsidRDefault="002328C4" w:rsidP="006B480F">
      <w:pPr>
        <w:rPr>
          <w:lang w:eastAsia="x-none"/>
        </w:rPr>
      </w:pPr>
      <w:hyperlink r:id="rId1622" w:history="1">
        <w:r w:rsidR="004371F4">
          <w:rPr>
            <w:rStyle w:val="Hyperlink"/>
            <w:lang w:eastAsia="x-none"/>
          </w:rPr>
          <w:t>R1-2202347</w:t>
        </w:r>
      </w:hyperlink>
      <w:r w:rsidR="006B480F">
        <w:rPr>
          <w:lang w:eastAsia="x-none"/>
        </w:rPr>
        <w:tab/>
        <w:t>Discussion on TRS/CSI-RS occasion(s) for idle/inactive UEs</w:t>
      </w:r>
      <w:r w:rsidR="006B480F">
        <w:rPr>
          <w:lang w:eastAsia="x-none"/>
        </w:rPr>
        <w:tab/>
        <w:t>LG Electronics</w:t>
      </w:r>
    </w:p>
    <w:p w14:paraId="5A62ED49" w14:textId="344746F9" w:rsidR="006B480F" w:rsidRDefault="002328C4" w:rsidP="006B480F">
      <w:pPr>
        <w:rPr>
          <w:lang w:eastAsia="x-none"/>
        </w:rPr>
      </w:pPr>
      <w:hyperlink r:id="rId1623" w:history="1">
        <w:r w:rsidR="004371F4">
          <w:rPr>
            <w:rStyle w:val="Hyperlink"/>
            <w:lang w:eastAsia="x-none"/>
          </w:rPr>
          <w:t>R1-2202385</w:t>
        </w:r>
      </w:hyperlink>
      <w:r w:rsidR="006B480F">
        <w:rPr>
          <w:lang w:eastAsia="x-none"/>
        </w:rPr>
        <w:tab/>
        <w:t>On TRS design for idle/inactive UEs</w:t>
      </w:r>
      <w:r w:rsidR="006B480F">
        <w:rPr>
          <w:lang w:eastAsia="x-none"/>
        </w:rPr>
        <w:tab/>
        <w:t>Nordic Semiconductor ASA</w:t>
      </w:r>
    </w:p>
    <w:p w14:paraId="124F693F" w14:textId="0B855940" w:rsidR="008C09B7" w:rsidRDefault="008C09B7" w:rsidP="006B480F">
      <w:pPr>
        <w:rPr>
          <w:lang w:eastAsia="x-none"/>
        </w:rPr>
      </w:pPr>
    </w:p>
    <w:p w14:paraId="31C0DC0E" w14:textId="77777777" w:rsidR="008C09B7" w:rsidRPr="005025A5" w:rsidRDefault="008C09B7" w:rsidP="008C09B7">
      <w:pPr>
        <w:rPr>
          <w:lang w:eastAsia="x-none"/>
        </w:rPr>
      </w:pPr>
      <w:r w:rsidRPr="005025A5">
        <w:rPr>
          <w:lang w:eastAsia="x-none"/>
        </w:rPr>
        <w:t>[108-e-R17-PowSav-02] – Qiongjie (Samsung)</w:t>
      </w:r>
    </w:p>
    <w:p w14:paraId="37FBF8DA" w14:textId="1BAF5E49" w:rsidR="008C09B7" w:rsidRPr="005025A5" w:rsidRDefault="008C09B7" w:rsidP="008C09B7">
      <w:pPr>
        <w:rPr>
          <w:lang w:eastAsia="x-none"/>
        </w:rPr>
      </w:pPr>
      <w:r w:rsidRPr="005025A5">
        <w:rPr>
          <w:lang w:eastAsia="x-none"/>
        </w:rPr>
        <w:t>Email discussion for maintenance on TRS/CSI-RS occasions for idle/inactive UEs</w:t>
      </w:r>
    </w:p>
    <w:p w14:paraId="58869444" w14:textId="77777777" w:rsidR="008C09B7" w:rsidRPr="005025A5" w:rsidRDefault="008C09B7" w:rsidP="008C09B7">
      <w:pPr>
        <w:numPr>
          <w:ilvl w:val="0"/>
          <w:numId w:val="62"/>
        </w:numPr>
        <w:rPr>
          <w:lang w:eastAsia="x-none"/>
        </w:rPr>
      </w:pPr>
      <w:r w:rsidRPr="005025A5">
        <w:rPr>
          <w:rFonts w:hint="eastAsia"/>
          <w:lang w:eastAsia="x-none"/>
        </w:rPr>
        <w:t>1</w:t>
      </w:r>
      <w:r w:rsidRPr="005025A5">
        <w:rPr>
          <w:rFonts w:hint="eastAsia"/>
          <w:vertAlign w:val="superscript"/>
          <w:lang w:eastAsia="x-none"/>
        </w:rPr>
        <w:t>st</w:t>
      </w:r>
      <w:r w:rsidRPr="005025A5">
        <w:rPr>
          <w:rFonts w:hint="eastAsia"/>
          <w:lang w:eastAsia="x-none"/>
        </w:rPr>
        <w:t xml:space="preserve"> check point: </w:t>
      </w:r>
      <w:r w:rsidRPr="005025A5">
        <w:t>February</w:t>
      </w:r>
      <w:r w:rsidRPr="005025A5">
        <w:rPr>
          <w:rFonts w:hint="eastAsia"/>
        </w:rPr>
        <w:t xml:space="preserve"> </w:t>
      </w:r>
      <w:r w:rsidRPr="005025A5">
        <w:t>25</w:t>
      </w:r>
    </w:p>
    <w:p w14:paraId="3DF2E313" w14:textId="77777777" w:rsidR="008C09B7" w:rsidRPr="005025A5" w:rsidRDefault="008C09B7" w:rsidP="008C09B7">
      <w:pPr>
        <w:numPr>
          <w:ilvl w:val="0"/>
          <w:numId w:val="62"/>
        </w:numPr>
        <w:rPr>
          <w:lang w:eastAsia="x-none"/>
        </w:rPr>
      </w:pPr>
      <w:r w:rsidRPr="005025A5">
        <w:rPr>
          <w:lang w:eastAsia="x-none"/>
        </w:rPr>
        <w:t>Final</w:t>
      </w:r>
      <w:r w:rsidRPr="005025A5">
        <w:rPr>
          <w:rFonts w:hint="eastAsia"/>
          <w:lang w:eastAsia="x-none"/>
        </w:rPr>
        <w:t xml:space="preserve"> check point: </w:t>
      </w:r>
      <w:r w:rsidRPr="005025A5">
        <w:t>March 3</w:t>
      </w:r>
    </w:p>
    <w:p w14:paraId="2750DCC3" w14:textId="5CEF2A71" w:rsidR="008C09B7" w:rsidRDefault="002328C4" w:rsidP="008C09B7">
      <w:pPr>
        <w:rPr>
          <w:b/>
          <w:bCs/>
          <w:lang w:eastAsia="x-none"/>
        </w:rPr>
      </w:pPr>
      <w:hyperlink r:id="rId1624" w:history="1">
        <w:r w:rsidR="004371F4">
          <w:rPr>
            <w:rStyle w:val="Hyperlink"/>
            <w:b/>
            <w:bCs/>
            <w:lang w:eastAsia="x-none"/>
          </w:rPr>
          <w:t>R1-2202024</w:t>
        </w:r>
      </w:hyperlink>
      <w:r w:rsidR="008C09B7" w:rsidRPr="005025A5">
        <w:rPr>
          <w:b/>
          <w:bCs/>
          <w:lang w:eastAsia="x-none"/>
        </w:rPr>
        <w:tab/>
        <w:t>Moderator Summary#1 on TRS/CSI-RS occasion(s) for idle/inactive UEs</w:t>
      </w:r>
      <w:r w:rsidR="008C09B7" w:rsidRPr="005025A5">
        <w:rPr>
          <w:b/>
          <w:bCs/>
          <w:lang w:eastAsia="x-none"/>
        </w:rPr>
        <w:tab/>
        <w:t>Moderator (Samsung)</w:t>
      </w:r>
    </w:p>
    <w:p w14:paraId="1809C469" w14:textId="49C0AF4F" w:rsidR="00C722C3" w:rsidRPr="00C722C3" w:rsidRDefault="00C722C3" w:rsidP="008C09B7">
      <w:pPr>
        <w:rPr>
          <w:lang w:eastAsia="x-none"/>
        </w:rPr>
      </w:pPr>
    </w:p>
    <w:p w14:paraId="586AEEA8" w14:textId="278BEB2B" w:rsidR="00C722C3" w:rsidRPr="00C722C3" w:rsidRDefault="002328C4" w:rsidP="00C722C3">
      <w:pPr>
        <w:rPr>
          <w:b/>
          <w:bCs/>
          <w:lang w:eastAsia="x-none"/>
        </w:rPr>
      </w:pPr>
      <w:hyperlink r:id="rId1625" w:history="1">
        <w:r w:rsidR="004371F4">
          <w:rPr>
            <w:rStyle w:val="Hyperlink"/>
            <w:b/>
            <w:bCs/>
            <w:lang w:eastAsia="x-none"/>
          </w:rPr>
          <w:t>R1-2202650</w:t>
        </w:r>
      </w:hyperlink>
      <w:r w:rsidR="00C722C3" w:rsidRPr="00C722C3">
        <w:rPr>
          <w:b/>
          <w:bCs/>
          <w:lang w:eastAsia="x-none"/>
        </w:rPr>
        <w:tab/>
        <w:t>Moderator Summary #2 on TRS/CSI-RS occasion(s) for idle/inactive UEs</w:t>
      </w:r>
      <w:r w:rsidR="00C722C3" w:rsidRPr="00C722C3">
        <w:rPr>
          <w:b/>
          <w:bCs/>
          <w:lang w:eastAsia="x-none"/>
        </w:rPr>
        <w:tab/>
        <w:t>Moderator (Samsung)</w:t>
      </w:r>
    </w:p>
    <w:p w14:paraId="6CD44B12" w14:textId="57C1408A" w:rsidR="008C09B7" w:rsidRDefault="005025A5" w:rsidP="006B480F">
      <w:pPr>
        <w:rPr>
          <w:lang w:eastAsia="x-none"/>
        </w:rPr>
      </w:pPr>
      <w:r w:rsidRPr="005025A5">
        <w:rPr>
          <w:b/>
          <w:bCs/>
          <w:lang w:eastAsia="x-none"/>
        </w:rPr>
        <w:t>Decision:</w:t>
      </w:r>
      <w:r>
        <w:rPr>
          <w:lang w:eastAsia="x-none"/>
        </w:rPr>
        <w:t xml:space="preserve"> As per email decision posted on </w:t>
      </w:r>
      <w:r w:rsidR="008C09B7">
        <w:rPr>
          <w:lang w:eastAsia="x-none"/>
        </w:rPr>
        <w:t>Feb 2</w:t>
      </w:r>
      <w:r w:rsidR="00C722C3">
        <w:rPr>
          <w:lang w:eastAsia="x-none"/>
        </w:rPr>
        <w:t>5</w:t>
      </w:r>
      <w:r w:rsidR="00C722C3" w:rsidRPr="00C722C3">
        <w:rPr>
          <w:vertAlign w:val="superscript"/>
          <w:lang w:eastAsia="x-none"/>
        </w:rPr>
        <w:t>th</w:t>
      </w:r>
      <w:r>
        <w:rPr>
          <w:lang w:eastAsia="x-none"/>
        </w:rPr>
        <w:t>,</w:t>
      </w:r>
    </w:p>
    <w:p w14:paraId="24074627" w14:textId="77777777" w:rsidR="00C722C3" w:rsidRPr="00C722C3" w:rsidRDefault="00C722C3" w:rsidP="00C722C3">
      <w:pPr>
        <w:autoSpaceDE w:val="0"/>
        <w:autoSpaceDN w:val="0"/>
        <w:snapToGrid w:val="0"/>
        <w:rPr>
          <w:rFonts w:eastAsia="Gulim"/>
          <w:color w:val="000000"/>
          <w:szCs w:val="20"/>
          <w:highlight w:val="green"/>
        </w:rPr>
      </w:pPr>
      <w:r w:rsidRPr="00C722C3">
        <w:rPr>
          <w:rFonts w:eastAsia="Gulim"/>
          <w:color w:val="000000"/>
          <w:szCs w:val="20"/>
          <w:highlight w:val="green"/>
        </w:rPr>
        <w:t>Agreement</w:t>
      </w:r>
    </w:p>
    <w:p w14:paraId="15D2AE17" w14:textId="77777777" w:rsidR="008C09B7" w:rsidRPr="00312769" w:rsidRDefault="008C09B7" w:rsidP="008C09B7">
      <w:pPr>
        <w:autoSpaceDE w:val="0"/>
        <w:autoSpaceDN w:val="0"/>
        <w:snapToGrid w:val="0"/>
        <w:rPr>
          <w:rFonts w:eastAsia="Gulim"/>
          <w:bCs/>
          <w:color w:val="000000"/>
          <w:szCs w:val="20"/>
        </w:rPr>
      </w:pPr>
      <w:r w:rsidRPr="002A0B8E">
        <w:rPr>
          <w:rFonts w:eastAsia="Gulim"/>
          <w:bCs/>
          <w:color w:val="000000"/>
          <w:szCs w:val="20"/>
        </w:rPr>
        <w:t xml:space="preserve">The following TP </w:t>
      </w:r>
      <w:r>
        <w:rPr>
          <w:rFonts w:eastAsia="Gulim"/>
          <w:bCs/>
          <w:color w:val="000000"/>
          <w:szCs w:val="20"/>
        </w:rPr>
        <w:t xml:space="preserve">to </w:t>
      </w:r>
      <w:r w:rsidRPr="002A0B8E">
        <w:rPr>
          <w:rFonts w:eastAsia="Gulim"/>
          <w:bCs/>
          <w:color w:val="000000"/>
          <w:szCs w:val="20"/>
        </w:rPr>
        <w:t>TS 38.213</w:t>
      </w:r>
      <w:r>
        <w:rPr>
          <w:rFonts w:eastAsia="Gulim"/>
          <w:bCs/>
          <w:color w:val="000000"/>
          <w:szCs w:val="20"/>
        </w:rPr>
        <w:t xml:space="preserve"> is endorsed</w:t>
      </w:r>
    </w:p>
    <w:p w14:paraId="4E6D6F9D" w14:textId="77777777" w:rsidR="008C09B7" w:rsidRPr="002A0B8E" w:rsidRDefault="008C09B7" w:rsidP="008C09B7">
      <w:pPr>
        <w:rPr>
          <w:lang w:eastAsia="x-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7"/>
      </w:tblGrid>
      <w:tr w:rsidR="008C09B7" w:rsidRPr="008C09B7" w14:paraId="0E2D38D4" w14:textId="77777777" w:rsidTr="004D6991">
        <w:tc>
          <w:tcPr>
            <w:tcW w:w="9857" w:type="dxa"/>
            <w:shd w:val="clear" w:color="auto" w:fill="auto"/>
          </w:tcPr>
          <w:p w14:paraId="575FA9E8" w14:textId="77777777" w:rsidR="008C09B7" w:rsidRPr="00B55B2A" w:rsidRDefault="008C09B7" w:rsidP="00B55B2A">
            <w:pPr>
              <w:rPr>
                <w:rFonts w:ascii="Arial" w:hAnsi="Arial" w:cs="Arial"/>
                <w:b/>
                <w:bCs/>
                <w:sz w:val="16"/>
                <w:szCs w:val="16"/>
              </w:rPr>
            </w:pPr>
            <w:r w:rsidRPr="00B55B2A">
              <w:rPr>
                <w:rFonts w:ascii="Arial" w:hAnsi="Arial" w:cs="Arial"/>
                <w:b/>
                <w:bCs/>
                <w:sz w:val="16"/>
                <w:szCs w:val="16"/>
              </w:rPr>
              <w:t>10.4B</w:t>
            </w:r>
            <w:r w:rsidRPr="00B55B2A">
              <w:rPr>
                <w:rFonts w:ascii="Arial" w:hAnsi="Arial" w:cs="Arial"/>
                <w:b/>
                <w:bCs/>
                <w:sz w:val="16"/>
                <w:szCs w:val="16"/>
              </w:rPr>
              <w:tab/>
              <w:t>Indication of TRS resources</w:t>
            </w:r>
          </w:p>
          <w:p w14:paraId="0C061B40" w14:textId="77777777" w:rsidR="008C09B7" w:rsidRPr="008C09B7" w:rsidRDefault="008C09B7" w:rsidP="00C722C3">
            <w:pPr>
              <w:rPr>
                <w:rFonts w:ascii="Arial" w:eastAsia="SimSun" w:hAnsi="Arial" w:cs="Arial"/>
                <w:sz w:val="16"/>
                <w:szCs w:val="16"/>
              </w:rPr>
            </w:pPr>
            <w:r w:rsidRPr="008C09B7">
              <w:rPr>
                <w:rFonts w:ascii="Arial" w:eastAsia="SimSun" w:hAnsi="Arial" w:cs="Arial"/>
                <w:sz w:val="16"/>
                <w:szCs w:val="16"/>
              </w:rPr>
              <w:t xml:space="preserve">A UE in RRC_IDLE state or RRC_INACTIVE state can be provided by </w:t>
            </w:r>
            <w:r w:rsidRPr="008C09B7">
              <w:rPr>
                <w:rFonts w:ascii="Arial" w:eastAsia="SimSun" w:hAnsi="Arial" w:cs="Arial"/>
                <w:i/>
                <w:iCs/>
                <w:sz w:val="16"/>
                <w:szCs w:val="16"/>
              </w:rPr>
              <w:t>TRS-ResourceSetConfig</w:t>
            </w:r>
            <w:r w:rsidRPr="008C09B7">
              <w:rPr>
                <w:rFonts w:ascii="Arial" w:eastAsia="SimSun" w:hAnsi="Arial" w:cs="Arial"/>
                <w:sz w:val="16"/>
                <w:szCs w:val="16"/>
              </w:rPr>
              <w:t xml:space="preserve"> a set of TRS occasions [6, TS 38.214]. If </w:t>
            </w:r>
            <w:r w:rsidRPr="008C09B7">
              <w:rPr>
                <w:rFonts w:ascii="Arial" w:eastAsia="SimSun" w:hAnsi="Arial" w:cs="Arial"/>
                <w:i/>
                <w:iCs/>
                <w:sz w:val="16"/>
                <w:szCs w:val="16"/>
              </w:rPr>
              <w:t>TRS-ResourceSetConfig</w:t>
            </w:r>
            <w:r w:rsidRPr="008C09B7">
              <w:rPr>
                <w:rFonts w:ascii="Arial" w:eastAsia="SimSun" w:hAnsi="Arial" w:cs="Arial"/>
                <w:sz w:val="16"/>
                <w:szCs w:val="16"/>
              </w:rPr>
              <w:t xml:space="preserve"> is provided, a DCI format 2_7 </w:t>
            </w:r>
            <w:r w:rsidRPr="008C09B7">
              <w:rPr>
                <w:rFonts w:ascii="Arial" w:eastAsia="SimSun" w:hAnsi="Arial" w:cs="Arial"/>
                <w:color w:val="FF0000"/>
                <w:sz w:val="16"/>
                <w:szCs w:val="16"/>
                <w:u w:val="single"/>
              </w:rPr>
              <w:t>if configured</w:t>
            </w:r>
            <w:r w:rsidRPr="008C09B7">
              <w:rPr>
                <w:rFonts w:ascii="Arial" w:eastAsia="SimSun" w:hAnsi="Arial" w:cs="Arial"/>
                <w:sz w:val="16"/>
                <w:szCs w:val="16"/>
              </w:rPr>
              <w:t xml:space="preserve"> </w:t>
            </w:r>
            <w:r w:rsidRPr="008C09B7">
              <w:rPr>
                <w:rFonts w:ascii="Arial" w:eastAsia="SimSun" w:hAnsi="Arial" w:cs="Arial"/>
                <w:strike/>
                <w:color w:val="FF0000"/>
                <w:sz w:val="16"/>
                <w:szCs w:val="16"/>
              </w:rPr>
              <w:t xml:space="preserve">or </w:t>
            </w:r>
            <w:r w:rsidRPr="008C09B7">
              <w:rPr>
                <w:rFonts w:ascii="Arial" w:eastAsia="SimSun" w:hAnsi="Arial" w:cs="Arial"/>
                <w:color w:val="FF0000"/>
                <w:sz w:val="16"/>
                <w:szCs w:val="16"/>
              </w:rPr>
              <w:t xml:space="preserve">and </w:t>
            </w:r>
            <w:r w:rsidRPr="008C09B7">
              <w:rPr>
                <w:rFonts w:ascii="Arial" w:eastAsia="SimSun" w:hAnsi="Arial" w:cs="Arial"/>
                <w:sz w:val="16"/>
                <w:szCs w:val="16"/>
              </w:rPr>
              <w:t xml:space="preserve">a DCI format 1_0 with CRC scrambled by P-RNTI includes </w:t>
            </w:r>
            <w:r w:rsidRPr="008C09B7">
              <w:rPr>
                <w:rFonts w:ascii="Arial" w:eastAsia="SimSun" w:hAnsi="Arial" w:cs="Arial"/>
                <w:strike/>
                <w:color w:val="FF0000"/>
                <w:sz w:val="16"/>
                <w:szCs w:val="16"/>
              </w:rPr>
              <w:t>a</w:t>
            </w:r>
            <w:r w:rsidRPr="008C09B7">
              <w:rPr>
                <w:rFonts w:ascii="Arial" w:eastAsia="SimSun" w:hAnsi="Arial" w:cs="Arial"/>
                <w:sz w:val="16"/>
                <w:szCs w:val="16"/>
              </w:rPr>
              <w:t xml:space="preserve"> </w:t>
            </w:r>
            <w:r w:rsidRPr="008C09B7">
              <w:rPr>
                <w:rFonts w:ascii="Arial" w:eastAsia="SimSun" w:hAnsi="Arial" w:cs="Arial"/>
                <w:color w:val="FF0000"/>
                <w:sz w:val="16"/>
                <w:szCs w:val="16"/>
              </w:rPr>
              <w:t>the</w:t>
            </w:r>
            <w:r w:rsidRPr="008C09B7">
              <w:rPr>
                <w:rFonts w:ascii="Arial" w:eastAsia="SimSun" w:hAnsi="Arial" w:cs="Arial"/>
                <w:sz w:val="16"/>
                <w:szCs w:val="16"/>
              </w:rPr>
              <w:t xml:space="preserve"> </w:t>
            </w:r>
            <w:r w:rsidRPr="008C09B7">
              <w:rPr>
                <w:rFonts w:ascii="Arial" w:eastAsia="SimSun" w:hAnsi="Arial" w:cs="Arial"/>
                <w:sz w:val="16"/>
                <w:szCs w:val="16"/>
                <w:lang w:val="nb-NO"/>
              </w:rPr>
              <w:t xml:space="preserve">TRS availability indication field [4, TS 38.212] that provides a </w:t>
            </w:r>
            <w:r w:rsidRPr="008C09B7">
              <w:rPr>
                <w:rFonts w:ascii="Arial" w:eastAsia="SimSun" w:hAnsi="Arial" w:cs="Arial"/>
                <w:sz w:val="16"/>
                <w:szCs w:val="16"/>
              </w:rPr>
              <w:t xml:space="preserve">bitmap to groups of TRS resource sets where the configuration of each TRS resource set includes an association to a bit of the bitmap. The UE can be additionally provided a multiple, by </w:t>
            </w:r>
            <w:r w:rsidRPr="008C09B7">
              <w:rPr>
                <w:rFonts w:ascii="Arial" w:eastAsia="SimSun" w:hAnsi="Arial" w:cs="Arial"/>
                <w:i/>
                <w:iCs/>
                <w:sz w:val="16"/>
                <w:szCs w:val="16"/>
              </w:rPr>
              <w:t>validityDuration</w:t>
            </w:r>
            <w:r w:rsidRPr="008C09B7">
              <w:rPr>
                <w:rFonts w:ascii="Arial" w:eastAsia="SimSun" w:hAnsi="Arial" w:cs="Arial"/>
                <w:sz w:val="16"/>
                <w:szCs w:val="16"/>
              </w:rPr>
              <w:t xml:space="preserve">, for a number of frames provided by </w:t>
            </w:r>
            <w:r w:rsidRPr="008C09B7">
              <w:rPr>
                <w:rFonts w:ascii="Arial" w:eastAsia="SimSun" w:hAnsi="Arial" w:cs="Arial"/>
                <w:bCs/>
                <w:i/>
                <w:sz w:val="16"/>
                <w:szCs w:val="16"/>
                <w:lang w:eastAsia="sv-SE"/>
              </w:rPr>
              <w:t>defaultPagingCycle</w:t>
            </w:r>
            <w:r w:rsidRPr="008C09B7">
              <w:rPr>
                <w:rFonts w:ascii="Arial" w:eastAsia="SimSun" w:hAnsi="Arial" w:cs="Arial"/>
                <w:bCs/>
                <w:iCs/>
                <w:sz w:val="16"/>
                <w:szCs w:val="16"/>
                <w:lang w:eastAsia="sv-SE"/>
              </w:rPr>
              <w:t xml:space="preserve"> for TRS resource sets with indicated presence; if</w:t>
            </w:r>
            <w:r w:rsidRPr="008C09B7">
              <w:rPr>
                <w:rFonts w:ascii="Arial" w:eastAsia="SimSun" w:hAnsi="Arial" w:cs="Arial"/>
                <w:i/>
                <w:iCs/>
                <w:sz w:val="16"/>
                <w:szCs w:val="16"/>
              </w:rPr>
              <w:t xml:space="preserve"> validityDuration</w:t>
            </w:r>
            <w:r w:rsidRPr="008C09B7">
              <w:rPr>
                <w:rFonts w:ascii="Arial" w:eastAsia="SimSun" w:hAnsi="Arial" w:cs="Arial"/>
                <w:sz w:val="16"/>
                <w:szCs w:val="16"/>
              </w:rPr>
              <w:t xml:space="preserve"> is not provided, the multiple is equal to 2. </w:t>
            </w:r>
          </w:p>
          <w:p w14:paraId="6150244A" w14:textId="032D1C8A" w:rsidR="008C09B7" w:rsidRPr="008C09B7" w:rsidRDefault="008C09B7" w:rsidP="00C722C3">
            <w:pPr>
              <w:rPr>
                <w:rFonts w:ascii="Arial" w:hAnsi="Arial" w:cs="Arial"/>
                <w:sz w:val="16"/>
                <w:szCs w:val="16"/>
              </w:rPr>
            </w:pPr>
            <w:r w:rsidRPr="008C09B7">
              <w:rPr>
                <w:rFonts w:ascii="Arial" w:eastAsia="SimSun" w:hAnsi="Arial" w:cs="Arial"/>
                <w:sz w:val="16"/>
                <w:szCs w:val="16"/>
              </w:rPr>
              <w:t xml:space="preserve">A value of '1' for a bit of the bitmap indicates presence of associated TRS resource sets for the multiple of the number of frames, starting from a SFN determined from </w:t>
            </w:r>
            <m:oMath>
              <m:d>
                <m:dPr>
                  <m:ctrlPr>
                    <w:rPr>
                      <w:rFonts w:ascii="Cambria Math" w:eastAsia="SimSun" w:hAnsi="Cambria Math" w:cs="Arial"/>
                      <w:i/>
                      <w:sz w:val="16"/>
                      <w:szCs w:val="16"/>
                    </w:rPr>
                  </m:ctrlPr>
                </m:dPr>
                <m:e>
                  <m:r>
                    <m:rPr>
                      <m:sty m:val="p"/>
                    </m:rPr>
                    <w:rPr>
                      <w:rFonts w:ascii="Cambria Math" w:eastAsia="SimSun" w:hAnsi="Cambria Math" w:cs="Arial"/>
                      <w:sz w:val="16"/>
                      <w:szCs w:val="16"/>
                    </w:rPr>
                    <m:t>SFN</m:t>
                  </m:r>
                  <m:r>
                    <w:rPr>
                      <w:rFonts w:ascii="Cambria Math" w:eastAsia="SimSun" w:hAnsi="Cambria Math" w:cs="Arial"/>
                      <w:sz w:val="16"/>
                      <w:szCs w:val="16"/>
                    </w:rPr>
                    <m:t>+</m:t>
                  </m:r>
                  <m:r>
                    <m:rPr>
                      <m:sty m:val="p"/>
                    </m:rPr>
                    <w:rPr>
                      <w:rFonts w:ascii="Cambria Math" w:eastAsia="SimSun" w:hAnsi="Cambria Math" w:cs="Arial"/>
                      <w:sz w:val="16"/>
                      <w:szCs w:val="16"/>
                    </w:rPr>
                    <m:t>PF_offset</m:t>
                  </m:r>
                </m:e>
              </m:d>
              <m:r>
                <m:rPr>
                  <m:sty m:val="p"/>
                </m:rPr>
                <w:rPr>
                  <w:rFonts w:ascii="Cambria Math" w:eastAsia="SimSun" w:hAnsi="Cambria Math" w:cs="Arial"/>
                  <w:sz w:val="16"/>
                  <w:szCs w:val="16"/>
                </w:rPr>
                <m:t>mod</m:t>
              </m:r>
              <m:r>
                <w:rPr>
                  <w:rFonts w:ascii="Cambria Math" w:eastAsia="SimSun" w:hAnsi="Cambria Math" w:cs="Arial"/>
                  <w:sz w:val="16"/>
                  <w:szCs w:val="16"/>
                </w:rPr>
                <m:t>T=0</m:t>
              </m:r>
            </m:oMath>
            <w:r w:rsidRPr="008C09B7">
              <w:rPr>
                <w:rFonts w:ascii="Arial" w:eastAsia="SimSun" w:hAnsi="Arial" w:cs="Arial"/>
                <w:sz w:val="16"/>
                <w:szCs w:val="16"/>
              </w:rPr>
              <w:t xml:space="preserve"> [17, TS 38.304] that corresponds to the frame that includes a PDCCH providing the DCI format 2_7, or the DCI format 1_0 with CRC scrambled by P-RNTI, with the </w:t>
            </w:r>
            <w:r w:rsidRPr="008C09B7">
              <w:rPr>
                <w:rFonts w:ascii="Arial" w:eastAsia="SimSun" w:hAnsi="Arial" w:cs="Arial"/>
                <w:sz w:val="16"/>
                <w:szCs w:val="16"/>
                <w:lang w:val="nb-NO"/>
              </w:rPr>
              <w:t>TRS availability indication field</w:t>
            </w:r>
            <w:r w:rsidRPr="008C09B7">
              <w:rPr>
                <w:rFonts w:ascii="Arial" w:eastAsia="SimSun" w:hAnsi="Arial" w:cs="Arial"/>
                <w:sz w:val="16"/>
                <w:szCs w:val="16"/>
              </w:rPr>
              <w:t xml:space="preserve"> indicating the TRS resource sets, where </w:t>
            </w:r>
            <m:oMath>
              <m:r>
                <w:rPr>
                  <w:rFonts w:ascii="Cambria Math" w:eastAsia="SimSun" w:hAnsi="Cambria Math" w:cs="Arial"/>
                  <w:sz w:val="16"/>
                  <w:szCs w:val="16"/>
                </w:rPr>
                <m:t>T</m:t>
              </m:r>
            </m:oMath>
            <w:r w:rsidRPr="008C09B7">
              <w:rPr>
                <w:rFonts w:ascii="Arial" w:eastAsia="SimSun" w:hAnsi="Arial" w:cs="Arial"/>
                <w:sz w:val="16"/>
                <w:szCs w:val="16"/>
              </w:rPr>
              <w:t xml:space="preserve"> is provided by </w:t>
            </w:r>
            <w:r w:rsidRPr="008C09B7">
              <w:rPr>
                <w:rFonts w:ascii="Arial" w:eastAsia="SimSun" w:hAnsi="Arial" w:cs="Arial"/>
                <w:bCs/>
                <w:i/>
                <w:sz w:val="16"/>
                <w:szCs w:val="16"/>
                <w:lang w:eastAsia="sv-SE"/>
              </w:rPr>
              <w:t>defaultPagingCycle</w:t>
            </w:r>
            <w:r w:rsidRPr="008C09B7">
              <w:rPr>
                <w:rFonts w:ascii="Arial" w:eastAsia="SimSun" w:hAnsi="Arial" w:cs="Arial"/>
                <w:sz w:val="16"/>
                <w:szCs w:val="16"/>
              </w:rPr>
              <w:t xml:space="preserve">. A value of '0' for a bit of the bitmap </w:t>
            </w:r>
            <w:r w:rsidRPr="008C09B7">
              <w:rPr>
                <w:rFonts w:ascii="Arial" w:eastAsia="SimSun" w:hAnsi="Arial" w:cs="Arial"/>
                <w:strike/>
                <w:color w:val="FF0000"/>
                <w:sz w:val="16"/>
                <w:szCs w:val="16"/>
              </w:rPr>
              <w:t xml:space="preserve">is ignored by the UE </w:t>
            </w:r>
            <w:r w:rsidRPr="008C09B7">
              <w:rPr>
                <w:rFonts w:ascii="Arial" w:hAnsi="Arial" w:cs="Arial"/>
                <w:color w:val="FF0000"/>
                <w:sz w:val="16"/>
                <w:szCs w:val="16"/>
                <w:u w:val="single"/>
              </w:rPr>
              <w:t xml:space="preserve">indicates </w:t>
            </w:r>
            <w:r w:rsidRPr="008C09B7">
              <w:rPr>
                <w:rFonts w:ascii="Arial" w:hAnsi="Arial" w:cs="Arial"/>
                <w:color w:val="FF0000"/>
                <w:sz w:val="16"/>
                <w:szCs w:val="16"/>
                <w:u w:val="single"/>
              </w:rPr>
              <w:lastRenderedPageBreak/>
              <w:t>that the UE keeps existing assumption of the availability or unavailability of associated TRS resource sets</w:t>
            </w:r>
            <w:r w:rsidRPr="008C09B7">
              <w:rPr>
                <w:rFonts w:ascii="Arial" w:eastAsia="SimSun" w:hAnsi="Arial" w:cs="Arial"/>
                <w:sz w:val="16"/>
                <w:szCs w:val="16"/>
              </w:rPr>
              <w:t>. A UE can receive first and second PDCCHs that provide DCI format 2_7 or DCI format 1_0 with CRC scrambled by P-RNTI that indicate presence of TRS resource sets for the multiple of the number of frames, where the second PDCCH reception after the first PDCCH reception by</w:t>
            </w:r>
            <w:r w:rsidRPr="008C09B7">
              <w:rPr>
                <w:rFonts w:ascii="Arial" w:eastAsia="SimSun" w:hAnsi="Arial" w:cs="Arial"/>
                <w:sz w:val="16"/>
                <w:szCs w:val="16"/>
                <w:lang w:val="nb-NO"/>
              </w:rPr>
              <w:t xml:space="preserve"> a time that is smaller than the </w:t>
            </w:r>
            <w:r w:rsidRPr="008C09B7">
              <w:rPr>
                <w:rFonts w:ascii="Arial" w:eastAsia="SimSun" w:hAnsi="Arial" w:cs="Arial"/>
                <w:sz w:val="16"/>
                <w:szCs w:val="16"/>
              </w:rPr>
              <w:t xml:space="preserve">multiple of the number of frames. </w:t>
            </w:r>
          </w:p>
          <w:p w14:paraId="7145647E" w14:textId="293286E5" w:rsidR="008C09B7" w:rsidRPr="002E3565" w:rsidRDefault="008C09B7" w:rsidP="002E3565">
            <w:pPr>
              <w:jc w:val="center"/>
              <w:rPr>
                <w:rFonts w:ascii="Arial" w:hAnsi="Arial" w:cs="Arial"/>
                <w:sz w:val="16"/>
                <w:szCs w:val="16"/>
                <w:lang w:eastAsia="x-none"/>
              </w:rPr>
            </w:pPr>
            <w:r w:rsidRPr="002E3565">
              <w:rPr>
                <w:rFonts w:ascii="Arial" w:hAnsi="Arial" w:cs="Arial"/>
                <w:noProof/>
                <w:color w:val="FF0000"/>
                <w:sz w:val="16"/>
                <w:szCs w:val="16"/>
              </w:rPr>
              <w:t>*** Unchanged text is omitted ***</w:t>
            </w:r>
          </w:p>
        </w:tc>
      </w:tr>
    </w:tbl>
    <w:p w14:paraId="77E9C4A6" w14:textId="77777777" w:rsidR="008C09B7" w:rsidRPr="00C722C3" w:rsidRDefault="008C09B7" w:rsidP="008C09B7">
      <w:pPr>
        <w:autoSpaceDE w:val="0"/>
        <w:autoSpaceDN w:val="0"/>
        <w:snapToGrid w:val="0"/>
        <w:rPr>
          <w:rFonts w:eastAsia="Gulim"/>
          <w:color w:val="000000"/>
          <w:szCs w:val="20"/>
          <w:highlight w:val="yellow"/>
        </w:rPr>
      </w:pPr>
    </w:p>
    <w:p w14:paraId="5F9373AA" w14:textId="77777777" w:rsidR="00C722C3" w:rsidRPr="00C722C3" w:rsidRDefault="00C722C3" w:rsidP="00C722C3">
      <w:pPr>
        <w:autoSpaceDE w:val="0"/>
        <w:autoSpaceDN w:val="0"/>
        <w:snapToGrid w:val="0"/>
        <w:rPr>
          <w:rFonts w:eastAsia="Gulim"/>
          <w:color w:val="000000"/>
          <w:szCs w:val="20"/>
          <w:highlight w:val="green"/>
        </w:rPr>
      </w:pPr>
      <w:r w:rsidRPr="00C722C3">
        <w:rPr>
          <w:rFonts w:eastAsia="Gulim"/>
          <w:color w:val="000000"/>
          <w:szCs w:val="20"/>
          <w:highlight w:val="green"/>
        </w:rPr>
        <w:t>Agreement</w:t>
      </w:r>
    </w:p>
    <w:p w14:paraId="0FE2EB15" w14:textId="77777777" w:rsidR="008C09B7" w:rsidRPr="00312769" w:rsidRDefault="008C09B7" w:rsidP="008C09B7">
      <w:pPr>
        <w:autoSpaceDE w:val="0"/>
        <w:autoSpaceDN w:val="0"/>
        <w:snapToGrid w:val="0"/>
        <w:rPr>
          <w:rFonts w:eastAsia="Gulim"/>
          <w:bCs/>
          <w:color w:val="000000"/>
          <w:szCs w:val="20"/>
        </w:rPr>
      </w:pPr>
      <w:r w:rsidRPr="002A0B8E">
        <w:rPr>
          <w:rFonts w:eastAsia="Gulim"/>
          <w:bCs/>
          <w:color w:val="000000"/>
          <w:szCs w:val="20"/>
        </w:rPr>
        <w:t xml:space="preserve">The following TP </w:t>
      </w:r>
      <w:r>
        <w:rPr>
          <w:rFonts w:eastAsia="Gulim"/>
          <w:bCs/>
          <w:color w:val="000000"/>
          <w:szCs w:val="20"/>
        </w:rPr>
        <w:t xml:space="preserve">to </w:t>
      </w:r>
      <w:r w:rsidRPr="002A0B8E">
        <w:rPr>
          <w:rFonts w:eastAsia="Gulim"/>
          <w:bCs/>
          <w:color w:val="000000"/>
          <w:szCs w:val="20"/>
        </w:rPr>
        <w:t>TS 38.21</w:t>
      </w:r>
      <w:r>
        <w:rPr>
          <w:rFonts w:eastAsia="Gulim"/>
          <w:bCs/>
          <w:color w:val="000000"/>
          <w:szCs w:val="20"/>
        </w:rPr>
        <w:t>4 is endorsed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7"/>
      </w:tblGrid>
      <w:tr w:rsidR="008C09B7" w:rsidRPr="008C09B7" w14:paraId="7B7815B3" w14:textId="77777777" w:rsidTr="004D6991">
        <w:tc>
          <w:tcPr>
            <w:tcW w:w="9857" w:type="dxa"/>
            <w:shd w:val="clear" w:color="auto" w:fill="auto"/>
          </w:tcPr>
          <w:p w14:paraId="0F613E07" w14:textId="77777777" w:rsidR="008C09B7" w:rsidRPr="00B55B2A" w:rsidRDefault="008C09B7" w:rsidP="00B55B2A">
            <w:pPr>
              <w:rPr>
                <w:rFonts w:ascii="Arial" w:hAnsi="Arial" w:cs="Arial"/>
                <w:b/>
                <w:bCs/>
                <w:sz w:val="16"/>
                <w:szCs w:val="16"/>
              </w:rPr>
            </w:pPr>
            <w:r w:rsidRPr="00B55B2A">
              <w:rPr>
                <w:rFonts w:ascii="Arial" w:hAnsi="Arial" w:cs="Arial"/>
                <w:b/>
                <w:bCs/>
                <w:sz w:val="16"/>
                <w:szCs w:val="16"/>
              </w:rPr>
              <w:t>5.1.6.1.1</w:t>
            </w:r>
            <w:r w:rsidRPr="00B55B2A">
              <w:rPr>
                <w:rFonts w:ascii="Arial" w:hAnsi="Arial" w:cs="Arial"/>
                <w:b/>
                <w:bCs/>
                <w:sz w:val="16"/>
                <w:szCs w:val="16"/>
              </w:rPr>
              <w:tab/>
              <w:t>CSI-RS for tracking</w:t>
            </w:r>
          </w:p>
          <w:p w14:paraId="20954B44" w14:textId="77777777" w:rsidR="008C09B7" w:rsidRPr="008C09B7" w:rsidRDefault="008C09B7" w:rsidP="00C722C3">
            <w:pPr>
              <w:jc w:val="center"/>
              <w:rPr>
                <w:rFonts w:ascii="Arial" w:eastAsia="Times New Roman" w:hAnsi="Arial" w:cs="Arial"/>
                <w:sz w:val="16"/>
                <w:szCs w:val="16"/>
              </w:rPr>
            </w:pPr>
            <w:r w:rsidRPr="008C09B7">
              <w:rPr>
                <w:rFonts w:ascii="Arial" w:eastAsia="Times New Roman" w:hAnsi="Arial" w:cs="Arial"/>
                <w:sz w:val="16"/>
                <w:szCs w:val="16"/>
              </w:rPr>
              <w:t>&lt;omitted text&gt;</w:t>
            </w:r>
          </w:p>
          <w:p w14:paraId="1A753670" w14:textId="77777777" w:rsidR="008C09B7" w:rsidRPr="008C09B7" w:rsidRDefault="008C09B7" w:rsidP="00C722C3">
            <w:pPr>
              <w:rPr>
                <w:rFonts w:ascii="Arial" w:eastAsia="Times New Roman" w:hAnsi="Arial" w:cs="Arial"/>
                <w:sz w:val="16"/>
                <w:szCs w:val="16"/>
              </w:rPr>
            </w:pPr>
            <w:r w:rsidRPr="008C09B7">
              <w:rPr>
                <w:rFonts w:ascii="Arial" w:eastAsia="Times New Roman" w:hAnsi="Arial" w:cs="Arial"/>
                <w:sz w:val="16"/>
                <w:szCs w:val="16"/>
              </w:rPr>
              <w:t xml:space="preserve">Each NZP CSI-RS resource, defined in Clause 7.4.1.5.3 of [4, TS 38.211], is configured by the higher layer parameter </w:t>
            </w:r>
            <w:r w:rsidRPr="008C09B7">
              <w:rPr>
                <w:rFonts w:ascii="Arial" w:eastAsia="Times New Roman" w:hAnsi="Arial" w:cs="Arial"/>
                <w:i/>
                <w:iCs/>
                <w:sz w:val="16"/>
                <w:szCs w:val="16"/>
              </w:rPr>
              <w:t>TRS-ResourceSet</w:t>
            </w:r>
            <w:r w:rsidRPr="008C09B7">
              <w:rPr>
                <w:rFonts w:ascii="Arial" w:eastAsia="Times New Roman" w:hAnsi="Arial" w:cs="Arial"/>
                <w:sz w:val="16"/>
                <w:szCs w:val="16"/>
              </w:rPr>
              <w:t xml:space="preserve"> with the following restrictions for a UE in RRC_IDLE or RRC_INACTIVE:</w:t>
            </w:r>
          </w:p>
          <w:p w14:paraId="1DB62C26" w14:textId="77777777" w:rsidR="008C09B7" w:rsidRPr="008C09B7" w:rsidRDefault="008C09B7" w:rsidP="00C722C3">
            <w:pPr>
              <w:ind w:left="568" w:hanging="284"/>
              <w:rPr>
                <w:rFonts w:ascii="Arial" w:eastAsia="Times New Roman" w:hAnsi="Arial" w:cs="Arial"/>
                <w:sz w:val="16"/>
                <w:szCs w:val="16"/>
              </w:rPr>
            </w:pPr>
            <w:r w:rsidRPr="008C09B7">
              <w:rPr>
                <w:rFonts w:ascii="Arial" w:eastAsia="Times New Roman" w:hAnsi="Arial" w:cs="Arial"/>
                <w:sz w:val="16"/>
                <w:szCs w:val="16"/>
              </w:rPr>
              <w:t>-</w:t>
            </w:r>
            <w:r w:rsidRPr="008C09B7">
              <w:rPr>
                <w:rFonts w:ascii="Arial" w:eastAsia="Times New Roman" w:hAnsi="Arial" w:cs="Arial"/>
                <w:sz w:val="16"/>
                <w:szCs w:val="16"/>
              </w:rPr>
              <w:tab/>
              <w:t xml:space="preserve">the number of periodic NZP CSI-RS resources configured by a </w:t>
            </w:r>
            <w:r w:rsidRPr="008C09B7">
              <w:rPr>
                <w:rFonts w:ascii="Arial" w:eastAsia="Times New Roman" w:hAnsi="Arial" w:cs="Arial"/>
                <w:i/>
                <w:iCs/>
                <w:sz w:val="16"/>
                <w:szCs w:val="16"/>
              </w:rPr>
              <w:t>TRS-ResourceSet</w:t>
            </w:r>
            <w:r w:rsidRPr="008C09B7">
              <w:rPr>
                <w:rFonts w:ascii="Arial" w:eastAsia="Times New Roman" w:hAnsi="Arial" w:cs="Arial"/>
                <w:sz w:val="16"/>
                <w:szCs w:val="16"/>
              </w:rPr>
              <w:t xml:space="preserve"> is given by </w:t>
            </w:r>
            <w:r w:rsidRPr="008C09B7">
              <w:rPr>
                <w:rFonts w:ascii="Arial" w:eastAsia="Times New Roman" w:hAnsi="Arial" w:cs="Arial"/>
                <w:i/>
                <w:iCs/>
                <w:sz w:val="16"/>
                <w:szCs w:val="16"/>
              </w:rPr>
              <w:t>numberOfresources</w:t>
            </w:r>
          </w:p>
          <w:p w14:paraId="70C86FE4" w14:textId="77777777" w:rsidR="008C09B7" w:rsidRPr="008C09B7" w:rsidRDefault="008C09B7" w:rsidP="00C722C3">
            <w:pPr>
              <w:ind w:left="568" w:hanging="284"/>
              <w:rPr>
                <w:rFonts w:ascii="Arial" w:eastAsia="Times New Roman" w:hAnsi="Arial" w:cs="Arial"/>
                <w:sz w:val="16"/>
                <w:szCs w:val="16"/>
              </w:rPr>
            </w:pPr>
            <w:r w:rsidRPr="008C09B7">
              <w:rPr>
                <w:rFonts w:ascii="Arial" w:eastAsia="Times New Roman" w:hAnsi="Arial" w:cs="Arial"/>
                <w:sz w:val="16"/>
                <w:szCs w:val="16"/>
              </w:rPr>
              <w:t>-</w:t>
            </w:r>
            <w:r w:rsidRPr="008C09B7">
              <w:rPr>
                <w:rFonts w:ascii="Arial" w:eastAsia="Times New Roman" w:hAnsi="Arial" w:cs="Arial"/>
                <w:sz w:val="16"/>
                <w:szCs w:val="16"/>
              </w:rPr>
              <w:tab/>
              <w:t>the time-domain locations of the two CSI-RS resources in a slot, or of the four CSI-RS resources in two consecutive slots (which are the same across two consecutive slots), is one of</w:t>
            </w:r>
          </w:p>
          <w:p w14:paraId="54795F9C" w14:textId="77777777" w:rsidR="008C09B7" w:rsidRPr="008C09B7" w:rsidRDefault="008C09B7" w:rsidP="00C722C3">
            <w:pPr>
              <w:ind w:left="851" w:hanging="284"/>
              <w:rPr>
                <w:rFonts w:ascii="Arial" w:eastAsia="Times New Roman" w:hAnsi="Arial" w:cs="Arial"/>
                <w:sz w:val="16"/>
                <w:szCs w:val="16"/>
              </w:rPr>
            </w:pPr>
            <w:r w:rsidRPr="008C09B7">
              <w:rPr>
                <w:rFonts w:ascii="Arial" w:eastAsia="Times New Roman" w:hAnsi="Arial" w:cs="Arial"/>
                <w:sz w:val="16"/>
                <w:szCs w:val="16"/>
              </w:rPr>
              <w:t>-</w:t>
            </w:r>
            <w:r w:rsidRPr="008C09B7">
              <w:rPr>
                <w:rFonts w:ascii="Arial" w:eastAsia="Times New Roman" w:hAnsi="Arial" w:cs="Arial"/>
                <w:sz w:val="16"/>
                <w:szCs w:val="16"/>
              </w:rPr>
              <w:tab/>
            </w:r>
            <w:r w:rsidRPr="008C09B7">
              <w:rPr>
                <w:rFonts w:ascii="Arial" w:eastAsia="Times New Roman" w:hAnsi="Arial" w:cs="Arial"/>
                <w:position w:val="-10"/>
                <w:sz w:val="16"/>
                <w:szCs w:val="16"/>
              </w:rPr>
              <w:object w:dxaOrig="700" w:dyaOrig="300" w14:anchorId="1A8D084E">
                <v:shape id="_x0000_i1050" type="#_x0000_t75" style="width:36.75pt;height:14.25pt" o:ole="">
                  <v:imagedata r:id="rId1626" o:title=""/>
                </v:shape>
                <o:OLEObject Type="Embed" ProgID="Equation.3" ShapeID="_x0000_i1050" DrawAspect="Content" ObjectID="_1713593410" r:id="rId1627"/>
              </w:object>
            </w:r>
            <w:r w:rsidRPr="008C09B7">
              <w:rPr>
                <w:rFonts w:ascii="Arial" w:eastAsia="Times New Roman" w:hAnsi="Arial" w:cs="Arial"/>
                <w:sz w:val="16"/>
                <w:szCs w:val="16"/>
              </w:rPr>
              <w:t xml:space="preserve">, </w:t>
            </w:r>
            <w:r w:rsidRPr="008C09B7">
              <w:rPr>
                <w:rFonts w:ascii="Arial" w:eastAsia="Times New Roman" w:hAnsi="Arial" w:cs="Arial"/>
                <w:position w:val="-10"/>
                <w:sz w:val="16"/>
                <w:szCs w:val="16"/>
              </w:rPr>
              <w:object w:dxaOrig="700" w:dyaOrig="300" w14:anchorId="2F844825">
                <v:shape id="_x0000_i1051" type="#_x0000_t75" style="width:36.75pt;height:14.25pt" o:ole="">
                  <v:imagedata r:id="rId1628" o:title=""/>
                </v:shape>
                <o:OLEObject Type="Embed" ProgID="Equation.3" ShapeID="_x0000_i1051" DrawAspect="Content" ObjectID="_1713593411" r:id="rId1629"/>
              </w:object>
            </w:r>
            <w:r w:rsidRPr="008C09B7">
              <w:rPr>
                <w:rFonts w:ascii="Arial" w:eastAsia="Times New Roman" w:hAnsi="Arial" w:cs="Arial"/>
                <w:sz w:val="16"/>
                <w:szCs w:val="16"/>
              </w:rPr>
              <w:t>, or</w:t>
            </w:r>
            <w:r w:rsidRPr="008C09B7">
              <w:rPr>
                <w:rFonts w:ascii="Arial" w:eastAsia="Times New Roman" w:hAnsi="Arial" w:cs="Arial"/>
                <w:position w:val="-10"/>
                <w:sz w:val="16"/>
                <w:szCs w:val="16"/>
              </w:rPr>
              <w:object w:dxaOrig="780" w:dyaOrig="300" w14:anchorId="00D07994">
                <v:shape id="_x0000_i1052" type="#_x0000_t75" style="width:43.5pt;height:14.25pt" o:ole="">
                  <v:imagedata r:id="rId1630" o:title=""/>
                </v:shape>
                <o:OLEObject Type="Embed" ProgID="Equation.3" ShapeID="_x0000_i1052" DrawAspect="Content" ObjectID="_1713593412" r:id="rId1631"/>
              </w:object>
            </w:r>
            <w:r w:rsidRPr="008C09B7">
              <w:rPr>
                <w:rFonts w:ascii="Arial" w:eastAsia="Times New Roman" w:hAnsi="Arial" w:cs="Arial"/>
                <w:sz w:val="16"/>
                <w:szCs w:val="16"/>
              </w:rPr>
              <w:t xml:space="preserve"> for frequency range 1 and frequency range 2,</w:t>
            </w:r>
          </w:p>
          <w:p w14:paraId="4F55BF29" w14:textId="77777777" w:rsidR="008C09B7" w:rsidRPr="008C09B7" w:rsidRDefault="008C09B7" w:rsidP="00C722C3">
            <w:pPr>
              <w:ind w:left="851" w:hanging="284"/>
              <w:rPr>
                <w:rFonts w:ascii="Arial" w:eastAsia="Times New Roman" w:hAnsi="Arial" w:cs="Arial"/>
                <w:sz w:val="16"/>
                <w:szCs w:val="16"/>
              </w:rPr>
            </w:pPr>
            <w:r w:rsidRPr="008C09B7">
              <w:rPr>
                <w:rFonts w:ascii="Arial" w:eastAsia="Times New Roman" w:hAnsi="Arial" w:cs="Arial"/>
                <w:sz w:val="16"/>
                <w:szCs w:val="16"/>
              </w:rPr>
              <w:t>-</w:t>
            </w:r>
            <w:r w:rsidRPr="008C09B7">
              <w:rPr>
                <w:rFonts w:ascii="Arial" w:eastAsia="Times New Roman" w:hAnsi="Arial" w:cs="Arial"/>
                <w:sz w:val="16"/>
                <w:szCs w:val="16"/>
              </w:rPr>
              <w:tab/>
            </w:r>
            <w:r w:rsidRPr="008C09B7">
              <w:rPr>
                <w:rFonts w:ascii="Arial" w:eastAsia="Times New Roman" w:hAnsi="Arial" w:cs="Arial"/>
                <w:position w:val="-10"/>
                <w:sz w:val="16"/>
                <w:szCs w:val="16"/>
              </w:rPr>
              <w:object w:dxaOrig="700" w:dyaOrig="300" w14:anchorId="58D4D6D7">
                <v:shape id="_x0000_i1053" type="#_x0000_t75" style="width:36.75pt;height:14.25pt" o:ole="">
                  <v:imagedata r:id="rId1632" o:title=""/>
                </v:shape>
                <o:OLEObject Type="Embed" ProgID="Equation.3" ShapeID="_x0000_i1053" DrawAspect="Content" ObjectID="_1713593413" r:id="rId1633"/>
              </w:object>
            </w:r>
            <w:r w:rsidRPr="008C09B7">
              <w:rPr>
                <w:rFonts w:ascii="Arial" w:eastAsia="Times New Roman" w:hAnsi="Arial" w:cs="Arial"/>
                <w:sz w:val="16"/>
                <w:szCs w:val="16"/>
              </w:rPr>
              <w:t xml:space="preserve">, </w:t>
            </w:r>
            <w:r w:rsidRPr="008C09B7">
              <w:rPr>
                <w:rFonts w:ascii="Arial" w:eastAsia="Times New Roman" w:hAnsi="Arial" w:cs="Arial"/>
                <w:position w:val="-10"/>
                <w:sz w:val="16"/>
                <w:szCs w:val="16"/>
              </w:rPr>
              <w:object w:dxaOrig="639" w:dyaOrig="300" w14:anchorId="7842D929">
                <v:shape id="_x0000_i1054" type="#_x0000_t75" style="width:28.5pt;height:14.25pt" o:ole="">
                  <v:imagedata r:id="rId1634" o:title=""/>
                </v:shape>
                <o:OLEObject Type="Embed" ProgID="Equation.3" ShapeID="_x0000_i1054" DrawAspect="Content" ObjectID="_1713593414" r:id="rId1635"/>
              </w:object>
            </w:r>
            <w:r w:rsidRPr="008C09B7">
              <w:rPr>
                <w:rFonts w:ascii="Arial" w:eastAsia="Times New Roman" w:hAnsi="Arial" w:cs="Arial"/>
                <w:sz w:val="16"/>
                <w:szCs w:val="16"/>
              </w:rPr>
              <w:t xml:space="preserve">, </w:t>
            </w:r>
            <w:r w:rsidRPr="008C09B7">
              <w:rPr>
                <w:rFonts w:ascii="Arial" w:eastAsia="Times New Roman" w:hAnsi="Arial" w:cs="Arial"/>
                <w:position w:val="-10"/>
                <w:sz w:val="16"/>
                <w:szCs w:val="16"/>
              </w:rPr>
              <w:object w:dxaOrig="700" w:dyaOrig="300" w14:anchorId="3791E425">
                <v:shape id="_x0000_i1055" type="#_x0000_t75" style="width:36.75pt;height:14.25pt" o:ole="">
                  <v:imagedata r:id="rId1636" o:title=""/>
                </v:shape>
                <o:OLEObject Type="Embed" ProgID="Equation.3" ShapeID="_x0000_i1055" DrawAspect="Content" ObjectID="_1713593415" r:id="rId1637"/>
              </w:object>
            </w:r>
            <w:r w:rsidRPr="008C09B7">
              <w:rPr>
                <w:rFonts w:ascii="Arial" w:eastAsia="Times New Roman" w:hAnsi="Arial" w:cs="Arial"/>
                <w:sz w:val="16"/>
                <w:szCs w:val="16"/>
              </w:rPr>
              <w:t xml:space="preserve">, </w:t>
            </w:r>
            <w:r w:rsidRPr="008C09B7">
              <w:rPr>
                <w:rFonts w:ascii="Arial" w:eastAsia="Times New Roman" w:hAnsi="Arial" w:cs="Arial"/>
                <w:position w:val="-10"/>
                <w:sz w:val="16"/>
                <w:szCs w:val="16"/>
              </w:rPr>
              <w:object w:dxaOrig="680" w:dyaOrig="300" w14:anchorId="72EA28CB">
                <v:shape id="_x0000_i1056" type="#_x0000_t75" style="width:36.75pt;height:14.25pt" o:ole="">
                  <v:imagedata r:id="rId1638" o:title=""/>
                </v:shape>
                <o:OLEObject Type="Embed" ProgID="Equation.3" ShapeID="_x0000_i1056" DrawAspect="Content" ObjectID="_1713593416" r:id="rId1639"/>
              </w:object>
            </w:r>
            <w:r w:rsidRPr="008C09B7">
              <w:rPr>
                <w:rFonts w:ascii="Arial" w:eastAsia="Times New Roman" w:hAnsi="Arial" w:cs="Arial"/>
                <w:sz w:val="16"/>
                <w:szCs w:val="16"/>
              </w:rPr>
              <w:t xml:space="preserve">, </w:t>
            </w:r>
            <w:r w:rsidRPr="008C09B7">
              <w:rPr>
                <w:rFonts w:ascii="Arial" w:eastAsia="Times New Roman" w:hAnsi="Arial" w:cs="Arial"/>
                <w:position w:val="-10"/>
                <w:sz w:val="16"/>
                <w:szCs w:val="16"/>
              </w:rPr>
              <w:object w:dxaOrig="760" w:dyaOrig="300" w14:anchorId="1C2BED48">
                <v:shape id="_x0000_i1057" type="#_x0000_t75" style="width:35.25pt;height:14.25pt" o:ole="">
                  <v:imagedata r:id="rId1640" o:title=""/>
                </v:shape>
                <o:OLEObject Type="Embed" ProgID="Equation.3" ShapeID="_x0000_i1057" DrawAspect="Content" ObjectID="_1713593417" r:id="rId1641"/>
              </w:object>
            </w:r>
            <w:r w:rsidRPr="008C09B7">
              <w:rPr>
                <w:rFonts w:ascii="Arial" w:eastAsia="Times New Roman" w:hAnsi="Arial" w:cs="Arial"/>
                <w:sz w:val="16"/>
                <w:szCs w:val="16"/>
              </w:rPr>
              <w:t xml:space="preserve">, </w:t>
            </w:r>
            <w:r w:rsidRPr="008C09B7">
              <w:rPr>
                <w:rFonts w:ascii="Arial" w:eastAsia="Times New Roman" w:hAnsi="Arial" w:cs="Arial"/>
                <w:position w:val="-10"/>
                <w:sz w:val="16"/>
                <w:szCs w:val="16"/>
              </w:rPr>
              <w:object w:dxaOrig="760" w:dyaOrig="300" w14:anchorId="5C3AAE9C">
                <v:shape id="_x0000_i1058" type="#_x0000_t75" style="width:35.25pt;height:14.25pt" o:ole="">
                  <v:imagedata r:id="rId1642" o:title=""/>
                </v:shape>
                <o:OLEObject Type="Embed" ProgID="Equation.3" ShapeID="_x0000_i1058" DrawAspect="Content" ObjectID="_1713593418" r:id="rId1643"/>
              </w:object>
            </w:r>
            <w:r w:rsidRPr="008C09B7">
              <w:rPr>
                <w:rFonts w:ascii="Arial" w:eastAsia="Times New Roman" w:hAnsi="Arial" w:cs="Arial"/>
                <w:sz w:val="16"/>
                <w:szCs w:val="16"/>
              </w:rPr>
              <w:t xml:space="preserve"> or </w:t>
            </w:r>
            <w:r w:rsidRPr="008C09B7">
              <w:rPr>
                <w:rFonts w:ascii="Arial" w:eastAsia="Times New Roman" w:hAnsi="Arial" w:cs="Arial"/>
                <w:position w:val="-10"/>
                <w:sz w:val="16"/>
                <w:szCs w:val="16"/>
              </w:rPr>
              <w:object w:dxaOrig="760" w:dyaOrig="300" w14:anchorId="52496D23">
                <v:shape id="_x0000_i1059" type="#_x0000_t75" style="width:35.25pt;height:14.25pt" o:ole="">
                  <v:imagedata r:id="rId1644" o:title=""/>
                </v:shape>
                <o:OLEObject Type="Embed" ProgID="Equation.3" ShapeID="_x0000_i1059" DrawAspect="Content" ObjectID="_1713593419" r:id="rId1645"/>
              </w:object>
            </w:r>
            <w:r w:rsidRPr="008C09B7">
              <w:rPr>
                <w:rFonts w:ascii="Arial" w:eastAsia="Times New Roman" w:hAnsi="Arial" w:cs="Arial"/>
                <w:sz w:val="16"/>
                <w:szCs w:val="16"/>
              </w:rPr>
              <w:t xml:space="preserve"> for frequency range 2.</w:t>
            </w:r>
          </w:p>
          <w:p w14:paraId="2793596B" w14:textId="77777777" w:rsidR="008C09B7" w:rsidRPr="008C09B7" w:rsidRDefault="008C09B7" w:rsidP="00C722C3">
            <w:pPr>
              <w:ind w:left="851" w:hanging="284"/>
              <w:rPr>
                <w:rFonts w:ascii="Arial" w:eastAsia="Times New Roman" w:hAnsi="Arial" w:cs="Arial"/>
                <w:sz w:val="16"/>
                <w:szCs w:val="16"/>
              </w:rPr>
            </w:pPr>
            <w:r w:rsidRPr="008C09B7">
              <w:rPr>
                <w:rFonts w:ascii="Arial" w:eastAsia="Times New Roman" w:hAnsi="Arial" w:cs="Arial"/>
                <w:sz w:val="16"/>
                <w:szCs w:val="16"/>
              </w:rPr>
              <w:t>-</w:t>
            </w:r>
            <w:r w:rsidRPr="008C09B7">
              <w:rPr>
                <w:rFonts w:ascii="Arial" w:eastAsia="Times New Roman" w:hAnsi="Arial" w:cs="Arial"/>
                <w:sz w:val="16"/>
                <w:szCs w:val="16"/>
              </w:rPr>
              <w:tab/>
              <w:t xml:space="preserve">where the first symbol location in a slot is indicated by </w:t>
            </w:r>
            <w:r w:rsidRPr="008C09B7">
              <w:rPr>
                <w:rFonts w:ascii="Arial" w:eastAsia="Times New Roman" w:hAnsi="Arial" w:cs="Arial"/>
                <w:i/>
                <w:iCs/>
                <w:sz w:val="16"/>
                <w:szCs w:val="16"/>
              </w:rPr>
              <w:t>firstOFDMSymbolInTimeDomain</w:t>
            </w:r>
            <w:r w:rsidRPr="008C09B7">
              <w:rPr>
                <w:rFonts w:ascii="Arial" w:eastAsia="Times New Roman" w:hAnsi="Arial" w:cs="Arial"/>
                <w:sz w:val="16"/>
                <w:szCs w:val="16"/>
              </w:rPr>
              <w:t xml:space="preserve"> in the </w:t>
            </w:r>
            <w:r w:rsidRPr="008C09B7">
              <w:rPr>
                <w:rFonts w:ascii="Arial" w:eastAsia="Times New Roman" w:hAnsi="Arial" w:cs="Arial"/>
                <w:i/>
                <w:iCs/>
                <w:sz w:val="16"/>
                <w:szCs w:val="16"/>
              </w:rPr>
              <w:t>TRS-ResourceSet</w:t>
            </w:r>
            <w:r w:rsidRPr="008C09B7">
              <w:rPr>
                <w:rFonts w:ascii="Arial" w:eastAsia="Times New Roman" w:hAnsi="Arial" w:cs="Arial"/>
                <w:sz w:val="16"/>
                <w:szCs w:val="16"/>
              </w:rPr>
              <w:t xml:space="preserve"> and the second symbol location in a slot is </w:t>
            </w:r>
            <w:r w:rsidRPr="008C09B7">
              <w:rPr>
                <w:rFonts w:ascii="Arial" w:eastAsia="Times New Roman" w:hAnsi="Arial" w:cs="Arial"/>
                <w:i/>
                <w:iCs/>
                <w:sz w:val="16"/>
                <w:szCs w:val="16"/>
              </w:rPr>
              <w:t xml:space="preserve">firstOFDMSymbolInTimeDomain + </w:t>
            </w:r>
            <w:r w:rsidRPr="008C09B7">
              <w:rPr>
                <w:rFonts w:ascii="Arial" w:eastAsia="Times New Roman" w:hAnsi="Arial" w:cs="Arial"/>
                <w:sz w:val="16"/>
                <w:szCs w:val="16"/>
              </w:rPr>
              <w:t>4</w:t>
            </w:r>
          </w:p>
          <w:p w14:paraId="5ADA2953" w14:textId="77777777" w:rsidR="008C09B7" w:rsidRPr="008C09B7" w:rsidRDefault="008C09B7" w:rsidP="00C722C3">
            <w:pPr>
              <w:ind w:left="568" w:hanging="284"/>
              <w:rPr>
                <w:rFonts w:ascii="Arial" w:eastAsia="Times New Roman" w:hAnsi="Arial" w:cs="Arial"/>
                <w:sz w:val="16"/>
                <w:szCs w:val="16"/>
              </w:rPr>
            </w:pPr>
            <w:r w:rsidRPr="008C09B7">
              <w:rPr>
                <w:rFonts w:ascii="Arial" w:eastAsia="Times New Roman" w:hAnsi="Arial" w:cs="Arial"/>
                <w:sz w:val="16"/>
                <w:szCs w:val="16"/>
              </w:rPr>
              <w:t>-</w:t>
            </w:r>
            <w:r w:rsidRPr="008C09B7">
              <w:rPr>
                <w:rFonts w:ascii="Arial" w:eastAsia="Times New Roman" w:hAnsi="Arial" w:cs="Arial"/>
                <w:sz w:val="16"/>
                <w:szCs w:val="16"/>
              </w:rPr>
              <w:tab/>
              <w:t xml:space="preserve">a single port CSI-RS resource with density </w:t>
            </w:r>
            <w:r w:rsidRPr="008C09B7">
              <w:rPr>
                <w:rFonts w:ascii="Arial" w:eastAsia="Times New Roman" w:hAnsi="Arial" w:cs="Arial"/>
                <w:position w:val="-10"/>
                <w:sz w:val="16"/>
                <w:szCs w:val="16"/>
              </w:rPr>
              <w:object w:dxaOrig="499" w:dyaOrig="279" w14:anchorId="65ECC914">
                <v:shape id="_x0000_i1060" type="#_x0000_t75" style="width:21.75pt;height:14.25pt" o:ole="">
                  <v:imagedata r:id="rId1646" o:title=""/>
                </v:shape>
                <o:OLEObject Type="Embed" ProgID="Equation.3" ShapeID="_x0000_i1060" DrawAspect="Content" ObjectID="_1713593420" r:id="rId1647"/>
              </w:object>
            </w:r>
            <w:r w:rsidRPr="008C09B7">
              <w:rPr>
                <w:rFonts w:ascii="Arial" w:eastAsia="Times New Roman" w:hAnsi="Arial" w:cs="Arial"/>
                <w:sz w:val="16"/>
                <w:szCs w:val="16"/>
              </w:rPr>
              <w:t xml:space="preserve"> given by Table 7.4.1.5.3-1 from [4, TS 38.211]</w:t>
            </w:r>
            <w:r w:rsidRPr="008C09B7">
              <w:rPr>
                <w:rFonts w:ascii="Arial" w:eastAsia="Times New Roman" w:hAnsi="Arial" w:cs="Arial"/>
                <w:i/>
                <w:sz w:val="16"/>
                <w:szCs w:val="16"/>
              </w:rPr>
              <w:t>.</w:t>
            </w:r>
          </w:p>
          <w:p w14:paraId="7E702B9E" w14:textId="77777777" w:rsidR="008C09B7" w:rsidRPr="008C09B7" w:rsidRDefault="008C09B7" w:rsidP="00C722C3">
            <w:pPr>
              <w:ind w:left="568" w:hanging="284"/>
              <w:rPr>
                <w:rFonts w:ascii="Arial" w:eastAsia="Times New Roman" w:hAnsi="Arial" w:cs="Arial"/>
                <w:sz w:val="16"/>
                <w:szCs w:val="16"/>
              </w:rPr>
            </w:pPr>
            <w:r w:rsidRPr="008C09B7">
              <w:rPr>
                <w:rFonts w:ascii="Arial" w:eastAsia="Times New Roman" w:hAnsi="Arial" w:cs="Arial"/>
                <w:sz w:val="16"/>
                <w:szCs w:val="16"/>
              </w:rPr>
              <w:t>-</w:t>
            </w:r>
            <w:r w:rsidRPr="008C09B7">
              <w:rPr>
                <w:rFonts w:ascii="Arial" w:eastAsia="Times New Roman" w:hAnsi="Arial" w:cs="Arial"/>
                <w:sz w:val="16"/>
                <w:szCs w:val="16"/>
              </w:rPr>
              <w:tab/>
              <w:t xml:space="preserve">the bandwidth and the frequency location of the NZP CSI-RS resource, is given by the higher layer parameter </w:t>
            </w:r>
            <w:r w:rsidRPr="008C09B7">
              <w:rPr>
                <w:rFonts w:ascii="Arial" w:eastAsia="Times New Roman" w:hAnsi="Arial" w:cs="Arial"/>
                <w:i/>
                <w:iCs/>
                <w:sz w:val="16"/>
                <w:szCs w:val="16"/>
              </w:rPr>
              <w:t>nrofRBs</w:t>
            </w:r>
            <w:r w:rsidRPr="008C09B7">
              <w:rPr>
                <w:rFonts w:ascii="Arial" w:eastAsia="Times New Roman" w:hAnsi="Arial" w:cs="Arial"/>
                <w:sz w:val="16"/>
                <w:szCs w:val="16"/>
              </w:rPr>
              <w:t xml:space="preserve">, </w:t>
            </w:r>
            <w:r w:rsidRPr="008C09B7">
              <w:rPr>
                <w:rFonts w:ascii="Arial" w:eastAsia="Times New Roman" w:hAnsi="Arial" w:cs="Arial"/>
                <w:i/>
                <w:iCs/>
                <w:sz w:val="16"/>
                <w:szCs w:val="16"/>
              </w:rPr>
              <w:t>startingRB</w:t>
            </w:r>
            <w:r w:rsidRPr="008C09B7">
              <w:rPr>
                <w:rFonts w:ascii="Arial" w:eastAsia="Times New Roman" w:hAnsi="Arial" w:cs="Arial"/>
                <w:sz w:val="16"/>
                <w:szCs w:val="16"/>
              </w:rPr>
              <w:t xml:space="preserve"> and </w:t>
            </w:r>
            <w:r w:rsidRPr="008C09B7">
              <w:rPr>
                <w:rFonts w:ascii="Arial" w:eastAsia="Times New Roman" w:hAnsi="Arial" w:cs="Arial"/>
                <w:i/>
                <w:iCs/>
                <w:sz w:val="16"/>
                <w:szCs w:val="16"/>
              </w:rPr>
              <w:t>frequencyDomainAllocation</w:t>
            </w:r>
            <w:r w:rsidRPr="008C09B7">
              <w:rPr>
                <w:rFonts w:ascii="Arial" w:eastAsia="Times New Roman" w:hAnsi="Arial" w:cs="Arial"/>
                <w:sz w:val="16"/>
                <w:szCs w:val="16"/>
              </w:rPr>
              <w:t xml:space="preserve"> in a </w:t>
            </w:r>
            <w:r w:rsidRPr="008C09B7">
              <w:rPr>
                <w:rFonts w:ascii="Arial" w:eastAsia="Times New Roman" w:hAnsi="Arial" w:cs="Arial"/>
                <w:i/>
                <w:iCs/>
                <w:sz w:val="16"/>
                <w:szCs w:val="16"/>
              </w:rPr>
              <w:t>TRS-ResourceSet</w:t>
            </w:r>
            <w:r w:rsidRPr="008C09B7">
              <w:rPr>
                <w:rFonts w:ascii="Arial" w:eastAsia="Times New Roman" w:hAnsi="Arial" w:cs="Arial"/>
                <w:sz w:val="16"/>
                <w:szCs w:val="16"/>
              </w:rPr>
              <w:t xml:space="preserve"> and applies to all resources in a </w:t>
            </w:r>
            <w:r w:rsidRPr="008C09B7">
              <w:rPr>
                <w:rFonts w:ascii="Arial" w:eastAsia="Times New Roman" w:hAnsi="Arial" w:cs="Arial"/>
                <w:i/>
                <w:iCs/>
                <w:sz w:val="16"/>
                <w:szCs w:val="16"/>
              </w:rPr>
              <w:t>TRS-ResourceSet</w:t>
            </w:r>
            <w:r w:rsidRPr="008C09B7">
              <w:rPr>
                <w:rFonts w:ascii="Arial" w:eastAsia="Times New Roman" w:hAnsi="Arial" w:cs="Arial"/>
                <w:sz w:val="16"/>
                <w:szCs w:val="16"/>
              </w:rPr>
              <w:t xml:space="preserve">. </w:t>
            </w:r>
            <w:r w:rsidRPr="008C09B7">
              <w:rPr>
                <w:rFonts w:ascii="Arial" w:eastAsia="Times New Roman" w:hAnsi="Arial" w:cs="Arial"/>
                <w:strike/>
                <w:color w:val="FF0000"/>
                <w:sz w:val="16"/>
                <w:szCs w:val="16"/>
              </w:rPr>
              <w:t xml:space="preserve">The frequencyDomainAllocation configuration is </w:t>
            </w:r>
            <w:r w:rsidRPr="008C09B7">
              <w:rPr>
                <w:rFonts w:ascii="Arial" w:eastAsia="SimSun" w:hAnsi="Arial" w:cs="Arial"/>
                <w:color w:val="FF0000"/>
                <w:sz w:val="16"/>
                <w:szCs w:val="16"/>
                <w:u w:val="single"/>
              </w:rPr>
              <w:t xml:space="preserve">Bandwidth, </w:t>
            </w:r>
            <w:r w:rsidRPr="008C09B7">
              <w:rPr>
                <w:rFonts w:ascii="Arial" w:eastAsia="SimSun" w:hAnsi="Arial" w:cs="Arial"/>
                <w:i/>
                <w:iCs/>
                <w:color w:val="FF0000"/>
                <w:sz w:val="16"/>
                <w:szCs w:val="16"/>
                <w:u w:val="single"/>
              </w:rPr>
              <w:t>nrofRBs</w:t>
            </w:r>
            <w:r w:rsidRPr="008C09B7">
              <w:rPr>
                <w:rFonts w:ascii="Arial" w:eastAsia="SimSun" w:hAnsi="Arial" w:cs="Arial"/>
                <w:color w:val="FF0000"/>
                <w:sz w:val="16"/>
                <w:szCs w:val="16"/>
                <w:u w:val="single"/>
              </w:rPr>
              <w:t xml:space="preserve">, and the initial CRB index, </w:t>
            </w:r>
            <w:r w:rsidRPr="008C09B7">
              <w:rPr>
                <w:rFonts w:ascii="Arial" w:eastAsia="SimSun" w:hAnsi="Arial" w:cs="Arial"/>
                <w:i/>
                <w:iCs/>
                <w:color w:val="FF0000"/>
                <w:sz w:val="16"/>
                <w:szCs w:val="16"/>
                <w:u w:val="single"/>
              </w:rPr>
              <w:t>startingRB</w:t>
            </w:r>
            <w:r w:rsidRPr="008C09B7">
              <w:rPr>
                <w:rFonts w:ascii="Arial" w:eastAsia="SimSun" w:hAnsi="Arial" w:cs="Arial"/>
                <w:color w:val="FF0000"/>
                <w:sz w:val="16"/>
                <w:szCs w:val="16"/>
                <w:u w:val="single"/>
              </w:rPr>
              <w:t xml:space="preserve">, of the NZP CSI-RS resource configured by </w:t>
            </w:r>
            <w:r w:rsidRPr="008C09B7">
              <w:rPr>
                <w:rFonts w:ascii="Arial" w:eastAsia="SimSun" w:hAnsi="Arial" w:cs="Arial"/>
                <w:i/>
                <w:iCs/>
                <w:color w:val="FF0000"/>
                <w:sz w:val="16"/>
                <w:szCs w:val="16"/>
                <w:u w:val="single"/>
              </w:rPr>
              <w:t>TRS-ResourceSet</w:t>
            </w:r>
            <w:r w:rsidRPr="008C09B7">
              <w:rPr>
                <w:rFonts w:ascii="Arial" w:eastAsia="SimSun" w:hAnsi="Arial" w:cs="Arial"/>
                <w:color w:val="FF0000"/>
                <w:sz w:val="16"/>
                <w:szCs w:val="16"/>
                <w:u w:val="single"/>
              </w:rPr>
              <w:t xml:space="preserve"> are </w:t>
            </w:r>
            <w:r w:rsidRPr="008C09B7">
              <w:rPr>
                <w:rFonts w:ascii="Arial" w:eastAsia="Times New Roman" w:hAnsi="Arial" w:cs="Arial"/>
                <w:sz w:val="16"/>
                <w:szCs w:val="16"/>
              </w:rPr>
              <w:t>not restricted by initial DL BWP.</w:t>
            </w:r>
          </w:p>
          <w:p w14:paraId="30463DC4" w14:textId="77777777" w:rsidR="008C09B7" w:rsidRPr="008C09B7" w:rsidRDefault="008C09B7" w:rsidP="00C722C3">
            <w:pPr>
              <w:ind w:left="568" w:hanging="284"/>
              <w:rPr>
                <w:rFonts w:ascii="Arial" w:eastAsia="Times New Roman" w:hAnsi="Arial" w:cs="Arial"/>
                <w:sz w:val="16"/>
                <w:szCs w:val="16"/>
              </w:rPr>
            </w:pPr>
            <w:r w:rsidRPr="008C09B7">
              <w:rPr>
                <w:rFonts w:ascii="Arial" w:eastAsia="Times New Roman" w:hAnsi="Arial" w:cs="Arial"/>
                <w:sz w:val="16"/>
                <w:szCs w:val="16"/>
              </w:rPr>
              <w:t>-</w:t>
            </w:r>
            <w:r w:rsidRPr="008C09B7">
              <w:rPr>
                <w:rFonts w:ascii="Arial" w:eastAsia="Times New Roman" w:hAnsi="Arial" w:cs="Arial"/>
                <w:sz w:val="16"/>
                <w:szCs w:val="16"/>
              </w:rPr>
              <w:tab/>
              <w:t>UE is not required to receive TRS occasions outside the initial DL BWP.</w:t>
            </w:r>
          </w:p>
          <w:p w14:paraId="11BC5B4D" w14:textId="77777777" w:rsidR="008C09B7" w:rsidRPr="008C09B7" w:rsidRDefault="008C09B7" w:rsidP="00C722C3">
            <w:pPr>
              <w:ind w:left="568" w:hanging="284"/>
              <w:rPr>
                <w:rFonts w:ascii="Arial" w:eastAsia="Times New Roman" w:hAnsi="Arial" w:cs="Arial"/>
                <w:sz w:val="16"/>
                <w:szCs w:val="16"/>
              </w:rPr>
            </w:pPr>
            <w:r w:rsidRPr="008C09B7">
              <w:rPr>
                <w:rFonts w:ascii="Arial" w:eastAsia="Times New Roman" w:hAnsi="Arial" w:cs="Arial"/>
                <w:sz w:val="16"/>
                <w:szCs w:val="16"/>
              </w:rPr>
              <w:t>-</w:t>
            </w:r>
            <w:r w:rsidRPr="008C09B7">
              <w:rPr>
                <w:rFonts w:ascii="Arial" w:eastAsia="Times New Roman" w:hAnsi="Arial" w:cs="Arial"/>
                <w:sz w:val="16"/>
                <w:szCs w:val="16"/>
              </w:rPr>
              <w:tab/>
              <w:t xml:space="preserve">the periodicity for periodic NZP CSI-RS resources, is given by the higher layer parameter </w:t>
            </w:r>
            <w:r w:rsidRPr="008C09B7">
              <w:rPr>
                <w:rFonts w:ascii="Arial" w:eastAsia="Times New Roman" w:hAnsi="Arial" w:cs="Arial"/>
                <w:i/>
                <w:sz w:val="16"/>
                <w:szCs w:val="16"/>
              </w:rPr>
              <w:t xml:space="preserve">periodicityAndOffset </w:t>
            </w:r>
            <w:r w:rsidRPr="008C09B7">
              <w:rPr>
                <w:rFonts w:ascii="Arial" w:eastAsia="Times New Roman" w:hAnsi="Arial" w:cs="Arial"/>
                <w:sz w:val="16"/>
                <w:szCs w:val="16"/>
              </w:rPr>
              <w:t>configured b</w:t>
            </w:r>
            <w:r w:rsidRPr="008C09B7">
              <w:rPr>
                <w:rFonts w:ascii="Arial" w:eastAsia="Times New Roman" w:hAnsi="Arial" w:cs="Arial"/>
                <w:i/>
                <w:sz w:val="16"/>
                <w:szCs w:val="16"/>
              </w:rPr>
              <w:t>y</w:t>
            </w:r>
            <w:r w:rsidRPr="008C09B7">
              <w:rPr>
                <w:rFonts w:ascii="Arial" w:eastAsia="Times New Roman" w:hAnsi="Arial" w:cs="Arial"/>
                <w:color w:val="000000"/>
                <w:sz w:val="16"/>
                <w:szCs w:val="16"/>
              </w:rPr>
              <w:t xml:space="preserve"> a </w:t>
            </w:r>
            <w:r w:rsidRPr="008C09B7">
              <w:rPr>
                <w:rFonts w:ascii="Arial" w:eastAsia="Times New Roman" w:hAnsi="Arial" w:cs="Arial"/>
                <w:i/>
                <w:color w:val="000000"/>
                <w:sz w:val="16"/>
                <w:szCs w:val="16"/>
              </w:rPr>
              <w:t>TRS-ResourceSet</w:t>
            </w:r>
            <w:r w:rsidRPr="008C09B7">
              <w:rPr>
                <w:rFonts w:ascii="Arial" w:eastAsia="Times New Roman" w:hAnsi="Arial" w:cs="Arial"/>
                <w:sz w:val="16"/>
                <w:szCs w:val="16"/>
              </w:rPr>
              <w:t xml:space="preserve">, is one of </w:t>
            </w:r>
            <w:r w:rsidRPr="008C09B7">
              <w:rPr>
                <w:rFonts w:ascii="Arial" w:eastAsia="Times New Roman" w:hAnsi="Arial" w:cs="Arial"/>
                <w:position w:val="-14"/>
                <w:sz w:val="16"/>
                <w:szCs w:val="16"/>
              </w:rPr>
              <w:object w:dxaOrig="580" w:dyaOrig="380" w14:anchorId="47EAFDA6">
                <v:shape id="_x0000_i1061" type="#_x0000_t75" style="width:27.75pt;height:21.75pt" o:ole="">
                  <v:imagedata r:id="rId1648" o:title=""/>
                </v:shape>
                <o:OLEObject Type="Embed" ProgID="Equation.3" ShapeID="_x0000_i1061" DrawAspect="Content" ObjectID="_1713593421" r:id="rId1649"/>
              </w:object>
            </w:r>
            <w:r w:rsidRPr="008C09B7">
              <w:rPr>
                <w:rFonts w:ascii="Arial" w:eastAsia="Times New Roman" w:hAnsi="Arial" w:cs="Arial"/>
                <w:sz w:val="16"/>
                <w:szCs w:val="16"/>
              </w:rPr>
              <w:t xml:space="preserve">slots where </w:t>
            </w:r>
            <w:r w:rsidRPr="008C09B7">
              <w:rPr>
                <w:rFonts w:ascii="Arial" w:eastAsia="Times New Roman" w:hAnsi="Arial" w:cs="Arial"/>
                <w:position w:val="-14"/>
                <w:sz w:val="16"/>
                <w:szCs w:val="16"/>
              </w:rPr>
              <w:object w:dxaOrig="520" w:dyaOrig="340" w14:anchorId="1D11AD09">
                <v:shape id="_x0000_i1062" type="#_x0000_t75" style="width:28.5pt;height:14.25pt" o:ole="">
                  <v:imagedata r:id="rId1650" o:title=""/>
                </v:shape>
                <o:OLEObject Type="Embed" ProgID="Equation.3" ShapeID="_x0000_i1062" DrawAspect="Content" ObjectID="_1713593422" r:id="rId1651"/>
              </w:object>
            </w:r>
            <w:r w:rsidRPr="008C09B7">
              <w:rPr>
                <w:rFonts w:ascii="Arial" w:eastAsia="Times New Roman" w:hAnsi="Arial" w:cs="Arial"/>
                <w:sz w:val="16"/>
                <w:szCs w:val="16"/>
              </w:rPr>
              <w:t xml:space="preserve">10, 20, 40, or 80 and where µ is defined in Clause 4.3 of [4, TS 38.211], applies to all resources in a </w:t>
            </w:r>
            <w:r w:rsidRPr="008C09B7">
              <w:rPr>
                <w:rFonts w:ascii="Arial" w:eastAsia="Times New Roman" w:hAnsi="Arial" w:cs="Arial"/>
                <w:i/>
                <w:color w:val="000000"/>
                <w:sz w:val="16"/>
                <w:szCs w:val="16"/>
              </w:rPr>
              <w:t>TRS-ResourceSet</w:t>
            </w:r>
            <w:r w:rsidRPr="008C09B7">
              <w:rPr>
                <w:rFonts w:ascii="Arial" w:eastAsia="Times New Roman" w:hAnsi="Arial" w:cs="Arial"/>
                <w:sz w:val="16"/>
                <w:szCs w:val="16"/>
              </w:rPr>
              <w:t xml:space="preserve">. The slot offset given by the higher layer parameter </w:t>
            </w:r>
            <w:r w:rsidRPr="008C09B7">
              <w:rPr>
                <w:rFonts w:ascii="Arial" w:eastAsia="Times New Roman" w:hAnsi="Arial" w:cs="Arial"/>
                <w:i/>
                <w:sz w:val="16"/>
                <w:szCs w:val="16"/>
              </w:rPr>
              <w:t xml:space="preserve">periodicityAndOffset </w:t>
            </w:r>
            <w:r w:rsidRPr="008C09B7">
              <w:rPr>
                <w:rFonts w:ascii="Arial" w:eastAsia="Times New Roman" w:hAnsi="Arial" w:cs="Arial"/>
                <w:iCs/>
                <w:sz w:val="16"/>
                <w:szCs w:val="16"/>
              </w:rPr>
              <w:t xml:space="preserve">configured </w:t>
            </w:r>
            <w:r w:rsidRPr="008C09B7">
              <w:rPr>
                <w:rFonts w:ascii="Arial" w:eastAsia="Times New Roman" w:hAnsi="Arial" w:cs="Arial"/>
                <w:sz w:val="16"/>
                <w:szCs w:val="16"/>
              </w:rPr>
              <w:t>b</w:t>
            </w:r>
            <w:r w:rsidRPr="008C09B7">
              <w:rPr>
                <w:rFonts w:ascii="Arial" w:eastAsia="Times New Roman" w:hAnsi="Arial" w:cs="Arial"/>
                <w:i/>
                <w:sz w:val="16"/>
                <w:szCs w:val="16"/>
              </w:rPr>
              <w:t>y</w:t>
            </w:r>
            <w:r w:rsidRPr="008C09B7">
              <w:rPr>
                <w:rFonts w:ascii="Arial" w:eastAsia="Times New Roman" w:hAnsi="Arial" w:cs="Arial"/>
                <w:color w:val="000000"/>
                <w:sz w:val="16"/>
                <w:szCs w:val="16"/>
              </w:rPr>
              <w:t xml:space="preserve"> a </w:t>
            </w:r>
            <w:r w:rsidRPr="008C09B7">
              <w:rPr>
                <w:rFonts w:ascii="Arial" w:eastAsia="Times New Roman" w:hAnsi="Arial" w:cs="Arial"/>
                <w:i/>
                <w:color w:val="000000"/>
                <w:sz w:val="16"/>
                <w:szCs w:val="16"/>
              </w:rPr>
              <w:t>TRS-ResourceSet</w:t>
            </w:r>
            <w:r w:rsidRPr="008C09B7">
              <w:rPr>
                <w:rFonts w:ascii="Arial" w:eastAsia="Times New Roman" w:hAnsi="Arial" w:cs="Arial"/>
                <w:iCs/>
                <w:color w:val="000000"/>
                <w:sz w:val="16"/>
                <w:szCs w:val="16"/>
              </w:rPr>
              <w:t xml:space="preserve"> provides the location of the </w:t>
            </w:r>
            <w:r w:rsidRPr="008C09B7">
              <w:rPr>
                <w:rFonts w:ascii="Arial" w:eastAsia="Times New Roman" w:hAnsi="Arial" w:cs="Arial"/>
                <w:iCs/>
                <w:color w:val="FF0000"/>
                <w:sz w:val="16"/>
                <w:szCs w:val="16"/>
                <w:u w:val="single"/>
              </w:rPr>
              <w:t>first</w:t>
            </w:r>
            <w:r w:rsidRPr="008C09B7">
              <w:rPr>
                <w:rFonts w:ascii="Arial" w:eastAsia="Times New Roman" w:hAnsi="Arial" w:cs="Arial"/>
                <w:iCs/>
                <w:color w:val="000000"/>
                <w:sz w:val="16"/>
                <w:szCs w:val="16"/>
              </w:rPr>
              <w:t xml:space="preserve"> slot containing the periodic NZP CSI-RS resources configured by </w:t>
            </w:r>
            <w:r w:rsidRPr="008C09B7">
              <w:rPr>
                <w:rFonts w:ascii="Arial" w:eastAsia="Times New Roman" w:hAnsi="Arial" w:cs="Arial"/>
                <w:sz w:val="16"/>
                <w:szCs w:val="16"/>
              </w:rPr>
              <w:t>b</w:t>
            </w:r>
            <w:r w:rsidRPr="008C09B7">
              <w:rPr>
                <w:rFonts w:ascii="Arial" w:eastAsia="Times New Roman" w:hAnsi="Arial" w:cs="Arial"/>
                <w:i/>
                <w:sz w:val="16"/>
                <w:szCs w:val="16"/>
              </w:rPr>
              <w:t>y</w:t>
            </w:r>
            <w:r w:rsidRPr="008C09B7">
              <w:rPr>
                <w:rFonts w:ascii="Arial" w:eastAsia="Times New Roman" w:hAnsi="Arial" w:cs="Arial"/>
                <w:color w:val="000000"/>
                <w:sz w:val="16"/>
                <w:szCs w:val="16"/>
              </w:rPr>
              <w:t xml:space="preserve"> a </w:t>
            </w:r>
            <w:r w:rsidRPr="008C09B7">
              <w:rPr>
                <w:rFonts w:ascii="Arial" w:eastAsia="Times New Roman" w:hAnsi="Arial" w:cs="Arial"/>
                <w:i/>
                <w:color w:val="000000"/>
                <w:sz w:val="16"/>
                <w:szCs w:val="16"/>
              </w:rPr>
              <w:t>TRS-ResourceSet.</w:t>
            </w:r>
          </w:p>
          <w:p w14:paraId="02075D50" w14:textId="77777777" w:rsidR="008C09B7" w:rsidRPr="008C09B7" w:rsidRDefault="008C09B7" w:rsidP="00C722C3">
            <w:pPr>
              <w:ind w:left="568" w:hanging="284"/>
              <w:rPr>
                <w:rFonts w:ascii="Arial" w:eastAsia="Times New Roman" w:hAnsi="Arial" w:cs="Arial"/>
                <w:sz w:val="16"/>
                <w:szCs w:val="16"/>
              </w:rPr>
            </w:pPr>
            <w:r w:rsidRPr="008C09B7">
              <w:rPr>
                <w:rFonts w:ascii="Arial" w:eastAsia="Times New Roman" w:hAnsi="Arial" w:cs="Arial"/>
                <w:sz w:val="16"/>
                <w:szCs w:val="16"/>
              </w:rPr>
              <w:t>-</w:t>
            </w:r>
            <w:r w:rsidRPr="008C09B7">
              <w:rPr>
                <w:rFonts w:ascii="Arial" w:eastAsia="Times New Roman" w:hAnsi="Arial" w:cs="Arial"/>
                <w:sz w:val="16"/>
                <w:szCs w:val="16"/>
              </w:rPr>
              <w:tab/>
              <w:t xml:space="preserve">the UE does not expect the </w:t>
            </w:r>
            <w:r w:rsidRPr="008C09B7">
              <w:rPr>
                <w:rFonts w:ascii="Arial" w:eastAsia="Times New Roman" w:hAnsi="Arial" w:cs="Arial"/>
                <w:i/>
                <w:iCs/>
                <w:sz w:val="16"/>
                <w:szCs w:val="16"/>
              </w:rPr>
              <w:t>TRS-ResourceSet</w:t>
            </w:r>
            <w:r w:rsidRPr="008C09B7">
              <w:rPr>
                <w:rFonts w:ascii="Arial" w:eastAsia="Times New Roman" w:hAnsi="Arial" w:cs="Arial"/>
                <w:sz w:val="16"/>
                <w:szCs w:val="16"/>
              </w:rPr>
              <w:t xml:space="preserve"> to be configured with the periodicity of </w:t>
            </w:r>
            <w:r w:rsidRPr="008C09B7">
              <w:rPr>
                <w:rFonts w:ascii="Arial" w:eastAsia="Times New Roman" w:hAnsi="Arial" w:cs="Arial"/>
                <w:position w:val="-6"/>
                <w:sz w:val="16"/>
                <w:szCs w:val="16"/>
              </w:rPr>
              <w:object w:dxaOrig="660" w:dyaOrig="300" w14:anchorId="4A28030B">
                <v:shape id="_x0000_i1063" type="#_x0000_t75" style="width:36.75pt;height:14.25pt" o:ole="">
                  <v:imagedata r:id="rId1652" o:title=""/>
                </v:shape>
                <o:OLEObject Type="Embed" ProgID="Equation.3" ShapeID="_x0000_i1063" DrawAspect="Content" ObjectID="_1713593423" r:id="rId1653"/>
              </w:object>
            </w:r>
            <w:r w:rsidRPr="008C09B7">
              <w:rPr>
                <w:rFonts w:ascii="Arial" w:eastAsia="Times New Roman" w:hAnsi="Arial" w:cs="Arial"/>
                <w:sz w:val="16"/>
                <w:szCs w:val="16"/>
              </w:rPr>
              <w:t xml:space="preserve"> slots if the bandwidth of NZP CSI-RS resource is larger than 52 resource blocks.</w:t>
            </w:r>
          </w:p>
          <w:p w14:paraId="6F936C59" w14:textId="77777777" w:rsidR="008C09B7" w:rsidRPr="008C09B7" w:rsidRDefault="008C09B7" w:rsidP="00C722C3">
            <w:pPr>
              <w:ind w:left="567" w:hanging="284"/>
              <w:rPr>
                <w:rFonts w:ascii="Arial" w:eastAsia="Times New Roman" w:hAnsi="Arial" w:cs="Arial"/>
                <w:sz w:val="16"/>
                <w:szCs w:val="16"/>
              </w:rPr>
            </w:pPr>
            <w:r w:rsidRPr="008C09B7">
              <w:rPr>
                <w:rFonts w:ascii="Arial" w:eastAsia="Times New Roman" w:hAnsi="Arial" w:cs="Arial"/>
                <w:sz w:val="16"/>
                <w:szCs w:val="16"/>
              </w:rPr>
              <w:t>-</w:t>
            </w:r>
            <w:r w:rsidRPr="008C09B7">
              <w:rPr>
                <w:rFonts w:ascii="Arial" w:eastAsia="Times New Roman" w:hAnsi="Arial" w:cs="Arial"/>
                <w:sz w:val="16"/>
                <w:szCs w:val="16"/>
              </w:rPr>
              <w:tab/>
              <w:t xml:space="preserve">the UE may assume the sub-carrier spacing of the NZP CSI-RS resources configured by </w:t>
            </w:r>
            <w:r w:rsidRPr="008C09B7">
              <w:rPr>
                <w:rFonts w:ascii="Arial" w:eastAsia="Times New Roman" w:hAnsi="Arial" w:cs="Arial"/>
                <w:i/>
                <w:color w:val="000000"/>
                <w:sz w:val="16"/>
                <w:szCs w:val="16"/>
              </w:rPr>
              <w:t>TRS-ResourceSet</w:t>
            </w:r>
            <w:r w:rsidRPr="008C09B7">
              <w:rPr>
                <w:rFonts w:ascii="Arial" w:eastAsia="Times New Roman" w:hAnsi="Arial" w:cs="Arial"/>
                <w:sz w:val="16"/>
                <w:szCs w:val="16"/>
              </w:rPr>
              <w:t xml:space="preserve"> to be same as the sub-carrier spacing of the initial DL BWP.</w:t>
            </w:r>
          </w:p>
          <w:p w14:paraId="05B08B92" w14:textId="77777777" w:rsidR="008C09B7" w:rsidRPr="008C09B7" w:rsidRDefault="008C09B7" w:rsidP="00C722C3">
            <w:pPr>
              <w:ind w:left="568" w:hanging="284"/>
              <w:rPr>
                <w:rFonts w:ascii="Arial" w:eastAsia="Times New Roman" w:hAnsi="Arial" w:cs="Arial"/>
                <w:sz w:val="16"/>
                <w:szCs w:val="16"/>
              </w:rPr>
            </w:pPr>
            <w:r w:rsidRPr="008C09B7">
              <w:rPr>
                <w:rFonts w:ascii="Arial" w:eastAsia="Times New Roman" w:hAnsi="Arial" w:cs="Arial"/>
                <w:sz w:val="16"/>
                <w:szCs w:val="16"/>
              </w:rPr>
              <w:t>-</w:t>
            </w:r>
            <w:r w:rsidRPr="008C09B7">
              <w:rPr>
                <w:rFonts w:ascii="Arial" w:eastAsia="Times New Roman" w:hAnsi="Arial" w:cs="Arial"/>
                <w:sz w:val="16"/>
                <w:szCs w:val="16"/>
              </w:rPr>
              <w:tab/>
            </w:r>
            <w:r w:rsidRPr="008C09B7">
              <w:rPr>
                <w:rFonts w:ascii="Arial" w:eastAsia="Times New Roman" w:hAnsi="Arial" w:cs="Arial"/>
                <w:i/>
                <w:sz w:val="16"/>
                <w:szCs w:val="16"/>
              </w:rPr>
              <w:t>powerControlOffsetSS</w:t>
            </w:r>
            <w:r w:rsidRPr="008C09B7" w:rsidDel="003D71D9">
              <w:rPr>
                <w:rFonts w:ascii="Arial" w:eastAsia="Times New Roman" w:hAnsi="Arial" w:cs="Arial"/>
                <w:i/>
                <w:sz w:val="16"/>
                <w:szCs w:val="16"/>
              </w:rPr>
              <w:t xml:space="preserve"> </w:t>
            </w:r>
            <w:r w:rsidRPr="008C09B7">
              <w:rPr>
                <w:rFonts w:ascii="Arial" w:eastAsia="Times New Roman" w:hAnsi="Arial" w:cs="Arial"/>
                <w:sz w:val="16"/>
                <w:szCs w:val="16"/>
              </w:rPr>
              <w:t>given by</w:t>
            </w:r>
            <w:r w:rsidRPr="008C09B7">
              <w:rPr>
                <w:rFonts w:ascii="Arial" w:eastAsia="Times New Roman" w:hAnsi="Arial" w:cs="Arial"/>
                <w:i/>
                <w:sz w:val="16"/>
                <w:szCs w:val="16"/>
              </w:rPr>
              <w:t xml:space="preserve"> </w:t>
            </w:r>
            <w:r w:rsidRPr="008C09B7">
              <w:rPr>
                <w:rFonts w:ascii="Arial" w:eastAsia="Times New Roman" w:hAnsi="Arial" w:cs="Arial"/>
                <w:color w:val="000000"/>
                <w:sz w:val="16"/>
                <w:szCs w:val="16"/>
              </w:rPr>
              <w:t xml:space="preserve">a </w:t>
            </w:r>
            <w:r w:rsidRPr="008C09B7">
              <w:rPr>
                <w:rFonts w:ascii="Arial" w:eastAsia="Times New Roman" w:hAnsi="Arial" w:cs="Arial"/>
                <w:i/>
                <w:color w:val="000000"/>
                <w:sz w:val="16"/>
                <w:szCs w:val="16"/>
              </w:rPr>
              <w:t>TRS-ResourceSet</w:t>
            </w:r>
            <w:r w:rsidRPr="008C09B7">
              <w:rPr>
                <w:rFonts w:ascii="Arial" w:eastAsia="Times New Roman" w:hAnsi="Arial" w:cs="Arial"/>
                <w:sz w:val="16"/>
                <w:szCs w:val="16"/>
              </w:rPr>
              <w:t xml:space="preserve"> applies to all resources in a </w:t>
            </w:r>
            <w:r w:rsidRPr="008C09B7">
              <w:rPr>
                <w:rFonts w:ascii="Arial" w:eastAsia="Times New Roman" w:hAnsi="Arial" w:cs="Arial"/>
                <w:i/>
                <w:color w:val="000000"/>
                <w:sz w:val="16"/>
                <w:szCs w:val="16"/>
              </w:rPr>
              <w:t>TRS-ResourceSet</w:t>
            </w:r>
            <w:r w:rsidRPr="008C09B7">
              <w:rPr>
                <w:rFonts w:ascii="Arial" w:eastAsia="Times New Roman" w:hAnsi="Arial" w:cs="Arial"/>
                <w:sz w:val="16"/>
                <w:szCs w:val="16"/>
              </w:rPr>
              <w:t>.</w:t>
            </w:r>
          </w:p>
          <w:p w14:paraId="60E7268B" w14:textId="77777777" w:rsidR="008C09B7" w:rsidRPr="008C09B7" w:rsidRDefault="008C09B7" w:rsidP="00C722C3">
            <w:pPr>
              <w:ind w:left="568" w:hanging="284"/>
              <w:rPr>
                <w:rFonts w:ascii="Arial" w:eastAsia="Times New Roman" w:hAnsi="Arial" w:cs="Arial"/>
                <w:sz w:val="16"/>
                <w:szCs w:val="16"/>
              </w:rPr>
            </w:pPr>
            <w:r w:rsidRPr="008C09B7">
              <w:rPr>
                <w:rFonts w:ascii="Arial" w:eastAsia="Times New Roman" w:hAnsi="Arial" w:cs="Arial"/>
                <w:sz w:val="16"/>
                <w:szCs w:val="16"/>
              </w:rPr>
              <w:t>-</w:t>
            </w:r>
            <w:r w:rsidRPr="008C09B7">
              <w:rPr>
                <w:rFonts w:ascii="Arial" w:eastAsia="Times New Roman" w:hAnsi="Arial" w:cs="Arial"/>
                <w:sz w:val="16"/>
                <w:szCs w:val="16"/>
              </w:rPr>
              <w:tab/>
              <w:t xml:space="preserve">the QCL information for periodic NZP CSI-RS resources, is given by the higher layer parameter </w:t>
            </w:r>
            <w:r w:rsidRPr="008C09B7">
              <w:rPr>
                <w:rFonts w:ascii="Arial" w:eastAsia="Times New Roman" w:hAnsi="Arial" w:cs="Arial"/>
                <w:i/>
                <w:iCs/>
                <w:sz w:val="16"/>
                <w:szCs w:val="16"/>
              </w:rPr>
              <w:t>ssb-Index</w:t>
            </w:r>
            <w:r w:rsidRPr="008C09B7">
              <w:rPr>
                <w:rFonts w:ascii="Arial" w:eastAsia="Times New Roman" w:hAnsi="Arial" w:cs="Arial"/>
                <w:sz w:val="16"/>
                <w:szCs w:val="16"/>
              </w:rPr>
              <w:t xml:space="preserve"> configured by a </w:t>
            </w:r>
            <w:r w:rsidRPr="008C09B7">
              <w:rPr>
                <w:rFonts w:ascii="Arial" w:eastAsia="Times New Roman" w:hAnsi="Arial" w:cs="Arial"/>
                <w:i/>
                <w:iCs/>
                <w:sz w:val="16"/>
                <w:szCs w:val="16"/>
              </w:rPr>
              <w:t>TRS-ResourceSet</w:t>
            </w:r>
            <w:r w:rsidRPr="008C09B7">
              <w:rPr>
                <w:rFonts w:ascii="Arial" w:eastAsia="Times New Roman" w:hAnsi="Arial" w:cs="Arial"/>
                <w:sz w:val="16"/>
                <w:szCs w:val="16"/>
              </w:rPr>
              <w:t xml:space="preserve">, is a SS/PBCH block, applies to all resources in a </w:t>
            </w:r>
            <w:r w:rsidRPr="008C09B7">
              <w:rPr>
                <w:rFonts w:ascii="Arial" w:eastAsia="Times New Roman" w:hAnsi="Arial" w:cs="Arial"/>
                <w:i/>
                <w:iCs/>
                <w:sz w:val="16"/>
                <w:szCs w:val="16"/>
              </w:rPr>
              <w:t>TRS-ResourceSet</w:t>
            </w:r>
            <w:r w:rsidRPr="008C09B7">
              <w:rPr>
                <w:rFonts w:ascii="Arial" w:eastAsia="Times New Roman" w:hAnsi="Arial" w:cs="Arial"/>
                <w:sz w:val="16"/>
                <w:szCs w:val="16"/>
              </w:rPr>
              <w:t>.</w:t>
            </w:r>
          </w:p>
          <w:p w14:paraId="1EBE9FC7" w14:textId="77777777" w:rsidR="008C09B7" w:rsidRPr="008C09B7" w:rsidRDefault="008C09B7" w:rsidP="00C722C3">
            <w:pPr>
              <w:ind w:left="568" w:hanging="284"/>
              <w:rPr>
                <w:rFonts w:ascii="Arial" w:eastAsia="Times New Roman" w:hAnsi="Arial" w:cs="Arial"/>
                <w:sz w:val="16"/>
                <w:szCs w:val="16"/>
              </w:rPr>
            </w:pPr>
            <w:r w:rsidRPr="008C09B7">
              <w:rPr>
                <w:rFonts w:ascii="Arial" w:eastAsia="Times New Roman" w:hAnsi="Arial" w:cs="Arial"/>
                <w:sz w:val="16"/>
                <w:szCs w:val="16"/>
              </w:rPr>
              <w:t xml:space="preserve">-     </w:t>
            </w:r>
            <w:r w:rsidRPr="008C09B7">
              <w:rPr>
                <w:rFonts w:ascii="Arial" w:eastAsia="Times New Roman" w:hAnsi="Arial" w:cs="Arial"/>
                <w:color w:val="FF0000"/>
                <w:sz w:val="16"/>
                <w:szCs w:val="16"/>
                <w:u w:val="single"/>
              </w:rPr>
              <w:t xml:space="preserve">One or more </w:t>
            </w:r>
            <w:r w:rsidRPr="008C09B7">
              <w:rPr>
                <w:rFonts w:ascii="Arial" w:eastAsia="Times New Roman" w:hAnsi="Arial" w:cs="Arial"/>
                <w:i/>
                <w:iCs/>
                <w:color w:val="FF0000"/>
                <w:sz w:val="16"/>
                <w:szCs w:val="16"/>
                <w:u w:val="single"/>
              </w:rPr>
              <w:t>scramblingIDs</w:t>
            </w:r>
            <w:r w:rsidRPr="008C09B7">
              <w:rPr>
                <w:rFonts w:ascii="Arial" w:eastAsia="Times New Roman" w:hAnsi="Arial" w:cs="Arial"/>
                <w:color w:val="FF0000"/>
                <w:sz w:val="16"/>
                <w:szCs w:val="16"/>
                <w:u w:val="single"/>
              </w:rPr>
              <w:t xml:space="preserve"> where if a single </w:t>
            </w:r>
            <w:r w:rsidRPr="008C09B7">
              <w:rPr>
                <w:rFonts w:ascii="Arial" w:eastAsia="Times New Roman" w:hAnsi="Arial" w:cs="Arial"/>
                <w:i/>
                <w:iCs/>
                <w:color w:val="FF0000"/>
                <w:sz w:val="16"/>
                <w:szCs w:val="16"/>
                <w:u w:val="single"/>
              </w:rPr>
              <w:t>scramblingID</w:t>
            </w:r>
            <w:r w:rsidRPr="008C09B7">
              <w:rPr>
                <w:rFonts w:ascii="Arial" w:eastAsia="Times New Roman" w:hAnsi="Arial" w:cs="Arial"/>
                <w:color w:val="FF0000"/>
                <w:sz w:val="16"/>
                <w:szCs w:val="16"/>
                <w:u w:val="single"/>
              </w:rPr>
              <w:t xml:space="preserve"> is configured, it applies to all NZP-CSI-RS resources in the resource set, otherwise, each NZP-CSI-RS resource is provided with a </w:t>
            </w:r>
            <w:r w:rsidRPr="008C09B7">
              <w:rPr>
                <w:rFonts w:ascii="Arial" w:eastAsia="Times New Roman" w:hAnsi="Arial" w:cs="Arial"/>
                <w:i/>
                <w:iCs/>
                <w:color w:val="FF0000"/>
                <w:sz w:val="16"/>
                <w:szCs w:val="16"/>
                <w:u w:val="single"/>
              </w:rPr>
              <w:t>scramblingID</w:t>
            </w:r>
            <w:r w:rsidRPr="008C09B7">
              <w:rPr>
                <w:rFonts w:ascii="Arial" w:eastAsia="Times New Roman" w:hAnsi="Arial" w:cs="Arial"/>
                <w:color w:val="FF0000"/>
                <w:sz w:val="16"/>
                <w:szCs w:val="16"/>
                <w:u w:val="single"/>
              </w:rPr>
              <w:t>.</w:t>
            </w:r>
          </w:p>
          <w:p w14:paraId="120463BF" w14:textId="77777777" w:rsidR="008C09B7" w:rsidRPr="008C09B7" w:rsidRDefault="008C09B7" w:rsidP="00C722C3">
            <w:pPr>
              <w:ind w:left="568" w:hanging="284"/>
              <w:rPr>
                <w:rFonts w:ascii="Arial" w:eastAsia="Times New Roman" w:hAnsi="Arial" w:cs="Arial"/>
                <w:sz w:val="16"/>
                <w:szCs w:val="16"/>
              </w:rPr>
            </w:pPr>
            <w:r w:rsidRPr="008C09B7">
              <w:rPr>
                <w:rFonts w:ascii="Arial" w:eastAsia="Times New Roman" w:hAnsi="Arial" w:cs="Arial"/>
                <w:sz w:val="16"/>
                <w:szCs w:val="16"/>
              </w:rPr>
              <w:t>-</w:t>
            </w:r>
            <w:r w:rsidRPr="008C09B7">
              <w:rPr>
                <w:rFonts w:ascii="Arial" w:eastAsia="Times New Roman" w:hAnsi="Arial" w:cs="Arial"/>
                <w:sz w:val="16"/>
                <w:szCs w:val="16"/>
              </w:rPr>
              <w:tab/>
              <w:t>the UE may assume the following quasi co-location type(s):</w:t>
            </w:r>
          </w:p>
          <w:p w14:paraId="4D7350AE" w14:textId="77777777" w:rsidR="008C09B7" w:rsidRPr="008C09B7" w:rsidRDefault="008C09B7" w:rsidP="00C722C3">
            <w:pPr>
              <w:ind w:left="851" w:hanging="284"/>
              <w:rPr>
                <w:rFonts w:ascii="Arial" w:eastAsia="Times New Roman" w:hAnsi="Arial" w:cs="Arial"/>
                <w:sz w:val="16"/>
                <w:szCs w:val="16"/>
              </w:rPr>
            </w:pPr>
            <w:r w:rsidRPr="008C09B7">
              <w:rPr>
                <w:rFonts w:ascii="Arial" w:eastAsia="Times New Roman" w:hAnsi="Arial" w:cs="Arial"/>
                <w:sz w:val="16"/>
                <w:szCs w:val="16"/>
              </w:rPr>
              <w:t>-</w:t>
            </w:r>
            <w:r w:rsidRPr="008C09B7">
              <w:rPr>
                <w:rFonts w:ascii="Arial" w:eastAsia="Times New Roman" w:hAnsi="Arial" w:cs="Arial"/>
                <w:sz w:val="16"/>
                <w:szCs w:val="16"/>
              </w:rPr>
              <w:tab/>
              <w:t>'typeC' with an SS/PBCH block and, when applicable, 'typeD' with the same SS/PBCH block.</w:t>
            </w:r>
          </w:p>
          <w:p w14:paraId="5BEB0930" w14:textId="77777777" w:rsidR="008C09B7" w:rsidRPr="008C09B7" w:rsidRDefault="008C09B7" w:rsidP="00C722C3">
            <w:pPr>
              <w:rPr>
                <w:rFonts w:ascii="Arial" w:eastAsia="Times New Roman" w:hAnsi="Arial" w:cs="Arial"/>
                <w:sz w:val="16"/>
                <w:szCs w:val="16"/>
              </w:rPr>
            </w:pPr>
            <w:r w:rsidRPr="008C09B7">
              <w:rPr>
                <w:rFonts w:ascii="Arial" w:eastAsia="Times New Roman" w:hAnsi="Arial" w:cs="Arial"/>
                <w:sz w:val="16"/>
                <w:szCs w:val="16"/>
              </w:rPr>
              <w:t xml:space="preserve">For each </w:t>
            </w:r>
            <w:r w:rsidRPr="008C09B7">
              <w:rPr>
                <w:rFonts w:ascii="Arial" w:eastAsia="Times New Roman" w:hAnsi="Arial" w:cs="Arial"/>
                <w:i/>
                <w:iCs/>
                <w:sz w:val="16"/>
                <w:szCs w:val="16"/>
              </w:rPr>
              <w:t>TRS-ResourceSet</w:t>
            </w:r>
            <w:r w:rsidRPr="008C09B7">
              <w:rPr>
                <w:rFonts w:ascii="Arial" w:eastAsia="Times New Roman" w:hAnsi="Arial" w:cs="Arial"/>
                <w:sz w:val="16"/>
                <w:szCs w:val="16"/>
              </w:rPr>
              <w:t xml:space="preserve"> the index of the associated bit in TRS availability indication field [5, TS 38.212], is given by the higher layer parameter </w:t>
            </w:r>
            <w:r w:rsidRPr="008C09B7">
              <w:rPr>
                <w:rFonts w:ascii="Arial" w:eastAsia="Times New Roman" w:hAnsi="Arial" w:cs="Arial"/>
                <w:i/>
                <w:iCs/>
                <w:sz w:val="16"/>
                <w:szCs w:val="16"/>
              </w:rPr>
              <w:t>indBitID</w:t>
            </w:r>
            <w:r w:rsidRPr="008C09B7">
              <w:rPr>
                <w:rFonts w:ascii="Arial" w:eastAsia="Times New Roman" w:hAnsi="Arial" w:cs="Arial"/>
                <w:sz w:val="16"/>
                <w:szCs w:val="16"/>
              </w:rPr>
              <w:t>.</w:t>
            </w:r>
          </w:p>
          <w:p w14:paraId="5469D75E" w14:textId="57F3BBD8" w:rsidR="008C09B7" w:rsidRPr="008C09B7" w:rsidRDefault="008C09B7" w:rsidP="00C722C3">
            <w:pPr>
              <w:autoSpaceDE w:val="0"/>
              <w:autoSpaceDN w:val="0"/>
              <w:snapToGrid w:val="0"/>
              <w:spacing w:line="257" w:lineRule="auto"/>
              <w:jc w:val="center"/>
              <w:rPr>
                <w:rFonts w:ascii="Arial" w:hAnsi="Arial" w:cs="Arial"/>
                <w:sz w:val="16"/>
                <w:szCs w:val="16"/>
                <w:lang w:eastAsia="x-none"/>
              </w:rPr>
            </w:pPr>
            <w:r w:rsidRPr="008C09B7">
              <w:rPr>
                <w:rFonts w:ascii="Arial" w:eastAsia="Times New Roman" w:hAnsi="Arial" w:cs="Arial"/>
                <w:sz w:val="16"/>
                <w:szCs w:val="16"/>
              </w:rPr>
              <w:t>&lt;omitted text&gt;</w:t>
            </w:r>
          </w:p>
        </w:tc>
      </w:tr>
    </w:tbl>
    <w:p w14:paraId="48E56B17" w14:textId="77777777" w:rsidR="008C09B7" w:rsidRDefault="008C09B7" w:rsidP="008C09B7">
      <w:pPr>
        <w:rPr>
          <w:lang w:eastAsia="x-none"/>
        </w:rPr>
      </w:pPr>
    </w:p>
    <w:p w14:paraId="244A1CF6" w14:textId="53618C60" w:rsidR="008C09B7" w:rsidRPr="00C722C3" w:rsidRDefault="008C09B7" w:rsidP="008C09B7">
      <w:pPr>
        <w:snapToGrid w:val="0"/>
        <w:spacing w:line="259" w:lineRule="auto"/>
        <w:rPr>
          <w:rFonts w:eastAsia="Gulim"/>
          <w:color w:val="000000"/>
          <w:szCs w:val="20"/>
          <w:u w:val="single"/>
        </w:rPr>
      </w:pPr>
      <w:r w:rsidRPr="00C722C3">
        <w:rPr>
          <w:rFonts w:eastAsia="Gulim"/>
          <w:color w:val="000000"/>
          <w:szCs w:val="20"/>
          <w:u w:val="single"/>
        </w:rPr>
        <w:t>Conclusion</w:t>
      </w:r>
    </w:p>
    <w:p w14:paraId="4A45C768" w14:textId="77777777" w:rsidR="008C09B7" w:rsidRPr="0005793E" w:rsidRDefault="008C09B7" w:rsidP="008C09B7">
      <w:pPr>
        <w:autoSpaceDE w:val="0"/>
        <w:autoSpaceDN w:val="0"/>
        <w:snapToGrid w:val="0"/>
        <w:spacing w:line="259" w:lineRule="auto"/>
        <w:rPr>
          <w:rFonts w:eastAsia="Microsoft YaHei UI"/>
          <w:color w:val="000000"/>
          <w:szCs w:val="20"/>
        </w:rPr>
      </w:pPr>
      <w:r w:rsidRPr="0005793E">
        <w:rPr>
          <w:rFonts w:eastAsia="Microsoft YaHei UI"/>
          <w:color w:val="000000"/>
          <w:szCs w:val="20"/>
        </w:rPr>
        <w:t xml:space="preserve">No consensus to support </w:t>
      </w:r>
    </w:p>
    <w:p w14:paraId="71FFC9E7" w14:textId="25EF2402" w:rsidR="008C09B7" w:rsidRPr="00C722C3" w:rsidRDefault="008C09B7" w:rsidP="00A63FAE">
      <w:pPr>
        <w:numPr>
          <w:ilvl w:val="0"/>
          <w:numId w:val="99"/>
        </w:numPr>
        <w:autoSpaceDE w:val="0"/>
        <w:autoSpaceDN w:val="0"/>
        <w:snapToGrid w:val="0"/>
        <w:spacing w:line="259" w:lineRule="auto"/>
        <w:rPr>
          <w:rFonts w:eastAsia="DengXian"/>
          <w:szCs w:val="20"/>
        </w:rPr>
      </w:pPr>
      <w:r w:rsidRPr="0005793E">
        <w:rPr>
          <w:rFonts w:eastAsia="DengXian"/>
          <w:szCs w:val="20"/>
        </w:rPr>
        <w:t>PEI DCI provides L1 availability indication information only</w:t>
      </w:r>
      <w:r w:rsidR="00C722C3">
        <w:rPr>
          <w:rFonts w:eastAsia="DengXian"/>
          <w:szCs w:val="20"/>
        </w:rPr>
        <w:t xml:space="preserve"> </w:t>
      </w:r>
      <w:r w:rsidRPr="0005793E">
        <w:rPr>
          <w:rFonts w:eastAsia="DengXian"/>
          <w:szCs w:val="20"/>
        </w:rPr>
        <w:t>for RS resources with QCL references to be</w:t>
      </w:r>
      <w:r w:rsidR="00C722C3">
        <w:rPr>
          <w:rFonts w:eastAsia="DengXian"/>
          <w:szCs w:val="20"/>
        </w:rPr>
        <w:t xml:space="preserve"> </w:t>
      </w:r>
      <w:r w:rsidRPr="0005793E">
        <w:rPr>
          <w:rFonts w:eastAsia="DengXian"/>
          <w:szCs w:val="20"/>
        </w:rPr>
        <w:t>the</w:t>
      </w:r>
      <w:r w:rsidR="00C722C3">
        <w:rPr>
          <w:rFonts w:eastAsia="DengXian"/>
          <w:szCs w:val="20"/>
        </w:rPr>
        <w:t xml:space="preserve"> </w:t>
      </w:r>
      <w:r w:rsidRPr="0005793E">
        <w:rPr>
          <w:rFonts w:eastAsia="DengXian"/>
          <w:szCs w:val="20"/>
        </w:rPr>
        <w:t xml:space="preserve">same as for </w:t>
      </w:r>
      <w:r w:rsidRPr="00C722C3">
        <w:rPr>
          <w:rFonts w:eastAsia="DengXian"/>
          <w:szCs w:val="20"/>
        </w:rPr>
        <w:t>the</w:t>
      </w:r>
      <w:r w:rsidR="00C722C3" w:rsidRPr="00C722C3">
        <w:rPr>
          <w:rFonts w:eastAsia="DengXian"/>
          <w:szCs w:val="20"/>
        </w:rPr>
        <w:t xml:space="preserve"> </w:t>
      </w:r>
      <w:r w:rsidRPr="00C722C3">
        <w:rPr>
          <w:rFonts w:eastAsia="DengXian"/>
          <w:szCs w:val="20"/>
        </w:rPr>
        <w:t>L1 availability indication</w:t>
      </w:r>
      <w:r w:rsidR="00C722C3" w:rsidRPr="00C722C3">
        <w:rPr>
          <w:rFonts w:eastAsia="DengXian"/>
          <w:szCs w:val="20"/>
        </w:rPr>
        <w:t xml:space="preserve"> </w:t>
      </w:r>
      <w:r w:rsidRPr="00C722C3">
        <w:rPr>
          <w:rFonts w:eastAsia="DengXian"/>
          <w:szCs w:val="20"/>
        </w:rPr>
        <w:t xml:space="preserve">occasion </w:t>
      </w:r>
    </w:p>
    <w:p w14:paraId="7CF19D0C" w14:textId="1964BB9D" w:rsidR="008C09B7" w:rsidRDefault="008C09B7" w:rsidP="008C09B7">
      <w:pPr>
        <w:rPr>
          <w:lang w:eastAsia="x-none"/>
        </w:rPr>
      </w:pPr>
    </w:p>
    <w:p w14:paraId="487E3739" w14:textId="00E88004" w:rsidR="000E70C3" w:rsidRDefault="000E70C3" w:rsidP="008C09B7">
      <w:pPr>
        <w:rPr>
          <w:lang w:eastAsia="x-none"/>
        </w:rPr>
      </w:pPr>
      <w:r w:rsidRPr="000E70C3">
        <w:rPr>
          <w:b/>
          <w:bCs/>
          <w:lang w:eastAsia="x-none"/>
        </w:rPr>
        <w:t>Decision:</w:t>
      </w:r>
      <w:r>
        <w:rPr>
          <w:lang w:eastAsia="x-none"/>
        </w:rPr>
        <w:t xml:space="preserve"> As per email decision posted on Mar 3</w:t>
      </w:r>
      <w:r w:rsidRPr="000E70C3">
        <w:rPr>
          <w:vertAlign w:val="superscript"/>
          <w:lang w:eastAsia="x-none"/>
        </w:rPr>
        <w:t>rd</w:t>
      </w:r>
      <w:r>
        <w:rPr>
          <w:lang w:eastAsia="x-none"/>
        </w:rPr>
        <w:t>,</w:t>
      </w:r>
    </w:p>
    <w:p w14:paraId="251686CB" w14:textId="77777777" w:rsidR="000E70C3" w:rsidRPr="000E70C3" w:rsidRDefault="000E70C3" w:rsidP="000E70C3">
      <w:pPr>
        <w:rPr>
          <w:u w:val="single"/>
        </w:rPr>
      </w:pPr>
      <w:r w:rsidRPr="000E70C3">
        <w:rPr>
          <w:szCs w:val="20"/>
          <w:u w:val="single"/>
        </w:rPr>
        <w:t>Conclusion</w:t>
      </w:r>
    </w:p>
    <w:p w14:paraId="6C3DD9F5" w14:textId="77777777" w:rsidR="000E70C3" w:rsidRPr="006724EA" w:rsidRDefault="000E70C3" w:rsidP="000E70C3">
      <w:pPr>
        <w:rPr>
          <w:szCs w:val="20"/>
        </w:rPr>
      </w:pPr>
      <w:r w:rsidRPr="006724EA">
        <w:rPr>
          <w:szCs w:val="20"/>
        </w:rPr>
        <w:t>A UE can receive different TRS availability indication content from PEI and associated paging PDCCH.</w:t>
      </w:r>
    </w:p>
    <w:p w14:paraId="1BDF7F65" w14:textId="77777777" w:rsidR="000E70C3" w:rsidRPr="006724EA" w:rsidRDefault="000E70C3" w:rsidP="00F44FD9">
      <w:pPr>
        <w:pStyle w:val="ListParagraph"/>
        <w:numPr>
          <w:ilvl w:val="0"/>
          <w:numId w:val="145"/>
        </w:numPr>
      </w:pPr>
      <w:r w:rsidRPr="006724EA">
        <w:t xml:space="preserve">Note: </w:t>
      </w:r>
      <w:r w:rsidRPr="00E6268C">
        <w:t xml:space="preserve">It is up to UE implementation whether </w:t>
      </w:r>
      <w:r w:rsidRPr="006724EA">
        <w:t>UE receive</w:t>
      </w:r>
      <w:r w:rsidRPr="00E6268C">
        <w:t>s</w:t>
      </w:r>
      <w:r w:rsidRPr="006724EA">
        <w:t xml:space="preserve"> both PEI and</w:t>
      </w:r>
      <w:r>
        <w:t xml:space="preserve"> </w:t>
      </w:r>
      <w:r w:rsidRPr="00E6268C">
        <w:t xml:space="preserve">the associated </w:t>
      </w:r>
      <w:r w:rsidRPr="006724EA">
        <w:t>paging PDCCH to receive TRS availability indication</w:t>
      </w:r>
    </w:p>
    <w:p w14:paraId="3E5F082F" w14:textId="77777777" w:rsidR="000E70C3" w:rsidRPr="00167169" w:rsidRDefault="000E70C3" w:rsidP="000E70C3">
      <w:pPr>
        <w:rPr>
          <w:rFonts w:eastAsia="Gulim"/>
          <w:color w:val="000000"/>
          <w:szCs w:val="20"/>
          <w:u w:val="single"/>
        </w:rPr>
      </w:pPr>
      <w:r w:rsidRPr="00167169">
        <w:rPr>
          <w:rFonts w:eastAsia="Gulim"/>
          <w:color w:val="000000"/>
          <w:szCs w:val="20"/>
          <w:u w:val="single"/>
        </w:rPr>
        <w:t>Conclusion</w:t>
      </w:r>
    </w:p>
    <w:p w14:paraId="5EC9CDF6" w14:textId="77777777" w:rsidR="000E70C3" w:rsidRPr="004E0552" w:rsidRDefault="000E70C3" w:rsidP="000E70C3">
      <w:pPr>
        <w:autoSpaceDE w:val="0"/>
        <w:autoSpaceDN w:val="0"/>
        <w:snapToGrid w:val="0"/>
        <w:rPr>
          <w:rFonts w:eastAsia="Gulim"/>
          <w:bCs/>
          <w:szCs w:val="20"/>
        </w:rPr>
      </w:pPr>
      <w:r w:rsidRPr="004E0552">
        <w:rPr>
          <w:rFonts w:eastAsia="Gulim"/>
          <w:bCs/>
          <w:szCs w:val="20"/>
        </w:rPr>
        <w:t>No consensus to support</w:t>
      </w:r>
    </w:p>
    <w:p w14:paraId="7EEF3CDE" w14:textId="77777777" w:rsidR="000E70C3" w:rsidRPr="004E0552" w:rsidRDefault="000E70C3" w:rsidP="00F44FD9">
      <w:pPr>
        <w:pStyle w:val="ListParagraph"/>
        <w:numPr>
          <w:ilvl w:val="0"/>
          <w:numId w:val="145"/>
        </w:numPr>
      </w:pPr>
      <w:r w:rsidRPr="004E0552">
        <w:t xml:space="preserve">For PEI based availability indication, the reference time of the start of validity duration follows the reference time for associated monitoring occasion for the paging DCI. </w:t>
      </w:r>
    </w:p>
    <w:p w14:paraId="3AFEFD12" w14:textId="7DCD9BD1" w:rsidR="000E70C3" w:rsidRDefault="000E70C3" w:rsidP="000E70C3">
      <w:pPr>
        <w:autoSpaceDE w:val="0"/>
        <w:autoSpaceDN w:val="0"/>
        <w:snapToGrid w:val="0"/>
        <w:rPr>
          <w:szCs w:val="20"/>
        </w:rPr>
      </w:pPr>
    </w:p>
    <w:p w14:paraId="53DF9164" w14:textId="23BB1E08" w:rsidR="00167169" w:rsidRDefault="00167169" w:rsidP="000E70C3">
      <w:pPr>
        <w:autoSpaceDE w:val="0"/>
        <w:autoSpaceDN w:val="0"/>
        <w:snapToGrid w:val="0"/>
        <w:rPr>
          <w:szCs w:val="20"/>
        </w:rPr>
      </w:pPr>
      <w:r>
        <w:rPr>
          <w:szCs w:val="20"/>
        </w:rPr>
        <w:t>From Mar 3</w:t>
      </w:r>
      <w:r w:rsidRPr="00167169">
        <w:rPr>
          <w:szCs w:val="20"/>
          <w:vertAlign w:val="superscript"/>
        </w:rPr>
        <w:t>rd</w:t>
      </w:r>
      <w:r>
        <w:rPr>
          <w:szCs w:val="20"/>
        </w:rPr>
        <w:t xml:space="preserve"> GTW session</w:t>
      </w:r>
    </w:p>
    <w:p w14:paraId="633F6F15" w14:textId="77777777" w:rsidR="000E70C3" w:rsidRPr="00167169" w:rsidRDefault="000E70C3" w:rsidP="000E70C3">
      <w:pPr>
        <w:autoSpaceDE w:val="0"/>
        <w:autoSpaceDN w:val="0"/>
        <w:snapToGrid w:val="0"/>
        <w:rPr>
          <w:rFonts w:eastAsia="Gulim"/>
          <w:szCs w:val="20"/>
          <w:highlight w:val="green"/>
        </w:rPr>
      </w:pPr>
      <w:r w:rsidRPr="00167169">
        <w:rPr>
          <w:rFonts w:eastAsia="Gulim"/>
          <w:color w:val="000000"/>
          <w:szCs w:val="20"/>
          <w:highlight w:val="green"/>
        </w:rPr>
        <w:t>Agreement</w:t>
      </w:r>
    </w:p>
    <w:p w14:paraId="139566C7" w14:textId="77777777" w:rsidR="000E70C3" w:rsidRPr="00A852ED" w:rsidRDefault="000E70C3" w:rsidP="000E70C3">
      <w:pPr>
        <w:snapToGrid w:val="0"/>
        <w:spacing w:line="259" w:lineRule="auto"/>
        <w:rPr>
          <w:rFonts w:eastAsia="Malgun Gothic"/>
          <w:szCs w:val="20"/>
        </w:rPr>
      </w:pPr>
      <w:r w:rsidRPr="00A852ED">
        <w:rPr>
          <w:rFonts w:eastAsia="Malgun Gothic"/>
          <w:szCs w:val="20"/>
        </w:rPr>
        <w:t xml:space="preserve">Down-select one of the TPs to clarify the current default DRX cycle used for determining the reference point for start of validity duration for an availability indication </w:t>
      </w:r>
    </w:p>
    <w:p w14:paraId="65949437" w14:textId="77777777" w:rsidR="000E70C3" w:rsidRPr="00A73C67" w:rsidRDefault="000E70C3" w:rsidP="00F44FD9">
      <w:pPr>
        <w:pStyle w:val="ListParagraph"/>
        <w:numPr>
          <w:ilvl w:val="0"/>
          <w:numId w:val="145"/>
        </w:numPr>
      </w:pPr>
      <w:r w:rsidRPr="00A73C67">
        <w:t xml:space="preserve">Alt1: Adopt TP#1 </w:t>
      </w:r>
    </w:p>
    <w:p w14:paraId="1006FD77" w14:textId="77777777" w:rsidR="000E70C3" w:rsidRPr="00167169" w:rsidRDefault="000E70C3" w:rsidP="00F44FD9">
      <w:pPr>
        <w:pStyle w:val="ListParagraph"/>
        <w:numPr>
          <w:ilvl w:val="0"/>
          <w:numId w:val="145"/>
        </w:numPr>
        <w:rPr>
          <w:rFonts w:eastAsia="PMingLiU"/>
          <w:lang w:eastAsia="zh-TW"/>
        </w:rPr>
      </w:pPr>
      <w:r w:rsidRPr="00167169">
        <w:rPr>
          <w:rFonts w:eastAsia="PMingLiU"/>
          <w:lang w:eastAsia="zh-TW"/>
        </w:rPr>
        <w:lastRenderedPageBreak/>
        <w:t xml:space="preserve">Alt2: Adopt TP#2 </w:t>
      </w:r>
    </w:p>
    <w:p w14:paraId="77367EE4" w14:textId="77777777" w:rsidR="000E70C3" w:rsidRPr="00167169" w:rsidRDefault="000E70C3" w:rsidP="00F44FD9">
      <w:pPr>
        <w:pStyle w:val="ListParagraph"/>
        <w:numPr>
          <w:ilvl w:val="0"/>
          <w:numId w:val="145"/>
        </w:numPr>
        <w:rPr>
          <w:rFonts w:eastAsia="PMingLiU"/>
          <w:lang w:eastAsia="zh-TW"/>
        </w:rPr>
      </w:pPr>
      <w:r w:rsidRPr="00167169">
        <w:rPr>
          <w:rFonts w:eastAsia="PMingLiU"/>
          <w:lang w:eastAsia="zh-TW"/>
        </w:rPr>
        <w:t>Note: TRS availability indication transmitted in all PDCCH monitoring occasions of the same PEI-O or PO is same.</w:t>
      </w:r>
    </w:p>
    <w:p w14:paraId="00AEE7AB" w14:textId="77777777" w:rsidR="000E70C3" w:rsidRPr="00167169" w:rsidRDefault="000E70C3" w:rsidP="00F44FD9">
      <w:pPr>
        <w:pStyle w:val="ListParagraph"/>
        <w:numPr>
          <w:ilvl w:val="0"/>
          <w:numId w:val="145"/>
        </w:numPr>
        <w:rPr>
          <w:rFonts w:eastAsia="PMingLiU"/>
          <w:lang w:eastAsia="zh-TW"/>
        </w:rPr>
      </w:pPr>
      <w:r w:rsidRPr="00167169">
        <w:rPr>
          <w:rFonts w:eastAsia="PMingLiU"/>
          <w:lang w:eastAsia="zh-TW"/>
        </w:rPr>
        <w:t>Note: Reference point for TRS availability indication in a given DCI is identical for all UEs regardless of UE specific DRX value.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1"/>
      </w:tblGrid>
      <w:tr w:rsidR="000E70C3" w:rsidRPr="00167169" w14:paraId="4F5C175B" w14:textId="77777777" w:rsidTr="00167169">
        <w:tc>
          <w:tcPr>
            <w:tcW w:w="10201" w:type="dxa"/>
            <w:shd w:val="clear" w:color="auto" w:fill="auto"/>
          </w:tcPr>
          <w:p w14:paraId="4FC7E6A8" w14:textId="77777777" w:rsidR="000E70C3" w:rsidRPr="00CB5D9B" w:rsidRDefault="000E70C3" w:rsidP="00167169">
            <w:pPr>
              <w:jc w:val="both"/>
              <w:textAlignment w:val="baseline"/>
              <w:rPr>
                <w:rFonts w:ascii="Arial" w:eastAsia="Yu Mincho" w:hAnsi="Arial" w:cs="Arial"/>
                <w:bCs/>
                <w:sz w:val="16"/>
                <w:szCs w:val="16"/>
              </w:rPr>
            </w:pPr>
            <w:r w:rsidRPr="00CB5D9B">
              <w:rPr>
                <w:rFonts w:ascii="Arial" w:eastAsia="Yu Mincho" w:hAnsi="Arial" w:cs="Arial"/>
                <w:bCs/>
                <w:sz w:val="16"/>
                <w:szCs w:val="16"/>
              </w:rPr>
              <w:t>============================= start of TP#1==========================================</w:t>
            </w:r>
          </w:p>
          <w:p w14:paraId="42E891B9" w14:textId="560F379C" w:rsidR="000E70C3" w:rsidRPr="00CB5D9B" w:rsidRDefault="000E70C3" w:rsidP="00B55B2A">
            <w:pPr>
              <w:rPr>
                <w:rFonts w:ascii="Arial" w:hAnsi="Arial" w:cs="Arial"/>
                <w:b/>
                <w:bCs/>
                <w:sz w:val="16"/>
                <w:szCs w:val="16"/>
              </w:rPr>
            </w:pPr>
            <w:r w:rsidRPr="00CB5D9B">
              <w:rPr>
                <w:rFonts w:ascii="Arial" w:hAnsi="Arial" w:cs="Arial"/>
                <w:b/>
                <w:bCs/>
                <w:sz w:val="16"/>
                <w:szCs w:val="16"/>
              </w:rPr>
              <w:t>10.4B</w:t>
            </w:r>
            <w:r w:rsidRPr="00CB5D9B">
              <w:rPr>
                <w:rFonts w:ascii="Arial" w:hAnsi="Arial" w:cs="Arial"/>
                <w:b/>
                <w:bCs/>
                <w:sz w:val="16"/>
                <w:szCs w:val="16"/>
              </w:rPr>
              <w:tab/>
              <w:t>Indication of TRS resources</w:t>
            </w:r>
          </w:p>
          <w:p w14:paraId="6F2B461D" w14:textId="5451A547" w:rsidR="000E70C3" w:rsidRPr="00CB5D9B" w:rsidRDefault="00CB5D9B" w:rsidP="00CB5D9B">
            <w:pPr>
              <w:jc w:val="center"/>
              <w:rPr>
                <w:rFonts w:ascii="Arial" w:hAnsi="Arial" w:cs="Arial"/>
                <w:b/>
                <w:bCs/>
                <w:sz w:val="16"/>
                <w:szCs w:val="16"/>
              </w:rPr>
            </w:pPr>
            <w:r w:rsidRPr="00CB5D9B">
              <w:rPr>
                <w:rFonts w:ascii="Arial" w:hAnsi="Arial" w:cs="Arial"/>
                <w:b/>
                <w:bCs/>
                <w:sz w:val="16"/>
                <w:szCs w:val="16"/>
              </w:rPr>
              <w:t>&lt;omitted text&gt;</w:t>
            </w:r>
          </w:p>
          <w:p w14:paraId="764E3383" w14:textId="13A4EF43" w:rsidR="000E70C3" w:rsidRPr="00CB5D9B" w:rsidRDefault="000E70C3" w:rsidP="00CB5D9B">
            <w:pPr>
              <w:rPr>
                <w:rFonts w:ascii="Arial" w:eastAsia="Malgun Gothic" w:hAnsi="Arial" w:cs="Arial"/>
                <w:sz w:val="16"/>
                <w:szCs w:val="16"/>
              </w:rPr>
            </w:pPr>
            <w:r w:rsidRPr="00CB5D9B">
              <w:rPr>
                <w:rFonts w:ascii="Arial" w:eastAsia="SimSun" w:hAnsi="Arial" w:cs="Arial"/>
                <w:sz w:val="16"/>
                <w:szCs w:val="16"/>
              </w:rPr>
              <w:t xml:space="preserve">A value of '1' for a bit of the bitmap indicates presence of associated TRS resource sets for the multiple of the number of frames, starting from a SFN determined from </w:t>
            </w:r>
            <m:oMath>
              <m:d>
                <m:dPr>
                  <m:ctrlPr>
                    <w:rPr>
                      <w:rFonts w:ascii="Cambria Math" w:eastAsia="SimSun" w:hAnsi="Cambria Math" w:cs="Arial"/>
                      <w:i/>
                      <w:sz w:val="16"/>
                      <w:szCs w:val="16"/>
                    </w:rPr>
                  </m:ctrlPr>
                </m:dPr>
                <m:e>
                  <m:r>
                    <m:rPr>
                      <m:sty m:val="p"/>
                    </m:rPr>
                    <w:rPr>
                      <w:rFonts w:ascii="Cambria Math" w:eastAsia="SimSun" w:hAnsi="Cambria Math" w:cs="Arial"/>
                      <w:sz w:val="16"/>
                      <w:szCs w:val="16"/>
                    </w:rPr>
                    <m:t>SFN</m:t>
                  </m:r>
                  <m:r>
                    <w:rPr>
                      <w:rFonts w:ascii="Cambria Math" w:eastAsia="SimSun" w:hAnsi="Cambria Math" w:cs="Arial"/>
                      <w:sz w:val="16"/>
                      <w:szCs w:val="16"/>
                    </w:rPr>
                    <m:t>+</m:t>
                  </m:r>
                  <m:r>
                    <m:rPr>
                      <m:sty m:val="p"/>
                    </m:rPr>
                    <w:rPr>
                      <w:rFonts w:ascii="Cambria Math" w:eastAsia="SimSun" w:hAnsi="Cambria Math" w:cs="Arial"/>
                      <w:sz w:val="16"/>
                      <w:szCs w:val="16"/>
                    </w:rPr>
                    <m:t>PF_offset</m:t>
                  </m:r>
                </m:e>
              </m:d>
              <m:r>
                <m:rPr>
                  <m:sty m:val="p"/>
                </m:rPr>
                <w:rPr>
                  <w:rFonts w:ascii="Cambria Math" w:eastAsia="SimSun" w:hAnsi="Cambria Math" w:cs="Arial"/>
                  <w:sz w:val="16"/>
                  <w:szCs w:val="16"/>
                </w:rPr>
                <m:t>mod</m:t>
              </m:r>
              <m:r>
                <w:rPr>
                  <w:rFonts w:ascii="Cambria Math" w:eastAsia="SimSun" w:hAnsi="Cambria Math" w:cs="Arial"/>
                  <w:sz w:val="16"/>
                  <w:szCs w:val="16"/>
                </w:rPr>
                <m:t>T=0</m:t>
              </m:r>
            </m:oMath>
            <w:r w:rsidRPr="00CB5D9B">
              <w:rPr>
                <w:rFonts w:ascii="Arial" w:eastAsia="SimSun" w:hAnsi="Arial" w:cs="Arial"/>
                <w:sz w:val="16"/>
                <w:szCs w:val="16"/>
              </w:rPr>
              <w:t xml:space="preserve"> [17, TS 38.304] that corresponds to the frame</w:t>
            </w:r>
            <w:r w:rsidRPr="00CB5D9B">
              <w:rPr>
                <w:rFonts w:ascii="Arial" w:eastAsia="SimSun" w:hAnsi="Arial" w:cs="Arial"/>
                <w:color w:val="FF0000"/>
                <w:sz w:val="16"/>
                <w:szCs w:val="16"/>
                <w:u w:val="single"/>
              </w:rPr>
              <w:t xml:space="preserve"> within the DRX cycle</w:t>
            </w:r>
            <w:r w:rsidRPr="00CB5D9B">
              <w:rPr>
                <w:rFonts w:ascii="Arial" w:eastAsia="SimSun" w:hAnsi="Arial" w:cs="Arial"/>
                <w:color w:val="FF0000"/>
                <w:sz w:val="16"/>
                <w:szCs w:val="16"/>
              </w:rPr>
              <w:t xml:space="preserve"> </w:t>
            </w:r>
            <w:r w:rsidRPr="00CB5D9B">
              <w:rPr>
                <w:rFonts w:ascii="Arial" w:eastAsia="SimSun" w:hAnsi="Arial" w:cs="Arial"/>
                <w:sz w:val="16"/>
                <w:szCs w:val="16"/>
              </w:rPr>
              <w:t xml:space="preserve">that includes </w:t>
            </w:r>
            <w:r w:rsidRPr="00CB5D9B">
              <w:rPr>
                <w:rFonts w:ascii="Arial" w:eastAsia="SimSun" w:hAnsi="Arial" w:cs="Arial"/>
                <w:strike/>
                <w:color w:val="FF0000"/>
                <w:sz w:val="16"/>
                <w:szCs w:val="16"/>
              </w:rPr>
              <w:t>a</w:t>
            </w:r>
            <w:r w:rsidRPr="00CB5D9B">
              <w:rPr>
                <w:rFonts w:ascii="Arial" w:eastAsia="SimSun" w:hAnsi="Arial" w:cs="Arial"/>
                <w:sz w:val="16"/>
                <w:szCs w:val="16"/>
              </w:rPr>
              <w:t xml:space="preserve"> </w:t>
            </w:r>
            <w:r w:rsidRPr="00CB5D9B">
              <w:rPr>
                <w:rFonts w:ascii="Arial" w:eastAsia="SimSun" w:hAnsi="Arial" w:cs="Arial"/>
                <w:color w:val="FF0000"/>
                <w:sz w:val="16"/>
                <w:szCs w:val="16"/>
                <w:u w:val="single"/>
              </w:rPr>
              <w:t>the</w:t>
            </w:r>
            <w:r w:rsidRPr="00CB5D9B">
              <w:rPr>
                <w:rFonts w:ascii="Arial" w:eastAsia="SimSun" w:hAnsi="Arial" w:cs="Arial"/>
                <w:sz w:val="16"/>
                <w:szCs w:val="16"/>
              </w:rPr>
              <w:t xml:space="preserve"> PDCCH providing the DCI format 2_7, or the DCI format 1_0 with CRC scrambled by P-RNTI, with the </w:t>
            </w:r>
            <w:r w:rsidRPr="00CB5D9B">
              <w:rPr>
                <w:rFonts w:ascii="Arial" w:eastAsia="SimSun" w:hAnsi="Arial" w:cs="Arial"/>
                <w:sz w:val="16"/>
                <w:szCs w:val="16"/>
                <w:lang w:val="nb-NO"/>
              </w:rPr>
              <w:t>TRS availability indication field</w:t>
            </w:r>
            <w:r w:rsidRPr="00CB5D9B">
              <w:rPr>
                <w:rFonts w:ascii="Arial" w:eastAsia="SimSun" w:hAnsi="Arial" w:cs="Arial"/>
                <w:sz w:val="16"/>
                <w:szCs w:val="16"/>
              </w:rPr>
              <w:t xml:space="preserve"> indicating the TRS resource sets, where </w:t>
            </w:r>
            <m:oMath>
              <m:r>
                <w:rPr>
                  <w:rFonts w:ascii="Cambria Math" w:eastAsia="SimSun" w:hAnsi="Cambria Math" w:cs="Arial"/>
                  <w:sz w:val="16"/>
                  <w:szCs w:val="16"/>
                </w:rPr>
                <m:t>T</m:t>
              </m:r>
            </m:oMath>
            <w:r w:rsidRPr="00CB5D9B">
              <w:rPr>
                <w:rFonts w:ascii="Arial" w:eastAsia="SimSun" w:hAnsi="Arial" w:cs="Arial"/>
                <w:sz w:val="16"/>
                <w:szCs w:val="16"/>
              </w:rPr>
              <w:t xml:space="preserve"> is provided by </w:t>
            </w:r>
            <w:r w:rsidRPr="00CB5D9B">
              <w:rPr>
                <w:rFonts w:ascii="Arial" w:eastAsia="SimSun" w:hAnsi="Arial" w:cs="Arial"/>
                <w:bCs/>
                <w:i/>
                <w:sz w:val="16"/>
                <w:szCs w:val="16"/>
                <w:lang w:eastAsia="sv-SE"/>
              </w:rPr>
              <w:t>defaultPagingCycle</w:t>
            </w:r>
            <w:r w:rsidRPr="00CB5D9B">
              <w:rPr>
                <w:rFonts w:ascii="Arial" w:eastAsia="SimSun" w:hAnsi="Arial" w:cs="Arial"/>
                <w:sz w:val="16"/>
                <w:szCs w:val="16"/>
              </w:rPr>
              <w:t>. A value of '0' for a bit of the bitmap is ignored by the UE. A UE can receive first and second PDCCHs that provide DCI format 2_7 or DCI format 1_0 with CRC scrambled by P-RNTI that indicate presence of TRS resource sets for the multiple of the number of frames, where the second PDCCH reception after the first PDCCH reception by</w:t>
            </w:r>
            <w:r w:rsidRPr="00CB5D9B">
              <w:rPr>
                <w:rFonts w:ascii="Arial" w:eastAsia="SimSun" w:hAnsi="Arial" w:cs="Arial"/>
                <w:sz w:val="16"/>
                <w:szCs w:val="16"/>
                <w:lang w:val="nb-NO"/>
              </w:rPr>
              <w:t xml:space="preserve"> a time that is smaller than the </w:t>
            </w:r>
            <w:r w:rsidRPr="00CB5D9B">
              <w:rPr>
                <w:rFonts w:ascii="Arial" w:eastAsia="SimSun" w:hAnsi="Arial" w:cs="Arial"/>
                <w:sz w:val="16"/>
                <w:szCs w:val="16"/>
              </w:rPr>
              <w:t>multiple of the number of frames.</w:t>
            </w:r>
          </w:p>
          <w:p w14:paraId="311B1C21" w14:textId="77777777" w:rsidR="000E70C3" w:rsidRPr="00CB5D9B" w:rsidRDefault="000E70C3" w:rsidP="00167169">
            <w:pPr>
              <w:jc w:val="both"/>
              <w:textAlignment w:val="baseline"/>
              <w:rPr>
                <w:rFonts w:ascii="Arial" w:eastAsia="Yu Mincho" w:hAnsi="Arial" w:cs="Arial"/>
                <w:bCs/>
                <w:sz w:val="16"/>
                <w:szCs w:val="16"/>
              </w:rPr>
            </w:pPr>
            <w:r w:rsidRPr="00CB5D9B">
              <w:rPr>
                <w:rFonts w:ascii="Arial" w:eastAsia="Yu Mincho" w:hAnsi="Arial" w:cs="Arial"/>
                <w:bCs/>
                <w:sz w:val="16"/>
                <w:szCs w:val="16"/>
              </w:rPr>
              <w:t>============================= end of TP#1==========================================</w:t>
            </w:r>
          </w:p>
          <w:p w14:paraId="7812FB6C" w14:textId="77777777" w:rsidR="000E70C3" w:rsidRPr="00CB5D9B" w:rsidRDefault="000E70C3" w:rsidP="00167169">
            <w:pPr>
              <w:jc w:val="both"/>
              <w:textAlignment w:val="baseline"/>
              <w:rPr>
                <w:rFonts w:ascii="Arial" w:eastAsia="Yu Mincho" w:hAnsi="Arial" w:cs="Arial"/>
                <w:bCs/>
                <w:sz w:val="16"/>
                <w:szCs w:val="16"/>
              </w:rPr>
            </w:pPr>
          </w:p>
          <w:p w14:paraId="0B444B7C" w14:textId="77777777" w:rsidR="000E70C3" w:rsidRPr="00CB5D9B" w:rsidRDefault="000E70C3" w:rsidP="00167169">
            <w:pPr>
              <w:jc w:val="both"/>
              <w:textAlignment w:val="baseline"/>
              <w:rPr>
                <w:rFonts w:ascii="Arial" w:eastAsia="Yu Mincho" w:hAnsi="Arial" w:cs="Arial"/>
                <w:bCs/>
                <w:sz w:val="16"/>
                <w:szCs w:val="16"/>
              </w:rPr>
            </w:pPr>
            <w:r w:rsidRPr="00CB5D9B">
              <w:rPr>
                <w:rFonts w:ascii="Arial" w:eastAsia="Yu Mincho" w:hAnsi="Arial" w:cs="Arial"/>
                <w:bCs/>
                <w:sz w:val="16"/>
                <w:szCs w:val="16"/>
              </w:rPr>
              <w:t>============================= start of TP#2==========================================</w:t>
            </w:r>
          </w:p>
          <w:p w14:paraId="5610813A" w14:textId="397B9011" w:rsidR="000E70C3" w:rsidRPr="00CB5D9B" w:rsidRDefault="000E70C3" w:rsidP="00B55B2A">
            <w:pPr>
              <w:rPr>
                <w:rFonts w:ascii="Arial" w:hAnsi="Arial" w:cs="Arial"/>
                <w:b/>
                <w:bCs/>
                <w:sz w:val="16"/>
                <w:szCs w:val="16"/>
              </w:rPr>
            </w:pPr>
            <w:r w:rsidRPr="00CB5D9B">
              <w:rPr>
                <w:rFonts w:ascii="Arial" w:hAnsi="Arial" w:cs="Arial"/>
                <w:b/>
                <w:bCs/>
                <w:sz w:val="16"/>
                <w:szCs w:val="16"/>
              </w:rPr>
              <w:t>10.4B</w:t>
            </w:r>
            <w:r w:rsidRPr="00CB5D9B">
              <w:rPr>
                <w:rFonts w:ascii="Arial" w:hAnsi="Arial" w:cs="Arial"/>
                <w:b/>
                <w:bCs/>
                <w:sz w:val="16"/>
                <w:szCs w:val="16"/>
              </w:rPr>
              <w:tab/>
              <w:t>Indication of TRS resources</w:t>
            </w:r>
          </w:p>
          <w:p w14:paraId="523A7C37" w14:textId="4287BBA6" w:rsidR="000E70C3" w:rsidRPr="00CB5D9B" w:rsidRDefault="00CB5D9B" w:rsidP="00CB5D9B">
            <w:pPr>
              <w:jc w:val="center"/>
              <w:rPr>
                <w:rFonts w:ascii="Arial" w:hAnsi="Arial" w:cs="Arial"/>
                <w:b/>
                <w:bCs/>
                <w:sz w:val="16"/>
                <w:szCs w:val="16"/>
              </w:rPr>
            </w:pPr>
            <w:r w:rsidRPr="00CB5D9B">
              <w:rPr>
                <w:rFonts w:ascii="Arial" w:hAnsi="Arial" w:cs="Arial"/>
                <w:b/>
                <w:bCs/>
                <w:sz w:val="16"/>
                <w:szCs w:val="16"/>
              </w:rPr>
              <w:t>&lt;omitted text&gt;</w:t>
            </w:r>
          </w:p>
          <w:p w14:paraId="54C8402F" w14:textId="52F7DC64" w:rsidR="000E70C3" w:rsidRPr="00CB5D9B" w:rsidRDefault="000E70C3" w:rsidP="00CB5D9B">
            <w:pPr>
              <w:rPr>
                <w:rFonts w:ascii="Arial" w:eastAsia="Malgun Gothic" w:hAnsi="Arial" w:cs="Arial"/>
                <w:sz w:val="16"/>
                <w:szCs w:val="16"/>
              </w:rPr>
            </w:pPr>
            <w:r w:rsidRPr="00CB5D9B">
              <w:rPr>
                <w:rFonts w:ascii="Arial" w:eastAsia="SimSun" w:hAnsi="Arial" w:cs="Arial"/>
                <w:sz w:val="16"/>
                <w:szCs w:val="16"/>
              </w:rPr>
              <w:t xml:space="preserve">A value of '1' for a bit of the bitmap indicates presence of associated TRS resource sets for the multiple of the number of frames, starting from a SFN determined from </w:t>
            </w:r>
            <m:oMath>
              <m:d>
                <m:dPr>
                  <m:ctrlPr>
                    <w:rPr>
                      <w:rFonts w:ascii="Cambria Math" w:eastAsia="SimSun" w:hAnsi="Cambria Math" w:cs="Arial"/>
                      <w:i/>
                      <w:sz w:val="16"/>
                      <w:szCs w:val="16"/>
                    </w:rPr>
                  </m:ctrlPr>
                </m:dPr>
                <m:e>
                  <m:r>
                    <m:rPr>
                      <m:sty m:val="p"/>
                    </m:rPr>
                    <w:rPr>
                      <w:rFonts w:ascii="Cambria Math" w:eastAsia="SimSun" w:hAnsi="Cambria Math" w:cs="Arial"/>
                      <w:sz w:val="16"/>
                      <w:szCs w:val="16"/>
                    </w:rPr>
                    <m:t>SFN</m:t>
                  </m:r>
                  <m:r>
                    <w:rPr>
                      <w:rFonts w:ascii="Cambria Math" w:eastAsia="SimSun" w:hAnsi="Cambria Math" w:cs="Arial"/>
                      <w:sz w:val="16"/>
                      <w:szCs w:val="16"/>
                    </w:rPr>
                    <m:t>+</m:t>
                  </m:r>
                  <m:r>
                    <m:rPr>
                      <m:sty m:val="p"/>
                    </m:rPr>
                    <w:rPr>
                      <w:rFonts w:ascii="Cambria Math" w:eastAsia="SimSun" w:hAnsi="Cambria Math" w:cs="Arial"/>
                      <w:sz w:val="16"/>
                      <w:szCs w:val="16"/>
                    </w:rPr>
                    <m:t>PF_offset</m:t>
                  </m:r>
                </m:e>
              </m:d>
              <m:r>
                <m:rPr>
                  <m:sty m:val="p"/>
                </m:rPr>
                <w:rPr>
                  <w:rFonts w:ascii="Cambria Math" w:eastAsia="SimSun" w:hAnsi="Cambria Math" w:cs="Arial"/>
                  <w:sz w:val="16"/>
                  <w:szCs w:val="16"/>
                </w:rPr>
                <m:t>mod</m:t>
              </m:r>
              <m:r>
                <w:rPr>
                  <w:rFonts w:ascii="Cambria Math" w:eastAsia="SimSun" w:hAnsi="Cambria Math" w:cs="Arial"/>
                  <w:sz w:val="16"/>
                  <w:szCs w:val="16"/>
                </w:rPr>
                <m:t>T=0</m:t>
              </m:r>
            </m:oMath>
            <w:r w:rsidRPr="00CB5D9B">
              <w:rPr>
                <w:rFonts w:ascii="Arial" w:eastAsia="SimSun" w:hAnsi="Arial" w:cs="Arial"/>
                <w:sz w:val="16"/>
                <w:szCs w:val="16"/>
              </w:rPr>
              <w:t xml:space="preserve"> [17, TS 38.304] that corresponds to the frame </w:t>
            </w:r>
            <w:r w:rsidRPr="00CB5D9B">
              <w:rPr>
                <w:rFonts w:ascii="Arial" w:eastAsia="SimSun" w:hAnsi="Arial" w:cs="Arial"/>
                <w:color w:val="FF0000"/>
                <w:sz w:val="16"/>
                <w:szCs w:val="16"/>
                <w:u w:val="single"/>
              </w:rPr>
              <w:t>of the DRX cycle</w:t>
            </w:r>
            <w:r w:rsidRPr="00CB5D9B">
              <w:rPr>
                <w:rFonts w:ascii="Arial" w:eastAsia="SimSun" w:hAnsi="Arial" w:cs="Arial"/>
                <w:color w:val="FF0000"/>
                <w:sz w:val="16"/>
                <w:szCs w:val="16"/>
              </w:rPr>
              <w:t xml:space="preserve"> </w:t>
            </w:r>
            <w:r w:rsidRPr="00CB5D9B">
              <w:rPr>
                <w:rFonts w:ascii="Arial" w:eastAsia="SimSun" w:hAnsi="Arial" w:cs="Arial"/>
                <w:color w:val="FF0000"/>
                <w:sz w:val="16"/>
                <w:szCs w:val="16"/>
                <w:u w:val="single"/>
              </w:rPr>
              <w:t>associated with the first PDCCH MO of the PEI-O or PO</w:t>
            </w:r>
            <w:r w:rsidRPr="00CB5D9B">
              <w:rPr>
                <w:rFonts w:ascii="Arial" w:eastAsia="PMingLiU" w:hAnsi="Arial" w:cs="Arial"/>
                <w:sz w:val="16"/>
                <w:szCs w:val="16"/>
                <w:lang w:eastAsia="zh-TW"/>
              </w:rPr>
              <w:t xml:space="preserve"> </w:t>
            </w:r>
            <w:r w:rsidRPr="00CB5D9B">
              <w:rPr>
                <w:rFonts w:ascii="Arial" w:eastAsia="SimSun" w:hAnsi="Arial" w:cs="Arial"/>
                <w:sz w:val="16"/>
                <w:szCs w:val="16"/>
              </w:rPr>
              <w:t xml:space="preserve">that includes </w:t>
            </w:r>
            <w:r w:rsidRPr="00CB5D9B">
              <w:rPr>
                <w:rFonts w:ascii="Arial" w:eastAsia="SimSun" w:hAnsi="Arial" w:cs="Arial"/>
                <w:strike/>
                <w:color w:val="FF0000"/>
                <w:sz w:val="16"/>
                <w:szCs w:val="16"/>
              </w:rPr>
              <w:t>a</w:t>
            </w:r>
            <w:r w:rsidRPr="00CB5D9B">
              <w:rPr>
                <w:rFonts w:ascii="Arial" w:eastAsia="SimSun" w:hAnsi="Arial" w:cs="Arial"/>
                <w:sz w:val="16"/>
                <w:szCs w:val="16"/>
              </w:rPr>
              <w:t xml:space="preserve"> </w:t>
            </w:r>
            <w:r w:rsidRPr="00CB5D9B">
              <w:rPr>
                <w:rFonts w:ascii="Arial" w:eastAsia="SimSun" w:hAnsi="Arial" w:cs="Arial"/>
                <w:color w:val="FF0000"/>
                <w:sz w:val="16"/>
                <w:szCs w:val="16"/>
                <w:u w:val="single"/>
              </w:rPr>
              <w:t>the</w:t>
            </w:r>
            <w:r w:rsidRPr="00CB5D9B">
              <w:rPr>
                <w:rFonts w:ascii="Arial" w:eastAsia="SimSun" w:hAnsi="Arial" w:cs="Arial"/>
                <w:sz w:val="16"/>
                <w:szCs w:val="16"/>
              </w:rPr>
              <w:t xml:space="preserve"> PDCCH providing the DCI format 2_7, or the DCI format 1_0 with CRC scrambled by P-RNTI, with the </w:t>
            </w:r>
            <w:r w:rsidRPr="00CB5D9B">
              <w:rPr>
                <w:rFonts w:ascii="Arial" w:eastAsia="SimSun" w:hAnsi="Arial" w:cs="Arial"/>
                <w:sz w:val="16"/>
                <w:szCs w:val="16"/>
                <w:lang w:val="nb-NO"/>
              </w:rPr>
              <w:t>TRS availability indication field</w:t>
            </w:r>
            <w:r w:rsidRPr="00CB5D9B">
              <w:rPr>
                <w:rFonts w:ascii="Arial" w:eastAsia="SimSun" w:hAnsi="Arial" w:cs="Arial"/>
                <w:sz w:val="16"/>
                <w:szCs w:val="16"/>
              </w:rPr>
              <w:t xml:space="preserve"> indicating the TRS resource sets, where </w:t>
            </w:r>
            <m:oMath>
              <m:r>
                <w:rPr>
                  <w:rFonts w:ascii="Cambria Math" w:eastAsia="SimSun" w:hAnsi="Cambria Math" w:cs="Arial"/>
                  <w:sz w:val="16"/>
                  <w:szCs w:val="16"/>
                </w:rPr>
                <m:t>T</m:t>
              </m:r>
            </m:oMath>
            <w:r w:rsidRPr="00CB5D9B">
              <w:rPr>
                <w:rFonts w:ascii="Arial" w:eastAsia="SimSun" w:hAnsi="Arial" w:cs="Arial"/>
                <w:sz w:val="16"/>
                <w:szCs w:val="16"/>
              </w:rPr>
              <w:t xml:space="preserve"> is provided by </w:t>
            </w:r>
            <w:r w:rsidRPr="00CB5D9B">
              <w:rPr>
                <w:rFonts w:ascii="Arial" w:eastAsia="SimSun" w:hAnsi="Arial" w:cs="Arial"/>
                <w:bCs/>
                <w:i/>
                <w:sz w:val="16"/>
                <w:szCs w:val="16"/>
                <w:lang w:eastAsia="sv-SE"/>
              </w:rPr>
              <w:t>defaultPagingCycle</w:t>
            </w:r>
            <w:r w:rsidRPr="00CB5D9B">
              <w:rPr>
                <w:rFonts w:ascii="Arial" w:eastAsia="SimSun" w:hAnsi="Arial" w:cs="Arial"/>
                <w:sz w:val="16"/>
                <w:szCs w:val="16"/>
              </w:rPr>
              <w:t>. A value of '0' for a bit of the bitmap is ignored by the UE. A UE can receive first and second PDCCHs that provide DCI format 2_7 or DCI format 1_0 with CRC scrambled by P-RNTI that indicate presence of TRS resource sets for the multiple of the number of frames, where the second PDCCH reception after the first PDCCH reception by</w:t>
            </w:r>
            <w:r w:rsidRPr="00CB5D9B">
              <w:rPr>
                <w:rFonts w:ascii="Arial" w:eastAsia="SimSun" w:hAnsi="Arial" w:cs="Arial"/>
                <w:sz w:val="16"/>
                <w:szCs w:val="16"/>
                <w:lang w:val="nb-NO"/>
              </w:rPr>
              <w:t xml:space="preserve"> a time that is smaller than the </w:t>
            </w:r>
            <w:r w:rsidRPr="00CB5D9B">
              <w:rPr>
                <w:rFonts w:ascii="Arial" w:eastAsia="SimSun" w:hAnsi="Arial" w:cs="Arial"/>
                <w:sz w:val="16"/>
                <w:szCs w:val="16"/>
              </w:rPr>
              <w:t>multiple of the number of frames.</w:t>
            </w:r>
          </w:p>
          <w:p w14:paraId="0FB5DFEC" w14:textId="4F920974" w:rsidR="000E70C3" w:rsidRPr="00CB5D9B" w:rsidRDefault="000E70C3" w:rsidP="00167169">
            <w:pPr>
              <w:jc w:val="both"/>
              <w:textAlignment w:val="baseline"/>
              <w:rPr>
                <w:rFonts w:ascii="Arial" w:hAnsi="Arial" w:cs="Arial"/>
                <w:sz w:val="16"/>
                <w:szCs w:val="16"/>
                <w:lang w:eastAsia="x-none"/>
              </w:rPr>
            </w:pPr>
            <w:r w:rsidRPr="00CB5D9B">
              <w:rPr>
                <w:rFonts w:ascii="Arial" w:eastAsia="Yu Mincho" w:hAnsi="Arial" w:cs="Arial"/>
                <w:bCs/>
                <w:sz w:val="16"/>
                <w:szCs w:val="16"/>
              </w:rPr>
              <w:t>============================= end of TP#2==========================================</w:t>
            </w:r>
          </w:p>
        </w:tc>
      </w:tr>
    </w:tbl>
    <w:p w14:paraId="1AF8E7DC" w14:textId="53B322DE" w:rsidR="000E70C3" w:rsidRDefault="000E70C3" w:rsidP="00167169"/>
    <w:p w14:paraId="29BADD95" w14:textId="77777777" w:rsidR="00167169" w:rsidRDefault="00167169" w:rsidP="00167169">
      <w:pPr>
        <w:rPr>
          <w:lang w:eastAsia="x-none"/>
        </w:rPr>
      </w:pPr>
      <w:r w:rsidRPr="000E70C3">
        <w:rPr>
          <w:b/>
          <w:bCs/>
          <w:lang w:eastAsia="x-none"/>
        </w:rPr>
        <w:t>Decision:</w:t>
      </w:r>
      <w:r>
        <w:rPr>
          <w:lang w:eastAsia="x-none"/>
        </w:rPr>
        <w:t xml:space="preserve"> As per email decision posted on Mar 3</w:t>
      </w:r>
      <w:r w:rsidRPr="000E70C3">
        <w:rPr>
          <w:vertAlign w:val="superscript"/>
          <w:lang w:eastAsia="x-none"/>
        </w:rPr>
        <w:t>rd</w:t>
      </w:r>
      <w:r>
        <w:rPr>
          <w:lang w:eastAsia="x-none"/>
        </w:rPr>
        <w:t>,</w:t>
      </w:r>
    </w:p>
    <w:p w14:paraId="59E3A8AE" w14:textId="77777777" w:rsidR="000E70C3" w:rsidRPr="009D74FA" w:rsidRDefault="000E70C3" w:rsidP="000E70C3">
      <w:pPr>
        <w:shd w:val="clear" w:color="auto" w:fill="FFFFFF"/>
        <w:spacing w:line="252" w:lineRule="atLeast"/>
        <w:rPr>
          <w:highlight w:val="green"/>
          <w:lang w:eastAsia="x-none"/>
        </w:rPr>
      </w:pPr>
      <w:r w:rsidRPr="009D74FA">
        <w:rPr>
          <w:highlight w:val="green"/>
          <w:lang w:eastAsia="x-none"/>
        </w:rPr>
        <w:t>Agreement</w:t>
      </w:r>
    </w:p>
    <w:p w14:paraId="0DCAF92D" w14:textId="77777777" w:rsidR="000E70C3" w:rsidRPr="009D74FA" w:rsidRDefault="000E70C3" w:rsidP="000E70C3">
      <w:pPr>
        <w:shd w:val="clear" w:color="auto" w:fill="FFFFFF"/>
        <w:spacing w:line="252" w:lineRule="atLeast"/>
        <w:rPr>
          <w:lang w:eastAsia="x-none"/>
        </w:rPr>
      </w:pPr>
      <w:r w:rsidRPr="009D74FA">
        <w:rPr>
          <w:i/>
          <w:iCs/>
          <w:lang w:eastAsia="x-none"/>
        </w:rPr>
        <w:t>TRS-ResourceSetConfig</w:t>
      </w:r>
      <w:r w:rsidRPr="009D74FA">
        <w:rPr>
          <w:lang w:eastAsia="x-none"/>
        </w:rPr>
        <w:t> IE is not accounted in determination of available resource elements for PDSCH.</w:t>
      </w:r>
    </w:p>
    <w:p w14:paraId="3EC5DE48" w14:textId="77777777" w:rsidR="000E70C3" w:rsidRPr="009D74FA" w:rsidRDefault="000E70C3" w:rsidP="000E70C3">
      <w:pPr>
        <w:rPr>
          <w:lang w:val="en-US" w:eastAsia="x-none"/>
        </w:rPr>
      </w:pPr>
    </w:p>
    <w:p w14:paraId="5FF4853B" w14:textId="483326F3" w:rsidR="008C09B7" w:rsidRPr="00343E6D" w:rsidRDefault="00167169" w:rsidP="004D6991">
      <w:pPr>
        <w:rPr>
          <w:lang w:eastAsia="x-none"/>
        </w:rPr>
      </w:pPr>
      <w:r>
        <w:rPr>
          <w:lang w:val="en-US" w:eastAsia="x-none"/>
        </w:rPr>
        <w:t xml:space="preserve">Final summary in </w:t>
      </w:r>
      <w:hyperlink r:id="rId1654" w:history="1">
        <w:r w:rsidR="004371F4">
          <w:rPr>
            <w:rStyle w:val="Hyperlink"/>
            <w:lang w:val="en-US" w:eastAsia="x-none"/>
          </w:rPr>
          <w:t>R1-2202651</w:t>
        </w:r>
      </w:hyperlink>
      <w:r>
        <w:rPr>
          <w:lang w:eastAsia="x-none"/>
        </w:rPr>
        <w:t>.</w:t>
      </w:r>
    </w:p>
    <w:p w14:paraId="203600A8" w14:textId="3C459B2B" w:rsidR="006B480F" w:rsidRDefault="006B480F" w:rsidP="000A073B">
      <w:pPr>
        <w:pStyle w:val="Heading4"/>
      </w:pPr>
      <w:bookmarkStart w:id="235" w:name="_Toc95481798"/>
      <w:bookmarkStart w:id="236" w:name="_Toc98334437"/>
      <w:r w:rsidRPr="002600DE">
        <w:t>Other</w:t>
      </w:r>
      <w:bookmarkEnd w:id="235"/>
      <w:bookmarkEnd w:id="236"/>
    </w:p>
    <w:p w14:paraId="52C3FF87" w14:textId="4ED0898D" w:rsidR="006B480F" w:rsidRDefault="002328C4" w:rsidP="006B480F">
      <w:pPr>
        <w:rPr>
          <w:lang w:eastAsia="x-none"/>
        </w:rPr>
      </w:pPr>
      <w:hyperlink r:id="rId1655" w:history="1">
        <w:r w:rsidR="004371F4">
          <w:rPr>
            <w:rStyle w:val="Hyperlink"/>
            <w:lang w:eastAsia="x-none"/>
          </w:rPr>
          <w:t>R1-2201132</w:t>
        </w:r>
      </w:hyperlink>
      <w:r w:rsidR="006B480F">
        <w:rPr>
          <w:lang w:eastAsia="x-none"/>
        </w:rPr>
        <w:tab/>
        <w:t>Simulation results of UE power saving in RRC idle and inactive state</w:t>
      </w:r>
      <w:r w:rsidR="006B480F">
        <w:rPr>
          <w:lang w:eastAsia="x-none"/>
        </w:rPr>
        <w:tab/>
        <w:t>ZTE, Sanechips</w:t>
      </w:r>
    </w:p>
    <w:p w14:paraId="442EB75C" w14:textId="44D75BF2" w:rsidR="006B480F" w:rsidRDefault="002328C4" w:rsidP="006B480F">
      <w:pPr>
        <w:rPr>
          <w:lang w:eastAsia="x-none"/>
        </w:rPr>
      </w:pPr>
      <w:hyperlink r:id="rId1656" w:history="1">
        <w:r w:rsidR="004371F4">
          <w:rPr>
            <w:rStyle w:val="Hyperlink"/>
            <w:lang w:eastAsia="x-none"/>
          </w:rPr>
          <w:t>R1-2202218</w:t>
        </w:r>
      </w:hyperlink>
      <w:r w:rsidR="006B480F">
        <w:rPr>
          <w:lang w:eastAsia="x-none"/>
        </w:rPr>
        <w:tab/>
        <w:t>Modeling of NR gNB power consumption</w:t>
      </w:r>
      <w:r w:rsidR="006B480F">
        <w:rPr>
          <w:lang w:eastAsia="x-none"/>
        </w:rPr>
        <w:tab/>
        <w:t>Ericsson</w:t>
      </w:r>
    </w:p>
    <w:p w14:paraId="4F3D0BAE" w14:textId="1C5BBCD0" w:rsidR="006B480F" w:rsidRPr="008A25CF" w:rsidRDefault="002328C4" w:rsidP="006B480F">
      <w:pPr>
        <w:rPr>
          <w:lang w:eastAsia="x-none"/>
        </w:rPr>
      </w:pPr>
      <w:hyperlink r:id="rId1657" w:history="1">
        <w:r w:rsidR="004371F4">
          <w:rPr>
            <w:rStyle w:val="Hyperlink"/>
            <w:lang w:eastAsia="x-none"/>
          </w:rPr>
          <w:t>R1-2202426</w:t>
        </w:r>
      </w:hyperlink>
      <w:r w:rsidR="006B480F">
        <w:rPr>
          <w:lang w:eastAsia="x-none"/>
        </w:rPr>
        <w:tab/>
        <w:t>Evaluation of power saving gain for IDLE mode power saving enhancements in Rel-17</w:t>
      </w:r>
      <w:r w:rsidR="006B480F">
        <w:rPr>
          <w:lang w:eastAsia="x-none"/>
        </w:rPr>
        <w:tab/>
        <w:t>Huawei, HiSilicon</w:t>
      </w:r>
    </w:p>
    <w:p w14:paraId="73F5E215" w14:textId="77777777" w:rsidR="006B480F" w:rsidRDefault="006B480F" w:rsidP="004D6991">
      <w:pPr>
        <w:pStyle w:val="Heading3"/>
      </w:pPr>
      <w:bookmarkStart w:id="237" w:name="_Toc95481799"/>
      <w:bookmarkStart w:id="238" w:name="_Toc98334438"/>
      <w:r w:rsidRPr="001A7008">
        <w:t>Potential extension(s) to Rel-16 DCI-based power saving adaptation during DRX ActiveTime</w:t>
      </w:r>
      <w:bookmarkEnd w:id="237"/>
      <w:bookmarkEnd w:id="238"/>
      <w:r w:rsidRPr="001A7008">
        <w:t xml:space="preserve"> </w:t>
      </w:r>
    </w:p>
    <w:p w14:paraId="7AE9C61F" w14:textId="562707F5" w:rsidR="006B480F" w:rsidRDefault="002328C4" w:rsidP="006B480F">
      <w:pPr>
        <w:rPr>
          <w:lang w:eastAsia="x-none"/>
        </w:rPr>
      </w:pPr>
      <w:hyperlink r:id="rId1658" w:history="1">
        <w:r w:rsidR="004371F4">
          <w:rPr>
            <w:rStyle w:val="Hyperlink"/>
            <w:lang w:eastAsia="x-none"/>
          </w:rPr>
          <w:t>R1-2200946</w:t>
        </w:r>
      </w:hyperlink>
      <w:r w:rsidR="006B480F">
        <w:rPr>
          <w:lang w:eastAsia="x-none"/>
        </w:rPr>
        <w:tab/>
        <w:t>Remaining issues on the extensions to Rel-16 DCI-based power saving adaptation for an active BWP</w:t>
      </w:r>
      <w:r w:rsidR="006B480F">
        <w:rPr>
          <w:lang w:eastAsia="x-none"/>
        </w:rPr>
        <w:tab/>
        <w:t>Huawei, HiSilicon</w:t>
      </w:r>
    </w:p>
    <w:p w14:paraId="756296AF" w14:textId="037542A8" w:rsidR="006B480F" w:rsidRDefault="002328C4" w:rsidP="006B480F">
      <w:pPr>
        <w:rPr>
          <w:lang w:eastAsia="x-none"/>
        </w:rPr>
      </w:pPr>
      <w:hyperlink r:id="rId1659" w:history="1">
        <w:r w:rsidR="004371F4">
          <w:rPr>
            <w:rStyle w:val="Hyperlink"/>
            <w:lang w:eastAsia="x-none"/>
          </w:rPr>
          <w:t>R1-2201103</w:t>
        </w:r>
      </w:hyperlink>
      <w:r w:rsidR="006B480F">
        <w:rPr>
          <w:lang w:eastAsia="x-none"/>
        </w:rPr>
        <w:tab/>
        <w:t>Remaining issues on DCI-based power saving adaptation in connected mode</w:t>
      </w:r>
      <w:r w:rsidR="006B480F">
        <w:rPr>
          <w:lang w:eastAsia="x-none"/>
        </w:rPr>
        <w:tab/>
        <w:t>vivo</w:t>
      </w:r>
    </w:p>
    <w:p w14:paraId="623BA87D" w14:textId="52A31D52" w:rsidR="006B480F" w:rsidRDefault="002328C4" w:rsidP="006B480F">
      <w:pPr>
        <w:rPr>
          <w:lang w:eastAsia="x-none"/>
        </w:rPr>
      </w:pPr>
      <w:hyperlink r:id="rId1660" w:history="1">
        <w:r w:rsidR="004371F4">
          <w:rPr>
            <w:rStyle w:val="Hyperlink"/>
            <w:lang w:eastAsia="x-none"/>
          </w:rPr>
          <w:t>R1-2201133</w:t>
        </w:r>
      </w:hyperlink>
      <w:r w:rsidR="006B480F">
        <w:rPr>
          <w:lang w:eastAsia="x-none"/>
        </w:rPr>
        <w:tab/>
        <w:t>Remaining issues of PDCCH monitoring adaptation during DRX Active Time</w:t>
      </w:r>
      <w:r w:rsidR="006B480F">
        <w:rPr>
          <w:lang w:eastAsia="x-none"/>
        </w:rPr>
        <w:tab/>
        <w:t>ZTE, Sanechips</w:t>
      </w:r>
    </w:p>
    <w:p w14:paraId="25BBB96D" w14:textId="3080FD24" w:rsidR="006B480F" w:rsidRDefault="002328C4" w:rsidP="006B480F">
      <w:pPr>
        <w:rPr>
          <w:lang w:eastAsia="x-none"/>
        </w:rPr>
      </w:pPr>
      <w:hyperlink r:id="rId1661" w:history="1">
        <w:r w:rsidR="004371F4">
          <w:rPr>
            <w:rStyle w:val="Hyperlink"/>
            <w:lang w:eastAsia="x-none"/>
          </w:rPr>
          <w:t>R1-2201282</w:t>
        </w:r>
      </w:hyperlink>
      <w:r w:rsidR="006B480F">
        <w:rPr>
          <w:lang w:eastAsia="x-none"/>
        </w:rPr>
        <w:tab/>
        <w:t>Remaining issues for DCI-based power saving adaptation</w:t>
      </w:r>
      <w:r w:rsidR="006B480F">
        <w:rPr>
          <w:lang w:eastAsia="x-none"/>
        </w:rPr>
        <w:tab/>
        <w:t>OPPO</w:t>
      </w:r>
    </w:p>
    <w:p w14:paraId="2DC5414C" w14:textId="6DC445F5" w:rsidR="006B480F" w:rsidRDefault="002328C4" w:rsidP="006B480F">
      <w:pPr>
        <w:rPr>
          <w:lang w:eastAsia="x-none"/>
        </w:rPr>
      </w:pPr>
      <w:hyperlink r:id="rId1662" w:history="1">
        <w:r w:rsidR="004371F4">
          <w:rPr>
            <w:rStyle w:val="Hyperlink"/>
            <w:lang w:eastAsia="x-none"/>
          </w:rPr>
          <w:t>R1-2201372</w:t>
        </w:r>
      </w:hyperlink>
      <w:r w:rsidR="006B480F">
        <w:rPr>
          <w:lang w:eastAsia="x-none"/>
        </w:rPr>
        <w:tab/>
        <w:t>Remaining issues of PDCCH monitoring adaptation</w:t>
      </w:r>
      <w:r w:rsidR="006B480F">
        <w:rPr>
          <w:lang w:eastAsia="x-none"/>
        </w:rPr>
        <w:tab/>
        <w:t>CATT</w:t>
      </w:r>
    </w:p>
    <w:p w14:paraId="0366CB04" w14:textId="3B4601F6" w:rsidR="006B480F" w:rsidRDefault="002328C4" w:rsidP="006B480F">
      <w:pPr>
        <w:rPr>
          <w:lang w:eastAsia="x-none"/>
        </w:rPr>
      </w:pPr>
      <w:hyperlink r:id="rId1663" w:history="1">
        <w:r w:rsidR="004371F4">
          <w:rPr>
            <w:rStyle w:val="Hyperlink"/>
            <w:lang w:eastAsia="x-none"/>
          </w:rPr>
          <w:t>R1-2201486</w:t>
        </w:r>
      </w:hyperlink>
      <w:r w:rsidR="006B480F">
        <w:rPr>
          <w:lang w:eastAsia="x-none"/>
        </w:rPr>
        <w:tab/>
        <w:t>Discussion on extension to DCI-based power saving adaptation</w:t>
      </w:r>
      <w:r w:rsidR="006B480F">
        <w:rPr>
          <w:lang w:eastAsia="x-none"/>
        </w:rPr>
        <w:tab/>
        <w:t>NTT DOCOMO, INC.</w:t>
      </w:r>
    </w:p>
    <w:p w14:paraId="19871A18" w14:textId="309E1074" w:rsidR="006B480F" w:rsidRDefault="002328C4" w:rsidP="006B480F">
      <w:pPr>
        <w:rPr>
          <w:lang w:eastAsia="x-none"/>
        </w:rPr>
      </w:pPr>
      <w:hyperlink r:id="rId1664" w:history="1">
        <w:r w:rsidR="004371F4">
          <w:rPr>
            <w:rStyle w:val="Hyperlink"/>
            <w:lang w:eastAsia="x-none"/>
          </w:rPr>
          <w:t>R1-2201553</w:t>
        </w:r>
      </w:hyperlink>
      <w:r w:rsidR="006B480F">
        <w:rPr>
          <w:lang w:eastAsia="x-none"/>
        </w:rPr>
        <w:tab/>
        <w:t>Discussion on power saving techniques for connected-mode UEs</w:t>
      </w:r>
      <w:r w:rsidR="006B480F">
        <w:rPr>
          <w:lang w:eastAsia="x-none"/>
        </w:rPr>
        <w:tab/>
        <w:t>Spreadtrum Communications</w:t>
      </w:r>
    </w:p>
    <w:p w14:paraId="6F00C2B0" w14:textId="44CB2FE9" w:rsidR="006B480F" w:rsidRDefault="002328C4" w:rsidP="006B480F">
      <w:pPr>
        <w:rPr>
          <w:lang w:eastAsia="x-none"/>
        </w:rPr>
      </w:pPr>
      <w:hyperlink r:id="rId1665" w:history="1">
        <w:r w:rsidR="004371F4">
          <w:rPr>
            <w:rStyle w:val="Hyperlink"/>
            <w:lang w:eastAsia="x-none"/>
          </w:rPr>
          <w:t>R1-2201613</w:t>
        </w:r>
      </w:hyperlink>
      <w:r w:rsidR="006B480F">
        <w:rPr>
          <w:lang w:eastAsia="x-none"/>
        </w:rPr>
        <w:tab/>
        <w:t>Remaining issues on DCI-based power saving adaptation during DRX active time</w:t>
      </w:r>
      <w:r w:rsidR="006B480F">
        <w:rPr>
          <w:lang w:eastAsia="x-none"/>
        </w:rPr>
        <w:tab/>
        <w:t>ETRI</w:t>
      </w:r>
    </w:p>
    <w:p w14:paraId="0B39CE14" w14:textId="478E3C2A" w:rsidR="006B480F" w:rsidRDefault="002328C4" w:rsidP="006B480F">
      <w:pPr>
        <w:rPr>
          <w:lang w:eastAsia="x-none"/>
        </w:rPr>
      </w:pPr>
      <w:hyperlink r:id="rId1666" w:history="1">
        <w:r w:rsidR="004371F4">
          <w:rPr>
            <w:rStyle w:val="Hyperlink"/>
            <w:lang w:eastAsia="x-none"/>
          </w:rPr>
          <w:t>R1-2201643</w:t>
        </w:r>
      </w:hyperlink>
      <w:r w:rsidR="006B480F">
        <w:rPr>
          <w:lang w:eastAsia="x-none"/>
        </w:rPr>
        <w:tab/>
        <w:t>Remaining issues for extensions to Rel-16 DCI-based power saving adaptation during DRX Active Time</w:t>
      </w:r>
      <w:r w:rsidR="006B480F">
        <w:rPr>
          <w:lang w:eastAsia="x-none"/>
        </w:rPr>
        <w:tab/>
        <w:t>Panasonic</w:t>
      </w:r>
    </w:p>
    <w:p w14:paraId="43A39DB9" w14:textId="4FF87DFE" w:rsidR="006B480F" w:rsidRDefault="002328C4" w:rsidP="006B480F">
      <w:pPr>
        <w:rPr>
          <w:lang w:eastAsia="x-none"/>
        </w:rPr>
      </w:pPr>
      <w:hyperlink r:id="rId1667" w:history="1">
        <w:r w:rsidR="004371F4">
          <w:rPr>
            <w:rStyle w:val="Hyperlink"/>
            <w:lang w:eastAsia="x-none"/>
          </w:rPr>
          <w:t>R1-2201707</w:t>
        </w:r>
      </w:hyperlink>
      <w:r w:rsidR="006B480F">
        <w:rPr>
          <w:lang w:eastAsia="x-none"/>
        </w:rPr>
        <w:tab/>
        <w:t>Discussion on remaining aspects of power saving in active time</w:t>
      </w:r>
      <w:r w:rsidR="006B480F">
        <w:rPr>
          <w:lang w:eastAsia="x-none"/>
        </w:rPr>
        <w:tab/>
        <w:t>Intel Corporation</w:t>
      </w:r>
    </w:p>
    <w:p w14:paraId="76E68E7B" w14:textId="7DD4B077" w:rsidR="006B480F" w:rsidRDefault="002328C4" w:rsidP="006B480F">
      <w:pPr>
        <w:rPr>
          <w:lang w:eastAsia="x-none"/>
        </w:rPr>
      </w:pPr>
      <w:hyperlink r:id="rId1668" w:history="1">
        <w:r w:rsidR="004371F4">
          <w:rPr>
            <w:rStyle w:val="Hyperlink"/>
            <w:lang w:eastAsia="x-none"/>
          </w:rPr>
          <w:t>R1-2201779</w:t>
        </w:r>
      </w:hyperlink>
      <w:r w:rsidR="006B480F">
        <w:rPr>
          <w:lang w:eastAsia="x-none"/>
        </w:rPr>
        <w:tab/>
        <w:t>Remaining details on enhanced DCI-based power saving adaptation</w:t>
      </w:r>
      <w:r w:rsidR="006B480F">
        <w:rPr>
          <w:lang w:eastAsia="x-none"/>
        </w:rPr>
        <w:tab/>
        <w:t>Apple</w:t>
      </w:r>
    </w:p>
    <w:p w14:paraId="05F50171" w14:textId="1DF89C94" w:rsidR="006B480F" w:rsidRDefault="002328C4" w:rsidP="006B480F">
      <w:pPr>
        <w:rPr>
          <w:lang w:eastAsia="x-none"/>
        </w:rPr>
      </w:pPr>
      <w:hyperlink r:id="rId1669" w:history="1">
        <w:r w:rsidR="004371F4">
          <w:rPr>
            <w:rStyle w:val="Hyperlink"/>
            <w:lang w:eastAsia="x-none"/>
          </w:rPr>
          <w:t>R1-2201867</w:t>
        </w:r>
      </w:hyperlink>
      <w:r w:rsidR="006B480F">
        <w:rPr>
          <w:lang w:eastAsia="x-none"/>
        </w:rPr>
        <w:tab/>
        <w:t>Remaining issues on PDCCH monitoring reduction during DRX active time</w:t>
      </w:r>
      <w:r w:rsidR="006B480F">
        <w:rPr>
          <w:lang w:eastAsia="x-none"/>
        </w:rPr>
        <w:tab/>
        <w:t>CMCC</w:t>
      </w:r>
    </w:p>
    <w:p w14:paraId="2345102A" w14:textId="07FF6B81" w:rsidR="006B480F" w:rsidRDefault="002328C4" w:rsidP="006B480F">
      <w:pPr>
        <w:rPr>
          <w:lang w:eastAsia="x-none"/>
        </w:rPr>
      </w:pPr>
      <w:hyperlink r:id="rId1670" w:history="1">
        <w:r w:rsidR="004371F4">
          <w:rPr>
            <w:rStyle w:val="Hyperlink"/>
            <w:lang w:eastAsia="x-none"/>
          </w:rPr>
          <w:t>R1-2201919</w:t>
        </w:r>
      </w:hyperlink>
      <w:r w:rsidR="006B480F">
        <w:rPr>
          <w:lang w:eastAsia="x-none"/>
        </w:rPr>
        <w:tab/>
        <w:t>Remaining issues on PDCCH monitoring adaptation for power saving</w:t>
      </w:r>
      <w:r w:rsidR="006B480F">
        <w:rPr>
          <w:lang w:eastAsia="x-none"/>
        </w:rPr>
        <w:tab/>
        <w:t>Xiaomi</w:t>
      </w:r>
    </w:p>
    <w:p w14:paraId="2B89D302" w14:textId="7B749CE0" w:rsidR="006B480F" w:rsidRDefault="002328C4" w:rsidP="006B480F">
      <w:pPr>
        <w:rPr>
          <w:lang w:eastAsia="x-none"/>
        </w:rPr>
      </w:pPr>
      <w:hyperlink r:id="rId1671" w:history="1">
        <w:r w:rsidR="004371F4">
          <w:rPr>
            <w:rStyle w:val="Hyperlink"/>
            <w:lang w:eastAsia="x-none"/>
          </w:rPr>
          <w:t>R1-2202025</w:t>
        </w:r>
      </w:hyperlink>
      <w:r w:rsidR="006B480F">
        <w:rPr>
          <w:lang w:eastAsia="x-none"/>
        </w:rPr>
        <w:tab/>
        <w:t>Maintenance on DCI-based power saving techniques</w:t>
      </w:r>
      <w:r w:rsidR="006B480F">
        <w:rPr>
          <w:lang w:eastAsia="x-none"/>
        </w:rPr>
        <w:tab/>
        <w:t>Samsung</w:t>
      </w:r>
    </w:p>
    <w:p w14:paraId="6170AC98" w14:textId="5CEC5DBD" w:rsidR="006B480F" w:rsidRDefault="002328C4" w:rsidP="006B480F">
      <w:pPr>
        <w:rPr>
          <w:lang w:eastAsia="x-none"/>
        </w:rPr>
      </w:pPr>
      <w:hyperlink r:id="rId1672" w:history="1">
        <w:r w:rsidR="004371F4">
          <w:rPr>
            <w:rStyle w:val="Hyperlink"/>
            <w:lang w:eastAsia="x-none"/>
          </w:rPr>
          <w:t>R1-2202070</w:t>
        </w:r>
      </w:hyperlink>
      <w:r w:rsidR="006B480F">
        <w:rPr>
          <w:lang w:eastAsia="x-none"/>
        </w:rPr>
        <w:tab/>
        <w:t>Maintenance on DCI-based PDCCH Monitoring Adaptation</w:t>
      </w:r>
      <w:r w:rsidR="006B480F">
        <w:rPr>
          <w:lang w:eastAsia="x-none"/>
        </w:rPr>
        <w:tab/>
        <w:t>MediaTek Inc.</w:t>
      </w:r>
    </w:p>
    <w:p w14:paraId="3A9A3E40" w14:textId="6CA1CD2D" w:rsidR="006B480F" w:rsidRDefault="002328C4" w:rsidP="006B480F">
      <w:pPr>
        <w:rPr>
          <w:lang w:eastAsia="x-none"/>
        </w:rPr>
      </w:pPr>
      <w:hyperlink r:id="rId1673" w:history="1">
        <w:r w:rsidR="004371F4">
          <w:rPr>
            <w:rStyle w:val="Hyperlink"/>
            <w:lang w:eastAsia="x-none"/>
          </w:rPr>
          <w:t>R1-2202094</w:t>
        </w:r>
      </w:hyperlink>
      <w:r w:rsidR="006B480F">
        <w:rPr>
          <w:lang w:eastAsia="x-none"/>
        </w:rPr>
        <w:tab/>
        <w:t>Enhanced DCI based power saving adaptation</w:t>
      </w:r>
      <w:r w:rsidR="006B480F">
        <w:rPr>
          <w:lang w:eastAsia="x-none"/>
        </w:rPr>
        <w:tab/>
        <w:t>Lenovo</w:t>
      </w:r>
    </w:p>
    <w:p w14:paraId="4A5300D4" w14:textId="4DFA69C3" w:rsidR="006B480F" w:rsidRDefault="002328C4" w:rsidP="006B480F">
      <w:pPr>
        <w:rPr>
          <w:lang w:eastAsia="x-none"/>
        </w:rPr>
      </w:pPr>
      <w:hyperlink r:id="rId1674" w:history="1">
        <w:r w:rsidR="004371F4">
          <w:rPr>
            <w:rStyle w:val="Hyperlink"/>
            <w:lang w:eastAsia="x-none"/>
          </w:rPr>
          <w:t>R1-2202150</w:t>
        </w:r>
      </w:hyperlink>
      <w:r w:rsidR="006B480F">
        <w:rPr>
          <w:lang w:eastAsia="x-none"/>
        </w:rPr>
        <w:tab/>
        <w:t>DCI-based power saving adaptation during DRX ActiveTime</w:t>
      </w:r>
      <w:r w:rsidR="006B480F">
        <w:rPr>
          <w:lang w:eastAsia="x-none"/>
        </w:rPr>
        <w:tab/>
        <w:t>Qualcomm Incorporated</w:t>
      </w:r>
    </w:p>
    <w:p w14:paraId="6D53AE36" w14:textId="2BC43E28" w:rsidR="006B480F" w:rsidRDefault="002328C4" w:rsidP="006B480F">
      <w:pPr>
        <w:rPr>
          <w:lang w:eastAsia="x-none"/>
        </w:rPr>
      </w:pPr>
      <w:hyperlink r:id="rId1675" w:history="1">
        <w:r w:rsidR="004371F4">
          <w:rPr>
            <w:rStyle w:val="Hyperlink"/>
            <w:lang w:eastAsia="x-none"/>
          </w:rPr>
          <w:t>R1-2202219</w:t>
        </w:r>
      </w:hyperlink>
      <w:r w:rsidR="006B480F">
        <w:rPr>
          <w:lang w:eastAsia="x-none"/>
        </w:rPr>
        <w:tab/>
        <w:t>Maintenance for active time power savings mechanisms</w:t>
      </w:r>
      <w:r w:rsidR="006B480F">
        <w:rPr>
          <w:lang w:eastAsia="x-none"/>
        </w:rPr>
        <w:tab/>
        <w:t>Ericsson</w:t>
      </w:r>
    </w:p>
    <w:p w14:paraId="3E4F4EB8" w14:textId="48A6CD05" w:rsidR="006B480F" w:rsidRDefault="002328C4" w:rsidP="006B480F">
      <w:pPr>
        <w:rPr>
          <w:lang w:eastAsia="x-none"/>
        </w:rPr>
      </w:pPr>
      <w:hyperlink r:id="rId1676" w:history="1">
        <w:r w:rsidR="004371F4">
          <w:rPr>
            <w:rStyle w:val="Hyperlink"/>
            <w:lang w:eastAsia="x-none"/>
          </w:rPr>
          <w:t>R1-2202249</w:t>
        </w:r>
      </w:hyperlink>
      <w:r w:rsidR="006B480F">
        <w:rPr>
          <w:lang w:eastAsia="x-none"/>
        </w:rPr>
        <w:tab/>
        <w:t>Remaining issues on DCI-based power saving adaptation</w:t>
      </w:r>
      <w:r w:rsidR="006B480F">
        <w:rPr>
          <w:lang w:eastAsia="x-none"/>
        </w:rPr>
        <w:tab/>
        <w:t>InterDigital, Inc.</w:t>
      </w:r>
    </w:p>
    <w:p w14:paraId="038BC17D" w14:textId="5EB9361F" w:rsidR="006B480F" w:rsidRDefault="002328C4" w:rsidP="006B480F">
      <w:pPr>
        <w:rPr>
          <w:lang w:eastAsia="x-none"/>
        </w:rPr>
      </w:pPr>
      <w:hyperlink r:id="rId1677" w:history="1">
        <w:r w:rsidR="004371F4">
          <w:rPr>
            <w:rStyle w:val="Hyperlink"/>
            <w:lang w:eastAsia="x-none"/>
          </w:rPr>
          <w:t>R1-2202330</w:t>
        </w:r>
      </w:hyperlink>
      <w:r w:rsidR="006B480F">
        <w:rPr>
          <w:lang w:eastAsia="x-none"/>
        </w:rPr>
        <w:tab/>
        <w:t>Open issues on PDCCH monitoring adaptation for UE power saving</w:t>
      </w:r>
      <w:r w:rsidR="006B480F">
        <w:rPr>
          <w:lang w:eastAsia="x-none"/>
        </w:rPr>
        <w:tab/>
        <w:t>Nokia, Nokia Shanghai Bell</w:t>
      </w:r>
    </w:p>
    <w:p w14:paraId="238A8751" w14:textId="44FA140E" w:rsidR="006B480F" w:rsidRDefault="002328C4" w:rsidP="006B480F">
      <w:pPr>
        <w:rPr>
          <w:lang w:eastAsia="x-none"/>
        </w:rPr>
      </w:pPr>
      <w:hyperlink r:id="rId1678" w:history="1">
        <w:r w:rsidR="004371F4">
          <w:rPr>
            <w:rStyle w:val="Hyperlink"/>
            <w:lang w:eastAsia="x-none"/>
          </w:rPr>
          <w:t>R1-2202348</w:t>
        </w:r>
      </w:hyperlink>
      <w:r w:rsidR="006B480F">
        <w:rPr>
          <w:lang w:eastAsia="x-none"/>
        </w:rPr>
        <w:tab/>
        <w:t>Discussion on DCI-based power saving adaptation during DRX ActiveTime</w:t>
      </w:r>
      <w:r w:rsidR="006B480F">
        <w:rPr>
          <w:lang w:eastAsia="x-none"/>
        </w:rPr>
        <w:tab/>
        <w:t>LG Electronics</w:t>
      </w:r>
    </w:p>
    <w:p w14:paraId="1475FD07" w14:textId="130B46C8" w:rsidR="006B480F" w:rsidRDefault="002328C4" w:rsidP="006B480F">
      <w:pPr>
        <w:rPr>
          <w:lang w:eastAsia="x-none"/>
        </w:rPr>
      </w:pPr>
      <w:hyperlink r:id="rId1679" w:history="1">
        <w:r w:rsidR="004371F4">
          <w:rPr>
            <w:rStyle w:val="Hyperlink"/>
            <w:lang w:eastAsia="x-none"/>
          </w:rPr>
          <w:t>R1-2202365</w:t>
        </w:r>
      </w:hyperlink>
      <w:r w:rsidR="006B480F">
        <w:rPr>
          <w:lang w:eastAsia="x-none"/>
        </w:rPr>
        <w:tab/>
        <w:t>Remaining issues on DCI-based power saving adaptation</w:t>
      </w:r>
      <w:r w:rsidR="006B480F">
        <w:rPr>
          <w:lang w:eastAsia="x-none"/>
        </w:rPr>
        <w:tab/>
        <w:t>NEC</w:t>
      </w:r>
    </w:p>
    <w:p w14:paraId="0D78BDC7" w14:textId="719C2959" w:rsidR="006B480F" w:rsidRDefault="002328C4" w:rsidP="006B480F">
      <w:pPr>
        <w:rPr>
          <w:lang w:eastAsia="x-none"/>
        </w:rPr>
      </w:pPr>
      <w:hyperlink r:id="rId1680" w:history="1">
        <w:r w:rsidR="004371F4">
          <w:rPr>
            <w:rStyle w:val="Hyperlink"/>
            <w:lang w:eastAsia="x-none"/>
          </w:rPr>
          <w:t>R1-2202386</w:t>
        </w:r>
      </w:hyperlink>
      <w:r w:rsidR="006B480F">
        <w:rPr>
          <w:lang w:eastAsia="x-none"/>
        </w:rPr>
        <w:tab/>
        <w:t>On PDCCH monitoring adaptation</w:t>
      </w:r>
      <w:r w:rsidR="006B480F">
        <w:rPr>
          <w:lang w:eastAsia="x-none"/>
        </w:rPr>
        <w:tab/>
        <w:t>Nordic Semiconductor ASA</w:t>
      </w:r>
    </w:p>
    <w:p w14:paraId="1C693914" w14:textId="0BBF8544" w:rsidR="004D6991" w:rsidRDefault="004D6991" w:rsidP="006B480F">
      <w:pPr>
        <w:rPr>
          <w:lang w:eastAsia="x-none"/>
        </w:rPr>
      </w:pPr>
    </w:p>
    <w:p w14:paraId="3A1A8A2F" w14:textId="77777777" w:rsidR="004D6991" w:rsidRPr="004D6991" w:rsidRDefault="004D6991" w:rsidP="004D6991">
      <w:pPr>
        <w:rPr>
          <w:lang w:eastAsia="x-none"/>
        </w:rPr>
      </w:pPr>
      <w:r w:rsidRPr="004D6991">
        <w:rPr>
          <w:lang w:eastAsia="x-none"/>
        </w:rPr>
        <w:t>[108-e-R17-PowSav-03] – Xiaodong (vivo)</w:t>
      </w:r>
    </w:p>
    <w:p w14:paraId="14A0EA34" w14:textId="20C17E64" w:rsidR="004D6991" w:rsidRPr="004D6991" w:rsidRDefault="004D6991" w:rsidP="004D6991">
      <w:pPr>
        <w:rPr>
          <w:lang w:eastAsia="x-none"/>
        </w:rPr>
      </w:pPr>
      <w:r w:rsidRPr="004D6991">
        <w:rPr>
          <w:lang w:eastAsia="x-none"/>
        </w:rPr>
        <w:t>Email discussion regarding potential extension(s) to Rel-16 DCI-based power saving adaptation during DRX ActiveTime</w:t>
      </w:r>
    </w:p>
    <w:p w14:paraId="7C45810A" w14:textId="77777777" w:rsidR="004D6991" w:rsidRPr="004D6991" w:rsidRDefault="004D6991" w:rsidP="004D6991">
      <w:pPr>
        <w:numPr>
          <w:ilvl w:val="0"/>
          <w:numId w:val="62"/>
        </w:numPr>
        <w:rPr>
          <w:lang w:eastAsia="x-none"/>
        </w:rPr>
      </w:pPr>
      <w:r w:rsidRPr="004D6991">
        <w:rPr>
          <w:rFonts w:hint="eastAsia"/>
          <w:lang w:eastAsia="x-none"/>
        </w:rPr>
        <w:t>1</w:t>
      </w:r>
      <w:r w:rsidRPr="004D6991">
        <w:rPr>
          <w:rFonts w:hint="eastAsia"/>
          <w:vertAlign w:val="superscript"/>
          <w:lang w:eastAsia="x-none"/>
        </w:rPr>
        <w:t>st</w:t>
      </w:r>
      <w:r w:rsidRPr="004D6991">
        <w:rPr>
          <w:rFonts w:hint="eastAsia"/>
          <w:lang w:eastAsia="x-none"/>
        </w:rPr>
        <w:t xml:space="preserve"> check point: </w:t>
      </w:r>
      <w:r w:rsidRPr="004D6991">
        <w:t>February</w:t>
      </w:r>
      <w:r w:rsidRPr="004D6991">
        <w:rPr>
          <w:rFonts w:hint="eastAsia"/>
        </w:rPr>
        <w:t xml:space="preserve"> </w:t>
      </w:r>
      <w:r w:rsidRPr="004D6991">
        <w:t>25</w:t>
      </w:r>
    </w:p>
    <w:p w14:paraId="117446A9" w14:textId="77777777" w:rsidR="004D6991" w:rsidRPr="004D6991" w:rsidRDefault="004D6991" w:rsidP="004D6991">
      <w:pPr>
        <w:numPr>
          <w:ilvl w:val="0"/>
          <w:numId w:val="62"/>
        </w:numPr>
        <w:rPr>
          <w:lang w:eastAsia="x-none"/>
        </w:rPr>
      </w:pPr>
      <w:r w:rsidRPr="004D6991">
        <w:rPr>
          <w:lang w:eastAsia="x-none"/>
        </w:rPr>
        <w:t>Final</w:t>
      </w:r>
      <w:r w:rsidRPr="004D6991">
        <w:rPr>
          <w:rFonts w:hint="eastAsia"/>
          <w:lang w:eastAsia="x-none"/>
        </w:rPr>
        <w:t xml:space="preserve"> check point: </w:t>
      </w:r>
      <w:r w:rsidRPr="004D6991">
        <w:t>March 3</w:t>
      </w:r>
    </w:p>
    <w:p w14:paraId="35FC1CED" w14:textId="6D764734" w:rsidR="004D6991" w:rsidRPr="004D6991" w:rsidRDefault="002328C4" w:rsidP="004D6991">
      <w:pPr>
        <w:rPr>
          <w:b/>
          <w:bCs/>
          <w:lang w:eastAsia="x-none"/>
        </w:rPr>
      </w:pPr>
      <w:hyperlink r:id="rId1681" w:history="1">
        <w:r w:rsidR="004371F4">
          <w:rPr>
            <w:rStyle w:val="Hyperlink"/>
            <w:b/>
            <w:bCs/>
            <w:lang w:eastAsia="x-none"/>
          </w:rPr>
          <w:t>R1-2202573</w:t>
        </w:r>
      </w:hyperlink>
      <w:r w:rsidR="004D6991" w:rsidRPr="004D6991">
        <w:rPr>
          <w:b/>
          <w:bCs/>
          <w:lang w:eastAsia="x-none"/>
        </w:rPr>
        <w:tab/>
        <w:t>FL summary#1 of DCI-based power saving adaptation</w:t>
      </w:r>
      <w:r w:rsidR="004D6991" w:rsidRPr="004D6991">
        <w:rPr>
          <w:b/>
          <w:bCs/>
          <w:lang w:eastAsia="x-none"/>
        </w:rPr>
        <w:tab/>
        <w:t>Moderator (vivo)</w:t>
      </w:r>
    </w:p>
    <w:p w14:paraId="69557466" w14:textId="4D60D213" w:rsidR="004D6991" w:rsidRDefault="004D6991" w:rsidP="004D6991">
      <w:pPr>
        <w:rPr>
          <w:lang w:eastAsia="x-none"/>
        </w:rPr>
      </w:pPr>
      <w:r>
        <w:rPr>
          <w:lang w:eastAsia="x-none"/>
        </w:rPr>
        <w:t>From Feb 23</w:t>
      </w:r>
      <w:r w:rsidRPr="004D6991">
        <w:rPr>
          <w:vertAlign w:val="superscript"/>
          <w:lang w:eastAsia="x-none"/>
        </w:rPr>
        <w:t>rd</w:t>
      </w:r>
      <w:r>
        <w:rPr>
          <w:lang w:eastAsia="x-none"/>
        </w:rPr>
        <w:t xml:space="preserve"> GTW session</w:t>
      </w:r>
    </w:p>
    <w:p w14:paraId="5F8A38F5" w14:textId="77777777" w:rsidR="004D6991" w:rsidRPr="00905CF2" w:rsidRDefault="004D6991" w:rsidP="004D6991">
      <w:pPr>
        <w:rPr>
          <w:sz w:val="21"/>
          <w:szCs w:val="21"/>
          <w:highlight w:val="darkYellow"/>
        </w:rPr>
      </w:pPr>
      <w:r w:rsidRPr="00905CF2">
        <w:rPr>
          <w:rFonts w:hint="eastAsia"/>
          <w:highlight w:val="darkYellow"/>
          <w:shd w:val="clear" w:color="auto" w:fill="FFFF00"/>
          <w:lang w:eastAsia="zh-CN" w:bidi="ar"/>
        </w:rPr>
        <w:t>Working Assumption</w:t>
      </w:r>
      <w:r>
        <w:rPr>
          <w:highlight w:val="darkYellow"/>
          <w:shd w:val="clear" w:color="auto" w:fill="FFFF00"/>
          <w:lang w:eastAsia="zh-CN" w:bidi="ar"/>
        </w:rPr>
        <w:t xml:space="preserve"> (Excerpted from RAN#107bis-e)</w:t>
      </w:r>
    </w:p>
    <w:p w14:paraId="54B7EB9D" w14:textId="77777777" w:rsidR="004D6991" w:rsidRPr="004D6991" w:rsidRDefault="004D6991" w:rsidP="00A63FAE">
      <w:pPr>
        <w:pStyle w:val="ListParagraph"/>
        <w:numPr>
          <w:ilvl w:val="0"/>
          <w:numId w:val="98"/>
        </w:numPr>
        <w:rPr>
          <w:rFonts w:eastAsia="DengXian"/>
          <w:lang w:eastAsia="zh-CN" w:bidi="ar"/>
        </w:rPr>
      </w:pPr>
      <w:r>
        <w:rPr>
          <w:rFonts w:hint="eastAsia"/>
          <w:lang w:eastAsia="zh-CN" w:bidi="ar"/>
        </w:rPr>
        <w:t>The bit length of the candidate skipping values and SSSG switching initial timer values in slots for 480kHz and 960kHz SCS are assumed to be the same as that for 120KHz SCS</w:t>
      </w:r>
    </w:p>
    <w:p w14:paraId="05676FB3" w14:textId="77777777" w:rsidR="004D6991" w:rsidRPr="004C18F7" w:rsidRDefault="004D6991" w:rsidP="004D6991">
      <w:pPr>
        <w:rPr>
          <w:rFonts w:eastAsia="DengXian"/>
          <w:highlight w:val="green"/>
          <w:lang w:eastAsia="zh-CN"/>
        </w:rPr>
      </w:pPr>
      <w:r w:rsidRPr="004C18F7">
        <w:rPr>
          <w:rFonts w:eastAsia="DengXian"/>
          <w:highlight w:val="green"/>
          <w:lang w:eastAsia="zh-CN"/>
        </w:rPr>
        <w:t>Agreement</w:t>
      </w:r>
    </w:p>
    <w:p w14:paraId="6C34E783" w14:textId="0285D176" w:rsidR="004D6991" w:rsidRDefault="004D6991" w:rsidP="00F44FD9">
      <w:pPr>
        <w:pStyle w:val="ListParagraph"/>
        <w:numPr>
          <w:ilvl w:val="0"/>
          <w:numId w:val="100"/>
        </w:numPr>
      </w:pPr>
      <w:r>
        <w:t>The 480kHz and 960kHz SCS are also supported for Rel-17 PDCCH monitoring adaptation.</w:t>
      </w:r>
    </w:p>
    <w:p w14:paraId="2995E9CA" w14:textId="77777777" w:rsidR="004D6991" w:rsidRPr="003162EB" w:rsidRDefault="004D6991" w:rsidP="004D6991">
      <w:pPr>
        <w:rPr>
          <w:highlight w:val="green"/>
        </w:rPr>
      </w:pPr>
      <w:r w:rsidRPr="003162EB">
        <w:rPr>
          <w:highlight w:val="green"/>
        </w:rPr>
        <w:t>Agreement</w:t>
      </w:r>
    </w:p>
    <w:p w14:paraId="7736B8E8" w14:textId="581C8E49" w:rsidR="004D6991" w:rsidRPr="004D6991" w:rsidRDefault="004D6991" w:rsidP="00F44FD9">
      <w:pPr>
        <w:pStyle w:val="ListParagraph"/>
        <w:numPr>
          <w:ilvl w:val="0"/>
          <w:numId w:val="100"/>
        </w:numPr>
        <w:rPr>
          <w:rFonts w:cs="Times"/>
        </w:rPr>
      </w:pPr>
      <w:r>
        <w:t>It is up to B52.6GHz to deicide the values for candidate skipping values and SSSG switching initial timer values.</w:t>
      </w:r>
    </w:p>
    <w:p w14:paraId="7E04D167" w14:textId="77777777" w:rsidR="004D6991" w:rsidRPr="00D97DF9" w:rsidRDefault="004D6991" w:rsidP="004D6991">
      <w:pPr>
        <w:rPr>
          <w:rFonts w:ascii="Times New Roman" w:eastAsia="DengXian" w:hAnsi="Times New Roman"/>
          <w:highlight w:val="green"/>
          <w:lang w:eastAsia="zh-CN"/>
        </w:rPr>
      </w:pPr>
      <w:r w:rsidRPr="00D97DF9">
        <w:rPr>
          <w:rFonts w:ascii="Times New Roman" w:eastAsia="DengXian" w:hAnsi="Times New Roman"/>
          <w:highlight w:val="green"/>
          <w:lang w:eastAsia="zh-CN"/>
        </w:rPr>
        <w:t>Agreement</w:t>
      </w:r>
    </w:p>
    <w:p w14:paraId="19E2531B" w14:textId="77777777" w:rsidR="004D6991" w:rsidRPr="00D97DF9" w:rsidRDefault="004D6991" w:rsidP="004D6991">
      <w:pPr>
        <w:spacing w:line="280" w:lineRule="atLeast"/>
        <w:jc w:val="both"/>
        <w:rPr>
          <w:rFonts w:ascii="Times New Roman" w:hAnsi="Times New Roman"/>
          <w:szCs w:val="21"/>
          <w:lang w:eastAsia="zh-CN" w:bidi="ar"/>
        </w:rPr>
      </w:pPr>
      <w:r w:rsidRPr="00D97DF9">
        <w:rPr>
          <w:rFonts w:ascii="Times New Roman" w:hAnsi="Times New Roman"/>
          <w:szCs w:val="21"/>
          <w:lang w:eastAsia="zh-CN"/>
        </w:rPr>
        <w:t xml:space="preserve">For </w:t>
      </w:r>
      <w:r w:rsidRPr="00D97DF9">
        <w:rPr>
          <w:rFonts w:ascii="Times New Roman" w:hAnsi="Times New Roman"/>
          <w:szCs w:val="21"/>
          <w:lang w:eastAsia="zh-CN" w:bidi="ar"/>
        </w:rPr>
        <w:t>DCI format 0_1, DCI format 0_2, DCI format 1_1 and DCI format 1_2,     </w:t>
      </w:r>
    </w:p>
    <w:p w14:paraId="1A9B01DC" w14:textId="77777777" w:rsidR="004D6991" w:rsidRPr="00D97DF9" w:rsidRDefault="004D6991" w:rsidP="00F44FD9">
      <w:pPr>
        <w:numPr>
          <w:ilvl w:val="0"/>
          <w:numId w:val="101"/>
        </w:numPr>
        <w:overflowPunct w:val="0"/>
        <w:autoSpaceDE w:val="0"/>
        <w:autoSpaceDN w:val="0"/>
        <w:adjustRightInd w:val="0"/>
        <w:spacing w:line="280" w:lineRule="atLeast"/>
        <w:jc w:val="both"/>
        <w:textAlignment w:val="baseline"/>
        <w:rPr>
          <w:rFonts w:ascii="Times New Roman" w:hAnsi="Times New Roman"/>
          <w:lang w:eastAsia="zh-CN" w:bidi="ar"/>
        </w:rPr>
      </w:pPr>
      <w:r w:rsidRPr="00D97DF9">
        <w:rPr>
          <w:rFonts w:ascii="Times New Roman" w:hAnsi="Times New Roman"/>
          <w:lang w:bidi="ar"/>
        </w:rPr>
        <w:t xml:space="preserve">1 or 2 bits, </w:t>
      </w:r>
      <w:r w:rsidRPr="00D97DF9">
        <w:rPr>
          <w:rFonts w:ascii="Times New Roman" w:hAnsi="Times New Roman"/>
          <w:lang w:eastAsia="zh-CN" w:bidi="ar"/>
        </w:rPr>
        <w:t>if</w:t>
      </w:r>
      <w:r w:rsidRPr="00D97DF9">
        <w:rPr>
          <w:rFonts w:ascii="Times New Roman" w:hAnsi="Times New Roman"/>
          <w:i/>
          <w:lang w:eastAsia="zh-CN" w:bidi="ar"/>
        </w:rPr>
        <w:t xml:space="preserve"> PDCCHSkippingDurationList </w:t>
      </w:r>
      <w:r w:rsidRPr="00D97DF9">
        <w:rPr>
          <w:rFonts w:ascii="Times New Roman" w:hAnsi="Times New Roman"/>
          <w:lang w:eastAsia="zh-CN" w:bidi="ar"/>
        </w:rPr>
        <w:t xml:space="preserve">is not configured and if </w:t>
      </w:r>
      <w:r w:rsidRPr="00D97DF9">
        <w:rPr>
          <w:rFonts w:ascii="Times New Roman" w:hAnsi="Times New Roman"/>
          <w:i/>
          <w:lang w:eastAsia="zh-CN" w:bidi="ar"/>
        </w:rPr>
        <w:t xml:space="preserve">searchSpaceGroupIdList-r17 </w:t>
      </w:r>
      <w:r w:rsidRPr="00D97DF9">
        <w:rPr>
          <w:rFonts w:ascii="Times New Roman" w:hAnsi="Times New Roman"/>
          <w:lang w:eastAsia="zh-CN" w:bidi="ar"/>
        </w:rPr>
        <w:t>is configured</w:t>
      </w:r>
    </w:p>
    <w:p w14:paraId="47A32099" w14:textId="3ED9FE9A" w:rsidR="004D6991" w:rsidRPr="00D97DF9" w:rsidRDefault="004D6991" w:rsidP="00F44FD9">
      <w:pPr>
        <w:pStyle w:val="NormalWeb"/>
        <w:numPr>
          <w:ilvl w:val="1"/>
          <w:numId w:val="101"/>
        </w:numPr>
        <w:spacing w:before="0" w:beforeAutospacing="0" w:after="0" w:afterAutospacing="0" w:line="280" w:lineRule="atLeast"/>
        <w:jc w:val="both"/>
        <w:rPr>
          <w:rFonts w:ascii="Times New Roman" w:hAnsi="Times New Roman" w:cs="Times New Roman"/>
          <w:sz w:val="20"/>
          <w:szCs w:val="20"/>
          <w:lang w:bidi="ar"/>
        </w:rPr>
      </w:pPr>
      <w:r w:rsidRPr="00D97DF9">
        <w:rPr>
          <w:rFonts w:ascii="Times New Roman" w:hAnsi="Times New Roman" w:cs="Times New Roman"/>
          <w:sz w:val="20"/>
          <w:szCs w:val="20"/>
          <w:lang w:bidi="ar"/>
        </w:rPr>
        <w:t xml:space="preserve">1 bit if the UE is configured by </w:t>
      </w:r>
      <w:r w:rsidRPr="00D97DF9">
        <w:rPr>
          <w:rFonts w:ascii="Times New Roman" w:hAnsi="Times New Roman" w:cs="Times New Roman"/>
          <w:i/>
          <w:sz w:val="20"/>
          <w:szCs w:val="20"/>
          <w:lang w:bidi="ar"/>
        </w:rPr>
        <w:t>searchSpaceGroupIdList-r17</w:t>
      </w:r>
      <w:r w:rsidRPr="00D97DF9">
        <w:rPr>
          <w:rFonts w:ascii="Times New Roman" w:hAnsi="Times New Roman" w:cs="Times New Roman"/>
          <w:sz w:val="20"/>
          <w:szCs w:val="20"/>
          <w:lang w:bidi="ar"/>
        </w:rPr>
        <w:t xml:space="preserve"> with search space set(s) with group index 0 and search space set(s) with group index 1, and if the UE is not configured by </w:t>
      </w:r>
      <w:r w:rsidRPr="00D97DF9">
        <w:rPr>
          <w:rFonts w:ascii="Times New Roman" w:hAnsi="Times New Roman" w:cs="Times New Roman"/>
          <w:i/>
          <w:sz w:val="20"/>
          <w:szCs w:val="20"/>
          <w:lang w:bidi="ar"/>
        </w:rPr>
        <w:t>searchSpaceGroupIdList-r17</w:t>
      </w:r>
      <w:r w:rsidRPr="00D97DF9">
        <w:rPr>
          <w:rFonts w:ascii="Times New Roman" w:hAnsi="Times New Roman" w:cs="Times New Roman"/>
          <w:sz w:val="20"/>
          <w:szCs w:val="20"/>
          <w:lang w:bidi="ar"/>
        </w:rPr>
        <w:t xml:space="preserve"> with any search space set with group index 2;</w:t>
      </w:r>
    </w:p>
    <w:p w14:paraId="582678F4" w14:textId="4C0927A5" w:rsidR="004D6991" w:rsidRPr="00D97DF9" w:rsidRDefault="004D6991" w:rsidP="00F44FD9">
      <w:pPr>
        <w:pStyle w:val="NormalWeb"/>
        <w:numPr>
          <w:ilvl w:val="1"/>
          <w:numId w:val="101"/>
        </w:numPr>
        <w:spacing w:before="0" w:beforeAutospacing="0" w:after="0" w:afterAutospacing="0" w:line="280" w:lineRule="atLeast"/>
        <w:jc w:val="both"/>
        <w:rPr>
          <w:rFonts w:ascii="Times New Roman" w:hAnsi="Times New Roman" w:cs="Times New Roman"/>
          <w:sz w:val="20"/>
          <w:szCs w:val="20"/>
          <w:lang w:bidi="ar"/>
        </w:rPr>
      </w:pPr>
      <w:r w:rsidRPr="00D97DF9">
        <w:rPr>
          <w:rFonts w:ascii="Times New Roman" w:hAnsi="Times New Roman" w:cs="Times New Roman"/>
          <w:sz w:val="20"/>
          <w:szCs w:val="20"/>
          <w:lang w:bidi="ar"/>
        </w:rPr>
        <w:t xml:space="preserve">2 bits if the UE is configured by </w:t>
      </w:r>
      <w:r w:rsidRPr="00D97DF9">
        <w:rPr>
          <w:rFonts w:ascii="Times New Roman" w:hAnsi="Times New Roman" w:cs="Times New Roman"/>
          <w:i/>
          <w:sz w:val="20"/>
          <w:szCs w:val="20"/>
          <w:lang w:bidi="ar"/>
        </w:rPr>
        <w:t>searchSpaceGroupIdList-r17</w:t>
      </w:r>
      <w:r w:rsidRPr="00D97DF9">
        <w:rPr>
          <w:rFonts w:ascii="Times New Roman" w:hAnsi="Times New Roman" w:cs="Times New Roman"/>
          <w:sz w:val="20"/>
          <w:szCs w:val="20"/>
          <w:lang w:bidi="ar"/>
        </w:rPr>
        <w:t xml:space="preserve"> with search space set(s) with group index 0, search space set(s) with group index 1 and search space set(s) with group index 2;</w:t>
      </w:r>
    </w:p>
    <w:p w14:paraId="56FB0DA5" w14:textId="77777777" w:rsidR="004D6991" w:rsidRPr="00D97DF9" w:rsidRDefault="004D6991" w:rsidP="004D6991">
      <w:pPr>
        <w:spacing w:line="280" w:lineRule="atLeast"/>
        <w:ind w:left="420"/>
        <w:jc w:val="both"/>
        <w:rPr>
          <w:rFonts w:ascii="Times New Roman" w:hAnsi="Times New Roman"/>
          <w:bCs/>
          <w:color w:val="FF0000"/>
          <w:lang w:eastAsia="zh-CN"/>
        </w:rPr>
      </w:pPr>
      <w:r w:rsidRPr="00D97DF9">
        <w:rPr>
          <w:rFonts w:ascii="Times New Roman" w:hAnsi="Times New Roman"/>
          <w:bCs/>
          <w:color w:val="FF0000"/>
          <w:lang w:eastAsia="zh-CN"/>
        </w:rPr>
        <w:t xml:space="preserve">Note: Same as in existing specifications, specifications allow gNB to configure a search-space set with zero PDCCH candidates.  </w:t>
      </w:r>
    </w:p>
    <w:p w14:paraId="78474715" w14:textId="77777777" w:rsidR="004D6991" w:rsidRPr="00D97DF9" w:rsidRDefault="004D6991" w:rsidP="004D6991">
      <w:pPr>
        <w:rPr>
          <w:rFonts w:ascii="Times New Roman" w:hAnsi="Times New Roman"/>
          <w:lang w:eastAsia="x-none"/>
        </w:rPr>
      </w:pPr>
    </w:p>
    <w:p w14:paraId="617EF028" w14:textId="2141B8D6" w:rsidR="004D6991" w:rsidRDefault="004D6991" w:rsidP="004D6991">
      <w:pPr>
        <w:rPr>
          <w:rFonts w:ascii="Times New Roman" w:hAnsi="Times New Roman"/>
          <w:lang w:eastAsia="x-none"/>
        </w:rPr>
      </w:pPr>
    </w:p>
    <w:p w14:paraId="09027F47" w14:textId="344707E8" w:rsidR="00861A1A" w:rsidRPr="00861A1A" w:rsidRDefault="002328C4" w:rsidP="00861A1A">
      <w:pPr>
        <w:rPr>
          <w:b/>
          <w:bCs/>
          <w:lang w:eastAsia="x-none"/>
        </w:rPr>
      </w:pPr>
      <w:hyperlink r:id="rId1682" w:history="1">
        <w:r w:rsidR="004371F4">
          <w:rPr>
            <w:rStyle w:val="Hyperlink"/>
            <w:b/>
            <w:bCs/>
            <w:lang w:eastAsia="x-none"/>
          </w:rPr>
          <w:t>R1-2202574</w:t>
        </w:r>
      </w:hyperlink>
      <w:r w:rsidR="00861A1A" w:rsidRPr="00861A1A">
        <w:rPr>
          <w:b/>
          <w:bCs/>
          <w:lang w:eastAsia="x-none"/>
        </w:rPr>
        <w:tab/>
        <w:t>FL summary#2 of DCI-based power saving adaptation</w:t>
      </w:r>
      <w:r w:rsidR="00861A1A" w:rsidRPr="00861A1A">
        <w:rPr>
          <w:b/>
          <w:bCs/>
          <w:lang w:eastAsia="x-none"/>
        </w:rPr>
        <w:tab/>
        <w:t>Moderator (vivo)</w:t>
      </w:r>
    </w:p>
    <w:p w14:paraId="65F082AD" w14:textId="51D5192A" w:rsidR="00861A1A" w:rsidRDefault="00861A1A" w:rsidP="00861A1A">
      <w:pPr>
        <w:rPr>
          <w:lang w:eastAsia="x-none"/>
        </w:rPr>
      </w:pPr>
      <w:r>
        <w:rPr>
          <w:lang w:eastAsia="x-none"/>
        </w:rPr>
        <w:t>From Feb 25</w:t>
      </w:r>
      <w:r w:rsidRPr="00861A1A">
        <w:rPr>
          <w:vertAlign w:val="superscript"/>
          <w:lang w:eastAsia="x-none"/>
        </w:rPr>
        <w:t>th</w:t>
      </w:r>
      <w:r>
        <w:rPr>
          <w:lang w:eastAsia="x-none"/>
        </w:rPr>
        <w:t xml:space="preserve"> GTW session</w:t>
      </w:r>
    </w:p>
    <w:p w14:paraId="270DF6C9" w14:textId="77777777" w:rsidR="00861A1A" w:rsidRPr="00861A1A" w:rsidRDefault="00861A1A" w:rsidP="00861A1A">
      <w:pPr>
        <w:shd w:val="clear" w:color="auto" w:fill="FFFFFF"/>
        <w:spacing w:line="280" w:lineRule="atLeast"/>
        <w:ind w:left="864" w:hanging="864"/>
        <w:rPr>
          <w:rFonts w:ascii="Times New Roman" w:eastAsia="Microsoft YaHei UI" w:hAnsi="Times New Roman"/>
          <w:color w:val="000000"/>
          <w:szCs w:val="20"/>
          <w:highlight w:val="green"/>
          <w:lang w:val="en-US" w:eastAsia="zh-CN"/>
        </w:rPr>
      </w:pPr>
      <w:r w:rsidRPr="00861A1A">
        <w:rPr>
          <w:rFonts w:ascii="Times New Roman" w:eastAsia="Microsoft YaHei UI" w:hAnsi="Times New Roman"/>
          <w:color w:val="000000"/>
          <w:szCs w:val="20"/>
          <w:highlight w:val="green"/>
          <w:shd w:val="clear" w:color="auto" w:fill="FFFF00"/>
        </w:rPr>
        <w:t>Agreement</w:t>
      </w:r>
    </w:p>
    <w:p w14:paraId="5DC13763" w14:textId="3B9941E2" w:rsidR="00861A1A" w:rsidRPr="00861A1A" w:rsidRDefault="00861A1A" w:rsidP="00861A1A">
      <w:pPr>
        <w:shd w:val="clear" w:color="auto" w:fill="FFFFFF"/>
        <w:spacing w:line="280" w:lineRule="atLeast"/>
        <w:rPr>
          <w:rFonts w:ascii="Times New Roman" w:eastAsia="Microsoft YaHei UI" w:hAnsi="Times New Roman"/>
          <w:color w:val="000000"/>
          <w:szCs w:val="20"/>
        </w:rPr>
      </w:pPr>
      <w:r w:rsidRPr="00861A1A">
        <w:rPr>
          <w:rFonts w:ascii="Times New Roman" w:eastAsia="宋 体" w:hAnsi="Times New Roman"/>
          <w:color w:val="000000"/>
          <w:szCs w:val="20"/>
        </w:rPr>
        <w:t xml:space="preserve">Answer 1 for </w:t>
      </w:r>
      <w:hyperlink r:id="rId1683" w:history="1">
        <w:r w:rsidR="004371F4">
          <w:rPr>
            <w:rStyle w:val="Hyperlink"/>
            <w:rFonts w:ascii="Times New Roman" w:eastAsia="宋 体" w:hAnsi="Times New Roman"/>
            <w:szCs w:val="20"/>
          </w:rPr>
          <w:t>R1-2200884</w:t>
        </w:r>
      </w:hyperlink>
      <w:r w:rsidRPr="00861A1A">
        <w:rPr>
          <w:rFonts w:ascii="Times New Roman" w:eastAsia="宋 体" w:hAnsi="Times New Roman"/>
          <w:color w:val="000000"/>
          <w:szCs w:val="20"/>
        </w:rPr>
        <w:t xml:space="preserve"> (R2-2201960):</w:t>
      </w:r>
    </w:p>
    <w:p w14:paraId="5876BDE9" w14:textId="10FA1F66" w:rsidR="00861A1A" w:rsidRDefault="00861A1A" w:rsidP="00861A1A">
      <w:pPr>
        <w:pStyle w:val="ListParagraph"/>
        <w:shd w:val="clear" w:color="auto" w:fill="FFFFFF"/>
        <w:spacing w:after="0"/>
        <w:rPr>
          <w:rFonts w:eastAsia="Microsoft YaHei UI"/>
          <w:color w:val="000000"/>
        </w:rPr>
      </w:pPr>
      <w:r w:rsidRPr="00861A1A">
        <w:rPr>
          <w:rFonts w:eastAsia="Microsoft YaHei UI"/>
          <w:color w:val="000000"/>
        </w:rPr>
        <w:t>Yes, PDCCH skipping can be applied to</w:t>
      </w:r>
      <w:r w:rsidR="00F67094">
        <w:rPr>
          <w:rFonts w:eastAsia="Microsoft YaHei UI"/>
          <w:color w:val="000000"/>
        </w:rPr>
        <w:t xml:space="preserve"> </w:t>
      </w:r>
      <w:r w:rsidRPr="00861A1A">
        <w:rPr>
          <w:rFonts w:eastAsia="Microsoft YaHei UI"/>
          <w:color w:val="000000"/>
        </w:rPr>
        <w:t>C-RNTI(s)</w:t>
      </w:r>
      <w:r w:rsidR="00F67094">
        <w:rPr>
          <w:rFonts w:eastAsia="Microsoft YaHei UI"/>
          <w:color w:val="000000"/>
        </w:rPr>
        <w:t xml:space="preserve"> </w:t>
      </w:r>
      <w:r w:rsidRPr="00861A1A">
        <w:rPr>
          <w:rFonts w:eastAsia="Microsoft YaHei UI"/>
          <w:color w:val="000000"/>
        </w:rPr>
        <w:t>and</w:t>
      </w:r>
      <w:r w:rsidR="00F67094">
        <w:rPr>
          <w:rFonts w:eastAsia="Microsoft YaHei UI"/>
          <w:color w:val="000000"/>
        </w:rPr>
        <w:t xml:space="preserve"> </w:t>
      </w:r>
      <w:r w:rsidRPr="00861A1A">
        <w:rPr>
          <w:rFonts w:eastAsia="Microsoft YaHei UI"/>
          <w:color w:val="000000"/>
        </w:rPr>
        <w:t>MCS-C-RNTI(s) in at least Type3 PDCCH CSS and USS</w:t>
      </w:r>
      <w:r w:rsidR="00F67094">
        <w:rPr>
          <w:rFonts w:eastAsia="Microsoft YaHei UI"/>
          <w:color w:val="000000"/>
        </w:rPr>
        <w:t xml:space="preserve"> </w:t>
      </w:r>
      <w:r w:rsidRPr="00861A1A">
        <w:rPr>
          <w:rFonts w:eastAsia="Microsoft YaHei UI"/>
          <w:color w:val="000000"/>
        </w:rPr>
        <w:t>monitored during RAR/MsgB window for RAR/MsgB reception based on RAN1 agreements till RAN1#107bis-e.</w:t>
      </w:r>
    </w:p>
    <w:p w14:paraId="1D19196C" w14:textId="77777777" w:rsidR="00861A1A" w:rsidRPr="00861A1A" w:rsidRDefault="00861A1A" w:rsidP="00861A1A">
      <w:pPr>
        <w:pStyle w:val="ListParagraph"/>
        <w:shd w:val="clear" w:color="auto" w:fill="FFFFFF"/>
        <w:spacing w:after="0"/>
        <w:ind w:left="0"/>
        <w:rPr>
          <w:rFonts w:eastAsia="Microsoft YaHei UI"/>
          <w:color w:val="000000"/>
        </w:rPr>
      </w:pPr>
    </w:p>
    <w:p w14:paraId="5E607187" w14:textId="77777777" w:rsidR="00861A1A" w:rsidRPr="00861A1A" w:rsidRDefault="00861A1A" w:rsidP="00861A1A">
      <w:pPr>
        <w:shd w:val="clear" w:color="auto" w:fill="FFFFFF"/>
        <w:spacing w:line="280" w:lineRule="atLeast"/>
        <w:ind w:left="864" w:hanging="864"/>
        <w:rPr>
          <w:rFonts w:ascii="Times New Roman" w:eastAsia="Microsoft YaHei UI" w:hAnsi="Times New Roman"/>
          <w:color w:val="000000"/>
          <w:szCs w:val="20"/>
          <w:highlight w:val="green"/>
          <w:lang w:val="en-US" w:eastAsia="zh-CN"/>
        </w:rPr>
      </w:pPr>
      <w:r w:rsidRPr="00861A1A">
        <w:rPr>
          <w:rFonts w:ascii="Times New Roman" w:eastAsia="Microsoft YaHei UI" w:hAnsi="Times New Roman"/>
          <w:color w:val="000000"/>
          <w:szCs w:val="20"/>
          <w:highlight w:val="green"/>
          <w:shd w:val="clear" w:color="auto" w:fill="FFFF00"/>
          <w:lang w:val="en-US" w:eastAsia="zh-CN"/>
        </w:rPr>
        <w:t>Agreement</w:t>
      </w:r>
    </w:p>
    <w:p w14:paraId="34F038BC" w14:textId="751F633F" w:rsidR="00861A1A" w:rsidRPr="00861A1A" w:rsidRDefault="00861A1A" w:rsidP="00861A1A">
      <w:pPr>
        <w:shd w:val="clear" w:color="auto" w:fill="FFFFFF"/>
        <w:spacing w:line="280" w:lineRule="atLeast"/>
        <w:rPr>
          <w:rFonts w:ascii="Times New Roman" w:eastAsia="Microsoft YaHei UI" w:hAnsi="Times New Roman"/>
          <w:color w:val="000000"/>
          <w:szCs w:val="20"/>
          <w:lang w:val="en-US" w:eastAsia="zh-CN"/>
        </w:rPr>
      </w:pPr>
      <w:r w:rsidRPr="00861A1A">
        <w:rPr>
          <w:rFonts w:ascii="Times New Roman" w:eastAsia="宋 体" w:hAnsi="Times New Roman"/>
          <w:color w:val="000000"/>
          <w:szCs w:val="20"/>
          <w:lang w:val="en-US" w:eastAsia="zh-CN"/>
        </w:rPr>
        <w:t xml:space="preserve">Answer 2 for </w:t>
      </w:r>
      <w:hyperlink r:id="rId1684" w:history="1">
        <w:r w:rsidR="004371F4">
          <w:rPr>
            <w:rStyle w:val="Hyperlink"/>
            <w:rFonts w:ascii="Times New Roman" w:eastAsia="宋 体" w:hAnsi="Times New Roman"/>
            <w:szCs w:val="20"/>
            <w:lang w:val="en-US" w:eastAsia="zh-CN"/>
          </w:rPr>
          <w:t>R1-2200884</w:t>
        </w:r>
      </w:hyperlink>
      <w:r w:rsidRPr="00861A1A">
        <w:rPr>
          <w:rFonts w:ascii="Times New Roman" w:eastAsia="宋 体" w:hAnsi="Times New Roman"/>
          <w:color w:val="000000"/>
          <w:szCs w:val="20"/>
          <w:lang w:val="en-US" w:eastAsia="zh-CN"/>
        </w:rPr>
        <w:t xml:space="preserve"> (R2-2201960):</w:t>
      </w:r>
    </w:p>
    <w:p w14:paraId="7EBD6553" w14:textId="50EFCB73" w:rsidR="00861A1A" w:rsidRPr="00861A1A" w:rsidRDefault="00861A1A" w:rsidP="00861A1A">
      <w:pPr>
        <w:shd w:val="clear" w:color="auto" w:fill="FFFFFF"/>
        <w:ind w:left="360"/>
        <w:rPr>
          <w:rFonts w:ascii="Times New Roman" w:eastAsia="Microsoft YaHei UI" w:hAnsi="Times New Roman"/>
          <w:szCs w:val="20"/>
          <w:lang w:val="en-US" w:eastAsia="zh-CN"/>
        </w:rPr>
      </w:pPr>
      <w:r w:rsidRPr="00861A1A">
        <w:rPr>
          <w:rFonts w:ascii="Times New Roman" w:eastAsia="Microsoft YaHei UI" w:hAnsi="Times New Roman"/>
          <w:szCs w:val="20"/>
          <w:lang w:val="en-US" w:eastAsia="zh-CN"/>
        </w:rPr>
        <w:t>RAN1</w:t>
      </w:r>
      <w:r>
        <w:rPr>
          <w:rFonts w:ascii="Times New Roman" w:eastAsia="Microsoft YaHei UI" w:hAnsi="Times New Roman"/>
          <w:szCs w:val="20"/>
          <w:lang w:val="en-US" w:eastAsia="zh-CN"/>
        </w:rPr>
        <w:t xml:space="preserve"> </w:t>
      </w:r>
      <w:r w:rsidRPr="00861A1A">
        <w:rPr>
          <w:rFonts w:ascii="Times New Roman" w:eastAsia="Microsoft YaHei UI" w:hAnsi="Times New Roman"/>
          <w:szCs w:val="20"/>
          <w:lang w:val="en-US" w:eastAsia="zh-CN"/>
        </w:rPr>
        <w:t>would discuss and conclude</w:t>
      </w:r>
      <w:r>
        <w:rPr>
          <w:rFonts w:ascii="Times New Roman" w:eastAsia="Microsoft YaHei UI" w:hAnsi="Times New Roman"/>
          <w:szCs w:val="20"/>
          <w:lang w:val="en-US" w:eastAsia="zh-CN"/>
        </w:rPr>
        <w:t xml:space="preserve"> </w:t>
      </w:r>
      <w:r w:rsidRPr="00861A1A">
        <w:rPr>
          <w:rFonts w:ascii="Times New Roman" w:eastAsia="Microsoft YaHei UI" w:hAnsi="Times New Roman"/>
          <w:szCs w:val="20"/>
          <w:lang w:val="en-US" w:eastAsia="zh-CN"/>
        </w:rPr>
        <w:t>how to capture</w:t>
      </w:r>
      <w:r>
        <w:rPr>
          <w:rFonts w:ascii="Times New Roman" w:eastAsia="Microsoft YaHei UI" w:hAnsi="Times New Roman"/>
          <w:szCs w:val="20"/>
          <w:lang w:val="en-US" w:eastAsia="zh-CN"/>
        </w:rPr>
        <w:t xml:space="preserve"> </w:t>
      </w:r>
      <w:r w:rsidRPr="00861A1A">
        <w:rPr>
          <w:rFonts w:ascii="Times New Roman" w:eastAsia="Microsoft YaHei UI" w:hAnsi="Times New Roman"/>
          <w:szCs w:val="20"/>
          <w:lang w:val="en-US" w:eastAsia="zh-CN"/>
        </w:rPr>
        <w:t>the above RAN2 agreements in RAN1 specification.</w:t>
      </w:r>
    </w:p>
    <w:p w14:paraId="42E529F9" w14:textId="77248437" w:rsidR="00861A1A" w:rsidRPr="00861A1A" w:rsidRDefault="00861A1A" w:rsidP="00F44FD9">
      <w:pPr>
        <w:pStyle w:val="ListParagraph"/>
        <w:numPr>
          <w:ilvl w:val="0"/>
          <w:numId w:val="101"/>
        </w:numPr>
        <w:ind w:left="1080"/>
        <w:rPr>
          <w:lang w:val="en-US" w:eastAsia="zh-CN"/>
        </w:rPr>
      </w:pPr>
      <w:r w:rsidRPr="00861A1A">
        <w:rPr>
          <w:lang w:val="en-US" w:eastAsia="zh-CN"/>
        </w:rPr>
        <w:t>It is RAN1 understanding</w:t>
      </w:r>
      <w:r>
        <w:rPr>
          <w:lang w:val="en-US" w:eastAsia="zh-CN"/>
        </w:rPr>
        <w:t xml:space="preserve"> </w:t>
      </w:r>
      <w:r w:rsidRPr="00861A1A">
        <w:rPr>
          <w:lang w:val="en-US" w:eastAsia="zh-CN"/>
        </w:rPr>
        <w:t>PDCCH skipping</w:t>
      </w:r>
      <w:r>
        <w:rPr>
          <w:lang w:val="en-US" w:eastAsia="zh-CN"/>
        </w:rPr>
        <w:t xml:space="preserve"> </w:t>
      </w:r>
      <w:r w:rsidRPr="00861A1A">
        <w:rPr>
          <w:lang w:val="en-US" w:eastAsia="zh-CN"/>
        </w:rPr>
        <w:t>is not applied</w:t>
      </w:r>
      <w:r>
        <w:rPr>
          <w:lang w:val="en-US" w:eastAsia="zh-CN"/>
        </w:rPr>
        <w:t xml:space="preserve"> </w:t>
      </w:r>
      <w:r w:rsidRPr="00861A1A">
        <w:rPr>
          <w:lang w:val="en-US" w:eastAsia="zh-CN"/>
        </w:rPr>
        <w:t>to</w:t>
      </w:r>
      <w:r>
        <w:rPr>
          <w:lang w:val="en-US" w:eastAsia="zh-CN"/>
        </w:rPr>
        <w:t xml:space="preserve"> </w:t>
      </w:r>
      <w:r w:rsidRPr="00861A1A">
        <w:rPr>
          <w:lang w:val="en-US" w:eastAsia="zh-CN"/>
        </w:rPr>
        <w:t>perform</w:t>
      </w:r>
      <w:r>
        <w:rPr>
          <w:lang w:val="en-US" w:eastAsia="zh-CN"/>
        </w:rPr>
        <w:t xml:space="preserve"> </w:t>
      </w:r>
      <w:r w:rsidRPr="00861A1A">
        <w:rPr>
          <w:lang w:val="en-US" w:eastAsia="zh-CN"/>
        </w:rPr>
        <w:t>PDCCH monitoring during RAR window/MsgB window/contention resolution timer or when SR is pending.</w:t>
      </w:r>
    </w:p>
    <w:p w14:paraId="6C880301" w14:textId="2258AE17" w:rsidR="00861A1A" w:rsidRPr="00861A1A" w:rsidRDefault="00861A1A" w:rsidP="00F44FD9">
      <w:pPr>
        <w:pStyle w:val="ListParagraph"/>
        <w:numPr>
          <w:ilvl w:val="0"/>
          <w:numId w:val="101"/>
        </w:numPr>
        <w:ind w:left="1080"/>
        <w:rPr>
          <w:lang w:val="en-US" w:eastAsia="zh-CN"/>
        </w:rPr>
      </w:pPr>
      <w:r w:rsidRPr="00861A1A">
        <w:rPr>
          <w:lang w:val="en-US" w:eastAsia="zh-CN"/>
        </w:rPr>
        <w:t>FFS: If the UE is</w:t>
      </w:r>
      <w:r>
        <w:rPr>
          <w:lang w:val="en-US" w:eastAsia="zh-CN"/>
        </w:rPr>
        <w:t xml:space="preserve"> </w:t>
      </w:r>
      <w:r w:rsidRPr="00861A1A">
        <w:rPr>
          <w:lang w:val="en-US" w:eastAsia="zh-CN"/>
        </w:rPr>
        <w:t>skipping PDCCH monitoring for a duration and at the first slot after the last OFDM symbol of a positive SR transmission in PUCCH, the UE</w:t>
      </w:r>
      <w:r>
        <w:rPr>
          <w:lang w:val="en-US" w:eastAsia="zh-CN"/>
        </w:rPr>
        <w:t xml:space="preserve"> </w:t>
      </w:r>
      <w:r w:rsidRPr="00861A1A">
        <w:rPr>
          <w:lang w:val="en-US" w:eastAsia="zh-CN"/>
        </w:rPr>
        <w:t>stops</w:t>
      </w:r>
      <w:r>
        <w:rPr>
          <w:lang w:val="en-US" w:eastAsia="zh-CN"/>
        </w:rPr>
        <w:t xml:space="preserve"> </w:t>
      </w:r>
      <w:r w:rsidRPr="00861A1A">
        <w:rPr>
          <w:lang w:val="en-US" w:eastAsia="zh-CN"/>
        </w:rPr>
        <w:t>PDCCH skipping</w:t>
      </w:r>
      <w:r>
        <w:rPr>
          <w:lang w:val="en-US" w:eastAsia="zh-CN"/>
        </w:rPr>
        <w:t xml:space="preserve"> </w:t>
      </w:r>
      <w:r w:rsidRPr="00861A1A">
        <w:rPr>
          <w:lang w:val="en-US" w:eastAsia="zh-CN"/>
        </w:rPr>
        <w:t>(i.e., PDCCH skipping is not activated ).</w:t>
      </w:r>
    </w:p>
    <w:p w14:paraId="77332EA1" w14:textId="77777777" w:rsidR="00861A1A" w:rsidRPr="00861A1A" w:rsidRDefault="00861A1A" w:rsidP="00861A1A">
      <w:pPr>
        <w:rPr>
          <w:lang w:val="en-US" w:eastAsia="x-none"/>
        </w:rPr>
      </w:pPr>
    </w:p>
    <w:p w14:paraId="3FD98210" w14:textId="66F5A12E" w:rsidR="00861A1A" w:rsidRPr="00861A1A" w:rsidRDefault="002328C4" w:rsidP="00861A1A">
      <w:pPr>
        <w:rPr>
          <w:b/>
          <w:bCs/>
          <w:lang w:eastAsia="x-none"/>
        </w:rPr>
      </w:pPr>
      <w:hyperlink r:id="rId1685" w:history="1">
        <w:r w:rsidR="004371F4">
          <w:rPr>
            <w:rStyle w:val="Hyperlink"/>
            <w:b/>
            <w:bCs/>
            <w:lang w:eastAsia="x-none"/>
          </w:rPr>
          <w:t>R1-2202738</w:t>
        </w:r>
      </w:hyperlink>
      <w:r w:rsidR="00861A1A" w:rsidRPr="00861A1A">
        <w:rPr>
          <w:b/>
          <w:bCs/>
          <w:lang w:eastAsia="x-none"/>
        </w:rPr>
        <w:tab/>
        <w:t>FL summary#3 of DCI-based power saving adaptation</w:t>
      </w:r>
      <w:r w:rsidR="00861A1A" w:rsidRPr="00861A1A">
        <w:rPr>
          <w:b/>
          <w:bCs/>
          <w:lang w:eastAsia="x-none"/>
        </w:rPr>
        <w:tab/>
        <w:t>Moderator (vivo)</w:t>
      </w:r>
    </w:p>
    <w:p w14:paraId="715C9D11" w14:textId="77777777" w:rsidR="00861A1A" w:rsidRPr="00D97DF9" w:rsidRDefault="00861A1A" w:rsidP="004D6991">
      <w:pPr>
        <w:rPr>
          <w:rFonts w:ascii="Times New Roman" w:hAnsi="Times New Roman"/>
          <w:lang w:eastAsia="x-none"/>
        </w:rPr>
      </w:pPr>
    </w:p>
    <w:p w14:paraId="5EBFF309" w14:textId="7698CFFA" w:rsidR="005025A5" w:rsidRPr="002305EA" w:rsidRDefault="002328C4" w:rsidP="00861A1A">
      <w:pPr>
        <w:rPr>
          <w:b/>
          <w:bCs/>
          <w:lang w:eastAsia="x-none"/>
        </w:rPr>
      </w:pPr>
      <w:hyperlink r:id="rId1686" w:history="1">
        <w:r w:rsidR="004371F4">
          <w:rPr>
            <w:rStyle w:val="Hyperlink"/>
            <w:b/>
            <w:bCs/>
            <w:lang w:eastAsia="x-none"/>
          </w:rPr>
          <w:t>R1-2202739</w:t>
        </w:r>
      </w:hyperlink>
      <w:r w:rsidR="00861A1A" w:rsidRPr="002305EA">
        <w:rPr>
          <w:b/>
          <w:bCs/>
          <w:lang w:eastAsia="x-none"/>
        </w:rPr>
        <w:tab/>
        <w:t>FL summary#4 of DCI-based power saving adaptation</w:t>
      </w:r>
      <w:r w:rsidR="00861A1A" w:rsidRPr="002305EA">
        <w:rPr>
          <w:b/>
          <w:bCs/>
          <w:lang w:eastAsia="x-none"/>
        </w:rPr>
        <w:tab/>
        <w:t>Moderator (vivo)</w:t>
      </w:r>
    </w:p>
    <w:p w14:paraId="3B26E880" w14:textId="3BF0AA26" w:rsidR="00F67094" w:rsidRPr="002305EA" w:rsidRDefault="002305EA" w:rsidP="002305EA">
      <w:r>
        <w:t>From Mar 3</w:t>
      </w:r>
      <w:r w:rsidRPr="002305EA">
        <w:rPr>
          <w:vertAlign w:val="superscript"/>
        </w:rPr>
        <w:t>rd</w:t>
      </w:r>
      <w:r>
        <w:t xml:space="preserve"> GTW session</w:t>
      </w:r>
    </w:p>
    <w:p w14:paraId="1D86CE85" w14:textId="77777777" w:rsidR="002305EA" w:rsidRPr="002305EA" w:rsidRDefault="002305EA" w:rsidP="002305EA">
      <w:pPr>
        <w:rPr>
          <w:rFonts w:eastAsia="DengXian"/>
          <w:color w:val="000000"/>
          <w:highlight w:val="green"/>
          <w:lang w:val="en-US" w:eastAsia="zh-CN"/>
        </w:rPr>
      </w:pPr>
      <w:r w:rsidRPr="002305EA">
        <w:rPr>
          <w:rFonts w:eastAsia="DengXian"/>
          <w:color w:val="000000"/>
          <w:highlight w:val="green"/>
          <w:shd w:val="clear" w:color="auto" w:fill="FFFF00"/>
          <w:lang w:val="en-US" w:eastAsia="zh-CN"/>
        </w:rPr>
        <w:t>Agreement</w:t>
      </w:r>
    </w:p>
    <w:p w14:paraId="57AD9936" w14:textId="54B1C829" w:rsidR="002305EA" w:rsidRPr="002305EA" w:rsidRDefault="002305EA" w:rsidP="002305EA">
      <w:pPr>
        <w:rPr>
          <w:rFonts w:eastAsia="DengXian"/>
          <w:color w:val="000000"/>
          <w:lang w:val="en-US" w:eastAsia="zh-CN"/>
        </w:rPr>
      </w:pPr>
      <w:r w:rsidRPr="002305EA">
        <w:rPr>
          <w:rFonts w:eastAsia="DengXian"/>
          <w:color w:val="000000"/>
          <w:lang w:val="en-US" w:eastAsia="zh-CN"/>
        </w:rPr>
        <w:t xml:space="preserve">Answer 4 for </w:t>
      </w:r>
      <w:hyperlink r:id="rId1687" w:history="1">
        <w:r w:rsidR="004371F4">
          <w:rPr>
            <w:rStyle w:val="Hyperlink"/>
            <w:rFonts w:eastAsia="DengXian"/>
            <w:lang w:val="en-US" w:eastAsia="zh-CN"/>
          </w:rPr>
          <w:t>R1-2200884</w:t>
        </w:r>
      </w:hyperlink>
      <w:r w:rsidRPr="002305EA">
        <w:rPr>
          <w:rFonts w:eastAsia="DengXian"/>
          <w:color w:val="000000"/>
          <w:lang w:val="en-US" w:eastAsia="zh-CN"/>
        </w:rPr>
        <w:t xml:space="preserve"> (R2-2201960):</w:t>
      </w:r>
    </w:p>
    <w:p w14:paraId="39DB7EBD" w14:textId="5547C6DD" w:rsidR="002305EA" w:rsidRPr="002305EA" w:rsidRDefault="002305EA" w:rsidP="00F44FD9">
      <w:pPr>
        <w:pStyle w:val="ListParagraph"/>
        <w:numPr>
          <w:ilvl w:val="0"/>
          <w:numId w:val="258"/>
        </w:numPr>
        <w:rPr>
          <w:rFonts w:eastAsia="DengXian"/>
          <w:color w:val="000000"/>
          <w:lang w:val="en-US" w:eastAsia="zh-CN"/>
        </w:rPr>
      </w:pPr>
      <w:r w:rsidRPr="002305EA">
        <w:rPr>
          <w:rFonts w:eastAsia="DengXian"/>
          <w:color w:val="000000"/>
          <w:lang w:val="en-US" w:eastAsia="zh-CN"/>
        </w:rPr>
        <w:t>It is RAN1’s understanding that transmission of CSI/SRS is not affected by PDCCH skipping i.e. CSI/SRS is still transmitted during the skipping duration.</w:t>
      </w:r>
    </w:p>
    <w:p w14:paraId="116BE501" w14:textId="77777777" w:rsidR="002305EA" w:rsidRPr="002305EA" w:rsidRDefault="002305EA" w:rsidP="002305EA">
      <w:pPr>
        <w:rPr>
          <w:rFonts w:eastAsia="DengXian"/>
          <w:color w:val="000000"/>
          <w:highlight w:val="green"/>
          <w:lang w:val="en-US" w:eastAsia="zh-CN"/>
        </w:rPr>
      </w:pPr>
      <w:r w:rsidRPr="002305EA">
        <w:rPr>
          <w:rFonts w:eastAsia="DengXian"/>
          <w:color w:val="000000"/>
          <w:highlight w:val="green"/>
          <w:shd w:val="clear" w:color="auto" w:fill="FFFF00"/>
          <w:lang w:val="en-US" w:eastAsia="zh-CN"/>
        </w:rPr>
        <w:t>Agreement</w:t>
      </w:r>
    </w:p>
    <w:p w14:paraId="733CFEFF" w14:textId="5210E500" w:rsidR="002305EA" w:rsidRPr="002305EA" w:rsidRDefault="002305EA" w:rsidP="002305EA">
      <w:pPr>
        <w:rPr>
          <w:rFonts w:eastAsia="DengXian"/>
          <w:color w:val="000000"/>
          <w:lang w:val="en-US" w:eastAsia="zh-CN"/>
        </w:rPr>
      </w:pPr>
      <w:r w:rsidRPr="002305EA">
        <w:rPr>
          <w:rFonts w:eastAsia="DengXian"/>
          <w:color w:val="000000"/>
          <w:lang w:val="en-US" w:eastAsia="zh-CN"/>
        </w:rPr>
        <w:t xml:space="preserve">It is RAN1 understanding that for DRX operation, </w:t>
      </w:r>
    </w:p>
    <w:p w14:paraId="060F8037" w14:textId="77777777" w:rsidR="002305EA" w:rsidRPr="002305EA" w:rsidRDefault="002305EA" w:rsidP="00F44FD9">
      <w:pPr>
        <w:pStyle w:val="ListParagraph"/>
        <w:numPr>
          <w:ilvl w:val="0"/>
          <w:numId w:val="258"/>
        </w:numPr>
        <w:spacing w:after="0"/>
        <w:ind w:left="714" w:hanging="357"/>
        <w:rPr>
          <w:rFonts w:eastAsia="DengXian"/>
          <w:color w:val="000000"/>
          <w:lang w:val="en-US" w:eastAsia="zh-CN"/>
        </w:rPr>
      </w:pPr>
      <w:r w:rsidRPr="002305EA">
        <w:rPr>
          <w:rFonts w:eastAsia="DengXian"/>
          <w:color w:val="000000"/>
          <w:lang w:val="en-US" w:eastAsia="zh-CN"/>
        </w:rPr>
        <w:t>As DCP is monitored only outside active time, it cannot be missed due to PDCCH skipping as skipping applies only in active time.</w:t>
      </w:r>
    </w:p>
    <w:p w14:paraId="1BB66FF6" w14:textId="77777777" w:rsidR="002305EA" w:rsidRPr="002305EA" w:rsidRDefault="002305EA" w:rsidP="002305EA">
      <w:pPr>
        <w:rPr>
          <w:rFonts w:eastAsia="DengXian"/>
          <w:color w:val="000000"/>
          <w:lang w:val="en-US" w:eastAsia="zh-CN"/>
        </w:rPr>
      </w:pPr>
      <w:r w:rsidRPr="002305EA">
        <w:rPr>
          <w:rFonts w:eastAsia="DengXian"/>
          <w:color w:val="000000"/>
          <w:lang w:val="en-US" w:eastAsia="zh-CN"/>
        </w:rPr>
        <w:t>Note: RAN1 is discussing whether PDCCH skipping duration can apply to outside active time.</w:t>
      </w:r>
    </w:p>
    <w:p w14:paraId="40F1E9C3" w14:textId="6AC9614B" w:rsidR="002305EA" w:rsidRPr="002305EA" w:rsidRDefault="002305EA" w:rsidP="002305EA">
      <w:pPr>
        <w:rPr>
          <w:rFonts w:eastAsia="DengXian"/>
          <w:color w:val="000000"/>
          <w:lang w:val="en-US" w:eastAsia="zh-CN"/>
        </w:rPr>
      </w:pPr>
    </w:p>
    <w:p w14:paraId="1BA1BCED" w14:textId="77777777" w:rsidR="002305EA" w:rsidRPr="002305EA" w:rsidRDefault="002305EA" w:rsidP="002305EA">
      <w:pPr>
        <w:rPr>
          <w:rFonts w:eastAsia="DengXian"/>
          <w:color w:val="000000"/>
          <w:highlight w:val="green"/>
          <w:lang w:val="en-US" w:eastAsia="zh-CN"/>
        </w:rPr>
      </w:pPr>
      <w:r w:rsidRPr="002305EA">
        <w:rPr>
          <w:rFonts w:eastAsia="DengXian"/>
          <w:color w:val="000000"/>
          <w:highlight w:val="green"/>
          <w:shd w:val="clear" w:color="auto" w:fill="FFFF00"/>
          <w:lang w:val="en-US" w:eastAsia="zh-CN"/>
        </w:rPr>
        <w:t>Agreement</w:t>
      </w:r>
    </w:p>
    <w:p w14:paraId="26D996D5" w14:textId="0C308DA1" w:rsidR="002305EA" w:rsidRPr="002305EA" w:rsidRDefault="002305EA" w:rsidP="002305EA">
      <w:pPr>
        <w:rPr>
          <w:rFonts w:eastAsia="DengXian"/>
          <w:color w:val="000000"/>
          <w:lang w:val="en-US" w:eastAsia="zh-CN"/>
        </w:rPr>
      </w:pPr>
      <w:r w:rsidRPr="002305EA">
        <w:rPr>
          <w:rFonts w:eastAsia="DengXian"/>
          <w:color w:val="000000"/>
          <w:lang w:val="en-US" w:eastAsia="zh-CN"/>
        </w:rPr>
        <w:lastRenderedPageBreak/>
        <w:t>If a UE is provided group indexes for a Type3-PDCCH CSS set or a USS set by</w:t>
      </w:r>
      <w:r>
        <w:rPr>
          <w:rFonts w:eastAsia="DengXian"/>
          <w:color w:val="000000"/>
          <w:lang w:val="en-US" w:eastAsia="zh-CN"/>
        </w:rPr>
        <w:t xml:space="preserve"> </w:t>
      </w:r>
      <w:r w:rsidRPr="002305EA">
        <w:rPr>
          <w:rFonts w:eastAsia="DengXian"/>
          <w:i/>
          <w:iCs/>
          <w:color w:val="000000"/>
          <w:lang w:val="en-US" w:eastAsia="zh-CN"/>
        </w:rPr>
        <w:t>searchSpaceGroupIdList-r17</w:t>
      </w:r>
      <w:r>
        <w:rPr>
          <w:rFonts w:eastAsia="DengXian"/>
          <w:color w:val="000000"/>
          <w:lang w:val="en-US" w:eastAsia="zh-CN"/>
        </w:rPr>
        <w:t xml:space="preserve"> </w:t>
      </w:r>
      <w:r w:rsidRPr="002305EA">
        <w:rPr>
          <w:rFonts w:eastAsia="DengXian"/>
          <w:color w:val="000000"/>
          <w:lang w:val="en-US" w:eastAsia="zh-CN"/>
        </w:rPr>
        <w:t>and a timer value by</w:t>
      </w:r>
      <w:r>
        <w:rPr>
          <w:rFonts w:eastAsia="DengXian"/>
          <w:color w:val="000000"/>
          <w:lang w:val="en-US" w:eastAsia="zh-CN"/>
        </w:rPr>
        <w:t xml:space="preserve"> </w:t>
      </w:r>
      <w:r w:rsidRPr="002305EA">
        <w:rPr>
          <w:rFonts w:eastAsia="DengXian"/>
          <w:i/>
          <w:iCs/>
          <w:color w:val="000000"/>
          <w:lang w:val="en-US" w:eastAsia="zh-CN"/>
        </w:rPr>
        <w:t>searchSpaceSwitchTimer-r17</w:t>
      </w:r>
      <w:r>
        <w:rPr>
          <w:rFonts w:eastAsia="DengXian"/>
          <w:color w:val="000000"/>
          <w:lang w:val="en-US" w:eastAsia="zh-CN"/>
        </w:rPr>
        <w:t xml:space="preserve"> </w:t>
      </w:r>
      <w:r w:rsidRPr="002305EA">
        <w:rPr>
          <w:rFonts w:eastAsia="DengXian"/>
          <w:color w:val="000000"/>
          <w:lang w:val="en-US" w:eastAsia="zh-CN"/>
        </w:rPr>
        <w:t>for PDCCH monitoring on a serving cell and the timer is running, the UE</w:t>
      </w:r>
    </w:p>
    <w:p w14:paraId="047C2ED7" w14:textId="77777777" w:rsidR="002305EA" w:rsidRPr="002305EA" w:rsidRDefault="002305EA" w:rsidP="00F44FD9">
      <w:pPr>
        <w:pStyle w:val="ListParagraph"/>
        <w:numPr>
          <w:ilvl w:val="0"/>
          <w:numId w:val="258"/>
        </w:numPr>
        <w:rPr>
          <w:rFonts w:eastAsia="DengXian"/>
          <w:color w:val="000000"/>
          <w:lang w:val="en-US" w:eastAsia="zh-CN"/>
        </w:rPr>
      </w:pPr>
      <w:r w:rsidRPr="002305EA">
        <w:rPr>
          <w:rFonts w:eastAsia="DengXian"/>
          <w:color w:val="000000"/>
          <w:lang w:val="en-US" w:eastAsia="zh-CN"/>
        </w:rPr>
        <w:t>Resets the timer after a slot of the active DL BWP of the serving cell when the UE detects a DCI format in a PDCCH reception in the slot with CRC scrambled by</w:t>
      </w:r>
    </w:p>
    <w:p w14:paraId="2B1DB032" w14:textId="77777777" w:rsidR="002305EA" w:rsidRPr="002305EA" w:rsidRDefault="002305EA" w:rsidP="00F44FD9">
      <w:pPr>
        <w:pStyle w:val="ListParagraph"/>
        <w:numPr>
          <w:ilvl w:val="1"/>
          <w:numId w:val="258"/>
        </w:numPr>
        <w:rPr>
          <w:rFonts w:eastAsia="DengXian"/>
          <w:color w:val="000000"/>
          <w:lang w:val="en-US" w:eastAsia="zh-CN"/>
        </w:rPr>
      </w:pPr>
      <w:r w:rsidRPr="002305EA">
        <w:rPr>
          <w:rFonts w:eastAsia="DengXian"/>
          <w:color w:val="000000"/>
          <w:highlight w:val="darkYellow"/>
          <w:shd w:val="clear" w:color="auto" w:fill="FFFF00"/>
          <w:lang w:val="en-US" w:eastAsia="zh-CN"/>
        </w:rPr>
        <w:t xml:space="preserve">Working Assumption: </w:t>
      </w:r>
      <w:r w:rsidRPr="002305EA">
        <w:rPr>
          <w:rFonts w:eastAsia="DengXian"/>
          <w:color w:val="000000"/>
          <w:lang w:val="en-US" w:eastAsia="zh-CN"/>
        </w:rPr>
        <w:t>C-RNTI/CS-RNTI/MCS-C-RNTI</w:t>
      </w:r>
    </w:p>
    <w:p w14:paraId="2CFD2995" w14:textId="77777777" w:rsidR="002305EA" w:rsidRPr="002305EA" w:rsidRDefault="002305EA" w:rsidP="00F44FD9">
      <w:pPr>
        <w:pStyle w:val="ListParagraph"/>
        <w:numPr>
          <w:ilvl w:val="0"/>
          <w:numId w:val="258"/>
        </w:numPr>
        <w:rPr>
          <w:rFonts w:eastAsia="DengXian"/>
          <w:color w:val="000000"/>
          <w:lang w:val="en-US" w:eastAsia="zh-CN"/>
        </w:rPr>
      </w:pPr>
      <w:r w:rsidRPr="002305EA">
        <w:rPr>
          <w:rFonts w:eastAsia="DengXian"/>
          <w:color w:val="000000"/>
          <w:lang w:val="en-US" w:eastAsia="zh-CN"/>
        </w:rPr>
        <w:t>Otherwise, decrease the timer value by one after each slot.</w:t>
      </w:r>
    </w:p>
    <w:p w14:paraId="0731148C" w14:textId="77777777" w:rsidR="002305EA" w:rsidRPr="002305EA" w:rsidRDefault="002305EA" w:rsidP="00F44FD9">
      <w:pPr>
        <w:pStyle w:val="ListParagraph"/>
        <w:numPr>
          <w:ilvl w:val="0"/>
          <w:numId w:val="258"/>
        </w:numPr>
        <w:rPr>
          <w:rFonts w:eastAsia="DengXian"/>
          <w:color w:val="000000"/>
          <w:lang w:val="en-US" w:eastAsia="zh-CN"/>
        </w:rPr>
      </w:pPr>
      <w:r w:rsidRPr="002305EA">
        <w:rPr>
          <w:rFonts w:eastAsia="DengXian"/>
          <w:color w:val="000000"/>
          <w:lang w:val="en-US" w:eastAsia="zh-CN"/>
        </w:rPr>
        <w:t>Note: There is no timer for SSSG switching is running for UE in SSSG#0</w:t>
      </w:r>
    </w:p>
    <w:p w14:paraId="00EDE30E" w14:textId="0D94C077" w:rsidR="002305EA" w:rsidRDefault="002305EA" w:rsidP="002305EA">
      <w:pPr>
        <w:rPr>
          <w:rFonts w:eastAsia="DengXian"/>
          <w:color w:val="000000"/>
          <w:lang w:val="en-US" w:eastAsia="zh-CN"/>
        </w:rPr>
      </w:pPr>
    </w:p>
    <w:p w14:paraId="2584F8D0" w14:textId="26CE48F7" w:rsidR="002305EA" w:rsidRPr="002305EA" w:rsidRDefault="002328C4" w:rsidP="002305EA">
      <w:pPr>
        <w:rPr>
          <w:rFonts w:eastAsia="DengXian"/>
          <w:b/>
          <w:bCs/>
          <w:color w:val="000000"/>
          <w:lang w:val="en-US" w:eastAsia="zh-CN"/>
        </w:rPr>
      </w:pPr>
      <w:hyperlink r:id="rId1688" w:history="1">
        <w:r w:rsidR="004371F4">
          <w:rPr>
            <w:rStyle w:val="Hyperlink"/>
            <w:rFonts w:eastAsia="DengXian"/>
            <w:b/>
            <w:bCs/>
            <w:lang w:val="en-US" w:eastAsia="zh-CN"/>
          </w:rPr>
          <w:t>R1-2202896</w:t>
        </w:r>
      </w:hyperlink>
      <w:r w:rsidR="002305EA" w:rsidRPr="002305EA">
        <w:rPr>
          <w:rFonts w:eastAsia="DengXian"/>
          <w:b/>
          <w:bCs/>
          <w:color w:val="000000"/>
          <w:lang w:val="en-US" w:eastAsia="zh-CN"/>
        </w:rPr>
        <w:tab/>
        <w:t>[Draft] LS reply on PDCCH skipping</w:t>
      </w:r>
      <w:r w:rsidR="002305EA" w:rsidRPr="002305EA">
        <w:rPr>
          <w:rFonts w:eastAsia="DengXian"/>
          <w:b/>
          <w:bCs/>
          <w:color w:val="000000"/>
          <w:lang w:val="en-US" w:eastAsia="zh-CN"/>
        </w:rPr>
        <w:tab/>
        <w:t>vivo</w:t>
      </w:r>
    </w:p>
    <w:p w14:paraId="3AA86EFB" w14:textId="046D79E9" w:rsidR="002305EA" w:rsidRPr="002305EA" w:rsidRDefault="002305EA" w:rsidP="002305EA">
      <w:pPr>
        <w:rPr>
          <w:rFonts w:eastAsia="DengXian"/>
          <w:lang w:eastAsia="zh-CN"/>
        </w:rPr>
      </w:pPr>
      <w:r>
        <w:rPr>
          <w:rFonts w:eastAsia="DengXian"/>
          <w:color w:val="000000"/>
          <w:lang w:val="en-US" w:eastAsia="zh-CN"/>
        </w:rPr>
        <w:t xml:space="preserve">The draft LS is endorsed </w:t>
      </w:r>
      <w:r w:rsidRPr="002305EA">
        <w:t>in principle.</w:t>
      </w:r>
      <w:r>
        <w:t xml:space="preserve"> Final LS is </w:t>
      </w:r>
      <w:r w:rsidRPr="002305EA">
        <w:rPr>
          <w:highlight w:val="green"/>
        </w:rPr>
        <w:t xml:space="preserve">approved in </w:t>
      </w:r>
      <w:hyperlink r:id="rId1689" w:history="1">
        <w:r w:rsidR="004371F4">
          <w:rPr>
            <w:rStyle w:val="Hyperlink"/>
            <w:highlight w:val="green"/>
          </w:rPr>
          <w:t>R1-2202905</w:t>
        </w:r>
      </w:hyperlink>
      <w:r>
        <w:t>.</w:t>
      </w:r>
    </w:p>
    <w:p w14:paraId="6AB66228" w14:textId="77777777" w:rsidR="002305EA" w:rsidRPr="002305EA" w:rsidRDefault="002305EA" w:rsidP="002305EA">
      <w:pPr>
        <w:rPr>
          <w:rFonts w:eastAsia="DengXian"/>
          <w:color w:val="000000"/>
          <w:lang w:val="en-US" w:eastAsia="zh-CN"/>
        </w:rPr>
      </w:pPr>
    </w:p>
    <w:p w14:paraId="71E0839A" w14:textId="77777777" w:rsidR="002305EA" w:rsidRPr="002305EA" w:rsidRDefault="002305EA" w:rsidP="002305EA">
      <w:pPr>
        <w:rPr>
          <w:highlight w:val="darkYellow"/>
        </w:rPr>
      </w:pPr>
      <w:r w:rsidRPr="002305EA">
        <w:rPr>
          <w:rFonts w:eastAsia="SimSun"/>
          <w:highlight w:val="darkYellow"/>
          <w:lang w:val="en-US" w:bidi="ar"/>
        </w:rPr>
        <w:t>Working Assumption</w:t>
      </w:r>
    </w:p>
    <w:p w14:paraId="4D259A70" w14:textId="0C23A925" w:rsidR="002305EA" w:rsidRPr="002305EA" w:rsidRDefault="002305EA" w:rsidP="00F44FD9">
      <w:pPr>
        <w:pStyle w:val="ListParagraph"/>
        <w:numPr>
          <w:ilvl w:val="0"/>
          <w:numId w:val="259"/>
        </w:numPr>
      </w:pPr>
      <w:r w:rsidRPr="002305EA">
        <w:rPr>
          <w:lang w:val="en-US" w:bidi="ar"/>
        </w:rPr>
        <w:t>Upon detecting a scheduling DCI format 1-1/1-2/0-1/0-2 indicating SSSG switching (i.e., Beh 2/2A/2B),</w:t>
      </w:r>
    </w:p>
    <w:p w14:paraId="36A29F51" w14:textId="77777777" w:rsidR="002305EA" w:rsidRPr="002305EA" w:rsidRDefault="002305EA" w:rsidP="00F44FD9">
      <w:pPr>
        <w:pStyle w:val="ListParagraph"/>
        <w:numPr>
          <w:ilvl w:val="1"/>
          <w:numId w:val="259"/>
        </w:numPr>
      </w:pPr>
      <w:r w:rsidRPr="002305EA">
        <w:rPr>
          <w:lang w:val="en-US" w:bidi="ar"/>
        </w:rPr>
        <w:t xml:space="preserve">the UE applies SSSG switching on an active BWP of the serving cell at a first slot that is at least </w:t>
      </w:r>
      <w:r w:rsidRPr="002305EA">
        <w:rPr>
          <w:i/>
          <w:lang w:val="en-US" w:bidi="ar"/>
        </w:rPr>
        <w:t>P</w:t>
      </w:r>
      <w:r w:rsidRPr="002305EA">
        <w:rPr>
          <w:i/>
          <w:vertAlign w:val="subscript"/>
          <w:lang w:val="en-US" w:bidi="ar"/>
        </w:rPr>
        <w:t>switch</w:t>
      </w:r>
      <w:r w:rsidRPr="002305EA">
        <w:rPr>
          <w:lang w:val="en-US" w:bidi="ar"/>
        </w:rPr>
        <w:t xml:space="preserve"> symbols after the last symbol of the PDCCH reception</w:t>
      </w:r>
    </w:p>
    <w:p w14:paraId="17C6BE18" w14:textId="77777777" w:rsidR="002305EA" w:rsidRPr="002305EA" w:rsidRDefault="002305EA" w:rsidP="00F44FD9">
      <w:pPr>
        <w:pStyle w:val="ListParagraph"/>
        <w:numPr>
          <w:ilvl w:val="2"/>
          <w:numId w:val="259"/>
        </w:numPr>
      </w:pPr>
      <w:r w:rsidRPr="002305EA">
        <w:rPr>
          <w:lang w:val="en-US" w:bidi="ar"/>
        </w:rPr>
        <w:t>FFS: a minimum applicable scheduling offset is configured in the BWP</w:t>
      </w:r>
    </w:p>
    <w:p w14:paraId="3E776620" w14:textId="77777777" w:rsidR="002305EA" w:rsidRPr="002305EA" w:rsidRDefault="002305EA" w:rsidP="00F44FD9">
      <w:pPr>
        <w:pStyle w:val="ListParagraph"/>
        <w:numPr>
          <w:ilvl w:val="1"/>
          <w:numId w:val="259"/>
        </w:numPr>
      </w:pPr>
      <w:r w:rsidRPr="002305EA">
        <w:rPr>
          <w:lang w:val="en-US" w:bidi="ar"/>
        </w:rPr>
        <w:t xml:space="preserve">Note: </w:t>
      </w:r>
      <w:r w:rsidRPr="002305EA">
        <w:rPr>
          <w:i/>
          <w:lang w:val="en-US" w:bidi="ar"/>
        </w:rPr>
        <w:t>P</w:t>
      </w:r>
      <w:r w:rsidRPr="002305EA">
        <w:rPr>
          <w:i/>
          <w:vertAlign w:val="subscript"/>
          <w:lang w:val="en-US" w:bidi="ar"/>
        </w:rPr>
        <w:t>switch</w:t>
      </w:r>
      <w:r w:rsidRPr="002305EA">
        <w:rPr>
          <w:lang w:val="en-US" w:bidi="ar"/>
        </w:rPr>
        <w:t xml:space="preserve"> is defined in Table 10.4-1 in TS38.213 </w:t>
      </w:r>
    </w:p>
    <w:p w14:paraId="5BAB070C" w14:textId="77777777" w:rsidR="002305EA" w:rsidRPr="002305EA" w:rsidRDefault="002305EA" w:rsidP="002305EA">
      <w:pPr>
        <w:rPr>
          <w:highlight w:val="green"/>
        </w:rPr>
      </w:pPr>
      <w:r w:rsidRPr="002305EA">
        <w:rPr>
          <w:rFonts w:eastAsia="SimSun"/>
          <w:highlight w:val="green"/>
          <w:lang w:val="en-US" w:bidi="ar"/>
        </w:rPr>
        <w:t>Agreement</w:t>
      </w:r>
    </w:p>
    <w:p w14:paraId="4B3A3C83" w14:textId="4F1C9AB3" w:rsidR="002305EA" w:rsidRPr="002305EA" w:rsidRDefault="002305EA" w:rsidP="00F44FD9">
      <w:pPr>
        <w:pStyle w:val="ListParagraph"/>
        <w:numPr>
          <w:ilvl w:val="0"/>
          <w:numId w:val="259"/>
        </w:numPr>
      </w:pPr>
      <w:r w:rsidRPr="00173CB8">
        <w:rPr>
          <w:lang w:val="en-US" w:bidi="ar"/>
        </w:rPr>
        <w:t>Upon detecting a scheduling DCI format 1-1/1-2/0-1/0-2 indicating PDCCH skipping (i.e., Beh 1A),</w:t>
      </w:r>
    </w:p>
    <w:p w14:paraId="14304FAD" w14:textId="77777777" w:rsidR="002305EA" w:rsidRPr="002305EA" w:rsidRDefault="002305EA" w:rsidP="00F44FD9">
      <w:pPr>
        <w:pStyle w:val="ListParagraph"/>
        <w:numPr>
          <w:ilvl w:val="1"/>
          <w:numId w:val="259"/>
        </w:numPr>
      </w:pPr>
      <w:r w:rsidRPr="00173CB8">
        <w:rPr>
          <w:b/>
          <w:lang w:val="en-US" w:bidi="ar"/>
        </w:rPr>
        <w:t xml:space="preserve">Alt 1a: </w:t>
      </w:r>
      <w:r w:rsidRPr="00173CB8">
        <w:rPr>
          <w:lang w:val="en-US" w:bidi="ar"/>
        </w:rPr>
        <w:t>the UE applies Beh 1A on an active BWP of the serving cell at the first slot after the last OFDM symbol of the PDCCH reception</w:t>
      </w:r>
      <w:r w:rsidRPr="00173CB8">
        <w:rPr>
          <w:color w:val="FF0000"/>
          <w:lang w:val="en-US" w:bidi="ar"/>
        </w:rPr>
        <w:t xml:space="preserve"> </w:t>
      </w:r>
    </w:p>
    <w:p w14:paraId="1C6D4A69" w14:textId="77777777" w:rsidR="002305EA" w:rsidRPr="002305EA" w:rsidRDefault="002305EA" w:rsidP="00F44FD9">
      <w:pPr>
        <w:pStyle w:val="ListParagraph"/>
        <w:numPr>
          <w:ilvl w:val="2"/>
          <w:numId w:val="259"/>
        </w:numPr>
      </w:pPr>
      <w:r w:rsidRPr="00173CB8">
        <w:rPr>
          <w:lang w:val="en-US" w:bidi="ar"/>
        </w:rPr>
        <w:t>FFS: a minimum applicable scheduling offset is configured in the BWP</w:t>
      </w:r>
    </w:p>
    <w:p w14:paraId="27CC5837" w14:textId="77777777" w:rsidR="002305EA" w:rsidRPr="002305EA" w:rsidRDefault="002305EA" w:rsidP="00F44FD9">
      <w:pPr>
        <w:pStyle w:val="ListParagraph"/>
        <w:numPr>
          <w:ilvl w:val="2"/>
          <w:numId w:val="259"/>
        </w:numPr>
      </w:pPr>
      <w:r w:rsidRPr="00173CB8">
        <w:rPr>
          <w:lang w:val="en-US" w:eastAsia="zh-CN" w:bidi="ar"/>
        </w:rPr>
        <w:t>FFS: whether the UE will monitor PDCCH when DRX Retransmission timer is running</w:t>
      </w:r>
    </w:p>
    <w:p w14:paraId="19379D8D" w14:textId="77777777" w:rsidR="002305EA" w:rsidRPr="002305EA" w:rsidRDefault="002305EA" w:rsidP="002305EA">
      <w:pPr>
        <w:rPr>
          <w:highlight w:val="green"/>
        </w:rPr>
      </w:pPr>
      <w:r w:rsidRPr="002305EA">
        <w:rPr>
          <w:rFonts w:eastAsia="SimSun"/>
          <w:highlight w:val="green"/>
          <w:lang w:val="en-US" w:bidi="ar"/>
        </w:rPr>
        <w:t>Agreement</w:t>
      </w:r>
    </w:p>
    <w:p w14:paraId="05A3F2FB" w14:textId="5E32512F" w:rsidR="002305EA" w:rsidRPr="002305EA" w:rsidRDefault="002305EA" w:rsidP="002305EA">
      <w:pPr>
        <w:rPr>
          <w:shd w:val="clear" w:color="auto" w:fill="FFFFFF"/>
        </w:rPr>
      </w:pPr>
      <w:r w:rsidRPr="002305EA">
        <w:rPr>
          <w:shd w:val="clear" w:color="auto" w:fill="FFFFFF"/>
        </w:rPr>
        <w:t xml:space="preserve">When the timer expires, the UE monitors PDCCH on the serving cell according to search space sets with group index 0 in a slot </w:t>
      </w:r>
    </w:p>
    <w:p w14:paraId="7DAD48F8" w14:textId="3F0802E8" w:rsidR="002305EA" w:rsidRPr="00173CB8" w:rsidRDefault="002305EA" w:rsidP="00F44FD9">
      <w:pPr>
        <w:pStyle w:val="ListParagraph"/>
        <w:numPr>
          <w:ilvl w:val="0"/>
          <w:numId w:val="259"/>
        </w:numPr>
        <w:rPr>
          <w:shd w:val="clear" w:color="auto" w:fill="FFFFFF"/>
        </w:rPr>
      </w:pPr>
      <w:r w:rsidRPr="00173CB8">
        <w:rPr>
          <w:shd w:val="clear" w:color="auto" w:fill="FFFFFF"/>
        </w:rPr>
        <w:t>no earlier than [application delay] after the slot</w:t>
      </w:r>
      <w:r w:rsidR="00173CB8">
        <w:rPr>
          <w:shd w:val="clear" w:color="auto" w:fill="FFFFFF"/>
        </w:rPr>
        <w:t xml:space="preserve"> </w:t>
      </w:r>
      <w:r w:rsidRPr="00173CB8">
        <w:rPr>
          <w:shd w:val="clear" w:color="auto" w:fill="FFFFFF"/>
        </w:rPr>
        <w:t>where timer expires</w:t>
      </w:r>
      <w:r w:rsidR="00173CB8">
        <w:rPr>
          <w:shd w:val="clear" w:color="auto" w:fill="FFFFFF"/>
        </w:rPr>
        <w:t xml:space="preserve"> </w:t>
      </w:r>
      <w:r w:rsidRPr="00173CB8">
        <w:rPr>
          <w:shd w:val="clear" w:color="auto" w:fill="FFFFFF"/>
        </w:rPr>
        <w:t>and</w:t>
      </w:r>
    </w:p>
    <w:p w14:paraId="7BD53E5D" w14:textId="711F943C" w:rsidR="002305EA" w:rsidRPr="00173CB8" w:rsidRDefault="002305EA" w:rsidP="00F44FD9">
      <w:pPr>
        <w:pStyle w:val="ListParagraph"/>
        <w:numPr>
          <w:ilvl w:val="0"/>
          <w:numId w:val="259"/>
        </w:numPr>
        <w:rPr>
          <w:shd w:val="clear" w:color="auto" w:fill="FFFFFF"/>
        </w:rPr>
      </w:pPr>
      <w:r w:rsidRPr="00173CB8">
        <w:rPr>
          <w:shd w:val="clear" w:color="auto" w:fill="FFFFFF"/>
        </w:rPr>
        <w:t>if PDCCH skipping is being applied,</w:t>
      </w:r>
      <w:r w:rsidR="00173CB8">
        <w:rPr>
          <w:shd w:val="clear" w:color="auto" w:fill="FFFFFF"/>
        </w:rPr>
        <w:t xml:space="preserve"> </w:t>
      </w:r>
      <w:r w:rsidRPr="00173CB8">
        <w:rPr>
          <w:shd w:val="clear" w:color="auto" w:fill="FFFFFF"/>
        </w:rPr>
        <w:t>no earlier than in slot where PDCCH skipping duration expires.</w:t>
      </w:r>
    </w:p>
    <w:p w14:paraId="4F452AE9" w14:textId="77777777" w:rsidR="002305EA" w:rsidRPr="002305EA" w:rsidRDefault="002305EA" w:rsidP="002305EA">
      <w:pPr>
        <w:rPr>
          <w:highlight w:val="darkYellow"/>
        </w:rPr>
      </w:pPr>
      <w:r w:rsidRPr="002305EA">
        <w:rPr>
          <w:rFonts w:eastAsia="SimSun"/>
          <w:highlight w:val="darkYellow"/>
          <w:lang w:val="en-US" w:eastAsia="zh-CN" w:bidi="ar"/>
        </w:rPr>
        <w:t>Working assumptions:</w:t>
      </w:r>
    </w:p>
    <w:p w14:paraId="2B8C04B0" w14:textId="2C19F4C6" w:rsidR="002305EA" w:rsidRPr="00173CB8" w:rsidRDefault="002305EA" w:rsidP="00F44FD9">
      <w:pPr>
        <w:pStyle w:val="ListParagraph"/>
        <w:numPr>
          <w:ilvl w:val="0"/>
          <w:numId w:val="260"/>
        </w:numPr>
      </w:pPr>
      <w:r w:rsidRPr="00173CB8">
        <w:rPr>
          <w:lang w:val="en-US" w:eastAsia="zh-CN" w:bidi="ar"/>
        </w:rPr>
        <w:t xml:space="preserve">When the UE receives DCI format 0_1 /1_1/0_2/1_2 with a ‘PDCCH monitoring adaptation indication' field in slot </w:t>
      </w:r>
      <w:r w:rsidRPr="00173CB8">
        <w:rPr>
          <w:i/>
          <w:lang w:val="en-US" w:eastAsia="zh-CN" w:bidi="ar"/>
        </w:rPr>
        <w:t>n</w:t>
      </w:r>
      <w:r w:rsidRPr="00173CB8">
        <w:rPr>
          <w:lang w:val="en-US" w:eastAsia="zh-CN" w:bidi="ar"/>
        </w:rPr>
        <w:t>, the UE does not expect to receive DCI format</w:t>
      </w:r>
      <w:r w:rsidR="00173CB8">
        <w:rPr>
          <w:lang w:val="en-US" w:eastAsia="zh-CN" w:bidi="ar"/>
        </w:rPr>
        <w:t xml:space="preserve"> </w:t>
      </w:r>
      <w:r w:rsidRPr="00173CB8">
        <w:rPr>
          <w:lang w:val="en-US" w:eastAsia="zh-CN" w:bidi="ar"/>
        </w:rPr>
        <w:t xml:space="preserve">0_1 /1_1/0_2/1_2 with a ‘PDCCH monitoring adaptation indication’ field indicating change to another SSSG or skipping for the same active BWP of the scheduling cell before slot </w:t>
      </w:r>
      <w:r w:rsidRPr="00173CB8">
        <w:rPr>
          <w:i/>
          <w:lang w:val="en-US" w:eastAsia="zh-CN" w:bidi="ar"/>
        </w:rPr>
        <w:t>n+X</w:t>
      </w:r>
      <w:r w:rsidRPr="00173CB8">
        <w:rPr>
          <w:lang w:val="en-US" w:eastAsia="zh-CN" w:bidi="ar"/>
        </w:rPr>
        <w:t xml:space="preserve"> of the scheduling cell, where </w:t>
      </w:r>
      <w:r w:rsidRPr="00173CB8">
        <w:rPr>
          <w:i/>
          <w:lang w:val="en-US" w:eastAsia="zh-CN" w:bidi="ar"/>
        </w:rPr>
        <w:t>X</w:t>
      </w:r>
      <w:r w:rsidRPr="00173CB8">
        <w:rPr>
          <w:lang w:val="en-US" w:eastAsia="zh-CN" w:bidi="ar"/>
        </w:rPr>
        <w:t xml:space="preserve"> is the value of the application delay.</w:t>
      </w:r>
    </w:p>
    <w:p w14:paraId="359C97D3" w14:textId="69AD7150" w:rsidR="002305EA" w:rsidRPr="00173CB8" w:rsidRDefault="002305EA" w:rsidP="00F44FD9">
      <w:pPr>
        <w:pStyle w:val="ListParagraph"/>
        <w:numPr>
          <w:ilvl w:val="0"/>
          <w:numId w:val="260"/>
        </w:numPr>
      </w:pPr>
      <w:r w:rsidRPr="00173CB8">
        <w:rPr>
          <w:lang w:val="en-US" w:eastAsia="zh-CN" w:bidi="ar"/>
        </w:rPr>
        <w:t>If SSSG timer expires in slot n, the UE does not expect to receive DCI format</w:t>
      </w:r>
      <w:r w:rsidR="00173CB8">
        <w:rPr>
          <w:lang w:val="en-US" w:eastAsia="zh-CN" w:bidi="ar"/>
        </w:rPr>
        <w:t xml:space="preserve"> </w:t>
      </w:r>
      <w:r w:rsidRPr="00173CB8">
        <w:rPr>
          <w:lang w:val="en-US" w:eastAsia="zh-CN" w:bidi="ar"/>
        </w:rPr>
        <w:t xml:space="preserve">0_1 /1_1/0_2/1_2 with a ‘PDCCH monitoring adaptation indication’ field indicating change to another SSSG or skipping for the same active BWP of the scheduling cell before slot n+X of the scheduling cell, where </w:t>
      </w:r>
      <w:r w:rsidRPr="00173CB8">
        <w:rPr>
          <w:i/>
          <w:lang w:val="en-US" w:eastAsia="zh-CN" w:bidi="ar"/>
        </w:rPr>
        <w:t xml:space="preserve">X </w:t>
      </w:r>
      <w:r w:rsidRPr="00173CB8">
        <w:rPr>
          <w:lang w:val="en-US" w:eastAsia="zh-CN" w:bidi="ar"/>
        </w:rPr>
        <w:t>is the value of the application delay.</w:t>
      </w:r>
    </w:p>
    <w:p w14:paraId="3FE05896" w14:textId="77777777" w:rsidR="00F67094" w:rsidRDefault="00F67094" w:rsidP="00861A1A">
      <w:pPr>
        <w:rPr>
          <w:lang w:eastAsia="x-none"/>
        </w:rPr>
      </w:pPr>
    </w:p>
    <w:p w14:paraId="78149E8B" w14:textId="530493DD" w:rsidR="00F67094" w:rsidRPr="00C552B8" w:rsidRDefault="00F67094" w:rsidP="00861A1A">
      <w:pPr>
        <w:rPr>
          <w:lang w:eastAsia="x-none"/>
        </w:rPr>
      </w:pPr>
      <w:r>
        <w:rPr>
          <w:lang w:eastAsia="x-none"/>
        </w:rPr>
        <w:t xml:space="preserve">Final summary in </w:t>
      </w:r>
      <w:hyperlink r:id="rId1690" w:history="1">
        <w:r w:rsidR="004371F4">
          <w:rPr>
            <w:rStyle w:val="Hyperlink"/>
            <w:lang w:eastAsia="x-none"/>
          </w:rPr>
          <w:t>R1-2202895</w:t>
        </w:r>
      </w:hyperlink>
      <w:r>
        <w:rPr>
          <w:lang w:eastAsia="x-none"/>
        </w:rPr>
        <w:t>.</w:t>
      </w:r>
    </w:p>
    <w:p w14:paraId="6C1532AA" w14:textId="24869017" w:rsidR="006B480F" w:rsidRDefault="006B480F" w:rsidP="004D6991">
      <w:pPr>
        <w:pStyle w:val="Heading3"/>
      </w:pPr>
      <w:bookmarkStart w:id="239" w:name="_Toc95481800"/>
      <w:bookmarkStart w:id="240" w:name="_Toc98334439"/>
      <w:r w:rsidRPr="001A7008">
        <w:t>Other</w:t>
      </w:r>
      <w:bookmarkEnd w:id="239"/>
      <w:bookmarkEnd w:id="240"/>
    </w:p>
    <w:p w14:paraId="04458684" w14:textId="31BE0220" w:rsidR="006B480F" w:rsidRDefault="002328C4" w:rsidP="006B480F">
      <w:pPr>
        <w:rPr>
          <w:lang w:eastAsia="x-none"/>
        </w:rPr>
      </w:pPr>
      <w:hyperlink r:id="rId1691" w:history="1">
        <w:r w:rsidR="004371F4">
          <w:rPr>
            <w:rStyle w:val="Hyperlink"/>
            <w:lang w:eastAsia="x-none"/>
          </w:rPr>
          <w:t>R1-2201893</w:t>
        </w:r>
      </w:hyperlink>
      <w:r w:rsidR="006B480F">
        <w:rPr>
          <w:lang w:eastAsia="x-none"/>
        </w:rPr>
        <w:tab/>
        <w:t>Discussion on power saving for RRC connected UE</w:t>
      </w:r>
      <w:r w:rsidR="006B480F">
        <w:rPr>
          <w:lang w:eastAsia="x-none"/>
        </w:rPr>
        <w:tab/>
        <w:t>ZTE, Sanechips</w:t>
      </w:r>
    </w:p>
    <w:p w14:paraId="730617BB" w14:textId="366668C9" w:rsidR="006B480F" w:rsidRDefault="002328C4" w:rsidP="006B480F">
      <w:pPr>
        <w:rPr>
          <w:lang w:eastAsia="x-none"/>
        </w:rPr>
      </w:pPr>
      <w:hyperlink r:id="rId1692" w:history="1">
        <w:r w:rsidR="004371F4">
          <w:rPr>
            <w:rStyle w:val="Hyperlink"/>
            <w:lang w:eastAsia="x-none"/>
          </w:rPr>
          <w:t>R1-2202220</w:t>
        </w:r>
      </w:hyperlink>
      <w:r w:rsidR="006B480F">
        <w:rPr>
          <w:lang w:eastAsia="x-none"/>
        </w:rPr>
        <w:tab/>
        <w:t>Evaluation results for UE power saving schemes</w:t>
      </w:r>
      <w:r w:rsidR="006B480F">
        <w:rPr>
          <w:lang w:eastAsia="x-none"/>
        </w:rPr>
        <w:tab/>
        <w:t>Ericsson</w:t>
      </w:r>
    </w:p>
    <w:p w14:paraId="4BC953A6" w14:textId="5449BC90" w:rsidR="006B480F" w:rsidRPr="008A25CF" w:rsidRDefault="002328C4" w:rsidP="006B480F">
      <w:pPr>
        <w:rPr>
          <w:lang w:eastAsia="x-none"/>
        </w:rPr>
      </w:pPr>
      <w:hyperlink r:id="rId1693" w:history="1">
        <w:r w:rsidR="004371F4">
          <w:rPr>
            <w:rStyle w:val="Hyperlink"/>
            <w:lang w:eastAsia="x-none"/>
          </w:rPr>
          <w:t>R1-2202476</w:t>
        </w:r>
      </w:hyperlink>
      <w:r w:rsidR="006B480F">
        <w:rPr>
          <w:lang w:eastAsia="x-none"/>
        </w:rPr>
        <w:tab/>
        <w:t>Discussion on UE assumption of TRS availability</w:t>
      </w:r>
      <w:r w:rsidR="006B480F">
        <w:rPr>
          <w:lang w:eastAsia="x-none"/>
        </w:rPr>
        <w:tab/>
        <w:t>Huawei, HiSilicon</w:t>
      </w:r>
    </w:p>
    <w:p w14:paraId="059AE4BF" w14:textId="77777777" w:rsidR="006B480F" w:rsidRPr="002F399F" w:rsidRDefault="006B480F" w:rsidP="00A57C2E">
      <w:pPr>
        <w:pStyle w:val="Heading2"/>
      </w:pPr>
      <w:bookmarkStart w:id="241" w:name="_Toc95481801"/>
      <w:bookmarkStart w:id="242" w:name="_Toc98334440"/>
      <w:r w:rsidRPr="002F399F">
        <w:t>NR coverage enhancement</w:t>
      </w:r>
      <w:bookmarkEnd w:id="241"/>
      <w:bookmarkEnd w:id="242"/>
    </w:p>
    <w:p w14:paraId="224613E8" w14:textId="77777777" w:rsidR="006B480F" w:rsidRDefault="006B480F" w:rsidP="006B480F">
      <w:pPr>
        <w:rPr>
          <w:i/>
          <w:iCs/>
        </w:rPr>
      </w:pPr>
      <w:r w:rsidRPr="00075213">
        <w:rPr>
          <w:i/>
          <w:iCs/>
        </w:rPr>
        <w:t>Please refer to</w:t>
      </w:r>
      <w:r>
        <w:rPr>
          <w:i/>
          <w:iCs/>
        </w:rPr>
        <w:t xml:space="preserve"> </w:t>
      </w:r>
      <w:hyperlink r:id="rId1694" w:history="1">
        <w:r w:rsidRPr="00ED2E01">
          <w:rPr>
            <w:rStyle w:val="Hyperlink"/>
            <w:i/>
            <w:iCs/>
          </w:rPr>
          <w:t>RP-211566</w:t>
        </w:r>
      </w:hyperlink>
      <w:r w:rsidRPr="00075213">
        <w:rPr>
          <w:i/>
          <w:iCs/>
        </w:rPr>
        <w:t xml:space="preserve"> for detailed scope of the WI</w:t>
      </w:r>
      <w:r>
        <w:rPr>
          <w:i/>
          <w:iCs/>
        </w:rPr>
        <w:t>.</w:t>
      </w:r>
    </w:p>
    <w:p w14:paraId="75767EAC" w14:textId="40106477" w:rsidR="006B480F" w:rsidRDefault="006B480F" w:rsidP="006B480F">
      <w:pPr>
        <w:rPr>
          <w:i/>
          <w:iCs/>
        </w:rPr>
      </w:pPr>
      <w:r w:rsidRPr="00075213">
        <w:rPr>
          <w:i/>
          <w:iCs/>
        </w:rPr>
        <w:t xml:space="preserve">Please </w:t>
      </w:r>
      <w:r>
        <w:rPr>
          <w:i/>
          <w:iCs/>
        </w:rPr>
        <w:t xml:space="preserve">also </w:t>
      </w:r>
      <w:r w:rsidRPr="00075213">
        <w:rPr>
          <w:i/>
          <w:iCs/>
        </w:rPr>
        <w:t xml:space="preserve">refer to section </w:t>
      </w:r>
      <w:r>
        <w:rPr>
          <w:i/>
          <w:iCs/>
        </w:rPr>
        <w:t>5</w:t>
      </w:r>
      <w:r w:rsidRPr="00075213">
        <w:rPr>
          <w:i/>
          <w:iCs/>
        </w:rPr>
        <w:t xml:space="preserve"> of </w:t>
      </w:r>
      <w:hyperlink r:id="rId1695" w:history="1">
        <w:r w:rsidRPr="00F230BA">
          <w:rPr>
            <w:rStyle w:val="Hyperlink"/>
            <w:i/>
            <w:iCs/>
          </w:rPr>
          <w:t>RP-212555</w:t>
        </w:r>
      </w:hyperlink>
      <w:r>
        <w:rPr>
          <w:i/>
          <w:iCs/>
        </w:rPr>
        <w:t xml:space="preserve"> </w:t>
      </w:r>
      <w:r w:rsidRPr="00075213">
        <w:rPr>
          <w:i/>
          <w:iCs/>
        </w:rPr>
        <w:t>for additional guidance for this e-meeting</w:t>
      </w:r>
      <w:r>
        <w:rPr>
          <w:i/>
          <w:iCs/>
        </w:rPr>
        <w:t>.</w:t>
      </w:r>
    </w:p>
    <w:p w14:paraId="4FEAED57" w14:textId="7641A84C" w:rsidR="00A57B97" w:rsidRDefault="00A57B97" w:rsidP="006B480F"/>
    <w:p w14:paraId="3AF5EBD4" w14:textId="38F19CE0" w:rsidR="00224E28" w:rsidRPr="00224E28" w:rsidRDefault="002328C4" w:rsidP="00224E28">
      <w:pPr>
        <w:rPr>
          <w:b/>
          <w:bCs/>
        </w:rPr>
      </w:pPr>
      <w:hyperlink r:id="rId1696" w:history="1">
        <w:r w:rsidR="004371F4">
          <w:rPr>
            <w:rStyle w:val="Hyperlink"/>
            <w:b/>
            <w:bCs/>
          </w:rPr>
          <w:t>R1-2202788</w:t>
        </w:r>
      </w:hyperlink>
      <w:r w:rsidR="00224E28" w:rsidRPr="00224E28">
        <w:rPr>
          <w:b/>
          <w:bCs/>
        </w:rPr>
        <w:tab/>
        <w:t>Session notes for 8.8 (NR coverage enhancement)</w:t>
      </w:r>
      <w:r w:rsidR="00224E28" w:rsidRPr="00224E28">
        <w:rPr>
          <w:b/>
          <w:bCs/>
        </w:rPr>
        <w:tab/>
        <w:t>Ad-hoc Chair (CMCC)</w:t>
      </w:r>
    </w:p>
    <w:p w14:paraId="4FE262D2" w14:textId="77777777" w:rsidR="00224E28" w:rsidRPr="00A57B97" w:rsidRDefault="00224E28" w:rsidP="006B480F"/>
    <w:p w14:paraId="1805B21A" w14:textId="77777777" w:rsidR="00A57B97" w:rsidRPr="006E5A0D" w:rsidRDefault="006B480F" w:rsidP="006B480F">
      <w:pPr>
        <w:rPr>
          <w:lang w:eastAsia="x-none"/>
        </w:rPr>
      </w:pPr>
      <w:r w:rsidRPr="006E5A0D">
        <w:rPr>
          <w:lang w:eastAsia="x-none"/>
        </w:rPr>
        <w:t xml:space="preserve">[108-e-R17-RRC-CovEnh] </w:t>
      </w:r>
      <w:r w:rsidR="00A57B97" w:rsidRPr="006E5A0D">
        <w:t xml:space="preserve">– </w:t>
      </w:r>
      <w:r w:rsidR="00A57B97" w:rsidRPr="006E5A0D">
        <w:rPr>
          <w:lang w:eastAsia="x-none"/>
        </w:rPr>
        <w:t>Jianchi (China Telecom)</w:t>
      </w:r>
    </w:p>
    <w:p w14:paraId="5DE6930E" w14:textId="067A2C64" w:rsidR="006B480F" w:rsidRPr="006E5A0D" w:rsidRDefault="006B480F" w:rsidP="006B480F">
      <w:pPr>
        <w:rPr>
          <w:lang w:eastAsia="x-none"/>
        </w:rPr>
      </w:pPr>
      <w:r w:rsidRPr="006E5A0D">
        <w:rPr>
          <w:lang w:eastAsia="x-none"/>
        </w:rPr>
        <w:t>Email discussion on Rel-17 RRC parameters for Coverage Enhancement</w:t>
      </w:r>
    </w:p>
    <w:p w14:paraId="71A4629D" w14:textId="77777777" w:rsidR="006B480F" w:rsidRPr="006E5A0D" w:rsidRDefault="006B480F" w:rsidP="006D10BC">
      <w:pPr>
        <w:numPr>
          <w:ilvl w:val="0"/>
          <w:numId w:val="60"/>
        </w:numPr>
        <w:rPr>
          <w:lang w:eastAsia="x-none"/>
        </w:rPr>
      </w:pPr>
      <w:bookmarkStart w:id="243" w:name="_Toc95481802"/>
      <w:r w:rsidRPr="006E5A0D">
        <w:rPr>
          <w:rFonts w:hint="eastAsia"/>
          <w:lang w:eastAsia="x-none"/>
        </w:rPr>
        <w:t>1</w:t>
      </w:r>
      <w:r w:rsidRPr="006E5A0D">
        <w:rPr>
          <w:rFonts w:hint="eastAsia"/>
          <w:vertAlign w:val="superscript"/>
          <w:lang w:eastAsia="x-none"/>
        </w:rPr>
        <w:t>st</w:t>
      </w:r>
      <w:r w:rsidRPr="006E5A0D">
        <w:rPr>
          <w:rFonts w:hint="eastAsia"/>
          <w:lang w:eastAsia="x-none"/>
        </w:rPr>
        <w:t xml:space="preserve"> check point</w:t>
      </w:r>
      <w:r w:rsidRPr="006E5A0D">
        <w:t xml:space="preserve"> for first LS in </w:t>
      </w:r>
      <w:r w:rsidRPr="006E5A0D">
        <w:rPr>
          <w:lang w:eastAsia="x-none"/>
        </w:rPr>
        <w:t>[108-e-R17-RRC]</w:t>
      </w:r>
      <w:r w:rsidRPr="006E5A0D">
        <w:rPr>
          <w:rFonts w:hint="eastAsia"/>
          <w:lang w:eastAsia="x-none"/>
        </w:rPr>
        <w:t xml:space="preserve">: </w:t>
      </w:r>
      <w:r w:rsidRPr="006E5A0D">
        <w:t>February</w:t>
      </w:r>
      <w:r w:rsidRPr="006E5A0D">
        <w:rPr>
          <w:rFonts w:hint="eastAsia"/>
        </w:rPr>
        <w:t xml:space="preserve"> </w:t>
      </w:r>
      <w:r w:rsidRPr="006E5A0D">
        <w:t>24</w:t>
      </w:r>
    </w:p>
    <w:p w14:paraId="4A681BC4" w14:textId="3C9E8042" w:rsidR="006B480F" w:rsidRPr="006E5A0D" w:rsidRDefault="006B480F" w:rsidP="006D10BC">
      <w:pPr>
        <w:numPr>
          <w:ilvl w:val="0"/>
          <w:numId w:val="60"/>
        </w:numPr>
        <w:rPr>
          <w:lang w:eastAsia="x-none"/>
        </w:rPr>
      </w:pPr>
      <w:r w:rsidRPr="006E5A0D">
        <w:rPr>
          <w:lang w:eastAsia="x-none"/>
        </w:rPr>
        <w:t>Final</w:t>
      </w:r>
      <w:r w:rsidRPr="006E5A0D">
        <w:rPr>
          <w:rFonts w:hint="eastAsia"/>
          <w:lang w:eastAsia="x-none"/>
        </w:rPr>
        <w:t xml:space="preserve"> check point</w:t>
      </w:r>
      <w:r w:rsidRPr="006E5A0D">
        <w:rPr>
          <w:lang w:eastAsia="x-none"/>
        </w:rPr>
        <w:t xml:space="preserve"> for second LS in [108-e-R17-RRC] if necessary</w:t>
      </w:r>
      <w:r w:rsidRPr="006E5A0D">
        <w:rPr>
          <w:rFonts w:hint="eastAsia"/>
          <w:lang w:eastAsia="x-none"/>
        </w:rPr>
        <w:t xml:space="preserve">: </w:t>
      </w:r>
      <w:r w:rsidRPr="006E5A0D">
        <w:t>March 3</w:t>
      </w:r>
    </w:p>
    <w:p w14:paraId="2FFFF708" w14:textId="4F9E3E8C" w:rsidR="006E5A0D" w:rsidRPr="002B6A56" w:rsidRDefault="006E5A0D" w:rsidP="006E5A0D">
      <w:r w:rsidRPr="002B6A56">
        <w:t xml:space="preserve">The thread </w:t>
      </w:r>
      <w:r>
        <w:t>[</w:t>
      </w:r>
      <w:r w:rsidRPr="002B6A56">
        <w:t>10</w:t>
      </w:r>
      <w:r>
        <w:t>8</w:t>
      </w:r>
      <w:r w:rsidRPr="002B6A56">
        <w:t>-e-R17-RRC-CovEnh</w:t>
      </w:r>
      <w:r>
        <w:t>]</w:t>
      </w:r>
      <w:r w:rsidRPr="002B6A56">
        <w:t xml:space="preserve"> was not kicked off, since </w:t>
      </w:r>
      <w:r>
        <w:t xml:space="preserve">the moderator (China Telecom) </w:t>
      </w:r>
      <w:r w:rsidRPr="002B6A56">
        <w:t>agreed that each F</w:t>
      </w:r>
      <w:r>
        <w:t xml:space="preserve">eature </w:t>
      </w:r>
      <w:r w:rsidRPr="002B6A56">
        <w:t>L</w:t>
      </w:r>
      <w:r>
        <w:t>ead</w:t>
      </w:r>
      <w:r w:rsidRPr="002B6A56">
        <w:t xml:space="preserve"> t</w:t>
      </w:r>
      <w:r>
        <w:t>ake</w:t>
      </w:r>
      <w:r w:rsidRPr="002B6A56">
        <w:t xml:space="preserve"> care of the RRC parameters of </w:t>
      </w:r>
      <w:r>
        <w:t xml:space="preserve">their </w:t>
      </w:r>
      <w:r w:rsidRPr="002B6A56">
        <w:t>respective sub-agenda</w:t>
      </w:r>
      <w:r>
        <w:t>. Agr</w:t>
      </w:r>
      <w:r w:rsidRPr="002B6A56">
        <w:t>eement</w:t>
      </w:r>
      <w:r>
        <w:t xml:space="preserve">s </w:t>
      </w:r>
      <w:r w:rsidRPr="002B6A56">
        <w:t xml:space="preserve">on </w:t>
      </w:r>
      <w:r>
        <w:t xml:space="preserve">the </w:t>
      </w:r>
      <w:r w:rsidRPr="002B6A56">
        <w:t>corresponding RRC parameters</w:t>
      </w:r>
      <w:r>
        <w:t xml:space="preserve"> are included below</w:t>
      </w:r>
      <w:r w:rsidRPr="002B6A56">
        <w:t>.</w:t>
      </w:r>
    </w:p>
    <w:p w14:paraId="0AAA2BB1" w14:textId="4A8DBFFE" w:rsidR="00323684" w:rsidRDefault="00323684" w:rsidP="00323684">
      <w:pPr>
        <w:rPr>
          <w:highlight w:val="cyan"/>
        </w:rPr>
      </w:pPr>
    </w:p>
    <w:p w14:paraId="3B0B5B93" w14:textId="77777777" w:rsidR="00173CB8" w:rsidRDefault="00173CB8" w:rsidP="00323684">
      <w:pPr>
        <w:rPr>
          <w:highlight w:val="cyan"/>
        </w:rPr>
      </w:pPr>
    </w:p>
    <w:p w14:paraId="68127317" w14:textId="7F716266" w:rsidR="00323684" w:rsidRDefault="00323684" w:rsidP="00323684">
      <w:pPr>
        <w:rPr>
          <w:lang w:eastAsia="x-none"/>
        </w:rPr>
      </w:pPr>
      <w:r w:rsidRPr="00173CB8">
        <w:rPr>
          <w:lang w:eastAsia="x-none"/>
        </w:rPr>
        <w:t xml:space="preserve">[108-e-R17-CovEnh-06] </w:t>
      </w:r>
      <w:r w:rsidRPr="00173CB8">
        <w:t xml:space="preserve">– </w:t>
      </w:r>
      <w:r w:rsidRPr="00173CB8">
        <w:rPr>
          <w:lang w:eastAsia="x-none"/>
        </w:rPr>
        <w:t>Jianchi (China Telecom)</w:t>
      </w:r>
    </w:p>
    <w:p w14:paraId="287F814E" w14:textId="3DC4EA3F" w:rsidR="00323684" w:rsidRDefault="00323684" w:rsidP="00323684">
      <w:pPr>
        <w:rPr>
          <w:lang w:eastAsia="x-none"/>
        </w:rPr>
      </w:pPr>
      <w:r w:rsidRPr="00323684">
        <w:rPr>
          <w:lang w:eastAsia="x-none"/>
        </w:rPr>
        <w:t>Email discussion for incoming LS on Stage 2 description for Coverage Enhancements</w:t>
      </w:r>
    </w:p>
    <w:p w14:paraId="3913DC4D" w14:textId="5E21EA8F" w:rsidR="00173CB8" w:rsidRPr="0056391C" w:rsidRDefault="002328C4" w:rsidP="00173CB8">
      <w:pPr>
        <w:rPr>
          <w:b/>
          <w:bCs/>
          <w:lang w:eastAsia="x-none"/>
        </w:rPr>
      </w:pPr>
      <w:hyperlink r:id="rId1697" w:history="1">
        <w:r w:rsidR="004371F4">
          <w:rPr>
            <w:rStyle w:val="Hyperlink"/>
            <w:b/>
            <w:bCs/>
            <w:lang w:eastAsia="x-none"/>
          </w:rPr>
          <w:t>R1-2200879</w:t>
        </w:r>
      </w:hyperlink>
      <w:r w:rsidR="00173CB8" w:rsidRPr="0056391C">
        <w:rPr>
          <w:b/>
          <w:bCs/>
          <w:lang w:eastAsia="x-none"/>
        </w:rPr>
        <w:tab/>
        <w:t>LS on Stage 2 description for Coverage Enhancements</w:t>
      </w:r>
      <w:r w:rsidR="00173CB8" w:rsidRPr="0056391C">
        <w:rPr>
          <w:b/>
          <w:bCs/>
          <w:lang w:eastAsia="x-none"/>
        </w:rPr>
        <w:tab/>
        <w:t>RAN2, China Telecom</w:t>
      </w:r>
    </w:p>
    <w:p w14:paraId="465B568B" w14:textId="1A7D6E7F" w:rsidR="00173CB8" w:rsidRPr="00173CB8" w:rsidRDefault="002328C4" w:rsidP="00323684">
      <w:pPr>
        <w:rPr>
          <w:b/>
          <w:bCs/>
          <w:lang w:eastAsia="x-none"/>
        </w:rPr>
      </w:pPr>
      <w:hyperlink r:id="rId1698" w:history="1">
        <w:r w:rsidR="004371F4">
          <w:rPr>
            <w:rStyle w:val="Hyperlink"/>
            <w:b/>
            <w:bCs/>
            <w:lang w:eastAsia="x-none"/>
          </w:rPr>
          <w:t>R1-2202868</w:t>
        </w:r>
      </w:hyperlink>
      <w:r w:rsidR="00173CB8" w:rsidRPr="00173CB8">
        <w:rPr>
          <w:b/>
          <w:bCs/>
          <w:lang w:eastAsia="x-none"/>
        </w:rPr>
        <w:tab/>
        <w:t>[108-e-R17-CovEnh-06] Summary of email discussion for incoming LS on Stage 2 description for Coverage Enhancements</w:t>
      </w:r>
      <w:r w:rsidR="00173CB8" w:rsidRPr="00173CB8">
        <w:rPr>
          <w:b/>
          <w:bCs/>
          <w:lang w:eastAsia="x-none"/>
        </w:rPr>
        <w:tab/>
        <w:t>Moderator (China Telecom)</w:t>
      </w:r>
    </w:p>
    <w:p w14:paraId="2E750DAF" w14:textId="78AA331A" w:rsidR="00532633" w:rsidRDefault="002328C4" w:rsidP="00323684">
      <w:pPr>
        <w:rPr>
          <w:b/>
          <w:bCs/>
          <w:lang w:eastAsia="x-none"/>
        </w:rPr>
      </w:pPr>
      <w:hyperlink r:id="rId1699" w:history="1">
        <w:r w:rsidR="004371F4">
          <w:rPr>
            <w:rStyle w:val="Hyperlink"/>
            <w:b/>
            <w:bCs/>
            <w:highlight w:val="green"/>
            <w:lang w:eastAsia="x-none"/>
          </w:rPr>
          <w:t>R1-2202867</w:t>
        </w:r>
      </w:hyperlink>
      <w:r w:rsidR="00532633" w:rsidRPr="00532633">
        <w:rPr>
          <w:b/>
          <w:bCs/>
          <w:lang w:eastAsia="x-none"/>
        </w:rPr>
        <w:tab/>
        <w:t>Reply LS on Stage 2 description for Coverage Enhancements</w:t>
      </w:r>
      <w:r w:rsidR="00532633" w:rsidRPr="00532633">
        <w:rPr>
          <w:b/>
          <w:bCs/>
          <w:lang w:eastAsia="x-none"/>
        </w:rPr>
        <w:tab/>
        <w:t>RAN1, China Telecom</w:t>
      </w:r>
    </w:p>
    <w:p w14:paraId="376E575C" w14:textId="6751C45A" w:rsidR="00323684" w:rsidRPr="00532633" w:rsidRDefault="00323684" w:rsidP="00323684">
      <w:pPr>
        <w:rPr>
          <w:highlight w:val="cyan"/>
          <w:lang w:eastAsia="x-none"/>
        </w:rPr>
      </w:pPr>
      <w:r w:rsidRPr="00FE24EA">
        <w:rPr>
          <w:b/>
          <w:bCs/>
          <w:lang w:eastAsia="x-none"/>
        </w:rPr>
        <w:t>Decision:</w:t>
      </w:r>
      <w:r w:rsidRPr="00532633">
        <w:rPr>
          <w:lang w:eastAsia="x-none"/>
        </w:rPr>
        <w:t xml:space="preserve"> </w:t>
      </w:r>
      <w:r w:rsidR="00532633" w:rsidRPr="00532633">
        <w:rPr>
          <w:lang w:eastAsia="x-none"/>
        </w:rPr>
        <w:t>As per email decision posted on Mar 2</w:t>
      </w:r>
      <w:r w:rsidR="00532633" w:rsidRPr="00532633">
        <w:rPr>
          <w:vertAlign w:val="superscript"/>
          <w:lang w:eastAsia="x-none"/>
        </w:rPr>
        <w:t>nd</w:t>
      </w:r>
      <w:r w:rsidR="00532633" w:rsidRPr="00532633">
        <w:rPr>
          <w:lang w:eastAsia="x-none"/>
        </w:rPr>
        <w:t xml:space="preserve">, the reply LS to RAN2 LS </w:t>
      </w:r>
      <w:r w:rsidR="00532633" w:rsidRPr="00532633">
        <w:rPr>
          <w:rFonts w:ascii="Times New Roman" w:hAnsi="Times New Roman"/>
          <w:lang w:eastAsia="x-none"/>
        </w:rPr>
        <w:t>(</w:t>
      </w:r>
      <w:r w:rsidR="00532633" w:rsidRPr="00532633">
        <w:rPr>
          <w:rFonts w:ascii="Times New Roman" w:hAnsi="Times New Roman"/>
        </w:rPr>
        <w:t>R2-2201784)</w:t>
      </w:r>
      <w:r w:rsidR="00532633" w:rsidRPr="00532633">
        <w:t xml:space="preserve"> </w:t>
      </w:r>
      <w:r w:rsidR="00532633" w:rsidRPr="00532633">
        <w:rPr>
          <w:lang w:eastAsia="x-none"/>
        </w:rPr>
        <w:t>is approved.</w:t>
      </w:r>
    </w:p>
    <w:p w14:paraId="16FE1C6D" w14:textId="77777777" w:rsidR="006B480F" w:rsidRPr="002F399F" w:rsidRDefault="006B480F" w:rsidP="00A57B97">
      <w:pPr>
        <w:pStyle w:val="Heading3"/>
        <w:rPr>
          <w:lang w:val="en-US" w:eastAsia="zh-CN"/>
        </w:rPr>
      </w:pPr>
      <w:bookmarkStart w:id="244" w:name="_Toc98334441"/>
      <w:r w:rsidRPr="002F399F">
        <w:rPr>
          <w:lang w:val="en-US" w:eastAsia="zh-CN"/>
        </w:rPr>
        <w:t>PUSCH enhancements</w:t>
      </w:r>
      <w:bookmarkEnd w:id="243"/>
      <w:bookmarkEnd w:id="244"/>
    </w:p>
    <w:p w14:paraId="2D953C7E" w14:textId="77777777" w:rsidR="006B480F" w:rsidRDefault="006B480F" w:rsidP="00A57B97">
      <w:pPr>
        <w:pStyle w:val="Heading4"/>
      </w:pPr>
      <w:bookmarkStart w:id="245" w:name="_Toc95481803"/>
      <w:bookmarkStart w:id="246" w:name="_Toc98334442"/>
      <w:r w:rsidRPr="001A7008">
        <w:t>Enhancements on PUSCH repetition type A</w:t>
      </w:r>
      <w:bookmarkEnd w:id="245"/>
      <w:bookmarkEnd w:id="246"/>
    </w:p>
    <w:p w14:paraId="639291BD" w14:textId="51A1CB94" w:rsidR="006B480F" w:rsidRDefault="002328C4" w:rsidP="006B480F">
      <w:pPr>
        <w:rPr>
          <w:lang w:eastAsia="x-none"/>
        </w:rPr>
      </w:pPr>
      <w:hyperlink r:id="rId1700" w:history="1">
        <w:r w:rsidR="004371F4">
          <w:rPr>
            <w:rStyle w:val="Hyperlink"/>
            <w:lang w:eastAsia="x-none"/>
          </w:rPr>
          <w:t>R1-2200966</w:t>
        </w:r>
      </w:hyperlink>
      <w:r w:rsidR="006B480F">
        <w:rPr>
          <w:lang w:eastAsia="x-none"/>
        </w:rPr>
        <w:tab/>
        <w:t>Discussion on coverage enhancements for PUSCH repetition type A</w:t>
      </w:r>
      <w:r w:rsidR="006B480F">
        <w:rPr>
          <w:lang w:eastAsia="x-none"/>
        </w:rPr>
        <w:tab/>
        <w:t>Huawei, HiSilicon</w:t>
      </w:r>
    </w:p>
    <w:p w14:paraId="08EDEB56" w14:textId="7A61A411" w:rsidR="006B480F" w:rsidRDefault="002328C4" w:rsidP="006B480F">
      <w:pPr>
        <w:rPr>
          <w:lang w:eastAsia="x-none"/>
        </w:rPr>
      </w:pPr>
      <w:hyperlink r:id="rId1701" w:history="1">
        <w:r w:rsidR="004371F4">
          <w:rPr>
            <w:rStyle w:val="Hyperlink"/>
            <w:lang w:eastAsia="x-none"/>
          </w:rPr>
          <w:t>R1-2201012</w:t>
        </w:r>
      </w:hyperlink>
      <w:r w:rsidR="006B480F">
        <w:rPr>
          <w:lang w:eastAsia="x-none"/>
        </w:rPr>
        <w:tab/>
        <w:t>Enhancements on PUSCH repetition type A</w:t>
      </w:r>
      <w:r w:rsidR="006B480F">
        <w:rPr>
          <w:lang w:eastAsia="x-none"/>
        </w:rPr>
        <w:tab/>
        <w:t>Nokia, Nokia Shanghai Bell</w:t>
      </w:r>
    </w:p>
    <w:p w14:paraId="2A69F665" w14:textId="2FFBB00C" w:rsidR="006B480F" w:rsidRDefault="002328C4" w:rsidP="006B480F">
      <w:pPr>
        <w:rPr>
          <w:lang w:eastAsia="x-none"/>
        </w:rPr>
      </w:pPr>
      <w:hyperlink r:id="rId1702" w:history="1">
        <w:r w:rsidR="004371F4">
          <w:rPr>
            <w:rStyle w:val="Hyperlink"/>
            <w:lang w:eastAsia="x-none"/>
          </w:rPr>
          <w:t>R1-2201104</w:t>
        </w:r>
      </w:hyperlink>
      <w:r w:rsidR="006B480F">
        <w:rPr>
          <w:lang w:eastAsia="x-none"/>
        </w:rPr>
        <w:tab/>
        <w:t>Remaining issues on enhancement for PUSCH repetition type A</w:t>
      </w:r>
      <w:r w:rsidR="006B480F">
        <w:rPr>
          <w:lang w:eastAsia="x-none"/>
        </w:rPr>
        <w:tab/>
        <w:t>vivo</w:t>
      </w:r>
    </w:p>
    <w:p w14:paraId="3E1E445A" w14:textId="4965614F" w:rsidR="006B480F" w:rsidRDefault="002328C4" w:rsidP="006B480F">
      <w:pPr>
        <w:rPr>
          <w:lang w:eastAsia="x-none"/>
        </w:rPr>
      </w:pPr>
      <w:hyperlink r:id="rId1703" w:history="1">
        <w:r w:rsidR="004371F4">
          <w:rPr>
            <w:rStyle w:val="Hyperlink"/>
            <w:lang w:eastAsia="x-none"/>
          </w:rPr>
          <w:t>R1-2201164</w:t>
        </w:r>
      </w:hyperlink>
      <w:r w:rsidR="006B480F">
        <w:rPr>
          <w:lang w:eastAsia="x-none"/>
        </w:rPr>
        <w:tab/>
        <w:t>Discussion on remaining issues for enhanced PUSCH repetition type A</w:t>
      </w:r>
      <w:r w:rsidR="006B480F">
        <w:rPr>
          <w:lang w:eastAsia="x-none"/>
        </w:rPr>
        <w:tab/>
        <w:t>ZTE</w:t>
      </w:r>
    </w:p>
    <w:p w14:paraId="2A310B5C" w14:textId="67F12D20" w:rsidR="006B480F" w:rsidRDefault="002328C4" w:rsidP="006B480F">
      <w:pPr>
        <w:rPr>
          <w:lang w:eastAsia="x-none"/>
        </w:rPr>
      </w:pPr>
      <w:hyperlink r:id="rId1704" w:history="1">
        <w:r w:rsidR="004371F4">
          <w:rPr>
            <w:rStyle w:val="Hyperlink"/>
            <w:lang w:eastAsia="x-none"/>
          </w:rPr>
          <w:t>R1-2201283</w:t>
        </w:r>
      </w:hyperlink>
      <w:r w:rsidR="006B480F">
        <w:rPr>
          <w:lang w:eastAsia="x-none"/>
        </w:rPr>
        <w:tab/>
        <w:t>Enhancements on PUSCH repetition type A</w:t>
      </w:r>
      <w:r w:rsidR="006B480F">
        <w:rPr>
          <w:lang w:eastAsia="x-none"/>
        </w:rPr>
        <w:tab/>
        <w:t>OPPO</w:t>
      </w:r>
    </w:p>
    <w:p w14:paraId="368D9A05" w14:textId="55F80B2E" w:rsidR="006B480F" w:rsidRDefault="002328C4" w:rsidP="006B480F">
      <w:pPr>
        <w:rPr>
          <w:lang w:eastAsia="x-none"/>
        </w:rPr>
      </w:pPr>
      <w:hyperlink r:id="rId1705" w:history="1">
        <w:r w:rsidR="004371F4">
          <w:rPr>
            <w:rStyle w:val="Hyperlink"/>
            <w:lang w:eastAsia="x-none"/>
          </w:rPr>
          <w:t>R1-2201373</w:t>
        </w:r>
      </w:hyperlink>
      <w:r w:rsidR="006B480F">
        <w:rPr>
          <w:lang w:eastAsia="x-none"/>
        </w:rPr>
        <w:tab/>
        <w:t>Remaining issues on enhancements on PUSCH repetition type A</w:t>
      </w:r>
      <w:r w:rsidR="006B480F">
        <w:rPr>
          <w:lang w:eastAsia="x-none"/>
        </w:rPr>
        <w:tab/>
        <w:t>CATT</w:t>
      </w:r>
    </w:p>
    <w:p w14:paraId="715A843C" w14:textId="6CE46190" w:rsidR="006B480F" w:rsidRDefault="002328C4" w:rsidP="006B480F">
      <w:pPr>
        <w:rPr>
          <w:lang w:eastAsia="x-none"/>
        </w:rPr>
      </w:pPr>
      <w:hyperlink r:id="rId1706" w:history="1">
        <w:r w:rsidR="004371F4">
          <w:rPr>
            <w:rStyle w:val="Hyperlink"/>
            <w:lang w:eastAsia="x-none"/>
          </w:rPr>
          <w:t>R1-2201380</w:t>
        </w:r>
      </w:hyperlink>
      <w:r w:rsidR="006B480F">
        <w:rPr>
          <w:lang w:eastAsia="x-none"/>
        </w:rPr>
        <w:tab/>
        <w:t>Discussion on enhancements on PUSCH repetition Type A</w:t>
      </w:r>
      <w:r w:rsidR="006B480F">
        <w:rPr>
          <w:lang w:eastAsia="x-none"/>
        </w:rPr>
        <w:tab/>
        <w:t>Panasonic Corporation</w:t>
      </w:r>
    </w:p>
    <w:p w14:paraId="388FEA82" w14:textId="563C2A67" w:rsidR="006B480F" w:rsidRDefault="002328C4" w:rsidP="006B480F">
      <w:pPr>
        <w:rPr>
          <w:lang w:eastAsia="x-none"/>
        </w:rPr>
      </w:pPr>
      <w:hyperlink r:id="rId1707" w:history="1">
        <w:r w:rsidR="004371F4">
          <w:rPr>
            <w:rStyle w:val="Hyperlink"/>
            <w:lang w:eastAsia="x-none"/>
          </w:rPr>
          <w:t>R1-2201442</w:t>
        </w:r>
      </w:hyperlink>
      <w:r w:rsidR="006B480F">
        <w:rPr>
          <w:lang w:eastAsia="x-none"/>
        </w:rPr>
        <w:tab/>
        <w:t>Remaining issues on PUSCH repetition type A enhancements</w:t>
      </w:r>
      <w:r w:rsidR="006B480F">
        <w:rPr>
          <w:lang w:eastAsia="x-none"/>
        </w:rPr>
        <w:tab/>
        <w:t>China Telecom</w:t>
      </w:r>
    </w:p>
    <w:p w14:paraId="042448AF" w14:textId="7EABB9FF" w:rsidR="006B480F" w:rsidRDefault="002328C4" w:rsidP="006B480F">
      <w:pPr>
        <w:rPr>
          <w:lang w:eastAsia="x-none"/>
        </w:rPr>
      </w:pPr>
      <w:hyperlink r:id="rId1708" w:history="1">
        <w:r w:rsidR="004371F4">
          <w:rPr>
            <w:rStyle w:val="Hyperlink"/>
            <w:lang w:eastAsia="x-none"/>
          </w:rPr>
          <w:t>R1-2201487</w:t>
        </w:r>
      </w:hyperlink>
      <w:r w:rsidR="006B480F">
        <w:rPr>
          <w:lang w:eastAsia="x-none"/>
        </w:rPr>
        <w:tab/>
        <w:t>Remaining issues on enhancements on PUSCH repetition type A</w:t>
      </w:r>
      <w:r w:rsidR="006B480F">
        <w:rPr>
          <w:lang w:eastAsia="x-none"/>
        </w:rPr>
        <w:tab/>
        <w:t>NTT DOCOMO, INC.</w:t>
      </w:r>
    </w:p>
    <w:p w14:paraId="7F0511AD" w14:textId="790130DC" w:rsidR="006B480F" w:rsidRDefault="002328C4" w:rsidP="006B480F">
      <w:pPr>
        <w:rPr>
          <w:lang w:eastAsia="x-none"/>
        </w:rPr>
      </w:pPr>
      <w:hyperlink r:id="rId1709" w:history="1">
        <w:r w:rsidR="004371F4">
          <w:rPr>
            <w:rStyle w:val="Hyperlink"/>
            <w:lang w:eastAsia="x-none"/>
          </w:rPr>
          <w:t>R1-2201554</w:t>
        </w:r>
      </w:hyperlink>
      <w:r w:rsidR="006B480F">
        <w:rPr>
          <w:lang w:eastAsia="x-none"/>
        </w:rPr>
        <w:tab/>
        <w:t>Discussion on enhancements for PUSCH repetition Type A</w:t>
      </w:r>
      <w:r w:rsidR="006B480F">
        <w:rPr>
          <w:lang w:eastAsia="x-none"/>
        </w:rPr>
        <w:tab/>
        <w:t>Spreadtrum Communications</w:t>
      </w:r>
    </w:p>
    <w:p w14:paraId="00840B38" w14:textId="25FC845C" w:rsidR="006B480F" w:rsidRDefault="002328C4" w:rsidP="006B480F">
      <w:pPr>
        <w:rPr>
          <w:lang w:eastAsia="x-none"/>
        </w:rPr>
      </w:pPr>
      <w:hyperlink r:id="rId1710" w:history="1">
        <w:r w:rsidR="004371F4">
          <w:rPr>
            <w:rStyle w:val="Hyperlink"/>
            <w:lang w:eastAsia="x-none"/>
          </w:rPr>
          <w:t>R1-2201657</w:t>
        </w:r>
      </w:hyperlink>
      <w:r w:rsidR="006B480F">
        <w:rPr>
          <w:lang w:eastAsia="x-none"/>
        </w:rPr>
        <w:tab/>
        <w:t>Type-A PUSCH repetition for coverage enhancement</w:t>
      </w:r>
      <w:r w:rsidR="006B480F">
        <w:rPr>
          <w:lang w:eastAsia="x-none"/>
        </w:rPr>
        <w:tab/>
        <w:t>InterDigital, Inc.</w:t>
      </w:r>
    </w:p>
    <w:p w14:paraId="64AF1013" w14:textId="61E531F7" w:rsidR="006B480F" w:rsidRDefault="002328C4" w:rsidP="006B480F">
      <w:pPr>
        <w:rPr>
          <w:lang w:eastAsia="x-none"/>
        </w:rPr>
      </w:pPr>
      <w:hyperlink r:id="rId1711" w:history="1">
        <w:r w:rsidR="004371F4">
          <w:rPr>
            <w:rStyle w:val="Hyperlink"/>
            <w:lang w:eastAsia="x-none"/>
          </w:rPr>
          <w:t>R1-2201708</w:t>
        </w:r>
      </w:hyperlink>
      <w:r w:rsidR="006B480F">
        <w:rPr>
          <w:lang w:eastAsia="x-none"/>
        </w:rPr>
        <w:tab/>
        <w:t>Remaining details of enhancements on PUSCH repetition type A</w:t>
      </w:r>
      <w:r w:rsidR="006B480F">
        <w:rPr>
          <w:lang w:eastAsia="x-none"/>
        </w:rPr>
        <w:tab/>
        <w:t>Intel Corporation</w:t>
      </w:r>
    </w:p>
    <w:p w14:paraId="2B08939A" w14:textId="2DA0E3CE" w:rsidR="006B480F" w:rsidRDefault="002328C4" w:rsidP="006B480F">
      <w:pPr>
        <w:rPr>
          <w:lang w:eastAsia="x-none"/>
        </w:rPr>
      </w:pPr>
      <w:hyperlink r:id="rId1712" w:history="1">
        <w:r w:rsidR="004371F4">
          <w:rPr>
            <w:rStyle w:val="Hyperlink"/>
            <w:lang w:eastAsia="x-none"/>
          </w:rPr>
          <w:t>R1-2201780</w:t>
        </w:r>
      </w:hyperlink>
      <w:r w:rsidR="006B480F">
        <w:rPr>
          <w:lang w:eastAsia="x-none"/>
        </w:rPr>
        <w:tab/>
        <w:t>Remaining issues on PUSCH repetition type A enhancement</w:t>
      </w:r>
      <w:r w:rsidR="006B480F">
        <w:rPr>
          <w:lang w:eastAsia="x-none"/>
        </w:rPr>
        <w:tab/>
        <w:t>Apple</w:t>
      </w:r>
    </w:p>
    <w:p w14:paraId="03135311" w14:textId="0A915B32" w:rsidR="006B480F" w:rsidRDefault="002328C4" w:rsidP="006B480F">
      <w:pPr>
        <w:rPr>
          <w:lang w:eastAsia="x-none"/>
        </w:rPr>
      </w:pPr>
      <w:hyperlink r:id="rId1713" w:history="1">
        <w:r w:rsidR="004371F4">
          <w:rPr>
            <w:rStyle w:val="Hyperlink"/>
            <w:lang w:eastAsia="x-none"/>
          </w:rPr>
          <w:t>R1-2201868</w:t>
        </w:r>
      </w:hyperlink>
      <w:r w:rsidR="006B480F">
        <w:rPr>
          <w:lang w:eastAsia="x-none"/>
        </w:rPr>
        <w:tab/>
        <w:t>Remaining issues on PUSCH repetition type A enhancement</w:t>
      </w:r>
      <w:r w:rsidR="006B480F">
        <w:rPr>
          <w:lang w:eastAsia="x-none"/>
        </w:rPr>
        <w:tab/>
        <w:t>CMCC</w:t>
      </w:r>
    </w:p>
    <w:p w14:paraId="176657AB" w14:textId="68E2E4AB" w:rsidR="006B480F" w:rsidRDefault="002328C4" w:rsidP="006B480F">
      <w:pPr>
        <w:rPr>
          <w:lang w:eastAsia="x-none"/>
        </w:rPr>
      </w:pPr>
      <w:hyperlink r:id="rId1714" w:history="1">
        <w:r w:rsidR="004371F4">
          <w:rPr>
            <w:rStyle w:val="Hyperlink"/>
            <w:lang w:eastAsia="x-none"/>
          </w:rPr>
          <w:t>R1-2201961</w:t>
        </w:r>
      </w:hyperlink>
      <w:r w:rsidR="006B480F">
        <w:rPr>
          <w:lang w:eastAsia="x-none"/>
        </w:rPr>
        <w:tab/>
        <w:t>Remaining Issues for PUSCH Repetition Type A Enhancement</w:t>
      </w:r>
      <w:r w:rsidR="006B480F">
        <w:rPr>
          <w:lang w:eastAsia="x-none"/>
        </w:rPr>
        <w:tab/>
        <w:t>Ericsson</w:t>
      </w:r>
    </w:p>
    <w:p w14:paraId="4C3E0035" w14:textId="75A71790" w:rsidR="006B480F" w:rsidRDefault="002328C4" w:rsidP="006B480F">
      <w:pPr>
        <w:rPr>
          <w:lang w:eastAsia="x-none"/>
        </w:rPr>
      </w:pPr>
      <w:hyperlink r:id="rId1715" w:history="1">
        <w:r w:rsidR="004371F4">
          <w:rPr>
            <w:rStyle w:val="Hyperlink"/>
            <w:lang w:eastAsia="x-none"/>
          </w:rPr>
          <w:t>R1-2202026</w:t>
        </w:r>
      </w:hyperlink>
      <w:r w:rsidR="006B480F">
        <w:rPr>
          <w:lang w:eastAsia="x-none"/>
        </w:rPr>
        <w:tab/>
        <w:t>Enhancements on PUSCH repetition type A</w:t>
      </w:r>
      <w:r w:rsidR="006B480F">
        <w:rPr>
          <w:lang w:eastAsia="x-none"/>
        </w:rPr>
        <w:tab/>
        <w:t>Samsung</w:t>
      </w:r>
    </w:p>
    <w:p w14:paraId="019ACDDF" w14:textId="01EB1B43" w:rsidR="006B480F" w:rsidRDefault="002328C4" w:rsidP="006B480F">
      <w:pPr>
        <w:rPr>
          <w:lang w:eastAsia="x-none"/>
        </w:rPr>
      </w:pPr>
      <w:hyperlink r:id="rId1716" w:history="1">
        <w:r w:rsidR="004371F4">
          <w:rPr>
            <w:rStyle w:val="Hyperlink"/>
            <w:lang w:eastAsia="x-none"/>
          </w:rPr>
          <w:t>R1-2202151</w:t>
        </w:r>
      </w:hyperlink>
      <w:r w:rsidR="006B480F">
        <w:rPr>
          <w:lang w:eastAsia="x-none"/>
        </w:rPr>
        <w:tab/>
        <w:t>Enhancements on PUSCH Repetition Type A</w:t>
      </w:r>
      <w:r w:rsidR="006B480F">
        <w:rPr>
          <w:lang w:eastAsia="x-none"/>
        </w:rPr>
        <w:tab/>
        <w:t>Qualcomm Incorporated</w:t>
      </w:r>
    </w:p>
    <w:p w14:paraId="2AD8849B" w14:textId="06D0CFB7" w:rsidR="006B480F" w:rsidRDefault="002328C4" w:rsidP="006B480F">
      <w:pPr>
        <w:rPr>
          <w:lang w:eastAsia="x-none"/>
        </w:rPr>
      </w:pPr>
      <w:hyperlink r:id="rId1717" w:history="1">
        <w:r w:rsidR="004371F4">
          <w:rPr>
            <w:rStyle w:val="Hyperlink"/>
            <w:lang w:eastAsia="x-none"/>
          </w:rPr>
          <w:t>R1-2202196</w:t>
        </w:r>
      </w:hyperlink>
      <w:r w:rsidR="006B480F">
        <w:rPr>
          <w:lang w:eastAsia="x-none"/>
        </w:rPr>
        <w:tab/>
        <w:t>Enhancements on PUSCH repetition type A</w:t>
      </w:r>
      <w:r w:rsidR="006B480F">
        <w:rPr>
          <w:lang w:eastAsia="x-none"/>
        </w:rPr>
        <w:tab/>
        <w:t>Sharp</w:t>
      </w:r>
    </w:p>
    <w:p w14:paraId="4F6408AC" w14:textId="438B7F10" w:rsidR="006B480F" w:rsidRDefault="002328C4" w:rsidP="006B480F">
      <w:pPr>
        <w:rPr>
          <w:lang w:eastAsia="x-none"/>
        </w:rPr>
      </w:pPr>
      <w:hyperlink r:id="rId1718" w:history="1">
        <w:r w:rsidR="004371F4">
          <w:rPr>
            <w:rStyle w:val="Hyperlink"/>
            <w:lang w:eastAsia="x-none"/>
          </w:rPr>
          <w:t>R1-2202239</w:t>
        </w:r>
      </w:hyperlink>
      <w:r w:rsidR="006B480F">
        <w:rPr>
          <w:lang w:eastAsia="x-none"/>
        </w:rPr>
        <w:tab/>
        <w:t>Discussion on PUSCH repetition type A enhancement</w:t>
      </w:r>
      <w:r w:rsidR="006B480F">
        <w:rPr>
          <w:lang w:eastAsia="x-none"/>
        </w:rPr>
        <w:tab/>
        <w:t>TCL Communication Ltd.</w:t>
      </w:r>
    </w:p>
    <w:p w14:paraId="4BAD9613" w14:textId="3686701F" w:rsidR="006B480F" w:rsidRDefault="002328C4" w:rsidP="006B480F">
      <w:pPr>
        <w:rPr>
          <w:lang w:eastAsia="x-none"/>
        </w:rPr>
      </w:pPr>
      <w:hyperlink r:id="rId1719" w:history="1">
        <w:r w:rsidR="004371F4">
          <w:rPr>
            <w:rStyle w:val="Hyperlink"/>
            <w:lang w:eastAsia="x-none"/>
          </w:rPr>
          <w:t>R1-2202299</w:t>
        </w:r>
      </w:hyperlink>
      <w:r w:rsidR="006B480F">
        <w:rPr>
          <w:lang w:eastAsia="x-none"/>
        </w:rPr>
        <w:tab/>
        <w:t>Discussions on PUSCH repetition type A enhancements</w:t>
      </w:r>
      <w:r w:rsidR="006B480F">
        <w:rPr>
          <w:lang w:eastAsia="x-none"/>
        </w:rPr>
        <w:tab/>
        <w:t>LG Electronics</w:t>
      </w:r>
    </w:p>
    <w:p w14:paraId="3C5796FF" w14:textId="1C16C8D0" w:rsidR="00F4063A" w:rsidRDefault="002328C4" w:rsidP="006B480F">
      <w:pPr>
        <w:rPr>
          <w:lang w:eastAsia="x-none"/>
        </w:rPr>
      </w:pPr>
      <w:hyperlink r:id="rId1720" w:history="1">
        <w:r w:rsidR="004371F4">
          <w:rPr>
            <w:rStyle w:val="Hyperlink"/>
            <w:lang w:eastAsia="x-none"/>
          </w:rPr>
          <w:t>R1-2202486</w:t>
        </w:r>
      </w:hyperlink>
      <w:r w:rsidR="00F4063A" w:rsidRPr="00F4063A">
        <w:rPr>
          <w:lang w:eastAsia="x-none"/>
        </w:rPr>
        <w:tab/>
        <w:t>Remaining issues on enhancements for PUSCH repetition Type A</w:t>
      </w:r>
      <w:r w:rsidR="00F4063A" w:rsidRPr="00F4063A">
        <w:rPr>
          <w:lang w:eastAsia="x-none"/>
        </w:rPr>
        <w:tab/>
        <w:t>WILUS Inc.</w:t>
      </w:r>
    </w:p>
    <w:p w14:paraId="4BD2E3DB" w14:textId="77777777" w:rsidR="00F4063A" w:rsidRDefault="00F4063A" w:rsidP="006B480F">
      <w:pPr>
        <w:rPr>
          <w:lang w:eastAsia="x-none"/>
        </w:rPr>
      </w:pPr>
    </w:p>
    <w:p w14:paraId="0A157B47" w14:textId="77777777" w:rsidR="00F4063A" w:rsidRPr="00F4063A" w:rsidRDefault="00F4063A" w:rsidP="00F4063A">
      <w:pPr>
        <w:rPr>
          <w:lang w:eastAsia="x-none"/>
        </w:rPr>
      </w:pPr>
      <w:r w:rsidRPr="00F4063A">
        <w:rPr>
          <w:lang w:eastAsia="x-none"/>
        </w:rPr>
        <w:t>[108-e-R17-CovEnh-01] – Toshi (Sharp)</w:t>
      </w:r>
    </w:p>
    <w:p w14:paraId="089C2BF6" w14:textId="42EC9B7A" w:rsidR="00F4063A" w:rsidRPr="00F4063A" w:rsidRDefault="00F4063A" w:rsidP="00F4063A">
      <w:pPr>
        <w:rPr>
          <w:lang w:eastAsia="x-none"/>
        </w:rPr>
      </w:pPr>
      <w:r w:rsidRPr="00F4063A">
        <w:rPr>
          <w:lang w:eastAsia="x-none"/>
        </w:rPr>
        <w:t>Email discussion regarding enhancements for PUSCH repetition type A</w:t>
      </w:r>
    </w:p>
    <w:p w14:paraId="6A4F2B58" w14:textId="77777777" w:rsidR="00F4063A" w:rsidRPr="00F4063A" w:rsidRDefault="00F4063A" w:rsidP="00F4063A">
      <w:pPr>
        <w:numPr>
          <w:ilvl w:val="0"/>
          <w:numId w:val="62"/>
        </w:numPr>
        <w:rPr>
          <w:lang w:eastAsia="x-none"/>
        </w:rPr>
      </w:pPr>
      <w:r w:rsidRPr="00F4063A">
        <w:rPr>
          <w:rFonts w:hint="eastAsia"/>
          <w:lang w:eastAsia="x-none"/>
        </w:rPr>
        <w:t>1</w:t>
      </w:r>
      <w:r w:rsidRPr="00F4063A">
        <w:rPr>
          <w:rFonts w:hint="eastAsia"/>
          <w:vertAlign w:val="superscript"/>
          <w:lang w:eastAsia="x-none"/>
        </w:rPr>
        <w:t>st</w:t>
      </w:r>
      <w:r w:rsidRPr="00F4063A">
        <w:rPr>
          <w:rFonts w:hint="eastAsia"/>
          <w:lang w:eastAsia="x-none"/>
        </w:rPr>
        <w:t xml:space="preserve"> check point: </w:t>
      </w:r>
      <w:r w:rsidRPr="00F4063A">
        <w:t>February</w:t>
      </w:r>
      <w:r w:rsidRPr="00F4063A">
        <w:rPr>
          <w:rFonts w:hint="eastAsia"/>
        </w:rPr>
        <w:t xml:space="preserve"> </w:t>
      </w:r>
      <w:r w:rsidRPr="00F4063A">
        <w:t>25</w:t>
      </w:r>
    </w:p>
    <w:p w14:paraId="7A3ECAE6" w14:textId="77777777" w:rsidR="00F4063A" w:rsidRPr="00F4063A" w:rsidRDefault="00F4063A" w:rsidP="00F4063A">
      <w:pPr>
        <w:numPr>
          <w:ilvl w:val="0"/>
          <w:numId w:val="62"/>
        </w:numPr>
        <w:rPr>
          <w:lang w:eastAsia="x-none"/>
        </w:rPr>
      </w:pPr>
      <w:r w:rsidRPr="00F4063A">
        <w:rPr>
          <w:lang w:eastAsia="x-none"/>
        </w:rPr>
        <w:t>Final</w:t>
      </w:r>
      <w:r w:rsidRPr="00F4063A">
        <w:rPr>
          <w:rFonts w:hint="eastAsia"/>
          <w:lang w:eastAsia="x-none"/>
        </w:rPr>
        <w:t xml:space="preserve"> check point: </w:t>
      </w:r>
      <w:r w:rsidRPr="00F4063A">
        <w:t>March 3</w:t>
      </w:r>
    </w:p>
    <w:p w14:paraId="399E5515" w14:textId="41BFB6AE" w:rsidR="00F4063A" w:rsidRDefault="002328C4" w:rsidP="00F4063A">
      <w:pPr>
        <w:rPr>
          <w:lang w:eastAsia="x-none"/>
        </w:rPr>
      </w:pPr>
      <w:hyperlink r:id="rId1721" w:history="1">
        <w:r w:rsidR="004371F4">
          <w:rPr>
            <w:rStyle w:val="Hyperlink"/>
            <w:lang w:eastAsia="x-none"/>
          </w:rPr>
          <w:t>R1-2202566</w:t>
        </w:r>
      </w:hyperlink>
      <w:r w:rsidR="00F4063A">
        <w:rPr>
          <w:lang w:eastAsia="x-none"/>
        </w:rPr>
        <w:tab/>
        <w:t>FL Summary #1 on Enhancements on PUSCH repetition type A</w:t>
      </w:r>
      <w:r w:rsidR="00F4063A">
        <w:rPr>
          <w:lang w:eastAsia="x-none"/>
        </w:rPr>
        <w:tab/>
        <w:t>Moderator (Sharp)</w:t>
      </w:r>
    </w:p>
    <w:p w14:paraId="0A32C859" w14:textId="2ECB615F" w:rsidR="00F4063A" w:rsidRDefault="002328C4" w:rsidP="00F4063A">
      <w:pPr>
        <w:rPr>
          <w:b/>
          <w:bCs/>
          <w:lang w:eastAsia="x-none"/>
        </w:rPr>
      </w:pPr>
      <w:hyperlink r:id="rId1722" w:history="1">
        <w:r w:rsidR="004371F4">
          <w:rPr>
            <w:rStyle w:val="Hyperlink"/>
            <w:b/>
            <w:bCs/>
            <w:lang w:eastAsia="x-none"/>
          </w:rPr>
          <w:t>R1-2202567</w:t>
        </w:r>
      </w:hyperlink>
      <w:r w:rsidR="00F4063A" w:rsidRPr="00F4063A">
        <w:rPr>
          <w:b/>
          <w:bCs/>
          <w:lang w:eastAsia="x-none"/>
        </w:rPr>
        <w:tab/>
        <w:t>FL Summary #2 on Enhancements on PUSCH repetition type A</w:t>
      </w:r>
      <w:r w:rsidR="00F4063A" w:rsidRPr="00F4063A">
        <w:rPr>
          <w:b/>
          <w:bCs/>
          <w:lang w:eastAsia="x-none"/>
        </w:rPr>
        <w:tab/>
        <w:t>Moderator (Sharp)</w:t>
      </w:r>
    </w:p>
    <w:p w14:paraId="07F418D6" w14:textId="56CB6CD4" w:rsidR="0014632E" w:rsidRPr="0014632E" w:rsidRDefault="0014632E" w:rsidP="00F4063A">
      <w:pPr>
        <w:rPr>
          <w:lang w:eastAsia="x-none"/>
        </w:rPr>
      </w:pPr>
      <w:r>
        <w:rPr>
          <w:b/>
          <w:bCs/>
          <w:lang w:eastAsia="x-none"/>
        </w:rPr>
        <w:t>Decision:</w:t>
      </w:r>
      <w:r w:rsidRPr="0014632E">
        <w:rPr>
          <w:lang w:eastAsia="x-none"/>
        </w:rPr>
        <w:t xml:space="preserve"> As per email decision posted on Feb 24</w:t>
      </w:r>
      <w:r w:rsidRPr="0014632E">
        <w:rPr>
          <w:vertAlign w:val="superscript"/>
          <w:lang w:eastAsia="x-none"/>
        </w:rPr>
        <w:t>th</w:t>
      </w:r>
      <w:r w:rsidRPr="0014632E">
        <w:rPr>
          <w:lang w:eastAsia="x-none"/>
        </w:rPr>
        <w:t>,</w:t>
      </w:r>
    </w:p>
    <w:p w14:paraId="040B7955" w14:textId="77777777" w:rsidR="0014632E" w:rsidRPr="00E86632" w:rsidRDefault="0014632E" w:rsidP="0014632E">
      <w:pPr>
        <w:rPr>
          <w:rFonts w:eastAsia="Yu Mincho"/>
          <w:highlight w:val="green"/>
          <w:lang w:val="en-US" w:eastAsia="ja-JP"/>
        </w:rPr>
      </w:pPr>
      <w:r w:rsidRPr="00E86632">
        <w:rPr>
          <w:rFonts w:eastAsia="Yu Mincho"/>
          <w:highlight w:val="green"/>
          <w:lang w:val="en-US" w:eastAsia="ja-JP"/>
        </w:rPr>
        <w:t>Agreement</w:t>
      </w:r>
    </w:p>
    <w:p w14:paraId="473A6F52" w14:textId="61569132" w:rsidR="0014632E" w:rsidRPr="0014632E" w:rsidRDefault="0014632E" w:rsidP="00F44FD9">
      <w:pPr>
        <w:pStyle w:val="ListParagraph"/>
        <w:numPr>
          <w:ilvl w:val="0"/>
          <w:numId w:val="101"/>
        </w:numPr>
        <w:rPr>
          <w:rFonts w:eastAsia="Yu Mincho"/>
          <w:lang w:val="en-US"/>
        </w:rPr>
      </w:pPr>
      <w:r w:rsidRPr="0014632E">
        <w:rPr>
          <w:rFonts w:eastAsia="Yu Mincho"/>
          <w:lang w:val="en-US"/>
        </w:rPr>
        <w:t xml:space="preserve">Text proposal TP#B to TS38.214 clause 6.1.2.1 and clause 6.1.2.3.1, as in section 2.2.2 of </w:t>
      </w:r>
      <w:hyperlink r:id="rId1723" w:history="1">
        <w:r w:rsidR="004371F4">
          <w:rPr>
            <w:rStyle w:val="Hyperlink"/>
            <w:rFonts w:eastAsia="Yu Mincho"/>
            <w:lang w:val="en-US"/>
          </w:rPr>
          <w:t>R1-2202567</w:t>
        </w:r>
      </w:hyperlink>
      <w:r w:rsidRPr="0014632E">
        <w:rPr>
          <w:rFonts w:eastAsia="Yu Mincho"/>
          <w:lang w:val="en-US"/>
        </w:rPr>
        <w:t xml:space="preserve"> (1st round summary (Issue#2-2)) is endorsed</w:t>
      </w:r>
    </w:p>
    <w:p w14:paraId="2244E985" w14:textId="77777777" w:rsidR="0014632E" w:rsidRDefault="0014632E" w:rsidP="0014632E">
      <w:pPr>
        <w:rPr>
          <w:lang w:eastAsia="x-none"/>
        </w:rPr>
      </w:pPr>
    </w:p>
    <w:p w14:paraId="593CADE9" w14:textId="3CAA9B03" w:rsidR="00F4063A" w:rsidRDefault="002328C4" w:rsidP="00F4063A">
      <w:pPr>
        <w:rPr>
          <w:lang w:eastAsia="x-none"/>
        </w:rPr>
      </w:pPr>
      <w:hyperlink r:id="rId1724" w:history="1">
        <w:r w:rsidR="004371F4">
          <w:rPr>
            <w:rStyle w:val="Hyperlink"/>
            <w:lang w:eastAsia="x-none"/>
          </w:rPr>
          <w:t>R1-2202568</w:t>
        </w:r>
      </w:hyperlink>
      <w:r w:rsidR="00F4063A">
        <w:rPr>
          <w:lang w:eastAsia="x-none"/>
        </w:rPr>
        <w:tab/>
        <w:t>FL Summary #3 on Enhancements on PUSCH repetition type A</w:t>
      </w:r>
      <w:r w:rsidR="00F4063A">
        <w:rPr>
          <w:lang w:eastAsia="x-none"/>
        </w:rPr>
        <w:tab/>
        <w:t>Moderator (Sharp)</w:t>
      </w:r>
    </w:p>
    <w:p w14:paraId="5FD5E920" w14:textId="2C5D64FD" w:rsidR="00BB6FC8" w:rsidRDefault="00BB6FC8" w:rsidP="00F4063A">
      <w:pPr>
        <w:rPr>
          <w:lang w:eastAsia="x-none"/>
        </w:rPr>
      </w:pPr>
    </w:p>
    <w:p w14:paraId="15F81B20" w14:textId="78CBB270" w:rsidR="00BB6FC8" w:rsidRDefault="00BB6FC8" w:rsidP="00F4063A">
      <w:pPr>
        <w:rPr>
          <w:lang w:eastAsia="x-none"/>
        </w:rPr>
      </w:pPr>
      <w:r w:rsidRPr="00BB6FC8">
        <w:rPr>
          <w:b/>
          <w:bCs/>
          <w:lang w:eastAsia="x-none"/>
        </w:rPr>
        <w:t>Decision:</w:t>
      </w:r>
      <w:r>
        <w:rPr>
          <w:lang w:eastAsia="x-none"/>
        </w:rPr>
        <w:t xml:space="preserve"> As per email decision posted on Mar 3</w:t>
      </w:r>
      <w:r w:rsidRPr="00BB6FC8">
        <w:rPr>
          <w:vertAlign w:val="superscript"/>
          <w:lang w:eastAsia="x-none"/>
        </w:rPr>
        <w:t>rd</w:t>
      </w:r>
      <w:r>
        <w:rPr>
          <w:lang w:eastAsia="x-none"/>
        </w:rPr>
        <w:t>,</w:t>
      </w:r>
    </w:p>
    <w:p w14:paraId="77335160" w14:textId="77777777" w:rsidR="00BB6FC8" w:rsidRPr="00CB53A0" w:rsidRDefault="00BB6FC8" w:rsidP="00BB6FC8">
      <w:pPr>
        <w:shd w:val="clear" w:color="auto" w:fill="FFFFFF"/>
        <w:rPr>
          <w:highlight w:val="green"/>
          <w:lang w:eastAsia="x-none"/>
        </w:rPr>
      </w:pPr>
      <w:r w:rsidRPr="00CB53A0">
        <w:rPr>
          <w:highlight w:val="green"/>
          <w:lang w:eastAsia="x-none"/>
        </w:rPr>
        <w:t>Agreement</w:t>
      </w:r>
    </w:p>
    <w:p w14:paraId="06C5CD9C" w14:textId="77777777" w:rsidR="00BB6FC8" w:rsidRPr="00CB53A0" w:rsidRDefault="00BB6FC8" w:rsidP="00F44FD9">
      <w:pPr>
        <w:pStyle w:val="ListParagraph"/>
        <w:numPr>
          <w:ilvl w:val="0"/>
          <w:numId w:val="101"/>
        </w:numPr>
      </w:pPr>
      <w:r w:rsidRPr="00CB53A0">
        <w:t>For DG-PUSCH repetition Type A scheduled by DCI format 0_1 or 0_2, the legacy counting method applies when K=1, regardless of whether AvailableSlotCounting is enabled or not</w:t>
      </w:r>
    </w:p>
    <w:p w14:paraId="6D6D855A" w14:textId="77777777" w:rsidR="00BB6FC8" w:rsidRPr="00CB53A0" w:rsidRDefault="00BB6FC8" w:rsidP="00F44FD9">
      <w:pPr>
        <w:pStyle w:val="ListParagraph"/>
        <w:numPr>
          <w:ilvl w:val="1"/>
          <w:numId w:val="101"/>
        </w:numPr>
      </w:pPr>
      <w:r w:rsidRPr="00CB53A0">
        <w:t>Note: The legacy assumption on the K2 offset is applied, i.e., no RAN1 spec impact on the K2 offset is expected.</w:t>
      </w:r>
    </w:p>
    <w:p w14:paraId="1DA1C9EE" w14:textId="77777777" w:rsidR="00BB6FC8" w:rsidRPr="00CB53A0" w:rsidRDefault="00BB6FC8" w:rsidP="00F44FD9">
      <w:pPr>
        <w:pStyle w:val="ListParagraph"/>
        <w:numPr>
          <w:ilvl w:val="0"/>
          <w:numId w:val="101"/>
        </w:numPr>
      </w:pPr>
      <w:r w:rsidRPr="00CB53A0">
        <w:t>For CG-PUSCH repetition Type A,  the legacy counting method applies when K=1, regardless of whether AvailableSlotCounting is enabled or not.</w:t>
      </w:r>
    </w:p>
    <w:p w14:paraId="62CC693B" w14:textId="77777777" w:rsidR="00BB6FC8" w:rsidRPr="00CB53A0" w:rsidRDefault="00BB6FC8" w:rsidP="00F44FD9">
      <w:pPr>
        <w:pStyle w:val="ListParagraph"/>
        <w:numPr>
          <w:ilvl w:val="1"/>
          <w:numId w:val="101"/>
        </w:numPr>
      </w:pPr>
      <w:r w:rsidRPr="00CB53A0">
        <w:t>Note: No RAN1 spec impact is expected.</w:t>
      </w:r>
    </w:p>
    <w:p w14:paraId="56EDD7FF" w14:textId="77777777" w:rsidR="00BB6FC8" w:rsidRPr="00CB53A0" w:rsidRDefault="00BB6FC8" w:rsidP="00F44FD9">
      <w:pPr>
        <w:pStyle w:val="ListParagraph"/>
        <w:numPr>
          <w:ilvl w:val="1"/>
          <w:numId w:val="101"/>
        </w:numPr>
      </w:pPr>
      <w:r w:rsidRPr="00CB53A0">
        <w:t>Note: No additional restriction on CG periodicity configurations, compared to Rel-16, is considered for CG-PUSCH with K=1.</w:t>
      </w:r>
    </w:p>
    <w:p w14:paraId="7D842A20" w14:textId="77777777" w:rsidR="00BB6FC8" w:rsidRPr="00CB53A0" w:rsidRDefault="00BB6FC8" w:rsidP="00F44FD9">
      <w:pPr>
        <w:pStyle w:val="ListParagraph"/>
        <w:numPr>
          <w:ilvl w:val="0"/>
          <w:numId w:val="101"/>
        </w:numPr>
      </w:pPr>
      <w:r w:rsidRPr="00CB53A0">
        <w:t>For CG-PUSCH repetition Type A, when AvailableSlotCounting is enabled, and for K&gt;1, a UE assumes that the slot (i.e., the first configured slot in a CG period) determined in 38.321 Section 5.8.2 can be the slot which is not counted in K available slots.</w:t>
      </w:r>
    </w:p>
    <w:p w14:paraId="5250FB52" w14:textId="77777777" w:rsidR="00BB6FC8" w:rsidRPr="00CB53A0" w:rsidRDefault="00BB6FC8" w:rsidP="00F44FD9">
      <w:pPr>
        <w:pStyle w:val="ListParagraph"/>
        <w:numPr>
          <w:ilvl w:val="1"/>
          <w:numId w:val="101"/>
        </w:numPr>
      </w:pPr>
      <w:r w:rsidRPr="00CB53A0">
        <w:lastRenderedPageBreak/>
        <w:t>Note: No RAN1 spec impact is expected.</w:t>
      </w:r>
    </w:p>
    <w:p w14:paraId="39895837" w14:textId="650A149D" w:rsidR="00BB6FC8" w:rsidRDefault="00BB6FC8" w:rsidP="00F4063A">
      <w:pPr>
        <w:rPr>
          <w:lang w:eastAsia="x-none"/>
        </w:rPr>
      </w:pPr>
    </w:p>
    <w:p w14:paraId="5C964551" w14:textId="046F102F" w:rsidR="00F4063A" w:rsidRDefault="00BB6FC8" w:rsidP="00F4063A">
      <w:pPr>
        <w:rPr>
          <w:highlight w:val="cyan"/>
          <w:lang w:eastAsia="x-none"/>
        </w:rPr>
      </w:pPr>
      <w:r>
        <w:rPr>
          <w:lang w:eastAsia="x-none"/>
        </w:rPr>
        <w:t xml:space="preserve">Final summary in </w:t>
      </w:r>
      <w:hyperlink r:id="rId1725" w:history="1">
        <w:r w:rsidR="004371F4">
          <w:rPr>
            <w:rStyle w:val="Hyperlink"/>
            <w:lang w:eastAsia="x-none"/>
          </w:rPr>
          <w:t>R1-2202569</w:t>
        </w:r>
      </w:hyperlink>
      <w:r>
        <w:rPr>
          <w:lang w:eastAsia="x-none"/>
        </w:rPr>
        <w:t>.</w:t>
      </w:r>
    </w:p>
    <w:p w14:paraId="5D632221" w14:textId="77777777" w:rsidR="006B480F" w:rsidRDefault="006B480F" w:rsidP="00A57B97">
      <w:pPr>
        <w:pStyle w:val="Heading4"/>
      </w:pPr>
      <w:bookmarkStart w:id="247" w:name="_Toc95481804"/>
      <w:bookmarkStart w:id="248" w:name="_Toc98334443"/>
      <w:r w:rsidRPr="002F399F">
        <w:t>TB processing over multi-slot PUSCH</w:t>
      </w:r>
      <w:bookmarkEnd w:id="247"/>
      <w:bookmarkEnd w:id="248"/>
    </w:p>
    <w:p w14:paraId="01277EF1" w14:textId="63CCCE4E" w:rsidR="006B480F" w:rsidRDefault="002328C4" w:rsidP="006B480F">
      <w:pPr>
        <w:rPr>
          <w:lang w:eastAsia="x-none"/>
        </w:rPr>
      </w:pPr>
      <w:hyperlink r:id="rId1726" w:history="1">
        <w:r w:rsidR="004371F4">
          <w:rPr>
            <w:rStyle w:val="Hyperlink"/>
            <w:lang w:eastAsia="x-none"/>
          </w:rPr>
          <w:t>R1-2200967</w:t>
        </w:r>
      </w:hyperlink>
      <w:r w:rsidR="006B480F">
        <w:rPr>
          <w:lang w:eastAsia="x-none"/>
        </w:rPr>
        <w:tab/>
        <w:t>Discussion on TB processing over multi-slot PUSCH</w:t>
      </w:r>
      <w:r w:rsidR="006B480F">
        <w:rPr>
          <w:lang w:eastAsia="x-none"/>
        </w:rPr>
        <w:tab/>
        <w:t>Huawei, HiSilicon</w:t>
      </w:r>
    </w:p>
    <w:p w14:paraId="633D8604" w14:textId="05AAE653" w:rsidR="006B480F" w:rsidRDefault="002328C4" w:rsidP="006B480F">
      <w:pPr>
        <w:rPr>
          <w:lang w:eastAsia="x-none"/>
        </w:rPr>
      </w:pPr>
      <w:hyperlink r:id="rId1727" w:history="1">
        <w:r w:rsidR="004371F4">
          <w:rPr>
            <w:rStyle w:val="Hyperlink"/>
            <w:lang w:eastAsia="x-none"/>
          </w:rPr>
          <w:t>R1-2201013</w:t>
        </w:r>
      </w:hyperlink>
      <w:r w:rsidR="006B480F">
        <w:rPr>
          <w:lang w:eastAsia="x-none"/>
        </w:rPr>
        <w:tab/>
        <w:t>Transport block processing for PUSCH coverage enhancements</w:t>
      </w:r>
      <w:r w:rsidR="006B480F">
        <w:rPr>
          <w:lang w:eastAsia="x-none"/>
        </w:rPr>
        <w:tab/>
        <w:t>Nokia, Nokia Shanghai Bell</w:t>
      </w:r>
    </w:p>
    <w:p w14:paraId="4A4B3693" w14:textId="36C96D14" w:rsidR="006B480F" w:rsidRDefault="002328C4" w:rsidP="006B480F">
      <w:pPr>
        <w:rPr>
          <w:lang w:eastAsia="x-none"/>
        </w:rPr>
      </w:pPr>
      <w:hyperlink r:id="rId1728" w:history="1">
        <w:r w:rsidR="004371F4">
          <w:rPr>
            <w:rStyle w:val="Hyperlink"/>
            <w:lang w:eastAsia="x-none"/>
          </w:rPr>
          <w:t>R1-2201105</w:t>
        </w:r>
      </w:hyperlink>
      <w:r w:rsidR="006B480F">
        <w:rPr>
          <w:lang w:eastAsia="x-none"/>
        </w:rPr>
        <w:tab/>
        <w:t>Remaining issues on PUSCH TB processing over multiple slots</w:t>
      </w:r>
      <w:r w:rsidR="006B480F">
        <w:rPr>
          <w:lang w:eastAsia="x-none"/>
        </w:rPr>
        <w:tab/>
        <w:t>vivo</w:t>
      </w:r>
    </w:p>
    <w:p w14:paraId="427972A7" w14:textId="5184C1AD" w:rsidR="006B480F" w:rsidRDefault="002328C4" w:rsidP="006B480F">
      <w:pPr>
        <w:rPr>
          <w:lang w:eastAsia="x-none"/>
        </w:rPr>
      </w:pPr>
      <w:hyperlink r:id="rId1729" w:history="1">
        <w:r w:rsidR="004371F4">
          <w:rPr>
            <w:rStyle w:val="Hyperlink"/>
            <w:lang w:eastAsia="x-none"/>
          </w:rPr>
          <w:t>R1-2201165</w:t>
        </w:r>
      </w:hyperlink>
      <w:r w:rsidR="006B480F">
        <w:rPr>
          <w:lang w:eastAsia="x-none"/>
        </w:rPr>
        <w:tab/>
        <w:t>Discussion on remaining issues for TB processing over multi-slot PUSCH</w:t>
      </w:r>
      <w:r w:rsidR="006B480F">
        <w:rPr>
          <w:lang w:eastAsia="x-none"/>
        </w:rPr>
        <w:tab/>
        <w:t>ZTE</w:t>
      </w:r>
    </w:p>
    <w:p w14:paraId="483054EC" w14:textId="1830D786" w:rsidR="006B480F" w:rsidRDefault="002328C4" w:rsidP="006B480F">
      <w:pPr>
        <w:rPr>
          <w:lang w:eastAsia="x-none"/>
        </w:rPr>
      </w:pPr>
      <w:hyperlink r:id="rId1730" w:history="1">
        <w:r w:rsidR="004371F4">
          <w:rPr>
            <w:rStyle w:val="Hyperlink"/>
            <w:lang w:eastAsia="x-none"/>
          </w:rPr>
          <w:t>R1-2201284</w:t>
        </w:r>
      </w:hyperlink>
      <w:r w:rsidR="006B480F">
        <w:rPr>
          <w:lang w:eastAsia="x-none"/>
        </w:rPr>
        <w:tab/>
        <w:t>Further considerations for TB over multi-slot PUSCH</w:t>
      </w:r>
      <w:r w:rsidR="006B480F">
        <w:rPr>
          <w:lang w:eastAsia="x-none"/>
        </w:rPr>
        <w:tab/>
        <w:t>OPPO</w:t>
      </w:r>
    </w:p>
    <w:p w14:paraId="0136BCED" w14:textId="18F3EDDA" w:rsidR="006B480F" w:rsidRDefault="002328C4" w:rsidP="006B480F">
      <w:pPr>
        <w:rPr>
          <w:lang w:eastAsia="x-none"/>
        </w:rPr>
      </w:pPr>
      <w:hyperlink r:id="rId1731" w:history="1">
        <w:r w:rsidR="004371F4">
          <w:rPr>
            <w:rStyle w:val="Hyperlink"/>
            <w:lang w:eastAsia="x-none"/>
          </w:rPr>
          <w:t>R1-2201374</w:t>
        </w:r>
      </w:hyperlink>
      <w:r w:rsidR="006B480F">
        <w:rPr>
          <w:lang w:eastAsia="x-none"/>
        </w:rPr>
        <w:tab/>
        <w:t>Remaining issues on TB processing over multi-slot PUSCH</w:t>
      </w:r>
      <w:r w:rsidR="006B480F">
        <w:rPr>
          <w:lang w:eastAsia="x-none"/>
        </w:rPr>
        <w:tab/>
        <w:t>CATT</w:t>
      </w:r>
    </w:p>
    <w:p w14:paraId="2BFA85BF" w14:textId="70268D3F" w:rsidR="006B480F" w:rsidRDefault="002328C4" w:rsidP="006B480F">
      <w:pPr>
        <w:rPr>
          <w:lang w:eastAsia="x-none"/>
        </w:rPr>
      </w:pPr>
      <w:hyperlink r:id="rId1732" w:history="1">
        <w:r w:rsidR="004371F4">
          <w:rPr>
            <w:rStyle w:val="Hyperlink"/>
            <w:lang w:eastAsia="x-none"/>
          </w:rPr>
          <w:t>R1-2201381</w:t>
        </w:r>
      </w:hyperlink>
      <w:r w:rsidR="006B480F">
        <w:rPr>
          <w:lang w:eastAsia="x-none"/>
        </w:rPr>
        <w:tab/>
        <w:t>Discussion on TB processing over multi-slot PUSCH</w:t>
      </w:r>
      <w:r w:rsidR="006B480F">
        <w:rPr>
          <w:lang w:eastAsia="x-none"/>
        </w:rPr>
        <w:tab/>
        <w:t>Panasonic Corporation</w:t>
      </w:r>
    </w:p>
    <w:p w14:paraId="44E9CC53" w14:textId="2233115B" w:rsidR="006B480F" w:rsidRDefault="002328C4" w:rsidP="006B480F">
      <w:pPr>
        <w:rPr>
          <w:lang w:eastAsia="x-none"/>
        </w:rPr>
      </w:pPr>
      <w:hyperlink r:id="rId1733" w:history="1">
        <w:r w:rsidR="004371F4">
          <w:rPr>
            <w:rStyle w:val="Hyperlink"/>
            <w:lang w:eastAsia="x-none"/>
          </w:rPr>
          <w:t>R1-2201488</w:t>
        </w:r>
      </w:hyperlink>
      <w:r w:rsidR="006B480F">
        <w:rPr>
          <w:lang w:eastAsia="x-none"/>
        </w:rPr>
        <w:tab/>
        <w:t>Remaining issues on TB processing over multi-slot PUSCH</w:t>
      </w:r>
      <w:r w:rsidR="006B480F">
        <w:rPr>
          <w:lang w:eastAsia="x-none"/>
        </w:rPr>
        <w:tab/>
        <w:t>NTT DOCOMO, INC.</w:t>
      </w:r>
    </w:p>
    <w:p w14:paraId="58506C9F" w14:textId="41115888" w:rsidR="006B480F" w:rsidRDefault="002328C4" w:rsidP="006B480F">
      <w:pPr>
        <w:rPr>
          <w:lang w:eastAsia="x-none"/>
        </w:rPr>
      </w:pPr>
      <w:hyperlink r:id="rId1734" w:history="1">
        <w:r w:rsidR="004371F4">
          <w:rPr>
            <w:rStyle w:val="Hyperlink"/>
            <w:lang w:eastAsia="x-none"/>
          </w:rPr>
          <w:t>R1-2201658</w:t>
        </w:r>
      </w:hyperlink>
      <w:r w:rsidR="006B480F">
        <w:rPr>
          <w:lang w:eastAsia="x-none"/>
        </w:rPr>
        <w:tab/>
        <w:t>TB processing over multiple slots</w:t>
      </w:r>
      <w:r w:rsidR="006B480F">
        <w:rPr>
          <w:lang w:eastAsia="x-none"/>
        </w:rPr>
        <w:tab/>
        <w:t>InterDigital, Inc.</w:t>
      </w:r>
    </w:p>
    <w:p w14:paraId="2063F777" w14:textId="1AA955A3" w:rsidR="006B480F" w:rsidRDefault="002328C4" w:rsidP="006B480F">
      <w:pPr>
        <w:rPr>
          <w:lang w:eastAsia="x-none"/>
        </w:rPr>
      </w:pPr>
      <w:hyperlink r:id="rId1735" w:history="1">
        <w:r w:rsidR="004371F4">
          <w:rPr>
            <w:rStyle w:val="Hyperlink"/>
            <w:lang w:eastAsia="x-none"/>
          </w:rPr>
          <w:t>R1-2201709</w:t>
        </w:r>
      </w:hyperlink>
      <w:r w:rsidR="006B480F">
        <w:rPr>
          <w:lang w:eastAsia="x-none"/>
        </w:rPr>
        <w:tab/>
        <w:t>Remaining details on TB processing over multi-slot PUSCH</w:t>
      </w:r>
      <w:r w:rsidR="006B480F">
        <w:rPr>
          <w:lang w:eastAsia="x-none"/>
        </w:rPr>
        <w:tab/>
        <w:t>Intel Corporation</w:t>
      </w:r>
    </w:p>
    <w:p w14:paraId="361952B1" w14:textId="795FD599" w:rsidR="006B480F" w:rsidRDefault="002328C4" w:rsidP="006B480F">
      <w:pPr>
        <w:rPr>
          <w:lang w:eastAsia="x-none"/>
        </w:rPr>
      </w:pPr>
      <w:hyperlink r:id="rId1736" w:history="1">
        <w:r w:rsidR="004371F4">
          <w:rPr>
            <w:rStyle w:val="Hyperlink"/>
            <w:lang w:eastAsia="x-none"/>
          </w:rPr>
          <w:t>R1-2201781</w:t>
        </w:r>
      </w:hyperlink>
      <w:r w:rsidR="006B480F">
        <w:rPr>
          <w:lang w:eastAsia="x-none"/>
        </w:rPr>
        <w:tab/>
        <w:t>Remaining issues on TB processing over multi-slot PUSCH</w:t>
      </w:r>
      <w:r w:rsidR="006B480F">
        <w:rPr>
          <w:lang w:eastAsia="x-none"/>
        </w:rPr>
        <w:tab/>
        <w:t>Apple</w:t>
      </w:r>
    </w:p>
    <w:p w14:paraId="04862E91" w14:textId="59DC55FB" w:rsidR="006B480F" w:rsidRDefault="002328C4" w:rsidP="006B480F">
      <w:pPr>
        <w:rPr>
          <w:lang w:eastAsia="x-none"/>
        </w:rPr>
      </w:pPr>
      <w:hyperlink r:id="rId1737" w:history="1">
        <w:r w:rsidR="004371F4">
          <w:rPr>
            <w:rStyle w:val="Hyperlink"/>
            <w:lang w:eastAsia="x-none"/>
          </w:rPr>
          <w:t>R1-2201869</w:t>
        </w:r>
      </w:hyperlink>
      <w:r w:rsidR="006B480F">
        <w:rPr>
          <w:lang w:eastAsia="x-none"/>
        </w:rPr>
        <w:tab/>
        <w:t>Remaining issues on TB processing over multi-slot PUSCH</w:t>
      </w:r>
      <w:r w:rsidR="006B480F">
        <w:rPr>
          <w:lang w:eastAsia="x-none"/>
        </w:rPr>
        <w:tab/>
        <w:t>CMCC</w:t>
      </w:r>
    </w:p>
    <w:p w14:paraId="2AB5111F" w14:textId="61482667" w:rsidR="006B480F" w:rsidRDefault="002328C4" w:rsidP="006B480F">
      <w:pPr>
        <w:rPr>
          <w:lang w:eastAsia="x-none"/>
        </w:rPr>
      </w:pPr>
      <w:hyperlink r:id="rId1738" w:history="1">
        <w:r w:rsidR="004371F4">
          <w:rPr>
            <w:rStyle w:val="Hyperlink"/>
            <w:lang w:eastAsia="x-none"/>
          </w:rPr>
          <w:t>R1-2201905</w:t>
        </w:r>
      </w:hyperlink>
      <w:r w:rsidR="006B480F">
        <w:rPr>
          <w:lang w:eastAsia="x-none"/>
        </w:rPr>
        <w:tab/>
        <w:t>Discussion on remaining issue of TBoMS</w:t>
      </w:r>
      <w:r w:rsidR="006B480F">
        <w:rPr>
          <w:lang w:eastAsia="x-none"/>
        </w:rPr>
        <w:tab/>
        <w:t>NEC</w:t>
      </w:r>
    </w:p>
    <w:p w14:paraId="7F5E9EAF" w14:textId="354974C8" w:rsidR="006B480F" w:rsidRDefault="002328C4" w:rsidP="006B480F">
      <w:pPr>
        <w:rPr>
          <w:lang w:eastAsia="x-none"/>
        </w:rPr>
      </w:pPr>
      <w:hyperlink r:id="rId1739" w:history="1">
        <w:r w:rsidR="004371F4">
          <w:rPr>
            <w:rStyle w:val="Hyperlink"/>
            <w:lang w:eastAsia="x-none"/>
          </w:rPr>
          <w:t>R1-2201925</w:t>
        </w:r>
      </w:hyperlink>
      <w:r w:rsidR="006B480F">
        <w:rPr>
          <w:lang w:eastAsia="x-none"/>
        </w:rPr>
        <w:tab/>
        <w:t>Remaining issues on TB processing over multi-slot PUSCH</w:t>
      </w:r>
      <w:r w:rsidR="006B480F">
        <w:rPr>
          <w:lang w:eastAsia="x-none"/>
        </w:rPr>
        <w:tab/>
        <w:t>Xiaomi</w:t>
      </w:r>
    </w:p>
    <w:p w14:paraId="6BFAAA44" w14:textId="5DE69B8F" w:rsidR="006B480F" w:rsidRDefault="002328C4" w:rsidP="006B480F">
      <w:pPr>
        <w:rPr>
          <w:lang w:eastAsia="x-none"/>
        </w:rPr>
      </w:pPr>
      <w:hyperlink r:id="rId1740" w:history="1">
        <w:r w:rsidR="004371F4">
          <w:rPr>
            <w:rStyle w:val="Hyperlink"/>
            <w:lang w:eastAsia="x-none"/>
          </w:rPr>
          <w:t>R1-2201962</w:t>
        </w:r>
      </w:hyperlink>
      <w:r w:rsidR="006B480F">
        <w:rPr>
          <w:lang w:eastAsia="x-none"/>
        </w:rPr>
        <w:tab/>
        <w:t>Remaining Issues for TB Processing over Multi-Slot PUSCH</w:t>
      </w:r>
      <w:r w:rsidR="006B480F">
        <w:rPr>
          <w:lang w:eastAsia="x-none"/>
        </w:rPr>
        <w:tab/>
        <w:t>Ericsson</w:t>
      </w:r>
    </w:p>
    <w:p w14:paraId="0A62D4F0" w14:textId="6E57D46F" w:rsidR="006B480F" w:rsidRDefault="002328C4" w:rsidP="006B480F">
      <w:pPr>
        <w:rPr>
          <w:lang w:eastAsia="x-none"/>
        </w:rPr>
      </w:pPr>
      <w:hyperlink r:id="rId1741" w:history="1">
        <w:r w:rsidR="004371F4">
          <w:rPr>
            <w:rStyle w:val="Hyperlink"/>
            <w:lang w:eastAsia="x-none"/>
          </w:rPr>
          <w:t>R1-2202027</w:t>
        </w:r>
      </w:hyperlink>
      <w:r w:rsidR="006B480F">
        <w:rPr>
          <w:lang w:eastAsia="x-none"/>
        </w:rPr>
        <w:tab/>
        <w:t>TB processing over multi-slot PUSCH</w:t>
      </w:r>
      <w:r w:rsidR="006B480F">
        <w:rPr>
          <w:lang w:eastAsia="x-none"/>
        </w:rPr>
        <w:tab/>
        <w:t>Samsung</w:t>
      </w:r>
    </w:p>
    <w:p w14:paraId="0C8FB3C3" w14:textId="75091CED" w:rsidR="006B480F" w:rsidRDefault="002328C4" w:rsidP="006B480F">
      <w:pPr>
        <w:rPr>
          <w:lang w:eastAsia="x-none"/>
        </w:rPr>
      </w:pPr>
      <w:hyperlink r:id="rId1742" w:history="1">
        <w:r w:rsidR="004371F4">
          <w:rPr>
            <w:rStyle w:val="Hyperlink"/>
            <w:lang w:eastAsia="x-none"/>
          </w:rPr>
          <w:t>R1-2202152</w:t>
        </w:r>
      </w:hyperlink>
      <w:r w:rsidR="006B480F">
        <w:rPr>
          <w:lang w:eastAsia="x-none"/>
        </w:rPr>
        <w:tab/>
        <w:t>TB processing over multi-slot PUSCH</w:t>
      </w:r>
      <w:r w:rsidR="006B480F">
        <w:rPr>
          <w:lang w:eastAsia="x-none"/>
        </w:rPr>
        <w:tab/>
        <w:t>Qualcomm Incorporated</w:t>
      </w:r>
    </w:p>
    <w:p w14:paraId="7FEFF8A2" w14:textId="0A04202C" w:rsidR="006B480F" w:rsidRDefault="002328C4" w:rsidP="006B480F">
      <w:pPr>
        <w:rPr>
          <w:lang w:eastAsia="x-none"/>
        </w:rPr>
      </w:pPr>
      <w:hyperlink r:id="rId1743" w:history="1">
        <w:r w:rsidR="004371F4">
          <w:rPr>
            <w:rStyle w:val="Hyperlink"/>
            <w:lang w:eastAsia="x-none"/>
          </w:rPr>
          <w:t>R1-2202197</w:t>
        </w:r>
      </w:hyperlink>
      <w:r w:rsidR="006B480F">
        <w:rPr>
          <w:lang w:eastAsia="x-none"/>
        </w:rPr>
        <w:tab/>
        <w:t>TB processing over multi-slot PUSCH</w:t>
      </w:r>
      <w:r w:rsidR="006B480F">
        <w:rPr>
          <w:lang w:eastAsia="x-none"/>
        </w:rPr>
        <w:tab/>
        <w:t>Sharp</w:t>
      </w:r>
    </w:p>
    <w:p w14:paraId="342252EB" w14:textId="25B172BE" w:rsidR="006B480F" w:rsidRDefault="002328C4" w:rsidP="006B480F">
      <w:pPr>
        <w:rPr>
          <w:lang w:eastAsia="x-none"/>
        </w:rPr>
      </w:pPr>
      <w:hyperlink r:id="rId1744" w:history="1">
        <w:r w:rsidR="004371F4">
          <w:rPr>
            <w:rStyle w:val="Hyperlink"/>
            <w:lang w:eastAsia="x-none"/>
          </w:rPr>
          <w:t>R1-2202240</w:t>
        </w:r>
      </w:hyperlink>
      <w:r w:rsidR="006B480F">
        <w:rPr>
          <w:lang w:eastAsia="x-none"/>
        </w:rPr>
        <w:tab/>
        <w:t>Discussion on TBoMS PUSCH</w:t>
      </w:r>
      <w:r w:rsidR="006B480F">
        <w:rPr>
          <w:lang w:eastAsia="x-none"/>
        </w:rPr>
        <w:tab/>
        <w:t>TCL Communication Ltd.</w:t>
      </w:r>
    </w:p>
    <w:p w14:paraId="23D3C2C9" w14:textId="17E38B9D" w:rsidR="006B480F" w:rsidRDefault="002328C4" w:rsidP="006B480F">
      <w:pPr>
        <w:rPr>
          <w:lang w:eastAsia="x-none"/>
        </w:rPr>
      </w:pPr>
      <w:hyperlink r:id="rId1745" w:history="1">
        <w:r w:rsidR="004371F4">
          <w:rPr>
            <w:rStyle w:val="Hyperlink"/>
            <w:lang w:eastAsia="x-none"/>
          </w:rPr>
          <w:t>R1-2202300</w:t>
        </w:r>
      </w:hyperlink>
      <w:r w:rsidR="006B480F">
        <w:rPr>
          <w:lang w:eastAsia="x-none"/>
        </w:rPr>
        <w:tab/>
        <w:t>Discussions on TB processing over multi-slot PUSCH</w:t>
      </w:r>
      <w:r w:rsidR="006B480F">
        <w:rPr>
          <w:lang w:eastAsia="x-none"/>
        </w:rPr>
        <w:tab/>
        <w:t>LG Electronics</w:t>
      </w:r>
    </w:p>
    <w:p w14:paraId="02A7CC01" w14:textId="29E3C860" w:rsidR="00A57B97" w:rsidRDefault="002328C4" w:rsidP="006B480F">
      <w:pPr>
        <w:rPr>
          <w:lang w:eastAsia="x-none"/>
        </w:rPr>
      </w:pPr>
      <w:hyperlink r:id="rId1746" w:history="1">
        <w:r w:rsidR="004371F4">
          <w:rPr>
            <w:rStyle w:val="Hyperlink"/>
            <w:lang w:eastAsia="x-none"/>
          </w:rPr>
          <w:t>R1-2202487</w:t>
        </w:r>
      </w:hyperlink>
      <w:r w:rsidR="00A57B97" w:rsidRPr="00A57B97">
        <w:rPr>
          <w:lang w:eastAsia="x-none"/>
        </w:rPr>
        <w:tab/>
        <w:t>Remaining issues for TB processing over multi-slot PUSCH</w:t>
      </w:r>
      <w:r w:rsidR="00A57B97" w:rsidRPr="00A57B97">
        <w:rPr>
          <w:lang w:eastAsia="x-none"/>
        </w:rPr>
        <w:tab/>
        <w:t>WILUS Inc.</w:t>
      </w:r>
    </w:p>
    <w:p w14:paraId="663713ED" w14:textId="77777777" w:rsidR="00A57B97" w:rsidRDefault="00A57B97" w:rsidP="006B480F">
      <w:pPr>
        <w:rPr>
          <w:lang w:eastAsia="x-none"/>
        </w:rPr>
      </w:pPr>
    </w:p>
    <w:p w14:paraId="5FD1217E" w14:textId="77777777" w:rsidR="00A57B97" w:rsidRPr="00A57B97" w:rsidRDefault="00A57B97" w:rsidP="00A57B97">
      <w:pPr>
        <w:rPr>
          <w:lang w:eastAsia="x-none"/>
        </w:rPr>
      </w:pPr>
      <w:r w:rsidRPr="00A57B97">
        <w:rPr>
          <w:lang w:eastAsia="x-none"/>
        </w:rPr>
        <w:t>[108-e-R17-CovEnh-02] – Marco (Nokia)</w:t>
      </w:r>
    </w:p>
    <w:p w14:paraId="0F06E189" w14:textId="6B52BAB2" w:rsidR="00A57B97" w:rsidRPr="00A57B97" w:rsidRDefault="00A57B97" w:rsidP="00A57B97">
      <w:pPr>
        <w:rPr>
          <w:lang w:eastAsia="x-none"/>
        </w:rPr>
      </w:pPr>
      <w:r w:rsidRPr="00A57B97">
        <w:rPr>
          <w:lang w:eastAsia="x-none"/>
        </w:rPr>
        <w:t>Email discussion regarding TB processing over multi-slot PUSCH</w:t>
      </w:r>
    </w:p>
    <w:p w14:paraId="1606FD45" w14:textId="77777777" w:rsidR="00A57B97" w:rsidRPr="00A57B97" w:rsidRDefault="00A57B97" w:rsidP="00D259AB">
      <w:pPr>
        <w:numPr>
          <w:ilvl w:val="0"/>
          <w:numId w:val="84"/>
        </w:numPr>
        <w:rPr>
          <w:lang w:eastAsia="x-none"/>
        </w:rPr>
      </w:pPr>
      <w:r w:rsidRPr="00A57B97">
        <w:rPr>
          <w:rFonts w:hint="eastAsia"/>
          <w:lang w:eastAsia="x-none"/>
        </w:rPr>
        <w:t>1</w:t>
      </w:r>
      <w:r w:rsidRPr="00A57B97">
        <w:rPr>
          <w:rFonts w:hint="eastAsia"/>
          <w:vertAlign w:val="superscript"/>
          <w:lang w:eastAsia="x-none"/>
        </w:rPr>
        <w:t>st</w:t>
      </w:r>
      <w:r w:rsidRPr="00A57B97">
        <w:rPr>
          <w:rFonts w:hint="eastAsia"/>
          <w:lang w:eastAsia="x-none"/>
        </w:rPr>
        <w:t xml:space="preserve"> check point: </w:t>
      </w:r>
      <w:r w:rsidRPr="00A57B97">
        <w:t>February</w:t>
      </w:r>
      <w:r w:rsidRPr="00A57B97">
        <w:rPr>
          <w:rFonts w:hint="eastAsia"/>
        </w:rPr>
        <w:t xml:space="preserve"> </w:t>
      </w:r>
      <w:r w:rsidRPr="00A57B97">
        <w:t>25</w:t>
      </w:r>
    </w:p>
    <w:p w14:paraId="252EF1E5" w14:textId="77777777" w:rsidR="00A57B97" w:rsidRPr="00A57B97" w:rsidRDefault="00A57B97" w:rsidP="00D259AB">
      <w:pPr>
        <w:numPr>
          <w:ilvl w:val="0"/>
          <w:numId w:val="84"/>
        </w:numPr>
        <w:rPr>
          <w:lang w:eastAsia="x-none"/>
        </w:rPr>
      </w:pPr>
      <w:r w:rsidRPr="00A57B97">
        <w:rPr>
          <w:lang w:eastAsia="x-none"/>
        </w:rPr>
        <w:t>Final</w:t>
      </w:r>
      <w:r w:rsidRPr="00A57B97">
        <w:rPr>
          <w:rFonts w:hint="eastAsia"/>
          <w:lang w:eastAsia="x-none"/>
        </w:rPr>
        <w:t xml:space="preserve"> check point: </w:t>
      </w:r>
      <w:r w:rsidRPr="00A57B97">
        <w:t>March 3</w:t>
      </w:r>
    </w:p>
    <w:p w14:paraId="6E6546E0" w14:textId="3E2A439E" w:rsidR="00A57B97" w:rsidRPr="00A57B97" w:rsidRDefault="002328C4" w:rsidP="00A57B97">
      <w:pPr>
        <w:rPr>
          <w:b/>
          <w:bCs/>
          <w:lang w:eastAsia="x-none"/>
        </w:rPr>
      </w:pPr>
      <w:hyperlink r:id="rId1747" w:history="1">
        <w:r w:rsidR="004371F4">
          <w:rPr>
            <w:rStyle w:val="Hyperlink"/>
            <w:rFonts w:eastAsia="DengXian"/>
            <w:b/>
            <w:bCs/>
            <w:lang w:eastAsia="zh-CN"/>
          </w:rPr>
          <w:t>R1-2202527</w:t>
        </w:r>
      </w:hyperlink>
      <w:r w:rsidR="00A57B97" w:rsidRPr="00A57B97">
        <w:rPr>
          <w:rFonts w:eastAsia="DengXian"/>
          <w:b/>
          <w:bCs/>
          <w:lang w:eastAsia="zh-CN"/>
        </w:rPr>
        <w:tab/>
        <w:t>FL summary of TB processing over multi-slot PUSCH (AI 8.8.1.2)</w:t>
      </w:r>
      <w:r w:rsidR="00A57B97" w:rsidRPr="00A57B97">
        <w:rPr>
          <w:rFonts w:eastAsia="DengXian"/>
          <w:b/>
          <w:bCs/>
          <w:lang w:eastAsia="zh-CN"/>
        </w:rPr>
        <w:tab/>
        <w:t>Moderator (Nokia)</w:t>
      </w:r>
    </w:p>
    <w:p w14:paraId="4991971D" w14:textId="6511741C" w:rsidR="00A57B97" w:rsidRDefault="00A57B97" w:rsidP="00A57B97">
      <w:pPr>
        <w:rPr>
          <w:lang w:eastAsia="x-none"/>
        </w:rPr>
      </w:pPr>
      <w:r>
        <w:rPr>
          <w:lang w:eastAsia="x-none"/>
        </w:rPr>
        <w:t>From Feb 22</w:t>
      </w:r>
      <w:r w:rsidRPr="00A57B97">
        <w:rPr>
          <w:vertAlign w:val="superscript"/>
          <w:lang w:eastAsia="x-none"/>
        </w:rPr>
        <w:t>nd</w:t>
      </w:r>
      <w:r>
        <w:rPr>
          <w:lang w:eastAsia="x-none"/>
        </w:rPr>
        <w:t xml:space="preserve"> GTW session</w:t>
      </w:r>
    </w:p>
    <w:p w14:paraId="23274A6B" w14:textId="77777777" w:rsidR="00A57B97" w:rsidRPr="006C2EE5" w:rsidRDefault="00A57B97" w:rsidP="00A57B97">
      <w:pPr>
        <w:rPr>
          <w:highlight w:val="green"/>
          <w:lang w:val="en-US"/>
        </w:rPr>
      </w:pPr>
      <w:r w:rsidRPr="006C2EE5">
        <w:rPr>
          <w:highlight w:val="green"/>
          <w:lang w:val="en-US"/>
        </w:rPr>
        <w:t>Agreement</w:t>
      </w:r>
    </w:p>
    <w:p w14:paraId="355EB0DB" w14:textId="77777777" w:rsidR="00A57B97" w:rsidRPr="00C87245" w:rsidRDefault="00A57B97" w:rsidP="00A57B97">
      <w:pPr>
        <w:rPr>
          <w:lang w:val="en-US"/>
        </w:rPr>
      </w:pPr>
      <w:r w:rsidRPr="00C87245">
        <w:rPr>
          <w:lang w:val="en-US"/>
        </w:rPr>
        <w:t xml:space="preserve">For </w:t>
      </w:r>
      <w:r w:rsidRPr="00C87245">
        <w:t xml:space="preserve">the </w:t>
      </w:r>
      <w:r w:rsidRPr="00C87245">
        <w:rPr>
          <w:lang w:val="en-US"/>
        </w:rPr>
        <w:t>bit selection of TBoMS:</w:t>
      </w:r>
    </w:p>
    <w:p w14:paraId="0CB38E10" w14:textId="7FA1242D" w:rsidR="00A57B97" w:rsidRPr="00A57B97" w:rsidRDefault="00A57B97" w:rsidP="00D259AB">
      <w:pPr>
        <w:pStyle w:val="ListParagraph"/>
        <w:numPr>
          <w:ilvl w:val="0"/>
          <w:numId w:val="68"/>
        </w:numPr>
        <w:rPr>
          <w:lang w:val="en-US"/>
        </w:rPr>
      </w:pPr>
      <w:r w:rsidRPr="00A57B97">
        <w:rPr>
          <w:i/>
          <w:iCs/>
          <w:lang w:val="en-US"/>
        </w:rPr>
        <w:t>G</w:t>
      </w:r>
      <w:r w:rsidRPr="00A57B97">
        <w:rPr>
          <w:lang w:val="en-US"/>
        </w:rPr>
        <w:t xml:space="preserve"> in Clause 5.4.2.1 </w:t>
      </w:r>
      <w:r w:rsidRPr="00A57B97">
        <w:rPr>
          <w:rFonts w:ascii="DengXian" w:eastAsia="DengXian" w:hAnsi="DengXian" w:hint="eastAsia"/>
          <w:lang w:val="en-US" w:eastAsia="zh-CN"/>
        </w:rPr>
        <w:t>[</w:t>
      </w:r>
      <w:r w:rsidRPr="00A57B97">
        <w:rPr>
          <w:lang w:val="en-US"/>
        </w:rPr>
        <w:t xml:space="preserve">and/or </w:t>
      </w:r>
      <w:r w:rsidRPr="00A57B97">
        <w:rPr>
          <w:color w:val="FF0000"/>
          <w:lang w:val="en-US"/>
        </w:rPr>
        <w:t xml:space="preserve">Clause 6.2.6] </w:t>
      </w:r>
      <w:r w:rsidRPr="00A57B97">
        <w:rPr>
          <w:lang w:val="en-US"/>
        </w:rPr>
        <w:t xml:space="preserve">of TS 38.212 is defined </w:t>
      </w:r>
      <w:r w:rsidRPr="00A57B97">
        <w:rPr>
          <w:color w:val="FF0000"/>
          <w:lang w:val="en-US"/>
        </w:rPr>
        <w:t>for TBoMS</w:t>
      </w:r>
      <w:r w:rsidRPr="00A57B97">
        <w:rPr>
          <w:lang w:val="en-US"/>
        </w:rPr>
        <w:t xml:space="preserve"> as the total number of coded bits available for transmission of the transport block in a slot.</w:t>
      </w:r>
    </w:p>
    <w:p w14:paraId="5F5DC0BF" w14:textId="77777777" w:rsidR="00A57B97" w:rsidRPr="00A57B97" w:rsidRDefault="00A57B97" w:rsidP="00D259AB">
      <w:pPr>
        <w:pStyle w:val="ListParagraph"/>
        <w:numPr>
          <w:ilvl w:val="0"/>
          <w:numId w:val="68"/>
        </w:numPr>
        <w:rPr>
          <w:lang w:val="en-US"/>
        </w:rPr>
      </w:pPr>
      <w:r w:rsidRPr="00A57B97">
        <w:rPr>
          <w:lang w:val="en-US"/>
        </w:rPr>
        <w:t>Note: no intention to change the legacy behavior</w:t>
      </w:r>
    </w:p>
    <w:p w14:paraId="7919307F" w14:textId="77777777" w:rsidR="00A57B97" w:rsidRPr="00982718" w:rsidRDefault="00A57B97" w:rsidP="00A57B97">
      <w:pPr>
        <w:rPr>
          <w:lang w:val="en-US"/>
        </w:rPr>
      </w:pPr>
      <w:r w:rsidRPr="00982718">
        <w:rPr>
          <w:lang w:val="en-US"/>
        </w:rPr>
        <w:t>For determining the index of the starting coded bit in the circular buffer for the n-th slot of a single TBoMS, RAN1 to down-select one of the following two options during RAN1 #108-e.</w:t>
      </w:r>
    </w:p>
    <w:p w14:paraId="5666774A" w14:textId="77777777" w:rsidR="00A57B97" w:rsidRDefault="00A57B97" w:rsidP="00A57B97">
      <w:pPr>
        <w:rPr>
          <w:lang w:val="en-US"/>
        </w:rPr>
      </w:pPr>
    </w:p>
    <w:tbl>
      <w:tblPr>
        <w:tblW w:w="10372"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72"/>
      </w:tblGrid>
      <w:tr w:rsidR="00A57B97" w:rsidRPr="00A57B97" w14:paraId="1946A37E" w14:textId="77777777" w:rsidTr="00A57B97">
        <w:tc>
          <w:tcPr>
            <w:tcW w:w="10372" w:type="dxa"/>
            <w:shd w:val="clear" w:color="auto" w:fill="auto"/>
          </w:tcPr>
          <w:p w14:paraId="33FB352A" w14:textId="77777777" w:rsidR="00A57B97" w:rsidRPr="00A57B97" w:rsidRDefault="00A57B97" w:rsidP="00A57B97">
            <w:pPr>
              <w:rPr>
                <w:rFonts w:ascii="Arial" w:hAnsi="Arial" w:cs="Arial"/>
                <w:b/>
                <w:bCs/>
                <w:sz w:val="16"/>
                <w:szCs w:val="16"/>
                <w:lang w:val="en-US"/>
              </w:rPr>
            </w:pPr>
            <w:r w:rsidRPr="00A57B97">
              <w:rPr>
                <w:rFonts w:ascii="Arial" w:hAnsi="Arial" w:cs="Arial"/>
                <w:b/>
                <w:bCs/>
                <w:sz w:val="16"/>
                <w:szCs w:val="16"/>
                <w:lang w:val="en-US"/>
              </w:rPr>
              <w:t>Option 1</w:t>
            </w:r>
          </w:p>
          <w:p w14:paraId="47335995" w14:textId="4D98DC99" w:rsidR="00A57B97" w:rsidRPr="00A57B97" w:rsidRDefault="00A57B97" w:rsidP="00A57B97">
            <w:pPr>
              <w:rPr>
                <w:rFonts w:ascii="Arial" w:eastAsia="SimSun" w:hAnsi="Arial" w:cs="Arial"/>
                <w:i/>
                <w:sz w:val="16"/>
                <w:szCs w:val="16"/>
                <w:lang w:eastAsia="ja-JP"/>
              </w:rPr>
            </w:pPr>
            <w:r w:rsidRPr="00A57B97">
              <w:rPr>
                <w:rFonts w:ascii="Arial" w:eastAsia="SimSun" w:hAnsi="Arial" w:cs="Arial"/>
                <w:i/>
                <w:sz w:val="16"/>
                <w:szCs w:val="16"/>
                <w:lang w:eastAsia="ja-JP"/>
              </w:rPr>
              <w:t xml:space="preserve">The index of the starting coded bit in the circular buffer for the </w:t>
            </w:r>
            <m:oMath>
              <m:r>
                <w:rPr>
                  <w:rFonts w:ascii="Cambria Math" w:eastAsia="SimSun" w:hAnsi="Cambria Math" w:cs="Arial"/>
                  <w:sz w:val="16"/>
                  <w:szCs w:val="16"/>
                  <w:lang w:eastAsia="ja-JP"/>
                </w:rPr>
                <m:t>n</m:t>
              </m:r>
            </m:oMath>
            <w:r w:rsidRPr="00A57B97">
              <w:rPr>
                <w:rFonts w:ascii="Arial" w:eastAsia="SimSun" w:hAnsi="Arial" w:cs="Arial"/>
                <w:i/>
                <w:sz w:val="16"/>
                <w:szCs w:val="16"/>
                <w:lang w:eastAsia="ja-JP"/>
              </w:rPr>
              <w:t xml:space="preserve">-th slot of a single TBoMS, i.e., </w:t>
            </w:r>
            <m:oMath>
              <m:sSub>
                <m:sSubPr>
                  <m:ctrlPr>
                    <w:rPr>
                      <w:rFonts w:ascii="Cambria Math" w:eastAsia="SimSun" w:hAnsi="Cambria Math" w:cs="Arial"/>
                      <w:i/>
                      <w:sz w:val="16"/>
                      <w:szCs w:val="16"/>
                      <w:lang w:eastAsia="ja-JP"/>
                    </w:rPr>
                  </m:ctrlPr>
                </m:sSubPr>
                <m:e>
                  <m:r>
                    <w:rPr>
                      <w:rFonts w:ascii="Cambria Math" w:eastAsia="SimSun" w:hAnsi="Cambria Math" w:cs="Arial"/>
                      <w:sz w:val="16"/>
                      <w:szCs w:val="16"/>
                      <w:lang w:eastAsia="ja-JP"/>
                    </w:rPr>
                    <m:t>s</m:t>
                  </m:r>
                </m:e>
                <m:sub>
                  <m:r>
                    <w:rPr>
                      <w:rFonts w:ascii="Cambria Math" w:eastAsia="SimSun" w:hAnsi="Cambria Math" w:cs="Arial"/>
                      <w:sz w:val="16"/>
                      <w:szCs w:val="16"/>
                      <w:lang w:eastAsia="ja-JP"/>
                    </w:rPr>
                    <m:t>n</m:t>
                  </m:r>
                </m:sub>
              </m:sSub>
            </m:oMath>
            <w:r w:rsidRPr="00A57B97">
              <w:rPr>
                <w:rFonts w:ascii="Arial" w:eastAsia="SimSun" w:hAnsi="Arial" w:cs="Arial"/>
                <w:i/>
                <w:sz w:val="16"/>
                <w:szCs w:val="16"/>
                <w:lang w:eastAsia="ja-JP"/>
              </w:rPr>
              <w:t xml:space="preserve">, is calculated as </w:t>
            </w:r>
          </w:p>
          <w:p w14:paraId="1800945B" w14:textId="1064AAC7" w:rsidR="00A57B97" w:rsidRPr="00A57B97" w:rsidRDefault="00A57B97" w:rsidP="00A57B97">
            <w:pPr>
              <w:ind w:leftChars="327" w:left="654"/>
              <w:contextualSpacing/>
              <w:rPr>
                <w:rFonts w:ascii="Arial" w:eastAsia="SimSun" w:hAnsi="Arial" w:cs="Arial"/>
                <w:bCs/>
                <w:i/>
                <w:sz w:val="16"/>
                <w:szCs w:val="16"/>
                <w:vertAlign w:val="subscript"/>
                <w:lang w:eastAsia="ja-JP"/>
              </w:rPr>
            </w:pPr>
            <w:r w:rsidRPr="00A57B97">
              <w:rPr>
                <w:rFonts w:ascii="Arial" w:eastAsia="SimSun" w:hAnsi="Arial" w:cs="Arial"/>
                <w:bCs/>
                <w:i/>
                <w:sz w:val="16"/>
                <w:szCs w:val="16"/>
                <w:lang w:eastAsia="ja-JP"/>
              </w:rPr>
              <w:tab/>
            </w:r>
            <w:r w:rsidRPr="00A57B97">
              <w:rPr>
                <w:rFonts w:ascii="Arial" w:eastAsia="SimSun" w:hAnsi="Arial" w:cs="Arial"/>
                <w:bCs/>
                <w:i/>
                <w:sz w:val="16"/>
                <w:szCs w:val="16"/>
                <w:lang w:eastAsia="ja-JP"/>
              </w:rPr>
              <w:tab/>
            </w:r>
            <m:oMath>
              <m:sSub>
                <m:sSubPr>
                  <m:ctrlPr>
                    <w:rPr>
                      <w:rFonts w:ascii="Cambria Math" w:eastAsia="SimSun" w:hAnsi="Cambria Math" w:cs="Arial"/>
                      <w:bCs/>
                      <w:i/>
                      <w:sz w:val="16"/>
                      <w:szCs w:val="16"/>
                      <w:lang w:eastAsia="ja-JP"/>
                    </w:rPr>
                  </m:ctrlPr>
                </m:sSubPr>
                <m:e>
                  <m:r>
                    <w:rPr>
                      <w:rFonts w:ascii="Cambria Math" w:eastAsia="SimSun" w:hAnsi="Cambria Math" w:cs="Arial"/>
                      <w:sz w:val="16"/>
                      <w:szCs w:val="16"/>
                      <w:lang w:eastAsia="ja-JP"/>
                    </w:rPr>
                    <m:t>s</m:t>
                  </m:r>
                </m:e>
                <m:sub>
                  <m:r>
                    <w:rPr>
                      <w:rFonts w:ascii="Cambria Math" w:eastAsia="SimSun" w:hAnsi="Cambria Math" w:cs="Arial"/>
                      <w:sz w:val="16"/>
                      <w:szCs w:val="16"/>
                      <w:lang w:eastAsia="ja-JP"/>
                    </w:rPr>
                    <m:t>n</m:t>
                  </m:r>
                </m:sub>
              </m:sSub>
              <m:r>
                <w:rPr>
                  <w:rFonts w:ascii="Cambria Math" w:eastAsia="SimSun" w:hAnsi="Cambria Math" w:cs="Arial"/>
                  <w:sz w:val="16"/>
                  <w:szCs w:val="16"/>
                  <w:lang w:eastAsia="ja-JP"/>
                </w:rPr>
                <m:t>=</m:t>
              </m:r>
              <m:d>
                <m:dPr>
                  <m:begChr m:val="{"/>
                  <m:endChr m:val=""/>
                  <m:ctrlPr>
                    <w:rPr>
                      <w:rFonts w:ascii="Cambria Math" w:eastAsia="SimSun" w:hAnsi="Cambria Math" w:cs="Arial"/>
                      <w:bCs/>
                      <w:i/>
                      <w:sz w:val="16"/>
                      <w:szCs w:val="16"/>
                      <w:lang w:eastAsia="ja-JP"/>
                    </w:rPr>
                  </m:ctrlPr>
                </m:dPr>
                <m:e>
                  <m:m>
                    <m:mPr>
                      <m:mcs>
                        <m:mc>
                          <m:mcPr>
                            <m:count m:val="2"/>
                            <m:mcJc m:val="center"/>
                          </m:mcPr>
                        </m:mc>
                      </m:mcs>
                      <m:ctrlPr>
                        <w:rPr>
                          <w:rFonts w:ascii="Cambria Math" w:eastAsia="SimSun" w:hAnsi="Cambria Math" w:cs="Arial"/>
                          <w:bCs/>
                          <w:i/>
                          <w:sz w:val="16"/>
                          <w:szCs w:val="16"/>
                          <w:lang w:eastAsia="ja-JP"/>
                        </w:rPr>
                      </m:ctrlPr>
                    </m:mPr>
                    <m:mr>
                      <m:e>
                        <m:sSub>
                          <m:sSubPr>
                            <m:ctrlPr>
                              <w:rPr>
                                <w:rFonts w:ascii="Cambria Math" w:eastAsia="SimSun" w:hAnsi="Cambria Math" w:cs="Arial"/>
                                <w:bCs/>
                                <w:i/>
                                <w:sz w:val="16"/>
                                <w:szCs w:val="16"/>
                                <w:lang w:eastAsia="ja-JP"/>
                              </w:rPr>
                            </m:ctrlPr>
                          </m:sSubPr>
                          <m:e>
                            <m:r>
                              <w:rPr>
                                <w:rFonts w:ascii="Cambria Math" w:eastAsia="SimSun" w:hAnsi="Cambria Math" w:cs="Arial"/>
                                <w:sz w:val="16"/>
                                <w:szCs w:val="16"/>
                                <w:lang w:eastAsia="ja-JP"/>
                              </w:rPr>
                              <m:t>k</m:t>
                            </m:r>
                          </m:e>
                          <m:sub>
                            <m:r>
                              <w:rPr>
                                <w:rFonts w:ascii="Cambria Math" w:eastAsia="SimSun" w:hAnsi="Cambria Math" w:cs="Arial"/>
                                <w:sz w:val="16"/>
                                <w:szCs w:val="16"/>
                                <w:lang w:eastAsia="ja-JP"/>
                              </w:rPr>
                              <m:t>0</m:t>
                            </m:r>
                          </m:sub>
                        </m:sSub>
                      </m:e>
                      <m:e>
                        <m:r>
                          <w:rPr>
                            <w:rFonts w:ascii="Cambria Math" w:eastAsia="SimSun" w:hAnsi="Cambria Math" w:cs="Arial"/>
                            <w:sz w:val="16"/>
                            <w:szCs w:val="16"/>
                            <w:lang w:eastAsia="ja-JP"/>
                          </w:rPr>
                          <m:t>n=0</m:t>
                        </m:r>
                      </m:e>
                    </m:mr>
                    <m:mr>
                      <m:e>
                        <m:sSub>
                          <m:sSubPr>
                            <m:ctrlPr>
                              <w:rPr>
                                <w:rFonts w:ascii="Cambria Math" w:eastAsia="SimSun" w:hAnsi="Cambria Math" w:cs="Arial"/>
                                <w:bCs/>
                                <w:i/>
                                <w:sz w:val="16"/>
                                <w:szCs w:val="16"/>
                                <w:lang w:eastAsia="ja-JP"/>
                              </w:rPr>
                            </m:ctrlPr>
                          </m:sSubPr>
                          <m:e>
                            <m:r>
                              <w:rPr>
                                <w:rFonts w:ascii="Cambria Math" w:eastAsia="SimSun" w:hAnsi="Cambria Math" w:cs="Arial"/>
                                <w:sz w:val="16"/>
                                <w:szCs w:val="16"/>
                                <w:lang w:eastAsia="ja-JP"/>
                              </w:rPr>
                              <m:t>(s</m:t>
                            </m:r>
                          </m:e>
                          <m:sub>
                            <m:r>
                              <w:rPr>
                                <w:rFonts w:ascii="Cambria Math" w:eastAsia="SimSun" w:hAnsi="Cambria Math" w:cs="Arial"/>
                                <w:sz w:val="16"/>
                                <w:szCs w:val="16"/>
                                <w:lang w:eastAsia="ja-JP"/>
                              </w:rPr>
                              <m:t>n-1</m:t>
                            </m:r>
                          </m:sub>
                        </m:sSub>
                        <m:r>
                          <w:rPr>
                            <w:rFonts w:ascii="Cambria Math" w:eastAsia="SimSun" w:hAnsi="Cambria Math" w:cs="Arial"/>
                            <w:sz w:val="16"/>
                            <w:szCs w:val="16"/>
                            <w:lang w:eastAsia="ja-JP"/>
                          </w:rPr>
                          <m:t>+H+</m:t>
                        </m:r>
                        <m:sSub>
                          <m:sSubPr>
                            <m:ctrlPr>
                              <w:rPr>
                                <w:rFonts w:ascii="Cambria Math" w:eastAsia="SimSun" w:hAnsi="Cambria Math" w:cs="Arial"/>
                                <w:i/>
                                <w:sz w:val="16"/>
                                <w:szCs w:val="16"/>
                                <w:lang w:eastAsia="ja-JP"/>
                              </w:rPr>
                            </m:ctrlPr>
                          </m:sSubPr>
                          <m:e>
                            <m:r>
                              <w:rPr>
                                <w:rFonts w:ascii="Cambria Math" w:eastAsia="SimSun" w:hAnsi="Cambria Math" w:cs="Arial"/>
                                <w:sz w:val="16"/>
                                <w:szCs w:val="16"/>
                                <w:lang w:eastAsia="ja-JP"/>
                              </w:rPr>
                              <m:t>τ</m:t>
                            </m:r>
                          </m:e>
                          <m:sub>
                            <m:r>
                              <w:rPr>
                                <w:rFonts w:ascii="Cambria Math" w:eastAsia="SimSun" w:hAnsi="Cambria Math" w:cs="Arial"/>
                                <w:sz w:val="16"/>
                                <w:szCs w:val="16"/>
                                <w:lang w:eastAsia="ja-JP"/>
                              </w:rPr>
                              <m:t>n-1</m:t>
                            </m:r>
                          </m:sub>
                        </m:sSub>
                        <m:r>
                          <w:rPr>
                            <w:rFonts w:ascii="Cambria Math" w:eastAsia="SimSun" w:hAnsi="Cambria Math" w:cs="Arial"/>
                            <w:sz w:val="16"/>
                            <w:szCs w:val="16"/>
                            <w:lang w:eastAsia="ja-JP"/>
                          </w:rPr>
                          <m:t xml:space="preserve">)mod </m:t>
                        </m:r>
                        <m:sSub>
                          <m:sSubPr>
                            <m:ctrlPr>
                              <w:rPr>
                                <w:rFonts w:ascii="Cambria Math" w:eastAsia="SimSun" w:hAnsi="Cambria Math" w:cs="Arial"/>
                                <w:i/>
                                <w:sz w:val="16"/>
                                <w:szCs w:val="16"/>
                                <w:lang w:eastAsia="ja-JP"/>
                              </w:rPr>
                            </m:ctrlPr>
                          </m:sSubPr>
                          <m:e>
                            <m:r>
                              <w:rPr>
                                <w:rFonts w:ascii="Cambria Math" w:eastAsia="SimSun" w:hAnsi="Cambria Math" w:cs="Arial"/>
                                <w:sz w:val="16"/>
                                <w:szCs w:val="16"/>
                                <w:lang w:eastAsia="ja-JP"/>
                              </w:rPr>
                              <m:t>N</m:t>
                            </m:r>
                          </m:e>
                          <m:sub>
                            <m:r>
                              <w:rPr>
                                <w:rFonts w:ascii="Cambria Math" w:eastAsia="SimSun" w:hAnsi="Cambria Math" w:cs="Arial"/>
                                <w:sz w:val="16"/>
                                <w:szCs w:val="16"/>
                                <w:lang w:eastAsia="ja-JP"/>
                              </w:rPr>
                              <m:t>cb</m:t>
                            </m:r>
                          </m:sub>
                        </m:sSub>
                      </m:e>
                      <m:e>
                        <m:r>
                          <w:rPr>
                            <w:rFonts w:ascii="Cambria Math" w:eastAsia="SimSun" w:hAnsi="Cambria Math" w:cs="Arial"/>
                            <w:sz w:val="16"/>
                            <w:szCs w:val="16"/>
                            <w:lang w:eastAsia="ja-JP"/>
                          </w:rPr>
                          <m:t>n=1, …,N-1</m:t>
                        </m:r>
                      </m:e>
                    </m:mr>
                  </m:m>
                </m:e>
              </m:d>
            </m:oMath>
          </w:p>
          <w:p w14:paraId="694817C3" w14:textId="77777777" w:rsidR="00A57B97" w:rsidRPr="00A57B97" w:rsidRDefault="00A57B97" w:rsidP="00A57B97">
            <w:pPr>
              <w:rPr>
                <w:rFonts w:ascii="Arial" w:eastAsia="SimSun" w:hAnsi="Arial" w:cs="Arial"/>
                <w:i/>
                <w:sz w:val="16"/>
                <w:szCs w:val="16"/>
                <w:lang w:eastAsia="ja-JP"/>
              </w:rPr>
            </w:pPr>
            <w:r w:rsidRPr="00A57B97">
              <w:rPr>
                <w:rFonts w:ascii="Arial" w:eastAsia="SimSun" w:hAnsi="Arial" w:cs="Arial"/>
                <w:i/>
                <w:sz w:val="16"/>
                <w:szCs w:val="16"/>
                <w:lang w:eastAsia="ja-JP"/>
              </w:rPr>
              <w:t>Where:</w:t>
            </w:r>
          </w:p>
          <w:p w14:paraId="0DC4703B" w14:textId="3982006A" w:rsidR="00A57B97" w:rsidRPr="00A57B97" w:rsidRDefault="002328C4" w:rsidP="00A31B99">
            <w:pPr>
              <w:numPr>
                <w:ilvl w:val="0"/>
                <w:numId w:val="88"/>
              </w:numPr>
              <w:spacing w:line="259" w:lineRule="auto"/>
              <w:ind w:leftChars="191" w:left="742"/>
              <w:contextualSpacing/>
              <w:rPr>
                <w:rFonts w:ascii="Arial" w:eastAsia="SimSun" w:hAnsi="Arial" w:cs="Arial"/>
                <w:bCs/>
                <w:i/>
                <w:color w:val="FF0000"/>
                <w:sz w:val="16"/>
                <w:szCs w:val="16"/>
                <w:lang w:eastAsia="ja-JP"/>
              </w:rPr>
            </w:pPr>
            <m:oMath>
              <m:sSub>
                <m:sSubPr>
                  <m:ctrlPr>
                    <w:rPr>
                      <w:rFonts w:ascii="Cambria Math" w:eastAsia="SimSun" w:hAnsi="Cambria Math" w:cs="Arial"/>
                      <w:bCs/>
                      <w:i/>
                      <w:color w:val="FF0000"/>
                      <w:sz w:val="16"/>
                      <w:szCs w:val="16"/>
                      <w:lang w:eastAsia="ja-JP"/>
                    </w:rPr>
                  </m:ctrlPr>
                </m:sSubPr>
                <m:e>
                  <m:r>
                    <w:rPr>
                      <w:rFonts w:ascii="Cambria Math" w:eastAsia="SimSun" w:hAnsi="Cambria Math" w:cs="Arial"/>
                      <w:color w:val="FF0000"/>
                      <w:sz w:val="16"/>
                      <w:szCs w:val="16"/>
                      <w:lang w:eastAsia="ja-JP"/>
                    </w:rPr>
                    <m:t>k</m:t>
                  </m:r>
                </m:e>
                <m:sub>
                  <m:r>
                    <w:rPr>
                      <w:rFonts w:ascii="Cambria Math" w:eastAsia="SimSun" w:hAnsi="Cambria Math" w:cs="Arial"/>
                      <w:color w:val="FF0000"/>
                      <w:sz w:val="16"/>
                      <w:szCs w:val="16"/>
                      <w:lang w:eastAsia="ja-JP"/>
                    </w:rPr>
                    <m:t>o</m:t>
                  </m:r>
                </m:sub>
              </m:sSub>
            </m:oMath>
            <w:r w:rsidR="00A57B97" w:rsidRPr="00A57B97">
              <w:rPr>
                <w:rFonts w:ascii="Arial" w:eastAsia="SimSun" w:hAnsi="Arial" w:cs="Arial"/>
                <w:bCs/>
                <w:i/>
                <w:color w:val="FF0000"/>
                <w:sz w:val="16"/>
                <w:szCs w:val="16"/>
                <w:lang w:eastAsia="ja-JP"/>
              </w:rPr>
              <w:t xml:space="preserve"> is given by Table 5.4.2.1-2.  </w:t>
            </w:r>
          </w:p>
          <w:p w14:paraId="4412397C" w14:textId="27F1654D" w:rsidR="00A57B97" w:rsidRPr="00A57B97" w:rsidRDefault="00A57B97" w:rsidP="00A31B99">
            <w:pPr>
              <w:numPr>
                <w:ilvl w:val="0"/>
                <w:numId w:val="88"/>
              </w:numPr>
              <w:spacing w:line="259" w:lineRule="auto"/>
              <w:ind w:leftChars="191" w:left="742"/>
              <w:contextualSpacing/>
              <w:rPr>
                <w:rFonts w:ascii="Arial" w:eastAsia="SimSun" w:hAnsi="Arial" w:cs="Arial"/>
                <w:bCs/>
                <w:i/>
                <w:sz w:val="16"/>
                <w:szCs w:val="16"/>
                <w:lang w:eastAsia="ja-JP"/>
              </w:rPr>
            </w:pPr>
            <m:oMath>
              <m:r>
                <w:rPr>
                  <w:rFonts w:ascii="Cambria Math" w:eastAsia="SimSun" w:hAnsi="Cambria Math" w:cs="Arial"/>
                  <w:sz w:val="16"/>
                  <w:szCs w:val="16"/>
                  <w:lang w:eastAsia="ja-JP"/>
                </w:rPr>
                <m:t>N</m:t>
              </m:r>
            </m:oMath>
            <w:r w:rsidRPr="00A57B97">
              <w:rPr>
                <w:rFonts w:ascii="Arial" w:eastAsia="SimSun" w:hAnsi="Arial" w:cs="Arial"/>
                <w:bCs/>
                <w:i/>
                <w:sz w:val="16"/>
                <w:szCs w:val="16"/>
                <w:lang w:eastAsia="ja-JP"/>
              </w:rPr>
              <w:t xml:space="preserve"> is the number of slots allocated for TBoMS</w:t>
            </w:r>
          </w:p>
          <w:p w14:paraId="0A3430C7" w14:textId="72E519C2" w:rsidR="00A57B97" w:rsidRPr="00A57B97" w:rsidRDefault="002328C4" w:rsidP="00A31B99">
            <w:pPr>
              <w:numPr>
                <w:ilvl w:val="0"/>
                <w:numId w:val="88"/>
              </w:numPr>
              <w:spacing w:line="259" w:lineRule="auto"/>
              <w:ind w:leftChars="191" w:left="742"/>
              <w:contextualSpacing/>
              <w:rPr>
                <w:rFonts w:ascii="Arial" w:eastAsia="SimSun" w:hAnsi="Arial" w:cs="Arial"/>
                <w:bCs/>
                <w:i/>
                <w:sz w:val="16"/>
                <w:szCs w:val="16"/>
                <w:lang w:eastAsia="ja-JP"/>
              </w:rPr>
            </w:pPr>
            <m:oMath>
              <m:sSub>
                <m:sSubPr>
                  <m:ctrlPr>
                    <w:rPr>
                      <w:rFonts w:ascii="Cambria Math" w:hAnsi="Cambria Math" w:cs="Arial"/>
                      <w:i/>
                      <w:sz w:val="16"/>
                      <w:szCs w:val="16"/>
                      <w:lang w:eastAsia="zh-CN"/>
                    </w:rPr>
                  </m:ctrlPr>
                </m:sSubPr>
                <m:e>
                  <m:r>
                    <w:rPr>
                      <w:rFonts w:ascii="Cambria Math" w:hAnsi="Cambria Math" w:cs="Arial"/>
                      <w:sz w:val="16"/>
                      <w:szCs w:val="16"/>
                      <w:lang w:eastAsia="zh-CN"/>
                    </w:rPr>
                    <m:t>N</m:t>
                  </m:r>
                </m:e>
                <m:sub>
                  <m:r>
                    <w:rPr>
                      <w:rFonts w:ascii="Cambria Math" w:hAnsi="Cambria Math" w:cs="Arial"/>
                      <w:sz w:val="16"/>
                      <w:szCs w:val="16"/>
                      <w:lang w:eastAsia="zh-CN"/>
                    </w:rPr>
                    <m:t>cb</m:t>
                  </m:r>
                </m:sub>
              </m:sSub>
            </m:oMath>
            <w:r w:rsidR="00A57B97" w:rsidRPr="00A57B97">
              <w:rPr>
                <w:rFonts w:ascii="Arial" w:hAnsi="Arial" w:cs="Arial"/>
                <w:i/>
                <w:sz w:val="16"/>
                <w:szCs w:val="16"/>
                <w:lang w:eastAsia="zh-CN"/>
              </w:rPr>
              <w:t xml:space="preserve"> </w:t>
            </w:r>
            <w:r w:rsidR="00A57B97" w:rsidRPr="00A57B97">
              <w:rPr>
                <w:rFonts w:ascii="Arial" w:eastAsia="SimSun" w:hAnsi="Arial" w:cs="Arial"/>
                <w:bCs/>
                <w:i/>
                <w:sz w:val="16"/>
                <w:szCs w:val="16"/>
                <w:lang w:eastAsia="ja-JP"/>
              </w:rPr>
              <w:t>is the length of circular buffer</w:t>
            </w:r>
          </w:p>
          <w:p w14:paraId="0F3FF6E5" w14:textId="2CC1391C" w:rsidR="00A57B97" w:rsidRPr="00A57B97" w:rsidRDefault="00A57B97" w:rsidP="00A31B99">
            <w:pPr>
              <w:numPr>
                <w:ilvl w:val="0"/>
                <w:numId w:val="88"/>
              </w:numPr>
              <w:spacing w:line="259" w:lineRule="auto"/>
              <w:ind w:leftChars="191" w:left="742"/>
              <w:contextualSpacing/>
              <w:rPr>
                <w:rFonts w:ascii="Arial" w:eastAsia="SimSun" w:hAnsi="Arial" w:cs="Arial"/>
                <w:bCs/>
                <w:i/>
                <w:sz w:val="16"/>
                <w:szCs w:val="16"/>
                <w:lang w:eastAsia="ja-JP"/>
              </w:rPr>
            </w:pPr>
            <m:oMath>
              <m:r>
                <w:rPr>
                  <w:rFonts w:ascii="Cambria Math" w:eastAsia="SimSun" w:hAnsi="Cambria Math" w:cs="Arial"/>
                  <w:sz w:val="16"/>
                  <w:szCs w:val="16"/>
                  <w:lang w:eastAsia="ja-JP"/>
                </w:rPr>
                <m:t>H</m:t>
              </m:r>
            </m:oMath>
            <w:r w:rsidRPr="00A57B97">
              <w:rPr>
                <w:rFonts w:ascii="Arial" w:eastAsia="SimSun" w:hAnsi="Arial" w:cs="Arial"/>
                <w:bCs/>
                <w:i/>
                <w:sz w:val="16"/>
                <w:szCs w:val="16"/>
                <w:lang w:eastAsia="ja-JP"/>
              </w:rPr>
              <w:t xml:space="preserve"> is the total number of coded bits available for transmission of the TB in a slot allocated for TBoMS,</w:t>
            </w:r>
            <w:r w:rsidRPr="00A57B97">
              <w:rPr>
                <w:rFonts w:ascii="Arial" w:eastAsia="SimSun" w:hAnsi="Arial" w:cs="Arial"/>
                <w:bCs/>
                <w:sz w:val="16"/>
                <w:szCs w:val="16"/>
                <w:lang w:eastAsia="ja-JP"/>
              </w:rPr>
              <w:t xml:space="preserve"> assuming no UCI multiplexing</w:t>
            </w:r>
          </w:p>
          <w:p w14:paraId="23EF764D" w14:textId="4251718C" w:rsidR="00A57B97" w:rsidRPr="00A57B97" w:rsidRDefault="002328C4" w:rsidP="00A31B99">
            <w:pPr>
              <w:numPr>
                <w:ilvl w:val="0"/>
                <w:numId w:val="88"/>
              </w:numPr>
              <w:ind w:leftChars="191" w:left="742"/>
              <w:contextualSpacing/>
              <w:rPr>
                <w:rFonts w:ascii="Arial" w:hAnsi="Arial" w:cs="Arial"/>
                <w:bCs/>
                <w:i/>
                <w:sz w:val="16"/>
                <w:szCs w:val="16"/>
                <w:lang w:eastAsia="ja-JP"/>
              </w:rPr>
            </w:pPr>
            <m:oMath>
              <m:sSub>
                <m:sSubPr>
                  <m:ctrlPr>
                    <w:rPr>
                      <w:rFonts w:ascii="Cambria Math" w:hAnsi="Cambria Math" w:cs="Arial"/>
                      <w:i/>
                      <w:sz w:val="16"/>
                      <w:szCs w:val="16"/>
                      <w:lang w:eastAsia="ja-JP"/>
                    </w:rPr>
                  </m:ctrlPr>
                </m:sSubPr>
                <m:e>
                  <m:r>
                    <w:rPr>
                      <w:rFonts w:ascii="Cambria Math" w:hAnsi="Cambria Math" w:cs="Arial"/>
                      <w:sz w:val="16"/>
                      <w:szCs w:val="16"/>
                      <w:lang w:eastAsia="ja-JP"/>
                    </w:rPr>
                    <m:t>τ</m:t>
                  </m:r>
                </m:e>
                <m:sub>
                  <m:r>
                    <w:rPr>
                      <w:rFonts w:ascii="Cambria Math" w:hAnsi="Cambria Math" w:cs="Arial"/>
                      <w:sz w:val="16"/>
                      <w:szCs w:val="16"/>
                      <w:lang w:eastAsia="ja-JP"/>
                    </w:rPr>
                    <m:t>n-1</m:t>
                  </m:r>
                </m:sub>
              </m:sSub>
            </m:oMath>
            <w:r w:rsidR="00A57B97" w:rsidRPr="00A57B97">
              <w:rPr>
                <w:rFonts w:ascii="Arial" w:hAnsi="Arial" w:cs="Arial"/>
                <w:i/>
                <w:sz w:val="16"/>
                <w:szCs w:val="16"/>
                <w:lang w:eastAsia="ja-JP"/>
              </w:rPr>
              <w:t xml:space="preserve"> is the number of </w:t>
            </w:r>
            <w:r w:rsidR="00A57B97" w:rsidRPr="00A57B97">
              <w:rPr>
                <w:rFonts w:ascii="Arial" w:hAnsi="Arial" w:cs="Arial"/>
                <w:bCs/>
                <w:i/>
                <w:sz w:val="16"/>
                <w:szCs w:val="16"/>
                <w:lang w:eastAsia="ja-JP"/>
              </w:rPr>
              <w:t xml:space="preserve">filler </w:t>
            </w:r>
            <w:r w:rsidR="00A57B97" w:rsidRPr="00A57B97">
              <w:rPr>
                <w:rFonts w:ascii="Arial" w:hAnsi="Arial" w:cs="Arial"/>
                <w:i/>
                <w:sz w:val="16"/>
                <w:szCs w:val="16"/>
              </w:rPr>
              <w:t xml:space="preserve">bits </w:t>
            </w:r>
            <w:r w:rsidR="00A57B97" w:rsidRPr="00A57B97">
              <w:rPr>
                <w:rFonts w:ascii="Arial" w:hAnsi="Arial" w:cs="Arial"/>
                <w:i/>
                <w:color w:val="FF0000"/>
                <w:sz w:val="16"/>
                <w:szCs w:val="16"/>
              </w:rPr>
              <w:t>that</w:t>
            </w:r>
            <w:r w:rsidR="00A57B97" w:rsidRPr="00A57B97">
              <w:rPr>
                <w:rFonts w:ascii="Arial" w:hAnsi="Arial" w:cs="Arial"/>
                <w:i/>
                <w:sz w:val="16"/>
                <w:szCs w:val="16"/>
              </w:rPr>
              <w:t xml:space="preserve"> </w:t>
            </w:r>
            <w:r w:rsidR="00A57B97" w:rsidRPr="00A57B97">
              <w:rPr>
                <w:rFonts w:ascii="Arial" w:hAnsi="Arial" w:cs="Arial"/>
                <w:i/>
                <w:color w:val="FF0000"/>
                <w:sz w:val="16"/>
                <w:szCs w:val="16"/>
              </w:rPr>
              <w:t>would be</w:t>
            </w:r>
            <w:r w:rsidR="00A57B97" w:rsidRPr="00A57B97">
              <w:rPr>
                <w:rFonts w:ascii="Arial" w:hAnsi="Arial" w:cs="Arial"/>
                <w:i/>
                <w:sz w:val="16"/>
                <w:szCs w:val="16"/>
              </w:rPr>
              <w:t xml:space="preserve"> skipped </w:t>
            </w:r>
            <w:r w:rsidR="00A57B97" w:rsidRPr="00A57B97">
              <w:rPr>
                <w:rFonts w:ascii="Arial" w:hAnsi="Arial" w:cs="Arial"/>
                <w:bCs/>
                <w:i/>
                <w:sz w:val="16"/>
                <w:szCs w:val="16"/>
                <w:lang w:eastAsia="ja-JP"/>
              </w:rPr>
              <w:t xml:space="preserve">in the bit selection </w:t>
            </w:r>
            <w:r w:rsidR="00A57B97" w:rsidRPr="00A57B97">
              <w:rPr>
                <w:rFonts w:ascii="Arial" w:hAnsi="Arial" w:cs="Arial"/>
                <w:bCs/>
                <w:i/>
                <w:color w:val="FF0000"/>
                <w:sz w:val="16"/>
                <w:szCs w:val="16"/>
                <w:lang w:eastAsia="ja-JP"/>
              </w:rPr>
              <w:t>step, assuming no UCI multiplexing,</w:t>
            </w:r>
            <w:r w:rsidR="00A57B97" w:rsidRPr="00A57B97">
              <w:rPr>
                <w:rFonts w:ascii="Arial" w:hAnsi="Arial" w:cs="Arial"/>
                <w:bCs/>
                <w:i/>
                <w:sz w:val="16"/>
                <w:szCs w:val="16"/>
                <w:lang w:eastAsia="ja-JP"/>
              </w:rPr>
              <w:t xml:space="preserve"> in the </w:t>
            </w:r>
            <m:oMath>
              <m:d>
                <m:dPr>
                  <m:ctrlPr>
                    <w:rPr>
                      <w:rFonts w:ascii="Cambria Math" w:hAnsi="Cambria Math" w:cs="Arial"/>
                      <w:bCs/>
                      <w:i/>
                      <w:sz w:val="16"/>
                      <w:szCs w:val="16"/>
                      <w:lang w:eastAsia="ja-JP"/>
                    </w:rPr>
                  </m:ctrlPr>
                </m:dPr>
                <m:e>
                  <m:r>
                    <w:rPr>
                      <w:rFonts w:ascii="Cambria Math" w:hAnsi="Cambria Math" w:cs="Arial"/>
                      <w:sz w:val="16"/>
                      <w:szCs w:val="16"/>
                      <w:lang w:eastAsia="ja-JP"/>
                    </w:rPr>
                    <m:t>n-1</m:t>
                  </m:r>
                </m:e>
              </m:d>
            </m:oMath>
            <w:r w:rsidR="00A57B97" w:rsidRPr="00A57B97">
              <w:rPr>
                <w:rFonts w:ascii="Arial" w:hAnsi="Arial" w:cs="Arial"/>
                <w:bCs/>
                <w:i/>
                <w:sz w:val="16"/>
                <w:szCs w:val="16"/>
                <w:lang w:eastAsia="ja-JP"/>
              </w:rPr>
              <w:t>-th slot allocated for TBoMS, if any</w:t>
            </w:r>
            <w:r w:rsidR="00A57B97" w:rsidRPr="00A57B97">
              <w:rPr>
                <w:rFonts w:ascii="Arial" w:hAnsi="Arial" w:cs="Arial"/>
                <w:bCs/>
                <w:i/>
                <w:color w:val="FF0000"/>
                <w:sz w:val="16"/>
                <w:szCs w:val="16"/>
                <w:lang w:eastAsia="ja-JP"/>
              </w:rPr>
              <w:t>.</w:t>
            </w:r>
          </w:p>
          <w:p w14:paraId="349A29E9" w14:textId="77777777" w:rsidR="00A57B97" w:rsidRPr="00A57B97" w:rsidRDefault="00A57B97" w:rsidP="00A57B97">
            <w:pPr>
              <w:rPr>
                <w:rFonts w:ascii="Arial" w:hAnsi="Arial" w:cs="Arial"/>
                <w:b/>
                <w:bCs/>
                <w:sz w:val="16"/>
                <w:szCs w:val="16"/>
                <w:lang w:val="en-US"/>
              </w:rPr>
            </w:pPr>
            <w:r w:rsidRPr="00A57B97">
              <w:rPr>
                <w:rFonts w:ascii="Arial" w:eastAsia="SimSun" w:hAnsi="Arial" w:cs="Arial"/>
                <w:i/>
                <w:sz w:val="16"/>
                <w:szCs w:val="16"/>
              </w:rPr>
              <w:t>Note: this equation describes the logic of the bit-selection for TBoMS; decision on where and how to capture this in TS 38.212 is up to the Editor.</w:t>
            </w:r>
          </w:p>
        </w:tc>
      </w:tr>
    </w:tbl>
    <w:p w14:paraId="45FAD611" w14:textId="77777777" w:rsidR="00A57B97" w:rsidRDefault="00A57B97" w:rsidP="00A57B97">
      <w:pPr>
        <w:jc w:val="both"/>
        <w:rPr>
          <w:sz w:val="22"/>
          <w:szCs w:val="22"/>
        </w:rPr>
      </w:pPr>
    </w:p>
    <w:tbl>
      <w:tblPr>
        <w:tblW w:w="10372"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72"/>
      </w:tblGrid>
      <w:tr w:rsidR="00A57B97" w:rsidRPr="00A57B97" w14:paraId="6395C706" w14:textId="77777777" w:rsidTr="00A57B97">
        <w:tc>
          <w:tcPr>
            <w:tcW w:w="10372" w:type="dxa"/>
            <w:shd w:val="clear" w:color="auto" w:fill="auto"/>
          </w:tcPr>
          <w:p w14:paraId="42F313FB" w14:textId="77777777" w:rsidR="00A57B97" w:rsidRPr="00A57B97" w:rsidRDefault="00A57B97" w:rsidP="00A57B97">
            <w:pPr>
              <w:rPr>
                <w:rFonts w:ascii="Arial" w:hAnsi="Arial" w:cs="Arial"/>
                <w:b/>
                <w:bCs/>
                <w:sz w:val="16"/>
                <w:szCs w:val="16"/>
                <w:lang w:val="en-US"/>
              </w:rPr>
            </w:pPr>
            <w:r w:rsidRPr="00A57B97">
              <w:rPr>
                <w:rFonts w:ascii="Arial" w:hAnsi="Arial" w:cs="Arial"/>
                <w:b/>
                <w:bCs/>
                <w:sz w:val="16"/>
                <w:szCs w:val="16"/>
                <w:lang w:val="en-US"/>
              </w:rPr>
              <w:t>Option 2</w:t>
            </w:r>
          </w:p>
          <w:p w14:paraId="02525ACE" w14:textId="77777777" w:rsidR="00A57B97" w:rsidRPr="00A57B97" w:rsidRDefault="00A57B97" w:rsidP="00A57B97">
            <w:pPr>
              <w:rPr>
                <w:rFonts w:ascii="Arial" w:hAnsi="Arial" w:cs="Arial"/>
                <w:sz w:val="16"/>
                <w:szCs w:val="16"/>
                <w:lang w:val="en-US"/>
              </w:rPr>
            </w:pPr>
            <w:r w:rsidRPr="00A57B97">
              <w:rPr>
                <w:rFonts w:ascii="Arial" w:hAnsi="Arial" w:cs="Arial"/>
                <w:sz w:val="16"/>
                <w:szCs w:val="16"/>
                <w:lang w:val="en-US"/>
              </w:rPr>
              <w:t>Adopt the following TP for TS 38.212</w:t>
            </w:r>
          </w:p>
          <w:p w14:paraId="2C72436A" w14:textId="77777777" w:rsidR="00A57B97" w:rsidRPr="00E148FC" w:rsidRDefault="00A57B97" w:rsidP="00E148FC">
            <w:pPr>
              <w:rPr>
                <w:rFonts w:ascii="Arial" w:hAnsi="Arial" w:cs="Arial"/>
                <w:b/>
                <w:bCs/>
                <w:sz w:val="16"/>
                <w:szCs w:val="16"/>
                <w:lang w:eastAsia="zh-CN"/>
              </w:rPr>
            </w:pPr>
            <w:r w:rsidRPr="00E148FC">
              <w:rPr>
                <w:rFonts w:ascii="Arial" w:hAnsi="Arial" w:cs="Arial"/>
                <w:b/>
                <w:bCs/>
                <w:sz w:val="16"/>
                <w:szCs w:val="16"/>
                <w:lang w:eastAsia="zh-CN"/>
              </w:rPr>
              <w:t>5.4.2.1</w:t>
            </w:r>
            <w:r w:rsidRPr="00E148FC">
              <w:rPr>
                <w:rFonts w:ascii="Arial" w:hAnsi="Arial" w:cs="Arial"/>
                <w:b/>
                <w:bCs/>
                <w:sz w:val="16"/>
                <w:szCs w:val="16"/>
                <w:lang w:eastAsia="zh-CN"/>
              </w:rPr>
              <w:tab/>
              <w:t>Bit selection</w:t>
            </w:r>
          </w:p>
          <w:p w14:paraId="3691044A" w14:textId="77777777" w:rsidR="00A57B97" w:rsidRPr="00A57B97" w:rsidRDefault="00A57B97" w:rsidP="00A57B97">
            <w:pPr>
              <w:jc w:val="center"/>
              <w:rPr>
                <w:rFonts w:ascii="Arial" w:eastAsia="SimSun" w:hAnsi="Arial" w:cs="Arial"/>
                <w:color w:val="000000"/>
                <w:sz w:val="16"/>
                <w:szCs w:val="16"/>
                <w:lang w:eastAsia="zh-CN"/>
              </w:rPr>
            </w:pPr>
            <w:r w:rsidRPr="00A57B97">
              <w:rPr>
                <w:rFonts w:ascii="Arial" w:hAnsi="Arial" w:cs="Arial"/>
                <w:b/>
                <w:color w:val="000000"/>
                <w:sz w:val="16"/>
                <w:szCs w:val="16"/>
              </w:rPr>
              <w:t>&lt;Unchanged parts omitted&gt;</w:t>
            </w:r>
          </w:p>
          <w:p w14:paraId="745E6000" w14:textId="3A0384BA" w:rsidR="00A57B97" w:rsidRPr="00A57B97" w:rsidRDefault="00A57B97" w:rsidP="00A57B97">
            <w:pPr>
              <w:rPr>
                <w:rFonts w:ascii="Arial" w:hAnsi="Arial" w:cs="Arial"/>
                <w:sz w:val="16"/>
                <w:szCs w:val="16"/>
              </w:rPr>
            </w:pPr>
            <w:r w:rsidRPr="00A57B97">
              <w:rPr>
                <w:rFonts w:ascii="Arial" w:hAnsi="Arial" w:cs="Arial"/>
                <w:sz w:val="16"/>
                <w:szCs w:val="16"/>
                <w:lang w:eastAsia="zh-CN"/>
              </w:rPr>
              <w:t xml:space="preserve">Denote by </w:t>
            </w:r>
            <w:r w:rsidRPr="00A57B97">
              <w:rPr>
                <w:rFonts w:ascii="Arial" w:hAnsi="Arial" w:cs="Arial"/>
                <w:noProof/>
                <w:position w:val="-12"/>
                <w:sz w:val="16"/>
                <w:szCs w:val="16"/>
              </w:rPr>
              <w:object w:dxaOrig="375" w:dyaOrig="345" w14:anchorId="174B32D2">
                <v:shape id="_x0000_i1064" type="#_x0000_t75" style="width:18.75pt;height:17.25pt" o:ole="">
                  <v:imagedata r:id="rId1748" o:title=""/>
                </v:shape>
                <o:OLEObject Type="Embed" ProgID="Equation.3" ShapeID="_x0000_i1064" DrawAspect="Content" ObjectID="_1713593424" r:id="rId1749"/>
              </w:object>
            </w:r>
            <w:r w:rsidRPr="00A57B97">
              <w:rPr>
                <w:rFonts w:ascii="Arial" w:hAnsi="Arial" w:cs="Arial"/>
                <w:sz w:val="16"/>
                <w:szCs w:val="16"/>
              </w:rPr>
              <w:t xml:space="preserve"> the redundancy version number for this transmission (</w:t>
            </w:r>
            <w:r w:rsidRPr="00A57B97">
              <w:rPr>
                <w:rFonts w:ascii="Arial" w:hAnsi="Arial" w:cs="Arial"/>
                <w:noProof/>
                <w:position w:val="-12"/>
                <w:sz w:val="16"/>
                <w:szCs w:val="16"/>
              </w:rPr>
              <w:object w:dxaOrig="375" w:dyaOrig="345" w14:anchorId="3AE958FD">
                <v:shape id="_x0000_i1065" type="#_x0000_t75" style="width:18.75pt;height:17.25pt" o:ole="">
                  <v:imagedata r:id="rId1750" o:title=""/>
                </v:shape>
                <o:OLEObject Type="Embed" ProgID="Equation.3" ShapeID="_x0000_i1065" DrawAspect="Content" ObjectID="_1713593425" r:id="rId1751"/>
              </w:object>
            </w:r>
            <w:r w:rsidRPr="00A57B97">
              <w:rPr>
                <w:rFonts w:ascii="Arial" w:hAnsi="Arial" w:cs="Arial"/>
                <w:i/>
                <w:sz w:val="16"/>
                <w:szCs w:val="16"/>
              </w:rPr>
              <w:t xml:space="preserve"> </w:t>
            </w:r>
            <w:r w:rsidRPr="00A57B97">
              <w:rPr>
                <w:rFonts w:ascii="Arial" w:hAnsi="Arial" w:cs="Arial"/>
                <w:sz w:val="16"/>
                <w:szCs w:val="16"/>
              </w:rPr>
              <w:t xml:space="preserve">= 0, 1, 2 or 3), the rate matching output bit sequence </w:t>
            </w:r>
            <w:r w:rsidRPr="00A57B97">
              <w:rPr>
                <w:rFonts w:ascii="Arial" w:hAnsi="Arial" w:cs="Arial"/>
                <w:noProof/>
                <w:position w:val="-10"/>
                <w:sz w:val="16"/>
                <w:szCs w:val="16"/>
              </w:rPr>
              <w:object w:dxaOrig="225" w:dyaOrig="300" w14:anchorId="2507AC51">
                <v:shape id="_x0000_i1066" type="#_x0000_t75" style="width:11.25pt;height:15pt" o:ole="">
                  <v:imagedata r:id="rId1752" o:title=""/>
                </v:shape>
                <o:OLEObject Type="Embed" ProgID="Equation.3" ShapeID="_x0000_i1066" DrawAspect="Content" ObjectID="_1713593426" r:id="rId1753"/>
              </w:object>
            </w:r>
            <w:r w:rsidRPr="00A57B97">
              <w:rPr>
                <w:rFonts w:ascii="Arial" w:hAnsi="Arial" w:cs="Arial"/>
                <w:sz w:val="16"/>
                <w:szCs w:val="16"/>
              </w:rPr>
              <w:t xml:space="preserve">, </w:t>
            </w:r>
            <w:r w:rsidRPr="00A57B97">
              <w:rPr>
                <w:rFonts w:ascii="Arial" w:hAnsi="Arial" w:cs="Arial"/>
                <w:noProof/>
                <w:position w:val="-10"/>
                <w:sz w:val="16"/>
                <w:szCs w:val="16"/>
              </w:rPr>
              <w:object w:dxaOrig="1245" w:dyaOrig="225" w14:anchorId="326A6110">
                <v:shape id="_x0000_i1067" type="#_x0000_t75" style="width:62.25pt;height:11.25pt" o:ole="">
                  <v:imagedata r:id="rId1754" o:title=""/>
                </v:shape>
                <o:OLEObject Type="Embed" ProgID="Equation.3" ShapeID="_x0000_i1067" DrawAspect="Content" ObjectID="_1713593427" r:id="rId1755"/>
              </w:object>
            </w:r>
            <w:r w:rsidRPr="00A57B97">
              <w:rPr>
                <w:rFonts w:ascii="Arial" w:hAnsi="Arial" w:cs="Arial"/>
                <w:sz w:val="16"/>
                <w:szCs w:val="16"/>
                <w:lang w:eastAsia="zh-CN"/>
              </w:rPr>
              <w:t xml:space="preserve">, is generated as follows, where </w:t>
            </w:r>
            <w:r w:rsidRPr="00A57B97">
              <w:rPr>
                <w:rFonts w:ascii="Arial" w:hAnsi="Arial" w:cs="Arial"/>
                <w:noProof/>
                <w:position w:val="-12"/>
                <w:sz w:val="16"/>
                <w:szCs w:val="16"/>
              </w:rPr>
              <w:object w:dxaOrig="195" w:dyaOrig="345" w14:anchorId="361A8126">
                <v:shape id="_x0000_i1068" type="#_x0000_t75" style="width:9.75pt;height:17.25pt" o:ole="">
                  <v:imagedata r:id="rId1756" o:title=""/>
                </v:shape>
                <o:OLEObject Type="Embed" ProgID="Equation.3" ShapeID="_x0000_i1068" DrawAspect="Content" ObjectID="_1713593428" r:id="rId1757"/>
              </w:object>
            </w:r>
            <w:r w:rsidRPr="00A57B97">
              <w:rPr>
                <w:rFonts w:ascii="Arial" w:hAnsi="Arial" w:cs="Arial"/>
                <w:sz w:val="16"/>
                <w:szCs w:val="16"/>
                <w:lang w:eastAsia="zh-CN"/>
              </w:rPr>
              <w:t xml:space="preserve"> is given by Table 5.4.2.1-2 according to the value of </w:t>
            </w:r>
            <w:r w:rsidRPr="00A57B97">
              <w:rPr>
                <w:rFonts w:ascii="Arial" w:hAnsi="Arial" w:cs="Arial"/>
                <w:noProof/>
                <w:position w:val="-12"/>
                <w:sz w:val="16"/>
                <w:szCs w:val="16"/>
              </w:rPr>
              <w:object w:dxaOrig="375" w:dyaOrig="345" w14:anchorId="31D95C95">
                <v:shape id="_x0000_i1069" type="#_x0000_t75" style="width:18.75pt;height:17.25pt" o:ole="">
                  <v:imagedata r:id="rId1750" o:title=""/>
                </v:shape>
                <o:OLEObject Type="Embed" ProgID="Equation.3" ShapeID="_x0000_i1069" DrawAspect="Content" ObjectID="_1713593429" r:id="rId1758"/>
              </w:object>
            </w:r>
            <w:r w:rsidRPr="00A57B97">
              <w:rPr>
                <w:rFonts w:ascii="Arial" w:hAnsi="Arial" w:cs="Arial"/>
                <w:sz w:val="16"/>
                <w:szCs w:val="16"/>
              </w:rPr>
              <w:t xml:space="preserve"> </w:t>
            </w:r>
            <w:r w:rsidRPr="00A57B97">
              <w:rPr>
                <w:rFonts w:ascii="Arial" w:hAnsi="Arial" w:cs="Arial"/>
                <w:sz w:val="16"/>
                <w:szCs w:val="16"/>
                <w:lang w:eastAsia="zh-CN"/>
              </w:rPr>
              <w:t xml:space="preserve">and LDPC base graph </w:t>
            </w:r>
            <w:r w:rsidRPr="00A57B97">
              <w:rPr>
                <w:rFonts w:ascii="Arial" w:eastAsia="MS Mincho" w:hAnsi="Arial" w:cs="Arial"/>
                <w:color w:val="FF0000"/>
                <w:sz w:val="16"/>
                <w:szCs w:val="16"/>
                <w:u w:val="single"/>
                <w:lang w:val="en-US" w:eastAsia="zh-CN"/>
              </w:rPr>
              <w:t xml:space="preserve">if </w:t>
            </w:r>
            <w:r w:rsidRPr="00A57B97">
              <w:rPr>
                <w:rFonts w:ascii="Arial" w:eastAsia="MS Mincho" w:hAnsi="Arial" w:cs="Arial"/>
                <w:i/>
                <w:iCs/>
                <w:color w:val="FF0000"/>
                <w:sz w:val="16"/>
                <w:szCs w:val="16"/>
                <w:u w:val="single"/>
                <w:lang w:val="en-US" w:eastAsia="zh-CN"/>
              </w:rPr>
              <w:t>numberOfSlotsTBoMS</w:t>
            </w:r>
            <w:r w:rsidRPr="00A57B97">
              <w:rPr>
                <w:rFonts w:ascii="Arial" w:eastAsia="MS Mincho" w:hAnsi="Arial" w:cs="Arial"/>
                <w:color w:val="FF0000"/>
                <w:sz w:val="16"/>
                <w:szCs w:val="16"/>
                <w:u w:val="single"/>
                <w:lang w:val="en-US" w:eastAsia="zh-CN"/>
              </w:rPr>
              <w:t xml:space="preserve"> is not present in the resource allocation table or the value of </w:t>
            </w:r>
            <w:r w:rsidRPr="00A57B97">
              <w:rPr>
                <w:rFonts w:ascii="Arial" w:eastAsia="MS Mincho" w:hAnsi="Arial" w:cs="Arial"/>
                <w:i/>
                <w:iCs/>
                <w:color w:val="FF0000"/>
                <w:sz w:val="16"/>
                <w:szCs w:val="16"/>
                <w:u w:val="single"/>
                <w:lang w:val="en-US" w:eastAsia="zh-CN"/>
              </w:rPr>
              <w:t>numberOfSlotsTBoMS</w:t>
            </w:r>
            <w:r w:rsidRPr="00A57B97">
              <w:rPr>
                <w:rFonts w:ascii="Arial" w:eastAsia="MS Mincho" w:hAnsi="Arial" w:cs="Arial"/>
                <w:color w:val="FF0000"/>
                <w:sz w:val="16"/>
                <w:szCs w:val="16"/>
                <w:u w:val="single"/>
                <w:lang w:val="en-US" w:eastAsia="zh-CN"/>
              </w:rPr>
              <w:t xml:space="preserve"> in the row indicated by the Time </w:t>
            </w:r>
            <w:r w:rsidRPr="00A57B97">
              <w:rPr>
                <w:rFonts w:ascii="Arial" w:eastAsia="MS Mincho" w:hAnsi="Arial" w:cs="Arial"/>
                <w:color w:val="FF0000"/>
                <w:sz w:val="16"/>
                <w:szCs w:val="16"/>
                <w:u w:val="single"/>
                <w:lang w:val="en-US" w:eastAsia="zh-CN"/>
              </w:rPr>
              <w:lastRenderedPageBreak/>
              <w:t>domain resource assignment field in DCI is 1</w:t>
            </w:r>
            <w:r w:rsidRPr="00A57B97">
              <w:rPr>
                <w:rFonts w:ascii="Arial" w:eastAsia="MS Mincho" w:hAnsi="Arial" w:cs="Arial"/>
                <w:color w:val="FF0000"/>
                <w:sz w:val="16"/>
                <w:szCs w:val="16"/>
                <w:u w:val="single"/>
                <w:lang w:val="en-US"/>
              </w:rPr>
              <w:t xml:space="preserve">, otherwise </w:t>
            </w:r>
            <w:r w:rsidRPr="00A57B97">
              <w:rPr>
                <w:rFonts w:ascii="Arial" w:hAnsi="Arial" w:cs="Arial"/>
                <w:noProof/>
                <w:color w:val="FF0000"/>
                <w:position w:val="-12"/>
                <w:sz w:val="16"/>
                <w:szCs w:val="16"/>
                <w:u w:val="single"/>
              </w:rPr>
              <w:object w:dxaOrig="195" w:dyaOrig="345" w14:anchorId="7AC1886E">
                <v:shape id="_x0000_i1070" type="#_x0000_t75" style="width:9.75pt;height:17.25pt" o:ole="">
                  <v:imagedata r:id="rId1756" o:title=""/>
                </v:shape>
                <o:OLEObject Type="Embed" ProgID="Equation.3" ShapeID="_x0000_i1070" DrawAspect="Content" ObjectID="_1713593430" r:id="rId1759"/>
              </w:object>
            </w:r>
            <w:r w:rsidRPr="00A57B97">
              <w:rPr>
                <w:rFonts w:ascii="Arial" w:hAnsi="Arial" w:cs="Arial"/>
                <w:color w:val="FF0000"/>
                <w:sz w:val="16"/>
                <w:szCs w:val="16"/>
                <w:u w:val="single"/>
              </w:rPr>
              <w:t>for the first allocated slot</w:t>
            </w:r>
            <w:r w:rsidRPr="00A57B97">
              <w:rPr>
                <w:rFonts w:ascii="Arial" w:hAnsi="Arial" w:cs="Arial"/>
                <w:color w:val="4472C4"/>
                <w:sz w:val="16"/>
                <w:szCs w:val="16"/>
                <w:u w:val="single"/>
              </w:rPr>
              <w:t xml:space="preserve">, that is the 0-th slot, </w:t>
            </w:r>
            <w:r w:rsidRPr="00A57B97">
              <w:rPr>
                <w:rFonts w:ascii="Arial" w:hAnsi="Arial" w:cs="Arial"/>
                <w:color w:val="FF0000"/>
                <w:sz w:val="16"/>
                <w:szCs w:val="16"/>
                <w:u w:val="single"/>
              </w:rPr>
              <w:t xml:space="preserve">is given by Table 5.4.2.1-2 </w:t>
            </w:r>
            <w:r w:rsidRPr="00A57B97">
              <w:rPr>
                <w:rFonts w:ascii="Arial" w:hAnsi="Arial" w:cs="Arial"/>
                <w:color w:val="FF0000"/>
                <w:sz w:val="16"/>
                <w:szCs w:val="16"/>
                <w:u w:val="single"/>
                <w:lang w:eastAsia="zh-CN"/>
              </w:rPr>
              <w:t xml:space="preserve">according to the value of </w:t>
            </w:r>
            <w:r w:rsidRPr="00A57B97">
              <w:rPr>
                <w:rFonts w:ascii="Arial" w:hAnsi="Arial" w:cs="Arial"/>
                <w:noProof/>
                <w:color w:val="FF0000"/>
                <w:position w:val="-12"/>
                <w:sz w:val="16"/>
                <w:szCs w:val="16"/>
                <w:u w:val="single"/>
              </w:rPr>
              <w:object w:dxaOrig="375" w:dyaOrig="345" w14:anchorId="6D9BEF06">
                <v:shape id="_x0000_i1071" type="#_x0000_t75" style="width:18.75pt;height:17.25pt" o:ole="">
                  <v:imagedata r:id="rId1750" o:title=""/>
                </v:shape>
                <o:OLEObject Type="Embed" ProgID="Equation.3" ShapeID="_x0000_i1071" DrawAspect="Content" ObjectID="_1713593431" r:id="rId1760"/>
              </w:object>
            </w:r>
            <w:r w:rsidRPr="00A57B97">
              <w:rPr>
                <w:rFonts w:ascii="Arial" w:hAnsi="Arial" w:cs="Arial"/>
                <w:color w:val="FF0000"/>
                <w:sz w:val="16"/>
                <w:szCs w:val="16"/>
                <w:u w:val="single"/>
              </w:rPr>
              <w:t xml:space="preserve"> </w:t>
            </w:r>
            <w:r w:rsidRPr="00A57B97">
              <w:rPr>
                <w:rFonts w:ascii="Arial" w:hAnsi="Arial" w:cs="Arial"/>
                <w:color w:val="FF0000"/>
                <w:sz w:val="16"/>
                <w:szCs w:val="16"/>
                <w:u w:val="single"/>
                <w:lang w:eastAsia="zh-CN"/>
              </w:rPr>
              <w:t>and LDPC base graph</w:t>
            </w:r>
            <w:r w:rsidRPr="00A57B97">
              <w:rPr>
                <w:rFonts w:ascii="Arial" w:hAnsi="Arial" w:cs="Arial"/>
                <w:color w:val="FF0000"/>
                <w:sz w:val="16"/>
                <w:szCs w:val="16"/>
                <w:u w:val="single"/>
              </w:rPr>
              <w:t xml:space="preserve"> and [</w:t>
            </w:r>
            <w:r w:rsidRPr="00A57B97">
              <w:rPr>
                <w:rFonts w:ascii="Arial" w:hAnsi="Arial" w:cs="Arial"/>
                <w:noProof/>
                <w:color w:val="FF0000"/>
                <w:position w:val="-12"/>
                <w:sz w:val="16"/>
                <w:szCs w:val="16"/>
                <w:u w:val="single"/>
              </w:rPr>
              <w:object w:dxaOrig="195" w:dyaOrig="345" w14:anchorId="122DBE2E">
                <v:shape id="_x0000_i1072" type="#_x0000_t75" style="width:9.75pt;height:17.25pt" o:ole="">
                  <v:imagedata r:id="rId1756" o:title=""/>
                </v:shape>
                <o:OLEObject Type="Embed" ProgID="Equation.3" ShapeID="_x0000_i1072" DrawAspect="Content" ObjectID="_1713593432" r:id="rId1761"/>
              </w:object>
            </w:r>
            <w:r w:rsidRPr="00A57B97">
              <w:rPr>
                <w:rFonts w:ascii="Arial" w:hAnsi="Arial" w:cs="Arial"/>
                <w:noProof/>
                <w:color w:val="FF0000"/>
                <w:sz w:val="16"/>
                <w:szCs w:val="16"/>
                <w:u w:val="single"/>
              </w:rPr>
              <w:t xml:space="preserve">] </w:t>
            </w:r>
            <w:r w:rsidRPr="00A57B97">
              <w:rPr>
                <w:rFonts w:ascii="Arial" w:hAnsi="Arial" w:cs="Arial"/>
                <w:color w:val="FF0000"/>
                <w:sz w:val="16"/>
                <w:szCs w:val="16"/>
                <w:u w:val="single"/>
              </w:rPr>
              <w:t xml:space="preserve">for </w:t>
            </w:r>
            <w:r w:rsidRPr="00A57B97">
              <w:rPr>
                <w:rFonts w:ascii="Arial" w:hAnsi="Arial" w:cs="Arial"/>
                <w:i/>
                <w:iCs/>
                <w:color w:val="FF0000"/>
                <w:sz w:val="16"/>
                <w:szCs w:val="16"/>
                <w:u w:val="single"/>
              </w:rPr>
              <w:t>n</w:t>
            </w:r>
            <w:r w:rsidRPr="00A57B97">
              <w:rPr>
                <w:rFonts w:ascii="Arial" w:hAnsi="Arial" w:cs="Arial"/>
                <w:color w:val="FF0000"/>
                <w:sz w:val="16"/>
                <w:szCs w:val="16"/>
                <w:u w:val="single"/>
              </w:rPr>
              <w:t xml:space="preserve">-th slot, </w:t>
            </w:r>
            <m:oMath>
              <m:r>
                <w:rPr>
                  <w:rFonts w:ascii="Cambria Math" w:hAnsi="Cambria Math" w:cs="Arial"/>
                  <w:color w:val="4472C4"/>
                  <w:sz w:val="16"/>
                  <w:szCs w:val="16"/>
                  <w:u w:val="single"/>
                </w:rPr>
                <m:t>n=1,2,…</m:t>
              </m:r>
            </m:oMath>
            <w:r w:rsidRPr="00A57B97">
              <w:rPr>
                <w:rFonts w:ascii="Arial" w:eastAsia="MS Mincho" w:hAnsi="Arial" w:cs="Arial"/>
                <w:i/>
                <w:iCs/>
                <w:color w:val="4472C4"/>
                <w:sz w:val="16"/>
                <w:szCs w:val="16"/>
                <w:u w:val="single"/>
                <w:lang w:val="en-US" w:eastAsia="zh-CN"/>
              </w:rPr>
              <w:t>numberOfSlotsTBoMS-1</w:t>
            </w:r>
            <w:r w:rsidRPr="00A57B97">
              <w:rPr>
                <w:rFonts w:ascii="Arial" w:eastAsia="MS Mincho" w:hAnsi="Arial" w:cs="Arial"/>
                <w:i/>
                <w:iCs/>
                <w:color w:val="FF0000"/>
                <w:sz w:val="16"/>
                <w:szCs w:val="16"/>
                <w:u w:val="single"/>
                <w:lang w:val="en-US" w:eastAsia="zh-CN"/>
              </w:rPr>
              <w:t>,</w:t>
            </w:r>
            <w:r w:rsidRPr="00A57B97">
              <w:rPr>
                <w:rFonts w:ascii="Arial" w:eastAsia="MS Mincho" w:hAnsi="Arial" w:cs="Arial"/>
                <w:color w:val="FF0000"/>
                <w:sz w:val="16"/>
                <w:szCs w:val="16"/>
                <w:u w:val="single"/>
                <w:lang w:val="en-US" w:eastAsia="zh-CN"/>
              </w:rPr>
              <w:t xml:space="preserve"> is the bit next to the last selected bit by the bit selection in the previous slot assuming the UCI is not multiplexed</w:t>
            </w:r>
            <w:r w:rsidRPr="00A57B97">
              <w:rPr>
                <w:rFonts w:ascii="Arial" w:hAnsi="Arial" w:cs="Arial"/>
                <w:sz w:val="16"/>
                <w:szCs w:val="16"/>
                <w:lang w:eastAsia="zh-CN"/>
              </w:rPr>
              <w:t xml:space="preserve">: </w:t>
            </w:r>
          </w:p>
        </w:tc>
      </w:tr>
    </w:tbl>
    <w:p w14:paraId="04012818" w14:textId="77777777" w:rsidR="00A57B97" w:rsidRPr="001F1425" w:rsidRDefault="00A57B97" w:rsidP="00A57B97">
      <w:pPr>
        <w:rPr>
          <w:lang w:eastAsia="x-none"/>
        </w:rPr>
      </w:pPr>
    </w:p>
    <w:p w14:paraId="19C83A5E" w14:textId="4295CE30" w:rsidR="00C87245" w:rsidRPr="00C87245" w:rsidRDefault="002328C4" w:rsidP="00C87245">
      <w:pPr>
        <w:rPr>
          <w:b/>
          <w:bCs/>
          <w:lang w:eastAsia="x-none"/>
        </w:rPr>
      </w:pPr>
      <w:hyperlink r:id="rId1762" w:history="1">
        <w:r w:rsidR="004371F4">
          <w:rPr>
            <w:rStyle w:val="Hyperlink"/>
            <w:b/>
            <w:bCs/>
            <w:lang w:eastAsia="x-none"/>
          </w:rPr>
          <w:t>R1-2202638</w:t>
        </w:r>
      </w:hyperlink>
      <w:r w:rsidR="00C87245" w:rsidRPr="00C87245">
        <w:rPr>
          <w:b/>
          <w:bCs/>
          <w:lang w:eastAsia="x-none"/>
        </w:rPr>
        <w:tab/>
        <w:t>FL summary #2 of TB processing over multi-slot PUSCH (AI 8.8.1.2)</w:t>
      </w:r>
      <w:r w:rsidR="00C87245" w:rsidRPr="00C87245">
        <w:rPr>
          <w:b/>
          <w:bCs/>
          <w:lang w:eastAsia="x-none"/>
        </w:rPr>
        <w:tab/>
        <w:t>Moderator (Nokia)</w:t>
      </w:r>
    </w:p>
    <w:p w14:paraId="0371B0A9" w14:textId="6D62ADFD" w:rsidR="00C87245" w:rsidRDefault="00C87245" w:rsidP="00C87245">
      <w:pPr>
        <w:rPr>
          <w:lang w:eastAsia="x-none"/>
        </w:rPr>
      </w:pPr>
      <w:r>
        <w:rPr>
          <w:lang w:eastAsia="x-none"/>
        </w:rPr>
        <w:t>From Feb 24</w:t>
      </w:r>
      <w:r w:rsidRPr="00C87245">
        <w:rPr>
          <w:vertAlign w:val="superscript"/>
          <w:lang w:eastAsia="x-none"/>
        </w:rPr>
        <w:t>th</w:t>
      </w:r>
      <w:r>
        <w:rPr>
          <w:lang w:eastAsia="x-none"/>
        </w:rPr>
        <w:t xml:space="preserve"> GTW session</w:t>
      </w:r>
    </w:p>
    <w:p w14:paraId="287EF3C5" w14:textId="77777777" w:rsidR="00C87245" w:rsidRPr="00C87245" w:rsidRDefault="00C87245" w:rsidP="00C87245">
      <w:pPr>
        <w:rPr>
          <w:rFonts w:ascii="Times New Roman" w:hAnsi="Times New Roman"/>
          <w:highlight w:val="green"/>
          <w:lang w:val="en-US"/>
        </w:rPr>
      </w:pPr>
      <w:r w:rsidRPr="00C87245">
        <w:rPr>
          <w:rFonts w:ascii="Times New Roman" w:hAnsi="Times New Roman"/>
          <w:highlight w:val="green"/>
          <w:lang w:val="en-US"/>
        </w:rPr>
        <w:t>Agreement</w:t>
      </w:r>
    </w:p>
    <w:p w14:paraId="295A8729" w14:textId="2DDDCF52" w:rsidR="00C87245" w:rsidRPr="00C87245" w:rsidRDefault="00C87245" w:rsidP="00C87245">
      <w:pPr>
        <w:rPr>
          <w:rFonts w:ascii="Times New Roman" w:eastAsia="SimSun" w:hAnsi="Times New Roman"/>
          <w:iCs/>
          <w:lang w:eastAsia="ja-JP"/>
        </w:rPr>
      </w:pPr>
      <w:r w:rsidRPr="00C87245">
        <w:rPr>
          <w:rFonts w:ascii="Times New Roman" w:eastAsia="SimSun" w:hAnsi="Times New Roman"/>
          <w:iCs/>
          <w:lang w:eastAsia="ja-JP"/>
        </w:rPr>
        <w:t xml:space="preserve">The index of the starting coded bit in the circular buffer for the </w:t>
      </w:r>
      <m:oMath>
        <m:r>
          <m:rPr>
            <m:sty m:val="p"/>
          </m:rPr>
          <w:rPr>
            <w:rFonts w:ascii="Cambria Math" w:eastAsia="SimSun" w:hAnsi="Cambria Math"/>
            <w:lang w:eastAsia="ja-JP"/>
          </w:rPr>
          <m:t>n</m:t>
        </m:r>
      </m:oMath>
      <w:r w:rsidRPr="00C87245">
        <w:rPr>
          <w:rFonts w:ascii="Times New Roman" w:eastAsia="SimSun" w:hAnsi="Times New Roman"/>
          <w:iCs/>
          <w:lang w:eastAsia="ja-JP"/>
        </w:rPr>
        <w:t xml:space="preserve">-th slot of a single TBoMS, i.e., </w:t>
      </w:r>
      <m:oMath>
        <m:sSub>
          <m:sSubPr>
            <m:ctrlPr>
              <w:rPr>
                <w:rFonts w:ascii="Cambria Math" w:eastAsia="SimSun" w:hAnsi="Cambria Math"/>
                <w:iCs/>
                <w:lang w:eastAsia="ja-JP"/>
              </w:rPr>
            </m:ctrlPr>
          </m:sSubPr>
          <m:e>
            <m:r>
              <m:rPr>
                <m:sty m:val="p"/>
              </m:rPr>
              <w:rPr>
                <w:rFonts w:ascii="Cambria Math" w:eastAsia="SimSun" w:hAnsi="Cambria Math"/>
                <w:lang w:eastAsia="ja-JP"/>
              </w:rPr>
              <m:t>s</m:t>
            </m:r>
          </m:e>
          <m:sub>
            <m:r>
              <m:rPr>
                <m:sty m:val="p"/>
              </m:rPr>
              <w:rPr>
                <w:rFonts w:ascii="Cambria Math" w:eastAsia="SimSun" w:hAnsi="Cambria Math"/>
                <w:lang w:eastAsia="ja-JP"/>
              </w:rPr>
              <m:t>n</m:t>
            </m:r>
          </m:sub>
        </m:sSub>
      </m:oMath>
      <w:r w:rsidRPr="00C87245">
        <w:rPr>
          <w:rFonts w:ascii="Times New Roman" w:eastAsia="SimSun" w:hAnsi="Times New Roman"/>
          <w:iCs/>
          <w:lang w:eastAsia="ja-JP"/>
        </w:rPr>
        <w:t xml:space="preserve">, is calculated as </w:t>
      </w:r>
    </w:p>
    <w:p w14:paraId="11000B63" w14:textId="261A9A31" w:rsidR="00C87245" w:rsidRPr="00C87245" w:rsidRDefault="00C87245" w:rsidP="00C87245">
      <w:pPr>
        <w:rPr>
          <w:rFonts w:ascii="Times New Roman" w:eastAsia="SimSun" w:hAnsi="Times New Roman"/>
          <w:i/>
          <w:vertAlign w:val="subscript"/>
          <w:lang w:eastAsia="ja-JP"/>
        </w:rPr>
      </w:pPr>
      <w:r w:rsidRPr="00C87245">
        <w:rPr>
          <w:rFonts w:ascii="Times New Roman" w:eastAsia="SimSun" w:hAnsi="Times New Roman"/>
          <w:i/>
          <w:lang w:eastAsia="ja-JP"/>
        </w:rPr>
        <w:tab/>
      </w:r>
      <m:oMath>
        <m:sSub>
          <m:sSubPr>
            <m:ctrlPr>
              <w:rPr>
                <w:rFonts w:ascii="Cambria Math" w:eastAsia="SimSun" w:hAnsi="Cambria Math"/>
                <w:i/>
                <w:lang w:eastAsia="ja-JP"/>
              </w:rPr>
            </m:ctrlPr>
          </m:sSubPr>
          <m:e>
            <m:r>
              <w:rPr>
                <w:rFonts w:ascii="Cambria Math" w:eastAsia="SimSun" w:hAnsi="Cambria Math"/>
                <w:lang w:eastAsia="ja-JP"/>
              </w:rPr>
              <m:t>s</m:t>
            </m:r>
          </m:e>
          <m:sub>
            <m:r>
              <w:rPr>
                <w:rFonts w:ascii="Cambria Math" w:eastAsia="SimSun" w:hAnsi="Cambria Math"/>
                <w:lang w:eastAsia="ja-JP"/>
              </w:rPr>
              <m:t>n</m:t>
            </m:r>
          </m:sub>
        </m:sSub>
        <m:r>
          <w:rPr>
            <w:rFonts w:ascii="Cambria Math" w:eastAsia="SimSun" w:hAnsi="Cambria Math"/>
            <w:lang w:eastAsia="ja-JP"/>
          </w:rPr>
          <m:t>=</m:t>
        </m:r>
        <m:d>
          <m:dPr>
            <m:begChr m:val="{"/>
            <m:endChr m:val=""/>
            <m:ctrlPr>
              <w:rPr>
                <w:rFonts w:ascii="Cambria Math" w:eastAsia="SimSun" w:hAnsi="Cambria Math"/>
                <w:i/>
                <w:lang w:eastAsia="ja-JP"/>
              </w:rPr>
            </m:ctrlPr>
          </m:dPr>
          <m:e>
            <m:m>
              <m:mPr>
                <m:mcs>
                  <m:mc>
                    <m:mcPr>
                      <m:count m:val="2"/>
                      <m:mcJc m:val="center"/>
                    </m:mcPr>
                  </m:mc>
                </m:mcs>
                <m:ctrlPr>
                  <w:rPr>
                    <w:rFonts w:ascii="Cambria Math" w:eastAsia="SimSun" w:hAnsi="Cambria Math"/>
                    <w:i/>
                    <w:lang w:eastAsia="ja-JP"/>
                  </w:rPr>
                </m:ctrlPr>
              </m:mPr>
              <m:mr>
                <m:e>
                  <m:sSub>
                    <m:sSubPr>
                      <m:ctrlPr>
                        <w:rPr>
                          <w:rFonts w:ascii="Cambria Math" w:eastAsia="SimSun" w:hAnsi="Cambria Math"/>
                          <w:i/>
                          <w:lang w:eastAsia="ja-JP"/>
                        </w:rPr>
                      </m:ctrlPr>
                    </m:sSubPr>
                    <m:e>
                      <m:r>
                        <w:rPr>
                          <w:rFonts w:ascii="Cambria Math" w:eastAsia="SimSun" w:hAnsi="Cambria Math"/>
                          <w:lang w:eastAsia="ja-JP"/>
                        </w:rPr>
                        <m:t>k</m:t>
                      </m:r>
                    </m:e>
                    <m:sub>
                      <m:r>
                        <w:rPr>
                          <w:rFonts w:ascii="Cambria Math" w:eastAsia="SimSun" w:hAnsi="Cambria Math"/>
                          <w:lang w:eastAsia="ja-JP"/>
                        </w:rPr>
                        <m:t>0</m:t>
                      </m:r>
                    </m:sub>
                  </m:sSub>
                </m:e>
                <m:e>
                  <m:r>
                    <w:rPr>
                      <w:rFonts w:ascii="Cambria Math" w:eastAsia="SimSun" w:hAnsi="Cambria Math"/>
                      <w:lang w:eastAsia="ja-JP"/>
                    </w:rPr>
                    <m:t>n=0</m:t>
                  </m:r>
                </m:e>
              </m:mr>
              <m:mr>
                <m:e>
                  <m:sSub>
                    <m:sSubPr>
                      <m:ctrlPr>
                        <w:rPr>
                          <w:rFonts w:ascii="Cambria Math" w:eastAsia="SimSun" w:hAnsi="Cambria Math"/>
                          <w:i/>
                          <w:lang w:eastAsia="ja-JP"/>
                        </w:rPr>
                      </m:ctrlPr>
                    </m:sSubPr>
                    <m:e>
                      <m:r>
                        <w:rPr>
                          <w:rFonts w:ascii="Cambria Math" w:eastAsia="SimSun" w:hAnsi="Cambria Math"/>
                          <w:lang w:eastAsia="ja-JP"/>
                        </w:rPr>
                        <m:t>(s</m:t>
                      </m:r>
                    </m:e>
                    <m:sub>
                      <m:r>
                        <w:rPr>
                          <w:rFonts w:ascii="Cambria Math" w:eastAsia="SimSun" w:hAnsi="Cambria Math"/>
                          <w:lang w:eastAsia="ja-JP"/>
                        </w:rPr>
                        <m:t>n-1</m:t>
                      </m:r>
                    </m:sub>
                  </m:sSub>
                  <m:r>
                    <w:rPr>
                      <w:rFonts w:ascii="Cambria Math" w:eastAsia="SimSun" w:hAnsi="Cambria Math"/>
                      <w:lang w:eastAsia="ja-JP"/>
                    </w:rPr>
                    <m:t>+H+</m:t>
                  </m:r>
                  <m:sSub>
                    <m:sSubPr>
                      <m:ctrlPr>
                        <w:rPr>
                          <w:rFonts w:ascii="Cambria Math" w:eastAsia="SimSun" w:hAnsi="Cambria Math"/>
                          <w:i/>
                          <w:lang w:eastAsia="ja-JP"/>
                        </w:rPr>
                      </m:ctrlPr>
                    </m:sSubPr>
                    <m:e>
                      <m:r>
                        <w:rPr>
                          <w:rFonts w:ascii="Cambria Math" w:eastAsia="SimSun" w:hAnsi="Cambria Math"/>
                          <w:lang w:eastAsia="ja-JP"/>
                        </w:rPr>
                        <m:t>τ</m:t>
                      </m:r>
                    </m:e>
                    <m:sub>
                      <m:r>
                        <w:rPr>
                          <w:rFonts w:ascii="Cambria Math" w:eastAsia="SimSun" w:hAnsi="Cambria Math"/>
                          <w:lang w:eastAsia="ja-JP"/>
                        </w:rPr>
                        <m:t>n-1</m:t>
                      </m:r>
                    </m:sub>
                  </m:sSub>
                  <m:r>
                    <w:rPr>
                      <w:rFonts w:ascii="Cambria Math" w:eastAsia="SimSun" w:hAnsi="Cambria Math"/>
                      <w:lang w:eastAsia="ja-JP"/>
                    </w:rPr>
                    <m:t xml:space="preserve">)mod </m:t>
                  </m:r>
                  <m:sSub>
                    <m:sSubPr>
                      <m:ctrlPr>
                        <w:rPr>
                          <w:rFonts w:ascii="Cambria Math" w:eastAsia="SimSun" w:hAnsi="Cambria Math"/>
                          <w:i/>
                          <w:lang w:eastAsia="ja-JP"/>
                        </w:rPr>
                      </m:ctrlPr>
                    </m:sSubPr>
                    <m:e>
                      <m:r>
                        <w:rPr>
                          <w:rFonts w:ascii="Cambria Math" w:eastAsia="SimSun" w:hAnsi="Cambria Math"/>
                          <w:lang w:eastAsia="ja-JP"/>
                        </w:rPr>
                        <m:t>N</m:t>
                      </m:r>
                    </m:e>
                    <m:sub>
                      <m:r>
                        <w:rPr>
                          <w:rFonts w:ascii="Cambria Math" w:eastAsia="SimSun" w:hAnsi="Cambria Math"/>
                          <w:lang w:eastAsia="ja-JP"/>
                        </w:rPr>
                        <m:t>cb</m:t>
                      </m:r>
                    </m:sub>
                  </m:sSub>
                </m:e>
                <m:e>
                  <m:r>
                    <w:rPr>
                      <w:rFonts w:ascii="Cambria Math" w:eastAsia="SimSun" w:hAnsi="Cambria Math"/>
                      <w:lang w:eastAsia="ja-JP"/>
                    </w:rPr>
                    <m:t>n=1, …,N-1</m:t>
                  </m:r>
                </m:e>
              </m:mr>
            </m:m>
          </m:e>
        </m:d>
      </m:oMath>
    </w:p>
    <w:p w14:paraId="49C18020" w14:textId="77777777" w:rsidR="00C87245" w:rsidRPr="00C87245" w:rsidRDefault="00C87245" w:rsidP="00C87245">
      <w:pPr>
        <w:rPr>
          <w:rFonts w:ascii="Times New Roman" w:eastAsia="SimSun" w:hAnsi="Times New Roman"/>
          <w:iCs/>
          <w:lang w:eastAsia="ja-JP"/>
        </w:rPr>
      </w:pPr>
      <w:r w:rsidRPr="00C87245">
        <w:rPr>
          <w:rFonts w:ascii="Times New Roman" w:eastAsia="SimSun" w:hAnsi="Times New Roman"/>
          <w:iCs/>
          <w:lang w:eastAsia="ja-JP"/>
        </w:rPr>
        <w:t>Where:</w:t>
      </w:r>
    </w:p>
    <w:p w14:paraId="1F5D1715" w14:textId="3937B91D" w:rsidR="00C87245" w:rsidRPr="00A26D3E" w:rsidRDefault="00C87245" w:rsidP="00F44FD9">
      <w:pPr>
        <w:pStyle w:val="ListParagraph"/>
        <w:numPr>
          <w:ilvl w:val="0"/>
          <w:numId w:val="125"/>
        </w:numPr>
        <w:rPr>
          <w:iCs/>
        </w:rPr>
      </w:pPr>
      <w:r w:rsidRPr="00A26D3E">
        <w:rPr>
          <w:i/>
        </w:rPr>
        <w:t>k</w:t>
      </w:r>
      <w:r w:rsidRPr="00A26D3E">
        <w:rPr>
          <w:iCs/>
          <w:vertAlign w:val="subscript"/>
        </w:rPr>
        <w:t xml:space="preserve">0 </w:t>
      </w:r>
      <w:r w:rsidRPr="00A26D3E">
        <w:rPr>
          <w:iCs/>
        </w:rPr>
        <w:t>is given by Table 5.4.2.1-2.</w:t>
      </w:r>
    </w:p>
    <w:p w14:paraId="514B30BB" w14:textId="12E5ECE0" w:rsidR="00C87245" w:rsidRPr="00A26D3E" w:rsidRDefault="00C87245" w:rsidP="00F44FD9">
      <w:pPr>
        <w:pStyle w:val="ListParagraph"/>
        <w:numPr>
          <w:ilvl w:val="0"/>
          <w:numId w:val="125"/>
        </w:numPr>
        <w:rPr>
          <w:iCs/>
        </w:rPr>
      </w:pPr>
      <m:oMath>
        <m:r>
          <m:rPr>
            <m:sty m:val="p"/>
          </m:rPr>
          <w:rPr>
            <w:rFonts w:ascii="Cambria Math" w:hAnsi="Cambria Math"/>
          </w:rPr>
          <m:t>N</m:t>
        </m:r>
      </m:oMath>
      <w:r w:rsidRPr="00A26D3E">
        <w:rPr>
          <w:iCs/>
        </w:rPr>
        <w:t xml:space="preserve"> is the number of slots allocated for TBoMS</w:t>
      </w:r>
    </w:p>
    <w:p w14:paraId="4C99674D" w14:textId="34DDAA1C" w:rsidR="00C87245" w:rsidRPr="00A26D3E" w:rsidRDefault="002328C4" w:rsidP="00F44FD9">
      <w:pPr>
        <w:pStyle w:val="ListParagraph"/>
        <w:numPr>
          <w:ilvl w:val="0"/>
          <w:numId w:val="125"/>
        </w:numPr>
        <w:rPr>
          <w:iCs/>
        </w:rPr>
      </w:pPr>
      <m:oMath>
        <m:sSub>
          <m:sSubPr>
            <m:ctrlPr>
              <w:rPr>
                <w:rFonts w:ascii="Cambria Math" w:hAnsi="Cambria Math"/>
                <w:iCs/>
                <w:lang w:eastAsia="zh-CN"/>
              </w:rPr>
            </m:ctrlPr>
          </m:sSubPr>
          <m:e>
            <m:r>
              <m:rPr>
                <m:sty m:val="p"/>
              </m:rPr>
              <w:rPr>
                <w:rFonts w:ascii="Cambria Math" w:hAnsi="Cambria Math"/>
                <w:lang w:eastAsia="zh-CN"/>
              </w:rPr>
              <m:t>N</m:t>
            </m:r>
          </m:e>
          <m:sub>
            <m:r>
              <m:rPr>
                <m:sty m:val="p"/>
              </m:rPr>
              <w:rPr>
                <w:rFonts w:ascii="Cambria Math" w:hAnsi="Cambria Math"/>
                <w:lang w:eastAsia="zh-CN"/>
              </w:rPr>
              <m:t>cb</m:t>
            </m:r>
          </m:sub>
        </m:sSub>
      </m:oMath>
      <w:r w:rsidR="00C87245" w:rsidRPr="00A26D3E">
        <w:rPr>
          <w:iCs/>
          <w:lang w:eastAsia="zh-CN"/>
        </w:rPr>
        <w:t xml:space="preserve"> </w:t>
      </w:r>
      <w:r w:rsidR="00C87245" w:rsidRPr="00A26D3E">
        <w:rPr>
          <w:iCs/>
        </w:rPr>
        <w:t>is the length of circular buffer</w:t>
      </w:r>
    </w:p>
    <w:p w14:paraId="341CC7FF" w14:textId="3AE00E52" w:rsidR="00C87245" w:rsidRPr="00A26D3E" w:rsidRDefault="00C87245" w:rsidP="00F44FD9">
      <w:pPr>
        <w:pStyle w:val="ListParagraph"/>
        <w:numPr>
          <w:ilvl w:val="0"/>
          <w:numId w:val="125"/>
        </w:numPr>
        <w:rPr>
          <w:iCs/>
        </w:rPr>
      </w:pPr>
      <m:oMath>
        <m:r>
          <m:rPr>
            <m:sty m:val="p"/>
          </m:rPr>
          <w:rPr>
            <w:rFonts w:ascii="Cambria Math" w:hAnsi="Cambria Math"/>
          </w:rPr>
          <m:t>H</m:t>
        </m:r>
      </m:oMath>
      <w:r w:rsidRPr="00A26D3E">
        <w:rPr>
          <w:iCs/>
        </w:rPr>
        <w:t xml:space="preserve"> is the total number of coded bits available for transmission of the TB in a slot allocated for TBoMS, assuming no UCI multiplexing</w:t>
      </w:r>
    </w:p>
    <w:p w14:paraId="4F313F01" w14:textId="42D1FA03" w:rsidR="00C87245" w:rsidRPr="00A26D3E" w:rsidRDefault="002328C4" w:rsidP="00F44FD9">
      <w:pPr>
        <w:pStyle w:val="ListParagraph"/>
        <w:numPr>
          <w:ilvl w:val="0"/>
          <w:numId w:val="125"/>
        </w:numPr>
        <w:rPr>
          <w:iCs/>
        </w:rPr>
      </w:pPr>
      <m:oMath>
        <m:sSub>
          <m:sSubPr>
            <m:ctrlPr>
              <w:rPr>
                <w:rFonts w:ascii="Cambria Math" w:hAnsi="Cambria Math"/>
                <w:iCs/>
              </w:rPr>
            </m:ctrlPr>
          </m:sSubPr>
          <m:e>
            <m:r>
              <m:rPr>
                <m:sty m:val="p"/>
              </m:rPr>
              <w:rPr>
                <w:rFonts w:ascii="Cambria Math" w:hAnsi="Cambria Math"/>
              </w:rPr>
              <m:t>τ</m:t>
            </m:r>
          </m:e>
          <m:sub>
            <m:r>
              <m:rPr>
                <m:sty m:val="p"/>
              </m:rPr>
              <w:rPr>
                <w:rFonts w:ascii="Cambria Math" w:hAnsi="Cambria Math"/>
              </w:rPr>
              <m:t>n-1</m:t>
            </m:r>
          </m:sub>
        </m:sSub>
      </m:oMath>
      <w:r w:rsidR="00C87245" w:rsidRPr="00A26D3E">
        <w:rPr>
          <w:iCs/>
        </w:rPr>
        <w:t xml:space="preserve"> is the number of filler bits that would be skipped in the bit selection step, assuming no UCI multiplexing, in the </w:t>
      </w:r>
      <m:oMath>
        <m:d>
          <m:dPr>
            <m:ctrlPr>
              <w:rPr>
                <w:rFonts w:ascii="Cambria Math" w:hAnsi="Cambria Math"/>
                <w:iCs/>
              </w:rPr>
            </m:ctrlPr>
          </m:dPr>
          <m:e>
            <m:r>
              <m:rPr>
                <m:sty m:val="p"/>
              </m:rPr>
              <w:rPr>
                <w:rFonts w:ascii="Cambria Math" w:hAnsi="Cambria Math"/>
              </w:rPr>
              <m:t>n-1</m:t>
            </m:r>
          </m:e>
        </m:d>
      </m:oMath>
      <w:r w:rsidR="00C87245" w:rsidRPr="00A26D3E">
        <w:rPr>
          <w:iCs/>
        </w:rPr>
        <w:t>-th slot allocated for TBoMS, if any.</w:t>
      </w:r>
    </w:p>
    <w:p w14:paraId="659F4335" w14:textId="6FA671E5" w:rsidR="00C87245" w:rsidRPr="00C87245" w:rsidRDefault="00C87245" w:rsidP="00C87245">
      <w:pPr>
        <w:rPr>
          <w:rFonts w:ascii="Times New Roman" w:hAnsi="Times New Roman"/>
          <w:iCs/>
          <w:lang w:val="en-US"/>
        </w:rPr>
      </w:pPr>
      <w:r w:rsidRPr="00C87245">
        <w:rPr>
          <w:rFonts w:ascii="Times New Roman" w:eastAsia="SimSun" w:hAnsi="Times New Roman"/>
          <w:iCs/>
        </w:rPr>
        <w:t xml:space="preserve">Note: this equation describes the logic of the determining the starting coded bit in bit selection for TBoMS slot; decision on where and how to capture this or wording that is equivalent in TS 38.212 is up to the </w:t>
      </w:r>
      <w:r>
        <w:rPr>
          <w:rFonts w:ascii="Times New Roman" w:eastAsia="SimSun" w:hAnsi="Times New Roman"/>
          <w:iCs/>
        </w:rPr>
        <w:t>e</w:t>
      </w:r>
      <w:r w:rsidRPr="00C87245">
        <w:rPr>
          <w:rFonts w:ascii="Times New Roman" w:eastAsia="SimSun" w:hAnsi="Times New Roman"/>
          <w:iCs/>
        </w:rPr>
        <w:t>ditor.</w:t>
      </w:r>
    </w:p>
    <w:p w14:paraId="7DB9AF54" w14:textId="77777777" w:rsidR="00C87245" w:rsidRPr="00C87245" w:rsidRDefault="00C87245" w:rsidP="00C87245">
      <w:pPr>
        <w:rPr>
          <w:rFonts w:ascii="Times New Roman" w:hAnsi="Times New Roman"/>
          <w:lang w:val="en-US" w:eastAsia="x-none"/>
        </w:rPr>
      </w:pPr>
    </w:p>
    <w:p w14:paraId="0FAB3F79" w14:textId="00570D89" w:rsidR="00C87245" w:rsidRDefault="00350678" w:rsidP="00C87245">
      <w:pPr>
        <w:rPr>
          <w:lang w:eastAsia="x-none"/>
        </w:rPr>
      </w:pPr>
      <w:r>
        <w:rPr>
          <w:lang w:eastAsia="x-none"/>
        </w:rPr>
        <w:t>From Feb 28</w:t>
      </w:r>
      <w:r w:rsidRPr="00350678">
        <w:rPr>
          <w:vertAlign w:val="superscript"/>
          <w:lang w:eastAsia="x-none"/>
        </w:rPr>
        <w:t>th</w:t>
      </w:r>
      <w:r>
        <w:rPr>
          <w:lang w:eastAsia="x-none"/>
        </w:rPr>
        <w:t xml:space="preserve"> GTW session</w:t>
      </w:r>
    </w:p>
    <w:p w14:paraId="28815EC9" w14:textId="77777777" w:rsidR="00350678" w:rsidRPr="00350678" w:rsidRDefault="00350678" w:rsidP="00350678">
      <w:pPr>
        <w:rPr>
          <w:u w:val="single"/>
        </w:rPr>
      </w:pPr>
      <w:r w:rsidRPr="00350678">
        <w:rPr>
          <w:u w:val="single"/>
        </w:rPr>
        <w:t>Conclusion</w:t>
      </w:r>
    </w:p>
    <w:p w14:paraId="061E1CB1" w14:textId="47DA8264" w:rsidR="00350678" w:rsidRDefault="00350678" w:rsidP="00350678">
      <w:r w:rsidRPr="00173286">
        <w:t>There is no consensus in RAN1 to support TBoMS for CG-Type 1.</w:t>
      </w:r>
    </w:p>
    <w:p w14:paraId="24C90741" w14:textId="77777777" w:rsidR="00350678" w:rsidRPr="00173286" w:rsidRDefault="00350678" w:rsidP="00350678"/>
    <w:p w14:paraId="4C3F5358" w14:textId="77777777" w:rsidR="00350678" w:rsidRPr="00350678" w:rsidRDefault="00350678" w:rsidP="00350678">
      <w:pPr>
        <w:rPr>
          <w:u w:val="single"/>
        </w:rPr>
      </w:pPr>
      <w:r w:rsidRPr="00350678">
        <w:rPr>
          <w:rFonts w:hint="eastAsia"/>
          <w:u w:val="single"/>
        </w:rPr>
        <w:t>Conclusion</w:t>
      </w:r>
    </w:p>
    <w:p w14:paraId="346D34C8" w14:textId="4CFBC4A5" w:rsidR="00350678" w:rsidRDefault="00350678" w:rsidP="00350678">
      <w:pPr>
        <w:rPr>
          <w:lang w:val="en-US"/>
        </w:rPr>
      </w:pPr>
      <w:r>
        <w:rPr>
          <w:rFonts w:eastAsia="SimSun"/>
          <w:color w:val="000000"/>
          <w:lang w:eastAsia="zh-CN"/>
        </w:rPr>
        <w:t xml:space="preserve">The decision on whether to modify the definition of </w:t>
      </w:r>
      <w:r>
        <w:rPr>
          <w:i/>
          <w:iCs/>
          <w:sz w:val="22"/>
          <w:szCs w:val="22"/>
          <w:lang w:val="en-US"/>
        </w:rPr>
        <w:t xml:space="preserve">G </w:t>
      </w:r>
      <w:r>
        <w:rPr>
          <w:lang w:val="en-US"/>
        </w:rPr>
        <w:t>in Clause 6.2.6</w:t>
      </w:r>
      <w:r>
        <w:rPr>
          <w:color w:val="FF0000"/>
          <w:lang w:val="en-US"/>
        </w:rPr>
        <w:t xml:space="preserve"> </w:t>
      </w:r>
      <w:r>
        <w:rPr>
          <w:lang w:val="en-US"/>
        </w:rPr>
        <w:t>of TS 38.212 such that this parameter is described as the total number of coded bits available for transmission of the transport block in a slot</w:t>
      </w:r>
      <w:r>
        <w:rPr>
          <w:rFonts w:eastAsia="SimSun"/>
          <w:color w:val="000000"/>
          <w:lang w:eastAsia="zh-CN"/>
        </w:rPr>
        <w:t xml:space="preserve"> is left to the Editor’s discretion.</w:t>
      </w:r>
    </w:p>
    <w:p w14:paraId="26AF01A9" w14:textId="77777777" w:rsidR="00350678" w:rsidRPr="00350678" w:rsidRDefault="00350678" w:rsidP="00C87245">
      <w:pPr>
        <w:rPr>
          <w:lang w:val="en-US" w:eastAsia="x-none"/>
        </w:rPr>
      </w:pPr>
    </w:p>
    <w:p w14:paraId="3B6BDE4F" w14:textId="09B376DB" w:rsidR="00A57B97" w:rsidRDefault="00567C73" w:rsidP="00C87245">
      <w:pPr>
        <w:rPr>
          <w:lang w:eastAsia="x-none"/>
        </w:rPr>
      </w:pPr>
      <w:r>
        <w:t xml:space="preserve">Final summary in </w:t>
      </w:r>
      <w:hyperlink r:id="rId1763" w:history="1">
        <w:r w:rsidR="004371F4">
          <w:rPr>
            <w:rStyle w:val="Hyperlink"/>
          </w:rPr>
          <w:t>R1-2202640</w:t>
        </w:r>
      </w:hyperlink>
      <w:r>
        <w:rPr>
          <w:lang w:eastAsia="x-none"/>
        </w:rPr>
        <w:t>.</w:t>
      </w:r>
    </w:p>
    <w:p w14:paraId="0DE46274" w14:textId="77777777" w:rsidR="006B480F" w:rsidRDefault="006B480F" w:rsidP="00A57B97">
      <w:pPr>
        <w:pStyle w:val="Heading4"/>
      </w:pPr>
      <w:bookmarkStart w:id="249" w:name="_Toc95481805"/>
      <w:bookmarkStart w:id="250" w:name="_Toc98334444"/>
      <w:r w:rsidRPr="002F399F">
        <w:t>Joint channel estimation for PUSCH</w:t>
      </w:r>
      <w:bookmarkEnd w:id="249"/>
      <w:bookmarkEnd w:id="250"/>
    </w:p>
    <w:p w14:paraId="1FF45A80" w14:textId="4576A3A0" w:rsidR="006B480F" w:rsidRDefault="002328C4" w:rsidP="006B480F">
      <w:pPr>
        <w:rPr>
          <w:lang w:eastAsia="x-none"/>
        </w:rPr>
      </w:pPr>
      <w:hyperlink r:id="rId1764" w:history="1">
        <w:r w:rsidR="004371F4">
          <w:rPr>
            <w:rStyle w:val="Hyperlink"/>
            <w:lang w:eastAsia="x-none"/>
          </w:rPr>
          <w:t>R1-2200968</w:t>
        </w:r>
      </w:hyperlink>
      <w:r w:rsidR="006B480F">
        <w:rPr>
          <w:lang w:eastAsia="x-none"/>
        </w:rPr>
        <w:tab/>
        <w:t>Discussion on joint channel estimation for PUSCH</w:t>
      </w:r>
      <w:r w:rsidR="006B480F">
        <w:rPr>
          <w:lang w:eastAsia="x-none"/>
        </w:rPr>
        <w:tab/>
        <w:t>Huawei, HiSilicon</w:t>
      </w:r>
    </w:p>
    <w:p w14:paraId="7C409E2A" w14:textId="6BD464DD" w:rsidR="006B480F" w:rsidRDefault="002328C4" w:rsidP="006B480F">
      <w:pPr>
        <w:rPr>
          <w:lang w:eastAsia="x-none"/>
        </w:rPr>
      </w:pPr>
      <w:hyperlink r:id="rId1765" w:history="1">
        <w:r w:rsidR="004371F4">
          <w:rPr>
            <w:rStyle w:val="Hyperlink"/>
            <w:lang w:eastAsia="x-none"/>
          </w:rPr>
          <w:t>R1-2201014</w:t>
        </w:r>
      </w:hyperlink>
      <w:r w:rsidR="006B480F">
        <w:rPr>
          <w:lang w:eastAsia="x-none"/>
        </w:rPr>
        <w:tab/>
        <w:t>Joint channel estimation for PUSCH coverage enhancements</w:t>
      </w:r>
      <w:r w:rsidR="006B480F">
        <w:rPr>
          <w:lang w:eastAsia="x-none"/>
        </w:rPr>
        <w:tab/>
        <w:t>Nokia, Nokia Shanghai Bell</w:t>
      </w:r>
    </w:p>
    <w:p w14:paraId="56009DE7" w14:textId="7FB1D853" w:rsidR="006B480F" w:rsidRDefault="002328C4" w:rsidP="006B480F">
      <w:pPr>
        <w:rPr>
          <w:lang w:eastAsia="x-none"/>
        </w:rPr>
      </w:pPr>
      <w:hyperlink r:id="rId1766" w:history="1">
        <w:r w:rsidR="004371F4">
          <w:rPr>
            <w:rStyle w:val="Hyperlink"/>
            <w:lang w:eastAsia="x-none"/>
          </w:rPr>
          <w:t>R1-2201106</w:t>
        </w:r>
      </w:hyperlink>
      <w:r w:rsidR="006B480F">
        <w:rPr>
          <w:lang w:eastAsia="x-none"/>
        </w:rPr>
        <w:tab/>
        <w:t>Remaining issues on joint channel estimation for PUSCH</w:t>
      </w:r>
      <w:r w:rsidR="006B480F">
        <w:rPr>
          <w:lang w:eastAsia="x-none"/>
        </w:rPr>
        <w:tab/>
        <w:t>vivo</w:t>
      </w:r>
    </w:p>
    <w:p w14:paraId="70B68F71" w14:textId="13450350" w:rsidR="006B480F" w:rsidRDefault="002328C4" w:rsidP="006B480F">
      <w:pPr>
        <w:rPr>
          <w:lang w:eastAsia="x-none"/>
        </w:rPr>
      </w:pPr>
      <w:hyperlink r:id="rId1767" w:history="1">
        <w:r w:rsidR="004371F4">
          <w:rPr>
            <w:rStyle w:val="Hyperlink"/>
            <w:lang w:eastAsia="x-none"/>
          </w:rPr>
          <w:t>R1-2201166</w:t>
        </w:r>
      </w:hyperlink>
      <w:r w:rsidR="006B480F">
        <w:rPr>
          <w:lang w:eastAsia="x-none"/>
        </w:rPr>
        <w:tab/>
        <w:t>Discussion on remaining issues for joint channel estimation for PUSCH</w:t>
      </w:r>
      <w:r w:rsidR="006B480F">
        <w:rPr>
          <w:lang w:eastAsia="x-none"/>
        </w:rPr>
        <w:tab/>
        <w:t>ZTE</w:t>
      </w:r>
    </w:p>
    <w:p w14:paraId="26A9CACD" w14:textId="0EAC804F" w:rsidR="006B480F" w:rsidRDefault="002328C4" w:rsidP="006B480F">
      <w:pPr>
        <w:rPr>
          <w:lang w:eastAsia="x-none"/>
        </w:rPr>
      </w:pPr>
      <w:hyperlink r:id="rId1768" w:history="1">
        <w:r w:rsidR="004371F4">
          <w:rPr>
            <w:rStyle w:val="Hyperlink"/>
            <w:lang w:eastAsia="x-none"/>
          </w:rPr>
          <w:t>R1-2201285</w:t>
        </w:r>
      </w:hyperlink>
      <w:r w:rsidR="006B480F">
        <w:rPr>
          <w:lang w:eastAsia="x-none"/>
        </w:rPr>
        <w:tab/>
        <w:t>Consideration on Joint channel estimation for PUSCH</w:t>
      </w:r>
      <w:r w:rsidR="006B480F">
        <w:rPr>
          <w:lang w:eastAsia="x-none"/>
        </w:rPr>
        <w:tab/>
        <w:t>OPPO</w:t>
      </w:r>
    </w:p>
    <w:p w14:paraId="5AD5F1EA" w14:textId="56D91AF1" w:rsidR="006B480F" w:rsidRDefault="002328C4" w:rsidP="006B480F">
      <w:pPr>
        <w:rPr>
          <w:lang w:eastAsia="x-none"/>
        </w:rPr>
      </w:pPr>
      <w:hyperlink r:id="rId1769" w:history="1">
        <w:r w:rsidR="004371F4">
          <w:rPr>
            <w:rStyle w:val="Hyperlink"/>
            <w:lang w:eastAsia="x-none"/>
          </w:rPr>
          <w:t>R1-2201375</w:t>
        </w:r>
      </w:hyperlink>
      <w:r w:rsidR="006B480F">
        <w:rPr>
          <w:lang w:eastAsia="x-none"/>
        </w:rPr>
        <w:tab/>
        <w:t>Remaining issues on joint channel estimation for PUSCH</w:t>
      </w:r>
      <w:r w:rsidR="006B480F">
        <w:rPr>
          <w:lang w:eastAsia="x-none"/>
        </w:rPr>
        <w:tab/>
        <w:t>CATT</w:t>
      </w:r>
    </w:p>
    <w:p w14:paraId="5CAE76DF" w14:textId="0016825D" w:rsidR="006B480F" w:rsidRDefault="002328C4" w:rsidP="006B480F">
      <w:pPr>
        <w:rPr>
          <w:lang w:eastAsia="x-none"/>
        </w:rPr>
      </w:pPr>
      <w:hyperlink r:id="rId1770" w:history="1">
        <w:r w:rsidR="004371F4">
          <w:rPr>
            <w:rStyle w:val="Hyperlink"/>
            <w:lang w:eastAsia="x-none"/>
          </w:rPr>
          <w:t>R1-2201434</w:t>
        </w:r>
      </w:hyperlink>
      <w:r w:rsidR="006B480F">
        <w:rPr>
          <w:lang w:eastAsia="x-none"/>
        </w:rPr>
        <w:tab/>
        <w:t>Discussion on joint channel estimation for PUSCH</w:t>
      </w:r>
      <w:r w:rsidR="006B480F">
        <w:rPr>
          <w:lang w:eastAsia="x-none"/>
        </w:rPr>
        <w:tab/>
        <w:t>Panasonic Corporation</w:t>
      </w:r>
    </w:p>
    <w:p w14:paraId="2C133330" w14:textId="32E561A4" w:rsidR="006B480F" w:rsidRDefault="002328C4" w:rsidP="006B480F">
      <w:pPr>
        <w:rPr>
          <w:lang w:eastAsia="x-none"/>
        </w:rPr>
      </w:pPr>
      <w:hyperlink r:id="rId1771" w:history="1">
        <w:r w:rsidR="004371F4">
          <w:rPr>
            <w:rStyle w:val="Hyperlink"/>
            <w:lang w:eastAsia="x-none"/>
          </w:rPr>
          <w:t>R1-2201443</w:t>
        </w:r>
      </w:hyperlink>
      <w:r w:rsidR="006B480F">
        <w:rPr>
          <w:lang w:eastAsia="x-none"/>
        </w:rPr>
        <w:tab/>
        <w:t>Remaining issues on joint channel estimation</w:t>
      </w:r>
      <w:r w:rsidR="006B480F">
        <w:rPr>
          <w:lang w:eastAsia="x-none"/>
        </w:rPr>
        <w:tab/>
        <w:t>China Telecom</w:t>
      </w:r>
    </w:p>
    <w:p w14:paraId="3C320834" w14:textId="585BE9EF" w:rsidR="006B480F" w:rsidRDefault="002328C4" w:rsidP="006B480F">
      <w:pPr>
        <w:rPr>
          <w:lang w:eastAsia="x-none"/>
        </w:rPr>
      </w:pPr>
      <w:hyperlink r:id="rId1772" w:history="1">
        <w:r w:rsidR="004371F4">
          <w:rPr>
            <w:rStyle w:val="Hyperlink"/>
            <w:lang w:eastAsia="x-none"/>
          </w:rPr>
          <w:t>R1-2201489</w:t>
        </w:r>
      </w:hyperlink>
      <w:r w:rsidR="006B480F">
        <w:rPr>
          <w:lang w:eastAsia="x-none"/>
        </w:rPr>
        <w:tab/>
        <w:t>Remaining issues on joint channel estimation for PUSCH</w:t>
      </w:r>
      <w:r w:rsidR="006B480F">
        <w:rPr>
          <w:lang w:eastAsia="x-none"/>
        </w:rPr>
        <w:tab/>
        <w:t>NTT DOCOMO, INC.</w:t>
      </w:r>
    </w:p>
    <w:p w14:paraId="66718622" w14:textId="01E64D3A" w:rsidR="006B480F" w:rsidRDefault="002328C4" w:rsidP="006B480F">
      <w:pPr>
        <w:rPr>
          <w:lang w:eastAsia="x-none"/>
        </w:rPr>
      </w:pPr>
      <w:hyperlink r:id="rId1773" w:history="1">
        <w:r w:rsidR="004371F4">
          <w:rPr>
            <w:rStyle w:val="Hyperlink"/>
            <w:lang w:eastAsia="x-none"/>
          </w:rPr>
          <w:t>R1-2201555</w:t>
        </w:r>
      </w:hyperlink>
      <w:r w:rsidR="006B480F">
        <w:rPr>
          <w:lang w:eastAsia="x-none"/>
        </w:rPr>
        <w:tab/>
        <w:t>Discussion on joint channel estimation for PUSCH</w:t>
      </w:r>
      <w:r w:rsidR="006B480F">
        <w:rPr>
          <w:lang w:eastAsia="x-none"/>
        </w:rPr>
        <w:tab/>
        <w:t>Spreadtrum Communications</w:t>
      </w:r>
    </w:p>
    <w:p w14:paraId="2C33BEFD" w14:textId="3FA251AF" w:rsidR="006B480F" w:rsidRDefault="002328C4" w:rsidP="006B480F">
      <w:pPr>
        <w:rPr>
          <w:lang w:eastAsia="x-none"/>
        </w:rPr>
      </w:pPr>
      <w:hyperlink r:id="rId1774" w:history="1">
        <w:r w:rsidR="004371F4">
          <w:rPr>
            <w:rStyle w:val="Hyperlink"/>
            <w:lang w:eastAsia="x-none"/>
          </w:rPr>
          <w:t>R1-2201659</w:t>
        </w:r>
      </w:hyperlink>
      <w:r w:rsidR="006B480F">
        <w:rPr>
          <w:lang w:eastAsia="x-none"/>
        </w:rPr>
        <w:tab/>
        <w:t>Discussion on joint channel estimation</w:t>
      </w:r>
      <w:r w:rsidR="006B480F">
        <w:rPr>
          <w:lang w:eastAsia="x-none"/>
        </w:rPr>
        <w:tab/>
        <w:t>InterDigital, Inc.</w:t>
      </w:r>
    </w:p>
    <w:p w14:paraId="5832B452" w14:textId="43375F68" w:rsidR="006B480F" w:rsidRDefault="002328C4" w:rsidP="006B480F">
      <w:pPr>
        <w:rPr>
          <w:lang w:eastAsia="x-none"/>
        </w:rPr>
      </w:pPr>
      <w:hyperlink r:id="rId1775" w:history="1">
        <w:r w:rsidR="004371F4">
          <w:rPr>
            <w:rStyle w:val="Hyperlink"/>
            <w:lang w:eastAsia="x-none"/>
          </w:rPr>
          <w:t>R1-2201710</w:t>
        </w:r>
      </w:hyperlink>
      <w:r w:rsidR="006B480F">
        <w:rPr>
          <w:lang w:eastAsia="x-none"/>
        </w:rPr>
        <w:tab/>
        <w:t>Remaining details on joint channel estimation for PUSCH</w:t>
      </w:r>
      <w:r w:rsidR="006B480F">
        <w:rPr>
          <w:lang w:eastAsia="x-none"/>
        </w:rPr>
        <w:tab/>
        <w:t>Intel Corporation</w:t>
      </w:r>
    </w:p>
    <w:p w14:paraId="2C3C8169" w14:textId="3EC3228C" w:rsidR="006B480F" w:rsidRDefault="002328C4" w:rsidP="006B480F">
      <w:pPr>
        <w:rPr>
          <w:lang w:eastAsia="x-none"/>
        </w:rPr>
      </w:pPr>
      <w:hyperlink r:id="rId1776" w:history="1">
        <w:r w:rsidR="004371F4">
          <w:rPr>
            <w:rStyle w:val="Hyperlink"/>
            <w:lang w:eastAsia="x-none"/>
          </w:rPr>
          <w:t>R1-2201782</w:t>
        </w:r>
      </w:hyperlink>
      <w:r w:rsidR="006B480F">
        <w:rPr>
          <w:lang w:eastAsia="x-none"/>
        </w:rPr>
        <w:tab/>
        <w:t>Remaining issues on cross-slot channel estimation for PUSCH</w:t>
      </w:r>
      <w:r w:rsidR="006B480F">
        <w:rPr>
          <w:lang w:eastAsia="x-none"/>
        </w:rPr>
        <w:tab/>
        <w:t>Apple</w:t>
      </w:r>
    </w:p>
    <w:p w14:paraId="283D67E5" w14:textId="30196EF5" w:rsidR="006B480F" w:rsidRDefault="002328C4" w:rsidP="006B480F">
      <w:pPr>
        <w:rPr>
          <w:lang w:eastAsia="x-none"/>
        </w:rPr>
      </w:pPr>
      <w:hyperlink r:id="rId1777" w:history="1">
        <w:r w:rsidR="004371F4">
          <w:rPr>
            <w:rStyle w:val="Hyperlink"/>
            <w:lang w:eastAsia="x-none"/>
          </w:rPr>
          <w:t>R1-2201870</w:t>
        </w:r>
      </w:hyperlink>
      <w:r w:rsidR="006B480F">
        <w:rPr>
          <w:lang w:eastAsia="x-none"/>
        </w:rPr>
        <w:tab/>
        <w:t>Remaining issues on joint channel estimation for PUSCH</w:t>
      </w:r>
      <w:r w:rsidR="006B480F">
        <w:rPr>
          <w:lang w:eastAsia="x-none"/>
        </w:rPr>
        <w:tab/>
        <w:t>CMCC</w:t>
      </w:r>
    </w:p>
    <w:p w14:paraId="56C7925C" w14:textId="69F82B93" w:rsidR="006B480F" w:rsidRDefault="002328C4" w:rsidP="006B480F">
      <w:pPr>
        <w:rPr>
          <w:lang w:eastAsia="x-none"/>
        </w:rPr>
      </w:pPr>
      <w:hyperlink r:id="rId1778" w:history="1">
        <w:r w:rsidR="004371F4">
          <w:rPr>
            <w:rStyle w:val="Hyperlink"/>
            <w:lang w:eastAsia="x-none"/>
          </w:rPr>
          <w:t>R1-2201912</w:t>
        </w:r>
      </w:hyperlink>
      <w:r w:rsidR="006B480F">
        <w:rPr>
          <w:lang w:eastAsia="x-none"/>
        </w:rPr>
        <w:tab/>
        <w:t>Remaining issues on joint channel estimation for PUSCH</w:t>
      </w:r>
      <w:r w:rsidR="006B480F">
        <w:rPr>
          <w:lang w:eastAsia="x-none"/>
        </w:rPr>
        <w:tab/>
        <w:t>Xiaomi</w:t>
      </w:r>
    </w:p>
    <w:p w14:paraId="4146A8EA" w14:textId="7A0C45EC" w:rsidR="006B480F" w:rsidRDefault="002328C4" w:rsidP="006B480F">
      <w:pPr>
        <w:rPr>
          <w:lang w:eastAsia="x-none"/>
        </w:rPr>
      </w:pPr>
      <w:hyperlink r:id="rId1779" w:history="1">
        <w:r w:rsidR="004371F4">
          <w:rPr>
            <w:rStyle w:val="Hyperlink"/>
            <w:lang w:eastAsia="x-none"/>
          </w:rPr>
          <w:t>R1-2201963</w:t>
        </w:r>
      </w:hyperlink>
      <w:r w:rsidR="006B480F">
        <w:rPr>
          <w:lang w:eastAsia="x-none"/>
        </w:rPr>
        <w:tab/>
        <w:t>Remaining Issues for Joint Channel Estimation for PUSCH</w:t>
      </w:r>
      <w:r w:rsidR="006B480F">
        <w:rPr>
          <w:lang w:eastAsia="x-none"/>
        </w:rPr>
        <w:tab/>
        <w:t>Ericsson</w:t>
      </w:r>
    </w:p>
    <w:p w14:paraId="4ECAFC83" w14:textId="78DB8919" w:rsidR="006B480F" w:rsidRDefault="002328C4" w:rsidP="006B480F">
      <w:pPr>
        <w:rPr>
          <w:lang w:eastAsia="x-none"/>
        </w:rPr>
      </w:pPr>
      <w:hyperlink r:id="rId1780" w:history="1">
        <w:r w:rsidR="004371F4">
          <w:rPr>
            <w:rStyle w:val="Hyperlink"/>
            <w:lang w:eastAsia="x-none"/>
          </w:rPr>
          <w:t>R1-2202028</w:t>
        </w:r>
      </w:hyperlink>
      <w:r w:rsidR="006B480F">
        <w:rPr>
          <w:lang w:eastAsia="x-none"/>
        </w:rPr>
        <w:tab/>
        <w:t>Joint channel estimation for PUSCH</w:t>
      </w:r>
      <w:r w:rsidR="006B480F">
        <w:rPr>
          <w:lang w:eastAsia="x-none"/>
        </w:rPr>
        <w:tab/>
        <w:t>Samsung</w:t>
      </w:r>
    </w:p>
    <w:p w14:paraId="5C460FD2" w14:textId="50F02FCA" w:rsidR="006B480F" w:rsidRDefault="002328C4" w:rsidP="006B480F">
      <w:pPr>
        <w:rPr>
          <w:lang w:eastAsia="x-none"/>
        </w:rPr>
      </w:pPr>
      <w:hyperlink r:id="rId1781" w:history="1">
        <w:r w:rsidR="004371F4">
          <w:rPr>
            <w:rStyle w:val="Hyperlink"/>
            <w:lang w:eastAsia="x-none"/>
          </w:rPr>
          <w:t>R1-2202085</w:t>
        </w:r>
      </w:hyperlink>
      <w:r w:rsidR="006B480F">
        <w:rPr>
          <w:lang w:eastAsia="x-none"/>
        </w:rPr>
        <w:tab/>
        <w:t>Discussion on Joint channel estimation over multi-slot</w:t>
      </w:r>
      <w:r w:rsidR="006B480F">
        <w:rPr>
          <w:lang w:eastAsia="x-none"/>
        </w:rPr>
        <w:tab/>
        <w:t>MediaTek Inc.</w:t>
      </w:r>
    </w:p>
    <w:p w14:paraId="06D9CA27" w14:textId="226B7D96" w:rsidR="006B480F" w:rsidRDefault="002328C4" w:rsidP="006B480F">
      <w:pPr>
        <w:rPr>
          <w:lang w:eastAsia="x-none"/>
        </w:rPr>
      </w:pPr>
      <w:hyperlink r:id="rId1782" w:history="1">
        <w:r w:rsidR="004371F4">
          <w:rPr>
            <w:rStyle w:val="Hyperlink"/>
            <w:lang w:eastAsia="x-none"/>
          </w:rPr>
          <w:t>R1-2202153</w:t>
        </w:r>
      </w:hyperlink>
      <w:r w:rsidR="006B480F">
        <w:rPr>
          <w:lang w:eastAsia="x-none"/>
        </w:rPr>
        <w:tab/>
        <w:t>Joint channel estimation for PUSCH</w:t>
      </w:r>
      <w:r w:rsidR="006B480F">
        <w:rPr>
          <w:lang w:eastAsia="x-none"/>
        </w:rPr>
        <w:tab/>
        <w:t>Qualcomm Incorporated</w:t>
      </w:r>
    </w:p>
    <w:p w14:paraId="6C2CEBFE" w14:textId="1A3642EA" w:rsidR="006B480F" w:rsidRDefault="002328C4" w:rsidP="006B480F">
      <w:pPr>
        <w:rPr>
          <w:lang w:eastAsia="x-none"/>
        </w:rPr>
      </w:pPr>
      <w:hyperlink r:id="rId1783" w:history="1">
        <w:r w:rsidR="004371F4">
          <w:rPr>
            <w:rStyle w:val="Hyperlink"/>
            <w:lang w:eastAsia="x-none"/>
          </w:rPr>
          <w:t>R1-2202198</w:t>
        </w:r>
      </w:hyperlink>
      <w:r w:rsidR="006B480F">
        <w:rPr>
          <w:lang w:eastAsia="x-none"/>
        </w:rPr>
        <w:tab/>
        <w:t>Joint channel estimation for PUSCH</w:t>
      </w:r>
      <w:r w:rsidR="006B480F">
        <w:rPr>
          <w:lang w:eastAsia="x-none"/>
        </w:rPr>
        <w:tab/>
        <w:t>Sharp</w:t>
      </w:r>
    </w:p>
    <w:p w14:paraId="12666776" w14:textId="1CC459AF" w:rsidR="006B480F" w:rsidRDefault="002328C4" w:rsidP="006B480F">
      <w:pPr>
        <w:rPr>
          <w:lang w:eastAsia="x-none"/>
        </w:rPr>
      </w:pPr>
      <w:hyperlink r:id="rId1784" w:history="1">
        <w:r w:rsidR="004371F4">
          <w:rPr>
            <w:rStyle w:val="Hyperlink"/>
            <w:lang w:eastAsia="x-none"/>
          </w:rPr>
          <w:t>R1-2202237</w:t>
        </w:r>
      </w:hyperlink>
      <w:r w:rsidR="006B480F">
        <w:rPr>
          <w:lang w:eastAsia="x-none"/>
        </w:rPr>
        <w:tab/>
        <w:t>Discussion on joint channel estimation for PUSCH</w:t>
      </w:r>
      <w:r w:rsidR="006B480F">
        <w:rPr>
          <w:lang w:eastAsia="x-none"/>
        </w:rPr>
        <w:tab/>
        <w:t>TCL Communication Ltd.</w:t>
      </w:r>
    </w:p>
    <w:p w14:paraId="7D9BDAD4" w14:textId="13856D86" w:rsidR="006B480F" w:rsidRDefault="002328C4" w:rsidP="006B480F">
      <w:pPr>
        <w:rPr>
          <w:lang w:eastAsia="x-none"/>
        </w:rPr>
      </w:pPr>
      <w:hyperlink r:id="rId1785" w:history="1">
        <w:r w:rsidR="004371F4">
          <w:rPr>
            <w:rStyle w:val="Hyperlink"/>
            <w:lang w:eastAsia="x-none"/>
          </w:rPr>
          <w:t>R1-2202301</w:t>
        </w:r>
      </w:hyperlink>
      <w:r w:rsidR="006B480F">
        <w:rPr>
          <w:lang w:eastAsia="x-none"/>
        </w:rPr>
        <w:tab/>
        <w:t>Discussions on joint channel estimation for PUSCH</w:t>
      </w:r>
      <w:r w:rsidR="006B480F">
        <w:rPr>
          <w:lang w:eastAsia="x-none"/>
        </w:rPr>
        <w:tab/>
        <w:t>LG Electronics</w:t>
      </w:r>
    </w:p>
    <w:p w14:paraId="2956239E" w14:textId="68A12B94" w:rsidR="006853CD" w:rsidRDefault="006853CD" w:rsidP="006B480F">
      <w:pPr>
        <w:rPr>
          <w:lang w:eastAsia="x-none"/>
        </w:rPr>
      </w:pPr>
    </w:p>
    <w:p w14:paraId="0DEBCCF6" w14:textId="2F61D880" w:rsidR="00775036" w:rsidRPr="00775036" w:rsidRDefault="002328C4" w:rsidP="00775036">
      <w:pPr>
        <w:rPr>
          <w:b/>
          <w:bCs/>
          <w:lang w:eastAsia="x-none"/>
        </w:rPr>
      </w:pPr>
      <w:hyperlink r:id="rId1786" w:history="1">
        <w:r w:rsidR="004371F4">
          <w:rPr>
            <w:rStyle w:val="Hyperlink"/>
            <w:b/>
            <w:bCs/>
            <w:lang w:eastAsia="x-none"/>
          </w:rPr>
          <w:t>R1-2201444</w:t>
        </w:r>
      </w:hyperlink>
      <w:r w:rsidR="00775036" w:rsidRPr="00775036">
        <w:rPr>
          <w:b/>
          <w:bCs/>
          <w:lang w:eastAsia="x-none"/>
        </w:rPr>
        <w:tab/>
        <w:t>FL Summary of joint channel estimation for PUSCH</w:t>
      </w:r>
      <w:r w:rsidR="00775036" w:rsidRPr="00775036">
        <w:rPr>
          <w:b/>
          <w:bCs/>
          <w:lang w:eastAsia="x-none"/>
        </w:rPr>
        <w:tab/>
        <w:t>Moderator (China Telecom)</w:t>
      </w:r>
    </w:p>
    <w:p w14:paraId="0B26B68C" w14:textId="77777777" w:rsidR="000F7D11" w:rsidRPr="000F7D11" w:rsidRDefault="006853CD" w:rsidP="006853CD">
      <w:pPr>
        <w:rPr>
          <w:lang w:eastAsia="x-none"/>
        </w:rPr>
      </w:pPr>
      <w:r w:rsidRPr="000F7D11">
        <w:rPr>
          <w:lang w:eastAsia="x-none"/>
        </w:rPr>
        <w:t xml:space="preserve">[108-e-R17-CovEnh-03] </w:t>
      </w:r>
      <w:r w:rsidR="000F7D11" w:rsidRPr="000F7D11">
        <w:rPr>
          <w:lang w:eastAsia="x-none"/>
        </w:rPr>
        <w:t>– Jianchi (China Telecom)</w:t>
      </w:r>
    </w:p>
    <w:p w14:paraId="17B12E9F" w14:textId="3A2A7DBE" w:rsidR="006853CD" w:rsidRPr="000F7D11" w:rsidRDefault="006853CD" w:rsidP="006853CD">
      <w:pPr>
        <w:rPr>
          <w:lang w:eastAsia="x-none"/>
        </w:rPr>
      </w:pPr>
      <w:r w:rsidRPr="000F7D11">
        <w:rPr>
          <w:lang w:eastAsia="x-none"/>
        </w:rPr>
        <w:t>Email discussion regarding joint channel estimation for PUSCH</w:t>
      </w:r>
    </w:p>
    <w:p w14:paraId="03564BC7" w14:textId="77777777" w:rsidR="006853CD" w:rsidRPr="000F7D11" w:rsidRDefault="006853CD" w:rsidP="006853CD">
      <w:pPr>
        <w:numPr>
          <w:ilvl w:val="0"/>
          <w:numId w:val="62"/>
        </w:numPr>
        <w:rPr>
          <w:lang w:eastAsia="x-none"/>
        </w:rPr>
      </w:pPr>
      <w:r w:rsidRPr="000F7D11">
        <w:rPr>
          <w:rFonts w:hint="eastAsia"/>
          <w:lang w:eastAsia="x-none"/>
        </w:rPr>
        <w:t>1</w:t>
      </w:r>
      <w:r w:rsidRPr="000F7D11">
        <w:rPr>
          <w:rFonts w:hint="eastAsia"/>
          <w:vertAlign w:val="superscript"/>
          <w:lang w:eastAsia="x-none"/>
        </w:rPr>
        <w:t>st</w:t>
      </w:r>
      <w:r w:rsidRPr="000F7D11">
        <w:rPr>
          <w:rFonts w:hint="eastAsia"/>
          <w:lang w:eastAsia="x-none"/>
        </w:rPr>
        <w:t xml:space="preserve"> check point: </w:t>
      </w:r>
      <w:r w:rsidRPr="000F7D11">
        <w:t>February</w:t>
      </w:r>
      <w:r w:rsidRPr="000F7D11">
        <w:rPr>
          <w:rFonts w:hint="eastAsia"/>
        </w:rPr>
        <w:t xml:space="preserve"> </w:t>
      </w:r>
      <w:r w:rsidRPr="000F7D11">
        <w:t>25</w:t>
      </w:r>
    </w:p>
    <w:p w14:paraId="20A5C5BF" w14:textId="77777777" w:rsidR="006853CD" w:rsidRPr="000F7D11" w:rsidRDefault="006853CD" w:rsidP="006853CD">
      <w:pPr>
        <w:numPr>
          <w:ilvl w:val="0"/>
          <w:numId w:val="62"/>
        </w:numPr>
        <w:rPr>
          <w:lang w:eastAsia="x-none"/>
        </w:rPr>
      </w:pPr>
      <w:r w:rsidRPr="000F7D11">
        <w:rPr>
          <w:lang w:eastAsia="x-none"/>
        </w:rPr>
        <w:t>Final</w:t>
      </w:r>
      <w:r w:rsidRPr="000F7D11">
        <w:rPr>
          <w:rFonts w:hint="eastAsia"/>
          <w:lang w:eastAsia="x-none"/>
        </w:rPr>
        <w:t xml:space="preserve"> check point: </w:t>
      </w:r>
      <w:r w:rsidRPr="000F7D11">
        <w:t>March 3</w:t>
      </w:r>
    </w:p>
    <w:p w14:paraId="3AF605D1" w14:textId="5DF1A1FC" w:rsidR="00775036" w:rsidRPr="00775036" w:rsidRDefault="002328C4" w:rsidP="00775036">
      <w:pPr>
        <w:rPr>
          <w:rFonts w:eastAsia="DengXian"/>
          <w:b/>
          <w:bCs/>
          <w:lang w:val="en-US" w:eastAsia="zh-CN"/>
        </w:rPr>
      </w:pPr>
      <w:hyperlink r:id="rId1787" w:history="1">
        <w:r w:rsidR="004371F4">
          <w:rPr>
            <w:rStyle w:val="Hyperlink"/>
            <w:rFonts w:eastAsia="DengXian"/>
            <w:b/>
            <w:bCs/>
            <w:lang w:val="en-US" w:eastAsia="zh-CN"/>
          </w:rPr>
          <w:t>R1-2202617</w:t>
        </w:r>
      </w:hyperlink>
      <w:r w:rsidR="00775036" w:rsidRPr="00775036">
        <w:rPr>
          <w:rFonts w:eastAsia="DengXian"/>
          <w:b/>
          <w:bCs/>
          <w:lang w:val="en-US" w:eastAsia="zh-CN"/>
        </w:rPr>
        <w:tab/>
      </w:r>
      <w:r w:rsidR="00775036" w:rsidRPr="00775036">
        <w:rPr>
          <w:b/>
          <w:bCs/>
          <w:lang w:eastAsia="x-none"/>
        </w:rPr>
        <w:t>FL Summary#3 of joint channel estimation for PUSCH Moderator (China Telecom)</w:t>
      </w:r>
    </w:p>
    <w:p w14:paraId="0A11BC0A" w14:textId="035914A0" w:rsidR="006853CD" w:rsidRPr="000F7D11" w:rsidRDefault="000F7D11" w:rsidP="006B480F">
      <w:pPr>
        <w:rPr>
          <w:lang w:eastAsia="x-none"/>
        </w:rPr>
      </w:pPr>
      <w:r w:rsidRPr="000F7D11">
        <w:rPr>
          <w:b/>
          <w:bCs/>
          <w:lang w:eastAsia="x-none"/>
        </w:rPr>
        <w:t>Decision:</w:t>
      </w:r>
      <w:r w:rsidRPr="000F7D11">
        <w:rPr>
          <w:lang w:eastAsia="x-none"/>
        </w:rPr>
        <w:t xml:space="preserve"> As per email decision posted on Feb 25</w:t>
      </w:r>
      <w:r w:rsidRPr="000F7D11">
        <w:rPr>
          <w:vertAlign w:val="superscript"/>
          <w:lang w:eastAsia="x-none"/>
        </w:rPr>
        <w:t>th</w:t>
      </w:r>
      <w:r w:rsidRPr="000F7D11">
        <w:rPr>
          <w:lang w:eastAsia="x-none"/>
        </w:rPr>
        <w:t>,</w:t>
      </w:r>
    </w:p>
    <w:p w14:paraId="7E736370" w14:textId="77777777" w:rsidR="000F7D11" w:rsidRDefault="000F7D11" w:rsidP="000F7D11">
      <w:pPr>
        <w:rPr>
          <w:lang w:eastAsia="x-none"/>
        </w:rPr>
      </w:pPr>
      <w:r w:rsidRPr="000F7D11">
        <w:rPr>
          <w:highlight w:val="green"/>
          <w:lang w:eastAsia="x-none"/>
        </w:rPr>
        <w:t>Agreement</w:t>
      </w:r>
    </w:p>
    <w:p w14:paraId="2BBACD01" w14:textId="0C03F9CD" w:rsidR="000F7D11" w:rsidRDefault="000F7D11" w:rsidP="00F44FD9">
      <w:pPr>
        <w:pStyle w:val="ListParagraph"/>
        <w:numPr>
          <w:ilvl w:val="0"/>
          <w:numId w:val="128"/>
        </w:numPr>
        <w:rPr>
          <w:lang w:eastAsia="x-none"/>
        </w:rPr>
      </w:pPr>
      <w:r>
        <w:rPr>
          <w:lang w:eastAsia="x-none"/>
        </w:rPr>
        <w:t>For HD-FDD RedCap UEs configured with DMRS bundling, an event is constituted for a case where a dropping or cancellation of a PUSCH transmission according dropping rules in [17.2, TS 38.213].</w:t>
      </w:r>
    </w:p>
    <w:p w14:paraId="5C2FE127" w14:textId="1C17B1E5" w:rsidR="000F7D11" w:rsidRDefault="000F7D11" w:rsidP="006B480F">
      <w:pPr>
        <w:rPr>
          <w:lang w:eastAsia="x-none"/>
        </w:rPr>
      </w:pPr>
    </w:p>
    <w:p w14:paraId="144A3A11" w14:textId="3A2E0DC4" w:rsidR="00350678" w:rsidRPr="000F7D11" w:rsidRDefault="00350678" w:rsidP="00350678">
      <w:pPr>
        <w:rPr>
          <w:lang w:eastAsia="x-none"/>
        </w:rPr>
      </w:pPr>
      <w:r w:rsidRPr="000F7D11">
        <w:rPr>
          <w:b/>
          <w:bCs/>
          <w:lang w:eastAsia="x-none"/>
        </w:rPr>
        <w:t>Decision:</w:t>
      </w:r>
      <w:r w:rsidRPr="000F7D11">
        <w:rPr>
          <w:lang w:eastAsia="x-none"/>
        </w:rPr>
        <w:t xml:space="preserve"> As per email decision posted on </w:t>
      </w:r>
      <w:r>
        <w:rPr>
          <w:lang w:eastAsia="x-none"/>
        </w:rPr>
        <w:t>Mar 1</w:t>
      </w:r>
      <w:r w:rsidRPr="00350678">
        <w:rPr>
          <w:vertAlign w:val="superscript"/>
          <w:lang w:eastAsia="x-none"/>
        </w:rPr>
        <w:t>st</w:t>
      </w:r>
      <w:r>
        <w:rPr>
          <w:lang w:eastAsia="x-none"/>
        </w:rPr>
        <w:t>,</w:t>
      </w:r>
    </w:p>
    <w:p w14:paraId="4933AD63" w14:textId="77777777" w:rsidR="00350678" w:rsidRDefault="00350678" w:rsidP="00350678">
      <w:pPr>
        <w:rPr>
          <w:rFonts w:ascii="Calibri" w:hAnsi="Calibri"/>
          <w:lang w:eastAsia="en-GB"/>
        </w:rPr>
      </w:pPr>
      <w:r>
        <w:rPr>
          <w:shd w:val="clear" w:color="auto" w:fill="00FF00"/>
        </w:rPr>
        <w:t>Agreement</w:t>
      </w:r>
    </w:p>
    <w:p w14:paraId="5E8F8821" w14:textId="4366EB1B" w:rsidR="00350678" w:rsidRPr="00350678" w:rsidRDefault="00350678" w:rsidP="00F44FD9">
      <w:pPr>
        <w:pStyle w:val="ListParagraph"/>
        <w:numPr>
          <w:ilvl w:val="0"/>
          <w:numId w:val="128"/>
        </w:numPr>
        <w:rPr>
          <w:sz w:val="22"/>
          <w:szCs w:val="22"/>
        </w:rPr>
      </w:pPr>
      <w:r w:rsidRPr="00350678">
        <w:rPr>
          <w:lang w:val="en-US" w:eastAsia="zh-CN"/>
        </w:rPr>
        <w:t>For</w:t>
      </w:r>
      <w:r>
        <w:rPr>
          <w:lang w:val="en-US" w:eastAsia="zh-CN"/>
        </w:rPr>
        <w:t xml:space="preserve"> </w:t>
      </w:r>
      <w:r w:rsidRPr="00350678">
        <w:rPr>
          <w:lang w:val="en-US" w:eastAsia="zh-CN"/>
        </w:rPr>
        <w:t>HD-FDD RedCap UEs configured with DMRS bundling, an event is constituted for a case where the gap between two consecutive PUSCH transmissions overlaps with any symbol of downlink reception or downlink monitoring even if neither of the repetitions overlaps with it.</w:t>
      </w:r>
    </w:p>
    <w:p w14:paraId="541066F2" w14:textId="0A0FDAD5" w:rsidR="00350678" w:rsidRDefault="00350678" w:rsidP="006B480F">
      <w:pPr>
        <w:rPr>
          <w:lang w:eastAsia="x-none"/>
        </w:rPr>
      </w:pPr>
    </w:p>
    <w:p w14:paraId="4FD3E8E9" w14:textId="68585657" w:rsidR="0025589B" w:rsidRPr="000F7D11" w:rsidRDefault="0025589B" w:rsidP="0025589B">
      <w:pPr>
        <w:rPr>
          <w:lang w:eastAsia="x-none"/>
        </w:rPr>
      </w:pPr>
      <w:r w:rsidRPr="000F7D11">
        <w:rPr>
          <w:b/>
          <w:bCs/>
          <w:lang w:eastAsia="x-none"/>
        </w:rPr>
        <w:t>Decision:</w:t>
      </w:r>
      <w:r w:rsidRPr="000F7D11">
        <w:rPr>
          <w:lang w:eastAsia="x-none"/>
        </w:rPr>
        <w:t xml:space="preserve"> As per email decision posted on </w:t>
      </w:r>
      <w:r>
        <w:rPr>
          <w:lang w:eastAsia="x-none"/>
        </w:rPr>
        <w:t>Mar 3</w:t>
      </w:r>
      <w:r w:rsidRPr="0025589B">
        <w:rPr>
          <w:vertAlign w:val="superscript"/>
          <w:lang w:eastAsia="x-none"/>
        </w:rPr>
        <w:t>rd</w:t>
      </w:r>
      <w:r>
        <w:rPr>
          <w:lang w:eastAsia="x-none"/>
        </w:rPr>
        <w:t>,</w:t>
      </w:r>
    </w:p>
    <w:p w14:paraId="44B25386" w14:textId="77777777" w:rsidR="002F0FE2" w:rsidRPr="008056D6" w:rsidRDefault="002F0FE2" w:rsidP="002F0FE2">
      <w:pPr>
        <w:shd w:val="clear" w:color="auto" w:fill="FFFFFF"/>
        <w:jc w:val="both"/>
        <w:rPr>
          <w:rFonts w:ascii="Times New Roman" w:eastAsia="SimSun" w:hAnsi="Times New Roman"/>
          <w:color w:val="000000"/>
          <w:szCs w:val="20"/>
          <w:u w:val="single"/>
          <w:lang w:eastAsia="zh-CN"/>
        </w:rPr>
      </w:pPr>
      <w:r w:rsidRPr="008056D6">
        <w:rPr>
          <w:rFonts w:ascii="Times New Roman" w:eastAsia="SimSun" w:hAnsi="Times New Roman"/>
          <w:color w:val="000000"/>
          <w:szCs w:val="20"/>
          <w:u w:val="single"/>
          <w:lang w:eastAsia="zh-CN"/>
        </w:rPr>
        <w:t>Conclusion</w:t>
      </w:r>
    </w:p>
    <w:p w14:paraId="083B227C" w14:textId="7B9F6CCC" w:rsidR="002F0FE2" w:rsidRPr="008056D6" w:rsidRDefault="002F0FE2" w:rsidP="008056D6">
      <w:pPr>
        <w:rPr>
          <w:lang w:val="en-US" w:eastAsia="zh-CN"/>
        </w:rPr>
      </w:pPr>
      <w:r w:rsidRPr="008056D6">
        <w:rPr>
          <w:lang w:eastAsia="zh-CN"/>
        </w:rPr>
        <w:t>PUSCH repetitions with different sets of power control parameters in multi-TRP operation is regarded as a semi-static event.</w:t>
      </w:r>
    </w:p>
    <w:p w14:paraId="5FA6AA9D" w14:textId="3F11F5E7" w:rsidR="002F0FE2" w:rsidRPr="008056D6" w:rsidRDefault="002F0FE2" w:rsidP="002F0FE2">
      <w:pPr>
        <w:shd w:val="clear" w:color="auto" w:fill="FFFFFF"/>
        <w:jc w:val="both"/>
        <w:rPr>
          <w:rFonts w:ascii="Times New Roman" w:eastAsia="SimSun" w:hAnsi="Times New Roman"/>
          <w:color w:val="000000"/>
          <w:szCs w:val="20"/>
          <w:lang w:eastAsia="zh-CN"/>
        </w:rPr>
      </w:pPr>
      <w:r w:rsidRPr="008056D6">
        <w:rPr>
          <w:rFonts w:ascii="Times New Roman" w:eastAsia="SimSun" w:hAnsi="Times New Roman"/>
          <w:color w:val="000000"/>
          <w:szCs w:val="20"/>
          <w:lang w:eastAsia="zh-CN"/>
        </w:rPr>
        <w:t>Note: No</w:t>
      </w:r>
      <w:r w:rsidR="008056D6">
        <w:rPr>
          <w:rFonts w:ascii="Times New Roman" w:eastAsia="SimSun" w:hAnsi="Times New Roman"/>
          <w:color w:val="000000"/>
          <w:szCs w:val="20"/>
          <w:lang w:eastAsia="zh-CN"/>
        </w:rPr>
        <w:t xml:space="preserve"> </w:t>
      </w:r>
      <w:r w:rsidRPr="008056D6">
        <w:rPr>
          <w:rFonts w:ascii="Times New Roman" w:eastAsia="SimSun" w:hAnsi="Times New Roman"/>
          <w:color w:val="000000"/>
          <w:szCs w:val="20"/>
          <w:lang w:eastAsia="zh-CN"/>
        </w:rPr>
        <w:t>additional</w:t>
      </w:r>
      <w:r w:rsidR="008056D6">
        <w:rPr>
          <w:rFonts w:ascii="Times New Roman" w:eastAsia="SimSun" w:hAnsi="Times New Roman"/>
          <w:color w:val="000000"/>
          <w:szCs w:val="20"/>
          <w:lang w:eastAsia="zh-CN"/>
        </w:rPr>
        <w:t xml:space="preserve"> </w:t>
      </w:r>
      <w:r w:rsidRPr="008056D6">
        <w:rPr>
          <w:rFonts w:ascii="Times New Roman" w:eastAsia="SimSun" w:hAnsi="Times New Roman"/>
          <w:color w:val="000000"/>
          <w:szCs w:val="20"/>
          <w:lang w:eastAsia="zh-CN"/>
        </w:rPr>
        <w:t>specification impact is expected</w:t>
      </w:r>
    </w:p>
    <w:p w14:paraId="17EC3263" w14:textId="126966AE" w:rsidR="002F0FE2" w:rsidRDefault="002F0FE2" w:rsidP="002F0FE2">
      <w:pPr>
        <w:shd w:val="clear" w:color="auto" w:fill="FFFFFF"/>
        <w:jc w:val="both"/>
        <w:rPr>
          <w:rFonts w:ascii="Times New Roman" w:hAnsi="Times New Roman"/>
          <w:szCs w:val="20"/>
          <w:highlight w:val="green"/>
          <w:lang w:eastAsia="zh-CN"/>
        </w:rPr>
      </w:pPr>
    </w:p>
    <w:p w14:paraId="19934B65" w14:textId="77777777" w:rsidR="0025589B" w:rsidRPr="00775036" w:rsidRDefault="0025589B" w:rsidP="0025589B">
      <w:pPr>
        <w:rPr>
          <w:highlight w:val="green"/>
          <w:lang w:eastAsia="zh-CN"/>
        </w:rPr>
      </w:pPr>
      <w:r w:rsidRPr="00775036">
        <w:rPr>
          <w:highlight w:val="green"/>
          <w:lang w:eastAsia="zh-CN"/>
        </w:rPr>
        <w:t>Agreement</w:t>
      </w:r>
    </w:p>
    <w:p w14:paraId="42C02880" w14:textId="77777777" w:rsidR="0025589B" w:rsidRPr="00775036" w:rsidRDefault="0025589B" w:rsidP="00F44FD9">
      <w:pPr>
        <w:pStyle w:val="ListParagraph"/>
        <w:numPr>
          <w:ilvl w:val="0"/>
          <w:numId w:val="128"/>
        </w:numPr>
        <w:rPr>
          <w:lang w:val="en-US" w:eastAsia="zh-CN"/>
        </w:rPr>
      </w:pPr>
      <w:r w:rsidRPr="00775036">
        <w:rPr>
          <w:lang w:val="en-US" w:eastAsia="zh-CN"/>
        </w:rPr>
        <w:t>Gap between two PUSCH/PUCCH transmission</w:t>
      </w:r>
      <w:r>
        <w:rPr>
          <w:lang w:val="en-US" w:eastAsia="zh-CN"/>
        </w:rPr>
        <w:t xml:space="preserve">s </w:t>
      </w:r>
      <w:r w:rsidRPr="00775036">
        <w:rPr>
          <w:lang w:val="en-US" w:eastAsia="zh-CN"/>
        </w:rPr>
        <w:t>exceeds 11 symbols for extended CP is regarded as an event.</w:t>
      </w:r>
    </w:p>
    <w:p w14:paraId="7094DA9A" w14:textId="77777777" w:rsidR="0025589B" w:rsidRPr="0025589B" w:rsidRDefault="0025589B" w:rsidP="002F0FE2">
      <w:pPr>
        <w:shd w:val="clear" w:color="auto" w:fill="FFFFFF"/>
        <w:jc w:val="both"/>
        <w:rPr>
          <w:rFonts w:ascii="Times New Roman" w:hAnsi="Times New Roman"/>
          <w:szCs w:val="20"/>
          <w:highlight w:val="green"/>
          <w:lang w:val="en-US" w:eastAsia="zh-CN"/>
        </w:rPr>
      </w:pPr>
    </w:p>
    <w:p w14:paraId="7DD111C0" w14:textId="51DAA3DD" w:rsidR="0025589B" w:rsidRDefault="002328C4" w:rsidP="0025589B">
      <w:pPr>
        <w:rPr>
          <w:b/>
          <w:bCs/>
          <w:lang w:eastAsia="x-none"/>
        </w:rPr>
      </w:pPr>
      <w:hyperlink r:id="rId1788" w:history="1">
        <w:r w:rsidR="004371F4">
          <w:rPr>
            <w:rStyle w:val="Hyperlink"/>
            <w:b/>
            <w:bCs/>
            <w:lang w:eastAsia="x-none"/>
          </w:rPr>
          <w:t>R1-2202869</w:t>
        </w:r>
      </w:hyperlink>
      <w:r w:rsidR="0025589B" w:rsidRPr="008056D6">
        <w:rPr>
          <w:b/>
          <w:bCs/>
          <w:lang w:eastAsia="x-none"/>
        </w:rPr>
        <w:tab/>
        <w:t>FL Summary#4 of joint channel estimation for PUSCH</w:t>
      </w:r>
      <w:r w:rsidR="0025589B" w:rsidRPr="008056D6">
        <w:rPr>
          <w:b/>
          <w:bCs/>
          <w:lang w:eastAsia="x-none"/>
        </w:rPr>
        <w:tab/>
        <w:t>Moderator (China Telecom)</w:t>
      </w:r>
    </w:p>
    <w:p w14:paraId="58A2F101" w14:textId="77777777" w:rsidR="0025589B" w:rsidRDefault="0025589B" w:rsidP="0025589B">
      <w:pPr>
        <w:rPr>
          <w:lang w:eastAsia="x-none"/>
        </w:rPr>
      </w:pPr>
      <w:r w:rsidRPr="008056D6">
        <w:rPr>
          <w:lang w:eastAsia="x-none"/>
        </w:rPr>
        <w:t>From Mar 3</w:t>
      </w:r>
      <w:r w:rsidRPr="008056D6">
        <w:rPr>
          <w:vertAlign w:val="superscript"/>
          <w:lang w:eastAsia="x-none"/>
        </w:rPr>
        <w:t>rd</w:t>
      </w:r>
      <w:r w:rsidRPr="008056D6">
        <w:rPr>
          <w:lang w:eastAsia="x-none"/>
        </w:rPr>
        <w:t xml:space="preserve"> GTW session</w:t>
      </w:r>
    </w:p>
    <w:p w14:paraId="1E57FCF3" w14:textId="77777777" w:rsidR="00775036" w:rsidRPr="00775036" w:rsidRDefault="00775036" w:rsidP="00775036">
      <w:pPr>
        <w:rPr>
          <w:rFonts w:ascii="Times New Roman" w:eastAsia="DengXian" w:hAnsi="Times New Roman"/>
          <w:highlight w:val="green"/>
        </w:rPr>
      </w:pPr>
      <w:r w:rsidRPr="00775036">
        <w:rPr>
          <w:rFonts w:ascii="Times New Roman" w:eastAsia="DengXian" w:hAnsi="Times New Roman"/>
          <w:highlight w:val="green"/>
        </w:rPr>
        <w:t>Agreement</w:t>
      </w:r>
    </w:p>
    <w:p w14:paraId="308FAFC0" w14:textId="77777777" w:rsidR="00775036" w:rsidRPr="00775036" w:rsidRDefault="00775036" w:rsidP="00F44FD9">
      <w:pPr>
        <w:pStyle w:val="ListParagraph"/>
        <w:numPr>
          <w:ilvl w:val="0"/>
          <w:numId w:val="128"/>
        </w:numPr>
      </w:pPr>
      <w:r w:rsidRPr="00775036">
        <w:rPr>
          <w:rFonts w:hint="eastAsia"/>
          <w:lang w:eastAsia="zh-CN"/>
        </w:rPr>
        <w:t>T</w:t>
      </w:r>
      <w:r w:rsidRPr="00775036">
        <w:rPr>
          <w:lang w:eastAsia="zh-CN"/>
        </w:rPr>
        <w:t xml:space="preserve">he value range of </w:t>
      </w:r>
      <w:r w:rsidRPr="00775036">
        <w:rPr>
          <w:i/>
          <w:lang w:eastAsia="zh-CN"/>
        </w:rPr>
        <w:t>PUSCH-TimeDomainWindowLength</w:t>
      </w:r>
      <w:r w:rsidRPr="00775036">
        <w:rPr>
          <w:lang w:eastAsia="zh-CN"/>
        </w:rPr>
        <w:t xml:space="preserve"> is </w:t>
      </w:r>
      <w:r w:rsidRPr="00775036">
        <w:t>INTEGER (2 .. 32).</w:t>
      </w:r>
    </w:p>
    <w:p w14:paraId="13561871" w14:textId="77777777" w:rsidR="00775036" w:rsidRPr="00775036" w:rsidRDefault="00775036" w:rsidP="00F44FD9">
      <w:pPr>
        <w:pStyle w:val="ListParagraph"/>
        <w:numPr>
          <w:ilvl w:val="0"/>
          <w:numId w:val="128"/>
        </w:numPr>
      </w:pPr>
      <w:r w:rsidRPr="00775036">
        <w:t xml:space="preserve">The value range of </w:t>
      </w:r>
      <w:r w:rsidRPr="00775036">
        <w:rPr>
          <w:i/>
        </w:rPr>
        <w:t>PUCCH-TimeDomainWindowLength</w:t>
      </w:r>
      <w:r w:rsidRPr="00775036">
        <w:t xml:space="preserve"> is INTEGER (2 .. 8).</w:t>
      </w:r>
    </w:p>
    <w:p w14:paraId="68F469A9" w14:textId="77777777" w:rsidR="00775036" w:rsidRPr="00775036" w:rsidRDefault="00775036" w:rsidP="00F44FD9">
      <w:pPr>
        <w:pStyle w:val="ListParagraph"/>
        <w:numPr>
          <w:ilvl w:val="0"/>
          <w:numId w:val="128"/>
        </w:numPr>
      </w:pPr>
      <w:r w:rsidRPr="00775036">
        <w:rPr>
          <w:rFonts w:hint="eastAsia"/>
        </w:rPr>
        <w:t>N</w:t>
      </w:r>
      <w:r w:rsidRPr="00775036">
        <w:t>ote: the value shall not exceed the maximum duration.</w:t>
      </w:r>
    </w:p>
    <w:p w14:paraId="58B81CB2" w14:textId="6FD31D2A" w:rsidR="0025589B" w:rsidRPr="002F0FE2" w:rsidRDefault="002328C4" w:rsidP="0025589B">
      <w:pPr>
        <w:rPr>
          <w:b/>
          <w:bCs/>
          <w:lang w:eastAsia="x-none"/>
        </w:rPr>
      </w:pPr>
      <w:hyperlink r:id="rId1789" w:history="1">
        <w:r w:rsidR="004371F4">
          <w:rPr>
            <w:rStyle w:val="Hyperlink"/>
            <w:b/>
            <w:bCs/>
            <w:lang w:eastAsia="x-none"/>
          </w:rPr>
          <w:t>R1-2202815</w:t>
        </w:r>
      </w:hyperlink>
      <w:r w:rsidR="0025589B" w:rsidRPr="002F0FE2">
        <w:rPr>
          <w:b/>
          <w:bCs/>
          <w:lang w:eastAsia="x-none"/>
        </w:rPr>
        <w:tab/>
        <w:t>Reply LS on Maximum duration for DMRS bundling</w:t>
      </w:r>
      <w:r w:rsidR="0025589B" w:rsidRPr="002F0FE2">
        <w:rPr>
          <w:b/>
          <w:bCs/>
          <w:lang w:eastAsia="x-none"/>
        </w:rPr>
        <w:tab/>
        <w:t>RAN</w:t>
      </w:r>
      <w:r w:rsidR="0025589B">
        <w:rPr>
          <w:b/>
          <w:bCs/>
          <w:lang w:eastAsia="x-none"/>
        </w:rPr>
        <w:t>4</w:t>
      </w:r>
      <w:r w:rsidR="0025589B" w:rsidRPr="002F0FE2">
        <w:rPr>
          <w:b/>
          <w:bCs/>
          <w:lang w:eastAsia="x-none"/>
        </w:rPr>
        <w:t>, Qualcomm Incorporated</w:t>
      </w:r>
    </w:p>
    <w:p w14:paraId="2A31C0F7" w14:textId="61153030" w:rsidR="0025589B" w:rsidRDefault="0025589B" w:rsidP="0025589B">
      <w:pPr>
        <w:rPr>
          <w:lang w:eastAsia="x-none"/>
        </w:rPr>
      </w:pPr>
      <w:r>
        <w:rPr>
          <w:lang w:eastAsia="x-none"/>
        </w:rPr>
        <w:t>RAN4 reply's considered and taken into account in the above last 2 agreements.</w:t>
      </w:r>
    </w:p>
    <w:p w14:paraId="1C934483" w14:textId="77777777" w:rsidR="0025589B" w:rsidRDefault="0025589B" w:rsidP="006B480F">
      <w:pPr>
        <w:rPr>
          <w:lang w:eastAsia="x-none"/>
        </w:rPr>
      </w:pPr>
    </w:p>
    <w:p w14:paraId="16D075E3" w14:textId="119E35E9" w:rsidR="008056D6" w:rsidRPr="000F7D11" w:rsidRDefault="008056D6" w:rsidP="006B480F">
      <w:pPr>
        <w:rPr>
          <w:lang w:eastAsia="x-none"/>
        </w:rPr>
      </w:pPr>
      <w:r>
        <w:rPr>
          <w:lang w:eastAsia="x-none"/>
        </w:rPr>
        <w:t xml:space="preserve">Final summary in </w:t>
      </w:r>
      <w:hyperlink r:id="rId1790" w:history="1">
        <w:r w:rsidR="004371F4">
          <w:rPr>
            <w:rStyle w:val="Hyperlink"/>
            <w:lang w:eastAsia="x-none"/>
          </w:rPr>
          <w:t>R1-2202870</w:t>
        </w:r>
      </w:hyperlink>
      <w:r>
        <w:rPr>
          <w:lang w:eastAsia="x-none"/>
        </w:rPr>
        <w:t>.</w:t>
      </w:r>
    </w:p>
    <w:p w14:paraId="5F26E35C" w14:textId="77777777" w:rsidR="006B480F" w:rsidRPr="001A7008" w:rsidRDefault="006B480F" w:rsidP="00A57B97">
      <w:pPr>
        <w:pStyle w:val="Heading3"/>
      </w:pPr>
      <w:bookmarkStart w:id="251" w:name="_Toc95481806"/>
      <w:bookmarkStart w:id="252" w:name="_Toc98334445"/>
      <w:r w:rsidRPr="001A7008">
        <w:t>PUCCH enhancements</w:t>
      </w:r>
      <w:bookmarkEnd w:id="251"/>
      <w:bookmarkEnd w:id="252"/>
    </w:p>
    <w:p w14:paraId="71ED336F" w14:textId="77777777" w:rsidR="006B480F" w:rsidRDefault="006B480F" w:rsidP="006B480F">
      <w:pPr>
        <w:rPr>
          <w:i/>
          <w:iCs/>
        </w:rPr>
      </w:pPr>
      <w:r w:rsidRPr="001A7008">
        <w:rPr>
          <w:i/>
          <w:iCs/>
        </w:rPr>
        <w:t>Including dynamic PUCCH repetition factor indication, and DMRS bundling across PUCCH repetitions (When applicable, based on similar mechanism(s) for enabling joint channel estimation for PUSCH)</w:t>
      </w:r>
      <w:r>
        <w:rPr>
          <w:i/>
          <w:iCs/>
        </w:rPr>
        <w:t>.</w:t>
      </w:r>
    </w:p>
    <w:p w14:paraId="1144EE35" w14:textId="77777777" w:rsidR="007A7F80" w:rsidRDefault="007A7F80" w:rsidP="006B480F"/>
    <w:p w14:paraId="49FF344F" w14:textId="37C0C62C" w:rsidR="006B480F" w:rsidRPr="008A25CF" w:rsidRDefault="002328C4" w:rsidP="006B480F">
      <w:pPr>
        <w:rPr>
          <w:iCs/>
        </w:rPr>
      </w:pPr>
      <w:hyperlink r:id="rId1791" w:history="1">
        <w:r w:rsidR="004371F4">
          <w:rPr>
            <w:rStyle w:val="Hyperlink"/>
            <w:iCs/>
          </w:rPr>
          <w:t>R1-2200969</w:t>
        </w:r>
      </w:hyperlink>
      <w:r w:rsidR="006B480F" w:rsidRPr="008A25CF">
        <w:rPr>
          <w:iCs/>
        </w:rPr>
        <w:tab/>
        <w:t>Discussion on PUCCH coverage enhancement</w:t>
      </w:r>
      <w:r w:rsidR="006B480F" w:rsidRPr="008A25CF">
        <w:rPr>
          <w:iCs/>
        </w:rPr>
        <w:tab/>
        <w:t>Huawei, HiSilicon</w:t>
      </w:r>
    </w:p>
    <w:p w14:paraId="5E86A9BE" w14:textId="77AC5680" w:rsidR="006B480F" w:rsidRPr="008A25CF" w:rsidRDefault="002328C4" w:rsidP="006B480F">
      <w:pPr>
        <w:rPr>
          <w:iCs/>
        </w:rPr>
      </w:pPr>
      <w:hyperlink r:id="rId1792" w:history="1">
        <w:r w:rsidR="004371F4">
          <w:rPr>
            <w:rStyle w:val="Hyperlink"/>
            <w:iCs/>
          </w:rPr>
          <w:t>R1-2201015</w:t>
        </w:r>
      </w:hyperlink>
      <w:r w:rsidR="006B480F" w:rsidRPr="008A25CF">
        <w:rPr>
          <w:iCs/>
        </w:rPr>
        <w:tab/>
        <w:t>PUCCH coverage enhancements</w:t>
      </w:r>
      <w:r w:rsidR="006B480F" w:rsidRPr="008A25CF">
        <w:rPr>
          <w:iCs/>
        </w:rPr>
        <w:tab/>
        <w:t>Nokia, Nokia Shanghai Bell</w:t>
      </w:r>
    </w:p>
    <w:p w14:paraId="6F2ABF34" w14:textId="77A3CA0A" w:rsidR="006B480F" w:rsidRPr="008A25CF" w:rsidRDefault="002328C4" w:rsidP="006B480F">
      <w:pPr>
        <w:rPr>
          <w:iCs/>
        </w:rPr>
      </w:pPr>
      <w:hyperlink r:id="rId1793" w:history="1">
        <w:r w:rsidR="004371F4">
          <w:rPr>
            <w:rStyle w:val="Hyperlink"/>
            <w:iCs/>
          </w:rPr>
          <w:t>R1-2201107</w:t>
        </w:r>
      </w:hyperlink>
      <w:r w:rsidR="006B480F" w:rsidRPr="008A25CF">
        <w:rPr>
          <w:iCs/>
        </w:rPr>
        <w:tab/>
        <w:t>Remaining issues on PUCCH enhancements</w:t>
      </w:r>
      <w:r w:rsidR="006B480F" w:rsidRPr="008A25CF">
        <w:rPr>
          <w:iCs/>
        </w:rPr>
        <w:tab/>
        <w:t>vivo</w:t>
      </w:r>
    </w:p>
    <w:p w14:paraId="55F61E48" w14:textId="663DE59A" w:rsidR="006B480F" w:rsidRPr="008A25CF" w:rsidRDefault="002328C4" w:rsidP="006B480F">
      <w:pPr>
        <w:rPr>
          <w:iCs/>
        </w:rPr>
      </w:pPr>
      <w:hyperlink r:id="rId1794" w:history="1">
        <w:r w:rsidR="004371F4">
          <w:rPr>
            <w:rStyle w:val="Hyperlink"/>
            <w:iCs/>
          </w:rPr>
          <w:t>R1-2201167</w:t>
        </w:r>
      </w:hyperlink>
      <w:r w:rsidR="006B480F" w:rsidRPr="008A25CF">
        <w:rPr>
          <w:iCs/>
        </w:rPr>
        <w:tab/>
        <w:t>Discussion on remaining issues for coverage enhancements for PUCCH</w:t>
      </w:r>
      <w:r w:rsidR="006B480F" w:rsidRPr="008A25CF">
        <w:rPr>
          <w:iCs/>
        </w:rPr>
        <w:tab/>
        <w:t>ZTE</w:t>
      </w:r>
    </w:p>
    <w:p w14:paraId="5DF49BAD" w14:textId="4115C697" w:rsidR="006B480F" w:rsidRPr="008A25CF" w:rsidRDefault="002328C4" w:rsidP="006B480F">
      <w:pPr>
        <w:rPr>
          <w:iCs/>
        </w:rPr>
      </w:pPr>
      <w:hyperlink r:id="rId1795" w:history="1">
        <w:r w:rsidR="004371F4">
          <w:rPr>
            <w:rStyle w:val="Hyperlink"/>
            <w:iCs/>
          </w:rPr>
          <w:t>R1-2201286</w:t>
        </w:r>
      </w:hyperlink>
      <w:r w:rsidR="006B480F" w:rsidRPr="008A25CF">
        <w:rPr>
          <w:iCs/>
        </w:rPr>
        <w:tab/>
        <w:t>PUCCH enhancements for coverage</w:t>
      </w:r>
      <w:r w:rsidR="006B480F" w:rsidRPr="008A25CF">
        <w:rPr>
          <w:iCs/>
        </w:rPr>
        <w:tab/>
        <w:t>OPPO</w:t>
      </w:r>
    </w:p>
    <w:p w14:paraId="0C052ECB" w14:textId="47B95E07" w:rsidR="006B480F" w:rsidRPr="008A25CF" w:rsidRDefault="002328C4" w:rsidP="006B480F">
      <w:pPr>
        <w:rPr>
          <w:iCs/>
        </w:rPr>
      </w:pPr>
      <w:hyperlink r:id="rId1796" w:history="1">
        <w:r w:rsidR="004371F4">
          <w:rPr>
            <w:rStyle w:val="Hyperlink"/>
            <w:iCs/>
          </w:rPr>
          <w:t>R1-2201376</w:t>
        </w:r>
      </w:hyperlink>
      <w:r w:rsidR="006B480F" w:rsidRPr="008A25CF">
        <w:rPr>
          <w:iCs/>
        </w:rPr>
        <w:tab/>
        <w:t>Remaining issues on PUCCH enhancement</w:t>
      </w:r>
      <w:r w:rsidR="006B480F" w:rsidRPr="008A25CF">
        <w:rPr>
          <w:iCs/>
        </w:rPr>
        <w:tab/>
        <w:t>CATT</w:t>
      </w:r>
    </w:p>
    <w:p w14:paraId="3DE0C749" w14:textId="5DF1F14E" w:rsidR="006B480F" w:rsidRPr="008A25CF" w:rsidRDefault="002328C4" w:rsidP="006B480F">
      <w:pPr>
        <w:rPr>
          <w:iCs/>
        </w:rPr>
      </w:pPr>
      <w:hyperlink r:id="rId1797" w:history="1">
        <w:r w:rsidR="004371F4">
          <w:rPr>
            <w:rStyle w:val="Hyperlink"/>
            <w:iCs/>
          </w:rPr>
          <w:t>R1-2201382</w:t>
        </w:r>
      </w:hyperlink>
      <w:r w:rsidR="006B480F" w:rsidRPr="008A25CF">
        <w:rPr>
          <w:iCs/>
        </w:rPr>
        <w:tab/>
        <w:t>Discussion on the interaction between inter-slot frequency hopping and DMRS bundling</w:t>
      </w:r>
      <w:r w:rsidR="006B480F" w:rsidRPr="008A25CF">
        <w:rPr>
          <w:iCs/>
        </w:rPr>
        <w:tab/>
        <w:t>Panasonic Corporation</w:t>
      </w:r>
    </w:p>
    <w:p w14:paraId="734A156E" w14:textId="0D0706D1" w:rsidR="006B480F" w:rsidRPr="008A25CF" w:rsidRDefault="002328C4" w:rsidP="006B480F">
      <w:pPr>
        <w:rPr>
          <w:iCs/>
        </w:rPr>
      </w:pPr>
      <w:hyperlink r:id="rId1798" w:history="1">
        <w:r w:rsidR="004371F4">
          <w:rPr>
            <w:rStyle w:val="Hyperlink"/>
            <w:iCs/>
          </w:rPr>
          <w:t>R1-2201445</w:t>
        </w:r>
      </w:hyperlink>
      <w:r w:rsidR="006B480F" w:rsidRPr="008A25CF">
        <w:rPr>
          <w:iCs/>
        </w:rPr>
        <w:tab/>
        <w:t>Remaining issues on inter-slot frequency hopping with inter-slot bundling</w:t>
      </w:r>
      <w:r w:rsidR="006B480F" w:rsidRPr="008A25CF">
        <w:rPr>
          <w:iCs/>
        </w:rPr>
        <w:tab/>
        <w:t>China Telecom</w:t>
      </w:r>
    </w:p>
    <w:p w14:paraId="7C251BF6" w14:textId="3957CA2B" w:rsidR="006B480F" w:rsidRPr="008A25CF" w:rsidRDefault="002328C4" w:rsidP="006B480F">
      <w:pPr>
        <w:rPr>
          <w:iCs/>
        </w:rPr>
      </w:pPr>
      <w:hyperlink r:id="rId1799" w:history="1">
        <w:r w:rsidR="004371F4">
          <w:rPr>
            <w:rStyle w:val="Hyperlink"/>
            <w:iCs/>
          </w:rPr>
          <w:t>R1-2201490</w:t>
        </w:r>
      </w:hyperlink>
      <w:r w:rsidR="006B480F" w:rsidRPr="008A25CF">
        <w:rPr>
          <w:iCs/>
        </w:rPr>
        <w:tab/>
        <w:t>Remaining issues on PUCCH enhancement</w:t>
      </w:r>
      <w:r w:rsidR="006B480F" w:rsidRPr="008A25CF">
        <w:rPr>
          <w:iCs/>
        </w:rPr>
        <w:tab/>
        <w:t>NTT DOCOMO, INC.</w:t>
      </w:r>
    </w:p>
    <w:p w14:paraId="36AEA813" w14:textId="14AC6BD8" w:rsidR="006B480F" w:rsidRPr="008A25CF" w:rsidRDefault="002328C4" w:rsidP="006B480F">
      <w:pPr>
        <w:rPr>
          <w:iCs/>
        </w:rPr>
      </w:pPr>
      <w:hyperlink r:id="rId1800" w:history="1">
        <w:r w:rsidR="004371F4">
          <w:rPr>
            <w:rStyle w:val="Hyperlink"/>
            <w:iCs/>
          </w:rPr>
          <w:t>R1-2201556</w:t>
        </w:r>
      </w:hyperlink>
      <w:r w:rsidR="006B480F" w:rsidRPr="008A25CF">
        <w:rPr>
          <w:iCs/>
        </w:rPr>
        <w:tab/>
        <w:t>Discussion on PUCCH enhancements</w:t>
      </w:r>
      <w:r w:rsidR="006B480F" w:rsidRPr="008A25CF">
        <w:rPr>
          <w:iCs/>
        </w:rPr>
        <w:tab/>
        <w:t>Spreadtrum Communications</w:t>
      </w:r>
    </w:p>
    <w:p w14:paraId="6572B68B" w14:textId="552F7D1C" w:rsidR="006B480F" w:rsidRPr="008A25CF" w:rsidRDefault="002328C4" w:rsidP="006B480F">
      <w:pPr>
        <w:rPr>
          <w:iCs/>
        </w:rPr>
      </w:pPr>
      <w:hyperlink r:id="rId1801" w:history="1">
        <w:r w:rsidR="004371F4">
          <w:rPr>
            <w:rStyle w:val="Hyperlink"/>
            <w:iCs/>
          </w:rPr>
          <w:t>R1-2201660</w:t>
        </w:r>
      </w:hyperlink>
      <w:r w:rsidR="006B480F" w:rsidRPr="008A25CF">
        <w:rPr>
          <w:iCs/>
        </w:rPr>
        <w:tab/>
        <w:t>Discussion on PUCCH enhancements</w:t>
      </w:r>
      <w:r w:rsidR="006B480F" w:rsidRPr="008A25CF">
        <w:rPr>
          <w:iCs/>
        </w:rPr>
        <w:tab/>
        <w:t>InterDigital, Inc.</w:t>
      </w:r>
    </w:p>
    <w:p w14:paraId="7CD1E3EF" w14:textId="584AE7C6" w:rsidR="006B480F" w:rsidRPr="008A25CF" w:rsidRDefault="002328C4" w:rsidP="006B480F">
      <w:pPr>
        <w:rPr>
          <w:iCs/>
        </w:rPr>
      </w:pPr>
      <w:hyperlink r:id="rId1802" w:history="1">
        <w:r w:rsidR="004371F4">
          <w:rPr>
            <w:rStyle w:val="Hyperlink"/>
            <w:iCs/>
          </w:rPr>
          <w:t>R1-2201711</w:t>
        </w:r>
      </w:hyperlink>
      <w:r w:rsidR="006B480F" w:rsidRPr="008A25CF">
        <w:rPr>
          <w:iCs/>
        </w:rPr>
        <w:tab/>
        <w:t>Remaining details on PUCCH enhancements</w:t>
      </w:r>
      <w:r w:rsidR="006B480F" w:rsidRPr="008A25CF">
        <w:rPr>
          <w:iCs/>
        </w:rPr>
        <w:tab/>
        <w:t>Intel Corporation</w:t>
      </w:r>
    </w:p>
    <w:p w14:paraId="1B22482E" w14:textId="69EA27B8" w:rsidR="006B480F" w:rsidRPr="008A25CF" w:rsidRDefault="002328C4" w:rsidP="006B480F">
      <w:pPr>
        <w:rPr>
          <w:iCs/>
        </w:rPr>
      </w:pPr>
      <w:hyperlink r:id="rId1803" w:history="1">
        <w:r w:rsidR="004371F4">
          <w:rPr>
            <w:rStyle w:val="Hyperlink"/>
            <w:iCs/>
          </w:rPr>
          <w:t>R1-2201783</w:t>
        </w:r>
      </w:hyperlink>
      <w:r w:rsidR="006B480F" w:rsidRPr="008A25CF">
        <w:rPr>
          <w:iCs/>
        </w:rPr>
        <w:tab/>
        <w:t>Remaining issues on PUCCH coverage enhancement</w:t>
      </w:r>
      <w:r w:rsidR="006B480F" w:rsidRPr="008A25CF">
        <w:rPr>
          <w:iCs/>
        </w:rPr>
        <w:tab/>
        <w:t>Apple</w:t>
      </w:r>
    </w:p>
    <w:p w14:paraId="0D37C609" w14:textId="7F7F6084" w:rsidR="006B480F" w:rsidRPr="008A25CF" w:rsidRDefault="002328C4" w:rsidP="006B480F">
      <w:pPr>
        <w:rPr>
          <w:iCs/>
        </w:rPr>
      </w:pPr>
      <w:hyperlink r:id="rId1804" w:history="1">
        <w:r w:rsidR="004371F4">
          <w:rPr>
            <w:rStyle w:val="Hyperlink"/>
            <w:iCs/>
          </w:rPr>
          <w:t>R1-2201871</w:t>
        </w:r>
      </w:hyperlink>
      <w:r w:rsidR="006B480F" w:rsidRPr="008A25CF">
        <w:rPr>
          <w:iCs/>
        </w:rPr>
        <w:tab/>
        <w:t>Remaining issues on PUCCH enhancements</w:t>
      </w:r>
      <w:r w:rsidR="006B480F" w:rsidRPr="008A25CF">
        <w:rPr>
          <w:iCs/>
        </w:rPr>
        <w:tab/>
        <w:t>CMCC</w:t>
      </w:r>
    </w:p>
    <w:p w14:paraId="2FB4F906" w14:textId="4B6534DB" w:rsidR="006B480F" w:rsidRPr="008A25CF" w:rsidRDefault="002328C4" w:rsidP="006B480F">
      <w:pPr>
        <w:rPr>
          <w:iCs/>
        </w:rPr>
      </w:pPr>
      <w:hyperlink r:id="rId1805" w:history="1">
        <w:r w:rsidR="004371F4">
          <w:rPr>
            <w:rStyle w:val="Hyperlink"/>
            <w:iCs/>
          </w:rPr>
          <w:t>R1-2201913</w:t>
        </w:r>
      </w:hyperlink>
      <w:r w:rsidR="006B480F" w:rsidRPr="008A25CF">
        <w:rPr>
          <w:iCs/>
        </w:rPr>
        <w:tab/>
        <w:t>Remain</w:t>
      </w:r>
      <w:r w:rsidR="007A7F80">
        <w:rPr>
          <w:iCs/>
        </w:rPr>
        <w:t>ing</w:t>
      </w:r>
      <w:r w:rsidR="006B480F" w:rsidRPr="008A25CF">
        <w:rPr>
          <w:iCs/>
        </w:rPr>
        <w:t xml:space="preserve"> issues on PUCCH enhancements</w:t>
      </w:r>
      <w:r w:rsidR="006B480F" w:rsidRPr="008A25CF">
        <w:rPr>
          <w:iCs/>
        </w:rPr>
        <w:tab/>
        <w:t>Xiaomi</w:t>
      </w:r>
    </w:p>
    <w:p w14:paraId="4CC22608" w14:textId="18D253EE" w:rsidR="006B480F" w:rsidRPr="008A25CF" w:rsidRDefault="002328C4" w:rsidP="006B480F">
      <w:pPr>
        <w:rPr>
          <w:iCs/>
        </w:rPr>
      </w:pPr>
      <w:hyperlink r:id="rId1806" w:history="1">
        <w:r w:rsidR="004371F4">
          <w:rPr>
            <w:rStyle w:val="Hyperlink"/>
            <w:iCs/>
          </w:rPr>
          <w:t>R1-2201964</w:t>
        </w:r>
      </w:hyperlink>
      <w:r w:rsidR="006B480F" w:rsidRPr="008A25CF">
        <w:rPr>
          <w:iCs/>
        </w:rPr>
        <w:tab/>
        <w:t>Remaining Issues for PUCCH Dynamic Repetition and DMRS Bundling</w:t>
      </w:r>
      <w:r w:rsidR="006B480F" w:rsidRPr="008A25CF">
        <w:rPr>
          <w:iCs/>
        </w:rPr>
        <w:tab/>
        <w:t>Ericsson</w:t>
      </w:r>
    </w:p>
    <w:p w14:paraId="4F39EC5A" w14:textId="0FAE73BF" w:rsidR="006B480F" w:rsidRPr="008A25CF" w:rsidRDefault="002328C4" w:rsidP="006B480F">
      <w:pPr>
        <w:rPr>
          <w:iCs/>
        </w:rPr>
      </w:pPr>
      <w:hyperlink r:id="rId1807" w:history="1">
        <w:r w:rsidR="004371F4">
          <w:rPr>
            <w:rStyle w:val="Hyperlink"/>
            <w:iCs/>
          </w:rPr>
          <w:t>R1-2202029</w:t>
        </w:r>
      </w:hyperlink>
      <w:r w:rsidR="006B480F" w:rsidRPr="008A25CF">
        <w:rPr>
          <w:iCs/>
        </w:rPr>
        <w:tab/>
        <w:t>PUCCH enhancements</w:t>
      </w:r>
      <w:r w:rsidR="006B480F" w:rsidRPr="008A25CF">
        <w:rPr>
          <w:iCs/>
        </w:rPr>
        <w:tab/>
        <w:t>Samsung</w:t>
      </w:r>
    </w:p>
    <w:p w14:paraId="7C2D24AA" w14:textId="027A1D8F" w:rsidR="006B480F" w:rsidRPr="008A25CF" w:rsidRDefault="002328C4" w:rsidP="006B480F">
      <w:pPr>
        <w:rPr>
          <w:iCs/>
        </w:rPr>
      </w:pPr>
      <w:hyperlink r:id="rId1808" w:history="1">
        <w:r w:rsidR="004371F4">
          <w:rPr>
            <w:rStyle w:val="Hyperlink"/>
            <w:iCs/>
          </w:rPr>
          <w:t>R1-2202154</w:t>
        </w:r>
      </w:hyperlink>
      <w:r w:rsidR="006B480F" w:rsidRPr="008A25CF">
        <w:rPr>
          <w:iCs/>
        </w:rPr>
        <w:tab/>
        <w:t>PUCCH enhancements</w:t>
      </w:r>
      <w:r w:rsidR="006B480F" w:rsidRPr="008A25CF">
        <w:rPr>
          <w:iCs/>
        </w:rPr>
        <w:tab/>
        <w:t>Qualcomm Incorporated</w:t>
      </w:r>
    </w:p>
    <w:p w14:paraId="6AE48424" w14:textId="5217A9D1" w:rsidR="006B480F" w:rsidRPr="008A25CF" w:rsidRDefault="002328C4" w:rsidP="006B480F">
      <w:pPr>
        <w:rPr>
          <w:iCs/>
        </w:rPr>
      </w:pPr>
      <w:hyperlink r:id="rId1809" w:history="1">
        <w:r w:rsidR="004371F4">
          <w:rPr>
            <w:rStyle w:val="Hyperlink"/>
            <w:iCs/>
          </w:rPr>
          <w:t>R1-2202199</w:t>
        </w:r>
      </w:hyperlink>
      <w:r w:rsidR="006B480F" w:rsidRPr="008A25CF">
        <w:rPr>
          <w:iCs/>
        </w:rPr>
        <w:tab/>
        <w:t>PUCCH coverage enhancement</w:t>
      </w:r>
      <w:r w:rsidR="006B480F" w:rsidRPr="008A25CF">
        <w:rPr>
          <w:iCs/>
        </w:rPr>
        <w:tab/>
        <w:t>Sharp</w:t>
      </w:r>
    </w:p>
    <w:p w14:paraId="5BAE58FB" w14:textId="3E294ADF" w:rsidR="006B480F" w:rsidRPr="008A25CF" w:rsidRDefault="002328C4" w:rsidP="006B480F">
      <w:pPr>
        <w:rPr>
          <w:iCs/>
        </w:rPr>
      </w:pPr>
      <w:hyperlink r:id="rId1810" w:history="1">
        <w:r w:rsidR="004371F4">
          <w:rPr>
            <w:rStyle w:val="Hyperlink"/>
            <w:iCs/>
          </w:rPr>
          <w:t>R1-2202238</w:t>
        </w:r>
      </w:hyperlink>
      <w:r w:rsidR="006B480F" w:rsidRPr="008A25CF">
        <w:rPr>
          <w:iCs/>
        </w:rPr>
        <w:tab/>
        <w:t>Discussion on PUCCH enhancements</w:t>
      </w:r>
      <w:r w:rsidR="006B480F" w:rsidRPr="008A25CF">
        <w:rPr>
          <w:iCs/>
        </w:rPr>
        <w:tab/>
        <w:t>TCL Communication Ltd.</w:t>
      </w:r>
    </w:p>
    <w:p w14:paraId="4A98716C" w14:textId="27FAA0F7" w:rsidR="006B480F" w:rsidRDefault="002328C4" w:rsidP="006B480F">
      <w:pPr>
        <w:rPr>
          <w:iCs/>
        </w:rPr>
      </w:pPr>
      <w:hyperlink r:id="rId1811" w:history="1">
        <w:r w:rsidR="004371F4">
          <w:rPr>
            <w:rStyle w:val="Hyperlink"/>
            <w:iCs/>
          </w:rPr>
          <w:t>R1-2202302</w:t>
        </w:r>
      </w:hyperlink>
      <w:r w:rsidR="006B480F" w:rsidRPr="008A25CF">
        <w:rPr>
          <w:iCs/>
        </w:rPr>
        <w:tab/>
        <w:t>Discussions on coverage enhancement for PUCCH</w:t>
      </w:r>
      <w:r w:rsidR="006B480F" w:rsidRPr="008A25CF">
        <w:rPr>
          <w:iCs/>
        </w:rPr>
        <w:tab/>
        <w:t>LG Electronics</w:t>
      </w:r>
    </w:p>
    <w:p w14:paraId="5A7AC71A" w14:textId="20940483" w:rsidR="007A7F80" w:rsidRPr="007A7F80" w:rsidRDefault="002328C4" w:rsidP="007A7F80">
      <w:pPr>
        <w:rPr>
          <w:iCs/>
        </w:rPr>
      </w:pPr>
      <w:hyperlink r:id="rId1812" w:history="1">
        <w:r w:rsidR="004371F4">
          <w:rPr>
            <w:rStyle w:val="Hyperlink"/>
            <w:iCs/>
          </w:rPr>
          <w:t>R1-2202488</w:t>
        </w:r>
      </w:hyperlink>
      <w:r w:rsidR="007A7F80" w:rsidRPr="007A7F80">
        <w:rPr>
          <w:iCs/>
        </w:rPr>
        <w:tab/>
        <w:t>Remaining issues on PUCCH enhancements for coverage enhancement</w:t>
      </w:r>
      <w:r w:rsidR="007A7F80" w:rsidRPr="007A7F80">
        <w:rPr>
          <w:iCs/>
        </w:rPr>
        <w:tab/>
        <w:t>WILUS Inc.</w:t>
      </w:r>
    </w:p>
    <w:p w14:paraId="076AC2E2" w14:textId="25C31B04" w:rsidR="007A7F80" w:rsidRDefault="007A7F80" w:rsidP="006B480F">
      <w:pPr>
        <w:rPr>
          <w:iCs/>
        </w:rPr>
      </w:pPr>
    </w:p>
    <w:p w14:paraId="448ECF11" w14:textId="77777777" w:rsidR="007A7F80" w:rsidRPr="007A7F80" w:rsidRDefault="007A7F80" w:rsidP="007A7F80">
      <w:pPr>
        <w:rPr>
          <w:lang w:eastAsia="x-none"/>
        </w:rPr>
      </w:pPr>
      <w:r w:rsidRPr="007A7F80">
        <w:rPr>
          <w:lang w:eastAsia="x-none"/>
        </w:rPr>
        <w:t>[108-e-R17-CovEnh-04] – Yi (Qualcomm)</w:t>
      </w:r>
    </w:p>
    <w:p w14:paraId="60269C8A" w14:textId="7C6EDFDB" w:rsidR="007A7F80" w:rsidRPr="007A7F80" w:rsidRDefault="007A7F80" w:rsidP="007A7F80">
      <w:pPr>
        <w:rPr>
          <w:lang w:eastAsia="x-none"/>
        </w:rPr>
      </w:pPr>
      <w:r w:rsidRPr="007A7F80">
        <w:rPr>
          <w:lang w:eastAsia="x-none"/>
        </w:rPr>
        <w:t>Email discussion regarding PUCCH enhancements</w:t>
      </w:r>
    </w:p>
    <w:p w14:paraId="445033BF" w14:textId="77777777" w:rsidR="007A7F80" w:rsidRPr="007A7F80" w:rsidRDefault="007A7F80" w:rsidP="007A7F80">
      <w:pPr>
        <w:numPr>
          <w:ilvl w:val="0"/>
          <w:numId w:val="62"/>
        </w:numPr>
        <w:rPr>
          <w:lang w:eastAsia="x-none"/>
        </w:rPr>
      </w:pPr>
      <w:r w:rsidRPr="007A7F80">
        <w:rPr>
          <w:rFonts w:hint="eastAsia"/>
          <w:lang w:eastAsia="x-none"/>
        </w:rPr>
        <w:t>1</w:t>
      </w:r>
      <w:r w:rsidRPr="007A7F80">
        <w:rPr>
          <w:rFonts w:hint="eastAsia"/>
          <w:vertAlign w:val="superscript"/>
          <w:lang w:eastAsia="x-none"/>
        </w:rPr>
        <w:t>st</w:t>
      </w:r>
      <w:r w:rsidRPr="007A7F80">
        <w:rPr>
          <w:rFonts w:hint="eastAsia"/>
          <w:lang w:eastAsia="x-none"/>
        </w:rPr>
        <w:t xml:space="preserve"> check point: </w:t>
      </w:r>
      <w:r w:rsidRPr="007A7F80">
        <w:t>February</w:t>
      </w:r>
      <w:r w:rsidRPr="007A7F80">
        <w:rPr>
          <w:rFonts w:hint="eastAsia"/>
        </w:rPr>
        <w:t xml:space="preserve"> </w:t>
      </w:r>
      <w:r w:rsidRPr="007A7F80">
        <w:t>25</w:t>
      </w:r>
    </w:p>
    <w:p w14:paraId="53DE0984" w14:textId="77777777" w:rsidR="007A7F80" w:rsidRPr="007A7F80" w:rsidRDefault="007A7F80" w:rsidP="007A7F80">
      <w:pPr>
        <w:numPr>
          <w:ilvl w:val="0"/>
          <w:numId w:val="62"/>
        </w:numPr>
        <w:rPr>
          <w:lang w:eastAsia="x-none"/>
        </w:rPr>
      </w:pPr>
      <w:r w:rsidRPr="007A7F80">
        <w:rPr>
          <w:lang w:eastAsia="x-none"/>
        </w:rPr>
        <w:t>Final</w:t>
      </w:r>
      <w:r w:rsidRPr="007A7F80">
        <w:rPr>
          <w:rFonts w:hint="eastAsia"/>
          <w:lang w:eastAsia="x-none"/>
        </w:rPr>
        <w:t xml:space="preserve"> check point: </w:t>
      </w:r>
      <w:r w:rsidRPr="007A7F80">
        <w:t>March 3</w:t>
      </w:r>
    </w:p>
    <w:p w14:paraId="1835F6A2" w14:textId="2CCFFF0D" w:rsidR="007A7F80" w:rsidRPr="007A7F80" w:rsidRDefault="002328C4" w:rsidP="007A7F80">
      <w:pPr>
        <w:rPr>
          <w:b/>
          <w:bCs/>
          <w:iCs/>
        </w:rPr>
      </w:pPr>
      <w:hyperlink r:id="rId1813" w:history="1">
        <w:r w:rsidR="004371F4">
          <w:rPr>
            <w:rStyle w:val="Hyperlink"/>
            <w:b/>
            <w:bCs/>
            <w:iCs/>
          </w:rPr>
          <w:t>R1-2202555</w:t>
        </w:r>
      </w:hyperlink>
      <w:r w:rsidR="007A7F80" w:rsidRPr="007A7F80">
        <w:rPr>
          <w:b/>
          <w:bCs/>
          <w:iCs/>
        </w:rPr>
        <w:tab/>
        <w:t>FL summary #1 of PUCCH coverage enhancement</w:t>
      </w:r>
      <w:r w:rsidR="007A7F80" w:rsidRPr="007A7F80">
        <w:rPr>
          <w:b/>
          <w:bCs/>
          <w:iCs/>
        </w:rPr>
        <w:tab/>
        <w:t>Moderator (Qualcomm)</w:t>
      </w:r>
    </w:p>
    <w:p w14:paraId="1BCFDD21" w14:textId="77777777" w:rsidR="006853CD" w:rsidRDefault="006853CD" w:rsidP="006B480F">
      <w:pPr>
        <w:rPr>
          <w:iCs/>
        </w:rPr>
      </w:pPr>
    </w:p>
    <w:p w14:paraId="4461AAF0" w14:textId="536A30FC" w:rsidR="006853CD" w:rsidRPr="006853CD" w:rsidRDefault="002328C4" w:rsidP="006B480F">
      <w:pPr>
        <w:rPr>
          <w:b/>
          <w:bCs/>
          <w:iCs/>
        </w:rPr>
      </w:pPr>
      <w:hyperlink r:id="rId1814" w:history="1">
        <w:r w:rsidR="004371F4">
          <w:rPr>
            <w:rStyle w:val="Hyperlink"/>
            <w:b/>
            <w:bCs/>
            <w:iCs/>
          </w:rPr>
          <w:t>R1-2202676</w:t>
        </w:r>
      </w:hyperlink>
      <w:r w:rsidR="006853CD" w:rsidRPr="006853CD">
        <w:rPr>
          <w:b/>
          <w:bCs/>
          <w:iCs/>
        </w:rPr>
        <w:tab/>
        <w:t>FL summary #2 of PUCCH coverage enhancement</w:t>
      </w:r>
      <w:r w:rsidR="006853CD" w:rsidRPr="006853CD">
        <w:rPr>
          <w:b/>
          <w:bCs/>
          <w:iCs/>
        </w:rPr>
        <w:tab/>
        <w:t>Moderator (Qualcomm)</w:t>
      </w:r>
    </w:p>
    <w:p w14:paraId="73B8EBAB" w14:textId="0FA30ED4" w:rsidR="007A7F80" w:rsidRDefault="007A7F80" w:rsidP="006B480F">
      <w:pPr>
        <w:rPr>
          <w:iCs/>
        </w:rPr>
      </w:pPr>
      <w:r>
        <w:rPr>
          <w:iCs/>
        </w:rPr>
        <w:t>From Feb 2</w:t>
      </w:r>
      <w:r w:rsidR="006853CD">
        <w:rPr>
          <w:iCs/>
        </w:rPr>
        <w:t>4</w:t>
      </w:r>
      <w:r w:rsidR="006853CD" w:rsidRPr="006853CD">
        <w:rPr>
          <w:iCs/>
          <w:vertAlign w:val="superscript"/>
        </w:rPr>
        <w:t>th</w:t>
      </w:r>
      <w:r w:rsidR="006853CD">
        <w:rPr>
          <w:iCs/>
        </w:rPr>
        <w:t xml:space="preserve"> </w:t>
      </w:r>
      <w:r>
        <w:rPr>
          <w:iCs/>
        </w:rPr>
        <w:t>GTW session</w:t>
      </w:r>
    </w:p>
    <w:p w14:paraId="7272BACF" w14:textId="77777777" w:rsidR="006853CD" w:rsidRPr="006853CD" w:rsidRDefault="006853CD" w:rsidP="006853CD">
      <w:pPr>
        <w:rPr>
          <w:rFonts w:ascii="Times New Roman" w:hAnsi="Times New Roman"/>
          <w:szCs w:val="20"/>
          <w:highlight w:val="green"/>
        </w:rPr>
      </w:pPr>
      <w:r w:rsidRPr="006853CD">
        <w:rPr>
          <w:rFonts w:ascii="Times New Roman" w:hAnsi="Times New Roman"/>
          <w:szCs w:val="20"/>
          <w:highlight w:val="green"/>
        </w:rPr>
        <w:t xml:space="preserve">Agreement </w:t>
      </w:r>
    </w:p>
    <w:p w14:paraId="36759D8C" w14:textId="5B452F2A" w:rsidR="006853CD" w:rsidRDefault="006853CD" w:rsidP="006853CD">
      <w:pPr>
        <w:rPr>
          <w:rFonts w:ascii="Times New Roman" w:hAnsi="Times New Roman"/>
          <w:szCs w:val="20"/>
        </w:rPr>
      </w:pPr>
      <w:r w:rsidRPr="006853CD">
        <w:rPr>
          <w:rFonts w:ascii="Times New Roman" w:hAnsi="Times New Roman"/>
          <w:szCs w:val="20"/>
        </w:rPr>
        <w:t>Inter-slot frequency hopping pattern for PUSCH repetitions with DMRS bundling is determined based on physical slot index</w:t>
      </w:r>
      <w:r>
        <w:rPr>
          <w:rFonts w:ascii="Times New Roman" w:hAnsi="Times New Roman"/>
          <w:szCs w:val="20"/>
        </w:rPr>
        <w:t>.</w:t>
      </w:r>
    </w:p>
    <w:p w14:paraId="082F39F9" w14:textId="77777777" w:rsidR="006853CD" w:rsidRPr="006853CD" w:rsidRDefault="006853CD" w:rsidP="006853CD">
      <w:pPr>
        <w:rPr>
          <w:rFonts w:ascii="Times New Roman" w:hAnsi="Times New Roman"/>
          <w:szCs w:val="20"/>
        </w:rPr>
      </w:pPr>
    </w:p>
    <w:p w14:paraId="5929D18F" w14:textId="77777777" w:rsidR="006853CD" w:rsidRPr="006853CD" w:rsidRDefault="006853CD" w:rsidP="006853CD">
      <w:pPr>
        <w:rPr>
          <w:rFonts w:ascii="Times New Roman" w:eastAsia="DengXian" w:hAnsi="Times New Roman"/>
          <w:szCs w:val="20"/>
          <w:highlight w:val="green"/>
          <w:lang w:eastAsia="zh-CN"/>
        </w:rPr>
      </w:pPr>
      <w:r w:rsidRPr="006853CD">
        <w:rPr>
          <w:rFonts w:ascii="Times New Roman" w:eastAsia="DengXian" w:hAnsi="Times New Roman"/>
          <w:szCs w:val="20"/>
          <w:highlight w:val="green"/>
          <w:lang w:eastAsia="zh-CN"/>
        </w:rPr>
        <w:t>Agreement</w:t>
      </w:r>
    </w:p>
    <w:p w14:paraId="345942A7" w14:textId="77777777" w:rsidR="006853CD" w:rsidRPr="006853CD" w:rsidRDefault="006853CD" w:rsidP="006853CD">
      <w:pPr>
        <w:rPr>
          <w:rFonts w:ascii="Times New Roman" w:hAnsi="Times New Roman"/>
          <w:szCs w:val="20"/>
        </w:rPr>
      </w:pPr>
      <w:r w:rsidRPr="006853CD">
        <w:rPr>
          <w:rFonts w:ascii="Times New Roman" w:hAnsi="Times New Roman"/>
          <w:szCs w:val="20"/>
        </w:rPr>
        <w:t>Inter-slot frequency hopping pattern for PUCCH repetitions with DMRS bundling is determined based on down-selection (in RAN1#108e) option 2</w:t>
      </w:r>
    </w:p>
    <w:p w14:paraId="5F5EC321" w14:textId="77777777" w:rsidR="006853CD" w:rsidRPr="006853CD" w:rsidRDefault="006853CD" w:rsidP="00F44FD9">
      <w:pPr>
        <w:pStyle w:val="ListParagraph"/>
        <w:numPr>
          <w:ilvl w:val="0"/>
          <w:numId w:val="126"/>
        </w:numPr>
        <w:overflowPunct/>
        <w:autoSpaceDE/>
        <w:autoSpaceDN/>
        <w:adjustRightInd/>
        <w:spacing w:after="0"/>
        <w:contextualSpacing w:val="0"/>
        <w:textAlignment w:val="auto"/>
      </w:pPr>
      <w:r w:rsidRPr="006853CD">
        <w:t>Option 2: relative slot index – option A</w:t>
      </w:r>
    </w:p>
    <w:p w14:paraId="5170A73F" w14:textId="77777777" w:rsidR="006853CD" w:rsidRPr="006853CD" w:rsidRDefault="006853CD" w:rsidP="006853CD">
      <w:pPr>
        <w:rPr>
          <w:rFonts w:ascii="Times New Roman" w:hAnsi="Times New Roman"/>
          <w:szCs w:val="20"/>
        </w:rPr>
      </w:pPr>
      <w:r w:rsidRPr="006853CD">
        <w:rPr>
          <w:rFonts w:ascii="Times New Roman" w:hAnsi="Times New Roman"/>
          <w:szCs w:val="20"/>
        </w:rPr>
        <w:t>Note: Option A/B for relative slot index are defined as the following</w:t>
      </w:r>
    </w:p>
    <w:p w14:paraId="69CD090E" w14:textId="77777777" w:rsidR="006853CD" w:rsidRPr="006853CD" w:rsidRDefault="006853CD" w:rsidP="00F44FD9">
      <w:pPr>
        <w:pStyle w:val="ListParagraph"/>
        <w:numPr>
          <w:ilvl w:val="0"/>
          <w:numId w:val="127"/>
        </w:numPr>
        <w:overflowPunct/>
        <w:autoSpaceDE/>
        <w:autoSpaceDN/>
        <w:adjustRightInd/>
        <w:spacing w:after="0" w:line="280" w:lineRule="atLeast"/>
        <w:contextualSpacing w:val="0"/>
        <w:textAlignment w:val="auto"/>
      </w:pPr>
      <w:r w:rsidRPr="006853CD">
        <w:t>Option A: frequency hopping pattern is determined based on relative slot index. Relative slot 0 is the slot where PUCCH/PUSCH repetition starts. Each of the subsequent slots are counted and relative slot index increase by one regardless the slot is used to transmit PUCCH/PUSCH or not.</w:t>
      </w:r>
    </w:p>
    <w:p w14:paraId="79E150DF" w14:textId="77777777" w:rsidR="006853CD" w:rsidRPr="006853CD" w:rsidRDefault="006853CD" w:rsidP="00F44FD9">
      <w:pPr>
        <w:pStyle w:val="ListParagraph"/>
        <w:numPr>
          <w:ilvl w:val="0"/>
          <w:numId w:val="127"/>
        </w:numPr>
        <w:overflowPunct/>
        <w:autoSpaceDE/>
        <w:autoSpaceDN/>
        <w:adjustRightInd/>
        <w:spacing w:after="0" w:line="280" w:lineRule="atLeast"/>
        <w:contextualSpacing w:val="0"/>
        <w:textAlignment w:val="auto"/>
      </w:pPr>
      <w:r w:rsidRPr="006853CD">
        <w:t>Option B: frequency hopping pattern is determined based on relative slot index. Relative slot 0 is the slot where PUCCH/PUSCH repetition starts. One of the subsequent slots are counted and the slot index increase by one only if the slot is used to transmit PUCCH/PUSCH.</w:t>
      </w:r>
    </w:p>
    <w:p w14:paraId="61A08558" w14:textId="222D565D" w:rsidR="007A7F80" w:rsidRDefault="007A7F80" w:rsidP="006B480F">
      <w:pPr>
        <w:rPr>
          <w:iCs/>
        </w:rPr>
      </w:pPr>
    </w:p>
    <w:p w14:paraId="610F4D5F" w14:textId="6EE92C28" w:rsidR="006B2193" w:rsidRPr="000F7D11" w:rsidRDefault="006B2193" w:rsidP="006B2193">
      <w:pPr>
        <w:rPr>
          <w:lang w:eastAsia="x-none"/>
        </w:rPr>
      </w:pPr>
      <w:r w:rsidRPr="000F7D11">
        <w:rPr>
          <w:b/>
          <w:bCs/>
          <w:lang w:eastAsia="x-none"/>
        </w:rPr>
        <w:t>Decision:</w:t>
      </w:r>
      <w:r w:rsidRPr="000F7D11">
        <w:rPr>
          <w:lang w:eastAsia="x-none"/>
        </w:rPr>
        <w:t xml:space="preserve"> As per email decision posted on Feb 2</w:t>
      </w:r>
      <w:r>
        <w:rPr>
          <w:lang w:eastAsia="x-none"/>
        </w:rPr>
        <w:t>7</w:t>
      </w:r>
      <w:r w:rsidRPr="000F7D11">
        <w:rPr>
          <w:vertAlign w:val="superscript"/>
          <w:lang w:eastAsia="x-none"/>
        </w:rPr>
        <w:t>th</w:t>
      </w:r>
      <w:r w:rsidRPr="000F7D11">
        <w:rPr>
          <w:lang w:eastAsia="x-none"/>
        </w:rPr>
        <w:t>,</w:t>
      </w:r>
    </w:p>
    <w:p w14:paraId="062F5F98" w14:textId="77777777" w:rsidR="006B2193" w:rsidRPr="006B2193" w:rsidRDefault="006B2193" w:rsidP="006B2193">
      <w:pPr>
        <w:rPr>
          <w:iCs/>
          <w:u w:val="single"/>
        </w:rPr>
      </w:pPr>
      <w:r w:rsidRPr="006B2193">
        <w:rPr>
          <w:iCs/>
          <w:u w:val="single"/>
        </w:rPr>
        <w:t>Conclusion</w:t>
      </w:r>
    </w:p>
    <w:p w14:paraId="6272F60D" w14:textId="77777777" w:rsidR="006B2193" w:rsidRPr="006B2193" w:rsidRDefault="006B2193" w:rsidP="006B2193">
      <w:pPr>
        <w:rPr>
          <w:iCs/>
        </w:rPr>
      </w:pPr>
      <w:r w:rsidRPr="006B2193">
        <w:rPr>
          <w:iCs/>
        </w:rPr>
        <w:t>For frequency hopping for PUCCH/PUSCH repetitions with DMRS bundling, in Rel-17, there is no consensus to increase the number of frequency offset over what are supported in Rel-15/16.</w:t>
      </w:r>
    </w:p>
    <w:p w14:paraId="6F563486" w14:textId="77777777" w:rsidR="006B2193" w:rsidRPr="006B2193" w:rsidRDefault="006B2193" w:rsidP="006B2193">
      <w:pPr>
        <w:rPr>
          <w:iCs/>
        </w:rPr>
      </w:pPr>
      <w:r w:rsidRPr="006B2193">
        <w:rPr>
          <w:iCs/>
        </w:rPr>
        <w:t xml:space="preserve"> </w:t>
      </w:r>
    </w:p>
    <w:p w14:paraId="5929F6C8" w14:textId="77777777" w:rsidR="006B2193" w:rsidRPr="006B2193" w:rsidRDefault="006B2193" w:rsidP="006B2193">
      <w:pPr>
        <w:rPr>
          <w:iCs/>
        </w:rPr>
      </w:pPr>
      <w:r w:rsidRPr="006B2193">
        <w:rPr>
          <w:iCs/>
        </w:rPr>
        <w:t>Agreement (Excerpted from RAN1#107bis-e)</w:t>
      </w:r>
    </w:p>
    <w:p w14:paraId="39ED4B78" w14:textId="2CE8D173" w:rsidR="006B2193" w:rsidRPr="006B2193" w:rsidRDefault="006B2193" w:rsidP="00555EEE">
      <w:pPr>
        <w:ind w:left="720"/>
        <w:rPr>
          <w:iCs/>
        </w:rPr>
      </w:pPr>
      <w:r w:rsidRPr="006B2193">
        <w:rPr>
          <w:iCs/>
        </w:rPr>
        <w:t>PUCCH repetitions with different sets of power control parameters in multi-TRP operation should be regarded as a [semi-static] event that causes power consistency and phase continuity not to be maintained across PUCCH repetitions.</w:t>
      </w:r>
    </w:p>
    <w:p w14:paraId="5F751B40" w14:textId="77777777" w:rsidR="006B2193" w:rsidRPr="006B2193" w:rsidRDefault="006B2193" w:rsidP="006B2193">
      <w:pPr>
        <w:rPr>
          <w:iCs/>
        </w:rPr>
      </w:pPr>
      <w:r w:rsidRPr="006B2193">
        <w:rPr>
          <w:iCs/>
          <w:highlight w:val="green"/>
        </w:rPr>
        <w:t>Agreement</w:t>
      </w:r>
    </w:p>
    <w:p w14:paraId="2AA34C3B" w14:textId="77777777" w:rsidR="006B2193" w:rsidRPr="006B2193" w:rsidRDefault="006B2193" w:rsidP="006B2193">
      <w:pPr>
        <w:rPr>
          <w:iCs/>
        </w:rPr>
      </w:pPr>
      <w:r w:rsidRPr="006B2193">
        <w:rPr>
          <w:iCs/>
        </w:rPr>
        <w:t>Update the above agreement made in RAN1 107bis-e as below</w:t>
      </w:r>
    </w:p>
    <w:p w14:paraId="7E7FF6C1" w14:textId="3E17C999" w:rsidR="006B2193" w:rsidRPr="006B2193" w:rsidRDefault="006B2193" w:rsidP="006B2193">
      <w:pPr>
        <w:rPr>
          <w:rFonts w:ascii="Times New Roman" w:eastAsia="Microsoft YaHei UI" w:hAnsi="Times New Roman"/>
          <w:color w:val="000000"/>
          <w:szCs w:val="20"/>
          <w:lang w:eastAsia="en-GB"/>
        </w:rPr>
      </w:pPr>
      <w:r w:rsidRPr="006B2193">
        <w:rPr>
          <w:rFonts w:ascii="Times New Roman" w:eastAsia="Microsoft YaHei UI" w:hAnsi="Times New Roman"/>
          <w:color w:val="000000"/>
          <w:szCs w:val="20"/>
        </w:rPr>
        <w:t>PUCCH repetitions with different sets of power control parameters in multi-TRP operation should be regarded as a</w:t>
      </w:r>
      <w:r>
        <w:rPr>
          <w:rFonts w:ascii="Times New Roman" w:eastAsia="Microsoft YaHei UI" w:hAnsi="Times New Roman"/>
          <w:color w:val="000000"/>
          <w:szCs w:val="20"/>
        </w:rPr>
        <w:t xml:space="preserve"> </w:t>
      </w:r>
      <w:r w:rsidRPr="006B2193">
        <w:rPr>
          <w:rFonts w:ascii="Times New Roman" w:eastAsia="Microsoft YaHei UI" w:hAnsi="Times New Roman"/>
          <w:strike/>
          <w:color w:val="FF0000"/>
          <w:szCs w:val="20"/>
        </w:rPr>
        <w:t>[</w:t>
      </w:r>
      <w:r w:rsidRPr="006B2193">
        <w:rPr>
          <w:rFonts w:ascii="Times New Roman" w:eastAsia="Microsoft YaHei UI" w:hAnsi="Times New Roman"/>
          <w:color w:val="000000"/>
          <w:szCs w:val="20"/>
        </w:rPr>
        <w:t>semi-static</w:t>
      </w:r>
      <w:r w:rsidRPr="006B2193">
        <w:rPr>
          <w:rFonts w:ascii="Times New Roman" w:eastAsia="Microsoft YaHei UI" w:hAnsi="Times New Roman"/>
          <w:strike/>
          <w:color w:val="FF0000"/>
          <w:szCs w:val="20"/>
        </w:rPr>
        <w:t>]</w:t>
      </w:r>
      <w:r>
        <w:rPr>
          <w:rFonts w:ascii="Times New Roman" w:eastAsia="Microsoft YaHei UI" w:hAnsi="Times New Roman"/>
          <w:color w:val="000000"/>
          <w:szCs w:val="20"/>
        </w:rPr>
        <w:t xml:space="preserve"> </w:t>
      </w:r>
      <w:r w:rsidRPr="006B2193">
        <w:rPr>
          <w:rFonts w:ascii="Times New Roman" w:eastAsia="Microsoft YaHei UI" w:hAnsi="Times New Roman"/>
          <w:color w:val="000000"/>
          <w:szCs w:val="20"/>
        </w:rPr>
        <w:t>event that causes power consistency and phase continuity not to be maintained across PUCCH repetitions.</w:t>
      </w:r>
    </w:p>
    <w:p w14:paraId="32AF34E6" w14:textId="7AB7F02E" w:rsidR="006B2193" w:rsidRDefault="006B2193" w:rsidP="006B2193">
      <w:pPr>
        <w:rPr>
          <w:iCs/>
        </w:rPr>
      </w:pPr>
    </w:p>
    <w:p w14:paraId="7D8618E2" w14:textId="1C757FD4" w:rsidR="00555EEE" w:rsidRDefault="00555EEE" w:rsidP="006B2193">
      <w:pPr>
        <w:rPr>
          <w:iCs/>
        </w:rPr>
      </w:pPr>
    </w:p>
    <w:p w14:paraId="62B5A6E1" w14:textId="36965CF8" w:rsidR="00555EEE" w:rsidRPr="00555EEE" w:rsidRDefault="002328C4" w:rsidP="006B2193">
      <w:pPr>
        <w:rPr>
          <w:b/>
          <w:bCs/>
          <w:iCs/>
        </w:rPr>
      </w:pPr>
      <w:hyperlink r:id="rId1815" w:history="1">
        <w:r w:rsidR="004371F4">
          <w:rPr>
            <w:rStyle w:val="Hyperlink"/>
            <w:b/>
            <w:bCs/>
            <w:iCs/>
          </w:rPr>
          <w:t>R1-2202753</w:t>
        </w:r>
      </w:hyperlink>
      <w:r w:rsidR="00555EEE" w:rsidRPr="00555EEE">
        <w:rPr>
          <w:b/>
          <w:bCs/>
          <w:iCs/>
        </w:rPr>
        <w:tab/>
        <w:t>FL summary #3 of PUCCH coverage enhancement</w:t>
      </w:r>
      <w:r w:rsidR="00555EEE" w:rsidRPr="00555EEE">
        <w:rPr>
          <w:b/>
          <w:bCs/>
          <w:iCs/>
        </w:rPr>
        <w:tab/>
        <w:t>Moderator (Qualcomm)</w:t>
      </w:r>
    </w:p>
    <w:p w14:paraId="796C5705" w14:textId="63CE3DF7" w:rsidR="00555EEE" w:rsidRDefault="00555EEE" w:rsidP="006B2193">
      <w:pPr>
        <w:rPr>
          <w:iCs/>
        </w:rPr>
      </w:pPr>
      <w:r>
        <w:rPr>
          <w:iCs/>
        </w:rPr>
        <w:t>From Feb 28</w:t>
      </w:r>
      <w:r w:rsidRPr="00555EEE">
        <w:rPr>
          <w:iCs/>
          <w:vertAlign w:val="superscript"/>
        </w:rPr>
        <w:t>th</w:t>
      </w:r>
      <w:r>
        <w:rPr>
          <w:iCs/>
        </w:rPr>
        <w:t xml:space="preserve"> GTW session</w:t>
      </w:r>
    </w:p>
    <w:p w14:paraId="13993A8F" w14:textId="77777777" w:rsidR="00555EEE" w:rsidRPr="00783960" w:rsidRDefault="00555EEE" w:rsidP="00555EEE">
      <w:pPr>
        <w:rPr>
          <w:highlight w:val="green"/>
          <w:lang w:eastAsia="zh-CN"/>
        </w:rPr>
      </w:pPr>
      <w:r w:rsidRPr="00783960">
        <w:rPr>
          <w:highlight w:val="green"/>
          <w:lang w:eastAsia="zh-CN"/>
        </w:rPr>
        <w:t xml:space="preserve">Agreement </w:t>
      </w:r>
    </w:p>
    <w:p w14:paraId="78683F8F" w14:textId="77777777" w:rsidR="00555EEE" w:rsidRPr="00555EEE" w:rsidRDefault="00555EEE" w:rsidP="00F44FD9">
      <w:pPr>
        <w:pStyle w:val="ListParagraph"/>
        <w:numPr>
          <w:ilvl w:val="0"/>
          <w:numId w:val="128"/>
        </w:numPr>
        <w:spacing w:after="0"/>
        <w:ind w:left="714" w:hanging="357"/>
        <w:rPr>
          <w:iCs/>
        </w:rPr>
      </w:pPr>
      <w:r w:rsidRPr="00555EEE">
        <w:rPr>
          <w:iCs/>
        </w:rPr>
        <w:t xml:space="preserve">Values for PUSCH-Frequencyhopping-Interval are “{2, 4, 5, </w:t>
      </w:r>
      <w:r w:rsidRPr="00555EEE">
        <w:rPr>
          <w:iCs/>
          <w:color w:val="FF0000"/>
        </w:rPr>
        <w:t>6</w:t>
      </w:r>
      <w:r w:rsidRPr="00555EEE">
        <w:rPr>
          <w:iCs/>
        </w:rPr>
        <w:t xml:space="preserve">, </w:t>
      </w:r>
      <w:r w:rsidRPr="00555EEE">
        <w:rPr>
          <w:iCs/>
          <w:color w:val="FF0000"/>
        </w:rPr>
        <w:t>8</w:t>
      </w:r>
      <w:r w:rsidRPr="00555EEE">
        <w:rPr>
          <w:iCs/>
        </w:rPr>
        <w:t xml:space="preserve">, 10, </w:t>
      </w:r>
      <w:r w:rsidRPr="00555EEE">
        <w:rPr>
          <w:iCs/>
          <w:color w:val="FF0000"/>
        </w:rPr>
        <w:t>12</w:t>
      </w:r>
      <w:r w:rsidRPr="00555EEE">
        <w:rPr>
          <w:iCs/>
        </w:rPr>
        <w:t xml:space="preserve">, </w:t>
      </w:r>
      <w:r w:rsidRPr="00555EEE">
        <w:rPr>
          <w:iCs/>
          <w:color w:val="FF0000"/>
        </w:rPr>
        <w:t>14</w:t>
      </w:r>
      <w:r w:rsidRPr="00555EEE">
        <w:rPr>
          <w:iCs/>
        </w:rPr>
        <w:t xml:space="preserve">, </w:t>
      </w:r>
      <w:r w:rsidRPr="00555EEE">
        <w:rPr>
          <w:iCs/>
          <w:color w:val="FF0000"/>
        </w:rPr>
        <w:t>16</w:t>
      </w:r>
      <w:r w:rsidRPr="00555EEE">
        <w:rPr>
          <w:iCs/>
        </w:rPr>
        <w:t xml:space="preserve">, </w:t>
      </w:r>
      <w:r w:rsidRPr="00555EEE">
        <w:rPr>
          <w:iCs/>
          <w:color w:val="FF0000"/>
        </w:rPr>
        <w:t>20</w:t>
      </w:r>
      <w:r w:rsidRPr="00555EEE">
        <w:rPr>
          <w:iCs/>
        </w:rPr>
        <w:t>}”</w:t>
      </w:r>
    </w:p>
    <w:p w14:paraId="525B5951" w14:textId="77777777" w:rsidR="00555EEE" w:rsidRDefault="00555EEE" w:rsidP="00555EEE">
      <w:pPr>
        <w:rPr>
          <w:rFonts w:ascii="Times New Roman" w:hAnsi="Times New Roman"/>
          <w:iCs/>
          <w:szCs w:val="20"/>
          <w:lang w:eastAsia="zh-CN"/>
        </w:rPr>
      </w:pPr>
      <w:r>
        <w:rPr>
          <w:rFonts w:ascii="Times New Roman" w:hAnsi="Times New Roman" w:hint="eastAsia"/>
          <w:iCs/>
          <w:szCs w:val="20"/>
          <w:lang w:eastAsia="zh-CN"/>
        </w:rPr>
        <w:t>N</w:t>
      </w:r>
      <w:r>
        <w:rPr>
          <w:rFonts w:ascii="Times New Roman" w:hAnsi="Times New Roman"/>
          <w:iCs/>
          <w:szCs w:val="20"/>
          <w:lang w:eastAsia="zh-CN"/>
        </w:rPr>
        <w:t>ote: For unpaired spectrum, UE is not expected to be configured the value of 6, 8, 12, 14, 16</w:t>
      </w:r>
    </w:p>
    <w:p w14:paraId="157E68BF" w14:textId="77777777" w:rsidR="00555EEE" w:rsidRPr="00466AC9" w:rsidRDefault="00555EEE" w:rsidP="00555EEE">
      <w:pPr>
        <w:rPr>
          <w:iCs/>
          <w:lang w:eastAsia="zh-CN"/>
        </w:rPr>
      </w:pPr>
    </w:p>
    <w:p w14:paraId="2D852594" w14:textId="77777777" w:rsidR="00555EEE" w:rsidRPr="00783960" w:rsidRDefault="00555EEE" w:rsidP="00555EEE">
      <w:pPr>
        <w:rPr>
          <w:highlight w:val="green"/>
          <w:lang w:eastAsia="zh-CN"/>
        </w:rPr>
      </w:pPr>
      <w:r w:rsidRPr="00783960">
        <w:rPr>
          <w:highlight w:val="green"/>
          <w:lang w:eastAsia="zh-CN"/>
        </w:rPr>
        <w:t xml:space="preserve">Agreement </w:t>
      </w:r>
    </w:p>
    <w:p w14:paraId="67FF6F76" w14:textId="77777777" w:rsidR="00555EEE" w:rsidRPr="00555EEE" w:rsidRDefault="00555EEE" w:rsidP="00F44FD9">
      <w:pPr>
        <w:pStyle w:val="ListParagraph"/>
        <w:numPr>
          <w:ilvl w:val="0"/>
          <w:numId w:val="128"/>
        </w:numPr>
        <w:rPr>
          <w:iCs/>
        </w:rPr>
      </w:pPr>
      <w:r w:rsidRPr="00555EEE">
        <w:rPr>
          <w:iCs/>
        </w:rPr>
        <w:t xml:space="preserve">Values for PUCCH-Frequencyhopping-Interval are “{2, 4, </w:t>
      </w:r>
      <w:r w:rsidRPr="00555EEE">
        <w:rPr>
          <w:iCs/>
          <w:color w:val="FF0000"/>
        </w:rPr>
        <w:t>5</w:t>
      </w:r>
      <w:r w:rsidRPr="00555EEE">
        <w:rPr>
          <w:iCs/>
        </w:rPr>
        <w:t xml:space="preserve">, </w:t>
      </w:r>
      <w:r w:rsidRPr="00555EEE">
        <w:rPr>
          <w:iCs/>
          <w:strike/>
        </w:rPr>
        <w:t>[8],</w:t>
      </w:r>
      <w:r w:rsidRPr="00555EEE">
        <w:rPr>
          <w:iCs/>
          <w:color w:val="FF0000"/>
        </w:rPr>
        <w:t>10</w:t>
      </w:r>
      <w:r w:rsidRPr="00555EEE">
        <w:rPr>
          <w:iCs/>
        </w:rPr>
        <w:t>}”</w:t>
      </w:r>
    </w:p>
    <w:p w14:paraId="0E8B36EA" w14:textId="77777777" w:rsidR="00555EEE" w:rsidRPr="00532C17" w:rsidRDefault="00555EEE" w:rsidP="00555EEE">
      <w:pPr>
        <w:rPr>
          <w:iCs/>
          <w:highlight w:val="green"/>
          <w:lang w:eastAsia="zh-CN"/>
        </w:rPr>
      </w:pPr>
      <w:r w:rsidRPr="00532C17">
        <w:rPr>
          <w:iCs/>
          <w:highlight w:val="green"/>
          <w:lang w:eastAsia="zh-CN"/>
        </w:rPr>
        <w:t>Agreement</w:t>
      </w:r>
    </w:p>
    <w:p w14:paraId="0DC675E5" w14:textId="77777777" w:rsidR="00555EEE" w:rsidRDefault="00555EEE" w:rsidP="00555EEE">
      <w:pPr>
        <w:rPr>
          <w:iCs/>
          <w:lang w:eastAsia="zh-CN"/>
        </w:rPr>
      </w:pPr>
      <w:r w:rsidRPr="00941A7D">
        <w:rPr>
          <w:iCs/>
          <w:lang w:eastAsia="zh-CN"/>
        </w:rPr>
        <w:t>When both inter-slot frequency hopping and DMRS bundling are enabled for PUCCH/PUSCH repetitions, UE is expected to be configured with at least one of frequency hopping interval and TDW length</w:t>
      </w:r>
      <w:r>
        <w:rPr>
          <w:iCs/>
          <w:lang w:eastAsia="zh-CN"/>
        </w:rPr>
        <w:t xml:space="preserve">. </w:t>
      </w:r>
    </w:p>
    <w:p w14:paraId="11A57F3A" w14:textId="77777777" w:rsidR="00555EEE" w:rsidRPr="00941A7D" w:rsidRDefault="00555EEE" w:rsidP="00555EEE">
      <w:pPr>
        <w:rPr>
          <w:iCs/>
          <w:lang w:eastAsia="zh-CN"/>
        </w:rPr>
      </w:pPr>
      <w:r>
        <w:rPr>
          <w:iCs/>
          <w:lang w:eastAsia="zh-CN"/>
        </w:rPr>
        <w:t>Note: Conclusion is to added to RRC parameter agreement and sent to RAN2 in LS.</w:t>
      </w:r>
    </w:p>
    <w:p w14:paraId="554406B6" w14:textId="77777777" w:rsidR="006B480F" w:rsidRDefault="006B480F" w:rsidP="00A57B97">
      <w:pPr>
        <w:pStyle w:val="Heading3"/>
      </w:pPr>
      <w:bookmarkStart w:id="253" w:name="_Toc95481807"/>
      <w:bookmarkStart w:id="254" w:name="_Toc98334446"/>
      <w:r w:rsidRPr="007D7BDB">
        <w:t>Type A PUSCH repetitions for Msg3</w:t>
      </w:r>
      <w:bookmarkEnd w:id="253"/>
      <w:bookmarkEnd w:id="254"/>
    </w:p>
    <w:p w14:paraId="66DF8290" w14:textId="666166A4" w:rsidR="006B480F" w:rsidRDefault="002328C4" w:rsidP="006B480F">
      <w:pPr>
        <w:rPr>
          <w:lang w:eastAsia="x-none"/>
        </w:rPr>
      </w:pPr>
      <w:hyperlink r:id="rId1816" w:history="1">
        <w:r w:rsidR="004371F4">
          <w:rPr>
            <w:rStyle w:val="Hyperlink"/>
            <w:lang w:eastAsia="x-none"/>
          </w:rPr>
          <w:t>R1-2200970</w:t>
        </w:r>
      </w:hyperlink>
      <w:r w:rsidR="006B480F">
        <w:rPr>
          <w:lang w:eastAsia="x-none"/>
        </w:rPr>
        <w:tab/>
        <w:t>Discussion on Msg3 repetition for coverage enhancement</w:t>
      </w:r>
      <w:r w:rsidR="006B480F">
        <w:rPr>
          <w:lang w:eastAsia="x-none"/>
        </w:rPr>
        <w:tab/>
        <w:t>Huawei, HiSilicon</w:t>
      </w:r>
    </w:p>
    <w:p w14:paraId="27A0C4C7" w14:textId="661F33CD" w:rsidR="006B480F" w:rsidRDefault="002328C4" w:rsidP="006B480F">
      <w:pPr>
        <w:rPr>
          <w:lang w:eastAsia="x-none"/>
        </w:rPr>
      </w:pPr>
      <w:hyperlink r:id="rId1817" w:history="1">
        <w:r w:rsidR="004371F4">
          <w:rPr>
            <w:rStyle w:val="Hyperlink"/>
            <w:lang w:eastAsia="x-none"/>
          </w:rPr>
          <w:t>R1-2201016</w:t>
        </w:r>
      </w:hyperlink>
      <w:r w:rsidR="006B480F">
        <w:rPr>
          <w:lang w:eastAsia="x-none"/>
        </w:rPr>
        <w:tab/>
        <w:t>Approaches and solutions for Type A PUSCH repetitions for Msg3</w:t>
      </w:r>
      <w:r w:rsidR="006B480F">
        <w:rPr>
          <w:lang w:eastAsia="x-none"/>
        </w:rPr>
        <w:tab/>
        <w:t>Nokia, Nokia Shanghai Bell</w:t>
      </w:r>
    </w:p>
    <w:p w14:paraId="5DA9C070" w14:textId="00EBBF5B" w:rsidR="006B480F" w:rsidRDefault="002328C4" w:rsidP="006B480F">
      <w:pPr>
        <w:rPr>
          <w:lang w:eastAsia="x-none"/>
        </w:rPr>
      </w:pPr>
      <w:hyperlink r:id="rId1818" w:history="1">
        <w:r w:rsidR="004371F4">
          <w:rPr>
            <w:rStyle w:val="Hyperlink"/>
            <w:lang w:eastAsia="x-none"/>
          </w:rPr>
          <w:t>R1-2201108</w:t>
        </w:r>
      </w:hyperlink>
      <w:r w:rsidR="006B480F">
        <w:rPr>
          <w:lang w:eastAsia="x-none"/>
        </w:rPr>
        <w:tab/>
        <w:t>Remaining issues on Type A PUSCH repetitions for Msg3</w:t>
      </w:r>
      <w:r w:rsidR="006B480F">
        <w:rPr>
          <w:lang w:eastAsia="x-none"/>
        </w:rPr>
        <w:tab/>
        <w:t>vivo</w:t>
      </w:r>
    </w:p>
    <w:p w14:paraId="544860BA" w14:textId="4AB756D4" w:rsidR="006B480F" w:rsidRDefault="002328C4" w:rsidP="006B480F">
      <w:pPr>
        <w:rPr>
          <w:lang w:eastAsia="x-none"/>
        </w:rPr>
      </w:pPr>
      <w:hyperlink r:id="rId1819" w:history="1">
        <w:r w:rsidR="004371F4">
          <w:rPr>
            <w:rStyle w:val="Hyperlink"/>
            <w:lang w:eastAsia="x-none"/>
          </w:rPr>
          <w:t>R1-2201168</w:t>
        </w:r>
      </w:hyperlink>
      <w:r w:rsidR="006B480F">
        <w:rPr>
          <w:lang w:eastAsia="x-none"/>
        </w:rPr>
        <w:tab/>
        <w:t>Discussion on remaining issues for Type A PUSCH repetitions for Msg3</w:t>
      </w:r>
      <w:r w:rsidR="006B480F">
        <w:rPr>
          <w:lang w:eastAsia="x-none"/>
        </w:rPr>
        <w:tab/>
        <w:t>ZTE</w:t>
      </w:r>
    </w:p>
    <w:p w14:paraId="77B3A9D1" w14:textId="57563747" w:rsidR="006B480F" w:rsidRDefault="002328C4" w:rsidP="006B480F">
      <w:pPr>
        <w:rPr>
          <w:lang w:eastAsia="x-none"/>
        </w:rPr>
      </w:pPr>
      <w:hyperlink r:id="rId1820" w:history="1">
        <w:r w:rsidR="004371F4">
          <w:rPr>
            <w:rStyle w:val="Hyperlink"/>
            <w:lang w:eastAsia="x-none"/>
          </w:rPr>
          <w:t>R1-2201287</w:t>
        </w:r>
      </w:hyperlink>
      <w:r w:rsidR="006B480F">
        <w:rPr>
          <w:lang w:eastAsia="x-none"/>
        </w:rPr>
        <w:tab/>
        <w:t>Type A PUSCH repetitions for Msg3 coverage</w:t>
      </w:r>
      <w:r w:rsidR="006B480F">
        <w:rPr>
          <w:lang w:eastAsia="x-none"/>
        </w:rPr>
        <w:tab/>
        <w:t>OPPO</w:t>
      </w:r>
    </w:p>
    <w:p w14:paraId="4286A67F" w14:textId="240FD04A" w:rsidR="006B480F" w:rsidRDefault="002328C4" w:rsidP="006B480F">
      <w:pPr>
        <w:rPr>
          <w:lang w:eastAsia="x-none"/>
        </w:rPr>
      </w:pPr>
      <w:hyperlink r:id="rId1821" w:history="1">
        <w:r w:rsidR="004371F4">
          <w:rPr>
            <w:rStyle w:val="Hyperlink"/>
            <w:lang w:eastAsia="x-none"/>
          </w:rPr>
          <w:t>R1-2201377</w:t>
        </w:r>
      </w:hyperlink>
      <w:r w:rsidR="006B480F">
        <w:rPr>
          <w:lang w:eastAsia="x-none"/>
        </w:rPr>
        <w:tab/>
        <w:t>Remaining issues on Type A PUSCH repetitions for Msg3</w:t>
      </w:r>
      <w:r w:rsidR="006B480F">
        <w:rPr>
          <w:lang w:eastAsia="x-none"/>
        </w:rPr>
        <w:tab/>
        <w:t>CATT</w:t>
      </w:r>
    </w:p>
    <w:p w14:paraId="42AE1B72" w14:textId="0157AF65" w:rsidR="006B480F" w:rsidRDefault="002328C4" w:rsidP="006B480F">
      <w:pPr>
        <w:rPr>
          <w:lang w:eastAsia="x-none"/>
        </w:rPr>
      </w:pPr>
      <w:hyperlink r:id="rId1822" w:history="1">
        <w:r w:rsidR="004371F4">
          <w:rPr>
            <w:rStyle w:val="Hyperlink"/>
            <w:lang w:eastAsia="x-none"/>
          </w:rPr>
          <w:t>R1-2201446</w:t>
        </w:r>
      </w:hyperlink>
      <w:r w:rsidR="006B480F">
        <w:rPr>
          <w:lang w:eastAsia="x-none"/>
        </w:rPr>
        <w:tab/>
        <w:t>Remaining issues on type A PUSCH repetitions for Msg3</w:t>
      </w:r>
      <w:r w:rsidR="006B480F">
        <w:rPr>
          <w:lang w:eastAsia="x-none"/>
        </w:rPr>
        <w:tab/>
        <w:t>China Telecom</w:t>
      </w:r>
    </w:p>
    <w:p w14:paraId="2C5FBEEE" w14:textId="2DE652DE" w:rsidR="006B480F" w:rsidRDefault="002328C4" w:rsidP="006B480F">
      <w:pPr>
        <w:rPr>
          <w:lang w:eastAsia="x-none"/>
        </w:rPr>
      </w:pPr>
      <w:hyperlink r:id="rId1823" w:history="1">
        <w:r w:rsidR="004371F4">
          <w:rPr>
            <w:rStyle w:val="Hyperlink"/>
            <w:lang w:eastAsia="x-none"/>
          </w:rPr>
          <w:t>R1-2201491</w:t>
        </w:r>
      </w:hyperlink>
      <w:r w:rsidR="006B480F">
        <w:rPr>
          <w:lang w:eastAsia="x-none"/>
        </w:rPr>
        <w:tab/>
        <w:t>Remaining issues on type A PUSCH repetitions for Msg3</w:t>
      </w:r>
      <w:r w:rsidR="006B480F">
        <w:rPr>
          <w:lang w:eastAsia="x-none"/>
        </w:rPr>
        <w:tab/>
        <w:t>NTT DOCOMO, INC.</w:t>
      </w:r>
    </w:p>
    <w:p w14:paraId="702C741E" w14:textId="57D41F36" w:rsidR="006B480F" w:rsidRDefault="002328C4" w:rsidP="006B480F">
      <w:pPr>
        <w:rPr>
          <w:lang w:eastAsia="x-none"/>
        </w:rPr>
      </w:pPr>
      <w:hyperlink r:id="rId1824" w:history="1">
        <w:r w:rsidR="004371F4">
          <w:rPr>
            <w:rStyle w:val="Hyperlink"/>
            <w:lang w:eastAsia="x-none"/>
          </w:rPr>
          <w:t>R1-2201661</w:t>
        </w:r>
      </w:hyperlink>
      <w:r w:rsidR="006B480F">
        <w:rPr>
          <w:lang w:eastAsia="x-none"/>
        </w:rPr>
        <w:tab/>
        <w:t>Type A PUSCH repetitions for Msg3</w:t>
      </w:r>
      <w:r w:rsidR="006B480F">
        <w:rPr>
          <w:lang w:eastAsia="x-none"/>
        </w:rPr>
        <w:tab/>
        <w:t>InterDigital, Inc.</w:t>
      </w:r>
    </w:p>
    <w:p w14:paraId="746FA3EC" w14:textId="232894DF" w:rsidR="006B480F" w:rsidRDefault="002328C4" w:rsidP="006B480F">
      <w:pPr>
        <w:rPr>
          <w:lang w:eastAsia="x-none"/>
        </w:rPr>
      </w:pPr>
      <w:hyperlink r:id="rId1825" w:history="1">
        <w:r w:rsidR="004371F4">
          <w:rPr>
            <w:rStyle w:val="Hyperlink"/>
            <w:lang w:eastAsia="x-none"/>
          </w:rPr>
          <w:t>R1-2201712</w:t>
        </w:r>
      </w:hyperlink>
      <w:r w:rsidR="006B480F">
        <w:rPr>
          <w:lang w:eastAsia="x-none"/>
        </w:rPr>
        <w:tab/>
        <w:t>Remaining details on Msg3 PUSCH repetition</w:t>
      </w:r>
      <w:r w:rsidR="006B480F">
        <w:rPr>
          <w:lang w:eastAsia="x-none"/>
        </w:rPr>
        <w:tab/>
        <w:t>Intel Corporation</w:t>
      </w:r>
    </w:p>
    <w:p w14:paraId="79F08CD7" w14:textId="124C3A92" w:rsidR="006B480F" w:rsidRDefault="002328C4" w:rsidP="006B480F">
      <w:pPr>
        <w:rPr>
          <w:lang w:eastAsia="x-none"/>
        </w:rPr>
      </w:pPr>
      <w:hyperlink r:id="rId1826" w:history="1">
        <w:r w:rsidR="004371F4">
          <w:rPr>
            <w:rStyle w:val="Hyperlink"/>
            <w:lang w:eastAsia="x-none"/>
          </w:rPr>
          <w:t>R1-2201872</w:t>
        </w:r>
      </w:hyperlink>
      <w:r w:rsidR="006B480F">
        <w:rPr>
          <w:lang w:eastAsia="x-none"/>
        </w:rPr>
        <w:tab/>
        <w:t>Remaining issues on type A PUSCH repetitions for Msg3</w:t>
      </w:r>
      <w:r w:rsidR="006B480F">
        <w:rPr>
          <w:lang w:eastAsia="x-none"/>
        </w:rPr>
        <w:tab/>
        <w:t>CMCC</w:t>
      </w:r>
    </w:p>
    <w:p w14:paraId="1C581AE7" w14:textId="2C8A739B" w:rsidR="006B480F" w:rsidRDefault="002328C4" w:rsidP="006B480F">
      <w:pPr>
        <w:rPr>
          <w:lang w:eastAsia="x-none"/>
        </w:rPr>
      </w:pPr>
      <w:hyperlink r:id="rId1827" w:history="1">
        <w:r w:rsidR="004371F4">
          <w:rPr>
            <w:rStyle w:val="Hyperlink"/>
            <w:lang w:eastAsia="x-none"/>
          </w:rPr>
          <w:t>R1-2201926</w:t>
        </w:r>
      </w:hyperlink>
      <w:r w:rsidR="006B480F">
        <w:rPr>
          <w:lang w:eastAsia="x-none"/>
        </w:rPr>
        <w:tab/>
        <w:t>Remaining issues on Type A PUSCH repetition for Msg3</w:t>
      </w:r>
      <w:r w:rsidR="006B480F">
        <w:rPr>
          <w:lang w:eastAsia="x-none"/>
        </w:rPr>
        <w:tab/>
        <w:t>Xiaomi</w:t>
      </w:r>
    </w:p>
    <w:p w14:paraId="7B0CE110" w14:textId="645F4C71" w:rsidR="006B480F" w:rsidRDefault="002328C4" w:rsidP="006B480F">
      <w:pPr>
        <w:rPr>
          <w:lang w:eastAsia="x-none"/>
        </w:rPr>
      </w:pPr>
      <w:hyperlink r:id="rId1828" w:history="1">
        <w:r w:rsidR="004371F4">
          <w:rPr>
            <w:rStyle w:val="Hyperlink"/>
            <w:lang w:eastAsia="x-none"/>
          </w:rPr>
          <w:t>R1-2201965</w:t>
        </w:r>
      </w:hyperlink>
      <w:r w:rsidR="006B480F">
        <w:rPr>
          <w:lang w:eastAsia="x-none"/>
        </w:rPr>
        <w:tab/>
        <w:t>Remaining Issues for Type A PUSCH Repetition for Msg3</w:t>
      </w:r>
      <w:r w:rsidR="006B480F">
        <w:rPr>
          <w:lang w:eastAsia="x-none"/>
        </w:rPr>
        <w:tab/>
        <w:t>Ericsson</w:t>
      </w:r>
    </w:p>
    <w:p w14:paraId="38231827" w14:textId="3121DBB2" w:rsidR="006B480F" w:rsidRDefault="002328C4" w:rsidP="006B480F">
      <w:pPr>
        <w:rPr>
          <w:lang w:eastAsia="x-none"/>
        </w:rPr>
      </w:pPr>
      <w:hyperlink r:id="rId1829" w:history="1">
        <w:r w:rsidR="004371F4">
          <w:rPr>
            <w:rStyle w:val="Hyperlink"/>
            <w:lang w:eastAsia="x-none"/>
          </w:rPr>
          <w:t>R1-2202030</w:t>
        </w:r>
      </w:hyperlink>
      <w:r w:rsidR="006B480F">
        <w:rPr>
          <w:lang w:eastAsia="x-none"/>
        </w:rPr>
        <w:tab/>
        <w:t>Type A PUSCH repetitions for Msg3</w:t>
      </w:r>
      <w:r w:rsidR="006B480F">
        <w:rPr>
          <w:lang w:eastAsia="x-none"/>
        </w:rPr>
        <w:tab/>
        <w:t>Samsung</w:t>
      </w:r>
    </w:p>
    <w:p w14:paraId="35625507" w14:textId="4562EC93" w:rsidR="006B480F" w:rsidRDefault="002328C4" w:rsidP="006B480F">
      <w:pPr>
        <w:rPr>
          <w:lang w:eastAsia="x-none"/>
        </w:rPr>
      </w:pPr>
      <w:hyperlink r:id="rId1830" w:history="1">
        <w:r w:rsidR="004371F4">
          <w:rPr>
            <w:rStyle w:val="Hyperlink"/>
            <w:lang w:eastAsia="x-none"/>
          </w:rPr>
          <w:t>R1-2202200</w:t>
        </w:r>
      </w:hyperlink>
      <w:r w:rsidR="006B480F">
        <w:rPr>
          <w:lang w:eastAsia="x-none"/>
        </w:rPr>
        <w:tab/>
        <w:t>Type A PUSCH repetitions for Msg3</w:t>
      </w:r>
      <w:r w:rsidR="006B480F">
        <w:rPr>
          <w:lang w:eastAsia="x-none"/>
        </w:rPr>
        <w:tab/>
        <w:t>Sharp</w:t>
      </w:r>
    </w:p>
    <w:p w14:paraId="1864C49D" w14:textId="1F461B94" w:rsidR="006B480F" w:rsidRDefault="002328C4" w:rsidP="006B480F">
      <w:pPr>
        <w:rPr>
          <w:lang w:eastAsia="x-none"/>
        </w:rPr>
      </w:pPr>
      <w:hyperlink r:id="rId1831" w:history="1">
        <w:r w:rsidR="004371F4">
          <w:rPr>
            <w:rStyle w:val="Hyperlink"/>
            <w:lang w:eastAsia="x-none"/>
          </w:rPr>
          <w:t>R1-2202303</w:t>
        </w:r>
      </w:hyperlink>
      <w:r w:rsidR="006B480F">
        <w:rPr>
          <w:lang w:eastAsia="x-none"/>
        </w:rPr>
        <w:tab/>
        <w:t>Discussion on coverage enhancement for Msg3 PUSCH</w:t>
      </w:r>
      <w:r w:rsidR="006B480F">
        <w:rPr>
          <w:lang w:eastAsia="x-none"/>
        </w:rPr>
        <w:tab/>
        <w:t>LG Electronics</w:t>
      </w:r>
    </w:p>
    <w:p w14:paraId="7662673B" w14:textId="381F3EBE" w:rsidR="00557726" w:rsidRDefault="00557726" w:rsidP="00557726"/>
    <w:p w14:paraId="187DD7A0" w14:textId="77777777" w:rsidR="00557726" w:rsidRPr="00567C73" w:rsidRDefault="00557726" w:rsidP="00557726">
      <w:r w:rsidRPr="00567C73">
        <w:t>[108-e-R17-CovEnh-05] – Xianghui (ZTE)</w:t>
      </w:r>
    </w:p>
    <w:p w14:paraId="1E29DBDD" w14:textId="06662A9F" w:rsidR="00557726" w:rsidRPr="00567C73" w:rsidRDefault="00557726" w:rsidP="00557726">
      <w:r w:rsidRPr="00567C73">
        <w:t>Email discussion regarding Type A PUSCH repetitions for Msg 3</w:t>
      </w:r>
    </w:p>
    <w:p w14:paraId="46E47A03" w14:textId="77777777" w:rsidR="00557726" w:rsidRPr="00567C73" w:rsidRDefault="00557726" w:rsidP="00557726">
      <w:r w:rsidRPr="00567C73">
        <w:rPr>
          <w:rFonts w:hint="eastAsia"/>
        </w:rPr>
        <w:t>1</w:t>
      </w:r>
      <w:r w:rsidRPr="00567C73">
        <w:rPr>
          <w:rFonts w:hint="eastAsia"/>
          <w:vertAlign w:val="superscript"/>
        </w:rPr>
        <w:t>st</w:t>
      </w:r>
      <w:r w:rsidRPr="00567C73">
        <w:rPr>
          <w:rFonts w:hint="eastAsia"/>
        </w:rPr>
        <w:t xml:space="preserve"> check point: </w:t>
      </w:r>
      <w:r w:rsidRPr="00567C73">
        <w:t>February</w:t>
      </w:r>
      <w:r w:rsidRPr="00567C73">
        <w:rPr>
          <w:rFonts w:hint="eastAsia"/>
        </w:rPr>
        <w:t xml:space="preserve"> </w:t>
      </w:r>
      <w:r w:rsidRPr="00567C73">
        <w:t>25</w:t>
      </w:r>
    </w:p>
    <w:p w14:paraId="46299EEE" w14:textId="77777777" w:rsidR="00557726" w:rsidRPr="00567C73" w:rsidRDefault="00557726" w:rsidP="00557726">
      <w:r w:rsidRPr="00567C73">
        <w:t>Final</w:t>
      </w:r>
      <w:r w:rsidRPr="00567C73">
        <w:rPr>
          <w:rFonts w:hint="eastAsia"/>
        </w:rPr>
        <w:t xml:space="preserve"> check point: </w:t>
      </w:r>
      <w:r w:rsidRPr="00567C73">
        <w:t>March 3</w:t>
      </w:r>
    </w:p>
    <w:p w14:paraId="0D12E1C8" w14:textId="3E922736" w:rsidR="00557726" w:rsidRPr="00113C3B" w:rsidRDefault="002328C4" w:rsidP="00557726">
      <w:pPr>
        <w:rPr>
          <w:rFonts w:ascii="Times New Roman" w:hAnsi="Times New Roman"/>
          <w:b/>
          <w:bCs/>
          <w:szCs w:val="20"/>
        </w:rPr>
      </w:pPr>
      <w:hyperlink r:id="rId1832" w:history="1">
        <w:r w:rsidR="004371F4">
          <w:rPr>
            <w:rStyle w:val="Hyperlink"/>
            <w:rFonts w:ascii="Times New Roman" w:hAnsi="Times New Roman"/>
            <w:b/>
            <w:bCs/>
            <w:szCs w:val="20"/>
          </w:rPr>
          <w:t>R1-2202592</w:t>
        </w:r>
      </w:hyperlink>
      <w:r w:rsidR="00557726" w:rsidRPr="00113C3B">
        <w:rPr>
          <w:rFonts w:ascii="Times New Roman" w:hAnsi="Times New Roman"/>
          <w:b/>
          <w:bCs/>
          <w:szCs w:val="20"/>
        </w:rPr>
        <w:tab/>
        <w:t>Feature lead summary #1 on support of Type A PUSCH repetitions for Msg3</w:t>
      </w:r>
      <w:r w:rsidR="00557726" w:rsidRPr="00113C3B">
        <w:rPr>
          <w:rFonts w:ascii="Times New Roman" w:hAnsi="Times New Roman"/>
          <w:b/>
          <w:bCs/>
          <w:szCs w:val="20"/>
        </w:rPr>
        <w:tab/>
        <w:t>Moderator (ZTE)</w:t>
      </w:r>
    </w:p>
    <w:p w14:paraId="606A0BBD" w14:textId="0B420B92" w:rsidR="00557726" w:rsidRDefault="00557726" w:rsidP="00557726">
      <w:pPr>
        <w:rPr>
          <w:rFonts w:ascii="Times New Roman" w:hAnsi="Times New Roman"/>
          <w:szCs w:val="20"/>
        </w:rPr>
      </w:pPr>
    </w:p>
    <w:p w14:paraId="0B6FAC5A" w14:textId="1AAB1FC4" w:rsidR="00557726" w:rsidRPr="000F7D11" w:rsidRDefault="00557726" w:rsidP="00557726">
      <w:pPr>
        <w:rPr>
          <w:lang w:eastAsia="x-none"/>
        </w:rPr>
      </w:pPr>
      <w:r w:rsidRPr="000F7D11">
        <w:rPr>
          <w:b/>
          <w:bCs/>
          <w:lang w:eastAsia="x-none"/>
        </w:rPr>
        <w:t>Decision:</w:t>
      </w:r>
      <w:r w:rsidRPr="000F7D11">
        <w:rPr>
          <w:lang w:eastAsia="x-none"/>
        </w:rPr>
        <w:t xml:space="preserve"> As per email decision posted on Feb 2</w:t>
      </w:r>
      <w:r>
        <w:rPr>
          <w:lang w:eastAsia="x-none"/>
        </w:rPr>
        <w:t>4</w:t>
      </w:r>
      <w:r w:rsidRPr="000F7D11">
        <w:rPr>
          <w:vertAlign w:val="superscript"/>
          <w:lang w:eastAsia="x-none"/>
        </w:rPr>
        <w:t>th</w:t>
      </w:r>
      <w:r w:rsidRPr="000F7D11">
        <w:rPr>
          <w:lang w:eastAsia="x-none"/>
        </w:rPr>
        <w:t>,</w:t>
      </w:r>
    </w:p>
    <w:p w14:paraId="5F51463F" w14:textId="77777777" w:rsidR="00557726" w:rsidRPr="00557726" w:rsidRDefault="00557726" w:rsidP="00557726">
      <w:pPr>
        <w:rPr>
          <w:rFonts w:ascii="Times New Roman" w:hAnsi="Times New Roman"/>
          <w:szCs w:val="20"/>
          <w:lang w:val="en-US" w:eastAsia="zh-CN"/>
        </w:rPr>
      </w:pPr>
      <w:r w:rsidRPr="00557726">
        <w:rPr>
          <w:rFonts w:ascii="Times New Roman" w:hAnsi="Times New Roman"/>
          <w:szCs w:val="20"/>
          <w:lang w:val="en-US" w:eastAsia="zh-CN"/>
        </w:rPr>
        <w:t xml:space="preserve">Agreement (Excerpted from RAN1#107bis-e) </w:t>
      </w:r>
    </w:p>
    <w:p w14:paraId="4C00D101" w14:textId="77777777" w:rsidR="00557726" w:rsidRPr="00557726" w:rsidRDefault="00557726" w:rsidP="00557726">
      <w:pPr>
        <w:ind w:left="360"/>
        <w:rPr>
          <w:rFonts w:ascii="Times New Roman" w:hAnsi="Times New Roman"/>
          <w:i/>
          <w:iCs/>
          <w:szCs w:val="20"/>
          <w:u w:val="single"/>
          <w:lang w:val="en-US" w:eastAsia="zh-CN"/>
        </w:rPr>
      </w:pPr>
      <w:r w:rsidRPr="00557726">
        <w:rPr>
          <w:rFonts w:ascii="Times New Roman" w:hAnsi="Times New Roman"/>
          <w:i/>
          <w:iCs/>
          <w:szCs w:val="20"/>
          <w:lang w:val="en-US" w:eastAsia="zh-CN"/>
        </w:rPr>
        <w:t xml:space="preserve">Regarding </w:t>
      </w:r>
      <w:r w:rsidRPr="00557726">
        <w:rPr>
          <w:rFonts w:ascii="Times New Roman" w:hAnsi="Times New Roman"/>
          <w:i/>
          <w:iCs/>
          <w:szCs w:val="20"/>
        </w:rPr>
        <w:t xml:space="preserve">how a UE should interpret </w:t>
      </w:r>
      <w:r w:rsidRPr="00557726">
        <w:rPr>
          <w:rFonts w:ascii="Times New Roman" w:hAnsi="Times New Roman"/>
          <w:i/>
          <w:color w:val="000000"/>
          <w:szCs w:val="20"/>
          <w:shd w:val="clear" w:color="auto" w:fill="FFFFFF"/>
        </w:rPr>
        <w:t>MCS information field</w:t>
      </w:r>
      <w:r w:rsidRPr="00557726">
        <w:rPr>
          <w:rFonts w:ascii="Times New Roman" w:hAnsi="Times New Roman"/>
          <w:i/>
          <w:iCs/>
          <w:szCs w:val="20"/>
        </w:rPr>
        <w:t> for indication of the number of repetitions</w:t>
      </w:r>
      <w:r w:rsidRPr="00557726">
        <w:rPr>
          <w:rFonts w:ascii="Times New Roman" w:hAnsi="Times New Roman"/>
          <w:i/>
          <w:iCs/>
          <w:szCs w:val="20"/>
          <w:u w:val="single"/>
        </w:rPr>
        <w:t xml:space="preserve"> </w:t>
      </w:r>
      <w:r w:rsidRPr="00557726">
        <w:rPr>
          <w:rFonts w:ascii="Times New Roman" w:hAnsi="Times New Roman"/>
          <w:i/>
          <w:iCs/>
          <w:color w:val="000000"/>
          <w:szCs w:val="20"/>
          <w:u w:val="single"/>
        </w:rPr>
        <w:t>for the case of CBRA</w:t>
      </w:r>
      <w:r w:rsidRPr="00557726">
        <w:rPr>
          <w:rFonts w:ascii="Times New Roman" w:hAnsi="Times New Roman"/>
          <w:i/>
          <w:iCs/>
          <w:szCs w:val="20"/>
          <w:u w:val="single"/>
          <w:lang w:val="en-US" w:eastAsia="zh-CN"/>
        </w:rPr>
        <w:t>, Option 1 is supported.</w:t>
      </w:r>
    </w:p>
    <w:p w14:paraId="565EDF57" w14:textId="2069E131" w:rsidR="00557726" w:rsidRPr="00557726" w:rsidRDefault="00557726" w:rsidP="00F44FD9">
      <w:pPr>
        <w:pStyle w:val="ListParagraph"/>
        <w:numPr>
          <w:ilvl w:val="0"/>
          <w:numId w:val="128"/>
        </w:numPr>
        <w:ind w:left="1080"/>
        <w:rPr>
          <w:i/>
          <w:iCs/>
        </w:rPr>
      </w:pPr>
      <w:r w:rsidRPr="00557726">
        <w:rPr>
          <w:i/>
          <w:iCs/>
        </w:rPr>
        <w:t>When a UE requests Msg3</w:t>
      </w:r>
      <w:r w:rsidRPr="00557726">
        <w:rPr>
          <w:i/>
          <w:iCs/>
          <w:lang w:val="en-US" w:eastAsia="zh-CN"/>
        </w:rPr>
        <w:t xml:space="preserve"> </w:t>
      </w:r>
      <w:r w:rsidRPr="00557726">
        <w:rPr>
          <w:i/>
          <w:iCs/>
        </w:rPr>
        <w:t xml:space="preserve">repetition, the repurposed </w:t>
      </w:r>
      <w:r w:rsidRPr="00557726">
        <w:rPr>
          <w:i/>
          <w:iCs/>
          <w:lang w:val="en-US" w:eastAsia="zh-CN"/>
        </w:rPr>
        <w:t xml:space="preserve">MCS </w:t>
      </w:r>
      <w:r w:rsidRPr="00557726">
        <w:rPr>
          <w:i/>
          <w:iCs/>
        </w:rPr>
        <w:t>information field is applied. gNB schedules Msg3 with or without repetition for the UE requesting Msg3 repetition.</w:t>
      </w:r>
    </w:p>
    <w:p w14:paraId="10AAED7E" w14:textId="77777777" w:rsidR="00557726" w:rsidRPr="00557726" w:rsidRDefault="00557726" w:rsidP="00F44FD9">
      <w:pPr>
        <w:pStyle w:val="ListParagraph"/>
        <w:numPr>
          <w:ilvl w:val="1"/>
          <w:numId w:val="128"/>
        </w:numPr>
        <w:ind w:left="1800"/>
        <w:rPr>
          <w:i/>
          <w:iCs/>
        </w:rPr>
      </w:pPr>
      <w:r w:rsidRPr="00557726">
        <w:rPr>
          <w:i/>
          <w:iCs/>
        </w:rPr>
        <w:t xml:space="preserve">Repetition factor K=1 </w:t>
      </w:r>
      <w:r w:rsidRPr="00557726">
        <w:rPr>
          <w:i/>
          <w:iCs/>
          <w:lang w:val="en-US" w:eastAsia="zh-CN"/>
        </w:rPr>
        <w:t xml:space="preserve">is included in the four candidate repetition factors used for repetition indication. </w:t>
      </w:r>
    </w:p>
    <w:p w14:paraId="0865A8EF" w14:textId="77777777" w:rsidR="00557726" w:rsidRPr="00557726" w:rsidRDefault="00557726" w:rsidP="00F44FD9">
      <w:pPr>
        <w:pStyle w:val="ListParagraph"/>
        <w:numPr>
          <w:ilvl w:val="0"/>
          <w:numId w:val="128"/>
        </w:numPr>
        <w:ind w:left="1080"/>
        <w:rPr>
          <w:i/>
          <w:iCs/>
          <w:lang w:val="en-US" w:eastAsia="zh-CN"/>
        </w:rPr>
      </w:pPr>
      <w:r w:rsidRPr="00557726">
        <w:rPr>
          <w:i/>
          <w:iCs/>
          <w:lang w:val="en-US" w:eastAsia="zh-CN"/>
        </w:rPr>
        <w:t>When the UE doesn’t request Msg3 repetition (including legacy UE), the legacy MCS information field is applied. gNB schedules Msg3 without repetition for the UE not requesting Msg3 repetition.</w:t>
      </w:r>
    </w:p>
    <w:p w14:paraId="2B883EE3" w14:textId="77777777" w:rsidR="00557726" w:rsidRPr="00557726" w:rsidRDefault="00557726" w:rsidP="00557726">
      <w:pPr>
        <w:rPr>
          <w:rFonts w:ascii="Times New Roman" w:eastAsia="Microsoft YaHei UI" w:hAnsi="Times New Roman"/>
          <w:color w:val="000000"/>
          <w:szCs w:val="20"/>
          <w:lang w:val="en-US" w:eastAsia="zh-CN"/>
        </w:rPr>
      </w:pPr>
      <w:r w:rsidRPr="00557726">
        <w:rPr>
          <w:rFonts w:ascii="Times New Roman" w:eastAsia="Microsoft YaHei UI" w:hAnsi="Times New Roman"/>
          <w:color w:val="000000"/>
          <w:szCs w:val="20"/>
          <w:shd w:val="clear" w:color="auto" w:fill="00FF00"/>
          <w:lang w:val="en-US" w:eastAsia="zh-CN"/>
        </w:rPr>
        <w:t>Agreement </w:t>
      </w:r>
    </w:p>
    <w:p w14:paraId="24E16475" w14:textId="6007DF54" w:rsidR="00557726" w:rsidRPr="00557726" w:rsidRDefault="00557726" w:rsidP="00557726">
      <w:pPr>
        <w:rPr>
          <w:rFonts w:ascii="Times New Roman" w:eastAsia="Microsoft YaHei UI" w:hAnsi="Times New Roman"/>
          <w:color w:val="000000"/>
          <w:szCs w:val="20"/>
          <w:lang w:val="en-US" w:eastAsia="zh-CN"/>
        </w:rPr>
      </w:pPr>
      <w:r w:rsidRPr="00557726">
        <w:rPr>
          <w:rFonts w:ascii="Times New Roman" w:eastAsia="Microsoft YaHei UI" w:hAnsi="Times New Roman"/>
          <w:color w:val="000000"/>
          <w:szCs w:val="20"/>
          <w:lang w:val="en-US" w:eastAsia="zh-CN"/>
        </w:rPr>
        <w:t>The above agreement from RAN1#107bis-e is updated as follows.</w:t>
      </w:r>
    </w:p>
    <w:tbl>
      <w:tblPr>
        <w:tblW w:w="0" w:type="auto"/>
        <w:tblCellSpacing w:w="0" w:type="dxa"/>
        <w:tblInd w:w="128" w:type="dxa"/>
        <w:tblCellMar>
          <w:top w:w="15" w:type="dxa"/>
          <w:left w:w="15" w:type="dxa"/>
          <w:bottom w:w="15" w:type="dxa"/>
          <w:right w:w="15" w:type="dxa"/>
        </w:tblCellMar>
        <w:tblLook w:val="04A0" w:firstRow="1" w:lastRow="0" w:firstColumn="1" w:lastColumn="0" w:noHBand="0" w:noVBand="1"/>
      </w:tblPr>
      <w:tblGrid>
        <w:gridCol w:w="9362"/>
      </w:tblGrid>
      <w:tr w:rsidR="00557726" w:rsidRPr="00557726" w14:paraId="2556C431" w14:textId="77777777" w:rsidTr="00557726">
        <w:trPr>
          <w:tblCellSpacing w:w="0" w:type="dxa"/>
        </w:trPr>
        <w:tc>
          <w:tcPr>
            <w:tcW w:w="9362"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75D795BF" w14:textId="77777777" w:rsidR="00557726" w:rsidRPr="00557726" w:rsidRDefault="00557726" w:rsidP="00557726">
            <w:pPr>
              <w:spacing w:line="285" w:lineRule="atLeast"/>
              <w:rPr>
                <w:rFonts w:ascii="Arial" w:eastAsia="SimSun" w:hAnsi="Arial" w:cs="Arial"/>
                <w:sz w:val="16"/>
                <w:szCs w:val="16"/>
                <w:lang w:val="en-US" w:eastAsia="zh-CN"/>
              </w:rPr>
            </w:pPr>
            <w:r w:rsidRPr="00557726">
              <w:rPr>
                <w:rFonts w:ascii="Arial" w:eastAsia="SimSun" w:hAnsi="Arial" w:cs="Arial"/>
                <w:sz w:val="16"/>
                <w:szCs w:val="16"/>
                <w:lang w:val="en-US" w:eastAsia="zh-CN"/>
              </w:rPr>
              <w:t>Regarding how a UE should interpret MCS information field for indication of the number of repetitions for the case of CBRA, Option 1 is supported.</w:t>
            </w:r>
          </w:p>
          <w:p w14:paraId="6A98B7E5" w14:textId="77777777" w:rsidR="00557726" w:rsidRPr="00557726" w:rsidRDefault="00557726" w:rsidP="00F44FD9">
            <w:pPr>
              <w:numPr>
                <w:ilvl w:val="0"/>
                <w:numId w:val="131"/>
              </w:numPr>
              <w:spacing w:line="285" w:lineRule="atLeast"/>
              <w:textAlignment w:val="baseline"/>
              <w:rPr>
                <w:rFonts w:ascii="Arial" w:eastAsia="SimSun" w:hAnsi="Arial" w:cs="Arial"/>
                <w:sz w:val="16"/>
                <w:szCs w:val="16"/>
                <w:lang w:val="en-US" w:eastAsia="zh-CN"/>
              </w:rPr>
            </w:pPr>
            <w:r w:rsidRPr="00557726">
              <w:rPr>
                <w:rFonts w:ascii="Arial" w:eastAsia="SimSun" w:hAnsi="Arial" w:cs="Arial"/>
                <w:sz w:val="16"/>
                <w:szCs w:val="16"/>
                <w:lang w:val="en-US" w:eastAsia="zh-CN"/>
              </w:rPr>
              <w:t>When a UE requests Msg3 repetition, the repurposed MCS information field is applied. gNB schedules Msg3 with or without repetition for the UE requesting Msg3 repetition.</w:t>
            </w:r>
          </w:p>
          <w:p w14:paraId="7FD3C19A" w14:textId="77777777" w:rsidR="00557726" w:rsidRPr="00557726" w:rsidRDefault="00557726" w:rsidP="00F44FD9">
            <w:pPr>
              <w:numPr>
                <w:ilvl w:val="0"/>
                <w:numId w:val="130"/>
              </w:numPr>
              <w:spacing w:line="285" w:lineRule="atLeast"/>
              <w:textAlignment w:val="baseline"/>
              <w:rPr>
                <w:rFonts w:ascii="Arial" w:eastAsia="SimSun" w:hAnsi="Arial" w:cs="Arial"/>
                <w:sz w:val="16"/>
                <w:szCs w:val="16"/>
                <w:lang w:val="en-US" w:eastAsia="zh-CN"/>
              </w:rPr>
            </w:pPr>
            <w:r w:rsidRPr="00557726">
              <w:rPr>
                <w:rFonts w:ascii="Arial" w:eastAsia="SimSun" w:hAnsi="Arial" w:cs="Arial"/>
                <w:color w:val="FF0000"/>
                <w:sz w:val="16"/>
                <w:szCs w:val="16"/>
                <w:lang w:val="en-US" w:eastAsia="zh-CN"/>
              </w:rPr>
              <w:t xml:space="preserve">   Whether Rr</w:t>
            </w:r>
            <w:r w:rsidRPr="00557726">
              <w:rPr>
                <w:rFonts w:ascii="Arial" w:eastAsia="SimSun" w:hAnsi="Arial" w:cs="Arial"/>
                <w:sz w:val="16"/>
                <w:szCs w:val="16"/>
                <w:lang w:val="en-US" w:eastAsia="zh-CN"/>
              </w:rPr>
              <w:t>epetition factor K=1 is included in the four candidate repetition factors used for repetition indication </w:t>
            </w:r>
            <w:r w:rsidRPr="00557726">
              <w:rPr>
                <w:rFonts w:ascii="Arial" w:eastAsia="SimSun" w:hAnsi="Arial" w:cs="Arial"/>
                <w:color w:val="FF0000"/>
                <w:sz w:val="16"/>
                <w:szCs w:val="16"/>
                <w:lang w:val="en-US" w:eastAsia="zh-CN"/>
              </w:rPr>
              <w:t>is up to gNB configuration</w:t>
            </w:r>
            <w:r w:rsidRPr="00557726">
              <w:rPr>
                <w:rFonts w:ascii="Arial" w:eastAsia="SimSun" w:hAnsi="Arial" w:cs="Arial"/>
                <w:sz w:val="16"/>
                <w:szCs w:val="16"/>
                <w:lang w:val="en-US" w:eastAsia="zh-CN"/>
              </w:rPr>
              <w:t>.</w:t>
            </w:r>
          </w:p>
          <w:p w14:paraId="01C60913" w14:textId="0E1B4784" w:rsidR="00557726" w:rsidRPr="00557726" w:rsidRDefault="00557726" w:rsidP="00F44FD9">
            <w:pPr>
              <w:numPr>
                <w:ilvl w:val="0"/>
                <w:numId w:val="129"/>
              </w:numPr>
              <w:spacing w:line="285" w:lineRule="atLeast"/>
              <w:textAlignment w:val="baseline"/>
              <w:rPr>
                <w:rFonts w:ascii="Arial" w:eastAsia="SimSun" w:hAnsi="Arial" w:cs="Arial"/>
                <w:sz w:val="16"/>
                <w:szCs w:val="16"/>
                <w:lang w:val="en-US" w:eastAsia="zh-CN"/>
              </w:rPr>
            </w:pPr>
            <w:r w:rsidRPr="00557726">
              <w:rPr>
                <w:rFonts w:ascii="Arial" w:eastAsia="SimSun" w:hAnsi="Arial" w:cs="Arial"/>
                <w:sz w:val="16"/>
                <w:szCs w:val="16"/>
                <w:lang w:val="en-US" w:eastAsia="zh-CN"/>
              </w:rPr>
              <w:t>When the UE doesn’t request Msg3 repetition (including legacy UE), the legacy MCS information field is applied. gNB schedules Msg3 without repetition for the UE not requesting Msg3 repetition.</w:t>
            </w:r>
          </w:p>
        </w:tc>
      </w:tr>
    </w:tbl>
    <w:p w14:paraId="0CB15EAD" w14:textId="77777777" w:rsidR="00557726" w:rsidRPr="00557726" w:rsidRDefault="00557726" w:rsidP="00557726">
      <w:pPr>
        <w:rPr>
          <w:rFonts w:ascii="Times New Roman" w:hAnsi="Times New Roman"/>
          <w:szCs w:val="20"/>
          <w:lang w:val="en-US" w:eastAsia="zh-CN"/>
        </w:rPr>
      </w:pPr>
    </w:p>
    <w:p w14:paraId="0B89D949" w14:textId="77777777" w:rsidR="00557726" w:rsidRPr="00557726" w:rsidRDefault="00557726" w:rsidP="00557726">
      <w:pPr>
        <w:rPr>
          <w:rFonts w:ascii="Times New Roman" w:hAnsi="Times New Roman"/>
          <w:szCs w:val="20"/>
          <w:lang w:val="en-US" w:eastAsia="zh-CN"/>
        </w:rPr>
      </w:pPr>
      <w:r w:rsidRPr="00557726">
        <w:rPr>
          <w:rFonts w:ascii="Times New Roman" w:hAnsi="Times New Roman"/>
          <w:szCs w:val="20"/>
          <w:shd w:val="clear" w:color="auto" w:fill="00FF00"/>
          <w:lang w:val="en-US" w:eastAsia="zh-CN"/>
        </w:rPr>
        <w:t>Agreement</w:t>
      </w:r>
    </w:p>
    <w:p w14:paraId="42616F1B" w14:textId="7B8F07F3" w:rsidR="00557726" w:rsidRDefault="00557726" w:rsidP="00557726">
      <w:pPr>
        <w:rPr>
          <w:rFonts w:ascii="Times New Roman" w:hAnsi="Times New Roman"/>
          <w:szCs w:val="20"/>
          <w:lang w:val="en-US" w:eastAsia="zh-CN"/>
        </w:rPr>
      </w:pPr>
      <w:r w:rsidRPr="00557726">
        <w:rPr>
          <w:rFonts w:ascii="Times New Roman" w:hAnsi="Times New Roman"/>
          <w:szCs w:val="20"/>
          <w:lang w:val="en-US" w:eastAsia="zh-CN"/>
        </w:rPr>
        <w:t>The Rel-17 collision rules among SSB and Msg3 PUSCH transmission for HD-FDD UEs, which is subject to the discussion on collision handling for Msg3 transmission in AI 8.6.1.2, can be reused for Msg3 PUSCH repetition for HD-FDD UEs.</w:t>
      </w:r>
    </w:p>
    <w:p w14:paraId="3930DD94" w14:textId="77777777" w:rsidR="00557726" w:rsidRPr="00557726" w:rsidRDefault="00557726" w:rsidP="00557726">
      <w:pPr>
        <w:rPr>
          <w:rFonts w:ascii="Times New Roman" w:hAnsi="Times New Roman"/>
          <w:szCs w:val="20"/>
          <w:lang w:val="en-US" w:eastAsia="zh-CN"/>
        </w:rPr>
      </w:pPr>
    </w:p>
    <w:p w14:paraId="2EF03162" w14:textId="77777777" w:rsidR="00557726" w:rsidRPr="00557726" w:rsidRDefault="00557726" w:rsidP="00557726">
      <w:pPr>
        <w:rPr>
          <w:rFonts w:ascii="Times New Roman" w:hAnsi="Times New Roman"/>
          <w:szCs w:val="20"/>
          <w:lang w:val="en-US" w:eastAsia="zh-CN"/>
        </w:rPr>
      </w:pPr>
      <w:r w:rsidRPr="00557726">
        <w:rPr>
          <w:rFonts w:ascii="Times New Roman" w:hAnsi="Times New Roman"/>
          <w:szCs w:val="20"/>
          <w:shd w:val="clear" w:color="auto" w:fill="00FF00"/>
          <w:lang w:val="en-US" w:eastAsia="zh-CN"/>
        </w:rPr>
        <w:t>Agreement</w:t>
      </w:r>
    </w:p>
    <w:p w14:paraId="4FA33685" w14:textId="77777777" w:rsidR="00557726" w:rsidRPr="00557726" w:rsidRDefault="00557726" w:rsidP="00557726">
      <w:pPr>
        <w:rPr>
          <w:rFonts w:ascii="Times New Roman" w:hAnsi="Times New Roman"/>
          <w:szCs w:val="20"/>
          <w:lang w:val="en-US" w:eastAsia="zh-CN"/>
        </w:rPr>
      </w:pPr>
      <w:r w:rsidRPr="00557726">
        <w:rPr>
          <w:rFonts w:ascii="Times New Roman" w:hAnsi="Times New Roman"/>
          <w:szCs w:val="20"/>
          <w:lang w:val="en-US" w:eastAsia="zh-CN"/>
        </w:rPr>
        <w:t>RAN1 confirms to support separate RO for requesting of Msg3 PUSCH repetition in a BWP configured with ROs not for requesting of Msg3 PUSCH repetition.</w:t>
      </w:r>
    </w:p>
    <w:p w14:paraId="436F75D1" w14:textId="21222CB9" w:rsidR="00557726" w:rsidRPr="00323684" w:rsidRDefault="00557726" w:rsidP="00F44FD9">
      <w:pPr>
        <w:pStyle w:val="ListParagraph"/>
        <w:numPr>
          <w:ilvl w:val="0"/>
          <w:numId w:val="132"/>
        </w:numPr>
        <w:rPr>
          <w:lang w:val="en-US" w:eastAsia="zh-CN"/>
        </w:rPr>
      </w:pPr>
      <w:r w:rsidRPr="00323684">
        <w:rPr>
          <w:lang w:val="en-US" w:eastAsia="zh-CN"/>
        </w:rPr>
        <w:t>Note: It expects RAN2 will continue the work on RACH partitioning based on separate RO for Rel-17 CE, and no further action in RAN1 on this aspect is pursued unless triggered by RAN2.</w:t>
      </w:r>
    </w:p>
    <w:p w14:paraId="2607A32D" w14:textId="77777777" w:rsidR="00557726" w:rsidRPr="00685880" w:rsidRDefault="00557726" w:rsidP="00557726">
      <w:pPr>
        <w:rPr>
          <w:lang w:val="en-US" w:eastAsia="x-none"/>
        </w:rPr>
      </w:pPr>
    </w:p>
    <w:p w14:paraId="5194214A" w14:textId="55631C56" w:rsidR="00557726" w:rsidRPr="00557726" w:rsidRDefault="002328C4" w:rsidP="00557726">
      <w:pPr>
        <w:rPr>
          <w:rFonts w:ascii="Times New Roman" w:hAnsi="Times New Roman"/>
          <w:szCs w:val="20"/>
        </w:rPr>
      </w:pPr>
      <w:hyperlink r:id="rId1833" w:history="1">
        <w:r w:rsidR="004371F4">
          <w:rPr>
            <w:rStyle w:val="Hyperlink"/>
            <w:rFonts w:ascii="Times New Roman" w:hAnsi="Times New Roman"/>
            <w:szCs w:val="20"/>
          </w:rPr>
          <w:t>R1-2202593</w:t>
        </w:r>
      </w:hyperlink>
      <w:r w:rsidR="00557726" w:rsidRPr="00557726">
        <w:rPr>
          <w:rFonts w:ascii="Times New Roman" w:hAnsi="Times New Roman"/>
          <w:szCs w:val="20"/>
        </w:rPr>
        <w:tab/>
        <w:t>Feature lead summary #2 on support of Type A PUSCH repetitions for Msg3</w:t>
      </w:r>
      <w:r w:rsidR="00557726" w:rsidRPr="00557726">
        <w:rPr>
          <w:rFonts w:ascii="Times New Roman" w:hAnsi="Times New Roman"/>
          <w:szCs w:val="20"/>
        </w:rPr>
        <w:tab/>
        <w:t>Moderator (ZTE)</w:t>
      </w:r>
    </w:p>
    <w:p w14:paraId="58E12D4F" w14:textId="52CAE8F5" w:rsidR="00557726" w:rsidRDefault="00557726" w:rsidP="006B480F">
      <w:pPr>
        <w:rPr>
          <w:lang w:eastAsia="x-none"/>
        </w:rPr>
      </w:pPr>
    </w:p>
    <w:p w14:paraId="4D57F192" w14:textId="5F5D8E97" w:rsidR="00113C3B" w:rsidRDefault="00113C3B" w:rsidP="006B480F">
      <w:pPr>
        <w:rPr>
          <w:lang w:eastAsia="x-none"/>
        </w:rPr>
      </w:pPr>
      <w:r w:rsidRPr="00113C3B">
        <w:rPr>
          <w:b/>
          <w:bCs/>
          <w:lang w:eastAsia="x-none"/>
        </w:rPr>
        <w:t>Decision:</w:t>
      </w:r>
      <w:r>
        <w:rPr>
          <w:lang w:eastAsia="x-none"/>
        </w:rPr>
        <w:t xml:space="preserve"> As per email decision posted on Mar 3</w:t>
      </w:r>
      <w:r w:rsidRPr="00113C3B">
        <w:rPr>
          <w:vertAlign w:val="superscript"/>
          <w:lang w:eastAsia="x-none"/>
        </w:rPr>
        <w:t>rd</w:t>
      </w:r>
      <w:r>
        <w:rPr>
          <w:lang w:eastAsia="x-none"/>
        </w:rPr>
        <w:t>,</w:t>
      </w:r>
    </w:p>
    <w:p w14:paraId="23036536" w14:textId="2A2692E8" w:rsidR="00113C3B" w:rsidRPr="0056391C" w:rsidRDefault="002328C4" w:rsidP="00113C3B">
      <w:pPr>
        <w:rPr>
          <w:b/>
          <w:bCs/>
          <w:lang w:eastAsia="x-none"/>
        </w:rPr>
      </w:pPr>
      <w:hyperlink r:id="rId1834" w:history="1">
        <w:r w:rsidR="004371F4">
          <w:rPr>
            <w:rStyle w:val="Hyperlink"/>
            <w:b/>
            <w:bCs/>
            <w:lang w:eastAsia="x-none"/>
          </w:rPr>
          <w:t>R1-2200885</w:t>
        </w:r>
      </w:hyperlink>
      <w:r w:rsidR="00113C3B" w:rsidRPr="0056391C">
        <w:rPr>
          <w:b/>
          <w:bCs/>
          <w:lang w:eastAsia="x-none"/>
        </w:rPr>
        <w:tab/>
        <w:t>LS on UL BWP with PRACH resources only for RACH with Msg3 repetition</w:t>
      </w:r>
      <w:r w:rsidR="00113C3B" w:rsidRPr="0056391C">
        <w:rPr>
          <w:b/>
          <w:bCs/>
          <w:lang w:eastAsia="x-none"/>
        </w:rPr>
        <w:tab/>
        <w:t>RAN2, Qualcomm</w:t>
      </w:r>
    </w:p>
    <w:p w14:paraId="23342886" w14:textId="198055C8" w:rsidR="00113C3B" w:rsidRPr="00113C3B" w:rsidRDefault="002328C4" w:rsidP="006B480F">
      <w:pPr>
        <w:rPr>
          <w:b/>
          <w:bCs/>
          <w:lang w:eastAsia="x-none"/>
        </w:rPr>
      </w:pPr>
      <w:hyperlink r:id="rId1835" w:history="1">
        <w:r w:rsidR="004371F4">
          <w:rPr>
            <w:rStyle w:val="Hyperlink"/>
            <w:b/>
            <w:bCs/>
            <w:lang w:eastAsia="x-none"/>
          </w:rPr>
          <w:t>R1-2202828</w:t>
        </w:r>
      </w:hyperlink>
      <w:r w:rsidR="00113C3B" w:rsidRPr="00113C3B">
        <w:rPr>
          <w:b/>
          <w:bCs/>
          <w:lang w:eastAsia="x-none"/>
        </w:rPr>
        <w:tab/>
        <w:t>[Draft] Reply LS on UL BWP with PRACH resources only for RACH with Msg3 repetition</w:t>
      </w:r>
      <w:r w:rsidR="00113C3B" w:rsidRPr="00113C3B">
        <w:rPr>
          <w:b/>
          <w:bCs/>
          <w:lang w:eastAsia="x-none"/>
        </w:rPr>
        <w:tab/>
        <w:t>Moderator (ZTE)</w:t>
      </w:r>
    </w:p>
    <w:p w14:paraId="67684B63" w14:textId="6883962D" w:rsidR="00567C73" w:rsidRPr="00113C3B" w:rsidRDefault="00113C3B" w:rsidP="00567C73">
      <w:pPr>
        <w:rPr>
          <w:rFonts w:ascii="Times New Roman" w:eastAsia="Microsoft YaHei UI" w:hAnsi="Times New Roman"/>
          <w:color w:val="000000"/>
          <w:szCs w:val="20"/>
          <w:lang w:val="en-US" w:eastAsia="zh-CN"/>
        </w:rPr>
      </w:pPr>
      <w:r>
        <w:rPr>
          <w:lang w:eastAsia="x-none"/>
        </w:rPr>
        <w:t xml:space="preserve">The draft LS </w:t>
      </w:r>
      <w:r w:rsidR="00567C73" w:rsidRPr="00113C3B">
        <w:rPr>
          <w:rFonts w:ascii="Times New Roman" w:eastAsia="Microsoft YaHei UI" w:hAnsi="Times New Roman"/>
          <w:color w:val="000000"/>
          <w:szCs w:val="20"/>
          <w:lang w:val="en-US" w:eastAsia="zh-CN"/>
        </w:rPr>
        <w:t>is endorsed in principle</w:t>
      </w:r>
      <w:r>
        <w:rPr>
          <w:rFonts w:ascii="Times New Roman" w:eastAsia="Microsoft YaHei UI" w:hAnsi="Times New Roman"/>
          <w:color w:val="000000"/>
          <w:szCs w:val="20"/>
          <w:lang w:val="en-US" w:eastAsia="zh-CN"/>
        </w:rPr>
        <w:t xml:space="preserve">. </w:t>
      </w:r>
      <w:r w:rsidR="00567C73" w:rsidRPr="00113C3B">
        <w:rPr>
          <w:rFonts w:ascii="Times New Roman" w:eastAsia="Microsoft YaHei UI" w:hAnsi="Times New Roman"/>
          <w:color w:val="000000"/>
          <w:szCs w:val="20"/>
          <w:lang w:val="en-US" w:eastAsia="zh-CN"/>
        </w:rPr>
        <w:t xml:space="preserve">Final </w:t>
      </w:r>
      <w:r>
        <w:rPr>
          <w:rFonts w:ascii="Times New Roman" w:eastAsia="Microsoft YaHei UI" w:hAnsi="Times New Roman"/>
          <w:color w:val="000000"/>
          <w:szCs w:val="20"/>
          <w:lang w:val="en-US" w:eastAsia="zh-CN"/>
        </w:rPr>
        <w:t xml:space="preserve">reply </w:t>
      </w:r>
      <w:r w:rsidR="00567C73" w:rsidRPr="00113C3B">
        <w:rPr>
          <w:rFonts w:ascii="Times New Roman" w:eastAsia="Microsoft YaHei UI" w:hAnsi="Times New Roman"/>
          <w:color w:val="000000"/>
          <w:szCs w:val="20"/>
          <w:lang w:val="en-US" w:eastAsia="zh-CN"/>
        </w:rPr>
        <w:t xml:space="preserve">LS </w:t>
      </w:r>
      <w:r>
        <w:rPr>
          <w:rFonts w:ascii="Times New Roman" w:eastAsia="Microsoft YaHei UI" w:hAnsi="Times New Roman"/>
          <w:color w:val="000000"/>
          <w:szCs w:val="20"/>
          <w:lang w:val="en-US" w:eastAsia="zh-CN"/>
        </w:rPr>
        <w:t>to RAN2 LS (</w:t>
      </w:r>
      <w:r w:rsidRPr="00113C3B">
        <w:rPr>
          <w:rFonts w:ascii="Times New Roman" w:eastAsia="Microsoft YaHei UI" w:hAnsi="Times New Roman"/>
          <w:color w:val="000000"/>
          <w:szCs w:val="20"/>
          <w:lang w:val="en-US" w:eastAsia="zh-CN"/>
        </w:rPr>
        <w:t>R2-2201982</w:t>
      </w:r>
      <w:r>
        <w:rPr>
          <w:rFonts w:ascii="Times New Roman" w:eastAsia="Microsoft YaHei UI" w:hAnsi="Times New Roman"/>
          <w:color w:val="000000"/>
          <w:szCs w:val="20"/>
          <w:lang w:val="en-US" w:eastAsia="zh-CN"/>
        </w:rPr>
        <w:t xml:space="preserve">) is </w:t>
      </w:r>
      <w:r w:rsidRPr="00DB047B">
        <w:rPr>
          <w:rFonts w:ascii="Times New Roman" w:eastAsia="Microsoft YaHei UI" w:hAnsi="Times New Roman"/>
          <w:color w:val="000000"/>
          <w:szCs w:val="20"/>
          <w:highlight w:val="green"/>
          <w:lang w:val="en-US" w:eastAsia="zh-CN"/>
        </w:rPr>
        <w:t xml:space="preserve">approved in </w:t>
      </w:r>
      <w:hyperlink r:id="rId1836" w:history="1">
        <w:r w:rsidR="004371F4">
          <w:rPr>
            <w:rStyle w:val="Hyperlink"/>
            <w:rFonts w:ascii="Times New Roman" w:eastAsia="Microsoft YaHei UI" w:hAnsi="Times New Roman"/>
            <w:szCs w:val="20"/>
            <w:highlight w:val="green"/>
            <w:lang w:val="en-US" w:eastAsia="zh-CN"/>
          </w:rPr>
          <w:t>R1-2202829</w:t>
        </w:r>
      </w:hyperlink>
      <w:r w:rsidR="00567C73" w:rsidRPr="00113C3B">
        <w:rPr>
          <w:rFonts w:ascii="Times New Roman" w:eastAsia="Microsoft YaHei UI" w:hAnsi="Times New Roman"/>
          <w:color w:val="000000"/>
          <w:szCs w:val="20"/>
          <w:lang w:val="en-US" w:eastAsia="zh-CN"/>
        </w:rPr>
        <w:t>.</w:t>
      </w:r>
    </w:p>
    <w:p w14:paraId="2720F1A7" w14:textId="39FF2889" w:rsidR="00567C73" w:rsidRPr="00113C3B" w:rsidRDefault="00567C73" w:rsidP="00567C73">
      <w:pPr>
        <w:rPr>
          <w:rFonts w:ascii="Times New Roman" w:eastAsia="Microsoft YaHei UI" w:hAnsi="Times New Roman"/>
          <w:color w:val="000000"/>
          <w:szCs w:val="20"/>
          <w:lang w:val="en-US" w:eastAsia="zh-CN"/>
        </w:rPr>
      </w:pPr>
    </w:p>
    <w:p w14:paraId="35E36198" w14:textId="77777777" w:rsidR="00567C73" w:rsidRPr="00113C3B" w:rsidRDefault="00567C73" w:rsidP="00567C73">
      <w:pPr>
        <w:rPr>
          <w:rFonts w:ascii="Times New Roman" w:eastAsia="Microsoft YaHei UI" w:hAnsi="Times New Roman"/>
          <w:color w:val="000000"/>
          <w:szCs w:val="20"/>
          <w:highlight w:val="green"/>
          <w:lang w:val="en-US" w:eastAsia="zh-CN"/>
        </w:rPr>
      </w:pPr>
      <w:r w:rsidRPr="00113C3B">
        <w:rPr>
          <w:rFonts w:ascii="Times New Roman" w:eastAsia="Microsoft YaHei UI" w:hAnsi="Times New Roman"/>
          <w:color w:val="000000"/>
          <w:szCs w:val="20"/>
          <w:highlight w:val="green"/>
          <w:lang w:val="en-US" w:eastAsia="zh-CN"/>
        </w:rPr>
        <w:t>Agreement</w:t>
      </w:r>
    </w:p>
    <w:p w14:paraId="6F23DA75" w14:textId="77777777" w:rsidR="00567C73" w:rsidRPr="00113C3B" w:rsidRDefault="00567C73" w:rsidP="00567C73">
      <w:pPr>
        <w:rPr>
          <w:rFonts w:ascii="Times New Roman" w:eastAsia="Microsoft YaHei UI" w:hAnsi="Times New Roman"/>
          <w:color w:val="000000"/>
          <w:szCs w:val="20"/>
          <w:lang w:val="en-US" w:eastAsia="zh-CN"/>
        </w:rPr>
      </w:pPr>
      <w:r w:rsidRPr="00113C3B">
        <w:rPr>
          <w:rFonts w:ascii="Times New Roman" w:eastAsia="Microsoft YaHei UI" w:hAnsi="Times New Roman"/>
          <w:color w:val="000000"/>
          <w:szCs w:val="20"/>
          <w:lang w:val="en-US" w:eastAsia="zh-CN"/>
        </w:rPr>
        <w:t>The following TP for Clause 6.1.2.1 of TS 38.214 h00 is endorsed.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7"/>
      </w:tblGrid>
      <w:tr w:rsidR="00567C73" w:rsidRPr="00567C73" w14:paraId="2EC05C69" w14:textId="77777777" w:rsidTr="009E6ECF">
        <w:tc>
          <w:tcPr>
            <w:tcW w:w="9857" w:type="dxa"/>
            <w:shd w:val="clear" w:color="auto" w:fill="auto"/>
          </w:tcPr>
          <w:p w14:paraId="4D80BD54" w14:textId="1047BF5A" w:rsidR="00567C73" w:rsidRPr="00567C73" w:rsidRDefault="00567C73" w:rsidP="00567C73">
            <w:pPr>
              <w:rPr>
                <w:rFonts w:ascii="Arial" w:eastAsia="Microsoft YaHei UI" w:hAnsi="Arial" w:cs="Arial"/>
                <w:color w:val="000000"/>
                <w:sz w:val="16"/>
                <w:szCs w:val="16"/>
                <w:lang w:val="en-US" w:eastAsia="zh-CN"/>
              </w:rPr>
            </w:pPr>
            <w:r w:rsidRPr="00567C73">
              <w:rPr>
                <w:rFonts w:ascii="Arial" w:eastAsia="Microsoft YaHei UI" w:hAnsi="Arial" w:cs="Arial"/>
                <w:b/>
                <w:bCs/>
                <w:color w:val="000000"/>
                <w:sz w:val="16"/>
                <w:szCs w:val="16"/>
                <w:lang w:val="en-US" w:eastAsia="zh-CN"/>
              </w:rPr>
              <w:t>6.1.2.1</w:t>
            </w:r>
            <w:r w:rsidRPr="00567C73">
              <w:rPr>
                <w:rFonts w:ascii="Arial" w:eastAsia="Microsoft YaHei UI" w:hAnsi="Arial" w:cs="Arial"/>
                <w:color w:val="000000"/>
                <w:sz w:val="16"/>
                <w:szCs w:val="16"/>
                <w:lang w:val="en-US" w:eastAsia="zh-CN"/>
              </w:rPr>
              <w:tab/>
            </w:r>
            <w:r w:rsidRPr="00567C73">
              <w:rPr>
                <w:rFonts w:ascii="Arial" w:eastAsia="Microsoft YaHei UI" w:hAnsi="Arial" w:cs="Arial"/>
                <w:b/>
                <w:bCs/>
                <w:color w:val="000000"/>
                <w:sz w:val="16"/>
                <w:szCs w:val="16"/>
                <w:lang w:val="en-US" w:eastAsia="zh-CN"/>
              </w:rPr>
              <w:t>Resource allocation in time domain</w:t>
            </w:r>
          </w:p>
          <w:p w14:paraId="5EEC1F0C" w14:textId="77777777" w:rsidR="00567C73" w:rsidRPr="00567C73" w:rsidRDefault="00567C73" w:rsidP="00567C73">
            <w:pPr>
              <w:shd w:val="clear" w:color="auto" w:fill="FFFFFF"/>
              <w:spacing w:line="285" w:lineRule="atLeast"/>
              <w:jc w:val="center"/>
              <w:rPr>
                <w:rFonts w:ascii="Arial" w:eastAsia="Microsoft YaHei UI" w:hAnsi="Arial" w:cs="Arial"/>
                <w:color w:val="000000"/>
                <w:sz w:val="16"/>
                <w:szCs w:val="16"/>
                <w:lang w:val="en-US" w:eastAsia="zh-CN"/>
              </w:rPr>
            </w:pPr>
            <w:r w:rsidRPr="00567C73">
              <w:rPr>
                <w:rFonts w:ascii="Arial" w:eastAsia="Microsoft YaHei UI" w:hAnsi="Arial" w:cs="Arial"/>
                <w:b/>
                <w:bCs/>
                <w:color w:val="FF0000"/>
                <w:sz w:val="16"/>
                <w:szCs w:val="16"/>
                <w:lang w:val="en-US" w:eastAsia="zh-CN"/>
              </w:rPr>
              <w:t>&lt;Unchanged parts are omitted&gt;</w:t>
            </w:r>
          </w:p>
          <w:p w14:paraId="236FFFE7" w14:textId="77777777" w:rsidR="00567C73" w:rsidRPr="00567C73" w:rsidRDefault="00567C73" w:rsidP="00567C73">
            <w:pPr>
              <w:shd w:val="clear" w:color="auto" w:fill="FFFFFF"/>
              <w:spacing w:line="285" w:lineRule="atLeast"/>
              <w:rPr>
                <w:rFonts w:ascii="Arial" w:eastAsia="Microsoft YaHei UI" w:hAnsi="Arial" w:cs="Arial"/>
                <w:color w:val="000000"/>
                <w:sz w:val="16"/>
                <w:szCs w:val="16"/>
                <w:lang w:val="en-US" w:eastAsia="zh-CN"/>
              </w:rPr>
            </w:pPr>
            <w:r w:rsidRPr="00567C73">
              <w:rPr>
                <w:rFonts w:ascii="Arial" w:eastAsia="SimSun" w:hAnsi="Arial" w:cs="Arial"/>
                <w:color w:val="000000"/>
                <w:sz w:val="16"/>
                <w:szCs w:val="16"/>
                <w:lang w:val="en-US" w:eastAsia="zh-CN"/>
              </w:rPr>
              <w:lastRenderedPageBreak/>
              <w:t> </w:t>
            </w:r>
            <w:r w:rsidRPr="00567C73">
              <w:rPr>
                <w:rFonts w:ascii="Arial" w:eastAsia="Microsoft YaHei UI" w:hAnsi="Arial" w:cs="Arial"/>
                <w:color w:val="000000"/>
                <w:sz w:val="16"/>
                <w:szCs w:val="16"/>
                <w:lang w:val="en-US" w:eastAsia="zh-CN"/>
              </w:rPr>
              <w:t>For PUSCH repetition Type A, when transmitting PUSCH scheduled by DCI format 0_1 or 0_2 in PDCCH with CRC scrambled with C-RNTI, MCS-C-RNTI, or CS-RNTI with NDI=1, the number of repetitions </w:t>
            </w:r>
            <w:r w:rsidRPr="00567C73">
              <w:rPr>
                <w:rFonts w:ascii="Arial" w:eastAsia="Microsoft YaHei UI" w:hAnsi="Arial" w:cs="Arial"/>
                <w:i/>
                <w:iCs/>
                <w:color w:val="000000"/>
                <w:sz w:val="16"/>
                <w:szCs w:val="16"/>
                <w:lang w:val="en-US" w:eastAsia="zh-CN"/>
              </w:rPr>
              <w:t>K</w:t>
            </w:r>
            <w:r w:rsidRPr="00567C73">
              <w:rPr>
                <w:rFonts w:ascii="Arial" w:eastAsia="Microsoft YaHei UI" w:hAnsi="Arial" w:cs="Arial"/>
                <w:color w:val="000000"/>
                <w:sz w:val="16"/>
                <w:szCs w:val="16"/>
                <w:lang w:val="en-US" w:eastAsia="zh-CN"/>
              </w:rPr>
              <w:t> is determined as</w:t>
            </w:r>
          </w:p>
          <w:p w14:paraId="1AB91404" w14:textId="77777777" w:rsidR="00567C73" w:rsidRPr="00567C73" w:rsidRDefault="00567C73" w:rsidP="00567C73">
            <w:pPr>
              <w:shd w:val="clear" w:color="auto" w:fill="FFFFFF"/>
              <w:rPr>
                <w:rFonts w:ascii="Arial" w:eastAsia="Microsoft YaHei UI" w:hAnsi="Arial" w:cs="Arial"/>
                <w:color w:val="000000"/>
                <w:sz w:val="16"/>
                <w:szCs w:val="16"/>
                <w:lang w:val="en-US" w:eastAsia="zh-CN"/>
              </w:rPr>
            </w:pPr>
            <w:r w:rsidRPr="00567C73">
              <w:rPr>
                <w:rFonts w:ascii="Arial" w:eastAsia="Microsoft YaHei UI" w:hAnsi="Arial" w:cs="Arial"/>
                <w:color w:val="000000"/>
                <w:sz w:val="16"/>
                <w:szCs w:val="16"/>
                <w:lang w:val="en-US" w:eastAsia="zh-CN"/>
              </w:rPr>
              <w:t>- if </w:t>
            </w:r>
            <w:r w:rsidRPr="00567C73">
              <w:rPr>
                <w:rFonts w:ascii="Arial" w:eastAsia="Microsoft YaHei UI" w:hAnsi="Arial" w:cs="Arial"/>
                <w:i/>
                <w:iCs/>
                <w:color w:val="000000"/>
                <w:sz w:val="16"/>
                <w:szCs w:val="16"/>
                <w:lang w:val="en-US" w:eastAsia="zh-CN"/>
              </w:rPr>
              <w:t>numberOfRepetitions</w:t>
            </w:r>
            <w:r w:rsidRPr="00567C73">
              <w:rPr>
                <w:rFonts w:ascii="Arial" w:eastAsia="Microsoft YaHei UI" w:hAnsi="Arial" w:cs="Arial"/>
                <w:color w:val="000000"/>
                <w:sz w:val="16"/>
                <w:szCs w:val="16"/>
                <w:lang w:val="en-US" w:eastAsia="zh-CN"/>
              </w:rPr>
              <w:t> is present in the resource allocation table, the number of repetitions K is equal to </w:t>
            </w:r>
            <w:r w:rsidRPr="00567C73">
              <w:rPr>
                <w:rFonts w:ascii="Arial" w:eastAsia="Microsoft YaHei UI" w:hAnsi="Arial" w:cs="Arial"/>
                <w:i/>
                <w:iCs/>
                <w:color w:val="000000"/>
                <w:sz w:val="16"/>
                <w:szCs w:val="16"/>
                <w:lang w:val="en-US" w:eastAsia="zh-CN"/>
              </w:rPr>
              <w:t>numberOfRepetitions</w:t>
            </w:r>
            <w:r w:rsidRPr="00567C73">
              <w:rPr>
                <w:rFonts w:ascii="Arial" w:eastAsia="Microsoft YaHei UI" w:hAnsi="Arial" w:cs="Arial"/>
                <w:color w:val="000000"/>
                <w:sz w:val="16"/>
                <w:szCs w:val="16"/>
                <w:lang w:val="en-US" w:eastAsia="zh-CN"/>
              </w:rPr>
              <w:t>;</w:t>
            </w:r>
          </w:p>
          <w:p w14:paraId="4941A1CA" w14:textId="77777777" w:rsidR="00567C73" w:rsidRPr="00567C73" w:rsidRDefault="00567C73" w:rsidP="00567C73">
            <w:pPr>
              <w:shd w:val="clear" w:color="auto" w:fill="FFFFFF"/>
              <w:rPr>
                <w:rFonts w:ascii="Arial" w:eastAsia="Microsoft YaHei UI" w:hAnsi="Arial" w:cs="Arial"/>
                <w:color w:val="000000"/>
                <w:sz w:val="16"/>
                <w:szCs w:val="16"/>
                <w:lang w:val="en-US" w:eastAsia="zh-CN"/>
              </w:rPr>
            </w:pPr>
            <w:r w:rsidRPr="00567C73">
              <w:rPr>
                <w:rFonts w:ascii="Arial" w:eastAsia="Microsoft YaHei UI" w:hAnsi="Arial" w:cs="Arial"/>
                <w:color w:val="000000"/>
                <w:sz w:val="16"/>
                <w:szCs w:val="16"/>
                <w:lang w:val="en-US" w:eastAsia="zh-CN"/>
              </w:rPr>
              <w:t>- elseif the UE is configured with </w:t>
            </w:r>
            <w:r w:rsidRPr="00567C73">
              <w:rPr>
                <w:rFonts w:ascii="Arial" w:eastAsia="Microsoft YaHei UI" w:hAnsi="Arial" w:cs="Arial"/>
                <w:i/>
                <w:iCs/>
                <w:color w:val="000000"/>
                <w:sz w:val="16"/>
                <w:szCs w:val="16"/>
                <w:lang w:val="en-US" w:eastAsia="zh-CN"/>
              </w:rPr>
              <w:t>pusch-AggregationFactor</w:t>
            </w:r>
            <w:r w:rsidRPr="00567C73">
              <w:rPr>
                <w:rFonts w:ascii="Arial" w:eastAsia="Microsoft YaHei UI" w:hAnsi="Arial" w:cs="Arial"/>
                <w:color w:val="000000"/>
                <w:sz w:val="16"/>
                <w:szCs w:val="16"/>
                <w:lang w:val="en-US" w:eastAsia="zh-CN"/>
              </w:rPr>
              <w:t>, the number of repetitions </w:t>
            </w:r>
            <w:r w:rsidRPr="00567C73">
              <w:rPr>
                <w:rFonts w:ascii="Arial" w:eastAsia="Microsoft YaHei UI" w:hAnsi="Arial" w:cs="Arial"/>
                <w:i/>
                <w:iCs/>
                <w:color w:val="000000"/>
                <w:sz w:val="16"/>
                <w:szCs w:val="16"/>
                <w:lang w:val="en-US" w:eastAsia="zh-CN"/>
              </w:rPr>
              <w:t>K</w:t>
            </w:r>
            <w:r w:rsidRPr="00567C73">
              <w:rPr>
                <w:rFonts w:ascii="Arial" w:eastAsia="Microsoft YaHei UI" w:hAnsi="Arial" w:cs="Arial"/>
                <w:color w:val="000000"/>
                <w:sz w:val="16"/>
                <w:szCs w:val="16"/>
                <w:lang w:val="en-US" w:eastAsia="zh-CN"/>
              </w:rPr>
              <w:t> is equal to </w:t>
            </w:r>
            <w:r w:rsidRPr="00567C73">
              <w:rPr>
                <w:rFonts w:ascii="Arial" w:eastAsia="Microsoft YaHei UI" w:hAnsi="Arial" w:cs="Arial"/>
                <w:i/>
                <w:iCs/>
                <w:color w:val="000000"/>
                <w:sz w:val="16"/>
                <w:szCs w:val="16"/>
                <w:lang w:val="en-US" w:eastAsia="zh-CN"/>
              </w:rPr>
              <w:t>pusch-AggregationFactor</w:t>
            </w:r>
            <w:r w:rsidRPr="00567C73">
              <w:rPr>
                <w:rFonts w:ascii="Arial" w:eastAsia="Microsoft YaHei UI" w:hAnsi="Arial" w:cs="Arial"/>
                <w:color w:val="000000"/>
                <w:sz w:val="16"/>
                <w:szCs w:val="16"/>
                <w:lang w:val="en-US" w:eastAsia="zh-CN"/>
              </w:rPr>
              <w:t>;</w:t>
            </w:r>
          </w:p>
          <w:p w14:paraId="75E88F08" w14:textId="77777777" w:rsidR="00567C73" w:rsidRPr="00567C73" w:rsidRDefault="00567C73" w:rsidP="00567C73">
            <w:pPr>
              <w:shd w:val="clear" w:color="auto" w:fill="FFFFFF"/>
              <w:rPr>
                <w:rFonts w:ascii="Arial" w:eastAsia="Microsoft YaHei UI" w:hAnsi="Arial" w:cs="Arial"/>
                <w:color w:val="000000"/>
                <w:sz w:val="16"/>
                <w:szCs w:val="16"/>
                <w:lang w:val="en-US" w:eastAsia="zh-CN"/>
              </w:rPr>
            </w:pPr>
            <w:r w:rsidRPr="00567C73">
              <w:rPr>
                <w:rFonts w:ascii="Arial" w:eastAsia="Microsoft YaHei UI" w:hAnsi="Arial" w:cs="Arial"/>
                <w:color w:val="000000"/>
                <w:sz w:val="16"/>
                <w:szCs w:val="16"/>
                <w:lang w:val="en-US" w:eastAsia="zh-CN"/>
              </w:rPr>
              <w:t>- otherwise </w:t>
            </w:r>
            <w:r w:rsidRPr="00567C73">
              <w:rPr>
                <w:rFonts w:ascii="Arial" w:eastAsia="Microsoft YaHei UI" w:hAnsi="Arial" w:cs="Arial"/>
                <w:i/>
                <w:iCs/>
                <w:color w:val="000000"/>
                <w:sz w:val="16"/>
                <w:szCs w:val="16"/>
                <w:lang w:val="en-US" w:eastAsia="zh-CN"/>
              </w:rPr>
              <w:t>K=1</w:t>
            </w:r>
            <w:r w:rsidRPr="00567C73">
              <w:rPr>
                <w:rFonts w:ascii="Arial" w:eastAsia="Microsoft YaHei UI" w:hAnsi="Arial" w:cs="Arial"/>
                <w:color w:val="000000"/>
                <w:sz w:val="16"/>
                <w:szCs w:val="16"/>
                <w:lang w:val="en-US" w:eastAsia="zh-CN"/>
              </w:rPr>
              <w:t>.</w:t>
            </w:r>
          </w:p>
          <w:p w14:paraId="75C41F23" w14:textId="77777777" w:rsidR="00567C73" w:rsidRPr="00567C73" w:rsidRDefault="00567C73" w:rsidP="00567C73">
            <w:pPr>
              <w:shd w:val="clear" w:color="auto" w:fill="FFFFFF"/>
              <w:rPr>
                <w:rFonts w:ascii="Arial" w:eastAsia="Microsoft YaHei UI" w:hAnsi="Arial" w:cs="Arial"/>
                <w:color w:val="000000"/>
                <w:sz w:val="16"/>
                <w:szCs w:val="16"/>
                <w:lang w:val="en-US" w:eastAsia="zh-CN"/>
              </w:rPr>
            </w:pPr>
            <w:r w:rsidRPr="00567C73">
              <w:rPr>
                <w:rFonts w:ascii="Arial" w:eastAsia="Microsoft YaHei UI" w:hAnsi="Arial" w:cs="Arial"/>
                <w:color w:val="000000"/>
                <w:sz w:val="16"/>
                <w:szCs w:val="16"/>
                <w:lang w:val="en-US" w:eastAsia="zh-CN"/>
              </w:rPr>
              <w:t>- the number of slots used for TBS determination </w:t>
            </w:r>
            <w:r w:rsidRPr="00567C73">
              <w:rPr>
                <w:rFonts w:ascii="Arial" w:eastAsia="Microsoft YaHei UI" w:hAnsi="Arial" w:cs="Arial"/>
                <w:i/>
                <w:iCs/>
                <w:color w:val="000000"/>
                <w:sz w:val="16"/>
                <w:szCs w:val="16"/>
                <w:lang w:val="en-US" w:eastAsia="zh-CN"/>
              </w:rPr>
              <w:t>N</w:t>
            </w:r>
            <w:r w:rsidRPr="00567C73">
              <w:rPr>
                <w:rFonts w:ascii="Arial" w:eastAsia="Microsoft YaHei UI" w:hAnsi="Arial" w:cs="Arial"/>
                <w:color w:val="000000"/>
                <w:sz w:val="16"/>
                <w:szCs w:val="16"/>
                <w:lang w:val="en-US" w:eastAsia="zh-CN"/>
              </w:rPr>
              <w:t> is equal to 1.</w:t>
            </w:r>
          </w:p>
          <w:p w14:paraId="7FEB7E04" w14:textId="77777777" w:rsidR="00567C73" w:rsidRPr="00567C73" w:rsidRDefault="00567C73" w:rsidP="00567C73">
            <w:pPr>
              <w:shd w:val="clear" w:color="auto" w:fill="FFFFFF"/>
              <w:spacing w:line="285" w:lineRule="atLeast"/>
              <w:rPr>
                <w:rFonts w:ascii="Arial" w:eastAsia="Microsoft YaHei UI" w:hAnsi="Arial" w:cs="Arial"/>
                <w:color w:val="000000"/>
                <w:sz w:val="16"/>
                <w:szCs w:val="16"/>
                <w:lang w:val="en-US" w:eastAsia="zh-CN"/>
              </w:rPr>
            </w:pPr>
            <w:r w:rsidRPr="00567C73">
              <w:rPr>
                <w:rFonts w:ascii="Arial" w:eastAsia="Microsoft YaHei UI" w:hAnsi="Arial" w:cs="Arial"/>
                <w:color w:val="000000"/>
                <w:sz w:val="16"/>
                <w:szCs w:val="16"/>
                <w:lang w:val="en-US" w:eastAsia="zh-CN"/>
              </w:rPr>
              <w:t>For PUSCH repetition type A, when transmitting PUSCH scheduled by RAR UL grant, the 2 MSBs of the MCS information field of the RAR UL grant provide a codepoint to determine the number of repetitions </w:t>
            </w:r>
            <w:r w:rsidRPr="00567C73">
              <w:rPr>
                <w:rFonts w:ascii="Arial" w:eastAsia="Microsoft YaHei UI" w:hAnsi="Arial" w:cs="Arial"/>
                <w:i/>
                <w:iCs/>
                <w:color w:val="000000"/>
                <w:sz w:val="16"/>
                <w:szCs w:val="16"/>
                <w:lang w:val="en-US" w:eastAsia="zh-CN"/>
              </w:rPr>
              <w:t>K </w:t>
            </w:r>
            <w:r w:rsidRPr="00567C73">
              <w:rPr>
                <w:rFonts w:ascii="Arial" w:eastAsia="Microsoft YaHei UI" w:hAnsi="Arial" w:cs="Arial"/>
                <w:color w:val="000000"/>
                <w:sz w:val="16"/>
                <w:szCs w:val="16"/>
                <w:lang w:val="en-US" w:eastAsia="zh-CN"/>
              </w:rPr>
              <w:t>according to Table 6.1.2.1-1A, based on whether or not the higher layer parameter </w:t>
            </w:r>
            <w:r w:rsidRPr="00567C73">
              <w:rPr>
                <w:rFonts w:ascii="Arial" w:eastAsia="Microsoft YaHei UI" w:hAnsi="Arial" w:cs="Arial"/>
                <w:i/>
                <w:iCs/>
                <w:color w:val="000000"/>
                <w:sz w:val="16"/>
                <w:szCs w:val="16"/>
                <w:lang w:val="en-US" w:eastAsia="zh-CN"/>
              </w:rPr>
              <w:t>numberOfMsg3Repetitions </w:t>
            </w:r>
            <w:r w:rsidRPr="00567C73">
              <w:rPr>
                <w:rFonts w:ascii="Arial" w:eastAsia="Microsoft YaHei UI" w:hAnsi="Arial" w:cs="Arial"/>
                <w:color w:val="000000"/>
                <w:sz w:val="16"/>
                <w:szCs w:val="16"/>
                <w:lang w:val="en-US" w:eastAsia="zh-CN"/>
              </w:rPr>
              <w:t>is configured.</w:t>
            </w:r>
            <w:r w:rsidRPr="00567C73">
              <w:rPr>
                <w:rFonts w:ascii="Arial" w:eastAsia="SimSun" w:hAnsi="Arial" w:cs="Arial"/>
                <w:color w:val="000000"/>
                <w:sz w:val="16"/>
                <w:szCs w:val="16"/>
                <w:lang w:val="en-US" w:eastAsia="zh-CN"/>
              </w:rPr>
              <w:t> </w:t>
            </w:r>
            <w:r w:rsidRPr="00567C73">
              <w:rPr>
                <w:rFonts w:ascii="Arial" w:eastAsia="Microsoft YaHei UI" w:hAnsi="Arial" w:cs="Arial"/>
                <w:color w:val="FF0000"/>
                <w:sz w:val="16"/>
                <w:szCs w:val="16"/>
                <w:u w:val="single"/>
                <w:lang w:val="en-US" w:eastAsia="zh-CN"/>
              </w:rPr>
              <w:t>The number of slots used for TBS determination N is equal to 1.</w:t>
            </w:r>
          </w:p>
          <w:p w14:paraId="084E6CD9" w14:textId="77777777" w:rsidR="00567C73" w:rsidRPr="00567C73" w:rsidRDefault="00567C73" w:rsidP="00567C73">
            <w:pPr>
              <w:shd w:val="clear" w:color="auto" w:fill="FFFFFF"/>
              <w:spacing w:line="285" w:lineRule="atLeast"/>
              <w:rPr>
                <w:rFonts w:ascii="Arial" w:eastAsia="Microsoft YaHei UI" w:hAnsi="Arial" w:cs="Arial"/>
                <w:color w:val="000000"/>
                <w:sz w:val="16"/>
                <w:szCs w:val="16"/>
                <w:lang w:val="en-US" w:eastAsia="zh-CN"/>
              </w:rPr>
            </w:pPr>
            <w:r w:rsidRPr="00567C73">
              <w:rPr>
                <w:rFonts w:ascii="Arial" w:eastAsia="Microsoft YaHei UI" w:hAnsi="Arial" w:cs="Arial"/>
                <w:color w:val="000000"/>
                <w:sz w:val="16"/>
                <w:szCs w:val="16"/>
                <w:lang w:val="en-US" w:eastAsia="zh-CN"/>
              </w:rPr>
              <w:t>For PUSCH repetition type A, when transmitting PUSCH scheduled by DCI format 0_0 with CRC scrambled by TC-RNTI, the 2 MSBs of the MCS information field of the DCI format 0_0 with CRC scrambled by TC-RNTI provide a codepoint to determine the number of repetitions </w:t>
            </w:r>
            <w:r w:rsidRPr="00567C73">
              <w:rPr>
                <w:rFonts w:ascii="Arial" w:eastAsia="Microsoft YaHei UI" w:hAnsi="Arial" w:cs="Arial"/>
                <w:i/>
                <w:iCs/>
                <w:color w:val="000000"/>
                <w:sz w:val="16"/>
                <w:szCs w:val="16"/>
                <w:lang w:val="en-US" w:eastAsia="zh-CN"/>
              </w:rPr>
              <w:t>K </w:t>
            </w:r>
            <w:r w:rsidRPr="00567C73">
              <w:rPr>
                <w:rFonts w:ascii="Arial" w:eastAsia="Microsoft YaHei UI" w:hAnsi="Arial" w:cs="Arial"/>
                <w:color w:val="000000"/>
                <w:sz w:val="16"/>
                <w:szCs w:val="16"/>
                <w:lang w:val="en-US" w:eastAsia="zh-CN"/>
              </w:rPr>
              <w:t>according to Table 6.1.2.1-1A, based on whether or not the higher layer parameter </w:t>
            </w:r>
            <w:r w:rsidRPr="00567C73">
              <w:rPr>
                <w:rFonts w:ascii="Arial" w:eastAsia="Microsoft YaHei UI" w:hAnsi="Arial" w:cs="Arial"/>
                <w:i/>
                <w:iCs/>
                <w:color w:val="000000"/>
                <w:sz w:val="16"/>
                <w:szCs w:val="16"/>
                <w:lang w:val="en-US" w:eastAsia="zh-CN"/>
              </w:rPr>
              <w:t>numberOfMsg3Repetitions </w:t>
            </w:r>
            <w:r w:rsidRPr="00567C73">
              <w:rPr>
                <w:rFonts w:ascii="Arial" w:eastAsia="Microsoft YaHei UI" w:hAnsi="Arial" w:cs="Arial"/>
                <w:color w:val="000000"/>
                <w:sz w:val="16"/>
                <w:szCs w:val="16"/>
                <w:lang w:val="en-US" w:eastAsia="zh-CN"/>
              </w:rPr>
              <w:t>is configured.</w:t>
            </w:r>
            <w:r w:rsidRPr="00567C73">
              <w:rPr>
                <w:rFonts w:ascii="Arial" w:eastAsia="SimSun" w:hAnsi="Arial" w:cs="Arial"/>
                <w:color w:val="000000"/>
                <w:sz w:val="16"/>
                <w:szCs w:val="16"/>
                <w:lang w:val="en-US" w:eastAsia="zh-CN"/>
              </w:rPr>
              <w:t> </w:t>
            </w:r>
            <w:r w:rsidRPr="00567C73">
              <w:rPr>
                <w:rFonts w:ascii="Arial" w:eastAsia="Microsoft YaHei UI" w:hAnsi="Arial" w:cs="Arial"/>
                <w:color w:val="FF0000"/>
                <w:sz w:val="16"/>
                <w:szCs w:val="16"/>
                <w:u w:val="single"/>
                <w:lang w:val="en-US" w:eastAsia="zh-CN"/>
              </w:rPr>
              <w:t>The number of slots used for TBS determination N is equal to 1.</w:t>
            </w:r>
            <w:r w:rsidRPr="00567C73">
              <w:rPr>
                <w:rFonts w:ascii="Arial" w:eastAsia="SimSun" w:hAnsi="Arial" w:cs="Arial"/>
                <w:color w:val="FF0000"/>
                <w:sz w:val="16"/>
                <w:szCs w:val="16"/>
                <w:u w:val="single"/>
                <w:lang w:val="en-US" w:eastAsia="zh-CN"/>
              </w:rPr>
              <w:t> </w:t>
            </w:r>
          </w:p>
          <w:p w14:paraId="43B26B04" w14:textId="77777777" w:rsidR="00567C73" w:rsidRPr="00567C73" w:rsidRDefault="00567C73" w:rsidP="00567C73">
            <w:pPr>
              <w:shd w:val="clear" w:color="auto" w:fill="FFFFFF"/>
              <w:spacing w:line="285" w:lineRule="atLeast"/>
              <w:jc w:val="center"/>
              <w:rPr>
                <w:rFonts w:ascii="Arial" w:eastAsia="Microsoft YaHei UI" w:hAnsi="Arial" w:cs="Arial"/>
                <w:color w:val="000000"/>
                <w:sz w:val="16"/>
                <w:szCs w:val="16"/>
                <w:lang w:val="en-US" w:eastAsia="zh-CN"/>
              </w:rPr>
            </w:pPr>
            <w:r w:rsidRPr="00567C73">
              <w:rPr>
                <w:rFonts w:ascii="Arial" w:eastAsia="Microsoft YaHei UI" w:hAnsi="Arial" w:cs="Arial"/>
                <w:b/>
                <w:bCs/>
                <w:color w:val="FF0000"/>
                <w:sz w:val="16"/>
                <w:szCs w:val="16"/>
                <w:lang w:val="en-US" w:eastAsia="zh-CN"/>
              </w:rPr>
              <w:t>&lt;Unchanged parts are omitted&gt;</w:t>
            </w:r>
          </w:p>
        </w:tc>
      </w:tr>
    </w:tbl>
    <w:p w14:paraId="24A5E776" w14:textId="77777777" w:rsidR="00567C73" w:rsidRDefault="00567C73" w:rsidP="00567C73">
      <w:pPr>
        <w:rPr>
          <w:lang w:val="en-US" w:eastAsia="x-none"/>
        </w:rPr>
      </w:pPr>
    </w:p>
    <w:p w14:paraId="0F411634" w14:textId="6502CF33" w:rsidR="00567C73" w:rsidRPr="00557726" w:rsidRDefault="00567C73" w:rsidP="006B480F">
      <w:pPr>
        <w:rPr>
          <w:lang w:eastAsia="x-none"/>
        </w:rPr>
      </w:pPr>
      <w:r>
        <w:rPr>
          <w:lang w:eastAsia="x-none"/>
        </w:rPr>
        <w:t xml:space="preserve">Final summary in </w:t>
      </w:r>
      <w:hyperlink r:id="rId1837" w:history="1">
        <w:r w:rsidR="004371F4">
          <w:rPr>
            <w:rStyle w:val="Hyperlink"/>
            <w:lang w:eastAsia="x-none"/>
          </w:rPr>
          <w:t>R1-2202594</w:t>
        </w:r>
      </w:hyperlink>
      <w:r>
        <w:rPr>
          <w:lang w:eastAsia="x-none"/>
        </w:rPr>
        <w:t>.</w:t>
      </w:r>
    </w:p>
    <w:p w14:paraId="6CD7710E" w14:textId="74FECF17" w:rsidR="006B480F" w:rsidRDefault="006B480F" w:rsidP="00A57B97">
      <w:pPr>
        <w:pStyle w:val="Heading3"/>
      </w:pPr>
      <w:bookmarkStart w:id="255" w:name="_Toc95481808"/>
      <w:bookmarkStart w:id="256" w:name="_Toc98334447"/>
      <w:r w:rsidRPr="001A7008">
        <w:t>Other</w:t>
      </w:r>
      <w:bookmarkEnd w:id="255"/>
      <w:bookmarkEnd w:id="256"/>
    </w:p>
    <w:p w14:paraId="201924DE" w14:textId="69A303E3" w:rsidR="006B480F" w:rsidRDefault="002328C4" w:rsidP="006B480F">
      <w:pPr>
        <w:rPr>
          <w:lang w:eastAsia="x-none"/>
        </w:rPr>
      </w:pPr>
      <w:hyperlink r:id="rId1838" w:history="1">
        <w:r w:rsidR="004371F4">
          <w:rPr>
            <w:rStyle w:val="Hyperlink"/>
            <w:lang w:eastAsia="x-none"/>
          </w:rPr>
          <w:t>R1-2201169</w:t>
        </w:r>
      </w:hyperlink>
      <w:r w:rsidR="006B480F">
        <w:rPr>
          <w:lang w:eastAsia="x-none"/>
        </w:rPr>
        <w:tab/>
        <w:t>Discussion on RRC parameters for coverage enhancement</w:t>
      </w:r>
      <w:r w:rsidR="006B480F">
        <w:rPr>
          <w:lang w:eastAsia="x-none"/>
        </w:rPr>
        <w:tab/>
        <w:t>ZTE</w:t>
      </w:r>
    </w:p>
    <w:p w14:paraId="7FA81902" w14:textId="62205C38" w:rsidR="006B480F" w:rsidRDefault="002328C4" w:rsidP="006B480F">
      <w:pPr>
        <w:rPr>
          <w:lang w:eastAsia="x-none"/>
        </w:rPr>
      </w:pPr>
      <w:hyperlink r:id="rId1839" w:history="1">
        <w:r w:rsidR="004371F4">
          <w:rPr>
            <w:rStyle w:val="Hyperlink"/>
            <w:lang w:eastAsia="x-none"/>
          </w:rPr>
          <w:t>R1-2201966</w:t>
        </w:r>
      </w:hyperlink>
      <w:r w:rsidR="006B480F">
        <w:rPr>
          <w:lang w:eastAsia="x-none"/>
        </w:rPr>
        <w:tab/>
        <w:t>Frequency Hopping for TBoMS</w:t>
      </w:r>
      <w:r w:rsidR="006B480F">
        <w:rPr>
          <w:lang w:eastAsia="x-none"/>
        </w:rPr>
        <w:tab/>
        <w:t>Ericsson</w:t>
      </w:r>
    </w:p>
    <w:p w14:paraId="6ED4630D" w14:textId="1042DDE0" w:rsidR="006B480F" w:rsidRPr="008A25CF" w:rsidRDefault="002328C4" w:rsidP="006B480F">
      <w:pPr>
        <w:rPr>
          <w:lang w:eastAsia="x-none"/>
        </w:rPr>
      </w:pPr>
      <w:hyperlink r:id="rId1840" w:history="1">
        <w:r w:rsidR="004371F4">
          <w:rPr>
            <w:rStyle w:val="Hyperlink"/>
            <w:lang w:eastAsia="x-none"/>
          </w:rPr>
          <w:t>R1-2202448</w:t>
        </w:r>
      </w:hyperlink>
      <w:r w:rsidR="006B480F">
        <w:rPr>
          <w:lang w:eastAsia="x-none"/>
        </w:rPr>
        <w:tab/>
        <w:t>On futher potential coverage enhancements</w:t>
      </w:r>
      <w:r w:rsidR="006B480F">
        <w:rPr>
          <w:lang w:eastAsia="x-none"/>
        </w:rPr>
        <w:tab/>
        <w:t>Huawei, HiSilicon</w:t>
      </w:r>
    </w:p>
    <w:p w14:paraId="64E8D757" w14:textId="4327ADD7" w:rsidR="006B480F" w:rsidRDefault="006B480F" w:rsidP="00A57C2E">
      <w:pPr>
        <w:pStyle w:val="Heading2"/>
      </w:pPr>
      <w:bookmarkStart w:id="257" w:name="_Toc95481809"/>
      <w:bookmarkStart w:id="258" w:name="_Toc98334448"/>
      <w:r w:rsidRPr="00540963">
        <w:t>Maintenance on Rel-17 enhancements for NB-IoT and LTE-MTC</w:t>
      </w:r>
      <w:bookmarkEnd w:id="257"/>
      <w:bookmarkEnd w:id="258"/>
    </w:p>
    <w:p w14:paraId="40BFD110" w14:textId="7652F1DD" w:rsidR="00224E28" w:rsidRPr="00224E28" w:rsidRDefault="002328C4" w:rsidP="00224E28">
      <w:pPr>
        <w:rPr>
          <w:b/>
          <w:bCs/>
        </w:rPr>
      </w:pPr>
      <w:hyperlink r:id="rId1841" w:history="1">
        <w:r w:rsidR="004371F4">
          <w:rPr>
            <w:rStyle w:val="Hyperlink"/>
            <w:b/>
            <w:bCs/>
          </w:rPr>
          <w:t>R1-2202789</w:t>
        </w:r>
      </w:hyperlink>
      <w:r w:rsidR="00224E28" w:rsidRPr="00224E28">
        <w:rPr>
          <w:b/>
          <w:bCs/>
        </w:rPr>
        <w:tab/>
        <w:t>Session notes for 8.9 (Maintenance on Rel-17 enhancements for NB-IoT and LTE-MTC)</w:t>
      </w:r>
      <w:r w:rsidR="00224E28" w:rsidRPr="00224E28">
        <w:rPr>
          <w:b/>
          <w:bCs/>
        </w:rPr>
        <w:tab/>
        <w:t>Ad-hoc Chair (CMCC)</w:t>
      </w:r>
    </w:p>
    <w:p w14:paraId="6444DC2F" w14:textId="77777777" w:rsidR="00224E28" w:rsidRPr="00224E28" w:rsidRDefault="00224E28" w:rsidP="00224E28"/>
    <w:p w14:paraId="38339AEB" w14:textId="77777777" w:rsidR="000751B3" w:rsidRPr="000751B3" w:rsidRDefault="006B480F" w:rsidP="006B480F">
      <w:pPr>
        <w:rPr>
          <w:lang w:eastAsia="x-none"/>
        </w:rPr>
      </w:pPr>
      <w:r w:rsidRPr="000751B3">
        <w:rPr>
          <w:lang w:eastAsia="x-none"/>
        </w:rPr>
        <w:t xml:space="preserve">[108-e-R17-RRC-NB-IoT-eMTC] </w:t>
      </w:r>
      <w:r w:rsidR="000751B3" w:rsidRPr="000751B3">
        <w:t xml:space="preserve">– </w:t>
      </w:r>
      <w:r w:rsidR="000751B3" w:rsidRPr="000751B3">
        <w:rPr>
          <w:lang w:eastAsia="x-none"/>
        </w:rPr>
        <w:t>Yubo (Huawei)</w:t>
      </w:r>
    </w:p>
    <w:p w14:paraId="539A1AEB" w14:textId="36460B7D" w:rsidR="006B480F" w:rsidRPr="000751B3" w:rsidRDefault="006B480F" w:rsidP="006B480F">
      <w:r w:rsidRPr="000751B3">
        <w:rPr>
          <w:lang w:eastAsia="x-none"/>
        </w:rPr>
        <w:t>Email discussion on Rel-17 RRC parameters for Rel-17 NB-IoT and eMTC</w:t>
      </w:r>
    </w:p>
    <w:p w14:paraId="5A077BF1" w14:textId="77777777" w:rsidR="006B480F" w:rsidRPr="000751B3" w:rsidRDefault="006B480F" w:rsidP="006D10BC">
      <w:pPr>
        <w:numPr>
          <w:ilvl w:val="0"/>
          <w:numId w:val="60"/>
        </w:numPr>
        <w:rPr>
          <w:lang w:eastAsia="x-none"/>
        </w:rPr>
      </w:pPr>
      <w:bookmarkStart w:id="259" w:name="_Toc95481810"/>
      <w:r w:rsidRPr="000751B3">
        <w:rPr>
          <w:rFonts w:hint="eastAsia"/>
          <w:lang w:eastAsia="x-none"/>
        </w:rPr>
        <w:t>1</w:t>
      </w:r>
      <w:r w:rsidRPr="000751B3">
        <w:rPr>
          <w:rFonts w:hint="eastAsia"/>
          <w:vertAlign w:val="superscript"/>
          <w:lang w:eastAsia="x-none"/>
        </w:rPr>
        <w:t>st</w:t>
      </w:r>
      <w:r w:rsidRPr="000751B3">
        <w:rPr>
          <w:rFonts w:hint="eastAsia"/>
          <w:lang w:eastAsia="x-none"/>
        </w:rPr>
        <w:t xml:space="preserve"> check point</w:t>
      </w:r>
      <w:r w:rsidRPr="000751B3">
        <w:t xml:space="preserve"> for first LS in </w:t>
      </w:r>
      <w:r w:rsidRPr="000751B3">
        <w:rPr>
          <w:lang w:eastAsia="x-none"/>
        </w:rPr>
        <w:t>[108-e-R17-RRC]</w:t>
      </w:r>
      <w:r w:rsidRPr="000751B3">
        <w:rPr>
          <w:rFonts w:hint="eastAsia"/>
          <w:lang w:eastAsia="x-none"/>
        </w:rPr>
        <w:t xml:space="preserve">: </w:t>
      </w:r>
      <w:r w:rsidRPr="000751B3">
        <w:t>February</w:t>
      </w:r>
      <w:r w:rsidRPr="000751B3">
        <w:rPr>
          <w:rFonts w:hint="eastAsia"/>
        </w:rPr>
        <w:t xml:space="preserve"> </w:t>
      </w:r>
      <w:r w:rsidRPr="000751B3">
        <w:t>24</w:t>
      </w:r>
    </w:p>
    <w:p w14:paraId="6C2AACD5" w14:textId="7D42BC22" w:rsidR="006B480F" w:rsidRPr="000751B3" w:rsidRDefault="006B480F" w:rsidP="006D10BC">
      <w:pPr>
        <w:numPr>
          <w:ilvl w:val="0"/>
          <w:numId w:val="60"/>
        </w:numPr>
        <w:rPr>
          <w:lang w:eastAsia="x-none"/>
        </w:rPr>
      </w:pPr>
      <w:r w:rsidRPr="000751B3">
        <w:rPr>
          <w:lang w:eastAsia="x-none"/>
        </w:rPr>
        <w:t>Final</w:t>
      </w:r>
      <w:r w:rsidRPr="000751B3">
        <w:rPr>
          <w:rFonts w:hint="eastAsia"/>
          <w:lang w:eastAsia="x-none"/>
        </w:rPr>
        <w:t xml:space="preserve"> check point</w:t>
      </w:r>
      <w:r w:rsidRPr="000751B3">
        <w:rPr>
          <w:lang w:eastAsia="x-none"/>
        </w:rPr>
        <w:t xml:space="preserve"> for second LS in [108-e-R17-RRC] if necessary</w:t>
      </w:r>
      <w:r w:rsidRPr="000751B3">
        <w:rPr>
          <w:rFonts w:hint="eastAsia"/>
          <w:lang w:eastAsia="x-none"/>
        </w:rPr>
        <w:t xml:space="preserve">: </w:t>
      </w:r>
      <w:r w:rsidRPr="000751B3">
        <w:t>March 3</w:t>
      </w:r>
    </w:p>
    <w:p w14:paraId="04386AA1" w14:textId="7BBD0450" w:rsidR="000751B3" w:rsidRDefault="000751B3" w:rsidP="000751B3">
      <w:r>
        <w:t>Note: T</w:t>
      </w:r>
      <w:r w:rsidRPr="000751B3">
        <w:t>he RRC parameter</w:t>
      </w:r>
      <w:r>
        <w:t>s</w:t>
      </w:r>
      <w:r w:rsidRPr="000751B3">
        <w:t xml:space="preserve"> list for NB-IoT/eMTC in R1-2112975 have been stable and no FFS/TBD left. </w:t>
      </w:r>
      <w:r>
        <w:t>T</w:t>
      </w:r>
      <w:r w:rsidRPr="000751B3">
        <w:t>herefore, no proposal or issue is proposed in this email thread.</w:t>
      </w:r>
    </w:p>
    <w:p w14:paraId="7896C5CC" w14:textId="77777777" w:rsidR="000751B3" w:rsidRPr="000751B3" w:rsidRDefault="000751B3" w:rsidP="000751B3"/>
    <w:p w14:paraId="7E4B5FC1" w14:textId="032D56F8" w:rsidR="000751B3" w:rsidRDefault="002328C4" w:rsidP="000751B3">
      <w:pPr>
        <w:rPr>
          <w:highlight w:val="cyan"/>
          <w:lang w:eastAsia="x-none"/>
        </w:rPr>
      </w:pPr>
      <w:hyperlink r:id="rId1842" w:history="1">
        <w:r w:rsidR="004371F4">
          <w:rPr>
            <w:rStyle w:val="Hyperlink"/>
            <w:lang w:eastAsia="x-none"/>
          </w:rPr>
          <w:t>R1-2202939</w:t>
        </w:r>
      </w:hyperlink>
      <w:r w:rsidR="000751B3" w:rsidRPr="000751B3">
        <w:rPr>
          <w:lang w:eastAsia="x-none"/>
        </w:rPr>
        <w:tab/>
        <w:t>RAN1 agreements of Additional enhancements for NB-IoT and LTE-MTC</w:t>
      </w:r>
      <w:r w:rsidR="000751B3" w:rsidRPr="000751B3">
        <w:rPr>
          <w:lang w:eastAsia="x-none"/>
        </w:rPr>
        <w:tab/>
        <w:t>WI rapporteur (Huawei)</w:t>
      </w:r>
    </w:p>
    <w:p w14:paraId="3C3550E1" w14:textId="77777777" w:rsidR="006B480F" w:rsidRDefault="006B480F" w:rsidP="000751B3">
      <w:pPr>
        <w:pStyle w:val="Heading3"/>
      </w:pPr>
      <w:bookmarkStart w:id="260" w:name="_Toc98334449"/>
      <w:r w:rsidRPr="00540963">
        <w:t>Support of 16-QAM for unicast in UL and DL for NB-IoT</w:t>
      </w:r>
      <w:bookmarkEnd w:id="259"/>
      <w:bookmarkEnd w:id="260"/>
    </w:p>
    <w:p w14:paraId="5E1B154B" w14:textId="4C4438D1" w:rsidR="006B480F" w:rsidRDefault="002328C4" w:rsidP="006B480F">
      <w:pPr>
        <w:rPr>
          <w:lang w:eastAsia="x-none"/>
        </w:rPr>
      </w:pPr>
      <w:hyperlink r:id="rId1843" w:history="1">
        <w:r w:rsidR="004371F4">
          <w:rPr>
            <w:rStyle w:val="Hyperlink"/>
            <w:lang w:eastAsia="x-none"/>
          </w:rPr>
          <w:t>R1-2200976</w:t>
        </w:r>
      </w:hyperlink>
      <w:r w:rsidR="006B480F">
        <w:rPr>
          <w:lang w:eastAsia="x-none"/>
        </w:rPr>
        <w:tab/>
        <w:t>Support of 16QAM for unicast in UL and DL in NB-IoT</w:t>
      </w:r>
      <w:r w:rsidR="006B480F">
        <w:rPr>
          <w:lang w:eastAsia="x-none"/>
        </w:rPr>
        <w:tab/>
        <w:t>Huawei, HiSilicon</w:t>
      </w:r>
    </w:p>
    <w:p w14:paraId="500CC6FF" w14:textId="7E5DFF21" w:rsidR="006B480F" w:rsidRDefault="002328C4" w:rsidP="006B480F">
      <w:pPr>
        <w:rPr>
          <w:lang w:eastAsia="x-none"/>
        </w:rPr>
      </w:pPr>
      <w:hyperlink r:id="rId1844" w:history="1">
        <w:r w:rsidR="004371F4">
          <w:rPr>
            <w:rStyle w:val="Hyperlink"/>
            <w:lang w:eastAsia="x-none"/>
          </w:rPr>
          <w:t>R1-2201135</w:t>
        </w:r>
      </w:hyperlink>
      <w:r w:rsidR="006B480F">
        <w:rPr>
          <w:lang w:eastAsia="x-none"/>
        </w:rPr>
        <w:tab/>
        <w:t>Discussion on remaining issues for NB-IoT 16QAM</w:t>
      </w:r>
      <w:r w:rsidR="006B480F">
        <w:rPr>
          <w:lang w:eastAsia="x-none"/>
        </w:rPr>
        <w:tab/>
        <w:t>ZTE, Sanechips</w:t>
      </w:r>
    </w:p>
    <w:p w14:paraId="153AFBEE" w14:textId="07CFDC25" w:rsidR="006B480F" w:rsidRDefault="002328C4" w:rsidP="006B480F">
      <w:pPr>
        <w:rPr>
          <w:lang w:eastAsia="x-none"/>
        </w:rPr>
      </w:pPr>
      <w:hyperlink r:id="rId1845" w:history="1">
        <w:r w:rsidR="004371F4">
          <w:rPr>
            <w:rStyle w:val="Hyperlink"/>
            <w:lang w:eastAsia="x-none"/>
          </w:rPr>
          <w:t>R1-2201407</w:t>
        </w:r>
      </w:hyperlink>
      <w:r w:rsidR="006B480F">
        <w:rPr>
          <w:lang w:eastAsia="x-none"/>
        </w:rPr>
        <w:tab/>
        <w:t>Support of 16-QAM for unicast in UL and DL for NB-IoT</w:t>
      </w:r>
      <w:r w:rsidR="006B480F">
        <w:rPr>
          <w:lang w:eastAsia="x-none"/>
        </w:rPr>
        <w:tab/>
        <w:t>Nokia, Nokia Shanghai Bell</w:t>
      </w:r>
    </w:p>
    <w:p w14:paraId="12DFA464" w14:textId="0B657643" w:rsidR="006B480F" w:rsidRDefault="002328C4" w:rsidP="006B480F">
      <w:pPr>
        <w:rPr>
          <w:lang w:eastAsia="x-none"/>
        </w:rPr>
      </w:pPr>
      <w:hyperlink r:id="rId1846" w:history="1">
        <w:r w:rsidR="004371F4">
          <w:rPr>
            <w:rStyle w:val="Hyperlink"/>
            <w:lang w:eastAsia="x-none"/>
          </w:rPr>
          <w:t>R1-2201650</w:t>
        </w:r>
      </w:hyperlink>
      <w:r w:rsidR="006B480F">
        <w:rPr>
          <w:lang w:eastAsia="x-none"/>
        </w:rPr>
        <w:tab/>
        <w:t>Support of 16-QAM for NB-IoT</w:t>
      </w:r>
      <w:r w:rsidR="006B480F">
        <w:rPr>
          <w:lang w:eastAsia="x-none"/>
        </w:rPr>
        <w:tab/>
        <w:t>Qualcomm Incorporated</w:t>
      </w:r>
    </w:p>
    <w:p w14:paraId="28B25C62" w14:textId="5FD38C22" w:rsidR="006B480F" w:rsidRDefault="002328C4" w:rsidP="006B480F">
      <w:pPr>
        <w:rPr>
          <w:lang w:eastAsia="x-none"/>
        </w:rPr>
      </w:pPr>
      <w:hyperlink r:id="rId1847" w:history="1">
        <w:r w:rsidR="004371F4">
          <w:rPr>
            <w:rStyle w:val="Hyperlink"/>
            <w:lang w:eastAsia="x-none"/>
          </w:rPr>
          <w:t>R1-2201968</w:t>
        </w:r>
      </w:hyperlink>
      <w:r w:rsidR="006B480F">
        <w:rPr>
          <w:lang w:eastAsia="x-none"/>
        </w:rPr>
        <w:tab/>
        <w:t>Support 16QAM for NBIoT</w:t>
      </w:r>
      <w:r w:rsidR="006B480F">
        <w:rPr>
          <w:lang w:eastAsia="x-none"/>
        </w:rPr>
        <w:tab/>
        <w:t>Lenovo, Motorola Mobility</w:t>
      </w:r>
    </w:p>
    <w:p w14:paraId="5D8EDD16" w14:textId="29D2CE0C" w:rsidR="006B480F" w:rsidRDefault="002328C4" w:rsidP="006B480F">
      <w:pPr>
        <w:rPr>
          <w:lang w:eastAsia="x-none"/>
        </w:rPr>
      </w:pPr>
      <w:hyperlink r:id="rId1848" w:history="1">
        <w:r w:rsidR="004371F4">
          <w:rPr>
            <w:rStyle w:val="Hyperlink"/>
            <w:lang w:eastAsia="x-none"/>
          </w:rPr>
          <w:t>R1-2202076</w:t>
        </w:r>
      </w:hyperlink>
      <w:r w:rsidR="006B480F">
        <w:rPr>
          <w:lang w:eastAsia="x-none"/>
        </w:rPr>
        <w:tab/>
        <w:t>Remaining issue for support 16QAM in NB-IOT R17</w:t>
      </w:r>
      <w:r w:rsidR="006B480F">
        <w:rPr>
          <w:lang w:eastAsia="x-none"/>
        </w:rPr>
        <w:tab/>
        <w:t>MediaTek Inc.</w:t>
      </w:r>
    </w:p>
    <w:p w14:paraId="4CC48BC1" w14:textId="61A6B7E2" w:rsidR="006B480F" w:rsidRDefault="002328C4" w:rsidP="006B480F">
      <w:pPr>
        <w:rPr>
          <w:lang w:eastAsia="x-none"/>
        </w:rPr>
      </w:pPr>
      <w:hyperlink r:id="rId1849" w:history="1">
        <w:r w:rsidR="004371F4">
          <w:rPr>
            <w:rStyle w:val="Hyperlink"/>
            <w:lang w:eastAsia="x-none"/>
          </w:rPr>
          <w:t>R1-2202277</w:t>
        </w:r>
      </w:hyperlink>
      <w:r w:rsidR="006B480F">
        <w:rPr>
          <w:lang w:eastAsia="x-none"/>
        </w:rPr>
        <w:tab/>
        <w:t>Support of 16-QAM for unicast in UL and DL in NB-IoT</w:t>
      </w:r>
      <w:r w:rsidR="006B480F">
        <w:rPr>
          <w:lang w:eastAsia="x-none"/>
        </w:rPr>
        <w:tab/>
        <w:t>Ericsson</w:t>
      </w:r>
    </w:p>
    <w:p w14:paraId="1BE195BE" w14:textId="383A5777" w:rsidR="000751B3" w:rsidRDefault="000751B3" w:rsidP="006B480F">
      <w:pPr>
        <w:rPr>
          <w:lang w:eastAsia="x-none"/>
        </w:rPr>
      </w:pPr>
    </w:p>
    <w:p w14:paraId="47EA939F" w14:textId="77777777" w:rsidR="000751B3" w:rsidRDefault="000751B3" w:rsidP="000751B3">
      <w:pPr>
        <w:rPr>
          <w:lang w:eastAsia="x-none"/>
        </w:rPr>
      </w:pPr>
      <w:r>
        <w:rPr>
          <w:lang w:eastAsia="x-none"/>
        </w:rPr>
        <w:t>[108-e-R17-NB-IoT-eMTC-01] – Yubo (Huawei)</w:t>
      </w:r>
    </w:p>
    <w:p w14:paraId="0D2E1355" w14:textId="77777777" w:rsidR="000751B3" w:rsidRDefault="000751B3" w:rsidP="000751B3">
      <w:pPr>
        <w:rPr>
          <w:lang w:eastAsia="x-none"/>
        </w:rPr>
      </w:pPr>
      <w:r>
        <w:rPr>
          <w:lang w:eastAsia="x-none"/>
        </w:rPr>
        <w:t>Email discussion on support of 16-QAM for unicast in UL and DL for NB-IoT</w:t>
      </w:r>
    </w:p>
    <w:p w14:paraId="3BA84BD1" w14:textId="2EBACC8F" w:rsidR="000751B3" w:rsidRDefault="000751B3" w:rsidP="00F44FD9">
      <w:pPr>
        <w:pStyle w:val="ListParagraph"/>
        <w:numPr>
          <w:ilvl w:val="0"/>
          <w:numId w:val="217"/>
        </w:numPr>
        <w:rPr>
          <w:lang w:eastAsia="x-none"/>
        </w:rPr>
      </w:pPr>
      <w:r>
        <w:rPr>
          <w:lang w:eastAsia="x-none"/>
        </w:rPr>
        <w:t>1st check point: February 25</w:t>
      </w:r>
    </w:p>
    <w:p w14:paraId="313A47F9" w14:textId="0626781E" w:rsidR="000751B3" w:rsidRDefault="000751B3" w:rsidP="00F44FD9">
      <w:pPr>
        <w:pStyle w:val="ListParagraph"/>
        <w:numPr>
          <w:ilvl w:val="0"/>
          <w:numId w:val="217"/>
        </w:numPr>
        <w:spacing w:after="0"/>
        <w:ind w:left="714" w:hanging="357"/>
        <w:rPr>
          <w:lang w:eastAsia="x-none"/>
        </w:rPr>
      </w:pPr>
      <w:r>
        <w:rPr>
          <w:lang w:eastAsia="x-none"/>
        </w:rPr>
        <w:t>Final check point: March 3</w:t>
      </w:r>
    </w:p>
    <w:p w14:paraId="0775831A" w14:textId="34B4D652" w:rsidR="000751B3" w:rsidRPr="000751B3" w:rsidRDefault="002328C4" w:rsidP="000751B3">
      <w:pPr>
        <w:rPr>
          <w:b/>
          <w:bCs/>
          <w:lang w:eastAsia="x-none"/>
        </w:rPr>
      </w:pPr>
      <w:hyperlink r:id="rId1850" w:history="1">
        <w:r w:rsidR="004371F4">
          <w:rPr>
            <w:rStyle w:val="Hyperlink"/>
            <w:b/>
            <w:bCs/>
            <w:lang w:eastAsia="x-none"/>
          </w:rPr>
          <w:t>R1-2202878</w:t>
        </w:r>
      </w:hyperlink>
      <w:r w:rsidR="000751B3" w:rsidRPr="000751B3">
        <w:rPr>
          <w:b/>
          <w:bCs/>
          <w:lang w:eastAsia="x-none"/>
        </w:rPr>
        <w:tab/>
        <w:t>Feature lead summary on 108-e-LTE-Rel17-NB-IoT-eMTC-01</w:t>
      </w:r>
      <w:r w:rsidR="000751B3" w:rsidRPr="000751B3">
        <w:rPr>
          <w:b/>
          <w:bCs/>
          <w:lang w:eastAsia="x-none"/>
        </w:rPr>
        <w:tab/>
        <w:t>Moderator (Huawei)</w:t>
      </w:r>
    </w:p>
    <w:p w14:paraId="237C8D61" w14:textId="2E4E8031" w:rsidR="000751B3" w:rsidRDefault="00940B9D" w:rsidP="000751B3">
      <w:pPr>
        <w:rPr>
          <w:lang w:eastAsia="x-none"/>
        </w:rPr>
      </w:pPr>
      <w:r w:rsidRPr="00940B9D">
        <w:rPr>
          <w:b/>
          <w:bCs/>
          <w:lang w:eastAsia="x-none"/>
        </w:rPr>
        <w:t>Decision:</w:t>
      </w:r>
      <w:r>
        <w:rPr>
          <w:lang w:eastAsia="x-none"/>
        </w:rPr>
        <w:t xml:space="preserve"> As per email decision posted on Mar 2</w:t>
      </w:r>
      <w:r w:rsidRPr="00940B9D">
        <w:rPr>
          <w:vertAlign w:val="superscript"/>
          <w:lang w:eastAsia="x-none"/>
        </w:rPr>
        <w:t>nd</w:t>
      </w:r>
      <w:r>
        <w:rPr>
          <w:lang w:eastAsia="x-none"/>
        </w:rPr>
        <w:t>,</w:t>
      </w:r>
    </w:p>
    <w:p w14:paraId="37E0B81E" w14:textId="77777777" w:rsidR="000751B3" w:rsidRPr="00E90311" w:rsidRDefault="000751B3" w:rsidP="000751B3">
      <w:pPr>
        <w:shd w:val="clear" w:color="auto" w:fill="FFFFFF"/>
        <w:rPr>
          <w:highlight w:val="green"/>
          <w:lang w:eastAsia="x-none"/>
        </w:rPr>
      </w:pPr>
      <w:r w:rsidRPr="00E90311">
        <w:rPr>
          <w:highlight w:val="green"/>
          <w:lang w:eastAsia="x-none"/>
        </w:rPr>
        <w:t>Agreement</w:t>
      </w:r>
    </w:p>
    <w:p w14:paraId="43042712" w14:textId="77777777" w:rsidR="000751B3" w:rsidRPr="00E90311" w:rsidRDefault="000751B3" w:rsidP="00F44FD9">
      <w:pPr>
        <w:pStyle w:val="ListParagraph"/>
        <w:numPr>
          <w:ilvl w:val="0"/>
          <w:numId w:val="219"/>
        </w:numPr>
      </w:pPr>
      <w:r w:rsidRPr="00E90311">
        <w:t>When 16QAM is configured, the new CQI table is used.</w:t>
      </w:r>
    </w:p>
    <w:p w14:paraId="115BC505" w14:textId="77777777" w:rsidR="000751B3" w:rsidRDefault="000751B3" w:rsidP="00940B9D">
      <w:pPr>
        <w:pStyle w:val="ListParagraph"/>
      </w:pPr>
      <w:r w:rsidRPr="00E90311">
        <w:t>Note: There’s no consensus in RAN1 on the use of legacy CQI table when 16-QAM is configured</w:t>
      </w:r>
    </w:p>
    <w:p w14:paraId="08A1FE60" w14:textId="419A8BF7" w:rsidR="000751B3" w:rsidRDefault="000751B3" w:rsidP="00F44FD9">
      <w:pPr>
        <w:pStyle w:val="ListParagraph"/>
        <w:numPr>
          <w:ilvl w:val="0"/>
          <w:numId w:val="219"/>
        </w:numPr>
      </w:pPr>
      <w:r w:rsidRPr="00E90311">
        <w:t>Send LS to RAN2 with this agreement</w:t>
      </w:r>
    </w:p>
    <w:p w14:paraId="77E723D5" w14:textId="77777777" w:rsidR="00940B9D" w:rsidRDefault="00940B9D" w:rsidP="00940B9D">
      <w:pPr>
        <w:rPr>
          <w:lang w:eastAsia="x-none"/>
        </w:rPr>
      </w:pPr>
      <w:r w:rsidRPr="003D2367">
        <w:rPr>
          <w:lang w:eastAsia="x-none"/>
        </w:rPr>
        <w:t>Note: In the table for channel quality reporting for 16-QAM in DL, the “Code rate x 1024” entry for “candidateRep-B” has been updated from “280” to “140”.</w:t>
      </w:r>
    </w:p>
    <w:p w14:paraId="414B1165" w14:textId="77777777" w:rsidR="00940B9D" w:rsidRPr="00E90311" w:rsidRDefault="00940B9D" w:rsidP="00940B9D"/>
    <w:p w14:paraId="7CA0A6E0" w14:textId="6C5DBBF8" w:rsidR="00940B9D" w:rsidRPr="00940B9D" w:rsidRDefault="002328C4" w:rsidP="000751B3">
      <w:pPr>
        <w:shd w:val="clear" w:color="auto" w:fill="FFFFFF"/>
        <w:rPr>
          <w:b/>
          <w:bCs/>
          <w:lang w:eastAsia="x-none"/>
        </w:rPr>
      </w:pPr>
      <w:hyperlink r:id="rId1851" w:history="1">
        <w:r w:rsidR="004371F4">
          <w:rPr>
            <w:rStyle w:val="Hyperlink"/>
            <w:b/>
            <w:bCs/>
            <w:lang w:eastAsia="x-none"/>
          </w:rPr>
          <w:t>R1-2202879</w:t>
        </w:r>
      </w:hyperlink>
      <w:r w:rsidR="00940B9D" w:rsidRPr="00940B9D">
        <w:rPr>
          <w:b/>
          <w:bCs/>
          <w:lang w:eastAsia="x-none"/>
        </w:rPr>
        <w:tab/>
        <w:t>Draft LS on use of CQI table for NB-IoT DL 16QAM</w:t>
      </w:r>
      <w:r w:rsidR="00940B9D" w:rsidRPr="00940B9D">
        <w:rPr>
          <w:b/>
          <w:bCs/>
          <w:lang w:eastAsia="x-none"/>
        </w:rPr>
        <w:tab/>
        <w:t>Moderator (Huawei)</w:t>
      </w:r>
    </w:p>
    <w:p w14:paraId="74EC5CD4" w14:textId="37236C24" w:rsidR="000751B3" w:rsidRPr="007F00CE" w:rsidRDefault="00940B9D" w:rsidP="00940B9D">
      <w:pPr>
        <w:rPr>
          <w:lang w:eastAsia="x-none"/>
        </w:rPr>
      </w:pPr>
      <w:r w:rsidRPr="00940B9D">
        <w:rPr>
          <w:b/>
          <w:bCs/>
          <w:lang w:eastAsia="x-none"/>
        </w:rPr>
        <w:lastRenderedPageBreak/>
        <w:t>Decision:</w:t>
      </w:r>
      <w:r>
        <w:rPr>
          <w:lang w:eastAsia="x-none"/>
        </w:rPr>
        <w:t xml:space="preserve"> As per email decision posted on Mar 3</w:t>
      </w:r>
      <w:r w:rsidRPr="00940B9D">
        <w:rPr>
          <w:vertAlign w:val="superscript"/>
          <w:lang w:eastAsia="x-none"/>
        </w:rPr>
        <w:t>rd</w:t>
      </w:r>
      <w:r>
        <w:rPr>
          <w:lang w:eastAsia="x-none"/>
        </w:rPr>
        <w:t xml:space="preserve">, the draft LS </w:t>
      </w:r>
      <w:r w:rsidR="000751B3" w:rsidRPr="007F00CE">
        <w:rPr>
          <w:rFonts w:hint="eastAsia"/>
          <w:lang w:eastAsia="x-none"/>
        </w:rPr>
        <w:t>is endorsed in principle.</w:t>
      </w:r>
      <w:r>
        <w:rPr>
          <w:lang w:eastAsia="x-none"/>
        </w:rPr>
        <w:t xml:space="preserve"> </w:t>
      </w:r>
      <w:r w:rsidR="000751B3" w:rsidRPr="007F00CE">
        <w:rPr>
          <w:rFonts w:hint="eastAsia"/>
          <w:lang w:eastAsia="x-none"/>
        </w:rPr>
        <w:t>Final LS on use of CQI table for NB-IoT DL 16QAM</w:t>
      </w:r>
      <w:r>
        <w:rPr>
          <w:lang w:eastAsia="x-none"/>
        </w:rPr>
        <w:t xml:space="preserve"> is </w:t>
      </w:r>
      <w:r w:rsidRPr="00940B9D">
        <w:rPr>
          <w:highlight w:val="green"/>
          <w:lang w:eastAsia="x-none"/>
        </w:rPr>
        <w:t>approved in</w:t>
      </w:r>
      <w:r w:rsidR="000751B3" w:rsidRPr="00940B9D">
        <w:rPr>
          <w:rFonts w:hint="eastAsia"/>
          <w:highlight w:val="green"/>
          <w:lang w:eastAsia="x-none"/>
        </w:rPr>
        <w:t xml:space="preserve"> </w:t>
      </w:r>
      <w:hyperlink r:id="rId1852" w:history="1">
        <w:r w:rsidR="004371F4">
          <w:rPr>
            <w:rStyle w:val="Hyperlink"/>
            <w:highlight w:val="green"/>
            <w:lang w:eastAsia="x-none"/>
          </w:rPr>
          <w:t>R1-2202880</w:t>
        </w:r>
      </w:hyperlink>
      <w:r>
        <w:rPr>
          <w:lang w:eastAsia="x-none"/>
        </w:rPr>
        <w:t>.</w:t>
      </w:r>
    </w:p>
    <w:p w14:paraId="2AB2175F" w14:textId="77777777" w:rsidR="000751B3" w:rsidRPr="00AB407A" w:rsidRDefault="000751B3" w:rsidP="000751B3">
      <w:pPr>
        <w:rPr>
          <w:lang w:eastAsia="x-none"/>
        </w:rPr>
      </w:pPr>
    </w:p>
    <w:p w14:paraId="7DF8AF84" w14:textId="0B8E211E" w:rsidR="000751B3" w:rsidRDefault="00940B9D" w:rsidP="000751B3">
      <w:pPr>
        <w:rPr>
          <w:lang w:eastAsia="x-none"/>
        </w:rPr>
      </w:pPr>
      <w:r w:rsidRPr="00940B9D">
        <w:rPr>
          <w:b/>
          <w:bCs/>
          <w:lang w:eastAsia="x-none"/>
        </w:rPr>
        <w:t>Decision:</w:t>
      </w:r>
      <w:r>
        <w:rPr>
          <w:lang w:eastAsia="x-none"/>
        </w:rPr>
        <w:t xml:space="preserve"> As per email decision posted on Mar 3</w:t>
      </w:r>
      <w:r w:rsidRPr="00940B9D">
        <w:rPr>
          <w:vertAlign w:val="superscript"/>
          <w:lang w:eastAsia="x-none"/>
        </w:rPr>
        <w:t>rd</w:t>
      </w:r>
      <w:r>
        <w:rPr>
          <w:lang w:eastAsia="x-none"/>
        </w:rPr>
        <w:t>,</w:t>
      </w:r>
    </w:p>
    <w:p w14:paraId="48726785" w14:textId="77777777" w:rsidR="000751B3" w:rsidRPr="00940B9D" w:rsidRDefault="000751B3" w:rsidP="000751B3">
      <w:pPr>
        <w:shd w:val="clear" w:color="auto" w:fill="FFFFFF"/>
        <w:rPr>
          <w:rFonts w:ascii="Times New Roman" w:hAnsi="Times New Roman"/>
          <w:szCs w:val="20"/>
          <w:highlight w:val="green"/>
          <w:lang w:eastAsia="x-none"/>
        </w:rPr>
      </w:pPr>
      <w:r w:rsidRPr="00940B9D">
        <w:rPr>
          <w:rFonts w:ascii="Times New Roman" w:hAnsi="Times New Roman"/>
          <w:szCs w:val="20"/>
          <w:highlight w:val="green"/>
          <w:lang w:eastAsia="x-none"/>
        </w:rPr>
        <w:t>Agreement</w:t>
      </w:r>
    </w:p>
    <w:p w14:paraId="67FA29DD" w14:textId="4DDDE442" w:rsidR="000751B3" w:rsidRPr="00940B9D" w:rsidRDefault="000751B3" w:rsidP="000751B3">
      <w:pPr>
        <w:rPr>
          <w:rFonts w:ascii="Times New Roman" w:hAnsi="Times New Roman"/>
          <w:color w:val="000000"/>
          <w:szCs w:val="20"/>
          <w:shd w:val="clear" w:color="auto" w:fill="FFFFFF"/>
        </w:rPr>
      </w:pPr>
      <w:r w:rsidRPr="00940B9D">
        <w:rPr>
          <w:rFonts w:ascii="Times New Roman" w:hAnsi="Times New Roman"/>
          <w:color w:val="000000"/>
          <w:szCs w:val="20"/>
          <w:shd w:val="clear" w:color="auto" w:fill="FFFFFF"/>
        </w:rPr>
        <w:t>The term</w:t>
      </w:r>
      <w:r w:rsidR="00940B9D">
        <w:rPr>
          <w:rFonts w:ascii="Times New Roman" w:hAnsi="Times New Roman"/>
          <w:color w:val="000000"/>
          <w:szCs w:val="20"/>
          <w:shd w:val="clear" w:color="auto" w:fill="FFFFFF"/>
        </w:rPr>
        <w:t xml:space="preserve"> </w:t>
      </w:r>
      <w:r w:rsidRPr="00940B9D">
        <w:rPr>
          <w:rFonts w:ascii="Times New Roman" w:hAnsi="Times New Roman"/>
          <w:color w:val="000000"/>
          <w:szCs w:val="20"/>
          <w:shd w:val="clear" w:color="auto" w:fill="FFFFFF"/>
        </w:rPr>
        <w:t>∆</w:t>
      </w:r>
      <w:r w:rsidRPr="00940B9D">
        <w:rPr>
          <w:rFonts w:ascii="Times New Roman" w:hAnsi="Times New Roman"/>
          <w:i/>
          <w:iCs/>
          <w:color w:val="000000"/>
          <w:szCs w:val="20"/>
          <w:shd w:val="clear" w:color="auto" w:fill="FFFFFF"/>
        </w:rPr>
        <w:t>TF</w:t>
      </w:r>
      <w:r w:rsidRPr="00940B9D">
        <w:rPr>
          <w:rFonts w:ascii="Times New Roman" w:hAnsi="Times New Roman"/>
          <w:color w:val="000000"/>
          <w:szCs w:val="20"/>
          <w:shd w:val="clear" w:color="auto" w:fill="FFFFFF"/>
        </w:rPr>
        <w:t>,</w:t>
      </w:r>
      <w:r w:rsidRPr="00940B9D">
        <w:rPr>
          <w:rFonts w:ascii="Times New Roman" w:hAnsi="Times New Roman"/>
          <w:i/>
          <w:iCs/>
          <w:color w:val="000000"/>
          <w:szCs w:val="20"/>
          <w:shd w:val="clear" w:color="auto" w:fill="FFFFFF"/>
        </w:rPr>
        <w:t>ci</w:t>
      </w:r>
      <w:r w:rsidR="00940B9D">
        <w:rPr>
          <w:rFonts w:ascii="Times New Roman" w:hAnsi="Times New Roman"/>
          <w:color w:val="000000"/>
          <w:szCs w:val="20"/>
          <w:shd w:val="clear" w:color="auto" w:fill="FFFFFF"/>
        </w:rPr>
        <w:t xml:space="preserve"> </w:t>
      </w:r>
      <w:r w:rsidRPr="00940B9D">
        <w:rPr>
          <w:rFonts w:ascii="Times New Roman" w:hAnsi="Times New Roman"/>
          <w:color w:val="000000"/>
          <w:szCs w:val="20"/>
          <w:shd w:val="clear" w:color="auto" w:fill="FFFFFF"/>
        </w:rPr>
        <w:t>can also be applied to NPUSCH with QPSK, when 16-QAM is configured.</w:t>
      </w:r>
    </w:p>
    <w:p w14:paraId="0324E73E" w14:textId="77777777" w:rsidR="000751B3" w:rsidRPr="00940B9D" w:rsidRDefault="000751B3" w:rsidP="000751B3">
      <w:pPr>
        <w:rPr>
          <w:rFonts w:ascii="Times New Roman" w:hAnsi="Times New Roman"/>
          <w:color w:val="000000"/>
          <w:szCs w:val="20"/>
          <w:shd w:val="clear" w:color="auto" w:fill="FFFFFF"/>
        </w:rPr>
      </w:pPr>
    </w:p>
    <w:p w14:paraId="7FD0B8B8" w14:textId="160EC22E" w:rsidR="00940B9D" w:rsidRPr="00940B9D" w:rsidRDefault="002328C4" w:rsidP="00940B9D">
      <w:pPr>
        <w:rPr>
          <w:b/>
          <w:bCs/>
          <w:lang w:eastAsia="x-none"/>
        </w:rPr>
      </w:pPr>
      <w:hyperlink r:id="rId1853" w:history="1">
        <w:r w:rsidR="004371F4">
          <w:rPr>
            <w:rStyle w:val="Hyperlink"/>
            <w:b/>
            <w:bCs/>
            <w:highlight w:val="green"/>
            <w:lang w:eastAsia="x-none"/>
          </w:rPr>
          <w:t>R1-2202881</w:t>
        </w:r>
      </w:hyperlink>
      <w:r w:rsidR="00940B9D" w:rsidRPr="00940B9D">
        <w:rPr>
          <w:b/>
          <w:bCs/>
          <w:lang w:eastAsia="x-none"/>
        </w:rPr>
        <w:tab/>
        <w:t>Text proposals for NB-IoT 16QAM</w:t>
      </w:r>
      <w:r w:rsidR="00940B9D" w:rsidRPr="00940B9D">
        <w:rPr>
          <w:b/>
          <w:bCs/>
          <w:lang w:eastAsia="x-none"/>
        </w:rPr>
        <w:tab/>
        <w:t>Moderator (Huawei)</w:t>
      </w:r>
    </w:p>
    <w:p w14:paraId="39C7F4D7" w14:textId="77777777" w:rsidR="000751B3" w:rsidRPr="00940B9D" w:rsidRDefault="000751B3" w:rsidP="000751B3">
      <w:pPr>
        <w:rPr>
          <w:rFonts w:ascii="Times New Roman" w:hAnsi="Times New Roman"/>
          <w:color w:val="000000"/>
          <w:szCs w:val="20"/>
          <w:highlight w:val="green"/>
          <w:shd w:val="clear" w:color="auto" w:fill="FFFFFF"/>
        </w:rPr>
      </w:pPr>
      <w:r w:rsidRPr="00940B9D">
        <w:rPr>
          <w:rFonts w:ascii="Times New Roman" w:hAnsi="Times New Roman"/>
          <w:color w:val="000000"/>
          <w:szCs w:val="20"/>
          <w:highlight w:val="green"/>
          <w:shd w:val="clear" w:color="auto" w:fill="FFFFFF"/>
        </w:rPr>
        <w:t>Agreement</w:t>
      </w:r>
    </w:p>
    <w:p w14:paraId="4708A23E" w14:textId="1FD8EA6F" w:rsidR="000751B3" w:rsidRPr="00940B9D" w:rsidRDefault="000751B3" w:rsidP="000751B3">
      <w:pPr>
        <w:rPr>
          <w:rFonts w:ascii="Times New Roman" w:hAnsi="Times New Roman"/>
          <w:color w:val="000000"/>
          <w:szCs w:val="20"/>
          <w:shd w:val="clear" w:color="auto" w:fill="FFFFFF"/>
        </w:rPr>
      </w:pPr>
      <w:r w:rsidRPr="00940B9D">
        <w:rPr>
          <w:rFonts w:ascii="Times New Roman" w:hAnsi="Times New Roman"/>
          <w:color w:val="000000"/>
          <w:szCs w:val="20"/>
          <w:shd w:val="clear" w:color="auto" w:fill="FFFFFF"/>
        </w:rPr>
        <w:t xml:space="preserve">The following TPs captured in </w:t>
      </w:r>
      <w:hyperlink r:id="rId1854" w:history="1">
        <w:r w:rsidR="004371F4">
          <w:rPr>
            <w:rStyle w:val="Hyperlink"/>
            <w:rFonts w:ascii="Times New Roman" w:hAnsi="Times New Roman"/>
            <w:szCs w:val="20"/>
            <w:shd w:val="clear" w:color="auto" w:fill="FFFFFF"/>
          </w:rPr>
          <w:t>R1-2202881</w:t>
        </w:r>
      </w:hyperlink>
      <w:r w:rsidRPr="00940B9D">
        <w:rPr>
          <w:rFonts w:ascii="Times New Roman" w:hAnsi="Times New Roman"/>
          <w:color w:val="000000"/>
          <w:szCs w:val="20"/>
          <w:shd w:val="clear" w:color="auto" w:fill="FFFFFF"/>
        </w:rPr>
        <w:t xml:space="preserve"> are endorsed.</w:t>
      </w:r>
    </w:p>
    <w:p w14:paraId="3144EF9A" w14:textId="77777777" w:rsidR="000751B3" w:rsidRPr="00940B9D" w:rsidRDefault="000751B3" w:rsidP="00F44FD9">
      <w:pPr>
        <w:pStyle w:val="ListParagraph"/>
        <w:numPr>
          <w:ilvl w:val="0"/>
          <w:numId w:val="219"/>
        </w:numPr>
        <w:rPr>
          <w:color w:val="000000"/>
          <w:shd w:val="clear" w:color="auto" w:fill="FFFFFF"/>
        </w:rPr>
      </w:pPr>
      <w:r w:rsidRPr="00940B9D">
        <w:rPr>
          <w:lang w:eastAsia="zh-CN"/>
        </w:rPr>
        <w:t>TP for Section 6.3.2, TS36.212</w:t>
      </w:r>
    </w:p>
    <w:p w14:paraId="3CA8C0EF" w14:textId="77777777" w:rsidR="000751B3" w:rsidRPr="00940B9D" w:rsidRDefault="000751B3" w:rsidP="00F44FD9">
      <w:pPr>
        <w:pStyle w:val="ListParagraph"/>
        <w:numPr>
          <w:ilvl w:val="0"/>
          <w:numId w:val="219"/>
        </w:numPr>
        <w:rPr>
          <w:color w:val="000000"/>
          <w:shd w:val="clear" w:color="auto" w:fill="FFFFFF"/>
        </w:rPr>
      </w:pPr>
      <w:r w:rsidRPr="00940B9D">
        <w:rPr>
          <w:lang w:eastAsia="zh-CN"/>
        </w:rPr>
        <w:t>TP for Section 16.2.2, TS36.213</w:t>
      </w:r>
    </w:p>
    <w:p w14:paraId="30FE706F" w14:textId="77777777" w:rsidR="000751B3" w:rsidRPr="00940B9D" w:rsidRDefault="000751B3" w:rsidP="00F44FD9">
      <w:pPr>
        <w:pStyle w:val="ListParagraph"/>
        <w:numPr>
          <w:ilvl w:val="0"/>
          <w:numId w:val="219"/>
        </w:numPr>
        <w:rPr>
          <w:color w:val="000000"/>
          <w:shd w:val="clear" w:color="auto" w:fill="FFFFFF"/>
        </w:rPr>
      </w:pPr>
      <w:r w:rsidRPr="00940B9D">
        <w:rPr>
          <w:lang w:eastAsia="zh-CN"/>
        </w:rPr>
        <w:t>TP for Section 16.4.1.5, TS36.213</w:t>
      </w:r>
    </w:p>
    <w:p w14:paraId="2C2C2379" w14:textId="77777777" w:rsidR="000751B3" w:rsidRPr="00940B9D" w:rsidRDefault="000751B3" w:rsidP="00F44FD9">
      <w:pPr>
        <w:pStyle w:val="ListParagraph"/>
        <w:numPr>
          <w:ilvl w:val="0"/>
          <w:numId w:val="219"/>
        </w:numPr>
        <w:rPr>
          <w:color w:val="000000"/>
          <w:shd w:val="clear" w:color="auto" w:fill="FFFFFF"/>
        </w:rPr>
      </w:pPr>
      <w:r w:rsidRPr="00940B9D">
        <w:rPr>
          <w:lang w:eastAsia="zh-CN"/>
        </w:rPr>
        <w:t>TP for Section 16.5.1.2, TS36.213</w:t>
      </w:r>
    </w:p>
    <w:p w14:paraId="3459A7EF" w14:textId="77777777" w:rsidR="000751B3" w:rsidRPr="00940B9D" w:rsidRDefault="000751B3" w:rsidP="00F44FD9">
      <w:pPr>
        <w:pStyle w:val="ListParagraph"/>
        <w:numPr>
          <w:ilvl w:val="0"/>
          <w:numId w:val="219"/>
        </w:numPr>
        <w:rPr>
          <w:color w:val="000000"/>
          <w:shd w:val="clear" w:color="auto" w:fill="FFFFFF"/>
        </w:rPr>
      </w:pPr>
      <w:r w:rsidRPr="00940B9D">
        <w:rPr>
          <w:lang w:eastAsia="zh-CN"/>
        </w:rPr>
        <w:t>TP for Section 16.2.1.1.1, TS36.213</w:t>
      </w:r>
    </w:p>
    <w:p w14:paraId="2B324122" w14:textId="77777777" w:rsidR="006B480F" w:rsidRDefault="006B480F" w:rsidP="000751B3">
      <w:pPr>
        <w:pStyle w:val="Heading3"/>
      </w:pPr>
      <w:bookmarkStart w:id="261" w:name="_Toc95481811"/>
      <w:bookmarkStart w:id="262" w:name="_Toc98334450"/>
      <w:r w:rsidRPr="00540963">
        <w:t>Support additional PDSCH scheduling delay for introduction of 14-HARQ processes in DL for eMTC</w:t>
      </w:r>
      <w:bookmarkEnd w:id="261"/>
      <w:bookmarkEnd w:id="262"/>
    </w:p>
    <w:p w14:paraId="4491DE15" w14:textId="7DAD1745" w:rsidR="006B480F" w:rsidRDefault="002328C4" w:rsidP="006B480F">
      <w:pPr>
        <w:rPr>
          <w:lang w:eastAsia="x-none"/>
        </w:rPr>
      </w:pPr>
      <w:hyperlink r:id="rId1855" w:history="1">
        <w:r w:rsidR="004371F4">
          <w:rPr>
            <w:rStyle w:val="Hyperlink"/>
            <w:lang w:eastAsia="x-none"/>
          </w:rPr>
          <w:t>R1-2200977</w:t>
        </w:r>
      </w:hyperlink>
      <w:r w:rsidR="006B480F">
        <w:rPr>
          <w:lang w:eastAsia="x-none"/>
        </w:rPr>
        <w:tab/>
        <w:t>Support of 14-HARQ processes in DL for HD-FDD MTC UEs</w:t>
      </w:r>
      <w:r w:rsidR="006B480F">
        <w:rPr>
          <w:lang w:eastAsia="x-none"/>
        </w:rPr>
        <w:tab/>
        <w:t>Huawei, HiSilicon</w:t>
      </w:r>
    </w:p>
    <w:p w14:paraId="2B01A6AB" w14:textId="791119B8" w:rsidR="006B480F" w:rsidRDefault="002328C4" w:rsidP="006B480F">
      <w:pPr>
        <w:rPr>
          <w:lang w:eastAsia="x-none"/>
        </w:rPr>
      </w:pPr>
      <w:hyperlink r:id="rId1856" w:history="1">
        <w:r w:rsidR="004371F4">
          <w:rPr>
            <w:rStyle w:val="Hyperlink"/>
            <w:lang w:eastAsia="x-none"/>
          </w:rPr>
          <w:t>R1-2201894</w:t>
        </w:r>
      </w:hyperlink>
      <w:r w:rsidR="006B480F">
        <w:rPr>
          <w:lang w:eastAsia="x-none"/>
        </w:rPr>
        <w:tab/>
        <w:t>Remaining issues for introduction of 14-HARQ processes in DL for eMTC</w:t>
      </w:r>
      <w:r w:rsidR="006B480F">
        <w:rPr>
          <w:lang w:eastAsia="x-none"/>
        </w:rPr>
        <w:tab/>
        <w:t>ZTE, Sanechips</w:t>
      </w:r>
    </w:p>
    <w:p w14:paraId="7963BC31" w14:textId="0CB53991" w:rsidR="006B480F" w:rsidRDefault="002328C4" w:rsidP="006B480F">
      <w:pPr>
        <w:rPr>
          <w:lang w:eastAsia="x-none"/>
        </w:rPr>
      </w:pPr>
      <w:hyperlink r:id="rId1857" w:history="1">
        <w:r w:rsidR="004371F4">
          <w:rPr>
            <w:rStyle w:val="Hyperlink"/>
            <w:lang w:eastAsia="x-none"/>
          </w:rPr>
          <w:t>R1-2202278</w:t>
        </w:r>
      </w:hyperlink>
      <w:r w:rsidR="006B480F">
        <w:rPr>
          <w:lang w:eastAsia="x-none"/>
        </w:rPr>
        <w:tab/>
        <w:t>Support of 14 HARQ processes in DL in LTE-MTC</w:t>
      </w:r>
      <w:r w:rsidR="006B480F">
        <w:rPr>
          <w:lang w:eastAsia="x-none"/>
        </w:rPr>
        <w:tab/>
        <w:t>Ericsson</w:t>
      </w:r>
    </w:p>
    <w:p w14:paraId="0237AE59" w14:textId="47818410" w:rsidR="006B480F" w:rsidRDefault="002328C4" w:rsidP="006B480F">
      <w:pPr>
        <w:rPr>
          <w:lang w:eastAsia="x-none"/>
        </w:rPr>
      </w:pPr>
      <w:hyperlink r:id="rId1858" w:history="1">
        <w:r w:rsidR="004371F4">
          <w:rPr>
            <w:rStyle w:val="Hyperlink"/>
            <w:lang w:eastAsia="x-none"/>
          </w:rPr>
          <w:t>R1-2202369</w:t>
        </w:r>
      </w:hyperlink>
      <w:r w:rsidR="006B480F">
        <w:rPr>
          <w:lang w:eastAsia="x-none"/>
        </w:rPr>
        <w:tab/>
        <w:t>Support of 14-HARQ processes in DL for eMTC</w:t>
      </w:r>
      <w:r w:rsidR="006B480F">
        <w:rPr>
          <w:lang w:eastAsia="x-none"/>
        </w:rPr>
        <w:tab/>
        <w:t>Nokia, Nokia Shanghai Bell</w:t>
      </w:r>
    </w:p>
    <w:p w14:paraId="0979B622" w14:textId="1D4CDC45" w:rsidR="000751B3" w:rsidRDefault="000751B3" w:rsidP="006B480F">
      <w:pPr>
        <w:rPr>
          <w:lang w:eastAsia="x-none"/>
        </w:rPr>
      </w:pPr>
    </w:p>
    <w:p w14:paraId="0333D672" w14:textId="77777777" w:rsidR="000751B3" w:rsidRDefault="000751B3" w:rsidP="000751B3">
      <w:pPr>
        <w:rPr>
          <w:lang w:eastAsia="x-none"/>
        </w:rPr>
      </w:pPr>
      <w:r>
        <w:rPr>
          <w:lang w:eastAsia="x-none"/>
        </w:rPr>
        <w:t>[108-e-R17-NB-IoT-eMTC-02] – Gerardo (Ericsson)</w:t>
      </w:r>
    </w:p>
    <w:p w14:paraId="76B67701" w14:textId="77777777" w:rsidR="000751B3" w:rsidRDefault="000751B3" w:rsidP="000751B3">
      <w:pPr>
        <w:rPr>
          <w:lang w:eastAsia="x-none"/>
        </w:rPr>
      </w:pPr>
      <w:r>
        <w:rPr>
          <w:lang w:eastAsia="x-none"/>
        </w:rPr>
        <w:t>Email discussion on support additional PDSCH scheduling delay for introduction of 14-HARQ processes in DL for eMTC</w:t>
      </w:r>
    </w:p>
    <w:p w14:paraId="510045EB" w14:textId="33CBD8AB" w:rsidR="000751B3" w:rsidRDefault="000751B3" w:rsidP="00F44FD9">
      <w:pPr>
        <w:pStyle w:val="ListParagraph"/>
        <w:numPr>
          <w:ilvl w:val="0"/>
          <w:numId w:val="218"/>
        </w:numPr>
        <w:rPr>
          <w:lang w:eastAsia="x-none"/>
        </w:rPr>
      </w:pPr>
      <w:r>
        <w:rPr>
          <w:lang w:eastAsia="x-none"/>
        </w:rPr>
        <w:t>1st check point: February 25</w:t>
      </w:r>
    </w:p>
    <w:p w14:paraId="28AAF319" w14:textId="27D7C1E2" w:rsidR="000751B3" w:rsidRDefault="000751B3" w:rsidP="00F44FD9">
      <w:pPr>
        <w:pStyle w:val="ListParagraph"/>
        <w:numPr>
          <w:ilvl w:val="0"/>
          <w:numId w:val="218"/>
        </w:numPr>
        <w:spacing w:after="0"/>
        <w:ind w:left="714" w:hanging="357"/>
        <w:rPr>
          <w:lang w:eastAsia="x-none"/>
        </w:rPr>
      </w:pPr>
      <w:r>
        <w:rPr>
          <w:lang w:eastAsia="x-none"/>
        </w:rPr>
        <w:t>Final check point: March 3</w:t>
      </w:r>
    </w:p>
    <w:p w14:paraId="507AE226" w14:textId="184B4BFB" w:rsidR="007F4860" w:rsidRPr="007F4860" w:rsidRDefault="002328C4" w:rsidP="000751B3">
      <w:pPr>
        <w:rPr>
          <w:b/>
          <w:bCs/>
          <w:lang w:eastAsia="x-none"/>
        </w:rPr>
      </w:pPr>
      <w:hyperlink r:id="rId1859" w:history="1">
        <w:r w:rsidR="004371F4">
          <w:rPr>
            <w:rStyle w:val="Hyperlink"/>
            <w:b/>
            <w:bCs/>
            <w:lang w:eastAsia="x-none"/>
          </w:rPr>
          <w:t>R1-2202635</w:t>
        </w:r>
      </w:hyperlink>
      <w:r w:rsidR="007F4860" w:rsidRPr="007F4860">
        <w:rPr>
          <w:b/>
          <w:bCs/>
          <w:lang w:eastAsia="x-none"/>
        </w:rPr>
        <w:tab/>
        <w:t>Feature Lead Summary [108-e-R17-NB-IoT-eMTC-02]: Final checkpoint</w:t>
      </w:r>
      <w:r w:rsidR="007F4860" w:rsidRPr="007F4860">
        <w:rPr>
          <w:b/>
          <w:bCs/>
          <w:lang w:eastAsia="x-none"/>
        </w:rPr>
        <w:tab/>
        <w:t>Moderator (Ericsson)</w:t>
      </w:r>
    </w:p>
    <w:p w14:paraId="2B50FF9C" w14:textId="4F7B52F8" w:rsidR="007F4860" w:rsidRDefault="007F4860" w:rsidP="000751B3">
      <w:pPr>
        <w:rPr>
          <w:lang w:eastAsia="x-none"/>
        </w:rPr>
      </w:pPr>
      <w:r w:rsidRPr="007F4860">
        <w:rPr>
          <w:b/>
          <w:bCs/>
          <w:lang w:eastAsia="x-none"/>
        </w:rPr>
        <w:t>Decision:</w:t>
      </w:r>
      <w:r>
        <w:rPr>
          <w:lang w:eastAsia="x-none"/>
        </w:rPr>
        <w:t xml:space="preserve"> As per email decision posted on Feb 26</w:t>
      </w:r>
      <w:r w:rsidRPr="007F4860">
        <w:rPr>
          <w:vertAlign w:val="superscript"/>
          <w:lang w:eastAsia="x-none"/>
        </w:rPr>
        <w:t>th</w:t>
      </w:r>
      <w:r>
        <w:rPr>
          <w:lang w:eastAsia="x-none"/>
        </w:rPr>
        <w:t>,</w:t>
      </w:r>
    </w:p>
    <w:p w14:paraId="6CA747AD" w14:textId="77777777" w:rsidR="007F4860" w:rsidRDefault="007F4860" w:rsidP="007F4860">
      <w:pPr>
        <w:rPr>
          <w:rFonts w:ascii="SimSun" w:hAnsi="SimSun"/>
          <w:lang w:val="en-US" w:eastAsia="zh-CN"/>
        </w:rPr>
      </w:pPr>
      <w:r>
        <w:rPr>
          <w:shd w:val="clear" w:color="auto" w:fill="00FF00"/>
        </w:rPr>
        <w:t>Agreement</w:t>
      </w:r>
    </w:p>
    <w:p w14:paraId="6875A8D6" w14:textId="43C9FFBD" w:rsidR="007F4860" w:rsidRDefault="007F4860" w:rsidP="007F4860">
      <w:r>
        <w:t>The TP to section 5.4.3 of TS36.211 is endorsed.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7"/>
      </w:tblGrid>
      <w:tr w:rsidR="007F4860" w:rsidRPr="007F4860" w14:paraId="2E11875B" w14:textId="77777777" w:rsidTr="00D3574D">
        <w:tc>
          <w:tcPr>
            <w:tcW w:w="9857" w:type="dxa"/>
            <w:shd w:val="clear" w:color="auto" w:fill="auto"/>
          </w:tcPr>
          <w:p w14:paraId="097762B2" w14:textId="275B9EC3" w:rsidR="007F4860" w:rsidRPr="007F4860" w:rsidRDefault="007F4860" w:rsidP="007F4860">
            <w:pPr>
              <w:rPr>
                <w:rFonts w:ascii="Arial" w:hAnsi="Arial" w:cs="Arial"/>
                <w:b/>
                <w:bCs/>
                <w:sz w:val="16"/>
                <w:szCs w:val="16"/>
                <w:lang w:eastAsia="x-none"/>
              </w:rPr>
            </w:pPr>
            <w:r w:rsidRPr="007F4860">
              <w:rPr>
                <w:rFonts w:ascii="Arial" w:hAnsi="Arial" w:cs="Arial"/>
                <w:b/>
                <w:bCs/>
                <w:sz w:val="16"/>
                <w:szCs w:val="16"/>
                <w:lang w:val="de-DE"/>
              </w:rPr>
              <w:t>5.4.3</w:t>
            </w:r>
            <w:r w:rsidRPr="007F4860">
              <w:rPr>
                <w:rFonts w:ascii="Arial" w:hAnsi="Arial" w:cs="Arial"/>
                <w:b/>
                <w:bCs/>
                <w:sz w:val="16"/>
                <w:szCs w:val="16"/>
                <w:lang w:eastAsia="x-none"/>
              </w:rPr>
              <w:tab/>
            </w:r>
            <w:r w:rsidRPr="007F4860">
              <w:rPr>
                <w:rFonts w:ascii="Arial" w:hAnsi="Arial" w:cs="Arial"/>
                <w:b/>
                <w:bCs/>
                <w:sz w:val="16"/>
                <w:szCs w:val="16"/>
                <w:lang w:val="de-DE"/>
              </w:rPr>
              <w:t>Mapping to physical resources</w:t>
            </w:r>
          </w:p>
          <w:p w14:paraId="44120468" w14:textId="5E543522" w:rsidR="007F4860" w:rsidRPr="007F4860" w:rsidRDefault="007F4860" w:rsidP="007F4860">
            <w:pPr>
              <w:spacing w:line="231" w:lineRule="atLeast"/>
              <w:jc w:val="center"/>
              <w:rPr>
                <w:rFonts w:ascii="Arial" w:hAnsi="Arial" w:cs="Arial"/>
                <w:color w:val="FF0000"/>
                <w:sz w:val="16"/>
                <w:szCs w:val="16"/>
              </w:rPr>
            </w:pPr>
            <w:r w:rsidRPr="007F4860">
              <w:rPr>
                <w:rFonts w:ascii="Arial" w:hAnsi="Arial" w:cs="Arial"/>
                <w:color w:val="FF0000"/>
                <w:sz w:val="16"/>
                <w:szCs w:val="16"/>
              </w:rPr>
              <w:t>&lt; Unchanged parts are omitted &gt;</w:t>
            </w:r>
          </w:p>
          <w:p w14:paraId="023FD709" w14:textId="77777777" w:rsidR="007F4860" w:rsidRPr="007F4860" w:rsidRDefault="007F4860" w:rsidP="007F4860">
            <w:pPr>
              <w:spacing w:line="231" w:lineRule="atLeast"/>
              <w:rPr>
                <w:rFonts w:ascii="Arial" w:hAnsi="Arial" w:cs="Arial"/>
                <w:sz w:val="16"/>
                <w:szCs w:val="16"/>
              </w:rPr>
            </w:pPr>
            <w:r w:rsidRPr="007F4860">
              <w:rPr>
                <w:rFonts w:ascii="Arial" w:hAnsi="Arial" w:cs="Arial"/>
                <w:sz w:val="16"/>
                <w:szCs w:val="16"/>
                <w:lang w:val="de-DE"/>
              </w:rPr>
              <w:t>For BL/CE UEs, PUCCH is transmitted with </w:t>
            </w:r>
            <w:r w:rsidRPr="007F4860">
              <w:rPr>
                <w:rFonts w:ascii="Arial" w:hAnsi="Arial" w:cs="Arial"/>
                <w:sz w:val="16"/>
                <w:szCs w:val="16"/>
              </w:rPr>
              <w:fldChar w:fldCharType="begin"/>
            </w:r>
            <w:r w:rsidRPr="007F4860">
              <w:rPr>
                <w:rFonts w:ascii="Arial" w:hAnsi="Arial" w:cs="Arial"/>
                <w:sz w:val="16"/>
                <w:szCs w:val="16"/>
              </w:rPr>
              <w:instrText xml:space="preserve"> INCLUDEPICTURE "C:\\Users\\cmcc\\AppData\\Roaming\\Foxmail7\\Temp-11516-20220226110102\\Attach\\image001(02-26-11-44-51).png" \* MERGEFORMATINET </w:instrText>
            </w:r>
            <w:r w:rsidRPr="007F4860">
              <w:rPr>
                <w:rFonts w:ascii="Arial" w:hAnsi="Arial" w:cs="Arial"/>
                <w:sz w:val="16"/>
                <w:szCs w:val="16"/>
              </w:rPr>
              <w:fldChar w:fldCharType="separate"/>
            </w:r>
            <w:r w:rsidR="001D5761">
              <w:rPr>
                <w:rFonts w:ascii="Arial" w:hAnsi="Arial" w:cs="Arial"/>
                <w:sz w:val="16"/>
                <w:szCs w:val="16"/>
              </w:rPr>
              <w:fldChar w:fldCharType="begin"/>
            </w:r>
            <w:r w:rsidR="001D5761">
              <w:rPr>
                <w:rFonts w:ascii="Arial" w:hAnsi="Arial" w:cs="Arial"/>
                <w:sz w:val="16"/>
                <w:szCs w:val="16"/>
              </w:rPr>
              <w:instrText xml:space="preserve"> INCLUDEPICTURE  "C:\\Users\\cmcc\\AppData\\Roaming\\Foxmail7\\Temp-11516-20220226110102\\Attach\\image001(02-26-11-44-51).png" \* MERGEFORMATINET </w:instrText>
            </w:r>
            <w:r w:rsidR="001D5761">
              <w:rPr>
                <w:rFonts w:ascii="Arial" w:hAnsi="Arial" w:cs="Arial"/>
                <w:sz w:val="16"/>
                <w:szCs w:val="16"/>
              </w:rPr>
              <w:fldChar w:fldCharType="separate"/>
            </w:r>
            <w:r w:rsidR="007E7358">
              <w:rPr>
                <w:rFonts w:ascii="Arial" w:hAnsi="Arial" w:cs="Arial"/>
                <w:sz w:val="16"/>
                <w:szCs w:val="16"/>
              </w:rPr>
              <w:fldChar w:fldCharType="begin"/>
            </w:r>
            <w:r w:rsidR="007E7358">
              <w:rPr>
                <w:rFonts w:ascii="Arial" w:hAnsi="Arial" w:cs="Arial"/>
                <w:sz w:val="16"/>
                <w:szCs w:val="16"/>
              </w:rPr>
              <w:instrText xml:space="preserve"> INCLUDEPICTURE  "C:\\Users\\cmcc\\AppData\\Roaming\\Foxmail7\\Temp-11516-20220226110102\\Attach\\image001(02-26-11-44-51).png" \* MERGEFORMATINET </w:instrText>
            </w:r>
            <w:r w:rsidR="007E7358">
              <w:rPr>
                <w:rFonts w:ascii="Arial" w:hAnsi="Arial" w:cs="Arial"/>
                <w:sz w:val="16"/>
                <w:szCs w:val="16"/>
              </w:rPr>
              <w:fldChar w:fldCharType="separate"/>
            </w:r>
            <w:r w:rsidR="00A717FF">
              <w:rPr>
                <w:rFonts w:ascii="Arial" w:hAnsi="Arial" w:cs="Arial"/>
                <w:sz w:val="16"/>
                <w:szCs w:val="16"/>
              </w:rPr>
              <w:fldChar w:fldCharType="begin"/>
            </w:r>
            <w:r w:rsidR="00A717FF">
              <w:rPr>
                <w:rFonts w:ascii="Arial" w:hAnsi="Arial" w:cs="Arial"/>
                <w:sz w:val="16"/>
                <w:szCs w:val="16"/>
              </w:rPr>
              <w:instrText xml:space="preserve"> INCLUDEPICTURE  "C:\\Users\\cmcc\\AppData\\Roaming\\Foxmail7\\Temp-11516-20220226110102\\Attach\\image001(02-26-11-44-51).png" \* MERGEFORMATINET </w:instrText>
            </w:r>
            <w:r w:rsidR="00A717FF">
              <w:rPr>
                <w:rFonts w:ascii="Arial" w:hAnsi="Arial" w:cs="Arial"/>
                <w:sz w:val="16"/>
                <w:szCs w:val="16"/>
              </w:rPr>
              <w:fldChar w:fldCharType="separate"/>
            </w:r>
            <w:r w:rsidR="00495ED7">
              <w:rPr>
                <w:rFonts w:ascii="Arial" w:hAnsi="Arial" w:cs="Arial"/>
                <w:sz w:val="16"/>
                <w:szCs w:val="16"/>
              </w:rPr>
              <w:fldChar w:fldCharType="begin"/>
            </w:r>
            <w:r w:rsidR="00495ED7">
              <w:rPr>
                <w:rFonts w:ascii="Arial" w:hAnsi="Arial" w:cs="Arial"/>
                <w:sz w:val="16"/>
                <w:szCs w:val="16"/>
              </w:rPr>
              <w:instrText xml:space="preserve"> INCLUDEPICTURE  "C:\\Users\\cmcc\\AppData\\Roaming\\Foxmail7\\Temp-11516-20220226110102\\Attach\\image001(02-26-11-44-51).png" \* MERGEFORMATINET </w:instrText>
            </w:r>
            <w:r w:rsidR="00495ED7">
              <w:rPr>
                <w:rFonts w:ascii="Arial" w:hAnsi="Arial" w:cs="Arial"/>
                <w:sz w:val="16"/>
                <w:szCs w:val="16"/>
              </w:rPr>
              <w:fldChar w:fldCharType="separate"/>
            </w:r>
            <w:r w:rsidR="00D023F8">
              <w:rPr>
                <w:rFonts w:ascii="Arial" w:hAnsi="Arial" w:cs="Arial"/>
                <w:sz w:val="16"/>
                <w:szCs w:val="16"/>
              </w:rPr>
              <w:fldChar w:fldCharType="begin"/>
            </w:r>
            <w:r w:rsidR="00D023F8">
              <w:rPr>
                <w:rFonts w:ascii="Arial" w:hAnsi="Arial" w:cs="Arial"/>
                <w:sz w:val="16"/>
                <w:szCs w:val="16"/>
              </w:rPr>
              <w:instrText xml:space="preserve"> INCLUDEPICTURE  "C:\\Users\\cmcc\\AppData\\Roaming\\Foxmail7\\Temp-11516-20220226110102\\Attach\\image001(02-26-11-44-51).png" \* MERGEFORMATINET </w:instrText>
            </w:r>
            <w:r w:rsidR="00D023F8">
              <w:rPr>
                <w:rFonts w:ascii="Arial" w:hAnsi="Arial" w:cs="Arial"/>
                <w:sz w:val="16"/>
                <w:szCs w:val="16"/>
              </w:rPr>
              <w:fldChar w:fldCharType="separate"/>
            </w:r>
            <w:r w:rsidR="00F44FD9">
              <w:rPr>
                <w:rFonts w:ascii="Arial" w:hAnsi="Arial" w:cs="Arial"/>
                <w:sz w:val="16"/>
                <w:szCs w:val="16"/>
              </w:rPr>
              <w:fldChar w:fldCharType="begin"/>
            </w:r>
            <w:r w:rsidR="00F44FD9">
              <w:rPr>
                <w:rFonts w:ascii="Arial" w:hAnsi="Arial" w:cs="Arial"/>
                <w:sz w:val="16"/>
                <w:szCs w:val="16"/>
              </w:rPr>
              <w:instrText xml:space="preserve"> INCLUDEPICTURE  "C:\\Users\\cmcc\\AppData\\Roaming\\Foxmail7\\Temp-11516-20220226110102\\Attach\\image001(02-26-11-44-51).png" \* MERGEFORMATINET </w:instrText>
            </w:r>
            <w:r w:rsidR="00F44FD9">
              <w:rPr>
                <w:rFonts w:ascii="Arial" w:hAnsi="Arial" w:cs="Arial"/>
                <w:sz w:val="16"/>
                <w:szCs w:val="16"/>
              </w:rPr>
              <w:fldChar w:fldCharType="separate"/>
            </w:r>
            <w:r w:rsidR="009517D4">
              <w:rPr>
                <w:rFonts w:ascii="Arial" w:hAnsi="Arial" w:cs="Arial"/>
                <w:sz w:val="16"/>
                <w:szCs w:val="16"/>
              </w:rPr>
              <w:fldChar w:fldCharType="begin"/>
            </w:r>
            <w:r w:rsidR="009517D4">
              <w:rPr>
                <w:rFonts w:ascii="Arial" w:hAnsi="Arial" w:cs="Arial"/>
                <w:sz w:val="16"/>
                <w:szCs w:val="16"/>
              </w:rPr>
              <w:instrText xml:space="preserve"> INCLUDEPICTURE  "C:\\Users\\cmcc\\AppData\\Roaming\\Foxmail7\\Temp-11516-20220226110102\\Attach\\image001(02-26-11-44-51).png" \* MERGEFORMATINET </w:instrText>
            </w:r>
            <w:r w:rsidR="009517D4">
              <w:rPr>
                <w:rFonts w:ascii="Arial" w:hAnsi="Arial" w:cs="Arial"/>
                <w:sz w:val="16"/>
                <w:szCs w:val="16"/>
              </w:rPr>
              <w:fldChar w:fldCharType="separate"/>
            </w:r>
            <w:r w:rsidR="002328C4">
              <w:rPr>
                <w:rFonts w:ascii="Arial" w:hAnsi="Arial" w:cs="Arial"/>
                <w:sz w:val="16"/>
                <w:szCs w:val="16"/>
              </w:rPr>
              <w:fldChar w:fldCharType="begin"/>
            </w:r>
            <w:r w:rsidR="002328C4">
              <w:rPr>
                <w:rFonts w:ascii="Arial" w:hAnsi="Arial" w:cs="Arial"/>
                <w:sz w:val="16"/>
                <w:szCs w:val="16"/>
              </w:rPr>
              <w:instrText xml:space="preserve"> </w:instrText>
            </w:r>
            <w:r w:rsidR="002328C4">
              <w:rPr>
                <w:rFonts w:ascii="Arial" w:hAnsi="Arial" w:cs="Arial"/>
                <w:sz w:val="16"/>
                <w:szCs w:val="16"/>
              </w:rPr>
              <w:instrText>INCLUDEPICTURE  "C:\\MyMeetings\\Users\\cmcc\\AppData\\Roaming\\Foxmai</w:instrText>
            </w:r>
            <w:r w:rsidR="002328C4">
              <w:rPr>
                <w:rFonts w:ascii="Arial" w:hAnsi="Arial" w:cs="Arial"/>
                <w:sz w:val="16"/>
                <w:szCs w:val="16"/>
              </w:rPr>
              <w:instrText>l7\\Temp-11516-20220226110102\\Attach\\image001(02-26-11-44-51).png" \* MERGEFORMATINET</w:instrText>
            </w:r>
            <w:r w:rsidR="002328C4">
              <w:rPr>
                <w:rFonts w:ascii="Arial" w:hAnsi="Arial" w:cs="Arial"/>
                <w:sz w:val="16"/>
                <w:szCs w:val="16"/>
              </w:rPr>
              <w:instrText xml:space="preserve"> </w:instrText>
            </w:r>
            <w:r w:rsidR="002328C4">
              <w:rPr>
                <w:rFonts w:ascii="Arial" w:hAnsi="Arial" w:cs="Arial"/>
                <w:sz w:val="16"/>
                <w:szCs w:val="16"/>
              </w:rPr>
              <w:fldChar w:fldCharType="separate"/>
            </w:r>
            <w:r w:rsidR="002328C4">
              <w:rPr>
                <w:rFonts w:ascii="Arial" w:hAnsi="Arial" w:cs="Arial"/>
                <w:sz w:val="16"/>
                <w:szCs w:val="16"/>
              </w:rPr>
              <w:pict w14:anchorId="38B7814A">
                <v:shape id="Picture 2" o:spid="_x0000_i1073" type="#_x0000_t75" style="width:51.75pt;height:18.75pt">
                  <v:imagedata r:id="rId1860" r:href="rId1861"/>
                </v:shape>
              </w:pict>
            </w:r>
            <w:r w:rsidR="002328C4">
              <w:rPr>
                <w:rFonts w:ascii="Arial" w:hAnsi="Arial" w:cs="Arial"/>
                <w:sz w:val="16"/>
                <w:szCs w:val="16"/>
              </w:rPr>
              <w:fldChar w:fldCharType="end"/>
            </w:r>
            <w:r w:rsidR="009517D4">
              <w:rPr>
                <w:rFonts w:ascii="Arial" w:hAnsi="Arial" w:cs="Arial"/>
                <w:sz w:val="16"/>
                <w:szCs w:val="16"/>
              </w:rPr>
              <w:fldChar w:fldCharType="end"/>
            </w:r>
            <w:r w:rsidR="00F44FD9">
              <w:rPr>
                <w:rFonts w:ascii="Arial" w:hAnsi="Arial" w:cs="Arial"/>
                <w:sz w:val="16"/>
                <w:szCs w:val="16"/>
              </w:rPr>
              <w:fldChar w:fldCharType="end"/>
            </w:r>
            <w:r w:rsidR="00D023F8">
              <w:rPr>
                <w:rFonts w:ascii="Arial" w:hAnsi="Arial" w:cs="Arial"/>
                <w:sz w:val="16"/>
                <w:szCs w:val="16"/>
              </w:rPr>
              <w:fldChar w:fldCharType="end"/>
            </w:r>
            <w:r w:rsidR="00495ED7">
              <w:rPr>
                <w:rFonts w:ascii="Arial" w:hAnsi="Arial" w:cs="Arial"/>
                <w:sz w:val="16"/>
                <w:szCs w:val="16"/>
              </w:rPr>
              <w:fldChar w:fldCharType="end"/>
            </w:r>
            <w:r w:rsidR="00A717FF">
              <w:rPr>
                <w:rFonts w:ascii="Arial" w:hAnsi="Arial" w:cs="Arial"/>
                <w:sz w:val="16"/>
                <w:szCs w:val="16"/>
              </w:rPr>
              <w:fldChar w:fldCharType="end"/>
            </w:r>
            <w:r w:rsidR="007E7358">
              <w:rPr>
                <w:rFonts w:ascii="Arial" w:hAnsi="Arial" w:cs="Arial"/>
                <w:sz w:val="16"/>
                <w:szCs w:val="16"/>
              </w:rPr>
              <w:fldChar w:fldCharType="end"/>
            </w:r>
            <w:r w:rsidR="001D5761">
              <w:rPr>
                <w:rFonts w:ascii="Arial" w:hAnsi="Arial" w:cs="Arial"/>
                <w:sz w:val="16"/>
                <w:szCs w:val="16"/>
              </w:rPr>
              <w:fldChar w:fldCharType="end"/>
            </w:r>
            <w:r w:rsidRPr="007F4860">
              <w:rPr>
                <w:rFonts w:ascii="Arial" w:hAnsi="Arial" w:cs="Arial"/>
                <w:sz w:val="16"/>
                <w:szCs w:val="16"/>
              </w:rPr>
              <w:fldChar w:fldCharType="end"/>
            </w:r>
            <w:r w:rsidRPr="007F4860">
              <w:rPr>
                <w:rFonts w:ascii="Arial" w:hAnsi="Arial" w:cs="Arial"/>
                <w:sz w:val="16"/>
                <w:szCs w:val="16"/>
                <w:lang w:val="de-DE"/>
              </w:rPr>
              <w:t> repetitions.</w:t>
            </w:r>
          </w:p>
          <w:p w14:paraId="66293229" w14:textId="77777777" w:rsidR="007F4860" w:rsidRPr="007F4860" w:rsidRDefault="007F4860" w:rsidP="007F4860">
            <w:pPr>
              <w:spacing w:line="231" w:lineRule="atLeast"/>
              <w:ind w:leftChars="100" w:left="200"/>
              <w:jc w:val="both"/>
              <w:rPr>
                <w:rFonts w:ascii="Arial" w:hAnsi="Arial" w:cs="Arial"/>
                <w:sz w:val="16"/>
                <w:szCs w:val="16"/>
              </w:rPr>
            </w:pPr>
            <w:r w:rsidRPr="007F4860">
              <w:rPr>
                <w:rFonts w:ascii="Arial" w:hAnsi="Arial" w:cs="Arial"/>
                <w:sz w:val="16"/>
                <w:szCs w:val="16"/>
                <w:lang w:val="de-DE"/>
              </w:rPr>
              <w:t>-    The BL/CE UE is not expected to transmit with </w:t>
            </w:r>
            <w:r w:rsidRPr="007F4860">
              <w:rPr>
                <w:rFonts w:ascii="Arial" w:hAnsi="Arial" w:cs="Arial"/>
                <w:sz w:val="16"/>
                <w:szCs w:val="16"/>
              </w:rPr>
              <w:fldChar w:fldCharType="begin"/>
            </w:r>
            <w:r w:rsidRPr="007F4860">
              <w:rPr>
                <w:rFonts w:ascii="Arial" w:hAnsi="Arial" w:cs="Arial"/>
                <w:sz w:val="16"/>
                <w:szCs w:val="16"/>
              </w:rPr>
              <w:instrText xml:space="preserve"> INCLUDEPICTURE "C:\\Users\\cmcc\\AppData\\Roaming\\Foxmail7\\Temp-11516-20220226110102\\Attach\\image002(02-26-11-44-51).png" \* MERGEFORMATINET </w:instrText>
            </w:r>
            <w:r w:rsidRPr="007F4860">
              <w:rPr>
                <w:rFonts w:ascii="Arial" w:hAnsi="Arial" w:cs="Arial"/>
                <w:sz w:val="16"/>
                <w:szCs w:val="16"/>
              </w:rPr>
              <w:fldChar w:fldCharType="separate"/>
            </w:r>
            <w:r w:rsidR="001D5761">
              <w:rPr>
                <w:rFonts w:ascii="Arial" w:hAnsi="Arial" w:cs="Arial"/>
                <w:sz w:val="16"/>
                <w:szCs w:val="16"/>
              </w:rPr>
              <w:fldChar w:fldCharType="begin"/>
            </w:r>
            <w:r w:rsidR="001D5761">
              <w:rPr>
                <w:rFonts w:ascii="Arial" w:hAnsi="Arial" w:cs="Arial"/>
                <w:sz w:val="16"/>
                <w:szCs w:val="16"/>
              </w:rPr>
              <w:instrText xml:space="preserve"> INCLUDEPICTURE  "C:\\Users\\cmcc\\AppData\\Roaming\\Foxmail7\\Temp-11516-20220226110102\\Attach\\image002(02-26-11-44-51).png" \* MERGEFORMATINET </w:instrText>
            </w:r>
            <w:r w:rsidR="001D5761">
              <w:rPr>
                <w:rFonts w:ascii="Arial" w:hAnsi="Arial" w:cs="Arial"/>
                <w:sz w:val="16"/>
                <w:szCs w:val="16"/>
              </w:rPr>
              <w:fldChar w:fldCharType="separate"/>
            </w:r>
            <w:r w:rsidR="007E7358">
              <w:rPr>
                <w:rFonts w:ascii="Arial" w:hAnsi="Arial" w:cs="Arial"/>
                <w:sz w:val="16"/>
                <w:szCs w:val="16"/>
              </w:rPr>
              <w:fldChar w:fldCharType="begin"/>
            </w:r>
            <w:r w:rsidR="007E7358">
              <w:rPr>
                <w:rFonts w:ascii="Arial" w:hAnsi="Arial" w:cs="Arial"/>
                <w:sz w:val="16"/>
                <w:szCs w:val="16"/>
              </w:rPr>
              <w:instrText xml:space="preserve"> INCLUDEPICTURE  "C:\\Users\\cmcc\\AppData\\Roaming\\Foxmail7\\Temp-11516-20220226110102\\Attach\\image002(02-26-11-44-51).png" \* MERGEFORMATINET </w:instrText>
            </w:r>
            <w:r w:rsidR="007E7358">
              <w:rPr>
                <w:rFonts w:ascii="Arial" w:hAnsi="Arial" w:cs="Arial"/>
                <w:sz w:val="16"/>
                <w:szCs w:val="16"/>
              </w:rPr>
              <w:fldChar w:fldCharType="separate"/>
            </w:r>
            <w:r w:rsidR="00A717FF">
              <w:rPr>
                <w:rFonts w:ascii="Arial" w:hAnsi="Arial" w:cs="Arial"/>
                <w:sz w:val="16"/>
                <w:szCs w:val="16"/>
              </w:rPr>
              <w:fldChar w:fldCharType="begin"/>
            </w:r>
            <w:r w:rsidR="00A717FF">
              <w:rPr>
                <w:rFonts w:ascii="Arial" w:hAnsi="Arial" w:cs="Arial"/>
                <w:sz w:val="16"/>
                <w:szCs w:val="16"/>
              </w:rPr>
              <w:instrText xml:space="preserve"> INCLUDEPICTURE  "C:\\Users\\cmcc\\AppData\\Roaming\\Foxmail7\\Temp-11516-20220226110102\\Attach\\image002(02-26-11-44-51).png" \* MERGEFORMATINET </w:instrText>
            </w:r>
            <w:r w:rsidR="00A717FF">
              <w:rPr>
                <w:rFonts w:ascii="Arial" w:hAnsi="Arial" w:cs="Arial"/>
                <w:sz w:val="16"/>
                <w:szCs w:val="16"/>
              </w:rPr>
              <w:fldChar w:fldCharType="separate"/>
            </w:r>
            <w:r w:rsidR="00495ED7">
              <w:rPr>
                <w:rFonts w:ascii="Arial" w:hAnsi="Arial" w:cs="Arial"/>
                <w:sz w:val="16"/>
                <w:szCs w:val="16"/>
              </w:rPr>
              <w:fldChar w:fldCharType="begin"/>
            </w:r>
            <w:r w:rsidR="00495ED7">
              <w:rPr>
                <w:rFonts w:ascii="Arial" w:hAnsi="Arial" w:cs="Arial"/>
                <w:sz w:val="16"/>
                <w:szCs w:val="16"/>
              </w:rPr>
              <w:instrText xml:space="preserve"> INCLUDEPICTURE  "C:\\Users\\cmcc\\AppData\\Roaming\\Foxmail7\\Temp-11516-20220226110102\\Attach\\image002(02-26-11-44-51).png" \* MERGEFORMATINET </w:instrText>
            </w:r>
            <w:r w:rsidR="00495ED7">
              <w:rPr>
                <w:rFonts w:ascii="Arial" w:hAnsi="Arial" w:cs="Arial"/>
                <w:sz w:val="16"/>
                <w:szCs w:val="16"/>
              </w:rPr>
              <w:fldChar w:fldCharType="separate"/>
            </w:r>
            <w:r w:rsidR="00D023F8">
              <w:rPr>
                <w:rFonts w:ascii="Arial" w:hAnsi="Arial" w:cs="Arial"/>
                <w:sz w:val="16"/>
                <w:szCs w:val="16"/>
              </w:rPr>
              <w:fldChar w:fldCharType="begin"/>
            </w:r>
            <w:r w:rsidR="00D023F8">
              <w:rPr>
                <w:rFonts w:ascii="Arial" w:hAnsi="Arial" w:cs="Arial"/>
                <w:sz w:val="16"/>
                <w:szCs w:val="16"/>
              </w:rPr>
              <w:instrText xml:space="preserve"> INCLUDEPICTURE  "C:\\Users\\cmcc\\AppData\\Roaming\\Foxmail7\\Temp-11516-20220226110102\\Attach\\image002(02-26-11-44-51).png" \* MERGEFORMATINET </w:instrText>
            </w:r>
            <w:r w:rsidR="00D023F8">
              <w:rPr>
                <w:rFonts w:ascii="Arial" w:hAnsi="Arial" w:cs="Arial"/>
                <w:sz w:val="16"/>
                <w:szCs w:val="16"/>
              </w:rPr>
              <w:fldChar w:fldCharType="separate"/>
            </w:r>
            <w:r w:rsidR="00F44FD9">
              <w:rPr>
                <w:rFonts w:ascii="Arial" w:hAnsi="Arial" w:cs="Arial"/>
                <w:sz w:val="16"/>
                <w:szCs w:val="16"/>
              </w:rPr>
              <w:fldChar w:fldCharType="begin"/>
            </w:r>
            <w:r w:rsidR="00F44FD9">
              <w:rPr>
                <w:rFonts w:ascii="Arial" w:hAnsi="Arial" w:cs="Arial"/>
                <w:sz w:val="16"/>
                <w:szCs w:val="16"/>
              </w:rPr>
              <w:instrText xml:space="preserve"> INCLUDEPICTURE  "C:\\Users\\cmcc\\AppData\\Roaming\\Foxmail7\\Temp-11516-20220226110102\\Attach\\image002(02-26-11-44-51).png" \* MERGEFORMATINET </w:instrText>
            </w:r>
            <w:r w:rsidR="00F44FD9">
              <w:rPr>
                <w:rFonts w:ascii="Arial" w:hAnsi="Arial" w:cs="Arial"/>
                <w:sz w:val="16"/>
                <w:szCs w:val="16"/>
              </w:rPr>
              <w:fldChar w:fldCharType="separate"/>
            </w:r>
            <w:r w:rsidR="009517D4">
              <w:rPr>
                <w:rFonts w:ascii="Arial" w:hAnsi="Arial" w:cs="Arial"/>
                <w:sz w:val="16"/>
                <w:szCs w:val="16"/>
              </w:rPr>
              <w:fldChar w:fldCharType="begin"/>
            </w:r>
            <w:r w:rsidR="009517D4">
              <w:rPr>
                <w:rFonts w:ascii="Arial" w:hAnsi="Arial" w:cs="Arial"/>
                <w:sz w:val="16"/>
                <w:szCs w:val="16"/>
              </w:rPr>
              <w:instrText xml:space="preserve"> INCLUDEPICTURE  "C:\\Users\\cmcc\\AppData\\Roaming\\Foxmail7\\Temp-11516-20220226110102\\Attach\\image002(02-26-11-44-51).png" \* MERGEFORMATINET </w:instrText>
            </w:r>
            <w:r w:rsidR="009517D4">
              <w:rPr>
                <w:rFonts w:ascii="Arial" w:hAnsi="Arial" w:cs="Arial"/>
                <w:sz w:val="16"/>
                <w:szCs w:val="16"/>
              </w:rPr>
              <w:fldChar w:fldCharType="separate"/>
            </w:r>
            <w:r w:rsidR="002328C4">
              <w:rPr>
                <w:rFonts w:ascii="Arial" w:hAnsi="Arial" w:cs="Arial"/>
                <w:sz w:val="16"/>
                <w:szCs w:val="16"/>
              </w:rPr>
              <w:fldChar w:fldCharType="begin"/>
            </w:r>
            <w:r w:rsidR="002328C4">
              <w:rPr>
                <w:rFonts w:ascii="Arial" w:hAnsi="Arial" w:cs="Arial"/>
                <w:sz w:val="16"/>
                <w:szCs w:val="16"/>
              </w:rPr>
              <w:instrText xml:space="preserve"> </w:instrText>
            </w:r>
            <w:r w:rsidR="002328C4">
              <w:rPr>
                <w:rFonts w:ascii="Arial" w:hAnsi="Arial" w:cs="Arial"/>
                <w:sz w:val="16"/>
                <w:szCs w:val="16"/>
              </w:rPr>
              <w:instrText>INCLUDEPICTURE  "C:\\MyMeetings\\Users\\cmcc\\AppData\\Roaming\\Foxmail7\\Temp-11516-20220226110102\\Att</w:instrText>
            </w:r>
            <w:r w:rsidR="002328C4">
              <w:rPr>
                <w:rFonts w:ascii="Arial" w:hAnsi="Arial" w:cs="Arial"/>
                <w:sz w:val="16"/>
                <w:szCs w:val="16"/>
              </w:rPr>
              <w:instrText>ach\\image002(02-26-11-44-51).png" \* MERGEFORMATINET</w:instrText>
            </w:r>
            <w:r w:rsidR="002328C4">
              <w:rPr>
                <w:rFonts w:ascii="Arial" w:hAnsi="Arial" w:cs="Arial"/>
                <w:sz w:val="16"/>
                <w:szCs w:val="16"/>
              </w:rPr>
              <w:instrText xml:space="preserve"> </w:instrText>
            </w:r>
            <w:r w:rsidR="002328C4">
              <w:rPr>
                <w:rFonts w:ascii="Arial" w:hAnsi="Arial" w:cs="Arial"/>
                <w:sz w:val="16"/>
                <w:szCs w:val="16"/>
              </w:rPr>
              <w:fldChar w:fldCharType="separate"/>
            </w:r>
            <w:r w:rsidR="00F06F8C">
              <w:rPr>
                <w:rFonts w:ascii="Arial" w:hAnsi="Arial" w:cs="Arial"/>
                <w:sz w:val="16"/>
                <w:szCs w:val="16"/>
              </w:rPr>
              <w:pict w14:anchorId="72E7BC43">
                <v:shape id="_x0000_i1074" type="#_x0000_t75" style="width:54.75pt;height:15pt">
                  <v:imagedata r:id="rId1862" r:href="rId1863"/>
                </v:shape>
              </w:pict>
            </w:r>
            <w:r w:rsidR="002328C4">
              <w:rPr>
                <w:rFonts w:ascii="Arial" w:hAnsi="Arial" w:cs="Arial"/>
                <w:sz w:val="16"/>
                <w:szCs w:val="16"/>
              </w:rPr>
              <w:fldChar w:fldCharType="end"/>
            </w:r>
            <w:r w:rsidR="009517D4">
              <w:rPr>
                <w:rFonts w:ascii="Arial" w:hAnsi="Arial" w:cs="Arial"/>
                <w:sz w:val="16"/>
                <w:szCs w:val="16"/>
              </w:rPr>
              <w:fldChar w:fldCharType="end"/>
            </w:r>
            <w:r w:rsidR="00F44FD9">
              <w:rPr>
                <w:rFonts w:ascii="Arial" w:hAnsi="Arial" w:cs="Arial"/>
                <w:sz w:val="16"/>
                <w:szCs w:val="16"/>
              </w:rPr>
              <w:fldChar w:fldCharType="end"/>
            </w:r>
            <w:r w:rsidR="00D023F8">
              <w:rPr>
                <w:rFonts w:ascii="Arial" w:hAnsi="Arial" w:cs="Arial"/>
                <w:sz w:val="16"/>
                <w:szCs w:val="16"/>
              </w:rPr>
              <w:fldChar w:fldCharType="end"/>
            </w:r>
            <w:r w:rsidR="00495ED7">
              <w:rPr>
                <w:rFonts w:ascii="Arial" w:hAnsi="Arial" w:cs="Arial"/>
                <w:sz w:val="16"/>
                <w:szCs w:val="16"/>
              </w:rPr>
              <w:fldChar w:fldCharType="end"/>
            </w:r>
            <w:r w:rsidR="00A717FF">
              <w:rPr>
                <w:rFonts w:ascii="Arial" w:hAnsi="Arial" w:cs="Arial"/>
                <w:sz w:val="16"/>
                <w:szCs w:val="16"/>
              </w:rPr>
              <w:fldChar w:fldCharType="end"/>
            </w:r>
            <w:r w:rsidR="007E7358">
              <w:rPr>
                <w:rFonts w:ascii="Arial" w:hAnsi="Arial" w:cs="Arial"/>
                <w:sz w:val="16"/>
                <w:szCs w:val="16"/>
              </w:rPr>
              <w:fldChar w:fldCharType="end"/>
            </w:r>
            <w:r w:rsidR="001D5761">
              <w:rPr>
                <w:rFonts w:ascii="Arial" w:hAnsi="Arial" w:cs="Arial"/>
                <w:sz w:val="16"/>
                <w:szCs w:val="16"/>
              </w:rPr>
              <w:fldChar w:fldCharType="end"/>
            </w:r>
            <w:r w:rsidRPr="007F4860">
              <w:rPr>
                <w:rFonts w:ascii="Arial" w:hAnsi="Arial" w:cs="Arial"/>
                <w:sz w:val="16"/>
                <w:szCs w:val="16"/>
              </w:rPr>
              <w:fldChar w:fldCharType="end"/>
            </w:r>
            <w:r w:rsidRPr="007F4860">
              <w:rPr>
                <w:rFonts w:ascii="Arial" w:hAnsi="Arial" w:cs="Arial"/>
                <w:sz w:val="16"/>
                <w:szCs w:val="16"/>
                <w:lang w:val="de-DE"/>
              </w:rPr>
              <w:t> when </w:t>
            </w:r>
            <w:r w:rsidRPr="007F4860">
              <w:rPr>
                <w:rFonts w:ascii="Arial" w:hAnsi="Arial" w:cs="Arial"/>
                <w:i/>
                <w:iCs/>
                <w:strike/>
                <w:color w:val="FF0000"/>
                <w:sz w:val="16"/>
                <w:szCs w:val="16"/>
                <w:lang w:val="de-DE"/>
              </w:rPr>
              <w:t>CE-PDSCH-14HARQ-Config</w:t>
            </w:r>
            <w:r w:rsidRPr="007F4860">
              <w:rPr>
                <w:rFonts w:ascii="Arial" w:hAnsi="Arial" w:cs="Arial"/>
                <w:i/>
                <w:iCs/>
                <w:color w:val="FF0000"/>
                <w:sz w:val="16"/>
                <w:szCs w:val="16"/>
              </w:rPr>
              <w:t>ce</w:t>
            </w:r>
            <w:r w:rsidRPr="007F4860">
              <w:rPr>
                <w:rFonts w:ascii="Arial" w:hAnsi="Arial" w:cs="Arial"/>
                <w:i/>
                <w:iCs/>
                <w:color w:val="FF0000"/>
                <w:sz w:val="16"/>
                <w:szCs w:val="16"/>
                <w:lang w:val="de-DE"/>
              </w:rPr>
              <w:t>-PDSCH-14HARQ-Config</w:t>
            </w:r>
            <w:r w:rsidRPr="007F4860">
              <w:rPr>
                <w:rFonts w:ascii="Arial" w:hAnsi="Arial" w:cs="Arial"/>
                <w:color w:val="FF0000"/>
                <w:sz w:val="16"/>
                <w:szCs w:val="16"/>
                <w:lang w:val="de-DE"/>
              </w:rPr>
              <w:t> </w:t>
            </w:r>
            <w:r w:rsidRPr="007F4860">
              <w:rPr>
                <w:rFonts w:ascii="Arial" w:hAnsi="Arial" w:cs="Arial"/>
                <w:sz w:val="16"/>
                <w:szCs w:val="16"/>
                <w:lang w:val="de-DE"/>
              </w:rPr>
              <w:t>is configured.</w:t>
            </w:r>
          </w:p>
          <w:p w14:paraId="00573ED1" w14:textId="12605055" w:rsidR="007F4860" w:rsidRPr="007F4860" w:rsidRDefault="007F4860" w:rsidP="007F4860">
            <w:pPr>
              <w:spacing w:line="231" w:lineRule="atLeast"/>
              <w:jc w:val="center"/>
              <w:rPr>
                <w:rFonts w:ascii="Arial" w:hAnsi="Arial" w:cs="Arial"/>
                <w:sz w:val="16"/>
                <w:szCs w:val="16"/>
              </w:rPr>
            </w:pPr>
            <w:r w:rsidRPr="007F4860">
              <w:rPr>
                <w:rFonts w:ascii="Arial" w:hAnsi="Arial" w:cs="Arial"/>
                <w:color w:val="FF0000"/>
                <w:sz w:val="16"/>
                <w:szCs w:val="16"/>
              </w:rPr>
              <w:t>&lt; Unchanged parts are omitted &gt;</w:t>
            </w:r>
          </w:p>
        </w:tc>
      </w:tr>
    </w:tbl>
    <w:p w14:paraId="71828712" w14:textId="4D536155" w:rsidR="007F4860" w:rsidRDefault="007F4860" w:rsidP="007F4860">
      <w:pPr>
        <w:rPr>
          <w:rFonts w:ascii="Times New Roman" w:hAnsi="Times New Roman"/>
          <w:szCs w:val="20"/>
        </w:rPr>
      </w:pPr>
    </w:p>
    <w:p w14:paraId="6336923D" w14:textId="77777777" w:rsidR="007F4860" w:rsidRDefault="007F4860" w:rsidP="007F4860">
      <w:pPr>
        <w:rPr>
          <w:rFonts w:ascii="SimSun" w:hAnsi="SimSun"/>
          <w:lang w:val="en-US" w:eastAsia="zh-CN"/>
        </w:rPr>
      </w:pPr>
      <w:r>
        <w:rPr>
          <w:shd w:val="clear" w:color="auto" w:fill="00FF00"/>
        </w:rPr>
        <w:t>Agreement</w:t>
      </w:r>
    </w:p>
    <w:p w14:paraId="3F951E07" w14:textId="5C8284E8" w:rsidR="007F4860" w:rsidRDefault="007F4860" w:rsidP="007F4860">
      <w:r>
        <w:t>The TP to section 7.1.11 of TS36.213 is endorsed.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7"/>
      </w:tblGrid>
      <w:tr w:rsidR="007F4860" w:rsidRPr="007F4860" w14:paraId="30ADB029" w14:textId="77777777" w:rsidTr="00D3574D">
        <w:tc>
          <w:tcPr>
            <w:tcW w:w="9857" w:type="dxa"/>
            <w:shd w:val="clear" w:color="auto" w:fill="auto"/>
          </w:tcPr>
          <w:p w14:paraId="1876C559" w14:textId="18722187" w:rsidR="007F4860" w:rsidRPr="00E148FC" w:rsidRDefault="007F4860" w:rsidP="00E148FC">
            <w:pPr>
              <w:rPr>
                <w:rFonts w:ascii="Arial" w:hAnsi="Arial" w:cs="Arial"/>
                <w:b/>
                <w:bCs/>
                <w:sz w:val="16"/>
                <w:szCs w:val="16"/>
              </w:rPr>
            </w:pPr>
            <w:r w:rsidRPr="00E148FC">
              <w:rPr>
                <w:rFonts w:ascii="Arial" w:hAnsi="Arial" w:cs="Arial"/>
                <w:b/>
                <w:bCs/>
                <w:sz w:val="16"/>
                <w:szCs w:val="16"/>
                <w:lang w:val="de-DE"/>
              </w:rPr>
              <w:t>7.1.11</w:t>
            </w:r>
            <w:r w:rsidRPr="00E148FC">
              <w:rPr>
                <w:rFonts w:ascii="Arial" w:hAnsi="Arial" w:cs="Arial"/>
                <w:b/>
                <w:bCs/>
                <w:sz w:val="16"/>
                <w:szCs w:val="16"/>
                <w:lang w:eastAsia="x-none"/>
              </w:rPr>
              <w:tab/>
            </w:r>
            <w:r w:rsidRPr="00E148FC">
              <w:rPr>
                <w:rFonts w:ascii="Arial" w:hAnsi="Arial" w:cs="Arial"/>
                <w:b/>
                <w:bCs/>
                <w:sz w:val="16"/>
                <w:szCs w:val="16"/>
                <w:lang w:val="de-DE"/>
              </w:rPr>
              <w:t>PDSCH subframe assignment for BL/CE UE</w:t>
            </w:r>
          </w:p>
          <w:p w14:paraId="1F7D9FE8" w14:textId="77777777" w:rsidR="007F4860" w:rsidRPr="007F4860" w:rsidRDefault="007F4860" w:rsidP="004B047E">
            <w:pPr>
              <w:rPr>
                <w:rFonts w:ascii="Arial" w:hAnsi="Arial" w:cs="Arial"/>
                <w:sz w:val="16"/>
                <w:szCs w:val="16"/>
              </w:rPr>
            </w:pPr>
            <w:r w:rsidRPr="007F4860">
              <w:rPr>
                <w:rFonts w:ascii="Arial" w:hAnsi="Arial" w:cs="Arial"/>
                <w:sz w:val="16"/>
                <w:szCs w:val="16"/>
                <w:lang w:val="de-DE"/>
              </w:rPr>
              <w:t>A BL/CE UE shall upon detection of a MPDCCH with DCI format 6-1A/6-1B/6-2 intended for the UE, </w:t>
            </w:r>
          </w:p>
          <w:p w14:paraId="316C4014" w14:textId="77777777" w:rsidR="007F4860" w:rsidRPr="007F4860" w:rsidRDefault="007F4860" w:rsidP="004B047E">
            <w:pPr>
              <w:rPr>
                <w:rFonts w:ascii="Arial" w:hAnsi="Arial" w:cs="Arial"/>
                <w:sz w:val="16"/>
                <w:szCs w:val="16"/>
              </w:rPr>
            </w:pPr>
            <w:r w:rsidRPr="007F4860">
              <w:rPr>
                <w:rFonts w:ascii="Arial" w:hAnsi="Arial" w:cs="Arial"/>
                <w:sz w:val="16"/>
                <w:szCs w:val="16"/>
                <w:lang w:val="de-DE"/>
              </w:rPr>
              <w:t>decode the corresponding PDSCH in subframe(s) </w:t>
            </w:r>
            <w:r w:rsidRPr="007F4860">
              <w:rPr>
                <w:rFonts w:ascii="Arial" w:hAnsi="Arial" w:cs="Arial"/>
                <w:i/>
                <w:iCs/>
                <w:sz w:val="16"/>
                <w:szCs w:val="16"/>
                <w:lang w:val="de-DE"/>
              </w:rPr>
              <w:t>n+k</w:t>
            </w:r>
            <w:r w:rsidRPr="007F4860">
              <w:rPr>
                <w:rFonts w:ascii="Arial" w:hAnsi="Arial" w:cs="Arial"/>
                <w:i/>
                <w:iCs/>
                <w:sz w:val="16"/>
                <w:szCs w:val="16"/>
                <w:vertAlign w:val="subscript"/>
                <w:lang w:val="de-DE"/>
              </w:rPr>
              <w:t>i</w:t>
            </w:r>
            <w:r w:rsidRPr="007F4860">
              <w:rPr>
                <w:rFonts w:ascii="Arial" w:hAnsi="Arial" w:cs="Arial"/>
                <w:sz w:val="16"/>
                <w:szCs w:val="16"/>
                <w:lang w:val="de-DE"/>
              </w:rPr>
              <w:t> with </w:t>
            </w:r>
            <w:r w:rsidRPr="007F4860">
              <w:rPr>
                <w:rFonts w:ascii="Arial" w:hAnsi="Arial" w:cs="Arial"/>
                <w:i/>
                <w:iCs/>
                <w:sz w:val="16"/>
                <w:szCs w:val="16"/>
                <w:lang w:val="de-DE"/>
              </w:rPr>
              <w:t>i = 0, 1, …, N</w:t>
            </w:r>
            <w:r w:rsidRPr="007F4860">
              <w:rPr>
                <w:rFonts w:ascii="Arial" w:hAnsi="Arial" w:cs="Arial"/>
                <w:i/>
                <w:iCs/>
                <w:sz w:val="16"/>
                <w:szCs w:val="16"/>
                <w:vertAlign w:val="subscript"/>
                <w:lang w:val="de-DE"/>
              </w:rPr>
              <w:t>TB</w:t>
            </w:r>
            <w:r w:rsidRPr="007F4860">
              <w:rPr>
                <w:rFonts w:ascii="Arial" w:hAnsi="Arial" w:cs="Arial"/>
                <w:i/>
                <w:iCs/>
                <w:sz w:val="16"/>
                <w:szCs w:val="16"/>
                <w:lang w:val="de-DE"/>
              </w:rPr>
              <w:t>N-1</w:t>
            </w:r>
            <w:r w:rsidRPr="007F4860">
              <w:rPr>
                <w:rFonts w:ascii="Arial" w:hAnsi="Arial" w:cs="Arial"/>
                <w:sz w:val="16"/>
                <w:szCs w:val="16"/>
                <w:lang w:val="de-DE"/>
              </w:rPr>
              <w:t> according to the MPDCCH, where</w:t>
            </w:r>
          </w:p>
          <w:p w14:paraId="20E30CF8" w14:textId="2E65C2FB" w:rsidR="007F4860" w:rsidRPr="007F4860" w:rsidRDefault="007F4860" w:rsidP="004B047E">
            <w:pPr>
              <w:jc w:val="center"/>
              <w:rPr>
                <w:rFonts w:ascii="Arial" w:hAnsi="Arial" w:cs="Arial"/>
                <w:color w:val="FF0000"/>
                <w:sz w:val="16"/>
                <w:szCs w:val="16"/>
              </w:rPr>
            </w:pPr>
            <w:r w:rsidRPr="007F4860">
              <w:rPr>
                <w:rFonts w:ascii="Arial" w:hAnsi="Arial" w:cs="Arial"/>
                <w:color w:val="FF0000"/>
                <w:sz w:val="16"/>
                <w:szCs w:val="16"/>
              </w:rPr>
              <w:t>&lt; Unchanged parts are omitted &gt;</w:t>
            </w:r>
          </w:p>
          <w:p w14:paraId="4175476E" w14:textId="77777777" w:rsidR="007F4860" w:rsidRPr="007F4860" w:rsidRDefault="007F4860" w:rsidP="004B047E">
            <w:pPr>
              <w:pStyle w:val="b100"/>
              <w:spacing w:before="0" w:beforeAutospacing="0" w:after="0" w:afterAutospacing="0" w:line="210" w:lineRule="atLeast"/>
              <w:ind w:left="568" w:hanging="284"/>
              <w:jc w:val="both"/>
              <w:rPr>
                <w:rFonts w:ascii="Arial" w:hAnsi="Arial" w:cs="Arial"/>
                <w:sz w:val="16"/>
                <w:szCs w:val="16"/>
                <w:lang w:val="de-DE"/>
              </w:rPr>
            </w:pPr>
            <w:r w:rsidRPr="007F4860">
              <w:rPr>
                <w:rFonts w:ascii="Arial" w:hAnsi="Arial" w:cs="Arial"/>
                <w:sz w:val="16"/>
                <w:szCs w:val="16"/>
                <w:lang w:val="de-DE"/>
              </w:rPr>
              <w:t>-    otherwise,</w:t>
            </w:r>
          </w:p>
          <w:p w14:paraId="4B422FC9" w14:textId="68DEB436" w:rsidR="007F4860" w:rsidRPr="007F4860" w:rsidRDefault="007F4860" w:rsidP="004B047E">
            <w:pPr>
              <w:pStyle w:val="b100"/>
              <w:spacing w:before="0" w:beforeAutospacing="0" w:after="0" w:afterAutospacing="0" w:line="210" w:lineRule="atLeast"/>
              <w:ind w:left="568" w:hanging="284"/>
              <w:jc w:val="both"/>
              <w:rPr>
                <w:rFonts w:ascii="Arial" w:hAnsi="Arial" w:cs="Arial"/>
                <w:sz w:val="16"/>
                <w:szCs w:val="16"/>
              </w:rPr>
            </w:pPr>
            <w:r w:rsidRPr="007F4860">
              <w:rPr>
                <w:rFonts w:ascii="Arial" w:hAnsi="Arial" w:cs="Arial"/>
                <w:sz w:val="16"/>
                <w:szCs w:val="16"/>
                <w:lang w:val="de-DE"/>
              </w:rPr>
              <w:t xml:space="preserve">-    </w:t>
            </w:r>
            <w:r w:rsidRPr="007F4860">
              <w:rPr>
                <w:rFonts w:ascii="Arial" w:hAnsi="Arial" w:cs="Arial"/>
                <w:sz w:val="16"/>
                <w:szCs w:val="16"/>
                <w:lang w:val="de-DE"/>
              </w:rPr>
              <w:tab/>
              <w:t>subframe(s) </w:t>
            </w:r>
            <w:r w:rsidRPr="007F4860">
              <w:rPr>
                <w:rFonts w:ascii="Arial" w:hAnsi="Arial" w:cs="Arial"/>
                <w:i/>
                <w:iCs/>
                <w:sz w:val="16"/>
                <w:szCs w:val="16"/>
                <w:lang w:val="de-DE"/>
              </w:rPr>
              <w:t>n</w:t>
            </w:r>
            <w:r w:rsidRPr="007F4860">
              <w:rPr>
                <w:rFonts w:ascii="Arial" w:hAnsi="Arial" w:cs="Arial"/>
                <w:i/>
                <w:iCs/>
                <w:sz w:val="16"/>
                <w:szCs w:val="16"/>
                <w:vertAlign w:val="subscript"/>
                <w:lang w:val="de-DE"/>
              </w:rPr>
              <w:t>i</w:t>
            </w:r>
            <w:r w:rsidRPr="007F4860">
              <w:rPr>
                <w:rFonts w:ascii="Arial" w:hAnsi="Arial" w:cs="Arial"/>
                <w:i/>
                <w:iCs/>
                <w:sz w:val="16"/>
                <w:szCs w:val="16"/>
                <w:lang w:val="de-DE"/>
              </w:rPr>
              <w:t> </w:t>
            </w:r>
            <w:r w:rsidRPr="007F4860">
              <w:rPr>
                <w:rFonts w:ascii="Arial" w:hAnsi="Arial" w:cs="Arial"/>
                <w:sz w:val="16"/>
                <w:szCs w:val="16"/>
                <w:lang w:val="de-DE"/>
              </w:rPr>
              <w:t>= </w:t>
            </w:r>
            <w:r w:rsidRPr="007F4860">
              <w:rPr>
                <w:rFonts w:ascii="Arial" w:hAnsi="Arial" w:cs="Arial"/>
                <w:i/>
                <w:iCs/>
                <w:sz w:val="16"/>
                <w:szCs w:val="16"/>
                <w:lang w:val="de-DE"/>
              </w:rPr>
              <w:t>n+k</w:t>
            </w:r>
            <w:r w:rsidRPr="007F4860">
              <w:rPr>
                <w:rFonts w:ascii="Arial" w:hAnsi="Arial" w:cs="Arial"/>
                <w:i/>
                <w:iCs/>
                <w:sz w:val="16"/>
                <w:szCs w:val="16"/>
                <w:vertAlign w:val="subscript"/>
                <w:lang w:val="de-DE"/>
              </w:rPr>
              <w:t>i</w:t>
            </w:r>
            <w:r w:rsidRPr="007F4860">
              <w:rPr>
                <w:rFonts w:ascii="Arial" w:hAnsi="Arial" w:cs="Arial"/>
                <w:i/>
                <w:iCs/>
                <w:sz w:val="16"/>
                <w:szCs w:val="16"/>
                <w:lang w:val="de-DE"/>
              </w:rPr>
              <w:t> </w:t>
            </w:r>
            <w:r w:rsidRPr="007F4860">
              <w:rPr>
                <w:rFonts w:ascii="Arial" w:hAnsi="Arial" w:cs="Arial"/>
                <w:sz w:val="16"/>
                <w:szCs w:val="16"/>
                <w:lang w:val="de-DE"/>
              </w:rPr>
              <w:t>with </w:t>
            </w:r>
            <w:r w:rsidRPr="007F4860">
              <w:rPr>
                <w:rFonts w:ascii="Arial" w:hAnsi="Arial" w:cs="Arial"/>
                <w:i/>
                <w:iCs/>
                <w:sz w:val="16"/>
                <w:szCs w:val="16"/>
                <w:lang w:val="de-DE"/>
              </w:rPr>
              <w:t>i=0,1,…, N</w:t>
            </w:r>
            <w:r w:rsidRPr="007F4860">
              <w:rPr>
                <w:rFonts w:ascii="Arial" w:hAnsi="Arial" w:cs="Arial"/>
                <w:i/>
                <w:iCs/>
                <w:sz w:val="16"/>
                <w:szCs w:val="16"/>
                <w:vertAlign w:val="subscript"/>
                <w:lang w:val="de-DE"/>
              </w:rPr>
              <w:t>TB</w:t>
            </w:r>
            <w:r w:rsidRPr="007F4860">
              <w:rPr>
                <w:rFonts w:ascii="Arial" w:hAnsi="Arial" w:cs="Arial"/>
                <w:i/>
                <w:iCs/>
                <w:sz w:val="16"/>
                <w:szCs w:val="16"/>
                <w:lang w:val="de-DE"/>
              </w:rPr>
              <w:t>N-1</w:t>
            </w:r>
            <w:r w:rsidRPr="007F4860">
              <w:rPr>
                <w:rFonts w:ascii="Arial" w:hAnsi="Arial" w:cs="Arial"/>
                <w:sz w:val="16"/>
                <w:szCs w:val="16"/>
                <w:lang w:val="de-DE"/>
              </w:rPr>
              <w:t> are </w:t>
            </w:r>
            <w:r w:rsidRPr="007F4860">
              <w:rPr>
                <w:rFonts w:ascii="Arial" w:hAnsi="Arial" w:cs="Arial"/>
                <w:i/>
                <w:iCs/>
                <w:sz w:val="16"/>
                <w:szCs w:val="16"/>
                <w:lang w:val="de-DE"/>
              </w:rPr>
              <w:t>N</w:t>
            </w:r>
            <w:r w:rsidRPr="007F4860">
              <w:rPr>
                <w:rFonts w:ascii="Arial" w:hAnsi="Arial" w:cs="Arial"/>
                <w:i/>
                <w:iCs/>
                <w:sz w:val="16"/>
                <w:szCs w:val="16"/>
                <w:vertAlign w:val="subscript"/>
                <w:lang w:val="de-DE"/>
              </w:rPr>
              <w:t>TB</w:t>
            </w:r>
            <w:r w:rsidRPr="007F4860">
              <w:rPr>
                <w:rFonts w:ascii="Arial" w:hAnsi="Arial" w:cs="Arial"/>
                <w:i/>
                <w:iCs/>
                <w:sz w:val="16"/>
                <w:szCs w:val="16"/>
                <w:lang w:val="de-DE"/>
              </w:rPr>
              <w:t>N</w:t>
            </w:r>
            <w:r w:rsidRPr="007F4860">
              <w:rPr>
                <w:rFonts w:ascii="Arial" w:hAnsi="Arial" w:cs="Arial"/>
                <w:sz w:val="16"/>
                <w:szCs w:val="16"/>
                <w:lang w:val="de-DE"/>
              </w:rPr>
              <w:t> consecutive BL/CE DL subframe(s), where </w:t>
            </w:r>
            <w:r w:rsidRPr="007F4860">
              <w:rPr>
                <w:rFonts w:ascii="Arial" w:hAnsi="Arial" w:cs="Arial"/>
                <w:sz w:val="16"/>
                <w:szCs w:val="16"/>
              </w:rPr>
              <w:fldChar w:fldCharType="begin"/>
            </w:r>
            <w:r w:rsidRPr="007F4860">
              <w:rPr>
                <w:rFonts w:ascii="Arial" w:hAnsi="Arial" w:cs="Arial"/>
                <w:sz w:val="16"/>
                <w:szCs w:val="16"/>
              </w:rPr>
              <w:instrText xml:space="preserve"> INCLUDEPICTURE "C:\\Users\\cmcc\\AppData\\Roaming\\Foxmail7\\Temp-11516-20220226110102\\Attach\\image005(02-26-11-44-51).png" \* MERGEFORMATINET </w:instrText>
            </w:r>
            <w:r w:rsidRPr="007F4860">
              <w:rPr>
                <w:rFonts w:ascii="Arial" w:hAnsi="Arial" w:cs="Arial"/>
                <w:sz w:val="16"/>
                <w:szCs w:val="16"/>
              </w:rPr>
              <w:fldChar w:fldCharType="separate"/>
            </w:r>
            <w:r w:rsidR="001D5761">
              <w:rPr>
                <w:rFonts w:ascii="Arial" w:hAnsi="Arial" w:cs="Arial"/>
                <w:sz w:val="16"/>
                <w:szCs w:val="16"/>
              </w:rPr>
              <w:fldChar w:fldCharType="begin"/>
            </w:r>
            <w:r w:rsidR="001D5761">
              <w:rPr>
                <w:rFonts w:ascii="Arial" w:hAnsi="Arial" w:cs="Arial"/>
                <w:sz w:val="16"/>
                <w:szCs w:val="16"/>
              </w:rPr>
              <w:instrText xml:space="preserve"> INCLUDEPICTURE  "C:\\Users\\cmcc\\AppData\\Roaming\\Foxmail7\\Temp-11516-20220226110102\\Attach\\image005(02-26-11-44-51).png" \* MERGEFORMATINET </w:instrText>
            </w:r>
            <w:r w:rsidR="001D5761">
              <w:rPr>
                <w:rFonts w:ascii="Arial" w:hAnsi="Arial" w:cs="Arial"/>
                <w:sz w:val="16"/>
                <w:szCs w:val="16"/>
              </w:rPr>
              <w:fldChar w:fldCharType="separate"/>
            </w:r>
            <w:r w:rsidR="007E7358">
              <w:rPr>
                <w:rFonts w:ascii="Arial" w:hAnsi="Arial" w:cs="Arial"/>
                <w:sz w:val="16"/>
                <w:szCs w:val="16"/>
              </w:rPr>
              <w:fldChar w:fldCharType="begin"/>
            </w:r>
            <w:r w:rsidR="007E7358">
              <w:rPr>
                <w:rFonts w:ascii="Arial" w:hAnsi="Arial" w:cs="Arial"/>
                <w:sz w:val="16"/>
                <w:szCs w:val="16"/>
              </w:rPr>
              <w:instrText xml:space="preserve"> INCLUDEPICTURE  "C:\\Users\\cmcc\\AppData\\Roaming\\Foxmail7\\Temp-11516-20220226110102\\Attach\\image005(02-26-11-44-51).png" \* MERGEFORMATINET </w:instrText>
            </w:r>
            <w:r w:rsidR="007E7358">
              <w:rPr>
                <w:rFonts w:ascii="Arial" w:hAnsi="Arial" w:cs="Arial"/>
                <w:sz w:val="16"/>
                <w:szCs w:val="16"/>
              </w:rPr>
              <w:fldChar w:fldCharType="separate"/>
            </w:r>
            <w:r w:rsidR="00A717FF">
              <w:rPr>
                <w:rFonts w:ascii="Arial" w:hAnsi="Arial" w:cs="Arial"/>
                <w:sz w:val="16"/>
                <w:szCs w:val="16"/>
              </w:rPr>
              <w:fldChar w:fldCharType="begin"/>
            </w:r>
            <w:r w:rsidR="00A717FF">
              <w:rPr>
                <w:rFonts w:ascii="Arial" w:hAnsi="Arial" w:cs="Arial"/>
                <w:sz w:val="16"/>
                <w:szCs w:val="16"/>
              </w:rPr>
              <w:instrText xml:space="preserve"> INCLUDEPICTURE  "C:\\Users\\cmcc\\AppData\\Roaming\\Foxmail7\\Temp-11516-20220226110102\\Attach\\image005(02-26-11-44-51).png" \* MERGEFORMATINET </w:instrText>
            </w:r>
            <w:r w:rsidR="00A717FF">
              <w:rPr>
                <w:rFonts w:ascii="Arial" w:hAnsi="Arial" w:cs="Arial"/>
                <w:sz w:val="16"/>
                <w:szCs w:val="16"/>
              </w:rPr>
              <w:fldChar w:fldCharType="separate"/>
            </w:r>
            <w:r w:rsidR="00495ED7">
              <w:rPr>
                <w:rFonts w:ascii="Arial" w:hAnsi="Arial" w:cs="Arial"/>
                <w:sz w:val="16"/>
                <w:szCs w:val="16"/>
              </w:rPr>
              <w:fldChar w:fldCharType="begin"/>
            </w:r>
            <w:r w:rsidR="00495ED7">
              <w:rPr>
                <w:rFonts w:ascii="Arial" w:hAnsi="Arial" w:cs="Arial"/>
                <w:sz w:val="16"/>
                <w:szCs w:val="16"/>
              </w:rPr>
              <w:instrText xml:space="preserve"> INCLUDEPICTURE  "C:\\Users\\cmcc\\AppData\\Roaming\\Foxmail7\\Temp-11516-20220226110102\\Attach\\image005(02-26-11-44-51).png" \* MERGEFORMATINET </w:instrText>
            </w:r>
            <w:r w:rsidR="00495ED7">
              <w:rPr>
                <w:rFonts w:ascii="Arial" w:hAnsi="Arial" w:cs="Arial"/>
                <w:sz w:val="16"/>
                <w:szCs w:val="16"/>
              </w:rPr>
              <w:fldChar w:fldCharType="separate"/>
            </w:r>
            <w:r w:rsidR="00D023F8">
              <w:rPr>
                <w:rFonts w:ascii="Arial" w:hAnsi="Arial" w:cs="Arial"/>
                <w:sz w:val="16"/>
                <w:szCs w:val="16"/>
              </w:rPr>
              <w:fldChar w:fldCharType="begin"/>
            </w:r>
            <w:r w:rsidR="00D023F8">
              <w:rPr>
                <w:rFonts w:ascii="Arial" w:hAnsi="Arial" w:cs="Arial"/>
                <w:sz w:val="16"/>
                <w:szCs w:val="16"/>
              </w:rPr>
              <w:instrText xml:space="preserve"> INCLUDEPICTURE  "C:\\Users\\cmcc\\AppData\\Roaming\\Foxmail7\\Temp-11516-20220226110102\\Attach\\image005(02-26-11-44-51).png" \* MERGEFORMATINET </w:instrText>
            </w:r>
            <w:r w:rsidR="00D023F8">
              <w:rPr>
                <w:rFonts w:ascii="Arial" w:hAnsi="Arial" w:cs="Arial"/>
                <w:sz w:val="16"/>
                <w:szCs w:val="16"/>
              </w:rPr>
              <w:fldChar w:fldCharType="separate"/>
            </w:r>
            <w:r w:rsidR="00F44FD9">
              <w:rPr>
                <w:rFonts w:ascii="Arial" w:hAnsi="Arial" w:cs="Arial"/>
                <w:sz w:val="16"/>
                <w:szCs w:val="16"/>
              </w:rPr>
              <w:fldChar w:fldCharType="begin"/>
            </w:r>
            <w:r w:rsidR="00F44FD9">
              <w:rPr>
                <w:rFonts w:ascii="Arial" w:hAnsi="Arial" w:cs="Arial"/>
                <w:sz w:val="16"/>
                <w:szCs w:val="16"/>
              </w:rPr>
              <w:instrText xml:space="preserve"> INCLUDEPICTURE  "C:\\Users\\cmcc\\AppData\\Roaming\\Foxmail7\\Temp-11516-20220226110102\\Attach\\image005(02-26-11-44-51).png" \* MERGEFORMATINET </w:instrText>
            </w:r>
            <w:r w:rsidR="00F44FD9">
              <w:rPr>
                <w:rFonts w:ascii="Arial" w:hAnsi="Arial" w:cs="Arial"/>
                <w:sz w:val="16"/>
                <w:szCs w:val="16"/>
              </w:rPr>
              <w:fldChar w:fldCharType="separate"/>
            </w:r>
            <w:r w:rsidR="009517D4">
              <w:rPr>
                <w:rFonts w:ascii="Arial" w:hAnsi="Arial" w:cs="Arial"/>
                <w:sz w:val="16"/>
                <w:szCs w:val="16"/>
              </w:rPr>
              <w:fldChar w:fldCharType="begin"/>
            </w:r>
            <w:r w:rsidR="009517D4">
              <w:rPr>
                <w:rFonts w:ascii="Arial" w:hAnsi="Arial" w:cs="Arial"/>
                <w:sz w:val="16"/>
                <w:szCs w:val="16"/>
              </w:rPr>
              <w:instrText xml:space="preserve"> INCLUDEPICTURE  "C:\\Users\\cmcc\\AppData\\Roaming\\Foxmail7\\Temp-11516-20220226110102\\Attach\\image005(02-26-11-44-51).png" \* MERGEFORMATINET </w:instrText>
            </w:r>
            <w:r w:rsidR="009517D4">
              <w:rPr>
                <w:rFonts w:ascii="Arial" w:hAnsi="Arial" w:cs="Arial"/>
                <w:sz w:val="16"/>
                <w:szCs w:val="16"/>
              </w:rPr>
              <w:fldChar w:fldCharType="separate"/>
            </w:r>
            <w:r w:rsidR="002328C4">
              <w:rPr>
                <w:rFonts w:ascii="Arial" w:hAnsi="Arial" w:cs="Arial"/>
                <w:sz w:val="16"/>
                <w:szCs w:val="16"/>
              </w:rPr>
              <w:fldChar w:fldCharType="begin"/>
            </w:r>
            <w:r w:rsidR="002328C4">
              <w:rPr>
                <w:rFonts w:ascii="Arial" w:hAnsi="Arial" w:cs="Arial"/>
                <w:sz w:val="16"/>
                <w:szCs w:val="16"/>
              </w:rPr>
              <w:instrText xml:space="preserve"> </w:instrText>
            </w:r>
            <w:r w:rsidR="002328C4">
              <w:rPr>
                <w:rFonts w:ascii="Arial" w:hAnsi="Arial" w:cs="Arial"/>
                <w:sz w:val="16"/>
                <w:szCs w:val="16"/>
              </w:rPr>
              <w:instrText>INCLUDEPICTURE  "C:\\MyMeetings\\Users\\cmcc\\AppData\\Roaming\\Foxmail7\\Temp-11516-20220226110102\\Att</w:instrText>
            </w:r>
            <w:r w:rsidR="002328C4">
              <w:rPr>
                <w:rFonts w:ascii="Arial" w:hAnsi="Arial" w:cs="Arial"/>
                <w:sz w:val="16"/>
                <w:szCs w:val="16"/>
              </w:rPr>
              <w:instrText>ach\\image005(02-26-11-44-51).png" \* MERGEFORMATINET</w:instrText>
            </w:r>
            <w:r w:rsidR="002328C4">
              <w:rPr>
                <w:rFonts w:ascii="Arial" w:hAnsi="Arial" w:cs="Arial"/>
                <w:sz w:val="16"/>
                <w:szCs w:val="16"/>
              </w:rPr>
              <w:instrText xml:space="preserve"> </w:instrText>
            </w:r>
            <w:r w:rsidR="002328C4">
              <w:rPr>
                <w:rFonts w:ascii="Arial" w:hAnsi="Arial" w:cs="Arial"/>
                <w:sz w:val="16"/>
                <w:szCs w:val="16"/>
              </w:rPr>
              <w:fldChar w:fldCharType="separate"/>
            </w:r>
            <w:r w:rsidR="00F06F8C">
              <w:rPr>
                <w:rFonts w:ascii="Arial" w:hAnsi="Arial" w:cs="Arial"/>
                <w:sz w:val="16"/>
                <w:szCs w:val="16"/>
              </w:rPr>
              <w:pict w14:anchorId="3F2E4203">
                <v:shape id="Picture 1" o:spid="_x0000_i1075" type="#_x0000_t75" style="width:1in;height:15pt">
                  <v:imagedata r:id="rId1864" r:href="rId1865"/>
                </v:shape>
              </w:pict>
            </w:r>
            <w:r w:rsidR="002328C4">
              <w:rPr>
                <w:rFonts w:ascii="Arial" w:hAnsi="Arial" w:cs="Arial"/>
                <w:sz w:val="16"/>
                <w:szCs w:val="16"/>
              </w:rPr>
              <w:fldChar w:fldCharType="end"/>
            </w:r>
            <w:r w:rsidR="009517D4">
              <w:rPr>
                <w:rFonts w:ascii="Arial" w:hAnsi="Arial" w:cs="Arial"/>
                <w:sz w:val="16"/>
                <w:szCs w:val="16"/>
              </w:rPr>
              <w:fldChar w:fldCharType="end"/>
            </w:r>
            <w:r w:rsidR="00F44FD9">
              <w:rPr>
                <w:rFonts w:ascii="Arial" w:hAnsi="Arial" w:cs="Arial"/>
                <w:sz w:val="16"/>
                <w:szCs w:val="16"/>
              </w:rPr>
              <w:fldChar w:fldCharType="end"/>
            </w:r>
            <w:r w:rsidR="00D023F8">
              <w:rPr>
                <w:rFonts w:ascii="Arial" w:hAnsi="Arial" w:cs="Arial"/>
                <w:sz w:val="16"/>
                <w:szCs w:val="16"/>
              </w:rPr>
              <w:fldChar w:fldCharType="end"/>
            </w:r>
            <w:r w:rsidR="00495ED7">
              <w:rPr>
                <w:rFonts w:ascii="Arial" w:hAnsi="Arial" w:cs="Arial"/>
                <w:sz w:val="16"/>
                <w:szCs w:val="16"/>
              </w:rPr>
              <w:fldChar w:fldCharType="end"/>
            </w:r>
            <w:r w:rsidR="00A717FF">
              <w:rPr>
                <w:rFonts w:ascii="Arial" w:hAnsi="Arial" w:cs="Arial"/>
                <w:sz w:val="16"/>
                <w:szCs w:val="16"/>
              </w:rPr>
              <w:fldChar w:fldCharType="end"/>
            </w:r>
            <w:r w:rsidR="007E7358">
              <w:rPr>
                <w:rFonts w:ascii="Arial" w:hAnsi="Arial" w:cs="Arial"/>
                <w:sz w:val="16"/>
                <w:szCs w:val="16"/>
              </w:rPr>
              <w:fldChar w:fldCharType="end"/>
            </w:r>
            <w:r w:rsidR="001D5761">
              <w:rPr>
                <w:rFonts w:ascii="Arial" w:hAnsi="Arial" w:cs="Arial"/>
                <w:sz w:val="16"/>
                <w:szCs w:val="16"/>
              </w:rPr>
              <w:fldChar w:fldCharType="end"/>
            </w:r>
            <w:r w:rsidRPr="007F4860">
              <w:rPr>
                <w:rFonts w:ascii="Arial" w:hAnsi="Arial" w:cs="Arial"/>
                <w:sz w:val="16"/>
                <w:szCs w:val="16"/>
              </w:rPr>
              <w:fldChar w:fldCharType="end"/>
            </w:r>
            <w:r w:rsidRPr="007F4860">
              <w:rPr>
                <w:rFonts w:ascii="Arial" w:hAnsi="Arial" w:cs="Arial"/>
                <w:sz w:val="16"/>
                <w:szCs w:val="16"/>
                <w:lang w:val="de-DE"/>
              </w:rPr>
              <w:t>, and subframe </w:t>
            </w:r>
            <w:r w:rsidRPr="007F4860">
              <w:rPr>
                <w:rFonts w:ascii="Arial" w:hAnsi="Arial" w:cs="Arial"/>
                <w:i/>
                <w:iCs/>
                <w:sz w:val="16"/>
                <w:szCs w:val="16"/>
                <w:lang w:val="de-DE"/>
              </w:rPr>
              <w:t>n+x</w:t>
            </w:r>
            <w:r w:rsidRPr="007F4860">
              <w:rPr>
                <w:rFonts w:ascii="Arial" w:hAnsi="Arial" w:cs="Arial"/>
                <w:sz w:val="16"/>
                <w:szCs w:val="16"/>
                <w:lang w:val="de-DE"/>
              </w:rPr>
              <w:t> is the </w:t>
            </w:r>
            <w:r w:rsidRPr="007F4860">
              <w:rPr>
                <w:rFonts w:ascii="Arial" w:hAnsi="Arial" w:cs="Arial"/>
                <w:i/>
                <w:iCs/>
                <w:sz w:val="16"/>
                <w:szCs w:val="16"/>
                <w:lang w:val="de-DE"/>
              </w:rPr>
              <w:t>j</w:t>
            </w:r>
            <w:r w:rsidRPr="007F4860">
              <w:rPr>
                <w:rFonts w:ascii="Arial" w:hAnsi="Arial" w:cs="Arial"/>
                <w:sz w:val="16"/>
                <w:szCs w:val="16"/>
                <w:vertAlign w:val="superscript"/>
                <w:lang w:val="de-DE"/>
              </w:rPr>
              <w:t>th</w:t>
            </w:r>
            <w:r w:rsidRPr="007F4860">
              <w:rPr>
                <w:rFonts w:ascii="Arial" w:hAnsi="Arial" w:cs="Arial"/>
                <w:sz w:val="16"/>
                <w:szCs w:val="16"/>
                <w:lang w:val="de-DE"/>
              </w:rPr>
              <w:t> BL/CE DL subframe after subframe </w:t>
            </w:r>
            <w:r w:rsidRPr="007F4860">
              <w:rPr>
                <w:rFonts w:ascii="Arial" w:hAnsi="Arial" w:cs="Arial"/>
                <w:i/>
                <w:iCs/>
                <w:sz w:val="16"/>
                <w:szCs w:val="16"/>
                <w:lang w:val="de-DE"/>
              </w:rPr>
              <w:t>n</w:t>
            </w:r>
            <w:r w:rsidRPr="007F4860">
              <w:rPr>
                <w:rFonts w:ascii="Arial" w:hAnsi="Arial" w:cs="Arial"/>
                <w:sz w:val="16"/>
                <w:szCs w:val="16"/>
                <w:lang w:val="de-DE"/>
              </w:rPr>
              <w:t>, and</w:t>
            </w:r>
            <w:r w:rsidRPr="007F4860">
              <w:rPr>
                <w:rFonts w:ascii="Arial" w:hAnsi="Arial" w:cs="Arial"/>
                <w:i/>
                <w:iCs/>
                <w:sz w:val="16"/>
                <w:szCs w:val="16"/>
                <w:lang w:val="de-DE"/>
              </w:rPr>
              <w:t> j</w:t>
            </w:r>
            <w:r w:rsidRPr="007F4860">
              <w:rPr>
                <w:rFonts w:ascii="Arial" w:hAnsi="Arial" w:cs="Arial"/>
                <w:sz w:val="16"/>
                <w:szCs w:val="16"/>
                <w:lang w:val="de-DE"/>
              </w:rPr>
              <w:t> is given by the value of the PDSCH scheduling delay </w:t>
            </w:r>
            <w:r w:rsidRPr="007F4860">
              <w:rPr>
                <w:rFonts w:ascii="Arial" w:hAnsi="Arial" w:cs="Arial"/>
                <w:color w:val="FF0000"/>
                <w:sz w:val="16"/>
                <w:szCs w:val="16"/>
              </w:rPr>
              <w:t>option</w:t>
            </w:r>
            <w:r w:rsidRPr="007F4860">
              <w:rPr>
                <w:rFonts w:ascii="Arial" w:hAnsi="Arial" w:cs="Arial"/>
                <w:sz w:val="16"/>
                <w:szCs w:val="16"/>
              </w:rPr>
              <w:t> </w:t>
            </w:r>
            <w:r w:rsidRPr="007F4860">
              <w:rPr>
                <w:rFonts w:ascii="Arial" w:hAnsi="Arial" w:cs="Arial"/>
                <w:sz w:val="16"/>
                <w:szCs w:val="16"/>
                <w:lang w:val="de-DE"/>
              </w:rPr>
              <w:t>as defined in [4] if the UE is configured with CEModeA and 'PDSCH scheduling delay and HARQ-ACK delay for 14 HARQ' field is present in the corresponding DCI, </w:t>
            </w:r>
            <w:r w:rsidRPr="007F4860">
              <w:rPr>
                <w:rFonts w:ascii="Arial" w:hAnsi="Arial" w:cs="Arial"/>
                <w:i/>
                <w:iCs/>
                <w:sz w:val="16"/>
                <w:szCs w:val="16"/>
                <w:lang w:val="de-DE"/>
              </w:rPr>
              <w:t>j</w:t>
            </w:r>
            <w:r w:rsidRPr="007F4860">
              <w:rPr>
                <w:rFonts w:ascii="Arial" w:hAnsi="Arial" w:cs="Arial"/>
                <w:sz w:val="16"/>
                <w:szCs w:val="16"/>
                <w:lang w:val="de-DE"/>
              </w:rPr>
              <w:t>=2 otherwise.</w:t>
            </w:r>
          </w:p>
          <w:p w14:paraId="5FED60F6" w14:textId="31F31061" w:rsidR="007F4860" w:rsidRPr="007F4860" w:rsidRDefault="007F4860" w:rsidP="004B047E">
            <w:pPr>
              <w:jc w:val="center"/>
              <w:rPr>
                <w:rFonts w:ascii="Arial" w:hAnsi="Arial" w:cs="Arial"/>
                <w:sz w:val="16"/>
                <w:szCs w:val="16"/>
              </w:rPr>
            </w:pPr>
            <w:r w:rsidRPr="007F4860">
              <w:rPr>
                <w:rFonts w:ascii="Arial" w:hAnsi="Arial" w:cs="Arial"/>
                <w:color w:val="FF0000"/>
                <w:sz w:val="16"/>
                <w:szCs w:val="16"/>
              </w:rPr>
              <w:t>&lt; Unchanged parts are omitted &gt;</w:t>
            </w:r>
          </w:p>
        </w:tc>
      </w:tr>
    </w:tbl>
    <w:p w14:paraId="124BD2DD" w14:textId="77777777" w:rsidR="007F4860" w:rsidRPr="00AE1E12" w:rsidRDefault="007F4860" w:rsidP="007F4860">
      <w:pPr>
        <w:rPr>
          <w:shd w:val="clear" w:color="auto" w:fill="00FF00"/>
        </w:rPr>
      </w:pPr>
    </w:p>
    <w:p w14:paraId="128B6E3C" w14:textId="0C62129C" w:rsidR="004B047E" w:rsidRDefault="004B047E" w:rsidP="004B047E">
      <w:pPr>
        <w:rPr>
          <w:lang w:eastAsia="x-none"/>
        </w:rPr>
      </w:pPr>
      <w:r w:rsidRPr="007F4860">
        <w:rPr>
          <w:b/>
          <w:bCs/>
          <w:lang w:eastAsia="x-none"/>
        </w:rPr>
        <w:t>Decision:</w:t>
      </w:r>
      <w:r>
        <w:rPr>
          <w:lang w:eastAsia="x-none"/>
        </w:rPr>
        <w:t xml:space="preserve"> As per email decision posted on Mar 3</w:t>
      </w:r>
      <w:r w:rsidRPr="004B047E">
        <w:rPr>
          <w:vertAlign w:val="superscript"/>
          <w:lang w:eastAsia="x-none"/>
        </w:rPr>
        <w:t>rd</w:t>
      </w:r>
      <w:r>
        <w:rPr>
          <w:lang w:eastAsia="x-none"/>
        </w:rPr>
        <w:t>,</w:t>
      </w:r>
    </w:p>
    <w:p w14:paraId="01E52415" w14:textId="77777777" w:rsidR="007F4860" w:rsidRPr="004B047E" w:rsidRDefault="007F4860" w:rsidP="007F4860">
      <w:pPr>
        <w:shd w:val="clear" w:color="auto" w:fill="FFFFFF"/>
        <w:rPr>
          <w:u w:val="single"/>
          <w:lang w:eastAsia="x-none"/>
        </w:rPr>
      </w:pPr>
      <w:r w:rsidRPr="004B047E">
        <w:rPr>
          <w:u w:val="single"/>
          <w:lang w:eastAsia="x-none"/>
        </w:rPr>
        <w:t>Conclusion</w:t>
      </w:r>
    </w:p>
    <w:p w14:paraId="4EA5EB28" w14:textId="6175C50A" w:rsidR="007F4860" w:rsidRDefault="007F4860" w:rsidP="004B047E">
      <w:r w:rsidRPr="00B81F00">
        <w:t>In Rel-17 for the 14 HARQ process feature, the use of the “Repetition Number” field was intended to address adverse radio condition where at most 1 HARQ process</w:t>
      </w:r>
      <w:r w:rsidR="004B047E">
        <w:t xml:space="preserve"> </w:t>
      </w:r>
      <w:r w:rsidRPr="00B81F00">
        <w:t>along with PDSCH repetitions are suitable to be used.</w:t>
      </w:r>
    </w:p>
    <w:p w14:paraId="4E3B39D8" w14:textId="77777777" w:rsidR="007F4860" w:rsidRPr="00B81F00" w:rsidRDefault="007F4860" w:rsidP="00F44FD9">
      <w:pPr>
        <w:pStyle w:val="ListParagraph"/>
        <w:numPr>
          <w:ilvl w:val="0"/>
          <w:numId w:val="220"/>
        </w:numPr>
      </w:pPr>
      <w:r w:rsidRPr="00B81F00">
        <w:t>Other scenarios making use of PDSCH repetitions (e.g., combining the use of repetitions/no-repetitions) are not precluded subject to be compliant to the “PDSCH scheduling delays” and “HARQ-ACK delays” introduced in Rel-17.</w:t>
      </w:r>
    </w:p>
    <w:p w14:paraId="5B237393" w14:textId="77777777" w:rsidR="004B047E" w:rsidRDefault="004B047E" w:rsidP="007F4860">
      <w:pPr>
        <w:rPr>
          <w:lang w:eastAsia="x-none"/>
        </w:rPr>
      </w:pPr>
    </w:p>
    <w:p w14:paraId="6C415A37" w14:textId="4823B791" w:rsidR="007F4860" w:rsidRDefault="002328C4" w:rsidP="007F4860">
      <w:pPr>
        <w:rPr>
          <w:lang w:eastAsia="x-none"/>
        </w:rPr>
      </w:pPr>
      <w:hyperlink r:id="rId1866" w:history="1">
        <w:r w:rsidR="004371F4">
          <w:rPr>
            <w:rStyle w:val="Hyperlink"/>
            <w:lang w:eastAsia="x-none"/>
          </w:rPr>
          <w:t>R1-2202888</w:t>
        </w:r>
      </w:hyperlink>
      <w:r w:rsidR="007F4860">
        <w:rPr>
          <w:lang w:eastAsia="x-none"/>
        </w:rPr>
        <w:tab/>
        <w:t>Clarification on PDSCH scheduling delay for 14-HARQ processes</w:t>
      </w:r>
      <w:r w:rsidR="007F4860">
        <w:rPr>
          <w:lang w:eastAsia="x-none"/>
        </w:rPr>
        <w:tab/>
        <w:t>Moderator (ZTE), Sanechips, Ericsson, Lenovo</w:t>
      </w:r>
    </w:p>
    <w:p w14:paraId="5CF84988" w14:textId="11AA0B1C" w:rsidR="000751B3" w:rsidRDefault="002328C4" w:rsidP="007F4860">
      <w:pPr>
        <w:rPr>
          <w:lang w:eastAsia="x-none"/>
        </w:rPr>
      </w:pPr>
      <w:hyperlink r:id="rId1867" w:history="1">
        <w:r w:rsidR="004371F4">
          <w:rPr>
            <w:rStyle w:val="Hyperlink"/>
            <w:lang w:eastAsia="x-none"/>
          </w:rPr>
          <w:t>R1-2202889</w:t>
        </w:r>
      </w:hyperlink>
      <w:r w:rsidR="007F4860">
        <w:rPr>
          <w:lang w:eastAsia="x-none"/>
        </w:rPr>
        <w:tab/>
        <w:t>Correction of parameter name for 14-HARQ processes</w:t>
      </w:r>
      <w:r w:rsidR="007F4860">
        <w:rPr>
          <w:lang w:eastAsia="x-none"/>
        </w:rPr>
        <w:tab/>
        <w:t>Moderator (ZTE), Sanechips, Ericsson, Lenovo</w:t>
      </w:r>
    </w:p>
    <w:p w14:paraId="06C10F9C" w14:textId="05E69A25" w:rsidR="004B047E" w:rsidRPr="00E37A8F" w:rsidRDefault="004B047E" w:rsidP="007F4860">
      <w:pPr>
        <w:rPr>
          <w:lang w:eastAsia="x-none"/>
        </w:rPr>
      </w:pPr>
      <w:r>
        <w:rPr>
          <w:lang w:eastAsia="x-none"/>
        </w:rPr>
        <w:t>Above two (companies) CRs are not pursued; TPs will be included as part of the relevant editor's CRs.</w:t>
      </w:r>
    </w:p>
    <w:p w14:paraId="2D283A44" w14:textId="13281931" w:rsidR="006B480F" w:rsidRDefault="006B480F" w:rsidP="000751B3">
      <w:pPr>
        <w:pStyle w:val="Heading3"/>
      </w:pPr>
      <w:bookmarkStart w:id="263" w:name="_Toc95481812"/>
      <w:bookmarkStart w:id="264" w:name="_Toc98334451"/>
      <w:r w:rsidRPr="00540963">
        <w:lastRenderedPageBreak/>
        <w:t>Other</w:t>
      </w:r>
      <w:bookmarkEnd w:id="263"/>
      <w:bookmarkEnd w:id="264"/>
    </w:p>
    <w:p w14:paraId="7B500371" w14:textId="045B302A" w:rsidR="006B480F" w:rsidRDefault="006B480F" w:rsidP="006B480F">
      <w:pPr>
        <w:rPr>
          <w:i/>
          <w:iCs/>
          <w:lang w:eastAsia="x-none"/>
        </w:rPr>
      </w:pPr>
      <w:r w:rsidRPr="009610D7">
        <w:rPr>
          <w:i/>
          <w:iCs/>
          <w:lang w:eastAsia="x-none"/>
        </w:rPr>
        <w:t xml:space="preserve">Including any </w:t>
      </w:r>
      <w:r>
        <w:rPr>
          <w:i/>
          <w:iCs/>
          <w:lang w:eastAsia="x-none"/>
        </w:rPr>
        <w:t>maintenance</w:t>
      </w:r>
      <w:r w:rsidRPr="009610D7">
        <w:rPr>
          <w:i/>
          <w:iCs/>
          <w:lang w:eastAsia="x-none"/>
        </w:rPr>
        <w:t xml:space="preserve"> issues in supporting a maximum DL TBS of 1736</w:t>
      </w:r>
      <w:r>
        <w:rPr>
          <w:i/>
          <w:iCs/>
          <w:lang w:eastAsia="x-none"/>
        </w:rPr>
        <w:t xml:space="preserve"> </w:t>
      </w:r>
      <w:r w:rsidRPr="009610D7">
        <w:rPr>
          <w:i/>
          <w:iCs/>
          <w:lang w:eastAsia="x-none"/>
        </w:rPr>
        <w:t>bits as a Rel-17 optional UE capability</w:t>
      </w:r>
      <w:r>
        <w:rPr>
          <w:i/>
          <w:iCs/>
          <w:lang w:eastAsia="x-none"/>
        </w:rPr>
        <w:t>.</w:t>
      </w:r>
    </w:p>
    <w:p w14:paraId="39537A0C" w14:textId="77777777" w:rsidR="000751B3" w:rsidRDefault="000751B3" w:rsidP="000751B3"/>
    <w:p w14:paraId="47A0F47F" w14:textId="62654D81" w:rsidR="006B480F" w:rsidRPr="008A25CF" w:rsidRDefault="002328C4" w:rsidP="006B480F">
      <w:pPr>
        <w:rPr>
          <w:iCs/>
          <w:lang w:eastAsia="x-none"/>
        </w:rPr>
      </w:pPr>
      <w:hyperlink r:id="rId1868" w:history="1">
        <w:r w:rsidR="004371F4">
          <w:rPr>
            <w:rStyle w:val="Hyperlink"/>
            <w:iCs/>
            <w:lang w:eastAsia="x-none"/>
          </w:rPr>
          <w:t>R1-2202280</w:t>
        </w:r>
      </w:hyperlink>
      <w:r w:rsidR="006B480F" w:rsidRPr="008A25CF">
        <w:rPr>
          <w:iCs/>
          <w:lang w:eastAsia="x-none"/>
        </w:rPr>
        <w:tab/>
        <w:t>Clarification on the support of 16-QAM for NB-IoT in TS 36.212</w:t>
      </w:r>
      <w:r w:rsidR="006B480F" w:rsidRPr="008A25CF">
        <w:rPr>
          <w:iCs/>
          <w:lang w:eastAsia="x-none"/>
        </w:rPr>
        <w:tab/>
        <w:t>Ericsson</w:t>
      </w:r>
    </w:p>
    <w:p w14:paraId="04D07C17" w14:textId="7A5AB878" w:rsidR="006B480F" w:rsidRPr="008A25CF" w:rsidRDefault="002328C4" w:rsidP="006B480F">
      <w:pPr>
        <w:rPr>
          <w:iCs/>
          <w:lang w:eastAsia="x-none"/>
        </w:rPr>
      </w:pPr>
      <w:hyperlink r:id="rId1869" w:history="1">
        <w:r w:rsidR="004371F4">
          <w:rPr>
            <w:rStyle w:val="Hyperlink"/>
            <w:iCs/>
            <w:lang w:eastAsia="x-none"/>
          </w:rPr>
          <w:t>R1-2202281</w:t>
        </w:r>
      </w:hyperlink>
      <w:r w:rsidR="006B480F" w:rsidRPr="008A25CF">
        <w:rPr>
          <w:iCs/>
          <w:lang w:eastAsia="x-none"/>
        </w:rPr>
        <w:tab/>
        <w:t>Clarification on the support of 16-QAM for NB-IoT in TS 36.213</w:t>
      </w:r>
      <w:r w:rsidR="006B480F" w:rsidRPr="008A25CF">
        <w:rPr>
          <w:iCs/>
          <w:lang w:eastAsia="x-none"/>
        </w:rPr>
        <w:tab/>
        <w:t>Ericsson</w:t>
      </w:r>
    </w:p>
    <w:p w14:paraId="4D352A90" w14:textId="110E3DE6" w:rsidR="006B480F" w:rsidRPr="008A25CF" w:rsidRDefault="002328C4" w:rsidP="006B480F">
      <w:pPr>
        <w:rPr>
          <w:iCs/>
          <w:lang w:eastAsia="x-none"/>
        </w:rPr>
      </w:pPr>
      <w:hyperlink r:id="rId1870" w:history="1">
        <w:r w:rsidR="004371F4">
          <w:rPr>
            <w:rStyle w:val="Hyperlink"/>
            <w:iCs/>
            <w:lang w:eastAsia="x-none"/>
          </w:rPr>
          <w:t>R1-2202477</w:t>
        </w:r>
      </w:hyperlink>
      <w:r w:rsidR="006B480F" w:rsidRPr="008A25CF">
        <w:rPr>
          <w:iCs/>
          <w:lang w:eastAsia="x-none"/>
        </w:rPr>
        <w:tab/>
        <w:t>Further considerations on Rel-17 NB-IoT and eMTC enhancements</w:t>
      </w:r>
      <w:r w:rsidR="006B480F" w:rsidRPr="008A25CF">
        <w:rPr>
          <w:iCs/>
          <w:lang w:eastAsia="x-none"/>
        </w:rPr>
        <w:tab/>
        <w:t>Huawei, HiSilicon</w:t>
      </w:r>
    </w:p>
    <w:p w14:paraId="0BAEB699" w14:textId="77777777" w:rsidR="006B480F" w:rsidRDefault="006B480F" w:rsidP="00A57C2E">
      <w:pPr>
        <w:pStyle w:val="Heading2"/>
      </w:pPr>
      <w:bookmarkStart w:id="265" w:name="_Toc95481813"/>
      <w:bookmarkStart w:id="266" w:name="_Toc98334452"/>
      <w:r w:rsidRPr="00540963">
        <w:t>Maintenance on Enhancements to Integrated Access and Backhaul</w:t>
      </w:r>
      <w:bookmarkEnd w:id="265"/>
      <w:bookmarkEnd w:id="266"/>
      <w:r w:rsidRPr="00540963">
        <w:t xml:space="preserve"> </w:t>
      </w:r>
    </w:p>
    <w:p w14:paraId="56822916" w14:textId="77777777" w:rsidR="00F26249" w:rsidRPr="009C6121" w:rsidRDefault="006B480F" w:rsidP="006B480F">
      <w:pPr>
        <w:rPr>
          <w:lang w:eastAsia="x-none"/>
        </w:rPr>
      </w:pPr>
      <w:r w:rsidRPr="009C6121">
        <w:rPr>
          <w:lang w:eastAsia="x-none"/>
        </w:rPr>
        <w:t xml:space="preserve">[108-e-R17-RRC-eIAB] </w:t>
      </w:r>
      <w:r w:rsidR="00F26249" w:rsidRPr="009C6121">
        <w:rPr>
          <w:lang w:eastAsia="x-none"/>
        </w:rPr>
        <w:t>– Luca (Qualcomm)</w:t>
      </w:r>
    </w:p>
    <w:p w14:paraId="489FCEB8" w14:textId="7E31C5E7" w:rsidR="006B480F" w:rsidRPr="009C6121" w:rsidRDefault="006B480F" w:rsidP="006B480F">
      <w:pPr>
        <w:rPr>
          <w:lang w:eastAsia="x-none"/>
        </w:rPr>
      </w:pPr>
      <w:r w:rsidRPr="009C6121">
        <w:rPr>
          <w:lang w:eastAsia="x-none"/>
        </w:rPr>
        <w:t>Email discussion on Rel-17 higher layer parameters (RRC, MAC-CE, and F1AP) for eIAB</w:t>
      </w:r>
    </w:p>
    <w:p w14:paraId="35CA3918" w14:textId="77777777" w:rsidR="006B480F" w:rsidRPr="009C6121" w:rsidRDefault="006B480F" w:rsidP="006D10BC">
      <w:pPr>
        <w:numPr>
          <w:ilvl w:val="0"/>
          <w:numId w:val="60"/>
        </w:numPr>
        <w:rPr>
          <w:lang w:eastAsia="x-none"/>
        </w:rPr>
      </w:pPr>
      <w:r w:rsidRPr="009C6121">
        <w:rPr>
          <w:rFonts w:hint="eastAsia"/>
          <w:lang w:eastAsia="x-none"/>
        </w:rPr>
        <w:t>1</w:t>
      </w:r>
      <w:r w:rsidRPr="009C6121">
        <w:rPr>
          <w:rFonts w:hint="eastAsia"/>
          <w:vertAlign w:val="superscript"/>
          <w:lang w:eastAsia="x-none"/>
        </w:rPr>
        <w:t>st</w:t>
      </w:r>
      <w:r w:rsidRPr="009C6121">
        <w:rPr>
          <w:rFonts w:hint="eastAsia"/>
          <w:lang w:eastAsia="x-none"/>
        </w:rPr>
        <w:t xml:space="preserve"> check point</w:t>
      </w:r>
      <w:r w:rsidRPr="009C6121">
        <w:t xml:space="preserve"> for first LS in </w:t>
      </w:r>
      <w:r w:rsidRPr="009C6121">
        <w:rPr>
          <w:lang w:eastAsia="x-none"/>
        </w:rPr>
        <w:t>[108-e-R17-RRC]</w:t>
      </w:r>
      <w:r w:rsidRPr="009C6121">
        <w:rPr>
          <w:rFonts w:hint="eastAsia"/>
          <w:lang w:eastAsia="x-none"/>
        </w:rPr>
        <w:t xml:space="preserve">: </w:t>
      </w:r>
      <w:r w:rsidRPr="009C6121">
        <w:t>February</w:t>
      </w:r>
      <w:r w:rsidRPr="009C6121">
        <w:rPr>
          <w:rFonts w:hint="eastAsia"/>
        </w:rPr>
        <w:t xml:space="preserve"> </w:t>
      </w:r>
      <w:r w:rsidRPr="009C6121">
        <w:t>24</w:t>
      </w:r>
    </w:p>
    <w:p w14:paraId="29FD15CD" w14:textId="77777777" w:rsidR="006B480F" w:rsidRPr="009C6121" w:rsidRDefault="006B480F" w:rsidP="006D10BC">
      <w:pPr>
        <w:numPr>
          <w:ilvl w:val="0"/>
          <w:numId w:val="60"/>
        </w:numPr>
        <w:rPr>
          <w:lang w:eastAsia="x-none"/>
        </w:rPr>
      </w:pPr>
      <w:r w:rsidRPr="009C6121">
        <w:rPr>
          <w:lang w:eastAsia="x-none"/>
        </w:rPr>
        <w:t>Final</w:t>
      </w:r>
      <w:r w:rsidRPr="009C6121">
        <w:rPr>
          <w:rFonts w:hint="eastAsia"/>
          <w:lang w:eastAsia="x-none"/>
        </w:rPr>
        <w:t xml:space="preserve"> check point</w:t>
      </w:r>
      <w:r w:rsidRPr="009C6121">
        <w:rPr>
          <w:lang w:eastAsia="x-none"/>
        </w:rPr>
        <w:t xml:space="preserve"> for second LS in [108-e-R17-RRC] if necessary</w:t>
      </w:r>
      <w:r w:rsidRPr="009C6121">
        <w:rPr>
          <w:rFonts w:hint="eastAsia"/>
          <w:lang w:eastAsia="x-none"/>
        </w:rPr>
        <w:t xml:space="preserve">: </w:t>
      </w:r>
      <w:r w:rsidRPr="009C6121">
        <w:t>March 3</w:t>
      </w:r>
    </w:p>
    <w:p w14:paraId="718BE875" w14:textId="0B8F7157" w:rsidR="009C6121" w:rsidRPr="009C6121" w:rsidRDefault="002328C4" w:rsidP="009C6121">
      <w:pPr>
        <w:rPr>
          <w:b/>
          <w:bCs/>
          <w:lang w:eastAsia="x-none"/>
        </w:rPr>
      </w:pPr>
      <w:hyperlink r:id="rId1871" w:history="1">
        <w:r w:rsidR="004371F4">
          <w:rPr>
            <w:rStyle w:val="Hyperlink"/>
            <w:b/>
            <w:bCs/>
            <w:lang w:eastAsia="x-none"/>
          </w:rPr>
          <w:t>R1-2202907</w:t>
        </w:r>
      </w:hyperlink>
      <w:r w:rsidR="009C6121" w:rsidRPr="009C6121">
        <w:rPr>
          <w:b/>
          <w:bCs/>
          <w:lang w:eastAsia="x-none"/>
        </w:rPr>
        <w:tab/>
        <w:t>Summary of [108-e-R17-RRC-eIAB] Email discussion on Rel-17 RRC parameters for eIAB</w:t>
      </w:r>
      <w:r w:rsidR="009C6121" w:rsidRPr="009C6121">
        <w:rPr>
          <w:b/>
          <w:bCs/>
          <w:lang w:eastAsia="x-none"/>
        </w:rPr>
        <w:tab/>
        <w:t>Moderator (Qualcomm)</w:t>
      </w:r>
    </w:p>
    <w:p w14:paraId="098F5439" w14:textId="77777777" w:rsidR="009C6121" w:rsidRDefault="009C6121" w:rsidP="009C6121">
      <w:pPr>
        <w:rPr>
          <w:lang w:eastAsia="x-none"/>
        </w:rPr>
      </w:pPr>
      <w:r w:rsidRPr="009C4C1C">
        <w:t xml:space="preserve">Document is noted. For consolidation under 8 in </w:t>
      </w:r>
      <w:r w:rsidRPr="007160F5">
        <w:rPr>
          <w:lang w:eastAsia="x-none"/>
        </w:rPr>
        <w:t>[108-e-R17-RRC]</w:t>
      </w:r>
      <w:r>
        <w:rPr>
          <w:lang w:eastAsia="x-none"/>
        </w:rPr>
        <w:t>.</w:t>
      </w:r>
    </w:p>
    <w:p w14:paraId="43C48134" w14:textId="77777777" w:rsidR="009C6121" w:rsidRDefault="009C6121" w:rsidP="009C6121">
      <w:pPr>
        <w:rPr>
          <w:lang w:eastAsia="x-none"/>
        </w:rPr>
      </w:pPr>
    </w:p>
    <w:p w14:paraId="759F3D95" w14:textId="38E7CB05" w:rsidR="00F26249" w:rsidRDefault="002328C4" w:rsidP="009C6121">
      <w:pPr>
        <w:rPr>
          <w:lang w:eastAsia="x-none"/>
        </w:rPr>
      </w:pPr>
      <w:hyperlink r:id="rId1872" w:history="1">
        <w:r w:rsidR="004371F4">
          <w:rPr>
            <w:rStyle w:val="Hyperlink"/>
            <w:lang w:eastAsia="x-none"/>
          </w:rPr>
          <w:t>R1-2202943</w:t>
        </w:r>
      </w:hyperlink>
      <w:r w:rsidR="009C6121">
        <w:rPr>
          <w:lang w:eastAsia="x-none"/>
        </w:rPr>
        <w:tab/>
        <w:t>RAN1 decisions for Rel-17 eIAB</w:t>
      </w:r>
      <w:r w:rsidR="009C6121">
        <w:rPr>
          <w:lang w:eastAsia="x-none"/>
        </w:rPr>
        <w:tab/>
        <w:t>WI rapporteur (Qualcomm)</w:t>
      </w:r>
    </w:p>
    <w:p w14:paraId="0E11BBBF" w14:textId="55C6E0C4" w:rsidR="009C6121" w:rsidRDefault="009C6121" w:rsidP="009C6121">
      <w:pPr>
        <w:rPr>
          <w:lang w:eastAsia="x-none"/>
        </w:rPr>
      </w:pPr>
    </w:p>
    <w:p w14:paraId="49A9A4CE" w14:textId="77777777" w:rsidR="009C6121" w:rsidRDefault="009C6121" w:rsidP="009C6121">
      <w:pPr>
        <w:rPr>
          <w:highlight w:val="yellow"/>
          <w:lang w:eastAsia="x-none"/>
        </w:rPr>
      </w:pPr>
    </w:p>
    <w:p w14:paraId="1AF56A58" w14:textId="77777777" w:rsidR="005D342A" w:rsidRPr="00C0339A" w:rsidRDefault="00F26249" w:rsidP="00F26249">
      <w:pPr>
        <w:rPr>
          <w:lang w:eastAsia="x-none"/>
        </w:rPr>
      </w:pPr>
      <w:bookmarkStart w:id="267" w:name="_Hlk97541497"/>
      <w:r w:rsidRPr="00C0339A">
        <w:rPr>
          <w:lang w:eastAsia="x-none"/>
        </w:rPr>
        <w:t xml:space="preserve">[108-e-R17-eIAB-03] </w:t>
      </w:r>
      <w:r w:rsidR="005D342A" w:rsidRPr="00C0339A">
        <w:rPr>
          <w:lang w:eastAsia="x-none"/>
        </w:rPr>
        <w:t>– Luca (Qualcomm)</w:t>
      </w:r>
    </w:p>
    <w:p w14:paraId="790A6D5E" w14:textId="766850EC" w:rsidR="00F26249" w:rsidRPr="00C0339A" w:rsidRDefault="00F26249" w:rsidP="00F26249">
      <w:pPr>
        <w:rPr>
          <w:lang w:eastAsia="x-none"/>
        </w:rPr>
      </w:pPr>
      <w:r w:rsidRPr="00C0339A">
        <w:rPr>
          <w:lang w:eastAsia="x-none"/>
        </w:rPr>
        <w:t>Email discussion on Rel-17 MAC-CE and F1AP for eIAB by February 25</w:t>
      </w:r>
    </w:p>
    <w:p w14:paraId="5D128E20" w14:textId="6500B6B4" w:rsidR="005D342A" w:rsidRPr="00C0339A" w:rsidRDefault="002328C4" w:rsidP="005D342A">
      <w:pPr>
        <w:rPr>
          <w:b/>
          <w:bCs/>
          <w:lang w:eastAsia="x-none"/>
        </w:rPr>
      </w:pPr>
      <w:hyperlink r:id="rId1873" w:history="1">
        <w:r w:rsidR="004371F4">
          <w:rPr>
            <w:rStyle w:val="Hyperlink"/>
            <w:b/>
            <w:bCs/>
            <w:lang w:eastAsia="x-none"/>
          </w:rPr>
          <w:t>R1-2202726</w:t>
        </w:r>
      </w:hyperlink>
      <w:r w:rsidR="005D342A" w:rsidRPr="00C0339A">
        <w:rPr>
          <w:b/>
          <w:bCs/>
          <w:lang w:eastAsia="x-none"/>
        </w:rPr>
        <w:tab/>
        <w:t>[Draft] LS on upper layers parameters for Rel-17 eIAB</w:t>
      </w:r>
      <w:r w:rsidR="005D342A" w:rsidRPr="00C0339A">
        <w:rPr>
          <w:b/>
          <w:bCs/>
          <w:lang w:eastAsia="x-none"/>
        </w:rPr>
        <w:tab/>
        <w:t>Qualcomm</w:t>
      </w:r>
    </w:p>
    <w:p w14:paraId="2BE3480E" w14:textId="06A0FA93" w:rsidR="005D342A" w:rsidRPr="008A25CF" w:rsidRDefault="00C0339A" w:rsidP="005D342A">
      <w:pPr>
        <w:rPr>
          <w:highlight w:val="yellow"/>
          <w:lang w:eastAsia="x-none"/>
        </w:rPr>
      </w:pPr>
      <w:r w:rsidRPr="005D342A">
        <w:rPr>
          <w:b/>
          <w:bCs/>
          <w:lang w:eastAsia="x-none"/>
        </w:rPr>
        <w:t>Decision:</w:t>
      </w:r>
      <w:r w:rsidRPr="005D342A">
        <w:rPr>
          <w:lang w:eastAsia="x-none"/>
        </w:rPr>
        <w:t xml:space="preserve"> As per email decision posted on </w:t>
      </w:r>
      <w:r>
        <w:rPr>
          <w:lang w:eastAsia="x-none"/>
        </w:rPr>
        <w:t>Mar 1</w:t>
      </w:r>
      <w:r w:rsidRPr="00C0339A">
        <w:rPr>
          <w:vertAlign w:val="superscript"/>
          <w:lang w:eastAsia="x-none"/>
        </w:rPr>
        <w:t>st</w:t>
      </w:r>
      <w:r>
        <w:rPr>
          <w:lang w:eastAsia="x-none"/>
        </w:rPr>
        <w:t xml:space="preserve">, the draft LS </w:t>
      </w:r>
      <w:r w:rsidRPr="00C0339A">
        <w:rPr>
          <w:lang w:eastAsia="x-none"/>
        </w:rPr>
        <w:t>on upper layers parameters for Rel-17 eIAB to RAN2, RAN3</w:t>
      </w:r>
      <w:r>
        <w:rPr>
          <w:lang w:eastAsia="x-none"/>
        </w:rPr>
        <w:t xml:space="preserve"> is endorsed. Final LS is </w:t>
      </w:r>
      <w:r w:rsidRPr="00C0339A">
        <w:rPr>
          <w:highlight w:val="green"/>
          <w:lang w:eastAsia="x-none"/>
        </w:rPr>
        <w:t xml:space="preserve">approved in </w:t>
      </w:r>
      <w:hyperlink r:id="rId1874" w:history="1">
        <w:r w:rsidR="004371F4">
          <w:rPr>
            <w:rStyle w:val="Hyperlink"/>
            <w:highlight w:val="green"/>
            <w:lang w:eastAsia="x-none"/>
          </w:rPr>
          <w:t>R1-2202737</w:t>
        </w:r>
      </w:hyperlink>
      <w:r>
        <w:rPr>
          <w:lang w:eastAsia="x-none"/>
        </w:rPr>
        <w:t>.</w:t>
      </w:r>
    </w:p>
    <w:p w14:paraId="2012B340" w14:textId="75EAEA75" w:rsidR="00F26249" w:rsidRDefault="007F37D7" w:rsidP="00F26249">
      <w:pPr>
        <w:rPr>
          <w:lang w:eastAsia="x-none"/>
        </w:rPr>
      </w:pPr>
      <w:r w:rsidRPr="007F37D7">
        <w:rPr>
          <w:lang w:eastAsia="x-none"/>
        </w:rPr>
        <w:t>By the end of the meeting, an updated list of parameters based on all the agreements made in RAN1#108-e is endorsed.</w:t>
      </w:r>
    </w:p>
    <w:p w14:paraId="50318D8E" w14:textId="355BEA00" w:rsidR="007F37D7" w:rsidRPr="007F37D7" w:rsidRDefault="002328C4" w:rsidP="00F26249">
      <w:pPr>
        <w:rPr>
          <w:b/>
          <w:bCs/>
          <w:lang w:eastAsia="x-none"/>
        </w:rPr>
      </w:pPr>
      <w:hyperlink r:id="rId1875" w:history="1">
        <w:r w:rsidR="004371F4">
          <w:rPr>
            <w:rStyle w:val="Hyperlink"/>
            <w:b/>
            <w:bCs/>
            <w:highlight w:val="green"/>
            <w:lang w:eastAsia="x-none"/>
          </w:rPr>
          <w:t>R1-2202947</w:t>
        </w:r>
      </w:hyperlink>
      <w:r w:rsidR="007F37D7" w:rsidRPr="007F37D7">
        <w:rPr>
          <w:b/>
          <w:bCs/>
          <w:lang w:eastAsia="x-none"/>
        </w:rPr>
        <w:tab/>
        <w:t>LS on upper layers parameters for Rel-17 eIAB</w:t>
      </w:r>
      <w:r w:rsidR="007F37D7" w:rsidRPr="007F37D7">
        <w:rPr>
          <w:b/>
          <w:bCs/>
          <w:lang w:eastAsia="x-none"/>
        </w:rPr>
        <w:tab/>
        <w:t>RAN1, Qualcomm</w:t>
      </w:r>
    </w:p>
    <w:p w14:paraId="463BD073" w14:textId="480A627D" w:rsidR="007F37D7" w:rsidRDefault="007F37D7" w:rsidP="00F26249">
      <w:pPr>
        <w:rPr>
          <w:highlight w:val="cyan"/>
          <w:lang w:eastAsia="x-none"/>
        </w:rPr>
      </w:pPr>
      <w:r w:rsidRPr="005D342A">
        <w:rPr>
          <w:b/>
          <w:bCs/>
          <w:lang w:eastAsia="x-none"/>
        </w:rPr>
        <w:t>Decision:</w:t>
      </w:r>
      <w:r w:rsidRPr="005D342A">
        <w:rPr>
          <w:lang w:eastAsia="x-none"/>
        </w:rPr>
        <w:t xml:space="preserve"> As per email decision posted on </w:t>
      </w:r>
      <w:r>
        <w:rPr>
          <w:lang w:eastAsia="x-none"/>
        </w:rPr>
        <w:t>Mar 3</w:t>
      </w:r>
      <w:r w:rsidRPr="007F37D7">
        <w:rPr>
          <w:vertAlign w:val="superscript"/>
          <w:lang w:eastAsia="x-none"/>
        </w:rPr>
        <w:t>rd</w:t>
      </w:r>
      <w:r>
        <w:rPr>
          <w:lang w:eastAsia="x-none"/>
        </w:rPr>
        <w:t>, the</w:t>
      </w:r>
      <w:r w:rsidRPr="007F37D7">
        <w:t xml:space="preserve"> </w:t>
      </w:r>
      <w:r w:rsidRPr="007F37D7">
        <w:rPr>
          <w:lang w:eastAsia="x-none"/>
        </w:rPr>
        <w:t>LS on updated upper layers parameters for Rel-17 eIAB is</w:t>
      </w:r>
      <w:r>
        <w:rPr>
          <w:lang w:eastAsia="x-none"/>
        </w:rPr>
        <w:t xml:space="preserve"> approved. T</w:t>
      </w:r>
      <w:r w:rsidRPr="007F37D7">
        <w:rPr>
          <w:lang w:eastAsia="x-none"/>
        </w:rPr>
        <w:t>hat LS supersede</w:t>
      </w:r>
      <w:r>
        <w:rPr>
          <w:lang w:eastAsia="x-none"/>
        </w:rPr>
        <w:t>s</w:t>
      </w:r>
      <w:r w:rsidRPr="007F37D7">
        <w:rPr>
          <w:lang w:eastAsia="x-none"/>
        </w:rPr>
        <w:t xml:space="preserve"> the previous one in </w:t>
      </w:r>
      <w:r>
        <w:rPr>
          <w:lang w:eastAsia="x-none"/>
        </w:rPr>
        <w:t>x</w:t>
      </w:r>
      <w:r w:rsidRPr="007F37D7">
        <w:rPr>
          <w:lang w:eastAsia="x-none"/>
        </w:rPr>
        <w:t>2737</w:t>
      </w:r>
      <w:r>
        <w:rPr>
          <w:lang w:eastAsia="x-none"/>
        </w:rPr>
        <w:t>.</w:t>
      </w:r>
    </w:p>
    <w:bookmarkEnd w:id="267"/>
    <w:p w14:paraId="5D0A77B5" w14:textId="5847055B" w:rsidR="00F26249" w:rsidRDefault="00F26249" w:rsidP="006B480F">
      <w:pPr>
        <w:rPr>
          <w:highlight w:val="yellow"/>
          <w:lang w:eastAsia="x-none"/>
        </w:rPr>
      </w:pPr>
    </w:p>
    <w:p w14:paraId="37A553AB" w14:textId="77777777" w:rsidR="007F37D7" w:rsidRDefault="007F37D7" w:rsidP="006B480F">
      <w:pPr>
        <w:rPr>
          <w:highlight w:val="yellow"/>
          <w:lang w:eastAsia="x-none"/>
        </w:rPr>
      </w:pPr>
    </w:p>
    <w:p w14:paraId="6B4E2710" w14:textId="4F6CF2F5" w:rsidR="006B480F" w:rsidRPr="00C86571" w:rsidRDefault="002328C4" w:rsidP="006B480F">
      <w:pPr>
        <w:rPr>
          <w:b/>
          <w:bCs/>
          <w:lang w:eastAsia="x-none"/>
        </w:rPr>
      </w:pPr>
      <w:hyperlink r:id="rId1876" w:history="1">
        <w:r w:rsidR="004371F4">
          <w:rPr>
            <w:rStyle w:val="Hyperlink"/>
            <w:b/>
            <w:bCs/>
            <w:lang w:eastAsia="x-none"/>
          </w:rPr>
          <w:t>R1-2202155</w:t>
        </w:r>
      </w:hyperlink>
      <w:r w:rsidR="006B480F" w:rsidRPr="00C86571">
        <w:rPr>
          <w:b/>
          <w:bCs/>
          <w:lang w:eastAsia="x-none"/>
        </w:rPr>
        <w:tab/>
        <w:t>Text proposals for RAN1 related IAB updates to TS 38.300</w:t>
      </w:r>
      <w:r w:rsidR="006B480F" w:rsidRPr="00C86571">
        <w:rPr>
          <w:b/>
          <w:bCs/>
          <w:lang w:eastAsia="x-none"/>
        </w:rPr>
        <w:tab/>
        <w:t>Qualcomm Incorporated</w:t>
      </w:r>
    </w:p>
    <w:p w14:paraId="39994E88" w14:textId="77777777" w:rsidR="00F26249" w:rsidRPr="00C86571" w:rsidRDefault="00F26249" w:rsidP="00F26249">
      <w:pPr>
        <w:rPr>
          <w:lang w:eastAsia="x-none"/>
        </w:rPr>
      </w:pPr>
      <w:r w:rsidRPr="00C86571">
        <w:rPr>
          <w:lang w:eastAsia="x-none"/>
        </w:rPr>
        <w:t>[108-e-R17-eIAB-04] – Luca (Qualcomm)</w:t>
      </w:r>
    </w:p>
    <w:p w14:paraId="5C60EB4E" w14:textId="2DA7DC37" w:rsidR="00F26249" w:rsidRPr="00C86571" w:rsidRDefault="00F26249" w:rsidP="00F26249">
      <w:r w:rsidRPr="00C86571">
        <w:rPr>
          <w:lang w:eastAsia="x-none"/>
        </w:rPr>
        <w:t>Email discussion on eIAB TP (</w:t>
      </w:r>
      <w:hyperlink r:id="rId1877" w:history="1">
        <w:r w:rsidR="004371F4">
          <w:rPr>
            <w:rStyle w:val="Hyperlink"/>
            <w:lang w:eastAsia="x-none"/>
          </w:rPr>
          <w:t>R1-2202155</w:t>
        </w:r>
      </w:hyperlink>
      <w:r w:rsidRPr="00C86571">
        <w:rPr>
          <w:lang w:eastAsia="x-none"/>
        </w:rPr>
        <w:t>) for 38.300 by February 24</w:t>
      </w:r>
    </w:p>
    <w:p w14:paraId="7CB6AAC3" w14:textId="171C176D" w:rsidR="00F26249" w:rsidRPr="005D342A" w:rsidRDefault="005D342A" w:rsidP="006B480F">
      <w:pPr>
        <w:rPr>
          <w:lang w:eastAsia="x-none"/>
        </w:rPr>
      </w:pPr>
      <w:r w:rsidRPr="005D342A">
        <w:rPr>
          <w:b/>
          <w:bCs/>
          <w:lang w:eastAsia="x-none"/>
        </w:rPr>
        <w:t>Decision:</w:t>
      </w:r>
      <w:r w:rsidRPr="005D342A">
        <w:rPr>
          <w:lang w:eastAsia="x-none"/>
        </w:rPr>
        <w:t xml:space="preserve"> As per email decision posted on Feb 26</w:t>
      </w:r>
      <w:r w:rsidRPr="005D342A">
        <w:rPr>
          <w:vertAlign w:val="superscript"/>
          <w:lang w:eastAsia="x-none"/>
        </w:rPr>
        <w:t>th</w:t>
      </w:r>
      <w:r w:rsidRPr="005D342A">
        <w:rPr>
          <w:lang w:eastAsia="x-none"/>
        </w:rPr>
        <w:t>,</w:t>
      </w:r>
    </w:p>
    <w:p w14:paraId="7580C979" w14:textId="77777777" w:rsidR="005D342A" w:rsidRPr="005D342A" w:rsidRDefault="005D342A" w:rsidP="005D342A">
      <w:pPr>
        <w:wordWrap w:val="0"/>
        <w:rPr>
          <w:rFonts w:cs="Times"/>
          <w:szCs w:val="20"/>
        </w:rPr>
      </w:pPr>
      <w:r w:rsidRPr="005D342A">
        <w:rPr>
          <w:rFonts w:cs="Times"/>
          <w:szCs w:val="20"/>
          <w:highlight w:val="green"/>
        </w:rPr>
        <w:t>Agreement</w:t>
      </w:r>
    </w:p>
    <w:p w14:paraId="14CD5C18" w14:textId="77777777" w:rsidR="005D342A" w:rsidRDefault="005D342A" w:rsidP="005D342A">
      <w:pPr>
        <w:rPr>
          <w:rFonts w:cs="Times"/>
          <w:szCs w:val="20"/>
        </w:rPr>
      </w:pPr>
      <w:r w:rsidRPr="00413686">
        <w:rPr>
          <w:rFonts w:cs="Times"/>
          <w:szCs w:val="20"/>
        </w:rPr>
        <w:t>The following TPs are endorsed from RAN1 perspective for TS38.300</w:t>
      </w:r>
      <w:r>
        <w:rPr>
          <w:rFonts w:cs="Times"/>
          <w:szCs w:val="20"/>
        </w:rPr>
        <w:t xml:space="preserve">. </w:t>
      </w:r>
    </w:p>
    <w:p w14:paraId="68BE11E1" w14:textId="74E68000" w:rsidR="005D342A" w:rsidRPr="00413686" w:rsidRDefault="005D342A" w:rsidP="005D342A">
      <w:pPr>
        <w:rPr>
          <w:rFonts w:cs="Times"/>
          <w:szCs w:val="20"/>
        </w:rPr>
      </w:pPr>
    </w:p>
    <w:tbl>
      <w:tblPr>
        <w:tblW w:w="0" w:type="auto"/>
        <w:tblCellMar>
          <w:left w:w="0" w:type="dxa"/>
          <w:right w:w="0" w:type="dxa"/>
        </w:tblCellMar>
        <w:tblLook w:val="04A0" w:firstRow="1" w:lastRow="0" w:firstColumn="1" w:lastColumn="0" w:noHBand="0" w:noVBand="1"/>
      </w:tblPr>
      <w:tblGrid>
        <w:gridCol w:w="9913"/>
      </w:tblGrid>
      <w:tr w:rsidR="005D342A" w:rsidRPr="005D342A" w14:paraId="3940DA7A" w14:textId="77777777" w:rsidTr="00195782">
        <w:tc>
          <w:tcPr>
            <w:tcW w:w="991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EC0C65E" w14:textId="77777777" w:rsidR="005D342A" w:rsidRPr="005D342A" w:rsidRDefault="005D342A" w:rsidP="001A7C80">
            <w:pPr>
              <w:keepNext/>
              <w:ind w:left="1134" w:hanging="1134"/>
              <w:jc w:val="center"/>
              <w:rPr>
                <w:rFonts w:ascii="Arial" w:hAnsi="Arial" w:cs="Arial"/>
                <w:color w:val="0070C0"/>
                <w:sz w:val="16"/>
                <w:szCs w:val="16"/>
                <w:lang w:eastAsia="zh-CN"/>
              </w:rPr>
            </w:pPr>
            <w:r w:rsidRPr="005D342A">
              <w:rPr>
                <w:rFonts w:ascii="Arial" w:hAnsi="Arial" w:cs="Arial"/>
                <w:b/>
                <w:bCs/>
                <w:color w:val="0070C0"/>
                <w:sz w:val="16"/>
                <w:szCs w:val="16"/>
              </w:rPr>
              <w:t>&lt;</w:t>
            </w:r>
            <w:r w:rsidRPr="005D342A">
              <w:rPr>
                <w:rFonts w:ascii="Arial" w:hAnsi="Arial" w:cs="Arial"/>
                <w:color w:val="0070C0"/>
                <w:sz w:val="16"/>
                <w:szCs w:val="16"/>
                <w:lang w:eastAsia="zh-CN"/>
              </w:rPr>
              <w:t>Unchanged text is omitted&gt;</w:t>
            </w:r>
          </w:p>
          <w:p w14:paraId="2486F7FD" w14:textId="31D607EC" w:rsidR="005D342A" w:rsidRPr="005D342A" w:rsidRDefault="005D342A" w:rsidP="005D342A">
            <w:pPr>
              <w:rPr>
                <w:b/>
                <w:bCs/>
                <w:lang w:eastAsia="ko-KR"/>
              </w:rPr>
            </w:pPr>
            <w:r w:rsidRPr="005D342A">
              <w:rPr>
                <w:rFonts w:ascii="Arial" w:eastAsia="Times New Roman" w:hAnsi="Arial" w:cs="Arial"/>
                <w:b/>
                <w:bCs/>
                <w:sz w:val="16"/>
                <w:szCs w:val="16"/>
              </w:rPr>
              <w:t>5.3.5.3</w:t>
            </w:r>
            <w:r w:rsidRPr="005D342A">
              <w:rPr>
                <w:b/>
                <w:bCs/>
                <w:lang w:eastAsia="ko-KR"/>
              </w:rPr>
              <w:tab/>
            </w:r>
            <w:r w:rsidRPr="005D342A">
              <w:rPr>
                <w:rFonts w:ascii="Arial" w:eastAsia="Times New Roman" w:hAnsi="Arial" w:cs="Arial"/>
                <w:b/>
                <w:bCs/>
                <w:sz w:val="16"/>
                <w:szCs w:val="16"/>
              </w:rPr>
              <w:t>Uplink timing control</w:t>
            </w:r>
          </w:p>
          <w:p w14:paraId="68E477B4" w14:textId="77777777" w:rsidR="005D342A" w:rsidRPr="005D342A" w:rsidRDefault="005D342A" w:rsidP="001A7C80">
            <w:pPr>
              <w:pStyle w:val="paragraph0"/>
              <w:textAlignment w:val="baseline"/>
              <w:rPr>
                <w:rFonts w:ascii="Arial" w:hAnsi="Arial" w:cs="Arial"/>
                <w:sz w:val="16"/>
                <w:szCs w:val="16"/>
              </w:rPr>
            </w:pPr>
            <w:r w:rsidRPr="005D342A">
              <w:rPr>
                <w:rStyle w:val="normaltextrun"/>
                <w:rFonts w:ascii="Arial" w:hAnsi="Arial" w:cs="Arial"/>
                <w:sz w:val="16"/>
                <w:szCs w:val="16"/>
              </w:rPr>
              <w:t>The gNB determines the desired Timing Advance setting and provides that to the UE</w:t>
            </w:r>
            <w:r w:rsidRPr="005D342A">
              <w:rPr>
                <w:rStyle w:val="normaltextrun"/>
                <w:rFonts w:ascii="Arial" w:hAnsi="Arial" w:cs="Arial"/>
                <w:color w:val="FF0000"/>
                <w:sz w:val="16"/>
                <w:szCs w:val="16"/>
              </w:rPr>
              <w:t>/IAB-MT</w:t>
            </w:r>
            <w:r w:rsidRPr="005D342A">
              <w:rPr>
                <w:rStyle w:val="normaltextrun"/>
                <w:rFonts w:ascii="Arial" w:hAnsi="Arial" w:cs="Arial"/>
                <w:sz w:val="16"/>
                <w:szCs w:val="16"/>
              </w:rPr>
              <w:t>. The UE</w:t>
            </w:r>
            <w:r w:rsidRPr="005D342A">
              <w:rPr>
                <w:rStyle w:val="normaltextrun"/>
                <w:rFonts w:ascii="Arial" w:hAnsi="Arial" w:cs="Arial"/>
                <w:color w:val="FF0000"/>
                <w:sz w:val="16"/>
                <w:szCs w:val="16"/>
              </w:rPr>
              <w:t xml:space="preserve">/IAB-MT </w:t>
            </w:r>
            <w:r w:rsidRPr="005D342A">
              <w:rPr>
                <w:rStyle w:val="normaltextrun"/>
                <w:rFonts w:ascii="Arial" w:hAnsi="Arial" w:cs="Arial"/>
                <w:sz w:val="16"/>
                <w:szCs w:val="16"/>
              </w:rPr>
              <w:t>uses the provided TA to determine its uplink transmit timing relative to the UE</w:t>
            </w:r>
            <w:r w:rsidRPr="005D342A">
              <w:rPr>
                <w:rStyle w:val="normaltextrun"/>
                <w:rFonts w:ascii="Arial" w:hAnsi="Arial" w:cs="Arial"/>
                <w:color w:val="FF0000"/>
                <w:sz w:val="16"/>
                <w:szCs w:val="16"/>
              </w:rPr>
              <w:t xml:space="preserve">/IAB-MT's </w:t>
            </w:r>
            <w:r w:rsidRPr="005D342A">
              <w:rPr>
                <w:rStyle w:val="normaltextrun"/>
                <w:rFonts w:ascii="Arial" w:hAnsi="Arial" w:cs="Arial"/>
                <w:sz w:val="16"/>
                <w:szCs w:val="16"/>
              </w:rPr>
              <w:t>observed downlink receive timing.</w:t>
            </w:r>
            <w:r w:rsidRPr="005D342A">
              <w:rPr>
                <w:rStyle w:val="eop"/>
                <w:rFonts w:ascii="Arial" w:eastAsia="SimSun" w:hAnsi="Arial" w:cs="Arial"/>
                <w:sz w:val="16"/>
                <w:szCs w:val="16"/>
              </w:rPr>
              <w:t> </w:t>
            </w:r>
          </w:p>
          <w:p w14:paraId="1FD12995" w14:textId="77777777" w:rsidR="005D342A" w:rsidRPr="005D342A" w:rsidRDefault="005D342A" w:rsidP="001A7C80">
            <w:pPr>
              <w:pStyle w:val="paragraph0"/>
              <w:textAlignment w:val="baseline"/>
              <w:rPr>
                <w:rFonts w:ascii="Arial" w:hAnsi="Arial" w:cs="Arial"/>
                <w:color w:val="FF0000"/>
                <w:sz w:val="16"/>
                <w:szCs w:val="16"/>
              </w:rPr>
            </w:pPr>
            <w:r w:rsidRPr="005D342A">
              <w:rPr>
                <w:rStyle w:val="normaltextrun"/>
                <w:rFonts w:ascii="Arial" w:hAnsi="Arial" w:cs="Arial"/>
                <w:color w:val="FF0000"/>
                <w:sz w:val="16"/>
                <w:szCs w:val="16"/>
              </w:rPr>
              <w:t>An IAB-node may support additional modes for uplink timing:</w:t>
            </w:r>
            <w:r w:rsidRPr="005D342A">
              <w:rPr>
                <w:rStyle w:val="eop"/>
                <w:rFonts w:ascii="Arial" w:eastAsia="SimSun" w:hAnsi="Arial" w:cs="Arial"/>
                <w:color w:val="FF0000"/>
                <w:sz w:val="16"/>
                <w:szCs w:val="16"/>
              </w:rPr>
              <w:t> </w:t>
            </w:r>
          </w:p>
          <w:p w14:paraId="3634EFE7" w14:textId="77777777" w:rsidR="005D342A" w:rsidRPr="005D342A" w:rsidRDefault="005D342A" w:rsidP="00F44FD9">
            <w:pPr>
              <w:pStyle w:val="paragraph0"/>
              <w:numPr>
                <w:ilvl w:val="0"/>
                <w:numId w:val="149"/>
              </w:numPr>
              <w:spacing w:line="240" w:lineRule="auto"/>
              <w:textAlignment w:val="baseline"/>
              <w:rPr>
                <w:rFonts w:ascii="Arial" w:hAnsi="Arial" w:cs="Arial"/>
                <w:color w:val="FF0000"/>
                <w:sz w:val="16"/>
                <w:szCs w:val="16"/>
              </w:rPr>
            </w:pPr>
            <w:r w:rsidRPr="005D342A">
              <w:rPr>
                <w:rStyle w:val="normaltextrun"/>
                <w:rFonts w:ascii="Arial" w:hAnsi="Arial" w:cs="Arial"/>
                <w:color w:val="FF0000"/>
                <w:sz w:val="16"/>
                <w:szCs w:val="16"/>
              </w:rPr>
              <w:t>The IAB-MT uses the provided TA plus a provided an additional offset to determine its uplink transmission timing, to facilitate parent node’s IAB-MT Rx / IAB-DU Rx multiplexing.</w:t>
            </w:r>
            <w:r w:rsidRPr="005D342A">
              <w:rPr>
                <w:rStyle w:val="eop"/>
                <w:rFonts w:ascii="Arial" w:eastAsia="SimSun" w:hAnsi="Arial" w:cs="Arial"/>
                <w:color w:val="FF0000"/>
                <w:sz w:val="16"/>
                <w:szCs w:val="16"/>
              </w:rPr>
              <w:t> </w:t>
            </w:r>
          </w:p>
          <w:p w14:paraId="27E4424B" w14:textId="77777777" w:rsidR="005D342A" w:rsidRPr="005D342A" w:rsidRDefault="005D342A" w:rsidP="00F44FD9">
            <w:pPr>
              <w:pStyle w:val="paragraph0"/>
              <w:numPr>
                <w:ilvl w:val="0"/>
                <w:numId w:val="149"/>
              </w:numPr>
              <w:spacing w:line="240" w:lineRule="auto"/>
              <w:textAlignment w:val="baseline"/>
              <w:rPr>
                <w:rFonts w:ascii="Arial" w:hAnsi="Arial" w:cs="Arial"/>
                <w:color w:val="FF0000"/>
                <w:sz w:val="16"/>
                <w:szCs w:val="16"/>
              </w:rPr>
            </w:pPr>
            <w:r w:rsidRPr="005D342A">
              <w:rPr>
                <w:rStyle w:val="normaltextrun"/>
                <w:rFonts w:ascii="Arial" w:hAnsi="Arial" w:cs="Arial"/>
                <w:color w:val="FF0000"/>
                <w:sz w:val="16"/>
                <w:szCs w:val="16"/>
              </w:rPr>
              <w:t>The IAB-MT aligns its uplink transmission timing to the IAB-DU downlink transmission timing, to facilitate IAB-MT Tx / IAB-DU Tx multiplexing.</w:t>
            </w:r>
            <w:r w:rsidRPr="005D342A">
              <w:rPr>
                <w:rStyle w:val="eop"/>
                <w:rFonts w:ascii="Arial" w:eastAsia="SimSun" w:hAnsi="Arial" w:cs="Arial"/>
                <w:color w:val="FF0000"/>
                <w:sz w:val="16"/>
                <w:szCs w:val="16"/>
              </w:rPr>
              <w:t> </w:t>
            </w:r>
          </w:p>
          <w:p w14:paraId="7ACFF4C2" w14:textId="77777777" w:rsidR="005D342A" w:rsidRPr="005D342A" w:rsidRDefault="005D342A" w:rsidP="001A7C80">
            <w:pPr>
              <w:pStyle w:val="paragraph0"/>
              <w:textAlignment w:val="baseline"/>
              <w:rPr>
                <w:rFonts w:ascii="Arial" w:hAnsi="Arial" w:cs="Arial"/>
                <w:color w:val="FF0000"/>
                <w:sz w:val="16"/>
                <w:szCs w:val="16"/>
              </w:rPr>
            </w:pPr>
            <w:r w:rsidRPr="005D342A">
              <w:rPr>
                <w:rStyle w:val="normaltextrun"/>
                <w:rFonts w:ascii="Arial" w:hAnsi="Arial" w:cs="Arial"/>
                <w:color w:val="FF0000"/>
                <w:sz w:val="16"/>
                <w:szCs w:val="16"/>
              </w:rPr>
              <w:t>The IAB-node uplink timing mode is indicated by the parent node via MAC-CE. </w:t>
            </w:r>
            <w:r w:rsidRPr="005D342A">
              <w:rPr>
                <w:rStyle w:val="eop"/>
                <w:rFonts w:ascii="Arial" w:eastAsia="SimSun" w:hAnsi="Arial" w:cs="Arial"/>
                <w:color w:val="FF0000"/>
                <w:sz w:val="16"/>
                <w:szCs w:val="16"/>
              </w:rPr>
              <w:t> </w:t>
            </w:r>
          </w:p>
          <w:p w14:paraId="16EDBB8D" w14:textId="77777777" w:rsidR="005D342A" w:rsidRPr="005D342A" w:rsidRDefault="005D342A" w:rsidP="001A7C80">
            <w:pPr>
              <w:keepNext/>
              <w:ind w:left="1134" w:hanging="1134"/>
              <w:jc w:val="center"/>
              <w:rPr>
                <w:rFonts w:ascii="Arial" w:hAnsi="Arial" w:cs="Arial"/>
                <w:color w:val="0070C0"/>
                <w:sz w:val="16"/>
                <w:szCs w:val="16"/>
                <w:lang w:eastAsia="zh-CN"/>
              </w:rPr>
            </w:pPr>
            <w:r w:rsidRPr="005D342A">
              <w:rPr>
                <w:rFonts w:ascii="Arial" w:hAnsi="Arial" w:cs="Arial"/>
                <w:b/>
                <w:bCs/>
                <w:color w:val="0070C0"/>
                <w:sz w:val="16"/>
                <w:szCs w:val="16"/>
              </w:rPr>
              <w:t>&lt;</w:t>
            </w:r>
            <w:r w:rsidRPr="005D342A">
              <w:rPr>
                <w:rFonts w:ascii="Arial" w:hAnsi="Arial" w:cs="Arial"/>
                <w:color w:val="0070C0"/>
                <w:sz w:val="16"/>
                <w:szCs w:val="16"/>
                <w:lang w:eastAsia="zh-CN"/>
              </w:rPr>
              <w:t>Unchanged text is omitted&gt;</w:t>
            </w:r>
          </w:p>
        </w:tc>
      </w:tr>
    </w:tbl>
    <w:p w14:paraId="080A5463" w14:textId="6B04F212" w:rsidR="005D342A" w:rsidRPr="00413686" w:rsidRDefault="005D342A" w:rsidP="00C0339A">
      <w:pPr>
        <w:tabs>
          <w:tab w:val="left" w:pos="720"/>
          <w:tab w:val="left" w:pos="1140"/>
        </w:tabs>
        <w:rPr>
          <w:lang w:eastAsia="ko-KR"/>
        </w:rPr>
      </w:pPr>
    </w:p>
    <w:tbl>
      <w:tblPr>
        <w:tblW w:w="0" w:type="auto"/>
        <w:tblCellMar>
          <w:left w:w="0" w:type="dxa"/>
          <w:right w:w="0" w:type="dxa"/>
        </w:tblCellMar>
        <w:tblLook w:val="04A0" w:firstRow="1" w:lastRow="0" w:firstColumn="1" w:lastColumn="0" w:noHBand="0" w:noVBand="1"/>
      </w:tblPr>
      <w:tblGrid>
        <w:gridCol w:w="9913"/>
      </w:tblGrid>
      <w:tr w:rsidR="005D342A" w:rsidRPr="005D342A" w14:paraId="2C2E7B59" w14:textId="77777777" w:rsidTr="00195782">
        <w:tc>
          <w:tcPr>
            <w:tcW w:w="991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F541A2F" w14:textId="77777777" w:rsidR="005D342A" w:rsidRPr="005D342A" w:rsidRDefault="005D342A" w:rsidP="001A7C80">
            <w:pPr>
              <w:keepNext/>
              <w:ind w:left="1134" w:hanging="1134"/>
              <w:jc w:val="center"/>
              <w:rPr>
                <w:rFonts w:ascii="Arial" w:hAnsi="Arial" w:cs="Arial"/>
                <w:color w:val="0070C0"/>
                <w:sz w:val="16"/>
                <w:szCs w:val="16"/>
                <w:lang w:eastAsia="zh-CN"/>
              </w:rPr>
            </w:pPr>
            <w:r w:rsidRPr="005D342A">
              <w:rPr>
                <w:rFonts w:ascii="Arial" w:hAnsi="Arial" w:cs="Arial"/>
                <w:b/>
                <w:bCs/>
                <w:color w:val="0070C0"/>
                <w:sz w:val="16"/>
                <w:szCs w:val="16"/>
              </w:rPr>
              <w:lastRenderedPageBreak/>
              <w:t>&lt;</w:t>
            </w:r>
            <w:r w:rsidRPr="005D342A">
              <w:rPr>
                <w:rFonts w:ascii="Arial" w:hAnsi="Arial" w:cs="Arial"/>
                <w:color w:val="0070C0"/>
                <w:sz w:val="16"/>
                <w:szCs w:val="16"/>
                <w:lang w:eastAsia="zh-CN"/>
              </w:rPr>
              <w:t>Unchanged text is omitted&gt;</w:t>
            </w:r>
          </w:p>
          <w:p w14:paraId="63D0D902" w14:textId="6171E9DE" w:rsidR="005D342A" w:rsidRPr="005D342A" w:rsidRDefault="005D342A" w:rsidP="005D342A">
            <w:pPr>
              <w:rPr>
                <w:b/>
                <w:bCs/>
                <w:lang w:eastAsia="ko-KR"/>
              </w:rPr>
            </w:pPr>
            <w:r w:rsidRPr="005D342A">
              <w:rPr>
                <w:rFonts w:ascii="Arial" w:eastAsia="Times New Roman" w:hAnsi="Arial" w:cs="Arial"/>
                <w:b/>
                <w:bCs/>
                <w:sz w:val="16"/>
                <w:szCs w:val="16"/>
              </w:rPr>
              <w:t>10.9</w:t>
            </w:r>
            <w:r w:rsidRPr="005D342A">
              <w:rPr>
                <w:b/>
                <w:bCs/>
                <w:lang w:eastAsia="ko-KR"/>
              </w:rPr>
              <w:tab/>
            </w:r>
            <w:r w:rsidRPr="005D342A">
              <w:rPr>
                <w:rFonts w:ascii="Arial" w:eastAsia="Times New Roman" w:hAnsi="Arial" w:cs="Arial"/>
                <w:b/>
                <w:bCs/>
                <w:sz w:val="16"/>
                <w:szCs w:val="16"/>
              </w:rPr>
              <w:t>IAB Resource Configuration</w:t>
            </w:r>
          </w:p>
          <w:p w14:paraId="5ACAC3AE" w14:textId="77777777" w:rsidR="005D342A" w:rsidRPr="005D342A" w:rsidRDefault="005D342A" w:rsidP="001A7C80">
            <w:pPr>
              <w:pStyle w:val="B1"/>
              <w:spacing w:after="0"/>
              <w:ind w:left="0" w:firstLine="0"/>
              <w:rPr>
                <w:rFonts w:ascii="Arial" w:eastAsia="Times New Roman" w:hAnsi="Arial" w:cs="Arial"/>
                <w:color w:val="FF0000"/>
                <w:sz w:val="16"/>
                <w:szCs w:val="16"/>
              </w:rPr>
            </w:pPr>
            <w:r w:rsidRPr="005D342A">
              <w:rPr>
                <w:rFonts w:ascii="Arial" w:hAnsi="Arial" w:cs="Arial"/>
                <w:strike/>
                <w:color w:val="FF0000"/>
                <w:sz w:val="16"/>
                <w:szCs w:val="16"/>
              </w:rPr>
              <w:t>In general,</w:t>
            </w:r>
            <w:r w:rsidRPr="005D342A">
              <w:rPr>
                <w:rFonts w:ascii="Arial" w:hAnsi="Arial" w:cs="Arial"/>
                <w:color w:val="FF0000"/>
                <w:sz w:val="16"/>
                <w:szCs w:val="16"/>
              </w:rPr>
              <w:t xml:space="preserve"> If</w:t>
            </w:r>
            <w:r w:rsidRPr="005D342A">
              <w:rPr>
                <w:rFonts w:ascii="Arial" w:hAnsi="Arial" w:cs="Arial"/>
                <w:sz w:val="16"/>
                <w:szCs w:val="16"/>
              </w:rPr>
              <w:t xml:space="preserve"> the IAB-DU and the IAB-MT of an IAB-node are subject to a half-duplex constraint, </w:t>
            </w:r>
            <w:r w:rsidRPr="005D342A">
              <w:rPr>
                <w:rFonts w:ascii="Arial" w:hAnsi="Arial" w:cs="Arial"/>
                <w:strike/>
                <w:color w:val="FF0000"/>
                <w:sz w:val="16"/>
                <w:szCs w:val="16"/>
              </w:rPr>
              <w:t xml:space="preserve">as </w:t>
            </w:r>
            <w:r w:rsidRPr="005D342A">
              <w:rPr>
                <w:rFonts w:ascii="Arial" w:hAnsi="Arial" w:cs="Arial"/>
                <w:sz w:val="16"/>
                <w:szCs w:val="16"/>
              </w:rPr>
              <w:t xml:space="preserve">correct transmission/reception by one cannot be guaranteed during transmission/reception by the other and vice versa, e.g., when collocated and operating in the same frequency. </w:t>
            </w:r>
            <w:r w:rsidRPr="005D342A">
              <w:rPr>
                <w:rFonts w:ascii="Arial" w:hAnsi="Arial" w:cs="Arial"/>
                <w:color w:val="FF0000"/>
                <w:sz w:val="16"/>
                <w:szCs w:val="16"/>
              </w:rPr>
              <w:t>If an IAB-node suppors enhanced frequency or spatial multiplexing capabilities, additional multiplexing modes can be supported, i.e. IAB-MT Rx / IAB-DU Rx, IAB-MT Tx / IAB-DU Tx, IAB-MT Rx / IAB-DU Tx, IAB-MT Tx / IAB-DU Rx.</w:t>
            </w:r>
            <w:r w:rsidRPr="005D342A">
              <w:rPr>
                <w:rFonts w:ascii="Arial" w:hAnsi="Arial" w:cs="Arial"/>
                <w:sz w:val="16"/>
                <w:szCs w:val="16"/>
              </w:rPr>
              <w:t xml:space="preserve"> An IAB-node can report its duplexing constraints between the IAB-MT and the IAB-DU via F1AP. </w:t>
            </w:r>
            <w:r w:rsidRPr="005D342A">
              <w:rPr>
                <w:rFonts w:ascii="Arial" w:hAnsi="Arial" w:cs="Arial"/>
                <w:color w:val="FF0000"/>
                <w:sz w:val="16"/>
                <w:szCs w:val="16"/>
              </w:rPr>
              <w:t>An IAB-node can indicate via F1AP whether or not FDM is required for an enhanced multiplexing operation.</w:t>
            </w:r>
          </w:p>
          <w:p w14:paraId="2FC1D0B7" w14:textId="77777777" w:rsidR="005D342A" w:rsidRPr="005D342A" w:rsidRDefault="005D342A" w:rsidP="001A7C80">
            <w:pPr>
              <w:pStyle w:val="B1"/>
              <w:spacing w:after="0"/>
              <w:ind w:left="0" w:firstLine="0"/>
              <w:rPr>
                <w:rFonts w:ascii="Arial" w:hAnsi="Arial" w:cs="Arial"/>
                <w:sz w:val="16"/>
                <w:szCs w:val="16"/>
              </w:rPr>
            </w:pPr>
            <w:r w:rsidRPr="005D342A">
              <w:rPr>
                <w:rFonts w:ascii="Arial" w:hAnsi="Arial" w:cs="Arial"/>
                <w:sz w:val="16"/>
                <w:szCs w:val="16"/>
              </w:rPr>
              <w:t>The scheduler on an IAB-DU or IAB-donor-DU complies with the gNB-DU resource configuration received via F1AP, which defines the usage of scheduling resources to account for the aforementioned duplexing constraint.</w:t>
            </w:r>
          </w:p>
          <w:p w14:paraId="3970C28A" w14:textId="77777777" w:rsidR="005D342A" w:rsidRPr="005D342A" w:rsidRDefault="005D342A" w:rsidP="001A7C80">
            <w:pPr>
              <w:pStyle w:val="B1"/>
              <w:spacing w:after="0"/>
              <w:ind w:left="0" w:firstLine="0"/>
              <w:rPr>
                <w:rFonts w:ascii="Arial" w:hAnsi="Arial" w:cs="Arial"/>
                <w:sz w:val="16"/>
                <w:szCs w:val="16"/>
              </w:rPr>
            </w:pPr>
            <w:r w:rsidRPr="005D342A">
              <w:rPr>
                <w:rFonts w:ascii="Arial" w:hAnsi="Arial" w:cs="Arial"/>
                <w:sz w:val="16"/>
                <w:szCs w:val="16"/>
              </w:rPr>
              <w:t>The resource configuration assigns an attribute of hard, soft or unavailable to each symbol of each DU cell. Transmission/reception can occur in symbols configured as hard, whereas scheduling cannot occur, except for some special cases, for symbols configured as unavailable. For symbols configured as soft, scheduling can occur conditionally on an explicit indication of availability by the parent node via DCI format 2_5, or on an implicit determination of availability by the IAB-node. The implicit determination of availability is determined by the IAB-node depending on whether or not the operation of the IAB-DU would have an impact on the collocated IAB-MT.</w:t>
            </w:r>
          </w:p>
          <w:p w14:paraId="35E3FB9B" w14:textId="77777777" w:rsidR="005D342A" w:rsidRPr="005D342A" w:rsidRDefault="005D342A" w:rsidP="001A7C80">
            <w:pPr>
              <w:pStyle w:val="B1"/>
              <w:spacing w:after="0"/>
              <w:ind w:left="0" w:firstLine="0"/>
              <w:rPr>
                <w:rFonts w:ascii="Arial" w:hAnsi="Arial" w:cs="Arial"/>
                <w:color w:val="FF0000"/>
                <w:sz w:val="16"/>
                <w:szCs w:val="16"/>
              </w:rPr>
            </w:pPr>
            <w:r w:rsidRPr="005D342A">
              <w:rPr>
                <w:rFonts w:ascii="Arial" w:hAnsi="Arial" w:cs="Arial"/>
                <w:color w:val="FF0000"/>
                <w:sz w:val="16"/>
                <w:szCs w:val="16"/>
              </w:rPr>
              <w:t>The resource configuration can be shared among neighbouring IAB-nodes and IAB-donors to facilitate interference management, dual connectivity, and enhanced multiplexing.</w:t>
            </w:r>
          </w:p>
          <w:p w14:paraId="06382A20" w14:textId="77777777" w:rsidR="005D342A" w:rsidRPr="005D342A" w:rsidRDefault="005D342A" w:rsidP="001A7C80">
            <w:pPr>
              <w:pStyle w:val="B1"/>
              <w:spacing w:after="0"/>
              <w:ind w:left="0" w:firstLine="0"/>
              <w:rPr>
                <w:rFonts w:ascii="Arial" w:hAnsi="Arial" w:cs="Arial"/>
                <w:color w:val="FF0000"/>
                <w:sz w:val="16"/>
                <w:szCs w:val="16"/>
              </w:rPr>
            </w:pPr>
            <w:r w:rsidRPr="005D342A">
              <w:rPr>
                <w:rFonts w:ascii="Arial" w:hAnsi="Arial" w:cs="Arial"/>
                <w:color w:val="FF0000"/>
                <w:sz w:val="16"/>
                <w:szCs w:val="16"/>
              </w:rPr>
              <w:t xml:space="preserve">To facilitate transitioning from IAB-MT to IAB-DU operation and vice versa, guard symbols can be used to overcome potentially misaligned symbol boundaries between the IAB-MT domain and the IAB-DU domain (e.g. IAB-MT Rx boundaries are not aligned with the IAB-DU Tx boundaries). Specifically, an IAB-node can indicate to a parent node a number of desired guard symbols, while the parent node can indicate to the IAB-node the number of actually provided guard symbols for specific transitions. </w:t>
            </w:r>
          </w:p>
          <w:p w14:paraId="33B4C5AC" w14:textId="77777777" w:rsidR="005D342A" w:rsidRPr="005D342A" w:rsidRDefault="005D342A" w:rsidP="001A7C80">
            <w:pPr>
              <w:pStyle w:val="B1"/>
              <w:spacing w:after="0"/>
              <w:ind w:left="0" w:firstLine="0"/>
              <w:rPr>
                <w:rFonts w:ascii="Arial" w:hAnsi="Arial" w:cs="Arial"/>
                <w:color w:val="FF0000"/>
                <w:sz w:val="16"/>
                <w:szCs w:val="16"/>
              </w:rPr>
            </w:pPr>
            <w:r w:rsidRPr="005D342A">
              <w:rPr>
                <w:rFonts w:ascii="Arial" w:hAnsi="Arial" w:cs="Arial"/>
                <w:color w:val="FF0000"/>
                <w:sz w:val="16"/>
                <w:szCs w:val="16"/>
              </w:rPr>
              <w:t>An IAB-node supporting enhanced multiplexing capabilities, i.e. IAB-MT Rx / IAB-DU Rx, IAB-MT Tx / IAB-DU Tx, IAB-MT Rx / IAB-DU Tx, IAB-MT Tx / IAB-DU Rx, can provide via MAC-CE to a parent node information to facilitate scheduling for enhanced multiplexing operation by the IAB-node, specifically:</w:t>
            </w:r>
          </w:p>
          <w:p w14:paraId="39102C3B" w14:textId="77777777" w:rsidR="005D342A" w:rsidRPr="005D342A" w:rsidRDefault="005D342A" w:rsidP="00F44FD9">
            <w:pPr>
              <w:pStyle w:val="B1"/>
              <w:numPr>
                <w:ilvl w:val="0"/>
                <w:numId w:val="150"/>
              </w:numPr>
              <w:adjustRightInd/>
              <w:spacing w:after="0"/>
              <w:textAlignment w:val="auto"/>
              <w:rPr>
                <w:rFonts w:ascii="Arial" w:hAnsi="Arial" w:cs="Arial"/>
                <w:color w:val="FF0000"/>
                <w:sz w:val="16"/>
                <w:szCs w:val="16"/>
              </w:rPr>
            </w:pPr>
            <w:r w:rsidRPr="005D342A">
              <w:rPr>
                <w:rFonts w:ascii="Arial" w:hAnsi="Arial" w:cs="Arial"/>
                <w:color w:val="FF0000"/>
                <w:sz w:val="16"/>
                <w:szCs w:val="16"/>
              </w:rPr>
              <w:t>recommended IAB-MT’s Tx/Rx beams,</w:t>
            </w:r>
          </w:p>
          <w:p w14:paraId="3C7D979E" w14:textId="77777777" w:rsidR="005D342A" w:rsidRPr="005D342A" w:rsidRDefault="005D342A" w:rsidP="00F44FD9">
            <w:pPr>
              <w:pStyle w:val="B1"/>
              <w:numPr>
                <w:ilvl w:val="0"/>
                <w:numId w:val="150"/>
              </w:numPr>
              <w:adjustRightInd/>
              <w:spacing w:after="0"/>
              <w:textAlignment w:val="auto"/>
              <w:rPr>
                <w:rFonts w:ascii="Arial" w:hAnsi="Arial" w:cs="Arial"/>
                <w:color w:val="FF0000"/>
                <w:sz w:val="16"/>
                <w:szCs w:val="16"/>
              </w:rPr>
            </w:pPr>
            <w:r w:rsidRPr="005D342A">
              <w:rPr>
                <w:rFonts w:ascii="Arial" w:hAnsi="Arial" w:cs="Arial"/>
                <w:color w:val="FF0000"/>
                <w:sz w:val="16"/>
                <w:szCs w:val="16"/>
              </w:rPr>
              <w:t>desired IAB-MT Tx PSD range,</w:t>
            </w:r>
          </w:p>
          <w:p w14:paraId="392E6D7A" w14:textId="77777777" w:rsidR="005D342A" w:rsidRPr="005D342A" w:rsidRDefault="005D342A" w:rsidP="00F44FD9">
            <w:pPr>
              <w:pStyle w:val="B1"/>
              <w:numPr>
                <w:ilvl w:val="0"/>
                <w:numId w:val="150"/>
              </w:numPr>
              <w:adjustRightInd/>
              <w:spacing w:after="0"/>
              <w:textAlignment w:val="auto"/>
              <w:rPr>
                <w:rFonts w:ascii="Arial" w:hAnsi="Arial" w:cs="Arial"/>
                <w:color w:val="FF0000"/>
                <w:sz w:val="16"/>
                <w:szCs w:val="16"/>
              </w:rPr>
            </w:pPr>
            <w:r w:rsidRPr="005D342A">
              <w:rPr>
                <w:rFonts w:ascii="Arial" w:hAnsi="Arial" w:cs="Arial"/>
                <w:color w:val="FF0000"/>
                <w:sz w:val="16"/>
                <w:szCs w:val="16"/>
              </w:rPr>
              <w:t>desired parent node’s IAB-DU Tx power adjustment,</w:t>
            </w:r>
          </w:p>
          <w:p w14:paraId="452ABC6F" w14:textId="77777777" w:rsidR="005D342A" w:rsidRPr="005D342A" w:rsidRDefault="005D342A" w:rsidP="00F44FD9">
            <w:pPr>
              <w:pStyle w:val="B1"/>
              <w:numPr>
                <w:ilvl w:val="0"/>
                <w:numId w:val="150"/>
              </w:numPr>
              <w:adjustRightInd/>
              <w:spacing w:after="0"/>
              <w:textAlignment w:val="auto"/>
              <w:rPr>
                <w:rFonts w:ascii="Arial" w:hAnsi="Arial" w:cs="Arial"/>
                <w:color w:val="FF0000"/>
                <w:sz w:val="16"/>
                <w:szCs w:val="16"/>
              </w:rPr>
            </w:pPr>
            <w:r w:rsidRPr="005D342A">
              <w:rPr>
                <w:rFonts w:ascii="Arial" w:hAnsi="Arial" w:cs="Arial"/>
                <w:color w:val="FF0000"/>
                <w:sz w:val="16"/>
                <w:szCs w:val="16"/>
              </w:rPr>
              <w:t>required IAB-MT’s uplink transmission timing mode.</w:t>
            </w:r>
          </w:p>
          <w:p w14:paraId="138BC35F" w14:textId="77777777" w:rsidR="005D342A" w:rsidRPr="005D342A" w:rsidRDefault="005D342A" w:rsidP="001A7C80">
            <w:pPr>
              <w:pStyle w:val="B1"/>
              <w:spacing w:after="0"/>
              <w:ind w:left="0" w:firstLine="0"/>
              <w:rPr>
                <w:rFonts w:ascii="Arial" w:hAnsi="Arial" w:cs="Arial"/>
                <w:color w:val="FF0000"/>
                <w:sz w:val="16"/>
                <w:szCs w:val="16"/>
              </w:rPr>
            </w:pPr>
            <w:r w:rsidRPr="005D342A">
              <w:rPr>
                <w:rFonts w:ascii="Arial" w:hAnsi="Arial" w:cs="Arial"/>
                <w:color w:val="FF0000"/>
                <w:sz w:val="16"/>
                <w:szCs w:val="16"/>
              </w:rPr>
              <w:t>Correspondingly, the parent node can provide via MAC-CE information to the IAB-node to facilitate enhanced multiplexing at the IAB-node and/or at the parent node:</w:t>
            </w:r>
          </w:p>
          <w:p w14:paraId="73D2CD34" w14:textId="77777777" w:rsidR="005D342A" w:rsidRPr="005D342A" w:rsidRDefault="005D342A" w:rsidP="00F44FD9">
            <w:pPr>
              <w:pStyle w:val="B1"/>
              <w:numPr>
                <w:ilvl w:val="0"/>
                <w:numId w:val="151"/>
              </w:numPr>
              <w:adjustRightInd/>
              <w:spacing w:after="0"/>
              <w:textAlignment w:val="auto"/>
              <w:rPr>
                <w:rFonts w:ascii="Arial" w:hAnsi="Arial" w:cs="Arial"/>
                <w:color w:val="FF0000"/>
                <w:sz w:val="16"/>
                <w:szCs w:val="16"/>
              </w:rPr>
            </w:pPr>
            <w:r w:rsidRPr="005D342A">
              <w:rPr>
                <w:rFonts w:ascii="Arial" w:hAnsi="Arial" w:cs="Arial"/>
                <w:color w:val="FF0000"/>
                <w:sz w:val="16"/>
                <w:szCs w:val="16"/>
              </w:rPr>
              <w:t>restricted IAB-DU Tx beams,</w:t>
            </w:r>
          </w:p>
          <w:p w14:paraId="79173ED8" w14:textId="6A25D338" w:rsidR="005D342A" w:rsidRDefault="005D342A" w:rsidP="00F44FD9">
            <w:pPr>
              <w:pStyle w:val="B1"/>
              <w:numPr>
                <w:ilvl w:val="0"/>
                <w:numId w:val="151"/>
              </w:numPr>
              <w:adjustRightInd/>
              <w:spacing w:after="0"/>
              <w:textAlignment w:val="auto"/>
              <w:rPr>
                <w:rFonts w:ascii="Arial" w:hAnsi="Arial" w:cs="Arial"/>
                <w:color w:val="FF0000"/>
                <w:sz w:val="16"/>
                <w:szCs w:val="16"/>
              </w:rPr>
            </w:pPr>
            <w:r w:rsidRPr="005D342A">
              <w:rPr>
                <w:rFonts w:ascii="Arial" w:hAnsi="Arial" w:cs="Arial"/>
                <w:color w:val="FF0000"/>
                <w:sz w:val="16"/>
                <w:szCs w:val="16"/>
              </w:rPr>
              <w:t>actual parent node’s IAB-DU Tx power adjustment,</w:t>
            </w:r>
          </w:p>
          <w:p w14:paraId="3508A751" w14:textId="37687B47" w:rsidR="005D342A" w:rsidRPr="005D342A" w:rsidRDefault="005D342A" w:rsidP="00F44FD9">
            <w:pPr>
              <w:pStyle w:val="B1"/>
              <w:numPr>
                <w:ilvl w:val="0"/>
                <w:numId w:val="151"/>
              </w:numPr>
              <w:adjustRightInd/>
              <w:spacing w:after="0"/>
              <w:textAlignment w:val="auto"/>
              <w:rPr>
                <w:rFonts w:ascii="Arial" w:hAnsi="Arial" w:cs="Arial"/>
                <w:color w:val="FF0000"/>
                <w:sz w:val="16"/>
                <w:szCs w:val="16"/>
              </w:rPr>
            </w:pPr>
            <w:r w:rsidRPr="005D342A">
              <w:rPr>
                <w:rFonts w:ascii="Arial" w:hAnsi="Arial" w:cs="Arial"/>
                <w:color w:val="FF0000"/>
                <w:sz w:val="16"/>
                <w:szCs w:val="16"/>
              </w:rPr>
              <w:t>IAB-MT’s uplink transmission timing mode.</w:t>
            </w:r>
          </w:p>
          <w:p w14:paraId="4950648E" w14:textId="40EF1029" w:rsidR="005D342A" w:rsidRPr="005D342A" w:rsidRDefault="005D342A" w:rsidP="005D342A">
            <w:pPr>
              <w:keepNext/>
              <w:ind w:left="1134" w:hanging="1134"/>
              <w:jc w:val="center"/>
              <w:rPr>
                <w:rFonts w:ascii="Arial" w:hAnsi="Arial" w:cs="Arial"/>
                <w:sz w:val="16"/>
                <w:szCs w:val="16"/>
                <w:lang w:eastAsia="ko-KR"/>
              </w:rPr>
            </w:pPr>
            <w:r w:rsidRPr="005D342A">
              <w:rPr>
                <w:rFonts w:ascii="Arial" w:hAnsi="Arial" w:cs="Arial"/>
                <w:b/>
                <w:bCs/>
                <w:color w:val="0070C0"/>
                <w:sz w:val="16"/>
                <w:szCs w:val="16"/>
              </w:rPr>
              <w:t>&lt;</w:t>
            </w:r>
            <w:r w:rsidRPr="005D342A">
              <w:rPr>
                <w:rFonts w:ascii="Arial" w:hAnsi="Arial" w:cs="Arial"/>
                <w:color w:val="0070C0"/>
                <w:sz w:val="16"/>
                <w:szCs w:val="16"/>
                <w:lang w:eastAsia="zh-CN"/>
              </w:rPr>
              <w:t>Unchanged text is omitted&gt;</w:t>
            </w:r>
          </w:p>
        </w:tc>
      </w:tr>
    </w:tbl>
    <w:p w14:paraId="0E3EBE0E" w14:textId="77777777" w:rsidR="005D342A" w:rsidRPr="005D342A" w:rsidRDefault="005D342A" w:rsidP="005D342A">
      <w:pPr>
        <w:rPr>
          <w:rFonts w:ascii="Calibri" w:eastAsia="Malgun Gothic" w:hAnsi="Calibri" w:cs="Calibri"/>
          <w:sz w:val="22"/>
          <w:szCs w:val="22"/>
        </w:rPr>
      </w:pPr>
      <w:r w:rsidRPr="005D342A">
        <w:t>Note: A paragraph on FDM H/S/NA resource configuration will be added after the associated behavior is agreed under AI 8.10.1.</w:t>
      </w:r>
    </w:p>
    <w:p w14:paraId="180DE5D2" w14:textId="77777777" w:rsidR="005D342A" w:rsidRDefault="005D342A" w:rsidP="005D342A">
      <w:pPr>
        <w:rPr>
          <w:highlight w:val="yellow"/>
          <w:lang w:eastAsia="x-none"/>
        </w:rPr>
      </w:pPr>
    </w:p>
    <w:p w14:paraId="2BBB7CCD" w14:textId="6D9F1102" w:rsidR="005D342A" w:rsidRDefault="005D342A" w:rsidP="006B480F">
      <w:pPr>
        <w:rPr>
          <w:rFonts w:cs="Times"/>
          <w:szCs w:val="20"/>
        </w:rPr>
      </w:pPr>
      <w:r>
        <w:rPr>
          <w:rFonts w:cs="Times"/>
          <w:szCs w:val="20"/>
        </w:rPr>
        <w:t>LS to RAN2 i</w:t>
      </w:r>
      <w:r w:rsidR="00E17DE5">
        <w:rPr>
          <w:rFonts w:cs="Times"/>
          <w:szCs w:val="20"/>
        </w:rPr>
        <w:t>n</w:t>
      </w:r>
    </w:p>
    <w:p w14:paraId="73329677" w14:textId="05C915C6" w:rsidR="00E17DE5" w:rsidRPr="00E17DE5" w:rsidRDefault="002328C4" w:rsidP="006B480F">
      <w:pPr>
        <w:rPr>
          <w:b/>
          <w:bCs/>
          <w:lang w:eastAsia="x-none"/>
        </w:rPr>
      </w:pPr>
      <w:hyperlink r:id="rId1878" w:history="1">
        <w:r w:rsidR="004371F4">
          <w:rPr>
            <w:rStyle w:val="Hyperlink"/>
            <w:b/>
            <w:bCs/>
            <w:highlight w:val="green"/>
            <w:lang w:eastAsia="x-none"/>
          </w:rPr>
          <w:t>R1-2202884</w:t>
        </w:r>
      </w:hyperlink>
      <w:r w:rsidR="00E17DE5" w:rsidRPr="00E17DE5">
        <w:rPr>
          <w:b/>
          <w:bCs/>
          <w:lang w:eastAsia="x-none"/>
        </w:rPr>
        <w:tab/>
        <w:t>LS on IAB related RAN1  TP for TS 38.300</w:t>
      </w:r>
      <w:r w:rsidR="00E17DE5" w:rsidRPr="00E17DE5">
        <w:rPr>
          <w:b/>
          <w:bCs/>
          <w:lang w:eastAsia="x-none"/>
        </w:rPr>
        <w:tab/>
        <w:t>RAN1, Qualcomm</w:t>
      </w:r>
    </w:p>
    <w:p w14:paraId="53BA9CE6" w14:textId="473433D3" w:rsidR="00E17DE5" w:rsidRDefault="00E17DE5" w:rsidP="006B480F">
      <w:pPr>
        <w:rPr>
          <w:highlight w:val="yellow"/>
          <w:lang w:eastAsia="x-none"/>
        </w:rPr>
      </w:pPr>
      <w:r w:rsidRPr="00E17DE5">
        <w:rPr>
          <w:b/>
          <w:bCs/>
          <w:lang w:eastAsia="x-none"/>
        </w:rPr>
        <w:t>Decision:</w:t>
      </w:r>
      <w:r>
        <w:rPr>
          <w:lang w:eastAsia="x-none"/>
        </w:rPr>
        <w:t xml:space="preserve"> As per email decision posted on Mar 3</w:t>
      </w:r>
      <w:r w:rsidRPr="00E17DE5">
        <w:rPr>
          <w:vertAlign w:val="superscript"/>
          <w:lang w:eastAsia="x-none"/>
        </w:rPr>
        <w:t>rd</w:t>
      </w:r>
      <w:r>
        <w:rPr>
          <w:lang w:eastAsia="x-none"/>
        </w:rPr>
        <w:t>, the LS is approved.</w:t>
      </w:r>
    </w:p>
    <w:p w14:paraId="303D7957" w14:textId="77777777" w:rsidR="006B480F" w:rsidRDefault="006B480F" w:rsidP="00F26249">
      <w:pPr>
        <w:pStyle w:val="Heading3"/>
      </w:pPr>
      <w:bookmarkStart w:id="268" w:name="_Toc95481814"/>
      <w:bookmarkStart w:id="269" w:name="_Toc98334453"/>
      <w:r w:rsidRPr="00540963">
        <w:t>Enhancements to resource multiplexing between child and parent links of an IAB node</w:t>
      </w:r>
      <w:bookmarkEnd w:id="268"/>
      <w:bookmarkEnd w:id="269"/>
    </w:p>
    <w:p w14:paraId="1F32C691" w14:textId="2520091A" w:rsidR="006B480F" w:rsidRDefault="002328C4" w:rsidP="006B480F">
      <w:pPr>
        <w:rPr>
          <w:lang w:eastAsia="x-none"/>
        </w:rPr>
      </w:pPr>
      <w:hyperlink r:id="rId1879" w:history="1">
        <w:r w:rsidR="004371F4">
          <w:rPr>
            <w:rStyle w:val="Hyperlink"/>
            <w:lang w:eastAsia="x-none"/>
          </w:rPr>
          <w:t>R1-2200926</w:t>
        </w:r>
      </w:hyperlink>
      <w:r w:rsidR="006B480F">
        <w:rPr>
          <w:lang w:eastAsia="x-none"/>
        </w:rPr>
        <w:tab/>
        <w:t>Remaining issues on resource multiplexing between backhaul and access</w:t>
      </w:r>
      <w:r w:rsidR="006B480F">
        <w:rPr>
          <w:lang w:eastAsia="x-none"/>
        </w:rPr>
        <w:tab/>
        <w:t>Huawei, HiSilicon</w:t>
      </w:r>
    </w:p>
    <w:p w14:paraId="79F866A3" w14:textId="10DF48C4" w:rsidR="006B480F" w:rsidRDefault="002328C4" w:rsidP="006B480F">
      <w:pPr>
        <w:rPr>
          <w:lang w:eastAsia="x-none"/>
        </w:rPr>
      </w:pPr>
      <w:hyperlink r:id="rId1880" w:history="1">
        <w:r w:rsidR="004371F4">
          <w:rPr>
            <w:rStyle w:val="Hyperlink"/>
            <w:lang w:eastAsia="x-none"/>
          </w:rPr>
          <w:t>R1-2201109</w:t>
        </w:r>
      </w:hyperlink>
      <w:r w:rsidR="006B480F">
        <w:rPr>
          <w:lang w:eastAsia="x-none"/>
        </w:rPr>
        <w:tab/>
        <w:t>Remaining issues on enhancement to resource multiplexing between child and parent links</w:t>
      </w:r>
      <w:r w:rsidR="006B480F">
        <w:rPr>
          <w:lang w:eastAsia="x-none"/>
        </w:rPr>
        <w:tab/>
        <w:t>vivo</w:t>
      </w:r>
    </w:p>
    <w:p w14:paraId="498683BC" w14:textId="71F31DE6" w:rsidR="006B480F" w:rsidRDefault="002328C4" w:rsidP="006B480F">
      <w:pPr>
        <w:rPr>
          <w:lang w:eastAsia="x-none"/>
        </w:rPr>
      </w:pPr>
      <w:hyperlink r:id="rId1881" w:history="1">
        <w:r w:rsidR="004371F4">
          <w:rPr>
            <w:rStyle w:val="Hyperlink"/>
            <w:lang w:eastAsia="x-none"/>
          </w:rPr>
          <w:t>R1-2201456</w:t>
        </w:r>
      </w:hyperlink>
      <w:r w:rsidR="006B480F">
        <w:rPr>
          <w:lang w:eastAsia="x-none"/>
        </w:rPr>
        <w:tab/>
        <w:t>Enhancements to the IAB resource multiplexing</w:t>
      </w:r>
      <w:r w:rsidR="006B480F">
        <w:rPr>
          <w:lang w:eastAsia="x-none"/>
        </w:rPr>
        <w:tab/>
        <w:t>ZTE, Sanechips</w:t>
      </w:r>
    </w:p>
    <w:p w14:paraId="48789B56" w14:textId="07F69546" w:rsidR="006B480F" w:rsidRDefault="002328C4" w:rsidP="006B480F">
      <w:pPr>
        <w:rPr>
          <w:lang w:eastAsia="x-none"/>
        </w:rPr>
      </w:pPr>
      <w:hyperlink r:id="rId1882" w:history="1">
        <w:r w:rsidR="004371F4">
          <w:rPr>
            <w:rStyle w:val="Hyperlink"/>
            <w:lang w:eastAsia="x-none"/>
          </w:rPr>
          <w:t>R1-2201492</w:t>
        </w:r>
      </w:hyperlink>
      <w:r w:rsidR="006B480F">
        <w:rPr>
          <w:lang w:eastAsia="x-none"/>
        </w:rPr>
        <w:tab/>
        <w:t>Remaining issues on resource multiplexing</w:t>
      </w:r>
      <w:r w:rsidR="006B480F">
        <w:rPr>
          <w:lang w:eastAsia="x-none"/>
        </w:rPr>
        <w:tab/>
        <w:t>NTT DOCOMO, INC.</w:t>
      </w:r>
    </w:p>
    <w:p w14:paraId="55EC1C7D" w14:textId="6E0E8A62" w:rsidR="006B480F" w:rsidRDefault="002328C4" w:rsidP="006B480F">
      <w:pPr>
        <w:rPr>
          <w:lang w:eastAsia="x-none"/>
        </w:rPr>
      </w:pPr>
      <w:hyperlink r:id="rId1883" w:history="1">
        <w:r w:rsidR="004371F4">
          <w:rPr>
            <w:rStyle w:val="Hyperlink"/>
            <w:lang w:eastAsia="x-none"/>
          </w:rPr>
          <w:t>R1-2201526</w:t>
        </w:r>
      </w:hyperlink>
      <w:r w:rsidR="006B480F">
        <w:rPr>
          <w:lang w:eastAsia="x-none"/>
        </w:rPr>
        <w:tab/>
        <w:t>Enhancements to Resource Multiplexing for NR IAB</w:t>
      </w:r>
      <w:r w:rsidR="006B480F">
        <w:rPr>
          <w:lang w:eastAsia="x-none"/>
        </w:rPr>
        <w:tab/>
        <w:t>Samsung</w:t>
      </w:r>
    </w:p>
    <w:p w14:paraId="5E0DD6FA" w14:textId="6F2AF137" w:rsidR="006B480F" w:rsidRDefault="002328C4" w:rsidP="006B480F">
      <w:pPr>
        <w:rPr>
          <w:lang w:eastAsia="x-none"/>
        </w:rPr>
      </w:pPr>
      <w:hyperlink r:id="rId1884" w:history="1">
        <w:r w:rsidR="004371F4">
          <w:rPr>
            <w:rStyle w:val="Hyperlink"/>
            <w:lang w:eastAsia="x-none"/>
          </w:rPr>
          <w:t>R1-2201614</w:t>
        </w:r>
      </w:hyperlink>
      <w:r w:rsidR="006B480F">
        <w:rPr>
          <w:lang w:eastAsia="x-none"/>
        </w:rPr>
        <w:tab/>
        <w:t>Discussion on IAB resource multiplexing maintenance</w:t>
      </w:r>
      <w:r w:rsidR="006B480F">
        <w:rPr>
          <w:lang w:eastAsia="x-none"/>
        </w:rPr>
        <w:tab/>
        <w:t>ETRI</w:t>
      </w:r>
    </w:p>
    <w:p w14:paraId="53FD206B" w14:textId="3228799C" w:rsidR="006B480F" w:rsidRDefault="002328C4" w:rsidP="006B480F">
      <w:pPr>
        <w:rPr>
          <w:lang w:eastAsia="x-none"/>
        </w:rPr>
      </w:pPr>
      <w:hyperlink r:id="rId1885" w:history="1">
        <w:r w:rsidR="004371F4">
          <w:rPr>
            <w:rStyle w:val="Hyperlink"/>
            <w:lang w:eastAsia="x-none"/>
          </w:rPr>
          <w:t>R1-2201673</w:t>
        </w:r>
      </w:hyperlink>
      <w:r w:rsidR="006B480F">
        <w:rPr>
          <w:lang w:eastAsia="x-none"/>
        </w:rPr>
        <w:tab/>
        <w:t>Enhancements for resource multiplexing among IAB backhaul and access links</w:t>
      </w:r>
      <w:r w:rsidR="006B480F">
        <w:rPr>
          <w:lang w:eastAsia="x-none"/>
        </w:rPr>
        <w:tab/>
        <w:t>Nokia, Nokia Shanghai Bell</w:t>
      </w:r>
    </w:p>
    <w:p w14:paraId="30D17C6B" w14:textId="0C0E2AFA" w:rsidR="006B480F" w:rsidRDefault="002328C4" w:rsidP="006B480F">
      <w:pPr>
        <w:rPr>
          <w:lang w:eastAsia="x-none"/>
        </w:rPr>
      </w:pPr>
      <w:hyperlink r:id="rId1886" w:history="1">
        <w:r w:rsidR="004371F4">
          <w:rPr>
            <w:rStyle w:val="Hyperlink"/>
            <w:lang w:eastAsia="x-none"/>
          </w:rPr>
          <w:t>R1-2201713</w:t>
        </w:r>
      </w:hyperlink>
      <w:r w:rsidR="006B480F">
        <w:rPr>
          <w:lang w:eastAsia="x-none"/>
        </w:rPr>
        <w:tab/>
        <w:t>Frequency-domain Resource Multiplexing for IAB</w:t>
      </w:r>
      <w:r w:rsidR="006B480F">
        <w:rPr>
          <w:lang w:eastAsia="x-none"/>
        </w:rPr>
        <w:tab/>
        <w:t>Intel Corporation</w:t>
      </w:r>
    </w:p>
    <w:p w14:paraId="6F9EDCA6" w14:textId="04140640" w:rsidR="006B480F" w:rsidRDefault="002328C4" w:rsidP="006B480F">
      <w:pPr>
        <w:rPr>
          <w:lang w:eastAsia="x-none"/>
        </w:rPr>
      </w:pPr>
      <w:hyperlink r:id="rId1887" w:history="1">
        <w:r w:rsidR="004371F4">
          <w:rPr>
            <w:rStyle w:val="Hyperlink"/>
            <w:lang w:eastAsia="x-none"/>
          </w:rPr>
          <w:t>R1-2202090</w:t>
        </w:r>
      </w:hyperlink>
      <w:r w:rsidR="006B480F">
        <w:rPr>
          <w:lang w:eastAsia="x-none"/>
        </w:rPr>
        <w:tab/>
        <w:t>Resource multiplexing in enhanced IAB systems</w:t>
      </w:r>
      <w:r w:rsidR="006B480F">
        <w:rPr>
          <w:lang w:eastAsia="x-none"/>
        </w:rPr>
        <w:tab/>
        <w:t>Lenovo</w:t>
      </w:r>
    </w:p>
    <w:p w14:paraId="3C83CCF5" w14:textId="72EBFC63" w:rsidR="006B480F" w:rsidRDefault="002328C4" w:rsidP="006B480F">
      <w:pPr>
        <w:rPr>
          <w:lang w:eastAsia="x-none"/>
        </w:rPr>
      </w:pPr>
      <w:hyperlink r:id="rId1888" w:history="1">
        <w:r w:rsidR="004371F4">
          <w:rPr>
            <w:rStyle w:val="Hyperlink"/>
            <w:lang w:eastAsia="x-none"/>
          </w:rPr>
          <w:t>R1-2202156</w:t>
        </w:r>
      </w:hyperlink>
      <w:r w:rsidR="006B480F">
        <w:rPr>
          <w:lang w:eastAsia="x-none"/>
        </w:rPr>
        <w:tab/>
        <w:t>Remaining issues on resource management for enhanced duplexing</w:t>
      </w:r>
      <w:r w:rsidR="006B480F">
        <w:rPr>
          <w:lang w:eastAsia="x-none"/>
        </w:rPr>
        <w:tab/>
        <w:t>Qualcomm Incorporated</w:t>
      </w:r>
    </w:p>
    <w:p w14:paraId="275AA833" w14:textId="646F77CE" w:rsidR="006B480F" w:rsidRDefault="002328C4" w:rsidP="006B480F">
      <w:pPr>
        <w:rPr>
          <w:lang w:eastAsia="x-none"/>
        </w:rPr>
      </w:pPr>
      <w:hyperlink r:id="rId1889" w:history="1">
        <w:r w:rsidR="004371F4">
          <w:rPr>
            <w:rStyle w:val="Hyperlink"/>
            <w:lang w:eastAsia="x-none"/>
          </w:rPr>
          <w:t>R1-2202305</w:t>
        </w:r>
      </w:hyperlink>
      <w:r w:rsidR="006B480F">
        <w:rPr>
          <w:lang w:eastAsia="x-none"/>
        </w:rPr>
        <w:tab/>
        <w:t>Discussions on IAB resource multiplexing enhancements</w:t>
      </w:r>
      <w:r w:rsidR="006B480F">
        <w:rPr>
          <w:lang w:eastAsia="x-none"/>
        </w:rPr>
        <w:tab/>
        <w:t>LG Electronics</w:t>
      </w:r>
    </w:p>
    <w:p w14:paraId="5BF37428" w14:textId="43A88C3F" w:rsidR="006B480F" w:rsidRDefault="002328C4" w:rsidP="006B480F">
      <w:pPr>
        <w:rPr>
          <w:lang w:eastAsia="x-none"/>
        </w:rPr>
      </w:pPr>
      <w:hyperlink r:id="rId1890" w:history="1">
        <w:r w:rsidR="004371F4">
          <w:rPr>
            <w:rStyle w:val="Hyperlink"/>
            <w:lang w:eastAsia="x-none"/>
          </w:rPr>
          <w:t>R1-2202402</w:t>
        </w:r>
      </w:hyperlink>
      <w:r w:rsidR="006B480F">
        <w:rPr>
          <w:lang w:eastAsia="x-none"/>
        </w:rPr>
        <w:tab/>
        <w:t>Resource multiplexing and dual connectivity in enhanced IAB</w:t>
      </w:r>
      <w:r w:rsidR="006B480F">
        <w:rPr>
          <w:lang w:eastAsia="x-none"/>
        </w:rPr>
        <w:tab/>
        <w:t>Ericsson</w:t>
      </w:r>
    </w:p>
    <w:p w14:paraId="193F119C" w14:textId="23935E4C" w:rsidR="00F26249" w:rsidRDefault="00F26249" w:rsidP="006B480F">
      <w:pPr>
        <w:rPr>
          <w:lang w:eastAsia="x-none"/>
        </w:rPr>
      </w:pPr>
    </w:p>
    <w:p w14:paraId="22A2E33F" w14:textId="77777777" w:rsidR="00F26249" w:rsidRPr="00F26249" w:rsidRDefault="00F26249" w:rsidP="00F26249">
      <w:r w:rsidRPr="00F26249">
        <w:rPr>
          <w:lang w:eastAsia="x-none"/>
        </w:rPr>
        <w:t xml:space="preserve">[108-e-R17-eIAB-01] </w:t>
      </w:r>
      <w:r w:rsidRPr="00F26249">
        <w:t>– Thomas (AT&amp;T)</w:t>
      </w:r>
    </w:p>
    <w:p w14:paraId="44EA0B43" w14:textId="3D1325EE" w:rsidR="00F26249" w:rsidRPr="00F26249" w:rsidRDefault="00F26249" w:rsidP="00F26249">
      <w:r w:rsidRPr="00F26249">
        <w:rPr>
          <w:lang w:eastAsia="x-none"/>
        </w:rPr>
        <w:t xml:space="preserve">Email discussion on enhancements to resource multiplexing between child and parent links of an IAB node </w:t>
      </w:r>
    </w:p>
    <w:p w14:paraId="61BED7CA" w14:textId="77777777" w:rsidR="00F26249" w:rsidRPr="00F26249" w:rsidRDefault="00F26249" w:rsidP="00D259AB">
      <w:pPr>
        <w:numPr>
          <w:ilvl w:val="0"/>
          <w:numId w:val="69"/>
        </w:numPr>
        <w:rPr>
          <w:lang w:eastAsia="x-none"/>
        </w:rPr>
      </w:pPr>
      <w:r w:rsidRPr="00F26249">
        <w:rPr>
          <w:rFonts w:hint="eastAsia"/>
          <w:lang w:eastAsia="x-none"/>
        </w:rPr>
        <w:t>1</w:t>
      </w:r>
      <w:r w:rsidRPr="00F26249">
        <w:rPr>
          <w:rFonts w:hint="eastAsia"/>
          <w:vertAlign w:val="superscript"/>
          <w:lang w:eastAsia="x-none"/>
        </w:rPr>
        <w:t>st</w:t>
      </w:r>
      <w:r w:rsidRPr="00F26249">
        <w:rPr>
          <w:rFonts w:hint="eastAsia"/>
          <w:lang w:eastAsia="x-none"/>
        </w:rPr>
        <w:t xml:space="preserve"> check point: </w:t>
      </w:r>
      <w:r w:rsidRPr="00F26249">
        <w:t>February</w:t>
      </w:r>
      <w:r w:rsidRPr="00F26249">
        <w:rPr>
          <w:rFonts w:hint="eastAsia"/>
        </w:rPr>
        <w:t xml:space="preserve"> </w:t>
      </w:r>
      <w:r w:rsidRPr="00F26249">
        <w:t>25</w:t>
      </w:r>
    </w:p>
    <w:p w14:paraId="7169410A" w14:textId="77777777" w:rsidR="00F26249" w:rsidRPr="00F26249" w:rsidRDefault="00F26249" w:rsidP="00D259AB">
      <w:pPr>
        <w:numPr>
          <w:ilvl w:val="0"/>
          <w:numId w:val="69"/>
        </w:numPr>
        <w:rPr>
          <w:lang w:eastAsia="x-none"/>
        </w:rPr>
      </w:pPr>
      <w:r w:rsidRPr="00F26249">
        <w:rPr>
          <w:lang w:eastAsia="x-none"/>
        </w:rPr>
        <w:t>Final</w:t>
      </w:r>
      <w:r w:rsidRPr="00F26249">
        <w:rPr>
          <w:rFonts w:hint="eastAsia"/>
          <w:lang w:eastAsia="x-none"/>
        </w:rPr>
        <w:t xml:space="preserve"> check point: </w:t>
      </w:r>
      <w:r w:rsidRPr="00F26249">
        <w:t>March 3</w:t>
      </w:r>
    </w:p>
    <w:p w14:paraId="17D6491D" w14:textId="2860EB81" w:rsidR="00F26249" w:rsidRPr="00F26249" w:rsidRDefault="002328C4" w:rsidP="00F26249">
      <w:pPr>
        <w:rPr>
          <w:b/>
          <w:bCs/>
          <w:lang w:eastAsia="x-none"/>
        </w:rPr>
      </w:pPr>
      <w:hyperlink r:id="rId1891" w:history="1">
        <w:r w:rsidR="004371F4">
          <w:rPr>
            <w:rStyle w:val="Hyperlink"/>
            <w:b/>
            <w:bCs/>
            <w:lang w:eastAsia="x-none"/>
          </w:rPr>
          <w:t>R1-2202547</w:t>
        </w:r>
      </w:hyperlink>
      <w:r w:rsidR="00F26249" w:rsidRPr="00F26249">
        <w:rPr>
          <w:b/>
          <w:bCs/>
          <w:lang w:eastAsia="x-none"/>
        </w:rPr>
        <w:tab/>
        <w:t>Feature lead summary #1 of 8.10.1</w:t>
      </w:r>
      <w:r w:rsidR="00F26249" w:rsidRPr="00F26249">
        <w:rPr>
          <w:b/>
          <w:bCs/>
          <w:lang w:eastAsia="x-none"/>
        </w:rPr>
        <w:tab/>
        <w:t>Moderator (AT&amp;T)</w:t>
      </w:r>
    </w:p>
    <w:p w14:paraId="12BF9E93" w14:textId="334DEC2F" w:rsidR="00F26249" w:rsidRDefault="00F26249" w:rsidP="00F26249">
      <w:pPr>
        <w:rPr>
          <w:lang w:eastAsia="x-none"/>
        </w:rPr>
      </w:pPr>
      <w:r>
        <w:rPr>
          <w:lang w:eastAsia="x-none"/>
        </w:rPr>
        <w:t>From Feb 21</w:t>
      </w:r>
      <w:r w:rsidRPr="00F26249">
        <w:rPr>
          <w:vertAlign w:val="superscript"/>
          <w:lang w:eastAsia="x-none"/>
        </w:rPr>
        <w:t>st</w:t>
      </w:r>
      <w:r>
        <w:rPr>
          <w:lang w:eastAsia="x-none"/>
        </w:rPr>
        <w:t xml:space="preserve"> GTW session</w:t>
      </w:r>
    </w:p>
    <w:p w14:paraId="168A7D31" w14:textId="77777777" w:rsidR="00F26249" w:rsidRPr="00F26249" w:rsidRDefault="00F26249" w:rsidP="00F26249">
      <w:pPr>
        <w:rPr>
          <w:rFonts w:ascii="Times New Roman" w:hAnsi="Times New Roman"/>
          <w:bCs/>
          <w:szCs w:val="20"/>
          <w:lang w:val="en-US"/>
        </w:rPr>
      </w:pPr>
      <w:r w:rsidRPr="00F26249">
        <w:rPr>
          <w:rFonts w:ascii="Times New Roman" w:hAnsi="Times New Roman"/>
          <w:bCs/>
          <w:szCs w:val="20"/>
          <w:highlight w:val="green"/>
          <w:lang w:val="en-US"/>
        </w:rPr>
        <w:t>Agreement</w:t>
      </w:r>
    </w:p>
    <w:p w14:paraId="59F18C2D" w14:textId="77777777" w:rsidR="00F26249" w:rsidRPr="00F26249" w:rsidRDefault="00F26249" w:rsidP="00F26249">
      <w:pPr>
        <w:rPr>
          <w:rFonts w:ascii="Times New Roman" w:hAnsi="Times New Roman"/>
          <w:szCs w:val="20"/>
          <w:lang w:val="en-US"/>
        </w:rPr>
      </w:pPr>
      <w:r w:rsidRPr="00F26249">
        <w:rPr>
          <w:rFonts w:ascii="Times New Roman" w:hAnsi="Times New Roman"/>
          <w:szCs w:val="20"/>
          <w:lang w:val="en-US"/>
        </w:rPr>
        <w:t>The working assumption in the RAN1#107-e agreement is confirmed</w:t>
      </w:r>
    </w:p>
    <w:p w14:paraId="229B9036" w14:textId="77777777" w:rsidR="00F26249" w:rsidRPr="00F26249" w:rsidRDefault="00F26249" w:rsidP="00F26249">
      <w:pPr>
        <w:rPr>
          <w:rFonts w:ascii="Times New Roman" w:hAnsi="Times New Roman"/>
          <w:szCs w:val="20"/>
        </w:rPr>
      </w:pPr>
      <w:r w:rsidRPr="00F26249">
        <w:rPr>
          <w:rFonts w:ascii="Times New Roman" w:hAnsi="Times New Roman"/>
          <w:szCs w:val="20"/>
        </w:rPr>
        <w:t>The MAC-CE signaling of Desired/Provided Guard Symbols is enhanced to optionally indicate the number of guard symbols required for switching between at least the following cases:</w:t>
      </w:r>
    </w:p>
    <w:p w14:paraId="44F836BE" w14:textId="77777777" w:rsidR="00F26249" w:rsidRPr="00D42C8D" w:rsidRDefault="00F26249" w:rsidP="00D259AB">
      <w:pPr>
        <w:pStyle w:val="ListParagraph"/>
        <w:numPr>
          <w:ilvl w:val="0"/>
          <w:numId w:val="73"/>
        </w:numPr>
      </w:pPr>
      <w:r w:rsidRPr="00D42C8D">
        <w:t>A: Case #6 MT TX to/from Case #1 DU RX</w:t>
      </w:r>
    </w:p>
    <w:p w14:paraId="0158E9AC" w14:textId="77777777" w:rsidR="00F26249" w:rsidRPr="00D42C8D" w:rsidRDefault="00F26249" w:rsidP="00D259AB">
      <w:pPr>
        <w:pStyle w:val="ListParagraph"/>
        <w:numPr>
          <w:ilvl w:val="0"/>
          <w:numId w:val="73"/>
        </w:numPr>
      </w:pPr>
      <w:r w:rsidRPr="00D42C8D">
        <w:t xml:space="preserve">D: Case #7 MT TX </w:t>
      </w:r>
      <w:r w:rsidRPr="00D42C8D">
        <w:rPr>
          <w:rStyle w:val="Strong"/>
          <w:lang w:eastAsia="zh-CN"/>
        </w:rPr>
        <w:t xml:space="preserve">(to support Case #7 at parent node) </w:t>
      </w:r>
      <w:r w:rsidRPr="00D42C8D">
        <w:t>to/from Case #1 DU RX</w:t>
      </w:r>
    </w:p>
    <w:p w14:paraId="4B092C5F" w14:textId="77777777" w:rsidR="00F26249" w:rsidRPr="00D42C8D" w:rsidRDefault="00F26249" w:rsidP="00D259AB">
      <w:pPr>
        <w:pStyle w:val="ListParagraph"/>
        <w:numPr>
          <w:ilvl w:val="0"/>
          <w:numId w:val="73"/>
        </w:numPr>
        <w:spacing w:after="0"/>
        <w:ind w:left="714" w:hanging="357"/>
      </w:pPr>
      <w:r w:rsidRPr="00D42C8D">
        <w:t xml:space="preserve">G: Case #7 MT TX </w:t>
      </w:r>
      <w:r w:rsidRPr="00D42C8D">
        <w:rPr>
          <w:rStyle w:val="Strong"/>
          <w:lang w:eastAsia="zh-CN"/>
        </w:rPr>
        <w:t xml:space="preserve">(to support Case #7 at parent node) </w:t>
      </w:r>
      <w:r w:rsidRPr="00D42C8D">
        <w:t>to/from Case #1 DU TX</w:t>
      </w:r>
    </w:p>
    <w:p w14:paraId="39F81DE4" w14:textId="77777777" w:rsidR="00F26249" w:rsidRPr="00F26249" w:rsidRDefault="00F26249" w:rsidP="00F26249">
      <w:pPr>
        <w:rPr>
          <w:rFonts w:ascii="Times New Roman" w:hAnsi="Times New Roman"/>
          <w:szCs w:val="20"/>
          <w:lang w:val="en-US"/>
        </w:rPr>
      </w:pPr>
      <w:r w:rsidRPr="00A77962">
        <w:rPr>
          <w:rFonts w:ascii="Times New Roman" w:hAnsi="Times New Roman"/>
          <w:szCs w:val="20"/>
        </w:rPr>
        <w:t>(Working Assumption) H: Case #6 MT TX to/from Case #1 DU TX</w:t>
      </w:r>
    </w:p>
    <w:p w14:paraId="7E9F8FE9" w14:textId="3D1278B3" w:rsidR="00F26249" w:rsidRDefault="00A77962" w:rsidP="00F26249">
      <w:pPr>
        <w:rPr>
          <w:rFonts w:ascii="Times New Roman" w:hAnsi="Times New Roman"/>
          <w:szCs w:val="20"/>
          <w:lang w:eastAsia="x-none"/>
        </w:rPr>
      </w:pPr>
      <w:r w:rsidRPr="00A77962">
        <w:rPr>
          <w:rFonts w:ascii="Times New Roman" w:hAnsi="Times New Roman"/>
          <w:b/>
          <w:bCs/>
          <w:szCs w:val="20"/>
          <w:lang w:eastAsia="x-none"/>
        </w:rPr>
        <w:lastRenderedPageBreak/>
        <w:t>Decision:</w:t>
      </w:r>
      <w:r>
        <w:rPr>
          <w:rFonts w:ascii="Times New Roman" w:hAnsi="Times New Roman"/>
          <w:szCs w:val="20"/>
          <w:lang w:eastAsia="x-none"/>
        </w:rPr>
        <w:t xml:space="preserve"> The </w:t>
      </w:r>
      <w:r w:rsidRPr="00A77962">
        <w:rPr>
          <w:rFonts w:ascii="Times New Roman" w:hAnsi="Times New Roman"/>
          <w:szCs w:val="20"/>
          <w:highlight w:val="green"/>
          <w:lang w:eastAsia="x-none"/>
        </w:rPr>
        <w:t>working assumption is confirmed</w:t>
      </w:r>
      <w:r>
        <w:rPr>
          <w:rFonts w:ascii="Times New Roman" w:hAnsi="Times New Roman"/>
          <w:szCs w:val="20"/>
          <w:lang w:eastAsia="x-none"/>
        </w:rPr>
        <w:t xml:space="preserve"> on Feb 25</w:t>
      </w:r>
      <w:r w:rsidRPr="00A77962">
        <w:rPr>
          <w:rFonts w:ascii="Times New Roman" w:hAnsi="Times New Roman"/>
          <w:szCs w:val="20"/>
          <w:vertAlign w:val="superscript"/>
          <w:lang w:eastAsia="x-none"/>
        </w:rPr>
        <w:t>th</w:t>
      </w:r>
      <w:r>
        <w:rPr>
          <w:rFonts w:ascii="Times New Roman" w:hAnsi="Times New Roman"/>
          <w:szCs w:val="20"/>
          <w:lang w:eastAsia="x-none"/>
        </w:rPr>
        <w:t xml:space="preserve"> GTW session</w:t>
      </w:r>
      <w:r w:rsidR="00C86571">
        <w:rPr>
          <w:rFonts w:ascii="Times New Roman" w:hAnsi="Times New Roman"/>
          <w:szCs w:val="20"/>
          <w:lang w:eastAsia="x-none"/>
        </w:rPr>
        <w:t>.</w:t>
      </w:r>
    </w:p>
    <w:p w14:paraId="4D3FC41C" w14:textId="77777777" w:rsidR="00A77962" w:rsidRPr="00F26249" w:rsidRDefault="00A77962" w:rsidP="00F26249">
      <w:pPr>
        <w:rPr>
          <w:rFonts w:ascii="Times New Roman" w:hAnsi="Times New Roman"/>
          <w:szCs w:val="20"/>
          <w:lang w:eastAsia="x-none"/>
        </w:rPr>
      </w:pPr>
    </w:p>
    <w:p w14:paraId="059696C6" w14:textId="77777777" w:rsidR="00D42C8D" w:rsidRPr="00F26249" w:rsidRDefault="00D42C8D" w:rsidP="00D42C8D">
      <w:pPr>
        <w:rPr>
          <w:rFonts w:ascii="Times New Roman" w:eastAsia="Times New Roman" w:hAnsi="Times New Roman"/>
          <w:szCs w:val="20"/>
        </w:rPr>
      </w:pPr>
      <w:r w:rsidRPr="00F26249">
        <w:rPr>
          <w:rFonts w:ascii="Times New Roman" w:eastAsia="Times New Roman" w:hAnsi="Times New Roman"/>
          <w:szCs w:val="20"/>
          <w:highlight w:val="green"/>
        </w:rPr>
        <w:t>Agreement</w:t>
      </w:r>
    </w:p>
    <w:p w14:paraId="0C500161" w14:textId="77777777" w:rsidR="00F26249" w:rsidRPr="00F26249" w:rsidRDefault="00F26249" w:rsidP="00F26249">
      <w:pPr>
        <w:rPr>
          <w:rFonts w:ascii="Times New Roman" w:eastAsia="Malgun Gothic" w:hAnsi="Times New Roman"/>
          <w:szCs w:val="20"/>
          <w:lang w:eastAsia="zh-CN"/>
        </w:rPr>
      </w:pPr>
      <w:r w:rsidRPr="00F26249">
        <w:rPr>
          <w:rFonts w:ascii="Times New Roman" w:eastAsia="Times New Roman" w:hAnsi="Times New Roman"/>
          <w:szCs w:val="20"/>
        </w:rPr>
        <w:t>The number of desired/provided guard symbols indicated for Rel-17 cases should be in the range of 0-7 symbols.</w:t>
      </w:r>
    </w:p>
    <w:p w14:paraId="74519E82" w14:textId="77777777" w:rsidR="00F26249" w:rsidRPr="00F26249" w:rsidRDefault="00F26249" w:rsidP="00F26249">
      <w:pPr>
        <w:rPr>
          <w:rFonts w:ascii="Times New Roman" w:hAnsi="Times New Roman"/>
          <w:szCs w:val="20"/>
          <w:lang w:eastAsia="x-none"/>
        </w:rPr>
      </w:pPr>
    </w:p>
    <w:p w14:paraId="7A3ACADF" w14:textId="77777777" w:rsidR="00F26249" w:rsidRPr="00F26249" w:rsidRDefault="00F26249" w:rsidP="00F26249">
      <w:pPr>
        <w:rPr>
          <w:rFonts w:ascii="Times New Roman" w:eastAsia="Times New Roman" w:hAnsi="Times New Roman"/>
          <w:szCs w:val="20"/>
        </w:rPr>
      </w:pPr>
      <w:r w:rsidRPr="00F26249">
        <w:rPr>
          <w:rFonts w:ascii="Times New Roman" w:eastAsia="Times New Roman" w:hAnsi="Times New Roman"/>
          <w:szCs w:val="20"/>
          <w:highlight w:val="green"/>
        </w:rPr>
        <w:t>Agreement</w:t>
      </w:r>
    </w:p>
    <w:p w14:paraId="3C85D1B6" w14:textId="77777777" w:rsidR="00F26249" w:rsidRPr="00F26249" w:rsidRDefault="00F26249" w:rsidP="00F26249">
      <w:pPr>
        <w:rPr>
          <w:rFonts w:ascii="Times New Roman" w:eastAsia="Times New Roman" w:hAnsi="Times New Roman"/>
          <w:szCs w:val="20"/>
        </w:rPr>
      </w:pPr>
      <w:r w:rsidRPr="00F26249">
        <w:rPr>
          <w:rFonts w:ascii="Times New Roman" w:eastAsia="Times New Roman" w:hAnsi="Times New Roman"/>
          <w:szCs w:val="20"/>
        </w:rPr>
        <w:t xml:space="preserve">The list of slots associated with a given timing cases provided to an IAB-MT by the Timing Case Indication MAC CE has the same range and periodicity as the list of slots IAB DU resource configuration </w:t>
      </w:r>
    </w:p>
    <w:p w14:paraId="74CB00F7" w14:textId="77777777" w:rsidR="00F26249" w:rsidRPr="00D42C8D" w:rsidRDefault="00F26249" w:rsidP="00D259AB">
      <w:pPr>
        <w:pStyle w:val="ListParagraph"/>
        <w:numPr>
          <w:ilvl w:val="0"/>
          <w:numId w:val="74"/>
        </w:numPr>
        <w:rPr>
          <w:rFonts w:eastAsia="Times New Roman"/>
        </w:rPr>
      </w:pPr>
      <w:r w:rsidRPr="00D42C8D">
        <w:rPr>
          <w:rFonts w:eastAsia="Times New Roman"/>
        </w:rPr>
        <w:t>FFS (to be revisited via email on Feb 23): As in Rel-17 HSNA configuration</w:t>
      </w:r>
    </w:p>
    <w:p w14:paraId="2AF0F95F" w14:textId="77777777" w:rsidR="00F26249" w:rsidRPr="00D42C8D" w:rsidRDefault="00F26249" w:rsidP="00D259AB">
      <w:pPr>
        <w:pStyle w:val="ListParagraph"/>
        <w:numPr>
          <w:ilvl w:val="0"/>
          <w:numId w:val="74"/>
        </w:numPr>
        <w:rPr>
          <w:rFonts w:eastAsia="Times New Roman"/>
        </w:rPr>
      </w:pPr>
      <w:r w:rsidRPr="00D42C8D">
        <w:rPr>
          <w:rFonts w:eastAsia="Times New Roman"/>
        </w:rPr>
        <w:t>This agreement extends to other eIAB MAC CEs (e.g. restricted/recommended beam indications)</w:t>
      </w:r>
    </w:p>
    <w:p w14:paraId="799B6BE1" w14:textId="77777777" w:rsidR="00F26249" w:rsidRPr="00F26249" w:rsidRDefault="00F26249" w:rsidP="00F26249">
      <w:pPr>
        <w:rPr>
          <w:rFonts w:ascii="Times New Roman" w:hAnsi="Times New Roman"/>
          <w:szCs w:val="20"/>
          <w:lang w:eastAsia="x-none"/>
        </w:rPr>
      </w:pPr>
    </w:p>
    <w:p w14:paraId="67954E2B" w14:textId="0136F66B" w:rsidR="00F26249" w:rsidRDefault="00F26249" w:rsidP="006B480F">
      <w:pPr>
        <w:rPr>
          <w:lang w:eastAsia="x-none"/>
        </w:rPr>
      </w:pPr>
    </w:p>
    <w:p w14:paraId="349810AF" w14:textId="29878049" w:rsidR="00A77962" w:rsidRDefault="00A77962" w:rsidP="006B480F">
      <w:pPr>
        <w:rPr>
          <w:lang w:eastAsia="x-none"/>
        </w:rPr>
      </w:pPr>
      <w:r w:rsidRPr="00A77962">
        <w:rPr>
          <w:b/>
          <w:bCs/>
          <w:lang w:eastAsia="x-none"/>
        </w:rPr>
        <w:t>Decision:</w:t>
      </w:r>
      <w:r>
        <w:rPr>
          <w:lang w:eastAsia="x-none"/>
        </w:rPr>
        <w:t xml:space="preserve"> As per email decision posted on Feb 24</w:t>
      </w:r>
      <w:r w:rsidRPr="00A77962">
        <w:rPr>
          <w:vertAlign w:val="superscript"/>
          <w:lang w:eastAsia="x-none"/>
        </w:rPr>
        <w:t>th</w:t>
      </w:r>
      <w:r>
        <w:rPr>
          <w:lang w:eastAsia="x-none"/>
        </w:rPr>
        <w:t>,</w:t>
      </w:r>
    </w:p>
    <w:p w14:paraId="0421816D" w14:textId="77777777" w:rsidR="00A77962" w:rsidRPr="00F26249" w:rsidRDefault="00A77962" w:rsidP="00A77962">
      <w:pPr>
        <w:rPr>
          <w:rFonts w:ascii="Times New Roman" w:eastAsia="Times New Roman" w:hAnsi="Times New Roman"/>
          <w:szCs w:val="20"/>
        </w:rPr>
      </w:pPr>
      <w:r w:rsidRPr="00F26249">
        <w:rPr>
          <w:rFonts w:ascii="Times New Roman" w:eastAsia="Times New Roman" w:hAnsi="Times New Roman"/>
          <w:szCs w:val="20"/>
          <w:highlight w:val="green"/>
        </w:rPr>
        <w:t>Agreement</w:t>
      </w:r>
    </w:p>
    <w:p w14:paraId="607FA8FD" w14:textId="77777777" w:rsidR="00A77962" w:rsidRPr="00A77962" w:rsidRDefault="00A77962" w:rsidP="00A77962">
      <w:pPr>
        <w:rPr>
          <w:rFonts w:ascii="Times New Roman" w:hAnsi="Times New Roman"/>
          <w:szCs w:val="20"/>
          <w:lang w:val="en-US"/>
        </w:rPr>
      </w:pPr>
      <w:r w:rsidRPr="00A77962">
        <w:rPr>
          <w:rStyle w:val="Strong"/>
          <w:rFonts w:ascii="Times New Roman" w:hAnsi="Times New Roman"/>
          <w:b w:val="0"/>
          <w:bCs w:val="0"/>
          <w:szCs w:val="20"/>
          <w:lang w:eastAsia="ko-KR"/>
        </w:rPr>
        <w:t xml:space="preserve">In order to support the agreed extension of CA TDD conflict resolution rules to IAB nodes operating under NR-DC </w:t>
      </w:r>
      <w:r w:rsidRPr="00A77962">
        <w:rPr>
          <w:rStyle w:val="Strong"/>
          <w:rFonts w:ascii="Times New Roman" w:hAnsi="Times New Roman"/>
          <w:b w:val="0"/>
          <w:bCs w:val="0"/>
          <w:szCs w:val="20"/>
          <w:lang w:val="en-US" w:eastAsia="ko-KR"/>
        </w:rPr>
        <w:t xml:space="preserve">in Rel-17 </w:t>
      </w:r>
      <w:r w:rsidRPr="00A77962">
        <w:rPr>
          <w:rStyle w:val="Strong"/>
          <w:rFonts w:ascii="Times New Roman" w:hAnsi="Times New Roman"/>
          <w:b w:val="0"/>
          <w:bCs w:val="0"/>
          <w:szCs w:val="20"/>
          <w:lang w:eastAsia="ko-KR"/>
        </w:rPr>
        <w:t>(covering both inter-donor and intra-donor NR-DC scenarios)</w:t>
      </w:r>
    </w:p>
    <w:p w14:paraId="1C82E2D4" w14:textId="77777777" w:rsidR="00A77962" w:rsidRPr="00A77962" w:rsidRDefault="00A77962" w:rsidP="00F44FD9">
      <w:pPr>
        <w:pStyle w:val="ListParagraph"/>
        <w:numPr>
          <w:ilvl w:val="0"/>
          <w:numId w:val="152"/>
        </w:numPr>
        <w:rPr>
          <w:rFonts w:eastAsia="Times New Roman"/>
          <w:lang w:val="en-US"/>
        </w:rPr>
      </w:pPr>
      <w:r w:rsidRPr="00A77962">
        <w:rPr>
          <w:rStyle w:val="Strong"/>
          <w:rFonts w:eastAsia="Times New Roman"/>
          <w:b w:val="0"/>
          <w:bCs w:val="0"/>
          <w:lang w:val="en-US" w:eastAsia="ko-KR"/>
        </w:rPr>
        <w:t xml:space="preserve">Introduce new RRC parameter: </w:t>
      </w:r>
      <w:r w:rsidRPr="00A77962">
        <w:rPr>
          <w:rStyle w:val="Emphasis"/>
          <w:rFonts w:eastAsia="Times New Roman"/>
          <w:lang w:val="en-US" w:eastAsia="ko-KR"/>
        </w:rPr>
        <w:t>directionalCollisionHandling-r17</w:t>
      </w:r>
    </w:p>
    <w:p w14:paraId="6444AE96" w14:textId="7CDCEC32" w:rsidR="00A77962" w:rsidRPr="00A77962" w:rsidRDefault="00A77962" w:rsidP="00F44FD9">
      <w:pPr>
        <w:pStyle w:val="ListParagraph"/>
        <w:numPr>
          <w:ilvl w:val="0"/>
          <w:numId w:val="152"/>
        </w:numPr>
        <w:rPr>
          <w:rFonts w:eastAsia="Times New Roman"/>
          <w:lang w:val="en-US"/>
        </w:rPr>
      </w:pPr>
      <w:r w:rsidRPr="00A77962">
        <w:rPr>
          <w:rStyle w:val="Strong"/>
          <w:rFonts w:eastAsia="Times New Roman"/>
          <w:b w:val="0"/>
          <w:bCs w:val="0"/>
          <w:lang w:val="en-US" w:eastAsia="ko-KR"/>
        </w:rPr>
        <w:t xml:space="preserve">Update parameter description for </w:t>
      </w:r>
      <w:r w:rsidRPr="00A77962">
        <w:rPr>
          <w:rStyle w:val="Emphasis"/>
          <w:rFonts w:eastAsia="Times New Roman"/>
          <w:lang w:val="en-US" w:eastAsia="ko-KR"/>
        </w:rPr>
        <w:t>half-duplexTDD-CA-SameSCS-r16</w:t>
      </w:r>
      <w:r w:rsidRPr="00A77962">
        <w:rPr>
          <w:rFonts w:eastAsia="Times New Roman"/>
          <w:lang w:val="en-US" w:eastAsia="ko-KR"/>
        </w:rPr>
        <w:t xml:space="preserve"> </w:t>
      </w:r>
      <w:r w:rsidRPr="00A77962">
        <w:rPr>
          <w:rStyle w:val="Strong"/>
          <w:rFonts w:eastAsia="Times New Roman"/>
          <w:b w:val="0"/>
          <w:bCs w:val="0"/>
          <w:lang w:val="en-US" w:eastAsia="ko-KR"/>
        </w:rPr>
        <w:t xml:space="preserve">in TS38.306 to make it clear that it is applicable for NR-DC for IAB-MT. E.g. “if this field is included in </w:t>
      </w:r>
      <w:r w:rsidRPr="00A77962">
        <w:rPr>
          <w:rStyle w:val="Emphasis"/>
          <w:rFonts w:eastAsia="Times New Roman"/>
          <w:lang w:val="en-US" w:eastAsia="ko-KR"/>
        </w:rPr>
        <w:t xml:space="preserve">ca-ParametersNR-forDC-v1610 for IAB-MT, </w:t>
      </w:r>
      <w:r w:rsidRPr="00A77962">
        <w:rPr>
          <w:rStyle w:val="Strong"/>
          <w:rFonts w:eastAsia="Times New Roman"/>
          <w:b w:val="0"/>
          <w:bCs w:val="0"/>
          <w:lang w:val="en-US" w:eastAsia="ko-KR"/>
        </w:rPr>
        <w:t>it indicates IAB-MT supports directional collision handling between reference and other cells for half-duplex operation in TDD NR-DC with same SCS across MCG and SCG</w:t>
      </w:r>
      <w:r w:rsidRPr="00A77962">
        <w:rPr>
          <w:rFonts w:eastAsia="Times New Roman"/>
          <w:lang w:val="en-US" w:eastAsia="ko-KR"/>
        </w:rPr>
        <w:t>”</w:t>
      </w:r>
    </w:p>
    <w:p w14:paraId="02936D1A" w14:textId="77777777" w:rsidR="00A77962" w:rsidRPr="00F26249" w:rsidRDefault="00A77962" w:rsidP="00A77962">
      <w:pPr>
        <w:rPr>
          <w:rFonts w:ascii="Times New Roman" w:eastAsia="Times New Roman" w:hAnsi="Times New Roman"/>
          <w:szCs w:val="20"/>
        </w:rPr>
      </w:pPr>
      <w:r w:rsidRPr="00F26249">
        <w:rPr>
          <w:rFonts w:ascii="Times New Roman" w:eastAsia="Times New Roman" w:hAnsi="Times New Roman"/>
          <w:szCs w:val="20"/>
          <w:highlight w:val="green"/>
        </w:rPr>
        <w:t>Agreement</w:t>
      </w:r>
    </w:p>
    <w:p w14:paraId="7AF9B4CD" w14:textId="734C2D2D" w:rsidR="00A77962" w:rsidRPr="00A77962" w:rsidRDefault="00A77962" w:rsidP="00A77962">
      <w:pPr>
        <w:rPr>
          <w:rFonts w:ascii="Times New Roman" w:hAnsi="Times New Roman"/>
          <w:szCs w:val="20"/>
          <w:lang w:val="en-US" w:eastAsia="zh-CN"/>
        </w:rPr>
      </w:pPr>
      <w:r w:rsidRPr="00A77962">
        <w:rPr>
          <w:rStyle w:val="Strong"/>
          <w:rFonts w:ascii="Times New Roman" w:hAnsi="Times New Roman"/>
          <w:b w:val="0"/>
          <w:bCs w:val="0"/>
          <w:szCs w:val="20"/>
          <w:lang w:eastAsia="ko-KR"/>
        </w:rPr>
        <w:t>Update Rel-17 TS 38.213 Section 14 in the following manner:</w:t>
      </w:r>
    </w:p>
    <w:p w14:paraId="589A0419" w14:textId="77777777" w:rsidR="00A77962" w:rsidRPr="00A77962" w:rsidRDefault="00A77962" w:rsidP="00F44FD9">
      <w:pPr>
        <w:pStyle w:val="ListParagraph"/>
        <w:numPr>
          <w:ilvl w:val="0"/>
          <w:numId w:val="153"/>
        </w:numPr>
        <w:rPr>
          <w:rFonts w:eastAsia="Times New Roman"/>
          <w:lang w:val="en-US"/>
        </w:rPr>
      </w:pPr>
      <w:r w:rsidRPr="00A77962">
        <w:rPr>
          <w:rStyle w:val="Strong"/>
          <w:rFonts w:eastAsia="Times New Roman"/>
          <w:b w:val="0"/>
          <w:bCs w:val="0"/>
          <w:lang w:eastAsia="ko-KR"/>
        </w:rPr>
        <w:t xml:space="preserve">If an IAB MT is configured with an MCG and an SCG, is not capable of simultaneous transmission and reception, and would simultaneously transmit and receive on the MCG and the SCG, the IAB- MT operates according to the scheduling from the MCG only if semi-static flexible symbols are configured by both parents operating under inter-donor NR-DC. </w:t>
      </w:r>
    </w:p>
    <w:p w14:paraId="279C1504" w14:textId="77777777" w:rsidR="00A77962" w:rsidRPr="00A77962" w:rsidRDefault="00A77962" w:rsidP="00F44FD9">
      <w:pPr>
        <w:pStyle w:val="ListParagraph"/>
        <w:numPr>
          <w:ilvl w:val="0"/>
          <w:numId w:val="153"/>
        </w:numPr>
        <w:rPr>
          <w:rFonts w:eastAsia="Times New Roman"/>
          <w:lang w:val="en-US"/>
        </w:rPr>
      </w:pPr>
      <w:r w:rsidRPr="00A77962">
        <w:rPr>
          <w:rStyle w:val="Strong"/>
          <w:rFonts w:eastAsia="Times New Roman"/>
          <w:b w:val="0"/>
          <w:bCs w:val="0"/>
          <w:lang w:eastAsia="ko-KR"/>
        </w:rPr>
        <w:t>For other NR-DC cases, the IAB-MT shall apply the Rel-16 CA TDD prioritization rules defined in TS38.213 section 11.1 across cell groups (i.e. The IAB MT does not expect to receive conflicting DCI formats including DCI2_0 and dynamic scheduling grants from different parents).</w:t>
      </w:r>
    </w:p>
    <w:p w14:paraId="79025BB1" w14:textId="77777777" w:rsidR="00A77962" w:rsidRPr="00A77962" w:rsidRDefault="00A77962" w:rsidP="00A77962">
      <w:pPr>
        <w:rPr>
          <w:szCs w:val="28"/>
          <w:lang w:val="en-US"/>
        </w:rPr>
      </w:pPr>
      <w:r w:rsidRPr="00A77962">
        <w:rPr>
          <w:szCs w:val="28"/>
          <w:highlight w:val="green"/>
          <w:lang w:val="en-US"/>
        </w:rPr>
        <w:t>Agreement</w:t>
      </w:r>
    </w:p>
    <w:p w14:paraId="6A848CA9" w14:textId="77777777" w:rsidR="00A77962" w:rsidRPr="00A77962" w:rsidRDefault="00A77962" w:rsidP="00F44FD9">
      <w:pPr>
        <w:pStyle w:val="ListParagraph"/>
        <w:numPr>
          <w:ilvl w:val="0"/>
          <w:numId w:val="155"/>
        </w:numPr>
        <w:rPr>
          <w:b/>
          <w:lang w:eastAsia="zh-CN"/>
        </w:rPr>
      </w:pPr>
      <w:r w:rsidRPr="00A77962">
        <w:rPr>
          <w:rStyle w:val="Strong"/>
          <w:rFonts w:cs="Times"/>
          <w:b w:val="0"/>
        </w:rPr>
        <w:t>The list of slots associated with a given timing cases provided to an IAB-MT by the Timing Case Indication MAC CE (P15 in [108-e-R17-eIAB-03]) can have the following ranges for periodicity: {16, 20, 32, 40, 64, 80, 160, 320, 640, 1280, 2560, 5120} slots</w:t>
      </w:r>
    </w:p>
    <w:p w14:paraId="7A1516DE" w14:textId="77777777" w:rsidR="00A77962" w:rsidRPr="00A77962" w:rsidRDefault="00A77962" w:rsidP="00F44FD9">
      <w:pPr>
        <w:pStyle w:val="ListParagraph"/>
        <w:numPr>
          <w:ilvl w:val="0"/>
          <w:numId w:val="155"/>
        </w:numPr>
        <w:rPr>
          <w:b/>
          <w:lang w:eastAsia="ko-KR"/>
        </w:rPr>
      </w:pPr>
      <w:r w:rsidRPr="00A77962">
        <w:rPr>
          <w:rStyle w:val="Strong"/>
          <w:rFonts w:cs="Times"/>
          <w:b w:val="0"/>
        </w:rPr>
        <w:t>This agreement extends to other eIAB MAC CEs including:</w:t>
      </w:r>
    </w:p>
    <w:p w14:paraId="161B3CEF" w14:textId="77777777" w:rsidR="00A77962" w:rsidRPr="00A77962" w:rsidRDefault="00A77962" w:rsidP="00F44FD9">
      <w:pPr>
        <w:pStyle w:val="ListParagraph"/>
        <w:numPr>
          <w:ilvl w:val="1"/>
          <w:numId w:val="155"/>
        </w:numPr>
        <w:rPr>
          <w:b/>
        </w:rPr>
      </w:pPr>
      <w:r w:rsidRPr="00A77962">
        <w:rPr>
          <w:rStyle w:val="Strong"/>
          <w:rFonts w:cs="Times"/>
          <w:b w:val="0"/>
        </w:rPr>
        <w:t>Child IAB-DU Restricted Beam Indication MAC CE (P12 in [108-e-R17-eIAB-03])</w:t>
      </w:r>
    </w:p>
    <w:p w14:paraId="2DFD6116" w14:textId="77777777" w:rsidR="00A77962" w:rsidRPr="00A77962" w:rsidRDefault="00A77962" w:rsidP="00F44FD9">
      <w:pPr>
        <w:pStyle w:val="ListParagraph"/>
        <w:numPr>
          <w:ilvl w:val="1"/>
          <w:numId w:val="155"/>
        </w:numPr>
        <w:rPr>
          <w:b/>
        </w:rPr>
      </w:pPr>
      <w:r w:rsidRPr="00A77962">
        <w:rPr>
          <w:rStyle w:val="Strong"/>
          <w:rFonts w:cs="Times"/>
          <w:b w:val="0"/>
        </w:rPr>
        <w:t>Desired DL TX Power Adjustment MAC CE (P17 in [108-e-R17-eIAB-03])</w:t>
      </w:r>
    </w:p>
    <w:p w14:paraId="6C824EAC" w14:textId="77777777" w:rsidR="00A77962" w:rsidRPr="00A77962" w:rsidRDefault="00A77962" w:rsidP="00F44FD9">
      <w:pPr>
        <w:pStyle w:val="ListParagraph"/>
        <w:numPr>
          <w:ilvl w:val="1"/>
          <w:numId w:val="155"/>
        </w:numPr>
        <w:rPr>
          <w:b/>
        </w:rPr>
      </w:pPr>
      <w:r w:rsidRPr="00A77962">
        <w:rPr>
          <w:rStyle w:val="Strong"/>
          <w:rFonts w:cs="Times"/>
          <w:b w:val="0"/>
        </w:rPr>
        <w:t>DL TX Power Adjustment MAC CE (P18 in [108-e-R17-eIAB-03])</w:t>
      </w:r>
    </w:p>
    <w:p w14:paraId="5E1119D7" w14:textId="77777777" w:rsidR="00A77962" w:rsidRPr="00A77962" w:rsidRDefault="00A77962" w:rsidP="00F44FD9">
      <w:pPr>
        <w:pStyle w:val="ListParagraph"/>
        <w:numPr>
          <w:ilvl w:val="1"/>
          <w:numId w:val="155"/>
        </w:numPr>
        <w:rPr>
          <w:b/>
        </w:rPr>
      </w:pPr>
      <w:r w:rsidRPr="00A77962">
        <w:rPr>
          <w:rStyle w:val="Strong"/>
          <w:rFonts w:cs="Times"/>
          <w:b w:val="0"/>
        </w:rPr>
        <w:t>Desired IAB-MT PSD range MAC CE (P19 in [108-e-R17-eIAB-03])</w:t>
      </w:r>
    </w:p>
    <w:p w14:paraId="51192299" w14:textId="77777777" w:rsidR="00A77962" w:rsidRPr="00A77962" w:rsidRDefault="00A77962" w:rsidP="00F44FD9">
      <w:pPr>
        <w:pStyle w:val="ListParagraph"/>
        <w:numPr>
          <w:ilvl w:val="1"/>
          <w:numId w:val="155"/>
        </w:numPr>
        <w:rPr>
          <w:b/>
        </w:rPr>
      </w:pPr>
      <w:r w:rsidRPr="00A77962">
        <w:rPr>
          <w:rStyle w:val="Strong"/>
          <w:rFonts w:cs="Times"/>
          <w:b w:val="0"/>
        </w:rPr>
        <w:t>IAB-MT Recommended Beam Indication MAC CE (P23 in [108-e-R17-eIAB-03])</w:t>
      </w:r>
    </w:p>
    <w:p w14:paraId="4C512B16" w14:textId="77777777" w:rsidR="00A77962" w:rsidRDefault="00A77962" w:rsidP="00A77962">
      <w:pPr>
        <w:rPr>
          <w:rFonts w:cs="Times"/>
          <w:lang w:eastAsia="x-none"/>
        </w:rPr>
      </w:pPr>
    </w:p>
    <w:p w14:paraId="60EECD39" w14:textId="0D08DEFA" w:rsidR="00A77962" w:rsidRPr="00A77962" w:rsidRDefault="002328C4" w:rsidP="00A77962">
      <w:pPr>
        <w:rPr>
          <w:rFonts w:cs="Times"/>
          <w:b/>
          <w:bCs/>
          <w:lang w:eastAsia="x-none"/>
        </w:rPr>
      </w:pPr>
      <w:hyperlink r:id="rId1892" w:history="1">
        <w:r w:rsidR="004371F4">
          <w:rPr>
            <w:rStyle w:val="Hyperlink"/>
            <w:rFonts w:cs="Times"/>
            <w:b/>
            <w:bCs/>
            <w:lang w:eastAsia="x-none"/>
          </w:rPr>
          <w:t>R1-2202702</w:t>
        </w:r>
      </w:hyperlink>
      <w:r w:rsidR="00A77962" w:rsidRPr="00A77962">
        <w:rPr>
          <w:rFonts w:cs="Times"/>
          <w:b/>
          <w:bCs/>
          <w:lang w:eastAsia="x-none"/>
        </w:rPr>
        <w:tab/>
        <w:t>Feature Lead Summary #2 of 8.10.1</w:t>
      </w:r>
      <w:r w:rsidR="00A77962" w:rsidRPr="00A77962">
        <w:rPr>
          <w:rFonts w:cs="Times"/>
          <w:b/>
          <w:bCs/>
          <w:lang w:eastAsia="x-none"/>
        </w:rPr>
        <w:tab/>
        <w:t>Moderator (AT&amp;T)</w:t>
      </w:r>
    </w:p>
    <w:p w14:paraId="4443E291" w14:textId="08AD3AFB" w:rsidR="00A77962" w:rsidRDefault="00A77962" w:rsidP="00A77962">
      <w:pPr>
        <w:rPr>
          <w:rFonts w:cs="Times"/>
          <w:lang w:eastAsia="x-none"/>
        </w:rPr>
      </w:pPr>
      <w:r>
        <w:rPr>
          <w:rFonts w:cs="Times"/>
          <w:lang w:eastAsia="x-none"/>
        </w:rPr>
        <w:t>From</w:t>
      </w:r>
      <w:r w:rsidR="00C86571">
        <w:rPr>
          <w:rFonts w:cs="Times"/>
          <w:lang w:eastAsia="x-none"/>
        </w:rPr>
        <w:t xml:space="preserve"> </w:t>
      </w:r>
      <w:r>
        <w:rPr>
          <w:rFonts w:cs="Times"/>
          <w:lang w:eastAsia="x-none"/>
        </w:rPr>
        <w:t>Feb 25</w:t>
      </w:r>
      <w:r w:rsidRPr="00A77962">
        <w:rPr>
          <w:rFonts w:cs="Times"/>
          <w:vertAlign w:val="superscript"/>
          <w:lang w:eastAsia="x-none"/>
        </w:rPr>
        <w:t>th</w:t>
      </w:r>
      <w:r>
        <w:rPr>
          <w:rFonts w:cs="Times"/>
          <w:lang w:eastAsia="x-none"/>
        </w:rPr>
        <w:t xml:space="preserve"> GTW session</w:t>
      </w:r>
    </w:p>
    <w:p w14:paraId="7B57ACDD" w14:textId="77777777" w:rsidR="00A77962" w:rsidRPr="00A77962" w:rsidRDefault="00A77962" w:rsidP="00A77962">
      <w:pPr>
        <w:rPr>
          <w:rFonts w:cs="Times"/>
          <w:szCs w:val="28"/>
          <w:lang w:val="en-US"/>
        </w:rPr>
      </w:pPr>
      <w:r w:rsidRPr="00A77962">
        <w:rPr>
          <w:rFonts w:cs="Times"/>
          <w:szCs w:val="28"/>
          <w:highlight w:val="green"/>
          <w:lang w:val="en-US"/>
        </w:rPr>
        <w:t>Agreement</w:t>
      </w:r>
    </w:p>
    <w:p w14:paraId="6D8F9278" w14:textId="77777777" w:rsidR="00A77962" w:rsidRPr="004F70A2" w:rsidRDefault="00A77962" w:rsidP="00A77962">
      <w:pPr>
        <w:rPr>
          <w:rFonts w:eastAsia="Gulim" w:cs="Times"/>
          <w:color w:val="000000"/>
          <w:szCs w:val="20"/>
        </w:rPr>
      </w:pPr>
      <w:r w:rsidRPr="004F70A2">
        <w:rPr>
          <w:rFonts w:eastAsia="Gulim" w:cs="Times"/>
          <w:bCs/>
          <w:color w:val="000000"/>
        </w:rPr>
        <w:t>The following IAB-DU behavior is defined in case of multiple indicated beam restrictions or recommendations with different configurations across indications:</w:t>
      </w:r>
    </w:p>
    <w:p w14:paraId="37F2ECEC" w14:textId="77777777" w:rsidR="00A77962" w:rsidRPr="004F70A2" w:rsidRDefault="00A77962" w:rsidP="00F44FD9">
      <w:pPr>
        <w:pStyle w:val="ListParagraph"/>
        <w:numPr>
          <w:ilvl w:val="0"/>
          <w:numId w:val="156"/>
        </w:numPr>
      </w:pPr>
      <w:r w:rsidRPr="004F70A2">
        <w:t>Alt1: Each MAC CE indication provides complete information on beam restriction per DU cell (or recommendation per MT serving cell) including the associated parameters and conditions. A 2nd MAC CE indication overrides 1st MAC CE indication, including the associated parameters and conditions.</w:t>
      </w:r>
    </w:p>
    <w:p w14:paraId="7AD14237" w14:textId="77777777" w:rsidR="00A77962" w:rsidRPr="00C82909" w:rsidRDefault="00A77962" w:rsidP="00A77962">
      <w:pPr>
        <w:rPr>
          <w:rFonts w:cs="Times"/>
          <w:szCs w:val="28"/>
          <w:lang w:val="en-US"/>
        </w:rPr>
      </w:pPr>
      <w:r w:rsidRPr="00C82909">
        <w:rPr>
          <w:rFonts w:cs="Times"/>
          <w:szCs w:val="28"/>
          <w:highlight w:val="green"/>
          <w:lang w:val="en-US"/>
        </w:rPr>
        <w:t>Agreement</w:t>
      </w:r>
    </w:p>
    <w:p w14:paraId="48E61F4E" w14:textId="62DC1E9E" w:rsidR="00A77962" w:rsidRPr="004F70A2" w:rsidRDefault="00A77962" w:rsidP="00A77962">
      <w:pPr>
        <w:rPr>
          <w:rFonts w:eastAsia="Gulim" w:cs="Times"/>
          <w:color w:val="000000"/>
          <w:szCs w:val="20"/>
        </w:rPr>
      </w:pPr>
      <w:r w:rsidRPr="004F70A2">
        <w:rPr>
          <w:rFonts w:eastAsia="Gulim" w:cs="Times"/>
          <w:bCs/>
          <w:color w:val="000000"/>
        </w:rPr>
        <w:t>The start RB index of the first RB set</w:t>
      </w:r>
      <w:r w:rsidRPr="004F70A2">
        <w:rPr>
          <w:rStyle w:val="apple-converted-space"/>
          <w:rFonts w:eastAsia="Gulim" w:cs="Times"/>
          <w:bCs/>
          <w:color w:val="000000"/>
        </w:rPr>
        <w:t> </w:t>
      </w:r>
      <w:r w:rsidRPr="004F70A2">
        <w:rPr>
          <w:rFonts w:eastAsia="Gulim" w:cs="Times"/>
          <w:bCs/>
          <w:color w:val="000000"/>
        </w:rPr>
        <w:t>for the Rel-17 IAB-DU HSNA resource configuration</w:t>
      </w:r>
      <w:r w:rsidRPr="004F70A2">
        <w:rPr>
          <w:rStyle w:val="apple-converted-space"/>
          <w:rFonts w:eastAsia="Gulim" w:cs="Times"/>
          <w:bCs/>
          <w:color w:val="000000"/>
        </w:rPr>
        <w:t> </w:t>
      </w:r>
      <w:r w:rsidRPr="004F70A2">
        <w:rPr>
          <w:rFonts w:eastAsia="Gulim" w:cs="Times"/>
          <w:bCs/>
          <w:color w:val="000000"/>
        </w:rPr>
        <w:t>is the lowest index of RB of the IAB-DU cell</w:t>
      </w:r>
      <w:r w:rsidR="00C82909">
        <w:rPr>
          <w:rFonts w:eastAsia="Gulim" w:cs="Times"/>
          <w:bCs/>
          <w:color w:val="000000"/>
        </w:rPr>
        <w:t>.</w:t>
      </w:r>
    </w:p>
    <w:p w14:paraId="3F4BDFC2" w14:textId="77777777" w:rsidR="00A77962" w:rsidRPr="00C82909" w:rsidRDefault="00A77962" w:rsidP="00A77962">
      <w:pPr>
        <w:rPr>
          <w:rFonts w:cs="Times"/>
          <w:lang w:eastAsia="x-none"/>
        </w:rPr>
      </w:pPr>
    </w:p>
    <w:p w14:paraId="5CD3E8F2" w14:textId="77777777" w:rsidR="00A77962" w:rsidRPr="00C82909" w:rsidRDefault="00A77962" w:rsidP="00A77962">
      <w:pPr>
        <w:rPr>
          <w:rFonts w:cs="Times"/>
          <w:szCs w:val="28"/>
          <w:lang w:val="en-US"/>
        </w:rPr>
      </w:pPr>
      <w:r w:rsidRPr="00C82909">
        <w:rPr>
          <w:rFonts w:cs="Times"/>
          <w:szCs w:val="28"/>
          <w:highlight w:val="green"/>
          <w:lang w:val="en-US"/>
        </w:rPr>
        <w:t>Agreement</w:t>
      </w:r>
    </w:p>
    <w:p w14:paraId="489C7317" w14:textId="77777777" w:rsidR="00A77962" w:rsidRPr="004346F2" w:rsidRDefault="00A77962" w:rsidP="00A77962">
      <w:pPr>
        <w:rPr>
          <w:rFonts w:eastAsia="Gulim" w:cs="Times"/>
          <w:szCs w:val="20"/>
        </w:rPr>
      </w:pPr>
      <w:r w:rsidRPr="004346F2">
        <w:rPr>
          <w:rFonts w:eastAsia="Gulim" w:cs="Times"/>
          <w:bCs/>
        </w:rPr>
        <w:t>Enhance the RRC signaling for the configuration of DCI Format 2_5 to include the configuration of availability indication</w:t>
      </w:r>
      <w:r w:rsidRPr="004346F2">
        <w:rPr>
          <w:rStyle w:val="apple-converted-space"/>
          <w:rFonts w:eastAsia="Gulim" w:cs="Times"/>
          <w:bCs/>
        </w:rPr>
        <w:t> </w:t>
      </w:r>
      <w:r w:rsidRPr="004346F2">
        <w:rPr>
          <w:rFonts w:eastAsia="Gulim" w:cs="Times"/>
          <w:bCs/>
        </w:rPr>
        <w:t>for soft resources</w:t>
      </w:r>
      <w:r w:rsidRPr="004346F2">
        <w:rPr>
          <w:rStyle w:val="apple-converted-space"/>
          <w:rFonts w:eastAsia="Gulim" w:cs="Times"/>
          <w:bCs/>
        </w:rPr>
        <w:t> </w:t>
      </w:r>
      <w:r w:rsidRPr="004346F2">
        <w:rPr>
          <w:rFonts w:eastAsia="Gulim" w:cs="Times"/>
          <w:bCs/>
        </w:rPr>
        <w:t>in multiple</w:t>
      </w:r>
      <w:r w:rsidRPr="004346F2">
        <w:rPr>
          <w:rStyle w:val="apple-converted-space"/>
          <w:rFonts w:eastAsia="Gulim" w:cs="Times"/>
          <w:bCs/>
        </w:rPr>
        <w:t> </w:t>
      </w:r>
      <w:r w:rsidRPr="004346F2">
        <w:rPr>
          <w:rFonts w:eastAsia="Gulim" w:cs="Times"/>
          <w:bCs/>
        </w:rPr>
        <w:t>RB set groups by introducing the following new RRC parameters:</w:t>
      </w:r>
    </w:p>
    <w:p w14:paraId="34F817C4" w14:textId="77777777" w:rsidR="00A77962" w:rsidRPr="004346F2" w:rsidRDefault="00A77962" w:rsidP="00F44FD9">
      <w:pPr>
        <w:numPr>
          <w:ilvl w:val="0"/>
          <w:numId w:val="154"/>
        </w:numPr>
        <w:rPr>
          <w:rFonts w:eastAsia="Gulim" w:cs="Times"/>
          <w:szCs w:val="20"/>
        </w:rPr>
      </w:pPr>
      <w:r w:rsidRPr="004346F2">
        <w:rPr>
          <w:rFonts w:eastAsia="Gulim" w:cs="Times"/>
          <w:bCs/>
          <w:i/>
          <w:iCs/>
        </w:rPr>
        <w:t>AvailabilityCombination-Rel17</w:t>
      </w:r>
      <w:r w:rsidRPr="004346F2">
        <w:rPr>
          <w:rStyle w:val="apple-converted-space"/>
          <w:rFonts w:eastAsia="Gulim" w:cs="Times"/>
          <w:bCs/>
          <w:i/>
          <w:iCs/>
        </w:rPr>
        <w:t> </w:t>
      </w:r>
      <w:r w:rsidRPr="004346F2">
        <w:rPr>
          <w:rFonts w:eastAsia="Gulim" w:cs="Times"/>
          <w:bCs/>
        </w:rPr>
        <w:t>to include multiple</w:t>
      </w:r>
      <w:r w:rsidRPr="004346F2">
        <w:rPr>
          <w:rStyle w:val="apple-converted-space"/>
          <w:rFonts w:eastAsia="Gulim" w:cs="Times"/>
          <w:bCs/>
        </w:rPr>
        <w:t> </w:t>
      </w:r>
      <w:r w:rsidRPr="004346F2">
        <w:rPr>
          <w:rFonts w:eastAsia="Gulim" w:cs="Times"/>
          <w:bCs/>
          <w:i/>
          <w:iCs/>
        </w:rPr>
        <w:t>resourceAvailaibity-Rel17</w:t>
      </w:r>
      <w:r w:rsidRPr="004346F2">
        <w:rPr>
          <w:rStyle w:val="apple-converted-space"/>
          <w:rFonts w:eastAsia="Gulim" w:cs="Times"/>
          <w:bCs/>
        </w:rPr>
        <w:t> </w:t>
      </w:r>
      <w:r w:rsidRPr="004346F2">
        <w:rPr>
          <w:rFonts w:eastAsia="Gulim" w:cs="Times"/>
          <w:bCs/>
        </w:rPr>
        <w:t>indications, where each</w:t>
      </w:r>
      <w:r w:rsidRPr="004346F2">
        <w:rPr>
          <w:rStyle w:val="apple-converted-space"/>
          <w:rFonts w:eastAsia="Gulim" w:cs="Times"/>
          <w:bCs/>
        </w:rPr>
        <w:t> </w:t>
      </w:r>
      <w:r w:rsidRPr="004346F2">
        <w:rPr>
          <w:rFonts w:eastAsia="Gulim" w:cs="Times"/>
          <w:bCs/>
          <w:i/>
          <w:iCs/>
        </w:rPr>
        <w:t>resourceAvailaibity-Rel17</w:t>
      </w:r>
      <w:r w:rsidRPr="004346F2">
        <w:rPr>
          <w:rStyle w:val="apple-converted-space"/>
          <w:rFonts w:eastAsia="Gulim" w:cs="Times"/>
          <w:bCs/>
          <w:i/>
          <w:iCs/>
        </w:rPr>
        <w:t> </w:t>
      </w:r>
      <w:r w:rsidRPr="004346F2">
        <w:rPr>
          <w:rFonts w:eastAsia="Gulim" w:cs="Times"/>
          <w:bCs/>
        </w:rPr>
        <w:t>indicates the availability of soft resources in one or multiple slots for each configured RB set group in sequence.</w:t>
      </w:r>
      <w:r w:rsidRPr="004346F2">
        <w:rPr>
          <w:rStyle w:val="apple-converted-space"/>
          <w:rFonts w:eastAsia="Gulim" w:cs="Times"/>
          <w:bCs/>
        </w:rPr>
        <w:t> </w:t>
      </w:r>
    </w:p>
    <w:p w14:paraId="2CB48EF3" w14:textId="77777777" w:rsidR="00A77962" w:rsidRPr="004346F2" w:rsidRDefault="00A77962" w:rsidP="00F44FD9">
      <w:pPr>
        <w:numPr>
          <w:ilvl w:val="0"/>
          <w:numId w:val="154"/>
        </w:numPr>
        <w:rPr>
          <w:rFonts w:eastAsia="Gulim" w:cs="Times"/>
          <w:szCs w:val="20"/>
        </w:rPr>
      </w:pPr>
      <w:r w:rsidRPr="004346F2">
        <w:rPr>
          <w:rFonts w:cs="Times"/>
        </w:rPr>
        <w:lastRenderedPageBreak/>
        <w:t xml:space="preserve">The RB set groups are configured for all </w:t>
      </w:r>
      <w:r w:rsidRPr="004346F2">
        <w:rPr>
          <w:rFonts w:cs="Times"/>
          <w:i/>
          <w:iCs/>
        </w:rPr>
        <w:t>availabilityCombinationId(s)</w:t>
      </w:r>
      <w:r w:rsidRPr="004346F2">
        <w:rPr>
          <w:rFonts w:cs="Times"/>
        </w:rPr>
        <w:t xml:space="preserve"> with the following parameters and are applied over each slot:</w:t>
      </w:r>
    </w:p>
    <w:p w14:paraId="25DCC477" w14:textId="77777777" w:rsidR="00A77962" w:rsidRPr="004346F2" w:rsidRDefault="00A77962" w:rsidP="00F44FD9">
      <w:pPr>
        <w:numPr>
          <w:ilvl w:val="1"/>
          <w:numId w:val="154"/>
        </w:numPr>
        <w:rPr>
          <w:rFonts w:eastAsia="Gulim" w:cs="Times"/>
          <w:szCs w:val="20"/>
        </w:rPr>
      </w:pPr>
      <w:r w:rsidRPr="004346F2">
        <w:rPr>
          <w:rFonts w:eastAsia="Gulim" w:cs="Times"/>
          <w:bCs/>
        </w:rPr>
        <w:t>Number of RB set groups.</w:t>
      </w:r>
    </w:p>
    <w:p w14:paraId="2169C7F3" w14:textId="77777777" w:rsidR="00A77962" w:rsidRPr="004346F2" w:rsidRDefault="00A77962" w:rsidP="00F44FD9">
      <w:pPr>
        <w:numPr>
          <w:ilvl w:val="2"/>
          <w:numId w:val="154"/>
        </w:numPr>
        <w:rPr>
          <w:rFonts w:eastAsia="Gulim" w:cs="Times"/>
          <w:szCs w:val="20"/>
        </w:rPr>
      </w:pPr>
      <w:r w:rsidRPr="004346F2">
        <w:rPr>
          <w:rFonts w:eastAsia="Gulim" w:cs="Times"/>
          <w:bCs/>
        </w:rPr>
        <w:t>FFS: max value</w:t>
      </w:r>
    </w:p>
    <w:p w14:paraId="72286A06" w14:textId="77777777" w:rsidR="00A77962" w:rsidRPr="004346F2" w:rsidRDefault="00A77962" w:rsidP="00F44FD9">
      <w:pPr>
        <w:numPr>
          <w:ilvl w:val="1"/>
          <w:numId w:val="154"/>
        </w:numPr>
        <w:rPr>
          <w:rFonts w:eastAsia="Gulim" w:cs="Times"/>
          <w:szCs w:val="20"/>
        </w:rPr>
      </w:pPr>
      <w:r w:rsidRPr="004346F2">
        <w:rPr>
          <w:rFonts w:eastAsia="Gulim" w:cs="Times"/>
          <w:bCs/>
        </w:rPr>
        <w:t>Number of RB sets for each group.</w:t>
      </w:r>
    </w:p>
    <w:p w14:paraId="13786397" w14:textId="77777777" w:rsidR="00A77962" w:rsidRPr="004346F2" w:rsidRDefault="00A77962" w:rsidP="00F44FD9">
      <w:pPr>
        <w:numPr>
          <w:ilvl w:val="2"/>
          <w:numId w:val="154"/>
        </w:numPr>
        <w:rPr>
          <w:rFonts w:eastAsia="Gulim" w:cs="Times"/>
          <w:szCs w:val="20"/>
        </w:rPr>
      </w:pPr>
      <w:r w:rsidRPr="004346F2">
        <w:rPr>
          <w:rFonts w:eastAsia="Gulim" w:cs="Times"/>
          <w:bCs/>
        </w:rPr>
        <w:t>FFS: max value</w:t>
      </w:r>
    </w:p>
    <w:p w14:paraId="0C9151A1" w14:textId="77777777" w:rsidR="00A77962" w:rsidRPr="004346F2" w:rsidRDefault="00A77962" w:rsidP="00F44FD9">
      <w:pPr>
        <w:numPr>
          <w:ilvl w:val="0"/>
          <w:numId w:val="154"/>
        </w:numPr>
        <w:rPr>
          <w:rFonts w:eastAsia="Gulim" w:cs="Times"/>
          <w:szCs w:val="20"/>
        </w:rPr>
      </w:pPr>
      <w:r w:rsidRPr="004346F2">
        <w:rPr>
          <w:rFonts w:eastAsia="Gulim" w:cs="Times"/>
          <w:bCs/>
        </w:rPr>
        <w:t>If an RB set group is not provided, only one</w:t>
      </w:r>
      <w:r w:rsidRPr="004346F2">
        <w:rPr>
          <w:rStyle w:val="apple-converted-space"/>
          <w:rFonts w:eastAsia="Gulim" w:cs="Times"/>
          <w:bCs/>
        </w:rPr>
        <w:t> </w:t>
      </w:r>
      <w:r w:rsidRPr="004346F2">
        <w:rPr>
          <w:rFonts w:eastAsia="Gulim" w:cs="Times"/>
          <w:bCs/>
          <w:i/>
          <w:iCs/>
        </w:rPr>
        <w:t>resourceAvailablity-Rel17</w:t>
      </w:r>
      <w:r w:rsidRPr="004346F2">
        <w:rPr>
          <w:rStyle w:val="apple-converted-space"/>
          <w:rFonts w:eastAsia="Gulim" w:cs="Times"/>
          <w:bCs/>
        </w:rPr>
        <w:t> </w:t>
      </w:r>
      <w:r w:rsidRPr="004346F2">
        <w:rPr>
          <w:rFonts w:eastAsia="Gulim" w:cs="Times"/>
          <w:bCs/>
        </w:rPr>
        <w:t>is included in</w:t>
      </w:r>
      <w:r w:rsidRPr="004346F2">
        <w:rPr>
          <w:rStyle w:val="apple-converted-space"/>
          <w:rFonts w:eastAsia="Gulim" w:cs="Times"/>
          <w:bCs/>
        </w:rPr>
        <w:t> </w:t>
      </w:r>
      <w:r w:rsidRPr="004346F2">
        <w:rPr>
          <w:rFonts w:eastAsia="Gulim" w:cs="Times"/>
          <w:bCs/>
          <w:i/>
          <w:iCs/>
        </w:rPr>
        <w:t>AvailabilityCombination-Rel17</w:t>
      </w:r>
      <w:r w:rsidRPr="004346F2">
        <w:rPr>
          <w:rStyle w:val="apple-converted-space"/>
          <w:rFonts w:eastAsia="Gulim" w:cs="Times"/>
          <w:bCs/>
        </w:rPr>
        <w:t> </w:t>
      </w:r>
      <w:r w:rsidRPr="004346F2">
        <w:rPr>
          <w:rFonts w:eastAsia="Gulim" w:cs="Times"/>
          <w:bCs/>
        </w:rPr>
        <w:t>to indicate availability of soft resources in one or multiple slots for all RB sets of a DU cell.</w:t>
      </w:r>
    </w:p>
    <w:p w14:paraId="3DF542B0" w14:textId="77777777" w:rsidR="00A77962" w:rsidRPr="009C6121" w:rsidRDefault="00A77962" w:rsidP="00F44FD9">
      <w:pPr>
        <w:numPr>
          <w:ilvl w:val="0"/>
          <w:numId w:val="154"/>
        </w:numPr>
        <w:rPr>
          <w:rFonts w:eastAsia="Gulim" w:cs="Times"/>
          <w:strike/>
          <w:color w:val="000000"/>
          <w:szCs w:val="20"/>
        </w:rPr>
      </w:pPr>
      <w:r w:rsidRPr="009C6121">
        <w:rPr>
          <w:rFonts w:eastAsia="Gulim" w:cs="Times"/>
          <w:bCs/>
          <w:strike/>
          <w:color w:val="000000"/>
        </w:rPr>
        <w:t>[One</w:t>
      </w:r>
      <w:r w:rsidRPr="009C6121">
        <w:rPr>
          <w:rStyle w:val="apple-converted-space"/>
          <w:rFonts w:eastAsia="Gulim" w:cs="Times"/>
          <w:bCs/>
          <w:strike/>
          <w:color w:val="000000"/>
        </w:rPr>
        <w:t> </w:t>
      </w:r>
      <w:r w:rsidRPr="009C6121">
        <w:rPr>
          <w:rFonts w:eastAsia="Gulim" w:cs="Times"/>
          <w:bCs/>
          <w:i/>
          <w:iCs/>
          <w:strike/>
          <w:color w:val="000000"/>
        </w:rPr>
        <w:t>resourceAvailability-Rel17</w:t>
      </w:r>
      <w:r w:rsidRPr="009C6121">
        <w:rPr>
          <w:rStyle w:val="apple-converted-space"/>
          <w:rFonts w:eastAsia="Gulim" w:cs="Times"/>
          <w:bCs/>
          <w:strike/>
          <w:color w:val="000000"/>
        </w:rPr>
        <w:t> </w:t>
      </w:r>
      <w:r w:rsidRPr="009C6121">
        <w:rPr>
          <w:rFonts w:eastAsia="Gulim" w:cs="Times"/>
          <w:bCs/>
          <w:strike/>
          <w:color w:val="000000"/>
        </w:rPr>
        <w:t>element of the</w:t>
      </w:r>
      <w:r w:rsidRPr="009C6121">
        <w:rPr>
          <w:rStyle w:val="apple-converted-space"/>
          <w:rFonts w:eastAsia="Gulim" w:cs="Times"/>
          <w:bCs/>
          <w:strike/>
          <w:color w:val="000000"/>
        </w:rPr>
        <w:t> </w:t>
      </w:r>
      <w:r w:rsidRPr="009C6121">
        <w:rPr>
          <w:rFonts w:eastAsia="Gulim" w:cs="Times"/>
          <w:bCs/>
          <w:i/>
          <w:iCs/>
          <w:strike/>
          <w:color w:val="000000"/>
        </w:rPr>
        <w:t>availabilityCombinations</w:t>
      </w:r>
      <w:r w:rsidRPr="009C6121">
        <w:rPr>
          <w:rStyle w:val="apple-converted-space"/>
          <w:rFonts w:eastAsia="Gulim" w:cs="Times"/>
          <w:bCs/>
          <w:strike/>
          <w:color w:val="000000"/>
        </w:rPr>
        <w:t> </w:t>
      </w:r>
      <w:r w:rsidRPr="009C6121">
        <w:rPr>
          <w:rFonts w:eastAsia="Gulim" w:cs="Times"/>
          <w:bCs/>
          <w:strike/>
          <w:color w:val="000000"/>
        </w:rPr>
        <w:t>table is reserved to signal to the IAB-DU that “No new Availability Indication is provided” in DCI format 2_5 for slots which receive multiple Availability Indicators.]</w:t>
      </w:r>
    </w:p>
    <w:p w14:paraId="050C326F" w14:textId="77777777" w:rsidR="00A77962" w:rsidRPr="004F70A2" w:rsidRDefault="00A77962" w:rsidP="00A77962">
      <w:pPr>
        <w:rPr>
          <w:rFonts w:cs="Times"/>
          <w:lang w:eastAsia="x-none"/>
        </w:rPr>
      </w:pPr>
    </w:p>
    <w:p w14:paraId="44E80651" w14:textId="3B114E33" w:rsidR="00C86571" w:rsidRPr="00C86571" w:rsidRDefault="002328C4" w:rsidP="00C86571">
      <w:pPr>
        <w:rPr>
          <w:rFonts w:cs="Times"/>
          <w:b/>
          <w:lang w:eastAsia="x-none"/>
        </w:rPr>
      </w:pPr>
      <w:hyperlink r:id="rId1893" w:history="1">
        <w:r w:rsidR="004371F4">
          <w:rPr>
            <w:rStyle w:val="Hyperlink"/>
            <w:rFonts w:cs="Times"/>
            <w:b/>
            <w:lang w:eastAsia="x-none"/>
          </w:rPr>
          <w:t>R1-2202818</w:t>
        </w:r>
      </w:hyperlink>
      <w:r w:rsidR="00C86571" w:rsidRPr="00C86571">
        <w:rPr>
          <w:rFonts w:cs="Times"/>
          <w:b/>
          <w:lang w:eastAsia="x-none"/>
        </w:rPr>
        <w:tab/>
        <w:t>Feature Lead Summary #3 of 8.10.1</w:t>
      </w:r>
      <w:r w:rsidR="00C86571" w:rsidRPr="00C86571">
        <w:rPr>
          <w:rFonts w:cs="Times"/>
          <w:b/>
          <w:lang w:eastAsia="x-none"/>
        </w:rPr>
        <w:tab/>
        <w:t>Moderator (AT&amp;T)</w:t>
      </w:r>
    </w:p>
    <w:p w14:paraId="14472B7E" w14:textId="31C76E9F" w:rsidR="00C86571" w:rsidRDefault="00C86571" w:rsidP="00C86571">
      <w:pPr>
        <w:rPr>
          <w:rFonts w:cs="Times"/>
          <w:lang w:eastAsia="x-none"/>
        </w:rPr>
      </w:pPr>
      <w:r>
        <w:rPr>
          <w:rFonts w:cs="Times"/>
          <w:lang w:eastAsia="x-none"/>
        </w:rPr>
        <w:t>From Mar 1</w:t>
      </w:r>
      <w:r w:rsidRPr="00C86571">
        <w:rPr>
          <w:rFonts w:cs="Times"/>
          <w:vertAlign w:val="superscript"/>
          <w:lang w:eastAsia="x-none"/>
        </w:rPr>
        <w:t>st</w:t>
      </w:r>
      <w:r>
        <w:rPr>
          <w:rFonts w:cs="Times"/>
          <w:lang w:eastAsia="x-none"/>
        </w:rPr>
        <w:t xml:space="preserve"> GTW session</w:t>
      </w:r>
    </w:p>
    <w:p w14:paraId="095C40FE" w14:textId="77777777" w:rsidR="00C86571" w:rsidRPr="00C86571" w:rsidRDefault="00C86571" w:rsidP="00C86571">
      <w:pPr>
        <w:rPr>
          <w:rFonts w:cs="Times"/>
          <w:szCs w:val="28"/>
          <w:lang w:val="en-US"/>
        </w:rPr>
      </w:pPr>
      <w:r w:rsidRPr="00C86571">
        <w:rPr>
          <w:rFonts w:cs="Times"/>
          <w:szCs w:val="28"/>
          <w:highlight w:val="green"/>
          <w:lang w:val="en-US"/>
        </w:rPr>
        <w:t>Agreement</w:t>
      </w:r>
    </w:p>
    <w:p w14:paraId="3335F6F0" w14:textId="77777777" w:rsidR="00C86571" w:rsidRPr="002163CB" w:rsidRDefault="00C86571" w:rsidP="00C86571">
      <w:pPr>
        <w:rPr>
          <w:rFonts w:cs="Times"/>
          <w:lang w:eastAsia="x-none"/>
        </w:rPr>
      </w:pPr>
      <w:r w:rsidRPr="002163CB">
        <w:rPr>
          <w:rFonts w:cs="Times"/>
          <w:lang w:eastAsia="x-none"/>
        </w:rPr>
        <w:t>For the RRC signaling for the configuration of DCI Format 2_5</w:t>
      </w:r>
    </w:p>
    <w:p w14:paraId="384F248A" w14:textId="77777777" w:rsidR="00C86571" w:rsidRPr="002163CB" w:rsidRDefault="00C86571" w:rsidP="00F44FD9">
      <w:pPr>
        <w:pStyle w:val="ListParagraph"/>
        <w:numPr>
          <w:ilvl w:val="0"/>
          <w:numId w:val="156"/>
        </w:numPr>
      </w:pPr>
      <w:r w:rsidRPr="002163CB">
        <w:t>Number of RB set groups has a max value of [8] within a slot.</w:t>
      </w:r>
    </w:p>
    <w:p w14:paraId="4F398352" w14:textId="77777777" w:rsidR="00C86571" w:rsidRPr="002163CB" w:rsidRDefault="00C86571" w:rsidP="00F44FD9">
      <w:pPr>
        <w:pStyle w:val="ListParagraph"/>
        <w:numPr>
          <w:ilvl w:val="0"/>
          <w:numId w:val="156"/>
        </w:numPr>
      </w:pPr>
      <w:r w:rsidRPr="002163CB">
        <w:t>Number of RB sets for each group has a max value of [8].</w:t>
      </w:r>
    </w:p>
    <w:p w14:paraId="6C6FBBAD" w14:textId="77AC45CB" w:rsidR="00C86571" w:rsidRDefault="00C86571" w:rsidP="00C86571">
      <w:pPr>
        <w:rPr>
          <w:rFonts w:cs="Times"/>
          <w:lang w:eastAsia="x-none"/>
        </w:rPr>
      </w:pPr>
    </w:p>
    <w:p w14:paraId="26FE7143" w14:textId="0211B608" w:rsidR="00C86571" w:rsidRDefault="00C86571" w:rsidP="00C86571">
      <w:pPr>
        <w:rPr>
          <w:rFonts w:cs="Times"/>
          <w:lang w:eastAsia="x-none"/>
        </w:rPr>
      </w:pPr>
      <w:r w:rsidRPr="00C86571">
        <w:rPr>
          <w:rFonts w:cs="Times"/>
          <w:b/>
          <w:bCs/>
          <w:lang w:eastAsia="x-none"/>
        </w:rPr>
        <w:t>Decision:</w:t>
      </w:r>
      <w:r>
        <w:rPr>
          <w:rFonts w:cs="Times"/>
          <w:lang w:eastAsia="x-none"/>
        </w:rPr>
        <w:t xml:space="preserve"> As per email decision posted on Mar 1</w:t>
      </w:r>
      <w:r w:rsidRPr="00C86571">
        <w:rPr>
          <w:rFonts w:cs="Times"/>
          <w:vertAlign w:val="superscript"/>
          <w:lang w:eastAsia="x-none"/>
        </w:rPr>
        <w:t>st</w:t>
      </w:r>
      <w:r>
        <w:rPr>
          <w:rFonts w:cs="Times"/>
          <w:lang w:eastAsia="x-none"/>
        </w:rPr>
        <w:t>,</w:t>
      </w:r>
    </w:p>
    <w:p w14:paraId="157FC25A" w14:textId="77777777" w:rsidR="00C86571" w:rsidRPr="004F70A2" w:rsidRDefault="00C86571" w:rsidP="00C86571">
      <w:pPr>
        <w:rPr>
          <w:lang w:val="en-US"/>
        </w:rPr>
      </w:pPr>
      <w:r w:rsidRPr="004F70A2">
        <w:rPr>
          <w:highlight w:val="green"/>
          <w:lang w:val="en-US"/>
        </w:rPr>
        <w:t>Agreement</w:t>
      </w:r>
    </w:p>
    <w:p w14:paraId="614FBCC0" w14:textId="77777777" w:rsidR="00C86571" w:rsidRPr="002163CB" w:rsidRDefault="00C86571" w:rsidP="00C86571">
      <w:pPr>
        <w:rPr>
          <w:lang w:eastAsia="x-none"/>
        </w:rPr>
      </w:pPr>
      <w:r w:rsidRPr="002163CB">
        <w:rPr>
          <w:lang w:eastAsia="x-none"/>
        </w:rPr>
        <w:t>The following text proposal for IAB-DU behavior in case of a restricted beam indication for 38.213 is endorsed for the editor’s CR.</w:t>
      </w:r>
    </w:p>
    <w:tbl>
      <w:tblPr>
        <w:tblW w:w="10088" w:type="dxa"/>
        <w:tblInd w:w="108" w:type="dxa"/>
        <w:tblCellMar>
          <w:left w:w="0" w:type="dxa"/>
          <w:right w:w="0" w:type="dxa"/>
        </w:tblCellMar>
        <w:tblLook w:val="04A0" w:firstRow="1" w:lastRow="0" w:firstColumn="1" w:lastColumn="0" w:noHBand="0" w:noVBand="1"/>
      </w:tblPr>
      <w:tblGrid>
        <w:gridCol w:w="10088"/>
      </w:tblGrid>
      <w:tr w:rsidR="00C86571" w:rsidRPr="00C86571" w14:paraId="735697E6" w14:textId="77777777" w:rsidTr="00802C8C">
        <w:trPr>
          <w:trHeight w:val="20"/>
        </w:trPr>
        <w:tc>
          <w:tcPr>
            <w:tcW w:w="1008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B090B95" w14:textId="77777777" w:rsidR="00C86571" w:rsidRPr="00C86571" w:rsidRDefault="00C86571" w:rsidP="00C86571">
            <w:pPr>
              <w:keepNext/>
              <w:ind w:left="67"/>
              <w:rPr>
                <w:rFonts w:ascii="Arial" w:hAnsi="Arial" w:cs="Arial"/>
                <w:color w:val="0070C0"/>
                <w:sz w:val="16"/>
                <w:szCs w:val="16"/>
                <w:lang w:val="en-US"/>
              </w:rPr>
            </w:pPr>
            <w:r w:rsidRPr="00C86571">
              <w:rPr>
                <w:rFonts w:ascii="Arial" w:hAnsi="Arial" w:cs="Arial"/>
                <w:b/>
                <w:bCs/>
                <w:color w:val="0070C0"/>
                <w:sz w:val="16"/>
                <w:szCs w:val="16"/>
              </w:rPr>
              <w:t>&lt;</w:t>
            </w:r>
            <w:r w:rsidRPr="00C86571">
              <w:rPr>
                <w:rFonts w:ascii="Arial" w:hAnsi="Arial" w:cs="Arial"/>
                <w:color w:val="0070C0"/>
                <w:sz w:val="16"/>
                <w:szCs w:val="16"/>
              </w:rPr>
              <w:t>Unchanged text is omitted&gt;</w:t>
            </w:r>
          </w:p>
          <w:p w14:paraId="350E3A4E" w14:textId="77777777" w:rsidR="00C86571" w:rsidRPr="00C86571" w:rsidRDefault="00C86571" w:rsidP="00C86571">
            <w:pPr>
              <w:ind w:left="67"/>
              <w:rPr>
                <w:rFonts w:ascii="Arial" w:hAnsi="Arial" w:cs="Arial"/>
                <w:sz w:val="16"/>
                <w:szCs w:val="16"/>
              </w:rPr>
            </w:pPr>
            <w:r w:rsidRPr="00C86571">
              <w:rPr>
                <w:rFonts w:ascii="Arial" w:hAnsi="Arial" w:cs="Arial"/>
                <w:sz w:val="16"/>
                <w:szCs w:val="16"/>
              </w:rPr>
              <w:t xml:space="preserve">The IAB-DU does not </w:t>
            </w:r>
            <w:r w:rsidRPr="00C86571">
              <w:rPr>
                <w:rFonts w:ascii="Arial" w:hAnsi="Arial" w:cs="Arial"/>
                <w:strike/>
                <w:sz w:val="16"/>
                <w:szCs w:val="16"/>
              </w:rPr>
              <w:t>perform simultaneous</w:t>
            </w:r>
            <w:r w:rsidRPr="00C86571">
              <w:rPr>
                <w:rFonts w:ascii="Arial" w:hAnsi="Arial" w:cs="Arial"/>
                <w:sz w:val="16"/>
                <w:szCs w:val="16"/>
              </w:rPr>
              <w:t xml:space="preserve"> transmi</w:t>
            </w:r>
            <w:r w:rsidRPr="00C86571">
              <w:rPr>
                <w:rFonts w:ascii="Arial" w:hAnsi="Arial" w:cs="Arial"/>
                <w:color w:val="FF0000"/>
                <w:sz w:val="16"/>
                <w:szCs w:val="16"/>
              </w:rPr>
              <w:t>t</w:t>
            </w:r>
            <w:r w:rsidRPr="00C86571">
              <w:rPr>
                <w:rFonts w:ascii="Arial" w:hAnsi="Arial" w:cs="Arial"/>
                <w:strike/>
                <w:sz w:val="16"/>
                <w:szCs w:val="16"/>
              </w:rPr>
              <w:t>ssion</w:t>
            </w:r>
            <w:r w:rsidRPr="00C86571">
              <w:rPr>
                <w:rFonts w:ascii="Arial" w:hAnsi="Arial" w:cs="Arial"/>
                <w:sz w:val="16"/>
                <w:szCs w:val="16"/>
              </w:rPr>
              <w:t xml:space="preserve"> on a serving cell </w:t>
            </w:r>
            <w:r w:rsidRPr="00C86571">
              <w:rPr>
                <w:rFonts w:ascii="Arial" w:hAnsi="Arial" w:cs="Arial"/>
                <w:color w:val="FFC000"/>
                <w:sz w:val="16"/>
                <w:szCs w:val="16"/>
              </w:rPr>
              <w:t>if the IAB node is currently operating in a non-TDM multiplexing mode</w:t>
            </w:r>
            <w:r w:rsidRPr="00C86571">
              <w:rPr>
                <w:rFonts w:ascii="Arial" w:hAnsi="Arial" w:cs="Arial"/>
                <w:sz w:val="16"/>
                <w:szCs w:val="16"/>
              </w:rPr>
              <w:t xml:space="preserve"> using an indicated RS resource index on a symbol or RB set group configured as soft </w:t>
            </w:r>
            <w:r w:rsidRPr="00C86571">
              <w:rPr>
                <w:rFonts w:ascii="Arial" w:hAnsi="Arial" w:cs="Arial"/>
                <w:color w:val="FF0000"/>
                <w:sz w:val="16"/>
                <w:szCs w:val="16"/>
              </w:rPr>
              <w:t>in an IAB-DU cell</w:t>
            </w:r>
          </w:p>
          <w:p w14:paraId="7DDFA0BE" w14:textId="77777777" w:rsidR="00C86571" w:rsidRPr="00C86571" w:rsidRDefault="00C86571" w:rsidP="00F44FD9">
            <w:pPr>
              <w:pStyle w:val="ListParagraph"/>
              <w:numPr>
                <w:ilvl w:val="0"/>
                <w:numId w:val="172"/>
              </w:numPr>
              <w:overflowPunct/>
              <w:autoSpaceDE/>
              <w:autoSpaceDN/>
              <w:adjustRightInd/>
              <w:spacing w:after="0"/>
              <w:ind w:left="787"/>
              <w:textAlignment w:val="auto"/>
              <w:rPr>
                <w:rFonts w:ascii="Arial" w:hAnsi="Arial" w:cs="Arial"/>
                <w:sz w:val="16"/>
                <w:szCs w:val="16"/>
              </w:rPr>
            </w:pPr>
            <w:r w:rsidRPr="00C86571">
              <w:rPr>
                <w:rFonts w:ascii="Arial" w:hAnsi="Arial" w:cs="Arial"/>
                <w:sz w:val="16"/>
                <w:szCs w:val="16"/>
              </w:rPr>
              <w:t xml:space="preserve">when it is not indicated as available by </w:t>
            </w:r>
            <w:r w:rsidRPr="00C86571">
              <w:rPr>
                <w:rFonts w:ascii="Arial" w:hAnsi="Arial" w:cs="Arial"/>
                <w:i/>
                <w:iCs/>
                <w:sz w:val="16"/>
                <w:szCs w:val="16"/>
              </w:rPr>
              <w:t xml:space="preserve">resourceAvailability </w:t>
            </w:r>
            <w:r w:rsidRPr="00C86571">
              <w:rPr>
                <w:rFonts w:ascii="Arial" w:hAnsi="Arial" w:cs="Arial"/>
                <w:color w:val="FF0000"/>
                <w:sz w:val="16"/>
                <w:szCs w:val="16"/>
              </w:rPr>
              <w:t>and</w:t>
            </w:r>
          </w:p>
          <w:p w14:paraId="07269422" w14:textId="77777777" w:rsidR="00C86571" w:rsidRPr="00C86571" w:rsidRDefault="00C86571" w:rsidP="00F44FD9">
            <w:pPr>
              <w:pStyle w:val="ListParagraph"/>
              <w:numPr>
                <w:ilvl w:val="0"/>
                <w:numId w:val="172"/>
              </w:numPr>
              <w:shd w:val="clear" w:color="auto" w:fill="FFFFFF"/>
              <w:overflowPunct/>
              <w:autoSpaceDE/>
              <w:autoSpaceDN/>
              <w:adjustRightInd/>
              <w:spacing w:after="0"/>
              <w:ind w:left="787"/>
              <w:textAlignment w:val="auto"/>
              <w:rPr>
                <w:rFonts w:ascii="Arial" w:hAnsi="Arial" w:cs="Arial"/>
                <w:color w:val="FF0000"/>
                <w:sz w:val="16"/>
                <w:szCs w:val="16"/>
              </w:rPr>
            </w:pPr>
            <w:r w:rsidRPr="00C86571">
              <w:rPr>
                <w:rFonts w:ascii="Arial" w:hAnsi="Arial" w:cs="Arial"/>
                <w:color w:val="FF0000"/>
                <w:sz w:val="16"/>
                <w:szCs w:val="16"/>
              </w:rPr>
              <w:t>when the MT is operating on an associated IAB-MT CC, if indicated, and</w:t>
            </w:r>
          </w:p>
          <w:p w14:paraId="6E0DA09C" w14:textId="77777777" w:rsidR="00C86571" w:rsidRPr="00C86571" w:rsidRDefault="00C86571" w:rsidP="00F44FD9">
            <w:pPr>
              <w:pStyle w:val="ListParagraph"/>
              <w:numPr>
                <w:ilvl w:val="0"/>
                <w:numId w:val="172"/>
              </w:numPr>
              <w:shd w:val="clear" w:color="auto" w:fill="FFFFFF"/>
              <w:overflowPunct/>
              <w:autoSpaceDE/>
              <w:autoSpaceDN/>
              <w:adjustRightInd/>
              <w:spacing w:after="0"/>
              <w:ind w:left="787"/>
              <w:textAlignment w:val="auto"/>
              <w:rPr>
                <w:rFonts w:ascii="Arial" w:hAnsi="Arial" w:cs="Arial"/>
                <w:sz w:val="16"/>
                <w:szCs w:val="16"/>
              </w:rPr>
            </w:pPr>
            <w:r w:rsidRPr="00C86571">
              <w:rPr>
                <w:rFonts w:ascii="Arial" w:hAnsi="Arial" w:cs="Arial"/>
                <w:color w:val="FF0000"/>
                <w:sz w:val="16"/>
                <w:szCs w:val="16"/>
              </w:rPr>
              <w:t>when the transmission operation of the IAB-DU is aligned with the indicated multiplexing mode info as described in [xx, TS 38.473], and</w:t>
            </w:r>
          </w:p>
          <w:p w14:paraId="1BD76CB9" w14:textId="77777777" w:rsidR="00C86571" w:rsidRPr="00C86571" w:rsidRDefault="00C86571" w:rsidP="00F44FD9">
            <w:pPr>
              <w:pStyle w:val="ListParagraph"/>
              <w:numPr>
                <w:ilvl w:val="0"/>
                <w:numId w:val="172"/>
              </w:numPr>
              <w:shd w:val="clear" w:color="auto" w:fill="FFFFFF"/>
              <w:overflowPunct/>
              <w:autoSpaceDE/>
              <w:autoSpaceDN/>
              <w:adjustRightInd/>
              <w:spacing w:after="0"/>
              <w:ind w:left="787"/>
              <w:textAlignment w:val="auto"/>
              <w:rPr>
                <w:rFonts w:ascii="Arial" w:hAnsi="Arial" w:cs="Arial"/>
                <w:sz w:val="16"/>
                <w:szCs w:val="16"/>
              </w:rPr>
            </w:pPr>
            <w:r w:rsidRPr="00C86571">
              <w:rPr>
                <w:rFonts w:ascii="Arial" w:hAnsi="Arial" w:cs="Arial"/>
                <w:color w:val="FF0000"/>
                <w:sz w:val="16"/>
                <w:szCs w:val="16"/>
              </w:rPr>
              <w:t xml:space="preserve">when one of the associated TCI state ID, RS ID, or SRI of IAB-MT, if indicated, is simultaneously used for </w:t>
            </w:r>
            <w:r w:rsidRPr="00C86571">
              <w:rPr>
                <w:rFonts w:ascii="Arial" w:hAnsi="Arial" w:cs="Arial"/>
                <w:color w:val="7030A0"/>
                <w:sz w:val="16"/>
                <w:szCs w:val="16"/>
              </w:rPr>
              <w:t xml:space="preserve">downlink reception or </w:t>
            </w:r>
            <w:r w:rsidRPr="00C86571">
              <w:rPr>
                <w:rFonts w:ascii="Arial" w:hAnsi="Arial" w:cs="Arial"/>
                <w:color w:val="FF0000"/>
                <w:sz w:val="16"/>
                <w:szCs w:val="16"/>
              </w:rPr>
              <w:t>uplink transmission of the IAB-MT.</w:t>
            </w:r>
          </w:p>
          <w:p w14:paraId="3272A5FD" w14:textId="77777777" w:rsidR="00C86571" w:rsidRPr="00C86571" w:rsidRDefault="00C86571" w:rsidP="00C86571">
            <w:pPr>
              <w:keepNext/>
              <w:ind w:left="67"/>
              <w:rPr>
                <w:rFonts w:ascii="Arial" w:hAnsi="Arial" w:cs="Arial"/>
                <w:b/>
                <w:bCs/>
                <w:color w:val="0070C0"/>
                <w:sz w:val="16"/>
                <w:szCs w:val="16"/>
              </w:rPr>
            </w:pPr>
            <w:r w:rsidRPr="00C86571">
              <w:rPr>
                <w:rFonts w:ascii="Arial" w:hAnsi="Arial" w:cs="Arial"/>
                <w:b/>
                <w:bCs/>
                <w:color w:val="0070C0"/>
                <w:sz w:val="16"/>
                <w:szCs w:val="16"/>
              </w:rPr>
              <w:t>&lt;</w:t>
            </w:r>
            <w:r w:rsidRPr="00C86571">
              <w:rPr>
                <w:rFonts w:ascii="Arial" w:hAnsi="Arial" w:cs="Arial"/>
                <w:color w:val="0070C0"/>
                <w:sz w:val="16"/>
                <w:szCs w:val="16"/>
              </w:rPr>
              <w:t>Unchanged text is omitted&gt;</w:t>
            </w:r>
          </w:p>
        </w:tc>
      </w:tr>
    </w:tbl>
    <w:p w14:paraId="5C0E4D36" w14:textId="77777777" w:rsidR="00C86571" w:rsidRPr="00C86571" w:rsidRDefault="00C86571" w:rsidP="00C86571">
      <w:pPr>
        <w:rPr>
          <w:rFonts w:cs="Times"/>
          <w:lang w:eastAsia="x-none"/>
        </w:rPr>
      </w:pPr>
    </w:p>
    <w:p w14:paraId="2BB4F7CC" w14:textId="77777777" w:rsidR="00C86571" w:rsidRPr="00C86571" w:rsidRDefault="00C86571" w:rsidP="00C86571">
      <w:pPr>
        <w:rPr>
          <w:rFonts w:cs="Times"/>
          <w:szCs w:val="28"/>
          <w:lang w:val="en-US"/>
        </w:rPr>
      </w:pPr>
      <w:r w:rsidRPr="00C86571">
        <w:rPr>
          <w:rFonts w:cs="Times"/>
          <w:szCs w:val="28"/>
          <w:highlight w:val="green"/>
          <w:lang w:val="en-US"/>
        </w:rPr>
        <w:t>Agreement</w:t>
      </w:r>
    </w:p>
    <w:p w14:paraId="58930528" w14:textId="77777777" w:rsidR="00C86571" w:rsidRPr="002163CB" w:rsidRDefault="00C86571" w:rsidP="00C86571">
      <w:pPr>
        <w:rPr>
          <w:rFonts w:cs="Times"/>
          <w:lang w:eastAsia="x-none"/>
        </w:rPr>
      </w:pPr>
      <w:r w:rsidRPr="002163CB">
        <w:rPr>
          <w:rFonts w:cs="Times"/>
          <w:lang w:eastAsia="x-none"/>
        </w:rPr>
        <w:t>The following text proposal for DCI Format 2_5 reception in inter-donor and intra-donor DC scenarios for 38.213 is endorsed for the editor’s CR.</w:t>
      </w:r>
    </w:p>
    <w:tbl>
      <w:tblPr>
        <w:tblW w:w="10088" w:type="dxa"/>
        <w:tblInd w:w="108" w:type="dxa"/>
        <w:tblCellMar>
          <w:left w:w="0" w:type="dxa"/>
          <w:right w:w="0" w:type="dxa"/>
        </w:tblCellMar>
        <w:tblLook w:val="04A0" w:firstRow="1" w:lastRow="0" w:firstColumn="1" w:lastColumn="0" w:noHBand="0" w:noVBand="1"/>
      </w:tblPr>
      <w:tblGrid>
        <w:gridCol w:w="10088"/>
      </w:tblGrid>
      <w:tr w:rsidR="00C86571" w:rsidRPr="00C86571" w14:paraId="15A0A8E1" w14:textId="77777777" w:rsidTr="00802C8C">
        <w:trPr>
          <w:trHeight w:val="20"/>
        </w:trPr>
        <w:tc>
          <w:tcPr>
            <w:tcW w:w="1008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B39A447" w14:textId="77777777" w:rsidR="00C86571" w:rsidRPr="00C86571" w:rsidRDefault="00C86571" w:rsidP="00E653A5">
            <w:pPr>
              <w:ind w:left="333"/>
              <w:rPr>
                <w:rFonts w:ascii="Arial" w:hAnsi="Arial" w:cs="Arial"/>
                <w:color w:val="000000"/>
                <w:sz w:val="16"/>
                <w:szCs w:val="16"/>
                <w:lang w:val="en-US"/>
              </w:rPr>
            </w:pPr>
            <w:r w:rsidRPr="00C86571">
              <w:rPr>
                <w:rFonts w:ascii="Arial" w:hAnsi="Arial" w:cs="Arial"/>
                <w:color w:val="000000"/>
                <w:sz w:val="16"/>
                <w:szCs w:val="16"/>
              </w:rPr>
              <w:t>When a downlink, uplink, or flexible symbol is configured as soft, the IAB-DU cell can respectively transmit, receive or either transmit or receive in the symbol only if</w:t>
            </w:r>
          </w:p>
          <w:p w14:paraId="36528AE6" w14:textId="006ED77C" w:rsidR="00C86571" w:rsidRPr="00C86571" w:rsidRDefault="00C86571" w:rsidP="00E653A5">
            <w:pPr>
              <w:ind w:left="617" w:hanging="284"/>
              <w:rPr>
                <w:rFonts w:ascii="Arial" w:hAnsi="Arial" w:cs="Arial"/>
                <w:color w:val="000000"/>
                <w:sz w:val="16"/>
                <w:szCs w:val="16"/>
              </w:rPr>
            </w:pPr>
            <w:r w:rsidRPr="00C86571">
              <w:rPr>
                <w:rFonts w:ascii="Arial" w:hAnsi="Arial" w:cs="Arial"/>
                <w:color w:val="000000"/>
                <w:sz w:val="16"/>
                <w:szCs w:val="16"/>
              </w:rPr>
              <w:t>-</w:t>
            </w:r>
            <w:r w:rsidR="00802C8C">
              <w:rPr>
                <w:rFonts w:ascii="Arial" w:hAnsi="Arial" w:cs="Arial"/>
                <w:color w:val="000000"/>
                <w:sz w:val="16"/>
                <w:szCs w:val="16"/>
              </w:rPr>
              <w:t xml:space="preserve"> </w:t>
            </w:r>
            <w:r w:rsidRPr="00C86571">
              <w:rPr>
                <w:rFonts w:ascii="Arial" w:hAnsi="Arial" w:cs="Arial"/>
                <w:color w:val="000000"/>
                <w:sz w:val="16"/>
                <w:szCs w:val="16"/>
              </w:rPr>
              <w:t>the</w:t>
            </w:r>
            <w:r w:rsidRPr="00C86571">
              <w:rPr>
                <w:rStyle w:val="apple-converted-space"/>
                <w:rFonts w:ascii="Arial" w:hAnsi="Arial" w:cs="Arial"/>
                <w:color w:val="000000"/>
                <w:sz w:val="16"/>
                <w:szCs w:val="16"/>
              </w:rPr>
              <w:t> </w:t>
            </w:r>
            <w:r w:rsidRPr="00C86571">
              <w:rPr>
                <w:rFonts w:ascii="Arial" w:hAnsi="Arial" w:cs="Arial"/>
                <w:color w:val="000000"/>
                <w:sz w:val="16"/>
                <w:szCs w:val="16"/>
              </w:rPr>
              <w:t>IAB-MT does not transmit or receive during the symbol of the IAB-DU cell, or</w:t>
            </w:r>
            <w:r w:rsidR="00802C8C">
              <w:rPr>
                <w:rFonts w:ascii="Arial" w:hAnsi="Arial" w:cs="Arial"/>
                <w:color w:val="000000"/>
                <w:sz w:val="16"/>
                <w:szCs w:val="16"/>
              </w:rPr>
              <w:t xml:space="preserve"> </w:t>
            </w:r>
            <w:r w:rsidRPr="00C86571">
              <w:rPr>
                <w:rFonts w:ascii="Arial" w:hAnsi="Arial" w:cs="Arial"/>
                <w:color w:val="000000"/>
                <w:sz w:val="16"/>
                <w:szCs w:val="16"/>
              </w:rPr>
              <w:t>with</w:t>
            </w:r>
            <w:r w:rsidRPr="00C86571">
              <w:rPr>
                <w:rStyle w:val="apple-converted-space"/>
                <w:rFonts w:ascii="Arial" w:hAnsi="Arial" w:cs="Arial"/>
                <w:color w:val="000000"/>
                <w:sz w:val="16"/>
                <w:szCs w:val="16"/>
              </w:rPr>
              <w:t> </w:t>
            </w:r>
            <w:r w:rsidRPr="00C86571">
              <w:rPr>
                <w:rFonts w:ascii="Arial" w:hAnsi="Arial" w:cs="Arial"/>
                <w:color w:val="000000"/>
                <w:sz w:val="16"/>
                <w:szCs w:val="16"/>
              </w:rPr>
              <w:t>respect to all serving cells</w:t>
            </w:r>
          </w:p>
          <w:p w14:paraId="17A774AC" w14:textId="5B3A4C40" w:rsidR="00C86571" w:rsidRPr="00C86571" w:rsidRDefault="00C86571" w:rsidP="00E653A5">
            <w:pPr>
              <w:ind w:left="617"/>
              <w:rPr>
                <w:rFonts w:ascii="Arial" w:hAnsi="Arial" w:cs="Arial"/>
                <w:color w:val="000000"/>
                <w:sz w:val="16"/>
                <w:szCs w:val="16"/>
              </w:rPr>
            </w:pPr>
            <w:r w:rsidRPr="00C86571">
              <w:rPr>
                <w:rFonts w:ascii="Arial" w:hAnsi="Arial" w:cs="Arial"/>
                <w:color w:val="000000"/>
                <w:sz w:val="16"/>
                <w:szCs w:val="16"/>
              </w:rPr>
              <w:t>-</w:t>
            </w:r>
            <w:r w:rsidR="00802C8C">
              <w:rPr>
                <w:rFonts w:ascii="Arial" w:hAnsi="Arial" w:cs="Arial"/>
                <w:color w:val="000000"/>
                <w:sz w:val="16"/>
                <w:szCs w:val="16"/>
              </w:rPr>
              <w:t xml:space="preserve"> </w:t>
            </w:r>
            <w:r w:rsidRPr="00C86571">
              <w:rPr>
                <w:rFonts w:ascii="Arial" w:hAnsi="Arial" w:cs="Arial"/>
                <w:color w:val="000000"/>
                <w:sz w:val="16"/>
                <w:szCs w:val="16"/>
              </w:rPr>
              <w:t>the</w:t>
            </w:r>
            <w:r w:rsidRPr="00C86571">
              <w:rPr>
                <w:rStyle w:val="apple-converted-space"/>
                <w:rFonts w:ascii="Arial" w:hAnsi="Arial" w:cs="Arial"/>
                <w:color w:val="000000"/>
                <w:sz w:val="16"/>
                <w:szCs w:val="16"/>
              </w:rPr>
              <w:t> </w:t>
            </w:r>
            <w:r w:rsidRPr="00C86571">
              <w:rPr>
                <w:rFonts w:ascii="Arial" w:hAnsi="Arial" w:cs="Arial"/>
                <w:color w:val="000000"/>
                <w:sz w:val="16"/>
                <w:szCs w:val="16"/>
              </w:rPr>
              <w:t>IAB-MT would transmit or receive during the symbol of the IAB-DU cell, and the transmission or reception during the symbol of the IAB-DU cell is not changed due to a use of the symbol by the IAB-DU, or</w:t>
            </w:r>
          </w:p>
          <w:p w14:paraId="0E33992B" w14:textId="6BA4CEE8" w:rsidR="00C86571" w:rsidRPr="00C86571" w:rsidRDefault="00C86571" w:rsidP="00E653A5">
            <w:pPr>
              <w:ind w:left="693" w:hanging="360"/>
              <w:rPr>
                <w:rFonts w:ascii="Arial" w:hAnsi="Arial" w:cs="Arial"/>
                <w:color w:val="000000"/>
                <w:sz w:val="16"/>
                <w:szCs w:val="16"/>
              </w:rPr>
            </w:pPr>
            <w:r w:rsidRPr="00C86571">
              <w:rPr>
                <w:rFonts w:ascii="Arial" w:hAnsi="Arial" w:cs="Arial"/>
                <w:color w:val="000000"/>
                <w:sz w:val="16"/>
                <w:szCs w:val="16"/>
              </w:rPr>
              <w:t>-</w:t>
            </w:r>
            <w:r w:rsidR="00802C8C">
              <w:rPr>
                <w:rFonts w:ascii="Arial" w:hAnsi="Arial" w:cs="Arial"/>
                <w:color w:val="000000"/>
                <w:sz w:val="16"/>
                <w:szCs w:val="16"/>
              </w:rPr>
              <w:t xml:space="preserve"> </w:t>
            </w:r>
            <w:r w:rsidRPr="00C86571">
              <w:rPr>
                <w:rFonts w:ascii="Arial" w:hAnsi="Arial" w:cs="Arial"/>
                <w:color w:val="FF0000"/>
                <w:sz w:val="16"/>
                <w:szCs w:val="16"/>
              </w:rPr>
              <w:t>if the IAB-MT is</w:t>
            </w:r>
            <w:r w:rsidRPr="00C86571">
              <w:rPr>
                <w:rStyle w:val="apple-converted-space"/>
                <w:rFonts w:ascii="Arial" w:hAnsi="Arial" w:cs="Arial"/>
                <w:color w:val="FF0000"/>
                <w:sz w:val="16"/>
                <w:szCs w:val="16"/>
              </w:rPr>
              <w:t> </w:t>
            </w:r>
            <w:r w:rsidRPr="00C86571">
              <w:rPr>
                <w:rFonts w:ascii="Arial" w:hAnsi="Arial" w:cs="Arial"/>
                <w:color w:val="FF0000"/>
                <w:sz w:val="16"/>
                <w:szCs w:val="16"/>
              </w:rPr>
              <w:t>not</w:t>
            </w:r>
            <w:r w:rsidRPr="00C86571">
              <w:rPr>
                <w:rStyle w:val="apple-converted-space"/>
                <w:rFonts w:ascii="Arial" w:hAnsi="Arial" w:cs="Arial"/>
                <w:color w:val="FF0000"/>
                <w:sz w:val="16"/>
                <w:szCs w:val="16"/>
              </w:rPr>
              <w:t> </w:t>
            </w:r>
            <w:r w:rsidRPr="00C86571">
              <w:rPr>
                <w:rFonts w:ascii="Arial" w:hAnsi="Arial" w:cs="Arial"/>
                <w:color w:val="FF0000"/>
                <w:sz w:val="16"/>
                <w:szCs w:val="16"/>
              </w:rPr>
              <w:t>configured with SCG</w:t>
            </w:r>
          </w:p>
          <w:p w14:paraId="6C87C050" w14:textId="3F7908B1" w:rsidR="00C86571" w:rsidRPr="00C86571" w:rsidRDefault="00C86571" w:rsidP="00E653A5">
            <w:pPr>
              <w:ind w:left="693"/>
              <w:rPr>
                <w:rFonts w:ascii="Arial" w:hAnsi="Arial" w:cs="Arial"/>
                <w:color w:val="000000"/>
                <w:sz w:val="16"/>
                <w:szCs w:val="16"/>
              </w:rPr>
            </w:pPr>
            <w:r w:rsidRPr="00C86571">
              <w:rPr>
                <w:rFonts w:ascii="Arial" w:hAnsi="Arial" w:cs="Arial"/>
                <w:color w:val="000000"/>
                <w:sz w:val="16"/>
                <w:szCs w:val="16"/>
              </w:rPr>
              <w:t>-</w:t>
            </w:r>
            <w:r w:rsidR="00802C8C">
              <w:rPr>
                <w:rFonts w:ascii="Arial" w:hAnsi="Arial" w:cs="Arial"/>
                <w:color w:val="000000"/>
                <w:sz w:val="16"/>
                <w:szCs w:val="16"/>
              </w:rPr>
              <w:t xml:space="preserve"> </w:t>
            </w:r>
            <w:r w:rsidRPr="00C86571">
              <w:rPr>
                <w:rFonts w:ascii="Arial" w:hAnsi="Arial" w:cs="Arial"/>
                <w:color w:val="7030A0"/>
                <w:sz w:val="16"/>
                <w:szCs w:val="16"/>
              </w:rPr>
              <w:t>the IAB-MT detects a DCI format 2_5 with an AI index field value indicating the soft symbol as available,</w:t>
            </w:r>
            <w:r w:rsidRPr="00C86571">
              <w:rPr>
                <w:rStyle w:val="apple-converted-space"/>
                <w:rFonts w:ascii="Arial" w:hAnsi="Arial" w:cs="Arial"/>
                <w:strike/>
                <w:color w:val="7030A0"/>
                <w:sz w:val="16"/>
                <w:szCs w:val="16"/>
              </w:rPr>
              <w:t> </w:t>
            </w:r>
            <w:r w:rsidRPr="00C86571">
              <w:rPr>
                <w:rFonts w:ascii="Arial" w:hAnsi="Arial" w:cs="Arial"/>
                <w:strike/>
                <w:color w:val="7030A0"/>
                <w:sz w:val="16"/>
                <w:szCs w:val="16"/>
                <w:lang w:val="en-CA"/>
              </w:rPr>
              <w:t>or</w:t>
            </w:r>
            <w:r w:rsidRPr="00C86571">
              <w:rPr>
                <w:rStyle w:val="apple-converted-space"/>
                <w:rFonts w:ascii="Arial" w:hAnsi="Arial" w:cs="Arial"/>
                <w:strike/>
                <w:color w:val="7030A0"/>
                <w:sz w:val="16"/>
                <w:szCs w:val="16"/>
                <w:lang w:val="en-CA"/>
              </w:rPr>
              <w:t> </w:t>
            </w:r>
            <w:r w:rsidRPr="00C86571">
              <w:rPr>
                <w:rFonts w:ascii="Arial" w:hAnsi="Arial" w:cs="Arial"/>
                <w:strike/>
                <w:color w:val="7030A0"/>
                <w:sz w:val="16"/>
                <w:szCs w:val="16"/>
              </w:rPr>
              <w:t>for at least one serving cell</w:t>
            </w:r>
            <w:r w:rsidRPr="00C86571">
              <w:rPr>
                <w:rStyle w:val="apple-converted-space"/>
                <w:rFonts w:ascii="Arial" w:hAnsi="Arial" w:cs="Arial"/>
                <w:strike/>
                <w:color w:val="7030A0"/>
                <w:sz w:val="16"/>
                <w:szCs w:val="16"/>
              </w:rPr>
              <w:t> </w:t>
            </w:r>
            <w:r w:rsidRPr="00C86571">
              <w:rPr>
                <w:rFonts w:ascii="Arial" w:hAnsi="Arial" w:cs="Arial"/>
                <w:strike/>
                <w:color w:val="7030A0"/>
                <w:sz w:val="16"/>
                <w:szCs w:val="16"/>
              </w:rPr>
              <w:t> </w:t>
            </w:r>
            <w:r w:rsidRPr="00C86571">
              <w:rPr>
                <w:rFonts w:ascii="Arial" w:hAnsi="Arial" w:cs="Arial"/>
                <w:b/>
                <w:bCs/>
                <w:strike/>
                <w:color w:val="7030A0"/>
                <w:sz w:val="16"/>
                <w:szCs w:val="16"/>
              </w:rPr>
              <w:t>where a DCI 2_5 received from a serving cell applies to all serving cells within that cell group.</w:t>
            </w:r>
          </w:p>
          <w:p w14:paraId="2EE9B805" w14:textId="5E580152" w:rsidR="00C86571" w:rsidRPr="00C86571" w:rsidRDefault="00C86571" w:rsidP="00E653A5">
            <w:pPr>
              <w:ind w:left="693" w:hanging="360"/>
              <w:rPr>
                <w:rFonts w:ascii="Arial" w:hAnsi="Arial" w:cs="Arial"/>
                <w:color w:val="000000"/>
                <w:sz w:val="16"/>
                <w:szCs w:val="16"/>
              </w:rPr>
            </w:pPr>
            <w:r w:rsidRPr="00C86571">
              <w:rPr>
                <w:rFonts w:ascii="Arial" w:hAnsi="Arial" w:cs="Arial"/>
                <w:color w:val="000000"/>
                <w:sz w:val="16"/>
                <w:szCs w:val="16"/>
              </w:rPr>
              <w:t>-</w:t>
            </w:r>
            <w:r w:rsidR="00802C8C">
              <w:rPr>
                <w:rFonts w:ascii="Arial" w:hAnsi="Arial" w:cs="Arial"/>
                <w:color w:val="000000"/>
                <w:sz w:val="16"/>
                <w:szCs w:val="16"/>
              </w:rPr>
              <w:t xml:space="preserve"> </w:t>
            </w:r>
            <w:r w:rsidRPr="00C86571">
              <w:rPr>
                <w:rFonts w:ascii="Arial" w:hAnsi="Arial" w:cs="Arial"/>
                <w:color w:val="FF0000"/>
                <w:sz w:val="16"/>
                <w:szCs w:val="16"/>
              </w:rPr>
              <w:t>if the IAB-MT is configured with SCG</w:t>
            </w:r>
          </w:p>
          <w:p w14:paraId="57457480" w14:textId="4073EC82" w:rsidR="00C86571" w:rsidRPr="00C86571" w:rsidRDefault="00C86571" w:rsidP="00E653A5">
            <w:pPr>
              <w:ind w:left="693"/>
              <w:rPr>
                <w:rFonts w:ascii="Arial" w:hAnsi="Arial" w:cs="Arial"/>
                <w:color w:val="000000"/>
                <w:sz w:val="16"/>
                <w:szCs w:val="16"/>
              </w:rPr>
            </w:pPr>
            <w:r w:rsidRPr="00C86571">
              <w:rPr>
                <w:rFonts w:ascii="Arial" w:hAnsi="Arial" w:cs="Arial"/>
                <w:color w:val="FF0000"/>
                <w:sz w:val="16"/>
                <w:szCs w:val="16"/>
              </w:rPr>
              <w:t>-</w:t>
            </w:r>
            <w:r w:rsidR="00802C8C">
              <w:rPr>
                <w:rFonts w:ascii="Arial" w:hAnsi="Arial" w:cs="Arial"/>
                <w:color w:val="FF0000"/>
                <w:sz w:val="16"/>
                <w:szCs w:val="16"/>
              </w:rPr>
              <w:t xml:space="preserve"> </w:t>
            </w:r>
            <w:r w:rsidRPr="00C86571">
              <w:rPr>
                <w:rFonts w:ascii="Arial" w:hAnsi="Arial" w:cs="Arial"/>
                <w:color w:val="FF0000"/>
                <w:sz w:val="16"/>
                <w:szCs w:val="16"/>
              </w:rPr>
              <w:t>the IAB-MT detects two DCI formats 2_5 with an AI index field value indicating the soft symbol as available from MCG and SCG respectively,</w:t>
            </w:r>
            <w:r w:rsidRPr="00C86571">
              <w:rPr>
                <w:rStyle w:val="apple-converted-space"/>
                <w:rFonts w:ascii="Arial" w:hAnsi="Arial" w:cs="Arial"/>
                <w:color w:val="FF0000"/>
                <w:sz w:val="16"/>
                <w:szCs w:val="16"/>
              </w:rPr>
              <w:t> </w:t>
            </w:r>
            <w:r w:rsidRPr="00C86571">
              <w:rPr>
                <w:rFonts w:ascii="Arial" w:hAnsi="Arial" w:cs="Arial"/>
                <w:color w:val="FF0000"/>
                <w:sz w:val="16"/>
                <w:szCs w:val="16"/>
              </w:rPr>
              <w:t>or</w:t>
            </w:r>
          </w:p>
          <w:p w14:paraId="1E9346CB" w14:textId="5687BDDC" w:rsidR="00C86571" w:rsidRPr="00C86571" w:rsidRDefault="00C86571" w:rsidP="00E653A5">
            <w:pPr>
              <w:ind w:left="693"/>
              <w:rPr>
                <w:rFonts w:ascii="Arial" w:hAnsi="Arial" w:cs="Arial"/>
                <w:color w:val="000000"/>
                <w:sz w:val="16"/>
                <w:szCs w:val="16"/>
              </w:rPr>
            </w:pPr>
            <w:r w:rsidRPr="00C86571">
              <w:rPr>
                <w:rFonts w:ascii="Arial" w:hAnsi="Arial" w:cs="Arial"/>
                <w:color w:val="FF0000"/>
                <w:sz w:val="16"/>
                <w:szCs w:val="16"/>
              </w:rPr>
              <w:t>-</w:t>
            </w:r>
            <w:r w:rsidR="00802C8C">
              <w:rPr>
                <w:rFonts w:ascii="Arial" w:hAnsi="Arial" w:cs="Arial"/>
                <w:color w:val="FF0000"/>
                <w:sz w:val="16"/>
                <w:szCs w:val="16"/>
              </w:rPr>
              <w:t xml:space="preserve"> </w:t>
            </w:r>
            <w:r w:rsidRPr="00C86571">
              <w:rPr>
                <w:rFonts w:ascii="Arial" w:hAnsi="Arial" w:cs="Arial"/>
                <w:color w:val="FF0000"/>
                <w:sz w:val="16"/>
                <w:szCs w:val="16"/>
              </w:rPr>
              <w:t>the IAB-MT detects</w:t>
            </w:r>
            <w:r w:rsidRPr="00C86571">
              <w:rPr>
                <w:rStyle w:val="apple-converted-space"/>
                <w:rFonts w:ascii="Arial" w:hAnsi="Arial" w:cs="Arial"/>
                <w:color w:val="FF0000"/>
                <w:sz w:val="16"/>
                <w:szCs w:val="16"/>
              </w:rPr>
              <w:t> </w:t>
            </w:r>
            <w:r w:rsidRPr="00C86571">
              <w:rPr>
                <w:rFonts w:ascii="Arial" w:hAnsi="Arial" w:cs="Arial"/>
                <w:color w:val="FF0000"/>
                <w:sz w:val="16"/>
                <w:szCs w:val="16"/>
              </w:rPr>
              <w:t>a</w:t>
            </w:r>
            <w:r w:rsidRPr="00C86571">
              <w:rPr>
                <w:rStyle w:val="apple-converted-space"/>
                <w:rFonts w:ascii="Arial" w:hAnsi="Arial" w:cs="Arial"/>
                <w:color w:val="FF0000"/>
                <w:sz w:val="16"/>
                <w:szCs w:val="16"/>
              </w:rPr>
              <w:t> </w:t>
            </w:r>
            <w:r w:rsidRPr="00C86571">
              <w:rPr>
                <w:rFonts w:ascii="Arial" w:hAnsi="Arial" w:cs="Arial"/>
                <w:color w:val="FF0000"/>
                <w:sz w:val="16"/>
                <w:szCs w:val="16"/>
              </w:rPr>
              <w:t>DCI format 2_5 with an AI index field value indicating the soft symbol as available from</w:t>
            </w:r>
            <w:r w:rsidRPr="00C86571">
              <w:rPr>
                <w:rStyle w:val="apple-converted-space"/>
                <w:rFonts w:ascii="Arial" w:hAnsi="Arial" w:cs="Arial"/>
                <w:color w:val="FF0000"/>
                <w:sz w:val="16"/>
                <w:szCs w:val="16"/>
              </w:rPr>
              <w:t> </w:t>
            </w:r>
            <w:r w:rsidRPr="00C86571">
              <w:rPr>
                <w:rFonts w:ascii="Arial" w:hAnsi="Arial" w:cs="Arial"/>
                <w:color w:val="FF0000"/>
                <w:sz w:val="16"/>
                <w:szCs w:val="16"/>
              </w:rPr>
              <w:t>one cell group (either</w:t>
            </w:r>
            <w:r w:rsidRPr="00C86571">
              <w:rPr>
                <w:rStyle w:val="apple-converted-space"/>
                <w:rFonts w:ascii="Arial" w:hAnsi="Arial" w:cs="Arial"/>
                <w:color w:val="FF0000"/>
                <w:sz w:val="16"/>
                <w:szCs w:val="16"/>
              </w:rPr>
              <w:t> </w:t>
            </w:r>
            <w:r w:rsidRPr="00C86571">
              <w:rPr>
                <w:rFonts w:ascii="Arial" w:hAnsi="Arial" w:cs="Arial"/>
                <w:color w:val="FF0000"/>
                <w:sz w:val="16"/>
                <w:szCs w:val="16"/>
              </w:rPr>
              <w:t>MCG</w:t>
            </w:r>
            <w:r w:rsidRPr="00C86571">
              <w:rPr>
                <w:rStyle w:val="apple-converted-space"/>
                <w:rFonts w:ascii="Arial" w:hAnsi="Arial" w:cs="Arial"/>
                <w:color w:val="FF0000"/>
                <w:sz w:val="16"/>
                <w:szCs w:val="16"/>
              </w:rPr>
              <w:t> </w:t>
            </w:r>
            <w:r w:rsidRPr="00C86571">
              <w:rPr>
                <w:rFonts w:ascii="Arial" w:hAnsi="Arial" w:cs="Arial"/>
                <w:color w:val="FF0000"/>
                <w:sz w:val="16"/>
                <w:szCs w:val="16"/>
              </w:rPr>
              <w:t>or</w:t>
            </w:r>
            <w:r w:rsidRPr="00C86571">
              <w:rPr>
                <w:rStyle w:val="apple-converted-space"/>
                <w:rFonts w:ascii="Arial" w:hAnsi="Arial" w:cs="Arial"/>
                <w:color w:val="FF0000"/>
                <w:sz w:val="16"/>
                <w:szCs w:val="16"/>
              </w:rPr>
              <w:t> </w:t>
            </w:r>
            <w:r w:rsidRPr="00C86571">
              <w:rPr>
                <w:rFonts w:ascii="Arial" w:hAnsi="Arial" w:cs="Arial"/>
                <w:color w:val="FF0000"/>
                <w:sz w:val="16"/>
                <w:szCs w:val="16"/>
              </w:rPr>
              <w:t>SCG), and, with respect to all serving cells of the other cell group:</w:t>
            </w:r>
          </w:p>
          <w:p w14:paraId="130F89A1" w14:textId="0ED5C024" w:rsidR="00C86571" w:rsidRPr="00C86571" w:rsidRDefault="00C86571" w:rsidP="00E653A5">
            <w:pPr>
              <w:ind w:left="333"/>
              <w:rPr>
                <w:rFonts w:ascii="Arial" w:hAnsi="Arial" w:cs="Arial"/>
                <w:color w:val="FF0000"/>
                <w:sz w:val="16"/>
                <w:szCs w:val="16"/>
              </w:rPr>
            </w:pPr>
            <w:r w:rsidRPr="00C86571">
              <w:rPr>
                <w:rFonts w:ascii="Arial" w:hAnsi="Arial" w:cs="Arial"/>
                <w:color w:val="000000"/>
                <w:sz w:val="16"/>
                <w:szCs w:val="16"/>
              </w:rPr>
              <w:t>-</w:t>
            </w:r>
            <w:r w:rsidR="00802C8C">
              <w:rPr>
                <w:rFonts w:ascii="Arial" w:hAnsi="Arial" w:cs="Arial"/>
                <w:color w:val="000000"/>
                <w:sz w:val="16"/>
                <w:szCs w:val="16"/>
              </w:rPr>
              <w:t xml:space="preserve"> </w:t>
            </w:r>
            <w:r w:rsidRPr="00C86571">
              <w:rPr>
                <w:rFonts w:ascii="Arial" w:hAnsi="Arial" w:cs="Arial"/>
                <w:color w:val="FF0000"/>
                <w:sz w:val="16"/>
                <w:szCs w:val="16"/>
              </w:rPr>
              <w:t>the IAB-MT would transmit or receive during the symbol of the IAB-DU cell, and the transmission or reception during the symbol of the IAB-DU cell is not changed due to a use of the symbol by the IAB-DU.</w:t>
            </w:r>
          </w:p>
          <w:p w14:paraId="561F9B96" w14:textId="77777777" w:rsidR="00C86571" w:rsidRPr="00C86571" w:rsidRDefault="00C86571" w:rsidP="00E653A5">
            <w:pPr>
              <w:ind w:left="333"/>
              <w:rPr>
                <w:rFonts w:ascii="Arial" w:hAnsi="Arial" w:cs="Arial"/>
                <w:color w:val="000000"/>
                <w:sz w:val="16"/>
                <w:szCs w:val="16"/>
              </w:rPr>
            </w:pPr>
            <w:r w:rsidRPr="00C86571">
              <w:rPr>
                <w:rFonts w:ascii="Arial" w:hAnsi="Arial" w:cs="Arial"/>
                <w:b/>
                <w:bCs/>
                <w:color w:val="7030A0"/>
                <w:sz w:val="16"/>
                <w:szCs w:val="16"/>
              </w:rPr>
              <w:t>When a UE receive a DCI 2_5 from a serving cell, it is applied to all serving cells within the cell group.</w:t>
            </w:r>
          </w:p>
        </w:tc>
      </w:tr>
    </w:tbl>
    <w:p w14:paraId="4F7B7BFB" w14:textId="32028B2E" w:rsidR="00C86571" w:rsidRDefault="00C86571" w:rsidP="00802C8C">
      <w:pPr>
        <w:rPr>
          <w:lang w:eastAsia="zh-CN"/>
        </w:rPr>
      </w:pPr>
    </w:p>
    <w:p w14:paraId="352F294A" w14:textId="77777777" w:rsidR="00802C8C" w:rsidRPr="00802C8C" w:rsidRDefault="00802C8C" w:rsidP="00802C8C">
      <w:pPr>
        <w:rPr>
          <w:rFonts w:cs="Times"/>
          <w:bCs/>
          <w:u w:val="single"/>
          <w:lang w:eastAsia="x-none"/>
        </w:rPr>
      </w:pPr>
      <w:r w:rsidRPr="00802C8C">
        <w:rPr>
          <w:rFonts w:cs="Times"/>
          <w:bCs/>
          <w:u w:val="single"/>
          <w:lang w:eastAsia="x-none"/>
        </w:rPr>
        <w:t xml:space="preserve">Conclusion </w:t>
      </w:r>
    </w:p>
    <w:p w14:paraId="6D4FC9F5" w14:textId="77777777" w:rsidR="00802C8C" w:rsidRPr="008F2159" w:rsidRDefault="00802C8C" w:rsidP="00802C8C">
      <w:pPr>
        <w:rPr>
          <w:rFonts w:cs="Times"/>
          <w:lang w:eastAsia="x-none"/>
        </w:rPr>
      </w:pPr>
      <w:r w:rsidRPr="008F2159">
        <w:rPr>
          <w:rFonts w:cs="Times"/>
          <w:lang w:eastAsia="x-none"/>
        </w:rPr>
        <w:t>Defer discussion (contribution driven) about extending the maximum payload size of DCI format 2_5 to increase the number of IAB-DU cells that can be provided with availability information for soft resources until RAN1#109-e.</w:t>
      </w:r>
    </w:p>
    <w:p w14:paraId="2903A02F" w14:textId="77777777" w:rsidR="00802C8C" w:rsidRPr="008F2159" w:rsidRDefault="00802C8C" w:rsidP="00802C8C">
      <w:pPr>
        <w:rPr>
          <w:rFonts w:cs="Times"/>
          <w:lang w:eastAsia="x-none"/>
        </w:rPr>
      </w:pPr>
    </w:p>
    <w:p w14:paraId="0B24FF5F" w14:textId="77777777" w:rsidR="00802C8C" w:rsidRPr="00FC21BA" w:rsidRDefault="00802C8C" w:rsidP="00802C8C">
      <w:pPr>
        <w:rPr>
          <w:rFonts w:cs="Times"/>
          <w:bCs/>
          <w:u w:val="single"/>
          <w:lang w:eastAsia="x-none"/>
        </w:rPr>
      </w:pPr>
      <w:r w:rsidRPr="00FC21BA">
        <w:rPr>
          <w:rFonts w:cs="Times"/>
          <w:bCs/>
          <w:u w:val="single"/>
          <w:lang w:eastAsia="x-none"/>
        </w:rPr>
        <w:t>Conclusion</w:t>
      </w:r>
    </w:p>
    <w:p w14:paraId="2565A040" w14:textId="77777777" w:rsidR="00802C8C" w:rsidRPr="008F2159" w:rsidRDefault="00802C8C" w:rsidP="00802C8C">
      <w:pPr>
        <w:rPr>
          <w:rFonts w:cs="Times"/>
          <w:lang w:eastAsia="x-none"/>
        </w:rPr>
      </w:pPr>
      <w:r w:rsidRPr="008F2159">
        <w:rPr>
          <w:rFonts w:cs="Times"/>
          <w:lang w:eastAsia="x-none"/>
        </w:rPr>
        <w:t>Defer discussion (contribution driven) of potential issues/solutions for multiple DCI Format 2_5 indications with overlapping durations until RAN1#109-e.</w:t>
      </w:r>
    </w:p>
    <w:p w14:paraId="26A22341" w14:textId="480117AB" w:rsidR="00802C8C" w:rsidRDefault="00802C8C" w:rsidP="00802C8C">
      <w:pPr>
        <w:rPr>
          <w:lang w:eastAsia="zh-CN"/>
        </w:rPr>
      </w:pPr>
    </w:p>
    <w:p w14:paraId="6CF5CE4A" w14:textId="77777777" w:rsidR="00802C8C" w:rsidRDefault="00802C8C" w:rsidP="00802C8C">
      <w:pPr>
        <w:rPr>
          <w:lang w:eastAsia="zh-CN"/>
        </w:rPr>
      </w:pPr>
    </w:p>
    <w:p w14:paraId="31BA0290" w14:textId="39F06F90" w:rsidR="00802C8C" w:rsidRDefault="00802C8C" w:rsidP="00802C8C">
      <w:pPr>
        <w:rPr>
          <w:rFonts w:cs="Times"/>
          <w:lang w:eastAsia="x-none"/>
        </w:rPr>
      </w:pPr>
      <w:r w:rsidRPr="00C86571">
        <w:rPr>
          <w:rFonts w:cs="Times"/>
          <w:b/>
          <w:bCs/>
          <w:lang w:eastAsia="x-none"/>
        </w:rPr>
        <w:t>Decision:</w:t>
      </w:r>
      <w:r>
        <w:rPr>
          <w:rFonts w:cs="Times"/>
          <w:lang w:eastAsia="x-none"/>
        </w:rPr>
        <w:t xml:space="preserve"> As per email decision posted on Mar 2</w:t>
      </w:r>
      <w:r w:rsidRPr="00802C8C">
        <w:rPr>
          <w:rFonts w:cs="Times"/>
          <w:vertAlign w:val="superscript"/>
          <w:lang w:eastAsia="x-none"/>
        </w:rPr>
        <w:t>nd</w:t>
      </w:r>
      <w:r>
        <w:rPr>
          <w:rFonts w:cs="Times"/>
          <w:lang w:eastAsia="x-none"/>
        </w:rPr>
        <w:t>,</w:t>
      </w:r>
    </w:p>
    <w:p w14:paraId="4F502785" w14:textId="77777777" w:rsidR="00C86571" w:rsidRPr="00802C8C" w:rsidRDefault="00C86571" w:rsidP="00C86571">
      <w:pPr>
        <w:shd w:val="clear" w:color="auto" w:fill="FFFFFF"/>
        <w:rPr>
          <w:rFonts w:eastAsia="SimSun" w:cs="Times"/>
          <w:szCs w:val="20"/>
          <w:lang w:val="en-US" w:eastAsia="ko-KR"/>
        </w:rPr>
      </w:pPr>
      <w:r w:rsidRPr="00802C8C">
        <w:rPr>
          <w:rFonts w:eastAsia="SimSun" w:cs="Times"/>
          <w:szCs w:val="20"/>
          <w:bdr w:val="none" w:sz="0" w:space="0" w:color="auto" w:frame="1"/>
          <w:shd w:val="clear" w:color="auto" w:fill="00FF00"/>
          <w:lang w:val="en-US" w:eastAsia="ko-KR"/>
        </w:rPr>
        <w:t>Agreement</w:t>
      </w:r>
    </w:p>
    <w:p w14:paraId="51090344" w14:textId="77777777" w:rsidR="00C86571" w:rsidRPr="000B50CB" w:rsidRDefault="00C86571" w:rsidP="00C86571">
      <w:pPr>
        <w:shd w:val="clear" w:color="auto" w:fill="FFFFFF"/>
        <w:rPr>
          <w:rFonts w:eastAsia="SimSun" w:cs="Times"/>
          <w:szCs w:val="20"/>
          <w:lang w:val="en-US" w:eastAsia="ko-KR"/>
        </w:rPr>
      </w:pPr>
      <w:r w:rsidRPr="000B50CB">
        <w:rPr>
          <w:rFonts w:eastAsia="SimSun" w:cs="Times"/>
          <w:szCs w:val="20"/>
          <w:bdr w:val="none" w:sz="0" w:space="0" w:color="auto" w:frame="1"/>
          <w:lang w:val="en-US" w:eastAsia="ko-KR"/>
        </w:rPr>
        <w:t>The following text proposal to capture RAN1#108-e agreements on extension of CA TDD prioritization rules to NR DC for IAB nodes is endorsed for the editor’s CR on TS38.213.</w:t>
      </w:r>
    </w:p>
    <w:tbl>
      <w:tblPr>
        <w:tblW w:w="0" w:type="auto"/>
        <w:shd w:val="clear" w:color="auto" w:fill="FFFFFF"/>
        <w:tblCellMar>
          <w:left w:w="0" w:type="dxa"/>
          <w:right w:w="0" w:type="dxa"/>
        </w:tblCellMar>
        <w:tblLook w:val="04A0" w:firstRow="1" w:lastRow="0" w:firstColumn="1" w:lastColumn="0" w:noHBand="0" w:noVBand="1"/>
      </w:tblPr>
      <w:tblGrid>
        <w:gridCol w:w="10196"/>
      </w:tblGrid>
      <w:tr w:rsidR="00C86571" w:rsidRPr="00802C8C" w14:paraId="4E425AD6" w14:textId="77777777" w:rsidTr="00802C8C">
        <w:tc>
          <w:tcPr>
            <w:tcW w:w="10196"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15AEDC5" w14:textId="0CF2BEA7" w:rsidR="00C86571" w:rsidRPr="00802C8C" w:rsidRDefault="00C86571" w:rsidP="00E653A5">
            <w:pPr>
              <w:ind w:left="267"/>
              <w:rPr>
                <w:rFonts w:ascii="Arial" w:eastAsia="SimSun" w:hAnsi="Arial" w:cs="Arial"/>
                <w:color w:val="000000"/>
                <w:sz w:val="16"/>
                <w:szCs w:val="16"/>
                <w:lang w:val="en-US" w:eastAsia="ko-KR"/>
              </w:rPr>
            </w:pPr>
            <w:r w:rsidRPr="00802C8C">
              <w:rPr>
                <w:rFonts w:ascii="Arial" w:eastAsia="SimSun" w:hAnsi="Arial" w:cs="Arial"/>
                <w:b/>
                <w:bCs/>
                <w:color w:val="0070C0"/>
                <w:sz w:val="16"/>
                <w:szCs w:val="16"/>
                <w:bdr w:val="none" w:sz="0" w:space="0" w:color="auto" w:frame="1"/>
                <w:lang w:val="en-US" w:eastAsia="ko-KR"/>
              </w:rPr>
              <w:lastRenderedPageBreak/>
              <w:t>&lt;</w:t>
            </w:r>
            <w:r w:rsidRPr="00802C8C">
              <w:rPr>
                <w:rFonts w:ascii="Arial" w:eastAsia="SimSun" w:hAnsi="Arial" w:cs="Arial"/>
                <w:color w:val="0070C0"/>
                <w:sz w:val="16"/>
                <w:szCs w:val="16"/>
                <w:bdr w:val="none" w:sz="0" w:space="0" w:color="auto" w:frame="1"/>
                <w:lang w:val="en-US" w:eastAsia="ko-KR"/>
              </w:rPr>
              <w:t>Unchanged text is omitted&gt;</w:t>
            </w:r>
          </w:p>
          <w:p w14:paraId="786096F9" w14:textId="77777777" w:rsidR="00C86571" w:rsidRPr="00802C8C" w:rsidRDefault="00C86571" w:rsidP="00E653A5">
            <w:pPr>
              <w:ind w:left="267"/>
              <w:rPr>
                <w:rFonts w:ascii="Arial" w:eastAsia="SimSun" w:hAnsi="Arial" w:cs="Arial"/>
                <w:color w:val="000000"/>
                <w:sz w:val="16"/>
                <w:szCs w:val="16"/>
                <w:lang w:val="en-US" w:eastAsia="ko-KR"/>
              </w:rPr>
            </w:pPr>
            <w:r w:rsidRPr="00802C8C">
              <w:rPr>
                <w:rFonts w:ascii="Arial" w:eastAsia="SimSun" w:hAnsi="Arial" w:cs="Arial"/>
                <w:color w:val="000000"/>
                <w:sz w:val="16"/>
                <w:szCs w:val="16"/>
                <w:bdr w:val="none" w:sz="0" w:space="0" w:color="auto" w:frame="1"/>
                <w:lang w:val="en-US" w:eastAsia="ko-KR"/>
              </w:rPr>
              <w:t>If an IAB-MT is configured with an MCG and an SCG, is not capable of simultaneous transmission and reception, and would simultaneously transmit and receive on the MCG and the SCG, </w:t>
            </w:r>
            <w:r w:rsidRPr="00802C8C">
              <w:rPr>
                <w:rFonts w:ascii="Arial" w:eastAsia="SimSun" w:hAnsi="Arial" w:cs="Arial"/>
                <w:strike/>
                <w:color w:val="FF0000"/>
                <w:sz w:val="16"/>
                <w:szCs w:val="16"/>
                <w:bdr w:val="none" w:sz="0" w:space="0" w:color="auto" w:frame="1"/>
                <w:lang w:val="en-US" w:eastAsia="ko-KR"/>
              </w:rPr>
              <w:t>the IAB-MT operates according to the scheduling from the MCG</w:t>
            </w:r>
          </w:p>
          <w:p w14:paraId="2C8CCAB1" w14:textId="77777777" w:rsidR="00C86571" w:rsidRPr="00802C8C" w:rsidRDefault="00C86571" w:rsidP="00E653A5">
            <w:pPr>
              <w:ind w:left="987" w:hanging="360"/>
              <w:rPr>
                <w:rFonts w:ascii="Arial" w:eastAsia="SimSun" w:hAnsi="Arial" w:cs="Arial"/>
                <w:color w:val="000000"/>
                <w:sz w:val="16"/>
                <w:szCs w:val="16"/>
                <w:lang w:val="en-US" w:eastAsia="ko-KR"/>
              </w:rPr>
            </w:pPr>
            <w:r w:rsidRPr="00802C8C">
              <w:rPr>
                <w:rFonts w:ascii="Arial" w:eastAsia="SimSun" w:hAnsi="Arial" w:cs="Arial"/>
                <w:color w:val="FF0000"/>
                <w:sz w:val="16"/>
                <w:szCs w:val="16"/>
                <w:bdr w:val="none" w:sz="0" w:space="0" w:color="auto" w:frame="1"/>
                <w:lang w:val="en-US" w:eastAsia="ko-KR"/>
              </w:rPr>
              <w:t>·        If </w:t>
            </w:r>
            <w:r w:rsidRPr="00802C8C">
              <w:rPr>
                <w:rFonts w:ascii="Arial" w:eastAsia="SimSun" w:hAnsi="Arial" w:cs="Arial"/>
                <w:bCs/>
                <w:color w:val="FF0000"/>
                <w:sz w:val="16"/>
                <w:szCs w:val="16"/>
                <w:bdr w:val="none" w:sz="0" w:space="0" w:color="auto" w:frame="1"/>
                <w:lang w:val="en-US" w:eastAsia="ko-KR"/>
              </w:rPr>
              <w:t>semi-static flexible symbols configured by both parents operating under inter-donor NR-DC,</w:t>
            </w:r>
            <w:r w:rsidRPr="00802C8C">
              <w:rPr>
                <w:rFonts w:ascii="Arial" w:eastAsia="SimSun" w:hAnsi="Arial" w:cs="Arial"/>
                <w:strike/>
                <w:color w:val="FF0000"/>
                <w:sz w:val="16"/>
                <w:szCs w:val="16"/>
                <w:bdr w:val="none" w:sz="0" w:space="0" w:color="auto" w:frame="1"/>
                <w:lang w:val="en-US" w:eastAsia="ko-KR"/>
              </w:rPr>
              <w:t> </w:t>
            </w:r>
            <w:r w:rsidRPr="00802C8C">
              <w:rPr>
                <w:rFonts w:ascii="Arial" w:eastAsia="SimSun" w:hAnsi="Arial" w:cs="Arial"/>
                <w:color w:val="FF0000"/>
                <w:sz w:val="16"/>
                <w:szCs w:val="16"/>
                <w:bdr w:val="none" w:sz="0" w:space="0" w:color="auto" w:frame="1"/>
                <w:lang w:val="en-US" w:eastAsia="ko-KR"/>
              </w:rPr>
              <w:t>the IAB-MT operates according to the scheduling from the MCG</w:t>
            </w:r>
          </w:p>
          <w:p w14:paraId="6D7E6819" w14:textId="11EF4D76" w:rsidR="00C86571" w:rsidRPr="00802C8C" w:rsidRDefault="00C86571" w:rsidP="00802C8C">
            <w:pPr>
              <w:ind w:left="987" w:hanging="360"/>
              <w:rPr>
                <w:rFonts w:ascii="Arial" w:eastAsia="SimSun" w:hAnsi="Arial" w:cs="Arial"/>
                <w:color w:val="000000"/>
                <w:sz w:val="16"/>
                <w:szCs w:val="16"/>
                <w:lang w:val="en-US" w:eastAsia="ko-KR"/>
              </w:rPr>
            </w:pPr>
            <w:r w:rsidRPr="00802C8C">
              <w:rPr>
                <w:rFonts w:ascii="Arial" w:eastAsia="SimSun" w:hAnsi="Arial" w:cs="Arial"/>
                <w:color w:val="FF0000"/>
                <w:sz w:val="16"/>
                <w:szCs w:val="16"/>
                <w:bdr w:val="none" w:sz="0" w:space="0" w:color="auto" w:frame="1"/>
                <w:lang w:val="en-US" w:eastAsia="ko-KR"/>
              </w:rPr>
              <w:t>·        </w:t>
            </w:r>
            <w:r w:rsidRPr="00802C8C">
              <w:rPr>
                <w:rFonts w:ascii="Arial" w:eastAsia="SimSun" w:hAnsi="Arial" w:cs="Arial"/>
                <w:bCs/>
                <w:color w:val="FF0000"/>
                <w:sz w:val="16"/>
                <w:szCs w:val="16"/>
                <w:bdr w:val="none" w:sz="0" w:space="0" w:color="auto" w:frame="1"/>
                <w:lang w:val="en-US" w:eastAsia="ko-KR"/>
              </w:rPr>
              <w:t>Otherwise,</w:t>
            </w:r>
          </w:p>
          <w:p w14:paraId="256C85F0" w14:textId="77777777" w:rsidR="00C86571" w:rsidRPr="00802C8C" w:rsidRDefault="00C86571" w:rsidP="00E653A5">
            <w:pPr>
              <w:ind w:left="267"/>
              <w:rPr>
                <w:rFonts w:ascii="Arial" w:eastAsia="SimSun" w:hAnsi="Arial" w:cs="Arial"/>
                <w:color w:val="000000"/>
                <w:sz w:val="16"/>
                <w:szCs w:val="16"/>
                <w:lang w:val="en-US" w:eastAsia="ko-KR"/>
              </w:rPr>
            </w:pPr>
            <w:r w:rsidRPr="00802C8C">
              <w:rPr>
                <w:rFonts w:ascii="Arial" w:eastAsia="SimSun" w:hAnsi="Arial" w:cs="Arial"/>
                <w:strike/>
                <w:color w:val="FF0000"/>
                <w:sz w:val="16"/>
                <w:szCs w:val="16"/>
                <w:bdr w:val="none" w:sz="0" w:space="0" w:color="auto" w:frame="1"/>
                <w:lang w:val="en-US" w:eastAsia="ko-KR"/>
              </w:rPr>
              <w:t>If an IAB-MT is configured with an MCG and an SCG, is not capable of simultaneous transmission and reception, and would simultaneously transmit and receive on the MCG and the SCG, the IAB-MT operates according to the scheduling from the MCG. and</w:t>
            </w:r>
            <w:r w:rsidRPr="00802C8C">
              <w:rPr>
                <w:rFonts w:ascii="Arial" w:eastAsia="SimSun" w:hAnsi="Arial" w:cs="Arial"/>
                <w:color w:val="FF0000"/>
                <w:sz w:val="16"/>
                <w:szCs w:val="16"/>
                <w:bdr w:val="none" w:sz="0" w:space="0" w:color="auto" w:frame="1"/>
                <w:lang w:val="en-US" w:eastAsia="ko-KR"/>
              </w:rPr>
              <w:t> if the IAB-MT</w:t>
            </w:r>
          </w:p>
          <w:p w14:paraId="4F5B0F98" w14:textId="77777777" w:rsidR="00C86571" w:rsidRPr="00802C8C" w:rsidRDefault="00C86571" w:rsidP="00E653A5">
            <w:pPr>
              <w:ind w:left="987" w:hanging="360"/>
              <w:rPr>
                <w:rFonts w:ascii="Arial" w:eastAsia="DengXian" w:hAnsi="Arial" w:cs="Arial"/>
                <w:color w:val="000000"/>
                <w:sz w:val="16"/>
                <w:szCs w:val="16"/>
                <w:lang w:val="en-US" w:eastAsia="ko-KR"/>
              </w:rPr>
            </w:pPr>
            <w:r w:rsidRPr="00802C8C">
              <w:rPr>
                <w:rFonts w:ascii="Arial" w:eastAsia="DengXian" w:hAnsi="Arial" w:cs="Arial"/>
                <w:color w:val="FF0000"/>
                <w:sz w:val="16"/>
                <w:szCs w:val="16"/>
                <w:bdr w:val="none" w:sz="0" w:space="0" w:color="auto" w:frame="1"/>
                <w:lang w:val="en-US" w:eastAsia="ko-KR"/>
              </w:rPr>
              <w:t>·         is configured with multiple serving cells and is provided with </w:t>
            </w:r>
            <w:r w:rsidRPr="00802C8C">
              <w:rPr>
                <w:rFonts w:ascii="Arial" w:eastAsia="DengXian" w:hAnsi="Arial" w:cs="Arial"/>
                <w:i/>
                <w:iCs/>
                <w:color w:val="FF0000"/>
                <w:sz w:val="16"/>
                <w:szCs w:val="16"/>
                <w:bdr w:val="none" w:sz="0" w:space="0" w:color="auto" w:frame="1"/>
                <w:lang w:val="en-US" w:eastAsia="ko-KR"/>
              </w:rPr>
              <w:t>directionalCollisionHandling-r17 </w:t>
            </w:r>
            <w:r w:rsidRPr="00802C8C">
              <w:rPr>
                <w:rFonts w:ascii="Arial" w:eastAsia="DengXian" w:hAnsi="Arial" w:cs="Arial"/>
                <w:color w:val="FF0000"/>
                <w:sz w:val="16"/>
                <w:szCs w:val="16"/>
                <w:bdr w:val="none" w:sz="0" w:space="0" w:color="auto" w:frame="1"/>
                <w:lang w:val="en-US" w:eastAsia="ko-KR"/>
              </w:rPr>
              <w:t>= 'enabled' for a set of serving cell(s) among the multiple serving cells, and</w:t>
            </w:r>
          </w:p>
          <w:p w14:paraId="73721807" w14:textId="77777777" w:rsidR="00C86571" w:rsidRPr="00802C8C" w:rsidRDefault="00C86571" w:rsidP="00E653A5">
            <w:pPr>
              <w:ind w:left="987" w:hanging="360"/>
              <w:rPr>
                <w:rFonts w:ascii="Arial" w:eastAsia="DengXian" w:hAnsi="Arial" w:cs="Arial"/>
                <w:color w:val="000000"/>
                <w:sz w:val="16"/>
                <w:szCs w:val="16"/>
                <w:lang w:val="en-US" w:eastAsia="ko-KR"/>
              </w:rPr>
            </w:pPr>
            <w:r w:rsidRPr="00802C8C">
              <w:rPr>
                <w:rFonts w:ascii="Arial" w:eastAsia="DengXian" w:hAnsi="Arial" w:cs="Arial"/>
                <w:color w:val="FF0000"/>
                <w:sz w:val="16"/>
                <w:szCs w:val="16"/>
                <w:bdr w:val="none" w:sz="0" w:space="0" w:color="auto" w:frame="1"/>
                <w:lang w:val="en-US" w:eastAsia="ko-KR"/>
              </w:rPr>
              <w:t>·         indicates support of </w:t>
            </w:r>
            <w:r w:rsidRPr="00802C8C">
              <w:rPr>
                <w:rFonts w:ascii="Arial" w:eastAsia="DengXian" w:hAnsi="Arial" w:cs="Arial"/>
                <w:i/>
                <w:iCs/>
                <w:color w:val="FF0000"/>
                <w:sz w:val="16"/>
                <w:szCs w:val="16"/>
                <w:bdr w:val="none" w:sz="0" w:space="0" w:color="auto" w:frame="1"/>
                <w:lang w:val="en-US" w:eastAsia="ko-KR"/>
              </w:rPr>
              <w:t>half-DuplexTDD-CA-SameSCS-r16 </w:t>
            </w:r>
            <w:r w:rsidRPr="00802C8C">
              <w:rPr>
                <w:rFonts w:ascii="Arial" w:eastAsia="DengXian" w:hAnsi="Arial" w:cs="Arial"/>
                <w:color w:val="FF0000"/>
                <w:sz w:val="16"/>
                <w:szCs w:val="16"/>
                <w:bdr w:val="none" w:sz="0" w:space="0" w:color="auto" w:frame="1"/>
                <w:lang w:val="en-US" w:eastAsia="ko-KR"/>
              </w:rPr>
              <w:t>capability across MCG and SCG for NR-DC,</w:t>
            </w:r>
          </w:p>
          <w:p w14:paraId="7B10AE43" w14:textId="77777777" w:rsidR="00C86571" w:rsidRPr="00802C8C" w:rsidRDefault="00C86571" w:rsidP="00E653A5">
            <w:pPr>
              <w:ind w:left="987" w:hanging="360"/>
              <w:rPr>
                <w:rFonts w:ascii="Arial" w:eastAsia="DengXian" w:hAnsi="Arial" w:cs="Arial"/>
                <w:color w:val="000000"/>
                <w:sz w:val="16"/>
                <w:szCs w:val="16"/>
                <w:lang w:val="en-US" w:eastAsia="ko-KR"/>
              </w:rPr>
            </w:pPr>
            <w:r w:rsidRPr="00802C8C">
              <w:rPr>
                <w:rFonts w:ascii="Arial" w:eastAsia="DengXian" w:hAnsi="Arial" w:cs="Arial"/>
                <w:color w:val="FF0000"/>
                <w:sz w:val="16"/>
                <w:szCs w:val="16"/>
                <w:bdr w:val="none" w:sz="0" w:space="0" w:color="auto" w:frame="1"/>
                <w:lang w:val="en-US" w:eastAsia="ko-KR"/>
              </w:rPr>
              <w:t>·         </w:t>
            </w:r>
            <w:r w:rsidRPr="00802C8C">
              <w:rPr>
                <w:rFonts w:ascii="Arial" w:eastAsia="DengXian" w:hAnsi="Arial" w:cs="Arial"/>
                <w:strike/>
                <w:color w:val="FF0000"/>
                <w:sz w:val="16"/>
                <w:szCs w:val="16"/>
                <w:bdr w:val="none" w:sz="0" w:space="0" w:color="auto" w:frame="1"/>
                <w:lang w:val="en-US" w:eastAsia="ko-KR"/>
              </w:rPr>
              <w:t>would simultaneously transmit and receive on the MCG and the SCG,</w:t>
            </w:r>
          </w:p>
          <w:p w14:paraId="49FA4BEE" w14:textId="77777777" w:rsidR="00C86571" w:rsidRPr="00802C8C" w:rsidRDefault="00C86571" w:rsidP="00E653A5">
            <w:pPr>
              <w:ind w:left="267"/>
              <w:rPr>
                <w:rFonts w:ascii="Arial" w:eastAsia="DengXian" w:hAnsi="Arial" w:cs="Arial"/>
                <w:color w:val="000000"/>
                <w:sz w:val="16"/>
                <w:szCs w:val="16"/>
                <w:lang w:val="en-US" w:eastAsia="ko-KR"/>
              </w:rPr>
            </w:pPr>
            <w:r w:rsidRPr="00802C8C">
              <w:rPr>
                <w:rFonts w:ascii="Arial" w:eastAsia="DengXian" w:hAnsi="Arial" w:cs="Arial"/>
                <w:strike/>
                <w:color w:val="FF0000"/>
                <w:sz w:val="16"/>
                <w:szCs w:val="16"/>
                <w:bdr w:val="none" w:sz="0" w:space="0" w:color="auto" w:frame="1"/>
                <w:lang w:val="en-US" w:eastAsia="ko-KR"/>
              </w:rPr>
              <w:t>IAB-MT shall follow the following rules:</w:t>
            </w:r>
          </w:p>
          <w:p w14:paraId="223FD296" w14:textId="77777777" w:rsidR="00C86571" w:rsidRPr="00802C8C" w:rsidRDefault="00C86571" w:rsidP="00E653A5">
            <w:pPr>
              <w:ind w:left="987" w:hanging="360"/>
              <w:rPr>
                <w:rFonts w:ascii="Arial" w:eastAsia="DengXian" w:hAnsi="Arial" w:cs="Arial"/>
                <w:color w:val="000000"/>
                <w:sz w:val="16"/>
                <w:szCs w:val="16"/>
                <w:lang w:val="en-US" w:eastAsia="ko-KR"/>
              </w:rPr>
            </w:pPr>
            <w:r w:rsidRPr="00802C8C">
              <w:rPr>
                <w:rFonts w:ascii="Arial" w:eastAsia="DengXian" w:hAnsi="Arial" w:cs="Arial"/>
                <w:strike/>
                <w:color w:val="FF0000"/>
                <w:sz w:val="16"/>
                <w:szCs w:val="16"/>
                <w:bdr w:val="none" w:sz="0" w:space="0" w:color="auto" w:frame="1"/>
                <w:lang w:val="en-US" w:eastAsia="ko-KR"/>
              </w:rPr>
              <w:t>·         </w:t>
            </w:r>
            <w:r w:rsidRPr="00802C8C">
              <w:rPr>
                <w:rFonts w:ascii="Arial" w:eastAsia="DengXian" w:hAnsi="Arial" w:cs="Arial"/>
                <w:strike/>
                <w:color w:val="FF0000"/>
                <w:sz w:val="16"/>
                <w:szCs w:val="16"/>
                <w:bdr w:val="none" w:sz="0" w:space="0" w:color="auto" w:frame="1"/>
                <w:lang w:eastAsia="ko-KR"/>
              </w:rPr>
              <w:t>the IAB- MT operates according to the scheduling from the MCG if semi-static flexible symbols are configured by both parents operating under inter-donor NR-DC</w:t>
            </w:r>
          </w:p>
          <w:p w14:paraId="64A41F06" w14:textId="00FBA852" w:rsidR="00C86571" w:rsidRPr="00802C8C" w:rsidRDefault="00C86571" w:rsidP="00E653A5">
            <w:pPr>
              <w:ind w:left="987" w:hanging="360"/>
              <w:rPr>
                <w:rFonts w:ascii="Arial" w:eastAsia="SimSun" w:hAnsi="Arial" w:cs="Arial"/>
                <w:color w:val="000000"/>
                <w:sz w:val="16"/>
                <w:szCs w:val="16"/>
                <w:lang w:val="en-US" w:eastAsia="ko-KR"/>
              </w:rPr>
            </w:pPr>
            <w:r w:rsidRPr="00802C8C">
              <w:rPr>
                <w:rFonts w:ascii="Arial" w:eastAsia="SimSun" w:hAnsi="Arial" w:cs="Arial"/>
                <w:strike/>
                <w:color w:val="000000"/>
                <w:sz w:val="16"/>
                <w:szCs w:val="16"/>
                <w:bdr w:val="none" w:sz="0" w:space="0" w:color="auto" w:frame="1"/>
                <w:lang w:val="en-US" w:eastAsia="ko-KR"/>
              </w:rPr>
              <w:t>·         </w:t>
            </w:r>
            <w:r w:rsidRPr="00802C8C">
              <w:rPr>
                <w:rFonts w:ascii="Arial" w:eastAsia="SimSun" w:hAnsi="Arial" w:cs="Arial"/>
                <w:strike/>
                <w:color w:val="FF0000"/>
                <w:sz w:val="16"/>
                <w:szCs w:val="16"/>
                <w:bdr w:val="none" w:sz="0" w:space="0" w:color="auto" w:frame="1"/>
                <w:lang w:eastAsia="ko-KR"/>
              </w:rPr>
              <w:t>For other NR-DC cases,</w:t>
            </w:r>
            <w:r w:rsidRPr="00802C8C">
              <w:rPr>
                <w:rFonts w:ascii="Arial" w:eastAsia="SimSun" w:hAnsi="Arial" w:cs="Arial"/>
                <w:color w:val="FF0000"/>
                <w:sz w:val="16"/>
                <w:szCs w:val="16"/>
                <w:bdr w:val="none" w:sz="0" w:space="0" w:color="auto" w:frame="1"/>
                <w:lang w:eastAsia="ko-KR"/>
              </w:rPr>
              <w:t> the IAB-MT shall apply the Rel-16 CA TDD prioritization rules defined in TS38.213 section 11.1 across cell groups (i.e. The IAB MT does not expect to receive conflicting DCI formats including DCI2_0 and dynamic scheduling grants from different parents).</w:t>
            </w:r>
          </w:p>
          <w:p w14:paraId="07471D79" w14:textId="1FDE6DE4" w:rsidR="00C86571" w:rsidRPr="00802C8C" w:rsidRDefault="00C86571" w:rsidP="00E653A5">
            <w:pPr>
              <w:rPr>
                <w:rFonts w:ascii="Arial" w:eastAsia="SimSun" w:hAnsi="Arial" w:cs="Arial"/>
                <w:color w:val="000000"/>
                <w:sz w:val="16"/>
                <w:szCs w:val="16"/>
                <w:lang w:val="en-US" w:eastAsia="ko-KR"/>
              </w:rPr>
            </w:pPr>
            <w:r w:rsidRPr="00802C8C">
              <w:rPr>
                <w:rFonts w:ascii="Arial" w:eastAsia="SimSun" w:hAnsi="Arial" w:cs="Arial"/>
                <w:b/>
                <w:bCs/>
                <w:color w:val="0070C0"/>
                <w:sz w:val="16"/>
                <w:szCs w:val="16"/>
                <w:bdr w:val="none" w:sz="0" w:space="0" w:color="auto" w:frame="1"/>
                <w:lang w:val="en-US" w:eastAsia="ko-KR"/>
              </w:rPr>
              <w:t>&lt;</w:t>
            </w:r>
            <w:r w:rsidRPr="00802C8C">
              <w:rPr>
                <w:rFonts w:ascii="Arial" w:eastAsia="SimSun" w:hAnsi="Arial" w:cs="Arial"/>
                <w:color w:val="0070C0"/>
                <w:sz w:val="16"/>
                <w:szCs w:val="16"/>
                <w:bdr w:val="none" w:sz="0" w:space="0" w:color="auto" w:frame="1"/>
                <w:lang w:val="en-US" w:eastAsia="ko-KR"/>
              </w:rPr>
              <w:t>Unchanged text is omitted&gt;</w:t>
            </w:r>
          </w:p>
        </w:tc>
      </w:tr>
    </w:tbl>
    <w:p w14:paraId="62A3A034" w14:textId="77777777" w:rsidR="00C86571" w:rsidRPr="000B50CB" w:rsidRDefault="00C86571" w:rsidP="00C86571">
      <w:pPr>
        <w:shd w:val="clear" w:color="auto" w:fill="FFFFFF"/>
        <w:rPr>
          <w:rFonts w:eastAsia="SimSun" w:cs="Times"/>
          <w:color w:val="000000"/>
          <w:szCs w:val="20"/>
          <w:lang w:val="en-US" w:eastAsia="ko-KR"/>
        </w:rPr>
      </w:pPr>
      <w:r w:rsidRPr="000B50CB">
        <w:rPr>
          <w:rFonts w:eastAsia="SimSun" w:cs="Times"/>
          <w:color w:val="000000"/>
          <w:szCs w:val="20"/>
          <w:bdr w:val="none" w:sz="0" w:space="0" w:color="auto" w:frame="1"/>
          <w:lang w:val="en-US" w:eastAsia="ko-KR"/>
        </w:rPr>
        <w:t> </w:t>
      </w:r>
    </w:p>
    <w:p w14:paraId="3A45CA46" w14:textId="77777777" w:rsidR="00C86571" w:rsidRPr="000B50CB" w:rsidRDefault="00C86571" w:rsidP="00C86571">
      <w:pPr>
        <w:shd w:val="clear" w:color="auto" w:fill="FFFFFF"/>
        <w:rPr>
          <w:rFonts w:eastAsia="SimSun" w:cs="Times"/>
          <w:color w:val="000000"/>
          <w:szCs w:val="20"/>
          <w:lang w:val="en-US" w:eastAsia="ko-KR"/>
        </w:rPr>
      </w:pPr>
      <w:r w:rsidRPr="000B50CB">
        <w:rPr>
          <w:rFonts w:eastAsia="SimSun" w:cs="Times"/>
          <w:color w:val="000000"/>
          <w:szCs w:val="20"/>
          <w:bdr w:val="none" w:sz="0" w:space="0" w:color="auto" w:frame="1"/>
          <w:lang w:val="en-US" w:eastAsia="ko-KR"/>
        </w:rPr>
        <w:t>(clean version for reference)</w:t>
      </w:r>
    </w:p>
    <w:tbl>
      <w:tblPr>
        <w:tblW w:w="0" w:type="auto"/>
        <w:shd w:val="clear" w:color="auto" w:fill="FFFFFF"/>
        <w:tblCellMar>
          <w:left w:w="0" w:type="dxa"/>
          <w:right w:w="0" w:type="dxa"/>
        </w:tblCellMar>
        <w:tblLook w:val="04A0" w:firstRow="1" w:lastRow="0" w:firstColumn="1" w:lastColumn="0" w:noHBand="0" w:noVBand="1"/>
      </w:tblPr>
      <w:tblGrid>
        <w:gridCol w:w="10196"/>
      </w:tblGrid>
      <w:tr w:rsidR="00C86571" w:rsidRPr="00802C8C" w14:paraId="60F074DB" w14:textId="77777777" w:rsidTr="00802C8C">
        <w:tc>
          <w:tcPr>
            <w:tcW w:w="10196"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7B9AE9B" w14:textId="04D2E2DD" w:rsidR="00C86571" w:rsidRPr="00802C8C" w:rsidRDefault="00C86571" w:rsidP="00E653A5">
            <w:pPr>
              <w:ind w:left="267"/>
              <w:rPr>
                <w:rFonts w:ascii="Arial" w:eastAsia="SimSun" w:hAnsi="Arial" w:cs="Arial"/>
                <w:color w:val="000000"/>
                <w:sz w:val="16"/>
                <w:szCs w:val="16"/>
                <w:lang w:val="en-US" w:eastAsia="ko-KR"/>
              </w:rPr>
            </w:pPr>
            <w:r w:rsidRPr="00802C8C">
              <w:rPr>
                <w:rFonts w:ascii="Arial" w:eastAsia="SimSun" w:hAnsi="Arial" w:cs="Arial"/>
                <w:b/>
                <w:bCs/>
                <w:color w:val="0070C0"/>
                <w:sz w:val="16"/>
                <w:szCs w:val="16"/>
                <w:bdr w:val="none" w:sz="0" w:space="0" w:color="auto" w:frame="1"/>
                <w:lang w:val="en-US" w:eastAsia="ko-KR"/>
              </w:rPr>
              <w:t>&lt;</w:t>
            </w:r>
            <w:r w:rsidRPr="00802C8C">
              <w:rPr>
                <w:rFonts w:ascii="Arial" w:eastAsia="SimSun" w:hAnsi="Arial" w:cs="Arial"/>
                <w:color w:val="0070C0"/>
                <w:sz w:val="16"/>
                <w:szCs w:val="16"/>
                <w:bdr w:val="none" w:sz="0" w:space="0" w:color="auto" w:frame="1"/>
                <w:lang w:val="en-US" w:eastAsia="ko-KR"/>
              </w:rPr>
              <w:t>Unchanged text is omitted&gt;</w:t>
            </w:r>
          </w:p>
          <w:p w14:paraId="596C5A42" w14:textId="77777777" w:rsidR="00C86571" w:rsidRPr="00802C8C" w:rsidRDefault="00C86571" w:rsidP="00E653A5">
            <w:pPr>
              <w:ind w:left="267"/>
              <w:rPr>
                <w:rFonts w:ascii="Arial" w:eastAsia="SimSun" w:hAnsi="Arial" w:cs="Arial"/>
                <w:color w:val="000000"/>
                <w:sz w:val="16"/>
                <w:szCs w:val="16"/>
                <w:lang w:val="en-US" w:eastAsia="ko-KR"/>
              </w:rPr>
            </w:pPr>
            <w:r w:rsidRPr="00802C8C">
              <w:rPr>
                <w:rFonts w:ascii="Arial" w:eastAsia="SimSun" w:hAnsi="Arial" w:cs="Arial"/>
                <w:color w:val="000000"/>
                <w:sz w:val="16"/>
                <w:szCs w:val="16"/>
                <w:bdr w:val="none" w:sz="0" w:space="0" w:color="auto" w:frame="1"/>
                <w:lang w:val="en-US" w:eastAsia="ko-KR"/>
              </w:rPr>
              <w:t>If an IAB-MT is configured with an MCG and an SCG, is not capable of simultaneous transmission and reception, and would simultaneously transmit and receive on the MCG and the SCG,</w:t>
            </w:r>
          </w:p>
          <w:p w14:paraId="2CCF69AC" w14:textId="77777777" w:rsidR="00C86571" w:rsidRPr="00802C8C" w:rsidRDefault="00C86571" w:rsidP="00E653A5">
            <w:pPr>
              <w:ind w:left="987" w:hanging="360"/>
              <w:rPr>
                <w:rFonts w:ascii="Arial" w:eastAsia="SimSun" w:hAnsi="Arial" w:cs="Arial"/>
                <w:color w:val="000000"/>
                <w:sz w:val="16"/>
                <w:szCs w:val="16"/>
                <w:lang w:val="en-US" w:eastAsia="ko-KR"/>
              </w:rPr>
            </w:pPr>
            <w:r w:rsidRPr="00802C8C">
              <w:rPr>
                <w:rFonts w:ascii="Arial" w:eastAsia="SimSun" w:hAnsi="Arial" w:cs="Arial"/>
                <w:color w:val="000000"/>
                <w:sz w:val="16"/>
                <w:szCs w:val="16"/>
                <w:bdr w:val="none" w:sz="0" w:space="0" w:color="auto" w:frame="1"/>
                <w:lang w:val="en-US" w:eastAsia="ko-KR"/>
              </w:rPr>
              <w:t>-         if semi-static flexible symbols configured by both parents operating under inter-donor NR-DC,</w:t>
            </w:r>
            <w:r w:rsidRPr="00802C8C">
              <w:rPr>
                <w:rFonts w:ascii="Arial" w:eastAsia="SimSun" w:hAnsi="Arial" w:cs="Arial"/>
                <w:strike/>
                <w:color w:val="000000"/>
                <w:sz w:val="16"/>
                <w:szCs w:val="16"/>
                <w:bdr w:val="none" w:sz="0" w:space="0" w:color="auto" w:frame="1"/>
                <w:lang w:val="en-US" w:eastAsia="ko-KR"/>
              </w:rPr>
              <w:t> </w:t>
            </w:r>
            <w:r w:rsidRPr="00802C8C">
              <w:rPr>
                <w:rFonts w:ascii="Arial" w:eastAsia="SimSun" w:hAnsi="Arial" w:cs="Arial"/>
                <w:color w:val="000000"/>
                <w:sz w:val="16"/>
                <w:szCs w:val="16"/>
                <w:bdr w:val="none" w:sz="0" w:space="0" w:color="auto" w:frame="1"/>
                <w:lang w:val="en-US" w:eastAsia="ko-KR"/>
              </w:rPr>
              <w:t>the IAB-MT operates according to the scheduling from the MCG,</w:t>
            </w:r>
          </w:p>
          <w:p w14:paraId="2C15C134" w14:textId="77777777" w:rsidR="00C86571" w:rsidRPr="00802C8C" w:rsidRDefault="00C86571" w:rsidP="00E653A5">
            <w:pPr>
              <w:ind w:left="987" w:hanging="360"/>
              <w:rPr>
                <w:rFonts w:ascii="Arial" w:eastAsia="SimSun" w:hAnsi="Arial" w:cs="Arial"/>
                <w:color w:val="000000"/>
                <w:sz w:val="16"/>
                <w:szCs w:val="16"/>
                <w:lang w:val="en-US" w:eastAsia="ko-KR"/>
              </w:rPr>
            </w:pPr>
            <w:r w:rsidRPr="00802C8C">
              <w:rPr>
                <w:rFonts w:ascii="Arial" w:eastAsia="SimSun" w:hAnsi="Arial" w:cs="Arial"/>
                <w:color w:val="000000"/>
                <w:sz w:val="16"/>
                <w:szCs w:val="16"/>
                <w:bdr w:val="none" w:sz="0" w:space="0" w:color="auto" w:frame="1"/>
                <w:lang w:val="en-US" w:eastAsia="ko-KR"/>
              </w:rPr>
              <w:t>-         otherwise</w:t>
            </w:r>
            <w:r w:rsidRPr="00802C8C">
              <w:rPr>
                <w:rFonts w:ascii="Arial" w:eastAsia="SimSun" w:hAnsi="Arial" w:cs="Arial"/>
                <w:b/>
                <w:bCs/>
                <w:color w:val="000000"/>
                <w:sz w:val="16"/>
                <w:szCs w:val="16"/>
                <w:bdr w:val="none" w:sz="0" w:space="0" w:color="auto" w:frame="1"/>
                <w:lang w:val="en-US" w:eastAsia="ko-KR"/>
              </w:rPr>
              <w:t>,  </w:t>
            </w:r>
            <w:r w:rsidRPr="00802C8C">
              <w:rPr>
                <w:rFonts w:ascii="Arial" w:eastAsia="SimSun" w:hAnsi="Arial" w:cs="Arial"/>
                <w:color w:val="000000"/>
                <w:sz w:val="16"/>
                <w:szCs w:val="16"/>
                <w:bdr w:val="none" w:sz="0" w:space="0" w:color="auto" w:frame="1"/>
                <w:lang w:val="en-US" w:eastAsia="ko-KR"/>
              </w:rPr>
              <w:t>if the IAB-MT</w:t>
            </w:r>
          </w:p>
          <w:p w14:paraId="59A1B9F0" w14:textId="77777777" w:rsidR="00C86571" w:rsidRPr="00802C8C" w:rsidRDefault="00C86571" w:rsidP="00E653A5">
            <w:pPr>
              <w:ind w:left="1347" w:hanging="360"/>
              <w:rPr>
                <w:rFonts w:ascii="Arial" w:eastAsia="DengXian" w:hAnsi="Arial" w:cs="Arial"/>
                <w:color w:val="000000"/>
                <w:sz w:val="16"/>
                <w:szCs w:val="16"/>
                <w:lang w:val="en-US" w:eastAsia="ko-KR"/>
              </w:rPr>
            </w:pPr>
            <w:r w:rsidRPr="00802C8C">
              <w:rPr>
                <w:rFonts w:ascii="Arial" w:eastAsia="DengXian" w:hAnsi="Arial" w:cs="Arial"/>
                <w:color w:val="000000"/>
                <w:sz w:val="16"/>
                <w:szCs w:val="16"/>
                <w:bdr w:val="none" w:sz="0" w:space="0" w:color="auto" w:frame="1"/>
                <w:lang w:val="en-US" w:eastAsia="ko-KR"/>
              </w:rPr>
              <w:t>-         is configured with multiple serving cells and is provided with </w:t>
            </w:r>
            <w:r w:rsidRPr="00802C8C">
              <w:rPr>
                <w:rFonts w:ascii="Arial" w:eastAsia="DengXian" w:hAnsi="Arial" w:cs="Arial"/>
                <w:i/>
                <w:iCs/>
                <w:color w:val="000000"/>
                <w:sz w:val="16"/>
                <w:szCs w:val="16"/>
                <w:bdr w:val="none" w:sz="0" w:space="0" w:color="auto" w:frame="1"/>
                <w:lang w:val="en-US" w:eastAsia="ko-KR"/>
              </w:rPr>
              <w:t>directionalCollisionHandling-r17 </w:t>
            </w:r>
            <w:r w:rsidRPr="00802C8C">
              <w:rPr>
                <w:rFonts w:ascii="Arial" w:eastAsia="DengXian" w:hAnsi="Arial" w:cs="Arial"/>
                <w:color w:val="000000"/>
                <w:sz w:val="16"/>
                <w:szCs w:val="16"/>
                <w:bdr w:val="none" w:sz="0" w:space="0" w:color="auto" w:frame="1"/>
                <w:lang w:val="en-US" w:eastAsia="ko-KR"/>
              </w:rPr>
              <w:t>= 'enabled' for a set of serving cell(s) among the multiple serving cells, and</w:t>
            </w:r>
          </w:p>
          <w:p w14:paraId="2C67020F" w14:textId="77777777" w:rsidR="00C86571" w:rsidRPr="00802C8C" w:rsidRDefault="00C86571" w:rsidP="00E653A5">
            <w:pPr>
              <w:ind w:left="1347" w:hanging="360"/>
              <w:rPr>
                <w:rFonts w:ascii="Arial" w:eastAsia="DengXian" w:hAnsi="Arial" w:cs="Arial"/>
                <w:color w:val="000000"/>
                <w:sz w:val="16"/>
                <w:szCs w:val="16"/>
                <w:lang w:val="en-US" w:eastAsia="ko-KR"/>
              </w:rPr>
            </w:pPr>
            <w:r w:rsidRPr="00802C8C">
              <w:rPr>
                <w:rFonts w:ascii="Arial" w:eastAsia="DengXian" w:hAnsi="Arial" w:cs="Arial"/>
                <w:color w:val="000000"/>
                <w:sz w:val="16"/>
                <w:szCs w:val="16"/>
                <w:bdr w:val="none" w:sz="0" w:space="0" w:color="auto" w:frame="1"/>
                <w:lang w:val="en-US" w:eastAsia="ko-KR"/>
              </w:rPr>
              <w:t>-         indicates support of </w:t>
            </w:r>
            <w:r w:rsidRPr="00802C8C">
              <w:rPr>
                <w:rFonts w:ascii="Arial" w:eastAsia="DengXian" w:hAnsi="Arial" w:cs="Arial"/>
                <w:i/>
                <w:iCs/>
                <w:color w:val="000000"/>
                <w:sz w:val="16"/>
                <w:szCs w:val="16"/>
                <w:bdr w:val="none" w:sz="0" w:space="0" w:color="auto" w:frame="1"/>
                <w:lang w:val="en-US" w:eastAsia="ko-KR"/>
              </w:rPr>
              <w:t>half-DuplexTDD-CA-SameSCS-r16 </w:t>
            </w:r>
            <w:r w:rsidRPr="00802C8C">
              <w:rPr>
                <w:rFonts w:ascii="Arial" w:eastAsia="DengXian" w:hAnsi="Arial" w:cs="Arial"/>
                <w:color w:val="000000"/>
                <w:sz w:val="16"/>
                <w:szCs w:val="16"/>
                <w:bdr w:val="none" w:sz="0" w:space="0" w:color="auto" w:frame="1"/>
                <w:lang w:val="en-US" w:eastAsia="ko-KR"/>
              </w:rPr>
              <w:t>capability across MCG and SCG for NR-DC,</w:t>
            </w:r>
          </w:p>
          <w:p w14:paraId="0FD0872B" w14:textId="49001B45" w:rsidR="00C86571" w:rsidRPr="00802C8C" w:rsidRDefault="00C86571" w:rsidP="00802C8C">
            <w:pPr>
              <w:ind w:left="1347" w:hanging="360"/>
              <w:rPr>
                <w:rFonts w:ascii="Arial" w:eastAsia="SimSun" w:hAnsi="Arial" w:cs="Arial"/>
                <w:color w:val="000000"/>
                <w:sz w:val="16"/>
                <w:szCs w:val="16"/>
                <w:lang w:val="en-US" w:eastAsia="ko-KR"/>
              </w:rPr>
            </w:pPr>
            <w:r w:rsidRPr="00802C8C">
              <w:rPr>
                <w:rFonts w:ascii="Arial" w:eastAsia="SimSun" w:hAnsi="Arial" w:cs="Arial"/>
                <w:color w:val="FF0000"/>
                <w:sz w:val="16"/>
                <w:szCs w:val="16"/>
                <w:bdr w:val="none" w:sz="0" w:space="0" w:color="auto" w:frame="1"/>
                <w:lang w:val="en-US" w:eastAsia="ko-KR"/>
              </w:rPr>
              <w:t>-         </w:t>
            </w:r>
            <w:r w:rsidRPr="00802C8C">
              <w:rPr>
                <w:rFonts w:ascii="Arial" w:eastAsia="SimSun" w:hAnsi="Arial" w:cs="Arial"/>
                <w:color w:val="000000"/>
                <w:sz w:val="16"/>
                <w:szCs w:val="16"/>
                <w:bdr w:val="none" w:sz="0" w:space="0" w:color="auto" w:frame="1"/>
                <w:lang w:eastAsia="ko-KR"/>
              </w:rPr>
              <w:t>the IAB-MT shall apply the Rel-16 CA TDD prioritization rules defined in TS38.213 section 11.1 across cell groups (i.e. The IAB MT does not expect to receive conflicting DCI formats including DCI2_0 and dynamic scheduling grants from different parents).</w:t>
            </w:r>
          </w:p>
          <w:p w14:paraId="4DDE36FD" w14:textId="2955FCB2" w:rsidR="00C86571" w:rsidRPr="00802C8C" w:rsidRDefault="00C86571" w:rsidP="00E653A5">
            <w:pPr>
              <w:rPr>
                <w:rFonts w:ascii="Arial" w:eastAsia="SimSun" w:hAnsi="Arial" w:cs="Arial"/>
                <w:color w:val="000000"/>
                <w:sz w:val="16"/>
                <w:szCs w:val="16"/>
                <w:lang w:val="en-US" w:eastAsia="ko-KR"/>
              </w:rPr>
            </w:pPr>
            <w:r w:rsidRPr="00802C8C">
              <w:rPr>
                <w:rFonts w:ascii="Arial" w:eastAsia="SimSun" w:hAnsi="Arial" w:cs="Arial"/>
                <w:b/>
                <w:bCs/>
                <w:color w:val="0070C0"/>
                <w:sz w:val="16"/>
                <w:szCs w:val="16"/>
                <w:bdr w:val="none" w:sz="0" w:space="0" w:color="auto" w:frame="1"/>
                <w:lang w:val="en-US" w:eastAsia="ko-KR"/>
              </w:rPr>
              <w:t>&lt;</w:t>
            </w:r>
            <w:r w:rsidRPr="00802C8C">
              <w:rPr>
                <w:rFonts w:ascii="Arial" w:eastAsia="SimSun" w:hAnsi="Arial" w:cs="Arial"/>
                <w:color w:val="0070C0"/>
                <w:sz w:val="16"/>
                <w:szCs w:val="16"/>
                <w:bdr w:val="none" w:sz="0" w:space="0" w:color="auto" w:frame="1"/>
                <w:lang w:val="en-US" w:eastAsia="ko-KR"/>
              </w:rPr>
              <w:t>Unchanged text is omitted&gt;</w:t>
            </w:r>
          </w:p>
        </w:tc>
      </w:tr>
    </w:tbl>
    <w:p w14:paraId="0FC42856" w14:textId="7D1C9480" w:rsidR="00A77962" w:rsidRDefault="00A77962" w:rsidP="00A77962">
      <w:pPr>
        <w:rPr>
          <w:rFonts w:ascii="Times New Roman" w:hAnsi="Times New Roman"/>
          <w:szCs w:val="20"/>
        </w:rPr>
      </w:pPr>
    </w:p>
    <w:p w14:paraId="4C79DF12" w14:textId="7A6F9704" w:rsidR="00D1168B" w:rsidRDefault="00D1168B" w:rsidP="00A77962">
      <w:pPr>
        <w:rPr>
          <w:rFonts w:ascii="Times New Roman" w:hAnsi="Times New Roman"/>
          <w:szCs w:val="20"/>
        </w:rPr>
      </w:pPr>
    </w:p>
    <w:p w14:paraId="260180B9" w14:textId="791A39E3" w:rsidR="00D1168B" w:rsidRPr="009C6121" w:rsidRDefault="002328C4" w:rsidP="00A77962">
      <w:pPr>
        <w:rPr>
          <w:rFonts w:ascii="Times New Roman" w:hAnsi="Times New Roman"/>
          <w:b/>
          <w:bCs/>
          <w:szCs w:val="20"/>
        </w:rPr>
      </w:pPr>
      <w:hyperlink r:id="rId1894" w:history="1">
        <w:r w:rsidR="004371F4">
          <w:rPr>
            <w:rStyle w:val="Hyperlink"/>
            <w:rFonts w:ascii="Times New Roman" w:hAnsi="Times New Roman"/>
            <w:b/>
            <w:bCs/>
            <w:szCs w:val="20"/>
          </w:rPr>
          <w:t>R1-2202874</w:t>
        </w:r>
      </w:hyperlink>
      <w:r w:rsidR="00D1168B" w:rsidRPr="009C6121">
        <w:rPr>
          <w:rFonts w:ascii="Times New Roman" w:hAnsi="Times New Roman"/>
          <w:b/>
          <w:bCs/>
          <w:szCs w:val="20"/>
        </w:rPr>
        <w:tab/>
        <w:t>Feature lead summary #4 of 8.10.1</w:t>
      </w:r>
      <w:r w:rsidR="00D1168B" w:rsidRPr="009C6121">
        <w:rPr>
          <w:rFonts w:ascii="Times New Roman" w:hAnsi="Times New Roman"/>
          <w:b/>
          <w:bCs/>
          <w:szCs w:val="20"/>
        </w:rPr>
        <w:tab/>
        <w:t>Moderator (AT&amp;T)</w:t>
      </w:r>
    </w:p>
    <w:p w14:paraId="394CC57E" w14:textId="2D5FBC47" w:rsidR="009C6121" w:rsidRDefault="009C6121" w:rsidP="00A77962">
      <w:pPr>
        <w:rPr>
          <w:rFonts w:ascii="Times New Roman" w:hAnsi="Times New Roman"/>
          <w:szCs w:val="20"/>
        </w:rPr>
      </w:pPr>
      <w:r w:rsidRPr="00FE50A3">
        <w:rPr>
          <w:rFonts w:ascii="Times New Roman" w:hAnsi="Times New Roman"/>
          <w:b/>
          <w:bCs/>
          <w:szCs w:val="20"/>
        </w:rPr>
        <w:t>Decision</w:t>
      </w:r>
      <w:r w:rsidR="00FE50A3" w:rsidRPr="00FE50A3">
        <w:rPr>
          <w:rFonts w:ascii="Times New Roman" w:hAnsi="Times New Roman"/>
          <w:b/>
          <w:bCs/>
          <w:szCs w:val="20"/>
        </w:rPr>
        <w:t>:</w:t>
      </w:r>
      <w:r w:rsidR="00FE50A3">
        <w:rPr>
          <w:rFonts w:ascii="Times New Roman" w:hAnsi="Times New Roman"/>
          <w:szCs w:val="20"/>
        </w:rPr>
        <w:t xml:space="preserve"> As per email decision posted on Mar 4</w:t>
      </w:r>
      <w:r w:rsidR="00FE50A3" w:rsidRPr="00FE50A3">
        <w:rPr>
          <w:rFonts w:ascii="Times New Roman" w:hAnsi="Times New Roman"/>
          <w:szCs w:val="20"/>
          <w:vertAlign w:val="superscript"/>
        </w:rPr>
        <w:t>th</w:t>
      </w:r>
      <w:r w:rsidR="00FE50A3">
        <w:rPr>
          <w:rFonts w:ascii="Times New Roman" w:hAnsi="Times New Roman"/>
          <w:szCs w:val="20"/>
        </w:rPr>
        <w:t>,</w:t>
      </w:r>
    </w:p>
    <w:p w14:paraId="0129B7DD" w14:textId="77777777" w:rsidR="009C6121" w:rsidRPr="00FE50A3" w:rsidRDefault="009C6121" w:rsidP="009C6121">
      <w:pPr>
        <w:rPr>
          <w:rFonts w:ascii="Times New Roman" w:hAnsi="Times New Roman"/>
          <w:color w:val="000000"/>
          <w:szCs w:val="20"/>
          <w:u w:val="single"/>
        </w:rPr>
      </w:pPr>
      <w:r w:rsidRPr="00FE50A3">
        <w:rPr>
          <w:rFonts w:ascii="Times New Roman" w:hAnsi="Times New Roman"/>
          <w:color w:val="000000"/>
          <w:szCs w:val="20"/>
          <w:u w:val="single"/>
        </w:rPr>
        <w:t>Conclusion</w:t>
      </w:r>
    </w:p>
    <w:p w14:paraId="387F57A0" w14:textId="77777777" w:rsidR="009C6121" w:rsidRPr="00FE50A3" w:rsidRDefault="009C6121" w:rsidP="009C6121">
      <w:pPr>
        <w:rPr>
          <w:rFonts w:ascii="Times New Roman" w:eastAsia="SimSun" w:hAnsi="Times New Roman"/>
          <w:bCs/>
          <w:color w:val="000000"/>
          <w:szCs w:val="20"/>
          <w:highlight w:val="magenta"/>
          <w:lang w:val="en-US"/>
        </w:rPr>
      </w:pPr>
      <w:r w:rsidRPr="00FE50A3">
        <w:rPr>
          <w:rFonts w:ascii="Times New Roman" w:hAnsi="Times New Roman"/>
          <w:bCs/>
          <w:color w:val="000000"/>
          <w:szCs w:val="20"/>
        </w:rPr>
        <w:t>Defer discussion (contribution driven) about potential specification impact for conflict resolution between parent and child IAB nodes in case the Rel-17 H/S/NA configuration is provided but the IAB node needs to instead operate according to the Rel-16 H/S/NA configuration (based on its implementation as agreed previously in RAN1#107-e) in the slot until RAN#109-e.</w:t>
      </w:r>
    </w:p>
    <w:p w14:paraId="085173C4" w14:textId="77777777" w:rsidR="009C6121" w:rsidRPr="00FE50A3" w:rsidRDefault="009C6121" w:rsidP="009C6121">
      <w:pPr>
        <w:rPr>
          <w:rFonts w:ascii="Times New Roman" w:hAnsi="Times New Roman"/>
          <w:color w:val="000000"/>
          <w:szCs w:val="20"/>
          <w:highlight w:val="magenta"/>
          <w:lang w:eastAsia="zh-CN"/>
        </w:rPr>
      </w:pPr>
    </w:p>
    <w:p w14:paraId="37D2CE97" w14:textId="4CC6BBD8" w:rsidR="009C6121" w:rsidRPr="00FE50A3" w:rsidRDefault="009C6121" w:rsidP="009C6121">
      <w:pPr>
        <w:rPr>
          <w:rFonts w:ascii="Times New Roman" w:hAnsi="Times New Roman"/>
          <w:szCs w:val="20"/>
        </w:rPr>
      </w:pPr>
      <w:r w:rsidRPr="00FE50A3">
        <w:rPr>
          <w:rFonts w:ascii="Times New Roman" w:hAnsi="Times New Roman"/>
          <w:szCs w:val="20"/>
          <w:highlight w:val="green"/>
        </w:rPr>
        <w:t>Agreement</w:t>
      </w:r>
    </w:p>
    <w:p w14:paraId="2D4C4D06" w14:textId="77777777" w:rsidR="009C6121" w:rsidRPr="00FE50A3" w:rsidRDefault="009C6121" w:rsidP="009C6121">
      <w:pPr>
        <w:rPr>
          <w:rFonts w:ascii="Times New Roman" w:hAnsi="Times New Roman"/>
          <w:bCs/>
          <w:szCs w:val="20"/>
        </w:rPr>
      </w:pPr>
      <w:r w:rsidRPr="00FE50A3">
        <w:rPr>
          <w:rFonts w:ascii="Times New Roman" w:hAnsi="Times New Roman"/>
          <w:bCs/>
          <w:szCs w:val="20"/>
        </w:rPr>
        <w:t>Adopt the following definition for H/S/NA configured in an RB set of a symbol:</w:t>
      </w:r>
    </w:p>
    <w:p w14:paraId="6333B4AC" w14:textId="77777777" w:rsidR="009C6121" w:rsidRPr="00FE50A3" w:rsidRDefault="009C6121" w:rsidP="00F44FD9">
      <w:pPr>
        <w:pStyle w:val="ListParagraph"/>
        <w:numPr>
          <w:ilvl w:val="0"/>
          <w:numId w:val="240"/>
        </w:numPr>
      </w:pPr>
      <w:r w:rsidRPr="00FE50A3">
        <w:t xml:space="preserve">FDM Hard: When an RB set of a downlink, uplink, or flexible symbol is configured as hard, the IAB-DU cell can respectively transmit, receive, or either transmit or receive on the RB set in the symbol [provided it does not impact the IAB-MT’s ability to transmit and receive in any other RB set that is configured as </w:t>
      </w:r>
      <w:r w:rsidRPr="00FE50A3">
        <w:rPr>
          <w:i/>
          <w:iCs/>
        </w:rPr>
        <w:t>Not Available</w:t>
      </w:r>
      <w:r w:rsidRPr="00FE50A3">
        <w:t xml:space="preserve"> or configured as </w:t>
      </w:r>
      <w:r w:rsidRPr="00FE50A3">
        <w:rPr>
          <w:i/>
          <w:iCs/>
        </w:rPr>
        <w:t>Soft</w:t>
      </w:r>
      <w:r w:rsidRPr="00FE50A3">
        <w:t xml:space="preserve"> and not indicated available]. </w:t>
      </w:r>
    </w:p>
    <w:p w14:paraId="51A70DFD" w14:textId="77777777" w:rsidR="009C6121" w:rsidRPr="00FE50A3" w:rsidRDefault="009C6121" w:rsidP="00F44FD9">
      <w:pPr>
        <w:pStyle w:val="ListParagraph"/>
        <w:numPr>
          <w:ilvl w:val="0"/>
          <w:numId w:val="240"/>
        </w:numPr>
      </w:pPr>
      <w:r w:rsidRPr="00FE50A3">
        <w:t>FDM Soft: When an RB set of a downlink, uplink, or flexible symbol is configured as soft, the IAB-DU cell can respectively transmit, receive or either transmit or receive on the RB set in the symbol only if</w:t>
      </w:r>
    </w:p>
    <w:p w14:paraId="10D08525" w14:textId="77777777" w:rsidR="009C6121" w:rsidRPr="00FE50A3" w:rsidRDefault="009C6121" w:rsidP="00F44FD9">
      <w:pPr>
        <w:pStyle w:val="ListParagraph"/>
        <w:numPr>
          <w:ilvl w:val="1"/>
          <w:numId w:val="240"/>
        </w:numPr>
      </w:pPr>
      <w:r w:rsidRPr="00FE50A3">
        <w:t>the IAB-MT does not transmit or receive on the RB set during the symbol of the IAB-DU cell, or</w:t>
      </w:r>
    </w:p>
    <w:p w14:paraId="2A9094F0" w14:textId="77777777" w:rsidR="009C6121" w:rsidRPr="00FE50A3" w:rsidRDefault="009C6121" w:rsidP="00F44FD9">
      <w:pPr>
        <w:pStyle w:val="ListParagraph"/>
        <w:numPr>
          <w:ilvl w:val="1"/>
          <w:numId w:val="240"/>
        </w:numPr>
      </w:pPr>
      <w:r w:rsidRPr="00FE50A3">
        <w:t xml:space="preserve">with respect to all serving cells, </w:t>
      </w:r>
    </w:p>
    <w:p w14:paraId="07AE9362" w14:textId="77777777" w:rsidR="009C6121" w:rsidRPr="00FE50A3" w:rsidRDefault="009C6121" w:rsidP="00F44FD9">
      <w:pPr>
        <w:pStyle w:val="ListParagraph"/>
        <w:numPr>
          <w:ilvl w:val="2"/>
          <w:numId w:val="240"/>
        </w:numPr>
      </w:pPr>
      <w:r w:rsidRPr="00FE50A3">
        <w:t xml:space="preserve">the IAB-MT would transmit or receive on the RB set during the symbol of the IAB-DU cell, and the transmission or reception on the RB set [or any </w:t>
      </w:r>
      <w:r w:rsidRPr="00FE50A3">
        <w:rPr>
          <w:strike/>
        </w:rPr>
        <w:t>adjacent</w:t>
      </w:r>
      <w:r w:rsidRPr="00FE50A3">
        <w:t xml:space="preserve"> RB set that is configured as Not Available or configured as Soft and not indicated available] during the symbol of the IAB-DU cell is not changed due to a use of the RB set in the symbol by the IAB-DU, or</w:t>
      </w:r>
    </w:p>
    <w:p w14:paraId="4F58C20F" w14:textId="77777777" w:rsidR="009C6121" w:rsidRPr="00FE50A3" w:rsidRDefault="009C6121" w:rsidP="00F44FD9">
      <w:pPr>
        <w:pStyle w:val="ListParagraph"/>
        <w:numPr>
          <w:ilvl w:val="1"/>
          <w:numId w:val="240"/>
        </w:numPr>
      </w:pPr>
      <w:r w:rsidRPr="00FE50A3">
        <w:t xml:space="preserve">if the IAB-MT is not configured with SCG </w:t>
      </w:r>
    </w:p>
    <w:p w14:paraId="1B19A0C7" w14:textId="0E48694C" w:rsidR="009C6121" w:rsidRPr="00FE50A3" w:rsidRDefault="009C6121" w:rsidP="00F44FD9">
      <w:pPr>
        <w:pStyle w:val="ListParagraph"/>
        <w:numPr>
          <w:ilvl w:val="2"/>
          <w:numId w:val="240"/>
        </w:numPr>
      </w:pPr>
      <w:r w:rsidRPr="00FE50A3">
        <w:t xml:space="preserve">if the IAB-MT detects a DCI format 2_5 with an AI index field value indicating the soft RB set as available </w:t>
      </w:r>
    </w:p>
    <w:p w14:paraId="4139B847" w14:textId="77777777" w:rsidR="009C6121" w:rsidRPr="00FE50A3" w:rsidRDefault="009C6121" w:rsidP="00F44FD9">
      <w:pPr>
        <w:pStyle w:val="ListParagraph"/>
        <w:numPr>
          <w:ilvl w:val="1"/>
          <w:numId w:val="240"/>
        </w:numPr>
      </w:pPr>
      <w:r w:rsidRPr="00FE50A3">
        <w:t>if the IAB-MT is configured with SCG</w:t>
      </w:r>
    </w:p>
    <w:p w14:paraId="5E5F484B" w14:textId="77777777" w:rsidR="009C6121" w:rsidRPr="00FE50A3" w:rsidRDefault="009C6121" w:rsidP="00F44FD9">
      <w:pPr>
        <w:pStyle w:val="ListParagraph"/>
        <w:numPr>
          <w:ilvl w:val="2"/>
          <w:numId w:val="240"/>
        </w:numPr>
      </w:pPr>
      <w:r w:rsidRPr="00FE50A3">
        <w:t>the IAB-MT detects two DCI formats 2_5 with an AI index field value indicating the soft RB set as available from MCG and SCG respectively, or</w:t>
      </w:r>
    </w:p>
    <w:p w14:paraId="0865508C" w14:textId="77777777" w:rsidR="009C6121" w:rsidRPr="00FE50A3" w:rsidRDefault="009C6121" w:rsidP="00F44FD9">
      <w:pPr>
        <w:pStyle w:val="ListParagraph"/>
        <w:numPr>
          <w:ilvl w:val="2"/>
          <w:numId w:val="240"/>
        </w:numPr>
      </w:pPr>
      <w:r w:rsidRPr="00FE50A3">
        <w:t xml:space="preserve">the IAB-MT detects a DCI format 2_5 with an AI index field value indicating the soft </w:t>
      </w:r>
      <w:r w:rsidRPr="00FE50A3">
        <w:rPr>
          <w:strike/>
        </w:rPr>
        <w:t>symbol</w:t>
      </w:r>
      <w:r w:rsidRPr="00FE50A3">
        <w:t xml:space="preserve"> RB set as available from one cell group (either MCG or SCG), and, with respect to all serving cells of the other cell group:</w:t>
      </w:r>
    </w:p>
    <w:p w14:paraId="31CFC288" w14:textId="77777777" w:rsidR="009C6121" w:rsidRPr="00FE50A3" w:rsidRDefault="009C6121" w:rsidP="00F44FD9">
      <w:pPr>
        <w:pStyle w:val="ListParagraph"/>
        <w:numPr>
          <w:ilvl w:val="3"/>
          <w:numId w:val="240"/>
        </w:numPr>
      </w:pPr>
      <w:r w:rsidRPr="00FE50A3">
        <w:lastRenderedPageBreak/>
        <w:t>the IAB-MT would transmit or receive on the RB set during the symbol of the IAB-DU cell, and the transmission or reception on the RB set during the symbol of the IAB-DU cell is not changed due to a use of the RB set in the symbol by the IAB-DU.</w:t>
      </w:r>
    </w:p>
    <w:p w14:paraId="0A66B3AD" w14:textId="77777777" w:rsidR="009C6121" w:rsidRPr="00FE50A3" w:rsidRDefault="009C6121" w:rsidP="00F44FD9">
      <w:pPr>
        <w:pStyle w:val="ListParagraph"/>
        <w:numPr>
          <w:ilvl w:val="0"/>
          <w:numId w:val="240"/>
        </w:numPr>
      </w:pPr>
      <w:r w:rsidRPr="00FE50A3">
        <w:t xml:space="preserve">FDM NA: When an RB set of a downlink, uplink, or flexible symbol is configured as unavailable, the IAB-DU neither transmits nor receives at the RB set in the symbol. </w:t>
      </w:r>
    </w:p>
    <w:p w14:paraId="3D82AEA3" w14:textId="77777777" w:rsidR="009C6121" w:rsidRPr="00FE50A3" w:rsidRDefault="009C6121" w:rsidP="009C6121">
      <w:pPr>
        <w:rPr>
          <w:rFonts w:ascii="Times New Roman" w:hAnsi="Times New Roman"/>
          <w:color w:val="000000"/>
          <w:szCs w:val="20"/>
          <w:u w:val="single"/>
        </w:rPr>
      </w:pPr>
      <w:r w:rsidRPr="00FE50A3">
        <w:rPr>
          <w:rFonts w:ascii="Times New Roman" w:hAnsi="Times New Roman"/>
          <w:color w:val="000000"/>
          <w:szCs w:val="20"/>
          <w:u w:val="single"/>
        </w:rPr>
        <w:t>Conclusion</w:t>
      </w:r>
    </w:p>
    <w:p w14:paraId="4ED4CF59" w14:textId="0AFC3EF0" w:rsidR="009C6121" w:rsidRPr="00FE50A3" w:rsidRDefault="009C6121" w:rsidP="00A77962">
      <w:pPr>
        <w:rPr>
          <w:rFonts w:ascii="Times New Roman" w:hAnsi="Times New Roman"/>
          <w:bCs/>
          <w:color w:val="000000"/>
          <w:szCs w:val="20"/>
          <w:highlight w:val="magenta"/>
        </w:rPr>
      </w:pPr>
      <w:r w:rsidRPr="00FE50A3">
        <w:rPr>
          <w:rFonts w:ascii="Times New Roman" w:hAnsi="Times New Roman"/>
          <w:bCs/>
          <w:color w:val="000000"/>
          <w:szCs w:val="20"/>
        </w:rPr>
        <w:t>Defer discussion (contribution driven) about potential specification impact if the configured RB sets</w:t>
      </w:r>
      <w:r w:rsidRPr="00FE50A3">
        <w:rPr>
          <w:rStyle w:val="apple-converted-space"/>
          <w:rFonts w:ascii="Times New Roman" w:hAnsi="Times New Roman"/>
          <w:bCs/>
          <w:strike/>
          <w:color w:val="000000"/>
          <w:szCs w:val="20"/>
        </w:rPr>
        <w:t> </w:t>
      </w:r>
      <w:r w:rsidRPr="00FE50A3">
        <w:rPr>
          <w:rFonts w:ascii="Times New Roman" w:hAnsi="Times New Roman"/>
          <w:bCs/>
          <w:color w:val="000000"/>
          <w:szCs w:val="20"/>
        </w:rPr>
        <w:t>of an IAB-DU HSNA resource configuration do not cover the entire carrier bandwidth until RAN1#109-e.</w:t>
      </w:r>
    </w:p>
    <w:p w14:paraId="25BC1540" w14:textId="77777777" w:rsidR="006B480F" w:rsidRDefault="006B480F" w:rsidP="00F26249">
      <w:pPr>
        <w:pStyle w:val="Heading3"/>
      </w:pPr>
      <w:bookmarkStart w:id="270" w:name="_Toc95481815"/>
      <w:bookmarkStart w:id="271" w:name="_Toc98334454"/>
      <w:r w:rsidRPr="00540963">
        <w:t>Other enhancements for simultaneous operation of IAB-node’s child and parent links</w:t>
      </w:r>
      <w:bookmarkEnd w:id="270"/>
      <w:bookmarkEnd w:id="271"/>
    </w:p>
    <w:p w14:paraId="3B87EF3F" w14:textId="318F8AFC" w:rsidR="006B480F" w:rsidRDefault="006B480F" w:rsidP="006B480F">
      <w:pPr>
        <w:rPr>
          <w:i/>
          <w:iCs/>
        </w:rPr>
      </w:pPr>
      <w:r w:rsidRPr="001A7008">
        <w:rPr>
          <w:i/>
          <w:iCs/>
        </w:rPr>
        <w:t>Including IAB-node timing mode(s), extensions for DL/UL power control, and CLI and interference measurements of BH links, as needed</w:t>
      </w:r>
      <w:r>
        <w:rPr>
          <w:i/>
          <w:iCs/>
        </w:rPr>
        <w:t>.</w:t>
      </w:r>
    </w:p>
    <w:p w14:paraId="6AD3BB7D" w14:textId="77777777" w:rsidR="00C82909" w:rsidRDefault="00C82909" w:rsidP="00C82909"/>
    <w:p w14:paraId="65EB21E4" w14:textId="069216A4" w:rsidR="006B480F" w:rsidRDefault="002328C4" w:rsidP="006B480F">
      <w:pPr>
        <w:rPr>
          <w:lang w:eastAsia="x-none"/>
        </w:rPr>
      </w:pPr>
      <w:hyperlink r:id="rId1895" w:history="1">
        <w:r w:rsidR="004371F4">
          <w:rPr>
            <w:rStyle w:val="Hyperlink"/>
            <w:lang w:eastAsia="x-none"/>
          </w:rPr>
          <w:t>R1-2200927</w:t>
        </w:r>
      </w:hyperlink>
      <w:r w:rsidR="006B480F">
        <w:rPr>
          <w:lang w:eastAsia="x-none"/>
        </w:rPr>
        <w:tab/>
        <w:t>Remaining issues on enhancements for simultaneous operation of MT and DU</w:t>
      </w:r>
      <w:r w:rsidR="006B480F">
        <w:rPr>
          <w:lang w:eastAsia="x-none"/>
        </w:rPr>
        <w:tab/>
        <w:t>Huawei, HiSilicon</w:t>
      </w:r>
    </w:p>
    <w:p w14:paraId="088010CE" w14:textId="2845FA89" w:rsidR="006B480F" w:rsidRDefault="002328C4" w:rsidP="006B480F">
      <w:pPr>
        <w:rPr>
          <w:lang w:eastAsia="x-none"/>
        </w:rPr>
      </w:pPr>
      <w:hyperlink r:id="rId1896" w:history="1">
        <w:r w:rsidR="004371F4">
          <w:rPr>
            <w:rStyle w:val="Hyperlink"/>
            <w:lang w:eastAsia="x-none"/>
          </w:rPr>
          <w:t>R1-2201110</w:t>
        </w:r>
      </w:hyperlink>
      <w:r w:rsidR="006B480F">
        <w:rPr>
          <w:lang w:eastAsia="x-none"/>
        </w:rPr>
        <w:tab/>
        <w:t>Remaining issues on other enhancements for simultaneous operation of child and parent links</w:t>
      </w:r>
      <w:r w:rsidR="006B480F">
        <w:rPr>
          <w:lang w:eastAsia="x-none"/>
        </w:rPr>
        <w:tab/>
        <w:t>vivo</w:t>
      </w:r>
    </w:p>
    <w:p w14:paraId="341174AC" w14:textId="681081BF" w:rsidR="006B480F" w:rsidRDefault="002328C4" w:rsidP="006B480F">
      <w:pPr>
        <w:rPr>
          <w:lang w:eastAsia="x-none"/>
        </w:rPr>
      </w:pPr>
      <w:hyperlink r:id="rId1897" w:history="1">
        <w:r w:rsidR="004371F4">
          <w:rPr>
            <w:rStyle w:val="Hyperlink"/>
            <w:lang w:eastAsia="x-none"/>
          </w:rPr>
          <w:t>R1-2201457</w:t>
        </w:r>
      </w:hyperlink>
      <w:r w:rsidR="006B480F">
        <w:rPr>
          <w:lang w:eastAsia="x-none"/>
        </w:rPr>
        <w:tab/>
        <w:t>Enhancements for simultaneous operation of child and parent links</w:t>
      </w:r>
      <w:r w:rsidR="006B480F">
        <w:rPr>
          <w:lang w:eastAsia="x-none"/>
        </w:rPr>
        <w:tab/>
        <w:t>ZTE, Sanechips</w:t>
      </w:r>
    </w:p>
    <w:p w14:paraId="1CB5A90D" w14:textId="6CAE33F3" w:rsidR="006B480F" w:rsidRDefault="002328C4" w:rsidP="006B480F">
      <w:pPr>
        <w:rPr>
          <w:lang w:eastAsia="x-none"/>
        </w:rPr>
      </w:pPr>
      <w:hyperlink r:id="rId1898" w:history="1">
        <w:r w:rsidR="004371F4">
          <w:rPr>
            <w:rStyle w:val="Hyperlink"/>
            <w:lang w:eastAsia="x-none"/>
          </w:rPr>
          <w:t>R1-2201493</w:t>
        </w:r>
      </w:hyperlink>
      <w:r w:rsidR="006B480F">
        <w:rPr>
          <w:lang w:eastAsia="x-none"/>
        </w:rPr>
        <w:tab/>
        <w:t>Remaining issues on IAB timing mode</w:t>
      </w:r>
      <w:r w:rsidR="006B480F">
        <w:rPr>
          <w:lang w:eastAsia="x-none"/>
        </w:rPr>
        <w:tab/>
        <w:t>NTT DOCOMO, INC.</w:t>
      </w:r>
    </w:p>
    <w:p w14:paraId="002324E7" w14:textId="30BB9DA5" w:rsidR="006B480F" w:rsidRDefault="002328C4" w:rsidP="006B480F">
      <w:pPr>
        <w:rPr>
          <w:lang w:eastAsia="x-none"/>
        </w:rPr>
      </w:pPr>
      <w:hyperlink r:id="rId1899" w:history="1">
        <w:r w:rsidR="004371F4">
          <w:rPr>
            <w:rStyle w:val="Hyperlink"/>
            <w:lang w:eastAsia="x-none"/>
          </w:rPr>
          <w:t>R1-2201527</w:t>
        </w:r>
      </w:hyperlink>
      <w:r w:rsidR="006B480F">
        <w:rPr>
          <w:lang w:eastAsia="x-none"/>
        </w:rPr>
        <w:tab/>
        <w:t>Enhancements to Timing, Power Control and CLI for NR IAB</w:t>
      </w:r>
      <w:r w:rsidR="006B480F">
        <w:rPr>
          <w:lang w:eastAsia="x-none"/>
        </w:rPr>
        <w:tab/>
        <w:t>Samsung</w:t>
      </w:r>
    </w:p>
    <w:p w14:paraId="5F4B68D7" w14:textId="152CD410" w:rsidR="006B480F" w:rsidRDefault="002328C4" w:rsidP="006B480F">
      <w:pPr>
        <w:rPr>
          <w:lang w:eastAsia="x-none"/>
        </w:rPr>
      </w:pPr>
      <w:hyperlink r:id="rId1900" w:history="1">
        <w:r w:rsidR="004371F4">
          <w:rPr>
            <w:rStyle w:val="Hyperlink"/>
            <w:lang w:eastAsia="x-none"/>
          </w:rPr>
          <w:t>R1-2201615</w:t>
        </w:r>
      </w:hyperlink>
      <w:r w:rsidR="006B480F">
        <w:rPr>
          <w:lang w:eastAsia="x-none"/>
        </w:rPr>
        <w:tab/>
        <w:t>Discussion on eIAB simultaneous operation maintenance</w:t>
      </w:r>
      <w:r w:rsidR="006B480F">
        <w:rPr>
          <w:lang w:eastAsia="x-none"/>
        </w:rPr>
        <w:tab/>
        <w:t>ETRI</w:t>
      </w:r>
    </w:p>
    <w:p w14:paraId="6B01DF6A" w14:textId="5CA2AC5D" w:rsidR="006B480F" w:rsidRDefault="002328C4" w:rsidP="006B480F">
      <w:pPr>
        <w:rPr>
          <w:lang w:eastAsia="x-none"/>
        </w:rPr>
      </w:pPr>
      <w:hyperlink r:id="rId1901" w:history="1">
        <w:r w:rsidR="004371F4">
          <w:rPr>
            <w:rStyle w:val="Hyperlink"/>
            <w:lang w:eastAsia="x-none"/>
          </w:rPr>
          <w:t>R1-2201674</w:t>
        </w:r>
      </w:hyperlink>
      <w:r w:rsidR="006B480F">
        <w:rPr>
          <w:lang w:eastAsia="x-none"/>
        </w:rPr>
        <w:tab/>
        <w:t>Other enhancements for simultaneous operation of IAB-node’s child and parent links</w:t>
      </w:r>
      <w:r w:rsidR="006B480F">
        <w:rPr>
          <w:lang w:eastAsia="x-none"/>
        </w:rPr>
        <w:tab/>
        <w:t>Nokia, Nokia Shanghai Bell</w:t>
      </w:r>
    </w:p>
    <w:p w14:paraId="41E4CF88" w14:textId="6DEDC160" w:rsidR="006B480F" w:rsidRDefault="002328C4" w:rsidP="006B480F">
      <w:pPr>
        <w:rPr>
          <w:lang w:eastAsia="x-none"/>
        </w:rPr>
      </w:pPr>
      <w:hyperlink r:id="rId1902" w:history="1">
        <w:r w:rsidR="004371F4">
          <w:rPr>
            <w:rStyle w:val="Hyperlink"/>
            <w:lang w:eastAsia="x-none"/>
          </w:rPr>
          <w:t>R1-2201714</w:t>
        </w:r>
      </w:hyperlink>
      <w:r w:rsidR="006B480F">
        <w:rPr>
          <w:lang w:eastAsia="x-none"/>
        </w:rPr>
        <w:tab/>
        <w:t>Other Enhancements for Simultaneous Operation of IAB</w:t>
      </w:r>
      <w:r w:rsidR="006B480F">
        <w:rPr>
          <w:lang w:eastAsia="x-none"/>
        </w:rPr>
        <w:tab/>
        <w:t>Intel Corporation</w:t>
      </w:r>
    </w:p>
    <w:p w14:paraId="01FA6F26" w14:textId="7A391105" w:rsidR="006B480F" w:rsidRDefault="002328C4" w:rsidP="006B480F">
      <w:pPr>
        <w:rPr>
          <w:lang w:eastAsia="x-none"/>
        </w:rPr>
      </w:pPr>
      <w:hyperlink r:id="rId1903" w:history="1">
        <w:r w:rsidR="004371F4">
          <w:rPr>
            <w:rStyle w:val="Hyperlink"/>
            <w:lang w:eastAsia="x-none"/>
          </w:rPr>
          <w:t>R1-2202157</w:t>
        </w:r>
      </w:hyperlink>
      <w:r w:rsidR="006B480F">
        <w:rPr>
          <w:lang w:eastAsia="x-none"/>
        </w:rPr>
        <w:tab/>
        <w:t>Remaining issues on enhancements for simultaneous operation of IAB-node's child and parent links</w:t>
      </w:r>
      <w:r w:rsidR="006B480F">
        <w:rPr>
          <w:lang w:eastAsia="x-none"/>
        </w:rPr>
        <w:tab/>
        <w:t>Qualcomm Incorporated</w:t>
      </w:r>
    </w:p>
    <w:p w14:paraId="7F86B701" w14:textId="578046D1" w:rsidR="006B480F" w:rsidRDefault="002328C4" w:rsidP="006B480F">
      <w:pPr>
        <w:rPr>
          <w:lang w:eastAsia="x-none"/>
        </w:rPr>
      </w:pPr>
      <w:hyperlink r:id="rId1904" w:history="1">
        <w:r w:rsidR="004371F4">
          <w:rPr>
            <w:rStyle w:val="Hyperlink"/>
            <w:lang w:eastAsia="x-none"/>
          </w:rPr>
          <w:t>R1-2202306</w:t>
        </w:r>
      </w:hyperlink>
      <w:r w:rsidR="006B480F">
        <w:rPr>
          <w:lang w:eastAsia="x-none"/>
        </w:rPr>
        <w:tab/>
        <w:t>Discussions on other enhancement for simultaneous operation</w:t>
      </w:r>
      <w:r w:rsidR="006B480F">
        <w:rPr>
          <w:lang w:eastAsia="x-none"/>
        </w:rPr>
        <w:tab/>
        <w:t>LG Electronics</w:t>
      </w:r>
    </w:p>
    <w:p w14:paraId="6E279607" w14:textId="4A595250" w:rsidR="006B480F" w:rsidRDefault="002328C4" w:rsidP="006B480F">
      <w:pPr>
        <w:rPr>
          <w:lang w:eastAsia="x-none"/>
        </w:rPr>
      </w:pPr>
      <w:hyperlink r:id="rId1905" w:history="1">
        <w:r w:rsidR="004371F4">
          <w:rPr>
            <w:rStyle w:val="Hyperlink"/>
            <w:lang w:eastAsia="x-none"/>
          </w:rPr>
          <w:t>R1-2202403</w:t>
        </w:r>
      </w:hyperlink>
      <w:r w:rsidR="006B480F">
        <w:rPr>
          <w:lang w:eastAsia="x-none"/>
        </w:rPr>
        <w:tab/>
        <w:t>Timing in enhanced IAB</w:t>
      </w:r>
      <w:r w:rsidR="006B480F">
        <w:rPr>
          <w:lang w:eastAsia="x-none"/>
        </w:rPr>
        <w:tab/>
        <w:t>Ericsson</w:t>
      </w:r>
    </w:p>
    <w:p w14:paraId="4E0DE0ED" w14:textId="057ACFA0" w:rsidR="00C82909" w:rsidRDefault="00C82909" w:rsidP="006B480F">
      <w:pPr>
        <w:rPr>
          <w:lang w:eastAsia="x-none"/>
        </w:rPr>
      </w:pPr>
    </w:p>
    <w:p w14:paraId="3273723C" w14:textId="77777777" w:rsidR="00C82909" w:rsidRPr="00C82909" w:rsidRDefault="00C82909" w:rsidP="00C82909">
      <w:r w:rsidRPr="00C82909">
        <w:rPr>
          <w:lang w:eastAsia="x-none"/>
        </w:rPr>
        <w:t xml:space="preserve">[108-e-R17-eIAB-02] </w:t>
      </w:r>
      <w:r w:rsidRPr="00C82909">
        <w:t>– Luca (Qualcomm)</w:t>
      </w:r>
    </w:p>
    <w:p w14:paraId="4E3B7AB8" w14:textId="0799CDA9" w:rsidR="00C82909" w:rsidRPr="00C82909" w:rsidRDefault="00C82909" w:rsidP="00C82909">
      <w:r w:rsidRPr="00C82909">
        <w:rPr>
          <w:lang w:eastAsia="x-none"/>
        </w:rPr>
        <w:t>Email discussion on other enhancements for simultaneous operation of IAB-node’s child and parent links</w:t>
      </w:r>
    </w:p>
    <w:p w14:paraId="5ADFBA1C" w14:textId="77777777" w:rsidR="00C82909" w:rsidRPr="00C82909" w:rsidRDefault="00C82909" w:rsidP="00C82909">
      <w:pPr>
        <w:numPr>
          <w:ilvl w:val="0"/>
          <w:numId w:val="62"/>
        </w:numPr>
        <w:rPr>
          <w:lang w:eastAsia="x-none"/>
        </w:rPr>
      </w:pPr>
      <w:r w:rsidRPr="00C82909">
        <w:rPr>
          <w:rFonts w:hint="eastAsia"/>
          <w:lang w:eastAsia="x-none"/>
        </w:rPr>
        <w:t>1</w:t>
      </w:r>
      <w:r w:rsidRPr="00C82909">
        <w:rPr>
          <w:rFonts w:hint="eastAsia"/>
          <w:vertAlign w:val="superscript"/>
          <w:lang w:eastAsia="x-none"/>
        </w:rPr>
        <w:t>st</w:t>
      </w:r>
      <w:r w:rsidRPr="00C82909">
        <w:rPr>
          <w:rFonts w:hint="eastAsia"/>
          <w:lang w:eastAsia="x-none"/>
        </w:rPr>
        <w:t xml:space="preserve"> check point: </w:t>
      </w:r>
      <w:r w:rsidRPr="00C82909">
        <w:t>February</w:t>
      </w:r>
      <w:r w:rsidRPr="00C82909">
        <w:rPr>
          <w:rFonts w:hint="eastAsia"/>
        </w:rPr>
        <w:t xml:space="preserve"> </w:t>
      </w:r>
      <w:r w:rsidRPr="00C82909">
        <w:t>25</w:t>
      </w:r>
    </w:p>
    <w:p w14:paraId="53F3B922" w14:textId="77777777" w:rsidR="00C82909" w:rsidRPr="00C82909" w:rsidRDefault="00C82909" w:rsidP="00C82909">
      <w:pPr>
        <w:numPr>
          <w:ilvl w:val="0"/>
          <w:numId w:val="62"/>
        </w:numPr>
        <w:rPr>
          <w:lang w:eastAsia="x-none"/>
        </w:rPr>
      </w:pPr>
      <w:r w:rsidRPr="00C82909">
        <w:rPr>
          <w:lang w:eastAsia="x-none"/>
        </w:rPr>
        <w:t>Final</w:t>
      </w:r>
      <w:r w:rsidRPr="00C82909">
        <w:rPr>
          <w:rFonts w:hint="eastAsia"/>
          <w:lang w:eastAsia="x-none"/>
        </w:rPr>
        <w:t xml:space="preserve"> check point: </w:t>
      </w:r>
      <w:r w:rsidRPr="00C82909">
        <w:t>March 3</w:t>
      </w:r>
    </w:p>
    <w:p w14:paraId="537BD356" w14:textId="5ABF5CA8" w:rsidR="00C82909" w:rsidRPr="00C82909" w:rsidRDefault="00C82909" w:rsidP="006B480F">
      <w:pPr>
        <w:rPr>
          <w:lang w:eastAsia="x-none"/>
        </w:rPr>
      </w:pPr>
      <w:r w:rsidRPr="00C82909">
        <w:rPr>
          <w:b/>
          <w:bCs/>
          <w:lang w:eastAsia="x-none"/>
        </w:rPr>
        <w:t>Decision:</w:t>
      </w:r>
      <w:r w:rsidRPr="00C82909">
        <w:rPr>
          <w:lang w:eastAsia="x-none"/>
        </w:rPr>
        <w:t xml:space="preserve"> As per email decision posted on Feb 25</w:t>
      </w:r>
      <w:r w:rsidRPr="00C82909">
        <w:rPr>
          <w:vertAlign w:val="superscript"/>
          <w:lang w:eastAsia="x-none"/>
        </w:rPr>
        <w:t>th</w:t>
      </w:r>
      <w:r w:rsidRPr="00C82909">
        <w:rPr>
          <w:lang w:eastAsia="x-none"/>
        </w:rPr>
        <w:t>,</w:t>
      </w:r>
    </w:p>
    <w:p w14:paraId="06579812" w14:textId="77777777" w:rsidR="00C82909" w:rsidRPr="00C82909" w:rsidRDefault="00C82909" w:rsidP="00C82909">
      <w:pPr>
        <w:rPr>
          <w:rFonts w:eastAsia="Malgun Gothic" w:cs="Times"/>
          <w:szCs w:val="20"/>
          <w:highlight w:val="green"/>
          <w:lang w:val="en-US" w:eastAsia="ko-KR"/>
        </w:rPr>
      </w:pPr>
      <w:r w:rsidRPr="00C82909">
        <w:rPr>
          <w:rFonts w:cs="Times"/>
          <w:szCs w:val="20"/>
          <w:highlight w:val="green"/>
        </w:rPr>
        <w:t>Agreement</w:t>
      </w:r>
    </w:p>
    <w:p w14:paraId="6971A714" w14:textId="77777777" w:rsidR="00C82909" w:rsidRPr="00031339" w:rsidRDefault="00C82909" w:rsidP="00C82909">
      <w:pPr>
        <w:rPr>
          <w:rFonts w:cs="Times"/>
          <w:szCs w:val="20"/>
        </w:rPr>
      </w:pPr>
      <w:r w:rsidRPr="00031339">
        <w:rPr>
          <w:rFonts w:cs="Times"/>
          <w:bCs/>
          <w:szCs w:val="20"/>
        </w:rPr>
        <w:t xml:space="preserve">The desired MT UL PSD range is indicated via a max value, </w:t>
      </w:r>
      <w:r w:rsidRPr="00031339">
        <w:rPr>
          <w:rFonts w:cs="Times"/>
          <w:bCs/>
          <w:i/>
          <w:iCs/>
          <w:szCs w:val="20"/>
        </w:rPr>
        <w:t>Pmax,</w:t>
      </w:r>
      <w:r w:rsidRPr="00031339">
        <w:rPr>
          <w:rFonts w:cs="Times"/>
          <w:bCs/>
          <w:szCs w:val="20"/>
        </w:rPr>
        <w:t xml:space="preserve"> and an </w:t>
      </w:r>
      <w:r w:rsidRPr="00031339">
        <w:rPr>
          <w:rFonts w:cs="Times"/>
          <w:bCs/>
          <w:i/>
          <w:iCs/>
          <w:szCs w:val="20"/>
        </w:rPr>
        <w:t>offset</w:t>
      </w:r>
      <w:r w:rsidRPr="00031339">
        <w:rPr>
          <w:rFonts w:cs="Times"/>
          <w:bCs/>
          <w:szCs w:val="20"/>
        </w:rPr>
        <w:t xml:space="preserve"> to the max value.</w:t>
      </w:r>
    </w:p>
    <w:p w14:paraId="4823A17A" w14:textId="77777777" w:rsidR="00C82909" w:rsidRPr="00031339" w:rsidRDefault="00C82909" w:rsidP="00F44FD9">
      <w:pPr>
        <w:pStyle w:val="ListParagraph"/>
        <w:numPr>
          <w:ilvl w:val="0"/>
          <w:numId w:val="156"/>
        </w:numPr>
      </w:pPr>
      <w:r w:rsidRPr="00031339">
        <w:t xml:space="preserve">The </w:t>
      </w:r>
      <w:r w:rsidRPr="00C82909">
        <w:rPr>
          <w:i/>
          <w:iCs/>
        </w:rPr>
        <w:t>offset</w:t>
      </w:r>
      <w:r w:rsidRPr="00031339">
        <w:t xml:space="preserve"> is indicated in the range of 0…10 dB</w:t>
      </w:r>
    </w:p>
    <w:p w14:paraId="19F69ECA" w14:textId="77777777" w:rsidR="00C82909" w:rsidRPr="00031339" w:rsidRDefault="00C82909" w:rsidP="00F44FD9">
      <w:pPr>
        <w:pStyle w:val="ListParagraph"/>
        <w:numPr>
          <w:ilvl w:val="0"/>
          <w:numId w:val="156"/>
        </w:numPr>
      </w:pPr>
      <w:r w:rsidRPr="00031339">
        <w:t xml:space="preserve">The range of max value, </w:t>
      </w:r>
      <w:r w:rsidRPr="00C82909">
        <w:rPr>
          <w:i/>
          <w:iCs/>
        </w:rPr>
        <w:t>Pmax,</w:t>
      </w:r>
      <w:r w:rsidRPr="00031339">
        <w:t xml:space="preserve"> is (-60..50) dBm.</w:t>
      </w:r>
    </w:p>
    <w:p w14:paraId="312FB79D" w14:textId="77777777" w:rsidR="00C82909" w:rsidRPr="00C82909" w:rsidRDefault="00C82909" w:rsidP="00C82909">
      <w:pPr>
        <w:rPr>
          <w:rFonts w:eastAsia="Malgun Gothic" w:cs="Times"/>
          <w:szCs w:val="20"/>
          <w:highlight w:val="green"/>
          <w:lang w:val="en-US" w:eastAsia="ko-KR"/>
        </w:rPr>
      </w:pPr>
      <w:r w:rsidRPr="00C82909">
        <w:rPr>
          <w:rFonts w:cs="Times"/>
          <w:szCs w:val="20"/>
          <w:highlight w:val="green"/>
        </w:rPr>
        <w:t>Agreement</w:t>
      </w:r>
    </w:p>
    <w:p w14:paraId="0EA3CE64" w14:textId="77777777" w:rsidR="00C82909" w:rsidRPr="00031339" w:rsidRDefault="00C82909" w:rsidP="00C82909">
      <w:pPr>
        <w:rPr>
          <w:rFonts w:cs="Times"/>
          <w:szCs w:val="20"/>
        </w:rPr>
      </w:pPr>
      <w:r w:rsidRPr="00031339">
        <w:rPr>
          <w:rFonts w:cs="Times"/>
          <w:bCs/>
          <w:szCs w:val="20"/>
        </w:rPr>
        <w:t>Support “slot index” indication in the desired UL PSD range indication.</w:t>
      </w:r>
    </w:p>
    <w:p w14:paraId="3D318953" w14:textId="4C7F905D" w:rsidR="00C82909" w:rsidRDefault="00C82909" w:rsidP="00C82909">
      <w:pPr>
        <w:rPr>
          <w:rFonts w:cs="Times"/>
          <w:szCs w:val="20"/>
        </w:rPr>
      </w:pPr>
    </w:p>
    <w:p w14:paraId="54D21A73" w14:textId="77777777" w:rsidR="00812E0D" w:rsidRPr="00812E0D" w:rsidRDefault="00812E0D" w:rsidP="00C82909">
      <w:pPr>
        <w:rPr>
          <w:rFonts w:cs="Times"/>
          <w:szCs w:val="20"/>
        </w:rPr>
      </w:pPr>
    </w:p>
    <w:p w14:paraId="306E1B6E" w14:textId="45F52CE0" w:rsidR="00C82909" w:rsidRPr="00C82909" w:rsidRDefault="002328C4" w:rsidP="00C82909">
      <w:pPr>
        <w:rPr>
          <w:b/>
        </w:rPr>
      </w:pPr>
      <w:hyperlink r:id="rId1906" w:history="1">
        <w:r w:rsidR="004371F4">
          <w:rPr>
            <w:rStyle w:val="Hyperlink"/>
            <w:b/>
          </w:rPr>
          <w:t>R1-2202670</w:t>
        </w:r>
      </w:hyperlink>
      <w:r w:rsidR="00C82909" w:rsidRPr="00C82909">
        <w:rPr>
          <w:b/>
        </w:rPr>
        <w:tab/>
        <w:t>FL summary #1 of [108-e-R17-eIAB-02]</w:t>
      </w:r>
      <w:r w:rsidR="00C82909" w:rsidRPr="00C82909">
        <w:rPr>
          <w:b/>
        </w:rPr>
        <w:tab/>
        <w:t>Moderator (Qualcomm Incorporated)</w:t>
      </w:r>
    </w:p>
    <w:p w14:paraId="5EB30D9E" w14:textId="660A94C0" w:rsidR="00C82909" w:rsidRDefault="00C82909" w:rsidP="00C82909">
      <w:pPr>
        <w:rPr>
          <w:rFonts w:cs="Times"/>
          <w:sz w:val="18"/>
          <w:highlight w:val="cyan"/>
          <w:lang w:eastAsia="x-none"/>
        </w:rPr>
      </w:pPr>
    </w:p>
    <w:p w14:paraId="3EF96B15" w14:textId="77777777" w:rsidR="00C82909" w:rsidRDefault="00C82909" w:rsidP="00C82909">
      <w:pPr>
        <w:rPr>
          <w:rFonts w:cs="Times"/>
          <w:sz w:val="18"/>
          <w:highlight w:val="cyan"/>
          <w:lang w:eastAsia="x-none"/>
        </w:rPr>
      </w:pPr>
    </w:p>
    <w:p w14:paraId="072DC2F7" w14:textId="77777777" w:rsidR="00C82909" w:rsidRPr="00C82909" w:rsidRDefault="00C82909" w:rsidP="00C82909">
      <w:pPr>
        <w:rPr>
          <w:lang w:eastAsia="x-none"/>
        </w:rPr>
      </w:pPr>
      <w:r w:rsidRPr="00C82909">
        <w:rPr>
          <w:b/>
          <w:bCs/>
          <w:lang w:eastAsia="x-none"/>
        </w:rPr>
        <w:t>Decision:</w:t>
      </w:r>
      <w:r w:rsidRPr="00C82909">
        <w:rPr>
          <w:lang w:eastAsia="x-none"/>
        </w:rPr>
        <w:t xml:space="preserve"> As per email decision posted on Feb 25</w:t>
      </w:r>
      <w:r w:rsidRPr="00C82909">
        <w:rPr>
          <w:vertAlign w:val="superscript"/>
          <w:lang w:eastAsia="x-none"/>
        </w:rPr>
        <w:t>th</w:t>
      </w:r>
      <w:r w:rsidRPr="00C82909">
        <w:rPr>
          <w:lang w:eastAsia="x-none"/>
        </w:rPr>
        <w:t>,</w:t>
      </w:r>
    </w:p>
    <w:p w14:paraId="161E420A" w14:textId="77777777" w:rsidR="00C82909" w:rsidRPr="00C82909" w:rsidRDefault="00C82909" w:rsidP="00C82909">
      <w:pPr>
        <w:rPr>
          <w:rFonts w:eastAsia="Malgun Gothic" w:cs="Times"/>
          <w:szCs w:val="20"/>
          <w:highlight w:val="green"/>
          <w:lang w:val="en-US" w:eastAsia="ko-KR"/>
        </w:rPr>
      </w:pPr>
      <w:r w:rsidRPr="00C82909">
        <w:rPr>
          <w:rFonts w:cs="Times"/>
          <w:szCs w:val="20"/>
          <w:highlight w:val="green"/>
        </w:rPr>
        <w:t>Agreement</w:t>
      </w:r>
    </w:p>
    <w:p w14:paraId="21D832BB" w14:textId="77777777" w:rsidR="00C82909" w:rsidRPr="00413686" w:rsidRDefault="00C82909" w:rsidP="00C82909">
      <w:pPr>
        <w:rPr>
          <w:rFonts w:cs="Times"/>
          <w:bCs/>
          <w:szCs w:val="22"/>
        </w:rPr>
      </w:pPr>
      <w:r w:rsidRPr="00413686">
        <w:rPr>
          <w:rFonts w:cs="Times"/>
          <w:bCs/>
          <w:szCs w:val="22"/>
        </w:rPr>
        <w:t>Extend the range of T</w:t>
      </w:r>
      <w:r w:rsidRPr="00413686">
        <w:rPr>
          <w:rFonts w:cs="Times"/>
          <w:bCs/>
          <w:szCs w:val="22"/>
          <w:vertAlign w:val="subscript"/>
        </w:rPr>
        <w:t>delta</w:t>
      </w:r>
      <w:r w:rsidRPr="00413686">
        <w:rPr>
          <w:rFonts w:cs="Times"/>
          <w:bCs/>
          <w:szCs w:val="22"/>
        </w:rPr>
        <w:t xml:space="preserve"> in the Timing Delta MAC CE to (0,1,…,2047).</w:t>
      </w:r>
    </w:p>
    <w:p w14:paraId="7E1EF324" w14:textId="77777777" w:rsidR="00C82909" w:rsidRPr="00413686" w:rsidRDefault="00C82909" w:rsidP="00C82909">
      <w:pPr>
        <w:rPr>
          <w:rFonts w:cs="Times"/>
          <w:sz w:val="18"/>
          <w:szCs w:val="20"/>
        </w:rPr>
      </w:pPr>
    </w:p>
    <w:p w14:paraId="0462A9A9" w14:textId="77777777" w:rsidR="00C82909" w:rsidRPr="00C82909" w:rsidRDefault="00C82909" w:rsidP="00C82909">
      <w:pPr>
        <w:rPr>
          <w:rFonts w:eastAsia="Malgun Gothic" w:cs="Times"/>
          <w:szCs w:val="20"/>
          <w:highlight w:val="green"/>
          <w:lang w:val="en-US" w:eastAsia="ko-KR"/>
        </w:rPr>
      </w:pPr>
      <w:r w:rsidRPr="00C82909">
        <w:rPr>
          <w:rFonts w:cs="Times"/>
          <w:szCs w:val="20"/>
          <w:highlight w:val="green"/>
        </w:rPr>
        <w:t>Agreement</w:t>
      </w:r>
    </w:p>
    <w:p w14:paraId="58137C5A" w14:textId="019D2D8A" w:rsidR="00C82909" w:rsidRDefault="00C82909" w:rsidP="00C82909">
      <w:pPr>
        <w:rPr>
          <w:rFonts w:cs="Times"/>
          <w:bCs/>
          <w:szCs w:val="22"/>
        </w:rPr>
      </w:pPr>
      <w:r w:rsidRPr="00413686">
        <w:rPr>
          <w:rFonts w:cs="Times"/>
          <w:bCs/>
          <w:szCs w:val="22"/>
        </w:rPr>
        <w:t>For Case 7 UL timing, the IAB-MT advances its uplink timing (relative to its DL RX timing) by T</w:t>
      </w:r>
      <w:r w:rsidRPr="00413686">
        <w:rPr>
          <w:rFonts w:cs="Times"/>
          <w:bCs/>
          <w:szCs w:val="22"/>
          <w:vertAlign w:val="subscript"/>
        </w:rPr>
        <w:t>TA</w:t>
      </w:r>
      <w:r w:rsidRPr="00413686">
        <w:rPr>
          <w:rFonts w:cs="Times"/>
          <w:bCs/>
          <w:szCs w:val="22"/>
        </w:rPr>
        <w:t xml:space="preserve"> + N</w:t>
      </w:r>
      <w:r w:rsidRPr="00413686">
        <w:rPr>
          <w:rFonts w:cs="Times"/>
          <w:bCs/>
          <w:szCs w:val="22"/>
          <w:vertAlign w:val="subscript"/>
        </w:rPr>
        <w:t xml:space="preserve">TA,offset,2 </w:t>
      </w:r>
      <w:r w:rsidRPr="00413686">
        <w:rPr>
          <w:rFonts w:cs="Times"/>
          <w:bCs/>
          <w:szCs w:val="22"/>
        </w:rPr>
        <w:t>· T</w:t>
      </w:r>
      <w:r w:rsidRPr="00413686">
        <w:rPr>
          <w:rFonts w:cs="Times"/>
          <w:bCs/>
          <w:szCs w:val="22"/>
          <w:vertAlign w:val="subscript"/>
        </w:rPr>
        <w:t>c</w:t>
      </w:r>
      <w:r w:rsidRPr="00413686">
        <w:rPr>
          <w:rFonts w:cs="Times"/>
          <w:bCs/>
          <w:szCs w:val="22"/>
        </w:rPr>
        <w:t>, where T</w:t>
      </w:r>
      <w:r w:rsidRPr="00413686">
        <w:rPr>
          <w:rFonts w:cs="Times"/>
          <w:bCs/>
          <w:szCs w:val="22"/>
          <w:vertAlign w:val="subscript"/>
        </w:rPr>
        <w:t>TA</w:t>
      </w:r>
      <w:r w:rsidRPr="00413686">
        <w:rPr>
          <w:rFonts w:cs="Times"/>
          <w:bCs/>
          <w:szCs w:val="22"/>
        </w:rPr>
        <w:t xml:space="preserve"> is obtained as for a UE in clause 4.3.1 of TS38.211, and N</w:t>
      </w:r>
      <w:r w:rsidRPr="00413686">
        <w:rPr>
          <w:rFonts w:cs="Times"/>
          <w:bCs/>
          <w:szCs w:val="22"/>
          <w:vertAlign w:val="subscript"/>
        </w:rPr>
        <w:t>TA,offset,2</w:t>
      </w:r>
      <w:r w:rsidRPr="00413686">
        <w:rPr>
          <w:rFonts w:cs="Times"/>
          <w:bCs/>
          <w:szCs w:val="22"/>
        </w:rPr>
        <w:t>= T</w:t>
      </w:r>
      <w:r w:rsidRPr="00413686">
        <w:rPr>
          <w:rFonts w:cs="Times"/>
          <w:bCs/>
          <w:szCs w:val="22"/>
          <w:vertAlign w:val="subscript"/>
        </w:rPr>
        <w:t>offset,2</w:t>
      </w:r>
      <w:r w:rsidRPr="00413686">
        <w:rPr>
          <w:rFonts w:cs="Times"/>
          <w:bCs/>
          <w:szCs w:val="22"/>
        </w:rPr>
        <w:t xml:space="preserve"> · 16 · 64/2</w:t>
      </w:r>
      <w:r w:rsidRPr="00413686">
        <w:rPr>
          <w:rFonts w:cs="Times"/>
          <w:bCs/>
          <w:szCs w:val="22"/>
          <w:vertAlign w:val="superscript"/>
        </w:rPr>
        <w:t>µ</w:t>
      </w:r>
      <w:r w:rsidRPr="00413686">
        <w:rPr>
          <w:rFonts w:cs="Times"/>
          <w:bCs/>
          <w:szCs w:val="22"/>
        </w:rPr>
        <w:t>, and T</w:t>
      </w:r>
      <w:r w:rsidRPr="00413686">
        <w:rPr>
          <w:rFonts w:cs="Times"/>
          <w:bCs/>
          <w:szCs w:val="22"/>
          <w:vertAlign w:val="subscript"/>
        </w:rPr>
        <w:t>offset,2</w:t>
      </w:r>
      <w:r w:rsidRPr="00413686">
        <w:rPr>
          <w:rFonts w:cs="Times"/>
          <w:bCs/>
          <w:szCs w:val="22"/>
        </w:rPr>
        <w:t xml:space="preserve"> is provided (by MAC-CE) in the range of (-3072, 1023).</w:t>
      </w:r>
    </w:p>
    <w:p w14:paraId="05E8B644" w14:textId="4BA50BD8" w:rsidR="00C82909" w:rsidRDefault="00C82909" w:rsidP="00C82909">
      <w:pPr>
        <w:rPr>
          <w:rFonts w:cs="Times"/>
          <w:bCs/>
          <w:szCs w:val="22"/>
        </w:rPr>
      </w:pPr>
    </w:p>
    <w:p w14:paraId="6FCD9E36" w14:textId="0993676B" w:rsidR="00C82909" w:rsidRPr="00C82909" w:rsidRDefault="00C82909" w:rsidP="00C82909">
      <w:pPr>
        <w:rPr>
          <w:lang w:eastAsia="x-none"/>
        </w:rPr>
      </w:pPr>
      <w:r w:rsidRPr="00C82909">
        <w:rPr>
          <w:b/>
          <w:bCs/>
          <w:lang w:eastAsia="x-none"/>
        </w:rPr>
        <w:t>Decision:</w:t>
      </w:r>
      <w:r w:rsidRPr="00C82909">
        <w:rPr>
          <w:lang w:eastAsia="x-none"/>
        </w:rPr>
        <w:t xml:space="preserve"> As per email decision posted on Feb 2</w:t>
      </w:r>
      <w:r>
        <w:rPr>
          <w:lang w:eastAsia="x-none"/>
        </w:rPr>
        <w:t>8</w:t>
      </w:r>
      <w:r w:rsidRPr="00C82909">
        <w:rPr>
          <w:vertAlign w:val="superscript"/>
          <w:lang w:eastAsia="x-none"/>
        </w:rPr>
        <w:t>th</w:t>
      </w:r>
      <w:r w:rsidRPr="00C82909">
        <w:rPr>
          <w:lang w:eastAsia="x-none"/>
        </w:rPr>
        <w:t>,</w:t>
      </w:r>
    </w:p>
    <w:p w14:paraId="54C9F633" w14:textId="77777777" w:rsidR="00C82909" w:rsidRPr="00C82909" w:rsidRDefault="00C82909" w:rsidP="00C82909">
      <w:pPr>
        <w:rPr>
          <w:rFonts w:eastAsia="Malgun Gothic" w:cs="Times"/>
          <w:szCs w:val="20"/>
          <w:highlight w:val="green"/>
          <w:lang w:val="en-US" w:eastAsia="ko-KR"/>
        </w:rPr>
      </w:pPr>
      <w:r w:rsidRPr="00C82909">
        <w:rPr>
          <w:rFonts w:cs="Times"/>
          <w:szCs w:val="20"/>
          <w:highlight w:val="green"/>
        </w:rPr>
        <w:t>Agreement</w:t>
      </w:r>
    </w:p>
    <w:p w14:paraId="196FBBBB" w14:textId="60871781" w:rsidR="00C82909" w:rsidRPr="00C82909" w:rsidRDefault="00C82909" w:rsidP="00C82909">
      <w:pPr>
        <w:rPr>
          <w:sz w:val="21"/>
          <w:szCs w:val="21"/>
          <w:lang w:val="en-US"/>
        </w:rPr>
      </w:pPr>
      <w:r w:rsidRPr="00C82909">
        <w:rPr>
          <w:lang w:val="en-US"/>
        </w:rPr>
        <w:t>The desired/provided DL TX power adjustment can be indicated with 5 bits and a 1 dB resolution.</w:t>
      </w:r>
    </w:p>
    <w:p w14:paraId="6E81BB24" w14:textId="77777777" w:rsidR="00C82909" w:rsidRPr="00C82909" w:rsidRDefault="00C82909" w:rsidP="00F44FD9">
      <w:pPr>
        <w:pStyle w:val="ListParagraph"/>
        <w:numPr>
          <w:ilvl w:val="0"/>
          <w:numId w:val="157"/>
        </w:numPr>
        <w:rPr>
          <w:sz w:val="21"/>
          <w:szCs w:val="21"/>
          <w:lang w:val="en-US"/>
        </w:rPr>
      </w:pPr>
      <w:r w:rsidRPr="00C82909">
        <w:rPr>
          <w:lang w:val="en-US"/>
        </w:rPr>
        <w:t>FFS endpoints of the range</w:t>
      </w:r>
    </w:p>
    <w:p w14:paraId="62F6D313" w14:textId="77777777" w:rsidR="00C82909" w:rsidRPr="00C82909" w:rsidRDefault="00C82909" w:rsidP="00C82909">
      <w:pPr>
        <w:rPr>
          <w:rFonts w:eastAsia="Malgun Gothic" w:cs="Times"/>
          <w:szCs w:val="20"/>
          <w:highlight w:val="green"/>
          <w:lang w:val="en-US" w:eastAsia="ko-KR"/>
        </w:rPr>
      </w:pPr>
      <w:r w:rsidRPr="00C82909">
        <w:rPr>
          <w:rFonts w:cs="Times"/>
          <w:szCs w:val="20"/>
          <w:highlight w:val="green"/>
        </w:rPr>
        <w:t>Agreement</w:t>
      </w:r>
    </w:p>
    <w:p w14:paraId="3D58E058" w14:textId="77777777" w:rsidR="00C82909" w:rsidRPr="00C82909" w:rsidRDefault="00C82909" w:rsidP="00C82909">
      <w:pPr>
        <w:rPr>
          <w:sz w:val="21"/>
          <w:szCs w:val="21"/>
          <w:lang w:val="en-US"/>
        </w:rPr>
      </w:pPr>
      <w:r w:rsidRPr="00C82909">
        <w:rPr>
          <w:lang w:val="en-US" w:eastAsia="ja-JP"/>
        </w:rPr>
        <w:t>“MT’s DL beam” (and “MT’s UL beam”) indication, associated with an MT CC, in a desired/provided DL TX power adjustment (and desired UL PSD range indication) can provide a list of up to 8 beams.</w:t>
      </w:r>
    </w:p>
    <w:p w14:paraId="7E967F3A" w14:textId="77777777" w:rsidR="00C82909" w:rsidRPr="00413686" w:rsidRDefault="00C82909" w:rsidP="00C82909">
      <w:pPr>
        <w:rPr>
          <w:rFonts w:cs="Times"/>
          <w:sz w:val="18"/>
          <w:highlight w:val="cyan"/>
          <w:lang w:eastAsia="x-none"/>
        </w:rPr>
      </w:pPr>
    </w:p>
    <w:p w14:paraId="5875ACBF" w14:textId="4F1789BE" w:rsidR="006F0884" w:rsidRDefault="006F0884" w:rsidP="006F0884">
      <w:pPr>
        <w:rPr>
          <w:lang w:eastAsia="x-none"/>
        </w:rPr>
      </w:pPr>
      <w:r w:rsidRPr="00C82909">
        <w:rPr>
          <w:b/>
          <w:bCs/>
          <w:lang w:eastAsia="x-none"/>
        </w:rPr>
        <w:lastRenderedPageBreak/>
        <w:t>Decision:</w:t>
      </w:r>
      <w:r w:rsidRPr="00C82909">
        <w:rPr>
          <w:lang w:eastAsia="x-none"/>
        </w:rPr>
        <w:t xml:space="preserve"> As per email decision posted on </w:t>
      </w:r>
      <w:r>
        <w:rPr>
          <w:lang w:eastAsia="x-none"/>
        </w:rPr>
        <w:t>Mar 1</w:t>
      </w:r>
      <w:r w:rsidRPr="006F0884">
        <w:rPr>
          <w:vertAlign w:val="superscript"/>
          <w:lang w:eastAsia="x-none"/>
        </w:rPr>
        <w:t>st</w:t>
      </w:r>
      <w:r>
        <w:rPr>
          <w:lang w:eastAsia="x-none"/>
        </w:rPr>
        <w:t>,</w:t>
      </w:r>
    </w:p>
    <w:p w14:paraId="6443F09E" w14:textId="77777777" w:rsidR="006F0884" w:rsidRPr="007066EA" w:rsidRDefault="006F0884" w:rsidP="006F0884">
      <w:pPr>
        <w:rPr>
          <w:rFonts w:eastAsia="Malgun Gothic"/>
          <w:highlight w:val="green"/>
          <w:lang w:val="en-US" w:eastAsia="ko-KR"/>
        </w:rPr>
      </w:pPr>
      <w:r w:rsidRPr="007066EA">
        <w:rPr>
          <w:highlight w:val="green"/>
        </w:rPr>
        <w:t>Agreement</w:t>
      </w:r>
    </w:p>
    <w:p w14:paraId="1D72B9F0" w14:textId="77777777" w:rsidR="006F0884" w:rsidRPr="00554056" w:rsidRDefault="006F0884" w:rsidP="006F0884">
      <w:pPr>
        <w:rPr>
          <w:lang w:eastAsia="ja-JP"/>
        </w:rPr>
      </w:pPr>
      <w:r w:rsidRPr="00554056">
        <w:rPr>
          <w:lang w:eastAsia="ja-JP"/>
        </w:rPr>
        <w:t>An IAB-node can assume that the T_delta value for IAB-MT Tx Case 7 timing is the same as for IAB-MT Tx Case 1 Tx timing.</w:t>
      </w:r>
    </w:p>
    <w:p w14:paraId="5553EC2D" w14:textId="77777777" w:rsidR="006F0884" w:rsidRPr="00554056" w:rsidRDefault="006F0884" w:rsidP="006F0884">
      <w:pPr>
        <w:rPr>
          <w:lang w:eastAsia="ja-JP"/>
        </w:rPr>
      </w:pPr>
    </w:p>
    <w:p w14:paraId="0F9858D6" w14:textId="77777777" w:rsidR="006F0884" w:rsidRPr="006F0884" w:rsidRDefault="006F0884" w:rsidP="006F0884">
      <w:pPr>
        <w:rPr>
          <w:u w:val="single"/>
          <w:lang w:eastAsia="ja-JP"/>
        </w:rPr>
      </w:pPr>
      <w:r w:rsidRPr="006F0884">
        <w:rPr>
          <w:u w:val="single"/>
          <w:lang w:eastAsia="ja-JP"/>
        </w:rPr>
        <w:t>Conclusion</w:t>
      </w:r>
    </w:p>
    <w:p w14:paraId="6294BF17" w14:textId="77777777" w:rsidR="006F0884" w:rsidRPr="00554056" w:rsidRDefault="006F0884" w:rsidP="006F0884">
      <w:pPr>
        <w:rPr>
          <w:lang w:eastAsia="ja-JP"/>
        </w:rPr>
      </w:pPr>
      <w:r w:rsidRPr="00554056">
        <w:rPr>
          <w:lang w:eastAsia="ja-JP"/>
        </w:rPr>
        <w:t>In Rel-17 T_delta MAC-CE is not extended to indicate the timing case associated with the signalled T_delta value.</w:t>
      </w:r>
    </w:p>
    <w:p w14:paraId="7F73BBC7" w14:textId="77777777" w:rsidR="006F0884" w:rsidRPr="00AE1159" w:rsidRDefault="006F0884" w:rsidP="006F0884">
      <w:pPr>
        <w:rPr>
          <w:szCs w:val="20"/>
          <w:highlight w:val="cyan"/>
          <w:lang w:eastAsia="x-none"/>
        </w:rPr>
      </w:pPr>
    </w:p>
    <w:p w14:paraId="550C2859" w14:textId="2F6262E9" w:rsidR="006F0884" w:rsidRDefault="006F0884" w:rsidP="006F0884">
      <w:pPr>
        <w:rPr>
          <w:lang w:eastAsia="x-none"/>
        </w:rPr>
      </w:pPr>
    </w:p>
    <w:p w14:paraId="5F5ECEDD" w14:textId="659EC470" w:rsidR="00AE1159" w:rsidRDefault="002328C4" w:rsidP="00AE1159">
      <w:pPr>
        <w:rPr>
          <w:b/>
          <w:bCs/>
          <w:lang w:eastAsia="x-none"/>
        </w:rPr>
      </w:pPr>
      <w:hyperlink r:id="rId1907" w:history="1">
        <w:r w:rsidR="004371F4">
          <w:rPr>
            <w:rStyle w:val="Hyperlink"/>
            <w:b/>
            <w:bCs/>
            <w:lang w:eastAsia="x-none"/>
          </w:rPr>
          <w:t>R1-2202831</w:t>
        </w:r>
      </w:hyperlink>
      <w:r w:rsidR="00AE1159" w:rsidRPr="00AE1159">
        <w:rPr>
          <w:b/>
          <w:bCs/>
          <w:lang w:eastAsia="x-none"/>
        </w:rPr>
        <w:tab/>
        <w:t>FL summary #2 of [108-e-R17-eIAB-02]</w:t>
      </w:r>
      <w:r w:rsidR="00AE1159" w:rsidRPr="00AE1159">
        <w:rPr>
          <w:b/>
          <w:bCs/>
          <w:lang w:eastAsia="x-none"/>
        </w:rPr>
        <w:tab/>
        <w:t>Moderator (Qualcomm)</w:t>
      </w:r>
    </w:p>
    <w:p w14:paraId="5D35E92E" w14:textId="5F84001D" w:rsidR="00AE1159" w:rsidRPr="00AE1159" w:rsidRDefault="00AE1159" w:rsidP="00AE1159">
      <w:pPr>
        <w:rPr>
          <w:lang w:eastAsia="x-none"/>
        </w:rPr>
      </w:pPr>
      <w:r w:rsidRPr="00AE1159">
        <w:rPr>
          <w:lang w:eastAsia="x-none"/>
        </w:rPr>
        <w:t>From Mar 2</w:t>
      </w:r>
      <w:r w:rsidRPr="00AE1159">
        <w:rPr>
          <w:vertAlign w:val="superscript"/>
          <w:lang w:eastAsia="x-none"/>
        </w:rPr>
        <w:t>nd</w:t>
      </w:r>
      <w:r w:rsidRPr="00AE1159">
        <w:rPr>
          <w:lang w:eastAsia="x-none"/>
        </w:rPr>
        <w:t xml:space="preserve"> GTW session</w:t>
      </w:r>
    </w:p>
    <w:p w14:paraId="26A37BDE" w14:textId="77777777" w:rsidR="00AE1159" w:rsidRPr="00AE1159" w:rsidRDefault="00AE1159" w:rsidP="00AE1159">
      <w:pPr>
        <w:rPr>
          <w:rFonts w:ascii="Times New Roman" w:hAnsi="Times New Roman"/>
          <w:szCs w:val="20"/>
          <w:highlight w:val="green"/>
          <w:lang w:eastAsia="x-none"/>
        </w:rPr>
      </w:pPr>
      <w:r w:rsidRPr="00AE1159">
        <w:rPr>
          <w:rFonts w:ascii="Times New Roman" w:hAnsi="Times New Roman"/>
          <w:szCs w:val="20"/>
          <w:highlight w:val="green"/>
          <w:lang w:eastAsia="x-none"/>
        </w:rPr>
        <w:t>Agreement</w:t>
      </w:r>
    </w:p>
    <w:p w14:paraId="68D3BB81" w14:textId="724E4D3E" w:rsidR="00AE1159" w:rsidRDefault="00AE1159" w:rsidP="00AE1159">
      <w:pPr>
        <w:rPr>
          <w:rFonts w:ascii="Times New Roman" w:hAnsi="Times New Roman"/>
          <w:szCs w:val="20"/>
          <w:lang w:eastAsia="x-none"/>
        </w:rPr>
      </w:pPr>
      <w:r w:rsidRPr="00AE1159">
        <w:rPr>
          <w:rFonts w:ascii="Times New Roman" w:hAnsi="Times New Roman"/>
          <w:szCs w:val="20"/>
          <w:lang w:eastAsia="x-none"/>
        </w:rPr>
        <w:t>The following TP is endorsed for the editor’s CR</w:t>
      </w:r>
    </w:p>
    <w:p w14:paraId="40F63DBB" w14:textId="422ECB32" w:rsidR="00AE1159" w:rsidRPr="00AE1159" w:rsidRDefault="00AE1159" w:rsidP="00AE1159">
      <w:pPr>
        <w:rPr>
          <w:rFonts w:ascii="Times New Roman" w:hAnsi="Times New Roman"/>
          <w:color w:val="FF0000"/>
          <w:szCs w:val="20"/>
          <w:lang w:eastAsia="x-none"/>
        </w:rPr>
      </w:pPr>
      <w:r w:rsidRPr="00AE1159">
        <w:rPr>
          <w:rFonts w:ascii="Times New Roman" w:hAnsi="Times New Roman"/>
          <w:color w:val="FF0000"/>
          <w:szCs w:val="20"/>
          <w:lang w:eastAsia="x-none"/>
        </w:rPr>
        <w:t>----- Start of TP</w:t>
      </w:r>
      <w:r>
        <w:rPr>
          <w:rFonts w:ascii="Times New Roman" w:hAnsi="Times New Roman"/>
          <w:color w:val="FF0000"/>
          <w:szCs w:val="20"/>
          <w:lang w:eastAsia="x-none"/>
        </w:rPr>
        <w:t xml:space="preserve"> to 38.213 Clause 14</w:t>
      </w:r>
      <w:r w:rsidRPr="00AE1159">
        <w:rPr>
          <w:rFonts w:ascii="Times New Roman" w:hAnsi="Times New Roman"/>
          <w:color w:val="FF0000"/>
          <w:szCs w:val="20"/>
          <w:lang w:eastAsia="x-none"/>
        </w:rPr>
        <w:t xml:space="preserve"> -----</w:t>
      </w:r>
    </w:p>
    <w:p w14:paraId="1DCD251F" w14:textId="77777777" w:rsidR="00AE1159" w:rsidRPr="00AE1159" w:rsidRDefault="00AE1159" w:rsidP="00AE1159">
      <w:pPr>
        <w:pStyle w:val="xmsonormal"/>
        <w:spacing w:before="0" w:beforeAutospacing="0" w:after="0" w:afterAutospacing="0"/>
        <w:jc w:val="center"/>
        <w:rPr>
          <w:rFonts w:ascii="Arial" w:hAnsi="Arial" w:cs="Arial"/>
          <w:color w:val="0070C0"/>
          <w:sz w:val="16"/>
          <w:szCs w:val="16"/>
        </w:rPr>
      </w:pPr>
      <w:r w:rsidRPr="00AE1159">
        <w:rPr>
          <w:rFonts w:ascii="Arial" w:hAnsi="Arial" w:cs="Arial"/>
          <w:color w:val="0070C0"/>
          <w:sz w:val="16"/>
          <w:szCs w:val="16"/>
        </w:rPr>
        <w:t>&lt;Unchanged text is omitted&gt;</w:t>
      </w:r>
    </w:p>
    <w:p w14:paraId="6215E742" w14:textId="52C2357C" w:rsidR="00AE1159" w:rsidRPr="00AE1159" w:rsidRDefault="00AE1159" w:rsidP="00AE1159">
      <w:pPr>
        <w:jc w:val="both"/>
        <w:rPr>
          <w:rFonts w:ascii="Arial" w:hAnsi="Arial" w:cs="Arial"/>
          <w:sz w:val="16"/>
          <w:szCs w:val="16"/>
        </w:rPr>
      </w:pPr>
      <w:r w:rsidRPr="00AE1159">
        <w:rPr>
          <w:rFonts w:ascii="Arial" w:hAnsi="Arial" w:cs="Arial"/>
          <w:sz w:val="16"/>
          <w:szCs w:val="16"/>
          <w:lang w:eastAsia="zh-CN"/>
        </w:rPr>
        <w:t>If an IAB-node</w:t>
      </w:r>
      <w:r w:rsidRPr="00AE1159">
        <w:rPr>
          <w:rFonts w:ascii="Arial" w:eastAsia="DengXian" w:hAnsi="Arial" w:cs="Arial"/>
          <w:sz w:val="16"/>
          <w:szCs w:val="16"/>
          <w:lang w:eastAsia="zh-CN"/>
        </w:rPr>
        <w:t xml:space="preserve"> is provided an index</w:t>
      </w:r>
      <w:r w:rsidRPr="00AE1159" w:rsidDel="005F1798">
        <w:rPr>
          <w:rFonts w:ascii="Arial" w:hAnsi="Arial" w:cs="Arial"/>
          <w:sz w:val="16"/>
          <w:szCs w:val="16"/>
          <w:lang w:eastAsia="zh-CN"/>
        </w:rPr>
        <w:t xml:space="preserve"> </w:t>
      </w:r>
      <m:oMath>
        <m:sSub>
          <m:sSubPr>
            <m:ctrlPr>
              <w:rPr>
                <w:rFonts w:ascii="Cambria Math" w:eastAsia="DengXian" w:hAnsi="Cambria Math" w:cs="Arial"/>
                <w:sz w:val="16"/>
                <w:szCs w:val="16"/>
              </w:rPr>
            </m:ctrlPr>
          </m:sSubPr>
          <m:e>
            <m:r>
              <m:rPr>
                <m:sty m:val="p"/>
              </m:rPr>
              <w:rPr>
                <w:rFonts w:ascii="Cambria Math" w:eastAsia="DengXian" w:hAnsi="Cambria Math" w:cs="Arial"/>
                <w:sz w:val="16"/>
                <w:szCs w:val="16"/>
              </w:rPr>
              <m:t>T</m:t>
            </m:r>
          </m:e>
          <m:sub>
            <m:r>
              <m:rPr>
                <m:nor/>
              </m:rPr>
              <w:rPr>
                <w:rFonts w:ascii="Arial" w:eastAsia="DengXian" w:hAnsi="Arial" w:cs="Arial"/>
                <w:sz w:val="16"/>
                <w:szCs w:val="16"/>
              </w:rPr>
              <m:t>delta</m:t>
            </m:r>
          </m:sub>
        </m:sSub>
      </m:oMath>
      <w:r w:rsidRPr="00AE1159">
        <w:rPr>
          <w:rFonts w:ascii="Arial" w:hAnsi="Arial" w:cs="Arial"/>
          <w:sz w:val="16"/>
          <w:szCs w:val="16"/>
        </w:rPr>
        <w:t xml:space="preserve"> in a Timing Delta MAC CE [11, TS 38.321] from a serving cell, the IAB-node</w:t>
      </w:r>
      <w:r w:rsidRPr="00AE1159" w:rsidDel="005F1798">
        <w:rPr>
          <w:rFonts w:ascii="Arial" w:hAnsi="Arial" w:cs="Arial"/>
          <w:sz w:val="16"/>
          <w:szCs w:val="16"/>
          <w:lang w:eastAsia="zh-CN"/>
        </w:rPr>
        <w:t xml:space="preserve"> </w:t>
      </w:r>
      <w:r w:rsidRPr="00AE1159">
        <w:rPr>
          <w:rFonts w:ascii="Arial" w:hAnsi="Arial" w:cs="Arial"/>
          <w:sz w:val="16"/>
          <w:szCs w:val="16"/>
          <w:lang w:eastAsia="zh-CN"/>
        </w:rPr>
        <w:t xml:space="preserve">may assume that </w:t>
      </w:r>
      <m:oMath>
        <m:d>
          <m:dPr>
            <m:ctrlPr>
              <w:rPr>
                <w:rFonts w:ascii="Cambria Math" w:hAnsi="Cambria Math" w:cs="Arial"/>
                <w:strike/>
                <w:color w:val="FF0000"/>
                <w:sz w:val="16"/>
                <w:szCs w:val="16"/>
              </w:rPr>
            </m:ctrlPr>
          </m:dPr>
          <m:e>
            <m:sSub>
              <m:sSubPr>
                <m:ctrlPr>
                  <w:rPr>
                    <w:rFonts w:ascii="Cambria Math" w:eastAsia="DengXian" w:hAnsi="Cambria Math" w:cs="Arial"/>
                    <w:strike/>
                    <w:color w:val="FF0000"/>
                    <w:sz w:val="16"/>
                    <w:szCs w:val="16"/>
                  </w:rPr>
                </m:ctrlPr>
              </m:sSubPr>
              <m:e>
                <m:r>
                  <m:rPr>
                    <m:sty m:val="p"/>
                  </m:rPr>
                  <w:rPr>
                    <w:rFonts w:ascii="Cambria Math" w:eastAsia="DengXian" w:hAnsi="Cambria Math" w:cs="Arial"/>
                    <w:strike/>
                    <w:color w:val="FF0000"/>
                    <w:sz w:val="16"/>
                    <w:szCs w:val="16"/>
                  </w:rPr>
                  <m:t>N</m:t>
                </m:r>
              </m:e>
              <m:sub>
                <m:r>
                  <m:rPr>
                    <m:nor/>
                  </m:rPr>
                  <w:rPr>
                    <w:rFonts w:ascii="Arial" w:eastAsia="DengXian" w:hAnsi="Arial" w:cs="Arial"/>
                    <w:strike/>
                    <w:color w:val="FF0000"/>
                    <w:sz w:val="16"/>
                    <w:szCs w:val="16"/>
                  </w:rPr>
                  <m:t>TA</m:t>
                </m:r>
              </m:sub>
            </m:sSub>
            <m:r>
              <m:rPr>
                <m:sty m:val="p"/>
              </m:rPr>
              <w:rPr>
                <w:rFonts w:ascii="Cambria Math" w:eastAsia="DengXian" w:hAnsi="Cambria Math" w:cs="Arial"/>
                <w:strike/>
                <w:color w:val="FF0000"/>
                <w:sz w:val="16"/>
                <w:szCs w:val="16"/>
              </w:rPr>
              <m:t>/2</m:t>
            </m:r>
            <m:r>
              <m:rPr>
                <m:sty m:val="p"/>
              </m:rPr>
              <w:rPr>
                <w:rFonts w:ascii="Cambria Math" w:hAnsi="Cambria Math" w:cs="Arial"/>
                <w:strike/>
                <w:color w:val="FF0000"/>
                <w:sz w:val="16"/>
                <w:szCs w:val="16"/>
              </w:rPr>
              <m:t>+</m:t>
            </m:r>
            <m:sSub>
              <m:sSubPr>
                <m:ctrlPr>
                  <w:rPr>
                    <w:rFonts w:ascii="Cambria Math" w:eastAsia="DengXian" w:hAnsi="Cambria Math" w:cs="Arial"/>
                    <w:strike/>
                    <w:color w:val="FF0000"/>
                    <w:sz w:val="16"/>
                    <w:szCs w:val="16"/>
                  </w:rPr>
                </m:ctrlPr>
              </m:sSubPr>
              <m:e>
                <m:r>
                  <w:rPr>
                    <w:rFonts w:ascii="Cambria Math" w:eastAsia="DengXian" w:hAnsi="Cambria Math" w:cs="Arial"/>
                    <w:strike/>
                    <w:color w:val="FF0000"/>
                    <w:sz w:val="16"/>
                    <w:szCs w:val="16"/>
                  </w:rPr>
                  <m:t>N</m:t>
                </m:r>
              </m:e>
              <m:sub>
                <m:r>
                  <m:rPr>
                    <m:nor/>
                  </m:rPr>
                  <w:rPr>
                    <w:rFonts w:ascii="Arial" w:eastAsia="DengXian" w:hAnsi="Arial" w:cs="Arial"/>
                    <w:strike/>
                    <w:color w:val="FF0000"/>
                    <w:sz w:val="16"/>
                    <w:szCs w:val="16"/>
                  </w:rPr>
                  <m:t>delta</m:t>
                </m:r>
              </m:sub>
            </m:sSub>
            <m:r>
              <w:rPr>
                <w:rFonts w:ascii="Cambria Math" w:eastAsia="DengXian" w:hAnsi="Cambria Math" w:cs="Arial"/>
                <w:strike/>
                <w:color w:val="FF0000"/>
                <w:sz w:val="16"/>
                <w:szCs w:val="16"/>
              </w:rPr>
              <m:t>+</m:t>
            </m:r>
            <m:sSub>
              <m:sSubPr>
                <m:ctrlPr>
                  <w:rPr>
                    <w:rFonts w:ascii="Cambria Math" w:eastAsia="DengXian" w:hAnsi="Cambria Math" w:cs="Arial"/>
                    <w:strike/>
                    <w:color w:val="FF0000"/>
                    <w:sz w:val="16"/>
                    <w:szCs w:val="16"/>
                  </w:rPr>
                </m:ctrlPr>
              </m:sSubPr>
              <m:e>
                <m:r>
                  <w:rPr>
                    <w:rFonts w:ascii="Cambria Math" w:eastAsia="DengXian" w:hAnsi="Cambria Math" w:cs="Arial"/>
                    <w:strike/>
                    <w:color w:val="FF0000"/>
                    <w:sz w:val="16"/>
                    <w:szCs w:val="16"/>
                  </w:rPr>
                  <m:t>T</m:t>
                </m:r>
              </m:e>
              <m:sub>
                <m:r>
                  <m:rPr>
                    <m:nor/>
                  </m:rPr>
                  <w:rPr>
                    <w:rFonts w:ascii="Arial" w:eastAsia="DengXian" w:hAnsi="Arial" w:cs="Arial"/>
                    <w:strike/>
                    <w:color w:val="FF0000"/>
                    <w:sz w:val="16"/>
                    <w:szCs w:val="16"/>
                  </w:rPr>
                  <m:t>delta</m:t>
                </m:r>
              </m:sub>
            </m:sSub>
            <m:r>
              <m:rPr>
                <m:sty m:val="p"/>
              </m:rPr>
              <w:rPr>
                <w:rFonts w:ascii="Cambria Math" w:hAnsi="Cambria Math" w:cs="Arial"/>
                <w:strike/>
                <w:color w:val="FF0000"/>
                <w:sz w:val="16"/>
                <w:szCs w:val="16"/>
              </w:rPr>
              <m:t>⋅</m:t>
            </m:r>
            <m:sSub>
              <m:sSubPr>
                <m:ctrlPr>
                  <w:rPr>
                    <w:rFonts w:ascii="Cambria Math" w:eastAsia="DengXian" w:hAnsi="Cambria Math" w:cs="Arial"/>
                    <w:strike/>
                    <w:color w:val="FF0000"/>
                    <w:sz w:val="16"/>
                    <w:szCs w:val="16"/>
                  </w:rPr>
                </m:ctrlPr>
              </m:sSubPr>
              <m:e>
                <m:r>
                  <m:rPr>
                    <m:sty m:val="p"/>
                  </m:rPr>
                  <w:rPr>
                    <w:rFonts w:ascii="Cambria Math" w:eastAsia="DengXian" w:hAnsi="Cambria Math" w:cs="Arial"/>
                    <w:strike/>
                    <w:color w:val="FF0000"/>
                    <w:sz w:val="16"/>
                    <w:szCs w:val="16"/>
                  </w:rPr>
                  <m:t>G</m:t>
                </m:r>
              </m:e>
              <m:sub>
                <m:r>
                  <m:rPr>
                    <m:nor/>
                  </m:rPr>
                  <w:rPr>
                    <w:rFonts w:ascii="Arial" w:eastAsia="DengXian" w:hAnsi="Arial" w:cs="Arial"/>
                    <w:strike/>
                    <w:color w:val="FF0000"/>
                    <w:sz w:val="16"/>
                    <w:szCs w:val="16"/>
                  </w:rPr>
                  <m:t>step</m:t>
                </m:r>
              </m:sub>
            </m:sSub>
          </m:e>
        </m:d>
        <m:r>
          <m:rPr>
            <m:sty m:val="p"/>
          </m:rPr>
          <w:rPr>
            <w:rFonts w:ascii="Cambria Math" w:hAnsi="Cambria Math" w:cs="Arial"/>
            <w:strike/>
            <w:color w:val="FF0000"/>
            <w:sz w:val="16"/>
            <w:szCs w:val="16"/>
          </w:rPr>
          <m:t>⋅</m:t>
        </m:r>
        <m:sSub>
          <m:sSubPr>
            <m:ctrlPr>
              <w:rPr>
                <w:rFonts w:ascii="Cambria Math" w:eastAsia="DengXian" w:hAnsi="Cambria Math" w:cs="Arial"/>
                <w:strike/>
                <w:color w:val="FF0000"/>
                <w:sz w:val="16"/>
                <w:szCs w:val="16"/>
              </w:rPr>
            </m:ctrlPr>
          </m:sSubPr>
          <m:e>
            <m:r>
              <m:rPr>
                <m:sty m:val="p"/>
              </m:rPr>
              <w:rPr>
                <w:rFonts w:ascii="Cambria Math" w:eastAsia="DengXian" w:hAnsi="Cambria Math" w:cs="Arial"/>
                <w:strike/>
                <w:color w:val="FF0000"/>
                <w:sz w:val="16"/>
                <w:szCs w:val="16"/>
              </w:rPr>
              <m:t>T</m:t>
            </m:r>
          </m:e>
          <m:sub>
            <m:r>
              <m:rPr>
                <m:nor/>
              </m:rPr>
              <w:rPr>
                <w:rFonts w:ascii="Arial" w:eastAsia="DengXian" w:hAnsi="Arial" w:cs="Arial"/>
                <w:strike/>
                <w:color w:val="FF0000"/>
                <w:sz w:val="16"/>
                <w:szCs w:val="16"/>
              </w:rPr>
              <m:t>c</m:t>
            </m:r>
          </m:sub>
        </m:sSub>
      </m:oMath>
      <w:r w:rsidRPr="00AE1159">
        <w:rPr>
          <w:rFonts w:ascii="Arial" w:hAnsi="Arial" w:cs="Arial"/>
          <w:sz w:val="16"/>
          <w:szCs w:val="16"/>
          <w:lang w:eastAsia="zh-CN"/>
        </w:rPr>
        <w:t xml:space="preserve"> </w:t>
      </w:r>
      <m:oMath>
        <m:sSub>
          <m:sSubPr>
            <m:ctrlPr>
              <w:rPr>
                <w:rFonts w:ascii="Cambria Math" w:eastAsia="DengXian" w:hAnsi="Cambria Math" w:cs="Arial"/>
                <w:color w:val="FF0000"/>
                <w:sz w:val="16"/>
                <w:szCs w:val="16"/>
              </w:rPr>
            </m:ctrlPr>
          </m:sSubPr>
          <m:e>
            <m:r>
              <m:rPr>
                <m:sty m:val="p"/>
              </m:rPr>
              <w:rPr>
                <w:rFonts w:ascii="Cambria Math" w:eastAsia="DengXian" w:hAnsi="Cambria Math" w:cs="Arial"/>
                <w:color w:val="FF0000"/>
                <w:sz w:val="16"/>
                <w:szCs w:val="16"/>
              </w:rPr>
              <m:t>T</m:t>
            </m:r>
          </m:e>
          <m:sub>
            <m:r>
              <m:rPr>
                <m:nor/>
              </m:rPr>
              <w:rPr>
                <w:rFonts w:ascii="Arial" w:eastAsia="DengXian" w:hAnsi="Arial" w:cs="Arial"/>
                <w:color w:val="FF0000"/>
                <w:sz w:val="16"/>
                <w:szCs w:val="16"/>
              </w:rPr>
              <m:t>TA</m:t>
            </m:r>
          </m:sub>
        </m:sSub>
        <m:r>
          <m:rPr>
            <m:sty m:val="p"/>
          </m:rPr>
          <w:rPr>
            <w:rFonts w:ascii="Cambria Math" w:eastAsia="DengXian" w:hAnsi="Cambria Math" w:cs="Arial"/>
            <w:color w:val="FF0000"/>
            <w:sz w:val="16"/>
            <w:szCs w:val="16"/>
          </w:rPr>
          <m:t>/2</m:t>
        </m:r>
        <m:r>
          <m:rPr>
            <m:sty m:val="p"/>
          </m:rPr>
          <w:rPr>
            <w:rFonts w:ascii="Cambria Math" w:hAnsi="Cambria Math" w:cs="Arial"/>
            <w:color w:val="FF0000"/>
            <w:sz w:val="16"/>
            <w:szCs w:val="16"/>
          </w:rPr>
          <m:t>+</m:t>
        </m:r>
        <m:d>
          <m:dPr>
            <m:ctrlPr>
              <w:rPr>
                <w:rFonts w:ascii="Cambria Math" w:hAnsi="Cambria Math" w:cs="Arial"/>
                <w:color w:val="FF0000"/>
                <w:sz w:val="16"/>
                <w:szCs w:val="16"/>
              </w:rPr>
            </m:ctrlPr>
          </m:dPr>
          <m:e>
            <m:r>
              <w:rPr>
                <w:rFonts w:ascii="Cambria Math" w:hAnsi="Cambria Math" w:cs="Arial"/>
                <w:color w:val="FF0000"/>
                <w:sz w:val="16"/>
                <w:szCs w:val="16"/>
              </w:rPr>
              <m:t>-</m:t>
            </m:r>
            <m:f>
              <m:fPr>
                <m:ctrlPr>
                  <w:rPr>
                    <w:rFonts w:ascii="Cambria Math" w:hAnsi="Cambria Math" w:cs="Arial"/>
                    <w:i/>
                    <w:color w:val="FF0000"/>
                    <w:sz w:val="16"/>
                    <w:szCs w:val="16"/>
                  </w:rPr>
                </m:ctrlPr>
              </m:fPr>
              <m:num>
                <m:sSub>
                  <m:sSubPr>
                    <m:ctrlPr>
                      <w:rPr>
                        <w:rFonts w:ascii="Cambria Math" w:hAnsi="Cambria Math" w:cs="Arial"/>
                        <w:i/>
                        <w:color w:val="FF0000"/>
                        <w:sz w:val="16"/>
                        <w:szCs w:val="16"/>
                      </w:rPr>
                    </m:ctrlPr>
                  </m:sSubPr>
                  <m:e>
                    <m:r>
                      <w:rPr>
                        <w:rFonts w:ascii="Cambria Math" w:hAnsi="Cambria Math" w:cs="Arial"/>
                        <w:color w:val="FF0000"/>
                        <w:sz w:val="16"/>
                        <w:szCs w:val="16"/>
                      </w:rPr>
                      <m:t>N</m:t>
                    </m:r>
                  </m:e>
                  <m:sub>
                    <m:r>
                      <m:rPr>
                        <m:sty m:val="p"/>
                      </m:rPr>
                      <w:rPr>
                        <w:rFonts w:ascii="Cambria Math" w:hAnsi="Cambria Math" w:cs="Arial"/>
                        <w:color w:val="FF0000"/>
                        <w:sz w:val="16"/>
                        <w:szCs w:val="16"/>
                      </w:rPr>
                      <m:t>TA,offset</m:t>
                    </m:r>
                  </m:sub>
                </m:sSub>
              </m:num>
              <m:den>
                <m:r>
                  <w:rPr>
                    <w:rFonts w:ascii="Cambria Math" w:hAnsi="Cambria Math" w:cs="Arial"/>
                    <w:color w:val="FF0000"/>
                    <w:sz w:val="16"/>
                    <w:szCs w:val="16"/>
                  </w:rPr>
                  <m:t>2</m:t>
                </m:r>
              </m:den>
            </m:f>
            <m:r>
              <w:rPr>
                <w:rFonts w:ascii="Cambria Math" w:hAnsi="Cambria Math" w:cs="Arial"/>
                <w:color w:val="FF0000"/>
                <w:sz w:val="16"/>
                <w:szCs w:val="16"/>
              </w:rPr>
              <m:t>+</m:t>
            </m:r>
            <m:sSub>
              <m:sSubPr>
                <m:ctrlPr>
                  <w:rPr>
                    <w:rFonts w:ascii="Cambria Math" w:eastAsia="DengXian" w:hAnsi="Cambria Math" w:cs="Arial"/>
                    <w:color w:val="FF0000"/>
                    <w:sz w:val="16"/>
                    <w:szCs w:val="16"/>
                  </w:rPr>
                </m:ctrlPr>
              </m:sSubPr>
              <m:e>
                <m:r>
                  <w:rPr>
                    <w:rFonts w:ascii="Cambria Math" w:eastAsia="DengXian" w:hAnsi="Cambria Math" w:cs="Arial"/>
                    <w:color w:val="FF0000"/>
                    <w:sz w:val="16"/>
                    <w:szCs w:val="16"/>
                  </w:rPr>
                  <m:t>N</m:t>
                </m:r>
              </m:e>
              <m:sub>
                <m:r>
                  <m:rPr>
                    <m:nor/>
                  </m:rPr>
                  <w:rPr>
                    <w:rFonts w:ascii="Arial" w:eastAsia="DengXian" w:hAnsi="Arial" w:cs="Arial"/>
                    <w:color w:val="FF0000"/>
                    <w:sz w:val="16"/>
                    <w:szCs w:val="16"/>
                  </w:rPr>
                  <m:t>delta</m:t>
                </m:r>
              </m:sub>
            </m:sSub>
            <m:r>
              <w:rPr>
                <w:rFonts w:ascii="Cambria Math" w:eastAsia="DengXian" w:hAnsi="Cambria Math" w:cs="Arial"/>
                <w:color w:val="FF0000"/>
                <w:sz w:val="16"/>
                <w:szCs w:val="16"/>
              </w:rPr>
              <m:t>+</m:t>
            </m:r>
            <m:sSub>
              <m:sSubPr>
                <m:ctrlPr>
                  <w:rPr>
                    <w:rFonts w:ascii="Cambria Math" w:eastAsia="DengXian" w:hAnsi="Cambria Math" w:cs="Arial"/>
                    <w:color w:val="FF0000"/>
                    <w:sz w:val="16"/>
                    <w:szCs w:val="16"/>
                  </w:rPr>
                </m:ctrlPr>
              </m:sSubPr>
              <m:e>
                <m:r>
                  <w:rPr>
                    <w:rFonts w:ascii="Cambria Math" w:eastAsia="DengXian" w:hAnsi="Cambria Math" w:cs="Arial"/>
                    <w:color w:val="FF0000"/>
                    <w:sz w:val="16"/>
                    <w:szCs w:val="16"/>
                  </w:rPr>
                  <m:t>T</m:t>
                </m:r>
              </m:e>
              <m:sub>
                <m:r>
                  <m:rPr>
                    <m:nor/>
                  </m:rPr>
                  <w:rPr>
                    <w:rFonts w:ascii="Arial" w:eastAsia="DengXian" w:hAnsi="Arial" w:cs="Arial"/>
                    <w:color w:val="FF0000"/>
                    <w:sz w:val="16"/>
                    <w:szCs w:val="16"/>
                  </w:rPr>
                  <m:t>delta</m:t>
                </m:r>
              </m:sub>
            </m:sSub>
            <m:r>
              <m:rPr>
                <m:sty m:val="p"/>
              </m:rPr>
              <w:rPr>
                <w:rFonts w:ascii="Cambria Math" w:hAnsi="Cambria Math" w:cs="Arial"/>
                <w:color w:val="FF0000"/>
                <w:sz w:val="16"/>
                <w:szCs w:val="16"/>
              </w:rPr>
              <m:t>⋅</m:t>
            </m:r>
            <m:sSub>
              <m:sSubPr>
                <m:ctrlPr>
                  <w:rPr>
                    <w:rFonts w:ascii="Cambria Math" w:eastAsia="DengXian" w:hAnsi="Cambria Math" w:cs="Arial"/>
                    <w:color w:val="FF0000"/>
                    <w:sz w:val="16"/>
                    <w:szCs w:val="16"/>
                  </w:rPr>
                </m:ctrlPr>
              </m:sSubPr>
              <m:e>
                <m:r>
                  <m:rPr>
                    <m:sty m:val="p"/>
                  </m:rPr>
                  <w:rPr>
                    <w:rFonts w:ascii="Cambria Math" w:eastAsia="DengXian" w:hAnsi="Cambria Math" w:cs="Arial"/>
                    <w:color w:val="FF0000"/>
                    <w:sz w:val="16"/>
                    <w:szCs w:val="16"/>
                  </w:rPr>
                  <m:t>G</m:t>
                </m:r>
              </m:e>
              <m:sub>
                <m:r>
                  <m:rPr>
                    <m:nor/>
                  </m:rPr>
                  <w:rPr>
                    <w:rFonts w:ascii="Arial" w:eastAsia="DengXian" w:hAnsi="Arial" w:cs="Arial"/>
                    <w:color w:val="FF0000"/>
                    <w:sz w:val="16"/>
                    <w:szCs w:val="16"/>
                  </w:rPr>
                  <m:t>step</m:t>
                </m:r>
              </m:sub>
            </m:sSub>
          </m:e>
        </m:d>
        <m:r>
          <m:rPr>
            <m:sty m:val="p"/>
          </m:rPr>
          <w:rPr>
            <w:rFonts w:ascii="Cambria Math" w:hAnsi="Cambria Math" w:cs="Arial"/>
            <w:color w:val="FF0000"/>
            <w:sz w:val="16"/>
            <w:szCs w:val="16"/>
          </w:rPr>
          <m:t>⋅</m:t>
        </m:r>
        <m:sSub>
          <m:sSubPr>
            <m:ctrlPr>
              <w:rPr>
                <w:rFonts w:ascii="Cambria Math" w:eastAsia="DengXian" w:hAnsi="Cambria Math" w:cs="Arial"/>
                <w:color w:val="FF0000"/>
                <w:sz w:val="16"/>
                <w:szCs w:val="16"/>
              </w:rPr>
            </m:ctrlPr>
          </m:sSubPr>
          <m:e>
            <m:r>
              <m:rPr>
                <m:sty m:val="p"/>
              </m:rPr>
              <w:rPr>
                <w:rFonts w:ascii="Cambria Math" w:eastAsia="DengXian" w:hAnsi="Cambria Math" w:cs="Arial"/>
                <w:color w:val="FF0000"/>
                <w:sz w:val="16"/>
                <w:szCs w:val="16"/>
              </w:rPr>
              <m:t>T</m:t>
            </m:r>
          </m:e>
          <m:sub>
            <m:r>
              <m:rPr>
                <m:nor/>
              </m:rPr>
              <w:rPr>
                <w:rFonts w:ascii="Arial" w:eastAsia="DengXian" w:hAnsi="Arial" w:cs="Arial"/>
                <w:color w:val="FF0000"/>
                <w:sz w:val="16"/>
                <w:szCs w:val="16"/>
              </w:rPr>
              <m:t>c</m:t>
            </m:r>
          </m:sub>
        </m:sSub>
      </m:oMath>
      <w:r w:rsidRPr="00AE1159">
        <w:rPr>
          <w:rFonts w:ascii="Arial" w:hAnsi="Arial" w:cs="Arial"/>
          <w:sz w:val="16"/>
          <w:szCs w:val="16"/>
        </w:rPr>
        <w:t xml:space="preserve"> </w:t>
      </w:r>
      <w:r w:rsidRPr="00AE1159">
        <w:rPr>
          <w:rFonts w:ascii="Arial" w:hAnsi="Arial" w:cs="Arial"/>
          <w:iCs/>
          <w:sz w:val="16"/>
          <w:szCs w:val="16"/>
          <w:lang w:val="en-US" w:eastAsia="zh-CN"/>
        </w:rPr>
        <w:t>is a time difference between a DU transmission of a signal from the serving cell and a reception of the signal by the IAB-MT</w:t>
      </w:r>
      <w:r w:rsidRPr="00AE1159">
        <w:rPr>
          <w:rFonts w:ascii="Arial" w:hAnsi="Arial" w:cs="Arial"/>
          <w:sz w:val="16"/>
          <w:szCs w:val="16"/>
        </w:rPr>
        <w:t xml:space="preserve"> when </w:t>
      </w:r>
      <m:oMath>
        <m:sSub>
          <m:sSubPr>
            <m:ctrlPr>
              <w:rPr>
                <w:rFonts w:ascii="Cambria Math" w:eastAsia="DengXian" w:hAnsi="Cambria Math" w:cs="Arial"/>
                <w:strike/>
                <w:color w:val="FF0000"/>
                <w:sz w:val="16"/>
                <w:szCs w:val="16"/>
              </w:rPr>
            </m:ctrlPr>
          </m:sSubPr>
          <m:e>
            <m:r>
              <m:rPr>
                <m:sty m:val="p"/>
              </m:rPr>
              <w:rPr>
                <w:rFonts w:ascii="Cambria Math" w:eastAsia="DengXian" w:hAnsi="Cambria Math" w:cs="Arial"/>
                <w:strike/>
                <w:color w:val="FF0000"/>
                <w:sz w:val="16"/>
                <w:szCs w:val="16"/>
              </w:rPr>
              <m:t>N</m:t>
            </m:r>
          </m:e>
          <m:sub>
            <m:r>
              <m:rPr>
                <m:nor/>
              </m:rPr>
              <w:rPr>
                <w:rFonts w:ascii="Arial" w:eastAsia="DengXian" w:hAnsi="Arial" w:cs="Arial"/>
                <w:strike/>
                <w:color w:val="FF0000"/>
                <w:sz w:val="16"/>
                <w:szCs w:val="16"/>
              </w:rPr>
              <m:t>TA</m:t>
            </m:r>
          </m:sub>
        </m:sSub>
        <m:r>
          <m:rPr>
            <m:sty m:val="p"/>
          </m:rPr>
          <w:rPr>
            <w:rFonts w:ascii="Cambria Math" w:eastAsia="DengXian" w:hAnsi="Cambria Math" w:cs="Arial"/>
            <w:strike/>
            <w:color w:val="FF0000"/>
            <w:sz w:val="16"/>
            <w:szCs w:val="16"/>
          </w:rPr>
          <m:t>/2</m:t>
        </m:r>
        <m:r>
          <m:rPr>
            <m:sty m:val="p"/>
          </m:rPr>
          <w:rPr>
            <w:rFonts w:ascii="Cambria Math" w:hAnsi="Cambria Math" w:cs="Arial"/>
            <w:strike/>
            <w:color w:val="FF0000"/>
            <w:sz w:val="16"/>
            <w:szCs w:val="16"/>
          </w:rPr>
          <m:t>+</m:t>
        </m:r>
        <m:sSub>
          <m:sSubPr>
            <m:ctrlPr>
              <w:rPr>
                <w:rFonts w:ascii="Cambria Math" w:eastAsia="DengXian" w:hAnsi="Cambria Math" w:cs="Arial"/>
                <w:strike/>
                <w:color w:val="FF0000"/>
                <w:sz w:val="16"/>
                <w:szCs w:val="16"/>
              </w:rPr>
            </m:ctrlPr>
          </m:sSubPr>
          <m:e>
            <m:r>
              <w:rPr>
                <w:rFonts w:ascii="Cambria Math" w:eastAsia="DengXian" w:hAnsi="Cambria Math" w:cs="Arial"/>
                <w:strike/>
                <w:color w:val="FF0000"/>
                <w:sz w:val="16"/>
                <w:szCs w:val="16"/>
              </w:rPr>
              <m:t>N</m:t>
            </m:r>
          </m:e>
          <m:sub>
            <m:r>
              <m:rPr>
                <m:nor/>
              </m:rPr>
              <w:rPr>
                <w:rFonts w:ascii="Arial" w:eastAsia="DengXian" w:hAnsi="Arial" w:cs="Arial"/>
                <w:strike/>
                <w:color w:val="FF0000"/>
                <w:sz w:val="16"/>
                <w:szCs w:val="16"/>
              </w:rPr>
              <m:t>delta</m:t>
            </m:r>
          </m:sub>
        </m:sSub>
        <m:r>
          <w:rPr>
            <w:rFonts w:ascii="Cambria Math" w:eastAsia="DengXian" w:hAnsi="Cambria Math" w:cs="Arial"/>
            <w:strike/>
            <w:color w:val="FF0000"/>
            <w:sz w:val="16"/>
            <w:szCs w:val="16"/>
          </w:rPr>
          <m:t>+</m:t>
        </m:r>
        <m:sSub>
          <m:sSubPr>
            <m:ctrlPr>
              <w:rPr>
                <w:rFonts w:ascii="Cambria Math" w:eastAsia="DengXian" w:hAnsi="Cambria Math" w:cs="Arial"/>
                <w:strike/>
                <w:color w:val="FF0000"/>
                <w:sz w:val="16"/>
                <w:szCs w:val="16"/>
              </w:rPr>
            </m:ctrlPr>
          </m:sSubPr>
          <m:e>
            <m:r>
              <w:rPr>
                <w:rFonts w:ascii="Cambria Math" w:eastAsia="DengXian" w:hAnsi="Cambria Math" w:cs="Arial"/>
                <w:strike/>
                <w:color w:val="FF0000"/>
                <w:sz w:val="16"/>
                <w:szCs w:val="16"/>
              </w:rPr>
              <m:t>T</m:t>
            </m:r>
          </m:e>
          <m:sub>
            <m:r>
              <m:rPr>
                <m:nor/>
              </m:rPr>
              <w:rPr>
                <w:rFonts w:ascii="Arial" w:eastAsia="DengXian" w:hAnsi="Arial" w:cs="Arial"/>
                <w:strike/>
                <w:color w:val="FF0000"/>
                <w:sz w:val="16"/>
                <w:szCs w:val="16"/>
              </w:rPr>
              <m:t>delta</m:t>
            </m:r>
          </m:sub>
        </m:sSub>
        <m:r>
          <m:rPr>
            <m:sty m:val="p"/>
          </m:rPr>
          <w:rPr>
            <w:rFonts w:ascii="Cambria Math" w:hAnsi="Cambria Math" w:cs="Arial"/>
            <w:strike/>
            <w:color w:val="FF0000"/>
            <w:sz w:val="16"/>
            <w:szCs w:val="16"/>
          </w:rPr>
          <m:t>⋅</m:t>
        </m:r>
        <m:sSub>
          <m:sSubPr>
            <m:ctrlPr>
              <w:rPr>
                <w:rFonts w:ascii="Cambria Math" w:eastAsia="DengXian" w:hAnsi="Cambria Math" w:cs="Arial"/>
                <w:strike/>
                <w:color w:val="FF0000"/>
                <w:sz w:val="16"/>
                <w:szCs w:val="16"/>
              </w:rPr>
            </m:ctrlPr>
          </m:sSubPr>
          <m:e>
            <m:r>
              <m:rPr>
                <m:sty m:val="p"/>
              </m:rPr>
              <w:rPr>
                <w:rFonts w:ascii="Cambria Math" w:eastAsia="DengXian" w:hAnsi="Cambria Math" w:cs="Arial"/>
                <w:strike/>
                <w:color w:val="FF0000"/>
                <w:sz w:val="16"/>
                <w:szCs w:val="16"/>
              </w:rPr>
              <m:t>G</m:t>
            </m:r>
          </m:e>
          <m:sub>
            <m:r>
              <m:rPr>
                <m:nor/>
              </m:rPr>
              <w:rPr>
                <w:rFonts w:ascii="Arial" w:eastAsia="DengXian" w:hAnsi="Arial" w:cs="Arial"/>
                <w:strike/>
                <w:color w:val="FF0000"/>
                <w:sz w:val="16"/>
                <w:szCs w:val="16"/>
              </w:rPr>
              <m:t>step</m:t>
            </m:r>
          </m:sub>
        </m:sSub>
        <m:r>
          <m:rPr>
            <m:sty m:val="p"/>
          </m:rPr>
          <w:rPr>
            <w:rFonts w:ascii="Cambria Math" w:eastAsia="DengXian" w:hAnsi="Cambria Math" w:cs="Arial"/>
            <w:strike/>
            <w:color w:val="FF0000"/>
            <w:sz w:val="16"/>
            <w:szCs w:val="16"/>
          </w:rPr>
          <m:t>&gt;0</m:t>
        </m:r>
      </m:oMath>
      <w:r w:rsidRPr="00AE1159">
        <w:rPr>
          <w:rFonts w:ascii="Arial" w:hAnsi="Arial" w:cs="Arial"/>
          <w:sz w:val="16"/>
          <w:szCs w:val="16"/>
        </w:rPr>
        <w:t xml:space="preserve"> </w:t>
      </w:r>
      <m:oMath>
        <m:sSub>
          <m:sSubPr>
            <m:ctrlPr>
              <w:rPr>
                <w:rFonts w:ascii="Cambria Math" w:eastAsia="DengXian" w:hAnsi="Cambria Math" w:cs="Arial"/>
                <w:color w:val="FF0000"/>
                <w:sz w:val="16"/>
                <w:szCs w:val="16"/>
              </w:rPr>
            </m:ctrlPr>
          </m:sSubPr>
          <m:e>
            <m:r>
              <m:rPr>
                <m:sty m:val="p"/>
              </m:rPr>
              <w:rPr>
                <w:rFonts w:ascii="Cambria Math" w:eastAsia="DengXian" w:hAnsi="Cambria Math" w:cs="Arial"/>
                <w:color w:val="FF0000"/>
                <w:sz w:val="16"/>
                <w:szCs w:val="16"/>
              </w:rPr>
              <m:t>T</m:t>
            </m:r>
          </m:e>
          <m:sub>
            <m:r>
              <m:rPr>
                <m:nor/>
              </m:rPr>
              <w:rPr>
                <w:rFonts w:ascii="Arial" w:eastAsia="DengXian" w:hAnsi="Arial" w:cs="Arial"/>
                <w:color w:val="FF0000"/>
                <w:sz w:val="16"/>
                <w:szCs w:val="16"/>
              </w:rPr>
              <m:t>TA</m:t>
            </m:r>
          </m:sub>
        </m:sSub>
        <m:r>
          <m:rPr>
            <m:sty m:val="p"/>
          </m:rPr>
          <w:rPr>
            <w:rFonts w:ascii="Cambria Math" w:eastAsia="DengXian" w:hAnsi="Cambria Math" w:cs="Arial"/>
            <w:color w:val="FF0000"/>
            <w:sz w:val="16"/>
            <w:szCs w:val="16"/>
          </w:rPr>
          <m:t>/2</m:t>
        </m:r>
        <m:r>
          <m:rPr>
            <m:sty m:val="p"/>
          </m:rPr>
          <w:rPr>
            <w:rFonts w:ascii="Cambria Math" w:hAnsi="Cambria Math" w:cs="Arial"/>
            <w:color w:val="FF0000"/>
            <w:sz w:val="16"/>
            <w:szCs w:val="16"/>
          </w:rPr>
          <m:t>+</m:t>
        </m:r>
        <m:d>
          <m:dPr>
            <m:ctrlPr>
              <w:rPr>
                <w:rFonts w:ascii="Cambria Math" w:hAnsi="Cambria Math" w:cs="Arial"/>
                <w:color w:val="FF0000"/>
                <w:sz w:val="16"/>
                <w:szCs w:val="16"/>
              </w:rPr>
            </m:ctrlPr>
          </m:dPr>
          <m:e>
            <m:r>
              <w:rPr>
                <w:rFonts w:ascii="Cambria Math" w:hAnsi="Cambria Math" w:cs="Arial"/>
                <w:color w:val="FF0000"/>
                <w:sz w:val="16"/>
                <w:szCs w:val="16"/>
              </w:rPr>
              <m:t>-</m:t>
            </m:r>
            <m:f>
              <m:fPr>
                <m:ctrlPr>
                  <w:rPr>
                    <w:rFonts w:ascii="Cambria Math" w:hAnsi="Cambria Math" w:cs="Arial"/>
                    <w:i/>
                    <w:color w:val="FF0000"/>
                    <w:sz w:val="16"/>
                    <w:szCs w:val="16"/>
                  </w:rPr>
                </m:ctrlPr>
              </m:fPr>
              <m:num>
                <m:sSub>
                  <m:sSubPr>
                    <m:ctrlPr>
                      <w:rPr>
                        <w:rFonts w:ascii="Cambria Math" w:hAnsi="Cambria Math" w:cs="Arial"/>
                        <w:i/>
                        <w:color w:val="FF0000"/>
                        <w:sz w:val="16"/>
                        <w:szCs w:val="16"/>
                      </w:rPr>
                    </m:ctrlPr>
                  </m:sSubPr>
                  <m:e>
                    <m:r>
                      <w:rPr>
                        <w:rFonts w:ascii="Cambria Math" w:hAnsi="Cambria Math" w:cs="Arial"/>
                        <w:color w:val="FF0000"/>
                        <w:sz w:val="16"/>
                        <w:szCs w:val="16"/>
                      </w:rPr>
                      <m:t>N</m:t>
                    </m:r>
                  </m:e>
                  <m:sub>
                    <m:r>
                      <m:rPr>
                        <m:sty m:val="p"/>
                      </m:rPr>
                      <w:rPr>
                        <w:rFonts w:ascii="Cambria Math" w:hAnsi="Cambria Math" w:cs="Arial"/>
                        <w:color w:val="FF0000"/>
                        <w:sz w:val="16"/>
                        <w:szCs w:val="16"/>
                      </w:rPr>
                      <m:t>TA,offset</m:t>
                    </m:r>
                  </m:sub>
                </m:sSub>
              </m:num>
              <m:den>
                <m:r>
                  <w:rPr>
                    <w:rFonts w:ascii="Cambria Math" w:hAnsi="Cambria Math" w:cs="Arial"/>
                    <w:color w:val="FF0000"/>
                    <w:sz w:val="16"/>
                    <w:szCs w:val="16"/>
                  </w:rPr>
                  <m:t>2</m:t>
                </m:r>
              </m:den>
            </m:f>
            <m:r>
              <w:rPr>
                <w:rFonts w:ascii="Cambria Math" w:hAnsi="Cambria Math" w:cs="Arial"/>
                <w:color w:val="FF0000"/>
                <w:sz w:val="16"/>
                <w:szCs w:val="16"/>
              </w:rPr>
              <m:t>+</m:t>
            </m:r>
            <m:sSub>
              <m:sSubPr>
                <m:ctrlPr>
                  <w:rPr>
                    <w:rFonts w:ascii="Cambria Math" w:eastAsia="DengXian" w:hAnsi="Cambria Math" w:cs="Arial"/>
                    <w:color w:val="FF0000"/>
                    <w:sz w:val="16"/>
                    <w:szCs w:val="16"/>
                  </w:rPr>
                </m:ctrlPr>
              </m:sSubPr>
              <m:e>
                <m:r>
                  <w:rPr>
                    <w:rFonts w:ascii="Cambria Math" w:eastAsia="DengXian" w:hAnsi="Cambria Math" w:cs="Arial"/>
                    <w:color w:val="FF0000"/>
                    <w:sz w:val="16"/>
                    <w:szCs w:val="16"/>
                  </w:rPr>
                  <m:t>N</m:t>
                </m:r>
              </m:e>
              <m:sub>
                <m:r>
                  <m:rPr>
                    <m:nor/>
                  </m:rPr>
                  <w:rPr>
                    <w:rFonts w:ascii="Arial" w:eastAsia="DengXian" w:hAnsi="Arial" w:cs="Arial"/>
                    <w:color w:val="FF0000"/>
                    <w:sz w:val="16"/>
                    <w:szCs w:val="16"/>
                  </w:rPr>
                  <m:t>delta</m:t>
                </m:r>
              </m:sub>
            </m:sSub>
            <m:r>
              <w:rPr>
                <w:rFonts w:ascii="Cambria Math" w:eastAsia="DengXian" w:hAnsi="Cambria Math" w:cs="Arial"/>
                <w:color w:val="FF0000"/>
                <w:sz w:val="16"/>
                <w:szCs w:val="16"/>
              </w:rPr>
              <m:t>+</m:t>
            </m:r>
            <m:sSub>
              <m:sSubPr>
                <m:ctrlPr>
                  <w:rPr>
                    <w:rFonts w:ascii="Cambria Math" w:eastAsia="DengXian" w:hAnsi="Cambria Math" w:cs="Arial"/>
                    <w:color w:val="FF0000"/>
                    <w:sz w:val="16"/>
                    <w:szCs w:val="16"/>
                  </w:rPr>
                </m:ctrlPr>
              </m:sSubPr>
              <m:e>
                <m:r>
                  <w:rPr>
                    <w:rFonts w:ascii="Cambria Math" w:eastAsia="DengXian" w:hAnsi="Cambria Math" w:cs="Arial"/>
                    <w:color w:val="FF0000"/>
                    <w:sz w:val="16"/>
                    <w:szCs w:val="16"/>
                  </w:rPr>
                  <m:t>T</m:t>
                </m:r>
              </m:e>
              <m:sub>
                <m:r>
                  <m:rPr>
                    <m:nor/>
                  </m:rPr>
                  <w:rPr>
                    <w:rFonts w:ascii="Arial" w:eastAsia="DengXian" w:hAnsi="Arial" w:cs="Arial"/>
                    <w:color w:val="FF0000"/>
                    <w:sz w:val="16"/>
                    <w:szCs w:val="16"/>
                  </w:rPr>
                  <m:t>delta</m:t>
                </m:r>
              </m:sub>
            </m:sSub>
            <m:r>
              <m:rPr>
                <m:sty m:val="p"/>
              </m:rPr>
              <w:rPr>
                <w:rFonts w:ascii="Cambria Math" w:hAnsi="Cambria Math" w:cs="Arial"/>
                <w:color w:val="FF0000"/>
                <w:sz w:val="16"/>
                <w:szCs w:val="16"/>
              </w:rPr>
              <m:t>⋅</m:t>
            </m:r>
            <m:sSub>
              <m:sSubPr>
                <m:ctrlPr>
                  <w:rPr>
                    <w:rFonts w:ascii="Cambria Math" w:eastAsia="DengXian" w:hAnsi="Cambria Math" w:cs="Arial"/>
                    <w:color w:val="FF0000"/>
                    <w:sz w:val="16"/>
                    <w:szCs w:val="16"/>
                  </w:rPr>
                </m:ctrlPr>
              </m:sSubPr>
              <m:e>
                <m:r>
                  <m:rPr>
                    <m:sty m:val="p"/>
                  </m:rPr>
                  <w:rPr>
                    <w:rFonts w:ascii="Cambria Math" w:eastAsia="DengXian" w:hAnsi="Cambria Math" w:cs="Arial"/>
                    <w:color w:val="FF0000"/>
                    <w:sz w:val="16"/>
                    <w:szCs w:val="16"/>
                  </w:rPr>
                  <m:t>G</m:t>
                </m:r>
              </m:e>
              <m:sub>
                <m:r>
                  <m:rPr>
                    <m:nor/>
                  </m:rPr>
                  <w:rPr>
                    <w:rFonts w:ascii="Arial" w:eastAsia="DengXian" w:hAnsi="Arial" w:cs="Arial"/>
                    <w:color w:val="FF0000"/>
                    <w:sz w:val="16"/>
                    <w:szCs w:val="16"/>
                  </w:rPr>
                  <m:t>step</m:t>
                </m:r>
              </m:sub>
            </m:sSub>
          </m:e>
        </m:d>
        <m:r>
          <m:rPr>
            <m:sty m:val="p"/>
          </m:rPr>
          <w:rPr>
            <w:rFonts w:ascii="Cambria Math" w:hAnsi="Cambria Math" w:cs="Arial"/>
            <w:color w:val="FF0000"/>
            <w:sz w:val="16"/>
            <w:szCs w:val="16"/>
          </w:rPr>
          <m:t>⋅</m:t>
        </m:r>
        <m:sSub>
          <m:sSubPr>
            <m:ctrlPr>
              <w:rPr>
                <w:rFonts w:ascii="Cambria Math" w:eastAsia="DengXian" w:hAnsi="Cambria Math" w:cs="Arial"/>
                <w:color w:val="FF0000"/>
                <w:sz w:val="16"/>
                <w:szCs w:val="16"/>
              </w:rPr>
            </m:ctrlPr>
          </m:sSubPr>
          <m:e>
            <m:r>
              <m:rPr>
                <m:sty m:val="p"/>
              </m:rPr>
              <w:rPr>
                <w:rFonts w:ascii="Cambria Math" w:eastAsia="DengXian" w:hAnsi="Cambria Math" w:cs="Arial"/>
                <w:color w:val="FF0000"/>
                <w:sz w:val="16"/>
                <w:szCs w:val="16"/>
              </w:rPr>
              <m:t>T</m:t>
            </m:r>
          </m:e>
          <m:sub>
            <m:r>
              <m:rPr>
                <m:nor/>
              </m:rPr>
              <w:rPr>
                <w:rFonts w:ascii="Arial" w:eastAsia="DengXian" w:hAnsi="Arial" w:cs="Arial"/>
                <w:color w:val="FF0000"/>
                <w:sz w:val="16"/>
                <w:szCs w:val="16"/>
              </w:rPr>
              <m:t>c</m:t>
            </m:r>
          </m:sub>
        </m:sSub>
        <m:r>
          <m:rPr>
            <m:sty m:val="p"/>
          </m:rPr>
          <w:rPr>
            <w:rFonts w:ascii="Cambria Math" w:eastAsia="DengXian" w:hAnsi="Cambria Math" w:cs="Arial"/>
            <w:color w:val="FF0000"/>
            <w:sz w:val="16"/>
            <w:szCs w:val="16"/>
          </w:rPr>
          <m:t>&gt;0</m:t>
        </m:r>
      </m:oMath>
      <w:r w:rsidRPr="00AE1159">
        <w:rPr>
          <w:rFonts w:ascii="Arial" w:hAnsi="Arial" w:cs="Arial"/>
          <w:sz w:val="16"/>
          <w:szCs w:val="16"/>
        </w:rPr>
        <w:t>, where:</w:t>
      </w:r>
    </w:p>
    <w:p w14:paraId="7D55B660" w14:textId="0761FF71" w:rsidR="00AE1159" w:rsidRPr="00AE1159" w:rsidRDefault="002328C4" w:rsidP="00F44FD9">
      <w:pPr>
        <w:pStyle w:val="ListParagraph"/>
        <w:numPr>
          <w:ilvl w:val="0"/>
          <w:numId w:val="191"/>
        </w:numPr>
        <w:overflowPunct/>
        <w:autoSpaceDE/>
        <w:autoSpaceDN/>
        <w:adjustRightInd/>
        <w:spacing w:after="0" w:line="276" w:lineRule="auto"/>
        <w:ind w:left="644"/>
        <w:jc w:val="both"/>
        <w:textAlignment w:val="auto"/>
        <w:rPr>
          <w:rFonts w:ascii="Arial" w:eastAsia="Calibri" w:hAnsi="Arial" w:cs="Arial"/>
          <w:color w:val="FF0000"/>
          <w:sz w:val="16"/>
          <w:szCs w:val="16"/>
          <w:lang w:val="x-none"/>
        </w:rPr>
      </w:pPr>
      <m:oMath>
        <m:sSub>
          <m:sSubPr>
            <m:ctrlPr>
              <w:rPr>
                <w:rFonts w:ascii="Cambria Math" w:eastAsia="DengXian" w:hAnsi="Cambria Math" w:cs="Arial"/>
                <w:color w:val="FF0000"/>
                <w:sz w:val="16"/>
                <w:szCs w:val="16"/>
              </w:rPr>
            </m:ctrlPr>
          </m:sSubPr>
          <m:e>
            <m:r>
              <m:rPr>
                <m:sty m:val="p"/>
              </m:rPr>
              <w:rPr>
                <w:rFonts w:ascii="Cambria Math" w:eastAsia="DengXian" w:hAnsi="Cambria Math" w:cs="Arial"/>
                <w:color w:val="FF0000"/>
                <w:sz w:val="16"/>
                <w:szCs w:val="16"/>
              </w:rPr>
              <m:t>T</m:t>
            </m:r>
          </m:e>
          <m:sub>
            <m:r>
              <m:rPr>
                <m:nor/>
              </m:rPr>
              <w:rPr>
                <w:rFonts w:ascii="Arial" w:eastAsia="DengXian" w:hAnsi="Arial" w:cs="Arial"/>
                <w:color w:val="FF0000"/>
                <w:sz w:val="16"/>
                <w:szCs w:val="16"/>
              </w:rPr>
              <m:t>TA</m:t>
            </m:r>
          </m:sub>
        </m:sSub>
      </m:oMath>
      <w:r w:rsidR="00AE1159" w:rsidRPr="00AE1159">
        <w:rPr>
          <w:rFonts w:ascii="Arial" w:eastAsia="Calibri" w:hAnsi="Arial" w:cs="Arial"/>
          <w:color w:val="FF0000"/>
          <w:sz w:val="16"/>
          <w:szCs w:val="16"/>
          <w:lang w:val="x-none"/>
        </w:rPr>
        <w:t xml:space="preserve"> </w:t>
      </w:r>
      <w:r w:rsidR="00AE1159" w:rsidRPr="00AE1159">
        <w:rPr>
          <w:rFonts w:ascii="Arial" w:hAnsi="Arial" w:cs="Arial"/>
          <w:color w:val="FF0000"/>
          <w:sz w:val="16"/>
          <w:szCs w:val="16"/>
          <w:lang w:val="en-US"/>
        </w:rPr>
        <w:t xml:space="preserve">for transmission timing mode ‘Case 6’ </w:t>
      </w:r>
      <w:r w:rsidR="00AE1159" w:rsidRPr="00AE1159">
        <w:rPr>
          <w:rFonts w:ascii="Arial" w:eastAsia="Calibri" w:hAnsi="Arial" w:cs="Arial"/>
          <w:color w:val="FF0000"/>
          <w:sz w:val="16"/>
          <w:szCs w:val="16"/>
          <w:lang w:val="x-none"/>
        </w:rPr>
        <w:t>is</w:t>
      </w:r>
      <w:r w:rsidR="00AE1159" w:rsidRPr="00AE1159">
        <w:rPr>
          <w:rFonts w:ascii="Arial" w:eastAsia="Calibri" w:hAnsi="Arial" w:cs="Arial"/>
          <w:color w:val="FF0000"/>
          <w:sz w:val="16"/>
          <w:szCs w:val="16"/>
          <w:lang w:val="en-US"/>
        </w:rPr>
        <w:t xml:space="preserve"> </w:t>
      </w:r>
      <w:r w:rsidR="00AE1159" w:rsidRPr="00AE1159">
        <w:rPr>
          <w:rFonts w:ascii="Arial" w:hAnsi="Arial" w:cs="Arial"/>
          <w:color w:val="FF0000"/>
          <w:sz w:val="16"/>
          <w:szCs w:val="16"/>
          <w:lang w:val="en-US"/>
        </w:rPr>
        <w:t xml:space="preserve">defined as the difference between the IAB-MT reception time and the IAB-MT transmission time, and, for transmission timing modes ‘Case1’ and ‘Case7’ is </w:t>
      </w:r>
      <w:r w:rsidR="00AE1159" w:rsidRPr="00AE1159">
        <w:rPr>
          <w:rFonts w:ascii="Arial" w:eastAsia="Calibri" w:hAnsi="Arial" w:cs="Arial"/>
          <w:color w:val="FF0000"/>
          <w:sz w:val="16"/>
          <w:szCs w:val="16"/>
          <w:lang w:val="en-US"/>
        </w:rPr>
        <w:t>defined in clause 4.3.1 of [4, TS38.211]</w:t>
      </w:r>
      <w:r w:rsidR="00AE1159" w:rsidRPr="00AE1159">
        <w:rPr>
          <w:rFonts w:ascii="Arial" w:eastAsia="Calibri" w:hAnsi="Arial" w:cs="Arial"/>
          <w:color w:val="FF0000"/>
          <w:sz w:val="16"/>
          <w:szCs w:val="16"/>
          <w:lang w:val="x-none"/>
        </w:rPr>
        <w:t>,</w:t>
      </w:r>
    </w:p>
    <w:p w14:paraId="5C427430" w14:textId="32776858" w:rsidR="00AE1159" w:rsidRPr="00AE1159" w:rsidRDefault="00AE1159" w:rsidP="00F44FD9">
      <w:pPr>
        <w:pStyle w:val="ListParagraph"/>
        <w:numPr>
          <w:ilvl w:val="0"/>
          <w:numId w:val="190"/>
        </w:numPr>
        <w:overflowPunct/>
        <w:autoSpaceDE/>
        <w:autoSpaceDN/>
        <w:adjustRightInd/>
        <w:spacing w:after="0" w:line="276" w:lineRule="auto"/>
        <w:ind w:left="644"/>
        <w:jc w:val="both"/>
        <w:textAlignment w:val="auto"/>
        <w:rPr>
          <w:rFonts w:ascii="Arial" w:hAnsi="Arial" w:cs="Arial"/>
          <w:sz w:val="16"/>
          <w:szCs w:val="16"/>
        </w:rPr>
      </w:pPr>
      <w:r w:rsidRPr="00AE1159">
        <w:rPr>
          <w:rFonts w:ascii="Arial" w:eastAsia="Calibri" w:hAnsi="Arial" w:cs="Arial"/>
          <w:iCs/>
          <w:sz w:val="16"/>
          <w:szCs w:val="16"/>
          <w:lang w:val="x-none"/>
        </w:rPr>
        <w:t xml:space="preserve">and </w:t>
      </w:r>
      <m:oMath>
        <m:sSub>
          <m:sSubPr>
            <m:ctrlPr>
              <w:rPr>
                <w:rFonts w:ascii="Cambria Math" w:eastAsia="DengXian" w:hAnsi="Cambria Math" w:cs="Arial"/>
                <w:sz w:val="16"/>
                <w:szCs w:val="16"/>
              </w:rPr>
            </m:ctrlPr>
          </m:sSubPr>
          <m:e>
            <m:r>
              <w:rPr>
                <w:rFonts w:ascii="Cambria Math" w:eastAsia="DengXian" w:hAnsi="Cambria Math" w:cs="Arial"/>
                <w:sz w:val="16"/>
                <w:szCs w:val="16"/>
              </w:rPr>
              <m:t>N</m:t>
            </m:r>
          </m:e>
          <m:sub>
            <m:r>
              <m:rPr>
                <m:nor/>
              </m:rPr>
              <w:rPr>
                <w:rFonts w:ascii="Arial" w:eastAsia="DengXian" w:hAnsi="Arial" w:cs="Arial"/>
                <w:sz w:val="16"/>
                <w:szCs w:val="16"/>
              </w:rPr>
              <m:t>delta</m:t>
            </m:r>
          </m:sub>
        </m:sSub>
      </m:oMath>
      <w:r w:rsidRPr="00AE1159">
        <w:rPr>
          <w:rFonts w:ascii="Arial" w:eastAsia="Calibri" w:hAnsi="Arial" w:cs="Arial"/>
          <w:sz w:val="16"/>
          <w:szCs w:val="16"/>
          <w:lang w:val="x-none"/>
        </w:rPr>
        <w:t xml:space="preserve"> and </w:t>
      </w:r>
      <m:oMath>
        <m:sSub>
          <m:sSubPr>
            <m:ctrlPr>
              <w:rPr>
                <w:rFonts w:ascii="Cambria Math" w:eastAsia="DengXian" w:hAnsi="Cambria Math" w:cs="Arial"/>
                <w:sz w:val="16"/>
                <w:szCs w:val="16"/>
              </w:rPr>
            </m:ctrlPr>
          </m:sSubPr>
          <m:e>
            <m:r>
              <m:rPr>
                <m:sty m:val="p"/>
              </m:rPr>
              <w:rPr>
                <w:rFonts w:ascii="Cambria Math" w:eastAsia="DengXian" w:hAnsi="Cambria Math" w:cs="Arial"/>
                <w:sz w:val="16"/>
                <w:szCs w:val="16"/>
              </w:rPr>
              <m:t>G</m:t>
            </m:r>
          </m:e>
          <m:sub>
            <m:r>
              <m:rPr>
                <m:nor/>
              </m:rPr>
              <w:rPr>
                <w:rFonts w:ascii="Arial" w:eastAsia="DengXian" w:hAnsi="Arial" w:cs="Arial"/>
                <w:sz w:val="16"/>
                <w:szCs w:val="16"/>
              </w:rPr>
              <m:t>step</m:t>
            </m:r>
          </m:sub>
        </m:sSub>
      </m:oMath>
      <w:r w:rsidRPr="00AE1159">
        <w:rPr>
          <w:rFonts w:ascii="Arial" w:eastAsia="Calibri" w:hAnsi="Arial" w:cs="Arial"/>
          <w:sz w:val="16"/>
          <w:szCs w:val="16"/>
          <w:lang w:val="x-none"/>
        </w:rPr>
        <w:t xml:space="preserve"> are determined as:</w:t>
      </w:r>
    </w:p>
    <w:p w14:paraId="7C704441" w14:textId="4B981649" w:rsidR="00AE1159" w:rsidRPr="00AE1159" w:rsidRDefault="002328C4" w:rsidP="00F44FD9">
      <w:pPr>
        <w:pStyle w:val="B1"/>
        <w:numPr>
          <w:ilvl w:val="1"/>
          <w:numId w:val="192"/>
        </w:numPr>
        <w:overflowPunct/>
        <w:autoSpaceDE/>
        <w:autoSpaceDN/>
        <w:adjustRightInd/>
        <w:spacing w:after="0"/>
        <w:textAlignment w:val="auto"/>
        <w:rPr>
          <w:rFonts w:ascii="Arial" w:hAnsi="Arial" w:cs="Arial"/>
          <w:sz w:val="16"/>
          <w:szCs w:val="16"/>
        </w:rPr>
      </w:pPr>
      <m:oMath>
        <m:sSub>
          <m:sSubPr>
            <m:ctrlPr>
              <w:rPr>
                <w:rFonts w:ascii="Cambria Math" w:eastAsia="DengXian" w:hAnsi="Cambria Math" w:cs="Arial"/>
                <w:i/>
                <w:sz w:val="16"/>
                <w:szCs w:val="16"/>
              </w:rPr>
            </m:ctrlPr>
          </m:sSubPr>
          <m:e>
            <m:r>
              <w:rPr>
                <w:rFonts w:ascii="Cambria Math" w:eastAsia="DengXian" w:hAnsi="Cambria Math" w:cs="Arial"/>
                <w:sz w:val="16"/>
                <w:szCs w:val="16"/>
              </w:rPr>
              <m:t>N</m:t>
            </m:r>
          </m:e>
          <m:sub>
            <m:r>
              <m:rPr>
                <m:nor/>
              </m:rPr>
              <w:rPr>
                <w:rFonts w:ascii="Arial" w:eastAsia="DengXian" w:hAnsi="Arial" w:cs="Arial"/>
                <w:i/>
                <w:sz w:val="16"/>
                <w:szCs w:val="16"/>
              </w:rPr>
              <m:t>delta</m:t>
            </m:r>
          </m:sub>
        </m:sSub>
        <m:r>
          <m:rPr>
            <m:sty m:val="p"/>
          </m:rPr>
          <w:rPr>
            <w:rFonts w:ascii="Cambria Math" w:eastAsia="DengXian" w:hAnsi="Cambria Math" w:cs="Arial"/>
            <w:sz w:val="16"/>
            <w:szCs w:val="16"/>
          </w:rPr>
          <m:t>=-70528</m:t>
        </m:r>
      </m:oMath>
      <w:r w:rsidR="00AE1159" w:rsidRPr="00AE1159">
        <w:rPr>
          <w:rFonts w:ascii="Arial" w:hAnsi="Arial" w:cs="Arial"/>
          <w:sz w:val="16"/>
          <w:szCs w:val="16"/>
        </w:rPr>
        <w:t xml:space="preserve"> and </w:t>
      </w:r>
      <m:oMath>
        <m:sSub>
          <m:sSubPr>
            <m:ctrlPr>
              <w:rPr>
                <w:rFonts w:ascii="Cambria Math" w:hAnsi="Cambria Math" w:cs="Arial"/>
                <w:i/>
                <w:sz w:val="16"/>
                <w:szCs w:val="16"/>
              </w:rPr>
            </m:ctrlPr>
          </m:sSubPr>
          <m:e>
            <m:r>
              <w:rPr>
                <w:rFonts w:ascii="Cambria Math" w:hAnsi="Cambria Math" w:cs="Arial"/>
                <w:sz w:val="16"/>
                <w:szCs w:val="16"/>
              </w:rPr>
              <m:t>G</m:t>
            </m:r>
          </m:e>
          <m:sub>
            <m:r>
              <w:rPr>
                <w:rFonts w:ascii="Cambria Math" w:hAnsi="Cambria Math" w:cs="Arial"/>
                <w:sz w:val="16"/>
                <w:szCs w:val="16"/>
              </w:rPr>
              <m:t>step</m:t>
            </m:r>
          </m:sub>
        </m:sSub>
        <m:r>
          <w:rPr>
            <w:rFonts w:ascii="Cambria Math" w:hAnsi="Cambria Math" w:cs="Arial"/>
            <w:sz w:val="16"/>
            <w:szCs w:val="16"/>
          </w:rPr>
          <m:t>=64</m:t>
        </m:r>
      </m:oMath>
      <w:r w:rsidR="00AE1159" w:rsidRPr="00AE1159">
        <w:rPr>
          <w:rFonts w:ascii="Arial" w:hAnsi="Arial" w:cs="Arial"/>
          <w:sz w:val="16"/>
          <w:szCs w:val="16"/>
        </w:rPr>
        <w:t xml:space="preserve">, if the serving cell providing the Timing Delta MAC CE operates in FR1, </w:t>
      </w:r>
    </w:p>
    <w:p w14:paraId="79F76440" w14:textId="64BA76F4" w:rsidR="00AE1159" w:rsidRPr="00AE1159" w:rsidRDefault="002328C4" w:rsidP="00F44FD9">
      <w:pPr>
        <w:pStyle w:val="B1"/>
        <w:numPr>
          <w:ilvl w:val="1"/>
          <w:numId w:val="192"/>
        </w:numPr>
        <w:overflowPunct/>
        <w:autoSpaceDE/>
        <w:autoSpaceDN/>
        <w:adjustRightInd/>
        <w:spacing w:after="0"/>
        <w:textAlignment w:val="auto"/>
        <w:rPr>
          <w:rFonts w:ascii="Arial" w:hAnsi="Arial" w:cs="Arial"/>
          <w:sz w:val="16"/>
          <w:szCs w:val="16"/>
        </w:rPr>
      </w:pPr>
      <m:oMath>
        <m:sSub>
          <m:sSubPr>
            <m:ctrlPr>
              <w:rPr>
                <w:rFonts w:ascii="Cambria Math" w:eastAsia="DengXian" w:hAnsi="Cambria Math" w:cs="Arial"/>
                <w:i/>
                <w:sz w:val="16"/>
                <w:szCs w:val="16"/>
              </w:rPr>
            </m:ctrlPr>
          </m:sSubPr>
          <m:e>
            <m:r>
              <w:rPr>
                <w:rFonts w:ascii="Cambria Math" w:eastAsia="DengXian" w:hAnsi="Cambria Math" w:cs="Arial"/>
                <w:sz w:val="16"/>
                <w:szCs w:val="16"/>
              </w:rPr>
              <m:t>N</m:t>
            </m:r>
          </m:e>
          <m:sub>
            <m:r>
              <m:rPr>
                <m:nor/>
              </m:rPr>
              <w:rPr>
                <w:rFonts w:ascii="Arial" w:eastAsia="DengXian" w:hAnsi="Arial" w:cs="Arial"/>
                <w:i/>
                <w:sz w:val="16"/>
                <w:szCs w:val="16"/>
              </w:rPr>
              <m:t>delta</m:t>
            </m:r>
          </m:sub>
        </m:sSub>
        <m:r>
          <m:rPr>
            <m:sty m:val="p"/>
          </m:rPr>
          <w:rPr>
            <w:rFonts w:ascii="Cambria Math" w:eastAsia="DengXian" w:hAnsi="Cambria Math" w:cs="Arial"/>
            <w:sz w:val="16"/>
            <w:szCs w:val="16"/>
          </w:rPr>
          <m:t>=-17664</m:t>
        </m:r>
      </m:oMath>
      <w:r w:rsidR="00AE1159" w:rsidRPr="00AE1159">
        <w:rPr>
          <w:rFonts w:ascii="Arial" w:hAnsi="Arial" w:cs="Arial"/>
          <w:sz w:val="16"/>
          <w:szCs w:val="16"/>
        </w:rPr>
        <w:t xml:space="preserve"> and </w:t>
      </w:r>
      <m:oMath>
        <m:sSub>
          <m:sSubPr>
            <m:ctrlPr>
              <w:rPr>
                <w:rFonts w:ascii="Cambria Math" w:hAnsi="Cambria Math" w:cs="Arial"/>
                <w:i/>
                <w:sz w:val="16"/>
                <w:szCs w:val="16"/>
              </w:rPr>
            </m:ctrlPr>
          </m:sSubPr>
          <m:e>
            <m:r>
              <w:rPr>
                <w:rFonts w:ascii="Cambria Math" w:hAnsi="Cambria Math" w:cs="Arial"/>
                <w:sz w:val="16"/>
                <w:szCs w:val="16"/>
              </w:rPr>
              <m:t>G</m:t>
            </m:r>
          </m:e>
          <m:sub>
            <m:r>
              <w:rPr>
                <w:rFonts w:ascii="Cambria Math" w:hAnsi="Cambria Math" w:cs="Arial"/>
                <w:sz w:val="16"/>
                <w:szCs w:val="16"/>
              </w:rPr>
              <m:t>step</m:t>
            </m:r>
          </m:sub>
        </m:sSub>
        <m:r>
          <w:rPr>
            <w:rFonts w:ascii="Cambria Math" w:hAnsi="Cambria Math" w:cs="Arial"/>
            <w:sz w:val="16"/>
            <w:szCs w:val="16"/>
          </w:rPr>
          <m:t>=32</m:t>
        </m:r>
      </m:oMath>
      <w:r w:rsidR="00AE1159" w:rsidRPr="00AE1159">
        <w:rPr>
          <w:rFonts w:ascii="Arial" w:hAnsi="Arial" w:cs="Arial"/>
          <w:sz w:val="16"/>
          <w:szCs w:val="16"/>
        </w:rPr>
        <w:t>, if the serving cell providing the Timing Delta MAC CE operates in FR2.</w:t>
      </w:r>
    </w:p>
    <w:p w14:paraId="22CDE828" w14:textId="77777777" w:rsidR="00AE1159" w:rsidRPr="00AE1159" w:rsidRDefault="00AE1159" w:rsidP="00AE1159">
      <w:pPr>
        <w:jc w:val="center"/>
        <w:rPr>
          <w:rFonts w:ascii="Arial" w:hAnsi="Arial" w:cs="Arial"/>
          <w:sz w:val="16"/>
          <w:szCs w:val="16"/>
          <w:highlight w:val="cyan"/>
          <w:lang w:eastAsia="x-none"/>
        </w:rPr>
      </w:pPr>
      <w:r w:rsidRPr="00AE1159">
        <w:rPr>
          <w:rFonts w:ascii="Arial" w:hAnsi="Arial" w:cs="Arial"/>
          <w:color w:val="0070C0"/>
          <w:sz w:val="16"/>
          <w:szCs w:val="16"/>
        </w:rPr>
        <w:t>&lt;Unchanged text is omitted&gt;</w:t>
      </w:r>
    </w:p>
    <w:p w14:paraId="50501894" w14:textId="6DFAD496" w:rsidR="00AE1159" w:rsidRPr="00AE1159" w:rsidRDefault="00AE1159" w:rsidP="00AE1159">
      <w:pPr>
        <w:rPr>
          <w:rFonts w:ascii="Times New Roman" w:hAnsi="Times New Roman"/>
          <w:color w:val="FF0000"/>
          <w:szCs w:val="20"/>
          <w:lang w:eastAsia="x-none"/>
        </w:rPr>
      </w:pPr>
      <w:r w:rsidRPr="00AE1159">
        <w:rPr>
          <w:rFonts w:ascii="Times New Roman" w:hAnsi="Times New Roman"/>
          <w:color w:val="FF0000"/>
          <w:szCs w:val="20"/>
          <w:lang w:eastAsia="x-none"/>
        </w:rPr>
        <w:t>----- End of TP</w:t>
      </w:r>
      <w:r>
        <w:rPr>
          <w:rFonts w:ascii="Times New Roman" w:hAnsi="Times New Roman"/>
          <w:color w:val="FF0000"/>
          <w:szCs w:val="20"/>
          <w:lang w:eastAsia="x-none"/>
        </w:rPr>
        <w:t xml:space="preserve"> to 38.213 Clause 14</w:t>
      </w:r>
      <w:r w:rsidRPr="00AE1159">
        <w:rPr>
          <w:rFonts w:ascii="Times New Roman" w:hAnsi="Times New Roman"/>
          <w:color w:val="FF0000"/>
          <w:szCs w:val="20"/>
          <w:lang w:eastAsia="x-none"/>
        </w:rPr>
        <w:t xml:space="preserve"> -----</w:t>
      </w:r>
    </w:p>
    <w:p w14:paraId="3E5E5A32" w14:textId="77777777" w:rsidR="00AE1159" w:rsidRPr="00AE1159" w:rsidRDefault="00AE1159" w:rsidP="00AE1159">
      <w:pPr>
        <w:rPr>
          <w:rFonts w:ascii="Times New Roman" w:hAnsi="Times New Roman"/>
          <w:szCs w:val="20"/>
          <w:lang w:eastAsia="x-none"/>
        </w:rPr>
      </w:pPr>
    </w:p>
    <w:p w14:paraId="2BCBBBA3" w14:textId="77777777" w:rsidR="00AE1159" w:rsidRPr="00AE1159" w:rsidRDefault="00AE1159" w:rsidP="00AE1159">
      <w:pPr>
        <w:rPr>
          <w:rFonts w:ascii="Times New Roman" w:hAnsi="Times New Roman"/>
          <w:szCs w:val="20"/>
          <w:u w:val="single"/>
          <w:lang w:eastAsia="x-none"/>
        </w:rPr>
      </w:pPr>
      <w:r w:rsidRPr="00AE1159">
        <w:rPr>
          <w:rFonts w:ascii="Times New Roman" w:hAnsi="Times New Roman"/>
          <w:szCs w:val="20"/>
          <w:u w:val="single"/>
          <w:lang w:eastAsia="x-none"/>
        </w:rPr>
        <w:t>Conclusion</w:t>
      </w:r>
    </w:p>
    <w:p w14:paraId="41EA15D6" w14:textId="77777777" w:rsidR="00AE1159" w:rsidRPr="00AE1159" w:rsidRDefault="00AE1159" w:rsidP="00AE1159">
      <w:pPr>
        <w:rPr>
          <w:rFonts w:ascii="Times New Roman" w:hAnsi="Times New Roman"/>
          <w:szCs w:val="20"/>
          <w:lang w:eastAsia="x-none"/>
        </w:rPr>
      </w:pPr>
      <w:r w:rsidRPr="00AE1159">
        <w:rPr>
          <w:rFonts w:ascii="Times New Roman" w:hAnsi="Times New Roman"/>
          <w:szCs w:val="20"/>
          <w:lang w:eastAsia="x-none"/>
        </w:rPr>
        <w:t>There is no consensus in RAN1 on support of the following proposal in Rel-17:</w:t>
      </w:r>
    </w:p>
    <w:p w14:paraId="4C54805E" w14:textId="77777777" w:rsidR="00AE1159" w:rsidRPr="00AE1159" w:rsidRDefault="00AE1159" w:rsidP="00AE1159">
      <w:pPr>
        <w:rPr>
          <w:rFonts w:ascii="Times New Roman" w:hAnsi="Times New Roman"/>
          <w:i/>
          <w:iCs/>
          <w:szCs w:val="20"/>
        </w:rPr>
      </w:pPr>
      <w:r w:rsidRPr="00AE1159">
        <w:rPr>
          <w:rFonts w:ascii="Times New Roman" w:hAnsi="Times New Roman"/>
          <w:i/>
          <w:iCs/>
          <w:szCs w:val="20"/>
        </w:rPr>
        <w:t>An IAB-node can provide to its parent via MAC-CE the MT Tx timing offset between Case 1 and Case 6 timing.</w:t>
      </w:r>
    </w:p>
    <w:p w14:paraId="60CD76E1" w14:textId="77777777" w:rsidR="00AE1159" w:rsidRPr="00AE1159" w:rsidRDefault="00AE1159" w:rsidP="00AE1159">
      <w:pPr>
        <w:rPr>
          <w:rFonts w:ascii="Times New Roman" w:hAnsi="Times New Roman"/>
          <w:szCs w:val="20"/>
          <w:highlight w:val="cyan"/>
          <w:lang w:eastAsia="x-none"/>
        </w:rPr>
      </w:pPr>
    </w:p>
    <w:p w14:paraId="455682AF" w14:textId="77777777" w:rsidR="00AE1159" w:rsidRPr="00AE1159" w:rsidRDefault="00AE1159" w:rsidP="00AE1159">
      <w:pPr>
        <w:rPr>
          <w:rFonts w:ascii="Times New Roman" w:hAnsi="Times New Roman"/>
          <w:szCs w:val="20"/>
          <w:highlight w:val="green"/>
          <w:lang w:eastAsia="x-none"/>
        </w:rPr>
      </w:pPr>
      <w:r w:rsidRPr="00AE1159">
        <w:rPr>
          <w:rFonts w:ascii="Times New Roman" w:hAnsi="Times New Roman"/>
          <w:szCs w:val="20"/>
          <w:highlight w:val="green"/>
          <w:lang w:eastAsia="x-none"/>
        </w:rPr>
        <w:t>Agreement</w:t>
      </w:r>
    </w:p>
    <w:p w14:paraId="22E05176" w14:textId="77777777" w:rsidR="00AE1159" w:rsidRPr="00AE1159" w:rsidRDefault="00AE1159" w:rsidP="00AE1159">
      <w:pPr>
        <w:rPr>
          <w:rFonts w:ascii="Times New Roman" w:hAnsi="Times New Roman"/>
          <w:szCs w:val="20"/>
        </w:rPr>
      </w:pPr>
      <w:r w:rsidRPr="00AE1159">
        <w:rPr>
          <w:rFonts w:ascii="Times New Roman" w:hAnsi="Times New Roman"/>
          <w:szCs w:val="20"/>
        </w:rPr>
        <w:t>The IAB-MT shall account for the provided DL TX power adjustment (as indicated by the parent-node) in addition to Pc when deriving CSI feedback.</w:t>
      </w:r>
    </w:p>
    <w:p w14:paraId="12A1E633" w14:textId="77777777" w:rsidR="00AE1159" w:rsidRPr="00AE1159" w:rsidRDefault="00AE1159" w:rsidP="00AE1159">
      <w:pPr>
        <w:rPr>
          <w:rFonts w:ascii="Times New Roman" w:hAnsi="Times New Roman"/>
          <w:szCs w:val="20"/>
          <w:highlight w:val="cyan"/>
          <w:lang w:eastAsia="x-none"/>
        </w:rPr>
      </w:pPr>
    </w:p>
    <w:p w14:paraId="3980799F" w14:textId="77777777" w:rsidR="00AE1159" w:rsidRPr="00AE1159" w:rsidRDefault="00AE1159" w:rsidP="00AE1159">
      <w:pPr>
        <w:rPr>
          <w:rFonts w:ascii="Times New Roman" w:hAnsi="Times New Roman"/>
          <w:szCs w:val="20"/>
          <w:highlight w:val="green"/>
          <w:lang w:eastAsia="x-none"/>
        </w:rPr>
      </w:pPr>
      <w:r w:rsidRPr="00AE1159">
        <w:rPr>
          <w:rFonts w:ascii="Times New Roman" w:hAnsi="Times New Roman"/>
          <w:szCs w:val="20"/>
          <w:highlight w:val="green"/>
          <w:lang w:eastAsia="x-none"/>
        </w:rPr>
        <w:t>Agreement</w:t>
      </w:r>
    </w:p>
    <w:p w14:paraId="10C6962A" w14:textId="77777777" w:rsidR="00AE1159" w:rsidRPr="00AE1159" w:rsidRDefault="00AE1159" w:rsidP="00AE1159">
      <w:pPr>
        <w:spacing w:line="276" w:lineRule="auto"/>
        <w:rPr>
          <w:rFonts w:ascii="Times New Roman" w:eastAsia="MS PGothic" w:hAnsi="Times New Roman"/>
          <w:szCs w:val="20"/>
          <w:lang w:eastAsia="ja-JP"/>
        </w:rPr>
      </w:pPr>
      <w:r w:rsidRPr="00AE1159">
        <w:rPr>
          <w:rFonts w:ascii="Times New Roman" w:eastAsia="MS PGothic" w:hAnsi="Times New Roman"/>
          <w:szCs w:val="20"/>
          <w:lang w:eastAsia="ja-JP"/>
        </w:rPr>
        <w:t>RAN1 to send an LS to RAN4 including:</w:t>
      </w:r>
    </w:p>
    <w:p w14:paraId="2D7B9516" w14:textId="77777777" w:rsidR="00AE1159" w:rsidRPr="00AE1159" w:rsidRDefault="00AE1159" w:rsidP="00F44FD9">
      <w:pPr>
        <w:pStyle w:val="ListParagraph"/>
        <w:numPr>
          <w:ilvl w:val="0"/>
          <w:numId w:val="157"/>
        </w:numPr>
      </w:pPr>
      <w:r w:rsidRPr="00AE1159">
        <w:t>Informing RAN4 that the information of basic PSD difference is not needed, and</w:t>
      </w:r>
    </w:p>
    <w:p w14:paraId="79133FEF" w14:textId="77777777" w:rsidR="00AE1159" w:rsidRPr="00AE1159" w:rsidRDefault="00AE1159" w:rsidP="00F44FD9">
      <w:pPr>
        <w:pStyle w:val="ListParagraph"/>
        <w:numPr>
          <w:ilvl w:val="0"/>
          <w:numId w:val="157"/>
        </w:numPr>
      </w:pPr>
      <w:r w:rsidRPr="00AE1159">
        <w:t>FFS: asking what is the impact of IAB-MT if the transmit power of parent IAB-DU exceeds basic PSD difference.</w:t>
      </w:r>
    </w:p>
    <w:p w14:paraId="7288B6F2" w14:textId="77777777" w:rsidR="00AE1159" w:rsidRPr="00AE1159" w:rsidRDefault="00AE1159" w:rsidP="00F44FD9">
      <w:pPr>
        <w:pStyle w:val="ListParagraph"/>
        <w:numPr>
          <w:ilvl w:val="0"/>
          <w:numId w:val="157"/>
        </w:numPr>
      </w:pPr>
      <w:r w:rsidRPr="00AE1159">
        <w:t>FFS: asking what should be considered for the range of DL TX adjustment (at the parent-node), when the IAB-MT is the only recipient, and the DL Tx power is constant within a slot.</w:t>
      </w:r>
    </w:p>
    <w:p w14:paraId="01DF5D53" w14:textId="77777777" w:rsidR="00AE1159" w:rsidRPr="00AE1159" w:rsidRDefault="00AE1159" w:rsidP="00F44FD9">
      <w:pPr>
        <w:pStyle w:val="ListParagraph"/>
        <w:numPr>
          <w:ilvl w:val="0"/>
          <w:numId w:val="157"/>
        </w:numPr>
      </w:pPr>
      <w:r w:rsidRPr="00AE1159">
        <w:t>FFS: whether guard symbols are required to support a DL TX power adjustment.</w:t>
      </w:r>
    </w:p>
    <w:p w14:paraId="710BF2EB" w14:textId="77777777" w:rsidR="00AE1159" w:rsidRPr="00AE1159" w:rsidRDefault="00AE1159" w:rsidP="00F44FD9">
      <w:pPr>
        <w:pStyle w:val="ListParagraph"/>
        <w:numPr>
          <w:ilvl w:val="0"/>
          <w:numId w:val="157"/>
        </w:numPr>
        <w:rPr>
          <w:lang w:val="en-US"/>
        </w:rPr>
      </w:pPr>
      <w:r w:rsidRPr="00AE1159">
        <w:t xml:space="preserve">FFS: clarifying that </w:t>
      </w:r>
      <w:r w:rsidRPr="00AE1159">
        <w:rPr>
          <w:lang w:val="en-US"/>
        </w:rPr>
        <w:t xml:space="preserve">the desired/provided DL TX power adjustment is </w:t>
      </w:r>
      <w:r w:rsidRPr="00AE1159">
        <w:rPr>
          <w:rStyle w:val="Strong"/>
          <w:b w:val="0"/>
          <w:bCs w:val="0"/>
        </w:rPr>
        <w:t>applicable only to PDSCH and its associated DMRS and PTRS</w:t>
      </w:r>
      <w:r w:rsidRPr="00AE1159">
        <w:rPr>
          <w:lang w:val="en-US"/>
        </w:rPr>
        <w:t xml:space="preserve"> and is indicated in terms of a relative offset to a CSI-RS TX power.</w:t>
      </w:r>
    </w:p>
    <w:p w14:paraId="4C974CE9" w14:textId="6EFC6E6D" w:rsidR="005B3B5A" w:rsidRPr="00F37D5C" w:rsidRDefault="002328C4" w:rsidP="005B3B5A">
      <w:pPr>
        <w:rPr>
          <w:b/>
          <w:bCs/>
          <w:lang w:eastAsia="x-none"/>
        </w:rPr>
      </w:pPr>
      <w:hyperlink r:id="rId1908" w:history="1">
        <w:r w:rsidR="004371F4">
          <w:rPr>
            <w:rStyle w:val="Hyperlink"/>
            <w:b/>
            <w:bCs/>
            <w:lang w:eastAsia="x-none"/>
          </w:rPr>
          <w:t>R1-2200906</w:t>
        </w:r>
      </w:hyperlink>
      <w:r w:rsidR="005B3B5A" w:rsidRPr="00F37D5C">
        <w:rPr>
          <w:b/>
          <w:bCs/>
          <w:lang w:eastAsia="x-none"/>
        </w:rPr>
        <w:tab/>
        <w:t>LS on range of power control parameters for eIAB</w:t>
      </w:r>
      <w:r w:rsidR="005B3B5A" w:rsidRPr="00F37D5C">
        <w:rPr>
          <w:b/>
          <w:bCs/>
          <w:lang w:eastAsia="x-none"/>
        </w:rPr>
        <w:tab/>
        <w:t>RAN4, Samsung</w:t>
      </w:r>
    </w:p>
    <w:p w14:paraId="64EEC306" w14:textId="10A51C68" w:rsidR="00AE1159" w:rsidRPr="00AE1159" w:rsidRDefault="002328C4" w:rsidP="00AE1159">
      <w:pPr>
        <w:rPr>
          <w:b/>
          <w:bCs/>
          <w:lang w:eastAsia="x-none"/>
        </w:rPr>
      </w:pPr>
      <w:hyperlink r:id="rId1909" w:history="1">
        <w:r w:rsidR="004371F4">
          <w:rPr>
            <w:rStyle w:val="Hyperlink"/>
            <w:b/>
            <w:bCs/>
            <w:highlight w:val="green"/>
            <w:lang w:eastAsia="x-none"/>
          </w:rPr>
          <w:t>R1-2202877</w:t>
        </w:r>
      </w:hyperlink>
      <w:r w:rsidR="00AE1159" w:rsidRPr="00AE1159">
        <w:rPr>
          <w:b/>
          <w:bCs/>
          <w:lang w:eastAsia="x-none"/>
        </w:rPr>
        <w:tab/>
        <w:t>Reply LS on range of power control parameters for eIAB</w:t>
      </w:r>
      <w:r w:rsidR="00AE1159" w:rsidRPr="00AE1159">
        <w:rPr>
          <w:b/>
          <w:bCs/>
          <w:lang w:eastAsia="x-none"/>
        </w:rPr>
        <w:tab/>
        <w:t>RAN1, Samsung</w:t>
      </w:r>
    </w:p>
    <w:p w14:paraId="201CA7A1" w14:textId="69DA6227" w:rsidR="00C82909" w:rsidRPr="00AE1159" w:rsidRDefault="00AE1159" w:rsidP="006B480F">
      <w:pPr>
        <w:rPr>
          <w:lang w:eastAsia="x-none"/>
        </w:rPr>
      </w:pPr>
      <w:r w:rsidRPr="00AE1159">
        <w:rPr>
          <w:b/>
          <w:bCs/>
          <w:lang w:eastAsia="x-none"/>
        </w:rPr>
        <w:t>Decision:</w:t>
      </w:r>
      <w:r w:rsidRPr="00AE1159">
        <w:rPr>
          <w:lang w:eastAsia="x-none"/>
        </w:rPr>
        <w:t xml:space="preserve"> As per email decision posted on Mar 3</w:t>
      </w:r>
      <w:r w:rsidRPr="00AE1159">
        <w:rPr>
          <w:vertAlign w:val="superscript"/>
          <w:lang w:eastAsia="x-none"/>
        </w:rPr>
        <w:t>rd</w:t>
      </w:r>
      <w:r w:rsidRPr="00AE1159">
        <w:rPr>
          <w:lang w:eastAsia="x-none"/>
        </w:rPr>
        <w:t>, the reply LS to RAN4 is approved.</w:t>
      </w:r>
    </w:p>
    <w:p w14:paraId="7FB37443" w14:textId="56F06A10" w:rsidR="006B480F" w:rsidRDefault="006B480F" w:rsidP="00F26249">
      <w:pPr>
        <w:pStyle w:val="Heading3"/>
      </w:pPr>
      <w:bookmarkStart w:id="272" w:name="_Toc95481816"/>
      <w:bookmarkStart w:id="273" w:name="_Toc98334455"/>
      <w:r w:rsidRPr="00540963">
        <w:t>Other</w:t>
      </w:r>
      <w:bookmarkEnd w:id="272"/>
      <w:bookmarkEnd w:id="273"/>
    </w:p>
    <w:p w14:paraId="228039EF" w14:textId="6B7A219C" w:rsidR="006B480F" w:rsidRDefault="002328C4" w:rsidP="006B480F">
      <w:pPr>
        <w:rPr>
          <w:lang w:eastAsia="x-none"/>
        </w:rPr>
      </w:pPr>
      <w:hyperlink r:id="rId1910" w:history="1">
        <w:r w:rsidR="004371F4">
          <w:rPr>
            <w:rStyle w:val="Hyperlink"/>
            <w:lang w:eastAsia="x-none"/>
          </w:rPr>
          <w:t>R1-2201458</w:t>
        </w:r>
      </w:hyperlink>
      <w:r w:rsidR="006B480F">
        <w:rPr>
          <w:lang w:eastAsia="x-none"/>
        </w:rPr>
        <w:tab/>
        <w:t>Remaining issue on higher layers parameter list for Rel-17 IAB</w:t>
      </w:r>
      <w:r w:rsidR="006B480F">
        <w:rPr>
          <w:lang w:eastAsia="x-none"/>
        </w:rPr>
        <w:tab/>
        <w:t>ZTE, Sanechips</w:t>
      </w:r>
    </w:p>
    <w:p w14:paraId="2C3B4896" w14:textId="6B357926" w:rsidR="006B480F" w:rsidRDefault="002328C4" w:rsidP="006B480F">
      <w:pPr>
        <w:rPr>
          <w:lang w:eastAsia="x-none"/>
        </w:rPr>
      </w:pPr>
      <w:hyperlink r:id="rId1911" w:history="1">
        <w:r w:rsidR="004371F4">
          <w:rPr>
            <w:rStyle w:val="Hyperlink"/>
            <w:lang w:eastAsia="x-none"/>
          </w:rPr>
          <w:t>R1-2202404</w:t>
        </w:r>
      </w:hyperlink>
      <w:r w:rsidR="006B480F">
        <w:rPr>
          <w:lang w:eastAsia="x-none"/>
        </w:rPr>
        <w:tab/>
        <w:t>Higher layer parameters (RRC, MAC-CE, F1AP, XnAp) for enhanced IAB</w:t>
      </w:r>
      <w:r w:rsidR="006B480F">
        <w:rPr>
          <w:lang w:eastAsia="x-none"/>
        </w:rPr>
        <w:tab/>
        <w:t>Ericsson</w:t>
      </w:r>
    </w:p>
    <w:p w14:paraId="795C7642" w14:textId="07C0A171" w:rsidR="006B480F" w:rsidRPr="008A25CF" w:rsidRDefault="002328C4" w:rsidP="006B480F">
      <w:pPr>
        <w:rPr>
          <w:lang w:eastAsia="x-none"/>
        </w:rPr>
      </w:pPr>
      <w:hyperlink r:id="rId1912" w:history="1">
        <w:r w:rsidR="004371F4">
          <w:rPr>
            <w:rStyle w:val="Hyperlink"/>
            <w:lang w:eastAsia="x-none"/>
          </w:rPr>
          <w:t>R1-2202422</w:t>
        </w:r>
      </w:hyperlink>
      <w:r w:rsidR="006B480F">
        <w:rPr>
          <w:lang w:eastAsia="x-none"/>
        </w:rPr>
        <w:tab/>
        <w:t>Other enhancements for IAB</w:t>
      </w:r>
      <w:r w:rsidR="006B480F">
        <w:rPr>
          <w:lang w:eastAsia="x-none"/>
        </w:rPr>
        <w:tab/>
        <w:t>Huawei, HiSilicon</w:t>
      </w:r>
    </w:p>
    <w:p w14:paraId="6B31C506" w14:textId="77777777" w:rsidR="006B480F" w:rsidRDefault="006B480F" w:rsidP="00A57C2E">
      <w:pPr>
        <w:pStyle w:val="Heading2"/>
      </w:pPr>
      <w:bookmarkStart w:id="274" w:name="_Toc95481817"/>
      <w:bookmarkStart w:id="275" w:name="_Toc98334456"/>
      <w:r w:rsidRPr="00424476">
        <w:t>NR Sidelink enhancement</w:t>
      </w:r>
      <w:bookmarkEnd w:id="274"/>
      <w:bookmarkEnd w:id="275"/>
    </w:p>
    <w:p w14:paraId="6F606B8A" w14:textId="3258A83A" w:rsidR="006B480F" w:rsidRDefault="006B480F" w:rsidP="006B480F">
      <w:pPr>
        <w:rPr>
          <w:i/>
          <w:iCs/>
        </w:rPr>
      </w:pPr>
      <w:r w:rsidRPr="00424476">
        <w:rPr>
          <w:i/>
          <w:iCs/>
        </w:rPr>
        <w:t xml:space="preserve">Please refer to </w:t>
      </w:r>
      <w:hyperlink r:id="rId1913" w:history="1">
        <w:r w:rsidRPr="00146051">
          <w:rPr>
            <w:rStyle w:val="Hyperlink"/>
            <w:i/>
            <w:iCs/>
            <w:lang w:val="en-US"/>
          </w:rPr>
          <w:t>RP-202846</w:t>
        </w:r>
      </w:hyperlink>
      <w:r>
        <w:rPr>
          <w:i/>
          <w:iCs/>
          <w:u w:val="single"/>
        </w:rPr>
        <w:t xml:space="preserve"> </w:t>
      </w:r>
      <w:r w:rsidRPr="00424476">
        <w:rPr>
          <w:i/>
          <w:iCs/>
        </w:rPr>
        <w:t>for detailed scope of the WI</w:t>
      </w:r>
      <w:r>
        <w:rPr>
          <w:i/>
          <w:iCs/>
        </w:rPr>
        <w:t xml:space="preserve">. </w:t>
      </w:r>
      <w:r w:rsidRPr="00075213">
        <w:rPr>
          <w:i/>
          <w:iCs/>
        </w:rPr>
        <w:t xml:space="preserve">Please </w:t>
      </w:r>
      <w:r>
        <w:rPr>
          <w:i/>
          <w:iCs/>
        </w:rPr>
        <w:t xml:space="preserve">also </w:t>
      </w:r>
      <w:r w:rsidRPr="00075213">
        <w:rPr>
          <w:i/>
          <w:iCs/>
        </w:rPr>
        <w:t xml:space="preserve">refer to </w:t>
      </w:r>
      <w:r>
        <w:rPr>
          <w:i/>
          <w:iCs/>
        </w:rPr>
        <w:t>slide</w:t>
      </w:r>
      <w:r w:rsidRPr="00075213">
        <w:rPr>
          <w:i/>
          <w:iCs/>
        </w:rPr>
        <w:t xml:space="preserve"> </w:t>
      </w:r>
      <w:r>
        <w:rPr>
          <w:i/>
          <w:iCs/>
        </w:rPr>
        <w:t>4</w:t>
      </w:r>
      <w:r w:rsidRPr="00075213">
        <w:rPr>
          <w:i/>
          <w:iCs/>
        </w:rPr>
        <w:t xml:space="preserve"> of </w:t>
      </w:r>
      <w:hyperlink r:id="rId1914" w:history="1">
        <w:r w:rsidRPr="00F230BA">
          <w:rPr>
            <w:rStyle w:val="Hyperlink"/>
            <w:i/>
            <w:iCs/>
          </w:rPr>
          <w:t>RP-21</w:t>
        </w:r>
        <w:r>
          <w:rPr>
            <w:rStyle w:val="Hyperlink"/>
            <w:i/>
            <w:iCs/>
          </w:rPr>
          <w:t>3660</w:t>
        </w:r>
      </w:hyperlink>
      <w:r>
        <w:rPr>
          <w:i/>
          <w:iCs/>
        </w:rPr>
        <w:t xml:space="preserve"> </w:t>
      </w:r>
      <w:r w:rsidRPr="00075213">
        <w:rPr>
          <w:i/>
          <w:iCs/>
        </w:rPr>
        <w:t>for additional guidance for this e-meeting</w:t>
      </w:r>
      <w:r>
        <w:rPr>
          <w:i/>
          <w:iCs/>
        </w:rPr>
        <w:t>.</w:t>
      </w:r>
    </w:p>
    <w:p w14:paraId="0E3A7E62" w14:textId="77777777" w:rsidR="008410B2" w:rsidRDefault="008410B2" w:rsidP="008410B2"/>
    <w:p w14:paraId="0D6DE3F6" w14:textId="77777777" w:rsidR="008410B2" w:rsidRPr="004F0C3E" w:rsidRDefault="006B480F" w:rsidP="006B480F">
      <w:pPr>
        <w:rPr>
          <w:lang w:eastAsia="x-none"/>
        </w:rPr>
      </w:pPr>
      <w:r w:rsidRPr="004F0C3E">
        <w:rPr>
          <w:lang w:eastAsia="x-none"/>
        </w:rPr>
        <w:t xml:space="preserve">[108-e-R17-RRC-Sidelink] </w:t>
      </w:r>
      <w:r w:rsidR="008410B2" w:rsidRPr="004F0C3E">
        <w:t xml:space="preserve">– </w:t>
      </w:r>
      <w:r w:rsidR="008410B2" w:rsidRPr="004F0C3E">
        <w:rPr>
          <w:lang w:eastAsia="x-none"/>
        </w:rPr>
        <w:t>Seungmin (LGE)</w:t>
      </w:r>
    </w:p>
    <w:p w14:paraId="610A90C8" w14:textId="6D0C56E1" w:rsidR="006B480F" w:rsidRPr="004F0C3E" w:rsidRDefault="006B480F" w:rsidP="006B480F">
      <w:r w:rsidRPr="004F0C3E">
        <w:rPr>
          <w:lang w:eastAsia="x-none"/>
        </w:rPr>
        <w:t>Email discussion on Rel-17 RRC parameters for sidelink enhancement</w:t>
      </w:r>
    </w:p>
    <w:p w14:paraId="6D61280A" w14:textId="77777777" w:rsidR="006B480F" w:rsidRPr="004F0C3E" w:rsidRDefault="006B480F" w:rsidP="006D10BC">
      <w:pPr>
        <w:numPr>
          <w:ilvl w:val="0"/>
          <w:numId w:val="60"/>
        </w:numPr>
        <w:rPr>
          <w:lang w:eastAsia="x-none"/>
        </w:rPr>
      </w:pPr>
      <w:r w:rsidRPr="004F0C3E">
        <w:rPr>
          <w:rFonts w:hint="eastAsia"/>
          <w:lang w:eastAsia="x-none"/>
        </w:rPr>
        <w:t>1</w:t>
      </w:r>
      <w:r w:rsidRPr="004F0C3E">
        <w:rPr>
          <w:rFonts w:hint="eastAsia"/>
          <w:vertAlign w:val="superscript"/>
          <w:lang w:eastAsia="x-none"/>
        </w:rPr>
        <w:t>st</w:t>
      </w:r>
      <w:r w:rsidRPr="004F0C3E">
        <w:rPr>
          <w:rFonts w:hint="eastAsia"/>
          <w:lang w:eastAsia="x-none"/>
        </w:rPr>
        <w:t xml:space="preserve"> check point</w:t>
      </w:r>
      <w:r w:rsidRPr="004F0C3E">
        <w:t xml:space="preserve"> for first LS in </w:t>
      </w:r>
      <w:r w:rsidRPr="004F0C3E">
        <w:rPr>
          <w:lang w:eastAsia="x-none"/>
        </w:rPr>
        <w:t>[108-e-R17-RRC]: February 24</w:t>
      </w:r>
    </w:p>
    <w:p w14:paraId="4349EA3D" w14:textId="588D58E6" w:rsidR="006B480F" w:rsidRPr="004F0C3E" w:rsidRDefault="006B480F" w:rsidP="006D10BC">
      <w:pPr>
        <w:numPr>
          <w:ilvl w:val="0"/>
          <w:numId w:val="60"/>
        </w:numPr>
        <w:rPr>
          <w:lang w:eastAsia="x-none"/>
        </w:rPr>
      </w:pPr>
      <w:r w:rsidRPr="004F0C3E">
        <w:rPr>
          <w:lang w:eastAsia="x-none"/>
        </w:rPr>
        <w:t>Final</w:t>
      </w:r>
      <w:r w:rsidRPr="004F0C3E">
        <w:rPr>
          <w:rFonts w:hint="eastAsia"/>
          <w:lang w:eastAsia="x-none"/>
        </w:rPr>
        <w:t xml:space="preserve"> check point</w:t>
      </w:r>
      <w:r w:rsidRPr="004F0C3E">
        <w:rPr>
          <w:lang w:eastAsia="x-none"/>
        </w:rPr>
        <w:t xml:space="preserve"> for second LS in [108-e-R17-RRC] if necessary</w:t>
      </w:r>
      <w:r w:rsidRPr="004F0C3E">
        <w:rPr>
          <w:rFonts w:hint="eastAsia"/>
          <w:lang w:eastAsia="x-none"/>
        </w:rPr>
        <w:t xml:space="preserve">: </w:t>
      </w:r>
      <w:r w:rsidRPr="004F0C3E">
        <w:t>March 3</w:t>
      </w:r>
    </w:p>
    <w:p w14:paraId="487FC076" w14:textId="2926A9F4" w:rsidR="004F0C3E" w:rsidRPr="004F0C3E" w:rsidRDefault="002328C4" w:rsidP="004F0C3E">
      <w:pPr>
        <w:rPr>
          <w:b/>
          <w:bCs/>
          <w:lang w:eastAsia="x-none"/>
        </w:rPr>
      </w:pPr>
      <w:hyperlink r:id="rId1915" w:history="1">
        <w:r w:rsidR="004371F4">
          <w:rPr>
            <w:rStyle w:val="Hyperlink"/>
            <w:b/>
            <w:bCs/>
            <w:lang w:eastAsia="x-none"/>
          </w:rPr>
          <w:t>R1-2202708</w:t>
        </w:r>
      </w:hyperlink>
      <w:r w:rsidR="004F0C3E" w:rsidRPr="004F0C3E">
        <w:rPr>
          <w:b/>
          <w:bCs/>
          <w:lang w:eastAsia="x-none"/>
        </w:rPr>
        <w:tab/>
        <w:t>[108-e-R17-RRC-Sidelink] Summary of email discussion on Rel-17 RRC parameters for sidelink enhancement</w:t>
      </w:r>
      <w:r w:rsidR="004F0C3E" w:rsidRPr="004F0C3E">
        <w:rPr>
          <w:b/>
          <w:bCs/>
          <w:lang w:eastAsia="x-none"/>
        </w:rPr>
        <w:tab/>
        <w:t>Moderator (LG Electronics)</w:t>
      </w:r>
    </w:p>
    <w:p w14:paraId="166B3011" w14:textId="77777777" w:rsidR="004F0C3E" w:rsidRDefault="004F0C3E" w:rsidP="004F0C3E">
      <w:pPr>
        <w:rPr>
          <w:lang w:eastAsia="x-none"/>
        </w:rPr>
      </w:pPr>
      <w:r w:rsidRPr="009C4C1C">
        <w:t xml:space="preserve">Document is noted. For consolidation under 8 in </w:t>
      </w:r>
      <w:r w:rsidRPr="007160F5">
        <w:rPr>
          <w:lang w:eastAsia="x-none"/>
        </w:rPr>
        <w:t>[108-e-R17-RRC]</w:t>
      </w:r>
      <w:r>
        <w:rPr>
          <w:lang w:eastAsia="x-none"/>
        </w:rPr>
        <w:t>.</w:t>
      </w:r>
    </w:p>
    <w:p w14:paraId="05AC0180" w14:textId="77777777" w:rsidR="006B480F" w:rsidRDefault="006B480F" w:rsidP="008410B2">
      <w:pPr>
        <w:pStyle w:val="Heading3"/>
      </w:pPr>
      <w:bookmarkStart w:id="276" w:name="_Toc95481818"/>
      <w:bookmarkStart w:id="277" w:name="_Toc98334457"/>
      <w:r w:rsidRPr="00424476">
        <w:t>Resource allocation enhancement</w:t>
      </w:r>
      <w:bookmarkEnd w:id="276"/>
      <w:bookmarkEnd w:id="277"/>
    </w:p>
    <w:p w14:paraId="32C24F16" w14:textId="77777777" w:rsidR="006B480F" w:rsidRDefault="006B480F" w:rsidP="008410B2">
      <w:pPr>
        <w:pStyle w:val="Heading4"/>
      </w:pPr>
      <w:bookmarkStart w:id="278" w:name="_Toc95481819"/>
      <w:bookmarkStart w:id="279" w:name="_Toc98334458"/>
      <w:r w:rsidRPr="001201D6">
        <w:t>Resource allocation for power saving</w:t>
      </w:r>
      <w:bookmarkEnd w:id="278"/>
      <w:bookmarkEnd w:id="279"/>
    </w:p>
    <w:p w14:paraId="6360D2AF" w14:textId="4BCF1AE0" w:rsidR="006B480F" w:rsidRDefault="006B480F" w:rsidP="006B480F">
      <w:pPr>
        <w:rPr>
          <w:i/>
          <w:iCs/>
          <w:lang w:eastAsia="x-none"/>
        </w:rPr>
      </w:pPr>
      <w:r w:rsidRPr="00146051">
        <w:rPr>
          <w:i/>
          <w:iCs/>
          <w:lang w:eastAsia="x-none"/>
        </w:rPr>
        <w:t>Including consideration of the impact of sidelink DRX, if any</w:t>
      </w:r>
      <w:r>
        <w:rPr>
          <w:i/>
          <w:iCs/>
          <w:lang w:eastAsia="x-none"/>
        </w:rPr>
        <w:t>.</w:t>
      </w:r>
    </w:p>
    <w:p w14:paraId="6346DA4A" w14:textId="77777777" w:rsidR="008410B2" w:rsidRPr="00146051" w:rsidRDefault="008410B2" w:rsidP="008410B2"/>
    <w:p w14:paraId="173E0B7D" w14:textId="561F433A" w:rsidR="006B480F" w:rsidRDefault="002328C4" w:rsidP="006B480F">
      <w:pPr>
        <w:rPr>
          <w:lang w:eastAsia="x-none"/>
        </w:rPr>
      </w:pPr>
      <w:hyperlink r:id="rId1916" w:history="1">
        <w:r w:rsidR="004371F4">
          <w:rPr>
            <w:rStyle w:val="Hyperlink"/>
            <w:lang w:eastAsia="x-none"/>
          </w:rPr>
          <w:t>R1-2200963</w:t>
        </w:r>
      </w:hyperlink>
      <w:r w:rsidR="006B480F">
        <w:rPr>
          <w:lang w:eastAsia="x-none"/>
        </w:rPr>
        <w:tab/>
        <w:t>Sidelink resource allocation to reduce power consumption</w:t>
      </w:r>
      <w:r w:rsidR="006B480F">
        <w:rPr>
          <w:lang w:eastAsia="x-none"/>
        </w:rPr>
        <w:tab/>
        <w:t>Huawei, HiSilicon</w:t>
      </w:r>
    </w:p>
    <w:p w14:paraId="424B6F9C" w14:textId="7D384F32" w:rsidR="006B480F" w:rsidRDefault="002328C4" w:rsidP="006B480F">
      <w:pPr>
        <w:rPr>
          <w:lang w:eastAsia="x-none"/>
        </w:rPr>
      </w:pPr>
      <w:hyperlink r:id="rId1917" w:history="1">
        <w:r w:rsidR="004371F4">
          <w:rPr>
            <w:rStyle w:val="Hyperlink"/>
            <w:lang w:eastAsia="x-none"/>
          </w:rPr>
          <w:t>R1-2200980</w:t>
        </w:r>
      </w:hyperlink>
      <w:r w:rsidR="006B480F">
        <w:rPr>
          <w:lang w:eastAsia="x-none"/>
        </w:rPr>
        <w:tab/>
        <w:t>Resource allocation for power saving</w:t>
      </w:r>
      <w:r w:rsidR="006B480F">
        <w:rPr>
          <w:lang w:eastAsia="x-none"/>
        </w:rPr>
        <w:tab/>
        <w:t>Nokia, Nokia Shanghai Bell</w:t>
      </w:r>
    </w:p>
    <w:p w14:paraId="63058C29" w14:textId="5D5CDFC8" w:rsidR="006B480F" w:rsidRDefault="002328C4" w:rsidP="006B480F">
      <w:pPr>
        <w:rPr>
          <w:lang w:eastAsia="x-none"/>
        </w:rPr>
      </w:pPr>
      <w:hyperlink r:id="rId1918" w:history="1">
        <w:r w:rsidR="004371F4">
          <w:rPr>
            <w:rStyle w:val="Hyperlink"/>
            <w:lang w:eastAsia="x-none"/>
          </w:rPr>
          <w:t>R1-2200982</w:t>
        </w:r>
      </w:hyperlink>
      <w:r w:rsidR="006B480F">
        <w:rPr>
          <w:lang w:eastAsia="x-none"/>
        </w:rPr>
        <w:tab/>
        <w:t>Power consumption reduction for sidelink resource allocation</w:t>
      </w:r>
      <w:r w:rsidR="006B480F">
        <w:rPr>
          <w:lang w:eastAsia="x-none"/>
        </w:rPr>
        <w:tab/>
        <w:t>FUTUREWEI</w:t>
      </w:r>
    </w:p>
    <w:p w14:paraId="66DEEE96" w14:textId="4005F1C1" w:rsidR="006B480F" w:rsidRDefault="002328C4" w:rsidP="006B480F">
      <w:pPr>
        <w:rPr>
          <w:lang w:eastAsia="x-none"/>
        </w:rPr>
      </w:pPr>
      <w:hyperlink r:id="rId1919" w:history="1">
        <w:r w:rsidR="004371F4">
          <w:rPr>
            <w:rStyle w:val="Hyperlink"/>
            <w:lang w:eastAsia="x-none"/>
          </w:rPr>
          <w:t>R1-2201111</w:t>
        </w:r>
      </w:hyperlink>
      <w:r w:rsidR="006B480F">
        <w:rPr>
          <w:lang w:eastAsia="x-none"/>
        </w:rPr>
        <w:tab/>
        <w:t>Remaining issues on resource allocation for sidelink power saving</w:t>
      </w:r>
      <w:r w:rsidR="006B480F">
        <w:rPr>
          <w:lang w:eastAsia="x-none"/>
        </w:rPr>
        <w:tab/>
        <w:t>vivo</w:t>
      </w:r>
    </w:p>
    <w:p w14:paraId="1173EDB3" w14:textId="19CC4A3D" w:rsidR="006B480F" w:rsidRDefault="002328C4" w:rsidP="006B480F">
      <w:pPr>
        <w:rPr>
          <w:lang w:eastAsia="x-none"/>
        </w:rPr>
      </w:pPr>
      <w:hyperlink r:id="rId1920" w:history="1">
        <w:r w:rsidR="004371F4">
          <w:rPr>
            <w:rStyle w:val="Hyperlink"/>
            <w:lang w:eastAsia="x-none"/>
          </w:rPr>
          <w:t>R1-2201254</w:t>
        </w:r>
      </w:hyperlink>
      <w:r w:rsidR="006B480F">
        <w:rPr>
          <w:lang w:eastAsia="x-none"/>
        </w:rPr>
        <w:tab/>
        <w:t>Remaining essential issues on power saving RA</w:t>
      </w:r>
      <w:r w:rsidR="006B480F">
        <w:rPr>
          <w:lang w:eastAsia="x-none"/>
        </w:rPr>
        <w:tab/>
        <w:t>OPPO</w:t>
      </w:r>
    </w:p>
    <w:p w14:paraId="2772B383" w14:textId="29DB2906" w:rsidR="006B480F" w:rsidRDefault="002328C4" w:rsidP="006B480F">
      <w:pPr>
        <w:rPr>
          <w:lang w:eastAsia="x-none"/>
        </w:rPr>
      </w:pPr>
      <w:hyperlink r:id="rId1921" w:history="1">
        <w:r w:rsidR="004371F4">
          <w:rPr>
            <w:rStyle w:val="Hyperlink"/>
            <w:lang w:eastAsia="x-none"/>
          </w:rPr>
          <w:t>R1-2201335</w:t>
        </w:r>
      </w:hyperlink>
      <w:r w:rsidR="006B480F">
        <w:rPr>
          <w:lang w:eastAsia="x-none"/>
        </w:rPr>
        <w:tab/>
        <w:t>Remaining issues on sidelink resource allocation enhancements for power saving</w:t>
      </w:r>
      <w:r w:rsidR="006B480F">
        <w:rPr>
          <w:lang w:eastAsia="x-none"/>
        </w:rPr>
        <w:tab/>
        <w:t>CATT, GOHIGH</w:t>
      </w:r>
    </w:p>
    <w:p w14:paraId="765D6701" w14:textId="431C3CBE" w:rsidR="006B480F" w:rsidRDefault="002328C4" w:rsidP="006B480F">
      <w:pPr>
        <w:rPr>
          <w:lang w:eastAsia="x-none"/>
        </w:rPr>
      </w:pPr>
      <w:hyperlink r:id="rId1922" w:history="1">
        <w:r w:rsidR="004371F4">
          <w:rPr>
            <w:rStyle w:val="Hyperlink"/>
            <w:lang w:eastAsia="x-none"/>
          </w:rPr>
          <w:t>R1-2201386</w:t>
        </w:r>
      </w:hyperlink>
      <w:r w:rsidR="006B480F">
        <w:rPr>
          <w:lang w:eastAsia="x-none"/>
        </w:rPr>
        <w:tab/>
        <w:t>Remaining Issues on Sidelink Resource Allocation for Power Saving</w:t>
      </w:r>
      <w:r w:rsidR="006B480F">
        <w:rPr>
          <w:lang w:eastAsia="x-none"/>
        </w:rPr>
        <w:tab/>
        <w:t>Panasonic Corporation</w:t>
      </w:r>
    </w:p>
    <w:p w14:paraId="784576F7" w14:textId="46DD646F" w:rsidR="006B480F" w:rsidRDefault="002328C4" w:rsidP="006B480F">
      <w:pPr>
        <w:rPr>
          <w:lang w:eastAsia="x-none"/>
        </w:rPr>
      </w:pPr>
      <w:hyperlink r:id="rId1923" w:history="1">
        <w:r w:rsidR="004371F4">
          <w:rPr>
            <w:rStyle w:val="Hyperlink"/>
            <w:lang w:eastAsia="x-none"/>
          </w:rPr>
          <w:t>R1-2201437</w:t>
        </w:r>
      </w:hyperlink>
      <w:r w:rsidR="006B480F">
        <w:rPr>
          <w:lang w:eastAsia="x-none"/>
        </w:rPr>
        <w:tab/>
        <w:t>Discussion on partial sensing and DRX in NR Sidelink</w:t>
      </w:r>
      <w:r w:rsidR="006B480F">
        <w:rPr>
          <w:lang w:eastAsia="x-none"/>
        </w:rPr>
        <w:tab/>
        <w:t>Fujitsu</w:t>
      </w:r>
    </w:p>
    <w:p w14:paraId="1BF1C743" w14:textId="44D600AA" w:rsidR="006B480F" w:rsidRDefault="002328C4" w:rsidP="006B480F">
      <w:pPr>
        <w:rPr>
          <w:lang w:eastAsia="x-none"/>
        </w:rPr>
      </w:pPr>
      <w:hyperlink r:id="rId1924" w:history="1">
        <w:r w:rsidR="004371F4">
          <w:rPr>
            <w:rStyle w:val="Hyperlink"/>
            <w:lang w:eastAsia="x-none"/>
          </w:rPr>
          <w:t>R1-2201494</w:t>
        </w:r>
      </w:hyperlink>
      <w:r w:rsidR="006B480F">
        <w:rPr>
          <w:lang w:eastAsia="x-none"/>
        </w:rPr>
        <w:tab/>
        <w:t>Remaining issues on sidelink resource allocation for power saving</w:t>
      </w:r>
      <w:r w:rsidR="006B480F">
        <w:rPr>
          <w:lang w:eastAsia="x-none"/>
        </w:rPr>
        <w:tab/>
        <w:t>NTT DOCOMO, INC.</w:t>
      </w:r>
    </w:p>
    <w:p w14:paraId="25760D9D" w14:textId="03BCDC24" w:rsidR="006B480F" w:rsidRDefault="002328C4" w:rsidP="006B480F">
      <w:pPr>
        <w:rPr>
          <w:lang w:eastAsia="x-none"/>
        </w:rPr>
      </w:pPr>
      <w:hyperlink r:id="rId1925" w:history="1">
        <w:r w:rsidR="004371F4">
          <w:rPr>
            <w:rStyle w:val="Hyperlink"/>
            <w:lang w:eastAsia="x-none"/>
          </w:rPr>
          <w:t>R1-2201530</w:t>
        </w:r>
      </w:hyperlink>
      <w:r w:rsidR="006B480F">
        <w:rPr>
          <w:lang w:eastAsia="x-none"/>
        </w:rPr>
        <w:tab/>
        <w:t>Remaining issues on resource allocation for power saving</w:t>
      </w:r>
      <w:r w:rsidR="006B480F">
        <w:rPr>
          <w:lang w:eastAsia="x-none"/>
        </w:rPr>
        <w:tab/>
        <w:t>InterDigital, Inc.</w:t>
      </w:r>
    </w:p>
    <w:p w14:paraId="3CF50352" w14:textId="363D165D" w:rsidR="006B480F" w:rsidRDefault="002328C4" w:rsidP="006B480F">
      <w:pPr>
        <w:rPr>
          <w:lang w:eastAsia="x-none"/>
        </w:rPr>
      </w:pPr>
      <w:hyperlink r:id="rId1926" w:history="1">
        <w:r w:rsidR="004371F4">
          <w:rPr>
            <w:rStyle w:val="Hyperlink"/>
            <w:lang w:eastAsia="x-none"/>
          </w:rPr>
          <w:t>R1-2201557</w:t>
        </w:r>
      </w:hyperlink>
      <w:r w:rsidR="006B480F">
        <w:rPr>
          <w:lang w:eastAsia="x-none"/>
        </w:rPr>
        <w:tab/>
        <w:t>Discussion on sidelink resource allocation for power saving</w:t>
      </w:r>
      <w:r w:rsidR="006B480F">
        <w:rPr>
          <w:lang w:eastAsia="x-none"/>
        </w:rPr>
        <w:tab/>
        <w:t>Spreadtrum Communications</w:t>
      </w:r>
    </w:p>
    <w:p w14:paraId="1E8D3EFA" w14:textId="6071F28D" w:rsidR="006B480F" w:rsidRDefault="002328C4" w:rsidP="006B480F">
      <w:pPr>
        <w:rPr>
          <w:lang w:eastAsia="x-none"/>
        </w:rPr>
      </w:pPr>
      <w:hyperlink r:id="rId1927" w:history="1">
        <w:r w:rsidR="004371F4">
          <w:rPr>
            <w:rStyle w:val="Hyperlink"/>
            <w:lang w:eastAsia="x-none"/>
          </w:rPr>
          <w:t>R1-2201584</w:t>
        </w:r>
      </w:hyperlink>
      <w:r w:rsidR="006B480F">
        <w:rPr>
          <w:lang w:eastAsia="x-none"/>
        </w:rPr>
        <w:tab/>
        <w:t>Discussion on sidelink resource allocation for power saving</w:t>
      </w:r>
      <w:r w:rsidR="006B480F">
        <w:rPr>
          <w:lang w:eastAsia="x-none"/>
        </w:rPr>
        <w:tab/>
        <w:t>Sony</w:t>
      </w:r>
    </w:p>
    <w:p w14:paraId="2BB5BCA9" w14:textId="33335C24" w:rsidR="006B480F" w:rsidRDefault="002328C4" w:rsidP="006B480F">
      <w:pPr>
        <w:rPr>
          <w:lang w:eastAsia="x-none"/>
        </w:rPr>
      </w:pPr>
      <w:hyperlink r:id="rId1928" w:history="1">
        <w:r w:rsidR="004371F4">
          <w:rPr>
            <w:rStyle w:val="Hyperlink"/>
            <w:lang w:eastAsia="x-none"/>
          </w:rPr>
          <w:t>R1-2201616</w:t>
        </w:r>
      </w:hyperlink>
      <w:r w:rsidR="006B480F">
        <w:rPr>
          <w:lang w:eastAsia="x-none"/>
        </w:rPr>
        <w:tab/>
        <w:t>Discussion on resource allocation for power saving</w:t>
      </w:r>
      <w:r w:rsidR="006B480F">
        <w:rPr>
          <w:lang w:eastAsia="x-none"/>
        </w:rPr>
        <w:tab/>
        <w:t>ETRI</w:t>
      </w:r>
    </w:p>
    <w:p w14:paraId="76136FF1" w14:textId="069A1190" w:rsidR="006B480F" w:rsidRDefault="002328C4" w:rsidP="006B480F">
      <w:pPr>
        <w:rPr>
          <w:lang w:eastAsia="x-none"/>
        </w:rPr>
      </w:pPr>
      <w:hyperlink r:id="rId1929" w:history="1">
        <w:r w:rsidR="004371F4">
          <w:rPr>
            <w:rStyle w:val="Hyperlink"/>
            <w:lang w:eastAsia="x-none"/>
          </w:rPr>
          <w:t>R1-2201715</w:t>
        </w:r>
      </w:hyperlink>
      <w:r w:rsidR="006B480F">
        <w:rPr>
          <w:lang w:eastAsia="x-none"/>
        </w:rPr>
        <w:tab/>
        <w:t>Remaining opens of sidelink resource allocation schemes for UE power saving</w:t>
      </w:r>
      <w:r w:rsidR="006B480F">
        <w:rPr>
          <w:lang w:eastAsia="x-none"/>
        </w:rPr>
        <w:tab/>
        <w:t>Intel Corporation</w:t>
      </w:r>
    </w:p>
    <w:p w14:paraId="62BA5481" w14:textId="335441AB" w:rsidR="006B480F" w:rsidRDefault="002328C4" w:rsidP="006B480F">
      <w:pPr>
        <w:rPr>
          <w:lang w:eastAsia="x-none"/>
        </w:rPr>
      </w:pPr>
      <w:hyperlink r:id="rId1930" w:history="1">
        <w:r w:rsidR="004371F4">
          <w:rPr>
            <w:rStyle w:val="Hyperlink"/>
            <w:lang w:eastAsia="x-none"/>
          </w:rPr>
          <w:t>R1-2201784</w:t>
        </w:r>
      </w:hyperlink>
      <w:r w:rsidR="006B480F">
        <w:rPr>
          <w:lang w:eastAsia="x-none"/>
        </w:rPr>
        <w:tab/>
        <w:t>Remaining Issues of Sidelink Resource Allocation for Power Saving</w:t>
      </w:r>
      <w:r w:rsidR="006B480F">
        <w:rPr>
          <w:lang w:eastAsia="x-none"/>
        </w:rPr>
        <w:tab/>
        <w:t>Apple</w:t>
      </w:r>
    </w:p>
    <w:p w14:paraId="2148BEB1" w14:textId="655C5B56" w:rsidR="006B480F" w:rsidRDefault="002328C4" w:rsidP="006B480F">
      <w:pPr>
        <w:rPr>
          <w:lang w:eastAsia="x-none"/>
        </w:rPr>
      </w:pPr>
      <w:hyperlink r:id="rId1931" w:history="1">
        <w:r w:rsidR="004371F4">
          <w:rPr>
            <w:rStyle w:val="Hyperlink"/>
            <w:lang w:eastAsia="x-none"/>
          </w:rPr>
          <w:t>R1-2201819</w:t>
        </w:r>
      </w:hyperlink>
      <w:r w:rsidR="006B480F">
        <w:rPr>
          <w:lang w:eastAsia="x-none"/>
        </w:rPr>
        <w:tab/>
        <w:t>Remaining issues on partial sensing and SL DRX impact</w:t>
      </w:r>
      <w:r w:rsidR="006B480F">
        <w:rPr>
          <w:lang w:eastAsia="x-none"/>
        </w:rPr>
        <w:tab/>
        <w:t>ASUSTeK</w:t>
      </w:r>
    </w:p>
    <w:p w14:paraId="7EC8605E" w14:textId="414598D0" w:rsidR="006B480F" w:rsidRDefault="002328C4" w:rsidP="006B480F">
      <w:pPr>
        <w:rPr>
          <w:lang w:eastAsia="x-none"/>
        </w:rPr>
      </w:pPr>
      <w:hyperlink r:id="rId1932" w:history="1">
        <w:r w:rsidR="004371F4">
          <w:rPr>
            <w:rStyle w:val="Hyperlink"/>
            <w:lang w:eastAsia="x-none"/>
          </w:rPr>
          <w:t>R1-2201873</w:t>
        </w:r>
      </w:hyperlink>
      <w:r w:rsidR="006B480F">
        <w:rPr>
          <w:lang w:eastAsia="x-none"/>
        </w:rPr>
        <w:tab/>
        <w:t>Remaining issues on resource allocation for power saving</w:t>
      </w:r>
      <w:r w:rsidR="006B480F">
        <w:rPr>
          <w:lang w:eastAsia="x-none"/>
        </w:rPr>
        <w:tab/>
        <w:t>CMCC</w:t>
      </w:r>
    </w:p>
    <w:p w14:paraId="6825EEB5" w14:textId="5A671045" w:rsidR="006B480F" w:rsidRDefault="002328C4" w:rsidP="006B480F">
      <w:pPr>
        <w:rPr>
          <w:lang w:eastAsia="x-none"/>
        </w:rPr>
      </w:pPr>
      <w:hyperlink r:id="rId1933" w:history="1">
        <w:r w:rsidR="004371F4">
          <w:rPr>
            <w:rStyle w:val="Hyperlink"/>
            <w:lang w:eastAsia="x-none"/>
          </w:rPr>
          <w:t>R1-2201906</w:t>
        </w:r>
      </w:hyperlink>
      <w:r w:rsidR="006B480F">
        <w:rPr>
          <w:lang w:eastAsia="x-none"/>
        </w:rPr>
        <w:tab/>
        <w:t>Discussion on resource allocation for power saving</w:t>
      </w:r>
      <w:r w:rsidR="006B480F">
        <w:rPr>
          <w:lang w:eastAsia="x-none"/>
        </w:rPr>
        <w:tab/>
        <w:t>NEC</w:t>
      </w:r>
    </w:p>
    <w:p w14:paraId="124379A3" w14:textId="26146593" w:rsidR="006B480F" w:rsidRDefault="002328C4" w:rsidP="006B480F">
      <w:pPr>
        <w:rPr>
          <w:lang w:eastAsia="x-none"/>
        </w:rPr>
      </w:pPr>
      <w:hyperlink r:id="rId1934" w:history="1">
        <w:r w:rsidR="004371F4">
          <w:rPr>
            <w:rStyle w:val="Hyperlink"/>
            <w:lang w:eastAsia="x-none"/>
          </w:rPr>
          <w:t>R1-2201929</w:t>
        </w:r>
      </w:hyperlink>
      <w:r w:rsidR="006B480F">
        <w:rPr>
          <w:lang w:eastAsia="x-none"/>
        </w:rPr>
        <w:tab/>
        <w:t>Discussion on sidelink resource allocation enhancement for power saving</w:t>
      </w:r>
      <w:r w:rsidR="006B480F">
        <w:rPr>
          <w:lang w:eastAsia="x-none"/>
        </w:rPr>
        <w:tab/>
        <w:t>Xiaomi</w:t>
      </w:r>
    </w:p>
    <w:p w14:paraId="419E1A90" w14:textId="24B5ACD1" w:rsidR="006B480F" w:rsidRDefault="002328C4" w:rsidP="006B480F">
      <w:pPr>
        <w:rPr>
          <w:lang w:eastAsia="x-none"/>
        </w:rPr>
      </w:pPr>
      <w:hyperlink r:id="rId1935" w:history="1">
        <w:r w:rsidR="004371F4">
          <w:rPr>
            <w:rStyle w:val="Hyperlink"/>
            <w:lang w:eastAsia="x-none"/>
          </w:rPr>
          <w:t>R1-2202031</w:t>
        </w:r>
      </w:hyperlink>
      <w:r w:rsidR="006B480F">
        <w:rPr>
          <w:lang w:eastAsia="x-none"/>
        </w:rPr>
        <w:tab/>
        <w:t>On Resource Allocation for Power Saving</w:t>
      </w:r>
      <w:r w:rsidR="006B480F">
        <w:rPr>
          <w:lang w:eastAsia="x-none"/>
        </w:rPr>
        <w:tab/>
        <w:t>Samsung</w:t>
      </w:r>
    </w:p>
    <w:p w14:paraId="696DD090" w14:textId="4F1C51FD" w:rsidR="006B480F" w:rsidRDefault="002328C4" w:rsidP="006B480F">
      <w:pPr>
        <w:rPr>
          <w:lang w:eastAsia="x-none"/>
        </w:rPr>
      </w:pPr>
      <w:hyperlink r:id="rId1936" w:history="1">
        <w:r w:rsidR="004371F4">
          <w:rPr>
            <w:rStyle w:val="Hyperlink"/>
            <w:lang w:eastAsia="x-none"/>
          </w:rPr>
          <w:t>R1-2202063</w:t>
        </w:r>
      </w:hyperlink>
      <w:r w:rsidR="006B480F">
        <w:rPr>
          <w:lang w:eastAsia="x-none"/>
        </w:rPr>
        <w:tab/>
        <w:t>Resource allocation for sidelink power saving</w:t>
      </w:r>
      <w:r w:rsidR="006B480F">
        <w:rPr>
          <w:lang w:eastAsia="x-none"/>
        </w:rPr>
        <w:tab/>
        <w:t>MediaTek Inc.</w:t>
      </w:r>
    </w:p>
    <w:p w14:paraId="34E724BE" w14:textId="5C4AC3F3" w:rsidR="006B480F" w:rsidRDefault="002328C4" w:rsidP="006B480F">
      <w:pPr>
        <w:rPr>
          <w:lang w:eastAsia="x-none"/>
        </w:rPr>
      </w:pPr>
      <w:hyperlink r:id="rId1937" w:history="1">
        <w:r w:rsidR="004371F4">
          <w:rPr>
            <w:rStyle w:val="Hyperlink"/>
            <w:lang w:eastAsia="x-none"/>
          </w:rPr>
          <w:t>R1-2202158</w:t>
        </w:r>
      </w:hyperlink>
      <w:r w:rsidR="006B480F">
        <w:rPr>
          <w:lang w:eastAsia="x-none"/>
        </w:rPr>
        <w:tab/>
        <w:t>Power Savings for Sidelink</w:t>
      </w:r>
      <w:r w:rsidR="006B480F">
        <w:rPr>
          <w:lang w:eastAsia="x-none"/>
        </w:rPr>
        <w:tab/>
        <w:t>Qualcomm Incorporated</w:t>
      </w:r>
    </w:p>
    <w:p w14:paraId="22794D3D" w14:textId="3983303E" w:rsidR="006B480F" w:rsidRDefault="002328C4" w:rsidP="006B480F">
      <w:pPr>
        <w:rPr>
          <w:lang w:eastAsia="x-none"/>
        </w:rPr>
      </w:pPr>
      <w:hyperlink r:id="rId1938" w:history="1">
        <w:r w:rsidR="004371F4">
          <w:rPr>
            <w:rStyle w:val="Hyperlink"/>
            <w:lang w:eastAsia="x-none"/>
          </w:rPr>
          <w:t>R1-2202201</w:t>
        </w:r>
      </w:hyperlink>
      <w:r w:rsidR="006B480F">
        <w:rPr>
          <w:lang w:eastAsia="x-none"/>
        </w:rPr>
        <w:tab/>
        <w:t>Discussion on resource allocation for power saving</w:t>
      </w:r>
      <w:r w:rsidR="006B480F">
        <w:rPr>
          <w:lang w:eastAsia="x-none"/>
        </w:rPr>
        <w:tab/>
        <w:t>Sharp</w:t>
      </w:r>
    </w:p>
    <w:p w14:paraId="2294EA30" w14:textId="63B1AF12" w:rsidR="006B480F" w:rsidRDefault="002328C4" w:rsidP="006B480F">
      <w:pPr>
        <w:rPr>
          <w:lang w:eastAsia="x-none"/>
        </w:rPr>
      </w:pPr>
      <w:hyperlink r:id="rId1939" w:history="1">
        <w:r w:rsidR="004371F4">
          <w:rPr>
            <w:rStyle w:val="Hyperlink"/>
            <w:lang w:eastAsia="x-none"/>
          </w:rPr>
          <w:t>R1-2202230</w:t>
        </w:r>
      </w:hyperlink>
      <w:r w:rsidR="006B480F">
        <w:rPr>
          <w:lang w:eastAsia="x-none"/>
        </w:rPr>
        <w:tab/>
        <w:t>Sidelink resource allocation for power saving</w:t>
      </w:r>
      <w:r w:rsidR="006B480F">
        <w:rPr>
          <w:lang w:eastAsia="x-none"/>
        </w:rPr>
        <w:tab/>
        <w:t>Lenovo, Motorola Mobility</w:t>
      </w:r>
    </w:p>
    <w:p w14:paraId="45E902C9" w14:textId="70E68C94" w:rsidR="006B480F" w:rsidRDefault="002328C4" w:rsidP="006B480F">
      <w:pPr>
        <w:rPr>
          <w:lang w:eastAsia="x-none"/>
        </w:rPr>
      </w:pPr>
      <w:hyperlink r:id="rId1940" w:history="1">
        <w:r w:rsidR="004371F4">
          <w:rPr>
            <w:rStyle w:val="Hyperlink"/>
            <w:lang w:eastAsia="x-none"/>
          </w:rPr>
          <w:t>R1-2202252</w:t>
        </w:r>
      </w:hyperlink>
      <w:r w:rsidR="006B480F">
        <w:rPr>
          <w:lang w:eastAsia="x-none"/>
        </w:rPr>
        <w:tab/>
        <w:t>Discussion on resource allocation for power saving</w:t>
      </w:r>
      <w:r w:rsidR="006B480F">
        <w:rPr>
          <w:lang w:eastAsia="x-none"/>
        </w:rPr>
        <w:tab/>
        <w:t>LG Electronics</w:t>
      </w:r>
    </w:p>
    <w:p w14:paraId="171CC093" w14:textId="2286526F" w:rsidR="006B480F" w:rsidRDefault="002328C4" w:rsidP="006B480F">
      <w:pPr>
        <w:rPr>
          <w:lang w:eastAsia="x-none"/>
        </w:rPr>
      </w:pPr>
      <w:hyperlink r:id="rId1941" w:history="1">
        <w:r w:rsidR="004371F4">
          <w:rPr>
            <w:rStyle w:val="Hyperlink"/>
            <w:lang w:eastAsia="x-none"/>
          </w:rPr>
          <w:t>R1-2202262</w:t>
        </w:r>
      </w:hyperlink>
      <w:r w:rsidR="006B480F">
        <w:rPr>
          <w:lang w:eastAsia="x-none"/>
        </w:rPr>
        <w:tab/>
        <w:t>Remaining aspects of resource allocation procedures for power saving</w:t>
      </w:r>
      <w:r w:rsidR="006B480F">
        <w:rPr>
          <w:lang w:eastAsia="x-none"/>
        </w:rPr>
        <w:tab/>
        <w:t>Ericsson</w:t>
      </w:r>
    </w:p>
    <w:p w14:paraId="45147BED" w14:textId="06ECA613" w:rsidR="006B480F" w:rsidRDefault="002328C4" w:rsidP="006B480F">
      <w:pPr>
        <w:rPr>
          <w:lang w:eastAsia="x-none"/>
        </w:rPr>
      </w:pPr>
      <w:hyperlink r:id="rId1942" w:history="1">
        <w:r w:rsidR="004371F4">
          <w:rPr>
            <w:rStyle w:val="Hyperlink"/>
            <w:lang w:eastAsia="x-none"/>
          </w:rPr>
          <w:t>R1-2202373</w:t>
        </w:r>
      </w:hyperlink>
      <w:r w:rsidR="006B480F">
        <w:rPr>
          <w:lang w:eastAsia="x-none"/>
        </w:rPr>
        <w:tab/>
        <w:t>Remains on resource allocation for power saving in NR sidelink enhancement</w:t>
      </w:r>
      <w:r w:rsidR="006B480F">
        <w:rPr>
          <w:lang w:eastAsia="x-none"/>
        </w:rPr>
        <w:tab/>
        <w:t>ITL</w:t>
      </w:r>
    </w:p>
    <w:p w14:paraId="3DE3199A" w14:textId="73A1115E" w:rsidR="006B480F" w:rsidRDefault="002328C4" w:rsidP="006B480F">
      <w:pPr>
        <w:rPr>
          <w:lang w:eastAsia="x-none"/>
        </w:rPr>
      </w:pPr>
      <w:hyperlink r:id="rId1943" w:history="1">
        <w:r w:rsidR="004371F4">
          <w:rPr>
            <w:rStyle w:val="Hyperlink"/>
            <w:lang w:eastAsia="x-none"/>
          </w:rPr>
          <w:t>R1-2202376</w:t>
        </w:r>
      </w:hyperlink>
      <w:r w:rsidR="006B480F">
        <w:rPr>
          <w:lang w:eastAsia="x-none"/>
        </w:rPr>
        <w:tab/>
        <w:t>Discussion on resource allocation for power saving</w:t>
      </w:r>
      <w:r w:rsidR="006B480F">
        <w:rPr>
          <w:lang w:eastAsia="x-none"/>
        </w:rPr>
        <w:tab/>
        <w:t>ZTE, Sanechips</w:t>
      </w:r>
    </w:p>
    <w:p w14:paraId="638E31CC" w14:textId="6DEB2E76" w:rsidR="008F2664" w:rsidRDefault="002328C4" w:rsidP="008F2664">
      <w:pPr>
        <w:rPr>
          <w:lang w:eastAsia="x-none"/>
        </w:rPr>
      </w:pPr>
      <w:hyperlink r:id="rId1944" w:history="1">
        <w:r w:rsidR="004371F4">
          <w:rPr>
            <w:rStyle w:val="Hyperlink"/>
            <w:lang w:eastAsia="x-none"/>
          </w:rPr>
          <w:t>R1-2202376</w:t>
        </w:r>
      </w:hyperlink>
      <w:r w:rsidR="008F2664">
        <w:rPr>
          <w:lang w:eastAsia="x-none"/>
        </w:rPr>
        <w:tab/>
        <w:t>Discussion on resource allocation for power saving</w:t>
      </w:r>
      <w:r w:rsidR="008F2664">
        <w:rPr>
          <w:lang w:eastAsia="x-none"/>
        </w:rPr>
        <w:tab/>
        <w:t>ZTE, Sanechips</w:t>
      </w:r>
    </w:p>
    <w:p w14:paraId="61194935" w14:textId="0817B4C2" w:rsidR="008F2664" w:rsidRDefault="002328C4" w:rsidP="008F2664">
      <w:pPr>
        <w:rPr>
          <w:lang w:eastAsia="x-none"/>
        </w:rPr>
      </w:pPr>
      <w:hyperlink r:id="rId1945" w:history="1">
        <w:r w:rsidR="004371F4">
          <w:rPr>
            <w:rStyle w:val="Hyperlink"/>
            <w:lang w:eastAsia="x-none"/>
          </w:rPr>
          <w:t>R1-2202482</w:t>
        </w:r>
      </w:hyperlink>
      <w:r w:rsidR="008F2664">
        <w:rPr>
          <w:lang w:eastAsia="x-none"/>
        </w:rPr>
        <w:tab/>
        <w:t>Resource allocation for power saving</w:t>
      </w:r>
      <w:r w:rsidR="008F2664">
        <w:rPr>
          <w:lang w:eastAsia="x-none"/>
        </w:rPr>
        <w:tab/>
        <w:t>Fraunhofer HHI</w:t>
      </w:r>
    </w:p>
    <w:p w14:paraId="76911551" w14:textId="77777777" w:rsidR="008F2664" w:rsidRDefault="008F2664" w:rsidP="00807AC0">
      <w:pPr>
        <w:rPr>
          <w:lang w:eastAsia="x-none"/>
        </w:rPr>
      </w:pPr>
    </w:p>
    <w:p w14:paraId="52B56B17" w14:textId="60D8C1D6" w:rsidR="00807AC0" w:rsidRPr="00807AC0" w:rsidRDefault="00807AC0" w:rsidP="00807AC0">
      <w:r w:rsidRPr="00807AC0">
        <w:rPr>
          <w:lang w:eastAsia="x-none"/>
        </w:rPr>
        <w:t xml:space="preserve">[108-e-R17-Sidelink-01] </w:t>
      </w:r>
      <w:r w:rsidRPr="00807AC0">
        <w:t>– Kevin (OPPO)</w:t>
      </w:r>
    </w:p>
    <w:p w14:paraId="30730AE0" w14:textId="5A037BE8" w:rsidR="00807AC0" w:rsidRPr="00807AC0" w:rsidRDefault="00807AC0" w:rsidP="00807AC0">
      <w:r w:rsidRPr="00807AC0">
        <w:rPr>
          <w:lang w:eastAsia="x-none"/>
        </w:rPr>
        <w:t xml:space="preserve">Email discussion on </w:t>
      </w:r>
      <w:r w:rsidRPr="00807AC0">
        <w:t>resource allocation for power saving</w:t>
      </w:r>
    </w:p>
    <w:p w14:paraId="4874F5D6" w14:textId="77777777" w:rsidR="00807AC0" w:rsidRPr="00807AC0" w:rsidRDefault="00807AC0" w:rsidP="00D259AB">
      <w:pPr>
        <w:numPr>
          <w:ilvl w:val="0"/>
          <w:numId w:val="84"/>
        </w:numPr>
        <w:rPr>
          <w:lang w:eastAsia="x-none"/>
        </w:rPr>
      </w:pPr>
      <w:r w:rsidRPr="00807AC0">
        <w:rPr>
          <w:rFonts w:hint="eastAsia"/>
          <w:lang w:eastAsia="x-none"/>
        </w:rPr>
        <w:t>1</w:t>
      </w:r>
      <w:r w:rsidRPr="00807AC0">
        <w:rPr>
          <w:rFonts w:hint="eastAsia"/>
          <w:vertAlign w:val="superscript"/>
          <w:lang w:eastAsia="x-none"/>
        </w:rPr>
        <w:t>st</w:t>
      </w:r>
      <w:r w:rsidRPr="00807AC0">
        <w:rPr>
          <w:rFonts w:hint="eastAsia"/>
          <w:lang w:eastAsia="x-none"/>
        </w:rPr>
        <w:t xml:space="preserve"> check point: </w:t>
      </w:r>
      <w:r w:rsidRPr="00807AC0">
        <w:t>February</w:t>
      </w:r>
      <w:r w:rsidRPr="00807AC0">
        <w:rPr>
          <w:rFonts w:hint="eastAsia"/>
        </w:rPr>
        <w:t xml:space="preserve"> </w:t>
      </w:r>
      <w:r w:rsidRPr="00807AC0">
        <w:t>25</w:t>
      </w:r>
    </w:p>
    <w:p w14:paraId="4A07F100" w14:textId="77777777" w:rsidR="00807AC0" w:rsidRPr="00807AC0" w:rsidRDefault="00807AC0" w:rsidP="00D259AB">
      <w:pPr>
        <w:numPr>
          <w:ilvl w:val="0"/>
          <w:numId w:val="84"/>
        </w:numPr>
        <w:rPr>
          <w:lang w:eastAsia="x-none"/>
        </w:rPr>
      </w:pPr>
      <w:r w:rsidRPr="00807AC0">
        <w:rPr>
          <w:lang w:eastAsia="x-none"/>
        </w:rPr>
        <w:t>Final</w:t>
      </w:r>
      <w:r w:rsidRPr="00807AC0">
        <w:rPr>
          <w:rFonts w:hint="eastAsia"/>
          <w:lang w:eastAsia="x-none"/>
        </w:rPr>
        <w:t xml:space="preserve"> check point: </w:t>
      </w:r>
      <w:r w:rsidRPr="00807AC0">
        <w:t>March 3</w:t>
      </w:r>
    </w:p>
    <w:p w14:paraId="0EA8E3FD" w14:textId="06162ED2" w:rsidR="00807AC0" w:rsidRPr="00807AC0" w:rsidRDefault="002328C4" w:rsidP="00807AC0">
      <w:pPr>
        <w:rPr>
          <w:rFonts w:cs="Times"/>
          <w:b/>
          <w:szCs w:val="20"/>
        </w:rPr>
      </w:pPr>
      <w:hyperlink r:id="rId1946" w:history="1">
        <w:r w:rsidR="004371F4">
          <w:rPr>
            <w:rStyle w:val="Hyperlink"/>
            <w:rFonts w:cs="Times"/>
            <w:b/>
            <w:szCs w:val="20"/>
          </w:rPr>
          <w:t>R1-2202561</w:t>
        </w:r>
      </w:hyperlink>
      <w:r w:rsidR="00807AC0" w:rsidRPr="00807AC0">
        <w:rPr>
          <w:rFonts w:cs="Times"/>
          <w:b/>
          <w:szCs w:val="20"/>
        </w:rPr>
        <w:tab/>
        <w:t>FL summary #1 for AI 8.11.1.1 – NR sidelink resource allocation for power saving</w:t>
      </w:r>
      <w:r w:rsidR="00807AC0" w:rsidRPr="00807AC0">
        <w:rPr>
          <w:rFonts w:cs="Times"/>
          <w:b/>
          <w:szCs w:val="20"/>
        </w:rPr>
        <w:tab/>
        <w:t>Moderator (OPPO)</w:t>
      </w:r>
    </w:p>
    <w:p w14:paraId="003F1C08" w14:textId="4CE09797" w:rsidR="00807AC0" w:rsidRPr="008C5344" w:rsidRDefault="00807AC0" w:rsidP="00807AC0">
      <w:pPr>
        <w:rPr>
          <w:rFonts w:cs="Times"/>
          <w:szCs w:val="20"/>
        </w:rPr>
      </w:pPr>
      <w:r>
        <w:rPr>
          <w:rFonts w:cs="Times"/>
          <w:szCs w:val="20"/>
        </w:rPr>
        <w:t>From Feb 22</w:t>
      </w:r>
      <w:r w:rsidRPr="00807AC0">
        <w:rPr>
          <w:rFonts w:cs="Times"/>
          <w:szCs w:val="20"/>
          <w:vertAlign w:val="superscript"/>
        </w:rPr>
        <w:t>nd</w:t>
      </w:r>
      <w:r>
        <w:rPr>
          <w:rFonts w:cs="Times"/>
          <w:szCs w:val="20"/>
        </w:rPr>
        <w:t xml:space="preserve"> GTW session</w:t>
      </w:r>
    </w:p>
    <w:p w14:paraId="10231E73" w14:textId="77777777" w:rsidR="00807AC0" w:rsidRPr="0095415A" w:rsidRDefault="00807AC0" w:rsidP="0095415A">
      <w:r w:rsidRPr="0095415A">
        <w:rPr>
          <w:highlight w:val="green"/>
        </w:rPr>
        <w:t>Agreement</w:t>
      </w:r>
    </w:p>
    <w:p w14:paraId="2E53D674" w14:textId="77777777" w:rsidR="00807AC0" w:rsidRPr="0095415A" w:rsidRDefault="00807AC0" w:rsidP="0095415A">
      <w:pPr>
        <w:rPr>
          <w:color w:val="000000"/>
        </w:rPr>
      </w:pPr>
      <w:r w:rsidRPr="0095415A">
        <w:rPr>
          <w:color w:val="000000"/>
        </w:rPr>
        <w:t xml:space="preserve">The lower bound of </w:t>
      </w:r>
      <w:r w:rsidRPr="0095415A">
        <w:rPr>
          <w:i/>
          <w:iCs/>
          <w:color w:val="000000"/>
        </w:rPr>
        <w:t>M</w:t>
      </w:r>
      <w:r w:rsidRPr="0095415A">
        <w:rPr>
          <w:color w:val="000000"/>
        </w:rPr>
        <w:t xml:space="preserve"> value for CPS in the case of periodic transmission (</w:t>
      </w:r>
      <w:r w:rsidRPr="0095415A">
        <w:rPr>
          <w:i/>
          <w:iCs/>
          <w:color w:val="000000"/>
        </w:rPr>
        <w:t>contiguousSensingWindowPeriodic</w:t>
      </w:r>
      <w:r w:rsidRPr="0095415A">
        <w:rPr>
          <w:color w:val="000000"/>
        </w:rPr>
        <w:t xml:space="preserve">) for both resource (re)selection and re-evaluation / pre-emption checking is a non-zero value (lower bound for </w:t>
      </w:r>
      <w:r w:rsidRPr="0095415A">
        <w:rPr>
          <w:i/>
          <w:iCs/>
          <w:color w:val="000000"/>
        </w:rPr>
        <w:t>M</w:t>
      </w:r>
      <w:r w:rsidRPr="0095415A">
        <w:rPr>
          <w:color w:val="000000"/>
        </w:rPr>
        <w:t xml:space="preserve"> is 5)</w:t>
      </w:r>
    </w:p>
    <w:p w14:paraId="6156FC95" w14:textId="77777777" w:rsidR="00807AC0" w:rsidRPr="0095415A" w:rsidRDefault="00807AC0" w:rsidP="0095415A">
      <w:r w:rsidRPr="0095415A">
        <w:t>Note: CATT indicated that they do not agree to the technical benefits of this agreement</w:t>
      </w:r>
    </w:p>
    <w:p w14:paraId="6124C761" w14:textId="77777777" w:rsidR="00807AC0" w:rsidRPr="0095415A" w:rsidRDefault="00807AC0" w:rsidP="0095415A"/>
    <w:p w14:paraId="6C3AB305" w14:textId="77777777" w:rsidR="00807AC0" w:rsidRPr="0095415A" w:rsidRDefault="00807AC0" w:rsidP="0095415A">
      <w:r w:rsidRPr="0095415A">
        <w:rPr>
          <w:highlight w:val="green"/>
        </w:rPr>
        <w:t>Agreement</w:t>
      </w:r>
    </w:p>
    <w:p w14:paraId="22F2B1BE" w14:textId="77777777" w:rsidR="00807AC0" w:rsidRPr="0095415A" w:rsidRDefault="00807AC0" w:rsidP="0095415A">
      <w:r w:rsidRPr="0095415A">
        <w:t>When a UE is triggered to perform re-evaluation and pre-emption checking for aperiodic transmission (</w:t>
      </w:r>
      <w:r w:rsidRPr="0095415A">
        <w:rPr>
          <w:i/>
          <w:iCs/>
        </w:rPr>
        <w:t>P</w:t>
      </w:r>
      <w:r w:rsidRPr="0095415A">
        <w:rPr>
          <w:vertAlign w:val="subscript"/>
        </w:rPr>
        <w:t>rsvp_TX</w:t>
      </w:r>
      <w:r w:rsidRPr="0095415A">
        <w:rPr>
          <w:i/>
          <w:iCs/>
        </w:rPr>
        <w:t>=</w:t>
      </w:r>
      <w:r w:rsidRPr="0095415A">
        <w:t xml:space="preserve">0) in slot </w:t>
      </w:r>
      <w:r w:rsidRPr="0095415A">
        <w:rPr>
          <w:i/>
          <w:iCs/>
        </w:rPr>
        <w:t>n</w:t>
      </w:r>
      <w:r w:rsidRPr="0095415A">
        <w:t xml:space="preserve"> and the minimum </w:t>
      </w:r>
      <w:r w:rsidRPr="0095415A">
        <w:rPr>
          <w:i/>
          <w:iCs/>
        </w:rPr>
        <w:t>M</w:t>
      </w:r>
      <w:r w:rsidRPr="0095415A">
        <w:t xml:space="preserve"> slots for CPS cannot be guaranteed, </w:t>
      </w:r>
    </w:p>
    <w:p w14:paraId="5399814A" w14:textId="69BC32FA" w:rsidR="00807AC0" w:rsidRPr="0095415A" w:rsidRDefault="00807AC0" w:rsidP="00D259AB">
      <w:pPr>
        <w:pStyle w:val="ListParagraph"/>
        <w:numPr>
          <w:ilvl w:val="0"/>
          <w:numId w:val="85"/>
        </w:numPr>
      </w:pPr>
      <w:r w:rsidRPr="0095415A">
        <w:rPr>
          <w:rFonts w:eastAsia="Times New Roman"/>
        </w:rPr>
        <w:t>UE senses in all available slots starting from </w:t>
      </w:r>
      <w:r w:rsidRPr="0095415A">
        <w:rPr>
          <w:rFonts w:eastAsia="Malgun Gothic"/>
        </w:rPr>
        <w:t>the resource (re)selection trigger slot of the same TB</w:t>
      </w:r>
      <w:r w:rsidRPr="0095415A">
        <w:rPr>
          <w:rFonts w:eastAsia="Times New Roman"/>
        </w:rPr>
        <w:t xml:space="preserve"> to </w:t>
      </w:r>
      <m:oMath>
        <m:sSubSup>
          <m:sSubSupPr>
            <m:ctrlPr>
              <w:rPr>
                <w:rFonts w:ascii="Cambria Math" w:eastAsia="Malgun Gothic" w:hAnsi="Cambria Math"/>
                <w:i/>
                <w:iCs/>
                <w:color w:val="000000"/>
                <w:lang w:eastAsia="en-GB"/>
              </w:rPr>
            </m:ctrlPr>
          </m:sSubSupPr>
          <m:e>
            <m:r>
              <w:rPr>
                <w:rFonts w:ascii="Cambria Math" w:eastAsia="Times New Roman" w:hAnsi="Cambria Math"/>
                <w:color w:val="000000"/>
                <w:lang w:eastAsia="en-GB"/>
              </w:rPr>
              <m:t>T</m:t>
            </m:r>
          </m:e>
          <m:sub>
            <m:r>
              <w:rPr>
                <w:rFonts w:ascii="Cambria Math" w:eastAsia="Times New Roman" w:hAnsi="Cambria Math"/>
                <w:color w:val="000000"/>
                <w:lang w:eastAsia="en-GB"/>
              </w:rPr>
              <m:t>proc,0</m:t>
            </m:r>
          </m:sub>
          <m:sup>
            <m:r>
              <w:rPr>
                <w:rFonts w:ascii="Cambria Math" w:eastAsia="Times New Roman" w:hAnsi="Cambria Math"/>
                <w:color w:val="000000"/>
                <w:lang w:eastAsia="en-GB"/>
              </w:rPr>
              <m:t>SL</m:t>
            </m:r>
          </m:sup>
        </m:sSubSup>
        <m:r>
          <w:rPr>
            <w:rFonts w:ascii="Cambria Math" w:eastAsia="Times New Roman" w:hAnsi="Cambria Math"/>
            <w:color w:val="000000"/>
            <w:lang w:eastAsia="en-GB"/>
          </w:rPr>
          <m:t>+</m:t>
        </m:r>
        <m:sSubSup>
          <m:sSubSupPr>
            <m:ctrlPr>
              <w:rPr>
                <w:rFonts w:ascii="Cambria Math" w:eastAsia="Malgun Gothic" w:hAnsi="Cambria Math"/>
                <w:i/>
                <w:iCs/>
                <w:color w:val="000000"/>
                <w:lang w:eastAsia="en-GB"/>
              </w:rPr>
            </m:ctrlPr>
          </m:sSubSupPr>
          <m:e>
            <m:r>
              <w:rPr>
                <w:rFonts w:ascii="Cambria Math" w:eastAsia="Times New Roman" w:hAnsi="Cambria Math"/>
                <w:color w:val="000000"/>
                <w:lang w:eastAsia="en-GB"/>
              </w:rPr>
              <m:t>T</m:t>
            </m:r>
          </m:e>
          <m:sub>
            <m:r>
              <w:rPr>
                <w:rFonts w:ascii="Cambria Math" w:eastAsia="Times New Roman" w:hAnsi="Cambria Math"/>
                <w:color w:val="000000"/>
                <w:lang w:eastAsia="en-GB"/>
              </w:rPr>
              <m:t>proc,1</m:t>
            </m:r>
          </m:sub>
          <m:sup>
            <m:r>
              <w:rPr>
                <w:rFonts w:ascii="Cambria Math" w:eastAsia="Times New Roman" w:hAnsi="Cambria Math"/>
                <w:color w:val="000000"/>
                <w:lang w:eastAsia="en-GB"/>
              </w:rPr>
              <m:t>SL</m:t>
            </m:r>
          </m:sup>
        </m:sSubSup>
      </m:oMath>
      <w:r w:rsidRPr="0095415A">
        <w:rPr>
          <w:rFonts w:eastAsia="Times New Roman"/>
        </w:rPr>
        <w:t> slots earlier than </w:t>
      </w:r>
      <m:oMath>
        <m:sSubSup>
          <m:sSubSupPr>
            <m:ctrlPr>
              <w:rPr>
                <w:rFonts w:ascii="Cambria Math" w:eastAsia="Malgun Gothic" w:hAnsi="Cambria Math"/>
                <w:i/>
                <w:iCs/>
                <w:color w:val="000000"/>
                <w:lang w:eastAsia="zh-TW"/>
              </w:rPr>
            </m:ctrlPr>
          </m:sSubSupPr>
          <m:e>
            <m:r>
              <w:rPr>
                <w:rFonts w:ascii="Cambria Math" w:eastAsia="Times New Roman" w:hAnsi="Cambria Math"/>
                <w:color w:val="000000"/>
              </w:rPr>
              <m:t>t</m:t>
            </m:r>
          </m:e>
          <m:sub>
            <m:r>
              <w:rPr>
                <w:rFonts w:ascii="Cambria Math" w:eastAsia="Times New Roman" w:hAnsi="Cambria Math"/>
                <w:color w:val="000000"/>
              </w:rPr>
              <m:t>yi</m:t>
            </m:r>
          </m:sub>
          <m:sup>
            <m:r>
              <w:rPr>
                <w:rFonts w:ascii="Cambria Math" w:eastAsia="Times New Roman" w:hAnsi="Cambria Math"/>
                <w:color w:val="000000"/>
              </w:rPr>
              <m:t>SL</m:t>
            </m:r>
          </m:sup>
        </m:sSubSup>
      </m:oMath>
      <w:r w:rsidRPr="0095415A">
        <w:rPr>
          <w:rFonts w:eastAsia="Times New Roman"/>
        </w:rPr>
        <w:t>.</w:t>
      </w:r>
    </w:p>
    <w:p w14:paraId="4301E7B9" w14:textId="77777777" w:rsidR="00807AC0" w:rsidRPr="0095415A" w:rsidRDefault="00807AC0" w:rsidP="00D259AB">
      <w:pPr>
        <w:pStyle w:val="ListParagraph"/>
        <w:numPr>
          <w:ilvl w:val="1"/>
          <w:numId w:val="85"/>
        </w:numPr>
        <w:rPr>
          <w:color w:val="000000"/>
        </w:rPr>
      </w:pPr>
      <w:r w:rsidRPr="0095415A">
        <w:rPr>
          <w:rFonts w:eastAsia="Times New Roman"/>
        </w:rPr>
        <w:t>The UE re-evaluation and pre-emption checking is based on all available sensing results after n-T0</w:t>
      </w:r>
    </w:p>
    <w:p w14:paraId="3B237701" w14:textId="77777777" w:rsidR="00807AC0" w:rsidRPr="0095415A" w:rsidRDefault="00807AC0" w:rsidP="0095415A">
      <w:pPr>
        <w:rPr>
          <w:rFonts w:eastAsia="Times New Roman"/>
        </w:rPr>
      </w:pPr>
    </w:p>
    <w:p w14:paraId="2875F5D0" w14:textId="77777777" w:rsidR="00807AC0" w:rsidRPr="0095415A" w:rsidRDefault="00807AC0" w:rsidP="0095415A"/>
    <w:p w14:paraId="353310FB" w14:textId="14C2973F" w:rsidR="008F2664" w:rsidRPr="00002F83" w:rsidRDefault="002328C4" w:rsidP="008F2664">
      <w:pPr>
        <w:rPr>
          <w:b/>
          <w:bCs/>
          <w:lang w:eastAsia="x-none"/>
        </w:rPr>
      </w:pPr>
      <w:hyperlink r:id="rId1947" w:history="1">
        <w:r w:rsidR="004371F4">
          <w:rPr>
            <w:rStyle w:val="Hyperlink"/>
            <w:b/>
            <w:bCs/>
            <w:lang w:eastAsia="x-none"/>
          </w:rPr>
          <w:t>R1-2202562</w:t>
        </w:r>
      </w:hyperlink>
      <w:r w:rsidR="008F2664" w:rsidRPr="00002F83">
        <w:rPr>
          <w:b/>
          <w:bCs/>
          <w:lang w:eastAsia="x-none"/>
        </w:rPr>
        <w:tab/>
        <w:t>FL summary #2 for AI 8.11.1.1 – NR sidelink resource allocation for power saving</w:t>
      </w:r>
      <w:r w:rsidR="008F2664" w:rsidRPr="00002F83">
        <w:rPr>
          <w:b/>
          <w:bCs/>
          <w:lang w:eastAsia="x-none"/>
        </w:rPr>
        <w:tab/>
        <w:t>Moderator (OPPO)</w:t>
      </w:r>
    </w:p>
    <w:p w14:paraId="5B5529C4" w14:textId="410FA8BF" w:rsidR="009059E7" w:rsidRDefault="009059E7" w:rsidP="008F2664">
      <w:pPr>
        <w:rPr>
          <w:lang w:eastAsia="x-none"/>
        </w:rPr>
      </w:pPr>
      <w:r>
        <w:rPr>
          <w:lang w:eastAsia="x-none"/>
        </w:rPr>
        <w:t>From Feb 24</w:t>
      </w:r>
      <w:r w:rsidRPr="009059E7">
        <w:rPr>
          <w:vertAlign w:val="superscript"/>
          <w:lang w:eastAsia="x-none"/>
        </w:rPr>
        <w:t>th</w:t>
      </w:r>
      <w:r>
        <w:rPr>
          <w:lang w:eastAsia="x-none"/>
        </w:rPr>
        <w:t xml:space="preserve"> GTW session</w:t>
      </w:r>
    </w:p>
    <w:p w14:paraId="1F078D61" w14:textId="77777777" w:rsidR="009059E7" w:rsidRPr="009059E7" w:rsidRDefault="009059E7" w:rsidP="009059E7">
      <w:pPr>
        <w:rPr>
          <w:rFonts w:ascii="Times New Roman" w:hAnsi="Times New Roman"/>
          <w:b/>
          <w:bCs/>
          <w:szCs w:val="20"/>
        </w:rPr>
      </w:pPr>
      <w:r w:rsidRPr="009059E7">
        <w:rPr>
          <w:rFonts w:ascii="Times New Roman" w:hAnsi="Times New Roman"/>
          <w:b/>
          <w:bCs/>
          <w:szCs w:val="20"/>
        </w:rPr>
        <w:lastRenderedPageBreak/>
        <w:t>Proposal</w:t>
      </w:r>
    </w:p>
    <w:p w14:paraId="7FC791E2" w14:textId="77777777" w:rsidR="009059E7" w:rsidRPr="009059E7" w:rsidRDefault="009059E7" w:rsidP="009059E7">
      <w:pPr>
        <w:rPr>
          <w:rFonts w:ascii="Times New Roman" w:hAnsi="Times New Roman"/>
          <w:szCs w:val="20"/>
        </w:rPr>
      </w:pPr>
      <w:r w:rsidRPr="009059E7">
        <w:rPr>
          <w:rFonts w:ascii="Times New Roman" w:hAnsi="Times New Roman"/>
          <w:szCs w:val="20"/>
        </w:rPr>
        <w:t>When UE performs random resource selection</w:t>
      </w:r>
      <w:r w:rsidRPr="009059E7">
        <w:rPr>
          <w:rStyle w:val="apple-converted-space"/>
          <w:rFonts w:ascii="Times New Roman" w:hAnsi="Times New Roman"/>
          <w:szCs w:val="20"/>
        </w:rPr>
        <w:t> </w:t>
      </w:r>
      <w:r w:rsidRPr="009059E7">
        <w:rPr>
          <w:rFonts w:ascii="Times New Roman" w:hAnsi="Times New Roman"/>
          <w:szCs w:val="20"/>
        </w:rPr>
        <w:t>in a resource pool (pre-)configured with full/partial sensing and random resource selection,</w:t>
      </w:r>
    </w:p>
    <w:p w14:paraId="26348E87" w14:textId="77777777" w:rsidR="009059E7" w:rsidRPr="009059E7" w:rsidRDefault="009059E7" w:rsidP="00F44FD9">
      <w:pPr>
        <w:pStyle w:val="ListParagraph"/>
        <w:numPr>
          <w:ilvl w:val="0"/>
          <w:numId w:val="140"/>
        </w:numPr>
        <w:overflowPunct/>
        <w:autoSpaceDE/>
        <w:autoSpaceDN/>
        <w:adjustRightInd/>
        <w:spacing w:after="0"/>
        <w:contextualSpacing w:val="0"/>
        <w:textAlignment w:val="auto"/>
      </w:pPr>
      <w:r w:rsidRPr="009059E7">
        <w:t>Option 1: A priority threshold value is (pre-)configured for the resource pool, below or equal to which random resource selection is allowed. The (pre-)configured priority threshold can be any of the 8 priority values.</w:t>
      </w:r>
    </w:p>
    <w:p w14:paraId="494C9B99" w14:textId="77777777" w:rsidR="009059E7" w:rsidRPr="009059E7" w:rsidRDefault="009059E7" w:rsidP="00F44FD9">
      <w:pPr>
        <w:pStyle w:val="ListParagraph"/>
        <w:numPr>
          <w:ilvl w:val="1"/>
          <w:numId w:val="140"/>
        </w:numPr>
        <w:overflowPunct/>
        <w:autoSpaceDE/>
        <w:autoSpaceDN/>
        <w:adjustRightInd/>
        <w:spacing w:after="0"/>
        <w:contextualSpacing w:val="0"/>
        <w:textAlignment w:val="auto"/>
      </w:pPr>
      <w:r w:rsidRPr="009059E7">
        <w:t>Note 1, lower value means higher priority.</w:t>
      </w:r>
    </w:p>
    <w:p w14:paraId="1AFA0C29" w14:textId="77777777" w:rsidR="009059E7" w:rsidRPr="009059E7" w:rsidRDefault="009059E7" w:rsidP="00F44FD9">
      <w:pPr>
        <w:pStyle w:val="ListParagraph"/>
        <w:numPr>
          <w:ilvl w:val="1"/>
          <w:numId w:val="140"/>
        </w:numPr>
        <w:overflowPunct/>
        <w:autoSpaceDE/>
        <w:autoSpaceDN/>
        <w:adjustRightInd/>
        <w:spacing w:after="0"/>
        <w:contextualSpacing w:val="0"/>
        <w:textAlignment w:val="auto"/>
      </w:pPr>
      <w:r w:rsidRPr="009059E7">
        <w:t>Note 2, resource pool partitioning is not supported for this case</w:t>
      </w:r>
    </w:p>
    <w:p w14:paraId="05B130A1" w14:textId="77777777" w:rsidR="009059E7" w:rsidRPr="009059E7" w:rsidRDefault="009059E7" w:rsidP="009059E7">
      <w:pPr>
        <w:rPr>
          <w:rFonts w:ascii="Times New Roman" w:hAnsi="Times New Roman"/>
          <w:szCs w:val="20"/>
        </w:rPr>
      </w:pPr>
      <w:r w:rsidRPr="009059E7">
        <w:rPr>
          <w:rFonts w:ascii="Times New Roman" w:hAnsi="Times New Roman"/>
          <w:szCs w:val="20"/>
        </w:rPr>
        <w:t>Objected by Samsung, Nokia/NSB, Xiaomi</w:t>
      </w:r>
    </w:p>
    <w:p w14:paraId="79A338A6" w14:textId="77777777" w:rsidR="009059E7" w:rsidRPr="009059E7" w:rsidRDefault="009059E7" w:rsidP="009059E7">
      <w:pPr>
        <w:rPr>
          <w:rFonts w:ascii="Times New Roman" w:hAnsi="Times New Roman"/>
          <w:szCs w:val="20"/>
        </w:rPr>
      </w:pPr>
    </w:p>
    <w:p w14:paraId="65A7825C" w14:textId="77777777" w:rsidR="009059E7" w:rsidRPr="009059E7" w:rsidRDefault="009059E7" w:rsidP="009059E7">
      <w:pPr>
        <w:rPr>
          <w:rFonts w:ascii="Times New Roman" w:hAnsi="Times New Roman"/>
          <w:szCs w:val="20"/>
          <w:lang w:eastAsia="x-none"/>
        </w:rPr>
      </w:pPr>
    </w:p>
    <w:p w14:paraId="6640E726" w14:textId="77777777" w:rsidR="009059E7" w:rsidRPr="009059E7" w:rsidRDefault="009059E7" w:rsidP="009059E7">
      <w:pPr>
        <w:autoSpaceDE w:val="0"/>
        <w:autoSpaceDN w:val="0"/>
        <w:jc w:val="both"/>
        <w:rPr>
          <w:rFonts w:ascii="Times New Roman" w:hAnsi="Times New Roman"/>
          <w:color w:val="000000"/>
          <w:szCs w:val="20"/>
          <w:u w:val="single"/>
        </w:rPr>
      </w:pPr>
      <w:r w:rsidRPr="009059E7">
        <w:rPr>
          <w:rFonts w:ascii="Times New Roman" w:hAnsi="Times New Roman"/>
          <w:color w:val="000000"/>
          <w:szCs w:val="20"/>
          <w:u w:val="single"/>
        </w:rPr>
        <w:t>Conclusion</w:t>
      </w:r>
    </w:p>
    <w:p w14:paraId="62F093F0" w14:textId="77777777" w:rsidR="009059E7" w:rsidRPr="009059E7" w:rsidRDefault="009059E7" w:rsidP="009059E7">
      <w:pPr>
        <w:pStyle w:val="ListParagraph"/>
        <w:spacing w:after="0"/>
        <w:ind w:left="0"/>
        <w:rPr>
          <w:color w:val="000000"/>
        </w:rPr>
      </w:pPr>
      <w:r w:rsidRPr="009059E7">
        <w:rPr>
          <w:color w:val="000000"/>
        </w:rPr>
        <w:t>The existing Step 5 and 5a are applicable for UE configured for partial sensing by its higher layer.</w:t>
      </w:r>
    </w:p>
    <w:p w14:paraId="4268570C" w14:textId="77777777" w:rsidR="009059E7" w:rsidRDefault="009059E7" w:rsidP="009059E7">
      <w:pPr>
        <w:rPr>
          <w:rFonts w:cs="Times"/>
          <w:szCs w:val="20"/>
          <w:lang w:eastAsia="x-none"/>
        </w:rPr>
      </w:pPr>
    </w:p>
    <w:p w14:paraId="10C98BDE" w14:textId="77777777" w:rsidR="009059E7" w:rsidRDefault="009059E7" w:rsidP="008F2664">
      <w:pPr>
        <w:rPr>
          <w:lang w:eastAsia="x-none"/>
        </w:rPr>
      </w:pPr>
    </w:p>
    <w:p w14:paraId="031F4813" w14:textId="43D0A68E" w:rsidR="008F2664" w:rsidRPr="00001F3B" w:rsidRDefault="002328C4" w:rsidP="008F2664">
      <w:pPr>
        <w:rPr>
          <w:b/>
          <w:bCs/>
          <w:lang w:eastAsia="x-none"/>
        </w:rPr>
      </w:pPr>
      <w:hyperlink r:id="rId1948" w:history="1">
        <w:r w:rsidR="004371F4">
          <w:rPr>
            <w:rStyle w:val="Hyperlink"/>
            <w:b/>
            <w:bCs/>
            <w:lang w:eastAsia="x-none"/>
          </w:rPr>
          <w:t>R1-2202563</w:t>
        </w:r>
      </w:hyperlink>
      <w:r w:rsidR="008F2664" w:rsidRPr="00001F3B">
        <w:rPr>
          <w:b/>
          <w:bCs/>
          <w:lang w:eastAsia="x-none"/>
        </w:rPr>
        <w:tab/>
        <w:t>FL summary #3 for AI 8.11.1.1 – NR sidelink resource allocation for power saving</w:t>
      </w:r>
      <w:r w:rsidR="008F2664" w:rsidRPr="00001F3B">
        <w:rPr>
          <w:b/>
          <w:bCs/>
          <w:lang w:eastAsia="x-none"/>
        </w:rPr>
        <w:tab/>
        <w:t>Moderator (OPPO)</w:t>
      </w:r>
    </w:p>
    <w:p w14:paraId="79595E8D" w14:textId="48E7DCAF" w:rsidR="005E6428" w:rsidRDefault="005E6428" w:rsidP="008F2664">
      <w:pPr>
        <w:rPr>
          <w:lang w:eastAsia="x-none"/>
        </w:rPr>
      </w:pPr>
      <w:r>
        <w:rPr>
          <w:lang w:eastAsia="x-none"/>
        </w:rPr>
        <w:t>From Mar 2</w:t>
      </w:r>
      <w:r w:rsidRPr="005E6428">
        <w:rPr>
          <w:vertAlign w:val="superscript"/>
          <w:lang w:eastAsia="x-none"/>
        </w:rPr>
        <w:t>nd</w:t>
      </w:r>
      <w:r>
        <w:rPr>
          <w:lang w:eastAsia="x-none"/>
        </w:rPr>
        <w:t xml:space="preserve"> GTW session</w:t>
      </w:r>
    </w:p>
    <w:p w14:paraId="6A9A4BD5" w14:textId="77777777" w:rsidR="005E6428" w:rsidRPr="005E6428" w:rsidRDefault="005E6428" w:rsidP="005E6428">
      <w:pPr>
        <w:jc w:val="both"/>
        <w:rPr>
          <w:rFonts w:ascii="Times New Roman" w:hAnsi="Times New Roman"/>
          <w:szCs w:val="20"/>
          <w:lang w:eastAsia="ja-JP"/>
        </w:rPr>
      </w:pPr>
      <w:r w:rsidRPr="005E6428">
        <w:rPr>
          <w:rFonts w:ascii="Times New Roman" w:hAnsi="Times New Roman"/>
          <w:szCs w:val="20"/>
          <w:lang w:eastAsia="ja-JP"/>
        </w:rPr>
        <w:t>Possible Agreement</w:t>
      </w:r>
    </w:p>
    <w:p w14:paraId="3C5C29E8" w14:textId="77777777" w:rsidR="005E6428" w:rsidRPr="005E6428" w:rsidRDefault="005E6428" w:rsidP="005E6428">
      <w:pPr>
        <w:jc w:val="both"/>
        <w:rPr>
          <w:rFonts w:ascii="Times New Roman" w:hAnsi="Times New Roman"/>
          <w:szCs w:val="20"/>
          <w:lang w:eastAsia="ja-JP"/>
        </w:rPr>
      </w:pPr>
      <w:r w:rsidRPr="005E6428">
        <w:rPr>
          <w:rFonts w:ascii="Times New Roman" w:hAnsi="Times New Roman"/>
          <w:szCs w:val="20"/>
          <w:lang w:eastAsia="ja-JP"/>
        </w:rPr>
        <w:t>When SL DRX active time of RX UE is provided by the higher layer for candidate resource selection</w:t>
      </w:r>
    </w:p>
    <w:p w14:paraId="36C088F7" w14:textId="38574CF3" w:rsidR="005E6428" w:rsidRPr="005E6428" w:rsidRDefault="005E6428" w:rsidP="00F44FD9">
      <w:pPr>
        <w:pStyle w:val="ListParagraph"/>
        <w:numPr>
          <w:ilvl w:val="0"/>
          <w:numId w:val="193"/>
        </w:numPr>
        <w:overflowPunct/>
        <w:autoSpaceDE/>
        <w:autoSpaceDN/>
        <w:adjustRightInd/>
        <w:spacing w:after="0"/>
        <w:contextualSpacing w:val="0"/>
        <w:jc w:val="both"/>
        <w:textAlignment w:val="auto"/>
        <w:rPr>
          <w:rFonts w:eastAsia="Times New Roman"/>
        </w:rPr>
      </w:pPr>
      <w:r w:rsidRPr="005E6428">
        <w:rPr>
          <w:rFonts w:eastAsia="Times New Roman"/>
        </w:rPr>
        <w:t xml:space="preserve">Solution 6 (compromised): If there are less than </w:t>
      </w:r>
      <w:r w:rsidRPr="005E6428">
        <w:rPr>
          <w:rFonts w:eastAsia="Times New Roman"/>
          <w:i/>
          <w:iCs/>
        </w:rPr>
        <w:t xml:space="preserve">Z </w:t>
      </w:r>
      <w:r w:rsidRPr="005E6428">
        <w:rPr>
          <w:rFonts w:eastAsia="Times New Roman"/>
        </w:rPr>
        <w:t>candidate single-slot resources remained within the indicated SL DRX active time in the set </w:t>
      </w:r>
      <w:r w:rsidRPr="005E6428">
        <w:rPr>
          <w:rFonts w:eastAsia="Times New Roman"/>
          <w:i/>
          <w:iCs/>
        </w:rPr>
        <w:t>S</w:t>
      </w:r>
      <w:r w:rsidRPr="005E6428">
        <w:rPr>
          <w:rFonts w:eastAsia="Times New Roman"/>
          <w:i/>
          <w:iCs/>
          <w:vertAlign w:val="subscript"/>
        </w:rPr>
        <w:t>A</w:t>
      </w:r>
      <w:r w:rsidRPr="005E6428">
        <w:rPr>
          <w:rFonts w:eastAsia="Times New Roman"/>
        </w:rPr>
        <w:t xml:space="preserve"> after completing the iterations from step 4) to 7) to fulfil </w:t>
      </w:r>
      <m:oMath>
        <m:r>
          <w:rPr>
            <w:rFonts w:ascii="Cambria Math" w:eastAsia="Times New Roman" w:hAnsi="Cambria Math"/>
            <w:lang w:eastAsia="en-GB"/>
          </w:rPr>
          <m:t>X·</m:t>
        </m:r>
        <m:sSub>
          <m:sSubPr>
            <m:ctrlPr>
              <w:rPr>
                <w:rFonts w:ascii="Cambria Math" w:eastAsia="Malgun Gothic" w:hAnsi="Cambria Math"/>
                <w:i/>
                <w:iCs/>
                <w:lang w:eastAsia="en-GB"/>
              </w:rPr>
            </m:ctrlPr>
          </m:sSubPr>
          <m:e>
            <m:r>
              <w:rPr>
                <w:rFonts w:ascii="Cambria Math" w:eastAsia="Times New Roman" w:hAnsi="Cambria Math"/>
                <w:lang w:eastAsia="en-GB"/>
              </w:rPr>
              <m:t>M</m:t>
            </m:r>
          </m:e>
          <m:sub>
            <m:r>
              <m:rPr>
                <m:nor/>
              </m:rPr>
              <w:rPr>
                <w:rFonts w:eastAsia="Times New Roman"/>
                <w:lang w:eastAsia="en-GB"/>
              </w:rPr>
              <m:t>total</m:t>
            </m:r>
            <m:ctrlPr>
              <w:rPr>
                <w:rFonts w:ascii="Cambria Math" w:eastAsia="Malgun Gothic" w:hAnsi="Cambria Math"/>
                <w:lang w:eastAsia="en-GB"/>
              </w:rPr>
            </m:ctrlPr>
          </m:sub>
        </m:sSub>
      </m:oMath>
      <w:r w:rsidRPr="005E6428">
        <w:rPr>
          <w:rFonts w:eastAsia="Times New Roman"/>
        </w:rPr>
        <w:t xml:space="preserve">, for the reported subset of the candidate resources, </w:t>
      </w:r>
      <w:r w:rsidRPr="005E6428">
        <w:rPr>
          <w:rFonts w:eastAsia="Times New Roman"/>
          <w:color w:val="7030A0"/>
        </w:rPr>
        <w:t xml:space="preserve">the UE applies </w:t>
      </w:r>
      <w:r w:rsidRPr="005E6428">
        <w:rPr>
          <w:rFonts w:eastAsia="Times New Roman"/>
        </w:rPr>
        <w:t>the RSRP threshold increment in</w:t>
      </w:r>
      <w:r w:rsidR="00001F3B">
        <w:rPr>
          <w:rFonts w:eastAsia="Times New Roman"/>
        </w:rPr>
        <w:t xml:space="preserve"> </w:t>
      </w:r>
      <w:r w:rsidRPr="005E6428">
        <w:rPr>
          <w:rFonts w:eastAsia="Times New Roman"/>
        </w:rPr>
        <w:t>Step</w:t>
      </w:r>
      <w:r w:rsidR="00001F3B">
        <w:rPr>
          <w:rFonts w:eastAsia="Times New Roman"/>
        </w:rPr>
        <w:t xml:space="preserve"> </w:t>
      </w:r>
      <w:r w:rsidRPr="005E6428">
        <w:rPr>
          <w:rFonts w:eastAsia="Times New Roman"/>
        </w:rPr>
        <w:t xml:space="preserve">7 </w:t>
      </w:r>
      <w:r w:rsidRPr="005E6428">
        <w:rPr>
          <w:rFonts w:eastAsia="Times New Roman"/>
          <w:color w:val="FF0000"/>
        </w:rPr>
        <w:t xml:space="preserve">and </w:t>
      </w:r>
      <w:r w:rsidRPr="005E6428">
        <w:rPr>
          <w:rFonts w:eastAsia="Times New Roman"/>
          <w:color w:val="7030A0"/>
        </w:rPr>
        <w:t>continues</w:t>
      </w:r>
      <w:r w:rsidRPr="005E6428">
        <w:rPr>
          <w:rFonts w:eastAsia="Times New Roman"/>
          <w:color w:val="FF0000"/>
        </w:rPr>
        <w:t xml:space="preserve"> the procedure from step 4)</w:t>
      </w:r>
      <w:r w:rsidRPr="005E6428">
        <w:rPr>
          <w:rFonts w:eastAsia="Times New Roman"/>
          <w:color w:val="00B050"/>
        </w:rPr>
        <w:t xml:space="preserve"> </w:t>
      </w:r>
      <w:r w:rsidRPr="005E6428">
        <w:rPr>
          <w:rFonts w:eastAsia="Times New Roman"/>
          <w:color w:val="00B0F0"/>
        </w:rPr>
        <w:t xml:space="preserve">to 7) </w:t>
      </w:r>
      <w:r w:rsidRPr="005E6428">
        <w:rPr>
          <w:rFonts w:eastAsia="Times New Roman"/>
          <w:i/>
          <w:iCs/>
          <w:color w:val="00B0F0"/>
        </w:rPr>
        <w:t xml:space="preserve">only </w:t>
      </w:r>
      <w:r w:rsidRPr="005E6428">
        <w:rPr>
          <w:rFonts w:eastAsia="Times New Roman"/>
          <w:color w:val="00B0F0"/>
        </w:rPr>
        <w:t>for resources within</w:t>
      </w:r>
      <w:r w:rsidRPr="005E6428">
        <w:rPr>
          <w:rFonts w:eastAsia="Times New Roman"/>
          <w:i/>
          <w:iCs/>
          <w:color w:val="00B0F0"/>
        </w:rPr>
        <w:t xml:space="preserve"> the SL DRX active time </w:t>
      </w:r>
      <w:r w:rsidRPr="005E6428">
        <w:rPr>
          <w:rFonts w:eastAsia="Times New Roman"/>
          <w:color w:val="00B0F0"/>
        </w:rPr>
        <w:t>with replacing</w:t>
      </w:r>
      <w:r w:rsidRPr="005E6428">
        <w:rPr>
          <w:rFonts w:eastAsia="Times New Roman"/>
          <w:i/>
          <w:iCs/>
          <w:color w:val="00B0F0"/>
        </w:rPr>
        <w:t xml:space="preserve"> </w:t>
      </w:r>
      <m:oMath>
        <m:r>
          <w:rPr>
            <w:rFonts w:ascii="Cambria Math" w:eastAsia="Times New Roman" w:hAnsi="Cambria Math"/>
            <w:color w:val="00B0F0"/>
            <w:lang w:eastAsia="en-GB"/>
          </w:rPr>
          <m:t>X·</m:t>
        </m:r>
        <m:sSub>
          <m:sSubPr>
            <m:ctrlPr>
              <w:rPr>
                <w:rFonts w:ascii="Cambria Math" w:eastAsia="Malgun Gothic" w:hAnsi="Cambria Math"/>
                <w:i/>
                <w:iCs/>
                <w:color w:val="00B0F0"/>
                <w:lang w:eastAsia="en-GB"/>
              </w:rPr>
            </m:ctrlPr>
          </m:sSubPr>
          <m:e>
            <m:r>
              <w:rPr>
                <w:rFonts w:ascii="Cambria Math" w:eastAsia="Times New Roman" w:hAnsi="Cambria Math"/>
                <w:color w:val="00B0F0"/>
                <w:lang w:eastAsia="en-GB"/>
              </w:rPr>
              <m:t>M</m:t>
            </m:r>
          </m:e>
          <m:sub>
            <m:r>
              <m:rPr>
                <m:nor/>
              </m:rPr>
              <w:rPr>
                <w:rFonts w:eastAsia="Times New Roman"/>
                <w:color w:val="00B0F0"/>
                <w:lang w:eastAsia="en-GB"/>
              </w:rPr>
              <m:t>total</m:t>
            </m:r>
            <m:ctrlPr>
              <w:rPr>
                <w:rFonts w:ascii="Cambria Math" w:eastAsia="Malgun Gothic" w:hAnsi="Cambria Math"/>
                <w:color w:val="00B0F0"/>
                <w:lang w:eastAsia="en-GB"/>
              </w:rPr>
            </m:ctrlPr>
          </m:sub>
        </m:sSub>
      </m:oMath>
      <w:r w:rsidRPr="005E6428">
        <w:rPr>
          <w:rFonts w:eastAsia="Times New Roman"/>
          <w:i/>
          <w:iCs/>
          <w:color w:val="00B0F0"/>
        </w:rPr>
        <w:t xml:space="preserve"> </w:t>
      </w:r>
      <w:r w:rsidRPr="005E6428">
        <w:rPr>
          <w:rFonts w:eastAsia="Times New Roman"/>
          <w:color w:val="00B0F0"/>
        </w:rPr>
        <w:t>by</w:t>
      </w:r>
      <w:r w:rsidRPr="005E6428">
        <w:rPr>
          <w:rFonts w:eastAsia="Times New Roman"/>
          <w:i/>
          <w:iCs/>
          <w:color w:val="00B0F0"/>
        </w:rPr>
        <w:t xml:space="preserve"> Z</w:t>
      </w:r>
      <w:r w:rsidRPr="005E6428">
        <w:rPr>
          <w:rFonts w:eastAsia="Times New Roman"/>
        </w:rPr>
        <w:t xml:space="preserve">, where </w:t>
      </w:r>
      <w:r w:rsidRPr="005E6428">
        <w:rPr>
          <w:rFonts w:eastAsia="Times New Roman"/>
          <w:i/>
          <w:iCs/>
        </w:rPr>
        <w:t xml:space="preserve">Z </w:t>
      </w:r>
      <w:r w:rsidRPr="005E6428">
        <w:rPr>
          <w:rFonts w:eastAsia="Times New Roman"/>
        </w:rPr>
        <w:t xml:space="preserve">is determined by UE implementation </w:t>
      </w:r>
      <w:r w:rsidRPr="005E6428">
        <w:rPr>
          <w:rFonts w:eastAsia="Times New Roman"/>
          <w:color w:val="7030A0"/>
        </w:rPr>
        <w:t xml:space="preserve">within a range of 0 &lt; </w:t>
      </w:r>
      <w:r w:rsidRPr="005E6428">
        <w:rPr>
          <w:rFonts w:eastAsia="Times New Roman"/>
          <w:i/>
          <w:iCs/>
          <w:color w:val="7030A0"/>
        </w:rPr>
        <w:t>Z</w:t>
      </w:r>
      <w:r w:rsidRPr="005E6428">
        <w:rPr>
          <w:rFonts w:eastAsia="Times New Roman"/>
          <w:color w:val="7030A0"/>
        </w:rPr>
        <w:t xml:space="preserve"> ≤ </w:t>
      </w:r>
      <m:oMath>
        <m:r>
          <w:rPr>
            <w:rFonts w:ascii="Cambria Math" w:eastAsia="Times New Roman" w:hAnsi="Cambria Math"/>
            <w:color w:val="7030A0"/>
            <w:lang w:eastAsia="en-GB"/>
          </w:rPr>
          <m:t>X·</m:t>
        </m:r>
        <m:sSub>
          <m:sSubPr>
            <m:ctrlPr>
              <w:rPr>
                <w:rFonts w:ascii="Cambria Math" w:eastAsia="Malgun Gothic" w:hAnsi="Cambria Math"/>
                <w:i/>
                <w:iCs/>
                <w:color w:val="7030A0"/>
                <w:lang w:eastAsia="en-GB"/>
              </w:rPr>
            </m:ctrlPr>
          </m:sSubPr>
          <m:e>
            <m:r>
              <w:rPr>
                <w:rFonts w:ascii="Cambria Math" w:eastAsia="Times New Roman" w:hAnsi="Cambria Math"/>
                <w:color w:val="7030A0"/>
                <w:lang w:eastAsia="en-GB"/>
              </w:rPr>
              <m:t>N</m:t>
            </m:r>
          </m:e>
          <m:sub>
            <m:r>
              <m:rPr>
                <m:nor/>
              </m:rPr>
              <w:rPr>
                <w:rFonts w:eastAsia="Times New Roman"/>
                <w:color w:val="7030A0"/>
                <w:lang w:eastAsia="en-GB"/>
              </w:rPr>
              <m:t>total</m:t>
            </m:r>
            <m:ctrlPr>
              <w:rPr>
                <w:rFonts w:ascii="Cambria Math" w:eastAsia="Malgun Gothic" w:hAnsi="Cambria Math"/>
                <w:color w:val="7030A0"/>
                <w:lang w:eastAsia="en-GB"/>
              </w:rPr>
            </m:ctrlPr>
          </m:sub>
        </m:sSub>
      </m:oMath>
      <w:r w:rsidRPr="005E6428">
        <w:rPr>
          <w:rFonts w:eastAsia="Times New Roman"/>
          <w:color w:val="7030A0"/>
        </w:rPr>
        <w:t xml:space="preserve"> and </w:t>
      </w:r>
      <m:oMath>
        <m:sSub>
          <m:sSubPr>
            <m:ctrlPr>
              <w:rPr>
                <w:rFonts w:ascii="Cambria Math" w:eastAsia="Malgun Gothic" w:hAnsi="Cambria Math"/>
                <w:i/>
                <w:iCs/>
                <w:color w:val="7030A0"/>
                <w:lang w:eastAsia="en-GB"/>
              </w:rPr>
            </m:ctrlPr>
          </m:sSubPr>
          <m:e>
            <m:r>
              <w:rPr>
                <w:rFonts w:ascii="Cambria Math" w:eastAsia="Times New Roman" w:hAnsi="Cambria Math"/>
                <w:color w:val="7030A0"/>
                <w:lang w:eastAsia="en-GB"/>
              </w:rPr>
              <m:t>N</m:t>
            </m:r>
          </m:e>
          <m:sub>
            <m:r>
              <m:rPr>
                <m:nor/>
              </m:rPr>
              <w:rPr>
                <w:rFonts w:eastAsia="Times New Roman"/>
                <w:color w:val="7030A0"/>
                <w:lang w:eastAsia="en-GB"/>
              </w:rPr>
              <m:t>total</m:t>
            </m:r>
            <m:ctrlPr>
              <w:rPr>
                <w:rFonts w:ascii="Cambria Math" w:eastAsia="Malgun Gothic" w:hAnsi="Cambria Math"/>
                <w:color w:val="7030A0"/>
                <w:lang w:eastAsia="en-GB"/>
              </w:rPr>
            </m:ctrlPr>
          </m:sub>
        </m:sSub>
      </m:oMath>
      <w:r w:rsidRPr="005E6428">
        <w:rPr>
          <w:rFonts w:eastAsia="Times New Roman"/>
          <w:color w:val="7030A0"/>
        </w:rPr>
        <w:t xml:space="preserve"> is the total number of candidate single-slot resources within the SL DRX active time of the initialized set</w:t>
      </w:r>
      <w:r w:rsidRPr="005E6428">
        <w:rPr>
          <w:rStyle w:val="apple-converted-space"/>
          <w:rFonts w:eastAsia="Times New Roman"/>
          <w:color w:val="7030A0"/>
        </w:rPr>
        <w:t> </w:t>
      </w:r>
      <w:r w:rsidRPr="005E6428">
        <w:rPr>
          <w:rFonts w:eastAsia="Times New Roman"/>
          <w:i/>
          <w:iCs/>
          <w:color w:val="7030A0"/>
        </w:rPr>
        <w:t>S</w:t>
      </w:r>
      <w:r w:rsidRPr="005E6428">
        <w:rPr>
          <w:rFonts w:eastAsia="Times New Roman"/>
          <w:i/>
          <w:iCs/>
          <w:color w:val="7030A0"/>
          <w:vertAlign w:val="subscript"/>
        </w:rPr>
        <w:t>A</w:t>
      </w:r>
      <w:r w:rsidRPr="005E6428">
        <w:rPr>
          <w:rStyle w:val="apple-converted-space"/>
          <w:rFonts w:eastAsia="Times New Roman"/>
          <w:color w:val="7030A0"/>
        </w:rPr>
        <w:t> in Step 4)</w:t>
      </w:r>
      <w:r w:rsidRPr="005E6428">
        <w:rPr>
          <w:rFonts w:eastAsia="Times New Roman"/>
          <w:i/>
          <w:iCs/>
        </w:rPr>
        <w:t>.</w:t>
      </w:r>
    </w:p>
    <w:p w14:paraId="135343D9" w14:textId="77777777" w:rsidR="005E6428" w:rsidRPr="005E6428" w:rsidRDefault="005E6428" w:rsidP="005E6428">
      <w:pPr>
        <w:jc w:val="both"/>
        <w:rPr>
          <w:rFonts w:ascii="Times New Roman" w:hAnsi="Times New Roman"/>
          <w:szCs w:val="20"/>
          <w:lang w:eastAsia="ja-JP"/>
        </w:rPr>
      </w:pPr>
      <w:r w:rsidRPr="005E6428">
        <w:rPr>
          <w:rFonts w:ascii="Times New Roman" w:hAnsi="Times New Roman"/>
          <w:szCs w:val="20"/>
          <w:lang w:eastAsia="ja-JP"/>
        </w:rPr>
        <w:t>Sustained objection: CATT, ZTE</w:t>
      </w:r>
    </w:p>
    <w:p w14:paraId="7C5EA6AF" w14:textId="082FCD9D" w:rsidR="005E6428" w:rsidRDefault="005E6428" w:rsidP="005E6428">
      <w:pPr>
        <w:rPr>
          <w:rFonts w:ascii="Times New Roman" w:hAnsi="Times New Roman"/>
        </w:rPr>
      </w:pPr>
    </w:p>
    <w:p w14:paraId="2CEFB084" w14:textId="77777777" w:rsidR="00001F3B" w:rsidRPr="005E6428" w:rsidRDefault="00001F3B" w:rsidP="005E6428">
      <w:pPr>
        <w:rPr>
          <w:rFonts w:ascii="Times New Roman" w:hAnsi="Times New Roman"/>
        </w:rPr>
      </w:pPr>
    </w:p>
    <w:p w14:paraId="7B57F64A" w14:textId="02E3924F" w:rsidR="00001F3B" w:rsidRPr="00001F3B" w:rsidRDefault="002328C4" w:rsidP="00001F3B">
      <w:pPr>
        <w:rPr>
          <w:b/>
          <w:bCs/>
          <w:lang w:eastAsia="x-none"/>
        </w:rPr>
      </w:pPr>
      <w:hyperlink r:id="rId1949" w:history="1">
        <w:r w:rsidR="004371F4">
          <w:rPr>
            <w:rStyle w:val="Hyperlink"/>
            <w:b/>
            <w:bCs/>
            <w:lang w:eastAsia="x-none"/>
          </w:rPr>
          <w:t>R1-2202564</w:t>
        </w:r>
      </w:hyperlink>
      <w:r w:rsidR="00001F3B" w:rsidRPr="00001F3B">
        <w:rPr>
          <w:b/>
          <w:bCs/>
          <w:lang w:eastAsia="x-none"/>
        </w:rPr>
        <w:tab/>
        <w:t>FL summary #4 for AI 8.11.1.1 – NR sidelink resource allocation for power saving</w:t>
      </w:r>
      <w:r w:rsidR="00001F3B" w:rsidRPr="00001F3B">
        <w:rPr>
          <w:b/>
          <w:bCs/>
          <w:lang w:eastAsia="x-none"/>
        </w:rPr>
        <w:tab/>
        <w:t>Moderator (OPPO)</w:t>
      </w:r>
    </w:p>
    <w:p w14:paraId="5A2A9041" w14:textId="2AD56FE8" w:rsidR="00001F3B" w:rsidRDefault="00001F3B" w:rsidP="00001F3B">
      <w:pPr>
        <w:rPr>
          <w:lang w:eastAsia="x-none"/>
        </w:rPr>
      </w:pPr>
      <w:r>
        <w:rPr>
          <w:lang w:eastAsia="x-none"/>
        </w:rPr>
        <w:t>From Mar 3</w:t>
      </w:r>
      <w:r w:rsidRPr="00001F3B">
        <w:rPr>
          <w:vertAlign w:val="superscript"/>
          <w:lang w:eastAsia="x-none"/>
        </w:rPr>
        <w:t>rd</w:t>
      </w:r>
      <w:r>
        <w:rPr>
          <w:lang w:eastAsia="x-none"/>
        </w:rPr>
        <w:t xml:space="preserve"> GTW session</w:t>
      </w:r>
    </w:p>
    <w:p w14:paraId="28A272F1" w14:textId="77777777" w:rsidR="005E6428" w:rsidRPr="005E6428" w:rsidRDefault="005E6428" w:rsidP="005E6428">
      <w:pPr>
        <w:rPr>
          <w:rFonts w:ascii="Times New Roman" w:hAnsi="Times New Roman"/>
          <w:color w:val="000000"/>
          <w:szCs w:val="22"/>
          <w:highlight w:val="green"/>
          <w:lang w:val="en-US"/>
        </w:rPr>
      </w:pPr>
      <w:r w:rsidRPr="005E6428">
        <w:rPr>
          <w:rFonts w:ascii="Times New Roman" w:hAnsi="Times New Roman"/>
          <w:color w:val="000000"/>
          <w:highlight w:val="green"/>
        </w:rPr>
        <w:t>Agreement</w:t>
      </w:r>
    </w:p>
    <w:p w14:paraId="5E53F0D4" w14:textId="77777777" w:rsidR="004F0C3E" w:rsidRPr="00616E45" w:rsidRDefault="004F0C3E" w:rsidP="004F0C3E">
      <w:pPr>
        <w:autoSpaceDE w:val="0"/>
        <w:autoSpaceDN w:val="0"/>
        <w:jc w:val="both"/>
        <w:rPr>
          <w:rFonts w:cs="Times"/>
          <w:szCs w:val="20"/>
          <w:lang w:eastAsia="zh-TW"/>
        </w:rPr>
      </w:pPr>
      <w:r w:rsidRPr="00616E45">
        <w:rPr>
          <w:rFonts w:cs="Times"/>
          <w:szCs w:val="20"/>
        </w:rPr>
        <w:t>In Step 6 c) of TS38.214 Section 8.1.4, when UE is configured with partial sensing by its higher layer, adopt the following changes:</w:t>
      </w:r>
    </w:p>
    <w:p w14:paraId="554AEDCD" w14:textId="20EE588B" w:rsidR="004F0C3E" w:rsidRPr="004F0C3E" w:rsidRDefault="002328C4" w:rsidP="004F0C3E">
      <w:pPr>
        <w:pStyle w:val="ListParagraph"/>
        <w:numPr>
          <w:ilvl w:val="0"/>
          <w:numId w:val="85"/>
        </w:numPr>
        <w:rPr>
          <w:lang w:eastAsia="ko-KR"/>
        </w:rPr>
      </w:pPr>
      <m:oMath>
        <m:sSubSup>
          <m:sSubSupPr>
            <m:ctrlPr>
              <w:rPr>
                <w:rFonts w:ascii="Cambria Math" w:eastAsia="Malgun Gothic" w:hAnsi="Cambria Math"/>
                <w:iCs/>
                <w:color w:val="000000"/>
                <w:lang w:eastAsia="ko-KR"/>
              </w:rPr>
            </m:ctrlPr>
          </m:sSubSupPr>
          <m:e>
            <m:r>
              <w:rPr>
                <w:rFonts w:ascii="Cambria Math" w:hAnsi="Cambria Math"/>
                <w:color w:val="000000"/>
                <w:lang w:eastAsia="ko-KR"/>
              </w:rPr>
              <m:t>t</m:t>
            </m:r>
            <m:r>
              <m:rPr>
                <m:sty m:val="p"/>
              </m:rPr>
              <w:rPr>
                <w:rFonts w:ascii="Cambria Math" w:hAnsi="Cambria Math"/>
                <w:color w:val="000000"/>
                <w:lang w:eastAsia="ko-KR"/>
              </w:rPr>
              <m:t>'</m:t>
            </m:r>
          </m:e>
          <m:sub>
            <m:sSup>
              <m:sSupPr>
                <m:ctrlPr>
                  <w:rPr>
                    <w:rFonts w:ascii="Cambria Math" w:eastAsia="Malgun Gothic" w:hAnsi="Cambria Math"/>
                    <w:iCs/>
                    <w:color w:val="000000"/>
                    <w:lang w:eastAsia="ko-KR"/>
                  </w:rPr>
                </m:ctrlPr>
              </m:sSupPr>
              <m:e>
                <m:r>
                  <w:rPr>
                    <w:rFonts w:ascii="Cambria Math" w:hAnsi="Cambria Math"/>
                    <w:color w:val="000000"/>
                    <w:lang w:eastAsia="ko-KR"/>
                  </w:rPr>
                  <m:t>n</m:t>
                </m:r>
              </m:e>
              <m:sup>
                <m:r>
                  <m:rPr>
                    <m:sty m:val="p"/>
                  </m:rPr>
                  <w:rPr>
                    <w:rFonts w:ascii="Cambria Math" w:hAnsi="Cambria Math"/>
                    <w:color w:val="000000"/>
                    <w:lang w:eastAsia="ko-KR"/>
                  </w:rPr>
                  <m:t>'</m:t>
                </m:r>
              </m:sup>
            </m:sSup>
          </m:sub>
          <m:sup>
            <m:r>
              <w:rPr>
                <w:rFonts w:ascii="Cambria Math" w:hAnsi="Cambria Math"/>
                <w:color w:val="000000"/>
                <w:lang w:eastAsia="ko-KR"/>
              </w:rPr>
              <m:t>SL</m:t>
            </m:r>
          </m:sup>
        </m:sSubSup>
        <m:r>
          <m:rPr>
            <m:sty m:val="p"/>
          </m:rPr>
          <w:rPr>
            <w:rFonts w:ascii="Cambria Math" w:hAnsi="Cambria Math"/>
            <w:color w:val="000000"/>
            <w:lang w:eastAsia="ko-KR"/>
          </w:rPr>
          <m:t>=</m:t>
        </m:r>
        <m:sSubSup>
          <m:sSubSupPr>
            <m:ctrlPr>
              <w:rPr>
                <w:rFonts w:ascii="Cambria Math" w:eastAsia="Malgun Gothic" w:hAnsi="Cambria Math"/>
                <w:iCs/>
                <w:color w:val="0070C0"/>
                <w:lang w:eastAsia="en-GB"/>
              </w:rPr>
            </m:ctrlPr>
          </m:sSubSupPr>
          <m:e>
            <m:r>
              <w:rPr>
                <w:rFonts w:ascii="Cambria Math" w:hAnsi="Cambria Math"/>
                <w:color w:val="0070C0"/>
                <w:lang w:eastAsia="en-GB"/>
              </w:rPr>
              <m:t>t</m:t>
            </m:r>
          </m:e>
          <m:sub>
            <m:r>
              <w:rPr>
                <w:rFonts w:ascii="Cambria Math" w:hAnsi="Cambria Math"/>
                <w:color w:val="0070C0"/>
                <w:lang w:eastAsia="en-GB"/>
              </w:rPr>
              <m:t>yi</m:t>
            </m:r>
          </m:sub>
          <m:sup>
            <m:r>
              <w:rPr>
                <w:rFonts w:ascii="Cambria Math" w:hAnsi="Cambria Math"/>
                <w:color w:val="0070C0"/>
                <w:lang w:eastAsia="en-GB"/>
              </w:rPr>
              <m:t>SL</m:t>
            </m:r>
          </m:sup>
        </m:sSubSup>
        <m:r>
          <m:rPr>
            <m:sty m:val="p"/>
          </m:rPr>
          <w:rPr>
            <w:rFonts w:ascii="Cambria Math" w:hAnsi="Cambria Math"/>
            <w:color w:val="000000"/>
            <w:lang w:eastAsia="en-GB"/>
          </w:rPr>
          <m:t>-</m:t>
        </m:r>
        <m:sSubSup>
          <m:sSubSupPr>
            <m:ctrlPr>
              <w:rPr>
                <w:rFonts w:ascii="Cambria Math" w:eastAsia="Malgun Gothic" w:hAnsi="Cambria Math"/>
                <w:iCs/>
                <w:color w:val="000000"/>
                <w:lang w:eastAsia="en-GB"/>
              </w:rPr>
            </m:ctrlPr>
          </m:sSubSupPr>
          <m:e>
            <m:r>
              <w:rPr>
                <w:rFonts w:ascii="Cambria Math" w:hAnsi="Cambria Math"/>
                <w:color w:val="000000"/>
                <w:lang w:eastAsia="en-GB"/>
              </w:rPr>
              <m:t>T</m:t>
            </m:r>
          </m:e>
          <m:sub>
            <m:r>
              <w:rPr>
                <w:rFonts w:ascii="Cambria Math" w:hAnsi="Cambria Math"/>
                <w:color w:val="000000"/>
                <w:lang w:eastAsia="en-GB"/>
              </w:rPr>
              <m:t>proc</m:t>
            </m:r>
            <m:r>
              <m:rPr>
                <m:sty m:val="p"/>
              </m:rPr>
              <w:rPr>
                <w:rFonts w:ascii="Cambria Math" w:hAnsi="Cambria Math"/>
                <w:color w:val="000000"/>
                <w:lang w:eastAsia="en-GB"/>
              </w:rPr>
              <m:t>,1</m:t>
            </m:r>
          </m:sub>
          <m:sup>
            <m:r>
              <w:rPr>
                <w:rFonts w:ascii="Cambria Math" w:hAnsi="Cambria Math"/>
                <w:color w:val="000000"/>
                <w:lang w:eastAsia="en-GB"/>
              </w:rPr>
              <m:t>SL</m:t>
            </m:r>
          </m:sup>
        </m:sSubSup>
      </m:oMath>
      <w:r w:rsidR="004F0C3E" w:rsidRPr="004F0C3E">
        <w:rPr>
          <w:lang w:eastAsia="en-GB"/>
        </w:rPr>
        <w:t xml:space="preserve"> </w:t>
      </w:r>
      <w:r w:rsidR="004F0C3E" w:rsidRPr="004F0C3E">
        <w:rPr>
          <w:lang w:eastAsia="ko-KR"/>
        </w:rPr>
        <w:t xml:space="preserve">if slot </w:t>
      </w:r>
      <m:oMath>
        <m:sSubSup>
          <m:sSubSupPr>
            <m:ctrlPr>
              <w:rPr>
                <w:rFonts w:ascii="Cambria Math" w:eastAsia="Malgun Gothic" w:hAnsi="Cambria Math"/>
                <w:iCs/>
                <w:color w:val="0070C0"/>
                <w:lang w:eastAsia="en-GB"/>
              </w:rPr>
            </m:ctrlPr>
          </m:sSubSupPr>
          <m:e>
            <m:r>
              <w:rPr>
                <w:rFonts w:ascii="Cambria Math" w:hAnsi="Cambria Math"/>
                <w:color w:val="0070C0"/>
                <w:lang w:eastAsia="en-GB"/>
              </w:rPr>
              <m:t>t</m:t>
            </m:r>
          </m:e>
          <m:sub>
            <m:r>
              <w:rPr>
                <w:rFonts w:ascii="Cambria Math" w:hAnsi="Cambria Math"/>
                <w:color w:val="0070C0"/>
                <w:lang w:eastAsia="en-GB"/>
              </w:rPr>
              <m:t>yi</m:t>
            </m:r>
          </m:sub>
          <m:sup>
            <m:r>
              <w:rPr>
                <w:rFonts w:ascii="Cambria Math" w:hAnsi="Cambria Math"/>
                <w:color w:val="0070C0"/>
                <w:lang w:eastAsia="en-GB"/>
              </w:rPr>
              <m:t>SL</m:t>
            </m:r>
          </m:sup>
        </m:sSubSup>
        <m:r>
          <m:rPr>
            <m:sty m:val="p"/>
          </m:rPr>
          <w:rPr>
            <w:rFonts w:ascii="Cambria Math" w:hAnsi="Cambria Math"/>
            <w:color w:val="000000"/>
            <w:lang w:eastAsia="en-GB"/>
          </w:rPr>
          <m:t>-</m:t>
        </m:r>
        <m:sSubSup>
          <m:sSubSupPr>
            <m:ctrlPr>
              <w:rPr>
                <w:rFonts w:ascii="Cambria Math" w:eastAsia="Malgun Gothic" w:hAnsi="Cambria Math"/>
                <w:iCs/>
                <w:color w:val="000000"/>
                <w:lang w:eastAsia="en-GB"/>
              </w:rPr>
            </m:ctrlPr>
          </m:sSubSupPr>
          <m:e>
            <m:r>
              <w:rPr>
                <w:rFonts w:ascii="Cambria Math" w:hAnsi="Cambria Math"/>
                <w:color w:val="000000"/>
                <w:lang w:eastAsia="en-GB"/>
              </w:rPr>
              <m:t>T</m:t>
            </m:r>
          </m:e>
          <m:sub>
            <m:r>
              <w:rPr>
                <w:rFonts w:ascii="Cambria Math" w:hAnsi="Cambria Math"/>
                <w:color w:val="000000"/>
                <w:lang w:eastAsia="en-GB"/>
              </w:rPr>
              <m:t>proc</m:t>
            </m:r>
            <m:r>
              <m:rPr>
                <m:sty m:val="p"/>
              </m:rPr>
              <w:rPr>
                <w:rFonts w:ascii="Cambria Math" w:hAnsi="Cambria Math"/>
                <w:color w:val="000000"/>
                <w:lang w:eastAsia="en-GB"/>
              </w:rPr>
              <m:t>,1</m:t>
            </m:r>
          </m:sub>
          <m:sup>
            <m:r>
              <w:rPr>
                <w:rFonts w:ascii="Cambria Math" w:hAnsi="Cambria Math"/>
                <w:color w:val="000000"/>
                <w:lang w:eastAsia="en-GB"/>
              </w:rPr>
              <m:t>SL</m:t>
            </m:r>
          </m:sup>
        </m:sSubSup>
      </m:oMath>
      <w:r w:rsidR="004F0C3E" w:rsidRPr="004F0C3E">
        <w:rPr>
          <w:lang w:eastAsia="ko-KR"/>
        </w:rPr>
        <w:t xml:space="preserve"> belongs to the set </w:t>
      </w:r>
      <m:oMath>
        <m:d>
          <m:dPr>
            <m:ctrlPr>
              <w:rPr>
                <w:rFonts w:ascii="Cambria Math" w:eastAsia="Malgun Gothic" w:hAnsi="Cambria Math"/>
                <w:iCs/>
                <w:lang w:eastAsia="en-GB"/>
              </w:rPr>
            </m:ctrlPr>
          </m:dPr>
          <m:e>
            <m:sSubSup>
              <m:sSubSupPr>
                <m:ctrlPr>
                  <w:rPr>
                    <w:rFonts w:ascii="Cambria Math" w:eastAsia="Malgun Gothic" w:hAnsi="Cambria Math"/>
                    <w:iCs/>
                    <w:lang w:eastAsia="ko-KR"/>
                  </w:rPr>
                </m:ctrlPr>
              </m:sSubSupPr>
              <m:e>
                <m:r>
                  <w:rPr>
                    <w:rFonts w:ascii="Cambria Math" w:hAnsi="Cambria Math"/>
                    <w:lang w:eastAsia="ko-KR"/>
                  </w:rPr>
                  <m:t>t</m:t>
                </m:r>
                <m:r>
                  <m:rPr>
                    <m:sty m:val="p"/>
                  </m:rPr>
                  <w:rPr>
                    <w:rFonts w:ascii="Cambria Math" w:hAnsi="Cambria Math"/>
                    <w:lang w:eastAsia="ko-KR"/>
                  </w:rPr>
                  <m:t>'</m:t>
                </m:r>
              </m:e>
              <m:sub>
                <m:r>
                  <m:rPr>
                    <m:sty m:val="p"/>
                  </m:rPr>
                  <w:rPr>
                    <w:rFonts w:ascii="Cambria Math" w:hAnsi="Cambria Math"/>
                    <w:lang w:eastAsia="ko-KR"/>
                  </w:rPr>
                  <m:t>0</m:t>
                </m:r>
              </m:sub>
              <m:sup>
                <m:r>
                  <w:rPr>
                    <w:rFonts w:ascii="Cambria Math" w:hAnsi="Cambria Math"/>
                    <w:lang w:eastAsia="ko-KR"/>
                  </w:rPr>
                  <m:t>SL</m:t>
                </m:r>
              </m:sup>
            </m:sSubSup>
            <m:r>
              <m:rPr>
                <m:sty m:val="p"/>
              </m:rPr>
              <w:rPr>
                <w:rFonts w:ascii="Cambria Math" w:hAnsi="Cambria Math"/>
                <w:lang w:eastAsia="en-GB"/>
              </w:rPr>
              <m:t>,</m:t>
            </m:r>
            <m:sSubSup>
              <m:sSubSupPr>
                <m:ctrlPr>
                  <w:rPr>
                    <w:rFonts w:ascii="Cambria Math" w:eastAsia="Malgun Gothic" w:hAnsi="Cambria Math"/>
                    <w:iCs/>
                    <w:lang w:eastAsia="ko-KR"/>
                  </w:rPr>
                </m:ctrlPr>
              </m:sSubSupPr>
              <m:e>
                <m:r>
                  <w:rPr>
                    <w:rFonts w:ascii="Cambria Math" w:hAnsi="Cambria Math"/>
                    <w:lang w:eastAsia="ko-KR"/>
                  </w:rPr>
                  <m:t>t</m:t>
                </m:r>
                <m:r>
                  <m:rPr>
                    <m:sty m:val="p"/>
                  </m:rPr>
                  <w:rPr>
                    <w:rFonts w:ascii="Cambria Math" w:hAnsi="Cambria Math"/>
                    <w:lang w:eastAsia="ko-KR"/>
                  </w:rPr>
                  <m:t>'</m:t>
                </m:r>
              </m:e>
              <m:sub>
                <m:r>
                  <m:rPr>
                    <m:sty m:val="p"/>
                  </m:rPr>
                  <w:rPr>
                    <w:rFonts w:ascii="Cambria Math" w:hAnsi="Cambria Math"/>
                    <w:lang w:eastAsia="ko-KR"/>
                  </w:rPr>
                  <m:t>1</m:t>
                </m:r>
              </m:sub>
              <m:sup>
                <m:r>
                  <w:rPr>
                    <w:rFonts w:ascii="Cambria Math" w:hAnsi="Cambria Math"/>
                    <w:lang w:eastAsia="ko-KR"/>
                  </w:rPr>
                  <m:t>SL</m:t>
                </m:r>
              </m:sup>
            </m:sSubSup>
            <m:r>
              <m:rPr>
                <m:sty m:val="p"/>
              </m:rPr>
              <w:rPr>
                <w:rFonts w:ascii="Cambria Math" w:hAnsi="Cambria Math"/>
                <w:lang w:eastAsia="en-GB"/>
              </w:rPr>
              <m:t>,...,</m:t>
            </m:r>
            <m:sSubSup>
              <m:sSubSupPr>
                <m:ctrlPr>
                  <w:rPr>
                    <w:rFonts w:ascii="Cambria Math" w:eastAsia="Malgun Gothic" w:hAnsi="Cambria Math"/>
                    <w:iCs/>
                    <w:lang w:eastAsia="ko-KR"/>
                  </w:rPr>
                </m:ctrlPr>
              </m:sSubSupPr>
              <m:e>
                <m:r>
                  <w:rPr>
                    <w:rFonts w:ascii="Cambria Math" w:hAnsi="Cambria Math"/>
                    <w:lang w:eastAsia="ko-KR"/>
                  </w:rPr>
                  <m:t>t</m:t>
                </m:r>
                <m:r>
                  <m:rPr>
                    <m:sty m:val="p"/>
                  </m:rPr>
                  <w:rPr>
                    <w:rFonts w:ascii="Cambria Math" w:hAnsi="Cambria Math"/>
                    <w:lang w:eastAsia="ko-KR"/>
                  </w:rPr>
                  <m:t>'</m:t>
                </m:r>
              </m:e>
              <m:sub>
                <m:sSub>
                  <m:sSubPr>
                    <m:ctrlPr>
                      <w:rPr>
                        <w:rFonts w:ascii="Cambria Math" w:eastAsia="Malgun Gothic" w:hAnsi="Cambria Math"/>
                        <w:iCs/>
                        <w:lang w:eastAsia="en-GB"/>
                      </w:rPr>
                    </m:ctrlPr>
                  </m:sSubPr>
                  <m:e>
                    <m:r>
                      <w:rPr>
                        <w:rFonts w:ascii="Cambria Math" w:hAnsi="Cambria Math"/>
                        <w:lang w:eastAsia="en-GB"/>
                      </w:rPr>
                      <m:t>T</m:t>
                    </m:r>
                    <m:r>
                      <m:rPr>
                        <m:sty m:val="p"/>
                      </m:rPr>
                      <w:rPr>
                        <w:rFonts w:ascii="Cambria Math" w:hAnsi="Cambria Math"/>
                        <w:lang w:eastAsia="en-GB"/>
                      </w:rPr>
                      <m:t>'</m:t>
                    </m:r>
                  </m:e>
                  <m:sub>
                    <m:r>
                      <w:rPr>
                        <w:rFonts w:ascii="Cambria Math" w:hAnsi="Cambria Math"/>
                        <w:lang w:eastAsia="en-GB"/>
                      </w:rPr>
                      <m:t>max</m:t>
                    </m:r>
                  </m:sub>
                </m:sSub>
                <m:r>
                  <m:rPr>
                    <m:sty m:val="p"/>
                  </m:rPr>
                  <w:rPr>
                    <w:rFonts w:ascii="Cambria Math" w:hAnsi="Cambria Math"/>
                    <w:lang w:eastAsia="en-GB"/>
                  </w:rPr>
                  <m:t>-1</m:t>
                </m:r>
              </m:sub>
              <m:sup>
                <m:r>
                  <w:rPr>
                    <w:rFonts w:ascii="Cambria Math" w:hAnsi="Cambria Math"/>
                    <w:lang w:eastAsia="ko-KR"/>
                  </w:rPr>
                  <m:t>SL</m:t>
                </m:r>
              </m:sup>
            </m:sSubSup>
          </m:e>
        </m:d>
      </m:oMath>
      <w:r w:rsidR="004F0C3E" w:rsidRPr="004F0C3E">
        <w:rPr>
          <w:lang w:eastAsia="ko-KR"/>
        </w:rPr>
        <w:t xml:space="preserve">, otherwise, slot </w:t>
      </w:r>
      <m:oMath>
        <m:sSubSup>
          <m:sSubSupPr>
            <m:ctrlPr>
              <w:rPr>
                <w:rFonts w:ascii="Cambria Math" w:eastAsia="Malgun Gothic" w:hAnsi="Cambria Math"/>
                <w:iCs/>
                <w:color w:val="000000"/>
                <w:lang w:eastAsia="ko-KR"/>
              </w:rPr>
            </m:ctrlPr>
          </m:sSubSupPr>
          <m:e>
            <m:r>
              <w:rPr>
                <w:rFonts w:ascii="Cambria Math" w:hAnsi="Cambria Math"/>
                <w:color w:val="000000"/>
                <w:lang w:eastAsia="ko-KR"/>
              </w:rPr>
              <m:t>t</m:t>
            </m:r>
            <m:r>
              <m:rPr>
                <m:sty m:val="p"/>
              </m:rPr>
              <w:rPr>
                <w:rFonts w:ascii="Cambria Math" w:hAnsi="Cambria Math"/>
                <w:color w:val="000000"/>
                <w:lang w:eastAsia="ko-KR"/>
              </w:rPr>
              <m:t>'</m:t>
            </m:r>
          </m:e>
          <m:sub>
            <m:sSup>
              <m:sSupPr>
                <m:ctrlPr>
                  <w:rPr>
                    <w:rFonts w:ascii="Cambria Math" w:eastAsia="Malgun Gothic" w:hAnsi="Cambria Math"/>
                    <w:iCs/>
                    <w:color w:val="000000"/>
                    <w:lang w:eastAsia="ko-KR"/>
                  </w:rPr>
                </m:ctrlPr>
              </m:sSupPr>
              <m:e>
                <m:r>
                  <w:rPr>
                    <w:rFonts w:ascii="Cambria Math" w:hAnsi="Cambria Math"/>
                    <w:color w:val="000000"/>
                    <w:lang w:eastAsia="ko-KR"/>
                  </w:rPr>
                  <m:t>n</m:t>
                </m:r>
              </m:e>
              <m:sup>
                <m:r>
                  <m:rPr>
                    <m:sty m:val="p"/>
                  </m:rPr>
                  <w:rPr>
                    <w:rFonts w:ascii="Cambria Math" w:hAnsi="Cambria Math"/>
                    <w:color w:val="000000"/>
                    <w:lang w:eastAsia="ko-KR"/>
                  </w:rPr>
                  <m:t>'</m:t>
                </m:r>
              </m:sup>
            </m:sSup>
          </m:sub>
          <m:sup>
            <m:r>
              <w:rPr>
                <w:rFonts w:ascii="Cambria Math" w:hAnsi="Cambria Math"/>
                <w:color w:val="000000"/>
                <w:lang w:eastAsia="ko-KR"/>
              </w:rPr>
              <m:t>SL</m:t>
            </m:r>
          </m:sup>
        </m:sSubSup>
      </m:oMath>
      <w:r w:rsidR="004F0C3E" w:rsidRPr="004F0C3E">
        <w:rPr>
          <w:lang w:eastAsia="ko-KR"/>
        </w:rPr>
        <w:t xml:space="preserve"> is the first slot after slot </w:t>
      </w:r>
      <m:oMath>
        <m:sSubSup>
          <m:sSubSupPr>
            <m:ctrlPr>
              <w:rPr>
                <w:rFonts w:ascii="Cambria Math" w:eastAsia="Malgun Gothic" w:hAnsi="Cambria Math"/>
                <w:iCs/>
                <w:color w:val="0070C0"/>
                <w:lang w:eastAsia="en-GB"/>
              </w:rPr>
            </m:ctrlPr>
          </m:sSubSupPr>
          <m:e>
            <m:r>
              <w:rPr>
                <w:rFonts w:ascii="Cambria Math" w:hAnsi="Cambria Math"/>
                <w:color w:val="0070C0"/>
                <w:lang w:eastAsia="en-GB"/>
              </w:rPr>
              <m:t>t</m:t>
            </m:r>
          </m:e>
          <m:sub>
            <m:r>
              <w:rPr>
                <w:rFonts w:ascii="Cambria Math" w:hAnsi="Cambria Math"/>
                <w:color w:val="0070C0"/>
                <w:lang w:eastAsia="en-GB"/>
              </w:rPr>
              <m:t>yi</m:t>
            </m:r>
          </m:sub>
          <m:sup>
            <m:r>
              <w:rPr>
                <w:rFonts w:ascii="Cambria Math" w:hAnsi="Cambria Math"/>
                <w:color w:val="0070C0"/>
                <w:lang w:eastAsia="en-GB"/>
              </w:rPr>
              <m:t>SL</m:t>
            </m:r>
          </m:sup>
        </m:sSubSup>
        <m:r>
          <m:rPr>
            <m:sty m:val="p"/>
          </m:rPr>
          <w:rPr>
            <w:rFonts w:ascii="Cambria Math" w:hAnsi="Cambria Math"/>
            <w:color w:val="000000"/>
            <w:lang w:eastAsia="en-GB"/>
          </w:rPr>
          <m:t>-</m:t>
        </m:r>
        <m:sSubSup>
          <m:sSubSupPr>
            <m:ctrlPr>
              <w:rPr>
                <w:rFonts w:ascii="Cambria Math" w:eastAsia="Malgun Gothic" w:hAnsi="Cambria Math"/>
                <w:iCs/>
                <w:color w:val="000000"/>
                <w:lang w:eastAsia="en-GB"/>
              </w:rPr>
            </m:ctrlPr>
          </m:sSubSupPr>
          <m:e>
            <m:r>
              <w:rPr>
                <w:rFonts w:ascii="Cambria Math" w:hAnsi="Cambria Math"/>
                <w:color w:val="000000"/>
                <w:lang w:eastAsia="en-GB"/>
              </w:rPr>
              <m:t>T</m:t>
            </m:r>
          </m:e>
          <m:sub>
            <m:r>
              <w:rPr>
                <w:rFonts w:ascii="Cambria Math" w:hAnsi="Cambria Math"/>
                <w:color w:val="000000"/>
                <w:lang w:eastAsia="en-GB"/>
              </w:rPr>
              <m:t>proc</m:t>
            </m:r>
            <m:r>
              <m:rPr>
                <m:sty m:val="p"/>
              </m:rPr>
              <w:rPr>
                <w:rFonts w:ascii="Cambria Math" w:hAnsi="Cambria Math"/>
                <w:color w:val="000000"/>
                <w:lang w:eastAsia="en-GB"/>
              </w:rPr>
              <m:t>,1</m:t>
            </m:r>
          </m:sub>
          <m:sup>
            <m:r>
              <w:rPr>
                <w:rFonts w:ascii="Cambria Math" w:hAnsi="Cambria Math"/>
                <w:color w:val="000000"/>
                <w:lang w:eastAsia="en-GB"/>
              </w:rPr>
              <m:t>SL</m:t>
            </m:r>
          </m:sup>
        </m:sSubSup>
      </m:oMath>
      <w:r w:rsidR="004F0C3E" w:rsidRPr="004F0C3E">
        <w:rPr>
          <w:lang w:eastAsia="ko-KR"/>
        </w:rPr>
        <w:t xml:space="preserve"> belonging to the set </w:t>
      </w:r>
      <m:oMath>
        <m:d>
          <m:dPr>
            <m:ctrlPr>
              <w:rPr>
                <w:rFonts w:ascii="Cambria Math" w:eastAsia="Malgun Gothic" w:hAnsi="Cambria Math"/>
                <w:iCs/>
                <w:lang w:eastAsia="en-GB"/>
              </w:rPr>
            </m:ctrlPr>
          </m:dPr>
          <m:e>
            <m:sSubSup>
              <m:sSubSupPr>
                <m:ctrlPr>
                  <w:rPr>
                    <w:rFonts w:ascii="Cambria Math" w:eastAsia="Malgun Gothic" w:hAnsi="Cambria Math"/>
                    <w:iCs/>
                    <w:lang w:eastAsia="ko-KR"/>
                  </w:rPr>
                </m:ctrlPr>
              </m:sSubSupPr>
              <m:e>
                <m:r>
                  <w:rPr>
                    <w:rFonts w:ascii="Cambria Math" w:hAnsi="Cambria Math"/>
                    <w:lang w:eastAsia="ko-KR"/>
                  </w:rPr>
                  <m:t>t</m:t>
                </m:r>
                <m:r>
                  <m:rPr>
                    <m:sty m:val="p"/>
                  </m:rPr>
                  <w:rPr>
                    <w:rFonts w:ascii="Cambria Math" w:hAnsi="Cambria Math"/>
                    <w:lang w:eastAsia="ko-KR"/>
                  </w:rPr>
                  <m:t>'</m:t>
                </m:r>
              </m:e>
              <m:sub>
                <m:r>
                  <m:rPr>
                    <m:sty m:val="p"/>
                  </m:rPr>
                  <w:rPr>
                    <w:rFonts w:ascii="Cambria Math" w:hAnsi="Cambria Math"/>
                    <w:lang w:eastAsia="ko-KR"/>
                  </w:rPr>
                  <m:t>0</m:t>
                </m:r>
              </m:sub>
              <m:sup>
                <m:r>
                  <w:rPr>
                    <w:rFonts w:ascii="Cambria Math" w:hAnsi="Cambria Math"/>
                    <w:lang w:eastAsia="ko-KR"/>
                  </w:rPr>
                  <m:t>SL</m:t>
                </m:r>
              </m:sup>
            </m:sSubSup>
            <m:r>
              <m:rPr>
                <m:sty m:val="p"/>
              </m:rPr>
              <w:rPr>
                <w:rFonts w:ascii="Cambria Math" w:hAnsi="Cambria Math"/>
                <w:lang w:eastAsia="en-GB"/>
              </w:rPr>
              <m:t>,</m:t>
            </m:r>
            <m:sSubSup>
              <m:sSubSupPr>
                <m:ctrlPr>
                  <w:rPr>
                    <w:rFonts w:ascii="Cambria Math" w:eastAsia="Malgun Gothic" w:hAnsi="Cambria Math"/>
                    <w:iCs/>
                    <w:lang w:eastAsia="ko-KR"/>
                  </w:rPr>
                </m:ctrlPr>
              </m:sSubSupPr>
              <m:e>
                <m:r>
                  <w:rPr>
                    <w:rFonts w:ascii="Cambria Math" w:hAnsi="Cambria Math"/>
                    <w:lang w:eastAsia="ko-KR"/>
                  </w:rPr>
                  <m:t>t</m:t>
                </m:r>
                <m:r>
                  <m:rPr>
                    <m:sty m:val="p"/>
                  </m:rPr>
                  <w:rPr>
                    <w:rFonts w:ascii="Cambria Math" w:hAnsi="Cambria Math"/>
                    <w:lang w:eastAsia="ko-KR"/>
                  </w:rPr>
                  <m:t>'</m:t>
                </m:r>
              </m:e>
              <m:sub>
                <m:r>
                  <m:rPr>
                    <m:sty m:val="p"/>
                  </m:rPr>
                  <w:rPr>
                    <w:rFonts w:ascii="Cambria Math" w:hAnsi="Cambria Math"/>
                    <w:lang w:eastAsia="ko-KR"/>
                  </w:rPr>
                  <m:t>1</m:t>
                </m:r>
              </m:sub>
              <m:sup>
                <m:r>
                  <w:rPr>
                    <w:rFonts w:ascii="Cambria Math" w:hAnsi="Cambria Math"/>
                    <w:lang w:eastAsia="ko-KR"/>
                  </w:rPr>
                  <m:t>SL</m:t>
                </m:r>
              </m:sup>
            </m:sSubSup>
            <m:r>
              <m:rPr>
                <m:sty m:val="p"/>
              </m:rPr>
              <w:rPr>
                <w:rFonts w:ascii="Cambria Math" w:hAnsi="Cambria Math"/>
                <w:lang w:eastAsia="en-GB"/>
              </w:rPr>
              <m:t>,...,</m:t>
            </m:r>
            <m:sSubSup>
              <m:sSubSupPr>
                <m:ctrlPr>
                  <w:rPr>
                    <w:rFonts w:ascii="Cambria Math" w:eastAsia="Malgun Gothic" w:hAnsi="Cambria Math"/>
                    <w:iCs/>
                    <w:lang w:eastAsia="ko-KR"/>
                  </w:rPr>
                </m:ctrlPr>
              </m:sSubSupPr>
              <m:e>
                <m:r>
                  <w:rPr>
                    <w:rFonts w:ascii="Cambria Math" w:hAnsi="Cambria Math"/>
                    <w:lang w:eastAsia="ko-KR"/>
                  </w:rPr>
                  <m:t>t</m:t>
                </m:r>
                <m:r>
                  <m:rPr>
                    <m:sty m:val="p"/>
                  </m:rPr>
                  <w:rPr>
                    <w:rFonts w:ascii="Cambria Math" w:hAnsi="Cambria Math"/>
                    <w:lang w:eastAsia="ko-KR"/>
                  </w:rPr>
                  <m:t>'</m:t>
                </m:r>
              </m:e>
              <m:sub>
                <m:sSub>
                  <m:sSubPr>
                    <m:ctrlPr>
                      <w:rPr>
                        <w:rFonts w:ascii="Cambria Math" w:eastAsia="Malgun Gothic" w:hAnsi="Cambria Math"/>
                        <w:iCs/>
                        <w:lang w:eastAsia="en-GB"/>
                      </w:rPr>
                    </m:ctrlPr>
                  </m:sSubPr>
                  <m:e>
                    <m:r>
                      <w:rPr>
                        <w:rFonts w:ascii="Cambria Math" w:hAnsi="Cambria Math"/>
                        <w:lang w:eastAsia="en-GB"/>
                      </w:rPr>
                      <m:t>T</m:t>
                    </m:r>
                    <m:r>
                      <m:rPr>
                        <m:sty m:val="p"/>
                      </m:rPr>
                      <w:rPr>
                        <w:rFonts w:ascii="Cambria Math" w:hAnsi="Cambria Math"/>
                        <w:lang w:eastAsia="en-GB"/>
                      </w:rPr>
                      <m:t>'</m:t>
                    </m:r>
                  </m:e>
                  <m:sub>
                    <m:r>
                      <w:rPr>
                        <w:rFonts w:ascii="Cambria Math" w:hAnsi="Cambria Math"/>
                        <w:lang w:eastAsia="en-GB"/>
                      </w:rPr>
                      <m:t>max</m:t>
                    </m:r>
                  </m:sub>
                </m:sSub>
                <m:r>
                  <m:rPr>
                    <m:sty m:val="p"/>
                  </m:rPr>
                  <w:rPr>
                    <w:rFonts w:ascii="Cambria Math" w:hAnsi="Cambria Math"/>
                    <w:lang w:eastAsia="en-GB"/>
                  </w:rPr>
                  <m:t>-1</m:t>
                </m:r>
              </m:sub>
              <m:sup>
                <m:r>
                  <w:rPr>
                    <w:rFonts w:ascii="Cambria Math" w:hAnsi="Cambria Math"/>
                    <w:lang w:eastAsia="ko-KR"/>
                  </w:rPr>
                  <m:t>SL</m:t>
                </m:r>
              </m:sup>
            </m:sSubSup>
          </m:e>
        </m:d>
      </m:oMath>
      <w:r w:rsidR="004F0C3E" w:rsidRPr="004F0C3E">
        <w:rPr>
          <w:lang w:eastAsia="ko-KR"/>
        </w:rPr>
        <w:t>.</w:t>
      </w:r>
    </w:p>
    <w:p w14:paraId="3691A3D2" w14:textId="23C901B5" w:rsidR="004F0C3E" w:rsidRPr="004F0C3E" w:rsidRDefault="004F0C3E" w:rsidP="004F0C3E">
      <w:pPr>
        <w:pStyle w:val="ListParagraph"/>
        <w:numPr>
          <w:ilvl w:val="0"/>
          <w:numId w:val="85"/>
        </w:numPr>
        <w:rPr>
          <w:lang w:eastAsia="ko-KR"/>
        </w:rPr>
      </w:pPr>
      <w:r w:rsidRPr="004F0C3E">
        <w:rPr>
          <w:lang w:eastAsia="ko-KR"/>
        </w:rPr>
        <w:t xml:space="preserve">Option D: </w:t>
      </w:r>
      <m:oMath>
        <m:sSub>
          <m:sSubPr>
            <m:ctrlPr>
              <w:rPr>
                <w:rFonts w:ascii="Cambria Math" w:eastAsia="Malgun Gothic" w:hAnsi="Cambria Math"/>
                <w:lang w:eastAsia="ko-KR"/>
              </w:rPr>
            </m:ctrlPr>
          </m:sSubPr>
          <m:e>
            <m:r>
              <w:rPr>
                <w:rFonts w:ascii="Cambria Math" w:hAnsi="Cambria Math"/>
                <w:lang w:eastAsia="ko-KR"/>
              </w:rPr>
              <m:t>T</m:t>
            </m:r>
          </m:e>
          <m:sub>
            <m:r>
              <w:rPr>
                <w:rFonts w:ascii="Cambria Math" w:hAnsi="Cambria Math"/>
                <w:lang w:eastAsia="ko-KR"/>
              </w:rPr>
              <m:t>scal</m:t>
            </m:r>
          </m:sub>
        </m:sSub>
        <m:r>
          <m:rPr>
            <m:sty m:val="p"/>
          </m:rPr>
          <w:rPr>
            <w:rFonts w:ascii="Cambria Math" w:hAnsi="Cambria Math"/>
            <w:lang w:eastAsia="ko-KR"/>
          </w:rPr>
          <m:t>=</m:t>
        </m:r>
        <m:sSubSup>
          <m:sSubSupPr>
            <m:ctrlPr>
              <w:rPr>
                <w:rFonts w:ascii="Cambria Math" w:eastAsia="Malgun Gothic" w:hAnsi="Cambria Math"/>
                <w:lang w:eastAsia="ko-KR"/>
              </w:rPr>
            </m:ctrlPr>
          </m:sSubSupPr>
          <m:e>
            <m:r>
              <w:rPr>
                <w:rFonts w:ascii="Cambria Math" w:hAnsi="Cambria Math"/>
                <w:lang w:eastAsia="ko-KR"/>
              </w:rPr>
              <m:t>t</m:t>
            </m:r>
          </m:e>
          <m:sub>
            <m:r>
              <w:rPr>
                <w:rFonts w:ascii="Cambria Math" w:hAnsi="Cambria Math"/>
                <w:lang w:eastAsia="ko-KR"/>
              </w:rPr>
              <m:t>y</m:t>
            </m:r>
            <m:r>
              <m:rPr>
                <m:sty m:val="p"/>
              </m:rPr>
              <w:rPr>
                <w:rFonts w:ascii="Cambria Math" w:hAnsi="Cambria Math"/>
                <w:lang w:eastAsia="ko-KR"/>
              </w:rPr>
              <m:t>L</m:t>
            </m:r>
          </m:sub>
          <m:sup>
            <m:r>
              <w:rPr>
                <w:rFonts w:ascii="Cambria Math" w:hAnsi="Cambria Math"/>
                <w:lang w:eastAsia="ko-KR"/>
              </w:rPr>
              <m:t>SL</m:t>
            </m:r>
          </m:sup>
        </m:sSubSup>
        <m:r>
          <m:rPr>
            <m:sty m:val="p"/>
          </m:rPr>
          <w:rPr>
            <w:rFonts w:ascii="Cambria Math" w:hAnsi="Cambria Math"/>
            <w:color w:val="000000"/>
            <w:lang w:eastAsia="en-GB"/>
          </w:rPr>
          <m:t>-(</m:t>
        </m:r>
        <m:sSubSup>
          <m:sSubSupPr>
            <m:ctrlPr>
              <w:rPr>
                <w:rFonts w:ascii="Cambria Math" w:eastAsia="Malgun Gothic" w:hAnsi="Cambria Math"/>
                <w:iCs/>
                <w:color w:val="0070C0"/>
                <w:lang w:eastAsia="en-GB"/>
              </w:rPr>
            </m:ctrlPr>
          </m:sSubSupPr>
          <m:e>
            <m:r>
              <w:rPr>
                <w:rFonts w:ascii="Cambria Math" w:hAnsi="Cambria Math"/>
                <w:color w:val="0070C0"/>
                <w:lang w:eastAsia="en-GB"/>
              </w:rPr>
              <m:t>t</m:t>
            </m:r>
          </m:e>
          <m:sub>
            <m:r>
              <w:rPr>
                <w:rFonts w:ascii="Cambria Math" w:hAnsi="Cambria Math"/>
                <w:color w:val="0070C0"/>
                <w:lang w:eastAsia="en-GB"/>
              </w:rPr>
              <m:t>yi</m:t>
            </m:r>
          </m:sub>
          <m:sup>
            <m:r>
              <w:rPr>
                <w:rFonts w:ascii="Cambria Math" w:hAnsi="Cambria Math"/>
                <w:color w:val="0070C0"/>
                <w:lang w:eastAsia="en-GB"/>
              </w:rPr>
              <m:t>SL</m:t>
            </m:r>
          </m:sup>
        </m:sSubSup>
        <m:r>
          <m:rPr>
            <m:sty m:val="p"/>
          </m:rPr>
          <w:rPr>
            <w:rFonts w:ascii="Cambria Math" w:hAnsi="Cambria Math"/>
            <w:color w:val="000000"/>
            <w:lang w:eastAsia="en-GB"/>
          </w:rPr>
          <m:t>-</m:t>
        </m:r>
        <m:sSubSup>
          <m:sSubSupPr>
            <m:ctrlPr>
              <w:rPr>
                <w:rFonts w:ascii="Cambria Math" w:eastAsia="Malgun Gothic" w:hAnsi="Cambria Math"/>
                <w:iCs/>
                <w:color w:val="000000"/>
                <w:lang w:eastAsia="en-GB"/>
              </w:rPr>
            </m:ctrlPr>
          </m:sSubSupPr>
          <m:e>
            <m:r>
              <w:rPr>
                <w:rFonts w:ascii="Cambria Math" w:hAnsi="Cambria Math"/>
                <w:color w:val="000000"/>
                <w:lang w:eastAsia="en-GB"/>
              </w:rPr>
              <m:t>T</m:t>
            </m:r>
          </m:e>
          <m:sub>
            <m:r>
              <w:rPr>
                <w:rFonts w:ascii="Cambria Math" w:hAnsi="Cambria Math"/>
                <w:color w:val="000000"/>
                <w:lang w:eastAsia="en-GB"/>
              </w:rPr>
              <m:t>proc</m:t>
            </m:r>
            <m:r>
              <m:rPr>
                <m:sty m:val="p"/>
              </m:rPr>
              <w:rPr>
                <w:rFonts w:ascii="Cambria Math" w:hAnsi="Cambria Math"/>
                <w:color w:val="000000"/>
                <w:lang w:eastAsia="en-GB"/>
              </w:rPr>
              <m:t>,1</m:t>
            </m:r>
          </m:sub>
          <m:sup>
            <m:r>
              <w:rPr>
                <w:rFonts w:ascii="Cambria Math" w:hAnsi="Cambria Math"/>
                <w:color w:val="000000"/>
                <w:lang w:eastAsia="en-GB"/>
              </w:rPr>
              <m:t>SL</m:t>
            </m:r>
          </m:sup>
        </m:sSubSup>
        <m:r>
          <m:rPr>
            <m:sty m:val="p"/>
          </m:rPr>
          <w:rPr>
            <w:rFonts w:ascii="Cambria Math" w:hAnsi="Cambria Math"/>
            <w:color w:val="000000"/>
            <w:lang w:eastAsia="en-GB"/>
          </w:rPr>
          <m:t>)</m:t>
        </m:r>
      </m:oMath>
      <w:r w:rsidRPr="004F0C3E">
        <w:rPr>
          <w:lang w:eastAsia="ko-KR"/>
        </w:rPr>
        <w:t xml:space="preserve"> converted to milliseconds, where slot </w:t>
      </w:r>
      <m:oMath>
        <m:sSubSup>
          <m:sSubSupPr>
            <m:ctrlPr>
              <w:rPr>
                <w:rFonts w:ascii="Cambria Math" w:eastAsia="Malgun Gothic" w:hAnsi="Cambria Math"/>
                <w:lang w:eastAsia="ko-KR"/>
              </w:rPr>
            </m:ctrlPr>
          </m:sSubSupPr>
          <m:e>
            <m:r>
              <w:rPr>
                <w:rFonts w:ascii="Cambria Math" w:hAnsi="Cambria Math"/>
                <w:lang w:eastAsia="ko-KR"/>
              </w:rPr>
              <m:t>t</m:t>
            </m:r>
          </m:e>
          <m:sub>
            <m:r>
              <w:rPr>
                <w:rFonts w:ascii="Cambria Math" w:hAnsi="Cambria Math"/>
                <w:lang w:eastAsia="ko-KR"/>
              </w:rPr>
              <m:t>y</m:t>
            </m:r>
            <m:r>
              <m:rPr>
                <m:sty m:val="p"/>
              </m:rPr>
              <w:rPr>
                <w:rFonts w:ascii="Cambria Math" w:hAnsi="Cambria Math"/>
                <w:lang w:eastAsia="ko-KR"/>
              </w:rPr>
              <m:t>L</m:t>
            </m:r>
          </m:sub>
          <m:sup>
            <m:r>
              <w:rPr>
                <w:rFonts w:ascii="Cambria Math" w:hAnsi="Cambria Math"/>
                <w:lang w:eastAsia="ko-KR"/>
              </w:rPr>
              <m:t>SL</m:t>
            </m:r>
          </m:sup>
        </m:sSubSup>
      </m:oMath>
      <w:r w:rsidRPr="004F0C3E">
        <w:rPr>
          <w:lang w:eastAsia="ko-KR"/>
        </w:rPr>
        <w:t xml:space="preserve"> is the last slot of the </w:t>
      </w:r>
      <w:r w:rsidRPr="004F0C3E">
        <w:rPr>
          <w:iCs/>
          <w:lang w:eastAsia="ko-KR"/>
        </w:rPr>
        <w:t>Y</w:t>
      </w:r>
      <w:r w:rsidRPr="004F0C3E">
        <w:rPr>
          <w:lang w:eastAsia="ko-KR"/>
        </w:rPr>
        <w:t xml:space="preserve"> or </w:t>
      </w:r>
      <w:r w:rsidRPr="004F0C3E">
        <w:rPr>
          <w:iCs/>
          <w:lang w:eastAsia="ko-KR"/>
        </w:rPr>
        <w:t>Y’</w:t>
      </w:r>
      <w:r w:rsidRPr="004F0C3E">
        <w:rPr>
          <w:lang w:eastAsia="ko-KR"/>
        </w:rPr>
        <w:t xml:space="preserve"> candidate slots.</w:t>
      </w:r>
    </w:p>
    <w:p w14:paraId="0C467AAC" w14:textId="54D8654B" w:rsidR="004F0C3E" w:rsidRPr="004F0C3E" w:rsidRDefault="004F0C3E" w:rsidP="004F0C3E">
      <w:pPr>
        <w:pStyle w:val="ListParagraph"/>
        <w:numPr>
          <w:ilvl w:val="0"/>
          <w:numId w:val="85"/>
        </w:numPr>
        <w:rPr>
          <w:lang w:eastAsia="ko-KR"/>
        </w:rPr>
      </w:pPr>
      <w:r w:rsidRPr="004F0C3E">
        <w:rPr>
          <w:lang w:eastAsia="ko-KR"/>
        </w:rPr>
        <w:t xml:space="preserve">Slot </w:t>
      </w:r>
      <m:oMath>
        <m:sSubSup>
          <m:sSubSupPr>
            <m:ctrlPr>
              <w:rPr>
                <w:rFonts w:ascii="Cambria Math" w:eastAsia="Malgun Gothic" w:hAnsi="Cambria Math"/>
                <w:iCs/>
                <w:color w:val="0070C0"/>
                <w:lang w:eastAsia="en-GB"/>
              </w:rPr>
            </m:ctrlPr>
          </m:sSubSupPr>
          <m:e>
            <m:r>
              <w:rPr>
                <w:rFonts w:ascii="Cambria Math" w:hAnsi="Cambria Math"/>
                <w:color w:val="0070C0"/>
                <w:lang w:eastAsia="en-GB"/>
              </w:rPr>
              <m:t>t</m:t>
            </m:r>
          </m:e>
          <m:sub>
            <m:r>
              <w:rPr>
                <w:rFonts w:ascii="Cambria Math" w:hAnsi="Cambria Math"/>
                <w:color w:val="0070C0"/>
                <w:lang w:eastAsia="en-GB"/>
              </w:rPr>
              <m:t>yi</m:t>
            </m:r>
          </m:sub>
          <m:sup>
            <m:r>
              <w:rPr>
                <w:rFonts w:ascii="Cambria Math" w:hAnsi="Cambria Math"/>
                <w:color w:val="0070C0"/>
                <w:lang w:eastAsia="en-GB"/>
              </w:rPr>
              <m:t>SL</m:t>
            </m:r>
          </m:sup>
        </m:sSubSup>
      </m:oMath>
      <w:r w:rsidRPr="004F0C3E">
        <w:rPr>
          <w:lang w:eastAsia="ko-KR"/>
        </w:rPr>
        <w:t xml:space="preserve"> is the first slot of the selected/remaining set of </w:t>
      </w:r>
      <w:r w:rsidRPr="004F0C3E">
        <w:rPr>
          <w:iCs/>
          <w:lang w:eastAsia="ko-KR"/>
        </w:rPr>
        <w:t>Y</w:t>
      </w:r>
      <w:r w:rsidRPr="004F0C3E">
        <w:rPr>
          <w:lang w:eastAsia="ko-KR"/>
        </w:rPr>
        <w:t xml:space="preserve"> or </w:t>
      </w:r>
      <w:r w:rsidRPr="004F0C3E">
        <w:rPr>
          <w:iCs/>
          <w:lang w:eastAsia="ko-KR"/>
        </w:rPr>
        <w:t>Y’</w:t>
      </w:r>
      <w:r w:rsidRPr="004F0C3E">
        <w:rPr>
          <w:lang w:eastAsia="ko-KR"/>
        </w:rPr>
        <w:t xml:space="preserve"> candidate slots.</w:t>
      </w:r>
    </w:p>
    <w:p w14:paraId="7C926E8A" w14:textId="77777777" w:rsidR="005E6428" w:rsidRDefault="005E6428" w:rsidP="005E6428">
      <w:pPr>
        <w:rPr>
          <w:rFonts w:cs="Times"/>
          <w:sz w:val="18"/>
          <w:szCs w:val="20"/>
          <w:lang w:eastAsia="x-none"/>
        </w:rPr>
      </w:pPr>
    </w:p>
    <w:p w14:paraId="0BF79C47" w14:textId="1F1BC0C5" w:rsidR="008F2664" w:rsidRPr="006A0BF2" w:rsidRDefault="00001F3B" w:rsidP="006B480F">
      <w:pPr>
        <w:rPr>
          <w:lang w:eastAsia="x-none"/>
        </w:rPr>
      </w:pPr>
      <w:r>
        <w:rPr>
          <w:lang w:eastAsia="x-none"/>
        </w:rPr>
        <w:t xml:space="preserve">Final summary in </w:t>
      </w:r>
      <w:hyperlink r:id="rId1950" w:history="1">
        <w:r w:rsidR="004371F4">
          <w:rPr>
            <w:rStyle w:val="Hyperlink"/>
            <w:lang w:eastAsia="x-none"/>
          </w:rPr>
          <w:t>R1-2202565</w:t>
        </w:r>
      </w:hyperlink>
      <w:r>
        <w:rPr>
          <w:lang w:eastAsia="x-none"/>
        </w:rPr>
        <w:t>.</w:t>
      </w:r>
    </w:p>
    <w:p w14:paraId="4C59EF01" w14:textId="77777777" w:rsidR="006B480F" w:rsidRDefault="006B480F" w:rsidP="008410B2">
      <w:pPr>
        <w:pStyle w:val="Heading4"/>
      </w:pPr>
      <w:bookmarkStart w:id="280" w:name="_Toc95481820"/>
      <w:bookmarkStart w:id="281" w:name="_Toc98334459"/>
      <w:r>
        <w:t>I</w:t>
      </w:r>
      <w:r w:rsidRPr="00BD4424">
        <w:t>nter-UE coordination</w:t>
      </w:r>
      <w:r>
        <w:t xml:space="preserve"> for </w:t>
      </w:r>
      <w:r w:rsidRPr="00A92BFC">
        <w:t>M</w:t>
      </w:r>
      <w:r w:rsidRPr="007B38DB">
        <w:t>ode 2 enhancements</w:t>
      </w:r>
      <w:bookmarkEnd w:id="280"/>
      <w:bookmarkEnd w:id="281"/>
    </w:p>
    <w:p w14:paraId="6CB15A61" w14:textId="38860D6B" w:rsidR="006B480F" w:rsidRDefault="002328C4" w:rsidP="006B480F">
      <w:pPr>
        <w:rPr>
          <w:lang w:eastAsia="x-none"/>
        </w:rPr>
      </w:pPr>
      <w:hyperlink r:id="rId1951" w:history="1">
        <w:r w:rsidR="004371F4">
          <w:rPr>
            <w:rStyle w:val="Hyperlink"/>
            <w:lang w:eastAsia="x-none"/>
          </w:rPr>
          <w:t>R1-2200964</w:t>
        </w:r>
      </w:hyperlink>
      <w:r w:rsidR="006B480F">
        <w:rPr>
          <w:lang w:eastAsia="x-none"/>
        </w:rPr>
        <w:tab/>
        <w:t>Inter-UE coordination in sidelink resource allocation</w:t>
      </w:r>
      <w:r w:rsidR="006B480F">
        <w:rPr>
          <w:lang w:eastAsia="x-none"/>
        </w:rPr>
        <w:tab/>
        <w:t>Huawei, HiSilicon</w:t>
      </w:r>
    </w:p>
    <w:p w14:paraId="6AE525DC" w14:textId="2EB34F48" w:rsidR="006B480F" w:rsidRDefault="002328C4" w:rsidP="006B480F">
      <w:pPr>
        <w:rPr>
          <w:lang w:eastAsia="x-none"/>
        </w:rPr>
      </w:pPr>
      <w:hyperlink r:id="rId1952" w:history="1">
        <w:r w:rsidR="004371F4">
          <w:rPr>
            <w:rStyle w:val="Hyperlink"/>
            <w:lang w:eastAsia="x-none"/>
          </w:rPr>
          <w:t>R1-2200981</w:t>
        </w:r>
      </w:hyperlink>
      <w:r w:rsidR="006B480F">
        <w:rPr>
          <w:lang w:eastAsia="x-none"/>
        </w:rPr>
        <w:tab/>
        <w:t>Inter-UE coordination for Mode 2 enhancements</w:t>
      </w:r>
      <w:r w:rsidR="006B480F">
        <w:rPr>
          <w:lang w:eastAsia="x-none"/>
        </w:rPr>
        <w:tab/>
        <w:t>Nokia, Nokia Shanghai Bell</w:t>
      </w:r>
    </w:p>
    <w:p w14:paraId="73EA550A" w14:textId="5AABF4FD" w:rsidR="006B480F" w:rsidRDefault="002328C4" w:rsidP="006B480F">
      <w:pPr>
        <w:rPr>
          <w:lang w:eastAsia="x-none"/>
        </w:rPr>
      </w:pPr>
      <w:hyperlink r:id="rId1953" w:history="1">
        <w:r w:rsidR="004371F4">
          <w:rPr>
            <w:rStyle w:val="Hyperlink"/>
            <w:lang w:eastAsia="x-none"/>
          </w:rPr>
          <w:t>R1-2200983</w:t>
        </w:r>
      </w:hyperlink>
      <w:r w:rsidR="006B480F">
        <w:rPr>
          <w:lang w:eastAsia="x-none"/>
        </w:rPr>
        <w:tab/>
        <w:t>Discussion on techniques for inter-UE coordination</w:t>
      </w:r>
      <w:r w:rsidR="006B480F">
        <w:rPr>
          <w:lang w:eastAsia="x-none"/>
        </w:rPr>
        <w:tab/>
        <w:t>FUTUREWEI</w:t>
      </w:r>
    </w:p>
    <w:p w14:paraId="7FCD6507" w14:textId="195FECB9" w:rsidR="006B480F" w:rsidRDefault="002328C4" w:rsidP="006B480F">
      <w:pPr>
        <w:rPr>
          <w:lang w:eastAsia="x-none"/>
        </w:rPr>
      </w:pPr>
      <w:hyperlink r:id="rId1954" w:history="1">
        <w:r w:rsidR="004371F4">
          <w:rPr>
            <w:rStyle w:val="Hyperlink"/>
            <w:lang w:eastAsia="x-none"/>
          </w:rPr>
          <w:t>R1-2201112</w:t>
        </w:r>
      </w:hyperlink>
      <w:r w:rsidR="006B480F">
        <w:rPr>
          <w:lang w:eastAsia="x-none"/>
        </w:rPr>
        <w:tab/>
        <w:t>Remaining issues on mode-2 enhancements</w:t>
      </w:r>
      <w:r w:rsidR="006B480F">
        <w:rPr>
          <w:lang w:eastAsia="x-none"/>
        </w:rPr>
        <w:tab/>
        <w:t>vivo</w:t>
      </w:r>
    </w:p>
    <w:p w14:paraId="05A9BC40" w14:textId="51A9713D" w:rsidR="006B480F" w:rsidRDefault="002328C4" w:rsidP="006B480F">
      <w:pPr>
        <w:rPr>
          <w:lang w:eastAsia="x-none"/>
        </w:rPr>
      </w:pPr>
      <w:hyperlink r:id="rId1955" w:history="1">
        <w:r w:rsidR="004371F4">
          <w:rPr>
            <w:rStyle w:val="Hyperlink"/>
            <w:lang w:eastAsia="x-none"/>
          </w:rPr>
          <w:t>R1-2201182</w:t>
        </w:r>
      </w:hyperlink>
      <w:r w:rsidR="006B480F">
        <w:rPr>
          <w:lang w:eastAsia="x-none"/>
        </w:rPr>
        <w:tab/>
        <w:t>Inter-UE coordination for Mode 2 enhancements</w:t>
      </w:r>
      <w:r w:rsidR="006B480F">
        <w:rPr>
          <w:lang w:eastAsia="x-none"/>
        </w:rPr>
        <w:tab/>
        <w:t>Panasonic Corporation</w:t>
      </w:r>
    </w:p>
    <w:p w14:paraId="5BA79CB8" w14:textId="1273E5C0" w:rsidR="006B480F" w:rsidRDefault="002328C4" w:rsidP="006B480F">
      <w:pPr>
        <w:rPr>
          <w:lang w:eastAsia="x-none"/>
        </w:rPr>
      </w:pPr>
      <w:hyperlink r:id="rId1956" w:history="1">
        <w:r w:rsidR="004371F4">
          <w:rPr>
            <w:rStyle w:val="Hyperlink"/>
            <w:lang w:eastAsia="x-none"/>
          </w:rPr>
          <w:t>R1-2201255</w:t>
        </w:r>
      </w:hyperlink>
      <w:r w:rsidR="006B480F">
        <w:rPr>
          <w:lang w:eastAsia="x-none"/>
        </w:rPr>
        <w:tab/>
        <w:t>Inter-UE coordination in mode 2 of NR sidelink</w:t>
      </w:r>
      <w:r w:rsidR="006B480F">
        <w:rPr>
          <w:lang w:eastAsia="x-none"/>
        </w:rPr>
        <w:tab/>
        <w:t>OPPO</w:t>
      </w:r>
    </w:p>
    <w:p w14:paraId="483424E5" w14:textId="286E3DA9" w:rsidR="006B480F" w:rsidRDefault="002328C4" w:rsidP="006B480F">
      <w:pPr>
        <w:rPr>
          <w:lang w:eastAsia="x-none"/>
        </w:rPr>
      </w:pPr>
      <w:hyperlink r:id="rId1957" w:history="1">
        <w:r w:rsidR="004371F4">
          <w:rPr>
            <w:rStyle w:val="Hyperlink"/>
            <w:lang w:eastAsia="x-none"/>
          </w:rPr>
          <w:t>R1-2201336</w:t>
        </w:r>
      </w:hyperlink>
      <w:r w:rsidR="006B480F">
        <w:rPr>
          <w:lang w:eastAsia="x-none"/>
        </w:rPr>
        <w:tab/>
        <w:t>Remaining issues on Inter-UE coordination for Mode 2 enhancements</w:t>
      </w:r>
      <w:r w:rsidR="006B480F">
        <w:rPr>
          <w:lang w:eastAsia="x-none"/>
        </w:rPr>
        <w:tab/>
        <w:t>CATT, GOHIGH</w:t>
      </w:r>
    </w:p>
    <w:p w14:paraId="13784E2B" w14:textId="58771C44" w:rsidR="006B480F" w:rsidRDefault="002328C4" w:rsidP="006B480F">
      <w:pPr>
        <w:rPr>
          <w:lang w:eastAsia="x-none"/>
        </w:rPr>
      </w:pPr>
      <w:hyperlink r:id="rId1958" w:history="1">
        <w:r w:rsidR="004371F4">
          <w:rPr>
            <w:rStyle w:val="Hyperlink"/>
            <w:lang w:eastAsia="x-none"/>
          </w:rPr>
          <w:t>R1-2201438</w:t>
        </w:r>
      </w:hyperlink>
      <w:r w:rsidR="006B480F">
        <w:rPr>
          <w:lang w:eastAsia="x-none"/>
        </w:rPr>
        <w:tab/>
        <w:t>Discussion on inter-UE coordination for Mode 2 enhancements</w:t>
      </w:r>
      <w:r w:rsidR="006B480F">
        <w:rPr>
          <w:lang w:eastAsia="x-none"/>
        </w:rPr>
        <w:tab/>
        <w:t>Fujitsu</w:t>
      </w:r>
    </w:p>
    <w:p w14:paraId="095B8D75" w14:textId="107D25AA" w:rsidR="006B480F" w:rsidRDefault="002328C4" w:rsidP="006B480F">
      <w:pPr>
        <w:rPr>
          <w:lang w:eastAsia="x-none"/>
        </w:rPr>
      </w:pPr>
      <w:hyperlink r:id="rId1959" w:history="1">
        <w:r w:rsidR="004371F4">
          <w:rPr>
            <w:rStyle w:val="Hyperlink"/>
            <w:lang w:eastAsia="x-none"/>
          </w:rPr>
          <w:t>R1-2201495</w:t>
        </w:r>
      </w:hyperlink>
      <w:r w:rsidR="006B480F">
        <w:rPr>
          <w:lang w:eastAsia="x-none"/>
        </w:rPr>
        <w:tab/>
        <w:t>Remaining issues on sidelink resource allocation for reliability and latency</w:t>
      </w:r>
      <w:r w:rsidR="006B480F">
        <w:rPr>
          <w:lang w:eastAsia="x-none"/>
        </w:rPr>
        <w:tab/>
        <w:t>NTT DOCOMO, INC.</w:t>
      </w:r>
    </w:p>
    <w:p w14:paraId="184E8012" w14:textId="181FECF1" w:rsidR="006B480F" w:rsidRDefault="002328C4" w:rsidP="006B480F">
      <w:pPr>
        <w:rPr>
          <w:lang w:eastAsia="x-none"/>
        </w:rPr>
      </w:pPr>
      <w:hyperlink r:id="rId1960" w:history="1">
        <w:r w:rsidR="004371F4">
          <w:rPr>
            <w:rStyle w:val="Hyperlink"/>
            <w:lang w:eastAsia="x-none"/>
          </w:rPr>
          <w:t>R1-2201531</w:t>
        </w:r>
      </w:hyperlink>
      <w:r w:rsidR="006B480F">
        <w:rPr>
          <w:lang w:eastAsia="x-none"/>
        </w:rPr>
        <w:tab/>
        <w:t>Discussions on remaining issues for Mode 2 inter-UE coordination</w:t>
      </w:r>
      <w:r w:rsidR="006B480F">
        <w:rPr>
          <w:lang w:eastAsia="x-none"/>
        </w:rPr>
        <w:tab/>
        <w:t>InterDigital, Inc.</w:t>
      </w:r>
    </w:p>
    <w:p w14:paraId="1693FFB8" w14:textId="7726A42B" w:rsidR="006B480F" w:rsidRDefault="002328C4" w:rsidP="006B480F">
      <w:pPr>
        <w:rPr>
          <w:lang w:eastAsia="x-none"/>
        </w:rPr>
      </w:pPr>
      <w:hyperlink r:id="rId1961" w:history="1">
        <w:r w:rsidR="004371F4">
          <w:rPr>
            <w:rStyle w:val="Hyperlink"/>
            <w:lang w:eastAsia="x-none"/>
          </w:rPr>
          <w:t>R1-2201558</w:t>
        </w:r>
      </w:hyperlink>
      <w:r w:rsidR="006B480F">
        <w:rPr>
          <w:lang w:eastAsia="x-none"/>
        </w:rPr>
        <w:tab/>
        <w:t>Discussion on inter-UE coordination in sidelink resource allocation</w:t>
      </w:r>
      <w:r w:rsidR="006B480F">
        <w:rPr>
          <w:lang w:eastAsia="x-none"/>
        </w:rPr>
        <w:tab/>
        <w:t>Spreadtrum Communications</w:t>
      </w:r>
    </w:p>
    <w:p w14:paraId="46C5ECC4" w14:textId="5C39156E" w:rsidR="006B480F" w:rsidRDefault="002328C4" w:rsidP="006B480F">
      <w:pPr>
        <w:rPr>
          <w:lang w:eastAsia="x-none"/>
        </w:rPr>
      </w:pPr>
      <w:hyperlink r:id="rId1962" w:history="1">
        <w:r w:rsidR="004371F4">
          <w:rPr>
            <w:rStyle w:val="Hyperlink"/>
            <w:lang w:eastAsia="x-none"/>
          </w:rPr>
          <w:t>R1-2201585</w:t>
        </w:r>
      </w:hyperlink>
      <w:r w:rsidR="006B480F">
        <w:rPr>
          <w:lang w:eastAsia="x-none"/>
        </w:rPr>
        <w:tab/>
        <w:t>Discussion on inter-UE coordination for Mode 2 enhancements</w:t>
      </w:r>
      <w:r w:rsidR="006B480F">
        <w:rPr>
          <w:lang w:eastAsia="x-none"/>
        </w:rPr>
        <w:tab/>
        <w:t>Sony</w:t>
      </w:r>
    </w:p>
    <w:p w14:paraId="3218FA83" w14:textId="33575A42" w:rsidR="006B480F" w:rsidRDefault="002328C4" w:rsidP="006B480F">
      <w:pPr>
        <w:rPr>
          <w:lang w:eastAsia="x-none"/>
        </w:rPr>
      </w:pPr>
      <w:hyperlink r:id="rId1963" w:history="1">
        <w:r w:rsidR="004371F4">
          <w:rPr>
            <w:rStyle w:val="Hyperlink"/>
            <w:lang w:eastAsia="x-none"/>
          </w:rPr>
          <w:t>R1-2201617</w:t>
        </w:r>
      </w:hyperlink>
      <w:r w:rsidR="006B480F">
        <w:rPr>
          <w:lang w:eastAsia="x-none"/>
        </w:rPr>
        <w:tab/>
        <w:t>Discussion on inter-UE coordination for Mode 2 enhancements</w:t>
      </w:r>
      <w:r w:rsidR="006B480F">
        <w:rPr>
          <w:lang w:eastAsia="x-none"/>
        </w:rPr>
        <w:tab/>
        <w:t>ETRI</w:t>
      </w:r>
    </w:p>
    <w:p w14:paraId="034F4F3B" w14:textId="2675653F" w:rsidR="006B480F" w:rsidRDefault="002328C4" w:rsidP="006B480F">
      <w:pPr>
        <w:rPr>
          <w:lang w:eastAsia="x-none"/>
        </w:rPr>
      </w:pPr>
      <w:hyperlink r:id="rId1964" w:history="1">
        <w:r w:rsidR="004371F4">
          <w:rPr>
            <w:rStyle w:val="Hyperlink"/>
            <w:lang w:eastAsia="x-none"/>
          </w:rPr>
          <w:t>R1-2201716</w:t>
        </w:r>
      </w:hyperlink>
      <w:r w:rsidR="006B480F">
        <w:rPr>
          <w:lang w:eastAsia="x-none"/>
        </w:rPr>
        <w:tab/>
        <w:t>Remaining opens of sidelink inter-UE coordination schemes</w:t>
      </w:r>
      <w:r w:rsidR="006B480F">
        <w:rPr>
          <w:lang w:eastAsia="x-none"/>
        </w:rPr>
        <w:tab/>
        <w:t>Intel Corporation</w:t>
      </w:r>
    </w:p>
    <w:p w14:paraId="149F4388" w14:textId="2B930B85" w:rsidR="006B480F" w:rsidRDefault="002328C4" w:rsidP="006B480F">
      <w:pPr>
        <w:rPr>
          <w:lang w:eastAsia="x-none"/>
        </w:rPr>
      </w:pPr>
      <w:hyperlink r:id="rId1965" w:history="1">
        <w:r w:rsidR="004371F4">
          <w:rPr>
            <w:rStyle w:val="Hyperlink"/>
            <w:lang w:eastAsia="x-none"/>
          </w:rPr>
          <w:t>R1-2201785</w:t>
        </w:r>
      </w:hyperlink>
      <w:r w:rsidR="006B480F">
        <w:rPr>
          <w:lang w:eastAsia="x-none"/>
        </w:rPr>
        <w:tab/>
        <w:t>Remaining Issues of Inter-UE Coordination</w:t>
      </w:r>
      <w:r w:rsidR="006B480F">
        <w:rPr>
          <w:lang w:eastAsia="x-none"/>
        </w:rPr>
        <w:tab/>
        <w:t>Apple</w:t>
      </w:r>
    </w:p>
    <w:p w14:paraId="3CEE7B9F" w14:textId="02AC03D0" w:rsidR="006B480F" w:rsidRDefault="002328C4" w:rsidP="006B480F">
      <w:pPr>
        <w:rPr>
          <w:lang w:eastAsia="x-none"/>
        </w:rPr>
      </w:pPr>
      <w:hyperlink r:id="rId1966" w:history="1">
        <w:r w:rsidR="004371F4">
          <w:rPr>
            <w:rStyle w:val="Hyperlink"/>
            <w:lang w:eastAsia="x-none"/>
          </w:rPr>
          <w:t>R1-2201820</w:t>
        </w:r>
      </w:hyperlink>
      <w:r w:rsidR="006B480F">
        <w:rPr>
          <w:lang w:eastAsia="x-none"/>
        </w:rPr>
        <w:tab/>
        <w:t>Remaining issues on V2X mode 2 enhancements</w:t>
      </w:r>
      <w:r w:rsidR="006B480F">
        <w:rPr>
          <w:lang w:eastAsia="x-none"/>
        </w:rPr>
        <w:tab/>
        <w:t>ASUSTeK</w:t>
      </w:r>
    </w:p>
    <w:p w14:paraId="24094A9F" w14:textId="2E672E7F" w:rsidR="006B480F" w:rsidRDefault="002328C4" w:rsidP="006B480F">
      <w:pPr>
        <w:rPr>
          <w:lang w:eastAsia="x-none"/>
        </w:rPr>
      </w:pPr>
      <w:hyperlink r:id="rId1967" w:history="1">
        <w:r w:rsidR="004371F4">
          <w:rPr>
            <w:rStyle w:val="Hyperlink"/>
            <w:lang w:eastAsia="x-none"/>
          </w:rPr>
          <w:t>R1-2201874</w:t>
        </w:r>
      </w:hyperlink>
      <w:r w:rsidR="006B480F">
        <w:rPr>
          <w:lang w:eastAsia="x-none"/>
        </w:rPr>
        <w:tab/>
        <w:t>Remaining issues on inter-UE coordination for mode 2 enhancement</w:t>
      </w:r>
      <w:r w:rsidR="006B480F">
        <w:rPr>
          <w:lang w:eastAsia="x-none"/>
        </w:rPr>
        <w:tab/>
        <w:t>CMCC</w:t>
      </w:r>
    </w:p>
    <w:p w14:paraId="138070A9" w14:textId="61646E58" w:rsidR="006B480F" w:rsidRDefault="002328C4" w:rsidP="006B480F">
      <w:pPr>
        <w:rPr>
          <w:lang w:eastAsia="x-none"/>
        </w:rPr>
      </w:pPr>
      <w:hyperlink r:id="rId1968" w:history="1">
        <w:r w:rsidR="004371F4">
          <w:rPr>
            <w:rStyle w:val="Hyperlink"/>
            <w:lang w:eastAsia="x-none"/>
          </w:rPr>
          <w:t>R1-2201907</w:t>
        </w:r>
      </w:hyperlink>
      <w:r w:rsidR="006B480F">
        <w:rPr>
          <w:lang w:eastAsia="x-none"/>
        </w:rPr>
        <w:tab/>
        <w:t>Discussion on mode 2 enhancements</w:t>
      </w:r>
      <w:r w:rsidR="006B480F">
        <w:rPr>
          <w:lang w:eastAsia="x-none"/>
        </w:rPr>
        <w:tab/>
        <w:t>NEC</w:t>
      </w:r>
    </w:p>
    <w:p w14:paraId="416EAE07" w14:textId="4A5663B4" w:rsidR="006B480F" w:rsidRDefault="002328C4" w:rsidP="006B480F">
      <w:pPr>
        <w:rPr>
          <w:lang w:eastAsia="x-none"/>
        </w:rPr>
      </w:pPr>
      <w:hyperlink r:id="rId1969" w:history="1">
        <w:r w:rsidR="004371F4">
          <w:rPr>
            <w:rStyle w:val="Hyperlink"/>
            <w:lang w:eastAsia="x-none"/>
          </w:rPr>
          <w:t>R1-2201920</w:t>
        </w:r>
      </w:hyperlink>
      <w:r w:rsidR="006B480F">
        <w:rPr>
          <w:lang w:eastAsia="x-none"/>
        </w:rPr>
        <w:tab/>
        <w:t>Discussion on inter-UE coordination</w:t>
      </w:r>
      <w:r w:rsidR="006B480F">
        <w:rPr>
          <w:lang w:eastAsia="x-none"/>
        </w:rPr>
        <w:tab/>
        <w:t>Xiaomi</w:t>
      </w:r>
    </w:p>
    <w:p w14:paraId="4E1729F2" w14:textId="731E461F" w:rsidR="006B480F" w:rsidRDefault="002328C4" w:rsidP="006B480F">
      <w:pPr>
        <w:rPr>
          <w:lang w:eastAsia="x-none"/>
        </w:rPr>
      </w:pPr>
      <w:hyperlink r:id="rId1970" w:history="1">
        <w:r w:rsidR="004371F4">
          <w:rPr>
            <w:rStyle w:val="Hyperlink"/>
            <w:lang w:eastAsia="x-none"/>
          </w:rPr>
          <w:t>R1-2202032</w:t>
        </w:r>
      </w:hyperlink>
      <w:r w:rsidR="006B480F">
        <w:rPr>
          <w:lang w:eastAsia="x-none"/>
        </w:rPr>
        <w:tab/>
        <w:t>On Inter-UE Coordination for Mode2 Enhancements</w:t>
      </w:r>
      <w:r w:rsidR="006B480F">
        <w:rPr>
          <w:lang w:eastAsia="x-none"/>
        </w:rPr>
        <w:tab/>
        <w:t>Samsung</w:t>
      </w:r>
    </w:p>
    <w:p w14:paraId="69B0F5DD" w14:textId="468E0581" w:rsidR="006B480F" w:rsidRDefault="002328C4" w:rsidP="006B480F">
      <w:pPr>
        <w:rPr>
          <w:lang w:eastAsia="x-none"/>
        </w:rPr>
      </w:pPr>
      <w:hyperlink r:id="rId1971" w:history="1">
        <w:r w:rsidR="004371F4">
          <w:rPr>
            <w:rStyle w:val="Hyperlink"/>
            <w:lang w:eastAsia="x-none"/>
          </w:rPr>
          <w:t>R1-2202086</w:t>
        </w:r>
      </w:hyperlink>
      <w:r w:rsidR="006B480F">
        <w:rPr>
          <w:lang w:eastAsia="x-none"/>
        </w:rPr>
        <w:tab/>
        <w:t>Discussion on Mode 2 enhancements</w:t>
      </w:r>
      <w:r w:rsidR="006B480F">
        <w:rPr>
          <w:lang w:eastAsia="x-none"/>
        </w:rPr>
        <w:tab/>
        <w:t>MediaTek Inc.</w:t>
      </w:r>
    </w:p>
    <w:p w14:paraId="44D50E07" w14:textId="7E932B08" w:rsidR="006B480F" w:rsidRPr="008A1FBE" w:rsidRDefault="002328C4" w:rsidP="006B480F">
      <w:pPr>
        <w:rPr>
          <w:lang w:eastAsia="x-none"/>
        </w:rPr>
      </w:pPr>
      <w:hyperlink r:id="rId1972" w:history="1">
        <w:r w:rsidR="004371F4">
          <w:rPr>
            <w:rStyle w:val="Hyperlink"/>
            <w:lang w:eastAsia="x-none"/>
          </w:rPr>
          <w:t>R1-2202159</w:t>
        </w:r>
      </w:hyperlink>
      <w:r w:rsidR="006B480F" w:rsidRPr="008A1FBE">
        <w:rPr>
          <w:lang w:eastAsia="x-none"/>
        </w:rPr>
        <w:tab/>
        <w:t>Reliability and Latency Enhancements for Mode 2</w:t>
      </w:r>
      <w:r w:rsidR="006B480F" w:rsidRPr="008A1FBE">
        <w:rPr>
          <w:lang w:eastAsia="x-none"/>
        </w:rPr>
        <w:tab/>
        <w:t>Qualcomm Incorporated</w:t>
      </w:r>
    </w:p>
    <w:p w14:paraId="3C880E37" w14:textId="05AC694B" w:rsidR="006B480F" w:rsidRDefault="002328C4" w:rsidP="006B480F">
      <w:pPr>
        <w:rPr>
          <w:lang w:eastAsia="x-none"/>
        </w:rPr>
      </w:pPr>
      <w:hyperlink r:id="rId1973" w:history="1">
        <w:r w:rsidR="004371F4">
          <w:rPr>
            <w:rStyle w:val="Hyperlink"/>
            <w:lang w:eastAsia="x-none"/>
          </w:rPr>
          <w:t>R1-2202202</w:t>
        </w:r>
      </w:hyperlink>
      <w:r w:rsidR="006B480F">
        <w:rPr>
          <w:lang w:eastAsia="x-none"/>
        </w:rPr>
        <w:tab/>
        <w:t>Discussion on inter-UE coordination for mode 2 enhancements</w:t>
      </w:r>
      <w:r w:rsidR="006B480F">
        <w:rPr>
          <w:lang w:eastAsia="x-none"/>
        </w:rPr>
        <w:tab/>
        <w:t>Sharp</w:t>
      </w:r>
    </w:p>
    <w:p w14:paraId="4A962E7E" w14:textId="59E9FF85" w:rsidR="006B480F" w:rsidRDefault="002328C4" w:rsidP="006B480F">
      <w:pPr>
        <w:rPr>
          <w:lang w:eastAsia="x-none"/>
        </w:rPr>
      </w:pPr>
      <w:hyperlink r:id="rId1974" w:history="1">
        <w:r w:rsidR="004371F4">
          <w:rPr>
            <w:rStyle w:val="Hyperlink"/>
            <w:lang w:eastAsia="x-none"/>
          </w:rPr>
          <w:t>R1-2202231</w:t>
        </w:r>
      </w:hyperlink>
      <w:r w:rsidR="006B480F">
        <w:rPr>
          <w:lang w:eastAsia="x-none"/>
        </w:rPr>
        <w:tab/>
        <w:t>Inter-UE coordination for Mode 2 enhancements</w:t>
      </w:r>
      <w:r w:rsidR="006B480F">
        <w:rPr>
          <w:lang w:eastAsia="x-none"/>
        </w:rPr>
        <w:tab/>
        <w:t>Lenovo, Motorola Mobility</w:t>
      </w:r>
    </w:p>
    <w:p w14:paraId="7E8281CB" w14:textId="214DFA14" w:rsidR="006B480F" w:rsidRDefault="002328C4" w:rsidP="006B480F">
      <w:pPr>
        <w:rPr>
          <w:lang w:eastAsia="x-none"/>
        </w:rPr>
      </w:pPr>
      <w:hyperlink r:id="rId1975" w:history="1">
        <w:r w:rsidR="004371F4">
          <w:rPr>
            <w:rStyle w:val="Hyperlink"/>
            <w:lang w:eastAsia="x-none"/>
          </w:rPr>
          <w:t>R1-2202245</w:t>
        </w:r>
      </w:hyperlink>
      <w:r w:rsidR="006B480F">
        <w:rPr>
          <w:lang w:eastAsia="x-none"/>
        </w:rPr>
        <w:tab/>
        <w:t>Inter-UE coordination for mode 2 enhancements</w:t>
      </w:r>
      <w:r w:rsidR="006B480F">
        <w:rPr>
          <w:lang w:eastAsia="x-none"/>
        </w:rPr>
        <w:tab/>
        <w:t>ITL</w:t>
      </w:r>
    </w:p>
    <w:p w14:paraId="6FBA49C5" w14:textId="32B70A76" w:rsidR="006B480F" w:rsidRDefault="002328C4" w:rsidP="006B480F">
      <w:pPr>
        <w:rPr>
          <w:lang w:eastAsia="x-none"/>
        </w:rPr>
      </w:pPr>
      <w:hyperlink r:id="rId1976" w:history="1">
        <w:r w:rsidR="004371F4">
          <w:rPr>
            <w:rStyle w:val="Hyperlink"/>
            <w:lang w:eastAsia="x-none"/>
          </w:rPr>
          <w:t>R1-2202253</w:t>
        </w:r>
      </w:hyperlink>
      <w:r w:rsidR="006B480F">
        <w:rPr>
          <w:lang w:eastAsia="x-none"/>
        </w:rPr>
        <w:tab/>
        <w:t>Discussion on inter-UE coordination for Mode 2 enhancements</w:t>
      </w:r>
      <w:r w:rsidR="006B480F">
        <w:rPr>
          <w:lang w:eastAsia="x-none"/>
        </w:rPr>
        <w:tab/>
        <w:t>LG Electronics</w:t>
      </w:r>
    </w:p>
    <w:p w14:paraId="5E016613" w14:textId="19792E65" w:rsidR="006B480F" w:rsidRDefault="002328C4" w:rsidP="006B480F">
      <w:pPr>
        <w:rPr>
          <w:lang w:eastAsia="x-none"/>
        </w:rPr>
      </w:pPr>
      <w:hyperlink r:id="rId1977" w:history="1">
        <w:r w:rsidR="004371F4">
          <w:rPr>
            <w:rStyle w:val="Hyperlink"/>
            <w:lang w:eastAsia="x-none"/>
          </w:rPr>
          <w:t>R1-2202263</w:t>
        </w:r>
      </w:hyperlink>
      <w:r w:rsidR="006B480F">
        <w:rPr>
          <w:lang w:eastAsia="x-none"/>
        </w:rPr>
        <w:tab/>
        <w:t>Details on mode 2 enhancements for inter-UE coordination</w:t>
      </w:r>
      <w:r w:rsidR="006B480F">
        <w:rPr>
          <w:lang w:eastAsia="x-none"/>
        </w:rPr>
        <w:tab/>
        <w:t>Ericsson</w:t>
      </w:r>
    </w:p>
    <w:p w14:paraId="76B5E035" w14:textId="23BC64A4" w:rsidR="006B480F" w:rsidRDefault="002328C4" w:rsidP="006B480F">
      <w:pPr>
        <w:rPr>
          <w:lang w:eastAsia="x-none"/>
        </w:rPr>
      </w:pPr>
      <w:hyperlink r:id="rId1978" w:history="1">
        <w:r w:rsidR="004371F4">
          <w:rPr>
            <w:rStyle w:val="Hyperlink"/>
            <w:lang w:eastAsia="x-none"/>
          </w:rPr>
          <w:t>R1-2202356</w:t>
        </w:r>
      </w:hyperlink>
      <w:r w:rsidR="006B480F">
        <w:rPr>
          <w:lang w:eastAsia="x-none"/>
        </w:rPr>
        <w:tab/>
        <w:t>Inter-UE coordination for enhanced resource allocation</w:t>
      </w:r>
      <w:r w:rsidR="006B480F">
        <w:rPr>
          <w:lang w:eastAsia="x-none"/>
        </w:rPr>
        <w:tab/>
        <w:t>Mitsubishi Electric RCE</w:t>
      </w:r>
    </w:p>
    <w:p w14:paraId="3A675461" w14:textId="34E66C70" w:rsidR="006B480F" w:rsidRDefault="002328C4" w:rsidP="006B480F">
      <w:pPr>
        <w:rPr>
          <w:lang w:eastAsia="x-none"/>
        </w:rPr>
      </w:pPr>
      <w:hyperlink r:id="rId1979" w:history="1">
        <w:r w:rsidR="004371F4">
          <w:rPr>
            <w:rStyle w:val="Hyperlink"/>
            <w:lang w:eastAsia="x-none"/>
          </w:rPr>
          <w:t>R1-2202377</w:t>
        </w:r>
      </w:hyperlink>
      <w:r w:rsidR="006B480F">
        <w:rPr>
          <w:lang w:eastAsia="x-none"/>
        </w:rPr>
        <w:tab/>
        <w:t>Remaining issues on the inter-UE coordination</w:t>
      </w:r>
      <w:r w:rsidR="006B480F">
        <w:rPr>
          <w:lang w:eastAsia="x-none"/>
        </w:rPr>
        <w:tab/>
        <w:t>ZTE, Sanechips</w:t>
      </w:r>
    </w:p>
    <w:p w14:paraId="63407CAC" w14:textId="78ED8A65" w:rsidR="008410B2" w:rsidRDefault="002328C4" w:rsidP="006B480F">
      <w:pPr>
        <w:rPr>
          <w:lang w:eastAsia="x-none"/>
        </w:rPr>
      </w:pPr>
      <w:hyperlink r:id="rId1980" w:history="1">
        <w:r w:rsidR="004371F4">
          <w:rPr>
            <w:rStyle w:val="Hyperlink"/>
            <w:lang w:eastAsia="x-none"/>
          </w:rPr>
          <w:t>R1-2202483</w:t>
        </w:r>
      </w:hyperlink>
      <w:r w:rsidR="008410B2" w:rsidRPr="008410B2">
        <w:rPr>
          <w:lang w:eastAsia="x-none"/>
        </w:rPr>
        <w:tab/>
        <w:t>Inter-UE coordination for Mode 2 enhancements</w:t>
      </w:r>
      <w:r w:rsidR="008410B2" w:rsidRPr="008410B2">
        <w:rPr>
          <w:lang w:eastAsia="x-none"/>
        </w:rPr>
        <w:tab/>
        <w:t>Fraunhofer HHI</w:t>
      </w:r>
    </w:p>
    <w:p w14:paraId="21662C2F" w14:textId="67B9D1A0" w:rsidR="008410B2" w:rsidRDefault="008410B2" w:rsidP="006B480F">
      <w:pPr>
        <w:rPr>
          <w:lang w:eastAsia="x-none"/>
        </w:rPr>
      </w:pPr>
    </w:p>
    <w:p w14:paraId="0C8C5EEE" w14:textId="77777777" w:rsidR="008410B2" w:rsidRPr="008410B2" w:rsidRDefault="008410B2" w:rsidP="008410B2">
      <w:r w:rsidRPr="008410B2">
        <w:rPr>
          <w:lang w:eastAsia="x-none"/>
        </w:rPr>
        <w:t xml:space="preserve">[108-e-R17-Sidelink-02] </w:t>
      </w:r>
      <w:r w:rsidRPr="008410B2">
        <w:t>– Seungmin (LGE)</w:t>
      </w:r>
    </w:p>
    <w:p w14:paraId="52A77477" w14:textId="3FA087F4" w:rsidR="008410B2" w:rsidRPr="008410B2" w:rsidRDefault="008410B2" w:rsidP="008410B2">
      <w:r w:rsidRPr="008410B2">
        <w:rPr>
          <w:lang w:eastAsia="x-none"/>
        </w:rPr>
        <w:t xml:space="preserve">Email discussion on </w:t>
      </w:r>
      <w:r w:rsidRPr="008410B2">
        <w:t>inter-UE coordination for mode 2 enhancements</w:t>
      </w:r>
    </w:p>
    <w:p w14:paraId="7D2BCBB9" w14:textId="77777777" w:rsidR="008410B2" w:rsidRPr="008410B2" w:rsidRDefault="008410B2" w:rsidP="00D259AB">
      <w:pPr>
        <w:numPr>
          <w:ilvl w:val="0"/>
          <w:numId w:val="69"/>
        </w:numPr>
        <w:rPr>
          <w:lang w:eastAsia="x-none"/>
        </w:rPr>
      </w:pPr>
      <w:r w:rsidRPr="008410B2">
        <w:rPr>
          <w:rFonts w:hint="eastAsia"/>
          <w:lang w:eastAsia="x-none"/>
        </w:rPr>
        <w:t>1</w:t>
      </w:r>
      <w:r w:rsidRPr="008410B2">
        <w:rPr>
          <w:rFonts w:hint="eastAsia"/>
          <w:vertAlign w:val="superscript"/>
          <w:lang w:eastAsia="x-none"/>
        </w:rPr>
        <w:t>st</w:t>
      </w:r>
      <w:r w:rsidRPr="008410B2">
        <w:rPr>
          <w:rFonts w:hint="eastAsia"/>
          <w:lang w:eastAsia="x-none"/>
        </w:rPr>
        <w:t xml:space="preserve"> check point: </w:t>
      </w:r>
      <w:r w:rsidRPr="008410B2">
        <w:t>February</w:t>
      </w:r>
      <w:r w:rsidRPr="008410B2">
        <w:rPr>
          <w:rFonts w:hint="eastAsia"/>
        </w:rPr>
        <w:t xml:space="preserve"> </w:t>
      </w:r>
      <w:r w:rsidRPr="008410B2">
        <w:t>25</w:t>
      </w:r>
    </w:p>
    <w:p w14:paraId="143377E3" w14:textId="77777777" w:rsidR="008410B2" w:rsidRPr="008410B2" w:rsidRDefault="008410B2" w:rsidP="00D259AB">
      <w:pPr>
        <w:numPr>
          <w:ilvl w:val="0"/>
          <w:numId w:val="69"/>
        </w:numPr>
        <w:rPr>
          <w:lang w:eastAsia="x-none"/>
        </w:rPr>
      </w:pPr>
      <w:r w:rsidRPr="008410B2">
        <w:rPr>
          <w:lang w:eastAsia="x-none"/>
        </w:rPr>
        <w:t>Final</w:t>
      </w:r>
      <w:r w:rsidRPr="008410B2">
        <w:rPr>
          <w:rFonts w:hint="eastAsia"/>
          <w:lang w:eastAsia="x-none"/>
        </w:rPr>
        <w:t xml:space="preserve"> check point: </w:t>
      </w:r>
      <w:r w:rsidRPr="008410B2">
        <w:t>March 3</w:t>
      </w:r>
    </w:p>
    <w:p w14:paraId="5F5CB1CD" w14:textId="7E930396" w:rsidR="008410B2" w:rsidRPr="008410B2" w:rsidRDefault="002328C4" w:rsidP="008410B2">
      <w:pPr>
        <w:rPr>
          <w:b/>
          <w:bCs/>
          <w:lang w:eastAsia="x-none"/>
        </w:rPr>
      </w:pPr>
      <w:hyperlink r:id="rId1981" w:history="1">
        <w:r w:rsidR="004371F4">
          <w:rPr>
            <w:rStyle w:val="Hyperlink"/>
            <w:b/>
            <w:bCs/>
            <w:lang w:eastAsia="x-none"/>
          </w:rPr>
          <w:t>R1-2202254</w:t>
        </w:r>
      </w:hyperlink>
      <w:r w:rsidR="008410B2" w:rsidRPr="008410B2">
        <w:rPr>
          <w:b/>
          <w:bCs/>
          <w:lang w:eastAsia="x-none"/>
        </w:rPr>
        <w:tab/>
        <w:t>Feature lead summary #1 for AI 8.11.1.2 Inter-UE coordination for Mode 2 enhancements</w:t>
      </w:r>
      <w:r w:rsidR="008410B2" w:rsidRPr="008410B2">
        <w:rPr>
          <w:b/>
          <w:bCs/>
          <w:lang w:eastAsia="x-none"/>
        </w:rPr>
        <w:tab/>
        <w:t>Moderator (LG Electronics)</w:t>
      </w:r>
    </w:p>
    <w:p w14:paraId="118DB715" w14:textId="1FFE41AB" w:rsidR="008410B2" w:rsidRPr="008410B2" w:rsidRDefault="008410B2" w:rsidP="008410B2">
      <w:r w:rsidRPr="008410B2">
        <w:t>From Feb 21</w:t>
      </w:r>
      <w:r w:rsidRPr="008410B2">
        <w:rPr>
          <w:vertAlign w:val="superscript"/>
        </w:rPr>
        <w:t>st</w:t>
      </w:r>
      <w:r w:rsidRPr="008410B2">
        <w:t xml:space="preserve"> GTW session</w:t>
      </w:r>
    </w:p>
    <w:p w14:paraId="04B56C3C" w14:textId="77777777" w:rsidR="008410B2" w:rsidRPr="008410B2" w:rsidRDefault="008410B2" w:rsidP="008410B2">
      <w:pPr>
        <w:rPr>
          <w:rFonts w:ascii="Times New Roman" w:hAnsi="Times New Roman"/>
          <w:szCs w:val="20"/>
          <w:lang w:val="en-US" w:eastAsia="ko-KR"/>
        </w:rPr>
      </w:pPr>
      <w:r w:rsidRPr="008410B2">
        <w:rPr>
          <w:rFonts w:ascii="Times New Roman" w:hAnsi="Times New Roman"/>
          <w:szCs w:val="20"/>
          <w:highlight w:val="green"/>
          <w:lang w:val="en-US" w:eastAsia="ko-KR"/>
        </w:rPr>
        <w:t>Agreement</w:t>
      </w:r>
    </w:p>
    <w:p w14:paraId="3F05F7D6" w14:textId="77777777" w:rsidR="008410B2" w:rsidRPr="008410B2" w:rsidRDefault="008410B2" w:rsidP="00D259AB">
      <w:pPr>
        <w:pStyle w:val="ListParagraph"/>
        <w:numPr>
          <w:ilvl w:val="0"/>
          <w:numId w:val="75"/>
        </w:numPr>
        <w:rPr>
          <w:lang w:val="en-US" w:eastAsia="ko-KR"/>
        </w:rPr>
      </w:pPr>
      <w:r w:rsidRPr="008410B2">
        <w:rPr>
          <w:lang w:val="en-US" w:eastAsia="ko-KR"/>
        </w:rPr>
        <w:t>For a slot offset that is (pre)configured to indicate the first resource location of each TRIV with respect to a reference slot,</w:t>
      </w:r>
    </w:p>
    <w:p w14:paraId="6301B5DD" w14:textId="77777777" w:rsidR="008410B2" w:rsidRPr="008410B2" w:rsidRDefault="008410B2" w:rsidP="00D259AB">
      <w:pPr>
        <w:pStyle w:val="ListParagraph"/>
        <w:numPr>
          <w:ilvl w:val="1"/>
          <w:numId w:val="75"/>
        </w:numPr>
        <w:rPr>
          <w:lang w:val="en-US" w:eastAsia="ko-KR"/>
        </w:rPr>
      </w:pPr>
      <w:r w:rsidRPr="008410B2">
        <w:rPr>
          <w:lang w:val="en-US" w:eastAsia="ko-KR"/>
        </w:rPr>
        <w:t>Granularity of the slot offset is 1 logical slot</w:t>
      </w:r>
    </w:p>
    <w:p w14:paraId="53AAD96B" w14:textId="77777777" w:rsidR="008410B2" w:rsidRPr="008410B2" w:rsidRDefault="008410B2" w:rsidP="00D259AB">
      <w:pPr>
        <w:pStyle w:val="ListParagraph"/>
        <w:numPr>
          <w:ilvl w:val="1"/>
          <w:numId w:val="75"/>
        </w:numPr>
        <w:rPr>
          <w:lang w:val="en-US" w:eastAsia="ko-KR"/>
        </w:rPr>
      </w:pPr>
      <w:r w:rsidRPr="008410B2">
        <w:rPr>
          <w:lang w:val="en-US" w:eastAsia="ko-KR"/>
        </w:rPr>
        <w:t>(Pre)configured maximum value of the slot offset is up to 8000</w:t>
      </w:r>
    </w:p>
    <w:p w14:paraId="5C63BA8E" w14:textId="77777777" w:rsidR="008410B2" w:rsidRPr="008410B2" w:rsidRDefault="008410B2" w:rsidP="00D259AB">
      <w:pPr>
        <w:pStyle w:val="ListParagraph"/>
        <w:numPr>
          <w:ilvl w:val="2"/>
          <w:numId w:val="75"/>
        </w:numPr>
        <w:rPr>
          <w:lang w:val="en-US" w:eastAsia="ko-KR"/>
        </w:rPr>
      </w:pPr>
      <w:r w:rsidRPr="008410B2">
        <w:rPr>
          <w:lang w:val="en-US" w:eastAsia="ko-KR"/>
        </w:rPr>
        <w:t>When both SCI format 2-C and MAC CE are used as the container of inter-UE coordination information, the maximum value of the slot offset is 255</w:t>
      </w:r>
    </w:p>
    <w:p w14:paraId="78F8CDDF" w14:textId="77777777" w:rsidR="008410B2" w:rsidRPr="008410B2" w:rsidRDefault="008410B2" w:rsidP="00D259AB">
      <w:pPr>
        <w:pStyle w:val="ListParagraph"/>
        <w:numPr>
          <w:ilvl w:val="2"/>
          <w:numId w:val="75"/>
        </w:numPr>
        <w:rPr>
          <w:lang w:val="en-US" w:eastAsia="ko-KR"/>
        </w:rPr>
      </w:pPr>
      <w:r w:rsidRPr="008410B2">
        <w:rPr>
          <w:lang w:val="en-US" w:eastAsia="ko-KR"/>
        </w:rPr>
        <w:t>When MAC CE only is used as the container of inter-UE coordination information, the maximum value of the slot offset is the (pre)configured maximum value</w:t>
      </w:r>
    </w:p>
    <w:p w14:paraId="3D83D4D5" w14:textId="77777777" w:rsidR="008410B2" w:rsidRPr="008410B2" w:rsidRDefault="008410B2" w:rsidP="008410B2">
      <w:pPr>
        <w:rPr>
          <w:rFonts w:ascii="Times New Roman" w:hAnsi="Times New Roman"/>
          <w:szCs w:val="20"/>
          <w:highlight w:val="green"/>
        </w:rPr>
      </w:pPr>
      <w:r w:rsidRPr="008410B2">
        <w:rPr>
          <w:rFonts w:ascii="Times New Roman" w:hAnsi="Times New Roman"/>
          <w:szCs w:val="20"/>
          <w:highlight w:val="green"/>
        </w:rPr>
        <w:t>Agreement</w:t>
      </w:r>
    </w:p>
    <w:p w14:paraId="0588C553" w14:textId="07999297" w:rsidR="008410B2" w:rsidRPr="008410B2" w:rsidRDefault="008410B2" w:rsidP="008410B2">
      <w:pPr>
        <w:rPr>
          <w:rFonts w:ascii="Times New Roman" w:hAnsi="Times New Roman"/>
          <w:szCs w:val="20"/>
          <w:highlight w:val="cyan"/>
          <w:lang w:val="en-US"/>
        </w:rPr>
      </w:pPr>
      <w:r w:rsidRPr="008410B2">
        <w:rPr>
          <w:rFonts w:ascii="Times New Roman" w:hAnsi="Times New Roman"/>
          <w:szCs w:val="20"/>
          <w:lang w:val="en-US" w:eastAsia="ko-KR"/>
        </w:rPr>
        <w:t>A SCI format 2-C includes all the fields present in SCI format 2-A except cast type indicator</w:t>
      </w:r>
      <w:r>
        <w:rPr>
          <w:rFonts w:ascii="Times New Roman" w:hAnsi="Times New Roman"/>
          <w:szCs w:val="20"/>
          <w:lang w:val="en-US" w:eastAsia="ko-KR"/>
        </w:rPr>
        <w:t>.</w:t>
      </w:r>
    </w:p>
    <w:p w14:paraId="6B06C1BD" w14:textId="77777777" w:rsidR="008410B2" w:rsidRPr="008410B2" w:rsidRDefault="008410B2" w:rsidP="008410B2">
      <w:pPr>
        <w:rPr>
          <w:rFonts w:ascii="Times New Roman" w:hAnsi="Times New Roman"/>
          <w:szCs w:val="20"/>
          <w:highlight w:val="cyan"/>
        </w:rPr>
      </w:pPr>
    </w:p>
    <w:p w14:paraId="7D435F86" w14:textId="77777777" w:rsidR="008410B2" w:rsidRPr="008410B2" w:rsidRDefault="008410B2" w:rsidP="008410B2">
      <w:pPr>
        <w:rPr>
          <w:rFonts w:ascii="Times New Roman" w:hAnsi="Times New Roman"/>
          <w:bCs/>
          <w:szCs w:val="20"/>
          <w:u w:val="single"/>
        </w:rPr>
      </w:pPr>
      <w:r w:rsidRPr="008410B2">
        <w:rPr>
          <w:rFonts w:ascii="Times New Roman" w:hAnsi="Times New Roman"/>
          <w:bCs/>
          <w:szCs w:val="20"/>
          <w:u w:val="single"/>
        </w:rPr>
        <w:t>Conclusion</w:t>
      </w:r>
    </w:p>
    <w:p w14:paraId="584D3E2C" w14:textId="318CB461" w:rsidR="008410B2" w:rsidRPr="00C1496B" w:rsidRDefault="008410B2" w:rsidP="00D259AB">
      <w:pPr>
        <w:pStyle w:val="ListParagraph"/>
        <w:numPr>
          <w:ilvl w:val="0"/>
          <w:numId w:val="76"/>
        </w:numPr>
        <w:rPr>
          <w:lang w:val="en-US" w:eastAsia="ko-KR"/>
        </w:rPr>
      </w:pPr>
      <w:r w:rsidRPr="00C1496B">
        <w:rPr>
          <w:lang w:val="en-US" w:eastAsia="ko-KR"/>
        </w:rPr>
        <w:t>For cast type(s) of inter-UE coordination information with preferred resource set triggered by a condition other than explicit request reception</w:t>
      </w:r>
      <w:r w:rsidR="00C1496B" w:rsidRPr="00C1496B">
        <w:rPr>
          <w:lang w:val="en-US" w:eastAsia="ko-KR"/>
        </w:rPr>
        <w:t>, t</w:t>
      </w:r>
      <w:r w:rsidRPr="00C1496B">
        <w:rPr>
          <w:lang w:val="en-US" w:eastAsia="ko-KR"/>
        </w:rPr>
        <w:t>here is no consensus in RAN1 on the support of groupcast or broadcast for preferred resource set</w:t>
      </w:r>
      <w:r w:rsidR="00830A61" w:rsidRPr="00C1496B">
        <w:rPr>
          <w:lang w:val="en-US" w:eastAsia="ko-KR"/>
        </w:rPr>
        <w:t>.</w:t>
      </w:r>
    </w:p>
    <w:p w14:paraId="2657107A" w14:textId="77777777" w:rsidR="008410B2" w:rsidRPr="008410B2" w:rsidRDefault="008410B2" w:rsidP="008410B2">
      <w:pPr>
        <w:rPr>
          <w:rFonts w:ascii="Times New Roman" w:hAnsi="Times New Roman"/>
          <w:szCs w:val="20"/>
          <w:highlight w:val="cyan"/>
          <w:lang w:val="en-US"/>
        </w:rPr>
      </w:pPr>
    </w:p>
    <w:p w14:paraId="6D4C731E" w14:textId="5B79735A" w:rsidR="008410B2" w:rsidRPr="00EF541F" w:rsidRDefault="002328C4" w:rsidP="008410B2">
      <w:pPr>
        <w:rPr>
          <w:b/>
          <w:bCs/>
          <w:lang w:eastAsia="x-none"/>
        </w:rPr>
      </w:pPr>
      <w:hyperlink r:id="rId1982" w:history="1">
        <w:r w:rsidR="004371F4">
          <w:rPr>
            <w:rStyle w:val="Hyperlink"/>
            <w:b/>
            <w:bCs/>
            <w:lang w:eastAsia="x-none"/>
          </w:rPr>
          <w:t>R1-2202255</w:t>
        </w:r>
      </w:hyperlink>
      <w:r w:rsidR="008410B2" w:rsidRPr="00EF541F">
        <w:rPr>
          <w:b/>
          <w:bCs/>
          <w:lang w:eastAsia="x-none"/>
        </w:rPr>
        <w:tab/>
        <w:t>Feature lead summary #2 for AI 8.11.1.2 Inter-UE coordination for Mode 2 enhancements</w:t>
      </w:r>
      <w:r w:rsidR="008410B2" w:rsidRPr="00EF541F">
        <w:rPr>
          <w:b/>
          <w:bCs/>
          <w:lang w:eastAsia="x-none"/>
        </w:rPr>
        <w:tab/>
        <w:t>Moderator (LG Electronics)</w:t>
      </w:r>
    </w:p>
    <w:p w14:paraId="7B01AD8D" w14:textId="0BD1F781" w:rsidR="00EF541F" w:rsidRDefault="00EF541F" w:rsidP="008410B2">
      <w:pPr>
        <w:rPr>
          <w:lang w:eastAsia="x-none"/>
        </w:rPr>
      </w:pPr>
      <w:r>
        <w:rPr>
          <w:lang w:eastAsia="x-none"/>
        </w:rPr>
        <w:t>From Feb 23</w:t>
      </w:r>
      <w:r w:rsidRPr="00EF541F">
        <w:rPr>
          <w:vertAlign w:val="superscript"/>
          <w:lang w:eastAsia="x-none"/>
        </w:rPr>
        <w:t>rd</w:t>
      </w:r>
      <w:r>
        <w:rPr>
          <w:lang w:eastAsia="x-none"/>
        </w:rPr>
        <w:t xml:space="preserve"> GTW session</w:t>
      </w:r>
    </w:p>
    <w:p w14:paraId="6166FCA2" w14:textId="77777777" w:rsidR="00EF541F" w:rsidRPr="00EF541F" w:rsidRDefault="00EF541F" w:rsidP="00EF541F">
      <w:pPr>
        <w:rPr>
          <w:rFonts w:ascii="Times New Roman" w:hAnsi="Times New Roman"/>
          <w:szCs w:val="20"/>
          <w:highlight w:val="green"/>
        </w:rPr>
      </w:pPr>
      <w:r w:rsidRPr="00EF541F">
        <w:rPr>
          <w:rFonts w:ascii="Times New Roman" w:hAnsi="Times New Roman"/>
          <w:szCs w:val="20"/>
          <w:highlight w:val="green"/>
        </w:rPr>
        <w:t>Agreement</w:t>
      </w:r>
    </w:p>
    <w:p w14:paraId="04DADF78" w14:textId="3034BA2E" w:rsidR="00EF541F" w:rsidRDefault="00EF541F" w:rsidP="004321DE">
      <w:pPr>
        <w:rPr>
          <w:rFonts w:eastAsia="Gulim"/>
          <w:color w:val="FF0000"/>
          <w:lang w:val="en-US" w:eastAsia="ko-KR"/>
        </w:rPr>
      </w:pPr>
      <w:r w:rsidRPr="00EF541F">
        <w:rPr>
          <w:rFonts w:ascii="Times New Roman" w:eastAsia="Gulim" w:hAnsi="Times New Roman"/>
          <w:szCs w:val="20"/>
          <w:lang w:val="en-US" w:eastAsia="ko-KR"/>
        </w:rPr>
        <w:t xml:space="preserve">For Scheme 2, </w:t>
      </w:r>
      <w:r w:rsidRPr="00EF541F">
        <w:rPr>
          <w:rFonts w:eastAsia="Gulim"/>
          <w:lang w:val="en-US" w:eastAsia="ko-KR"/>
        </w:rPr>
        <w:t xml:space="preserve">m_CS for a resource conflict indication for the next reserved resource indicated by the corresponding UE-B’s SCI for either current TB transmission or </w:t>
      </w:r>
      <w:r w:rsidRPr="00EF541F">
        <w:rPr>
          <w:rFonts w:eastAsia="Gulim"/>
          <w:color w:val="FF0000"/>
          <w:lang w:val="en-US" w:eastAsia="ko-KR"/>
        </w:rPr>
        <w:t>next TB transmission is 0</w:t>
      </w:r>
      <w:r>
        <w:rPr>
          <w:rFonts w:eastAsia="Gulim"/>
          <w:color w:val="FF0000"/>
          <w:lang w:val="en-US" w:eastAsia="ko-KR"/>
        </w:rPr>
        <w:t>.</w:t>
      </w:r>
    </w:p>
    <w:p w14:paraId="71D737F9" w14:textId="77777777" w:rsidR="004321DE" w:rsidRPr="00EF541F" w:rsidRDefault="004321DE" w:rsidP="004321DE"/>
    <w:p w14:paraId="58E81203" w14:textId="77777777" w:rsidR="00EF541F" w:rsidRPr="00EF541F" w:rsidRDefault="00EF541F" w:rsidP="00EF541F">
      <w:pPr>
        <w:rPr>
          <w:rFonts w:ascii="Times New Roman" w:hAnsi="Times New Roman"/>
          <w:szCs w:val="20"/>
          <w:highlight w:val="green"/>
        </w:rPr>
      </w:pPr>
      <w:r w:rsidRPr="00EF541F">
        <w:rPr>
          <w:rFonts w:ascii="Times New Roman" w:hAnsi="Times New Roman"/>
          <w:szCs w:val="20"/>
          <w:highlight w:val="green"/>
        </w:rPr>
        <w:t>Agreement</w:t>
      </w:r>
    </w:p>
    <w:p w14:paraId="5A07ECE2" w14:textId="3E563898" w:rsidR="00EF541F" w:rsidRDefault="00EF541F" w:rsidP="004321DE">
      <w:pPr>
        <w:rPr>
          <w:rFonts w:eastAsia="Gulim"/>
          <w:lang w:val="en-US" w:eastAsia="ko-KR"/>
        </w:rPr>
      </w:pPr>
      <w:r w:rsidRPr="00EF541F">
        <w:rPr>
          <w:rFonts w:ascii="Times New Roman" w:eastAsia="Gulim" w:hAnsi="Times New Roman"/>
          <w:szCs w:val="20"/>
          <w:lang w:val="en-US" w:eastAsia="ko-KR"/>
        </w:rPr>
        <w:t xml:space="preserve">For Scheme 2, </w:t>
      </w:r>
      <w:r w:rsidRPr="00EF541F">
        <w:rPr>
          <w:rFonts w:eastAsia="Gulim"/>
          <w:lang w:val="en-US" w:eastAsia="ko-KR"/>
        </w:rPr>
        <w:t>when UE-B receives a conflict indicator for resource(s) indicated by its SCI, it up to UE-B’s implementation whether/how to set the reservation periodicity in the re-selected resource.</w:t>
      </w:r>
    </w:p>
    <w:p w14:paraId="0CC5F397" w14:textId="77777777" w:rsidR="004321DE" w:rsidRPr="00EF541F" w:rsidRDefault="004321DE" w:rsidP="004321DE">
      <w:pPr>
        <w:rPr>
          <w:rFonts w:eastAsia="Gulim"/>
          <w:lang w:val="en-US" w:eastAsia="ko-KR"/>
        </w:rPr>
      </w:pPr>
    </w:p>
    <w:p w14:paraId="07D335B6" w14:textId="77777777" w:rsidR="00EF541F" w:rsidRPr="00EF541F" w:rsidRDefault="00EF541F" w:rsidP="00EF541F">
      <w:pPr>
        <w:rPr>
          <w:rFonts w:ascii="Times New Roman" w:hAnsi="Times New Roman"/>
          <w:szCs w:val="20"/>
          <w:highlight w:val="green"/>
        </w:rPr>
      </w:pPr>
      <w:r w:rsidRPr="00EF541F">
        <w:rPr>
          <w:rFonts w:ascii="Times New Roman" w:hAnsi="Times New Roman"/>
          <w:szCs w:val="20"/>
          <w:highlight w:val="green"/>
        </w:rPr>
        <w:t>Agreement</w:t>
      </w:r>
    </w:p>
    <w:p w14:paraId="4CC029CF" w14:textId="77777777" w:rsidR="00EF541F" w:rsidRPr="00EF541F" w:rsidRDefault="00EF541F" w:rsidP="00EF541F">
      <w:pPr>
        <w:rPr>
          <w:rFonts w:ascii="Times New Roman" w:eastAsia="Gulim" w:hAnsi="Times New Roman"/>
          <w:szCs w:val="20"/>
          <w:lang w:val="en-US" w:eastAsia="ko-KR"/>
        </w:rPr>
      </w:pPr>
      <w:r w:rsidRPr="00EF541F">
        <w:rPr>
          <w:rFonts w:ascii="Times New Roman" w:eastAsia="Gulim" w:hAnsi="Times New Roman"/>
          <w:szCs w:val="20"/>
          <w:lang w:val="en-US" w:eastAsia="ko-KR"/>
        </w:rPr>
        <w:t xml:space="preserve">For Scheme 2, </w:t>
      </w:r>
    </w:p>
    <w:p w14:paraId="0310C7DD" w14:textId="4EC83486" w:rsidR="00EF541F" w:rsidRPr="00EF541F" w:rsidRDefault="00EF541F" w:rsidP="00D259AB">
      <w:pPr>
        <w:pStyle w:val="ListParagraph"/>
        <w:numPr>
          <w:ilvl w:val="0"/>
          <w:numId w:val="76"/>
        </w:numPr>
        <w:rPr>
          <w:rFonts w:eastAsia="Gulim"/>
          <w:lang w:val="en-US" w:eastAsia="ko-KR"/>
        </w:rPr>
      </w:pPr>
      <w:r w:rsidRPr="00EF541F">
        <w:rPr>
          <w:rFonts w:eastAsia="Gulim"/>
          <w:lang w:val="en-US" w:eastAsia="ko-KR"/>
        </w:rPr>
        <w:t>m_0 for a resource conflict indication is derived in the same way as specified for HARQ-ACK information in TS 38.213 Section 16.3</w:t>
      </w:r>
      <w:r>
        <w:rPr>
          <w:rFonts w:eastAsia="Gulim"/>
          <w:lang w:val="en-US" w:eastAsia="ko-KR"/>
        </w:rPr>
        <w:t>.</w:t>
      </w:r>
    </w:p>
    <w:p w14:paraId="35D01EB6" w14:textId="06002641" w:rsidR="00EF541F" w:rsidRPr="00EF541F" w:rsidRDefault="00EF541F" w:rsidP="00D259AB">
      <w:pPr>
        <w:pStyle w:val="ListParagraph"/>
        <w:numPr>
          <w:ilvl w:val="0"/>
          <w:numId w:val="76"/>
        </w:numPr>
        <w:rPr>
          <w:rFonts w:eastAsia="Gulim"/>
          <w:lang w:val="en-US" w:eastAsia="ko-KR"/>
        </w:rPr>
      </w:pPr>
      <w:r w:rsidRPr="00EF541F">
        <w:rPr>
          <w:rFonts w:eastAsia="Gulim"/>
          <w:lang w:val="en-US" w:eastAsia="ko-KR"/>
        </w:rPr>
        <w:t>A UE expects that different PRBs are (pre)configured between conflict indication and HARQ-ACK information</w:t>
      </w:r>
      <w:r>
        <w:rPr>
          <w:rFonts w:eastAsia="Gulim"/>
          <w:lang w:val="en-US" w:eastAsia="ko-KR"/>
        </w:rPr>
        <w:t>.</w:t>
      </w:r>
    </w:p>
    <w:p w14:paraId="0C36F328" w14:textId="77777777" w:rsidR="00EF541F" w:rsidRPr="00EF541F" w:rsidRDefault="00EF541F" w:rsidP="00EF541F">
      <w:pPr>
        <w:rPr>
          <w:rFonts w:ascii="Times New Roman" w:hAnsi="Times New Roman"/>
          <w:szCs w:val="20"/>
          <w:highlight w:val="cyan"/>
          <w:lang w:val="en-US"/>
        </w:rPr>
      </w:pPr>
    </w:p>
    <w:p w14:paraId="6C253153" w14:textId="52F33C6D" w:rsidR="00EF541F" w:rsidRDefault="004321DE" w:rsidP="00EF541F">
      <w:pPr>
        <w:rPr>
          <w:rFonts w:ascii="Times New Roman" w:hAnsi="Times New Roman"/>
          <w:szCs w:val="20"/>
        </w:rPr>
      </w:pPr>
      <w:r w:rsidRPr="00002F83">
        <w:rPr>
          <w:rFonts w:ascii="Times New Roman" w:hAnsi="Times New Roman"/>
          <w:b/>
          <w:bCs/>
          <w:szCs w:val="20"/>
        </w:rPr>
        <w:t>Decision</w:t>
      </w:r>
      <w:r w:rsidR="00002F83" w:rsidRPr="00002F83">
        <w:rPr>
          <w:rFonts w:ascii="Times New Roman" w:hAnsi="Times New Roman"/>
          <w:b/>
          <w:bCs/>
          <w:szCs w:val="20"/>
        </w:rPr>
        <w:t>:</w:t>
      </w:r>
      <w:r w:rsidR="00002F83" w:rsidRPr="00002F83">
        <w:rPr>
          <w:rFonts w:ascii="Times New Roman" w:hAnsi="Times New Roman"/>
          <w:szCs w:val="20"/>
        </w:rPr>
        <w:t xml:space="preserve"> As per email decision posted on Feb 24</w:t>
      </w:r>
      <w:r w:rsidR="00002F83" w:rsidRPr="00002F83">
        <w:rPr>
          <w:rFonts w:ascii="Times New Roman" w:hAnsi="Times New Roman"/>
          <w:szCs w:val="20"/>
          <w:vertAlign w:val="superscript"/>
        </w:rPr>
        <w:t>th</w:t>
      </w:r>
      <w:r w:rsidR="00002F83" w:rsidRPr="00002F83">
        <w:rPr>
          <w:rFonts w:ascii="Times New Roman" w:hAnsi="Times New Roman"/>
          <w:szCs w:val="20"/>
        </w:rPr>
        <w:t>,</w:t>
      </w:r>
    </w:p>
    <w:p w14:paraId="0EAADA8C" w14:textId="77777777" w:rsidR="004321DE" w:rsidRPr="004321DE" w:rsidRDefault="004321DE" w:rsidP="004321DE">
      <w:pPr>
        <w:rPr>
          <w:rFonts w:cs="Times"/>
          <w:szCs w:val="20"/>
          <w:highlight w:val="green"/>
          <w:lang w:eastAsia="x-none"/>
        </w:rPr>
      </w:pPr>
      <w:r w:rsidRPr="004321DE">
        <w:rPr>
          <w:rFonts w:cs="Times"/>
          <w:szCs w:val="20"/>
          <w:highlight w:val="green"/>
          <w:lang w:eastAsia="x-none"/>
        </w:rPr>
        <w:t>Agreement</w:t>
      </w:r>
    </w:p>
    <w:p w14:paraId="4B8EDE76" w14:textId="42D23F88" w:rsidR="004321DE" w:rsidRPr="001937F7" w:rsidRDefault="004321DE" w:rsidP="004321DE">
      <w:pPr>
        <w:overflowPunct w:val="0"/>
        <w:jc w:val="both"/>
        <w:rPr>
          <w:rFonts w:cs="Times"/>
          <w:szCs w:val="20"/>
        </w:rPr>
      </w:pPr>
      <w:r w:rsidRPr="001937F7">
        <w:rPr>
          <w:rFonts w:cs="Times"/>
          <w:szCs w:val="20"/>
        </w:rPr>
        <w:t>For Scheme 1, when both SCI format 2-C and MAC CE are used as the container of an explicit request for inter-UE coordination information, the same bit field size for the request in a SCI format 2-C is applied to MAC CE</w:t>
      </w:r>
      <w:r w:rsidR="00002F83">
        <w:rPr>
          <w:rFonts w:cs="Times"/>
          <w:szCs w:val="20"/>
        </w:rPr>
        <w:t>.</w:t>
      </w:r>
    </w:p>
    <w:p w14:paraId="42F93826" w14:textId="77777777" w:rsidR="004321DE" w:rsidRPr="004321DE" w:rsidRDefault="004321DE" w:rsidP="004321DE">
      <w:pPr>
        <w:rPr>
          <w:rFonts w:cs="Times"/>
          <w:szCs w:val="20"/>
        </w:rPr>
      </w:pPr>
    </w:p>
    <w:p w14:paraId="6DEBD721" w14:textId="77777777" w:rsidR="004321DE" w:rsidRPr="004321DE" w:rsidRDefault="004321DE" w:rsidP="004321DE">
      <w:pPr>
        <w:rPr>
          <w:rFonts w:cs="Times"/>
          <w:szCs w:val="20"/>
          <w:highlight w:val="green"/>
          <w:lang w:eastAsia="x-none"/>
        </w:rPr>
      </w:pPr>
      <w:r w:rsidRPr="004321DE">
        <w:rPr>
          <w:rFonts w:cs="Times"/>
          <w:szCs w:val="20"/>
          <w:highlight w:val="green"/>
          <w:lang w:eastAsia="x-none"/>
        </w:rPr>
        <w:t>Agreement</w:t>
      </w:r>
    </w:p>
    <w:p w14:paraId="0BA8F837" w14:textId="77777777" w:rsidR="004321DE" w:rsidRPr="001937F7" w:rsidRDefault="004321DE" w:rsidP="004321DE">
      <w:pPr>
        <w:overflowPunct w:val="0"/>
        <w:jc w:val="both"/>
        <w:rPr>
          <w:rFonts w:cs="Times"/>
          <w:szCs w:val="20"/>
        </w:rPr>
      </w:pPr>
      <w:r w:rsidRPr="001937F7">
        <w:rPr>
          <w:rFonts w:cs="Times"/>
          <w:szCs w:val="20"/>
        </w:rPr>
        <w:t>For Scheme 1, when MAC CE only is used as the container of an explicit request for inter-UE coordination information, the same bit field size for the request in a SCI format 2-C is applied to MAC CE</w:t>
      </w:r>
    </w:p>
    <w:p w14:paraId="6C4706C2" w14:textId="77777777" w:rsidR="004321DE" w:rsidRPr="004321DE" w:rsidRDefault="004321DE" w:rsidP="004321DE">
      <w:pPr>
        <w:rPr>
          <w:rFonts w:cs="Times"/>
          <w:bCs/>
          <w:szCs w:val="20"/>
        </w:rPr>
      </w:pPr>
    </w:p>
    <w:p w14:paraId="7BDB23D4" w14:textId="77777777" w:rsidR="004321DE" w:rsidRPr="004321DE" w:rsidRDefault="004321DE" w:rsidP="004321DE">
      <w:pPr>
        <w:jc w:val="both"/>
        <w:rPr>
          <w:rFonts w:cs="Times"/>
          <w:bCs/>
          <w:szCs w:val="20"/>
          <w:u w:val="single"/>
        </w:rPr>
      </w:pPr>
      <w:r w:rsidRPr="004321DE">
        <w:rPr>
          <w:rFonts w:cs="Times"/>
          <w:bCs/>
          <w:szCs w:val="20"/>
          <w:u w:val="single"/>
        </w:rPr>
        <w:t>Conclusion</w:t>
      </w:r>
    </w:p>
    <w:p w14:paraId="20FA76D3" w14:textId="77777777" w:rsidR="004321DE" w:rsidRPr="001937F7" w:rsidRDefault="004321DE" w:rsidP="004321DE">
      <w:pPr>
        <w:jc w:val="both"/>
        <w:rPr>
          <w:rFonts w:cs="Times"/>
          <w:color w:val="00000A"/>
          <w:szCs w:val="20"/>
        </w:rPr>
      </w:pPr>
      <w:r w:rsidRPr="001937F7">
        <w:rPr>
          <w:rFonts w:cs="Times"/>
          <w:szCs w:val="20"/>
        </w:rPr>
        <w:t>For inter-UE coordination operation in Rel-17, RAN1 understands that only UE(s) in mode 2 can be UE-A</w:t>
      </w:r>
    </w:p>
    <w:p w14:paraId="43AD4B67" w14:textId="77777777" w:rsidR="004321DE" w:rsidRPr="001937F7" w:rsidRDefault="004321DE" w:rsidP="00F44FD9">
      <w:pPr>
        <w:pStyle w:val="ListParagraph"/>
        <w:numPr>
          <w:ilvl w:val="0"/>
          <w:numId w:val="141"/>
        </w:numPr>
      </w:pPr>
      <w:r w:rsidRPr="001937F7">
        <w:t>Note that RAN1 does not pursue specific enhancement of Rel-17 inter-UE coordination operation for handling the case where UE(s) in mode 1 can be UE-A</w:t>
      </w:r>
    </w:p>
    <w:p w14:paraId="10C91EAF" w14:textId="77777777" w:rsidR="004321DE" w:rsidRPr="00EF541F" w:rsidRDefault="004321DE" w:rsidP="00EF541F">
      <w:pPr>
        <w:rPr>
          <w:rFonts w:ascii="Times New Roman" w:hAnsi="Times New Roman"/>
          <w:szCs w:val="20"/>
        </w:rPr>
      </w:pPr>
    </w:p>
    <w:p w14:paraId="28E9382A" w14:textId="1C4B38E0" w:rsidR="008410B2" w:rsidRPr="00002F83" w:rsidRDefault="002328C4" w:rsidP="008410B2">
      <w:pPr>
        <w:rPr>
          <w:b/>
          <w:bCs/>
          <w:lang w:eastAsia="x-none"/>
        </w:rPr>
      </w:pPr>
      <w:hyperlink r:id="rId1983" w:history="1">
        <w:r w:rsidR="004371F4">
          <w:rPr>
            <w:rStyle w:val="Hyperlink"/>
            <w:b/>
            <w:bCs/>
            <w:lang w:eastAsia="x-none"/>
          </w:rPr>
          <w:t>R1-2202256</w:t>
        </w:r>
      </w:hyperlink>
      <w:r w:rsidR="008410B2" w:rsidRPr="00002F83">
        <w:rPr>
          <w:b/>
          <w:bCs/>
          <w:lang w:eastAsia="x-none"/>
        </w:rPr>
        <w:tab/>
        <w:t>Feature lead summary #3 for AI 8.11.1.2 Inter-UE coordination for Mode 2 enhancements</w:t>
      </w:r>
      <w:r w:rsidR="008410B2" w:rsidRPr="00002F83">
        <w:rPr>
          <w:b/>
          <w:bCs/>
          <w:lang w:eastAsia="x-none"/>
        </w:rPr>
        <w:tab/>
        <w:t>Moderator (LG Electronics)</w:t>
      </w:r>
    </w:p>
    <w:p w14:paraId="147E7433" w14:textId="1F914BE1" w:rsidR="00002F83" w:rsidRDefault="00002F83" w:rsidP="008410B2">
      <w:pPr>
        <w:rPr>
          <w:lang w:eastAsia="x-none"/>
        </w:rPr>
      </w:pPr>
      <w:r>
        <w:rPr>
          <w:lang w:eastAsia="x-none"/>
        </w:rPr>
        <w:t>From Feb 25</w:t>
      </w:r>
      <w:r w:rsidRPr="00002F83">
        <w:rPr>
          <w:vertAlign w:val="superscript"/>
          <w:lang w:eastAsia="x-none"/>
        </w:rPr>
        <w:t>th</w:t>
      </w:r>
      <w:r>
        <w:rPr>
          <w:lang w:eastAsia="x-none"/>
        </w:rPr>
        <w:t xml:space="preserve"> GTW session</w:t>
      </w:r>
    </w:p>
    <w:p w14:paraId="57337A5C" w14:textId="77777777" w:rsidR="00002F83" w:rsidRPr="00002F83" w:rsidRDefault="00002F83" w:rsidP="00002F83">
      <w:pPr>
        <w:jc w:val="both"/>
        <w:rPr>
          <w:rFonts w:eastAsia="Gulim" w:cs="Times"/>
          <w:szCs w:val="20"/>
          <w:highlight w:val="green"/>
          <w:lang w:val="en-US" w:eastAsia="ko-KR"/>
        </w:rPr>
      </w:pPr>
      <w:r w:rsidRPr="00002F83">
        <w:rPr>
          <w:rFonts w:eastAsia="Gulim" w:cs="Times"/>
          <w:szCs w:val="20"/>
          <w:highlight w:val="green"/>
          <w:lang w:val="en-US" w:eastAsia="ko-KR"/>
        </w:rPr>
        <w:t>Agreement</w:t>
      </w:r>
    </w:p>
    <w:p w14:paraId="6CEA10E8" w14:textId="77777777" w:rsidR="00002F83" w:rsidRDefault="00002F83" w:rsidP="00002F83">
      <w:pPr>
        <w:jc w:val="both"/>
        <w:rPr>
          <w:rFonts w:eastAsia="Gulim" w:cs="Times"/>
          <w:color w:val="FF0000"/>
          <w:szCs w:val="20"/>
          <w:lang w:val="en-US" w:eastAsia="ko-KR"/>
        </w:rPr>
      </w:pPr>
      <w:r w:rsidRPr="00595069">
        <w:rPr>
          <w:rFonts w:eastAsia="Gulim" w:cs="Times"/>
          <w:szCs w:val="20"/>
          <w:lang w:val="en-US" w:eastAsia="ko-KR"/>
        </w:rPr>
        <w:t xml:space="preserve">Confirm the following working assumption with modification in </w:t>
      </w:r>
      <w:r w:rsidRPr="00595069">
        <w:rPr>
          <w:rFonts w:eastAsia="Gulim" w:cs="Times"/>
          <w:color w:val="FF0000"/>
          <w:szCs w:val="20"/>
          <w:lang w:val="en-US" w:eastAsia="ko-KR"/>
        </w:rPr>
        <w:t>RED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7"/>
      </w:tblGrid>
      <w:tr w:rsidR="00002F83" w:rsidRPr="00131316" w14:paraId="34FB5195" w14:textId="77777777" w:rsidTr="001A7C80">
        <w:tc>
          <w:tcPr>
            <w:tcW w:w="9857" w:type="dxa"/>
            <w:shd w:val="clear" w:color="auto" w:fill="auto"/>
          </w:tcPr>
          <w:p w14:paraId="6A978D4A" w14:textId="77777777" w:rsidR="00002F83" w:rsidRPr="00131316" w:rsidRDefault="00002F83" w:rsidP="001A7C80">
            <w:pPr>
              <w:pStyle w:val="ListParagraph"/>
              <w:tabs>
                <w:tab w:val="left" w:pos="400"/>
              </w:tabs>
              <w:ind w:left="0"/>
              <w:jc w:val="both"/>
              <w:rPr>
                <w:rFonts w:cs="Times"/>
                <w:bCs/>
              </w:rPr>
            </w:pPr>
            <w:r w:rsidRPr="00131316">
              <w:rPr>
                <w:rFonts w:cs="Times"/>
                <w:bCs/>
                <w:highlight w:val="darkYellow"/>
              </w:rPr>
              <w:t>Working assumption</w:t>
            </w:r>
            <w:r w:rsidRPr="00131316">
              <w:rPr>
                <w:rFonts w:cs="Times"/>
                <w:bCs/>
              </w:rPr>
              <w:t xml:space="preserve"> made in RAN1#107bis-e:</w:t>
            </w:r>
          </w:p>
          <w:p w14:paraId="53143735" w14:textId="77777777" w:rsidR="00002F83" w:rsidRPr="00131316" w:rsidRDefault="00002F83" w:rsidP="001A7C80">
            <w:pPr>
              <w:pStyle w:val="ListParagraph"/>
              <w:tabs>
                <w:tab w:val="left" w:pos="400"/>
              </w:tabs>
              <w:ind w:left="0"/>
              <w:jc w:val="both"/>
              <w:rPr>
                <w:rFonts w:cs="Times"/>
                <w:bCs/>
                <w:i/>
              </w:rPr>
            </w:pPr>
            <w:r w:rsidRPr="00131316">
              <w:rPr>
                <w:rFonts w:cs="Times"/>
                <w:bCs/>
                <w:i/>
              </w:rPr>
              <w:t>First resource location of each TRIV is a slot offset with respect to a reference slot</w:t>
            </w:r>
          </w:p>
          <w:p w14:paraId="4996D89A" w14:textId="77777777" w:rsidR="00002F83" w:rsidRPr="00131316" w:rsidRDefault="00002F83" w:rsidP="00F44FD9">
            <w:pPr>
              <w:pStyle w:val="ListParagraph"/>
              <w:numPr>
                <w:ilvl w:val="0"/>
                <w:numId w:val="158"/>
              </w:numPr>
              <w:tabs>
                <w:tab w:val="left" w:pos="400"/>
              </w:tabs>
              <w:overflowPunct/>
              <w:autoSpaceDE/>
              <w:autoSpaceDN/>
              <w:adjustRightInd/>
              <w:spacing w:after="0"/>
              <w:contextualSpacing w:val="0"/>
              <w:jc w:val="both"/>
              <w:textAlignment w:val="auto"/>
              <w:rPr>
                <w:rFonts w:cs="Times"/>
                <w:bCs/>
                <w:i/>
              </w:rPr>
            </w:pPr>
            <w:r w:rsidRPr="00131316">
              <w:rPr>
                <w:rFonts w:cs="Times"/>
                <w:bCs/>
                <w:i/>
              </w:rPr>
              <w:t xml:space="preserve">Alt 2: </w:t>
            </w:r>
          </w:p>
          <w:p w14:paraId="3B005873" w14:textId="77777777" w:rsidR="00002F83" w:rsidRPr="00131316" w:rsidRDefault="00002F83" w:rsidP="00F44FD9">
            <w:pPr>
              <w:pStyle w:val="ListParagraph"/>
              <w:numPr>
                <w:ilvl w:val="1"/>
                <w:numId w:val="158"/>
              </w:numPr>
              <w:tabs>
                <w:tab w:val="left" w:pos="400"/>
              </w:tabs>
              <w:overflowPunct/>
              <w:autoSpaceDE/>
              <w:autoSpaceDN/>
              <w:adjustRightInd/>
              <w:spacing w:after="0"/>
              <w:contextualSpacing w:val="0"/>
              <w:jc w:val="both"/>
              <w:textAlignment w:val="auto"/>
              <w:rPr>
                <w:rFonts w:cs="Times"/>
                <w:bCs/>
                <w:i/>
              </w:rPr>
            </w:pPr>
            <w:r w:rsidRPr="00131316">
              <w:rPr>
                <w:rFonts w:cs="Times"/>
                <w:bCs/>
                <w:i/>
              </w:rPr>
              <w:t>The slot offset is the number of logical slots from the reference slot</w:t>
            </w:r>
          </w:p>
          <w:p w14:paraId="174DF8B7" w14:textId="77777777" w:rsidR="00002F83" w:rsidRPr="00131316" w:rsidRDefault="00002F83" w:rsidP="00F44FD9">
            <w:pPr>
              <w:pStyle w:val="ListParagraph"/>
              <w:numPr>
                <w:ilvl w:val="2"/>
                <w:numId w:val="158"/>
              </w:numPr>
              <w:tabs>
                <w:tab w:val="left" w:pos="400"/>
              </w:tabs>
              <w:overflowPunct/>
              <w:autoSpaceDE/>
              <w:autoSpaceDN/>
              <w:adjustRightInd/>
              <w:spacing w:after="0"/>
              <w:contextualSpacing w:val="0"/>
              <w:jc w:val="both"/>
              <w:textAlignment w:val="auto"/>
              <w:rPr>
                <w:rFonts w:cs="Times"/>
                <w:bCs/>
                <w:i/>
              </w:rPr>
            </w:pPr>
            <w:r w:rsidRPr="00131316">
              <w:rPr>
                <w:rFonts w:cs="Times"/>
                <w:bCs/>
                <w:i/>
              </w:rPr>
              <w:t xml:space="preserve">The value range of slot offsets is from 0 to maximum value that is (pre)configurable up to </w:t>
            </w:r>
            <w:r w:rsidRPr="00131316">
              <w:rPr>
                <w:rFonts w:cs="Times"/>
                <w:bCs/>
                <w:i/>
                <w:strike/>
                <w:color w:val="FF0000"/>
              </w:rPr>
              <w:t>[</w:t>
            </w:r>
            <w:r w:rsidRPr="00131316">
              <w:rPr>
                <w:rFonts w:cs="Times"/>
                <w:bCs/>
                <w:i/>
                <w:color w:val="FF0000"/>
              </w:rPr>
              <w:t>8000</w:t>
            </w:r>
            <w:r w:rsidRPr="00131316">
              <w:rPr>
                <w:rFonts w:cs="Times"/>
                <w:bCs/>
                <w:i/>
                <w:strike/>
                <w:color w:val="FF0000"/>
              </w:rPr>
              <w:t>256]</w:t>
            </w:r>
          </w:p>
          <w:p w14:paraId="254B3C27" w14:textId="77777777" w:rsidR="00002F83" w:rsidRPr="00131316" w:rsidRDefault="00002F83" w:rsidP="00F44FD9">
            <w:pPr>
              <w:pStyle w:val="ListParagraph"/>
              <w:numPr>
                <w:ilvl w:val="3"/>
                <w:numId w:val="158"/>
              </w:numPr>
              <w:tabs>
                <w:tab w:val="left" w:pos="400"/>
              </w:tabs>
              <w:overflowPunct/>
              <w:autoSpaceDE/>
              <w:autoSpaceDN/>
              <w:adjustRightInd/>
              <w:spacing w:after="0"/>
              <w:contextualSpacing w:val="0"/>
              <w:jc w:val="both"/>
              <w:textAlignment w:val="auto"/>
              <w:rPr>
                <w:rFonts w:cs="Times"/>
                <w:bCs/>
                <w:i/>
              </w:rPr>
            </w:pPr>
            <w:r w:rsidRPr="00131316">
              <w:rPr>
                <w:rFonts w:cs="Times"/>
                <w:bCs/>
                <w:i/>
                <w:strike/>
                <w:color w:val="FF0000"/>
              </w:rPr>
              <w:t>FFS: The detailed value range including granularity</w:t>
            </w:r>
          </w:p>
          <w:p w14:paraId="524F7C6F" w14:textId="77777777" w:rsidR="00002F83" w:rsidRPr="00131316" w:rsidRDefault="00002F83" w:rsidP="00F44FD9">
            <w:pPr>
              <w:pStyle w:val="ListParagraph"/>
              <w:numPr>
                <w:ilvl w:val="2"/>
                <w:numId w:val="158"/>
              </w:numPr>
              <w:tabs>
                <w:tab w:val="left" w:pos="400"/>
              </w:tabs>
              <w:overflowPunct/>
              <w:autoSpaceDE/>
              <w:autoSpaceDN/>
              <w:adjustRightInd/>
              <w:spacing w:after="0"/>
              <w:contextualSpacing w:val="0"/>
              <w:jc w:val="both"/>
              <w:textAlignment w:val="auto"/>
              <w:rPr>
                <w:rFonts w:cs="Times"/>
                <w:bCs/>
                <w:i/>
              </w:rPr>
            </w:pPr>
            <w:r w:rsidRPr="00131316">
              <w:rPr>
                <w:rFonts w:cs="Times"/>
                <w:bCs/>
                <w:i/>
              </w:rPr>
              <w:t xml:space="preserve">Slot offset for each TRIV </w:t>
            </w:r>
            <w:r w:rsidRPr="00131316">
              <w:rPr>
                <w:rFonts w:cs="Times"/>
                <w:bCs/>
                <w:i/>
                <w:color w:val="FF0000"/>
              </w:rPr>
              <w:t xml:space="preserve">except for first TRIV </w:t>
            </w:r>
            <w:r w:rsidRPr="00131316">
              <w:rPr>
                <w:rFonts w:cs="Times"/>
                <w:bCs/>
                <w:i/>
              </w:rPr>
              <w:t>to indicate the set of resources is separately indicated by inter-UE coordination information</w:t>
            </w:r>
          </w:p>
          <w:p w14:paraId="4E65871D" w14:textId="77777777" w:rsidR="00002F83" w:rsidRPr="00131316" w:rsidRDefault="00002F83" w:rsidP="00F44FD9">
            <w:pPr>
              <w:pStyle w:val="ListParagraph"/>
              <w:numPr>
                <w:ilvl w:val="3"/>
                <w:numId w:val="158"/>
              </w:numPr>
              <w:tabs>
                <w:tab w:val="left" w:pos="400"/>
              </w:tabs>
              <w:overflowPunct/>
              <w:autoSpaceDE/>
              <w:autoSpaceDN/>
              <w:adjustRightInd/>
              <w:spacing w:after="0"/>
              <w:contextualSpacing w:val="0"/>
              <w:jc w:val="both"/>
              <w:textAlignment w:val="auto"/>
              <w:rPr>
                <w:rFonts w:cs="Times"/>
                <w:bCs/>
                <w:i/>
              </w:rPr>
            </w:pPr>
            <w:r w:rsidRPr="00131316">
              <w:rPr>
                <w:rFonts w:cs="Times"/>
                <w:bCs/>
                <w:i/>
                <w:color w:val="FF0000"/>
              </w:rPr>
              <w:t>Slot offset for first TRIV is 0</w:t>
            </w:r>
          </w:p>
          <w:p w14:paraId="27FD46BE" w14:textId="77777777" w:rsidR="00002F83" w:rsidRPr="00131316" w:rsidRDefault="00002F83" w:rsidP="00F44FD9">
            <w:pPr>
              <w:pStyle w:val="ListParagraph"/>
              <w:numPr>
                <w:ilvl w:val="0"/>
                <w:numId w:val="158"/>
              </w:numPr>
              <w:tabs>
                <w:tab w:val="left" w:pos="400"/>
              </w:tabs>
              <w:overflowPunct/>
              <w:autoSpaceDE/>
              <w:autoSpaceDN/>
              <w:adjustRightInd/>
              <w:spacing w:after="0"/>
              <w:contextualSpacing w:val="0"/>
              <w:jc w:val="both"/>
              <w:textAlignment w:val="auto"/>
              <w:rPr>
                <w:rFonts w:cs="Times"/>
                <w:bCs/>
                <w:i/>
              </w:rPr>
            </w:pPr>
            <w:r w:rsidRPr="00131316">
              <w:rPr>
                <w:rFonts w:cs="Times"/>
                <w:bCs/>
                <w:i/>
              </w:rPr>
              <w:t xml:space="preserve">For the reference slot, </w:t>
            </w:r>
          </w:p>
          <w:p w14:paraId="3A8FAD62" w14:textId="77777777" w:rsidR="00002F83" w:rsidRPr="00131316" w:rsidRDefault="00002F83" w:rsidP="00F44FD9">
            <w:pPr>
              <w:pStyle w:val="ListParagraph"/>
              <w:numPr>
                <w:ilvl w:val="1"/>
                <w:numId w:val="158"/>
              </w:numPr>
              <w:tabs>
                <w:tab w:val="left" w:pos="400"/>
              </w:tabs>
              <w:overflowPunct/>
              <w:autoSpaceDE/>
              <w:autoSpaceDN/>
              <w:adjustRightInd/>
              <w:spacing w:after="0"/>
              <w:contextualSpacing w:val="0"/>
              <w:jc w:val="both"/>
              <w:textAlignment w:val="auto"/>
              <w:rPr>
                <w:rFonts w:eastAsia="Gulim" w:cs="Times"/>
                <w:color w:val="FF0000"/>
                <w:lang w:eastAsia="ko-KR"/>
              </w:rPr>
            </w:pPr>
            <w:r w:rsidRPr="00131316">
              <w:rPr>
                <w:rFonts w:cs="Times"/>
                <w:bCs/>
                <w:i/>
              </w:rPr>
              <w:t>The reference slot is the slot indicated by the inter-UE coordination information in a form of combination of DFN index and slot index</w:t>
            </w:r>
          </w:p>
        </w:tc>
      </w:tr>
    </w:tbl>
    <w:p w14:paraId="287597D3" w14:textId="77777777" w:rsidR="00002F83" w:rsidRPr="00002F83" w:rsidRDefault="00002F83" w:rsidP="00002F83">
      <w:pPr>
        <w:jc w:val="both"/>
        <w:rPr>
          <w:rFonts w:eastAsia="Gulim" w:cs="Times"/>
          <w:szCs w:val="20"/>
          <w:lang w:val="en-US" w:eastAsia="ko-KR"/>
        </w:rPr>
      </w:pPr>
    </w:p>
    <w:p w14:paraId="424E3333" w14:textId="77777777" w:rsidR="00002F83" w:rsidRPr="00002F83" w:rsidRDefault="00002F83" w:rsidP="00002F83">
      <w:pPr>
        <w:rPr>
          <w:szCs w:val="20"/>
          <w:highlight w:val="green"/>
          <w:lang w:eastAsia="x-none"/>
        </w:rPr>
      </w:pPr>
      <w:r w:rsidRPr="00002F83">
        <w:rPr>
          <w:szCs w:val="20"/>
          <w:highlight w:val="green"/>
          <w:lang w:eastAsia="x-none"/>
        </w:rPr>
        <w:t>Agreement</w:t>
      </w:r>
    </w:p>
    <w:p w14:paraId="4D0EF22F" w14:textId="77777777" w:rsidR="00002F83" w:rsidRPr="00595069" w:rsidRDefault="00002F83" w:rsidP="00002F83">
      <w:pPr>
        <w:spacing w:line="240" w:lineRule="exact"/>
        <w:jc w:val="both"/>
        <w:rPr>
          <w:rFonts w:eastAsia="Malgun Gothic" w:cs="Times"/>
          <w:szCs w:val="20"/>
          <w:lang w:eastAsia="ja-JP"/>
        </w:rPr>
      </w:pPr>
      <w:r w:rsidRPr="00595069">
        <w:rPr>
          <w:rFonts w:eastAsia="Malgun Gothic" w:cs="Times"/>
          <w:szCs w:val="20"/>
          <w:lang w:eastAsia="ja-JP"/>
        </w:rPr>
        <w:t>MAC CE or 2</w:t>
      </w:r>
      <w:r w:rsidRPr="00595069">
        <w:rPr>
          <w:rFonts w:eastAsia="Malgun Gothic" w:cs="Times"/>
          <w:szCs w:val="20"/>
          <w:vertAlign w:val="superscript"/>
          <w:lang w:eastAsia="ja-JP"/>
        </w:rPr>
        <w:t>nd</w:t>
      </w:r>
      <w:r w:rsidRPr="00595069">
        <w:rPr>
          <w:rFonts w:eastAsia="Malgun Gothic" w:cs="Times"/>
          <w:szCs w:val="20"/>
          <w:lang w:eastAsia="ja-JP"/>
        </w:rPr>
        <w:t xml:space="preserve"> SCI are used as the container of inter-UE coordination information transmission from UE A to UE B.</w:t>
      </w:r>
    </w:p>
    <w:p w14:paraId="516DD9ED" w14:textId="77777777" w:rsidR="00002F83" w:rsidRPr="00595069" w:rsidRDefault="00002F83" w:rsidP="00F44FD9">
      <w:pPr>
        <w:pStyle w:val="ListParagraph"/>
        <w:numPr>
          <w:ilvl w:val="0"/>
          <w:numId w:val="141"/>
        </w:numPr>
      </w:pPr>
      <w:r w:rsidRPr="00595069">
        <w:t>For the indication of resource set, the following is supported:</w:t>
      </w:r>
    </w:p>
    <w:p w14:paraId="7E4E45AA" w14:textId="77777777" w:rsidR="00002F83" w:rsidRPr="00595069" w:rsidRDefault="00002F83" w:rsidP="00F44FD9">
      <w:pPr>
        <w:pStyle w:val="ListParagraph"/>
        <w:numPr>
          <w:ilvl w:val="1"/>
          <w:numId w:val="141"/>
        </w:numPr>
      </w:pPr>
      <w:r w:rsidRPr="00595069">
        <w:t>N combinations of TRIV, FRIV, resource reservation period as specified in Rel-16 TS 38.214 Section 8.1.5 with following modification. The value of resource reservation period is omitted at least when the transmission of preferred resource set is triggered by UE-B’s explicit request.</w:t>
      </w:r>
    </w:p>
    <w:p w14:paraId="1BD39288" w14:textId="77777777" w:rsidR="00002F83" w:rsidRPr="00595069" w:rsidRDefault="00002F83" w:rsidP="00F44FD9">
      <w:pPr>
        <w:pStyle w:val="ListParagraph"/>
        <w:numPr>
          <w:ilvl w:val="2"/>
          <w:numId w:val="141"/>
        </w:numPr>
      </w:pPr>
      <w:r w:rsidRPr="00595069">
        <w:t>First resource location of each TRIV is separately indicated by the inter-UE coordination information</w:t>
      </w:r>
    </w:p>
    <w:p w14:paraId="1EA923FB" w14:textId="77777777" w:rsidR="00002F83" w:rsidRPr="00595069" w:rsidRDefault="00002F83" w:rsidP="00F44FD9">
      <w:pPr>
        <w:pStyle w:val="ListParagraph"/>
        <w:numPr>
          <w:ilvl w:val="1"/>
          <w:numId w:val="141"/>
        </w:numPr>
      </w:pPr>
      <w:r w:rsidRPr="00595069">
        <w:t>If N &lt;= 2, MAC CE is used and it is up to UE implementation to additionally use 2</w:t>
      </w:r>
      <w:r w:rsidRPr="00002F83">
        <w:rPr>
          <w:vertAlign w:val="superscript"/>
        </w:rPr>
        <w:t>nd</w:t>
      </w:r>
      <w:r w:rsidRPr="00595069">
        <w:t xml:space="preserve"> SCI. When 2</w:t>
      </w:r>
      <w:r w:rsidRPr="00002F83">
        <w:rPr>
          <w:vertAlign w:val="superscript"/>
        </w:rPr>
        <w:t>nd</w:t>
      </w:r>
      <w:r w:rsidRPr="00595069">
        <w:t xml:space="preserve"> SCI and MAC CE are both used, the same resource set is indicated in the 2</w:t>
      </w:r>
      <w:r w:rsidRPr="00002F83">
        <w:rPr>
          <w:vertAlign w:val="superscript"/>
        </w:rPr>
        <w:t>nd</w:t>
      </w:r>
      <w:r w:rsidRPr="00595069">
        <w:t xml:space="preserve"> SCI and the MAC CE. If N &gt; 2, only MAC CE is used.</w:t>
      </w:r>
    </w:p>
    <w:p w14:paraId="59D60CFA" w14:textId="77777777" w:rsidR="00002F83" w:rsidRPr="00595069" w:rsidRDefault="00002F83" w:rsidP="00F44FD9">
      <w:pPr>
        <w:pStyle w:val="ListParagraph"/>
        <w:numPr>
          <w:ilvl w:val="2"/>
          <w:numId w:val="141"/>
        </w:numPr>
      </w:pPr>
      <w:r w:rsidRPr="00595069">
        <w:t>FFS: UE capability details</w:t>
      </w:r>
    </w:p>
    <w:p w14:paraId="03BCC6E3" w14:textId="77777777" w:rsidR="00002F83" w:rsidRPr="00595069" w:rsidRDefault="00002F83" w:rsidP="00F44FD9">
      <w:pPr>
        <w:pStyle w:val="ListParagraph"/>
        <w:numPr>
          <w:ilvl w:val="2"/>
          <w:numId w:val="141"/>
        </w:numPr>
      </w:pPr>
      <w:r w:rsidRPr="00595069">
        <w:t>2</w:t>
      </w:r>
      <w:r w:rsidRPr="00002F83">
        <w:rPr>
          <w:vertAlign w:val="superscript"/>
        </w:rPr>
        <w:t>nd</w:t>
      </w:r>
      <w:r w:rsidRPr="00595069">
        <w:t xml:space="preserve"> SCI is UE RX optional</w:t>
      </w:r>
    </w:p>
    <w:p w14:paraId="7C26B3CD" w14:textId="77777777" w:rsidR="00002F83" w:rsidRPr="00595069" w:rsidRDefault="00002F83" w:rsidP="00F44FD9">
      <w:pPr>
        <w:pStyle w:val="ListParagraph"/>
        <w:numPr>
          <w:ilvl w:val="2"/>
          <w:numId w:val="141"/>
        </w:numPr>
      </w:pPr>
      <w:r w:rsidRPr="00595069">
        <w:t>The field size of the indication of resource set in a SCI format 2-C is determined by N=2</w:t>
      </w:r>
    </w:p>
    <w:p w14:paraId="0D6149F3" w14:textId="77777777" w:rsidR="00002F83" w:rsidRPr="00F5229E" w:rsidRDefault="00002F83" w:rsidP="00002F83">
      <w:pPr>
        <w:rPr>
          <w:rFonts w:cs="Times"/>
          <w:szCs w:val="20"/>
          <w:highlight w:val="green"/>
          <w:lang w:eastAsia="x-none"/>
        </w:rPr>
      </w:pPr>
      <w:r w:rsidRPr="00F5229E">
        <w:rPr>
          <w:rFonts w:cs="Times"/>
          <w:szCs w:val="20"/>
          <w:highlight w:val="green"/>
          <w:lang w:eastAsia="x-none"/>
        </w:rPr>
        <w:t>Agreement</w:t>
      </w:r>
    </w:p>
    <w:p w14:paraId="685E96C3" w14:textId="77777777" w:rsidR="00002F83" w:rsidRPr="00595069" w:rsidRDefault="00002F83" w:rsidP="00002F83">
      <w:pPr>
        <w:overflowPunct w:val="0"/>
        <w:jc w:val="both"/>
        <w:rPr>
          <w:rFonts w:eastAsia="Gulim" w:cs="Times"/>
          <w:szCs w:val="20"/>
          <w:lang w:val="en-US" w:eastAsia="ko-KR"/>
        </w:rPr>
      </w:pPr>
      <w:r w:rsidRPr="00595069">
        <w:rPr>
          <w:rFonts w:eastAsia="Gulim" w:cs="Times"/>
          <w:szCs w:val="20"/>
          <w:lang w:val="en-US" w:eastAsia="ko-KR"/>
        </w:rPr>
        <w:t>For Scheme 1, each bit field size of a SCI format 2-C for inter-UE coordination information is given by following table:</w:t>
      </w:r>
    </w:p>
    <w:p w14:paraId="0FCAAC7B" w14:textId="77777777" w:rsidR="00002F83" w:rsidRPr="00F5229E" w:rsidRDefault="00002F83" w:rsidP="00F44FD9">
      <w:pPr>
        <w:pStyle w:val="ListParagraph"/>
        <w:numPr>
          <w:ilvl w:val="0"/>
          <w:numId w:val="141"/>
        </w:numPr>
        <w:rPr>
          <w:lang w:val="en-US" w:eastAsia="ko-KR"/>
        </w:rPr>
      </w:pPr>
      <w:r w:rsidRPr="00F5229E">
        <w:rPr>
          <w:lang w:val="en-US" w:eastAsia="ko-KR"/>
        </w:rPr>
        <w:t>Note that lowest subchannel index for the first resource location of each TRIV is separately indicated by inter-UE coordination information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9"/>
        <w:gridCol w:w="7166"/>
      </w:tblGrid>
      <w:tr w:rsidR="00002F83" w:rsidRPr="00F5229E" w14:paraId="152C3A3A" w14:textId="77777777" w:rsidTr="001A7C80">
        <w:trPr>
          <w:jc w:val="center"/>
        </w:trPr>
        <w:tc>
          <w:tcPr>
            <w:tcW w:w="2099" w:type="dxa"/>
            <w:shd w:val="clear" w:color="auto" w:fill="auto"/>
          </w:tcPr>
          <w:p w14:paraId="6D47A4E7" w14:textId="77777777" w:rsidR="00002F83" w:rsidRPr="00F5229E" w:rsidRDefault="00002F83" w:rsidP="001A7C80">
            <w:pPr>
              <w:jc w:val="both"/>
              <w:rPr>
                <w:rFonts w:ascii="Arial" w:eastAsia="Gulim" w:hAnsi="Arial" w:cs="Arial"/>
                <w:b/>
                <w:sz w:val="16"/>
                <w:szCs w:val="16"/>
                <w:lang w:val="en-US" w:eastAsia="ko-KR"/>
              </w:rPr>
            </w:pPr>
            <w:r w:rsidRPr="00F5229E">
              <w:rPr>
                <w:rFonts w:ascii="Arial" w:eastAsia="Gulim" w:hAnsi="Arial" w:cs="Arial"/>
                <w:b/>
                <w:sz w:val="16"/>
                <w:szCs w:val="16"/>
                <w:lang w:val="en-US" w:eastAsia="ko-KR"/>
              </w:rPr>
              <w:t>Field name</w:t>
            </w:r>
          </w:p>
        </w:tc>
        <w:tc>
          <w:tcPr>
            <w:tcW w:w="7166" w:type="dxa"/>
            <w:shd w:val="clear" w:color="auto" w:fill="auto"/>
          </w:tcPr>
          <w:p w14:paraId="708E10ED" w14:textId="77777777" w:rsidR="00002F83" w:rsidRPr="00F5229E" w:rsidRDefault="00002F83" w:rsidP="001A7C80">
            <w:pPr>
              <w:jc w:val="both"/>
              <w:rPr>
                <w:rFonts w:ascii="Arial" w:eastAsia="Gulim" w:hAnsi="Arial" w:cs="Arial"/>
                <w:b/>
                <w:sz w:val="16"/>
                <w:szCs w:val="16"/>
                <w:lang w:val="en-US" w:eastAsia="ko-KR"/>
              </w:rPr>
            </w:pPr>
            <w:r w:rsidRPr="00F5229E">
              <w:rPr>
                <w:rFonts w:ascii="Arial" w:eastAsia="Gulim" w:hAnsi="Arial" w:cs="Arial"/>
                <w:b/>
                <w:sz w:val="16"/>
                <w:szCs w:val="16"/>
                <w:lang w:val="en-US" w:eastAsia="ko-KR"/>
              </w:rPr>
              <w:t>Field size (in bits)</w:t>
            </w:r>
          </w:p>
        </w:tc>
      </w:tr>
      <w:tr w:rsidR="00002F83" w:rsidRPr="00F5229E" w14:paraId="6BE76C6E" w14:textId="77777777" w:rsidTr="001A7C80">
        <w:trPr>
          <w:jc w:val="center"/>
        </w:trPr>
        <w:tc>
          <w:tcPr>
            <w:tcW w:w="2099" w:type="dxa"/>
            <w:shd w:val="clear" w:color="auto" w:fill="auto"/>
          </w:tcPr>
          <w:p w14:paraId="5CC28CB9" w14:textId="77777777" w:rsidR="00002F83" w:rsidRPr="00F5229E" w:rsidRDefault="00002F83" w:rsidP="001A7C80">
            <w:pPr>
              <w:jc w:val="both"/>
              <w:rPr>
                <w:rFonts w:ascii="Arial" w:eastAsia="Gulim" w:hAnsi="Arial" w:cs="Arial"/>
                <w:sz w:val="16"/>
                <w:szCs w:val="16"/>
                <w:lang w:val="en-US" w:eastAsia="ko-KR"/>
              </w:rPr>
            </w:pPr>
            <w:r w:rsidRPr="00F5229E">
              <w:rPr>
                <w:rFonts w:ascii="Arial" w:eastAsia="Gulim" w:hAnsi="Arial" w:cs="Arial"/>
                <w:sz w:val="16"/>
                <w:szCs w:val="16"/>
                <w:lang w:val="en-US" w:eastAsia="ko-KR"/>
              </w:rPr>
              <w:t xml:space="preserve">Providing/requesting indicator </w:t>
            </w:r>
          </w:p>
        </w:tc>
        <w:tc>
          <w:tcPr>
            <w:tcW w:w="7166" w:type="dxa"/>
            <w:shd w:val="clear" w:color="auto" w:fill="auto"/>
          </w:tcPr>
          <w:p w14:paraId="2E9D8441" w14:textId="77777777" w:rsidR="00002F83" w:rsidRPr="00F5229E" w:rsidRDefault="00002F83" w:rsidP="001A7C80">
            <w:pPr>
              <w:jc w:val="both"/>
              <w:rPr>
                <w:rFonts w:ascii="Arial" w:eastAsia="Gulim" w:hAnsi="Arial" w:cs="Arial"/>
                <w:sz w:val="16"/>
                <w:szCs w:val="16"/>
                <w:lang w:val="en-US" w:eastAsia="ko-KR"/>
              </w:rPr>
            </w:pPr>
            <w:r w:rsidRPr="00F5229E">
              <w:rPr>
                <w:rFonts w:ascii="Arial" w:eastAsia="Gulim" w:hAnsi="Arial" w:cs="Arial"/>
                <w:sz w:val="16"/>
                <w:szCs w:val="16"/>
                <w:lang w:val="en-US" w:eastAsia="ko-KR"/>
              </w:rPr>
              <w:t>1</w:t>
            </w:r>
          </w:p>
        </w:tc>
      </w:tr>
      <w:tr w:rsidR="00002F83" w:rsidRPr="00F5229E" w14:paraId="0AFFFA6A" w14:textId="77777777" w:rsidTr="001A7C80">
        <w:trPr>
          <w:jc w:val="center"/>
        </w:trPr>
        <w:tc>
          <w:tcPr>
            <w:tcW w:w="2099" w:type="dxa"/>
            <w:shd w:val="clear" w:color="auto" w:fill="auto"/>
          </w:tcPr>
          <w:p w14:paraId="2837A85B" w14:textId="77777777" w:rsidR="00002F83" w:rsidRPr="00F5229E" w:rsidRDefault="00002F83" w:rsidP="001A7C80">
            <w:pPr>
              <w:jc w:val="both"/>
              <w:rPr>
                <w:rFonts w:ascii="Arial" w:eastAsia="Gulim" w:hAnsi="Arial" w:cs="Arial"/>
                <w:sz w:val="16"/>
                <w:szCs w:val="16"/>
                <w:lang w:val="en-US" w:eastAsia="ko-KR"/>
              </w:rPr>
            </w:pPr>
            <w:r w:rsidRPr="00F5229E">
              <w:rPr>
                <w:rFonts w:ascii="Arial" w:eastAsia="Gulim" w:hAnsi="Arial" w:cs="Arial"/>
                <w:sz w:val="16"/>
                <w:szCs w:val="16"/>
                <w:lang w:val="en-US" w:eastAsia="ko-KR"/>
              </w:rPr>
              <w:t>Resource combination(s)</w:t>
            </w:r>
          </w:p>
        </w:tc>
        <w:tc>
          <w:tcPr>
            <w:tcW w:w="7166" w:type="dxa"/>
            <w:shd w:val="clear" w:color="auto" w:fill="auto"/>
          </w:tcPr>
          <w:p w14:paraId="7A427037" w14:textId="0F6B71C2" w:rsidR="00002F83" w:rsidRPr="00F5229E" w:rsidRDefault="00002F83" w:rsidP="001A7C80">
            <w:pPr>
              <w:jc w:val="both"/>
              <w:rPr>
                <w:rFonts w:ascii="Arial" w:eastAsia="Gulim" w:hAnsi="Arial" w:cs="Arial"/>
                <w:sz w:val="16"/>
                <w:szCs w:val="16"/>
                <w:lang w:val="en-US" w:eastAsia="ko-KR"/>
              </w:rPr>
            </w:pPr>
            <m:oMathPara>
              <m:oMath>
                <m:r>
                  <w:rPr>
                    <w:rFonts w:ascii="Cambria Math" w:eastAsia="Gulim" w:hAnsi="Cambria Math" w:cs="Arial"/>
                    <w:sz w:val="16"/>
                    <w:szCs w:val="16"/>
                    <w:lang w:val="en-US" w:eastAsia="ko-KR"/>
                  </w:rPr>
                  <m:t>2</m:t>
                </m:r>
                <m:r>
                  <m:rPr>
                    <m:sty m:val="p"/>
                  </m:rPr>
                  <w:rPr>
                    <w:rFonts w:ascii="Cambria Math" w:eastAsia="Gulim" w:hAnsi="Cambria Math" w:cs="Arial"/>
                    <w:sz w:val="16"/>
                    <w:szCs w:val="16"/>
                    <w:lang w:val="en-US" w:eastAsia="ko-KR"/>
                  </w:rPr>
                  <m:t>*</m:t>
                </m:r>
                <m:d>
                  <m:dPr>
                    <m:begChr m:val="{"/>
                    <m:endChr m:val="}"/>
                    <m:ctrlPr>
                      <w:rPr>
                        <w:rFonts w:ascii="Cambria Math" w:eastAsia="Gulim" w:hAnsi="Cambria Math" w:cs="Arial"/>
                        <w:sz w:val="16"/>
                        <w:szCs w:val="16"/>
                        <w:lang w:val="en-US" w:eastAsia="ko-KR"/>
                      </w:rPr>
                    </m:ctrlPr>
                  </m:dPr>
                  <m:e>
                    <m:d>
                      <m:dPr>
                        <m:begChr m:val="⌈"/>
                        <m:endChr m:val="⌉"/>
                        <m:ctrlPr>
                          <w:rPr>
                            <w:rFonts w:ascii="Cambria Math" w:eastAsia="Gulim" w:hAnsi="Cambria Math" w:cs="Arial"/>
                            <w:sz w:val="16"/>
                            <w:szCs w:val="16"/>
                            <w:lang w:val="en-US" w:eastAsia="ko-KR"/>
                          </w:rPr>
                        </m:ctrlPr>
                      </m:dPr>
                      <m:e>
                        <m:sSub>
                          <m:sSubPr>
                            <m:ctrlPr>
                              <w:rPr>
                                <w:rFonts w:ascii="Cambria Math" w:eastAsia="Gulim" w:hAnsi="Cambria Math" w:cs="Arial"/>
                                <w:sz w:val="16"/>
                                <w:szCs w:val="16"/>
                                <w:lang w:val="en-US" w:eastAsia="ko-KR"/>
                              </w:rPr>
                            </m:ctrlPr>
                          </m:sSubPr>
                          <m:e>
                            <m:r>
                              <m:rPr>
                                <m:nor/>
                              </m:rPr>
                              <w:rPr>
                                <w:rFonts w:ascii="Arial" w:eastAsia="Gulim" w:hAnsi="Arial" w:cs="Arial"/>
                                <w:sz w:val="16"/>
                                <w:szCs w:val="16"/>
                                <w:lang w:val="en-US" w:eastAsia="ko-KR"/>
                              </w:rPr>
                              <m:t>log</m:t>
                            </m:r>
                          </m:e>
                          <m:sub>
                            <m:r>
                              <m:rPr>
                                <m:nor/>
                              </m:rPr>
                              <w:rPr>
                                <w:rFonts w:ascii="Arial" w:eastAsia="Gulim" w:hAnsi="Arial" w:cs="Arial"/>
                                <w:sz w:val="16"/>
                                <w:szCs w:val="16"/>
                                <w:lang w:val="en-US" w:eastAsia="ko-KR"/>
                              </w:rPr>
                              <m:t>2</m:t>
                            </m:r>
                          </m:sub>
                        </m:sSub>
                        <m:r>
                          <m:rPr>
                            <m:nor/>
                          </m:rPr>
                          <w:rPr>
                            <w:rFonts w:ascii="Arial" w:eastAsia="Gulim" w:hAnsi="Arial" w:cs="Arial"/>
                            <w:sz w:val="16"/>
                            <w:szCs w:val="16"/>
                            <w:lang w:val="en-US" w:eastAsia="ko-KR"/>
                          </w:rPr>
                          <m:t>(</m:t>
                        </m:r>
                        <m:f>
                          <m:fPr>
                            <m:ctrlPr>
                              <w:rPr>
                                <w:rFonts w:ascii="Cambria Math" w:eastAsia="Gulim" w:hAnsi="Cambria Math" w:cs="Arial"/>
                                <w:sz w:val="16"/>
                                <w:szCs w:val="16"/>
                                <w:lang w:val="en-US" w:eastAsia="ko-KR"/>
                              </w:rPr>
                            </m:ctrlPr>
                          </m:fPr>
                          <m:num>
                            <m:sSubSup>
                              <m:sSubSupPr>
                                <m:ctrlPr>
                                  <w:rPr>
                                    <w:rFonts w:ascii="Cambria Math" w:eastAsia="Gulim" w:hAnsi="Cambria Math" w:cs="Arial"/>
                                    <w:sz w:val="16"/>
                                    <w:szCs w:val="16"/>
                                    <w:lang w:val="en-US" w:eastAsia="ko-KR"/>
                                  </w:rPr>
                                </m:ctrlPr>
                              </m:sSubSupPr>
                              <m:e>
                                <m:r>
                                  <m:rPr>
                                    <m:nor/>
                                  </m:rPr>
                                  <w:rPr>
                                    <w:rFonts w:ascii="Arial" w:eastAsia="Gulim" w:hAnsi="Arial" w:cs="Arial"/>
                                    <w:sz w:val="16"/>
                                    <w:szCs w:val="16"/>
                                    <w:lang w:val="en-US" w:eastAsia="ko-KR"/>
                                  </w:rPr>
                                  <m:t>N</m:t>
                                </m:r>
                              </m:e>
                              <m:sub>
                                <m:r>
                                  <m:rPr>
                                    <m:nor/>
                                  </m:rPr>
                                  <w:rPr>
                                    <w:rFonts w:ascii="Arial" w:eastAsia="Gulim" w:hAnsi="Arial" w:cs="Arial"/>
                                    <w:sz w:val="16"/>
                                    <w:szCs w:val="16"/>
                                    <w:lang w:val="en-US" w:eastAsia="ko-KR"/>
                                  </w:rPr>
                                  <m:t xml:space="preserve"> </m:t>
                                </m:r>
                                <m:r>
                                  <m:rPr>
                                    <m:nor/>
                                  </m:rPr>
                                  <w:rPr>
                                    <w:rFonts w:ascii="Arial" w:eastAsia="Gulim" w:hAnsi="Arial" w:cs="Arial"/>
                                    <w:sz w:val="16"/>
                                    <w:szCs w:val="16"/>
                                    <w:lang w:val="en-US" w:eastAsia="ko-KR"/>
                                  </w:rPr>
                                  <w:pgNum/>
                                </m:r>
                                <m:r>
                                  <m:rPr>
                                    <m:nor/>
                                  </m:rPr>
                                  <w:rPr>
                                    <w:rFonts w:ascii="Arial" w:eastAsia="Gulim" w:hAnsi="Arial" w:cs="Arial"/>
                                    <w:sz w:val="16"/>
                                    <w:szCs w:val="16"/>
                                    <w:lang w:val="en-US" w:eastAsia="ko-KR"/>
                                  </w:rPr>
                                  <m:t>ubchannel</m:t>
                                </m:r>
                              </m:sub>
                              <m:sup>
                                <m:r>
                                  <m:rPr>
                                    <m:nor/>
                                  </m:rPr>
                                  <w:rPr>
                                    <w:rFonts w:ascii="Arial" w:eastAsia="Gulim" w:hAnsi="Arial" w:cs="Arial"/>
                                    <w:sz w:val="16"/>
                                    <w:szCs w:val="16"/>
                                    <w:lang w:val="en-US" w:eastAsia="ko-KR"/>
                                  </w:rPr>
                                  <m:t xml:space="preserve"> SL</m:t>
                                </m:r>
                              </m:sup>
                            </m:sSubSup>
                            <m:d>
                              <m:dPr>
                                <m:ctrlPr>
                                  <w:rPr>
                                    <w:rFonts w:ascii="Cambria Math" w:eastAsia="Gulim" w:hAnsi="Cambria Math" w:cs="Arial"/>
                                    <w:sz w:val="16"/>
                                    <w:szCs w:val="16"/>
                                    <w:lang w:val="en-US" w:eastAsia="ko-KR"/>
                                  </w:rPr>
                                </m:ctrlPr>
                              </m:dPr>
                              <m:e>
                                <m:sSubSup>
                                  <m:sSubSupPr>
                                    <m:ctrlPr>
                                      <w:rPr>
                                        <w:rFonts w:ascii="Cambria Math" w:eastAsia="Gulim" w:hAnsi="Cambria Math" w:cs="Arial"/>
                                        <w:sz w:val="16"/>
                                        <w:szCs w:val="16"/>
                                        <w:lang w:val="en-US" w:eastAsia="ko-KR"/>
                                      </w:rPr>
                                    </m:ctrlPr>
                                  </m:sSubSupPr>
                                  <m:e>
                                    <m:r>
                                      <m:rPr>
                                        <m:nor/>
                                      </m:rPr>
                                      <w:rPr>
                                        <w:rFonts w:ascii="Arial" w:eastAsia="Gulim" w:hAnsi="Arial" w:cs="Arial"/>
                                        <w:sz w:val="16"/>
                                        <w:szCs w:val="16"/>
                                        <w:lang w:val="en-US" w:eastAsia="ko-KR"/>
                                      </w:rPr>
                                      <m:t>N</m:t>
                                    </m:r>
                                  </m:e>
                                  <m:sub>
                                    <m:r>
                                      <m:rPr>
                                        <m:nor/>
                                      </m:rPr>
                                      <w:rPr>
                                        <w:rFonts w:ascii="Arial" w:eastAsia="Gulim" w:hAnsi="Arial" w:cs="Arial"/>
                                        <w:sz w:val="16"/>
                                        <w:szCs w:val="16"/>
                                        <w:lang w:val="en-US" w:eastAsia="ko-KR"/>
                                      </w:rPr>
                                      <m:t xml:space="preserve"> </m:t>
                                    </m:r>
                                    <m:r>
                                      <m:rPr>
                                        <m:nor/>
                                      </m:rPr>
                                      <w:rPr>
                                        <w:rFonts w:ascii="Arial" w:eastAsia="Gulim" w:hAnsi="Arial" w:cs="Arial"/>
                                        <w:sz w:val="16"/>
                                        <w:szCs w:val="16"/>
                                        <w:lang w:val="en-US" w:eastAsia="ko-KR"/>
                                      </w:rPr>
                                      <w:pgNum/>
                                    </m:r>
                                    <m:r>
                                      <m:rPr>
                                        <m:nor/>
                                      </m:rPr>
                                      <w:rPr>
                                        <w:rFonts w:ascii="Arial" w:eastAsia="Gulim" w:hAnsi="Arial" w:cs="Arial"/>
                                        <w:sz w:val="16"/>
                                        <w:szCs w:val="16"/>
                                        <w:lang w:val="en-US" w:eastAsia="ko-KR"/>
                                      </w:rPr>
                                      <m:t>ubchannel</m:t>
                                    </m:r>
                                  </m:sub>
                                  <m:sup>
                                    <m:r>
                                      <m:rPr>
                                        <m:nor/>
                                      </m:rPr>
                                      <w:rPr>
                                        <w:rFonts w:ascii="Arial" w:eastAsia="Gulim" w:hAnsi="Arial" w:cs="Arial"/>
                                        <w:sz w:val="16"/>
                                        <w:szCs w:val="16"/>
                                        <w:lang w:val="en-US" w:eastAsia="ko-KR"/>
                                      </w:rPr>
                                      <m:t xml:space="preserve"> SL</m:t>
                                    </m:r>
                                  </m:sup>
                                </m:sSubSup>
                                <m:r>
                                  <m:rPr>
                                    <m:nor/>
                                  </m:rPr>
                                  <w:rPr>
                                    <w:rFonts w:ascii="Arial" w:eastAsia="Gulim" w:hAnsi="Arial" w:cs="Arial"/>
                                    <w:sz w:val="16"/>
                                    <w:szCs w:val="16"/>
                                    <w:lang w:val="en-US" w:eastAsia="ko-KR"/>
                                  </w:rPr>
                                  <m:t xml:space="preserve"> + 1</m:t>
                                </m:r>
                              </m:e>
                            </m:d>
                            <m:d>
                              <m:dPr>
                                <m:ctrlPr>
                                  <w:rPr>
                                    <w:rFonts w:ascii="Cambria Math" w:eastAsia="Gulim" w:hAnsi="Cambria Math" w:cs="Arial"/>
                                    <w:sz w:val="16"/>
                                    <w:szCs w:val="16"/>
                                    <w:lang w:val="en-US" w:eastAsia="ko-KR"/>
                                  </w:rPr>
                                </m:ctrlPr>
                              </m:dPr>
                              <m:e>
                                <m:r>
                                  <m:rPr>
                                    <m:nor/>
                                  </m:rPr>
                                  <w:rPr>
                                    <w:rFonts w:ascii="Arial" w:eastAsia="Gulim" w:hAnsi="Arial" w:cs="Arial"/>
                                    <w:sz w:val="16"/>
                                    <w:szCs w:val="16"/>
                                    <w:lang w:val="en-US" w:eastAsia="ko-KR"/>
                                  </w:rPr>
                                  <m:t>2</m:t>
                                </m:r>
                                <m:sSubSup>
                                  <m:sSubSupPr>
                                    <m:ctrlPr>
                                      <w:rPr>
                                        <w:rFonts w:ascii="Cambria Math" w:eastAsia="Gulim" w:hAnsi="Cambria Math" w:cs="Arial"/>
                                        <w:sz w:val="16"/>
                                        <w:szCs w:val="16"/>
                                        <w:lang w:val="en-US" w:eastAsia="ko-KR"/>
                                      </w:rPr>
                                    </m:ctrlPr>
                                  </m:sSubSupPr>
                                  <m:e>
                                    <m:r>
                                      <m:rPr>
                                        <m:nor/>
                                      </m:rPr>
                                      <w:rPr>
                                        <w:rFonts w:ascii="Arial" w:eastAsia="Gulim" w:hAnsi="Arial" w:cs="Arial"/>
                                        <w:sz w:val="16"/>
                                        <w:szCs w:val="16"/>
                                        <w:lang w:val="en-US" w:eastAsia="ko-KR"/>
                                      </w:rPr>
                                      <m:t>N</m:t>
                                    </m:r>
                                  </m:e>
                                  <m:sub>
                                    <m:r>
                                      <m:rPr>
                                        <m:nor/>
                                      </m:rPr>
                                      <w:rPr>
                                        <w:rFonts w:ascii="Arial" w:eastAsia="Gulim" w:hAnsi="Arial" w:cs="Arial"/>
                                        <w:sz w:val="16"/>
                                        <w:szCs w:val="16"/>
                                        <w:lang w:val="en-US" w:eastAsia="ko-KR"/>
                                      </w:rPr>
                                      <m:t xml:space="preserve"> </m:t>
                                    </m:r>
                                    <m:r>
                                      <m:rPr>
                                        <m:nor/>
                                      </m:rPr>
                                      <w:rPr>
                                        <w:rFonts w:ascii="Arial" w:eastAsia="Gulim" w:hAnsi="Arial" w:cs="Arial"/>
                                        <w:sz w:val="16"/>
                                        <w:szCs w:val="16"/>
                                        <w:lang w:val="en-US" w:eastAsia="ko-KR"/>
                                      </w:rPr>
                                      <w:pgNum/>
                                    </m:r>
                                    <m:r>
                                      <m:rPr>
                                        <m:nor/>
                                      </m:rPr>
                                      <w:rPr>
                                        <w:rFonts w:ascii="Arial" w:eastAsia="Gulim" w:hAnsi="Arial" w:cs="Arial"/>
                                        <w:sz w:val="16"/>
                                        <w:szCs w:val="16"/>
                                        <w:lang w:val="en-US" w:eastAsia="ko-KR"/>
                                      </w:rPr>
                                      <m:t>ubchannel</m:t>
                                    </m:r>
                                  </m:sub>
                                  <m:sup>
                                    <m:r>
                                      <m:rPr>
                                        <m:nor/>
                                      </m:rPr>
                                      <w:rPr>
                                        <w:rFonts w:ascii="Arial" w:eastAsia="Gulim" w:hAnsi="Arial" w:cs="Arial"/>
                                        <w:sz w:val="16"/>
                                        <w:szCs w:val="16"/>
                                        <w:lang w:val="en-US" w:eastAsia="ko-KR"/>
                                      </w:rPr>
                                      <m:t xml:space="preserve"> SL</m:t>
                                    </m:r>
                                  </m:sup>
                                </m:sSubSup>
                                <m:r>
                                  <m:rPr>
                                    <m:nor/>
                                  </m:rPr>
                                  <w:rPr>
                                    <w:rFonts w:ascii="Arial" w:eastAsia="Gulim" w:hAnsi="Arial" w:cs="Arial"/>
                                    <w:sz w:val="16"/>
                                    <w:szCs w:val="16"/>
                                    <w:lang w:val="en-US" w:eastAsia="ko-KR"/>
                                  </w:rPr>
                                  <m:t xml:space="preserve"> + 1</m:t>
                                </m:r>
                              </m:e>
                            </m:d>
                          </m:num>
                          <m:den>
                            <m:r>
                              <m:rPr>
                                <m:nor/>
                              </m:rPr>
                              <w:rPr>
                                <w:rFonts w:ascii="Arial" w:eastAsia="Gulim" w:hAnsi="Arial" w:cs="Arial"/>
                                <w:sz w:val="16"/>
                                <w:szCs w:val="16"/>
                                <w:lang w:val="en-US" w:eastAsia="ko-KR"/>
                              </w:rPr>
                              <m:t>6</m:t>
                            </m:r>
                          </m:den>
                        </m:f>
                        <m:r>
                          <m:rPr>
                            <m:nor/>
                          </m:rPr>
                          <w:rPr>
                            <w:rFonts w:ascii="Arial" w:eastAsia="Gulim" w:hAnsi="Arial" w:cs="Arial"/>
                            <w:sz w:val="16"/>
                            <w:szCs w:val="16"/>
                            <w:lang w:val="en-US" w:eastAsia="ko-KR"/>
                          </w:rPr>
                          <m:t>)</m:t>
                        </m:r>
                      </m:e>
                    </m:d>
                    <m:r>
                      <m:rPr>
                        <m:sty m:val="p"/>
                      </m:rPr>
                      <w:rPr>
                        <w:rFonts w:ascii="Cambria Math" w:eastAsia="Gulim" w:hAnsi="Cambria Math" w:cs="Arial"/>
                        <w:sz w:val="16"/>
                        <w:szCs w:val="16"/>
                        <w:lang w:val="en-US" w:eastAsia="ko-KR"/>
                      </w:rPr>
                      <m:t>+9+Y</m:t>
                    </m:r>
                  </m:e>
                </m:d>
              </m:oMath>
            </m:oMathPara>
          </w:p>
          <w:p w14:paraId="61D7E0EB" w14:textId="77777777" w:rsidR="00002F83" w:rsidRPr="00F5229E" w:rsidRDefault="00002F83" w:rsidP="001A7C80">
            <w:pPr>
              <w:jc w:val="both"/>
              <w:rPr>
                <w:rFonts w:ascii="Arial" w:eastAsia="Gulim" w:hAnsi="Arial" w:cs="Arial"/>
                <w:sz w:val="16"/>
                <w:szCs w:val="16"/>
                <w:lang w:val="en-US" w:eastAsia="ko-KR"/>
              </w:rPr>
            </w:pPr>
          </w:p>
          <w:p w14:paraId="31DC89CA" w14:textId="53733F7F" w:rsidR="00002F83" w:rsidRPr="00F5229E" w:rsidRDefault="00002F83" w:rsidP="001A7C80">
            <w:pPr>
              <w:jc w:val="both"/>
              <w:rPr>
                <w:rFonts w:ascii="Arial" w:eastAsia="Gulim" w:hAnsi="Arial" w:cs="Arial"/>
                <w:sz w:val="16"/>
                <w:szCs w:val="16"/>
                <w:lang w:val="en-US" w:eastAsia="ko-KR"/>
              </w:rPr>
            </w:pPr>
            <w:r w:rsidRPr="00F5229E">
              <w:rPr>
                <w:rFonts w:ascii="Arial" w:eastAsia="Gulim" w:hAnsi="Arial" w:cs="Arial"/>
                <w:sz w:val="16"/>
                <w:szCs w:val="16"/>
                <w:lang w:val="en-US" w:eastAsia="ko-KR"/>
              </w:rPr>
              <w:t xml:space="preserve">Where </w:t>
            </w:r>
            <m:oMath>
              <m:sSubSup>
                <m:sSubSupPr>
                  <m:ctrlPr>
                    <w:rPr>
                      <w:rFonts w:ascii="Cambria Math" w:eastAsia="Gulim" w:hAnsi="Cambria Math" w:cs="Arial"/>
                      <w:sz w:val="16"/>
                      <w:szCs w:val="16"/>
                      <w:lang w:val="en-US" w:eastAsia="ko-KR"/>
                    </w:rPr>
                  </m:ctrlPr>
                </m:sSubSupPr>
                <m:e>
                  <m:r>
                    <m:rPr>
                      <m:nor/>
                    </m:rPr>
                    <w:rPr>
                      <w:rFonts w:ascii="Arial" w:eastAsia="Gulim" w:hAnsi="Arial" w:cs="Arial"/>
                      <w:sz w:val="16"/>
                      <w:szCs w:val="16"/>
                      <w:lang w:val="en-US" w:eastAsia="ko-KR"/>
                    </w:rPr>
                    <m:t>N</m:t>
                  </m:r>
                </m:e>
                <m:sub>
                  <m:r>
                    <m:rPr>
                      <m:nor/>
                    </m:rPr>
                    <w:rPr>
                      <w:rFonts w:ascii="Arial" w:eastAsia="Gulim" w:hAnsi="Arial" w:cs="Arial"/>
                      <w:sz w:val="16"/>
                      <w:szCs w:val="16"/>
                      <w:lang w:val="en-US" w:eastAsia="ko-KR"/>
                    </w:rPr>
                    <m:t xml:space="preserve"> </m:t>
                  </m:r>
                  <m:r>
                    <m:rPr>
                      <m:nor/>
                    </m:rPr>
                    <w:rPr>
                      <w:rFonts w:ascii="Arial" w:eastAsia="Gulim" w:hAnsi="Arial" w:cs="Arial"/>
                      <w:sz w:val="16"/>
                      <w:szCs w:val="16"/>
                      <w:lang w:val="en-US" w:eastAsia="ko-KR"/>
                    </w:rPr>
                    <w:pgNum/>
                  </m:r>
                  <m:r>
                    <m:rPr>
                      <m:nor/>
                    </m:rPr>
                    <w:rPr>
                      <w:rFonts w:ascii="Arial" w:eastAsia="Gulim" w:hAnsi="Arial" w:cs="Arial"/>
                      <w:sz w:val="16"/>
                      <w:szCs w:val="16"/>
                      <w:lang w:val="en-US" w:eastAsia="ko-KR"/>
                    </w:rPr>
                    <m:t>ubchannel</m:t>
                  </m:r>
                </m:sub>
                <m:sup>
                  <m:r>
                    <m:rPr>
                      <m:nor/>
                    </m:rPr>
                    <w:rPr>
                      <w:rFonts w:ascii="Arial" w:eastAsia="Gulim" w:hAnsi="Arial" w:cs="Arial"/>
                      <w:sz w:val="16"/>
                      <w:szCs w:val="16"/>
                      <w:lang w:val="en-US" w:eastAsia="ko-KR"/>
                    </w:rPr>
                    <m:t xml:space="preserve"> SL</m:t>
                  </m:r>
                </m:sup>
              </m:sSubSup>
            </m:oMath>
            <w:r w:rsidRPr="00F5229E">
              <w:rPr>
                <w:rFonts w:ascii="Arial" w:eastAsia="Gulim" w:hAnsi="Arial" w:cs="Arial"/>
                <w:sz w:val="16"/>
                <w:szCs w:val="16"/>
                <w:lang w:val="en-US" w:eastAsia="ko-KR"/>
              </w:rPr>
              <w:t xml:space="preserve"> is provided by the higher layer parameter </w:t>
            </w:r>
            <w:r w:rsidRPr="00F5229E">
              <w:rPr>
                <w:rFonts w:ascii="Arial" w:eastAsia="Gulim" w:hAnsi="Arial" w:cs="Arial"/>
                <w:i/>
                <w:sz w:val="16"/>
                <w:szCs w:val="16"/>
                <w:lang w:val="en-US" w:eastAsia="ko-KR"/>
              </w:rPr>
              <w:t>sl-NumSubchannel</w:t>
            </w:r>
            <w:r w:rsidRPr="00F5229E">
              <w:rPr>
                <w:rFonts w:ascii="Arial" w:eastAsia="Gulim" w:hAnsi="Arial" w:cs="Arial"/>
                <w:sz w:val="16"/>
                <w:szCs w:val="16"/>
                <w:lang w:val="en-US" w:eastAsia="ko-KR"/>
              </w:rPr>
              <w:t xml:space="preserve">, </w:t>
            </w:r>
          </w:p>
          <w:p w14:paraId="749ECBDE" w14:textId="74AD90A6" w:rsidR="00002F83" w:rsidRPr="00F5229E" w:rsidRDefault="00002F83" w:rsidP="001A7C80">
            <w:pPr>
              <w:jc w:val="both"/>
              <w:rPr>
                <w:rFonts w:ascii="Arial" w:eastAsia="Gulim" w:hAnsi="Arial" w:cs="Arial"/>
                <w:sz w:val="16"/>
                <w:szCs w:val="16"/>
                <w:lang w:val="en-US" w:eastAsia="ko-KR"/>
              </w:rPr>
            </w:pPr>
            <m:oMath>
              <m:r>
                <w:rPr>
                  <w:rFonts w:ascii="Cambria Math" w:eastAsia="Gulim" w:hAnsi="Cambria Math" w:cs="Arial"/>
                  <w:sz w:val="16"/>
                  <w:szCs w:val="16"/>
                  <w:lang w:val="en-US" w:eastAsia="ko-KR"/>
                </w:rPr>
                <m:t>Y=</m:t>
              </m:r>
              <m:d>
                <m:dPr>
                  <m:begChr m:val="⌈"/>
                  <m:endChr m:val="⌉"/>
                  <m:ctrlPr>
                    <w:rPr>
                      <w:rFonts w:ascii="Cambria Math" w:eastAsia="Gulim" w:hAnsi="Cambria Math" w:cs="Arial"/>
                      <w:sz w:val="16"/>
                      <w:szCs w:val="16"/>
                      <w:lang w:val="en-US" w:eastAsia="ko-KR"/>
                    </w:rPr>
                  </m:ctrlPr>
                </m:dPr>
                <m:e>
                  <m:func>
                    <m:funcPr>
                      <m:ctrlPr>
                        <w:rPr>
                          <w:rFonts w:ascii="Cambria Math" w:eastAsia="Gulim" w:hAnsi="Cambria Math" w:cs="Arial"/>
                          <w:sz w:val="16"/>
                          <w:szCs w:val="16"/>
                          <w:lang w:val="en-US" w:eastAsia="ko-KR"/>
                        </w:rPr>
                      </m:ctrlPr>
                    </m:funcPr>
                    <m:fName>
                      <m:sSub>
                        <m:sSubPr>
                          <m:ctrlPr>
                            <w:rPr>
                              <w:rFonts w:ascii="Cambria Math" w:eastAsia="Gulim" w:hAnsi="Cambria Math" w:cs="Arial"/>
                              <w:sz w:val="16"/>
                              <w:szCs w:val="16"/>
                              <w:lang w:val="en-US" w:eastAsia="ko-KR"/>
                            </w:rPr>
                          </m:ctrlPr>
                        </m:sSubPr>
                        <m:e>
                          <m:r>
                            <m:rPr>
                              <m:sty m:val="p"/>
                            </m:rPr>
                            <w:rPr>
                              <w:rFonts w:ascii="Cambria Math" w:eastAsia="Gulim" w:hAnsi="Cambria Math" w:cs="Arial"/>
                              <w:sz w:val="16"/>
                              <w:szCs w:val="16"/>
                              <w:lang w:val="en-US" w:eastAsia="ko-KR"/>
                            </w:rPr>
                            <m:t>log</m:t>
                          </m:r>
                        </m:e>
                        <m:sub>
                          <m:r>
                            <m:rPr>
                              <m:sty m:val="p"/>
                            </m:rPr>
                            <w:rPr>
                              <w:rFonts w:ascii="Cambria Math" w:eastAsia="Gulim" w:hAnsi="Cambria Math" w:cs="Arial"/>
                              <w:sz w:val="16"/>
                              <w:szCs w:val="16"/>
                              <w:lang w:val="en-US" w:eastAsia="ko-KR"/>
                            </w:rPr>
                            <m:t>2</m:t>
                          </m:r>
                        </m:sub>
                      </m:sSub>
                    </m:fName>
                    <m:e>
                      <m:sSub>
                        <m:sSubPr>
                          <m:ctrlPr>
                            <w:rPr>
                              <w:rFonts w:ascii="Cambria Math" w:eastAsia="Gulim" w:hAnsi="Cambria Math" w:cs="Arial"/>
                              <w:sz w:val="16"/>
                              <w:szCs w:val="16"/>
                              <w:lang w:val="en-US" w:eastAsia="ko-KR"/>
                            </w:rPr>
                          </m:ctrlPr>
                        </m:sSubPr>
                        <m:e>
                          <m:r>
                            <m:rPr>
                              <m:sty m:val="p"/>
                            </m:rPr>
                            <w:rPr>
                              <w:rFonts w:ascii="Cambria Math" w:eastAsia="Gulim" w:hAnsi="Cambria Math" w:cs="Arial"/>
                              <w:sz w:val="16"/>
                              <w:szCs w:val="16"/>
                              <w:lang w:val="en-US" w:eastAsia="ko-KR"/>
                            </w:rPr>
                            <m:t>N</m:t>
                          </m:r>
                        </m:e>
                        <m:sub>
                          <m:r>
                            <m:rPr>
                              <m:sty m:val="p"/>
                            </m:rPr>
                            <w:rPr>
                              <w:rFonts w:ascii="Cambria Math" w:eastAsia="Gulim" w:hAnsi="Cambria Math" w:cs="Arial"/>
                              <w:sz w:val="16"/>
                              <w:szCs w:val="16"/>
                              <w:lang w:val="en-US" w:eastAsia="ko-KR"/>
                            </w:rPr>
                            <w:softHyphen/>
                            <m:t>rsv_period</m:t>
                          </m:r>
                        </m:sub>
                      </m:sSub>
                    </m:e>
                  </m:func>
                </m:e>
              </m:d>
            </m:oMath>
            <w:r w:rsidRPr="00F5229E">
              <w:rPr>
                <w:rFonts w:ascii="Arial" w:eastAsia="Gulim" w:hAnsi="Arial" w:cs="Arial"/>
                <w:sz w:val="16"/>
                <w:szCs w:val="16"/>
                <w:lang w:val="en-US" w:eastAsia="ko-KR"/>
              </w:rPr>
              <w:t xml:space="preserve">with that </w:t>
            </w:r>
            <m:oMath>
              <m:sSub>
                <m:sSubPr>
                  <m:ctrlPr>
                    <w:rPr>
                      <w:rFonts w:ascii="Cambria Math" w:eastAsia="Gulim" w:hAnsi="Cambria Math" w:cs="Arial"/>
                      <w:sz w:val="16"/>
                      <w:szCs w:val="16"/>
                      <w:lang w:val="en-US" w:eastAsia="ko-KR"/>
                    </w:rPr>
                  </m:ctrlPr>
                </m:sSubPr>
                <m:e>
                  <m:r>
                    <m:rPr>
                      <m:sty m:val="p"/>
                    </m:rPr>
                    <w:rPr>
                      <w:rFonts w:ascii="Cambria Math" w:eastAsia="Gulim" w:hAnsi="Cambria Math" w:cs="Arial"/>
                      <w:sz w:val="16"/>
                      <w:szCs w:val="16"/>
                      <w:lang w:val="en-US" w:eastAsia="ko-KR"/>
                    </w:rPr>
                    <m:t>N</m:t>
                  </m:r>
                </m:e>
                <m:sub>
                  <m:r>
                    <m:rPr>
                      <m:sty m:val="p"/>
                    </m:rPr>
                    <w:rPr>
                      <w:rFonts w:ascii="Cambria Math" w:eastAsia="Gulim" w:hAnsi="Cambria Math" w:cs="Arial"/>
                      <w:sz w:val="16"/>
                      <w:szCs w:val="16"/>
                      <w:lang w:val="en-US" w:eastAsia="ko-KR"/>
                    </w:rPr>
                    <w:softHyphen/>
                    <m:t>rsv_period</m:t>
                  </m:r>
                </m:sub>
              </m:sSub>
            </m:oMath>
            <w:r w:rsidRPr="00F5229E">
              <w:rPr>
                <w:rFonts w:ascii="Arial" w:eastAsia="Gulim" w:hAnsi="Arial" w:cs="Arial"/>
                <w:sz w:val="16"/>
                <w:szCs w:val="16"/>
                <w:lang w:val="en-US" w:eastAsia="ko-KR"/>
              </w:rPr>
              <w:t xml:space="preserve">  is the number of entries in the higher layer parameter </w:t>
            </w:r>
            <w:r w:rsidRPr="00F5229E">
              <w:rPr>
                <w:rFonts w:ascii="Arial" w:eastAsia="Gulim" w:hAnsi="Arial" w:cs="Arial"/>
                <w:i/>
                <w:sz w:val="16"/>
                <w:szCs w:val="16"/>
                <w:lang w:val="en-US" w:eastAsia="ko-KR"/>
              </w:rPr>
              <w:t>sl-ResourceReservePeriodList</w:t>
            </w:r>
            <w:r w:rsidRPr="00F5229E">
              <w:rPr>
                <w:rFonts w:ascii="Arial" w:eastAsia="Gulim" w:hAnsi="Arial" w:cs="Arial"/>
                <w:sz w:val="16"/>
                <w:szCs w:val="16"/>
                <w:lang w:val="en-US" w:eastAsia="ko-KR"/>
              </w:rPr>
              <w:t xml:space="preserve">, if higher layer parameter </w:t>
            </w:r>
            <w:r w:rsidRPr="00F5229E">
              <w:rPr>
                <w:rFonts w:ascii="Arial" w:eastAsia="Gulim" w:hAnsi="Arial" w:cs="Arial"/>
                <w:i/>
                <w:sz w:val="16"/>
                <w:szCs w:val="16"/>
                <w:lang w:val="en-US" w:eastAsia="ko-KR"/>
              </w:rPr>
              <w:t>sl-MultiReserveResource</w:t>
            </w:r>
            <w:r w:rsidRPr="00F5229E">
              <w:rPr>
                <w:rFonts w:ascii="Arial" w:eastAsia="Gulim" w:hAnsi="Arial" w:cs="Arial"/>
                <w:sz w:val="16"/>
                <w:szCs w:val="16"/>
                <w:lang w:val="en-US" w:eastAsia="ko-KR"/>
              </w:rPr>
              <w:t xml:space="preserve"> is configured; </w:t>
            </w:r>
            <m:oMath>
              <m:r>
                <w:rPr>
                  <w:rFonts w:ascii="Cambria Math" w:eastAsia="Gulim" w:hAnsi="Cambria Math" w:cs="Arial"/>
                  <w:sz w:val="16"/>
                  <w:szCs w:val="16"/>
                  <w:lang w:val="en-US" w:eastAsia="ko-KR"/>
                </w:rPr>
                <m:t>Y=0</m:t>
              </m:r>
            </m:oMath>
            <w:r w:rsidRPr="00F5229E">
              <w:rPr>
                <w:rFonts w:ascii="Arial" w:eastAsia="Gulim" w:hAnsi="Arial" w:cs="Arial"/>
                <w:sz w:val="16"/>
                <w:szCs w:val="16"/>
                <w:lang w:val="en-US" w:eastAsia="ko-KR"/>
              </w:rPr>
              <w:t xml:space="preserve"> otherwise.</w:t>
            </w:r>
          </w:p>
        </w:tc>
      </w:tr>
      <w:tr w:rsidR="00002F83" w:rsidRPr="00F5229E" w14:paraId="35467962" w14:textId="77777777" w:rsidTr="001A7C80">
        <w:trPr>
          <w:jc w:val="center"/>
        </w:trPr>
        <w:tc>
          <w:tcPr>
            <w:tcW w:w="2099" w:type="dxa"/>
            <w:shd w:val="clear" w:color="auto" w:fill="auto"/>
          </w:tcPr>
          <w:p w14:paraId="1936643D" w14:textId="77777777" w:rsidR="00002F83" w:rsidRPr="00F5229E" w:rsidRDefault="00002F83" w:rsidP="001A7C80">
            <w:pPr>
              <w:jc w:val="both"/>
              <w:rPr>
                <w:rFonts w:ascii="Arial" w:eastAsia="Gulim" w:hAnsi="Arial" w:cs="Arial"/>
                <w:sz w:val="16"/>
                <w:szCs w:val="16"/>
                <w:lang w:val="en-US" w:eastAsia="ko-KR"/>
              </w:rPr>
            </w:pPr>
            <w:r w:rsidRPr="00F5229E">
              <w:rPr>
                <w:rFonts w:ascii="Arial" w:eastAsia="Gulim" w:hAnsi="Arial" w:cs="Arial"/>
                <w:sz w:val="16"/>
                <w:szCs w:val="16"/>
                <w:lang w:val="en-US" w:eastAsia="ko-KR"/>
              </w:rPr>
              <w:t xml:space="preserve">First resource location(s) </w:t>
            </w:r>
          </w:p>
        </w:tc>
        <w:tc>
          <w:tcPr>
            <w:tcW w:w="7166" w:type="dxa"/>
            <w:shd w:val="clear" w:color="auto" w:fill="auto"/>
          </w:tcPr>
          <w:p w14:paraId="43948F33" w14:textId="7CC2D264" w:rsidR="00002F83" w:rsidRPr="00F5229E" w:rsidRDefault="00002F83" w:rsidP="00F5229E">
            <w:pPr>
              <w:jc w:val="both"/>
              <w:rPr>
                <w:rFonts w:ascii="Arial" w:eastAsia="Gulim" w:hAnsi="Arial" w:cs="Arial"/>
                <w:sz w:val="16"/>
                <w:szCs w:val="16"/>
                <w:lang w:val="en-US" w:eastAsia="ko-KR"/>
              </w:rPr>
            </w:pPr>
            <w:r w:rsidRPr="00F5229E">
              <w:rPr>
                <w:rFonts w:ascii="Arial" w:eastAsia="Gulim" w:hAnsi="Arial" w:cs="Arial"/>
                <w:sz w:val="16"/>
                <w:szCs w:val="16"/>
                <w:lang w:val="en-US" w:eastAsia="ko-KR"/>
              </w:rPr>
              <w:t>8</w:t>
            </w:r>
          </w:p>
        </w:tc>
      </w:tr>
      <w:tr w:rsidR="00002F83" w:rsidRPr="00F5229E" w14:paraId="666DB2EC" w14:textId="77777777" w:rsidTr="001A7C80">
        <w:trPr>
          <w:jc w:val="center"/>
        </w:trPr>
        <w:tc>
          <w:tcPr>
            <w:tcW w:w="2099" w:type="dxa"/>
            <w:shd w:val="clear" w:color="auto" w:fill="auto"/>
          </w:tcPr>
          <w:p w14:paraId="6BAB86FB" w14:textId="77777777" w:rsidR="00002F83" w:rsidRPr="00F5229E" w:rsidRDefault="00002F83" w:rsidP="001A7C80">
            <w:pPr>
              <w:jc w:val="both"/>
              <w:rPr>
                <w:rFonts w:ascii="Arial" w:eastAsia="Gulim" w:hAnsi="Arial" w:cs="Arial"/>
                <w:sz w:val="16"/>
                <w:szCs w:val="16"/>
                <w:lang w:val="en-US" w:eastAsia="ko-KR"/>
              </w:rPr>
            </w:pPr>
            <w:r w:rsidRPr="00F5229E">
              <w:rPr>
                <w:rFonts w:ascii="Arial" w:eastAsia="Gulim" w:hAnsi="Arial" w:cs="Arial"/>
                <w:sz w:val="16"/>
                <w:szCs w:val="16"/>
                <w:lang w:val="en-US" w:eastAsia="ko-KR"/>
              </w:rPr>
              <w:t>Reference slot location</w:t>
            </w:r>
          </w:p>
        </w:tc>
        <w:tc>
          <w:tcPr>
            <w:tcW w:w="7166" w:type="dxa"/>
            <w:shd w:val="clear" w:color="auto" w:fill="auto"/>
          </w:tcPr>
          <w:p w14:paraId="2E6637FB" w14:textId="35210A9E" w:rsidR="00002F83" w:rsidRPr="00F5229E" w:rsidRDefault="00002F83" w:rsidP="001A7C80">
            <w:pPr>
              <w:jc w:val="both"/>
              <w:rPr>
                <w:rFonts w:ascii="Arial" w:eastAsia="Gulim" w:hAnsi="Arial" w:cs="Arial"/>
                <w:sz w:val="16"/>
                <w:szCs w:val="16"/>
              </w:rPr>
            </w:pPr>
            <m:oMathPara>
              <m:oMath>
                <m:r>
                  <m:rPr>
                    <m:sty m:val="p"/>
                  </m:rPr>
                  <w:rPr>
                    <w:rFonts w:ascii="Cambria Math" w:hAnsi="Cambria Math" w:cs="Arial"/>
                    <w:sz w:val="16"/>
                    <w:szCs w:val="16"/>
                  </w:rPr>
                  <m:t>10+</m:t>
                </m:r>
                <m:d>
                  <m:dPr>
                    <m:begChr m:val="⌈"/>
                    <m:endChr m:val="⌉"/>
                    <m:ctrlPr>
                      <w:rPr>
                        <w:rFonts w:ascii="Cambria Math" w:hAnsi="Cambria Math" w:cs="Arial"/>
                        <w:sz w:val="16"/>
                        <w:szCs w:val="16"/>
                      </w:rPr>
                    </m:ctrlPr>
                  </m:dPr>
                  <m:e>
                    <m:sSub>
                      <m:sSubPr>
                        <m:ctrlPr>
                          <w:rPr>
                            <w:rFonts w:ascii="Cambria Math" w:hAnsi="Cambria Math" w:cs="Arial"/>
                            <w:sz w:val="16"/>
                            <w:szCs w:val="16"/>
                          </w:rPr>
                        </m:ctrlPr>
                      </m:sSubPr>
                      <m:e>
                        <m:r>
                          <m:rPr>
                            <m:nor/>
                          </m:rPr>
                          <w:rPr>
                            <w:rFonts w:ascii="Arial" w:hAnsi="Arial" w:cs="Arial"/>
                            <w:sz w:val="16"/>
                            <w:szCs w:val="16"/>
                          </w:rPr>
                          <m:t>log</m:t>
                        </m:r>
                      </m:e>
                      <m:sub>
                        <m:r>
                          <m:rPr>
                            <m:nor/>
                          </m:rPr>
                          <w:rPr>
                            <w:rFonts w:ascii="Arial" w:hAnsi="Arial" w:cs="Arial"/>
                            <w:sz w:val="16"/>
                            <w:szCs w:val="16"/>
                          </w:rPr>
                          <m:t>2</m:t>
                        </m:r>
                      </m:sub>
                    </m:sSub>
                    <m:r>
                      <m:rPr>
                        <m:nor/>
                      </m:rPr>
                      <w:rPr>
                        <w:rFonts w:ascii="Arial" w:hAnsi="Arial" w:cs="Arial"/>
                        <w:sz w:val="16"/>
                        <w:szCs w:val="16"/>
                      </w:rPr>
                      <m:t>(10∙</m:t>
                    </m:r>
                    <m:sSup>
                      <m:sSupPr>
                        <m:ctrlPr>
                          <w:rPr>
                            <w:rFonts w:ascii="Cambria Math" w:hAnsi="Cambria Math" w:cs="Arial"/>
                            <w:sz w:val="16"/>
                            <w:szCs w:val="16"/>
                          </w:rPr>
                        </m:ctrlPr>
                      </m:sSupPr>
                      <m:e>
                        <m:r>
                          <m:rPr>
                            <m:sty m:val="p"/>
                          </m:rPr>
                          <w:rPr>
                            <w:rFonts w:ascii="Cambria Math" w:hAnsi="Cambria Math" w:cs="Arial"/>
                            <w:sz w:val="16"/>
                            <w:szCs w:val="16"/>
                          </w:rPr>
                          <m:t>2</m:t>
                        </m:r>
                      </m:e>
                      <m:sup>
                        <m:r>
                          <m:rPr>
                            <m:sty m:val="p"/>
                          </m:rPr>
                          <w:rPr>
                            <w:rFonts w:ascii="Cambria Math" w:hAnsi="Cambria Math" w:cs="Arial"/>
                            <w:sz w:val="16"/>
                            <w:szCs w:val="16"/>
                          </w:rPr>
                          <m:t>μ</m:t>
                        </m:r>
                      </m:sup>
                    </m:sSup>
                    <m:r>
                      <m:rPr>
                        <m:nor/>
                      </m:rPr>
                      <w:rPr>
                        <w:rFonts w:ascii="Arial" w:hAnsi="Arial" w:cs="Arial"/>
                        <w:sz w:val="16"/>
                        <w:szCs w:val="16"/>
                      </w:rPr>
                      <m:t>)</m:t>
                    </m:r>
                  </m:e>
                </m:d>
              </m:oMath>
            </m:oMathPara>
          </w:p>
          <w:p w14:paraId="227E6822" w14:textId="59E6BA92" w:rsidR="00002F83" w:rsidRPr="00F5229E" w:rsidRDefault="00002F83" w:rsidP="001A7C80">
            <w:pPr>
              <w:jc w:val="both"/>
              <w:rPr>
                <w:rFonts w:ascii="Arial" w:eastAsia="Gulim" w:hAnsi="Arial" w:cs="Arial"/>
                <w:sz w:val="16"/>
                <w:szCs w:val="16"/>
                <w:lang w:val="en-US" w:eastAsia="ko-KR"/>
              </w:rPr>
            </w:pPr>
            <w:r w:rsidRPr="00F5229E">
              <w:rPr>
                <w:rFonts w:ascii="Arial" w:eastAsia="Gulim" w:hAnsi="Arial" w:cs="Arial"/>
                <w:sz w:val="16"/>
                <w:szCs w:val="16"/>
                <w:lang w:eastAsia="ko-KR"/>
              </w:rPr>
              <w:t xml:space="preserve">Where </w:t>
            </w:r>
            <m:oMath>
              <m:r>
                <m:rPr>
                  <m:sty m:val="p"/>
                </m:rPr>
                <w:rPr>
                  <w:rFonts w:ascii="Cambria Math" w:hAnsi="Cambria Math" w:cs="Arial"/>
                  <w:sz w:val="16"/>
                  <w:szCs w:val="16"/>
                </w:rPr>
                <m:t>μ</m:t>
              </m:r>
            </m:oMath>
            <w:r w:rsidRPr="00F5229E">
              <w:rPr>
                <w:rFonts w:ascii="Arial" w:eastAsia="Gulim" w:hAnsi="Arial" w:cs="Arial"/>
                <w:sz w:val="16"/>
                <w:szCs w:val="16"/>
                <w:lang w:eastAsia="ko-KR"/>
              </w:rPr>
              <w:t xml:space="preserve"> is 0, 1, 2, 3 for SCS of 15kHz, 30kHz, 60kHz, 120kHz, respectively. </w:t>
            </w:r>
          </w:p>
        </w:tc>
      </w:tr>
      <w:tr w:rsidR="00002F83" w:rsidRPr="00F5229E" w14:paraId="1240C2E4" w14:textId="77777777" w:rsidTr="001A7C80">
        <w:trPr>
          <w:jc w:val="center"/>
        </w:trPr>
        <w:tc>
          <w:tcPr>
            <w:tcW w:w="2099" w:type="dxa"/>
            <w:shd w:val="clear" w:color="auto" w:fill="auto"/>
          </w:tcPr>
          <w:p w14:paraId="1975E805" w14:textId="77777777" w:rsidR="00002F83" w:rsidRPr="00F5229E" w:rsidRDefault="00002F83" w:rsidP="001A7C80">
            <w:pPr>
              <w:jc w:val="both"/>
              <w:rPr>
                <w:rFonts w:ascii="Arial" w:eastAsia="Gulim" w:hAnsi="Arial" w:cs="Arial"/>
                <w:sz w:val="16"/>
                <w:szCs w:val="16"/>
                <w:lang w:val="en-US" w:eastAsia="ko-KR"/>
              </w:rPr>
            </w:pPr>
            <w:r w:rsidRPr="00F5229E">
              <w:rPr>
                <w:rFonts w:ascii="Arial" w:eastAsia="Gulim" w:hAnsi="Arial" w:cs="Arial"/>
                <w:sz w:val="16"/>
                <w:szCs w:val="16"/>
                <w:lang w:val="en-US" w:eastAsia="ko-KR"/>
              </w:rPr>
              <w:t>Resource set type</w:t>
            </w:r>
          </w:p>
        </w:tc>
        <w:tc>
          <w:tcPr>
            <w:tcW w:w="7166" w:type="dxa"/>
            <w:shd w:val="clear" w:color="auto" w:fill="auto"/>
          </w:tcPr>
          <w:p w14:paraId="5B52CAF3" w14:textId="77777777" w:rsidR="00002F83" w:rsidRPr="00F5229E" w:rsidRDefault="00002F83" w:rsidP="001A7C80">
            <w:pPr>
              <w:jc w:val="both"/>
              <w:rPr>
                <w:rFonts w:ascii="Arial" w:eastAsia="Gulim" w:hAnsi="Arial" w:cs="Arial"/>
                <w:sz w:val="16"/>
                <w:szCs w:val="16"/>
                <w:lang w:val="en-US" w:eastAsia="ko-KR"/>
              </w:rPr>
            </w:pPr>
            <w:r w:rsidRPr="00F5229E">
              <w:rPr>
                <w:rFonts w:ascii="Arial" w:eastAsia="Gulim" w:hAnsi="Arial" w:cs="Arial"/>
                <w:sz w:val="16"/>
                <w:szCs w:val="16"/>
                <w:lang w:val="en-US" w:eastAsia="ko-KR"/>
              </w:rPr>
              <w:t>1</w:t>
            </w:r>
          </w:p>
        </w:tc>
      </w:tr>
      <w:tr w:rsidR="00002F83" w:rsidRPr="00F5229E" w14:paraId="1DF50CE3" w14:textId="77777777" w:rsidTr="001A7C80">
        <w:trPr>
          <w:jc w:val="center"/>
        </w:trPr>
        <w:tc>
          <w:tcPr>
            <w:tcW w:w="2099" w:type="dxa"/>
            <w:shd w:val="clear" w:color="auto" w:fill="auto"/>
          </w:tcPr>
          <w:p w14:paraId="59816CE8" w14:textId="77777777" w:rsidR="00002F83" w:rsidRPr="00F5229E" w:rsidRDefault="00002F83" w:rsidP="001A7C80">
            <w:pPr>
              <w:jc w:val="both"/>
              <w:rPr>
                <w:rFonts w:ascii="Arial" w:eastAsia="Gulim" w:hAnsi="Arial" w:cs="Arial"/>
                <w:sz w:val="16"/>
                <w:szCs w:val="16"/>
                <w:lang w:val="en-US" w:eastAsia="ko-KR"/>
              </w:rPr>
            </w:pPr>
            <w:r w:rsidRPr="00F5229E">
              <w:rPr>
                <w:rFonts w:ascii="Arial" w:eastAsia="Gulim" w:hAnsi="Arial" w:cs="Arial"/>
                <w:sz w:val="16"/>
                <w:szCs w:val="16"/>
                <w:lang w:val="en-US" w:eastAsia="ko-KR"/>
              </w:rPr>
              <w:t>Lowest subchannel indices for the first resource location of each TRIV</w:t>
            </w:r>
          </w:p>
        </w:tc>
        <w:tc>
          <w:tcPr>
            <w:tcW w:w="7166" w:type="dxa"/>
            <w:shd w:val="clear" w:color="auto" w:fill="auto"/>
          </w:tcPr>
          <w:p w14:paraId="553BF671" w14:textId="6DA0849C" w:rsidR="00002F83" w:rsidRPr="00F5229E" w:rsidRDefault="00002F83" w:rsidP="001A7C80">
            <w:pPr>
              <w:jc w:val="both"/>
              <w:rPr>
                <w:rFonts w:ascii="Arial" w:eastAsia="Gulim" w:hAnsi="Arial" w:cs="Arial"/>
                <w:sz w:val="16"/>
                <w:szCs w:val="16"/>
              </w:rPr>
            </w:pPr>
            <m:oMathPara>
              <m:oMath>
                <m:r>
                  <w:rPr>
                    <w:rFonts w:ascii="Cambria Math" w:eastAsia="Gulim" w:hAnsi="Cambria Math" w:cs="Arial"/>
                    <w:sz w:val="16"/>
                    <w:szCs w:val="16"/>
                  </w:rPr>
                  <m:t>2*</m:t>
                </m:r>
                <m:d>
                  <m:dPr>
                    <m:begChr m:val="⌈"/>
                    <m:endChr m:val="⌉"/>
                    <m:ctrlPr>
                      <w:rPr>
                        <w:rFonts w:ascii="Cambria Math" w:eastAsia="Gulim" w:hAnsi="Cambria Math" w:cs="Arial"/>
                        <w:i/>
                        <w:sz w:val="16"/>
                        <w:szCs w:val="16"/>
                      </w:rPr>
                    </m:ctrlPr>
                  </m:dPr>
                  <m:e>
                    <m:func>
                      <m:funcPr>
                        <m:ctrlPr>
                          <w:rPr>
                            <w:rFonts w:ascii="Cambria Math" w:eastAsia="Gulim" w:hAnsi="Cambria Math" w:cs="Arial"/>
                            <w:i/>
                            <w:sz w:val="16"/>
                            <w:szCs w:val="16"/>
                          </w:rPr>
                        </m:ctrlPr>
                      </m:funcPr>
                      <m:fName>
                        <m:sSub>
                          <m:sSubPr>
                            <m:ctrlPr>
                              <w:rPr>
                                <w:rFonts w:ascii="Cambria Math" w:eastAsia="Gulim" w:hAnsi="Cambria Math" w:cs="Arial"/>
                                <w:i/>
                                <w:sz w:val="16"/>
                                <w:szCs w:val="16"/>
                              </w:rPr>
                            </m:ctrlPr>
                          </m:sSubPr>
                          <m:e>
                            <m:r>
                              <m:rPr>
                                <m:sty m:val="p"/>
                              </m:rPr>
                              <w:rPr>
                                <w:rFonts w:ascii="Cambria Math" w:eastAsia="Gulim" w:hAnsi="Cambria Math" w:cs="Arial"/>
                                <w:sz w:val="16"/>
                                <w:szCs w:val="16"/>
                              </w:rPr>
                              <m:t>log</m:t>
                            </m:r>
                          </m:e>
                          <m:sub>
                            <m:r>
                              <w:rPr>
                                <w:rFonts w:ascii="Cambria Math" w:eastAsia="Gulim" w:hAnsi="Cambria Math" w:cs="Arial"/>
                                <w:sz w:val="16"/>
                                <w:szCs w:val="16"/>
                              </w:rPr>
                              <m:t>2</m:t>
                            </m:r>
                          </m:sub>
                        </m:sSub>
                      </m:fName>
                      <m:e>
                        <m:d>
                          <m:dPr>
                            <m:ctrlPr>
                              <w:rPr>
                                <w:rFonts w:ascii="Cambria Math" w:eastAsia="Gulim" w:hAnsi="Cambria Math" w:cs="Arial"/>
                                <w:i/>
                                <w:sz w:val="16"/>
                                <w:szCs w:val="16"/>
                              </w:rPr>
                            </m:ctrlPr>
                          </m:dPr>
                          <m:e>
                            <m:sSubSup>
                              <m:sSubSupPr>
                                <m:ctrlPr>
                                  <w:rPr>
                                    <w:rFonts w:ascii="Cambria Math" w:eastAsia="Gulim" w:hAnsi="Cambria Math" w:cs="Arial"/>
                                    <w:i/>
                                    <w:sz w:val="16"/>
                                    <w:szCs w:val="16"/>
                                  </w:rPr>
                                </m:ctrlPr>
                              </m:sSubSupPr>
                              <m:e>
                                <m:r>
                                  <w:rPr>
                                    <w:rFonts w:ascii="Cambria Math" w:eastAsia="Gulim" w:hAnsi="Cambria Math" w:cs="Arial"/>
                                    <w:sz w:val="16"/>
                                    <w:szCs w:val="16"/>
                                  </w:rPr>
                                  <m:t>N</m:t>
                                </m:r>
                              </m:e>
                              <m:sub>
                                <m:r>
                                  <w:rPr>
                                    <w:rFonts w:ascii="Cambria Math" w:eastAsia="Gulim" w:hAnsi="Cambria Math" w:cs="Arial"/>
                                    <w:sz w:val="16"/>
                                    <w:szCs w:val="16"/>
                                  </w:rPr>
                                  <m:t>subchannel</m:t>
                                </m:r>
                              </m:sub>
                              <m:sup>
                                <m:r>
                                  <w:rPr>
                                    <w:rFonts w:ascii="Cambria Math" w:eastAsia="Gulim" w:hAnsi="Cambria Math" w:cs="Arial"/>
                                    <w:sz w:val="16"/>
                                    <w:szCs w:val="16"/>
                                  </w:rPr>
                                  <m:t>SL</m:t>
                                </m:r>
                              </m:sup>
                            </m:sSubSup>
                          </m:e>
                        </m:d>
                      </m:e>
                    </m:func>
                  </m:e>
                </m:d>
              </m:oMath>
            </m:oMathPara>
          </w:p>
          <w:p w14:paraId="786A380C" w14:textId="13699A65" w:rsidR="00002F83" w:rsidRPr="00F5229E" w:rsidRDefault="00002F83" w:rsidP="001A7C80">
            <w:pPr>
              <w:jc w:val="both"/>
              <w:rPr>
                <w:rFonts w:ascii="Arial" w:eastAsia="Gulim" w:hAnsi="Arial" w:cs="Arial"/>
                <w:sz w:val="16"/>
                <w:szCs w:val="16"/>
                <w:lang w:val="en-US" w:eastAsia="ko-KR"/>
              </w:rPr>
            </w:pPr>
            <w:r w:rsidRPr="00F5229E">
              <w:rPr>
                <w:rFonts w:ascii="Arial" w:eastAsia="Gulim" w:hAnsi="Arial" w:cs="Arial"/>
                <w:sz w:val="16"/>
                <w:szCs w:val="16"/>
                <w:lang w:val="en-US" w:eastAsia="ko-KR"/>
              </w:rPr>
              <w:t xml:space="preserve">where </w:t>
            </w:r>
            <m:oMath>
              <m:sSubSup>
                <m:sSubSupPr>
                  <m:ctrlPr>
                    <w:rPr>
                      <w:rFonts w:ascii="Cambria Math" w:eastAsia="Gulim" w:hAnsi="Cambria Math" w:cs="Arial"/>
                      <w:i/>
                      <w:sz w:val="16"/>
                      <w:szCs w:val="16"/>
                    </w:rPr>
                  </m:ctrlPr>
                </m:sSubSupPr>
                <m:e>
                  <m:r>
                    <w:rPr>
                      <w:rFonts w:ascii="Cambria Math" w:eastAsia="Gulim" w:hAnsi="Cambria Math" w:cs="Arial"/>
                      <w:sz w:val="16"/>
                      <w:szCs w:val="16"/>
                    </w:rPr>
                    <m:t>N</m:t>
                  </m:r>
                </m:e>
                <m:sub>
                  <m:r>
                    <w:rPr>
                      <w:rFonts w:ascii="Cambria Math" w:eastAsia="Gulim" w:hAnsi="Cambria Math" w:cs="Arial"/>
                      <w:sz w:val="16"/>
                      <w:szCs w:val="16"/>
                    </w:rPr>
                    <m:t>subchannel</m:t>
                  </m:r>
                </m:sub>
                <m:sup>
                  <m:r>
                    <w:rPr>
                      <w:rFonts w:ascii="Cambria Math" w:eastAsia="Gulim" w:hAnsi="Cambria Math" w:cs="Arial"/>
                      <w:sz w:val="16"/>
                      <w:szCs w:val="16"/>
                    </w:rPr>
                    <m:t>SL</m:t>
                  </m:r>
                </m:sup>
              </m:sSubSup>
            </m:oMath>
            <w:r w:rsidRPr="00F5229E">
              <w:rPr>
                <w:rFonts w:ascii="Arial" w:eastAsia="Gulim" w:hAnsi="Arial" w:cs="Arial"/>
                <w:sz w:val="16"/>
                <w:szCs w:val="16"/>
                <w:lang w:val="en-US" w:eastAsia="ko-KR"/>
              </w:rPr>
              <w:t xml:space="preserve"> is provided by the higher layer parameter </w:t>
            </w:r>
            <w:r w:rsidRPr="00F5229E">
              <w:rPr>
                <w:rFonts w:ascii="Arial" w:eastAsia="Gulim" w:hAnsi="Arial" w:cs="Arial"/>
                <w:i/>
                <w:sz w:val="16"/>
                <w:szCs w:val="16"/>
                <w:lang w:val="en-US" w:eastAsia="ko-KR"/>
              </w:rPr>
              <w:t>sl-NumSubchannel</w:t>
            </w:r>
          </w:p>
        </w:tc>
      </w:tr>
      <w:tr w:rsidR="00002F83" w:rsidRPr="00F5229E" w14:paraId="326ECF41" w14:textId="77777777" w:rsidTr="001A7C80">
        <w:trPr>
          <w:jc w:val="center"/>
        </w:trPr>
        <w:tc>
          <w:tcPr>
            <w:tcW w:w="2099" w:type="dxa"/>
            <w:shd w:val="clear" w:color="auto" w:fill="auto"/>
          </w:tcPr>
          <w:p w14:paraId="5CFC22ED" w14:textId="77777777" w:rsidR="00002F83" w:rsidRPr="00F5229E" w:rsidRDefault="00002F83" w:rsidP="001A7C80">
            <w:pPr>
              <w:jc w:val="both"/>
              <w:rPr>
                <w:rFonts w:ascii="Arial" w:eastAsia="Gulim" w:hAnsi="Arial" w:cs="Arial"/>
                <w:sz w:val="16"/>
                <w:szCs w:val="16"/>
                <w:lang w:val="en-US" w:eastAsia="ko-KR"/>
              </w:rPr>
            </w:pPr>
            <w:r w:rsidRPr="00F5229E">
              <w:rPr>
                <w:rFonts w:ascii="Arial" w:eastAsia="Gulim" w:hAnsi="Arial" w:cs="Arial"/>
                <w:sz w:val="16"/>
                <w:szCs w:val="16"/>
                <w:lang w:val="en-US" w:eastAsia="ko-KR"/>
              </w:rPr>
              <w:t>(FFS) Actual number of resource combination</w:t>
            </w:r>
          </w:p>
        </w:tc>
        <w:tc>
          <w:tcPr>
            <w:tcW w:w="7166" w:type="dxa"/>
            <w:shd w:val="clear" w:color="auto" w:fill="auto"/>
          </w:tcPr>
          <w:p w14:paraId="2F4ADC3B" w14:textId="590E3393" w:rsidR="00002F83" w:rsidRPr="00F5229E" w:rsidRDefault="00002F83" w:rsidP="001A7C80">
            <w:pPr>
              <w:jc w:val="both"/>
              <w:rPr>
                <w:rFonts w:ascii="Arial" w:eastAsia="Gulim" w:hAnsi="Arial" w:cs="Arial"/>
                <w:sz w:val="16"/>
                <w:szCs w:val="16"/>
              </w:rPr>
            </w:pPr>
            <w:r w:rsidRPr="00F5229E">
              <w:rPr>
                <w:rFonts w:ascii="Arial" w:eastAsia="Gulim" w:hAnsi="Arial" w:cs="Arial"/>
                <w:sz w:val="16"/>
                <w:szCs w:val="16"/>
              </w:rPr>
              <w:t xml:space="preserve">1 </w:t>
            </w:r>
          </w:p>
          <w:p w14:paraId="65EF8FDC" w14:textId="77777777" w:rsidR="00002F83" w:rsidRPr="00F5229E" w:rsidRDefault="00002F83" w:rsidP="001A7C80">
            <w:pPr>
              <w:jc w:val="both"/>
              <w:rPr>
                <w:rFonts w:ascii="Arial" w:eastAsia="Gulim" w:hAnsi="Arial" w:cs="Arial"/>
                <w:b/>
                <w:color w:val="FF0000"/>
                <w:sz w:val="16"/>
                <w:szCs w:val="16"/>
              </w:rPr>
            </w:pPr>
            <w:r w:rsidRPr="00F5229E">
              <w:rPr>
                <w:rFonts w:ascii="Arial" w:eastAsia="Gulim" w:hAnsi="Arial" w:cs="Arial"/>
                <w:b/>
                <w:color w:val="FF0000"/>
                <w:sz w:val="16"/>
                <w:szCs w:val="16"/>
              </w:rPr>
              <w:t xml:space="preserve">Note: Support of this field is to be concluded by Feb 28. </w:t>
            </w:r>
          </w:p>
        </w:tc>
      </w:tr>
    </w:tbl>
    <w:p w14:paraId="6011AC68" w14:textId="77777777" w:rsidR="00002F83" w:rsidRPr="00F5229E" w:rsidRDefault="00002F83" w:rsidP="00002F83">
      <w:pPr>
        <w:jc w:val="both"/>
        <w:rPr>
          <w:bCs/>
        </w:rPr>
      </w:pPr>
    </w:p>
    <w:p w14:paraId="210FE9AD" w14:textId="77777777" w:rsidR="00002F83" w:rsidRPr="00F5229E" w:rsidRDefault="00002F83" w:rsidP="00002F83">
      <w:pPr>
        <w:jc w:val="both"/>
        <w:rPr>
          <w:rFonts w:eastAsia="Gulim" w:cs="Times"/>
          <w:bCs/>
          <w:szCs w:val="22"/>
          <w:highlight w:val="green"/>
          <w:lang w:val="en-US" w:eastAsia="ko-KR"/>
        </w:rPr>
      </w:pPr>
      <w:r w:rsidRPr="00F5229E">
        <w:rPr>
          <w:rFonts w:eastAsia="Gulim" w:cs="Times"/>
          <w:bCs/>
          <w:szCs w:val="22"/>
          <w:highlight w:val="green"/>
          <w:lang w:val="en-US" w:eastAsia="ko-KR"/>
        </w:rPr>
        <w:t>Agreement</w:t>
      </w:r>
    </w:p>
    <w:p w14:paraId="7A8447CB" w14:textId="77777777" w:rsidR="00002F83" w:rsidRPr="00595069" w:rsidRDefault="00002F83" w:rsidP="00002F83">
      <w:pPr>
        <w:overflowPunct w:val="0"/>
        <w:jc w:val="both"/>
        <w:rPr>
          <w:rFonts w:eastAsia="Gulim" w:cs="Times"/>
          <w:szCs w:val="22"/>
          <w:lang w:val="en-US" w:eastAsia="ko-KR"/>
        </w:rPr>
      </w:pPr>
      <w:r w:rsidRPr="00595069">
        <w:rPr>
          <w:rFonts w:eastAsia="Gulim" w:cs="Times"/>
          <w:szCs w:val="22"/>
          <w:lang w:val="en-US" w:eastAsia="ko-KR"/>
        </w:rPr>
        <w:t>For Scheme 1, each bit field size of a SCI format 2-C for an explicit request for inter-UE coordination informati</w:t>
      </w:r>
      <w:r>
        <w:rPr>
          <w:rFonts w:eastAsia="Gulim" w:cs="Times"/>
          <w:szCs w:val="22"/>
          <w:lang w:val="en-US" w:eastAsia="ko-KR"/>
        </w:rPr>
        <w:t>on is given by following table: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8"/>
        <w:gridCol w:w="6679"/>
      </w:tblGrid>
      <w:tr w:rsidR="00002F83" w:rsidRPr="00F5229E" w14:paraId="052DA4CA" w14:textId="77777777" w:rsidTr="00F5229E">
        <w:trPr>
          <w:jc w:val="center"/>
        </w:trPr>
        <w:tc>
          <w:tcPr>
            <w:tcW w:w="2388" w:type="dxa"/>
            <w:shd w:val="clear" w:color="auto" w:fill="auto"/>
          </w:tcPr>
          <w:p w14:paraId="3FC32E8F" w14:textId="77777777" w:rsidR="00002F83" w:rsidRPr="00F5229E" w:rsidRDefault="00002F83" w:rsidP="001A7C80">
            <w:pPr>
              <w:jc w:val="both"/>
              <w:rPr>
                <w:rFonts w:ascii="Arial" w:eastAsia="Gulim" w:hAnsi="Arial" w:cs="Arial"/>
                <w:b/>
                <w:sz w:val="16"/>
                <w:szCs w:val="16"/>
                <w:lang w:val="en-US" w:eastAsia="ko-KR"/>
              </w:rPr>
            </w:pPr>
            <w:r w:rsidRPr="00F5229E">
              <w:rPr>
                <w:rFonts w:ascii="Arial" w:eastAsia="Gulim" w:hAnsi="Arial" w:cs="Arial"/>
                <w:b/>
                <w:sz w:val="16"/>
                <w:szCs w:val="16"/>
                <w:lang w:val="en-US" w:eastAsia="ko-KR"/>
              </w:rPr>
              <w:t>Field name</w:t>
            </w:r>
          </w:p>
        </w:tc>
        <w:tc>
          <w:tcPr>
            <w:tcW w:w="6679" w:type="dxa"/>
            <w:shd w:val="clear" w:color="auto" w:fill="auto"/>
          </w:tcPr>
          <w:p w14:paraId="3DDDE882" w14:textId="77777777" w:rsidR="00002F83" w:rsidRPr="00F5229E" w:rsidRDefault="00002F83" w:rsidP="001A7C80">
            <w:pPr>
              <w:jc w:val="both"/>
              <w:rPr>
                <w:rFonts w:ascii="Arial" w:eastAsia="Gulim" w:hAnsi="Arial" w:cs="Arial"/>
                <w:b/>
                <w:sz w:val="16"/>
                <w:szCs w:val="16"/>
                <w:lang w:val="en-US" w:eastAsia="ko-KR"/>
              </w:rPr>
            </w:pPr>
            <w:r w:rsidRPr="00F5229E">
              <w:rPr>
                <w:rFonts w:ascii="Arial" w:eastAsia="Gulim" w:hAnsi="Arial" w:cs="Arial"/>
                <w:b/>
                <w:sz w:val="16"/>
                <w:szCs w:val="16"/>
                <w:lang w:val="en-US" w:eastAsia="ko-KR"/>
              </w:rPr>
              <w:t>Field size (in bits)</w:t>
            </w:r>
          </w:p>
        </w:tc>
      </w:tr>
      <w:tr w:rsidR="00002F83" w:rsidRPr="00F5229E" w14:paraId="277DD9D2" w14:textId="77777777" w:rsidTr="00F5229E">
        <w:trPr>
          <w:jc w:val="center"/>
        </w:trPr>
        <w:tc>
          <w:tcPr>
            <w:tcW w:w="2388" w:type="dxa"/>
            <w:shd w:val="clear" w:color="auto" w:fill="auto"/>
          </w:tcPr>
          <w:p w14:paraId="43177987" w14:textId="77777777" w:rsidR="00002F83" w:rsidRPr="00F5229E" w:rsidRDefault="00002F83" w:rsidP="001A7C80">
            <w:pPr>
              <w:jc w:val="both"/>
              <w:rPr>
                <w:rFonts w:ascii="Arial" w:eastAsia="Gulim" w:hAnsi="Arial" w:cs="Arial"/>
                <w:sz w:val="16"/>
                <w:szCs w:val="16"/>
                <w:lang w:val="en-US" w:eastAsia="ko-KR"/>
              </w:rPr>
            </w:pPr>
            <w:r w:rsidRPr="00F5229E">
              <w:rPr>
                <w:rFonts w:ascii="Arial" w:eastAsia="Gulim" w:hAnsi="Arial" w:cs="Arial"/>
                <w:sz w:val="16"/>
                <w:szCs w:val="16"/>
                <w:lang w:val="en-US" w:eastAsia="ko-KR"/>
              </w:rPr>
              <w:t>Providing/requesting indicator</w:t>
            </w:r>
          </w:p>
        </w:tc>
        <w:tc>
          <w:tcPr>
            <w:tcW w:w="6679" w:type="dxa"/>
            <w:shd w:val="clear" w:color="auto" w:fill="auto"/>
          </w:tcPr>
          <w:p w14:paraId="769E06F5" w14:textId="77777777" w:rsidR="00002F83" w:rsidRPr="00F5229E" w:rsidRDefault="00002F83" w:rsidP="001A7C80">
            <w:pPr>
              <w:jc w:val="both"/>
              <w:rPr>
                <w:rFonts w:ascii="Arial" w:eastAsia="Gulim" w:hAnsi="Arial" w:cs="Arial"/>
                <w:sz w:val="16"/>
                <w:szCs w:val="16"/>
                <w:lang w:val="en-US" w:eastAsia="ko-KR"/>
              </w:rPr>
            </w:pPr>
            <w:r w:rsidRPr="00F5229E">
              <w:rPr>
                <w:rFonts w:ascii="Arial" w:eastAsia="Gulim" w:hAnsi="Arial" w:cs="Arial"/>
                <w:sz w:val="16"/>
                <w:szCs w:val="16"/>
                <w:lang w:val="en-US" w:eastAsia="ko-KR"/>
              </w:rPr>
              <w:t>1</w:t>
            </w:r>
          </w:p>
        </w:tc>
      </w:tr>
      <w:tr w:rsidR="00002F83" w:rsidRPr="00F5229E" w14:paraId="5659E8B4" w14:textId="77777777" w:rsidTr="00F5229E">
        <w:trPr>
          <w:jc w:val="center"/>
        </w:trPr>
        <w:tc>
          <w:tcPr>
            <w:tcW w:w="2388" w:type="dxa"/>
            <w:shd w:val="clear" w:color="auto" w:fill="auto"/>
          </w:tcPr>
          <w:p w14:paraId="221A07A9" w14:textId="77777777" w:rsidR="00002F83" w:rsidRPr="00F5229E" w:rsidRDefault="00002F83" w:rsidP="001A7C80">
            <w:pPr>
              <w:jc w:val="both"/>
              <w:rPr>
                <w:rFonts w:ascii="Arial" w:eastAsia="Gulim" w:hAnsi="Arial" w:cs="Arial"/>
                <w:sz w:val="16"/>
                <w:szCs w:val="16"/>
                <w:lang w:val="en-US" w:eastAsia="ko-KR"/>
              </w:rPr>
            </w:pPr>
            <w:r w:rsidRPr="00F5229E">
              <w:rPr>
                <w:rFonts w:ascii="Arial" w:eastAsia="Gulim" w:hAnsi="Arial" w:cs="Arial"/>
                <w:sz w:val="16"/>
                <w:szCs w:val="16"/>
                <w:lang w:val="en-US" w:eastAsia="ko-KR"/>
              </w:rPr>
              <w:t>Priority</w:t>
            </w:r>
          </w:p>
        </w:tc>
        <w:tc>
          <w:tcPr>
            <w:tcW w:w="6679" w:type="dxa"/>
            <w:shd w:val="clear" w:color="auto" w:fill="auto"/>
          </w:tcPr>
          <w:p w14:paraId="5BA4A4FA" w14:textId="77777777" w:rsidR="00002F83" w:rsidRPr="00F5229E" w:rsidRDefault="00002F83" w:rsidP="001A7C80">
            <w:pPr>
              <w:jc w:val="both"/>
              <w:rPr>
                <w:rFonts w:ascii="Arial" w:eastAsia="Gulim" w:hAnsi="Arial" w:cs="Arial"/>
                <w:sz w:val="16"/>
                <w:szCs w:val="16"/>
                <w:lang w:eastAsia="ko-KR"/>
              </w:rPr>
            </w:pPr>
            <w:r w:rsidRPr="00F5229E">
              <w:rPr>
                <w:rFonts w:ascii="Arial" w:eastAsia="Gulim" w:hAnsi="Arial" w:cs="Arial"/>
                <w:sz w:val="16"/>
                <w:szCs w:val="16"/>
                <w:lang w:eastAsia="ko-KR"/>
              </w:rPr>
              <w:t>3</w:t>
            </w:r>
          </w:p>
        </w:tc>
      </w:tr>
      <w:tr w:rsidR="00002F83" w:rsidRPr="00F5229E" w14:paraId="6BF0DE68" w14:textId="77777777" w:rsidTr="00F5229E">
        <w:trPr>
          <w:jc w:val="center"/>
        </w:trPr>
        <w:tc>
          <w:tcPr>
            <w:tcW w:w="2388" w:type="dxa"/>
            <w:shd w:val="clear" w:color="auto" w:fill="auto"/>
          </w:tcPr>
          <w:p w14:paraId="52413215" w14:textId="77777777" w:rsidR="00002F83" w:rsidRPr="00F5229E" w:rsidRDefault="00002F83" w:rsidP="001A7C80">
            <w:pPr>
              <w:jc w:val="both"/>
              <w:rPr>
                <w:rFonts w:ascii="Arial" w:eastAsia="Gulim" w:hAnsi="Arial" w:cs="Arial"/>
                <w:sz w:val="16"/>
                <w:szCs w:val="16"/>
                <w:lang w:val="en-US" w:eastAsia="ko-KR"/>
              </w:rPr>
            </w:pPr>
            <w:r w:rsidRPr="00F5229E">
              <w:rPr>
                <w:rFonts w:ascii="Arial" w:eastAsia="Gulim" w:hAnsi="Arial" w:cs="Arial"/>
                <w:sz w:val="16"/>
                <w:szCs w:val="16"/>
                <w:lang w:val="en-US" w:eastAsia="ko-KR"/>
              </w:rPr>
              <w:t>Number of subchannels</w:t>
            </w:r>
          </w:p>
        </w:tc>
        <w:tc>
          <w:tcPr>
            <w:tcW w:w="6679" w:type="dxa"/>
            <w:shd w:val="clear" w:color="auto" w:fill="auto"/>
          </w:tcPr>
          <w:p w14:paraId="2A2B30AA" w14:textId="53DD4585" w:rsidR="00002F83" w:rsidRPr="00F5229E" w:rsidRDefault="002328C4" w:rsidP="00F5229E">
            <w:pPr>
              <w:jc w:val="both"/>
              <w:rPr>
                <w:rFonts w:ascii="Arial" w:eastAsia="Gulim" w:hAnsi="Arial" w:cs="Arial"/>
                <w:sz w:val="16"/>
                <w:szCs w:val="16"/>
                <w:lang w:eastAsia="ko-KR"/>
              </w:rPr>
            </w:pPr>
            <m:oMathPara>
              <m:oMathParaPr>
                <m:jc m:val="left"/>
              </m:oMathParaPr>
              <m:oMath>
                <m:d>
                  <m:dPr>
                    <m:begChr m:val="⌈"/>
                    <m:endChr m:val="⌉"/>
                    <m:ctrlPr>
                      <w:rPr>
                        <w:rFonts w:ascii="Cambria Math" w:eastAsia="Gulim" w:hAnsi="Cambria Math" w:cs="Arial"/>
                        <w:sz w:val="16"/>
                        <w:szCs w:val="16"/>
                        <w:lang w:eastAsia="ko-KR"/>
                      </w:rPr>
                    </m:ctrlPr>
                  </m:dPr>
                  <m:e>
                    <m:sSub>
                      <m:sSubPr>
                        <m:ctrlPr>
                          <w:rPr>
                            <w:rFonts w:ascii="Cambria Math" w:eastAsia="Gulim" w:hAnsi="Cambria Math" w:cs="Arial"/>
                            <w:sz w:val="16"/>
                            <w:szCs w:val="16"/>
                            <w:lang w:eastAsia="ko-KR"/>
                          </w:rPr>
                        </m:ctrlPr>
                      </m:sSubPr>
                      <m:e>
                        <m:r>
                          <m:rPr>
                            <m:nor/>
                          </m:rPr>
                          <w:rPr>
                            <w:rFonts w:ascii="Arial" w:eastAsia="Gulim" w:hAnsi="Arial" w:cs="Arial"/>
                            <w:sz w:val="16"/>
                            <w:szCs w:val="16"/>
                            <w:lang w:eastAsia="ko-KR"/>
                          </w:rPr>
                          <m:t>log</m:t>
                        </m:r>
                      </m:e>
                      <m:sub>
                        <m:r>
                          <m:rPr>
                            <m:nor/>
                          </m:rPr>
                          <w:rPr>
                            <w:rFonts w:ascii="Arial" w:eastAsia="Gulim" w:hAnsi="Arial" w:cs="Arial"/>
                            <w:sz w:val="16"/>
                            <w:szCs w:val="16"/>
                            <w:lang w:eastAsia="ko-KR"/>
                          </w:rPr>
                          <m:t>2</m:t>
                        </m:r>
                      </m:sub>
                    </m:sSub>
                    <m:r>
                      <m:rPr>
                        <m:nor/>
                      </m:rPr>
                      <w:rPr>
                        <w:rFonts w:ascii="Arial" w:eastAsia="Gulim" w:hAnsi="Arial" w:cs="Arial"/>
                        <w:sz w:val="16"/>
                        <w:szCs w:val="16"/>
                        <w:lang w:eastAsia="ko-KR"/>
                      </w:rPr>
                      <m:t>(</m:t>
                    </m:r>
                    <m:sSubSup>
                      <m:sSubSupPr>
                        <m:ctrlPr>
                          <w:rPr>
                            <w:rFonts w:ascii="Cambria Math" w:eastAsia="Gulim" w:hAnsi="Cambria Math" w:cs="Arial"/>
                            <w:sz w:val="16"/>
                            <w:szCs w:val="16"/>
                            <w:lang w:eastAsia="ko-KR"/>
                          </w:rPr>
                        </m:ctrlPr>
                      </m:sSubSupPr>
                      <m:e>
                        <m:r>
                          <m:rPr>
                            <m:nor/>
                          </m:rPr>
                          <w:rPr>
                            <w:rFonts w:ascii="Arial" w:eastAsia="Gulim" w:hAnsi="Arial" w:cs="Arial"/>
                            <w:sz w:val="16"/>
                            <w:szCs w:val="16"/>
                            <w:lang w:eastAsia="ko-KR"/>
                          </w:rPr>
                          <m:t>N</m:t>
                        </m:r>
                      </m:e>
                      <m:sub>
                        <m:r>
                          <m:rPr>
                            <m:nor/>
                          </m:rPr>
                          <w:rPr>
                            <w:rFonts w:ascii="Arial" w:eastAsia="Gulim" w:hAnsi="Arial" w:cs="Arial"/>
                            <w:sz w:val="16"/>
                            <w:szCs w:val="16"/>
                            <w:lang w:eastAsia="ko-KR"/>
                          </w:rPr>
                          <m:t xml:space="preserve"> subChannel</m:t>
                        </m:r>
                      </m:sub>
                      <m:sup>
                        <m:r>
                          <m:rPr>
                            <m:nor/>
                          </m:rPr>
                          <w:rPr>
                            <w:rFonts w:ascii="Arial" w:eastAsia="Gulim" w:hAnsi="Arial" w:cs="Arial"/>
                            <w:sz w:val="16"/>
                            <w:szCs w:val="16"/>
                            <w:lang w:eastAsia="ko-KR"/>
                          </w:rPr>
                          <m:t xml:space="preserve"> SL</m:t>
                        </m:r>
                      </m:sup>
                    </m:sSubSup>
                    <m:r>
                      <m:rPr>
                        <m:nor/>
                      </m:rPr>
                      <w:rPr>
                        <w:rFonts w:ascii="Arial" w:eastAsia="Gulim" w:hAnsi="Arial" w:cs="Arial"/>
                        <w:sz w:val="16"/>
                        <w:szCs w:val="16"/>
                        <w:lang w:eastAsia="ko-KR"/>
                      </w:rPr>
                      <m:t>)</m:t>
                    </m:r>
                  </m:e>
                </m:d>
              </m:oMath>
            </m:oMathPara>
          </w:p>
          <w:p w14:paraId="72456998" w14:textId="5C45A448" w:rsidR="00002F83" w:rsidRPr="00F5229E" w:rsidRDefault="00002F83" w:rsidP="00F5229E">
            <w:pPr>
              <w:jc w:val="both"/>
              <w:rPr>
                <w:rFonts w:ascii="Arial" w:eastAsia="Gulim" w:hAnsi="Arial" w:cs="Arial"/>
                <w:sz w:val="16"/>
                <w:szCs w:val="16"/>
                <w:lang w:eastAsia="ko-KR"/>
              </w:rPr>
            </w:pPr>
            <w:r w:rsidRPr="00F5229E">
              <w:rPr>
                <w:rFonts w:ascii="Arial" w:eastAsia="Gulim" w:hAnsi="Arial" w:cs="Arial"/>
                <w:sz w:val="16"/>
                <w:szCs w:val="16"/>
                <w:lang w:eastAsia="ko-KR"/>
              </w:rPr>
              <w:t xml:space="preserve">Where </w:t>
            </w:r>
            <m:oMath>
              <m:sSubSup>
                <m:sSubSupPr>
                  <m:ctrlPr>
                    <w:rPr>
                      <w:rFonts w:ascii="Cambria Math" w:eastAsia="Gulim" w:hAnsi="Cambria Math" w:cs="Arial"/>
                      <w:sz w:val="16"/>
                      <w:szCs w:val="16"/>
                      <w:lang w:eastAsia="ko-KR"/>
                    </w:rPr>
                  </m:ctrlPr>
                </m:sSubSupPr>
                <m:e>
                  <m:r>
                    <m:rPr>
                      <m:nor/>
                    </m:rPr>
                    <w:rPr>
                      <w:rFonts w:ascii="Arial" w:eastAsia="Gulim" w:hAnsi="Arial" w:cs="Arial"/>
                      <w:sz w:val="16"/>
                      <w:szCs w:val="16"/>
                      <w:lang w:eastAsia="ko-KR"/>
                    </w:rPr>
                    <m:t>N</m:t>
                  </m:r>
                </m:e>
                <m:sub>
                  <m:r>
                    <m:rPr>
                      <m:nor/>
                    </m:rPr>
                    <w:rPr>
                      <w:rFonts w:ascii="Arial" w:eastAsia="Gulim" w:hAnsi="Arial" w:cs="Arial"/>
                      <w:sz w:val="16"/>
                      <w:szCs w:val="16"/>
                      <w:lang w:eastAsia="ko-KR"/>
                    </w:rPr>
                    <m:t xml:space="preserve"> subChannel</m:t>
                  </m:r>
                </m:sub>
                <m:sup>
                  <m:r>
                    <m:rPr>
                      <m:nor/>
                    </m:rPr>
                    <w:rPr>
                      <w:rFonts w:ascii="Arial" w:eastAsia="Gulim" w:hAnsi="Arial" w:cs="Arial"/>
                      <w:sz w:val="16"/>
                      <w:szCs w:val="16"/>
                      <w:lang w:eastAsia="ko-KR"/>
                    </w:rPr>
                    <m:t xml:space="preserve"> SL</m:t>
                  </m:r>
                </m:sup>
              </m:sSubSup>
            </m:oMath>
            <w:r w:rsidRPr="00F5229E">
              <w:rPr>
                <w:rFonts w:ascii="Arial" w:eastAsia="Gulim" w:hAnsi="Arial" w:cs="Arial"/>
                <w:sz w:val="16"/>
                <w:szCs w:val="16"/>
                <w:lang w:eastAsia="ko-KR"/>
              </w:rPr>
              <w:t xml:space="preserve"> is provided by the higher layer </w:t>
            </w:r>
            <w:r w:rsidRPr="00F5229E">
              <w:rPr>
                <w:rFonts w:ascii="Arial" w:eastAsia="Gulim" w:hAnsi="Arial" w:cs="Arial"/>
                <w:i/>
                <w:sz w:val="16"/>
                <w:szCs w:val="16"/>
                <w:lang w:eastAsia="ko-KR"/>
              </w:rPr>
              <w:t>parameter sl-NumSubchannel</w:t>
            </w:r>
          </w:p>
        </w:tc>
      </w:tr>
      <w:tr w:rsidR="00002F83" w:rsidRPr="00F5229E" w14:paraId="770795AF" w14:textId="77777777" w:rsidTr="00F5229E">
        <w:trPr>
          <w:jc w:val="center"/>
        </w:trPr>
        <w:tc>
          <w:tcPr>
            <w:tcW w:w="2388" w:type="dxa"/>
            <w:shd w:val="clear" w:color="auto" w:fill="auto"/>
          </w:tcPr>
          <w:p w14:paraId="12913518" w14:textId="77777777" w:rsidR="00002F83" w:rsidRPr="00F5229E" w:rsidRDefault="00002F83" w:rsidP="001A7C80">
            <w:pPr>
              <w:jc w:val="both"/>
              <w:rPr>
                <w:rFonts w:ascii="Arial" w:eastAsia="Gulim" w:hAnsi="Arial" w:cs="Arial"/>
                <w:sz w:val="16"/>
                <w:szCs w:val="16"/>
                <w:lang w:val="en-US" w:eastAsia="ko-KR"/>
              </w:rPr>
            </w:pPr>
            <w:r w:rsidRPr="00F5229E">
              <w:rPr>
                <w:rFonts w:ascii="Arial" w:eastAsia="Gulim" w:hAnsi="Arial" w:cs="Arial"/>
                <w:sz w:val="16"/>
                <w:szCs w:val="16"/>
                <w:lang w:val="en-US" w:eastAsia="ko-KR"/>
              </w:rPr>
              <w:t>Resource reservation period</w:t>
            </w:r>
          </w:p>
        </w:tc>
        <w:tc>
          <w:tcPr>
            <w:tcW w:w="6679" w:type="dxa"/>
            <w:shd w:val="clear" w:color="auto" w:fill="auto"/>
          </w:tcPr>
          <w:p w14:paraId="67AE9031" w14:textId="1C6A6F7A" w:rsidR="00002F83" w:rsidRPr="00F5229E" w:rsidRDefault="00002F83" w:rsidP="001A7C80">
            <w:pPr>
              <w:jc w:val="both"/>
              <w:rPr>
                <w:rFonts w:ascii="Arial" w:eastAsia="Gulim" w:hAnsi="Arial" w:cs="Arial"/>
                <w:sz w:val="16"/>
                <w:szCs w:val="16"/>
                <w:lang w:eastAsia="ko-KR"/>
              </w:rPr>
            </w:pPr>
            <m:oMathPara>
              <m:oMathParaPr>
                <m:jc m:val="left"/>
              </m:oMathParaPr>
              <m:oMath>
                <m:r>
                  <m:rPr>
                    <m:sty m:val="p"/>
                  </m:rPr>
                  <w:rPr>
                    <w:rFonts w:ascii="Cambria Math" w:eastAsia="Gulim" w:hAnsi="Cambria Math" w:cs="Arial"/>
                    <w:sz w:val="16"/>
                    <w:szCs w:val="16"/>
                    <w:lang w:eastAsia="ko-KR"/>
                  </w:rPr>
                  <m:t>Y</m:t>
                </m:r>
              </m:oMath>
            </m:oMathPara>
          </w:p>
          <w:p w14:paraId="296DDEC3" w14:textId="11480D7E" w:rsidR="00002F83" w:rsidRPr="00F5229E" w:rsidRDefault="00002F83" w:rsidP="001A7C80">
            <w:pPr>
              <w:jc w:val="both"/>
              <w:rPr>
                <w:rFonts w:ascii="Arial" w:eastAsia="Gulim" w:hAnsi="Arial" w:cs="Arial"/>
                <w:sz w:val="16"/>
                <w:szCs w:val="16"/>
                <w:lang w:eastAsia="ko-KR"/>
              </w:rPr>
            </w:pPr>
            <w:r w:rsidRPr="00F5229E">
              <w:rPr>
                <w:rFonts w:ascii="Arial" w:eastAsia="Gulim" w:hAnsi="Arial" w:cs="Arial"/>
                <w:sz w:val="16"/>
                <w:szCs w:val="16"/>
                <w:lang w:eastAsia="ko-KR"/>
              </w:rPr>
              <w:t xml:space="preserve">Where </w:t>
            </w:r>
            <m:oMath>
              <m:r>
                <w:rPr>
                  <w:rFonts w:ascii="Cambria Math" w:eastAsia="Gulim" w:hAnsi="Cambria Math" w:cs="Arial"/>
                  <w:sz w:val="16"/>
                  <w:szCs w:val="16"/>
                  <w:lang w:val="en-US" w:eastAsia="ko-KR"/>
                </w:rPr>
                <m:t>Y=</m:t>
              </m:r>
              <m:d>
                <m:dPr>
                  <m:begChr m:val="⌈"/>
                  <m:endChr m:val="⌉"/>
                  <m:ctrlPr>
                    <w:rPr>
                      <w:rFonts w:ascii="Cambria Math" w:eastAsia="Gulim" w:hAnsi="Cambria Math" w:cs="Arial"/>
                      <w:sz w:val="16"/>
                      <w:szCs w:val="16"/>
                      <w:lang w:val="en-US" w:eastAsia="ko-KR"/>
                    </w:rPr>
                  </m:ctrlPr>
                </m:dPr>
                <m:e>
                  <m:func>
                    <m:funcPr>
                      <m:ctrlPr>
                        <w:rPr>
                          <w:rFonts w:ascii="Cambria Math" w:eastAsia="Gulim" w:hAnsi="Cambria Math" w:cs="Arial"/>
                          <w:sz w:val="16"/>
                          <w:szCs w:val="16"/>
                          <w:lang w:val="en-US" w:eastAsia="ko-KR"/>
                        </w:rPr>
                      </m:ctrlPr>
                    </m:funcPr>
                    <m:fName>
                      <m:sSub>
                        <m:sSubPr>
                          <m:ctrlPr>
                            <w:rPr>
                              <w:rFonts w:ascii="Cambria Math" w:eastAsia="Gulim" w:hAnsi="Cambria Math" w:cs="Arial"/>
                              <w:sz w:val="16"/>
                              <w:szCs w:val="16"/>
                              <w:lang w:val="en-US" w:eastAsia="ko-KR"/>
                            </w:rPr>
                          </m:ctrlPr>
                        </m:sSubPr>
                        <m:e>
                          <m:r>
                            <m:rPr>
                              <m:sty m:val="p"/>
                            </m:rPr>
                            <w:rPr>
                              <w:rFonts w:ascii="Cambria Math" w:eastAsia="Gulim" w:hAnsi="Cambria Math" w:cs="Arial"/>
                              <w:sz w:val="16"/>
                              <w:szCs w:val="16"/>
                              <w:lang w:val="en-US" w:eastAsia="ko-KR"/>
                            </w:rPr>
                            <m:t>log</m:t>
                          </m:r>
                        </m:e>
                        <m:sub>
                          <m:r>
                            <m:rPr>
                              <m:sty m:val="p"/>
                            </m:rPr>
                            <w:rPr>
                              <w:rFonts w:ascii="Cambria Math" w:eastAsia="Gulim" w:hAnsi="Cambria Math" w:cs="Arial"/>
                              <w:sz w:val="16"/>
                              <w:szCs w:val="16"/>
                              <w:lang w:val="en-US" w:eastAsia="ko-KR"/>
                            </w:rPr>
                            <m:t>2</m:t>
                          </m:r>
                        </m:sub>
                      </m:sSub>
                    </m:fName>
                    <m:e>
                      <m:sSub>
                        <m:sSubPr>
                          <m:ctrlPr>
                            <w:rPr>
                              <w:rFonts w:ascii="Cambria Math" w:eastAsia="Gulim" w:hAnsi="Cambria Math" w:cs="Arial"/>
                              <w:sz w:val="16"/>
                              <w:szCs w:val="16"/>
                              <w:lang w:val="en-US" w:eastAsia="ko-KR"/>
                            </w:rPr>
                          </m:ctrlPr>
                        </m:sSubPr>
                        <m:e>
                          <m:r>
                            <m:rPr>
                              <m:sty m:val="p"/>
                            </m:rPr>
                            <w:rPr>
                              <w:rFonts w:ascii="Cambria Math" w:eastAsia="Gulim" w:hAnsi="Cambria Math" w:cs="Arial"/>
                              <w:sz w:val="16"/>
                              <w:szCs w:val="16"/>
                              <w:lang w:val="en-US" w:eastAsia="ko-KR"/>
                            </w:rPr>
                            <m:t>N</m:t>
                          </m:r>
                        </m:e>
                        <m:sub>
                          <m:r>
                            <m:rPr>
                              <m:sty m:val="p"/>
                            </m:rPr>
                            <w:rPr>
                              <w:rFonts w:ascii="Cambria Math" w:eastAsia="Gulim" w:hAnsi="Cambria Math" w:cs="Arial"/>
                              <w:sz w:val="16"/>
                              <w:szCs w:val="16"/>
                              <w:lang w:val="en-US" w:eastAsia="ko-KR"/>
                            </w:rPr>
                            <w:softHyphen/>
                            <m:t>rsv_period</m:t>
                          </m:r>
                        </m:sub>
                      </m:sSub>
                    </m:e>
                  </m:func>
                </m:e>
              </m:d>
            </m:oMath>
            <w:r w:rsidRPr="00F5229E">
              <w:rPr>
                <w:rFonts w:ascii="Arial" w:eastAsia="Gulim" w:hAnsi="Arial" w:cs="Arial"/>
                <w:sz w:val="16"/>
                <w:szCs w:val="16"/>
                <w:lang w:val="en-US" w:eastAsia="ko-KR"/>
              </w:rPr>
              <w:t xml:space="preserve">with that </w:t>
            </w:r>
            <m:oMath>
              <m:sSub>
                <m:sSubPr>
                  <m:ctrlPr>
                    <w:rPr>
                      <w:rFonts w:ascii="Cambria Math" w:eastAsia="Gulim" w:hAnsi="Cambria Math" w:cs="Arial"/>
                      <w:sz w:val="16"/>
                      <w:szCs w:val="16"/>
                      <w:lang w:val="en-US" w:eastAsia="ko-KR"/>
                    </w:rPr>
                  </m:ctrlPr>
                </m:sSubPr>
                <m:e>
                  <m:r>
                    <m:rPr>
                      <m:sty m:val="p"/>
                    </m:rPr>
                    <w:rPr>
                      <w:rFonts w:ascii="Cambria Math" w:eastAsia="Gulim" w:hAnsi="Cambria Math" w:cs="Arial"/>
                      <w:sz w:val="16"/>
                      <w:szCs w:val="16"/>
                      <w:lang w:val="en-US" w:eastAsia="ko-KR"/>
                    </w:rPr>
                    <m:t>N</m:t>
                  </m:r>
                </m:e>
                <m:sub>
                  <m:r>
                    <m:rPr>
                      <m:sty m:val="p"/>
                    </m:rPr>
                    <w:rPr>
                      <w:rFonts w:ascii="Cambria Math" w:eastAsia="Gulim" w:hAnsi="Cambria Math" w:cs="Arial"/>
                      <w:sz w:val="16"/>
                      <w:szCs w:val="16"/>
                      <w:lang w:val="en-US" w:eastAsia="ko-KR"/>
                    </w:rPr>
                    <w:softHyphen/>
                    <m:t>rsv_period</m:t>
                  </m:r>
                </m:sub>
              </m:sSub>
            </m:oMath>
            <w:r w:rsidRPr="00F5229E">
              <w:rPr>
                <w:rFonts w:ascii="Arial" w:eastAsia="Gulim" w:hAnsi="Arial" w:cs="Arial"/>
                <w:sz w:val="16"/>
                <w:szCs w:val="16"/>
                <w:lang w:val="en-US" w:eastAsia="ko-KR"/>
              </w:rPr>
              <w:t xml:space="preserve">  is the number of entries in the higher layer parameter </w:t>
            </w:r>
            <w:r w:rsidRPr="00F5229E">
              <w:rPr>
                <w:rFonts w:ascii="Arial" w:eastAsia="Gulim" w:hAnsi="Arial" w:cs="Arial"/>
                <w:i/>
                <w:sz w:val="16"/>
                <w:szCs w:val="16"/>
                <w:lang w:val="en-US" w:eastAsia="ko-KR"/>
              </w:rPr>
              <w:t>sl-ResourceReservePeriodList</w:t>
            </w:r>
            <w:r w:rsidRPr="00F5229E">
              <w:rPr>
                <w:rFonts w:ascii="Arial" w:eastAsia="Gulim" w:hAnsi="Arial" w:cs="Arial"/>
                <w:sz w:val="16"/>
                <w:szCs w:val="16"/>
                <w:lang w:val="en-US" w:eastAsia="ko-KR"/>
              </w:rPr>
              <w:t>, if higher layer parameter sl-</w:t>
            </w:r>
            <w:r w:rsidRPr="00F5229E">
              <w:rPr>
                <w:rFonts w:ascii="Arial" w:eastAsia="Gulim" w:hAnsi="Arial" w:cs="Arial"/>
                <w:i/>
                <w:sz w:val="16"/>
                <w:szCs w:val="16"/>
                <w:lang w:val="en-US" w:eastAsia="ko-KR"/>
              </w:rPr>
              <w:t>MultiReserveResoure</w:t>
            </w:r>
            <w:r w:rsidRPr="00F5229E">
              <w:rPr>
                <w:rFonts w:ascii="Arial" w:eastAsia="Gulim" w:hAnsi="Arial" w:cs="Arial"/>
                <w:sz w:val="16"/>
                <w:szCs w:val="16"/>
                <w:lang w:val="en-US" w:eastAsia="ko-KR"/>
              </w:rPr>
              <w:t xml:space="preserve"> is configured; </w:t>
            </w:r>
            <m:oMath>
              <m:r>
                <w:rPr>
                  <w:rFonts w:ascii="Cambria Math" w:eastAsia="Gulim" w:hAnsi="Cambria Math" w:cs="Arial"/>
                  <w:sz w:val="16"/>
                  <w:szCs w:val="16"/>
                  <w:lang w:val="en-US" w:eastAsia="ko-KR"/>
                </w:rPr>
                <m:t>Y=0</m:t>
              </m:r>
            </m:oMath>
            <w:r w:rsidRPr="00F5229E">
              <w:rPr>
                <w:rFonts w:ascii="Arial" w:eastAsia="Gulim" w:hAnsi="Arial" w:cs="Arial"/>
                <w:sz w:val="16"/>
                <w:szCs w:val="16"/>
                <w:lang w:val="en-US" w:eastAsia="ko-KR"/>
              </w:rPr>
              <w:t xml:space="preserve"> otherwise.</w:t>
            </w:r>
          </w:p>
        </w:tc>
      </w:tr>
      <w:tr w:rsidR="00002F83" w:rsidRPr="00F5229E" w14:paraId="7C907F31" w14:textId="77777777" w:rsidTr="00F5229E">
        <w:trPr>
          <w:jc w:val="center"/>
        </w:trPr>
        <w:tc>
          <w:tcPr>
            <w:tcW w:w="2388" w:type="dxa"/>
            <w:shd w:val="clear" w:color="auto" w:fill="auto"/>
          </w:tcPr>
          <w:p w14:paraId="79065946" w14:textId="77777777" w:rsidR="00002F83" w:rsidRPr="00F5229E" w:rsidRDefault="00002F83" w:rsidP="001A7C80">
            <w:pPr>
              <w:jc w:val="both"/>
              <w:rPr>
                <w:rFonts w:ascii="Arial" w:eastAsia="Gulim" w:hAnsi="Arial" w:cs="Arial"/>
                <w:sz w:val="16"/>
                <w:szCs w:val="16"/>
                <w:lang w:val="en-US" w:eastAsia="ko-KR"/>
              </w:rPr>
            </w:pPr>
            <w:r w:rsidRPr="00F5229E">
              <w:rPr>
                <w:rFonts w:ascii="Arial" w:eastAsia="Gulim" w:hAnsi="Arial" w:cs="Arial"/>
                <w:sz w:val="16"/>
                <w:szCs w:val="16"/>
                <w:lang w:val="en-US" w:eastAsia="ko-KR"/>
              </w:rPr>
              <w:t>Resource selection window location</w:t>
            </w:r>
          </w:p>
        </w:tc>
        <w:tc>
          <w:tcPr>
            <w:tcW w:w="6679" w:type="dxa"/>
            <w:shd w:val="clear" w:color="auto" w:fill="auto"/>
          </w:tcPr>
          <w:p w14:paraId="039BD8A1" w14:textId="1F286EB2" w:rsidR="00002F83" w:rsidRPr="00F5229E" w:rsidRDefault="00002F83" w:rsidP="001A7C80">
            <w:pPr>
              <w:jc w:val="both"/>
              <w:rPr>
                <w:rFonts w:ascii="Arial" w:eastAsia="Gulim" w:hAnsi="Arial" w:cs="Arial"/>
                <w:sz w:val="16"/>
                <w:szCs w:val="16"/>
                <w:lang w:eastAsia="ko-KR"/>
              </w:rPr>
            </w:pPr>
            <m:oMathPara>
              <m:oMathParaPr>
                <m:jc m:val="left"/>
              </m:oMathParaPr>
              <m:oMath>
                <m:r>
                  <m:rPr>
                    <m:sty m:val="p"/>
                  </m:rPr>
                  <w:rPr>
                    <w:rFonts w:ascii="Cambria Math" w:eastAsia="Gulim" w:hAnsi="Cambria Math" w:cs="Arial"/>
                    <w:sz w:val="16"/>
                    <w:szCs w:val="16"/>
                    <w:lang w:eastAsia="ko-KR"/>
                  </w:rPr>
                  <m:t>2</m:t>
                </m:r>
                <m:d>
                  <m:dPr>
                    <m:ctrlPr>
                      <w:rPr>
                        <w:rFonts w:ascii="Cambria Math" w:eastAsia="Gulim" w:hAnsi="Cambria Math" w:cs="Arial"/>
                        <w:sz w:val="16"/>
                        <w:szCs w:val="16"/>
                        <w:lang w:eastAsia="ko-KR"/>
                      </w:rPr>
                    </m:ctrlPr>
                  </m:dPr>
                  <m:e>
                    <m:r>
                      <m:rPr>
                        <m:sty m:val="p"/>
                      </m:rPr>
                      <w:rPr>
                        <w:rFonts w:ascii="Cambria Math" w:eastAsia="Gulim" w:hAnsi="Cambria Math" w:cs="Arial"/>
                        <w:sz w:val="16"/>
                        <w:szCs w:val="16"/>
                        <w:lang w:eastAsia="ko-KR"/>
                      </w:rPr>
                      <m:t>10+</m:t>
                    </m:r>
                    <m:d>
                      <m:dPr>
                        <m:begChr m:val="⌈"/>
                        <m:endChr m:val="⌉"/>
                        <m:ctrlPr>
                          <w:rPr>
                            <w:rFonts w:ascii="Cambria Math" w:eastAsia="Gulim" w:hAnsi="Cambria Math" w:cs="Arial"/>
                            <w:sz w:val="16"/>
                            <w:szCs w:val="16"/>
                            <w:lang w:eastAsia="ko-KR"/>
                          </w:rPr>
                        </m:ctrlPr>
                      </m:dPr>
                      <m:e>
                        <m:sSub>
                          <m:sSubPr>
                            <m:ctrlPr>
                              <w:rPr>
                                <w:rFonts w:ascii="Cambria Math" w:eastAsia="Gulim" w:hAnsi="Cambria Math" w:cs="Arial"/>
                                <w:sz w:val="16"/>
                                <w:szCs w:val="16"/>
                                <w:lang w:eastAsia="ko-KR"/>
                              </w:rPr>
                            </m:ctrlPr>
                          </m:sSubPr>
                          <m:e>
                            <m:r>
                              <m:rPr>
                                <m:nor/>
                              </m:rPr>
                              <w:rPr>
                                <w:rFonts w:ascii="Arial" w:eastAsia="Gulim" w:hAnsi="Arial" w:cs="Arial"/>
                                <w:sz w:val="16"/>
                                <w:szCs w:val="16"/>
                                <w:lang w:eastAsia="ko-KR"/>
                              </w:rPr>
                              <m:t>log</m:t>
                            </m:r>
                          </m:e>
                          <m:sub>
                            <m:r>
                              <m:rPr>
                                <m:nor/>
                              </m:rPr>
                              <w:rPr>
                                <w:rFonts w:ascii="Arial" w:eastAsia="Gulim" w:hAnsi="Arial" w:cs="Arial"/>
                                <w:sz w:val="16"/>
                                <w:szCs w:val="16"/>
                                <w:lang w:eastAsia="ko-KR"/>
                              </w:rPr>
                              <m:t>2</m:t>
                            </m:r>
                          </m:sub>
                        </m:sSub>
                        <m:r>
                          <m:rPr>
                            <m:nor/>
                          </m:rPr>
                          <w:rPr>
                            <w:rFonts w:ascii="Arial" w:eastAsia="Gulim" w:hAnsi="Arial" w:cs="Arial"/>
                            <w:sz w:val="16"/>
                            <w:szCs w:val="16"/>
                            <w:lang w:eastAsia="ko-KR"/>
                          </w:rPr>
                          <m:t>(10∙</m:t>
                        </m:r>
                        <m:sSup>
                          <m:sSupPr>
                            <m:ctrlPr>
                              <w:rPr>
                                <w:rFonts w:ascii="Cambria Math" w:eastAsia="Gulim" w:hAnsi="Cambria Math" w:cs="Arial"/>
                                <w:sz w:val="16"/>
                                <w:szCs w:val="16"/>
                                <w:lang w:eastAsia="ko-KR"/>
                              </w:rPr>
                            </m:ctrlPr>
                          </m:sSupPr>
                          <m:e>
                            <m:r>
                              <m:rPr>
                                <m:sty m:val="p"/>
                              </m:rPr>
                              <w:rPr>
                                <w:rFonts w:ascii="Cambria Math" w:eastAsia="Gulim" w:hAnsi="Cambria Math" w:cs="Arial"/>
                                <w:sz w:val="16"/>
                                <w:szCs w:val="16"/>
                                <w:lang w:eastAsia="ko-KR"/>
                              </w:rPr>
                              <m:t>2</m:t>
                            </m:r>
                          </m:e>
                          <m:sup>
                            <m:r>
                              <m:rPr>
                                <m:sty m:val="p"/>
                              </m:rPr>
                              <w:rPr>
                                <w:rFonts w:ascii="Cambria Math" w:eastAsia="Gulim" w:hAnsi="Cambria Math" w:cs="Arial"/>
                                <w:sz w:val="16"/>
                                <w:szCs w:val="16"/>
                                <w:lang w:eastAsia="ko-KR"/>
                              </w:rPr>
                              <m:t>μ</m:t>
                            </m:r>
                          </m:sup>
                        </m:sSup>
                        <m:r>
                          <m:rPr>
                            <m:nor/>
                          </m:rPr>
                          <w:rPr>
                            <w:rFonts w:ascii="Arial" w:eastAsia="Gulim" w:hAnsi="Arial" w:cs="Arial"/>
                            <w:sz w:val="16"/>
                            <w:szCs w:val="16"/>
                            <w:lang w:eastAsia="ko-KR"/>
                          </w:rPr>
                          <m:t>)</m:t>
                        </m:r>
                      </m:e>
                    </m:d>
                  </m:e>
                </m:d>
              </m:oMath>
            </m:oMathPara>
          </w:p>
          <w:p w14:paraId="0CD25841" w14:textId="0F44435A" w:rsidR="00002F83" w:rsidRPr="00F5229E" w:rsidRDefault="00002F83" w:rsidP="001A7C80">
            <w:pPr>
              <w:jc w:val="both"/>
              <w:rPr>
                <w:rFonts w:ascii="Arial" w:eastAsia="Gulim" w:hAnsi="Arial" w:cs="Arial"/>
                <w:sz w:val="16"/>
                <w:szCs w:val="16"/>
                <w:lang w:eastAsia="ko-KR"/>
              </w:rPr>
            </w:pPr>
            <w:r w:rsidRPr="00F5229E">
              <w:rPr>
                <w:rFonts w:ascii="Arial" w:eastAsia="Gulim" w:hAnsi="Arial" w:cs="Arial"/>
                <w:sz w:val="16"/>
                <w:szCs w:val="16"/>
                <w:lang w:eastAsia="ko-KR"/>
              </w:rPr>
              <w:t xml:space="preserve">Where </w:t>
            </w:r>
            <m:oMath>
              <m:r>
                <m:rPr>
                  <m:sty m:val="p"/>
                </m:rPr>
                <w:rPr>
                  <w:rFonts w:ascii="Cambria Math" w:eastAsia="Gulim" w:hAnsi="Cambria Math" w:cs="Arial"/>
                  <w:sz w:val="16"/>
                  <w:szCs w:val="16"/>
                  <w:lang w:eastAsia="ko-KR"/>
                </w:rPr>
                <m:t>μ</m:t>
              </m:r>
            </m:oMath>
            <w:r w:rsidRPr="00F5229E">
              <w:rPr>
                <w:rFonts w:ascii="Arial" w:eastAsia="Gulim" w:hAnsi="Arial" w:cs="Arial"/>
                <w:sz w:val="16"/>
                <w:szCs w:val="16"/>
                <w:lang w:eastAsia="ko-KR"/>
              </w:rPr>
              <w:t xml:space="preserve"> is 0, 1, 2, 3 for SCS of 15kHz, 30kHz, 60kHz, 120kHz, respectively.</w:t>
            </w:r>
          </w:p>
        </w:tc>
      </w:tr>
      <w:tr w:rsidR="00002F83" w:rsidRPr="00F5229E" w14:paraId="16018CBD" w14:textId="77777777" w:rsidTr="00F5229E">
        <w:trPr>
          <w:jc w:val="center"/>
        </w:trPr>
        <w:tc>
          <w:tcPr>
            <w:tcW w:w="2388" w:type="dxa"/>
            <w:shd w:val="clear" w:color="auto" w:fill="auto"/>
          </w:tcPr>
          <w:p w14:paraId="4E6C62E0" w14:textId="77777777" w:rsidR="00002F83" w:rsidRPr="00F5229E" w:rsidRDefault="00002F83" w:rsidP="001A7C80">
            <w:pPr>
              <w:jc w:val="both"/>
              <w:rPr>
                <w:rFonts w:ascii="Arial" w:eastAsia="Gulim" w:hAnsi="Arial" w:cs="Arial"/>
                <w:sz w:val="16"/>
                <w:szCs w:val="16"/>
                <w:lang w:val="en-US" w:eastAsia="ko-KR"/>
              </w:rPr>
            </w:pPr>
            <w:r w:rsidRPr="00F5229E">
              <w:rPr>
                <w:rFonts w:ascii="Arial" w:eastAsia="Gulim" w:hAnsi="Arial" w:cs="Arial"/>
                <w:sz w:val="16"/>
                <w:szCs w:val="16"/>
                <w:lang w:val="en-US" w:eastAsia="ko-KR"/>
              </w:rPr>
              <w:t>Resource set type</w:t>
            </w:r>
          </w:p>
        </w:tc>
        <w:tc>
          <w:tcPr>
            <w:tcW w:w="6679" w:type="dxa"/>
            <w:shd w:val="clear" w:color="auto" w:fill="auto"/>
          </w:tcPr>
          <w:p w14:paraId="2F1A10C1" w14:textId="77777777" w:rsidR="00002F83" w:rsidRPr="00F5229E" w:rsidRDefault="00002F83" w:rsidP="001A7C80">
            <w:pPr>
              <w:jc w:val="both"/>
              <w:rPr>
                <w:rFonts w:ascii="Arial" w:eastAsia="Gulim" w:hAnsi="Arial" w:cs="Arial"/>
                <w:sz w:val="16"/>
                <w:szCs w:val="16"/>
                <w:lang w:val="en-US" w:eastAsia="ko-KR"/>
              </w:rPr>
            </w:pPr>
            <w:r w:rsidRPr="00F5229E">
              <w:rPr>
                <w:rFonts w:ascii="Arial" w:eastAsia="Gulim" w:hAnsi="Arial" w:cs="Arial"/>
                <w:sz w:val="16"/>
                <w:szCs w:val="16"/>
                <w:lang w:val="en-US" w:eastAsia="ko-KR"/>
              </w:rPr>
              <w:t xml:space="preserve">1 bit if </w:t>
            </w:r>
            <w:r w:rsidRPr="00F5229E">
              <w:rPr>
                <w:rFonts w:ascii="Arial" w:eastAsia="Gulim" w:hAnsi="Arial" w:cs="Arial"/>
                <w:i/>
                <w:sz w:val="16"/>
                <w:szCs w:val="16"/>
                <w:lang w:val="en-US" w:eastAsia="ko-KR"/>
              </w:rPr>
              <w:t>determineResourceSetTypeScheme1</w:t>
            </w:r>
            <w:r w:rsidRPr="00F5229E">
              <w:rPr>
                <w:rFonts w:ascii="Arial" w:eastAsia="Gulim" w:hAnsi="Arial" w:cs="Arial"/>
                <w:sz w:val="16"/>
                <w:szCs w:val="16"/>
                <w:lang w:val="en-US" w:eastAsia="ko-KR"/>
              </w:rPr>
              <w:t xml:space="preserve"> is set to ‘UE-B’s request’, otherwise, 0 bit</w:t>
            </w:r>
          </w:p>
        </w:tc>
      </w:tr>
    </w:tbl>
    <w:p w14:paraId="5480F338" w14:textId="77777777" w:rsidR="00002F83" w:rsidRPr="00595069" w:rsidRDefault="00002F83" w:rsidP="00F5229E">
      <w:pPr>
        <w:rPr>
          <w:lang w:val="en-US" w:eastAsia="ko-KR"/>
        </w:rPr>
      </w:pPr>
      <w:r w:rsidRPr="00595069">
        <w:rPr>
          <w:lang w:val="en-US" w:eastAsia="ko-KR"/>
        </w:rPr>
        <w:t>This agreement does not imply that new field requested by RAN2 cannot be further added.</w:t>
      </w:r>
    </w:p>
    <w:p w14:paraId="71FF8CE6" w14:textId="77777777" w:rsidR="00002F83" w:rsidRPr="00F5229E" w:rsidRDefault="00002F83" w:rsidP="00002F83">
      <w:pPr>
        <w:rPr>
          <w:bCs/>
          <w:highlight w:val="cyan"/>
          <w:lang w:eastAsia="x-none"/>
        </w:rPr>
      </w:pPr>
    </w:p>
    <w:p w14:paraId="73CD406C" w14:textId="77777777" w:rsidR="00002F83" w:rsidRPr="00F5229E" w:rsidRDefault="00002F83" w:rsidP="00002F83">
      <w:pPr>
        <w:jc w:val="both"/>
        <w:rPr>
          <w:rFonts w:eastAsia="Gulim" w:cs="Times"/>
          <w:bCs/>
          <w:szCs w:val="22"/>
          <w:highlight w:val="green"/>
          <w:lang w:val="en-US" w:eastAsia="ko-KR"/>
        </w:rPr>
      </w:pPr>
      <w:r w:rsidRPr="00F5229E">
        <w:rPr>
          <w:rFonts w:eastAsia="Gulim" w:cs="Times"/>
          <w:bCs/>
          <w:szCs w:val="22"/>
          <w:highlight w:val="green"/>
          <w:lang w:val="en-US" w:eastAsia="ko-KR"/>
        </w:rPr>
        <w:t>Agreement</w:t>
      </w:r>
    </w:p>
    <w:p w14:paraId="242D6C97" w14:textId="77777777" w:rsidR="00002F83" w:rsidRPr="00595069" w:rsidRDefault="00002F83" w:rsidP="00002F83">
      <w:pPr>
        <w:overflowPunct w:val="0"/>
        <w:jc w:val="both"/>
        <w:rPr>
          <w:rFonts w:eastAsia="Gulim" w:cs="Times"/>
          <w:szCs w:val="22"/>
          <w:lang w:val="en-US" w:eastAsia="ko-KR"/>
        </w:rPr>
      </w:pPr>
      <w:r w:rsidRPr="00595069">
        <w:rPr>
          <w:rFonts w:eastAsia="Gulim" w:cs="Times"/>
          <w:szCs w:val="22"/>
          <w:lang w:val="en-US" w:eastAsia="ko-KR"/>
        </w:rPr>
        <w:t>For Scheme 1, when MAC CE only is used as the container of inter-UE coordination information, each bit field size for inter-UE coordination information is given by following table from RAN1’s perspective, and RAN1 understands that the maximum value of N resource combinations to be conveyed in inter-UE coordination information is bounded so that the total payload size of inter-UE coordination information leads not to exceed the size of TB including the MAC CE</w:t>
      </w:r>
    </w:p>
    <w:p w14:paraId="7DABB258" w14:textId="77777777" w:rsidR="00002F83" w:rsidRPr="00F5229E" w:rsidRDefault="00002F83" w:rsidP="00F44FD9">
      <w:pPr>
        <w:pStyle w:val="ListParagraph"/>
        <w:numPr>
          <w:ilvl w:val="0"/>
          <w:numId w:val="141"/>
        </w:numPr>
        <w:rPr>
          <w:lang w:val="en-US" w:eastAsia="ko-KR"/>
        </w:rPr>
      </w:pPr>
      <w:r w:rsidRPr="00F5229E">
        <w:rPr>
          <w:lang w:val="en-US" w:eastAsia="ko-KR"/>
        </w:rPr>
        <w:t>Details (e.g., whether/how to separately indicate the value of N in the inter-UE coordination information, how to put the following fields into MAC CE and the related field sizes in MAC CE) are up to RAN2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8"/>
        <w:gridCol w:w="5976"/>
      </w:tblGrid>
      <w:tr w:rsidR="00002F83" w:rsidRPr="00F5229E" w14:paraId="1EAEB152" w14:textId="77777777" w:rsidTr="00F5229E">
        <w:trPr>
          <w:jc w:val="center"/>
        </w:trPr>
        <w:tc>
          <w:tcPr>
            <w:tcW w:w="2388" w:type="dxa"/>
            <w:shd w:val="clear" w:color="auto" w:fill="auto"/>
          </w:tcPr>
          <w:p w14:paraId="3EE5E3D6" w14:textId="77777777" w:rsidR="00002F83" w:rsidRPr="00F5229E" w:rsidRDefault="00002F83" w:rsidP="001A7C80">
            <w:pPr>
              <w:jc w:val="both"/>
              <w:rPr>
                <w:rFonts w:ascii="Arial" w:eastAsia="Gulim" w:hAnsi="Arial" w:cs="Arial"/>
                <w:b/>
                <w:sz w:val="16"/>
                <w:szCs w:val="16"/>
                <w:lang w:val="en-US" w:eastAsia="ko-KR"/>
              </w:rPr>
            </w:pPr>
            <w:r w:rsidRPr="00F5229E">
              <w:rPr>
                <w:rFonts w:ascii="Arial" w:eastAsia="Gulim" w:hAnsi="Arial" w:cs="Arial"/>
                <w:b/>
                <w:sz w:val="16"/>
                <w:szCs w:val="16"/>
                <w:lang w:val="en-US" w:eastAsia="ko-KR"/>
              </w:rPr>
              <w:t>Field name</w:t>
            </w:r>
          </w:p>
        </w:tc>
        <w:tc>
          <w:tcPr>
            <w:tcW w:w="5976" w:type="dxa"/>
            <w:shd w:val="clear" w:color="auto" w:fill="auto"/>
          </w:tcPr>
          <w:p w14:paraId="14626AFA" w14:textId="77777777" w:rsidR="00002F83" w:rsidRPr="00F5229E" w:rsidRDefault="00002F83" w:rsidP="001A7C80">
            <w:pPr>
              <w:jc w:val="both"/>
              <w:rPr>
                <w:rFonts w:ascii="Arial" w:eastAsia="Gulim" w:hAnsi="Arial" w:cs="Arial"/>
                <w:b/>
                <w:sz w:val="16"/>
                <w:szCs w:val="16"/>
                <w:lang w:val="en-US" w:eastAsia="ko-KR"/>
              </w:rPr>
            </w:pPr>
            <w:r w:rsidRPr="00F5229E">
              <w:rPr>
                <w:rFonts w:ascii="Arial" w:eastAsia="Gulim" w:hAnsi="Arial" w:cs="Arial"/>
                <w:b/>
                <w:sz w:val="16"/>
                <w:szCs w:val="16"/>
                <w:lang w:val="en-US" w:eastAsia="ko-KR"/>
              </w:rPr>
              <w:t>Field size (in bits)</w:t>
            </w:r>
          </w:p>
        </w:tc>
      </w:tr>
      <w:tr w:rsidR="00002F83" w:rsidRPr="00F5229E" w14:paraId="55CEF6AB" w14:textId="77777777" w:rsidTr="00F5229E">
        <w:trPr>
          <w:jc w:val="center"/>
        </w:trPr>
        <w:tc>
          <w:tcPr>
            <w:tcW w:w="2388" w:type="dxa"/>
            <w:shd w:val="clear" w:color="auto" w:fill="auto"/>
          </w:tcPr>
          <w:p w14:paraId="2ED5489E" w14:textId="77777777" w:rsidR="00002F83" w:rsidRPr="00F5229E" w:rsidRDefault="00002F83" w:rsidP="001A7C80">
            <w:pPr>
              <w:jc w:val="both"/>
              <w:rPr>
                <w:rFonts w:ascii="Arial" w:eastAsia="Gulim" w:hAnsi="Arial" w:cs="Arial"/>
                <w:sz w:val="16"/>
                <w:szCs w:val="16"/>
                <w:lang w:val="en-US" w:eastAsia="ko-KR"/>
              </w:rPr>
            </w:pPr>
            <w:r w:rsidRPr="00F5229E">
              <w:rPr>
                <w:rFonts w:ascii="Arial" w:eastAsia="Gulim" w:hAnsi="Arial" w:cs="Arial"/>
                <w:sz w:val="16"/>
                <w:szCs w:val="16"/>
                <w:lang w:val="en-US" w:eastAsia="ko-KR"/>
              </w:rPr>
              <w:t xml:space="preserve">Providing/requesting indicator </w:t>
            </w:r>
          </w:p>
        </w:tc>
        <w:tc>
          <w:tcPr>
            <w:tcW w:w="5976" w:type="dxa"/>
            <w:shd w:val="clear" w:color="auto" w:fill="auto"/>
          </w:tcPr>
          <w:p w14:paraId="474FA738" w14:textId="77777777" w:rsidR="00002F83" w:rsidRPr="00F5229E" w:rsidRDefault="00002F83" w:rsidP="001A7C80">
            <w:pPr>
              <w:jc w:val="both"/>
              <w:rPr>
                <w:rFonts w:ascii="Arial" w:eastAsia="Gulim" w:hAnsi="Arial" w:cs="Arial"/>
                <w:sz w:val="16"/>
                <w:szCs w:val="16"/>
                <w:lang w:val="en-US" w:eastAsia="ko-KR"/>
              </w:rPr>
            </w:pPr>
            <w:r w:rsidRPr="00F5229E">
              <w:rPr>
                <w:rFonts w:ascii="Arial" w:eastAsia="Gulim" w:hAnsi="Arial" w:cs="Arial"/>
                <w:sz w:val="16"/>
                <w:szCs w:val="16"/>
                <w:lang w:val="en-US" w:eastAsia="ko-KR"/>
              </w:rPr>
              <w:t>1</w:t>
            </w:r>
          </w:p>
        </w:tc>
      </w:tr>
      <w:tr w:rsidR="00002F83" w:rsidRPr="00F5229E" w14:paraId="51CC69D7" w14:textId="77777777" w:rsidTr="00F5229E">
        <w:trPr>
          <w:jc w:val="center"/>
        </w:trPr>
        <w:tc>
          <w:tcPr>
            <w:tcW w:w="2388" w:type="dxa"/>
            <w:shd w:val="clear" w:color="auto" w:fill="auto"/>
          </w:tcPr>
          <w:p w14:paraId="7FD9EA77" w14:textId="77777777" w:rsidR="00002F83" w:rsidRPr="00F5229E" w:rsidRDefault="00002F83" w:rsidP="001A7C80">
            <w:pPr>
              <w:jc w:val="both"/>
              <w:rPr>
                <w:rFonts w:ascii="Arial" w:eastAsia="Gulim" w:hAnsi="Arial" w:cs="Arial"/>
                <w:sz w:val="16"/>
                <w:szCs w:val="16"/>
                <w:lang w:val="en-US" w:eastAsia="ko-KR"/>
              </w:rPr>
            </w:pPr>
            <w:r w:rsidRPr="00F5229E">
              <w:rPr>
                <w:rFonts w:ascii="Arial" w:eastAsia="Gulim" w:hAnsi="Arial" w:cs="Arial"/>
                <w:sz w:val="16"/>
                <w:szCs w:val="16"/>
                <w:lang w:val="en-US" w:eastAsia="ko-KR"/>
              </w:rPr>
              <w:t>Resource combination(s)</w:t>
            </w:r>
          </w:p>
        </w:tc>
        <w:tc>
          <w:tcPr>
            <w:tcW w:w="5976" w:type="dxa"/>
            <w:shd w:val="clear" w:color="auto" w:fill="auto"/>
          </w:tcPr>
          <w:p w14:paraId="6604CA18" w14:textId="0E125EC7" w:rsidR="00002F83" w:rsidRPr="00F5229E" w:rsidRDefault="00002F83" w:rsidP="001A7C80">
            <w:pPr>
              <w:jc w:val="both"/>
              <w:rPr>
                <w:rFonts w:ascii="Arial" w:eastAsia="Gulim" w:hAnsi="Arial" w:cs="Arial"/>
                <w:sz w:val="16"/>
                <w:szCs w:val="16"/>
                <w:lang w:val="en-US" w:eastAsia="ko-KR"/>
              </w:rPr>
            </w:pPr>
            <m:oMathPara>
              <m:oMathParaPr>
                <m:jc m:val="left"/>
              </m:oMathParaPr>
              <m:oMath>
                <m:r>
                  <m:rPr>
                    <m:sty m:val="p"/>
                  </m:rPr>
                  <w:rPr>
                    <w:rFonts w:ascii="Cambria Math" w:eastAsia="Gulim" w:hAnsi="Cambria Math" w:cs="Arial"/>
                    <w:sz w:val="16"/>
                    <w:szCs w:val="16"/>
                    <w:lang w:val="en-US" w:eastAsia="ko-KR"/>
                  </w:rPr>
                  <m:t>N*</m:t>
                </m:r>
                <m:d>
                  <m:dPr>
                    <m:begChr m:val="{"/>
                    <m:endChr m:val="}"/>
                    <m:ctrlPr>
                      <w:rPr>
                        <w:rFonts w:ascii="Cambria Math" w:eastAsia="Gulim" w:hAnsi="Cambria Math" w:cs="Arial"/>
                        <w:sz w:val="16"/>
                        <w:szCs w:val="16"/>
                        <w:lang w:val="en-US" w:eastAsia="ko-KR"/>
                      </w:rPr>
                    </m:ctrlPr>
                  </m:dPr>
                  <m:e>
                    <m:d>
                      <m:dPr>
                        <m:begChr m:val="⌈"/>
                        <m:endChr m:val="⌉"/>
                        <m:ctrlPr>
                          <w:rPr>
                            <w:rFonts w:ascii="Cambria Math" w:eastAsia="Gulim" w:hAnsi="Cambria Math" w:cs="Arial"/>
                            <w:sz w:val="16"/>
                            <w:szCs w:val="16"/>
                            <w:lang w:val="en-US" w:eastAsia="ko-KR"/>
                          </w:rPr>
                        </m:ctrlPr>
                      </m:dPr>
                      <m:e>
                        <m:sSub>
                          <m:sSubPr>
                            <m:ctrlPr>
                              <w:rPr>
                                <w:rFonts w:ascii="Cambria Math" w:eastAsia="Gulim" w:hAnsi="Cambria Math" w:cs="Arial"/>
                                <w:sz w:val="16"/>
                                <w:szCs w:val="16"/>
                                <w:lang w:val="en-US" w:eastAsia="ko-KR"/>
                              </w:rPr>
                            </m:ctrlPr>
                          </m:sSubPr>
                          <m:e>
                            <m:r>
                              <m:rPr>
                                <m:nor/>
                              </m:rPr>
                              <w:rPr>
                                <w:rFonts w:ascii="Arial" w:eastAsia="Gulim" w:hAnsi="Arial" w:cs="Arial"/>
                                <w:sz w:val="16"/>
                                <w:szCs w:val="16"/>
                                <w:lang w:val="en-US" w:eastAsia="ko-KR"/>
                              </w:rPr>
                              <m:t>log</m:t>
                            </m:r>
                          </m:e>
                          <m:sub>
                            <m:r>
                              <m:rPr>
                                <m:nor/>
                              </m:rPr>
                              <w:rPr>
                                <w:rFonts w:ascii="Arial" w:eastAsia="Gulim" w:hAnsi="Arial" w:cs="Arial"/>
                                <w:sz w:val="16"/>
                                <w:szCs w:val="16"/>
                                <w:lang w:val="en-US" w:eastAsia="ko-KR"/>
                              </w:rPr>
                              <m:t>2</m:t>
                            </m:r>
                          </m:sub>
                        </m:sSub>
                        <m:r>
                          <m:rPr>
                            <m:nor/>
                          </m:rPr>
                          <w:rPr>
                            <w:rFonts w:ascii="Arial" w:eastAsia="Gulim" w:hAnsi="Arial" w:cs="Arial"/>
                            <w:sz w:val="16"/>
                            <w:szCs w:val="16"/>
                            <w:lang w:val="en-US" w:eastAsia="ko-KR"/>
                          </w:rPr>
                          <m:t>(</m:t>
                        </m:r>
                        <m:f>
                          <m:fPr>
                            <m:ctrlPr>
                              <w:rPr>
                                <w:rFonts w:ascii="Cambria Math" w:eastAsia="Gulim" w:hAnsi="Cambria Math" w:cs="Arial"/>
                                <w:sz w:val="16"/>
                                <w:szCs w:val="16"/>
                                <w:lang w:val="en-US" w:eastAsia="ko-KR"/>
                              </w:rPr>
                            </m:ctrlPr>
                          </m:fPr>
                          <m:num>
                            <m:sSubSup>
                              <m:sSubSupPr>
                                <m:ctrlPr>
                                  <w:rPr>
                                    <w:rFonts w:ascii="Cambria Math" w:eastAsia="Gulim" w:hAnsi="Cambria Math" w:cs="Arial"/>
                                    <w:sz w:val="16"/>
                                    <w:szCs w:val="16"/>
                                    <w:lang w:val="en-US" w:eastAsia="ko-KR"/>
                                  </w:rPr>
                                </m:ctrlPr>
                              </m:sSubSupPr>
                              <m:e>
                                <m:r>
                                  <m:rPr>
                                    <m:nor/>
                                  </m:rPr>
                                  <w:rPr>
                                    <w:rFonts w:ascii="Arial" w:eastAsia="Gulim" w:hAnsi="Arial" w:cs="Arial"/>
                                    <w:sz w:val="16"/>
                                    <w:szCs w:val="16"/>
                                    <w:lang w:val="en-US" w:eastAsia="ko-KR"/>
                                  </w:rPr>
                                  <m:t>N</m:t>
                                </m:r>
                              </m:e>
                              <m:sub>
                                <m:r>
                                  <m:rPr>
                                    <m:nor/>
                                  </m:rPr>
                                  <w:rPr>
                                    <w:rFonts w:ascii="Arial" w:eastAsia="Gulim" w:hAnsi="Arial" w:cs="Arial"/>
                                    <w:sz w:val="16"/>
                                    <w:szCs w:val="16"/>
                                    <w:lang w:val="en-US" w:eastAsia="ko-KR"/>
                                  </w:rPr>
                                  <m:t xml:space="preserve"> subChannel</m:t>
                                </m:r>
                              </m:sub>
                              <m:sup>
                                <m:r>
                                  <m:rPr>
                                    <m:nor/>
                                  </m:rPr>
                                  <w:rPr>
                                    <w:rFonts w:ascii="Arial" w:eastAsia="Gulim" w:hAnsi="Arial" w:cs="Arial"/>
                                    <w:sz w:val="16"/>
                                    <w:szCs w:val="16"/>
                                    <w:lang w:val="en-US" w:eastAsia="ko-KR"/>
                                  </w:rPr>
                                  <m:t xml:space="preserve"> SL</m:t>
                                </m:r>
                              </m:sup>
                            </m:sSubSup>
                            <m:d>
                              <m:dPr>
                                <m:ctrlPr>
                                  <w:rPr>
                                    <w:rFonts w:ascii="Cambria Math" w:eastAsia="Gulim" w:hAnsi="Cambria Math" w:cs="Arial"/>
                                    <w:sz w:val="16"/>
                                    <w:szCs w:val="16"/>
                                    <w:lang w:val="en-US" w:eastAsia="ko-KR"/>
                                  </w:rPr>
                                </m:ctrlPr>
                              </m:dPr>
                              <m:e>
                                <m:sSubSup>
                                  <m:sSubSupPr>
                                    <m:ctrlPr>
                                      <w:rPr>
                                        <w:rFonts w:ascii="Cambria Math" w:eastAsia="Gulim" w:hAnsi="Cambria Math" w:cs="Arial"/>
                                        <w:sz w:val="16"/>
                                        <w:szCs w:val="16"/>
                                        <w:lang w:val="en-US" w:eastAsia="ko-KR"/>
                                      </w:rPr>
                                    </m:ctrlPr>
                                  </m:sSubSupPr>
                                  <m:e>
                                    <m:r>
                                      <m:rPr>
                                        <m:nor/>
                                      </m:rPr>
                                      <w:rPr>
                                        <w:rFonts w:ascii="Arial" w:eastAsia="Gulim" w:hAnsi="Arial" w:cs="Arial"/>
                                        <w:sz w:val="16"/>
                                        <w:szCs w:val="16"/>
                                        <w:lang w:val="en-US" w:eastAsia="ko-KR"/>
                                      </w:rPr>
                                      <m:t>N</m:t>
                                    </m:r>
                                  </m:e>
                                  <m:sub>
                                    <m:r>
                                      <m:rPr>
                                        <m:nor/>
                                      </m:rPr>
                                      <w:rPr>
                                        <w:rFonts w:ascii="Arial" w:eastAsia="Gulim" w:hAnsi="Arial" w:cs="Arial"/>
                                        <w:sz w:val="16"/>
                                        <w:szCs w:val="16"/>
                                        <w:lang w:val="en-US" w:eastAsia="ko-KR"/>
                                      </w:rPr>
                                      <m:t xml:space="preserve"> subChannel</m:t>
                                    </m:r>
                                  </m:sub>
                                  <m:sup>
                                    <m:r>
                                      <m:rPr>
                                        <m:nor/>
                                      </m:rPr>
                                      <w:rPr>
                                        <w:rFonts w:ascii="Arial" w:eastAsia="Gulim" w:hAnsi="Arial" w:cs="Arial"/>
                                        <w:sz w:val="16"/>
                                        <w:szCs w:val="16"/>
                                        <w:lang w:val="en-US" w:eastAsia="ko-KR"/>
                                      </w:rPr>
                                      <m:t xml:space="preserve"> SL</m:t>
                                    </m:r>
                                  </m:sup>
                                </m:sSubSup>
                                <m:r>
                                  <m:rPr>
                                    <m:nor/>
                                  </m:rPr>
                                  <w:rPr>
                                    <w:rFonts w:ascii="Arial" w:eastAsia="Gulim" w:hAnsi="Arial" w:cs="Arial"/>
                                    <w:sz w:val="16"/>
                                    <w:szCs w:val="16"/>
                                    <w:lang w:val="en-US" w:eastAsia="ko-KR"/>
                                  </w:rPr>
                                  <m:t xml:space="preserve"> + 1</m:t>
                                </m:r>
                              </m:e>
                            </m:d>
                            <m:d>
                              <m:dPr>
                                <m:ctrlPr>
                                  <w:rPr>
                                    <w:rFonts w:ascii="Cambria Math" w:eastAsia="Gulim" w:hAnsi="Cambria Math" w:cs="Arial"/>
                                    <w:sz w:val="16"/>
                                    <w:szCs w:val="16"/>
                                    <w:lang w:val="en-US" w:eastAsia="ko-KR"/>
                                  </w:rPr>
                                </m:ctrlPr>
                              </m:dPr>
                              <m:e>
                                <m:r>
                                  <m:rPr>
                                    <m:nor/>
                                  </m:rPr>
                                  <w:rPr>
                                    <w:rFonts w:ascii="Arial" w:eastAsia="Gulim" w:hAnsi="Arial" w:cs="Arial"/>
                                    <w:sz w:val="16"/>
                                    <w:szCs w:val="16"/>
                                    <w:lang w:val="en-US" w:eastAsia="ko-KR"/>
                                  </w:rPr>
                                  <m:t>2</m:t>
                                </m:r>
                                <m:sSubSup>
                                  <m:sSubSupPr>
                                    <m:ctrlPr>
                                      <w:rPr>
                                        <w:rFonts w:ascii="Cambria Math" w:eastAsia="Gulim" w:hAnsi="Cambria Math" w:cs="Arial"/>
                                        <w:sz w:val="16"/>
                                        <w:szCs w:val="16"/>
                                        <w:lang w:val="en-US" w:eastAsia="ko-KR"/>
                                      </w:rPr>
                                    </m:ctrlPr>
                                  </m:sSubSupPr>
                                  <m:e>
                                    <m:r>
                                      <m:rPr>
                                        <m:nor/>
                                      </m:rPr>
                                      <w:rPr>
                                        <w:rFonts w:ascii="Arial" w:eastAsia="Gulim" w:hAnsi="Arial" w:cs="Arial"/>
                                        <w:sz w:val="16"/>
                                        <w:szCs w:val="16"/>
                                        <w:lang w:val="en-US" w:eastAsia="ko-KR"/>
                                      </w:rPr>
                                      <m:t>N</m:t>
                                    </m:r>
                                  </m:e>
                                  <m:sub>
                                    <m:r>
                                      <m:rPr>
                                        <m:nor/>
                                      </m:rPr>
                                      <w:rPr>
                                        <w:rFonts w:ascii="Arial" w:eastAsia="Gulim" w:hAnsi="Arial" w:cs="Arial"/>
                                        <w:sz w:val="16"/>
                                        <w:szCs w:val="16"/>
                                        <w:lang w:val="en-US" w:eastAsia="ko-KR"/>
                                      </w:rPr>
                                      <m:t xml:space="preserve"> subChannel</m:t>
                                    </m:r>
                                  </m:sub>
                                  <m:sup>
                                    <m:r>
                                      <m:rPr>
                                        <m:nor/>
                                      </m:rPr>
                                      <w:rPr>
                                        <w:rFonts w:ascii="Arial" w:eastAsia="Gulim" w:hAnsi="Arial" w:cs="Arial"/>
                                        <w:sz w:val="16"/>
                                        <w:szCs w:val="16"/>
                                        <w:lang w:val="en-US" w:eastAsia="ko-KR"/>
                                      </w:rPr>
                                      <m:t xml:space="preserve"> SL</m:t>
                                    </m:r>
                                  </m:sup>
                                </m:sSubSup>
                                <m:r>
                                  <m:rPr>
                                    <m:nor/>
                                  </m:rPr>
                                  <w:rPr>
                                    <w:rFonts w:ascii="Arial" w:eastAsia="Gulim" w:hAnsi="Arial" w:cs="Arial"/>
                                    <w:sz w:val="16"/>
                                    <w:szCs w:val="16"/>
                                    <w:lang w:val="en-US" w:eastAsia="ko-KR"/>
                                  </w:rPr>
                                  <m:t xml:space="preserve"> + 1</m:t>
                                </m:r>
                              </m:e>
                            </m:d>
                          </m:num>
                          <m:den>
                            <m:r>
                              <m:rPr>
                                <m:nor/>
                              </m:rPr>
                              <w:rPr>
                                <w:rFonts w:ascii="Arial" w:eastAsia="Gulim" w:hAnsi="Arial" w:cs="Arial"/>
                                <w:sz w:val="16"/>
                                <w:szCs w:val="16"/>
                                <w:lang w:val="en-US" w:eastAsia="ko-KR"/>
                              </w:rPr>
                              <m:t>6</m:t>
                            </m:r>
                          </m:den>
                        </m:f>
                        <m:r>
                          <m:rPr>
                            <m:nor/>
                          </m:rPr>
                          <w:rPr>
                            <w:rFonts w:ascii="Arial" w:eastAsia="Gulim" w:hAnsi="Arial" w:cs="Arial"/>
                            <w:sz w:val="16"/>
                            <w:szCs w:val="16"/>
                            <w:lang w:val="en-US" w:eastAsia="ko-KR"/>
                          </w:rPr>
                          <m:t>)</m:t>
                        </m:r>
                      </m:e>
                    </m:d>
                    <m:r>
                      <m:rPr>
                        <m:sty m:val="p"/>
                      </m:rPr>
                      <w:rPr>
                        <w:rFonts w:ascii="Cambria Math" w:eastAsia="Gulim" w:hAnsi="Cambria Math" w:cs="Arial"/>
                        <w:sz w:val="16"/>
                        <w:szCs w:val="16"/>
                        <w:lang w:val="en-US" w:eastAsia="ko-KR"/>
                      </w:rPr>
                      <m:t>+9+</m:t>
                    </m:r>
                    <m:r>
                      <w:rPr>
                        <w:rFonts w:ascii="Cambria Math" w:eastAsia="Gulim" w:hAnsi="Cambria Math" w:cs="Arial"/>
                        <w:sz w:val="16"/>
                        <w:szCs w:val="16"/>
                        <w:lang w:val="en-US" w:eastAsia="ko-KR"/>
                      </w:rPr>
                      <m:t>Y</m:t>
                    </m:r>
                  </m:e>
                </m:d>
              </m:oMath>
            </m:oMathPara>
          </w:p>
          <w:p w14:paraId="3C8CE55C" w14:textId="05798737" w:rsidR="00002F83" w:rsidRPr="00F5229E" w:rsidRDefault="00002F83" w:rsidP="001A7C80">
            <w:pPr>
              <w:jc w:val="both"/>
              <w:rPr>
                <w:rFonts w:ascii="Arial" w:eastAsia="Gulim" w:hAnsi="Arial" w:cs="Arial"/>
                <w:sz w:val="16"/>
                <w:szCs w:val="16"/>
                <w:lang w:val="en-US" w:eastAsia="ko-KR"/>
              </w:rPr>
            </w:pPr>
            <w:r w:rsidRPr="00F5229E">
              <w:rPr>
                <w:rFonts w:ascii="Arial" w:eastAsia="Gulim" w:hAnsi="Arial" w:cs="Arial"/>
                <w:sz w:val="16"/>
                <w:szCs w:val="16"/>
                <w:lang w:val="en-US" w:eastAsia="ko-KR"/>
              </w:rPr>
              <w:t xml:space="preserve">Where </w:t>
            </w:r>
            <m:oMath>
              <m:sSubSup>
                <m:sSubSupPr>
                  <m:ctrlPr>
                    <w:rPr>
                      <w:rFonts w:ascii="Cambria Math" w:eastAsia="Gulim" w:hAnsi="Cambria Math" w:cs="Arial"/>
                      <w:sz w:val="16"/>
                      <w:szCs w:val="16"/>
                      <w:lang w:val="en-US" w:eastAsia="ko-KR"/>
                    </w:rPr>
                  </m:ctrlPr>
                </m:sSubSupPr>
                <m:e>
                  <m:r>
                    <m:rPr>
                      <m:nor/>
                    </m:rPr>
                    <w:rPr>
                      <w:rFonts w:ascii="Arial" w:eastAsia="Gulim" w:hAnsi="Arial" w:cs="Arial"/>
                      <w:sz w:val="16"/>
                      <w:szCs w:val="16"/>
                      <w:lang w:val="en-US" w:eastAsia="ko-KR"/>
                    </w:rPr>
                    <m:t>N</m:t>
                  </m:r>
                </m:e>
                <m:sub>
                  <m:r>
                    <m:rPr>
                      <m:nor/>
                    </m:rPr>
                    <w:rPr>
                      <w:rFonts w:ascii="Arial" w:eastAsia="Gulim" w:hAnsi="Arial" w:cs="Arial"/>
                      <w:sz w:val="16"/>
                      <w:szCs w:val="16"/>
                      <w:lang w:val="en-US" w:eastAsia="ko-KR"/>
                    </w:rPr>
                    <m:t xml:space="preserve"> subChannel</m:t>
                  </m:r>
                </m:sub>
                <m:sup>
                  <m:r>
                    <m:rPr>
                      <m:nor/>
                    </m:rPr>
                    <w:rPr>
                      <w:rFonts w:ascii="Arial" w:eastAsia="Gulim" w:hAnsi="Arial" w:cs="Arial"/>
                      <w:sz w:val="16"/>
                      <w:szCs w:val="16"/>
                      <w:lang w:val="en-US" w:eastAsia="ko-KR"/>
                    </w:rPr>
                    <m:t xml:space="preserve"> SL</m:t>
                  </m:r>
                </m:sup>
              </m:sSubSup>
            </m:oMath>
            <w:r w:rsidRPr="00F5229E">
              <w:rPr>
                <w:rFonts w:ascii="Arial" w:eastAsia="Gulim" w:hAnsi="Arial" w:cs="Arial"/>
                <w:sz w:val="16"/>
                <w:szCs w:val="16"/>
                <w:lang w:val="en-US" w:eastAsia="ko-KR"/>
              </w:rPr>
              <w:t xml:space="preserve"> is provided by the higher layer parameter sl-NumSubchannel, </w:t>
            </w:r>
          </w:p>
          <w:p w14:paraId="0447CE92" w14:textId="46165A59" w:rsidR="00002F83" w:rsidRPr="00F5229E" w:rsidRDefault="00002F83" w:rsidP="001A7C80">
            <w:pPr>
              <w:jc w:val="both"/>
              <w:rPr>
                <w:rFonts w:ascii="Arial" w:eastAsia="Gulim" w:hAnsi="Arial" w:cs="Arial"/>
                <w:sz w:val="16"/>
                <w:szCs w:val="16"/>
                <w:lang w:val="en-US" w:eastAsia="ko-KR"/>
              </w:rPr>
            </w:pPr>
            <m:oMath>
              <m:r>
                <w:rPr>
                  <w:rFonts w:ascii="Cambria Math" w:eastAsia="Gulim" w:hAnsi="Cambria Math" w:cs="Arial"/>
                  <w:sz w:val="16"/>
                  <w:szCs w:val="16"/>
                  <w:lang w:val="en-US" w:eastAsia="ko-KR"/>
                </w:rPr>
                <m:t>Y=</m:t>
              </m:r>
              <m:d>
                <m:dPr>
                  <m:begChr m:val="⌈"/>
                  <m:endChr m:val="⌉"/>
                  <m:ctrlPr>
                    <w:rPr>
                      <w:rFonts w:ascii="Cambria Math" w:eastAsia="Gulim" w:hAnsi="Cambria Math" w:cs="Arial"/>
                      <w:sz w:val="16"/>
                      <w:szCs w:val="16"/>
                      <w:lang w:val="en-US" w:eastAsia="ko-KR"/>
                    </w:rPr>
                  </m:ctrlPr>
                </m:dPr>
                <m:e>
                  <m:func>
                    <m:funcPr>
                      <m:ctrlPr>
                        <w:rPr>
                          <w:rFonts w:ascii="Cambria Math" w:eastAsia="Gulim" w:hAnsi="Cambria Math" w:cs="Arial"/>
                          <w:sz w:val="16"/>
                          <w:szCs w:val="16"/>
                          <w:lang w:val="en-US" w:eastAsia="ko-KR"/>
                        </w:rPr>
                      </m:ctrlPr>
                    </m:funcPr>
                    <m:fName>
                      <m:sSub>
                        <m:sSubPr>
                          <m:ctrlPr>
                            <w:rPr>
                              <w:rFonts w:ascii="Cambria Math" w:eastAsia="Gulim" w:hAnsi="Cambria Math" w:cs="Arial"/>
                              <w:sz w:val="16"/>
                              <w:szCs w:val="16"/>
                              <w:lang w:val="en-US" w:eastAsia="ko-KR"/>
                            </w:rPr>
                          </m:ctrlPr>
                        </m:sSubPr>
                        <m:e>
                          <m:r>
                            <m:rPr>
                              <m:sty m:val="p"/>
                            </m:rPr>
                            <w:rPr>
                              <w:rFonts w:ascii="Cambria Math" w:eastAsia="Gulim" w:hAnsi="Cambria Math" w:cs="Arial"/>
                              <w:sz w:val="16"/>
                              <w:szCs w:val="16"/>
                              <w:lang w:val="en-US" w:eastAsia="ko-KR"/>
                            </w:rPr>
                            <m:t>log</m:t>
                          </m:r>
                        </m:e>
                        <m:sub>
                          <m:r>
                            <m:rPr>
                              <m:sty m:val="p"/>
                            </m:rPr>
                            <w:rPr>
                              <w:rFonts w:ascii="Cambria Math" w:eastAsia="Gulim" w:hAnsi="Cambria Math" w:cs="Arial"/>
                              <w:sz w:val="16"/>
                              <w:szCs w:val="16"/>
                              <w:lang w:val="en-US" w:eastAsia="ko-KR"/>
                            </w:rPr>
                            <m:t>2</m:t>
                          </m:r>
                        </m:sub>
                      </m:sSub>
                    </m:fName>
                    <m:e>
                      <m:sSub>
                        <m:sSubPr>
                          <m:ctrlPr>
                            <w:rPr>
                              <w:rFonts w:ascii="Cambria Math" w:eastAsia="Gulim" w:hAnsi="Cambria Math" w:cs="Arial"/>
                              <w:sz w:val="16"/>
                              <w:szCs w:val="16"/>
                              <w:lang w:val="en-US" w:eastAsia="ko-KR"/>
                            </w:rPr>
                          </m:ctrlPr>
                        </m:sSubPr>
                        <m:e>
                          <m:r>
                            <m:rPr>
                              <m:sty m:val="p"/>
                            </m:rPr>
                            <w:rPr>
                              <w:rFonts w:ascii="Cambria Math" w:eastAsia="Gulim" w:hAnsi="Cambria Math" w:cs="Arial"/>
                              <w:sz w:val="16"/>
                              <w:szCs w:val="16"/>
                              <w:lang w:val="en-US" w:eastAsia="ko-KR"/>
                            </w:rPr>
                            <m:t>N</m:t>
                          </m:r>
                        </m:e>
                        <m:sub>
                          <m:r>
                            <m:rPr>
                              <m:sty m:val="p"/>
                            </m:rPr>
                            <w:rPr>
                              <w:rFonts w:ascii="Cambria Math" w:eastAsia="Gulim" w:hAnsi="Cambria Math" w:cs="Arial"/>
                              <w:sz w:val="16"/>
                              <w:szCs w:val="16"/>
                              <w:lang w:val="en-US" w:eastAsia="ko-KR"/>
                            </w:rPr>
                            <w:softHyphen/>
                            <m:t>rsv_period</m:t>
                          </m:r>
                        </m:sub>
                      </m:sSub>
                    </m:e>
                  </m:func>
                </m:e>
              </m:d>
            </m:oMath>
            <w:r w:rsidRPr="00F5229E">
              <w:rPr>
                <w:rFonts w:ascii="Arial" w:eastAsia="Gulim" w:hAnsi="Arial" w:cs="Arial"/>
                <w:sz w:val="16"/>
                <w:szCs w:val="16"/>
                <w:lang w:val="en-US" w:eastAsia="ko-KR"/>
              </w:rPr>
              <w:t xml:space="preserve">with that </w:t>
            </w:r>
            <m:oMath>
              <m:sSub>
                <m:sSubPr>
                  <m:ctrlPr>
                    <w:rPr>
                      <w:rFonts w:ascii="Cambria Math" w:eastAsia="Gulim" w:hAnsi="Cambria Math" w:cs="Arial"/>
                      <w:sz w:val="16"/>
                      <w:szCs w:val="16"/>
                      <w:lang w:val="en-US" w:eastAsia="ko-KR"/>
                    </w:rPr>
                  </m:ctrlPr>
                </m:sSubPr>
                <m:e>
                  <m:r>
                    <m:rPr>
                      <m:sty m:val="p"/>
                    </m:rPr>
                    <w:rPr>
                      <w:rFonts w:ascii="Cambria Math" w:eastAsia="Gulim" w:hAnsi="Cambria Math" w:cs="Arial"/>
                      <w:sz w:val="16"/>
                      <w:szCs w:val="16"/>
                      <w:lang w:val="en-US" w:eastAsia="ko-KR"/>
                    </w:rPr>
                    <m:t>N</m:t>
                  </m:r>
                </m:e>
                <m:sub>
                  <m:r>
                    <m:rPr>
                      <m:sty m:val="p"/>
                    </m:rPr>
                    <w:rPr>
                      <w:rFonts w:ascii="Cambria Math" w:eastAsia="Gulim" w:hAnsi="Cambria Math" w:cs="Arial"/>
                      <w:sz w:val="16"/>
                      <w:szCs w:val="16"/>
                      <w:lang w:val="en-US" w:eastAsia="ko-KR"/>
                    </w:rPr>
                    <w:softHyphen/>
                    <m:t>rsv_period</m:t>
                  </m:r>
                </m:sub>
              </m:sSub>
            </m:oMath>
            <w:r w:rsidRPr="00F5229E">
              <w:rPr>
                <w:rFonts w:ascii="Arial" w:eastAsia="Gulim" w:hAnsi="Arial" w:cs="Arial"/>
                <w:sz w:val="16"/>
                <w:szCs w:val="16"/>
                <w:lang w:val="en-US" w:eastAsia="ko-KR"/>
              </w:rPr>
              <w:t xml:space="preserve">  is the number of entries in the higher layer parameter sl-ResourceReservePeriodList, if higher layer parameter sl-MultiReserveResoure is configured; </w:t>
            </w:r>
            <m:oMath>
              <m:r>
                <w:rPr>
                  <w:rFonts w:ascii="Cambria Math" w:eastAsia="Gulim" w:hAnsi="Cambria Math" w:cs="Arial"/>
                  <w:sz w:val="16"/>
                  <w:szCs w:val="16"/>
                  <w:lang w:val="en-US" w:eastAsia="ko-KR"/>
                </w:rPr>
                <m:t>Y=0</m:t>
              </m:r>
            </m:oMath>
            <w:r w:rsidRPr="00F5229E">
              <w:rPr>
                <w:rFonts w:ascii="Arial" w:eastAsia="Gulim" w:hAnsi="Arial" w:cs="Arial"/>
                <w:sz w:val="16"/>
                <w:szCs w:val="16"/>
                <w:lang w:val="en-US" w:eastAsia="ko-KR"/>
              </w:rPr>
              <w:t xml:space="preserve"> otherwise.</w:t>
            </w:r>
          </w:p>
        </w:tc>
      </w:tr>
      <w:tr w:rsidR="00002F83" w:rsidRPr="00F5229E" w14:paraId="5DEACE24" w14:textId="77777777" w:rsidTr="00F5229E">
        <w:trPr>
          <w:jc w:val="center"/>
        </w:trPr>
        <w:tc>
          <w:tcPr>
            <w:tcW w:w="2388" w:type="dxa"/>
            <w:shd w:val="clear" w:color="auto" w:fill="auto"/>
          </w:tcPr>
          <w:p w14:paraId="2A053CCA" w14:textId="77777777" w:rsidR="00002F83" w:rsidRPr="00F5229E" w:rsidRDefault="00002F83" w:rsidP="001A7C80">
            <w:pPr>
              <w:jc w:val="both"/>
              <w:rPr>
                <w:rFonts w:ascii="Arial" w:eastAsia="Gulim" w:hAnsi="Arial" w:cs="Arial"/>
                <w:sz w:val="16"/>
                <w:szCs w:val="16"/>
                <w:lang w:val="en-US" w:eastAsia="ko-KR"/>
              </w:rPr>
            </w:pPr>
            <w:r w:rsidRPr="00F5229E">
              <w:rPr>
                <w:rFonts w:ascii="Arial" w:eastAsia="Gulim" w:hAnsi="Arial" w:cs="Arial"/>
                <w:sz w:val="16"/>
                <w:szCs w:val="16"/>
                <w:lang w:val="en-US" w:eastAsia="ko-KR"/>
              </w:rPr>
              <w:t xml:space="preserve">First resource location(s) </w:t>
            </w:r>
          </w:p>
        </w:tc>
        <w:tc>
          <w:tcPr>
            <w:tcW w:w="5976" w:type="dxa"/>
            <w:shd w:val="clear" w:color="auto" w:fill="auto"/>
          </w:tcPr>
          <w:p w14:paraId="25F9E980" w14:textId="7F4AF9C6" w:rsidR="00002F83" w:rsidRPr="00F5229E" w:rsidRDefault="002328C4" w:rsidP="001A7C80">
            <w:pPr>
              <w:jc w:val="both"/>
              <w:rPr>
                <w:rFonts w:ascii="Arial" w:eastAsia="Gulim" w:hAnsi="Arial" w:cs="Arial"/>
                <w:sz w:val="16"/>
                <w:szCs w:val="16"/>
                <w:lang w:eastAsia="ko-KR"/>
              </w:rPr>
            </w:pPr>
            <m:oMathPara>
              <m:oMathParaPr>
                <m:jc m:val="left"/>
              </m:oMathParaPr>
              <m:oMath>
                <m:d>
                  <m:dPr>
                    <m:ctrlPr>
                      <w:rPr>
                        <w:rFonts w:ascii="Cambria Math" w:eastAsia="Gulim" w:hAnsi="Cambria Math" w:cs="Arial"/>
                        <w:i/>
                        <w:sz w:val="16"/>
                        <w:szCs w:val="16"/>
                        <w:lang w:eastAsia="ko-KR"/>
                      </w:rPr>
                    </m:ctrlPr>
                  </m:dPr>
                  <m:e>
                    <m:r>
                      <w:rPr>
                        <w:rFonts w:ascii="Cambria Math" w:eastAsia="Gulim" w:hAnsi="Cambria Math" w:cs="Arial"/>
                        <w:sz w:val="16"/>
                        <w:szCs w:val="16"/>
                        <w:lang w:eastAsia="ko-KR"/>
                      </w:rPr>
                      <m:t>N-1</m:t>
                    </m:r>
                  </m:e>
                </m:d>
                <m:r>
                  <w:rPr>
                    <w:rFonts w:ascii="Cambria Math" w:eastAsia="Gulim" w:hAnsi="Cambria Math" w:cs="Arial"/>
                    <w:sz w:val="16"/>
                    <w:szCs w:val="16"/>
                    <w:lang w:eastAsia="ko-KR"/>
                  </w:rPr>
                  <m:t>*</m:t>
                </m:r>
                <m:d>
                  <m:dPr>
                    <m:begChr m:val="⌈"/>
                    <m:endChr m:val="⌉"/>
                    <m:ctrlPr>
                      <w:rPr>
                        <w:rFonts w:ascii="Cambria Math" w:eastAsia="Gulim" w:hAnsi="Cambria Math" w:cs="Arial"/>
                        <w:sz w:val="16"/>
                        <w:szCs w:val="16"/>
                        <w:lang w:eastAsia="ko-KR"/>
                      </w:rPr>
                    </m:ctrlPr>
                  </m:dPr>
                  <m:e>
                    <m:sSub>
                      <m:sSubPr>
                        <m:ctrlPr>
                          <w:rPr>
                            <w:rFonts w:ascii="Cambria Math" w:eastAsia="Gulim" w:hAnsi="Cambria Math" w:cs="Arial"/>
                            <w:sz w:val="16"/>
                            <w:szCs w:val="16"/>
                            <w:lang w:eastAsia="ko-KR"/>
                          </w:rPr>
                        </m:ctrlPr>
                      </m:sSubPr>
                      <m:e>
                        <m:r>
                          <m:rPr>
                            <m:nor/>
                          </m:rPr>
                          <w:rPr>
                            <w:rFonts w:ascii="Arial" w:eastAsia="Gulim" w:hAnsi="Arial" w:cs="Arial"/>
                            <w:sz w:val="16"/>
                            <w:szCs w:val="16"/>
                            <w:lang w:eastAsia="ko-KR"/>
                          </w:rPr>
                          <m:t>log</m:t>
                        </m:r>
                      </m:e>
                      <m:sub>
                        <m:r>
                          <m:rPr>
                            <m:nor/>
                          </m:rPr>
                          <w:rPr>
                            <w:rFonts w:ascii="Arial" w:eastAsia="Gulim" w:hAnsi="Arial" w:cs="Arial"/>
                            <w:sz w:val="16"/>
                            <w:szCs w:val="16"/>
                            <w:lang w:eastAsia="ko-KR"/>
                          </w:rPr>
                          <m:t>2</m:t>
                        </m:r>
                      </m:sub>
                    </m:sSub>
                    <m:r>
                      <m:rPr>
                        <m:nor/>
                      </m:rPr>
                      <w:rPr>
                        <w:rFonts w:ascii="Arial" w:eastAsia="Gulim" w:hAnsi="Arial" w:cs="Arial"/>
                        <w:sz w:val="16"/>
                        <w:szCs w:val="16"/>
                        <w:lang w:eastAsia="ko-KR"/>
                      </w:rPr>
                      <m:t>(X)</m:t>
                    </m:r>
                  </m:e>
                </m:d>
              </m:oMath>
            </m:oMathPara>
          </w:p>
          <w:p w14:paraId="7F7F9E5A" w14:textId="77777777" w:rsidR="00002F83" w:rsidRPr="00F5229E" w:rsidRDefault="00002F83" w:rsidP="001A7C80">
            <w:pPr>
              <w:jc w:val="both"/>
              <w:rPr>
                <w:rFonts w:ascii="Arial" w:eastAsia="Gulim" w:hAnsi="Arial" w:cs="Arial"/>
                <w:sz w:val="16"/>
                <w:szCs w:val="16"/>
                <w:lang w:val="en-US" w:eastAsia="ko-KR"/>
              </w:rPr>
            </w:pPr>
            <w:r w:rsidRPr="00F5229E">
              <w:rPr>
                <w:rFonts w:ascii="Arial" w:eastAsia="Gulim" w:hAnsi="Arial" w:cs="Arial"/>
                <w:sz w:val="16"/>
                <w:szCs w:val="16"/>
                <w:lang w:eastAsia="ko-KR"/>
              </w:rPr>
              <w:t>Where X is provided by the (pre)configured maximum value of slot offset for the case when MAC CE only is used as a container of inter-UE coordination information</w:t>
            </w:r>
            <w:r w:rsidRPr="00F5229E">
              <w:rPr>
                <w:rFonts w:ascii="Arial" w:eastAsia="Gulim" w:hAnsi="Arial" w:cs="Arial"/>
                <w:sz w:val="16"/>
                <w:szCs w:val="16"/>
                <w:lang w:val="en-US" w:eastAsia="ko-KR"/>
              </w:rPr>
              <w:t xml:space="preserve"> </w:t>
            </w:r>
          </w:p>
        </w:tc>
      </w:tr>
      <w:tr w:rsidR="00002F83" w:rsidRPr="00F5229E" w14:paraId="08B1ADBE" w14:textId="77777777" w:rsidTr="00F5229E">
        <w:trPr>
          <w:jc w:val="center"/>
        </w:trPr>
        <w:tc>
          <w:tcPr>
            <w:tcW w:w="2388" w:type="dxa"/>
            <w:shd w:val="clear" w:color="auto" w:fill="auto"/>
          </w:tcPr>
          <w:p w14:paraId="13F32734" w14:textId="77777777" w:rsidR="00002F83" w:rsidRPr="00F5229E" w:rsidRDefault="00002F83" w:rsidP="001A7C80">
            <w:pPr>
              <w:jc w:val="both"/>
              <w:rPr>
                <w:rFonts w:ascii="Arial" w:eastAsia="Gulim" w:hAnsi="Arial" w:cs="Arial"/>
                <w:sz w:val="16"/>
                <w:szCs w:val="16"/>
                <w:lang w:val="en-US" w:eastAsia="ko-KR"/>
              </w:rPr>
            </w:pPr>
            <w:r w:rsidRPr="00F5229E">
              <w:rPr>
                <w:rFonts w:ascii="Arial" w:eastAsia="Gulim" w:hAnsi="Arial" w:cs="Arial"/>
                <w:sz w:val="16"/>
                <w:szCs w:val="16"/>
                <w:lang w:val="en-US" w:eastAsia="ko-KR"/>
              </w:rPr>
              <w:t>Reference slot location</w:t>
            </w:r>
          </w:p>
        </w:tc>
        <w:tc>
          <w:tcPr>
            <w:tcW w:w="5976" w:type="dxa"/>
            <w:shd w:val="clear" w:color="auto" w:fill="auto"/>
          </w:tcPr>
          <w:p w14:paraId="7233AD7C" w14:textId="11399028" w:rsidR="00002F83" w:rsidRPr="00F5229E" w:rsidRDefault="00002F83" w:rsidP="001A7C80">
            <w:pPr>
              <w:jc w:val="both"/>
              <w:rPr>
                <w:rFonts w:ascii="Arial" w:eastAsia="Gulim" w:hAnsi="Arial" w:cs="Arial"/>
                <w:sz w:val="16"/>
                <w:szCs w:val="16"/>
              </w:rPr>
            </w:pPr>
            <m:oMathPara>
              <m:oMathParaPr>
                <m:jc m:val="left"/>
              </m:oMathParaPr>
              <m:oMath>
                <m:r>
                  <m:rPr>
                    <m:sty m:val="p"/>
                  </m:rPr>
                  <w:rPr>
                    <w:rFonts w:ascii="Cambria Math" w:hAnsi="Cambria Math" w:cs="Arial"/>
                    <w:sz w:val="16"/>
                    <w:szCs w:val="16"/>
                  </w:rPr>
                  <m:t>10+</m:t>
                </m:r>
                <m:d>
                  <m:dPr>
                    <m:begChr m:val="⌈"/>
                    <m:endChr m:val="⌉"/>
                    <m:ctrlPr>
                      <w:rPr>
                        <w:rFonts w:ascii="Cambria Math" w:hAnsi="Cambria Math" w:cs="Arial"/>
                        <w:sz w:val="16"/>
                        <w:szCs w:val="16"/>
                      </w:rPr>
                    </m:ctrlPr>
                  </m:dPr>
                  <m:e>
                    <m:sSub>
                      <m:sSubPr>
                        <m:ctrlPr>
                          <w:rPr>
                            <w:rFonts w:ascii="Cambria Math" w:hAnsi="Cambria Math" w:cs="Arial"/>
                            <w:sz w:val="16"/>
                            <w:szCs w:val="16"/>
                          </w:rPr>
                        </m:ctrlPr>
                      </m:sSubPr>
                      <m:e>
                        <m:r>
                          <m:rPr>
                            <m:nor/>
                          </m:rPr>
                          <w:rPr>
                            <w:rFonts w:ascii="Arial" w:hAnsi="Arial" w:cs="Arial"/>
                            <w:sz w:val="16"/>
                            <w:szCs w:val="16"/>
                          </w:rPr>
                          <m:t>log</m:t>
                        </m:r>
                      </m:e>
                      <m:sub>
                        <m:r>
                          <m:rPr>
                            <m:nor/>
                          </m:rPr>
                          <w:rPr>
                            <w:rFonts w:ascii="Arial" w:hAnsi="Arial" w:cs="Arial"/>
                            <w:sz w:val="16"/>
                            <w:szCs w:val="16"/>
                          </w:rPr>
                          <m:t>2</m:t>
                        </m:r>
                      </m:sub>
                    </m:sSub>
                    <m:r>
                      <m:rPr>
                        <m:nor/>
                      </m:rPr>
                      <w:rPr>
                        <w:rFonts w:ascii="Arial" w:hAnsi="Arial" w:cs="Arial"/>
                        <w:sz w:val="16"/>
                        <w:szCs w:val="16"/>
                      </w:rPr>
                      <m:t>(10∙</m:t>
                    </m:r>
                    <m:sSup>
                      <m:sSupPr>
                        <m:ctrlPr>
                          <w:rPr>
                            <w:rFonts w:ascii="Cambria Math" w:hAnsi="Cambria Math" w:cs="Arial"/>
                            <w:sz w:val="16"/>
                            <w:szCs w:val="16"/>
                          </w:rPr>
                        </m:ctrlPr>
                      </m:sSupPr>
                      <m:e>
                        <m:r>
                          <m:rPr>
                            <m:sty m:val="p"/>
                          </m:rPr>
                          <w:rPr>
                            <w:rFonts w:ascii="Cambria Math" w:hAnsi="Cambria Math" w:cs="Arial"/>
                            <w:sz w:val="16"/>
                            <w:szCs w:val="16"/>
                          </w:rPr>
                          <m:t>2</m:t>
                        </m:r>
                      </m:e>
                      <m:sup>
                        <m:r>
                          <m:rPr>
                            <m:sty m:val="p"/>
                          </m:rPr>
                          <w:rPr>
                            <w:rFonts w:ascii="Cambria Math" w:hAnsi="Cambria Math" w:cs="Arial"/>
                            <w:sz w:val="16"/>
                            <w:szCs w:val="16"/>
                          </w:rPr>
                          <m:t>μ</m:t>
                        </m:r>
                      </m:sup>
                    </m:sSup>
                    <m:r>
                      <m:rPr>
                        <m:nor/>
                      </m:rPr>
                      <w:rPr>
                        <w:rFonts w:ascii="Arial" w:hAnsi="Arial" w:cs="Arial"/>
                        <w:sz w:val="16"/>
                        <w:szCs w:val="16"/>
                      </w:rPr>
                      <m:t>)</m:t>
                    </m:r>
                  </m:e>
                </m:d>
              </m:oMath>
            </m:oMathPara>
          </w:p>
          <w:p w14:paraId="439365B5" w14:textId="4988C4EB" w:rsidR="00002F83" w:rsidRPr="00F5229E" w:rsidRDefault="00002F83" w:rsidP="001A7C80">
            <w:pPr>
              <w:jc w:val="both"/>
              <w:rPr>
                <w:rFonts w:ascii="Arial" w:eastAsia="Gulim" w:hAnsi="Arial" w:cs="Arial"/>
                <w:sz w:val="16"/>
                <w:szCs w:val="16"/>
                <w:lang w:val="en-US" w:eastAsia="ko-KR"/>
              </w:rPr>
            </w:pPr>
            <w:r w:rsidRPr="00F5229E">
              <w:rPr>
                <w:rFonts w:ascii="Arial" w:eastAsia="Gulim" w:hAnsi="Arial" w:cs="Arial"/>
                <w:sz w:val="16"/>
                <w:szCs w:val="16"/>
                <w:lang w:eastAsia="ko-KR"/>
              </w:rPr>
              <w:t xml:space="preserve">Where </w:t>
            </w:r>
            <m:oMath>
              <m:r>
                <m:rPr>
                  <m:sty m:val="p"/>
                </m:rPr>
                <w:rPr>
                  <w:rFonts w:ascii="Cambria Math" w:hAnsi="Cambria Math" w:cs="Arial"/>
                  <w:sz w:val="16"/>
                  <w:szCs w:val="16"/>
                </w:rPr>
                <m:t>μ</m:t>
              </m:r>
            </m:oMath>
            <w:r w:rsidRPr="00F5229E">
              <w:rPr>
                <w:rFonts w:ascii="Arial" w:eastAsia="Gulim" w:hAnsi="Arial" w:cs="Arial"/>
                <w:sz w:val="16"/>
                <w:szCs w:val="16"/>
                <w:lang w:eastAsia="ko-KR"/>
              </w:rPr>
              <w:t xml:space="preserve"> is 0, 1, 2, 3 for SCS of 15kHz, 30kHz, 60kHz, 120kHz, respectively. </w:t>
            </w:r>
          </w:p>
        </w:tc>
      </w:tr>
      <w:tr w:rsidR="00002F83" w:rsidRPr="00F5229E" w14:paraId="14B97917" w14:textId="77777777" w:rsidTr="00F5229E">
        <w:trPr>
          <w:jc w:val="center"/>
        </w:trPr>
        <w:tc>
          <w:tcPr>
            <w:tcW w:w="2388" w:type="dxa"/>
            <w:shd w:val="clear" w:color="auto" w:fill="auto"/>
          </w:tcPr>
          <w:p w14:paraId="23631576" w14:textId="77777777" w:rsidR="00002F83" w:rsidRPr="00F5229E" w:rsidRDefault="00002F83" w:rsidP="001A7C80">
            <w:pPr>
              <w:jc w:val="both"/>
              <w:rPr>
                <w:rFonts w:ascii="Arial" w:eastAsia="Gulim" w:hAnsi="Arial" w:cs="Arial"/>
                <w:sz w:val="16"/>
                <w:szCs w:val="16"/>
                <w:lang w:val="en-US" w:eastAsia="ko-KR"/>
              </w:rPr>
            </w:pPr>
            <w:r w:rsidRPr="00F5229E">
              <w:rPr>
                <w:rFonts w:ascii="Arial" w:eastAsia="Gulim" w:hAnsi="Arial" w:cs="Arial"/>
                <w:sz w:val="16"/>
                <w:szCs w:val="16"/>
                <w:lang w:val="en-US" w:eastAsia="ko-KR"/>
              </w:rPr>
              <w:t>Resource set type</w:t>
            </w:r>
          </w:p>
        </w:tc>
        <w:tc>
          <w:tcPr>
            <w:tcW w:w="5976" w:type="dxa"/>
            <w:shd w:val="clear" w:color="auto" w:fill="auto"/>
          </w:tcPr>
          <w:p w14:paraId="2B3B15A1" w14:textId="77777777" w:rsidR="00002F83" w:rsidRPr="00F5229E" w:rsidRDefault="00002F83" w:rsidP="001A7C80">
            <w:pPr>
              <w:jc w:val="both"/>
              <w:rPr>
                <w:rFonts w:ascii="Arial" w:eastAsia="Gulim" w:hAnsi="Arial" w:cs="Arial"/>
                <w:sz w:val="16"/>
                <w:szCs w:val="16"/>
                <w:lang w:val="en-US" w:eastAsia="ko-KR"/>
              </w:rPr>
            </w:pPr>
            <w:r w:rsidRPr="00F5229E">
              <w:rPr>
                <w:rFonts w:ascii="Arial" w:eastAsia="Gulim" w:hAnsi="Arial" w:cs="Arial"/>
                <w:sz w:val="16"/>
                <w:szCs w:val="16"/>
                <w:lang w:val="en-US" w:eastAsia="ko-KR"/>
              </w:rPr>
              <w:t>1</w:t>
            </w:r>
          </w:p>
        </w:tc>
      </w:tr>
      <w:tr w:rsidR="00002F83" w:rsidRPr="00F5229E" w14:paraId="58BA72A5" w14:textId="77777777" w:rsidTr="00F5229E">
        <w:trPr>
          <w:jc w:val="center"/>
        </w:trPr>
        <w:tc>
          <w:tcPr>
            <w:tcW w:w="2388" w:type="dxa"/>
            <w:shd w:val="clear" w:color="auto" w:fill="auto"/>
          </w:tcPr>
          <w:p w14:paraId="2A67124B" w14:textId="77777777" w:rsidR="00002F83" w:rsidRPr="00F5229E" w:rsidRDefault="00002F83" w:rsidP="001A7C80">
            <w:pPr>
              <w:jc w:val="both"/>
              <w:rPr>
                <w:rFonts w:ascii="Arial" w:eastAsia="Gulim" w:hAnsi="Arial" w:cs="Arial"/>
                <w:sz w:val="16"/>
                <w:szCs w:val="16"/>
                <w:lang w:val="en-US" w:eastAsia="ko-KR"/>
              </w:rPr>
            </w:pPr>
            <w:r w:rsidRPr="00F5229E">
              <w:rPr>
                <w:rFonts w:ascii="Arial" w:eastAsia="Gulim" w:hAnsi="Arial" w:cs="Arial"/>
                <w:sz w:val="16"/>
                <w:szCs w:val="16"/>
                <w:lang w:val="en-US" w:eastAsia="ko-KR"/>
              </w:rPr>
              <w:t>Lowest subchannel indices for the first resource location of each TRIV</w:t>
            </w:r>
          </w:p>
        </w:tc>
        <w:tc>
          <w:tcPr>
            <w:tcW w:w="5976" w:type="dxa"/>
            <w:shd w:val="clear" w:color="auto" w:fill="auto"/>
          </w:tcPr>
          <w:p w14:paraId="4F357DCB" w14:textId="5316EB15" w:rsidR="00002F83" w:rsidRPr="00F5229E" w:rsidRDefault="00002F83" w:rsidP="001A7C80">
            <w:pPr>
              <w:jc w:val="center"/>
              <w:rPr>
                <w:rFonts w:ascii="Arial" w:eastAsia="Gulim" w:hAnsi="Arial" w:cs="Arial"/>
                <w:sz w:val="16"/>
                <w:szCs w:val="16"/>
              </w:rPr>
            </w:pPr>
            <m:oMathPara>
              <m:oMathParaPr>
                <m:jc m:val="left"/>
              </m:oMathParaPr>
              <m:oMath>
                <m:r>
                  <w:rPr>
                    <w:rFonts w:ascii="Cambria Math" w:eastAsia="Gulim" w:hAnsi="Cambria Math" w:cs="Arial"/>
                    <w:sz w:val="16"/>
                    <w:szCs w:val="16"/>
                  </w:rPr>
                  <m:t>N*</m:t>
                </m:r>
                <m:d>
                  <m:dPr>
                    <m:begChr m:val="⌈"/>
                    <m:endChr m:val="⌉"/>
                    <m:ctrlPr>
                      <w:rPr>
                        <w:rFonts w:ascii="Cambria Math" w:eastAsia="Gulim" w:hAnsi="Cambria Math" w:cs="Arial"/>
                        <w:i/>
                        <w:sz w:val="16"/>
                        <w:szCs w:val="16"/>
                      </w:rPr>
                    </m:ctrlPr>
                  </m:dPr>
                  <m:e>
                    <m:func>
                      <m:funcPr>
                        <m:ctrlPr>
                          <w:rPr>
                            <w:rFonts w:ascii="Cambria Math" w:eastAsia="Gulim" w:hAnsi="Cambria Math" w:cs="Arial"/>
                            <w:i/>
                            <w:sz w:val="16"/>
                            <w:szCs w:val="16"/>
                          </w:rPr>
                        </m:ctrlPr>
                      </m:funcPr>
                      <m:fName>
                        <m:sSub>
                          <m:sSubPr>
                            <m:ctrlPr>
                              <w:rPr>
                                <w:rFonts w:ascii="Cambria Math" w:eastAsia="Gulim" w:hAnsi="Cambria Math" w:cs="Arial"/>
                                <w:i/>
                                <w:sz w:val="16"/>
                                <w:szCs w:val="16"/>
                              </w:rPr>
                            </m:ctrlPr>
                          </m:sSubPr>
                          <m:e>
                            <m:r>
                              <m:rPr>
                                <m:sty m:val="p"/>
                              </m:rPr>
                              <w:rPr>
                                <w:rFonts w:ascii="Cambria Math" w:eastAsia="Gulim" w:hAnsi="Cambria Math" w:cs="Arial"/>
                                <w:sz w:val="16"/>
                                <w:szCs w:val="16"/>
                              </w:rPr>
                              <m:t>log</m:t>
                            </m:r>
                          </m:e>
                          <m:sub>
                            <m:r>
                              <w:rPr>
                                <w:rFonts w:ascii="Cambria Math" w:eastAsia="Gulim" w:hAnsi="Cambria Math" w:cs="Arial"/>
                                <w:sz w:val="16"/>
                                <w:szCs w:val="16"/>
                              </w:rPr>
                              <m:t>2</m:t>
                            </m:r>
                          </m:sub>
                        </m:sSub>
                      </m:fName>
                      <m:e>
                        <m:d>
                          <m:dPr>
                            <m:ctrlPr>
                              <w:rPr>
                                <w:rFonts w:ascii="Cambria Math" w:eastAsia="Gulim" w:hAnsi="Cambria Math" w:cs="Arial"/>
                                <w:i/>
                                <w:sz w:val="16"/>
                                <w:szCs w:val="16"/>
                              </w:rPr>
                            </m:ctrlPr>
                          </m:dPr>
                          <m:e>
                            <m:sSubSup>
                              <m:sSubSupPr>
                                <m:ctrlPr>
                                  <w:rPr>
                                    <w:rFonts w:ascii="Cambria Math" w:eastAsia="Gulim" w:hAnsi="Cambria Math" w:cs="Arial"/>
                                    <w:i/>
                                    <w:sz w:val="16"/>
                                    <w:szCs w:val="16"/>
                                  </w:rPr>
                                </m:ctrlPr>
                              </m:sSubSupPr>
                              <m:e>
                                <m:r>
                                  <w:rPr>
                                    <w:rFonts w:ascii="Cambria Math" w:eastAsia="Gulim" w:hAnsi="Cambria Math" w:cs="Arial"/>
                                    <w:sz w:val="16"/>
                                    <w:szCs w:val="16"/>
                                  </w:rPr>
                                  <m:t>N</m:t>
                                </m:r>
                              </m:e>
                              <m:sub>
                                <m:r>
                                  <w:rPr>
                                    <w:rFonts w:ascii="Cambria Math" w:eastAsia="Gulim" w:hAnsi="Cambria Math" w:cs="Arial"/>
                                    <w:sz w:val="16"/>
                                    <w:szCs w:val="16"/>
                                  </w:rPr>
                                  <m:t>subchannel</m:t>
                                </m:r>
                              </m:sub>
                              <m:sup>
                                <m:r>
                                  <w:rPr>
                                    <w:rFonts w:ascii="Cambria Math" w:eastAsia="Gulim" w:hAnsi="Cambria Math" w:cs="Arial"/>
                                    <w:sz w:val="16"/>
                                    <w:szCs w:val="16"/>
                                  </w:rPr>
                                  <m:t>SL</m:t>
                                </m:r>
                              </m:sup>
                            </m:sSubSup>
                          </m:e>
                        </m:d>
                      </m:e>
                    </m:func>
                  </m:e>
                </m:d>
              </m:oMath>
            </m:oMathPara>
          </w:p>
          <w:p w14:paraId="5227B793" w14:textId="59787BBD" w:rsidR="00002F83" w:rsidRPr="00F5229E" w:rsidRDefault="00002F83" w:rsidP="001A7C80">
            <w:pPr>
              <w:jc w:val="both"/>
              <w:rPr>
                <w:rFonts w:ascii="Arial" w:eastAsia="Gulim" w:hAnsi="Arial" w:cs="Arial"/>
                <w:sz w:val="16"/>
                <w:szCs w:val="16"/>
                <w:lang w:val="en-US" w:eastAsia="ko-KR"/>
              </w:rPr>
            </w:pPr>
            <w:r w:rsidRPr="00F5229E">
              <w:rPr>
                <w:rFonts w:ascii="Arial" w:eastAsia="Gulim" w:hAnsi="Arial" w:cs="Arial"/>
                <w:sz w:val="16"/>
                <w:szCs w:val="16"/>
                <w:lang w:val="en-US" w:eastAsia="ko-KR"/>
              </w:rPr>
              <w:t xml:space="preserve">Where </w:t>
            </w:r>
            <m:oMath>
              <m:sSubSup>
                <m:sSubSupPr>
                  <m:ctrlPr>
                    <w:rPr>
                      <w:rFonts w:ascii="Cambria Math" w:eastAsia="Gulim" w:hAnsi="Cambria Math" w:cs="Arial"/>
                      <w:i/>
                      <w:sz w:val="16"/>
                      <w:szCs w:val="16"/>
                    </w:rPr>
                  </m:ctrlPr>
                </m:sSubSupPr>
                <m:e>
                  <m:r>
                    <w:rPr>
                      <w:rFonts w:ascii="Cambria Math" w:eastAsia="Gulim" w:hAnsi="Cambria Math" w:cs="Arial"/>
                      <w:sz w:val="16"/>
                      <w:szCs w:val="16"/>
                    </w:rPr>
                    <m:t>N</m:t>
                  </m:r>
                </m:e>
                <m:sub>
                  <m:r>
                    <w:rPr>
                      <w:rFonts w:ascii="Cambria Math" w:eastAsia="Gulim" w:hAnsi="Cambria Math" w:cs="Arial"/>
                      <w:sz w:val="16"/>
                      <w:szCs w:val="16"/>
                    </w:rPr>
                    <m:t>subchannel</m:t>
                  </m:r>
                </m:sub>
                <m:sup>
                  <m:r>
                    <w:rPr>
                      <w:rFonts w:ascii="Cambria Math" w:eastAsia="Gulim" w:hAnsi="Cambria Math" w:cs="Arial"/>
                      <w:sz w:val="16"/>
                      <w:szCs w:val="16"/>
                    </w:rPr>
                    <m:t>SL</m:t>
                  </m:r>
                </m:sup>
              </m:sSubSup>
            </m:oMath>
            <w:r w:rsidRPr="00F5229E">
              <w:rPr>
                <w:rFonts w:ascii="Arial" w:eastAsia="Gulim" w:hAnsi="Arial" w:cs="Arial"/>
                <w:sz w:val="16"/>
                <w:szCs w:val="16"/>
                <w:lang w:val="en-US" w:eastAsia="ko-KR"/>
              </w:rPr>
              <w:t xml:space="preserve"> is provided by the higher layer parameter sl-NumSubchannel.</w:t>
            </w:r>
          </w:p>
        </w:tc>
      </w:tr>
    </w:tbl>
    <w:p w14:paraId="03CD0188" w14:textId="77777777" w:rsidR="00002F83" w:rsidRPr="00987DFB" w:rsidRDefault="00002F83" w:rsidP="00002F83">
      <w:pPr>
        <w:jc w:val="both"/>
      </w:pPr>
    </w:p>
    <w:p w14:paraId="660E016F" w14:textId="77777777" w:rsidR="00951BE9" w:rsidRDefault="00951BE9" w:rsidP="008410B2">
      <w:pPr>
        <w:rPr>
          <w:lang w:eastAsia="x-none"/>
        </w:rPr>
      </w:pPr>
    </w:p>
    <w:p w14:paraId="161C7D40" w14:textId="0E6F9C14" w:rsidR="008410B2" w:rsidRPr="00D3305D" w:rsidRDefault="002328C4" w:rsidP="008410B2">
      <w:pPr>
        <w:rPr>
          <w:b/>
          <w:bCs/>
          <w:lang w:eastAsia="x-none"/>
        </w:rPr>
      </w:pPr>
      <w:hyperlink r:id="rId1984" w:history="1">
        <w:r w:rsidR="004371F4">
          <w:rPr>
            <w:rStyle w:val="Hyperlink"/>
            <w:b/>
            <w:bCs/>
            <w:lang w:eastAsia="x-none"/>
          </w:rPr>
          <w:t>R1-2202257</w:t>
        </w:r>
      </w:hyperlink>
      <w:r w:rsidR="008410B2" w:rsidRPr="00D3305D">
        <w:rPr>
          <w:b/>
          <w:bCs/>
          <w:lang w:eastAsia="x-none"/>
        </w:rPr>
        <w:tab/>
        <w:t>Feature lead summary #4 for AI 8.11.1.2 Inter-UE coordination for Mode 2 enhancements</w:t>
      </w:r>
      <w:r w:rsidR="008410B2" w:rsidRPr="00D3305D">
        <w:rPr>
          <w:b/>
          <w:bCs/>
          <w:lang w:eastAsia="x-none"/>
        </w:rPr>
        <w:tab/>
        <w:t>Moderator (LG Electronics)</w:t>
      </w:r>
    </w:p>
    <w:p w14:paraId="7149BB61" w14:textId="49F1764D" w:rsidR="00D3305D" w:rsidRDefault="00D3305D" w:rsidP="008410B2">
      <w:pPr>
        <w:rPr>
          <w:lang w:eastAsia="x-none"/>
        </w:rPr>
      </w:pPr>
      <w:r>
        <w:rPr>
          <w:lang w:eastAsia="x-none"/>
        </w:rPr>
        <w:t>From Mar 1</w:t>
      </w:r>
      <w:r w:rsidRPr="00D3305D">
        <w:rPr>
          <w:vertAlign w:val="superscript"/>
          <w:lang w:eastAsia="x-none"/>
        </w:rPr>
        <w:t>st</w:t>
      </w:r>
      <w:r>
        <w:rPr>
          <w:lang w:eastAsia="x-none"/>
        </w:rPr>
        <w:t xml:space="preserve"> GTW session</w:t>
      </w:r>
    </w:p>
    <w:p w14:paraId="5B2D87D0" w14:textId="77777777" w:rsidR="00513EA0" w:rsidRPr="00513EA0" w:rsidRDefault="00513EA0" w:rsidP="00513EA0">
      <w:pPr>
        <w:rPr>
          <w:rFonts w:ascii="Times New Roman" w:hAnsi="Times New Roman"/>
          <w:szCs w:val="20"/>
          <w:u w:val="single"/>
          <w:lang w:eastAsia="x-none"/>
        </w:rPr>
      </w:pPr>
      <w:r w:rsidRPr="00513EA0">
        <w:rPr>
          <w:rFonts w:ascii="Times New Roman" w:hAnsi="Times New Roman"/>
          <w:szCs w:val="20"/>
          <w:u w:val="single"/>
          <w:lang w:eastAsia="x-none"/>
        </w:rPr>
        <w:t>Conclusion</w:t>
      </w:r>
    </w:p>
    <w:p w14:paraId="7CC0266D" w14:textId="77777777" w:rsidR="00513EA0" w:rsidRPr="00513EA0" w:rsidRDefault="00513EA0" w:rsidP="00513EA0">
      <w:pPr>
        <w:jc w:val="both"/>
        <w:rPr>
          <w:rFonts w:ascii="Times New Roman" w:eastAsia="Gulim" w:hAnsi="Times New Roman"/>
          <w:szCs w:val="20"/>
          <w:lang w:val="en-US" w:eastAsia="ko-KR"/>
        </w:rPr>
      </w:pPr>
      <w:r w:rsidRPr="00513EA0">
        <w:rPr>
          <w:rFonts w:ascii="Times New Roman" w:eastAsia="Gulim" w:hAnsi="Times New Roman"/>
          <w:szCs w:val="20"/>
          <w:lang w:val="en-US" w:eastAsia="ko-KR"/>
        </w:rPr>
        <w:t xml:space="preserve">There is no consensus in RAN1 on indicating actual number of resource combination in a SCI format 2-C for inter-UE coordination information. </w:t>
      </w:r>
    </w:p>
    <w:p w14:paraId="728F2B11" w14:textId="77777777" w:rsidR="00513EA0" w:rsidRPr="00513EA0" w:rsidRDefault="00513EA0" w:rsidP="00F44FD9">
      <w:pPr>
        <w:pStyle w:val="ListParagraph"/>
        <w:numPr>
          <w:ilvl w:val="0"/>
          <w:numId w:val="141"/>
        </w:numPr>
        <w:rPr>
          <w:lang w:val="en-US" w:eastAsia="ko-KR"/>
        </w:rPr>
      </w:pPr>
      <w:r w:rsidRPr="00513EA0">
        <w:rPr>
          <w:lang w:val="en-US" w:eastAsia="ko-KR"/>
        </w:rPr>
        <w:t>Note: Different resource combinations can indicate the same set of resources for the case when only one resource combination is actually used</w:t>
      </w:r>
    </w:p>
    <w:p w14:paraId="7547214C" w14:textId="77777777" w:rsidR="00513EA0" w:rsidRPr="00513EA0" w:rsidRDefault="00513EA0" w:rsidP="00513EA0">
      <w:pPr>
        <w:rPr>
          <w:rFonts w:ascii="Times New Roman" w:hAnsi="Times New Roman"/>
          <w:szCs w:val="20"/>
          <w:highlight w:val="green"/>
          <w:lang w:eastAsia="x-none"/>
        </w:rPr>
      </w:pPr>
      <w:r w:rsidRPr="00513EA0">
        <w:rPr>
          <w:rFonts w:ascii="Times New Roman" w:hAnsi="Times New Roman"/>
          <w:szCs w:val="20"/>
          <w:highlight w:val="green"/>
          <w:lang w:eastAsia="x-none"/>
        </w:rPr>
        <w:t>Agreement</w:t>
      </w:r>
    </w:p>
    <w:p w14:paraId="44D55A38" w14:textId="77777777" w:rsidR="00513EA0" w:rsidRPr="00513EA0" w:rsidRDefault="00513EA0" w:rsidP="00513EA0">
      <w:pPr>
        <w:jc w:val="both"/>
        <w:rPr>
          <w:rFonts w:ascii="Times New Roman" w:eastAsia="Gulim" w:hAnsi="Times New Roman"/>
          <w:szCs w:val="20"/>
          <w:lang w:val="en-US" w:eastAsia="zh-CN"/>
        </w:rPr>
      </w:pPr>
      <w:r w:rsidRPr="00513EA0">
        <w:rPr>
          <w:rFonts w:ascii="Times New Roman" w:eastAsia="Gulim" w:hAnsi="Times New Roman"/>
          <w:szCs w:val="20"/>
          <w:lang w:val="en-US" w:eastAsia="ko-KR"/>
        </w:rPr>
        <w:t xml:space="preserve">For Scheme 2, </w:t>
      </w:r>
    </w:p>
    <w:p w14:paraId="47F2E8B1" w14:textId="77777777" w:rsidR="00513EA0" w:rsidRPr="00513EA0" w:rsidRDefault="00513EA0" w:rsidP="00F44FD9">
      <w:pPr>
        <w:numPr>
          <w:ilvl w:val="0"/>
          <w:numId w:val="173"/>
        </w:numPr>
        <w:jc w:val="both"/>
        <w:rPr>
          <w:rFonts w:ascii="Times New Roman" w:eastAsia="Gulim" w:hAnsi="Times New Roman"/>
          <w:szCs w:val="20"/>
          <w:lang w:val="en-US" w:eastAsia="ko-KR"/>
        </w:rPr>
      </w:pPr>
      <w:r w:rsidRPr="00513EA0">
        <w:rPr>
          <w:rFonts w:ascii="Times New Roman" w:eastAsia="Gulim" w:hAnsi="Times New Roman"/>
          <w:szCs w:val="20"/>
          <w:lang w:val="en-US" w:eastAsia="ko-KR"/>
        </w:rPr>
        <w:t>The PHY layer reports S_A after Step 7) of TS 38.214 Section 8.1.4 to higher layer.</w:t>
      </w:r>
    </w:p>
    <w:p w14:paraId="4CD599AE" w14:textId="77777777" w:rsidR="00513EA0" w:rsidRPr="00513EA0" w:rsidRDefault="00513EA0" w:rsidP="00F44FD9">
      <w:pPr>
        <w:numPr>
          <w:ilvl w:val="0"/>
          <w:numId w:val="173"/>
        </w:numPr>
        <w:jc w:val="both"/>
        <w:rPr>
          <w:rFonts w:ascii="Times New Roman" w:eastAsia="Gulim" w:hAnsi="Times New Roman"/>
          <w:szCs w:val="20"/>
          <w:lang w:val="en-US" w:eastAsia="ko-KR"/>
        </w:rPr>
      </w:pPr>
      <w:r w:rsidRPr="00513EA0">
        <w:rPr>
          <w:rFonts w:ascii="Times New Roman" w:eastAsia="Gulim" w:hAnsi="Times New Roman"/>
          <w:szCs w:val="20"/>
          <w:lang w:val="en-US" w:eastAsia="ko-KR"/>
        </w:rPr>
        <w:t>When UE-B receives a conflict indicator for resource(s) indicated by its SCI,</w:t>
      </w:r>
    </w:p>
    <w:p w14:paraId="397577B6" w14:textId="77777777" w:rsidR="00513EA0" w:rsidRPr="00513EA0" w:rsidRDefault="00513EA0" w:rsidP="00F44FD9">
      <w:pPr>
        <w:numPr>
          <w:ilvl w:val="1"/>
          <w:numId w:val="173"/>
        </w:numPr>
        <w:jc w:val="both"/>
        <w:rPr>
          <w:rFonts w:ascii="Times New Roman" w:eastAsia="Gulim" w:hAnsi="Times New Roman"/>
          <w:szCs w:val="20"/>
          <w:lang w:val="en-US" w:eastAsia="ko-KR"/>
        </w:rPr>
      </w:pPr>
      <w:r w:rsidRPr="00513EA0">
        <w:rPr>
          <w:rFonts w:ascii="Times New Roman" w:eastAsia="Gulim" w:hAnsi="Times New Roman"/>
          <w:szCs w:val="20"/>
          <w:lang w:val="en-US" w:eastAsia="ko-KR"/>
        </w:rPr>
        <w:t xml:space="preserve">PHY layer at UE-B reports resources overlapping with the next reserved resource indicated by the corresponding UE-B’s SCI </w:t>
      </w:r>
      <w:r w:rsidRPr="00513EA0">
        <w:rPr>
          <w:rFonts w:ascii="Times New Roman" w:eastAsia="Malgun Gothic" w:hAnsi="Times New Roman"/>
          <w:strike/>
          <w:color w:val="FF0000"/>
          <w:szCs w:val="20"/>
          <w:lang w:val="en-US" w:eastAsia="ja-JP"/>
        </w:rPr>
        <w:t xml:space="preserve">for </w:t>
      </w:r>
      <w:r w:rsidRPr="00513EA0">
        <w:rPr>
          <w:rFonts w:ascii="Times New Roman" w:eastAsia="Malgun Gothic" w:hAnsi="Times New Roman"/>
          <w:strike/>
          <w:color w:val="FF0000"/>
          <w:szCs w:val="20"/>
          <w:lang w:val="en-US" w:eastAsia="ko-KR"/>
        </w:rPr>
        <w:t>current</w:t>
      </w:r>
      <w:r w:rsidRPr="00513EA0">
        <w:rPr>
          <w:rFonts w:ascii="Times New Roman" w:eastAsia="Malgun Gothic" w:hAnsi="Times New Roman"/>
          <w:strike/>
          <w:color w:val="FF0000"/>
          <w:szCs w:val="20"/>
          <w:lang w:val="en-US" w:eastAsia="ja-JP"/>
        </w:rPr>
        <w:t xml:space="preserve"> TB transmission</w:t>
      </w:r>
      <w:r w:rsidRPr="00513EA0">
        <w:rPr>
          <w:rFonts w:ascii="Times New Roman" w:eastAsia="Malgun Gothic" w:hAnsi="Times New Roman"/>
          <w:color w:val="171717"/>
          <w:szCs w:val="20"/>
          <w:lang w:val="en-US" w:eastAsia="ja-JP"/>
        </w:rPr>
        <w:t xml:space="preserve"> </w:t>
      </w:r>
      <w:r w:rsidRPr="00513EA0">
        <w:rPr>
          <w:rFonts w:ascii="Times New Roman" w:eastAsia="Gulim" w:hAnsi="Times New Roman"/>
          <w:szCs w:val="20"/>
          <w:lang w:val="en-US" w:eastAsia="ko-KR"/>
        </w:rPr>
        <w:t>to higher layer.</w:t>
      </w:r>
    </w:p>
    <w:p w14:paraId="6A7E503D" w14:textId="77777777" w:rsidR="00513EA0" w:rsidRPr="00513EA0" w:rsidRDefault="00513EA0" w:rsidP="00F44FD9">
      <w:pPr>
        <w:numPr>
          <w:ilvl w:val="2"/>
          <w:numId w:val="173"/>
        </w:numPr>
        <w:jc w:val="both"/>
        <w:rPr>
          <w:rFonts w:ascii="Times New Roman" w:eastAsia="Gulim" w:hAnsi="Times New Roman"/>
          <w:szCs w:val="20"/>
          <w:lang w:val="en-US" w:eastAsia="ko-KR"/>
        </w:rPr>
      </w:pPr>
      <w:r w:rsidRPr="00513EA0">
        <w:rPr>
          <w:rFonts w:ascii="Times New Roman" w:eastAsia="Gulim" w:hAnsi="Times New Roman"/>
          <w:szCs w:val="20"/>
          <w:lang w:val="en-US" w:eastAsia="ko-KR"/>
        </w:rPr>
        <w:t xml:space="preserve">If (pre)configured, the PHY layer reports resources in a slot including the next reserved resource indicated by the corresponding UE-B’s SCI </w:t>
      </w:r>
      <w:r w:rsidRPr="00513EA0">
        <w:rPr>
          <w:rFonts w:ascii="Times New Roman" w:eastAsia="Malgun Gothic" w:hAnsi="Times New Roman"/>
          <w:strike/>
          <w:color w:val="FF0000"/>
          <w:szCs w:val="20"/>
          <w:lang w:val="en-US" w:eastAsia="ja-JP"/>
        </w:rPr>
        <w:t xml:space="preserve">for </w:t>
      </w:r>
      <w:r w:rsidRPr="00513EA0">
        <w:rPr>
          <w:rFonts w:ascii="Times New Roman" w:eastAsia="Malgun Gothic" w:hAnsi="Times New Roman"/>
          <w:strike/>
          <w:color w:val="FF0000"/>
          <w:szCs w:val="20"/>
          <w:lang w:val="en-US" w:eastAsia="ko-KR"/>
        </w:rPr>
        <w:t>current</w:t>
      </w:r>
      <w:r w:rsidRPr="00513EA0">
        <w:rPr>
          <w:rFonts w:ascii="Times New Roman" w:eastAsia="Malgun Gothic" w:hAnsi="Times New Roman"/>
          <w:strike/>
          <w:color w:val="FF0000"/>
          <w:szCs w:val="20"/>
          <w:lang w:val="en-US" w:eastAsia="ja-JP"/>
        </w:rPr>
        <w:t xml:space="preserve"> TB transmission</w:t>
      </w:r>
      <w:r w:rsidRPr="00513EA0">
        <w:rPr>
          <w:rFonts w:ascii="Times New Roman" w:eastAsia="Malgun Gothic" w:hAnsi="Times New Roman"/>
          <w:color w:val="171717"/>
          <w:szCs w:val="20"/>
          <w:lang w:val="en-US" w:eastAsia="ja-JP"/>
        </w:rPr>
        <w:t xml:space="preserve"> </w:t>
      </w:r>
      <w:r w:rsidRPr="00513EA0">
        <w:rPr>
          <w:rFonts w:ascii="Times New Roman" w:eastAsia="Gulim" w:hAnsi="Times New Roman"/>
          <w:szCs w:val="20"/>
          <w:lang w:val="en-US" w:eastAsia="ko-KR"/>
        </w:rPr>
        <w:t>to higher layer.</w:t>
      </w:r>
    </w:p>
    <w:p w14:paraId="0AD92D2C" w14:textId="77777777" w:rsidR="00513EA0" w:rsidRPr="00513EA0" w:rsidRDefault="00513EA0" w:rsidP="00F44FD9">
      <w:pPr>
        <w:numPr>
          <w:ilvl w:val="1"/>
          <w:numId w:val="173"/>
        </w:numPr>
        <w:jc w:val="both"/>
        <w:rPr>
          <w:rFonts w:ascii="Times New Roman" w:eastAsia="Gulim" w:hAnsi="Times New Roman"/>
          <w:szCs w:val="20"/>
          <w:lang w:val="en-US" w:eastAsia="ko-KR"/>
        </w:rPr>
      </w:pPr>
      <w:r w:rsidRPr="00513EA0">
        <w:rPr>
          <w:rFonts w:ascii="Times New Roman" w:eastAsia="Gulim" w:hAnsi="Times New Roman"/>
          <w:szCs w:val="20"/>
          <w:lang w:val="en-US" w:eastAsia="ko-KR"/>
        </w:rPr>
        <w:t>Higher layer at UE-B re-selects the resource(s) indicated by the conflict indicator among the S_A excluding the reported resources.</w:t>
      </w:r>
    </w:p>
    <w:p w14:paraId="48A6B1DF" w14:textId="77777777" w:rsidR="00513EA0" w:rsidRPr="00513EA0" w:rsidRDefault="00513EA0" w:rsidP="00513EA0">
      <w:pPr>
        <w:rPr>
          <w:rFonts w:ascii="Times New Roman" w:hAnsi="Times New Roman"/>
          <w:szCs w:val="20"/>
          <w:highlight w:val="cyan"/>
          <w:lang w:val="en-US" w:eastAsia="x-none"/>
        </w:rPr>
      </w:pPr>
    </w:p>
    <w:p w14:paraId="3E029D64" w14:textId="77777777" w:rsidR="00513EA0" w:rsidRPr="00513EA0" w:rsidRDefault="00513EA0" w:rsidP="00513EA0">
      <w:pPr>
        <w:rPr>
          <w:rFonts w:ascii="Times New Roman" w:hAnsi="Times New Roman"/>
          <w:szCs w:val="20"/>
          <w:highlight w:val="green"/>
          <w:lang w:eastAsia="x-none"/>
        </w:rPr>
      </w:pPr>
      <w:r w:rsidRPr="00513EA0">
        <w:rPr>
          <w:rFonts w:ascii="Times New Roman" w:hAnsi="Times New Roman"/>
          <w:szCs w:val="20"/>
          <w:highlight w:val="green"/>
          <w:lang w:eastAsia="x-none"/>
        </w:rPr>
        <w:lastRenderedPageBreak/>
        <w:t>Agreement</w:t>
      </w:r>
    </w:p>
    <w:p w14:paraId="055CD5F4" w14:textId="77777777" w:rsidR="00513EA0" w:rsidRPr="00513EA0" w:rsidRDefault="00513EA0" w:rsidP="00513EA0">
      <w:pPr>
        <w:overflowPunct w:val="0"/>
        <w:jc w:val="both"/>
        <w:rPr>
          <w:rFonts w:ascii="Times New Roman" w:eastAsia="Gulim" w:hAnsi="Times New Roman"/>
          <w:szCs w:val="20"/>
          <w:lang w:eastAsia="ja-JP"/>
        </w:rPr>
      </w:pPr>
      <w:r w:rsidRPr="00513EA0">
        <w:rPr>
          <w:rFonts w:ascii="Times New Roman" w:eastAsia="Gulim" w:hAnsi="Times New Roman"/>
          <w:szCs w:val="20"/>
          <w:lang w:eastAsia="ko-KR"/>
        </w:rPr>
        <w:t xml:space="preserve">Confirm the following working assumption with </w:t>
      </w:r>
      <w:r w:rsidRPr="00513EA0">
        <w:rPr>
          <w:rFonts w:ascii="Times New Roman" w:eastAsia="Gulim" w:hAnsi="Times New Roman"/>
          <w:szCs w:val="20"/>
          <w:lang w:eastAsia="zh-CN"/>
        </w:rPr>
        <w:t xml:space="preserve">modification in </w:t>
      </w:r>
      <w:r w:rsidRPr="00513EA0">
        <w:rPr>
          <w:rFonts w:ascii="Times New Roman" w:eastAsia="Gulim" w:hAnsi="Times New Roman"/>
          <w:color w:val="FF0000"/>
          <w:szCs w:val="20"/>
          <w:lang w:eastAsia="zh-CN"/>
        </w:rPr>
        <w:t>RED</w:t>
      </w:r>
      <w:r w:rsidRPr="00513EA0">
        <w:rPr>
          <w:rFonts w:ascii="Times New Roman" w:eastAsia="Gulim" w:hAnsi="Times New Roman"/>
          <w:szCs w:val="20"/>
          <w:lang w:eastAsia="ko-KR"/>
        </w:rPr>
        <w:t>. Note that the terminology of “</w:t>
      </w:r>
      <w:r w:rsidRPr="00513EA0">
        <w:rPr>
          <w:rFonts w:ascii="Times New Roman" w:eastAsia="Gulim" w:hAnsi="Times New Roman"/>
          <w:i/>
          <w:szCs w:val="20"/>
          <w:lang w:eastAsia="ko-KR"/>
        </w:rPr>
        <w:t>indicationUEB</w:t>
      </w:r>
      <w:r w:rsidRPr="00513EA0">
        <w:rPr>
          <w:rFonts w:ascii="Times New Roman" w:eastAsia="Gulim" w:hAnsi="Times New Roman"/>
          <w:szCs w:val="20"/>
          <w:lang w:eastAsia="ko-KR"/>
        </w:rPr>
        <w:t xml:space="preserve"> flag” means the indication of whether UE scheduling a conflict TB can be UE-B or not.</w:t>
      </w:r>
    </w:p>
    <w:p w14:paraId="5588B633" w14:textId="77777777" w:rsidR="00513EA0" w:rsidRPr="00513EA0" w:rsidRDefault="00513EA0" w:rsidP="00F44FD9">
      <w:pPr>
        <w:numPr>
          <w:ilvl w:val="0"/>
          <w:numId w:val="174"/>
        </w:numPr>
        <w:jc w:val="both"/>
        <w:rPr>
          <w:rFonts w:ascii="Times New Roman" w:eastAsia="Gulim" w:hAnsi="Times New Roman"/>
          <w:szCs w:val="20"/>
          <w:lang w:eastAsia="ko-KR"/>
        </w:rPr>
      </w:pPr>
      <w:r w:rsidRPr="00513EA0">
        <w:rPr>
          <w:rFonts w:ascii="Times New Roman" w:eastAsia="Gulim" w:hAnsi="Times New Roman"/>
          <w:szCs w:val="20"/>
          <w:highlight w:val="darkYellow"/>
          <w:lang w:eastAsia="ja-JP"/>
        </w:rPr>
        <w:t>Working Assumption</w:t>
      </w:r>
      <w:r w:rsidRPr="00513EA0">
        <w:rPr>
          <w:rFonts w:ascii="Times New Roman" w:eastAsia="Gulim" w:hAnsi="Times New Roman"/>
          <w:szCs w:val="20"/>
          <w:lang w:eastAsia="ja-JP"/>
        </w:rPr>
        <w:t>:</w:t>
      </w:r>
    </w:p>
    <w:p w14:paraId="78C2A415" w14:textId="77777777" w:rsidR="00513EA0" w:rsidRPr="00513EA0" w:rsidRDefault="00513EA0" w:rsidP="00F44FD9">
      <w:pPr>
        <w:numPr>
          <w:ilvl w:val="1"/>
          <w:numId w:val="174"/>
        </w:numPr>
        <w:jc w:val="both"/>
        <w:rPr>
          <w:rFonts w:ascii="Times New Roman" w:eastAsia="Gulim" w:hAnsi="Times New Roman"/>
          <w:szCs w:val="20"/>
          <w:lang w:eastAsia="ko-KR"/>
        </w:rPr>
      </w:pPr>
      <w:r w:rsidRPr="00513EA0">
        <w:rPr>
          <w:rFonts w:ascii="Times New Roman" w:eastAsia="Gulim" w:hAnsi="Times New Roman"/>
          <w:szCs w:val="20"/>
          <w:lang w:eastAsia="ja-JP"/>
        </w:rPr>
        <w:t xml:space="preserve">For Condition 2-A-1 in Scheme 2, when “a non-destination UE of a TB transmitted by UE-B can be UE-A” is enabled or when “a non-destination UE of a TB transmitted by UE-B can be UE-A” is disabled and the destination UE of the conflicting TBs is UE-A, </w:t>
      </w:r>
    </w:p>
    <w:p w14:paraId="5E1DA680" w14:textId="77777777" w:rsidR="00513EA0" w:rsidRPr="00513EA0" w:rsidRDefault="00513EA0" w:rsidP="00F44FD9">
      <w:pPr>
        <w:numPr>
          <w:ilvl w:val="2"/>
          <w:numId w:val="174"/>
        </w:numPr>
        <w:jc w:val="both"/>
        <w:rPr>
          <w:rFonts w:ascii="Times New Roman" w:eastAsia="Gulim" w:hAnsi="Times New Roman"/>
          <w:szCs w:val="20"/>
          <w:lang w:eastAsia="ko-KR"/>
        </w:rPr>
      </w:pPr>
      <w:r w:rsidRPr="00513EA0">
        <w:rPr>
          <w:rFonts w:ascii="Times New Roman" w:eastAsia="Gulim" w:hAnsi="Times New Roman"/>
          <w:szCs w:val="20"/>
          <w:lang w:eastAsia="ja-JP"/>
        </w:rPr>
        <w:t xml:space="preserve">for each pair of UEs scheduling the conflicting TBs </w:t>
      </w:r>
      <w:r w:rsidRPr="00513EA0">
        <w:rPr>
          <w:rFonts w:ascii="Times New Roman" w:eastAsia="Gulim" w:hAnsi="Times New Roman"/>
          <w:color w:val="FF0000"/>
          <w:szCs w:val="20"/>
          <w:lang w:eastAsia="ko-KR"/>
        </w:rPr>
        <w:t>whose</w:t>
      </w:r>
      <w:r w:rsidRPr="00513EA0">
        <w:rPr>
          <w:rFonts w:ascii="Times New Roman" w:eastAsia="Gulim" w:hAnsi="Times New Roman"/>
          <w:color w:val="FF0000"/>
          <w:szCs w:val="20"/>
          <w:lang w:eastAsia="ja-JP"/>
        </w:rPr>
        <w:t xml:space="preserve"> PSFCH occasions for resource conflict indication are not yet passed and </w:t>
      </w:r>
      <w:r w:rsidRPr="00513EA0">
        <w:rPr>
          <w:rFonts w:ascii="Times New Roman" w:eastAsia="Gulim" w:hAnsi="Times New Roman"/>
          <w:i/>
          <w:color w:val="FF0000"/>
          <w:szCs w:val="20"/>
          <w:lang w:eastAsia="ja-JP"/>
        </w:rPr>
        <w:t>indicationUEB</w:t>
      </w:r>
      <w:r w:rsidRPr="00513EA0">
        <w:rPr>
          <w:rFonts w:ascii="Times New Roman" w:eastAsia="Gulim" w:hAnsi="Times New Roman"/>
          <w:color w:val="FF0000"/>
          <w:szCs w:val="20"/>
          <w:lang w:eastAsia="ja-JP"/>
        </w:rPr>
        <w:t xml:space="preserve"> flag </w:t>
      </w:r>
      <w:r w:rsidRPr="00513EA0">
        <w:rPr>
          <w:rFonts w:ascii="Times New Roman" w:eastAsia="Gulim" w:hAnsi="Times New Roman"/>
          <w:color w:val="FF0000"/>
          <w:szCs w:val="20"/>
          <w:lang w:eastAsia="ko-KR"/>
        </w:rPr>
        <w:t>is</w:t>
      </w:r>
      <w:r w:rsidRPr="00513EA0">
        <w:rPr>
          <w:rFonts w:ascii="Times New Roman" w:eastAsia="Gulim" w:hAnsi="Times New Roman"/>
          <w:color w:val="FF0000"/>
          <w:szCs w:val="20"/>
          <w:lang w:eastAsia="ja-JP"/>
        </w:rPr>
        <w:t xml:space="preserve"> </w:t>
      </w:r>
      <w:r w:rsidRPr="00513EA0">
        <w:rPr>
          <w:rFonts w:ascii="Times New Roman" w:eastAsia="Gulim" w:hAnsi="Times New Roman"/>
          <w:color w:val="FF0000"/>
          <w:szCs w:val="20"/>
          <w:lang w:eastAsia="ko-KR"/>
        </w:rPr>
        <w:t>set</w:t>
      </w:r>
      <w:r w:rsidRPr="00513EA0">
        <w:rPr>
          <w:rFonts w:ascii="Times New Roman" w:eastAsia="Gulim" w:hAnsi="Times New Roman"/>
          <w:color w:val="FF0000"/>
          <w:szCs w:val="20"/>
          <w:lang w:eastAsia="ja-JP"/>
        </w:rPr>
        <w:t xml:space="preserve"> </w:t>
      </w:r>
      <w:r w:rsidRPr="00513EA0">
        <w:rPr>
          <w:rFonts w:ascii="Times New Roman" w:eastAsia="Gulim" w:hAnsi="Times New Roman"/>
          <w:color w:val="FF0000"/>
          <w:szCs w:val="20"/>
          <w:lang w:eastAsia="ko-KR"/>
        </w:rPr>
        <w:t>to</w:t>
      </w:r>
      <w:r w:rsidRPr="00513EA0">
        <w:rPr>
          <w:rFonts w:ascii="Times New Roman" w:eastAsia="Gulim" w:hAnsi="Times New Roman"/>
          <w:color w:val="FF0000"/>
          <w:szCs w:val="20"/>
          <w:lang w:eastAsia="ja-JP"/>
        </w:rPr>
        <w:t xml:space="preserve"> 1 if the higher parameter of </w:t>
      </w:r>
      <w:r w:rsidRPr="00513EA0">
        <w:rPr>
          <w:rFonts w:ascii="Times New Roman" w:eastAsia="Gulim" w:hAnsi="Times New Roman"/>
          <w:i/>
          <w:color w:val="FF0000"/>
          <w:szCs w:val="20"/>
          <w:lang w:eastAsia="ja-JP"/>
        </w:rPr>
        <w:t>indicationUEBScheme2</w:t>
      </w:r>
      <w:r w:rsidRPr="00513EA0">
        <w:rPr>
          <w:rFonts w:ascii="Times New Roman" w:eastAsia="Gulim" w:hAnsi="Times New Roman"/>
          <w:color w:val="FF0000"/>
          <w:szCs w:val="20"/>
          <w:lang w:eastAsia="ja-JP"/>
        </w:rPr>
        <w:t xml:space="preserve"> is (pre)configured to ‘Enabled’</w:t>
      </w:r>
      <w:r w:rsidRPr="00513EA0">
        <w:rPr>
          <w:rFonts w:ascii="Times New Roman" w:eastAsia="Gulim" w:hAnsi="Times New Roman"/>
          <w:szCs w:val="20"/>
          <w:lang w:eastAsia="ja-JP"/>
        </w:rPr>
        <w:t xml:space="preserve">, a UE with the higher priority value is UE-B. </w:t>
      </w:r>
      <w:r w:rsidRPr="00513EA0">
        <w:rPr>
          <w:rFonts w:ascii="Times New Roman" w:eastAsia="Gulim" w:hAnsi="Times New Roman"/>
          <w:color w:val="FF0000"/>
          <w:szCs w:val="20"/>
          <w:lang w:eastAsia="ja-JP"/>
        </w:rPr>
        <w:t xml:space="preserve">When the UEs in the pair have the same priority value, UE-A determines one of the UEs to be UE-B by its implementation. </w:t>
      </w:r>
    </w:p>
    <w:p w14:paraId="3289537E" w14:textId="77777777" w:rsidR="00513EA0" w:rsidRPr="00513EA0" w:rsidRDefault="00513EA0" w:rsidP="00F44FD9">
      <w:pPr>
        <w:numPr>
          <w:ilvl w:val="3"/>
          <w:numId w:val="174"/>
        </w:numPr>
        <w:jc w:val="both"/>
        <w:rPr>
          <w:rFonts w:ascii="Times New Roman" w:eastAsia="Gulim" w:hAnsi="Times New Roman"/>
          <w:color w:val="FF0000"/>
          <w:szCs w:val="20"/>
          <w:lang w:eastAsia="ko-KR"/>
        </w:rPr>
      </w:pPr>
      <w:r w:rsidRPr="00513EA0">
        <w:rPr>
          <w:rFonts w:ascii="Times New Roman" w:eastAsia="Gulim" w:hAnsi="Times New Roman"/>
          <w:color w:val="FF0000"/>
          <w:szCs w:val="20"/>
          <w:lang w:val="en-US" w:eastAsia="ja-JP"/>
        </w:rPr>
        <w:t xml:space="preserve">UE-A considers the SCIs received earlier than or equal to </w:t>
      </w:r>
      <w:r w:rsidRPr="00513EA0">
        <w:rPr>
          <w:rFonts w:ascii="Times New Roman" w:eastAsia="Gulim" w:hAnsi="Times New Roman"/>
          <w:i/>
          <w:color w:val="FF0000"/>
          <w:szCs w:val="20"/>
          <w:lang w:val="en-US" w:eastAsia="ko-KR"/>
        </w:rPr>
        <w:t>sl-MinTimeGapPSFCH</w:t>
      </w:r>
      <w:r w:rsidRPr="00513EA0">
        <w:rPr>
          <w:rFonts w:ascii="Times New Roman" w:eastAsia="Gulim" w:hAnsi="Times New Roman"/>
          <w:i/>
          <w:color w:val="FF0000"/>
          <w:szCs w:val="20"/>
          <w:lang w:val="en-US" w:eastAsia="ja-JP"/>
        </w:rPr>
        <w:t xml:space="preserve"> </w:t>
      </w:r>
      <w:r w:rsidRPr="00513EA0">
        <w:rPr>
          <w:rFonts w:ascii="Times New Roman" w:eastAsia="Gulim" w:hAnsi="Times New Roman"/>
          <w:color w:val="FF0000"/>
          <w:szCs w:val="20"/>
          <w:lang w:val="en-US" w:eastAsia="ja-JP"/>
        </w:rPr>
        <w:t>before the PSFCH occasion for conflict indication when determining UE-B.</w:t>
      </w:r>
    </w:p>
    <w:p w14:paraId="5954DE31" w14:textId="77777777" w:rsidR="00513EA0" w:rsidRPr="00513EA0" w:rsidRDefault="00513EA0" w:rsidP="00513EA0">
      <w:pPr>
        <w:rPr>
          <w:rFonts w:ascii="Times New Roman" w:hAnsi="Times New Roman"/>
          <w:szCs w:val="20"/>
          <w:highlight w:val="cyan"/>
          <w:lang w:eastAsia="x-none"/>
        </w:rPr>
      </w:pPr>
    </w:p>
    <w:p w14:paraId="27DCDA57" w14:textId="77777777" w:rsidR="00513EA0" w:rsidRPr="00513EA0" w:rsidRDefault="00513EA0" w:rsidP="00513EA0">
      <w:pPr>
        <w:rPr>
          <w:rFonts w:ascii="Times New Roman" w:hAnsi="Times New Roman"/>
          <w:szCs w:val="20"/>
          <w:highlight w:val="green"/>
          <w:lang w:eastAsia="x-none"/>
        </w:rPr>
      </w:pPr>
      <w:r w:rsidRPr="00513EA0">
        <w:rPr>
          <w:rFonts w:ascii="Times New Roman" w:hAnsi="Times New Roman"/>
          <w:szCs w:val="20"/>
          <w:highlight w:val="green"/>
          <w:lang w:eastAsia="x-none"/>
        </w:rPr>
        <w:t>Agreement</w:t>
      </w:r>
    </w:p>
    <w:p w14:paraId="5EB0FB98" w14:textId="2A06CB5E" w:rsidR="00513EA0" w:rsidRPr="00513EA0" w:rsidRDefault="00513EA0" w:rsidP="00513EA0">
      <w:pPr>
        <w:overflowPunct w:val="0"/>
        <w:jc w:val="both"/>
        <w:rPr>
          <w:rFonts w:ascii="Times New Roman" w:eastAsia="Gulim" w:hAnsi="Times New Roman"/>
          <w:szCs w:val="20"/>
          <w:lang w:eastAsia="ko-KR"/>
        </w:rPr>
      </w:pPr>
      <w:r w:rsidRPr="00513EA0">
        <w:rPr>
          <w:rFonts w:ascii="Times New Roman" w:eastAsia="Gulim" w:hAnsi="Times New Roman"/>
          <w:szCs w:val="20"/>
          <w:lang w:eastAsia="ko-KR"/>
        </w:rPr>
        <w:t>A UE performs PSFCH TX/RX or TX/TX prioritization between SL HARQ-ACK feedback(s) and resource conflict indication(s) first, and then the UE performs prioritization between prioritized PSFCH TX(s) or RX(s) and LTE SL TX/RX or UL by reusing prioritization rule as specified in TS 38.213 Section 16.2.4.1 and 16.2.4.3.1.</w:t>
      </w:r>
    </w:p>
    <w:p w14:paraId="46B0D4B4" w14:textId="77777777" w:rsidR="00513EA0" w:rsidRPr="00513EA0" w:rsidRDefault="00513EA0" w:rsidP="00513EA0">
      <w:pPr>
        <w:rPr>
          <w:rFonts w:ascii="Times New Roman" w:hAnsi="Times New Roman"/>
          <w:szCs w:val="20"/>
          <w:highlight w:val="cyan"/>
          <w:lang w:eastAsia="x-none"/>
        </w:rPr>
      </w:pPr>
    </w:p>
    <w:p w14:paraId="08DCD91B" w14:textId="77777777" w:rsidR="00513EA0" w:rsidRPr="00513EA0" w:rsidRDefault="00513EA0" w:rsidP="00513EA0">
      <w:pPr>
        <w:rPr>
          <w:rFonts w:ascii="Times New Roman" w:hAnsi="Times New Roman"/>
          <w:szCs w:val="20"/>
          <w:u w:val="single"/>
          <w:lang w:eastAsia="x-none"/>
        </w:rPr>
      </w:pPr>
      <w:r w:rsidRPr="00513EA0">
        <w:rPr>
          <w:rFonts w:ascii="Times New Roman" w:hAnsi="Times New Roman"/>
          <w:szCs w:val="20"/>
          <w:u w:val="single"/>
          <w:lang w:eastAsia="x-none"/>
        </w:rPr>
        <w:t>Conclusion</w:t>
      </w:r>
    </w:p>
    <w:p w14:paraId="1B81A0E0" w14:textId="77777777" w:rsidR="00513EA0" w:rsidRPr="00513EA0" w:rsidRDefault="00513EA0" w:rsidP="00513EA0">
      <w:pPr>
        <w:jc w:val="both"/>
        <w:rPr>
          <w:rFonts w:ascii="Times New Roman" w:eastAsia="Gulim" w:hAnsi="Times New Roman"/>
          <w:szCs w:val="20"/>
          <w:lang w:val="en-US" w:eastAsia="ko-KR"/>
        </w:rPr>
      </w:pPr>
      <w:r w:rsidRPr="00513EA0">
        <w:rPr>
          <w:rFonts w:ascii="Times New Roman" w:eastAsia="Gulim" w:hAnsi="Times New Roman"/>
          <w:szCs w:val="20"/>
          <w:lang w:val="en-US" w:eastAsia="ko-KR"/>
        </w:rPr>
        <w:t>RAN1 does not pursue specific enhancement of Rel-17 inter-UE coordination operation for handling the overlapping between UL with SL-HARQ-ACK information and PSFCH for a conflict indication, i.e., there is no case in Rel-17 where the overlapping between UL with SL-HARQ-ACK information and PSFCH for a conflict indication occur at a UE performing inter-UE coordination operation</w:t>
      </w:r>
    </w:p>
    <w:p w14:paraId="57057077" w14:textId="77777777" w:rsidR="00513EA0" w:rsidRPr="00513EA0" w:rsidRDefault="00513EA0" w:rsidP="00513EA0">
      <w:pPr>
        <w:rPr>
          <w:rFonts w:ascii="Times New Roman" w:hAnsi="Times New Roman"/>
          <w:szCs w:val="20"/>
          <w:highlight w:val="cyan"/>
          <w:lang w:val="en-US" w:eastAsia="x-none"/>
        </w:rPr>
      </w:pPr>
    </w:p>
    <w:p w14:paraId="06B85CD3" w14:textId="77777777" w:rsidR="00513EA0" w:rsidRPr="00513EA0" w:rsidRDefault="00513EA0" w:rsidP="00513EA0">
      <w:pPr>
        <w:rPr>
          <w:rFonts w:ascii="Times New Roman" w:hAnsi="Times New Roman"/>
          <w:szCs w:val="20"/>
          <w:u w:val="single"/>
          <w:lang w:eastAsia="x-none"/>
        </w:rPr>
      </w:pPr>
      <w:r w:rsidRPr="00513EA0">
        <w:rPr>
          <w:rFonts w:ascii="Times New Roman" w:hAnsi="Times New Roman"/>
          <w:szCs w:val="20"/>
          <w:u w:val="single"/>
          <w:lang w:eastAsia="x-none"/>
        </w:rPr>
        <w:t>Conclusion</w:t>
      </w:r>
    </w:p>
    <w:p w14:paraId="69CDCB17" w14:textId="77777777" w:rsidR="00513EA0" w:rsidRPr="00513EA0" w:rsidRDefault="00513EA0" w:rsidP="00513EA0">
      <w:pPr>
        <w:jc w:val="both"/>
        <w:rPr>
          <w:rFonts w:ascii="Times New Roman" w:eastAsia="Gulim" w:hAnsi="Times New Roman"/>
          <w:szCs w:val="20"/>
          <w:lang w:val="en-US" w:eastAsia="ko-KR"/>
        </w:rPr>
      </w:pPr>
      <w:r w:rsidRPr="00513EA0">
        <w:rPr>
          <w:rFonts w:ascii="Times New Roman" w:eastAsia="Gulim" w:hAnsi="Times New Roman"/>
          <w:szCs w:val="20"/>
          <w:lang w:val="en-US" w:eastAsia="ko-KR"/>
        </w:rPr>
        <w:t>There is no consensus in RAN1 to further introduce enhancement in Rel-17 on Mode 2 resource selection procedure to ensure the timeline (i.e., minimum time gap between PSFCH and a slot where a SCI is transmitted of sl-MinTimeGapPSFCH, minimum time gap between PSFCH and a slot where expected/potential resource conflict occurs on PSSCH resource indicated by a SCI of T_3) for a conflict indication.</w:t>
      </w:r>
    </w:p>
    <w:p w14:paraId="16F5134A" w14:textId="77777777" w:rsidR="00513EA0" w:rsidRPr="00513EA0" w:rsidRDefault="00513EA0" w:rsidP="00513EA0">
      <w:pPr>
        <w:rPr>
          <w:rFonts w:ascii="Times New Roman" w:hAnsi="Times New Roman"/>
          <w:szCs w:val="20"/>
          <w:highlight w:val="cyan"/>
          <w:lang w:val="en-US" w:eastAsia="x-none"/>
        </w:rPr>
      </w:pPr>
    </w:p>
    <w:p w14:paraId="52F1C0DE" w14:textId="77777777" w:rsidR="00513EA0" w:rsidRPr="00513EA0" w:rsidRDefault="00513EA0" w:rsidP="00513EA0">
      <w:pPr>
        <w:rPr>
          <w:rFonts w:ascii="Times New Roman" w:hAnsi="Times New Roman"/>
          <w:szCs w:val="20"/>
          <w:highlight w:val="green"/>
          <w:lang w:val="en-US" w:eastAsia="x-none"/>
        </w:rPr>
      </w:pPr>
      <w:r w:rsidRPr="00513EA0">
        <w:rPr>
          <w:rFonts w:ascii="Times New Roman" w:hAnsi="Times New Roman"/>
          <w:szCs w:val="20"/>
          <w:highlight w:val="green"/>
          <w:lang w:val="en-US" w:eastAsia="x-none"/>
        </w:rPr>
        <w:t>Agreement</w:t>
      </w:r>
    </w:p>
    <w:p w14:paraId="1F80ED53" w14:textId="77777777" w:rsidR="00513EA0" w:rsidRPr="00513EA0" w:rsidRDefault="00513EA0" w:rsidP="00513EA0">
      <w:pPr>
        <w:overflowPunct w:val="0"/>
        <w:jc w:val="both"/>
        <w:rPr>
          <w:rFonts w:ascii="Times New Roman" w:eastAsia="Gulim" w:hAnsi="Times New Roman"/>
          <w:szCs w:val="20"/>
          <w:lang w:val="en-US" w:eastAsia="ko-KR"/>
        </w:rPr>
      </w:pPr>
      <w:r w:rsidRPr="00513EA0">
        <w:rPr>
          <w:rFonts w:ascii="Times New Roman" w:eastAsia="Gulim" w:hAnsi="Times New Roman"/>
          <w:szCs w:val="20"/>
          <w:lang w:val="en-US" w:eastAsia="ko-KR"/>
        </w:rPr>
        <w:t xml:space="preserve">For Scheme 1, when both SCI format 2-C and MAC CE are used as the container of inter-UE coordination information, the same inter-UE coordination information is indicated in the SCI format 2-C and the MAC CE </w:t>
      </w:r>
    </w:p>
    <w:p w14:paraId="301D597A" w14:textId="77777777" w:rsidR="00513EA0" w:rsidRPr="00513EA0" w:rsidRDefault="00513EA0" w:rsidP="00F44FD9">
      <w:pPr>
        <w:pStyle w:val="ListParagraph"/>
        <w:numPr>
          <w:ilvl w:val="0"/>
          <w:numId w:val="175"/>
        </w:numPr>
        <w:rPr>
          <w:lang w:val="en-US" w:eastAsia="ko-KR"/>
        </w:rPr>
      </w:pPr>
      <w:r w:rsidRPr="00513EA0">
        <w:rPr>
          <w:lang w:val="en-US" w:eastAsia="ko-KR"/>
        </w:rPr>
        <w:t>Details (e.g., how to put the fields of SCI format 2C for inter-UE coordination information into MAC CE and the related field sizes in MAC CE) are up to RAN2</w:t>
      </w:r>
    </w:p>
    <w:p w14:paraId="70FE6C5E" w14:textId="77777777" w:rsidR="00513EA0" w:rsidRPr="00513EA0" w:rsidRDefault="00513EA0" w:rsidP="00513EA0">
      <w:pPr>
        <w:rPr>
          <w:rFonts w:ascii="Times New Roman" w:hAnsi="Times New Roman"/>
          <w:szCs w:val="20"/>
        </w:rPr>
      </w:pPr>
    </w:p>
    <w:p w14:paraId="6B904430" w14:textId="25423522" w:rsidR="00513EA0" w:rsidRPr="00513EA0" w:rsidRDefault="00513EA0" w:rsidP="00513EA0">
      <w:r w:rsidRPr="00513EA0">
        <w:rPr>
          <w:b/>
          <w:bCs/>
        </w:rPr>
        <w:t>Decision:</w:t>
      </w:r>
      <w:r w:rsidRPr="00513EA0">
        <w:t xml:space="preserve"> As per email decision posted on Mar 1</w:t>
      </w:r>
      <w:r w:rsidRPr="00513EA0">
        <w:rPr>
          <w:vertAlign w:val="superscript"/>
        </w:rPr>
        <w:t>st</w:t>
      </w:r>
      <w:r w:rsidRPr="00513EA0">
        <w:t>,</w:t>
      </w:r>
    </w:p>
    <w:p w14:paraId="1894D0F6" w14:textId="77777777" w:rsidR="00513EA0" w:rsidRPr="00513EA0" w:rsidRDefault="00513EA0" w:rsidP="00513EA0">
      <w:pPr>
        <w:rPr>
          <w:rFonts w:ascii="Calibri" w:eastAsia="Malgun Gothic" w:hAnsi="Calibri"/>
          <w:szCs w:val="22"/>
          <w:u w:val="single"/>
          <w:lang w:val="en-US" w:eastAsia="ko-KR"/>
        </w:rPr>
      </w:pPr>
      <w:r w:rsidRPr="00513EA0">
        <w:rPr>
          <w:u w:val="single"/>
          <w:lang w:eastAsia="ko-KR"/>
        </w:rPr>
        <w:t>Conclusion</w:t>
      </w:r>
    </w:p>
    <w:p w14:paraId="20213A05" w14:textId="77777777" w:rsidR="00513EA0" w:rsidRPr="00027BED" w:rsidRDefault="00513EA0" w:rsidP="00513EA0">
      <w:pPr>
        <w:rPr>
          <w:lang w:eastAsia="ko-KR"/>
        </w:rPr>
      </w:pPr>
      <w:r w:rsidRPr="00027BED">
        <w:rPr>
          <w:lang w:eastAsia="ko-KR"/>
        </w:rPr>
        <w:t xml:space="preserve">When PSFCH occasion is derived by a slot where UE-B’s SCI is transmitted, </w:t>
      </w:r>
    </w:p>
    <w:p w14:paraId="35BBA4B0" w14:textId="77777777" w:rsidR="00513EA0" w:rsidRPr="00027BED" w:rsidRDefault="00513EA0" w:rsidP="00F44FD9">
      <w:pPr>
        <w:pStyle w:val="ListParagraph"/>
        <w:numPr>
          <w:ilvl w:val="0"/>
          <w:numId w:val="141"/>
        </w:numPr>
        <w:rPr>
          <w:lang w:eastAsia="zh-CN"/>
        </w:rPr>
      </w:pPr>
      <w:r w:rsidRPr="00027BED">
        <w:rPr>
          <w:lang w:eastAsia="ko-KR"/>
        </w:rPr>
        <w:t xml:space="preserve">if there is a PSFCH occasion satisfying “the minimum time gap (sl-MinTimeGapPSFCH) between the PSFCH occasion and a slot where the SCI is transmitted” but not satisfying “the minimum time gap (T_3) between the PSFCH occasion and a slot of the earliest reserved PSSCH resource </w:t>
      </w:r>
      <w:r w:rsidRPr="00027BED">
        <w:t xml:space="preserve">indicated by the corresponding SCI </w:t>
      </w:r>
      <w:r w:rsidRPr="00027BED">
        <w:rPr>
          <w:lang w:eastAsia="ko-KR"/>
        </w:rPr>
        <w:t xml:space="preserve">after the PSFCH occasion”, </w:t>
      </w:r>
    </w:p>
    <w:p w14:paraId="7AA9C9BA" w14:textId="77777777" w:rsidR="00513EA0" w:rsidRPr="00027BED" w:rsidRDefault="00513EA0" w:rsidP="00F44FD9">
      <w:pPr>
        <w:pStyle w:val="ListParagraph"/>
        <w:numPr>
          <w:ilvl w:val="1"/>
          <w:numId w:val="141"/>
        </w:numPr>
        <w:rPr>
          <w:lang w:eastAsia="ko-KR"/>
        </w:rPr>
      </w:pPr>
      <w:r w:rsidRPr="00027BED">
        <w:rPr>
          <w:lang w:eastAsia="ko-KR"/>
        </w:rPr>
        <w:t xml:space="preserve">the PSFCH occasion cannot be used by UE-A for a conflict indication for reserved PSSCH resource other than the earliest reserved PSSCH resource </w:t>
      </w:r>
      <w:r w:rsidRPr="00027BED">
        <w:t xml:space="preserve">indicated by the corresponding SCI </w:t>
      </w:r>
      <w:r w:rsidRPr="00027BED">
        <w:rPr>
          <w:lang w:eastAsia="ko-KR"/>
        </w:rPr>
        <w:t>after the PSFCH occasion</w:t>
      </w:r>
    </w:p>
    <w:p w14:paraId="29B1B307" w14:textId="77777777" w:rsidR="00513EA0" w:rsidRPr="00513EA0" w:rsidRDefault="00513EA0" w:rsidP="00513EA0">
      <w:pPr>
        <w:rPr>
          <w:highlight w:val="green"/>
          <w:lang w:val="en-US"/>
        </w:rPr>
      </w:pPr>
      <w:r w:rsidRPr="00513EA0">
        <w:rPr>
          <w:highlight w:val="green"/>
          <w:lang w:val="en-US"/>
        </w:rPr>
        <w:t>Agreement</w:t>
      </w:r>
    </w:p>
    <w:p w14:paraId="212DCD8A" w14:textId="77777777" w:rsidR="00513EA0" w:rsidRPr="00027BED" w:rsidRDefault="00513EA0" w:rsidP="00513EA0">
      <w:pPr>
        <w:rPr>
          <w:lang w:eastAsia="ko-KR"/>
        </w:rPr>
      </w:pPr>
      <w:r w:rsidRPr="00027BED">
        <w:rPr>
          <w:lang w:eastAsia="ko-KR"/>
        </w:rPr>
        <w:t xml:space="preserve">(Pre)configuration of parameters related to n+T_1 and n+T_2 for determining the set of preferred resources in inter-UE coordination information triggered by a condition other than explicit request reception is not supported. </w:t>
      </w:r>
    </w:p>
    <w:p w14:paraId="7532F13C" w14:textId="77777777" w:rsidR="00513EA0" w:rsidRDefault="00513EA0" w:rsidP="00F44FD9">
      <w:pPr>
        <w:pStyle w:val="ListParagraph"/>
        <w:numPr>
          <w:ilvl w:val="0"/>
          <w:numId w:val="141"/>
        </w:numPr>
        <w:rPr>
          <w:lang w:eastAsia="ko-KR"/>
        </w:rPr>
      </w:pPr>
      <w:r>
        <w:rPr>
          <w:lang w:eastAsia="ko-KR"/>
        </w:rPr>
        <w:t xml:space="preserve">Note that T_2 is no smaller than T_2,min </w:t>
      </w:r>
      <w:r w:rsidRPr="00027BED">
        <w:rPr>
          <w:lang w:eastAsia="ko-KR"/>
        </w:rPr>
        <w:t xml:space="preserve">and 0 &lt;= T_1 &lt;= Tproc,1 </w:t>
      </w:r>
      <w:r>
        <w:rPr>
          <w:lang w:eastAsia="ko-KR"/>
        </w:rPr>
        <w:t>as specified in TS 38.214 section 8.1.4.</w:t>
      </w:r>
    </w:p>
    <w:p w14:paraId="3E5D7D4A" w14:textId="77777777" w:rsidR="00513EA0" w:rsidRDefault="00513EA0" w:rsidP="00513EA0">
      <w:pPr>
        <w:rPr>
          <w:highlight w:val="cyan"/>
        </w:rPr>
      </w:pPr>
    </w:p>
    <w:p w14:paraId="5DFDB97E" w14:textId="5E1BE4F8" w:rsidR="008410B2" w:rsidRPr="005E6428" w:rsidRDefault="002328C4" w:rsidP="008410B2">
      <w:pPr>
        <w:rPr>
          <w:b/>
          <w:bCs/>
          <w:lang w:eastAsia="x-none"/>
        </w:rPr>
      </w:pPr>
      <w:hyperlink r:id="rId1985" w:history="1">
        <w:r w:rsidR="004371F4">
          <w:rPr>
            <w:rStyle w:val="Hyperlink"/>
            <w:b/>
            <w:bCs/>
            <w:lang w:eastAsia="x-none"/>
          </w:rPr>
          <w:t>R1-2202258</w:t>
        </w:r>
      </w:hyperlink>
      <w:r w:rsidR="008410B2" w:rsidRPr="005E6428">
        <w:rPr>
          <w:b/>
          <w:bCs/>
          <w:lang w:eastAsia="x-none"/>
        </w:rPr>
        <w:tab/>
        <w:t>Feature lead summary #5 for AI 8.11.1.2 Inter-UE coordination for Mode 2 enhancements</w:t>
      </w:r>
      <w:r w:rsidR="008410B2" w:rsidRPr="005E6428">
        <w:rPr>
          <w:b/>
          <w:bCs/>
          <w:lang w:eastAsia="x-none"/>
        </w:rPr>
        <w:tab/>
        <w:t>Moderator (LG Electronics)</w:t>
      </w:r>
    </w:p>
    <w:p w14:paraId="246CBE7C" w14:textId="7AD45A5C" w:rsidR="005E6428" w:rsidRDefault="005E6428" w:rsidP="008410B2">
      <w:pPr>
        <w:rPr>
          <w:lang w:eastAsia="x-none"/>
        </w:rPr>
      </w:pPr>
    </w:p>
    <w:p w14:paraId="7E42B23F" w14:textId="3697D224" w:rsidR="005E6428" w:rsidRPr="00513EA0" w:rsidRDefault="005E6428" w:rsidP="005E6428">
      <w:r w:rsidRPr="00513EA0">
        <w:rPr>
          <w:b/>
          <w:bCs/>
        </w:rPr>
        <w:t>Decision:</w:t>
      </w:r>
      <w:r w:rsidRPr="00513EA0">
        <w:t xml:space="preserve"> As per email decision posted on Mar </w:t>
      </w:r>
      <w:r>
        <w:t>3</w:t>
      </w:r>
      <w:r w:rsidRPr="005E6428">
        <w:rPr>
          <w:vertAlign w:val="superscript"/>
        </w:rPr>
        <w:t>rd</w:t>
      </w:r>
      <w:r>
        <w:t>,</w:t>
      </w:r>
    </w:p>
    <w:p w14:paraId="1D4DEC73" w14:textId="77777777" w:rsidR="005E6428" w:rsidRPr="005E6428" w:rsidRDefault="005E6428" w:rsidP="005E6428">
      <w:pPr>
        <w:rPr>
          <w:highlight w:val="green"/>
          <w:lang w:val="en-US"/>
        </w:rPr>
      </w:pPr>
      <w:r w:rsidRPr="005E6428">
        <w:rPr>
          <w:highlight w:val="green"/>
          <w:lang w:val="en-US"/>
        </w:rPr>
        <w:t>Agreement</w:t>
      </w:r>
    </w:p>
    <w:p w14:paraId="4A317ECF" w14:textId="69704626" w:rsidR="005E6428" w:rsidRPr="005E6428" w:rsidRDefault="005E6428" w:rsidP="005E6428">
      <w:pPr>
        <w:rPr>
          <w:lang w:val="en-US"/>
        </w:rPr>
      </w:pPr>
      <w:r w:rsidRPr="005E6428">
        <w:rPr>
          <w:lang w:val="en-US"/>
        </w:rPr>
        <w:t>For inter-UE coordination information transmission, only when the cast type of inter-UE coordination information is unicast regardless of whether or not it is multiplexed with other data, a SCI format 2-C  can be used in addition to MAC CE</w:t>
      </w:r>
      <w:r>
        <w:rPr>
          <w:lang w:val="en-US"/>
        </w:rPr>
        <w:t>.</w:t>
      </w:r>
    </w:p>
    <w:p w14:paraId="3F9B67EB" w14:textId="47EE7CCF" w:rsidR="005E6428" w:rsidRPr="005E6428" w:rsidRDefault="005E6428" w:rsidP="005E6428">
      <w:pPr>
        <w:rPr>
          <w:lang w:val="en-US"/>
        </w:rPr>
      </w:pPr>
    </w:p>
    <w:p w14:paraId="2336F442" w14:textId="0E454067" w:rsidR="005E6428" w:rsidRDefault="005E6428" w:rsidP="008410B2">
      <w:pPr>
        <w:rPr>
          <w:lang w:eastAsia="x-none"/>
        </w:rPr>
      </w:pPr>
    </w:p>
    <w:p w14:paraId="204094ED" w14:textId="22E856D9" w:rsidR="00513EA0" w:rsidRPr="000E0826" w:rsidRDefault="002328C4" w:rsidP="00513EA0">
      <w:pPr>
        <w:rPr>
          <w:b/>
          <w:bCs/>
          <w:lang w:eastAsia="x-none"/>
        </w:rPr>
      </w:pPr>
      <w:hyperlink r:id="rId1986" w:history="1">
        <w:r w:rsidR="004371F4">
          <w:rPr>
            <w:rStyle w:val="Hyperlink"/>
            <w:b/>
            <w:bCs/>
            <w:lang w:eastAsia="x-none"/>
          </w:rPr>
          <w:t>R1-2202665</w:t>
        </w:r>
      </w:hyperlink>
      <w:r w:rsidR="00513EA0" w:rsidRPr="000E0826">
        <w:rPr>
          <w:b/>
          <w:bCs/>
          <w:lang w:eastAsia="x-none"/>
        </w:rPr>
        <w:tab/>
        <w:t>Feature lead summary #6 for AI 8.11.1.2 Inter-UE coordination for Mode 2 enhancements</w:t>
      </w:r>
      <w:r w:rsidR="00513EA0" w:rsidRPr="000E0826">
        <w:rPr>
          <w:b/>
          <w:bCs/>
          <w:lang w:eastAsia="x-none"/>
        </w:rPr>
        <w:tab/>
        <w:t>Moderator (LG Electronics)</w:t>
      </w:r>
    </w:p>
    <w:p w14:paraId="2CB29BA6" w14:textId="6E21C3BA" w:rsidR="000E0826" w:rsidRPr="000E0826" w:rsidRDefault="00DC2413" w:rsidP="00513EA0">
      <w:pPr>
        <w:rPr>
          <w:rFonts w:ascii="Times New Roman" w:hAnsi="Times New Roman"/>
          <w:szCs w:val="20"/>
          <w:lang w:eastAsia="x-none"/>
        </w:rPr>
      </w:pPr>
      <w:r>
        <w:rPr>
          <w:rFonts w:ascii="Times New Roman" w:hAnsi="Times New Roman"/>
          <w:szCs w:val="20"/>
          <w:lang w:eastAsia="x-none"/>
        </w:rPr>
        <w:t>From Mar 3</w:t>
      </w:r>
      <w:r w:rsidRPr="00DC2413">
        <w:rPr>
          <w:rFonts w:ascii="Times New Roman" w:hAnsi="Times New Roman"/>
          <w:szCs w:val="20"/>
          <w:vertAlign w:val="superscript"/>
          <w:lang w:eastAsia="x-none"/>
        </w:rPr>
        <w:t>rd</w:t>
      </w:r>
      <w:r>
        <w:rPr>
          <w:rFonts w:ascii="Times New Roman" w:hAnsi="Times New Roman"/>
          <w:szCs w:val="20"/>
          <w:lang w:eastAsia="x-none"/>
        </w:rPr>
        <w:t xml:space="preserve"> GTW session</w:t>
      </w:r>
    </w:p>
    <w:p w14:paraId="7A2FD445" w14:textId="77777777" w:rsidR="000E0826" w:rsidRPr="000E0826" w:rsidRDefault="000E0826" w:rsidP="000E0826">
      <w:pPr>
        <w:rPr>
          <w:rFonts w:ascii="Times New Roman" w:hAnsi="Times New Roman"/>
          <w:szCs w:val="20"/>
          <w:highlight w:val="green"/>
          <w:lang w:val="en-US" w:eastAsia="x-none"/>
        </w:rPr>
      </w:pPr>
      <w:r w:rsidRPr="000E0826">
        <w:rPr>
          <w:rFonts w:ascii="Times New Roman" w:hAnsi="Times New Roman"/>
          <w:szCs w:val="20"/>
          <w:highlight w:val="green"/>
          <w:lang w:val="en-US" w:eastAsia="x-none"/>
        </w:rPr>
        <w:t>Agreement</w:t>
      </w:r>
    </w:p>
    <w:p w14:paraId="17EF678F" w14:textId="77777777" w:rsidR="000E0826" w:rsidRPr="000E0826" w:rsidRDefault="000E0826" w:rsidP="00F44FD9">
      <w:pPr>
        <w:numPr>
          <w:ilvl w:val="0"/>
          <w:numId w:val="243"/>
        </w:numPr>
        <w:jc w:val="both"/>
        <w:rPr>
          <w:rFonts w:ascii="Times New Roman" w:eastAsia="Gulim" w:hAnsi="Times New Roman"/>
          <w:szCs w:val="20"/>
          <w:lang w:val="en-US" w:eastAsia="ko-KR"/>
        </w:rPr>
      </w:pPr>
      <w:r w:rsidRPr="000E0826">
        <w:rPr>
          <w:rFonts w:ascii="Times New Roman" w:eastAsia="Gulim" w:hAnsi="Times New Roman"/>
          <w:szCs w:val="20"/>
          <w:lang w:val="en-US" w:eastAsia="ko-KR"/>
        </w:rPr>
        <w:t>For UE-B’s behavior when UE-B receives multiple preferred resource sets from the same UE-A</w:t>
      </w:r>
    </w:p>
    <w:p w14:paraId="5664A29A" w14:textId="77777777" w:rsidR="000E0826" w:rsidRPr="000E0826" w:rsidRDefault="000E0826" w:rsidP="00F44FD9">
      <w:pPr>
        <w:numPr>
          <w:ilvl w:val="1"/>
          <w:numId w:val="243"/>
        </w:numPr>
        <w:jc w:val="both"/>
        <w:rPr>
          <w:rFonts w:ascii="Times New Roman" w:eastAsia="Gulim" w:hAnsi="Times New Roman"/>
          <w:szCs w:val="20"/>
          <w:lang w:val="en-US" w:eastAsia="ko-KR"/>
        </w:rPr>
      </w:pPr>
      <w:r w:rsidRPr="000E0826">
        <w:rPr>
          <w:rFonts w:ascii="Times New Roman" w:eastAsia="Gulim" w:hAnsi="Times New Roman"/>
          <w:szCs w:val="20"/>
          <w:lang w:val="en-US" w:eastAsia="ko-KR"/>
        </w:rPr>
        <w:t>It is up to UE-B implementation to use one or multiple of them in its resource (re)selection</w:t>
      </w:r>
    </w:p>
    <w:p w14:paraId="6DBEDCFD" w14:textId="77777777" w:rsidR="000E0826" w:rsidRPr="000E0826" w:rsidRDefault="000E0826" w:rsidP="00F44FD9">
      <w:pPr>
        <w:numPr>
          <w:ilvl w:val="0"/>
          <w:numId w:val="243"/>
        </w:numPr>
        <w:jc w:val="both"/>
        <w:rPr>
          <w:rFonts w:ascii="Times New Roman" w:eastAsia="Gulim" w:hAnsi="Times New Roman"/>
          <w:szCs w:val="20"/>
          <w:lang w:val="en-US" w:eastAsia="ko-KR"/>
        </w:rPr>
      </w:pPr>
      <w:r w:rsidRPr="000E0826">
        <w:rPr>
          <w:rFonts w:ascii="Times New Roman" w:eastAsia="Gulim" w:hAnsi="Times New Roman"/>
          <w:szCs w:val="20"/>
          <w:lang w:val="en-US" w:eastAsia="ko-KR"/>
        </w:rPr>
        <w:t xml:space="preserve">Conclusion: UE-B’s behavior when UE-B receives multiple non-preferred resource sets from the same UE-A </w:t>
      </w:r>
    </w:p>
    <w:p w14:paraId="4E30B717" w14:textId="77777777" w:rsidR="000E0826" w:rsidRPr="000E0826" w:rsidRDefault="000E0826" w:rsidP="00F44FD9">
      <w:pPr>
        <w:numPr>
          <w:ilvl w:val="1"/>
          <w:numId w:val="243"/>
        </w:numPr>
        <w:jc w:val="both"/>
        <w:rPr>
          <w:rFonts w:ascii="Times New Roman" w:eastAsia="Gulim" w:hAnsi="Times New Roman"/>
          <w:szCs w:val="20"/>
          <w:lang w:val="en-US" w:eastAsia="ko-KR"/>
        </w:rPr>
      </w:pPr>
      <w:r w:rsidRPr="000E0826">
        <w:rPr>
          <w:rFonts w:ascii="Times New Roman" w:eastAsia="Gulim" w:hAnsi="Times New Roman"/>
          <w:szCs w:val="20"/>
          <w:lang w:val="en-US" w:eastAsia="ko-KR"/>
        </w:rPr>
        <w:t>No RAN1 specification change to TS38.214 is deemed necessary in RAN1#108-e</w:t>
      </w:r>
    </w:p>
    <w:p w14:paraId="3DECDDD3" w14:textId="77777777" w:rsidR="000E0826" w:rsidRPr="000E0826" w:rsidRDefault="000E0826" w:rsidP="00F44FD9">
      <w:pPr>
        <w:numPr>
          <w:ilvl w:val="0"/>
          <w:numId w:val="243"/>
        </w:numPr>
        <w:jc w:val="both"/>
        <w:rPr>
          <w:rFonts w:ascii="Times New Roman" w:eastAsia="Gulim" w:hAnsi="Times New Roman"/>
          <w:szCs w:val="20"/>
          <w:lang w:val="en-US" w:eastAsia="ko-KR"/>
        </w:rPr>
      </w:pPr>
      <w:r w:rsidRPr="000E0826">
        <w:rPr>
          <w:rFonts w:ascii="Times New Roman" w:eastAsia="Gulim" w:hAnsi="Times New Roman"/>
          <w:szCs w:val="20"/>
          <w:lang w:val="en-US" w:eastAsia="ko-KR"/>
        </w:rPr>
        <w:t>For UE-B’s behavior when UE-B receives both a single preferred resource set and a single non-preferred resource set from the same UE-A</w:t>
      </w:r>
    </w:p>
    <w:p w14:paraId="4306B3C8" w14:textId="77777777" w:rsidR="000E0826" w:rsidRPr="000E0826" w:rsidRDefault="000E0826" w:rsidP="00F44FD9">
      <w:pPr>
        <w:numPr>
          <w:ilvl w:val="1"/>
          <w:numId w:val="243"/>
        </w:numPr>
        <w:jc w:val="both"/>
        <w:rPr>
          <w:rFonts w:ascii="Times New Roman" w:eastAsia="Gulim" w:hAnsi="Times New Roman"/>
          <w:szCs w:val="20"/>
          <w:lang w:val="en-US" w:eastAsia="ko-KR"/>
        </w:rPr>
      </w:pPr>
      <w:r w:rsidRPr="000E0826">
        <w:rPr>
          <w:rFonts w:ascii="Times New Roman" w:eastAsia="Gulim" w:hAnsi="Times New Roman"/>
          <w:szCs w:val="20"/>
          <w:lang w:val="en-US" w:eastAsia="ko-KR"/>
        </w:rPr>
        <w:t>FFS: It is up to UE-B implementation to use one or multiple of them in its resource (re)selection</w:t>
      </w:r>
    </w:p>
    <w:p w14:paraId="732BC81C" w14:textId="77777777" w:rsidR="000E0826" w:rsidRPr="000E0826" w:rsidRDefault="000E0826" w:rsidP="000E0826">
      <w:pPr>
        <w:rPr>
          <w:rFonts w:ascii="Times New Roman" w:hAnsi="Times New Roman"/>
          <w:szCs w:val="20"/>
          <w:highlight w:val="cyan"/>
          <w:lang w:val="en-US" w:eastAsia="x-none"/>
        </w:rPr>
      </w:pPr>
    </w:p>
    <w:p w14:paraId="71A8CCCF" w14:textId="77777777" w:rsidR="000E0826" w:rsidRPr="000E0826" w:rsidRDefault="000E0826" w:rsidP="000E0826">
      <w:pPr>
        <w:rPr>
          <w:rFonts w:ascii="Times New Roman" w:hAnsi="Times New Roman"/>
          <w:szCs w:val="20"/>
          <w:highlight w:val="green"/>
          <w:lang w:val="en-US" w:eastAsia="x-none"/>
        </w:rPr>
      </w:pPr>
      <w:r w:rsidRPr="000E0826">
        <w:rPr>
          <w:rFonts w:ascii="Times New Roman" w:hAnsi="Times New Roman"/>
          <w:szCs w:val="20"/>
          <w:highlight w:val="green"/>
          <w:lang w:val="en-US" w:eastAsia="x-none"/>
        </w:rPr>
        <w:t>Agreement</w:t>
      </w:r>
    </w:p>
    <w:p w14:paraId="73C61E1A" w14:textId="77777777" w:rsidR="000E0826" w:rsidRPr="000E0826" w:rsidRDefault="000E0826" w:rsidP="00F44FD9">
      <w:pPr>
        <w:numPr>
          <w:ilvl w:val="0"/>
          <w:numId w:val="244"/>
        </w:numPr>
        <w:jc w:val="both"/>
        <w:rPr>
          <w:rFonts w:ascii="Times New Roman" w:eastAsia="Gulim" w:hAnsi="Times New Roman"/>
          <w:szCs w:val="20"/>
          <w:lang w:val="en-US"/>
        </w:rPr>
      </w:pPr>
      <w:r w:rsidRPr="000E0826">
        <w:rPr>
          <w:rFonts w:ascii="Times New Roman" w:eastAsia="Gulim" w:hAnsi="Times New Roman"/>
          <w:szCs w:val="20"/>
          <w:lang w:val="en-US" w:eastAsia="ko-KR"/>
        </w:rPr>
        <w:t>For UE-B’s behavior when UE-B receives multiple preferred resource sets from the different UE-As,</w:t>
      </w:r>
    </w:p>
    <w:p w14:paraId="127DC3DC" w14:textId="77777777" w:rsidR="000E0826" w:rsidRPr="000E0826" w:rsidRDefault="000E0826" w:rsidP="00F44FD9">
      <w:pPr>
        <w:numPr>
          <w:ilvl w:val="1"/>
          <w:numId w:val="244"/>
        </w:numPr>
        <w:jc w:val="both"/>
        <w:rPr>
          <w:rFonts w:ascii="Times New Roman" w:eastAsia="Gulim" w:hAnsi="Times New Roman"/>
          <w:szCs w:val="20"/>
          <w:lang w:val="en-US" w:eastAsia="ko-KR"/>
        </w:rPr>
      </w:pPr>
      <w:r w:rsidRPr="000E0826">
        <w:rPr>
          <w:rFonts w:ascii="Times New Roman" w:eastAsia="Gulim" w:hAnsi="Times New Roman"/>
          <w:szCs w:val="20"/>
          <w:lang w:val="en-US" w:eastAsia="ko-KR"/>
        </w:rPr>
        <w:t>UE-B uses each received preferred resource set for its resource selection for each TB to be transmitted to each UE-A providing the preferred resource set.</w:t>
      </w:r>
    </w:p>
    <w:p w14:paraId="7DCF7E7F" w14:textId="77777777" w:rsidR="000E0826" w:rsidRPr="000E0826" w:rsidRDefault="000E0826" w:rsidP="00F44FD9">
      <w:pPr>
        <w:numPr>
          <w:ilvl w:val="0"/>
          <w:numId w:val="244"/>
        </w:numPr>
        <w:jc w:val="both"/>
        <w:rPr>
          <w:rFonts w:ascii="Times New Roman" w:eastAsia="Gulim" w:hAnsi="Times New Roman"/>
          <w:szCs w:val="20"/>
        </w:rPr>
      </w:pPr>
      <w:r w:rsidRPr="000E0826">
        <w:rPr>
          <w:rFonts w:ascii="Times New Roman" w:eastAsia="Gulim" w:hAnsi="Times New Roman"/>
          <w:szCs w:val="20"/>
          <w:lang w:val="en-US" w:eastAsia="ko-KR"/>
        </w:rPr>
        <w:t>Conclusion: UE-B’s behavior when UE-B receives multiple non-preferred resource sets from the different UE-As.</w:t>
      </w:r>
    </w:p>
    <w:p w14:paraId="1C34DB74" w14:textId="77777777" w:rsidR="000E0826" w:rsidRPr="000E0826" w:rsidRDefault="000E0826" w:rsidP="00F44FD9">
      <w:pPr>
        <w:numPr>
          <w:ilvl w:val="1"/>
          <w:numId w:val="244"/>
        </w:numPr>
        <w:jc w:val="both"/>
        <w:rPr>
          <w:rFonts w:ascii="Times New Roman" w:eastAsia="Gulim" w:hAnsi="Times New Roman"/>
          <w:szCs w:val="20"/>
          <w:lang w:val="en-US" w:eastAsia="ko-KR"/>
        </w:rPr>
      </w:pPr>
      <w:r w:rsidRPr="000E0826">
        <w:rPr>
          <w:rFonts w:ascii="Times New Roman" w:eastAsia="Gulim" w:hAnsi="Times New Roman"/>
          <w:szCs w:val="20"/>
          <w:lang w:val="en-US" w:eastAsia="ko-KR"/>
        </w:rPr>
        <w:t>No RAN1 specification change to TS38.214 is deemed necessary in RAN1#108-e (except for the processing timeline)</w:t>
      </w:r>
    </w:p>
    <w:p w14:paraId="32D3BACC" w14:textId="77777777" w:rsidR="000E0826" w:rsidRPr="000E0826" w:rsidRDefault="000E0826" w:rsidP="00F44FD9">
      <w:pPr>
        <w:numPr>
          <w:ilvl w:val="0"/>
          <w:numId w:val="244"/>
        </w:numPr>
        <w:jc w:val="both"/>
        <w:rPr>
          <w:rFonts w:ascii="Times New Roman" w:eastAsia="Gulim" w:hAnsi="Times New Roman"/>
          <w:szCs w:val="20"/>
        </w:rPr>
      </w:pPr>
      <w:r w:rsidRPr="000E0826">
        <w:rPr>
          <w:rFonts w:ascii="Times New Roman" w:eastAsia="Gulim" w:hAnsi="Times New Roman"/>
          <w:szCs w:val="20"/>
          <w:lang w:val="en-US" w:eastAsia="ko-KR"/>
        </w:rPr>
        <w:t xml:space="preserve">For UE-B’s behavior when UE-B receives both a single preferred resource set and a single non-preferred resource set from the different UE-As, </w:t>
      </w:r>
    </w:p>
    <w:p w14:paraId="7FB1ECC9" w14:textId="77777777" w:rsidR="000E0826" w:rsidRPr="000E0826" w:rsidRDefault="000E0826" w:rsidP="00F44FD9">
      <w:pPr>
        <w:numPr>
          <w:ilvl w:val="1"/>
          <w:numId w:val="244"/>
        </w:numPr>
        <w:jc w:val="both"/>
        <w:rPr>
          <w:rFonts w:ascii="Times New Roman" w:eastAsia="Gulim" w:hAnsi="Times New Roman"/>
          <w:szCs w:val="20"/>
          <w:lang w:val="en-US" w:eastAsia="ko-KR"/>
        </w:rPr>
      </w:pPr>
      <w:r w:rsidRPr="000E0826">
        <w:rPr>
          <w:rFonts w:ascii="Times New Roman" w:eastAsia="Gulim" w:hAnsi="Times New Roman"/>
          <w:szCs w:val="20"/>
          <w:lang w:val="en-US" w:eastAsia="ko-KR"/>
        </w:rPr>
        <w:t>FFS: It is up to UE-B implementation to use one or multiple of them in its resource (re)selection</w:t>
      </w:r>
    </w:p>
    <w:p w14:paraId="67D5E290" w14:textId="77777777" w:rsidR="000E0826" w:rsidRPr="000E0826" w:rsidRDefault="000E0826" w:rsidP="000E0826">
      <w:pPr>
        <w:rPr>
          <w:rFonts w:ascii="Times New Roman" w:hAnsi="Times New Roman"/>
          <w:szCs w:val="20"/>
          <w:highlight w:val="cyan"/>
          <w:lang w:val="en-US" w:eastAsia="x-none"/>
        </w:rPr>
      </w:pPr>
    </w:p>
    <w:p w14:paraId="13619EC8" w14:textId="77777777" w:rsidR="000E0826" w:rsidRPr="000E0826" w:rsidRDefault="000E0826" w:rsidP="000E0826">
      <w:pPr>
        <w:rPr>
          <w:rFonts w:ascii="Times New Roman" w:hAnsi="Times New Roman"/>
          <w:szCs w:val="20"/>
          <w:highlight w:val="green"/>
          <w:lang w:val="en-US" w:eastAsia="x-none"/>
        </w:rPr>
      </w:pPr>
      <w:r w:rsidRPr="000E0826">
        <w:rPr>
          <w:rFonts w:ascii="Times New Roman" w:hAnsi="Times New Roman"/>
          <w:szCs w:val="20"/>
          <w:highlight w:val="green"/>
          <w:lang w:val="en-US" w:eastAsia="x-none"/>
        </w:rPr>
        <w:t>Agreement</w:t>
      </w:r>
    </w:p>
    <w:p w14:paraId="23152AC9" w14:textId="77777777" w:rsidR="000E0826" w:rsidRPr="000E0826" w:rsidRDefault="000E0826" w:rsidP="00F44FD9">
      <w:pPr>
        <w:numPr>
          <w:ilvl w:val="0"/>
          <w:numId w:val="245"/>
        </w:numPr>
        <w:jc w:val="both"/>
        <w:rPr>
          <w:rFonts w:ascii="Times New Roman" w:eastAsia="Gulim" w:hAnsi="Times New Roman"/>
          <w:szCs w:val="20"/>
          <w:lang w:val="en-US" w:eastAsia="ko-KR"/>
        </w:rPr>
      </w:pPr>
      <w:r w:rsidRPr="000E0826">
        <w:rPr>
          <w:rFonts w:ascii="Times New Roman" w:eastAsia="Gulim" w:hAnsi="Times New Roman"/>
          <w:szCs w:val="20"/>
          <w:lang w:val="en-US" w:eastAsia="ko-KR"/>
        </w:rPr>
        <w:t>Notations:</w:t>
      </w:r>
    </w:p>
    <w:p w14:paraId="7E172979" w14:textId="77777777" w:rsidR="000E0826" w:rsidRPr="000E0826" w:rsidRDefault="000E0826" w:rsidP="00F44FD9">
      <w:pPr>
        <w:numPr>
          <w:ilvl w:val="1"/>
          <w:numId w:val="245"/>
        </w:numPr>
        <w:jc w:val="both"/>
        <w:rPr>
          <w:rFonts w:ascii="Times New Roman" w:eastAsia="Gulim" w:hAnsi="Times New Roman"/>
          <w:szCs w:val="20"/>
          <w:lang w:val="en-US" w:eastAsia="ko-KR"/>
        </w:rPr>
      </w:pPr>
      <w:r w:rsidRPr="000E0826">
        <w:rPr>
          <w:rFonts w:ascii="Times New Roman" w:eastAsia="Gulim" w:hAnsi="Times New Roman"/>
          <w:szCs w:val="20"/>
          <w:lang w:val="en-US" w:eastAsia="ko-KR"/>
        </w:rPr>
        <w:t>(n+T_1) – Start slot of resource selection window for determining the set of resources</w:t>
      </w:r>
    </w:p>
    <w:p w14:paraId="599EF999" w14:textId="77777777" w:rsidR="000E0826" w:rsidRPr="000E0826" w:rsidRDefault="000E0826" w:rsidP="00F44FD9">
      <w:pPr>
        <w:numPr>
          <w:ilvl w:val="2"/>
          <w:numId w:val="245"/>
        </w:numPr>
        <w:jc w:val="both"/>
        <w:rPr>
          <w:rFonts w:ascii="Times New Roman" w:eastAsia="Gulim" w:hAnsi="Times New Roman"/>
          <w:szCs w:val="20"/>
          <w:lang w:val="en-US" w:eastAsia="ko-KR"/>
        </w:rPr>
      </w:pPr>
      <w:r w:rsidRPr="000E0826">
        <w:rPr>
          <w:rFonts w:ascii="Times New Roman" w:eastAsia="Gulim" w:hAnsi="Times New Roman"/>
          <w:szCs w:val="20"/>
          <w:lang w:val="en-US" w:eastAsia="ko-KR"/>
        </w:rPr>
        <w:t>For inter-UE coordination information triggered by UE-B’s explicit request, this value of (n+T_1) is provided by UE-B’s request as per the existing agreement</w:t>
      </w:r>
    </w:p>
    <w:p w14:paraId="42DA3920" w14:textId="77777777" w:rsidR="000E0826" w:rsidRPr="000E0826" w:rsidRDefault="000E0826" w:rsidP="00F44FD9">
      <w:pPr>
        <w:numPr>
          <w:ilvl w:val="2"/>
          <w:numId w:val="245"/>
        </w:numPr>
        <w:jc w:val="both"/>
        <w:rPr>
          <w:rFonts w:ascii="Times New Roman" w:eastAsia="Gulim" w:hAnsi="Times New Roman"/>
          <w:szCs w:val="20"/>
          <w:lang w:val="en-US" w:eastAsia="ko-KR"/>
        </w:rPr>
      </w:pPr>
      <w:r w:rsidRPr="000E0826">
        <w:rPr>
          <w:rFonts w:ascii="Times New Roman" w:eastAsia="Gulim" w:hAnsi="Times New Roman"/>
          <w:szCs w:val="20"/>
          <w:lang w:val="en-US" w:eastAsia="ko-KR"/>
        </w:rPr>
        <w:t>For inter-UE coordination information triggered by a condition other than explicit request reception, this value of (n+T_1) is determined by UE-A’s implementation as per the existing agreement</w:t>
      </w:r>
    </w:p>
    <w:p w14:paraId="48CE5299" w14:textId="77777777" w:rsidR="000E0826" w:rsidRPr="000E0826" w:rsidRDefault="000E0826" w:rsidP="00F44FD9">
      <w:pPr>
        <w:numPr>
          <w:ilvl w:val="1"/>
          <w:numId w:val="245"/>
        </w:numPr>
        <w:jc w:val="both"/>
        <w:rPr>
          <w:rFonts w:ascii="Times New Roman" w:eastAsia="Gulim" w:hAnsi="Times New Roman"/>
          <w:szCs w:val="20"/>
          <w:lang w:val="en-US" w:eastAsia="ko-KR"/>
        </w:rPr>
      </w:pPr>
      <w:r w:rsidRPr="000E0826">
        <w:rPr>
          <w:rFonts w:ascii="Times New Roman" w:eastAsia="Gulim" w:hAnsi="Times New Roman"/>
          <w:szCs w:val="20"/>
          <w:lang w:val="en-US" w:eastAsia="ko-KR"/>
        </w:rPr>
        <w:t>(n+T_2) – End slot of resource selection window for determining the set of resources</w:t>
      </w:r>
    </w:p>
    <w:p w14:paraId="2E43867C" w14:textId="77777777" w:rsidR="000E0826" w:rsidRPr="000E0826" w:rsidRDefault="000E0826" w:rsidP="00F44FD9">
      <w:pPr>
        <w:numPr>
          <w:ilvl w:val="2"/>
          <w:numId w:val="245"/>
        </w:numPr>
        <w:jc w:val="both"/>
        <w:rPr>
          <w:rFonts w:ascii="Times New Roman" w:eastAsia="Gulim" w:hAnsi="Times New Roman"/>
          <w:szCs w:val="20"/>
          <w:lang w:val="en-US" w:eastAsia="ko-KR"/>
        </w:rPr>
      </w:pPr>
      <w:r w:rsidRPr="000E0826">
        <w:rPr>
          <w:rFonts w:ascii="Times New Roman" w:eastAsia="Gulim" w:hAnsi="Times New Roman"/>
          <w:szCs w:val="20"/>
          <w:lang w:val="en-US" w:eastAsia="ko-KR"/>
        </w:rPr>
        <w:t>For inter-UE coordination information triggered by UE-B’s explicit request, this value of (n+T_2) is provided by UE-B’s request as per the existing agreement</w:t>
      </w:r>
    </w:p>
    <w:p w14:paraId="6F8B00C9" w14:textId="77777777" w:rsidR="000E0826" w:rsidRPr="000E0826" w:rsidRDefault="000E0826" w:rsidP="00F44FD9">
      <w:pPr>
        <w:numPr>
          <w:ilvl w:val="2"/>
          <w:numId w:val="245"/>
        </w:numPr>
        <w:jc w:val="both"/>
        <w:rPr>
          <w:rFonts w:ascii="Times New Roman" w:eastAsia="Gulim" w:hAnsi="Times New Roman"/>
          <w:szCs w:val="20"/>
          <w:lang w:val="en-US" w:eastAsia="ko-KR"/>
        </w:rPr>
      </w:pPr>
      <w:r w:rsidRPr="000E0826">
        <w:rPr>
          <w:rFonts w:ascii="Times New Roman" w:eastAsia="Gulim" w:hAnsi="Times New Roman"/>
          <w:szCs w:val="20"/>
          <w:lang w:val="en-US" w:eastAsia="ko-KR"/>
        </w:rPr>
        <w:t>For inter-UE coordination information triggered by a condition other than explicit request reception, this value of (n+T_2) is determined by UE-A’s implementation as per the existing agreement</w:t>
      </w:r>
    </w:p>
    <w:p w14:paraId="42AA12A2" w14:textId="77777777" w:rsidR="000E0826" w:rsidRPr="000E0826" w:rsidRDefault="000E0826" w:rsidP="00F44FD9">
      <w:pPr>
        <w:numPr>
          <w:ilvl w:val="1"/>
          <w:numId w:val="245"/>
        </w:numPr>
        <w:jc w:val="both"/>
        <w:rPr>
          <w:rFonts w:ascii="Times New Roman" w:eastAsia="Gulim" w:hAnsi="Times New Roman"/>
          <w:szCs w:val="20"/>
          <w:lang w:val="en-US" w:eastAsia="ko-KR"/>
        </w:rPr>
      </w:pPr>
      <w:r w:rsidRPr="000E0826">
        <w:rPr>
          <w:rFonts w:ascii="Times New Roman" w:eastAsia="Gulim" w:hAnsi="Times New Roman"/>
          <w:szCs w:val="20"/>
          <w:lang w:val="en-US" w:eastAsia="ko-KR"/>
        </w:rPr>
        <w:t xml:space="preserve">(n’+T’_1) – Start slot of resource selection window used for </w:t>
      </w:r>
      <w:r w:rsidRPr="000E0826">
        <w:rPr>
          <w:rFonts w:ascii="Times New Roman" w:eastAsia="Gulim" w:hAnsi="Times New Roman"/>
          <w:color w:val="FF0000"/>
          <w:szCs w:val="20"/>
          <w:lang w:val="en-US" w:eastAsia="ko-KR"/>
        </w:rPr>
        <w:t xml:space="preserve">sidelink transmission carrying </w:t>
      </w:r>
      <w:r w:rsidRPr="000E0826">
        <w:rPr>
          <w:rFonts w:ascii="Times New Roman" w:eastAsia="Gulim" w:hAnsi="Times New Roman"/>
          <w:szCs w:val="20"/>
          <w:lang w:val="en-US" w:eastAsia="ko-KR"/>
        </w:rPr>
        <w:t xml:space="preserve">inter-UE coordination information </w:t>
      </w:r>
    </w:p>
    <w:p w14:paraId="1199B52F" w14:textId="77777777" w:rsidR="000E0826" w:rsidRPr="000E0826" w:rsidRDefault="000E0826" w:rsidP="00F44FD9">
      <w:pPr>
        <w:numPr>
          <w:ilvl w:val="1"/>
          <w:numId w:val="245"/>
        </w:numPr>
        <w:jc w:val="both"/>
        <w:rPr>
          <w:rFonts w:ascii="Times New Roman" w:eastAsia="Gulim" w:hAnsi="Times New Roman"/>
          <w:szCs w:val="20"/>
          <w:lang w:val="en-US" w:eastAsia="ko-KR"/>
        </w:rPr>
      </w:pPr>
      <w:r w:rsidRPr="000E0826">
        <w:rPr>
          <w:rFonts w:ascii="Times New Roman" w:eastAsia="Gulim" w:hAnsi="Times New Roman"/>
          <w:szCs w:val="20"/>
          <w:lang w:val="en-US" w:eastAsia="ko-KR"/>
        </w:rPr>
        <w:t xml:space="preserve">(n’+T’_2) – End slot of resource selection window used for </w:t>
      </w:r>
      <w:r w:rsidRPr="000E0826">
        <w:rPr>
          <w:rFonts w:ascii="Times New Roman" w:eastAsia="Gulim" w:hAnsi="Times New Roman"/>
          <w:color w:val="FF0000"/>
          <w:szCs w:val="20"/>
          <w:lang w:val="en-US" w:eastAsia="ko-KR"/>
        </w:rPr>
        <w:t xml:space="preserve">sidelink transmission carrying </w:t>
      </w:r>
      <w:r w:rsidRPr="000E0826">
        <w:rPr>
          <w:rFonts w:ascii="Times New Roman" w:eastAsia="Gulim" w:hAnsi="Times New Roman"/>
          <w:szCs w:val="20"/>
          <w:lang w:val="en-US" w:eastAsia="ko-KR"/>
        </w:rPr>
        <w:t xml:space="preserve">inter-UE coordination information </w:t>
      </w:r>
    </w:p>
    <w:p w14:paraId="50C887DE" w14:textId="77777777" w:rsidR="000E0826" w:rsidRPr="000E0826" w:rsidRDefault="000E0826" w:rsidP="00F44FD9">
      <w:pPr>
        <w:numPr>
          <w:ilvl w:val="1"/>
          <w:numId w:val="245"/>
        </w:numPr>
        <w:jc w:val="both"/>
        <w:rPr>
          <w:rFonts w:ascii="Times New Roman" w:eastAsia="Gulim" w:hAnsi="Times New Roman"/>
          <w:szCs w:val="20"/>
          <w:lang w:val="en-US" w:eastAsia="ko-KR"/>
        </w:rPr>
      </w:pPr>
      <w:r w:rsidRPr="000E0826">
        <w:rPr>
          <w:rFonts w:ascii="Times New Roman" w:eastAsia="Gulim" w:hAnsi="Times New Roman"/>
          <w:szCs w:val="20"/>
          <w:lang w:val="en-US" w:eastAsia="ko-KR"/>
        </w:rPr>
        <w:t xml:space="preserve">n' is the slot where UE procedure of determining TX resources of </w:t>
      </w:r>
      <w:r w:rsidRPr="000E0826">
        <w:rPr>
          <w:rFonts w:ascii="Times New Roman" w:eastAsia="Gulim" w:hAnsi="Times New Roman"/>
          <w:color w:val="FF0000"/>
          <w:szCs w:val="20"/>
          <w:lang w:val="en-US" w:eastAsia="ko-KR"/>
        </w:rPr>
        <w:t xml:space="preserve">sidelink transmission carrying </w:t>
      </w:r>
      <w:r w:rsidRPr="000E0826">
        <w:rPr>
          <w:rFonts w:ascii="Times New Roman" w:eastAsia="Gulim" w:hAnsi="Times New Roman"/>
          <w:szCs w:val="20"/>
          <w:lang w:val="en-US" w:eastAsia="ko-KR"/>
        </w:rPr>
        <w:t>inter-UE coordination information is triggered</w:t>
      </w:r>
    </w:p>
    <w:p w14:paraId="3811278A" w14:textId="77777777" w:rsidR="000E0826" w:rsidRPr="000E0826" w:rsidRDefault="000E0826" w:rsidP="00F44FD9">
      <w:pPr>
        <w:numPr>
          <w:ilvl w:val="0"/>
          <w:numId w:val="245"/>
        </w:numPr>
        <w:jc w:val="both"/>
        <w:rPr>
          <w:rFonts w:ascii="Times New Roman" w:eastAsia="Gulim" w:hAnsi="Times New Roman"/>
          <w:szCs w:val="20"/>
          <w:lang w:val="en-US" w:eastAsia="ko-KR"/>
        </w:rPr>
      </w:pPr>
      <w:r w:rsidRPr="000E0826">
        <w:rPr>
          <w:rFonts w:ascii="Times New Roman" w:eastAsia="Gulim" w:hAnsi="Times New Roman"/>
          <w:szCs w:val="20"/>
          <w:lang w:val="en-US" w:eastAsia="ko-KR"/>
        </w:rPr>
        <w:t xml:space="preserve">For inter-UE coordination information triggered by UE-B’s explicit request </w:t>
      </w:r>
    </w:p>
    <w:p w14:paraId="0526B573" w14:textId="77777777" w:rsidR="000E0826" w:rsidRPr="000E0826" w:rsidRDefault="000E0826" w:rsidP="00F44FD9">
      <w:pPr>
        <w:numPr>
          <w:ilvl w:val="1"/>
          <w:numId w:val="245"/>
        </w:numPr>
        <w:jc w:val="both"/>
        <w:rPr>
          <w:rFonts w:ascii="Times New Roman" w:eastAsia="Gulim" w:hAnsi="Times New Roman"/>
          <w:color w:val="FF0000"/>
          <w:szCs w:val="20"/>
          <w:lang w:val="en-US" w:eastAsia="ko-KR"/>
        </w:rPr>
      </w:pPr>
      <w:r w:rsidRPr="000E0826">
        <w:rPr>
          <w:rFonts w:ascii="Times New Roman" w:eastAsia="Gulim" w:hAnsi="Times New Roman"/>
          <w:color w:val="FF0000"/>
          <w:szCs w:val="20"/>
          <w:lang w:val="en-US" w:eastAsia="ko-KR"/>
        </w:rPr>
        <w:t xml:space="preserve">Alt 1-1: </w:t>
      </w:r>
    </w:p>
    <w:p w14:paraId="390BA7DD" w14:textId="77777777" w:rsidR="000E0826" w:rsidRPr="000E0826" w:rsidRDefault="000E0826" w:rsidP="00F44FD9">
      <w:pPr>
        <w:numPr>
          <w:ilvl w:val="2"/>
          <w:numId w:val="245"/>
        </w:numPr>
        <w:jc w:val="both"/>
        <w:rPr>
          <w:rFonts w:ascii="Times New Roman" w:eastAsia="Gulim" w:hAnsi="Times New Roman"/>
          <w:color w:val="FF0000"/>
          <w:szCs w:val="20"/>
          <w:lang w:val="de-DE" w:eastAsia="ko-KR"/>
        </w:rPr>
      </w:pPr>
      <w:r w:rsidRPr="000E0826">
        <w:rPr>
          <w:rFonts w:ascii="Times New Roman" w:eastAsia="Gulim" w:hAnsi="Times New Roman"/>
          <w:color w:val="FF0000"/>
          <w:szCs w:val="20"/>
          <w:lang w:val="de-DE" w:eastAsia="ko-KR"/>
        </w:rPr>
        <w:t>X1 ≤ (n’+T’_1)</w:t>
      </w:r>
    </w:p>
    <w:p w14:paraId="0F338DC6" w14:textId="77777777" w:rsidR="000E0826" w:rsidRPr="000E0826" w:rsidRDefault="000E0826" w:rsidP="00F44FD9">
      <w:pPr>
        <w:numPr>
          <w:ilvl w:val="2"/>
          <w:numId w:val="245"/>
        </w:numPr>
        <w:jc w:val="both"/>
        <w:rPr>
          <w:rFonts w:ascii="Times New Roman" w:eastAsia="Gulim" w:hAnsi="Times New Roman"/>
          <w:color w:val="FF0000"/>
          <w:szCs w:val="20"/>
          <w:lang w:val="de-DE" w:eastAsia="ko-KR"/>
        </w:rPr>
      </w:pPr>
      <w:r w:rsidRPr="000E0826">
        <w:rPr>
          <w:rFonts w:ascii="Times New Roman" w:eastAsia="Gulim" w:hAnsi="Times New Roman"/>
          <w:color w:val="FF0000"/>
          <w:szCs w:val="20"/>
          <w:lang w:val="de-DE" w:eastAsia="ko-KR"/>
        </w:rPr>
        <w:t>(n’+T’_2) ≤ X2</w:t>
      </w:r>
    </w:p>
    <w:p w14:paraId="47D29928" w14:textId="77777777" w:rsidR="000E0826" w:rsidRPr="000E0826" w:rsidRDefault="000E0826" w:rsidP="00F44FD9">
      <w:pPr>
        <w:numPr>
          <w:ilvl w:val="0"/>
          <w:numId w:val="245"/>
        </w:numPr>
        <w:jc w:val="both"/>
        <w:rPr>
          <w:rFonts w:ascii="Times New Roman" w:eastAsia="Gulim" w:hAnsi="Times New Roman"/>
          <w:szCs w:val="20"/>
          <w:lang w:val="en-US" w:eastAsia="ko-KR"/>
        </w:rPr>
      </w:pPr>
      <w:r w:rsidRPr="000E0826">
        <w:rPr>
          <w:rFonts w:ascii="Times New Roman" w:eastAsia="Gulim" w:hAnsi="Times New Roman"/>
          <w:szCs w:val="20"/>
          <w:lang w:val="en-US" w:eastAsia="ko-KR"/>
        </w:rPr>
        <w:t>For inter-UE coordination information triggered by a condition other than explicit request reception,</w:t>
      </w:r>
    </w:p>
    <w:p w14:paraId="754A5E28" w14:textId="77777777" w:rsidR="000E0826" w:rsidRPr="000E0826" w:rsidRDefault="000E0826" w:rsidP="00F44FD9">
      <w:pPr>
        <w:numPr>
          <w:ilvl w:val="1"/>
          <w:numId w:val="245"/>
        </w:numPr>
        <w:jc w:val="both"/>
        <w:rPr>
          <w:rFonts w:ascii="Times New Roman" w:eastAsia="Gulim" w:hAnsi="Times New Roman"/>
          <w:szCs w:val="20"/>
          <w:lang w:val="en-US" w:eastAsia="ko-KR"/>
        </w:rPr>
      </w:pPr>
      <w:r w:rsidRPr="000E0826">
        <w:rPr>
          <w:rFonts w:ascii="Times New Roman" w:eastAsia="Gulim" w:hAnsi="Times New Roman"/>
          <w:szCs w:val="20"/>
          <w:lang w:val="en-US" w:eastAsia="ko-KR"/>
        </w:rPr>
        <w:t>Alt 2-2:</w:t>
      </w:r>
    </w:p>
    <w:p w14:paraId="410B2170" w14:textId="77777777" w:rsidR="000E0826" w:rsidRPr="000E0826" w:rsidRDefault="000E0826" w:rsidP="00F44FD9">
      <w:pPr>
        <w:numPr>
          <w:ilvl w:val="2"/>
          <w:numId w:val="245"/>
        </w:numPr>
        <w:jc w:val="both"/>
        <w:rPr>
          <w:rFonts w:ascii="Times New Roman" w:eastAsia="Gulim" w:hAnsi="Times New Roman"/>
          <w:szCs w:val="20"/>
          <w:lang w:val="en-US" w:eastAsia="ko-KR"/>
        </w:rPr>
      </w:pPr>
      <w:r w:rsidRPr="000E0826">
        <w:rPr>
          <w:rFonts w:ascii="Times New Roman" w:eastAsia="Gulim" w:hAnsi="Times New Roman"/>
          <w:szCs w:val="20"/>
          <w:lang w:val="en-US" w:eastAsia="ko-KR"/>
        </w:rPr>
        <w:t xml:space="preserve">(n’+T’_2) &lt; </w:t>
      </w:r>
      <w:r w:rsidRPr="000E0826">
        <w:rPr>
          <w:rFonts w:ascii="Times New Roman" w:eastAsia="Gulim" w:hAnsi="Times New Roman"/>
          <w:color w:val="FF0000"/>
          <w:szCs w:val="20"/>
          <w:lang w:val="en-US" w:eastAsia="ko-KR"/>
        </w:rPr>
        <w:t>X3</w:t>
      </w:r>
    </w:p>
    <w:p w14:paraId="630E97BB" w14:textId="77777777" w:rsidR="000E0826" w:rsidRPr="000E0826" w:rsidRDefault="000E0826" w:rsidP="00F44FD9">
      <w:pPr>
        <w:numPr>
          <w:ilvl w:val="0"/>
          <w:numId w:val="245"/>
        </w:numPr>
        <w:jc w:val="both"/>
        <w:rPr>
          <w:rFonts w:ascii="Times New Roman" w:eastAsia="Gulim" w:hAnsi="Times New Roman"/>
          <w:szCs w:val="20"/>
          <w:lang w:val="en-US" w:eastAsia="ko-KR"/>
        </w:rPr>
      </w:pPr>
      <w:r w:rsidRPr="000E0826">
        <w:rPr>
          <w:rFonts w:ascii="Times New Roman" w:eastAsia="Gulim" w:hAnsi="Times New Roman"/>
          <w:color w:val="FF0000"/>
          <w:szCs w:val="20"/>
          <w:lang w:val="en-US" w:eastAsia="ko-KR"/>
        </w:rPr>
        <w:t>FFS: Values for X1, X2, X3</w:t>
      </w:r>
    </w:p>
    <w:p w14:paraId="41DFDD2A" w14:textId="77777777" w:rsidR="000E0826" w:rsidRPr="000E0826" w:rsidRDefault="000E0826" w:rsidP="000E0826">
      <w:pPr>
        <w:rPr>
          <w:rFonts w:ascii="Times New Roman" w:hAnsi="Times New Roman"/>
          <w:szCs w:val="20"/>
          <w:highlight w:val="cyan"/>
          <w:lang w:val="en-US" w:eastAsia="x-none"/>
        </w:rPr>
      </w:pPr>
    </w:p>
    <w:p w14:paraId="4434743E" w14:textId="77777777" w:rsidR="000E0826" w:rsidRPr="000E0826" w:rsidRDefault="000E0826" w:rsidP="000E0826">
      <w:pPr>
        <w:rPr>
          <w:rFonts w:ascii="Times New Roman" w:hAnsi="Times New Roman"/>
          <w:szCs w:val="20"/>
          <w:highlight w:val="green"/>
          <w:lang w:val="en-US" w:eastAsia="x-none"/>
        </w:rPr>
      </w:pPr>
      <w:bookmarkStart w:id="282" w:name="_Hlk97247529"/>
      <w:r w:rsidRPr="000E0826">
        <w:rPr>
          <w:rFonts w:ascii="Times New Roman" w:hAnsi="Times New Roman"/>
          <w:szCs w:val="20"/>
          <w:highlight w:val="green"/>
          <w:lang w:val="en-US" w:eastAsia="x-none"/>
        </w:rPr>
        <w:t>Agreement</w:t>
      </w:r>
    </w:p>
    <w:p w14:paraId="2B5C3C27" w14:textId="77777777" w:rsidR="000E0826" w:rsidRPr="000E0826" w:rsidRDefault="000E0826" w:rsidP="000E0826">
      <w:pPr>
        <w:jc w:val="both"/>
        <w:rPr>
          <w:rFonts w:ascii="Times New Roman" w:eastAsia="Gulim" w:hAnsi="Times New Roman"/>
          <w:szCs w:val="20"/>
          <w:lang w:val="en-US" w:eastAsia="ko-KR"/>
        </w:rPr>
      </w:pPr>
      <w:r w:rsidRPr="000E0826">
        <w:rPr>
          <w:rFonts w:ascii="Times New Roman" w:eastAsia="Gulim" w:hAnsi="Times New Roman"/>
          <w:szCs w:val="20"/>
          <w:lang w:val="en-US" w:eastAsia="ko-KR"/>
        </w:rPr>
        <w:t xml:space="preserve">For sensing window for determining the set of resources in Scheme 1, </w:t>
      </w:r>
    </w:p>
    <w:p w14:paraId="0C7C5E8A" w14:textId="77777777" w:rsidR="000E0826" w:rsidRPr="000E0826" w:rsidRDefault="000E0826" w:rsidP="00F44FD9">
      <w:pPr>
        <w:numPr>
          <w:ilvl w:val="0"/>
          <w:numId w:val="242"/>
        </w:numPr>
        <w:jc w:val="both"/>
        <w:rPr>
          <w:rFonts w:ascii="Times New Roman" w:eastAsia="Gulim" w:hAnsi="Times New Roman"/>
          <w:szCs w:val="20"/>
          <w:lang w:val="en-US" w:eastAsia="ko-KR"/>
        </w:rPr>
      </w:pPr>
      <w:r w:rsidRPr="000E0826">
        <w:rPr>
          <w:rFonts w:ascii="Times New Roman" w:eastAsia="Gulim" w:hAnsi="Times New Roman"/>
          <w:szCs w:val="20"/>
          <w:lang w:val="en-US" w:eastAsia="ko-KR"/>
        </w:rPr>
        <w:t xml:space="preserve">Notations: </w:t>
      </w:r>
    </w:p>
    <w:p w14:paraId="1A439AB8" w14:textId="77777777" w:rsidR="000E0826" w:rsidRPr="000E0826" w:rsidRDefault="000E0826" w:rsidP="00F44FD9">
      <w:pPr>
        <w:numPr>
          <w:ilvl w:val="1"/>
          <w:numId w:val="242"/>
        </w:numPr>
        <w:jc w:val="both"/>
        <w:rPr>
          <w:rFonts w:ascii="Times New Roman" w:eastAsia="Gulim" w:hAnsi="Times New Roman"/>
          <w:szCs w:val="20"/>
          <w:lang w:val="en-US" w:eastAsia="ko-KR"/>
        </w:rPr>
      </w:pPr>
      <w:r w:rsidRPr="000E0826">
        <w:rPr>
          <w:rFonts w:ascii="Times New Roman" w:eastAsia="Gulim" w:hAnsi="Times New Roman"/>
          <w:szCs w:val="20"/>
          <w:lang w:val="en-US" w:eastAsia="ko-KR"/>
        </w:rPr>
        <w:t>For inter-UE coordination information triggered by UE-B’s explicit request, the values of (n+T_1) and (n+T_2) are provided by the request as per the existing agreement.</w:t>
      </w:r>
    </w:p>
    <w:p w14:paraId="2E933C5E" w14:textId="77777777" w:rsidR="000E0826" w:rsidRPr="000E0826" w:rsidRDefault="000E0826" w:rsidP="00F44FD9">
      <w:pPr>
        <w:numPr>
          <w:ilvl w:val="1"/>
          <w:numId w:val="242"/>
        </w:numPr>
        <w:jc w:val="both"/>
        <w:rPr>
          <w:rFonts w:ascii="Times New Roman" w:eastAsia="Gulim" w:hAnsi="Times New Roman"/>
          <w:szCs w:val="20"/>
          <w:lang w:val="en-US" w:eastAsia="ko-KR"/>
        </w:rPr>
      </w:pPr>
      <w:r w:rsidRPr="000E0826">
        <w:rPr>
          <w:rFonts w:ascii="Times New Roman" w:eastAsia="Gulim" w:hAnsi="Times New Roman"/>
          <w:szCs w:val="20"/>
          <w:lang w:val="en-US" w:eastAsia="ko-KR"/>
        </w:rPr>
        <w:t xml:space="preserve">For inter-UE coordination information triggered by a condition other than explicit request reception, the values of (n+T_1) and (n+T_2) are determined by UE-A’s implementation as per the existing agreement. </w:t>
      </w:r>
    </w:p>
    <w:p w14:paraId="617FAC7A" w14:textId="77777777" w:rsidR="000E0826" w:rsidRPr="000E0826" w:rsidRDefault="000E0826" w:rsidP="00F44FD9">
      <w:pPr>
        <w:numPr>
          <w:ilvl w:val="1"/>
          <w:numId w:val="242"/>
        </w:numPr>
        <w:jc w:val="both"/>
        <w:rPr>
          <w:rFonts w:ascii="Times New Roman" w:eastAsia="Gulim" w:hAnsi="Times New Roman"/>
          <w:szCs w:val="20"/>
          <w:lang w:val="en-US" w:eastAsia="ko-KR"/>
        </w:rPr>
      </w:pPr>
      <w:r w:rsidRPr="000E0826">
        <w:rPr>
          <w:rFonts w:ascii="Times New Roman" w:eastAsia="Gulim" w:hAnsi="Times New Roman"/>
          <w:szCs w:val="20"/>
          <w:lang w:val="en-US" w:eastAsia="ko-KR"/>
        </w:rPr>
        <w:t>T’’_1 is up to UE-A’s implementation under 0 &lt;= T’’_1 &lt;= Tproc,1</w:t>
      </w:r>
    </w:p>
    <w:p w14:paraId="7A08A559" w14:textId="77777777" w:rsidR="000E0826" w:rsidRPr="000E0826" w:rsidRDefault="000E0826" w:rsidP="00F44FD9">
      <w:pPr>
        <w:numPr>
          <w:ilvl w:val="1"/>
          <w:numId w:val="242"/>
        </w:numPr>
        <w:jc w:val="both"/>
        <w:rPr>
          <w:rFonts w:ascii="Times New Roman" w:eastAsia="Gulim" w:hAnsi="Times New Roman"/>
          <w:szCs w:val="20"/>
          <w:lang w:val="en-US" w:eastAsia="ko-KR"/>
        </w:rPr>
      </w:pPr>
      <w:r w:rsidRPr="000E0826">
        <w:rPr>
          <w:rFonts w:ascii="Times New Roman" w:eastAsia="Gulim" w:hAnsi="Times New Roman"/>
          <w:szCs w:val="20"/>
          <w:lang w:val="en-US" w:eastAsia="ko-KR"/>
        </w:rPr>
        <w:t xml:space="preserve">(n’+T’_1) – Start slot of resource selection window used for </w:t>
      </w:r>
      <w:r w:rsidRPr="000E0826">
        <w:rPr>
          <w:rFonts w:ascii="Times New Roman" w:eastAsia="Gulim" w:hAnsi="Times New Roman"/>
          <w:color w:val="FF0000"/>
          <w:szCs w:val="20"/>
          <w:lang w:val="en-US" w:eastAsia="ko-KR"/>
        </w:rPr>
        <w:t xml:space="preserve">sidelink transmission carrying </w:t>
      </w:r>
      <w:r w:rsidRPr="000E0826">
        <w:rPr>
          <w:rFonts w:ascii="Times New Roman" w:eastAsia="Gulim" w:hAnsi="Times New Roman"/>
          <w:szCs w:val="20"/>
          <w:lang w:val="en-US" w:eastAsia="ko-KR"/>
        </w:rPr>
        <w:t>inter-UE coordination information</w:t>
      </w:r>
    </w:p>
    <w:p w14:paraId="38BC5027" w14:textId="77777777" w:rsidR="000E0826" w:rsidRPr="000E0826" w:rsidRDefault="000E0826" w:rsidP="00F44FD9">
      <w:pPr>
        <w:numPr>
          <w:ilvl w:val="1"/>
          <w:numId w:val="242"/>
        </w:numPr>
        <w:jc w:val="both"/>
        <w:rPr>
          <w:rFonts w:ascii="Times New Roman" w:eastAsia="Gulim" w:hAnsi="Times New Roman"/>
          <w:szCs w:val="20"/>
          <w:lang w:val="en-US" w:eastAsia="ko-KR"/>
        </w:rPr>
      </w:pPr>
      <w:r w:rsidRPr="000E0826">
        <w:rPr>
          <w:rFonts w:ascii="Times New Roman" w:eastAsia="Gulim" w:hAnsi="Times New Roman"/>
          <w:szCs w:val="20"/>
          <w:lang w:val="en-US" w:eastAsia="ko-KR"/>
        </w:rPr>
        <w:t>n' is the slot where UE procedure of determining TX resources of inter-UE coordination information is triggered</w:t>
      </w:r>
    </w:p>
    <w:p w14:paraId="2B5BB5B8" w14:textId="77777777" w:rsidR="000E0826" w:rsidRPr="000E0826" w:rsidRDefault="000E0826" w:rsidP="00F44FD9">
      <w:pPr>
        <w:numPr>
          <w:ilvl w:val="0"/>
          <w:numId w:val="242"/>
        </w:numPr>
        <w:jc w:val="both"/>
        <w:rPr>
          <w:rFonts w:ascii="Times New Roman" w:eastAsia="Gulim" w:hAnsi="Times New Roman"/>
          <w:szCs w:val="20"/>
          <w:lang w:val="en-US" w:eastAsia="ko-KR"/>
        </w:rPr>
      </w:pPr>
      <w:r w:rsidRPr="000E0826">
        <w:rPr>
          <w:rFonts w:ascii="Times New Roman" w:eastAsia="Gulim" w:hAnsi="Times New Roman"/>
          <w:szCs w:val="20"/>
          <w:lang w:val="en-US" w:eastAsia="ko-KR"/>
        </w:rPr>
        <w:t>Alt 1:</w:t>
      </w:r>
    </w:p>
    <w:p w14:paraId="78572D9B" w14:textId="77777777" w:rsidR="000E0826" w:rsidRPr="000E0826" w:rsidRDefault="000E0826" w:rsidP="00F44FD9">
      <w:pPr>
        <w:numPr>
          <w:ilvl w:val="1"/>
          <w:numId w:val="242"/>
        </w:numPr>
        <w:jc w:val="both"/>
        <w:rPr>
          <w:rFonts w:ascii="Times New Roman" w:eastAsia="Gulim" w:hAnsi="Times New Roman"/>
          <w:szCs w:val="20"/>
          <w:lang w:val="en-US" w:eastAsia="ko-KR"/>
        </w:rPr>
      </w:pPr>
      <w:r w:rsidRPr="000E0826">
        <w:rPr>
          <w:rFonts w:ascii="Times New Roman" w:eastAsia="Gulim" w:hAnsi="Times New Roman"/>
          <w:szCs w:val="20"/>
          <w:lang w:val="en-US" w:eastAsia="ko-KR"/>
        </w:rPr>
        <w:lastRenderedPageBreak/>
        <w:t>No further change is supported. Note that the sensing window for determining the set of resources is already derived based on the location (n+T_1) and (n+T_2) used for determining the set of resources in TS38.214 section 8.1.4, i.e., sensing window is defined by the range of slots [(n+T_1) – T_0 – T’’_1, (n+T_1) – T_proc,0 – T’’_1].</w:t>
      </w:r>
    </w:p>
    <w:bookmarkEnd w:id="282"/>
    <w:p w14:paraId="437D8460" w14:textId="77777777" w:rsidR="000E0826" w:rsidRPr="000E0826" w:rsidRDefault="000E0826" w:rsidP="000E0826">
      <w:pPr>
        <w:rPr>
          <w:rFonts w:ascii="Times New Roman" w:hAnsi="Times New Roman"/>
          <w:szCs w:val="20"/>
          <w:highlight w:val="cyan"/>
          <w:lang w:val="en-US" w:eastAsia="x-none"/>
        </w:rPr>
      </w:pPr>
    </w:p>
    <w:p w14:paraId="414C3476" w14:textId="77777777" w:rsidR="000E0826" w:rsidRPr="000E0826" w:rsidRDefault="000E0826" w:rsidP="000E0826">
      <w:pPr>
        <w:rPr>
          <w:rFonts w:ascii="Times New Roman" w:hAnsi="Times New Roman"/>
          <w:szCs w:val="20"/>
          <w:highlight w:val="green"/>
          <w:lang w:val="en-US" w:eastAsia="x-none"/>
        </w:rPr>
      </w:pPr>
      <w:r w:rsidRPr="000E0826">
        <w:rPr>
          <w:rFonts w:ascii="Times New Roman" w:hAnsi="Times New Roman"/>
          <w:szCs w:val="20"/>
          <w:highlight w:val="green"/>
          <w:lang w:val="en-US" w:eastAsia="x-none"/>
        </w:rPr>
        <w:t>Agreement</w:t>
      </w:r>
    </w:p>
    <w:p w14:paraId="238567B0" w14:textId="77777777" w:rsidR="000E0826" w:rsidRPr="000E0826" w:rsidRDefault="000E0826" w:rsidP="000E0826">
      <w:pPr>
        <w:jc w:val="both"/>
        <w:rPr>
          <w:rFonts w:ascii="Times New Roman" w:eastAsia="Gulim" w:hAnsi="Times New Roman"/>
          <w:szCs w:val="20"/>
          <w:lang w:val="en-US" w:eastAsia="ko-KR"/>
        </w:rPr>
      </w:pPr>
      <w:r w:rsidRPr="000E0826">
        <w:rPr>
          <w:rFonts w:ascii="Times New Roman" w:eastAsia="Gulim" w:hAnsi="Times New Roman"/>
          <w:szCs w:val="20"/>
          <w:lang w:val="en-US" w:eastAsia="ko-KR"/>
        </w:rPr>
        <w:t xml:space="preserve">For the case when it is not possible that the number of candidate single-slot resources after applying the received non-preferred resource set as per the existing agreement meets the requirement of X*M_total in step 7), </w:t>
      </w:r>
    </w:p>
    <w:p w14:paraId="4FE79617" w14:textId="77777777" w:rsidR="000E0826" w:rsidRPr="000E0826" w:rsidRDefault="000E0826" w:rsidP="00F44FD9">
      <w:pPr>
        <w:numPr>
          <w:ilvl w:val="0"/>
          <w:numId w:val="241"/>
        </w:numPr>
        <w:overflowPunct w:val="0"/>
        <w:jc w:val="both"/>
        <w:rPr>
          <w:rFonts w:ascii="Times New Roman" w:eastAsia="Gulim" w:hAnsi="Times New Roman"/>
          <w:szCs w:val="20"/>
          <w:lang w:val="en-US" w:eastAsia="ko-KR"/>
        </w:rPr>
      </w:pPr>
      <w:r w:rsidRPr="000E0826">
        <w:rPr>
          <w:rFonts w:ascii="Times New Roman" w:eastAsia="Gulim" w:hAnsi="Times New Roman"/>
          <w:szCs w:val="20"/>
          <w:lang w:val="en-US" w:eastAsia="ko-KR"/>
        </w:rPr>
        <w:t>It is up to UE-B’s implementation whether</w:t>
      </w:r>
      <w:r w:rsidRPr="000E0826">
        <w:rPr>
          <w:rFonts w:ascii="Times New Roman" w:eastAsia="Gulim" w:hAnsi="Times New Roman"/>
          <w:color w:val="FF0000"/>
          <w:szCs w:val="20"/>
          <w:lang w:val="en-US" w:eastAsia="ko-KR"/>
        </w:rPr>
        <w:t xml:space="preserve"> </w:t>
      </w:r>
      <w:r w:rsidRPr="000E0826">
        <w:rPr>
          <w:rFonts w:ascii="Times New Roman" w:eastAsia="Gulim" w:hAnsi="Times New Roman"/>
          <w:szCs w:val="20"/>
          <w:lang w:val="en-US" w:eastAsia="ko-KR"/>
        </w:rPr>
        <w:t xml:space="preserve">to take the received non-preferred resource set in its resource selection after step 6) to meet this requirement </w:t>
      </w:r>
    </w:p>
    <w:p w14:paraId="2AE843CC" w14:textId="2B7DAB59" w:rsidR="000E0826" w:rsidRPr="000E0826" w:rsidRDefault="000E0826" w:rsidP="00513EA0">
      <w:pPr>
        <w:rPr>
          <w:lang w:val="en-US" w:eastAsia="x-none"/>
        </w:rPr>
      </w:pPr>
    </w:p>
    <w:p w14:paraId="0F233EB1" w14:textId="5628B91B" w:rsidR="000E0826" w:rsidRDefault="000E0826" w:rsidP="00513EA0">
      <w:pPr>
        <w:rPr>
          <w:lang w:eastAsia="x-none"/>
        </w:rPr>
      </w:pPr>
    </w:p>
    <w:p w14:paraId="1ADB6207" w14:textId="1C7D6CEA" w:rsidR="008410B2" w:rsidRPr="008410B2" w:rsidRDefault="000E0826" w:rsidP="00513EA0">
      <w:pPr>
        <w:rPr>
          <w:lang w:eastAsia="x-none"/>
        </w:rPr>
      </w:pPr>
      <w:r>
        <w:rPr>
          <w:lang w:eastAsia="x-none"/>
        </w:rPr>
        <w:t xml:space="preserve">Final summary in </w:t>
      </w:r>
      <w:hyperlink r:id="rId1987" w:history="1">
        <w:r w:rsidR="004371F4">
          <w:rPr>
            <w:rStyle w:val="Hyperlink"/>
            <w:lang w:eastAsia="x-none"/>
          </w:rPr>
          <w:t>R1-2202666</w:t>
        </w:r>
      </w:hyperlink>
      <w:r>
        <w:rPr>
          <w:lang w:eastAsia="x-none"/>
        </w:rPr>
        <w:t>.</w:t>
      </w:r>
    </w:p>
    <w:p w14:paraId="291CE249" w14:textId="30313DB3" w:rsidR="006B480F" w:rsidRDefault="006B480F" w:rsidP="008410B2">
      <w:pPr>
        <w:pStyle w:val="Heading3"/>
      </w:pPr>
      <w:bookmarkStart w:id="283" w:name="_Toc95481821"/>
      <w:bookmarkStart w:id="284" w:name="_Toc98334460"/>
      <w:r w:rsidRPr="00BB4F5C">
        <w:t>Other</w:t>
      </w:r>
      <w:bookmarkEnd w:id="283"/>
      <w:bookmarkEnd w:id="284"/>
    </w:p>
    <w:p w14:paraId="5421C437" w14:textId="32475A28" w:rsidR="006B480F" w:rsidRDefault="002328C4" w:rsidP="006B480F">
      <w:pPr>
        <w:rPr>
          <w:lang w:eastAsia="x-none"/>
        </w:rPr>
      </w:pPr>
      <w:hyperlink r:id="rId1988" w:history="1">
        <w:r w:rsidR="004371F4">
          <w:rPr>
            <w:rStyle w:val="Hyperlink"/>
            <w:lang w:eastAsia="x-none"/>
          </w:rPr>
          <w:t>R1-2201113</w:t>
        </w:r>
      </w:hyperlink>
      <w:r w:rsidR="006B480F">
        <w:rPr>
          <w:lang w:eastAsia="x-none"/>
        </w:rPr>
        <w:tab/>
        <w:t>Other aspects on SL enhancements</w:t>
      </w:r>
      <w:r w:rsidR="006B480F">
        <w:rPr>
          <w:lang w:eastAsia="x-none"/>
        </w:rPr>
        <w:tab/>
        <w:t>vivo</w:t>
      </w:r>
    </w:p>
    <w:p w14:paraId="2E714693" w14:textId="27743877" w:rsidR="006B480F" w:rsidRDefault="002328C4" w:rsidP="006B480F">
      <w:pPr>
        <w:rPr>
          <w:lang w:eastAsia="x-none"/>
        </w:rPr>
      </w:pPr>
      <w:hyperlink r:id="rId1989" w:history="1">
        <w:r w:rsidR="004371F4">
          <w:rPr>
            <w:rStyle w:val="Hyperlink"/>
            <w:lang w:eastAsia="x-none"/>
          </w:rPr>
          <w:t>R1-2201337</w:t>
        </w:r>
      </w:hyperlink>
      <w:r w:rsidR="006B480F">
        <w:rPr>
          <w:lang w:eastAsia="x-none"/>
        </w:rPr>
        <w:tab/>
        <w:t>Discussion on the status of Rel-17 Sidelink enhancements</w:t>
      </w:r>
      <w:r w:rsidR="006B480F">
        <w:rPr>
          <w:lang w:eastAsia="x-none"/>
        </w:rPr>
        <w:tab/>
        <w:t>CATT, GOHIGH</w:t>
      </w:r>
    </w:p>
    <w:p w14:paraId="4AAD5203" w14:textId="16893D6D" w:rsidR="006B480F" w:rsidRDefault="002328C4" w:rsidP="006B480F">
      <w:pPr>
        <w:rPr>
          <w:lang w:eastAsia="x-none"/>
        </w:rPr>
      </w:pPr>
      <w:hyperlink r:id="rId1990" w:history="1">
        <w:r w:rsidR="004371F4">
          <w:rPr>
            <w:rStyle w:val="Hyperlink"/>
            <w:lang w:eastAsia="x-none"/>
          </w:rPr>
          <w:t>R1-2201532</w:t>
        </w:r>
      </w:hyperlink>
      <w:r w:rsidR="006B480F">
        <w:rPr>
          <w:lang w:eastAsia="x-none"/>
        </w:rPr>
        <w:tab/>
        <w:t>On gNB-designated resources for inter-UE coordination and sensing in SL DRX</w:t>
      </w:r>
      <w:r w:rsidR="006B480F">
        <w:rPr>
          <w:lang w:eastAsia="x-none"/>
        </w:rPr>
        <w:tab/>
        <w:t>InterDigital, Inc.</w:t>
      </w:r>
    </w:p>
    <w:p w14:paraId="76302A68" w14:textId="70FBCAA8" w:rsidR="006B480F" w:rsidRDefault="002328C4" w:rsidP="006B480F">
      <w:pPr>
        <w:rPr>
          <w:lang w:eastAsia="x-none"/>
        </w:rPr>
      </w:pPr>
      <w:hyperlink r:id="rId1991" w:history="1">
        <w:r w:rsidR="004371F4">
          <w:rPr>
            <w:rStyle w:val="Hyperlink"/>
            <w:lang w:eastAsia="x-none"/>
          </w:rPr>
          <w:t>R1-2202033</w:t>
        </w:r>
      </w:hyperlink>
      <w:r w:rsidR="006B480F">
        <w:rPr>
          <w:lang w:eastAsia="x-none"/>
        </w:rPr>
        <w:tab/>
        <w:t>Discussion on Sidelink Enhancement</w:t>
      </w:r>
      <w:r w:rsidR="006B480F">
        <w:rPr>
          <w:lang w:eastAsia="x-none"/>
        </w:rPr>
        <w:tab/>
        <w:t>Samsung</w:t>
      </w:r>
    </w:p>
    <w:p w14:paraId="30D7D882" w14:textId="7BB3FF6D" w:rsidR="006B480F" w:rsidRDefault="002328C4" w:rsidP="006B480F">
      <w:pPr>
        <w:rPr>
          <w:lang w:eastAsia="x-none"/>
        </w:rPr>
      </w:pPr>
      <w:hyperlink r:id="rId1992" w:history="1">
        <w:r w:rsidR="004371F4">
          <w:rPr>
            <w:rStyle w:val="Hyperlink"/>
            <w:lang w:eastAsia="x-none"/>
          </w:rPr>
          <w:t>R1-2202264</w:t>
        </w:r>
      </w:hyperlink>
      <w:r w:rsidR="006B480F">
        <w:rPr>
          <w:lang w:eastAsia="x-none"/>
        </w:rPr>
        <w:tab/>
        <w:t>Additional considerations on resource allocation for power saving and inter-UE coordination</w:t>
      </w:r>
      <w:r w:rsidR="006B480F">
        <w:rPr>
          <w:lang w:eastAsia="x-none"/>
        </w:rPr>
        <w:tab/>
        <w:t>Ericsson</w:t>
      </w:r>
    </w:p>
    <w:p w14:paraId="6399CF76" w14:textId="3F3943E7" w:rsidR="006B480F" w:rsidRDefault="002328C4" w:rsidP="006B480F">
      <w:pPr>
        <w:rPr>
          <w:lang w:eastAsia="x-none"/>
        </w:rPr>
      </w:pPr>
      <w:hyperlink r:id="rId1993" w:history="1">
        <w:r w:rsidR="004371F4">
          <w:rPr>
            <w:rStyle w:val="Hyperlink"/>
            <w:lang w:eastAsia="x-none"/>
          </w:rPr>
          <w:t>R1-2202378</w:t>
        </w:r>
      </w:hyperlink>
      <w:r w:rsidR="006B480F">
        <w:rPr>
          <w:lang w:eastAsia="x-none"/>
        </w:rPr>
        <w:tab/>
        <w:t>Consideration on UE-A for inter-UE coordination</w:t>
      </w:r>
      <w:r w:rsidR="006B480F">
        <w:rPr>
          <w:lang w:eastAsia="x-none"/>
        </w:rPr>
        <w:tab/>
        <w:t>ZTE, Sanechips</w:t>
      </w:r>
    </w:p>
    <w:p w14:paraId="1EB8D2B6" w14:textId="79485168" w:rsidR="006B480F" w:rsidRPr="00F174A1" w:rsidRDefault="002328C4" w:rsidP="006B480F">
      <w:pPr>
        <w:rPr>
          <w:lang w:eastAsia="x-none"/>
        </w:rPr>
      </w:pPr>
      <w:hyperlink r:id="rId1994" w:history="1">
        <w:r w:rsidR="004371F4">
          <w:rPr>
            <w:rStyle w:val="Hyperlink"/>
            <w:lang w:eastAsia="x-none"/>
          </w:rPr>
          <w:t>R1-2202444</w:t>
        </w:r>
      </w:hyperlink>
      <w:r w:rsidR="006B480F">
        <w:rPr>
          <w:lang w:eastAsia="x-none"/>
        </w:rPr>
        <w:tab/>
        <w:t>Physical layer impacts of sidelink DRX</w:t>
      </w:r>
      <w:r w:rsidR="006B480F">
        <w:rPr>
          <w:lang w:eastAsia="x-none"/>
        </w:rPr>
        <w:tab/>
        <w:t>Huawei, HiSilicon</w:t>
      </w:r>
    </w:p>
    <w:p w14:paraId="337858B9" w14:textId="3B17DFE3" w:rsidR="006B480F" w:rsidRDefault="006B480F" w:rsidP="00A57C2E">
      <w:pPr>
        <w:pStyle w:val="Heading2"/>
      </w:pPr>
      <w:bookmarkStart w:id="285" w:name="_Toc95481822"/>
      <w:bookmarkStart w:id="286" w:name="_Toc98334461"/>
      <w:r>
        <w:t xml:space="preserve">Maintenance on </w:t>
      </w:r>
      <w:r w:rsidRPr="007B38DB">
        <w:t>NR Multicast and Broadcast Services</w:t>
      </w:r>
      <w:bookmarkEnd w:id="285"/>
      <w:bookmarkEnd w:id="286"/>
    </w:p>
    <w:p w14:paraId="5315E5CE" w14:textId="1E073140" w:rsidR="00224E28" w:rsidRPr="00224E28" w:rsidRDefault="002328C4" w:rsidP="00224E28">
      <w:pPr>
        <w:rPr>
          <w:b/>
          <w:bCs/>
        </w:rPr>
      </w:pPr>
      <w:hyperlink r:id="rId1995" w:history="1">
        <w:r w:rsidR="004371F4">
          <w:rPr>
            <w:rStyle w:val="Hyperlink"/>
            <w:b/>
            <w:bCs/>
          </w:rPr>
          <w:t>R1-2202790</w:t>
        </w:r>
      </w:hyperlink>
      <w:r w:rsidR="00224E28" w:rsidRPr="00224E28">
        <w:rPr>
          <w:b/>
          <w:bCs/>
        </w:rPr>
        <w:tab/>
        <w:t>Session notes for 8.12 (Maintenance on NR Multicast and Broadcast Services)</w:t>
      </w:r>
      <w:r w:rsidR="00224E28" w:rsidRPr="00224E28">
        <w:rPr>
          <w:b/>
          <w:bCs/>
        </w:rPr>
        <w:tab/>
        <w:t>Ad-Hoc Chair (Huawei)</w:t>
      </w:r>
    </w:p>
    <w:p w14:paraId="1DF4CAD4" w14:textId="77777777" w:rsidR="00224E28" w:rsidRPr="00224E28" w:rsidRDefault="00224E28" w:rsidP="00224E28"/>
    <w:p w14:paraId="6952F366" w14:textId="77777777" w:rsidR="00AE34F0" w:rsidRPr="005D087A" w:rsidRDefault="006B480F" w:rsidP="006B480F">
      <w:pPr>
        <w:rPr>
          <w:lang w:eastAsia="x-none"/>
        </w:rPr>
      </w:pPr>
      <w:r w:rsidRPr="005D087A">
        <w:rPr>
          <w:lang w:eastAsia="x-none"/>
        </w:rPr>
        <w:t xml:space="preserve">[108-e-R17-RRC-MBS] </w:t>
      </w:r>
      <w:r w:rsidR="00AE34F0" w:rsidRPr="005D087A">
        <w:t xml:space="preserve">– </w:t>
      </w:r>
      <w:r w:rsidR="00AE34F0" w:rsidRPr="005D087A">
        <w:rPr>
          <w:lang w:eastAsia="x-none"/>
        </w:rPr>
        <w:t>Fei (CMCC)</w:t>
      </w:r>
    </w:p>
    <w:p w14:paraId="2AF08B6C" w14:textId="6BDBC64A" w:rsidR="006B480F" w:rsidRPr="005D087A" w:rsidRDefault="006B480F" w:rsidP="006B480F">
      <w:r w:rsidRPr="005D087A">
        <w:rPr>
          <w:lang w:eastAsia="x-none"/>
        </w:rPr>
        <w:t>Email discussion on Rel-17 RRC parameters for NR MBS</w:t>
      </w:r>
    </w:p>
    <w:p w14:paraId="69217C62" w14:textId="77777777" w:rsidR="006B480F" w:rsidRPr="005D087A" w:rsidRDefault="006B480F" w:rsidP="006D10BC">
      <w:pPr>
        <w:numPr>
          <w:ilvl w:val="0"/>
          <w:numId w:val="60"/>
        </w:numPr>
        <w:rPr>
          <w:lang w:eastAsia="x-none"/>
        </w:rPr>
      </w:pPr>
      <w:bookmarkStart w:id="287" w:name="_Toc95481823"/>
      <w:r w:rsidRPr="005D087A">
        <w:rPr>
          <w:rFonts w:hint="eastAsia"/>
          <w:lang w:eastAsia="x-none"/>
        </w:rPr>
        <w:t>1</w:t>
      </w:r>
      <w:r w:rsidRPr="005D087A">
        <w:rPr>
          <w:rFonts w:hint="eastAsia"/>
          <w:vertAlign w:val="superscript"/>
          <w:lang w:eastAsia="x-none"/>
        </w:rPr>
        <w:t>st</w:t>
      </w:r>
      <w:r w:rsidRPr="005D087A">
        <w:rPr>
          <w:rFonts w:hint="eastAsia"/>
          <w:lang w:eastAsia="x-none"/>
        </w:rPr>
        <w:t xml:space="preserve"> check point</w:t>
      </w:r>
      <w:r w:rsidRPr="005D087A">
        <w:t xml:space="preserve"> for first LS in </w:t>
      </w:r>
      <w:r w:rsidRPr="005D087A">
        <w:rPr>
          <w:lang w:eastAsia="x-none"/>
        </w:rPr>
        <w:t>[108-e-R17-RRC]: February 24</w:t>
      </w:r>
    </w:p>
    <w:p w14:paraId="44ADA6C0" w14:textId="616F1F64" w:rsidR="006B480F" w:rsidRPr="005D087A" w:rsidRDefault="006B480F" w:rsidP="006D10BC">
      <w:pPr>
        <w:numPr>
          <w:ilvl w:val="0"/>
          <w:numId w:val="60"/>
        </w:numPr>
        <w:rPr>
          <w:lang w:eastAsia="x-none"/>
        </w:rPr>
      </w:pPr>
      <w:r w:rsidRPr="005D087A">
        <w:rPr>
          <w:lang w:eastAsia="x-none"/>
        </w:rPr>
        <w:t>Final</w:t>
      </w:r>
      <w:r w:rsidRPr="005D087A">
        <w:rPr>
          <w:rFonts w:hint="eastAsia"/>
          <w:lang w:eastAsia="x-none"/>
        </w:rPr>
        <w:t xml:space="preserve"> check point</w:t>
      </w:r>
      <w:r w:rsidRPr="005D087A">
        <w:rPr>
          <w:lang w:eastAsia="x-none"/>
        </w:rPr>
        <w:t xml:space="preserve"> for second LS in [108-e-R17-RRC] if necessary</w:t>
      </w:r>
      <w:r w:rsidRPr="005D087A">
        <w:rPr>
          <w:rFonts w:hint="eastAsia"/>
          <w:lang w:eastAsia="x-none"/>
        </w:rPr>
        <w:t xml:space="preserve">: </w:t>
      </w:r>
      <w:r w:rsidRPr="005D087A">
        <w:t>March 3</w:t>
      </w:r>
    </w:p>
    <w:p w14:paraId="308FA557" w14:textId="1BAA8B8D" w:rsidR="005D087A" w:rsidRPr="005D087A" w:rsidRDefault="002328C4" w:rsidP="005D087A">
      <w:pPr>
        <w:rPr>
          <w:b/>
          <w:bCs/>
          <w:lang w:eastAsia="x-none"/>
        </w:rPr>
      </w:pPr>
      <w:hyperlink r:id="rId1996" w:history="1">
        <w:r w:rsidR="004371F4">
          <w:rPr>
            <w:rStyle w:val="Hyperlink"/>
            <w:b/>
            <w:bCs/>
            <w:lang w:eastAsia="x-none"/>
          </w:rPr>
          <w:t>R1-2202664</w:t>
        </w:r>
      </w:hyperlink>
      <w:r w:rsidR="005D087A" w:rsidRPr="005D087A">
        <w:rPr>
          <w:b/>
          <w:bCs/>
          <w:lang w:eastAsia="x-none"/>
        </w:rPr>
        <w:tab/>
        <w:t>Summary of email discussion on Rel-17 RRC parameters for NR MBS</w:t>
      </w:r>
      <w:r w:rsidR="005D087A" w:rsidRPr="005D087A">
        <w:rPr>
          <w:b/>
          <w:bCs/>
          <w:lang w:eastAsia="x-none"/>
        </w:rPr>
        <w:tab/>
        <w:t>Moderator (CMCC, Huawei, BBC)</w:t>
      </w:r>
    </w:p>
    <w:p w14:paraId="2D975CDC" w14:textId="77777777" w:rsidR="005D087A" w:rsidRDefault="005D087A" w:rsidP="005D087A">
      <w:pPr>
        <w:rPr>
          <w:lang w:eastAsia="x-none"/>
        </w:rPr>
      </w:pPr>
      <w:r w:rsidRPr="009C4C1C">
        <w:t xml:space="preserve">Document is noted. For consolidation under 8 in </w:t>
      </w:r>
      <w:r w:rsidRPr="007160F5">
        <w:rPr>
          <w:lang w:eastAsia="x-none"/>
        </w:rPr>
        <w:t>[108-e-R17-RRC]</w:t>
      </w:r>
      <w:r>
        <w:rPr>
          <w:lang w:eastAsia="x-none"/>
        </w:rPr>
        <w:t>.</w:t>
      </w:r>
    </w:p>
    <w:p w14:paraId="348532DD" w14:textId="77777777" w:rsidR="005D087A" w:rsidRDefault="005D087A" w:rsidP="005D087A">
      <w:pPr>
        <w:rPr>
          <w:lang w:eastAsia="x-none"/>
        </w:rPr>
      </w:pPr>
    </w:p>
    <w:p w14:paraId="46DCB921" w14:textId="6A953D22" w:rsidR="005D087A" w:rsidRDefault="002328C4" w:rsidP="005D087A">
      <w:pPr>
        <w:rPr>
          <w:highlight w:val="cyan"/>
          <w:lang w:eastAsia="x-none"/>
        </w:rPr>
      </w:pPr>
      <w:hyperlink r:id="rId1997" w:history="1">
        <w:r w:rsidR="004371F4">
          <w:rPr>
            <w:rStyle w:val="Hyperlink"/>
            <w:lang w:eastAsia="x-none"/>
          </w:rPr>
          <w:t>R1-2202946</w:t>
        </w:r>
      </w:hyperlink>
      <w:r w:rsidR="005D087A">
        <w:rPr>
          <w:lang w:eastAsia="x-none"/>
        </w:rPr>
        <w:tab/>
        <w:t>Agreements for NR MBS up to RAN1#108</w:t>
      </w:r>
      <w:r w:rsidR="005D087A">
        <w:rPr>
          <w:lang w:eastAsia="x-none"/>
        </w:rPr>
        <w:tab/>
        <w:t>WI rapporteur (CMCC)</w:t>
      </w:r>
    </w:p>
    <w:p w14:paraId="54E2E3D9" w14:textId="77777777" w:rsidR="006B480F" w:rsidRDefault="006B480F" w:rsidP="00AE34F0">
      <w:pPr>
        <w:pStyle w:val="Heading3"/>
      </w:pPr>
      <w:bookmarkStart w:id="288" w:name="_Toc98334462"/>
      <w:r w:rsidRPr="007B38DB">
        <w:t>Mechanisms to support group scheduling for RRC_CONNECTED UEs</w:t>
      </w:r>
      <w:bookmarkEnd w:id="287"/>
      <w:bookmarkEnd w:id="288"/>
    </w:p>
    <w:p w14:paraId="03E2AA02" w14:textId="0904E633" w:rsidR="006B480F" w:rsidRDefault="002328C4" w:rsidP="006B480F">
      <w:pPr>
        <w:rPr>
          <w:lang w:eastAsia="x-none"/>
        </w:rPr>
      </w:pPr>
      <w:hyperlink r:id="rId1998" w:history="1">
        <w:r w:rsidR="004371F4">
          <w:rPr>
            <w:rStyle w:val="Hyperlink"/>
            <w:lang w:eastAsia="x-none"/>
          </w:rPr>
          <w:t>R1-2200948</w:t>
        </w:r>
      </w:hyperlink>
      <w:r w:rsidR="006B480F">
        <w:rPr>
          <w:lang w:eastAsia="x-none"/>
        </w:rPr>
        <w:tab/>
        <w:t>Resource configuration and group scheduling for RRC_CONNECTED UEs</w:t>
      </w:r>
      <w:r w:rsidR="006B480F">
        <w:rPr>
          <w:lang w:eastAsia="x-none"/>
        </w:rPr>
        <w:tab/>
        <w:t>Huawei, HiSilicon</w:t>
      </w:r>
    </w:p>
    <w:p w14:paraId="29A0D3F7" w14:textId="136E9189" w:rsidR="006B480F" w:rsidRDefault="002328C4" w:rsidP="006B480F">
      <w:pPr>
        <w:rPr>
          <w:lang w:eastAsia="x-none"/>
        </w:rPr>
      </w:pPr>
      <w:hyperlink r:id="rId1999" w:history="1">
        <w:r w:rsidR="004371F4">
          <w:rPr>
            <w:rStyle w:val="Hyperlink"/>
            <w:lang w:eastAsia="x-none"/>
          </w:rPr>
          <w:t>R1-2201006</w:t>
        </w:r>
      </w:hyperlink>
      <w:r w:rsidR="006B480F">
        <w:rPr>
          <w:lang w:eastAsia="x-none"/>
        </w:rPr>
        <w:tab/>
        <w:t xml:space="preserve">Remaining Issues on Group Scheduling Mechanisms for RRC_CONNECTED </w:t>
      </w:r>
      <w:r w:rsidR="00AE34F0">
        <w:rPr>
          <w:lang w:eastAsia="x-none"/>
        </w:rPr>
        <w:t>UE</w:t>
      </w:r>
      <w:r w:rsidR="006B480F">
        <w:rPr>
          <w:lang w:eastAsia="x-none"/>
        </w:rPr>
        <w:t>s supporting MBS</w:t>
      </w:r>
      <w:r w:rsidR="006B480F">
        <w:rPr>
          <w:lang w:eastAsia="x-none"/>
        </w:rPr>
        <w:tab/>
        <w:t>Nokia, Nokia Shanghai Bell</w:t>
      </w:r>
    </w:p>
    <w:p w14:paraId="19F06EE9" w14:textId="3C6A3F03" w:rsidR="006B480F" w:rsidRDefault="002328C4" w:rsidP="006B480F">
      <w:pPr>
        <w:rPr>
          <w:lang w:eastAsia="x-none"/>
        </w:rPr>
      </w:pPr>
      <w:hyperlink r:id="rId2000" w:history="1">
        <w:r w:rsidR="004371F4">
          <w:rPr>
            <w:rStyle w:val="Hyperlink"/>
            <w:lang w:eastAsia="x-none"/>
          </w:rPr>
          <w:t>R1-2201114</w:t>
        </w:r>
      </w:hyperlink>
      <w:r w:rsidR="006B480F">
        <w:rPr>
          <w:lang w:eastAsia="x-none"/>
        </w:rPr>
        <w:tab/>
        <w:t xml:space="preserve">Remaining issues on mechanisms to support group scheduling for RRC_CONNECTED </w:t>
      </w:r>
      <w:r w:rsidR="00AE34F0">
        <w:rPr>
          <w:lang w:eastAsia="x-none"/>
        </w:rPr>
        <w:t>UE</w:t>
      </w:r>
      <w:r w:rsidR="006B480F">
        <w:rPr>
          <w:lang w:eastAsia="x-none"/>
        </w:rPr>
        <w:t>s</w:t>
      </w:r>
      <w:r w:rsidR="006B480F">
        <w:rPr>
          <w:lang w:eastAsia="x-none"/>
        </w:rPr>
        <w:tab/>
        <w:t>vivo</w:t>
      </w:r>
    </w:p>
    <w:p w14:paraId="37DB901D" w14:textId="2D48ADFA" w:rsidR="006B480F" w:rsidRDefault="002328C4" w:rsidP="006B480F">
      <w:pPr>
        <w:rPr>
          <w:lang w:eastAsia="x-none"/>
        </w:rPr>
      </w:pPr>
      <w:hyperlink r:id="rId2001" w:history="1">
        <w:r w:rsidR="004371F4">
          <w:rPr>
            <w:rStyle w:val="Hyperlink"/>
            <w:lang w:eastAsia="x-none"/>
          </w:rPr>
          <w:t>R1-2201170</w:t>
        </w:r>
      </w:hyperlink>
      <w:r w:rsidR="006B480F">
        <w:rPr>
          <w:lang w:eastAsia="x-none"/>
        </w:rPr>
        <w:tab/>
        <w:t>Maintenance of Mechanisms to Support Group Scheduling for RRC_CONNECTED UEs</w:t>
      </w:r>
      <w:r w:rsidR="006B480F">
        <w:rPr>
          <w:lang w:eastAsia="x-none"/>
        </w:rPr>
        <w:tab/>
        <w:t>ZTE</w:t>
      </w:r>
    </w:p>
    <w:p w14:paraId="7D3471D9" w14:textId="41C43BED" w:rsidR="006B480F" w:rsidRDefault="002328C4" w:rsidP="006B480F">
      <w:pPr>
        <w:rPr>
          <w:lang w:eastAsia="x-none"/>
        </w:rPr>
      </w:pPr>
      <w:hyperlink r:id="rId2002" w:history="1">
        <w:r w:rsidR="004371F4">
          <w:rPr>
            <w:rStyle w:val="Hyperlink"/>
            <w:lang w:eastAsia="x-none"/>
          </w:rPr>
          <w:t>R1-2201257</w:t>
        </w:r>
      </w:hyperlink>
      <w:r w:rsidR="006B480F">
        <w:rPr>
          <w:lang w:eastAsia="x-none"/>
        </w:rPr>
        <w:tab/>
        <w:t>Discussion on remaining issues of group scheduling mechanism for RRC_CONNECTED UEs</w:t>
      </w:r>
      <w:r w:rsidR="006B480F">
        <w:rPr>
          <w:lang w:eastAsia="x-none"/>
        </w:rPr>
        <w:tab/>
        <w:t>OPPO</w:t>
      </w:r>
    </w:p>
    <w:p w14:paraId="60009B19" w14:textId="4F8A69D7" w:rsidR="006B480F" w:rsidRDefault="002328C4" w:rsidP="006B480F">
      <w:pPr>
        <w:rPr>
          <w:lang w:eastAsia="x-none"/>
        </w:rPr>
      </w:pPr>
      <w:hyperlink r:id="rId2003" w:history="1">
        <w:r w:rsidR="004371F4">
          <w:rPr>
            <w:rStyle w:val="Hyperlink"/>
            <w:lang w:eastAsia="x-none"/>
          </w:rPr>
          <w:t>R1-2201338</w:t>
        </w:r>
      </w:hyperlink>
      <w:r w:rsidR="006B480F">
        <w:rPr>
          <w:lang w:eastAsia="x-none"/>
        </w:rPr>
        <w:tab/>
        <w:t>Remaining issue  on group scheduling mechanism for RRC_CONNECTED UEs in MBS</w:t>
      </w:r>
      <w:r w:rsidR="006B480F">
        <w:rPr>
          <w:lang w:eastAsia="x-none"/>
        </w:rPr>
        <w:tab/>
        <w:t>CATT</w:t>
      </w:r>
    </w:p>
    <w:p w14:paraId="124B054C" w14:textId="7C796435" w:rsidR="006B480F" w:rsidRDefault="002328C4" w:rsidP="006B480F">
      <w:pPr>
        <w:rPr>
          <w:lang w:eastAsia="x-none"/>
        </w:rPr>
      </w:pPr>
      <w:hyperlink r:id="rId2004" w:history="1">
        <w:r w:rsidR="004371F4">
          <w:rPr>
            <w:rStyle w:val="Hyperlink"/>
            <w:lang w:eastAsia="x-none"/>
          </w:rPr>
          <w:t>R1-2201496</w:t>
        </w:r>
      </w:hyperlink>
      <w:r w:rsidR="006B480F">
        <w:rPr>
          <w:lang w:eastAsia="x-none"/>
        </w:rPr>
        <w:tab/>
        <w:t>Remaining issues on group scheduling mechanisms for RRC_CONNECTED UEs</w:t>
      </w:r>
      <w:r w:rsidR="006B480F">
        <w:rPr>
          <w:lang w:eastAsia="x-none"/>
        </w:rPr>
        <w:tab/>
        <w:t>NTT DOCOMO, INC.</w:t>
      </w:r>
    </w:p>
    <w:p w14:paraId="6316E7B5" w14:textId="1378ACBB" w:rsidR="006B480F" w:rsidRDefault="002328C4" w:rsidP="006B480F">
      <w:pPr>
        <w:rPr>
          <w:lang w:eastAsia="x-none"/>
        </w:rPr>
      </w:pPr>
      <w:hyperlink r:id="rId2005" w:history="1">
        <w:r w:rsidR="004371F4">
          <w:rPr>
            <w:rStyle w:val="Hyperlink"/>
            <w:lang w:eastAsia="x-none"/>
          </w:rPr>
          <w:t>R1-2201592</w:t>
        </w:r>
      </w:hyperlink>
      <w:r w:rsidR="006B480F">
        <w:rPr>
          <w:lang w:eastAsia="x-none"/>
        </w:rPr>
        <w:tab/>
        <w:t>Discussion on RAN2 LS on MBS SPS</w:t>
      </w:r>
      <w:r w:rsidR="006B480F">
        <w:rPr>
          <w:lang w:eastAsia="x-none"/>
        </w:rPr>
        <w:tab/>
        <w:t>TD Tech, Chengdu TD Tech</w:t>
      </w:r>
    </w:p>
    <w:p w14:paraId="00C40651" w14:textId="076606F8" w:rsidR="006B480F" w:rsidRDefault="002328C4" w:rsidP="006B480F">
      <w:pPr>
        <w:rPr>
          <w:lang w:eastAsia="x-none"/>
        </w:rPr>
      </w:pPr>
      <w:hyperlink r:id="rId2006" w:history="1">
        <w:r w:rsidR="004371F4">
          <w:rPr>
            <w:rStyle w:val="Hyperlink"/>
            <w:lang w:eastAsia="x-none"/>
          </w:rPr>
          <w:t>R1-2201607</w:t>
        </w:r>
      </w:hyperlink>
      <w:r w:rsidR="006B480F">
        <w:rPr>
          <w:lang w:eastAsia="x-none"/>
        </w:rPr>
        <w:tab/>
        <w:t>Discussion on mechanisms to support group scheduling for RRC_CONNECTED UEs</w:t>
      </w:r>
      <w:r w:rsidR="006B480F">
        <w:rPr>
          <w:lang w:eastAsia="x-none"/>
        </w:rPr>
        <w:tab/>
        <w:t>ASUSTeK</w:t>
      </w:r>
    </w:p>
    <w:p w14:paraId="7B32F2B1" w14:textId="758D5D8A" w:rsidR="006B480F" w:rsidRDefault="002328C4" w:rsidP="006B480F">
      <w:pPr>
        <w:rPr>
          <w:lang w:eastAsia="x-none"/>
        </w:rPr>
      </w:pPr>
      <w:hyperlink r:id="rId2007" w:history="1">
        <w:r w:rsidR="004371F4">
          <w:rPr>
            <w:rStyle w:val="Hyperlink"/>
            <w:lang w:eastAsia="x-none"/>
          </w:rPr>
          <w:t>R1-2201717</w:t>
        </w:r>
      </w:hyperlink>
      <w:r w:rsidR="006B480F">
        <w:rPr>
          <w:lang w:eastAsia="x-none"/>
        </w:rPr>
        <w:tab/>
        <w:t xml:space="preserve">Group Scheduling for RRC_CONNECTED </w:t>
      </w:r>
      <w:r w:rsidR="00AE34F0">
        <w:rPr>
          <w:lang w:eastAsia="x-none"/>
        </w:rPr>
        <w:t>UE</w:t>
      </w:r>
      <w:r w:rsidR="006B480F">
        <w:rPr>
          <w:lang w:eastAsia="x-none"/>
        </w:rPr>
        <w:t>s</w:t>
      </w:r>
      <w:r w:rsidR="006B480F">
        <w:rPr>
          <w:lang w:eastAsia="x-none"/>
        </w:rPr>
        <w:tab/>
        <w:t>Intel Corporation</w:t>
      </w:r>
    </w:p>
    <w:p w14:paraId="6C956304" w14:textId="4F49C572" w:rsidR="006B480F" w:rsidRDefault="002328C4" w:rsidP="006B480F">
      <w:pPr>
        <w:rPr>
          <w:lang w:eastAsia="x-none"/>
        </w:rPr>
      </w:pPr>
      <w:hyperlink r:id="rId2008" w:history="1">
        <w:r w:rsidR="004371F4">
          <w:rPr>
            <w:rStyle w:val="Hyperlink"/>
            <w:lang w:eastAsia="x-none"/>
          </w:rPr>
          <w:t>R1-2201786</w:t>
        </w:r>
      </w:hyperlink>
      <w:r w:rsidR="006B480F">
        <w:rPr>
          <w:lang w:eastAsia="x-none"/>
        </w:rPr>
        <w:tab/>
        <w:t>Remaining issues on MBS group scheduling mechanism for RRC_connected UEs</w:t>
      </w:r>
      <w:r w:rsidR="006B480F">
        <w:rPr>
          <w:lang w:eastAsia="x-none"/>
        </w:rPr>
        <w:tab/>
        <w:t>Apple</w:t>
      </w:r>
    </w:p>
    <w:p w14:paraId="3A04796E" w14:textId="25E0C44A" w:rsidR="006B480F" w:rsidRDefault="002328C4" w:rsidP="006B480F">
      <w:pPr>
        <w:rPr>
          <w:lang w:eastAsia="x-none"/>
        </w:rPr>
      </w:pPr>
      <w:hyperlink r:id="rId2009" w:history="1">
        <w:r w:rsidR="004371F4">
          <w:rPr>
            <w:rStyle w:val="Hyperlink"/>
            <w:lang w:eastAsia="x-none"/>
          </w:rPr>
          <w:t>R1-2201815</w:t>
        </w:r>
      </w:hyperlink>
      <w:r w:rsidR="006B480F">
        <w:rPr>
          <w:lang w:eastAsia="x-none"/>
        </w:rPr>
        <w:tab/>
        <w:t>Discussion on the remaining issues on MBS group scheduling for RRC_CONNETED UEs</w:t>
      </w:r>
      <w:r w:rsidR="006B480F">
        <w:rPr>
          <w:lang w:eastAsia="x-none"/>
        </w:rPr>
        <w:tab/>
        <w:t>Spreadtrum Communications</w:t>
      </w:r>
    </w:p>
    <w:p w14:paraId="6E4CCE8B" w14:textId="1081335D" w:rsidR="006B480F" w:rsidRDefault="002328C4" w:rsidP="006B480F">
      <w:pPr>
        <w:rPr>
          <w:lang w:eastAsia="x-none"/>
        </w:rPr>
      </w:pPr>
      <w:hyperlink r:id="rId2010" w:history="1">
        <w:r w:rsidR="004371F4">
          <w:rPr>
            <w:rStyle w:val="Hyperlink"/>
            <w:lang w:eastAsia="x-none"/>
          </w:rPr>
          <w:t>R1-2201876</w:t>
        </w:r>
      </w:hyperlink>
      <w:r w:rsidR="006B480F">
        <w:rPr>
          <w:lang w:eastAsia="x-none"/>
        </w:rPr>
        <w:tab/>
        <w:t>Remaining issues on group scheduling mechanisms for RRC_CONNECTED UEs</w:t>
      </w:r>
      <w:r w:rsidR="006B480F">
        <w:rPr>
          <w:lang w:eastAsia="x-none"/>
        </w:rPr>
        <w:tab/>
        <w:t>CMCC</w:t>
      </w:r>
    </w:p>
    <w:p w14:paraId="139C99EB" w14:textId="2BEC4E6D" w:rsidR="006B480F" w:rsidRDefault="002328C4" w:rsidP="006B480F">
      <w:pPr>
        <w:rPr>
          <w:lang w:eastAsia="x-none"/>
        </w:rPr>
      </w:pPr>
      <w:hyperlink r:id="rId2011" w:history="1">
        <w:r w:rsidR="004371F4">
          <w:rPr>
            <w:rStyle w:val="Hyperlink"/>
            <w:lang w:eastAsia="x-none"/>
          </w:rPr>
          <w:t>R1-2201908</w:t>
        </w:r>
      </w:hyperlink>
      <w:r w:rsidR="006B480F">
        <w:rPr>
          <w:lang w:eastAsia="x-none"/>
        </w:rPr>
        <w:tab/>
        <w:t>Remaining Issues on Group Scheduling Mechanisms for RRC_CONNECTED UEs</w:t>
      </w:r>
      <w:r w:rsidR="006B480F">
        <w:rPr>
          <w:lang w:eastAsia="x-none"/>
        </w:rPr>
        <w:tab/>
        <w:t>NEC</w:t>
      </w:r>
    </w:p>
    <w:p w14:paraId="79C983BD" w14:textId="7A240A8C" w:rsidR="006B480F" w:rsidRDefault="002328C4" w:rsidP="006B480F">
      <w:pPr>
        <w:rPr>
          <w:lang w:eastAsia="x-none"/>
        </w:rPr>
      </w:pPr>
      <w:hyperlink r:id="rId2012" w:history="1">
        <w:r w:rsidR="004371F4">
          <w:rPr>
            <w:rStyle w:val="Hyperlink"/>
            <w:lang w:eastAsia="x-none"/>
          </w:rPr>
          <w:t>R1-2201931</w:t>
        </w:r>
      </w:hyperlink>
      <w:r w:rsidR="006B480F">
        <w:rPr>
          <w:lang w:eastAsia="x-none"/>
        </w:rPr>
        <w:tab/>
        <w:t>Remaining issues on  group scheduling for RRC_CONNECTED UEs</w:t>
      </w:r>
      <w:r w:rsidR="006B480F">
        <w:rPr>
          <w:lang w:eastAsia="x-none"/>
        </w:rPr>
        <w:tab/>
        <w:t>Xiaomi</w:t>
      </w:r>
    </w:p>
    <w:p w14:paraId="42CFF2C7" w14:textId="44C6F719" w:rsidR="006B480F" w:rsidRDefault="002328C4" w:rsidP="006B480F">
      <w:pPr>
        <w:rPr>
          <w:lang w:eastAsia="x-none"/>
        </w:rPr>
      </w:pPr>
      <w:hyperlink r:id="rId2013" w:history="1">
        <w:r w:rsidR="004371F4">
          <w:rPr>
            <w:rStyle w:val="Hyperlink"/>
            <w:lang w:eastAsia="x-none"/>
          </w:rPr>
          <w:t>R1-2202034</w:t>
        </w:r>
      </w:hyperlink>
      <w:r w:rsidR="006B480F">
        <w:rPr>
          <w:lang w:eastAsia="x-none"/>
        </w:rPr>
        <w:tab/>
        <w:t>Maintenance on group scheduling for RRC_CONNECTED UEs</w:t>
      </w:r>
      <w:r w:rsidR="006B480F">
        <w:rPr>
          <w:lang w:eastAsia="x-none"/>
        </w:rPr>
        <w:tab/>
        <w:t>Samsung</w:t>
      </w:r>
    </w:p>
    <w:p w14:paraId="3EA1A5B8" w14:textId="258B2EEE" w:rsidR="006B480F" w:rsidRDefault="002328C4" w:rsidP="006B480F">
      <w:pPr>
        <w:rPr>
          <w:lang w:eastAsia="x-none"/>
        </w:rPr>
      </w:pPr>
      <w:hyperlink r:id="rId2014" w:history="1">
        <w:r w:rsidR="004371F4">
          <w:rPr>
            <w:rStyle w:val="Hyperlink"/>
            <w:lang w:eastAsia="x-none"/>
          </w:rPr>
          <w:t>R1-2202079</w:t>
        </w:r>
      </w:hyperlink>
      <w:r w:rsidR="006B480F">
        <w:rPr>
          <w:lang w:eastAsia="x-none"/>
        </w:rPr>
        <w:tab/>
        <w:t>Remaining issues on NR MBS group scheduling for RRC_CONNECTED UEs</w:t>
      </w:r>
      <w:r w:rsidR="006B480F">
        <w:rPr>
          <w:lang w:eastAsia="x-none"/>
        </w:rPr>
        <w:tab/>
        <w:t>MediaTek Inc.</w:t>
      </w:r>
    </w:p>
    <w:p w14:paraId="5A5F4D1F" w14:textId="28558781" w:rsidR="006B480F" w:rsidRDefault="002328C4" w:rsidP="006B480F">
      <w:pPr>
        <w:rPr>
          <w:lang w:eastAsia="x-none"/>
        </w:rPr>
      </w:pPr>
      <w:hyperlink r:id="rId2015" w:history="1">
        <w:r w:rsidR="004371F4">
          <w:rPr>
            <w:rStyle w:val="Hyperlink"/>
            <w:lang w:eastAsia="x-none"/>
          </w:rPr>
          <w:t>R1-2202160</w:t>
        </w:r>
      </w:hyperlink>
      <w:r w:rsidR="006B480F">
        <w:rPr>
          <w:lang w:eastAsia="x-none"/>
        </w:rPr>
        <w:tab/>
        <w:t>Maintenance on group scheduling for Multicast RRC_CONNECTED UEs</w:t>
      </w:r>
      <w:r w:rsidR="006B480F">
        <w:rPr>
          <w:lang w:eastAsia="x-none"/>
        </w:rPr>
        <w:tab/>
        <w:t>Qualcomm Incorporated</w:t>
      </w:r>
    </w:p>
    <w:p w14:paraId="151E90D4" w14:textId="4C64A417" w:rsidR="006B480F" w:rsidRDefault="002328C4" w:rsidP="006B480F">
      <w:pPr>
        <w:rPr>
          <w:lang w:eastAsia="x-none"/>
        </w:rPr>
      </w:pPr>
      <w:hyperlink r:id="rId2016" w:history="1">
        <w:r w:rsidR="004371F4">
          <w:rPr>
            <w:rStyle w:val="Hyperlink"/>
            <w:lang w:eastAsia="x-none"/>
          </w:rPr>
          <w:t>R1-2202227</w:t>
        </w:r>
      </w:hyperlink>
      <w:r w:rsidR="006B480F">
        <w:rPr>
          <w:lang w:eastAsia="x-none"/>
        </w:rPr>
        <w:tab/>
        <w:t>Remaining issues on group scheduling mechanism for RRC_CONNECTED UEs</w:t>
      </w:r>
      <w:r w:rsidR="006B480F">
        <w:rPr>
          <w:lang w:eastAsia="x-none"/>
        </w:rPr>
        <w:tab/>
        <w:t>Lenovo, Motorola Mobility</w:t>
      </w:r>
    </w:p>
    <w:p w14:paraId="50A6E470" w14:textId="48B36FB3" w:rsidR="006B480F" w:rsidRDefault="002328C4" w:rsidP="006B480F">
      <w:pPr>
        <w:rPr>
          <w:lang w:eastAsia="x-none"/>
        </w:rPr>
      </w:pPr>
      <w:hyperlink r:id="rId2017" w:history="1">
        <w:r w:rsidR="004371F4">
          <w:rPr>
            <w:rStyle w:val="Hyperlink"/>
            <w:lang w:eastAsia="x-none"/>
          </w:rPr>
          <w:t>R1-2202232</w:t>
        </w:r>
      </w:hyperlink>
      <w:r w:rsidR="006B480F">
        <w:rPr>
          <w:lang w:eastAsia="x-none"/>
        </w:rPr>
        <w:tab/>
        <w:t>Correction on group scheduling for RRC_CONNECTED UEs</w:t>
      </w:r>
      <w:r w:rsidR="006B480F">
        <w:rPr>
          <w:lang w:eastAsia="x-none"/>
        </w:rPr>
        <w:tab/>
        <w:t>ETRI</w:t>
      </w:r>
    </w:p>
    <w:p w14:paraId="2D968B35" w14:textId="25CD1819" w:rsidR="006B480F" w:rsidRDefault="002328C4" w:rsidP="006B480F">
      <w:pPr>
        <w:rPr>
          <w:lang w:eastAsia="x-none"/>
        </w:rPr>
      </w:pPr>
      <w:hyperlink r:id="rId2018" w:history="1">
        <w:r w:rsidR="004371F4">
          <w:rPr>
            <w:rStyle w:val="Hyperlink"/>
            <w:lang w:eastAsia="x-none"/>
          </w:rPr>
          <w:t>R1-2202331</w:t>
        </w:r>
      </w:hyperlink>
      <w:r w:rsidR="006B480F">
        <w:rPr>
          <w:lang w:eastAsia="x-none"/>
        </w:rPr>
        <w:tab/>
        <w:t>Corrections of MBS for RRC_CONNECTED UEs</w:t>
      </w:r>
      <w:r w:rsidR="006B480F">
        <w:rPr>
          <w:lang w:eastAsia="x-none"/>
        </w:rPr>
        <w:tab/>
        <w:t>Google Inc.</w:t>
      </w:r>
    </w:p>
    <w:p w14:paraId="03674706" w14:textId="4BC2B3F9" w:rsidR="006B480F" w:rsidRDefault="002328C4" w:rsidP="006B480F">
      <w:pPr>
        <w:rPr>
          <w:lang w:eastAsia="x-none"/>
        </w:rPr>
      </w:pPr>
      <w:hyperlink r:id="rId2019" w:history="1">
        <w:r w:rsidR="004371F4">
          <w:rPr>
            <w:rStyle w:val="Hyperlink"/>
            <w:lang w:eastAsia="x-none"/>
          </w:rPr>
          <w:t>R1-2202349</w:t>
        </w:r>
      </w:hyperlink>
      <w:r w:rsidR="006B480F">
        <w:rPr>
          <w:lang w:eastAsia="x-none"/>
        </w:rPr>
        <w:tab/>
        <w:t>Support of group scheduling for RRC_CONNECTED UEs</w:t>
      </w:r>
      <w:r w:rsidR="006B480F">
        <w:rPr>
          <w:lang w:eastAsia="x-none"/>
        </w:rPr>
        <w:tab/>
        <w:t>LG Electronics</w:t>
      </w:r>
    </w:p>
    <w:p w14:paraId="2C1C71B2" w14:textId="740A0DD3" w:rsidR="006B480F" w:rsidRDefault="002328C4" w:rsidP="006B480F">
      <w:pPr>
        <w:rPr>
          <w:lang w:eastAsia="x-none"/>
        </w:rPr>
      </w:pPr>
      <w:hyperlink r:id="rId2020" w:history="1">
        <w:r w:rsidR="004371F4">
          <w:rPr>
            <w:rStyle w:val="Hyperlink"/>
            <w:lang w:eastAsia="x-none"/>
          </w:rPr>
          <w:t>R1-2202396</w:t>
        </w:r>
      </w:hyperlink>
      <w:r w:rsidR="006B480F">
        <w:rPr>
          <w:lang w:eastAsia="x-none"/>
        </w:rPr>
        <w:tab/>
        <w:t xml:space="preserve">Mechanisms to support MBS group scheduling for RRC_CONNECTED </w:t>
      </w:r>
      <w:r w:rsidR="00AE34F0">
        <w:rPr>
          <w:lang w:eastAsia="x-none"/>
        </w:rPr>
        <w:t>UE</w:t>
      </w:r>
      <w:r w:rsidR="006B480F">
        <w:rPr>
          <w:lang w:eastAsia="x-none"/>
        </w:rPr>
        <w:t>s</w:t>
      </w:r>
      <w:r w:rsidR="006B480F">
        <w:rPr>
          <w:lang w:eastAsia="x-none"/>
        </w:rPr>
        <w:tab/>
        <w:t>Ericsson</w:t>
      </w:r>
    </w:p>
    <w:p w14:paraId="1D1A01F7" w14:textId="09CA1389" w:rsidR="00AE34F0" w:rsidRDefault="00AE34F0" w:rsidP="006B480F">
      <w:pPr>
        <w:rPr>
          <w:lang w:eastAsia="x-none"/>
        </w:rPr>
      </w:pPr>
    </w:p>
    <w:p w14:paraId="02625DFA" w14:textId="77777777" w:rsidR="00AE34F0" w:rsidRPr="00AE34F0" w:rsidRDefault="00AE34F0" w:rsidP="00AE34F0">
      <w:pPr>
        <w:rPr>
          <w:lang w:eastAsia="x-none"/>
        </w:rPr>
      </w:pPr>
      <w:r w:rsidRPr="00AE34F0">
        <w:rPr>
          <w:lang w:eastAsia="x-none"/>
        </w:rPr>
        <w:t>[108-e-R17-MBS-01] – Fei (CMCC)</w:t>
      </w:r>
    </w:p>
    <w:p w14:paraId="49E88EB9" w14:textId="7D7165FC" w:rsidR="00AE34F0" w:rsidRPr="00AE34F0" w:rsidRDefault="00AE34F0" w:rsidP="00AE34F0">
      <w:pPr>
        <w:rPr>
          <w:lang w:eastAsia="x-none"/>
        </w:rPr>
      </w:pPr>
      <w:r w:rsidRPr="00AE34F0">
        <w:rPr>
          <w:lang w:eastAsia="x-none"/>
        </w:rPr>
        <w:t>Email discussion for maintenance on mechanisms to support group scheduling for RRC_CONNECTED UEs</w:t>
      </w:r>
    </w:p>
    <w:p w14:paraId="79B81BDB" w14:textId="77777777" w:rsidR="00AE34F0" w:rsidRPr="00AE34F0" w:rsidRDefault="00AE34F0" w:rsidP="006D10BC">
      <w:pPr>
        <w:numPr>
          <w:ilvl w:val="0"/>
          <w:numId w:val="62"/>
        </w:numPr>
        <w:rPr>
          <w:lang w:eastAsia="x-none"/>
        </w:rPr>
      </w:pPr>
      <w:r w:rsidRPr="00AE34F0">
        <w:rPr>
          <w:rFonts w:hint="eastAsia"/>
          <w:lang w:eastAsia="x-none"/>
        </w:rPr>
        <w:t>1</w:t>
      </w:r>
      <w:r w:rsidRPr="00AE34F0">
        <w:rPr>
          <w:rFonts w:hint="eastAsia"/>
          <w:vertAlign w:val="superscript"/>
          <w:lang w:eastAsia="x-none"/>
        </w:rPr>
        <w:t>st</w:t>
      </w:r>
      <w:r w:rsidRPr="00AE34F0">
        <w:rPr>
          <w:rFonts w:hint="eastAsia"/>
          <w:lang w:eastAsia="x-none"/>
        </w:rPr>
        <w:t xml:space="preserve"> check point: </w:t>
      </w:r>
      <w:r w:rsidRPr="00AE34F0">
        <w:t>February</w:t>
      </w:r>
      <w:r w:rsidRPr="00AE34F0">
        <w:rPr>
          <w:rFonts w:hint="eastAsia"/>
        </w:rPr>
        <w:t xml:space="preserve"> </w:t>
      </w:r>
      <w:r w:rsidRPr="00AE34F0">
        <w:t>25</w:t>
      </w:r>
    </w:p>
    <w:p w14:paraId="271199CB" w14:textId="77777777" w:rsidR="00AE34F0" w:rsidRPr="00AE34F0" w:rsidRDefault="00AE34F0" w:rsidP="006D10BC">
      <w:pPr>
        <w:numPr>
          <w:ilvl w:val="0"/>
          <w:numId w:val="62"/>
        </w:numPr>
        <w:rPr>
          <w:lang w:eastAsia="x-none"/>
        </w:rPr>
      </w:pPr>
      <w:r w:rsidRPr="00AE34F0">
        <w:rPr>
          <w:lang w:eastAsia="x-none"/>
        </w:rPr>
        <w:t>Final</w:t>
      </w:r>
      <w:r w:rsidRPr="00AE34F0">
        <w:rPr>
          <w:rFonts w:hint="eastAsia"/>
          <w:lang w:eastAsia="x-none"/>
        </w:rPr>
        <w:t xml:space="preserve"> check point: </w:t>
      </w:r>
      <w:r w:rsidRPr="00AE34F0">
        <w:t>March 3</w:t>
      </w:r>
    </w:p>
    <w:p w14:paraId="3A058FF7" w14:textId="1A3AC2D6" w:rsidR="00F124EB" w:rsidRPr="00F124EB" w:rsidRDefault="002328C4" w:rsidP="00F124EB">
      <w:pPr>
        <w:rPr>
          <w:lang w:eastAsia="x-none"/>
        </w:rPr>
      </w:pPr>
      <w:hyperlink r:id="rId2021" w:history="1">
        <w:r w:rsidR="004371F4">
          <w:rPr>
            <w:rStyle w:val="Hyperlink"/>
            <w:b/>
            <w:bCs/>
            <w:lang w:eastAsia="x-none"/>
          </w:rPr>
          <w:t>R1-2202580</w:t>
        </w:r>
      </w:hyperlink>
      <w:r w:rsidR="00F124EB" w:rsidRPr="00F124EB">
        <w:rPr>
          <w:b/>
          <w:bCs/>
          <w:lang w:eastAsia="x-none"/>
        </w:rPr>
        <w:tab/>
        <w:t>Summary#2 on mechanisms to support group scheduling for RRC_CONNECTED UEs for NR MBS</w:t>
      </w:r>
      <w:r w:rsidR="00F124EB" w:rsidRPr="00F124EB">
        <w:rPr>
          <w:b/>
          <w:bCs/>
          <w:lang w:eastAsia="x-none"/>
        </w:rPr>
        <w:tab/>
        <w:t>Moderator (CMCC)</w:t>
      </w:r>
      <w:r w:rsidR="00F124EB" w:rsidRPr="00F124EB">
        <w:rPr>
          <w:lang w:eastAsia="x-none"/>
        </w:rPr>
        <w:tab/>
        <w:t xml:space="preserve">(rev of </w:t>
      </w:r>
      <w:hyperlink r:id="rId2022" w:history="1">
        <w:r w:rsidR="004371F4">
          <w:rPr>
            <w:rStyle w:val="Hyperlink"/>
            <w:lang w:eastAsia="x-none"/>
          </w:rPr>
          <w:t>R1-2201875</w:t>
        </w:r>
      </w:hyperlink>
      <w:r w:rsidR="00F124EB" w:rsidRPr="00F124EB">
        <w:rPr>
          <w:rStyle w:val="Hyperlink"/>
          <w:u w:val="none"/>
          <w:lang w:eastAsia="x-none"/>
        </w:rPr>
        <w:t>)</w:t>
      </w:r>
    </w:p>
    <w:p w14:paraId="069937D7" w14:textId="799675F0" w:rsidR="00AE34F0" w:rsidRDefault="00AE34F0" w:rsidP="006B480F">
      <w:pPr>
        <w:rPr>
          <w:lang w:eastAsia="x-none"/>
        </w:rPr>
      </w:pPr>
      <w:r>
        <w:rPr>
          <w:lang w:eastAsia="x-none"/>
        </w:rPr>
        <w:t>From Feb 21</w:t>
      </w:r>
      <w:r w:rsidRPr="00AE34F0">
        <w:rPr>
          <w:vertAlign w:val="superscript"/>
          <w:lang w:eastAsia="x-none"/>
        </w:rPr>
        <w:t>st</w:t>
      </w:r>
      <w:r>
        <w:rPr>
          <w:lang w:eastAsia="x-none"/>
        </w:rPr>
        <w:t xml:space="preserve"> GTW session</w:t>
      </w:r>
    </w:p>
    <w:p w14:paraId="651D6C16" w14:textId="77777777" w:rsidR="00AE34F0" w:rsidRPr="00AE34F0" w:rsidRDefault="00AE34F0" w:rsidP="00AE34F0">
      <w:pPr>
        <w:rPr>
          <w:lang w:eastAsia="zh-CN"/>
        </w:rPr>
      </w:pPr>
      <w:r w:rsidRPr="00AE34F0">
        <w:rPr>
          <w:highlight w:val="green"/>
          <w:lang w:eastAsia="zh-CN"/>
        </w:rPr>
        <w:t>Agreement</w:t>
      </w:r>
    </w:p>
    <w:p w14:paraId="34C86F2B" w14:textId="77777777" w:rsidR="00AE34F0" w:rsidRPr="001820A8" w:rsidRDefault="00AE34F0" w:rsidP="00AE34F0">
      <w:pPr>
        <w:jc w:val="both"/>
        <w:rPr>
          <w:lang w:eastAsia="zh-CN"/>
        </w:rPr>
      </w:pPr>
      <w:r w:rsidRPr="001820A8">
        <w:rPr>
          <w:lang w:eastAsia="zh-CN"/>
        </w:rPr>
        <w:t>In the reply LS on MBS SPS to RAN2, capture the following</w:t>
      </w:r>
      <w:r>
        <w:rPr>
          <w:lang w:eastAsia="zh-CN"/>
        </w:rPr>
        <w:t xml:space="preserve"> for Q1</w:t>
      </w:r>
      <w:r w:rsidRPr="001820A8">
        <w:rPr>
          <w:lang w:eastAsia="zh-CN"/>
        </w:rPr>
        <w:t>:</w:t>
      </w:r>
    </w:p>
    <w:p w14:paraId="085DA309" w14:textId="77777777" w:rsidR="00AE34F0" w:rsidRPr="008A035E" w:rsidRDefault="00AE34F0" w:rsidP="00BB012D">
      <w:pPr>
        <w:pStyle w:val="ListParagraph"/>
        <w:numPr>
          <w:ilvl w:val="0"/>
          <w:numId w:val="63"/>
        </w:numPr>
      </w:pPr>
      <w:r w:rsidRPr="008A035E">
        <w:t xml:space="preserve">RAN1 confirms that RAN2’s understanding is correct. </w:t>
      </w:r>
    </w:p>
    <w:p w14:paraId="0B443EA7" w14:textId="77777777" w:rsidR="00AE34F0" w:rsidRPr="008A035E" w:rsidRDefault="00AE34F0" w:rsidP="00BB012D">
      <w:pPr>
        <w:pStyle w:val="ListParagraph"/>
        <w:numPr>
          <w:ilvl w:val="0"/>
          <w:numId w:val="63"/>
        </w:numPr>
      </w:pPr>
      <w:r w:rsidRPr="008A035E">
        <w:t>RAN1 thinks that the maximum number of G-CS-RNTI configured for UE should be subject to UE capability.</w:t>
      </w:r>
    </w:p>
    <w:p w14:paraId="7140CB64" w14:textId="77777777" w:rsidR="00AE34F0" w:rsidRPr="00AE34F0" w:rsidRDefault="00AE34F0" w:rsidP="00AE34F0">
      <w:pPr>
        <w:rPr>
          <w:lang w:eastAsia="zh-CN"/>
        </w:rPr>
      </w:pPr>
      <w:r w:rsidRPr="00AE34F0">
        <w:rPr>
          <w:highlight w:val="green"/>
          <w:lang w:eastAsia="zh-CN"/>
        </w:rPr>
        <w:t>Agreement</w:t>
      </w:r>
    </w:p>
    <w:p w14:paraId="5DC7BE4D" w14:textId="77777777" w:rsidR="00AE34F0" w:rsidRPr="001820A8" w:rsidRDefault="00AE34F0" w:rsidP="00AE34F0">
      <w:pPr>
        <w:jc w:val="both"/>
        <w:rPr>
          <w:lang w:eastAsia="zh-CN"/>
        </w:rPr>
      </w:pPr>
      <w:r w:rsidRPr="001820A8">
        <w:rPr>
          <w:lang w:eastAsia="zh-CN"/>
        </w:rPr>
        <w:t>In the reply LS on MBS SPS to RAN2, capture the following for Q2:</w:t>
      </w:r>
    </w:p>
    <w:p w14:paraId="52DC7D4B" w14:textId="77777777" w:rsidR="00AE34F0" w:rsidRPr="000347DC" w:rsidRDefault="00AE34F0" w:rsidP="00BB012D">
      <w:pPr>
        <w:numPr>
          <w:ilvl w:val="0"/>
          <w:numId w:val="64"/>
        </w:numPr>
        <w:overflowPunct w:val="0"/>
        <w:autoSpaceDE w:val="0"/>
        <w:autoSpaceDN w:val="0"/>
        <w:spacing w:line="252" w:lineRule="auto"/>
        <w:jc w:val="both"/>
        <w:rPr>
          <w:rFonts w:eastAsia="SimSun"/>
          <w:lang w:eastAsia="zh-CN"/>
        </w:rPr>
      </w:pPr>
      <w:r>
        <w:rPr>
          <w:rFonts w:eastAsia="SimSun"/>
          <w:lang w:eastAsia="zh-CN"/>
        </w:rPr>
        <w:t>From RAN1 perspective, r</w:t>
      </w:r>
      <w:r w:rsidRPr="000347DC">
        <w:rPr>
          <w:rFonts w:eastAsia="SimSun"/>
          <w:lang w:eastAsia="zh-CN"/>
        </w:rPr>
        <w:t>etransmission scheme (i.e. via PTM or PTP) can be changed per TB per transmission.</w:t>
      </w:r>
    </w:p>
    <w:p w14:paraId="6FBF809B" w14:textId="77777777" w:rsidR="00AE34F0" w:rsidRPr="008A035E" w:rsidRDefault="00AE34F0" w:rsidP="00BB012D">
      <w:pPr>
        <w:numPr>
          <w:ilvl w:val="1"/>
          <w:numId w:val="64"/>
        </w:numPr>
        <w:overflowPunct w:val="0"/>
        <w:autoSpaceDE w:val="0"/>
        <w:autoSpaceDN w:val="0"/>
        <w:spacing w:line="252" w:lineRule="auto"/>
        <w:jc w:val="both"/>
        <w:rPr>
          <w:rFonts w:ascii="Times New Roman" w:eastAsia="Times New Roman" w:hAnsi="Times New Roman"/>
        </w:rPr>
      </w:pPr>
      <w:r w:rsidRPr="008A035E">
        <w:rPr>
          <w:rFonts w:ascii="Times New Roman" w:eastAsia="Times New Roman" w:hAnsi="Times New Roman"/>
        </w:rPr>
        <w:t>UE is not expected to receive PTM retransmission after PTP retransmission for the same multicast TB</w:t>
      </w:r>
    </w:p>
    <w:p w14:paraId="20B5BCC3" w14:textId="77777777" w:rsidR="00AE34F0" w:rsidRPr="008A035E" w:rsidRDefault="00AE34F0" w:rsidP="00BB012D">
      <w:pPr>
        <w:numPr>
          <w:ilvl w:val="1"/>
          <w:numId w:val="64"/>
        </w:numPr>
        <w:overflowPunct w:val="0"/>
        <w:autoSpaceDE w:val="0"/>
        <w:autoSpaceDN w:val="0"/>
        <w:spacing w:line="252" w:lineRule="auto"/>
        <w:jc w:val="both"/>
        <w:rPr>
          <w:rFonts w:ascii="Times New Roman" w:eastAsia="Times New Roman" w:hAnsi="Times New Roman"/>
        </w:rPr>
      </w:pPr>
      <w:r w:rsidRPr="008A035E">
        <w:rPr>
          <w:rFonts w:ascii="Times New Roman" w:eastAsia="Times New Roman" w:hAnsi="Times New Roman"/>
        </w:rPr>
        <w:t>There is no consensus in RAN1 to support PTM retransmission and PTP retransmission simultaneously for different UEs in the same MBS group</w:t>
      </w:r>
    </w:p>
    <w:p w14:paraId="77174174" w14:textId="77777777" w:rsidR="00AE34F0" w:rsidRPr="000347DC" w:rsidRDefault="00AE34F0" w:rsidP="00BB012D">
      <w:pPr>
        <w:numPr>
          <w:ilvl w:val="0"/>
          <w:numId w:val="64"/>
        </w:numPr>
        <w:overflowPunct w:val="0"/>
        <w:autoSpaceDE w:val="0"/>
        <w:autoSpaceDN w:val="0"/>
        <w:spacing w:line="252" w:lineRule="auto"/>
        <w:jc w:val="both"/>
        <w:rPr>
          <w:rFonts w:eastAsia="SimSun"/>
          <w:lang w:eastAsia="zh-CN"/>
        </w:rPr>
      </w:pPr>
      <w:r w:rsidRPr="000347DC">
        <w:rPr>
          <w:rFonts w:eastAsia="SimSun"/>
          <w:lang w:eastAsia="zh-CN"/>
        </w:rPr>
        <w:t>A single CS-RNTI is used for PTP retransmissions of all G-CS-RNTIs.</w:t>
      </w:r>
    </w:p>
    <w:p w14:paraId="5236FD52" w14:textId="77777777" w:rsidR="00AE34F0" w:rsidRPr="000347DC" w:rsidRDefault="00AE34F0" w:rsidP="00AE34F0">
      <w:pPr>
        <w:rPr>
          <w:lang w:eastAsia="x-none"/>
        </w:rPr>
      </w:pPr>
    </w:p>
    <w:p w14:paraId="22A10822" w14:textId="77777777" w:rsidR="00AE34F0" w:rsidRDefault="00AE34F0" w:rsidP="00AE34F0">
      <w:pPr>
        <w:rPr>
          <w:lang w:eastAsia="x-none"/>
        </w:rPr>
      </w:pPr>
    </w:p>
    <w:p w14:paraId="0C77B648" w14:textId="09404D0D" w:rsidR="00F124EB" w:rsidRDefault="002328C4" w:rsidP="00F124EB">
      <w:pPr>
        <w:rPr>
          <w:lang w:eastAsia="x-none"/>
        </w:rPr>
      </w:pPr>
      <w:hyperlink r:id="rId2023" w:history="1">
        <w:r w:rsidR="004371F4">
          <w:rPr>
            <w:rStyle w:val="Hyperlink"/>
            <w:b/>
            <w:bCs/>
            <w:lang w:eastAsia="x-none"/>
          </w:rPr>
          <w:t>R1-2202641</w:t>
        </w:r>
      </w:hyperlink>
      <w:r w:rsidR="00F124EB" w:rsidRPr="00332629">
        <w:rPr>
          <w:b/>
          <w:bCs/>
          <w:lang w:eastAsia="x-none"/>
        </w:rPr>
        <w:tab/>
        <w:t>Summary#5 on mechanisms to support group scheduling for RRC_CONNECTED UEs for NR MBS</w:t>
      </w:r>
      <w:r w:rsidR="00F124EB" w:rsidRPr="00332629">
        <w:rPr>
          <w:b/>
          <w:bCs/>
          <w:lang w:eastAsia="x-none"/>
        </w:rPr>
        <w:tab/>
        <w:t>Moderator (CMCC)</w:t>
      </w:r>
      <w:r w:rsidR="00F124EB">
        <w:rPr>
          <w:lang w:eastAsia="x-none"/>
        </w:rPr>
        <w:tab/>
        <w:t xml:space="preserve">(rev of </w:t>
      </w:r>
      <w:hyperlink r:id="rId2024" w:history="1">
        <w:r w:rsidR="004371F4">
          <w:rPr>
            <w:rStyle w:val="Hyperlink"/>
            <w:lang w:eastAsia="x-none"/>
          </w:rPr>
          <w:t>R1-2202582</w:t>
        </w:r>
      </w:hyperlink>
      <w:r w:rsidR="00F124EB">
        <w:rPr>
          <w:lang w:eastAsia="x-none"/>
        </w:rPr>
        <w:t xml:space="preserve">, rev of </w:t>
      </w:r>
      <w:hyperlink r:id="rId2025" w:history="1">
        <w:r w:rsidR="004371F4">
          <w:rPr>
            <w:rStyle w:val="Hyperlink"/>
            <w:lang w:eastAsia="x-none"/>
          </w:rPr>
          <w:t>R1-2202581</w:t>
        </w:r>
      </w:hyperlink>
      <w:r w:rsidR="00F124EB">
        <w:rPr>
          <w:lang w:eastAsia="x-none"/>
        </w:rPr>
        <w:t>)</w:t>
      </w:r>
    </w:p>
    <w:p w14:paraId="17E73E3F" w14:textId="6758E730" w:rsidR="00332629" w:rsidRDefault="00332629" w:rsidP="00F124EB">
      <w:pPr>
        <w:rPr>
          <w:lang w:eastAsia="x-none"/>
        </w:rPr>
      </w:pPr>
      <w:r w:rsidRPr="00332629">
        <w:rPr>
          <w:b/>
          <w:bCs/>
          <w:lang w:eastAsia="x-none"/>
        </w:rPr>
        <w:t>Decision:</w:t>
      </w:r>
      <w:r>
        <w:rPr>
          <w:lang w:eastAsia="x-none"/>
        </w:rPr>
        <w:t xml:space="preserve"> As per email decision posted on Feb 25</w:t>
      </w:r>
      <w:r w:rsidRPr="00332629">
        <w:rPr>
          <w:vertAlign w:val="superscript"/>
          <w:lang w:eastAsia="x-none"/>
        </w:rPr>
        <w:t>th</w:t>
      </w:r>
    </w:p>
    <w:p w14:paraId="1DF30835" w14:textId="77777777" w:rsidR="00332629" w:rsidRPr="00332629" w:rsidRDefault="00332629" w:rsidP="00332629">
      <w:pPr>
        <w:rPr>
          <w:lang w:eastAsia="zh-CN"/>
        </w:rPr>
      </w:pPr>
      <w:r w:rsidRPr="00332629">
        <w:rPr>
          <w:highlight w:val="green"/>
          <w:lang w:eastAsia="zh-CN"/>
        </w:rPr>
        <w:t>Agreement</w:t>
      </w:r>
    </w:p>
    <w:p w14:paraId="0F8E9533" w14:textId="58AA0F87" w:rsidR="00332629" w:rsidRPr="007676D6" w:rsidRDefault="00332629" w:rsidP="00332629">
      <w:pPr>
        <w:rPr>
          <w:lang w:eastAsia="zh-CN"/>
        </w:rPr>
      </w:pPr>
      <w:r>
        <w:rPr>
          <w:lang w:eastAsia="zh-CN"/>
        </w:rPr>
        <w:t xml:space="preserve">RAN1 thinks that </w:t>
      </w:r>
      <w:r w:rsidRPr="0080011D">
        <w:rPr>
          <w:lang w:eastAsia="zh-CN"/>
        </w:rPr>
        <w:t>multiple G-CS-RNTIs cannot be mapped to same MBS SPS-config at the same time</w:t>
      </w:r>
      <w:r>
        <w:rPr>
          <w:lang w:eastAsia="zh-CN"/>
        </w:rPr>
        <w:t xml:space="preserve"> for a UE</w:t>
      </w:r>
      <w:r w:rsidRPr="0080011D">
        <w:rPr>
          <w:lang w:eastAsia="zh-CN"/>
        </w:rPr>
        <w:t>.</w:t>
      </w:r>
    </w:p>
    <w:p w14:paraId="6BFE84FD" w14:textId="631F1102" w:rsidR="00332629" w:rsidRDefault="00332629" w:rsidP="00332629">
      <w:pPr>
        <w:rPr>
          <w:lang w:eastAsia="x-none"/>
        </w:rPr>
      </w:pPr>
    </w:p>
    <w:p w14:paraId="39DC579D" w14:textId="0C6E4625" w:rsidR="00917377" w:rsidRDefault="00917377" w:rsidP="00332629">
      <w:pPr>
        <w:rPr>
          <w:lang w:eastAsia="x-none"/>
        </w:rPr>
      </w:pPr>
      <w:r>
        <w:rPr>
          <w:lang w:eastAsia="x-none"/>
        </w:rPr>
        <w:t xml:space="preserve">Drafting the reply LS on MBS SPS (see below </w:t>
      </w:r>
      <w:hyperlink r:id="rId2026" w:history="1">
        <w:r w:rsidR="004371F4">
          <w:rPr>
            <w:rStyle w:val="Hyperlink"/>
            <w:lang w:eastAsia="x-none"/>
          </w:rPr>
          <w:t>R1-2202591</w:t>
        </w:r>
      </w:hyperlink>
      <w:r>
        <w:rPr>
          <w:lang w:eastAsia="x-none"/>
        </w:rPr>
        <w:t>) that includes the above 3 agreements.</w:t>
      </w:r>
    </w:p>
    <w:p w14:paraId="3568DE30" w14:textId="77777777" w:rsidR="00917377" w:rsidRDefault="00917377" w:rsidP="00332629">
      <w:pPr>
        <w:rPr>
          <w:lang w:eastAsia="x-none"/>
        </w:rPr>
      </w:pPr>
    </w:p>
    <w:p w14:paraId="183940CE" w14:textId="77777777" w:rsidR="00332629" w:rsidRPr="00332629" w:rsidRDefault="00332629" w:rsidP="00332629">
      <w:pPr>
        <w:rPr>
          <w:lang w:eastAsia="zh-CN"/>
        </w:rPr>
      </w:pPr>
      <w:r w:rsidRPr="00332629">
        <w:rPr>
          <w:highlight w:val="green"/>
          <w:lang w:eastAsia="zh-CN"/>
        </w:rPr>
        <w:t>Agreement</w:t>
      </w:r>
    </w:p>
    <w:p w14:paraId="6777EE55" w14:textId="77777777" w:rsidR="00332629" w:rsidRPr="001820A8" w:rsidRDefault="00332629" w:rsidP="00332629">
      <w:pPr>
        <w:rPr>
          <w:iCs/>
          <w:lang w:eastAsia="zh-CN"/>
        </w:rPr>
      </w:pPr>
      <w:r w:rsidRPr="001820A8">
        <w:rPr>
          <w:lang w:eastAsia="zh-CN"/>
        </w:rPr>
        <w:t>Send an LS to inform</w:t>
      </w:r>
      <w:r w:rsidRPr="001820A8">
        <w:rPr>
          <w:iCs/>
          <w:lang w:eastAsia="zh-CN"/>
        </w:rPr>
        <w:t xml:space="preserve"> </w:t>
      </w:r>
      <w:r w:rsidRPr="001820A8">
        <w:rPr>
          <w:lang w:eastAsia="zh-CN"/>
        </w:rPr>
        <w:t xml:space="preserve">RAN2 that </w:t>
      </w:r>
      <w:r w:rsidRPr="001820A8">
        <w:rPr>
          <w:iCs/>
          <w:lang w:eastAsia="zh-CN"/>
        </w:rPr>
        <w:t>the following parameters are NOT needed for PDCCH-Config-Multicast:</w:t>
      </w:r>
    </w:p>
    <w:p w14:paraId="7EFF285D" w14:textId="77777777" w:rsidR="00332629" w:rsidRPr="001820A8" w:rsidRDefault="00332629" w:rsidP="00F44FD9">
      <w:pPr>
        <w:pStyle w:val="ListParagraph"/>
        <w:numPr>
          <w:ilvl w:val="1"/>
          <w:numId w:val="134"/>
        </w:numPr>
        <w:spacing w:after="120"/>
        <w:rPr>
          <w:iCs/>
          <w:lang w:eastAsia="zh-CN"/>
        </w:rPr>
      </w:pPr>
      <w:r w:rsidRPr="001820A8">
        <w:rPr>
          <w:rFonts w:eastAsia="Times New Roman"/>
          <w:iCs/>
          <w:lang w:eastAsia="en-GB"/>
        </w:rPr>
        <w:t xml:space="preserve">downlinkPreemption </w:t>
      </w:r>
    </w:p>
    <w:p w14:paraId="1DBC70CC" w14:textId="77777777" w:rsidR="00332629" w:rsidRPr="001820A8" w:rsidRDefault="00332629" w:rsidP="00F44FD9">
      <w:pPr>
        <w:pStyle w:val="ListParagraph"/>
        <w:numPr>
          <w:ilvl w:val="1"/>
          <w:numId w:val="134"/>
        </w:numPr>
        <w:spacing w:after="120"/>
        <w:rPr>
          <w:iCs/>
          <w:lang w:eastAsia="zh-CN"/>
        </w:rPr>
      </w:pPr>
      <w:r w:rsidRPr="001820A8">
        <w:rPr>
          <w:rFonts w:eastAsia="Times New Roman"/>
          <w:iCs/>
          <w:lang w:eastAsia="en-GB"/>
        </w:rPr>
        <w:t>tpc-PUCCH</w:t>
      </w:r>
      <w:r w:rsidRPr="001820A8">
        <w:rPr>
          <w:iCs/>
          <w:lang w:eastAsia="zh-CN"/>
        </w:rPr>
        <w:t xml:space="preserve"> </w:t>
      </w:r>
    </w:p>
    <w:p w14:paraId="61400312" w14:textId="77777777" w:rsidR="00332629" w:rsidRPr="001820A8" w:rsidRDefault="00332629" w:rsidP="00F44FD9">
      <w:pPr>
        <w:pStyle w:val="ListParagraph"/>
        <w:numPr>
          <w:ilvl w:val="1"/>
          <w:numId w:val="134"/>
        </w:numPr>
        <w:spacing w:after="120"/>
        <w:rPr>
          <w:iCs/>
          <w:lang w:eastAsia="zh-CN"/>
        </w:rPr>
      </w:pPr>
      <w:r w:rsidRPr="001820A8">
        <w:rPr>
          <w:rFonts w:eastAsia="Times New Roman"/>
          <w:iCs/>
          <w:lang w:eastAsia="en-GB"/>
        </w:rPr>
        <w:t>tpc-PUSCH</w:t>
      </w:r>
      <w:r w:rsidRPr="001820A8">
        <w:rPr>
          <w:iCs/>
          <w:lang w:eastAsia="zh-CN"/>
        </w:rPr>
        <w:t xml:space="preserve"> </w:t>
      </w:r>
    </w:p>
    <w:p w14:paraId="6FC2B5E2" w14:textId="77777777" w:rsidR="00332629" w:rsidRPr="001820A8" w:rsidRDefault="00332629" w:rsidP="00F44FD9">
      <w:pPr>
        <w:pStyle w:val="ListParagraph"/>
        <w:numPr>
          <w:ilvl w:val="1"/>
          <w:numId w:val="134"/>
        </w:numPr>
        <w:spacing w:after="120"/>
        <w:rPr>
          <w:iCs/>
          <w:lang w:eastAsia="zh-CN"/>
        </w:rPr>
      </w:pPr>
      <w:r w:rsidRPr="001820A8">
        <w:rPr>
          <w:rFonts w:eastAsia="Times New Roman"/>
          <w:iCs/>
          <w:lang w:eastAsia="en-GB"/>
        </w:rPr>
        <w:t>tpc-SRS</w:t>
      </w:r>
      <w:r w:rsidRPr="001820A8">
        <w:rPr>
          <w:iCs/>
          <w:lang w:eastAsia="zh-CN"/>
        </w:rPr>
        <w:t xml:space="preserve"> </w:t>
      </w:r>
    </w:p>
    <w:p w14:paraId="1BC891F8" w14:textId="77777777" w:rsidR="00332629" w:rsidRPr="001820A8" w:rsidRDefault="00332629" w:rsidP="00F44FD9">
      <w:pPr>
        <w:pStyle w:val="ListParagraph"/>
        <w:numPr>
          <w:ilvl w:val="1"/>
          <w:numId w:val="134"/>
        </w:numPr>
        <w:spacing w:after="120"/>
        <w:rPr>
          <w:iCs/>
          <w:lang w:eastAsia="zh-CN"/>
        </w:rPr>
      </w:pPr>
      <w:r w:rsidRPr="001820A8">
        <w:rPr>
          <w:rFonts w:eastAsia="Times New Roman"/>
          <w:iCs/>
          <w:lang w:eastAsia="en-GB"/>
        </w:rPr>
        <w:t>uplinkCancellation-r16</w:t>
      </w:r>
    </w:p>
    <w:p w14:paraId="78949C19" w14:textId="77777777" w:rsidR="00332629" w:rsidRPr="001820A8" w:rsidRDefault="00332629" w:rsidP="00F44FD9">
      <w:pPr>
        <w:pStyle w:val="ListParagraph"/>
        <w:numPr>
          <w:ilvl w:val="1"/>
          <w:numId w:val="134"/>
        </w:numPr>
        <w:spacing w:after="120"/>
        <w:rPr>
          <w:iCs/>
          <w:lang w:eastAsia="zh-CN"/>
        </w:rPr>
      </w:pPr>
      <w:r w:rsidRPr="001820A8">
        <w:rPr>
          <w:rFonts w:eastAsia="Times New Roman"/>
          <w:iCs/>
          <w:lang w:eastAsia="en-GB"/>
        </w:rPr>
        <w:t xml:space="preserve">monitoringCapabilityConfig-r16 (the default is </w:t>
      </w:r>
      <w:r w:rsidRPr="001820A8">
        <w:rPr>
          <w:rFonts w:eastAsia="Times New Roman"/>
          <w:i/>
          <w:lang w:eastAsia="en-GB"/>
        </w:rPr>
        <w:t>R15monitoringcapablity</w:t>
      </w:r>
      <w:r w:rsidRPr="001820A8">
        <w:rPr>
          <w:rFonts w:eastAsia="Times New Roman"/>
          <w:iCs/>
          <w:lang w:eastAsia="en-GB"/>
        </w:rPr>
        <w:t>)</w:t>
      </w:r>
    </w:p>
    <w:p w14:paraId="78357672" w14:textId="77777777" w:rsidR="00332629" w:rsidRPr="001820A8" w:rsidRDefault="00332629" w:rsidP="00F44FD9">
      <w:pPr>
        <w:pStyle w:val="ListParagraph"/>
        <w:numPr>
          <w:ilvl w:val="1"/>
          <w:numId w:val="134"/>
        </w:numPr>
        <w:spacing w:after="120"/>
        <w:rPr>
          <w:iCs/>
          <w:lang w:eastAsia="zh-CN"/>
        </w:rPr>
      </w:pPr>
      <w:r w:rsidRPr="001820A8">
        <w:rPr>
          <w:rFonts w:eastAsia="Times New Roman"/>
          <w:iCs/>
          <w:lang w:eastAsia="en-GB"/>
        </w:rPr>
        <w:t>searchSpaceSwitchConfig-r16</w:t>
      </w:r>
    </w:p>
    <w:p w14:paraId="360DEDEC" w14:textId="77777777" w:rsidR="00332629" w:rsidRPr="00766338" w:rsidRDefault="00332629" w:rsidP="00332629">
      <w:pPr>
        <w:rPr>
          <w:rFonts w:ascii="Times New Roman" w:hAnsi="Times New Roman"/>
          <w:szCs w:val="20"/>
        </w:rPr>
      </w:pPr>
    </w:p>
    <w:p w14:paraId="4F6D4FF9" w14:textId="77777777" w:rsidR="00332629" w:rsidRPr="0087071D" w:rsidRDefault="00332629" w:rsidP="00332629">
      <w:pPr>
        <w:rPr>
          <w:lang w:eastAsia="zh-CN"/>
        </w:rPr>
      </w:pPr>
      <w:r w:rsidRPr="0087071D">
        <w:rPr>
          <w:highlight w:val="green"/>
          <w:lang w:eastAsia="zh-CN"/>
        </w:rPr>
        <w:t>Agreement</w:t>
      </w:r>
    </w:p>
    <w:p w14:paraId="2FA1EA1C" w14:textId="77777777" w:rsidR="00332629" w:rsidRPr="00766338" w:rsidRDefault="00332629" w:rsidP="00332629">
      <w:pPr>
        <w:rPr>
          <w:rFonts w:ascii="Times New Roman" w:hAnsi="Times New Roman"/>
          <w:szCs w:val="20"/>
        </w:rPr>
      </w:pPr>
      <w:r w:rsidRPr="00766338">
        <w:rPr>
          <w:rFonts w:ascii="Times New Roman" w:hAnsi="Times New Roman"/>
          <w:szCs w:val="20"/>
        </w:rPr>
        <w:t>Send an LS to inform RAN2 that the following parameters are NOT needed for PDSCH-Config-Multicast:</w:t>
      </w:r>
    </w:p>
    <w:p w14:paraId="719F082A" w14:textId="77777777" w:rsidR="00332629" w:rsidRPr="00766338" w:rsidRDefault="00332629" w:rsidP="00F44FD9">
      <w:pPr>
        <w:pStyle w:val="ListParagraph"/>
        <w:numPr>
          <w:ilvl w:val="0"/>
          <w:numId w:val="133"/>
        </w:numPr>
        <w:autoSpaceDE/>
        <w:autoSpaceDN/>
        <w:adjustRightInd/>
        <w:spacing w:after="0"/>
        <w:rPr>
          <w:i/>
          <w:lang w:eastAsia="zh-CN"/>
        </w:rPr>
      </w:pPr>
      <w:r w:rsidRPr="00766338">
        <w:rPr>
          <w:i/>
          <w:lang w:eastAsia="zh-CN"/>
        </w:rPr>
        <w:t>minimumSchedulingOffsetK0-r16</w:t>
      </w:r>
    </w:p>
    <w:p w14:paraId="7D0924D8" w14:textId="77777777" w:rsidR="00332629" w:rsidRPr="00766338" w:rsidRDefault="00332629" w:rsidP="00F44FD9">
      <w:pPr>
        <w:pStyle w:val="ListParagraph"/>
        <w:numPr>
          <w:ilvl w:val="0"/>
          <w:numId w:val="133"/>
        </w:numPr>
        <w:autoSpaceDE/>
        <w:autoSpaceDN/>
        <w:adjustRightInd/>
        <w:spacing w:after="0"/>
        <w:rPr>
          <w:i/>
          <w:lang w:eastAsia="zh-CN"/>
        </w:rPr>
      </w:pPr>
      <w:r w:rsidRPr="00766338">
        <w:rPr>
          <w:i/>
          <w:lang w:eastAsia="zh-CN"/>
        </w:rPr>
        <w:t xml:space="preserve">antennaPortsFieldPresenceDCI-1-2-r16, aperiodicZP-CSI-RS-ResourceSetsToAddModListDCI-1-2-r16, aperiodicZP-CSI-RS-ResourceSetsToReleaseListDCI-1-2-r16, dmrs-DownlinkForPDSCH-MappingTypeA-DCI-1-2-r16, dmrs-DownlinkForPDSCH-MappingTypeB-DCI-1-2-r16, dmrs-SequenceInitializationDCI-1-2-r16, harq-ProcessNumberSizeDCI-1-2-r16, mcs-TableDCI-1-2-r16, numberOfBitsForRV-DCI-1-2-r16, pdsch-TimeDomainAllocationListDCI-1-2-r16, prb-BundlingTypeDCI-1-2-r16, priorityIndicatorDCI-1-2-r16, rateMatchPatternGroup1DCI-1-2-r16, rateMatchPatternGroup2DCI-1-2-r16, resourceAllocationType1GranularityDCI-1-2-r16, vrb-ToPRB-InterleaverDCI-1-2-r16, referenceOfSLIVDCI-1-2-r16, resourceAllocationDCI-1-2-r16, </w:t>
      </w:r>
    </w:p>
    <w:p w14:paraId="62D780C1" w14:textId="77777777" w:rsidR="00332629" w:rsidRPr="00766338" w:rsidRDefault="00332629" w:rsidP="00F44FD9">
      <w:pPr>
        <w:pStyle w:val="ListParagraph"/>
        <w:numPr>
          <w:ilvl w:val="0"/>
          <w:numId w:val="133"/>
        </w:numPr>
        <w:autoSpaceDE/>
        <w:autoSpaceDN/>
        <w:adjustRightInd/>
        <w:spacing w:after="0"/>
        <w:rPr>
          <w:i/>
          <w:lang w:eastAsia="zh-CN"/>
        </w:rPr>
      </w:pPr>
      <w:r w:rsidRPr="00766338">
        <w:rPr>
          <w:i/>
          <w:lang w:eastAsia="zh-CN"/>
        </w:rPr>
        <w:t>dataScramblingIdentityPDSCH2-r16</w:t>
      </w:r>
    </w:p>
    <w:p w14:paraId="007369EC" w14:textId="77777777" w:rsidR="00332629" w:rsidRPr="00766338" w:rsidRDefault="00332629" w:rsidP="00F44FD9">
      <w:pPr>
        <w:pStyle w:val="ListParagraph"/>
        <w:numPr>
          <w:ilvl w:val="0"/>
          <w:numId w:val="133"/>
        </w:numPr>
        <w:autoSpaceDE/>
        <w:autoSpaceDN/>
        <w:adjustRightInd/>
        <w:spacing w:after="0"/>
        <w:rPr>
          <w:i/>
          <w:lang w:eastAsia="zh-CN"/>
        </w:rPr>
      </w:pPr>
      <w:r w:rsidRPr="00766338">
        <w:rPr>
          <w:i/>
          <w:lang w:eastAsia="zh-CN"/>
        </w:rPr>
        <w:t>repetitionSchemeConfig-r16, repetitionSchemeConfig-v1630</w:t>
      </w:r>
    </w:p>
    <w:p w14:paraId="66B3353C" w14:textId="77777777" w:rsidR="00332629" w:rsidRPr="00766338" w:rsidRDefault="00332629" w:rsidP="00332629">
      <w:pPr>
        <w:rPr>
          <w:rFonts w:ascii="Times New Roman" w:hAnsi="Times New Roman"/>
          <w:szCs w:val="20"/>
        </w:rPr>
      </w:pPr>
    </w:p>
    <w:p w14:paraId="040E28FA" w14:textId="77777777" w:rsidR="00332629" w:rsidRPr="0087071D" w:rsidRDefault="00332629" w:rsidP="00332629">
      <w:pPr>
        <w:rPr>
          <w:lang w:eastAsia="zh-CN"/>
        </w:rPr>
      </w:pPr>
      <w:r w:rsidRPr="0087071D">
        <w:rPr>
          <w:highlight w:val="green"/>
          <w:lang w:eastAsia="zh-CN"/>
        </w:rPr>
        <w:t>Agreement</w:t>
      </w:r>
    </w:p>
    <w:p w14:paraId="2E46A629" w14:textId="77777777" w:rsidR="00332629" w:rsidRDefault="00332629" w:rsidP="00332629">
      <w:pPr>
        <w:rPr>
          <w:lang w:eastAsia="x-none"/>
        </w:rPr>
      </w:pPr>
      <w:r>
        <w:rPr>
          <w:lang w:eastAsia="x-none"/>
        </w:rPr>
        <w:t>If UE supports carrier aggregation for unicast, multicast reception on an activated SCell with self-scheduling is supported subject to UE capability in Rel-17.</w:t>
      </w:r>
    </w:p>
    <w:p w14:paraId="6761343B" w14:textId="77777777" w:rsidR="00332629" w:rsidRPr="00766338" w:rsidRDefault="00332629" w:rsidP="00F44FD9">
      <w:pPr>
        <w:pStyle w:val="ListParagraph"/>
        <w:numPr>
          <w:ilvl w:val="0"/>
          <w:numId w:val="133"/>
        </w:numPr>
        <w:autoSpaceDE/>
        <w:autoSpaceDN/>
        <w:adjustRightInd/>
        <w:spacing w:after="0"/>
        <w:rPr>
          <w:lang w:eastAsia="zh-CN"/>
        </w:rPr>
      </w:pPr>
      <w:r w:rsidRPr="00766338">
        <w:rPr>
          <w:lang w:eastAsia="zh-CN"/>
        </w:rPr>
        <w:t>UE is not expected to be configured simultaneously with more than one component carrier for multicast reception.</w:t>
      </w:r>
    </w:p>
    <w:p w14:paraId="171DA443" w14:textId="77777777" w:rsidR="00332629" w:rsidRPr="00766338" w:rsidRDefault="00332629" w:rsidP="00F44FD9">
      <w:pPr>
        <w:pStyle w:val="ListParagraph"/>
        <w:numPr>
          <w:ilvl w:val="0"/>
          <w:numId w:val="133"/>
        </w:numPr>
        <w:autoSpaceDE/>
        <w:autoSpaceDN/>
        <w:adjustRightInd/>
        <w:spacing w:after="0"/>
        <w:rPr>
          <w:lang w:eastAsia="zh-CN"/>
        </w:rPr>
      </w:pPr>
      <w:r w:rsidRPr="00766338">
        <w:rPr>
          <w:lang w:eastAsia="zh-CN"/>
        </w:rPr>
        <w:t>Cross-carrier scheduling for multicast reception is not supported in Rel-17.</w:t>
      </w:r>
    </w:p>
    <w:p w14:paraId="6733563C" w14:textId="77777777" w:rsidR="00332629" w:rsidRPr="00766338" w:rsidRDefault="00332629" w:rsidP="00F44FD9">
      <w:pPr>
        <w:pStyle w:val="ListParagraph"/>
        <w:numPr>
          <w:ilvl w:val="0"/>
          <w:numId w:val="133"/>
        </w:numPr>
        <w:autoSpaceDE/>
        <w:autoSpaceDN/>
        <w:adjustRightInd/>
        <w:spacing w:after="0"/>
        <w:rPr>
          <w:lang w:eastAsia="zh-CN"/>
        </w:rPr>
      </w:pPr>
      <w:r w:rsidRPr="00766338">
        <w:rPr>
          <w:lang w:eastAsia="zh-CN"/>
        </w:rPr>
        <w:t>The capability of supporting MBS multicast on SCell is a separate capability from the CA capability for unicast.</w:t>
      </w:r>
    </w:p>
    <w:p w14:paraId="378028F8" w14:textId="77777777" w:rsidR="00332629" w:rsidRPr="00766338" w:rsidRDefault="00332629" w:rsidP="00F44FD9">
      <w:pPr>
        <w:pStyle w:val="ListParagraph"/>
        <w:numPr>
          <w:ilvl w:val="1"/>
          <w:numId w:val="133"/>
        </w:numPr>
        <w:autoSpaceDE/>
        <w:autoSpaceDN/>
        <w:adjustRightInd/>
        <w:spacing w:after="0"/>
        <w:rPr>
          <w:lang w:eastAsia="zh-CN"/>
        </w:rPr>
      </w:pPr>
      <w:r w:rsidRPr="00766338">
        <w:rPr>
          <w:lang w:eastAsia="zh-CN"/>
        </w:rPr>
        <w:lastRenderedPageBreak/>
        <w:t>The granularity of UE reporting the capability of supporting MBS multicast reception is per FSPC</w:t>
      </w:r>
    </w:p>
    <w:p w14:paraId="4AB07E85" w14:textId="77777777" w:rsidR="00332629" w:rsidRDefault="00332629" w:rsidP="00332629">
      <w:pPr>
        <w:rPr>
          <w:lang w:eastAsia="x-none"/>
        </w:rPr>
      </w:pPr>
    </w:p>
    <w:p w14:paraId="6FF298A5" w14:textId="77777777" w:rsidR="00332629" w:rsidRPr="0087071D" w:rsidRDefault="00332629" w:rsidP="00332629">
      <w:pPr>
        <w:rPr>
          <w:bCs/>
          <w:u w:val="single"/>
          <w:lang w:eastAsia="x-none"/>
        </w:rPr>
      </w:pPr>
      <w:r w:rsidRPr="0087071D">
        <w:rPr>
          <w:rFonts w:hint="eastAsia"/>
          <w:bCs/>
          <w:u w:val="single"/>
          <w:lang w:eastAsia="x-none"/>
        </w:rPr>
        <w:t>Conclusion</w:t>
      </w:r>
    </w:p>
    <w:p w14:paraId="48D6D419" w14:textId="77777777" w:rsidR="00332629" w:rsidRDefault="00332629" w:rsidP="00332629">
      <w:pPr>
        <w:rPr>
          <w:lang w:eastAsia="x-none"/>
        </w:rPr>
      </w:pPr>
      <w:r>
        <w:rPr>
          <w:lang w:eastAsia="x-none"/>
        </w:rPr>
        <w:t>When HARQ feedback is disabled, the following fields (if present) of DCI format 4_1/4_2 can be assumed to be reserved and UE ignores them:</w:t>
      </w:r>
    </w:p>
    <w:p w14:paraId="74939B1F" w14:textId="77777777" w:rsidR="00332629" w:rsidRDefault="00332629" w:rsidP="00F44FD9">
      <w:pPr>
        <w:pStyle w:val="ListParagraph"/>
        <w:numPr>
          <w:ilvl w:val="0"/>
          <w:numId w:val="133"/>
        </w:numPr>
        <w:autoSpaceDE/>
        <w:autoSpaceDN/>
        <w:adjustRightInd/>
        <w:spacing w:after="0"/>
        <w:rPr>
          <w:lang w:eastAsia="zh-CN"/>
        </w:rPr>
      </w:pPr>
      <w:r>
        <w:rPr>
          <w:lang w:eastAsia="zh-CN"/>
        </w:rPr>
        <w:t>PUCCH resource Indicator</w:t>
      </w:r>
    </w:p>
    <w:p w14:paraId="5DB2DE82" w14:textId="77777777" w:rsidR="00332629" w:rsidRDefault="00332629" w:rsidP="00F44FD9">
      <w:pPr>
        <w:pStyle w:val="ListParagraph"/>
        <w:numPr>
          <w:ilvl w:val="0"/>
          <w:numId w:val="133"/>
        </w:numPr>
        <w:autoSpaceDE/>
        <w:autoSpaceDN/>
        <w:adjustRightInd/>
        <w:spacing w:after="0"/>
        <w:rPr>
          <w:lang w:eastAsia="zh-CN"/>
        </w:rPr>
      </w:pPr>
      <w:r>
        <w:rPr>
          <w:lang w:eastAsia="zh-CN"/>
        </w:rPr>
        <w:t>PDSCH-to-HARQ_feedback timing indicator</w:t>
      </w:r>
    </w:p>
    <w:p w14:paraId="320F10F2" w14:textId="77777777" w:rsidR="00332629" w:rsidRDefault="00332629" w:rsidP="00332629">
      <w:pPr>
        <w:rPr>
          <w:lang w:eastAsia="x-none"/>
        </w:rPr>
      </w:pPr>
    </w:p>
    <w:p w14:paraId="0709E717" w14:textId="77777777" w:rsidR="00332629" w:rsidRPr="00EE67D8" w:rsidRDefault="00332629" w:rsidP="00332629">
      <w:pPr>
        <w:rPr>
          <w:lang w:eastAsia="zh-CN"/>
        </w:rPr>
      </w:pPr>
      <w:r w:rsidRPr="00EE67D8">
        <w:rPr>
          <w:highlight w:val="green"/>
          <w:lang w:eastAsia="zh-CN"/>
        </w:rPr>
        <w:t>Agreement</w:t>
      </w:r>
    </w:p>
    <w:p w14:paraId="21F3024C" w14:textId="77777777" w:rsidR="00332629" w:rsidRPr="001820A8" w:rsidRDefault="00332629" w:rsidP="00332629">
      <w:pPr>
        <w:rPr>
          <w:lang w:eastAsia="x-none"/>
        </w:rPr>
      </w:pPr>
      <w:r w:rsidRPr="001820A8">
        <w:rPr>
          <w:lang w:eastAsia="x-none"/>
        </w:rPr>
        <w:t>For RRC_CONNECTED UEs, a multicast PDCCH to schedule a multicast PDSCH is counted as a unicast DCI to schedule a unicast PDSCH.</w:t>
      </w:r>
    </w:p>
    <w:p w14:paraId="02ABE625" w14:textId="77777777" w:rsidR="00332629" w:rsidRPr="00766338" w:rsidRDefault="00332629" w:rsidP="00F44FD9">
      <w:pPr>
        <w:pStyle w:val="ListParagraph"/>
        <w:numPr>
          <w:ilvl w:val="0"/>
          <w:numId w:val="133"/>
        </w:numPr>
        <w:autoSpaceDE/>
        <w:autoSpaceDN/>
        <w:adjustRightInd/>
        <w:spacing w:after="0"/>
        <w:rPr>
          <w:lang w:eastAsia="zh-CN"/>
        </w:rPr>
      </w:pPr>
      <w:r w:rsidRPr="00766338">
        <w:rPr>
          <w:lang w:eastAsia="zh-CN"/>
        </w:rPr>
        <w:t>Adopt the following TP for Clause 10.1 in TS 38.213:</w:t>
      </w:r>
    </w:p>
    <w:p w14:paraId="17A8C654" w14:textId="77777777" w:rsidR="00332629" w:rsidRPr="001820A8" w:rsidRDefault="00332629" w:rsidP="00332629">
      <w:pPr>
        <w:ind w:leftChars="300" w:left="600"/>
        <w:rPr>
          <w:color w:val="FF0000"/>
        </w:rPr>
      </w:pPr>
      <w:r w:rsidRPr="001820A8">
        <w:rPr>
          <w:color w:val="FF0000"/>
        </w:rPr>
        <w:t>----------------- Start of TP ----------------</w:t>
      </w:r>
    </w:p>
    <w:p w14:paraId="40CD306D" w14:textId="77777777" w:rsidR="00332629" w:rsidRPr="0087071D" w:rsidRDefault="00332629" w:rsidP="00332629">
      <w:pPr>
        <w:ind w:leftChars="300" w:left="600"/>
        <w:rPr>
          <w:rFonts w:ascii="Arial" w:hAnsi="Arial" w:cs="Arial"/>
          <w:b/>
          <w:bCs/>
          <w:sz w:val="16"/>
          <w:szCs w:val="16"/>
          <w:lang w:eastAsia="zh-CN"/>
        </w:rPr>
      </w:pPr>
      <w:r w:rsidRPr="0087071D">
        <w:rPr>
          <w:rFonts w:ascii="Arial" w:hAnsi="Arial" w:cs="Arial"/>
          <w:b/>
          <w:bCs/>
          <w:sz w:val="16"/>
          <w:szCs w:val="16"/>
          <w:lang w:eastAsia="zh-CN"/>
        </w:rPr>
        <w:t>10.1</w:t>
      </w:r>
      <w:r w:rsidRPr="0087071D">
        <w:rPr>
          <w:rFonts w:ascii="Arial" w:hAnsi="Arial" w:cs="Arial"/>
          <w:b/>
          <w:bCs/>
          <w:sz w:val="16"/>
          <w:szCs w:val="16"/>
          <w:lang w:eastAsia="zh-CN"/>
        </w:rPr>
        <w:tab/>
        <w:t>UE procedure for determining physical downlink control channel assignment</w:t>
      </w:r>
    </w:p>
    <w:p w14:paraId="1AC7A103" w14:textId="77777777" w:rsidR="00332629" w:rsidRPr="0087071D" w:rsidRDefault="00332629" w:rsidP="00332629">
      <w:pPr>
        <w:ind w:leftChars="300" w:left="600"/>
        <w:jc w:val="center"/>
        <w:rPr>
          <w:rFonts w:ascii="Arial" w:hAnsi="Arial" w:cs="Arial"/>
          <w:sz w:val="16"/>
          <w:szCs w:val="16"/>
        </w:rPr>
      </w:pPr>
      <w:r w:rsidRPr="0087071D">
        <w:rPr>
          <w:rFonts w:ascii="Arial" w:hAnsi="Arial" w:cs="Arial"/>
          <w:b/>
          <w:bCs/>
          <w:color w:val="0070C0"/>
          <w:sz w:val="16"/>
          <w:szCs w:val="16"/>
        </w:rPr>
        <w:t>&lt;</w:t>
      </w:r>
      <w:r w:rsidRPr="0087071D">
        <w:rPr>
          <w:rFonts w:ascii="Arial" w:hAnsi="Arial" w:cs="Arial"/>
          <w:color w:val="0070C0"/>
          <w:sz w:val="16"/>
          <w:szCs w:val="16"/>
        </w:rPr>
        <w:t>Unchanged text is omitted&gt;</w:t>
      </w:r>
    </w:p>
    <w:p w14:paraId="7778BAA4" w14:textId="77777777" w:rsidR="00332629" w:rsidRPr="0087071D" w:rsidRDefault="00332629" w:rsidP="00332629">
      <w:pPr>
        <w:ind w:leftChars="300" w:left="600"/>
        <w:rPr>
          <w:rFonts w:ascii="Arial" w:eastAsia="MS Mincho" w:hAnsi="Arial" w:cs="Arial"/>
          <w:sz w:val="16"/>
          <w:szCs w:val="16"/>
          <w:lang w:eastAsia="ja-JP"/>
        </w:rPr>
      </w:pPr>
      <w:r w:rsidRPr="0087071D">
        <w:rPr>
          <w:rFonts w:ascii="Arial" w:hAnsi="Arial" w:cs="Arial"/>
          <w:sz w:val="16"/>
          <w:szCs w:val="16"/>
          <w:lang w:eastAsia="ja-JP"/>
        </w:rPr>
        <w:t xml:space="preserve">For a scheduled cell and at any time, a UE expects to have received at most 16 PDCCHs for DCI formats with CRC scrambled by C-RNTI, CS-RNTI, </w:t>
      </w:r>
      <w:r w:rsidRPr="0087071D">
        <w:rPr>
          <w:rFonts w:ascii="Arial" w:hAnsi="Arial" w:cs="Arial"/>
          <w:color w:val="FF0000"/>
          <w:sz w:val="16"/>
          <w:szCs w:val="16"/>
          <w:u w:val="single"/>
          <w:lang w:eastAsia="ja-JP"/>
        </w:rPr>
        <w:t>G-RNTI</w:t>
      </w:r>
      <w:r w:rsidRPr="0087071D">
        <w:rPr>
          <w:rFonts w:ascii="Arial" w:hAnsi="Arial" w:cs="Arial"/>
          <w:color w:val="ED7D31"/>
          <w:sz w:val="16"/>
          <w:szCs w:val="16"/>
          <w:u w:val="single"/>
          <w:lang w:eastAsia="ja-JP"/>
        </w:rPr>
        <w:t xml:space="preserve"> for multicast</w:t>
      </w:r>
      <w:r w:rsidRPr="0087071D">
        <w:rPr>
          <w:rFonts w:ascii="Arial" w:hAnsi="Arial" w:cs="Arial"/>
          <w:color w:val="FF0000"/>
          <w:sz w:val="16"/>
          <w:szCs w:val="16"/>
          <w:u w:val="single"/>
          <w:lang w:eastAsia="ja-JP"/>
        </w:rPr>
        <w:t xml:space="preserve">, G-CS-RNTI </w:t>
      </w:r>
      <w:r w:rsidRPr="0087071D">
        <w:rPr>
          <w:rFonts w:ascii="Arial" w:hAnsi="Arial" w:cs="Arial"/>
          <w:sz w:val="16"/>
          <w:szCs w:val="16"/>
          <w:lang w:eastAsia="ja-JP"/>
        </w:rPr>
        <w:t>or MCS</w:t>
      </w:r>
      <w:r w:rsidRPr="0087071D">
        <w:rPr>
          <w:rFonts w:ascii="Arial" w:eastAsia="DengXian" w:hAnsi="Arial" w:cs="Arial"/>
          <w:sz w:val="16"/>
          <w:szCs w:val="16"/>
          <w:lang w:eastAsia="ja-JP"/>
        </w:rPr>
        <w:t>-C</w:t>
      </w:r>
      <w:r w:rsidRPr="0087071D">
        <w:rPr>
          <w:rFonts w:ascii="Arial" w:hAnsi="Arial" w:cs="Arial"/>
          <w:sz w:val="16"/>
          <w:szCs w:val="16"/>
          <w:lang w:eastAsia="ja-JP"/>
        </w:rPr>
        <w:t>-RNTI scheduling 16 PDSCH receptions for which the UE has not received any corresponding PDSCH symbol and at most 16 PDCCHs for DCI formats with CRC scrambled by C-RNTI, CS-RNTI, or MCS</w:t>
      </w:r>
      <w:r w:rsidRPr="0087071D">
        <w:rPr>
          <w:rFonts w:ascii="Arial" w:eastAsia="DengXian" w:hAnsi="Arial" w:cs="Arial"/>
          <w:sz w:val="16"/>
          <w:szCs w:val="16"/>
          <w:lang w:eastAsia="ja-JP"/>
        </w:rPr>
        <w:t>-C</w:t>
      </w:r>
      <w:r w:rsidRPr="0087071D">
        <w:rPr>
          <w:rFonts w:ascii="Arial" w:hAnsi="Arial" w:cs="Arial"/>
          <w:sz w:val="16"/>
          <w:szCs w:val="16"/>
          <w:lang w:eastAsia="ja-JP"/>
        </w:rPr>
        <w:t xml:space="preserve">-RNTI scheduling 16 PUSCH transmissions for which the UE has not transmitted any corresponding PUSCH symbol. </w:t>
      </w:r>
    </w:p>
    <w:p w14:paraId="6D9D1B83" w14:textId="77777777" w:rsidR="00332629" w:rsidRPr="0087071D" w:rsidRDefault="00332629" w:rsidP="00332629">
      <w:pPr>
        <w:ind w:leftChars="300" w:left="600"/>
        <w:jc w:val="center"/>
        <w:rPr>
          <w:rFonts w:ascii="Arial" w:hAnsi="Arial" w:cs="Arial"/>
          <w:sz w:val="16"/>
          <w:szCs w:val="16"/>
        </w:rPr>
      </w:pPr>
      <w:r w:rsidRPr="0087071D">
        <w:rPr>
          <w:rFonts w:ascii="Arial" w:hAnsi="Arial" w:cs="Arial"/>
          <w:b/>
          <w:bCs/>
          <w:color w:val="0070C0"/>
          <w:sz w:val="16"/>
          <w:szCs w:val="16"/>
        </w:rPr>
        <w:t>&lt;</w:t>
      </w:r>
      <w:r w:rsidRPr="0087071D">
        <w:rPr>
          <w:rFonts w:ascii="Arial" w:hAnsi="Arial" w:cs="Arial"/>
          <w:color w:val="0070C0"/>
          <w:sz w:val="16"/>
          <w:szCs w:val="16"/>
        </w:rPr>
        <w:t>Unchanged text is omitted&gt;</w:t>
      </w:r>
    </w:p>
    <w:p w14:paraId="3F356D32" w14:textId="77777777" w:rsidR="00332629" w:rsidRPr="001820A8" w:rsidRDefault="00332629" w:rsidP="00332629">
      <w:pPr>
        <w:ind w:leftChars="300" w:left="600"/>
        <w:rPr>
          <w:b/>
          <w:szCs w:val="16"/>
          <w:lang w:eastAsia="zh-CN"/>
        </w:rPr>
      </w:pPr>
      <w:r w:rsidRPr="001820A8">
        <w:rPr>
          <w:color w:val="FF0000"/>
        </w:rPr>
        <w:t>----------------- End of TP ----------------</w:t>
      </w:r>
    </w:p>
    <w:p w14:paraId="7FAAF3B2" w14:textId="77777777" w:rsidR="00332629" w:rsidRPr="001820A8" w:rsidRDefault="00332629" w:rsidP="00332629">
      <w:pPr>
        <w:rPr>
          <w:rFonts w:eastAsia="MS Mincho"/>
          <w:lang w:eastAsia="ja-JP"/>
        </w:rPr>
      </w:pPr>
    </w:p>
    <w:p w14:paraId="69490516" w14:textId="77777777" w:rsidR="00EE67D8" w:rsidRPr="00EE67D8" w:rsidRDefault="00EE67D8" w:rsidP="00EE67D8">
      <w:pPr>
        <w:rPr>
          <w:lang w:eastAsia="zh-CN"/>
        </w:rPr>
      </w:pPr>
      <w:r w:rsidRPr="00EE67D8">
        <w:rPr>
          <w:highlight w:val="green"/>
          <w:lang w:eastAsia="zh-CN"/>
        </w:rPr>
        <w:t>Agreement</w:t>
      </w:r>
    </w:p>
    <w:p w14:paraId="1D9F67E0" w14:textId="10168E16" w:rsidR="00332629" w:rsidRPr="00EE67D8" w:rsidRDefault="00332629" w:rsidP="00F44FD9">
      <w:pPr>
        <w:pStyle w:val="ListParagraph"/>
        <w:numPr>
          <w:ilvl w:val="0"/>
          <w:numId w:val="135"/>
        </w:numPr>
      </w:pPr>
      <w:r w:rsidRPr="00EE67D8">
        <w:t xml:space="preserve">“Initial TP 2-6-2” in section 7 of </w:t>
      </w:r>
      <w:hyperlink r:id="rId2027" w:history="1">
        <w:r w:rsidR="004371F4">
          <w:rPr>
            <w:rStyle w:val="Hyperlink"/>
          </w:rPr>
          <w:t>R1-2202641</w:t>
        </w:r>
      </w:hyperlink>
      <w:r w:rsidRPr="00EE67D8">
        <w:t xml:space="preserve"> is endorsed for Clause </w:t>
      </w:r>
      <w:r w:rsidRPr="00EE67D8">
        <w:rPr>
          <w:iCs/>
          <w:szCs w:val="21"/>
        </w:rPr>
        <w:t>7.3.1.5.2</w:t>
      </w:r>
      <w:r w:rsidRPr="00EE67D8">
        <w:t xml:space="preserve"> in TS 38.212.</w:t>
      </w:r>
    </w:p>
    <w:p w14:paraId="25A59495" w14:textId="61B9D841" w:rsidR="00332629" w:rsidRPr="00EE67D8" w:rsidRDefault="00332629" w:rsidP="00F44FD9">
      <w:pPr>
        <w:pStyle w:val="ListParagraph"/>
        <w:numPr>
          <w:ilvl w:val="0"/>
          <w:numId w:val="135"/>
        </w:numPr>
      </w:pPr>
      <w:r w:rsidRPr="00EE67D8">
        <w:t xml:space="preserve">“Initial TP 2-6-2” in section 7 of </w:t>
      </w:r>
      <w:hyperlink r:id="rId2028" w:history="1">
        <w:r w:rsidR="004371F4">
          <w:rPr>
            <w:rStyle w:val="Hyperlink"/>
          </w:rPr>
          <w:t>R1-2202641</w:t>
        </w:r>
      </w:hyperlink>
      <w:r w:rsidRPr="00EE67D8">
        <w:t xml:space="preserve"> is endorsed for Clause 7.3.1.5.3 in TS 38.212.</w:t>
      </w:r>
    </w:p>
    <w:p w14:paraId="650715A4" w14:textId="52E4C1EF" w:rsidR="00332629" w:rsidRDefault="00332629" w:rsidP="00F44FD9">
      <w:pPr>
        <w:pStyle w:val="ListParagraph"/>
        <w:numPr>
          <w:ilvl w:val="0"/>
          <w:numId w:val="135"/>
        </w:numPr>
      </w:pPr>
      <w:r w:rsidRPr="00EE67D8">
        <w:t xml:space="preserve">“Initial TP 2-6-3” in section 7 of </w:t>
      </w:r>
      <w:hyperlink r:id="rId2029" w:history="1">
        <w:r w:rsidR="004371F4">
          <w:rPr>
            <w:rStyle w:val="Hyperlink"/>
          </w:rPr>
          <w:t>R1-2202641</w:t>
        </w:r>
      </w:hyperlink>
      <w:r w:rsidRPr="00EE67D8">
        <w:t xml:space="preserve"> is endorsed for Clause 10.2 in TS 38.213.</w:t>
      </w:r>
    </w:p>
    <w:p w14:paraId="7981B51F" w14:textId="77777777" w:rsidR="00332629" w:rsidRPr="0087071D" w:rsidRDefault="00332629" w:rsidP="00332629">
      <w:pPr>
        <w:rPr>
          <w:lang w:eastAsia="zh-CN"/>
        </w:rPr>
      </w:pPr>
      <w:r w:rsidRPr="0087071D">
        <w:rPr>
          <w:highlight w:val="green"/>
          <w:lang w:eastAsia="zh-CN"/>
        </w:rPr>
        <w:t>Agreement</w:t>
      </w:r>
    </w:p>
    <w:p w14:paraId="000E6711" w14:textId="77777777" w:rsidR="00332629" w:rsidRPr="001820A8" w:rsidRDefault="00332629" w:rsidP="0087071D">
      <w:pPr>
        <w:rPr>
          <w:lang w:eastAsia="zh-CN"/>
        </w:rPr>
      </w:pPr>
      <w:r w:rsidRPr="001820A8">
        <w:rPr>
          <w:iCs/>
          <w:szCs w:val="21"/>
        </w:rPr>
        <w:t xml:space="preserve">Regarding rate matching of GC-PDSCH reception, </w:t>
      </w:r>
      <w:r w:rsidRPr="001820A8">
        <w:rPr>
          <w:lang w:eastAsia="zh-CN"/>
        </w:rPr>
        <w:t xml:space="preserve">the UE shall assume that both of indicated resources in clauses 5.1.4.1, 5.1.4.2 and the PRBs containing SS/PBCH block transmission resources are not available for the PDSCH scheduled with G-RNTI for multicast. </w:t>
      </w:r>
    </w:p>
    <w:p w14:paraId="4394B3F1" w14:textId="77777777" w:rsidR="00332629" w:rsidRPr="00766338" w:rsidRDefault="00332629" w:rsidP="00F44FD9">
      <w:pPr>
        <w:pStyle w:val="ListParagraph"/>
        <w:numPr>
          <w:ilvl w:val="0"/>
          <w:numId w:val="133"/>
        </w:numPr>
        <w:autoSpaceDE/>
        <w:autoSpaceDN/>
        <w:adjustRightInd/>
        <w:spacing w:after="0"/>
        <w:rPr>
          <w:lang w:eastAsia="zh-CN"/>
        </w:rPr>
      </w:pPr>
      <w:r w:rsidRPr="00766338">
        <w:rPr>
          <w:lang w:eastAsia="zh-CN"/>
        </w:rPr>
        <w:t>Adopt the following TP for Clause 5.1.4 of TS38.214</w:t>
      </w:r>
    </w:p>
    <w:p w14:paraId="3AC80A4E" w14:textId="77777777" w:rsidR="00332629" w:rsidRPr="001820A8" w:rsidRDefault="00332629" w:rsidP="00332629">
      <w:pPr>
        <w:ind w:leftChars="200" w:left="400"/>
        <w:rPr>
          <w:color w:val="FF0000"/>
        </w:rPr>
      </w:pPr>
      <w:r w:rsidRPr="001820A8">
        <w:rPr>
          <w:color w:val="FF0000"/>
        </w:rPr>
        <w:t>----------------- Start of TP ----------------</w:t>
      </w:r>
    </w:p>
    <w:p w14:paraId="27402D13" w14:textId="77777777" w:rsidR="00332629" w:rsidRPr="0087071D" w:rsidRDefault="00332629" w:rsidP="00332629">
      <w:pPr>
        <w:ind w:leftChars="200" w:left="400"/>
        <w:rPr>
          <w:rFonts w:ascii="Arial" w:hAnsi="Arial" w:cs="Arial"/>
          <w:b/>
          <w:bCs/>
          <w:sz w:val="16"/>
          <w:szCs w:val="16"/>
        </w:rPr>
      </w:pPr>
      <w:r w:rsidRPr="0087071D">
        <w:rPr>
          <w:rFonts w:ascii="Arial" w:hAnsi="Arial" w:cs="Arial"/>
          <w:b/>
          <w:bCs/>
          <w:sz w:val="16"/>
          <w:szCs w:val="16"/>
        </w:rPr>
        <w:t>5.1.4</w:t>
      </w:r>
      <w:r w:rsidRPr="0087071D">
        <w:rPr>
          <w:rFonts w:ascii="Arial" w:hAnsi="Arial" w:cs="Arial"/>
          <w:b/>
          <w:bCs/>
          <w:sz w:val="16"/>
          <w:szCs w:val="16"/>
        </w:rPr>
        <w:tab/>
        <w:t>PDSCH resource mapping</w:t>
      </w:r>
    </w:p>
    <w:p w14:paraId="640E0A77" w14:textId="77777777" w:rsidR="00332629" w:rsidRPr="0087071D" w:rsidRDefault="00332629" w:rsidP="00332629">
      <w:pPr>
        <w:ind w:leftChars="200" w:left="400"/>
        <w:jc w:val="center"/>
        <w:rPr>
          <w:rFonts w:ascii="Arial" w:hAnsi="Arial" w:cs="Arial"/>
          <w:sz w:val="16"/>
          <w:szCs w:val="16"/>
        </w:rPr>
      </w:pPr>
      <w:r w:rsidRPr="0087071D">
        <w:rPr>
          <w:rFonts w:ascii="Arial" w:hAnsi="Arial" w:cs="Arial"/>
          <w:b/>
          <w:bCs/>
          <w:color w:val="0070C0"/>
          <w:sz w:val="16"/>
          <w:szCs w:val="16"/>
        </w:rPr>
        <w:t>&lt;</w:t>
      </w:r>
      <w:r w:rsidRPr="0087071D">
        <w:rPr>
          <w:rFonts w:ascii="Arial" w:hAnsi="Arial" w:cs="Arial"/>
          <w:color w:val="0070C0"/>
          <w:sz w:val="16"/>
          <w:szCs w:val="16"/>
        </w:rPr>
        <w:t>Unchanged text is omitted&gt;</w:t>
      </w:r>
    </w:p>
    <w:p w14:paraId="09B46BE6" w14:textId="77777777" w:rsidR="00332629" w:rsidRPr="0087071D" w:rsidRDefault="00332629" w:rsidP="00332629">
      <w:pPr>
        <w:spacing w:afterLines="50" w:after="120"/>
        <w:ind w:leftChars="200" w:left="400"/>
        <w:rPr>
          <w:rFonts w:ascii="Arial" w:hAnsi="Arial" w:cs="Arial"/>
          <w:sz w:val="16"/>
          <w:szCs w:val="16"/>
        </w:rPr>
      </w:pPr>
      <w:r w:rsidRPr="0087071D">
        <w:rPr>
          <w:rFonts w:ascii="Arial" w:hAnsi="Arial" w:cs="Arial"/>
          <w:sz w:val="16"/>
          <w:szCs w:val="16"/>
        </w:rPr>
        <w:t xml:space="preserve">When receiving the PDSCH </w:t>
      </w:r>
      <w:r w:rsidRPr="0087071D">
        <w:rPr>
          <w:rFonts w:ascii="Arial" w:hAnsi="Arial" w:cs="Arial"/>
          <w:color w:val="000000"/>
          <w:sz w:val="16"/>
          <w:szCs w:val="16"/>
        </w:rPr>
        <w:t>scheduled with SI-RNTI and the system information indicator in DCI is set to 0</w:t>
      </w:r>
      <w:r w:rsidRPr="0087071D">
        <w:rPr>
          <w:rFonts w:ascii="Arial" w:hAnsi="Arial" w:cs="Arial"/>
          <w:sz w:val="16"/>
          <w:szCs w:val="16"/>
        </w:rPr>
        <w:t>, the UE shall assume that no SS/PBCH block is transmitted in REs used by the UE for a reception of the PDSCH.</w:t>
      </w:r>
    </w:p>
    <w:p w14:paraId="699C02E9" w14:textId="77777777" w:rsidR="00332629" w:rsidRPr="0087071D" w:rsidRDefault="00332629" w:rsidP="00332629">
      <w:pPr>
        <w:spacing w:afterLines="50" w:after="120"/>
        <w:ind w:leftChars="200" w:left="400"/>
        <w:rPr>
          <w:rFonts w:ascii="Arial" w:hAnsi="Arial" w:cs="Arial"/>
          <w:sz w:val="16"/>
          <w:szCs w:val="16"/>
        </w:rPr>
      </w:pPr>
      <w:r w:rsidRPr="0087071D">
        <w:rPr>
          <w:rFonts w:ascii="Arial" w:hAnsi="Arial" w:cs="Arial"/>
          <w:sz w:val="16"/>
          <w:szCs w:val="16"/>
        </w:rPr>
        <w:t xml:space="preserve">When receiving the PDSCH </w:t>
      </w:r>
      <w:r w:rsidRPr="0087071D">
        <w:rPr>
          <w:rFonts w:ascii="Arial" w:hAnsi="Arial" w:cs="Arial"/>
          <w:color w:val="000000"/>
          <w:sz w:val="16"/>
          <w:szCs w:val="16"/>
        </w:rPr>
        <w:t>scheduled with SI-RNTI and the system information indicator in DCI is set to 1, RA-RNTI, MSGB-RNTI</w:t>
      </w:r>
      <w:r w:rsidRPr="0087071D">
        <w:rPr>
          <w:rStyle w:val="CommentReference"/>
          <w:rFonts w:ascii="Arial" w:hAnsi="Arial" w:cs="Arial"/>
        </w:rPr>
        <w:t xml:space="preserve">, </w:t>
      </w:r>
      <w:r w:rsidRPr="0087071D">
        <w:rPr>
          <w:rFonts w:ascii="Arial" w:hAnsi="Arial" w:cs="Arial"/>
          <w:color w:val="000000"/>
          <w:sz w:val="16"/>
          <w:szCs w:val="16"/>
        </w:rPr>
        <w:t xml:space="preserve">P-RNTI </w:t>
      </w:r>
      <w:r w:rsidRPr="0087071D">
        <w:rPr>
          <w:rFonts w:ascii="Arial" w:hAnsi="Arial" w:cs="Arial"/>
          <w:sz w:val="16"/>
          <w:szCs w:val="16"/>
        </w:rPr>
        <w:t>or</w:t>
      </w:r>
      <w:r w:rsidRPr="0087071D">
        <w:rPr>
          <w:rFonts w:ascii="Arial" w:hAnsi="Arial" w:cs="Arial"/>
          <w:color w:val="000000"/>
          <w:sz w:val="16"/>
          <w:szCs w:val="16"/>
        </w:rPr>
        <w:t xml:space="preserve"> TC-RNTI</w:t>
      </w:r>
      <w:r w:rsidRPr="0087071D">
        <w:rPr>
          <w:rFonts w:ascii="Arial" w:hAnsi="Arial" w:cs="Arial"/>
          <w:sz w:val="16"/>
          <w:szCs w:val="16"/>
        </w:rPr>
        <w:t xml:space="preserve">, the UE assumes SS/PBCH block transmission according to </w:t>
      </w:r>
      <w:r w:rsidRPr="0087071D">
        <w:rPr>
          <w:rFonts w:ascii="Arial" w:hAnsi="Arial" w:cs="Arial"/>
          <w:i/>
          <w:color w:val="000000"/>
          <w:sz w:val="16"/>
          <w:szCs w:val="16"/>
        </w:rPr>
        <w:t>ssb-PositionsInBurst</w:t>
      </w:r>
      <w:r w:rsidRPr="0087071D">
        <w:rPr>
          <w:rFonts w:ascii="Arial" w:hAnsi="Arial" w:cs="Arial"/>
          <w:sz w:val="16"/>
          <w:szCs w:val="16"/>
        </w:rPr>
        <w:t xml:space="preserve">, and if the PDSCH resource allocation overlaps with PRBs containing SS/PBCH block transmission resources the UE shall assume that </w:t>
      </w:r>
      <w:r w:rsidRPr="0087071D">
        <w:rPr>
          <w:rFonts w:ascii="Arial" w:hAnsi="Arial" w:cs="Arial"/>
          <w:color w:val="000000"/>
          <w:sz w:val="16"/>
          <w:szCs w:val="16"/>
        </w:rPr>
        <w:t>the PRBs containing SS/PBCH block transmission resources are not available for PDSCH</w:t>
      </w:r>
      <w:r w:rsidRPr="0087071D">
        <w:rPr>
          <w:rFonts w:ascii="Arial" w:hAnsi="Arial" w:cs="Arial"/>
          <w:sz w:val="16"/>
          <w:szCs w:val="16"/>
        </w:rPr>
        <w:t xml:space="preserve"> in the OFDM symbols where SS/PBCH block is transmitted.</w:t>
      </w:r>
    </w:p>
    <w:p w14:paraId="212892DE" w14:textId="77777777" w:rsidR="00332629" w:rsidRPr="0087071D" w:rsidRDefault="00332629" w:rsidP="00332629">
      <w:pPr>
        <w:spacing w:afterLines="50" w:after="120"/>
        <w:ind w:leftChars="200" w:left="400"/>
        <w:rPr>
          <w:rFonts w:ascii="Arial" w:hAnsi="Arial" w:cs="Arial"/>
          <w:color w:val="000000"/>
          <w:sz w:val="16"/>
          <w:szCs w:val="16"/>
        </w:rPr>
      </w:pPr>
      <w:r w:rsidRPr="0087071D">
        <w:rPr>
          <w:rFonts w:ascii="Arial" w:hAnsi="Arial" w:cs="Arial"/>
          <w:color w:val="000000"/>
          <w:sz w:val="16"/>
          <w:szCs w:val="16"/>
        </w:rPr>
        <w:t xml:space="preserve">A UE expects a configuration provided by </w:t>
      </w:r>
      <w:r w:rsidRPr="0087071D">
        <w:rPr>
          <w:rFonts w:ascii="Arial" w:hAnsi="Arial" w:cs="Arial"/>
          <w:i/>
          <w:color w:val="000000"/>
          <w:sz w:val="16"/>
          <w:szCs w:val="16"/>
        </w:rPr>
        <w:t>ssb-PositionsInBurst</w:t>
      </w:r>
      <w:r w:rsidRPr="0087071D">
        <w:rPr>
          <w:rFonts w:ascii="Arial" w:hAnsi="Arial" w:cs="Arial"/>
          <w:color w:val="000000"/>
          <w:sz w:val="16"/>
          <w:szCs w:val="16"/>
        </w:rPr>
        <w:t xml:space="preserve"> in </w:t>
      </w:r>
      <w:r w:rsidRPr="0087071D">
        <w:rPr>
          <w:rFonts w:ascii="Arial" w:hAnsi="Arial" w:cs="Arial"/>
          <w:i/>
          <w:color w:val="000000"/>
          <w:sz w:val="16"/>
          <w:szCs w:val="16"/>
        </w:rPr>
        <w:t>ServingCellConfigCommon</w:t>
      </w:r>
      <w:r w:rsidRPr="0087071D">
        <w:rPr>
          <w:rFonts w:ascii="Arial" w:hAnsi="Arial" w:cs="Arial"/>
          <w:color w:val="000000"/>
          <w:sz w:val="16"/>
          <w:szCs w:val="16"/>
        </w:rPr>
        <w:t xml:space="preserve"> to be same as a configuration provided by </w:t>
      </w:r>
      <w:r w:rsidRPr="0087071D">
        <w:rPr>
          <w:rFonts w:ascii="Arial" w:hAnsi="Arial" w:cs="Arial"/>
          <w:i/>
          <w:color w:val="000000"/>
          <w:sz w:val="16"/>
          <w:szCs w:val="16"/>
        </w:rPr>
        <w:t>ssb-PositionsInBurst</w:t>
      </w:r>
      <w:r w:rsidRPr="0087071D">
        <w:rPr>
          <w:rFonts w:ascii="Arial" w:hAnsi="Arial" w:cs="Arial"/>
          <w:color w:val="000000"/>
          <w:sz w:val="16"/>
          <w:szCs w:val="16"/>
        </w:rPr>
        <w:t xml:space="preserve"> in </w:t>
      </w:r>
      <w:r w:rsidRPr="0087071D">
        <w:rPr>
          <w:rFonts w:ascii="Arial" w:hAnsi="Arial" w:cs="Arial"/>
          <w:i/>
          <w:color w:val="000000"/>
          <w:sz w:val="16"/>
          <w:szCs w:val="16"/>
        </w:rPr>
        <w:t>SIB1</w:t>
      </w:r>
      <w:r w:rsidRPr="0087071D">
        <w:rPr>
          <w:rFonts w:ascii="Arial" w:hAnsi="Arial" w:cs="Arial"/>
          <w:color w:val="000000"/>
          <w:sz w:val="16"/>
          <w:szCs w:val="16"/>
        </w:rPr>
        <w:t>.</w:t>
      </w:r>
    </w:p>
    <w:p w14:paraId="2C97098B" w14:textId="77777777" w:rsidR="00332629" w:rsidRPr="0087071D" w:rsidRDefault="00332629" w:rsidP="00332629">
      <w:pPr>
        <w:spacing w:afterLines="50" w:after="120"/>
        <w:ind w:leftChars="200" w:left="400"/>
        <w:rPr>
          <w:rFonts w:ascii="Arial" w:hAnsi="Arial" w:cs="Arial"/>
          <w:color w:val="000000"/>
          <w:sz w:val="16"/>
          <w:szCs w:val="16"/>
        </w:rPr>
      </w:pPr>
      <w:r w:rsidRPr="0087071D">
        <w:rPr>
          <w:rFonts w:ascii="Arial" w:hAnsi="Arial" w:cs="Arial"/>
          <w:color w:val="000000"/>
          <w:sz w:val="16"/>
          <w:szCs w:val="16"/>
        </w:rPr>
        <w:t>When receiving PDSCH scheduled by PDCCH with CRC scrambled by C-RNTI, MCS-C-RNTI, CS-RNTI</w:t>
      </w:r>
      <w:r w:rsidRPr="0087071D">
        <w:rPr>
          <w:rFonts w:ascii="Arial" w:hAnsi="Arial" w:cs="Arial"/>
          <w:color w:val="FF0000"/>
          <w:sz w:val="16"/>
          <w:szCs w:val="16"/>
          <w:u w:val="single"/>
        </w:rPr>
        <w:t>, G-RNTI for multicast</w:t>
      </w:r>
      <w:r w:rsidRPr="0087071D">
        <w:rPr>
          <w:rFonts w:ascii="Arial" w:hAnsi="Arial" w:cs="Arial"/>
          <w:color w:val="000000"/>
          <w:sz w:val="16"/>
          <w:szCs w:val="16"/>
        </w:rPr>
        <w:t xml:space="preserve"> or PDSCHs with SPS, the REs corresponding to the configured or dynamically indicated resources in Clauses 5.1.4.1, 5.1.4.2 are not available for PDSCH. Furthermore, the UE assumes SS/PBCH block transmission according to </w:t>
      </w:r>
      <w:r w:rsidRPr="0087071D">
        <w:rPr>
          <w:rFonts w:ascii="Arial" w:hAnsi="Arial" w:cs="Arial"/>
          <w:i/>
          <w:color w:val="000000"/>
          <w:sz w:val="16"/>
          <w:szCs w:val="16"/>
        </w:rPr>
        <w:t>ssb-PositionsInBurst</w:t>
      </w:r>
      <w:r w:rsidRPr="0087071D">
        <w:rPr>
          <w:rFonts w:ascii="Arial" w:hAnsi="Arial" w:cs="Arial"/>
          <w:color w:val="000000"/>
          <w:sz w:val="16"/>
          <w:szCs w:val="16"/>
        </w:rPr>
        <w:t xml:space="preserve"> if the PDSCH resource allocation overlaps with PRBs containing SS/PBCH block transmission resources, </w:t>
      </w:r>
      <w:r w:rsidRPr="0087071D">
        <w:rPr>
          <w:rFonts w:ascii="Arial" w:hAnsi="Arial" w:cs="Arial"/>
          <w:color w:val="FF0000"/>
          <w:sz w:val="16"/>
          <w:szCs w:val="16"/>
          <w:u w:val="single"/>
        </w:rPr>
        <w:t>and</w:t>
      </w:r>
      <w:r w:rsidRPr="0087071D">
        <w:rPr>
          <w:rFonts w:ascii="Arial" w:hAnsi="Arial" w:cs="Arial"/>
          <w:color w:val="FF0000"/>
          <w:sz w:val="16"/>
          <w:szCs w:val="16"/>
        </w:rPr>
        <w:t xml:space="preserve"> </w:t>
      </w:r>
      <w:r w:rsidRPr="0087071D">
        <w:rPr>
          <w:rFonts w:ascii="Arial" w:hAnsi="Arial" w:cs="Arial"/>
          <w:color w:val="000000"/>
          <w:sz w:val="16"/>
          <w:szCs w:val="16"/>
        </w:rPr>
        <w:t xml:space="preserve">the UE shall assume that the PRBs containing SS/PBCH block transmission resources are not available for PDSCH in the OFDM symbols where SS/PBCH block is transmitted. </w:t>
      </w:r>
    </w:p>
    <w:p w14:paraId="3955EA7F" w14:textId="77777777" w:rsidR="00332629" w:rsidRPr="0087071D" w:rsidRDefault="00332629" w:rsidP="00332629">
      <w:pPr>
        <w:ind w:leftChars="200" w:left="400"/>
        <w:jc w:val="center"/>
        <w:rPr>
          <w:rFonts w:ascii="Arial" w:hAnsi="Arial" w:cs="Arial"/>
          <w:sz w:val="16"/>
          <w:szCs w:val="16"/>
        </w:rPr>
      </w:pPr>
      <w:r w:rsidRPr="0087071D">
        <w:rPr>
          <w:rFonts w:ascii="Arial" w:hAnsi="Arial" w:cs="Arial"/>
          <w:b/>
          <w:bCs/>
          <w:color w:val="0070C0"/>
          <w:sz w:val="16"/>
          <w:szCs w:val="16"/>
        </w:rPr>
        <w:t>&lt;</w:t>
      </w:r>
      <w:r w:rsidRPr="0087071D">
        <w:rPr>
          <w:rFonts w:ascii="Arial" w:hAnsi="Arial" w:cs="Arial"/>
          <w:color w:val="0070C0"/>
          <w:sz w:val="16"/>
          <w:szCs w:val="16"/>
        </w:rPr>
        <w:t>Unchanged text is omitted&gt;</w:t>
      </w:r>
    </w:p>
    <w:p w14:paraId="3011CB2D" w14:textId="77777777" w:rsidR="00332629" w:rsidRPr="001820A8" w:rsidRDefault="00332629" w:rsidP="00332629">
      <w:pPr>
        <w:ind w:leftChars="200" w:left="400"/>
        <w:rPr>
          <w:b/>
          <w:szCs w:val="16"/>
          <w:lang w:eastAsia="zh-CN"/>
        </w:rPr>
      </w:pPr>
      <w:r w:rsidRPr="001820A8">
        <w:rPr>
          <w:color w:val="FF0000"/>
        </w:rPr>
        <w:t>----------------- End of TP ----------------</w:t>
      </w:r>
    </w:p>
    <w:p w14:paraId="35AC4A4D" w14:textId="77777777" w:rsidR="00332629" w:rsidRPr="001820A8" w:rsidRDefault="00332629" w:rsidP="00332629"/>
    <w:p w14:paraId="49AEC4F9" w14:textId="7C6B12AC" w:rsidR="0087071D" w:rsidRDefault="0087071D" w:rsidP="0087071D">
      <w:pPr>
        <w:rPr>
          <w:lang w:eastAsia="x-none"/>
        </w:rPr>
      </w:pPr>
      <w:bookmarkStart w:id="289" w:name="_Hlk96668742"/>
      <w:r w:rsidRPr="00332629">
        <w:rPr>
          <w:b/>
          <w:bCs/>
          <w:lang w:eastAsia="x-none"/>
        </w:rPr>
        <w:t>Decision:</w:t>
      </w:r>
      <w:r>
        <w:rPr>
          <w:lang w:eastAsia="x-none"/>
        </w:rPr>
        <w:t xml:space="preserve"> As per email decision posted on Feb 26</w:t>
      </w:r>
      <w:r w:rsidRPr="0087071D">
        <w:rPr>
          <w:vertAlign w:val="superscript"/>
          <w:lang w:eastAsia="x-none"/>
        </w:rPr>
        <w:t>th</w:t>
      </w:r>
      <w:r>
        <w:rPr>
          <w:lang w:eastAsia="x-none"/>
        </w:rPr>
        <w:t>,</w:t>
      </w:r>
    </w:p>
    <w:p w14:paraId="1C044C5F" w14:textId="77777777" w:rsidR="00332629" w:rsidRPr="0087071D" w:rsidRDefault="00332629" w:rsidP="00332629">
      <w:pPr>
        <w:rPr>
          <w:lang w:eastAsia="zh-CN"/>
        </w:rPr>
      </w:pPr>
      <w:r w:rsidRPr="0087071D">
        <w:rPr>
          <w:highlight w:val="green"/>
          <w:lang w:eastAsia="zh-CN"/>
        </w:rPr>
        <w:t>Agreement</w:t>
      </w:r>
    </w:p>
    <w:p w14:paraId="6BF28CA9" w14:textId="77777777" w:rsidR="00332629" w:rsidRDefault="00332629" w:rsidP="00332629">
      <w:pPr>
        <w:rPr>
          <w:lang w:eastAsia="zh-CN"/>
        </w:rPr>
      </w:pPr>
      <w:r w:rsidRPr="00525C61">
        <w:rPr>
          <w:lang w:eastAsia="zh-CN"/>
        </w:rPr>
        <w:t xml:space="preserve">Regarding the number of DCIs that a UE can process in a slot or span, MBS broadcast DCI </w:t>
      </w:r>
      <w:r w:rsidRPr="008008D6">
        <w:rPr>
          <w:lang w:eastAsia="zh-CN"/>
        </w:rPr>
        <w:t xml:space="preserve">monitored by the UE </w:t>
      </w:r>
      <w:r w:rsidRPr="00525C61">
        <w:rPr>
          <w:lang w:eastAsia="zh-CN"/>
        </w:rPr>
        <w:t>is treated as unicast DCI scheduling DL following the current feature group 3-1/3-5a/3-5b</w:t>
      </w:r>
      <w:r w:rsidRPr="008D3EE9">
        <w:rPr>
          <w:lang w:eastAsia="zh-CN"/>
        </w:rPr>
        <w:t xml:space="preserve"> for RRC_CONNECTED UEs.</w:t>
      </w:r>
    </w:p>
    <w:p w14:paraId="530B196B" w14:textId="77777777" w:rsidR="00332629" w:rsidRDefault="00332629" w:rsidP="00332629">
      <w:pPr>
        <w:rPr>
          <w:lang w:eastAsia="zh-CN"/>
        </w:rPr>
      </w:pPr>
    </w:p>
    <w:p w14:paraId="6BDAF89B" w14:textId="77777777" w:rsidR="00332629" w:rsidRPr="0087071D" w:rsidRDefault="00332629" w:rsidP="00332629">
      <w:pPr>
        <w:rPr>
          <w:lang w:eastAsia="zh-CN"/>
        </w:rPr>
      </w:pPr>
      <w:r w:rsidRPr="0087071D">
        <w:rPr>
          <w:highlight w:val="green"/>
          <w:lang w:eastAsia="zh-CN"/>
        </w:rPr>
        <w:t>Agreement</w:t>
      </w:r>
    </w:p>
    <w:p w14:paraId="4A80513D" w14:textId="77777777" w:rsidR="00332629" w:rsidRPr="001820A8" w:rsidRDefault="00332629" w:rsidP="00332629">
      <w:pPr>
        <w:rPr>
          <w:iCs/>
          <w:szCs w:val="21"/>
        </w:rPr>
      </w:pPr>
      <w:r w:rsidRPr="001820A8">
        <w:rPr>
          <w:iCs/>
          <w:szCs w:val="21"/>
        </w:rPr>
        <w:t xml:space="preserve">Adopt the following TP for Clause </w:t>
      </w:r>
      <w:r w:rsidRPr="00B53781">
        <w:rPr>
          <w:lang w:eastAsia="zh-CN"/>
        </w:rPr>
        <w:t>7.3.1.5.3</w:t>
      </w:r>
      <w:r w:rsidRPr="001820A8">
        <w:rPr>
          <w:iCs/>
          <w:szCs w:val="21"/>
        </w:rPr>
        <w:t xml:space="preserve"> in TS 38.21</w:t>
      </w:r>
      <w:r>
        <w:rPr>
          <w:iCs/>
          <w:szCs w:val="21"/>
        </w:rPr>
        <w:t>2</w:t>
      </w:r>
      <w:r w:rsidRPr="001820A8">
        <w:rPr>
          <w:iCs/>
          <w:szCs w:val="21"/>
        </w:rPr>
        <w:t>:</w:t>
      </w:r>
    </w:p>
    <w:p w14:paraId="37B95F9C" w14:textId="77777777" w:rsidR="00332629" w:rsidRPr="001820A8" w:rsidRDefault="00332629" w:rsidP="00332629">
      <w:pPr>
        <w:ind w:leftChars="200" w:left="400"/>
        <w:jc w:val="center"/>
        <w:rPr>
          <w:color w:val="FF0000"/>
        </w:rPr>
      </w:pPr>
      <w:r w:rsidRPr="001820A8">
        <w:rPr>
          <w:color w:val="FF0000"/>
        </w:rPr>
        <w:t>----------------- Start of TP ----------------</w:t>
      </w:r>
    </w:p>
    <w:p w14:paraId="5D95C454" w14:textId="77777777" w:rsidR="00332629" w:rsidRPr="0087071D" w:rsidRDefault="00332629" w:rsidP="0087071D">
      <w:pPr>
        <w:widowControl w:val="0"/>
        <w:ind w:leftChars="200" w:left="400"/>
        <w:rPr>
          <w:rFonts w:ascii="Arial" w:hAnsi="Arial" w:cs="Arial"/>
          <w:b/>
          <w:bCs/>
          <w:sz w:val="16"/>
          <w:szCs w:val="16"/>
          <w:highlight w:val="yellow"/>
          <w:lang w:eastAsia="zh-CN"/>
        </w:rPr>
      </w:pPr>
      <w:r w:rsidRPr="0087071D">
        <w:rPr>
          <w:rFonts w:ascii="Arial" w:hAnsi="Arial" w:cs="Arial"/>
          <w:b/>
          <w:bCs/>
          <w:sz w:val="16"/>
          <w:szCs w:val="16"/>
          <w:lang w:eastAsia="zh-CN"/>
        </w:rPr>
        <w:t>7.3.1.5.3</w:t>
      </w:r>
      <w:r w:rsidRPr="0087071D">
        <w:rPr>
          <w:rFonts w:ascii="Arial" w:hAnsi="Arial" w:cs="Arial"/>
          <w:b/>
          <w:bCs/>
          <w:sz w:val="16"/>
          <w:szCs w:val="16"/>
          <w:lang w:eastAsia="zh-CN"/>
        </w:rPr>
        <w:tab/>
        <w:t xml:space="preserve"> Format 4_2</w:t>
      </w:r>
    </w:p>
    <w:p w14:paraId="5599B07E" w14:textId="77777777" w:rsidR="00332629" w:rsidRPr="0087071D" w:rsidRDefault="00332629" w:rsidP="0087071D">
      <w:pPr>
        <w:ind w:leftChars="200" w:left="400"/>
        <w:jc w:val="center"/>
        <w:rPr>
          <w:rFonts w:ascii="Arial" w:hAnsi="Arial" w:cs="Arial"/>
          <w:sz w:val="16"/>
          <w:szCs w:val="16"/>
        </w:rPr>
      </w:pPr>
      <w:r w:rsidRPr="0087071D">
        <w:rPr>
          <w:rFonts w:ascii="Arial" w:hAnsi="Arial" w:cs="Arial"/>
          <w:b/>
          <w:bCs/>
          <w:color w:val="0070C0"/>
          <w:sz w:val="16"/>
          <w:szCs w:val="16"/>
        </w:rPr>
        <w:t>&lt;</w:t>
      </w:r>
      <w:r w:rsidRPr="0087071D">
        <w:rPr>
          <w:rFonts w:ascii="Arial" w:hAnsi="Arial" w:cs="Arial"/>
          <w:color w:val="0070C0"/>
          <w:sz w:val="16"/>
          <w:szCs w:val="16"/>
        </w:rPr>
        <w:t>Unchanged text is omitted&gt;</w:t>
      </w:r>
    </w:p>
    <w:p w14:paraId="0414B3C9" w14:textId="77777777" w:rsidR="00332629" w:rsidRPr="0087071D" w:rsidRDefault="00332629" w:rsidP="0087071D">
      <w:pPr>
        <w:pStyle w:val="B1"/>
        <w:spacing w:after="0"/>
        <w:ind w:leftChars="342" w:left="968"/>
        <w:rPr>
          <w:rFonts w:ascii="Arial" w:hAnsi="Arial" w:cs="Arial"/>
          <w:sz w:val="16"/>
          <w:szCs w:val="16"/>
          <w:lang w:eastAsia="zh-CN"/>
        </w:rPr>
      </w:pPr>
      <w:r w:rsidRPr="0087071D">
        <w:rPr>
          <w:rFonts w:ascii="Arial" w:hAnsi="Arial" w:cs="Arial"/>
          <w:sz w:val="16"/>
          <w:szCs w:val="16"/>
        </w:rPr>
        <w:t>-</w:t>
      </w:r>
      <w:r w:rsidRPr="0087071D">
        <w:rPr>
          <w:rFonts w:ascii="Arial" w:hAnsi="Arial" w:cs="Arial"/>
          <w:sz w:val="16"/>
          <w:szCs w:val="16"/>
        </w:rPr>
        <w:tab/>
      </w:r>
      <w:r w:rsidRPr="0087071D">
        <w:rPr>
          <w:rFonts w:ascii="Arial" w:hAnsi="Arial" w:cs="Arial"/>
          <w:sz w:val="16"/>
          <w:szCs w:val="16"/>
          <w:lang w:eastAsia="zh-CN"/>
        </w:rPr>
        <w:t xml:space="preserve">Rate matching indicator – 0, 1, or 2 bits according to higher layer parameters </w:t>
      </w:r>
      <w:r w:rsidRPr="0087071D">
        <w:rPr>
          <w:rFonts w:ascii="Arial" w:hAnsi="Arial" w:cs="Arial"/>
          <w:i/>
          <w:sz w:val="16"/>
          <w:szCs w:val="16"/>
        </w:rPr>
        <w:t>rateMatchPattern</w:t>
      </w:r>
      <w:r w:rsidRPr="0087071D">
        <w:rPr>
          <w:rFonts w:ascii="Arial" w:hAnsi="Arial" w:cs="Arial"/>
          <w:i/>
          <w:sz w:val="16"/>
          <w:szCs w:val="16"/>
          <w:lang w:eastAsia="zh-CN"/>
        </w:rPr>
        <w:t>Group1</w:t>
      </w:r>
      <w:r w:rsidRPr="0087071D">
        <w:rPr>
          <w:rFonts w:ascii="Arial" w:hAnsi="Arial" w:cs="Arial"/>
          <w:sz w:val="16"/>
          <w:szCs w:val="16"/>
          <w:lang w:eastAsia="zh-CN"/>
        </w:rPr>
        <w:t xml:space="preserve"> and</w:t>
      </w:r>
      <w:r w:rsidRPr="0087071D">
        <w:rPr>
          <w:rFonts w:ascii="Arial" w:hAnsi="Arial" w:cs="Arial"/>
          <w:i/>
          <w:sz w:val="16"/>
          <w:szCs w:val="16"/>
        </w:rPr>
        <w:t xml:space="preserve"> rateMatchPattern</w:t>
      </w:r>
      <w:r w:rsidRPr="0087071D">
        <w:rPr>
          <w:rFonts w:ascii="Arial" w:hAnsi="Arial" w:cs="Arial"/>
          <w:i/>
          <w:sz w:val="16"/>
          <w:szCs w:val="16"/>
          <w:lang w:eastAsia="zh-CN"/>
        </w:rPr>
        <w:t xml:space="preserve">Group2 </w:t>
      </w:r>
      <w:r w:rsidRPr="0087071D">
        <w:rPr>
          <w:rFonts w:ascii="Arial" w:hAnsi="Arial" w:cs="Arial"/>
          <w:sz w:val="16"/>
          <w:szCs w:val="16"/>
          <w:lang w:eastAsia="zh-CN"/>
        </w:rPr>
        <w:t>in</w:t>
      </w:r>
      <w:r w:rsidRPr="0087071D">
        <w:rPr>
          <w:rFonts w:ascii="Arial" w:hAnsi="Arial" w:cs="Arial"/>
          <w:i/>
          <w:sz w:val="16"/>
          <w:szCs w:val="16"/>
          <w:lang w:eastAsia="zh-CN"/>
        </w:rPr>
        <w:t xml:space="preserve"> PDSCH-Config-Multicast</w:t>
      </w:r>
      <w:r w:rsidRPr="0087071D">
        <w:rPr>
          <w:rFonts w:ascii="Arial" w:hAnsi="Arial" w:cs="Arial"/>
          <w:sz w:val="16"/>
          <w:szCs w:val="16"/>
          <w:lang w:eastAsia="zh-CN"/>
        </w:rPr>
        <w:t xml:space="preserve">, where the MSB is used to indicate </w:t>
      </w:r>
      <w:r w:rsidRPr="0087071D">
        <w:rPr>
          <w:rFonts w:ascii="Arial" w:hAnsi="Arial" w:cs="Arial"/>
          <w:i/>
          <w:sz w:val="16"/>
          <w:szCs w:val="16"/>
          <w:lang w:eastAsia="zh-CN"/>
        </w:rPr>
        <w:t>rateMatchPatternGroup1</w:t>
      </w:r>
      <w:r w:rsidRPr="0087071D">
        <w:rPr>
          <w:rFonts w:ascii="Arial" w:hAnsi="Arial" w:cs="Arial"/>
          <w:sz w:val="16"/>
          <w:szCs w:val="16"/>
          <w:lang w:eastAsia="zh-CN"/>
        </w:rPr>
        <w:t xml:space="preserve"> and the LSB is used to indicate </w:t>
      </w:r>
      <w:r w:rsidRPr="0087071D">
        <w:rPr>
          <w:rFonts w:ascii="Arial" w:hAnsi="Arial" w:cs="Arial"/>
          <w:i/>
          <w:sz w:val="16"/>
          <w:szCs w:val="16"/>
          <w:lang w:eastAsia="zh-CN"/>
        </w:rPr>
        <w:t>rateMatchPatternGroup2</w:t>
      </w:r>
      <w:r w:rsidRPr="0087071D">
        <w:rPr>
          <w:rFonts w:ascii="Arial" w:hAnsi="Arial" w:cs="Arial"/>
          <w:sz w:val="16"/>
          <w:szCs w:val="16"/>
          <w:lang w:eastAsia="zh-CN"/>
        </w:rPr>
        <w:t xml:space="preserve"> when there are two groups.</w:t>
      </w:r>
    </w:p>
    <w:p w14:paraId="2941C99D" w14:textId="3538B5FC" w:rsidR="00332629" w:rsidRPr="0087071D" w:rsidRDefault="00332629" w:rsidP="0087071D">
      <w:pPr>
        <w:pStyle w:val="B1"/>
        <w:spacing w:after="0"/>
        <w:ind w:leftChars="342" w:left="968"/>
        <w:rPr>
          <w:rFonts w:ascii="Arial" w:hAnsi="Arial" w:cs="Arial"/>
          <w:sz w:val="16"/>
          <w:szCs w:val="16"/>
          <w:lang w:eastAsia="zh-CN"/>
        </w:rPr>
      </w:pPr>
      <w:r w:rsidRPr="0087071D">
        <w:rPr>
          <w:rFonts w:ascii="Arial" w:hAnsi="Arial" w:cs="Arial"/>
          <w:sz w:val="16"/>
          <w:szCs w:val="16"/>
          <w:lang w:eastAsia="zh-CN"/>
        </w:rPr>
        <w:lastRenderedPageBreak/>
        <w:t>-</w:t>
      </w:r>
      <w:r w:rsidRPr="0087071D">
        <w:rPr>
          <w:rFonts w:ascii="Arial" w:hAnsi="Arial" w:cs="Arial"/>
          <w:sz w:val="16"/>
          <w:szCs w:val="16"/>
          <w:lang w:eastAsia="zh-CN"/>
        </w:rPr>
        <w:tab/>
        <w:t xml:space="preserve">ZP CSI-RS trigger – 0, 1, or 2 bits as defined in Clause 5.1.4.2 of [6, TS 38.214]. The bitwidth for this field is determined as </w:t>
      </w:r>
      <m:oMath>
        <m:d>
          <m:dPr>
            <m:begChr m:val="⌈"/>
            <m:endChr m:val="⌉"/>
            <m:ctrlPr>
              <w:rPr>
                <w:rFonts w:ascii="Cambria Math" w:hAnsi="Cambria Math" w:cs="Arial"/>
                <w:sz w:val="16"/>
                <w:szCs w:val="16"/>
              </w:rPr>
            </m:ctrlPr>
          </m:dPr>
          <m:e>
            <m:func>
              <m:funcPr>
                <m:ctrlPr>
                  <w:rPr>
                    <w:rFonts w:ascii="Cambria Math" w:hAnsi="Cambria Math" w:cs="Arial"/>
                    <w:i/>
                    <w:sz w:val="16"/>
                    <w:szCs w:val="16"/>
                  </w:rPr>
                </m:ctrlPr>
              </m:funcPr>
              <m:fName>
                <m:sSub>
                  <m:sSubPr>
                    <m:ctrlPr>
                      <w:rPr>
                        <w:rFonts w:ascii="Cambria Math" w:hAnsi="Cambria Math" w:cs="Arial"/>
                        <w:i/>
                        <w:sz w:val="16"/>
                        <w:szCs w:val="16"/>
                      </w:rPr>
                    </m:ctrlPr>
                  </m:sSubPr>
                  <m:e>
                    <m:r>
                      <m:rPr>
                        <m:sty m:val="p"/>
                      </m:rPr>
                      <w:rPr>
                        <w:rFonts w:ascii="Cambria Math" w:hAnsi="Cambria Math" w:cs="Arial"/>
                        <w:sz w:val="16"/>
                        <w:szCs w:val="16"/>
                      </w:rPr>
                      <m:t>log</m:t>
                    </m:r>
                  </m:e>
                  <m:sub>
                    <m:r>
                      <w:rPr>
                        <w:rFonts w:ascii="Cambria Math" w:hAnsi="Cambria Math" w:cs="Arial"/>
                        <w:sz w:val="16"/>
                        <w:szCs w:val="16"/>
                      </w:rPr>
                      <m:t>2</m:t>
                    </m:r>
                  </m:sub>
                </m:sSub>
              </m:fName>
              <m:e>
                <m:r>
                  <w:rPr>
                    <w:rFonts w:ascii="Cambria Math" w:hAnsi="Cambria Math" w:cs="Arial"/>
                    <w:sz w:val="16"/>
                    <w:szCs w:val="16"/>
                  </w:rPr>
                  <m:t>(</m:t>
                </m:r>
                <m:sSub>
                  <m:sSubPr>
                    <m:ctrlPr>
                      <w:rPr>
                        <w:rFonts w:ascii="Cambria Math" w:hAnsi="Cambria Math" w:cs="Arial"/>
                        <w:i/>
                        <w:sz w:val="16"/>
                        <w:szCs w:val="16"/>
                      </w:rPr>
                    </m:ctrlPr>
                  </m:sSubPr>
                  <m:e>
                    <m:r>
                      <w:rPr>
                        <w:rFonts w:ascii="Cambria Math" w:hAnsi="Cambria Math" w:cs="Arial"/>
                        <w:sz w:val="16"/>
                        <w:szCs w:val="16"/>
                      </w:rPr>
                      <m:t>n</m:t>
                    </m:r>
                  </m:e>
                  <m:sub>
                    <m:r>
                      <w:rPr>
                        <w:rFonts w:ascii="Cambria Math" w:hAnsi="Cambria Math" w:cs="Arial"/>
                        <w:sz w:val="16"/>
                        <w:szCs w:val="16"/>
                      </w:rPr>
                      <m:t>ZP</m:t>
                    </m:r>
                  </m:sub>
                </m:sSub>
                <m:r>
                  <w:rPr>
                    <w:rFonts w:ascii="Cambria Math" w:hAnsi="Cambria Math" w:cs="Arial"/>
                    <w:sz w:val="16"/>
                    <w:szCs w:val="16"/>
                  </w:rPr>
                  <m:t>+1)</m:t>
                </m:r>
              </m:e>
            </m:func>
          </m:e>
        </m:d>
      </m:oMath>
      <w:r w:rsidRPr="0087071D">
        <w:rPr>
          <w:rFonts w:ascii="Arial" w:hAnsi="Arial" w:cs="Arial"/>
          <w:sz w:val="16"/>
          <w:szCs w:val="16"/>
          <w:lang w:eastAsia="zh-CN"/>
        </w:rPr>
        <w:t xml:space="preserve"> </w:t>
      </w:r>
      <w:r w:rsidRPr="0087071D">
        <w:rPr>
          <w:rFonts w:ascii="Arial" w:hAnsi="Arial" w:cs="Arial"/>
          <w:sz w:val="16"/>
          <w:szCs w:val="16"/>
        </w:rPr>
        <w:t>bits, where</w:t>
      </w:r>
      <w:r w:rsidRPr="0087071D">
        <w:rPr>
          <w:rFonts w:ascii="Arial" w:hAnsi="Arial" w:cs="Arial"/>
          <w:i/>
          <w:sz w:val="16"/>
          <w:szCs w:val="16"/>
        </w:rPr>
        <w:t xml:space="preserve"> </w:t>
      </w:r>
      <m:oMath>
        <m:sSub>
          <m:sSubPr>
            <m:ctrlPr>
              <w:rPr>
                <w:rFonts w:ascii="Cambria Math" w:hAnsi="Cambria Math" w:cs="Arial"/>
                <w:sz w:val="16"/>
                <w:szCs w:val="16"/>
              </w:rPr>
            </m:ctrlPr>
          </m:sSubPr>
          <m:e>
            <m:r>
              <w:rPr>
                <w:rFonts w:ascii="Cambria Math" w:hAnsi="Cambria Math" w:cs="Arial"/>
                <w:sz w:val="16"/>
                <w:szCs w:val="16"/>
              </w:rPr>
              <m:t>n</m:t>
            </m:r>
          </m:e>
          <m:sub>
            <m:r>
              <w:rPr>
                <w:rFonts w:ascii="Cambria Math" w:hAnsi="Cambria Math" w:cs="Arial"/>
                <w:sz w:val="16"/>
                <w:szCs w:val="16"/>
              </w:rPr>
              <m:t>ZP</m:t>
            </m:r>
          </m:sub>
        </m:sSub>
      </m:oMath>
      <w:r w:rsidRPr="0087071D">
        <w:rPr>
          <w:rFonts w:ascii="Arial" w:hAnsi="Arial" w:cs="Arial"/>
          <w:sz w:val="16"/>
          <w:szCs w:val="16"/>
          <w:lang w:eastAsia="zh-CN"/>
        </w:rPr>
        <w:t xml:space="preserve"> </w:t>
      </w:r>
      <w:r w:rsidRPr="0087071D">
        <w:rPr>
          <w:rFonts w:ascii="Arial" w:hAnsi="Arial" w:cs="Arial"/>
          <w:sz w:val="16"/>
          <w:szCs w:val="16"/>
        </w:rPr>
        <w:t xml:space="preserve">is the number of </w:t>
      </w:r>
      <w:r w:rsidRPr="0087071D">
        <w:rPr>
          <w:rFonts w:ascii="Arial" w:hAnsi="Arial" w:cs="Arial"/>
          <w:sz w:val="16"/>
          <w:szCs w:val="16"/>
          <w:lang w:eastAsia="zh-CN"/>
        </w:rPr>
        <w:t xml:space="preserve">aperiodic ZP CSI-RS resource sets configured </w:t>
      </w:r>
      <w:r w:rsidRPr="0087071D">
        <w:rPr>
          <w:rFonts w:ascii="Arial" w:hAnsi="Arial" w:cs="Arial"/>
          <w:color w:val="FF0000"/>
          <w:sz w:val="16"/>
          <w:szCs w:val="16"/>
          <w:u w:val="single"/>
          <w:lang w:eastAsia="zh-CN"/>
        </w:rPr>
        <w:t xml:space="preserve">in </w:t>
      </w:r>
      <w:r w:rsidRPr="0087071D">
        <w:rPr>
          <w:rFonts w:ascii="Arial" w:hAnsi="Arial" w:cs="Arial"/>
          <w:i/>
          <w:iCs/>
          <w:color w:val="FF0000"/>
          <w:sz w:val="16"/>
          <w:szCs w:val="16"/>
          <w:u w:val="single"/>
          <w:lang w:eastAsia="zh-CN"/>
        </w:rPr>
        <w:t>PDSCH-Config-Multicast</w:t>
      </w:r>
      <w:r w:rsidRPr="0087071D">
        <w:rPr>
          <w:rFonts w:ascii="Arial" w:hAnsi="Arial" w:cs="Arial"/>
          <w:color w:val="FF0000"/>
          <w:sz w:val="16"/>
          <w:szCs w:val="16"/>
          <w:u w:val="single"/>
          <w:lang w:eastAsia="zh-CN"/>
        </w:rPr>
        <w:t xml:space="preserve"> </w:t>
      </w:r>
      <w:r w:rsidRPr="0087071D">
        <w:rPr>
          <w:rFonts w:ascii="Arial" w:hAnsi="Arial" w:cs="Arial"/>
          <w:strike/>
          <w:color w:val="FF0000"/>
          <w:sz w:val="16"/>
          <w:szCs w:val="16"/>
          <w:lang w:eastAsia="zh-CN"/>
        </w:rPr>
        <w:t>by higher layer</w:t>
      </w:r>
      <w:r w:rsidRPr="0087071D">
        <w:rPr>
          <w:rFonts w:ascii="Arial" w:hAnsi="Arial" w:cs="Arial"/>
          <w:sz w:val="16"/>
          <w:szCs w:val="16"/>
          <w:lang w:eastAsia="zh-CN"/>
        </w:rPr>
        <w:t>.</w:t>
      </w:r>
    </w:p>
    <w:p w14:paraId="5BE04A39" w14:textId="77777777" w:rsidR="00332629" w:rsidRPr="0087071D" w:rsidRDefault="00332629" w:rsidP="0087071D">
      <w:pPr>
        <w:ind w:leftChars="200" w:left="400"/>
        <w:jc w:val="center"/>
        <w:rPr>
          <w:rFonts w:ascii="Arial" w:hAnsi="Arial" w:cs="Arial"/>
          <w:sz w:val="16"/>
          <w:szCs w:val="16"/>
        </w:rPr>
      </w:pPr>
      <w:r w:rsidRPr="0087071D">
        <w:rPr>
          <w:rFonts w:ascii="Arial" w:hAnsi="Arial" w:cs="Arial"/>
          <w:b/>
          <w:bCs/>
          <w:color w:val="0070C0"/>
          <w:sz w:val="16"/>
          <w:szCs w:val="16"/>
        </w:rPr>
        <w:t>&lt;</w:t>
      </w:r>
      <w:r w:rsidRPr="0087071D">
        <w:rPr>
          <w:rFonts w:ascii="Arial" w:hAnsi="Arial" w:cs="Arial"/>
          <w:color w:val="0070C0"/>
          <w:sz w:val="16"/>
          <w:szCs w:val="16"/>
        </w:rPr>
        <w:t>Unchanged text is omitted&gt;</w:t>
      </w:r>
    </w:p>
    <w:p w14:paraId="468C63C5" w14:textId="77777777" w:rsidR="00332629" w:rsidRPr="001820A8" w:rsidRDefault="00332629" w:rsidP="00332629">
      <w:pPr>
        <w:ind w:leftChars="200" w:left="400"/>
        <w:jc w:val="center"/>
        <w:rPr>
          <w:b/>
          <w:szCs w:val="16"/>
          <w:lang w:eastAsia="zh-CN"/>
        </w:rPr>
      </w:pPr>
      <w:r w:rsidRPr="001820A8">
        <w:rPr>
          <w:color w:val="FF0000"/>
        </w:rPr>
        <w:t>----------------- End of TP ----------------</w:t>
      </w:r>
    </w:p>
    <w:bookmarkEnd w:id="289"/>
    <w:p w14:paraId="12DC4819" w14:textId="7E4AD001" w:rsidR="00332629" w:rsidRDefault="00332629" w:rsidP="00332629">
      <w:pPr>
        <w:rPr>
          <w:lang w:eastAsia="x-none"/>
        </w:rPr>
      </w:pPr>
    </w:p>
    <w:p w14:paraId="07347B55" w14:textId="7940F743" w:rsidR="00A2590C" w:rsidRPr="00DE194B" w:rsidRDefault="002328C4" w:rsidP="00A2590C">
      <w:pPr>
        <w:rPr>
          <w:b/>
          <w:bCs/>
          <w:lang w:eastAsia="x-none"/>
        </w:rPr>
      </w:pPr>
      <w:hyperlink r:id="rId2030" w:history="1">
        <w:r w:rsidR="004371F4">
          <w:rPr>
            <w:rStyle w:val="Hyperlink"/>
            <w:b/>
            <w:bCs/>
            <w:lang w:eastAsia="x-none"/>
          </w:rPr>
          <w:t>R1-2200888</w:t>
        </w:r>
      </w:hyperlink>
      <w:r w:rsidR="00A2590C" w:rsidRPr="00DE194B">
        <w:rPr>
          <w:b/>
          <w:bCs/>
          <w:lang w:eastAsia="x-none"/>
        </w:rPr>
        <w:tab/>
        <w:t>LS on MBS SPS</w:t>
      </w:r>
      <w:r w:rsidR="00A2590C" w:rsidRPr="00DE194B">
        <w:rPr>
          <w:b/>
          <w:bCs/>
          <w:lang w:eastAsia="x-none"/>
        </w:rPr>
        <w:tab/>
        <w:t>RAN2, OPPO</w:t>
      </w:r>
    </w:p>
    <w:p w14:paraId="5EFD32D2" w14:textId="3EE567D1" w:rsidR="009C3160" w:rsidRPr="009C3160" w:rsidRDefault="002328C4" w:rsidP="009C3160">
      <w:pPr>
        <w:rPr>
          <w:b/>
          <w:bCs/>
          <w:lang w:eastAsia="x-none"/>
        </w:rPr>
      </w:pPr>
      <w:hyperlink r:id="rId2031" w:history="1">
        <w:r w:rsidR="004371F4">
          <w:rPr>
            <w:rStyle w:val="Hyperlink"/>
            <w:b/>
            <w:bCs/>
            <w:highlight w:val="green"/>
            <w:lang w:eastAsia="x-none"/>
          </w:rPr>
          <w:t>R1-2202591</w:t>
        </w:r>
      </w:hyperlink>
      <w:r w:rsidR="009C3160" w:rsidRPr="009C3160">
        <w:rPr>
          <w:b/>
          <w:bCs/>
          <w:lang w:eastAsia="x-none"/>
        </w:rPr>
        <w:tab/>
        <w:t>Reply LS on MBS SPS</w:t>
      </w:r>
      <w:r w:rsidR="009C3160" w:rsidRPr="009C3160">
        <w:rPr>
          <w:b/>
          <w:bCs/>
          <w:lang w:eastAsia="x-none"/>
        </w:rPr>
        <w:tab/>
        <w:t>RAN1, CMCC</w:t>
      </w:r>
    </w:p>
    <w:p w14:paraId="62F876CE" w14:textId="408790AC" w:rsidR="009C3160" w:rsidRDefault="009C3160" w:rsidP="009C3160">
      <w:pPr>
        <w:rPr>
          <w:lang w:eastAsia="x-none"/>
        </w:rPr>
      </w:pPr>
      <w:r w:rsidRPr="00332629">
        <w:rPr>
          <w:b/>
          <w:bCs/>
          <w:lang w:eastAsia="x-none"/>
        </w:rPr>
        <w:t>Decision:</w:t>
      </w:r>
      <w:r>
        <w:rPr>
          <w:lang w:eastAsia="x-none"/>
        </w:rPr>
        <w:t xml:space="preserve"> As per email decision posted on Feb 27</w:t>
      </w:r>
      <w:r w:rsidRPr="0087071D">
        <w:rPr>
          <w:vertAlign w:val="superscript"/>
          <w:lang w:eastAsia="x-none"/>
        </w:rPr>
        <w:t>th</w:t>
      </w:r>
      <w:r>
        <w:rPr>
          <w:lang w:eastAsia="x-none"/>
        </w:rPr>
        <w:t>, the L</w:t>
      </w:r>
      <w:r w:rsidR="00DA1554">
        <w:rPr>
          <w:lang w:eastAsia="x-none"/>
        </w:rPr>
        <w:t>S is approved.</w:t>
      </w:r>
    </w:p>
    <w:p w14:paraId="539B3E59" w14:textId="77777777" w:rsidR="00332629" w:rsidRDefault="00332629" w:rsidP="00F124EB">
      <w:pPr>
        <w:rPr>
          <w:lang w:eastAsia="x-none"/>
        </w:rPr>
      </w:pPr>
    </w:p>
    <w:p w14:paraId="14D92988" w14:textId="715BF04A" w:rsidR="00F124EB" w:rsidRPr="00DA1554" w:rsidRDefault="002328C4" w:rsidP="00F124EB">
      <w:pPr>
        <w:rPr>
          <w:b/>
          <w:bCs/>
          <w:lang w:eastAsia="x-none"/>
        </w:rPr>
      </w:pPr>
      <w:hyperlink r:id="rId2032" w:history="1">
        <w:r w:rsidR="004371F4">
          <w:rPr>
            <w:rStyle w:val="Hyperlink"/>
            <w:b/>
            <w:bCs/>
            <w:lang w:eastAsia="x-none"/>
          </w:rPr>
          <w:t>R1-2202642</w:t>
        </w:r>
      </w:hyperlink>
      <w:r w:rsidR="00F124EB" w:rsidRPr="00DA1554">
        <w:rPr>
          <w:b/>
          <w:bCs/>
          <w:lang w:eastAsia="x-none"/>
        </w:rPr>
        <w:tab/>
        <w:t>Summary#6 on mechanisms to support group scheduling for RRC_CONNECTED UEs for NR MBS</w:t>
      </w:r>
      <w:r w:rsidR="00F124EB" w:rsidRPr="00DA1554">
        <w:rPr>
          <w:b/>
          <w:bCs/>
          <w:lang w:eastAsia="x-none"/>
        </w:rPr>
        <w:tab/>
        <w:t>Moderator (CMCC)</w:t>
      </w:r>
    </w:p>
    <w:p w14:paraId="61C1676B" w14:textId="5DBC206F" w:rsidR="00DA1554" w:rsidRDefault="00DA1554" w:rsidP="00F124EB">
      <w:pPr>
        <w:rPr>
          <w:lang w:eastAsia="x-none"/>
        </w:rPr>
      </w:pPr>
      <w:r>
        <w:rPr>
          <w:lang w:eastAsia="x-none"/>
        </w:rPr>
        <w:t>From Feb 28</w:t>
      </w:r>
      <w:r w:rsidRPr="00DA1554">
        <w:rPr>
          <w:vertAlign w:val="superscript"/>
          <w:lang w:eastAsia="x-none"/>
        </w:rPr>
        <w:t>th</w:t>
      </w:r>
      <w:r>
        <w:rPr>
          <w:lang w:eastAsia="x-none"/>
        </w:rPr>
        <w:t xml:space="preserve"> GTW session</w:t>
      </w:r>
    </w:p>
    <w:p w14:paraId="4346DCD3" w14:textId="77777777" w:rsidR="00DA1554" w:rsidRPr="00DA1554" w:rsidRDefault="00DA1554" w:rsidP="00DA1554">
      <w:pPr>
        <w:rPr>
          <w:lang w:eastAsia="zh-CN"/>
        </w:rPr>
      </w:pPr>
      <w:r w:rsidRPr="00DA1554">
        <w:rPr>
          <w:highlight w:val="green"/>
          <w:lang w:eastAsia="zh-CN"/>
        </w:rPr>
        <w:t>Agreement</w:t>
      </w:r>
    </w:p>
    <w:p w14:paraId="1092676B" w14:textId="77777777" w:rsidR="00DA1554" w:rsidRPr="001820A8" w:rsidRDefault="00DA1554" w:rsidP="00DA1554">
      <w:pPr>
        <w:contextualSpacing/>
        <w:rPr>
          <w:bCs/>
          <w:iCs/>
          <w:lang w:eastAsia="zh-CN"/>
        </w:rPr>
      </w:pPr>
      <w:r w:rsidRPr="001820A8">
        <w:rPr>
          <w:lang w:eastAsia="zh-CN"/>
        </w:rPr>
        <w:t>Send an LS to inform</w:t>
      </w:r>
      <w:r w:rsidRPr="001820A8">
        <w:rPr>
          <w:bCs/>
          <w:iCs/>
          <w:lang w:eastAsia="zh-CN"/>
        </w:rPr>
        <w:t xml:space="preserve"> </w:t>
      </w:r>
      <w:r w:rsidRPr="001820A8">
        <w:rPr>
          <w:lang w:eastAsia="zh-CN"/>
        </w:rPr>
        <w:t xml:space="preserve">RAN2 that </w:t>
      </w:r>
      <w:r w:rsidRPr="001820A8">
        <w:rPr>
          <w:bCs/>
          <w:iCs/>
          <w:lang w:eastAsia="zh-CN"/>
        </w:rPr>
        <w:t>the following parameters are NOT needed for PDSCH-Config-Multicast:</w:t>
      </w:r>
    </w:p>
    <w:p w14:paraId="5B962266" w14:textId="77777777" w:rsidR="00DA1554" w:rsidRPr="001820A8" w:rsidRDefault="00DA1554" w:rsidP="00F44FD9">
      <w:pPr>
        <w:pStyle w:val="ListParagraph"/>
        <w:numPr>
          <w:ilvl w:val="0"/>
          <w:numId w:val="162"/>
        </w:numPr>
        <w:rPr>
          <w:lang w:eastAsia="zh-CN"/>
        </w:rPr>
      </w:pPr>
      <w:r w:rsidRPr="001820A8">
        <w:t>zp-CSI-RS-ResourceToAddModList, zp-CSI-RS-ResourceToReleaseList</w:t>
      </w:r>
    </w:p>
    <w:p w14:paraId="4405D9F8" w14:textId="77777777" w:rsidR="00DA1554" w:rsidRPr="00DA1554" w:rsidRDefault="00DA1554" w:rsidP="00DA1554">
      <w:pPr>
        <w:rPr>
          <w:lang w:eastAsia="zh-CN"/>
        </w:rPr>
      </w:pPr>
      <w:r w:rsidRPr="00DA1554">
        <w:rPr>
          <w:highlight w:val="green"/>
          <w:lang w:eastAsia="zh-CN"/>
        </w:rPr>
        <w:t>Agreement</w:t>
      </w:r>
    </w:p>
    <w:p w14:paraId="2F87DAF5" w14:textId="77777777" w:rsidR="00DA1554" w:rsidRPr="0095765C" w:rsidRDefault="00DA1554" w:rsidP="00DA1554">
      <w:pPr>
        <w:widowControl w:val="0"/>
        <w:jc w:val="both"/>
        <w:rPr>
          <w:lang w:eastAsia="zh-CN"/>
        </w:rPr>
      </w:pPr>
      <w:r>
        <w:rPr>
          <w:lang w:eastAsia="zh-CN"/>
        </w:rPr>
        <w:t>For multicast RRC_CONNECTED UEs,</w:t>
      </w:r>
      <w:r w:rsidRPr="005C00AD">
        <w:t xml:space="preserve"> </w:t>
      </w:r>
      <w:r w:rsidRPr="00623111">
        <w:rPr>
          <w:i/>
          <w:iCs/>
          <w:lang w:eastAsia="zh-CN"/>
        </w:rPr>
        <w:t>p-ZP-CSI-RS-ResourceSet</w:t>
      </w:r>
      <w:r>
        <w:rPr>
          <w:lang w:eastAsia="zh-CN"/>
        </w:rPr>
        <w:t xml:space="preserve"> can be configured in </w:t>
      </w:r>
      <w:r w:rsidRPr="00623111">
        <w:rPr>
          <w:i/>
          <w:iCs/>
          <w:lang w:eastAsia="zh-CN"/>
        </w:rPr>
        <w:t>PDSCH-Config-Multicast</w:t>
      </w:r>
      <w:r>
        <w:rPr>
          <w:lang w:eastAsia="zh-CN"/>
        </w:rPr>
        <w:t xml:space="preserve"> for GC-PDSCH rate matching</w:t>
      </w:r>
      <w:r w:rsidRPr="00E463C2">
        <w:rPr>
          <w:lang w:eastAsia="zh-CN"/>
        </w:rPr>
        <w:t>, subject to UE capability</w:t>
      </w:r>
      <w:r w:rsidRPr="0095765C">
        <w:rPr>
          <w:lang w:eastAsia="zh-CN"/>
        </w:rPr>
        <w:t xml:space="preserve">. </w:t>
      </w:r>
      <w:r w:rsidRPr="00623111">
        <w:rPr>
          <w:iCs/>
        </w:rPr>
        <w:t>For PDSCH resource mapping with RE symbol level granularity,</w:t>
      </w:r>
    </w:p>
    <w:p w14:paraId="09E7B702" w14:textId="77777777" w:rsidR="00DA1554" w:rsidRDefault="00DA1554" w:rsidP="00F44FD9">
      <w:pPr>
        <w:pStyle w:val="ListParagraph"/>
        <w:numPr>
          <w:ilvl w:val="0"/>
          <w:numId w:val="161"/>
        </w:numPr>
        <w:spacing w:after="0"/>
        <w:rPr>
          <w:lang w:eastAsia="zh-CN"/>
        </w:rPr>
      </w:pPr>
      <w:r>
        <w:rPr>
          <w:lang w:eastAsia="zh-CN"/>
        </w:rPr>
        <w:t xml:space="preserve">the REs indicated by </w:t>
      </w:r>
      <w:r w:rsidRPr="001A1C34">
        <w:rPr>
          <w:i/>
          <w:iCs/>
          <w:lang w:eastAsia="zh-CN"/>
        </w:rPr>
        <w:t>p-ZP-CSI-RS-ResourceSet</w:t>
      </w:r>
      <w:r>
        <w:rPr>
          <w:lang w:eastAsia="zh-CN"/>
        </w:rPr>
        <w:t xml:space="preserve"> configured in </w:t>
      </w:r>
      <w:r w:rsidRPr="00E463C2">
        <w:rPr>
          <w:i/>
          <w:iCs/>
          <w:lang w:eastAsia="zh-CN"/>
        </w:rPr>
        <w:t>PDSCH-Config-Multicast</w:t>
      </w:r>
      <w:r>
        <w:rPr>
          <w:lang w:eastAsia="zh-CN"/>
        </w:rPr>
        <w:t xml:space="preserve"> are declared as not available for GC-PDSCH.</w:t>
      </w:r>
    </w:p>
    <w:p w14:paraId="19647E94" w14:textId="77777777" w:rsidR="00DA1554" w:rsidRDefault="00DA1554" w:rsidP="00F44FD9">
      <w:pPr>
        <w:pStyle w:val="ListParagraph"/>
        <w:numPr>
          <w:ilvl w:val="0"/>
          <w:numId w:val="161"/>
        </w:numPr>
        <w:spacing w:after="0"/>
        <w:rPr>
          <w:lang w:eastAsia="zh-CN"/>
        </w:rPr>
      </w:pPr>
      <w:r w:rsidRPr="00E463C2">
        <w:rPr>
          <w:i/>
          <w:iCs/>
          <w:lang w:eastAsia="zh-CN"/>
        </w:rPr>
        <w:t>p-ZP-CSI-RS-ResourceSet</w:t>
      </w:r>
      <w:r>
        <w:rPr>
          <w:lang w:eastAsia="zh-CN"/>
        </w:rPr>
        <w:t xml:space="preserve"> configured in</w:t>
      </w:r>
      <w:r w:rsidRPr="00E463C2">
        <w:rPr>
          <w:i/>
          <w:iCs/>
          <w:lang w:eastAsia="zh-CN"/>
        </w:rPr>
        <w:t xml:space="preserve"> PDSCH-Config</w:t>
      </w:r>
      <w:r>
        <w:rPr>
          <w:lang w:eastAsia="zh-CN"/>
        </w:rPr>
        <w:t xml:space="preserve"> for unicast do not apply for GC-PDSCHs.</w:t>
      </w:r>
    </w:p>
    <w:p w14:paraId="3F58A5BE" w14:textId="77777777" w:rsidR="00DA1554" w:rsidRDefault="00DA1554" w:rsidP="00F44FD9">
      <w:pPr>
        <w:pStyle w:val="ListParagraph"/>
        <w:numPr>
          <w:ilvl w:val="0"/>
          <w:numId w:val="161"/>
        </w:numPr>
        <w:spacing w:after="0"/>
        <w:rPr>
          <w:lang w:eastAsia="zh-CN"/>
        </w:rPr>
      </w:pPr>
      <w:r w:rsidRPr="00E463C2">
        <w:rPr>
          <w:i/>
          <w:iCs/>
          <w:lang w:eastAsia="zh-CN"/>
        </w:rPr>
        <w:t>p-ZP-CSI-RS-ResourceSet</w:t>
      </w:r>
      <w:r>
        <w:rPr>
          <w:lang w:eastAsia="zh-CN"/>
        </w:rPr>
        <w:t xml:space="preserve"> in </w:t>
      </w:r>
      <w:r w:rsidRPr="00E463C2">
        <w:rPr>
          <w:i/>
          <w:iCs/>
          <w:lang w:eastAsia="zh-CN"/>
        </w:rPr>
        <w:t>PDSCH-Config-Multicast</w:t>
      </w:r>
      <w:r>
        <w:rPr>
          <w:lang w:eastAsia="zh-CN"/>
        </w:rPr>
        <w:t xml:space="preserve"> for multicast do not apply for unicast PDSCHs.</w:t>
      </w:r>
    </w:p>
    <w:p w14:paraId="46DB49C8" w14:textId="77777777" w:rsidR="00DA1554" w:rsidRPr="0039746A" w:rsidRDefault="00DA1554" w:rsidP="00F44FD9">
      <w:pPr>
        <w:pStyle w:val="ListParagraph"/>
        <w:numPr>
          <w:ilvl w:val="0"/>
          <w:numId w:val="161"/>
        </w:numPr>
        <w:spacing w:after="0"/>
        <w:rPr>
          <w:lang w:eastAsia="zh-CN"/>
        </w:rPr>
      </w:pPr>
      <w:r w:rsidRPr="0039746A">
        <w:rPr>
          <w:iCs/>
          <w:lang w:eastAsia="zh-CN"/>
        </w:rPr>
        <w:t xml:space="preserve">The total number of </w:t>
      </w:r>
      <w:r w:rsidRPr="0039746A">
        <w:rPr>
          <w:i/>
          <w:iCs/>
          <w:lang w:eastAsia="zh-CN"/>
        </w:rPr>
        <w:t>p-ZP-CSI-RS-ResourceSet</w:t>
      </w:r>
      <w:r w:rsidRPr="0039746A">
        <w:rPr>
          <w:iCs/>
          <w:lang w:eastAsia="zh-CN"/>
        </w:rPr>
        <w:t xml:space="preserve"> that a UE can be configured with is the same as for unicast in Rel-16</w:t>
      </w:r>
    </w:p>
    <w:p w14:paraId="65AA5CBD" w14:textId="77777777" w:rsidR="00DA1554" w:rsidRPr="0039746A" w:rsidRDefault="00DA1554" w:rsidP="00DA1554">
      <w:pPr>
        <w:pStyle w:val="ListParagraph"/>
        <w:spacing w:after="0"/>
        <w:ind w:left="0"/>
        <w:rPr>
          <w:lang w:eastAsia="zh-CN"/>
        </w:rPr>
      </w:pPr>
      <w:r>
        <w:rPr>
          <w:iCs/>
          <w:lang w:eastAsia="zh-CN"/>
        </w:rPr>
        <w:t>Also include this agreement in an LS to RAN2.</w:t>
      </w:r>
    </w:p>
    <w:p w14:paraId="53B4ABC1" w14:textId="77777777" w:rsidR="00DA1554" w:rsidRPr="00DA1554" w:rsidRDefault="00DA1554" w:rsidP="00DA1554">
      <w:pPr>
        <w:rPr>
          <w:lang w:eastAsia="x-none"/>
        </w:rPr>
      </w:pPr>
    </w:p>
    <w:p w14:paraId="552DF6EF" w14:textId="77777777" w:rsidR="00DA1554" w:rsidRPr="00DA1554" w:rsidRDefault="00DA1554" w:rsidP="00DA1554">
      <w:pPr>
        <w:rPr>
          <w:lang w:eastAsia="zh-CN"/>
        </w:rPr>
      </w:pPr>
      <w:r w:rsidRPr="00DA1554">
        <w:rPr>
          <w:highlight w:val="green"/>
          <w:lang w:eastAsia="zh-CN"/>
        </w:rPr>
        <w:t>Agreement</w:t>
      </w:r>
    </w:p>
    <w:p w14:paraId="5F671746" w14:textId="77777777" w:rsidR="00DA1554" w:rsidRPr="00A87371" w:rsidRDefault="00DA1554" w:rsidP="00DA1554">
      <w:pPr>
        <w:widowControl w:val="0"/>
        <w:jc w:val="both"/>
        <w:rPr>
          <w:lang w:eastAsia="zh-CN"/>
        </w:rPr>
      </w:pPr>
      <w:r w:rsidRPr="00DA1554">
        <w:rPr>
          <w:lang w:eastAsia="zh-CN"/>
        </w:rPr>
        <w:t>For multicast RRC_CONNECTED UEs,</w:t>
      </w:r>
      <w:r w:rsidRPr="00DA1554">
        <w:t xml:space="preserve"> </w:t>
      </w:r>
      <w:r w:rsidRPr="00DA1554">
        <w:rPr>
          <w:i/>
        </w:rPr>
        <w:t>sp-ZP-CSI-RS-ResourceSetsToAddModList</w:t>
      </w:r>
      <w:r w:rsidRPr="00DA1554">
        <w:rPr>
          <w:lang w:eastAsia="zh-CN"/>
        </w:rPr>
        <w:t xml:space="preserve"> can be configured in </w:t>
      </w:r>
      <w:r w:rsidRPr="00DA1554">
        <w:rPr>
          <w:i/>
          <w:iCs/>
          <w:lang w:eastAsia="zh-CN"/>
        </w:rPr>
        <w:t>PDSCH-Config-</w:t>
      </w:r>
      <w:r w:rsidRPr="00A87371">
        <w:rPr>
          <w:i/>
          <w:iCs/>
          <w:lang w:eastAsia="zh-CN"/>
        </w:rPr>
        <w:t>Multicast</w:t>
      </w:r>
      <w:r w:rsidRPr="00A87371">
        <w:rPr>
          <w:lang w:eastAsia="zh-CN"/>
        </w:rPr>
        <w:t xml:space="preserve"> for GC-PDSCH rate matching, subject to UE capability. </w:t>
      </w:r>
      <w:r w:rsidRPr="00A87371">
        <w:rPr>
          <w:iCs/>
        </w:rPr>
        <w:t>For PDSCH resource mapping with RE symbol level granularity,</w:t>
      </w:r>
    </w:p>
    <w:p w14:paraId="10F4BA37" w14:textId="77777777" w:rsidR="00DA1554" w:rsidRPr="00A87371" w:rsidRDefault="00DA1554" w:rsidP="00F44FD9">
      <w:pPr>
        <w:pStyle w:val="ListParagraph"/>
        <w:numPr>
          <w:ilvl w:val="0"/>
          <w:numId w:val="161"/>
        </w:numPr>
        <w:spacing w:after="0"/>
        <w:rPr>
          <w:lang w:eastAsia="zh-CN"/>
        </w:rPr>
      </w:pPr>
      <w:r w:rsidRPr="00A87371">
        <w:rPr>
          <w:lang w:eastAsia="zh-CN"/>
        </w:rPr>
        <w:t xml:space="preserve">the REs indicated by </w:t>
      </w:r>
      <w:r w:rsidRPr="00A87371">
        <w:rPr>
          <w:bCs/>
          <w:i/>
        </w:rPr>
        <w:t>sp-ZP-CSI-RS-ResourceSetsToAddModList</w:t>
      </w:r>
      <w:r w:rsidRPr="00A87371">
        <w:rPr>
          <w:lang w:eastAsia="zh-CN"/>
        </w:rPr>
        <w:t xml:space="preserve"> configured in </w:t>
      </w:r>
      <w:r w:rsidRPr="00A87371">
        <w:rPr>
          <w:i/>
          <w:iCs/>
          <w:lang w:eastAsia="zh-CN"/>
        </w:rPr>
        <w:t>PDSCH-Config-Multicast</w:t>
      </w:r>
      <w:r w:rsidRPr="00A87371">
        <w:rPr>
          <w:lang w:eastAsia="zh-CN"/>
        </w:rPr>
        <w:t xml:space="preserve"> are declared as not available for GC-PDSCH when their activation </w:t>
      </w:r>
      <w:r>
        <w:rPr>
          <w:lang w:eastAsia="zh-CN"/>
        </w:rPr>
        <w:t xml:space="preserve">delivered by unicast PDSCH </w:t>
      </w:r>
      <w:r w:rsidRPr="00A87371">
        <w:rPr>
          <w:lang w:eastAsia="zh-CN"/>
        </w:rPr>
        <w:t>is applied.</w:t>
      </w:r>
    </w:p>
    <w:p w14:paraId="17988508" w14:textId="77777777" w:rsidR="00DA1554" w:rsidRPr="00A87371" w:rsidRDefault="00DA1554" w:rsidP="00F44FD9">
      <w:pPr>
        <w:pStyle w:val="ListParagraph"/>
        <w:numPr>
          <w:ilvl w:val="0"/>
          <w:numId w:val="161"/>
        </w:numPr>
        <w:spacing w:after="0"/>
        <w:rPr>
          <w:lang w:eastAsia="zh-CN"/>
        </w:rPr>
      </w:pPr>
      <w:r w:rsidRPr="00A87371">
        <w:rPr>
          <w:bCs/>
          <w:i/>
        </w:rPr>
        <w:t>sp-ZP-CSI-RS-ResourceSetsToAddModList</w:t>
      </w:r>
      <w:r w:rsidRPr="00A87371">
        <w:rPr>
          <w:i/>
          <w:iCs/>
          <w:lang w:eastAsia="zh-CN"/>
        </w:rPr>
        <w:t xml:space="preserve"> </w:t>
      </w:r>
      <w:r w:rsidRPr="00A87371">
        <w:rPr>
          <w:lang w:eastAsia="zh-CN"/>
        </w:rPr>
        <w:t>configured in</w:t>
      </w:r>
      <w:r w:rsidRPr="00A87371">
        <w:rPr>
          <w:i/>
          <w:iCs/>
          <w:lang w:eastAsia="zh-CN"/>
        </w:rPr>
        <w:t xml:space="preserve"> PDSCH-Config</w:t>
      </w:r>
      <w:r w:rsidRPr="00A87371">
        <w:rPr>
          <w:lang w:eastAsia="zh-CN"/>
        </w:rPr>
        <w:t xml:space="preserve"> for unicast do not apply for GC-PDSCHs.</w:t>
      </w:r>
    </w:p>
    <w:p w14:paraId="51344E76" w14:textId="77777777" w:rsidR="00DA1554" w:rsidRDefault="00DA1554" w:rsidP="00F44FD9">
      <w:pPr>
        <w:pStyle w:val="ListParagraph"/>
        <w:numPr>
          <w:ilvl w:val="0"/>
          <w:numId w:val="161"/>
        </w:numPr>
        <w:spacing w:after="0"/>
        <w:rPr>
          <w:lang w:eastAsia="zh-CN"/>
        </w:rPr>
      </w:pPr>
      <w:r w:rsidRPr="00A87371">
        <w:rPr>
          <w:bCs/>
          <w:i/>
        </w:rPr>
        <w:t>sp-ZP-CSI-RS-ResourceSetsToAddModList</w:t>
      </w:r>
      <w:r w:rsidRPr="00A87371">
        <w:rPr>
          <w:lang w:eastAsia="zh-CN"/>
        </w:rPr>
        <w:t xml:space="preserve"> in </w:t>
      </w:r>
      <w:r w:rsidRPr="00A87371">
        <w:rPr>
          <w:i/>
          <w:iCs/>
          <w:lang w:eastAsia="zh-CN"/>
        </w:rPr>
        <w:t>PDSCH-Config-Multicast</w:t>
      </w:r>
      <w:r w:rsidRPr="00A87371">
        <w:rPr>
          <w:lang w:eastAsia="zh-CN"/>
        </w:rPr>
        <w:t xml:space="preserve"> for multicast do not apply for unicast PDSCHs.</w:t>
      </w:r>
    </w:p>
    <w:p w14:paraId="5EB2D471" w14:textId="77777777" w:rsidR="00DA1554" w:rsidRPr="00A87371" w:rsidRDefault="00DA1554" w:rsidP="00F44FD9">
      <w:pPr>
        <w:pStyle w:val="ListParagraph"/>
        <w:numPr>
          <w:ilvl w:val="0"/>
          <w:numId w:val="161"/>
        </w:numPr>
        <w:spacing w:after="0"/>
        <w:rPr>
          <w:lang w:eastAsia="zh-CN"/>
        </w:rPr>
      </w:pPr>
      <w:r w:rsidRPr="0039746A">
        <w:rPr>
          <w:iCs/>
          <w:lang w:eastAsia="zh-CN"/>
        </w:rPr>
        <w:t xml:space="preserve">The total number of </w:t>
      </w:r>
      <w:r w:rsidRPr="009A08D4">
        <w:rPr>
          <w:iCs/>
          <w:lang w:eastAsia="zh-CN"/>
        </w:rPr>
        <w:t>semi-persistent</w:t>
      </w:r>
      <w:r>
        <w:rPr>
          <w:i/>
          <w:iCs/>
          <w:lang w:eastAsia="zh-CN"/>
        </w:rPr>
        <w:t xml:space="preserve"> </w:t>
      </w:r>
      <w:r w:rsidRPr="0039746A">
        <w:rPr>
          <w:i/>
          <w:iCs/>
          <w:lang w:eastAsia="zh-CN"/>
        </w:rPr>
        <w:t>ZP-CSI-RS-ResourceSet</w:t>
      </w:r>
      <w:r w:rsidRPr="0039746A">
        <w:rPr>
          <w:iCs/>
          <w:lang w:eastAsia="zh-CN"/>
        </w:rPr>
        <w:t xml:space="preserve"> that a UE can be configured with is the same as for unicast in Rel-16</w:t>
      </w:r>
    </w:p>
    <w:p w14:paraId="0D8CC926" w14:textId="77777777" w:rsidR="00DA1554" w:rsidRPr="0039746A" w:rsidRDefault="00DA1554" w:rsidP="00DA1554">
      <w:pPr>
        <w:pStyle w:val="ListParagraph"/>
        <w:spacing w:after="0"/>
        <w:ind w:left="0"/>
        <w:rPr>
          <w:lang w:eastAsia="zh-CN"/>
        </w:rPr>
      </w:pPr>
      <w:r>
        <w:rPr>
          <w:iCs/>
          <w:lang w:eastAsia="zh-CN"/>
        </w:rPr>
        <w:t>Also include this agreement in an LS to RAN2.</w:t>
      </w:r>
    </w:p>
    <w:p w14:paraId="3501115B" w14:textId="77777777" w:rsidR="00DA1554" w:rsidRDefault="00DA1554" w:rsidP="00DA1554">
      <w:pPr>
        <w:rPr>
          <w:lang w:eastAsia="x-none"/>
        </w:rPr>
      </w:pPr>
    </w:p>
    <w:p w14:paraId="0503B1FE" w14:textId="77777777" w:rsidR="00DA1554" w:rsidRPr="00DA1554" w:rsidRDefault="00DA1554" w:rsidP="00DA1554">
      <w:pPr>
        <w:rPr>
          <w:lang w:eastAsia="zh-CN"/>
        </w:rPr>
      </w:pPr>
      <w:r w:rsidRPr="00DA1554">
        <w:rPr>
          <w:highlight w:val="green"/>
          <w:lang w:eastAsia="zh-CN"/>
        </w:rPr>
        <w:t>Agreement</w:t>
      </w:r>
    </w:p>
    <w:p w14:paraId="79D02042" w14:textId="77777777" w:rsidR="00DA1554" w:rsidRPr="001820A8" w:rsidRDefault="00DA1554" w:rsidP="00DA1554">
      <w:pPr>
        <w:rPr>
          <w:bCs/>
          <w:lang w:eastAsia="zh-CN"/>
        </w:rPr>
      </w:pPr>
      <w:r w:rsidRPr="001820A8">
        <w:rPr>
          <w:bCs/>
          <w:lang w:eastAsia="zh-CN"/>
        </w:rPr>
        <w:t>For TCI states activation/deactivation for multicast GC-PDSCH, Alt-1 is supported.</w:t>
      </w:r>
    </w:p>
    <w:p w14:paraId="40726CA7" w14:textId="77777777" w:rsidR="00DA1554" w:rsidRPr="001820A8" w:rsidRDefault="00DA1554" w:rsidP="00F44FD9">
      <w:pPr>
        <w:pStyle w:val="ListParagraph"/>
        <w:numPr>
          <w:ilvl w:val="0"/>
          <w:numId w:val="161"/>
        </w:numPr>
        <w:spacing w:after="120"/>
        <w:rPr>
          <w:bCs/>
          <w:lang w:eastAsia="zh-CN"/>
        </w:rPr>
      </w:pPr>
      <w:r w:rsidRPr="00AC3E37">
        <w:rPr>
          <w:bCs/>
          <w:lang w:eastAsia="zh-CN"/>
        </w:rPr>
        <w:t xml:space="preserve">Alt-1: The unicast PDSCH carrying </w:t>
      </w:r>
      <w:r w:rsidRPr="001820A8">
        <w:rPr>
          <w:bCs/>
          <w:lang w:eastAsia="zh-CN"/>
        </w:rPr>
        <w:t>a ‘</w:t>
      </w:r>
      <w:r w:rsidRPr="001820A8">
        <w:t>TCI States Activation/Deactivation for UE-specific PDSCH MAC CE</w:t>
      </w:r>
      <w:r w:rsidRPr="001820A8">
        <w:rPr>
          <w:bCs/>
          <w:lang w:eastAsia="zh-CN"/>
        </w:rPr>
        <w:t xml:space="preserve">’ is received by the UE to map up to 8 TCI states configured in </w:t>
      </w:r>
      <w:r w:rsidRPr="00AC3E37">
        <w:rPr>
          <w:bCs/>
          <w:i/>
          <w:iCs/>
          <w:lang w:eastAsia="zh-CN"/>
        </w:rPr>
        <w:t>PDSCH-Config</w:t>
      </w:r>
      <w:r w:rsidRPr="001820A8">
        <w:rPr>
          <w:bCs/>
          <w:lang w:eastAsia="zh-CN"/>
        </w:rPr>
        <w:t xml:space="preserve"> to the </w:t>
      </w:r>
      <w:r w:rsidRPr="001820A8">
        <w:t>TCI codepoints in both unicast DCI format and DCI format 4_2. The following text in Clause 5.1.5 of TS38.214 is deleted.</w:t>
      </w:r>
    </w:p>
    <w:p w14:paraId="00BF1312" w14:textId="77777777" w:rsidR="00DA1554" w:rsidRPr="001820A8" w:rsidRDefault="00DA1554" w:rsidP="00F44FD9">
      <w:pPr>
        <w:pStyle w:val="ListParagraph"/>
        <w:numPr>
          <w:ilvl w:val="1"/>
          <w:numId w:val="161"/>
        </w:numPr>
        <w:spacing w:after="120"/>
        <w:rPr>
          <w:bCs/>
          <w:lang w:eastAsia="zh-CN"/>
        </w:rPr>
      </w:pPr>
      <w:r w:rsidRPr="00AC3E37">
        <w:rPr>
          <w:color w:val="000000"/>
        </w:rPr>
        <w:t>“The UE can be configured with a list of up to </w:t>
      </w:r>
      <w:r w:rsidRPr="00AC3E37">
        <w:rPr>
          <w:i/>
          <w:iCs/>
          <w:color w:val="000000"/>
        </w:rPr>
        <w:t>M’</w:t>
      </w:r>
      <w:r w:rsidRPr="00AC3E37">
        <w:rPr>
          <w:color w:val="000000"/>
        </w:rPr>
        <w:t> </w:t>
      </w:r>
      <w:r w:rsidRPr="00AC3E37">
        <w:rPr>
          <w:i/>
          <w:iCs/>
          <w:color w:val="000000"/>
        </w:rPr>
        <w:t>TCI-State </w:t>
      </w:r>
      <w:r w:rsidRPr="00AC3E37">
        <w:rPr>
          <w:color w:val="000000"/>
        </w:rPr>
        <w:t>configurations within the higher layer parameter </w:t>
      </w:r>
      <w:r w:rsidRPr="00AC3E37">
        <w:rPr>
          <w:i/>
          <w:iCs/>
          <w:color w:val="000000"/>
        </w:rPr>
        <w:t>PDSCH-Config-Multicast</w:t>
      </w:r>
      <w:r w:rsidRPr="00AC3E37">
        <w:rPr>
          <w:color w:val="000000"/>
        </w:rPr>
        <w:t> to decode PDSCH associated with a G-RNTI or a G-CS-RNTI according to a detected PDCCH with DCI intended for the UE and the given serving cell, where M’ depends on the UE capability.”</w:t>
      </w:r>
    </w:p>
    <w:p w14:paraId="3D4B4932" w14:textId="77777777" w:rsidR="00DA1554" w:rsidRDefault="00DA1554" w:rsidP="00DA1554">
      <w:pPr>
        <w:rPr>
          <w:lang w:eastAsia="x-none"/>
        </w:rPr>
      </w:pPr>
    </w:p>
    <w:p w14:paraId="14E04458" w14:textId="77777777" w:rsidR="00DA1554" w:rsidRDefault="00DA1554" w:rsidP="00DA1554">
      <w:pPr>
        <w:rPr>
          <w:lang w:eastAsia="x-none"/>
        </w:rPr>
      </w:pPr>
    </w:p>
    <w:p w14:paraId="7AAAA407" w14:textId="19954078" w:rsidR="00DA1554" w:rsidRPr="002E4933" w:rsidRDefault="002328C4" w:rsidP="00DA1554">
      <w:pPr>
        <w:rPr>
          <w:b/>
          <w:bCs/>
          <w:lang w:eastAsia="x-none"/>
        </w:rPr>
      </w:pPr>
      <w:hyperlink r:id="rId2033" w:history="1">
        <w:r w:rsidR="004371F4">
          <w:rPr>
            <w:rStyle w:val="Hyperlink"/>
            <w:b/>
            <w:bCs/>
            <w:lang w:eastAsia="x-none"/>
          </w:rPr>
          <w:t>R1-2202746</w:t>
        </w:r>
      </w:hyperlink>
      <w:r w:rsidR="00DA1554" w:rsidRPr="002E4933">
        <w:rPr>
          <w:b/>
          <w:bCs/>
          <w:lang w:eastAsia="x-none"/>
        </w:rPr>
        <w:tab/>
        <w:t>FL summary#1 on MBS broadcast reception on SCell</w:t>
      </w:r>
      <w:r w:rsidR="00DA1554" w:rsidRPr="002E4933">
        <w:rPr>
          <w:b/>
          <w:bCs/>
          <w:lang w:eastAsia="x-none"/>
        </w:rPr>
        <w:tab/>
        <w:t>Moderator (Huawei)</w:t>
      </w:r>
    </w:p>
    <w:p w14:paraId="481627E0" w14:textId="7EE4DC7F" w:rsidR="002E4933" w:rsidRDefault="002E4933" w:rsidP="00DA1554">
      <w:pPr>
        <w:rPr>
          <w:lang w:eastAsia="x-none"/>
        </w:rPr>
      </w:pPr>
      <w:r>
        <w:rPr>
          <w:lang w:eastAsia="x-none"/>
        </w:rPr>
        <w:t>From Mar 1</w:t>
      </w:r>
      <w:r w:rsidRPr="002E4933">
        <w:rPr>
          <w:vertAlign w:val="superscript"/>
          <w:lang w:eastAsia="x-none"/>
        </w:rPr>
        <w:t>st</w:t>
      </w:r>
      <w:r>
        <w:rPr>
          <w:lang w:eastAsia="x-none"/>
        </w:rPr>
        <w:t xml:space="preserve"> GTW session</w:t>
      </w:r>
    </w:p>
    <w:p w14:paraId="6FA56668" w14:textId="77777777" w:rsidR="002E4933" w:rsidRPr="002E4933" w:rsidRDefault="002E4933" w:rsidP="002E4933">
      <w:pPr>
        <w:rPr>
          <w:bCs/>
          <w:lang w:eastAsia="x-none"/>
        </w:rPr>
      </w:pPr>
      <w:r w:rsidRPr="002E4933">
        <w:rPr>
          <w:bCs/>
          <w:highlight w:val="green"/>
          <w:lang w:eastAsia="x-none"/>
        </w:rPr>
        <w:t>Agreement</w:t>
      </w:r>
    </w:p>
    <w:p w14:paraId="37569513" w14:textId="77777777" w:rsidR="002E4933" w:rsidRDefault="002E4933" w:rsidP="002E4933">
      <w:pPr>
        <w:rPr>
          <w:iCs/>
          <w:szCs w:val="21"/>
        </w:rPr>
      </w:pPr>
      <w:r w:rsidRPr="00446A4A">
        <w:rPr>
          <w:iCs/>
          <w:szCs w:val="21"/>
        </w:rPr>
        <w:t>Adopt the following TP for Clause 10.1 in TS 38.213:</w:t>
      </w:r>
    </w:p>
    <w:p w14:paraId="0FA1C5F5" w14:textId="77777777" w:rsidR="002E4933" w:rsidRPr="00B637E4" w:rsidRDefault="002E4933" w:rsidP="00F44FD9">
      <w:pPr>
        <w:pStyle w:val="ListParagraph"/>
        <w:numPr>
          <w:ilvl w:val="0"/>
          <w:numId w:val="161"/>
        </w:numPr>
        <w:spacing w:after="120"/>
        <w:rPr>
          <w:bCs/>
          <w:lang w:eastAsia="zh-CN"/>
        </w:rPr>
      </w:pPr>
      <w:r w:rsidRPr="00930C46">
        <w:rPr>
          <w:rFonts w:hint="eastAsia"/>
          <w:bCs/>
          <w:lang w:eastAsia="zh-CN"/>
        </w:rPr>
        <w:t xml:space="preserve">note: </w:t>
      </w:r>
      <w:r w:rsidRPr="00930C46">
        <w:rPr>
          <w:bCs/>
          <w:lang w:eastAsia="zh-CN"/>
        </w:rPr>
        <w:t>further clarification may be needed for the case of receiving broadcast, and MCCH-RNTI</w:t>
      </w:r>
    </w:p>
    <w:p w14:paraId="4C34097E" w14:textId="77777777" w:rsidR="002E4933" w:rsidRPr="001820A8" w:rsidRDefault="002E4933" w:rsidP="002E4933">
      <w:pPr>
        <w:rPr>
          <w:color w:val="FF0000"/>
        </w:rPr>
      </w:pPr>
      <w:r w:rsidRPr="001820A8">
        <w:rPr>
          <w:color w:val="FF0000"/>
        </w:rPr>
        <w:t>----------------- Start of TP ----------------</w:t>
      </w:r>
    </w:p>
    <w:p w14:paraId="035CF72D" w14:textId="77777777" w:rsidR="002E4933" w:rsidRPr="00690265" w:rsidRDefault="002E4933" w:rsidP="002E4933">
      <w:pPr>
        <w:rPr>
          <w:rFonts w:ascii="Arial" w:hAnsi="Arial" w:cs="Arial"/>
          <w:b/>
          <w:bCs/>
          <w:sz w:val="16"/>
          <w:szCs w:val="16"/>
          <w:lang w:eastAsia="zh-CN"/>
        </w:rPr>
      </w:pPr>
      <w:r w:rsidRPr="00690265">
        <w:rPr>
          <w:rFonts w:ascii="Arial" w:hAnsi="Arial" w:cs="Arial"/>
          <w:b/>
          <w:bCs/>
          <w:sz w:val="16"/>
          <w:szCs w:val="16"/>
          <w:lang w:eastAsia="zh-CN"/>
        </w:rPr>
        <w:t>10.1</w:t>
      </w:r>
      <w:r w:rsidRPr="00690265">
        <w:rPr>
          <w:rFonts w:ascii="Arial" w:hAnsi="Arial" w:cs="Arial"/>
          <w:b/>
          <w:bCs/>
          <w:sz w:val="16"/>
          <w:szCs w:val="16"/>
          <w:lang w:eastAsia="zh-CN"/>
        </w:rPr>
        <w:tab/>
        <w:t>UE procedure for determining physical downlink control channel assignment</w:t>
      </w:r>
    </w:p>
    <w:p w14:paraId="20832901" w14:textId="77777777" w:rsidR="002E4933" w:rsidRPr="00690265" w:rsidRDefault="002E4933" w:rsidP="002E4933">
      <w:pPr>
        <w:jc w:val="center"/>
        <w:rPr>
          <w:rFonts w:ascii="Arial" w:hAnsi="Arial" w:cs="Arial"/>
          <w:sz w:val="16"/>
          <w:szCs w:val="16"/>
        </w:rPr>
      </w:pPr>
      <w:r w:rsidRPr="00690265">
        <w:rPr>
          <w:rFonts w:ascii="Arial" w:hAnsi="Arial" w:cs="Arial"/>
          <w:b/>
          <w:bCs/>
          <w:color w:val="0070C0"/>
          <w:sz w:val="16"/>
          <w:szCs w:val="16"/>
        </w:rPr>
        <w:t>&lt;</w:t>
      </w:r>
      <w:r w:rsidRPr="00690265">
        <w:rPr>
          <w:rFonts w:ascii="Arial" w:hAnsi="Arial" w:cs="Arial"/>
          <w:color w:val="0070C0"/>
          <w:sz w:val="16"/>
          <w:szCs w:val="16"/>
        </w:rPr>
        <w:t>Unchanged text is omitted&gt;</w:t>
      </w:r>
    </w:p>
    <w:p w14:paraId="62C8D2EB" w14:textId="77777777" w:rsidR="002E4933" w:rsidRPr="00690265" w:rsidRDefault="002E4933" w:rsidP="002E4933">
      <w:pPr>
        <w:rPr>
          <w:rFonts w:ascii="Arial" w:eastAsia="MS Mincho" w:hAnsi="Arial" w:cs="Arial"/>
          <w:sz w:val="16"/>
          <w:szCs w:val="16"/>
          <w:lang w:eastAsia="ja-JP"/>
        </w:rPr>
      </w:pPr>
      <w:r w:rsidRPr="00690265">
        <w:rPr>
          <w:rFonts w:ascii="Arial" w:hAnsi="Arial" w:cs="Arial"/>
          <w:sz w:val="16"/>
          <w:szCs w:val="16"/>
          <w:lang w:eastAsia="ja-JP"/>
        </w:rPr>
        <w:t xml:space="preserve">For a scheduled cell and at any time, </w:t>
      </w:r>
      <w:r w:rsidRPr="00690265">
        <w:rPr>
          <w:rFonts w:ascii="Arial" w:hAnsi="Arial" w:cs="Arial"/>
          <w:color w:val="FF0000"/>
          <w:sz w:val="16"/>
          <w:szCs w:val="16"/>
          <w:u w:val="single"/>
          <w:lang w:eastAsia="ja-JP"/>
        </w:rPr>
        <w:t xml:space="preserve">if a UE is provided a C-RNTI, </w:t>
      </w:r>
      <w:r w:rsidRPr="00690265">
        <w:rPr>
          <w:rFonts w:ascii="Arial" w:hAnsi="Arial" w:cs="Arial"/>
          <w:strike/>
          <w:color w:val="FF0000"/>
          <w:sz w:val="16"/>
          <w:szCs w:val="16"/>
          <w:lang w:eastAsia="ja-JP"/>
        </w:rPr>
        <w:t>a</w:t>
      </w:r>
      <w:r w:rsidRPr="00690265">
        <w:rPr>
          <w:rFonts w:ascii="Arial" w:hAnsi="Arial" w:cs="Arial"/>
          <w:color w:val="FF0000"/>
          <w:sz w:val="16"/>
          <w:szCs w:val="16"/>
          <w:u w:val="single"/>
          <w:lang w:eastAsia="ja-JP"/>
        </w:rPr>
        <w:t>the</w:t>
      </w:r>
      <w:r w:rsidRPr="00690265">
        <w:rPr>
          <w:rFonts w:ascii="Arial" w:hAnsi="Arial" w:cs="Arial"/>
          <w:sz w:val="16"/>
          <w:szCs w:val="16"/>
          <w:lang w:eastAsia="ja-JP"/>
        </w:rPr>
        <w:t xml:space="preserve"> UE expects to have received at most 16 PDCCHs for DCI formats with CRC scrambled by C-RNTI, CS-RNTI, </w:t>
      </w:r>
      <w:r w:rsidRPr="00690265">
        <w:rPr>
          <w:rFonts w:ascii="Arial" w:hAnsi="Arial" w:cs="Arial"/>
          <w:color w:val="FF0000"/>
          <w:sz w:val="16"/>
          <w:szCs w:val="16"/>
          <w:u w:val="single"/>
          <w:lang w:eastAsia="ja-JP"/>
        </w:rPr>
        <w:t xml:space="preserve">G-RNTI, G-CS-RNTI </w:t>
      </w:r>
      <w:r w:rsidRPr="00690265">
        <w:rPr>
          <w:rFonts w:ascii="Arial" w:hAnsi="Arial" w:cs="Arial"/>
          <w:sz w:val="16"/>
          <w:szCs w:val="16"/>
          <w:lang w:eastAsia="ja-JP"/>
        </w:rPr>
        <w:t>or MCS</w:t>
      </w:r>
      <w:r w:rsidRPr="00690265">
        <w:rPr>
          <w:rFonts w:ascii="Arial" w:eastAsia="DengXian" w:hAnsi="Arial" w:cs="Arial"/>
          <w:sz w:val="16"/>
          <w:szCs w:val="16"/>
          <w:lang w:eastAsia="ja-JP"/>
        </w:rPr>
        <w:t>-C</w:t>
      </w:r>
      <w:r w:rsidRPr="00690265">
        <w:rPr>
          <w:rFonts w:ascii="Arial" w:hAnsi="Arial" w:cs="Arial"/>
          <w:sz w:val="16"/>
          <w:szCs w:val="16"/>
          <w:lang w:eastAsia="ja-JP"/>
        </w:rPr>
        <w:t>-RNTI scheduling 16 PDSCH receptions for which the UE has not received any corresponding PDSCH symbol and at most 16 PDCCHs for DCI formats with CRC scrambled by C-RNTI, CS-RNTI, or MCS</w:t>
      </w:r>
      <w:r w:rsidRPr="00690265">
        <w:rPr>
          <w:rFonts w:ascii="Arial" w:eastAsia="DengXian" w:hAnsi="Arial" w:cs="Arial"/>
          <w:sz w:val="16"/>
          <w:szCs w:val="16"/>
          <w:lang w:eastAsia="ja-JP"/>
        </w:rPr>
        <w:t>-C</w:t>
      </w:r>
      <w:r w:rsidRPr="00690265">
        <w:rPr>
          <w:rFonts w:ascii="Arial" w:hAnsi="Arial" w:cs="Arial"/>
          <w:sz w:val="16"/>
          <w:szCs w:val="16"/>
          <w:lang w:eastAsia="ja-JP"/>
        </w:rPr>
        <w:t xml:space="preserve">-RNTI scheduling 16 PUSCH transmissions for which the UE has not transmitted any corresponding PUSCH symbol. </w:t>
      </w:r>
    </w:p>
    <w:p w14:paraId="4D506D1E" w14:textId="77777777" w:rsidR="002E4933" w:rsidRPr="00690265" w:rsidRDefault="002E4933" w:rsidP="002E4933">
      <w:pPr>
        <w:jc w:val="center"/>
        <w:rPr>
          <w:rFonts w:ascii="Arial" w:hAnsi="Arial" w:cs="Arial"/>
          <w:sz w:val="16"/>
          <w:szCs w:val="16"/>
        </w:rPr>
      </w:pPr>
      <w:r w:rsidRPr="00690265">
        <w:rPr>
          <w:rFonts w:ascii="Arial" w:hAnsi="Arial" w:cs="Arial"/>
          <w:b/>
          <w:bCs/>
          <w:color w:val="0070C0"/>
          <w:sz w:val="16"/>
          <w:szCs w:val="16"/>
        </w:rPr>
        <w:t>&lt;</w:t>
      </w:r>
      <w:r w:rsidRPr="00690265">
        <w:rPr>
          <w:rFonts w:ascii="Arial" w:hAnsi="Arial" w:cs="Arial"/>
          <w:color w:val="0070C0"/>
          <w:sz w:val="16"/>
          <w:szCs w:val="16"/>
        </w:rPr>
        <w:t>Unchanged text is omitted&gt;</w:t>
      </w:r>
    </w:p>
    <w:p w14:paraId="2176F962" w14:textId="77777777" w:rsidR="002E4933" w:rsidRPr="001820A8" w:rsidRDefault="002E4933" w:rsidP="002E4933">
      <w:pPr>
        <w:rPr>
          <w:b/>
          <w:szCs w:val="16"/>
          <w:lang w:eastAsia="zh-CN"/>
        </w:rPr>
      </w:pPr>
      <w:r w:rsidRPr="001820A8">
        <w:rPr>
          <w:color w:val="FF0000"/>
        </w:rPr>
        <w:lastRenderedPageBreak/>
        <w:t>----------------- End of TP ----------------</w:t>
      </w:r>
    </w:p>
    <w:p w14:paraId="6C49E423" w14:textId="77777777" w:rsidR="002E4933" w:rsidRPr="00690265" w:rsidRDefault="002E4933" w:rsidP="00690265"/>
    <w:p w14:paraId="5FAB126F" w14:textId="77777777" w:rsidR="002E4933" w:rsidRPr="00690265" w:rsidRDefault="002E4933" w:rsidP="00690265">
      <w:r w:rsidRPr="00690265">
        <w:rPr>
          <w:highlight w:val="green"/>
        </w:rPr>
        <w:t>Agreement</w:t>
      </w:r>
    </w:p>
    <w:p w14:paraId="40EF1693" w14:textId="60E7C582" w:rsidR="002E4933" w:rsidRPr="00690265" w:rsidRDefault="002E4933" w:rsidP="00690265">
      <w:pPr>
        <w:rPr>
          <w:rFonts w:eastAsia="MS Mincho"/>
          <w:iCs/>
          <w:szCs w:val="20"/>
          <w:lang w:eastAsia="ja-JP"/>
        </w:rPr>
      </w:pPr>
      <w:r w:rsidRPr="00690265">
        <w:rPr>
          <w:rFonts w:eastAsia="MS Mincho"/>
          <w:iCs/>
          <w:szCs w:val="20"/>
          <w:lang w:eastAsia="ja-JP"/>
        </w:rPr>
        <w:t>Send the LS reply with the following answer to Q1 from the incoming LS (</w:t>
      </w:r>
      <w:hyperlink r:id="rId2034" w:history="1">
        <w:r w:rsidR="004371F4">
          <w:rPr>
            <w:rStyle w:val="Hyperlink"/>
            <w:rFonts w:eastAsia="MS Mincho"/>
            <w:iCs/>
            <w:szCs w:val="20"/>
            <w:lang w:eastAsia="ja-JP"/>
          </w:rPr>
          <w:t>R1-2202727</w:t>
        </w:r>
      </w:hyperlink>
      <w:r w:rsidRPr="00690265">
        <w:rPr>
          <w:rFonts w:eastAsia="MS Mincho"/>
          <w:iCs/>
          <w:szCs w:val="20"/>
          <w:lang w:eastAsia="ja-JP"/>
        </w:rPr>
        <w:t>):</w:t>
      </w:r>
    </w:p>
    <w:p w14:paraId="2F41CE9C" w14:textId="77777777" w:rsidR="002E4933" w:rsidRPr="00690265" w:rsidRDefault="002E4933" w:rsidP="00F44FD9">
      <w:pPr>
        <w:pStyle w:val="ListParagraph"/>
        <w:numPr>
          <w:ilvl w:val="0"/>
          <w:numId w:val="162"/>
        </w:numPr>
        <w:rPr>
          <w:lang w:eastAsia="zh-CN"/>
        </w:rPr>
      </w:pPr>
      <w:r w:rsidRPr="00690265">
        <w:rPr>
          <w:lang w:eastAsia="zh-CN"/>
        </w:rPr>
        <w:t>From RAN1 perspective, UE receiving SIBx</w:t>
      </w:r>
      <w:r w:rsidRPr="00690265">
        <w:t xml:space="preserve"> directly from SCell via BCCH is not feasible since it is legacy procedure that UE is not required to monitor DCI formats associated with SI-RNTI, P-RNTI, RA-RNTI in SCell. Such procedure is expected to be unchanged because of the impact to RAN1 specifications and UE implementation. </w:t>
      </w:r>
    </w:p>
    <w:p w14:paraId="368FC6D4" w14:textId="77777777" w:rsidR="002E4933" w:rsidRPr="00690265" w:rsidRDefault="002E4933" w:rsidP="00690265">
      <w:r w:rsidRPr="00690265">
        <w:rPr>
          <w:highlight w:val="green"/>
        </w:rPr>
        <w:t>Agreement</w:t>
      </w:r>
    </w:p>
    <w:p w14:paraId="44CB7ACC" w14:textId="1888C539" w:rsidR="002E4933" w:rsidRPr="00690265" w:rsidRDefault="002E4933" w:rsidP="00690265">
      <w:pPr>
        <w:rPr>
          <w:szCs w:val="20"/>
          <w:lang w:eastAsia="zh-CN"/>
        </w:rPr>
      </w:pPr>
      <w:r w:rsidRPr="00690265">
        <w:rPr>
          <w:rFonts w:eastAsia="MS Mincho"/>
          <w:iCs/>
          <w:szCs w:val="20"/>
          <w:lang w:eastAsia="ja-JP"/>
        </w:rPr>
        <w:t>Send the LS reply with the following answer to Q2 from the incoming LS (</w:t>
      </w:r>
      <w:hyperlink r:id="rId2035" w:history="1">
        <w:r w:rsidR="004371F4">
          <w:rPr>
            <w:rStyle w:val="Hyperlink"/>
            <w:rFonts w:eastAsia="MS Mincho"/>
            <w:iCs/>
            <w:szCs w:val="20"/>
            <w:lang w:eastAsia="ja-JP"/>
          </w:rPr>
          <w:t>R1-2202727</w:t>
        </w:r>
      </w:hyperlink>
      <w:r w:rsidRPr="00690265">
        <w:rPr>
          <w:rFonts w:eastAsia="MS Mincho"/>
          <w:iCs/>
          <w:szCs w:val="20"/>
          <w:lang w:eastAsia="ja-JP"/>
        </w:rPr>
        <w:t>):</w:t>
      </w:r>
    </w:p>
    <w:p w14:paraId="4D32BE66" w14:textId="77777777" w:rsidR="002E4933" w:rsidRPr="00690265" w:rsidRDefault="002E4933" w:rsidP="00F44FD9">
      <w:pPr>
        <w:pStyle w:val="ListParagraph"/>
        <w:numPr>
          <w:ilvl w:val="0"/>
          <w:numId w:val="162"/>
        </w:numPr>
        <w:rPr>
          <w:lang w:eastAsia="zh-CN"/>
        </w:rPr>
      </w:pPr>
      <w:r w:rsidRPr="00690265">
        <w:rPr>
          <w:lang w:eastAsia="zh-CN"/>
        </w:rPr>
        <w:t xml:space="preserve">From RAN1 perspective, UE can receive MCCH directly from SCell and there is no need to provide MCCH to UE with dedicated signalling. There is no dependency between SIBx reception method for SCell (i.e. directly reading from SCell vs. dedicated RRC signalling) and MCCH provision method (i.e. dedicated signalling vs. directly reading from SCell). </w:t>
      </w:r>
    </w:p>
    <w:p w14:paraId="5C2A7004" w14:textId="38882183" w:rsidR="00B8243B" w:rsidRDefault="002328C4" w:rsidP="00B8243B">
      <w:pPr>
        <w:rPr>
          <w:b/>
          <w:bCs/>
          <w:lang w:eastAsia="x-none"/>
        </w:rPr>
      </w:pPr>
      <w:hyperlink r:id="rId2036" w:history="1">
        <w:r w:rsidR="004371F4">
          <w:rPr>
            <w:rStyle w:val="Hyperlink"/>
            <w:b/>
            <w:bCs/>
            <w:lang w:eastAsia="x-none"/>
          </w:rPr>
          <w:t>R1-2202821</w:t>
        </w:r>
      </w:hyperlink>
      <w:r w:rsidR="00B8243B" w:rsidRPr="00C01C34">
        <w:rPr>
          <w:b/>
          <w:bCs/>
          <w:lang w:eastAsia="x-none"/>
        </w:rPr>
        <w:tab/>
        <w:t>DRAFT LS reply on MBS broadcast reception on SCell</w:t>
      </w:r>
      <w:r w:rsidR="00B8243B" w:rsidRPr="00C01C34">
        <w:rPr>
          <w:b/>
          <w:bCs/>
          <w:lang w:eastAsia="x-none"/>
        </w:rPr>
        <w:tab/>
        <w:t>Moderator (Huawei)</w:t>
      </w:r>
    </w:p>
    <w:p w14:paraId="631842FC" w14:textId="5211C84C" w:rsidR="00B8243B" w:rsidRPr="00C01C34" w:rsidRDefault="00C01C34" w:rsidP="00B8243B">
      <w:pPr>
        <w:rPr>
          <w:lang w:eastAsia="x-none"/>
        </w:rPr>
      </w:pPr>
      <w:r>
        <w:rPr>
          <w:b/>
          <w:bCs/>
          <w:lang w:eastAsia="x-none"/>
        </w:rPr>
        <w:t xml:space="preserve">Decision: </w:t>
      </w:r>
      <w:r w:rsidRPr="00C01C34">
        <w:rPr>
          <w:lang w:eastAsia="x-none"/>
        </w:rPr>
        <w:t>As</w:t>
      </w:r>
      <w:r>
        <w:rPr>
          <w:lang w:eastAsia="x-none"/>
        </w:rPr>
        <w:t xml:space="preserve"> </w:t>
      </w:r>
      <w:r w:rsidRPr="00C01C34">
        <w:rPr>
          <w:lang w:eastAsia="x-none"/>
        </w:rPr>
        <w:t xml:space="preserve">per </w:t>
      </w:r>
      <w:r>
        <w:rPr>
          <w:lang w:eastAsia="x-none"/>
        </w:rPr>
        <w:t xml:space="preserve">email </w:t>
      </w:r>
      <w:r w:rsidRPr="00C01C34">
        <w:rPr>
          <w:lang w:eastAsia="x-none"/>
        </w:rPr>
        <w:t xml:space="preserve">decision </w:t>
      </w:r>
      <w:r>
        <w:rPr>
          <w:lang w:eastAsia="x-none"/>
        </w:rPr>
        <w:t xml:space="preserve">posted </w:t>
      </w:r>
      <w:r w:rsidRPr="00C01C34">
        <w:rPr>
          <w:lang w:eastAsia="x-none"/>
        </w:rPr>
        <w:t>on Mar</w:t>
      </w:r>
      <w:r>
        <w:rPr>
          <w:lang w:eastAsia="x-none"/>
        </w:rPr>
        <w:t xml:space="preserve"> 1</w:t>
      </w:r>
      <w:r w:rsidRPr="00C01C34">
        <w:rPr>
          <w:vertAlign w:val="superscript"/>
          <w:lang w:eastAsia="x-none"/>
        </w:rPr>
        <w:t>st</w:t>
      </w:r>
      <w:r>
        <w:rPr>
          <w:lang w:eastAsia="x-none"/>
        </w:rPr>
        <w:t xml:space="preserve">, </w:t>
      </w:r>
      <w:r w:rsidRPr="00C01C34">
        <w:rPr>
          <w:lang w:eastAsia="x-none"/>
        </w:rPr>
        <w:t>the draft LS is endorsed. Final</w:t>
      </w:r>
      <w:r>
        <w:rPr>
          <w:lang w:eastAsia="x-none"/>
        </w:rPr>
        <w:t xml:space="preserve"> </w:t>
      </w:r>
      <w:r w:rsidRPr="00C01C34">
        <w:rPr>
          <w:lang w:eastAsia="x-none"/>
        </w:rPr>
        <w:t xml:space="preserve">LS is </w:t>
      </w:r>
      <w:r w:rsidRPr="00C01C34">
        <w:rPr>
          <w:highlight w:val="green"/>
          <w:lang w:eastAsia="x-none"/>
        </w:rPr>
        <w:t xml:space="preserve">approved in </w:t>
      </w:r>
      <w:hyperlink r:id="rId2037" w:history="1">
        <w:r w:rsidR="004371F4">
          <w:rPr>
            <w:rStyle w:val="Hyperlink"/>
            <w:highlight w:val="green"/>
            <w:lang w:eastAsia="x-none"/>
          </w:rPr>
          <w:t>R1-2202822</w:t>
        </w:r>
      </w:hyperlink>
      <w:r w:rsidRPr="00C01C34">
        <w:rPr>
          <w:lang w:eastAsia="x-none"/>
        </w:rPr>
        <w:t>.</w:t>
      </w:r>
    </w:p>
    <w:p w14:paraId="2F2209D6" w14:textId="171AC28F" w:rsidR="00B8243B" w:rsidRDefault="00B8243B" w:rsidP="00B8243B">
      <w:pPr>
        <w:rPr>
          <w:lang w:eastAsia="x-none"/>
        </w:rPr>
      </w:pPr>
    </w:p>
    <w:p w14:paraId="32956F1A" w14:textId="6F297D38" w:rsidR="00C01C34" w:rsidRPr="00A2590C" w:rsidRDefault="00A2590C" w:rsidP="00C01C34">
      <w:pPr>
        <w:rPr>
          <w:lang w:eastAsia="x-none"/>
        </w:rPr>
      </w:pPr>
      <w:r>
        <w:rPr>
          <w:lang w:eastAsia="x-none"/>
        </w:rPr>
        <w:t xml:space="preserve">Final summary </w:t>
      </w:r>
      <w:r w:rsidR="00C01C34">
        <w:rPr>
          <w:lang w:eastAsia="x-none"/>
        </w:rPr>
        <w:t>on MBS broadcast reception on SCell</w:t>
      </w:r>
      <w:r>
        <w:rPr>
          <w:lang w:eastAsia="x-none"/>
        </w:rPr>
        <w:t xml:space="preserve"> in </w:t>
      </w:r>
      <w:hyperlink r:id="rId2038" w:history="1">
        <w:r w:rsidR="004371F4">
          <w:rPr>
            <w:rStyle w:val="Hyperlink"/>
            <w:lang w:eastAsia="x-none"/>
          </w:rPr>
          <w:t>R1-2202747</w:t>
        </w:r>
      </w:hyperlink>
      <w:r w:rsidRPr="00A2590C">
        <w:rPr>
          <w:rStyle w:val="Hyperlink"/>
          <w:u w:val="none"/>
          <w:lang w:eastAsia="x-none"/>
        </w:rPr>
        <w:t>.</w:t>
      </w:r>
    </w:p>
    <w:p w14:paraId="1F0C368D" w14:textId="3C070711" w:rsidR="00C01C34" w:rsidRDefault="00C01C34" w:rsidP="00B8243B">
      <w:pPr>
        <w:rPr>
          <w:lang w:eastAsia="x-none"/>
        </w:rPr>
      </w:pPr>
    </w:p>
    <w:p w14:paraId="74A6F2A9" w14:textId="77777777" w:rsidR="00A2590C" w:rsidRDefault="00A2590C" w:rsidP="00B8243B">
      <w:pPr>
        <w:rPr>
          <w:lang w:eastAsia="x-none"/>
        </w:rPr>
      </w:pPr>
    </w:p>
    <w:p w14:paraId="266C735C" w14:textId="06CF4FF8" w:rsidR="00DA1554" w:rsidRPr="00A2590C" w:rsidRDefault="002328C4" w:rsidP="00B8243B">
      <w:pPr>
        <w:rPr>
          <w:b/>
          <w:bCs/>
          <w:lang w:eastAsia="x-none"/>
        </w:rPr>
      </w:pPr>
      <w:hyperlink r:id="rId2039" w:history="1">
        <w:r w:rsidR="004371F4">
          <w:rPr>
            <w:rStyle w:val="Hyperlink"/>
            <w:b/>
            <w:bCs/>
            <w:lang w:eastAsia="x-none"/>
          </w:rPr>
          <w:t>R1-2202827</w:t>
        </w:r>
      </w:hyperlink>
      <w:r w:rsidR="00B8243B" w:rsidRPr="00A2590C">
        <w:rPr>
          <w:b/>
          <w:bCs/>
          <w:lang w:eastAsia="x-none"/>
        </w:rPr>
        <w:tab/>
        <w:t>Summary#7 on mechanisms to support group scheduling for RRC_CONNECTED UEs for NR MBS</w:t>
      </w:r>
      <w:r w:rsidR="00B8243B" w:rsidRPr="00A2590C">
        <w:rPr>
          <w:b/>
          <w:bCs/>
          <w:lang w:eastAsia="x-none"/>
        </w:rPr>
        <w:tab/>
        <w:t>Moderator (CMCC)</w:t>
      </w:r>
    </w:p>
    <w:p w14:paraId="70CCC077" w14:textId="046226EE" w:rsidR="00DA1554" w:rsidRDefault="00951BE9" w:rsidP="00F124EB">
      <w:pPr>
        <w:rPr>
          <w:lang w:eastAsia="x-none"/>
        </w:rPr>
      </w:pPr>
      <w:r>
        <w:rPr>
          <w:lang w:eastAsia="x-none"/>
        </w:rPr>
        <w:t>From Mar 3</w:t>
      </w:r>
      <w:r w:rsidRPr="00951BE9">
        <w:rPr>
          <w:vertAlign w:val="superscript"/>
          <w:lang w:eastAsia="x-none"/>
        </w:rPr>
        <w:t>rd</w:t>
      </w:r>
      <w:r>
        <w:rPr>
          <w:lang w:eastAsia="x-none"/>
        </w:rPr>
        <w:t xml:space="preserve"> GTW session</w:t>
      </w:r>
    </w:p>
    <w:p w14:paraId="47908AA9" w14:textId="77777777" w:rsidR="00951BE9" w:rsidRPr="00951BE9" w:rsidRDefault="00951BE9" w:rsidP="00951BE9">
      <w:r w:rsidRPr="00951BE9">
        <w:rPr>
          <w:highlight w:val="green"/>
        </w:rPr>
        <w:t>Agreement</w:t>
      </w:r>
    </w:p>
    <w:p w14:paraId="0F245588" w14:textId="77777777" w:rsidR="00951BE9" w:rsidRDefault="00951BE9" w:rsidP="00951BE9">
      <w:pPr>
        <w:rPr>
          <w:b/>
          <w:bCs/>
          <w:lang w:eastAsia="zh-CN"/>
        </w:rPr>
      </w:pPr>
      <w:r w:rsidRPr="00173CE9">
        <w:t xml:space="preserve">Update the previous agreement for </w:t>
      </w:r>
      <w:r w:rsidRPr="00173CE9">
        <w:rPr>
          <w:i/>
          <w:iCs/>
        </w:rPr>
        <w:t>p-ZP-CSI-RS-ResourceSet</w:t>
      </w:r>
      <w:r w:rsidRPr="00173CE9">
        <w:t xml:space="preserve"> as below:</w:t>
      </w:r>
    </w:p>
    <w:p w14:paraId="7FF1F79A" w14:textId="77777777" w:rsidR="00951BE9" w:rsidRPr="0095765C" w:rsidRDefault="00951BE9" w:rsidP="00951BE9">
      <w:pPr>
        <w:rPr>
          <w:lang w:eastAsia="zh-CN"/>
        </w:rPr>
      </w:pPr>
      <w:r>
        <w:rPr>
          <w:lang w:eastAsia="zh-CN"/>
        </w:rPr>
        <w:t>For multicast RRC_CONNECTED UEs,</w:t>
      </w:r>
      <w:r w:rsidRPr="005C00AD">
        <w:t xml:space="preserve"> </w:t>
      </w:r>
      <w:r w:rsidRPr="00623111">
        <w:rPr>
          <w:i/>
          <w:iCs/>
          <w:lang w:eastAsia="zh-CN"/>
        </w:rPr>
        <w:t>p-ZP-CSI-RS-ResourceSet</w:t>
      </w:r>
      <w:r>
        <w:rPr>
          <w:lang w:eastAsia="zh-CN"/>
        </w:rPr>
        <w:t xml:space="preserve"> can be configured in </w:t>
      </w:r>
      <w:r w:rsidRPr="00623111">
        <w:rPr>
          <w:i/>
          <w:iCs/>
          <w:lang w:eastAsia="zh-CN"/>
        </w:rPr>
        <w:t>PDSCH-Config-Multicast</w:t>
      </w:r>
      <w:r>
        <w:rPr>
          <w:lang w:eastAsia="zh-CN"/>
        </w:rPr>
        <w:t xml:space="preserve"> for GC-PDSCH rate matching</w:t>
      </w:r>
      <w:r w:rsidRPr="00E463C2">
        <w:rPr>
          <w:lang w:eastAsia="zh-CN"/>
        </w:rPr>
        <w:t>, subject to UE capability</w:t>
      </w:r>
      <w:r w:rsidRPr="0095765C">
        <w:rPr>
          <w:lang w:eastAsia="zh-CN"/>
        </w:rPr>
        <w:t xml:space="preserve">. </w:t>
      </w:r>
      <w:r w:rsidRPr="00623111">
        <w:rPr>
          <w:iCs/>
        </w:rPr>
        <w:t>For PDSCH resource mapping with RE symbol level granularity,</w:t>
      </w:r>
    </w:p>
    <w:p w14:paraId="00B4CDCE" w14:textId="77777777" w:rsidR="00951BE9" w:rsidRDefault="00951BE9" w:rsidP="00F44FD9">
      <w:pPr>
        <w:pStyle w:val="ListParagraph"/>
        <w:numPr>
          <w:ilvl w:val="0"/>
          <w:numId w:val="162"/>
        </w:numPr>
        <w:rPr>
          <w:lang w:eastAsia="zh-CN"/>
        </w:rPr>
      </w:pPr>
      <w:r>
        <w:rPr>
          <w:lang w:eastAsia="zh-CN"/>
        </w:rPr>
        <w:t xml:space="preserve">the REs indicated by </w:t>
      </w:r>
      <w:r w:rsidRPr="00951BE9">
        <w:rPr>
          <w:i/>
          <w:iCs/>
          <w:lang w:eastAsia="zh-CN"/>
        </w:rPr>
        <w:t>p-ZP-CSI-RS-ResourceSet</w:t>
      </w:r>
      <w:r>
        <w:rPr>
          <w:lang w:eastAsia="zh-CN"/>
        </w:rPr>
        <w:t xml:space="preserve"> configured in </w:t>
      </w:r>
      <w:r w:rsidRPr="00951BE9">
        <w:rPr>
          <w:i/>
          <w:iCs/>
          <w:lang w:eastAsia="zh-CN"/>
        </w:rPr>
        <w:t>PDSCH-Config-Multicast</w:t>
      </w:r>
      <w:r>
        <w:rPr>
          <w:lang w:eastAsia="zh-CN"/>
        </w:rPr>
        <w:t xml:space="preserve"> are declared as not available for GC-PDSCH.</w:t>
      </w:r>
    </w:p>
    <w:p w14:paraId="3347F8E1" w14:textId="77777777" w:rsidR="00951BE9" w:rsidRDefault="00951BE9" w:rsidP="00F44FD9">
      <w:pPr>
        <w:pStyle w:val="ListParagraph"/>
        <w:numPr>
          <w:ilvl w:val="0"/>
          <w:numId w:val="162"/>
        </w:numPr>
        <w:rPr>
          <w:lang w:eastAsia="zh-CN"/>
        </w:rPr>
      </w:pPr>
      <w:r w:rsidRPr="00951BE9">
        <w:rPr>
          <w:i/>
          <w:iCs/>
          <w:lang w:eastAsia="zh-CN"/>
        </w:rPr>
        <w:t>p-ZP-CSI-RS-ResourceSet</w:t>
      </w:r>
      <w:r>
        <w:rPr>
          <w:lang w:eastAsia="zh-CN"/>
        </w:rPr>
        <w:t xml:space="preserve"> configured in</w:t>
      </w:r>
      <w:r w:rsidRPr="00951BE9">
        <w:rPr>
          <w:i/>
          <w:iCs/>
          <w:lang w:eastAsia="zh-CN"/>
        </w:rPr>
        <w:t xml:space="preserve"> PDSCH-Config</w:t>
      </w:r>
      <w:r>
        <w:rPr>
          <w:lang w:eastAsia="zh-CN"/>
        </w:rPr>
        <w:t xml:space="preserve"> for unicast do not apply for GC-PDSCHs.</w:t>
      </w:r>
    </w:p>
    <w:p w14:paraId="6B23AD8C" w14:textId="77777777" w:rsidR="00951BE9" w:rsidRDefault="00951BE9" w:rsidP="00F44FD9">
      <w:pPr>
        <w:pStyle w:val="ListParagraph"/>
        <w:numPr>
          <w:ilvl w:val="0"/>
          <w:numId w:val="162"/>
        </w:numPr>
        <w:rPr>
          <w:lang w:eastAsia="zh-CN"/>
        </w:rPr>
      </w:pPr>
      <w:r w:rsidRPr="00951BE9">
        <w:rPr>
          <w:i/>
          <w:iCs/>
          <w:lang w:eastAsia="zh-CN"/>
        </w:rPr>
        <w:t>p-ZP-CSI-RS-ResourceSet</w:t>
      </w:r>
      <w:r>
        <w:rPr>
          <w:lang w:eastAsia="zh-CN"/>
        </w:rPr>
        <w:t xml:space="preserve"> in </w:t>
      </w:r>
      <w:r w:rsidRPr="00951BE9">
        <w:rPr>
          <w:i/>
          <w:iCs/>
          <w:lang w:eastAsia="zh-CN"/>
        </w:rPr>
        <w:t>PDSCH-Config-Multicast</w:t>
      </w:r>
      <w:r>
        <w:rPr>
          <w:lang w:eastAsia="zh-CN"/>
        </w:rPr>
        <w:t xml:space="preserve"> for multicast do not apply for unicast PDSCHs.</w:t>
      </w:r>
    </w:p>
    <w:p w14:paraId="52C5C915" w14:textId="77777777" w:rsidR="00951BE9" w:rsidRPr="00173CE9" w:rsidRDefault="00951BE9" w:rsidP="00F44FD9">
      <w:pPr>
        <w:pStyle w:val="ListParagraph"/>
        <w:numPr>
          <w:ilvl w:val="0"/>
          <w:numId w:val="162"/>
        </w:numPr>
        <w:rPr>
          <w:lang w:eastAsia="zh-CN"/>
        </w:rPr>
      </w:pPr>
      <w:r w:rsidRPr="00951BE9">
        <w:rPr>
          <w:iCs/>
          <w:lang w:eastAsia="zh-CN"/>
        </w:rPr>
        <w:t xml:space="preserve">The total number of </w:t>
      </w:r>
      <w:r w:rsidRPr="00951BE9">
        <w:rPr>
          <w:iCs/>
          <w:color w:val="FF0000"/>
          <w:lang w:eastAsia="zh-CN"/>
        </w:rPr>
        <w:t>periodic ZP-CSI-RS-Resources</w:t>
      </w:r>
      <w:r w:rsidRPr="00951BE9">
        <w:rPr>
          <w:iCs/>
          <w:lang w:eastAsia="zh-CN"/>
        </w:rPr>
        <w:t xml:space="preserve"> </w:t>
      </w:r>
      <w:r w:rsidRPr="00951BE9">
        <w:rPr>
          <w:i/>
          <w:iCs/>
          <w:strike/>
          <w:color w:val="FF0000"/>
          <w:lang w:eastAsia="zh-CN"/>
        </w:rPr>
        <w:t>p-ZP-CSI-RS-ResourceSet</w:t>
      </w:r>
      <w:r w:rsidRPr="00951BE9">
        <w:rPr>
          <w:iCs/>
          <w:lang w:eastAsia="zh-CN"/>
        </w:rPr>
        <w:t xml:space="preserve"> that a UE can be configured with is the same as for unicast in Rel-16</w:t>
      </w:r>
    </w:p>
    <w:p w14:paraId="08C01E8C" w14:textId="77777777" w:rsidR="00951BE9" w:rsidRPr="00951BE9" w:rsidRDefault="00951BE9" w:rsidP="00F44FD9">
      <w:pPr>
        <w:pStyle w:val="ListParagraph"/>
        <w:numPr>
          <w:ilvl w:val="1"/>
          <w:numId w:val="162"/>
        </w:numPr>
        <w:rPr>
          <w:color w:val="FF0000"/>
          <w:lang w:eastAsia="zh-CN"/>
        </w:rPr>
      </w:pPr>
      <w:r w:rsidRPr="00951BE9">
        <w:rPr>
          <w:color w:val="FF0000"/>
          <w:lang w:eastAsia="zh-CN"/>
        </w:rPr>
        <w:t xml:space="preserve">If </w:t>
      </w:r>
      <w:r w:rsidRPr="00951BE9">
        <w:rPr>
          <w:i/>
          <w:iCs/>
          <w:color w:val="FF0000"/>
          <w:lang w:eastAsia="zh-CN"/>
        </w:rPr>
        <w:t>p-ZP-CSI-RS-ResourceSet</w:t>
      </w:r>
      <w:r w:rsidRPr="00951BE9">
        <w:rPr>
          <w:color w:val="FF0000"/>
          <w:lang w:eastAsia="zh-CN"/>
        </w:rPr>
        <w:t xml:space="preserve"> is configured in both </w:t>
      </w:r>
      <w:r w:rsidRPr="00951BE9">
        <w:rPr>
          <w:i/>
          <w:iCs/>
          <w:color w:val="FF0000"/>
          <w:lang w:eastAsia="zh-CN"/>
        </w:rPr>
        <w:t>PDSCH-Config</w:t>
      </w:r>
      <w:r w:rsidRPr="00951BE9">
        <w:rPr>
          <w:color w:val="FF0000"/>
          <w:lang w:eastAsia="zh-CN"/>
        </w:rPr>
        <w:t xml:space="preserve"> and PDSCH-Config-Multicast, it is subject to UE capability whether the </w:t>
      </w:r>
      <w:r w:rsidRPr="00951BE9">
        <w:rPr>
          <w:i/>
          <w:iCs/>
          <w:color w:val="FF0000"/>
          <w:lang w:eastAsia="zh-CN"/>
        </w:rPr>
        <w:t>p-ZP-CSI-RS-ResourceSet</w:t>
      </w:r>
      <w:r w:rsidRPr="00951BE9">
        <w:rPr>
          <w:color w:val="FF0000"/>
          <w:lang w:eastAsia="zh-CN"/>
        </w:rPr>
        <w:t xml:space="preserve"> configured in </w:t>
      </w:r>
      <w:r w:rsidRPr="00951BE9">
        <w:rPr>
          <w:i/>
          <w:iCs/>
          <w:color w:val="FF0000"/>
          <w:lang w:eastAsia="zh-CN"/>
        </w:rPr>
        <w:t>PDSCH-Config-Multicast</w:t>
      </w:r>
      <w:r w:rsidRPr="00951BE9">
        <w:rPr>
          <w:color w:val="FF0000"/>
          <w:lang w:eastAsia="zh-CN"/>
        </w:rPr>
        <w:t xml:space="preserve"> can be different from the </w:t>
      </w:r>
      <w:r w:rsidRPr="00951BE9">
        <w:rPr>
          <w:i/>
          <w:iCs/>
          <w:color w:val="FF0000"/>
          <w:lang w:eastAsia="zh-CN"/>
        </w:rPr>
        <w:t xml:space="preserve">p-ZP-CSI-RS-ResourceSet </w:t>
      </w:r>
      <w:r w:rsidRPr="00951BE9">
        <w:rPr>
          <w:color w:val="FF0000"/>
          <w:lang w:eastAsia="zh-CN"/>
        </w:rPr>
        <w:t xml:space="preserve">configured in </w:t>
      </w:r>
      <w:r w:rsidRPr="00951BE9">
        <w:rPr>
          <w:i/>
          <w:iCs/>
          <w:color w:val="FF0000"/>
          <w:lang w:eastAsia="zh-CN"/>
        </w:rPr>
        <w:t>PDSCH-Config</w:t>
      </w:r>
      <w:r w:rsidRPr="00951BE9">
        <w:rPr>
          <w:color w:val="FF0000"/>
          <w:lang w:eastAsia="zh-CN"/>
        </w:rPr>
        <w:t>.</w:t>
      </w:r>
    </w:p>
    <w:p w14:paraId="447C1E26" w14:textId="14890114" w:rsidR="00951BE9" w:rsidRDefault="00951BE9" w:rsidP="00951BE9">
      <w:pPr>
        <w:pStyle w:val="ListParagraph"/>
        <w:ind w:left="1080"/>
        <w:rPr>
          <w:lang w:eastAsia="zh-CN"/>
        </w:rPr>
      </w:pPr>
      <w:r w:rsidRPr="00951BE9">
        <w:rPr>
          <w:iCs/>
          <w:lang w:eastAsia="zh-CN"/>
        </w:rPr>
        <w:t>Also include this agreement in an LS to RAN2.</w:t>
      </w:r>
    </w:p>
    <w:p w14:paraId="5A427C33" w14:textId="77777777" w:rsidR="006B480F" w:rsidRDefault="006B480F" w:rsidP="00AE34F0">
      <w:pPr>
        <w:pStyle w:val="Heading3"/>
      </w:pPr>
      <w:bookmarkStart w:id="290" w:name="_Toc95481824"/>
      <w:bookmarkStart w:id="291" w:name="_Toc98334463"/>
      <w:r w:rsidRPr="007B38DB">
        <w:t>Mechanisms to improve reliability for RRC_CONNECTED UEs</w:t>
      </w:r>
      <w:bookmarkEnd w:id="290"/>
      <w:bookmarkEnd w:id="291"/>
    </w:p>
    <w:p w14:paraId="5541FE55" w14:textId="7E6579BB" w:rsidR="006B480F" w:rsidRDefault="002328C4" w:rsidP="006B480F">
      <w:pPr>
        <w:rPr>
          <w:lang w:eastAsia="x-none"/>
        </w:rPr>
      </w:pPr>
      <w:hyperlink r:id="rId2040" w:history="1">
        <w:r w:rsidR="004371F4">
          <w:rPr>
            <w:rStyle w:val="Hyperlink"/>
            <w:lang w:eastAsia="x-none"/>
          </w:rPr>
          <w:t>R1-2200949</w:t>
        </w:r>
      </w:hyperlink>
      <w:r w:rsidR="006B480F">
        <w:rPr>
          <w:lang w:eastAsia="x-none"/>
        </w:rPr>
        <w:tab/>
        <w:t>Mechanisms to improve reliability for RRC_CONNECTED UEs</w:t>
      </w:r>
      <w:r w:rsidR="006B480F">
        <w:rPr>
          <w:lang w:eastAsia="x-none"/>
        </w:rPr>
        <w:tab/>
        <w:t>Huawei, HiSilicon</w:t>
      </w:r>
    </w:p>
    <w:p w14:paraId="5FC6D765" w14:textId="10C02FA4" w:rsidR="006B480F" w:rsidRDefault="002328C4" w:rsidP="006B480F">
      <w:pPr>
        <w:rPr>
          <w:lang w:eastAsia="x-none"/>
        </w:rPr>
      </w:pPr>
      <w:hyperlink r:id="rId2041" w:history="1">
        <w:r w:rsidR="004371F4">
          <w:rPr>
            <w:rStyle w:val="Hyperlink"/>
            <w:lang w:eastAsia="x-none"/>
          </w:rPr>
          <w:t>R1-2201007</w:t>
        </w:r>
      </w:hyperlink>
      <w:r w:rsidR="006B480F">
        <w:rPr>
          <w:lang w:eastAsia="x-none"/>
        </w:rPr>
        <w:tab/>
        <w:t>Remaining Issues on Reliability Improvements for RRC_CONNECTED UEs supporting MBS</w:t>
      </w:r>
      <w:r w:rsidR="006B480F">
        <w:rPr>
          <w:lang w:eastAsia="x-none"/>
        </w:rPr>
        <w:tab/>
        <w:t>Nokia, Nokia Shanghai Bell</w:t>
      </w:r>
    </w:p>
    <w:p w14:paraId="6A4239B2" w14:textId="054E133B" w:rsidR="006B480F" w:rsidRDefault="002328C4" w:rsidP="006B480F">
      <w:pPr>
        <w:rPr>
          <w:lang w:eastAsia="x-none"/>
        </w:rPr>
      </w:pPr>
      <w:hyperlink r:id="rId2042" w:history="1">
        <w:r w:rsidR="004371F4">
          <w:rPr>
            <w:rStyle w:val="Hyperlink"/>
            <w:lang w:eastAsia="x-none"/>
          </w:rPr>
          <w:t>R1-2201115</w:t>
        </w:r>
      </w:hyperlink>
      <w:r w:rsidR="006B480F">
        <w:rPr>
          <w:lang w:eastAsia="x-none"/>
        </w:rPr>
        <w:tab/>
        <w:t>Remaining issues on mechanisms to improve reliability for RRC_CONNECTED U</w:t>
      </w:r>
      <w:r w:rsidR="00224894">
        <w:rPr>
          <w:lang w:eastAsia="x-none"/>
        </w:rPr>
        <w:t>E</w:t>
      </w:r>
      <w:r w:rsidR="006B480F">
        <w:rPr>
          <w:lang w:eastAsia="x-none"/>
        </w:rPr>
        <w:t>s</w:t>
      </w:r>
      <w:r w:rsidR="006B480F">
        <w:rPr>
          <w:lang w:eastAsia="x-none"/>
        </w:rPr>
        <w:tab/>
        <w:t>vivo</w:t>
      </w:r>
    </w:p>
    <w:p w14:paraId="09AC531C" w14:textId="43DF6ECF" w:rsidR="006B480F" w:rsidRDefault="002328C4" w:rsidP="006B480F">
      <w:pPr>
        <w:rPr>
          <w:lang w:eastAsia="x-none"/>
        </w:rPr>
      </w:pPr>
      <w:hyperlink r:id="rId2043" w:history="1">
        <w:r w:rsidR="004371F4">
          <w:rPr>
            <w:rStyle w:val="Hyperlink"/>
            <w:lang w:eastAsia="x-none"/>
          </w:rPr>
          <w:t>R1-2201171</w:t>
        </w:r>
      </w:hyperlink>
      <w:r w:rsidR="006B480F">
        <w:rPr>
          <w:lang w:eastAsia="x-none"/>
        </w:rPr>
        <w:tab/>
        <w:t>Maintenance of Mechanisms to Improve Reliability for RRC_CONNECTED UEs</w:t>
      </w:r>
      <w:r w:rsidR="006B480F">
        <w:rPr>
          <w:lang w:eastAsia="x-none"/>
        </w:rPr>
        <w:tab/>
        <w:t>ZTE</w:t>
      </w:r>
    </w:p>
    <w:p w14:paraId="32FD0CCC" w14:textId="3B6AFCBB" w:rsidR="006B480F" w:rsidRDefault="002328C4" w:rsidP="006B480F">
      <w:pPr>
        <w:rPr>
          <w:lang w:eastAsia="x-none"/>
        </w:rPr>
      </w:pPr>
      <w:hyperlink r:id="rId2044" w:history="1">
        <w:r w:rsidR="004371F4">
          <w:rPr>
            <w:rStyle w:val="Hyperlink"/>
            <w:lang w:eastAsia="x-none"/>
          </w:rPr>
          <w:t>R1-2201258</w:t>
        </w:r>
      </w:hyperlink>
      <w:r w:rsidR="006B480F">
        <w:rPr>
          <w:lang w:eastAsia="x-none"/>
        </w:rPr>
        <w:tab/>
        <w:t>Remaining issues on UL feedback for RRC-CONNECTED UEs in MBS</w:t>
      </w:r>
      <w:r w:rsidR="006B480F">
        <w:rPr>
          <w:lang w:eastAsia="x-none"/>
        </w:rPr>
        <w:tab/>
        <w:t>OPPO</w:t>
      </w:r>
    </w:p>
    <w:p w14:paraId="30E0CDB8" w14:textId="0B896BC9" w:rsidR="006B480F" w:rsidRDefault="002328C4" w:rsidP="006B480F">
      <w:pPr>
        <w:rPr>
          <w:lang w:eastAsia="x-none"/>
        </w:rPr>
      </w:pPr>
      <w:hyperlink r:id="rId2045" w:history="1">
        <w:r w:rsidR="004371F4">
          <w:rPr>
            <w:rStyle w:val="Hyperlink"/>
            <w:lang w:eastAsia="x-none"/>
          </w:rPr>
          <w:t>R1-2201339</w:t>
        </w:r>
      </w:hyperlink>
      <w:r w:rsidR="006B480F">
        <w:rPr>
          <w:lang w:eastAsia="x-none"/>
        </w:rPr>
        <w:tab/>
        <w:t>Remaining issue  on  reliability improvement mechanism for RRC_CONNECTED UEs in MBS</w:t>
      </w:r>
      <w:r w:rsidR="006B480F">
        <w:rPr>
          <w:lang w:eastAsia="x-none"/>
        </w:rPr>
        <w:tab/>
        <w:t>CATT</w:t>
      </w:r>
    </w:p>
    <w:p w14:paraId="3B40DCFE" w14:textId="619EB738" w:rsidR="006B480F" w:rsidRDefault="002328C4" w:rsidP="006B480F">
      <w:pPr>
        <w:rPr>
          <w:lang w:eastAsia="x-none"/>
        </w:rPr>
      </w:pPr>
      <w:hyperlink r:id="rId2046" w:history="1">
        <w:r w:rsidR="004371F4">
          <w:rPr>
            <w:rStyle w:val="Hyperlink"/>
            <w:lang w:eastAsia="x-none"/>
          </w:rPr>
          <w:t>R1-2201497</w:t>
        </w:r>
      </w:hyperlink>
      <w:r w:rsidR="006B480F">
        <w:rPr>
          <w:lang w:eastAsia="x-none"/>
        </w:rPr>
        <w:tab/>
        <w:t>Remaining details on HARQ-ACK feedback procedure for multicast</w:t>
      </w:r>
      <w:r w:rsidR="006B480F">
        <w:rPr>
          <w:lang w:eastAsia="x-none"/>
        </w:rPr>
        <w:tab/>
        <w:t>NTT DOCOMO, INC.</w:t>
      </w:r>
    </w:p>
    <w:p w14:paraId="426ACB3F" w14:textId="653C413B" w:rsidR="006B480F" w:rsidRDefault="002328C4" w:rsidP="006B480F">
      <w:pPr>
        <w:rPr>
          <w:lang w:eastAsia="x-none"/>
        </w:rPr>
      </w:pPr>
      <w:hyperlink r:id="rId2047" w:history="1">
        <w:r w:rsidR="004371F4">
          <w:rPr>
            <w:rStyle w:val="Hyperlink"/>
            <w:lang w:eastAsia="x-none"/>
          </w:rPr>
          <w:t>R1-2201595</w:t>
        </w:r>
      </w:hyperlink>
      <w:r w:rsidR="006B480F">
        <w:rPr>
          <w:lang w:eastAsia="x-none"/>
        </w:rPr>
        <w:tab/>
        <w:t>Open issues on reliability for NR MBS</w:t>
      </w:r>
      <w:r w:rsidR="006B480F">
        <w:rPr>
          <w:lang w:eastAsia="x-none"/>
        </w:rPr>
        <w:tab/>
        <w:t>TD Tech, Chengdu TD Tech</w:t>
      </w:r>
    </w:p>
    <w:p w14:paraId="16041AF6" w14:textId="3F5CD033" w:rsidR="006B480F" w:rsidRDefault="002328C4" w:rsidP="006B480F">
      <w:pPr>
        <w:rPr>
          <w:lang w:eastAsia="x-none"/>
        </w:rPr>
      </w:pPr>
      <w:hyperlink r:id="rId2048" w:history="1">
        <w:r w:rsidR="004371F4">
          <w:rPr>
            <w:rStyle w:val="Hyperlink"/>
            <w:lang w:eastAsia="x-none"/>
          </w:rPr>
          <w:t>R1-2201718</w:t>
        </w:r>
      </w:hyperlink>
      <w:r w:rsidR="006B480F">
        <w:rPr>
          <w:lang w:eastAsia="x-none"/>
        </w:rPr>
        <w:tab/>
        <w:t>Reliability for RRC_CONNECTED UEs</w:t>
      </w:r>
      <w:r w:rsidR="006B480F">
        <w:rPr>
          <w:lang w:eastAsia="x-none"/>
        </w:rPr>
        <w:tab/>
        <w:t>Intel Corporation</w:t>
      </w:r>
    </w:p>
    <w:p w14:paraId="368B1880" w14:textId="059125D0" w:rsidR="006B480F" w:rsidRDefault="002328C4" w:rsidP="006B480F">
      <w:pPr>
        <w:rPr>
          <w:lang w:eastAsia="x-none"/>
        </w:rPr>
      </w:pPr>
      <w:hyperlink r:id="rId2049" w:history="1">
        <w:r w:rsidR="004371F4">
          <w:rPr>
            <w:rStyle w:val="Hyperlink"/>
            <w:lang w:eastAsia="x-none"/>
          </w:rPr>
          <w:t>R1-2201787</w:t>
        </w:r>
      </w:hyperlink>
      <w:r w:rsidR="006B480F">
        <w:rPr>
          <w:lang w:eastAsia="x-none"/>
        </w:rPr>
        <w:tab/>
        <w:t>Remaining issues on MBS reliability improvement for RRC_</w:t>
      </w:r>
      <w:r w:rsidR="00224894">
        <w:rPr>
          <w:lang w:eastAsia="x-none"/>
        </w:rPr>
        <w:t>CONNECTED</w:t>
      </w:r>
      <w:r w:rsidR="006B480F">
        <w:rPr>
          <w:lang w:eastAsia="x-none"/>
        </w:rPr>
        <w:t xml:space="preserve"> UEs</w:t>
      </w:r>
      <w:r w:rsidR="006B480F">
        <w:rPr>
          <w:lang w:eastAsia="x-none"/>
        </w:rPr>
        <w:tab/>
        <w:t>Apple</w:t>
      </w:r>
    </w:p>
    <w:p w14:paraId="1137A4C5" w14:textId="6031BF50" w:rsidR="006B480F" w:rsidRDefault="002328C4" w:rsidP="006B480F">
      <w:pPr>
        <w:rPr>
          <w:lang w:eastAsia="x-none"/>
        </w:rPr>
      </w:pPr>
      <w:hyperlink r:id="rId2050" w:history="1">
        <w:r w:rsidR="004371F4">
          <w:rPr>
            <w:rStyle w:val="Hyperlink"/>
            <w:lang w:eastAsia="x-none"/>
          </w:rPr>
          <w:t>R1-2201816</w:t>
        </w:r>
      </w:hyperlink>
      <w:r w:rsidR="006B480F">
        <w:rPr>
          <w:lang w:eastAsia="x-none"/>
        </w:rPr>
        <w:tab/>
        <w:t>Discussion on the remaining issues on mechanisms to improve MBS reliability for RRC_CONNECTED UEs</w:t>
      </w:r>
      <w:r w:rsidR="006B480F">
        <w:rPr>
          <w:lang w:eastAsia="x-none"/>
        </w:rPr>
        <w:tab/>
        <w:t>Spreadtrum Communications</w:t>
      </w:r>
    </w:p>
    <w:p w14:paraId="1EB8CADF" w14:textId="6137D972" w:rsidR="006B480F" w:rsidRDefault="002328C4" w:rsidP="006B480F">
      <w:pPr>
        <w:rPr>
          <w:lang w:eastAsia="x-none"/>
        </w:rPr>
      </w:pPr>
      <w:hyperlink r:id="rId2051" w:history="1">
        <w:r w:rsidR="004371F4">
          <w:rPr>
            <w:rStyle w:val="Hyperlink"/>
            <w:lang w:eastAsia="x-none"/>
          </w:rPr>
          <w:t>R1-2201877</w:t>
        </w:r>
      </w:hyperlink>
      <w:r w:rsidR="006B480F">
        <w:rPr>
          <w:lang w:eastAsia="x-none"/>
        </w:rPr>
        <w:tab/>
        <w:t>Remaining issues on reliability improvement for RRC_CONNECTED UEs</w:t>
      </w:r>
      <w:r w:rsidR="006B480F">
        <w:rPr>
          <w:lang w:eastAsia="x-none"/>
        </w:rPr>
        <w:tab/>
        <w:t>CMCC</w:t>
      </w:r>
    </w:p>
    <w:p w14:paraId="324B946B" w14:textId="5AE70563" w:rsidR="006B480F" w:rsidRDefault="002328C4" w:rsidP="006B480F">
      <w:pPr>
        <w:rPr>
          <w:lang w:eastAsia="x-none"/>
        </w:rPr>
      </w:pPr>
      <w:hyperlink r:id="rId2052" w:history="1">
        <w:r w:rsidR="004371F4">
          <w:rPr>
            <w:rStyle w:val="Hyperlink"/>
            <w:lang w:eastAsia="x-none"/>
          </w:rPr>
          <w:t>R1-2201909</w:t>
        </w:r>
      </w:hyperlink>
      <w:r w:rsidR="006B480F">
        <w:rPr>
          <w:lang w:eastAsia="x-none"/>
        </w:rPr>
        <w:tab/>
        <w:t>Remaining Issues on Reliability Improvements for RRC_CONNECTED UEs</w:t>
      </w:r>
      <w:r w:rsidR="006B480F">
        <w:rPr>
          <w:lang w:eastAsia="x-none"/>
        </w:rPr>
        <w:tab/>
        <w:t>NEC</w:t>
      </w:r>
    </w:p>
    <w:p w14:paraId="1889AAAF" w14:textId="02EB700B" w:rsidR="006B480F" w:rsidRDefault="002328C4" w:rsidP="006B480F">
      <w:pPr>
        <w:rPr>
          <w:lang w:eastAsia="x-none"/>
        </w:rPr>
      </w:pPr>
      <w:hyperlink r:id="rId2053" w:history="1">
        <w:r w:rsidR="004371F4">
          <w:rPr>
            <w:rStyle w:val="Hyperlink"/>
            <w:lang w:eastAsia="x-none"/>
          </w:rPr>
          <w:t>R1-2202035</w:t>
        </w:r>
      </w:hyperlink>
      <w:r w:rsidR="006B480F">
        <w:rPr>
          <w:lang w:eastAsia="x-none"/>
        </w:rPr>
        <w:tab/>
        <w:t>Maintenance on mechanisms to improve reliability</w:t>
      </w:r>
      <w:r w:rsidR="006B480F">
        <w:rPr>
          <w:lang w:eastAsia="x-none"/>
        </w:rPr>
        <w:tab/>
        <w:t>Samsung</w:t>
      </w:r>
    </w:p>
    <w:p w14:paraId="7465BEEF" w14:textId="44B8B075" w:rsidR="006B480F" w:rsidRDefault="002328C4" w:rsidP="006B480F">
      <w:pPr>
        <w:rPr>
          <w:lang w:eastAsia="x-none"/>
        </w:rPr>
      </w:pPr>
      <w:hyperlink r:id="rId2054" w:history="1">
        <w:r w:rsidR="004371F4">
          <w:rPr>
            <w:rStyle w:val="Hyperlink"/>
            <w:lang w:eastAsia="x-none"/>
          </w:rPr>
          <w:t>R1-2202080</w:t>
        </w:r>
      </w:hyperlink>
      <w:r w:rsidR="006B480F">
        <w:rPr>
          <w:lang w:eastAsia="x-none"/>
        </w:rPr>
        <w:tab/>
        <w:t>Remaining issues on improve multicast reliability for RRC_CONNECTED UEs</w:t>
      </w:r>
      <w:r w:rsidR="006B480F">
        <w:rPr>
          <w:lang w:eastAsia="x-none"/>
        </w:rPr>
        <w:tab/>
        <w:t>MediaTek Inc.</w:t>
      </w:r>
    </w:p>
    <w:p w14:paraId="7E5ABBF9" w14:textId="3E7AA735" w:rsidR="006B480F" w:rsidRDefault="002328C4" w:rsidP="006B480F">
      <w:pPr>
        <w:rPr>
          <w:lang w:eastAsia="x-none"/>
        </w:rPr>
      </w:pPr>
      <w:hyperlink r:id="rId2055" w:history="1">
        <w:r w:rsidR="004371F4">
          <w:rPr>
            <w:rStyle w:val="Hyperlink"/>
            <w:lang w:eastAsia="x-none"/>
          </w:rPr>
          <w:t>R1-2202161</w:t>
        </w:r>
      </w:hyperlink>
      <w:r w:rsidR="006B480F">
        <w:rPr>
          <w:lang w:eastAsia="x-none"/>
        </w:rPr>
        <w:tab/>
        <w:t>Maintenance on UE feedback for Multicast RRC_CONNECTED UEs</w:t>
      </w:r>
      <w:r w:rsidR="006B480F">
        <w:rPr>
          <w:lang w:eastAsia="x-none"/>
        </w:rPr>
        <w:tab/>
        <w:t>Qualcomm Incorporated</w:t>
      </w:r>
    </w:p>
    <w:p w14:paraId="79EA480C" w14:textId="25C4D501" w:rsidR="006B480F" w:rsidRDefault="002328C4" w:rsidP="006B480F">
      <w:pPr>
        <w:rPr>
          <w:lang w:eastAsia="x-none"/>
        </w:rPr>
      </w:pPr>
      <w:hyperlink r:id="rId2056" w:history="1">
        <w:r w:rsidR="004371F4">
          <w:rPr>
            <w:rStyle w:val="Hyperlink"/>
            <w:lang w:eastAsia="x-none"/>
          </w:rPr>
          <w:t>R1-2202228</w:t>
        </w:r>
      </w:hyperlink>
      <w:r w:rsidR="006B480F">
        <w:rPr>
          <w:lang w:eastAsia="x-none"/>
        </w:rPr>
        <w:tab/>
        <w:t>Remaining issues on reliability improvement for RRC-CONNECTED UEs</w:t>
      </w:r>
      <w:r w:rsidR="006B480F">
        <w:rPr>
          <w:lang w:eastAsia="x-none"/>
        </w:rPr>
        <w:tab/>
        <w:t>Lenovo, Motorola Mobility</w:t>
      </w:r>
    </w:p>
    <w:p w14:paraId="2BDAF9A9" w14:textId="7EF9C7C3" w:rsidR="006B480F" w:rsidRDefault="002328C4" w:rsidP="006B480F">
      <w:pPr>
        <w:rPr>
          <w:lang w:eastAsia="x-none"/>
        </w:rPr>
      </w:pPr>
      <w:hyperlink r:id="rId2057" w:history="1">
        <w:r w:rsidR="004371F4">
          <w:rPr>
            <w:rStyle w:val="Hyperlink"/>
            <w:lang w:eastAsia="x-none"/>
          </w:rPr>
          <w:t>R1-2202233</w:t>
        </w:r>
      </w:hyperlink>
      <w:r w:rsidR="006B480F">
        <w:rPr>
          <w:lang w:eastAsia="x-none"/>
        </w:rPr>
        <w:tab/>
        <w:t>Remaining issues on mechanisms to improve reliability for RRC_CONNECTED UEs</w:t>
      </w:r>
      <w:r w:rsidR="006B480F">
        <w:rPr>
          <w:lang w:eastAsia="x-none"/>
        </w:rPr>
        <w:tab/>
        <w:t>ETRI</w:t>
      </w:r>
    </w:p>
    <w:p w14:paraId="0AA88145" w14:textId="4C54DE31" w:rsidR="006B480F" w:rsidRDefault="002328C4" w:rsidP="006B480F">
      <w:pPr>
        <w:rPr>
          <w:lang w:eastAsia="x-none"/>
        </w:rPr>
      </w:pPr>
      <w:hyperlink r:id="rId2058" w:history="1">
        <w:r w:rsidR="004371F4">
          <w:rPr>
            <w:rStyle w:val="Hyperlink"/>
            <w:lang w:eastAsia="x-none"/>
          </w:rPr>
          <w:t>R1-2202350</w:t>
        </w:r>
      </w:hyperlink>
      <w:r w:rsidR="006B480F">
        <w:rPr>
          <w:lang w:eastAsia="x-none"/>
        </w:rPr>
        <w:tab/>
        <w:t>Mechanisms to improve reliability of Broadcast/Multicast service</w:t>
      </w:r>
      <w:r w:rsidR="006B480F">
        <w:rPr>
          <w:lang w:eastAsia="x-none"/>
        </w:rPr>
        <w:tab/>
        <w:t>LG Electronics</w:t>
      </w:r>
    </w:p>
    <w:p w14:paraId="7D73E25E" w14:textId="6B14EED1" w:rsidR="006B480F" w:rsidRDefault="002328C4" w:rsidP="006B480F">
      <w:pPr>
        <w:rPr>
          <w:lang w:eastAsia="x-none"/>
        </w:rPr>
      </w:pPr>
      <w:hyperlink r:id="rId2059" w:history="1">
        <w:r w:rsidR="004371F4">
          <w:rPr>
            <w:rStyle w:val="Hyperlink"/>
            <w:lang w:eastAsia="x-none"/>
          </w:rPr>
          <w:t>R1-2202397</w:t>
        </w:r>
      </w:hyperlink>
      <w:r w:rsidR="006B480F">
        <w:rPr>
          <w:lang w:eastAsia="x-none"/>
        </w:rPr>
        <w:tab/>
        <w:t>Mechanisms to improve reliability for RRC_CONNECTED U</w:t>
      </w:r>
      <w:r w:rsidR="00224894">
        <w:rPr>
          <w:lang w:eastAsia="x-none"/>
        </w:rPr>
        <w:t>E</w:t>
      </w:r>
      <w:r w:rsidR="006B480F">
        <w:rPr>
          <w:lang w:eastAsia="x-none"/>
        </w:rPr>
        <w:t>s</w:t>
      </w:r>
      <w:r w:rsidR="006B480F">
        <w:rPr>
          <w:lang w:eastAsia="x-none"/>
        </w:rPr>
        <w:tab/>
        <w:t>Ericsson</w:t>
      </w:r>
    </w:p>
    <w:p w14:paraId="54F8923F" w14:textId="5F0F51CD" w:rsidR="00224894" w:rsidRDefault="00224894" w:rsidP="006B480F">
      <w:pPr>
        <w:rPr>
          <w:lang w:eastAsia="x-none"/>
        </w:rPr>
      </w:pPr>
    </w:p>
    <w:p w14:paraId="4A431CDC" w14:textId="77777777" w:rsidR="00224894" w:rsidRPr="00224894" w:rsidRDefault="00224894" w:rsidP="00224894">
      <w:pPr>
        <w:rPr>
          <w:lang w:eastAsia="x-none"/>
        </w:rPr>
      </w:pPr>
      <w:r w:rsidRPr="00224894">
        <w:rPr>
          <w:lang w:eastAsia="x-none"/>
        </w:rPr>
        <w:lastRenderedPageBreak/>
        <w:t>[108-e-R17-MBS-02] – Jinhuan (Huawei)</w:t>
      </w:r>
    </w:p>
    <w:p w14:paraId="48AE8129" w14:textId="32F709E3" w:rsidR="00224894" w:rsidRPr="00224894" w:rsidRDefault="00224894" w:rsidP="00224894">
      <w:pPr>
        <w:rPr>
          <w:lang w:eastAsia="x-none"/>
        </w:rPr>
      </w:pPr>
      <w:r w:rsidRPr="00224894">
        <w:rPr>
          <w:lang w:eastAsia="x-none"/>
        </w:rPr>
        <w:t>Email discussion/approval on mechanisms to improve reliability for RRC_CONNECTED UEs</w:t>
      </w:r>
    </w:p>
    <w:p w14:paraId="699DCBD9" w14:textId="77777777" w:rsidR="00224894" w:rsidRPr="00224894" w:rsidRDefault="00224894" w:rsidP="006D10BC">
      <w:pPr>
        <w:numPr>
          <w:ilvl w:val="0"/>
          <w:numId w:val="62"/>
        </w:numPr>
        <w:rPr>
          <w:lang w:eastAsia="x-none"/>
        </w:rPr>
      </w:pPr>
      <w:r w:rsidRPr="00224894">
        <w:rPr>
          <w:rFonts w:hint="eastAsia"/>
          <w:lang w:eastAsia="x-none"/>
        </w:rPr>
        <w:t>1</w:t>
      </w:r>
      <w:r w:rsidRPr="00224894">
        <w:rPr>
          <w:rFonts w:hint="eastAsia"/>
          <w:vertAlign w:val="superscript"/>
          <w:lang w:eastAsia="x-none"/>
        </w:rPr>
        <w:t>st</w:t>
      </w:r>
      <w:r w:rsidRPr="00224894">
        <w:rPr>
          <w:rFonts w:hint="eastAsia"/>
          <w:lang w:eastAsia="x-none"/>
        </w:rPr>
        <w:t xml:space="preserve"> check point: </w:t>
      </w:r>
      <w:r w:rsidRPr="00224894">
        <w:t>February</w:t>
      </w:r>
      <w:r w:rsidRPr="00224894">
        <w:rPr>
          <w:rFonts w:hint="eastAsia"/>
        </w:rPr>
        <w:t xml:space="preserve"> </w:t>
      </w:r>
      <w:r w:rsidRPr="00224894">
        <w:t>25</w:t>
      </w:r>
    </w:p>
    <w:p w14:paraId="65A22862" w14:textId="77777777" w:rsidR="00224894" w:rsidRPr="00224894" w:rsidRDefault="00224894" w:rsidP="006D10BC">
      <w:pPr>
        <w:numPr>
          <w:ilvl w:val="0"/>
          <w:numId w:val="62"/>
        </w:numPr>
        <w:rPr>
          <w:lang w:eastAsia="x-none"/>
        </w:rPr>
      </w:pPr>
      <w:r w:rsidRPr="00224894">
        <w:rPr>
          <w:lang w:eastAsia="x-none"/>
        </w:rPr>
        <w:t>Final</w:t>
      </w:r>
      <w:r w:rsidRPr="00224894">
        <w:rPr>
          <w:rFonts w:hint="eastAsia"/>
          <w:lang w:eastAsia="x-none"/>
        </w:rPr>
        <w:t xml:space="preserve"> check point: </w:t>
      </w:r>
      <w:r w:rsidRPr="00224894">
        <w:t>March 3</w:t>
      </w:r>
    </w:p>
    <w:p w14:paraId="64AF20F4" w14:textId="18C0EAED" w:rsidR="00224894" w:rsidRPr="00224894" w:rsidRDefault="002328C4" w:rsidP="00224894">
      <w:pPr>
        <w:spacing w:line="220" w:lineRule="exact"/>
        <w:rPr>
          <w:rFonts w:ascii="Times New Roman" w:eastAsia="SimSun" w:hAnsi="Times New Roman"/>
          <w:b/>
        </w:rPr>
      </w:pPr>
      <w:hyperlink r:id="rId2060" w:history="1">
        <w:r w:rsidR="004371F4">
          <w:rPr>
            <w:rStyle w:val="Hyperlink"/>
            <w:rFonts w:ascii="Times New Roman" w:eastAsia="SimSun" w:hAnsi="Times New Roman"/>
            <w:b/>
          </w:rPr>
          <w:t>R1-2202576</w:t>
        </w:r>
      </w:hyperlink>
      <w:r w:rsidR="00224894" w:rsidRPr="00224894">
        <w:rPr>
          <w:rFonts w:ascii="Times New Roman" w:eastAsia="SimSun" w:hAnsi="Times New Roman"/>
          <w:b/>
        </w:rPr>
        <w:tab/>
        <w:t>FL summary#1 on improving reliability for MBS for RRC_CONNECTED UEs</w:t>
      </w:r>
      <w:r w:rsidR="00224894" w:rsidRPr="00224894">
        <w:rPr>
          <w:rFonts w:ascii="Times New Roman" w:eastAsia="SimSun" w:hAnsi="Times New Roman"/>
          <w:b/>
        </w:rPr>
        <w:tab/>
        <w:t>Moderator (Huawei)</w:t>
      </w:r>
    </w:p>
    <w:p w14:paraId="2D902FCC" w14:textId="77777777" w:rsidR="00224894" w:rsidRDefault="00224894" w:rsidP="00224894">
      <w:pPr>
        <w:spacing w:line="220" w:lineRule="exact"/>
        <w:rPr>
          <w:rFonts w:ascii="Times New Roman" w:eastAsia="SimSun" w:hAnsi="Times New Roman"/>
        </w:rPr>
      </w:pPr>
    </w:p>
    <w:p w14:paraId="173CD42D" w14:textId="0C676C5F" w:rsidR="00A94D16" w:rsidRPr="00A94D16" w:rsidRDefault="002328C4" w:rsidP="00A94D16">
      <w:pPr>
        <w:spacing w:line="220" w:lineRule="exact"/>
        <w:rPr>
          <w:rFonts w:ascii="Times New Roman" w:eastAsia="SimSun" w:hAnsi="Times New Roman"/>
          <w:b/>
          <w:bCs/>
        </w:rPr>
      </w:pPr>
      <w:hyperlink r:id="rId2061" w:history="1">
        <w:r w:rsidR="004371F4">
          <w:rPr>
            <w:rStyle w:val="Hyperlink"/>
            <w:rFonts w:ascii="Times New Roman" w:eastAsia="SimSun" w:hAnsi="Times New Roman"/>
            <w:b/>
            <w:bCs/>
          </w:rPr>
          <w:t>R1-2202577</w:t>
        </w:r>
      </w:hyperlink>
      <w:r w:rsidR="00A94D16" w:rsidRPr="00A94D16">
        <w:rPr>
          <w:rFonts w:ascii="Times New Roman" w:eastAsia="SimSun" w:hAnsi="Times New Roman"/>
          <w:b/>
          <w:bCs/>
        </w:rPr>
        <w:tab/>
        <w:t>FL summary#2 on improving reliability for MBS for RRC_CONNECTED UEs</w:t>
      </w:r>
      <w:r w:rsidR="00A94D16" w:rsidRPr="00A94D16">
        <w:rPr>
          <w:rFonts w:ascii="Times New Roman" w:eastAsia="SimSun" w:hAnsi="Times New Roman"/>
          <w:b/>
          <w:bCs/>
        </w:rPr>
        <w:tab/>
        <w:t>Moderator (Huawei)</w:t>
      </w:r>
    </w:p>
    <w:p w14:paraId="24BBD0D7" w14:textId="58A01BC8" w:rsidR="00A94D16" w:rsidRDefault="00A94D16" w:rsidP="00A94D16">
      <w:pPr>
        <w:spacing w:line="220" w:lineRule="exact"/>
        <w:rPr>
          <w:rFonts w:ascii="Times New Roman" w:eastAsia="SimSun" w:hAnsi="Times New Roman"/>
        </w:rPr>
      </w:pPr>
      <w:r>
        <w:rPr>
          <w:rFonts w:ascii="Times New Roman" w:eastAsia="SimSun" w:hAnsi="Times New Roman"/>
        </w:rPr>
        <w:t>From Feb 24</w:t>
      </w:r>
      <w:r w:rsidRPr="00A94D16">
        <w:rPr>
          <w:rFonts w:ascii="Times New Roman" w:eastAsia="SimSun" w:hAnsi="Times New Roman"/>
          <w:vertAlign w:val="superscript"/>
        </w:rPr>
        <w:t>th</w:t>
      </w:r>
      <w:r>
        <w:rPr>
          <w:rFonts w:ascii="Times New Roman" w:eastAsia="SimSun" w:hAnsi="Times New Roman"/>
        </w:rPr>
        <w:t xml:space="preserve"> GTW session</w:t>
      </w:r>
    </w:p>
    <w:p w14:paraId="5447877E" w14:textId="77777777" w:rsidR="00A94D16" w:rsidRPr="00A94D16" w:rsidRDefault="00A94D16" w:rsidP="00A94D16">
      <w:pPr>
        <w:contextualSpacing/>
        <w:rPr>
          <w:bCs/>
          <w:u w:val="single"/>
          <w:lang w:eastAsia="zh-CN"/>
        </w:rPr>
      </w:pPr>
      <w:r w:rsidRPr="00A94D16">
        <w:rPr>
          <w:bCs/>
          <w:u w:val="single"/>
          <w:lang w:eastAsia="zh-CN"/>
        </w:rPr>
        <w:t>Conclusion</w:t>
      </w:r>
    </w:p>
    <w:p w14:paraId="5725E03D" w14:textId="04B85468" w:rsidR="00A94D16" w:rsidRPr="00407361" w:rsidRDefault="00A94D16" w:rsidP="00A94D16">
      <w:pPr>
        <w:contextualSpacing/>
        <w:rPr>
          <w:szCs w:val="20"/>
          <w:lang w:eastAsia="zh-CN"/>
        </w:rPr>
      </w:pPr>
      <w:r w:rsidRPr="000156A6">
        <w:rPr>
          <w:szCs w:val="20"/>
          <w:lang w:eastAsia="zh-CN"/>
        </w:rPr>
        <w:t xml:space="preserve">No TP is needed </w:t>
      </w:r>
      <w:r w:rsidRPr="00407361">
        <w:rPr>
          <w:szCs w:val="20"/>
          <w:lang w:eastAsia="zh-CN"/>
        </w:rPr>
        <w:t xml:space="preserve">to reflect the RAN1 agreement of the FDMed Type-1 </w:t>
      </w:r>
      <w:r>
        <w:rPr>
          <w:szCs w:val="20"/>
          <w:lang w:eastAsia="zh-CN"/>
        </w:rPr>
        <w:t>HARQ-ACK codebook for more than one configured G-RNTI,</w:t>
      </w:r>
    </w:p>
    <w:p w14:paraId="63185A7A" w14:textId="77777777" w:rsidR="00A94D16" w:rsidRDefault="00A94D16" w:rsidP="00F44FD9">
      <w:pPr>
        <w:pStyle w:val="ListParagraph"/>
        <w:numPr>
          <w:ilvl w:val="0"/>
          <w:numId w:val="136"/>
        </w:numPr>
        <w:rPr>
          <w:lang w:eastAsia="zh-CN"/>
        </w:rPr>
      </w:pPr>
      <w:r>
        <w:rPr>
          <w:lang w:eastAsia="zh-CN"/>
        </w:rPr>
        <w:t xml:space="preserve">Note: it means the following RAN1 agreement is updated as follows, to align with further agreements made in RAN1: </w:t>
      </w:r>
    </w:p>
    <w:tbl>
      <w:tblPr>
        <w:tblW w:w="0" w:type="auto"/>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89"/>
      </w:tblGrid>
      <w:tr w:rsidR="00A94D16" w:rsidRPr="00951BE9" w14:paraId="62C4EEFC" w14:textId="77777777" w:rsidTr="00951BE9">
        <w:tc>
          <w:tcPr>
            <w:tcW w:w="8789" w:type="dxa"/>
            <w:shd w:val="clear" w:color="auto" w:fill="auto"/>
          </w:tcPr>
          <w:p w14:paraId="3853DDC0" w14:textId="77777777" w:rsidR="00A94D16" w:rsidRPr="00951BE9" w:rsidRDefault="00A94D16" w:rsidP="00813B72">
            <w:pPr>
              <w:rPr>
                <w:rFonts w:ascii="Arial" w:hAnsi="Arial" w:cs="Arial"/>
                <w:b/>
                <w:bCs/>
                <w:i/>
                <w:sz w:val="16"/>
                <w:szCs w:val="16"/>
                <w:lang w:eastAsia="x-none"/>
              </w:rPr>
            </w:pPr>
            <w:r w:rsidRPr="00951BE9">
              <w:rPr>
                <w:rFonts w:ascii="Arial" w:hAnsi="Arial" w:cs="Arial"/>
                <w:b/>
                <w:bCs/>
                <w:i/>
                <w:sz w:val="16"/>
                <w:szCs w:val="16"/>
                <w:highlight w:val="green"/>
                <w:lang w:eastAsia="x-none"/>
              </w:rPr>
              <w:t>Agreement</w:t>
            </w:r>
          </w:p>
          <w:p w14:paraId="046EEA04" w14:textId="77777777" w:rsidR="00A94D16" w:rsidRPr="00951BE9" w:rsidDel="0099331B" w:rsidRDefault="00A94D16" w:rsidP="00813B72">
            <w:pPr>
              <w:rPr>
                <w:del w:id="292" w:author="Huawei" w:date="2022-02-21T15:23:00Z"/>
                <w:rFonts w:ascii="Arial" w:hAnsi="Arial" w:cs="Arial"/>
                <w:i/>
                <w:sz w:val="16"/>
                <w:szCs w:val="16"/>
                <w:lang w:eastAsia="x-none"/>
              </w:rPr>
            </w:pPr>
            <w:r w:rsidRPr="00951BE9">
              <w:rPr>
                <w:rFonts w:ascii="Arial" w:hAnsi="Arial" w:cs="Arial"/>
                <w:i/>
                <w:sz w:val="16"/>
                <w:szCs w:val="16"/>
                <w:lang w:eastAsia="x-none"/>
              </w:rPr>
              <w:t xml:space="preserve">For the Type-1 codebook construction for FDM-ed unicast and multicast via Opt 4 (from the previous agreement), when UE is configured with multiple G-RNTIs and UE is configured with </w:t>
            </w:r>
            <w:r w:rsidRPr="00951BE9">
              <w:rPr>
                <w:rFonts w:ascii="Arial" w:hAnsi="Arial" w:cs="Arial"/>
                <w:i/>
                <w:iCs/>
                <w:sz w:val="16"/>
                <w:szCs w:val="16"/>
                <w:lang w:eastAsia="x-none"/>
              </w:rPr>
              <w:t>fdmed-Reception-Multicast</w:t>
            </w:r>
            <w:r w:rsidRPr="00951BE9">
              <w:rPr>
                <w:rFonts w:ascii="Arial" w:hAnsi="Arial" w:cs="Arial"/>
                <w:i/>
                <w:sz w:val="16"/>
                <w:szCs w:val="16"/>
                <w:lang w:eastAsia="x-none"/>
              </w:rPr>
              <w:t xml:space="preserve">, the sub-codebook for multicast consists of </w:t>
            </w:r>
            <w:ins w:id="293" w:author="David mazzarese" w:date="2022-02-25T07:43:00Z">
              <w:r w:rsidRPr="00951BE9">
                <w:rPr>
                  <w:rFonts w:ascii="Arial" w:hAnsi="Arial" w:cs="Arial"/>
                  <w:i/>
                  <w:sz w:val="16"/>
                  <w:szCs w:val="16"/>
                  <w:lang w:eastAsia="x-none"/>
                </w:rPr>
                <w:t>the HARQ-ACK bits for all configured G-RNTIs</w:t>
              </w:r>
            </w:ins>
            <w:del w:id="294" w:author="Huawei" w:date="2022-02-21T15:18:00Z">
              <w:r w:rsidRPr="00951BE9" w:rsidDel="00841B89">
                <w:rPr>
                  <w:rFonts w:ascii="Arial" w:hAnsi="Arial" w:cs="Arial"/>
                  <w:i/>
                  <w:sz w:val="16"/>
                  <w:szCs w:val="16"/>
                  <w:lang w:eastAsia="x-none"/>
                </w:rPr>
                <w:delText>the sub-codebooks for each G-RNTI by appending one to another in ascending order of G-RNTI value</w:delText>
              </w:r>
            </w:del>
            <w:r w:rsidRPr="00951BE9">
              <w:rPr>
                <w:rFonts w:ascii="Arial" w:hAnsi="Arial" w:cs="Arial"/>
                <w:i/>
                <w:sz w:val="16"/>
                <w:szCs w:val="16"/>
                <w:lang w:eastAsia="x-none"/>
              </w:rPr>
              <w:t>.</w:t>
            </w:r>
          </w:p>
          <w:p w14:paraId="2E145812" w14:textId="77777777" w:rsidR="00A94D16" w:rsidRPr="00951BE9" w:rsidDel="0099331B" w:rsidRDefault="00A94D16" w:rsidP="00813B72">
            <w:pPr>
              <w:rPr>
                <w:del w:id="295" w:author="Huawei" w:date="2022-02-21T15:21:00Z"/>
                <w:rFonts w:ascii="Arial" w:hAnsi="Arial" w:cs="Arial"/>
                <w:i/>
                <w:sz w:val="16"/>
                <w:szCs w:val="16"/>
                <w:lang w:eastAsia="zh-CN"/>
              </w:rPr>
            </w:pPr>
            <w:del w:id="296" w:author="Huawei" w:date="2022-02-21T15:21:00Z">
              <w:r w:rsidRPr="00951BE9" w:rsidDel="0099331B">
                <w:rPr>
                  <w:rFonts w:ascii="Arial" w:hAnsi="Arial" w:cs="Arial"/>
                  <w:i/>
                  <w:sz w:val="16"/>
                  <w:szCs w:val="16"/>
                  <w:lang w:eastAsia="zh-CN"/>
                </w:rPr>
                <w:delText xml:space="preserve">The sub-codebook for each G-RNTI is generated per the k1 and TDRA configurations for the same G-RNTI as the legacy procedure. </w:delText>
              </w:r>
            </w:del>
          </w:p>
          <w:p w14:paraId="5D83825B" w14:textId="77777777" w:rsidR="00A94D16" w:rsidRPr="00951BE9" w:rsidDel="0099331B" w:rsidRDefault="00A94D16" w:rsidP="00813B72">
            <w:pPr>
              <w:rPr>
                <w:del w:id="297" w:author="Huawei" w:date="2022-02-21T15:22:00Z"/>
                <w:rFonts w:ascii="Arial" w:hAnsi="Arial" w:cs="Arial"/>
                <w:i/>
                <w:sz w:val="16"/>
                <w:szCs w:val="16"/>
                <w:lang w:eastAsia="zh-CN"/>
              </w:rPr>
            </w:pPr>
            <w:del w:id="298" w:author="Huawei" w:date="2022-02-21T15:22:00Z">
              <w:r w:rsidRPr="00951BE9" w:rsidDel="0099331B">
                <w:rPr>
                  <w:rFonts w:ascii="Arial" w:hAnsi="Arial" w:cs="Arial"/>
                  <w:i/>
                  <w:sz w:val="16"/>
                  <w:szCs w:val="16"/>
                  <w:lang w:eastAsia="zh-CN"/>
                </w:rPr>
                <w:delText>FFS: whether/how to reduce the Type-1 codebook size when multiple G-RNTIs are configured.</w:delText>
              </w:r>
            </w:del>
          </w:p>
          <w:p w14:paraId="192CB268" w14:textId="77777777" w:rsidR="00A94D16" w:rsidRPr="00951BE9" w:rsidRDefault="00A94D16" w:rsidP="00813B72">
            <w:pPr>
              <w:spacing w:line="259" w:lineRule="auto"/>
              <w:rPr>
                <w:rFonts w:ascii="Arial" w:hAnsi="Arial" w:cs="Arial"/>
                <w:sz w:val="16"/>
                <w:szCs w:val="16"/>
                <w:lang w:eastAsia="zh-CN"/>
              </w:rPr>
            </w:pPr>
            <w:del w:id="299" w:author="Huawei" w:date="2022-02-21T15:22:00Z">
              <w:r w:rsidRPr="00951BE9" w:rsidDel="0099331B">
                <w:rPr>
                  <w:rFonts w:ascii="Arial" w:hAnsi="Arial" w:cs="Arial"/>
                  <w:i/>
                  <w:sz w:val="16"/>
                  <w:szCs w:val="16"/>
                  <w:lang w:eastAsia="zh-CN"/>
                </w:rPr>
                <w:delText>Note: The maximum number of G-RNTI(s) configured to UE for the FDMed unicast and multicast Type-1 codebook is up to UE capability which will be discussed in UE features.</w:delText>
              </w:r>
            </w:del>
          </w:p>
        </w:tc>
      </w:tr>
    </w:tbl>
    <w:p w14:paraId="38112405" w14:textId="77777777" w:rsidR="00A94D16" w:rsidRDefault="00A94D16" w:rsidP="00A94D16">
      <w:pPr>
        <w:rPr>
          <w:lang w:eastAsia="zh-CN"/>
        </w:rPr>
      </w:pPr>
    </w:p>
    <w:p w14:paraId="049FB1EE" w14:textId="77777777" w:rsidR="00A94D16" w:rsidRPr="00B23164" w:rsidRDefault="00A94D16" w:rsidP="00A94D16">
      <w:pPr>
        <w:spacing w:line="220" w:lineRule="exact"/>
        <w:rPr>
          <w:rFonts w:ascii="Times New Roman" w:eastAsia="SimSun" w:hAnsi="Times New Roman"/>
          <w:bCs/>
        </w:rPr>
      </w:pPr>
      <w:r w:rsidRPr="00B23164">
        <w:rPr>
          <w:rFonts w:ascii="Times New Roman" w:eastAsia="SimSun" w:hAnsi="Times New Roman"/>
          <w:bCs/>
          <w:highlight w:val="green"/>
        </w:rPr>
        <w:t>Agreement</w:t>
      </w:r>
    </w:p>
    <w:p w14:paraId="7D79B054" w14:textId="77777777" w:rsidR="00A94D16" w:rsidRDefault="00A94D16" w:rsidP="00A94D16">
      <w:pPr>
        <w:spacing w:line="220" w:lineRule="exact"/>
        <w:rPr>
          <w:rFonts w:eastAsia="MS Mincho"/>
          <w:szCs w:val="20"/>
        </w:rPr>
      </w:pPr>
      <w:r>
        <w:rPr>
          <w:rFonts w:eastAsia="MS Mincho"/>
          <w:szCs w:val="20"/>
        </w:rPr>
        <w:t>For supporting</w:t>
      </w:r>
      <w:r w:rsidRPr="001403B7">
        <w:rPr>
          <w:rFonts w:eastAsia="MS Mincho"/>
          <w:szCs w:val="20"/>
        </w:rPr>
        <w:t xml:space="preserve"> more than one NACK-only feedback in the same PUCCH </w:t>
      </w:r>
      <w:r>
        <w:rPr>
          <w:rFonts w:eastAsia="MS Mincho"/>
          <w:szCs w:val="20"/>
        </w:rPr>
        <w:t>transmission</w:t>
      </w:r>
      <w:r w:rsidRPr="001403B7">
        <w:rPr>
          <w:rFonts w:eastAsia="MS Mincho"/>
          <w:szCs w:val="20"/>
        </w:rPr>
        <w:t>,</w:t>
      </w:r>
      <w:r>
        <w:rPr>
          <w:rFonts w:eastAsia="MS Mincho"/>
          <w:szCs w:val="20"/>
        </w:rPr>
        <w:t xml:space="preserve"> define RRC configuration to configure between Alt1 and Alt4 (from previous agreements):</w:t>
      </w:r>
    </w:p>
    <w:p w14:paraId="406E818C" w14:textId="77777777" w:rsidR="00A94D16" w:rsidRDefault="00A94D16" w:rsidP="00F44FD9">
      <w:pPr>
        <w:pStyle w:val="ListParagraph"/>
        <w:numPr>
          <w:ilvl w:val="0"/>
          <w:numId w:val="137"/>
        </w:numPr>
        <w:autoSpaceDE/>
        <w:autoSpaceDN/>
        <w:adjustRightInd/>
        <w:spacing w:after="0"/>
        <w:rPr>
          <w:lang w:eastAsia="zh-CN"/>
        </w:rPr>
      </w:pPr>
      <w:r w:rsidRPr="00EC7A9F">
        <w:rPr>
          <w:lang w:eastAsia="zh-CN"/>
        </w:rPr>
        <w:t xml:space="preserve">Alt1: </w:t>
      </w:r>
      <w:r w:rsidRPr="00EC7A9F">
        <w:rPr>
          <w:rFonts w:hint="eastAsia"/>
          <w:lang w:eastAsia="zh-CN"/>
        </w:rPr>
        <w:t>S</w:t>
      </w:r>
      <w:r w:rsidRPr="00EC7A9F">
        <w:rPr>
          <w:lang w:eastAsia="zh-CN"/>
        </w:rPr>
        <w:t xml:space="preserve">upport UE multiplexing the HARQ-ACK bits by transforming NACK-only into ACK/NACK HARQ bits. </w:t>
      </w:r>
    </w:p>
    <w:p w14:paraId="6A6CBB96" w14:textId="77777777" w:rsidR="00A94D16" w:rsidRPr="00EC7A9F" w:rsidRDefault="00A94D16" w:rsidP="00F44FD9">
      <w:pPr>
        <w:pStyle w:val="ListParagraph"/>
        <w:numPr>
          <w:ilvl w:val="1"/>
          <w:numId w:val="137"/>
        </w:numPr>
        <w:autoSpaceDE/>
        <w:autoSpaceDN/>
        <w:adjustRightInd/>
        <w:spacing w:after="0"/>
        <w:rPr>
          <w:lang w:eastAsia="zh-CN"/>
        </w:rPr>
      </w:pPr>
      <w:r>
        <w:rPr>
          <w:lang w:eastAsia="zh-CN"/>
        </w:rPr>
        <w:t>FFS: how to determine PUCCH resource</w:t>
      </w:r>
    </w:p>
    <w:p w14:paraId="686560A0" w14:textId="77777777" w:rsidR="00A94D16" w:rsidRPr="00EC7A9F" w:rsidRDefault="00A94D16" w:rsidP="00F44FD9">
      <w:pPr>
        <w:pStyle w:val="ListParagraph"/>
        <w:numPr>
          <w:ilvl w:val="0"/>
          <w:numId w:val="137"/>
        </w:numPr>
        <w:autoSpaceDE/>
        <w:autoSpaceDN/>
        <w:adjustRightInd/>
        <w:spacing w:after="0"/>
        <w:rPr>
          <w:lang w:eastAsia="zh-CN"/>
        </w:rPr>
      </w:pPr>
      <w:r w:rsidRPr="00EC7A9F">
        <w:rPr>
          <w:lang w:eastAsia="zh-CN"/>
        </w:rPr>
        <w:t xml:space="preserve">Alt4: Define combination of NACK-only which corresponds to a specific sequence or a PUCCH transmission. </w:t>
      </w:r>
    </w:p>
    <w:p w14:paraId="1438D2FD" w14:textId="77777777" w:rsidR="00A94D16" w:rsidRPr="00903F57" w:rsidRDefault="00A94D16" w:rsidP="00F44FD9">
      <w:pPr>
        <w:pStyle w:val="ListParagraph"/>
        <w:numPr>
          <w:ilvl w:val="1"/>
          <w:numId w:val="137"/>
        </w:numPr>
        <w:autoSpaceDE/>
        <w:autoSpaceDN/>
        <w:adjustRightInd/>
        <w:spacing w:after="0"/>
        <w:rPr>
          <w:lang w:eastAsia="zh-CN"/>
        </w:rPr>
      </w:pPr>
      <w:r w:rsidRPr="00903F57">
        <w:rPr>
          <w:lang w:eastAsia="zh-CN"/>
        </w:rPr>
        <w:t xml:space="preserve">define up to 15 orthogonal PUCCH resources to select from according to combinations of up to 4 TBs with NACK-only feedback, </w:t>
      </w:r>
    </w:p>
    <w:p w14:paraId="6302E6DC" w14:textId="77777777" w:rsidR="00A94D16" w:rsidRPr="00903F57" w:rsidRDefault="00A94D16" w:rsidP="00F44FD9">
      <w:pPr>
        <w:pStyle w:val="ListParagraph"/>
        <w:numPr>
          <w:ilvl w:val="2"/>
          <w:numId w:val="137"/>
        </w:numPr>
        <w:autoSpaceDE/>
        <w:autoSpaceDN/>
        <w:adjustRightInd/>
        <w:spacing w:after="0"/>
        <w:rPr>
          <w:lang w:eastAsia="zh-CN"/>
        </w:rPr>
      </w:pPr>
      <w:r w:rsidRPr="00903F57">
        <w:rPr>
          <w:lang w:eastAsia="zh-CN"/>
        </w:rPr>
        <w:t xml:space="preserve">FFS: </w:t>
      </w:r>
      <w:r w:rsidRPr="00903F57">
        <w:rPr>
          <w:rFonts w:hint="eastAsia"/>
          <w:lang w:eastAsia="zh-CN"/>
        </w:rPr>
        <w:t>T</w:t>
      </w:r>
      <w:r w:rsidRPr="00903F57">
        <w:rPr>
          <w:lang w:eastAsia="zh-CN"/>
        </w:rPr>
        <w:t xml:space="preserve">he PUCCH slot for the transmission is based on the K1 in the “last DCI” scheduling multicast. </w:t>
      </w:r>
    </w:p>
    <w:p w14:paraId="015F738C" w14:textId="77777777" w:rsidR="00A94D16" w:rsidRPr="00903F57" w:rsidRDefault="00A94D16" w:rsidP="00F44FD9">
      <w:pPr>
        <w:pStyle w:val="ListParagraph"/>
        <w:numPr>
          <w:ilvl w:val="2"/>
          <w:numId w:val="137"/>
        </w:numPr>
        <w:autoSpaceDE/>
        <w:autoSpaceDN/>
        <w:adjustRightInd/>
        <w:spacing w:after="0"/>
        <w:rPr>
          <w:lang w:eastAsia="zh-CN"/>
        </w:rPr>
      </w:pPr>
      <w:r w:rsidRPr="00903F57">
        <w:rPr>
          <w:lang w:eastAsia="zh-CN"/>
        </w:rPr>
        <w:t>FFS: The PUCCH resource for the transmission is from PUCCH-config configured for NACK-only based feedback according to the mapping between number of TBs with PUCCH resource ID.</w:t>
      </w:r>
    </w:p>
    <w:p w14:paraId="45E06B5F" w14:textId="77777777" w:rsidR="00A94D16" w:rsidRPr="00903F57" w:rsidRDefault="00A94D16" w:rsidP="00F44FD9">
      <w:pPr>
        <w:pStyle w:val="ListParagraph"/>
        <w:numPr>
          <w:ilvl w:val="3"/>
          <w:numId w:val="137"/>
        </w:numPr>
        <w:autoSpaceDE/>
        <w:autoSpaceDN/>
        <w:adjustRightInd/>
        <w:spacing w:after="0"/>
        <w:rPr>
          <w:lang w:eastAsia="zh-CN"/>
        </w:rPr>
      </w:pPr>
      <w:r w:rsidRPr="00903F57">
        <w:rPr>
          <w:lang w:eastAsia="zh-CN"/>
        </w:rPr>
        <w:t xml:space="preserve">FFS mapping details. </w:t>
      </w:r>
    </w:p>
    <w:p w14:paraId="4D83E71D" w14:textId="77777777" w:rsidR="00A94D16" w:rsidRPr="00903F57" w:rsidRDefault="00A94D16" w:rsidP="00F44FD9">
      <w:pPr>
        <w:pStyle w:val="ListParagraph"/>
        <w:numPr>
          <w:ilvl w:val="3"/>
          <w:numId w:val="137"/>
        </w:numPr>
        <w:autoSpaceDE/>
        <w:autoSpaceDN/>
        <w:adjustRightInd/>
        <w:spacing w:after="0"/>
        <w:rPr>
          <w:lang w:eastAsia="zh-CN"/>
        </w:rPr>
      </w:pPr>
      <w:r w:rsidRPr="00903F57">
        <w:rPr>
          <w:lang w:eastAsia="zh-CN"/>
        </w:rPr>
        <w:t>How to determine the number of TBs is discussed separately, e.g., Type-1-like and/or Type-2-like codebook.</w:t>
      </w:r>
    </w:p>
    <w:p w14:paraId="58463367" w14:textId="77777777" w:rsidR="00A94D16" w:rsidRPr="00903F57" w:rsidRDefault="00A94D16" w:rsidP="00F44FD9">
      <w:pPr>
        <w:pStyle w:val="ListParagraph"/>
        <w:numPr>
          <w:ilvl w:val="2"/>
          <w:numId w:val="137"/>
        </w:numPr>
        <w:autoSpaceDE/>
        <w:autoSpaceDN/>
        <w:adjustRightInd/>
        <w:spacing w:after="0"/>
        <w:rPr>
          <w:lang w:eastAsia="zh-CN"/>
        </w:rPr>
      </w:pPr>
      <w:r w:rsidRPr="00903F57">
        <w:rPr>
          <w:lang w:eastAsia="zh-CN"/>
        </w:rPr>
        <w:t>FFS: whether this applies to a single G-RNTI or multiple G-RNTIs</w:t>
      </w:r>
    </w:p>
    <w:p w14:paraId="182ED787" w14:textId="77777777" w:rsidR="00A94D16" w:rsidRPr="00903F57" w:rsidRDefault="00A94D16" w:rsidP="00F44FD9">
      <w:pPr>
        <w:pStyle w:val="ListParagraph"/>
        <w:numPr>
          <w:ilvl w:val="1"/>
          <w:numId w:val="137"/>
        </w:numPr>
        <w:autoSpaceDE/>
        <w:autoSpaceDN/>
        <w:adjustRightInd/>
        <w:spacing w:after="0"/>
        <w:rPr>
          <w:lang w:eastAsia="zh-CN"/>
        </w:rPr>
      </w:pPr>
      <w:r w:rsidRPr="00903F57">
        <w:rPr>
          <w:lang w:eastAsia="zh-CN"/>
        </w:rPr>
        <w:t>Alt4 is not supported for more than 4 TBs</w:t>
      </w:r>
    </w:p>
    <w:p w14:paraId="580F191A" w14:textId="77777777" w:rsidR="00A94D16" w:rsidRPr="00D2103B" w:rsidRDefault="00A94D16" w:rsidP="00F44FD9">
      <w:pPr>
        <w:pStyle w:val="ListParagraph"/>
        <w:numPr>
          <w:ilvl w:val="0"/>
          <w:numId w:val="137"/>
        </w:numPr>
        <w:autoSpaceDE/>
        <w:autoSpaceDN/>
        <w:adjustRightInd/>
        <w:spacing w:after="0"/>
        <w:rPr>
          <w:lang w:eastAsia="zh-CN"/>
        </w:rPr>
      </w:pPr>
      <w:r w:rsidRPr="00D2103B">
        <w:rPr>
          <w:lang w:eastAsia="zh-CN"/>
        </w:rPr>
        <w:t>FFS: whether RRC configuration between Alt1 and Alt4 is per G-RNTI or per CFR</w:t>
      </w:r>
    </w:p>
    <w:p w14:paraId="5642EA16" w14:textId="77777777" w:rsidR="00A94D16" w:rsidRPr="00D2103B" w:rsidRDefault="00A94D16" w:rsidP="00F44FD9">
      <w:pPr>
        <w:pStyle w:val="ListParagraph"/>
        <w:numPr>
          <w:ilvl w:val="0"/>
          <w:numId w:val="137"/>
        </w:numPr>
        <w:autoSpaceDE/>
        <w:autoSpaceDN/>
        <w:adjustRightInd/>
        <w:spacing w:after="0"/>
        <w:rPr>
          <w:lang w:eastAsia="zh-CN"/>
        </w:rPr>
      </w:pPr>
      <w:r w:rsidRPr="00D2103B">
        <w:rPr>
          <w:lang w:eastAsia="zh-CN"/>
        </w:rPr>
        <w:t>FFS: UE capability</w:t>
      </w:r>
    </w:p>
    <w:p w14:paraId="601B408E" w14:textId="08C2AC14" w:rsidR="00A94D16" w:rsidRDefault="00A94D16" w:rsidP="00A94D16">
      <w:pPr>
        <w:spacing w:line="220" w:lineRule="exact"/>
        <w:rPr>
          <w:rFonts w:ascii="Times New Roman" w:eastAsia="SimSun" w:hAnsi="Times New Roman"/>
        </w:rPr>
      </w:pPr>
    </w:p>
    <w:p w14:paraId="2F502899" w14:textId="77777777" w:rsidR="00B23164" w:rsidRDefault="00B23164" w:rsidP="00A94D16">
      <w:pPr>
        <w:spacing w:line="220" w:lineRule="exact"/>
        <w:rPr>
          <w:rFonts w:ascii="Times New Roman" w:eastAsia="SimSun" w:hAnsi="Times New Roman"/>
        </w:rPr>
      </w:pPr>
    </w:p>
    <w:p w14:paraId="10887D60" w14:textId="09219D48" w:rsidR="00A94D16" w:rsidRDefault="00B23164" w:rsidP="00A94D16">
      <w:pPr>
        <w:spacing w:line="220" w:lineRule="exact"/>
        <w:rPr>
          <w:rFonts w:ascii="Times New Roman" w:eastAsia="SimSun" w:hAnsi="Times New Roman"/>
        </w:rPr>
      </w:pPr>
      <w:r w:rsidRPr="00B23164">
        <w:rPr>
          <w:rFonts w:ascii="Times New Roman" w:eastAsia="SimSun" w:hAnsi="Times New Roman"/>
          <w:b/>
          <w:bCs/>
        </w:rPr>
        <w:t>Decision:</w:t>
      </w:r>
      <w:r>
        <w:rPr>
          <w:rFonts w:ascii="Times New Roman" w:eastAsia="SimSun" w:hAnsi="Times New Roman"/>
        </w:rPr>
        <w:t xml:space="preserve"> As per email decision posted on Feb 25</w:t>
      </w:r>
      <w:r w:rsidRPr="00B23164">
        <w:rPr>
          <w:rFonts w:ascii="Times New Roman" w:eastAsia="SimSun" w:hAnsi="Times New Roman"/>
          <w:vertAlign w:val="superscript"/>
        </w:rPr>
        <w:t>th</w:t>
      </w:r>
      <w:r>
        <w:rPr>
          <w:rFonts w:ascii="Times New Roman" w:eastAsia="SimSun" w:hAnsi="Times New Roman"/>
        </w:rPr>
        <w:t>,</w:t>
      </w:r>
    </w:p>
    <w:p w14:paraId="5F3E9408" w14:textId="77777777" w:rsidR="00A94D16" w:rsidRPr="00B23164" w:rsidRDefault="00A94D16" w:rsidP="00A94D16">
      <w:pPr>
        <w:spacing w:line="220" w:lineRule="exact"/>
        <w:rPr>
          <w:rFonts w:ascii="Times New Roman" w:eastAsia="SimSun" w:hAnsi="Times New Roman"/>
          <w:bCs/>
        </w:rPr>
      </w:pPr>
      <w:r w:rsidRPr="00B23164">
        <w:rPr>
          <w:rFonts w:ascii="Times New Roman" w:eastAsia="SimSun" w:hAnsi="Times New Roman"/>
          <w:bCs/>
          <w:highlight w:val="green"/>
        </w:rPr>
        <w:t>Agreement</w:t>
      </w:r>
    </w:p>
    <w:p w14:paraId="7EC1CDAB" w14:textId="77777777" w:rsidR="00A94D16" w:rsidRPr="005811D3" w:rsidRDefault="00A94D16" w:rsidP="00A94D16">
      <w:pPr>
        <w:spacing w:line="220" w:lineRule="exact"/>
        <w:rPr>
          <w:rFonts w:eastAsia="MS Mincho"/>
          <w:szCs w:val="20"/>
        </w:rPr>
      </w:pPr>
      <w:r w:rsidRPr="005811D3">
        <w:rPr>
          <w:rFonts w:eastAsia="MS Mincho"/>
          <w:szCs w:val="20"/>
        </w:rPr>
        <w:t>When HARQ-ACK for unicast SPS PDSCHs and multicast dynamic grant PDSCHs with ACK/NACK based feedback are multiplexed on the same PUCCH for the same priority case, the following option 1 (from the previous agreement) is adopted:</w:t>
      </w:r>
    </w:p>
    <w:p w14:paraId="6BFC265C" w14:textId="77777777" w:rsidR="00A94D16" w:rsidRPr="00514465" w:rsidRDefault="00A94D16" w:rsidP="00F44FD9">
      <w:pPr>
        <w:pStyle w:val="ListParagraph"/>
        <w:numPr>
          <w:ilvl w:val="0"/>
          <w:numId w:val="138"/>
        </w:numPr>
        <w:rPr>
          <w:lang w:eastAsia="zh-CN"/>
        </w:rPr>
      </w:pPr>
      <w:r w:rsidRPr="00514465">
        <w:t xml:space="preserve">Option 1: the PUCCH carrying the multiplexed HARQ-ACK is determined from the </w:t>
      </w:r>
      <w:r w:rsidRPr="00B23164">
        <w:rPr>
          <w:i/>
        </w:rPr>
        <w:t>SPS-PUCCH-AN-List</w:t>
      </w:r>
      <w:r w:rsidRPr="00514465">
        <w:t xml:space="preserve"> configured for unicast.</w:t>
      </w:r>
    </w:p>
    <w:p w14:paraId="43588066" w14:textId="77777777" w:rsidR="00A94D16" w:rsidRPr="00514465" w:rsidRDefault="00A94D16" w:rsidP="00F44FD9">
      <w:pPr>
        <w:pStyle w:val="ListParagraph"/>
        <w:numPr>
          <w:ilvl w:val="0"/>
          <w:numId w:val="138"/>
        </w:numPr>
        <w:rPr>
          <w:lang w:eastAsia="zh-CN"/>
        </w:rPr>
      </w:pPr>
      <w:r w:rsidRPr="00514465">
        <w:t xml:space="preserve">Option 2: the PUCCH carrying the multiplexed HARQ-ACK is determined from </w:t>
      </w:r>
      <w:r w:rsidRPr="00B23164">
        <w:rPr>
          <w:i/>
        </w:rPr>
        <w:t>PUCCH-Config/PUCCH-ConfigurationList</w:t>
      </w:r>
      <w:r w:rsidRPr="00514465">
        <w:t xml:space="preserve"> configured for multicast.</w:t>
      </w:r>
    </w:p>
    <w:p w14:paraId="55735F43" w14:textId="77777777" w:rsidR="00A94D16" w:rsidRPr="00B23164" w:rsidRDefault="00A94D16" w:rsidP="00A94D16">
      <w:pPr>
        <w:spacing w:line="220" w:lineRule="exact"/>
        <w:rPr>
          <w:rFonts w:ascii="Times New Roman" w:eastAsia="SimSun" w:hAnsi="Times New Roman"/>
          <w:bCs/>
        </w:rPr>
      </w:pPr>
      <w:r w:rsidRPr="00B23164">
        <w:rPr>
          <w:rFonts w:ascii="Times New Roman" w:eastAsia="SimSun" w:hAnsi="Times New Roman"/>
          <w:bCs/>
          <w:highlight w:val="green"/>
        </w:rPr>
        <w:t>Agreement</w:t>
      </w:r>
    </w:p>
    <w:p w14:paraId="461A7CC2" w14:textId="77777777" w:rsidR="00A94D16" w:rsidRPr="005811D3" w:rsidRDefault="00A94D16" w:rsidP="00A94D16">
      <w:pPr>
        <w:spacing w:line="220" w:lineRule="exact"/>
        <w:rPr>
          <w:rFonts w:eastAsia="MS Mincho"/>
          <w:szCs w:val="20"/>
        </w:rPr>
      </w:pPr>
      <w:r w:rsidRPr="005811D3">
        <w:rPr>
          <w:rFonts w:eastAsia="MS Mincho"/>
          <w:szCs w:val="20"/>
        </w:rPr>
        <w:t xml:space="preserve">When NACK-only based HARQ-ACK feedback is used for multicast SPS PDSCH without PDCCH scheduling, the UE determines a priority index from the HARQ-ACK codebook index in the configuration for SPS multicast, using the same method with the one for ACK/NACK based feedback. </w:t>
      </w:r>
    </w:p>
    <w:p w14:paraId="0130FC24" w14:textId="77777777" w:rsidR="00A94D16" w:rsidRPr="00B23164" w:rsidRDefault="00A94D16" w:rsidP="00A94D16">
      <w:pPr>
        <w:rPr>
          <w:bCs/>
          <w:lang w:eastAsia="zh-CN"/>
        </w:rPr>
      </w:pPr>
    </w:p>
    <w:p w14:paraId="4F45A680" w14:textId="77777777" w:rsidR="00A94D16" w:rsidRPr="00B23164" w:rsidRDefault="00A94D16" w:rsidP="00A94D16">
      <w:pPr>
        <w:spacing w:line="220" w:lineRule="exact"/>
        <w:rPr>
          <w:rFonts w:ascii="Times New Roman" w:eastAsia="SimSun" w:hAnsi="Times New Roman"/>
          <w:bCs/>
        </w:rPr>
      </w:pPr>
      <w:r w:rsidRPr="00B23164">
        <w:rPr>
          <w:rFonts w:ascii="Times New Roman" w:eastAsia="SimSun" w:hAnsi="Times New Roman"/>
          <w:bCs/>
          <w:highlight w:val="green"/>
        </w:rPr>
        <w:t>Agreement</w:t>
      </w:r>
    </w:p>
    <w:p w14:paraId="3E1169E6" w14:textId="77777777" w:rsidR="00A94D16" w:rsidRPr="005811D3" w:rsidRDefault="00A94D16" w:rsidP="00A94D16">
      <w:pPr>
        <w:spacing w:line="220" w:lineRule="exact"/>
        <w:rPr>
          <w:rFonts w:eastAsia="MS Mincho"/>
          <w:szCs w:val="20"/>
        </w:rPr>
      </w:pPr>
      <w:r w:rsidRPr="005811D3">
        <w:rPr>
          <w:rFonts w:eastAsia="MS Mincho"/>
          <w:szCs w:val="20"/>
        </w:rPr>
        <w:t>When UE is configured with unicast SPS and multicast SPS with NACK-only based feedback for multiplexing on the same PUCCH for the same priority case, NACK only based HARQ-ACK is transformed to ACK/NACK based HARQ-ACK.</w:t>
      </w:r>
    </w:p>
    <w:p w14:paraId="3D1862FD" w14:textId="77777777" w:rsidR="00A94D16" w:rsidRPr="005B28A0" w:rsidRDefault="00A94D16" w:rsidP="00F44FD9">
      <w:pPr>
        <w:pStyle w:val="ListParagraph"/>
        <w:numPr>
          <w:ilvl w:val="0"/>
          <w:numId w:val="139"/>
        </w:numPr>
      </w:pPr>
      <w:r w:rsidRPr="005B28A0">
        <w:t>For NACK only based HARQ-ACK transformed to ACK/NACK based HARQ-ACK, the HARQ-ACK codebook is constructed as for multiple SPS PDSCHs regardless of unicast SPS PDSCH or multicast SPS PDSCH and the PUCCH carrying the multiplexed HARQ-ACK is determined from the SPS-PUCCH-AN-List configured for unicast, as agreed for ACK/NACK based feedback</w:t>
      </w:r>
      <w:r>
        <w:t>.</w:t>
      </w:r>
    </w:p>
    <w:p w14:paraId="6B9A53DB" w14:textId="77777777" w:rsidR="00A94D16" w:rsidRDefault="00A94D16" w:rsidP="00A94D16">
      <w:pPr>
        <w:spacing w:line="220" w:lineRule="exact"/>
        <w:rPr>
          <w:rFonts w:ascii="Times New Roman" w:eastAsia="SimSun" w:hAnsi="Times New Roman"/>
        </w:rPr>
      </w:pPr>
    </w:p>
    <w:p w14:paraId="263CE205" w14:textId="2D9C6AEF" w:rsidR="00224894" w:rsidRPr="003E6C75" w:rsidRDefault="002328C4" w:rsidP="00224894">
      <w:pPr>
        <w:spacing w:line="220" w:lineRule="exact"/>
        <w:rPr>
          <w:rFonts w:ascii="Times New Roman" w:eastAsia="SimSun" w:hAnsi="Times New Roman"/>
          <w:b/>
          <w:bCs/>
        </w:rPr>
      </w:pPr>
      <w:hyperlink r:id="rId2062" w:history="1">
        <w:r w:rsidR="004371F4">
          <w:rPr>
            <w:rStyle w:val="Hyperlink"/>
            <w:rFonts w:ascii="Times New Roman" w:eastAsia="SimSun" w:hAnsi="Times New Roman"/>
            <w:b/>
            <w:bCs/>
          </w:rPr>
          <w:t>R1-2202578</w:t>
        </w:r>
      </w:hyperlink>
      <w:r w:rsidR="00224894" w:rsidRPr="003E6C75">
        <w:rPr>
          <w:rFonts w:ascii="Times New Roman" w:eastAsia="SimSun" w:hAnsi="Times New Roman"/>
          <w:b/>
          <w:bCs/>
        </w:rPr>
        <w:tab/>
        <w:t>FL summary#3 on improving reliability for MBS for RRC_CONNECTED UEs</w:t>
      </w:r>
      <w:r w:rsidR="00224894" w:rsidRPr="003E6C75">
        <w:rPr>
          <w:rFonts w:ascii="Times New Roman" w:eastAsia="SimSun" w:hAnsi="Times New Roman"/>
          <w:b/>
          <w:bCs/>
        </w:rPr>
        <w:tab/>
        <w:t>Moderator (Huawei)</w:t>
      </w:r>
    </w:p>
    <w:p w14:paraId="35DEC440" w14:textId="655E1F97" w:rsidR="003E6C75" w:rsidRDefault="003E6C75" w:rsidP="00224894">
      <w:pPr>
        <w:spacing w:line="220" w:lineRule="exact"/>
        <w:rPr>
          <w:rFonts w:ascii="Times New Roman" w:eastAsia="SimSun" w:hAnsi="Times New Roman"/>
        </w:rPr>
      </w:pPr>
      <w:r>
        <w:rPr>
          <w:rFonts w:ascii="Times New Roman" w:eastAsia="SimSun" w:hAnsi="Times New Roman"/>
        </w:rPr>
        <w:t>From Feb 28</w:t>
      </w:r>
      <w:r w:rsidRPr="003E6C75">
        <w:rPr>
          <w:rFonts w:ascii="Times New Roman" w:eastAsia="SimSun" w:hAnsi="Times New Roman"/>
          <w:vertAlign w:val="superscript"/>
        </w:rPr>
        <w:t>th</w:t>
      </w:r>
      <w:r>
        <w:rPr>
          <w:rFonts w:ascii="Times New Roman" w:eastAsia="SimSun" w:hAnsi="Times New Roman"/>
        </w:rPr>
        <w:t xml:space="preserve"> GTW session</w:t>
      </w:r>
    </w:p>
    <w:p w14:paraId="73EC996C" w14:textId="77777777" w:rsidR="003E6C75" w:rsidRPr="003E6C75" w:rsidRDefault="003E6C75" w:rsidP="003E6C75">
      <w:pPr>
        <w:spacing w:line="220" w:lineRule="exact"/>
        <w:rPr>
          <w:rFonts w:ascii="Times New Roman" w:eastAsia="SimSun" w:hAnsi="Times New Roman"/>
          <w:bCs/>
        </w:rPr>
      </w:pPr>
      <w:r w:rsidRPr="003E6C75">
        <w:rPr>
          <w:rFonts w:ascii="Times New Roman" w:eastAsia="SimSun" w:hAnsi="Times New Roman"/>
          <w:bCs/>
          <w:highlight w:val="green"/>
        </w:rPr>
        <w:t>Agreement</w:t>
      </w:r>
    </w:p>
    <w:p w14:paraId="56C6BED1" w14:textId="74361DE0" w:rsidR="003E6C75" w:rsidRDefault="003E6C75" w:rsidP="003E6C75">
      <w:pPr>
        <w:rPr>
          <w:rFonts w:eastAsia="MS Mincho"/>
          <w:szCs w:val="20"/>
        </w:rPr>
      </w:pPr>
      <w:r>
        <w:rPr>
          <w:rFonts w:eastAsia="MS Mincho"/>
          <w:szCs w:val="20"/>
        </w:rPr>
        <w:t>Regarding RRC configuring Alt1 or Alt4 (from the previous agreement) for multiplexing more than one NACK-only in the same PUCCH transmission, the configuration is per CFR.</w:t>
      </w:r>
    </w:p>
    <w:p w14:paraId="21933810" w14:textId="77777777" w:rsidR="003E6C75" w:rsidRPr="0052399B" w:rsidRDefault="003E6C75" w:rsidP="003E6C75">
      <w:pPr>
        <w:rPr>
          <w:lang w:eastAsia="zh-CN"/>
        </w:rPr>
      </w:pPr>
    </w:p>
    <w:p w14:paraId="7CB7A9A7" w14:textId="77777777" w:rsidR="003E6C75" w:rsidRPr="0081460E" w:rsidRDefault="003E6C75" w:rsidP="003E6C75">
      <w:pPr>
        <w:rPr>
          <w:highlight w:val="green"/>
          <w:lang w:eastAsia="zh-CN"/>
        </w:rPr>
      </w:pPr>
      <w:r w:rsidRPr="0081460E">
        <w:rPr>
          <w:highlight w:val="green"/>
          <w:lang w:eastAsia="zh-CN"/>
        </w:rPr>
        <w:t>Agreement</w:t>
      </w:r>
    </w:p>
    <w:p w14:paraId="2CF47876" w14:textId="77777777" w:rsidR="003E6C75" w:rsidRDefault="003E6C75" w:rsidP="003E6C75">
      <w:pPr>
        <w:contextualSpacing/>
        <w:rPr>
          <w:szCs w:val="20"/>
          <w:lang w:eastAsia="zh-CN"/>
        </w:rPr>
      </w:pPr>
      <w:r w:rsidRPr="00571A64">
        <w:rPr>
          <w:szCs w:val="20"/>
          <w:lang w:eastAsia="zh-CN"/>
        </w:rPr>
        <w:t>If Type-</w:t>
      </w:r>
      <w:r>
        <w:rPr>
          <w:szCs w:val="20"/>
          <w:lang w:eastAsia="zh-CN"/>
        </w:rPr>
        <w:t>1</w:t>
      </w:r>
      <w:r w:rsidRPr="00571A64">
        <w:rPr>
          <w:szCs w:val="20"/>
          <w:lang w:eastAsia="zh-CN"/>
        </w:rPr>
        <w:t xml:space="preserve"> codebook is configured for </w:t>
      </w:r>
      <w:r>
        <w:rPr>
          <w:szCs w:val="20"/>
          <w:lang w:eastAsia="zh-CN"/>
        </w:rPr>
        <w:t xml:space="preserve">both </w:t>
      </w:r>
      <w:r w:rsidRPr="00571A64">
        <w:rPr>
          <w:szCs w:val="20"/>
          <w:lang w:eastAsia="zh-CN"/>
        </w:rPr>
        <w:t>multicast</w:t>
      </w:r>
      <w:r>
        <w:rPr>
          <w:szCs w:val="20"/>
          <w:lang w:eastAsia="zh-CN"/>
        </w:rPr>
        <w:t xml:space="preserve"> and unicast,</w:t>
      </w:r>
      <w:r w:rsidRPr="0081460E">
        <w:rPr>
          <w:szCs w:val="20"/>
          <w:lang w:eastAsia="zh-CN"/>
        </w:rPr>
        <w:t xml:space="preserve"> </w:t>
      </w:r>
      <w:r>
        <w:rPr>
          <w:szCs w:val="20"/>
          <w:lang w:eastAsia="zh-CN"/>
        </w:rPr>
        <w:t>at least for single cell case for both unicast and multicast:</w:t>
      </w:r>
    </w:p>
    <w:p w14:paraId="39BE0608" w14:textId="77777777" w:rsidR="003E6C75" w:rsidRPr="00207BE0" w:rsidRDefault="003E6C75" w:rsidP="00F44FD9">
      <w:pPr>
        <w:numPr>
          <w:ilvl w:val="0"/>
          <w:numId w:val="163"/>
        </w:numPr>
        <w:contextualSpacing/>
        <w:rPr>
          <w:szCs w:val="20"/>
          <w:lang w:eastAsia="zh-CN"/>
        </w:rPr>
      </w:pPr>
      <w:r>
        <w:rPr>
          <w:szCs w:val="20"/>
          <w:lang w:eastAsia="zh-CN"/>
        </w:rPr>
        <w:t>If the UE is configured to construct the HARQ-ACK codebooks for unicast and multicast jointly, a single UL DAI bit applies for unicast and multicast</w:t>
      </w:r>
    </w:p>
    <w:p w14:paraId="49FA3F77" w14:textId="77777777" w:rsidR="003E6C75" w:rsidRPr="00207BE0" w:rsidRDefault="003E6C75" w:rsidP="00F44FD9">
      <w:pPr>
        <w:numPr>
          <w:ilvl w:val="0"/>
          <w:numId w:val="163"/>
        </w:numPr>
        <w:contextualSpacing/>
        <w:rPr>
          <w:szCs w:val="20"/>
          <w:lang w:eastAsia="zh-CN"/>
        </w:rPr>
      </w:pPr>
      <w:r>
        <w:rPr>
          <w:szCs w:val="20"/>
          <w:lang w:eastAsia="zh-CN"/>
        </w:rPr>
        <w:t xml:space="preserve">Otherwise, 1 additional </w:t>
      </w:r>
      <w:r w:rsidRPr="00277587">
        <w:rPr>
          <w:szCs w:val="20"/>
          <w:lang w:eastAsia="zh-CN"/>
        </w:rPr>
        <w:t xml:space="preserve">bit UL DAI </w:t>
      </w:r>
      <w:r>
        <w:rPr>
          <w:szCs w:val="20"/>
          <w:lang w:eastAsia="zh-CN"/>
        </w:rPr>
        <w:t>is</w:t>
      </w:r>
      <w:r w:rsidRPr="00277587">
        <w:rPr>
          <w:szCs w:val="20"/>
          <w:lang w:eastAsia="zh-CN"/>
        </w:rPr>
        <w:t xml:space="preserve"> included for multicast in DCI</w:t>
      </w:r>
      <w:r>
        <w:rPr>
          <w:szCs w:val="20"/>
          <w:lang w:eastAsia="zh-CN"/>
        </w:rPr>
        <w:t xml:space="preserve"> format 0_1/0_2</w:t>
      </w:r>
      <w:r w:rsidRPr="00277587">
        <w:rPr>
          <w:szCs w:val="20"/>
          <w:lang w:eastAsia="zh-CN"/>
        </w:rPr>
        <w:t>, in addition to the UL DAI for unicast.</w:t>
      </w:r>
      <w:r w:rsidRPr="00EA4BF4">
        <w:rPr>
          <w:rFonts w:eastAsia="SimSun" w:hint="eastAsia"/>
          <w:szCs w:val="20"/>
          <w:lang w:eastAsia="zh-CN"/>
        </w:rPr>
        <w:t xml:space="preserve"> </w:t>
      </w:r>
      <w:r>
        <w:rPr>
          <w:lang w:eastAsia="x-none"/>
        </w:rPr>
        <w:t xml:space="preserve">The 1-bit UL DAI for multicast </w:t>
      </w:r>
      <w:r w:rsidRPr="002A0361">
        <w:rPr>
          <w:lang w:eastAsia="x-none"/>
        </w:rPr>
        <w:t>is applied to all configured G-RNTIs.</w:t>
      </w:r>
    </w:p>
    <w:p w14:paraId="20619AEA" w14:textId="77777777" w:rsidR="003E6C75" w:rsidRPr="0081460E" w:rsidRDefault="003E6C75" w:rsidP="00F44FD9">
      <w:pPr>
        <w:numPr>
          <w:ilvl w:val="1"/>
          <w:numId w:val="163"/>
        </w:numPr>
        <w:contextualSpacing/>
        <w:rPr>
          <w:szCs w:val="20"/>
          <w:lang w:eastAsia="zh-CN"/>
        </w:rPr>
      </w:pPr>
      <w:r w:rsidRPr="0081460E">
        <w:rPr>
          <w:lang w:eastAsia="x-none"/>
        </w:rPr>
        <w:t>FFS:</w:t>
      </w:r>
      <w:r>
        <w:rPr>
          <w:lang w:eastAsia="x-none"/>
        </w:rPr>
        <w:t xml:space="preserve"> additional restrictions</w:t>
      </w:r>
    </w:p>
    <w:p w14:paraId="66EED84B" w14:textId="77777777" w:rsidR="003E6C75" w:rsidRDefault="003E6C75" w:rsidP="00224894">
      <w:pPr>
        <w:spacing w:line="220" w:lineRule="exact"/>
        <w:rPr>
          <w:rFonts w:ascii="Times New Roman" w:eastAsia="SimSun" w:hAnsi="Times New Roman"/>
        </w:rPr>
      </w:pPr>
    </w:p>
    <w:p w14:paraId="43DBA913" w14:textId="5CF209E1" w:rsidR="003E6C75" w:rsidRDefault="003E6C75" w:rsidP="00224894">
      <w:pPr>
        <w:spacing w:line="220" w:lineRule="exact"/>
        <w:rPr>
          <w:rFonts w:ascii="Times New Roman" w:eastAsia="SimSun" w:hAnsi="Times New Roman"/>
        </w:rPr>
      </w:pPr>
    </w:p>
    <w:p w14:paraId="60E82CCC" w14:textId="7AC59B39" w:rsidR="003E6C75" w:rsidRDefault="003E6C75" w:rsidP="003E6C75">
      <w:pPr>
        <w:spacing w:line="220" w:lineRule="exact"/>
        <w:rPr>
          <w:rFonts w:ascii="Times New Roman" w:eastAsia="SimSun" w:hAnsi="Times New Roman"/>
        </w:rPr>
      </w:pPr>
      <w:r w:rsidRPr="00B23164">
        <w:rPr>
          <w:rFonts w:ascii="Times New Roman" w:eastAsia="SimSun" w:hAnsi="Times New Roman"/>
          <w:b/>
          <w:bCs/>
        </w:rPr>
        <w:t>Decision:</w:t>
      </w:r>
      <w:r>
        <w:rPr>
          <w:rFonts w:ascii="Times New Roman" w:eastAsia="SimSun" w:hAnsi="Times New Roman"/>
        </w:rPr>
        <w:t xml:space="preserve"> As per email decision posted on Mar 1</w:t>
      </w:r>
      <w:r w:rsidRPr="003E6C75">
        <w:rPr>
          <w:rFonts w:ascii="Times New Roman" w:eastAsia="SimSun" w:hAnsi="Times New Roman"/>
          <w:vertAlign w:val="superscript"/>
        </w:rPr>
        <w:t>st</w:t>
      </w:r>
      <w:r>
        <w:rPr>
          <w:rFonts w:ascii="Times New Roman" w:eastAsia="SimSun" w:hAnsi="Times New Roman"/>
        </w:rPr>
        <w:t>,</w:t>
      </w:r>
    </w:p>
    <w:p w14:paraId="384C8712" w14:textId="77777777" w:rsidR="003E6C75" w:rsidRDefault="003E6C75" w:rsidP="003E6C75">
      <w:pPr>
        <w:rPr>
          <w:highlight w:val="green"/>
          <w:lang w:val="en-US" w:eastAsia="zh-CN"/>
        </w:rPr>
      </w:pPr>
      <w:r>
        <w:rPr>
          <w:highlight w:val="green"/>
          <w:lang w:val="en-US" w:eastAsia="zh-CN"/>
        </w:rPr>
        <w:t>Agreement</w:t>
      </w:r>
    </w:p>
    <w:p w14:paraId="6AE68B9D" w14:textId="77777777" w:rsidR="003E6C75" w:rsidRDefault="003E6C75" w:rsidP="003E6C75">
      <w:pPr>
        <w:rPr>
          <w:lang w:val="en-US" w:eastAsia="ja-JP"/>
        </w:rPr>
      </w:pPr>
      <w:r>
        <w:rPr>
          <w:lang w:val="en-US" w:eastAsia="ja-JP"/>
        </w:rPr>
        <w:t xml:space="preserve">When PUCCH transmission for the NACK-only based feedback for one G-RNTI collides with PUCCH transmission for ACK/NACK feedback for another G-RNTI with the same priority, support UE multiplexing the NACK-only based feedback with the ACK/NACK feedback onto the same PUCCH by transforming NACK-only into the ACK/NACK based HARQ-ACK bit. </w:t>
      </w:r>
    </w:p>
    <w:p w14:paraId="2986EA37" w14:textId="77777777" w:rsidR="003E6C75" w:rsidRPr="003E6C75" w:rsidRDefault="003E6C75" w:rsidP="00F44FD9">
      <w:pPr>
        <w:pStyle w:val="ListParagraph"/>
        <w:numPr>
          <w:ilvl w:val="0"/>
          <w:numId w:val="139"/>
        </w:numPr>
        <w:rPr>
          <w:lang w:val="en-US" w:eastAsia="zh-CN"/>
        </w:rPr>
      </w:pPr>
      <w:r w:rsidRPr="003E6C75">
        <w:rPr>
          <w:lang w:val="en-US" w:eastAsia="zh-CN"/>
        </w:rPr>
        <w:t xml:space="preserve">Note: When the TB configured with NACK-only feedback is correctly decoded, the ACK will be transmitted and multiplexed with others. </w:t>
      </w:r>
    </w:p>
    <w:p w14:paraId="5E1AA888" w14:textId="77777777" w:rsidR="003E6C75" w:rsidRDefault="003E6C75" w:rsidP="003E6C75">
      <w:pPr>
        <w:rPr>
          <w:highlight w:val="green"/>
          <w:lang w:val="en-US" w:eastAsia="zh-CN"/>
        </w:rPr>
      </w:pPr>
      <w:r>
        <w:rPr>
          <w:highlight w:val="green"/>
          <w:lang w:val="en-US" w:eastAsia="zh-CN"/>
        </w:rPr>
        <w:t>Agreement</w:t>
      </w:r>
    </w:p>
    <w:p w14:paraId="3FC040D9" w14:textId="77777777" w:rsidR="003E6C75" w:rsidRDefault="003E6C75" w:rsidP="003E6C75">
      <w:pPr>
        <w:rPr>
          <w:lang w:val="en-US" w:eastAsia="zh-CN"/>
        </w:rPr>
      </w:pPr>
      <w:r>
        <w:rPr>
          <w:lang w:val="en-US" w:eastAsia="zh-CN"/>
        </w:rPr>
        <w:t>For multiplexing NACK-only feedback for the first G-RNTI with ACK/NACK based feedback for the second G-RNTI or for unicast, down-select from:</w:t>
      </w:r>
    </w:p>
    <w:p w14:paraId="4D849DB2" w14:textId="77777777" w:rsidR="003E6C75" w:rsidRPr="003E6C75" w:rsidRDefault="003E6C75" w:rsidP="00F44FD9">
      <w:pPr>
        <w:pStyle w:val="ListParagraph"/>
        <w:numPr>
          <w:ilvl w:val="0"/>
          <w:numId w:val="139"/>
        </w:numPr>
        <w:rPr>
          <w:lang w:val="en-US" w:eastAsia="zh-CN"/>
        </w:rPr>
      </w:pPr>
      <w:r w:rsidRPr="003E6C75">
        <w:rPr>
          <w:lang w:val="en-US" w:eastAsia="zh-CN"/>
        </w:rPr>
        <w:t xml:space="preserve">Alt1: the converted NACK-only bits are concatenated to the ACK/NACK feedback. </w:t>
      </w:r>
    </w:p>
    <w:p w14:paraId="73A29FD6" w14:textId="77777777" w:rsidR="003E6C75" w:rsidRPr="003E6C75" w:rsidRDefault="003E6C75" w:rsidP="00F44FD9">
      <w:pPr>
        <w:pStyle w:val="ListParagraph"/>
        <w:numPr>
          <w:ilvl w:val="0"/>
          <w:numId w:val="139"/>
        </w:numPr>
        <w:rPr>
          <w:rFonts w:ascii="Calibri" w:hAnsi="Calibri" w:cs="Calibri"/>
          <w:lang w:val="en-US" w:eastAsia="zh-CN"/>
        </w:rPr>
      </w:pPr>
      <w:r w:rsidRPr="003E6C75">
        <w:rPr>
          <w:lang w:val="en-US" w:eastAsia="zh-CN"/>
        </w:rPr>
        <w:t>Alt2: the codebook construction/concatenation is the same as when the feedback mode is ‘ACK/NACK’ for both G-RNTIs.</w:t>
      </w:r>
    </w:p>
    <w:p w14:paraId="40DABD58" w14:textId="77777777" w:rsidR="003E6C75" w:rsidRPr="003E6C75" w:rsidRDefault="003E6C75" w:rsidP="003E6C75">
      <w:pPr>
        <w:rPr>
          <w:lang w:val="en-US" w:eastAsia="zh-CN"/>
        </w:rPr>
      </w:pPr>
    </w:p>
    <w:p w14:paraId="77A16FEF" w14:textId="77777777" w:rsidR="00323A83" w:rsidRDefault="00323A83" w:rsidP="00323A83">
      <w:pPr>
        <w:spacing w:line="220" w:lineRule="exact"/>
        <w:rPr>
          <w:rFonts w:ascii="Times New Roman" w:eastAsia="SimSun" w:hAnsi="Times New Roman"/>
        </w:rPr>
      </w:pPr>
      <w:r w:rsidRPr="00B23164">
        <w:rPr>
          <w:rFonts w:ascii="Times New Roman" w:eastAsia="SimSun" w:hAnsi="Times New Roman"/>
          <w:b/>
          <w:bCs/>
        </w:rPr>
        <w:t>Decision:</w:t>
      </w:r>
      <w:r>
        <w:rPr>
          <w:rFonts w:ascii="Times New Roman" w:eastAsia="SimSun" w:hAnsi="Times New Roman"/>
        </w:rPr>
        <w:t xml:space="preserve"> As per email decision posted on Mar 2</w:t>
      </w:r>
      <w:r w:rsidRPr="00323A83">
        <w:rPr>
          <w:rFonts w:ascii="Times New Roman" w:eastAsia="SimSun" w:hAnsi="Times New Roman"/>
          <w:vertAlign w:val="superscript"/>
        </w:rPr>
        <w:t>nd</w:t>
      </w:r>
      <w:r>
        <w:rPr>
          <w:rFonts w:ascii="Times New Roman" w:eastAsia="SimSun" w:hAnsi="Times New Roman"/>
        </w:rPr>
        <w:t>,</w:t>
      </w:r>
    </w:p>
    <w:p w14:paraId="417F8B9A" w14:textId="77777777" w:rsidR="00323A83" w:rsidRDefault="00323A83" w:rsidP="00323A83">
      <w:pPr>
        <w:rPr>
          <w:highlight w:val="green"/>
          <w:lang w:val="en-US" w:eastAsia="zh-CN"/>
        </w:rPr>
      </w:pPr>
      <w:r>
        <w:rPr>
          <w:highlight w:val="green"/>
          <w:lang w:val="en-US" w:eastAsia="zh-CN"/>
        </w:rPr>
        <w:t>Agreement</w:t>
      </w:r>
    </w:p>
    <w:p w14:paraId="551B7181" w14:textId="77777777" w:rsidR="00323A83" w:rsidRDefault="00323A83" w:rsidP="00323A83">
      <w:pPr>
        <w:rPr>
          <w:lang w:val="en-US" w:eastAsia="zh-CN"/>
        </w:rPr>
      </w:pPr>
      <w:r>
        <w:rPr>
          <w:lang w:val="en-US" w:eastAsia="zh-CN"/>
        </w:rPr>
        <w:t>When UE is configured with enhanced Type-2 codebook for unicast and when the UE is scheduled to multiplex enhanced Type-2 HARQ-ACK for unicast with Type-1 or Type-2 HARQ-ACK codebook for multicast in the same PUCCH slot,</w:t>
      </w:r>
    </w:p>
    <w:p w14:paraId="18DE448C" w14:textId="77777777" w:rsidR="00323A83" w:rsidRPr="00323A83" w:rsidRDefault="00323A83" w:rsidP="00F44FD9">
      <w:pPr>
        <w:pStyle w:val="ListParagraph"/>
        <w:numPr>
          <w:ilvl w:val="0"/>
          <w:numId w:val="181"/>
        </w:numPr>
        <w:rPr>
          <w:lang w:val="en-US" w:eastAsia="zh-CN"/>
        </w:rPr>
      </w:pPr>
      <w:r w:rsidRPr="00323A83">
        <w:rPr>
          <w:lang w:val="en-US" w:eastAsia="zh-CN"/>
        </w:rPr>
        <w:t>UE generates separate sub-codebooks for unicast and multicast respectively and appends the multicast HARQ-ACK sub-codebook to the unicast HARQ-ACK sub-codebook.</w:t>
      </w:r>
    </w:p>
    <w:p w14:paraId="5226204D" w14:textId="77777777" w:rsidR="00323A83" w:rsidRDefault="00323A83" w:rsidP="00323A83">
      <w:pPr>
        <w:rPr>
          <w:highlight w:val="green"/>
          <w:lang w:val="en-US" w:eastAsia="zh-CN"/>
        </w:rPr>
      </w:pPr>
      <w:r>
        <w:rPr>
          <w:highlight w:val="green"/>
          <w:lang w:val="en-US" w:eastAsia="zh-CN"/>
        </w:rPr>
        <w:t>Agreement</w:t>
      </w:r>
    </w:p>
    <w:p w14:paraId="1BB1FE0B" w14:textId="77777777" w:rsidR="00323A83" w:rsidRDefault="00323A83" w:rsidP="00323A83">
      <w:pPr>
        <w:rPr>
          <w:lang w:val="en-US" w:eastAsia="zh-CN"/>
        </w:rPr>
      </w:pPr>
      <w:r>
        <w:rPr>
          <w:lang w:val="en-US" w:eastAsia="zh-CN"/>
        </w:rPr>
        <w:t>For the following two cases, the fallback operation for the Type-1 HARQ-ACK codebook for multicast is applied to G-RNTI/G-CS-RNTI configured with HARQ-ACK enabled only,</w:t>
      </w:r>
    </w:p>
    <w:p w14:paraId="166BBE32" w14:textId="77777777" w:rsidR="00323A83" w:rsidRPr="00323A83" w:rsidRDefault="00323A83" w:rsidP="00F44FD9">
      <w:pPr>
        <w:pStyle w:val="ListParagraph"/>
        <w:numPr>
          <w:ilvl w:val="0"/>
          <w:numId w:val="181"/>
        </w:numPr>
        <w:rPr>
          <w:rFonts w:ascii="Calibri" w:hAnsi="Calibri" w:cs="Calibri"/>
          <w:lang w:val="en-US" w:eastAsia="zh-CN"/>
        </w:rPr>
      </w:pPr>
      <w:r w:rsidRPr="00323A83">
        <w:rPr>
          <w:lang w:val="en-US" w:eastAsia="zh-CN"/>
        </w:rPr>
        <w:t xml:space="preserve">a SPS PDSCH release indicated by DCI format 4_1 with counter DAI field value of 1, </w:t>
      </w:r>
    </w:p>
    <w:p w14:paraId="3E6C419B" w14:textId="77777777" w:rsidR="00323A83" w:rsidRPr="00323A83" w:rsidRDefault="00323A83" w:rsidP="00F44FD9">
      <w:pPr>
        <w:pStyle w:val="ListParagraph"/>
        <w:numPr>
          <w:ilvl w:val="0"/>
          <w:numId w:val="181"/>
        </w:numPr>
        <w:rPr>
          <w:lang w:val="en-US" w:eastAsia="zh-CN"/>
        </w:rPr>
      </w:pPr>
      <w:r w:rsidRPr="00323A83">
        <w:rPr>
          <w:lang w:val="en-US" w:eastAsia="zh-CN"/>
        </w:rPr>
        <w:t xml:space="preserve">a PDSCH reception scheduled by DCI format 4_1 with counter DAI field value of 1 on the PCell, </w:t>
      </w:r>
    </w:p>
    <w:p w14:paraId="5A1DAF0C" w14:textId="77777777" w:rsidR="00323A83" w:rsidRPr="00323A83" w:rsidRDefault="00323A83" w:rsidP="00F44FD9">
      <w:pPr>
        <w:pStyle w:val="ListParagraph"/>
        <w:numPr>
          <w:ilvl w:val="0"/>
          <w:numId w:val="181"/>
        </w:numPr>
        <w:rPr>
          <w:lang w:val="en-US" w:eastAsia="zh-CN"/>
        </w:rPr>
      </w:pPr>
      <w:r w:rsidRPr="00323A83">
        <w:rPr>
          <w:lang w:val="en-US" w:eastAsia="zh-CN"/>
        </w:rPr>
        <w:t>SPS PDSCH reception(s) associated with G-CS-RNTIs.</w:t>
      </w:r>
    </w:p>
    <w:p w14:paraId="3FD15419" w14:textId="77777777" w:rsidR="00323A83" w:rsidRDefault="00323A83" w:rsidP="00323A83">
      <w:pPr>
        <w:rPr>
          <w:lang w:val="en-US" w:eastAsia="zh-CN"/>
        </w:rPr>
      </w:pPr>
      <w:r>
        <w:rPr>
          <w:lang w:val="en-US" w:eastAsia="zh-CN"/>
        </w:rPr>
        <w:t xml:space="preserve">Note: If the UE receives two SPS PDSCH releases for two respective G-CS-RNTIs with DAI=1, or two PDSCHs by DCI 4_1 with DAI=1 for two respective G-RNTIs on the PCell, there is no fallback. </w:t>
      </w:r>
    </w:p>
    <w:p w14:paraId="5C941CC5" w14:textId="77777777" w:rsidR="00323A83" w:rsidRDefault="00323A83" w:rsidP="00323A83">
      <w:pPr>
        <w:rPr>
          <w:color w:val="1F497D"/>
          <w:lang w:val="en-US" w:eastAsia="zh-CN"/>
        </w:rPr>
      </w:pPr>
    </w:p>
    <w:p w14:paraId="3B437790" w14:textId="5CF2122C" w:rsidR="00323A83" w:rsidRPr="00323A83" w:rsidRDefault="00323A83" w:rsidP="00323A83">
      <w:pPr>
        <w:spacing w:line="220" w:lineRule="exact"/>
        <w:rPr>
          <w:rFonts w:ascii="Times New Roman" w:eastAsia="SimSun" w:hAnsi="Times New Roman"/>
          <w:lang w:val="en-US"/>
        </w:rPr>
      </w:pPr>
    </w:p>
    <w:p w14:paraId="08B7A7E5" w14:textId="641CF9C4" w:rsidR="00224894" w:rsidRPr="00BD4C00" w:rsidRDefault="002328C4" w:rsidP="00224894">
      <w:pPr>
        <w:spacing w:line="220" w:lineRule="exact"/>
        <w:rPr>
          <w:rFonts w:ascii="Times New Roman" w:eastAsia="SimSun" w:hAnsi="Times New Roman"/>
          <w:b/>
          <w:bCs/>
        </w:rPr>
      </w:pPr>
      <w:hyperlink r:id="rId2063" w:history="1">
        <w:r w:rsidR="004371F4">
          <w:rPr>
            <w:rStyle w:val="Hyperlink"/>
            <w:rFonts w:ascii="Times New Roman" w:eastAsia="SimSun" w:hAnsi="Times New Roman"/>
            <w:b/>
            <w:bCs/>
          </w:rPr>
          <w:t>R1-2202579</w:t>
        </w:r>
      </w:hyperlink>
      <w:r w:rsidR="00224894" w:rsidRPr="00BD4C00">
        <w:rPr>
          <w:rFonts w:ascii="Times New Roman" w:eastAsia="SimSun" w:hAnsi="Times New Roman"/>
          <w:b/>
          <w:bCs/>
        </w:rPr>
        <w:tab/>
        <w:t>FL summary#4 on improving reliability for MBS for RRC_CONNECTED UEs</w:t>
      </w:r>
      <w:r w:rsidR="00224894" w:rsidRPr="00BD4C00">
        <w:rPr>
          <w:rFonts w:ascii="Times New Roman" w:eastAsia="SimSun" w:hAnsi="Times New Roman"/>
          <w:b/>
          <w:bCs/>
        </w:rPr>
        <w:tab/>
        <w:t>Moderator (Huawei)</w:t>
      </w:r>
    </w:p>
    <w:p w14:paraId="74700848" w14:textId="55FD7437" w:rsidR="00BD4C00" w:rsidRPr="00836D08" w:rsidRDefault="009D648F" w:rsidP="00224894">
      <w:pPr>
        <w:spacing w:line="220" w:lineRule="exact"/>
        <w:rPr>
          <w:rFonts w:ascii="Times New Roman" w:eastAsia="SimSun" w:hAnsi="Times New Roman"/>
        </w:rPr>
      </w:pPr>
      <w:r>
        <w:rPr>
          <w:rFonts w:ascii="Times New Roman" w:eastAsia="SimSun" w:hAnsi="Times New Roman"/>
        </w:rPr>
        <w:t>From Mar 2</w:t>
      </w:r>
      <w:r w:rsidRPr="009D648F">
        <w:rPr>
          <w:rFonts w:ascii="Times New Roman" w:eastAsia="SimSun" w:hAnsi="Times New Roman"/>
          <w:vertAlign w:val="superscript"/>
        </w:rPr>
        <w:t>nd</w:t>
      </w:r>
      <w:r>
        <w:rPr>
          <w:rFonts w:ascii="Times New Roman" w:eastAsia="SimSun" w:hAnsi="Times New Roman"/>
        </w:rPr>
        <w:t xml:space="preserve"> GTW session</w:t>
      </w:r>
    </w:p>
    <w:p w14:paraId="4E36746A" w14:textId="77777777" w:rsidR="00BD4C00" w:rsidRPr="00BD4C00" w:rsidRDefault="00BD4C00" w:rsidP="00BD4C00">
      <w:pPr>
        <w:rPr>
          <w:bCs/>
          <w:highlight w:val="green"/>
          <w:lang w:eastAsia="zh-CN"/>
        </w:rPr>
      </w:pPr>
      <w:r w:rsidRPr="00BD4C00">
        <w:rPr>
          <w:bCs/>
          <w:highlight w:val="green"/>
          <w:lang w:eastAsia="zh-CN"/>
        </w:rPr>
        <w:t>Agreement</w:t>
      </w:r>
    </w:p>
    <w:p w14:paraId="5F64B8AF" w14:textId="2C4AE7D3" w:rsidR="00BD4C00" w:rsidRDefault="00BD4C00" w:rsidP="00BD4C00">
      <w:pPr>
        <w:autoSpaceDE w:val="0"/>
        <w:autoSpaceDN w:val="0"/>
        <w:adjustRightInd w:val="0"/>
        <w:contextualSpacing/>
        <w:rPr>
          <w:lang w:eastAsia="zh-CN"/>
        </w:rPr>
      </w:pPr>
      <w:r w:rsidRPr="00FB27FB">
        <w:rPr>
          <w:lang w:eastAsia="zh-CN"/>
        </w:rPr>
        <w:t xml:space="preserve">For Type-1 codebook generation, </w:t>
      </w:r>
      <w:r w:rsidRPr="00870C32">
        <w:rPr>
          <w:lang w:eastAsia="zh-CN"/>
        </w:rPr>
        <w:t>if all configured G-RNTIs are with HARQ-ACK disabled by RRC signalling, UE does not report any HARQ-ACK information in the PUCCH slot;</w:t>
      </w:r>
    </w:p>
    <w:p w14:paraId="360E0BDC" w14:textId="77777777" w:rsidR="00BD4C00" w:rsidRPr="00870C32" w:rsidRDefault="00BD4C00" w:rsidP="00F44FD9">
      <w:pPr>
        <w:pStyle w:val="ListParagraph"/>
        <w:numPr>
          <w:ilvl w:val="0"/>
          <w:numId w:val="194"/>
        </w:numPr>
        <w:rPr>
          <w:lang w:eastAsia="zh-CN"/>
        </w:rPr>
      </w:pPr>
      <w:r>
        <w:rPr>
          <w:lang w:eastAsia="zh-CN"/>
        </w:rPr>
        <w:t>For other cases, FFS between the 3 alternatives below:</w:t>
      </w:r>
    </w:p>
    <w:p w14:paraId="53E9BB2E" w14:textId="77777777" w:rsidR="00BD4C00" w:rsidRDefault="00BD4C00" w:rsidP="00F44FD9">
      <w:pPr>
        <w:pStyle w:val="ListParagraph"/>
        <w:numPr>
          <w:ilvl w:val="1"/>
          <w:numId w:val="194"/>
        </w:numPr>
        <w:rPr>
          <w:lang w:eastAsia="zh-CN"/>
        </w:rPr>
      </w:pPr>
      <w:r>
        <w:rPr>
          <w:lang w:eastAsia="zh-CN"/>
        </w:rPr>
        <w:t xml:space="preserve">Alt1: </w:t>
      </w:r>
      <w:r w:rsidRPr="00870C32">
        <w:rPr>
          <w:lang w:eastAsia="zh-CN"/>
        </w:rPr>
        <w:t>if at least one configured G-RNTI is with HARQ-ACK enabled, UE will report NACK for the G-RNTI with HARQ-ACK disabled regardless of decoding results of corresponding PDSCH.</w:t>
      </w:r>
    </w:p>
    <w:p w14:paraId="48BEBFC2" w14:textId="77777777" w:rsidR="00BD4C00" w:rsidRDefault="00BD4C00" w:rsidP="00F44FD9">
      <w:pPr>
        <w:pStyle w:val="ListParagraph"/>
        <w:numPr>
          <w:ilvl w:val="1"/>
          <w:numId w:val="194"/>
        </w:numPr>
        <w:rPr>
          <w:lang w:eastAsia="zh-CN"/>
        </w:rPr>
      </w:pPr>
      <w:r>
        <w:rPr>
          <w:lang w:eastAsia="zh-CN"/>
        </w:rPr>
        <w:t xml:space="preserve">Alt2: </w:t>
      </w:r>
      <w:r w:rsidRPr="00870C32">
        <w:rPr>
          <w:lang w:eastAsia="zh-CN"/>
        </w:rPr>
        <w:t xml:space="preserve">if at least one configured G-RNTI is with HARQ-ACK enabled, UE </w:t>
      </w:r>
      <w:r>
        <w:rPr>
          <w:lang w:eastAsia="zh-CN"/>
        </w:rPr>
        <w:t>reports actual HARQ-ACK result for all G-RNTIs</w:t>
      </w:r>
      <w:r w:rsidRPr="00870C32">
        <w:rPr>
          <w:lang w:eastAsia="zh-CN"/>
        </w:rPr>
        <w:t>.</w:t>
      </w:r>
    </w:p>
    <w:p w14:paraId="58CF4C78" w14:textId="77777777" w:rsidR="00BD4C00" w:rsidRDefault="00BD4C00" w:rsidP="00F44FD9">
      <w:pPr>
        <w:pStyle w:val="ListParagraph"/>
        <w:numPr>
          <w:ilvl w:val="1"/>
          <w:numId w:val="194"/>
        </w:numPr>
        <w:rPr>
          <w:lang w:eastAsia="zh-CN"/>
        </w:rPr>
      </w:pPr>
      <w:r w:rsidRPr="00801EE4">
        <w:rPr>
          <w:lang w:eastAsia="zh-CN"/>
        </w:rPr>
        <w:t xml:space="preserve">Alt3: UE is not expected to be configured </w:t>
      </w:r>
      <w:r w:rsidRPr="00730E6E">
        <w:rPr>
          <w:lang w:eastAsia="zh-CN"/>
        </w:rPr>
        <w:t>with some G-RNTI with HARQ-ACK disabled by RRC signalling and some other G-RNTI with HARQ-ACK enabled by RRC signalling for all configured G-RNTI</w:t>
      </w:r>
    </w:p>
    <w:p w14:paraId="23B56D04" w14:textId="77777777" w:rsidR="00BD4C00" w:rsidRPr="00730E6E" w:rsidRDefault="00BD4C00" w:rsidP="00F44FD9">
      <w:pPr>
        <w:pStyle w:val="ListParagraph"/>
        <w:numPr>
          <w:ilvl w:val="1"/>
          <w:numId w:val="194"/>
        </w:numPr>
        <w:rPr>
          <w:lang w:eastAsia="zh-CN"/>
        </w:rPr>
      </w:pPr>
      <w:r>
        <w:rPr>
          <w:lang w:eastAsia="zh-CN"/>
        </w:rPr>
        <w:t>Other alternatives are not precluded</w:t>
      </w:r>
    </w:p>
    <w:p w14:paraId="57A15E65" w14:textId="4087E89C" w:rsidR="00224894" w:rsidRDefault="00224894" w:rsidP="006B480F">
      <w:pPr>
        <w:rPr>
          <w:highlight w:val="cyan"/>
          <w:lang w:eastAsia="x-none"/>
        </w:rPr>
      </w:pPr>
    </w:p>
    <w:p w14:paraId="38F38210" w14:textId="1DEA4855" w:rsidR="009D648F" w:rsidRDefault="009D648F" w:rsidP="006B480F">
      <w:pPr>
        <w:rPr>
          <w:lang w:eastAsia="x-none"/>
        </w:rPr>
      </w:pPr>
      <w:r w:rsidRPr="009D648F">
        <w:rPr>
          <w:b/>
          <w:bCs/>
          <w:lang w:eastAsia="x-none"/>
        </w:rPr>
        <w:t>Decision:</w:t>
      </w:r>
      <w:r w:rsidRPr="009D648F">
        <w:rPr>
          <w:lang w:eastAsia="x-none"/>
        </w:rPr>
        <w:t xml:space="preserve"> As per email decision posted on Mar </w:t>
      </w:r>
      <w:r>
        <w:rPr>
          <w:lang w:eastAsia="x-none"/>
        </w:rPr>
        <w:t>3</w:t>
      </w:r>
      <w:r w:rsidRPr="009D648F">
        <w:rPr>
          <w:vertAlign w:val="superscript"/>
          <w:lang w:eastAsia="x-none"/>
        </w:rPr>
        <w:t>rd</w:t>
      </w:r>
      <w:r>
        <w:rPr>
          <w:lang w:eastAsia="x-none"/>
        </w:rPr>
        <w:t>,</w:t>
      </w:r>
    </w:p>
    <w:p w14:paraId="69BBC291" w14:textId="77777777" w:rsidR="009D648F" w:rsidRPr="00BD4C00" w:rsidRDefault="009D648F" w:rsidP="009D648F">
      <w:pPr>
        <w:rPr>
          <w:bCs/>
          <w:highlight w:val="green"/>
          <w:lang w:eastAsia="zh-CN"/>
        </w:rPr>
      </w:pPr>
      <w:r w:rsidRPr="00BD4C00">
        <w:rPr>
          <w:bCs/>
          <w:highlight w:val="green"/>
          <w:lang w:eastAsia="zh-CN"/>
        </w:rPr>
        <w:t>Agreement</w:t>
      </w:r>
    </w:p>
    <w:p w14:paraId="0188CB07" w14:textId="0E18032F" w:rsidR="009D648F" w:rsidRPr="009D648F" w:rsidRDefault="009D648F" w:rsidP="00F44FD9">
      <w:pPr>
        <w:pStyle w:val="ListParagraph"/>
        <w:numPr>
          <w:ilvl w:val="0"/>
          <w:numId w:val="194"/>
        </w:numPr>
        <w:rPr>
          <w:rFonts w:cs="Times"/>
          <w:lang w:val="en-US"/>
        </w:rPr>
      </w:pPr>
      <w:r w:rsidRPr="009D648F">
        <w:rPr>
          <w:lang w:val="en-US"/>
        </w:rPr>
        <w:t xml:space="preserve">Text Proposal 4.2.2-1 (for TS 38.213 clause 9.2.3) in section 12 of </w:t>
      </w:r>
      <w:hyperlink r:id="rId2064" w:history="1">
        <w:r w:rsidR="004371F4">
          <w:rPr>
            <w:rStyle w:val="Hyperlink"/>
            <w:lang w:val="en-US"/>
          </w:rPr>
          <w:t>R1-2202579</w:t>
        </w:r>
      </w:hyperlink>
      <w:r w:rsidRPr="009D648F">
        <w:rPr>
          <w:lang w:val="en-US"/>
        </w:rPr>
        <w:t xml:space="preserve"> is endorsed.</w:t>
      </w:r>
    </w:p>
    <w:p w14:paraId="20B0360B" w14:textId="5BE8CAC7" w:rsidR="009D648F" w:rsidRPr="009D648F" w:rsidRDefault="009D648F" w:rsidP="00F44FD9">
      <w:pPr>
        <w:pStyle w:val="ListParagraph"/>
        <w:numPr>
          <w:ilvl w:val="0"/>
          <w:numId w:val="194"/>
        </w:numPr>
        <w:rPr>
          <w:lang w:val="en-US"/>
        </w:rPr>
      </w:pPr>
      <w:r w:rsidRPr="009D648F">
        <w:rPr>
          <w:lang w:val="en-US"/>
        </w:rPr>
        <w:t xml:space="preserve">Text Proposal 4.2.2-2 (for TS 38.213 clause 9.1.2.1) in section 12 of </w:t>
      </w:r>
      <w:hyperlink r:id="rId2065" w:history="1">
        <w:r w:rsidR="004371F4">
          <w:rPr>
            <w:rStyle w:val="Hyperlink"/>
            <w:lang w:val="en-US"/>
          </w:rPr>
          <w:t>R1-2202579</w:t>
        </w:r>
      </w:hyperlink>
      <w:r w:rsidRPr="009D648F">
        <w:rPr>
          <w:lang w:val="en-US"/>
        </w:rPr>
        <w:t xml:space="preserve"> is endorsed.</w:t>
      </w:r>
    </w:p>
    <w:p w14:paraId="2016885A" w14:textId="4B6EFE61" w:rsidR="009D648F" w:rsidRPr="009D648F" w:rsidRDefault="009D648F" w:rsidP="00F44FD9">
      <w:pPr>
        <w:pStyle w:val="ListParagraph"/>
        <w:numPr>
          <w:ilvl w:val="0"/>
          <w:numId w:val="194"/>
        </w:numPr>
        <w:rPr>
          <w:lang w:val="en-US"/>
        </w:rPr>
      </w:pPr>
      <w:r w:rsidRPr="009D648F">
        <w:rPr>
          <w:lang w:val="en-US"/>
        </w:rPr>
        <w:t xml:space="preserve">Text Proposal 5.1.1 (for TS 38.213 clause 18) in section 12 of </w:t>
      </w:r>
      <w:hyperlink r:id="rId2066" w:history="1">
        <w:r w:rsidR="004371F4">
          <w:rPr>
            <w:rStyle w:val="Hyperlink"/>
            <w:lang w:val="en-US"/>
          </w:rPr>
          <w:t>R1-2202579</w:t>
        </w:r>
      </w:hyperlink>
      <w:r w:rsidRPr="009D648F">
        <w:rPr>
          <w:lang w:val="en-US"/>
        </w:rPr>
        <w:t xml:space="preserve"> is endorsed.</w:t>
      </w:r>
    </w:p>
    <w:p w14:paraId="042B310F" w14:textId="77777777" w:rsidR="009D648F" w:rsidRPr="009D648F" w:rsidRDefault="009D648F" w:rsidP="006B480F">
      <w:pPr>
        <w:rPr>
          <w:lang w:val="en-US" w:eastAsia="x-none"/>
        </w:rPr>
      </w:pPr>
    </w:p>
    <w:p w14:paraId="0365F70E" w14:textId="30660499" w:rsidR="00DD1C10" w:rsidRPr="00DD1C10" w:rsidRDefault="002328C4" w:rsidP="00DD1C10">
      <w:pPr>
        <w:rPr>
          <w:b/>
          <w:lang w:eastAsia="x-none"/>
        </w:rPr>
      </w:pPr>
      <w:hyperlink r:id="rId2067" w:history="1">
        <w:r w:rsidR="004371F4">
          <w:rPr>
            <w:rStyle w:val="Hyperlink"/>
            <w:b/>
            <w:lang w:eastAsia="x-none"/>
          </w:rPr>
          <w:t>R1-2202883</w:t>
        </w:r>
      </w:hyperlink>
      <w:r w:rsidR="00DD1C10" w:rsidRPr="00DD1C10">
        <w:rPr>
          <w:b/>
          <w:lang w:eastAsia="x-none"/>
        </w:rPr>
        <w:tab/>
        <w:t>FL summary#5 on improving reliability for MBS for RRC_CONNECTED UEs</w:t>
      </w:r>
      <w:r w:rsidR="00DD1C10" w:rsidRPr="00DD1C10">
        <w:rPr>
          <w:b/>
          <w:lang w:eastAsia="x-none"/>
        </w:rPr>
        <w:tab/>
        <w:t>Moderator (Huawei)</w:t>
      </w:r>
    </w:p>
    <w:p w14:paraId="79C37D5E" w14:textId="0D50E157" w:rsidR="00DD1C10" w:rsidRDefault="00DD1C10" w:rsidP="00DD1C10">
      <w:pPr>
        <w:rPr>
          <w:lang w:eastAsia="x-none"/>
        </w:rPr>
      </w:pPr>
      <w:r>
        <w:rPr>
          <w:lang w:eastAsia="x-none"/>
        </w:rPr>
        <w:t>From Mar 3</w:t>
      </w:r>
      <w:r w:rsidRPr="00DD1C10">
        <w:rPr>
          <w:vertAlign w:val="superscript"/>
          <w:lang w:eastAsia="x-none"/>
        </w:rPr>
        <w:t>rd</w:t>
      </w:r>
      <w:r>
        <w:rPr>
          <w:lang w:eastAsia="x-none"/>
        </w:rPr>
        <w:t xml:space="preserve"> GTW session</w:t>
      </w:r>
    </w:p>
    <w:p w14:paraId="5BAD8292" w14:textId="77777777" w:rsidR="00DD1C10" w:rsidRPr="00DD1C10" w:rsidRDefault="00DD1C10" w:rsidP="00DD1C10">
      <w:pPr>
        <w:rPr>
          <w:bCs/>
          <w:highlight w:val="green"/>
          <w:lang w:eastAsia="zh-CN"/>
        </w:rPr>
      </w:pPr>
      <w:r w:rsidRPr="00DD1C10">
        <w:rPr>
          <w:bCs/>
          <w:highlight w:val="green"/>
          <w:lang w:eastAsia="zh-CN"/>
        </w:rPr>
        <w:t>Agreement</w:t>
      </w:r>
    </w:p>
    <w:p w14:paraId="2A770BF5" w14:textId="77777777" w:rsidR="00DD1C10" w:rsidRPr="00571A64" w:rsidRDefault="00DD1C10" w:rsidP="00DD1C10">
      <w:pPr>
        <w:contextualSpacing/>
        <w:rPr>
          <w:szCs w:val="20"/>
          <w:lang w:eastAsia="zh-CN"/>
        </w:rPr>
      </w:pPr>
      <w:r w:rsidRPr="00571A64">
        <w:rPr>
          <w:szCs w:val="20"/>
          <w:lang w:eastAsia="zh-CN"/>
        </w:rPr>
        <w:t>If Type-2 codebook is configured for unicast and multicast, the following option2-2 (from the previous agreement)</w:t>
      </w:r>
      <w:r>
        <w:rPr>
          <w:szCs w:val="20"/>
          <w:lang w:eastAsia="zh-CN"/>
        </w:rPr>
        <w:t xml:space="preserve"> is adopted: </w:t>
      </w:r>
    </w:p>
    <w:p w14:paraId="34128594" w14:textId="77777777" w:rsidR="00DD1C10" w:rsidRPr="00DB6A5B" w:rsidRDefault="00DD1C10" w:rsidP="00F44FD9">
      <w:pPr>
        <w:pStyle w:val="ListParagraph"/>
        <w:numPr>
          <w:ilvl w:val="0"/>
          <w:numId w:val="246"/>
        </w:numPr>
        <w:rPr>
          <w:lang w:eastAsia="zh-CN"/>
        </w:rPr>
      </w:pPr>
      <w:r w:rsidRPr="00DB6A5B">
        <w:rPr>
          <w:lang w:eastAsia="zh-CN"/>
        </w:rPr>
        <w:t xml:space="preserve">Option2-2: 2-bit UL DAI(s) are included in DCI for multicast, in addition to the 2-bit UL DAI for unicast. </w:t>
      </w:r>
    </w:p>
    <w:p w14:paraId="459B54DC" w14:textId="77777777" w:rsidR="00DD1C10" w:rsidRDefault="00DD1C10" w:rsidP="00F44FD9">
      <w:pPr>
        <w:pStyle w:val="ListParagraph"/>
        <w:numPr>
          <w:ilvl w:val="1"/>
          <w:numId w:val="246"/>
        </w:numPr>
      </w:pPr>
      <w:r>
        <w:t>The 2-bit</w:t>
      </w:r>
      <w:r w:rsidRPr="002D0D73">
        <w:t xml:space="preserve"> UL DAI</w:t>
      </w:r>
      <w:r>
        <w:t xml:space="preserve"> for multicast</w:t>
      </w:r>
      <w:r w:rsidRPr="002D0D73">
        <w:t xml:space="preserve"> </w:t>
      </w:r>
      <w:r>
        <w:t xml:space="preserve">is </w:t>
      </w:r>
      <w:r w:rsidRPr="002D0D73">
        <w:t xml:space="preserve">applied for </w:t>
      </w:r>
      <w:r>
        <w:t xml:space="preserve">all </w:t>
      </w:r>
      <w:r w:rsidRPr="002D0D73">
        <w:t>configured G-RNTI</w:t>
      </w:r>
      <w:r>
        <w:t>s</w:t>
      </w:r>
      <w:r w:rsidRPr="002D0D73">
        <w:t>.</w:t>
      </w:r>
    </w:p>
    <w:p w14:paraId="73134A72" w14:textId="77777777" w:rsidR="00DD1C10" w:rsidRDefault="00DD1C10" w:rsidP="00F44FD9">
      <w:pPr>
        <w:pStyle w:val="ListParagraph"/>
        <w:numPr>
          <w:ilvl w:val="2"/>
          <w:numId w:val="246"/>
        </w:numPr>
      </w:pPr>
      <w:r>
        <w:t xml:space="preserve">FFS: how to count the total number of HARQ-ACK bits for all configured G-RNTIs. </w:t>
      </w:r>
    </w:p>
    <w:p w14:paraId="461BDF0A" w14:textId="77777777" w:rsidR="00DD1C10" w:rsidRPr="00521125" w:rsidRDefault="00DD1C10" w:rsidP="00F44FD9">
      <w:pPr>
        <w:pStyle w:val="ListParagraph"/>
        <w:numPr>
          <w:ilvl w:val="3"/>
          <w:numId w:val="246"/>
        </w:numPr>
      </w:pPr>
      <w:r w:rsidRPr="00DD1C10">
        <w:rPr>
          <w:rFonts w:hint="eastAsia"/>
          <w:lang w:eastAsia="zh-CN"/>
        </w:rPr>
        <w:t>A</w:t>
      </w:r>
      <w:r w:rsidRPr="00DD1C10">
        <w:rPr>
          <w:lang w:eastAsia="zh-CN"/>
        </w:rPr>
        <w:t xml:space="preserve">lt1-1: UL-DAI indicates the sum of DL-DAIs </w:t>
      </w:r>
    </w:p>
    <w:p w14:paraId="36486491" w14:textId="77777777" w:rsidR="00DD1C10" w:rsidRPr="006552C2" w:rsidRDefault="00DD1C10" w:rsidP="00F44FD9">
      <w:pPr>
        <w:pStyle w:val="ListParagraph"/>
        <w:numPr>
          <w:ilvl w:val="3"/>
          <w:numId w:val="246"/>
        </w:numPr>
      </w:pPr>
      <w:r w:rsidRPr="00DD1C10">
        <w:rPr>
          <w:lang w:eastAsia="zh-CN"/>
        </w:rPr>
        <w:t xml:space="preserve">Alt1-2: DL-DAIs have the same value. </w:t>
      </w:r>
    </w:p>
    <w:p w14:paraId="1246D1AA" w14:textId="77777777" w:rsidR="00DD1C10" w:rsidRDefault="00DD1C10" w:rsidP="00F44FD9">
      <w:pPr>
        <w:pStyle w:val="ListParagraph"/>
        <w:numPr>
          <w:ilvl w:val="3"/>
          <w:numId w:val="246"/>
        </w:numPr>
      </w:pPr>
      <w:r w:rsidRPr="00011772">
        <w:t>Alt</w:t>
      </w:r>
      <w:r>
        <w:t>1-3</w:t>
      </w:r>
      <w:r w:rsidRPr="00011772">
        <w:t>: largest DL DAI value among the configured G-RNTIs.</w:t>
      </w:r>
    </w:p>
    <w:p w14:paraId="41E62912" w14:textId="77777777" w:rsidR="00DD1C10" w:rsidRDefault="00DD1C10" w:rsidP="00F44FD9">
      <w:pPr>
        <w:pStyle w:val="ListParagraph"/>
        <w:numPr>
          <w:ilvl w:val="3"/>
          <w:numId w:val="246"/>
        </w:numPr>
      </w:pPr>
      <w:r>
        <w:t>Other alternatives are not precluded</w:t>
      </w:r>
    </w:p>
    <w:p w14:paraId="7E175855" w14:textId="77777777" w:rsidR="00DD1C10" w:rsidRPr="00DD1C10" w:rsidRDefault="00DD1C10" w:rsidP="00DD1C10">
      <w:pPr>
        <w:rPr>
          <w:bCs/>
          <w:highlight w:val="green"/>
          <w:lang w:eastAsia="zh-CN"/>
        </w:rPr>
      </w:pPr>
      <w:r w:rsidRPr="00DD1C10">
        <w:rPr>
          <w:bCs/>
          <w:highlight w:val="green"/>
          <w:lang w:eastAsia="zh-CN"/>
        </w:rPr>
        <w:t>Agreement</w:t>
      </w:r>
    </w:p>
    <w:p w14:paraId="60A4A6EB" w14:textId="77777777" w:rsidR="00DD1C10" w:rsidRDefault="00DD1C10" w:rsidP="00DD1C10">
      <w:pPr>
        <w:contextualSpacing/>
        <w:rPr>
          <w:szCs w:val="20"/>
          <w:lang w:eastAsia="zh-CN"/>
        </w:rPr>
      </w:pPr>
      <w:r>
        <w:rPr>
          <w:szCs w:val="20"/>
          <w:lang w:eastAsia="zh-CN"/>
        </w:rPr>
        <w:t>When Type-1 codebook is configured for unicast and Type-2 codebook is configured for multicast, or when Type-2 codebook is configured for unicast and Type-1 codebook is configured for multicast, the UL-DAI for multicast is included in DCI format 0_1/0_2, in addition to the UL-DAI field for unicast.</w:t>
      </w:r>
    </w:p>
    <w:p w14:paraId="27A470E5" w14:textId="77777777" w:rsidR="00DD1C10" w:rsidRPr="00705895" w:rsidRDefault="00DD1C10" w:rsidP="00F44FD9">
      <w:pPr>
        <w:pStyle w:val="ListParagraph"/>
        <w:numPr>
          <w:ilvl w:val="0"/>
          <w:numId w:val="247"/>
        </w:numPr>
        <w:rPr>
          <w:lang w:eastAsia="zh-CN"/>
        </w:rPr>
      </w:pPr>
      <w:r>
        <w:rPr>
          <w:lang w:eastAsia="zh-CN"/>
        </w:rPr>
        <w:t>T</w:t>
      </w:r>
      <w:r w:rsidRPr="00705895">
        <w:rPr>
          <w:lang w:eastAsia="zh-CN"/>
        </w:rPr>
        <w:t>he UL-DAI for multicast</w:t>
      </w:r>
      <w:r w:rsidRPr="00705895">
        <w:rPr>
          <w:rFonts w:hint="eastAsia"/>
          <w:lang w:eastAsia="zh-CN"/>
        </w:rPr>
        <w:t xml:space="preserve"> </w:t>
      </w:r>
      <w:r>
        <w:rPr>
          <w:lang w:eastAsia="zh-CN"/>
        </w:rPr>
        <w:t xml:space="preserve">is </w:t>
      </w:r>
      <w:r w:rsidRPr="00705895">
        <w:rPr>
          <w:rFonts w:hint="eastAsia"/>
          <w:lang w:eastAsia="zh-CN"/>
        </w:rPr>
        <w:t>1</w:t>
      </w:r>
      <w:r w:rsidRPr="00705895">
        <w:rPr>
          <w:lang w:eastAsia="zh-CN"/>
        </w:rPr>
        <w:t>-bit for Type-1 codebook</w:t>
      </w:r>
    </w:p>
    <w:p w14:paraId="6A8BCDC4" w14:textId="77777777" w:rsidR="00DD1C10" w:rsidRPr="00705895" w:rsidRDefault="00DD1C10" w:rsidP="00F44FD9">
      <w:pPr>
        <w:pStyle w:val="ListParagraph"/>
        <w:numPr>
          <w:ilvl w:val="1"/>
          <w:numId w:val="247"/>
        </w:numPr>
        <w:rPr>
          <w:lang w:eastAsia="zh-CN"/>
        </w:rPr>
      </w:pPr>
      <w:r>
        <w:rPr>
          <w:lang w:eastAsia="zh-CN"/>
        </w:rPr>
        <w:t>The 1-bit UL-</w:t>
      </w:r>
      <w:r w:rsidRPr="00705895">
        <w:rPr>
          <w:lang w:eastAsia="zh-CN"/>
        </w:rPr>
        <w:t>DAI for multicast is applied to all configured G-RNTIs</w:t>
      </w:r>
      <w:r>
        <w:rPr>
          <w:lang w:eastAsia="zh-CN"/>
        </w:rPr>
        <w:t>.</w:t>
      </w:r>
      <w:r w:rsidRPr="00705895">
        <w:rPr>
          <w:lang w:eastAsia="zh-CN"/>
        </w:rPr>
        <w:t xml:space="preserve"> </w:t>
      </w:r>
    </w:p>
    <w:p w14:paraId="1061CA79" w14:textId="77777777" w:rsidR="00DD1C10" w:rsidRDefault="00DD1C10" w:rsidP="00F44FD9">
      <w:pPr>
        <w:pStyle w:val="ListParagraph"/>
        <w:numPr>
          <w:ilvl w:val="0"/>
          <w:numId w:val="247"/>
        </w:numPr>
        <w:rPr>
          <w:lang w:eastAsia="zh-CN"/>
        </w:rPr>
      </w:pPr>
      <w:r w:rsidRPr="00705895">
        <w:rPr>
          <w:lang w:eastAsia="zh-CN"/>
        </w:rPr>
        <w:t>The UL-DAI for multicast</w:t>
      </w:r>
      <w:r w:rsidRPr="00705895">
        <w:rPr>
          <w:rFonts w:hint="eastAsia"/>
          <w:lang w:eastAsia="zh-CN"/>
        </w:rPr>
        <w:t xml:space="preserve"> </w:t>
      </w:r>
      <w:r w:rsidRPr="00705895">
        <w:rPr>
          <w:lang w:eastAsia="zh-CN"/>
        </w:rPr>
        <w:t xml:space="preserve">is 2-bit for Type-2 codebook </w:t>
      </w:r>
      <w:r w:rsidRPr="00EF5B2B">
        <w:rPr>
          <w:lang w:eastAsia="zh-CN"/>
        </w:rPr>
        <w:t>applied for all configured G-RNTIs</w:t>
      </w:r>
      <w:r w:rsidRPr="00705895">
        <w:rPr>
          <w:lang w:eastAsia="zh-CN"/>
        </w:rPr>
        <w:t xml:space="preserve">. </w:t>
      </w:r>
    </w:p>
    <w:p w14:paraId="12A13783" w14:textId="77777777" w:rsidR="00DD1C10" w:rsidRPr="00EF5B2B" w:rsidRDefault="00DD1C10" w:rsidP="00F44FD9">
      <w:pPr>
        <w:pStyle w:val="ListParagraph"/>
        <w:numPr>
          <w:ilvl w:val="1"/>
          <w:numId w:val="247"/>
        </w:numPr>
        <w:rPr>
          <w:lang w:eastAsia="zh-CN"/>
        </w:rPr>
      </w:pPr>
      <w:r w:rsidRPr="00EF5B2B">
        <w:rPr>
          <w:lang w:eastAsia="zh-CN"/>
        </w:rPr>
        <w:t xml:space="preserve">FFS: how to count the total number of HARQ-ACK bits for all configured G-RNTIs. </w:t>
      </w:r>
    </w:p>
    <w:p w14:paraId="4DDB4EDE" w14:textId="77777777" w:rsidR="00DD1C10" w:rsidRPr="00EF5B2B" w:rsidRDefault="00DD1C10" w:rsidP="00F44FD9">
      <w:pPr>
        <w:pStyle w:val="ListParagraph"/>
        <w:numPr>
          <w:ilvl w:val="2"/>
          <w:numId w:val="247"/>
        </w:numPr>
        <w:rPr>
          <w:lang w:eastAsia="zh-CN"/>
        </w:rPr>
      </w:pPr>
      <w:r w:rsidRPr="00EF5B2B">
        <w:rPr>
          <w:rFonts w:hint="eastAsia"/>
          <w:lang w:eastAsia="zh-CN"/>
        </w:rPr>
        <w:t>A</w:t>
      </w:r>
      <w:r w:rsidRPr="00EF5B2B">
        <w:rPr>
          <w:lang w:eastAsia="zh-CN"/>
        </w:rPr>
        <w:t xml:space="preserve">lt1-1: UL-DAI indicates the sum of DL-DAIs </w:t>
      </w:r>
    </w:p>
    <w:p w14:paraId="716D6FEA" w14:textId="77777777" w:rsidR="00DD1C10" w:rsidRPr="00EF5B2B" w:rsidRDefault="00DD1C10" w:rsidP="00F44FD9">
      <w:pPr>
        <w:pStyle w:val="ListParagraph"/>
        <w:numPr>
          <w:ilvl w:val="2"/>
          <w:numId w:val="247"/>
        </w:numPr>
        <w:rPr>
          <w:lang w:eastAsia="zh-CN"/>
        </w:rPr>
      </w:pPr>
      <w:r w:rsidRPr="00EF5B2B">
        <w:rPr>
          <w:lang w:eastAsia="zh-CN"/>
        </w:rPr>
        <w:t xml:space="preserve">Alt1-2: DL-DAIs have the same value. </w:t>
      </w:r>
    </w:p>
    <w:p w14:paraId="0E6B58F9" w14:textId="77777777" w:rsidR="00DD1C10" w:rsidRDefault="00DD1C10" w:rsidP="00F44FD9">
      <w:pPr>
        <w:pStyle w:val="ListParagraph"/>
        <w:numPr>
          <w:ilvl w:val="2"/>
          <w:numId w:val="247"/>
        </w:numPr>
        <w:rPr>
          <w:lang w:eastAsia="zh-CN"/>
        </w:rPr>
      </w:pPr>
      <w:r w:rsidRPr="00EF5B2B">
        <w:rPr>
          <w:lang w:eastAsia="zh-CN"/>
        </w:rPr>
        <w:t>Alt1-3: largest DL DAI value among the configured G-RNTIs.</w:t>
      </w:r>
    </w:p>
    <w:p w14:paraId="474110C3" w14:textId="77777777" w:rsidR="00DD1C10" w:rsidRDefault="00DD1C10" w:rsidP="00F44FD9">
      <w:pPr>
        <w:pStyle w:val="ListParagraph"/>
        <w:numPr>
          <w:ilvl w:val="2"/>
          <w:numId w:val="247"/>
        </w:numPr>
      </w:pPr>
      <w:r>
        <w:t>Other alternatives are not precluded</w:t>
      </w:r>
    </w:p>
    <w:p w14:paraId="262CED8C" w14:textId="77777777" w:rsidR="00DD1C10" w:rsidRPr="00EF5B2B" w:rsidRDefault="00DD1C10" w:rsidP="00F44FD9">
      <w:pPr>
        <w:pStyle w:val="ListParagraph"/>
        <w:numPr>
          <w:ilvl w:val="0"/>
          <w:numId w:val="247"/>
        </w:numPr>
        <w:rPr>
          <w:lang w:eastAsia="zh-CN"/>
        </w:rPr>
      </w:pPr>
      <w:r w:rsidRPr="00DD1C10">
        <w:rPr>
          <w:rFonts w:hint="eastAsia"/>
          <w:lang w:eastAsia="zh-CN"/>
        </w:rPr>
        <w:t>FFS: details of the UL DAI field</w:t>
      </w:r>
    </w:p>
    <w:p w14:paraId="24A1CC22" w14:textId="77777777" w:rsidR="00DD1C10" w:rsidRPr="00BE3C15" w:rsidRDefault="00DD1C10" w:rsidP="00DD1C10">
      <w:pPr>
        <w:rPr>
          <w:lang w:eastAsia="x-none"/>
        </w:rPr>
      </w:pPr>
    </w:p>
    <w:p w14:paraId="40538E32" w14:textId="77777777" w:rsidR="00DD1C10" w:rsidRDefault="00DD1C10" w:rsidP="00DD1C10">
      <w:pPr>
        <w:rPr>
          <w:lang w:eastAsia="x-none"/>
        </w:rPr>
      </w:pPr>
      <w:r w:rsidRPr="009D648F">
        <w:rPr>
          <w:b/>
          <w:bCs/>
          <w:lang w:eastAsia="x-none"/>
        </w:rPr>
        <w:t>Decision:</w:t>
      </w:r>
      <w:r w:rsidRPr="009D648F">
        <w:rPr>
          <w:lang w:eastAsia="x-none"/>
        </w:rPr>
        <w:t xml:space="preserve"> As per email decision posted on Mar </w:t>
      </w:r>
      <w:r>
        <w:rPr>
          <w:lang w:eastAsia="x-none"/>
        </w:rPr>
        <w:t>3</w:t>
      </w:r>
      <w:r w:rsidRPr="009D648F">
        <w:rPr>
          <w:vertAlign w:val="superscript"/>
          <w:lang w:eastAsia="x-none"/>
        </w:rPr>
        <w:t>rd</w:t>
      </w:r>
      <w:r>
        <w:rPr>
          <w:lang w:eastAsia="x-none"/>
        </w:rPr>
        <w:t>,</w:t>
      </w:r>
    </w:p>
    <w:p w14:paraId="01C90667" w14:textId="77777777" w:rsidR="00DD1C10" w:rsidRPr="00DD1C10" w:rsidRDefault="00DD1C10" w:rsidP="00DD1C10">
      <w:pPr>
        <w:rPr>
          <w:rFonts w:ascii="Times New Roman" w:hAnsi="Times New Roman"/>
          <w:szCs w:val="20"/>
          <w:highlight w:val="green"/>
          <w:lang w:eastAsia="zh-CN"/>
        </w:rPr>
      </w:pPr>
      <w:r w:rsidRPr="00DD1C10">
        <w:rPr>
          <w:rFonts w:ascii="Times New Roman" w:hAnsi="Times New Roman"/>
          <w:szCs w:val="20"/>
          <w:highlight w:val="green"/>
          <w:lang w:eastAsia="zh-CN"/>
        </w:rPr>
        <w:t>Agreement</w:t>
      </w:r>
    </w:p>
    <w:p w14:paraId="18075D56" w14:textId="77777777" w:rsidR="00DD1C10" w:rsidRPr="00DD1C10" w:rsidRDefault="00DD1C10" w:rsidP="00DD1C10">
      <w:pPr>
        <w:rPr>
          <w:rFonts w:ascii="Times New Roman" w:hAnsi="Times New Roman"/>
          <w:szCs w:val="20"/>
        </w:rPr>
      </w:pPr>
      <w:r w:rsidRPr="00DD1C10">
        <w:rPr>
          <w:rFonts w:ascii="Times New Roman" w:hAnsi="Times New Roman"/>
          <w:szCs w:val="20"/>
        </w:rPr>
        <w:t>For NACK-only feedback for PUCCH format 0 or format 1, only 1 cyclic shift is used.</w:t>
      </w:r>
    </w:p>
    <w:p w14:paraId="6D945D65" w14:textId="7EC68E87" w:rsidR="00DD1C10" w:rsidRPr="00DD1C10" w:rsidRDefault="00DD1C10" w:rsidP="00F44FD9">
      <w:pPr>
        <w:pStyle w:val="ListParagraph"/>
        <w:numPr>
          <w:ilvl w:val="0"/>
          <w:numId w:val="248"/>
        </w:numPr>
      </w:pPr>
      <w:r w:rsidRPr="00DD1C10">
        <w:t xml:space="preserve">The sequence cyclic shift for NACK-only is </w:t>
      </w:r>
      <m:oMath>
        <m:sSub>
          <m:sSubPr>
            <m:ctrlPr>
              <w:rPr>
                <w:rFonts w:ascii="Cambria Math" w:hAnsi="Cambria Math"/>
              </w:rPr>
            </m:ctrlPr>
          </m:sSubPr>
          <m:e>
            <m:r>
              <w:rPr>
                <w:rFonts w:ascii="Cambria Math" w:hAnsi="Cambria Math"/>
              </w:rPr>
              <m:t>m</m:t>
            </m:r>
          </m:e>
          <m:sub>
            <m:r>
              <w:rPr>
                <w:rFonts w:ascii="Cambria Math" w:hAnsi="Cambria Math"/>
              </w:rPr>
              <m:t>cs</m:t>
            </m:r>
          </m:sub>
        </m:sSub>
        <m:r>
          <w:rPr>
            <w:rFonts w:ascii="Cambria Math" w:hAnsi="Cambria Math"/>
          </w:rPr>
          <m:t>=0</m:t>
        </m:r>
      </m:oMath>
      <w:r w:rsidRPr="00DD1C10">
        <w:t xml:space="preserve">. </w:t>
      </w:r>
    </w:p>
    <w:p w14:paraId="6FCFE286" w14:textId="60F6334A" w:rsidR="00DD1C10" w:rsidRPr="00DD1C10" w:rsidRDefault="00DD1C10" w:rsidP="00F44FD9">
      <w:pPr>
        <w:pStyle w:val="ListParagraph"/>
        <w:numPr>
          <w:ilvl w:val="0"/>
          <w:numId w:val="248"/>
        </w:numPr>
      </w:pPr>
      <w:r w:rsidRPr="00DD1C10">
        <w:t xml:space="preserve">For PF1 NACK-only, set </w:t>
      </w:r>
      <m:oMath>
        <m:r>
          <m:rPr>
            <m:sty m:val="p"/>
          </m:rPr>
          <w:rPr>
            <w:rFonts w:ascii="Cambria Math" w:hAnsi="Cambria Math"/>
          </w:rPr>
          <m:t>b</m:t>
        </m:r>
        <m:d>
          <m:dPr>
            <m:ctrlPr>
              <w:rPr>
                <w:rFonts w:ascii="Cambria Math" w:hAnsi="Cambria Math"/>
              </w:rPr>
            </m:ctrlPr>
          </m:dPr>
          <m:e>
            <m:r>
              <m:rPr>
                <m:sty m:val="p"/>
              </m:rPr>
              <w:rPr>
                <w:rFonts w:ascii="Cambria Math" w:hAnsi="Cambria Math"/>
              </w:rPr>
              <m:t>0</m:t>
            </m:r>
          </m:e>
        </m:d>
        <m:r>
          <m:rPr>
            <m:sty m:val="p"/>
          </m:rPr>
          <w:rPr>
            <w:rFonts w:ascii="Cambria Math" w:hAnsi="Cambria Math"/>
          </w:rPr>
          <m:t>=0</m:t>
        </m:r>
      </m:oMath>
      <w:r w:rsidRPr="00DD1C10">
        <w:t xml:space="preserve">. </w:t>
      </w:r>
    </w:p>
    <w:p w14:paraId="1532322F" w14:textId="77777777" w:rsidR="00DD1C10" w:rsidRPr="00DD1C10" w:rsidRDefault="00DD1C10" w:rsidP="00F44FD9">
      <w:pPr>
        <w:pStyle w:val="ListParagraph"/>
        <w:numPr>
          <w:ilvl w:val="0"/>
          <w:numId w:val="248"/>
        </w:numPr>
      </w:pPr>
      <w:r w:rsidRPr="00DD1C10">
        <w:t xml:space="preserve">Note: the </w:t>
      </w:r>
      <w:r w:rsidRPr="00DD1C10">
        <w:rPr>
          <w:i/>
          <w:iCs/>
        </w:rPr>
        <w:t>initialCyclicShift</w:t>
      </w:r>
      <w:r w:rsidRPr="00DD1C10">
        <w:t xml:space="preserve"> is configured for PUCCH-format0 and PUCCH-format1 as legacy. </w:t>
      </w:r>
    </w:p>
    <w:p w14:paraId="5F934961" w14:textId="77777777" w:rsidR="00DD1C10" w:rsidRPr="00DD1C10" w:rsidRDefault="00DD1C10" w:rsidP="00DD1C10">
      <w:pPr>
        <w:rPr>
          <w:rFonts w:ascii="Times New Roman" w:hAnsi="Times New Roman"/>
          <w:szCs w:val="20"/>
          <w:highlight w:val="green"/>
          <w:lang w:eastAsia="zh-CN"/>
        </w:rPr>
      </w:pPr>
      <w:r w:rsidRPr="00DD1C10">
        <w:rPr>
          <w:rFonts w:ascii="Times New Roman" w:hAnsi="Times New Roman"/>
          <w:szCs w:val="20"/>
          <w:highlight w:val="green"/>
          <w:lang w:eastAsia="zh-CN"/>
        </w:rPr>
        <w:t>Agreement</w:t>
      </w:r>
    </w:p>
    <w:p w14:paraId="3072E8D4" w14:textId="77777777" w:rsidR="00DD1C10" w:rsidRPr="00DD1C10" w:rsidRDefault="00DD1C10" w:rsidP="00DD1C10">
      <w:pPr>
        <w:rPr>
          <w:rFonts w:ascii="Times New Roman" w:hAnsi="Times New Roman"/>
          <w:szCs w:val="20"/>
          <w:lang w:eastAsia="ja-JP"/>
        </w:rPr>
      </w:pPr>
      <w:r w:rsidRPr="00DD1C10">
        <w:rPr>
          <w:rFonts w:ascii="Times New Roman" w:hAnsi="Times New Roman"/>
          <w:szCs w:val="20"/>
        </w:rPr>
        <w:t xml:space="preserve">For multiplexing NACK-only with HARQ-ACK feedback/CSI for unicast for the same priority or PUSCH transmission for the same priority or ACK/NACK based HARQ-ACK feedback for multicast with another G-RNTI for the same priority, the multiplexing does not depend on the decoding result. </w:t>
      </w:r>
    </w:p>
    <w:p w14:paraId="435AD7A5" w14:textId="77777777" w:rsidR="00DD1C10" w:rsidRPr="00DD1C10" w:rsidRDefault="00DD1C10" w:rsidP="00F44FD9">
      <w:pPr>
        <w:pStyle w:val="ListParagraph"/>
        <w:numPr>
          <w:ilvl w:val="0"/>
          <w:numId w:val="249"/>
        </w:numPr>
      </w:pPr>
      <w:r w:rsidRPr="00DD1C10">
        <w:t xml:space="preserve">Note: when multiplexing the NACK-only is transformed into ACK/NACK as agreed. </w:t>
      </w:r>
    </w:p>
    <w:p w14:paraId="67328604" w14:textId="77777777" w:rsidR="00DD1C10" w:rsidRPr="00DD1C10" w:rsidRDefault="00DD1C10" w:rsidP="00DD1C10">
      <w:pPr>
        <w:rPr>
          <w:rFonts w:ascii="Times New Roman" w:hAnsi="Times New Roman"/>
          <w:szCs w:val="20"/>
          <w:highlight w:val="green"/>
          <w:lang w:eastAsia="zh-CN"/>
        </w:rPr>
      </w:pPr>
      <w:r w:rsidRPr="00DD1C10">
        <w:rPr>
          <w:rFonts w:ascii="Times New Roman" w:hAnsi="Times New Roman"/>
          <w:szCs w:val="20"/>
          <w:highlight w:val="green"/>
          <w:lang w:eastAsia="zh-CN"/>
        </w:rPr>
        <w:t>Agreement</w:t>
      </w:r>
    </w:p>
    <w:p w14:paraId="184C3CB8" w14:textId="77777777" w:rsidR="00DD1C10" w:rsidRPr="00DD1C10" w:rsidRDefault="00DD1C10" w:rsidP="00DD1C10">
      <w:pPr>
        <w:rPr>
          <w:rFonts w:ascii="Times New Roman" w:hAnsi="Times New Roman"/>
          <w:szCs w:val="20"/>
        </w:rPr>
      </w:pPr>
      <w:r w:rsidRPr="00DD1C10">
        <w:rPr>
          <w:rFonts w:ascii="Times New Roman" w:hAnsi="Times New Roman"/>
          <w:szCs w:val="20"/>
        </w:rPr>
        <w:t>For Type-2 codebook generation, UE reports HARQ-ACK bits only for TBs with enabled HARQ-ACK by RRC or DCI.</w:t>
      </w:r>
    </w:p>
    <w:p w14:paraId="3FC21C96" w14:textId="77777777" w:rsidR="00DD1C10" w:rsidRPr="00DD1C10" w:rsidRDefault="00DD1C10" w:rsidP="00DD1C10">
      <w:pPr>
        <w:rPr>
          <w:rFonts w:ascii="Times New Roman" w:hAnsi="Times New Roman"/>
          <w:szCs w:val="20"/>
        </w:rPr>
      </w:pPr>
    </w:p>
    <w:p w14:paraId="14CF73BF" w14:textId="77777777" w:rsidR="00DD1C10" w:rsidRPr="00DD1C10" w:rsidRDefault="00DD1C10" w:rsidP="00DD1C10">
      <w:pPr>
        <w:rPr>
          <w:rFonts w:ascii="Times New Roman" w:hAnsi="Times New Roman"/>
          <w:szCs w:val="20"/>
          <w:highlight w:val="green"/>
          <w:lang w:eastAsia="zh-CN"/>
        </w:rPr>
      </w:pPr>
      <w:r w:rsidRPr="00DD1C10">
        <w:rPr>
          <w:rFonts w:ascii="Times New Roman" w:hAnsi="Times New Roman"/>
          <w:szCs w:val="20"/>
          <w:highlight w:val="green"/>
          <w:lang w:eastAsia="zh-CN"/>
        </w:rPr>
        <w:t>Agreement</w:t>
      </w:r>
    </w:p>
    <w:p w14:paraId="75982446" w14:textId="77777777" w:rsidR="00DD1C10" w:rsidRPr="00DD1C10" w:rsidRDefault="00DD1C10" w:rsidP="00DD1C10">
      <w:pPr>
        <w:rPr>
          <w:rFonts w:ascii="Times New Roman" w:hAnsi="Times New Roman"/>
          <w:szCs w:val="20"/>
          <w:lang w:val="en-US" w:eastAsia="zh-CN"/>
        </w:rPr>
      </w:pPr>
      <w:r w:rsidRPr="00DD1C10">
        <w:rPr>
          <w:rFonts w:ascii="Times New Roman" w:hAnsi="Times New Roman"/>
          <w:szCs w:val="20"/>
          <w:lang w:eastAsia="zh-CN"/>
        </w:rPr>
        <w:t xml:space="preserve">For multiplexing NACK-only feedback for the first G-RNTI with ACK/NACK based feedback for the second G-RNTI or for unicast, the following </w:t>
      </w:r>
      <w:r w:rsidRPr="00DD1C10">
        <w:rPr>
          <w:rFonts w:ascii="Times New Roman" w:hAnsi="Times New Roman"/>
          <w:bCs/>
          <w:szCs w:val="20"/>
          <w:lang w:eastAsia="zh-CN"/>
        </w:rPr>
        <w:t>Alt2</w:t>
      </w:r>
      <w:r w:rsidRPr="00DD1C10">
        <w:rPr>
          <w:rFonts w:ascii="Times New Roman" w:hAnsi="Times New Roman"/>
          <w:szCs w:val="20"/>
          <w:lang w:eastAsia="zh-CN"/>
        </w:rPr>
        <w:t xml:space="preserve"> (from the previous agreement) is adopted:</w:t>
      </w:r>
    </w:p>
    <w:p w14:paraId="68B492FB" w14:textId="77777777" w:rsidR="00DD1C10" w:rsidRPr="00DD1C10" w:rsidRDefault="00DD1C10" w:rsidP="00F44FD9">
      <w:pPr>
        <w:pStyle w:val="ListParagraph"/>
        <w:numPr>
          <w:ilvl w:val="0"/>
          <w:numId w:val="249"/>
        </w:numPr>
      </w:pPr>
      <w:r w:rsidRPr="00DD1C10">
        <w:t xml:space="preserve">Alt1: the converted NACK-only bits are concatenated to the ACK/NACK feedback. </w:t>
      </w:r>
    </w:p>
    <w:p w14:paraId="72778345" w14:textId="77777777" w:rsidR="00DD1C10" w:rsidRPr="00DD1C10" w:rsidRDefault="00DD1C10" w:rsidP="00F44FD9">
      <w:pPr>
        <w:pStyle w:val="ListParagraph"/>
        <w:numPr>
          <w:ilvl w:val="0"/>
          <w:numId w:val="249"/>
        </w:numPr>
      </w:pPr>
      <w:r w:rsidRPr="00DD1C10">
        <w:t>Alt2: the codebook construction/concatenation is the same as when the feedback mode is ‘ACK/NACK’ for both G-RNTIs.</w:t>
      </w:r>
    </w:p>
    <w:p w14:paraId="3DA4B14E" w14:textId="77777777" w:rsidR="00DD1C10" w:rsidRPr="00DD1C10" w:rsidRDefault="00DD1C10" w:rsidP="00DD1C10">
      <w:pPr>
        <w:rPr>
          <w:rFonts w:ascii="Times New Roman" w:hAnsi="Times New Roman"/>
          <w:szCs w:val="20"/>
          <w:highlight w:val="green"/>
          <w:lang w:eastAsia="zh-CN"/>
        </w:rPr>
      </w:pPr>
      <w:r w:rsidRPr="00DD1C10">
        <w:rPr>
          <w:rFonts w:ascii="Times New Roman" w:hAnsi="Times New Roman"/>
          <w:szCs w:val="20"/>
          <w:highlight w:val="green"/>
          <w:lang w:eastAsia="zh-CN"/>
        </w:rPr>
        <w:t>Agreement</w:t>
      </w:r>
    </w:p>
    <w:p w14:paraId="7232D6DF" w14:textId="77777777" w:rsidR="00DD1C10" w:rsidRPr="00DD1C10" w:rsidRDefault="00DD1C10" w:rsidP="00DD1C10">
      <w:pPr>
        <w:rPr>
          <w:rFonts w:ascii="Times New Roman" w:hAnsi="Times New Roman"/>
          <w:szCs w:val="20"/>
          <w:lang w:eastAsia="zh-CN"/>
        </w:rPr>
      </w:pPr>
      <w:r w:rsidRPr="00DD1C10">
        <w:rPr>
          <w:rFonts w:ascii="Times New Roman" w:hAnsi="Times New Roman"/>
          <w:szCs w:val="20"/>
          <w:lang w:eastAsia="zh-CN"/>
        </w:rPr>
        <w:t xml:space="preserve">If a UE supports ACK/NACK based feedback for dynamic multicast scheduling and for multicast SPS, and if the UE is configured with ACK/NACK based feedback for multicast dynamic scheduling and is configured with disabled HARQ feedback for multicast SPS scheduling, for Type-1 codebook generation, </w:t>
      </w:r>
    </w:p>
    <w:p w14:paraId="236A2B8A" w14:textId="77777777" w:rsidR="00DD1C10" w:rsidRPr="00DD1C10" w:rsidRDefault="00DD1C10" w:rsidP="00F44FD9">
      <w:pPr>
        <w:pStyle w:val="ListParagraph"/>
        <w:numPr>
          <w:ilvl w:val="0"/>
          <w:numId w:val="250"/>
        </w:numPr>
        <w:rPr>
          <w:lang w:eastAsia="zh-CN"/>
        </w:rPr>
      </w:pPr>
      <w:r w:rsidRPr="00DD1C10">
        <w:rPr>
          <w:lang w:eastAsia="zh-CN"/>
        </w:rPr>
        <w:lastRenderedPageBreak/>
        <w:t xml:space="preserve">FFS between the </w:t>
      </w:r>
      <w:del w:id="300" w:author="Unknown">
        <w:r w:rsidRPr="00DD1C10" w:rsidDel="00E975AC">
          <w:rPr>
            <w:lang w:eastAsia="zh-CN"/>
          </w:rPr>
          <w:delText xml:space="preserve">3 </w:delText>
        </w:r>
      </w:del>
      <w:ins w:id="301" w:author="Unknown" w:date="2022-03-04T01:07:00Z">
        <w:r w:rsidRPr="00DD1C10">
          <w:rPr>
            <w:lang w:eastAsia="zh-CN"/>
          </w:rPr>
          <w:t xml:space="preserve">4 </w:t>
        </w:r>
      </w:ins>
      <w:r w:rsidRPr="00DD1C10">
        <w:rPr>
          <w:lang w:eastAsia="zh-CN"/>
        </w:rPr>
        <w:t>alternatives below:</w:t>
      </w:r>
    </w:p>
    <w:p w14:paraId="3B1510CB" w14:textId="77777777" w:rsidR="00DD1C10" w:rsidRPr="00DD1C10" w:rsidRDefault="00DD1C10" w:rsidP="00F44FD9">
      <w:pPr>
        <w:pStyle w:val="ListParagraph"/>
        <w:numPr>
          <w:ilvl w:val="1"/>
          <w:numId w:val="250"/>
        </w:numPr>
        <w:rPr>
          <w:lang w:eastAsia="zh-CN"/>
        </w:rPr>
      </w:pPr>
      <w:r w:rsidRPr="00DD1C10">
        <w:rPr>
          <w:lang w:eastAsia="zh-CN"/>
        </w:rPr>
        <w:t>Alt1: UE will report NACK for the G-CS-RNTI with HARQ-ACK disabled regardless of decoding results of corresponding PDSCH.</w:t>
      </w:r>
    </w:p>
    <w:p w14:paraId="32321669" w14:textId="77777777" w:rsidR="00DD1C10" w:rsidRPr="00DD1C10" w:rsidRDefault="00DD1C10" w:rsidP="00F44FD9">
      <w:pPr>
        <w:pStyle w:val="ListParagraph"/>
        <w:numPr>
          <w:ilvl w:val="1"/>
          <w:numId w:val="250"/>
        </w:numPr>
        <w:rPr>
          <w:lang w:eastAsia="zh-CN"/>
        </w:rPr>
      </w:pPr>
      <w:r w:rsidRPr="00DD1C10">
        <w:rPr>
          <w:lang w:eastAsia="zh-CN"/>
        </w:rPr>
        <w:t>Alt2: UE will report ACK/NACK for the G-CS-RNTI with HARQ-ACK disabled regardless of decoding results of corresponding PDSCH.</w:t>
      </w:r>
    </w:p>
    <w:p w14:paraId="46928BBE" w14:textId="77777777" w:rsidR="00DD1C10" w:rsidRPr="00DD1C10" w:rsidRDefault="00DD1C10" w:rsidP="00F44FD9">
      <w:pPr>
        <w:pStyle w:val="ListParagraph"/>
        <w:numPr>
          <w:ilvl w:val="1"/>
          <w:numId w:val="250"/>
        </w:numPr>
        <w:rPr>
          <w:lang w:eastAsia="zh-CN"/>
        </w:rPr>
      </w:pPr>
      <w:r w:rsidRPr="00DD1C10">
        <w:rPr>
          <w:lang w:eastAsia="zh-CN"/>
        </w:rPr>
        <w:t xml:space="preserve">Alt3: UE is not expected to be configured with G-RNTI with HARQ-ACK enabled by RRC signalling and G-CS-RNTI with HARQ-ACK enabled by RRC signalling. </w:t>
      </w:r>
    </w:p>
    <w:p w14:paraId="7F07CA71" w14:textId="77777777" w:rsidR="00DD1C10" w:rsidRPr="00DD1C10" w:rsidRDefault="00DD1C10" w:rsidP="00F44FD9">
      <w:pPr>
        <w:pStyle w:val="ListParagraph"/>
        <w:numPr>
          <w:ilvl w:val="1"/>
          <w:numId w:val="250"/>
        </w:numPr>
        <w:rPr>
          <w:lang w:eastAsia="zh-CN"/>
        </w:rPr>
      </w:pPr>
      <w:r w:rsidRPr="00DD1C10">
        <w:rPr>
          <w:lang w:eastAsia="zh-CN"/>
        </w:rPr>
        <w:t>Alt4: UE does not report any HARQ-ACK information for G-CS-RNTI with HARQ-ACK feedback disabled by RRC.</w:t>
      </w:r>
    </w:p>
    <w:p w14:paraId="68EE49C2" w14:textId="77777777" w:rsidR="00DD1C10" w:rsidRPr="00DD1C10" w:rsidRDefault="00DD1C10" w:rsidP="00F44FD9">
      <w:pPr>
        <w:pStyle w:val="ListParagraph"/>
        <w:numPr>
          <w:ilvl w:val="1"/>
          <w:numId w:val="250"/>
        </w:numPr>
        <w:rPr>
          <w:lang w:eastAsia="zh-CN"/>
        </w:rPr>
      </w:pPr>
      <w:r w:rsidRPr="00DD1C10">
        <w:rPr>
          <w:lang w:eastAsia="zh-CN"/>
        </w:rPr>
        <w:t xml:space="preserve">Other alternatives are not precluded. </w:t>
      </w:r>
    </w:p>
    <w:p w14:paraId="61C03A17" w14:textId="77777777" w:rsidR="006B480F" w:rsidRDefault="006B480F" w:rsidP="00224894">
      <w:pPr>
        <w:pStyle w:val="Heading3"/>
      </w:pPr>
      <w:bookmarkStart w:id="302" w:name="_Toc95481825"/>
      <w:bookmarkStart w:id="303" w:name="_Toc98334464"/>
      <w:r w:rsidRPr="001A7008">
        <w:t>Basic functions for broadcast/multicast for RRC_IDLE/RRC_INACTIVE UEs</w:t>
      </w:r>
      <w:bookmarkEnd w:id="302"/>
      <w:bookmarkEnd w:id="303"/>
    </w:p>
    <w:p w14:paraId="4AE9AC59" w14:textId="19099C9C" w:rsidR="006B480F" w:rsidRDefault="002328C4" w:rsidP="006B480F">
      <w:pPr>
        <w:rPr>
          <w:lang w:eastAsia="x-none"/>
        </w:rPr>
      </w:pPr>
      <w:hyperlink r:id="rId2068" w:history="1">
        <w:r w:rsidR="004371F4">
          <w:rPr>
            <w:rStyle w:val="Hyperlink"/>
            <w:lang w:eastAsia="x-none"/>
          </w:rPr>
          <w:t>R1-2200950</w:t>
        </w:r>
      </w:hyperlink>
      <w:r w:rsidR="006B480F">
        <w:rPr>
          <w:lang w:eastAsia="x-none"/>
        </w:rPr>
        <w:tab/>
        <w:t>Discussion on UE receiving broadcast in RRC IDLE/INACTIVE state</w:t>
      </w:r>
      <w:r w:rsidR="006B480F">
        <w:rPr>
          <w:lang w:eastAsia="x-none"/>
        </w:rPr>
        <w:tab/>
        <w:t>Huawei, HiSilicon</w:t>
      </w:r>
    </w:p>
    <w:p w14:paraId="0185A189" w14:textId="5819A097" w:rsidR="006B480F" w:rsidRDefault="002328C4" w:rsidP="006B480F">
      <w:pPr>
        <w:rPr>
          <w:lang w:eastAsia="x-none"/>
        </w:rPr>
      </w:pPr>
      <w:hyperlink r:id="rId2069" w:history="1">
        <w:r w:rsidR="004371F4">
          <w:rPr>
            <w:rStyle w:val="Hyperlink"/>
            <w:lang w:eastAsia="x-none"/>
          </w:rPr>
          <w:t>R1-2201008</w:t>
        </w:r>
      </w:hyperlink>
      <w:r w:rsidR="006B480F">
        <w:rPr>
          <w:lang w:eastAsia="x-none"/>
        </w:rPr>
        <w:tab/>
        <w:t>Remaining Issues on Broadcast / Multicast for  RRC_IDLE / RRC_INACTIVE U</w:t>
      </w:r>
      <w:r w:rsidR="00C1496B">
        <w:rPr>
          <w:lang w:eastAsia="x-none"/>
        </w:rPr>
        <w:t>E</w:t>
      </w:r>
      <w:r w:rsidR="006B480F">
        <w:rPr>
          <w:lang w:eastAsia="x-none"/>
        </w:rPr>
        <w:t>s</w:t>
      </w:r>
      <w:r w:rsidR="006B480F">
        <w:rPr>
          <w:lang w:eastAsia="x-none"/>
        </w:rPr>
        <w:tab/>
        <w:t>Nokia, Nokia Shanghai Bell</w:t>
      </w:r>
    </w:p>
    <w:p w14:paraId="7E92B804" w14:textId="272CDC54" w:rsidR="006B480F" w:rsidRDefault="002328C4" w:rsidP="006B480F">
      <w:pPr>
        <w:rPr>
          <w:lang w:eastAsia="x-none"/>
        </w:rPr>
      </w:pPr>
      <w:hyperlink r:id="rId2070" w:history="1">
        <w:r w:rsidR="004371F4">
          <w:rPr>
            <w:rStyle w:val="Hyperlink"/>
            <w:lang w:eastAsia="x-none"/>
          </w:rPr>
          <w:t>R1-2201116</w:t>
        </w:r>
      </w:hyperlink>
      <w:r w:rsidR="006B480F">
        <w:rPr>
          <w:lang w:eastAsia="x-none"/>
        </w:rPr>
        <w:tab/>
        <w:t>Remaining issues on basic functions for broadcast/multicast for RRC_IDLE/RRC_INACTIVE UEs</w:t>
      </w:r>
      <w:r w:rsidR="006B480F">
        <w:rPr>
          <w:lang w:eastAsia="x-none"/>
        </w:rPr>
        <w:tab/>
        <w:t>vivo</w:t>
      </w:r>
    </w:p>
    <w:p w14:paraId="5DAA7AF2" w14:textId="692721AE" w:rsidR="006B480F" w:rsidRDefault="002328C4" w:rsidP="006B480F">
      <w:pPr>
        <w:rPr>
          <w:lang w:eastAsia="x-none"/>
        </w:rPr>
      </w:pPr>
      <w:hyperlink r:id="rId2071" w:history="1">
        <w:r w:rsidR="004371F4">
          <w:rPr>
            <w:rStyle w:val="Hyperlink"/>
            <w:lang w:eastAsia="x-none"/>
          </w:rPr>
          <w:t>R1-2201172</w:t>
        </w:r>
      </w:hyperlink>
      <w:r w:rsidR="006B480F">
        <w:rPr>
          <w:lang w:eastAsia="x-none"/>
        </w:rPr>
        <w:tab/>
        <w:t>Maintenance of  Functions for Broadcast or Multicast for RRC_IDLE or RRC_INACTIVE UEs</w:t>
      </w:r>
      <w:r w:rsidR="006B480F">
        <w:rPr>
          <w:lang w:eastAsia="x-none"/>
        </w:rPr>
        <w:tab/>
        <w:t>ZTE</w:t>
      </w:r>
    </w:p>
    <w:p w14:paraId="703B8747" w14:textId="28C83626" w:rsidR="006B480F" w:rsidRDefault="002328C4" w:rsidP="006B480F">
      <w:pPr>
        <w:rPr>
          <w:lang w:eastAsia="x-none"/>
        </w:rPr>
      </w:pPr>
      <w:hyperlink r:id="rId2072" w:history="1">
        <w:r w:rsidR="004371F4">
          <w:rPr>
            <w:rStyle w:val="Hyperlink"/>
            <w:lang w:eastAsia="x-none"/>
          </w:rPr>
          <w:t>R1-2201259</w:t>
        </w:r>
      </w:hyperlink>
      <w:r w:rsidR="006B480F">
        <w:rPr>
          <w:lang w:eastAsia="x-none"/>
        </w:rPr>
        <w:tab/>
        <w:t>Discussion on remaining issues of basic functions for RRC_IDLE/RRC_INACTIVE UEs</w:t>
      </w:r>
      <w:r w:rsidR="006B480F">
        <w:rPr>
          <w:lang w:eastAsia="x-none"/>
        </w:rPr>
        <w:tab/>
        <w:t>OPPO</w:t>
      </w:r>
    </w:p>
    <w:p w14:paraId="36C1A82D" w14:textId="72F5A026" w:rsidR="006B480F" w:rsidRDefault="002328C4" w:rsidP="006B480F">
      <w:pPr>
        <w:rPr>
          <w:lang w:eastAsia="x-none"/>
        </w:rPr>
      </w:pPr>
      <w:hyperlink r:id="rId2073" w:history="1">
        <w:r w:rsidR="004371F4">
          <w:rPr>
            <w:rStyle w:val="Hyperlink"/>
            <w:lang w:eastAsia="x-none"/>
          </w:rPr>
          <w:t>R1-2201340</w:t>
        </w:r>
      </w:hyperlink>
      <w:r w:rsidR="006B480F">
        <w:rPr>
          <w:lang w:eastAsia="x-none"/>
        </w:rPr>
        <w:tab/>
        <w:t>Remaining issues on basic functions for broadcast/multicast for RRC_IDLE/RRC_INACTIVE UEs</w:t>
      </w:r>
      <w:r w:rsidR="006B480F">
        <w:rPr>
          <w:lang w:eastAsia="x-none"/>
        </w:rPr>
        <w:tab/>
        <w:t>CATT</w:t>
      </w:r>
    </w:p>
    <w:p w14:paraId="3E5DAA14" w14:textId="572311D2" w:rsidR="006B480F" w:rsidRDefault="002328C4" w:rsidP="006B480F">
      <w:pPr>
        <w:rPr>
          <w:lang w:eastAsia="x-none"/>
        </w:rPr>
      </w:pPr>
      <w:hyperlink r:id="rId2074" w:history="1">
        <w:r w:rsidR="004371F4">
          <w:rPr>
            <w:rStyle w:val="Hyperlink"/>
            <w:lang w:eastAsia="x-none"/>
          </w:rPr>
          <w:t>R1-2201498</w:t>
        </w:r>
      </w:hyperlink>
      <w:r w:rsidR="006B480F">
        <w:rPr>
          <w:lang w:eastAsia="x-none"/>
        </w:rPr>
        <w:tab/>
        <w:t>Remaining issues on basic functions for broadcast</w:t>
      </w:r>
      <w:r w:rsidR="006B480F">
        <w:rPr>
          <w:lang w:eastAsia="x-none"/>
        </w:rPr>
        <w:tab/>
        <w:t>NTT DOCOMO, INC.</w:t>
      </w:r>
    </w:p>
    <w:p w14:paraId="2A52920A" w14:textId="61179D1B" w:rsidR="006B480F" w:rsidRDefault="002328C4" w:rsidP="006B480F">
      <w:pPr>
        <w:rPr>
          <w:lang w:eastAsia="x-none"/>
        </w:rPr>
      </w:pPr>
      <w:hyperlink r:id="rId2075" w:history="1">
        <w:r w:rsidR="004371F4">
          <w:rPr>
            <w:rStyle w:val="Hyperlink"/>
            <w:lang w:eastAsia="x-none"/>
          </w:rPr>
          <w:t>R1-2201597</w:t>
        </w:r>
      </w:hyperlink>
      <w:r w:rsidR="006B480F">
        <w:rPr>
          <w:lang w:eastAsia="x-none"/>
        </w:rPr>
        <w:tab/>
        <w:t>Discussion on basic functions for broadcast mode</w:t>
      </w:r>
      <w:r w:rsidR="006B480F">
        <w:rPr>
          <w:lang w:eastAsia="x-none"/>
        </w:rPr>
        <w:tab/>
        <w:t>TD Tech, Chengdu TD Tech</w:t>
      </w:r>
    </w:p>
    <w:p w14:paraId="3CB95C21" w14:textId="619B7E12" w:rsidR="006B480F" w:rsidRDefault="002328C4" w:rsidP="006B480F">
      <w:pPr>
        <w:rPr>
          <w:lang w:eastAsia="x-none"/>
        </w:rPr>
      </w:pPr>
      <w:hyperlink r:id="rId2076" w:history="1">
        <w:r w:rsidR="004371F4">
          <w:rPr>
            <w:rStyle w:val="Hyperlink"/>
            <w:lang w:eastAsia="x-none"/>
          </w:rPr>
          <w:t>R1-2201719</w:t>
        </w:r>
      </w:hyperlink>
      <w:r w:rsidR="006B480F">
        <w:rPr>
          <w:lang w:eastAsia="x-none"/>
        </w:rPr>
        <w:tab/>
        <w:t>Broadcast for RRC_IDLE/INACTIVE UEs</w:t>
      </w:r>
      <w:r w:rsidR="006B480F">
        <w:rPr>
          <w:lang w:eastAsia="x-none"/>
        </w:rPr>
        <w:tab/>
        <w:t>Intel Corporation</w:t>
      </w:r>
    </w:p>
    <w:p w14:paraId="2E10374E" w14:textId="263E4E53" w:rsidR="006B480F" w:rsidRDefault="002328C4" w:rsidP="006B480F">
      <w:pPr>
        <w:rPr>
          <w:lang w:eastAsia="x-none"/>
        </w:rPr>
      </w:pPr>
      <w:hyperlink r:id="rId2077" w:history="1">
        <w:r w:rsidR="004371F4">
          <w:rPr>
            <w:rStyle w:val="Hyperlink"/>
            <w:lang w:eastAsia="x-none"/>
          </w:rPr>
          <w:t>R1-2201788</w:t>
        </w:r>
      </w:hyperlink>
      <w:r w:rsidR="006B480F">
        <w:rPr>
          <w:lang w:eastAsia="x-none"/>
        </w:rPr>
        <w:tab/>
        <w:t>Remaining issues on MBS for RRC_IDLE/RRC_INACTIVE UEs</w:t>
      </w:r>
      <w:r w:rsidR="006B480F">
        <w:rPr>
          <w:lang w:eastAsia="x-none"/>
        </w:rPr>
        <w:tab/>
        <w:t>Apple</w:t>
      </w:r>
    </w:p>
    <w:p w14:paraId="3F267298" w14:textId="49B2B438" w:rsidR="006B480F" w:rsidRDefault="002328C4" w:rsidP="006B480F">
      <w:pPr>
        <w:rPr>
          <w:lang w:eastAsia="x-none"/>
        </w:rPr>
      </w:pPr>
      <w:hyperlink r:id="rId2078" w:history="1">
        <w:r w:rsidR="004371F4">
          <w:rPr>
            <w:rStyle w:val="Hyperlink"/>
            <w:lang w:eastAsia="x-none"/>
          </w:rPr>
          <w:t>R1-2201817</w:t>
        </w:r>
      </w:hyperlink>
      <w:r w:rsidR="006B480F">
        <w:rPr>
          <w:lang w:eastAsia="x-none"/>
        </w:rPr>
        <w:tab/>
        <w:t>Basic Functions for Broadcast or Multicast for RRC_IDLE or RRC_INACTIVE UEs</w:t>
      </w:r>
      <w:r w:rsidR="006B480F">
        <w:rPr>
          <w:lang w:eastAsia="x-none"/>
        </w:rPr>
        <w:tab/>
        <w:t>Spreadtrum Communications</w:t>
      </w:r>
    </w:p>
    <w:p w14:paraId="41070118" w14:textId="58690F6E" w:rsidR="006B480F" w:rsidRDefault="002328C4" w:rsidP="006B480F">
      <w:pPr>
        <w:rPr>
          <w:lang w:eastAsia="x-none"/>
        </w:rPr>
      </w:pPr>
      <w:hyperlink r:id="rId2079" w:history="1">
        <w:r w:rsidR="004371F4">
          <w:rPr>
            <w:rStyle w:val="Hyperlink"/>
            <w:lang w:eastAsia="x-none"/>
          </w:rPr>
          <w:t>R1-2201878</w:t>
        </w:r>
      </w:hyperlink>
      <w:r w:rsidR="006B480F">
        <w:rPr>
          <w:lang w:eastAsia="x-none"/>
        </w:rPr>
        <w:tab/>
        <w:t>Remaining issues on NR MBS in RRC_IDLE/RRC_INACTIVE states</w:t>
      </w:r>
      <w:r w:rsidR="006B480F">
        <w:rPr>
          <w:lang w:eastAsia="x-none"/>
        </w:rPr>
        <w:tab/>
        <w:t>CMCC</w:t>
      </w:r>
    </w:p>
    <w:p w14:paraId="44C1C152" w14:textId="7CB7A4B3" w:rsidR="006B480F" w:rsidRDefault="002328C4" w:rsidP="006B480F">
      <w:pPr>
        <w:rPr>
          <w:lang w:eastAsia="x-none"/>
        </w:rPr>
      </w:pPr>
      <w:hyperlink r:id="rId2080" w:history="1">
        <w:r w:rsidR="004371F4">
          <w:rPr>
            <w:rStyle w:val="Hyperlink"/>
            <w:lang w:eastAsia="x-none"/>
          </w:rPr>
          <w:t>R1-2201932</w:t>
        </w:r>
      </w:hyperlink>
      <w:r w:rsidR="006B480F">
        <w:rPr>
          <w:lang w:eastAsia="x-none"/>
        </w:rPr>
        <w:tab/>
        <w:t>Remaining issues on broadcast and multicast for RRC_IDLERRC_INACTIVE UEs</w:t>
      </w:r>
      <w:r w:rsidR="006B480F">
        <w:rPr>
          <w:lang w:eastAsia="x-none"/>
        </w:rPr>
        <w:tab/>
        <w:t>Xiaomi</w:t>
      </w:r>
    </w:p>
    <w:p w14:paraId="58224B31" w14:textId="63A667AF" w:rsidR="006B480F" w:rsidRDefault="002328C4" w:rsidP="006B480F">
      <w:pPr>
        <w:rPr>
          <w:lang w:eastAsia="x-none"/>
        </w:rPr>
      </w:pPr>
      <w:hyperlink r:id="rId2081" w:history="1">
        <w:r w:rsidR="004371F4">
          <w:rPr>
            <w:rStyle w:val="Hyperlink"/>
            <w:lang w:eastAsia="x-none"/>
          </w:rPr>
          <w:t>R1-2202036</w:t>
        </w:r>
      </w:hyperlink>
      <w:r w:rsidR="006B480F">
        <w:rPr>
          <w:lang w:eastAsia="x-none"/>
        </w:rPr>
        <w:tab/>
        <w:t>Maintenance on broadcast/multicast for RRC_IDLE/RRC_INACTIVE U</w:t>
      </w:r>
      <w:r w:rsidR="00C1496B">
        <w:rPr>
          <w:lang w:eastAsia="x-none"/>
        </w:rPr>
        <w:t>E</w:t>
      </w:r>
      <w:r w:rsidR="006B480F">
        <w:rPr>
          <w:lang w:eastAsia="x-none"/>
        </w:rPr>
        <w:t>s</w:t>
      </w:r>
      <w:r w:rsidR="006B480F">
        <w:rPr>
          <w:lang w:eastAsia="x-none"/>
        </w:rPr>
        <w:tab/>
        <w:t>Samsung</w:t>
      </w:r>
    </w:p>
    <w:p w14:paraId="36AB7FED" w14:textId="6A0BEDDB" w:rsidR="006B480F" w:rsidRDefault="002328C4" w:rsidP="006B480F">
      <w:pPr>
        <w:rPr>
          <w:lang w:eastAsia="x-none"/>
        </w:rPr>
      </w:pPr>
      <w:hyperlink r:id="rId2082" w:history="1">
        <w:r w:rsidR="004371F4">
          <w:rPr>
            <w:rStyle w:val="Hyperlink"/>
            <w:lang w:eastAsia="x-none"/>
          </w:rPr>
          <w:t>R1-2202081</w:t>
        </w:r>
      </w:hyperlink>
      <w:r w:rsidR="006B480F">
        <w:rPr>
          <w:lang w:eastAsia="x-none"/>
        </w:rPr>
        <w:tab/>
        <w:t>Remain</w:t>
      </w:r>
      <w:r w:rsidR="00C1496B">
        <w:rPr>
          <w:lang w:eastAsia="x-none"/>
        </w:rPr>
        <w:t>in</w:t>
      </w:r>
      <w:r w:rsidR="006B480F">
        <w:rPr>
          <w:lang w:eastAsia="x-none"/>
        </w:rPr>
        <w:t>g issues on MBS broadcast reception for RRC_IDLE and INACTIVE UEs</w:t>
      </w:r>
      <w:r w:rsidR="006B480F">
        <w:rPr>
          <w:lang w:eastAsia="x-none"/>
        </w:rPr>
        <w:tab/>
        <w:t>MediaTek Inc.</w:t>
      </w:r>
    </w:p>
    <w:p w14:paraId="6C577ADD" w14:textId="356E1F50" w:rsidR="006B480F" w:rsidRDefault="002328C4" w:rsidP="006B480F">
      <w:pPr>
        <w:rPr>
          <w:lang w:eastAsia="x-none"/>
        </w:rPr>
      </w:pPr>
      <w:hyperlink r:id="rId2083" w:history="1">
        <w:r w:rsidR="004371F4">
          <w:rPr>
            <w:rStyle w:val="Hyperlink"/>
            <w:lang w:eastAsia="x-none"/>
          </w:rPr>
          <w:t>R1-2202162</w:t>
        </w:r>
      </w:hyperlink>
      <w:r w:rsidR="006B480F">
        <w:rPr>
          <w:lang w:eastAsia="x-none"/>
        </w:rPr>
        <w:tab/>
        <w:t>Maintenance on group scheduling for Broadcast RRC_IDLE/INACTIVE UEs</w:t>
      </w:r>
      <w:r w:rsidR="006B480F">
        <w:rPr>
          <w:lang w:eastAsia="x-none"/>
        </w:rPr>
        <w:tab/>
        <w:t>Qualcomm Incorporated</w:t>
      </w:r>
    </w:p>
    <w:p w14:paraId="73117355" w14:textId="2C680356" w:rsidR="006B480F" w:rsidRDefault="002328C4" w:rsidP="006B480F">
      <w:pPr>
        <w:rPr>
          <w:lang w:eastAsia="x-none"/>
        </w:rPr>
      </w:pPr>
      <w:hyperlink r:id="rId2084" w:history="1">
        <w:r w:rsidR="004371F4">
          <w:rPr>
            <w:rStyle w:val="Hyperlink"/>
            <w:lang w:eastAsia="x-none"/>
          </w:rPr>
          <w:t>R1-2202229</w:t>
        </w:r>
      </w:hyperlink>
      <w:r w:rsidR="006B480F">
        <w:rPr>
          <w:lang w:eastAsia="x-none"/>
        </w:rPr>
        <w:tab/>
        <w:t>Remaining issues on basic functions for broadcast/multicast in idle/inactive states</w:t>
      </w:r>
      <w:r w:rsidR="006B480F">
        <w:rPr>
          <w:lang w:eastAsia="x-none"/>
        </w:rPr>
        <w:tab/>
        <w:t>Lenovo, Motorola Mobility</w:t>
      </w:r>
    </w:p>
    <w:p w14:paraId="7F82783D" w14:textId="2F49B7CB" w:rsidR="006B480F" w:rsidRDefault="002328C4" w:rsidP="006B480F">
      <w:pPr>
        <w:rPr>
          <w:lang w:eastAsia="x-none"/>
        </w:rPr>
      </w:pPr>
      <w:hyperlink r:id="rId2085" w:history="1">
        <w:r w:rsidR="004371F4">
          <w:rPr>
            <w:rStyle w:val="Hyperlink"/>
            <w:lang w:eastAsia="x-none"/>
          </w:rPr>
          <w:t>R1-2202351</w:t>
        </w:r>
      </w:hyperlink>
      <w:r w:rsidR="006B480F">
        <w:rPr>
          <w:lang w:eastAsia="x-none"/>
        </w:rPr>
        <w:tab/>
        <w:t>Basic function for broadcast/multicast</w:t>
      </w:r>
      <w:r w:rsidR="006B480F">
        <w:rPr>
          <w:lang w:eastAsia="x-none"/>
        </w:rPr>
        <w:tab/>
        <w:t>LG Electronics</w:t>
      </w:r>
    </w:p>
    <w:p w14:paraId="4B4BBFCF" w14:textId="3CD67AD8" w:rsidR="006B480F" w:rsidRDefault="002328C4" w:rsidP="006B480F">
      <w:pPr>
        <w:rPr>
          <w:lang w:eastAsia="x-none"/>
        </w:rPr>
      </w:pPr>
      <w:hyperlink r:id="rId2086" w:history="1">
        <w:r w:rsidR="004371F4">
          <w:rPr>
            <w:rStyle w:val="Hyperlink"/>
            <w:lang w:eastAsia="x-none"/>
          </w:rPr>
          <w:t>R1-2202398</w:t>
        </w:r>
      </w:hyperlink>
      <w:r w:rsidR="006B480F">
        <w:rPr>
          <w:lang w:eastAsia="x-none"/>
        </w:rPr>
        <w:tab/>
        <w:t>Support for NR multicast reception in RRC Inactive/Idle</w:t>
      </w:r>
      <w:r w:rsidR="006B480F">
        <w:rPr>
          <w:lang w:eastAsia="x-none"/>
        </w:rPr>
        <w:tab/>
        <w:t>Ericsson</w:t>
      </w:r>
    </w:p>
    <w:p w14:paraId="04E00285" w14:textId="20CD4936" w:rsidR="00C1496B" w:rsidRDefault="00C1496B" w:rsidP="006B480F">
      <w:pPr>
        <w:rPr>
          <w:lang w:eastAsia="x-none"/>
        </w:rPr>
      </w:pPr>
    </w:p>
    <w:p w14:paraId="6EFCDE16" w14:textId="77777777" w:rsidR="00C1496B" w:rsidRPr="00C1496B" w:rsidRDefault="00C1496B" w:rsidP="00C1496B">
      <w:pPr>
        <w:rPr>
          <w:lang w:eastAsia="x-none"/>
        </w:rPr>
      </w:pPr>
      <w:r w:rsidRPr="00C1496B">
        <w:rPr>
          <w:lang w:eastAsia="x-none"/>
        </w:rPr>
        <w:t>[108-e-R17-MBS-03] – David (BBC)</w:t>
      </w:r>
    </w:p>
    <w:p w14:paraId="02FD28CB" w14:textId="225D43C0" w:rsidR="00C1496B" w:rsidRPr="00C1496B" w:rsidRDefault="00C1496B" w:rsidP="00C1496B">
      <w:pPr>
        <w:rPr>
          <w:lang w:eastAsia="x-none"/>
        </w:rPr>
      </w:pPr>
      <w:r w:rsidRPr="00C1496B">
        <w:rPr>
          <w:lang w:eastAsia="x-none"/>
        </w:rPr>
        <w:t>Email discussion/approval on basic functions for broadcast/multicast for RRC_IDLE/RRC_INACTIVE UEs</w:t>
      </w:r>
    </w:p>
    <w:p w14:paraId="45129D08" w14:textId="77777777" w:rsidR="00C1496B" w:rsidRPr="00C1496B" w:rsidRDefault="00C1496B" w:rsidP="00C1496B">
      <w:pPr>
        <w:numPr>
          <w:ilvl w:val="0"/>
          <w:numId w:val="62"/>
        </w:numPr>
        <w:rPr>
          <w:lang w:eastAsia="x-none"/>
        </w:rPr>
      </w:pPr>
      <w:r w:rsidRPr="00C1496B">
        <w:rPr>
          <w:rFonts w:hint="eastAsia"/>
          <w:lang w:eastAsia="x-none"/>
        </w:rPr>
        <w:t>1</w:t>
      </w:r>
      <w:r w:rsidRPr="00C1496B">
        <w:rPr>
          <w:rFonts w:hint="eastAsia"/>
          <w:vertAlign w:val="superscript"/>
          <w:lang w:eastAsia="x-none"/>
        </w:rPr>
        <w:t>st</w:t>
      </w:r>
      <w:r w:rsidRPr="00C1496B">
        <w:rPr>
          <w:rFonts w:hint="eastAsia"/>
          <w:lang w:eastAsia="x-none"/>
        </w:rPr>
        <w:t xml:space="preserve"> check point: </w:t>
      </w:r>
      <w:r w:rsidRPr="00C1496B">
        <w:t>February</w:t>
      </w:r>
      <w:r w:rsidRPr="00C1496B">
        <w:rPr>
          <w:rFonts w:hint="eastAsia"/>
        </w:rPr>
        <w:t xml:space="preserve"> </w:t>
      </w:r>
      <w:r w:rsidRPr="00C1496B">
        <w:t>25</w:t>
      </w:r>
    </w:p>
    <w:p w14:paraId="761F18F7" w14:textId="77777777" w:rsidR="00C1496B" w:rsidRPr="00C1496B" w:rsidRDefault="00C1496B" w:rsidP="00C1496B">
      <w:pPr>
        <w:numPr>
          <w:ilvl w:val="0"/>
          <w:numId w:val="62"/>
        </w:numPr>
        <w:rPr>
          <w:lang w:eastAsia="x-none"/>
        </w:rPr>
      </w:pPr>
      <w:r w:rsidRPr="00C1496B">
        <w:rPr>
          <w:lang w:eastAsia="x-none"/>
        </w:rPr>
        <w:t>Final</w:t>
      </w:r>
      <w:r w:rsidRPr="00C1496B">
        <w:rPr>
          <w:rFonts w:hint="eastAsia"/>
          <w:lang w:eastAsia="x-none"/>
        </w:rPr>
        <w:t xml:space="preserve"> check point: </w:t>
      </w:r>
      <w:r w:rsidRPr="00C1496B">
        <w:t>March 3</w:t>
      </w:r>
    </w:p>
    <w:p w14:paraId="4A371FEE" w14:textId="0A51C43F" w:rsidR="00C1496B" w:rsidRPr="00C1496B" w:rsidRDefault="002328C4" w:rsidP="00C1496B">
      <w:pPr>
        <w:rPr>
          <w:b/>
        </w:rPr>
      </w:pPr>
      <w:hyperlink r:id="rId2087" w:history="1">
        <w:r w:rsidR="004371F4">
          <w:rPr>
            <w:rStyle w:val="Hyperlink"/>
            <w:b/>
          </w:rPr>
          <w:t>R1-2202548</w:t>
        </w:r>
      </w:hyperlink>
      <w:r w:rsidR="00C1496B" w:rsidRPr="00C1496B">
        <w:rPr>
          <w:b/>
        </w:rPr>
        <w:tab/>
        <w:t>Feature Lead summary #1 on RAN basic functions for broadcast/multicast for UEs in RRC_IDLE/RRC_INACTIVE states</w:t>
      </w:r>
      <w:r w:rsidR="00C1496B" w:rsidRPr="00C1496B">
        <w:rPr>
          <w:b/>
        </w:rPr>
        <w:tab/>
        <w:t>Moderator (BBC)</w:t>
      </w:r>
    </w:p>
    <w:p w14:paraId="3FD0DD2E" w14:textId="37136448" w:rsidR="00C1496B" w:rsidRDefault="006128C0" w:rsidP="00C1496B">
      <w:pPr>
        <w:rPr>
          <w:lang w:eastAsia="x-none"/>
        </w:rPr>
      </w:pPr>
      <w:r>
        <w:rPr>
          <w:lang w:eastAsia="x-none"/>
        </w:rPr>
        <w:t>From Feb 22</w:t>
      </w:r>
      <w:r w:rsidRPr="006128C0">
        <w:rPr>
          <w:vertAlign w:val="superscript"/>
          <w:lang w:eastAsia="x-none"/>
        </w:rPr>
        <w:t>nd</w:t>
      </w:r>
      <w:r>
        <w:rPr>
          <w:lang w:eastAsia="x-none"/>
        </w:rPr>
        <w:t xml:space="preserve"> GTW session</w:t>
      </w:r>
    </w:p>
    <w:p w14:paraId="0FA8A968" w14:textId="77777777" w:rsidR="00C1496B" w:rsidRPr="006128C0" w:rsidRDefault="00C1496B" w:rsidP="00C1496B">
      <w:pPr>
        <w:rPr>
          <w:rFonts w:ascii="Times New Roman" w:hAnsi="Times New Roman"/>
          <w:bCs/>
          <w:szCs w:val="20"/>
        </w:rPr>
      </w:pPr>
      <w:r w:rsidRPr="006128C0">
        <w:rPr>
          <w:rFonts w:ascii="Times New Roman" w:hAnsi="Times New Roman"/>
          <w:bCs/>
          <w:szCs w:val="20"/>
          <w:highlight w:val="green"/>
        </w:rPr>
        <w:t>Agreement</w:t>
      </w:r>
    </w:p>
    <w:p w14:paraId="5477C350" w14:textId="77777777" w:rsidR="00C1496B" w:rsidRPr="006128C0" w:rsidRDefault="00C1496B" w:rsidP="00C1496B">
      <w:pPr>
        <w:rPr>
          <w:rFonts w:ascii="Times New Roman" w:hAnsi="Times New Roman"/>
          <w:bCs/>
          <w:szCs w:val="20"/>
        </w:rPr>
      </w:pPr>
      <w:r w:rsidRPr="006128C0">
        <w:rPr>
          <w:rFonts w:ascii="Times New Roman" w:hAnsi="Times New Roman"/>
          <w:bCs/>
          <w:szCs w:val="20"/>
        </w:rPr>
        <w:t>In the reply LS on MBS issues to RAN2, capture the following:</w:t>
      </w:r>
    </w:p>
    <w:p w14:paraId="118CA750" w14:textId="77777777" w:rsidR="00C1496B" w:rsidRPr="006128C0" w:rsidRDefault="00C1496B" w:rsidP="00D259AB">
      <w:pPr>
        <w:pStyle w:val="ListParagraph"/>
        <w:numPr>
          <w:ilvl w:val="0"/>
          <w:numId w:val="86"/>
        </w:numPr>
        <w:rPr>
          <w:rFonts w:eastAsia="DengXian"/>
          <w:lang w:eastAsia="zh-CN"/>
        </w:rPr>
      </w:pPr>
      <w:r w:rsidRPr="006128C0">
        <w:t xml:space="preserve">RAN1 confirm RAN2’s understanding that only a single frequency resource in CFR (indicated by </w:t>
      </w:r>
      <w:r w:rsidRPr="006128C0">
        <w:rPr>
          <w:i/>
        </w:rPr>
        <w:t>locationAndBandwidth-Broadcast</w:t>
      </w:r>
      <w:r w:rsidRPr="006128C0">
        <w:t>) is configured for MCCH/MTCH reception of MBS broadcast and it is common for MCCH and all MTCHs.</w:t>
      </w:r>
    </w:p>
    <w:p w14:paraId="25EF9542" w14:textId="77777777" w:rsidR="006128C0" w:rsidRPr="0000046A" w:rsidRDefault="00C1496B" w:rsidP="00C1496B">
      <w:pPr>
        <w:rPr>
          <w:rFonts w:ascii="Times New Roman" w:eastAsia="SimSun" w:hAnsi="Times New Roman"/>
          <w:bCs/>
          <w:szCs w:val="20"/>
          <w:lang w:eastAsia="zh-CN"/>
        </w:rPr>
      </w:pPr>
      <w:r w:rsidRPr="0000046A">
        <w:rPr>
          <w:rFonts w:ascii="Times New Roman" w:eastAsia="SimSun" w:hAnsi="Times New Roman"/>
          <w:bCs/>
          <w:szCs w:val="20"/>
          <w:lang w:eastAsia="zh-CN"/>
        </w:rPr>
        <w:t xml:space="preserve">Draft reply LS to </w:t>
      </w:r>
    </w:p>
    <w:p w14:paraId="733DD97E" w14:textId="2E046630" w:rsidR="006128C0" w:rsidRPr="00DE194B" w:rsidRDefault="002328C4" w:rsidP="006128C0">
      <w:pPr>
        <w:rPr>
          <w:b/>
          <w:bCs/>
          <w:lang w:eastAsia="x-none"/>
        </w:rPr>
      </w:pPr>
      <w:hyperlink r:id="rId2088" w:history="1">
        <w:r w:rsidR="004371F4">
          <w:rPr>
            <w:rStyle w:val="Hyperlink"/>
            <w:b/>
            <w:bCs/>
            <w:lang w:eastAsia="x-none"/>
          </w:rPr>
          <w:t>R1-2200882</w:t>
        </w:r>
      </w:hyperlink>
      <w:r w:rsidR="006128C0" w:rsidRPr="00DE194B">
        <w:rPr>
          <w:b/>
          <w:bCs/>
          <w:lang w:eastAsia="x-none"/>
        </w:rPr>
        <w:tab/>
        <w:t>LS on MBS issues</w:t>
      </w:r>
      <w:r w:rsidR="006128C0" w:rsidRPr="00DE194B">
        <w:rPr>
          <w:b/>
          <w:bCs/>
          <w:lang w:eastAsia="x-none"/>
        </w:rPr>
        <w:tab/>
        <w:t>RAN2, Huawei</w:t>
      </w:r>
    </w:p>
    <w:p w14:paraId="1B7718B1" w14:textId="676021F0" w:rsidR="00C1496B" w:rsidRPr="0000046A" w:rsidRDefault="002328C4" w:rsidP="00C1496B">
      <w:pPr>
        <w:rPr>
          <w:rFonts w:ascii="Times New Roman" w:eastAsia="SimSun" w:hAnsi="Times New Roman"/>
          <w:b/>
          <w:bCs/>
          <w:szCs w:val="20"/>
          <w:lang w:eastAsia="zh-CN"/>
        </w:rPr>
      </w:pPr>
      <w:hyperlink r:id="rId2089" w:history="1">
        <w:r w:rsidR="004371F4">
          <w:rPr>
            <w:rStyle w:val="Hyperlink"/>
            <w:rFonts w:ascii="Times New Roman" w:eastAsia="SimSun" w:hAnsi="Times New Roman"/>
            <w:b/>
            <w:bCs/>
            <w:szCs w:val="20"/>
            <w:lang w:eastAsia="zh-CN"/>
          </w:rPr>
          <w:t>R1-2202610</w:t>
        </w:r>
      </w:hyperlink>
      <w:r w:rsidR="00C1496B" w:rsidRPr="0000046A">
        <w:rPr>
          <w:rFonts w:ascii="Times New Roman" w:eastAsia="SimSun" w:hAnsi="Times New Roman"/>
          <w:b/>
          <w:bCs/>
          <w:szCs w:val="20"/>
          <w:lang w:eastAsia="zh-CN"/>
        </w:rPr>
        <w:tab/>
        <w:t>DRAFT LS reply about the MBS issues</w:t>
      </w:r>
      <w:r w:rsidR="00C1496B" w:rsidRPr="0000046A">
        <w:rPr>
          <w:rFonts w:ascii="Times New Roman" w:eastAsia="SimSun" w:hAnsi="Times New Roman"/>
          <w:b/>
          <w:bCs/>
          <w:szCs w:val="20"/>
          <w:lang w:eastAsia="zh-CN"/>
        </w:rPr>
        <w:tab/>
        <w:t>Moderator (Huawei)</w:t>
      </w:r>
    </w:p>
    <w:p w14:paraId="53D13BDE" w14:textId="0D21F0C5" w:rsidR="00C1496B" w:rsidRDefault="0000046A" w:rsidP="0000046A">
      <w:pPr>
        <w:spacing w:line="220" w:lineRule="exact"/>
        <w:rPr>
          <w:rFonts w:ascii="Times New Roman" w:eastAsia="SimSun" w:hAnsi="Times New Roman"/>
          <w:bCs/>
          <w:szCs w:val="20"/>
          <w:lang w:eastAsia="zh-CN"/>
        </w:rPr>
      </w:pPr>
      <w:r w:rsidRPr="00B23164">
        <w:rPr>
          <w:rFonts w:ascii="Times New Roman" w:eastAsia="SimSun" w:hAnsi="Times New Roman"/>
          <w:b/>
          <w:bCs/>
        </w:rPr>
        <w:t>Decision:</w:t>
      </w:r>
      <w:r>
        <w:rPr>
          <w:rFonts w:ascii="Times New Roman" w:eastAsia="SimSun" w:hAnsi="Times New Roman"/>
        </w:rPr>
        <w:t xml:space="preserve"> As per email decision posted on Feb 25</w:t>
      </w:r>
      <w:r w:rsidRPr="00B23164">
        <w:rPr>
          <w:rFonts w:ascii="Times New Roman" w:eastAsia="SimSun" w:hAnsi="Times New Roman"/>
          <w:vertAlign w:val="superscript"/>
        </w:rPr>
        <w:t>th</w:t>
      </w:r>
      <w:r>
        <w:rPr>
          <w:rFonts w:ascii="Times New Roman" w:eastAsia="SimSun" w:hAnsi="Times New Roman"/>
        </w:rPr>
        <w:t xml:space="preserve">, the draft LS is endorsed. Final LS is </w:t>
      </w:r>
      <w:r w:rsidRPr="0000046A">
        <w:rPr>
          <w:rFonts w:ascii="Times New Roman" w:eastAsia="SimSun" w:hAnsi="Times New Roman"/>
          <w:highlight w:val="green"/>
        </w:rPr>
        <w:t xml:space="preserve">approved in </w:t>
      </w:r>
      <w:hyperlink r:id="rId2090" w:history="1">
        <w:r w:rsidR="004371F4">
          <w:rPr>
            <w:rStyle w:val="Hyperlink"/>
            <w:rFonts w:ascii="Times New Roman" w:eastAsia="SimSun" w:hAnsi="Times New Roman"/>
            <w:highlight w:val="green"/>
          </w:rPr>
          <w:t>R1-2202611</w:t>
        </w:r>
      </w:hyperlink>
      <w:r>
        <w:rPr>
          <w:rFonts w:ascii="Times New Roman" w:eastAsia="SimSun" w:hAnsi="Times New Roman"/>
          <w:bCs/>
          <w:szCs w:val="20"/>
          <w:lang w:eastAsia="zh-CN"/>
        </w:rPr>
        <w:t>.</w:t>
      </w:r>
    </w:p>
    <w:p w14:paraId="10087B37" w14:textId="77777777" w:rsidR="0000046A" w:rsidRPr="006128C0" w:rsidRDefault="0000046A" w:rsidP="0000046A">
      <w:pPr>
        <w:spacing w:line="220" w:lineRule="exact"/>
        <w:rPr>
          <w:rFonts w:ascii="Times New Roman" w:eastAsia="SimSun" w:hAnsi="Times New Roman"/>
          <w:bCs/>
          <w:szCs w:val="20"/>
          <w:lang w:eastAsia="zh-CN"/>
        </w:rPr>
      </w:pPr>
    </w:p>
    <w:p w14:paraId="1CF28745" w14:textId="77777777" w:rsidR="00C1496B" w:rsidRPr="006128C0" w:rsidRDefault="00C1496B" w:rsidP="00C1496B">
      <w:pPr>
        <w:rPr>
          <w:rFonts w:ascii="Times New Roman" w:eastAsia="SimSun" w:hAnsi="Times New Roman"/>
          <w:bCs/>
          <w:szCs w:val="20"/>
          <w:lang w:eastAsia="zh-CN"/>
        </w:rPr>
      </w:pPr>
    </w:p>
    <w:p w14:paraId="1F3C30D2" w14:textId="77777777" w:rsidR="00C1496B" w:rsidRPr="006128C0" w:rsidRDefault="00C1496B" w:rsidP="00C1496B">
      <w:pPr>
        <w:rPr>
          <w:rFonts w:ascii="Times New Roman" w:hAnsi="Times New Roman"/>
          <w:bCs/>
          <w:szCs w:val="20"/>
        </w:rPr>
      </w:pPr>
      <w:r w:rsidRPr="006128C0">
        <w:rPr>
          <w:rFonts w:ascii="Times New Roman" w:hAnsi="Times New Roman"/>
          <w:bCs/>
          <w:szCs w:val="20"/>
          <w:highlight w:val="green"/>
        </w:rPr>
        <w:t>Agreement</w:t>
      </w:r>
    </w:p>
    <w:p w14:paraId="63299817" w14:textId="77777777" w:rsidR="00C1496B" w:rsidRPr="006128C0" w:rsidRDefault="00C1496B" w:rsidP="00C1496B">
      <w:pPr>
        <w:rPr>
          <w:rFonts w:ascii="Times New Roman" w:hAnsi="Times New Roman"/>
          <w:bCs/>
          <w:i/>
          <w:iCs/>
          <w:szCs w:val="20"/>
          <w:lang w:eastAsia="x-none"/>
        </w:rPr>
      </w:pPr>
      <w:r w:rsidRPr="006128C0">
        <w:rPr>
          <w:rFonts w:ascii="Times New Roman" w:hAnsi="Times New Roman"/>
          <w:bCs/>
          <w:i/>
          <w:iCs/>
          <w:szCs w:val="20"/>
        </w:rPr>
        <w:t>RateMatchPatternLTE-CRS</w:t>
      </w:r>
      <w:r w:rsidRPr="006128C0">
        <w:rPr>
          <w:rFonts w:ascii="Times New Roman" w:hAnsi="Times New Roman"/>
          <w:bCs/>
          <w:szCs w:val="20"/>
        </w:rPr>
        <w:t xml:space="preserve"> can be configured in PDSCH-Config-MCCH or PDSCH-Config-MTCH for RRC_IDLE/RRC_INACTIVE UEs</w:t>
      </w:r>
      <w:r w:rsidRPr="006128C0">
        <w:rPr>
          <w:rFonts w:ascii="Times New Roman" w:hAnsi="Times New Roman"/>
          <w:bCs/>
          <w:i/>
          <w:iCs/>
          <w:szCs w:val="20"/>
          <w:lang w:eastAsia="x-none"/>
        </w:rPr>
        <w:t>.</w:t>
      </w:r>
    </w:p>
    <w:p w14:paraId="4DBCA636" w14:textId="77777777" w:rsidR="00C1496B" w:rsidRPr="006128C0" w:rsidRDefault="00C1496B" w:rsidP="00C1496B">
      <w:pPr>
        <w:rPr>
          <w:rFonts w:ascii="Times New Roman" w:hAnsi="Times New Roman"/>
          <w:bCs/>
          <w:szCs w:val="20"/>
          <w:lang w:eastAsia="x-none"/>
        </w:rPr>
      </w:pPr>
    </w:p>
    <w:p w14:paraId="5941491F" w14:textId="77777777" w:rsidR="00C1496B" w:rsidRPr="006128C0" w:rsidRDefault="00C1496B" w:rsidP="00C1496B">
      <w:pPr>
        <w:rPr>
          <w:rFonts w:ascii="Times New Roman" w:hAnsi="Times New Roman"/>
          <w:bCs/>
          <w:szCs w:val="20"/>
        </w:rPr>
      </w:pPr>
      <w:r w:rsidRPr="006128C0">
        <w:rPr>
          <w:rFonts w:ascii="Times New Roman" w:hAnsi="Times New Roman"/>
          <w:bCs/>
          <w:szCs w:val="20"/>
          <w:highlight w:val="green"/>
        </w:rPr>
        <w:t>Agreement</w:t>
      </w:r>
    </w:p>
    <w:p w14:paraId="389F0C7E" w14:textId="77777777" w:rsidR="00C1496B" w:rsidRPr="006128C0" w:rsidRDefault="00C1496B" w:rsidP="00C1496B">
      <w:pPr>
        <w:rPr>
          <w:rFonts w:ascii="Times New Roman" w:hAnsi="Times New Roman"/>
          <w:bCs/>
          <w:i/>
          <w:iCs/>
          <w:szCs w:val="20"/>
          <w:lang w:eastAsia="x-none"/>
        </w:rPr>
      </w:pPr>
      <w:r w:rsidRPr="006128C0">
        <w:rPr>
          <w:rFonts w:ascii="Times New Roman" w:hAnsi="Times New Roman"/>
          <w:bCs/>
          <w:szCs w:val="20"/>
          <w:lang w:eastAsia="x-none"/>
        </w:rPr>
        <w:t>For broadcast reception, if the frequency resources of the CFR for broadcast is larger than CORESET0, a CORESET larger than CORESET0 can be configured in the CFR when no CORESET is configured by c</w:t>
      </w:r>
      <w:r w:rsidRPr="006128C0">
        <w:rPr>
          <w:rFonts w:ascii="Times New Roman" w:hAnsi="Times New Roman"/>
          <w:bCs/>
          <w:i/>
          <w:iCs/>
          <w:szCs w:val="20"/>
          <w:lang w:eastAsia="x-none"/>
        </w:rPr>
        <w:t>ommonControlResourceSet.</w:t>
      </w:r>
    </w:p>
    <w:p w14:paraId="48AF1CA2" w14:textId="77777777" w:rsidR="00C1496B" w:rsidRPr="006128C0" w:rsidRDefault="00C1496B" w:rsidP="00C1496B">
      <w:pPr>
        <w:rPr>
          <w:rFonts w:ascii="Times New Roman" w:hAnsi="Times New Roman"/>
          <w:bCs/>
          <w:szCs w:val="20"/>
          <w:lang w:eastAsia="x-none"/>
        </w:rPr>
      </w:pPr>
    </w:p>
    <w:p w14:paraId="00EA4B0C" w14:textId="77777777" w:rsidR="00C1496B" w:rsidRPr="006128C0" w:rsidRDefault="00C1496B" w:rsidP="00C1496B">
      <w:pPr>
        <w:rPr>
          <w:rFonts w:ascii="Times New Roman" w:hAnsi="Times New Roman"/>
          <w:bCs/>
          <w:szCs w:val="20"/>
          <w:lang w:eastAsia="x-none"/>
        </w:rPr>
      </w:pPr>
    </w:p>
    <w:p w14:paraId="374DB6D2" w14:textId="3D2F7282" w:rsidR="00C1496B" w:rsidRPr="0000046A" w:rsidRDefault="002328C4" w:rsidP="00C1496B">
      <w:pPr>
        <w:rPr>
          <w:rFonts w:ascii="Times New Roman" w:hAnsi="Times New Roman"/>
          <w:b/>
          <w:bCs/>
          <w:szCs w:val="20"/>
          <w:lang w:eastAsia="x-none"/>
        </w:rPr>
      </w:pPr>
      <w:hyperlink r:id="rId2091" w:history="1">
        <w:r w:rsidR="004371F4">
          <w:rPr>
            <w:rStyle w:val="Hyperlink"/>
            <w:rFonts w:ascii="Times New Roman" w:hAnsi="Times New Roman"/>
            <w:b/>
            <w:bCs/>
            <w:szCs w:val="20"/>
            <w:lang w:eastAsia="x-none"/>
          </w:rPr>
          <w:t>R1-2202549</w:t>
        </w:r>
      </w:hyperlink>
      <w:r w:rsidR="00C1496B" w:rsidRPr="0000046A">
        <w:rPr>
          <w:rFonts w:ascii="Times New Roman" w:hAnsi="Times New Roman"/>
          <w:b/>
          <w:bCs/>
          <w:szCs w:val="20"/>
          <w:lang w:eastAsia="x-none"/>
        </w:rPr>
        <w:tab/>
        <w:t>Feature Lead summary #2 on RAN basic functions for broadcast/multicast for UEs in RRC_IDLE/RRC_INACTIVE states</w:t>
      </w:r>
      <w:r w:rsidR="00C1496B" w:rsidRPr="0000046A">
        <w:rPr>
          <w:rFonts w:ascii="Times New Roman" w:hAnsi="Times New Roman"/>
          <w:b/>
          <w:bCs/>
          <w:szCs w:val="20"/>
          <w:lang w:eastAsia="x-none"/>
        </w:rPr>
        <w:tab/>
        <w:t>Moderator (BBC)</w:t>
      </w:r>
    </w:p>
    <w:p w14:paraId="7F076E0F" w14:textId="7EFDEEDC" w:rsidR="0000046A" w:rsidRDefault="0000046A" w:rsidP="0000046A">
      <w:pPr>
        <w:spacing w:line="220" w:lineRule="exact"/>
        <w:rPr>
          <w:rFonts w:ascii="Times New Roman" w:eastAsia="SimSun" w:hAnsi="Times New Roman"/>
        </w:rPr>
      </w:pPr>
      <w:r w:rsidRPr="00B23164">
        <w:rPr>
          <w:rFonts w:ascii="Times New Roman" w:eastAsia="SimSun" w:hAnsi="Times New Roman"/>
          <w:b/>
          <w:bCs/>
        </w:rPr>
        <w:t>Decision:</w:t>
      </w:r>
      <w:r>
        <w:rPr>
          <w:rFonts w:ascii="Times New Roman" w:eastAsia="SimSun" w:hAnsi="Times New Roman"/>
        </w:rPr>
        <w:t xml:space="preserve"> As per email decision posted on Feb 26</w:t>
      </w:r>
      <w:r w:rsidRPr="00B23164">
        <w:rPr>
          <w:rFonts w:ascii="Times New Roman" w:eastAsia="SimSun" w:hAnsi="Times New Roman"/>
          <w:vertAlign w:val="superscript"/>
        </w:rPr>
        <w:t>th</w:t>
      </w:r>
      <w:r>
        <w:rPr>
          <w:rFonts w:ascii="Times New Roman" w:eastAsia="SimSun" w:hAnsi="Times New Roman"/>
        </w:rPr>
        <w:t>,</w:t>
      </w:r>
    </w:p>
    <w:p w14:paraId="0F512070" w14:textId="77777777" w:rsidR="0000046A" w:rsidRPr="006128C0" w:rsidRDefault="0000046A" w:rsidP="0000046A">
      <w:pPr>
        <w:rPr>
          <w:rFonts w:ascii="Times New Roman" w:hAnsi="Times New Roman"/>
          <w:bCs/>
          <w:szCs w:val="20"/>
        </w:rPr>
      </w:pPr>
      <w:r w:rsidRPr="006128C0">
        <w:rPr>
          <w:rFonts w:ascii="Times New Roman" w:hAnsi="Times New Roman"/>
          <w:bCs/>
          <w:szCs w:val="20"/>
          <w:highlight w:val="green"/>
        </w:rPr>
        <w:t>Agreement</w:t>
      </w:r>
    </w:p>
    <w:p w14:paraId="5316DAEF" w14:textId="7149B8DF" w:rsidR="0000046A" w:rsidRPr="0000046A" w:rsidRDefault="0000046A" w:rsidP="00D259AB">
      <w:pPr>
        <w:pStyle w:val="ListParagraph"/>
        <w:numPr>
          <w:ilvl w:val="0"/>
          <w:numId w:val="86"/>
        </w:numPr>
        <w:rPr>
          <w:lang w:eastAsia="x-none"/>
        </w:rPr>
      </w:pPr>
      <w:r w:rsidRPr="0000046A">
        <w:rPr>
          <w:lang w:eastAsia="x-none"/>
        </w:rPr>
        <w:t xml:space="preserve">TP-2.3-1 (for Section 5.1.2.1 of TS38.214) in section 6 of </w:t>
      </w:r>
      <w:hyperlink r:id="rId2092" w:history="1">
        <w:r w:rsidR="004371F4">
          <w:rPr>
            <w:rStyle w:val="Hyperlink"/>
            <w:lang w:eastAsia="x-none"/>
          </w:rPr>
          <w:t>R1-2202549</w:t>
        </w:r>
      </w:hyperlink>
      <w:r w:rsidRPr="0000046A">
        <w:rPr>
          <w:lang w:eastAsia="x-none"/>
        </w:rPr>
        <w:t xml:space="preserve"> is endorsed.</w:t>
      </w:r>
    </w:p>
    <w:p w14:paraId="7A2C324F" w14:textId="16A3855B" w:rsidR="0000046A" w:rsidRPr="0000046A" w:rsidRDefault="0000046A" w:rsidP="00D259AB">
      <w:pPr>
        <w:pStyle w:val="ListParagraph"/>
        <w:numPr>
          <w:ilvl w:val="0"/>
          <w:numId w:val="86"/>
        </w:numPr>
        <w:rPr>
          <w:lang w:eastAsia="x-none"/>
        </w:rPr>
      </w:pPr>
      <w:r w:rsidRPr="0000046A">
        <w:rPr>
          <w:lang w:eastAsia="x-none"/>
        </w:rPr>
        <w:t xml:space="preserve">TP-2.4-2 (for Section 10.1 of TS 38.213) in section 6 of </w:t>
      </w:r>
      <w:hyperlink r:id="rId2093" w:history="1">
        <w:r w:rsidR="004371F4">
          <w:rPr>
            <w:rStyle w:val="Hyperlink"/>
            <w:lang w:eastAsia="x-none"/>
          </w:rPr>
          <w:t>R1-2202549</w:t>
        </w:r>
      </w:hyperlink>
      <w:r w:rsidRPr="0000046A">
        <w:rPr>
          <w:lang w:eastAsia="x-none"/>
        </w:rPr>
        <w:t xml:space="preserve"> is endorsed.</w:t>
      </w:r>
    </w:p>
    <w:p w14:paraId="7F7F451C" w14:textId="20B1ED6D" w:rsidR="0000046A" w:rsidRPr="0000046A" w:rsidRDefault="0000046A" w:rsidP="00D259AB">
      <w:pPr>
        <w:pStyle w:val="ListParagraph"/>
        <w:numPr>
          <w:ilvl w:val="0"/>
          <w:numId w:val="86"/>
        </w:numPr>
        <w:rPr>
          <w:lang w:eastAsia="x-none"/>
        </w:rPr>
      </w:pPr>
      <w:r w:rsidRPr="0000046A">
        <w:rPr>
          <w:lang w:eastAsia="x-none"/>
        </w:rPr>
        <w:t xml:space="preserve">TP-2.4-4 (for Section 18 of TS 38.213) in section 6 of </w:t>
      </w:r>
      <w:hyperlink r:id="rId2094" w:history="1">
        <w:r w:rsidR="004371F4">
          <w:rPr>
            <w:rStyle w:val="Hyperlink"/>
            <w:lang w:eastAsia="x-none"/>
          </w:rPr>
          <w:t>R1-2202549</w:t>
        </w:r>
      </w:hyperlink>
      <w:r w:rsidRPr="0000046A">
        <w:rPr>
          <w:lang w:eastAsia="x-none"/>
        </w:rPr>
        <w:t xml:space="preserve"> is endorsed.</w:t>
      </w:r>
    </w:p>
    <w:p w14:paraId="7D59F4BB" w14:textId="7F0EA50A" w:rsidR="0000046A" w:rsidRDefault="0000046A" w:rsidP="00C1496B">
      <w:pPr>
        <w:rPr>
          <w:rFonts w:ascii="Times New Roman" w:hAnsi="Times New Roman"/>
          <w:bCs/>
          <w:szCs w:val="20"/>
          <w:lang w:eastAsia="x-none"/>
        </w:rPr>
      </w:pPr>
    </w:p>
    <w:p w14:paraId="77A41480" w14:textId="720A7DFC" w:rsidR="003048F3" w:rsidRDefault="002328C4" w:rsidP="003048F3">
      <w:pPr>
        <w:spacing w:line="220" w:lineRule="exact"/>
        <w:rPr>
          <w:rFonts w:ascii="Times New Roman" w:eastAsia="SimSun" w:hAnsi="Times New Roman"/>
          <w:b/>
          <w:bCs/>
        </w:rPr>
      </w:pPr>
      <w:hyperlink r:id="rId2095" w:history="1">
        <w:r w:rsidR="004371F4">
          <w:rPr>
            <w:rStyle w:val="Hyperlink"/>
            <w:rFonts w:ascii="Times New Roman" w:eastAsia="SimSun" w:hAnsi="Times New Roman"/>
            <w:b/>
            <w:bCs/>
          </w:rPr>
          <w:t>R1-2202550</w:t>
        </w:r>
      </w:hyperlink>
      <w:r w:rsidR="003048F3" w:rsidRPr="003048F3">
        <w:rPr>
          <w:rFonts w:ascii="Times New Roman" w:eastAsia="SimSun" w:hAnsi="Times New Roman"/>
          <w:b/>
          <w:bCs/>
        </w:rPr>
        <w:tab/>
        <w:t>Feature Lead summary #3 on RAN basic functions for broadcast/multicast for UEs in RRC_IDLE/RRC_INACTIVE states</w:t>
      </w:r>
      <w:r w:rsidR="003048F3" w:rsidRPr="003048F3">
        <w:rPr>
          <w:rFonts w:ascii="Times New Roman" w:eastAsia="SimSun" w:hAnsi="Times New Roman"/>
          <w:b/>
          <w:bCs/>
        </w:rPr>
        <w:tab/>
        <w:t>Moderator (BBC)</w:t>
      </w:r>
    </w:p>
    <w:p w14:paraId="67A9CA56" w14:textId="751311F0" w:rsidR="003048F3" w:rsidRDefault="003048F3" w:rsidP="003048F3">
      <w:pPr>
        <w:spacing w:line="220" w:lineRule="exact"/>
        <w:rPr>
          <w:rFonts w:ascii="Times New Roman" w:eastAsia="SimSun" w:hAnsi="Times New Roman"/>
        </w:rPr>
      </w:pPr>
      <w:r w:rsidRPr="00B23164">
        <w:rPr>
          <w:rFonts w:ascii="Times New Roman" w:eastAsia="SimSun" w:hAnsi="Times New Roman"/>
          <w:b/>
          <w:bCs/>
        </w:rPr>
        <w:t>Decision:</w:t>
      </w:r>
      <w:r>
        <w:rPr>
          <w:rFonts w:ascii="Times New Roman" w:eastAsia="SimSun" w:hAnsi="Times New Roman"/>
        </w:rPr>
        <w:t xml:space="preserve"> As per email decision posted on Mar 2</w:t>
      </w:r>
      <w:r w:rsidRPr="003048F3">
        <w:rPr>
          <w:rFonts w:ascii="Times New Roman" w:eastAsia="SimSun" w:hAnsi="Times New Roman"/>
          <w:vertAlign w:val="superscript"/>
        </w:rPr>
        <w:t>nd</w:t>
      </w:r>
      <w:r>
        <w:rPr>
          <w:rFonts w:ascii="Times New Roman" w:eastAsia="SimSun" w:hAnsi="Times New Roman"/>
        </w:rPr>
        <w:t>,</w:t>
      </w:r>
    </w:p>
    <w:p w14:paraId="31EE345A" w14:textId="77777777" w:rsidR="003048F3" w:rsidRPr="003048F3" w:rsidRDefault="003048F3" w:rsidP="003048F3">
      <w:pPr>
        <w:rPr>
          <w:rFonts w:ascii="Calibri" w:hAnsi="Calibri"/>
          <w:szCs w:val="20"/>
          <w:lang w:val="en-US"/>
        </w:rPr>
      </w:pPr>
      <w:r w:rsidRPr="003048F3">
        <w:rPr>
          <w:szCs w:val="20"/>
          <w:highlight w:val="green"/>
          <w:lang w:val="en-US"/>
        </w:rPr>
        <w:t>Agreement</w:t>
      </w:r>
    </w:p>
    <w:p w14:paraId="1A5B2721" w14:textId="77777777" w:rsidR="003048F3" w:rsidRDefault="003048F3" w:rsidP="003048F3">
      <w:pPr>
        <w:rPr>
          <w:szCs w:val="20"/>
          <w:lang w:val="en-US" w:eastAsia="x-none"/>
        </w:rPr>
      </w:pPr>
      <w:r>
        <w:rPr>
          <w:szCs w:val="20"/>
          <w:lang w:val="en-US" w:eastAsia="x-none"/>
        </w:rPr>
        <w:t>For RRC_IDLE/INACTIVE UEs, a UE is required to support reception of FDMed MCCH PDSCH and PBCH in PCell.</w:t>
      </w:r>
    </w:p>
    <w:p w14:paraId="35F8ECF0" w14:textId="77777777" w:rsidR="003048F3" w:rsidRPr="003048F3" w:rsidRDefault="003048F3" w:rsidP="003048F3">
      <w:pPr>
        <w:rPr>
          <w:szCs w:val="20"/>
          <w:lang w:val="en-US" w:eastAsia="x-none"/>
        </w:rPr>
      </w:pPr>
    </w:p>
    <w:p w14:paraId="29A685C3" w14:textId="77777777" w:rsidR="003048F3" w:rsidRPr="003048F3" w:rsidRDefault="003048F3" w:rsidP="003048F3">
      <w:pPr>
        <w:rPr>
          <w:szCs w:val="20"/>
          <w:lang w:val="en-US"/>
        </w:rPr>
      </w:pPr>
      <w:r w:rsidRPr="003048F3">
        <w:rPr>
          <w:szCs w:val="20"/>
          <w:highlight w:val="green"/>
          <w:lang w:val="en-US"/>
        </w:rPr>
        <w:t>Agreement</w:t>
      </w:r>
    </w:p>
    <w:p w14:paraId="746643C2" w14:textId="77777777" w:rsidR="003048F3" w:rsidRDefault="003048F3" w:rsidP="003048F3">
      <w:pPr>
        <w:rPr>
          <w:szCs w:val="20"/>
          <w:lang w:val="en-US" w:eastAsia="x-none"/>
        </w:rPr>
      </w:pPr>
      <w:r>
        <w:rPr>
          <w:szCs w:val="20"/>
          <w:lang w:val="en-US" w:eastAsia="x-none"/>
        </w:rPr>
        <w:t>For RRC_IDLE/INACTIVE UEs, a UE is not required to support reception of FDMed MTCH PDSCH and PBCH in PCell.</w:t>
      </w:r>
    </w:p>
    <w:p w14:paraId="124252FB" w14:textId="77777777" w:rsidR="003048F3" w:rsidRDefault="003048F3" w:rsidP="003048F3">
      <w:pPr>
        <w:rPr>
          <w:szCs w:val="20"/>
          <w:lang w:val="en-US" w:eastAsia="x-none"/>
        </w:rPr>
      </w:pPr>
    </w:p>
    <w:p w14:paraId="5BB14262" w14:textId="77777777" w:rsidR="003048F3" w:rsidRPr="003048F3" w:rsidRDefault="003048F3" w:rsidP="003048F3">
      <w:pPr>
        <w:rPr>
          <w:szCs w:val="20"/>
          <w:lang w:val="en-US"/>
        </w:rPr>
      </w:pPr>
      <w:r w:rsidRPr="003048F3">
        <w:rPr>
          <w:szCs w:val="20"/>
          <w:highlight w:val="green"/>
          <w:lang w:val="en-US"/>
        </w:rPr>
        <w:t>Agreement</w:t>
      </w:r>
    </w:p>
    <w:p w14:paraId="15761112" w14:textId="018AC21D" w:rsidR="003048F3" w:rsidRPr="003048F3" w:rsidRDefault="003048F3" w:rsidP="00F44FD9">
      <w:pPr>
        <w:pStyle w:val="ListParagraph"/>
        <w:numPr>
          <w:ilvl w:val="0"/>
          <w:numId w:val="182"/>
        </w:numPr>
        <w:rPr>
          <w:lang w:val="en-US" w:eastAsia="x-none"/>
        </w:rPr>
      </w:pPr>
      <w:r w:rsidRPr="003048F3">
        <w:rPr>
          <w:lang w:val="en-US" w:eastAsia="x-none"/>
        </w:rPr>
        <w:t xml:space="preserve">TP-2.4-3 (for Section 18 of TS 38.213) in section 6 of </w:t>
      </w:r>
      <w:hyperlink r:id="rId2096" w:history="1">
        <w:r w:rsidR="004371F4">
          <w:rPr>
            <w:rStyle w:val="Hyperlink"/>
            <w:lang w:val="en-US" w:eastAsia="x-none"/>
          </w:rPr>
          <w:t>R1-2202550</w:t>
        </w:r>
      </w:hyperlink>
      <w:r w:rsidRPr="003048F3">
        <w:rPr>
          <w:lang w:val="en-US" w:eastAsia="x-none"/>
        </w:rPr>
        <w:t xml:space="preserve"> is endorsed.</w:t>
      </w:r>
    </w:p>
    <w:p w14:paraId="3C112179" w14:textId="77777777" w:rsidR="003048F3" w:rsidRPr="003048F3" w:rsidRDefault="003048F3" w:rsidP="00C1496B">
      <w:pPr>
        <w:rPr>
          <w:rFonts w:ascii="Times New Roman" w:hAnsi="Times New Roman"/>
          <w:bCs/>
          <w:szCs w:val="20"/>
          <w:lang w:val="en-US" w:eastAsia="x-none"/>
        </w:rPr>
      </w:pPr>
    </w:p>
    <w:p w14:paraId="45E05559" w14:textId="6D4F2034" w:rsidR="00C1496B" w:rsidRPr="006128C0" w:rsidRDefault="00E941C1" w:rsidP="006B480F">
      <w:pPr>
        <w:rPr>
          <w:rFonts w:ascii="Times New Roman" w:hAnsi="Times New Roman"/>
          <w:bCs/>
          <w:szCs w:val="20"/>
          <w:lang w:eastAsia="x-none"/>
        </w:rPr>
      </w:pPr>
      <w:r>
        <w:rPr>
          <w:rFonts w:ascii="Times New Roman" w:hAnsi="Times New Roman"/>
          <w:bCs/>
          <w:szCs w:val="20"/>
          <w:lang w:eastAsia="x-none"/>
        </w:rPr>
        <w:t xml:space="preserve">Final summary in </w:t>
      </w:r>
      <w:hyperlink r:id="rId2097" w:history="1">
        <w:r w:rsidR="004371F4">
          <w:rPr>
            <w:rStyle w:val="Hyperlink"/>
            <w:rFonts w:ascii="Times New Roman" w:hAnsi="Times New Roman"/>
            <w:bCs/>
            <w:szCs w:val="20"/>
            <w:lang w:eastAsia="x-none"/>
          </w:rPr>
          <w:t>R1-2202817</w:t>
        </w:r>
      </w:hyperlink>
      <w:r>
        <w:rPr>
          <w:rFonts w:ascii="Times New Roman" w:hAnsi="Times New Roman"/>
          <w:bCs/>
          <w:szCs w:val="20"/>
          <w:lang w:eastAsia="x-none"/>
        </w:rPr>
        <w:t>.</w:t>
      </w:r>
    </w:p>
    <w:p w14:paraId="340A4796" w14:textId="1C1F78CE" w:rsidR="006B480F" w:rsidRDefault="006B480F" w:rsidP="00224894">
      <w:pPr>
        <w:pStyle w:val="Heading3"/>
      </w:pPr>
      <w:bookmarkStart w:id="304" w:name="_Toc95481826"/>
      <w:bookmarkStart w:id="305" w:name="_Toc98334465"/>
      <w:r w:rsidRPr="001A7008">
        <w:t>Other</w:t>
      </w:r>
      <w:bookmarkEnd w:id="304"/>
      <w:bookmarkEnd w:id="305"/>
    </w:p>
    <w:p w14:paraId="096901BD" w14:textId="3DD4F420" w:rsidR="006B480F" w:rsidRDefault="002328C4" w:rsidP="006B480F">
      <w:pPr>
        <w:rPr>
          <w:lang w:eastAsia="x-none"/>
        </w:rPr>
      </w:pPr>
      <w:hyperlink r:id="rId2098" w:history="1">
        <w:r w:rsidR="004371F4">
          <w:rPr>
            <w:rStyle w:val="Hyperlink"/>
            <w:lang w:eastAsia="x-none"/>
          </w:rPr>
          <w:t>R1-2201117</w:t>
        </w:r>
      </w:hyperlink>
      <w:r w:rsidR="006B480F">
        <w:rPr>
          <w:lang w:eastAsia="x-none"/>
        </w:rPr>
        <w:tab/>
        <w:t>Other issues for Rel-17 MBS</w:t>
      </w:r>
      <w:r w:rsidR="006B480F">
        <w:rPr>
          <w:lang w:eastAsia="x-none"/>
        </w:rPr>
        <w:tab/>
        <w:t>vivo</w:t>
      </w:r>
    </w:p>
    <w:p w14:paraId="1C7464A3" w14:textId="23F7A239" w:rsidR="006B480F" w:rsidRDefault="002328C4" w:rsidP="006B480F">
      <w:pPr>
        <w:rPr>
          <w:lang w:eastAsia="x-none"/>
        </w:rPr>
      </w:pPr>
      <w:hyperlink r:id="rId2099" w:history="1">
        <w:r w:rsidR="004371F4">
          <w:rPr>
            <w:rStyle w:val="Hyperlink"/>
            <w:lang w:eastAsia="x-none"/>
          </w:rPr>
          <w:t>R1-2201173</w:t>
        </w:r>
      </w:hyperlink>
      <w:r w:rsidR="006B480F">
        <w:rPr>
          <w:lang w:eastAsia="x-none"/>
        </w:rPr>
        <w:tab/>
        <w:t>Discussion on RRC parameters of Rel-17 MBS</w:t>
      </w:r>
      <w:r w:rsidR="006B480F">
        <w:rPr>
          <w:lang w:eastAsia="x-none"/>
        </w:rPr>
        <w:tab/>
        <w:t>ZTE</w:t>
      </w:r>
    </w:p>
    <w:p w14:paraId="384584CD" w14:textId="5F46BFBE" w:rsidR="006B480F" w:rsidRDefault="002328C4" w:rsidP="006B480F">
      <w:pPr>
        <w:rPr>
          <w:lang w:eastAsia="x-none"/>
        </w:rPr>
      </w:pPr>
      <w:hyperlink r:id="rId2100" w:history="1">
        <w:r w:rsidR="004371F4">
          <w:rPr>
            <w:rStyle w:val="Hyperlink"/>
            <w:lang w:eastAsia="x-none"/>
          </w:rPr>
          <w:t>R1-2201341</w:t>
        </w:r>
      </w:hyperlink>
      <w:r w:rsidR="006B480F">
        <w:rPr>
          <w:lang w:eastAsia="x-none"/>
        </w:rPr>
        <w:tab/>
        <w:t>Discussion on other issues in Rel-17 MBS</w:t>
      </w:r>
      <w:r w:rsidR="006B480F">
        <w:rPr>
          <w:lang w:eastAsia="x-none"/>
        </w:rPr>
        <w:tab/>
        <w:t>CATT</w:t>
      </w:r>
    </w:p>
    <w:p w14:paraId="5E04802B" w14:textId="20558379" w:rsidR="006B480F" w:rsidRDefault="002328C4" w:rsidP="006B480F">
      <w:pPr>
        <w:rPr>
          <w:lang w:eastAsia="x-none"/>
        </w:rPr>
      </w:pPr>
      <w:hyperlink r:id="rId2101" w:history="1">
        <w:r w:rsidR="004371F4">
          <w:rPr>
            <w:rStyle w:val="Hyperlink"/>
            <w:lang w:eastAsia="x-none"/>
          </w:rPr>
          <w:t>R1-2201598</w:t>
        </w:r>
      </w:hyperlink>
      <w:r w:rsidR="006B480F">
        <w:rPr>
          <w:lang w:eastAsia="x-none"/>
        </w:rPr>
        <w:tab/>
        <w:t>Discussion on typical configuration for broadcast mode</w:t>
      </w:r>
      <w:r w:rsidR="006B480F">
        <w:rPr>
          <w:lang w:eastAsia="x-none"/>
        </w:rPr>
        <w:tab/>
        <w:t>TD Tech, Chengdu TD Tech</w:t>
      </w:r>
    </w:p>
    <w:p w14:paraId="6DB5C756" w14:textId="4C5BE81F" w:rsidR="006B480F" w:rsidRDefault="002328C4" w:rsidP="006B480F">
      <w:pPr>
        <w:rPr>
          <w:lang w:eastAsia="x-none"/>
        </w:rPr>
      </w:pPr>
      <w:hyperlink r:id="rId2102" w:history="1">
        <w:r w:rsidR="004371F4">
          <w:rPr>
            <w:rStyle w:val="Hyperlink"/>
            <w:lang w:eastAsia="x-none"/>
          </w:rPr>
          <w:t>R1-2201609</w:t>
        </w:r>
      </w:hyperlink>
      <w:r w:rsidR="006B480F">
        <w:rPr>
          <w:lang w:eastAsia="x-none"/>
        </w:rPr>
        <w:tab/>
        <w:t>Discussion on further improvements for MBS</w:t>
      </w:r>
      <w:r w:rsidR="006B480F">
        <w:rPr>
          <w:lang w:eastAsia="x-none"/>
        </w:rPr>
        <w:tab/>
        <w:t>ASUSTeK</w:t>
      </w:r>
    </w:p>
    <w:p w14:paraId="71AD26A6" w14:textId="1812E525" w:rsidR="006B480F" w:rsidRDefault="002328C4" w:rsidP="006B480F">
      <w:pPr>
        <w:rPr>
          <w:lang w:eastAsia="x-none"/>
        </w:rPr>
      </w:pPr>
      <w:hyperlink r:id="rId2103" w:history="1">
        <w:r w:rsidR="004371F4">
          <w:rPr>
            <w:rStyle w:val="Hyperlink"/>
            <w:lang w:eastAsia="x-none"/>
          </w:rPr>
          <w:t>R1-2201933</w:t>
        </w:r>
      </w:hyperlink>
      <w:r w:rsidR="006B480F">
        <w:rPr>
          <w:lang w:eastAsia="x-none"/>
        </w:rPr>
        <w:tab/>
        <w:t>Other remaining issues for MBS</w:t>
      </w:r>
      <w:r w:rsidR="006B480F">
        <w:rPr>
          <w:lang w:eastAsia="x-none"/>
        </w:rPr>
        <w:tab/>
        <w:t>Xiaomi</w:t>
      </w:r>
    </w:p>
    <w:p w14:paraId="1AB0AA9D" w14:textId="4E924046" w:rsidR="006B480F" w:rsidRDefault="002328C4" w:rsidP="006B480F">
      <w:pPr>
        <w:rPr>
          <w:lang w:eastAsia="x-none"/>
        </w:rPr>
      </w:pPr>
      <w:hyperlink r:id="rId2104" w:history="1">
        <w:r w:rsidR="004371F4">
          <w:rPr>
            <w:rStyle w:val="Hyperlink"/>
            <w:lang w:eastAsia="x-none"/>
          </w:rPr>
          <w:t>R1-2202352</w:t>
        </w:r>
      </w:hyperlink>
      <w:r w:rsidR="006B480F">
        <w:rPr>
          <w:lang w:eastAsia="x-none"/>
        </w:rPr>
        <w:tab/>
        <w:t>Other aspects for MBS</w:t>
      </w:r>
      <w:r w:rsidR="006B480F">
        <w:rPr>
          <w:lang w:eastAsia="x-none"/>
        </w:rPr>
        <w:tab/>
        <w:t>LG Electronics</w:t>
      </w:r>
    </w:p>
    <w:p w14:paraId="068E09B4" w14:textId="1A8B587B" w:rsidR="006B480F" w:rsidRDefault="002328C4" w:rsidP="006B480F">
      <w:pPr>
        <w:rPr>
          <w:lang w:eastAsia="x-none"/>
        </w:rPr>
      </w:pPr>
      <w:hyperlink r:id="rId2105" w:history="1">
        <w:r w:rsidR="004371F4">
          <w:rPr>
            <w:rStyle w:val="Hyperlink"/>
            <w:lang w:eastAsia="x-none"/>
          </w:rPr>
          <w:t>R1-2202399</w:t>
        </w:r>
      </w:hyperlink>
      <w:r w:rsidR="006B480F">
        <w:rPr>
          <w:lang w:eastAsia="x-none"/>
        </w:rPr>
        <w:tab/>
        <w:t>Assumptions for performance evaluations of NR-MBS</w:t>
      </w:r>
      <w:r w:rsidR="006B480F">
        <w:rPr>
          <w:lang w:eastAsia="x-none"/>
        </w:rPr>
        <w:tab/>
        <w:t>Ericsson</w:t>
      </w:r>
    </w:p>
    <w:p w14:paraId="1216E881" w14:textId="0F0EFEEE" w:rsidR="006B480F" w:rsidRPr="00F174A1" w:rsidRDefault="002328C4" w:rsidP="006B480F">
      <w:pPr>
        <w:rPr>
          <w:lang w:eastAsia="x-none"/>
        </w:rPr>
      </w:pPr>
      <w:hyperlink r:id="rId2106" w:history="1">
        <w:r w:rsidR="004371F4">
          <w:rPr>
            <w:rStyle w:val="Hyperlink"/>
            <w:lang w:eastAsia="x-none"/>
          </w:rPr>
          <w:t>R1-2202432</w:t>
        </w:r>
      </w:hyperlink>
      <w:r w:rsidR="006B480F">
        <w:rPr>
          <w:lang w:eastAsia="x-none"/>
        </w:rPr>
        <w:tab/>
        <w:t>Views on overall configurations for multicast</w:t>
      </w:r>
      <w:r w:rsidR="006B480F">
        <w:rPr>
          <w:lang w:eastAsia="x-none"/>
        </w:rPr>
        <w:tab/>
        <w:t>Huawei, HiSilicon</w:t>
      </w:r>
    </w:p>
    <w:p w14:paraId="13E2537D" w14:textId="3C55A98B" w:rsidR="006B480F" w:rsidRDefault="006B480F" w:rsidP="00A57C2E">
      <w:pPr>
        <w:pStyle w:val="Heading2"/>
      </w:pPr>
      <w:bookmarkStart w:id="306" w:name="_Toc95481827"/>
      <w:bookmarkStart w:id="307" w:name="_Toc98334466"/>
      <w:r w:rsidRPr="00540963">
        <w:t>Maintenance on NR Dynamic spectrum sharing (DSS)</w:t>
      </w:r>
      <w:bookmarkEnd w:id="306"/>
      <w:bookmarkEnd w:id="307"/>
    </w:p>
    <w:p w14:paraId="6CA9A5D8" w14:textId="7C50D058" w:rsidR="006B480F" w:rsidRDefault="006B480F" w:rsidP="006B480F">
      <w:pPr>
        <w:rPr>
          <w:i/>
          <w:iCs/>
        </w:rPr>
      </w:pPr>
      <w:r w:rsidRPr="002C5655">
        <w:rPr>
          <w:i/>
          <w:iCs/>
        </w:rPr>
        <w:t xml:space="preserve">Also include RAN1 impact from </w:t>
      </w:r>
      <w:hyperlink r:id="rId2107" w:history="1">
        <w:r w:rsidRPr="00ED2E01">
          <w:rPr>
            <w:rStyle w:val="Hyperlink"/>
            <w:i/>
            <w:iCs/>
          </w:rPr>
          <w:t>RP-201040</w:t>
        </w:r>
      </w:hyperlink>
      <w:r>
        <w:rPr>
          <w:i/>
          <w:iCs/>
        </w:rPr>
        <w:t xml:space="preserve"> </w:t>
      </w:r>
      <w:r w:rsidRPr="002C5655">
        <w:t>(</w:t>
      </w:r>
      <w:r w:rsidRPr="002C5655">
        <w:rPr>
          <w:i/>
          <w:iCs/>
        </w:rPr>
        <w:t>LTE_NR_DC_enh2)</w:t>
      </w:r>
      <w:r>
        <w:rPr>
          <w:i/>
          <w:iCs/>
        </w:rPr>
        <w:t>.</w:t>
      </w:r>
    </w:p>
    <w:p w14:paraId="4355CCFC" w14:textId="3D561EBA" w:rsidR="00CF30EE" w:rsidRDefault="00CF30EE" w:rsidP="00CF30EE"/>
    <w:p w14:paraId="1FA918C8" w14:textId="62203CD5" w:rsidR="00224E28" w:rsidRPr="00224E28" w:rsidRDefault="002328C4" w:rsidP="00224E28">
      <w:pPr>
        <w:rPr>
          <w:b/>
          <w:bCs/>
        </w:rPr>
      </w:pPr>
      <w:hyperlink r:id="rId2108" w:history="1">
        <w:r w:rsidR="004371F4">
          <w:rPr>
            <w:rStyle w:val="Hyperlink"/>
            <w:b/>
            <w:bCs/>
          </w:rPr>
          <w:t>R1-2202791</w:t>
        </w:r>
      </w:hyperlink>
      <w:r w:rsidR="00224E28" w:rsidRPr="00224E28">
        <w:rPr>
          <w:b/>
          <w:bCs/>
        </w:rPr>
        <w:tab/>
        <w:t>Session notes for 8.13 (Maintenance on NR Dynamic spectrum sharing (DSS))</w:t>
      </w:r>
      <w:r w:rsidR="00224E28" w:rsidRPr="00224E28">
        <w:rPr>
          <w:b/>
          <w:bCs/>
        </w:rPr>
        <w:tab/>
        <w:t>Ad-hoc Chair (CMCC)</w:t>
      </w:r>
    </w:p>
    <w:p w14:paraId="2BE58842" w14:textId="77777777" w:rsidR="00224E28" w:rsidRDefault="00224E28" w:rsidP="00CF30EE"/>
    <w:p w14:paraId="60578D7A" w14:textId="77777777" w:rsidR="00CF30EE" w:rsidRPr="00285963" w:rsidRDefault="006B480F" w:rsidP="006B480F">
      <w:pPr>
        <w:rPr>
          <w:lang w:eastAsia="x-none"/>
        </w:rPr>
      </w:pPr>
      <w:r w:rsidRPr="00285963">
        <w:rPr>
          <w:lang w:eastAsia="x-none"/>
        </w:rPr>
        <w:t xml:space="preserve">[108-e-R17-RRC-DSS] </w:t>
      </w:r>
      <w:r w:rsidR="00CF30EE" w:rsidRPr="00285963">
        <w:t xml:space="preserve">– </w:t>
      </w:r>
      <w:r w:rsidR="00CF30EE" w:rsidRPr="00285963">
        <w:rPr>
          <w:lang w:eastAsia="x-none"/>
        </w:rPr>
        <w:t>Ravi (Ericsson)</w:t>
      </w:r>
    </w:p>
    <w:p w14:paraId="434C3B97" w14:textId="49306320" w:rsidR="006B480F" w:rsidRPr="00285963" w:rsidRDefault="006B480F" w:rsidP="006B480F">
      <w:r w:rsidRPr="00285963">
        <w:rPr>
          <w:lang w:eastAsia="x-none"/>
        </w:rPr>
        <w:t>Email discussion on Rel-17 RRC parameters for DSS</w:t>
      </w:r>
    </w:p>
    <w:p w14:paraId="5E96EDE4" w14:textId="77777777" w:rsidR="006B480F" w:rsidRPr="00285963" w:rsidRDefault="006B480F" w:rsidP="006D10BC">
      <w:pPr>
        <w:numPr>
          <w:ilvl w:val="0"/>
          <w:numId w:val="60"/>
        </w:numPr>
        <w:rPr>
          <w:lang w:eastAsia="x-none"/>
        </w:rPr>
      </w:pPr>
      <w:r w:rsidRPr="00285963">
        <w:rPr>
          <w:rFonts w:hint="eastAsia"/>
          <w:lang w:eastAsia="x-none"/>
        </w:rPr>
        <w:t>1</w:t>
      </w:r>
      <w:r w:rsidRPr="00285963">
        <w:rPr>
          <w:rFonts w:hint="eastAsia"/>
          <w:vertAlign w:val="superscript"/>
          <w:lang w:eastAsia="x-none"/>
        </w:rPr>
        <w:t>st</w:t>
      </w:r>
      <w:r w:rsidRPr="00285963">
        <w:rPr>
          <w:rFonts w:hint="eastAsia"/>
          <w:lang w:eastAsia="x-none"/>
        </w:rPr>
        <w:t xml:space="preserve"> check point</w:t>
      </w:r>
      <w:r w:rsidRPr="00285963">
        <w:t xml:space="preserve"> for first LS in </w:t>
      </w:r>
      <w:r w:rsidRPr="00285963">
        <w:rPr>
          <w:lang w:eastAsia="x-none"/>
        </w:rPr>
        <w:t>[108-e-R17-RRC]: February 24</w:t>
      </w:r>
    </w:p>
    <w:p w14:paraId="5F311C18" w14:textId="77777777" w:rsidR="006B480F" w:rsidRPr="00285963" w:rsidRDefault="006B480F" w:rsidP="006D10BC">
      <w:pPr>
        <w:numPr>
          <w:ilvl w:val="0"/>
          <w:numId w:val="60"/>
        </w:numPr>
        <w:rPr>
          <w:lang w:eastAsia="x-none"/>
        </w:rPr>
      </w:pPr>
      <w:r w:rsidRPr="00285963">
        <w:rPr>
          <w:lang w:eastAsia="x-none"/>
        </w:rPr>
        <w:t>Final</w:t>
      </w:r>
      <w:r w:rsidRPr="00285963">
        <w:rPr>
          <w:rFonts w:hint="eastAsia"/>
          <w:lang w:eastAsia="x-none"/>
        </w:rPr>
        <w:t xml:space="preserve"> check point</w:t>
      </w:r>
      <w:r w:rsidRPr="00285963">
        <w:rPr>
          <w:lang w:eastAsia="x-none"/>
        </w:rPr>
        <w:t xml:space="preserve"> for second LS in [108-e-R17-RRC] if necessary</w:t>
      </w:r>
      <w:r w:rsidRPr="00285963">
        <w:rPr>
          <w:rFonts w:hint="eastAsia"/>
          <w:lang w:eastAsia="x-none"/>
        </w:rPr>
        <w:t xml:space="preserve">: </w:t>
      </w:r>
      <w:r w:rsidRPr="00285963">
        <w:t>March 3</w:t>
      </w:r>
    </w:p>
    <w:p w14:paraId="7A0F9D81" w14:textId="02258ABE" w:rsidR="006B480F" w:rsidRDefault="00285963" w:rsidP="00CF30EE">
      <w:r>
        <w:t>From GTW session</w:t>
      </w:r>
    </w:p>
    <w:p w14:paraId="135BF7AA" w14:textId="77777777" w:rsidR="00285963" w:rsidRDefault="00285963" w:rsidP="00285963">
      <w:pPr>
        <w:rPr>
          <w:lang w:val="en-US" w:eastAsia="zh-CN"/>
        </w:rPr>
      </w:pPr>
      <w:r w:rsidRPr="007F4152">
        <w:rPr>
          <w:highlight w:val="green"/>
          <w:lang w:val="en-US" w:eastAsia="zh-CN"/>
        </w:rPr>
        <w:t>Agreement</w:t>
      </w:r>
    </w:p>
    <w:p w14:paraId="4A38F319" w14:textId="77777777" w:rsidR="00285963" w:rsidRPr="001A6C25" w:rsidRDefault="00285963" w:rsidP="00285963">
      <w:pPr>
        <w:rPr>
          <w:highlight w:val="cyan"/>
          <w:lang w:eastAsia="zh-CN"/>
        </w:rPr>
      </w:pPr>
      <w:r w:rsidRPr="009833C0">
        <w:t xml:space="preserve">Update the value range based on the agreement made in </w:t>
      </w:r>
      <w:r>
        <w:t>this meeting</w:t>
      </w:r>
    </w:p>
    <w:p w14:paraId="05D2E4B8" w14:textId="77777777" w:rsidR="00285963" w:rsidRPr="0071211F" w:rsidRDefault="00285963" w:rsidP="00285963">
      <w:pPr>
        <w:rPr>
          <w:highlight w:val="green"/>
        </w:rPr>
      </w:pPr>
      <w:r w:rsidRPr="007F4152">
        <w:rPr>
          <w:highlight w:val="green"/>
          <w:lang w:val="en-US" w:eastAsia="zh-CN"/>
        </w:rPr>
        <w:t>Agreement</w:t>
      </w:r>
    </w:p>
    <w:p w14:paraId="069D2A22" w14:textId="0EA3D593" w:rsidR="00285963" w:rsidRDefault="00285963" w:rsidP="00F44FD9">
      <w:pPr>
        <w:pStyle w:val="ListParagraph"/>
        <w:numPr>
          <w:ilvl w:val="0"/>
          <w:numId w:val="238"/>
        </w:numPr>
        <w:overflowPunct/>
        <w:autoSpaceDE/>
        <w:autoSpaceDN/>
        <w:adjustRightInd/>
        <w:spacing w:after="160" w:line="259" w:lineRule="auto"/>
        <w:jc w:val="both"/>
        <w:textAlignment w:val="auto"/>
      </w:pPr>
      <m:oMath>
        <m:r>
          <m:rPr>
            <m:sty m:val="p"/>
          </m:rPr>
          <w:rPr>
            <w:rFonts w:ascii="Cambria Math" w:hAnsi="Cambria Math"/>
          </w:rPr>
          <m:t>α</m:t>
        </m:r>
      </m:oMath>
      <w:r>
        <w:t xml:space="preserve"> (RRC parameter </w:t>
      </w:r>
      <w:r>
        <w:rPr>
          <w:i/>
          <w:iCs/>
        </w:rPr>
        <w:t xml:space="preserve">PCell-CCSscaling </w:t>
      </w:r>
      <w:r>
        <w:t>in RAN1 specs) is configured from below value set</w:t>
      </w:r>
    </w:p>
    <w:p w14:paraId="5666122C" w14:textId="77777777" w:rsidR="00285963" w:rsidRDefault="00285963" w:rsidP="00F44FD9">
      <w:pPr>
        <w:pStyle w:val="ListParagraph"/>
        <w:numPr>
          <w:ilvl w:val="1"/>
          <w:numId w:val="238"/>
        </w:numPr>
        <w:overflowPunct/>
        <w:autoSpaceDE/>
        <w:autoSpaceDN/>
        <w:adjustRightInd/>
        <w:spacing w:after="160" w:line="259" w:lineRule="auto"/>
        <w:jc w:val="both"/>
        <w:textAlignment w:val="auto"/>
      </w:pPr>
      <w:r>
        <w:t xml:space="preserve">{1/7, 3/14, 2/7, 3/7, 1/2, 5/7, </w:t>
      </w:r>
      <w:r w:rsidRPr="007F492E">
        <w:t>4/7</w:t>
      </w:r>
      <w:r>
        <w:t>, reserved}</w:t>
      </w:r>
    </w:p>
    <w:tbl>
      <w:tblPr>
        <w:tblW w:w="10078" w:type="dxa"/>
        <w:tblInd w:w="118" w:type="dxa"/>
        <w:shd w:val="clear" w:color="auto" w:fill="FFFFFF"/>
        <w:tblCellMar>
          <w:left w:w="0" w:type="dxa"/>
          <w:right w:w="0" w:type="dxa"/>
        </w:tblCellMar>
        <w:tblLook w:val="04A0" w:firstRow="1" w:lastRow="0" w:firstColumn="1" w:lastColumn="0" w:noHBand="0" w:noVBand="1"/>
      </w:tblPr>
      <w:tblGrid>
        <w:gridCol w:w="1028"/>
        <w:gridCol w:w="883"/>
        <w:gridCol w:w="1439"/>
        <w:gridCol w:w="939"/>
        <w:gridCol w:w="839"/>
        <w:gridCol w:w="922"/>
        <w:gridCol w:w="1539"/>
        <w:gridCol w:w="528"/>
        <w:gridCol w:w="1961"/>
      </w:tblGrid>
      <w:tr w:rsidR="00285963" w:rsidRPr="00285963" w14:paraId="48972DBB" w14:textId="77777777" w:rsidTr="005707EE">
        <w:trPr>
          <w:trHeight w:val="20"/>
        </w:trPr>
        <w:tc>
          <w:tcPr>
            <w:tcW w:w="1028" w:type="dxa"/>
            <w:tcBorders>
              <w:top w:val="single" w:sz="8" w:space="0" w:color="auto"/>
              <w:left w:val="single" w:sz="8" w:space="0" w:color="auto"/>
              <w:bottom w:val="single" w:sz="8" w:space="0" w:color="auto"/>
              <w:right w:val="single" w:sz="8" w:space="0" w:color="auto"/>
            </w:tcBorders>
            <w:shd w:val="clear" w:color="auto" w:fill="00B0F0"/>
            <w:tcMar>
              <w:top w:w="0" w:type="dxa"/>
              <w:left w:w="108" w:type="dxa"/>
              <w:bottom w:w="0" w:type="dxa"/>
              <w:right w:w="108" w:type="dxa"/>
            </w:tcMar>
            <w:vAlign w:val="center"/>
            <w:hideMark/>
          </w:tcPr>
          <w:p w14:paraId="24D40830" w14:textId="77777777" w:rsidR="00285963" w:rsidRPr="00285963" w:rsidRDefault="00285963" w:rsidP="00104120">
            <w:pPr>
              <w:rPr>
                <w:rFonts w:ascii="Calibri" w:eastAsia="Microsoft YaHei UI" w:hAnsi="Calibri" w:cs="Calibri"/>
                <w:color w:val="000000"/>
                <w:sz w:val="16"/>
                <w:szCs w:val="16"/>
                <w:lang w:val="en-US" w:eastAsia="zh-CN"/>
              </w:rPr>
            </w:pPr>
            <w:r w:rsidRPr="00285963">
              <w:rPr>
                <w:rFonts w:ascii="Arial" w:eastAsia="Microsoft YaHei UI" w:hAnsi="Arial" w:cs="Arial"/>
                <w:b/>
                <w:bCs/>
                <w:color w:val="FFFFFF"/>
                <w:sz w:val="16"/>
                <w:szCs w:val="16"/>
                <w:lang w:val="en-US" w:eastAsia="zh-CN"/>
              </w:rPr>
              <w:t>WI code</w:t>
            </w:r>
          </w:p>
        </w:tc>
        <w:tc>
          <w:tcPr>
            <w:tcW w:w="883" w:type="dxa"/>
            <w:tcBorders>
              <w:top w:val="single" w:sz="8" w:space="0" w:color="auto"/>
              <w:left w:val="nil"/>
              <w:bottom w:val="single" w:sz="8" w:space="0" w:color="auto"/>
              <w:right w:val="single" w:sz="8" w:space="0" w:color="auto"/>
            </w:tcBorders>
            <w:shd w:val="clear" w:color="auto" w:fill="00B0F0"/>
            <w:tcMar>
              <w:top w:w="0" w:type="dxa"/>
              <w:left w:w="108" w:type="dxa"/>
              <w:bottom w:w="0" w:type="dxa"/>
              <w:right w:w="108" w:type="dxa"/>
            </w:tcMar>
            <w:vAlign w:val="center"/>
            <w:hideMark/>
          </w:tcPr>
          <w:p w14:paraId="754AE9FC" w14:textId="77777777" w:rsidR="00285963" w:rsidRPr="00285963" w:rsidRDefault="00285963" w:rsidP="00104120">
            <w:pPr>
              <w:rPr>
                <w:rFonts w:ascii="Calibri" w:eastAsia="Microsoft YaHei UI" w:hAnsi="Calibri" w:cs="Calibri"/>
                <w:color w:val="000000"/>
                <w:sz w:val="16"/>
                <w:szCs w:val="16"/>
                <w:lang w:val="en-US" w:eastAsia="zh-CN"/>
              </w:rPr>
            </w:pPr>
            <w:r w:rsidRPr="00285963">
              <w:rPr>
                <w:rFonts w:ascii="Arial" w:eastAsia="Microsoft YaHei UI" w:hAnsi="Arial" w:cs="Arial"/>
                <w:b/>
                <w:bCs/>
                <w:color w:val="FFFFFF"/>
                <w:sz w:val="16"/>
                <w:szCs w:val="16"/>
                <w:lang w:val="en-US" w:eastAsia="zh-CN"/>
              </w:rPr>
              <w:t>Sub-feature group</w:t>
            </w:r>
          </w:p>
        </w:tc>
        <w:tc>
          <w:tcPr>
            <w:tcW w:w="1439" w:type="dxa"/>
            <w:tcBorders>
              <w:top w:val="single" w:sz="8" w:space="0" w:color="auto"/>
              <w:left w:val="nil"/>
              <w:bottom w:val="single" w:sz="8" w:space="0" w:color="auto"/>
              <w:right w:val="single" w:sz="8" w:space="0" w:color="auto"/>
            </w:tcBorders>
            <w:shd w:val="clear" w:color="auto" w:fill="00B0F0"/>
            <w:tcMar>
              <w:top w:w="0" w:type="dxa"/>
              <w:left w:w="108" w:type="dxa"/>
              <w:bottom w:w="0" w:type="dxa"/>
              <w:right w:w="108" w:type="dxa"/>
            </w:tcMar>
            <w:vAlign w:val="center"/>
            <w:hideMark/>
          </w:tcPr>
          <w:p w14:paraId="55FF4C80" w14:textId="77777777" w:rsidR="00285963" w:rsidRPr="00285963" w:rsidRDefault="00285963" w:rsidP="00104120">
            <w:pPr>
              <w:rPr>
                <w:rFonts w:ascii="Calibri" w:eastAsia="Microsoft YaHei UI" w:hAnsi="Calibri" w:cs="Calibri"/>
                <w:color w:val="000000"/>
                <w:sz w:val="16"/>
                <w:szCs w:val="16"/>
                <w:lang w:val="en-US" w:eastAsia="zh-CN"/>
              </w:rPr>
            </w:pPr>
            <w:r w:rsidRPr="00285963">
              <w:rPr>
                <w:rFonts w:ascii="Arial" w:eastAsia="Microsoft YaHei UI" w:hAnsi="Arial" w:cs="Arial"/>
                <w:b/>
                <w:bCs/>
                <w:color w:val="FFFFFF"/>
                <w:sz w:val="16"/>
                <w:szCs w:val="16"/>
                <w:lang w:val="en-US" w:eastAsia="zh-CN"/>
              </w:rPr>
              <w:t>RAN1 specification</w:t>
            </w:r>
          </w:p>
        </w:tc>
        <w:tc>
          <w:tcPr>
            <w:tcW w:w="939" w:type="dxa"/>
            <w:tcBorders>
              <w:top w:val="single" w:sz="8" w:space="0" w:color="auto"/>
              <w:left w:val="nil"/>
              <w:bottom w:val="single" w:sz="8" w:space="0" w:color="auto"/>
              <w:right w:val="single" w:sz="8" w:space="0" w:color="auto"/>
            </w:tcBorders>
            <w:shd w:val="clear" w:color="auto" w:fill="00B0F0"/>
            <w:tcMar>
              <w:top w:w="0" w:type="dxa"/>
              <w:left w:w="108" w:type="dxa"/>
              <w:bottom w:w="0" w:type="dxa"/>
              <w:right w:w="108" w:type="dxa"/>
            </w:tcMar>
            <w:vAlign w:val="center"/>
            <w:hideMark/>
          </w:tcPr>
          <w:p w14:paraId="3E26B054" w14:textId="77777777" w:rsidR="00285963" w:rsidRPr="00285963" w:rsidRDefault="00285963" w:rsidP="00104120">
            <w:pPr>
              <w:rPr>
                <w:rFonts w:ascii="Calibri" w:eastAsia="Microsoft YaHei UI" w:hAnsi="Calibri" w:cs="Calibri"/>
                <w:color w:val="000000"/>
                <w:sz w:val="16"/>
                <w:szCs w:val="16"/>
                <w:lang w:val="en-US" w:eastAsia="zh-CN"/>
              </w:rPr>
            </w:pPr>
            <w:r w:rsidRPr="00285963">
              <w:rPr>
                <w:rFonts w:ascii="Arial" w:eastAsia="Microsoft YaHei UI" w:hAnsi="Arial" w:cs="Arial"/>
                <w:b/>
                <w:bCs/>
                <w:color w:val="FFFFFF"/>
                <w:sz w:val="16"/>
                <w:szCs w:val="16"/>
                <w:lang w:val="en-US" w:eastAsia="zh-CN"/>
              </w:rPr>
              <w:t>Section</w:t>
            </w:r>
          </w:p>
        </w:tc>
        <w:tc>
          <w:tcPr>
            <w:tcW w:w="839" w:type="dxa"/>
            <w:tcBorders>
              <w:top w:val="single" w:sz="8" w:space="0" w:color="auto"/>
              <w:left w:val="nil"/>
              <w:bottom w:val="single" w:sz="8" w:space="0" w:color="auto"/>
              <w:right w:val="single" w:sz="8" w:space="0" w:color="auto"/>
            </w:tcBorders>
            <w:shd w:val="clear" w:color="auto" w:fill="00B0F0"/>
            <w:tcMar>
              <w:top w:w="0" w:type="dxa"/>
              <w:left w:w="108" w:type="dxa"/>
              <w:bottom w:w="0" w:type="dxa"/>
              <w:right w:w="108" w:type="dxa"/>
            </w:tcMar>
            <w:vAlign w:val="center"/>
            <w:hideMark/>
          </w:tcPr>
          <w:p w14:paraId="6D475A95" w14:textId="77777777" w:rsidR="00285963" w:rsidRPr="00285963" w:rsidRDefault="00285963" w:rsidP="00104120">
            <w:pPr>
              <w:rPr>
                <w:rFonts w:ascii="Calibri" w:eastAsia="Microsoft YaHei UI" w:hAnsi="Calibri" w:cs="Calibri"/>
                <w:color w:val="000000"/>
                <w:sz w:val="16"/>
                <w:szCs w:val="16"/>
                <w:lang w:val="en-US" w:eastAsia="zh-CN"/>
              </w:rPr>
            </w:pPr>
            <w:r w:rsidRPr="00285963">
              <w:rPr>
                <w:rFonts w:ascii="Arial" w:eastAsia="Microsoft YaHei UI" w:hAnsi="Arial" w:cs="Arial"/>
                <w:b/>
                <w:bCs/>
                <w:color w:val="FFFFFF"/>
                <w:sz w:val="16"/>
                <w:szCs w:val="16"/>
                <w:lang w:val="en-US" w:eastAsia="zh-CN"/>
              </w:rPr>
              <w:t>RAN2 Parant IE</w:t>
            </w:r>
          </w:p>
        </w:tc>
        <w:tc>
          <w:tcPr>
            <w:tcW w:w="922" w:type="dxa"/>
            <w:tcBorders>
              <w:top w:val="single" w:sz="8" w:space="0" w:color="auto"/>
              <w:left w:val="nil"/>
              <w:bottom w:val="single" w:sz="8" w:space="0" w:color="auto"/>
              <w:right w:val="single" w:sz="8" w:space="0" w:color="auto"/>
            </w:tcBorders>
            <w:shd w:val="clear" w:color="auto" w:fill="00B0F0"/>
            <w:tcMar>
              <w:top w:w="0" w:type="dxa"/>
              <w:left w:w="108" w:type="dxa"/>
              <w:bottom w:w="0" w:type="dxa"/>
              <w:right w:w="108" w:type="dxa"/>
            </w:tcMar>
            <w:vAlign w:val="center"/>
            <w:hideMark/>
          </w:tcPr>
          <w:p w14:paraId="656AFEB0" w14:textId="77777777" w:rsidR="00285963" w:rsidRPr="00285963" w:rsidRDefault="00285963" w:rsidP="00104120">
            <w:pPr>
              <w:rPr>
                <w:rFonts w:ascii="Calibri" w:eastAsia="Microsoft YaHei UI" w:hAnsi="Calibri" w:cs="Calibri"/>
                <w:color w:val="000000"/>
                <w:sz w:val="16"/>
                <w:szCs w:val="16"/>
                <w:lang w:val="en-US" w:eastAsia="zh-CN"/>
              </w:rPr>
            </w:pPr>
            <w:r w:rsidRPr="00285963">
              <w:rPr>
                <w:rFonts w:ascii="Arial" w:eastAsia="Microsoft YaHei UI" w:hAnsi="Arial" w:cs="Arial"/>
                <w:b/>
                <w:bCs/>
                <w:color w:val="FFFFFF"/>
                <w:sz w:val="16"/>
                <w:szCs w:val="16"/>
                <w:lang w:val="en-US" w:eastAsia="zh-CN"/>
              </w:rPr>
              <w:t>RAN2 ASN.1 name</w:t>
            </w:r>
          </w:p>
        </w:tc>
        <w:tc>
          <w:tcPr>
            <w:tcW w:w="1539" w:type="dxa"/>
            <w:tcBorders>
              <w:top w:val="single" w:sz="8" w:space="0" w:color="auto"/>
              <w:left w:val="nil"/>
              <w:bottom w:val="single" w:sz="8" w:space="0" w:color="auto"/>
              <w:right w:val="single" w:sz="8" w:space="0" w:color="auto"/>
            </w:tcBorders>
            <w:shd w:val="clear" w:color="auto" w:fill="00B0F0"/>
            <w:tcMar>
              <w:top w:w="0" w:type="dxa"/>
              <w:left w:w="108" w:type="dxa"/>
              <w:bottom w:w="0" w:type="dxa"/>
              <w:right w:w="108" w:type="dxa"/>
            </w:tcMar>
            <w:vAlign w:val="center"/>
            <w:hideMark/>
          </w:tcPr>
          <w:p w14:paraId="54B989D1" w14:textId="77777777" w:rsidR="00285963" w:rsidRPr="00285963" w:rsidRDefault="00285963" w:rsidP="00104120">
            <w:pPr>
              <w:rPr>
                <w:rFonts w:ascii="Calibri" w:eastAsia="Microsoft YaHei UI" w:hAnsi="Calibri" w:cs="Calibri"/>
                <w:color w:val="000000"/>
                <w:sz w:val="16"/>
                <w:szCs w:val="16"/>
                <w:lang w:val="en-US" w:eastAsia="zh-CN"/>
              </w:rPr>
            </w:pPr>
            <w:r w:rsidRPr="00285963">
              <w:rPr>
                <w:rFonts w:ascii="Arial" w:eastAsia="Microsoft YaHei UI" w:hAnsi="Arial" w:cs="Arial"/>
                <w:b/>
                <w:bCs/>
                <w:color w:val="FFFFFF"/>
                <w:sz w:val="16"/>
                <w:szCs w:val="16"/>
                <w:lang w:val="en-US" w:eastAsia="zh-CN"/>
              </w:rPr>
              <w:t>Parameter name in the spec</w:t>
            </w:r>
          </w:p>
        </w:tc>
        <w:tc>
          <w:tcPr>
            <w:tcW w:w="528" w:type="dxa"/>
            <w:tcBorders>
              <w:top w:val="single" w:sz="8" w:space="0" w:color="auto"/>
              <w:left w:val="nil"/>
              <w:bottom w:val="single" w:sz="8" w:space="0" w:color="auto"/>
              <w:right w:val="single" w:sz="8" w:space="0" w:color="auto"/>
            </w:tcBorders>
            <w:shd w:val="clear" w:color="auto" w:fill="00B0F0"/>
            <w:tcMar>
              <w:top w:w="0" w:type="dxa"/>
              <w:left w:w="108" w:type="dxa"/>
              <w:bottom w:w="0" w:type="dxa"/>
              <w:right w:w="108" w:type="dxa"/>
            </w:tcMar>
            <w:hideMark/>
          </w:tcPr>
          <w:p w14:paraId="6CE8F5A2" w14:textId="77777777" w:rsidR="00285963" w:rsidRPr="00285963" w:rsidRDefault="00285963" w:rsidP="00104120">
            <w:pPr>
              <w:rPr>
                <w:rFonts w:ascii="Calibri" w:eastAsia="Microsoft YaHei UI" w:hAnsi="Calibri" w:cs="Calibri"/>
                <w:color w:val="000000"/>
                <w:sz w:val="16"/>
                <w:szCs w:val="16"/>
                <w:lang w:val="en-US" w:eastAsia="zh-CN"/>
              </w:rPr>
            </w:pPr>
            <w:r w:rsidRPr="00285963">
              <w:rPr>
                <w:rFonts w:ascii="Arial" w:eastAsia="Microsoft YaHei UI" w:hAnsi="Arial" w:cs="Arial"/>
                <w:b/>
                <w:bCs/>
                <w:color w:val="FFFFFF"/>
                <w:sz w:val="16"/>
                <w:szCs w:val="16"/>
                <w:lang w:val="en-US" w:eastAsia="zh-CN"/>
              </w:rPr>
              <w:t> </w:t>
            </w:r>
          </w:p>
        </w:tc>
        <w:tc>
          <w:tcPr>
            <w:tcW w:w="1961" w:type="dxa"/>
            <w:tcBorders>
              <w:top w:val="single" w:sz="8" w:space="0" w:color="auto"/>
              <w:left w:val="nil"/>
              <w:bottom w:val="single" w:sz="8" w:space="0" w:color="auto"/>
              <w:right w:val="single" w:sz="8" w:space="0" w:color="auto"/>
            </w:tcBorders>
            <w:shd w:val="clear" w:color="auto" w:fill="00B0F0"/>
            <w:tcMar>
              <w:top w:w="0" w:type="dxa"/>
              <w:left w:w="108" w:type="dxa"/>
              <w:bottom w:w="0" w:type="dxa"/>
              <w:right w:w="108" w:type="dxa"/>
            </w:tcMar>
            <w:hideMark/>
          </w:tcPr>
          <w:p w14:paraId="40243878" w14:textId="77777777" w:rsidR="00285963" w:rsidRPr="00285963" w:rsidRDefault="00285963" w:rsidP="00104120">
            <w:pPr>
              <w:rPr>
                <w:rFonts w:ascii="Calibri" w:eastAsia="Microsoft YaHei UI" w:hAnsi="Calibri" w:cs="Calibri"/>
                <w:color w:val="000000"/>
                <w:sz w:val="16"/>
                <w:szCs w:val="16"/>
                <w:lang w:val="en-US" w:eastAsia="zh-CN"/>
              </w:rPr>
            </w:pPr>
            <w:r w:rsidRPr="00285963">
              <w:rPr>
                <w:rFonts w:ascii="Arial" w:eastAsia="Microsoft YaHei UI" w:hAnsi="Arial" w:cs="Arial"/>
                <w:b/>
                <w:bCs/>
                <w:color w:val="FFFFFF"/>
                <w:sz w:val="16"/>
                <w:szCs w:val="16"/>
                <w:lang w:val="en-US" w:eastAsia="zh-CN"/>
              </w:rPr>
              <w:t>Value range</w:t>
            </w:r>
          </w:p>
        </w:tc>
      </w:tr>
      <w:tr w:rsidR="00285963" w:rsidRPr="00285963" w14:paraId="127AAE64" w14:textId="77777777" w:rsidTr="005707EE">
        <w:trPr>
          <w:trHeight w:val="20"/>
        </w:trPr>
        <w:tc>
          <w:tcPr>
            <w:tcW w:w="1028"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AC24C7A" w14:textId="77777777" w:rsidR="00285963" w:rsidRPr="00285963" w:rsidRDefault="00285963" w:rsidP="00104120">
            <w:pPr>
              <w:rPr>
                <w:rFonts w:ascii="Calibri" w:eastAsia="Microsoft YaHei UI" w:hAnsi="Calibri" w:cs="Calibri"/>
                <w:color w:val="000000"/>
                <w:sz w:val="16"/>
                <w:szCs w:val="16"/>
                <w:lang w:val="en-US" w:eastAsia="zh-CN"/>
              </w:rPr>
            </w:pPr>
            <w:r w:rsidRPr="00285963">
              <w:rPr>
                <w:rFonts w:ascii="Arial" w:eastAsia="Microsoft YaHei UI" w:hAnsi="Arial" w:cs="Arial"/>
                <w:color w:val="000000"/>
                <w:sz w:val="16"/>
                <w:szCs w:val="16"/>
                <w:lang w:val="en-US" w:eastAsia="zh-CN"/>
              </w:rPr>
              <w:t>NR_DSS</w:t>
            </w:r>
          </w:p>
        </w:tc>
        <w:tc>
          <w:tcPr>
            <w:tcW w:w="88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AFCD397" w14:textId="77777777" w:rsidR="00285963" w:rsidRPr="00285963" w:rsidRDefault="00285963" w:rsidP="00104120">
            <w:pPr>
              <w:rPr>
                <w:rFonts w:ascii="Calibri" w:eastAsia="Microsoft YaHei UI" w:hAnsi="Calibri" w:cs="Calibri"/>
                <w:color w:val="000000"/>
                <w:sz w:val="16"/>
                <w:szCs w:val="16"/>
                <w:lang w:val="en-US" w:eastAsia="zh-CN"/>
              </w:rPr>
            </w:pPr>
            <w:r w:rsidRPr="00285963">
              <w:rPr>
                <w:rFonts w:ascii="Arial" w:eastAsia="Microsoft YaHei UI" w:hAnsi="Arial" w:cs="Arial"/>
                <w:color w:val="000000"/>
                <w:sz w:val="16"/>
                <w:szCs w:val="16"/>
                <w:lang w:val="en-US" w:eastAsia="zh-CN"/>
              </w:rPr>
              <w:t>CCS from Scell to Pcell)</w:t>
            </w:r>
          </w:p>
        </w:tc>
        <w:tc>
          <w:tcPr>
            <w:tcW w:w="143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104E1795" w14:textId="77777777" w:rsidR="00285963" w:rsidRPr="00285963" w:rsidRDefault="00285963" w:rsidP="00104120">
            <w:pPr>
              <w:rPr>
                <w:rFonts w:ascii="Calibri" w:eastAsia="Microsoft YaHei UI" w:hAnsi="Calibri" w:cs="Calibri"/>
                <w:color w:val="000000"/>
                <w:sz w:val="16"/>
                <w:szCs w:val="16"/>
                <w:lang w:val="en-US" w:eastAsia="zh-CN"/>
              </w:rPr>
            </w:pPr>
            <w:r w:rsidRPr="00285963">
              <w:rPr>
                <w:rFonts w:ascii="Arial" w:eastAsia="Microsoft YaHei UI" w:hAnsi="Arial" w:cs="Arial"/>
                <w:color w:val="000000"/>
                <w:sz w:val="16"/>
                <w:szCs w:val="16"/>
                <w:lang w:val="en-US" w:eastAsia="zh-CN"/>
              </w:rPr>
              <w:t>38.213</w:t>
            </w:r>
          </w:p>
        </w:tc>
        <w:tc>
          <w:tcPr>
            <w:tcW w:w="93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1EEB6CCC" w14:textId="77777777" w:rsidR="00285963" w:rsidRPr="00285963" w:rsidRDefault="00285963" w:rsidP="00104120">
            <w:pPr>
              <w:rPr>
                <w:rFonts w:ascii="Calibri" w:eastAsia="Microsoft YaHei UI" w:hAnsi="Calibri" w:cs="Calibri"/>
                <w:color w:val="000000"/>
                <w:sz w:val="16"/>
                <w:szCs w:val="16"/>
                <w:lang w:val="en-US" w:eastAsia="zh-CN"/>
              </w:rPr>
            </w:pPr>
            <w:r w:rsidRPr="00285963">
              <w:rPr>
                <w:rFonts w:ascii="Arial" w:eastAsia="Microsoft YaHei UI" w:hAnsi="Arial" w:cs="Arial"/>
                <w:color w:val="000000"/>
                <w:sz w:val="16"/>
                <w:szCs w:val="16"/>
                <w:lang w:val="en-US" w:eastAsia="zh-CN"/>
              </w:rPr>
              <w:t>10.1.1</w:t>
            </w:r>
          </w:p>
        </w:tc>
        <w:tc>
          <w:tcPr>
            <w:tcW w:w="83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8B99464" w14:textId="77777777" w:rsidR="00285963" w:rsidRPr="00285963" w:rsidRDefault="00285963" w:rsidP="00104120">
            <w:pPr>
              <w:rPr>
                <w:rFonts w:ascii="Calibri" w:eastAsia="Microsoft YaHei UI" w:hAnsi="Calibri" w:cs="Calibri"/>
                <w:color w:val="000000"/>
                <w:sz w:val="16"/>
                <w:szCs w:val="16"/>
                <w:lang w:val="en-US" w:eastAsia="zh-CN"/>
              </w:rPr>
            </w:pPr>
            <w:r w:rsidRPr="00285963">
              <w:rPr>
                <w:rFonts w:ascii="Arial" w:eastAsia="Microsoft YaHei UI" w:hAnsi="Arial" w:cs="Arial"/>
                <w:color w:val="000000"/>
                <w:sz w:val="16"/>
                <w:szCs w:val="16"/>
                <w:lang w:val="en-US" w:eastAsia="zh-CN"/>
              </w:rPr>
              <w:t> </w:t>
            </w:r>
          </w:p>
        </w:tc>
        <w:tc>
          <w:tcPr>
            <w:tcW w:w="922"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127EA8B5" w14:textId="77777777" w:rsidR="00285963" w:rsidRPr="00285963" w:rsidRDefault="00285963" w:rsidP="00104120">
            <w:pPr>
              <w:rPr>
                <w:rFonts w:ascii="Calibri" w:eastAsia="Microsoft YaHei UI" w:hAnsi="Calibri" w:cs="Calibri"/>
                <w:color w:val="000000"/>
                <w:sz w:val="16"/>
                <w:szCs w:val="16"/>
                <w:lang w:val="en-US" w:eastAsia="zh-CN"/>
              </w:rPr>
            </w:pPr>
            <w:r w:rsidRPr="00285963">
              <w:rPr>
                <w:rFonts w:ascii="Arial" w:eastAsia="Microsoft YaHei UI" w:hAnsi="Arial" w:cs="Arial"/>
                <w:color w:val="000000"/>
                <w:sz w:val="16"/>
                <w:szCs w:val="16"/>
                <w:lang w:val="en-US" w:eastAsia="zh-CN"/>
              </w:rPr>
              <w:t> </w:t>
            </w:r>
          </w:p>
        </w:tc>
        <w:tc>
          <w:tcPr>
            <w:tcW w:w="1539"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01ADC35" w14:textId="77777777" w:rsidR="00285963" w:rsidRPr="00285963" w:rsidRDefault="00285963" w:rsidP="00104120">
            <w:pPr>
              <w:rPr>
                <w:rFonts w:ascii="Calibri" w:eastAsia="Microsoft YaHei UI" w:hAnsi="Calibri" w:cs="Calibri"/>
                <w:color w:val="000000"/>
                <w:sz w:val="16"/>
                <w:szCs w:val="16"/>
                <w:lang w:val="en-US" w:eastAsia="zh-CN"/>
              </w:rPr>
            </w:pPr>
            <w:r w:rsidRPr="00285963">
              <w:rPr>
                <w:rFonts w:ascii="Arial" w:eastAsia="Microsoft YaHei UI" w:hAnsi="Arial" w:cs="Arial"/>
                <w:color w:val="000000"/>
                <w:sz w:val="16"/>
                <w:szCs w:val="16"/>
                <w:lang w:val="en-US" w:eastAsia="zh-CN"/>
              </w:rPr>
              <w:t>PCell-CCSBDscaling</w:t>
            </w:r>
          </w:p>
        </w:tc>
        <w:tc>
          <w:tcPr>
            <w:tcW w:w="5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17E966D" w14:textId="77777777" w:rsidR="00285963" w:rsidRPr="00285963" w:rsidRDefault="00285963" w:rsidP="00104120">
            <w:pPr>
              <w:rPr>
                <w:rFonts w:ascii="Calibri" w:eastAsia="Microsoft YaHei UI" w:hAnsi="Calibri" w:cs="Calibri"/>
                <w:color w:val="000000"/>
                <w:sz w:val="16"/>
                <w:szCs w:val="16"/>
                <w:lang w:val="en-US" w:eastAsia="zh-CN"/>
              </w:rPr>
            </w:pPr>
            <w:r w:rsidRPr="00285963">
              <w:rPr>
                <w:rFonts w:ascii="Arial" w:eastAsia="Microsoft YaHei UI" w:hAnsi="Arial" w:cs="Arial"/>
                <w:b/>
                <w:bCs/>
                <w:color w:val="000000"/>
                <w:sz w:val="16"/>
                <w:szCs w:val="16"/>
                <w:lang w:val="en-US" w:eastAsia="zh-CN"/>
              </w:rPr>
              <w:t>…..</w:t>
            </w:r>
          </w:p>
        </w:tc>
        <w:tc>
          <w:tcPr>
            <w:tcW w:w="19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05D9DC7" w14:textId="77777777" w:rsidR="00285963" w:rsidRPr="00285963" w:rsidRDefault="00285963" w:rsidP="00104120">
            <w:pPr>
              <w:rPr>
                <w:rFonts w:ascii="Calibri" w:eastAsia="Microsoft YaHei UI" w:hAnsi="Calibri" w:cs="Calibri"/>
                <w:color w:val="000000"/>
                <w:sz w:val="16"/>
                <w:szCs w:val="16"/>
                <w:lang w:val="en-US" w:eastAsia="zh-CN"/>
              </w:rPr>
            </w:pPr>
            <w:r w:rsidRPr="00285963">
              <w:rPr>
                <w:rFonts w:ascii="Arial" w:eastAsia="Microsoft YaHei UI" w:hAnsi="Arial" w:cs="Arial"/>
                <w:color w:val="000000"/>
                <w:sz w:val="16"/>
                <w:szCs w:val="16"/>
                <w:lang w:val="en-US" w:eastAsia="zh-CN"/>
              </w:rPr>
              <w:t>8 values </w:t>
            </w:r>
            <w:r w:rsidRPr="00285963">
              <w:rPr>
                <w:rFonts w:ascii="Arial" w:eastAsia="Microsoft YaHei UI" w:hAnsi="Arial" w:cs="Arial"/>
                <w:strike/>
                <w:color w:val="FF0000"/>
                <w:sz w:val="16"/>
                <w:szCs w:val="16"/>
                <w:lang w:val="en-US" w:eastAsia="zh-CN"/>
              </w:rPr>
              <w:t>between zero and one. Exact values TBD</w:t>
            </w:r>
            <w:r w:rsidRPr="00285963">
              <w:rPr>
                <w:rFonts w:ascii="Arial" w:eastAsia="Microsoft YaHei UI" w:hAnsi="Arial" w:cs="Arial"/>
                <w:color w:val="000000"/>
                <w:sz w:val="16"/>
                <w:szCs w:val="16"/>
                <w:lang w:val="en-US" w:eastAsia="zh-CN"/>
              </w:rPr>
              <w:br/>
            </w:r>
            <w:r w:rsidRPr="00285963">
              <w:rPr>
                <w:rFonts w:ascii="Arial" w:eastAsia="Microsoft YaHei UI" w:hAnsi="Arial" w:cs="Arial"/>
                <w:color w:val="FF0000"/>
                <w:sz w:val="16"/>
                <w:szCs w:val="16"/>
                <w:lang w:val="en-US" w:eastAsia="zh-CN"/>
              </w:rPr>
              <w:t>{1/7, 3/14, 2/7, 3/7, 1/2, 5/7, 4/7, reserved}</w:t>
            </w:r>
          </w:p>
        </w:tc>
      </w:tr>
    </w:tbl>
    <w:p w14:paraId="0780F6AB" w14:textId="77777777" w:rsidR="00285963" w:rsidRPr="009833C0" w:rsidRDefault="00285963" w:rsidP="00285963">
      <w:pPr>
        <w:rPr>
          <w:highlight w:val="cyan"/>
          <w:lang w:val="en-US" w:eastAsia="x-none"/>
        </w:rPr>
      </w:pPr>
    </w:p>
    <w:p w14:paraId="75485E75" w14:textId="77777777" w:rsidR="00285963" w:rsidRDefault="00285963" w:rsidP="00CF30EE"/>
    <w:p w14:paraId="11E8872E" w14:textId="3D1F227D" w:rsidR="00CF30EE" w:rsidRDefault="002328C4" w:rsidP="00CF30EE">
      <w:hyperlink r:id="rId2109" w:history="1">
        <w:r w:rsidR="004371F4">
          <w:rPr>
            <w:rStyle w:val="Hyperlink"/>
          </w:rPr>
          <w:t>R1-2202940</w:t>
        </w:r>
      </w:hyperlink>
      <w:r w:rsidR="00285963" w:rsidRPr="00285963">
        <w:tab/>
        <w:t>Summary of RAN1 agreements for Rel17 NR DSS WI</w:t>
      </w:r>
      <w:r w:rsidR="00285963" w:rsidRPr="00285963">
        <w:tab/>
        <w:t>WI rapporteur (Ericsson)</w:t>
      </w:r>
    </w:p>
    <w:p w14:paraId="5AA4245B" w14:textId="552FCB44" w:rsidR="00285963" w:rsidRDefault="00285963" w:rsidP="00CF30EE"/>
    <w:p w14:paraId="2595CF8A" w14:textId="77777777" w:rsidR="00573B40" w:rsidRDefault="00573B40" w:rsidP="00CF30EE"/>
    <w:p w14:paraId="36F40BB3" w14:textId="77777777" w:rsidR="00CF30EE" w:rsidRPr="00E0221A" w:rsidRDefault="006B480F" w:rsidP="006B480F">
      <w:pPr>
        <w:rPr>
          <w:lang w:eastAsia="x-none"/>
        </w:rPr>
      </w:pPr>
      <w:r w:rsidRPr="00E0221A">
        <w:rPr>
          <w:lang w:eastAsia="x-none"/>
        </w:rPr>
        <w:t xml:space="preserve">[108-e-R17-RRC-NR-DC] </w:t>
      </w:r>
      <w:r w:rsidR="00CF30EE" w:rsidRPr="00E0221A">
        <w:t xml:space="preserve">– </w:t>
      </w:r>
      <w:r w:rsidR="00CF30EE" w:rsidRPr="00E0221A">
        <w:rPr>
          <w:lang w:eastAsia="x-none"/>
        </w:rPr>
        <w:t>Frank (Huawei)</w:t>
      </w:r>
    </w:p>
    <w:p w14:paraId="441A676F" w14:textId="70A9A38B" w:rsidR="006B480F" w:rsidRPr="00E0221A" w:rsidRDefault="006B480F" w:rsidP="006B480F">
      <w:r w:rsidRPr="00E0221A">
        <w:rPr>
          <w:lang w:eastAsia="x-none"/>
        </w:rPr>
        <w:t>Email discussion on Rel-17 RRC parameters for LTE_NR_DC_enh2</w:t>
      </w:r>
    </w:p>
    <w:p w14:paraId="43FED3AF" w14:textId="77777777" w:rsidR="006B480F" w:rsidRPr="00E0221A" w:rsidRDefault="006B480F" w:rsidP="006D10BC">
      <w:pPr>
        <w:numPr>
          <w:ilvl w:val="0"/>
          <w:numId w:val="60"/>
        </w:numPr>
        <w:rPr>
          <w:lang w:eastAsia="x-none"/>
        </w:rPr>
      </w:pPr>
      <w:r w:rsidRPr="00E0221A">
        <w:rPr>
          <w:rFonts w:hint="eastAsia"/>
          <w:lang w:eastAsia="x-none"/>
        </w:rPr>
        <w:t>1</w:t>
      </w:r>
      <w:r w:rsidRPr="00E0221A">
        <w:rPr>
          <w:rFonts w:hint="eastAsia"/>
          <w:vertAlign w:val="superscript"/>
          <w:lang w:eastAsia="x-none"/>
        </w:rPr>
        <w:t>st</w:t>
      </w:r>
      <w:r w:rsidRPr="00E0221A">
        <w:rPr>
          <w:rFonts w:hint="eastAsia"/>
          <w:lang w:eastAsia="x-none"/>
        </w:rPr>
        <w:t xml:space="preserve"> check point</w:t>
      </w:r>
      <w:r w:rsidRPr="00E0221A">
        <w:t xml:space="preserve"> for first LS in </w:t>
      </w:r>
      <w:r w:rsidRPr="00E0221A">
        <w:rPr>
          <w:lang w:eastAsia="x-none"/>
        </w:rPr>
        <w:t>[108-e-R17-RRC]: February 24</w:t>
      </w:r>
    </w:p>
    <w:p w14:paraId="34748347" w14:textId="63EB8FD3" w:rsidR="006B480F" w:rsidRDefault="006B480F" w:rsidP="006B480F">
      <w:pPr>
        <w:numPr>
          <w:ilvl w:val="0"/>
          <w:numId w:val="60"/>
        </w:numPr>
        <w:rPr>
          <w:lang w:eastAsia="x-none"/>
        </w:rPr>
      </w:pPr>
      <w:r w:rsidRPr="00E0221A">
        <w:rPr>
          <w:lang w:eastAsia="x-none"/>
        </w:rPr>
        <w:t>Final</w:t>
      </w:r>
      <w:r w:rsidRPr="00E0221A">
        <w:rPr>
          <w:rFonts w:hint="eastAsia"/>
          <w:lang w:eastAsia="x-none"/>
        </w:rPr>
        <w:t xml:space="preserve"> check point</w:t>
      </w:r>
      <w:r w:rsidRPr="00E0221A">
        <w:rPr>
          <w:lang w:eastAsia="x-none"/>
        </w:rPr>
        <w:t xml:space="preserve"> for second LS in [108-e-R17-RRC] if necessary</w:t>
      </w:r>
      <w:r w:rsidRPr="00E0221A">
        <w:rPr>
          <w:rFonts w:hint="eastAsia"/>
          <w:lang w:eastAsia="x-none"/>
        </w:rPr>
        <w:t xml:space="preserve">: </w:t>
      </w:r>
      <w:r w:rsidRPr="00E0221A">
        <w:t>March 3</w:t>
      </w:r>
    </w:p>
    <w:p w14:paraId="3A2F7687" w14:textId="38A13D0B" w:rsidR="00E0221A" w:rsidRPr="00E0221A" w:rsidRDefault="00E0221A" w:rsidP="00E0221A">
      <w:pPr>
        <w:rPr>
          <w:lang w:eastAsia="x-none"/>
        </w:rPr>
      </w:pPr>
      <w:r w:rsidRPr="002B6A56">
        <w:t xml:space="preserve">The thread </w:t>
      </w:r>
      <w:r>
        <w:t>[</w:t>
      </w:r>
      <w:r w:rsidRPr="002B6A56">
        <w:t>10</w:t>
      </w:r>
      <w:r>
        <w:t>8</w:t>
      </w:r>
      <w:r w:rsidRPr="002B6A56">
        <w:t>-e-R17-RRC</w:t>
      </w:r>
      <w:r w:rsidR="00573B40" w:rsidRPr="00E0221A">
        <w:rPr>
          <w:lang w:eastAsia="x-none"/>
        </w:rPr>
        <w:t>-NR-DC</w:t>
      </w:r>
      <w:r>
        <w:t>]</w:t>
      </w:r>
      <w:r w:rsidRPr="002B6A56">
        <w:t xml:space="preserve"> was not kicked off</w:t>
      </w:r>
      <w:r>
        <w:t>.</w:t>
      </w:r>
      <w:r w:rsidR="00573B40">
        <w:t xml:space="preserve"> See under 8.13.2.</w:t>
      </w:r>
    </w:p>
    <w:p w14:paraId="6156320C" w14:textId="77777777" w:rsidR="006B480F" w:rsidRDefault="006B480F" w:rsidP="006128C0">
      <w:pPr>
        <w:pStyle w:val="Heading3"/>
      </w:pPr>
      <w:bookmarkStart w:id="308" w:name="_Toc95481828"/>
      <w:bookmarkStart w:id="309" w:name="_Toc98334467"/>
      <w:r w:rsidRPr="00540963">
        <w:t>Cross-carrier scheduling (from Scell to Pcell)</w:t>
      </w:r>
      <w:bookmarkEnd w:id="308"/>
      <w:bookmarkEnd w:id="309"/>
    </w:p>
    <w:p w14:paraId="7CF282AD" w14:textId="2038E479" w:rsidR="006B480F" w:rsidRDefault="002328C4" w:rsidP="006B480F">
      <w:pPr>
        <w:rPr>
          <w:lang w:eastAsia="x-none"/>
        </w:rPr>
      </w:pPr>
      <w:hyperlink r:id="rId2110" w:history="1">
        <w:r w:rsidR="004371F4">
          <w:rPr>
            <w:rStyle w:val="Hyperlink"/>
            <w:lang w:eastAsia="x-none"/>
          </w:rPr>
          <w:t>R1-2200914</w:t>
        </w:r>
      </w:hyperlink>
      <w:r w:rsidR="006B480F">
        <w:rPr>
          <w:lang w:eastAsia="x-none"/>
        </w:rPr>
        <w:tab/>
        <w:t>Discussion on PDCCH scheduling from Scell</w:t>
      </w:r>
      <w:r w:rsidR="006B480F">
        <w:rPr>
          <w:lang w:eastAsia="x-none"/>
        </w:rPr>
        <w:tab/>
        <w:t>Huawei, HiSilicon</w:t>
      </w:r>
    </w:p>
    <w:p w14:paraId="7E8C2FD0" w14:textId="080921E4" w:rsidR="006B480F" w:rsidRDefault="002328C4" w:rsidP="006B480F">
      <w:pPr>
        <w:rPr>
          <w:lang w:eastAsia="x-none"/>
        </w:rPr>
      </w:pPr>
      <w:hyperlink r:id="rId2111" w:history="1">
        <w:r w:rsidR="004371F4">
          <w:rPr>
            <w:rStyle w:val="Hyperlink"/>
            <w:lang w:eastAsia="x-none"/>
          </w:rPr>
          <w:t>R1-2201118</w:t>
        </w:r>
      </w:hyperlink>
      <w:r w:rsidR="006B480F">
        <w:rPr>
          <w:lang w:eastAsia="x-none"/>
        </w:rPr>
        <w:tab/>
        <w:t>Remaining issues on Scell scheduling Pcell</w:t>
      </w:r>
      <w:r w:rsidR="006B480F">
        <w:rPr>
          <w:lang w:eastAsia="x-none"/>
        </w:rPr>
        <w:tab/>
        <w:t>vivo</w:t>
      </w:r>
    </w:p>
    <w:p w14:paraId="63134043" w14:textId="5014C90B" w:rsidR="006B480F" w:rsidRDefault="002328C4" w:rsidP="006B480F">
      <w:pPr>
        <w:rPr>
          <w:lang w:eastAsia="x-none"/>
        </w:rPr>
      </w:pPr>
      <w:hyperlink r:id="rId2112" w:history="1">
        <w:r w:rsidR="004371F4">
          <w:rPr>
            <w:rStyle w:val="Hyperlink"/>
            <w:lang w:eastAsia="x-none"/>
          </w:rPr>
          <w:t>R1-2201174</w:t>
        </w:r>
      </w:hyperlink>
      <w:r w:rsidR="006B480F">
        <w:rPr>
          <w:lang w:eastAsia="x-none"/>
        </w:rPr>
        <w:tab/>
        <w:t>Maintenance of  Cross-Carrier Scheduling from SCell to PCell</w:t>
      </w:r>
      <w:r w:rsidR="006B480F">
        <w:rPr>
          <w:lang w:eastAsia="x-none"/>
        </w:rPr>
        <w:tab/>
        <w:t>ZTE</w:t>
      </w:r>
    </w:p>
    <w:p w14:paraId="7495345C" w14:textId="1A3BA5DA" w:rsidR="006B480F" w:rsidRDefault="002328C4" w:rsidP="006B480F">
      <w:pPr>
        <w:rPr>
          <w:lang w:eastAsia="x-none"/>
        </w:rPr>
      </w:pPr>
      <w:hyperlink r:id="rId2113" w:history="1">
        <w:r w:rsidR="004371F4">
          <w:rPr>
            <w:rStyle w:val="Hyperlink"/>
            <w:lang w:eastAsia="x-none"/>
          </w:rPr>
          <w:t>R1-2201298</w:t>
        </w:r>
      </w:hyperlink>
      <w:r w:rsidR="006B480F">
        <w:rPr>
          <w:lang w:eastAsia="x-none"/>
        </w:rPr>
        <w:tab/>
        <w:t>Discussion on cross-carrier scheduling from SCell to PCell</w:t>
      </w:r>
      <w:r w:rsidR="006B480F">
        <w:rPr>
          <w:lang w:eastAsia="x-none"/>
        </w:rPr>
        <w:tab/>
        <w:t>OPPO</w:t>
      </w:r>
    </w:p>
    <w:p w14:paraId="1B06AE73" w14:textId="20E0BB41" w:rsidR="006B480F" w:rsidRDefault="002328C4" w:rsidP="006B480F">
      <w:pPr>
        <w:rPr>
          <w:lang w:eastAsia="x-none"/>
        </w:rPr>
      </w:pPr>
      <w:hyperlink r:id="rId2114" w:history="1">
        <w:r w:rsidR="004371F4">
          <w:rPr>
            <w:rStyle w:val="Hyperlink"/>
            <w:lang w:eastAsia="x-none"/>
          </w:rPr>
          <w:t>R1-2201499</w:t>
        </w:r>
      </w:hyperlink>
      <w:r w:rsidR="006B480F">
        <w:rPr>
          <w:lang w:eastAsia="x-none"/>
        </w:rPr>
        <w:tab/>
        <w:t>Remaining issues on cross-carrier scheduling enhancements for NR DSS</w:t>
      </w:r>
      <w:r w:rsidR="006B480F">
        <w:rPr>
          <w:lang w:eastAsia="x-none"/>
        </w:rPr>
        <w:tab/>
        <w:t>NTT DOCOMO, INC.</w:t>
      </w:r>
    </w:p>
    <w:p w14:paraId="6A5F4386" w14:textId="1BB97697" w:rsidR="006B480F" w:rsidRDefault="002328C4" w:rsidP="006B480F">
      <w:pPr>
        <w:rPr>
          <w:lang w:eastAsia="x-none"/>
        </w:rPr>
      </w:pPr>
      <w:hyperlink r:id="rId2115" w:history="1">
        <w:r w:rsidR="004371F4">
          <w:rPr>
            <w:rStyle w:val="Hyperlink"/>
            <w:lang w:eastAsia="x-none"/>
          </w:rPr>
          <w:t>R1-2201720</w:t>
        </w:r>
      </w:hyperlink>
      <w:r w:rsidR="006B480F">
        <w:rPr>
          <w:lang w:eastAsia="x-none"/>
        </w:rPr>
        <w:tab/>
        <w:t>On SCell scheduling PCell transmissions</w:t>
      </w:r>
      <w:r w:rsidR="006B480F">
        <w:rPr>
          <w:lang w:eastAsia="x-none"/>
        </w:rPr>
        <w:tab/>
        <w:t>Intel Corporation</w:t>
      </w:r>
    </w:p>
    <w:p w14:paraId="63AE4C09" w14:textId="091B4AFE" w:rsidR="006B480F" w:rsidRDefault="002328C4" w:rsidP="006B480F">
      <w:pPr>
        <w:rPr>
          <w:lang w:eastAsia="x-none"/>
        </w:rPr>
      </w:pPr>
      <w:hyperlink r:id="rId2116" w:history="1">
        <w:r w:rsidR="004371F4">
          <w:rPr>
            <w:rStyle w:val="Hyperlink"/>
            <w:lang w:eastAsia="x-none"/>
          </w:rPr>
          <w:t>R1-2201721</w:t>
        </w:r>
      </w:hyperlink>
      <w:r w:rsidR="006B480F">
        <w:rPr>
          <w:lang w:eastAsia="x-none"/>
        </w:rPr>
        <w:tab/>
        <w:t>On efficient activation/de-activation for SCells</w:t>
      </w:r>
      <w:r w:rsidR="006B480F">
        <w:rPr>
          <w:lang w:eastAsia="x-none"/>
        </w:rPr>
        <w:tab/>
        <w:t>Intel Corporation</w:t>
      </w:r>
    </w:p>
    <w:p w14:paraId="30A7E5BD" w14:textId="1ECAA86C" w:rsidR="006B480F" w:rsidRDefault="002328C4" w:rsidP="006B480F">
      <w:pPr>
        <w:rPr>
          <w:lang w:eastAsia="x-none"/>
        </w:rPr>
      </w:pPr>
      <w:hyperlink r:id="rId2117" w:history="1">
        <w:r w:rsidR="004371F4">
          <w:rPr>
            <w:rStyle w:val="Hyperlink"/>
            <w:lang w:eastAsia="x-none"/>
          </w:rPr>
          <w:t>R1-2201879</w:t>
        </w:r>
      </w:hyperlink>
      <w:r w:rsidR="006B480F">
        <w:rPr>
          <w:lang w:eastAsia="x-none"/>
        </w:rPr>
        <w:tab/>
        <w:t>Remaining issues on cross-carrier scheduling from SCell to PCell</w:t>
      </w:r>
      <w:r w:rsidR="006B480F">
        <w:rPr>
          <w:lang w:eastAsia="x-none"/>
        </w:rPr>
        <w:tab/>
        <w:t>CMCC</w:t>
      </w:r>
    </w:p>
    <w:p w14:paraId="34254FCA" w14:textId="37C2C347" w:rsidR="006B480F" w:rsidRDefault="002328C4" w:rsidP="006B480F">
      <w:pPr>
        <w:rPr>
          <w:lang w:eastAsia="x-none"/>
        </w:rPr>
      </w:pPr>
      <w:hyperlink r:id="rId2118" w:history="1">
        <w:r w:rsidR="004371F4">
          <w:rPr>
            <w:rStyle w:val="Hyperlink"/>
            <w:lang w:eastAsia="x-none"/>
          </w:rPr>
          <w:t>R1-2201935</w:t>
        </w:r>
      </w:hyperlink>
      <w:r w:rsidR="006B480F">
        <w:rPr>
          <w:lang w:eastAsia="x-none"/>
        </w:rPr>
        <w:tab/>
        <w:t>Remaining issues on cross-carrier scheduling from SCell to PCell</w:t>
      </w:r>
      <w:r w:rsidR="006B480F">
        <w:rPr>
          <w:lang w:eastAsia="x-none"/>
        </w:rPr>
        <w:tab/>
        <w:t>Xiaomi</w:t>
      </w:r>
    </w:p>
    <w:p w14:paraId="1672C0D7" w14:textId="4EC64ACA" w:rsidR="006B480F" w:rsidRDefault="002328C4" w:rsidP="006B480F">
      <w:pPr>
        <w:rPr>
          <w:lang w:eastAsia="x-none"/>
        </w:rPr>
      </w:pPr>
      <w:hyperlink r:id="rId2119" w:history="1">
        <w:r w:rsidR="004371F4">
          <w:rPr>
            <w:rStyle w:val="Hyperlink"/>
            <w:lang w:eastAsia="x-none"/>
          </w:rPr>
          <w:t>R1-2202037</w:t>
        </w:r>
      </w:hyperlink>
      <w:r w:rsidR="006B480F">
        <w:rPr>
          <w:lang w:eastAsia="x-none"/>
        </w:rPr>
        <w:tab/>
        <w:t>Remaining details of cross-carrier scheduling from SCell to PCell</w:t>
      </w:r>
      <w:r w:rsidR="006B480F">
        <w:rPr>
          <w:lang w:eastAsia="x-none"/>
        </w:rPr>
        <w:tab/>
        <w:t>Samsung</w:t>
      </w:r>
    </w:p>
    <w:p w14:paraId="4B5CC462" w14:textId="35D83DAE" w:rsidR="006B480F" w:rsidRDefault="002328C4" w:rsidP="006B480F">
      <w:pPr>
        <w:rPr>
          <w:lang w:eastAsia="x-none"/>
        </w:rPr>
      </w:pPr>
      <w:hyperlink r:id="rId2120" w:history="1">
        <w:r w:rsidR="004371F4">
          <w:rPr>
            <w:rStyle w:val="Hyperlink"/>
            <w:lang w:eastAsia="x-none"/>
          </w:rPr>
          <w:t>R1-2202052</w:t>
        </w:r>
      </w:hyperlink>
      <w:r w:rsidR="006B480F">
        <w:rPr>
          <w:lang w:eastAsia="x-none"/>
        </w:rPr>
        <w:tab/>
        <w:t>On Cross-Carrier Scheduling from sSCell to P(S)Cell</w:t>
      </w:r>
      <w:r w:rsidR="006B480F">
        <w:rPr>
          <w:lang w:eastAsia="x-none"/>
        </w:rPr>
        <w:tab/>
        <w:t>MediaTek Inc.</w:t>
      </w:r>
    </w:p>
    <w:p w14:paraId="40E6B9FF" w14:textId="69D1EF87" w:rsidR="006B480F" w:rsidRDefault="002328C4" w:rsidP="006B480F">
      <w:pPr>
        <w:rPr>
          <w:lang w:eastAsia="x-none"/>
        </w:rPr>
      </w:pPr>
      <w:hyperlink r:id="rId2121" w:history="1">
        <w:r w:rsidR="004371F4">
          <w:rPr>
            <w:rStyle w:val="Hyperlink"/>
            <w:lang w:eastAsia="x-none"/>
          </w:rPr>
          <w:t>R1-2202091</w:t>
        </w:r>
      </w:hyperlink>
      <w:r w:rsidR="006B480F">
        <w:rPr>
          <w:lang w:eastAsia="x-none"/>
        </w:rPr>
        <w:tab/>
        <w:t>Cross-carrier scheduling (from Scell to Pcell)</w:t>
      </w:r>
      <w:r w:rsidR="006B480F">
        <w:rPr>
          <w:lang w:eastAsia="x-none"/>
        </w:rPr>
        <w:tab/>
        <w:t>Lenovo</w:t>
      </w:r>
    </w:p>
    <w:p w14:paraId="6E7A2FAB" w14:textId="0B37396E" w:rsidR="006B480F" w:rsidRDefault="002328C4" w:rsidP="006B480F">
      <w:pPr>
        <w:rPr>
          <w:lang w:eastAsia="x-none"/>
        </w:rPr>
      </w:pPr>
      <w:hyperlink r:id="rId2122" w:history="1">
        <w:r w:rsidR="004371F4">
          <w:rPr>
            <w:rStyle w:val="Hyperlink"/>
            <w:lang w:eastAsia="x-none"/>
          </w:rPr>
          <w:t>R1-2202163</w:t>
        </w:r>
      </w:hyperlink>
      <w:r w:rsidR="006B480F">
        <w:rPr>
          <w:lang w:eastAsia="x-none"/>
        </w:rPr>
        <w:tab/>
        <w:t>Cross-carrier scheduling from an SCell to the PCell/PSCell</w:t>
      </w:r>
      <w:r w:rsidR="006B480F">
        <w:rPr>
          <w:lang w:eastAsia="x-none"/>
        </w:rPr>
        <w:tab/>
        <w:t>Qualcomm Incorporated</w:t>
      </w:r>
    </w:p>
    <w:p w14:paraId="6083B0A0" w14:textId="61A028E0" w:rsidR="006B480F" w:rsidRPr="00D9582C" w:rsidRDefault="002328C4" w:rsidP="006B480F">
      <w:pPr>
        <w:rPr>
          <w:b/>
          <w:bCs/>
          <w:lang w:eastAsia="x-none"/>
        </w:rPr>
      </w:pPr>
      <w:hyperlink r:id="rId2123" w:history="1">
        <w:r w:rsidR="004371F4">
          <w:rPr>
            <w:rStyle w:val="Hyperlink"/>
            <w:b/>
            <w:bCs/>
            <w:lang w:eastAsia="x-none"/>
          </w:rPr>
          <w:t>R1-2202221</w:t>
        </w:r>
      </w:hyperlink>
      <w:r w:rsidR="006B480F" w:rsidRPr="00D9582C">
        <w:rPr>
          <w:b/>
          <w:bCs/>
          <w:lang w:eastAsia="x-none"/>
        </w:rPr>
        <w:tab/>
        <w:t>Maintenance of enhanced cross-carrier scheduling for DSS</w:t>
      </w:r>
      <w:r w:rsidR="006B480F" w:rsidRPr="00D9582C">
        <w:rPr>
          <w:b/>
          <w:bCs/>
          <w:lang w:eastAsia="x-none"/>
        </w:rPr>
        <w:tab/>
        <w:t>Ericsson</w:t>
      </w:r>
    </w:p>
    <w:p w14:paraId="371BCD8E" w14:textId="4DC0D365" w:rsidR="006B480F" w:rsidRDefault="002328C4" w:rsidP="006B480F">
      <w:pPr>
        <w:rPr>
          <w:lang w:eastAsia="x-none"/>
        </w:rPr>
      </w:pPr>
      <w:hyperlink r:id="rId2124" w:history="1">
        <w:r w:rsidR="004371F4">
          <w:rPr>
            <w:rStyle w:val="Hyperlink"/>
            <w:lang w:eastAsia="x-none"/>
          </w:rPr>
          <w:t>R1-2202270</w:t>
        </w:r>
      </w:hyperlink>
      <w:r w:rsidR="006B480F">
        <w:rPr>
          <w:lang w:eastAsia="x-none"/>
        </w:rPr>
        <w:tab/>
        <w:t>Remining issues on sSCell to Pcell scheduling</w:t>
      </w:r>
      <w:r w:rsidR="006B480F">
        <w:rPr>
          <w:lang w:eastAsia="x-none"/>
        </w:rPr>
        <w:tab/>
        <w:t>Nokia, Nokia Shanghai Bell</w:t>
      </w:r>
    </w:p>
    <w:p w14:paraId="40A99BD9" w14:textId="407F6A60" w:rsidR="006B480F" w:rsidRDefault="002328C4" w:rsidP="006B480F">
      <w:pPr>
        <w:rPr>
          <w:lang w:eastAsia="x-none"/>
        </w:rPr>
      </w:pPr>
      <w:hyperlink r:id="rId2125" w:history="1">
        <w:r w:rsidR="004371F4">
          <w:rPr>
            <w:rStyle w:val="Hyperlink"/>
            <w:lang w:eastAsia="x-none"/>
          </w:rPr>
          <w:t>R1-2202353</w:t>
        </w:r>
      </w:hyperlink>
      <w:r w:rsidR="006B480F">
        <w:rPr>
          <w:lang w:eastAsia="x-none"/>
        </w:rPr>
        <w:tab/>
        <w:t>Discussion on cross-carrier scheduling from SCell to Pcell</w:t>
      </w:r>
      <w:r w:rsidR="006B480F">
        <w:rPr>
          <w:lang w:eastAsia="x-none"/>
        </w:rPr>
        <w:tab/>
        <w:t>LG Electronics</w:t>
      </w:r>
    </w:p>
    <w:p w14:paraId="538EDFA2" w14:textId="2B26203F" w:rsidR="00CF30EE" w:rsidRDefault="00CF30EE" w:rsidP="006B480F">
      <w:pPr>
        <w:rPr>
          <w:lang w:eastAsia="x-none"/>
        </w:rPr>
      </w:pPr>
    </w:p>
    <w:p w14:paraId="6E0AB801" w14:textId="77777777" w:rsidR="00CF30EE" w:rsidRPr="000A3835" w:rsidRDefault="00CF30EE" w:rsidP="00CF30EE">
      <w:pPr>
        <w:rPr>
          <w:lang w:eastAsia="x-none"/>
        </w:rPr>
      </w:pPr>
      <w:r w:rsidRPr="000A3835">
        <w:rPr>
          <w:lang w:eastAsia="x-none"/>
        </w:rPr>
        <w:t>[108-e-NR-DSS-01] – Ravi (Ericsson)</w:t>
      </w:r>
    </w:p>
    <w:p w14:paraId="688FD619" w14:textId="3B16A026" w:rsidR="00CF30EE" w:rsidRPr="000A3835" w:rsidRDefault="00CF30EE" w:rsidP="00CF30EE">
      <w:pPr>
        <w:rPr>
          <w:lang w:eastAsia="x-none"/>
        </w:rPr>
      </w:pPr>
      <w:r w:rsidRPr="000A3835">
        <w:rPr>
          <w:lang w:eastAsia="x-none"/>
        </w:rPr>
        <w:t>Email discussion for maintenance on cross carrier scheduling (from Scell to Pcell)</w:t>
      </w:r>
    </w:p>
    <w:p w14:paraId="7115600F" w14:textId="77777777" w:rsidR="00CF30EE" w:rsidRPr="000A3835" w:rsidRDefault="00CF30EE" w:rsidP="00CF30EE">
      <w:pPr>
        <w:numPr>
          <w:ilvl w:val="0"/>
          <w:numId w:val="62"/>
        </w:numPr>
        <w:rPr>
          <w:lang w:eastAsia="x-none"/>
        </w:rPr>
      </w:pPr>
      <w:r w:rsidRPr="000A3835">
        <w:rPr>
          <w:rFonts w:hint="eastAsia"/>
          <w:lang w:eastAsia="x-none"/>
        </w:rPr>
        <w:t>1</w:t>
      </w:r>
      <w:r w:rsidRPr="000A3835">
        <w:rPr>
          <w:rFonts w:hint="eastAsia"/>
          <w:vertAlign w:val="superscript"/>
          <w:lang w:eastAsia="x-none"/>
        </w:rPr>
        <w:t>st</w:t>
      </w:r>
      <w:r w:rsidRPr="000A3835">
        <w:rPr>
          <w:rFonts w:hint="eastAsia"/>
          <w:lang w:eastAsia="x-none"/>
        </w:rPr>
        <w:t xml:space="preserve"> check point: </w:t>
      </w:r>
      <w:r w:rsidRPr="000A3835">
        <w:t>February</w:t>
      </w:r>
      <w:r w:rsidRPr="000A3835">
        <w:rPr>
          <w:rFonts w:hint="eastAsia"/>
        </w:rPr>
        <w:t xml:space="preserve"> </w:t>
      </w:r>
      <w:r w:rsidRPr="000A3835">
        <w:t>25</w:t>
      </w:r>
    </w:p>
    <w:p w14:paraId="5C131DA1" w14:textId="77777777" w:rsidR="00CF30EE" w:rsidRPr="000A3835" w:rsidRDefault="00CF30EE" w:rsidP="00CF30EE">
      <w:pPr>
        <w:numPr>
          <w:ilvl w:val="0"/>
          <w:numId w:val="62"/>
        </w:numPr>
        <w:rPr>
          <w:lang w:eastAsia="x-none"/>
        </w:rPr>
      </w:pPr>
      <w:r w:rsidRPr="000A3835">
        <w:rPr>
          <w:lang w:eastAsia="x-none"/>
        </w:rPr>
        <w:t>Final</w:t>
      </w:r>
      <w:r w:rsidRPr="000A3835">
        <w:rPr>
          <w:rFonts w:hint="eastAsia"/>
          <w:lang w:eastAsia="x-none"/>
        </w:rPr>
        <w:t xml:space="preserve"> check point: </w:t>
      </w:r>
      <w:r w:rsidRPr="000A3835">
        <w:t>March 3</w:t>
      </w:r>
    </w:p>
    <w:p w14:paraId="0FE79BDA" w14:textId="63015D35" w:rsidR="000A3835" w:rsidRPr="000A3835" w:rsidRDefault="002328C4" w:rsidP="006B480F">
      <w:pPr>
        <w:rPr>
          <w:b/>
          <w:bCs/>
          <w:lang w:eastAsia="x-none"/>
        </w:rPr>
      </w:pPr>
      <w:hyperlink r:id="rId2126" w:history="1">
        <w:r w:rsidR="004371F4">
          <w:rPr>
            <w:rStyle w:val="Hyperlink"/>
            <w:b/>
            <w:bCs/>
            <w:lang w:eastAsia="x-none"/>
          </w:rPr>
          <w:t>R1-2202602</w:t>
        </w:r>
      </w:hyperlink>
      <w:r w:rsidR="000A3835" w:rsidRPr="000A3835">
        <w:rPr>
          <w:b/>
          <w:bCs/>
          <w:lang w:eastAsia="x-none"/>
        </w:rPr>
        <w:tab/>
        <w:t>Summary#1 of Email discussion [108-e-NR-DSS-01]</w:t>
      </w:r>
      <w:r w:rsidR="000A3835" w:rsidRPr="000A3835">
        <w:rPr>
          <w:b/>
          <w:bCs/>
          <w:lang w:eastAsia="x-none"/>
        </w:rPr>
        <w:tab/>
        <w:t>Moderator (Ericsson)</w:t>
      </w:r>
    </w:p>
    <w:p w14:paraId="3C3A3E9E" w14:textId="631AD6C1" w:rsidR="000A3835" w:rsidRDefault="000A3835" w:rsidP="006B480F">
      <w:pPr>
        <w:rPr>
          <w:lang w:eastAsia="x-none"/>
        </w:rPr>
      </w:pPr>
      <w:r>
        <w:rPr>
          <w:lang w:eastAsia="x-none"/>
        </w:rPr>
        <w:t>From Feb 22</w:t>
      </w:r>
      <w:r w:rsidRPr="000A3835">
        <w:rPr>
          <w:vertAlign w:val="superscript"/>
          <w:lang w:eastAsia="x-none"/>
        </w:rPr>
        <w:t>nd</w:t>
      </w:r>
      <w:r>
        <w:rPr>
          <w:lang w:eastAsia="x-none"/>
        </w:rPr>
        <w:t xml:space="preserve"> GTW session</w:t>
      </w:r>
    </w:p>
    <w:p w14:paraId="2FCE2626" w14:textId="77777777" w:rsidR="000A3835" w:rsidRPr="000A3835" w:rsidRDefault="000A3835" w:rsidP="000A3835">
      <w:pPr>
        <w:rPr>
          <w:rFonts w:ascii="Times New Roman" w:hAnsi="Times New Roman"/>
          <w:szCs w:val="20"/>
          <w:highlight w:val="green"/>
        </w:rPr>
      </w:pPr>
      <w:r w:rsidRPr="000A3835">
        <w:rPr>
          <w:rFonts w:ascii="Times New Roman" w:hAnsi="Times New Roman"/>
          <w:szCs w:val="20"/>
          <w:highlight w:val="green"/>
        </w:rPr>
        <w:t>Agreement</w:t>
      </w:r>
    </w:p>
    <w:p w14:paraId="129A5514" w14:textId="78C12BB3" w:rsidR="000A3835" w:rsidRPr="000A3835" w:rsidRDefault="000A3835" w:rsidP="00D259AB">
      <w:pPr>
        <w:pStyle w:val="ListParagraph"/>
        <w:numPr>
          <w:ilvl w:val="0"/>
          <w:numId w:val="86"/>
        </w:numPr>
      </w:pPr>
      <m:oMath>
        <m:r>
          <m:rPr>
            <m:sty m:val="p"/>
          </m:rPr>
          <w:rPr>
            <w:rFonts w:ascii="Cambria Math" w:hAnsi="Cambria Math"/>
          </w:rPr>
          <m:t>α</m:t>
        </m:r>
      </m:oMath>
      <w:r w:rsidRPr="000A3835">
        <w:t xml:space="preserve"> (RRC parameter </w:t>
      </w:r>
      <w:r w:rsidRPr="000A3835">
        <w:rPr>
          <w:i/>
          <w:iCs/>
        </w:rPr>
        <w:t xml:space="preserve">PCell-CCSscaling </w:t>
      </w:r>
      <w:r w:rsidRPr="000A3835">
        <w:t>in RAN1 specs) is configured from below value set</w:t>
      </w:r>
    </w:p>
    <w:p w14:paraId="45BE9F81" w14:textId="77777777" w:rsidR="000A3835" w:rsidRPr="000A3835" w:rsidRDefault="000A3835" w:rsidP="00D259AB">
      <w:pPr>
        <w:pStyle w:val="ListParagraph"/>
        <w:numPr>
          <w:ilvl w:val="1"/>
          <w:numId w:val="86"/>
        </w:numPr>
      </w:pPr>
      <w:r w:rsidRPr="000A3835">
        <w:t xml:space="preserve">{1/7, 3/14, 2/7, 3/7, 1/2, 5/7, </w:t>
      </w:r>
      <w:r w:rsidRPr="000A3835">
        <w:rPr>
          <w:rFonts w:eastAsia="DengXian"/>
          <w:lang w:eastAsia="zh-CN"/>
        </w:rPr>
        <w:t>[</w:t>
      </w:r>
      <w:r w:rsidRPr="000A3835">
        <w:t>reserved1], [reserved2]}</w:t>
      </w:r>
    </w:p>
    <w:p w14:paraId="5D7AC3E3" w14:textId="77777777" w:rsidR="000A3835" w:rsidRPr="000A3835" w:rsidRDefault="000A3835" w:rsidP="000A3835">
      <w:pPr>
        <w:rPr>
          <w:rFonts w:ascii="Times New Roman" w:hAnsi="Times New Roman"/>
          <w:szCs w:val="20"/>
          <w:u w:val="single"/>
        </w:rPr>
      </w:pPr>
      <w:r w:rsidRPr="000A3835">
        <w:rPr>
          <w:rFonts w:ascii="Times New Roman" w:hAnsi="Times New Roman"/>
          <w:szCs w:val="20"/>
          <w:u w:val="single"/>
        </w:rPr>
        <w:t>Conclusion</w:t>
      </w:r>
    </w:p>
    <w:p w14:paraId="49B9BE25" w14:textId="48DF73AA" w:rsidR="000A3835" w:rsidRDefault="000A3835" w:rsidP="000A3835">
      <w:pPr>
        <w:rPr>
          <w:rFonts w:ascii="Times New Roman" w:hAnsi="Times New Roman"/>
          <w:szCs w:val="20"/>
        </w:rPr>
      </w:pPr>
      <w:r w:rsidRPr="000A3835">
        <w:rPr>
          <w:rFonts w:ascii="Times New Roman" w:hAnsi="Times New Roman"/>
          <w:szCs w:val="20"/>
        </w:rPr>
        <w:t xml:space="preserve">For a UE configured with cross-carrier scheduling from a sSCell to Pcell/PSCell, </w:t>
      </w:r>
      <w:r w:rsidRPr="000A3835">
        <w:rPr>
          <w:rFonts w:ascii="Times New Roman" w:hAnsi="Times New Roman"/>
          <w:i/>
          <w:iCs/>
          <w:szCs w:val="20"/>
        </w:rPr>
        <w:t>enableDefaultBeamForCCS</w:t>
      </w:r>
      <w:r w:rsidRPr="000A3835">
        <w:rPr>
          <w:rFonts w:ascii="Times New Roman" w:hAnsi="Times New Roman"/>
          <w:szCs w:val="20"/>
        </w:rPr>
        <w:t xml:space="preserve"> can be configured in </w:t>
      </w:r>
      <w:r w:rsidRPr="000A3835">
        <w:rPr>
          <w:rFonts w:ascii="Times New Roman" w:hAnsi="Times New Roman"/>
          <w:i/>
          <w:iCs/>
          <w:szCs w:val="20"/>
        </w:rPr>
        <w:t>CrossCarrierSchedulingConfig</w:t>
      </w:r>
      <w:r w:rsidRPr="000A3835">
        <w:rPr>
          <w:rFonts w:ascii="Times New Roman" w:hAnsi="Times New Roman"/>
          <w:szCs w:val="20"/>
        </w:rPr>
        <w:t xml:space="preserve"> in the Pcell/PSCell, which configures default beam determination for a PDSCH on the Pcell/PSCell scheduled by a PDCCH on the sSCell</w:t>
      </w:r>
      <w:r>
        <w:rPr>
          <w:rFonts w:ascii="Times New Roman" w:hAnsi="Times New Roman"/>
          <w:szCs w:val="20"/>
        </w:rPr>
        <w:t>.</w:t>
      </w:r>
    </w:p>
    <w:p w14:paraId="3F651C52" w14:textId="77777777" w:rsidR="000A3835" w:rsidRPr="000A3835" w:rsidRDefault="000A3835" w:rsidP="000A3835">
      <w:pPr>
        <w:rPr>
          <w:rFonts w:ascii="Times New Roman" w:hAnsi="Times New Roman"/>
          <w:szCs w:val="20"/>
        </w:rPr>
      </w:pPr>
    </w:p>
    <w:p w14:paraId="75C073BF" w14:textId="77777777" w:rsidR="000A3835" w:rsidRPr="000A3835" w:rsidRDefault="000A3835" w:rsidP="000A3835">
      <w:pPr>
        <w:rPr>
          <w:rFonts w:ascii="Times New Roman" w:eastAsia="DengXian" w:hAnsi="Times New Roman"/>
          <w:szCs w:val="20"/>
          <w:lang w:val="en-US" w:eastAsia="zh-CN"/>
        </w:rPr>
      </w:pPr>
      <w:r w:rsidRPr="000A3835">
        <w:rPr>
          <w:rFonts w:ascii="Times New Roman" w:eastAsia="DengXian" w:hAnsi="Times New Roman"/>
          <w:szCs w:val="20"/>
          <w:highlight w:val="green"/>
          <w:lang w:val="en-US" w:eastAsia="zh-CN"/>
        </w:rPr>
        <w:t>Agreement</w:t>
      </w:r>
    </w:p>
    <w:p w14:paraId="73254C36" w14:textId="77777777" w:rsidR="000A3835" w:rsidRPr="000A3835" w:rsidRDefault="000A3835" w:rsidP="00D259AB">
      <w:pPr>
        <w:pStyle w:val="ListParagraph"/>
        <w:numPr>
          <w:ilvl w:val="0"/>
          <w:numId w:val="86"/>
        </w:numPr>
        <w:rPr>
          <w:rFonts w:eastAsia="DengXian"/>
          <w:lang w:val="en-US" w:eastAsia="zh-CN"/>
        </w:rPr>
      </w:pPr>
      <w:r w:rsidRPr="000A3835">
        <w:rPr>
          <w:rFonts w:eastAsia="DengXian"/>
          <w:lang w:val="en-US" w:eastAsia="zh-CN"/>
        </w:rPr>
        <w:t xml:space="preserve">When UE is </w:t>
      </w:r>
      <w:r w:rsidRPr="000A3835">
        <w:rPr>
          <w:lang w:val="en-US" w:eastAsia="zh-CN"/>
        </w:rPr>
        <w:t xml:space="preserve">configured for CCS from sSCell to P(S)SCell, and if SS set (x_p) of P(S)Cell and SS set (x_s) of sSCell are configured with same </w:t>
      </w:r>
      <w:r w:rsidRPr="000A3835">
        <w:rPr>
          <w:i/>
          <w:iCs/>
          <w:lang w:val="en-US" w:eastAsia="zh-CN"/>
        </w:rPr>
        <w:t>searchSpaceId</w:t>
      </w:r>
      <w:r w:rsidRPr="000A3835">
        <w:rPr>
          <w:lang w:val="en-US" w:eastAsia="zh-CN"/>
        </w:rPr>
        <w:t xml:space="preserve"> value</w:t>
      </w:r>
    </w:p>
    <w:p w14:paraId="78E9AE1F" w14:textId="77777777" w:rsidR="000A3835" w:rsidRPr="000A3835" w:rsidRDefault="000A3835" w:rsidP="00D259AB">
      <w:pPr>
        <w:pStyle w:val="ListParagraph"/>
        <w:numPr>
          <w:ilvl w:val="1"/>
          <w:numId w:val="86"/>
        </w:numPr>
        <w:rPr>
          <w:lang w:val="en-US" w:eastAsia="zh-CN"/>
        </w:rPr>
      </w:pPr>
      <w:r w:rsidRPr="000A3835">
        <w:rPr>
          <w:lang w:val="en-US" w:eastAsia="zh-CN"/>
        </w:rPr>
        <w:t>x_s is used for CCS from sSCell to P(S)Cell (Note: already agreed)</w:t>
      </w:r>
    </w:p>
    <w:p w14:paraId="37C9DADE" w14:textId="77777777" w:rsidR="000A3835" w:rsidRPr="000A3835" w:rsidRDefault="000A3835" w:rsidP="00D259AB">
      <w:pPr>
        <w:pStyle w:val="ListParagraph"/>
        <w:numPr>
          <w:ilvl w:val="1"/>
          <w:numId w:val="86"/>
        </w:numPr>
        <w:rPr>
          <w:lang w:val="en-US" w:eastAsia="zh-CN"/>
        </w:rPr>
      </w:pPr>
      <w:r w:rsidRPr="000A3835">
        <w:rPr>
          <w:lang w:val="en-US" w:eastAsia="zh-CN"/>
        </w:rPr>
        <w:t>x_s can be used for sSCell self-scheduling</w:t>
      </w:r>
    </w:p>
    <w:p w14:paraId="55DE3703" w14:textId="77777777" w:rsidR="000A3835" w:rsidRPr="000A3835" w:rsidRDefault="000A3835" w:rsidP="00D259AB">
      <w:pPr>
        <w:pStyle w:val="ListParagraph"/>
        <w:numPr>
          <w:ilvl w:val="1"/>
          <w:numId w:val="86"/>
        </w:numPr>
        <w:rPr>
          <w:lang w:val="en-US" w:eastAsia="zh-CN"/>
        </w:rPr>
      </w:pPr>
      <w:r w:rsidRPr="000A3835">
        <w:rPr>
          <w:lang w:val="en-US" w:eastAsia="zh-CN"/>
        </w:rPr>
        <w:t xml:space="preserve">x_p is not used for P(S)Cell self-scheduling and parameters other than </w:t>
      </w:r>
      <w:r w:rsidRPr="000A3835">
        <w:rPr>
          <w:i/>
          <w:iCs/>
          <w:lang w:val="en-US" w:eastAsia="zh-CN"/>
        </w:rPr>
        <w:t>searchSpaceId</w:t>
      </w:r>
      <w:r w:rsidRPr="000A3835">
        <w:rPr>
          <w:lang w:val="en-US" w:eastAsia="zh-CN"/>
        </w:rPr>
        <w:t xml:space="preserve"> and </w:t>
      </w:r>
      <w:r w:rsidRPr="000A3835">
        <w:rPr>
          <w:i/>
          <w:iCs/>
          <w:lang w:val="en-US" w:eastAsia="zh-CN"/>
        </w:rPr>
        <w:t>nrofCandidates</w:t>
      </w:r>
      <w:r w:rsidRPr="000A3835">
        <w:rPr>
          <w:lang w:val="en-US" w:eastAsia="zh-CN"/>
        </w:rPr>
        <w:t xml:space="preserve"> are not configured for that SS set</w:t>
      </w:r>
    </w:p>
    <w:p w14:paraId="48F1490D" w14:textId="77777777" w:rsidR="000A3835" w:rsidRPr="000A3835" w:rsidRDefault="000A3835" w:rsidP="00D259AB">
      <w:pPr>
        <w:pStyle w:val="ListParagraph"/>
        <w:numPr>
          <w:ilvl w:val="0"/>
          <w:numId w:val="86"/>
        </w:numPr>
        <w:rPr>
          <w:lang w:val="en-US" w:eastAsia="zh-CN"/>
        </w:rPr>
      </w:pPr>
      <w:r w:rsidRPr="000A3835">
        <w:rPr>
          <w:rFonts w:eastAsia="DengXian"/>
          <w:lang w:val="en-US" w:eastAsia="zh-CN"/>
        </w:rPr>
        <w:t>Note: RAN2 spec may need some update, but it depends on RAN2 decision.</w:t>
      </w:r>
    </w:p>
    <w:p w14:paraId="6CD1E6C1" w14:textId="5CB60DFE" w:rsidR="000A3835" w:rsidRDefault="000A3835" w:rsidP="000A3835">
      <w:pPr>
        <w:rPr>
          <w:lang w:val="en-US"/>
        </w:rPr>
      </w:pPr>
    </w:p>
    <w:p w14:paraId="0523A85E" w14:textId="77777777" w:rsidR="008E78E9" w:rsidRDefault="008E78E9" w:rsidP="00D9582C">
      <w:pPr>
        <w:rPr>
          <w:lang w:eastAsia="x-none"/>
        </w:rPr>
      </w:pPr>
      <w:r w:rsidRPr="008E78E9">
        <w:rPr>
          <w:b/>
          <w:bCs/>
          <w:lang w:eastAsia="x-none"/>
        </w:rPr>
        <w:t>Decision:</w:t>
      </w:r>
      <w:r>
        <w:rPr>
          <w:lang w:eastAsia="x-none"/>
        </w:rPr>
        <w:t xml:space="preserve"> As per email decision posted on Mar 1</w:t>
      </w:r>
      <w:r w:rsidRPr="008E78E9">
        <w:rPr>
          <w:vertAlign w:val="superscript"/>
          <w:lang w:eastAsia="x-none"/>
        </w:rPr>
        <w:t>st</w:t>
      </w:r>
      <w:r>
        <w:rPr>
          <w:lang w:eastAsia="x-none"/>
        </w:rPr>
        <w:t>,</w:t>
      </w:r>
    </w:p>
    <w:p w14:paraId="7FBF120D" w14:textId="77777777" w:rsidR="00D9582C" w:rsidRPr="00EC4531" w:rsidRDefault="00D9582C" w:rsidP="00D9582C">
      <w:pPr>
        <w:rPr>
          <w:highlight w:val="green"/>
          <w:lang w:val="en-US" w:eastAsia="zh-CN"/>
        </w:rPr>
      </w:pPr>
      <w:r w:rsidRPr="00EC4531">
        <w:rPr>
          <w:highlight w:val="green"/>
          <w:lang w:val="en-US" w:eastAsia="zh-CN"/>
        </w:rPr>
        <w:t>Agreement</w:t>
      </w:r>
    </w:p>
    <w:p w14:paraId="60247282" w14:textId="38849591" w:rsidR="00D9582C" w:rsidRPr="00D9582C" w:rsidRDefault="00D9582C" w:rsidP="00F44FD9">
      <w:pPr>
        <w:pStyle w:val="ListParagraph"/>
        <w:numPr>
          <w:ilvl w:val="0"/>
          <w:numId w:val="239"/>
        </w:numPr>
        <w:rPr>
          <w:lang w:val="en-US" w:eastAsia="zh-CN"/>
        </w:rPr>
      </w:pPr>
      <w:r w:rsidRPr="00D9582C">
        <w:rPr>
          <w:lang w:val="en-US" w:eastAsia="zh-CN"/>
        </w:rPr>
        <w:t>If a DCI format on the P(S)Cell for self-scheduling the P(S)Cell includes X bits and the corresponding DCI format on the sSCell for cross-carrier scheduling the P(S)Cell includes Y bits, |X-Y| bits are padded to the DCI format with the smaller size</w:t>
      </w:r>
      <w:r>
        <w:rPr>
          <w:lang w:val="en-US" w:eastAsia="zh-CN"/>
        </w:rPr>
        <w:t>.</w:t>
      </w:r>
    </w:p>
    <w:p w14:paraId="7149D3BE" w14:textId="77777777" w:rsidR="00D9582C" w:rsidRPr="00D9582C" w:rsidRDefault="00D9582C" w:rsidP="00D9582C">
      <w:pPr>
        <w:rPr>
          <w:u w:val="single"/>
          <w:lang w:val="en-US" w:eastAsia="zh-CN"/>
        </w:rPr>
      </w:pPr>
      <w:r w:rsidRPr="00D9582C">
        <w:rPr>
          <w:u w:val="single"/>
          <w:lang w:val="en-US" w:eastAsia="zh-CN"/>
        </w:rPr>
        <w:t>Conclusion</w:t>
      </w:r>
    </w:p>
    <w:p w14:paraId="384D1D28" w14:textId="516ABAFC" w:rsidR="00D9582C" w:rsidRPr="00A327D3" w:rsidRDefault="00D9582C" w:rsidP="00D9582C">
      <w:pPr>
        <w:rPr>
          <w:lang w:val="en-US" w:eastAsia="zh-CN"/>
        </w:rPr>
      </w:pPr>
      <w:r w:rsidRPr="00A327D3">
        <w:rPr>
          <w:rFonts w:hint="eastAsia"/>
          <w:lang w:val="en-US" w:eastAsia="zh-CN"/>
        </w:rPr>
        <w:t>When CCS from sSCell to P(S)Cell is configured, the configuration of Type 3 CSS set for DCI format 2_5 and applicability of the information in the DCI format is same as in Rel-16</w:t>
      </w:r>
      <w:r>
        <w:rPr>
          <w:lang w:val="en-US" w:eastAsia="zh-CN"/>
        </w:rPr>
        <w:t>.</w:t>
      </w:r>
    </w:p>
    <w:p w14:paraId="01644833" w14:textId="77777777" w:rsidR="00D9582C" w:rsidRPr="00A327D3" w:rsidRDefault="00D9582C" w:rsidP="00D9582C">
      <w:pPr>
        <w:rPr>
          <w:lang w:val="en-US"/>
        </w:rPr>
      </w:pPr>
    </w:p>
    <w:p w14:paraId="7F3276A2" w14:textId="77777777" w:rsidR="00D9582C" w:rsidRPr="00A37756" w:rsidRDefault="00D9582C" w:rsidP="00D9582C">
      <w:pPr>
        <w:rPr>
          <w:highlight w:val="green"/>
          <w:lang w:val="en-US" w:eastAsia="zh-CN"/>
        </w:rPr>
      </w:pPr>
      <w:r w:rsidRPr="00A37756">
        <w:rPr>
          <w:rFonts w:hint="eastAsia"/>
          <w:highlight w:val="green"/>
          <w:lang w:val="en-US" w:eastAsia="zh-CN"/>
        </w:rPr>
        <w:t>Agreement</w:t>
      </w:r>
    </w:p>
    <w:p w14:paraId="2A5921F1" w14:textId="60205AA2" w:rsidR="00D9582C" w:rsidRPr="00A37756" w:rsidRDefault="00D9582C" w:rsidP="00D9582C">
      <w:pPr>
        <w:rPr>
          <w:lang w:val="en-US" w:eastAsia="zh-CN"/>
        </w:rPr>
      </w:pPr>
      <w:r>
        <w:rPr>
          <w:rFonts w:hint="eastAsia"/>
          <w:lang w:val="en-US" w:eastAsia="zh-CN"/>
        </w:rPr>
        <w:t>T</w:t>
      </w:r>
      <w:r>
        <w:rPr>
          <w:lang w:val="en-US" w:eastAsia="zh-CN"/>
        </w:rPr>
        <w:t>he following TP to Section 10.1.1 of TS38.21</w:t>
      </w:r>
      <w:r w:rsidR="00F06F8C">
        <w:rPr>
          <w:lang w:val="en-US" w:eastAsia="zh-CN"/>
        </w:rPr>
        <w:t xml:space="preserve">3 </w:t>
      </w:r>
      <w:r>
        <w:rPr>
          <w:rFonts w:hint="eastAsia"/>
          <w:lang w:val="en-US" w:eastAsia="zh-CN"/>
        </w:rPr>
        <w:t>(</w:t>
      </w:r>
      <w:r>
        <w:rPr>
          <w:lang w:val="en-US" w:eastAsia="zh-CN"/>
        </w:rPr>
        <w:t xml:space="preserve">Identical to the </w:t>
      </w:r>
      <w:r w:rsidRPr="00A37756">
        <w:rPr>
          <w:lang w:val="en-US" w:eastAsia="zh-CN"/>
        </w:rPr>
        <w:t>TP in</w:t>
      </w:r>
      <w:r w:rsidR="00F06F8C">
        <w:rPr>
          <w:lang w:val="en-US" w:eastAsia="zh-CN"/>
        </w:rPr>
        <w:t xml:space="preserve"> </w:t>
      </w:r>
      <w:r w:rsidRPr="00A37756">
        <w:rPr>
          <w:lang w:val="en-US" w:eastAsia="zh-CN"/>
        </w:rPr>
        <w:t xml:space="preserve">Annex A of </w:t>
      </w:r>
      <w:hyperlink r:id="rId2127" w:history="1">
        <w:r w:rsidR="004371F4">
          <w:rPr>
            <w:rStyle w:val="Hyperlink"/>
            <w:lang w:val="en-US" w:eastAsia="zh-CN"/>
          </w:rPr>
          <w:t>R1-2202221</w:t>
        </w:r>
      </w:hyperlink>
      <w:r>
        <w:rPr>
          <w:lang w:val="en-US" w:eastAsia="zh-CN"/>
        </w:rPr>
        <w:t>) is endorsed.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1"/>
      </w:tblGrid>
      <w:tr w:rsidR="00D9582C" w:rsidRPr="00D9582C" w14:paraId="43579089" w14:textId="77777777" w:rsidTr="008E78E9">
        <w:tc>
          <w:tcPr>
            <w:tcW w:w="10201" w:type="dxa"/>
            <w:shd w:val="clear" w:color="auto" w:fill="auto"/>
          </w:tcPr>
          <w:p w14:paraId="6AC82A71" w14:textId="7F617DC2" w:rsidR="00D9582C" w:rsidRPr="00D9582C" w:rsidRDefault="00D9582C" w:rsidP="00D9582C">
            <w:pPr>
              <w:pStyle w:val="BodyText"/>
              <w:spacing w:after="0"/>
              <w:jc w:val="center"/>
              <w:rPr>
                <w:rFonts w:ascii="Arial" w:hAnsi="Arial" w:cs="Arial"/>
                <w:color w:val="5B9BD5"/>
                <w:sz w:val="16"/>
                <w:szCs w:val="16"/>
              </w:rPr>
            </w:pPr>
            <w:r w:rsidRPr="00D9582C">
              <w:rPr>
                <w:rFonts w:ascii="Arial" w:hAnsi="Arial" w:cs="Arial"/>
                <w:color w:val="5B9BD5"/>
                <w:sz w:val="16"/>
                <w:szCs w:val="16"/>
              </w:rPr>
              <w:t>----------------------------- start TP1 to 38.21</w:t>
            </w:r>
            <w:r w:rsidR="00F06F8C">
              <w:rPr>
                <w:rFonts w:ascii="Arial" w:hAnsi="Arial" w:cs="Arial"/>
                <w:color w:val="5B9BD5"/>
                <w:sz w:val="16"/>
                <w:szCs w:val="16"/>
              </w:rPr>
              <w:t>3</w:t>
            </w:r>
            <w:r w:rsidRPr="00D9582C">
              <w:rPr>
                <w:rFonts w:ascii="Arial" w:hAnsi="Arial" w:cs="Arial"/>
                <w:color w:val="5B9BD5"/>
                <w:sz w:val="16"/>
                <w:szCs w:val="16"/>
              </w:rPr>
              <w:t xml:space="preserve"> sub-clause 10.1.1 ---------------------------------</w:t>
            </w:r>
            <w:bookmarkStart w:id="310" w:name="_Toc83289682"/>
            <w:bookmarkStart w:id="311" w:name="_Toc92093859"/>
          </w:p>
          <w:p w14:paraId="1C11160E" w14:textId="77777777" w:rsidR="00D9582C" w:rsidRPr="00D9582C" w:rsidRDefault="00D9582C" w:rsidP="00D9582C">
            <w:pPr>
              <w:pStyle w:val="BodyText"/>
              <w:spacing w:after="0"/>
              <w:jc w:val="left"/>
              <w:rPr>
                <w:rFonts w:ascii="Arial" w:hAnsi="Arial" w:cs="Arial"/>
                <w:b/>
                <w:bCs/>
                <w:sz w:val="16"/>
                <w:szCs w:val="16"/>
              </w:rPr>
            </w:pPr>
            <w:r w:rsidRPr="00D9582C">
              <w:rPr>
                <w:rFonts w:ascii="Arial" w:hAnsi="Arial" w:cs="Arial"/>
                <w:b/>
                <w:bCs/>
                <w:sz w:val="16"/>
                <w:szCs w:val="16"/>
              </w:rPr>
              <w:t>10.1.1</w:t>
            </w:r>
            <w:r w:rsidRPr="00D9582C">
              <w:rPr>
                <w:rFonts w:ascii="Arial" w:hAnsi="Arial" w:cs="Arial"/>
                <w:b/>
                <w:bCs/>
                <w:sz w:val="16"/>
                <w:szCs w:val="16"/>
              </w:rPr>
              <w:tab/>
            </w:r>
            <w:bookmarkEnd w:id="310"/>
            <w:r w:rsidRPr="00D9582C">
              <w:rPr>
                <w:rFonts w:ascii="Arial" w:hAnsi="Arial" w:cs="Arial"/>
                <w:b/>
                <w:bCs/>
                <w:sz w:val="16"/>
                <w:szCs w:val="16"/>
              </w:rPr>
              <w:t>Self-carrier and cross-carrier scheduling on the primary cell</w:t>
            </w:r>
            <w:bookmarkEnd w:id="311"/>
          </w:p>
          <w:p w14:paraId="5687EB3B" w14:textId="77777777" w:rsidR="00D9582C" w:rsidRPr="00D9582C" w:rsidRDefault="00D9582C" w:rsidP="00D9582C">
            <w:pPr>
              <w:rPr>
                <w:rFonts w:ascii="Arial" w:eastAsia="SimSun" w:hAnsi="Arial" w:cs="Arial"/>
                <w:sz w:val="16"/>
                <w:szCs w:val="16"/>
              </w:rPr>
            </w:pPr>
            <w:r w:rsidRPr="00D9582C">
              <w:rPr>
                <w:rFonts w:ascii="Arial" w:eastAsia="SimSun" w:hAnsi="Arial" w:cs="Arial"/>
                <w:noProof/>
                <w:sz w:val="16"/>
                <w:szCs w:val="16"/>
                <w:lang w:eastAsia="zh-CN"/>
              </w:rPr>
              <w:t xml:space="preserve">A UE can be configured for scheduling on the primary cell from the primary cell and from a secondary cell [12, TS 38.331]. The UE is either not provided </w:t>
            </w:r>
            <w:r w:rsidRPr="00D9582C">
              <w:rPr>
                <w:rFonts w:ascii="Arial" w:eastAsia="SimSun" w:hAnsi="Arial" w:cs="Arial"/>
                <w:i/>
                <w:sz w:val="16"/>
                <w:szCs w:val="16"/>
              </w:rPr>
              <w:t>monitoringCapabilityConfig</w:t>
            </w:r>
            <w:r w:rsidRPr="00D9582C">
              <w:rPr>
                <w:rFonts w:ascii="Arial" w:eastAsia="SimSun" w:hAnsi="Arial" w:cs="Arial"/>
                <w:iCs/>
                <w:sz w:val="16"/>
                <w:szCs w:val="16"/>
              </w:rPr>
              <w:t xml:space="preserve"> or the UE is </w:t>
            </w:r>
            <w:r w:rsidRPr="00D9582C">
              <w:rPr>
                <w:rFonts w:ascii="Arial" w:eastAsia="SimSun" w:hAnsi="Arial" w:cs="Arial"/>
                <w:noProof/>
                <w:sz w:val="16"/>
                <w:szCs w:val="16"/>
                <w:lang w:eastAsia="zh-CN"/>
              </w:rPr>
              <w:t xml:space="preserve">provided only </w:t>
            </w:r>
            <w:r w:rsidRPr="00D9582C">
              <w:rPr>
                <w:rFonts w:ascii="Arial" w:eastAsia="SimSun" w:hAnsi="Arial" w:cs="Arial"/>
                <w:i/>
                <w:sz w:val="16"/>
                <w:szCs w:val="16"/>
              </w:rPr>
              <w:t xml:space="preserve">monitoringCapabilityConfig </w:t>
            </w:r>
            <w:r w:rsidRPr="00D9582C">
              <w:rPr>
                <w:rFonts w:ascii="Arial" w:eastAsia="SimSun" w:hAnsi="Arial" w:cs="Arial"/>
                <w:sz w:val="16"/>
                <w:szCs w:val="16"/>
              </w:rPr>
              <w:t xml:space="preserve">= </w:t>
            </w:r>
            <w:r w:rsidRPr="00D9582C">
              <w:rPr>
                <w:rFonts w:ascii="Arial" w:eastAsia="SimSun" w:hAnsi="Arial" w:cs="Arial"/>
                <w:i/>
                <w:sz w:val="16"/>
                <w:szCs w:val="16"/>
              </w:rPr>
              <w:t>r15monitoringcapability</w:t>
            </w:r>
            <w:r w:rsidRPr="00D9582C">
              <w:rPr>
                <w:rFonts w:ascii="Arial" w:eastAsia="SimSun" w:hAnsi="Arial" w:cs="Arial"/>
                <w:iCs/>
                <w:sz w:val="16"/>
                <w:szCs w:val="16"/>
              </w:rPr>
              <w:t xml:space="preserve"> for </w:t>
            </w:r>
            <w:r w:rsidRPr="00D9582C">
              <w:rPr>
                <w:rFonts w:ascii="Arial" w:eastAsia="SimSun" w:hAnsi="Arial" w:cs="Arial"/>
                <w:noProof/>
                <w:sz w:val="16"/>
                <w:szCs w:val="16"/>
                <w:lang w:eastAsia="zh-CN"/>
              </w:rPr>
              <w:t>the primary cell and for the secondary cell</w:t>
            </w:r>
            <w:r w:rsidRPr="00D9582C">
              <w:rPr>
                <w:rFonts w:ascii="Arial" w:eastAsia="SimSun" w:hAnsi="Arial" w:cs="Arial"/>
                <w:sz w:val="16"/>
                <w:szCs w:val="16"/>
              </w:rPr>
              <w:t xml:space="preserve">. The UE is not provided </w:t>
            </w:r>
            <w:r w:rsidRPr="00D9582C">
              <w:rPr>
                <w:rFonts w:ascii="Arial" w:eastAsia="SimSun" w:hAnsi="Arial" w:cs="Arial"/>
                <w:i/>
                <w:iCs/>
                <w:sz w:val="16"/>
                <w:szCs w:val="16"/>
              </w:rPr>
              <w:t>coresetPoolIndex</w:t>
            </w:r>
            <w:r w:rsidRPr="00D9582C">
              <w:rPr>
                <w:rFonts w:ascii="Arial" w:eastAsia="SimSun" w:hAnsi="Arial" w:cs="Arial"/>
                <w:sz w:val="16"/>
                <w:szCs w:val="16"/>
              </w:rPr>
              <w:t xml:space="preserve"> on the primary cell or on the secondary cell.</w:t>
            </w:r>
          </w:p>
          <w:p w14:paraId="37580F99" w14:textId="78F86889" w:rsidR="00D9582C" w:rsidRPr="00D9582C" w:rsidRDefault="00D9582C" w:rsidP="00D9582C">
            <w:pPr>
              <w:rPr>
                <w:rFonts w:ascii="Arial" w:eastAsia="SimSun" w:hAnsi="Arial" w:cs="Arial"/>
                <w:iCs/>
                <w:noProof/>
                <w:sz w:val="16"/>
                <w:szCs w:val="16"/>
                <w:lang w:eastAsia="zh-CN"/>
              </w:rPr>
            </w:pPr>
            <w:r w:rsidRPr="00D9582C">
              <w:rPr>
                <w:rFonts w:ascii="Arial" w:eastAsia="SimSun" w:hAnsi="Arial" w:cs="Arial"/>
                <w:sz w:val="16"/>
                <w:szCs w:val="16"/>
              </w:rPr>
              <w:t xml:space="preserve">The SCS configuration </w:t>
            </w:r>
            <m:oMath>
              <m:sSub>
                <m:sSubPr>
                  <m:ctrlPr>
                    <w:rPr>
                      <w:rFonts w:ascii="Cambria Math" w:eastAsia="SimSun" w:hAnsi="Cambria Math" w:cs="Arial"/>
                      <w:i/>
                      <w:sz w:val="16"/>
                      <w:szCs w:val="16"/>
                    </w:rPr>
                  </m:ctrlPr>
                </m:sSubPr>
                <m:e>
                  <m:r>
                    <w:rPr>
                      <w:rFonts w:ascii="Cambria Math" w:eastAsia="SimSun" w:hAnsi="Cambria Math" w:cs="Arial"/>
                      <w:sz w:val="16"/>
                      <w:szCs w:val="16"/>
                    </w:rPr>
                    <m:t>μ</m:t>
                  </m:r>
                </m:e>
                <m:sub>
                  <m:r>
                    <w:rPr>
                      <w:rFonts w:ascii="Cambria Math" w:eastAsia="SimSun" w:hAnsi="Cambria Math" w:cs="Arial"/>
                      <w:sz w:val="16"/>
                      <w:szCs w:val="16"/>
                    </w:rPr>
                    <m:t>P</m:t>
                  </m:r>
                </m:sub>
              </m:sSub>
            </m:oMath>
            <w:r w:rsidRPr="00D9582C">
              <w:rPr>
                <w:rFonts w:ascii="Arial" w:eastAsia="SimSun" w:hAnsi="Arial" w:cs="Arial"/>
                <w:sz w:val="16"/>
                <w:szCs w:val="16"/>
              </w:rPr>
              <w:t xml:space="preserve"> for the active DL BWP on the primary cell is smaller than or equal to the SCS configuration </w:t>
            </w:r>
            <m:oMath>
              <m:sSub>
                <m:sSubPr>
                  <m:ctrlPr>
                    <w:rPr>
                      <w:rFonts w:ascii="Cambria Math" w:eastAsia="SimSun" w:hAnsi="Cambria Math" w:cs="Arial"/>
                      <w:i/>
                      <w:sz w:val="16"/>
                      <w:szCs w:val="16"/>
                    </w:rPr>
                  </m:ctrlPr>
                </m:sSubPr>
                <m:e>
                  <m:r>
                    <w:rPr>
                      <w:rFonts w:ascii="Cambria Math" w:eastAsia="SimSun" w:hAnsi="Cambria Math" w:cs="Arial"/>
                      <w:sz w:val="16"/>
                      <w:szCs w:val="16"/>
                    </w:rPr>
                    <m:t>μ</m:t>
                  </m:r>
                </m:e>
                <m:sub>
                  <m:r>
                    <w:rPr>
                      <w:rFonts w:ascii="Cambria Math" w:eastAsia="SimSun" w:hAnsi="Cambria Math" w:cs="Arial"/>
                      <w:sz w:val="16"/>
                      <w:szCs w:val="16"/>
                    </w:rPr>
                    <m:t>S</m:t>
                  </m:r>
                </m:sub>
              </m:sSub>
            </m:oMath>
            <w:r w:rsidRPr="00D9582C">
              <w:rPr>
                <w:rFonts w:ascii="Arial" w:eastAsia="SimSun" w:hAnsi="Arial" w:cs="Arial"/>
                <w:sz w:val="16"/>
                <w:szCs w:val="16"/>
              </w:rPr>
              <w:t xml:space="preserve"> for the active DL BWP on the secondary cell.</w:t>
            </w:r>
          </w:p>
          <w:p w14:paraId="485B4044" w14:textId="0E2E9F12" w:rsidR="00D9582C" w:rsidRPr="00D9582C" w:rsidRDefault="00D9582C" w:rsidP="00D9582C">
            <w:pPr>
              <w:rPr>
                <w:rFonts w:ascii="Arial" w:eastAsia="SimSun" w:hAnsi="Arial" w:cs="Arial"/>
                <w:sz w:val="16"/>
                <w:szCs w:val="16"/>
              </w:rPr>
            </w:pPr>
            <w:r w:rsidRPr="00D9582C">
              <w:rPr>
                <w:rFonts w:ascii="Arial" w:eastAsia="SimSun" w:hAnsi="Arial" w:cs="Arial"/>
                <w:sz w:val="16"/>
                <w:szCs w:val="16"/>
              </w:rPr>
              <w:t xml:space="preserve">If </w:t>
            </w:r>
            <m:oMath>
              <m:sSub>
                <m:sSubPr>
                  <m:ctrlPr>
                    <w:rPr>
                      <w:rFonts w:ascii="Cambria Math" w:eastAsia="SimSun" w:hAnsi="Cambria Math" w:cs="Arial"/>
                      <w:i/>
                      <w:sz w:val="16"/>
                      <w:szCs w:val="16"/>
                    </w:rPr>
                  </m:ctrlPr>
                </m:sSubPr>
                <m:e>
                  <m:r>
                    <w:rPr>
                      <w:rFonts w:ascii="Cambria Math" w:eastAsia="SimSun" w:hAnsi="Cambria Math" w:cs="Arial"/>
                      <w:sz w:val="16"/>
                      <w:szCs w:val="16"/>
                    </w:rPr>
                    <m:t>μ</m:t>
                  </m:r>
                </m:e>
                <m:sub>
                  <m:r>
                    <w:rPr>
                      <w:rFonts w:ascii="Cambria Math" w:eastAsia="SimSun" w:hAnsi="Cambria Math" w:cs="Arial"/>
                      <w:sz w:val="16"/>
                      <w:szCs w:val="16"/>
                    </w:rPr>
                    <m:t>P</m:t>
                  </m:r>
                </m:sub>
              </m:sSub>
              <m:r>
                <w:rPr>
                  <w:rFonts w:ascii="Cambria Math" w:eastAsia="SimSun" w:hAnsi="Cambria Math" w:cs="Arial"/>
                  <w:sz w:val="16"/>
                  <w:szCs w:val="16"/>
                </w:rPr>
                <m:t>&lt;</m:t>
              </m:r>
              <m:sSub>
                <m:sSubPr>
                  <m:ctrlPr>
                    <w:rPr>
                      <w:rFonts w:ascii="Cambria Math" w:eastAsia="SimSun" w:hAnsi="Cambria Math" w:cs="Arial"/>
                      <w:i/>
                      <w:sz w:val="16"/>
                      <w:szCs w:val="16"/>
                    </w:rPr>
                  </m:ctrlPr>
                </m:sSubPr>
                <m:e>
                  <m:r>
                    <w:rPr>
                      <w:rFonts w:ascii="Cambria Math" w:eastAsia="SimSun" w:hAnsi="Cambria Math" w:cs="Arial"/>
                      <w:sz w:val="16"/>
                      <w:szCs w:val="16"/>
                    </w:rPr>
                    <m:t>μ</m:t>
                  </m:r>
                </m:e>
                <m:sub>
                  <m:r>
                    <w:rPr>
                      <w:rFonts w:ascii="Cambria Math" w:eastAsia="SimSun" w:hAnsi="Cambria Math" w:cs="Arial"/>
                      <w:sz w:val="16"/>
                      <w:szCs w:val="16"/>
                    </w:rPr>
                    <m:t>S</m:t>
                  </m:r>
                </m:sub>
              </m:sSub>
            </m:oMath>
            <w:r w:rsidRPr="00D9582C">
              <w:rPr>
                <w:rFonts w:ascii="Arial" w:eastAsia="SimSun" w:hAnsi="Arial" w:cs="Arial"/>
                <w:sz w:val="16"/>
                <w:szCs w:val="16"/>
              </w:rPr>
              <w:t xml:space="preserve">, the UE determines </w:t>
            </w:r>
            <m:oMath>
              <m:sSubSup>
                <m:sSubSupPr>
                  <m:ctrlPr>
                    <w:rPr>
                      <w:rFonts w:ascii="Cambria Math" w:eastAsia="SimSun" w:hAnsi="Cambria Math" w:cs="Arial"/>
                      <w:i/>
                      <w:sz w:val="16"/>
                      <w:szCs w:val="16"/>
                    </w:rPr>
                  </m:ctrlPr>
                </m:sSubSupPr>
                <m:e>
                  <m:r>
                    <w:rPr>
                      <w:rFonts w:ascii="Cambria Math" w:eastAsia="SimSun" w:hAnsi="Cambria Math" w:cs="Arial"/>
                      <w:sz w:val="16"/>
                      <w:szCs w:val="16"/>
                    </w:rPr>
                    <m:t>M</m:t>
                  </m:r>
                </m:e>
                <m:sub>
                  <m:r>
                    <m:rPr>
                      <m:nor/>
                    </m:rPr>
                    <w:rPr>
                      <w:rFonts w:ascii="Arial" w:eastAsia="SimSun" w:hAnsi="Arial" w:cs="Arial"/>
                      <w:sz w:val="16"/>
                      <w:szCs w:val="16"/>
                    </w:rPr>
                    <m:t>PDCCH</m:t>
                  </m:r>
                  <m:ctrlPr>
                    <w:rPr>
                      <w:rFonts w:ascii="Cambria Math" w:eastAsia="SimSun" w:hAnsi="Cambria Math" w:cs="Arial"/>
                      <w:sz w:val="16"/>
                      <w:szCs w:val="16"/>
                    </w:rPr>
                  </m:ctrlPr>
                </m:sub>
                <m:sup>
                  <m:r>
                    <m:rPr>
                      <m:nor/>
                    </m:rPr>
                    <w:rPr>
                      <w:rFonts w:ascii="Arial" w:eastAsia="SimSun" w:hAnsi="Arial" w:cs="Arial"/>
                      <w:sz w:val="16"/>
                      <w:szCs w:val="16"/>
                    </w:rPr>
                    <m:t>total,slot,</m:t>
                  </m:r>
                  <m:sSub>
                    <m:sSubPr>
                      <m:ctrlPr>
                        <w:rPr>
                          <w:rFonts w:ascii="Cambria Math" w:eastAsia="SimSun" w:hAnsi="Cambria Math" w:cs="Arial"/>
                          <w:i/>
                          <w:sz w:val="16"/>
                          <w:szCs w:val="16"/>
                        </w:rPr>
                      </m:ctrlPr>
                    </m:sSubPr>
                    <m:e>
                      <m:r>
                        <w:rPr>
                          <w:rFonts w:ascii="Cambria Math" w:eastAsia="SimSun" w:hAnsi="Cambria Math" w:cs="Arial"/>
                          <w:sz w:val="16"/>
                          <w:szCs w:val="16"/>
                        </w:rPr>
                        <m:t>μ</m:t>
                      </m:r>
                    </m:e>
                    <m:sub>
                      <m:r>
                        <w:rPr>
                          <w:rFonts w:ascii="Cambria Math" w:eastAsia="SimSun" w:hAnsi="Cambria Math" w:cs="Arial"/>
                          <w:sz w:val="16"/>
                          <w:szCs w:val="16"/>
                        </w:rPr>
                        <m:t>P</m:t>
                      </m:r>
                    </m:sub>
                  </m:sSub>
                  <m:ctrlPr>
                    <w:rPr>
                      <w:rFonts w:ascii="Cambria Math" w:eastAsia="SimSun" w:hAnsi="Cambria Math" w:cs="Arial"/>
                      <w:sz w:val="16"/>
                      <w:szCs w:val="16"/>
                    </w:rPr>
                  </m:ctrlPr>
                </m:sup>
              </m:sSubSup>
            </m:oMath>
            <w:r w:rsidRPr="00D9582C">
              <w:rPr>
                <w:rFonts w:ascii="Arial" w:eastAsia="SimSun" w:hAnsi="Arial" w:cs="Arial"/>
                <w:sz w:val="16"/>
                <w:szCs w:val="16"/>
              </w:rPr>
              <w:t xml:space="preserve"> and </w:t>
            </w:r>
            <m:oMath>
              <m:sSubSup>
                <m:sSubSupPr>
                  <m:ctrlPr>
                    <w:rPr>
                      <w:rFonts w:ascii="Cambria Math" w:eastAsia="SimSun" w:hAnsi="Cambria Math" w:cs="Arial"/>
                      <w:i/>
                      <w:sz w:val="16"/>
                      <w:szCs w:val="16"/>
                    </w:rPr>
                  </m:ctrlPr>
                </m:sSubSupPr>
                <m:e>
                  <m:r>
                    <w:rPr>
                      <w:rFonts w:ascii="Cambria Math" w:eastAsia="SimSun" w:hAnsi="Cambria Math" w:cs="Arial"/>
                      <w:sz w:val="16"/>
                      <w:szCs w:val="16"/>
                    </w:rPr>
                    <m:t>C</m:t>
                  </m:r>
                </m:e>
                <m:sub>
                  <m:r>
                    <m:rPr>
                      <m:nor/>
                    </m:rPr>
                    <w:rPr>
                      <w:rFonts w:ascii="Arial" w:eastAsia="SimSun" w:hAnsi="Arial" w:cs="Arial"/>
                      <w:sz w:val="16"/>
                      <w:szCs w:val="16"/>
                    </w:rPr>
                    <m:t>PDCCH</m:t>
                  </m:r>
                  <m:ctrlPr>
                    <w:rPr>
                      <w:rFonts w:ascii="Cambria Math" w:eastAsia="SimSun" w:hAnsi="Cambria Math" w:cs="Arial"/>
                      <w:sz w:val="16"/>
                      <w:szCs w:val="16"/>
                    </w:rPr>
                  </m:ctrlPr>
                </m:sub>
                <m:sup>
                  <m:r>
                    <m:rPr>
                      <m:nor/>
                    </m:rPr>
                    <w:rPr>
                      <w:rFonts w:ascii="Arial" w:eastAsia="SimSun" w:hAnsi="Arial" w:cs="Arial"/>
                      <w:sz w:val="16"/>
                      <w:szCs w:val="16"/>
                    </w:rPr>
                    <m:t>total,slot,</m:t>
                  </m:r>
                  <m:sSub>
                    <m:sSubPr>
                      <m:ctrlPr>
                        <w:rPr>
                          <w:rFonts w:ascii="Cambria Math" w:eastAsia="SimSun" w:hAnsi="Cambria Math" w:cs="Arial"/>
                          <w:i/>
                          <w:sz w:val="16"/>
                          <w:szCs w:val="16"/>
                        </w:rPr>
                      </m:ctrlPr>
                    </m:sSubPr>
                    <m:e>
                      <m:r>
                        <w:rPr>
                          <w:rFonts w:ascii="Cambria Math" w:eastAsia="SimSun" w:hAnsi="Cambria Math" w:cs="Arial"/>
                          <w:sz w:val="16"/>
                          <w:szCs w:val="16"/>
                        </w:rPr>
                        <m:t>μ</m:t>
                      </m:r>
                    </m:e>
                    <m:sub>
                      <m:r>
                        <w:rPr>
                          <w:rFonts w:ascii="Cambria Math" w:eastAsia="SimSun" w:hAnsi="Cambria Math" w:cs="Arial"/>
                          <w:sz w:val="16"/>
                          <w:szCs w:val="16"/>
                        </w:rPr>
                        <m:t>P</m:t>
                      </m:r>
                    </m:sub>
                  </m:sSub>
                  <m:ctrlPr>
                    <w:rPr>
                      <w:rFonts w:ascii="Cambria Math" w:eastAsia="SimSun" w:hAnsi="Cambria Math" w:cs="Arial"/>
                      <w:sz w:val="16"/>
                      <w:szCs w:val="16"/>
                    </w:rPr>
                  </m:ctrlPr>
                </m:sup>
              </m:sSubSup>
            </m:oMath>
            <w:r w:rsidRPr="00D9582C">
              <w:rPr>
                <w:rFonts w:ascii="Arial" w:eastAsia="SimSun" w:hAnsi="Arial" w:cs="Arial"/>
                <w:sz w:val="16"/>
                <w:szCs w:val="16"/>
              </w:rPr>
              <w:t xml:space="preserve">, and determines </w:t>
            </w:r>
            <m:oMath>
              <m:sSubSup>
                <m:sSubSupPr>
                  <m:ctrlPr>
                    <w:rPr>
                      <w:rFonts w:ascii="Cambria Math" w:eastAsia="SimSun" w:hAnsi="Cambria Math" w:cs="Arial"/>
                      <w:i/>
                      <w:sz w:val="16"/>
                      <w:szCs w:val="16"/>
                    </w:rPr>
                  </m:ctrlPr>
                </m:sSubSupPr>
                <m:e>
                  <m:r>
                    <w:rPr>
                      <w:rFonts w:ascii="Cambria Math" w:eastAsia="SimSun" w:hAnsi="Cambria Math" w:cs="Arial"/>
                      <w:sz w:val="16"/>
                      <w:szCs w:val="16"/>
                    </w:rPr>
                    <m:t>M</m:t>
                  </m:r>
                </m:e>
                <m:sub>
                  <m:r>
                    <m:rPr>
                      <m:nor/>
                    </m:rPr>
                    <w:rPr>
                      <w:rFonts w:ascii="Arial" w:eastAsia="SimSun" w:hAnsi="Arial" w:cs="Arial"/>
                      <w:sz w:val="16"/>
                      <w:szCs w:val="16"/>
                    </w:rPr>
                    <m:t>PDCCH</m:t>
                  </m:r>
                  <m:ctrlPr>
                    <w:rPr>
                      <w:rFonts w:ascii="Cambria Math" w:eastAsia="SimSun" w:hAnsi="Cambria Math" w:cs="Arial"/>
                      <w:sz w:val="16"/>
                      <w:szCs w:val="16"/>
                    </w:rPr>
                  </m:ctrlPr>
                </m:sub>
                <m:sup>
                  <m:r>
                    <m:rPr>
                      <m:nor/>
                    </m:rPr>
                    <w:rPr>
                      <w:rFonts w:ascii="Arial" w:eastAsia="SimSun" w:hAnsi="Arial" w:cs="Arial"/>
                      <w:sz w:val="16"/>
                      <w:szCs w:val="16"/>
                    </w:rPr>
                    <m:t>total,slot,</m:t>
                  </m:r>
                  <m:sSub>
                    <m:sSubPr>
                      <m:ctrlPr>
                        <w:rPr>
                          <w:rFonts w:ascii="Cambria Math" w:eastAsia="SimSun" w:hAnsi="Cambria Math" w:cs="Arial"/>
                          <w:i/>
                          <w:sz w:val="16"/>
                          <w:szCs w:val="16"/>
                        </w:rPr>
                      </m:ctrlPr>
                    </m:sSubPr>
                    <m:e>
                      <m:r>
                        <w:rPr>
                          <w:rFonts w:ascii="Cambria Math" w:eastAsia="SimSun" w:hAnsi="Cambria Math" w:cs="Arial"/>
                          <w:sz w:val="16"/>
                          <w:szCs w:val="16"/>
                        </w:rPr>
                        <m:t>μ</m:t>
                      </m:r>
                    </m:e>
                    <m:sub>
                      <m:r>
                        <w:rPr>
                          <w:rFonts w:ascii="Cambria Math" w:eastAsia="SimSun" w:hAnsi="Cambria Math" w:cs="Arial"/>
                          <w:sz w:val="16"/>
                          <w:szCs w:val="16"/>
                        </w:rPr>
                        <m:t>S</m:t>
                      </m:r>
                    </m:sub>
                  </m:sSub>
                  <m:ctrlPr>
                    <w:rPr>
                      <w:rFonts w:ascii="Cambria Math" w:eastAsia="SimSun" w:hAnsi="Cambria Math" w:cs="Arial"/>
                      <w:sz w:val="16"/>
                      <w:szCs w:val="16"/>
                    </w:rPr>
                  </m:ctrlPr>
                </m:sup>
              </m:sSubSup>
            </m:oMath>
            <w:r w:rsidRPr="00D9582C">
              <w:rPr>
                <w:rFonts w:ascii="Arial" w:eastAsia="SimSun" w:hAnsi="Arial" w:cs="Arial"/>
                <w:sz w:val="16"/>
                <w:szCs w:val="16"/>
              </w:rPr>
              <w:t xml:space="preserve"> and </w:t>
            </w:r>
            <m:oMath>
              <m:sSubSup>
                <m:sSubSupPr>
                  <m:ctrlPr>
                    <w:rPr>
                      <w:rFonts w:ascii="Cambria Math" w:eastAsia="SimSun" w:hAnsi="Cambria Math" w:cs="Arial"/>
                      <w:i/>
                      <w:sz w:val="16"/>
                      <w:szCs w:val="16"/>
                    </w:rPr>
                  </m:ctrlPr>
                </m:sSubSupPr>
                <m:e>
                  <m:r>
                    <w:rPr>
                      <w:rFonts w:ascii="Cambria Math" w:eastAsia="SimSun" w:hAnsi="Cambria Math" w:cs="Arial"/>
                      <w:sz w:val="16"/>
                      <w:szCs w:val="16"/>
                    </w:rPr>
                    <m:t>C</m:t>
                  </m:r>
                </m:e>
                <m:sub>
                  <m:r>
                    <m:rPr>
                      <m:nor/>
                    </m:rPr>
                    <w:rPr>
                      <w:rFonts w:ascii="Arial" w:eastAsia="SimSun" w:hAnsi="Arial" w:cs="Arial"/>
                      <w:sz w:val="16"/>
                      <w:szCs w:val="16"/>
                    </w:rPr>
                    <m:t>PDCCH</m:t>
                  </m:r>
                  <m:ctrlPr>
                    <w:rPr>
                      <w:rFonts w:ascii="Cambria Math" w:eastAsia="SimSun" w:hAnsi="Cambria Math" w:cs="Arial"/>
                      <w:sz w:val="16"/>
                      <w:szCs w:val="16"/>
                    </w:rPr>
                  </m:ctrlPr>
                </m:sub>
                <m:sup>
                  <m:r>
                    <m:rPr>
                      <m:nor/>
                    </m:rPr>
                    <w:rPr>
                      <w:rFonts w:ascii="Arial" w:eastAsia="SimSun" w:hAnsi="Arial" w:cs="Arial"/>
                      <w:sz w:val="16"/>
                      <w:szCs w:val="16"/>
                    </w:rPr>
                    <m:t>total,slot,</m:t>
                  </m:r>
                  <m:sSub>
                    <m:sSubPr>
                      <m:ctrlPr>
                        <w:rPr>
                          <w:rFonts w:ascii="Cambria Math" w:eastAsia="SimSun" w:hAnsi="Cambria Math" w:cs="Arial"/>
                          <w:i/>
                          <w:sz w:val="16"/>
                          <w:szCs w:val="16"/>
                        </w:rPr>
                      </m:ctrlPr>
                    </m:sSubPr>
                    <m:e>
                      <m:r>
                        <w:rPr>
                          <w:rFonts w:ascii="Cambria Math" w:eastAsia="SimSun" w:hAnsi="Cambria Math" w:cs="Arial"/>
                          <w:sz w:val="16"/>
                          <w:szCs w:val="16"/>
                        </w:rPr>
                        <m:t>μ</m:t>
                      </m:r>
                    </m:e>
                    <m:sub>
                      <m:r>
                        <w:rPr>
                          <w:rFonts w:ascii="Cambria Math" w:eastAsia="SimSun" w:hAnsi="Cambria Math" w:cs="Arial"/>
                          <w:sz w:val="16"/>
                          <w:szCs w:val="16"/>
                        </w:rPr>
                        <m:t>S</m:t>
                      </m:r>
                    </m:sub>
                  </m:sSub>
                  <m:ctrlPr>
                    <w:rPr>
                      <w:rFonts w:ascii="Cambria Math" w:eastAsia="SimSun" w:hAnsi="Cambria Math" w:cs="Arial"/>
                      <w:sz w:val="16"/>
                      <w:szCs w:val="16"/>
                    </w:rPr>
                  </m:ctrlPr>
                </m:sup>
              </m:sSubSup>
            </m:oMath>
            <w:r w:rsidRPr="00D9582C">
              <w:rPr>
                <w:rFonts w:ascii="Arial" w:eastAsia="SimSun" w:hAnsi="Arial" w:cs="Arial"/>
                <w:sz w:val="16"/>
                <w:szCs w:val="16"/>
              </w:rPr>
              <w:t xml:space="preserve">, by including the primary cell only in the </w:t>
            </w:r>
            <m:oMath>
              <m:sSubSup>
                <m:sSubSupPr>
                  <m:ctrlPr>
                    <w:rPr>
                      <w:rFonts w:ascii="Cambria Math" w:eastAsia="SimSun" w:hAnsi="Cambria Math" w:cs="Arial"/>
                      <w:i/>
                      <w:sz w:val="16"/>
                      <w:szCs w:val="16"/>
                    </w:rPr>
                  </m:ctrlPr>
                </m:sSubSupPr>
                <m:e>
                  <m:r>
                    <w:rPr>
                      <w:rFonts w:ascii="Cambria Math" w:eastAsia="SimSun" w:hAnsi="Cambria Math" w:cs="Arial"/>
                      <w:sz w:val="16"/>
                      <w:szCs w:val="16"/>
                    </w:rPr>
                    <m:t>N</m:t>
                  </m:r>
                </m:e>
                <m:sub>
                  <m:r>
                    <m:rPr>
                      <m:nor/>
                    </m:rPr>
                    <w:rPr>
                      <w:rFonts w:ascii="Arial" w:eastAsia="SimSun" w:hAnsi="Arial" w:cs="Arial"/>
                      <w:sz w:val="16"/>
                      <w:szCs w:val="16"/>
                    </w:rPr>
                    <m:t>cells,0</m:t>
                  </m:r>
                  <m:ctrlPr>
                    <w:rPr>
                      <w:rFonts w:ascii="Cambria Math" w:eastAsia="SimSun" w:hAnsi="Cambria Math" w:cs="Arial"/>
                      <w:sz w:val="16"/>
                      <w:szCs w:val="16"/>
                    </w:rPr>
                  </m:ctrlPr>
                </m:sub>
                <m:sup>
                  <m:r>
                    <m:rPr>
                      <m:nor/>
                    </m:rPr>
                    <w:rPr>
                      <w:rFonts w:ascii="Arial" w:eastAsia="SimSun" w:hAnsi="Arial" w:cs="Arial"/>
                      <w:sz w:val="16"/>
                      <w:szCs w:val="16"/>
                    </w:rPr>
                    <m:t>DL,</m:t>
                  </m:r>
                  <m:sSub>
                    <m:sSubPr>
                      <m:ctrlPr>
                        <w:rPr>
                          <w:rFonts w:ascii="Cambria Math" w:eastAsia="SimSun" w:hAnsi="Cambria Math" w:cs="Arial"/>
                          <w:i/>
                          <w:sz w:val="16"/>
                          <w:szCs w:val="16"/>
                        </w:rPr>
                      </m:ctrlPr>
                    </m:sSubPr>
                    <m:e>
                      <m:r>
                        <w:rPr>
                          <w:rFonts w:ascii="Cambria Math" w:eastAsia="SimSun" w:hAnsi="Cambria Math" w:cs="Arial"/>
                          <w:sz w:val="16"/>
                          <w:szCs w:val="16"/>
                        </w:rPr>
                        <m:t>μ</m:t>
                      </m:r>
                    </m:e>
                    <m:sub>
                      <m:r>
                        <w:rPr>
                          <w:rFonts w:ascii="Cambria Math" w:eastAsia="SimSun" w:hAnsi="Cambria Math" w:cs="Arial"/>
                          <w:sz w:val="16"/>
                          <w:szCs w:val="16"/>
                        </w:rPr>
                        <m:t>P</m:t>
                      </m:r>
                    </m:sub>
                  </m:sSub>
                  <m:ctrlPr>
                    <w:rPr>
                      <w:rFonts w:ascii="Cambria Math" w:eastAsia="SimSun" w:hAnsi="Cambria Math" w:cs="Arial"/>
                      <w:sz w:val="16"/>
                      <w:szCs w:val="16"/>
                    </w:rPr>
                  </m:ctrlPr>
                </m:sup>
              </m:sSubSup>
            </m:oMath>
            <w:r w:rsidRPr="00D9582C">
              <w:rPr>
                <w:rFonts w:ascii="Arial" w:eastAsia="SimSun" w:hAnsi="Arial" w:cs="Arial"/>
                <w:sz w:val="16"/>
                <w:szCs w:val="16"/>
              </w:rPr>
              <w:t xml:space="preserve"> downlink cells in </w:t>
            </w:r>
            <m:oMath>
              <m:nary>
                <m:naryPr>
                  <m:chr m:val="∑"/>
                  <m:ctrlPr>
                    <w:rPr>
                      <w:rFonts w:ascii="Cambria Math" w:eastAsia="SimSun" w:hAnsi="Cambria Math" w:cs="Arial"/>
                      <w:i/>
                      <w:sz w:val="16"/>
                      <w:szCs w:val="16"/>
                    </w:rPr>
                  </m:ctrlPr>
                </m:naryPr>
                <m:sub>
                  <m:r>
                    <w:rPr>
                      <w:rFonts w:ascii="Cambria Math" w:eastAsia="SimSun" w:hAnsi="Cambria Math" w:cs="Arial"/>
                      <w:sz w:val="16"/>
                      <w:szCs w:val="16"/>
                    </w:rPr>
                    <m:t>j=0</m:t>
                  </m:r>
                </m:sub>
                <m:sup>
                  <m:r>
                    <w:rPr>
                      <w:rFonts w:ascii="Cambria Math" w:eastAsia="SimSun" w:hAnsi="Cambria Math" w:cs="Arial"/>
                      <w:sz w:val="16"/>
                      <w:szCs w:val="16"/>
                    </w:rPr>
                    <m:t>3</m:t>
                  </m:r>
                </m:sup>
                <m:e>
                  <m:d>
                    <m:dPr>
                      <m:ctrlPr>
                        <w:rPr>
                          <w:rFonts w:ascii="Cambria Math" w:eastAsia="SimSun" w:hAnsi="Cambria Math" w:cs="Arial"/>
                          <w:i/>
                          <w:sz w:val="16"/>
                          <w:szCs w:val="16"/>
                        </w:rPr>
                      </m:ctrlPr>
                    </m:dPr>
                    <m:e>
                      <m:sSubSup>
                        <m:sSubSupPr>
                          <m:ctrlPr>
                            <w:rPr>
                              <w:rFonts w:ascii="Cambria Math" w:eastAsia="SimSun" w:hAnsi="Cambria Math" w:cs="Arial"/>
                              <w:i/>
                              <w:sz w:val="16"/>
                              <w:szCs w:val="16"/>
                            </w:rPr>
                          </m:ctrlPr>
                        </m:sSubSupPr>
                        <m:e>
                          <m:r>
                            <w:rPr>
                              <w:rFonts w:ascii="Cambria Math" w:eastAsia="SimSun" w:hAnsi="Cambria Math" w:cs="Arial"/>
                              <w:sz w:val="16"/>
                              <w:szCs w:val="16"/>
                            </w:rPr>
                            <m:t>N</m:t>
                          </m:r>
                        </m:e>
                        <m:sub>
                          <m:r>
                            <m:rPr>
                              <m:nor/>
                            </m:rPr>
                            <w:rPr>
                              <w:rFonts w:ascii="Arial" w:eastAsia="SimSun" w:hAnsi="Arial" w:cs="Arial"/>
                              <w:sz w:val="16"/>
                              <w:szCs w:val="16"/>
                            </w:rPr>
                            <m:t>cells,0</m:t>
                          </m:r>
                          <m:ctrlPr>
                            <w:rPr>
                              <w:rFonts w:ascii="Cambria Math" w:eastAsia="SimSun" w:hAnsi="Cambria Math" w:cs="Arial"/>
                              <w:sz w:val="16"/>
                              <w:szCs w:val="16"/>
                            </w:rPr>
                          </m:ctrlPr>
                        </m:sub>
                        <m:sup>
                          <m:r>
                            <m:rPr>
                              <m:nor/>
                            </m:rPr>
                            <w:rPr>
                              <w:rFonts w:ascii="Arial" w:eastAsia="SimSun" w:hAnsi="Arial" w:cs="Arial"/>
                              <w:sz w:val="16"/>
                              <w:szCs w:val="16"/>
                            </w:rPr>
                            <m:t>DL,</m:t>
                          </m:r>
                          <m:r>
                            <w:rPr>
                              <w:rFonts w:ascii="Cambria Math" w:eastAsia="SimSun" w:hAnsi="Cambria Math" w:cs="Arial"/>
                              <w:sz w:val="16"/>
                              <w:szCs w:val="16"/>
                            </w:rPr>
                            <m:t>j</m:t>
                          </m:r>
                          <m:ctrlPr>
                            <w:rPr>
                              <w:rFonts w:ascii="Cambria Math" w:eastAsia="SimSun" w:hAnsi="Cambria Math" w:cs="Arial"/>
                              <w:sz w:val="16"/>
                              <w:szCs w:val="16"/>
                            </w:rPr>
                          </m:ctrlPr>
                        </m:sup>
                      </m:sSubSup>
                      <m:r>
                        <w:rPr>
                          <w:rFonts w:ascii="Cambria Math" w:eastAsia="SimSun" w:hAnsi="Cambria Math" w:cs="Arial"/>
                          <w:sz w:val="16"/>
                          <w:szCs w:val="16"/>
                        </w:rPr>
                        <m:t>+γ∙</m:t>
                      </m:r>
                      <m:sSubSup>
                        <m:sSubSupPr>
                          <m:ctrlPr>
                            <w:rPr>
                              <w:rFonts w:ascii="Cambria Math" w:eastAsia="SimSun" w:hAnsi="Cambria Math" w:cs="Arial"/>
                              <w:i/>
                              <w:sz w:val="16"/>
                              <w:szCs w:val="16"/>
                            </w:rPr>
                          </m:ctrlPr>
                        </m:sSubSupPr>
                        <m:e>
                          <m:r>
                            <w:rPr>
                              <w:rFonts w:ascii="Cambria Math" w:eastAsia="SimSun" w:hAnsi="Cambria Math" w:cs="Arial"/>
                              <w:sz w:val="16"/>
                              <w:szCs w:val="16"/>
                            </w:rPr>
                            <m:t>N</m:t>
                          </m:r>
                        </m:e>
                        <m:sub>
                          <m:r>
                            <m:rPr>
                              <m:nor/>
                            </m:rPr>
                            <w:rPr>
                              <w:rFonts w:ascii="Arial" w:eastAsia="SimSun" w:hAnsi="Arial" w:cs="Arial"/>
                              <w:sz w:val="16"/>
                              <w:szCs w:val="16"/>
                            </w:rPr>
                            <m:t>cells,1</m:t>
                          </m:r>
                          <m:ctrlPr>
                            <w:rPr>
                              <w:rFonts w:ascii="Cambria Math" w:eastAsia="SimSun" w:hAnsi="Cambria Math" w:cs="Arial"/>
                              <w:sz w:val="16"/>
                              <w:szCs w:val="16"/>
                            </w:rPr>
                          </m:ctrlPr>
                        </m:sub>
                        <m:sup>
                          <m:r>
                            <m:rPr>
                              <m:nor/>
                            </m:rPr>
                            <w:rPr>
                              <w:rFonts w:ascii="Arial" w:eastAsia="SimSun" w:hAnsi="Arial" w:cs="Arial"/>
                              <w:sz w:val="16"/>
                              <w:szCs w:val="16"/>
                            </w:rPr>
                            <m:t>DL,</m:t>
                          </m:r>
                          <m:r>
                            <w:rPr>
                              <w:rFonts w:ascii="Cambria Math" w:eastAsia="SimSun" w:hAnsi="Cambria Math" w:cs="Arial"/>
                              <w:sz w:val="16"/>
                              <w:szCs w:val="16"/>
                            </w:rPr>
                            <m:t>j</m:t>
                          </m:r>
                          <m:ctrlPr>
                            <w:rPr>
                              <w:rFonts w:ascii="Cambria Math" w:eastAsia="SimSun" w:hAnsi="Cambria Math" w:cs="Arial"/>
                              <w:sz w:val="16"/>
                              <w:szCs w:val="16"/>
                            </w:rPr>
                          </m:ctrlPr>
                        </m:sup>
                      </m:sSubSup>
                    </m:e>
                  </m:d>
                </m:e>
              </m:nary>
            </m:oMath>
            <w:r w:rsidRPr="00D9582C">
              <w:rPr>
                <w:rFonts w:ascii="Arial" w:eastAsia="SimSun" w:hAnsi="Arial" w:cs="Arial"/>
                <w:sz w:val="16"/>
                <w:szCs w:val="16"/>
              </w:rPr>
              <w:t xml:space="preserve">, as described in clause 10.1. If </w:t>
            </w:r>
            <m:oMath>
              <m:sSub>
                <m:sSubPr>
                  <m:ctrlPr>
                    <w:rPr>
                      <w:rFonts w:ascii="Cambria Math" w:eastAsia="SimSun" w:hAnsi="Cambria Math" w:cs="Arial"/>
                      <w:i/>
                      <w:sz w:val="16"/>
                      <w:szCs w:val="16"/>
                    </w:rPr>
                  </m:ctrlPr>
                </m:sSubPr>
                <m:e>
                  <m:r>
                    <w:rPr>
                      <w:rFonts w:ascii="Cambria Math" w:eastAsia="SimSun" w:hAnsi="Cambria Math" w:cs="Arial"/>
                      <w:sz w:val="16"/>
                      <w:szCs w:val="16"/>
                    </w:rPr>
                    <m:t>μ</m:t>
                  </m:r>
                </m:e>
                <m:sub>
                  <m:r>
                    <w:rPr>
                      <w:rFonts w:ascii="Cambria Math" w:eastAsia="SimSun" w:hAnsi="Cambria Math" w:cs="Arial"/>
                      <w:sz w:val="16"/>
                      <w:szCs w:val="16"/>
                    </w:rPr>
                    <m:t>P</m:t>
                  </m:r>
                </m:sub>
              </m:sSub>
              <m:r>
                <w:rPr>
                  <w:rFonts w:ascii="Cambria Math" w:eastAsia="SimSun" w:hAnsi="Cambria Math" w:cs="Arial"/>
                  <w:sz w:val="16"/>
                  <w:szCs w:val="16"/>
                </w:rPr>
                <m:t>=</m:t>
              </m:r>
              <m:sSub>
                <m:sSubPr>
                  <m:ctrlPr>
                    <w:rPr>
                      <w:rFonts w:ascii="Cambria Math" w:eastAsia="SimSun" w:hAnsi="Cambria Math" w:cs="Arial"/>
                      <w:i/>
                      <w:sz w:val="16"/>
                      <w:szCs w:val="16"/>
                    </w:rPr>
                  </m:ctrlPr>
                </m:sSubPr>
                <m:e>
                  <m:r>
                    <w:rPr>
                      <w:rFonts w:ascii="Cambria Math" w:eastAsia="SimSun" w:hAnsi="Cambria Math" w:cs="Arial"/>
                      <w:sz w:val="16"/>
                      <w:szCs w:val="16"/>
                    </w:rPr>
                    <m:t>μ</m:t>
                  </m:r>
                </m:e>
                <m:sub>
                  <m:r>
                    <w:rPr>
                      <w:rFonts w:ascii="Cambria Math" w:eastAsia="SimSun" w:hAnsi="Cambria Math" w:cs="Arial"/>
                      <w:sz w:val="16"/>
                      <w:szCs w:val="16"/>
                    </w:rPr>
                    <m:t>S</m:t>
                  </m:r>
                </m:sub>
              </m:sSub>
              <m:r>
                <w:rPr>
                  <w:rFonts w:ascii="Cambria Math" w:eastAsia="SimSun" w:hAnsi="Cambria Math" w:cs="Arial"/>
                  <w:sz w:val="16"/>
                  <w:szCs w:val="16"/>
                </w:rPr>
                <m:t>=μ</m:t>
              </m:r>
            </m:oMath>
            <w:r w:rsidRPr="00D9582C">
              <w:rPr>
                <w:rFonts w:ascii="Arial" w:eastAsia="SimSun" w:hAnsi="Arial" w:cs="Arial"/>
                <w:sz w:val="16"/>
                <w:szCs w:val="16"/>
              </w:rPr>
              <w:t xml:space="preserve">, the UE determines </w:t>
            </w:r>
            <m:oMath>
              <m:sSubSup>
                <m:sSubSupPr>
                  <m:ctrlPr>
                    <w:rPr>
                      <w:rFonts w:ascii="Cambria Math" w:eastAsia="SimSun" w:hAnsi="Cambria Math" w:cs="Arial"/>
                      <w:i/>
                      <w:sz w:val="16"/>
                      <w:szCs w:val="16"/>
                    </w:rPr>
                  </m:ctrlPr>
                </m:sSubSupPr>
                <m:e>
                  <m:r>
                    <w:rPr>
                      <w:rFonts w:ascii="Cambria Math" w:eastAsia="SimSun" w:hAnsi="Cambria Math" w:cs="Arial"/>
                      <w:sz w:val="16"/>
                      <w:szCs w:val="16"/>
                    </w:rPr>
                    <m:t>M</m:t>
                  </m:r>
                </m:e>
                <m:sub>
                  <m:r>
                    <m:rPr>
                      <m:nor/>
                    </m:rPr>
                    <w:rPr>
                      <w:rFonts w:ascii="Arial" w:eastAsia="SimSun" w:hAnsi="Arial" w:cs="Arial"/>
                      <w:sz w:val="16"/>
                      <w:szCs w:val="16"/>
                    </w:rPr>
                    <m:t>PDCCH</m:t>
                  </m:r>
                  <m:ctrlPr>
                    <w:rPr>
                      <w:rFonts w:ascii="Cambria Math" w:eastAsia="SimSun" w:hAnsi="Cambria Math" w:cs="Arial"/>
                      <w:sz w:val="16"/>
                      <w:szCs w:val="16"/>
                    </w:rPr>
                  </m:ctrlPr>
                </m:sub>
                <m:sup>
                  <m:r>
                    <m:rPr>
                      <m:nor/>
                    </m:rPr>
                    <w:rPr>
                      <w:rFonts w:ascii="Arial" w:eastAsia="SimSun" w:hAnsi="Arial" w:cs="Arial"/>
                      <w:sz w:val="16"/>
                      <w:szCs w:val="16"/>
                    </w:rPr>
                    <m:t>total,slot,</m:t>
                  </m:r>
                  <m:r>
                    <w:rPr>
                      <w:rFonts w:ascii="Cambria Math" w:eastAsia="SimSun" w:hAnsi="Cambria Math" w:cs="Arial"/>
                      <w:sz w:val="16"/>
                      <w:szCs w:val="16"/>
                    </w:rPr>
                    <m:t>μ</m:t>
                  </m:r>
                  <m:ctrlPr>
                    <w:rPr>
                      <w:rFonts w:ascii="Cambria Math" w:eastAsia="SimSun" w:hAnsi="Cambria Math" w:cs="Arial"/>
                      <w:sz w:val="16"/>
                      <w:szCs w:val="16"/>
                    </w:rPr>
                  </m:ctrlPr>
                </m:sup>
              </m:sSubSup>
            </m:oMath>
            <w:r w:rsidRPr="00D9582C">
              <w:rPr>
                <w:rFonts w:ascii="Arial" w:eastAsia="SimSun" w:hAnsi="Arial" w:cs="Arial"/>
                <w:sz w:val="16"/>
                <w:szCs w:val="16"/>
              </w:rPr>
              <w:t xml:space="preserve"> and </w:t>
            </w:r>
            <m:oMath>
              <m:sSubSup>
                <m:sSubSupPr>
                  <m:ctrlPr>
                    <w:rPr>
                      <w:rFonts w:ascii="Cambria Math" w:eastAsia="SimSun" w:hAnsi="Cambria Math" w:cs="Arial"/>
                      <w:i/>
                      <w:sz w:val="16"/>
                      <w:szCs w:val="16"/>
                    </w:rPr>
                  </m:ctrlPr>
                </m:sSubSupPr>
                <m:e>
                  <m:r>
                    <w:rPr>
                      <w:rFonts w:ascii="Cambria Math" w:eastAsia="SimSun" w:hAnsi="Cambria Math" w:cs="Arial"/>
                      <w:sz w:val="16"/>
                      <w:szCs w:val="16"/>
                    </w:rPr>
                    <m:t>C</m:t>
                  </m:r>
                </m:e>
                <m:sub>
                  <m:r>
                    <m:rPr>
                      <m:nor/>
                    </m:rPr>
                    <w:rPr>
                      <w:rFonts w:ascii="Arial" w:eastAsia="SimSun" w:hAnsi="Arial" w:cs="Arial"/>
                      <w:sz w:val="16"/>
                      <w:szCs w:val="16"/>
                    </w:rPr>
                    <m:t>PDCCH</m:t>
                  </m:r>
                  <m:ctrlPr>
                    <w:rPr>
                      <w:rFonts w:ascii="Cambria Math" w:eastAsia="SimSun" w:hAnsi="Cambria Math" w:cs="Arial"/>
                      <w:sz w:val="16"/>
                      <w:szCs w:val="16"/>
                    </w:rPr>
                  </m:ctrlPr>
                </m:sub>
                <m:sup>
                  <m:r>
                    <m:rPr>
                      <m:nor/>
                    </m:rPr>
                    <w:rPr>
                      <w:rFonts w:ascii="Arial" w:eastAsia="SimSun" w:hAnsi="Arial" w:cs="Arial"/>
                      <w:sz w:val="16"/>
                      <w:szCs w:val="16"/>
                    </w:rPr>
                    <m:t>total,slot,</m:t>
                  </m:r>
                  <m:r>
                    <w:rPr>
                      <w:rFonts w:ascii="Cambria Math" w:eastAsia="SimSun" w:hAnsi="Cambria Math" w:cs="Arial"/>
                      <w:sz w:val="16"/>
                      <w:szCs w:val="16"/>
                    </w:rPr>
                    <m:t>μ</m:t>
                  </m:r>
                  <m:ctrlPr>
                    <w:rPr>
                      <w:rFonts w:ascii="Cambria Math" w:eastAsia="SimSun" w:hAnsi="Cambria Math" w:cs="Arial"/>
                      <w:sz w:val="16"/>
                      <w:szCs w:val="16"/>
                    </w:rPr>
                  </m:ctrlPr>
                </m:sup>
              </m:sSubSup>
            </m:oMath>
            <w:r w:rsidRPr="00D9582C">
              <w:rPr>
                <w:rFonts w:ascii="Arial" w:eastAsia="SimSun" w:hAnsi="Arial" w:cs="Arial"/>
                <w:sz w:val="16"/>
                <w:szCs w:val="16"/>
              </w:rPr>
              <w:t xml:space="preserve"> by including the primary cell once in the </w:t>
            </w:r>
            <m:oMath>
              <m:sSubSup>
                <m:sSubSupPr>
                  <m:ctrlPr>
                    <w:rPr>
                      <w:rFonts w:ascii="Cambria Math" w:eastAsia="SimSun" w:hAnsi="Cambria Math" w:cs="Arial"/>
                      <w:i/>
                      <w:sz w:val="16"/>
                      <w:szCs w:val="16"/>
                    </w:rPr>
                  </m:ctrlPr>
                </m:sSubSupPr>
                <m:e>
                  <m:r>
                    <w:rPr>
                      <w:rFonts w:ascii="Cambria Math" w:eastAsia="SimSun" w:hAnsi="Cambria Math" w:cs="Arial"/>
                      <w:sz w:val="16"/>
                      <w:szCs w:val="16"/>
                    </w:rPr>
                    <m:t>N</m:t>
                  </m:r>
                </m:e>
                <m:sub>
                  <m:r>
                    <m:rPr>
                      <m:nor/>
                    </m:rPr>
                    <w:rPr>
                      <w:rFonts w:ascii="Arial" w:eastAsia="SimSun" w:hAnsi="Arial" w:cs="Arial"/>
                      <w:sz w:val="16"/>
                      <w:szCs w:val="16"/>
                    </w:rPr>
                    <m:t>cells,0</m:t>
                  </m:r>
                  <m:ctrlPr>
                    <w:rPr>
                      <w:rFonts w:ascii="Cambria Math" w:eastAsia="SimSun" w:hAnsi="Cambria Math" w:cs="Arial"/>
                      <w:sz w:val="16"/>
                      <w:szCs w:val="16"/>
                    </w:rPr>
                  </m:ctrlPr>
                </m:sub>
                <m:sup>
                  <m:r>
                    <m:rPr>
                      <m:nor/>
                    </m:rPr>
                    <w:rPr>
                      <w:rFonts w:ascii="Arial" w:eastAsia="SimSun" w:hAnsi="Arial" w:cs="Arial"/>
                      <w:sz w:val="16"/>
                      <w:szCs w:val="16"/>
                    </w:rPr>
                    <m:t>DL,</m:t>
                  </m:r>
                  <m:r>
                    <w:rPr>
                      <w:rFonts w:ascii="Cambria Math" w:eastAsia="SimSun" w:hAnsi="Cambria Math" w:cs="Arial"/>
                      <w:sz w:val="16"/>
                      <w:szCs w:val="16"/>
                    </w:rPr>
                    <m:t>μ</m:t>
                  </m:r>
                  <m:ctrlPr>
                    <w:rPr>
                      <w:rFonts w:ascii="Cambria Math" w:eastAsia="SimSun" w:hAnsi="Cambria Math" w:cs="Arial"/>
                      <w:sz w:val="16"/>
                      <w:szCs w:val="16"/>
                    </w:rPr>
                  </m:ctrlPr>
                </m:sup>
              </m:sSubSup>
            </m:oMath>
            <w:r w:rsidRPr="00D9582C">
              <w:rPr>
                <w:rFonts w:ascii="Arial" w:eastAsia="SimSun" w:hAnsi="Arial" w:cs="Arial"/>
                <w:sz w:val="16"/>
                <w:szCs w:val="16"/>
              </w:rPr>
              <w:t xml:space="preserve"> downlink cells in </w:t>
            </w:r>
            <m:oMath>
              <m:nary>
                <m:naryPr>
                  <m:chr m:val="∑"/>
                  <m:ctrlPr>
                    <w:rPr>
                      <w:rFonts w:ascii="Cambria Math" w:eastAsia="SimSun" w:hAnsi="Cambria Math" w:cs="Arial"/>
                      <w:i/>
                      <w:sz w:val="16"/>
                      <w:szCs w:val="16"/>
                    </w:rPr>
                  </m:ctrlPr>
                </m:naryPr>
                <m:sub>
                  <m:r>
                    <w:rPr>
                      <w:rFonts w:ascii="Cambria Math" w:eastAsia="SimSun" w:hAnsi="Cambria Math" w:cs="Arial"/>
                      <w:sz w:val="16"/>
                      <w:szCs w:val="16"/>
                    </w:rPr>
                    <m:t>j=0</m:t>
                  </m:r>
                </m:sub>
                <m:sup>
                  <m:r>
                    <w:rPr>
                      <w:rFonts w:ascii="Cambria Math" w:eastAsia="SimSun" w:hAnsi="Cambria Math" w:cs="Arial"/>
                      <w:sz w:val="16"/>
                      <w:szCs w:val="16"/>
                    </w:rPr>
                    <m:t>3</m:t>
                  </m:r>
                </m:sup>
                <m:e>
                  <m:d>
                    <m:dPr>
                      <m:ctrlPr>
                        <w:rPr>
                          <w:rFonts w:ascii="Cambria Math" w:eastAsia="SimSun" w:hAnsi="Cambria Math" w:cs="Arial"/>
                          <w:i/>
                          <w:sz w:val="16"/>
                          <w:szCs w:val="16"/>
                        </w:rPr>
                      </m:ctrlPr>
                    </m:dPr>
                    <m:e>
                      <m:sSubSup>
                        <m:sSubSupPr>
                          <m:ctrlPr>
                            <w:rPr>
                              <w:rFonts w:ascii="Cambria Math" w:eastAsia="SimSun" w:hAnsi="Cambria Math" w:cs="Arial"/>
                              <w:i/>
                              <w:sz w:val="16"/>
                              <w:szCs w:val="16"/>
                            </w:rPr>
                          </m:ctrlPr>
                        </m:sSubSupPr>
                        <m:e>
                          <m:r>
                            <w:rPr>
                              <w:rFonts w:ascii="Cambria Math" w:eastAsia="SimSun" w:hAnsi="Cambria Math" w:cs="Arial"/>
                              <w:sz w:val="16"/>
                              <w:szCs w:val="16"/>
                            </w:rPr>
                            <m:t>N</m:t>
                          </m:r>
                        </m:e>
                        <m:sub>
                          <m:r>
                            <m:rPr>
                              <m:nor/>
                            </m:rPr>
                            <w:rPr>
                              <w:rFonts w:ascii="Arial" w:eastAsia="SimSun" w:hAnsi="Arial" w:cs="Arial"/>
                              <w:sz w:val="16"/>
                              <w:szCs w:val="16"/>
                            </w:rPr>
                            <m:t>cells,0</m:t>
                          </m:r>
                          <m:ctrlPr>
                            <w:rPr>
                              <w:rFonts w:ascii="Cambria Math" w:eastAsia="SimSun" w:hAnsi="Cambria Math" w:cs="Arial"/>
                              <w:sz w:val="16"/>
                              <w:szCs w:val="16"/>
                            </w:rPr>
                          </m:ctrlPr>
                        </m:sub>
                        <m:sup>
                          <m:r>
                            <m:rPr>
                              <m:nor/>
                            </m:rPr>
                            <w:rPr>
                              <w:rFonts w:ascii="Arial" w:eastAsia="SimSun" w:hAnsi="Arial" w:cs="Arial"/>
                              <w:sz w:val="16"/>
                              <w:szCs w:val="16"/>
                            </w:rPr>
                            <m:t>DL,</m:t>
                          </m:r>
                          <m:r>
                            <w:rPr>
                              <w:rFonts w:ascii="Cambria Math" w:eastAsia="SimSun" w:hAnsi="Cambria Math" w:cs="Arial"/>
                              <w:sz w:val="16"/>
                              <w:szCs w:val="16"/>
                            </w:rPr>
                            <m:t>j</m:t>
                          </m:r>
                          <m:ctrlPr>
                            <w:rPr>
                              <w:rFonts w:ascii="Cambria Math" w:eastAsia="SimSun" w:hAnsi="Cambria Math" w:cs="Arial"/>
                              <w:sz w:val="16"/>
                              <w:szCs w:val="16"/>
                            </w:rPr>
                          </m:ctrlPr>
                        </m:sup>
                      </m:sSubSup>
                      <m:r>
                        <w:rPr>
                          <w:rFonts w:ascii="Cambria Math" w:eastAsia="SimSun" w:hAnsi="Cambria Math" w:cs="Arial"/>
                          <w:sz w:val="16"/>
                          <w:szCs w:val="16"/>
                        </w:rPr>
                        <m:t>+γ∙</m:t>
                      </m:r>
                      <m:sSubSup>
                        <m:sSubSupPr>
                          <m:ctrlPr>
                            <w:rPr>
                              <w:rFonts w:ascii="Cambria Math" w:eastAsia="SimSun" w:hAnsi="Cambria Math" w:cs="Arial"/>
                              <w:i/>
                              <w:sz w:val="16"/>
                              <w:szCs w:val="16"/>
                            </w:rPr>
                          </m:ctrlPr>
                        </m:sSubSupPr>
                        <m:e>
                          <m:r>
                            <w:rPr>
                              <w:rFonts w:ascii="Cambria Math" w:eastAsia="SimSun" w:hAnsi="Cambria Math" w:cs="Arial"/>
                              <w:sz w:val="16"/>
                              <w:szCs w:val="16"/>
                            </w:rPr>
                            <m:t>N</m:t>
                          </m:r>
                        </m:e>
                        <m:sub>
                          <m:r>
                            <m:rPr>
                              <m:nor/>
                            </m:rPr>
                            <w:rPr>
                              <w:rFonts w:ascii="Arial" w:eastAsia="SimSun" w:hAnsi="Arial" w:cs="Arial"/>
                              <w:sz w:val="16"/>
                              <w:szCs w:val="16"/>
                            </w:rPr>
                            <m:t>cells,1</m:t>
                          </m:r>
                          <m:ctrlPr>
                            <w:rPr>
                              <w:rFonts w:ascii="Cambria Math" w:eastAsia="SimSun" w:hAnsi="Cambria Math" w:cs="Arial"/>
                              <w:sz w:val="16"/>
                              <w:szCs w:val="16"/>
                            </w:rPr>
                          </m:ctrlPr>
                        </m:sub>
                        <m:sup>
                          <m:r>
                            <m:rPr>
                              <m:nor/>
                            </m:rPr>
                            <w:rPr>
                              <w:rFonts w:ascii="Arial" w:eastAsia="SimSun" w:hAnsi="Arial" w:cs="Arial"/>
                              <w:sz w:val="16"/>
                              <w:szCs w:val="16"/>
                            </w:rPr>
                            <m:t>DL,</m:t>
                          </m:r>
                          <m:r>
                            <w:rPr>
                              <w:rFonts w:ascii="Cambria Math" w:eastAsia="SimSun" w:hAnsi="Cambria Math" w:cs="Arial"/>
                              <w:sz w:val="16"/>
                              <w:szCs w:val="16"/>
                            </w:rPr>
                            <m:t>j</m:t>
                          </m:r>
                          <m:ctrlPr>
                            <w:rPr>
                              <w:rFonts w:ascii="Cambria Math" w:eastAsia="SimSun" w:hAnsi="Cambria Math" w:cs="Arial"/>
                              <w:sz w:val="16"/>
                              <w:szCs w:val="16"/>
                            </w:rPr>
                          </m:ctrlPr>
                        </m:sup>
                      </m:sSubSup>
                    </m:e>
                  </m:d>
                </m:e>
              </m:nary>
            </m:oMath>
            <w:r w:rsidRPr="00D9582C">
              <w:rPr>
                <w:rFonts w:ascii="Arial" w:eastAsia="SimSun" w:hAnsi="Arial" w:cs="Arial"/>
                <w:sz w:val="16"/>
                <w:szCs w:val="16"/>
              </w:rPr>
              <w:t>, as described in clause 10.1.</w:t>
            </w:r>
          </w:p>
          <w:p w14:paraId="6FBD48D1" w14:textId="60A662DB" w:rsidR="00D9582C" w:rsidRPr="00D9582C" w:rsidRDefault="00D9582C" w:rsidP="00D9582C">
            <w:pPr>
              <w:rPr>
                <w:rFonts w:ascii="Arial" w:eastAsia="DengXian" w:hAnsi="Arial" w:cs="Arial"/>
                <w:sz w:val="16"/>
                <w:szCs w:val="16"/>
              </w:rPr>
            </w:pPr>
            <w:r w:rsidRPr="00D9582C">
              <w:rPr>
                <w:rFonts w:ascii="Arial" w:eastAsia="SimSun" w:hAnsi="Arial" w:cs="Arial"/>
                <w:sz w:val="16"/>
                <w:szCs w:val="16"/>
              </w:rPr>
              <w:t xml:space="preserve">For scheduling on the primary cell from the primary cell, the UE is not required to monitor more than </w:t>
            </w:r>
            <m:oMath>
              <m:d>
                <m:dPr>
                  <m:begChr m:val="⌊"/>
                  <m:endChr m:val="⌋"/>
                  <m:ctrlPr>
                    <w:ins w:id="312" w:author="Author">
                      <w:rPr>
                        <w:rFonts w:ascii="Cambria Math" w:eastAsia="DengXian" w:hAnsi="Cambria Math" w:cs="Arial"/>
                        <w:i/>
                        <w:sz w:val="16"/>
                        <w:szCs w:val="16"/>
                      </w:rPr>
                    </w:ins>
                  </m:ctrlPr>
                </m:dPr>
                <m:e>
                  <m:r>
                    <w:ins w:id="313" w:author="Author">
                      <w:rPr>
                        <w:rFonts w:ascii="Cambria Math" w:eastAsia="DengXian" w:hAnsi="Cambria Math" w:cs="Arial"/>
                        <w:sz w:val="16"/>
                        <w:szCs w:val="16"/>
                      </w:rPr>
                      <m:t>α</m:t>
                    </w:ins>
                  </m:r>
                  <m:r>
                    <w:ins w:id="314" w:author="Author">
                      <w:rPr>
                        <w:rFonts w:ascii="Cambria Math" w:eastAsia="SimSun" w:hAnsi="Cambria Math" w:cs="Arial"/>
                        <w:sz w:val="16"/>
                        <w:szCs w:val="16"/>
                      </w:rPr>
                      <m:t>∙</m:t>
                    </w:ins>
                  </m:r>
                  <m:func>
                    <m:funcPr>
                      <m:ctrlPr>
                        <w:ins w:id="315" w:author="Author">
                          <w:rPr>
                            <w:rFonts w:ascii="Cambria Math" w:eastAsia="SimSun" w:hAnsi="Cambria Math" w:cs="Arial"/>
                            <w:i/>
                            <w:sz w:val="16"/>
                            <w:szCs w:val="16"/>
                          </w:rPr>
                        </w:ins>
                      </m:ctrlPr>
                    </m:funcPr>
                    <m:fName>
                      <m:r>
                        <w:ins w:id="316" w:author="Author">
                          <m:rPr>
                            <m:sty m:val="p"/>
                          </m:rPr>
                          <w:rPr>
                            <w:rFonts w:ascii="Cambria Math" w:eastAsia="SimSun" w:hAnsi="Cambria Math" w:cs="Arial"/>
                            <w:sz w:val="16"/>
                            <w:szCs w:val="16"/>
                          </w:rPr>
                          <m:t>min</m:t>
                        </w:ins>
                      </m:r>
                    </m:fName>
                    <m:e>
                      <m:d>
                        <m:dPr>
                          <m:ctrlPr>
                            <w:ins w:id="317" w:author="Author">
                              <w:rPr>
                                <w:rFonts w:ascii="Cambria Math" w:eastAsia="SimSun" w:hAnsi="Cambria Math" w:cs="Arial"/>
                                <w:i/>
                                <w:sz w:val="16"/>
                                <w:szCs w:val="16"/>
                              </w:rPr>
                            </w:ins>
                          </m:ctrlPr>
                        </m:dPr>
                        <m:e>
                          <m:sSubSup>
                            <m:sSubSupPr>
                              <m:ctrlPr>
                                <w:ins w:id="318" w:author="Author">
                                  <w:rPr>
                                    <w:rFonts w:ascii="Cambria Math" w:eastAsia="SimSun" w:hAnsi="Cambria Math" w:cs="Arial"/>
                                    <w:i/>
                                    <w:sz w:val="16"/>
                                    <w:szCs w:val="16"/>
                                  </w:rPr>
                                </w:ins>
                              </m:ctrlPr>
                            </m:sSubSupPr>
                            <m:e>
                              <m:r>
                                <w:ins w:id="319" w:author="Author">
                                  <w:rPr>
                                    <w:rFonts w:ascii="Cambria Math" w:eastAsia="SimSun" w:hAnsi="Cambria Math" w:cs="Arial"/>
                                    <w:sz w:val="16"/>
                                    <w:szCs w:val="16"/>
                                  </w:rPr>
                                  <m:t>M</m:t>
                                </w:ins>
                              </m:r>
                            </m:e>
                            <m:sub>
                              <m:r>
                                <w:ins w:id="320" w:author="Author">
                                  <m:rPr>
                                    <m:sty m:val="p"/>
                                  </m:rPr>
                                  <w:rPr>
                                    <w:rFonts w:ascii="Cambria Math" w:eastAsia="SimSun" w:hAnsi="Cambria Math" w:cs="Arial"/>
                                    <w:sz w:val="16"/>
                                    <w:szCs w:val="16"/>
                                  </w:rPr>
                                  <m:t>PDCCH</m:t>
                                </w:ins>
                              </m:r>
                              <m:ctrlPr>
                                <w:ins w:id="321" w:author="Author">
                                  <w:rPr>
                                    <w:rFonts w:ascii="Cambria Math" w:eastAsia="SimSun" w:hAnsi="Cambria Math" w:cs="Arial"/>
                                    <w:sz w:val="16"/>
                                    <w:szCs w:val="16"/>
                                  </w:rPr>
                                </w:ins>
                              </m:ctrlPr>
                            </m:sub>
                            <m:sup>
                              <m:r>
                                <w:ins w:id="322" w:author="Author">
                                  <m:rPr>
                                    <m:sty m:val="p"/>
                                  </m:rPr>
                                  <w:rPr>
                                    <w:rFonts w:ascii="Cambria Math" w:eastAsia="SimSun" w:hAnsi="Cambria Math" w:cs="Arial"/>
                                    <w:sz w:val="16"/>
                                    <w:szCs w:val="16"/>
                                  </w:rPr>
                                  <m:t>max,slot,</m:t>
                                </w:ins>
                              </m:r>
                              <m:sSub>
                                <m:sSubPr>
                                  <m:ctrlPr>
                                    <w:ins w:id="323" w:author="Author">
                                      <w:rPr>
                                        <w:rFonts w:ascii="Cambria Math" w:eastAsia="SimSun" w:hAnsi="Cambria Math" w:cs="Arial"/>
                                        <w:i/>
                                        <w:sz w:val="16"/>
                                        <w:szCs w:val="16"/>
                                      </w:rPr>
                                    </w:ins>
                                  </m:ctrlPr>
                                </m:sSubPr>
                                <m:e>
                                  <m:r>
                                    <w:ins w:id="324" w:author="Author">
                                      <w:rPr>
                                        <w:rFonts w:ascii="Cambria Math" w:eastAsia="SimSun" w:hAnsi="Cambria Math" w:cs="Arial"/>
                                        <w:sz w:val="16"/>
                                        <w:szCs w:val="16"/>
                                      </w:rPr>
                                      <m:t>μ</m:t>
                                    </w:ins>
                                  </m:r>
                                </m:e>
                                <m:sub>
                                  <m:r>
                                    <w:ins w:id="325" w:author="Author">
                                      <w:rPr>
                                        <w:rFonts w:ascii="Cambria Math" w:eastAsia="SimSun" w:hAnsi="Cambria Math" w:cs="Arial"/>
                                        <w:sz w:val="16"/>
                                        <w:szCs w:val="16"/>
                                      </w:rPr>
                                      <m:t>P</m:t>
                                    </w:ins>
                                  </m:r>
                                </m:sub>
                              </m:sSub>
                              <m:ctrlPr>
                                <w:ins w:id="326" w:author="Author">
                                  <w:rPr>
                                    <w:rFonts w:ascii="Cambria Math" w:eastAsia="SimSun" w:hAnsi="Cambria Math" w:cs="Arial"/>
                                    <w:sz w:val="16"/>
                                    <w:szCs w:val="16"/>
                                  </w:rPr>
                                </w:ins>
                              </m:ctrlPr>
                            </m:sup>
                          </m:sSubSup>
                          <m:r>
                            <w:ins w:id="327" w:author="Author">
                              <w:rPr>
                                <w:rFonts w:ascii="Cambria Math" w:eastAsia="SimSun" w:hAnsi="Cambria Math" w:cs="Arial"/>
                                <w:sz w:val="16"/>
                                <w:szCs w:val="16"/>
                              </w:rPr>
                              <m:t>,</m:t>
                            </w:ins>
                          </m:r>
                          <m:sSubSup>
                            <m:sSubSupPr>
                              <m:ctrlPr>
                                <w:ins w:id="328" w:author="Author">
                                  <w:rPr>
                                    <w:rFonts w:ascii="Cambria Math" w:eastAsia="SimSun" w:hAnsi="Cambria Math" w:cs="Arial"/>
                                    <w:i/>
                                    <w:sz w:val="16"/>
                                    <w:szCs w:val="16"/>
                                  </w:rPr>
                                </w:ins>
                              </m:ctrlPr>
                            </m:sSubSupPr>
                            <m:e>
                              <m:r>
                                <w:ins w:id="329" w:author="Author">
                                  <w:rPr>
                                    <w:rFonts w:ascii="Cambria Math" w:eastAsia="SimSun" w:hAnsi="Cambria Math" w:cs="Arial"/>
                                    <w:sz w:val="16"/>
                                    <w:szCs w:val="16"/>
                                  </w:rPr>
                                  <m:t>M</m:t>
                                </w:ins>
                              </m:r>
                            </m:e>
                            <m:sub>
                              <m:r>
                                <w:ins w:id="330" w:author="Author">
                                  <m:rPr>
                                    <m:sty m:val="p"/>
                                  </m:rPr>
                                  <w:rPr>
                                    <w:rFonts w:ascii="Cambria Math" w:eastAsia="SimSun" w:hAnsi="Cambria Math" w:cs="Arial"/>
                                    <w:sz w:val="16"/>
                                    <w:szCs w:val="16"/>
                                  </w:rPr>
                                  <m:t>PDCCH</m:t>
                                </w:ins>
                              </m:r>
                              <m:ctrlPr>
                                <w:ins w:id="331" w:author="Author">
                                  <w:rPr>
                                    <w:rFonts w:ascii="Cambria Math" w:eastAsia="SimSun" w:hAnsi="Cambria Math" w:cs="Arial"/>
                                    <w:sz w:val="16"/>
                                    <w:szCs w:val="16"/>
                                  </w:rPr>
                                </w:ins>
                              </m:ctrlPr>
                            </m:sub>
                            <m:sup>
                              <m:r>
                                <w:ins w:id="332" w:author="Author">
                                  <m:rPr>
                                    <m:sty m:val="p"/>
                                  </m:rPr>
                                  <w:rPr>
                                    <w:rFonts w:ascii="Cambria Math" w:eastAsia="SimSun" w:hAnsi="Cambria Math" w:cs="Arial"/>
                                    <w:sz w:val="16"/>
                                    <w:szCs w:val="16"/>
                                  </w:rPr>
                                  <m:t>total,slot,</m:t>
                                </w:ins>
                              </m:r>
                              <m:sSub>
                                <m:sSubPr>
                                  <m:ctrlPr>
                                    <w:ins w:id="333" w:author="Author">
                                      <w:rPr>
                                        <w:rFonts w:ascii="Cambria Math" w:eastAsia="SimSun" w:hAnsi="Cambria Math" w:cs="Arial"/>
                                        <w:i/>
                                        <w:sz w:val="16"/>
                                        <w:szCs w:val="16"/>
                                      </w:rPr>
                                    </w:ins>
                                  </m:ctrlPr>
                                </m:sSubPr>
                                <m:e>
                                  <m:r>
                                    <w:ins w:id="334" w:author="Author">
                                      <w:rPr>
                                        <w:rFonts w:ascii="Cambria Math" w:eastAsia="SimSun" w:hAnsi="Cambria Math" w:cs="Arial"/>
                                        <w:sz w:val="16"/>
                                        <w:szCs w:val="16"/>
                                      </w:rPr>
                                      <m:t>μ</m:t>
                                    </w:ins>
                                  </m:r>
                                </m:e>
                                <m:sub>
                                  <m:r>
                                    <w:ins w:id="335" w:author="Author">
                                      <w:rPr>
                                        <w:rFonts w:ascii="Cambria Math" w:eastAsia="SimSun" w:hAnsi="Cambria Math" w:cs="Arial"/>
                                        <w:sz w:val="16"/>
                                        <w:szCs w:val="16"/>
                                      </w:rPr>
                                      <m:t>P</m:t>
                                    </w:ins>
                                  </m:r>
                                </m:sub>
                              </m:sSub>
                              <m:ctrlPr>
                                <w:ins w:id="336" w:author="Author">
                                  <w:rPr>
                                    <w:rFonts w:ascii="Cambria Math" w:eastAsia="SimSun" w:hAnsi="Cambria Math" w:cs="Arial"/>
                                    <w:sz w:val="16"/>
                                    <w:szCs w:val="16"/>
                                  </w:rPr>
                                </w:ins>
                              </m:ctrlPr>
                            </m:sup>
                          </m:sSubSup>
                        </m:e>
                      </m:d>
                    </m:e>
                  </m:func>
                  <m:r>
                    <w:ins w:id="337" w:author="Author">
                      <m:rPr>
                        <m:sty m:val="p"/>
                      </m:rPr>
                      <w:rPr>
                        <w:rFonts w:ascii="Cambria Math" w:eastAsia="DengXian" w:hAnsi="Cambria Math" w:cs="Arial"/>
                        <w:sz w:val="16"/>
                        <w:szCs w:val="16"/>
                      </w:rPr>
                      <m:t xml:space="preserve"> </m:t>
                    </w:ins>
                  </m:r>
                </m:e>
              </m:d>
              <m:r>
                <w:del w:id="338" w:author="Author">
                  <w:rPr>
                    <w:rFonts w:ascii="Cambria Math" w:eastAsia="DengXian" w:hAnsi="Cambria Math" w:cs="Arial"/>
                    <w:sz w:val="16"/>
                    <w:szCs w:val="16"/>
                  </w:rPr>
                  <m:t>α</m:t>
                </w:del>
              </m:r>
              <m:r>
                <w:del w:id="339" w:author="Author">
                  <w:rPr>
                    <w:rFonts w:ascii="Cambria Math" w:eastAsia="SimSun" w:hAnsi="Cambria Math" w:cs="Arial"/>
                    <w:sz w:val="16"/>
                    <w:szCs w:val="16"/>
                  </w:rPr>
                  <m:t>∙</m:t>
                </w:del>
              </m:r>
              <m:func>
                <m:funcPr>
                  <m:ctrlPr>
                    <w:del w:id="340" w:author="Author">
                      <w:rPr>
                        <w:rFonts w:ascii="Cambria Math" w:eastAsia="SimSun" w:hAnsi="Cambria Math" w:cs="Arial"/>
                        <w:i/>
                        <w:sz w:val="16"/>
                        <w:szCs w:val="16"/>
                      </w:rPr>
                    </w:del>
                  </m:ctrlPr>
                </m:funcPr>
                <m:fName>
                  <m:r>
                    <w:del w:id="341" w:author="Author">
                      <m:rPr>
                        <m:sty m:val="p"/>
                      </m:rPr>
                      <w:rPr>
                        <w:rFonts w:ascii="Cambria Math" w:eastAsia="SimSun" w:hAnsi="Cambria Math" w:cs="Arial"/>
                        <w:sz w:val="16"/>
                        <w:szCs w:val="16"/>
                      </w:rPr>
                      <m:t>min</m:t>
                    </w:del>
                  </m:r>
                </m:fName>
                <m:e>
                  <m:d>
                    <m:dPr>
                      <m:ctrlPr>
                        <w:del w:id="342" w:author="Author">
                          <w:rPr>
                            <w:rFonts w:ascii="Cambria Math" w:eastAsia="SimSun" w:hAnsi="Cambria Math" w:cs="Arial"/>
                            <w:i/>
                            <w:sz w:val="16"/>
                            <w:szCs w:val="16"/>
                          </w:rPr>
                        </w:del>
                      </m:ctrlPr>
                    </m:dPr>
                    <m:e>
                      <m:sSubSup>
                        <m:sSubSupPr>
                          <m:ctrlPr>
                            <w:del w:id="343" w:author="Author">
                              <w:rPr>
                                <w:rFonts w:ascii="Cambria Math" w:eastAsia="SimSun" w:hAnsi="Cambria Math" w:cs="Arial"/>
                                <w:i/>
                                <w:sz w:val="16"/>
                                <w:szCs w:val="16"/>
                              </w:rPr>
                            </w:del>
                          </m:ctrlPr>
                        </m:sSubSupPr>
                        <m:e>
                          <m:r>
                            <w:del w:id="344" w:author="Author">
                              <w:rPr>
                                <w:rFonts w:ascii="Cambria Math" w:eastAsia="SimSun" w:hAnsi="Cambria Math" w:cs="Arial"/>
                                <w:sz w:val="16"/>
                                <w:szCs w:val="16"/>
                              </w:rPr>
                              <m:t>M</m:t>
                            </w:del>
                          </m:r>
                        </m:e>
                        <m:sub>
                          <m:r>
                            <w:del w:id="345" w:author="Author">
                              <m:rPr>
                                <m:sty m:val="p"/>
                              </m:rPr>
                              <w:rPr>
                                <w:rFonts w:ascii="Cambria Math" w:eastAsia="SimSun" w:hAnsi="Cambria Math" w:cs="Arial"/>
                                <w:sz w:val="16"/>
                                <w:szCs w:val="16"/>
                              </w:rPr>
                              <m:t>PDCCH</m:t>
                            </w:del>
                          </m:r>
                          <m:ctrlPr>
                            <w:del w:id="346" w:author="Author">
                              <w:rPr>
                                <w:rFonts w:ascii="Cambria Math" w:eastAsia="SimSun" w:hAnsi="Cambria Math" w:cs="Arial"/>
                                <w:sz w:val="16"/>
                                <w:szCs w:val="16"/>
                              </w:rPr>
                            </w:del>
                          </m:ctrlPr>
                        </m:sub>
                        <m:sup>
                          <m:r>
                            <w:del w:id="347" w:author="Author">
                              <m:rPr>
                                <m:sty m:val="p"/>
                              </m:rPr>
                              <w:rPr>
                                <w:rFonts w:ascii="Cambria Math" w:eastAsia="SimSun" w:hAnsi="Cambria Math" w:cs="Arial"/>
                                <w:sz w:val="16"/>
                                <w:szCs w:val="16"/>
                              </w:rPr>
                              <m:t>max,slot,</m:t>
                            </w:del>
                          </m:r>
                          <m:sSub>
                            <m:sSubPr>
                              <m:ctrlPr>
                                <w:del w:id="348" w:author="Author">
                                  <w:rPr>
                                    <w:rFonts w:ascii="Cambria Math" w:eastAsia="SimSun" w:hAnsi="Cambria Math" w:cs="Arial"/>
                                    <w:i/>
                                    <w:sz w:val="16"/>
                                    <w:szCs w:val="16"/>
                                  </w:rPr>
                                </w:del>
                              </m:ctrlPr>
                            </m:sSubPr>
                            <m:e>
                              <m:r>
                                <w:del w:id="349" w:author="Author">
                                  <w:rPr>
                                    <w:rFonts w:ascii="Cambria Math" w:eastAsia="SimSun" w:hAnsi="Cambria Math" w:cs="Arial"/>
                                    <w:sz w:val="16"/>
                                    <w:szCs w:val="16"/>
                                  </w:rPr>
                                  <m:t>μ</m:t>
                                </w:del>
                              </m:r>
                            </m:e>
                            <m:sub>
                              <m:r>
                                <w:del w:id="350" w:author="Author">
                                  <w:rPr>
                                    <w:rFonts w:ascii="Cambria Math" w:eastAsia="SimSun" w:hAnsi="Cambria Math" w:cs="Arial"/>
                                    <w:sz w:val="16"/>
                                    <w:szCs w:val="16"/>
                                  </w:rPr>
                                  <m:t>P</m:t>
                                </w:del>
                              </m:r>
                            </m:sub>
                          </m:sSub>
                          <m:ctrlPr>
                            <w:del w:id="351" w:author="Author">
                              <w:rPr>
                                <w:rFonts w:ascii="Cambria Math" w:eastAsia="SimSun" w:hAnsi="Cambria Math" w:cs="Arial"/>
                                <w:sz w:val="16"/>
                                <w:szCs w:val="16"/>
                              </w:rPr>
                            </w:del>
                          </m:ctrlPr>
                        </m:sup>
                      </m:sSubSup>
                      <m:r>
                        <w:del w:id="352" w:author="Author">
                          <w:rPr>
                            <w:rFonts w:ascii="Cambria Math" w:eastAsia="SimSun" w:hAnsi="Cambria Math" w:cs="Arial"/>
                            <w:sz w:val="16"/>
                            <w:szCs w:val="16"/>
                          </w:rPr>
                          <m:t>,</m:t>
                        </w:del>
                      </m:r>
                      <m:sSubSup>
                        <m:sSubSupPr>
                          <m:ctrlPr>
                            <w:del w:id="353" w:author="Author">
                              <w:rPr>
                                <w:rFonts w:ascii="Cambria Math" w:eastAsia="SimSun" w:hAnsi="Cambria Math" w:cs="Arial"/>
                                <w:i/>
                                <w:sz w:val="16"/>
                                <w:szCs w:val="16"/>
                              </w:rPr>
                            </w:del>
                          </m:ctrlPr>
                        </m:sSubSupPr>
                        <m:e>
                          <m:r>
                            <w:del w:id="354" w:author="Author">
                              <w:rPr>
                                <w:rFonts w:ascii="Cambria Math" w:eastAsia="SimSun" w:hAnsi="Cambria Math" w:cs="Arial"/>
                                <w:sz w:val="16"/>
                                <w:szCs w:val="16"/>
                              </w:rPr>
                              <m:t>M</m:t>
                            </w:del>
                          </m:r>
                        </m:e>
                        <m:sub>
                          <m:r>
                            <w:del w:id="355" w:author="Author">
                              <m:rPr>
                                <m:sty m:val="p"/>
                              </m:rPr>
                              <w:rPr>
                                <w:rFonts w:ascii="Cambria Math" w:eastAsia="SimSun" w:hAnsi="Cambria Math" w:cs="Arial"/>
                                <w:sz w:val="16"/>
                                <w:szCs w:val="16"/>
                              </w:rPr>
                              <m:t>PDCCH</m:t>
                            </w:del>
                          </m:r>
                          <m:ctrlPr>
                            <w:del w:id="356" w:author="Author">
                              <w:rPr>
                                <w:rFonts w:ascii="Cambria Math" w:eastAsia="SimSun" w:hAnsi="Cambria Math" w:cs="Arial"/>
                                <w:sz w:val="16"/>
                                <w:szCs w:val="16"/>
                              </w:rPr>
                            </w:del>
                          </m:ctrlPr>
                        </m:sub>
                        <m:sup>
                          <m:r>
                            <w:del w:id="357" w:author="Author">
                              <m:rPr>
                                <m:sty m:val="p"/>
                              </m:rPr>
                              <w:rPr>
                                <w:rFonts w:ascii="Cambria Math" w:eastAsia="SimSun" w:hAnsi="Cambria Math" w:cs="Arial"/>
                                <w:sz w:val="16"/>
                                <w:szCs w:val="16"/>
                              </w:rPr>
                              <m:t>total,slot,</m:t>
                            </w:del>
                          </m:r>
                          <m:sSub>
                            <m:sSubPr>
                              <m:ctrlPr>
                                <w:del w:id="358" w:author="Author">
                                  <w:rPr>
                                    <w:rFonts w:ascii="Cambria Math" w:eastAsia="SimSun" w:hAnsi="Cambria Math" w:cs="Arial"/>
                                    <w:i/>
                                    <w:sz w:val="16"/>
                                    <w:szCs w:val="16"/>
                                  </w:rPr>
                                </w:del>
                              </m:ctrlPr>
                            </m:sSubPr>
                            <m:e>
                              <m:r>
                                <w:del w:id="359" w:author="Author">
                                  <w:rPr>
                                    <w:rFonts w:ascii="Cambria Math" w:eastAsia="SimSun" w:hAnsi="Cambria Math" w:cs="Arial"/>
                                    <w:sz w:val="16"/>
                                    <w:szCs w:val="16"/>
                                  </w:rPr>
                                  <m:t>μ</m:t>
                                </w:del>
                              </m:r>
                            </m:e>
                            <m:sub>
                              <m:r>
                                <w:del w:id="360" w:author="Author">
                                  <w:rPr>
                                    <w:rFonts w:ascii="Cambria Math" w:eastAsia="SimSun" w:hAnsi="Cambria Math" w:cs="Arial"/>
                                    <w:sz w:val="16"/>
                                    <w:szCs w:val="16"/>
                                  </w:rPr>
                                  <m:t>P</m:t>
                                </w:del>
                              </m:r>
                            </m:sub>
                          </m:sSub>
                          <m:ctrlPr>
                            <w:del w:id="361" w:author="Author">
                              <w:rPr>
                                <w:rFonts w:ascii="Cambria Math" w:eastAsia="SimSun" w:hAnsi="Cambria Math" w:cs="Arial"/>
                                <w:sz w:val="16"/>
                                <w:szCs w:val="16"/>
                              </w:rPr>
                            </w:del>
                          </m:ctrlPr>
                        </m:sup>
                      </m:sSubSup>
                    </m:e>
                  </m:d>
                </m:e>
              </m:func>
              <m:r>
                <w:del w:id="362" w:author="Author">
                  <m:rPr>
                    <m:sty m:val="p"/>
                  </m:rPr>
                  <w:rPr>
                    <w:rFonts w:ascii="Cambria Math" w:eastAsia="DengXian" w:hAnsi="Cambria Math" w:cs="Arial"/>
                    <w:sz w:val="16"/>
                    <w:szCs w:val="16"/>
                  </w:rPr>
                  <m:t xml:space="preserve"> </m:t>
                </w:del>
              </m:r>
            </m:oMath>
            <w:r w:rsidRPr="00D9582C">
              <w:rPr>
                <w:rFonts w:ascii="Arial" w:eastAsia="DengXian" w:hAnsi="Arial" w:cs="Arial"/>
                <w:sz w:val="16"/>
                <w:szCs w:val="16"/>
              </w:rPr>
              <w:t xml:space="preserve">PDCCH candidates per slot or more than </w:t>
            </w:r>
            <m:oMath>
              <m:d>
                <m:dPr>
                  <m:begChr m:val="⌊"/>
                  <m:endChr m:val="⌋"/>
                  <m:ctrlPr>
                    <w:ins w:id="363" w:author="Author">
                      <w:rPr>
                        <w:rFonts w:ascii="Cambria Math" w:eastAsia="DengXian" w:hAnsi="Cambria Math" w:cs="Arial"/>
                        <w:i/>
                        <w:sz w:val="16"/>
                        <w:szCs w:val="16"/>
                      </w:rPr>
                    </w:ins>
                  </m:ctrlPr>
                </m:dPr>
                <m:e>
                  <m:r>
                    <w:ins w:id="364" w:author="Author">
                      <w:rPr>
                        <w:rFonts w:ascii="Cambria Math" w:eastAsia="DengXian" w:hAnsi="Cambria Math" w:cs="Arial"/>
                        <w:sz w:val="16"/>
                        <w:szCs w:val="16"/>
                      </w:rPr>
                      <m:t>α</m:t>
                    </w:ins>
                  </m:r>
                  <m:r>
                    <w:ins w:id="365" w:author="Author">
                      <w:rPr>
                        <w:rFonts w:ascii="Cambria Math" w:eastAsia="SimSun" w:hAnsi="Cambria Math" w:cs="Arial"/>
                        <w:sz w:val="16"/>
                        <w:szCs w:val="16"/>
                      </w:rPr>
                      <m:t>∙</m:t>
                    </w:ins>
                  </m:r>
                  <m:func>
                    <m:funcPr>
                      <m:ctrlPr>
                        <w:ins w:id="366" w:author="Author">
                          <w:rPr>
                            <w:rFonts w:ascii="Cambria Math" w:eastAsia="SimSun" w:hAnsi="Cambria Math" w:cs="Arial"/>
                            <w:i/>
                            <w:sz w:val="16"/>
                            <w:szCs w:val="16"/>
                          </w:rPr>
                        </w:ins>
                      </m:ctrlPr>
                    </m:funcPr>
                    <m:fName>
                      <m:r>
                        <w:ins w:id="367" w:author="Author">
                          <m:rPr>
                            <m:sty m:val="p"/>
                          </m:rPr>
                          <w:rPr>
                            <w:rFonts w:ascii="Cambria Math" w:eastAsia="SimSun" w:hAnsi="Cambria Math" w:cs="Arial"/>
                            <w:sz w:val="16"/>
                            <w:szCs w:val="16"/>
                          </w:rPr>
                          <m:t>min</m:t>
                        </w:ins>
                      </m:r>
                    </m:fName>
                    <m:e>
                      <m:d>
                        <m:dPr>
                          <m:ctrlPr>
                            <w:ins w:id="368" w:author="Author">
                              <w:rPr>
                                <w:rFonts w:ascii="Cambria Math" w:eastAsia="SimSun" w:hAnsi="Cambria Math" w:cs="Arial"/>
                                <w:i/>
                                <w:sz w:val="16"/>
                                <w:szCs w:val="16"/>
                              </w:rPr>
                            </w:ins>
                          </m:ctrlPr>
                        </m:dPr>
                        <m:e>
                          <m:sSubSup>
                            <m:sSubSupPr>
                              <m:ctrlPr>
                                <w:ins w:id="369" w:author="Author">
                                  <w:rPr>
                                    <w:rFonts w:ascii="Cambria Math" w:eastAsia="SimSun" w:hAnsi="Cambria Math" w:cs="Arial"/>
                                    <w:i/>
                                    <w:sz w:val="16"/>
                                    <w:szCs w:val="16"/>
                                  </w:rPr>
                                </w:ins>
                              </m:ctrlPr>
                            </m:sSubSupPr>
                            <m:e>
                              <m:r>
                                <w:ins w:id="370" w:author="Author">
                                  <w:rPr>
                                    <w:rFonts w:ascii="Cambria Math" w:eastAsia="SimSun" w:hAnsi="Cambria Math" w:cs="Arial"/>
                                    <w:sz w:val="16"/>
                                    <w:szCs w:val="16"/>
                                  </w:rPr>
                                  <m:t>C</m:t>
                                </w:ins>
                              </m:r>
                            </m:e>
                            <m:sub>
                              <m:r>
                                <w:ins w:id="371" w:author="Author">
                                  <m:rPr>
                                    <m:sty m:val="p"/>
                                  </m:rPr>
                                  <w:rPr>
                                    <w:rFonts w:ascii="Cambria Math" w:eastAsia="SimSun" w:hAnsi="Cambria Math" w:cs="Arial"/>
                                    <w:sz w:val="16"/>
                                    <w:szCs w:val="16"/>
                                  </w:rPr>
                                  <m:t>PDCCH</m:t>
                                </w:ins>
                              </m:r>
                              <m:ctrlPr>
                                <w:ins w:id="372" w:author="Author">
                                  <w:rPr>
                                    <w:rFonts w:ascii="Cambria Math" w:eastAsia="SimSun" w:hAnsi="Cambria Math" w:cs="Arial"/>
                                    <w:sz w:val="16"/>
                                    <w:szCs w:val="16"/>
                                  </w:rPr>
                                </w:ins>
                              </m:ctrlPr>
                            </m:sub>
                            <m:sup>
                              <m:r>
                                <w:ins w:id="373" w:author="Author">
                                  <m:rPr>
                                    <m:sty m:val="p"/>
                                  </m:rPr>
                                  <w:rPr>
                                    <w:rFonts w:ascii="Cambria Math" w:eastAsia="SimSun" w:hAnsi="Cambria Math" w:cs="Arial"/>
                                    <w:sz w:val="16"/>
                                    <w:szCs w:val="16"/>
                                  </w:rPr>
                                  <m:t>max,slot,</m:t>
                                </w:ins>
                              </m:r>
                              <m:sSub>
                                <m:sSubPr>
                                  <m:ctrlPr>
                                    <w:ins w:id="374" w:author="Author">
                                      <w:rPr>
                                        <w:rFonts w:ascii="Cambria Math" w:eastAsia="SimSun" w:hAnsi="Cambria Math" w:cs="Arial"/>
                                        <w:i/>
                                        <w:sz w:val="16"/>
                                        <w:szCs w:val="16"/>
                                      </w:rPr>
                                    </w:ins>
                                  </m:ctrlPr>
                                </m:sSubPr>
                                <m:e>
                                  <m:r>
                                    <w:ins w:id="375" w:author="Author">
                                      <w:rPr>
                                        <w:rFonts w:ascii="Cambria Math" w:eastAsia="SimSun" w:hAnsi="Cambria Math" w:cs="Arial"/>
                                        <w:sz w:val="16"/>
                                        <w:szCs w:val="16"/>
                                      </w:rPr>
                                      <m:t>μ</m:t>
                                    </w:ins>
                                  </m:r>
                                </m:e>
                                <m:sub>
                                  <m:r>
                                    <w:ins w:id="376" w:author="Author">
                                      <w:rPr>
                                        <w:rFonts w:ascii="Cambria Math" w:eastAsia="SimSun" w:hAnsi="Cambria Math" w:cs="Arial"/>
                                        <w:sz w:val="16"/>
                                        <w:szCs w:val="16"/>
                                      </w:rPr>
                                      <m:t>P</m:t>
                                    </w:ins>
                                  </m:r>
                                </m:sub>
                              </m:sSub>
                              <m:ctrlPr>
                                <w:ins w:id="377" w:author="Author">
                                  <w:rPr>
                                    <w:rFonts w:ascii="Cambria Math" w:eastAsia="SimSun" w:hAnsi="Cambria Math" w:cs="Arial"/>
                                    <w:sz w:val="16"/>
                                    <w:szCs w:val="16"/>
                                  </w:rPr>
                                </w:ins>
                              </m:ctrlPr>
                            </m:sup>
                          </m:sSubSup>
                          <m:r>
                            <w:ins w:id="378" w:author="Author">
                              <w:rPr>
                                <w:rFonts w:ascii="Cambria Math" w:eastAsia="SimSun" w:hAnsi="Cambria Math" w:cs="Arial"/>
                                <w:sz w:val="16"/>
                                <w:szCs w:val="16"/>
                              </w:rPr>
                              <m:t>,</m:t>
                            </w:ins>
                          </m:r>
                          <m:sSubSup>
                            <m:sSubSupPr>
                              <m:ctrlPr>
                                <w:ins w:id="379" w:author="Author">
                                  <w:rPr>
                                    <w:rFonts w:ascii="Cambria Math" w:eastAsia="SimSun" w:hAnsi="Cambria Math" w:cs="Arial"/>
                                    <w:i/>
                                    <w:sz w:val="16"/>
                                    <w:szCs w:val="16"/>
                                  </w:rPr>
                                </w:ins>
                              </m:ctrlPr>
                            </m:sSubSupPr>
                            <m:e>
                              <m:r>
                                <w:ins w:id="380" w:author="Author">
                                  <w:rPr>
                                    <w:rFonts w:ascii="Cambria Math" w:eastAsia="SimSun" w:hAnsi="Cambria Math" w:cs="Arial"/>
                                    <w:sz w:val="16"/>
                                    <w:szCs w:val="16"/>
                                  </w:rPr>
                                  <m:t>C</m:t>
                                </w:ins>
                              </m:r>
                            </m:e>
                            <m:sub>
                              <m:r>
                                <w:ins w:id="381" w:author="Author">
                                  <m:rPr>
                                    <m:sty m:val="p"/>
                                  </m:rPr>
                                  <w:rPr>
                                    <w:rFonts w:ascii="Cambria Math" w:eastAsia="SimSun" w:hAnsi="Cambria Math" w:cs="Arial"/>
                                    <w:sz w:val="16"/>
                                    <w:szCs w:val="16"/>
                                  </w:rPr>
                                  <m:t>PDCCH</m:t>
                                </w:ins>
                              </m:r>
                              <m:ctrlPr>
                                <w:ins w:id="382" w:author="Author">
                                  <w:rPr>
                                    <w:rFonts w:ascii="Cambria Math" w:eastAsia="SimSun" w:hAnsi="Cambria Math" w:cs="Arial"/>
                                    <w:sz w:val="16"/>
                                    <w:szCs w:val="16"/>
                                  </w:rPr>
                                </w:ins>
                              </m:ctrlPr>
                            </m:sub>
                            <m:sup>
                              <m:r>
                                <w:ins w:id="383" w:author="Author">
                                  <m:rPr>
                                    <m:sty m:val="p"/>
                                  </m:rPr>
                                  <w:rPr>
                                    <w:rFonts w:ascii="Cambria Math" w:eastAsia="SimSun" w:hAnsi="Cambria Math" w:cs="Arial"/>
                                    <w:sz w:val="16"/>
                                    <w:szCs w:val="16"/>
                                  </w:rPr>
                                  <m:t>total,slot,</m:t>
                                </w:ins>
                              </m:r>
                              <m:sSub>
                                <m:sSubPr>
                                  <m:ctrlPr>
                                    <w:ins w:id="384" w:author="Author">
                                      <w:rPr>
                                        <w:rFonts w:ascii="Cambria Math" w:eastAsia="SimSun" w:hAnsi="Cambria Math" w:cs="Arial"/>
                                        <w:i/>
                                        <w:sz w:val="16"/>
                                        <w:szCs w:val="16"/>
                                      </w:rPr>
                                    </w:ins>
                                  </m:ctrlPr>
                                </m:sSubPr>
                                <m:e>
                                  <m:r>
                                    <w:ins w:id="385" w:author="Author">
                                      <w:rPr>
                                        <w:rFonts w:ascii="Cambria Math" w:eastAsia="SimSun" w:hAnsi="Cambria Math" w:cs="Arial"/>
                                        <w:sz w:val="16"/>
                                        <w:szCs w:val="16"/>
                                      </w:rPr>
                                      <m:t>μ</m:t>
                                    </w:ins>
                                  </m:r>
                                </m:e>
                                <m:sub>
                                  <m:r>
                                    <w:ins w:id="386" w:author="Author">
                                      <w:rPr>
                                        <w:rFonts w:ascii="Cambria Math" w:eastAsia="SimSun" w:hAnsi="Cambria Math" w:cs="Arial"/>
                                        <w:sz w:val="16"/>
                                        <w:szCs w:val="16"/>
                                      </w:rPr>
                                      <m:t>P</m:t>
                                    </w:ins>
                                  </m:r>
                                </m:sub>
                              </m:sSub>
                              <m:ctrlPr>
                                <w:ins w:id="387" w:author="Author">
                                  <w:rPr>
                                    <w:rFonts w:ascii="Cambria Math" w:eastAsia="SimSun" w:hAnsi="Cambria Math" w:cs="Arial"/>
                                    <w:sz w:val="16"/>
                                    <w:szCs w:val="16"/>
                                  </w:rPr>
                                </w:ins>
                              </m:ctrlPr>
                            </m:sup>
                          </m:sSubSup>
                        </m:e>
                      </m:d>
                    </m:e>
                  </m:func>
                  <m:r>
                    <w:ins w:id="388" w:author="Author">
                      <m:rPr>
                        <m:sty m:val="p"/>
                      </m:rPr>
                      <w:rPr>
                        <w:rFonts w:ascii="Cambria Math" w:eastAsia="DengXian" w:hAnsi="Cambria Math" w:cs="Arial"/>
                        <w:sz w:val="16"/>
                        <w:szCs w:val="16"/>
                      </w:rPr>
                      <m:t xml:space="preserve"> </m:t>
                    </w:ins>
                  </m:r>
                </m:e>
              </m:d>
              <m:r>
                <w:del w:id="389" w:author="Author">
                  <w:rPr>
                    <w:rFonts w:ascii="Cambria Math" w:eastAsia="DengXian" w:hAnsi="Cambria Math" w:cs="Arial"/>
                    <w:sz w:val="16"/>
                    <w:szCs w:val="16"/>
                  </w:rPr>
                  <m:t>α</m:t>
                </w:del>
              </m:r>
              <m:r>
                <w:del w:id="390" w:author="Author">
                  <w:rPr>
                    <w:rFonts w:ascii="Cambria Math" w:eastAsia="SimSun" w:hAnsi="Cambria Math" w:cs="Arial"/>
                    <w:sz w:val="16"/>
                    <w:szCs w:val="16"/>
                  </w:rPr>
                  <m:t>∙</m:t>
                </w:del>
              </m:r>
              <m:func>
                <m:funcPr>
                  <m:ctrlPr>
                    <w:del w:id="391" w:author="Author">
                      <w:rPr>
                        <w:rFonts w:ascii="Cambria Math" w:eastAsia="SimSun" w:hAnsi="Cambria Math" w:cs="Arial"/>
                        <w:i/>
                        <w:sz w:val="16"/>
                        <w:szCs w:val="16"/>
                      </w:rPr>
                    </w:del>
                  </m:ctrlPr>
                </m:funcPr>
                <m:fName>
                  <m:r>
                    <w:del w:id="392" w:author="Author">
                      <m:rPr>
                        <m:sty m:val="p"/>
                      </m:rPr>
                      <w:rPr>
                        <w:rFonts w:ascii="Cambria Math" w:eastAsia="SimSun" w:hAnsi="Cambria Math" w:cs="Arial"/>
                        <w:sz w:val="16"/>
                        <w:szCs w:val="16"/>
                      </w:rPr>
                      <m:t>min</m:t>
                    </w:del>
                  </m:r>
                </m:fName>
                <m:e>
                  <m:d>
                    <m:dPr>
                      <m:ctrlPr>
                        <w:del w:id="393" w:author="Author">
                          <w:rPr>
                            <w:rFonts w:ascii="Cambria Math" w:eastAsia="SimSun" w:hAnsi="Cambria Math" w:cs="Arial"/>
                            <w:i/>
                            <w:sz w:val="16"/>
                            <w:szCs w:val="16"/>
                          </w:rPr>
                        </w:del>
                      </m:ctrlPr>
                    </m:dPr>
                    <m:e>
                      <m:sSubSup>
                        <m:sSubSupPr>
                          <m:ctrlPr>
                            <w:del w:id="394" w:author="Author">
                              <w:rPr>
                                <w:rFonts w:ascii="Cambria Math" w:eastAsia="SimSun" w:hAnsi="Cambria Math" w:cs="Arial"/>
                                <w:i/>
                                <w:sz w:val="16"/>
                                <w:szCs w:val="16"/>
                              </w:rPr>
                            </w:del>
                          </m:ctrlPr>
                        </m:sSubSupPr>
                        <m:e>
                          <m:r>
                            <w:del w:id="395" w:author="Author">
                              <w:rPr>
                                <w:rFonts w:ascii="Cambria Math" w:eastAsia="SimSun" w:hAnsi="Cambria Math" w:cs="Arial"/>
                                <w:sz w:val="16"/>
                                <w:szCs w:val="16"/>
                              </w:rPr>
                              <m:t>C</m:t>
                            </w:del>
                          </m:r>
                        </m:e>
                        <m:sub>
                          <m:r>
                            <w:del w:id="396" w:author="Author">
                              <m:rPr>
                                <m:sty m:val="p"/>
                              </m:rPr>
                              <w:rPr>
                                <w:rFonts w:ascii="Cambria Math" w:eastAsia="SimSun" w:hAnsi="Cambria Math" w:cs="Arial"/>
                                <w:sz w:val="16"/>
                                <w:szCs w:val="16"/>
                              </w:rPr>
                              <m:t>PDCCH</m:t>
                            </w:del>
                          </m:r>
                          <m:ctrlPr>
                            <w:del w:id="397" w:author="Author">
                              <w:rPr>
                                <w:rFonts w:ascii="Cambria Math" w:eastAsia="SimSun" w:hAnsi="Cambria Math" w:cs="Arial"/>
                                <w:sz w:val="16"/>
                                <w:szCs w:val="16"/>
                              </w:rPr>
                            </w:del>
                          </m:ctrlPr>
                        </m:sub>
                        <m:sup>
                          <m:r>
                            <w:del w:id="398" w:author="Author">
                              <m:rPr>
                                <m:sty m:val="p"/>
                              </m:rPr>
                              <w:rPr>
                                <w:rFonts w:ascii="Cambria Math" w:eastAsia="SimSun" w:hAnsi="Cambria Math" w:cs="Arial"/>
                                <w:sz w:val="16"/>
                                <w:szCs w:val="16"/>
                              </w:rPr>
                              <m:t>max,slot,</m:t>
                            </w:del>
                          </m:r>
                          <m:sSub>
                            <m:sSubPr>
                              <m:ctrlPr>
                                <w:del w:id="399" w:author="Author">
                                  <w:rPr>
                                    <w:rFonts w:ascii="Cambria Math" w:eastAsia="SimSun" w:hAnsi="Cambria Math" w:cs="Arial"/>
                                    <w:i/>
                                    <w:sz w:val="16"/>
                                    <w:szCs w:val="16"/>
                                  </w:rPr>
                                </w:del>
                              </m:ctrlPr>
                            </m:sSubPr>
                            <m:e>
                              <m:r>
                                <w:del w:id="400" w:author="Author">
                                  <w:rPr>
                                    <w:rFonts w:ascii="Cambria Math" w:eastAsia="SimSun" w:hAnsi="Cambria Math" w:cs="Arial"/>
                                    <w:sz w:val="16"/>
                                    <w:szCs w:val="16"/>
                                  </w:rPr>
                                  <m:t>μ</m:t>
                                </w:del>
                              </m:r>
                            </m:e>
                            <m:sub>
                              <m:r>
                                <w:del w:id="401" w:author="Author">
                                  <w:rPr>
                                    <w:rFonts w:ascii="Cambria Math" w:eastAsia="SimSun" w:hAnsi="Cambria Math" w:cs="Arial"/>
                                    <w:sz w:val="16"/>
                                    <w:szCs w:val="16"/>
                                  </w:rPr>
                                  <m:t>P</m:t>
                                </w:del>
                              </m:r>
                            </m:sub>
                          </m:sSub>
                          <m:ctrlPr>
                            <w:del w:id="402" w:author="Author">
                              <w:rPr>
                                <w:rFonts w:ascii="Cambria Math" w:eastAsia="SimSun" w:hAnsi="Cambria Math" w:cs="Arial"/>
                                <w:sz w:val="16"/>
                                <w:szCs w:val="16"/>
                              </w:rPr>
                            </w:del>
                          </m:ctrlPr>
                        </m:sup>
                      </m:sSubSup>
                      <m:r>
                        <w:del w:id="403" w:author="Author">
                          <w:rPr>
                            <w:rFonts w:ascii="Cambria Math" w:eastAsia="SimSun" w:hAnsi="Cambria Math" w:cs="Arial"/>
                            <w:sz w:val="16"/>
                            <w:szCs w:val="16"/>
                          </w:rPr>
                          <m:t>,</m:t>
                        </w:del>
                      </m:r>
                      <m:sSubSup>
                        <m:sSubSupPr>
                          <m:ctrlPr>
                            <w:del w:id="404" w:author="Author">
                              <w:rPr>
                                <w:rFonts w:ascii="Cambria Math" w:eastAsia="SimSun" w:hAnsi="Cambria Math" w:cs="Arial"/>
                                <w:i/>
                                <w:sz w:val="16"/>
                                <w:szCs w:val="16"/>
                              </w:rPr>
                            </w:del>
                          </m:ctrlPr>
                        </m:sSubSupPr>
                        <m:e>
                          <m:r>
                            <w:del w:id="405" w:author="Author">
                              <w:rPr>
                                <w:rFonts w:ascii="Cambria Math" w:eastAsia="SimSun" w:hAnsi="Cambria Math" w:cs="Arial"/>
                                <w:sz w:val="16"/>
                                <w:szCs w:val="16"/>
                              </w:rPr>
                              <m:t>C</m:t>
                            </w:del>
                          </m:r>
                        </m:e>
                        <m:sub>
                          <m:r>
                            <w:del w:id="406" w:author="Author">
                              <m:rPr>
                                <m:sty m:val="p"/>
                              </m:rPr>
                              <w:rPr>
                                <w:rFonts w:ascii="Cambria Math" w:eastAsia="SimSun" w:hAnsi="Cambria Math" w:cs="Arial"/>
                                <w:sz w:val="16"/>
                                <w:szCs w:val="16"/>
                              </w:rPr>
                              <m:t>PDCCH</m:t>
                            </w:del>
                          </m:r>
                          <m:ctrlPr>
                            <w:del w:id="407" w:author="Author">
                              <w:rPr>
                                <w:rFonts w:ascii="Cambria Math" w:eastAsia="SimSun" w:hAnsi="Cambria Math" w:cs="Arial"/>
                                <w:sz w:val="16"/>
                                <w:szCs w:val="16"/>
                              </w:rPr>
                            </w:del>
                          </m:ctrlPr>
                        </m:sub>
                        <m:sup>
                          <m:r>
                            <w:del w:id="408" w:author="Author">
                              <m:rPr>
                                <m:sty m:val="p"/>
                              </m:rPr>
                              <w:rPr>
                                <w:rFonts w:ascii="Cambria Math" w:eastAsia="SimSun" w:hAnsi="Cambria Math" w:cs="Arial"/>
                                <w:sz w:val="16"/>
                                <w:szCs w:val="16"/>
                              </w:rPr>
                              <m:t>total,slot,</m:t>
                            </w:del>
                          </m:r>
                          <m:sSub>
                            <m:sSubPr>
                              <m:ctrlPr>
                                <w:del w:id="409" w:author="Author">
                                  <w:rPr>
                                    <w:rFonts w:ascii="Cambria Math" w:eastAsia="SimSun" w:hAnsi="Cambria Math" w:cs="Arial"/>
                                    <w:i/>
                                    <w:sz w:val="16"/>
                                    <w:szCs w:val="16"/>
                                  </w:rPr>
                                </w:del>
                              </m:ctrlPr>
                            </m:sSubPr>
                            <m:e>
                              <m:r>
                                <w:del w:id="410" w:author="Author">
                                  <w:rPr>
                                    <w:rFonts w:ascii="Cambria Math" w:eastAsia="SimSun" w:hAnsi="Cambria Math" w:cs="Arial"/>
                                    <w:sz w:val="16"/>
                                    <w:szCs w:val="16"/>
                                  </w:rPr>
                                  <m:t>μ</m:t>
                                </w:del>
                              </m:r>
                            </m:e>
                            <m:sub>
                              <m:r>
                                <w:del w:id="411" w:author="Author">
                                  <w:rPr>
                                    <w:rFonts w:ascii="Cambria Math" w:eastAsia="SimSun" w:hAnsi="Cambria Math" w:cs="Arial"/>
                                    <w:sz w:val="16"/>
                                    <w:szCs w:val="16"/>
                                  </w:rPr>
                                  <m:t>P</m:t>
                                </w:del>
                              </m:r>
                            </m:sub>
                          </m:sSub>
                          <m:ctrlPr>
                            <w:del w:id="412" w:author="Author">
                              <w:rPr>
                                <w:rFonts w:ascii="Cambria Math" w:eastAsia="SimSun" w:hAnsi="Cambria Math" w:cs="Arial"/>
                                <w:sz w:val="16"/>
                                <w:szCs w:val="16"/>
                              </w:rPr>
                            </w:del>
                          </m:ctrlPr>
                        </m:sup>
                      </m:sSubSup>
                    </m:e>
                  </m:d>
                </m:e>
              </m:func>
              <m:r>
                <w:del w:id="413" w:author="Author">
                  <m:rPr>
                    <m:sty m:val="p"/>
                  </m:rPr>
                  <w:rPr>
                    <w:rFonts w:ascii="Cambria Math" w:eastAsia="DengXian" w:hAnsi="Cambria Math" w:cs="Arial"/>
                    <w:sz w:val="16"/>
                    <w:szCs w:val="16"/>
                  </w:rPr>
                  <m:t xml:space="preserve"> </m:t>
                </w:del>
              </m:r>
            </m:oMath>
            <w:r w:rsidRPr="00D9582C">
              <w:rPr>
                <w:rFonts w:ascii="Arial" w:eastAsia="DengXian" w:hAnsi="Arial" w:cs="Arial"/>
                <w:sz w:val="16"/>
                <w:szCs w:val="16"/>
              </w:rPr>
              <w:t xml:space="preserve">non-overlapping CCEs per slot on the active DL BWP of the primary cell, where </w:t>
            </w:r>
            <m:oMath>
              <m:r>
                <w:rPr>
                  <w:rFonts w:ascii="Cambria Math" w:eastAsia="DengXian" w:hAnsi="Cambria Math" w:cs="Arial"/>
                  <w:sz w:val="16"/>
                  <w:szCs w:val="16"/>
                </w:rPr>
                <m:t>α</m:t>
              </m:r>
            </m:oMath>
            <w:r w:rsidRPr="00D9582C">
              <w:rPr>
                <w:rFonts w:ascii="Arial" w:eastAsia="DengXian" w:hAnsi="Arial" w:cs="Arial"/>
                <w:sz w:val="16"/>
                <w:szCs w:val="16"/>
              </w:rPr>
              <w:t xml:space="preserve"> is provided by </w:t>
            </w:r>
            <w:r w:rsidRPr="00D9582C">
              <w:rPr>
                <w:rFonts w:ascii="Arial" w:eastAsia="DengXian" w:hAnsi="Arial" w:cs="Arial"/>
                <w:i/>
                <w:iCs/>
                <w:sz w:val="16"/>
                <w:szCs w:val="16"/>
              </w:rPr>
              <w:t>PCell-CCSscaling</w:t>
            </w:r>
            <w:r w:rsidRPr="00D9582C">
              <w:rPr>
                <w:rFonts w:ascii="Arial" w:eastAsia="DengXian" w:hAnsi="Arial" w:cs="Arial"/>
                <w:sz w:val="16"/>
                <w:szCs w:val="16"/>
              </w:rPr>
              <w:t>.</w:t>
            </w:r>
          </w:p>
          <w:p w14:paraId="4B9F6B24" w14:textId="77777777" w:rsidR="00D9582C" w:rsidRPr="00D9582C" w:rsidRDefault="00D9582C" w:rsidP="00D9582C">
            <w:pPr>
              <w:rPr>
                <w:rFonts w:ascii="Arial" w:eastAsia="SimSun" w:hAnsi="Arial" w:cs="Arial"/>
                <w:sz w:val="16"/>
                <w:szCs w:val="16"/>
              </w:rPr>
            </w:pPr>
            <w:r w:rsidRPr="00D9582C">
              <w:rPr>
                <w:rFonts w:ascii="Arial" w:eastAsia="SimSun" w:hAnsi="Arial" w:cs="Arial"/>
                <w:sz w:val="16"/>
                <w:szCs w:val="16"/>
              </w:rPr>
              <w:t xml:space="preserve">For scheduling on the primary cell from the secondary cell, the UE is not required to monitor </w:t>
            </w:r>
            <w:r w:rsidRPr="00D9582C">
              <w:rPr>
                <w:rFonts w:ascii="Arial" w:eastAsia="DengXian" w:hAnsi="Arial" w:cs="Arial"/>
                <w:sz w:val="16"/>
                <w:szCs w:val="16"/>
              </w:rPr>
              <w:t>on the active DL BWP of the secondary cell</w:t>
            </w:r>
            <w:r w:rsidRPr="00D9582C">
              <w:rPr>
                <w:rFonts w:ascii="Arial" w:eastAsia="SimSun" w:hAnsi="Arial" w:cs="Arial"/>
                <w:sz w:val="16"/>
                <w:szCs w:val="16"/>
              </w:rPr>
              <w:t xml:space="preserve"> more than</w:t>
            </w:r>
          </w:p>
          <w:p w14:paraId="3DDE2F9A" w14:textId="035D2AC4" w:rsidR="00D9582C" w:rsidRPr="00D9582C" w:rsidRDefault="00D9582C" w:rsidP="00D9582C">
            <w:pPr>
              <w:ind w:left="568" w:hanging="284"/>
              <w:rPr>
                <w:rFonts w:ascii="Arial" w:eastAsia="DengXian" w:hAnsi="Arial" w:cs="Arial"/>
                <w:sz w:val="16"/>
                <w:szCs w:val="16"/>
              </w:rPr>
            </w:pPr>
            <w:r w:rsidRPr="00D9582C">
              <w:rPr>
                <w:rFonts w:ascii="Arial" w:eastAsia="SimSun" w:hAnsi="Arial" w:cs="Arial"/>
                <w:sz w:val="16"/>
                <w:szCs w:val="16"/>
              </w:rPr>
              <w:t>-</w:t>
            </w:r>
            <w:r w:rsidRPr="00D9582C">
              <w:rPr>
                <w:rFonts w:ascii="Arial" w:eastAsia="SimSun" w:hAnsi="Arial" w:cs="Arial"/>
                <w:sz w:val="16"/>
                <w:szCs w:val="16"/>
                <w:lang w:val="x-none"/>
              </w:rPr>
              <w:tab/>
            </w:r>
            <m:oMath>
              <m:sSubSup>
                <m:sSubSupPr>
                  <m:ctrlPr>
                    <w:rPr>
                      <w:rFonts w:ascii="Cambria Math" w:eastAsia="SimSun" w:hAnsi="Cambria Math" w:cs="Arial"/>
                      <w:i/>
                      <w:sz w:val="16"/>
                      <w:szCs w:val="16"/>
                    </w:rPr>
                  </m:ctrlPr>
                </m:sSubSupPr>
                <m:e>
                  <m:r>
                    <w:rPr>
                      <w:rFonts w:ascii="Cambria Math" w:eastAsia="SimSun" w:hAnsi="Cambria Math" w:cs="Arial"/>
                      <w:sz w:val="16"/>
                      <w:szCs w:val="16"/>
                    </w:rPr>
                    <m:t>M</m:t>
                  </m:r>
                </m:e>
                <m:sub>
                  <m:r>
                    <m:rPr>
                      <m:nor/>
                    </m:rPr>
                    <w:rPr>
                      <w:rFonts w:ascii="Arial" w:eastAsia="SimSun" w:hAnsi="Arial" w:cs="Arial"/>
                      <w:sz w:val="16"/>
                      <w:szCs w:val="16"/>
                    </w:rPr>
                    <m:t>PDCCH</m:t>
                  </m:r>
                  <m:ctrlPr>
                    <w:rPr>
                      <w:rFonts w:ascii="Cambria Math" w:eastAsia="SimSun" w:hAnsi="Cambria Math" w:cs="Arial"/>
                      <w:sz w:val="16"/>
                      <w:szCs w:val="16"/>
                    </w:rPr>
                  </m:ctrlPr>
                </m:sub>
                <m:sup>
                  <m:r>
                    <m:rPr>
                      <m:nor/>
                    </m:rPr>
                    <w:rPr>
                      <w:rFonts w:ascii="Arial" w:eastAsia="SimSun" w:hAnsi="Arial" w:cs="Arial"/>
                      <w:sz w:val="16"/>
                      <w:szCs w:val="16"/>
                    </w:rPr>
                    <m:t>max,slot,</m:t>
                  </m:r>
                  <m:sSub>
                    <m:sSubPr>
                      <m:ctrlPr>
                        <w:rPr>
                          <w:rFonts w:ascii="Cambria Math" w:eastAsia="SimSun" w:hAnsi="Cambria Math" w:cs="Arial"/>
                          <w:i/>
                          <w:sz w:val="16"/>
                          <w:szCs w:val="16"/>
                        </w:rPr>
                      </m:ctrlPr>
                    </m:sSubPr>
                    <m:e>
                      <m:r>
                        <w:rPr>
                          <w:rFonts w:ascii="Cambria Math" w:eastAsia="SimSun" w:hAnsi="Cambria Math" w:cs="Arial"/>
                          <w:sz w:val="16"/>
                          <w:szCs w:val="16"/>
                        </w:rPr>
                        <m:t>μ</m:t>
                      </m:r>
                    </m:e>
                    <m:sub>
                      <m:r>
                        <w:rPr>
                          <w:rFonts w:ascii="Cambria Math" w:eastAsia="SimSun" w:hAnsi="Cambria Math" w:cs="Arial"/>
                          <w:sz w:val="16"/>
                          <w:szCs w:val="16"/>
                        </w:rPr>
                        <m:t>S</m:t>
                      </m:r>
                    </m:sub>
                  </m:sSub>
                  <m:ctrlPr>
                    <w:rPr>
                      <w:rFonts w:ascii="Cambria Math" w:eastAsia="SimSun" w:hAnsi="Cambria Math" w:cs="Arial"/>
                      <w:sz w:val="16"/>
                      <w:szCs w:val="16"/>
                    </w:rPr>
                  </m:ctrlPr>
                </m:sup>
              </m:sSubSup>
            </m:oMath>
            <w:r w:rsidRPr="00D9582C">
              <w:rPr>
                <w:rFonts w:ascii="Arial" w:eastAsia="DengXian" w:hAnsi="Arial" w:cs="Arial"/>
                <w:sz w:val="16"/>
                <w:szCs w:val="16"/>
                <w:lang w:val="x-none"/>
              </w:rPr>
              <w:t xml:space="preserve"> PDCCH candidates per slot or more </w:t>
            </w:r>
            <w:r w:rsidRPr="00D9582C">
              <w:rPr>
                <w:rFonts w:ascii="Arial" w:eastAsia="SimSun" w:hAnsi="Arial" w:cs="Arial"/>
                <w:sz w:val="16"/>
                <w:szCs w:val="16"/>
                <w:lang w:val="x-none"/>
              </w:rPr>
              <w:t xml:space="preserve">than </w:t>
            </w:r>
            <m:oMath>
              <m:sSubSup>
                <m:sSubSupPr>
                  <m:ctrlPr>
                    <w:rPr>
                      <w:rFonts w:ascii="Cambria Math" w:eastAsia="SimSun" w:hAnsi="Cambria Math" w:cs="Arial"/>
                      <w:i/>
                      <w:sz w:val="16"/>
                      <w:szCs w:val="16"/>
                    </w:rPr>
                  </m:ctrlPr>
                </m:sSubSupPr>
                <m:e>
                  <m:r>
                    <w:rPr>
                      <w:rFonts w:ascii="Cambria Math" w:eastAsia="SimSun" w:hAnsi="Cambria Math" w:cs="Arial"/>
                      <w:sz w:val="16"/>
                      <w:szCs w:val="16"/>
                    </w:rPr>
                    <m:t>C</m:t>
                  </m:r>
                </m:e>
                <m:sub>
                  <m:r>
                    <m:rPr>
                      <m:nor/>
                    </m:rPr>
                    <w:rPr>
                      <w:rFonts w:ascii="Arial" w:eastAsia="SimSun" w:hAnsi="Arial" w:cs="Arial"/>
                      <w:sz w:val="16"/>
                      <w:szCs w:val="16"/>
                    </w:rPr>
                    <m:t>PDCCH</m:t>
                  </m:r>
                  <m:ctrlPr>
                    <w:rPr>
                      <w:rFonts w:ascii="Cambria Math" w:eastAsia="SimSun" w:hAnsi="Cambria Math" w:cs="Arial"/>
                      <w:sz w:val="16"/>
                      <w:szCs w:val="16"/>
                    </w:rPr>
                  </m:ctrlPr>
                </m:sub>
                <m:sup>
                  <m:r>
                    <m:rPr>
                      <m:nor/>
                    </m:rPr>
                    <w:rPr>
                      <w:rFonts w:ascii="Arial" w:eastAsia="SimSun" w:hAnsi="Arial" w:cs="Arial"/>
                      <w:sz w:val="16"/>
                      <w:szCs w:val="16"/>
                    </w:rPr>
                    <m:t>max,slot,</m:t>
                  </m:r>
                  <m:sSub>
                    <m:sSubPr>
                      <m:ctrlPr>
                        <w:rPr>
                          <w:rFonts w:ascii="Cambria Math" w:eastAsia="SimSun" w:hAnsi="Cambria Math" w:cs="Arial"/>
                          <w:i/>
                          <w:sz w:val="16"/>
                          <w:szCs w:val="16"/>
                        </w:rPr>
                      </m:ctrlPr>
                    </m:sSubPr>
                    <m:e>
                      <m:r>
                        <w:rPr>
                          <w:rFonts w:ascii="Cambria Math" w:eastAsia="SimSun" w:hAnsi="Cambria Math" w:cs="Arial"/>
                          <w:sz w:val="16"/>
                          <w:szCs w:val="16"/>
                        </w:rPr>
                        <m:t>μ</m:t>
                      </m:r>
                    </m:e>
                    <m:sub>
                      <m:r>
                        <w:rPr>
                          <w:rFonts w:ascii="Cambria Math" w:eastAsia="SimSun" w:hAnsi="Cambria Math" w:cs="Arial"/>
                          <w:sz w:val="16"/>
                          <w:szCs w:val="16"/>
                        </w:rPr>
                        <m:t>S</m:t>
                      </m:r>
                    </m:sub>
                  </m:sSub>
                  <m:ctrlPr>
                    <w:rPr>
                      <w:rFonts w:ascii="Cambria Math" w:eastAsia="SimSun" w:hAnsi="Cambria Math" w:cs="Arial"/>
                      <w:sz w:val="16"/>
                      <w:szCs w:val="16"/>
                    </w:rPr>
                  </m:ctrlPr>
                </m:sup>
              </m:sSubSup>
            </m:oMath>
            <w:r w:rsidRPr="00D9582C">
              <w:rPr>
                <w:rFonts w:ascii="Arial" w:eastAsia="DengXian" w:hAnsi="Arial" w:cs="Arial"/>
                <w:sz w:val="16"/>
                <w:szCs w:val="16"/>
                <w:lang w:val="x-none"/>
              </w:rPr>
              <w:t xml:space="preserve"> non-overlapping CCEs per slot</w:t>
            </w:r>
            <w:r w:rsidRPr="00D9582C">
              <w:rPr>
                <w:rFonts w:ascii="Arial" w:eastAsia="DengXian" w:hAnsi="Arial" w:cs="Arial"/>
                <w:sz w:val="16"/>
                <w:szCs w:val="16"/>
              </w:rPr>
              <w:t xml:space="preserve"> of </w:t>
            </w:r>
            <w:r w:rsidRPr="00D9582C">
              <w:rPr>
                <w:rFonts w:ascii="Arial" w:eastAsia="DengXian" w:hAnsi="Arial" w:cs="Arial"/>
                <w:sz w:val="16"/>
                <w:szCs w:val="16"/>
                <w:lang w:val="x-none"/>
              </w:rPr>
              <w:t>the active DL BWP of the secondary cell</w:t>
            </w:r>
          </w:p>
          <w:p w14:paraId="0FD4F386" w14:textId="2D3FB2AA" w:rsidR="00D9582C" w:rsidRPr="00D9582C" w:rsidRDefault="00D9582C" w:rsidP="00D9582C">
            <w:pPr>
              <w:ind w:left="568" w:hanging="284"/>
              <w:rPr>
                <w:rFonts w:ascii="Arial" w:eastAsia="DengXian" w:hAnsi="Arial" w:cs="Arial"/>
                <w:sz w:val="16"/>
                <w:szCs w:val="16"/>
                <w:lang w:val="x-none"/>
              </w:rPr>
            </w:pPr>
            <w:r w:rsidRPr="00D9582C">
              <w:rPr>
                <w:rFonts w:ascii="Arial" w:eastAsia="SimSun" w:hAnsi="Arial" w:cs="Arial"/>
                <w:sz w:val="16"/>
                <w:szCs w:val="16"/>
              </w:rPr>
              <w:t>-</w:t>
            </w:r>
            <w:r w:rsidRPr="00D9582C">
              <w:rPr>
                <w:rFonts w:ascii="Arial" w:eastAsia="SimSun" w:hAnsi="Arial" w:cs="Arial"/>
                <w:sz w:val="16"/>
                <w:szCs w:val="16"/>
                <w:lang w:val="x-none"/>
              </w:rPr>
              <w:tab/>
            </w:r>
            <m:oMath>
              <m:d>
                <m:dPr>
                  <m:ctrlPr>
                    <w:del w:id="414" w:author="Author">
                      <w:rPr>
                        <w:rFonts w:ascii="Cambria Math" w:eastAsia="DengXian" w:hAnsi="Cambria Math" w:cs="Arial"/>
                        <w:i/>
                        <w:sz w:val="16"/>
                        <w:szCs w:val="16"/>
                      </w:rPr>
                    </w:del>
                  </m:ctrlPr>
                </m:dPr>
                <m:e>
                  <m:r>
                    <w:del w:id="415" w:author="Author">
                      <w:rPr>
                        <w:rFonts w:ascii="Cambria Math" w:eastAsia="DengXian" w:hAnsi="Cambria Math" w:cs="Arial"/>
                        <w:sz w:val="16"/>
                        <w:szCs w:val="16"/>
                        <w:rPrChange w:id="416" w:author="Author">
                          <w:rPr>
                            <w:rFonts w:ascii="Cambria Math" w:eastAsia="DengXian" w:hAnsi="Cambria Math"/>
                            <w:szCs w:val="18"/>
                          </w:rPr>
                        </w:rPrChange>
                      </w:rPr>
                      <m:t>1-α</m:t>
                    </w:del>
                  </m:r>
                </m:e>
              </m:d>
              <m:r>
                <w:del w:id="417" w:author="Author">
                  <w:rPr>
                    <w:rFonts w:ascii="Cambria Math" w:eastAsia="SimSun" w:hAnsi="Cambria Math" w:cs="Arial"/>
                    <w:sz w:val="16"/>
                    <w:szCs w:val="16"/>
                    <w:rPrChange w:id="418" w:author="Author">
                      <w:rPr>
                        <w:rFonts w:ascii="Cambria Math" w:eastAsia="SimSun" w:hAnsi="Cambria Math"/>
                        <w:szCs w:val="20"/>
                      </w:rPr>
                    </w:rPrChange>
                  </w:rPr>
                  <m:t>∙</m:t>
                </w:del>
              </m:r>
              <m:func>
                <m:funcPr>
                  <m:ctrlPr>
                    <w:del w:id="419" w:author="Author">
                      <w:rPr>
                        <w:rFonts w:ascii="Cambria Math" w:eastAsia="SimSun" w:hAnsi="Cambria Math" w:cs="Arial"/>
                        <w:i/>
                        <w:sz w:val="16"/>
                        <w:szCs w:val="16"/>
                      </w:rPr>
                    </w:del>
                  </m:ctrlPr>
                </m:funcPr>
                <m:fName>
                  <m:r>
                    <w:del w:id="420" w:author="Author">
                      <m:rPr>
                        <m:sty m:val="p"/>
                      </m:rPr>
                      <w:rPr>
                        <w:rFonts w:ascii="Cambria Math" w:eastAsia="SimSun" w:hAnsi="Cambria Math" w:cs="Arial"/>
                        <w:sz w:val="16"/>
                        <w:szCs w:val="16"/>
                        <w:rPrChange w:id="421" w:author="Author">
                          <w:rPr>
                            <w:rFonts w:ascii="Cambria Math" w:eastAsia="SimSun"/>
                            <w:szCs w:val="20"/>
                          </w:rPr>
                        </w:rPrChange>
                      </w:rPr>
                      <m:t>min</m:t>
                    </w:del>
                  </m:r>
                </m:fName>
                <m:e>
                  <m:d>
                    <m:dPr>
                      <m:ctrlPr>
                        <w:del w:id="422" w:author="Author">
                          <w:rPr>
                            <w:rFonts w:ascii="Cambria Math" w:eastAsia="SimSun" w:hAnsi="Cambria Math" w:cs="Arial"/>
                            <w:i/>
                            <w:sz w:val="16"/>
                            <w:szCs w:val="16"/>
                          </w:rPr>
                        </w:del>
                      </m:ctrlPr>
                    </m:dPr>
                    <m:e>
                      <m:sSubSup>
                        <m:sSubSupPr>
                          <m:ctrlPr>
                            <w:del w:id="423" w:author="Author">
                              <w:rPr>
                                <w:rFonts w:ascii="Cambria Math" w:eastAsia="SimSun" w:hAnsi="Cambria Math" w:cs="Arial"/>
                                <w:i/>
                                <w:sz w:val="16"/>
                                <w:szCs w:val="16"/>
                              </w:rPr>
                            </w:del>
                          </m:ctrlPr>
                        </m:sSubSupPr>
                        <m:e>
                          <m:r>
                            <w:del w:id="424" w:author="Author">
                              <w:rPr>
                                <w:rFonts w:ascii="Cambria Math" w:eastAsia="SimSun" w:hAnsi="Cambria Math" w:cs="Arial"/>
                                <w:sz w:val="16"/>
                                <w:szCs w:val="16"/>
                                <w:rPrChange w:id="425" w:author="Author">
                                  <w:rPr>
                                    <w:rFonts w:ascii="Cambria Math" w:eastAsia="SimSun"/>
                                    <w:szCs w:val="20"/>
                                  </w:rPr>
                                </w:rPrChange>
                              </w:rPr>
                              <m:t>M</m:t>
                            </w:del>
                          </m:r>
                        </m:e>
                        <m:sub>
                          <m:r>
                            <w:del w:id="426" w:author="Author">
                              <m:rPr>
                                <m:sty m:val="p"/>
                              </m:rPr>
                              <w:rPr>
                                <w:rFonts w:ascii="Cambria Math" w:eastAsia="SimSun" w:hAnsi="Cambria Math" w:cs="Arial"/>
                                <w:sz w:val="16"/>
                                <w:szCs w:val="16"/>
                                <w:rPrChange w:id="427" w:author="Author">
                                  <w:rPr>
                                    <w:rFonts w:ascii="Cambria Math" w:eastAsia="SimSun"/>
                                    <w:szCs w:val="20"/>
                                  </w:rPr>
                                </w:rPrChange>
                              </w:rPr>
                              <m:t>PDCCH</m:t>
                            </w:del>
                          </m:r>
                          <m:ctrlPr>
                            <w:del w:id="428" w:author="Author">
                              <w:rPr>
                                <w:rFonts w:ascii="Cambria Math" w:eastAsia="SimSun" w:hAnsi="Cambria Math" w:cs="Arial"/>
                                <w:sz w:val="16"/>
                                <w:szCs w:val="16"/>
                              </w:rPr>
                            </w:del>
                          </m:ctrlPr>
                        </m:sub>
                        <m:sup>
                          <m:r>
                            <w:del w:id="429" w:author="Author">
                              <m:rPr>
                                <m:sty m:val="p"/>
                              </m:rPr>
                              <w:rPr>
                                <w:rFonts w:ascii="Cambria Math" w:eastAsia="SimSun" w:hAnsi="Cambria Math" w:cs="Arial"/>
                                <w:sz w:val="16"/>
                                <w:szCs w:val="16"/>
                                <w:rPrChange w:id="430" w:author="Author">
                                  <w:rPr>
                                    <w:rFonts w:ascii="Cambria Math" w:eastAsia="SimSun"/>
                                    <w:szCs w:val="20"/>
                                  </w:rPr>
                                </w:rPrChange>
                              </w:rPr>
                              <m:t>max,slot,</m:t>
                            </w:del>
                          </m:r>
                          <m:sSub>
                            <m:sSubPr>
                              <m:ctrlPr>
                                <w:del w:id="431" w:author="Author">
                                  <w:rPr>
                                    <w:rFonts w:ascii="Cambria Math" w:eastAsia="SimSun" w:hAnsi="Cambria Math" w:cs="Arial"/>
                                    <w:i/>
                                    <w:sz w:val="16"/>
                                    <w:szCs w:val="16"/>
                                  </w:rPr>
                                </w:del>
                              </m:ctrlPr>
                            </m:sSubPr>
                            <m:e>
                              <m:r>
                                <w:del w:id="432" w:author="Author">
                                  <w:rPr>
                                    <w:rFonts w:ascii="Cambria Math" w:eastAsia="SimSun" w:hAnsi="Cambria Math" w:cs="Arial"/>
                                    <w:sz w:val="16"/>
                                    <w:szCs w:val="16"/>
                                    <w:rPrChange w:id="433" w:author="Author">
                                      <w:rPr>
                                        <w:rFonts w:ascii="Cambria Math" w:eastAsia="SimSun" w:hAnsi="Cambria Math"/>
                                        <w:szCs w:val="20"/>
                                      </w:rPr>
                                    </w:rPrChange>
                                  </w:rPr>
                                  <m:t>μ</m:t>
                                </w:del>
                              </m:r>
                            </m:e>
                            <m:sub>
                              <m:r>
                                <w:del w:id="434" w:author="Author">
                                  <w:rPr>
                                    <w:rFonts w:ascii="Cambria Math" w:eastAsia="SimSun" w:hAnsi="Cambria Math" w:cs="Arial"/>
                                    <w:sz w:val="16"/>
                                    <w:szCs w:val="16"/>
                                    <w:rPrChange w:id="435" w:author="Author">
                                      <w:rPr>
                                        <w:rFonts w:ascii="Cambria Math" w:eastAsia="SimSun" w:hAnsi="Cambria Math"/>
                                        <w:szCs w:val="20"/>
                                      </w:rPr>
                                    </w:rPrChange>
                                  </w:rPr>
                                  <m:t>P</m:t>
                                </w:del>
                              </m:r>
                            </m:sub>
                          </m:sSub>
                          <m:ctrlPr>
                            <w:del w:id="436" w:author="Author">
                              <w:rPr>
                                <w:rFonts w:ascii="Cambria Math" w:eastAsia="SimSun" w:hAnsi="Cambria Math" w:cs="Arial"/>
                                <w:sz w:val="16"/>
                                <w:szCs w:val="16"/>
                              </w:rPr>
                            </w:del>
                          </m:ctrlPr>
                        </m:sup>
                      </m:sSubSup>
                      <m:r>
                        <w:del w:id="437" w:author="Author">
                          <w:rPr>
                            <w:rFonts w:ascii="Cambria Math" w:eastAsia="SimSun" w:hAnsi="Cambria Math" w:cs="Arial"/>
                            <w:sz w:val="16"/>
                            <w:szCs w:val="16"/>
                            <w:rPrChange w:id="438" w:author="Author">
                              <w:rPr>
                                <w:rFonts w:ascii="Cambria Math" w:eastAsia="SimSun"/>
                                <w:szCs w:val="20"/>
                              </w:rPr>
                            </w:rPrChange>
                          </w:rPr>
                          <m:t>,</m:t>
                        </w:del>
                      </m:r>
                      <m:sSubSup>
                        <m:sSubSupPr>
                          <m:ctrlPr>
                            <w:del w:id="439" w:author="Author">
                              <w:rPr>
                                <w:rFonts w:ascii="Cambria Math" w:eastAsia="SimSun" w:hAnsi="Cambria Math" w:cs="Arial"/>
                                <w:i/>
                                <w:sz w:val="16"/>
                                <w:szCs w:val="16"/>
                              </w:rPr>
                            </w:del>
                          </m:ctrlPr>
                        </m:sSubSupPr>
                        <m:e>
                          <m:r>
                            <w:del w:id="440" w:author="Author">
                              <w:rPr>
                                <w:rFonts w:ascii="Cambria Math" w:eastAsia="SimSun" w:hAnsi="Cambria Math" w:cs="Arial"/>
                                <w:sz w:val="16"/>
                                <w:szCs w:val="16"/>
                                <w:rPrChange w:id="441" w:author="Author">
                                  <w:rPr>
                                    <w:rFonts w:ascii="Cambria Math" w:eastAsia="SimSun"/>
                                    <w:szCs w:val="20"/>
                                  </w:rPr>
                                </w:rPrChange>
                              </w:rPr>
                              <m:t>M</m:t>
                            </w:del>
                          </m:r>
                        </m:e>
                        <m:sub>
                          <m:r>
                            <w:del w:id="442" w:author="Author">
                              <m:rPr>
                                <m:sty m:val="p"/>
                              </m:rPr>
                              <w:rPr>
                                <w:rFonts w:ascii="Cambria Math" w:eastAsia="SimSun" w:hAnsi="Cambria Math" w:cs="Arial"/>
                                <w:sz w:val="16"/>
                                <w:szCs w:val="16"/>
                                <w:rPrChange w:id="443" w:author="Author">
                                  <w:rPr>
                                    <w:rFonts w:ascii="Cambria Math" w:eastAsia="SimSun"/>
                                    <w:szCs w:val="20"/>
                                  </w:rPr>
                                </w:rPrChange>
                              </w:rPr>
                              <m:t>PDCCH</m:t>
                            </w:del>
                          </m:r>
                          <m:ctrlPr>
                            <w:del w:id="444" w:author="Author">
                              <w:rPr>
                                <w:rFonts w:ascii="Cambria Math" w:eastAsia="SimSun" w:hAnsi="Cambria Math" w:cs="Arial"/>
                                <w:sz w:val="16"/>
                                <w:szCs w:val="16"/>
                              </w:rPr>
                            </w:del>
                          </m:ctrlPr>
                        </m:sub>
                        <m:sup>
                          <m:r>
                            <w:del w:id="445" w:author="Author">
                              <m:rPr>
                                <m:sty m:val="p"/>
                              </m:rPr>
                              <w:rPr>
                                <w:rFonts w:ascii="Cambria Math" w:eastAsia="SimSun" w:hAnsi="Cambria Math" w:cs="Arial"/>
                                <w:sz w:val="16"/>
                                <w:szCs w:val="16"/>
                                <w:rPrChange w:id="446" w:author="Author">
                                  <w:rPr>
                                    <w:rFonts w:ascii="Cambria Math" w:eastAsia="SimSun"/>
                                    <w:szCs w:val="20"/>
                                  </w:rPr>
                                </w:rPrChange>
                              </w:rPr>
                              <m:t>total,slot,</m:t>
                            </w:del>
                          </m:r>
                          <m:sSub>
                            <m:sSubPr>
                              <m:ctrlPr>
                                <w:del w:id="447" w:author="Author">
                                  <w:rPr>
                                    <w:rFonts w:ascii="Cambria Math" w:eastAsia="SimSun" w:hAnsi="Cambria Math" w:cs="Arial"/>
                                    <w:i/>
                                    <w:sz w:val="16"/>
                                    <w:szCs w:val="16"/>
                                  </w:rPr>
                                </w:del>
                              </m:ctrlPr>
                            </m:sSubPr>
                            <m:e>
                              <m:r>
                                <w:del w:id="448" w:author="Author">
                                  <w:rPr>
                                    <w:rFonts w:ascii="Cambria Math" w:eastAsia="SimSun" w:hAnsi="Cambria Math" w:cs="Arial"/>
                                    <w:sz w:val="16"/>
                                    <w:szCs w:val="16"/>
                                    <w:rPrChange w:id="449" w:author="Author">
                                      <w:rPr>
                                        <w:rFonts w:ascii="Cambria Math" w:eastAsia="SimSun" w:hAnsi="Cambria Math"/>
                                        <w:szCs w:val="20"/>
                                      </w:rPr>
                                    </w:rPrChange>
                                  </w:rPr>
                                  <m:t>μ</m:t>
                                </w:del>
                              </m:r>
                            </m:e>
                            <m:sub>
                              <m:r>
                                <w:del w:id="450" w:author="Author">
                                  <w:rPr>
                                    <w:rFonts w:ascii="Cambria Math" w:eastAsia="SimSun" w:hAnsi="Cambria Math" w:cs="Arial"/>
                                    <w:sz w:val="16"/>
                                    <w:szCs w:val="16"/>
                                    <w:rPrChange w:id="451" w:author="Author">
                                      <w:rPr>
                                        <w:rFonts w:ascii="Cambria Math" w:eastAsia="SimSun" w:hAnsi="Cambria Math"/>
                                        <w:szCs w:val="20"/>
                                      </w:rPr>
                                    </w:rPrChange>
                                  </w:rPr>
                                  <m:t>P</m:t>
                                </w:del>
                              </m:r>
                            </m:sub>
                          </m:sSub>
                          <m:ctrlPr>
                            <w:del w:id="452" w:author="Author">
                              <w:rPr>
                                <w:rFonts w:ascii="Cambria Math" w:eastAsia="SimSun" w:hAnsi="Cambria Math" w:cs="Arial"/>
                                <w:sz w:val="16"/>
                                <w:szCs w:val="16"/>
                              </w:rPr>
                            </w:del>
                          </m:ctrlPr>
                        </m:sup>
                      </m:sSubSup>
                    </m:e>
                  </m:d>
                </m:e>
              </m:func>
              <m:r>
                <w:del w:id="453" w:author="Author">
                  <m:rPr>
                    <m:sty m:val="p"/>
                  </m:rPr>
                  <w:rPr>
                    <w:rFonts w:ascii="Cambria Math" w:eastAsia="DengXian" w:hAnsi="Cambria Math" w:cs="Arial"/>
                    <w:sz w:val="16"/>
                    <w:szCs w:val="16"/>
                    <w:rPrChange w:id="454" w:author="Author">
                      <w:rPr>
                        <w:rFonts w:ascii="Cambria Math" w:eastAsia="DengXian" w:hAnsi="Cambria Math"/>
                        <w:szCs w:val="20"/>
                      </w:rPr>
                    </w:rPrChange>
                  </w:rPr>
                  <m:t xml:space="preserve"> </m:t>
                </w:del>
              </m:r>
              <m:r>
                <w:ins w:id="455" w:author="Author">
                  <w:rPr>
                    <w:rFonts w:ascii="Cambria Math" w:eastAsia="DengXian" w:hAnsi="Cambria Math" w:cs="Arial"/>
                    <w:sz w:val="16"/>
                    <w:szCs w:val="16"/>
                  </w:rPr>
                  <m:t xml:space="preserve"> </m:t>
                </w:ins>
              </m:r>
              <m:func>
                <m:funcPr>
                  <m:ctrlPr>
                    <w:ins w:id="456" w:author="Author">
                      <w:rPr>
                        <w:rFonts w:ascii="Cambria Math" w:eastAsia="SimSun" w:hAnsi="Cambria Math" w:cs="Arial"/>
                        <w:i/>
                        <w:sz w:val="16"/>
                        <w:szCs w:val="16"/>
                      </w:rPr>
                    </w:ins>
                  </m:ctrlPr>
                </m:funcPr>
                <m:fName>
                  <m:r>
                    <w:ins w:id="457" w:author="Author">
                      <m:rPr>
                        <m:sty m:val="p"/>
                      </m:rPr>
                      <w:rPr>
                        <w:rFonts w:ascii="Cambria Math" w:eastAsia="SimSun" w:hAnsi="Cambria Math" w:cs="Arial"/>
                        <w:sz w:val="16"/>
                        <w:szCs w:val="16"/>
                      </w:rPr>
                      <m:t>min</m:t>
                    </w:ins>
                  </m:r>
                </m:fName>
                <m:e>
                  <m:d>
                    <m:dPr>
                      <m:ctrlPr>
                        <w:ins w:id="458" w:author="Author">
                          <w:rPr>
                            <w:rFonts w:ascii="Cambria Math" w:eastAsia="SimSun" w:hAnsi="Cambria Math" w:cs="Arial"/>
                            <w:i/>
                            <w:sz w:val="16"/>
                            <w:szCs w:val="16"/>
                          </w:rPr>
                        </w:ins>
                      </m:ctrlPr>
                    </m:dPr>
                    <m:e>
                      <m:sSubSup>
                        <m:sSubSupPr>
                          <m:ctrlPr>
                            <w:ins w:id="459" w:author="Author">
                              <w:rPr>
                                <w:rFonts w:ascii="Cambria Math" w:eastAsia="SimSun" w:hAnsi="Cambria Math" w:cs="Arial"/>
                                <w:i/>
                                <w:sz w:val="16"/>
                                <w:szCs w:val="16"/>
                              </w:rPr>
                            </w:ins>
                          </m:ctrlPr>
                        </m:sSubSupPr>
                        <m:e>
                          <m:r>
                            <w:ins w:id="460" w:author="Author">
                              <w:rPr>
                                <w:rFonts w:ascii="Cambria Math" w:eastAsia="SimSun" w:hAnsi="Cambria Math" w:cs="Arial"/>
                                <w:sz w:val="16"/>
                                <w:szCs w:val="16"/>
                              </w:rPr>
                              <m:t>M</m:t>
                            </w:ins>
                          </m:r>
                        </m:e>
                        <m:sub>
                          <m:r>
                            <w:ins w:id="461" w:author="Author">
                              <m:rPr>
                                <m:nor/>
                              </m:rPr>
                              <w:rPr>
                                <w:rFonts w:ascii="Arial" w:eastAsia="SimSun" w:hAnsi="Arial" w:cs="Arial"/>
                                <w:sz w:val="16"/>
                                <w:szCs w:val="16"/>
                              </w:rPr>
                              <m:t>PDCCH</m:t>
                            </w:ins>
                          </m:r>
                          <m:ctrlPr>
                            <w:ins w:id="462" w:author="Author">
                              <w:rPr>
                                <w:rFonts w:ascii="Cambria Math" w:eastAsia="SimSun" w:hAnsi="Cambria Math" w:cs="Arial"/>
                                <w:sz w:val="16"/>
                                <w:szCs w:val="16"/>
                              </w:rPr>
                            </w:ins>
                          </m:ctrlPr>
                        </m:sub>
                        <m:sup>
                          <m:r>
                            <w:ins w:id="463" w:author="Author">
                              <m:rPr>
                                <m:nor/>
                              </m:rPr>
                              <w:rPr>
                                <w:rFonts w:ascii="Arial" w:eastAsia="SimSun" w:hAnsi="Arial" w:cs="Arial"/>
                                <w:sz w:val="16"/>
                                <w:szCs w:val="16"/>
                              </w:rPr>
                              <m:t>max,slot,</m:t>
                            </w:ins>
                          </m:r>
                          <m:sSub>
                            <m:sSubPr>
                              <m:ctrlPr>
                                <w:ins w:id="464" w:author="Author">
                                  <w:rPr>
                                    <w:rFonts w:ascii="Cambria Math" w:eastAsia="SimSun" w:hAnsi="Cambria Math" w:cs="Arial"/>
                                    <w:i/>
                                    <w:sz w:val="16"/>
                                    <w:szCs w:val="16"/>
                                  </w:rPr>
                                </w:ins>
                              </m:ctrlPr>
                            </m:sSubPr>
                            <m:e>
                              <m:r>
                                <w:ins w:id="465" w:author="Author">
                                  <w:rPr>
                                    <w:rFonts w:ascii="Cambria Math" w:eastAsia="SimSun" w:hAnsi="Cambria Math" w:cs="Arial"/>
                                    <w:sz w:val="16"/>
                                    <w:szCs w:val="16"/>
                                  </w:rPr>
                                  <m:t>μ</m:t>
                                </w:ins>
                              </m:r>
                            </m:e>
                            <m:sub>
                              <m:r>
                                <w:ins w:id="466" w:author="Author">
                                  <w:rPr>
                                    <w:rFonts w:ascii="Cambria Math" w:eastAsia="SimSun" w:hAnsi="Cambria Math" w:cs="Arial"/>
                                    <w:sz w:val="16"/>
                                    <w:szCs w:val="16"/>
                                  </w:rPr>
                                  <m:t>P</m:t>
                                </w:ins>
                              </m:r>
                            </m:sub>
                          </m:sSub>
                          <m:ctrlPr>
                            <w:ins w:id="467" w:author="Author">
                              <w:rPr>
                                <w:rFonts w:ascii="Cambria Math" w:eastAsia="SimSun" w:hAnsi="Cambria Math" w:cs="Arial"/>
                                <w:sz w:val="16"/>
                                <w:szCs w:val="16"/>
                              </w:rPr>
                            </w:ins>
                          </m:ctrlPr>
                        </m:sup>
                      </m:sSubSup>
                      <m:r>
                        <w:ins w:id="468" w:author="Author">
                          <w:rPr>
                            <w:rFonts w:ascii="Cambria Math" w:eastAsia="SimSun" w:hAnsi="Cambria Math" w:cs="Arial"/>
                            <w:sz w:val="16"/>
                            <w:szCs w:val="16"/>
                          </w:rPr>
                          <m:t>,</m:t>
                        </w:ins>
                      </m:r>
                      <m:sSubSup>
                        <m:sSubSupPr>
                          <m:ctrlPr>
                            <w:ins w:id="469" w:author="Author">
                              <w:rPr>
                                <w:rFonts w:ascii="Cambria Math" w:eastAsia="SimSun" w:hAnsi="Cambria Math" w:cs="Arial"/>
                                <w:i/>
                                <w:sz w:val="16"/>
                                <w:szCs w:val="16"/>
                              </w:rPr>
                            </w:ins>
                          </m:ctrlPr>
                        </m:sSubSupPr>
                        <m:e>
                          <m:r>
                            <w:ins w:id="470" w:author="Author">
                              <w:rPr>
                                <w:rFonts w:ascii="Cambria Math" w:eastAsia="SimSun" w:hAnsi="Cambria Math" w:cs="Arial"/>
                                <w:sz w:val="16"/>
                                <w:szCs w:val="16"/>
                              </w:rPr>
                              <m:t>M</m:t>
                            </w:ins>
                          </m:r>
                        </m:e>
                        <m:sub>
                          <m:r>
                            <w:ins w:id="471" w:author="Author">
                              <m:rPr>
                                <m:nor/>
                              </m:rPr>
                              <w:rPr>
                                <w:rFonts w:ascii="Arial" w:eastAsia="SimSun" w:hAnsi="Arial" w:cs="Arial"/>
                                <w:sz w:val="16"/>
                                <w:szCs w:val="16"/>
                              </w:rPr>
                              <m:t>PDCCH</m:t>
                            </w:ins>
                          </m:r>
                          <m:ctrlPr>
                            <w:ins w:id="472" w:author="Author">
                              <w:rPr>
                                <w:rFonts w:ascii="Cambria Math" w:eastAsia="SimSun" w:hAnsi="Cambria Math" w:cs="Arial"/>
                                <w:sz w:val="16"/>
                                <w:szCs w:val="16"/>
                              </w:rPr>
                            </w:ins>
                          </m:ctrlPr>
                        </m:sub>
                        <m:sup>
                          <m:r>
                            <w:ins w:id="473" w:author="Author">
                              <m:rPr>
                                <m:nor/>
                              </m:rPr>
                              <w:rPr>
                                <w:rFonts w:ascii="Arial" w:eastAsia="SimSun" w:hAnsi="Arial" w:cs="Arial"/>
                                <w:sz w:val="16"/>
                                <w:szCs w:val="16"/>
                              </w:rPr>
                              <m:t>total,slot,</m:t>
                            </w:ins>
                          </m:r>
                          <m:sSub>
                            <m:sSubPr>
                              <m:ctrlPr>
                                <w:ins w:id="474" w:author="Author">
                                  <w:rPr>
                                    <w:rFonts w:ascii="Cambria Math" w:eastAsia="SimSun" w:hAnsi="Cambria Math" w:cs="Arial"/>
                                    <w:i/>
                                    <w:sz w:val="16"/>
                                    <w:szCs w:val="16"/>
                                  </w:rPr>
                                </w:ins>
                              </m:ctrlPr>
                            </m:sSubPr>
                            <m:e>
                              <m:r>
                                <w:ins w:id="475" w:author="Author">
                                  <w:rPr>
                                    <w:rFonts w:ascii="Cambria Math" w:eastAsia="SimSun" w:hAnsi="Cambria Math" w:cs="Arial"/>
                                    <w:sz w:val="16"/>
                                    <w:szCs w:val="16"/>
                                  </w:rPr>
                                  <m:t>μ</m:t>
                                </w:ins>
                              </m:r>
                            </m:e>
                            <m:sub>
                              <m:r>
                                <w:ins w:id="476" w:author="Author">
                                  <w:rPr>
                                    <w:rFonts w:ascii="Cambria Math" w:eastAsia="SimSun" w:hAnsi="Cambria Math" w:cs="Arial"/>
                                    <w:sz w:val="16"/>
                                    <w:szCs w:val="16"/>
                                  </w:rPr>
                                  <m:t>P</m:t>
                                </w:ins>
                              </m:r>
                            </m:sub>
                          </m:sSub>
                          <m:ctrlPr>
                            <w:ins w:id="477" w:author="Author">
                              <w:rPr>
                                <w:rFonts w:ascii="Cambria Math" w:eastAsia="SimSun" w:hAnsi="Cambria Math" w:cs="Arial"/>
                                <w:sz w:val="16"/>
                                <w:szCs w:val="16"/>
                              </w:rPr>
                            </w:ins>
                          </m:ctrlPr>
                        </m:sup>
                      </m:sSubSup>
                    </m:e>
                  </m:d>
                  <m:r>
                    <w:ins w:id="478" w:author="Author">
                      <w:rPr>
                        <w:rFonts w:ascii="Cambria Math" w:eastAsia="SimSun" w:hAnsi="Cambria Math" w:cs="Arial"/>
                        <w:sz w:val="16"/>
                        <w:szCs w:val="16"/>
                      </w:rPr>
                      <m:t>-</m:t>
                    </w:ins>
                  </m:r>
                  <m:d>
                    <m:dPr>
                      <m:begChr m:val="⌊"/>
                      <m:endChr m:val="⌋"/>
                      <m:ctrlPr>
                        <w:ins w:id="479" w:author="Author">
                          <w:rPr>
                            <w:rFonts w:ascii="Cambria Math" w:eastAsia="SimSun" w:hAnsi="Cambria Math" w:cs="Arial"/>
                            <w:i/>
                            <w:sz w:val="16"/>
                            <w:szCs w:val="16"/>
                          </w:rPr>
                        </w:ins>
                      </m:ctrlPr>
                    </m:dPr>
                    <m:e>
                      <m:r>
                        <w:ins w:id="480" w:author="Author">
                          <w:rPr>
                            <w:rFonts w:ascii="Cambria Math" w:eastAsia="DengXian" w:hAnsi="Cambria Math" w:cs="Arial"/>
                            <w:sz w:val="16"/>
                            <w:szCs w:val="16"/>
                          </w:rPr>
                          <m:t>α</m:t>
                        </w:ins>
                      </m:r>
                      <m:r>
                        <w:ins w:id="481" w:author="Author">
                          <w:rPr>
                            <w:rFonts w:ascii="Cambria Math" w:eastAsia="SimSun" w:hAnsi="Cambria Math" w:cs="Arial"/>
                            <w:sz w:val="16"/>
                            <w:szCs w:val="16"/>
                          </w:rPr>
                          <m:t>∙</m:t>
                        </w:ins>
                      </m:r>
                      <m:func>
                        <m:funcPr>
                          <m:ctrlPr>
                            <w:ins w:id="482" w:author="Author">
                              <w:rPr>
                                <w:rFonts w:ascii="Cambria Math" w:eastAsia="SimSun" w:hAnsi="Cambria Math" w:cs="Arial"/>
                                <w:i/>
                                <w:sz w:val="16"/>
                                <w:szCs w:val="16"/>
                              </w:rPr>
                            </w:ins>
                          </m:ctrlPr>
                        </m:funcPr>
                        <m:fName>
                          <m:r>
                            <w:ins w:id="483" w:author="Author">
                              <m:rPr>
                                <m:sty m:val="p"/>
                              </m:rPr>
                              <w:rPr>
                                <w:rFonts w:ascii="Cambria Math" w:eastAsia="SimSun" w:hAnsi="Cambria Math" w:cs="Arial"/>
                                <w:sz w:val="16"/>
                                <w:szCs w:val="16"/>
                              </w:rPr>
                              <m:t>min</m:t>
                            </w:ins>
                          </m:r>
                        </m:fName>
                        <m:e>
                          <m:d>
                            <m:dPr>
                              <m:ctrlPr>
                                <w:ins w:id="484" w:author="Author">
                                  <w:rPr>
                                    <w:rFonts w:ascii="Cambria Math" w:eastAsia="SimSun" w:hAnsi="Cambria Math" w:cs="Arial"/>
                                    <w:i/>
                                    <w:sz w:val="16"/>
                                    <w:szCs w:val="16"/>
                                  </w:rPr>
                                </w:ins>
                              </m:ctrlPr>
                            </m:dPr>
                            <m:e>
                              <m:sSubSup>
                                <m:sSubSupPr>
                                  <m:ctrlPr>
                                    <w:ins w:id="485" w:author="Author">
                                      <w:rPr>
                                        <w:rFonts w:ascii="Cambria Math" w:eastAsia="SimSun" w:hAnsi="Cambria Math" w:cs="Arial"/>
                                        <w:i/>
                                        <w:sz w:val="16"/>
                                        <w:szCs w:val="16"/>
                                      </w:rPr>
                                    </w:ins>
                                  </m:ctrlPr>
                                </m:sSubSupPr>
                                <m:e>
                                  <m:r>
                                    <w:ins w:id="486" w:author="Author">
                                      <w:rPr>
                                        <w:rFonts w:ascii="Cambria Math" w:eastAsia="SimSun" w:hAnsi="Cambria Math" w:cs="Arial"/>
                                        <w:sz w:val="16"/>
                                        <w:szCs w:val="16"/>
                                      </w:rPr>
                                      <m:t>M</m:t>
                                    </w:ins>
                                  </m:r>
                                </m:e>
                                <m:sub>
                                  <m:r>
                                    <w:ins w:id="487" w:author="Author">
                                      <m:rPr>
                                        <m:sty m:val="p"/>
                                      </m:rPr>
                                      <w:rPr>
                                        <w:rFonts w:ascii="Cambria Math" w:eastAsia="SimSun" w:hAnsi="Cambria Math" w:cs="Arial"/>
                                        <w:sz w:val="16"/>
                                        <w:szCs w:val="16"/>
                                      </w:rPr>
                                      <m:t>PDCCH</m:t>
                                    </w:ins>
                                  </m:r>
                                  <m:ctrlPr>
                                    <w:ins w:id="488" w:author="Author">
                                      <w:rPr>
                                        <w:rFonts w:ascii="Cambria Math" w:eastAsia="SimSun" w:hAnsi="Cambria Math" w:cs="Arial"/>
                                        <w:sz w:val="16"/>
                                        <w:szCs w:val="16"/>
                                      </w:rPr>
                                    </w:ins>
                                  </m:ctrlPr>
                                </m:sub>
                                <m:sup>
                                  <m:r>
                                    <w:ins w:id="489" w:author="Author">
                                      <m:rPr>
                                        <m:sty m:val="p"/>
                                      </m:rPr>
                                      <w:rPr>
                                        <w:rFonts w:ascii="Cambria Math" w:eastAsia="SimSun" w:hAnsi="Cambria Math" w:cs="Arial"/>
                                        <w:sz w:val="16"/>
                                        <w:szCs w:val="16"/>
                                      </w:rPr>
                                      <m:t>max,slot,</m:t>
                                    </w:ins>
                                  </m:r>
                                  <m:sSub>
                                    <m:sSubPr>
                                      <m:ctrlPr>
                                        <w:ins w:id="490" w:author="Author">
                                          <w:rPr>
                                            <w:rFonts w:ascii="Cambria Math" w:eastAsia="SimSun" w:hAnsi="Cambria Math" w:cs="Arial"/>
                                            <w:i/>
                                            <w:sz w:val="16"/>
                                            <w:szCs w:val="16"/>
                                          </w:rPr>
                                        </w:ins>
                                      </m:ctrlPr>
                                    </m:sSubPr>
                                    <m:e>
                                      <m:r>
                                        <w:ins w:id="491" w:author="Author">
                                          <w:rPr>
                                            <w:rFonts w:ascii="Cambria Math" w:eastAsia="SimSun" w:hAnsi="Cambria Math" w:cs="Arial"/>
                                            <w:sz w:val="16"/>
                                            <w:szCs w:val="16"/>
                                          </w:rPr>
                                          <m:t>μ</m:t>
                                        </w:ins>
                                      </m:r>
                                    </m:e>
                                    <m:sub>
                                      <m:r>
                                        <w:ins w:id="492" w:author="Author">
                                          <w:rPr>
                                            <w:rFonts w:ascii="Cambria Math" w:eastAsia="SimSun" w:hAnsi="Cambria Math" w:cs="Arial"/>
                                            <w:sz w:val="16"/>
                                            <w:szCs w:val="16"/>
                                          </w:rPr>
                                          <m:t>P</m:t>
                                        </w:ins>
                                      </m:r>
                                    </m:sub>
                                  </m:sSub>
                                  <m:ctrlPr>
                                    <w:ins w:id="493" w:author="Author">
                                      <w:rPr>
                                        <w:rFonts w:ascii="Cambria Math" w:eastAsia="SimSun" w:hAnsi="Cambria Math" w:cs="Arial"/>
                                        <w:sz w:val="16"/>
                                        <w:szCs w:val="16"/>
                                      </w:rPr>
                                    </w:ins>
                                  </m:ctrlPr>
                                </m:sup>
                              </m:sSubSup>
                              <m:r>
                                <w:ins w:id="494" w:author="Author">
                                  <w:rPr>
                                    <w:rFonts w:ascii="Cambria Math" w:eastAsia="SimSun" w:hAnsi="Cambria Math" w:cs="Arial"/>
                                    <w:sz w:val="16"/>
                                    <w:szCs w:val="16"/>
                                  </w:rPr>
                                  <m:t>,</m:t>
                                </w:ins>
                              </m:r>
                              <m:sSubSup>
                                <m:sSubSupPr>
                                  <m:ctrlPr>
                                    <w:ins w:id="495" w:author="Author">
                                      <w:rPr>
                                        <w:rFonts w:ascii="Cambria Math" w:eastAsia="SimSun" w:hAnsi="Cambria Math" w:cs="Arial"/>
                                        <w:i/>
                                        <w:sz w:val="16"/>
                                        <w:szCs w:val="16"/>
                                      </w:rPr>
                                    </w:ins>
                                  </m:ctrlPr>
                                </m:sSubSupPr>
                                <m:e>
                                  <m:r>
                                    <w:ins w:id="496" w:author="Author">
                                      <w:rPr>
                                        <w:rFonts w:ascii="Cambria Math" w:eastAsia="SimSun" w:hAnsi="Cambria Math" w:cs="Arial"/>
                                        <w:sz w:val="16"/>
                                        <w:szCs w:val="16"/>
                                      </w:rPr>
                                      <m:t>M</m:t>
                                    </w:ins>
                                  </m:r>
                                </m:e>
                                <m:sub>
                                  <m:r>
                                    <w:ins w:id="497" w:author="Author">
                                      <m:rPr>
                                        <m:sty m:val="p"/>
                                      </m:rPr>
                                      <w:rPr>
                                        <w:rFonts w:ascii="Cambria Math" w:eastAsia="SimSun" w:hAnsi="Cambria Math" w:cs="Arial"/>
                                        <w:sz w:val="16"/>
                                        <w:szCs w:val="16"/>
                                      </w:rPr>
                                      <m:t>PDCCH</m:t>
                                    </w:ins>
                                  </m:r>
                                  <m:ctrlPr>
                                    <w:ins w:id="498" w:author="Author">
                                      <w:rPr>
                                        <w:rFonts w:ascii="Cambria Math" w:eastAsia="SimSun" w:hAnsi="Cambria Math" w:cs="Arial"/>
                                        <w:sz w:val="16"/>
                                        <w:szCs w:val="16"/>
                                      </w:rPr>
                                    </w:ins>
                                  </m:ctrlPr>
                                </m:sub>
                                <m:sup>
                                  <m:r>
                                    <w:ins w:id="499" w:author="Author">
                                      <m:rPr>
                                        <m:sty m:val="p"/>
                                      </m:rPr>
                                      <w:rPr>
                                        <w:rFonts w:ascii="Cambria Math" w:eastAsia="SimSun" w:hAnsi="Cambria Math" w:cs="Arial"/>
                                        <w:sz w:val="16"/>
                                        <w:szCs w:val="16"/>
                                      </w:rPr>
                                      <m:t>total,slot,</m:t>
                                    </w:ins>
                                  </m:r>
                                  <m:sSub>
                                    <m:sSubPr>
                                      <m:ctrlPr>
                                        <w:ins w:id="500" w:author="Author">
                                          <w:rPr>
                                            <w:rFonts w:ascii="Cambria Math" w:eastAsia="SimSun" w:hAnsi="Cambria Math" w:cs="Arial"/>
                                            <w:i/>
                                            <w:sz w:val="16"/>
                                            <w:szCs w:val="16"/>
                                          </w:rPr>
                                        </w:ins>
                                      </m:ctrlPr>
                                    </m:sSubPr>
                                    <m:e>
                                      <m:r>
                                        <w:ins w:id="501" w:author="Author">
                                          <w:rPr>
                                            <w:rFonts w:ascii="Cambria Math" w:eastAsia="SimSun" w:hAnsi="Cambria Math" w:cs="Arial"/>
                                            <w:sz w:val="16"/>
                                            <w:szCs w:val="16"/>
                                          </w:rPr>
                                          <m:t>μ</m:t>
                                        </w:ins>
                                      </m:r>
                                    </m:e>
                                    <m:sub>
                                      <m:r>
                                        <w:ins w:id="502" w:author="Author">
                                          <w:rPr>
                                            <w:rFonts w:ascii="Cambria Math" w:eastAsia="SimSun" w:hAnsi="Cambria Math" w:cs="Arial"/>
                                            <w:sz w:val="16"/>
                                            <w:szCs w:val="16"/>
                                          </w:rPr>
                                          <m:t>P</m:t>
                                        </w:ins>
                                      </m:r>
                                    </m:sub>
                                  </m:sSub>
                                  <m:ctrlPr>
                                    <w:ins w:id="503" w:author="Author">
                                      <w:rPr>
                                        <w:rFonts w:ascii="Cambria Math" w:eastAsia="SimSun" w:hAnsi="Cambria Math" w:cs="Arial"/>
                                        <w:sz w:val="16"/>
                                        <w:szCs w:val="16"/>
                                      </w:rPr>
                                    </w:ins>
                                  </m:ctrlPr>
                                </m:sup>
                              </m:sSubSup>
                            </m:e>
                          </m:d>
                        </m:e>
                      </m:func>
                    </m:e>
                  </m:d>
                </m:e>
              </m:func>
            </m:oMath>
            <w:ins w:id="504" w:author="Author">
              <w:r w:rsidRPr="00D9582C">
                <w:rPr>
                  <w:rFonts w:ascii="Arial" w:eastAsia="DengXian" w:hAnsi="Arial" w:cs="Arial"/>
                  <w:sz w:val="16"/>
                  <w:szCs w:val="16"/>
                  <w:lang w:val="x-none"/>
                </w:rPr>
                <w:t xml:space="preserve"> </w:t>
              </w:r>
            </w:ins>
            <w:r w:rsidRPr="00D9582C">
              <w:rPr>
                <w:rFonts w:ascii="Arial" w:eastAsia="DengXian" w:hAnsi="Arial" w:cs="Arial"/>
                <w:sz w:val="16"/>
                <w:szCs w:val="16"/>
                <w:lang w:val="x-none"/>
              </w:rPr>
              <w:t xml:space="preserve">PDCCH candidates per slot or more </w:t>
            </w:r>
            <w:r w:rsidRPr="00D9582C">
              <w:rPr>
                <w:rFonts w:ascii="Arial" w:eastAsia="SimSun" w:hAnsi="Arial" w:cs="Arial"/>
                <w:sz w:val="16"/>
                <w:szCs w:val="16"/>
                <w:lang w:val="x-none"/>
              </w:rPr>
              <w:t xml:space="preserve">than </w:t>
            </w:r>
            <m:oMath>
              <m:d>
                <m:dPr>
                  <m:ctrlPr>
                    <w:del w:id="505" w:author="Author">
                      <w:rPr>
                        <w:rFonts w:ascii="Cambria Math" w:eastAsia="DengXian" w:hAnsi="Cambria Math" w:cs="Arial"/>
                        <w:i/>
                        <w:sz w:val="16"/>
                        <w:szCs w:val="16"/>
                      </w:rPr>
                    </w:del>
                  </m:ctrlPr>
                </m:dPr>
                <m:e>
                  <m:r>
                    <w:del w:id="506" w:author="Author">
                      <w:rPr>
                        <w:rFonts w:ascii="Cambria Math" w:eastAsia="DengXian" w:hAnsi="Cambria Math" w:cs="Arial"/>
                        <w:sz w:val="16"/>
                        <w:szCs w:val="16"/>
                        <w:rPrChange w:id="507" w:author="Author">
                          <w:rPr>
                            <w:rFonts w:ascii="Cambria Math" w:eastAsia="DengXian" w:hAnsi="Cambria Math"/>
                            <w:szCs w:val="18"/>
                          </w:rPr>
                        </w:rPrChange>
                      </w:rPr>
                      <m:t>1-α</m:t>
                    </w:del>
                  </m:r>
                </m:e>
              </m:d>
              <m:r>
                <w:del w:id="508" w:author="Author">
                  <w:rPr>
                    <w:rFonts w:ascii="Cambria Math" w:eastAsia="SimSun" w:hAnsi="Cambria Math" w:cs="Arial"/>
                    <w:sz w:val="16"/>
                    <w:szCs w:val="16"/>
                    <w:rPrChange w:id="509" w:author="Author">
                      <w:rPr>
                        <w:rFonts w:ascii="Cambria Math" w:eastAsia="SimSun" w:hAnsi="Cambria Math"/>
                        <w:szCs w:val="20"/>
                      </w:rPr>
                    </w:rPrChange>
                  </w:rPr>
                  <m:t>∙</m:t>
                </w:del>
              </m:r>
              <m:func>
                <m:funcPr>
                  <m:ctrlPr>
                    <w:del w:id="510" w:author="Author">
                      <w:rPr>
                        <w:rFonts w:ascii="Cambria Math" w:eastAsia="SimSun" w:hAnsi="Cambria Math" w:cs="Arial"/>
                        <w:i/>
                        <w:sz w:val="16"/>
                        <w:szCs w:val="16"/>
                      </w:rPr>
                    </w:del>
                  </m:ctrlPr>
                </m:funcPr>
                <m:fName>
                  <m:r>
                    <w:del w:id="511" w:author="Author">
                      <m:rPr>
                        <m:sty m:val="p"/>
                      </m:rPr>
                      <w:rPr>
                        <w:rFonts w:ascii="Cambria Math" w:eastAsia="SimSun" w:hAnsi="Cambria Math" w:cs="Arial"/>
                        <w:sz w:val="16"/>
                        <w:szCs w:val="16"/>
                        <w:rPrChange w:id="512" w:author="Author">
                          <w:rPr>
                            <w:rFonts w:ascii="Cambria Math" w:eastAsia="SimSun"/>
                            <w:szCs w:val="20"/>
                          </w:rPr>
                        </w:rPrChange>
                      </w:rPr>
                      <m:t>min</m:t>
                    </w:del>
                  </m:r>
                </m:fName>
                <m:e>
                  <m:d>
                    <m:dPr>
                      <m:ctrlPr>
                        <w:del w:id="513" w:author="Author">
                          <w:rPr>
                            <w:rFonts w:ascii="Cambria Math" w:eastAsia="SimSun" w:hAnsi="Cambria Math" w:cs="Arial"/>
                            <w:i/>
                            <w:sz w:val="16"/>
                            <w:szCs w:val="16"/>
                          </w:rPr>
                        </w:del>
                      </m:ctrlPr>
                    </m:dPr>
                    <m:e>
                      <m:sSubSup>
                        <m:sSubSupPr>
                          <m:ctrlPr>
                            <w:del w:id="514" w:author="Author">
                              <w:rPr>
                                <w:rFonts w:ascii="Cambria Math" w:eastAsia="SimSun" w:hAnsi="Cambria Math" w:cs="Arial"/>
                                <w:i/>
                                <w:sz w:val="16"/>
                                <w:szCs w:val="16"/>
                              </w:rPr>
                            </w:del>
                          </m:ctrlPr>
                        </m:sSubSupPr>
                        <m:e>
                          <m:r>
                            <w:del w:id="515" w:author="Author">
                              <w:rPr>
                                <w:rFonts w:ascii="Cambria Math" w:eastAsia="SimSun" w:hAnsi="Cambria Math" w:cs="Arial"/>
                                <w:sz w:val="16"/>
                                <w:szCs w:val="16"/>
                                <w:rPrChange w:id="516" w:author="Author">
                                  <w:rPr>
                                    <w:rFonts w:ascii="Cambria Math" w:eastAsia="SimSun"/>
                                    <w:szCs w:val="20"/>
                                  </w:rPr>
                                </w:rPrChange>
                              </w:rPr>
                              <m:t>C</m:t>
                            </w:del>
                          </m:r>
                        </m:e>
                        <m:sub>
                          <m:r>
                            <w:del w:id="517" w:author="Author">
                              <m:rPr>
                                <m:sty m:val="p"/>
                              </m:rPr>
                              <w:rPr>
                                <w:rFonts w:ascii="Cambria Math" w:eastAsia="SimSun" w:hAnsi="Cambria Math" w:cs="Arial"/>
                                <w:sz w:val="16"/>
                                <w:szCs w:val="16"/>
                                <w:rPrChange w:id="518" w:author="Author">
                                  <w:rPr>
                                    <w:rFonts w:ascii="Cambria Math" w:eastAsia="SimSun"/>
                                    <w:szCs w:val="20"/>
                                  </w:rPr>
                                </w:rPrChange>
                              </w:rPr>
                              <m:t>PDCCH</m:t>
                            </w:del>
                          </m:r>
                          <m:ctrlPr>
                            <w:del w:id="519" w:author="Author">
                              <w:rPr>
                                <w:rFonts w:ascii="Cambria Math" w:eastAsia="SimSun" w:hAnsi="Cambria Math" w:cs="Arial"/>
                                <w:sz w:val="16"/>
                                <w:szCs w:val="16"/>
                              </w:rPr>
                            </w:del>
                          </m:ctrlPr>
                        </m:sub>
                        <m:sup>
                          <m:r>
                            <w:del w:id="520" w:author="Author">
                              <m:rPr>
                                <m:sty m:val="p"/>
                              </m:rPr>
                              <w:rPr>
                                <w:rFonts w:ascii="Cambria Math" w:eastAsia="SimSun" w:hAnsi="Cambria Math" w:cs="Arial"/>
                                <w:sz w:val="16"/>
                                <w:szCs w:val="16"/>
                                <w:rPrChange w:id="521" w:author="Author">
                                  <w:rPr>
                                    <w:rFonts w:ascii="Cambria Math" w:eastAsia="SimSun"/>
                                    <w:szCs w:val="20"/>
                                  </w:rPr>
                                </w:rPrChange>
                              </w:rPr>
                              <m:t>max,slot,</m:t>
                            </w:del>
                          </m:r>
                          <m:sSub>
                            <m:sSubPr>
                              <m:ctrlPr>
                                <w:del w:id="522" w:author="Author">
                                  <w:rPr>
                                    <w:rFonts w:ascii="Cambria Math" w:eastAsia="SimSun" w:hAnsi="Cambria Math" w:cs="Arial"/>
                                    <w:i/>
                                    <w:sz w:val="16"/>
                                    <w:szCs w:val="16"/>
                                  </w:rPr>
                                </w:del>
                              </m:ctrlPr>
                            </m:sSubPr>
                            <m:e>
                              <m:r>
                                <w:del w:id="523" w:author="Author">
                                  <w:rPr>
                                    <w:rFonts w:ascii="Cambria Math" w:eastAsia="SimSun" w:hAnsi="Cambria Math" w:cs="Arial"/>
                                    <w:sz w:val="16"/>
                                    <w:szCs w:val="16"/>
                                    <w:rPrChange w:id="524" w:author="Author">
                                      <w:rPr>
                                        <w:rFonts w:ascii="Cambria Math" w:eastAsia="SimSun" w:hAnsi="Cambria Math"/>
                                        <w:szCs w:val="20"/>
                                      </w:rPr>
                                    </w:rPrChange>
                                  </w:rPr>
                                  <m:t>μ</m:t>
                                </w:del>
                              </m:r>
                            </m:e>
                            <m:sub>
                              <m:r>
                                <w:del w:id="525" w:author="Author">
                                  <w:rPr>
                                    <w:rFonts w:ascii="Cambria Math" w:eastAsia="SimSun" w:hAnsi="Cambria Math" w:cs="Arial"/>
                                    <w:sz w:val="16"/>
                                    <w:szCs w:val="16"/>
                                    <w:rPrChange w:id="526" w:author="Author">
                                      <w:rPr>
                                        <w:rFonts w:ascii="Cambria Math" w:eastAsia="SimSun" w:hAnsi="Cambria Math"/>
                                        <w:szCs w:val="20"/>
                                      </w:rPr>
                                    </w:rPrChange>
                                  </w:rPr>
                                  <m:t>P</m:t>
                                </w:del>
                              </m:r>
                            </m:sub>
                          </m:sSub>
                          <m:ctrlPr>
                            <w:del w:id="527" w:author="Author">
                              <w:rPr>
                                <w:rFonts w:ascii="Cambria Math" w:eastAsia="SimSun" w:hAnsi="Cambria Math" w:cs="Arial"/>
                                <w:sz w:val="16"/>
                                <w:szCs w:val="16"/>
                              </w:rPr>
                            </w:del>
                          </m:ctrlPr>
                        </m:sup>
                      </m:sSubSup>
                      <m:r>
                        <w:del w:id="528" w:author="Author">
                          <w:rPr>
                            <w:rFonts w:ascii="Cambria Math" w:eastAsia="SimSun" w:hAnsi="Cambria Math" w:cs="Arial"/>
                            <w:sz w:val="16"/>
                            <w:szCs w:val="16"/>
                            <w:rPrChange w:id="529" w:author="Author">
                              <w:rPr>
                                <w:rFonts w:ascii="Cambria Math" w:eastAsia="SimSun"/>
                                <w:szCs w:val="20"/>
                              </w:rPr>
                            </w:rPrChange>
                          </w:rPr>
                          <m:t>,</m:t>
                        </w:del>
                      </m:r>
                      <m:sSubSup>
                        <m:sSubSupPr>
                          <m:ctrlPr>
                            <w:del w:id="530" w:author="Author">
                              <w:rPr>
                                <w:rFonts w:ascii="Cambria Math" w:eastAsia="SimSun" w:hAnsi="Cambria Math" w:cs="Arial"/>
                                <w:i/>
                                <w:sz w:val="16"/>
                                <w:szCs w:val="16"/>
                              </w:rPr>
                            </w:del>
                          </m:ctrlPr>
                        </m:sSubSupPr>
                        <m:e>
                          <m:r>
                            <w:del w:id="531" w:author="Author">
                              <w:rPr>
                                <w:rFonts w:ascii="Cambria Math" w:eastAsia="SimSun" w:hAnsi="Cambria Math" w:cs="Arial"/>
                                <w:sz w:val="16"/>
                                <w:szCs w:val="16"/>
                                <w:rPrChange w:id="532" w:author="Author">
                                  <w:rPr>
                                    <w:rFonts w:ascii="Cambria Math" w:eastAsia="SimSun"/>
                                    <w:szCs w:val="20"/>
                                  </w:rPr>
                                </w:rPrChange>
                              </w:rPr>
                              <m:t>C</m:t>
                            </w:del>
                          </m:r>
                        </m:e>
                        <m:sub>
                          <m:r>
                            <w:del w:id="533" w:author="Author">
                              <m:rPr>
                                <m:sty m:val="p"/>
                              </m:rPr>
                              <w:rPr>
                                <w:rFonts w:ascii="Cambria Math" w:eastAsia="SimSun" w:hAnsi="Cambria Math" w:cs="Arial"/>
                                <w:sz w:val="16"/>
                                <w:szCs w:val="16"/>
                                <w:rPrChange w:id="534" w:author="Author">
                                  <w:rPr>
                                    <w:rFonts w:ascii="Cambria Math" w:eastAsia="SimSun"/>
                                    <w:szCs w:val="20"/>
                                  </w:rPr>
                                </w:rPrChange>
                              </w:rPr>
                              <m:t>PDCCH</m:t>
                            </w:del>
                          </m:r>
                          <m:ctrlPr>
                            <w:del w:id="535" w:author="Author">
                              <w:rPr>
                                <w:rFonts w:ascii="Cambria Math" w:eastAsia="SimSun" w:hAnsi="Cambria Math" w:cs="Arial"/>
                                <w:sz w:val="16"/>
                                <w:szCs w:val="16"/>
                              </w:rPr>
                            </w:del>
                          </m:ctrlPr>
                        </m:sub>
                        <m:sup>
                          <m:r>
                            <w:del w:id="536" w:author="Author">
                              <m:rPr>
                                <m:sty m:val="p"/>
                              </m:rPr>
                              <w:rPr>
                                <w:rFonts w:ascii="Cambria Math" w:eastAsia="SimSun" w:hAnsi="Cambria Math" w:cs="Arial"/>
                                <w:sz w:val="16"/>
                                <w:szCs w:val="16"/>
                                <w:rPrChange w:id="537" w:author="Author">
                                  <w:rPr>
                                    <w:rFonts w:ascii="Cambria Math" w:eastAsia="SimSun"/>
                                    <w:szCs w:val="20"/>
                                  </w:rPr>
                                </w:rPrChange>
                              </w:rPr>
                              <m:t>total,slot,</m:t>
                            </w:del>
                          </m:r>
                          <m:sSub>
                            <m:sSubPr>
                              <m:ctrlPr>
                                <w:del w:id="538" w:author="Author">
                                  <w:rPr>
                                    <w:rFonts w:ascii="Cambria Math" w:eastAsia="SimSun" w:hAnsi="Cambria Math" w:cs="Arial"/>
                                    <w:i/>
                                    <w:sz w:val="16"/>
                                    <w:szCs w:val="16"/>
                                  </w:rPr>
                                </w:del>
                              </m:ctrlPr>
                            </m:sSubPr>
                            <m:e>
                              <m:r>
                                <w:del w:id="539" w:author="Author">
                                  <w:rPr>
                                    <w:rFonts w:ascii="Cambria Math" w:eastAsia="SimSun" w:hAnsi="Cambria Math" w:cs="Arial"/>
                                    <w:sz w:val="16"/>
                                    <w:szCs w:val="16"/>
                                    <w:rPrChange w:id="540" w:author="Author">
                                      <w:rPr>
                                        <w:rFonts w:ascii="Cambria Math" w:eastAsia="SimSun" w:hAnsi="Cambria Math"/>
                                        <w:szCs w:val="20"/>
                                      </w:rPr>
                                    </w:rPrChange>
                                  </w:rPr>
                                  <m:t>μ</m:t>
                                </w:del>
                              </m:r>
                            </m:e>
                            <m:sub>
                              <m:r>
                                <w:del w:id="541" w:author="Author">
                                  <w:rPr>
                                    <w:rFonts w:ascii="Cambria Math" w:eastAsia="SimSun" w:hAnsi="Cambria Math" w:cs="Arial"/>
                                    <w:sz w:val="16"/>
                                    <w:szCs w:val="16"/>
                                    <w:rPrChange w:id="542" w:author="Author">
                                      <w:rPr>
                                        <w:rFonts w:ascii="Cambria Math" w:eastAsia="SimSun" w:hAnsi="Cambria Math"/>
                                        <w:szCs w:val="20"/>
                                      </w:rPr>
                                    </w:rPrChange>
                                  </w:rPr>
                                  <m:t>P</m:t>
                                </w:del>
                              </m:r>
                            </m:sub>
                          </m:sSub>
                          <m:ctrlPr>
                            <w:del w:id="543" w:author="Author">
                              <w:rPr>
                                <w:rFonts w:ascii="Cambria Math" w:eastAsia="SimSun" w:hAnsi="Cambria Math" w:cs="Arial"/>
                                <w:sz w:val="16"/>
                                <w:szCs w:val="16"/>
                              </w:rPr>
                            </w:del>
                          </m:ctrlPr>
                        </m:sup>
                      </m:sSubSup>
                    </m:e>
                  </m:d>
                </m:e>
              </m:func>
              <m:r>
                <w:del w:id="544" w:author="Author">
                  <m:rPr>
                    <m:sty m:val="p"/>
                  </m:rPr>
                  <w:rPr>
                    <w:rFonts w:ascii="Cambria Math" w:eastAsia="DengXian" w:hAnsi="Cambria Math" w:cs="Arial"/>
                    <w:sz w:val="16"/>
                    <w:szCs w:val="16"/>
                    <w:rPrChange w:id="545" w:author="Author">
                      <w:rPr>
                        <w:rFonts w:ascii="Cambria Math" w:eastAsia="DengXian" w:hAnsi="Cambria Math"/>
                        <w:szCs w:val="20"/>
                      </w:rPr>
                    </w:rPrChange>
                  </w:rPr>
                  <m:t xml:space="preserve"> </m:t>
                </w:del>
              </m:r>
              <m:func>
                <m:funcPr>
                  <m:ctrlPr>
                    <w:ins w:id="546" w:author="Author">
                      <w:rPr>
                        <w:rFonts w:ascii="Cambria Math" w:eastAsia="SimSun" w:hAnsi="Cambria Math" w:cs="Arial"/>
                        <w:i/>
                        <w:sz w:val="16"/>
                        <w:szCs w:val="16"/>
                      </w:rPr>
                    </w:ins>
                  </m:ctrlPr>
                </m:funcPr>
                <m:fName>
                  <m:r>
                    <w:ins w:id="547" w:author="Author">
                      <m:rPr>
                        <m:sty m:val="p"/>
                      </m:rPr>
                      <w:rPr>
                        <w:rFonts w:ascii="Cambria Math" w:eastAsia="SimSun" w:hAnsi="Cambria Math" w:cs="Arial"/>
                        <w:sz w:val="16"/>
                        <w:szCs w:val="16"/>
                      </w:rPr>
                      <m:t>min</m:t>
                    </w:ins>
                  </m:r>
                </m:fName>
                <m:e>
                  <m:d>
                    <m:dPr>
                      <m:ctrlPr>
                        <w:ins w:id="548" w:author="Author">
                          <w:rPr>
                            <w:rFonts w:ascii="Cambria Math" w:eastAsia="SimSun" w:hAnsi="Cambria Math" w:cs="Arial"/>
                            <w:i/>
                            <w:sz w:val="16"/>
                            <w:szCs w:val="16"/>
                          </w:rPr>
                        </w:ins>
                      </m:ctrlPr>
                    </m:dPr>
                    <m:e>
                      <m:sSubSup>
                        <m:sSubSupPr>
                          <m:ctrlPr>
                            <w:ins w:id="549" w:author="Author">
                              <w:rPr>
                                <w:rFonts w:ascii="Cambria Math" w:eastAsia="SimSun" w:hAnsi="Cambria Math" w:cs="Arial"/>
                                <w:i/>
                                <w:sz w:val="16"/>
                                <w:szCs w:val="16"/>
                              </w:rPr>
                            </w:ins>
                          </m:ctrlPr>
                        </m:sSubSupPr>
                        <m:e>
                          <m:r>
                            <w:ins w:id="550" w:author="Author">
                              <w:rPr>
                                <w:rFonts w:ascii="Cambria Math" w:eastAsia="SimSun" w:hAnsi="Cambria Math" w:cs="Arial"/>
                                <w:sz w:val="16"/>
                                <w:szCs w:val="16"/>
                              </w:rPr>
                              <m:t>C</m:t>
                            </w:ins>
                          </m:r>
                        </m:e>
                        <m:sub>
                          <m:r>
                            <w:ins w:id="551" w:author="Author">
                              <m:rPr>
                                <m:nor/>
                              </m:rPr>
                              <w:rPr>
                                <w:rFonts w:ascii="Arial" w:eastAsia="SimSun" w:hAnsi="Arial" w:cs="Arial"/>
                                <w:sz w:val="16"/>
                                <w:szCs w:val="16"/>
                              </w:rPr>
                              <m:t>PDCCH</m:t>
                            </w:ins>
                          </m:r>
                          <m:ctrlPr>
                            <w:ins w:id="552" w:author="Author">
                              <w:rPr>
                                <w:rFonts w:ascii="Cambria Math" w:eastAsia="SimSun" w:hAnsi="Cambria Math" w:cs="Arial"/>
                                <w:sz w:val="16"/>
                                <w:szCs w:val="16"/>
                              </w:rPr>
                            </w:ins>
                          </m:ctrlPr>
                        </m:sub>
                        <m:sup>
                          <m:r>
                            <w:ins w:id="553" w:author="Author">
                              <m:rPr>
                                <m:nor/>
                              </m:rPr>
                              <w:rPr>
                                <w:rFonts w:ascii="Arial" w:eastAsia="SimSun" w:hAnsi="Arial" w:cs="Arial"/>
                                <w:sz w:val="16"/>
                                <w:szCs w:val="16"/>
                              </w:rPr>
                              <m:t>max,slot,</m:t>
                            </w:ins>
                          </m:r>
                          <m:sSub>
                            <m:sSubPr>
                              <m:ctrlPr>
                                <w:ins w:id="554" w:author="Author">
                                  <w:rPr>
                                    <w:rFonts w:ascii="Cambria Math" w:eastAsia="SimSun" w:hAnsi="Cambria Math" w:cs="Arial"/>
                                    <w:i/>
                                    <w:sz w:val="16"/>
                                    <w:szCs w:val="16"/>
                                  </w:rPr>
                                </w:ins>
                              </m:ctrlPr>
                            </m:sSubPr>
                            <m:e>
                              <m:r>
                                <w:ins w:id="555" w:author="Author">
                                  <w:rPr>
                                    <w:rFonts w:ascii="Cambria Math" w:eastAsia="SimSun" w:hAnsi="Cambria Math" w:cs="Arial"/>
                                    <w:sz w:val="16"/>
                                    <w:szCs w:val="16"/>
                                  </w:rPr>
                                  <m:t>μ</m:t>
                                </w:ins>
                              </m:r>
                            </m:e>
                            <m:sub>
                              <m:r>
                                <w:ins w:id="556" w:author="Author">
                                  <w:rPr>
                                    <w:rFonts w:ascii="Cambria Math" w:eastAsia="SimSun" w:hAnsi="Cambria Math" w:cs="Arial"/>
                                    <w:sz w:val="16"/>
                                    <w:szCs w:val="16"/>
                                  </w:rPr>
                                  <m:t>P</m:t>
                                </w:ins>
                              </m:r>
                            </m:sub>
                          </m:sSub>
                          <m:ctrlPr>
                            <w:ins w:id="557" w:author="Author">
                              <w:rPr>
                                <w:rFonts w:ascii="Cambria Math" w:eastAsia="SimSun" w:hAnsi="Cambria Math" w:cs="Arial"/>
                                <w:sz w:val="16"/>
                                <w:szCs w:val="16"/>
                              </w:rPr>
                            </w:ins>
                          </m:ctrlPr>
                        </m:sup>
                      </m:sSubSup>
                      <m:r>
                        <w:ins w:id="558" w:author="Author">
                          <w:rPr>
                            <w:rFonts w:ascii="Cambria Math" w:eastAsia="SimSun" w:hAnsi="Cambria Math" w:cs="Arial"/>
                            <w:sz w:val="16"/>
                            <w:szCs w:val="16"/>
                          </w:rPr>
                          <m:t>,</m:t>
                        </w:ins>
                      </m:r>
                      <m:sSubSup>
                        <m:sSubSupPr>
                          <m:ctrlPr>
                            <w:ins w:id="559" w:author="Author">
                              <w:rPr>
                                <w:rFonts w:ascii="Cambria Math" w:eastAsia="SimSun" w:hAnsi="Cambria Math" w:cs="Arial"/>
                                <w:i/>
                                <w:sz w:val="16"/>
                                <w:szCs w:val="16"/>
                              </w:rPr>
                            </w:ins>
                          </m:ctrlPr>
                        </m:sSubSupPr>
                        <m:e>
                          <m:r>
                            <w:ins w:id="560" w:author="Author">
                              <w:rPr>
                                <w:rFonts w:ascii="Cambria Math" w:eastAsia="SimSun" w:hAnsi="Cambria Math" w:cs="Arial"/>
                                <w:sz w:val="16"/>
                                <w:szCs w:val="16"/>
                              </w:rPr>
                              <m:t>C</m:t>
                            </w:ins>
                          </m:r>
                        </m:e>
                        <m:sub>
                          <m:r>
                            <w:ins w:id="561" w:author="Author">
                              <m:rPr>
                                <m:nor/>
                              </m:rPr>
                              <w:rPr>
                                <w:rFonts w:ascii="Arial" w:eastAsia="SimSun" w:hAnsi="Arial" w:cs="Arial"/>
                                <w:sz w:val="16"/>
                                <w:szCs w:val="16"/>
                              </w:rPr>
                              <m:t>PDCCH</m:t>
                            </w:ins>
                          </m:r>
                          <m:ctrlPr>
                            <w:ins w:id="562" w:author="Author">
                              <w:rPr>
                                <w:rFonts w:ascii="Cambria Math" w:eastAsia="SimSun" w:hAnsi="Cambria Math" w:cs="Arial"/>
                                <w:sz w:val="16"/>
                                <w:szCs w:val="16"/>
                              </w:rPr>
                            </w:ins>
                          </m:ctrlPr>
                        </m:sub>
                        <m:sup>
                          <m:r>
                            <w:ins w:id="563" w:author="Author">
                              <m:rPr>
                                <m:nor/>
                              </m:rPr>
                              <w:rPr>
                                <w:rFonts w:ascii="Arial" w:eastAsia="SimSun" w:hAnsi="Arial" w:cs="Arial"/>
                                <w:sz w:val="16"/>
                                <w:szCs w:val="16"/>
                              </w:rPr>
                              <m:t>total,slot,</m:t>
                            </w:ins>
                          </m:r>
                          <m:sSub>
                            <m:sSubPr>
                              <m:ctrlPr>
                                <w:ins w:id="564" w:author="Author">
                                  <w:rPr>
                                    <w:rFonts w:ascii="Cambria Math" w:eastAsia="SimSun" w:hAnsi="Cambria Math" w:cs="Arial"/>
                                    <w:i/>
                                    <w:sz w:val="16"/>
                                    <w:szCs w:val="16"/>
                                  </w:rPr>
                                </w:ins>
                              </m:ctrlPr>
                            </m:sSubPr>
                            <m:e>
                              <m:r>
                                <w:ins w:id="565" w:author="Author">
                                  <w:rPr>
                                    <w:rFonts w:ascii="Cambria Math" w:eastAsia="SimSun" w:hAnsi="Cambria Math" w:cs="Arial"/>
                                    <w:sz w:val="16"/>
                                    <w:szCs w:val="16"/>
                                  </w:rPr>
                                  <m:t>μ</m:t>
                                </w:ins>
                              </m:r>
                            </m:e>
                            <m:sub>
                              <m:r>
                                <w:ins w:id="566" w:author="Author">
                                  <w:rPr>
                                    <w:rFonts w:ascii="Cambria Math" w:eastAsia="SimSun" w:hAnsi="Cambria Math" w:cs="Arial"/>
                                    <w:sz w:val="16"/>
                                    <w:szCs w:val="16"/>
                                  </w:rPr>
                                  <m:t>P</m:t>
                                </w:ins>
                              </m:r>
                            </m:sub>
                          </m:sSub>
                          <m:ctrlPr>
                            <w:ins w:id="567" w:author="Author">
                              <w:rPr>
                                <w:rFonts w:ascii="Cambria Math" w:eastAsia="SimSun" w:hAnsi="Cambria Math" w:cs="Arial"/>
                                <w:sz w:val="16"/>
                                <w:szCs w:val="16"/>
                              </w:rPr>
                            </w:ins>
                          </m:ctrlPr>
                        </m:sup>
                      </m:sSubSup>
                    </m:e>
                  </m:d>
                </m:e>
              </m:func>
              <m:r>
                <w:ins w:id="568" w:author="Author">
                  <w:rPr>
                    <w:rFonts w:ascii="Cambria Math" w:eastAsia="SimSun" w:hAnsi="Cambria Math" w:cs="Arial"/>
                    <w:sz w:val="16"/>
                    <w:szCs w:val="16"/>
                  </w:rPr>
                  <m:t xml:space="preserve">- </m:t>
                </w:ins>
              </m:r>
              <m:d>
                <m:dPr>
                  <m:begChr m:val="⌊"/>
                  <m:endChr m:val="⌋"/>
                  <m:ctrlPr>
                    <w:ins w:id="569" w:author="Author">
                      <w:rPr>
                        <w:rFonts w:ascii="Cambria Math" w:eastAsia="SimSun" w:hAnsi="Cambria Math" w:cs="Arial"/>
                        <w:i/>
                        <w:sz w:val="16"/>
                        <w:szCs w:val="16"/>
                      </w:rPr>
                    </w:ins>
                  </m:ctrlPr>
                </m:dPr>
                <m:e>
                  <m:r>
                    <w:ins w:id="570" w:author="Author">
                      <w:rPr>
                        <w:rFonts w:ascii="Cambria Math" w:eastAsia="DengXian" w:hAnsi="Cambria Math" w:cs="Arial"/>
                        <w:sz w:val="16"/>
                        <w:szCs w:val="16"/>
                      </w:rPr>
                      <m:t>α</m:t>
                    </w:ins>
                  </m:r>
                  <m:r>
                    <w:ins w:id="571" w:author="Author">
                      <w:rPr>
                        <w:rFonts w:ascii="Cambria Math" w:eastAsia="SimSun" w:hAnsi="Cambria Math" w:cs="Arial"/>
                        <w:sz w:val="16"/>
                        <w:szCs w:val="16"/>
                      </w:rPr>
                      <m:t>∙</m:t>
                    </w:ins>
                  </m:r>
                  <m:func>
                    <m:funcPr>
                      <m:ctrlPr>
                        <w:ins w:id="572" w:author="Author">
                          <w:rPr>
                            <w:rFonts w:ascii="Cambria Math" w:eastAsia="SimSun" w:hAnsi="Cambria Math" w:cs="Arial"/>
                            <w:i/>
                            <w:sz w:val="16"/>
                            <w:szCs w:val="16"/>
                          </w:rPr>
                        </w:ins>
                      </m:ctrlPr>
                    </m:funcPr>
                    <m:fName>
                      <m:r>
                        <w:ins w:id="573" w:author="Author">
                          <m:rPr>
                            <m:sty m:val="p"/>
                          </m:rPr>
                          <w:rPr>
                            <w:rFonts w:ascii="Cambria Math" w:eastAsia="SimSun" w:hAnsi="Cambria Math" w:cs="Arial"/>
                            <w:sz w:val="16"/>
                            <w:szCs w:val="16"/>
                          </w:rPr>
                          <m:t>min</m:t>
                        </w:ins>
                      </m:r>
                    </m:fName>
                    <m:e>
                      <m:d>
                        <m:dPr>
                          <m:ctrlPr>
                            <w:ins w:id="574" w:author="Author">
                              <w:rPr>
                                <w:rFonts w:ascii="Cambria Math" w:eastAsia="SimSun" w:hAnsi="Cambria Math" w:cs="Arial"/>
                                <w:i/>
                                <w:sz w:val="16"/>
                                <w:szCs w:val="16"/>
                              </w:rPr>
                            </w:ins>
                          </m:ctrlPr>
                        </m:dPr>
                        <m:e>
                          <m:sSubSup>
                            <m:sSubSupPr>
                              <m:ctrlPr>
                                <w:ins w:id="575" w:author="Author">
                                  <w:rPr>
                                    <w:rFonts w:ascii="Cambria Math" w:eastAsia="SimSun" w:hAnsi="Cambria Math" w:cs="Arial"/>
                                    <w:i/>
                                    <w:sz w:val="16"/>
                                    <w:szCs w:val="16"/>
                                  </w:rPr>
                                </w:ins>
                              </m:ctrlPr>
                            </m:sSubSupPr>
                            <m:e>
                              <m:r>
                                <w:ins w:id="576" w:author="Author">
                                  <w:rPr>
                                    <w:rFonts w:ascii="Cambria Math" w:eastAsia="SimSun" w:hAnsi="Cambria Math" w:cs="Arial"/>
                                    <w:sz w:val="16"/>
                                    <w:szCs w:val="16"/>
                                  </w:rPr>
                                  <m:t>C</m:t>
                                </w:ins>
                              </m:r>
                            </m:e>
                            <m:sub>
                              <m:r>
                                <w:ins w:id="577" w:author="Author">
                                  <m:rPr>
                                    <m:sty m:val="p"/>
                                  </m:rPr>
                                  <w:rPr>
                                    <w:rFonts w:ascii="Cambria Math" w:eastAsia="SimSun" w:hAnsi="Cambria Math" w:cs="Arial"/>
                                    <w:sz w:val="16"/>
                                    <w:szCs w:val="16"/>
                                  </w:rPr>
                                  <m:t>PDCCH</m:t>
                                </w:ins>
                              </m:r>
                              <m:ctrlPr>
                                <w:ins w:id="578" w:author="Author">
                                  <w:rPr>
                                    <w:rFonts w:ascii="Cambria Math" w:eastAsia="SimSun" w:hAnsi="Cambria Math" w:cs="Arial"/>
                                    <w:sz w:val="16"/>
                                    <w:szCs w:val="16"/>
                                  </w:rPr>
                                </w:ins>
                              </m:ctrlPr>
                            </m:sub>
                            <m:sup>
                              <m:r>
                                <w:ins w:id="579" w:author="Author">
                                  <m:rPr>
                                    <m:sty m:val="p"/>
                                  </m:rPr>
                                  <w:rPr>
                                    <w:rFonts w:ascii="Cambria Math" w:eastAsia="SimSun" w:hAnsi="Cambria Math" w:cs="Arial"/>
                                    <w:sz w:val="16"/>
                                    <w:szCs w:val="16"/>
                                  </w:rPr>
                                  <m:t>max,slot,</m:t>
                                </w:ins>
                              </m:r>
                              <m:sSub>
                                <m:sSubPr>
                                  <m:ctrlPr>
                                    <w:ins w:id="580" w:author="Author">
                                      <w:rPr>
                                        <w:rFonts w:ascii="Cambria Math" w:eastAsia="SimSun" w:hAnsi="Cambria Math" w:cs="Arial"/>
                                        <w:i/>
                                        <w:sz w:val="16"/>
                                        <w:szCs w:val="16"/>
                                      </w:rPr>
                                    </w:ins>
                                  </m:ctrlPr>
                                </m:sSubPr>
                                <m:e>
                                  <m:r>
                                    <w:ins w:id="581" w:author="Author">
                                      <w:rPr>
                                        <w:rFonts w:ascii="Cambria Math" w:eastAsia="SimSun" w:hAnsi="Cambria Math" w:cs="Arial"/>
                                        <w:sz w:val="16"/>
                                        <w:szCs w:val="16"/>
                                      </w:rPr>
                                      <m:t>μ</m:t>
                                    </w:ins>
                                  </m:r>
                                </m:e>
                                <m:sub>
                                  <m:r>
                                    <w:ins w:id="582" w:author="Author">
                                      <w:rPr>
                                        <w:rFonts w:ascii="Cambria Math" w:eastAsia="SimSun" w:hAnsi="Cambria Math" w:cs="Arial"/>
                                        <w:sz w:val="16"/>
                                        <w:szCs w:val="16"/>
                                      </w:rPr>
                                      <m:t>P</m:t>
                                    </w:ins>
                                  </m:r>
                                </m:sub>
                              </m:sSub>
                              <m:ctrlPr>
                                <w:ins w:id="583" w:author="Author">
                                  <w:rPr>
                                    <w:rFonts w:ascii="Cambria Math" w:eastAsia="SimSun" w:hAnsi="Cambria Math" w:cs="Arial"/>
                                    <w:sz w:val="16"/>
                                    <w:szCs w:val="16"/>
                                  </w:rPr>
                                </w:ins>
                              </m:ctrlPr>
                            </m:sup>
                          </m:sSubSup>
                          <m:r>
                            <w:ins w:id="584" w:author="Author">
                              <w:rPr>
                                <w:rFonts w:ascii="Cambria Math" w:eastAsia="SimSun" w:hAnsi="Cambria Math" w:cs="Arial"/>
                                <w:sz w:val="16"/>
                                <w:szCs w:val="16"/>
                              </w:rPr>
                              <m:t>,</m:t>
                            </w:ins>
                          </m:r>
                          <m:sSubSup>
                            <m:sSubSupPr>
                              <m:ctrlPr>
                                <w:ins w:id="585" w:author="Author">
                                  <w:rPr>
                                    <w:rFonts w:ascii="Cambria Math" w:eastAsia="SimSun" w:hAnsi="Cambria Math" w:cs="Arial"/>
                                    <w:i/>
                                    <w:sz w:val="16"/>
                                    <w:szCs w:val="16"/>
                                  </w:rPr>
                                </w:ins>
                              </m:ctrlPr>
                            </m:sSubSupPr>
                            <m:e>
                              <m:r>
                                <w:ins w:id="586" w:author="Author">
                                  <w:rPr>
                                    <w:rFonts w:ascii="Cambria Math" w:eastAsia="SimSun" w:hAnsi="Cambria Math" w:cs="Arial"/>
                                    <w:sz w:val="16"/>
                                    <w:szCs w:val="16"/>
                                  </w:rPr>
                                  <m:t>C</m:t>
                                </w:ins>
                              </m:r>
                            </m:e>
                            <m:sub>
                              <m:r>
                                <w:ins w:id="587" w:author="Author">
                                  <m:rPr>
                                    <m:sty m:val="p"/>
                                  </m:rPr>
                                  <w:rPr>
                                    <w:rFonts w:ascii="Cambria Math" w:eastAsia="SimSun" w:hAnsi="Cambria Math" w:cs="Arial"/>
                                    <w:sz w:val="16"/>
                                    <w:szCs w:val="16"/>
                                  </w:rPr>
                                  <m:t>PDCCH</m:t>
                                </w:ins>
                              </m:r>
                              <m:ctrlPr>
                                <w:ins w:id="588" w:author="Author">
                                  <w:rPr>
                                    <w:rFonts w:ascii="Cambria Math" w:eastAsia="SimSun" w:hAnsi="Cambria Math" w:cs="Arial"/>
                                    <w:sz w:val="16"/>
                                    <w:szCs w:val="16"/>
                                  </w:rPr>
                                </w:ins>
                              </m:ctrlPr>
                            </m:sub>
                            <m:sup>
                              <m:r>
                                <w:ins w:id="589" w:author="Author">
                                  <m:rPr>
                                    <m:sty m:val="p"/>
                                  </m:rPr>
                                  <w:rPr>
                                    <w:rFonts w:ascii="Cambria Math" w:eastAsia="SimSun" w:hAnsi="Cambria Math" w:cs="Arial"/>
                                    <w:sz w:val="16"/>
                                    <w:szCs w:val="16"/>
                                  </w:rPr>
                                  <m:t>total,slot,</m:t>
                                </w:ins>
                              </m:r>
                              <m:sSub>
                                <m:sSubPr>
                                  <m:ctrlPr>
                                    <w:ins w:id="590" w:author="Author">
                                      <w:rPr>
                                        <w:rFonts w:ascii="Cambria Math" w:eastAsia="SimSun" w:hAnsi="Cambria Math" w:cs="Arial"/>
                                        <w:i/>
                                        <w:sz w:val="16"/>
                                        <w:szCs w:val="16"/>
                                      </w:rPr>
                                    </w:ins>
                                  </m:ctrlPr>
                                </m:sSubPr>
                                <m:e>
                                  <m:r>
                                    <w:ins w:id="591" w:author="Author">
                                      <w:rPr>
                                        <w:rFonts w:ascii="Cambria Math" w:eastAsia="SimSun" w:hAnsi="Cambria Math" w:cs="Arial"/>
                                        <w:sz w:val="16"/>
                                        <w:szCs w:val="16"/>
                                      </w:rPr>
                                      <m:t>μ</m:t>
                                    </w:ins>
                                  </m:r>
                                </m:e>
                                <m:sub>
                                  <m:r>
                                    <w:ins w:id="592" w:author="Author">
                                      <w:rPr>
                                        <w:rFonts w:ascii="Cambria Math" w:eastAsia="SimSun" w:hAnsi="Cambria Math" w:cs="Arial"/>
                                        <w:sz w:val="16"/>
                                        <w:szCs w:val="16"/>
                                      </w:rPr>
                                      <m:t>P</m:t>
                                    </w:ins>
                                  </m:r>
                                </m:sub>
                              </m:sSub>
                              <m:ctrlPr>
                                <w:ins w:id="593" w:author="Author">
                                  <w:rPr>
                                    <w:rFonts w:ascii="Cambria Math" w:eastAsia="SimSun" w:hAnsi="Cambria Math" w:cs="Arial"/>
                                    <w:sz w:val="16"/>
                                    <w:szCs w:val="16"/>
                                  </w:rPr>
                                </w:ins>
                              </m:ctrlPr>
                            </m:sup>
                          </m:sSubSup>
                        </m:e>
                      </m:d>
                    </m:e>
                  </m:func>
                </m:e>
              </m:d>
            </m:oMath>
            <w:ins w:id="594" w:author="Author">
              <w:r w:rsidRPr="00D9582C">
                <w:rPr>
                  <w:rFonts w:ascii="Arial" w:eastAsia="DengXian" w:hAnsi="Arial" w:cs="Arial"/>
                  <w:sz w:val="16"/>
                  <w:szCs w:val="16"/>
                  <w:lang w:val="x-none"/>
                </w:rPr>
                <w:t xml:space="preserve"> </w:t>
              </w:r>
            </w:ins>
            <w:r w:rsidRPr="00D9582C">
              <w:rPr>
                <w:rFonts w:ascii="Arial" w:eastAsia="DengXian" w:hAnsi="Arial" w:cs="Arial"/>
                <w:sz w:val="16"/>
                <w:szCs w:val="16"/>
                <w:lang w:val="x-none"/>
              </w:rPr>
              <w:t xml:space="preserve">non-overlapping CCEs per slot </w:t>
            </w:r>
            <w:r w:rsidRPr="00D9582C">
              <w:rPr>
                <w:rFonts w:ascii="Arial" w:eastAsia="DengXian" w:hAnsi="Arial" w:cs="Arial"/>
                <w:sz w:val="16"/>
                <w:szCs w:val="16"/>
              </w:rPr>
              <w:t xml:space="preserve">of </w:t>
            </w:r>
            <w:r w:rsidRPr="00D9582C">
              <w:rPr>
                <w:rFonts w:ascii="Arial" w:eastAsia="DengXian" w:hAnsi="Arial" w:cs="Arial"/>
                <w:sz w:val="16"/>
                <w:szCs w:val="16"/>
                <w:lang w:val="x-none"/>
              </w:rPr>
              <w:t>the active DL BWP of the primary cell</w:t>
            </w:r>
          </w:p>
          <w:p w14:paraId="778F2794" w14:textId="0C914F20" w:rsidR="00D9582C" w:rsidRPr="00D9582C" w:rsidRDefault="00D9582C" w:rsidP="00D9582C">
            <w:pPr>
              <w:rPr>
                <w:rFonts w:ascii="Arial" w:eastAsia="SimSun" w:hAnsi="Arial" w:cs="Arial"/>
                <w:sz w:val="16"/>
                <w:szCs w:val="16"/>
              </w:rPr>
            </w:pPr>
            <w:r w:rsidRPr="00D9582C">
              <w:rPr>
                <w:rFonts w:ascii="Arial" w:eastAsia="SimSun" w:hAnsi="Arial" w:cs="Arial"/>
                <w:sz w:val="16"/>
                <w:szCs w:val="16"/>
              </w:rPr>
              <w:t xml:space="preserve">If </w:t>
            </w:r>
            <m:oMath>
              <m:sSub>
                <m:sSubPr>
                  <m:ctrlPr>
                    <w:rPr>
                      <w:rFonts w:ascii="Cambria Math" w:eastAsia="SimSun" w:hAnsi="Cambria Math" w:cs="Arial"/>
                      <w:i/>
                      <w:sz w:val="16"/>
                      <w:szCs w:val="16"/>
                    </w:rPr>
                  </m:ctrlPr>
                </m:sSubPr>
                <m:e>
                  <m:r>
                    <w:rPr>
                      <w:rFonts w:ascii="Cambria Math" w:eastAsia="SimSun" w:hAnsi="Cambria Math" w:cs="Arial"/>
                      <w:sz w:val="16"/>
                      <w:szCs w:val="16"/>
                    </w:rPr>
                    <m:t>μ</m:t>
                  </m:r>
                </m:e>
                <m:sub>
                  <m:r>
                    <w:rPr>
                      <w:rFonts w:ascii="Cambria Math" w:eastAsia="SimSun" w:hAnsi="Cambria Math" w:cs="Arial"/>
                      <w:sz w:val="16"/>
                      <w:szCs w:val="16"/>
                    </w:rPr>
                    <m:t>P</m:t>
                  </m:r>
                </m:sub>
              </m:sSub>
              <m:r>
                <w:rPr>
                  <w:rFonts w:ascii="Cambria Math" w:eastAsia="SimSun" w:hAnsi="Cambria Math" w:cs="Arial"/>
                  <w:sz w:val="16"/>
                  <w:szCs w:val="16"/>
                </w:rPr>
                <m:t>&lt;</m:t>
              </m:r>
              <m:sSub>
                <m:sSubPr>
                  <m:ctrlPr>
                    <w:rPr>
                      <w:rFonts w:ascii="Cambria Math" w:eastAsia="SimSun" w:hAnsi="Cambria Math" w:cs="Arial"/>
                      <w:i/>
                      <w:sz w:val="16"/>
                      <w:szCs w:val="16"/>
                    </w:rPr>
                  </m:ctrlPr>
                </m:sSubPr>
                <m:e>
                  <m:r>
                    <w:rPr>
                      <w:rFonts w:ascii="Cambria Math" w:eastAsia="SimSun" w:hAnsi="Cambria Math" w:cs="Arial"/>
                      <w:sz w:val="16"/>
                      <w:szCs w:val="16"/>
                    </w:rPr>
                    <m:t>μ</m:t>
                  </m:r>
                </m:e>
                <m:sub>
                  <m:r>
                    <w:rPr>
                      <w:rFonts w:ascii="Cambria Math" w:eastAsia="SimSun" w:hAnsi="Cambria Math" w:cs="Arial"/>
                      <w:sz w:val="16"/>
                      <w:szCs w:val="16"/>
                    </w:rPr>
                    <m:t>S</m:t>
                  </m:r>
                </m:sub>
              </m:sSub>
            </m:oMath>
            <w:r w:rsidRPr="00D9582C">
              <w:rPr>
                <w:rFonts w:ascii="Arial" w:eastAsia="SimSun" w:hAnsi="Arial" w:cs="Arial"/>
                <w:sz w:val="16"/>
                <w:szCs w:val="16"/>
              </w:rPr>
              <w:t>, the UE does not count</w:t>
            </w:r>
            <w:r w:rsidRPr="00D9582C">
              <w:rPr>
                <w:rFonts w:ascii="Arial" w:eastAsia="DengXian" w:hAnsi="Arial" w:cs="Arial"/>
                <w:sz w:val="16"/>
                <w:szCs w:val="16"/>
              </w:rPr>
              <w:t xml:space="preserve"> PDCCH candidates and non-overlapping CCEs that the UE monitors for scheduling on the primary cell from the secondary cell towards </w:t>
            </w:r>
            <m:oMath>
              <m:sSubSup>
                <m:sSubSupPr>
                  <m:ctrlPr>
                    <w:rPr>
                      <w:rFonts w:ascii="Cambria Math" w:eastAsia="SimSun" w:hAnsi="Cambria Math" w:cs="Arial"/>
                      <w:i/>
                      <w:sz w:val="16"/>
                      <w:szCs w:val="16"/>
                    </w:rPr>
                  </m:ctrlPr>
                </m:sSubSupPr>
                <m:e>
                  <m:r>
                    <w:rPr>
                      <w:rFonts w:ascii="Cambria Math" w:eastAsia="SimSun" w:hAnsi="Cambria Math" w:cs="Arial"/>
                      <w:sz w:val="16"/>
                      <w:szCs w:val="16"/>
                    </w:rPr>
                    <m:t>M</m:t>
                  </m:r>
                </m:e>
                <m:sub>
                  <m:r>
                    <m:rPr>
                      <m:nor/>
                    </m:rPr>
                    <w:rPr>
                      <w:rFonts w:ascii="Arial" w:eastAsia="SimSun" w:hAnsi="Arial" w:cs="Arial"/>
                      <w:sz w:val="16"/>
                      <w:szCs w:val="16"/>
                    </w:rPr>
                    <m:t>PDCCH</m:t>
                  </m:r>
                  <m:ctrlPr>
                    <w:rPr>
                      <w:rFonts w:ascii="Cambria Math" w:eastAsia="SimSun" w:hAnsi="Cambria Math" w:cs="Arial"/>
                      <w:sz w:val="16"/>
                      <w:szCs w:val="16"/>
                    </w:rPr>
                  </m:ctrlPr>
                </m:sub>
                <m:sup>
                  <m:r>
                    <m:rPr>
                      <m:nor/>
                    </m:rPr>
                    <w:rPr>
                      <w:rFonts w:ascii="Arial" w:eastAsia="SimSun" w:hAnsi="Arial" w:cs="Arial"/>
                      <w:sz w:val="16"/>
                      <w:szCs w:val="16"/>
                    </w:rPr>
                    <m:t>total,slot,</m:t>
                  </m:r>
                  <m:sSub>
                    <m:sSubPr>
                      <m:ctrlPr>
                        <w:rPr>
                          <w:rFonts w:ascii="Cambria Math" w:eastAsia="SimSun" w:hAnsi="Cambria Math" w:cs="Arial"/>
                          <w:i/>
                          <w:sz w:val="16"/>
                          <w:szCs w:val="16"/>
                        </w:rPr>
                      </m:ctrlPr>
                    </m:sSubPr>
                    <m:e>
                      <m:r>
                        <w:rPr>
                          <w:rFonts w:ascii="Cambria Math" w:eastAsia="SimSun" w:hAnsi="Cambria Math" w:cs="Arial"/>
                          <w:sz w:val="16"/>
                          <w:szCs w:val="16"/>
                        </w:rPr>
                        <m:t>μ</m:t>
                      </m:r>
                    </m:e>
                    <m:sub>
                      <m:r>
                        <w:rPr>
                          <w:rFonts w:ascii="Cambria Math" w:eastAsia="SimSun" w:hAnsi="Cambria Math" w:cs="Arial"/>
                          <w:sz w:val="16"/>
                          <w:szCs w:val="16"/>
                        </w:rPr>
                        <m:t>S</m:t>
                      </m:r>
                    </m:sub>
                  </m:sSub>
                  <m:ctrlPr>
                    <w:rPr>
                      <w:rFonts w:ascii="Cambria Math" w:eastAsia="SimSun" w:hAnsi="Cambria Math" w:cs="Arial"/>
                      <w:sz w:val="16"/>
                      <w:szCs w:val="16"/>
                    </w:rPr>
                  </m:ctrlPr>
                </m:sup>
              </m:sSubSup>
            </m:oMath>
            <w:r w:rsidRPr="00D9582C">
              <w:rPr>
                <w:rFonts w:ascii="Arial" w:eastAsia="SimSun" w:hAnsi="Arial" w:cs="Arial"/>
                <w:sz w:val="16"/>
                <w:szCs w:val="16"/>
              </w:rPr>
              <w:t xml:space="preserve"> and </w:t>
            </w:r>
            <m:oMath>
              <m:sSubSup>
                <m:sSubSupPr>
                  <m:ctrlPr>
                    <w:rPr>
                      <w:rFonts w:ascii="Cambria Math" w:eastAsia="SimSun" w:hAnsi="Cambria Math" w:cs="Arial"/>
                      <w:i/>
                      <w:sz w:val="16"/>
                      <w:szCs w:val="16"/>
                    </w:rPr>
                  </m:ctrlPr>
                </m:sSubSupPr>
                <m:e>
                  <m:r>
                    <w:rPr>
                      <w:rFonts w:ascii="Cambria Math" w:eastAsia="SimSun" w:hAnsi="Cambria Math" w:cs="Arial"/>
                      <w:sz w:val="16"/>
                      <w:szCs w:val="16"/>
                    </w:rPr>
                    <m:t>C</m:t>
                  </m:r>
                </m:e>
                <m:sub>
                  <m:r>
                    <m:rPr>
                      <m:nor/>
                    </m:rPr>
                    <w:rPr>
                      <w:rFonts w:ascii="Arial" w:eastAsia="SimSun" w:hAnsi="Arial" w:cs="Arial"/>
                      <w:sz w:val="16"/>
                      <w:szCs w:val="16"/>
                    </w:rPr>
                    <m:t>PDCCH</m:t>
                  </m:r>
                  <m:ctrlPr>
                    <w:rPr>
                      <w:rFonts w:ascii="Cambria Math" w:eastAsia="SimSun" w:hAnsi="Cambria Math" w:cs="Arial"/>
                      <w:sz w:val="16"/>
                      <w:szCs w:val="16"/>
                    </w:rPr>
                  </m:ctrlPr>
                </m:sub>
                <m:sup>
                  <m:r>
                    <m:rPr>
                      <m:nor/>
                    </m:rPr>
                    <w:rPr>
                      <w:rFonts w:ascii="Arial" w:eastAsia="SimSun" w:hAnsi="Arial" w:cs="Arial"/>
                      <w:sz w:val="16"/>
                      <w:szCs w:val="16"/>
                    </w:rPr>
                    <m:t>total,slot,</m:t>
                  </m:r>
                  <m:sSub>
                    <m:sSubPr>
                      <m:ctrlPr>
                        <w:rPr>
                          <w:rFonts w:ascii="Cambria Math" w:eastAsia="SimSun" w:hAnsi="Cambria Math" w:cs="Arial"/>
                          <w:i/>
                          <w:sz w:val="16"/>
                          <w:szCs w:val="16"/>
                        </w:rPr>
                      </m:ctrlPr>
                    </m:sSubPr>
                    <m:e>
                      <m:r>
                        <w:rPr>
                          <w:rFonts w:ascii="Cambria Math" w:eastAsia="SimSun" w:hAnsi="Cambria Math" w:cs="Arial"/>
                          <w:sz w:val="16"/>
                          <w:szCs w:val="16"/>
                        </w:rPr>
                        <m:t>μ</m:t>
                      </m:r>
                    </m:e>
                    <m:sub>
                      <m:r>
                        <w:rPr>
                          <w:rFonts w:ascii="Cambria Math" w:eastAsia="SimSun" w:hAnsi="Cambria Math" w:cs="Arial"/>
                          <w:sz w:val="16"/>
                          <w:szCs w:val="16"/>
                        </w:rPr>
                        <m:t>S</m:t>
                      </m:r>
                    </m:sub>
                  </m:sSub>
                  <m:ctrlPr>
                    <w:rPr>
                      <w:rFonts w:ascii="Cambria Math" w:eastAsia="SimSun" w:hAnsi="Cambria Math" w:cs="Arial"/>
                      <w:sz w:val="16"/>
                      <w:szCs w:val="16"/>
                    </w:rPr>
                  </m:ctrlPr>
                </m:sup>
              </m:sSubSup>
            </m:oMath>
            <w:r w:rsidRPr="00D9582C">
              <w:rPr>
                <w:rFonts w:ascii="Arial" w:eastAsia="SimSun" w:hAnsi="Arial" w:cs="Arial"/>
                <w:sz w:val="16"/>
                <w:szCs w:val="16"/>
              </w:rPr>
              <w:t>, respectively.</w:t>
            </w:r>
          </w:p>
          <w:p w14:paraId="49EE590B" w14:textId="27E2810E" w:rsidR="00D9582C" w:rsidRPr="00D9582C" w:rsidRDefault="00D9582C" w:rsidP="00D9582C">
            <w:pPr>
              <w:rPr>
                <w:rFonts w:ascii="Arial" w:eastAsia="SimSun" w:hAnsi="Arial" w:cs="Arial"/>
                <w:sz w:val="16"/>
                <w:szCs w:val="16"/>
              </w:rPr>
            </w:pPr>
            <w:r w:rsidRPr="00D9582C">
              <w:rPr>
                <w:rFonts w:ascii="Arial" w:eastAsia="SimSun" w:hAnsi="Arial" w:cs="Arial"/>
                <w:sz w:val="16"/>
                <w:szCs w:val="16"/>
              </w:rPr>
              <w:t xml:space="preserve">If </w:t>
            </w:r>
            <m:oMath>
              <m:sSub>
                <m:sSubPr>
                  <m:ctrlPr>
                    <w:rPr>
                      <w:rFonts w:ascii="Cambria Math" w:eastAsia="SimSun" w:hAnsi="Cambria Math" w:cs="Arial"/>
                      <w:i/>
                      <w:sz w:val="16"/>
                      <w:szCs w:val="16"/>
                    </w:rPr>
                  </m:ctrlPr>
                </m:sSubPr>
                <m:e>
                  <m:r>
                    <w:rPr>
                      <w:rFonts w:ascii="Cambria Math" w:eastAsia="SimSun" w:hAnsi="Cambria Math" w:cs="Arial"/>
                      <w:sz w:val="16"/>
                      <w:szCs w:val="16"/>
                    </w:rPr>
                    <m:t>μ</m:t>
                  </m:r>
                </m:e>
                <m:sub>
                  <m:r>
                    <w:rPr>
                      <w:rFonts w:ascii="Cambria Math" w:eastAsia="SimSun" w:hAnsi="Cambria Math" w:cs="Arial"/>
                      <w:sz w:val="16"/>
                      <w:szCs w:val="16"/>
                    </w:rPr>
                    <m:t>P</m:t>
                  </m:r>
                </m:sub>
              </m:sSub>
              <m:r>
                <w:rPr>
                  <w:rFonts w:ascii="Cambria Math" w:eastAsia="SimSun" w:hAnsi="Cambria Math" w:cs="Arial"/>
                  <w:sz w:val="16"/>
                  <w:szCs w:val="16"/>
                </w:rPr>
                <m:t>&lt;</m:t>
              </m:r>
              <m:sSub>
                <m:sSubPr>
                  <m:ctrlPr>
                    <w:rPr>
                      <w:rFonts w:ascii="Cambria Math" w:eastAsia="SimSun" w:hAnsi="Cambria Math" w:cs="Arial"/>
                      <w:i/>
                      <w:sz w:val="16"/>
                      <w:szCs w:val="16"/>
                    </w:rPr>
                  </m:ctrlPr>
                </m:sSubPr>
                <m:e>
                  <m:r>
                    <w:rPr>
                      <w:rFonts w:ascii="Cambria Math" w:eastAsia="SimSun" w:hAnsi="Cambria Math" w:cs="Arial"/>
                      <w:sz w:val="16"/>
                      <w:szCs w:val="16"/>
                    </w:rPr>
                    <m:t>μ</m:t>
                  </m:r>
                </m:e>
                <m:sub>
                  <m:r>
                    <w:rPr>
                      <w:rFonts w:ascii="Cambria Math" w:eastAsia="SimSun" w:hAnsi="Cambria Math" w:cs="Arial"/>
                      <w:sz w:val="16"/>
                      <w:szCs w:val="16"/>
                    </w:rPr>
                    <m:t>S</m:t>
                  </m:r>
                </m:sub>
              </m:sSub>
            </m:oMath>
            <w:r w:rsidRPr="00D9582C">
              <w:rPr>
                <w:rFonts w:ascii="Arial" w:eastAsia="SimSun" w:hAnsi="Arial" w:cs="Arial"/>
                <w:sz w:val="16"/>
                <w:szCs w:val="16"/>
              </w:rPr>
              <w:t>, the UE counts</w:t>
            </w:r>
            <w:r w:rsidRPr="00D9582C">
              <w:rPr>
                <w:rFonts w:ascii="Arial" w:eastAsia="DengXian" w:hAnsi="Arial" w:cs="Arial"/>
                <w:sz w:val="16"/>
                <w:szCs w:val="16"/>
              </w:rPr>
              <w:t xml:space="preserve"> PDCCH candidates and non-overlapping CCEs that the UE monitors for scheduling on the primary cell from the secondary cell towards </w:t>
            </w:r>
            <m:oMath>
              <m:sSubSup>
                <m:sSubSupPr>
                  <m:ctrlPr>
                    <w:rPr>
                      <w:rFonts w:ascii="Cambria Math" w:eastAsia="SimSun" w:hAnsi="Cambria Math" w:cs="Arial"/>
                      <w:i/>
                      <w:sz w:val="16"/>
                      <w:szCs w:val="16"/>
                    </w:rPr>
                  </m:ctrlPr>
                </m:sSubSupPr>
                <m:e>
                  <m:r>
                    <w:rPr>
                      <w:rFonts w:ascii="Cambria Math" w:eastAsia="SimSun" w:hAnsi="Cambria Math" w:cs="Arial"/>
                      <w:sz w:val="16"/>
                      <w:szCs w:val="16"/>
                    </w:rPr>
                    <m:t>M</m:t>
                  </m:r>
                </m:e>
                <m:sub>
                  <m:r>
                    <m:rPr>
                      <m:nor/>
                    </m:rPr>
                    <w:rPr>
                      <w:rFonts w:ascii="Arial" w:eastAsia="SimSun" w:hAnsi="Arial" w:cs="Arial"/>
                      <w:sz w:val="16"/>
                      <w:szCs w:val="16"/>
                    </w:rPr>
                    <m:t>PDCCH</m:t>
                  </m:r>
                  <m:ctrlPr>
                    <w:rPr>
                      <w:rFonts w:ascii="Cambria Math" w:eastAsia="SimSun" w:hAnsi="Cambria Math" w:cs="Arial"/>
                      <w:sz w:val="16"/>
                      <w:szCs w:val="16"/>
                    </w:rPr>
                  </m:ctrlPr>
                </m:sub>
                <m:sup>
                  <m:r>
                    <m:rPr>
                      <m:nor/>
                    </m:rPr>
                    <w:rPr>
                      <w:rFonts w:ascii="Arial" w:eastAsia="SimSun" w:hAnsi="Arial" w:cs="Arial"/>
                      <w:sz w:val="16"/>
                      <w:szCs w:val="16"/>
                    </w:rPr>
                    <m:t>total,slot,</m:t>
                  </m:r>
                  <m:sSub>
                    <m:sSubPr>
                      <m:ctrlPr>
                        <w:rPr>
                          <w:rFonts w:ascii="Cambria Math" w:eastAsia="SimSun" w:hAnsi="Cambria Math" w:cs="Arial"/>
                          <w:i/>
                          <w:sz w:val="16"/>
                          <w:szCs w:val="16"/>
                        </w:rPr>
                      </m:ctrlPr>
                    </m:sSubPr>
                    <m:e>
                      <m:r>
                        <w:rPr>
                          <w:rFonts w:ascii="Cambria Math" w:eastAsia="SimSun" w:hAnsi="Cambria Math" w:cs="Arial"/>
                          <w:sz w:val="16"/>
                          <w:szCs w:val="16"/>
                        </w:rPr>
                        <m:t>μ</m:t>
                      </m:r>
                    </m:e>
                    <m:sub>
                      <m:r>
                        <w:rPr>
                          <w:rFonts w:ascii="Cambria Math" w:eastAsia="SimSun" w:hAnsi="Cambria Math" w:cs="Arial"/>
                          <w:sz w:val="16"/>
                          <w:szCs w:val="16"/>
                        </w:rPr>
                        <m:t>P</m:t>
                      </m:r>
                    </m:sub>
                  </m:sSub>
                  <m:ctrlPr>
                    <w:rPr>
                      <w:rFonts w:ascii="Cambria Math" w:eastAsia="SimSun" w:hAnsi="Cambria Math" w:cs="Arial"/>
                      <w:sz w:val="16"/>
                      <w:szCs w:val="16"/>
                    </w:rPr>
                  </m:ctrlPr>
                </m:sup>
              </m:sSubSup>
            </m:oMath>
            <w:r w:rsidRPr="00D9582C">
              <w:rPr>
                <w:rFonts w:ascii="Arial" w:eastAsia="SimSun" w:hAnsi="Arial" w:cs="Arial"/>
                <w:sz w:val="16"/>
                <w:szCs w:val="16"/>
              </w:rPr>
              <w:t xml:space="preserve"> and </w:t>
            </w:r>
            <m:oMath>
              <m:sSubSup>
                <m:sSubSupPr>
                  <m:ctrlPr>
                    <w:rPr>
                      <w:rFonts w:ascii="Cambria Math" w:eastAsia="SimSun" w:hAnsi="Cambria Math" w:cs="Arial"/>
                      <w:i/>
                      <w:sz w:val="16"/>
                      <w:szCs w:val="16"/>
                    </w:rPr>
                  </m:ctrlPr>
                </m:sSubSupPr>
                <m:e>
                  <m:r>
                    <w:rPr>
                      <w:rFonts w:ascii="Cambria Math" w:eastAsia="SimSun" w:hAnsi="Cambria Math" w:cs="Arial"/>
                      <w:sz w:val="16"/>
                      <w:szCs w:val="16"/>
                    </w:rPr>
                    <m:t>C</m:t>
                  </m:r>
                </m:e>
                <m:sub>
                  <m:r>
                    <m:rPr>
                      <m:nor/>
                    </m:rPr>
                    <w:rPr>
                      <w:rFonts w:ascii="Arial" w:eastAsia="SimSun" w:hAnsi="Arial" w:cs="Arial"/>
                      <w:sz w:val="16"/>
                      <w:szCs w:val="16"/>
                    </w:rPr>
                    <m:t>PDCCH</m:t>
                  </m:r>
                  <m:ctrlPr>
                    <w:rPr>
                      <w:rFonts w:ascii="Cambria Math" w:eastAsia="SimSun" w:hAnsi="Cambria Math" w:cs="Arial"/>
                      <w:sz w:val="16"/>
                      <w:szCs w:val="16"/>
                    </w:rPr>
                  </m:ctrlPr>
                </m:sub>
                <m:sup>
                  <m:r>
                    <m:rPr>
                      <m:nor/>
                    </m:rPr>
                    <w:rPr>
                      <w:rFonts w:ascii="Arial" w:eastAsia="SimSun" w:hAnsi="Arial" w:cs="Arial"/>
                      <w:sz w:val="16"/>
                      <w:szCs w:val="16"/>
                    </w:rPr>
                    <m:t>total,slot,</m:t>
                  </m:r>
                  <m:sSub>
                    <m:sSubPr>
                      <m:ctrlPr>
                        <w:rPr>
                          <w:rFonts w:ascii="Cambria Math" w:eastAsia="SimSun" w:hAnsi="Cambria Math" w:cs="Arial"/>
                          <w:i/>
                          <w:sz w:val="16"/>
                          <w:szCs w:val="16"/>
                        </w:rPr>
                      </m:ctrlPr>
                    </m:sSubPr>
                    <m:e>
                      <m:r>
                        <w:rPr>
                          <w:rFonts w:ascii="Cambria Math" w:eastAsia="SimSun" w:hAnsi="Cambria Math" w:cs="Arial"/>
                          <w:sz w:val="16"/>
                          <w:szCs w:val="16"/>
                        </w:rPr>
                        <m:t>μ</m:t>
                      </m:r>
                    </m:e>
                    <m:sub>
                      <m:r>
                        <w:rPr>
                          <w:rFonts w:ascii="Cambria Math" w:eastAsia="SimSun" w:hAnsi="Cambria Math" w:cs="Arial"/>
                          <w:sz w:val="16"/>
                          <w:szCs w:val="16"/>
                        </w:rPr>
                        <m:t>P</m:t>
                      </m:r>
                    </m:sub>
                  </m:sSub>
                  <m:ctrlPr>
                    <w:rPr>
                      <w:rFonts w:ascii="Cambria Math" w:eastAsia="SimSun" w:hAnsi="Cambria Math" w:cs="Arial"/>
                      <w:sz w:val="16"/>
                      <w:szCs w:val="16"/>
                    </w:rPr>
                  </m:ctrlPr>
                </m:sup>
              </m:sSubSup>
            </m:oMath>
            <w:r w:rsidRPr="00D9582C">
              <w:rPr>
                <w:rFonts w:ascii="Arial" w:eastAsia="SimSun" w:hAnsi="Arial" w:cs="Arial"/>
                <w:sz w:val="16"/>
                <w:szCs w:val="16"/>
              </w:rPr>
              <w:t>, respectively.</w:t>
            </w:r>
          </w:p>
          <w:p w14:paraId="57DAD3A3" w14:textId="35A0DC0D" w:rsidR="00D9582C" w:rsidRPr="00D9582C" w:rsidRDefault="00D9582C" w:rsidP="00D9582C">
            <w:pPr>
              <w:rPr>
                <w:rFonts w:ascii="Arial" w:eastAsia="SimSun" w:hAnsi="Arial" w:cs="Arial"/>
                <w:sz w:val="16"/>
                <w:szCs w:val="16"/>
              </w:rPr>
            </w:pPr>
            <w:r w:rsidRPr="00D9582C">
              <w:rPr>
                <w:rFonts w:ascii="Arial" w:eastAsia="SimSun" w:hAnsi="Arial" w:cs="Arial"/>
                <w:sz w:val="16"/>
                <w:szCs w:val="16"/>
              </w:rPr>
              <w:t xml:space="preserve">For allocation of PDCCH candidates and non-overlapping CCEs to search space sets for scheduling on the primary cell from the primary cell, the UE applies the procedure in clause 10.1 using </w:t>
            </w:r>
            <m:oMath>
              <m:d>
                <m:dPr>
                  <m:begChr m:val="⌊"/>
                  <m:endChr m:val="⌋"/>
                  <m:ctrlPr>
                    <w:ins w:id="595" w:author="Author">
                      <w:rPr>
                        <w:rFonts w:ascii="Cambria Math" w:eastAsia="DengXian" w:hAnsi="Cambria Math" w:cs="Arial"/>
                        <w:i/>
                        <w:sz w:val="16"/>
                        <w:szCs w:val="16"/>
                      </w:rPr>
                    </w:ins>
                  </m:ctrlPr>
                </m:dPr>
                <m:e>
                  <m:r>
                    <w:ins w:id="596" w:author="Author">
                      <w:rPr>
                        <w:rFonts w:ascii="Cambria Math" w:eastAsia="DengXian" w:hAnsi="Cambria Math" w:cs="Arial"/>
                        <w:sz w:val="16"/>
                        <w:szCs w:val="16"/>
                      </w:rPr>
                      <m:t>α</m:t>
                    </w:ins>
                  </m:r>
                  <m:r>
                    <w:ins w:id="597" w:author="Author">
                      <w:rPr>
                        <w:rFonts w:ascii="Cambria Math" w:eastAsia="SimSun" w:hAnsi="Cambria Math" w:cs="Arial"/>
                        <w:sz w:val="16"/>
                        <w:szCs w:val="16"/>
                      </w:rPr>
                      <m:t>∙</m:t>
                    </w:ins>
                  </m:r>
                  <m:func>
                    <m:funcPr>
                      <m:ctrlPr>
                        <w:ins w:id="598" w:author="Author">
                          <w:rPr>
                            <w:rFonts w:ascii="Cambria Math" w:eastAsia="SimSun" w:hAnsi="Cambria Math" w:cs="Arial"/>
                            <w:i/>
                            <w:sz w:val="16"/>
                            <w:szCs w:val="16"/>
                          </w:rPr>
                        </w:ins>
                      </m:ctrlPr>
                    </m:funcPr>
                    <m:fName>
                      <m:r>
                        <w:ins w:id="599" w:author="Author">
                          <m:rPr>
                            <m:sty m:val="p"/>
                          </m:rPr>
                          <w:rPr>
                            <w:rFonts w:ascii="Cambria Math" w:eastAsia="SimSun" w:hAnsi="Cambria Math" w:cs="Arial"/>
                            <w:sz w:val="16"/>
                            <w:szCs w:val="16"/>
                          </w:rPr>
                          <m:t>min</m:t>
                        </w:ins>
                      </m:r>
                    </m:fName>
                    <m:e>
                      <m:d>
                        <m:dPr>
                          <m:ctrlPr>
                            <w:ins w:id="600" w:author="Author">
                              <w:rPr>
                                <w:rFonts w:ascii="Cambria Math" w:eastAsia="SimSun" w:hAnsi="Cambria Math" w:cs="Arial"/>
                                <w:i/>
                                <w:sz w:val="16"/>
                                <w:szCs w:val="16"/>
                              </w:rPr>
                            </w:ins>
                          </m:ctrlPr>
                        </m:dPr>
                        <m:e>
                          <m:sSubSup>
                            <m:sSubSupPr>
                              <m:ctrlPr>
                                <w:ins w:id="601" w:author="Author">
                                  <w:rPr>
                                    <w:rFonts w:ascii="Cambria Math" w:eastAsia="SimSun" w:hAnsi="Cambria Math" w:cs="Arial"/>
                                    <w:i/>
                                    <w:sz w:val="16"/>
                                    <w:szCs w:val="16"/>
                                  </w:rPr>
                                </w:ins>
                              </m:ctrlPr>
                            </m:sSubSupPr>
                            <m:e>
                              <m:r>
                                <w:ins w:id="602" w:author="Author">
                                  <w:rPr>
                                    <w:rFonts w:ascii="Cambria Math" w:eastAsia="SimSun" w:hAnsi="Cambria Math" w:cs="Arial"/>
                                    <w:sz w:val="16"/>
                                    <w:szCs w:val="16"/>
                                  </w:rPr>
                                  <m:t>M</m:t>
                                </w:ins>
                              </m:r>
                            </m:e>
                            <m:sub>
                              <m:r>
                                <w:ins w:id="603" w:author="Author">
                                  <m:rPr>
                                    <m:nor/>
                                  </m:rPr>
                                  <w:rPr>
                                    <w:rFonts w:ascii="Arial" w:eastAsia="SimSun" w:hAnsi="Arial" w:cs="Arial"/>
                                    <w:sz w:val="16"/>
                                    <w:szCs w:val="16"/>
                                  </w:rPr>
                                  <m:t>PDCCH</m:t>
                                </w:ins>
                              </m:r>
                              <m:ctrlPr>
                                <w:ins w:id="604" w:author="Author">
                                  <w:rPr>
                                    <w:rFonts w:ascii="Cambria Math" w:eastAsia="SimSun" w:hAnsi="Cambria Math" w:cs="Arial"/>
                                    <w:sz w:val="16"/>
                                    <w:szCs w:val="16"/>
                                  </w:rPr>
                                </w:ins>
                              </m:ctrlPr>
                            </m:sub>
                            <m:sup>
                              <m:r>
                                <w:ins w:id="605" w:author="Author">
                                  <m:rPr>
                                    <m:nor/>
                                  </m:rPr>
                                  <w:rPr>
                                    <w:rFonts w:ascii="Arial" w:eastAsia="SimSun" w:hAnsi="Arial" w:cs="Arial"/>
                                    <w:sz w:val="16"/>
                                    <w:szCs w:val="16"/>
                                  </w:rPr>
                                  <m:t>max,slot,</m:t>
                                </w:ins>
                              </m:r>
                              <m:r>
                                <w:ins w:id="606" w:author="Author">
                                  <w:rPr>
                                    <w:rFonts w:ascii="Cambria Math" w:eastAsia="SimSun" w:hAnsi="Cambria Math" w:cs="Arial"/>
                                    <w:sz w:val="16"/>
                                    <w:szCs w:val="16"/>
                                  </w:rPr>
                                  <m:t>μ</m:t>
                                </w:ins>
                              </m:r>
                              <m:ctrlPr>
                                <w:ins w:id="607" w:author="Author">
                                  <w:rPr>
                                    <w:rFonts w:ascii="Cambria Math" w:eastAsia="SimSun" w:hAnsi="Cambria Math" w:cs="Arial"/>
                                    <w:sz w:val="16"/>
                                    <w:szCs w:val="16"/>
                                  </w:rPr>
                                </w:ins>
                              </m:ctrlPr>
                            </m:sup>
                          </m:sSubSup>
                          <m:r>
                            <w:ins w:id="608" w:author="Author">
                              <w:rPr>
                                <w:rFonts w:ascii="Cambria Math" w:eastAsia="SimSun" w:hAnsi="Cambria Math" w:cs="Arial"/>
                                <w:sz w:val="16"/>
                                <w:szCs w:val="16"/>
                              </w:rPr>
                              <m:t>,</m:t>
                            </w:ins>
                          </m:r>
                          <m:sSubSup>
                            <m:sSubSupPr>
                              <m:ctrlPr>
                                <w:ins w:id="609" w:author="Author">
                                  <w:rPr>
                                    <w:rFonts w:ascii="Cambria Math" w:eastAsia="SimSun" w:hAnsi="Cambria Math" w:cs="Arial"/>
                                    <w:i/>
                                    <w:sz w:val="16"/>
                                    <w:szCs w:val="16"/>
                                  </w:rPr>
                                </w:ins>
                              </m:ctrlPr>
                            </m:sSubSupPr>
                            <m:e>
                              <m:r>
                                <w:ins w:id="610" w:author="Author">
                                  <w:rPr>
                                    <w:rFonts w:ascii="Cambria Math" w:eastAsia="SimSun" w:hAnsi="Cambria Math" w:cs="Arial"/>
                                    <w:sz w:val="16"/>
                                    <w:szCs w:val="16"/>
                                  </w:rPr>
                                  <m:t>M</m:t>
                                </w:ins>
                              </m:r>
                            </m:e>
                            <m:sub>
                              <m:r>
                                <w:ins w:id="611" w:author="Author">
                                  <m:rPr>
                                    <m:nor/>
                                  </m:rPr>
                                  <w:rPr>
                                    <w:rFonts w:ascii="Arial" w:eastAsia="SimSun" w:hAnsi="Arial" w:cs="Arial"/>
                                    <w:sz w:val="16"/>
                                    <w:szCs w:val="16"/>
                                  </w:rPr>
                                  <m:t>PDCCH</m:t>
                                </w:ins>
                              </m:r>
                              <m:ctrlPr>
                                <w:ins w:id="612" w:author="Author">
                                  <w:rPr>
                                    <w:rFonts w:ascii="Cambria Math" w:eastAsia="SimSun" w:hAnsi="Cambria Math" w:cs="Arial"/>
                                    <w:sz w:val="16"/>
                                    <w:szCs w:val="16"/>
                                  </w:rPr>
                                </w:ins>
                              </m:ctrlPr>
                            </m:sub>
                            <m:sup>
                              <m:r>
                                <w:ins w:id="613" w:author="Author">
                                  <m:rPr>
                                    <m:nor/>
                                  </m:rPr>
                                  <w:rPr>
                                    <w:rFonts w:ascii="Arial" w:eastAsia="SimSun" w:hAnsi="Arial" w:cs="Arial"/>
                                    <w:sz w:val="16"/>
                                    <w:szCs w:val="16"/>
                                  </w:rPr>
                                  <m:t>total,slot,</m:t>
                                </w:ins>
                              </m:r>
                              <m:r>
                                <w:ins w:id="614" w:author="Author">
                                  <w:rPr>
                                    <w:rFonts w:ascii="Cambria Math" w:eastAsia="SimSun" w:hAnsi="Cambria Math" w:cs="Arial"/>
                                    <w:sz w:val="16"/>
                                    <w:szCs w:val="16"/>
                                  </w:rPr>
                                  <m:t>μ</m:t>
                                </w:ins>
                              </m:r>
                              <m:ctrlPr>
                                <w:ins w:id="615" w:author="Author">
                                  <w:rPr>
                                    <w:rFonts w:ascii="Cambria Math" w:eastAsia="SimSun" w:hAnsi="Cambria Math" w:cs="Arial"/>
                                    <w:sz w:val="16"/>
                                    <w:szCs w:val="16"/>
                                  </w:rPr>
                                </w:ins>
                              </m:ctrlPr>
                            </m:sup>
                          </m:sSubSup>
                        </m:e>
                      </m:d>
                    </m:e>
                  </m:func>
                </m:e>
              </m:d>
              <m:r>
                <w:del w:id="616" w:author="Author">
                  <w:rPr>
                    <w:rFonts w:ascii="Cambria Math" w:eastAsia="DengXian" w:hAnsi="Cambria Math" w:cs="Arial"/>
                    <w:sz w:val="16"/>
                    <w:szCs w:val="16"/>
                  </w:rPr>
                  <m:t>α</m:t>
                </w:del>
              </m:r>
              <m:r>
                <w:del w:id="617" w:author="Author">
                  <w:rPr>
                    <w:rFonts w:ascii="Cambria Math" w:eastAsia="SimSun" w:hAnsi="Cambria Math" w:cs="Arial"/>
                    <w:sz w:val="16"/>
                    <w:szCs w:val="16"/>
                  </w:rPr>
                  <m:t>∙</m:t>
                </w:del>
              </m:r>
              <m:func>
                <m:funcPr>
                  <m:ctrlPr>
                    <w:del w:id="618" w:author="Author">
                      <w:rPr>
                        <w:rFonts w:ascii="Cambria Math" w:eastAsia="SimSun" w:hAnsi="Cambria Math" w:cs="Arial"/>
                        <w:i/>
                        <w:sz w:val="16"/>
                        <w:szCs w:val="16"/>
                      </w:rPr>
                    </w:del>
                  </m:ctrlPr>
                </m:funcPr>
                <m:fName>
                  <m:r>
                    <w:del w:id="619" w:author="Author">
                      <m:rPr>
                        <m:sty m:val="p"/>
                      </m:rPr>
                      <w:rPr>
                        <w:rFonts w:ascii="Cambria Math" w:eastAsia="SimSun" w:hAnsi="Cambria Math" w:cs="Arial"/>
                        <w:sz w:val="16"/>
                        <w:szCs w:val="16"/>
                      </w:rPr>
                      <m:t>min</m:t>
                    </w:del>
                  </m:r>
                </m:fName>
                <m:e>
                  <m:d>
                    <m:dPr>
                      <m:ctrlPr>
                        <w:del w:id="620" w:author="Author">
                          <w:rPr>
                            <w:rFonts w:ascii="Cambria Math" w:eastAsia="SimSun" w:hAnsi="Cambria Math" w:cs="Arial"/>
                            <w:i/>
                            <w:sz w:val="16"/>
                            <w:szCs w:val="16"/>
                          </w:rPr>
                        </w:del>
                      </m:ctrlPr>
                    </m:dPr>
                    <m:e>
                      <m:sSubSup>
                        <m:sSubSupPr>
                          <m:ctrlPr>
                            <w:del w:id="621" w:author="Author">
                              <w:rPr>
                                <w:rFonts w:ascii="Cambria Math" w:eastAsia="SimSun" w:hAnsi="Cambria Math" w:cs="Arial"/>
                                <w:i/>
                                <w:sz w:val="16"/>
                                <w:szCs w:val="16"/>
                              </w:rPr>
                            </w:del>
                          </m:ctrlPr>
                        </m:sSubSupPr>
                        <m:e>
                          <m:r>
                            <w:del w:id="622" w:author="Author">
                              <w:rPr>
                                <w:rFonts w:ascii="Cambria Math" w:eastAsia="SimSun" w:hAnsi="Cambria Math" w:cs="Arial"/>
                                <w:sz w:val="16"/>
                                <w:szCs w:val="16"/>
                              </w:rPr>
                              <m:t>M</m:t>
                            </w:del>
                          </m:r>
                        </m:e>
                        <m:sub>
                          <m:r>
                            <w:del w:id="623" w:author="Author">
                              <m:rPr>
                                <m:nor/>
                              </m:rPr>
                              <w:rPr>
                                <w:rFonts w:ascii="Arial" w:eastAsia="SimSun" w:hAnsi="Arial" w:cs="Arial"/>
                                <w:sz w:val="16"/>
                                <w:szCs w:val="16"/>
                              </w:rPr>
                              <m:t>PDCCH</m:t>
                            </w:del>
                          </m:r>
                          <m:ctrlPr>
                            <w:del w:id="624" w:author="Author">
                              <w:rPr>
                                <w:rFonts w:ascii="Cambria Math" w:eastAsia="SimSun" w:hAnsi="Cambria Math" w:cs="Arial"/>
                                <w:sz w:val="16"/>
                                <w:szCs w:val="16"/>
                              </w:rPr>
                            </w:del>
                          </m:ctrlPr>
                        </m:sub>
                        <m:sup>
                          <m:r>
                            <w:del w:id="625" w:author="Author">
                              <m:rPr>
                                <m:nor/>
                              </m:rPr>
                              <w:rPr>
                                <w:rFonts w:ascii="Arial" w:eastAsia="SimSun" w:hAnsi="Arial" w:cs="Arial"/>
                                <w:sz w:val="16"/>
                                <w:szCs w:val="16"/>
                              </w:rPr>
                              <m:t>max,slot,</m:t>
                            </w:del>
                          </m:r>
                          <m:r>
                            <w:del w:id="626" w:author="Author">
                              <w:rPr>
                                <w:rFonts w:ascii="Cambria Math" w:eastAsia="SimSun" w:hAnsi="Cambria Math" w:cs="Arial"/>
                                <w:sz w:val="16"/>
                                <w:szCs w:val="16"/>
                              </w:rPr>
                              <m:t>μ</m:t>
                            </w:del>
                          </m:r>
                          <m:ctrlPr>
                            <w:del w:id="627" w:author="Author">
                              <w:rPr>
                                <w:rFonts w:ascii="Cambria Math" w:eastAsia="SimSun" w:hAnsi="Cambria Math" w:cs="Arial"/>
                                <w:sz w:val="16"/>
                                <w:szCs w:val="16"/>
                              </w:rPr>
                            </w:del>
                          </m:ctrlPr>
                        </m:sup>
                      </m:sSubSup>
                      <m:r>
                        <w:del w:id="628" w:author="Author">
                          <w:rPr>
                            <w:rFonts w:ascii="Cambria Math" w:eastAsia="SimSun" w:hAnsi="Cambria Math" w:cs="Arial"/>
                            <w:sz w:val="16"/>
                            <w:szCs w:val="16"/>
                          </w:rPr>
                          <m:t>,</m:t>
                        </w:del>
                      </m:r>
                      <m:sSubSup>
                        <m:sSubSupPr>
                          <m:ctrlPr>
                            <w:del w:id="629" w:author="Author">
                              <w:rPr>
                                <w:rFonts w:ascii="Cambria Math" w:eastAsia="SimSun" w:hAnsi="Cambria Math" w:cs="Arial"/>
                                <w:i/>
                                <w:sz w:val="16"/>
                                <w:szCs w:val="16"/>
                              </w:rPr>
                            </w:del>
                          </m:ctrlPr>
                        </m:sSubSupPr>
                        <m:e>
                          <m:r>
                            <w:del w:id="630" w:author="Author">
                              <w:rPr>
                                <w:rFonts w:ascii="Cambria Math" w:eastAsia="SimSun" w:hAnsi="Cambria Math" w:cs="Arial"/>
                                <w:sz w:val="16"/>
                                <w:szCs w:val="16"/>
                              </w:rPr>
                              <m:t>M</m:t>
                            </w:del>
                          </m:r>
                        </m:e>
                        <m:sub>
                          <m:r>
                            <w:del w:id="631" w:author="Author">
                              <m:rPr>
                                <m:nor/>
                              </m:rPr>
                              <w:rPr>
                                <w:rFonts w:ascii="Arial" w:eastAsia="SimSun" w:hAnsi="Arial" w:cs="Arial"/>
                                <w:sz w:val="16"/>
                                <w:szCs w:val="16"/>
                              </w:rPr>
                              <m:t>PDCCH</m:t>
                            </w:del>
                          </m:r>
                          <m:ctrlPr>
                            <w:del w:id="632" w:author="Author">
                              <w:rPr>
                                <w:rFonts w:ascii="Cambria Math" w:eastAsia="SimSun" w:hAnsi="Cambria Math" w:cs="Arial"/>
                                <w:sz w:val="16"/>
                                <w:szCs w:val="16"/>
                              </w:rPr>
                            </w:del>
                          </m:ctrlPr>
                        </m:sub>
                        <m:sup>
                          <m:r>
                            <w:del w:id="633" w:author="Author">
                              <m:rPr>
                                <m:nor/>
                              </m:rPr>
                              <w:rPr>
                                <w:rFonts w:ascii="Arial" w:eastAsia="SimSun" w:hAnsi="Arial" w:cs="Arial"/>
                                <w:sz w:val="16"/>
                                <w:szCs w:val="16"/>
                              </w:rPr>
                              <m:t>total,slot,</m:t>
                            </w:del>
                          </m:r>
                          <m:r>
                            <w:del w:id="634" w:author="Author">
                              <w:rPr>
                                <w:rFonts w:ascii="Cambria Math" w:eastAsia="SimSun" w:hAnsi="Cambria Math" w:cs="Arial"/>
                                <w:sz w:val="16"/>
                                <w:szCs w:val="16"/>
                              </w:rPr>
                              <m:t>μ</m:t>
                            </w:del>
                          </m:r>
                          <m:ctrlPr>
                            <w:del w:id="635" w:author="Author">
                              <w:rPr>
                                <w:rFonts w:ascii="Cambria Math" w:eastAsia="SimSun" w:hAnsi="Cambria Math" w:cs="Arial"/>
                                <w:sz w:val="16"/>
                                <w:szCs w:val="16"/>
                              </w:rPr>
                            </w:del>
                          </m:ctrlPr>
                        </m:sup>
                      </m:sSubSup>
                    </m:e>
                  </m:d>
                </m:e>
              </m:func>
            </m:oMath>
            <w:r w:rsidRPr="00D9582C">
              <w:rPr>
                <w:rFonts w:ascii="Arial" w:eastAsia="SimSun" w:hAnsi="Arial" w:cs="Arial"/>
                <w:sz w:val="16"/>
                <w:szCs w:val="16"/>
              </w:rPr>
              <w:t xml:space="preserve"> instead of </w:t>
            </w:r>
            <m:oMath>
              <m:func>
                <m:funcPr>
                  <m:ctrlPr>
                    <w:rPr>
                      <w:rFonts w:ascii="Cambria Math" w:eastAsia="SimSun" w:hAnsi="Cambria Math" w:cs="Arial"/>
                      <w:i/>
                      <w:sz w:val="16"/>
                      <w:szCs w:val="16"/>
                    </w:rPr>
                  </m:ctrlPr>
                </m:funcPr>
                <m:fName>
                  <m:r>
                    <m:rPr>
                      <m:sty m:val="p"/>
                    </m:rPr>
                    <w:rPr>
                      <w:rFonts w:ascii="Cambria Math" w:eastAsia="SimSun" w:hAnsi="Cambria Math" w:cs="Arial"/>
                      <w:sz w:val="16"/>
                      <w:szCs w:val="16"/>
                    </w:rPr>
                    <m:t>min</m:t>
                  </m:r>
                </m:fName>
                <m:e>
                  <m:d>
                    <m:dPr>
                      <m:ctrlPr>
                        <w:rPr>
                          <w:rFonts w:ascii="Cambria Math" w:eastAsia="SimSun" w:hAnsi="Cambria Math" w:cs="Arial"/>
                          <w:i/>
                          <w:sz w:val="16"/>
                          <w:szCs w:val="16"/>
                        </w:rPr>
                      </m:ctrlPr>
                    </m:dPr>
                    <m:e>
                      <m:sSubSup>
                        <m:sSubSupPr>
                          <m:ctrlPr>
                            <w:rPr>
                              <w:rFonts w:ascii="Cambria Math" w:eastAsia="SimSun" w:hAnsi="Cambria Math" w:cs="Arial"/>
                              <w:i/>
                              <w:sz w:val="16"/>
                              <w:szCs w:val="16"/>
                            </w:rPr>
                          </m:ctrlPr>
                        </m:sSubSupPr>
                        <m:e>
                          <m:r>
                            <w:rPr>
                              <w:rFonts w:ascii="Cambria Math" w:eastAsia="SimSun" w:hAnsi="Cambria Math" w:cs="Arial"/>
                              <w:sz w:val="16"/>
                              <w:szCs w:val="16"/>
                            </w:rPr>
                            <m:t>M</m:t>
                          </m:r>
                        </m:e>
                        <m:sub>
                          <m:r>
                            <m:rPr>
                              <m:nor/>
                            </m:rPr>
                            <w:rPr>
                              <w:rFonts w:ascii="Arial" w:eastAsia="SimSun" w:hAnsi="Arial" w:cs="Arial"/>
                              <w:sz w:val="16"/>
                              <w:szCs w:val="16"/>
                            </w:rPr>
                            <m:t>PDCCH</m:t>
                          </m:r>
                          <m:ctrlPr>
                            <w:rPr>
                              <w:rFonts w:ascii="Cambria Math" w:eastAsia="SimSun" w:hAnsi="Cambria Math" w:cs="Arial"/>
                              <w:sz w:val="16"/>
                              <w:szCs w:val="16"/>
                            </w:rPr>
                          </m:ctrlPr>
                        </m:sub>
                        <m:sup>
                          <m:r>
                            <m:rPr>
                              <m:nor/>
                            </m:rPr>
                            <w:rPr>
                              <w:rFonts w:ascii="Arial" w:eastAsia="SimSun" w:hAnsi="Arial" w:cs="Arial"/>
                              <w:sz w:val="16"/>
                              <w:szCs w:val="16"/>
                            </w:rPr>
                            <m:t>max,slot,</m:t>
                          </m:r>
                          <m:r>
                            <w:rPr>
                              <w:rFonts w:ascii="Cambria Math" w:eastAsia="SimSun" w:hAnsi="Cambria Math" w:cs="Arial"/>
                              <w:sz w:val="16"/>
                              <w:szCs w:val="16"/>
                            </w:rPr>
                            <m:t>μ</m:t>
                          </m:r>
                          <m:ctrlPr>
                            <w:rPr>
                              <w:rFonts w:ascii="Cambria Math" w:eastAsia="SimSun" w:hAnsi="Cambria Math" w:cs="Arial"/>
                              <w:sz w:val="16"/>
                              <w:szCs w:val="16"/>
                            </w:rPr>
                          </m:ctrlPr>
                        </m:sup>
                      </m:sSubSup>
                      <m:r>
                        <w:rPr>
                          <w:rFonts w:ascii="Cambria Math" w:eastAsia="SimSun" w:hAnsi="Cambria Math" w:cs="Arial"/>
                          <w:sz w:val="16"/>
                          <w:szCs w:val="16"/>
                        </w:rPr>
                        <m:t>,</m:t>
                      </m:r>
                      <m:sSubSup>
                        <m:sSubSupPr>
                          <m:ctrlPr>
                            <w:rPr>
                              <w:rFonts w:ascii="Cambria Math" w:eastAsia="SimSun" w:hAnsi="Cambria Math" w:cs="Arial"/>
                              <w:i/>
                              <w:sz w:val="16"/>
                              <w:szCs w:val="16"/>
                            </w:rPr>
                          </m:ctrlPr>
                        </m:sSubSupPr>
                        <m:e>
                          <m:r>
                            <w:rPr>
                              <w:rFonts w:ascii="Cambria Math" w:eastAsia="SimSun" w:hAnsi="Cambria Math" w:cs="Arial"/>
                              <w:sz w:val="16"/>
                              <w:szCs w:val="16"/>
                            </w:rPr>
                            <m:t>M</m:t>
                          </m:r>
                        </m:e>
                        <m:sub>
                          <m:r>
                            <m:rPr>
                              <m:nor/>
                            </m:rPr>
                            <w:rPr>
                              <w:rFonts w:ascii="Arial" w:eastAsia="SimSun" w:hAnsi="Arial" w:cs="Arial"/>
                              <w:sz w:val="16"/>
                              <w:szCs w:val="16"/>
                            </w:rPr>
                            <m:t>PDCCH</m:t>
                          </m:r>
                          <m:ctrlPr>
                            <w:rPr>
                              <w:rFonts w:ascii="Cambria Math" w:eastAsia="SimSun" w:hAnsi="Cambria Math" w:cs="Arial"/>
                              <w:sz w:val="16"/>
                              <w:szCs w:val="16"/>
                            </w:rPr>
                          </m:ctrlPr>
                        </m:sub>
                        <m:sup>
                          <m:r>
                            <m:rPr>
                              <m:nor/>
                            </m:rPr>
                            <w:rPr>
                              <w:rFonts w:ascii="Arial" w:eastAsia="SimSun" w:hAnsi="Arial" w:cs="Arial"/>
                              <w:sz w:val="16"/>
                              <w:szCs w:val="16"/>
                            </w:rPr>
                            <m:t>total,slot,</m:t>
                          </m:r>
                          <m:r>
                            <w:rPr>
                              <w:rFonts w:ascii="Cambria Math" w:eastAsia="SimSun" w:hAnsi="Cambria Math" w:cs="Arial"/>
                              <w:sz w:val="16"/>
                              <w:szCs w:val="16"/>
                            </w:rPr>
                            <m:t>μ</m:t>
                          </m:r>
                          <m:ctrlPr>
                            <w:rPr>
                              <w:rFonts w:ascii="Cambria Math" w:eastAsia="SimSun" w:hAnsi="Cambria Math" w:cs="Arial"/>
                              <w:sz w:val="16"/>
                              <w:szCs w:val="16"/>
                            </w:rPr>
                          </m:ctrlPr>
                        </m:sup>
                      </m:sSubSup>
                    </m:e>
                  </m:d>
                </m:e>
              </m:func>
            </m:oMath>
            <w:r w:rsidRPr="00D9582C">
              <w:rPr>
                <w:rFonts w:ascii="Arial" w:eastAsia="SimSun" w:hAnsi="Arial" w:cs="Arial"/>
                <w:sz w:val="16"/>
                <w:szCs w:val="16"/>
              </w:rPr>
              <w:t xml:space="preserve">, and using </w:t>
            </w:r>
            <m:oMath>
              <m:d>
                <m:dPr>
                  <m:begChr m:val="⌊"/>
                  <m:endChr m:val="⌋"/>
                  <m:ctrlPr>
                    <w:ins w:id="636" w:author="Author">
                      <w:rPr>
                        <w:rFonts w:ascii="Cambria Math" w:eastAsia="DengXian" w:hAnsi="Cambria Math" w:cs="Arial"/>
                        <w:i/>
                        <w:sz w:val="16"/>
                        <w:szCs w:val="16"/>
                      </w:rPr>
                    </w:ins>
                  </m:ctrlPr>
                </m:dPr>
                <m:e>
                  <m:r>
                    <w:ins w:id="637" w:author="Author">
                      <w:rPr>
                        <w:rFonts w:ascii="Cambria Math" w:eastAsia="DengXian" w:hAnsi="Cambria Math" w:cs="Arial"/>
                        <w:sz w:val="16"/>
                        <w:szCs w:val="16"/>
                      </w:rPr>
                      <m:t>α</m:t>
                    </w:ins>
                  </m:r>
                  <m:r>
                    <w:ins w:id="638" w:author="Author">
                      <w:rPr>
                        <w:rFonts w:ascii="Cambria Math" w:eastAsia="SimSun" w:hAnsi="Cambria Math" w:cs="Arial"/>
                        <w:sz w:val="16"/>
                        <w:szCs w:val="16"/>
                      </w:rPr>
                      <m:t>∙</m:t>
                    </w:ins>
                  </m:r>
                  <m:func>
                    <m:funcPr>
                      <m:ctrlPr>
                        <w:ins w:id="639" w:author="Author">
                          <w:rPr>
                            <w:rFonts w:ascii="Cambria Math" w:eastAsia="SimSun" w:hAnsi="Cambria Math" w:cs="Arial"/>
                            <w:i/>
                            <w:sz w:val="16"/>
                            <w:szCs w:val="16"/>
                          </w:rPr>
                        </w:ins>
                      </m:ctrlPr>
                    </m:funcPr>
                    <m:fName>
                      <m:r>
                        <w:ins w:id="640" w:author="Author">
                          <m:rPr>
                            <m:sty m:val="p"/>
                          </m:rPr>
                          <w:rPr>
                            <w:rFonts w:ascii="Cambria Math" w:eastAsia="SimSun" w:hAnsi="Cambria Math" w:cs="Arial"/>
                            <w:sz w:val="16"/>
                            <w:szCs w:val="16"/>
                          </w:rPr>
                          <m:t>min</m:t>
                        </w:ins>
                      </m:r>
                    </m:fName>
                    <m:e>
                      <m:d>
                        <m:dPr>
                          <m:ctrlPr>
                            <w:ins w:id="641" w:author="Author">
                              <w:rPr>
                                <w:rFonts w:ascii="Cambria Math" w:eastAsia="SimSun" w:hAnsi="Cambria Math" w:cs="Arial"/>
                                <w:i/>
                                <w:sz w:val="16"/>
                                <w:szCs w:val="16"/>
                              </w:rPr>
                            </w:ins>
                          </m:ctrlPr>
                        </m:dPr>
                        <m:e>
                          <m:sSubSup>
                            <m:sSubSupPr>
                              <m:ctrlPr>
                                <w:ins w:id="642" w:author="Author">
                                  <w:rPr>
                                    <w:rFonts w:ascii="Cambria Math" w:eastAsia="SimSun" w:hAnsi="Cambria Math" w:cs="Arial"/>
                                    <w:i/>
                                    <w:sz w:val="16"/>
                                    <w:szCs w:val="16"/>
                                  </w:rPr>
                                </w:ins>
                              </m:ctrlPr>
                            </m:sSubSupPr>
                            <m:e>
                              <m:r>
                                <w:ins w:id="643" w:author="Author">
                                  <w:rPr>
                                    <w:rFonts w:ascii="Cambria Math" w:eastAsia="SimSun" w:hAnsi="Cambria Math" w:cs="Arial"/>
                                    <w:sz w:val="16"/>
                                    <w:szCs w:val="16"/>
                                  </w:rPr>
                                  <m:t>C</m:t>
                                </w:ins>
                              </m:r>
                            </m:e>
                            <m:sub>
                              <m:r>
                                <w:ins w:id="644" w:author="Author">
                                  <m:rPr>
                                    <m:nor/>
                                  </m:rPr>
                                  <w:rPr>
                                    <w:rFonts w:ascii="Arial" w:eastAsia="SimSun" w:hAnsi="Arial" w:cs="Arial"/>
                                    <w:sz w:val="16"/>
                                    <w:szCs w:val="16"/>
                                  </w:rPr>
                                  <m:t>PDCCH</m:t>
                                </w:ins>
                              </m:r>
                              <m:ctrlPr>
                                <w:ins w:id="645" w:author="Author">
                                  <w:rPr>
                                    <w:rFonts w:ascii="Cambria Math" w:eastAsia="SimSun" w:hAnsi="Cambria Math" w:cs="Arial"/>
                                    <w:sz w:val="16"/>
                                    <w:szCs w:val="16"/>
                                  </w:rPr>
                                </w:ins>
                              </m:ctrlPr>
                            </m:sub>
                            <m:sup>
                              <m:r>
                                <w:ins w:id="646" w:author="Author">
                                  <m:rPr>
                                    <m:nor/>
                                  </m:rPr>
                                  <w:rPr>
                                    <w:rFonts w:ascii="Arial" w:eastAsia="SimSun" w:hAnsi="Arial" w:cs="Arial"/>
                                    <w:sz w:val="16"/>
                                    <w:szCs w:val="16"/>
                                  </w:rPr>
                                  <m:t>max,slot,</m:t>
                                </w:ins>
                              </m:r>
                              <m:r>
                                <w:ins w:id="647" w:author="Author">
                                  <w:rPr>
                                    <w:rFonts w:ascii="Cambria Math" w:eastAsia="SimSun" w:hAnsi="Cambria Math" w:cs="Arial"/>
                                    <w:sz w:val="16"/>
                                    <w:szCs w:val="16"/>
                                  </w:rPr>
                                  <m:t>μ</m:t>
                                </w:ins>
                              </m:r>
                              <m:ctrlPr>
                                <w:ins w:id="648" w:author="Author">
                                  <w:rPr>
                                    <w:rFonts w:ascii="Cambria Math" w:eastAsia="SimSun" w:hAnsi="Cambria Math" w:cs="Arial"/>
                                    <w:sz w:val="16"/>
                                    <w:szCs w:val="16"/>
                                  </w:rPr>
                                </w:ins>
                              </m:ctrlPr>
                            </m:sup>
                          </m:sSubSup>
                          <m:r>
                            <w:ins w:id="649" w:author="Author">
                              <w:rPr>
                                <w:rFonts w:ascii="Cambria Math" w:eastAsia="SimSun" w:hAnsi="Cambria Math" w:cs="Arial"/>
                                <w:sz w:val="16"/>
                                <w:szCs w:val="16"/>
                              </w:rPr>
                              <m:t>,</m:t>
                            </w:ins>
                          </m:r>
                          <m:sSubSup>
                            <m:sSubSupPr>
                              <m:ctrlPr>
                                <w:ins w:id="650" w:author="Author">
                                  <w:rPr>
                                    <w:rFonts w:ascii="Cambria Math" w:eastAsia="SimSun" w:hAnsi="Cambria Math" w:cs="Arial"/>
                                    <w:i/>
                                    <w:sz w:val="16"/>
                                    <w:szCs w:val="16"/>
                                  </w:rPr>
                                </w:ins>
                              </m:ctrlPr>
                            </m:sSubSupPr>
                            <m:e>
                              <m:r>
                                <w:ins w:id="651" w:author="Author">
                                  <w:rPr>
                                    <w:rFonts w:ascii="Cambria Math" w:eastAsia="SimSun" w:hAnsi="Cambria Math" w:cs="Arial"/>
                                    <w:sz w:val="16"/>
                                    <w:szCs w:val="16"/>
                                  </w:rPr>
                                  <m:t>C</m:t>
                                </w:ins>
                              </m:r>
                            </m:e>
                            <m:sub>
                              <m:r>
                                <w:ins w:id="652" w:author="Author">
                                  <m:rPr>
                                    <m:nor/>
                                  </m:rPr>
                                  <w:rPr>
                                    <w:rFonts w:ascii="Arial" w:eastAsia="SimSun" w:hAnsi="Arial" w:cs="Arial"/>
                                    <w:sz w:val="16"/>
                                    <w:szCs w:val="16"/>
                                  </w:rPr>
                                  <m:t>PDCCH</m:t>
                                </w:ins>
                              </m:r>
                              <m:ctrlPr>
                                <w:ins w:id="653" w:author="Author">
                                  <w:rPr>
                                    <w:rFonts w:ascii="Cambria Math" w:eastAsia="SimSun" w:hAnsi="Cambria Math" w:cs="Arial"/>
                                    <w:sz w:val="16"/>
                                    <w:szCs w:val="16"/>
                                  </w:rPr>
                                </w:ins>
                              </m:ctrlPr>
                            </m:sub>
                            <m:sup>
                              <m:r>
                                <w:ins w:id="654" w:author="Author">
                                  <m:rPr>
                                    <m:nor/>
                                  </m:rPr>
                                  <w:rPr>
                                    <w:rFonts w:ascii="Arial" w:eastAsia="SimSun" w:hAnsi="Arial" w:cs="Arial"/>
                                    <w:sz w:val="16"/>
                                    <w:szCs w:val="16"/>
                                  </w:rPr>
                                  <m:t>total,slot,</m:t>
                                </w:ins>
                              </m:r>
                              <m:r>
                                <w:ins w:id="655" w:author="Author">
                                  <w:rPr>
                                    <w:rFonts w:ascii="Cambria Math" w:eastAsia="SimSun" w:hAnsi="Cambria Math" w:cs="Arial"/>
                                    <w:sz w:val="16"/>
                                    <w:szCs w:val="16"/>
                                  </w:rPr>
                                  <m:t>μ</m:t>
                                </w:ins>
                              </m:r>
                              <m:ctrlPr>
                                <w:ins w:id="656" w:author="Author">
                                  <w:rPr>
                                    <w:rFonts w:ascii="Cambria Math" w:eastAsia="SimSun" w:hAnsi="Cambria Math" w:cs="Arial"/>
                                    <w:sz w:val="16"/>
                                    <w:szCs w:val="16"/>
                                  </w:rPr>
                                </w:ins>
                              </m:ctrlPr>
                            </m:sup>
                          </m:sSubSup>
                        </m:e>
                      </m:d>
                    </m:e>
                  </m:func>
                </m:e>
              </m:d>
              <m:r>
                <w:del w:id="657" w:author="Author">
                  <w:rPr>
                    <w:rFonts w:ascii="Cambria Math" w:eastAsia="DengXian" w:hAnsi="Cambria Math" w:cs="Arial"/>
                    <w:sz w:val="16"/>
                    <w:szCs w:val="16"/>
                  </w:rPr>
                  <m:t>α</m:t>
                </w:del>
              </m:r>
              <m:r>
                <w:del w:id="658" w:author="Author">
                  <w:rPr>
                    <w:rFonts w:ascii="Cambria Math" w:eastAsia="SimSun" w:hAnsi="Cambria Math" w:cs="Arial"/>
                    <w:sz w:val="16"/>
                    <w:szCs w:val="16"/>
                  </w:rPr>
                  <m:t>∙</m:t>
                </w:del>
              </m:r>
              <m:func>
                <m:funcPr>
                  <m:ctrlPr>
                    <w:del w:id="659" w:author="Author">
                      <w:rPr>
                        <w:rFonts w:ascii="Cambria Math" w:eastAsia="SimSun" w:hAnsi="Cambria Math" w:cs="Arial"/>
                        <w:i/>
                        <w:sz w:val="16"/>
                        <w:szCs w:val="16"/>
                      </w:rPr>
                    </w:del>
                  </m:ctrlPr>
                </m:funcPr>
                <m:fName>
                  <m:r>
                    <w:del w:id="660" w:author="Author">
                      <m:rPr>
                        <m:sty m:val="p"/>
                      </m:rPr>
                      <w:rPr>
                        <w:rFonts w:ascii="Cambria Math" w:eastAsia="SimSun" w:hAnsi="Cambria Math" w:cs="Arial"/>
                        <w:sz w:val="16"/>
                        <w:szCs w:val="16"/>
                      </w:rPr>
                      <m:t>min</m:t>
                    </w:del>
                  </m:r>
                </m:fName>
                <m:e>
                  <m:d>
                    <m:dPr>
                      <m:ctrlPr>
                        <w:del w:id="661" w:author="Author">
                          <w:rPr>
                            <w:rFonts w:ascii="Cambria Math" w:eastAsia="SimSun" w:hAnsi="Cambria Math" w:cs="Arial"/>
                            <w:i/>
                            <w:sz w:val="16"/>
                            <w:szCs w:val="16"/>
                          </w:rPr>
                        </w:del>
                      </m:ctrlPr>
                    </m:dPr>
                    <m:e>
                      <m:sSubSup>
                        <m:sSubSupPr>
                          <m:ctrlPr>
                            <w:del w:id="662" w:author="Author">
                              <w:rPr>
                                <w:rFonts w:ascii="Cambria Math" w:eastAsia="SimSun" w:hAnsi="Cambria Math" w:cs="Arial"/>
                                <w:i/>
                                <w:sz w:val="16"/>
                                <w:szCs w:val="16"/>
                              </w:rPr>
                            </w:del>
                          </m:ctrlPr>
                        </m:sSubSupPr>
                        <m:e>
                          <m:r>
                            <w:del w:id="663" w:author="Author">
                              <w:rPr>
                                <w:rFonts w:ascii="Cambria Math" w:eastAsia="SimSun" w:hAnsi="Cambria Math" w:cs="Arial"/>
                                <w:sz w:val="16"/>
                                <w:szCs w:val="16"/>
                              </w:rPr>
                              <m:t>C</m:t>
                            </w:del>
                          </m:r>
                        </m:e>
                        <m:sub>
                          <m:r>
                            <w:del w:id="664" w:author="Author">
                              <m:rPr>
                                <m:nor/>
                              </m:rPr>
                              <w:rPr>
                                <w:rFonts w:ascii="Arial" w:eastAsia="SimSun" w:hAnsi="Arial" w:cs="Arial"/>
                                <w:sz w:val="16"/>
                                <w:szCs w:val="16"/>
                              </w:rPr>
                              <m:t>PDCCH</m:t>
                            </w:del>
                          </m:r>
                          <m:ctrlPr>
                            <w:del w:id="665" w:author="Author">
                              <w:rPr>
                                <w:rFonts w:ascii="Cambria Math" w:eastAsia="SimSun" w:hAnsi="Cambria Math" w:cs="Arial"/>
                                <w:sz w:val="16"/>
                                <w:szCs w:val="16"/>
                              </w:rPr>
                            </w:del>
                          </m:ctrlPr>
                        </m:sub>
                        <m:sup>
                          <m:r>
                            <w:del w:id="666" w:author="Author">
                              <m:rPr>
                                <m:nor/>
                              </m:rPr>
                              <w:rPr>
                                <w:rFonts w:ascii="Arial" w:eastAsia="SimSun" w:hAnsi="Arial" w:cs="Arial"/>
                                <w:sz w:val="16"/>
                                <w:szCs w:val="16"/>
                              </w:rPr>
                              <m:t>max,slot,</m:t>
                            </w:del>
                          </m:r>
                          <m:r>
                            <w:del w:id="667" w:author="Author">
                              <w:rPr>
                                <w:rFonts w:ascii="Cambria Math" w:eastAsia="SimSun" w:hAnsi="Cambria Math" w:cs="Arial"/>
                                <w:sz w:val="16"/>
                                <w:szCs w:val="16"/>
                              </w:rPr>
                              <m:t>μ</m:t>
                            </w:del>
                          </m:r>
                          <m:ctrlPr>
                            <w:del w:id="668" w:author="Author">
                              <w:rPr>
                                <w:rFonts w:ascii="Cambria Math" w:eastAsia="SimSun" w:hAnsi="Cambria Math" w:cs="Arial"/>
                                <w:sz w:val="16"/>
                                <w:szCs w:val="16"/>
                              </w:rPr>
                            </w:del>
                          </m:ctrlPr>
                        </m:sup>
                      </m:sSubSup>
                      <m:r>
                        <w:del w:id="669" w:author="Author">
                          <w:rPr>
                            <w:rFonts w:ascii="Cambria Math" w:eastAsia="SimSun" w:hAnsi="Cambria Math" w:cs="Arial"/>
                            <w:sz w:val="16"/>
                            <w:szCs w:val="16"/>
                          </w:rPr>
                          <m:t>,</m:t>
                        </w:del>
                      </m:r>
                      <m:sSubSup>
                        <m:sSubSupPr>
                          <m:ctrlPr>
                            <w:del w:id="670" w:author="Author">
                              <w:rPr>
                                <w:rFonts w:ascii="Cambria Math" w:eastAsia="SimSun" w:hAnsi="Cambria Math" w:cs="Arial"/>
                                <w:i/>
                                <w:sz w:val="16"/>
                                <w:szCs w:val="16"/>
                              </w:rPr>
                            </w:del>
                          </m:ctrlPr>
                        </m:sSubSupPr>
                        <m:e>
                          <m:r>
                            <w:del w:id="671" w:author="Author">
                              <w:rPr>
                                <w:rFonts w:ascii="Cambria Math" w:eastAsia="SimSun" w:hAnsi="Cambria Math" w:cs="Arial"/>
                                <w:sz w:val="16"/>
                                <w:szCs w:val="16"/>
                              </w:rPr>
                              <m:t>C</m:t>
                            </w:del>
                          </m:r>
                        </m:e>
                        <m:sub>
                          <m:r>
                            <w:del w:id="672" w:author="Author">
                              <m:rPr>
                                <m:nor/>
                              </m:rPr>
                              <w:rPr>
                                <w:rFonts w:ascii="Arial" w:eastAsia="SimSun" w:hAnsi="Arial" w:cs="Arial"/>
                                <w:sz w:val="16"/>
                                <w:szCs w:val="16"/>
                              </w:rPr>
                              <m:t>PDCCH</m:t>
                            </w:del>
                          </m:r>
                          <m:ctrlPr>
                            <w:del w:id="673" w:author="Author">
                              <w:rPr>
                                <w:rFonts w:ascii="Cambria Math" w:eastAsia="SimSun" w:hAnsi="Cambria Math" w:cs="Arial"/>
                                <w:sz w:val="16"/>
                                <w:szCs w:val="16"/>
                              </w:rPr>
                            </w:del>
                          </m:ctrlPr>
                        </m:sub>
                        <m:sup>
                          <m:r>
                            <w:del w:id="674" w:author="Author">
                              <m:rPr>
                                <m:nor/>
                              </m:rPr>
                              <w:rPr>
                                <w:rFonts w:ascii="Arial" w:eastAsia="SimSun" w:hAnsi="Arial" w:cs="Arial"/>
                                <w:sz w:val="16"/>
                                <w:szCs w:val="16"/>
                              </w:rPr>
                              <m:t>total,slot,</m:t>
                            </w:del>
                          </m:r>
                          <m:r>
                            <w:del w:id="675" w:author="Author">
                              <w:rPr>
                                <w:rFonts w:ascii="Cambria Math" w:eastAsia="SimSun" w:hAnsi="Cambria Math" w:cs="Arial"/>
                                <w:sz w:val="16"/>
                                <w:szCs w:val="16"/>
                              </w:rPr>
                              <m:t>μ</m:t>
                            </w:del>
                          </m:r>
                          <m:ctrlPr>
                            <w:del w:id="676" w:author="Author">
                              <w:rPr>
                                <w:rFonts w:ascii="Cambria Math" w:eastAsia="SimSun" w:hAnsi="Cambria Math" w:cs="Arial"/>
                                <w:sz w:val="16"/>
                                <w:szCs w:val="16"/>
                              </w:rPr>
                            </w:del>
                          </m:ctrlPr>
                        </m:sup>
                      </m:sSubSup>
                    </m:e>
                  </m:d>
                </m:e>
              </m:func>
            </m:oMath>
            <w:r w:rsidRPr="00D9582C">
              <w:rPr>
                <w:rFonts w:ascii="Arial" w:eastAsia="SimSun" w:hAnsi="Arial" w:cs="Arial"/>
                <w:sz w:val="16"/>
                <w:szCs w:val="16"/>
              </w:rPr>
              <w:t xml:space="preserve"> instead of </w:t>
            </w:r>
            <m:oMath>
              <m:func>
                <m:funcPr>
                  <m:ctrlPr>
                    <w:rPr>
                      <w:rFonts w:ascii="Cambria Math" w:eastAsia="SimSun" w:hAnsi="Cambria Math" w:cs="Arial"/>
                      <w:i/>
                      <w:sz w:val="16"/>
                      <w:szCs w:val="16"/>
                    </w:rPr>
                  </m:ctrlPr>
                </m:funcPr>
                <m:fName>
                  <m:r>
                    <m:rPr>
                      <m:sty m:val="p"/>
                    </m:rPr>
                    <w:rPr>
                      <w:rFonts w:ascii="Cambria Math" w:eastAsia="SimSun" w:hAnsi="Cambria Math" w:cs="Arial"/>
                      <w:sz w:val="16"/>
                      <w:szCs w:val="16"/>
                    </w:rPr>
                    <m:t>min</m:t>
                  </m:r>
                </m:fName>
                <m:e>
                  <m:d>
                    <m:dPr>
                      <m:ctrlPr>
                        <w:rPr>
                          <w:rFonts w:ascii="Cambria Math" w:eastAsia="SimSun" w:hAnsi="Cambria Math" w:cs="Arial"/>
                          <w:i/>
                          <w:sz w:val="16"/>
                          <w:szCs w:val="16"/>
                        </w:rPr>
                      </m:ctrlPr>
                    </m:dPr>
                    <m:e>
                      <m:sSubSup>
                        <m:sSubSupPr>
                          <m:ctrlPr>
                            <w:rPr>
                              <w:rFonts w:ascii="Cambria Math" w:eastAsia="SimSun" w:hAnsi="Cambria Math" w:cs="Arial"/>
                              <w:i/>
                              <w:sz w:val="16"/>
                              <w:szCs w:val="16"/>
                            </w:rPr>
                          </m:ctrlPr>
                        </m:sSubSupPr>
                        <m:e>
                          <m:r>
                            <w:rPr>
                              <w:rFonts w:ascii="Cambria Math" w:eastAsia="SimSun" w:hAnsi="Cambria Math" w:cs="Arial"/>
                              <w:sz w:val="16"/>
                              <w:szCs w:val="16"/>
                            </w:rPr>
                            <m:t>C</m:t>
                          </m:r>
                        </m:e>
                        <m:sub>
                          <m:r>
                            <m:rPr>
                              <m:nor/>
                            </m:rPr>
                            <w:rPr>
                              <w:rFonts w:ascii="Arial" w:eastAsia="SimSun" w:hAnsi="Arial" w:cs="Arial"/>
                              <w:sz w:val="16"/>
                              <w:szCs w:val="16"/>
                            </w:rPr>
                            <m:t>PDCCH</m:t>
                          </m:r>
                          <m:ctrlPr>
                            <w:rPr>
                              <w:rFonts w:ascii="Cambria Math" w:eastAsia="SimSun" w:hAnsi="Cambria Math" w:cs="Arial"/>
                              <w:sz w:val="16"/>
                              <w:szCs w:val="16"/>
                            </w:rPr>
                          </m:ctrlPr>
                        </m:sub>
                        <m:sup>
                          <m:r>
                            <m:rPr>
                              <m:nor/>
                            </m:rPr>
                            <w:rPr>
                              <w:rFonts w:ascii="Arial" w:eastAsia="SimSun" w:hAnsi="Arial" w:cs="Arial"/>
                              <w:sz w:val="16"/>
                              <w:szCs w:val="16"/>
                            </w:rPr>
                            <m:t>max,slot,</m:t>
                          </m:r>
                          <m:r>
                            <w:rPr>
                              <w:rFonts w:ascii="Cambria Math" w:eastAsia="SimSun" w:hAnsi="Cambria Math" w:cs="Arial"/>
                              <w:sz w:val="16"/>
                              <w:szCs w:val="16"/>
                            </w:rPr>
                            <m:t>μ</m:t>
                          </m:r>
                          <m:ctrlPr>
                            <w:rPr>
                              <w:rFonts w:ascii="Cambria Math" w:eastAsia="SimSun" w:hAnsi="Cambria Math" w:cs="Arial"/>
                              <w:sz w:val="16"/>
                              <w:szCs w:val="16"/>
                            </w:rPr>
                          </m:ctrlPr>
                        </m:sup>
                      </m:sSubSup>
                      <m:r>
                        <w:rPr>
                          <w:rFonts w:ascii="Cambria Math" w:eastAsia="SimSun" w:hAnsi="Cambria Math" w:cs="Arial"/>
                          <w:sz w:val="16"/>
                          <w:szCs w:val="16"/>
                        </w:rPr>
                        <m:t>,</m:t>
                      </m:r>
                      <m:sSubSup>
                        <m:sSubSupPr>
                          <m:ctrlPr>
                            <w:rPr>
                              <w:rFonts w:ascii="Cambria Math" w:eastAsia="SimSun" w:hAnsi="Cambria Math" w:cs="Arial"/>
                              <w:i/>
                              <w:sz w:val="16"/>
                              <w:szCs w:val="16"/>
                            </w:rPr>
                          </m:ctrlPr>
                        </m:sSubSupPr>
                        <m:e>
                          <m:r>
                            <w:rPr>
                              <w:rFonts w:ascii="Cambria Math" w:eastAsia="SimSun" w:hAnsi="Cambria Math" w:cs="Arial"/>
                              <w:sz w:val="16"/>
                              <w:szCs w:val="16"/>
                            </w:rPr>
                            <m:t>C</m:t>
                          </m:r>
                        </m:e>
                        <m:sub>
                          <m:r>
                            <m:rPr>
                              <m:nor/>
                            </m:rPr>
                            <w:rPr>
                              <w:rFonts w:ascii="Arial" w:eastAsia="SimSun" w:hAnsi="Arial" w:cs="Arial"/>
                              <w:sz w:val="16"/>
                              <w:szCs w:val="16"/>
                            </w:rPr>
                            <m:t>PDCCH</m:t>
                          </m:r>
                          <m:ctrlPr>
                            <w:rPr>
                              <w:rFonts w:ascii="Cambria Math" w:eastAsia="SimSun" w:hAnsi="Cambria Math" w:cs="Arial"/>
                              <w:sz w:val="16"/>
                              <w:szCs w:val="16"/>
                            </w:rPr>
                          </m:ctrlPr>
                        </m:sub>
                        <m:sup>
                          <m:r>
                            <m:rPr>
                              <m:nor/>
                            </m:rPr>
                            <w:rPr>
                              <w:rFonts w:ascii="Arial" w:eastAsia="SimSun" w:hAnsi="Arial" w:cs="Arial"/>
                              <w:sz w:val="16"/>
                              <w:szCs w:val="16"/>
                            </w:rPr>
                            <m:t>total,slot,</m:t>
                          </m:r>
                          <m:r>
                            <w:rPr>
                              <w:rFonts w:ascii="Cambria Math" w:eastAsia="SimSun" w:hAnsi="Cambria Math" w:cs="Arial"/>
                              <w:sz w:val="16"/>
                              <w:szCs w:val="16"/>
                            </w:rPr>
                            <m:t>μ</m:t>
                          </m:r>
                          <m:ctrlPr>
                            <w:rPr>
                              <w:rFonts w:ascii="Cambria Math" w:eastAsia="SimSun" w:hAnsi="Cambria Math" w:cs="Arial"/>
                              <w:sz w:val="16"/>
                              <w:szCs w:val="16"/>
                            </w:rPr>
                          </m:ctrlPr>
                        </m:sup>
                      </m:sSubSup>
                    </m:e>
                  </m:d>
                </m:e>
              </m:func>
            </m:oMath>
            <w:r w:rsidRPr="00D9582C">
              <w:rPr>
                <w:rFonts w:ascii="Arial" w:eastAsia="SimSun" w:hAnsi="Arial" w:cs="Arial"/>
                <w:sz w:val="16"/>
                <w:szCs w:val="16"/>
              </w:rPr>
              <w:t xml:space="preserve"> for the primary cell.</w:t>
            </w:r>
          </w:p>
          <w:p w14:paraId="750B08A5" w14:textId="20BEE7BE" w:rsidR="00D9582C" w:rsidRPr="00D9582C" w:rsidRDefault="00D9582C" w:rsidP="00D9582C">
            <w:pPr>
              <w:pStyle w:val="BodyText"/>
              <w:spacing w:after="0"/>
              <w:jc w:val="center"/>
              <w:rPr>
                <w:rFonts w:ascii="Arial" w:hAnsi="Arial" w:cs="Arial"/>
                <w:sz w:val="16"/>
                <w:szCs w:val="16"/>
                <w:lang w:eastAsia="x-none"/>
              </w:rPr>
            </w:pPr>
            <w:r w:rsidRPr="00D9582C">
              <w:rPr>
                <w:rFonts w:ascii="Arial" w:hAnsi="Arial" w:cs="Arial"/>
                <w:color w:val="5B9BD5"/>
                <w:sz w:val="16"/>
                <w:szCs w:val="16"/>
              </w:rPr>
              <w:t>----------------------------- end TP1 ---------------------------------</w:t>
            </w:r>
          </w:p>
        </w:tc>
      </w:tr>
    </w:tbl>
    <w:p w14:paraId="1150C10C" w14:textId="656F0E3D" w:rsidR="00D9582C" w:rsidRDefault="00D9582C" w:rsidP="00D9582C">
      <w:pPr>
        <w:rPr>
          <w:lang w:eastAsia="x-none"/>
        </w:rPr>
      </w:pPr>
    </w:p>
    <w:p w14:paraId="70822E26" w14:textId="77777777" w:rsidR="008E78E9" w:rsidRDefault="008E78E9" w:rsidP="00D9582C">
      <w:pPr>
        <w:rPr>
          <w:lang w:eastAsia="x-none"/>
        </w:rPr>
      </w:pPr>
    </w:p>
    <w:p w14:paraId="0256BCF2" w14:textId="1224B170" w:rsidR="008E78E9" w:rsidRPr="008E78E9" w:rsidRDefault="002328C4" w:rsidP="008E78E9">
      <w:pPr>
        <w:rPr>
          <w:b/>
          <w:bCs/>
          <w:lang w:val="en-US"/>
        </w:rPr>
      </w:pPr>
      <w:hyperlink r:id="rId2128" w:history="1">
        <w:r w:rsidR="004371F4">
          <w:rPr>
            <w:rStyle w:val="Hyperlink"/>
            <w:b/>
            <w:bCs/>
            <w:lang w:val="en-US"/>
          </w:rPr>
          <w:t>R1-2202840</w:t>
        </w:r>
      </w:hyperlink>
      <w:r w:rsidR="008E78E9" w:rsidRPr="008E78E9">
        <w:rPr>
          <w:b/>
          <w:bCs/>
          <w:lang w:val="en-US"/>
        </w:rPr>
        <w:tab/>
        <w:t>Summary#4 of Email discussion [108-e-NR-DSS-01]</w:t>
      </w:r>
      <w:r w:rsidR="008E78E9" w:rsidRPr="008E78E9">
        <w:rPr>
          <w:b/>
          <w:bCs/>
          <w:lang w:val="en-US"/>
        </w:rPr>
        <w:tab/>
        <w:t>Moderator (Ericsson)</w:t>
      </w:r>
    </w:p>
    <w:p w14:paraId="549B5094" w14:textId="77777777" w:rsidR="008E78E9" w:rsidRDefault="008E78E9" w:rsidP="008E78E9">
      <w:pPr>
        <w:rPr>
          <w:lang w:eastAsia="x-none"/>
        </w:rPr>
      </w:pPr>
      <w:r>
        <w:rPr>
          <w:lang w:eastAsia="x-none"/>
        </w:rPr>
        <w:t>From Mar 2</w:t>
      </w:r>
      <w:r w:rsidRPr="00D9582C">
        <w:rPr>
          <w:vertAlign w:val="superscript"/>
          <w:lang w:eastAsia="x-none"/>
        </w:rPr>
        <w:t>nd</w:t>
      </w:r>
      <w:r>
        <w:rPr>
          <w:lang w:eastAsia="x-none"/>
        </w:rPr>
        <w:t xml:space="preserve"> GTW session</w:t>
      </w:r>
    </w:p>
    <w:p w14:paraId="4D5D61D6" w14:textId="77777777" w:rsidR="00D9582C" w:rsidRPr="00370F88" w:rsidRDefault="00D9582C" w:rsidP="00D9582C">
      <w:pPr>
        <w:rPr>
          <w:highlight w:val="green"/>
          <w:lang w:eastAsia="zh-CN"/>
        </w:rPr>
      </w:pPr>
      <w:r w:rsidRPr="00370F88">
        <w:rPr>
          <w:highlight w:val="green"/>
          <w:lang w:eastAsia="zh-CN"/>
        </w:rPr>
        <w:t>Agreement</w:t>
      </w:r>
    </w:p>
    <w:p w14:paraId="127F1D6C" w14:textId="77777777" w:rsidR="00D9582C" w:rsidRPr="00C308C7" w:rsidRDefault="00D9582C" w:rsidP="00D9582C">
      <w:r w:rsidRPr="00C308C7">
        <w:t>The following TP for 38.214 sub clause 5.1 and 6.1 is endorsed.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1"/>
      </w:tblGrid>
      <w:tr w:rsidR="00D9582C" w:rsidRPr="00D9582C" w14:paraId="5F2BFAEC" w14:textId="77777777" w:rsidTr="008E78E9">
        <w:tc>
          <w:tcPr>
            <w:tcW w:w="10201" w:type="dxa"/>
            <w:shd w:val="clear" w:color="auto" w:fill="auto"/>
          </w:tcPr>
          <w:p w14:paraId="3DD0C927" w14:textId="60147BBD" w:rsidR="00D9582C" w:rsidRPr="00D9582C" w:rsidRDefault="00D9582C" w:rsidP="00D9582C">
            <w:pPr>
              <w:rPr>
                <w:rFonts w:ascii="Arial" w:hAnsi="Arial" w:cs="Arial"/>
                <w:b/>
                <w:bCs/>
                <w:color w:val="2F5496"/>
                <w:sz w:val="16"/>
                <w:szCs w:val="16"/>
              </w:rPr>
            </w:pPr>
            <w:r w:rsidRPr="00D9582C">
              <w:rPr>
                <w:rFonts w:ascii="Arial" w:hAnsi="Arial" w:cs="Arial"/>
                <w:b/>
                <w:bCs/>
                <w:sz w:val="16"/>
                <w:szCs w:val="16"/>
              </w:rPr>
              <w:t>5.1</w:t>
            </w:r>
            <w:r w:rsidRPr="00D9582C">
              <w:rPr>
                <w:rFonts w:ascii="Arial" w:hAnsi="Arial" w:cs="Arial"/>
                <w:b/>
                <w:bCs/>
                <w:sz w:val="16"/>
                <w:szCs w:val="16"/>
              </w:rPr>
              <w:tab/>
              <w:t>UE procedure for receiving the physical downlink shared channel</w:t>
            </w:r>
          </w:p>
          <w:p w14:paraId="0DC1C04D" w14:textId="77777777" w:rsidR="00D9582C" w:rsidRPr="00D9582C" w:rsidRDefault="00D9582C" w:rsidP="00104120">
            <w:pPr>
              <w:shd w:val="clear" w:color="auto" w:fill="FFFFFF"/>
              <w:jc w:val="center"/>
              <w:rPr>
                <w:rFonts w:ascii="Arial" w:hAnsi="Arial" w:cs="Arial"/>
                <w:color w:val="000000"/>
                <w:sz w:val="16"/>
                <w:szCs w:val="16"/>
              </w:rPr>
            </w:pPr>
            <w:r w:rsidRPr="00D9582C">
              <w:rPr>
                <w:rFonts w:ascii="Arial" w:hAnsi="Arial" w:cs="Arial"/>
                <w:color w:val="4472C4"/>
                <w:sz w:val="16"/>
                <w:szCs w:val="16"/>
              </w:rPr>
              <w:t>*** Unchanged text is omitted ***</w:t>
            </w:r>
          </w:p>
          <w:p w14:paraId="5CFB095C" w14:textId="77777777" w:rsidR="00D9582C" w:rsidRPr="00D9582C" w:rsidRDefault="00D9582C" w:rsidP="00104120">
            <w:pPr>
              <w:shd w:val="clear" w:color="auto" w:fill="FFFFFF"/>
              <w:rPr>
                <w:rFonts w:ascii="Arial" w:hAnsi="Arial" w:cs="Arial"/>
                <w:color w:val="000000"/>
                <w:sz w:val="16"/>
                <w:szCs w:val="16"/>
              </w:rPr>
            </w:pPr>
            <w:r w:rsidRPr="00D9582C">
              <w:rPr>
                <w:rFonts w:ascii="Arial" w:hAnsi="Arial" w:cs="Arial"/>
                <w:color w:val="000000"/>
                <w:sz w:val="16"/>
                <w:szCs w:val="16"/>
              </w:rPr>
              <w:t>For any two HARQ process IDs in a given scheduled cell, if the UE is scheduled to start receiving a first PDSCH starting in symbol</w:t>
            </w:r>
            <w:r w:rsidRPr="00D9582C">
              <w:rPr>
                <w:rFonts w:ascii="Arial" w:hAnsi="Arial" w:cs="Arial"/>
                <w:i/>
                <w:iCs/>
                <w:color w:val="000000"/>
                <w:sz w:val="16"/>
                <w:szCs w:val="16"/>
              </w:rPr>
              <w:t>j </w:t>
            </w:r>
            <w:r w:rsidRPr="00D9582C">
              <w:rPr>
                <w:rFonts w:ascii="Arial" w:hAnsi="Arial" w:cs="Arial"/>
                <w:color w:val="000000"/>
                <w:sz w:val="16"/>
                <w:szCs w:val="16"/>
              </w:rPr>
              <w:t>by a PDCCH ending in symbol </w:t>
            </w:r>
            <w:r w:rsidRPr="00D9582C">
              <w:rPr>
                <w:rFonts w:ascii="Arial" w:hAnsi="Arial" w:cs="Arial"/>
                <w:i/>
                <w:iCs/>
                <w:color w:val="000000"/>
                <w:sz w:val="16"/>
                <w:szCs w:val="16"/>
              </w:rPr>
              <w:t>i</w:t>
            </w:r>
            <w:r w:rsidRPr="00D9582C">
              <w:rPr>
                <w:rFonts w:ascii="Arial" w:hAnsi="Arial" w:cs="Arial"/>
                <w:color w:val="FF0000"/>
                <w:sz w:val="16"/>
                <w:szCs w:val="16"/>
                <w:u w:val="single"/>
              </w:rPr>
              <w:t> on a scheduling cell</w:t>
            </w:r>
            <w:r w:rsidRPr="00D9582C">
              <w:rPr>
                <w:rFonts w:ascii="Arial" w:hAnsi="Arial" w:cs="Arial"/>
                <w:color w:val="000000"/>
                <w:sz w:val="16"/>
                <w:szCs w:val="16"/>
              </w:rPr>
              <w:t>, the UE is not expected to be scheduled to receive a PDSCH starting earlier than the end of the first PDSCH with a PDCCH that ends later than symbol </w:t>
            </w:r>
            <w:r w:rsidRPr="00D9582C">
              <w:rPr>
                <w:rFonts w:ascii="Arial" w:hAnsi="Arial" w:cs="Arial"/>
                <w:i/>
                <w:iCs/>
                <w:color w:val="000000"/>
                <w:sz w:val="16"/>
                <w:szCs w:val="16"/>
              </w:rPr>
              <w:t>i</w:t>
            </w:r>
            <w:r w:rsidRPr="00D9582C">
              <w:rPr>
                <w:rFonts w:ascii="Arial" w:hAnsi="Arial" w:cs="Arial"/>
                <w:color w:val="FF0000"/>
                <w:sz w:val="16"/>
                <w:szCs w:val="16"/>
                <w:u w:val="single"/>
              </w:rPr>
              <w:t> of the scheduling cell</w:t>
            </w:r>
          </w:p>
          <w:p w14:paraId="25A301E3" w14:textId="77777777" w:rsidR="00D9582C" w:rsidRPr="00D9582C" w:rsidRDefault="00D9582C" w:rsidP="00104120">
            <w:pPr>
              <w:shd w:val="clear" w:color="auto" w:fill="FFFFFF"/>
              <w:jc w:val="center"/>
              <w:rPr>
                <w:rFonts w:ascii="Arial" w:hAnsi="Arial" w:cs="Arial"/>
                <w:color w:val="000000"/>
                <w:sz w:val="16"/>
                <w:szCs w:val="16"/>
              </w:rPr>
            </w:pPr>
            <w:r w:rsidRPr="00D9582C">
              <w:rPr>
                <w:rFonts w:ascii="Arial" w:hAnsi="Arial" w:cs="Arial"/>
                <w:color w:val="4472C4"/>
                <w:sz w:val="16"/>
                <w:szCs w:val="16"/>
              </w:rPr>
              <w:t>*** Unchanged text is omitted ***</w:t>
            </w:r>
          </w:p>
          <w:p w14:paraId="798C37C7" w14:textId="2B755CCB" w:rsidR="00D9582C" w:rsidRPr="00D9582C" w:rsidRDefault="00D9582C" w:rsidP="00D9582C">
            <w:pPr>
              <w:rPr>
                <w:rFonts w:ascii="Arial" w:hAnsi="Arial" w:cs="Arial"/>
                <w:b/>
                <w:bCs/>
                <w:color w:val="2F5496"/>
                <w:sz w:val="16"/>
                <w:szCs w:val="16"/>
              </w:rPr>
            </w:pPr>
            <w:r w:rsidRPr="00D9582C">
              <w:rPr>
                <w:rFonts w:ascii="Arial" w:hAnsi="Arial" w:cs="Arial"/>
                <w:b/>
                <w:bCs/>
                <w:sz w:val="16"/>
                <w:szCs w:val="16"/>
              </w:rPr>
              <w:t>6.1</w:t>
            </w:r>
            <w:r w:rsidRPr="00D9582C">
              <w:rPr>
                <w:rFonts w:ascii="Arial" w:hAnsi="Arial" w:cs="Arial"/>
                <w:b/>
                <w:bCs/>
                <w:sz w:val="16"/>
                <w:szCs w:val="16"/>
              </w:rPr>
              <w:tab/>
              <w:t>UE procedure for transmitting the physical uplink shared channel</w:t>
            </w:r>
          </w:p>
          <w:p w14:paraId="1344D717" w14:textId="77777777" w:rsidR="00D9582C" w:rsidRPr="00D9582C" w:rsidRDefault="00D9582C" w:rsidP="00104120">
            <w:pPr>
              <w:shd w:val="clear" w:color="auto" w:fill="FFFFFF"/>
              <w:jc w:val="center"/>
              <w:rPr>
                <w:rFonts w:ascii="Arial" w:hAnsi="Arial" w:cs="Arial"/>
                <w:color w:val="000000"/>
                <w:sz w:val="16"/>
                <w:szCs w:val="16"/>
              </w:rPr>
            </w:pPr>
            <w:r w:rsidRPr="00D9582C">
              <w:rPr>
                <w:rFonts w:ascii="Arial" w:hAnsi="Arial" w:cs="Arial"/>
                <w:color w:val="4472C4"/>
                <w:sz w:val="16"/>
                <w:szCs w:val="16"/>
              </w:rPr>
              <w:t>*** Unchanged text is omitted ***</w:t>
            </w:r>
          </w:p>
          <w:p w14:paraId="52FC4254" w14:textId="77777777" w:rsidR="00D9582C" w:rsidRPr="00D9582C" w:rsidRDefault="00D9582C" w:rsidP="00104120">
            <w:pPr>
              <w:shd w:val="clear" w:color="auto" w:fill="FFFFFF"/>
              <w:rPr>
                <w:rFonts w:ascii="Arial" w:hAnsi="Arial" w:cs="Arial"/>
                <w:color w:val="000000"/>
                <w:sz w:val="16"/>
                <w:szCs w:val="16"/>
              </w:rPr>
            </w:pPr>
            <w:r w:rsidRPr="00D9582C">
              <w:rPr>
                <w:rFonts w:ascii="Arial" w:hAnsi="Arial" w:cs="Arial"/>
                <w:color w:val="000000"/>
                <w:sz w:val="16"/>
                <w:szCs w:val="16"/>
              </w:rPr>
              <w:t>For any two HARQ process IDs in a given scheduled cell, if the UE is scheduled to start a first PUSCH transmission starting in symbol </w:t>
            </w:r>
            <w:r w:rsidRPr="00D9582C">
              <w:rPr>
                <w:rFonts w:ascii="Arial" w:hAnsi="Arial" w:cs="Arial"/>
                <w:i/>
                <w:iCs/>
                <w:color w:val="000000"/>
                <w:sz w:val="16"/>
                <w:szCs w:val="16"/>
              </w:rPr>
              <w:t>j</w:t>
            </w:r>
            <w:r w:rsidRPr="00D9582C">
              <w:rPr>
                <w:rFonts w:ascii="Arial" w:hAnsi="Arial" w:cs="Arial"/>
                <w:color w:val="000000"/>
                <w:sz w:val="16"/>
                <w:szCs w:val="16"/>
              </w:rPr>
              <w:t> by a PDCCH ending in symbol </w:t>
            </w:r>
            <w:r w:rsidRPr="00D9582C">
              <w:rPr>
                <w:rFonts w:ascii="Arial" w:hAnsi="Arial" w:cs="Arial"/>
                <w:i/>
                <w:iCs/>
                <w:color w:val="000000"/>
                <w:sz w:val="16"/>
                <w:szCs w:val="16"/>
              </w:rPr>
              <w:t>i</w:t>
            </w:r>
            <w:r w:rsidRPr="00D9582C">
              <w:rPr>
                <w:rFonts w:ascii="Arial" w:hAnsi="Arial" w:cs="Arial"/>
                <w:color w:val="FF0000"/>
                <w:sz w:val="16"/>
                <w:szCs w:val="16"/>
              </w:rPr>
              <w:t> </w:t>
            </w:r>
            <w:r w:rsidRPr="00D9582C">
              <w:rPr>
                <w:rFonts w:ascii="Arial" w:hAnsi="Arial" w:cs="Arial"/>
                <w:color w:val="FF0000"/>
                <w:sz w:val="16"/>
                <w:szCs w:val="16"/>
                <w:u w:val="single"/>
              </w:rPr>
              <w:t>on a scheduling cell</w:t>
            </w:r>
            <w:r w:rsidRPr="00D9582C">
              <w:rPr>
                <w:rFonts w:ascii="Arial" w:hAnsi="Arial" w:cs="Arial"/>
                <w:color w:val="000000"/>
                <w:sz w:val="16"/>
                <w:szCs w:val="16"/>
              </w:rPr>
              <w:t>, the UE is not expected to be scheduled to transmit a PUSCH starting earlier than the end of the first PUSCH by a PDCCH that ends later than symbol </w:t>
            </w:r>
            <w:r w:rsidRPr="00D9582C">
              <w:rPr>
                <w:rFonts w:ascii="Arial" w:hAnsi="Arial" w:cs="Arial"/>
                <w:i/>
                <w:iCs/>
                <w:color w:val="000000"/>
                <w:sz w:val="16"/>
                <w:szCs w:val="16"/>
              </w:rPr>
              <w:t>i</w:t>
            </w:r>
            <w:r w:rsidRPr="00D9582C">
              <w:rPr>
                <w:rFonts w:ascii="Arial" w:hAnsi="Arial" w:cs="Arial"/>
                <w:color w:val="FF0000"/>
                <w:sz w:val="16"/>
                <w:szCs w:val="16"/>
              </w:rPr>
              <w:t> </w:t>
            </w:r>
            <w:r w:rsidRPr="00D9582C">
              <w:rPr>
                <w:rFonts w:ascii="Arial" w:hAnsi="Arial" w:cs="Arial"/>
                <w:color w:val="FF0000"/>
                <w:sz w:val="16"/>
                <w:szCs w:val="16"/>
                <w:u w:val="single"/>
              </w:rPr>
              <w:t>of the scheduling cell</w:t>
            </w:r>
            <w:r w:rsidRPr="00D9582C">
              <w:rPr>
                <w:rFonts w:ascii="Arial" w:hAnsi="Arial" w:cs="Arial"/>
                <w:color w:val="000000"/>
                <w:sz w:val="16"/>
                <w:szCs w:val="16"/>
              </w:rPr>
              <w:t>.</w:t>
            </w:r>
          </w:p>
          <w:p w14:paraId="32897A77" w14:textId="77777777" w:rsidR="00D9582C" w:rsidRPr="00D9582C" w:rsidRDefault="00D9582C" w:rsidP="00104120">
            <w:pPr>
              <w:shd w:val="clear" w:color="auto" w:fill="FFFFFF"/>
              <w:jc w:val="center"/>
              <w:rPr>
                <w:rFonts w:ascii="Arial" w:hAnsi="Arial" w:cs="Arial"/>
                <w:color w:val="000000"/>
                <w:sz w:val="16"/>
                <w:szCs w:val="16"/>
              </w:rPr>
            </w:pPr>
            <w:r w:rsidRPr="00D9582C">
              <w:rPr>
                <w:rFonts w:ascii="Arial" w:hAnsi="Arial" w:cs="Arial"/>
                <w:color w:val="4472C4"/>
                <w:sz w:val="16"/>
                <w:szCs w:val="16"/>
              </w:rPr>
              <w:t>*** Unchanged text is omitted ***</w:t>
            </w:r>
          </w:p>
        </w:tc>
      </w:tr>
    </w:tbl>
    <w:p w14:paraId="35462BD1" w14:textId="77777777" w:rsidR="00D9582C" w:rsidRPr="00C308C7" w:rsidRDefault="00D9582C" w:rsidP="00D9582C">
      <w:pPr>
        <w:rPr>
          <w:lang w:val="en-US" w:eastAsia="zh-CN"/>
        </w:rPr>
      </w:pPr>
    </w:p>
    <w:p w14:paraId="600BC2F8" w14:textId="77777777" w:rsidR="00D9582C" w:rsidRPr="00370F88" w:rsidRDefault="00D9582C" w:rsidP="00D9582C">
      <w:pPr>
        <w:rPr>
          <w:rFonts w:eastAsia="DengXian"/>
          <w:highlight w:val="green"/>
          <w:lang w:eastAsia="zh-CN"/>
        </w:rPr>
      </w:pPr>
      <w:r w:rsidRPr="00370F88">
        <w:rPr>
          <w:rFonts w:eastAsia="DengXian" w:hint="eastAsia"/>
          <w:highlight w:val="green"/>
          <w:lang w:eastAsia="zh-CN"/>
        </w:rPr>
        <w:t>A</w:t>
      </w:r>
      <w:r w:rsidRPr="00370F88">
        <w:rPr>
          <w:rFonts w:eastAsia="DengXian"/>
          <w:highlight w:val="green"/>
          <w:lang w:eastAsia="zh-CN"/>
        </w:rPr>
        <w:t>greement</w:t>
      </w:r>
    </w:p>
    <w:p w14:paraId="3E43A053" w14:textId="26A6580C" w:rsidR="00D9582C" w:rsidRDefault="00D9582C" w:rsidP="00F44FD9">
      <w:pPr>
        <w:pStyle w:val="ListParagraph"/>
        <w:numPr>
          <w:ilvl w:val="0"/>
          <w:numId w:val="239"/>
        </w:numPr>
      </w:pPr>
      <w:r w:rsidRPr="00D9582C">
        <w:rPr>
          <w:rFonts w:eastAsia="MS Mincho"/>
          <w:lang w:val="en-US"/>
        </w:rPr>
        <w:t xml:space="preserve">Update </w:t>
      </w:r>
      <m:oMath>
        <m:r>
          <m:rPr>
            <m:sty m:val="p"/>
          </m:rPr>
          <w:rPr>
            <w:rFonts w:ascii="Cambria Math" w:hAnsi="Cambria Math"/>
          </w:rPr>
          <m:t>α</m:t>
        </m:r>
      </m:oMath>
      <w:r>
        <w:t xml:space="preserve"> (RRC parameter </w:t>
      </w:r>
      <w:r w:rsidRPr="00D9582C">
        <w:rPr>
          <w:i/>
          <w:iCs/>
        </w:rPr>
        <w:t xml:space="preserve">PCell-CCSscaling </w:t>
      </w:r>
      <w:r>
        <w:t>in RAN1 specs) value set as below</w:t>
      </w:r>
    </w:p>
    <w:p w14:paraId="436A7023" w14:textId="77777777" w:rsidR="00D9582C" w:rsidRDefault="00D9582C" w:rsidP="00F44FD9">
      <w:pPr>
        <w:pStyle w:val="ListParagraph"/>
        <w:numPr>
          <w:ilvl w:val="1"/>
          <w:numId w:val="239"/>
        </w:numPr>
      </w:pPr>
      <w:r>
        <w:t xml:space="preserve">{1/7, 3/14, 2/7, 3/7, 1/2, 5/7, </w:t>
      </w:r>
      <w:r w:rsidRPr="00D9582C">
        <w:rPr>
          <w:color w:val="FF0000"/>
        </w:rPr>
        <w:t>4/7</w:t>
      </w:r>
      <w:r>
        <w:t>, reserved}</w:t>
      </w:r>
    </w:p>
    <w:p w14:paraId="655CBC57" w14:textId="77777777" w:rsidR="00D9582C" w:rsidRDefault="00D9582C" w:rsidP="00D9582C">
      <w:pPr>
        <w:rPr>
          <w:lang w:val="en-US"/>
        </w:rPr>
      </w:pPr>
    </w:p>
    <w:p w14:paraId="31B23657" w14:textId="77777777" w:rsidR="00D9582C" w:rsidRPr="00B514E1" w:rsidRDefault="00D9582C" w:rsidP="00D9582C">
      <w:pPr>
        <w:rPr>
          <w:highlight w:val="green"/>
        </w:rPr>
      </w:pPr>
      <w:r w:rsidRPr="00B514E1">
        <w:rPr>
          <w:highlight w:val="green"/>
        </w:rPr>
        <w:t>Agreement</w:t>
      </w:r>
    </w:p>
    <w:p w14:paraId="1CDB6E31" w14:textId="0FBF21B7" w:rsidR="00D9582C" w:rsidRDefault="00D9582C" w:rsidP="00F44FD9">
      <w:pPr>
        <w:pStyle w:val="ListParagraph"/>
        <w:numPr>
          <w:ilvl w:val="0"/>
          <w:numId w:val="239"/>
        </w:numPr>
      </w:pPr>
      <w:r>
        <w:t xml:space="preserve">For a UE configured for CCS from sSCell to P(S)Cell, scaling factor </w:t>
      </w:r>
      <m:oMath>
        <m:r>
          <m:rPr>
            <m:sty m:val="p"/>
          </m:rPr>
          <w:rPr>
            <w:rFonts w:ascii="Cambria Math" w:hAnsi="Cambria Math"/>
          </w:rPr>
          <m:t>α</m:t>
        </m:r>
      </m:oMath>
      <w:r>
        <w:t xml:space="preserve"> is not applied for PDCCH overbooking/BD/CCE limit computation when sSCell is deactivated, or when an activated sSCell is switched to dormant BWP; otherwise scaling factor </w:t>
      </w:r>
      <m:oMath>
        <m:r>
          <m:rPr>
            <m:sty m:val="p"/>
          </m:rPr>
          <w:rPr>
            <w:rFonts w:ascii="Cambria Math" w:hAnsi="Cambria Math"/>
          </w:rPr>
          <m:t>α</m:t>
        </m:r>
      </m:oMath>
      <w:r>
        <w:t xml:space="preserve"> is applied</w:t>
      </w:r>
    </w:p>
    <w:p w14:paraId="291F0553" w14:textId="284B4926" w:rsidR="00D9582C" w:rsidRDefault="00D9582C" w:rsidP="00F44FD9">
      <w:pPr>
        <w:pStyle w:val="ListParagraph"/>
        <w:numPr>
          <w:ilvl w:val="1"/>
          <w:numId w:val="239"/>
        </w:numPr>
      </w:pPr>
      <w:r>
        <w:t xml:space="preserve">Timing for disabling scaling factor </w:t>
      </w:r>
      <m:oMath>
        <m:r>
          <m:rPr>
            <m:sty m:val="p"/>
          </m:rPr>
          <w:rPr>
            <w:rFonts w:ascii="Cambria Math" w:hAnsi="Cambria Math"/>
          </w:rPr>
          <m:t>α</m:t>
        </m:r>
      </m:oMath>
      <w:r>
        <w:t xml:space="preserve"> when sSCell is deactivated follows sSCell deactivation timing in current specifications, i.e., no later than the minimum requirement defined in TS 38.133 as captured in 38.213 subclause 4.3</w:t>
      </w:r>
    </w:p>
    <w:p w14:paraId="261C0B7C" w14:textId="65435B87" w:rsidR="00D9582C" w:rsidRDefault="00D9582C" w:rsidP="00F44FD9">
      <w:pPr>
        <w:pStyle w:val="ListParagraph"/>
        <w:numPr>
          <w:ilvl w:val="1"/>
          <w:numId w:val="239"/>
        </w:numPr>
      </w:pPr>
      <w:r>
        <w:t xml:space="preserve">Timing for disabling scaling factor </w:t>
      </w:r>
      <m:oMath>
        <m:r>
          <m:rPr>
            <m:sty m:val="p"/>
          </m:rPr>
          <w:rPr>
            <w:rFonts w:ascii="Cambria Math" w:hAnsi="Cambria Math"/>
          </w:rPr>
          <m:t>α</m:t>
        </m:r>
      </m:oMath>
      <w:r>
        <w:t xml:space="preserve"> follows the non-dormant to dormant BWP switching delay in current specifications ( TS 38.133).</w:t>
      </w:r>
    </w:p>
    <w:p w14:paraId="1CF14EB8" w14:textId="3FA9E8E6" w:rsidR="00D9582C" w:rsidRDefault="00D9582C" w:rsidP="00F44FD9">
      <w:pPr>
        <w:pStyle w:val="ListParagraph"/>
        <w:numPr>
          <w:ilvl w:val="1"/>
          <w:numId w:val="239"/>
        </w:numPr>
      </w:pPr>
      <w:r>
        <w:t xml:space="preserve">Introduce separate FG to indicate UE support for disabling scaling factor </w:t>
      </w:r>
      <m:oMath>
        <m:r>
          <m:rPr>
            <m:sty m:val="p"/>
          </m:rPr>
          <w:rPr>
            <w:rFonts w:ascii="Cambria Math" w:hAnsi="Cambria Math"/>
          </w:rPr>
          <m:t>α</m:t>
        </m:r>
      </m:oMath>
      <w:r>
        <w:t xml:space="preserve"> when sSCell is deactivated</w:t>
      </w:r>
    </w:p>
    <w:p w14:paraId="7065A4EF" w14:textId="6D1AC903" w:rsidR="00D9582C" w:rsidRDefault="00D9582C" w:rsidP="00F44FD9">
      <w:pPr>
        <w:pStyle w:val="ListParagraph"/>
        <w:numPr>
          <w:ilvl w:val="1"/>
          <w:numId w:val="239"/>
        </w:numPr>
      </w:pPr>
      <w:r>
        <w:lastRenderedPageBreak/>
        <w:t xml:space="preserve">Introduce separate FG to indicate UE support for disabling scaling factor </w:t>
      </w:r>
      <m:oMath>
        <m:r>
          <m:rPr>
            <m:sty m:val="p"/>
          </m:rPr>
          <w:rPr>
            <w:rFonts w:ascii="Cambria Math" w:hAnsi="Cambria Math"/>
          </w:rPr>
          <m:t>α</m:t>
        </m:r>
      </m:oMath>
      <w:r>
        <w:t xml:space="preserve"> when activated sSCell is switched to dormant BWP</w:t>
      </w:r>
    </w:p>
    <w:p w14:paraId="06755898" w14:textId="77777777" w:rsidR="00D9582C" w:rsidRPr="00D9582C" w:rsidRDefault="00D9582C" w:rsidP="00F44FD9">
      <w:pPr>
        <w:pStyle w:val="ListParagraph"/>
        <w:numPr>
          <w:ilvl w:val="1"/>
          <w:numId w:val="239"/>
        </w:numPr>
        <w:rPr>
          <w:rFonts w:eastAsia="DengXian"/>
          <w:color w:val="4472C4"/>
          <w:lang w:val="en-US" w:eastAsia="zh-CN"/>
        </w:rPr>
      </w:pPr>
      <w:r w:rsidRPr="00D9582C">
        <w:rPr>
          <w:rFonts w:eastAsia="DengXian"/>
          <w:color w:val="4472C4"/>
          <w:lang w:eastAsia="zh-CN"/>
        </w:rPr>
        <w:t>Note: It is up to UE implementation whether/when to apply the scaling factor α during sSCell activation and during sSCell BWP switch</w:t>
      </w:r>
    </w:p>
    <w:p w14:paraId="5ED464C2" w14:textId="77777777" w:rsidR="00D9582C" w:rsidRDefault="00D9582C" w:rsidP="00D9582C">
      <w:pPr>
        <w:rPr>
          <w:lang w:val="en-US"/>
        </w:rPr>
      </w:pPr>
    </w:p>
    <w:p w14:paraId="17AFC0CD" w14:textId="59536728" w:rsidR="005707EE" w:rsidRPr="000A3835" w:rsidRDefault="008E78E9" w:rsidP="005707EE">
      <w:pPr>
        <w:rPr>
          <w:lang w:val="en-US"/>
        </w:rPr>
      </w:pPr>
      <w:r>
        <w:rPr>
          <w:lang w:val="en-US"/>
        </w:rPr>
        <w:t xml:space="preserve">Final summary in </w:t>
      </w:r>
      <w:hyperlink r:id="rId2129" w:history="1">
        <w:r w:rsidR="004371F4">
          <w:rPr>
            <w:rStyle w:val="Hyperlink"/>
            <w:lang w:val="en-US"/>
          </w:rPr>
          <w:t>R1-2202906</w:t>
        </w:r>
      </w:hyperlink>
      <w:r>
        <w:rPr>
          <w:lang w:val="en-US"/>
        </w:rPr>
        <w:t>.</w:t>
      </w:r>
    </w:p>
    <w:p w14:paraId="45CCB6D0" w14:textId="7E7A332A" w:rsidR="006B480F" w:rsidRDefault="006B480F" w:rsidP="006128C0">
      <w:pPr>
        <w:pStyle w:val="Heading3"/>
      </w:pPr>
      <w:bookmarkStart w:id="677" w:name="_Toc95481829"/>
      <w:bookmarkStart w:id="678" w:name="_Toc98334468"/>
      <w:r w:rsidRPr="00540963">
        <w:t>Support efficient activation/de-activation mechanism for SCells in NR CA</w:t>
      </w:r>
      <w:bookmarkEnd w:id="677"/>
      <w:bookmarkEnd w:id="678"/>
    </w:p>
    <w:p w14:paraId="3109E006" w14:textId="00C36CFB" w:rsidR="00E0221A" w:rsidRDefault="002328C4" w:rsidP="00E0221A">
      <w:hyperlink r:id="rId2130" w:history="1">
        <w:r w:rsidR="004371F4">
          <w:rPr>
            <w:rStyle w:val="Hyperlink"/>
          </w:rPr>
          <w:t>R1-2202934</w:t>
        </w:r>
      </w:hyperlink>
      <w:r w:rsidR="00E0221A" w:rsidRPr="00E0221A">
        <w:tab/>
        <w:t>Summary of agreements for Rel-17 feMR-DC WI</w:t>
      </w:r>
      <w:r w:rsidR="00E0221A" w:rsidRPr="00E0221A">
        <w:tab/>
        <w:t>WI Rapporteur (Huawei)</w:t>
      </w:r>
    </w:p>
    <w:p w14:paraId="6BDB2BF4" w14:textId="77777777" w:rsidR="00E0221A" w:rsidRPr="00E0221A" w:rsidRDefault="00E0221A" w:rsidP="00E0221A"/>
    <w:p w14:paraId="4A74EF23" w14:textId="1294C785" w:rsidR="006B480F" w:rsidRDefault="002328C4" w:rsidP="006B480F">
      <w:pPr>
        <w:rPr>
          <w:lang w:eastAsia="x-none"/>
        </w:rPr>
      </w:pPr>
      <w:hyperlink r:id="rId2131" w:history="1">
        <w:r w:rsidR="004371F4">
          <w:rPr>
            <w:rStyle w:val="Hyperlink"/>
            <w:lang w:eastAsia="x-none"/>
          </w:rPr>
          <w:t>R1-2200915</w:t>
        </w:r>
      </w:hyperlink>
      <w:r w:rsidR="006B480F">
        <w:rPr>
          <w:lang w:eastAsia="x-none"/>
        </w:rPr>
        <w:tab/>
        <w:t>Discussion on efficient activation/de-activation mechanism for SCells</w:t>
      </w:r>
      <w:r w:rsidR="006B480F">
        <w:rPr>
          <w:lang w:eastAsia="x-none"/>
        </w:rPr>
        <w:tab/>
        <w:t>Huawei, HiSilicon</w:t>
      </w:r>
    </w:p>
    <w:p w14:paraId="0306EFD4" w14:textId="26FB3863" w:rsidR="006B480F" w:rsidRDefault="002328C4" w:rsidP="006B480F">
      <w:pPr>
        <w:rPr>
          <w:lang w:eastAsia="x-none"/>
        </w:rPr>
      </w:pPr>
      <w:hyperlink r:id="rId2132" w:history="1">
        <w:r w:rsidR="004371F4">
          <w:rPr>
            <w:rStyle w:val="Hyperlink"/>
            <w:lang w:eastAsia="x-none"/>
          </w:rPr>
          <w:t>R1-2200997</w:t>
        </w:r>
      </w:hyperlink>
      <w:r w:rsidR="006B480F">
        <w:rPr>
          <w:lang w:eastAsia="x-none"/>
        </w:rPr>
        <w:tab/>
        <w:t>Support efficient activation/de-activation mechanism for Scells</w:t>
      </w:r>
      <w:r w:rsidR="006B480F">
        <w:rPr>
          <w:lang w:eastAsia="x-none"/>
        </w:rPr>
        <w:tab/>
        <w:t>FUTUREWEI</w:t>
      </w:r>
    </w:p>
    <w:p w14:paraId="3C2B50E3" w14:textId="3BA0893D" w:rsidR="006B480F" w:rsidRDefault="002328C4" w:rsidP="006B480F">
      <w:pPr>
        <w:rPr>
          <w:lang w:eastAsia="x-none"/>
        </w:rPr>
      </w:pPr>
      <w:hyperlink r:id="rId2133" w:history="1">
        <w:r w:rsidR="004371F4">
          <w:rPr>
            <w:rStyle w:val="Hyperlink"/>
            <w:lang w:eastAsia="x-none"/>
          </w:rPr>
          <w:t>R1-2201119</w:t>
        </w:r>
      </w:hyperlink>
      <w:r w:rsidR="006B480F">
        <w:rPr>
          <w:lang w:eastAsia="x-none"/>
        </w:rPr>
        <w:tab/>
        <w:t>Remaining issues on efficient activation/de-activation mechanism for Scells</w:t>
      </w:r>
      <w:r w:rsidR="006B480F">
        <w:rPr>
          <w:lang w:eastAsia="x-none"/>
        </w:rPr>
        <w:tab/>
        <w:t>vivo</w:t>
      </w:r>
    </w:p>
    <w:p w14:paraId="64CAE922" w14:textId="2005266A" w:rsidR="006B480F" w:rsidRDefault="002328C4" w:rsidP="006B480F">
      <w:pPr>
        <w:rPr>
          <w:lang w:eastAsia="x-none"/>
        </w:rPr>
      </w:pPr>
      <w:hyperlink r:id="rId2134" w:history="1">
        <w:r w:rsidR="004371F4">
          <w:rPr>
            <w:rStyle w:val="Hyperlink"/>
            <w:lang w:eastAsia="x-none"/>
          </w:rPr>
          <w:t>R1-2201175</w:t>
        </w:r>
      </w:hyperlink>
      <w:r w:rsidR="006B480F">
        <w:rPr>
          <w:lang w:eastAsia="x-none"/>
        </w:rPr>
        <w:tab/>
        <w:t>Maintenance of Efficient Activation De-activation Mechanism for SCells in NR CA</w:t>
      </w:r>
      <w:r w:rsidR="006B480F">
        <w:rPr>
          <w:lang w:eastAsia="x-none"/>
        </w:rPr>
        <w:tab/>
        <w:t>ZTE</w:t>
      </w:r>
    </w:p>
    <w:p w14:paraId="575EB7EF" w14:textId="3BEE583F" w:rsidR="006B480F" w:rsidRDefault="002328C4" w:rsidP="006B480F">
      <w:pPr>
        <w:rPr>
          <w:lang w:eastAsia="x-none"/>
        </w:rPr>
      </w:pPr>
      <w:hyperlink r:id="rId2135" w:history="1">
        <w:r w:rsidR="004371F4">
          <w:rPr>
            <w:rStyle w:val="Hyperlink"/>
            <w:lang w:eastAsia="x-none"/>
          </w:rPr>
          <w:t>R1-2201299</w:t>
        </w:r>
      </w:hyperlink>
      <w:r w:rsidR="006B480F">
        <w:rPr>
          <w:lang w:eastAsia="x-none"/>
        </w:rPr>
        <w:tab/>
        <w:t>Discussion on efficient activation/de-activation for SCell</w:t>
      </w:r>
      <w:r w:rsidR="006B480F">
        <w:rPr>
          <w:lang w:eastAsia="x-none"/>
        </w:rPr>
        <w:tab/>
        <w:t>OPPO</w:t>
      </w:r>
    </w:p>
    <w:p w14:paraId="67C32BF5" w14:textId="0C95AAB0" w:rsidR="006B480F" w:rsidRDefault="002328C4" w:rsidP="006B480F">
      <w:pPr>
        <w:rPr>
          <w:lang w:eastAsia="x-none"/>
        </w:rPr>
      </w:pPr>
      <w:hyperlink r:id="rId2136" w:history="1">
        <w:r w:rsidR="004371F4">
          <w:rPr>
            <w:rStyle w:val="Hyperlink"/>
            <w:lang w:eastAsia="x-none"/>
          </w:rPr>
          <w:t>R1-2201500</w:t>
        </w:r>
      </w:hyperlink>
      <w:r w:rsidR="006B480F">
        <w:rPr>
          <w:lang w:eastAsia="x-none"/>
        </w:rPr>
        <w:tab/>
        <w:t>Discussion on efficient activation deactivation mechanism for Scells</w:t>
      </w:r>
      <w:r w:rsidR="006B480F">
        <w:rPr>
          <w:lang w:eastAsia="x-none"/>
        </w:rPr>
        <w:tab/>
        <w:t>NTT DOCOMO, INC.</w:t>
      </w:r>
    </w:p>
    <w:p w14:paraId="457A3191" w14:textId="580DC92E" w:rsidR="006B480F" w:rsidRDefault="002328C4" w:rsidP="006B480F">
      <w:pPr>
        <w:rPr>
          <w:lang w:eastAsia="x-none"/>
        </w:rPr>
      </w:pPr>
      <w:hyperlink r:id="rId2137" w:history="1">
        <w:r w:rsidR="004371F4">
          <w:rPr>
            <w:rStyle w:val="Hyperlink"/>
            <w:lang w:eastAsia="x-none"/>
          </w:rPr>
          <w:t>R1-2201936</w:t>
        </w:r>
      </w:hyperlink>
      <w:r w:rsidR="006B480F">
        <w:rPr>
          <w:lang w:eastAsia="x-none"/>
        </w:rPr>
        <w:tab/>
        <w:t>Remaining issues on efficient activation and de-activation mechanism for SCell in NR CA</w:t>
      </w:r>
      <w:r w:rsidR="006B480F">
        <w:rPr>
          <w:lang w:eastAsia="x-none"/>
        </w:rPr>
        <w:tab/>
        <w:t>Xiaomi</w:t>
      </w:r>
    </w:p>
    <w:p w14:paraId="7BCC602A" w14:textId="4FDFEA11" w:rsidR="006B480F" w:rsidRDefault="002328C4" w:rsidP="006B480F">
      <w:pPr>
        <w:rPr>
          <w:lang w:eastAsia="x-none"/>
        </w:rPr>
      </w:pPr>
      <w:hyperlink r:id="rId2138" w:history="1">
        <w:r w:rsidR="004371F4">
          <w:rPr>
            <w:rStyle w:val="Hyperlink"/>
            <w:lang w:eastAsia="x-none"/>
          </w:rPr>
          <w:t>R1-2202164</w:t>
        </w:r>
      </w:hyperlink>
      <w:r w:rsidR="006B480F">
        <w:rPr>
          <w:lang w:eastAsia="x-none"/>
        </w:rPr>
        <w:tab/>
        <w:t>Efficient activation/de-activation mechanism for SCells in NR CA</w:t>
      </w:r>
      <w:r w:rsidR="006B480F">
        <w:rPr>
          <w:lang w:eastAsia="x-none"/>
        </w:rPr>
        <w:tab/>
        <w:t>Qualcomm Incorporated</w:t>
      </w:r>
    </w:p>
    <w:p w14:paraId="6A9218F3" w14:textId="334A768F" w:rsidR="006B480F" w:rsidRDefault="002328C4" w:rsidP="006B480F">
      <w:pPr>
        <w:rPr>
          <w:lang w:eastAsia="x-none"/>
        </w:rPr>
      </w:pPr>
      <w:hyperlink r:id="rId2139" w:history="1">
        <w:r w:rsidR="004371F4">
          <w:rPr>
            <w:rStyle w:val="Hyperlink"/>
            <w:lang w:eastAsia="x-none"/>
          </w:rPr>
          <w:t>R1-2202222</w:t>
        </w:r>
      </w:hyperlink>
      <w:r w:rsidR="006B480F">
        <w:rPr>
          <w:lang w:eastAsia="x-none"/>
        </w:rPr>
        <w:tab/>
        <w:t>Maintenance for efficient SCell activation</w:t>
      </w:r>
      <w:r w:rsidR="006B480F">
        <w:rPr>
          <w:lang w:eastAsia="x-none"/>
        </w:rPr>
        <w:tab/>
        <w:t>Ericsson</w:t>
      </w:r>
    </w:p>
    <w:p w14:paraId="01D41F7D" w14:textId="4E46EAAC" w:rsidR="006B480F" w:rsidRDefault="002328C4" w:rsidP="006B480F">
      <w:pPr>
        <w:rPr>
          <w:lang w:eastAsia="x-none"/>
        </w:rPr>
      </w:pPr>
      <w:hyperlink r:id="rId2140" w:history="1">
        <w:r w:rsidR="004371F4">
          <w:rPr>
            <w:rStyle w:val="Hyperlink"/>
            <w:lang w:eastAsia="x-none"/>
          </w:rPr>
          <w:t>R1-2202271</w:t>
        </w:r>
      </w:hyperlink>
      <w:r w:rsidR="006B480F">
        <w:rPr>
          <w:lang w:eastAsia="x-none"/>
        </w:rPr>
        <w:tab/>
        <w:t>On RAN2 LSs to RAN1 on TRS-based SCell activation</w:t>
      </w:r>
      <w:r w:rsidR="006B480F">
        <w:rPr>
          <w:lang w:eastAsia="x-none"/>
        </w:rPr>
        <w:tab/>
        <w:t>Nokia, Nokia Shanghai Bell</w:t>
      </w:r>
    </w:p>
    <w:p w14:paraId="41C89F87" w14:textId="3843F57D" w:rsidR="006B480F" w:rsidRDefault="002328C4" w:rsidP="006B480F">
      <w:pPr>
        <w:rPr>
          <w:lang w:eastAsia="x-none"/>
        </w:rPr>
      </w:pPr>
      <w:hyperlink r:id="rId2141" w:history="1">
        <w:r w:rsidR="004371F4">
          <w:rPr>
            <w:rStyle w:val="Hyperlink"/>
            <w:lang w:eastAsia="x-none"/>
          </w:rPr>
          <w:t>R1-2202354</w:t>
        </w:r>
      </w:hyperlink>
      <w:r w:rsidR="006B480F">
        <w:rPr>
          <w:lang w:eastAsia="x-none"/>
        </w:rPr>
        <w:tab/>
        <w:t>Discussion on fast and efficient SCell activation in NR CA</w:t>
      </w:r>
      <w:r w:rsidR="006B480F">
        <w:rPr>
          <w:lang w:eastAsia="x-none"/>
        </w:rPr>
        <w:tab/>
        <w:t>LG Electronics</w:t>
      </w:r>
    </w:p>
    <w:p w14:paraId="7DE23CAE" w14:textId="76343C63" w:rsidR="00E0221A" w:rsidRPr="003F33B9" w:rsidRDefault="002328C4" w:rsidP="00E0221A">
      <w:pPr>
        <w:rPr>
          <w:highlight w:val="yellow"/>
        </w:rPr>
      </w:pPr>
      <w:hyperlink r:id="rId2142" w:history="1">
        <w:r w:rsidR="004371F4">
          <w:rPr>
            <w:rStyle w:val="Hyperlink"/>
          </w:rPr>
          <w:t>R1-2202465</w:t>
        </w:r>
      </w:hyperlink>
      <w:r w:rsidR="00E0221A" w:rsidRPr="00F174A1">
        <w:tab/>
        <w:t>TP on stage 2 description for Rel-17 efficient Scell activation of NR CA</w:t>
      </w:r>
      <w:r w:rsidR="00E0221A" w:rsidRPr="00F174A1">
        <w:tab/>
        <w:t>Huawei, HiSilicon</w:t>
      </w:r>
    </w:p>
    <w:p w14:paraId="1470A7E3" w14:textId="40E57DB1" w:rsidR="00893300" w:rsidRDefault="00893300" w:rsidP="006B480F">
      <w:pPr>
        <w:rPr>
          <w:lang w:eastAsia="x-none"/>
        </w:rPr>
      </w:pPr>
    </w:p>
    <w:p w14:paraId="7F24D156" w14:textId="77777777" w:rsidR="00893300" w:rsidRPr="00893300" w:rsidRDefault="00893300" w:rsidP="00893300">
      <w:pPr>
        <w:rPr>
          <w:lang w:eastAsia="x-none"/>
        </w:rPr>
      </w:pPr>
      <w:r w:rsidRPr="00893300">
        <w:rPr>
          <w:lang w:eastAsia="x-none"/>
        </w:rPr>
        <w:t>[108-e-NR-DSS-02] – Frank (Huawei)</w:t>
      </w:r>
    </w:p>
    <w:p w14:paraId="075010B1" w14:textId="2079E3CC" w:rsidR="00893300" w:rsidRPr="00893300" w:rsidRDefault="00893300" w:rsidP="00893300">
      <w:pPr>
        <w:rPr>
          <w:lang w:eastAsia="x-none"/>
        </w:rPr>
      </w:pPr>
      <w:r w:rsidRPr="00893300">
        <w:rPr>
          <w:lang w:eastAsia="x-none"/>
        </w:rPr>
        <w:t>Email discussion for maintenance on efficient activation/de-activation mechanism</w:t>
      </w:r>
    </w:p>
    <w:p w14:paraId="259CFC84" w14:textId="77777777" w:rsidR="00893300" w:rsidRPr="00893300" w:rsidRDefault="00893300" w:rsidP="00893300">
      <w:pPr>
        <w:numPr>
          <w:ilvl w:val="0"/>
          <w:numId w:val="62"/>
        </w:numPr>
        <w:rPr>
          <w:lang w:eastAsia="x-none"/>
        </w:rPr>
      </w:pPr>
      <w:r w:rsidRPr="00893300">
        <w:rPr>
          <w:rFonts w:hint="eastAsia"/>
          <w:lang w:eastAsia="x-none"/>
        </w:rPr>
        <w:t>1</w:t>
      </w:r>
      <w:r w:rsidRPr="00893300">
        <w:rPr>
          <w:rFonts w:hint="eastAsia"/>
          <w:vertAlign w:val="superscript"/>
          <w:lang w:eastAsia="x-none"/>
        </w:rPr>
        <w:t>st</w:t>
      </w:r>
      <w:r w:rsidRPr="00893300">
        <w:rPr>
          <w:rFonts w:hint="eastAsia"/>
          <w:lang w:eastAsia="x-none"/>
        </w:rPr>
        <w:t xml:space="preserve"> check point: </w:t>
      </w:r>
      <w:r w:rsidRPr="00893300">
        <w:t>February</w:t>
      </w:r>
      <w:r w:rsidRPr="00893300">
        <w:rPr>
          <w:rFonts w:hint="eastAsia"/>
        </w:rPr>
        <w:t xml:space="preserve"> </w:t>
      </w:r>
      <w:r w:rsidRPr="00893300">
        <w:t>25</w:t>
      </w:r>
    </w:p>
    <w:p w14:paraId="12901FDC" w14:textId="77777777" w:rsidR="00893300" w:rsidRPr="00893300" w:rsidRDefault="00893300" w:rsidP="00893300">
      <w:pPr>
        <w:numPr>
          <w:ilvl w:val="0"/>
          <w:numId w:val="62"/>
        </w:numPr>
        <w:rPr>
          <w:lang w:eastAsia="x-none"/>
        </w:rPr>
      </w:pPr>
      <w:r w:rsidRPr="00893300">
        <w:rPr>
          <w:lang w:eastAsia="x-none"/>
        </w:rPr>
        <w:t>Final</w:t>
      </w:r>
      <w:r w:rsidRPr="00893300">
        <w:rPr>
          <w:rFonts w:hint="eastAsia"/>
          <w:lang w:eastAsia="x-none"/>
        </w:rPr>
        <w:t xml:space="preserve"> check point: </w:t>
      </w:r>
      <w:r w:rsidRPr="00893300">
        <w:t>March 3</w:t>
      </w:r>
    </w:p>
    <w:p w14:paraId="3A769D2E" w14:textId="23231B51" w:rsidR="00893300" w:rsidRPr="00D46D27" w:rsidRDefault="002328C4" w:rsidP="00893300">
      <w:pPr>
        <w:rPr>
          <w:lang w:eastAsia="x-none"/>
        </w:rPr>
      </w:pPr>
      <w:hyperlink r:id="rId2143" w:history="1">
        <w:r w:rsidR="004371F4">
          <w:rPr>
            <w:rStyle w:val="Hyperlink"/>
            <w:lang w:eastAsia="x-none"/>
          </w:rPr>
          <w:t>R1-2202608</w:t>
        </w:r>
      </w:hyperlink>
      <w:r w:rsidR="00893300" w:rsidRPr="00D46D27">
        <w:rPr>
          <w:lang w:eastAsia="x-none"/>
        </w:rPr>
        <w:tab/>
        <w:t>Summary#1 of efficient SCell activation/de-activation mechanism of NR CA</w:t>
      </w:r>
      <w:r w:rsidR="00893300" w:rsidRPr="00D46D27">
        <w:rPr>
          <w:lang w:eastAsia="x-none"/>
        </w:rPr>
        <w:tab/>
        <w:t>Moderator (Huawei)</w:t>
      </w:r>
    </w:p>
    <w:p w14:paraId="3ED8E499" w14:textId="42945959" w:rsidR="00893300" w:rsidRPr="00D46D27" w:rsidRDefault="002328C4" w:rsidP="00893300">
      <w:pPr>
        <w:rPr>
          <w:b/>
          <w:bCs/>
          <w:lang w:eastAsia="x-none"/>
        </w:rPr>
      </w:pPr>
      <w:hyperlink r:id="rId2144" w:history="1">
        <w:r w:rsidR="004371F4">
          <w:rPr>
            <w:rStyle w:val="Hyperlink"/>
            <w:b/>
            <w:bCs/>
            <w:lang w:eastAsia="x-none"/>
          </w:rPr>
          <w:t>R1-2202609</w:t>
        </w:r>
      </w:hyperlink>
      <w:r w:rsidR="00893300" w:rsidRPr="00D46D27">
        <w:rPr>
          <w:b/>
          <w:bCs/>
          <w:lang w:eastAsia="x-none"/>
        </w:rPr>
        <w:tab/>
        <w:t>Summary#2 of efficient SCell activation/de-activation mechanism of NR CA</w:t>
      </w:r>
      <w:r w:rsidR="00893300" w:rsidRPr="00D46D27">
        <w:rPr>
          <w:b/>
          <w:bCs/>
          <w:lang w:eastAsia="x-none"/>
        </w:rPr>
        <w:tab/>
        <w:t>Moderator (Huawei)</w:t>
      </w:r>
    </w:p>
    <w:p w14:paraId="4C70DF00" w14:textId="6C702DAC" w:rsidR="00893300" w:rsidRDefault="00D46D27" w:rsidP="00893300">
      <w:pPr>
        <w:rPr>
          <w:lang w:eastAsia="x-none"/>
        </w:rPr>
      </w:pPr>
      <w:r>
        <w:rPr>
          <w:lang w:eastAsia="x-none"/>
        </w:rPr>
        <w:t>From Feb 24</w:t>
      </w:r>
      <w:r w:rsidRPr="00D46D27">
        <w:rPr>
          <w:vertAlign w:val="superscript"/>
          <w:lang w:eastAsia="x-none"/>
        </w:rPr>
        <w:t>th</w:t>
      </w:r>
      <w:r>
        <w:rPr>
          <w:lang w:eastAsia="x-none"/>
        </w:rPr>
        <w:t xml:space="preserve"> GTW session</w:t>
      </w:r>
    </w:p>
    <w:p w14:paraId="183AE667" w14:textId="77777777" w:rsidR="00893300" w:rsidRPr="00D46D27" w:rsidRDefault="00893300" w:rsidP="00D46D27">
      <w:pPr>
        <w:rPr>
          <w:rFonts w:eastAsia="DengXian"/>
          <w:bCs/>
          <w:iCs/>
          <w:highlight w:val="green"/>
          <w:lang w:eastAsia="zh-CN"/>
        </w:rPr>
      </w:pPr>
      <w:r w:rsidRPr="00D46D27">
        <w:rPr>
          <w:rFonts w:eastAsia="DengXian"/>
          <w:bCs/>
          <w:iCs/>
          <w:highlight w:val="green"/>
          <w:lang w:eastAsia="zh-CN"/>
        </w:rPr>
        <w:t>Agreement</w:t>
      </w:r>
    </w:p>
    <w:p w14:paraId="26A5C341" w14:textId="17ACDB7F" w:rsidR="00893300" w:rsidRPr="00E0221A" w:rsidRDefault="00893300" w:rsidP="00D46D27">
      <w:pPr>
        <w:rPr>
          <w:iCs/>
        </w:rPr>
      </w:pPr>
      <w:r w:rsidRPr="00E0221A">
        <w:rPr>
          <w:rFonts w:eastAsia="DengXian"/>
          <w:iCs/>
          <w:lang w:eastAsia="zh-CN"/>
        </w:rPr>
        <w:t xml:space="preserve">Confirm the RAN2 understanding in Q1 of the LS </w:t>
      </w:r>
      <w:hyperlink r:id="rId2145" w:history="1">
        <w:r w:rsidR="004371F4">
          <w:rPr>
            <w:rStyle w:val="Hyperlink"/>
            <w:rFonts w:eastAsia="DengXian"/>
            <w:iCs/>
            <w:lang w:eastAsia="zh-CN"/>
          </w:rPr>
          <w:t>R1-2200890</w:t>
        </w:r>
      </w:hyperlink>
      <w:r w:rsidRPr="00E0221A">
        <w:rPr>
          <w:iCs/>
          <w:color w:val="FF0000"/>
          <w:u w:val="single"/>
        </w:rPr>
        <w:t xml:space="preserve"> for trs-info</w:t>
      </w:r>
      <w:r w:rsidRPr="00E0221A">
        <w:rPr>
          <w:iCs/>
        </w:rPr>
        <w:t>.</w:t>
      </w:r>
    </w:p>
    <w:p w14:paraId="4040532E" w14:textId="77777777" w:rsidR="00893300" w:rsidRPr="00D46D27" w:rsidRDefault="00893300" w:rsidP="00D46D27">
      <w:pPr>
        <w:rPr>
          <w:bCs/>
          <w:lang w:eastAsia="zh-CN"/>
        </w:rPr>
      </w:pPr>
    </w:p>
    <w:p w14:paraId="7EC3D8E2" w14:textId="77777777" w:rsidR="00893300" w:rsidRPr="00D46D27" w:rsidRDefault="00893300" w:rsidP="00D46D27">
      <w:pPr>
        <w:rPr>
          <w:rFonts w:eastAsia="DengXian"/>
          <w:bCs/>
          <w:iCs/>
          <w:highlight w:val="green"/>
          <w:lang w:eastAsia="zh-CN"/>
        </w:rPr>
      </w:pPr>
      <w:r w:rsidRPr="00D46D27">
        <w:rPr>
          <w:rFonts w:eastAsia="DengXian"/>
          <w:bCs/>
          <w:iCs/>
          <w:highlight w:val="green"/>
          <w:lang w:eastAsia="zh-CN"/>
        </w:rPr>
        <w:t>Agreement</w:t>
      </w:r>
    </w:p>
    <w:p w14:paraId="3A6459C0" w14:textId="77777777" w:rsidR="00893300" w:rsidRPr="0046488E" w:rsidRDefault="00893300" w:rsidP="00D46D27">
      <w:pPr>
        <w:rPr>
          <w:rFonts w:eastAsia="DengXian"/>
          <w:bCs/>
          <w:lang w:eastAsia="zh-CN"/>
        </w:rPr>
      </w:pPr>
      <w:r w:rsidRPr="0046488E">
        <w:rPr>
          <w:rFonts w:eastAsia="DengXian"/>
          <w:bCs/>
          <w:lang w:eastAsia="zh-CN"/>
        </w:rPr>
        <w:t>Confirm in the reply LS that the following limitations need to be captured in RAN2 spec,</w:t>
      </w:r>
    </w:p>
    <w:p w14:paraId="36D3FA22" w14:textId="77777777" w:rsidR="00893300" w:rsidRPr="00D46D27" w:rsidRDefault="00893300" w:rsidP="00F44FD9">
      <w:pPr>
        <w:pStyle w:val="ListParagraph"/>
        <w:numPr>
          <w:ilvl w:val="0"/>
          <w:numId w:val="122"/>
        </w:numPr>
        <w:rPr>
          <w:rFonts w:eastAsia="DengXian"/>
          <w:bCs/>
          <w:lang w:eastAsia="zh-CN"/>
        </w:rPr>
      </w:pPr>
      <w:r>
        <w:t>CSI-RS can only be configured on a BWP with firstActiveDownlinkBWP-Id. (already reflected in draft CR R2-2201714)</w:t>
      </w:r>
    </w:p>
    <w:p w14:paraId="7D2FCCF4" w14:textId="77777777" w:rsidR="00893300" w:rsidRDefault="00893300" w:rsidP="00F44FD9">
      <w:pPr>
        <w:pStyle w:val="ListParagraph"/>
        <w:numPr>
          <w:ilvl w:val="0"/>
          <w:numId w:val="122"/>
        </w:numPr>
      </w:pPr>
      <w:r>
        <w:t>CSI-RS for tracking for fast SCell activation cannot be one with two NZP CSI-RS resources in one slot. (not correctly reflected in R2-2201714 yet)</w:t>
      </w:r>
    </w:p>
    <w:p w14:paraId="1FEB29A2" w14:textId="10D54639" w:rsidR="00893300" w:rsidRPr="00D46D27" w:rsidRDefault="00893300" w:rsidP="00D46D27">
      <w:pPr>
        <w:rPr>
          <w:rFonts w:eastAsia="DengXian"/>
          <w:bCs/>
          <w:iCs/>
          <w:highlight w:val="green"/>
          <w:lang w:eastAsia="zh-CN"/>
        </w:rPr>
      </w:pPr>
      <w:r w:rsidRPr="00D46D27">
        <w:rPr>
          <w:rFonts w:eastAsia="DengXian"/>
          <w:bCs/>
          <w:iCs/>
          <w:highlight w:val="green"/>
          <w:lang w:eastAsia="zh-CN"/>
        </w:rPr>
        <w:t>Agreement</w:t>
      </w:r>
    </w:p>
    <w:p w14:paraId="1BA8E027" w14:textId="77777777" w:rsidR="00893300" w:rsidRPr="0046488E" w:rsidRDefault="00893300" w:rsidP="00D46D27">
      <w:pPr>
        <w:rPr>
          <w:rFonts w:eastAsia="DengXian"/>
          <w:bCs/>
          <w:lang w:eastAsia="zh-CN"/>
        </w:rPr>
      </w:pPr>
      <w:r w:rsidRPr="0046488E">
        <w:rPr>
          <w:rFonts w:eastAsia="DengXian"/>
          <w:bCs/>
          <w:lang w:eastAsia="zh-CN"/>
        </w:rPr>
        <w:t xml:space="preserve">Inform RAN2 that </w:t>
      </w:r>
    </w:p>
    <w:p w14:paraId="38AC09C4" w14:textId="77777777" w:rsidR="00893300" w:rsidRPr="00D46D27" w:rsidRDefault="00893300" w:rsidP="00F44FD9">
      <w:pPr>
        <w:pStyle w:val="ListParagraph"/>
        <w:numPr>
          <w:ilvl w:val="0"/>
          <w:numId w:val="123"/>
        </w:numPr>
        <w:rPr>
          <w:rFonts w:eastAsia="DengXian"/>
          <w:bCs/>
          <w:lang w:eastAsia="zh-CN"/>
        </w:rPr>
      </w:pPr>
      <w:r w:rsidRPr="00D46D27">
        <w:rPr>
          <w:rFonts w:eastAsia="DengXian"/>
          <w:bCs/>
          <w:lang w:eastAsia="zh-CN"/>
        </w:rPr>
        <w:t>Regarding TRS for Scell activation, CSI-RS resources within one CSI-RS resource set should be configured with the same TCI state. To reflect this, the following change is for RAN2 consideration.</w:t>
      </w:r>
    </w:p>
    <w:tbl>
      <w:tblPr>
        <w:tblW w:w="9292" w:type="dxa"/>
        <w:tblInd w:w="59" w:type="dxa"/>
        <w:tblBorders>
          <w:top w:val="dotDash" w:sz="4" w:space="0" w:color="auto"/>
          <w:left w:val="dotDash" w:sz="4" w:space="0" w:color="auto"/>
          <w:bottom w:val="dotDash" w:sz="4" w:space="0" w:color="auto"/>
          <w:right w:val="dotDash" w:sz="4" w:space="0" w:color="auto"/>
          <w:insideH w:val="dotDash" w:sz="4" w:space="0" w:color="auto"/>
          <w:insideV w:val="dotDash" w:sz="4" w:space="0" w:color="auto"/>
        </w:tblBorders>
        <w:tblLook w:val="04A0" w:firstRow="1" w:lastRow="0" w:firstColumn="1" w:lastColumn="0" w:noHBand="0" w:noVBand="1"/>
      </w:tblPr>
      <w:tblGrid>
        <w:gridCol w:w="9292"/>
      </w:tblGrid>
      <w:tr w:rsidR="00893300" w:rsidRPr="00E0221A" w14:paraId="19DB5EB6" w14:textId="77777777" w:rsidTr="00E0221A">
        <w:trPr>
          <w:trHeight w:val="20"/>
        </w:trPr>
        <w:tc>
          <w:tcPr>
            <w:tcW w:w="9292" w:type="dxa"/>
          </w:tcPr>
          <w:p w14:paraId="3AFF76A0" w14:textId="77777777" w:rsidR="00893300" w:rsidRPr="00E0221A" w:rsidRDefault="00893300" w:rsidP="00813B72">
            <w:pPr>
              <w:keepNext/>
              <w:keepLines/>
              <w:ind w:left="107"/>
              <w:rPr>
                <w:rFonts w:ascii="Arial" w:hAnsi="Arial" w:cs="Arial"/>
                <w:b/>
                <w:i/>
                <w:sz w:val="16"/>
                <w:szCs w:val="16"/>
                <w:lang w:eastAsia="sv-SE"/>
              </w:rPr>
            </w:pPr>
            <w:r w:rsidRPr="00E0221A">
              <w:rPr>
                <w:rFonts w:ascii="Arial" w:hAnsi="Arial" w:cs="Arial"/>
                <w:color w:val="0070C0"/>
                <w:sz w:val="16"/>
                <w:szCs w:val="16"/>
              </w:rPr>
              <w:t xml:space="preserve">On top of </w:t>
            </w:r>
            <w:r w:rsidRPr="00E0221A">
              <w:rPr>
                <w:rFonts w:ascii="Arial" w:hAnsi="Arial" w:cs="Arial"/>
                <w:sz w:val="16"/>
                <w:szCs w:val="16"/>
              </w:rPr>
              <w:t>CR R2-2201714 for TS 38.331</w:t>
            </w:r>
          </w:p>
          <w:p w14:paraId="7576AA78" w14:textId="77777777" w:rsidR="00893300" w:rsidRPr="00E0221A" w:rsidRDefault="00893300" w:rsidP="00813B72">
            <w:pPr>
              <w:keepNext/>
              <w:keepLines/>
              <w:spacing w:before="60"/>
              <w:jc w:val="center"/>
              <w:rPr>
                <w:rFonts w:ascii="Arial" w:hAnsi="Arial" w:cs="Arial"/>
                <w:b/>
                <w:sz w:val="16"/>
                <w:szCs w:val="16"/>
                <w:lang w:eastAsia="ja-JP"/>
              </w:rPr>
            </w:pPr>
            <w:r w:rsidRPr="00E0221A">
              <w:rPr>
                <w:rFonts w:ascii="Arial" w:hAnsi="Arial" w:cs="Arial"/>
                <w:b/>
                <w:i/>
                <w:sz w:val="16"/>
                <w:szCs w:val="16"/>
                <w:lang w:eastAsia="ja-JP"/>
              </w:rPr>
              <w:t>SCellActivationRS-Config</w:t>
            </w:r>
            <w:r w:rsidRPr="00E0221A">
              <w:rPr>
                <w:rFonts w:ascii="Arial" w:hAnsi="Arial" w:cs="Arial"/>
                <w:b/>
                <w:sz w:val="16"/>
                <w:szCs w:val="16"/>
                <w:lang w:eastAsia="ja-JP"/>
              </w:rPr>
              <w:t xml:space="preserve"> information element</w:t>
            </w:r>
          </w:p>
          <w:p w14:paraId="6476AF55" w14:textId="77777777" w:rsidR="00893300" w:rsidRPr="00E0221A" w:rsidRDefault="00893300" w:rsidP="00813B72">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Arial" w:hAnsi="Arial" w:cs="Arial"/>
                <w:color w:val="808080"/>
                <w:sz w:val="16"/>
                <w:szCs w:val="16"/>
                <w:lang w:eastAsia="en-GB"/>
              </w:rPr>
            </w:pPr>
            <w:r w:rsidRPr="00E0221A">
              <w:rPr>
                <w:rFonts w:ascii="Arial" w:hAnsi="Arial" w:cs="Arial"/>
                <w:color w:val="808080"/>
                <w:sz w:val="16"/>
                <w:szCs w:val="16"/>
                <w:lang w:eastAsia="en-GB"/>
              </w:rPr>
              <w:t>-- ASN1START</w:t>
            </w:r>
          </w:p>
          <w:p w14:paraId="383145E4" w14:textId="77777777" w:rsidR="00893300" w:rsidRPr="00E0221A" w:rsidRDefault="00893300" w:rsidP="00813B72">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Arial" w:hAnsi="Arial" w:cs="Arial"/>
                <w:color w:val="808080"/>
                <w:sz w:val="16"/>
                <w:szCs w:val="16"/>
                <w:lang w:eastAsia="en-GB"/>
              </w:rPr>
            </w:pPr>
            <w:r w:rsidRPr="00E0221A">
              <w:rPr>
                <w:rFonts w:ascii="Arial" w:hAnsi="Arial" w:cs="Arial"/>
                <w:color w:val="808080"/>
                <w:sz w:val="16"/>
                <w:szCs w:val="16"/>
                <w:lang w:eastAsia="en-GB"/>
              </w:rPr>
              <w:t>-- TAG-SCELLACTIVATIONRS-CONFIG-START</w:t>
            </w:r>
          </w:p>
          <w:p w14:paraId="555318E3" w14:textId="77777777" w:rsidR="00893300" w:rsidRPr="00E0221A" w:rsidRDefault="00893300" w:rsidP="00813B72">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Arial" w:hAnsi="Arial" w:cs="Arial"/>
                <w:sz w:val="16"/>
                <w:szCs w:val="16"/>
                <w:lang w:eastAsia="en-GB"/>
              </w:rPr>
            </w:pPr>
          </w:p>
          <w:p w14:paraId="6FEEAD3B" w14:textId="77777777" w:rsidR="00893300" w:rsidRPr="00E0221A" w:rsidRDefault="00893300" w:rsidP="00813B72">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Arial" w:hAnsi="Arial" w:cs="Arial"/>
                <w:sz w:val="16"/>
                <w:szCs w:val="16"/>
                <w:lang w:eastAsia="en-GB"/>
              </w:rPr>
            </w:pPr>
            <w:r w:rsidRPr="00E0221A">
              <w:rPr>
                <w:rFonts w:ascii="Arial" w:hAnsi="Arial" w:cs="Arial"/>
                <w:sz w:val="16"/>
                <w:szCs w:val="16"/>
                <w:lang w:eastAsia="en-GB"/>
              </w:rPr>
              <w:t xml:space="preserve">SCellActivationRS-Config-r17 ::= </w:t>
            </w:r>
            <w:r w:rsidRPr="00E0221A">
              <w:rPr>
                <w:rFonts w:ascii="Arial" w:hAnsi="Arial" w:cs="Arial"/>
                <w:color w:val="993366"/>
                <w:sz w:val="16"/>
                <w:szCs w:val="16"/>
                <w:lang w:eastAsia="en-GB"/>
              </w:rPr>
              <w:t>SEQUENCE</w:t>
            </w:r>
            <w:r w:rsidRPr="00E0221A">
              <w:rPr>
                <w:rFonts w:ascii="Arial" w:hAnsi="Arial" w:cs="Arial"/>
                <w:sz w:val="16"/>
                <w:szCs w:val="16"/>
                <w:lang w:eastAsia="en-GB"/>
              </w:rPr>
              <w:t xml:space="preserve"> {</w:t>
            </w:r>
          </w:p>
          <w:p w14:paraId="3278986F" w14:textId="77777777" w:rsidR="00893300" w:rsidRPr="00E0221A" w:rsidRDefault="00893300" w:rsidP="00813B72">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Arial" w:hAnsi="Arial" w:cs="Arial"/>
                <w:sz w:val="16"/>
                <w:szCs w:val="16"/>
                <w:lang w:eastAsia="en-GB"/>
              </w:rPr>
            </w:pPr>
            <w:r w:rsidRPr="00E0221A">
              <w:rPr>
                <w:rFonts w:ascii="Arial" w:hAnsi="Arial" w:cs="Arial"/>
                <w:sz w:val="16"/>
                <w:szCs w:val="16"/>
                <w:lang w:eastAsia="en-GB"/>
              </w:rPr>
              <w:t xml:space="preserve">    scellActivationRS-Id-r17          SCellActivationRS-ConfigId-r17,</w:t>
            </w:r>
          </w:p>
          <w:p w14:paraId="577CB8A8" w14:textId="77777777" w:rsidR="00893300" w:rsidRPr="00E0221A" w:rsidRDefault="00893300" w:rsidP="00813B72">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Arial" w:hAnsi="Arial" w:cs="Arial"/>
                <w:sz w:val="16"/>
                <w:szCs w:val="16"/>
                <w:lang w:eastAsia="en-GB"/>
              </w:rPr>
            </w:pPr>
            <w:r w:rsidRPr="00E0221A">
              <w:rPr>
                <w:rFonts w:ascii="Arial" w:hAnsi="Arial" w:cs="Arial"/>
                <w:sz w:val="16"/>
                <w:szCs w:val="16"/>
                <w:lang w:eastAsia="en-GB"/>
              </w:rPr>
              <w:t xml:space="preserve">    resourceSet-r17                   NZP-CSI-RS-ResourceSetID,</w:t>
            </w:r>
          </w:p>
          <w:p w14:paraId="66C4F92B" w14:textId="77777777" w:rsidR="00893300" w:rsidRPr="00E0221A" w:rsidRDefault="00893300" w:rsidP="00813B72">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Arial" w:hAnsi="Arial" w:cs="Arial"/>
                <w:sz w:val="16"/>
                <w:szCs w:val="16"/>
                <w:lang w:eastAsia="en-GB"/>
              </w:rPr>
            </w:pPr>
            <w:r w:rsidRPr="00E0221A">
              <w:rPr>
                <w:rFonts w:ascii="Arial" w:hAnsi="Arial" w:cs="Arial"/>
                <w:sz w:val="16"/>
                <w:szCs w:val="16"/>
                <w:lang w:eastAsia="en-GB"/>
              </w:rPr>
              <w:t xml:space="preserve">    gapBetweenBursts-r17              INTEGER (2..31)     </w:t>
            </w:r>
            <w:r w:rsidRPr="00E0221A">
              <w:rPr>
                <w:rFonts w:ascii="Arial" w:eastAsia="Times New Roman" w:hAnsi="Arial" w:cs="Arial"/>
                <w:sz w:val="16"/>
                <w:szCs w:val="16"/>
                <w:lang w:eastAsia="en-GB"/>
              </w:rPr>
              <w:t xml:space="preserve">                                                       OPTIONAL, -- Need R</w:t>
            </w:r>
          </w:p>
          <w:p w14:paraId="2D97D54B" w14:textId="77777777" w:rsidR="00893300" w:rsidRPr="00E0221A" w:rsidRDefault="00893300" w:rsidP="00813B72">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Arial" w:hAnsi="Arial" w:cs="Arial"/>
                <w:color w:val="FF0000"/>
                <w:sz w:val="16"/>
                <w:szCs w:val="16"/>
                <w:lang w:eastAsia="en-GB"/>
              </w:rPr>
            </w:pPr>
            <w:r w:rsidRPr="00E0221A">
              <w:rPr>
                <w:rFonts w:ascii="Arial" w:hAnsi="Arial" w:cs="Arial"/>
                <w:sz w:val="16"/>
                <w:szCs w:val="16"/>
                <w:lang w:eastAsia="en-GB"/>
              </w:rPr>
              <w:t xml:space="preserve">    qcl-Info-r17                      </w:t>
            </w:r>
            <w:r w:rsidRPr="00E0221A">
              <w:rPr>
                <w:rFonts w:ascii="Arial" w:hAnsi="Arial" w:cs="Arial"/>
                <w:strike/>
                <w:color w:val="FF0000"/>
                <w:sz w:val="16"/>
                <w:szCs w:val="16"/>
                <w:lang w:eastAsia="en-GB"/>
              </w:rPr>
              <w:t>SEQUENCE (SIZE(1..maxNrofAP-CSI-RS-ResourcesPerSet)) OF TCI-StateId,</w:t>
            </w:r>
            <w:r w:rsidRPr="00E0221A">
              <w:rPr>
                <w:rFonts w:ascii="Arial" w:hAnsi="Arial" w:cs="Arial"/>
                <w:sz w:val="16"/>
                <w:szCs w:val="16"/>
              </w:rPr>
              <w:t xml:space="preserve"> </w:t>
            </w:r>
            <w:r w:rsidRPr="00E0221A">
              <w:rPr>
                <w:rFonts w:ascii="Arial" w:hAnsi="Arial" w:cs="Arial"/>
                <w:color w:val="FF0000"/>
                <w:sz w:val="16"/>
                <w:szCs w:val="16"/>
                <w:lang w:eastAsia="en-GB"/>
              </w:rPr>
              <w:t>TCI-StateId,</w:t>
            </w:r>
          </w:p>
          <w:p w14:paraId="34DE5C96" w14:textId="77777777" w:rsidR="00893300" w:rsidRPr="00E0221A" w:rsidRDefault="00893300" w:rsidP="00813B72">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Arial" w:hAnsi="Arial" w:cs="Arial"/>
                <w:sz w:val="16"/>
                <w:szCs w:val="16"/>
                <w:lang w:eastAsia="en-GB"/>
              </w:rPr>
            </w:pPr>
            <w:r w:rsidRPr="00E0221A">
              <w:rPr>
                <w:rFonts w:ascii="Arial" w:hAnsi="Arial" w:cs="Arial"/>
                <w:sz w:val="16"/>
                <w:szCs w:val="16"/>
                <w:lang w:eastAsia="en-GB"/>
              </w:rPr>
              <w:t xml:space="preserve">    ...</w:t>
            </w:r>
          </w:p>
          <w:p w14:paraId="5192C520" w14:textId="77777777" w:rsidR="00893300" w:rsidRPr="00E0221A" w:rsidRDefault="00893300" w:rsidP="00813B72">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Arial" w:hAnsi="Arial" w:cs="Arial"/>
                <w:sz w:val="16"/>
                <w:szCs w:val="16"/>
                <w:lang w:eastAsia="en-GB"/>
              </w:rPr>
            </w:pPr>
            <w:r w:rsidRPr="00E0221A">
              <w:rPr>
                <w:rFonts w:ascii="Arial" w:hAnsi="Arial" w:cs="Arial"/>
                <w:sz w:val="16"/>
                <w:szCs w:val="16"/>
                <w:lang w:eastAsia="en-GB"/>
              </w:rPr>
              <w:t>}</w:t>
            </w:r>
          </w:p>
          <w:p w14:paraId="06A14647" w14:textId="77777777" w:rsidR="00893300" w:rsidRPr="00E0221A" w:rsidRDefault="00893300" w:rsidP="00813B72">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Arial" w:hAnsi="Arial" w:cs="Arial"/>
                <w:sz w:val="16"/>
                <w:szCs w:val="16"/>
                <w:lang w:eastAsia="en-GB"/>
              </w:rPr>
            </w:pPr>
          </w:p>
          <w:p w14:paraId="7411C99D" w14:textId="77777777" w:rsidR="00893300" w:rsidRPr="00E0221A" w:rsidRDefault="00893300" w:rsidP="00813B72">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Arial" w:hAnsi="Arial" w:cs="Arial"/>
                <w:color w:val="808080"/>
                <w:sz w:val="16"/>
                <w:szCs w:val="16"/>
                <w:lang w:eastAsia="en-GB"/>
              </w:rPr>
            </w:pPr>
            <w:r w:rsidRPr="00E0221A">
              <w:rPr>
                <w:rFonts w:ascii="Arial" w:hAnsi="Arial" w:cs="Arial"/>
                <w:color w:val="808080"/>
                <w:sz w:val="16"/>
                <w:szCs w:val="16"/>
                <w:lang w:eastAsia="en-GB"/>
              </w:rPr>
              <w:t>-- TAG-SCELLACTIVATIONRS-CONFIG-STOP</w:t>
            </w:r>
          </w:p>
          <w:p w14:paraId="6970723C" w14:textId="77777777" w:rsidR="00893300" w:rsidRPr="00E0221A" w:rsidRDefault="00893300" w:rsidP="00813B72">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Arial" w:hAnsi="Arial" w:cs="Arial"/>
                <w:color w:val="808080"/>
                <w:sz w:val="16"/>
                <w:szCs w:val="16"/>
                <w:lang w:eastAsia="en-GB"/>
              </w:rPr>
            </w:pPr>
            <w:r w:rsidRPr="00E0221A">
              <w:rPr>
                <w:rFonts w:ascii="Arial" w:hAnsi="Arial" w:cs="Arial"/>
                <w:color w:val="808080"/>
                <w:sz w:val="16"/>
                <w:szCs w:val="16"/>
                <w:lang w:eastAsia="en-GB"/>
              </w:rPr>
              <w:t>-- ASN1STOP</w:t>
            </w:r>
          </w:p>
        </w:tc>
      </w:tr>
    </w:tbl>
    <w:p w14:paraId="0FCD29B6" w14:textId="77777777" w:rsidR="00893300" w:rsidRDefault="00893300" w:rsidP="00D46D27">
      <w:pPr>
        <w:rPr>
          <w:lang w:eastAsia="zh-CN"/>
        </w:rPr>
      </w:pPr>
    </w:p>
    <w:p w14:paraId="60B31D17" w14:textId="36764F2E" w:rsidR="00893300" w:rsidRPr="00D46D27" w:rsidRDefault="00893300" w:rsidP="00D46D27">
      <w:pPr>
        <w:rPr>
          <w:bCs/>
          <w:iCs/>
          <w:highlight w:val="green"/>
          <w:lang w:eastAsia="zh-CN"/>
        </w:rPr>
      </w:pPr>
      <w:r w:rsidRPr="00D46D27">
        <w:rPr>
          <w:bCs/>
          <w:iCs/>
          <w:highlight w:val="green"/>
          <w:lang w:eastAsia="zh-CN"/>
        </w:rPr>
        <w:t>Agreement</w:t>
      </w:r>
    </w:p>
    <w:p w14:paraId="526FF2F1" w14:textId="47CA2E69" w:rsidR="00893300" w:rsidRPr="0046488E" w:rsidRDefault="00893300" w:rsidP="00D46D27">
      <w:pPr>
        <w:spacing w:after="120"/>
        <w:rPr>
          <w:lang w:eastAsia="zh-CN"/>
        </w:rPr>
      </w:pPr>
      <w:r>
        <w:rPr>
          <w:lang w:eastAsia="zh-CN"/>
        </w:rPr>
        <w:t>The</w:t>
      </w:r>
      <w:r w:rsidRPr="0046488E">
        <w:rPr>
          <w:lang w:eastAsia="zh-CN"/>
        </w:rPr>
        <w:t xml:space="preserve"> following TP for TS 38.214</w:t>
      </w:r>
      <w:r>
        <w:rPr>
          <w:lang w:eastAsia="zh-CN"/>
        </w:rPr>
        <w:t xml:space="preserve"> is endorsed</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5"/>
      </w:tblGrid>
      <w:tr w:rsidR="00893300" w:rsidRPr="00D46D27" w14:paraId="23167803" w14:textId="77777777" w:rsidTr="00A27929">
        <w:tc>
          <w:tcPr>
            <w:tcW w:w="9805" w:type="dxa"/>
            <w:shd w:val="clear" w:color="auto" w:fill="auto"/>
          </w:tcPr>
          <w:p w14:paraId="2BC7DD7F" w14:textId="28F356DD" w:rsidR="00893300" w:rsidRPr="00D46D27" w:rsidRDefault="00893300" w:rsidP="00D46D27">
            <w:pPr>
              <w:rPr>
                <w:rFonts w:ascii="Arial" w:hAnsi="Arial" w:cs="Arial"/>
                <w:b/>
                <w:bCs/>
                <w:sz w:val="16"/>
                <w:szCs w:val="16"/>
              </w:rPr>
            </w:pPr>
            <w:r w:rsidRPr="00D46D27">
              <w:rPr>
                <w:rFonts w:ascii="Arial" w:hAnsi="Arial" w:cs="Arial"/>
                <w:b/>
                <w:bCs/>
                <w:sz w:val="16"/>
                <w:szCs w:val="16"/>
              </w:rPr>
              <w:t>5.2.1.5.3</w:t>
            </w:r>
            <w:r w:rsidRPr="00D46D27">
              <w:rPr>
                <w:rFonts w:ascii="Arial" w:hAnsi="Arial" w:cs="Arial"/>
                <w:b/>
                <w:bCs/>
                <w:sz w:val="16"/>
                <w:szCs w:val="16"/>
              </w:rPr>
              <w:tab/>
              <w:t>Aperiodic CSI-RS for tracking for fast Scell activation</w:t>
            </w:r>
          </w:p>
          <w:p w14:paraId="2D8911BA" w14:textId="77777777" w:rsidR="00893300" w:rsidRPr="00D46D27" w:rsidRDefault="00893300" w:rsidP="00D46D27">
            <w:pPr>
              <w:rPr>
                <w:rFonts w:ascii="Arial" w:hAnsi="Arial" w:cs="Arial"/>
                <w:sz w:val="16"/>
                <w:szCs w:val="16"/>
              </w:rPr>
            </w:pPr>
            <w:r w:rsidRPr="00D46D27">
              <w:rPr>
                <w:rFonts w:ascii="Arial" w:hAnsi="Arial" w:cs="Arial"/>
                <w:sz w:val="16"/>
                <w:szCs w:val="16"/>
              </w:rPr>
              <w:lastRenderedPageBreak/>
              <w:t xml:space="preserve">When the UE receives an </w:t>
            </w:r>
            <w:r w:rsidRPr="00D46D27">
              <w:rPr>
                <w:rFonts w:ascii="Arial" w:hAnsi="Arial" w:cs="Arial"/>
                <w:i/>
                <w:color w:val="FF0000"/>
                <w:sz w:val="16"/>
                <w:szCs w:val="16"/>
                <w:u w:val="single"/>
              </w:rPr>
              <w:t>Enhanced Scell Activation/Deactivation MAC CE</w:t>
            </w:r>
            <w:r w:rsidRPr="00D46D27">
              <w:rPr>
                <w:rFonts w:ascii="Arial" w:hAnsi="Arial" w:cs="Arial"/>
                <w:color w:val="FF0000"/>
                <w:sz w:val="16"/>
                <w:szCs w:val="16"/>
              </w:rPr>
              <w:t xml:space="preserve"> </w:t>
            </w:r>
            <w:r w:rsidRPr="00D46D27">
              <w:rPr>
                <w:rFonts w:ascii="Arial" w:hAnsi="Arial" w:cs="Arial"/>
                <w:strike/>
                <w:color w:val="FF0000"/>
                <w:sz w:val="16"/>
                <w:szCs w:val="16"/>
              </w:rPr>
              <w:t>activation MAC-CE</w:t>
            </w:r>
            <w:r w:rsidRPr="00D46D27">
              <w:rPr>
                <w:rFonts w:ascii="Arial" w:hAnsi="Arial" w:cs="Arial"/>
                <w:color w:val="FF0000"/>
                <w:sz w:val="16"/>
                <w:szCs w:val="16"/>
              </w:rPr>
              <w:t xml:space="preserve"> </w:t>
            </w:r>
            <w:r w:rsidRPr="00D46D27">
              <w:rPr>
                <w:rFonts w:ascii="Arial" w:hAnsi="Arial" w:cs="Arial"/>
                <w:sz w:val="16"/>
                <w:szCs w:val="16"/>
              </w:rPr>
              <w:t>that triggers one or two CSI-RS bursts for fast Scell activation for a (set of) deactivated Scell(s),</w:t>
            </w:r>
          </w:p>
          <w:p w14:paraId="7E79D612" w14:textId="329496EB" w:rsidR="00893300" w:rsidRPr="00D46D27" w:rsidRDefault="00893300" w:rsidP="00D46D27">
            <w:pPr>
              <w:pStyle w:val="B1"/>
              <w:spacing w:after="0"/>
              <w:ind w:left="0" w:firstLine="0"/>
              <w:rPr>
                <w:rFonts w:ascii="Arial" w:hAnsi="Arial" w:cs="Arial"/>
                <w:sz w:val="16"/>
                <w:szCs w:val="16"/>
              </w:rPr>
            </w:pPr>
            <w:r w:rsidRPr="00D46D27">
              <w:rPr>
                <w:rFonts w:ascii="Arial" w:hAnsi="Arial" w:cs="Arial"/>
                <w:iCs/>
                <w:sz w:val="16"/>
                <w:szCs w:val="16"/>
                <w:lang w:eastAsia="zh-CN"/>
              </w:rPr>
              <w:t>====================</w:t>
            </w:r>
            <w:r w:rsidRPr="00D46D27">
              <w:rPr>
                <w:rFonts w:ascii="Arial" w:hAnsi="Arial" w:cs="Arial"/>
                <w:iCs/>
                <w:sz w:val="16"/>
                <w:szCs w:val="16"/>
                <w:lang w:eastAsia="zh-CN"/>
              </w:rPr>
              <w:tab/>
              <w:t>unchanged parts</w:t>
            </w:r>
            <w:r w:rsidRPr="00D46D27">
              <w:rPr>
                <w:rFonts w:ascii="Arial" w:hAnsi="Arial" w:cs="Arial"/>
                <w:iCs/>
                <w:sz w:val="16"/>
                <w:szCs w:val="16"/>
                <w:lang w:eastAsia="zh-CN"/>
              </w:rPr>
              <w:tab/>
              <w:t>====================</w:t>
            </w:r>
          </w:p>
        </w:tc>
      </w:tr>
    </w:tbl>
    <w:p w14:paraId="3006CE27" w14:textId="77777777" w:rsidR="00893300" w:rsidRPr="00D46D27" w:rsidRDefault="00893300" w:rsidP="00D46D27">
      <w:pPr>
        <w:rPr>
          <w:rFonts w:ascii="Times New Roman" w:hAnsi="Times New Roman"/>
          <w:bCs/>
          <w:szCs w:val="20"/>
          <w:lang w:eastAsia="x-none"/>
        </w:rPr>
      </w:pPr>
    </w:p>
    <w:p w14:paraId="101F7773" w14:textId="77777777" w:rsidR="00893300" w:rsidRPr="00D46D27" w:rsidRDefault="00893300" w:rsidP="00D46D27">
      <w:pPr>
        <w:rPr>
          <w:rFonts w:ascii="Times New Roman" w:eastAsia="DengXian" w:hAnsi="Times New Roman"/>
          <w:bCs/>
          <w:iCs/>
          <w:szCs w:val="20"/>
          <w:highlight w:val="green"/>
          <w:lang w:eastAsia="zh-CN"/>
        </w:rPr>
      </w:pPr>
      <w:r w:rsidRPr="00D46D27">
        <w:rPr>
          <w:rFonts w:ascii="Times New Roman" w:eastAsia="DengXian" w:hAnsi="Times New Roman"/>
          <w:bCs/>
          <w:iCs/>
          <w:szCs w:val="20"/>
          <w:highlight w:val="green"/>
          <w:lang w:eastAsia="zh-CN"/>
        </w:rPr>
        <w:t>Agreement</w:t>
      </w:r>
    </w:p>
    <w:p w14:paraId="223642FB" w14:textId="77777777" w:rsidR="00893300" w:rsidRPr="00D46D27" w:rsidRDefault="00893300" w:rsidP="00D46D27">
      <w:pPr>
        <w:rPr>
          <w:lang w:eastAsia="zh-CN"/>
        </w:rPr>
      </w:pPr>
      <w:r w:rsidRPr="00D46D27">
        <w:rPr>
          <w:lang w:eastAsia="zh-CN"/>
        </w:rPr>
        <w:t>Inform RAN2 that</w:t>
      </w:r>
    </w:p>
    <w:p w14:paraId="16B4669C" w14:textId="77777777" w:rsidR="00893300" w:rsidRPr="00D46D27" w:rsidRDefault="00893300" w:rsidP="00F44FD9">
      <w:pPr>
        <w:pStyle w:val="ListParagraph"/>
        <w:numPr>
          <w:ilvl w:val="0"/>
          <w:numId w:val="123"/>
        </w:numPr>
        <w:rPr>
          <w:lang w:eastAsia="zh-CN"/>
        </w:rPr>
      </w:pPr>
      <w:r w:rsidRPr="00D46D27">
        <w:rPr>
          <w:lang w:eastAsia="zh-CN"/>
        </w:rPr>
        <w:t xml:space="preserve">Regarding TRS for SCell activation, the reference slot in the following excerpt of TS 38.331 </w:t>
      </w:r>
      <w:r w:rsidRPr="00A27929">
        <w:rPr>
          <w:color w:val="FF0000"/>
          <w:lang w:eastAsia="zh-CN"/>
        </w:rPr>
        <w:t xml:space="preserve">(as highlighted below) </w:t>
      </w:r>
      <w:r w:rsidRPr="00D46D27">
        <w:rPr>
          <w:lang w:eastAsia="zh-CN"/>
        </w:rPr>
        <w:t>is not in line with the RAN1 agreement below, which has been captured in S</w:t>
      </w:r>
      <w:r w:rsidRPr="00A27929">
        <w:rPr>
          <w:color w:val="000000"/>
        </w:rPr>
        <w:t>5.2.1.5.3 of TS 38.214</w:t>
      </w:r>
      <w:r w:rsidRPr="00D46D27">
        <w:rPr>
          <w:lang w:eastAsia="zh-CN"/>
        </w:rPr>
        <w:t>.</w:t>
      </w:r>
    </w:p>
    <w:p w14:paraId="21D136D4" w14:textId="4B09B03D" w:rsidR="00893300" w:rsidRPr="00D46D27" w:rsidRDefault="00893300" w:rsidP="00F44FD9">
      <w:pPr>
        <w:pStyle w:val="ListParagraph"/>
        <w:numPr>
          <w:ilvl w:val="0"/>
          <w:numId w:val="123"/>
        </w:numPr>
        <w:rPr>
          <w:lang w:eastAsia="zh-CN"/>
        </w:rPr>
      </w:pPr>
      <w:r w:rsidRPr="00A27929">
        <w:rPr>
          <w:lang w:eastAsia="zh-CN"/>
        </w:rPr>
        <w:t xml:space="preserve">A correction is needed in RAN2 TS 38.331 specification. Whether updating the description or introducing a new RRC </w:t>
      </w:r>
      <w:r w:rsidRPr="00D46D27">
        <w:rPr>
          <w:lang w:eastAsia="zh-CN"/>
        </w:rPr>
        <w:t>parameter name with a link to TS 38.214 is up to RAN2.</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5"/>
      </w:tblGrid>
      <w:tr w:rsidR="00893300" w:rsidRPr="00A27929" w14:paraId="6DF98B6F" w14:textId="77777777" w:rsidTr="00A27929">
        <w:tc>
          <w:tcPr>
            <w:tcW w:w="9805" w:type="dxa"/>
            <w:shd w:val="clear" w:color="auto" w:fill="auto"/>
          </w:tcPr>
          <w:p w14:paraId="723139C8" w14:textId="77777777" w:rsidR="00893300" w:rsidRPr="00A27929" w:rsidRDefault="00893300" w:rsidP="00D46D27">
            <w:pPr>
              <w:pStyle w:val="TAL"/>
              <w:contextualSpacing/>
              <w:rPr>
                <w:rFonts w:cs="Arial"/>
                <w:b/>
                <w:i/>
                <w:sz w:val="16"/>
                <w:szCs w:val="16"/>
                <w:lang w:eastAsia="sv-SE"/>
              </w:rPr>
            </w:pPr>
            <w:r w:rsidRPr="00A27929">
              <w:rPr>
                <w:rFonts w:cs="Arial"/>
                <w:b/>
                <w:i/>
                <w:sz w:val="16"/>
                <w:szCs w:val="16"/>
                <w:lang w:eastAsia="sv-SE"/>
              </w:rPr>
              <w:t xml:space="preserve">TS 38.331 text: </w:t>
            </w:r>
          </w:p>
          <w:p w14:paraId="65829488" w14:textId="77777777" w:rsidR="00893300" w:rsidRPr="00A27929" w:rsidRDefault="00893300" w:rsidP="00D46D27">
            <w:pPr>
              <w:pStyle w:val="TAL"/>
              <w:contextualSpacing/>
              <w:rPr>
                <w:rFonts w:cs="Arial"/>
                <w:sz w:val="16"/>
                <w:szCs w:val="16"/>
                <w:lang w:eastAsia="sv-SE"/>
              </w:rPr>
            </w:pPr>
            <w:r w:rsidRPr="00A27929">
              <w:rPr>
                <w:rFonts w:cs="Arial"/>
                <w:b/>
                <w:i/>
                <w:sz w:val="16"/>
                <w:szCs w:val="16"/>
                <w:lang w:eastAsia="sv-SE"/>
              </w:rPr>
              <w:t>aperiodicTriggeringOffset, aperiodicTriggeringOffset</w:t>
            </w:r>
            <w:r w:rsidRPr="00A27929">
              <w:rPr>
                <w:rFonts w:cs="Arial"/>
                <w:b/>
                <w:i/>
                <w:sz w:val="16"/>
                <w:szCs w:val="16"/>
              </w:rPr>
              <w:t>-r16</w:t>
            </w:r>
          </w:p>
          <w:p w14:paraId="5D890E61" w14:textId="77777777" w:rsidR="00893300" w:rsidRPr="00A27929" w:rsidRDefault="00893300" w:rsidP="00D46D27">
            <w:pPr>
              <w:rPr>
                <w:rFonts w:ascii="Arial" w:eastAsia="DengXian" w:hAnsi="Arial" w:cs="Arial"/>
                <w:sz w:val="16"/>
                <w:szCs w:val="16"/>
                <w:lang w:eastAsia="zh-CN"/>
              </w:rPr>
            </w:pPr>
            <w:r w:rsidRPr="00A27929">
              <w:rPr>
                <w:rFonts w:ascii="Arial" w:hAnsi="Arial" w:cs="Arial"/>
                <w:sz w:val="16"/>
                <w:szCs w:val="16"/>
                <w:highlight w:val="cyan"/>
                <w:lang w:eastAsia="sv-SE"/>
              </w:rPr>
              <w:t>Offset X between the slot containing the DCI that triggers a set of aperiodic NZP CSI-RS resources and the slot in which the CSI-RS resource set is transmitted.</w:t>
            </w:r>
            <w:r w:rsidRPr="00A27929">
              <w:rPr>
                <w:rFonts w:ascii="Arial" w:hAnsi="Arial" w:cs="Arial"/>
                <w:sz w:val="16"/>
                <w:szCs w:val="16"/>
                <w:lang w:eastAsia="sv-SE"/>
              </w:rPr>
              <w:t xml:space="preserve"> For </w:t>
            </w:r>
            <w:r w:rsidRPr="00A27929">
              <w:rPr>
                <w:rFonts w:ascii="Arial" w:hAnsi="Arial" w:cs="Arial"/>
                <w:i/>
                <w:sz w:val="16"/>
                <w:szCs w:val="16"/>
                <w:lang w:eastAsia="sv-SE"/>
              </w:rPr>
              <w:t>aperiodicTriggeringOffset</w:t>
            </w:r>
            <w:r w:rsidRPr="00A27929">
              <w:rPr>
                <w:rFonts w:ascii="Arial" w:hAnsi="Arial" w:cs="Arial"/>
                <w:sz w:val="16"/>
                <w:szCs w:val="16"/>
                <w:lang w:eastAsia="sv-SE"/>
              </w:rPr>
              <w:t xml:space="preserve">, ……. For </w:t>
            </w:r>
            <w:r w:rsidRPr="00A27929">
              <w:rPr>
                <w:rFonts w:ascii="Arial" w:hAnsi="Arial" w:cs="Arial"/>
                <w:i/>
                <w:sz w:val="16"/>
                <w:szCs w:val="16"/>
                <w:lang w:eastAsia="sv-SE"/>
              </w:rPr>
              <w:t>aperiodicTriggeringOffset</w:t>
            </w:r>
            <w:r w:rsidRPr="00A27929">
              <w:rPr>
                <w:rFonts w:ascii="Arial" w:hAnsi="Arial" w:cs="Arial"/>
                <w:i/>
                <w:sz w:val="16"/>
                <w:szCs w:val="16"/>
              </w:rPr>
              <w:t>-r16</w:t>
            </w:r>
            <w:r w:rsidRPr="00A27929">
              <w:rPr>
                <w:rFonts w:ascii="Arial" w:hAnsi="Arial" w:cs="Arial"/>
                <w:sz w:val="16"/>
                <w:szCs w:val="16"/>
                <w:lang w:eastAsia="sv-SE"/>
              </w:rPr>
              <w:t>, the value indicates the number of slots. The network configures only one of the fields. When neither field is included, the UE applies the value 0.</w:t>
            </w:r>
          </w:p>
        </w:tc>
      </w:tr>
    </w:tbl>
    <w:p w14:paraId="19670641" w14:textId="77777777" w:rsidR="00893300" w:rsidRPr="00D46D27" w:rsidRDefault="00893300" w:rsidP="00D46D27">
      <w:pPr>
        <w:rPr>
          <w:rFonts w:ascii="Times New Roman" w:eastAsia="DengXian" w:hAnsi="Times New Roman"/>
          <w:bCs/>
          <w:szCs w:val="20"/>
          <w:lang w:eastAsia="zh-CN"/>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5"/>
      </w:tblGrid>
      <w:tr w:rsidR="00893300" w:rsidRPr="00A27929" w14:paraId="6609769F" w14:textId="77777777" w:rsidTr="00A27929">
        <w:tc>
          <w:tcPr>
            <w:tcW w:w="9805" w:type="dxa"/>
            <w:shd w:val="clear" w:color="auto" w:fill="auto"/>
          </w:tcPr>
          <w:p w14:paraId="2067B8DE" w14:textId="77777777" w:rsidR="00893300" w:rsidRPr="00A27929" w:rsidRDefault="00893300" w:rsidP="00D46D27">
            <w:pPr>
              <w:rPr>
                <w:rFonts w:ascii="Arial" w:eastAsia="Malgun Gothic" w:hAnsi="Arial" w:cs="Arial"/>
                <w:bCs/>
                <w:iCs/>
                <w:sz w:val="16"/>
                <w:szCs w:val="16"/>
                <w:highlight w:val="green"/>
              </w:rPr>
            </w:pPr>
            <w:r w:rsidRPr="00A27929">
              <w:rPr>
                <w:rFonts w:ascii="Arial" w:eastAsia="Malgun Gothic" w:hAnsi="Arial" w:cs="Arial"/>
                <w:bCs/>
                <w:iCs/>
                <w:sz w:val="16"/>
                <w:szCs w:val="16"/>
                <w:highlight w:val="green"/>
              </w:rPr>
              <w:t>Agreement</w:t>
            </w:r>
          </w:p>
          <w:p w14:paraId="462BDA8A" w14:textId="77777777" w:rsidR="00893300" w:rsidRPr="00A27929" w:rsidRDefault="00893300" w:rsidP="00D46D27">
            <w:pPr>
              <w:rPr>
                <w:rFonts w:ascii="Arial" w:eastAsia="Malgun Gothic" w:hAnsi="Arial" w:cs="Arial"/>
                <w:bCs/>
                <w:iCs/>
                <w:sz w:val="16"/>
                <w:szCs w:val="16"/>
              </w:rPr>
            </w:pPr>
            <w:r w:rsidRPr="00A27929">
              <w:rPr>
                <w:rFonts w:ascii="Arial" w:eastAsia="Malgun Gothic" w:hAnsi="Arial" w:cs="Arial"/>
                <w:bCs/>
                <w:iCs/>
                <w:sz w:val="16"/>
                <w:szCs w:val="16"/>
              </w:rPr>
              <w:t>For the reference slot for triggering offset of temporary RS</w:t>
            </w:r>
          </w:p>
          <w:p w14:paraId="1B6BBB53" w14:textId="77777777" w:rsidR="00893300" w:rsidRPr="00A27929" w:rsidRDefault="00893300" w:rsidP="00F44FD9">
            <w:pPr>
              <w:widowControl w:val="0"/>
              <w:numPr>
                <w:ilvl w:val="0"/>
                <w:numId w:val="121"/>
              </w:numPr>
              <w:overflowPunct w:val="0"/>
              <w:autoSpaceDE w:val="0"/>
              <w:autoSpaceDN w:val="0"/>
              <w:adjustRightInd w:val="0"/>
              <w:contextualSpacing/>
              <w:textAlignment w:val="baseline"/>
              <w:rPr>
                <w:rFonts w:ascii="Arial" w:hAnsi="Arial" w:cs="Arial"/>
                <w:sz w:val="16"/>
                <w:szCs w:val="16"/>
              </w:rPr>
            </w:pPr>
            <w:r w:rsidRPr="00A27929">
              <w:rPr>
                <w:rFonts w:ascii="Arial" w:hAnsi="Arial" w:cs="Arial"/>
                <w:sz w:val="16"/>
                <w:szCs w:val="16"/>
              </w:rPr>
              <w:t>Option 2: the last DL slot of the to-be-activated Scell overlapping with slot n+k as defined in 38.213 sub-clause 4.3</w:t>
            </w:r>
          </w:p>
          <w:p w14:paraId="0EFE14CE" w14:textId="77777777" w:rsidR="00893300" w:rsidRPr="00A27929" w:rsidRDefault="00893300" w:rsidP="00F44FD9">
            <w:pPr>
              <w:widowControl w:val="0"/>
              <w:numPr>
                <w:ilvl w:val="0"/>
                <w:numId w:val="121"/>
              </w:numPr>
              <w:overflowPunct w:val="0"/>
              <w:autoSpaceDE w:val="0"/>
              <w:autoSpaceDN w:val="0"/>
              <w:adjustRightInd w:val="0"/>
              <w:contextualSpacing/>
              <w:textAlignment w:val="baseline"/>
              <w:rPr>
                <w:rFonts w:ascii="Arial" w:hAnsi="Arial" w:cs="Arial"/>
                <w:sz w:val="16"/>
                <w:szCs w:val="16"/>
                <w:lang w:eastAsia="ja-JP"/>
              </w:rPr>
            </w:pPr>
            <w:r w:rsidRPr="00A27929">
              <w:rPr>
                <w:rFonts w:ascii="Arial" w:hAnsi="Arial" w:cs="Arial"/>
                <w:sz w:val="16"/>
                <w:szCs w:val="16"/>
              </w:rPr>
              <w:t>FFS: the earliest slot no earlier than the reference slot for a UE to receive a triggered temporary RS</w:t>
            </w:r>
          </w:p>
          <w:p w14:paraId="4470D869" w14:textId="77777777" w:rsidR="00893300" w:rsidRPr="00A27929" w:rsidRDefault="00893300" w:rsidP="00D46D27">
            <w:pPr>
              <w:rPr>
                <w:rFonts w:ascii="Arial" w:hAnsi="Arial" w:cs="Arial"/>
                <w:color w:val="C00000"/>
                <w:sz w:val="16"/>
                <w:szCs w:val="16"/>
                <w:highlight w:val="green"/>
              </w:rPr>
            </w:pPr>
            <w:r w:rsidRPr="00A27929">
              <w:rPr>
                <w:rFonts w:ascii="Arial" w:hAnsi="Arial" w:cs="Arial"/>
                <w:color w:val="C00000"/>
                <w:sz w:val="16"/>
                <w:szCs w:val="16"/>
                <w:highlight w:val="green"/>
              </w:rPr>
              <w:t xml:space="preserve">Agreement </w:t>
            </w:r>
          </w:p>
          <w:p w14:paraId="382B091D" w14:textId="77777777" w:rsidR="00893300" w:rsidRPr="00A27929" w:rsidRDefault="00893300" w:rsidP="00D46D27">
            <w:pPr>
              <w:rPr>
                <w:rFonts w:ascii="Arial" w:hAnsi="Arial" w:cs="Arial"/>
                <w:sz w:val="16"/>
                <w:szCs w:val="16"/>
              </w:rPr>
            </w:pPr>
            <w:r w:rsidRPr="00A27929">
              <w:rPr>
                <w:rFonts w:ascii="Arial" w:hAnsi="Arial" w:cs="Arial"/>
                <w:color w:val="C00000"/>
                <w:sz w:val="16"/>
                <w:szCs w:val="16"/>
              </w:rPr>
              <w:t>For efficient SCell activation, the earliest slot for a UE to receive a triggered temporary RS is the reference slot (i.e., the last DL slot of the to-be-activated Scell overlapping with slot n+k as defined in 38.213 sub-clause 4.3).</w:t>
            </w:r>
          </w:p>
        </w:tc>
      </w:tr>
    </w:tbl>
    <w:p w14:paraId="12450458" w14:textId="77777777" w:rsidR="00893300" w:rsidRPr="00D46D27" w:rsidRDefault="00893300" w:rsidP="00D46D27">
      <w:pPr>
        <w:pStyle w:val="ListParagraph"/>
        <w:spacing w:after="0" w:line="259" w:lineRule="auto"/>
        <w:ind w:left="0"/>
        <w:rPr>
          <w:rFonts w:eastAsia="DengXian"/>
          <w:lang w:eastAsia="zh-CN"/>
        </w:rPr>
      </w:pPr>
      <w:r w:rsidRPr="00D46D27">
        <w:rPr>
          <w:rFonts w:eastAsia="DengXian"/>
          <w:bCs/>
          <w:lang w:eastAsia="zh-CN"/>
        </w:rPr>
        <w:t>Note: Once RAN2 confirms the RRC parameter name for the offset, RAN1 may update TS 38.214 to align the RRC parameter name accordingly.</w:t>
      </w:r>
    </w:p>
    <w:p w14:paraId="7CC46E72" w14:textId="77777777" w:rsidR="00893300" w:rsidRPr="00A27929" w:rsidRDefault="00893300" w:rsidP="00D46D27">
      <w:pPr>
        <w:rPr>
          <w:rFonts w:ascii="Times New Roman" w:hAnsi="Times New Roman"/>
          <w:bCs/>
          <w:szCs w:val="20"/>
          <w:lang w:eastAsia="x-none"/>
        </w:rPr>
      </w:pPr>
    </w:p>
    <w:p w14:paraId="16CDFA63" w14:textId="2E1CF3FF" w:rsidR="00893300" w:rsidRPr="00A27929" w:rsidRDefault="00893300" w:rsidP="00D46D27">
      <w:pPr>
        <w:rPr>
          <w:rFonts w:ascii="Times New Roman" w:eastAsia="DengXian" w:hAnsi="Times New Roman"/>
          <w:bCs/>
          <w:iCs/>
          <w:szCs w:val="20"/>
          <w:highlight w:val="green"/>
          <w:lang w:eastAsia="zh-CN"/>
        </w:rPr>
      </w:pPr>
      <w:r w:rsidRPr="00A27929">
        <w:rPr>
          <w:rFonts w:ascii="Times New Roman" w:eastAsia="DengXian" w:hAnsi="Times New Roman"/>
          <w:bCs/>
          <w:iCs/>
          <w:szCs w:val="20"/>
          <w:highlight w:val="green"/>
          <w:lang w:eastAsia="zh-CN"/>
        </w:rPr>
        <w:t>Agreement</w:t>
      </w:r>
    </w:p>
    <w:p w14:paraId="770B5BE3" w14:textId="77777777" w:rsidR="00893300" w:rsidRPr="00D46D27" w:rsidRDefault="00893300" w:rsidP="00D46D27">
      <w:pPr>
        <w:rPr>
          <w:rFonts w:ascii="Times New Roman" w:eastAsia="DengXian" w:hAnsi="Times New Roman"/>
          <w:szCs w:val="20"/>
          <w:lang w:eastAsia="zh-CN"/>
        </w:rPr>
      </w:pPr>
      <w:r w:rsidRPr="00D46D27">
        <w:rPr>
          <w:rFonts w:ascii="Times New Roman" w:eastAsia="DengXian" w:hAnsi="Times New Roman"/>
          <w:szCs w:val="20"/>
          <w:lang w:eastAsia="zh-CN"/>
        </w:rPr>
        <w:t>Endorse the following TP on stage 2 description for Rel-17 efficient SCell activation of NR CA in TS 38.300. (Note: cyan color formatting only to highlight the difference from before and to be removed from final TP)</w:t>
      </w:r>
    </w:p>
    <w:p w14:paraId="09D10EF3" w14:textId="77777777" w:rsidR="00893300" w:rsidRPr="00A27929" w:rsidRDefault="00893300" w:rsidP="00F44FD9">
      <w:pPr>
        <w:pStyle w:val="ListParagraph"/>
        <w:numPr>
          <w:ilvl w:val="0"/>
          <w:numId w:val="124"/>
        </w:numPr>
        <w:rPr>
          <w:lang w:eastAsia="zh-CN"/>
        </w:rPr>
      </w:pPr>
      <w:r w:rsidRPr="00A27929">
        <w:rPr>
          <w:lang w:eastAsia="zh-CN"/>
        </w:rPr>
        <w:t>The endorsed TP is sent to RAN2 by a LS</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5"/>
      </w:tblGrid>
      <w:tr w:rsidR="00893300" w:rsidRPr="00A27929" w14:paraId="66F6DF76" w14:textId="77777777" w:rsidTr="00A27929">
        <w:tc>
          <w:tcPr>
            <w:tcW w:w="9805" w:type="dxa"/>
            <w:tcBorders>
              <w:top w:val="single" w:sz="4" w:space="0" w:color="auto"/>
              <w:left w:val="single" w:sz="4" w:space="0" w:color="auto"/>
              <w:bottom w:val="single" w:sz="4" w:space="0" w:color="auto"/>
              <w:right w:val="single" w:sz="4" w:space="0" w:color="auto"/>
            </w:tcBorders>
            <w:shd w:val="clear" w:color="auto" w:fill="auto"/>
          </w:tcPr>
          <w:p w14:paraId="343740F1" w14:textId="77777777" w:rsidR="00893300" w:rsidRPr="00A27929" w:rsidRDefault="00893300" w:rsidP="00A27929">
            <w:pPr>
              <w:jc w:val="center"/>
              <w:rPr>
                <w:rFonts w:ascii="Arial" w:eastAsia="DengXian" w:hAnsi="Arial" w:cs="Arial"/>
                <w:sz w:val="16"/>
                <w:szCs w:val="16"/>
                <w:lang w:eastAsia="zh-CN"/>
              </w:rPr>
            </w:pPr>
            <w:r w:rsidRPr="00A27929">
              <w:rPr>
                <w:rFonts w:ascii="Arial" w:hAnsi="Arial" w:cs="Arial"/>
                <w:sz w:val="16"/>
                <w:szCs w:val="16"/>
                <w:lang w:eastAsia="zh-CN"/>
              </w:rPr>
              <w:t xml:space="preserve">----------------------------------------------- </w:t>
            </w:r>
            <w:r w:rsidRPr="00A27929">
              <w:rPr>
                <w:rFonts w:ascii="Arial" w:hAnsi="Arial" w:cs="Arial"/>
                <w:i/>
                <w:sz w:val="16"/>
                <w:szCs w:val="16"/>
                <w:lang w:eastAsia="zh-CN"/>
              </w:rPr>
              <w:t>TP</w:t>
            </w:r>
            <w:r w:rsidRPr="00A27929">
              <w:rPr>
                <w:rFonts w:ascii="Arial" w:hAnsi="Arial" w:cs="Arial"/>
                <w:sz w:val="16"/>
                <w:szCs w:val="16"/>
                <w:lang w:eastAsia="zh-CN"/>
              </w:rPr>
              <w:t xml:space="preserve"> </w:t>
            </w:r>
            <w:r w:rsidRPr="00A27929">
              <w:rPr>
                <w:rFonts w:ascii="Arial" w:hAnsi="Arial" w:cs="Arial"/>
                <w:i/>
                <w:sz w:val="16"/>
                <w:szCs w:val="16"/>
                <w:lang w:eastAsia="zh-CN"/>
              </w:rPr>
              <w:t>start</w:t>
            </w:r>
            <w:r w:rsidRPr="00A27929">
              <w:rPr>
                <w:rFonts w:ascii="Arial" w:hAnsi="Arial" w:cs="Arial"/>
                <w:sz w:val="16"/>
                <w:szCs w:val="16"/>
                <w:lang w:eastAsia="zh-CN"/>
              </w:rPr>
              <w:t>------------------------------------------------</w:t>
            </w:r>
          </w:p>
          <w:p w14:paraId="46C32E06" w14:textId="77777777" w:rsidR="00893300" w:rsidRPr="00597B30" w:rsidRDefault="00893300" w:rsidP="00597B30">
            <w:pPr>
              <w:rPr>
                <w:rFonts w:ascii="Arial" w:hAnsi="Arial" w:cs="Arial"/>
                <w:b/>
                <w:bCs/>
                <w:sz w:val="16"/>
                <w:szCs w:val="16"/>
                <w:lang w:eastAsia="zh-CN"/>
              </w:rPr>
            </w:pPr>
            <w:r w:rsidRPr="00597B30">
              <w:rPr>
                <w:rFonts w:ascii="Arial" w:hAnsi="Arial" w:cs="Arial"/>
                <w:b/>
                <w:bCs/>
                <w:sz w:val="16"/>
                <w:szCs w:val="16"/>
                <w:lang w:eastAsia="zh-CN"/>
              </w:rPr>
              <w:t>10.6</w:t>
            </w:r>
            <w:r w:rsidRPr="00597B30">
              <w:rPr>
                <w:rFonts w:ascii="Arial" w:hAnsi="Arial" w:cs="Arial"/>
                <w:b/>
                <w:bCs/>
                <w:sz w:val="16"/>
                <w:szCs w:val="16"/>
                <w:lang w:eastAsia="zh-CN"/>
              </w:rPr>
              <w:tab/>
              <w:t>Activation/Deactivation Mechanism</w:t>
            </w:r>
          </w:p>
          <w:p w14:paraId="48C9792A" w14:textId="77777777" w:rsidR="00893300" w:rsidRPr="00A27929" w:rsidRDefault="00893300" w:rsidP="00A27929">
            <w:pPr>
              <w:jc w:val="center"/>
              <w:rPr>
                <w:rFonts w:ascii="Arial" w:eastAsia="DengXian" w:hAnsi="Arial" w:cs="Arial"/>
                <w:sz w:val="16"/>
                <w:szCs w:val="16"/>
                <w:lang w:eastAsia="zh-CN"/>
              </w:rPr>
            </w:pPr>
            <w:r w:rsidRPr="00A27929">
              <w:rPr>
                <w:rFonts w:ascii="Arial" w:hAnsi="Arial" w:cs="Arial"/>
                <w:sz w:val="16"/>
                <w:szCs w:val="16"/>
                <w:lang w:eastAsia="zh-CN"/>
              </w:rPr>
              <w:t xml:space="preserve">==== </w:t>
            </w:r>
            <w:r w:rsidRPr="00A27929">
              <w:rPr>
                <w:rFonts w:ascii="Arial" w:hAnsi="Arial" w:cs="Arial"/>
                <w:i/>
                <w:sz w:val="16"/>
                <w:szCs w:val="16"/>
                <w:lang w:eastAsia="zh-CN"/>
              </w:rPr>
              <w:t>Unchanged parts</w:t>
            </w:r>
            <w:r w:rsidRPr="00A27929">
              <w:rPr>
                <w:rFonts w:ascii="Arial" w:hAnsi="Arial" w:cs="Arial"/>
                <w:sz w:val="16"/>
                <w:szCs w:val="16"/>
                <w:lang w:eastAsia="zh-CN"/>
              </w:rPr>
              <w:t xml:space="preserve"> ====</w:t>
            </w:r>
          </w:p>
          <w:p w14:paraId="743A2A0E" w14:textId="77777777" w:rsidR="00893300" w:rsidRPr="00A27929" w:rsidRDefault="00893300" w:rsidP="00A27929">
            <w:pPr>
              <w:rPr>
                <w:rFonts w:ascii="Arial" w:hAnsi="Arial" w:cs="Arial"/>
                <w:sz w:val="16"/>
                <w:szCs w:val="16"/>
              </w:rPr>
            </w:pPr>
            <w:r w:rsidRPr="00A27929">
              <w:rPr>
                <w:rFonts w:ascii="Arial" w:hAnsi="Arial" w:cs="Arial"/>
                <w:sz w:val="16"/>
                <w:szCs w:val="16"/>
              </w:rPr>
              <w:t>To enable fast SCell activation when CA is configured, one dormant BWP can be configured for an SCell. If the active BWP of the activated SCell is a dormant BWP, the UE stops monitoring PDCCH and transmitting SRS/PUSCH/PUCCH on the SCell but continues performing CSI measurements, AGC and beam management, if configured. A DCI is used to control entering/leaving the dormant BWP for one or more SCell(s) or one or more SCell group(s).</w:t>
            </w:r>
          </w:p>
          <w:p w14:paraId="766C4734" w14:textId="77777777" w:rsidR="00893300" w:rsidRPr="00A27929" w:rsidRDefault="00893300" w:rsidP="00A27929">
            <w:pPr>
              <w:rPr>
                <w:rFonts w:ascii="Arial" w:hAnsi="Arial" w:cs="Arial"/>
                <w:sz w:val="16"/>
                <w:szCs w:val="16"/>
              </w:rPr>
            </w:pPr>
            <w:r w:rsidRPr="00A27929">
              <w:rPr>
                <w:rFonts w:ascii="Arial" w:hAnsi="Arial" w:cs="Arial"/>
                <w:sz w:val="16"/>
                <w:szCs w:val="16"/>
              </w:rPr>
              <w:t>The dormant BWP is one of the UE’s dedicated BWPs configured by network via dedicated RRC signalling. The SpCell and PUCCH Scell cannot be configured with a dormant BWP.</w:t>
            </w:r>
          </w:p>
          <w:p w14:paraId="32F49A4A" w14:textId="77777777" w:rsidR="00893300" w:rsidRPr="00A27929" w:rsidRDefault="00893300" w:rsidP="00A27929">
            <w:pPr>
              <w:rPr>
                <w:rFonts w:ascii="Arial" w:hAnsi="Arial" w:cs="Arial"/>
                <w:sz w:val="16"/>
                <w:szCs w:val="16"/>
              </w:rPr>
            </w:pPr>
            <w:ins w:id="679" w:author="Huawei" w:date="2022-02-09T15:33:00Z">
              <w:r w:rsidRPr="00A27929">
                <w:rPr>
                  <w:rFonts w:ascii="Arial" w:hAnsi="Arial" w:cs="Arial"/>
                  <w:sz w:val="16"/>
                  <w:szCs w:val="16"/>
                </w:rPr>
                <w:t>To enable fast S</w:t>
              </w:r>
            </w:ins>
            <w:ins w:id="680" w:author="Huawei" w:date="2022-02-25T00:05:00Z">
              <w:r w:rsidRPr="00A27929">
                <w:rPr>
                  <w:rFonts w:ascii="Arial" w:hAnsi="Arial" w:cs="Arial"/>
                  <w:sz w:val="16"/>
                  <w:szCs w:val="16"/>
                </w:rPr>
                <w:t>C</w:t>
              </w:r>
            </w:ins>
            <w:ins w:id="681" w:author="Huawei" w:date="2022-02-09T15:33:00Z">
              <w:r w:rsidRPr="00A27929">
                <w:rPr>
                  <w:rFonts w:ascii="Arial" w:hAnsi="Arial" w:cs="Arial"/>
                  <w:sz w:val="16"/>
                  <w:szCs w:val="16"/>
                </w:rPr>
                <w:t xml:space="preserve">ell activation when CA is configured, </w:t>
              </w:r>
            </w:ins>
            <w:ins w:id="682" w:author="Huawei" w:date="2022-02-23T10:43:00Z">
              <w:r w:rsidRPr="00A27929">
                <w:rPr>
                  <w:rFonts w:ascii="Arial" w:hAnsi="Arial" w:cs="Arial"/>
                  <w:color w:val="000000"/>
                  <w:sz w:val="16"/>
                  <w:szCs w:val="16"/>
                </w:rPr>
                <w:t>a</w:t>
              </w:r>
            </w:ins>
            <w:ins w:id="683" w:author="Huawei" w:date="2022-02-23T10:40:00Z">
              <w:r w:rsidRPr="00A27929">
                <w:rPr>
                  <w:rFonts w:ascii="Arial" w:hAnsi="Arial" w:cs="Arial"/>
                  <w:color w:val="000000"/>
                  <w:sz w:val="16"/>
                  <w:szCs w:val="16"/>
                </w:rPr>
                <w:t xml:space="preserve">periodic CSI-RS </w:t>
              </w:r>
            </w:ins>
            <w:ins w:id="684" w:author="Huawei" w:date="2022-02-25T00:03:00Z">
              <w:r w:rsidRPr="00A27929">
                <w:rPr>
                  <w:rFonts w:ascii="Arial" w:hAnsi="Arial" w:cs="Arial"/>
                  <w:color w:val="000000"/>
                  <w:sz w:val="16"/>
                  <w:szCs w:val="16"/>
                  <w:highlight w:val="cyan"/>
                </w:rPr>
                <w:t>for tracking</w:t>
              </w:r>
              <w:r w:rsidRPr="00A27929">
                <w:rPr>
                  <w:rFonts w:ascii="Arial" w:hAnsi="Arial" w:cs="Arial"/>
                  <w:color w:val="000000"/>
                  <w:sz w:val="16"/>
                  <w:szCs w:val="16"/>
                </w:rPr>
                <w:t xml:space="preserve"> </w:t>
              </w:r>
            </w:ins>
            <w:ins w:id="685" w:author="Huawei" w:date="2022-02-09T15:33:00Z">
              <w:r w:rsidRPr="00A27929">
                <w:rPr>
                  <w:rFonts w:ascii="Arial" w:hAnsi="Arial" w:cs="Arial"/>
                  <w:sz w:val="16"/>
                  <w:szCs w:val="16"/>
                </w:rPr>
                <w:t xml:space="preserve">for </w:t>
              </w:r>
            </w:ins>
            <w:ins w:id="686" w:author="Huawei" w:date="2022-02-23T10:40:00Z">
              <w:r w:rsidRPr="00A27929">
                <w:rPr>
                  <w:rFonts w:ascii="Arial" w:hAnsi="Arial" w:cs="Arial"/>
                  <w:sz w:val="16"/>
                  <w:szCs w:val="16"/>
                  <w:lang w:eastAsia="zh-CN"/>
                </w:rPr>
                <w:t>fast</w:t>
              </w:r>
              <w:r w:rsidRPr="00A27929">
                <w:rPr>
                  <w:rFonts w:ascii="Arial" w:hAnsi="Arial" w:cs="Arial"/>
                  <w:sz w:val="16"/>
                  <w:szCs w:val="16"/>
                </w:rPr>
                <w:t xml:space="preserve"> </w:t>
              </w:r>
            </w:ins>
            <w:ins w:id="687" w:author="Huawei" w:date="2022-02-09T15:33:00Z">
              <w:r w:rsidRPr="00A27929">
                <w:rPr>
                  <w:rFonts w:ascii="Arial" w:hAnsi="Arial" w:cs="Arial"/>
                  <w:sz w:val="16"/>
                  <w:szCs w:val="16"/>
                </w:rPr>
                <w:t>S</w:t>
              </w:r>
            </w:ins>
            <w:ins w:id="688" w:author="Huawei" w:date="2022-02-25T04:16:00Z">
              <w:r w:rsidRPr="00A27929">
                <w:rPr>
                  <w:rFonts w:ascii="Arial" w:hAnsi="Arial" w:cs="Arial"/>
                  <w:sz w:val="16"/>
                  <w:szCs w:val="16"/>
                </w:rPr>
                <w:t>C</w:t>
              </w:r>
            </w:ins>
            <w:ins w:id="689" w:author="Huawei" w:date="2022-02-09T15:33:00Z">
              <w:r w:rsidRPr="00A27929">
                <w:rPr>
                  <w:rFonts w:ascii="Arial" w:hAnsi="Arial" w:cs="Arial"/>
                  <w:sz w:val="16"/>
                  <w:szCs w:val="16"/>
                </w:rPr>
                <w:t>ell activation can be configured for an S</w:t>
              </w:r>
            </w:ins>
            <w:ins w:id="690" w:author="Huawei" w:date="2022-02-25T00:05:00Z">
              <w:r w:rsidRPr="00A27929">
                <w:rPr>
                  <w:rFonts w:ascii="Arial" w:hAnsi="Arial" w:cs="Arial"/>
                  <w:sz w:val="16"/>
                  <w:szCs w:val="16"/>
                </w:rPr>
                <w:t>C</w:t>
              </w:r>
            </w:ins>
            <w:ins w:id="691" w:author="Huawei" w:date="2022-02-09T15:33:00Z">
              <w:r w:rsidRPr="00A27929">
                <w:rPr>
                  <w:rFonts w:ascii="Arial" w:hAnsi="Arial" w:cs="Arial"/>
                  <w:sz w:val="16"/>
                  <w:szCs w:val="16"/>
                </w:rPr>
                <w:t>ell</w:t>
              </w:r>
            </w:ins>
            <w:ins w:id="692" w:author="Huawei" w:date="2022-02-11T17:47:00Z">
              <w:r w:rsidRPr="00A27929">
                <w:rPr>
                  <w:rFonts w:ascii="Arial" w:hAnsi="Arial" w:cs="Arial"/>
                  <w:sz w:val="16"/>
                  <w:szCs w:val="16"/>
                </w:rPr>
                <w:t xml:space="preserve"> to assist</w:t>
              </w:r>
            </w:ins>
            <w:ins w:id="693" w:author="Huawei" w:date="2022-02-09T15:33:00Z">
              <w:r w:rsidRPr="00A27929">
                <w:rPr>
                  <w:rFonts w:ascii="Arial" w:hAnsi="Arial" w:cs="Arial"/>
                  <w:sz w:val="16"/>
                  <w:szCs w:val="16"/>
                </w:rPr>
                <w:t xml:space="preserve"> AGC and time</w:t>
              </w:r>
            </w:ins>
            <w:ins w:id="694" w:author="Huawei" w:date="2022-02-11T17:50:00Z">
              <w:r w:rsidRPr="00A27929">
                <w:rPr>
                  <w:rFonts w:ascii="Arial" w:hAnsi="Arial" w:cs="Arial"/>
                  <w:sz w:val="16"/>
                  <w:szCs w:val="16"/>
                  <w:lang w:eastAsia="zh-CN"/>
                </w:rPr>
                <w:t>/</w:t>
              </w:r>
            </w:ins>
            <w:ins w:id="695" w:author="Huawei" w:date="2022-02-09T15:33:00Z">
              <w:r w:rsidRPr="00A27929">
                <w:rPr>
                  <w:rFonts w:ascii="Arial" w:hAnsi="Arial" w:cs="Arial"/>
                  <w:sz w:val="16"/>
                  <w:szCs w:val="16"/>
                </w:rPr>
                <w:t xml:space="preserve">frequency synchronization. </w:t>
              </w:r>
            </w:ins>
            <w:ins w:id="696" w:author="Huawei" w:date="2022-02-11T17:56:00Z">
              <w:r w:rsidRPr="00A27929">
                <w:rPr>
                  <w:rFonts w:ascii="Arial" w:hAnsi="Arial" w:cs="Arial"/>
                  <w:sz w:val="16"/>
                  <w:szCs w:val="16"/>
                </w:rPr>
                <w:t xml:space="preserve">A MAC CE </w:t>
              </w:r>
            </w:ins>
            <w:ins w:id="697" w:author="Huawei" w:date="2022-02-09T15:33:00Z">
              <w:r w:rsidRPr="00A27929">
                <w:rPr>
                  <w:rFonts w:ascii="Arial" w:hAnsi="Arial" w:cs="Arial"/>
                  <w:sz w:val="16"/>
                  <w:szCs w:val="16"/>
                </w:rPr>
                <w:t>is used to trigger activation of one or more S</w:t>
              </w:r>
            </w:ins>
            <w:ins w:id="698" w:author="Huawei" w:date="2022-02-25T00:05:00Z">
              <w:r w:rsidRPr="00A27929">
                <w:rPr>
                  <w:rFonts w:ascii="Arial" w:hAnsi="Arial" w:cs="Arial"/>
                  <w:sz w:val="16"/>
                  <w:szCs w:val="16"/>
                </w:rPr>
                <w:t>C</w:t>
              </w:r>
            </w:ins>
            <w:ins w:id="699" w:author="Huawei" w:date="2022-02-09T15:33:00Z">
              <w:r w:rsidRPr="00A27929">
                <w:rPr>
                  <w:rFonts w:ascii="Arial" w:hAnsi="Arial" w:cs="Arial"/>
                  <w:sz w:val="16"/>
                  <w:szCs w:val="16"/>
                </w:rPr>
                <w:t>ell(s</w:t>
              </w:r>
            </w:ins>
            <w:ins w:id="700" w:author="Huawei" w:date="2022-02-11T17:56:00Z">
              <w:r w:rsidRPr="00A27929">
                <w:rPr>
                  <w:rFonts w:ascii="Arial" w:hAnsi="Arial" w:cs="Arial"/>
                  <w:sz w:val="16"/>
                  <w:szCs w:val="16"/>
                </w:rPr>
                <w:t>) and</w:t>
              </w:r>
            </w:ins>
            <w:ins w:id="701" w:author="Huawei" w:date="2022-02-09T15:33:00Z">
              <w:r w:rsidRPr="00A27929">
                <w:rPr>
                  <w:rFonts w:ascii="Arial" w:hAnsi="Arial" w:cs="Arial"/>
                  <w:sz w:val="16"/>
                  <w:szCs w:val="16"/>
                </w:rPr>
                <w:t xml:space="preserve"> </w:t>
              </w:r>
            </w:ins>
            <w:ins w:id="702" w:author="Huawei" w:date="2022-02-11T17:59:00Z">
              <w:r w:rsidRPr="00A27929">
                <w:rPr>
                  <w:rFonts w:ascii="Arial" w:hAnsi="Arial" w:cs="Arial"/>
                  <w:sz w:val="16"/>
                  <w:szCs w:val="16"/>
                </w:rPr>
                <w:t xml:space="preserve">trigger </w:t>
              </w:r>
            </w:ins>
            <w:ins w:id="703" w:author="Huawei" w:date="2022-02-11T17:50:00Z">
              <w:r w:rsidRPr="00A27929">
                <w:rPr>
                  <w:rFonts w:ascii="Arial" w:hAnsi="Arial" w:cs="Arial"/>
                  <w:sz w:val="16"/>
                  <w:szCs w:val="16"/>
                </w:rPr>
                <w:t xml:space="preserve">the </w:t>
              </w:r>
            </w:ins>
            <w:ins w:id="704" w:author="Huawei" w:date="2022-02-25T00:04:00Z">
              <w:r w:rsidRPr="00A27929">
                <w:rPr>
                  <w:rFonts w:ascii="Arial" w:hAnsi="Arial" w:cs="Arial"/>
                  <w:color w:val="000000"/>
                  <w:sz w:val="16"/>
                  <w:szCs w:val="16"/>
                </w:rPr>
                <w:t xml:space="preserve">aperiodic CSI-RS </w:t>
              </w:r>
              <w:r w:rsidRPr="00A27929">
                <w:rPr>
                  <w:rFonts w:ascii="Arial" w:hAnsi="Arial" w:cs="Arial"/>
                  <w:color w:val="000000"/>
                  <w:sz w:val="16"/>
                  <w:szCs w:val="16"/>
                  <w:highlight w:val="cyan"/>
                </w:rPr>
                <w:t>for tracking</w:t>
              </w:r>
            </w:ins>
            <w:ins w:id="705" w:author="Huawei" w:date="2022-02-25T04:08:00Z">
              <w:r w:rsidRPr="00A27929">
                <w:rPr>
                  <w:rFonts w:ascii="Arial" w:hAnsi="Arial" w:cs="Arial"/>
                  <w:color w:val="000000"/>
                  <w:sz w:val="16"/>
                  <w:szCs w:val="16"/>
                  <w:highlight w:val="cyan"/>
                </w:rPr>
                <w:t xml:space="preserve"> </w:t>
              </w:r>
            </w:ins>
            <w:ins w:id="706" w:author="Huawei" w:date="2022-02-25T04:07:00Z">
              <w:r w:rsidRPr="00A27929">
                <w:rPr>
                  <w:rFonts w:ascii="Arial" w:hAnsi="Arial" w:cs="Arial"/>
                  <w:sz w:val="16"/>
                  <w:szCs w:val="16"/>
                  <w:highlight w:val="cyan"/>
                </w:rPr>
                <w:t xml:space="preserve">for </w:t>
              </w:r>
            </w:ins>
            <w:r w:rsidRPr="00A27929">
              <w:rPr>
                <w:rFonts w:ascii="Arial" w:hAnsi="Arial" w:cs="Arial"/>
                <w:sz w:val="16"/>
                <w:szCs w:val="16"/>
                <w:highlight w:val="cyan"/>
              </w:rPr>
              <w:t xml:space="preserve">fast SCell activation for </w:t>
            </w:r>
            <w:ins w:id="707" w:author="Huawei" w:date="2022-02-25T04:07:00Z">
              <w:r w:rsidRPr="00A27929">
                <w:rPr>
                  <w:rFonts w:ascii="Arial" w:hAnsi="Arial" w:cs="Arial"/>
                  <w:sz w:val="16"/>
                  <w:szCs w:val="16"/>
                  <w:highlight w:val="cyan"/>
                </w:rPr>
                <w:t xml:space="preserve">a (set of) deactivated </w:t>
              </w:r>
            </w:ins>
            <w:ins w:id="708" w:author="Huawei" w:date="2022-02-23T10:25:00Z">
              <w:r w:rsidRPr="00A27929">
                <w:rPr>
                  <w:rFonts w:ascii="Arial" w:hAnsi="Arial" w:cs="Arial"/>
                  <w:sz w:val="16"/>
                  <w:szCs w:val="16"/>
                  <w:highlight w:val="cyan"/>
                </w:rPr>
                <w:t>S</w:t>
              </w:r>
            </w:ins>
            <w:ins w:id="709" w:author="Huawei" w:date="2022-02-25T00:05:00Z">
              <w:r w:rsidRPr="00A27929">
                <w:rPr>
                  <w:rFonts w:ascii="Arial" w:hAnsi="Arial" w:cs="Arial"/>
                  <w:sz w:val="16"/>
                  <w:szCs w:val="16"/>
                  <w:highlight w:val="cyan"/>
                </w:rPr>
                <w:t>C</w:t>
              </w:r>
            </w:ins>
            <w:ins w:id="710" w:author="Huawei" w:date="2022-02-23T10:25:00Z">
              <w:r w:rsidRPr="00A27929">
                <w:rPr>
                  <w:rFonts w:ascii="Arial" w:hAnsi="Arial" w:cs="Arial"/>
                  <w:sz w:val="16"/>
                  <w:szCs w:val="16"/>
                  <w:highlight w:val="cyan"/>
                </w:rPr>
                <w:t>ell(s)</w:t>
              </w:r>
            </w:ins>
            <w:ins w:id="711" w:author="Huawei" w:date="2022-02-09T15:33:00Z">
              <w:r w:rsidRPr="00A27929">
                <w:rPr>
                  <w:rFonts w:ascii="Arial" w:hAnsi="Arial" w:cs="Arial"/>
                  <w:sz w:val="16"/>
                  <w:szCs w:val="16"/>
                  <w:highlight w:val="cyan"/>
                </w:rPr>
                <w:t>.</w:t>
              </w:r>
            </w:ins>
          </w:p>
          <w:p w14:paraId="6CCFE139" w14:textId="77777777" w:rsidR="00893300" w:rsidRPr="00A27929" w:rsidRDefault="00893300" w:rsidP="00A27929">
            <w:pPr>
              <w:jc w:val="center"/>
              <w:rPr>
                <w:rFonts w:ascii="Arial" w:eastAsia="DengXian" w:hAnsi="Arial" w:cs="Arial"/>
                <w:sz w:val="16"/>
                <w:szCs w:val="16"/>
                <w:lang w:val="zh-CN" w:eastAsia="zh-CN"/>
              </w:rPr>
            </w:pPr>
            <w:r w:rsidRPr="00A27929">
              <w:rPr>
                <w:rFonts w:ascii="Arial" w:hAnsi="Arial" w:cs="Arial"/>
                <w:sz w:val="16"/>
                <w:szCs w:val="16"/>
                <w:lang w:eastAsia="zh-CN"/>
              </w:rPr>
              <w:t xml:space="preserve">==== </w:t>
            </w:r>
            <w:r w:rsidRPr="00A27929">
              <w:rPr>
                <w:rFonts w:ascii="Arial" w:hAnsi="Arial" w:cs="Arial"/>
                <w:i/>
                <w:sz w:val="16"/>
                <w:szCs w:val="16"/>
                <w:lang w:eastAsia="zh-CN"/>
              </w:rPr>
              <w:t>Unchanged parts</w:t>
            </w:r>
            <w:r w:rsidRPr="00A27929">
              <w:rPr>
                <w:rFonts w:ascii="Arial" w:hAnsi="Arial" w:cs="Arial"/>
                <w:sz w:val="16"/>
                <w:szCs w:val="16"/>
                <w:lang w:eastAsia="zh-CN"/>
              </w:rPr>
              <w:t xml:space="preserve"> ====</w:t>
            </w:r>
          </w:p>
          <w:p w14:paraId="7E002776" w14:textId="77777777" w:rsidR="00893300" w:rsidRPr="00A27929" w:rsidRDefault="00893300" w:rsidP="00A27929">
            <w:pPr>
              <w:jc w:val="center"/>
              <w:rPr>
                <w:rFonts w:ascii="Arial" w:eastAsia="DengXian" w:hAnsi="Arial" w:cs="Arial"/>
                <w:sz w:val="16"/>
                <w:szCs w:val="16"/>
                <w:lang w:eastAsia="zh-CN"/>
              </w:rPr>
            </w:pPr>
            <w:r w:rsidRPr="00A27929">
              <w:rPr>
                <w:rFonts w:ascii="Arial" w:hAnsi="Arial" w:cs="Arial"/>
                <w:sz w:val="16"/>
                <w:szCs w:val="16"/>
                <w:lang w:eastAsia="zh-CN"/>
              </w:rPr>
              <w:t xml:space="preserve">----------------------------------------------- </w:t>
            </w:r>
            <w:r w:rsidRPr="00A27929">
              <w:rPr>
                <w:rFonts w:ascii="Arial" w:hAnsi="Arial" w:cs="Arial"/>
                <w:i/>
                <w:sz w:val="16"/>
                <w:szCs w:val="16"/>
                <w:lang w:eastAsia="zh-CN"/>
              </w:rPr>
              <w:t>TP</w:t>
            </w:r>
            <w:r w:rsidRPr="00A27929">
              <w:rPr>
                <w:rFonts w:ascii="Arial" w:hAnsi="Arial" w:cs="Arial"/>
                <w:sz w:val="16"/>
                <w:szCs w:val="16"/>
                <w:lang w:eastAsia="zh-CN"/>
              </w:rPr>
              <w:t xml:space="preserve"> </w:t>
            </w:r>
            <w:r w:rsidRPr="00A27929">
              <w:rPr>
                <w:rFonts w:ascii="Arial" w:hAnsi="Arial" w:cs="Arial"/>
                <w:i/>
                <w:sz w:val="16"/>
                <w:szCs w:val="16"/>
                <w:lang w:eastAsia="zh-CN"/>
              </w:rPr>
              <w:t xml:space="preserve">end </w:t>
            </w:r>
            <w:r w:rsidRPr="00A27929">
              <w:rPr>
                <w:rFonts w:ascii="Arial" w:hAnsi="Arial" w:cs="Arial"/>
                <w:sz w:val="16"/>
                <w:szCs w:val="16"/>
                <w:lang w:eastAsia="zh-CN"/>
              </w:rPr>
              <w:t>------------------------------------------------</w:t>
            </w:r>
          </w:p>
        </w:tc>
      </w:tr>
    </w:tbl>
    <w:p w14:paraId="27E7ACFA" w14:textId="77777777" w:rsidR="00893300" w:rsidRDefault="00893300" w:rsidP="00893300">
      <w:pPr>
        <w:rPr>
          <w:lang w:eastAsia="x-none"/>
        </w:rPr>
      </w:pPr>
    </w:p>
    <w:p w14:paraId="7DE3B700" w14:textId="77777777" w:rsidR="00893300" w:rsidRPr="00162838" w:rsidRDefault="00893300" w:rsidP="00893300">
      <w:pPr>
        <w:rPr>
          <w:rFonts w:eastAsia="DengXian"/>
          <w:highlight w:val="green"/>
          <w:lang w:eastAsia="zh-CN"/>
        </w:rPr>
      </w:pPr>
      <w:r w:rsidRPr="00162838">
        <w:rPr>
          <w:rFonts w:eastAsia="DengXian" w:hint="eastAsia"/>
          <w:highlight w:val="green"/>
          <w:lang w:eastAsia="zh-CN"/>
        </w:rPr>
        <w:t>A</w:t>
      </w:r>
      <w:r w:rsidRPr="00162838">
        <w:rPr>
          <w:rFonts w:eastAsia="DengXian"/>
          <w:highlight w:val="green"/>
          <w:lang w:eastAsia="zh-CN"/>
        </w:rPr>
        <w:t>greement</w:t>
      </w:r>
    </w:p>
    <w:p w14:paraId="23F08672" w14:textId="22363008" w:rsidR="00893300" w:rsidRPr="00A27929" w:rsidRDefault="00893300" w:rsidP="00F44FD9">
      <w:pPr>
        <w:pStyle w:val="ListParagraph"/>
        <w:numPr>
          <w:ilvl w:val="0"/>
          <w:numId w:val="124"/>
        </w:numPr>
        <w:rPr>
          <w:rFonts w:eastAsia="DengXian"/>
          <w:lang w:eastAsia="zh-CN"/>
        </w:rPr>
      </w:pPr>
      <w:r w:rsidRPr="00A27929">
        <w:rPr>
          <w:rFonts w:eastAsia="DengXian" w:hint="eastAsia"/>
          <w:lang w:eastAsia="zh-CN"/>
        </w:rPr>
        <w:t>I</w:t>
      </w:r>
      <w:r w:rsidRPr="00A27929">
        <w:rPr>
          <w:rFonts w:eastAsia="DengXian"/>
          <w:lang w:eastAsia="zh-CN"/>
        </w:rPr>
        <w:t xml:space="preserve">ntroduce new </w:t>
      </w:r>
      <w:r w:rsidRPr="00A27929">
        <w:rPr>
          <w:rFonts w:eastAsia="DengXian" w:hint="eastAsia"/>
          <w:lang w:eastAsia="zh-CN"/>
        </w:rPr>
        <w:t>F</w:t>
      </w:r>
      <w:r w:rsidRPr="00A27929">
        <w:rPr>
          <w:rFonts w:eastAsia="DengXian"/>
          <w:lang w:eastAsia="zh-CN"/>
        </w:rPr>
        <w:t xml:space="preserve">G35-2 additional bandwidth for fast </w:t>
      </w:r>
      <w:r w:rsidRPr="00A27929">
        <w:rPr>
          <w:rFonts w:eastAsia="DengXian" w:hint="eastAsia"/>
          <w:lang w:eastAsia="zh-CN"/>
        </w:rPr>
        <w:t>SCell</w:t>
      </w:r>
      <w:r w:rsidRPr="00A27929">
        <w:rPr>
          <w:rFonts w:eastAsia="DengXian"/>
          <w:lang w:eastAsia="zh-CN"/>
        </w:rPr>
        <w:t xml:space="preserve"> </w:t>
      </w:r>
      <w:r w:rsidRPr="00A27929">
        <w:rPr>
          <w:rFonts w:eastAsia="DengXian" w:hint="eastAsia"/>
          <w:lang w:eastAsia="zh-CN"/>
        </w:rPr>
        <w:t>activation</w:t>
      </w:r>
      <w:r w:rsidR="00A27929">
        <w:rPr>
          <w:rFonts w:eastAsia="DengXian"/>
          <w:lang w:eastAsia="zh-CN"/>
        </w:rPr>
        <w:t>.</w:t>
      </w:r>
    </w:p>
    <w:p w14:paraId="5D62783D" w14:textId="77777777" w:rsidR="00893300" w:rsidRPr="00162838" w:rsidRDefault="00893300" w:rsidP="00893300">
      <w:pPr>
        <w:rPr>
          <w:rFonts w:eastAsia="DengXian"/>
          <w:highlight w:val="darkYellow"/>
          <w:lang w:eastAsia="zh-CN"/>
        </w:rPr>
      </w:pPr>
      <w:r w:rsidRPr="00162838">
        <w:rPr>
          <w:rFonts w:eastAsia="DengXian" w:hint="eastAsia"/>
          <w:highlight w:val="darkYellow"/>
          <w:lang w:eastAsia="zh-CN"/>
        </w:rPr>
        <w:t>W</w:t>
      </w:r>
      <w:r w:rsidRPr="00162838">
        <w:rPr>
          <w:rFonts w:eastAsia="DengXian"/>
          <w:highlight w:val="darkYellow"/>
          <w:lang w:eastAsia="zh-CN"/>
        </w:rPr>
        <w:t>orking assumption</w:t>
      </w:r>
    </w:p>
    <w:p w14:paraId="25AB982D" w14:textId="77777777" w:rsidR="00893300" w:rsidRPr="00A27929" w:rsidRDefault="00893300" w:rsidP="00F44FD9">
      <w:pPr>
        <w:pStyle w:val="ListParagraph"/>
        <w:numPr>
          <w:ilvl w:val="0"/>
          <w:numId w:val="124"/>
        </w:numPr>
        <w:rPr>
          <w:rFonts w:eastAsia="DengXian"/>
          <w:lang w:eastAsia="zh-CN"/>
        </w:rPr>
      </w:pPr>
      <w:r w:rsidRPr="00A27929">
        <w:rPr>
          <w:rFonts w:eastAsia="DengXian"/>
          <w:lang w:eastAsia="zh-CN"/>
        </w:rPr>
        <w:t>The following TP to Section 5.1.6.1.1 of TS38.214 is endorsed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8"/>
      </w:tblGrid>
      <w:tr w:rsidR="00893300" w:rsidRPr="00A27929" w14:paraId="01DCA288" w14:textId="77777777" w:rsidTr="00A27929">
        <w:tc>
          <w:tcPr>
            <w:tcW w:w="9918" w:type="dxa"/>
            <w:shd w:val="clear" w:color="auto" w:fill="auto"/>
          </w:tcPr>
          <w:p w14:paraId="42F9ABEC" w14:textId="77777777" w:rsidR="00893300" w:rsidRPr="00A27929" w:rsidRDefault="00893300" w:rsidP="00A27929">
            <w:pPr>
              <w:jc w:val="center"/>
              <w:rPr>
                <w:rFonts w:ascii="Arial" w:hAnsi="Arial" w:cs="Arial"/>
                <w:sz w:val="16"/>
                <w:szCs w:val="16"/>
                <w:lang w:eastAsia="zh-CN"/>
              </w:rPr>
            </w:pPr>
            <w:r w:rsidRPr="00A27929">
              <w:rPr>
                <w:rFonts w:ascii="Arial" w:hAnsi="Arial" w:cs="Arial"/>
                <w:sz w:val="16"/>
                <w:szCs w:val="16"/>
                <w:lang w:eastAsia="zh-CN"/>
              </w:rPr>
              <w:t xml:space="preserve">----------------------------------------------- </w:t>
            </w:r>
            <w:r w:rsidRPr="00A27929">
              <w:rPr>
                <w:rFonts w:ascii="Arial" w:hAnsi="Arial" w:cs="Arial"/>
                <w:i/>
                <w:sz w:val="16"/>
                <w:szCs w:val="16"/>
                <w:lang w:eastAsia="zh-CN"/>
              </w:rPr>
              <w:t>TP</w:t>
            </w:r>
            <w:r w:rsidRPr="00A27929">
              <w:rPr>
                <w:rFonts w:ascii="Arial" w:hAnsi="Arial" w:cs="Arial"/>
                <w:sz w:val="16"/>
                <w:szCs w:val="16"/>
                <w:lang w:eastAsia="zh-CN"/>
              </w:rPr>
              <w:t xml:space="preserve"> </w:t>
            </w:r>
            <w:r w:rsidRPr="00A27929">
              <w:rPr>
                <w:rFonts w:ascii="Arial" w:hAnsi="Arial" w:cs="Arial"/>
                <w:i/>
                <w:sz w:val="16"/>
                <w:szCs w:val="16"/>
                <w:lang w:eastAsia="zh-CN"/>
              </w:rPr>
              <w:t>start</w:t>
            </w:r>
            <w:r w:rsidRPr="00A27929">
              <w:rPr>
                <w:rFonts w:ascii="Arial" w:hAnsi="Arial" w:cs="Arial"/>
                <w:sz w:val="16"/>
                <w:szCs w:val="16"/>
                <w:lang w:eastAsia="zh-CN"/>
              </w:rPr>
              <w:t>------------------------------------------------</w:t>
            </w:r>
          </w:p>
          <w:p w14:paraId="7F4551B3" w14:textId="77777777" w:rsidR="00893300" w:rsidRPr="00A27929" w:rsidRDefault="00893300" w:rsidP="00A27929">
            <w:pPr>
              <w:jc w:val="center"/>
              <w:rPr>
                <w:rFonts w:ascii="Arial" w:eastAsia="DengXian" w:hAnsi="Arial" w:cs="Arial"/>
                <w:sz w:val="16"/>
                <w:szCs w:val="16"/>
                <w:lang w:eastAsia="zh-CN"/>
              </w:rPr>
            </w:pPr>
            <w:r w:rsidRPr="00A27929">
              <w:rPr>
                <w:rFonts w:ascii="Arial" w:hAnsi="Arial" w:cs="Arial"/>
                <w:sz w:val="16"/>
                <w:szCs w:val="16"/>
                <w:lang w:eastAsia="zh-CN"/>
              </w:rPr>
              <w:t xml:space="preserve">==== </w:t>
            </w:r>
            <w:r w:rsidRPr="00A27929">
              <w:rPr>
                <w:rFonts w:ascii="Arial" w:hAnsi="Arial" w:cs="Arial"/>
                <w:i/>
                <w:sz w:val="16"/>
                <w:szCs w:val="16"/>
                <w:lang w:eastAsia="zh-CN"/>
              </w:rPr>
              <w:t>Unchanged parts</w:t>
            </w:r>
            <w:r w:rsidRPr="00A27929">
              <w:rPr>
                <w:rFonts w:ascii="Arial" w:hAnsi="Arial" w:cs="Arial"/>
                <w:sz w:val="16"/>
                <w:szCs w:val="16"/>
                <w:lang w:eastAsia="zh-CN"/>
              </w:rPr>
              <w:t xml:space="preserve"> ====</w:t>
            </w:r>
          </w:p>
          <w:p w14:paraId="215C3F7C" w14:textId="77777777" w:rsidR="00893300" w:rsidRPr="00A27929" w:rsidRDefault="00893300" w:rsidP="00A27929">
            <w:pPr>
              <w:rPr>
                <w:rFonts w:ascii="Arial" w:hAnsi="Arial" w:cs="Arial"/>
                <w:sz w:val="16"/>
                <w:szCs w:val="16"/>
              </w:rPr>
            </w:pPr>
            <w:r w:rsidRPr="00A27929">
              <w:rPr>
                <w:rFonts w:ascii="Arial" w:hAnsi="Arial" w:cs="Arial"/>
                <w:sz w:val="16"/>
                <w:szCs w:val="16"/>
              </w:rPr>
              <w:t xml:space="preserve">Each CSI-RS resource, defined in Clause 7.4.1.5.3 of [4, TS 38.211], is configured by the higher layer parameter </w:t>
            </w:r>
            <w:r w:rsidRPr="00A27929">
              <w:rPr>
                <w:rFonts w:ascii="Arial" w:hAnsi="Arial" w:cs="Arial"/>
                <w:i/>
                <w:sz w:val="16"/>
                <w:szCs w:val="16"/>
              </w:rPr>
              <w:t>NZP-CSI-RS-Resource</w:t>
            </w:r>
            <w:r w:rsidRPr="00A27929">
              <w:rPr>
                <w:rFonts w:ascii="Arial" w:hAnsi="Arial" w:cs="Arial"/>
                <w:sz w:val="16"/>
                <w:szCs w:val="16"/>
              </w:rPr>
              <w:t xml:space="preserve"> with the following restrictions:</w:t>
            </w:r>
          </w:p>
          <w:p w14:paraId="6AFC2A79" w14:textId="77777777" w:rsidR="00893300" w:rsidRPr="00A27929" w:rsidRDefault="00893300" w:rsidP="00A27929">
            <w:pPr>
              <w:ind w:left="568" w:hanging="284"/>
              <w:rPr>
                <w:rFonts w:ascii="Arial" w:hAnsi="Arial" w:cs="Arial"/>
                <w:sz w:val="16"/>
                <w:szCs w:val="16"/>
                <w:lang w:val="x-none"/>
              </w:rPr>
            </w:pPr>
            <w:r w:rsidRPr="00A27929">
              <w:rPr>
                <w:rFonts w:ascii="Arial" w:hAnsi="Arial" w:cs="Arial"/>
                <w:sz w:val="16"/>
                <w:szCs w:val="16"/>
                <w:lang w:val="x-none"/>
              </w:rPr>
              <w:t>-</w:t>
            </w:r>
            <w:r w:rsidRPr="00A27929">
              <w:rPr>
                <w:rFonts w:ascii="Arial" w:hAnsi="Arial" w:cs="Arial"/>
                <w:sz w:val="16"/>
                <w:szCs w:val="16"/>
                <w:lang w:val="x-none"/>
              </w:rPr>
              <w:tab/>
              <w:t>the time-domain locations of the two CSI-RS resources in a slot, or of the four CSI-RS resources in two consecutive slots</w:t>
            </w:r>
            <w:r w:rsidRPr="00A27929">
              <w:rPr>
                <w:rFonts w:ascii="Arial" w:hAnsi="Arial" w:cs="Arial"/>
                <w:sz w:val="16"/>
                <w:szCs w:val="16"/>
              </w:rPr>
              <w:t xml:space="preserve"> (which are the same across two consecutive slots)</w:t>
            </w:r>
            <w:r w:rsidRPr="00A27929">
              <w:rPr>
                <w:rFonts w:ascii="Arial" w:hAnsi="Arial" w:cs="Arial"/>
                <w:sz w:val="16"/>
                <w:szCs w:val="16"/>
                <w:lang w:val="x-none"/>
              </w:rPr>
              <w:t xml:space="preserve">, as defined by higher layer parameter </w:t>
            </w:r>
            <w:r w:rsidRPr="00A27929">
              <w:rPr>
                <w:rFonts w:ascii="Arial" w:hAnsi="Arial" w:cs="Arial"/>
                <w:i/>
                <w:sz w:val="16"/>
                <w:szCs w:val="16"/>
              </w:rPr>
              <w:t>CSI-RS-</w:t>
            </w:r>
            <w:r w:rsidRPr="00A27929">
              <w:rPr>
                <w:rFonts w:ascii="Arial" w:hAnsi="Arial" w:cs="Arial"/>
                <w:i/>
                <w:sz w:val="16"/>
                <w:szCs w:val="16"/>
                <w:lang w:val="x-none"/>
              </w:rPr>
              <w:t>resourceMapping</w:t>
            </w:r>
            <w:r w:rsidRPr="00A27929">
              <w:rPr>
                <w:rFonts w:ascii="Arial" w:hAnsi="Arial" w:cs="Arial"/>
                <w:sz w:val="16"/>
                <w:szCs w:val="16"/>
                <w:lang w:val="x-none"/>
              </w:rPr>
              <w:t>, is given by one of</w:t>
            </w:r>
          </w:p>
          <w:p w14:paraId="66F64729" w14:textId="77777777" w:rsidR="00893300" w:rsidRPr="00A27929" w:rsidRDefault="00893300" w:rsidP="00A27929">
            <w:pPr>
              <w:ind w:left="851" w:hanging="284"/>
              <w:rPr>
                <w:rFonts w:ascii="Arial" w:hAnsi="Arial" w:cs="Arial"/>
                <w:sz w:val="16"/>
                <w:szCs w:val="16"/>
                <w:lang w:val="x-none"/>
              </w:rPr>
            </w:pPr>
            <w:r w:rsidRPr="00A27929">
              <w:rPr>
                <w:rFonts w:ascii="Arial" w:hAnsi="Arial" w:cs="Arial"/>
                <w:sz w:val="16"/>
                <w:szCs w:val="16"/>
                <w:lang w:val="x-none"/>
              </w:rPr>
              <w:t>-</w:t>
            </w:r>
            <w:r w:rsidRPr="00A27929">
              <w:rPr>
                <w:rFonts w:ascii="Arial" w:hAnsi="Arial" w:cs="Arial"/>
                <w:sz w:val="16"/>
                <w:szCs w:val="16"/>
                <w:lang w:val="x-none"/>
              </w:rPr>
              <w:tab/>
            </w:r>
            <w:r w:rsidRPr="00A27929">
              <w:rPr>
                <w:rFonts w:ascii="Arial" w:hAnsi="Arial" w:cs="Arial"/>
                <w:position w:val="-10"/>
                <w:sz w:val="16"/>
                <w:szCs w:val="16"/>
                <w:lang w:val="x-none"/>
              </w:rPr>
              <w:object w:dxaOrig="700" w:dyaOrig="300" w14:anchorId="0CB0306A">
                <v:shape id="_x0000_i1076" type="#_x0000_t75" style="width:36.75pt;height:15pt" o:ole="">
                  <v:imagedata r:id="rId1626" o:title=""/>
                </v:shape>
                <o:OLEObject Type="Embed" ProgID="Equation.3" ShapeID="_x0000_i1076" DrawAspect="Content" ObjectID="_1713593433" r:id="rId2146"/>
              </w:object>
            </w:r>
            <w:r w:rsidRPr="00A27929">
              <w:rPr>
                <w:rFonts w:ascii="Arial" w:hAnsi="Arial" w:cs="Arial"/>
                <w:sz w:val="16"/>
                <w:szCs w:val="16"/>
                <w:lang w:val="x-none"/>
              </w:rPr>
              <w:t xml:space="preserve">, </w:t>
            </w:r>
            <w:r w:rsidRPr="00A27929">
              <w:rPr>
                <w:rFonts w:ascii="Arial" w:hAnsi="Arial" w:cs="Arial"/>
                <w:position w:val="-10"/>
                <w:sz w:val="16"/>
                <w:szCs w:val="16"/>
                <w:lang w:val="x-none"/>
              </w:rPr>
              <w:object w:dxaOrig="700" w:dyaOrig="300" w14:anchorId="5E3DFE1D">
                <v:shape id="_x0000_i1077" type="#_x0000_t75" style="width:36.75pt;height:15pt" o:ole="">
                  <v:imagedata r:id="rId1628" o:title=""/>
                </v:shape>
                <o:OLEObject Type="Embed" ProgID="Equation.3" ShapeID="_x0000_i1077" DrawAspect="Content" ObjectID="_1713593434" r:id="rId2147"/>
              </w:object>
            </w:r>
            <w:r w:rsidRPr="00A27929">
              <w:rPr>
                <w:rFonts w:ascii="Arial" w:hAnsi="Arial" w:cs="Arial"/>
                <w:sz w:val="16"/>
                <w:szCs w:val="16"/>
                <w:lang w:val="x-none"/>
              </w:rPr>
              <w:t>, or</w:t>
            </w:r>
            <w:r w:rsidRPr="00A27929">
              <w:rPr>
                <w:rFonts w:ascii="Arial" w:hAnsi="Arial" w:cs="Arial"/>
                <w:position w:val="-10"/>
                <w:sz w:val="16"/>
                <w:szCs w:val="16"/>
                <w:lang w:val="x-none"/>
              </w:rPr>
              <w:object w:dxaOrig="780" w:dyaOrig="300" w14:anchorId="0B4A93CD">
                <v:shape id="_x0000_i1078" type="#_x0000_t75" style="width:44.25pt;height:15pt" o:ole="">
                  <v:imagedata r:id="rId1630" o:title=""/>
                </v:shape>
                <o:OLEObject Type="Embed" ProgID="Equation.3" ShapeID="_x0000_i1078" DrawAspect="Content" ObjectID="_1713593435" r:id="rId2148"/>
              </w:object>
            </w:r>
            <w:r w:rsidRPr="00A27929">
              <w:rPr>
                <w:rFonts w:ascii="Arial" w:hAnsi="Arial" w:cs="Arial"/>
                <w:sz w:val="16"/>
                <w:szCs w:val="16"/>
                <w:lang w:val="x-none"/>
              </w:rPr>
              <w:t xml:space="preserve"> for frequency range 1 and frequency range 2,</w:t>
            </w:r>
          </w:p>
          <w:p w14:paraId="1114DC9E" w14:textId="77777777" w:rsidR="00893300" w:rsidRPr="00A27929" w:rsidRDefault="00893300" w:rsidP="00A27929">
            <w:pPr>
              <w:ind w:left="851" w:hanging="284"/>
              <w:rPr>
                <w:rFonts w:ascii="Arial" w:hAnsi="Arial" w:cs="Arial"/>
                <w:sz w:val="16"/>
                <w:szCs w:val="16"/>
                <w:lang w:val="x-none"/>
              </w:rPr>
            </w:pPr>
            <w:r w:rsidRPr="00A27929">
              <w:rPr>
                <w:rFonts w:ascii="Arial" w:hAnsi="Arial" w:cs="Arial"/>
                <w:sz w:val="16"/>
                <w:szCs w:val="16"/>
                <w:lang w:val="x-none"/>
              </w:rPr>
              <w:t>-</w:t>
            </w:r>
            <w:r w:rsidRPr="00A27929">
              <w:rPr>
                <w:rFonts w:ascii="Arial" w:hAnsi="Arial" w:cs="Arial"/>
                <w:sz w:val="16"/>
                <w:szCs w:val="16"/>
                <w:lang w:val="x-none"/>
              </w:rPr>
              <w:tab/>
            </w:r>
            <w:r w:rsidRPr="00A27929">
              <w:rPr>
                <w:rFonts w:ascii="Arial" w:hAnsi="Arial" w:cs="Arial"/>
                <w:position w:val="-10"/>
                <w:sz w:val="16"/>
                <w:szCs w:val="16"/>
                <w:lang w:val="x-none"/>
              </w:rPr>
              <w:object w:dxaOrig="700" w:dyaOrig="300" w14:anchorId="4714DD37">
                <v:shape id="_x0000_i1079" type="#_x0000_t75" style="width:36.75pt;height:15pt" o:ole="">
                  <v:imagedata r:id="rId1632" o:title=""/>
                </v:shape>
                <o:OLEObject Type="Embed" ProgID="Equation.3" ShapeID="_x0000_i1079" DrawAspect="Content" ObjectID="_1713593436" r:id="rId2149"/>
              </w:object>
            </w:r>
            <w:r w:rsidRPr="00A27929">
              <w:rPr>
                <w:rFonts w:ascii="Arial" w:hAnsi="Arial" w:cs="Arial"/>
                <w:sz w:val="16"/>
                <w:szCs w:val="16"/>
                <w:lang w:val="x-none"/>
              </w:rPr>
              <w:t xml:space="preserve">, </w:t>
            </w:r>
            <w:r w:rsidRPr="00A27929">
              <w:rPr>
                <w:rFonts w:ascii="Arial" w:hAnsi="Arial" w:cs="Arial"/>
                <w:position w:val="-10"/>
                <w:sz w:val="16"/>
                <w:szCs w:val="16"/>
                <w:lang w:val="x-none"/>
              </w:rPr>
              <w:object w:dxaOrig="639" w:dyaOrig="300" w14:anchorId="0677543C">
                <v:shape id="_x0000_i1080" type="#_x0000_t75" style="width:27.75pt;height:15pt" o:ole="">
                  <v:imagedata r:id="rId1634" o:title=""/>
                </v:shape>
                <o:OLEObject Type="Embed" ProgID="Equation.3" ShapeID="_x0000_i1080" DrawAspect="Content" ObjectID="_1713593437" r:id="rId2150"/>
              </w:object>
            </w:r>
            <w:r w:rsidRPr="00A27929">
              <w:rPr>
                <w:rFonts w:ascii="Arial" w:hAnsi="Arial" w:cs="Arial"/>
                <w:sz w:val="16"/>
                <w:szCs w:val="16"/>
                <w:lang w:val="x-none"/>
              </w:rPr>
              <w:t xml:space="preserve">, </w:t>
            </w:r>
            <w:r w:rsidRPr="00A27929">
              <w:rPr>
                <w:rFonts w:ascii="Arial" w:hAnsi="Arial" w:cs="Arial"/>
                <w:position w:val="-10"/>
                <w:sz w:val="16"/>
                <w:szCs w:val="16"/>
                <w:lang w:val="x-none"/>
              </w:rPr>
              <w:object w:dxaOrig="700" w:dyaOrig="300" w14:anchorId="2AE73FB0">
                <v:shape id="_x0000_i1081" type="#_x0000_t75" style="width:36.75pt;height:15pt" o:ole="">
                  <v:imagedata r:id="rId1636" o:title=""/>
                </v:shape>
                <o:OLEObject Type="Embed" ProgID="Equation.3" ShapeID="_x0000_i1081" DrawAspect="Content" ObjectID="_1713593438" r:id="rId2151"/>
              </w:object>
            </w:r>
            <w:r w:rsidRPr="00A27929">
              <w:rPr>
                <w:rFonts w:ascii="Arial" w:hAnsi="Arial" w:cs="Arial"/>
                <w:sz w:val="16"/>
                <w:szCs w:val="16"/>
                <w:lang w:val="x-none"/>
              </w:rPr>
              <w:t xml:space="preserve">, </w:t>
            </w:r>
            <w:r w:rsidRPr="00A27929">
              <w:rPr>
                <w:rFonts w:ascii="Arial" w:hAnsi="Arial" w:cs="Arial"/>
                <w:position w:val="-10"/>
                <w:sz w:val="16"/>
                <w:szCs w:val="16"/>
                <w:lang w:val="x-none"/>
              </w:rPr>
              <w:object w:dxaOrig="680" w:dyaOrig="300" w14:anchorId="04831E21">
                <v:shape id="_x0000_i1082" type="#_x0000_t75" style="width:36.75pt;height:15pt" o:ole="">
                  <v:imagedata r:id="rId1638" o:title=""/>
                </v:shape>
                <o:OLEObject Type="Embed" ProgID="Equation.3" ShapeID="_x0000_i1082" DrawAspect="Content" ObjectID="_1713593439" r:id="rId2152"/>
              </w:object>
            </w:r>
            <w:r w:rsidRPr="00A27929">
              <w:rPr>
                <w:rFonts w:ascii="Arial" w:hAnsi="Arial" w:cs="Arial"/>
                <w:sz w:val="16"/>
                <w:szCs w:val="16"/>
                <w:lang w:val="x-none"/>
              </w:rPr>
              <w:t xml:space="preserve">, </w:t>
            </w:r>
            <w:r w:rsidRPr="00A27929">
              <w:rPr>
                <w:rFonts w:ascii="Arial" w:hAnsi="Arial" w:cs="Arial"/>
                <w:position w:val="-10"/>
                <w:sz w:val="16"/>
                <w:szCs w:val="16"/>
                <w:lang w:val="x-none"/>
              </w:rPr>
              <w:object w:dxaOrig="760" w:dyaOrig="300" w14:anchorId="35278DA3">
                <v:shape id="_x0000_i1083" type="#_x0000_t75" style="width:35.25pt;height:15pt" o:ole="">
                  <v:imagedata r:id="rId1640" o:title=""/>
                </v:shape>
                <o:OLEObject Type="Embed" ProgID="Equation.3" ShapeID="_x0000_i1083" DrawAspect="Content" ObjectID="_1713593440" r:id="rId2153"/>
              </w:object>
            </w:r>
            <w:r w:rsidRPr="00A27929">
              <w:rPr>
                <w:rFonts w:ascii="Arial" w:hAnsi="Arial" w:cs="Arial"/>
                <w:sz w:val="16"/>
                <w:szCs w:val="16"/>
                <w:lang w:val="x-none"/>
              </w:rPr>
              <w:t xml:space="preserve">, </w:t>
            </w:r>
            <w:r w:rsidRPr="00A27929">
              <w:rPr>
                <w:rFonts w:ascii="Arial" w:hAnsi="Arial" w:cs="Arial"/>
                <w:position w:val="-10"/>
                <w:sz w:val="16"/>
                <w:szCs w:val="16"/>
                <w:lang w:val="x-none"/>
              </w:rPr>
              <w:object w:dxaOrig="760" w:dyaOrig="300" w14:anchorId="49718227">
                <v:shape id="_x0000_i1084" type="#_x0000_t75" style="width:35.25pt;height:15pt" o:ole="">
                  <v:imagedata r:id="rId1642" o:title=""/>
                </v:shape>
                <o:OLEObject Type="Embed" ProgID="Equation.3" ShapeID="_x0000_i1084" DrawAspect="Content" ObjectID="_1713593441" r:id="rId2154"/>
              </w:object>
            </w:r>
            <w:r w:rsidRPr="00A27929">
              <w:rPr>
                <w:rFonts w:ascii="Arial" w:hAnsi="Arial" w:cs="Arial"/>
                <w:sz w:val="16"/>
                <w:szCs w:val="16"/>
                <w:lang w:val="x-none"/>
              </w:rPr>
              <w:t xml:space="preserve"> or </w:t>
            </w:r>
            <w:r w:rsidRPr="00A27929">
              <w:rPr>
                <w:rFonts w:ascii="Arial" w:hAnsi="Arial" w:cs="Arial"/>
                <w:position w:val="-10"/>
                <w:sz w:val="16"/>
                <w:szCs w:val="16"/>
                <w:lang w:val="x-none"/>
              </w:rPr>
              <w:object w:dxaOrig="760" w:dyaOrig="300" w14:anchorId="229AE724">
                <v:shape id="_x0000_i1085" type="#_x0000_t75" style="width:35.25pt;height:15pt" o:ole="">
                  <v:imagedata r:id="rId1644" o:title=""/>
                </v:shape>
                <o:OLEObject Type="Embed" ProgID="Equation.3" ShapeID="_x0000_i1085" DrawAspect="Content" ObjectID="_1713593442" r:id="rId2155"/>
              </w:object>
            </w:r>
            <w:r w:rsidRPr="00A27929">
              <w:rPr>
                <w:rFonts w:ascii="Arial" w:hAnsi="Arial" w:cs="Arial"/>
                <w:sz w:val="16"/>
                <w:szCs w:val="16"/>
                <w:lang w:val="x-none"/>
              </w:rPr>
              <w:t xml:space="preserve"> for frequency range 2.</w:t>
            </w:r>
          </w:p>
          <w:p w14:paraId="68606260" w14:textId="77777777" w:rsidR="00893300" w:rsidRPr="00A27929" w:rsidRDefault="00893300" w:rsidP="00A27929">
            <w:pPr>
              <w:ind w:left="568" w:hanging="284"/>
              <w:rPr>
                <w:rFonts w:ascii="Arial" w:hAnsi="Arial" w:cs="Arial"/>
                <w:sz w:val="16"/>
                <w:szCs w:val="16"/>
                <w:lang w:val="x-none"/>
              </w:rPr>
            </w:pPr>
            <w:r w:rsidRPr="00A27929">
              <w:rPr>
                <w:rFonts w:ascii="Arial" w:hAnsi="Arial" w:cs="Arial"/>
                <w:sz w:val="16"/>
                <w:szCs w:val="16"/>
                <w:lang w:val="x-none"/>
              </w:rPr>
              <w:t>-</w:t>
            </w:r>
            <w:r w:rsidRPr="00A27929">
              <w:rPr>
                <w:rFonts w:ascii="Arial" w:hAnsi="Arial" w:cs="Arial"/>
                <w:sz w:val="16"/>
                <w:szCs w:val="16"/>
                <w:lang w:val="x-none"/>
              </w:rPr>
              <w:tab/>
              <w:t xml:space="preserve">a single port CSI-RS resource with density </w:t>
            </w:r>
            <w:r w:rsidRPr="00A27929">
              <w:rPr>
                <w:rFonts w:ascii="Arial" w:hAnsi="Arial" w:cs="Arial"/>
                <w:position w:val="-10"/>
                <w:sz w:val="16"/>
                <w:szCs w:val="16"/>
                <w:lang w:val="x-none"/>
              </w:rPr>
              <w:object w:dxaOrig="499" w:dyaOrig="279" w14:anchorId="2BA202CE">
                <v:shape id="_x0000_i1086" type="#_x0000_t75" style="width:21pt;height:15pt" o:ole="">
                  <v:imagedata r:id="rId1646" o:title=""/>
                </v:shape>
                <o:OLEObject Type="Embed" ProgID="Equation.3" ShapeID="_x0000_i1086" DrawAspect="Content" ObjectID="_1713593443" r:id="rId2156"/>
              </w:object>
            </w:r>
            <w:r w:rsidRPr="00A27929">
              <w:rPr>
                <w:rFonts w:ascii="Arial" w:hAnsi="Arial" w:cs="Arial"/>
                <w:sz w:val="16"/>
                <w:szCs w:val="16"/>
                <w:lang w:val="x-none"/>
              </w:rPr>
              <w:t xml:space="preserve"> given by Table 7.4.1.5.3-1</w:t>
            </w:r>
            <w:r w:rsidRPr="00A27929">
              <w:rPr>
                <w:rFonts w:ascii="Arial" w:hAnsi="Arial" w:cs="Arial"/>
                <w:sz w:val="16"/>
                <w:szCs w:val="16"/>
              </w:rPr>
              <w:t xml:space="preserve"> from [4, TS 38.211]</w:t>
            </w:r>
            <w:r w:rsidRPr="00A27929">
              <w:rPr>
                <w:rFonts w:ascii="Arial" w:hAnsi="Arial" w:cs="Arial"/>
                <w:sz w:val="16"/>
                <w:szCs w:val="16"/>
                <w:lang w:val="x-none"/>
              </w:rPr>
              <w:t xml:space="preserve"> and higher layer parameter </w:t>
            </w:r>
            <w:r w:rsidRPr="00A27929">
              <w:rPr>
                <w:rFonts w:ascii="Arial" w:hAnsi="Arial" w:cs="Arial"/>
                <w:i/>
                <w:sz w:val="16"/>
                <w:szCs w:val="16"/>
                <w:lang w:val="x-none"/>
              </w:rPr>
              <w:t>density</w:t>
            </w:r>
            <w:r w:rsidRPr="00A27929">
              <w:rPr>
                <w:rFonts w:ascii="Arial" w:hAnsi="Arial" w:cs="Arial"/>
                <w:i/>
                <w:sz w:val="16"/>
                <w:szCs w:val="16"/>
              </w:rPr>
              <w:t xml:space="preserve"> </w:t>
            </w:r>
            <w:r w:rsidRPr="00A27929">
              <w:rPr>
                <w:rFonts w:ascii="Arial" w:hAnsi="Arial" w:cs="Arial"/>
                <w:sz w:val="16"/>
                <w:szCs w:val="16"/>
              </w:rPr>
              <w:t>configured by</w:t>
            </w:r>
            <w:r w:rsidRPr="00A27929">
              <w:rPr>
                <w:rFonts w:ascii="Arial" w:hAnsi="Arial" w:cs="Arial"/>
                <w:i/>
                <w:sz w:val="16"/>
                <w:szCs w:val="16"/>
              </w:rPr>
              <w:t xml:space="preserve"> </w:t>
            </w:r>
            <w:r w:rsidRPr="00A27929">
              <w:rPr>
                <w:rFonts w:ascii="Arial" w:hAnsi="Arial" w:cs="Arial"/>
                <w:i/>
                <w:sz w:val="16"/>
                <w:szCs w:val="16"/>
                <w:lang w:val="x-none"/>
              </w:rPr>
              <w:t>CSI-RS-ResourceMapping.</w:t>
            </w:r>
          </w:p>
          <w:p w14:paraId="54AAF9EE" w14:textId="42400A58" w:rsidR="00893300" w:rsidRPr="00A27929" w:rsidRDefault="00893300" w:rsidP="00A27929">
            <w:pPr>
              <w:ind w:left="568" w:hanging="284"/>
              <w:rPr>
                <w:rFonts w:ascii="Arial" w:hAnsi="Arial" w:cs="Arial"/>
                <w:sz w:val="16"/>
                <w:szCs w:val="16"/>
                <w:lang w:val="x-none"/>
              </w:rPr>
            </w:pPr>
            <w:r w:rsidRPr="00A27929">
              <w:rPr>
                <w:rFonts w:ascii="Arial" w:hAnsi="Arial" w:cs="Arial"/>
                <w:sz w:val="16"/>
                <w:szCs w:val="16"/>
                <w:lang w:val="x-none"/>
              </w:rPr>
              <w:t>-</w:t>
            </w:r>
            <w:r w:rsidRPr="00A27929">
              <w:rPr>
                <w:rFonts w:ascii="Arial" w:hAnsi="Arial" w:cs="Arial"/>
                <w:sz w:val="16"/>
                <w:szCs w:val="16"/>
                <w:lang w:val="x-none"/>
              </w:rPr>
              <w:tab/>
            </w:r>
            <w:r w:rsidRPr="00A27929">
              <w:rPr>
                <w:rFonts w:ascii="Arial" w:hAnsi="Arial" w:cs="Arial"/>
                <w:sz w:val="16"/>
                <w:szCs w:val="16"/>
              </w:rPr>
              <w:t xml:space="preserve">if carrier </w:t>
            </w:r>
            <m:oMath>
              <m:sSubSup>
                <m:sSubSupPr>
                  <m:ctrlPr>
                    <w:rPr>
                      <w:rFonts w:ascii="Cambria Math" w:hAnsi="Cambria Math" w:cs="Arial"/>
                      <w:i/>
                      <w:sz w:val="16"/>
                      <w:szCs w:val="16"/>
                    </w:rPr>
                  </m:ctrlPr>
                </m:sSubSupPr>
                <m:e>
                  <m:r>
                    <w:rPr>
                      <w:rFonts w:ascii="Cambria Math" w:hAnsi="Cambria Math" w:cs="Arial"/>
                      <w:sz w:val="16"/>
                      <w:szCs w:val="16"/>
                    </w:rPr>
                    <m:t>N</m:t>
                  </m:r>
                </m:e>
                <m:sub>
                  <m:r>
                    <m:rPr>
                      <m:nor/>
                    </m:rPr>
                    <w:rPr>
                      <w:rFonts w:ascii="Arial" w:hAnsi="Arial" w:cs="Arial"/>
                      <w:sz w:val="16"/>
                      <w:szCs w:val="16"/>
                    </w:rPr>
                    <m:t>grid</m:t>
                  </m:r>
                </m:sub>
                <m:sup>
                  <m:r>
                    <m:rPr>
                      <m:nor/>
                    </m:rPr>
                    <w:rPr>
                      <w:rFonts w:ascii="Arial" w:hAnsi="Arial" w:cs="Arial"/>
                      <w:sz w:val="16"/>
                      <w:szCs w:val="16"/>
                    </w:rPr>
                    <m:t>size</m:t>
                  </m:r>
                  <m:r>
                    <w:rPr>
                      <w:rFonts w:ascii="Cambria Math" w:hAnsi="Cambria Math" w:cs="Arial"/>
                      <w:sz w:val="16"/>
                      <w:szCs w:val="16"/>
                    </w:rPr>
                    <m:t>,μ</m:t>
                  </m:r>
                </m:sup>
              </m:sSubSup>
              <m:r>
                <w:rPr>
                  <w:rFonts w:ascii="Cambria Math" w:hAnsi="Cambria Math" w:cs="Arial"/>
                  <w:sz w:val="16"/>
                  <w:szCs w:val="16"/>
                </w:rPr>
                <m:t>=52</m:t>
              </m:r>
            </m:oMath>
            <w:r w:rsidRPr="00A27929">
              <w:rPr>
                <w:rFonts w:ascii="Arial" w:hAnsi="Arial" w:cs="Arial"/>
                <w:sz w:val="16"/>
                <w:szCs w:val="16"/>
              </w:rPr>
              <w:t xml:space="preserve">, </w:t>
            </w:r>
            <m:oMath>
              <m:sSubSup>
                <m:sSubSupPr>
                  <m:ctrlPr>
                    <w:rPr>
                      <w:rFonts w:ascii="Cambria Math" w:hAnsi="Cambria Math" w:cs="Arial"/>
                      <w:sz w:val="16"/>
                      <w:szCs w:val="16"/>
                    </w:rPr>
                  </m:ctrlPr>
                </m:sSubSupPr>
                <m:e>
                  <m:r>
                    <m:rPr>
                      <m:sty m:val="p"/>
                    </m:rPr>
                    <w:rPr>
                      <w:rFonts w:ascii="Cambria Math" w:hAnsi="Cambria Math" w:cs="Arial"/>
                      <w:sz w:val="16"/>
                      <w:szCs w:val="16"/>
                    </w:rPr>
                    <m:t>N</m:t>
                  </m:r>
                </m:e>
                <m:sub>
                  <m:r>
                    <m:rPr>
                      <m:nor/>
                    </m:rPr>
                    <w:rPr>
                      <w:rFonts w:ascii="Arial" w:hAnsi="Arial" w:cs="Arial"/>
                      <w:sz w:val="16"/>
                      <w:szCs w:val="16"/>
                    </w:rPr>
                    <m:t>BWP,i</m:t>
                  </m:r>
                </m:sub>
                <m:sup>
                  <m:r>
                    <m:rPr>
                      <m:nor/>
                    </m:rPr>
                    <w:rPr>
                      <w:rFonts w:ascii="Arial" w:hAnsi="Arial" w:cs="Arial"/>
                      <w:sz w:val="16"/>
                      <w:szCs w:val="16"/>
                    </w:rPr>
                    <m:t>size</m:t>
                  </m:r>
                </m:sup>
              </m:sSubSup>
              <m:r>
                <w:rPr>
                  <w:rFonts w:ascii="Cambria Math" w:hAnsi="Cambria Math" w:cs="Arial"/>
                  <w:sz w:val="16"/>
                  <w:szCs w:val="16"/>
                </w:rPr>
                <m:t>=52</m:t>
              </m:r>
            </m:oMath>
            <w:r w:rsidRPr="00A27929">
              <w:rPr>
                <w:rFonts w:ascii="Arial" w:hAnsi="Arial" w:cs="Arial"/>
                <w:sz w:val="16"/>
                <w:szCs w:val="16"/>
              </w:rPr>
              <w:t xml:space="preserve">, </w:t>
            </w:r>
            <m:oMath>
              <m:r>
                <w:rPr>
                  <w:rFonts w:ascii="Cambria Math" w:hAnsi="Cambria Math" w:cs="Arial"/>
                  <w:sz w:val="16"/>
                  <w:szCs w:val="16"/>
                </w:rPr>
                <m:t>μ=0</m:t>
              </m:r>
            </m:oMath>
            <w:r w:rsidRPr="00A27929">
              <w:rPr>
                <w:rFonts w:ascii="Arial" w:hAnsi="Arial" w:cs="Arial"/>
                <w:sz w:val="16"/>
                <w:szCs w:val="16"/>
              </w:rPr>
              <w:t xml:space="preserve"> and the carrier is configured in paired spectrum, the bandwidth of the CSI-RS resource, as given by the higher layer parameter </w:t>
            </w:r>
            <w:r w:rsidRPr="00A27929">
              <w:rPr>
                <w:rFonts w:ascii="Arial" w:hAnsi="Arial" w:cs="Arial"/>
                <w:i/>
                <w:sz w:val="16"/>
                <w:szCs w:val="16"/>
              </w:rPr>
              <w:t xml:space="preserve">freqBand </w:t>
            </w:r>
            <w:r w:rsidRPr="00A27929">
              <w:rPr>
                <w:rFonts w:ascii="Arial" w:hAnsi="Arial" w:cs="Arial"/>
                <w:sz w:val="16"/>
                <w:szCs w:val="16"/>
              </w:rPr>
              <w:t>configured by</w:t>
            </w:r>
            <w:r w:rsidRPr="00A27929">
              <w:rPr>
                <w:rFonts w:ascii="Arial" w:hAnsi="Arial" w:cs="Arial"/>
                <w:i/>
                <w:sz w:val="16"/>
                <w:szCs w:val="16"/>
              </w:rPr>
              <w:t xml:space="preserve"> CSI-RS-ResourceMapping</w:t>
            </w:r>
            <w:r w:rsidRPr="00A27929">
              <w:rPr>
                <w:rFonts w:ascii="Arial" w:hAnsi="Arial" w:cs="Arial"/>
                <w:sz w:val="16"/>
                <w:szCs w:val="16"/>
              </w:rPr>
              <w:t xml:space="preserve">, is </w:t>
            </w:r>
            <w:r w:rsidRPr="00A27929">
              <w:rPr>
                <w:rFonts w:ascii="Arial" w:hAnsi="Arial" w:cs="Arial"/>
                <w:i/>
                <w:iCs/>
                <w:sz w:val="16"/>
                <w:szCs w:val="16"/>
              </w:rPr>
              <w:t>X</w:t>
            </w:r>
            <w:r w:rsidRPr="00A27929">
              <w:rPr>
                <w:rFonts w:ascii="Arial" w:hAnsi="Arial" w:cs="Arial"/>
                <w:sz w:val="16"/>
                <w:szCs w:val="16"/>
              </w:rPr>
              <w:t xml:space="preserve"> resource blocks, where </w:t>
            </w:r>
            <m:oMath>
              <m:r>
                <w:rPr>
                  <w:rFonts w:ascii="Cambria Math" w:hAnsi="Cambria Math" w:cs="Arial"/>
                  <w:sz w:val="16"/>
                  <w:szCs w:val="16"/>
                </w:rPr>
                <m:t>X ≥ 28</m:t>
              </m:r>
            </m:oMath>
            <w:r w:rsidRPr="00A27929">
              <w:rPr>
                <w:rFonts w:ascii="Arial" w:hAnsi="Arial" w:cs="Arial"/>
                <w:sz w:val="16"/>
                <w:szCs w:val="16"/>
              </w:rPr>
              <w:t xml:space="preserve"> resources if the UE indicates </w:t>
            </w:r>
            <w:r w:rsidRPr="00A27929">
              <w:rPr>
                <w:rFonts w:ascii="Arial" w:hAnsi="Arial" w:cs="Arial"/>
                <w:i/>
                <w:iCs/>
                <w:sz w:val="16"/>
                <w:szCs w:val="16"/>
              </w:rPr>
              <w:t>trs-AddBW-Set1</w:t>
            </w:r>
            <w:r w:rsidRPr="00A27929">
              <w:rPr>
                <w:rFonts w:ascii="Arial" w:hAnsi="Arial" w:cs="Arial"/>
                <w:sz w:val="16"/>
                <w:szCs w:val="16"/>
              </w:rPr>
              <w:t xml:space="preserve"> for the </w:t>
            </w:r>
            <w:r w:rsidRPr="00A27929">
              <w:rPr>
                <w:rFonts w:ascii="Arial" w:hAnsi="Arial" w:cs="Arial"/>
                <w:i/>
                <w:iCs/>
                <w:sz w:val="16"/>
                <w:szCs w:val="16"/>
              </w:rPr>
              <w:t>trs-AdditionalBandwidth</w:t>
            </w:r>
            <w:r w:rsidRPr="00A27929">
              <w:rPr>
                <w:rFonts w:ascii="Arial" w:hAnsi="Arial" w:cs="Arial"/>
                <w:sz w:val="16"/>
                <w:szCs w:val="16"/>
              </w:rPr>
              <w:t xml:space="preserve"> capability </w:t>
            </w:r>
            <w:r w:rsidRPr="00A27929">
              <w:rPr>
                <w:rFonts w:ascii="Arial" w:hAnsi="Arial" w:cs="Arial"/>
                <w:color w:val="FF0000"/>
                <w:sz w:val="16"/>
                <w:szCs w:val="16"/>
              </w:rPr>
              <w:t xml:space="preserve">for CSI-RS for tracking or [FG35-2, set 1] for the [FG35-2] capability for aperiodic CSI-RS for fast SCell activation </w:t>
            </w:r>
            <w:r w:rsidRPr="00A27929">
              <w:rPr>
                <w:rFonts w:ascii="Arial" w:hAnsi="Arial" w:cs="Arial"/>
                <w:sz w:val="16"/>
                <w:szCs w:val="16"/>
              </w:rPr>
              <w:t xml:space="preserve">and </w:t>
            </w:r>
            <m:oMath>
              <m:r>
                <w:rPr>
                  <w:rFonts w:ascii="Cambria Math" w:hAnsi="Cambria Math" w:cs="Arial"/>
                  <w:sz w:val="16"/>
                  <w:szCs w:val="16"/>
                </w:rPr>
                <m:t>X ≥ 32</m:t>
              </m:r>
            </m:oMath>
            <w:r w:rsidRPr="00A27929">
              <w:rPr>
                <w:rFonts w:ascii="Arial" w:hAnsi="Arial" w:cs="Arial"/>
                <w:sz w:val="16"/>
                <w:szCs w:val="16"/>
              </w:rPr>
              <w:t xml:space="preserve"> if the UE indicates </w:t>
            </w:r>
            <w:r w:rsidRPr="00A27929">
              <w:rPr>
                <w:rFonts w:ascii="Arial" w:hAnsi="Arial" w:cs="Arial"/>
                <w:i/>
                <w:iCs/>
                <w:sz w:val="16"/>
                <w:szCs w:val="16"/>
              </w:rPr>
              <w:t>trs-AddBW-Set2</w:t>
            </w:r>
            <w:r w:rsidRPr="00A27929">
              <w:rPr>
                <w:rFonts w:ascii="Arial" w:hAnsi="Arial" w:cs="Arial"/>
                <w:sz w:val="16"/>
                <w:szCs w:val="16"/>
              </w:rPr>
              <w:t xml:space="preserve"> for the </w:t>
            </w:r>
            <w:r w:rsidRPr="00A27929">
              <w:rPr>
                <w:rFonts w:ascii="Arial" w:hAnsi="Arial" w:cs="Arial"/>
                <w:i/>
                <w:iCs/>
                <w:sz w:val="16"/>
                <w:szCs w:val="16"/>
              </w:rPr>
              <w:t xml:space="preserve">AdditionalBandwidth </w:t>
            </w:r>
            <w:r w:rsidRPr="00A27929">
              <w:rPr>
                <w:rFonts w:ascii="Arial" w:hAnsi="Arial" w:cs="Arial"/>
                <w:sz w:val="16"/>
                <w:szCs w:val="16"/>
              </w:rPr>
              <w:t>capability</w:t>
            </w:r>
            <w:r w:rsidRPr="00A27929">
              <w:rPr>
                <w:rFonts w:ascii="Arial" w:hAnsi="Arial" w:cs="Arial"/>
                <w:color w:val="FF0000"/>
                <w:sz w:val="16"/>
                <w:szCs w:val="16"/>
              </w:rPr>
              <w:t xml:space="preserve"> for CSI-RS for tracking or [FG35-2, set 2] for the [FG35-2] capability for aperiodic CSI-RS for fast SCell activation</w:t>
            </w:r>
            <w:r w:rsidRPr="00A27929">
              <w:rPr>
                <w:rFonts w:ascii="Arial" w:hAnsi="Arial" w:cs="Arial"/>
                <w:sz w:val="16"/>
                <w:szCs w:val="16"/>
              </w:rPr>
              <w:t xml:space="preserve">; in these cases, if the UE is configured with CSI-RS comprising X&lt;52 resource blocks, the UE </w:t>
            </w:r>
            <w:r w:rsidRPr="00A27929">
              <w:rPr>
                <w:rFonts w:ascii="Arial" w:hAnsi="Arial" w:cs="Arial"/>
                <w:iCs/>
                <w:sz w:val="16"/>
                <w:szCs w:val="16"/>
              </w:rPr>
              <w:t xml:space="preserve">does not expect that the total number of PRBs allocated for DL transmissions but not overlapped with the PRBs carrying CSI-RS for tracking is </w:t>
            </w:r>
            <w:r w:rsidRPr="00A27929">
              <w:rPr>
                <w:rFonts w:ascii="Arial" w:hAnsi="Arial" w:cs="Arial"/>
                <w:iCs/>
                <w:sz w:val="16"/>
                <w:szCs w:val="16"/>
              </w:rPr>
              <w:lastRenderedPageBreak/>
              <w:t xml:space="preserve">more than 4, where </w:t>
            </w:r>
            <w:r w:rsidRPr="00A27929">
              <w:rPr>
                <w:rFonts w:ascii="Arial" w:eastAsia="Times New Roman" w:hAnsi="Arial" w:cs="Arial"/>
                <w:sz w:val="16"/>
                <w:szCs w:val="16"/>
                <w:lang w:val="x-none"/>
              </w:rPr>
              <w:t>all CSI-RS resource configurations shall span the same set of resource blocks</w:t>
            </w:r>
            <w:r w:rsidRPr="00A27929">
              <w:rPr>
                <w:rFonts w:ascii="Arial" w:eastAsia="Times New Roman" w:hAnsi="Arial" w:cs="Arial"/>
                <w:sz w:val="16"/>
                <w:szCs w:val="16"/>
              </w:rPr>
              <w:t>;</w:t>
            </w:r>
            <w:r w:rsidRPr="00A27929">
              <w:rPr>
                <w:rFonts w:ascii="Arial" w:hAnsi="Arial" w:cs="Arial"/>
                <w:sz w:val="16"/>
                <w:szCs w:val="16"/>
              </w:rPr>
              <w:t xml:space="preserve"> otherwise, </w:t>
            </w:r>
            <w:r w:rsidRPr="00A27929">
              <w:rPr>
                <w:rFonts w:ascii="Arial" w:hAnsi="Arial" w:cs="Arial"/>
                <w:sz w:val="16"/>
                <w:szCs w:val="16"/>
                <w:lang w:val="x-none"/>
              </w:rPr>
              <w:t xml:space="preserve">the bandwidth of the CSI-RS resource, as given by the higher layer parameter </w:t>
            </w:r>
            <w:r w:rsidRPr="00A27929">
              <w:rPr>
                <w:rFonts w:ascii="Arial" w:hAnsi="Arial" w:cs="Arial"/>
                <w:i/>
                <w:sz w:val="16"/>
                <w:szCs w:val="16"/>
                <w:lang w:val="x-none"/>
              </w:rPr>
              <w:t>freqBand</w:t>
            </w:r>
            <w:r w:rsidRPr="00A27929">
              <w:rPr>
                <w:rFonts w:ascii="Arial" w:hAnsi="Arial" w:cs="Arial"/>
                <w:i/>
                <w:sz w:val="16"/>
                <w:szCs w:val="16"/>
              </w:rPr>
              <w:t xml:space="preserve"> </w:t>
            </w:r>
            <w:r w:rsidRPr="00A27929">
              <w:rPr>
                <w:rFonts w:ascii="Arial" w:hAnsi="Arial" w:cs="Arial"/>
                <w:sz w:val="16"/>
                <w:szCs w:val="16"/>
              </w:rPr>
              <w:t>configured by</w:t>
            </w:r>
            <w:r w:rsidRPr="00A27929">
              <w:rPr>
                <w:rFonts w:ascii="Arial" w:hAnsi="Arial" w:cs="Arial"/>
                <w:i/>
                <w:sz w:val="16"/>
                <w:szCs w:val="16"/>
              </w:rPr>
              <w:t xml:space="preserve"> </w:t>
            </w:r>
            <w:r w:rsidRPr="00A27929">
              <w:rPr>
                <w:rFonts w:ascii="Arial" w:hAnsi="Arial" w:cs="Arial"/>
                <w:i/>
                <w:sz w:val="16"/>
                <w:szCs w:val="16"/>
                <w:lang w:val="x-none"/>
              </w:rPr>
              <w:t>CSI-RS-ResourceMapping</w:t>
            </w:r>
            <w:r w:rsidRPr="00A27929">
              <w:rPr>
                <w:rFonts w:ascii="Arial" w:hAnsi="Arial" w:cs="Arial"/>
                <w:sz w:val="16"/>
                <w:szCs w:val="16"/>
                <w:lang w:val="x-none"/>
              </w:rPr>
              <w:t xml:space="preserve">, is the minimum of 52 and </w:t>
            </w:r>
            <m:oMath>
              <m:sSubSup>
                <m:sSubSupPr>
                  <m:ctrlPr>
                    <w:rPr>
                      <w:rFonts w:ascii="Cambria Math" w:hAnsi="Cambria Math" w:cs="Arial"/>
                      <w:sz w:val="16"/>
                      <w:szCs w:val="16"/>
                      <w:lang w:eastAsia="zh-CN"/>
                    </w:rPr>
                  </m:ctrlPr>
                </m:sSubSupPr>
                <m:e>
                  <m:r>
                    <m:rPr>
                      <m:sty m:val="p"/>
                    </m:rPr>
                    <w:rPr>
                      <w:rFonts w:ascii="Cambria Math" w:hAnsi="Cambria Math" w:cs="Arial"/>
                      <w:sz w:val="16"/>
                      <w:szCs w:val="16"/>
                      <w:lang w:eastAsia="zh-CN"/>
                    </w:rPr>
                    <m:t>N</m:t>
                  </m:r>
                </m:e>
                <m:sub>
                  <m:r>
                    <m:rPr>
                      <m:nor/>
                    </m:rPr>
                    <w:rPr>
                      <w:rFonts w:ascii="Arial" w:hAnsi="Arial" w:cs="Arial"/>
                      <w:sz w:val="16"/>
                      <w:szCs w:val="16"/>
                      <w:lang w:eastAsia="zh-CN"/>
                    </w:rPr>
                    <m:t>BWP,i</m:t>
                  </m:r>
                </m:sub>
                <m:sup>
                  <m:r>
                    <m:rPr>
                      <m:nor/>
                    </m:rPr>
                    <w:rPr>
                      <w:rFonts w:ascii="Arial" w:hAnsi="Arial" w:cs="Arial"/>
                      <w:sz w:val="16"/>
                      <w:szCs w:val="16"/>
                      <w:lang w:eastAsia="zh-CN"/>
                    </w:rPr>
                    <m:t>size</m:t>
                  </m:r>
                </m:sup>
              </m:sSubSup>
            </m:oMath>
            <w:r w:rsidRPr="00A27929">
              <w:rPr>
                <w:rFonts w:ascii="Arial" w:hAnsi="Arial" w:cs="Arial"/>
                <w:sz w:val="16"/>
                <w:szCs w:val="16"/>
                <w:lang w:val="x-none"/>
              </w:rPr>
              <w:t xml:space="preserve"> resource blocks, or is equal to </w:t>
            </w:r>
            <m:oMath>
              <m:sSubSup>
                <m:sSubSupPr>
                  <m:ctrlPr>
                    <w:rPr>
                      <w:rFonts w:ascii="Cambria Math" w:hAnsi="Cambria Math" w:cs="Arial"/>
                      <w:sz w:val="16"/>
                      <w:szCs w:val="16"/>
                      <w:lang w:eastAsia="zh-CN"/>
                    </w:rPr>
                  </m:ctrlPr>
                </m:sSubSupPr>
                <m:e>
                  <m:r>
                    <m:rPr>
                      <m:sty m:val="p"/>
                    </m:rPr>
                    <w:rPr>
                      <w:rFonts w:ascii="Cambria Math" w:hAnsi="Cambria Math" w:cs="Arial"/>
                      <w:sz w:val="16"/>
                      <w:szCs w:val="16"/>
                      <w:lang w:eastAsia="zh-CN"/>
                    </w:rPr>
                    <m:t>N</m:t>
                  </m:r>
                </m:e>
                <m:sub>
                  <m:r>
                    <m:rPr>
                      <m:nor/>
                    </m:rPr>
                    <w:rPr>
                      <w:rFonts w:ascii="Arial" w:hAnsi="Arial" w:cs="Arial"/>
                      <w:sz w:val="16"/>
                      <w:szCs w:val="16"/>
                      <w:lang w:eastAsia="zh-CN"/>
                    </w:rPr>
                    <m:t>BWP,i</m:t>
                  </m:r>
                </m:sub>
                <m:sup>
                  <m:r>
                    <m:rPr>
                      <m:nor/>
                    </m:rPr>
                    <w:rPr>
                      <w:rFonts w:ascii="Arial" w:hAnsi="Arial" w:cs="Arial"/>
                      <w:sz w:val="16"/>
                      <w:szCs w:val="16"/>
                      <w:lang w:eastAsia="zh-CN"/>
                    </w:rPr>
                    <m:t>size</m:t>
                  </m:r>
                </m:sup>
              </m:sSubSup>
            </m:oMath>
            <w:r w:rsidRPr="00A27929">
              <w:rPr>
                <w:rFonts w:ascii="Arial" w:hAnsi="Arial" w:cs="Arial"/>
                <w:sz w:val="16"/>
                <w:szCs w:val="16"/>
                <w:lang w:val="x-none"/>
              </w:rPr>
              <w:t xml:space="preserve"> resource blocks</w:t>
            </w:r>
            <w:r w:rsidRPr="00A27929">
              <w:rPr>
                <w:rFonts w:ascii="Arial" w:hAnsi="Arial" w:cs="Arial"/>
                <w:sz w:val="16"/>
                <w:szCs w:val="16"/>
              </w:rPr>
              <w:t>. For operation with shared spectrum channel access,</w:t>
            </w:r>
            <w:r w:rsidRPr="00A27929">
              <w:rPr>
                <w:rFonts w:ascii="Arial" w:hAnsi="Arial" w:cs="Arial"/>
                <w:i/>
                <w:sz w:val="16"/>
                <w:szCs w:val="16"/>
                <w:lang w:val="x-none"/>
              </w:rPr>
              <w:t xml:space="preserve"> freqBand </w:t>
            </w:r>
            <w:r w:rsidRPr="00A27929">
              <w:rPr>
                <w:rFonts w:ascii="Arial" w:hAnsi="Arial" w:cs="Arial"/>
                <w:sz w:val="16"/>
                <w:szCs w:val="16"/>
                <w:lang w:val="x-none"/>
              </w:rPr>
              <w:t>configured by</w:t>
            </w:r>
            <w:r w:rsidRPr="00A27929">
              <w:rPr>
                <w:rFonts w:ascii="Arial" w:hAnsi="Arial" w:cs="Arial"/>
                <w:i/>
                <w:sz w:val="16"/>
                <w:szCs w:val="16"/>
                <w:lang w:val="x-none"/>
              </w:rPr>
              <w:t xml:space="preserve"> CSI-RS-ResourceMapping</w:t>
            </w:r>
            <w:r w:rsidRPr="00A27929">
              <w:rPr>
                <w:rFonts w:ascii="Arial" w:hAnsi="Arial" w:cs="Arial"/>
                <w:sz w:val="16"/>
                <w:szCs w:val="16"/>
                <w:lang w:val="x-none"/>
              </w:rPr>
              <w:t xml:space="preserve">, is the minimum of 48 and </w:t>
            </w:r>
            <m:oMath>
              <m:sSubSup>
                <m:sSubSupPr>
                  <m:ctrlPr>
                    <w:rPr>
                      <w:rFonts w:ascii="Cambria Math" w:hAnsi="Cambria Math" w:cs="Arial"/>
                      <w:sz w:val="16"/>
                      <w:szCs w:val="16"/>
                      <w:lang w:eastAsia="zh-CN"/>
                    </w:rPr>
                  </m:ctrlPr>
                </m:sSubSupPr>
                <m:e>
                  <m:r>
                    <m:rPr>
                      <m:sty m:val="p"/>
                    </m:rPr>
                    <w:rPr>
                      <w:rFonts w:ascii="Cambria Math" w:hAnsi="Cambria Math" w:cs="Arial"/>
                      <w:sz w:val="16"/>
                      <w:szCs w:val="16"/>
                      <w:lang w:eastAsia="zh-CN"/>
                    </w:rPr>
                    <m:t>N</m:t>
                  </m:r>
                </m:e>
                <m:sub>
                  <m:r>
                    <m:rPr>
                      <m:nor/>
                    </m:rPr>
                    <w:rPr>
                      <w:rFonts w:ascii="Arial" w:hAnsi="Arial" w:cs="Arial"/>
                      <w:sz w:val="16"/>
                      <w:szCs w:val="16"/>
                      <w:lang w:eastAsia="zh-CN"/>
                    </w:rPr>
                    <m:t>BWP,i</m:t>
                  </m:r>
                </m:sub>
                <m:sup>
                  <m:r>
                    <m:rPr>
                      <m:nor/>
                    </m:rPr>
                    <w:rPr>
                      <w:rFonts w:ascii="Arial" w:hAnsi="Arial" w:cs="Arial"/>
                      <w:sz w:val="16"/>
                      <w:szCs w:val="16"/>
                      <w:lang w:eastAsia="zh-CN"/>
                    </w:rPr>
                    <m:t>size</m:t>
                  </m:r>
                </m:sup>
              </m:sSubSup>
            </m:oMath>
            <w:r w:rsidRPr="00A27929">
              <w:rPr>
                <w:rFonts w:ascii="Arial" w:hAnsi="Arial" w:cs="Arial"/>
                <w:sz w:val="16"/>
                <w:szCs w:val="16"/>
                <w:lang w:val="x-none"/>
              </w:rPr>
              <w:t xml:space="preserve"> resource blocks, or is equal to </w:t>
            </w:r>
            <m:oMath>
              <m:sSubSup>
                <m:sSubSupPr>
                  <m:ctrlPr>
                    <w:rPr>
                      <w:rFonts w:ascii="Cambria Math" w:hAnsi="Cambria Math" w:cs="Arial"/>
                      <w:sz w:val="16"/>
                      <w:szCs w:val="16"/>
                      <w:lang w:eastAsia="zh-CN"/>
                    </w:rPr>
                  </m:ctrlPr>
                </m:sSubSupPr>
                <m:e>
                  <m:r>
                    <m:rPr>
                      <m:sty m:val="p"/>
                    </m:rPr>
                    <w:rPr>
                      <w:rFonts w:ascii="Cambria Math" w:hAnsi="Cambria Math" w:cs="Arial"/>
                      <w:sz w:val="16"/>
                      <w:szCs w:val="16"/>
                      <w:lang w:eastAsia="zh-CN"/>
                    </w:rPr>
                    <m:t>N</m:t>
                  </m:r>
                </m:e>
                <m:sub>
                  <m:r>
                    <m:rPr>
                      <m:nor/>
                    </m:rPr>
                    <w:rPr>
                      <w:rFonts w:ascii="Arial" w:hAnsi="Arial" w:cs="Arial"/>
                      <w:sz w:val="16"/>
                      <w:szCs w:val="16"/>
                      <w:lang w:eastAsia="zh-CN"/>
                    </w:rPr>
                    <m:t>BWP,i</m:t>
                  </m:r>
                </m:sub>
                <m:sup>
                  <m:r>
                    <m:rPr>
                      <m:nor/>
                    </m:rPr>
                    <w:rPr>
                      <w:rFonts w:ascii="Arial" w:hAnsi="Arial" w:cs="Arial"/>
                      <w:sz w:val="16"/>
                      <w:szCs w:val="16"/>
                      <w:lang w:eastAsia="zh-CN"/>
                    </w:rPr>
                    <m:t>size</m:t>
                  </m:r>
                </m:sup>
              </m:sSubSup>
            </m:oMath>
            <w:r w:rsidRPr="00A27929">
              <w:rPr>
                <w:rFonts w:ascii="Arial" w:hAnsi="Arial" w:cs="Arial"/>
                <w:sz w:val="16"/>
                <w:szCs w:val="16"/>
                <w:lang w:val="x-none"/>
              </w:rPr>
              <w:t xml:space="preserve"> resource blocks.</w:t>
            </w:r>
          </w:p>
          <w:p w14:paraId="3E42FF5F" w14:textId="77777777" w:rsidR="00893300" w:rsidRPr="00A27929" w:rsidRDefault="00893300" w:rsidP="00A27929">
            <w:pPr>
              <w:jc w:val="center"/>
              <w:rPr>
                <w:rFonts w:ascii="Arial" w:eastAsia="DengXian" w:hAnsi="Arial" w:cs="Arial"/>
                <w:sz w:val="16"/>
                <w:szCs w:val="16"/>
                <w:lang w:val="zh-CN" w:eastAsia="zh-CN"/>
              </w:rPr>
            </w:pPr>
            <w:r w:rsidRPr="00A27929">
              <w:rPr>
                <w:rFonts w:ascii="Arial" w:hAnsi="Arial" w:cs="Arial"/>
                <w:sz w:val="16"/>
                <w:szCs w:val="16"/>
                <w:lang w:eastAsia="zh-CN"/>
              </w:rPr>
              <w:t xml:space="preserve">==== </w:t>
            </w:r>
            <w:r w:rsidRPr="00A27929">
              <w:rPr>
                <w:rFonts w:ascii="Arial" w:hAnsi="Arial" w:cs="Arial"/>
                <w:i/>
                <w:sz w:val="16"/>
                <w:szCs w:val="16"/>
                <w:lang w:eastAsia="zh-CN"/>
              </w:rPr>
              <w:t>Unchanged parts</w:t>
            </w:r>
            <w:r w:rsidRPr="00A27929">
              <w:rPr>
                <w:rFonts w:ascii="Arial" w:hAnsi="Arial" w:cs="Arial"/>
                <w:sz w:val="16"/>
                <w:szCs w:val="16"/>
                <w:lang w:eastAsia="zh-CN"/>
              </w:rPr>
              <w:t xml:space="preserve"> ====</w:t>
            </w:r>
          </w:p>
          <w:p w14:paraId="1032A47A" w14:textId="4766358F" w:rsidR="00893300" w:rsidRPr="00A27929" w:rsidRDefault="00893300" w:rsidP="00A27929">
            <w:pPr>
              <w:jc w:val="center"/>
              <w:rPr>
                <w:rFonts w:ascii="Arial" w:eastAsia="DengXian" w:hAnsi="Arial" w:cs="Arial"/>
                <w:sz w:val="16"/>
                <w:szCs w:val="16"/>
                <w:lang w:eastAsia="zh-CN"/>
              </w:rPr>
            </w:pPr>
            <w:r w:rsidRPr="00A27929">
              <w:rPr>
                <w:rFonts w:ascii="Arial" w:hAnsi="Arial" w:cs="Arial"/>
                <w:sz w:val="16"/>
                <w:szCs w:val="16"/>
                <w:lang w:eastAsia="zh-CN"/>
              </w:rPr>
              <w:t xml:space="preserve">----------------------------------------------- </w:t>
            </w:r>
            <w:r w:rsidRPr="00A27929">
              <w:rPr>
                <w:rFonts w:ascii="Arial" w:hAnsi="Arial" w:cs="Arial"/>
                <w:i/>
                <w:sz w:val="16"/>
                <w:szCs w:val="16"/>
                <w:lang w:eastAsia="zh-CN"/>
              </w:rPr>
              <w:t>TP</w:t>
            </w:r>
            <w:r w:rsidRPr="00A27929">
              <w:rPr>
                <w:rFonts w:ascii="Arial" w:hAnsi="Arial" w:cs="Arial"/>
                <w:sz w:val="16"/>
                <w:szCs w:val="16"/>
                <w:lang w:eastAsia="zh-CN"/>
              </w:rPr>
              <w:t xml:space="preserve"> </w:t>
            </w:r>
            <w:r w:rsidRPr="00A27929">
              <w:rPr>
                <w:rFonts w:ascii="Arial" w:hAnsi="Arial" w:cs="Arial"/>
                <w:i/>
                <w:sz w:val="16"/>
                <w:szCs w:val="16"/>
                <w:lang w:eastAsia="zh-CN"/>
              </w:rPr>
              <w:t xml:space="preserve">end </w:t>
            </w:r>
            <w:r w:rsidRPr="00A27929">
              <w:rPr>
                <w:rFonts w:ascii="Arial" w:hAnsi="Arial" w:cs="Arial"/>
                <w:sz w:val="16"/>
                <w:szCs w:val="16"/>
                <w:lang w:eastAsia="zh-CN"/>
              </w:rPr>
              <w:t>------------------------------------------------</w:t>
            </w:r>
          </w:p>
        </w:tc>
      </w:tr>
    </w:tbl>
    <w:p w14:paraId="0853F674" w14:textId="77777777" w:rsidR="00893300" w:rsidRDefault="00893300" w:rsidP="00893300">
      <w:pPr>
        <w:rPr>
          <w:lang w:eastAsia="x-none"/>
        </w:rPr>
      </w:pPr>
      <w:r>
        <w:rPr>
          <w:lang w:eastAsia="x-none"/>
        </w:rPr>
        <w:lastRenderedPageBreak/>
        <w:t>Note: set 1 and set 2 are same as the legacy ones.</w:t>
      </w:r>
    </w:p>
    <w:p w14:paraId="182278B7" w14:textId="77777777" w:rsidR="00893300" w:rsidRDefault="00893300" w:rsidP="00893300">
      <w:pPr>
        <w:rPr>
          <w:lang w:eastAsia="x-none"/>
        </w:rPr>
      </w:pPr>
    </w:p>
    <w:p w14:paraId="601931DC" w14:textId="3CCE6927" w:rsidR="0042563F" w:rsidRPr="0042563F" w:rsidRDefault="002328C4" w:rsidP="0042563F">
      <w:pPr>
        <w:rPr>
          <w:b/>
          <w:bCs/>
          <w:lang w:eastAsia="x-none"/>
        </w:rPr>
      </w:pPr>
      <w:hyperlink r:id="rId2157" w:history="1">
        <w:r w:rsidR="004371F4">
          <w:rPr>
            <w:rStyle w:val="Hyperlink"/>
            <w:b/>
            <w:bCs/>
            <w:lang w:eastAsia="x-none"/>
          </w:rPr>
          <w:t>R1-2202703</w:t>
        </w:r>
      </w:hyperlink>
      <w:r w:rsidR="0042563F" w:rsidRPr="0042563F">
        <w:rPr>
          <w:b/>
          <w:bCs/>
          <w:lang w:eastAsia="x-none"/>
        </w:rPr>
        <w:tab/>
        <w:t>[Draft] LS on Stage 2 description for fast SCell activation</w:t>
      </w:r>
      <w:r w:rsidR="0042563F" w:rsidRPr="0042563F">
        <w:rPr>
          <w:b/>
          <w:bCs/>
          <w:lang w:eastAsia="x-none"/>
        </w:rPr>
        <w:tab/>
        <w:t>Moderator (Huawei)</w:t>
      </w:r>
    </w:p>
    <w:p w14:paraId="419AA940" w14:textId="7B3AAF53" w:rsidR="0042563F" w:rsidRDefault="0042563F" w:rsidP="0042563F">
      <w:pPr>
        <w:rPr>
          <w:lang w:eastAsia="x-none"/>
        </w:rPr>
      </w:pPr>
      <w:r w:rsidRPr="0042563F">
        <w:rPr>
          <w:b/>
          <w:bCs/>
          <w:lang w:eastAsia="x-none"/>
        </w:rPr>
        <w:t>Decision:</w:t>
      </w:r>
      <w:r>
        <w:rPr>
          <w:lang w:eastAsia="x-none"/>
        </w:rPr>
        <w:t xml:space="preserve"> As per email decision posted on Feb 26</w:t>
      </w:r>
      <w:r w:rsidRPr="0042563F">
        <w:rPr>
          <w:vertAlign w:val="superscript"/>
          <w:lang w:eastAsia="x-none"/>
        </w:rPr>
        <w:t>th</w:t>
      </w:r>
      <w:r>
        <w:rPr>
          <w:lang w:eastAsia="x-none"/>
        </w:rPr>
        <w:t xml:space="preserve">,the draft LS is endorsed. Final LS is </w:t>
      </w:r>
      <w:r w:rsidRPr="0042563F">
        <w:rPr>
          <w:highlight w:val="green"/>
          <w:lang w:eastAsia="x-none"/>
        </w:rPr>
        <w:t xml:space="preserve">approved in </w:t>
      </w:r>
      <w:hyperlink r:id="rId2158" w:history="1">
        <w:r w:rsidR="004371F4">
          <w:rPr>
            <w:rStyle w:val="Hyperlink"/>
            <w:highlight w:val="green"/>
            <w:lang w:eastAsia="x-none"/>
          </w:rPr>
          <w:t>R1-2202704</w:t>
        </w:r>
      </w:hyperlink>
      <w:r>
        <w:rPr>
          <w:lang w:eastAsia="x-none"/>
        </w:rPr>
        <w:t>.</w:t>
      </w:r>
    </w:p>
    <w:p w14:paraId="25F2C90F" w14:textId="77777777" w:rsidR="0042563F" w:rsidRDefault="0042563F" w:rsidP="0042563F">
      <w:pPr>
        <w:rPr>
          <w:lang w:eastAsia="x-none"/>
        </w:rPr>
      </w:pPr>
    </w:p>
    <w:p w14:paraId="655BDE67" w14:textId="6CFBACB4" w:rsidR="0042563F" w:rsidRPr="0042563F" w:rsidRDefault="002328C4" w:rsidP="0042563F">
      <w:pPr>
        <w:rPr>
          <w:b/>
          <w:bCs/>
          <w:lang w:eastAsia="x-none"/>
        </w:rPr>
      </w:pPr>
      <w:hyperlink r:id="rId2159" w:history="1">
        <w:r w:rsidR="004371F4">
          <w:rPr>
            <w:rStyle w:val="Hyperlink"/>
            <w:b/>
            <w:bCs/>
            <w:lang w:eastAsia="x-none"/>
          </w:rPr>
          <w:t>R1-2202705</w:t>
        </w:r>
      </w:hyperlink>
      <w:r w:rsidR="0042563F" w:rsidRPr="0042563F">
        <w:rPr>
          <w:b/>
          <w:bCs/>
          <w:lang w:eastAsia="x-none"/>
        </w:rPr>
        <w:tab/>
        <w:t>[Draft] Reply LS on RAN2 agreements for TRS-based Scell activation</w:t>
      </w:r>
      <w:r w:rsidR="0042563F" w:rsidRPr="0042563F">
        <w:rPr>
          <w:b/>
          <w:bCs/>
          <w:lang w:eastAsia="x-none"/>
        </w:rPr>
        <w:tab/>
        <w:t>Moderator (Huawei)</w:t>
      </w:r>
    </w:p>
    <w:p w14:paraId="2A820291" w14:textId="44240F8B" w:rsidR="0042563F" w:rsidRDefault="0042563F" w:rsidP="0042563F">
      <w:pPr>
        <w:rPr>
          <w:lang w:eastAsia="x-none"/>
        </w:rPr>
      </w:pPr>
      <w:bookmarkStart w:id="712" w:name="_Toc95481830"/>
      <w:r w:rsidRPr="0042563F">
        <w:rPr>
          <w:b/>
          <w:bCs/>
          <w:lang w:eastAsia="x-none"/>
        </w:rPr>
        <w:t>Decision:</w:t>
      </w:r>
      <w:r>
        <w:rPr>
          <w:lang w:eastAsia="x-none"/>
        </w:rPr>
        <w:t xml:space="preserve"> As per email decision posted on Feb 26</w:t>
      </w:r>
      <w:r w:rsidRPr="0042563F">
        <w:rPr>
          <w:vertAlign w:val="superscript"/>
          <w:lang w:eastAsia="x-none"/>
        </w:rPr>
        <w:t>th</w:t>
      </w:r>
      <w:r>
        <w:rPr>
          <w:lang w:eastAsia="x-none"/>
        </w:rPr>
        <w:t xml:space="preserve">,the draft LS is endorsed. Final LS is </w:t>
      </w:r>
      <w:r w:rsidRPr="0042563F">
        <w:rPr>
          <w:highlight w:val="green"/>
          <w:lang w:eastAsia="x-none"/>
        </w:rPr>
        <w:t xml:space="preserve">approved in </w:t>
      </w:r>
      <w:hyperlink r:id="rId2160" w:history="1">
        <w:r w:rsidR="004371F4">
          <w:rPr>
            <w:rStyle w:val="Hyperlink"/>
            <w:highlight w:val="green"/>
            <w:lang w:eastAsia="x-none"/>
          </w:rPr>
          <w:t>R1-2202706</w:t>
        </w:r>
      </w:hyperlink>
      <w:r>
        <w:rPr>
          <w:lang w:eastAsia="x-none"/>
        </w:rPr>
        <w:t>.</w:t>
      </w:r>
    </w:p>
    <w:p w14:paraId="0B7B5E2A" w14:textId="3C81D2AB" w:rsidR="008E78E9" w:rsidRDefault="008E78E9" w:rsidP="0042563F">
      <w:pPr>
        <w:rPr>
          <w:lang w:eastAsia="x-none"/>
        </w:rPr>
      </w:pPr>
    </w:p>
    <w:p w14:paraId="5B7BB4E6" w14:textId="64545E04" w:rsidR="008E78E9" w:rsidRDefault="008E78E9" w:rsidP="0042563F">
      <w:pPr>
        <w:rPr>
          <w:lang w:eastAsia="x-none"/>
        </w:rPr>
      </w:pPr>
    </w:p>
    <w:p w14:paraId="7E72460E" w14:textId="05312825" w:rsidR="00B86A90" w:rsidRDefault="00B86A90" w:rsidP="00B86A90">
      <w:pPr>
        <w:rPr>
          <w:lang w:eastAsia="x-none"/>
        </w:rPr>
      </w:pPr>
      <w:r w:rsidRPr="008E78E9">
        <w:rPr>
          <w:b/>
          <w:bCs/>
          <w:lang w:eastAsia="x-none"/>
        </w:rPr>
        <w:t>Decision:</w:t>
      </w:r>
      <w:r>
        <w:rPr>
          <w:lang w:eastAsia="x-none"/>
        </w:rPr>
        <w:t xml:space="preserve"> As per email decision posted on Mar 2</w:t>
      </w:r>
      <w:r w:rsidRPr="00B86A90">
        <w:rPr>
          <w:vertAlign w:val="superscript"/>
          <w:lang w:eastAsia="x-none"/>
        </w:rPr>
        <w:t>nd</w:t>
      </w:r>
      <w:r>
        <w:rPr>
          <w:lang w:eastAsia="x-none"/>
        </w:rPr>
        <w:t>,,</w:t>
      </w:r>
    </w:p>
    <w:p w14:paraId="055098A6" w14:textId="77777777" w:rsidR="008E78E9" w:rsidRPr="00FF29FA" w:rsidRDefault="008E78E9" w:rsidP="00B86A90">
      <w:pPr>
        <w:rPr>
          <w:highlight w:val="green"/>
        </w:rPr>
      </w:pPr>
      <w:r w:rsidRPr="00FF29FA">
        <w:rPr>
          <w:rFonts w:hint="eastAsia"/>
          <w:highlight w:val="green"/>
        </w:rPr>
        <w:t>Agreement</w:t>
      </w:r>
    </w:p>
    <w:p w14:paraId="7FFCDC7C" w14:textId="49DDC079" w:rsidR="008E78E9" w:rsidRPr="00026B25" w:rsidRDefault="008E78E9" w:rsidP="00B86A90">
      <w:pPr>
        <w:rPr>
          <w:rFonts w:eastAsia="DengXian"/>
          <w:bCs/>
          <w:lang w:eastAsia="zh-CN"/>
        </w:rPr>
      </w:pPr>
      <w:r>
        <w:rPr>
          <w:rFonts w:eastAsia="DengXian" w:hint="eastAsia"/>
          <w:bCs/>
          <w:lang w:eastAsia="zh-CN"/>
        </w:rPr>
        <w:t>T</w:t>
      </w:r>
      <w:r w:rsidRPr="00026B25">
        <w:rPr>
          <w:rFonts w:eastAsia="DengXian"/>
          <w:bCs/>
          <w:lang w:eastAsia="zh-CN"/>
        </w:rPr>
        <w:t xml:space="preserve">he following TP for </w:t>
      </w:r>
      <w:r>
        <w:rPr>
          <w:rFonts w:eastAsia="DengXian"/>
          <w:bCs/>
          <w:lang w:eastAsia="zh-CN"/>
        </w:rPr>
        <w:t xml:space="preserve">Section 5.1.6.1.1.1 of </w:t>
      </w:r>
      <w:r w:rsidRPr="00026B25">
        <w:rPr>
          <w:rFonts w:eastAsia="DengXian"/>
          <w:bCs/>
          <w:lang w:eastAsia="zh-CN"/>
        </w:rPr>
        <w:t>TS 38.214</w:t>
      </w:r>
      <w:r>
        <w:rPr>
          <w:rFonts w:eastAsia="DengXian"/>
          <w:bCs/>
          <w:lang w:eastAsia="zh-CN"/>
        </w:rPr>
        <w:t xml:space="preserve"> is endorsed</w:t>
      </w:r>
      <w:r w:rsidR="00B86A90">
        <w:rPr>
          <w:rFonts w:eastAsia="DengXian"/>
          <w:bCs/>
          <w:lang w:eastAsia="zh-C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7"/>
      </w:tblGrid>
      <w:tr w:rsidR="008E78E9" w:rsidRPr="00B86A90" w14:paraId="25162A28" w14:textId="77777777" w:rsidTr="00104120">
        <w:tc>
          <w:tcPr>
            <w:tcW w:w="9857" w:type="dxa"/>
            <w:shd w:val="clear" w:color="auto" w:fill="auto"/>
          </w:tcPr>
          <w:p w14:paraId="22A38C7E" w14:textId="42E84522" w:rsidR="008E78E9" w:rsidRPr="00B86A90" w:rsidRDefault="008E78E9" w:rsidP="00B86A90">
            <w:pPr>
              <w:rPr>
                <w:rFonts w:ascii="Arial" w:hAnsi="Arial" w:cs="Arial"/>
                <w:b/>
                <w:bCs/>
                <w:sz w:val="16"/>
                <w:szCs w:val="16"/>
              </w:rPr>
            </w:pPr>
            <w:r w:rsidRPr="00B86A90">
              <w:rPr>
                <w:rFonts w:ascii="Arial" w:hAnsi="Arial" w:cs="Arial"/>
                <w:b/>
                <w:bCs/>
                <w:sz w:val="16"/>
                <w:szCs w:val="16"/>
              </w:rPr>
              <w:t>5.1.6.1.1.1</w:t>
            </w:r>
            <w:r w:rsidR="00B86A90" w:rsidRPr="00B86A90">
              <w:rPr>
                <w:rFonts w:ascii="Arial" w:hAnsi="Arial" w:cs="Arial"/>
                <w:b/>
                <w:bCs/>
                <w:sz w:val="16"/>
                <w:szCs w:val="16"/>
                <w:lang w:eastAsia="x-none"/>
              </w:rPr>
              <w:tab/>
            </w:r>
            <w:r w:rsidRPr="00B86A90">
              <w:rPr>
                <w:rFonts w:ascii="Arial" w:hAnsi="Arial" w:cs="Arial"/>
                <w:b/>
                <w:bCs/>
                <w:sz w:val="16"/>
                <w:szCs w:val="16"/>
              </w:rPr>
              <w:t>Aperiodic CSI-RS for fast SCell activation</w:t>
            </w:r>
          </w:p>
          <w:p w14:paraId="77517298" w14:textId="77777777" w:rsidR="008E78E9" w:rsidRPr="00B86A90" w:rsidRDefault="008E78E9" w:rsidP="00B86A90">
            <w:pPr>
              <w:rPr>
                <w:rFonts w:ascii="Arial" w:hAnsi="Arial" w:cs="Arial"/>
                <w:sz w:val="16"/>
                <w:szCs w:val="16"/>
              </w:rPr>
            </w:pPr>
            <w:r w:rsidRPr="00B86A90">
              <w:rPr>
                <w:rFonts w:ascii="Arial" w:hAnsi="Arial" w:cs="Arial"/>
                <w:color w:val="000000"/>
                <w:sz w:val="16"/>
                <w:szCs w:val="16"/>
              </w:rPr>
              <w:t xml:space="preserve">A UE can be configured with aperiodic CSI-RS resources for tracking for an Scell for fast Scell activation using </w:t>
            </w:r>
            <w:r w:rsidRPr="00B86A90">
              <w:rPr>
                <w:rFonts w:ascii="Arial" w:hAnsi="Arial" w:cs="Arial"/>
                <w:i/>
                <w:sz w:val="16"/>
                <w:szCs w:val="16"/>
              </w:rPr>
              <w:t>NZP-CSI-RS-ResourceSet(s)</w:t>
            </w:r>
            <w:r w:rsidRPr="00B86A90">
              <w:rPr>
                <w:rFonts w:ascii="Arial" w:hAnsi="Arial" w:cs="Arial"/>
                <w:sz w:val="16"/>
                <w:szCs w:val="16"/>
              </w:rPr>
              <w:t xml:space="preserve"> with the higher layer paramet</w:t>
            </w:r>
            <w:r w:rsidRPr="00B86A90">
              <w:rPr>
                <w:rFonts w:ascii="Arial" w:hAnsi="Arial" w:cs="Arial"/>
                <w:color w:val="000000"/>
                <w:sz w:val="16"/>
                <w:szCs w:val="16"/>
              </w:rPr>
              <w:t xml:space="preserve">er </w:t>
            </w:r>
            <w:r w:rsidRPr="00B86A90">
              <w:rPr>
                <w:rFonts w:ascii="Arial" w:hAnsi="Arial" w:cs="Arial"/>
                <w:i/>
                <w:color w:val="FF0000"/>
                <w:sz w:val="16"/>
                <w:szCs w:val="16"/>
                <w:u w:val="single"/>
              </w:rPr>
              <w:t>scellActivationRS-ConfigToAddModList</w:t>
            </w:r>
            <w:r w:rsidRPr="00B86A90">
              <w:rPr>
                <w:rFonts w:ascii="Arial" w:hAnsi="Arial" w:cs="Arial"/>
                <w:color w:val="FF0000"/>
                <w:sz w:val="16"/>
                <w:szCs w:val="16"/>
              </w:rPr>
              <w:t xml:space="preserve"> </w:t>
            </w:r>
            <w:r w:rsidRPr="00B86A90">
              <w:rPr>
                <w:rFonts w:ascii="Arial" w:hAnsi="Arial" w:cs="Arial"/>
                <w:strike/>
                <w:color w:val="FF0000"/>
                <w:sz w:val="16"/>
                <w:szCs w:val="16"/>
              </w:rPr>
              <w:t>[</w:t>
            </w:r>
            <w:r w:rsidRPr="00B86A90">
              <w:rPr>
                <w:rFonts w:ascii="Arial" w:hAnsi="Arial" w:cs="Arial"/>
                <w:i/>
                <w:iCs/>
                <w:strike/>
                <w:color w:val="FF0000"/>
                <w:sz w:val="16"/>
                <w:szCs w:val="16"/>
                <w:lang w:eastAsia="zh-CN"/>
              </w:rPr>
              <w:t>TRSforScellActivation-List</w:t>
            </w:r>
            <w:r w:rsidRPr="00B86A90">
              <w:rPr>
                <w:rFonts w:ascii="Arial" w:hAnsi="Arial" w:cs="Arial"/>
                <w:iCs/>
                <w:strike/>
                <w:color w:val="FF0000"/>
                <w:sz w:val="16"/>
                <w:szCs w:val="16"/>
              </w:rPr>
              <w:t>]</w:t>
            </w:r>
            <w:r w:rsidRPr="00B86A90">
              <w:rPr>
                <w:rFonts w:ascii="Arial" w:hAnsi="Arial" w:cs="Arial"/>
                <w:color w:val="000000"/>
                <w:sz w:val="16"/>
                <w:szCs w:val="16"/>
              </w:rPr>
              <w:t>, with t</w:t>
            </w:r>
            <w:r w:rsidRPr="00B86A90">
              <w:rPr>
                <w:rFonts w:ascii="Arial" w:hAnsi="Arial" w:cs="Arial"/>
                <w:sz w:val="16"/>
                <w:szCs w:val="16"/>
              </w:rPr>
              <w:t>he QCL relation as with aperiodic CSI-RS for tracking in clause 5.1.6.1.1.</w:t>
            </w:r>
          </w:p>
          <w:p w14:paraId="0AA63399" w14:textId="77777777" w:rsidR="008E78E9" w:rsidRPr="00B86A90" w:rsidRDefault="008E78E9" w:rsidP="00B86A90">
            <w:pPr>
              <w:jc w:val="center"/>
              <w:rPr>
                <w:rFonts w:ascii="Arial" w:hAnsi="Arial" w:cs="Arial"/>
                <w:sz w:val="16"/>
                <w:szCs w:val="16"/>
                <w:lang w:eastAsia="x-none"/>
              </w:rPr>
            </w:pPr>
            <w:r w:rsidRPr="00B86A90">
              <w:rPr>
                <w:rFonts w:ascii="Arial" w:hAnsi="Arial" w:cs="Arial"/>
                <w:iCs/>
                <w:sz w:val="16"/>
                <w:szCs w:val="16"/>
                <w:lang w:eastAsia="zh-CN"/>
              </w:rPr>
              <w:t>====================unchanged parts</w:t>
            </w:r>
            <w:r w:rsidRPr="00B86A90">
              <w:rPr>
                <w:rFonts w:ascii="Arial" w:hAnsi="Arial" w:cs="Arial"/>
                <w:iCs/>
                <w:sz w:val="16"/>
                <w:szCs w:val="16"/>
                <w:lang w:eastAsia="zh-CN"/>
              </w:rPr>
              <w:tab/>
              <w:t>====================</w:t>
            </w:r>
          </w:p>
        </w:tc>
      </w:tr>
    </w:tbl>
    <w:p w14:paraId="5E5C1580" w14:textId="77777777" w:rsidR="008E78E9" w:rsidRPr="0041491B" w:rsidRDefault="008E78E9" w:rsidP="008E78E9">
      <w:pPr>
        <w:shd w:val="clear" w:color="auto" w:fill="FFFFFF"/>
        <w:rPr>
          <w:lang w:eastAsia="x-none"/>
        </w:rPr>
      </w:pPr>
    </w:p>
    <w:p w14:paraId="13A7B94A" w14:textId="2D3BCF43" w:rsidR="008E78E9" w:rsidRDefault="00B86A90" w:rsidP="0042563F">
      <w:pPr>
        <w:rPr>
          <w:lang w:eastAsia="x-none"/>
        </w:rPr>
      </w:pPr>
      <w:r>
        <w:rPr>
          <w:lang w:eastAsia="x-none"/>
        </w:rPr>
        <w:t xml:space="preserve">Final summary in </w:t>
      </w:r>
      <w:hyperlink r:id="rId2161" w:history="1">
        <w:r w:rsidR="004371F4">
          <w:rPr>
            <w:rStyle w:val="Hyperlink"/>
            <w:lang w:eastAsia="x-none"/>
          </w:rPr>
          <w:t>R1-2202918</w:t>
        </w:r>
      </w:hyperlink>
      <w:r>
        <w:rPr>
          <w:lang w:eastAsia="x-none"/>
        </w:rPr>
        <w:t>.</w:t>
      </w:r>
    </w:p>
    <w:p w14:paraId="489CE2D3" w14:textId="26CDB2C8" w:rsidR="006B480F" w:rsidRDefault="006B480F" w:rsidP="006128C0">
      <w:pPr>
        <w:pStyle w:val="Heading3"/>
      </w:pPr>
      <w:bookmarkStart w:id="713" w:name="_Toc98334469"/>
      <w:r w:rsidRPr="00540963">
        <w:t>Other</w:t>
      </w:r>
      <w:bookmarkEnd w:id="712"/>
      <w:bookmarkEnd w:id="713"/>
    </w:p>
    <w:p w14:paraId="45B68EE5" w14:textId="6234E82E" w:rsidR="006B480F" w:rsidRDefault="002328C4" w:rsidP="006B480F">
      <w:pPr>
        <w:rPr>
          <w:lang w:eastAsia="x-none"/>
        </w:rPr>
      </w:pPr>
      <w:hyperlink r:id="rId2162" w:history="1">
        <w:r w:rsidR="004371F4">
          <w:rPr>
            <w:rStyle w:val="Hyperlink"/>
            <w:lang w:eastAsia="x-none"/>
          </w:rPr>
          <w:t>R1-2201937</w:t>
        </w:r>
      </w:hyperlink>
      <w:r w:rsidR="006B480F">
        <w:rPr>
          <w:lang w:eastAsia="x-none"/>
        </w:rPr>
        <w:tab/>
        <w:t>Remaining issue on dynamic spectrum sharing</w:t>
      </w:r>
      <w:r w:rsidR="006B480F">
        <w:rPr>
          <w:lang w:eastAsia="x-none"/>
        </w:rPr>
        <w:tab/>
        <w:t>Xiaomi</w:t>
      </w:r>
    </w:p>
    <w:p w14:paraId="0794C3A8" w14:textId="0678347F" w:rsidR="006B480F" w:rsidRDefault="002328C4" w:rsidP="006B480F">
      <w:pPr>
        <w:rPr>
          <w:lang w:eastAsia="x-none"/>
        </w:rPr>
      </w:pPr>
      <w:hyperlink r:id="rId2163" w:history="1">
        <w:r w:rsidR="004371F4">
          <w:rPr>
            <w:rStyle w:val="Hyperlink"/>
            <w:lang w:eastAsia="x-none"/>
          </w:rPr>
          <w:t>R1-2202223</w:t>
        </w:r>
      </w:hyperlink>
      <w:r w:rsidR="006B480F">
        <w:rPr>
          <w:lang w:eastAsia="x-none"/>
        </w:rPr>
        <w:tab/>
        <w:t>Evaluation of PDCCH enhancement for DSS</w:t>
      </w:r>
      <w:r w:rsidR="006B480F">
        <w:rPr>
          <w:lang w:eastAsia="x-none"/>
        </w:rPr>
        <w:tab/>
        <w:t>Ericsson</w:t>
      </w:r>
    </w:p>
    <w:p w14:paraId="7122BD0D" w14:textId="685BB9F2" w:rsidR="006B480F" w:rsidRPr="00F174A1" w:rsidRDefault="002328C4" w:rsidP="006B480F">
      <w:pPr>
        <w:rPr>
          <w:lang w:eastAsia="x-none"/>
        </w:rPr>
      </w:pPr>
      <w:hyperlink r:id="rId2164" w:history="1">
        <w:r w:rsidR="004371F4">
          <w:rPr>
            <w:rStyle w:val="Hyperlink"/>
            <w:lang w:eastAsia="x-none"/>
          </w:rPr>
          <w:t>R1-2202417</w:t>
        </w:r>
      </w:hyperlink>
      <w:r w:rsidR="006B480F">
        <w:rPr>
          <w:lang w:eastAsia="x-none"/>
        </w:rPr>
        <w:tab/>
        <w:t>Remaining issues on the efficient activation/de-activation mechanism for SCells</w:t>
      </w:r>
      <w:r w:rsidR="006B480F">
        <w:rPr>
          <w:lang w:eastAsia="x-none"/>
        </w:rPr>
        <w:tab/>
        <w:t>Huawei, HiSilicon</w:t>
      </w:r>
    </w:p>
    <w:p w14:paraId="5CBB7E54" w14:textId="7445F9C5" w:rsidR="006B480F" w:rsidRDefault="006B480F" w:rsidP="00A57C2E">
      <w:pPr>
        <w:pStyle w:val="Heading2"/>
        <w:rPr>
          <w:lang w:val="en-US"/>
        </w:rPr>
      </w:pPr>
      <w:bookmarkStart w:id="714" w:name="_Toc95481831"/>
      <w:bookmarkStart w:id="715" w:name="_Toc98334470"/>
      <w:r w:rsidRPr="00540963">
        <w:t xml:space="preserve">Maintenance on </w:t>
      </w:r>
      <w:r w:rsidRPr="00540963">
        <w:rPr>
          <w:lang w:val="en-US"/>
        </w:rPr>
        <w:t>NB-IoT/eMTC support for Non-Terrestrial Network</w:t>
      </w:r>
      <w:bookmarkEnd w:id="714"/>
      <w:bookmarkEnd w:id="715"/>
    </w:p>
    <w:p w14:paraId="02543E02" w14:textId="3093B3D1" w:rsidR="00224E28" w:rsidRPr="00224E28" w:rsidRDefault="002328C4" w:rsidP="00224E28">
      <w:pPr>
        <w:rPr>
          <w:b/>
          <w:bCs/>
        </w:rPr>
      </w:pPr>
      <w:hyperlink r:id="rId2165" w:history="1">
        <w:r w:rsidR="004371F4">
          <w:rPr>
            <w:rStyle w:val="Hyperlink"/>
            <w:b/>
            <w:bCs/>
          </w:rPr>
          <w:t>R1-2202792</w:t>
        </w:r>
      </w:hyperlink>
      <w:r w:rsidR="00224E28" w:rsidRPr="00224E28">
        <w:rPr>
          <w:b/>
          <w:bCs/>
        </w:rPr>
        <w:tab/>
        <w:t>Session notes for 8.14 (Maintenance on NB-IoT/eMTC support for Non-Terrestrial Network)</w:t>
      </w:r>
      <w:r w:rsidR="00224E28" w:rsidRPr="00224E28">
        <w:rPr>
          <w:b/>
          <w:bCs/>
        </w:rPr>
        <w:tab/>
        <w:t>Ad-Hoc Chair (CMCC)</w:t>
      </w:r>
    </w:p>
    <w:p w14:paraId="3B8BEEC8" w14:textId="77777777" w:rsidR="00224E28" w:rsidRPr="00224E28" w:rsidRDefault="00224E28" w:rsidP="00224E28"/>
    <w:p w14:paraId="0CD2B69B" w14:textId="77777777" w:rsidR="003A1ED5" w:rsidRPr="004C455F" w:rsidRDefault="006B480F" w:rsidP="006B480F">
      <w:pPr>
        <w:rPr>
          <w:lang w:eastAsia="x-none"/>
        </w:rPr>
      </w:pPr>
      <w:r w:rsidRPr="004C455F">
        <w:rPr>
          <w:lang w:eastAsia="x-none"/>
        </w:rPr>
        <w:t xml:space="preserve">[108-e-R17-RRC-IoT-NTN] </w:t>
      </w:r>
      <w:r w:rsidR="003A1ED5" w:rsidRPr="004C455F">
        <w:t xml:space="preserve">– </w:t>
      </w:r>
      <w:r w:rsidR="003A1ED5" w:rsidRPr="004C455F">
        <w:rPr>
          <w:lang w:eastAsia="x-none"/>
        </w:rPr>
        <w:t>Gilles (MediaTek)</w:t>
      </w:r>
    </w:p>
    <w:p w14:paraId="1FEA37DB" w14:textId="2779F5AD" w:rsidR="006B480F" w:rsidRPr="004C455F" w:rsidRDefault="006B480F" w:rsidP="006B480F">
      <w:r w:rsidRPr="004C455F">
        <w:rPr>
          <w:lang w:eastAsia="x-none"/>
        </w:rPr>
        <w:t>Email discussion on Rel-17 RRC parameters for IoT over NTN</w:t>
      </w:r>
    </w:p>
    <w:p w14:paraId="776D9024" w14:textId="77777777" w:rsidR="006B480F" w:rsidRPr="004C455F" w:rsidRDefault="006B480F" w:rsidP="006D10BC">
      <w:pPr>
        <w:numPr>
          <w:ilvl w:val="0"/>
          <w:numId w:val="60"/>
        </w:numPr>
        <w:rPr>
          <w:lang w:eastAsia="x-none"/>
        </w:rPr>
      </w:pPr>
      <w:r w:rsidRPr="004C455F">
        <w:rPr>
          <w:rFonts w:hint="eastAsia"/>
          <w:lang w:eastAsia="x-none"/>
        </w:rPr>
        <w:t>1</w:t>
      </w:r>
      <w:r w:rsidRPr="004C455F">
        <w:rPr>
          <w:rFonts w:hint="eastAsia"/>
          <w:vertAlign w:val="superscript"/>
          <w:lang w:eastAsia="x-none"/>
        </w:rPr>
        <w:t>st</w:t>
      </w:r>
      <w:r w:rsidRPr="004C455F">
        <w:rPr>
          <w:rFonts w:hint="eastAsia"/>
          <w:lang w:eastAsia="x-none"/>
        </w:rPr>
        <w:t xml:space="preserve"> check point</w:t>
      </w:r>
      <w:r w:rsidRPr="004C455F">
        <w:t xml:space="preserve"> for first LS in </w:t>
      </w:r>
      <w:r w:rsidRPr="004C455F">
        <w:rPr>
          <w:lang w:eastAsia="x-none"/>
        </w:rPr>
        <w:t>[108-e-R17-RRC]: February 24</w:t>
      </w:r>
    </w:p>
    <w:p w14:paraId="413FAF23" w14:textId="77777777" w:rsidR="006B480F" w:rsidRPr="004C455F" w:rsidRDefault="006B480F" w:rsidP="006D10BC">
      <w:pPr>
        <w:numPr>
          <w:ilvl w:val="0"/>
          <w:numId w:val="60"/>
        </w:numPr>
        <w:rPr>
          <w:lang w:eastAsia="x-none"/>
        </w:rPr>
      </w:pPr>
      <w:r w:rsidRPr="004C455F">
        <w:rPr>
          <w:lang w:eastAsia="x-none"/>
        </w:rPr>
        <w:t>Final</w:t>
      </w:r>
      <w:r w:rsidRPr="004C455F">
        <w:rPr>
          <w:rFonts w:hint="eastAsia"/>
          <w:lang w:eastAsia="x-none"/>
        </w:rPr>
        <w:t xml:space="preserve"> check point</w:t>
      </w:r>
      <w:r w:rsidRPr="004C455F">
        <w:rPr>
          <w:lang w:eastAsia="x-none"/>
        </w:rPr>
        <w:t xml:space="preserve"> for second LS in [108-e-R17-RRC] if necessary</w:t>
      </w:r>
      <w:r w:rsidRPr="004C455F">
        <w:rPr>
          <w:rFonts w:hint="eastAsia"/>
          <w:lang w:eastAsia="x-none"/>
        </w:rPr>
        <w:t xml:space="preserve">: </w:t>
      </w:r>
      <w:r w:rsidRPr="004C455F">
        <w:t>March 3</w:t>
      </w:r>
    </w:p>
    <w:p w14:paraId="6FDCFF3D" w14:textId="01CC60C1" w:rsidR="006B480F" w:rsidRPr="00CF3CA7" w:rsidRDefault="002328C4" w:rsidP="006B480F">
      <w:pPr>
        <w:rPr>
          <w:b/>
          <w:bCs/>
        </w:rPr>
      </w:pPr>
      <w:hyperlink r:id="rId2166" w:history="1">
        <w:r w:rsidR="004371F4">
          <w:rPr>
            <w:rStyle w:val="Hyperlink"/>
            <w:b/>
            <w:bCs/>
          </w:rPr>
          <w:t>R1-2201220</w:t>
        </w:r>
      </w:hyperlink>
      <w:r w:rsidR="006B480F" w:rsidRPr="00CF3CA7">
        <w:rPr>
          <w:b/>
          <w:bCs/>
        </w:rPr>
        <w:tab/>
        <w:t>List of IoT over NTN Rel-17 RRC parameters</w:t>
      </w:r>
      <w:r w:rsidR="006B480F" w:rsidRPr="00CF3CA7">
        <w:rPr>
          <w:b/>
          <w:bCs/>
        </w:rPr>
        <w:tab/>
        <w:t>Moderator (MediaTek Inc.)</w:t>
      </w:r>
    </w:p>
    <w:p w14:paraId="62376B6C" w14:textId="77777777" w:rsidR="00CF3CA7" w:rsidRDefault="00CF3CA7" w:rsidP="00CF3CA7">
      <w:pPr>
        <w:rPr>
          <w:lang w:eastAsia="x-none"/>
        </w:rPr>
      </w:pPr>
      <w:r w:rsidRPr="009C4C1C">
        <w:t xml:space="preserve">Document is noted. For consolidation under 8 in </w:t>
      </w:r>
      <w:r w:rsidRPr="007160F5">
        <w:rPr>
          <w:lang w:eastAsia="x-none"/>
        </w:rPr>
        <w:t>[108-e-R17-RRC]</w:t>
      </w:r>
      <w:r>
        <w:rPr>
          <w:lang w:eastAsia="x-none"/>
        </w:rPr>
        <w:t>.</w:t>
      </w:r>
    </w:p>
    <w:p w14:paraId="068983DC" w14:textId="64943881" w:rsidR="00CF3CA7" w:rsidRDefault="00CF3CA7" w:rsidP="006B480F"/>
    <w:p w14:paraId="2548A5CD" w14:textId="0FA32CCC" w:rsidR="00CF3CA7" w:rsidRPr="00047F10" w:rsidRDefault="002328C4" w:rsidP="006B480F">
      <w:pPr>
        <w:rPr>
          <w:highlight w:val="yellow"/>
        </w:rPr>
      </w:pPr>
      <w:hyperlink r:id="rId2167" w:history="1">
        <w:r w:rsidR="004371F4">
          <w:rPr>
            <w:rStyle w:val="Hyperlink"/>
          </w:rPr>
          <w:t>R1-2202937</w:t>
        </w:r>
      </w:hyperlink>
      <w:r w:rsidR="00CF3CA7" w:rsidRPr="00CF3CA7">
        <w:tab/>
        <w:t>List of RAN1 agreements for Rel-17 IoT NTN (Post RAN1#108-e)</w:t>
      </w:r>
      <w:r w:rsidR="00CF3CA7" w:rsidRPr="00CF3CA7">
        <w:tab/>
        <w:t>WI Rapporteur (MediaTek)</w:t>
      </w:r>
    </w:p>
    <w:p w14:paraId="0C38BF46" w14:textId="77777777" w:rsidR="006B480F" w:rsidRDefault="006B480F" w:rsidP="003A1ED5">
      <w:pPr>
        <w:pStyle w:val="Heading3"/>
      </w:pPr>
      <w:bookmarkStart w:id="716" w:name="_Toc95481832"/>
      <w:bookmarkStart w:id="717" w:name="_Toc98334471"/>
      <w:r w:rsidRPr="00540963">
        <w:t>Enhancements to time and frequency synchronization</w:t>
      </w:r>
      <w:bookmarkEnd w:id="716"/>
      <w:bookmarkEnd w:id="717"/>
    </w:p>
    <w:p w14:paraId="5694435B" w14:textId="1BA93C2A" w:rsidR="006B480F" w:rsidRDefault="002328C4" w:rsidP="006B480F">
      <w:pPr>
        <w:rPr>
          <w:lang w:eastAsia="x-none"/>
        </w:rPr>
      </w:pPr>
      <w:hyperlink r:id="rId2168" w:history="1">
        <w:r w:rsidR="004371F4">
          <w:rPr>
            <w:rStyle w:val="Hyperlink"/>
            <w:lang w:eastAsia="x-none"/>
          </w:rPr>
          <w:t>R1-2200941</w:t>
        </w:r>
      </w:hyperlink>
      <w:r w:rsidR="006B480F">
        <w:rPr>
          <w:lang w:eastAsia="x-none"/>
        </w:rPr>
        <w:tab/>
        <w:t>Maintenance on time and frequency synchronization enhancement for IoT in NTN</w:t>
      </w:r>
      <w:r w:rsidR="006B480F">
        <w:rPr>
          <w:lang w:eastAsia="x-none"/>
        </w:rPr>
        <w:tab/>
        <w:t>Huawei, HiSilicon</w:t>
      </w:r>
    </w:p>
    <w:p w14:paraId="10E8E309" w14:textId="4004358D" w:rsidR="006B480F" w:rsidRDefault="002328C4" w:rsidP="006B480F">
      <w:pPr>
        <w:rPr>
          <w:lang w:eastAsia="x-none"/>
        </w:rPr>
      </w:pPr>
      <w:hyperlink r:id="rId2169" w:history="1">
        <w:r w:rsidR="004371F4">
          <w:rPr>
            <w:rStyle w:val="Hyperlink"/>
            <w:lang w:eastAsia="x-none"/>
          </w:rPr>
          <w:t>R1-2201217</w:t>
        </w:r>
      </w:hyperlink>
      <w:r w:rsidR="006B480F">
        <w:rPr>
          <w:lang w:eastAsia="x-none"/>
        </w:rPr>
        <w:tab/>
        <w:t>Enhancements to time and frequency synchronization for IoT NTN</w:t>
      </w:r>
      <w:r w:rsidR="006B480F">
        <w:rPr>
          <w:lang w:eastAsia="x-none"/>
        </w:rPr>
        <w:tab/>
        <w:t>MediaTek Inc.</w:t>
      </w:r>
    </w:p>
    <w:p w14:paraId="190E580E" w14:textId="2C601151" w:rsidR="006B480F" w:rsidRDefault="002328C4" w:rsidP="006B480F">
      <w:pPr>
        <w:rPr>
          <w:lang w:eastAsia="x-none"/>
        </w:rPr>
      </w:pPr>
      <w:hyperlink r:id="rId2170" w:history="1">
        <w:r w:rsidR="004371F4">
          <w:rPr>
            <w:rStyle w:val="Hyperlink"/>
            <w:lang w:eastAsia="x-none"/>
          </w:rPr>
          <w:t>R1-2201275</w:t>
        </w:r>
      </w:hyperlink>
      <w:r w:rsidR="006B480F">
        <w:rPr>
          <w:lang w:eastAsia="x-none"/>
        </w:rPr>
        <w:tab/>
        <w:t>Discussion on enhancements to time and frequency synchronization</w:t>
      </w:r>
      <w:r w:rsidR="006B480F">
        <w:rPr>
          <w:lang w:eastAsia="x-none"/>
        </w:rPr>
        <w:tab/>
        <w:t>OPPO</w:t>
      </w:r>
    </w:p>
    <w:p w14:paraId="5654C802" w14:textId="3977A6CF" w:rsidR="006B480F" w:rsidRDefault="002328C4" w:rsidP="006B480F">
      <w:pPr>
        <w:rPr>
          <w:lang w:eastAsia="x-none"/>
        </w:rPr>
      </w:pPr>
      <w:hyperlink r:id="rId2171" w:history="1">
        <w:r w:rsidR="004371F4">
          <w:rPr>
            <w:rStyle w:val="Hyperlink"/>
            <w:lang w:eastAsia="x-none"/>
          </w:rPr>
          <w:t>R1-2201342</w:t>
        </w:r>
      </w:hyperlink>
      <w:r w:rsidR="006B480F">
        <w:rPr>
          <w:lang w:eastAsia="x-none"/>
        </w:rPr>
        <w:tab/>
        <w:t>Remaining issues on time and frequency synchronization enhancement for IoT over NTN</w:t>
      </w:r>
      <w:r w:rsidR="006B480F">
        <w:rPr>
          <w:lang w:eastAsia="x-none"/>
        </w:rPr>
        <w:tab/>
        <w:t>CATT</w:t>
      </w:r>
    </w:p>
    <w:p w14:paraId="5E1CE260" w14:textId="77431A14" w:rsidR="00B42C41" w:rsidRPr="00F174A1" w:rsidRDefault="002328C4" w:rsidP="00B42C41">
      <w:pPr>
        <w:rPr>
          <w:lang w:val="en-US" w:eastAsia="x-none"/>
        </w:rPr>
      </w:pPr>
      <w:hyperlink r:id="rId2172" w:history="1">
        <w:r w:rsidR="004371F4">
          <w:rPr>
            <w:rStyle w:val="Hyperlink"/>
            <w:lang w:val="en-US" w:eastAsia="x-none"/>
          </w:rPr>
          <w:t>R1-2201559</w:t>
        </w:r>
      </w:hyperlink>
      <w:r w:rsidR="00B42C41" w:rsidRPr="00F174A1">
        <w:rPr>
          <w:lang w:val="en-US" w:eastAsia="x-none"/>
        </w:rPr>
        <w:tab/>
        <w:t>Discussion on enhancements to time and frequency synchronization for IOT NTN</w:t>
      </w:r>
      <w:r w:rsidR="00B42C41" w:rsidRPr="00F174A1">
        <w:rPr>
          <w:lang w:val="en-US" w:eastAsia="x-none"/>
        </w:rPr>
        <w:tab/>
        <w:t>Spreadtrum Communications</w:t>
      </w:r>
    </w:p>
    <w:p w14:paraId="0D89D40A" w14:textId="59B43908" w:rsidR="006B480F" w:rsidRDefault="002328C4" w:rsidP="006B480F">
      <w:pPr>
        <w:rPr>
          <w:lang w:eastAsia="x-none"/>
        </w:rPr>
      </w:pPr>
      <w:hyperlink r:id="rId2173" w:history="1">
        <w:r w:rsidR="004371F4">
          <w:rPr>
            <w:rStyle w:val="Hyperlink"/>
            <w:lang w:eastAsia="x-none"/>
          </w:rPr>
          <w:t>R1-2201587</w:t>
        </w:r>
      </w:hyperlink>
      <w:r w:rsidR="006B480F">
        <w:rPr>
          <w:lang w:eastAsia="x-none"/>
        </w:rPr>
        <w:tab/>
        <w:t>Remaining issues of time and frequency synchronization for NB-IoT/eMTC over NTN</w:t>
      </w:r>
      <w:r w:rsidR="006B480F">
        <w:rPr>
          <w:lang w:eastAsia="x-none"/>
        </w:rPr>
        <w:tab/>
        <w:t>Nokia, Nokia Shanghai Bell</w:t>
      </w:r>
    </w:p>
    <w:p w14:paraId="7B9838E7" w14:textId="64FD2469" w:rsidR="006B480F" w:rsidRDefault="002328C4" w:rsidP="006B480F">
      <w:pPr>
        <w:rPr>
          <w:lang w:eastAsia="x-none"/>
        </w:rPr>
      </w:pPr>
      <w:hyperlink r:id="rId2174" w:history="1">
        <w:r w:rsidR="004371F4">
          <w:rPr>
            <w:rStyle w:val="Hyperlink"/>
            <w:lang w:eastAsia="x-none"/>
          </w:rPr>
          <w:t>R1-2201652</w:t>
        </w:r>
      </w:hyperlink>
      <w:r w:rsidR="006B480F">
        <w:rPr>
          <w:lang w:eastAsia="x-none"/>
        </w:rPr>
        <w:tab/>
        <w:t>Enhancements to time and frequency synchronization</w:t>
      </w:r>
      <w:r w:rsidR="006B480F">
        <w:rPr>
          <w:lang w:eastAsia="x-none"/>
        </w:rPr>
        <w:tab/>
        <w:t>Qualcomm Incorporated</w:t>
      </w:r>
    </w:p>
    <w:p w14:paraId="19CBFBBE" w14:textId="322141A6" w:rsidR="006B480F" w:rsidRDefault="002328C4" w:rsidP="006B480F">
      <w:pPr>
        <w:rPr>
          <w:lang w:eastAsia="x-none"/>
        </w:rPr>
      </w:pPr>
      <w:hyperlink r:id="rId2175" w:history="1">
        <w:r w:rsidR="004371F4">
          <w:rPr>
            <w:rStyle w:val="Hyperlink"/>
            <w:lang w:eastAsia="x-none"/>
          </w:rPr>
          <w:t>R1-2201789</w:t>
        </w:r>
      </w:hyperlink>
      <w:r w:rsidR="006B480F">
        <w:rPr>
          <w:lang w:eastAsia="x-none"/>
        </w:rPr>
        <w:tab/>
        <w:t>Remaining Issues of Uplink Time and Frequency Synchronization for IoT NTN</w:t>
      </w:r>
      <w:r w:rsidR="006B480F">
        <w:rPr>
          <w:lang w:eastAsia="x-none"/>
        </w:rPr>
        <w:tab/>
        <w:t>Apple</w:t>
      </w:r>
    </w:p>
    <w:p w14:paraId="41856B62" w14:textId="673C2071" w:rsidR="006B480F" w:rsidRDefault="002328C4" w:rsidP="006B480F">
      <w:pPr>
        <w:rPr>
          <w:lang w:eastAsia="x-none"/>
        </w:rPr>
      </w:pPr>
      <w:hyperlink r:id="rId2176" w:history="1">
        <w:r w:rsidR="004371F4">
          <w:rPr>
            <w:rStyle w:val="Hyperlink"/>
            <w:lang w:eastAsia="x-none"/>
          </w:rPr>
          <w:t>R1-2201808</w:t>
        </w:r>
      </w:hyperlink>
      <w:r w:rsidR="006B480F">
        <w:rPr>
          <w:lang w:eastAsia="x-none"/>
        </w:rPr>
        <w:tab/>
        <w:t>On time and frequency synchronization maintenance issues for IoT over NTN</w:t>
      </w:r>
      <w:r w:rsidR="006B480F">
        <w:rPr>
          <w:lang w:eastAsia="x-none"/>
        </w:rPr>
        <w:tab/>
        <w:t>Ericsson Hungary Ltd</w:t>
      </w:r>
    </w:p>
    <w:p w14:paraId="367573C1" w14:textId="1735BDAB" w:rsidR="006B480F" w:rsidRDefault="002328C4" w:rsidP="006B480F">
      <w:pPr>
        <w:rPr>
          <w:lang w:eastAsia="x-none"/>
        </w:rPr>
      </w:pPr>
      <w:hyperlink r:id="rId2177" w:history="1">
        <w:r w:rsidR="004371F4">
          <w:rPr>
            <w:rStyle w:val="Hyperlink"/>
            <w:lang w:eastAsia="x-none"/>
          </w:rPr>
          <w:t>R1-2201880</w:t>
        </w:r>
      </w:hyperlink>
      <w:r w:rsidR="006B480F">
        <w:rPr>
          <w:lang w:eastAsia="x-none"/>
        </w:rPr>
        <w:tab/>
        <w:t>Remaining issues on enhancements to time and frequency synchronization for IoT NTN</w:t>
      </w:r>
      <w:r w:rsidR="006B480F">
        <w:rPr>
          <w:lang w:eastAsia="x-none"/>
        </w:rPr>
        <w:tab/>
        <w:t>CMCC</w:t>
      </w:r>
    </w:p>
    <w:p w14:paraId="52E69532" w14:textId="66F17582" w:rsidR="006B480F" w:rsidRDefault="002328C4" w:rsidP="006B480F">
      <w:pPr>
        <w:rPr>
          <w:lang w:eastAsia="x-none"/>
        </w:rPr>
      </w:pPr>
      <w:hyperlink r:id="rId2178" w:history="1">
        <w:r w:rsidR="004371F4">
          <w:rPr>
            <w:rStyle w:val="Hyperlink"/>
            <w:lang w:eastAsia="x-none"/>
          </w:rPr>
          <w:t>R1-2201950</w:t>
        </w:r>
      </w:hyperlink>
      <w:r w:rsidR="006B480F">
        <w:rPr>
          <w:lang w:eastAsia="x-none"/>
        </w:rPr>
        <w:tab/>
        <w:t>Remaining issues on UL time and frequency synchronization for IoT NTN</w:t>
      </w:r>
      <w:r w:rsidR="006B480F">
        <w:rPr>
          <w:lang w:eastAsia="x-none"/>
        </w:rPr>
        <w:tab/>
        <w:t>Xiaomi</w:t>
      </w:r>
    </w:p>
    <w:p w14:paraId="72F67015" w14:textId="2D9DA842" w:rsidR="006B480F" w:rsidRDefault="002328C4" w:rsidP="006B480F">
      <w:pPr>
        <w:rPr>
          <w:lang w:eastAsia="x-none"/>
        </w:rPr>
      </w:pPr>
      <w:hyperlink r:id="rId2179" w:history="1">
        <w:r w:rsidR="004371F4">
          <w:rPr>
            <w:rStyle w:val="Hyperlink"/>
            <w:lang w:eastAsia="x-none"/>
          </w:rPr>
          <w:t>R1-2202210</w:t>
        </w:r>
      </w:hyperlink>
      <w:r w:rsidR="006B480F">
        <w:rPr>
          <w:lang w:eastAsia="x-none"/>
        </w:rPr>
        <w:tab/>
        <w:t>Remaining issues of synchronization for NR-NTN</w:t>
      </w:r>
      <w:r w:rsidR="006B480F">
        <w:rPr>
          <w:lang w:eastAsia="x-none"/>
        </w:rPr>
        <w:tab/>
        <w:t>ZTE</w:t>
      </w:r>
    </w:p>
    <w:p w14:paraId="7336DC6C" w14:textId="613663EF" w:rsidR="006B480F" w:rsidRDefault="002328C4" w:rsidP="006B480F">
      <w:pPr>
        <w:rPr>
          <w:lang w:eastAsia="x-none"/>
        </w:rPr>
      </w:pPr>
      <w:hyperlink r:id="rId2180" w:history="1">
        <w:r w:rsidR="004371F4">
          <w:rPr>
            <w:rStyle w:val="Hyperlink"/>
            <w:lang w:eastAsia="x-none"/>
          </w:rPr>
          <w:t>R1-2202408</w:t>
        </w:r>
      </w:hyperlink>
      <w:r w:rsidR="006B480F">
        <w:rPr>
          <w:lang w:eastAsia="x-none"/>
        </w:rPr>
        <w:tab/>
        <w:t>Maintenance of IoT-NTN time and frequency synchronisation</w:t>
      </w:r>
      <w:r w:rsidR="006B480F">
        <w:rPr>
          <w:lang w:eastAsia="x-none"/>
        </w:rPr>
        <w:tab/>
        <w:t>Sony</w:t>
      </w:r>
    </w:p>
    <w:p w14:paraId="1AB312BF" w14:textId="5214468E" w:rsidR="006B480F" w:rsidRDefault="002328C4" w:rsidP="006B480F">
      <w:pPr>
        <w:rPr>
          <w:lang w:eastAsia="x-none"/>
        </w:rPr>
      </w:pPr>
      <w:hyperlink r:id="rId2181" w:history="1">
        <w:r w:rsidR="004371F4">
          <w:rPr>
            <w:rStyle w:val="Hyperlink"/>
            <w:lang w:eastAsia="x-none"/>
          </w:rPr>
          <w:t>R1-2202479</w:t>
        </w:r>
      </w:hyperlink>
      <w:r w:rsidR="006B480F">
        <w:rPr>
          <w:lang w:eastAsia="x-none"/>
        </w:rPr>
        <w:tab/>
        <w:t>Enhancements to time and frequency synchronization</w:t>
      </w:r>
      <w:r w:rsidR="006B480F">
        <w:rPr>
          <w:lang w:eastAsia="x-none"/>
        </w:rPr>
        <w:tab/>
        <w:t>Mavenir</w:t>
      </w:r>
    </w:p>
    <w:p w14:paraId="1992ED39" w14:textId="34A36E7D" w:rsidR="008075AF" w:rsidRDefault="008075AF" w:rsidP="006B480F">
      <w:pPr>
        <w:rPr>
          <w:lang w:eastAsia="x-none"/>
        </w:rPr>
      </w:pPr>
    </w:p>
    <w:p w14:paraId="3BEDF391" w14:textId="77777777" w:rsidR="008075AF" w:rsidRPr="008075AF" w:rsidRDefault="008075AF" w:rsidP="008075AF">
      <w:pPr>
        <w:rPr>
          <w:lang w:eastAsia="x-none"/>
        </w:rPr>
      </w:pPr>
      <w:r w:rsidRPr="008075AF">
        <w:rPr>
          <w:lang w:eastAsia="x-none"/>
        </w:rPr>
        <w:lastRenderedPageBreak/>
        <w:t>[108-e-R17-IoT-NTN-01] – Gilles (MediaTek)</w:t>
      </w:r>
    </w:p>
    <w:p w14:paraId="7ECB8FE2" w14:textId="147A8932" w:rsidR="008075AF" w:rsidRPr="008075AF" w:rsidRDefault="008075AF" w:rsidP="008075AF">
      <w:pPr>
        <w:rPr>
          <w:lang w:eastAsia="x-none"/>
        </w:rPr>
      </w:pPr>
      <w:r w:rsidRPr="008075AF">
        <w:rPr>
          <w:lang w:eastAsia="x-none"/>
        </w:rPr>
        <w:t xml:space="preserve">Email discussion for maintenance on </w:t>
      </w:r>
      <w:r w:rsidRPr="008075AF">
        <w:t>enhancements to time and frequency synchronization</w:t>
      </w:r>
    </w:p>
    <w:p w14:paraId="625BCF81" w14:textId="77777777" w:rsidR="008075AF" w:rsidRPr="008075AF" w:rsidRDefault="008075AF" w:rsidP="008075AF">
      <w:pPr>
        <w:numPr>
          <w:ilvl w:val="0"/>
          <w:numId w:val="62"/>
        </w:numPr>
        <w:rPr>
          <w:lang w:eastAsia="x-none"/>
        </w:rPr>
      </w:pPr>
      <w:r w:rsidRPr="008075AF">
        <w:rPr>
          <w:rFonts w:hint="eastAsia"/>
          <w:lang w:eastAsia="x-none"/>
        </w:rPr>
        <w:t>1</w:t>
      </w:r>
      <w:r w:rsidRPr="008075AF">
        <w:rPr>
          <w:rFonts w:hint="eastAsia"/>
          <w:vertAlign w:val="superscript"/>
          <w:lang w:eastAsia="x-none"/>
        </w:rPr>
        <w:t>st</w:t>
      </w:r>
      <w:r w:rsidRPr="008075AF">
        <w:rPr>
          <w:rFonts w:hint="eastAsia"/>
          <w:lang w:eastAsia="x-none"/>
        </w:rPr>
        <w:t xml:space="preserve"> check point: </w:t>
      </w:r>
      <w:r w:rsidRPr="008075AF">
        <w:t>February</w:t>
      </w:r>
      <w:r w:rsidRPr="008075AF">
        <w:rPr>
          <w:rFonts w:hint="eastAsia"/>
        </w:rPr>
        <w:t xml:space="preserve"> </w:t>
      </w:r>
      <w:r w:rsidRPr="008075AF">
        <w:t>25</w:t>
      </w:r>
    </w:p>
    <w:p w14:paraId="7734722F" w14:textId="77777777" w:rsidR="008075AF" w:rsidRPr="008075AF" w:rsidRDefault="008075AF" w:rsidP="008075AF">
      <w:pPr>
        <w:numPr>
          <w:ilvl w:val="0"/>
          <w:numId w:val="62"/>
        </w:numPr>
        <w:rPr>
          <w:lang w:eastAsia="x-none"/>
        </w:rPr>
      </w:pPr>
      <w:r w:rsidRPr="008075AF">
        <w:rPr>
          <w:lang w:eastAsia="x-none"/>
        </w:rPr>
        <w:t>Final</w:t>
      </w:r>
      <w:r w:rsidRPr="008075AF">
        <w:rPr>
          <w:rFonts w:hint="eastAsia"/>
          <w:lang w:eastAsia="x-none"/>
        </w:rPr>
        <w:t xml:space="preserve"> check point: </w:t>
      </w:r>
      <w:r w:rsidRPr="008075AF">
        <w:t>March 3</w:t>
      </w:r>
    </w:p>
    <w:p w14:paraId="0BA7DE12" w14:textId="53E2E159" w:rsidR="008075AF" w:rsidRPr="008075AF" w:rsidRDefault="002328C4" w:rsidP="008075AF">
      <w:pPr>
        <w:rPr>
          <w:b/>
          <w:bCs/>
          <w:lang w:eastAsia="x-none"/>
        </w:rPr>
      </w:pPr>
      <w:hyperlink r:id="rId2182" w:history="1">
        <w:r w:rsidR="004371F4">
          <w:rPr>
            <w:rStyle w:val="Hyperlink"/>
            <w:b/>
            <w:bCs/>
            <w:lang w:eastAsia="x-none"/>
          </w:rPr>
          <w:t>R1-2201219</w:t>
        </w:r>
      </w:hyperlink>
      <w:r w:rsidR="008075AF" w:rsidRPr="008075AF">
        <w:rPr>
          <w:b/>
          <w:bCs/>
          <w:lang w:eastAsia="x-none"/>
        </w:rPr>
        <w:tab/>
        <w:t>"Summary #1 of AI 8.14.1 Enhancements to time and frequency synchronization for IoT NTN"</w:t>
      </w:r>
      <w:r w:rsidR="008075AF" w:rsidRPr="008075AF">
        <w:rPr>
          <w:b/>
          <w:bCs/>
          <w:lang w:eastAsia="x-none"/>
        </w:rPr>
        <w:tab/>
        <w:t>Moderator (MediaTek Inc.)</w:t>
      </w:r>
    </w:p>
    <w:p w14:paraId="7CD27B06" w14:textId="2126A910" w:rsidR="008075AF" w:rsidRPr="008075AF" w:rsidRDefault="008075AF" w:rsidP="006B480F">
      <w:pPr>
        <w:rPr>
          <w:lang w:eastAsia="x-none"/>
        </w:rPr>
      </w:pPr>
      <w:r w:rsidRPr="008075AF">
        <w:rPr>
          <w:lang w:eastAsia="x-none"/>
        </w:rPr>
        <w:t>From Feb 23</w:t>
      </w:r>
      <w:r w:rsidRPr="008075AF">
        <w:rPr>
          <w:vertAlign w:val="superscript"/>
          <w:lang w:eastAsia="x-none"/>
        </w:rPr>
        <w:t>rd</w:t>
      </w:r>
      <w:r w:rsidRPr="008075AF">
        <w:rPr>
          <w:lang w:eastAsia="x-none"/>
        </w:rPr>
        <w:t xml:space="preserve"> GTW session</w:t>
      </w:r>
    </w:p>
    <w:p w14:paraId="57204303" w14:textId="77777777" w:rsidR="008075AF" w:rsidRPr="00EE0A8F" w:rsidRDefault="008075AF" w:rsidP="008075AF">
      <w:pPr>
        <w:rPr>
          <w:bCs/>
          <w:iCs/>
          <w:lang w:eastAsia="x-none"/>
        </w:rPr>
      </w:pPr>
      <w:r w:rsidRPr="00EE0A8F">
        <w:rPr>
          <w:bCs/>
          <w:iCs/>
          <w:highlight w:val="green"/>
          <w:lang w:eastAsia="x-none"/>
        </w:rPr>
        <w:t>Agreement</w:t>
      </w:r>
    </w:p>
    <w:p w14:paraId="0BB7AE59" w14:textId="77777777" w:rsidR="008075AF" w:rsidRPr="00514F2C" w:rsidRDefault="008075AF" w:rsidP="00A63FAE">
      <w:pPr>
        <w:numPr>
          <w:ilvl w:val="0"/>
          <w:numId w:val="95"/>
        </w:numPr>
        <w:overflowPunct w:val="0"/>
        <w:autoSpaceDE w:val="0"/>
        <w:autoSpaceDN w:val="0"/>
        <w:spacing w:line="252" w:lineRule="auto"/>
        <w:ind w:left="773"/>
        <w:jc w:val="both"/>
        <w:rPr>
          <w:rFonts w:ascii="Times New Roman" w:eastAsia="Times New Roman" w:hAnsi="Times New Roman"/>
        </w:rPr>
      </w:pPr>
      <w:r w:rsidRPr="00514F2C">
        <w:rPr>
          <w:rFonts w:ascii="Times New Roman" w:eastAsia="Times New Roman" w:hAnsi="Times New Roman"/>
        </w:rPr>
        <w:t>For IoT NTN, capture into 36.300 a stage-2 description of concept of K_offset, K-mac, UE pre-compensation of timing and frequency pre-compensation/adjustment for uplink transmission with modification as needed</w:t>
      </w:r>
    </w:p>
    <w:p w14:paraId="20A84129" w14:textId="77777777" w:rsidR="008075AF" w:rsidRPr="00EE0A8F" w:rsidRDefault="008075AF" w:rsidP="008075AF">
      <w:pPr>
        <w:rPr>
          <w:lang w:eastAsia="x-none"/>
        </w:rPr>
      </w:pPr>
      <w:r w:rsidRPr="00EE0A8F">
        <w:rPr>
          <w:bCs/>
          <w:iCs/>
          <w:lang w:eastAsia="x-none"/>
        </w:rPr>
        <w:t>NOTE: NR NTN agreements on T</w:t>
      </w:r>
      <w:r>
        <w:rPr>
          <w:bCs/>
          <w:iCs/>
          <w:lang w:eastAsia="x-none"/>
        </w:rPr>
        <w:t>S</w:t>
      </w:r>
      <w:r w:rsidRPr="00EE0A8F">
        <w:rPr>
          <w:bCs/>
          <w:iCs/>
          <w:lang w:eastAsia="x-none"/>
        </w:rPr>
        <w:t xml:space="preserve"> 38.300 </w:t>
      </w:r>
      <w:r>
        <w:rPr>
          <w:bCs/>
          <w:iCs/>
          <w:lang w:eastAsia="x-none"/>
        </w:rPr>
        <w:t xml:space="preserve">relating to </w:t>
      </w:r>
      <w:r w:rsidRPr="00EE0A8F">
        <w:rPr>
          <w:bCs/>
          <w:iCs/>
          <w:lang w:eastAsia="x-none"/>
        </w:rPr>
        <w:t>a stage-2 description of concept of K_offset, K-mac, UE pre-compensation of timing and frequency pre-compensation/adjustment for uplink transmission can be adopted for T</w:t>
      </w:r>
      <w:r>
        <w:rPr>
          <w:bCs/>
          <w:iCs/>
          <w:lang w:eastAsia="x-none"/>
        </w:rPr>
        <w:t>S</w:t>
      </w:r>
      <w:r w:rsidRPr="00EE0A8F">
        <w:rPr>
          <w:bCs/>
          <w:iCs/>
          <w:lang w:eastAsia="x-none"/>
        </w:rPr>
        <w:t xml:space="preserve"> 36.300 with modification as needed and </w:t>
      </w:r>
      <w:r>
        <w:rPr>
          <w:bCs/>
          <w:iCs/>
          <w:lang w:eastAsia="x-none"/>
        </w:rPr>
        <w:t xml:space="preserve">can </w:t>
      </w:r>
      <w:r w:rsidRPr="00EE0A8F">
        <w:rPr>
          <w:bCs/>
          <w:iCs/>
          <w:lang w:eastAsia="x-none"/>
        </w:rPr>
        <w:t xml:space="preserve">include aspects specific to IoT NTN as needed. </w:t>
      </w:r>
    </w:p>
    <w:p w14:paraId="63307CF0" w14:textId="45FC4985" w:rsidR="008075AF" w:rsidRDefault="008075AF" w:rsidP="006B480F">
      <w:pPr>
        <w:rPr>
          <w:lang w:eastAsia="x-none"/>
        </w:rPr>
      </w:pPr>
    </w:p>
    <w:p w14:paraId="7A9D607C" w14:textId="05A92BEF" w:rsidR="00713B91" w:rsidRDefault="00713B91" w:rsidP="006B480F">
      <w:pPr>
        <w:rPr>
          <w:lang w:eastAsia="x-none"/>
        </w:rPr>
      </w:pPr>
      <w:r w:rsidRPr="00713B91">
        <w:rPr>
          <w:b/>
          <w:bCs/>
          <w:lang w:eastAsia="x-none"/>
        </w:rPr>
        <w:t>Decision:</w:t>
      </w:r>
      <w:r>
        <w:rPr>
          <w:lang w:eastAsia="x-none"/>
        </w:rPr>
        <w:t xml:space="preserve"> As per email decision posted on Feb 26</w:t>
      </w:r>
      <w:r w:rsidRPr="00713B91">
        <w:rPr>
          <w:vertAlign w:val="superscript"/>
          <w:lang w:eastAsia="x-none"/>
        </w:rPr>
        <w:t>th</w:t>
      </w:r>
      <w:r>
        <w:rPr>
          <w:lang w:eastAsia="x-none"/>
        </w:rPr>
        <w:t>,</w:t>
      </w:r>
    </w:p>
    <w:p w14:paraId="3D86E797" w14:textId="77777777" w:rsidR="00713B91" w:rsidRPr="00EE0A8F" w:rsidRDefault="00713B91" w:rsidP="00713B91">
      <w:pPr>
        <w:rPr>
          <w:bCs/>
          <w:iCs/>
          <w:lang w:eastAsia="x-none"/>
        </w:rPr>
      </w:pPr>
      <w:r w:rsidRPr="00EE0A8F">
        <w:rPr>
          <w:bCs/>
          <w:iCs/>
          <w:highlight w:val="green"/>
          <w:lang w:eastAsia="x-none"/>
        </w:rPr>
        <w:t>Agreement</w:t>
      </w:r>
    </w:p>
    <w:p w14:paraId="0D9879CB" w14:textId="69758485" w:rsidR="00713B91" w:rsidRPr="008E3B7A" w:rsidRDefault="00713B91" w:rsidP="00713B91">
      <w:pPr>
        <w:rPr>
          <w:bCs/>
          <w:iCs/>
          <w:lang w:eastAsia="x-none"/>
        </w:rPr>
      </w:pPr>
      <w:r w:rsidRPr="00713B91">
        <w:rPr>
          <w:bCs/>
          <w:iCs/>
          <w:lang w:eastAsia="x-none"/>
        </w:rPr>
        <w:t>The TP below for TS 36.211 Section 8.1 is endorsed</w:t>
      </w:r>
      <w:r>
        <w:rPr>
          <w:bCs/>
          <w:iCs/>
          <w:lang w:eastAsia="x-none"/>
        </w:rPr>
        <w:t>.</w:t>
      </w:r>
    </w:p>
    <w:p w14:paraId="652F02D6" w14:textId="77777777" w:rsidR="00713B91" w:rsidRPr="008E3B7A" w:rsidRDefault="00713B91" w:rsidP="00713B91">
      <w:pPr>
        <w:ind w:leftChars="200" w:left="400"/>
        <w:rPr>
          <w:rFonts w:eastAsia="SimSun"/>
        </w:rPr>
      </w:pPr>
      <w:r w:rsidRPr="008E3B7A">
        <w:t>--------------------------------------- Start of TP for 3GPP TS 36.211 ----------------------------------------</w:t>
      </w:r>
    </w:p>
    <w:p w14:paraId="578CA6B4" w14:textId="77777777" w:rsidR="00713B91" w:rsidRPr="00713B91" w:rsidRDefault="00713B91" w:rsidP="00713B91">
      <w:pPr>
        <w:ind w:leftChars="200" w:left="400"/>
        <w:rPr>
          <w:rFonts w:ascii="Arial" w:hAnsi="Arial" w:cs="Arial"/>
          <w:b/>
          <w:bCs/>
          <w:iCs/>
          <w:sz w:val="16"/>
          <w:szCs w:val="16"/>
          <w:lang w:eastAsia="x-none"/>
        </w:rPr>
      </w:pPr>
      <w:r w:rsidRPr="00713B91">
        <w:rPr>
          <w:rFonts w:ascii="Arial" w:hAnsi="Arial" w:cs="Arial"/>
          <w:b/>
          <w:bCs/>
          <w:iCs/>
          <w:sz w:val="16"/>
          <w:szCs w:val="16"/>
          <w:lang w:eastAsia="x-none"/>
        </w:rPr>
        <w:t>8.1</w:t>
      </w:r>
      <w:r w:rsidRPr="00713B91">
        <w:rPr>
          <w:rFonts w:ascii="Arial" w:hAnsi="Arial" w:cs="Arial"/>
          <w:b/>
          <w:bCs/>
          <w:iCs/>
          <w:sz w:val="16"/>
          <w:szCs w:val="16"/>
          <w:lang w:eastAsia="x-none"/>
        </w:rPr>
        <w:tab/>
        <w:t>Uplink-downlink frame timing</w:t>
      </w:r>
    </w:p>
    <w:p w14:paraId="49E434DC" w14:textId="77777777" w:rsidR="00713B91" w:rsidRPr="00713B91" w:rsidRDefault="00713B91" w:rsidP="00713B91">
      <w:pPr>
        <w:pStyle w:val="0Maintext"/>
        <w:adjustRightInd w:val="0"/>
        <w:snapToGrid w:val="0"/>
        <w:spacing w:after="0" w:afterAutospacing="0"/>
        <w:ind w:leftChars="200" w:left="400" w:firstLine="0"/>
        <w:jc w:val="center"/>
        <w:rPr>
          <w:rFonts w:ascii="Arial" w:hAnsi="Arial" w:cs="Arial"/>
          <w:color w:val="FF0000"/>
          <w:sz w:val="16"/>
          <w:szCs w:val="16"/>
        </w:rPr>
      </w:pPr>
      <w:r w:rsidRPr="00713B91">
        <w:rPr>
          <w:rFonts w:ascii="Arial" w:hAnsi="Arial" w:cs="Arial"/>
          <w:color w:val="FF0000"/>
          <w:sz w:val="16"/>
          <w:szCs w:val="16"/>
        </w:rPr>
        <w:t>&lt;Unchanged Text Omitted&gt;</w:t>
      </w:r>
    </w:p>
    <w:p w14:paraId="52CCC439" w14:textId="54DEA637" w:rsidR="00713B91" w:rsidRPr="00713B91" w:rsidRDefault="00713B91" w:rsidP="00713B91">
      <w:pPr>
        <w:widowControl w:val="0"/>
        <w:ind w:leftChars="200" w:left="400"/>
        <w:rPr>
          <w:rFonts w:ascii="Arial" w:hAnsi="Arial" w:cs="Arial"/>
          <w:sz w:val="16"/>
          <w:szCs w:val="16"/>
        </w:rPr>
      </w:pPr>
      <w:r w:rsidRPr="00713B91">
        <w:rPr>
          <w:rFonts w:ascii="Arial" w:hAnsi="Arial" w:cs="Arial"/>
          <w:sz w:val="16"/>
          <w:szCs w:val="16"/>
        </w:rPr>
        <w:t xml:space="preserve">Transmission of the uplink radio frame number </w:t>
      </w:r>
      <w:r w:rsidRPr="00713B91">
        <w:rPr>
          <w:rFonts w:ascii="Arial" w:hAnsi="Arial" w:cs="Arial"/>
          <w:position w:val="-6"/>
          <w:sz w:val="16"/>
          <w:szCs w:val="16"/>
        </w:rPr>
        <w:object w:dxaOrig="150" w:dyaOrig="290" w14:anchorId="7F171253">
          <v:shape id="_x0000_i1087" type="#_x0000_t75" style="width:8.25pt;height:13.5pt" o:ole="">
            <v:imagedata r:id="rId2183" o:title=""/>
          </v:shape>
          <o:OLEObject Type="Embed" ProgID="Equation.3" ShapeID="_x0000_i1087" DrawAspect="Content" ObjectID="_1713593444" r:id="rId2184"/>
        </w:object>
      </w:r>
      <w:r w:rsidRPr="00713B91">
        <w:rPr>
          <w:rFonts w:ascii="Arial" w:hAnsi="Arial" w:cs="Arial"/>
          <w:sz w:val="16"/>
          <w:szCs w:val="16"/>
        </w:rPr>
        <w:t xml:space="preserve"> from the UE shall start </w:t>
      </w:r>
      <m:oMath>
        <m:sSub>
          <m:sSubPr>
            <m:ctrlPr>
              <w:rPr>
                <w:rFonts w:ascii="Cambria Math" w:hAnsi="Cambria Math" w:cs="Arial"/>
                <w:i/>
                <w:sz w:val="16"/>
                <w:szCs w:val="16"/>
              </w:rPr>
            </m:ctrlPr>
          </m:sSubPr>
          <m:e>
            <m:r>
              <w:rPr>
                <w:rFonts w:ascii="Cambria Math" w:hAnsi="Cambria Math" w:cs="Arial"/>
                <w:sz w:val="16"/>
                <w:szCs w:val="16"/>
              </w:rPr>
              <m:t>T</m:t>
            </m:r>
          </m:e>
          <m:sub>
            <m:r>
              <m:rPr>
                <m:nor/>
              </m:rPr>
              <w:rPr>
                <w:rFonts w:ascii="Arial" w:hAnsi="Arial" w:cs="Arial"/>
                <w:sz w:val="16"/>
                <w:szCs w:val="16"/>
              </w:rPr>
              <m:t>TA</m:t>
            </m:r>
          </m:sub>
        </m:sSub>
        <m:r>
          <w:rPr>
            <w:rFonts w:ascii="Cambria Math" w:hAnsi="Cambria Math" w:cs="Arial"/>
            <w:sz w:val="16"/>
            <w:szCs w:val="16"/>
          </w:rPr>
          <m:t>=</m:t>
        </m:r>
        <m:d>
          <m:dPr>
            <m:ctrlPr>
              <w:rPr>
                <w:rFonts w:ascii="Cambria Math" w:hAnsi="Cambria Math" w:cs="Arial"/>
                <w:i/>
                <w:sz w:val="16"/>
                <w:szCs w:val="16"/>
              </w:rPr>
            </m:ctrlPr>
          </m:dPr>
          <m:e>
            <m:sSub>
              <m:sSubPr>
                <m:ctrlPr>
                  <w:rPr>
                    <w:rFonts w:ascii="Cambria Math" w:hAnsi="Cambria Math" w:cs="Arial"/>
                    <w:i/>
                    <w:sz w:val="16"/>
                    <w:szCs w:val="16"/>
                  </w:rPr>
                </m:ctrlPr>
              </m:sSubPr>
              <m:e>
                <m:r>
                  <w:rPr>
                    <w:rFonts w:ascii="Cambria Math" w:hAnsi="Cambria Math" w:cs="Arial"/>
                    <w:sz w:val="16"/>
                    <w:szCs w:val="16"/>
                  </w:rPr>
                  <m:t>N</m:t>
                </m:r>
              </m:e>
              <m:sub>
                <m:r>
                  <m:rPr>
                    <m:nor/>
                  </m:rPr>
                  <w:rPr>
                    <w:rFonts w:ascii="Arial" w:hAnsi="Arial" w:cs="Arial"/>
                    <w:sz w:val="16"/>
                    <w:szCs w:val="16"/>
                  </w:rPr>
                  <m:t>TA</m:t>
                </m:r>
              </m:sub>
            </m:sSub>
            <m:r>
              <w:rPr>
                <w:rFonts w:ascii="Cambria Math" w:hAnsi="Cambria Math" w:cs="Arial"/>
                <w:sz w:val="16"/>
                <w:szCs w:val="16"/>
              </w:rPr>
              <m:t>+</m:t>
            </m:r>
            <m:sSub>
              <m:sSubPr>
                <m:ctrlPr>
                  <w:rPr>
                    <w:rFonts w:ascii="Cambria Math" w:hAnsi="Cambria Math" w:cs="Arial"/>
                    <w:i/>
                    <w:sz w:val="16"/>
                    <w:szCs w:val="16"/>
                  </w:rPr>
                </m:ctrlPr>
              </m:sSubPr>
              <m:e>
                <m:r>
                  <w:rPr>
                    <w:rFonts w:ascii="Cambria Math" w:hAnsi="Cambria Math" w:cs="Arial"/>
                    <w:sz w:val="16"/>
                    <w:szCs w:val="16"/>
                  </w:rPr>
                  <m:t>N</m:t>
                </m:r>
              </m:e>
              <m:sub>
                <m:r>
                  <m:rPr>
                    <m:nor/>
                  </m:rPr>
                  <w:rPr>
                    <w:rFonts w:ascii="Arial" w:hAnsi="Arial" w:cs="Arial"/>
                    <w:sz w:val="16"/>
                    <w:szCs w:val="16"/>
                  </w:rPr>
                  <m:t>TA,offset</m:t>
                </m:r>
              </m:sub>
            </m:sSub>
            <m:r>
              <w:rPr>
                <w:rFonts w:ascii="Cambria Math" w:hAnsi="Cambria Math" w:cs="Arial"/>
                <w:sz w:val="16"/>
                <w:szCs w:val="16"/>
              </w:rPr>
              <m:t>+</m:t>
            </m:r>
            <m:sSubSup>
              <m:sSubSupPr>
                <m:ctrlPr>
                  <w:rPr>
                    <w:rFonts w:ascii="Cambria Math" w:hAnsi="Cambria Math" w:cs="Arial"/>
                    <w:i/>
                    <w:sz w:val="16"/>
                    <w:szCs w:val="16"/>
                  </w:rPr>
                </m:ctrlPr>
              </m:sSubSupPr>
              <m:e>
                <m:r>
                  <w:rPr>
                    <w:rFonts w:ascii="Cambria Math" w:hAnsi="Cambria Math" w:cs="Arial"/>
                    <w:sz w:val="16"/>
                    <w:szCs w:val="16"/>
                  </w:rPr>
                  <m:t>N</m:t>
                </m:r>
              </m:e>
              <m:sub>
                <m:r>
                  <m:rPr>
                    <m:nor/>
                  </m:rPr>
                  <w:rPr>
                    <w:rFonts w:ascii="Arial" w:hAnsi="Arial" w:cs="Arial"/>
                    <w:sz w:val="16"/>
                    <w:szCs w:val="16"/>
                  </w:rPr>
                  <m:t>TA,adj</m:t>
                </m:r>
              </m:sub>
              <m:sup>
                <m:r>
                  <m:rPr>
                    <m:nor/>
                  </m:rPr>
                  <w:rPr>
                    <w:rFonts w:ascii="Arial" w:hAnsi="Arial" w:cs="Arial"/>
                    <w:sz w:val="16"/>
                    <w:szCs w:val="16"/>
                  </w:rPr>
                  <m:t>common</m:t>
                </m:r>
              </m:sup>
            </m:sSubSup>
            <m:r>
              <w:rPr>
                <w:rFonts w:ascii="Cambria Math" w:hAnsi="Cambria Math" w:cs="Arial"/>
                <w:sz w:val="16"/>
                <w:szCs w:val="16"/>
              </w:rPr>
              <m:t>+</m:t>
            </m:r>
            <m:sSubSup>
              <m:sSubSupPr>
                <m:ctrlPr>
                  <w:rPr>
                    <w:rFonts w:ascii="Cambria Math" w:hAnsi="Cambria Math" w:cs="Arial"/>
                    <w:i/>
                    <w:sz w:val="16"/>
                    <w:szCs w:val="16"/>
                  </w:rPr>
                </m:ctrlPr>
              </m:sSubSupPr>
              <m:e>
                <m:r>
                  <w:rPr>
                    <w:rFonts w:ascii="Cambria Math" w:hAnsi="Cambria Math" w:cs="Arial"/>
                    <w:sz w:val="16"/>
                    <w:szCs w:val="16"/>
                  </w:rPr>
                  <m:t>N</m:t>
                </m:r>
              </m:e>
              <m:sub>
                <m:r>
                  <m:rPr>
                    <m:nor/>
                  </m:rPr>
                  <w:rPr>
                    <w:rFonts w:ascii="Arial" w:hAnsi="Arial" w:cs="Arial"/>
                    <w:sz w:val="16"/>
                    <w:szCs w:val="16"/>
                  </w:rPr>
                  <m:t>TA,adj</m:t>
                </m:r>
              </m:sub>
              <m:sup>
                <m:r>
                  <m:rPr>
                    <m:nor/>
                  </m:rPr>
                  <w:rPr>
                    <w:rFonts w:ascii="Arial" w:hAnsi="Arial" w:cs="Arial"/>
                    <w:sz w:val="16"/>
                    <w:szCs w:val="16"/>
                  </w:rPr>
                  <m:t>UE</m:t>
                </m:r>
              </m:sup>
            </m:sSubSup>
          </m:e>
        </m:d>
        <m:sSub>
          <m:sSubPr>
            <m:ctrlPr>
              <w:rPr>
                <w:rFonts w:ascii="Cambria Math" w:hAnsi="Cambria Math" w:cs="Arial"/>
                <w:i/>
                <w:sz w:val="16"/>
                <w:szCs w:val="16"/>
              </w:rPr>
            </m:ctrlPr>
          </m:sSubPr>
          <m:e>
            <m:r>
              <w:rPr>
                <w:rFonts w:ascii="Cambria Math" w:hAnsi="Cambria Math" w:cs="Arial"/>
                <w:sz w:val="16"/>
                <w:szCs w:val="16"/>
              </w:rPr>
              <m:t>T</m:t>
            </m:r>
          </m:e>
          <m:sub>
            <m:r>
              <m:rPr>
                <m:nor/>
              </m:rPr>
              <w:rPr>
                <w:rFonts w:ascii="Arial" w:hAnsi="Arial" w:cs="Arial"/>
                <w:sz w:val="16"/>
                <w:szCs w:val="16"/>
              </w:rPr>
              <m:t>s</m:t>
            </m:r>
          </m:sub>
        </m:sSub>
      </m:oMath>
      <w:r w:rsidRPr="00713B91">
        <w:rPr>
          <w:rFonts w:ascii="Arial" w:hAnsi="Arial" w:cs="Arial"/>
          <w:sz w:val="16"/>
          <w:szCs w:val="16"/>
        </w:rPr>
        <w:t xml:space="preserve"> seconds before the start of the corresponding downlink radio frame at the UE.</w:t>
      </w:r>
    </w:p>
    <w:p w14:paraId="1490928E" w14:textId="77777777" w:rsidR="00713B91" w:rsidRPr="00713B91" w:rsidRDefault="00713B91" w:rsidP="00713B91">
      <w:pPr>
        <w:widowControl w:val="0"/>
        <w:ind w:leftChars="200" w:left="400"/>
        <w:jc w:val="center"/>
        <w:rPr>
          <w:rFonts w:ascii="Arial" w:hAnsi="Arial" w:cs="Arial"/>
          <w:sz w:val="16"/>
          <w:szCs w:val="16"/>
        </w:rPr>
      </w:pPr>
      <w:r w:rsidRPr="00713B91">
        <w:rPr>
          <w:rFonts w:ascii="Arial" w:hAnsi="Arial" w:cs="Arial"/>
          <w:sz w:val="16"/>
          <w:szCs w:val="16"/>
        </w:rPr>
        <w:object w:dxaOrig="5923" w:dyaOrig="1949" w14:anchorId="0CD28415">
          <v:shape id="_x0000_i1088" type="#_x0000_t75" style="width:202.5pt;height:62.25pt" o:ole="">
            <v:imagedata r:id="rId2185" o:title=""/>
          </v:shape>
          <o:OLEObject Type="Embed" ProgID="Visio.Drawing.11" ShapeID="_x0000_i1088" DrawAspect="Content" ObjectID="_1713593445" r:id="rId2186"/>
        </w:object>
      </w:r>
    </w:p>
    <w:p w14:paraId="09530EE2" w14:textId="77777777" w:rsidR="00713B91" w:rsidRPr="00713B91" w:rsidRDefault="00713B91" w:rsidP="00713B91">
      <w:pPr>
        <w:pStyle w:val="TF"/>
        <w:keepLines w:val="0"/>
        <w:widowControl w:val="0"/>
        <w:spacing w:after="0"/>
        <w:ind w:leftChars="200" w:left="400"/>
        <w:rPr>
          <w:rFonts w:cs="Arial"/>
          <w:sz w:val="16"/>
          <w:szCs w:val="16"/>
        </w:rPr>
      </w:pPr>
      <w:r w:rsidRPr="00713B91">
        <w:rPr>
          <w:rFonts w:cs="Arial"/>
          <w:sz w:val="16"/>
          <w:szCs w:val="16"/>
        </w:rPr>
        <w:t>Figure 8.1-1: Uplink-downlink timing relation</w:t>
      </w:r>
    </w:p>
    <w:p w14:paraId="526E978B" w14:textId="77777777" w:rsidR="00713B91" w:rsidRPr="00713B91" w:rsidRDefault="00713B91" w:rsidP="00713B91">
      <w:pPr>
        <w:pStyle w:val="0Maintext"/>
        <w:adjustRightInd w:val="0"/>
        <w:snapToGrid w:val="0"/>
        <w:spacing w:after="0" w:afterAutospacing="0"/>
        <w:ind w:leftChars="200" w:left="400" w:firstLine="0"/>
        <w:jc w:val="center"/>
        <w:rPr>
          <w:rFonts w:ascii="Arial" w:hAnsi="Arial" w:cs="Arial"/>
          <w:color w:val="FF0000"/>
          <w:sz w:val="16"/>
          <w:szCs w:val="16"/>
        </w:rPr>
      </w:pPr>
      <w:r w:rsidRPr="00713B91">
        <w:rPr>
          <w:rFonts w:ascii="Arial" w:hAnsi="Arial" w:cs="Arial"/>
          <w:color w:val="FF0000"/>
          <w:sz w:val="16"/>
          <w:szCs w:val="16"/>
        </w:rPr>
        <w:t>&lt;Unchanged Text Omitted&gt;</w:t>
      </w:r>
    </w:p>
    <w:p w14:paraId="77B8861C" w14:textId="77777777" w:rsidR="00713B91" w:rsidRPr="008E3B7A" w:rsidRDefault="00713B91" w:rsidP="00713B91">
      <w:pPr>
        <w:ind w:leftChars="200" w:left="400"/>
        <w:rPr>
          <w:rFonts w:eastAsia="SimSun"/>
        </w:rPr>
      </w:pPr>
      <w:r w:rsidRPr="008E3B7A">
        <w:t>---------------------------------------- End of TP for 3GPP TS 36.211 ----------------------------------------</w:t>
      </w:r>
    </w:p>
    <w:p w14:paraId="7CFDDF79" w14:textId="77777777" w:rsidR="00713B91" w:rsidRDefault="00713B91" w:rsidP="00713B91">
      <w:pPr>
        <w:rPr>
          <w:lang w:eastAsia="x-none"/>
        </w:rPr>
      </w:pPr>
    </w:p>
    <w:p w14:paraId="618083E3" w14:textId="77777777" w:rsidR="00713B91" w:rsidRPr="00EE0A8F" w:rsidRDefault="00713B91" w:rsidP="00713B91">
      <w:pPr>
        <w:rPr>
          <w:bCs/>
          <w:iCs/>
          <w:lang w:eastAsia="x-none"/>
        </w:rPr>
      </w:pPr>
      <w:r w:rsidRPr="00EE0A8F">
        <w:rPr>
          <w:bCs/>
          <w:iCs/>
          <w:highlight w:val="green"/>
          <w:lang w:eastAsia="x-none"/>
        </w:rPr>
        <w:t>Agreement</w:t>
      </w:r>
    </w:p>
    <w:p w14:paraId="04268183" w14:textId="1A5093BA" w:rsidR="00713B91" w:rsidRPr="008E3B7A" w:rsidRDefault="00713B91" w:rsidP="00713B91">
      <w:pPr>
        <w:rPr>
          <w:bCs/>
          <w:iCs/>
          <w:lang w:eastAsia="x-none"/>
        </w:rPr>
      </w:pPr>
      <w:r w:rsidRPr="00713B91">
        <w:rPr>
          <w:bCs/>
          <w:iCs/>
          <w:lang w:eastAsia="x-none"/>
        </w:rPr>
        <w:t>The TP below for TS 36.211 Section 8.1 is endorsed</w:t>
      </w:r>
      <w:r>
        <w:rPr>
          <w:bCs/>
          <w:iCs/>
          <w:lang w:eastAsia="x-none"/>
        </w:rPr>
        <w:t>.</w:t>
      </w:r>
    </w:p>
    <w:p w14:paraId="2EE7BEBD" w14:textId="77777777" w:rsidR="00713B91" w:rsidRPr="00EF1E64" w:rsidRDefault="00713B91" w:rsidP="00713B91">
      <w:pPr>
        <w:ind w:leftChars="200" w:left="400"/>
        <w:rPr>
          <w:rFonts w:eastAsia="SimSun"/>
        </w:rPr>
      </w:pPr>
      <w:r w:rsidRPr="00EF1E64">
        <w:t>---------------------------------------- Start of TP for 3GPP TS 36.211 ----------------------------------------</w:t>
      </w:r>
    </w:p>
    <w:p w14:paraId="0B8D3294" w14:textId="77777777" w:rsidR="00713B91" w:rsidRPr="00713B91" w:rsidRDefault="00713B91" w:rsidP="00713B91">
      <w:pPr>
        <w:ind w:leftChars="213" w:left="426"/>
        <w:rPr>
          <w:rFonts w:ascii="Arial" w:hAnsi="Arial" w:cs="Arial"/>
          <w:b/>
          <w:bCs/>
          <w:iCs/>
          <w:sz w:val="16"/>
          <w:szCs w:val="16"/>
          <w:lang w:eastAsia="x-none"/>
        </w:rPr>
      </w:pPr>
      <w:r w:rsidRPr="00713B91">
        <w:rPr>
          <w:rFonts w:ascii="Arial" w:hAnsi="Arial" w:cs="Arial"/>
          <w:b/>
          <w:bCs/>
          <w:iCs/>
          <w:sz w:val="16"/>
          <w:szCs w:val="16"/>
          <w:lang w:eastAsia="x-none"/>
        </w:rPr>
        <w:t>8.1</w:t>
      </w:r>
      <w:r w:rsidRPr="00713B91">
        <w:rPr>
          <w:rFonts w:ascii="Arial" w:hAnsi="Arial" w:cs="Arial"/>
          <w:b/>
          <w:bCs/>
          <w:iCs/>
          <w:sz w:val="16"/>
          <w:szCs w:val="16"/>
          <w:lang w:eastAsia="x-none"/>
        </w:rPr>
        <w:tab/>
        <w:t>Uplink-downlink frame timing</w:t>
      </w:r>
    </w:p>
    <w:p w14:paraId="42DA0A0B" w14:textId="77777777" w:rsidR="00713B91" w:rsidRPr="00713B91" w:rsidRDefault="00713B91" w:rsidP="00713B91">
      <w:pPr>
        <w:pStyle w:val="0Maintext"/>
        <w:adjustRightInd w:val="0"/>
        <w:snapToGrid w:val="0"/>
        <w:spacing w:after="0" w:afterAutospacing="0"/>
        <w:ind w:leftChars="200" w:left="400" w:firstLine="0"/>
        <w:jc w:val="center"/>
        <w:rPr>
          <w:rFonts w:ascii="Arial" w:hAnsi="Arial" w:cs="Arial"/>
          <w:color w:val="FF0000"/>
          <w:sz w:val="16"/>
          <w:szCs w:val="16"/>
        </w:rPr>
      </w:pPr>
      <w:r w:rsidRPr="00713B91">
        <w:rPr>
          <w:rFonts w:ascii="Arial" w:hAnsi="Arial" w:cs="Arial"/>
          <w:color w:val="FF0000"/>
          <w:sz w:val="16"/>
          <w:szCs w:val="16"/>
        </w:rPr>
        <w:t>&lt;Unchanged Text Omitted&gt;</w:t>
      </w:r>
    </w:p>
    <w:p w14:paraId="41C01D44" w14:textId="2F8D74E3" w:rsidR="00713B91" w:rsidRPr="00713B91" w:rsidRDefault="00713B91" w:rsidP="00713B91">
      <w:pPr>
        <w:widowControl w:val="0"/>
        <w:ind w:leftChars="200" w:left="400"/>
        <w:rPr>
          <w:rFonts w:ascii="Arial" w:hAnsi="Arial" w:cs="Arial"/>
          <w:sz w:val="16"/>
          <w:szCs w:val="16"/>
        </w:rPr>
      </w:pPr>
      <w:r w:rsidRPr="00713B91">
        <w:rPr>
          <w:rFonts w:ascii="Arial" w:hAnsi="Arial" w:cs="Arial"/>
          <w:sz w:val="16"/>
          <w:szCs w:val="16"/>
        </w:rPr>
        <w:t xml:space="preserve">The quantity </w:t>
      </w:r>
      <m:oMath>
        <m:sSubSup>
          <m:sSubSupPr>
            <m:ctrlPr>
              <w:rPr>
                <w:rFonts w:ascii="Cambria Math" w:hAnsi="Cambria Math" w:cs="Arial"/>
                <w:i/>
                <w:sz w:val="16"/>
                <w:szCs w:val="16"/>
              </w:rPr>
            </m:ctrlPr>
          </m:sSubSupPr>
          <m:e>
            <m:r>
              <w:rPr>
                <w:rFonts w:ascii="Cambria Math" w:hAnsi="Cambria Math" w:cs="Arial"/>
                <w:sz w:val="16"/>
                <w:szCs w:val="16"/>
              </w:rPr>
              <m:t>N</m:t>
            </m:r>
          </m:e>
          <m:sub>
            <m:r>
              <m:rPr>
                <m:nor/>
              </m:rPr>
              <w:rPr>
                <w:rFonts w:ascii="Arial" w:hAnsi="Arial" w:cs="Arial"/>
                <w:sz w:val="16"/>
                <w:szCs w:val="16"/>
              </w:rPr>
              <m:t>TA,adj</m:t>
            </m:r>
          </m:sub>
          <m:sup>
            <m:r>
              <m:rPr>
                <m:nor/>
              </m:rPr>
              <w:rPr>
                <w:rFonts w:ascii="Arial" w:hAnsi="Arial" w:cs="Arial"/>
                <w:sz w:val="16"/>
                <w:szCs w:val="16"/>
              </w:rPr>
              <m:t>common</m:t>
            </m:r>
          </m:sup>
        </m:sSubSup>
      </m:oMath>
      <w:r w:rsidRPr="00713B91">
        <w:rPr>
          <w:rFonts w:ascii="Arial" w:hAnsi="Arial" w:cs="Arial"/>
          <w:sz w:val="16"/>
          <w:szCs w:val="16"/>
        </w:rPr>
        <w:t xml:space="preserve"> is derived from the higher-layer parameters </w:t>
      </w:r>
      <w:r w:rsidRPr="00713B91">
        <w:rPr>
          <w:rFonts w:ascii="Arial" w:hAnsi="Arial" w:cs="Arial"/>
          <w:i/>
          <w:iCs/>
          <w:sz w:val="16"/>
          <w:szCs w:val="16"/>
        </w:rPr>
        <w:t>TACommon</w:t>
      </w:r>
      <w:r w:rsidRPr="00713B91">
        <w:rPr>
          <w:rFonts w:ascii="Arial" w:hAnsi="Arial" w:cs="Arial"/>
          <w:sz w:val="16"/>
          <w:szCs w:val="16"/>
        </w:rPr>
        <w:t xml:space="preserve">, </w:t>
      </w:r>
      <w:r w:rsidRPr="00713B91">
        <w:rPr>
          <w:rFonts w:ascii="Arial" w:hAnsi="Arial" w:cs="Arial"/>
          <w:i/>
          <w:iCs/>
          <w:sz w:val="16"/>
          <w:szCs w:val="16"/>
        </w:rPr>
        <w:t>TACommonDrift</w:t>
      </w:r>
      <w:r w:rsidRPr="00713B91">
        <w:rPr>
          <w:rFonts w:ascii="Arial" w:hAnsi="Arial" w:cs="Arial"/>
          <w:sz w:val="16"/>
          <w:szCs w:val="16"/>
        </w:rPr>
        <w:t xml:space="preserve">, and </w:t>
      </w:r>
      <w:r w:rsidRPr="00713B91">
        <w:rPr>
          <w:rFonts w:ascii="Arial" w:hAnsi="Arial" w:cs="Arial"/>
          <w:i/>
          <w:iCs/>
          <w:sz w:val="16"/>
          <w:szCs w:val="16"/>
        </w:rPr>
        <w:t>TACommonDriftVariation</w:t>
      </w:r>
      <w:r w:rsidRPr="00713B91">
        <w:rPr>
          <w:rFonts w:ascii="Arial" w:hAnsi="Arial" w:cs="Arial"/>
          <w:sz w:val="16"/>
          <w:szCs w:val="16"/>
        </w:rPr>
        <w:t xml:space="preserve"> if configured </w:t>
      </w:r>
      <w:r w:rsidRPr="00713B91">
        <w:rPr>
          <w:rFonts w:ascii="Arial" w:hAnsi="Arial" w:cs="Arial"/>
          <w:color w:val="FF0000"/>
          <w:sz w:val="16"/>
          <w:szCs w:val="16"/>
        </w:rPr>
        <w:t>(see Clause 4.2.3 in [TS 36.213])</w:t>
      </w:r>
      <w:r w:rsidRPr="00713B91">
        <w:rPr>
          <w:rFonts w:ascii="Arial" w:hAnsi="Arial" w:cs="Arial"/>
          <w:sz w:val="16"/>
          <w:szCs w:val="16"/>
        </w:rPr>
        <w:t xml:space="preserve">, otherwise </w:t>
      </w:r>
      <m:oMath>
        <m:sSubSup>
          <m:sSubSupPr>
            <m:ctrlPr>
              <w:rPr>
                <w:rFonts w:ascii="Cambria Math" w:hAnsi="Cambria Math" w:cs="Arial"/>
                <w:i/>
                <w:sz w:val="16"/>
                <w:szCs w:val="16"/>
              </w:rPr>
            </m:ctrlPr>
          </m:sSubSupPr>
          <m:e>
            <m:r>
              <w:rPr>
                <w:rFonts w:ascii="Cambria Math" w:hAnsi="Cambria Math" w:cs="Arial"/>
                <w:sz w:val="16"/>
                <w:szCs w:val="16"/>
              </w:rPr>
              <m:t>N</m:t>
            </m:r>
          </m:e>
          <m:sub>
            <m:r>
              <m:rPr>
                <m:nor/>
              </m:rPr>
              <w:rPr>
                <w:rFonts w:ascii="Arial" w:hAnsi="Arial" w:cs="Arial"/>
                <w:sz w:val="16"/>
                <w:szCs w:val="16"/>
              </w:rPr>
              <m:t>TA,adj</m:t>
            </m:r>
          </m:sub>
          <m:sup>
            <m:r>
              <m:rPr>
                <m:nor/>
              </m:rPr>
              <w:rPr>
                <w:rFonts w:ascii="Arial" w:hAnsi="Arial" w:cs="Arial"/>
                <w:sz w:val="16"/>
                <w:szCs w:val="16"/>
              </w:rPr>
              <m:t>common</m:t>
            </m:r>
          </m:sup>
        </m:sSubSup>
        <m:r>
          <w:rPr>
            <w:rFonts w:ascii="Cambria Math" w:hAnsi="Cambria Math" w:cs="Arial"/>
            <w:sz w:val="16"/>
            <w:szCs w:val="16"/>
          </w:rPr>
          <m:t>=0</m:t>
        </m:r>
      </m:oMath>
      <w:r w:rsidRPr="00713B91">
        <w:rPr>
          <w:rFonts w:ascii="Arial" w:hAnsi="Arial" w:cs="Arial"/>
          <w:sz w:val="16"/>
          <w:szCs w:val="16"/>
        </w:rPr>
        <w:t>.</w:t>
      </w:r>
    </w:p>
    <w:p w14:paraId="022F884F" w14:textId="77777777" w:rsidR="00713B91" w:rsidRPr="00713B91" w:rsidRDefault="00713B91" w:rsidP="00713B91">
      <w:pPr>
        <w:pStyle w:val="0Maintext"/>
        <w:adjustRightInd w:val="0"/>
        <w:snapToGrid w:val="0"/>
        <w:spacing w:after="0" w:afterAutospacing="0"/>
        <w:ind w:leftChars="200" w:left="400" w:firstLine="0"/>
        <w:jc w:val="center"/>
        <w:rPr>
          <w:rFonts w:ascii="Arial" w:hAnsi="Arial" w:cs="Arial"/>
          <w:color w:val="FF0000"/>
          <w:sz w:val="16"/>
          <w:szCs w:val="16"/>
        </w:rPr>
      </w:pPr>
      <w:r w:rsidRPr="00713B91">
        <w:rPr>
          <w:rFonts w:ascii="Arial" w:hAnsi="Arial" w:cs="Arial"/>
          <w:color w:val="FF0000"/>
          <w:sz w:val="16"/>
          <w:szCs w:val="16"/>
        </w:rPr>
        <w:t>&lt;Unchanged Text Omitted&gt;</w:t>
      </w:r>
    </w:p>
    <w:p w14:paraId="748CE090" w14:textId="77777777" w:rsidR="00713B91" w:rsidRPr="00EF1E64" w:rsidRDefault="00713B91" w:rsidP="00713B91">
      <w:pPr>
        <w:ind w:leftChars="200" w:left="400"/>
        <w:rPr>
          <w:rFonts w:eastAsia="SimSun"/>
        </w:rPr>
      </w:pPr>
      <w:r w:rsidRPr="00EF1E64">
        <w:t>---------------------------------------- End of TP for 3GPP TS 36.211 ----------------------------------------</w:t>
      </w:r>
    </w:p>
    <w:p w14:paraId="5B8FF869" w14:textId="77777777" w:rsidR="00713B91" w:rsidRPr="00713B91" w:rsidRDefault="00713B91" w:rsidP="00713B91">
      <w:pPr>
        <w:rPr>
          <w:lang w:eastAsia="x-none"/>
        </w:rPr>
      </w:pPr>
    </w:p>
    <w:p w14:paraId="6D9CF720" w14:textId="77777777" w:rsidR="00713B91" w:rsidRPr="00713B91" w:rsidRDefault="00713B91" w:rsidP="00713B91">
      <w:pPr>
        <w:rPr>
          <w:iCs/>
          <w:lang w:eastAsia="x-none"/>
        </w:rPr>
      </w:pPr>
      <w:r w:rsidRPr="00713B91">
        <w:rPr>
          <w:iCs/>
          <w:highlight w:val="green"/>
          <w:lang w:eastAsia="x-none"/>
        </w:rPr>
        <w:t>Agreement</w:t>
      </w:r>
    </w:p>
    <w:p w14:paraId="39C16928" w14:textId="77777777" w:rsidR="00713B91" w:rsidRDefault="00713B91" w:rsidP="00713B91">
      <w:pPr>
        <w:rPr>
          <w:lang w:eastAsia="x-none"/>
        </w:rPr>
      </w:pPr>
      <w:r>
        <w:rPr>
          <w:lang w:eastAsia="x-none"/>
        </w:rPr>
        <w:t>First discuss for additional values of validity timer for GEO in NR NTN AI 8.4.2. For IoT NTN, adopt the NR NTN agreement without modification for additional values of validity timer for GEO.</w:t>
      </w:r>
    </w:p>
    <w:p w14:paraId="4BEBF7FA" w14:textId="77777777" w:rsidR="00713B91" w:rsidRPr="00713B91" w:rsidRDefault="00713B91" w:rsidP="00713B91">
      <w:pPr>
        <w:rPr>
          <w:bCs/>
          <w:lang w:eastAsia="x-none"/>
        </w:rPr>
      </w:pPr>
    </w:p>
    <w:p w14:paraId="3695007F" w14:textId="77777777" w:rsidR="00713B91" w:rsidRPr="00713B91" w:rsidRDefault="00713B91" w:rsidP="00713B91">
      <w:pPr>
        <w:rPr>
          <w:bCs/>
          <w:u w:val="single"/>
          <w:lang w:eastAsia="x-none"/>
        </w:rPr>
      </w:pPr>
      <w:r w:rsidRPr="00713B91">
        <w:rPr>
          <w:bCs/>
          <w:u w:val="single"/>
          <w:lang w:eastAsia="x-none"/>
        </w:rPr>
        <w:t>Conclusion</w:t>
      </w:r>
    </w:p>
    <w:p w14:paraId="0D40D757" w14:textId="77777777" w:rsidR="00713B91" w:rsidRDefault="00713B91" w:rsidP="00713B91">
      <w:pPr>
        <w:rPr>
          <w:lang w:eastAsia="x-none"/>
        </w:rPr>
      </w:pPr>
      <w:r>
        <w:rPr>
          <w:lang w:eastAsia="x-none"/>
        </w:rPr>
        <w:t>RAN1 can wait for RAN2 to conclude discussions on GNSS Measurements.</w:t>
      </w:r>
    </w:p>
    <w:p w14:paraId="0B91D7DC" w14:textId="77777777" w:rsidR="00713B91" w:rsidRPr="00713B91" w:rsidRDefault="00713B91" w:rsidP="00713B91">
      <w:pPr>
        <w:rPr>
          <w:bCs/>
          <w:lang w:eastAsia="x-none"/>
        </w:rPr>
      </w:pPr>
    </w:p>
    <w:p w14:paraId="7512CFB0" w14:textId="77777777" w:rsidR="00713B91" w:rsidRPr="00713B91" w:rsidRDefault="00713B91" w:rsidP="00713B91">
      <w:pPr>
        <w:rPr>
          <w:bCs/>
          <w:u w:val="single"/>
          <w:lang w:eastAsia="x-none"/>
        </w:rPr>
      </w:pPr>
      <w:r w:rsidRPr="00713B91">
        <w:rPr>
          <w:bCs/>
          <w:u w:val="single"/>
          <w:lang w:eastAsia="x-none"/>
        </w:rPr>
        <w:t>Conclusion</w:t>
      </w:r>
    </w:p>
    <w:p w14:paraId="6DB678B0" w14:textId="77777777" w:rsidR="00713B91" w:rsidRDefault="00713B91" w:rsidP="00713B91">
      <w:pPr>
        <w:rPr>
          <w:lang w:eastAsia="x-none"/>
        </w:rPr>
      </w:pPr>
      <w:r>
        <w:rPr>
          <w:lang w:eastAsia="x-none"/>
        </w:rPr>
        <w:t>RAN1 can wait for RAN2 to conclude discussions on validity timer / re-acquisition on NTN-specific SIB.</w:t>
      </w:r>
    </w:p>
    <w:p w14:paraId="0C40EB8E" w14:textId="77777777" w:rsidR="00713B91" w:rsidRDefault="00713B91" w:rsidP="00713B91">
      <w:pPr>
        <w:rPr>
          <w:lang w:eastAsia="x-none"/>
        </w:rPr>
      </w:pPr>
    </w:p>
    <w:p w14:paraId="3199648E" w14:textId="77777777" w:rsidR="00713B91" w:rsidRPr="00713B91" w:rsidRDefault="00713B91" w:rsidP="00713B91">
      <w:pPr>
        <w:rPr>
          <w:bCs/>
          <w:u w:val="single"/>
          <w:lang w:eastAsia="x-none"/>
        </w:rPr>
      </w:pPr>
      <w:r w:rsidRPr="00713B91">
        <w:rPr>
          <w:bCs/>
          <w:u w:val="single"/>
          <w:lang w:eastAsia="x-none"/>
        </w:rPr>
        <w:t>Conclusion</w:t>
      </w:r>
    </w:p>
    <w:p w14:paraId="64B35760" w14:textId="77777777" w:rsidR="00713B91" w:rsidRDefault="00713B91" w:rsidP="00713B91">
      <w:pPr>
        <w:rPr>
          <w:lang w:eastAsia="x-none"/>
        </w:rPr>
      </w:pPr>
      <w:r>
        <w:rPr>
          <w:lang w:eastAsia="x-none"/>
        </w:rPr>
        <w:t>RAN2 can further discuss when the UE-specific TA report is reported.</w:t>
      </w:r>
    </w:p>
    <w:p w14:paraId="4F2BFC21" w14:textId="77777777" w:rsidR="00713B91" w:rsidRPr="00713B91" w:rsidRDefault="00713B91" w:rsidP="00713B91">
      <w:pPr>
        <w:rPr>
          <w:lang w:eastAsia="x-none"/>
        </w:rPr>
      </w:pPr>
    </w:p>
    <w:p w14:paraId="65745A4C" w14:textId="77777777" w:rsidR="00713B91" w:rsidRPr="00713B91" w:rsidRDefault="00713B91" w:rsidP="00713B91">
      <w:pPr>
        <w:rPr>
          <w:iCs/>
          <w:lang w:eastAsia="x-none"/>
        </w:rPr>
      </w:pPr>
      <w:r w:rsidRPr="00713B91">
        <w:rPr>
          <w:iCs/>
          <w:highlight w:val="green"/>
          <w:lang w:eastAsia="x-none"/>
        </w:rPr>
        <w:t>Agreement</w:t>
      </w:r>
    </w:p>
    <w:p w14:paraId="3BB90D6C" w14:textId="77777777" w:rsidR="00713B91" w:rsidRDefault="00713B91" w:rsidP="00713B91">
      <w:pPr>
        <w:rPr>
          <w:lang w:eastAsia="x-none"/>
        </w:rPr>
      </w:pPr>
      <w:r>
        <w:rPr>
          <w:lang w:eastAsia="x-none"/>
        </w:rPr>
        <w:t>Satellite velocity vector range can be discussed in NR NTN 8.4.2 first. IoT NTN can use conclusion / agreement from NR NTN without any modification.</w:t>
      </w:r>
    </w:p>
    <w:p w14:paraId="4544ACB8" w14:textId="77777777" w:rsidR="00713B91" w:rsidRDefault="00713B91" w:rsidP="00713B91">
      <w:pPr>
        <w:rPr>
          <w:lang w:eastAsia="x-none"/>
        </w:rPr>
      </w:pPr>
    </w:p>
    <w:p w14:paraId="49B604A2" w14:textId="18541190" w:rsidR="00713B91" w:rsidRDefault="00713B91" w:rsidP="00713B91">
      <w:pPr>
        <w:rPr>
          <w:lang w:eastAsia="x-none"/>
        </w:rPr>
      </w:pPr>
      <w:r w:rsidRPr="00713B91">
        <w:rPr>
          <w:b/>
          <w:bCs/>
          <w:lang w:eastAsia="x-none"/>
        </w:rPr>
        <w:t>Decision:</w:t>
      </w:r>
      <w:r>
        <w:rPr>
          <w:lang w:eastAsia="x-none"/>
        </w:rPr>
        <w:t xml:space="preserve"> As per email decision posted on Mar 1</w:t>
      </w:r>
      <w:r w:rsidRPr="00713B91">
        <w:rPr>
          <w:vertAlign w:val="superscript"/>
          <w:lang w:eastAsia="x-none"/>
        </w:rPr>
        <w:t>st</w:t>
      </w:r>
      <w:r>
        <w:rPr>
          <w:lang w:eastAsia="x-none"/>
        </w:rPr>
        <w:t>,</w:t>
      </w:r>
    </w:p>
    <w:p w14:paraId="361BE92A" w14:textId="77777777" w:rsidR="00713B91" w:rsidRPr="00713B91" w:rsidRDefault="00713B91" w:rsidP="00713B91">
      <w:pPr>
        <w:rPr>
          <w:iCs/>
          <w:lang w:eastAsia="x-none"/>
        </w:rPr>
      </w:pPr>
      <w:r w:rsidRPr="00713B91">
        <w:rPr>
          <w:iCs/>
          <w:highlight w:val="green"/>
          <w:lang w:eastAsia="x-none"/>
        </w:rPr>
        <w:t>Agreement</w:t>
      </w:r>
    </w:p>
    <w:p w14:paraId="62E211F3" w14:textId="67CCC7FF" w:rsidR="00713B91" w:rsidRDefault="00713B91" w:rsidP="00713B91">
      <w:pPr>
        <w:rPr>
          <w:bCs/>
          <w:iCs/>
          <w:lang w:eastAsia="x-none"/>
        </w:rPr>
      </w:pPr>
      <w:r w:rsidRPr="00713B91">
        <w:rPr>
          <w:bCs/>
          <w:iCs/>
          <w:lang w:eastAsia="x-none"/>
        </w:rPr>
        <w:t>The TP below for TS 36.211 Section 8.1 is endorsed</w:t>
      </w:r>
      <w:r>
        <w:rPr>
          <w:bCs/>
          <w:iCs/>
          <w:lang w:eastAsia="x-none"/>
        </w:rPr>
        <w:t>.</w:t>
      </w:r>
    </w:p>
    <w:p w14:paraId="0A5CA10D" w14:textId="77777777" w:rsidR="00713B91" w:rsidRPr="008F6DFB" w:rsidRDefault="00713B91" w:rsidP="00713B91">
      <w:pPr>
        <w:ind w:leftChars="200" w:left="400"/>
        <w:rPr>
          <w:rFonts w:eastAsia="DengXian"/>
        </w:rPr>
      </w:pPr>
      <w:r w:rsidRPr="008F6DFB">
        <w:t>---------------------------------------- Start of TP for 3GPP TS 36.211 ----------------------------------------</w:t>
      </w:r>
    </w:p>
    <w:p w14:paraId="1E9B1843" w14:textId="77777777" w:rsidR="00713B91" w:rsidRPr="00713B91" w:rsidRDefault="00713B91" w:rsidP="00713B91">
      <w:pPr>
        <w:ind w:leftChars="213" w:left="426"/>
        <w:rPr>
          <w:rFonts w:ascii="Arial" w:hAnsi="Arial" w:cs="Arial"/>
          <w:b/>
          <w:bCs/>
          <w:iCs/>
          <w:sz w:val="16"/>
          <w:szCs w:val="16"/>
          <w:lang w:eastAsia="x-none"/>
        </w:rPr>
      </w:pPr>
      <w:r w:rsidRPr="00713B91">
        <w:rPr>
          <w:rFonts w:ascii="Arial" w:hAnsi="Arial" w:cs="Arial"/>
          <w:b/>
          <w:bCs/>
          <w:iCs/>
          <w:sz w:val="16"/>
          <w:szCs w:val="16"/>
          <w:lang w:eastAsia="x-none"/>
        </w:rPr>
        <w:t>8.1</w:t>
      </w:r>
      <w:r w:rsidRPr="00713B91">
        <w:rPr>
          <w:rFonts w:ascii="Arial" w:hAnsi="Arial" w:cs="Arial"/>
          <w:b/>
          <w:bCs/>
          <w:iCs/>
          <w:sz w:val="16"/>
          <w:szCs w:val="16"/>
          <w:lang w:eastAsia="x-none"/>
        </w:rPr>
        <w:tab/>
        <w:t>Uplink-downlink frame timing</w:t>
      </w:r>
    </w:p>
    <w:p w14:paraId="3EFE8015" w14:textId="77777777" w:rsidR="00713B91" w:rsidRPr="00713B91" w:rsidRDefault="00713B91" w:rsidP="00713B91">
      <w:pPr>
        <w:pStyle w:val="0Maintext"/>
        <w:adjustRightInd w:val="0"/>
        <w:snapToGrid w:val="0"/>
        <w:spacing w:after="0" w:afterAutospacing="0"/>
        <w:ind w:leftChars="200" w:left="400" w:firstLine="0"/>
        <w:jc w:val="center"/>
        <w:rPr>
          <w:rFonts w:ascii="Arial" w:hAnsi="Arial" w:cs="Arial"/>
          <w:color w:val="FF0000"/>
          <w:sz w:val="16"/>
          <w:szCs w:val="16"/>
        </w:rPr>
      </w:pPr>
      <w:r w:rsidRPr="00713B91">
        <w:rPr>
          <w:rFonts w:ascii="Arial" w:hAnsi="Arial" w:cs="Arial"/>
          <w:color w:val="FF0000"/>
          <w:sz w:val="16"/>
          <w:szCs w:val="16"/>
        </w:rPr>
        <w:lastRenderedPageBreak/>
        <w:t>&lt;Unchanged Text Omitted&gt;</w:t>
      </w:r>
    </w:p>
    <w:p w14:paraId="448472E1" w14:textId="5AC873AF" w:rsidR="00713B91" w:rsidRPr="00713B91" w:rsidRDefault="00713B91" w:rsidP="00713B91">
      <w:pPr>
        <w:widowControl w:val="0"/>
        <w:ind w:leftChars="200" w:left="400"/>
        <w:rPr>
          <w:rFonts w:ascii="Arial" w:hAnsi="Arial" w:cs="Arial"/>
          <w:sz w:val="16"/>
          <w:szCs w:val="16"/>
        </w:rPr>
      </w:pPr>
      <w:r w:rsidRPr="00713B91">
        <w:rPr>
          <w:rFonts w:ascii="Arial" w:hAnsi="Arial" w:cs="Arial"/>
          <w:sz w:val="16"/>
          <w:szCs w:val="16"/>
        </w:rPr>
        <w:t xml:space="preserve">The quantity </w:t>
      </w:r>
      <m:oMath>
        <m:sSubSup>
          <m:sSubSupPr>
            <m:ctrlPr>
              <w:rPr>
                <w:rFonts w:ascii="Cambria Math" w:hAnsi="Cambria Math" w:cs="Arial"/>
                <w:i/>
                <w:sz w:val="16"/>
                <w:szCs w:val="16"/>
              </w:rPr>
            </m:ctrlPr>
          </m:sSubSupPr>
          <m:e>
            <m:r>
              <w:rPr>
                <w:rFonts w:ascii="Cambria Math" w:hAnsi="Cambria Math" w:cs="Arial"/>
                <w:sz w:val="16"/>
                <w:szCs w:val="16"/>
              </w:rPr>
              <m:t>N</m:t>
            </m:r>
          </m:e>
          <m:sub>
            <m:r>
              <m:rPr>
                <m:nor/>
              </m:rPr>
              <w:rPr>
                <w:rFonts w:ascii="Arial" w:hAnsi="Arial" w:cs="Arial"/>
                <w:sz w:val="16"/>
                <w:szCs w:val="16"/>
              </w:rPr>
              <m:t>TA,adj</m:t>
            </m:r>
          </m:sub>
          <m:sup>
            <m:r>
              <m:rPr>
                <m:nor/>
              </m:rPr>
              <w:rPr>
                <w:rFonts w:ascii="Arial" w:hAnsi="Arial" w:cs="Arial"/>
                <w:sz w:val="16"/>
                <w:szCs w:val="16"/>
              </w:rPr>
              <m:t>UE</m:t>
            </m:r>
          </m:sup>
        </m:sSubSup>
      </m:oMath>
      <w:r w:rsidRPr="00713B91">
        <w:rPr>
          <w:rFonts w:ascii="Arial" w:hAnsi="Arial" w:cs="Arial"/>
          <w:sz w:val="16"/>
          <w:szCs w:val="16"/>
        </w:rPr>
        <w:t xml:space="preserve"> is computed by the UE based on </w:t>
      </w:r>
      <w:r w:rsidRPr="00713B91">
        <w:rPr>
          <w:rFonts w:ascii="Arial" w:hAnsi="Arial" w:cs="Arial"/>
          <w:color w:val="FF0000"/>
          <w:sz w:val="16"/>
          <w:szCs w:val="16"/>
        </w:rPr>
        <w:t>UE position and serving</w:t>
      </w:r>
      <w:r w:rsidRPr="00713B91">
        <w:rPr>
          <w:rFonts w:ascii="Arial" w:hAnsi="Arial" w:cs="Arial"/>
          <w:sz w:val="16"/>
          <w:szCs w:val="16"/>
        </w:rPr>
        <w:t xml:space="preserve"> satellite-ephemeris-related higher-layers parameters if configured, otherwise </w:t>
      </w:r>
      <m:oMath>
        <m:sSubSup>
          <m:sSubSupPr>
            <m:ctrlPr>
              <w:rPr>
                <w:rFonts w:ascii="Cambria Math" w:hAnsi="Cambria Math" w:cs="Arial"/>
                <w:i/>
                <w:sz w:val="16"/>
                <w:szCs w:val="16"/>
              </w:rPr>
            </m:ctrlPr>
          </m:sSubSupPr>
          <m:e>
            <m:r>
              <w:rPr>
                <w:rFonts w:ascii="Cambria Math" w:hAnsi="Cambria Math" w:cs="Arial"/>
                <w:sz w:val="16"/>
                <w:szCs w:val="16"/>
              </w:rPr>
              <m:t>N</m:t>
            </m:r>
          </m:e>
          <m:sub>
            <m:r>
              <m:rPr>
                <m:nor/>
              </m:rPr>
              <w:rPr>
                <w:rFonts w:ascii="Arial" w:hAnsi="Arial" w:cs="Arial"/>
                <w:sz w:val="16"/>
                <w:szCs w:val="16"/>
              </w:rPr>
              <m:t>TA,adj</m:t>
            </m:r>
          </m:sub>
          <m:sup>
            <m:r>
              <m:rPr>
                <m:nor/>
              </m:rPr>
              <w:rPr>
                <w:rFonts w:ascii="Arial" w:hAnsi="Arial" w:cs="Arial"/>
                <w:sz w:val="16"/>
                <w:szCs w:val="16"/>
              </w:rPr>
              <m:t>UE</m:t>
            </m:r>
          </m:sup>
        </m:sSubSup>
        <m:r>
          <w:rPr>
            <w:rFonts w:ascii="Cambria Math" w:hAnsi="Cambria Math" w:cs="Arial"/>
            <w:sz w:val="16"/>
            <w:szCs w:val="16"/>
          </w:rPr>
          <m:t>=0</m:t>
        </m:r>
      </m:oMath>
      <w:r w:rsidRPr="00713B91">
        <w:rPr>
          <w:rFonts w:ascii="Arial" w:hAnsi="Arial" w:cs="Arial"/>
          <w:sz w:val="16"/>
          <w:szCs w:val="16"/>
        </w:rPr>
        <w:t>.</w:t>
      </w:r>
    </w:p>
    <w:p w14:paraId="283805FE" w14:textId="77777777" w:rsidR="00713B91" w:rsidRPr="00713B91" w:rsidRDefault="00713B91" w:rsidP="00713B91">
      <w:pPr>
        <w:pStyle w:val="0Maintext"/>
        <w:adjustRightInd w:val="0"/>
        <w:snapToGrid w:val="0"/>
        <w:spacing w:after="0" w:afterAutospacing="0"/>
        <w:ind w:leftChars="200" w:left="400" w:firstLine="0"/>
        <w:jc w:val="center"/>
        <w:rPr>
          <w:rFonts w:ascii="Arial" w:hAnsi="Arial" w:cs="Arial"/>
          <w:color w:val="FF0000"/>
          <w:sz w:val="16"/>
          <w:szCs w:val="16"/>
        </w:rPr>
      </w:pPr>
      <w:r w:rsidRPr="00713B91">
        <w:rPr>
          <w:rFonts w:ascii="Arial" w:hAnsi="Arial" w:cs="Arial"/>
          <w:color w:val="FF0000"/>
          <w:sz w:val="16"/>
          <w:szCs w:val="16"/>
        </w:rPr>
        <w:t>&lt;Unchanged Text Omitted&gt;</w:t>
      </w:r>
    </w:p>
    <w:p w14:paraId="084ABC77" w14:textId="77777777" w:rsidR="00713B91" w:rsidRPr="008F6DFB" w:rsidRDefault="00713B91" w:rsidP="00713B91">
      <w:pPr>
        <w:ind w:leftChars="200" w:left="400"/>
        <w:rPr>
          <w:rFonts w:eastAsia="DengXian"/>
        </w:rPr>
      </w:pPr>
      <w:r w:rsidRPr="008F6DFB">
        <w:t>---------------------------------------- End of TP for 3GPP TS 36.211 ----------------------------------------</w:t>
      </w:r>
    </w:p>
    <w:p w14:paraId="362CD6E1" w14:textId="77777777" w:rsidR="00713B91" w:rsidRPr="008F6DFB" w:rsidRDefault="00713B91" w:rsidP="00713B91">
      <w:pPr>
        <w:rPr>
          <w:lang w:eastAsia="x-none"/>
        </w:rPr>
      </w:pPr>
    </w:p>
    <w:p w14:paraId="713C51AC" w14:textId="77777777" w:rsidR="00713B91" w:rsidRDefault="00713B91" w:rsidP="00713B91">
      <w:pPr>
        <w:rPr>
          <w:lang w:eastAsia="x-none"/>
        </w:rPr>
      </w:pPr>
    </w:p>
    <w:p w14:paraId="32162ED1" w14:textId="182BA855" w:rsidR="00713B91" w:rsidRPr="00713B91" w:rsidRDefault="002328C4" w:rsidP="00713B91">
      <w:pPr>
        <w:rPr>
          <w:b/>
          <w:lang w:eastAsia="x-none"/>
        </w:rPr>
      </w:pPr>
      <w:hyperlink r:id="rId2187" w:history="1">
        <w:r w:rsidR="004371F4">
          <w:rPr>
            <w:rStyle w:val="Hyperlink"/>
            <w:b/>
            <w:lang w:eastAsia="x-none"/>
          </w:rPr>
          <w:t>R1-2202724</w:t>
        </w:r>
      </w:hyperlink>
      <w:r w:rsidR="00713B91" w:rsidRPr="00713B91">
        <w:rPr>
          <w:b/>
          <w:lang w:eastAsia="x-none"/>
        </w:rPr>
        <w:tab/>
        <w:t>Summary #2 of AI 8.14.1 Enhancements to time and frequency synchronization for IoT NTN</w:t>
      </w:r>
      <w:r w:rsidR="00713B91" w:rsidRPr="00713B91">
        <w:rPr>
          <w:b/>
          <w:lang w:eastAsia="x-none"/>
        </w:rPr>
        <w:tab/>
        <w:t>Moderator (MediaTek)</w:t>
      </w:r>
    </w:p>
    <w:p w14:paraId="180EE12B" w14:textId="7381C409" w:rsidR="00713B91" w:rsidRDefault="00713B91" w:rsidP="00713B91">
      <w:pPr>
        <w:rPr>
          <w:lang w:eastAsia="x-none"/>
        </w:rPr>
      </w:pPr>
      <w:r>
        <w:rPr>
          <w:lang w:eastAsia="x-none"/>
        </w:rPr>
        <w:t>From Mar 1</w:t>
      </w:r>
      <w:r w:rsidRPr="00713B91">
        <w:rPr>
          <w:vertAlign w:val="superscript"/>
          <w:lang w:eastAsia="x-none"/>
        </w:rPr>
        <w:t>st</w:t>
      </w:r>
      <w:r>
        <w:rPr>
          <w:lang w:eastAsia="x-none"/>
        </w:rPr>
        <w:t xml:space="preserve"> GTW session</w:t>
      </w:r>
    </w:p>
    <w:p w14:paraId="0DE0EEEA" w14:textId="77777777" w:rsidR="00713B91" w:rsidRPr="00713B91" w:rsidRDefault="00713B91" w:rsidP="00713B91">
      <w:pPr>
        <w:pStyle w:val="Prop1"/>
        <w:rPr>
          <w:b w:val="0"/>
          <w:bCs/>
        </w:rPr>
      </w:pPr>
      <w:r w:rsidRPr="00713B91">
        <w:rPr>
          <w:b w:val="0"/>
          <w:bCs/>
          <w:iCs/>
          <w:highlight w:val="green"/>
        </w:rPr>
        <w:t>Agreement</w:t>
      </w:r>
    </w:p>
    <w:p w14:paraId="093A34A5" w14:textId="77777777" w:rsidR="00713B91" w:rsidRPr="00861A7A" w:rsidRDefault="00713B91" w:rsidP="00713B91">
      <w:pPr>
        <w:pStyle w:val="Prop1"/>
        <w:rPr>
          <w:b w:val="0"/>
          <w:bCs/>
          <w:iCs/>
          <w:szCs w:val="20"/>
          <w:lang w:eastAsia="zh-TW"/>
        </w:rPr>
      </w:pPr>
      <w:r w:rsidRPr="00861A7A">
        <w:rPr>
          <w:b w:val="0"/>
          <w:bCs/>
          <w:iCs/>
          <w:lang w:eastAsia="zh-TW"/>
        </w:rPr>
        <w:t>Modify bit allocations for orbital parameters ephemeris format as follows:</w:t>
      </w:r>
    </w:p>
    <w:p w14:paraId="190242CF" w14:textId="77777777" w:rsidR="00713B91" w:rsidRPr="00E355E6" w:rsidRDefault="00713B91" w:rsidP="00F44FD9">
      <w:pPr>
        <w:pStyle w:val="ListParagraph"/>
        <w:numPr>
          <w:ilvl w:val="0"/>
          <w:numId w:val="180"/>
        </w:numPr>
        <w:overflowPunct/>
        <w:autoSpaceDE/>
        <w:autoSpaceDN/>
        <w:adjustRightInd/>
        <w:spacing w:after="0"/>
        <w:contextualSpacing w:val="0"/>
        <w:textAlignment w:val="auto"/>
        <w:rPr>
          <w:bCs/>
          <w:i/>
          <w:iCs/>
          <w:sz w:val="22"/>
          <w:szCs w:val="22"/>
          <w:lang w:eastAsia="zh-TW"/>
        </w:rPr>
      </w:pPr>
      <w:r w:rsidRPr="00E355E6">
        <w:rPr>
          <w:bCs/>
          <w:i/>
          <w:iCs/>
          <w:lang w:eastAsia="zh-TW"/>
        </w:rPr>
        <w:t>Orbital parameters are indicated in 21 bytes payload:</w:t>
      </w:r>
    </w:p>
    <w:p w14:paraId="06C9C0C4" w14:textId="77777777" w:rsidR="00713B91" w:rsidRPr="00E355E6" w:rsidRDefault="00713B91" w:rsidP="00F44FD9">
      <w:pPr>
        <w:numPr>
          <w:ilvl w:val="1"/>
          <w:numId w:val="180"/>
        </w:numPr>
        <w:rPr>
          <w:rFonts w:eastAsia="Times New Roman"/>
          <w:bCs/>
          <w:i/>
          <w:iCs/>
          <w:sz w:val="22"/>
          <w:szCs w:val="22"/>
          <w:lang w:eastAsia="zh-TW"/>
        </w:rPr>
      </w:pPr>
      <w:r w:rsidRPr="00E355E6">
        <w:rPr>
          <w:rFonts w:eastAsia="Times New Roman"/>
          <w:bCs/>
          <w:i/>
          <w:iCs/>
          <w:lang w:eastAsia="zh-TW"/>
        </w:rPr>
        <w:t xml:space="preserve">Semi-major axis </w:t>
      </w:r>
      <w:r w:rsidRPr="00E355E6">
        <w:rPr>
          <w:rFonts w:eastAsia="Times New Roman"/>
          <w:bCs/>
          <w:i/>
          <w:iCs/>
          <w:lang w:val="fr-FR" w:eastAsia="zh-TW"/>
        </w:rPr>
        <w:t>α</w:t>
      </w:r>
      <w:r w:rsidRPr="00E355E6">
        <w:rPr>
          <w:rFonts w:eastAsia="Times New Roman"/>
          <w:bCs/>
          <w:i/>
          <w:iCs/>
          <w:lang w:eastAsia="zh-TW"/>
        </w:rPr>
        <w:t xml:space="preserve"> (m) is 33 bits</w:t>
      </w:r>
      <w:r w:rsidRPr="00E355E6">
        <w:rPr>
          <w:rFonts w:eastAsia="Times New Roman"/>
          <w:bCs/>
          <w:i/>
          <w:iCs/>
        </w:rPr>
        <w:t xml:space="preserve"> </w:t>
      </w:r>
    </w:p>
    <w:p w14:paraId="04F4D036" w14:textId="77777777" w:rsidR="00713B91" w:rsidRPr="00E355E6" w:rsidRDefault="00713B91" w:rsidP="00F44FD9">
      <w:pPr>
        <w:numPr>
          <w:ilvl w:val="2"/>
          <w:numId w:val="180"/>
        </w:numPr>
        <w:rPr>
          <w:rFonts w:eastAsia="Times New Roman"/>
          <w:bCs/>
          <w:i/>
          <w:iCs/>
          <w:lang w:eastAsia="zh-TW"/>
        </w:rPr>
      </w:pPr>
      <w:r w:rsidRPr="00E355E6">
        <w:rPr>
          <w:rFonts w:eastAsia="Times New Roman"/>
          <w:bCs/>
          <w:i/>
          <w:iCs/>
          <w:lang w:eastAsia="zh-TW"/>
        </w:rPr>
        <w:t>Range: from 6500 km to 43000 km</w:t>
      </w:r>
    </w:p>
    <w:p w14:paraId="3EE45327" w14:textId="16087831" w:rsidR="00713B91" w:rsidRPr="00E355E6" w:rsidRDefault="00713B91" w:rsidP="00F44FD9">
      <w:pPr>
        <w:numPr>
          <w:ilvl w:val="2"/>
          <w:numId w:val="180"/>
        </w:numPr>
        <w:rPr>
          <w:rFonts w:eastAsia="Times New Roman"/>
          <w:bCs/>
          <w:i/>
          <w:iCs/>
          <w:lang w:eastAsia="zh-TW"/>
        </w:rPr>
      </w:pPr>
      <w:r w:rsidRPr="00E355E6">
        <w:rPr>
          <w:rFonts w:eastAsia="Times New Roman"/>
          <w:bCs/>
          <w:i/>
          <w:iCs/>
          <w:lang w:eastAsia="zh-TW"/>
        </w:rPr>
        <w:t xml:space="preserve">The quantization step is 4.249 </w:t>
      </w:r>
      <m:oMath>
        <m:sSup>
          <m:sSupPr>
            <m:ctrlPr>
              <w:rPr>
                <w:rFonts w:ascii="Cambria Math" w:eastAsia="Calibri" w:hAnsi="Cambria Math" w:cs="Calibri"/>
                <w:b/>
                <w:bCs/>
                <w:i/>
                <w:iCs/>
                <w:sz w:val="22"/>
                <w:szCs w:val="22"/>
                <w:lang w:eastAsia="zh-TW"/>
              </w:rPr>
            </m:ctrlPr>
          </m:sSupPr>
          <m:e>
            <m:r>
              <m:rPr>
                <m:sty m:val="bi"/>
              </m:rPr>
              <w:rPr>
                <w:rFonts w:ascii="Cambria Math" w:eastAsia="Times New Roman" w:hAnsi="Cambria Math"/>
                <w:lang w:eastAsia="zh-TW"/>
              </w:rPr>
              <m:t>×</m:t>
            </m:r>
            <m:r>
              <m:rPr>
                <m:sty m:val="bi"/>
              </m:rPr>
              <w:rPr>
                <w:rFonts w:ascii="Cambria Math" w:eastAsia="Times New Roman" w:hAnsi="Cambria Math"/>
                <w:lang w:val="fr-FR" w:eastAsia="zh-TW"/>
              </w:rPr>
              <m:t>10</m:t>
            </m:r>
          </m:e>
          <m:sup>
            <m:r>
              <m:rPr>
                <m:sty m:val="bi"/>
              </m:rPr>
              <w:rPr>
                <w:rFonts w:ascii="Cambria Math" w:eastAsia="Times New Roman" w:hAnsi="Cambria Math"/>
                <w:lang w:eastAsia="zh-TW"/>
              </w:rPr>
              <m:t>-</m:t>
            </m:r>
            <m:r>
              <m:rPr>
                <m:sty m:val="bi"/>
              </m:rPr>
              <w:rPr>
                <w:rFonts w:ascii="Cambria Math" w:eastAsia="Times New Roman" w:hAnsi="Cambria Math"/>
                <w:lang w:val="fr-FR" w:eastAsia="zh-TW"/>
              </w:rPr>
              <m:t>3</m:t>
            </m:r>
          </m:sup>
        </m:sSup>
      </m:oMath>
      <w:r w:rsidRPr="00E355E6">
        <w:rPr>
          <w:rFonts w:eastAsia="Times New Roman"/>
          <w:bCs/>
          <w:i/>
          <w:iCs/>
          <w:lang w:eastAsia="zh-TW"/>
        </w:rPr>
        <w:t>m</w:t>
      </w:r>
    </w:p>
    <w:p w14:paraId="5856C719" w14:textId="77777777" w:rsidR="00713B91" w:rsidRPr="00E355E6" w:rsidRDefault="00713B91" w:rsidP="00F44FD9">
      <w:pPr>
        <w:numPr>
          <w:ilvl w:val="1"/>
          <w:numId w:val="180"/>
        </w:numPr>
        <w:rPr>
          <w:rFonts w:eastAsia="Times New Roman"/>
          <w:bCs/>
          <w:i/>
          <w:iCs/>
          <w:lang w:eastAsia="zh-TW"/>
        </w:rPr>
      </w:pPr>
      <w:r w:rsidRPr="00E355E6">
        <w:rPr>
          <w:rFonts w:eastAsia="Times New Roman"/>
          <w:bCs/>
          <w:i/>
          <w:iCs/>
          <w:lang w:eastAsia="zh-TW"/>
        </w:rPr>
        <w:t>Eccentricity e is 20 bits</w:t>
      </w:r>
      <w:r w:rsidRPr="00E355E6">
        <w:rPr>
          <w:rFonts w:eastAsia="Times New Roman"/>
          <w:bCs/>
          <w:i/>
          <w:iCs/>
        </w:rPr>
        <w:t xml:space="preserve"> </w:t>
      </w:r>
    </w:p>
    <w:p w14:paraId="1420F24F" w14:textId="77777777" w:rsidR="00713B91" w:rsidRPr="00E355E6" w:rsidRDefault="00713B91" w:rsidP="00F44FD9">
      <w:pPr>
        <w:numPr>
          <w:ilvl w:val="2"/>
          <w:numId w:val="180"/>
        </w:numPr>
        <w:rPr>
          <w:rFonts w:eastAsia="Times New Roman"/>
          <w:bCs/>
          <w:i/>
          <w:iCs/>
          <w:lang w:eastAsia="zh-TW"/>
        </w:rPr>
      </w:pPr>
      <w:r w:rsidRPr="00E355E6">
        <w:rPr>
          <w:rFonts w:eastAsia="Times New Roman"/>
          <w:bCs/>
          <w:i/>
          <w:iCs/>
          <w:lang w:eastAsia="zh-TW"/>
        </w:rPr>
        <w:t>Range: ≤ 0.015</w:t>
      </w:r>
    </w:p>
    <w:p w14:paraId="4EFC8D93" w14:textId="7754BCB9" w:rsidR="00713B91" w:rsidRPr="00E355E6" w:rsidRDefault="00713B91" w:rsidP="00F44FD9">
      <w:pPr>
        <w:numPr>
          <w:ilvl w:val="2"/>
          <w:numId w:val="180"/>
        </w:numPr>
        <w:rPr>
          <w:rFonts w:eastAsia="Times New Roman"/>
          <w:bCs/>
          <w:i/>
          <w:iCs/>
          <w:lang w:eastAsia="zh-TW"/>
        </w:rPr>
      </w:pPr>
      <w:r w:rsidRPr="00E355E6">
        <w:rPr>
          <w:rFonts w:eastAsia="Times New Roman"/>
          <w:bCs/>
          <w:i/>
          <w:iCs/>
          <w:lang w:eastAsia="zh-TW"/>
        </w:rPr>
        <w:t xml:space="preserve">The quantization step is 1.431 </w:t>
      </w:r>
      <m:oMath>
        <m:sSup>
          <m:sSupPr>
            <m:ctrlPr>
              <w:rPr>
                <w:rFonts w:ascii="Cambria Math" w:eastAsia="Calibri" w:hAnsi="Cambria Math" w:cs="Calibri"/>
                <w:b/>
                <w:bCs/>
                <w:i/>
                <w:iCs/>
                <w:sz w:val="22"/>
                <w:szCs w:val="22"/>
                <w:lang w:eastAsia="zh-TW"/>
              </w:rPr>
            </m:ctrlPr>
          </m:sSupPr>
          <m:e>
            <m:r>
              <m:rPr>
                <m:sty m:val="bi"/>
              </m:rPr>
              <w:rPr>
                <w:rFonts w:ascii="Cambria Math" w:eastAsia="Times New Roman" w:hAnsi="Cambria Math"/>
                <w:lang w:eastAsia="zh-TW"/>
              </w:rPr>
              <m:t>×</m:t>
            </m:r>
            <m:r>
              <m:rPr>
                <m:sty m:val="bi"/>
              </m:rPr>
              <w:rPr>
                <w:rFonts w:ascii="Cambria Math" w:eastAsia="Times New Roman" w:hAnsi="Cambria Math"/>
                <w:lang w:val="fr-FR" w:eastAsia="zh-TW"/>
              </w:rPr>
              <m:t>10</m:t>
            </m:r>
          </m:e>
          <m:sup>
            <m:r>
              <m:rPr>
                <m:sty m:val="bi"/>
              </m:rPr>
              <w:rPr>
                <w:rFonts w:ascii="Cambria Math" w:eastAsia="Times New Roman" w:hAnsi="Cambria Math"/>
                <w:lang w:eastAsia="zh-TW"/>
              </w:rPr>
              <m:t>-</m:t>
            </m:r>
            <m:r>
              <m:rPr>
                <m:sty m:val="bi"/>
              </m:rPr>
              <w:rPr>
                <w:rFonts w:ascii="Cambria Math" w:eastAsia="Times New Roman" w:hAnsi="Cambria Math"/>
                <w:lang w:val="fr-FR" w:eastAsia="zh-TW"/>
              </w:rPr>
              <m:t>8</m:t>
            </m:r>
          </m:sup>
        </m:sSup>
      </m:oMath>
    </w:p>
    <w:p w14:paraId="49D0282E" w14:textId="77777777" w:rsidR="00713B91" w:rsidRPr="00E355E6" w:rsidRDefault="00713B91" w:rsidP="00F44FD9">
      <w:pPr>
        <w:numPr>
          <w:ilvl w:val="1"/>
          <w:numId w:val="180"/>
        </w:numPr>
        <w:rPr>
          <w:rFonts w:eastAsia="Times New Roman"/>
          <w:bCs/>
          <w:i/>
          <w:iCs/>
          <w:lang w:eastAsia="zh-TW"/>
        </w:rPr>
      </w:pPr>
      <w:r w:rsidRPr="00E355E6">
        <w:rPr>
          <w:rFonts w:eastAsia="Times New Roman"/>
          <w:bCs/>
          <w:i/>
          <w:iCs/>
          <w:lang w:eastAsia="zh-TW"/>
        </w:rPr>
        <w:t xml:space="preserve">Argument of periapsis </w:t>
      </w:r>
      <w:r w:rsidRPr="00E355E6">
        <w:rPr>
          <w:rFonts w:eastAsia="Times New Roman"/>
          <w:bCs/>
          <w:i/>
          <w:iCs/>
          <w:lang w:val="fr-FR" w:eastAsia="zh-TW"/>
        </w:rPr>
        <w:t>ω</w:t>
      </w:r>
      <w:r w:rsidRPr="00E355E6">
        <w:rPr>
          <w:rFonts w:eastAsia="Times New Roman"/>
          <w:bCs/>
          <w:i/>
          <w:iCs/>
          <w:lang w:eastAsia="zh-TW"/>
        </w:rPr>
        <w:t xml:space="preserve"> (rad) is 28 bits</w:t>
      </w:r>
      <w:r w:rsidRPr="00E355E6">
        <w:rPr>
          <w:rFonts w:eastAsia="Times New Roman"/>
          <w:bCs/>
          <w:i/>
          <w:iCs/>
        </w:rPr>
        <w:t xml:space="preserve"> </w:t>
      </w:r>
    </w:p>
    <w:p w14:paraId="51A23624" w14:textId="77777777" w:rsidR="00713B91" w:rsidRPr="00E355E6" w:rsidRDefault="00713B91" w:rsidP="00F44FD9">
      <w:pPr>
        <w:numPr>
          <w:ilvl w:val="2"/>
          <w:numId w:val="180"/>
        </w:numPr>
        <w:rPr>
          <w:rFonts w:eastAsia="Times New Roman"/>
          <w:bCs/>
          <w:i/>
          <w:iCs/>
          <w:lang w:eastAsia="zh-TW"/>
        </w:rPr>
      </w:pPr>
      <w:r w:rsidRPr="00E355E6">
        <w:rPr>
          <w:rFonts w:eastAsia="Times New Roman"/>
          <w:bCs/>
          <w:i/>
          <w:iCs/>
          <w:lang w:eastAsia="zh-TW"/>
        </w:rPr>
        <w:t>Range: from 0 to 2</w:t>
      </w:r>
      <w:r w:rsidRPr="00E355E6">
        <w:rPr>
          <w:rFonts w:eastAsia="Times New Roman"/>
          <w:bCs/>
          <w:i/>
          <w:iCs/>
          <w:lang w:val="fr-FR" w:eastAsia="zh-TW"/>
        </w:rPr>
        <w:t>π</w:t>
      </w:r>
    </w:p>
    <w:p w14:paraId="5703DD37" w14:textId="77EF61A7" w:rsidR="00713B91" w:rsidRPr="00E355E6" w:rsidRDefault="00713B91" w:rsidP="00F44FD9">
      <w:pPr>
        <w:numPr>
          <w:ilvl w:val="2"/>
          <w:numId w:val="180"/>
        </w:numPr>
        <w:rPr>
          <w:rFonts w:eastAsia="Times New Roman"/>
          <w:bCs/>
          <w:i/>
          <w:iCs/>
          <w:lang w:eastAsia="zh-TW"/>
        </w:rPr>
      </w:pPr>
      <w:r w:rsidRPr="00E355E6">
        <w:rPr>
          <w:rFonts w:eastAsia="Times New Roman"/>
          <w:bCs/>
          <w:i/>
          <w:iCs/>
          <w:lang w:eastAsia="zh-TW"/>
        </w:rPr>
        <w:t xml:space="preserve">The quantization step is 2.341 </w:t>
      </w:r>
      <m:oMath>
        <m:sSup>
          <m:sSupPr>
            <m:ctrlPr>
              <w:rPr>
                <w:rFonts w:ascii="Cambria Math" w:eastAsia="Calibri" w:hAnsi="Cambria Math" w:cs="Calibri"/>
                <w:b/>
                <w:bCs/>
                <w:i/>
                <w:iCs/>
                <w:sz w:val="22"/>
                <w:szCs w:val="22"/>
                <w:lang w:eastAsia="zh-TW"/>
              </w:rPr>
            </m:ctrlPr>
          </m:sSupPr>
          <m:e>
            <m:r>
              <m:rPr>
                <m:sty m:val="bi"/>
              </m:rPr>
              <w:rPr>
                <w:rFonts w:ascii="Cambria Math" w:eastAsia="Times New Roman" w:hAnsi="Cambria Math"/>
                <w:lang w:eastAsia="zh-TW"/>
              </w:rPr>
              <m:t>×</m:t>
            </m:r>
            <m:r>
              <m:rPr>
                <m:sty m:val="bi"/>
              </m:rPr>
              <w:rPr>
                <w:rFonts w:ascii="Cambria Math" w:eastAsia="Times New Roman" w:hAnsi="Cambria Math"/>
                <w:lang w:val="fr-FR" w:eastAsia="zh-TW"/>
              </w:rPr>
              <m:t>10</m:t>
            </m:r>
          </m:e>
          <m:sup>
            <m:r>
              <m:rPr>
                <m:sty m:val="bi"/>
              </m:rPr>
              <w:rPr>
                <w:rFonts w:ascii="Cambria Math" w:eastAsia="Times New Roman" w:hAnsi="Cambria Math"/>
                <w:lang w:eastAsia="zh-TW"/>
              </w:rPr>
              <m:t>-</m:t>
            </m:r>
            <m:r>
              <m:rPr>
                <m:sty m:val="bi"/>
              </m:rPr>
              <w:rPr>
                <w:rFonts w:ascii="Cambria Math" w:eastAsia="Times New Roman" w:hAnsi="Cambria Math"/>
                <w:lang w:val="fr-FR" w:eastAsia="zh-TW"/>
              </w:rPr>
              <m:t>8</m:t>
            </m:r>
          </m:sup>
        </m:sSup>
      </m:oMath>
      <w:r w:rsidRPr="00E355E6">
        <w:rPr>
          <w:rFonts w:eastAsia="Times New Roman"/>
          <w:bCs/>
          <w:i/>
          <w:iCs/>
          <w:lang w:eastAsia="zh-TW"/>
        </w:rPr>
        <w:t xml:space="preserve"> rad</w:t>
      </w:r>
    </w:p>
    <w:p w14:paraId="4A4A7486" w14:textId="77777777" w:rsidR="00713B91" w:rsidRPr="00E355E6" w:rsidRDefault="00713B91" w:rsidP="00F44FD9">
      <w:pPr>
        <w:numPr>
          <w:ilvl w:val="1"/>
          <w:numId w:val="180"/>
        </w:numPr>
        <w:rPr>
          <w:rFonts w:eastAsia="Times New Roman"/>
          <w:bCs/>
          <w:i/>
          <w:iCs/>
          <w:lang w:eastAsia="zh-TW"/>
        </w:rPr>
      </w:pPr>
      <w:r w:rsidRPr="00E355E6">
        <w:rPr>
          <w:rFonts w:eastAsia="Times New Roman"/>
          <w:bCs/>
          <w:i/>
          <w:iCs/>
          <w:lang w:eastAsia="zh-TW"/>
        </w:rPr>
        <w:t>Longitude of ascending node (</w:t>
      </w:r>
      <w:r w:rsidRPr="00E355E6">
        <w:rPr>
          <w:rFonts w:eastAsia="Times New Roman"/>
          <w:bCs/>
          <w:i/>
          <w:iCs/>
          <w:lang w:val="fr-FR" w:eastAsia="zh-TW"/>
        </w:rPr>
        <w:t>Ω</w:t>
      </w:r>
      <w:r w:rsidRPr="00E355E6">
        <w:rPr>
          <w:rFonts w:eastAsia="Times New Roman"/>
          <w:bCs/>
          <w:i/>
          <w:iCs/>
          <w:lang w:eastAsia="zh-TW"/>
        </w:rPr>
        <w:t xml:space="preserve"> rad) is 28 bits</w:t>
      </w:r>
      <w:r w:rsidRPr="00E355E6">
        <w:rPr>
          <w:rFonts w:eastAsia="Times New Roman"/>
          <w:bCs/>
          <w:i/>
          <w:iCs/>
        </w:rPr>
        <w:t xml:space="preserve"> </w:t>
      </w:r>
    </w:p>
    <w:p w14:paraId="256527F3" w14:textId="77777777" w:rsidR="00713B91" w:rsidRPr="00E355E6" w:rsidRDefault="00713B91" w:rsidP="00F44FD9">
      <w:pPr>
        <w:numPr>
          <w:ilvl w:val="2"/>
          <w:numId w:val="180"/>
        </w:numPr>
        <w:rPr>
          <w:rFonts w:eastAsia="Times New Roman"/>
          <w:bCs/>
          <w:i/>
          <w:iCs/>
          <w:lang w:eastAsia="zh-TW"/>
        </w:rPr>
      </w:pPr>
      <w:r w:rsidRPr="00E355E6">
        <w:rPr>
          <w:rFonts w:eastAsia="Times New Roman"/>
          <w:bCs/>
          <w:i/>
          <w:iCs/>
          <w:lang w:eastAsia="zh-TW"/>
        </w:rPr>
        <w:t>Range: from 0 to 2</w:t>
      </w:r>
      <w:r w:rsidRPr="00E355E6">
        <w:rPr>
          <w:rFonts w:eastAsia="Times New Roman"/>
          <w:bCs/>
          <w:i/>
          <w:iCs/>
          <w:lang w:val="fr-FR" w:eastAsia="zh-TW"/>
        </w:rPr>
        <w:t>π</w:t>
      </w:r>
    </w:p>
    <w:p w14:paraId="34BA6501" w14:textId="1BB979A6" w:rsidR="00713B91" w:rsidRPr="00E355E6" w:rsidRDefault="00713B91" w:rsidP="00F44FD9">
      <w:pPr>
        <w:numPr>
          <w:ilvl w:val="2"/>
          <w:numId w:val="180"/>
        </w:numPr>
        <w:rPr>
          <w:rFonts w:eastAsia="Times New Roman"/>
          <w:bCs/>
          <w:i/>
          <w:iCs/>
          <w:lang w:eastAsia="zh-TW"/>
        </w:rPr>
      </w:pPr>
      <w:r w:rsidRPr="00E355E6">
        <w:rPr>
          <w:rFonts w:eastAsia="Times New Roman"/>
          <w:bCs/>
          <w:i/>
          <w:iCs/>
          <w:lang w:eastAsia="zh-TW"/>
        </w:rPr>
        <w:t>The quantization step is 2.341  </w:t>
      </w:r>
      <m:oMath>
        <m:sSup>
          <m:sSupPr>
            <m:ctrlPr>
              <w:rPr>
                <w:rFonts w:ascii="Cambria Math" w:eastAsia="Calibri" w:hAnsi="Cambria Math" w:cs="Calibri"/>
                <w:b/>
                <w:bCs/>
                <w:i/>
                <w:iCs/>
                <w:sz w:val="22"/>
                <w:szCs w:val="22"/>
                <w:lang w:eastAsia="zh-TW"/>
              </w:rPr>
            </m:ctrlPr>
          </m:sSupPr>
          <m:e>
            <m:r>
              <m:rPr>
                <m:sty m:val="bi"/>
              </m:rPr>
              <w:rPr>
                <w:rFonts w:ascii="Cambria Math" w:eastAsia="Times New Roman" w:hAnsi="Cambria Math"/>
                <w:lang w:eastAsia="zh-TW"/>
              </w:rPr>
              <m:t>×</m:t>
            </m:r>
            <m:r>
              <m:rPr>
                <m:sty m:val="bi"/>
              </m:rPr>
              <w:rPr>
                <w:rFonts w:ascii="Cambria Math" w:eastAsia="Times New Roman" w:hAnsi="Cambria Math"/>
                <w:lang w:val="fr-FR" w:eastAsia="zh-TW"/>
              </w:rPr>
              <m:t>10</m:t>
            </m:r>
          </m:e>
          <m:sup>
            <m:r>
              <m:rPr>
                <m:sty m:val="bi"/>
              </m:rPr>
              <w:rPr>
                <w:rFonts w:ascii="Cambria Math" w:eastAsia="Times New Roman" w:hAnsi="Cambria Math"/>
                <w:lang w:eastAsia="zh-TW"/>
              </w:rPr>
              <m:t>-</m:t>
            </m:r>
            <m:r>
              <m:rPr>
                <m:sty m:val="bi"/>
              </m:rPr>
              <w:rPr>
                <w:rFonts w:ascii="Cambria Math" w:eastAsia="Times New Roman" w:hAnsi="Cambria Math"/>
                <w:lang w:val="fr-FR" w:eastAsia="zh-TW"/>
              </w:rPr>
              <m:t>8</m:t>
            </m:r>
          </m:sup>
        </m:sSup>
      </m:oMath>
      <w:r w:rsidRPr="00E355E6">
        <w:rPr>
          <w:rFonts w:eastAsia="Times New Roman"/>
          <w:bCs/>
          <w:i/>
          <w:iCs/>
          <w:lang w:eastAsia="zh-TW"/>
        </w:rPr>
        <w:t xml:space="preserve"> rad</w:t>
      </w:r>
    </w:p>
    <w:p w14:paraId="6DC19507" w14:textId="77777777" w:rsidR="00713B91" w:rsidRPr="00E355E6" w:rsidRDefault="00713B91" w:rsidP="00F44FD9">
      <w:pPr>
        <w:numPr>
          <w:ilvl w:val="1"/>
          <w:numId w:val="180"/>
        </w:numPr>
        <w:rPr>
          <w:rFonts w:eastAsia="Times New Roman"/>
          <w:bCs/>
          <w:i/>
          <w:iCs/>
          <w:lang w:val="fr-FR" w:eastAsia="zh-TW"/>
        </w:rPr>
      </w:pPr>
      <w:r w:rsidRPr="00E355E6">
        <w:rPr>
          <w:rFonts w:eastAsia="Times New Roman"/>
          <w:bCs/>
          <w:i/>
          <w:iCs/>
          <w:lang w:val="fr-FR" w:eastAsia="zh-TW"/>
        </w:rPr>
        <w:t>Inclination i (rad) is 27 bits</w:t>
      </w:r>
      <w:r w:rsidRPr="00E355E6">
        <w:rPr>
          <w:rFonts w:eastAsia="Times New Roman"/>
          <w:bCs/>
          <w:i/>
          <w:iCs/>
          <w:lang w:val="fr-FR"/>
        </w:rPr>
        <w:t xml:space="preserve"> </w:t>
      </w:r>
    </w:p>
    <w:p w14:paraId="367F1A31" w14:textId="77777777" w:rsidR="00713B91" w:rsidRPr="00E355E6" w:rsidRDefault="00713B91" w:rsidP="00F44FD9">
      <w:pPr>
        <w:numPr>
          <w:ilvl w:val="2"/>
          <w:numId w:val="180"/>
        </w:numPr>
        <w:rPr>
          <w:rFonts w:eastAsia="Times New Roman"/>
          <w:bCs/>
          <w:i/>
          <w:iCs/>
          <w:lang w:eastAsia="zh-TW"/>
        </w:rPr>
      </w:pPr>
      <w:r w:rsidRPr="00E355E6">
        <w:rPr>
          <w:rFonts w:eastAsia="Times New Roman"/>
          <w:bCs/>
          <w:i/>
          <w:iCs/>
          <w:lang w:eastAsia="zh-TW"/>
        </w:rPr>
        <w:t>Range: from - </w:t>
      </w:r>
      <w:r w:rsidRPr="00E355E6">
        <w:rPr>
          <w:rFonts w:eastAsia="Times New Roman"/>
          <w:bCs/>
          <w:i/>
          <w:iCs/>
          <w:lang w:val="fr-FR" w:eastAsia="zh-TW"/>
        </w:rPr>
        <w:t>π</w:t>
      </w:r>
      <w:r w:rsidRPr="00E355E6">
        <w:rPr>
          <w:rFonts w:eastAsia="Times New Roman"/>
          <w:bCs/>
          <w:i/>
          <w:iCs/>
          <w:lang w:eastAsia="zh-TW"/>
        </w:rPr>
        <w:t xml:space="preserve">/2  to + </w:t>
      </w:r>
      <w:r w:rsidRPr="00E355E6">
        <w:rPr>
          <w:rFonts w:eastAsia="Times New Roman"/>
          <w:bCs/>
          <w:i/>
          <w:iCs/>
          <w:lang w:val="fr-FR" w:eastAsia="zh-TW"/>
        </w:rPr>
        <w:t>π</w:t>
      </w:r>
      <w:r w:rsidRPr="00E355E6">
        <w:rPr>
          <w:rFonts w:eastAsia="Times New Roman"/>
          <w:bCs/>
          <w:i/>
          <w:iCs/>
          <w:lang w:eastAsia="zh-TW"/>
        </w:rPr>
        <w:t>/2</w:t>
      </w:r>
    </w:p>
    <w:p w14:paraId="451C8BF6" w14:textId="4700FBDE" w:rsidR="00713B91" w:rsidRPr="00E355E6" w:rsidRDefault="00713B91" w:rsidP="00F44FD9">
      <w:pPr>
        <w:numPr>
          <w:ilvl w:val="2"/>
          <w:numId w:val="180"/>
        </w:numPr>
        <w:rPr>
          <w:rFonts w:eastAsia="Times New Roman"/>
          <w:bCs/>
          <w:i/>
          <w:iCs/>
          <w:lang w:eastAsia="zh-TW"/>
        </w:rPr>
      </w:pPr>
      <w:r w:rsidRPr="00E355E6">
        <w:rPr>
          <w:rFonts w:eastAsia="Times New Roman"/>
          <w:bCs/>
          <w:i/>
          <w:iCs/>
          <w:lang w:eastAsia="zh-TW"/>
        </w:rPr>
        <w:t>The quantization step is 2.341  </w:t>
      </w:r>
      <m:oMath>
        <m:sSup>
          <m:sSupPr>
            <m:ctrlPr>
              <w:rPr>
                <w:rFonts w:ascii="Cambria Math" w:eastAsia="Calibri" w:hAnsi="Cambria Math" w:cs="Calibri"/>
                <w:b/>
                <w:bCs/>
                <w:i/>
                <w:iCs/>
                <w:sz w:val="22"/>
                <w:szCs w:val="22"/>
                <w:lang w:eastAsia="zh-TW"/>
              </w:rPr>
            </m:ctrlPr>
          </m:sSupPr>
          <m:e>
            <m:r>
              <m:rPr>
                <m:sty m:val="bi"/>
              </m:rPr>
              <w:rPr>
                <w:rFonts w:ascii="Cambria Math" w:eastAsia="Times New Roman" w:hAnsi="Cambria Math"/>
                <w:lang w:eastAsia="zh-TW"/>
              </w:rPr>
              <m:t>×</m:t>
            </m:r>
            <m:r>
              <m:rPr>
                <m:sty m:val="bi"/>
              </m:rPr>
              <w:rPr>
                <w:rFonts w:ascii="Cambria Math" w:eastAsia="Times New Roman" w:hAnsi="Cambria Math"/>
                <w:lang w:val="fr-FR" w:eastAsia="zh-TW"/>
              </w:rPr>
              <m:t>10</m:t>
            </m:r>
          </m:e>
          <m:sup>
            <m:r>
              <m:rPr>
                <m:sty m:val="bi"/>
              </m:rPr>
              <w:rPr>
                <w:rFonts w:ascii="Cambria Math" w:eastAsia="Times New Roman" w:hAnsi="Cambria Math"/>
                <w:lang w:eastAsia="zh-TW"/>
              </w:rPr>
              <m:t>-</m:t>
            </m:r>
            <m:r>
              <m:rPr>
                <m:sty m:val="bi"/>
              </m:rPr>
              <w:rPr>
                <w:rFonts w:ascii="Cambria Math" w:eastAsia="Times New Roman" w:hAnsi="Cambria Math"/>
                <w:lang w:val="fr-FR" w:eastAsia="zh-TW"/>
              </w:rPr>
              <m:t>8</m:t>
            </m:r>
          </m:sup>
        </m:sSup>
      </m:oMath>
      <w:r w:rsidRPr="00E355E6">
        <w:rPr>
          <w:rFonts w:eastAsia="Times New Roman"/>
          <w:bCs/>
          <w:i/>
          <w:iCs/>
          <w:lang w:eastAsia="zh-TW"/>
        </w:rPr>
        <w:t xml:space="preserve"> rad</w:t>
      </w:r>
    </w:p>
    <w:p w14:paraId="7332451D" w14:textId="77777777" w:rsidR="00713B91" w:rsidRPr="00E355E6" w:rsidRDefault="00713B91" w:rsidP="00F44FD9">
      <w:pPr>
        <w:numPr>
          <w:ilvl w:val="1"/>
          <w:numId w:val="180"/>
        </w:numPr>
        <w:rPr>
          <w:rFonts w:eastAsia="Times New Roman"/>
          <w:bCs/>
          <w:i/>
          <w:iCs/>
          <w:lang w:eastAsia="zh-TW"/>
        </w:rPr>
      </w:pPr>
      <w:r w:rsidRPr="00E355E6">
        <w:rPr>
          <w:rFonts w:eastAsia="Times New Roman"/>
          <w:bCs/>
          <w:i/>
          <w:iCs/>
          <w:lang w:eastAsia="zh-TW"/>
        </w:rPr>
        <w:t>Mean anomaly M (rad) at epoch time to is 28 bits</w:t>
      </w:r>
      <w:r w:rsidRPr="00E355E6">
        <w:rPr>
          <w:rFonts w:eastAsia="Times New Roman"/>
          <w:bCs/>
          <w:i/>
          <w:iCs/>
        </w:rPr>
        <w:t xml:space="preserve"> </w:t>
      </w:r>
    </w:p>
    <w:p w14:paraId="6A926730" w14:textId="77777777" w:rsidR="00713B91" w:rsidRPr="00E355E6" w:rsidRDefault="00713B91" w:rsidP="00F44FD9">
      <w:pPr>
        <w:numPr>
          <w:ilvl w:val="2"/>
          <w:numId w:val="180"/>
        </w:numPr>
        <w:rPr>
          <w:rFonts w:eastAsia="Times New Roman"/>
          <w:bCs/>
          <w:i/>
          <w:iCs/>
          <w:lang w:eastAsia="zh-TW"/>
        </w:rPr>
      </w:pPr>
      <w:r w:rsidRPr="00E355E6">
        <w:rPr>
          <w:rFonts w:eastAsia="Times New Roman"/>
          <w:bCs/>
          <w:i/>
          <w:iCs/>
          <w:lang w:eastAsia="zh-TW"/>
        </w:rPr>
        <w:t>Range: from 0 to 2</w:t>
      </w:r>
      <w:r w:rsidRPr="00E355E6">
        <w:rPr>
          <w:rFonts w:eastAsia="Times New Roman"/>
          <w:bCs/>
          <w:i/>
          <w:iCs/>
          <w:lang w:val="fr-FR" w:eastAsia="zh-TW"/>
        </w:rPr>
        <w:t>π</w:t>
      </w:r>
    </w:p>
    <w:p w14:paraId="0D8D8DCF" w14:textId="4403D0DF" w:rsidR="00713B91" w:rsidRPr="00E355E6" w:rsidRDefault="00713B91" w:rsidP="00F44FD9">
      <w:pPr>
        <w:numPr>
          <w:ilvl w:val="2"/>
          <w:numId w:val="180"/>
        </w:numPr>
        <w:rPr>
          <w:rFonts w:eastAsia="Times New Roman"/>
          <w:bCs/>
          <w:i/>
          <w:iCs/>
          <w:lang w:eastAsia="zh-TW"/>
        </w:rPr>
      </w:pPr>
      <w:r w:rsidRPr="00E355E6">
        <w:rPr>
          <w:rFonts w:eastAsia="Times New Roman"/>
          <w:bCs/>
          <w:i/>
          <w:iCs/>
          <w:lang w:eastAsia="zh-TW"/>
        </w:rPr>
        <w:t>The quantization step is 2.341  </w:t>
      </w:r>
      <m:oMath>
        <m:sSup>
          <m:sSupPr>
            <m:ctrlPr>
              <w:rPr>
                <w:rFonts w:ascii="Cambria Math" w:eastAsia="Calibri" w:hAnsi="Cambria Math" w:cs="Calibri"/>
                <w:b/>
                <w:bCs/>
                <w:i/>
                <w:iCs/>
                <w:sz w:val="22"/>
                <w:szCs w:val="22"/>
                <w:lang w:eastAsia="zh-TW"/>
              </w:rPr>
            </m:ctrlPr>
          </m:sSupPr>
          <m:e>
            <m:r>
              <m:rPr>
                <m:sty m:val="bi"/>
              </m:rPr>
              <w:rPr>
                <w:rFonts w:ascii="Cambria Math" w:eastAsia="Times New Roman" w:hAnsi="Cambria Math"/>
                <w:lang w:eastAsia="zh-TW"/>
              </w:rPr>
              <m:t>×</m:t>
            </m:r>
            <m:r>
              <m:rPr>
                <m:sty m:val="bi"/>
              </m:rPr>
              <w:rPr>
                <w:rFonts w:ascii="Cambria Math" w:eastAsia="Times New Roman" w:hAnsi="Cambria Math"/>
                <w:lang w:val="fr-FR" w:eastAsia="zh-TW"/>
              </w:rPr>
              <m:t>10</m:t>
            </m:r>
          </m:e>
          <m:sup>
            <m:r>
              <m:rPr>
                <m:sty m:val="bi"/>
              </m:rPr>
              <w:rPr>
                <w:rFonts w:ascii="Cambria Math" w:eastAsia="Times New Roman" w:hAnsi="Cambria Math"/>
                <w:lang w:eastAsia="zh-TW"/>
              </w:rPr>
              <m:t>-</m:t>
            </m:r>
            <m:r>
              <m:rPr>
                <m:sty m:val="bi"/>
              </m:rPr>
              <w:rPr>
                <w:rFonts w:ascii="Cambria Math" w:eastAsia="Times New Roman" w:hAnsi="Cambria Math"/>
                <w:lang w:val="fr-FR" w:eastAsia="zh-TW"/>
              </w:rPr>
              <m:t>8</m:t>
            </m:r>
          </m:sup>
        </m:sSup>
      </m:oMath>
      <w:r w:rsidRPr="00E355E6">
        <w:rPr>
          <w:rFonts w:eastAsia="Times New Roman"/>
          <w:bCs/>
          <w:i/>
          <w:iCs/>
          <w:lang w:eastAsia="zh-TW"/>
        </w:rPr>
        <w:t xml:space="preserve"> rad</w:t>
      </w:r>
    </w:p>
    <w:p w14:paraId="0A85EADC" w14:textId="77777777" w:rsidR="00713B91" w:rsidRPr="00713B91" w:rsidRDefault="00713B91" w:rsidP="00713B91">
      <w:pPr>
        <w:rPr>
          <w:lang w:eastAsia="ja-JP"/>
        </w:rPr>
      </w:pPr>
    </w:p>
    <w:p w14:paraId="4E8FB74A" w14:textId="77777777" w:rsidR="00713B91" w:rsidRPr="00713B91" w:rsidRDefault="00713B91" w:rsidP="00713B91">
      <w:pPr>
        <w:rPr>
          <w:iCs/>
        </w:rPr>
      </w:pPr>
      <w:r w:rsidRPr="00713B91">
        <w:rPr>
          <w:iCs/>
          <w:highlight w:val="green"/>
        </w:rPr>
        <w:t>Agreement</w:t>
      </w:r>
    </w:p>
    <w:p w14:paraId="7A7762A7" w14:textId="77777777" w:rsidR="00713B91" w:rsidRPr="00BE4DDB" w:rsidRDefault="00713B91" w:rsidP="00713B91">
      <w:pPr>
        <w:rPr>
          <w:bCs/>
          <w:iCs/>
        </w:rPr>
      </w:pPr>
      <w:r>
        <w:rPr>
          <w:bCs/>
          <w:iCs/>
        </w:rPr>
        <w:t>For</w:t>
      </w:r>
      <w:r w:rsidRPr="00BE4DDB">
        <w:rPr>
          <w:bCs/>
          <w:iCs/>
        </w:rPr>
        <w:t xml:space="preserve"> </w:t>
      </w:r>
      <w:r>
        <w:rPr>
          <w:bCs/>
          <w:iCs/>
        </w:rPr>
        <w:t>e</w:t>
      </w:r>
      <w:r w:rsidRPr="00BE4DDB">
        <w:rPr>
          <w:bCs/>
          <w:iCs/>
        </w:rPr>
        <w:t xml:space="preserve">poch time </w:t>
      </w:r>
      <w:r>
        <w:rPr>
          <w:bCs/>
          <w:iCs/>
        </w:rPr>
        <w:t>signaling</w:t>
      </w:r>
      <w:r w:rsidRPr="00BE4DDB">
        <w:rPr>
          <w:bCs/>
          <w:iCs/>
        </w:rPr>
        <w:t xml:space="preserve"> for IoT NTN</w:t>
      </w:r>
      <w:r>
        <w:rPr>
          <w:bCs/>
          <w:iCs/>
        </w:rPr>
        <w:t>:</w:t>
      </w:r>
    </w:p>
    <w:p w14:paraId="51109987" w14:textId="77777777" w:rsidR="00713B91" w:rsidRPr="00142B2E" w:rsidRDefault="00713B91" w:rsidP="00F44FD9">
      <w:pPr>
        <w:pStyle w:val="ListParagraph"/>
        <w:numPr>
          <w:ilvl w:val="0"/>
          <w:numId w:val="180"/>
        </w:numPr>
        <w:rPr>
          <w:rFonts w:ascii="Calibri" w:eastAsia="Times New Roman" w:hAnsi="Calibri" w:cs="Calibri"/>
          <w:bCs/>
          <w:iCs/>
          <w:sz w:val="22"/>
          <w:szCs w:val="22"/>
          <w:lang w:eastAsia="zh-CN"/>
        </w:rPr>
      </w:pPr>
      <w:r w:rsidRPr="00142B2E">
        <w:rPr>
          <w:rFonts w:eastAsia="Times New Roman" w:cs="Times"/>
          <w:bCs/>
          <w:iCs/>
          <w:lang w:eastAsia="zh-CN"/>
        </w:rPr>
        <w:t xml:space="preserve">When explicitly provided through SIB, Epoch time of assistance information (i.e. Serving satellite ephemeris and Common TA parameters) is the starting time of a DL sub-frame, indicated by a SFN and a sub-frame number signaled together with the assistance information. </w:t>
      </w:r>
    </w:p>
    <w:p w14:paraId="04DEA970" w14:textId="77777777" w:rsidR="00713B91" w:rsidRPr="00142B2E" w:rsidRDefault="00713B91" w:rsidP="00F44FD9">
      <w:pPr>
        <w:pStyle w:val="ListParagraph"/>
        <w:numPr>
          <w:ilvl w:val="0"/>
          <w:numId w:val="180"/>
        </w:numPr>
        <w:rPr>
          <w:rFonts w:ascii="Calibri" w:eastAsia="Times New Roman" w:hAnsi="Calibri" w:cs="Calibri"/>
          <w:bCs/>
          <w:iCs/>
          <w:sz w:val="22"/>
          <w:szCs w:val="22"/>
          <w:lang w:eastAsia="zh-CN"/>
        </w:rPr>
      </w:pPr>
      <w:r w:rsidRPr="00142B2E">
        <w:rPr>
          <w:rFonts w:eastAsia="Times New Roman" w:cs="Times"/>
          <w:bCs/>
          <w:iCs/>
          <w:lang w:eastAsia="zh-CN"/>
        </w:rPr>
        <w:t>When provided through dedicated signaling, epoch time of assistance information (i.e. Serving satellite ephemeris and Common TA parameters) is the starting time of a DL sub-frame, indicated by a SFN and a sub-frame number.</w:t>
      </w:r>
    </w:p>
    <w:p w14:paraId="6D16D58C" w14:textId="77777777" w:rsidR="00713B91" w:rsidRPr="00142B2E" w:rsidRDefault="00713B91" w:rsidP="00F44FD9">
      <w:pPr>
        <w:pStyle w:val="ListParagraph"/>
        <w:numPr>
          <w:ilvl w:val="0"/>
          <w:numId w:val="180"/>
        </w:numPr>
        <w:rPr>
          <w:bCs/>
          <w:iCs/>
        </w:rPr>
      </w:pPr>
      <w:r w:rsidRPr="00142B2E">
        <w:rPr>
          <w:bCs/>
          <w:iCs/>
        </w:rPr>
        <w:t>The reference point for epoch time of the serving satellite ephemeris and Common TA parameters is the uplink time synchronization reference point.</w:t>
      </w:r>
    </w:p>
    <w:p w14:paraId="200B4DFA" w14:textId="77777777" w:rsidR="00713B91" w:rsidRPr="00BE4DDB" w:rsidRDefault="00713B91" w:rsidP="00713B91"/>
    <w:p w14:paraId="4607306A" w14:textId="0C122035" w:rsidR="00713B91" w:rsidRDefault="002328C4" w:rsidP="006B480F">
      <w:pPr>
        <w:rPr>
          <w:lang w:eastAsia="x-none"/>
        </w:rPr>
      </w:pPr>
      <w:hyperlink r:id="rId2188" w:history="1">
        <w:r w:rsidR="004371F4">
          <w:rPr>
            <w:rStyle w:val="Hyperlink"/>
            <w:lang w:eastAsia="x-none"/>
          </w:rPr>
          <w:t>R1-2202839</w:t>
        </w:r>
      </w:hyperlink>
      <w:r w:rsidR="00713B91" w:rsidRPr="00713B91">
        <w:rPr>
          <w:lang w:eastAsia="x-none"/>
        </w:rPr>
        <w:tab/>
        <w:t>Summary #3 of AI 8.14.1 Enhancements to time and frequency synchronization for IoT NTN</w:t>
      </w:r>
      <w:r w:rsidR="00713B91" w:rsidRPr="00713B91">
        <w:rPr>
          <w:lang w:eastAsia="x-none"/>
        </w:rPr>
        <w:tab/>
        <w:t>Moderator (MediaTek)</w:t>
      </w:r>
    </w:p>
    <w:p w14:paraId="4E76581D" w14:textId="6FBC0396" w:rsidR="003738B7" w:rsidRDefault="003738B7" w:rsidP="003738B7">
      <w:pPr>
        <w:rPr>
          <w:lang w:eastAsia="x-none"/>
        </w:rPr>
      </w:pPr>
      <w:r w:rsidRPr="00713B91">
        <w:rPr>
          <w:b/>
          <w:bCs/>
          <w:lang w:eastAsia="x-none"/>
        </w:rPr>
        <w:t>Decision:</w:t>
      </w:r>
      <w:r>
        <w:rPr>
          <w:lang w:eastAsia="x-none"/>
        </w:rPr>
        <w:t xml:space="preserve"> As per email decision posted on Mar 3</w:t>
      </w:r>
      <w:r w:rsidRPr="003738B7">
        <w:rPr>
          <w:vertAlign w:val="superscript"/>
          <w:lang w:eastAsia="x-none"/>
        </w:rPr>
        <w:t>rd</w:t>
      </w:r>
      <w:r>
        <w:rPr>
          <w:lang w:eastAsia="x-none"/>
        </w:rPr>
        <w:t>,</w:t>
      </w:r>
    </w:p>
    <w:p w14:paraId="32052345" w14:textId="77777777" w:rsidR="003738B7" w:rsidRDefault="003738B7" w:rsidP="003738B7">
      <w:pPr>
        <w:rPr>
          <w:lang w:eastAsia="x-none"/>
        </w:rPr>
      </w:pPr>
      <w:r w:rsidRPr="007F50A7">
        <w:rPr>
          <w:highlight w:val="darkYellow"/>
          <w:lang w:eastAsia="x-none"/>
        </w:rPr>
        <w:t>Working assumption</w:t>
      </w:r>
    </w:p>
    <w:p w14:paraId="0A26D780" w14:textId="77777777" w:rsidR="003738B7" w:rsidRDefault="003738B7" w:rsidP="003738B7">
      <w:pPr>
        <w:rPr>
          <w:lang w:eastAsia="x-none"/>
        </w:rPr>
      </w:pPr>
      <w:r>
        <w:rPr>
          <w:lang w:eastAsia="x-none"/>
        </w:rPr>
        <w:t xml:space="preserve">Adopt NR NTN solution for negative TACommonDriftVariation values. </w:t>
      </w:r>
    </w:p>
    <w:p w14:paraId="0F25FD47" w14:textId="77777777" w:rsidR="003738B7" w:rsidRDefault="003738B7" w:rsidP="003738B7">
      <w:pPr>
        <w:rPr>
          <w:lang w:eastAsia="x-none"/>
        </w:rPr>
      </w:pPr>
    </w:p>
    <w:p w14:paraId="3F7253FA" w14:textId="77777777" w:rsidR="003738B7" w:rsidRDefault="003738B7" w:rsidP="003738B7">
      <w:pPr>
        <w:rPr>
          <w:lang w:eastAsia="x-none"/>
        </w:rPr>
      </w:pPr>
      <w:r w:rsidRPr="007F50A7">
        <w:rPr>
          <w:highlight w:val="darkYellow"/>
          <w:lang w:eastAsia="x-none"/>
        </w:rPr>
        <w:t>Working assumption</w:t>
      </w:r>
    </w:p>
    <w:p w14:paraId="200C66BA" w14:textId="77777777" w:rsidR="003738B7" w:rsidRDefault="003738B7" w:rsidP="003738B7">
      <w:pPr>
        <w:rPr>
          <w:lang w:eastAsia="x-none"/>
        </w:rPr>
      </w:pPr>
      <w:r>
        <w:rPr>
          <w:lang w:eastAsia="x-none"/>
        </w:rPr>
        <w:t>Adopt NR NTN solution for interpretation SFN indicating Epoch time.</w:t>
      </w:r>
    </w:p>
    <w:p w14:paraId="1DC14E7F" w14:textId="07FAAF54" w:rsidR="003738B7" w:rsidRDefault="003738B7" w:rsidP="006B480F">
      <w:pPr>
        <w:rPr>
          <w:lang w:eastAsia="x-none"/>
        </w:rPr>
      </w:pPr>
    </w:p>
    <w:p w14:paraId="3724D832" w14:textId="77777777" w:rsidR="003D76B6" w:rsidRDefault="003D76B6" w:rsidP="006B480F">
      <w:pPr>
        <w:rPr>
          <w:lang w:eastAsia="x-none"/>
        </w:rPr>
      </w:pPr>
    </w:p>
    <w:p w14:paraId="1B43D106" w14:textId="4E99E888" w:rsidR="003738B7" w:rsidRDefault="002328C4" w:rsidP="003738B7">
      <w:pPr>
        <w:rPr>
          <w:b/>
          <w:bCs/>
          <w:lang w:eastAsia="x-none"/>
        </w:rPr>
      </w:pPr>
      <w:hyperlink r:id="rId2189" w:history="1">
        <w:r w:rsidR="004371F4">
          <w:rPr>
            <w:rStyle w:val="Hyperlink"/>
            <w:b/>
            <w:bCs/>
            <w:highlight w:val="green"/>
            <w:lang w:eastAsia="x-none"/>
          </w:rPr>
          <w:t>R1-2202917</w:t>
        </w:r>
      </w:hyperlink>
      <w:r w:rsidR="003738B7" w:rsidRPr="003D76B6">
        <w:rPr>
          <w:b/>
          <w:bCs/>
          <w:lang w:eastAsia="x-none"/>
        </w:rPr>
        <w:tab/>
        <w:t>RAN1 IoT NTN additions for TS 36.300</w:t>
      </w:r>
      <w:r w:rsidR="003738B7" w:rsidRPr="003D76B6">
        <w:rPr>
          <w:b/>
          <w:bCs/>
          <w:lang w:eastAsia="x-none"/>
        </w:rPr>
        <w:tab/>
        <w:t>Moderator (MediaTek)</w:t>
      </w:r>
    </w:p>
    <w:p w14:paraId="5110D103" w14:textId="275F4288" w:rsidR="003D76B6" w:rsidRDefault="003D76B6" w:rsidP="003D76B6">
      <w:pPr>
        <w:rPr>
          <w:lang w:eastAsia="x-none"/>
        </w:rPr>
      </w:pPr>
      <w:r w:rsidRPr="00266D32">
        <w:rPr>
          <w:b/>
          <w:bCs/>
          <w:lang w:eastAsia="x-none"/>
        </w:rPr>
        <w:t>Decision:</w:t>
      </w:r>
      <w:r>
        <w:rPr>
          <w:lang w:eastAsia="x-none"/>
        </w:rPr>
        <w:t xml:space="preserve"> As per email decision posted on Mar 7</w:t>
      </w:r>
      <w:r w:rsidRPr="003D76B6">
        <w:rPr>
          <w:vertAlign w:val="superscript"/>
          <w:lang w:eastAsia="x-none"/>
        </w:rPr>
        <w:t>th</w:t>
      </w:r>
      <w:r>
        <w:rPr>
          <w:lang w:eastAsia="x-none"/>
        </w:rPr>
        <w:t>, the d</w:t>
      </w:r>
      <w:r w:rsidRPr="00266D32">
        <w:rPr>
          <w:lang w:eastAsia="x-none"/>
        </w:rPr>
        <w:t>raftCR for TS3</w:t>
      </w:r>
      <w:r>
        <w:rPr>
          <w:lang w:eastAsia="x-none"/>
        </w:rPr>
        <w:t>6</w:t>
      </w:r>
      <w:r w:rsidRPr="00266D32">
        <w:rPr>
          <w:lang w:eastAsia="x-none"/>
        </w:rPr>
        <w:t xml:space="preserve">.300 is endorsed in </w:t>
      </w:r>
      <w:hyperlink r:id="rId2190" w:history="1">
        <w:r w:rsidR="004371F4">
          <w:rPr>
            <w:rStyle w:val="Hyperlink"/>
            <w:lang w:eastAsia="x-none"/>
          </w:rPr>
          <w:t>R1-2202917</w:t>
        </w:r>
      </w:hyperlink>
      <w:r w:rsidRPr="00266D32">
        <w:rPr>
          <w:lang w:eastAsia="x-none"/>
        </w:rPr>
        <w:t xml:space="preserve">, and </w:t>
      </w:r>
      <w:r>
        <w:rPr>
          <w:lang w:eastAsia="x-none"/>
        </w:rPr>
        <w:t xml:space="preserve">shall be attached to the LS </w:t>
      </w:r>
      <w:r w:rsidRPr="00266D32">
        <w:rPr>
          <w:lang w:eastAsia="x-none"/>
        </w:rPr>
        <w:t>to RAN2.</w:t>
      </w:r>
    </w:p>
    <w:p w14:paraId="13B698A4" w14:textId="0FC7A8C2" w:rsidR="003738B7" w:rsidRPr="003D76B6" w:rsidRDefault="002328C4" w:rsidP="003738B7">
      <w:pPr>
        <w:rPr>
          <w:b/>
          <w:bCs/>
          <w:lang w:eastAsia="x-none"/>
        </w:rPr>
      </w:pPr>
      <w:hyperlink r:id="rId2191" w:history="1">
        <w:r w:rsidR="004371F4">
          <w:rPr>
            <w:rStyle w:val="Hyperlink"/>
            <w:b/>
            <w:bCs/>
            <w:lang w:eastAsia="x-none"/>
          </w:rPr>
          <w:t>R1-2202930</w:t>
        </w:r>
      </w:hyperlink>
      <w:r w:rsidR="003738B7" w:rsidRPr="003D76B6">
        <w:rPr>
          <w:b/>
          <w:bCs/>
          <w:lang w:eastAsia="x-none"/>
        </w:rPr>
        <w:tab/>
        <w:t>Draft LS on IoT-NTN TP for TS 36.300</w:t>
      </w:r>
      <w:r w:rsidR="003738B7" w:rsidRPr="003D76B6">
        <w:rPr>
          <w:b/>
          <w:bCs/>
          <w:lang w:eastAsia="x-none"/>
        </w:rPr>
        <w:tab/>
        <w:t>Moderator (MediaTek)</w:t>
      </w:r>
    </w:p>
    <w:p w14:paraId="1648DD6E" w14:textId="6AE07CD8" w:rsidR="003738B7" w:rsidRDefault="003D76B6" w:rsidP="003738B7">
      <w:pPr>
        <w:rPr>
          <w:lang w:eastAsia="x-none"/>
        </w:rPr>
      </w:pPr>
      <w:r w:rsidRPr="00266D32">
        <w:rPr>
          <w:b/>
          <w:bCs/>
          <w:lang w:eastAsia="x-none"/>
        </w:rPr>
        <w:t>Decision:</w:t>
      </w:r>
      <w:r>
        <w:rPr>
          <w:lang w:eastAsia="x-none"/>
        </w:rPr>
        <w:t xml:space="preserve"> As per email decision posted on Mar 7</w:t>
      </w:r>
      <w:r w:rsidRPr="003D76B6">
        <w:rPr>
          <w:vertAlign w:val="superscript"/>
          <w:lang w:eastAsia="x-none"/>
        </w:rPr>
        <w:t>th</w:t>
      </w:r>
      <w:r>
        <w:rPr>
          <w:lang w:eastAsia="x-none"/>
        </w:rPr>
        <w:t>, the d</w:t>
      </w:r>
      <w:r w:rsidRPr="00266D32">
        <w:rPr>
          <w:lang w:eastAsia="x-none"/>
        </w:rPr>
        <w:t>raft</w:t>
      </w:r>
      <w:r>
        <w:rPr>
          <w:lang w:eastAsia="x-none"/>
        </w:rPr>
        <w:t xml:space="preserve"> LS is endorsed. Final version is </w:t>
      </w:r>
      <w:r w:rsidRPr="00266D32">
        <w:rPr>
          <w:highlight w:val="green"/>
          <w:lang w:eastAsia="x-none"/>
        </w:rPr>
        <w:t>appro</w:t>
      </w:r>
      <w:r w:rsidRPr="003D76B6">
        <w:rPr>
          <w:highlight w:val="green"/>
          <w:lang w:eastAsia="x-none"/>
        </w:rPr>
        <w:t xml:space="preserve">ved in </w:t>
      </w:r>
      <w:hyperlink r:id="rId2192" w:history="1">
        <w:r w:rsidR="004371F4">
          <w:rPr>
            <w:rStyle w:val="Hyperlink"/>
            <w:highlight w:val="green"/>
            <w:lang w:eastAsia="x-none"/>
          </w:rPr>
          <w:t>R1-2202931</w:t>
        </w:r>
      </w:hyperlink>
      <w:r>
        <w:rPr>
          <w:lang w:eastAsia="x-none"/>
        </w:rPr>
        <w:t>.</w:t>
      </w:r>
    </w:p>
    <w:p w14:paraId="45F44D8C" w14:textId="484FBE6A" w:rsidR="003738B7" w:rsidRDefault="003738B7" w:rsidP="003738B7">
      <w:pPr>
        <w:rPr>
          <w:lang w:eastAsia="x-none"/>
        </w:rPr>
      </w:pPr>
    </w:p>
    <w:p w14:paraId="3648B815" w14:textId="77777777" w:rsidR="003738B7" w:rsidRDefault="003738B7" w:rsidP="003738B7">
      <w:pPr>
        <w:rPr>
          <w:lang w:eastAsia="x-none"/>
        </w:rPr>
      </w:pPr>
    </w:p>
    <w:p w14:paraId="39EE7FCC" w14:textId="3A13171B" w:rsidR="003738B7" w:rsidRPr="008075AF" w:rsidRDefault="003738B7" w:rsidP="006B480F">
      <w:pPr>
        <w:rPr>
          <w:lang w:eastAsia="x-none"/>
        </w:rPr>
      </w:pPr>
      <w:r>
        <w:rPr>
          <w:lang w:eastAsia="x-none"/>
        </w:rPr>
        <w:t xml:space="preserve">Final summary in </w:t>
      </w:r>
      <w:hyperlink r:id="rId2193" w:history="1">
        <w:r w:rsidR="004371F4">
          <w:rPr>
            <w:rStyle w:val="Hyperlink"/>
            <w:lang w:eastAsia="x-none"/>
          </w:rPr>
          <w:t>R1-2202915</w:t>
        </w:r>
      </w:hyperlink>
      <w:r>
        <w:rPr>
          <w:lang w:eastAsia="x-none"/>
        </w:rPr>
        <w:t>.</w:t>
      </w:r>
    </w:p>
    <w:p w14:paraId="62E2F86F" w14:textId="77777777" w:rsidR="006B480F" w:rsidRDefault="006B480F" w:rsidP="003A1ED5">
      <w:pPr>
        <w:pStyle w:val="Heading3"/>
      </w:pPr>
      <w:bookmarkStart w:id="718" w:name="_Toc95481833"/>
      <w:bookmarkStart w:id="719" w:name="_Toc98334472"/>
      <w:r w:rsidRPr="00540963">
        <w:lastRenderedPageBreak/>
        <w:t>Timing relationship enhancements</w:t>
      </w:r>
      <w:bookmarkEnd w:id="718"/>
      <w:bookmarkEnd w:id="719"/>
    </w:p>
    <w:p w14:paraId="51CAE72C" w14:textId="2631200B" w:rsidR="006B480F" w:rsidRDefault="002328C4" w:rsidP="006B480F">
      <w:pPr>
        <w:rPr>
          <w:lang w:eastAsia="x-none"/>
        </w:rPr>
      </w:pPr>
      <w:hyperlink r:id="rId2194" w:history="1">
        <w:r w:rsidR="004371F4">
          <w:rPr>
            <w:rStyle w:val="Hyperlink"/>
            <w:lang w:eastAsia="x-none"/>
          </w:rPr>
          <w:t>R1-2200942</w:t>
        </w:r>
      </w:hyperlink>
      <w:r w:rsidR="006B480F">
        <w:rPr>
          <w:lang w:eastAsia="x-none"/>
        </w:rPr>
        <w:tab/>
        <w:t>Maintenance on timing relationship enhancement for IoT in NTN</w:t>
      </w:r>
      <w:r w:rsidR="006B480F">
        <w:rPr>
          <w:lang w:eastAsia="x-none"/>
        </w:rPr>
        <w:tab/>
        <w:t>Huawei, HiSilicon</w:t>
      </w:r>
    </w:p>
    <w:p w14:paraId="701362D1" w14:textId="460FC2F2" w:rsidR="006B480F" w:rsidRDefault="002328C4" w:rsidP="006B480F">
      <w:pPr>
        <w:rPr>
          <w:lang w:eastAsia="x-none"/>
        </w:rPr>
      </w:pPr>
      <w:hyperlink r:id="rId2195" w:history="1">
        <w:r w:rsidR="004371F4">
          <w:rPr>
            <w:rStyle w:val="Hyperlink"/>
            <w:lang w:eastAsia="x-none"/>
          </w:rPr>
          <w:t>R1-2201218</w:t>
        </w:r>
      </w:hyperlink>
      <w:r w:rsidR="006B480F">
        <w:rPr>
          <w:lang w:eastAsia="x-none"/>
        </w:rPr>
        <w:tab/>
        <w:t>Timing relationship enhancements for IoT NTN</w:t>
      </w:r>
      <w:r w:rsidR="006B480F">
        <w:rPr>
          <w:lang w:eastAsia="x-none"/>
        </w:rPr>
        <w:tab/>
        <w:t>MediaTek Inc.</w:t>
      </w:r>
    </w:p>
    <w:p w14:paraId="32C2D1FB" w14:textId="6AC1DD1C" w:rsidR="006B480F" w:rsidRDefault="002328C4" w:rsidP="006B480F">
      <w:pPr>
        <w:rPr>
          <w:lang w:eastAsia="x-none"/>
        </w:rPr>
      </w:pPr>
      <w:hyperlink r:id="rId2196" w:history="1">
        <w:r w:rsidR="004371F4">
          <w:rPr>
            <w:rStyle w:val="Hyperlink"/>
            <w:lang w:eastAsia="x-none"/>
          </w:rPr>
          <w:t>R1-2201276</w:t>
        </w:r>
      </w:hyperlink>
      <w:r w:rsidR="006B480F">
        <w:rPr>
          <w:lang w:eastAsia="x-none"/>
        </w:rPr>
        <w:tab/>
        <w:t>Discussion on timing relationship enhancements</w:t>
      </w:r>
      <w:r w:rsidR="006B480F">
        <w:rPr>
          <w:lang w:eastAsia="x-none"/>
        </w:rPr>
        <w:tab/>
        <w:t>OPPO</w:t>
      </w:r>
    </w:p>
    <w:p w14:paraId="76FE4CF1" w14:textId="3E95FF13" w:rsidR="006B480F" w:rsidRDefault="002328C4" w:rsidP="006B480F">
      <w:pPr>
        <w:rPr>
          <w:lang w:eastAsia="x-none"/>
        </w:rPr>
      </w:pPr>
      <w:hyperlink r:id="rId2197" w:history="1">
        <w:r w:rsidR="004371F4">
          <w:rPr>
            <w:rStyle w:val="Hyperlink"/>
            <w:lang w:eastAsia="x-none"/>
          </w:rPr>
          <w:t>R1-2201343</w:t>
        </w:r>
      </w:hyperlink>
      <w:r w:rsidR="006B480F">
        <w:rPr>
          <w:lang w:eastAsia="x-none"/>
        </w:rPr>
        <w:tab/>
        <w:t>Remaining issues on timing relationship enhancement for IoT over NTN</w:t>
      </w:r>
      <w:r w:rsidR="006B480F">
        <w:rPr>
          <w:lang w:eastAsia="x-none"/>
        </w:rPr>
        <w:tab/>
        <w:t>CATT</w:t>
      </w:r>
    </w:p>
    <w:p w14:paraId="14DAB3B0" w14:textId="7B2F0F68" w:rsidR="006B480F" w:rsidRDefault="002328C4" w:rsidP="006B480F">
      <w:pPr>
        <w:rPr>
          <w:lang w:eastAsia="x-none"/>
        </w:rPr>
      </w:pPr>
      <w:hyperlink r:id="rId2198" w:history="1">
        <w:r w:rsidR="004371F4">
          <w:rPr>
            <w:rStyle w:val="Hyperlink"/>
            <w:lang w:eastAsia="x-none"/>
          </w:rPr>
          <w:t>R1-2201586</w:t>
        </w:r>
      </w:hyperlink>
      <w:r w:rsidR="006B480F">
        <w:rPr>
          <w:lang w:eastAsia="x-none"/>
        </w:rPr>
        <w:tab/>
        <w:t>Maintenance of IoT-NTN timing relationships</w:t>
      </w:r>
      <w:r w:rsidR="006B480F">
        <w:rPr>
          <w:lang w:eastAsia="x-none"/>
        </w:rPr>
        <w:tab/>
        <w:t>Sony</w:t>
      </w:r>
    </w:p>
    <w:p w14:paraId="252C1D6A" w14:textId="6CF8C77C" w:rsidR="006B480F" w:rsidRDefault="002328C4" w:rsidP="006B480F">
      <w:pPr>
        <w:rPr>
          <w:lang w:eastAsia="x-none"/>
        </w:rPr>
      </w:pPr>
      <w:hyperlink r:id="rId2199" w:history="1">
        <w:r w:rsidR="004371F4">
          <w:rPr>
            <w:rStyle w:val="Hyperlink"/>
            <w:lang w:eastAsia="x-none"/>
          </w:rPr>
          <w:t>R1-2201588</w:t>
        </w:r>
      </w:hyperlink>
      <w:r w:rsidR="006B480F">
        <w:rPr>
          <w:lang w:eastAsia="x-none"/>
        </w:rPr>
        <w:tab/>
        <w:t>Remaining issues of timing relationship enhancements for NB-IoT/eMTC over NTN</w:t>
      </w:r>
      <w:r w:rsidR="006B480F">
        <w:rPr>
          <w:lang w:eastAsia="x-none"/>
        </w:rPr>
        <w:tab/>
        <w:t>Nokia, Nokia Shanghai Bell</w:t>
      </w:r>
    </w:p>
    <w:p w14:paraId="28712102" w14:textId="438870E0" w:rsidR="006B480F" w:rsidRDefault="002328C4" w:rsidP="006B480F">
      <w:pPr>
        <w:rPr>
          <w:lang w:eastAsia="x-none"/>
        </w:rPr>
      </w:pPr>
      <w:hyperlink r:id="rId2200" w:history="1">
        <w:r w:rsidR="004371F4">
          <w:rPr>
            <w:rStyle w:val="Hyperlink"/>
            <w:lang w:eastAsia="x-none"/>
          </w:rPr>
          <w:t>R1-2201653</w:t>
        </w:r>
      </w:hyperlink>
      <w:r w:rsidR="006B480F">
        <w:rPr>
          <w:lang w:eastAsia="x-none"/>
        </w:rPr>
        <w:tab/>
        <w:t>Timing relationship enhancements</w:t>
      </w:r>
      <w:r w:rsidR="006B480F">
        <w:rPr>
          <w:lang w:eastAsia="x-none"/>
        </w:rPr>
        <w:tab/>
        <w:t>Qualcomm Incorporated</w:t>
      </w:r>
    </w:p>
    <w:p w14:paraId="170C17BB" w14:textId="49C48E48" w:rsidR="006B480F" w:rsidRDefault="002328C4" w:rsidP="006B480F">
      <w:pPr>
        <w:rPr>
          <w:lang w:eastAsia="x-none"/>
        </w:rPr>
      </w:pPr>
      <w:hyperlink r:id="rId2201" w:history="1">
        <w:r w:rsidR="004371F4">
          <w:rPr>
            <w:rStyle w:val="Hyperlink"/>
            <w:lang w:eastAsia="x-none"/>
          </w:rPr>
          <w:t>R1-2201790</w:t>
        </w:r>
      </w:hyperlink>
      <w:r w:rsidR="006B480F">
        <w:rPr>
          <w:lang w:eastAsia="x-none"/>
        </w:rPr>
        <w:tab/>
        <w:t>Remaining Issues of Timing Relationship Enhancement for IoT NTN</w:t>
      </w:r>
      <w:r w:rsidR="006B480F">
        <w:rPr>
          <w:lang w:eastAsia="x-none"/>
        </w:rPr>
        <w:tab/>
        <w:t>Apple</w:t>
      </w:r>
    </w:p>
    <w:p w14:paraId="45F717C8" w14:textId="176165AB" w:rsidR="006B480F" w:rsidRDefault="002328C4" w:rsidP="006B480F">
      <w:pPr>
        <w:rPr>
          <w:lang w:eastAsia="x-none"/>
        </w:rPr>
      </w:pPr>
      <w:hyperlink r:id="rId2202" w:history="1">
        <w:r w:rsidR="004371F4">
          <w:rPr>
            <w:rStyle w:val="Hyperlink"/>
            <w:lang w:eastAsia="x-none"/>
          </w:rPr>
          <w:t>R1-2201809</w:t>
        </w:r>
      </w:hyperlink>
      <w:r w:rsidR="006B480F">
        <w:rPr>
          <w:lang w:eastAsia="x-none"/>
        </w:rPr>
        <w:tab/>
        <w:t>On timing relationship maintenance issues for IoT over NTN</w:t>
      </w:r>
      <w:r w:rsidR="006B480F">
        <w:rPr>
          <w:lang w:eastAsia="x-none"/>
        </w:rPr>
        <w:tab/>
        <w:t>Ericsson Hungary Ltd</w:t>
      </w:r>
    </w:p>
    <w:p w14:paraId="33582BFF" w14:textId="7F7F7B13" w:rsidR="006B480F" w:rsidRDefault="002328C4" w:rsidP="006B480F">
      <w:pPr>
        <w:rPr>
          <w:lang w:eastAsia="x-none"/>
        </w:rPr>
      </w:pPr>
      <w:hyperlink r:id="rId2203" w:history="1">
        <w:r w:rsidR="004371F4">
          <w:rPr>
            <w:rStyle w:val="Hyperlink"/>
            <w:lang w:eastAsia="x-none"/>
          </w:rPr>
          <w:t>R1-2201881</w:t>
        </w:r>
      </w:hyperlink>
      <w:r w:rsidR="006B480F">
        <w:rPr>
          <w:lang w:eastAsia="x-none"/>
        </w:rPr>
        <w:tab/>
        <w:t>Remaining issues on timing relationship enhancements for IoT NTN</w:t>
      </w:r>
      <w:r w:rsidR="006B480F">
        <w:rPr>
          <w:lang w:eastAsia="x-none"/>
        </w:rPr>
        <w:tab/>
        <w:t>CMCC</w:t>
      </w:r>
    </w:p>
    <w:p w14:paraId="589CB565" w14:textId="21B342F7" w:rsidR="006B480F" w:rsidRDefault="002328C4" w:rsidP="006B480F">
      <w:pPr>
        <w:rPr>
          <w:lang w:eastAsia="x-none"/>
        </w:rPr>
      </w:pPr>
      <w:hyperlink r:id="rId2204" w:history="1">
        <w:r w:rsidR="004371F4">
          <w:rPr>
            <w:rStyle w:val="Hyperlink"/>
            <w:lang w:eastAsia="x-none"/>
          </w:rPr>
          <w:t>R1-2202211</w:t>
        </w:r>
      </w:hyperlink>
      <w:r w:rsidR="006B480F">
        <w:rPr>
          <w:lang w:eastAsia="x-none"/>
        </w:rPr>
        <w:tab/>
        <w:t>Remaining issues of timing relationship for IoT-NTN</w:t>
      </w:r>
      <w:r w:rsidR="006B480F">
        <w:rPr>
          <w:lang w:eastAsia="x-none"/>
        </w:rPr>
        <w:tab/>
        <w:t>ZTE</w:t>
      </w:r>
    </w:p>
    <w:p w14:paraId="0EE7C2C7" w14:textId="7B3028EE" w:rsidR="006B480F" w:rsidRDefault="002328C4" w:rsidP="006B480F">
      <w:pPr>
        <w:rPr>
          <w:lang w:eastAsia="x-none"/>
        </w:rPr>
      </w:pPr>
      <w:hyperlink r:id="rId2205" w:history="1">
        <w:r w:rsidR="004371F4">
          <w:rPr>
            <w:rStyle w:val="Hyperlink"/>
            <w:lang w:eastAsia="x-none"/>
          </w:rPr>
          <w:t>R1-2202480</w:t>
        </w:r>
      </w:hyperlink>
      <w:r w:rsidR="006B480F">
        <w:rPr>
          <w:lang w:eastAsia="x-none"/>
        </w:rPr>
        <w:tab/>
        <w:t>Timing relationship enhancements</w:t>
      </w:r>
      <w:r w:rsidR="006B480F">
        <w:rPr>
          <w:lang w:eastAsia="x-none"/>
        </w:rPr>
        <w:tab/>
        <w:t>Mavenir</w:t>
      </w:r>
    </w:p>
    <w:p w14:paraId="332F9948" w14:textId="44183433" w:rsidR="008075AF" w:rsidRDefault="008075AF" w:rsidP="006B480F">
      <w:pPr>
        <w:rPr>
          <w:lang w:eastAsia="x-none"/>
        </w:rPr>
      </w:pPr>
    </w:p>
    <w:p w14:paraId="30E45176" w14:textId="77777777" w:rsidR="008075AF" w:rsidRPr="008075AF" w:rsidRDefault="008075AF" w:rsidP="008075AF">
      <w:pPr>
        <w:rPr>
          <w:lang w:eastAsia="x-none"/>
        </w:rPr>
      </w:pPr>
      <w:r w:rsidRPr="008075AF">
        <w:rPr>
          <w:lang w:eastAsia="x-none"/>
        </w:rPr>
        <w:t>[108-e-R17-IoT-NTN-02] – Sam (Sony)</w:t>
      </w:r>
    </w:p>
    <w:p w14:paraId="56367823" w14:textId="33E3453F" w:rsidR="008075AF" w:rsidRPr="008075AF" w:rsidRDefault="008075AF" w:rsidP="008075AF">
      <w:pPr>
        <w:rPr>
          <w:lang w:eastAsia="x-none"/>
        </w:rPr>
      </w:pPr>
      <w:r w:rsidRPr="008075AF">
        <w:rPr>
          <w:lang w:eastAsia="x-none"/>
        </w:rPr>
        <w:t>Email discussion for maintenance on timing relationship enhancements</w:t>
      </w:r>
    </w:p>
    <w:p w14:paraId="02ABACF6" w14:textId="77777777" w:rsidR="008075AF" w:rsidRPr="008075AF" w:rsidRDefault="008075AF" w:rsidP="008075AF">
      <w:pPr>
        <w:numPr>
          <w:ilvl w:val="0"/>
          <w:numId w:val="62"/>
        </w:numPr>
        <w:rPr>
          <w:lang w:eastAsia="x-none"/>
        </w:rPr>
      </w:pPr>
      <w:r w:rsidRPr="008075AF">
        <w:rPr>
          <w:rFonts w:hint="eastAsia"/>
          <w:lang w:eastAsia="x-none"/>
        </w:rPr>
        <w:t>1</w:t>
      </w:r>
      <w:r w:rsidRPr="008075AF">
        <w:rPr>
          <w:rFonts w:hint="eastAsia"/>
          <w:vertAlign w:val="superscript"/>
          <w:lang w:eastAsia="x-none"/>
        </w:rPr>
        <w:t>st</w:t>
      </w:r>
      <w:r w:rsidRPr="008075AF">
        <w:rPr>
          <w:rFonts w:hint="eastAsia"/>
          <w:lang w:eastAsia="x-none"/>
        </w:rPr>
        <w:t xml:space="preserve"> check point: </w:t>
      </w:r>
      <w:r w:rsidRPr="008075AF">
        <w:t>February</w:t>
      </w:r>
      <w:r w:rsidRPr="008075AF">
        <w:rPr>
          <w:rFonts w:hint="eastAsia"/>
        </w:rPr>
        <w:t xml:space="preserve"> </w:t>
      </w:r>
      <w:r w:rsidRPr="008075AF">
        <w:t>25</w:t>
      </w:r>
    </w:p>
    <w:p w14:paraId="0F170F78" w14:textId="77777777" w:rsidR="008075AF" w:rsidRPr="008075AF" w:rsidRDefault="008075AF" w:rsidP="008075AF">
      <w:pPr>
        <w:numPr>
          <w:ilvl w:val="0"/>
          <w:numId w:val="62"/>
        </w:numPr>
        <w:rPr>
          <w:lang w:eastAsia="x-none"/>
        </w:rPr>
      </w:pPr>
      <w:r w:rsidRPr="008075AF">
        <w:rPr>
          <w:lang w:eastAsia="x-none"/>
        </w:rPr>
        <w:t>Final</w:t>
      </w:r>
      <w:r w:rsidRPr="008075AF">
        <w:rPr>
          <w:rFonts w:hint="eastAsia"/>
          <w:lang w:eastAsia="x-none"/>
        </w:rPr>
        <w:t xml:space="preserve"> check point: </w:t>
      </w:r>
      <w:r w:rsidRPr="008075AF">
        <w:t>March 3</w:t>
      </w:r>
    </w:p>
    <w:p w14:paraId="29E1014E" w14:textId="74F28937" w:rsidR="008075AF" w:rsidRPr="008075AF" w:rsidRDefault="002328C4" w:rsidP="008075AF">
      <w:pPr>
        <w:rPr>
          <w:b/>
          <w:bCs/>
          <w:lang w:eastAsia="x-none"/>
        </w:rPr>
      </w:pPr>
      <w:hyperlink r:id="rId2206" w:history="1">
        <w:r w:rsidR="004371F4">
          <w:rPr>
            <w:rStyle w:val="Hyperlink"/>
            <w:b/>
            <w:bCs/>
            <w:lang w:eastAsia="x-none"/>
          </w:rPr>
          <w:t>R1-2202585</w:t>
        </w:r>
      </w:hyperlink>
      <w:r w:rsidR="008075AF" w:rsidRPr="008075AF">
        <w:rPr>
          <w:b/>
          <w:bCs/>
          <w:lang w:eastAsia="x-none"/>
        </w:rPr>
        <w:tab/>
        <w:t>FL summary 1 of AI 8.14.2 Timing relationship for IoT-NTN</w:t>
      </w:r>
      <w:r w:rsidR="008075AF" w:rsidRPr="008075AF">
        <w:rPr>
          <w:b/>
          <w:bCs/>
          <w:lang w:eastAsia="x-none"/>
        </w:rPr>
        <w:tab/>
        <w:t>Moderator (Sony)</w:t>
      </w:r>
    </w:p>
    <w:p w14:paraId="5233B46B" w14:textId="77777777" w:rsidR="008075AF" w:rsidRPr="008075AF" w:rsidRDefault="008075AF" w:rsidP="008075AF">
      <w:pPr>
        <w:rPr>
          <w:lang w:eastAsia="x-none"/>
        </w:rPr>
      </w:pPr>
      <w:r w:rsidRPr="008075AF">
        <w:rPr>
          <w:lang w:eastAsia="x-none"/>
        </w:rPr>
        <w:t>From Feb 23</w:t>
      </w:r>
      <w:r w:rsidRPr="008075AF">
        <w:rPr>
          <w:vertAlign w:val="superscript"/>
          <w:lang w:eastAsia="x-none"/>
        </w:rPr>
        <w:t>rd</w:t>
      </w:r>
      <w:r w:rsidRPr="008075AF">
        <w:rPr>
          <w:lang w:eastAsia="x-none"/>
        </w:rPr>
        <w:t xml:space="preserve"> GTW session</w:t>
      </w:r>
    </w:p>
    <w:p w14:paraId="73A4BB7E" w14:textId="77777777" w:rsidR="008075AF" w:rsidRDefault="008075AF" w:rsidP="008075AF">
      <w:r w:rsidRPr="00715B8B">
        <w:rPr>
          <w:highlight w:val="green"/>
        </w:rPr>
        <w:t>Agreement</w:t>
      </w:r>
    </w:p>
    <w:p w14:paraId="11B9BEFF" w14:textId="77777777" w:rsidR="008075AF" w:rsidRDefault="008075AF" w:rsidP="008075AF">
      <w:r>
        <w:t>RAN1 kindly suggests to spec editor of TS 36.213 to move the following text to the head of section 6.1.1:</w:t>
      </w:r>
    </w:p>
    <w:p w14:paraId="1DE0F79C" w14:textId="77777777" w:rsidR="008075AF" w:rsidRPr="008075AF" w:rsidRDefault="008075AF" w:rsidP="008075AF">
      <w:pPr>
        <w:rPr>
          <w:b/>
          <w:color w:val="FF0000"/>
        </w:rPr>
      </w:pPr>
      <w:r w:rsidRPr="008075AF">
        <w:rPr>
          <w:color w:val="FF0000"/>
        </w:rPr>
        <w:t>========= Unchanged Text Omitted ==========</w:t>
      </w:r>
    </w:p>
    <w:p w14:paraId="5A87CD46" w14:textId="77777777" w:rsidR="008075AF" w:rsidRPr="008075AF" w:rsidRDefault="008075AF" w:rsidP="008075AF">
      <w:pPr>
        <w:rPr>
          <w:rFonts w:ascii="Arial" w:hAnsi="Arial" w:cs="Arial"/>
          <w:iCs/>
          <w:color w:val="000000"/>
          <w:sz w:val="16"/>
          <w:szCs w:val="16"/>
        </w:rPr>
      </w:pPr>
      <w:r w:rsidRPr="008075AF">
        <w:rPr>
          <w:rFonts w:ascii="Arial" w:hAnsi="Arial" w:cs="Arial"/>
          <w:iCs/>
          <w:sz w:val="16"/>
          <w:szCs w:val="16"/>
        </w:rPr>
        <w:t xml:space="preserve">Throughout this clause, for a BL/CE UE, if the </w:t>
      </w:r>
      <w:r w:rsidRPr="008075AF">
        <w:rPr>
          <w:rFonts w:ascii="Arial" w:hAnsi="Arial" w:cs="Arial"/>
          <w:color w:val="000000"/>
          <w:sz w:val="16"/>
          <w:szCs w:val="16"/>
        </w:rPr>
        <w:t xml:space="preserve">UE is configured with the higher layer parameter </w:t>
      </w:r>
      <w:r w:rsidRPr="008075AF">
        <w:rPr>
          <w:rFonts w:ascii="Arial" w:hAnsi="Arial" w:cs="Arial"/>
          <w:iCs/>
          <w:color w:val="000000"/>
          <w:sz w:val="16"/>
          <w:szCs w:val="16"/>
        </w:rPr>
        <w:t>CellSpecificKoffset,</w:t>
      </w:r>
    </w:p>
    <w:p w14:paraId="26DAD9B6" w14:textId="31D83652" w:rsidR="008075AF" w:rsidRPr="008075AF" w:rsidRDefault="008075AF" w:rsidP="008075AF">
      <w:pPr>
        <w:rPr>
          <w:rFonts w:ascii="Arial" w:hAnsi="Arial" w:cs="Arial"/>
          <w:iCs/>
          <w:color w:val="000000"/>
          <w:sz w:val="16"/>
          <w:szCs w:val="16"/>
        </w:rPr>
      </w:pPr>
      <w:r w:rsidRPr="008075AF">
        <w:rPr>
          <w:rFonts w:ascii="Arial" w:hAnsi="Arial" w:cs="Arial"/>
          <w:sz w:val="16"/>
          <w:szCs w:val="16"/>
        </w:rPr>
        <w:t>-</w:t>
      </w:r>
      <w:r w:rsidRPr="008075AF">
        <w:rPr>
          <w:rFonts w:ascii="Arial" w:hAnsi="Arial" w:cs="Arial"/>
          <w:sz w:val="16"/>
          <w:szCs w:val="16"/>
        </w:rPr>
        <w:tab/>
      </w:r>
      <m:oMath>
        <m:sSub>
          <m:sSubPr>
            <m:ctrlPr>
              <w:rPr>
                <w:rFonts w:ascii="Cambria Math" w:eastAsia="MS Mincho" w:hAnsi="Cambria Math" w:cs="Arial"/>
                <w:sz w:val="16"/>
                <w:szCs w:val="16"/>
                <w:lang w:eastAsia="zh-CN"/>
              </w:rPr>
            </m:ctrlPr>
          </m:sSubPr>
          <m:e>
            <m:r>
              <w:rPr>
                <w:rFonts w:ascii="Cambria Math" w:eastAsia="MS Mincho" w:hAnsi="Cambria Math" w:cs="Arial"/>
                <w:sz w:val="16"/>
                <w:szCs w:val="16"/>
              </w:rPr>
              <m:t>K</m:t>
            </m:r>
          </m:e>
          <m:sub>
            <m:r>
              <m:rPr>
                <m:sty m:val="p"/>
              </m:rPr>
              <w:rPr>
                <w:rFonts w:ascii="Cambria Math" w:eastAsia="MS Mincho" w:hAnsi="Cambria Math" w:cs="Arial"/>
                <w:sz w:val="16"/>
                <w:szCs w:val="16"/>
              </w:rPr>
              <m:t>offset</m:t>
            </m:r>
          </m:sub>
        </m:sSub>
        <m:r>
          <m:rPr>
            <m:sty m:val="p"/>
          </m:rPr>
          <w:rPr>
            <w:rFonts w:ascii="Cambria Math" w:eastAsia="MS Mincho" w:hAnsi="Cambria Math" w:cs="Arial"/>
            <w:sz w:val="16"/>
            <w:szCs w:val="16"/>
          </w:rPr>
          <m:t xml:space="preserve">= </m:t>
        </m:r>
        <m:sSub>
          <m:sSubPr>
            <m:ctrlPr>
              <w:rPr>
                <w:rFonts w:ascii="Cambria Math" w:eastAsia="MS Mincho" w:hAnsi="Cambria Math" w:cs="Arial"/>
                <w:sz w:val="16"/>
                <w:szCs w:val="16"/>
                <w:lang w:eastAsia="zh-CN"/>
              </w:rPr>
            </m:ctrlPr>
          </m:sSubPr>
          <m:e>
            <m:r>
              <w:rPr>
                <w:rFonts w:ascii="Cambria Math" w:eastAsia="MS Mincho" w:hAnsi="Cambria Math" w:cs="Arial"/>
                <w:sz w:val="16"/>
                <w:szCs w:val="16"/>
              </w:rPr>
              <m:t>K</m:t>
            </m:r>
          </m:e>
          <m:sub>
            <m:r>
              <m:rPr>
                <m:sty m:val="p"/>
              </m:rPr>
              <w:rPr>
                <w:rFonts w:ascii="Cambria Math" w:eastAsia="MS Mincho" w:hAnsi="Cambria Math" w:cs="Arial"/>
                <w:sz w:val="16"/>
                <w:szCs w:val="16"/>
              </w:rPr>
              <m:t>cell_offset</m:t>
            </m:r>
          </m:sub>
        </m:sSub>
        <m:r>
          <m:rPr>
            <m:sty m:val="p"/>
          </m:rPr>
          <w:rPr>
            <w:rFonts w:ascii="Cambria Math" w:eastAsia="MS Mincho" w:hAnsi="Cambria Math" w:cs="Arial"/>
            <w:sz w:val="16"/>
            <w:szCs w:val="16"/>
          </w:rPr>
          <m:t>-</m:t>
        </m:r>
        <m:sSub>
          <m:sSubPr>
            <m:ctrlPr>
              <w:rPr>
                <w:rFonts w:ascii="Cambria Math" w:eastAsia="MS Mincho" w:hAnsi="Cambria Math" w:cs="Arial"/>
                <w:sz w:val="16"/>
                <w:szCs w:val="16"/>
                <w:lang w:eastAsia="zh-CN"/>
              </w:rPr>
            </m:ctrlPr>
          </m:sSubPr>
          <m:e>
            <m:r>
              <w:rPr>
                <w:rFonts w:ascii="Cambria Math" w:eastAsia="MS Mincho" w:hAnsi="Cambria Math" w:cs="Arial"/>
                <w:sz w:val="16"/>
                <w:szCs w:val="16"/>
              </w:rPr>
              <m:t>K</m:t>
            </m:r>
          </m:e>
          <m:sub>
            <m:r>
              <m:rPr>
                <m:sty m:val="p"/>
              </m:rPr>
              <w:rPr>
                <w:rFonts w:ascii="Cambria Math" w:eastAsia="MS Mincho" w:hAnsi="Cambria Math" w:cs="Arial"/>
                <w:sz w:val="16"/>
                <w:szCs w:val="16"/>
              </w:rPr>
              <m:t>UE_offset</m:t>
            </m:r>
          </m:sub>
        </m:sSub>
      </m:oMath>
      <w:r w:rsidRPr="008075AF">
        <w:rPr>
          <w:rFonts w:ascii="Arial" w:hAnsi="Arial" w:cs="Arial"/>
          <w:iCs/>
          <w:color w:val="000000"/>
          <w:sz w:val="16"/>
          <w:szCs w:val="16"/>
        </w:rPr>
        <w:t xml:space="preserve"> where</w:t>
      </w:r>
    </w:p>
    <w:p w14:paraId="34DEE872" w14:textId="6571FB1A" w:rsidR="008075AF" w:rsidRPr="008075AF" w:rsidRDefault="008075AF" w:rsidP="008075AF">
      <w:pPr>
        <w:rPr>
          <w:rFonts w:ascii="Arial" w:hAnsi="Arial" w:cs="Arial"/>
          <w:kern w:val="2"/>
          <w:sz w:val="16"/>
          <w:szCs w:val="16"/>
        </w:rPr>
      </w:pPr>
      <w:r w:rsidRPr="008075AF">
        <w:rPr>
          <w:rFonts w:ascii="Arial" w:hAnsi="Arial" w:cs="Arial"/>
          <w:iCs/>
          <w:color w:val="000000"/>
          <w:sz w:val="16"/>
          <w:szCs w:val="16"/>
        </w:rPr>
        <w:tab/>
      </w:r>
      <m:oMath>
        <m:sSub>
          <m:sSubPr>
            <m:ctrlPr>
              <w:rPr>
                <w:rFonts w:ascii="Cambria Math" w:eastAsia="Calibri" w:hAnsi="Cambria Math" w:cs="Arial"/>
                <w:color w:val="000000"/>
                <w:sz w:val="16"/>
                <w:szCs w:val="16"/>
                <w:lang w:eastAsia="zh-CN"/>
              </w:rPr>
            </m:ctrlPr>
          </m:sSubPr>
          <m:e>
            <m:r>
              <w:rPr>
                <w:rFonts w:ascii="Cambria Math" w:hAnsi="Cambria Math" w:cs="Arial"/>
                <w:color w:val="000000"/>
                <w:sz w:val="16"/>
                <w:szCs w:val="16"/>
                <w:lang w:val="zh-CN"/>
              </w:rPr>
              <m:t>K</m:t>
            </m:r>
          </m:e>
          <m:sub>
            <m:r>
              <m:rPr>
                <m:sty m:val="p"/>
              </m:rPr>
              <w:rPr>
                <w:rFonts w:ascii="Cambria Math" w:eastAsia="MS Mincho" w:hAnsi="Cambria Math" w:cs="Arial"/>
                <w:sz w:val="16"/>
                <w:szCs w:val="16"/>
              </w:rPr>
              <m:t>cell_offset</m:t>
            </m:r>
          </m:sub>
        </m:sSub>
      </m:oMath>
      <w:r w:rsidRPr="008075AF">
        <w:rPr>
          <w:rFonts w:ascii="Arial" w:hAnsi="Arial" w:cs="Arial"/>
          <w:iCs/>
          <w:color w:val="000000"/>
          <w:sz w:val="16"/>
          <w:szCs w:val="16"/>
        </w:rPr>
        <w:t xml:space="preserve"> is the parameter CellSpecificKoffset </w:t>
      </w:r>
      <w:r w:rsidRPr="008075AF">
        <w:rPr>
          <w:rFonts w:ascii="Arial" w:hAnsi="Arial" w:cs="Arial"/>
          <w:kern w:val="2"/>
          <w:sz w:val="16"/>
          <w:szCs w:val="16"/>
        </w:rPr>
        <w:t>provided by higher layers, and</w:t>
      </w:r>
    </w:p>
    <w:p w14:paraId="66882245" w14:textId="11044DE7" w:rsidR="008075AF" w:rsidRPr="008075AF" w:rsidRDefault="008075AF" w:rsidP="008075AF">
      <w:pPr>
        <w:rPr>
          <w:rFonts w:ascii="Arial" w:hAnsi="Arial" w:cs="Arial"/>
          <w:iCs/>
          <w:color w:val="000000"/>
          <w:sz w:val="16"/>
          <w:szCs w:val="16"/>
        </w:rPr>
      </w:pPr>
      <w:r w:rsidRPr="008075AF">
        <w:rPr>
          <w:rFonts w:ascii="Arial" w:hAnsi="Arial" w:cs="Arial"/>
          <w:kern w:val="2"/>
          <w:sz w:val="16"/>
          <w:szCs w:val="16"/>
        </w:rPr>
        <w:tab/>
      </w:r>
      <m:oMath>
        <m:sSub>
          <m:sSubPr>
            <m:ctrlPr>
              <w:rPr>
                <w:rFonts w:ascii="Cambria Math" w:eastAsia="Calibri" w:hAnsi="Cambria Math" w:cs="Arial"/>
                <w:color w:val="000000"/>
                <w:sz w:val="16"/>
                <w:szCs w:val="16"/>
                <w:lang w:eastAsia="zh-CN"/>
              </w:rPr>
            </m:ctrlPr>
          </m:sSubPr>
          <m:e>
            <m:r>
              <w:rPr>
                <w:rFonts w:ascii="Cambria Math" w:hAnsi="Cambria Math" w:cs="Arial"/>
                <w:color w:val="000000"/>
                <w:sz w:val="16"/>
                <w:szCs w:val="16"/>
                <w:lang w:val="zh-CN"/>
              </w:rPr>
              <m:t>K</m:t>
            </m:r>
          </m:e>
          <m:sub>
            <m:r>
              <m:rPr>
                <m:sty m:val="p"/>
              </m:rPr>
              <w:rPr>
                <w:rFonts w:ascii="Cambria Math" w:eastAsia="MS Mincho" w:hAnsi="Cambria Math" w:cs="Arial"/>
                <w:sz w:val="16"/>
                <w:szCs w:val="16"/>
              </w:rPr>
              <m:t>UE_offset</m:t>
            </m:r>
          </m:sub>
        </m:sSub>
      </m:oMath>
      <w:r w:rsidRPr="008075AF">
        <w:rPr>
          <w:rFonts w:ascii="Arial" w:hAnsi="Arial" w:cs="Arial"/>
          <w:iCs/>
          <w:color w:val="000000"/>
          <w:sz w:val="16"/>
          <w:szCs w:val="16"/>
        </w:rPr>
        <w:t xml:space="preserve"> is the parameter UESpecificKoffset </w:t>
      </w:r>
      <w:r w:rsidRPr="008075AF">
        <w:rPr>
          <w:rFonts w:ascii="Arial" w:hAnsi="Arial" w:cs="Arial"/>
          <w:kern w:val="2"/>
          <w:sz w:val="16"/>
          <w:szCs w:val="16"/>
        </w:rPr>
        <w:t xml:space="preserve">provided by higher layers, otherwise </w:t>
      </w:r>
      <m:oMath>
        <m:sSub>
          <m:sSubPr>
            <m:ctrlPr>
              <w:rPr>
                <w:rFonts w:ascii="Cambria Math" w:eastAsia="Calibri" w:hAnsi="Cambria Math" w:cs="Arial"/>
                <w:color w:val="000000"/>
                <w:sz w:val="16"/>
                <w:szCs w:val="16"/>
                <w:lang w:eastAsia="zh-CN"/>
              </w:rPr>
            </m:ctrlPr>
          </m:sSubPr>
          <m:e>
            <m:r>
              <w:rPr>
                <w:rFonts w:ascii="Cambria Math" w:hAnsi="Cambria Math" w:cs="Arial"/>
                <w:color w:val="000000"/>
                <w:sz w:val="16"/>
                <w:szCs w:val="16"/>
                <w:lang w:val="zh-CN"/>
              </w:rPr>
              <m:t>K</m:t>
            </m:r>
          </m:e>
          <m:sub>
            <m:r>
              <m:rPr>
                <m:sty m:val="p"/>
              </m:rPr>
              <w:rPr>
                <w:rFonts w:ascii="Cambria Math" w:eastAsia="MS Mincho" w:hAnsi="Cambria Math" w:cs="Arial"/>
                <w:sz w:val="16"/>
                <w:szCs w:val="16"/>
              </w:rPr>
              <m:t>UE_offset</m:t>
            </m:r>
          </m:sub>
        </m:sSub>
        <m:r>
          <m:rPr>
            <m:sty m:val="p"/>
          </m:rPr>
          <w:rPr>
            <w:rFonts w:ascii="Cambria Math" w:eastAsia="Calibri" w:hAnsi="Cambria Math" w:cs="Arial"/>
            <w:color w:val="000000"/>
            <w:sz w:val="16"/>
            <w:szCs w:val="16"/>
          </w:rPr>
          <m:t>=0</m:t>
        </m:r>
      </m:oMath>
    </w:p>
    <w:p w14:paraId="0F97AE80" w14:textId="77777777" w:rsidR="008075AF" w:rsidRPr="008075AF" w:rsidRDefault="008075AF" w:rsidP="008075AF">
      <w:pPr>
        <w:rPr>
          <w:rFonts w:ascii="Arial" w:hAnsi="Arial" w:cs="Arial"/>
          <w:sz w:val="16"/>
          <w:szCs w:val="16"/>
        </w:rPr>
      </w:pPr>
      <w:r w:rsidRPr="008075AF">
        <w:rPr>
          <w:rFonts w:ascii="Arial" w:hAnsi="Arial" w:cs="Arial"/>
          <w:sz w:val="16"/>
          <w:szCs w:val="16"/>
        </w:rPr>
        <w:t xml:space="preserve">otherwise, </w:t>
      </w:r>
    </w:p>
    <w:p w14:paraId="490E1A86" w14:textId="6BA9AFB1" w:rsidR="008075AF" w:rsidRPr="008075AF" w:rsidRDefault="008075AF" w:rsidP="008075AF">
      <w:pPr>
        <w:rPr>
          <w:rFonts w:ascii="Arial" w:hAnsi="Arial" w:cs="Arial"/>
          <w:sz w:val="16"/>
          <w:szCs w:val="16"/>
        </w:rPr>
      </w:pPr>
      <w:r w:rsidRPr="008075AF">
        <w:rPr>
          <w:rFonts w:ascii="Arial" w:hAnsi="Arial" w:cs="Arial"/>
          <w:sz w:val="16"/>
          <w:szCs w:val="16"/>
        </w:rPr>
        <w:t>-</w:t>
      </w:r>
      <w:r w:rsidRPr="008075AF">
        <w:rPr>
          <w:rFonts w:ascii="Arial" w:hAnsi="Arial" w:cs="Arial"/>
          <w:sz w:val="16"/>
          <w:szCs w:val="16"/>
        </w:rPr>
        <w:tab/>
      </w:r>
      <m:oMath>
        <m:sSub>
          <m:sSubPr>
            <m:ctrlPr>
              <w:rPr>
                <w:rFonts w:ascii="Cambria Math" w:eastAsia="Calibri" w:hAnsi="Cambria Math" w:cs="Arial"/>
                <w:iCs/>
                <w:sz w:val="16"/>
                <w:szCs w:val="16"/>
                <w:lang w:eastAsia="zh-CN"/>
              </w:rPr>
            </m:ctrlPr>
          </m:sSubPr>
          <m:e>
            <m:r>
              <w:rPr>
                <w:rFonts w:ascii="Cambria Math" w:hAnsi="Cambria Math" w:cs="Arial"/>
                <w:sz w:val="16"/>
                <w:szCs w:val="16"/>
              </w:rPr>
              <m:t>K</m:t>
            </m:r>
          </m:e>
          <m:sub>
            <m:r>
              <m:rPr>
                <m:sty m:val="p"/>
              </m:rPr>
              <w:rPr>
                <w:rFonts w:ascii="Cambria Math" w:eastAsia="MS Mincho" w:hAnsi="Cambria Math" w:cs="Arial"/>
                <w:sz w:val="16"/>
                <w:szCs w:val="16"/>
              </w:rPr>
              <m:t>offset</m:t>
            </m:r>
          </m:sub>
        </m:sSub>
        <m:r>
          <m:rPr>
            <m:sty m:val="p"/>
          </m:rPr>
          <w:rPr>
            <w:rFonts w:ascii="Cambria Math" w:eastAsia="Calibri" w:hAnsi="Cambria Math" w:cs="Arial"/>
            <w:sz w:val="16"/>
            <w:szCs w:val="16"/>
          </w:rPr>
          <m:t>=0</m:t>
        </m:r>
      </m:oMath>
      <w:r w:rsidRPr="008075AF">
        <w:rPr>
          <w:rFonts w:ascii="Arial" w:hAnsi="Arial" w:cs="Arial"/>
          <w:iCs/>
          <w:color w:val="000000"/>
          <w:sz w:val="16"/>
          <w:szCs w:val="16"/>
        </w:rPr>
        <w:t xml:space="preserve">, </w:t>
      </w:r>
      <m:oMath>
        <m:sSub>
          <m:sSubPr>
            <m:ctrlPr>
              <w:rPr>
                <w:rFonts w:ascii="Cambria Math" w:eastAsia="Calibri" w:hAnsi="Cambria Math" w:cs="Arial"/>
                <w:color w:val="000000"/>
                <w:sz w:val="16"/>
                <w:szCs w:val="16"/>
                <w:lang w:eastAsia="zh-CN"/>
              </w:rPr>
            </m:ctrlPr>
          </m:sSubPr>
          <m:e>
            <m:r>
              <w:rPr>
                <w:rFonts w:ascii="Cambria Math" w:hAnsi="Cambria Math" w:cs="Arial"/>
                <w:color w:val="000000"/>
                <w:sz w:val="16"/>
                <w:szCs w:val="16"/>
                <w:lang w:val="zh-CN"/>
              </w:rPr>
              <m:t>K</m:t>
            </m:r>
          </m:e>
          <m:sub>
            <m:r>
              <m:rPr>
                <m:sty m:val="p"/>
              </m:rPr>
              <w:rPr>
                <w:rFonts w:ascii="Cambria Math" w:eastAsia="MS Mincho" w:hAnsi="Cambria Math" w:cs="Arial"/>
                <w:sz w:val="16"/>
                <w:szCs w:val="16"/>
              </w:rPr>
              <m:t>cell_offset</m:t>
            </m:r>
          </m:sub>
        </m:sSub>
        <m:r>
          <m:rPr>
            <m:sty m:val="p"/>
          </m:rPr>
          <w:rPr>
            <w:rFonts w:ascii="Cambria Math" w:eastAsia="Calibri" w:hAnsi="Cambria Math" w:cs="Arial"/>
            <w:color w:val="000000"/>
            <w:sz w:val="16"/>
            <w:szCs w:val="16"/>
          </w:rPr>
          <m:t>=0</m:t>
        </m:r>
      </m:oMath>
      <w:r w:rsidRPr="008075AF">
        <w:rPr>
          <w:rFonts w:ascii="Arial" w:hAnsi="Arial" w:cs="Arial"/>
          <w:iCs/>
          <w:color w:val="000000"/>
          <w:sz w:val="16"/>
          <w:szCs w:val="16"/>
        </w:rPr>
        <w:t>.</w:t>
      </w:r>
    </w:p>
    <w:p w14:paraId="3D1C5F18" w14:textId="77777777" w:rsidR="008075AF" w:rsidRPr="008075AF" w:rsidRDefault="008075AF" w:rsidP="008075AF">
      <w:pPr>
        <w:rPr>
          <w:color w:val="FF0000"/>
        </w:rPr>
      </w:pPr>
      <w:r w:rsidRPr="008075AF">
        <w:rPr>
          <w:color w:val="FF0000"/>
          <w:lang w:eastAsia="zh-CN"/>
        </w:rPr>
        <w:t>======== Unchanged Text Omitted ===============</w:t>
      </w:r>
    </w:p>
    <w:p w14:paraId="04790273" w14:textId="77777777" w:rsidR="008075AF" w:rsidRDefault="008075AF" w:rsidP="00AE31BB"/>
    <w:p w14:paraId="315FAA61" w14:textId="77777777" w:rsidR="008075AF" w:rsidRDefault="008075AF" w:rsidP="008075AF">
      <w:r w:rsidRPr="00715B8B">
        <w:rPr>
          <w:highlight w:val="green"/>
        </w:rPr>
        <w:t>Agreement</w:t>
      </w:r>
    </w:p>
    <w:p w14:paraId="3E181258" w14:textId="01BE4D8A" w:rsidR="008075AF" w:rsidRDefault="00AE31BB" w:rsidP="008075AF">
      <w:r>
        <w:t xml:space="preserve">The </w:t>
      </w:r>
      <w:r w:rsidR="008075AF">
        <w:t xml:space="preserve">following TP for </w:t>
      </w:r>
      <w:r>
        <w:t xml:space="preserve">TS 36.213 </w:t>
      </w:r>
      <w:r w:rsidR="008075AF">
        <w:t>section 9.1.5</w:t>
      </w:r>
      <w:r>
        <w:t xml:space="preserve"> is adopted</w:t>
      </w:r>
      <w:r w:rsidR="008075AF">
        <w:t>:</w:t>
      </w:r>
      <w:r w:rsidRPr="00AE31BB">
        <w:t xml:space="preserve"> </w:t>
      </w:r>
    </w:p>
    <w:p w14:paraId="3C84A245" w14:textId="77777777" w:rsidR="008075AF" w:rsidRPr="008075AF" w:rsidRDefault="008075AF" w:rsidP="008075AF">
      <w:pPr>
        <w:rPr>
          <w:color w:val="FF0000"/>
        </w:rPr>
      </w:pPr>
      <w:r w:rsidRPr="008075AF">
        <w:rPr>
          <w:color w:val="FF0000"/>
        </w:rPr>
        <w:t>&lt;&lt;&lt;&lt;&lt; Start of TP to TS 36.213 section 9.1.5 &gt;&gt;&gt;&gt;&gt;&gt;&gt;</w:t>
      </w:r>
    </w:p>
    <w:p w14:paraId="475204E9" w14:textId="4635BFFD" w:rsidR="008075AF" w:rsidRPr="008075AF" w:rsidRDefault="008075AF" w:rsidP="008075AF">
      <w:pPr>
        <w:rPr>
          <w:rFonts w:ascii="Arial" w:hAnsi="Arial" w:cs="Arial"/>
          <w:sz w:val="16"/>
          <w:szCs w:val="16"/>
        </w:rPr>
      </w:pPr>
      <w:r w:rsidRPr="008075AF">
        <w:rPr>
          <w:rFonts w:ascii="Arial" w:hAnsi="Arial" w:cs="Arial"/>
          <w:sz w:val="16"/>
          <w:szCs w:val="16"/>
        </w:rPr>
        <w:t xml:space="preserve">If the UE has initiated a PUSCH transmission using preconfigured uplink resource ending in subframe </w:t>
      </w:r>
      <w:r w:rsidRPr="008075AF">
        <w:rPr>
          <w:rFonts w:ascii="Arial" w:hAnsi="Arial" w:cs="Arial"/>
          <w:i/>
          <w:sz w:val="16"/>
          <w:szCs w:val="16"/>
        </w:rPr>
        <w:t>n</w:t>
      </w:r>
      <w:r w:rsidRPr="008075AF">
        <w:rPr>
          <w:rFonts w:ascii="Arial" w:hAnsi="Arial" w:cs="Arial"/>
          <w:sz w:val="16"/>
          <w:szCs w:val="16"/>
        </w:rPr>
        <w:t xml:space="preserve">, the UE shall monitor the MPDCCH UE-specific search space </w:t>
      </w:r>
      <w:r w:rsidRPr="008075AF">
        <w:rPr>
          <w:rFonts w:ascii="Arial" w:hAnsi="Arial" w:cs="Arial"/>
          <w:sz w:val="16"/>
          <w:szCs w:val="16"/>
          <w:lang w:eastAsia="zh-CN"/>
        </w:rPr>
        <w:t xml:space="preserve">in a search space window starting in subframe </w:t>
      </w:r>
      <w:r w:rsidRPr="008075AF">
        <w:rPr>
          <w:rFonts w:ascii="Arial" w:hAnsi="Arial" w:cs="Arial"/>
          <w:i/>
          <w:sz w:val="16"/>
          <w:szCs w:val="16"/>
        </w:rPr>
        <w:t>n+4</w:t>
      </w:r>
      <w:r w:rsidRPr="008075AF">
        <w:rPr>
          <w:rFonts w:ascii="Arial" w:eastAsia="SimSun" w:hAnsi="Arial" w:cs="Arial"/>
          <w:i/>
          <w:sz w:val="16"/>
          <w:szCs w:val="16"/>
          <w:lang w:val="en-US" w:eastAsia="zh-CN"/>
        </w:rPr>
        <w:t>+K</w:t>
      </w:r>
      <w:r w:rsidRPr="008075AF">
        <w:rPr>
          <w:rFonts w:ascii="Arial" w:eastAsia="SimSun" w:hAnsi="Arial" w:cs="Arial"/>
          <w:iCs/>
          <w:sz w:val="16"/>
          <w:szCs w:val="16"/>
          <w:vertAlign w:val="subscript"/>
          <w:lang w:val="en-US" w:eastAsia="zh-CN"/>
        </w:rPr>
        <w:t>mac</w:t>
      </w:r>
      <w:r w:rsidRPr="008075AF">
        <w:rPr>
          <w:rFonts w:ascii="Arial" w:hAnsi="Arial" w:cs="Arial"/>
          <w:sz w:val="16"/>
          <w:szCs w:val="16"/>
        </w:rPr>
        <w:t xml:space="preserve"> </w:t>
      </w:r>
      <w:r w:rsidRPr="008075AF">
        <w:rPr>
          <w:rFonts w:ascii="Arial" w:eastAsia="SimSun" w:hAnsi="Arial" w:cs="Arial"/>
          <w:b/>
          <w:bCs/>
          <w:i/>
          <w:iCs/>
          <w:strike/>
          <w:sz w:val="16"/>
          <w:szCs w:val="16"/>
        </w:rPr>
        <w:t>K</w:t>
      </w:r>
      <w:r w:rsidRPr="008075AF">
        <w:rPr>
          <w:rFonts w:ascii="Arial" w:eastAsia="SimSun" w:hAnsi="Arial" w:cs="Arial"/>
          <w:b/>
          <w:bCs/>
          <w:i/>
          <w:iCs/>
          <w:strike/>
          <w:sz w:val="16"/>
          <w:szCs w:val="16"/>
          <w:vertAlign w:val="subscript"/>
        </w:rPr>
        <w:t>mac</w:t>
      </w:r>
      <w:r w:rsidRPr="008075AF">
        <w:rPr>
          <w:rFonts w:ascii="Arial" w:hAnsi="Arial" w:cs="Arial"/>
          <w:sz w:val="16"/>
          <w:szCs w:val="16"/>
          <w:lang w:eastAsia="zh-CN"/>
        </w:rPr>
        <w:t xml:space="preserve"> with duration given by higher layer parameter </w:t>
      </w:r>
      <w:r w:rsidRPr="008075AF">
        <w:rPr>
          <w:rFonts w:ascii="Arial" w:eastAsia="SimSun" w:hAnsi="Arial" w:cs="Arial"/>
          <w:i/>
          <w:sz w:val="16"/>
          <w:szCs w:val="16"/>
          <w:lang w:eastAsia="zh-CN"/>
        </w:rPr>
        <w:t>pur-MPDCCH-SS-w</w:t>
      </w:r>
      <w:r w:rsidRPr="008075AF">
        <w:rPr>
          <w:rFonts w:ascii="Arial" w:hAnsi="Arial" w:cs="Arial"/>
          <w:i/>
          <w:sz w:val="16"/>
          <w:szCs w:val="16"/>
        </w:rPr>
        <w:t>indow</w:t>
      </w:r>
      <w:r w:rsidRPr="008075AF">
        <w:rPr>
          <w:rFonts w:ascii="Arial" w:eastAsia="SimSun" w:hAnsi="Arial" w:cs="Arial"/>
          <w:i/>
          <w:sz w:val="16"/>
          <w:szCs w:val="16"/>
          <w:lang w:eastAsia="zh-CN"/>
        </w:rPr>
        <w:t>-duration</w:t>
      </w:r>
      <w:r w:rsidRPr="008075AF">
        <w:rPr>
          <w:rFonts w:ascii="Arial" w:hAnsi="Arial" w:cs="Arial"/>
          <w:sz w:val="16"/>
          <w:szCs w:val="16"/>
        </w:rPr>
        <w:t xml:space="preserve"> where </w:t>
      </w:r>
      <m:oMath>
        <m:sSub>
          <m:sSubPr>
            <m:ctrlPr>
              <w:rPr>
                <w:rFonts w:ascii="Cambria Math" w:eastAsia="MS Mincho" w:hAnsi="Cambria Math" w:cs="Arial"/>
                <w:i/>
                <w:kern w:val="2"/>
                <w:sz w:val="16"/>
                <w:szCs w:val="16"/>
              </w:rPr>
            </m:ctrlPr>
          </m:sSubPr>
          <m:e>
            <m:r>
              <w:rPr>
                <w:rFonts w:ascii="Cambria Math" w:eastAsia="MS Mincho" w:hAnsi="Cambria Math" w:cs="Arial"/>
                <w:kern w:val="2"/>
                <w:sz w:val="16"/>
                <w:szCs w:val="16"/>
              </w:rPr>
              <m:t>K</m:t>
            </m:r>
          </m:e>
          <m:sub>
            <m:r>
              <m:rPr>
                <m:sty m:val="p"/>
              </m:rPr>
              <w:rPr>
                <w:rFonts w:ascii="Cambria Math" w:eastAsia="MS Mincho" w:hAnsi="Cambria Math" w:cs="Arial"/>
                <w:kern w:val="2"/>
                <w:sz w:val="16"/>
                <w:szCs w:val="16"/>
              </w:rPr>
              <m:t>mac</m:t>
            </m:r>
          </m:sub>
        </m:sSub>
      </m:oMath>
      <w:r w:rsidRPr="008075AF">
        <w:rPr>
          <w:rFonts w:ascii="Arial" w:hAnsi="Arial" w:cs="Arial"/>
          <w:kern w:val="2"/>
          <w:sz w:val="16"/>
          <w:szCs w:val="16"/>
        </w:rPr>
        <w:t xml:space="preserve"> is provided by higher layer parameter </w:t>
      </w:r>
      <w:r w:rsidRPr="008075AF">
        <w:rPr>
          <w:rFonts w:ascii="Arial" w:hAnsi="Arial" w:cs="Arial"/>
          <w:i/>
          <w:iCs/>
          <w:kern w:val="2"/>
          <w:sz w:val="16"/>
          <w:szCs w:val="16"/>
        </w:rPr>
        <w:t>K-mac</w:t>
      </w:r>
      <w:r w:rsidRPr="008075AF">
        <w:rPr>
          <w:rFonts w:ascii="Arial" w:hAnsi="Arial" w:cs="Arial"/>
          <w:kern w:val="2"/>
          <w:sz w:val="16"/>
          <w:szCs w:val="16"/>
        </w:rPr>
        <w:t xml:space="preserve">, </w:t>
      </w:r>
      <w:r w:rsidRPr="008075AF">
        <w:rPr>
          <w:rFonts w:ascii="Arial" w:hAnsi="Arial" w:cs="Arial"/>
          <w:sz w:val="16"/>
          <w:szCs w:val="16"/>
          <w:lang w:val="en-US"/>
        </w:rPr>
        <w:t xml:space="preserve">otherwise </w:t>
      </w:r>
      <m:oMath>
        <m:sSub>
          <m:sSubPr>
            <m:ctrlPr>
              <w:rPr>
                <w:rFonts w:ascii="Cambria Math" w:eastAsia="MS Mincho" w:hAnsi="Cambria Math" w:cs="Arial"/>
                <w:i/>
                <w:kern w:val="2"/>
                <w:sz w:val="16"/>
                <w:szCs w:val="16"/>
              </w:rPr>
            </m:ctrlPr>
          </m:sSubPr>
          <m:e>
            <m:r>
              <w:rPr>
                <w:rFonts w:ascii="Cambria Math" w:eastAsia="MS Mincho" w:hAnsi="Cambria Math" w:cs="Arial"/>
                <w:kern w:val="2"/>
                <w:sz w:val="16"/>
                <w:szCs w:val="16"/>
              </w:rPr>
              <m:t>K</m:t>
            </m:r>
          </m:e>
          <m:sub>
            <m:r>
              <m:rPr>
                <m:sty m:val="p"/>
              </m:rPr>
              <w:rPr>
                <w:rFonts w:ascii="Cambria Math" w:eastAsia="MS Mincho" w:hAnsi="Cambria Math" w:cs="Arial"/>
                <w:kern w:val="2"/>
                <w:sz w:val="16"/>
                <w:szCs w:val="16"/>
              </w:rPr>
              <m:t>mac</m:t>
            </m:r>
          </m:sub>
        </m:sSub>
        <m:r>
          <w:rPr>
            <w:rFonts w:ascii="Cambria Math" w:eastAsia="MS Mincho" w:hAnsi="Cambria Math" w:cs="Arial"/>
            <w:kern w:val="2"/>
            <w:sz w:val="16"/>
            <w:szCs w:val="16"/>
          </w:rPr>
          <m:t>=0</m:t>
        </m:r>
      </m:oMath>
      <w:r w:rsidRPr="008075AF">
        <w:rPr>
          <w:rFonts w:ascii="Arial" w:eastAsia="SimSun" w:hAnsi="Arial" w:cs="Arial"/>
          <w:sz w:val="16"/>
          <w:szCs w:val="16"/>
          <w:lang w:eastAsia="zh-CN"/>
        </w:rPr>
        <w:t xml:space="preserve">. </w:t>
      </w:r>
      <w:r w:rsidRPr="008075AF">
        <w:rPr>
          <w:rFonts w:ascii="Arial" w:hAnsi="Arial" w:cs="Arial"/>
          <w:sz w:val="16"/>
          <w:szCs w:val="16"/>
        </w:rPr>
        <w:t xml:space="preserve">Upon detection of a MPDCCH with DCI format 6-0A/6-0B </w:t>
      </w:r>
      <w:r w:rsidRPr="008075AF">
        <w:rPr>
          <w:rFonts w:ascii="Arial" w:eastAsia="SimSun" w:hAnsi="Arial" w:cs="Arial"/>
          <w:sz w:val="16"/>
          <w:szCs w:val="16"/>
          <w:lang w:eastAsia="zh-CN"/>
        </w:rPr>
        <w:t>with CRC scrambled by PUR-RNTI</w:t>
      </w:r>
      <w:r w:rsidRPr="008075AF">
        <w:rPr>
          <w:rFonts w:ascii="Arial" w:hAnsi="Arial" w:cs="Arial"/>
          <w:sz w:val="16"/>
          <w:szCs w:val="16"/>
        </w:rPr>
        <w:t xml:space="preserve"> intended for the UE within the search space window and </w:t>
      </w:r>
      <w:r w:rsidRPr="008075AF">
        <w:rPr>
          <w:rFonts w:ascii="Arial" w:eastAsia="SimSun" w:hAnsi="Arial" w:cs="Arial"/>
          <w:sz w:val="16"/>
          <w:szCs w:val="16"/>
          <w:lang w:eastAsia="zh-CN"/>
        </w:rPr>
        <w:t xml:space="preserve">the corresponding DCI </w:t>
      </w:r>
      <w:r w:rsidRPr="008075AF">
        <w:rPr>
          <w:rFonts w:ascii="Arial" w:hAnsi="Arial" w:cs="Arial"/>
          <w:sz w:val="16"/>
          <w:szCs w:val="16"/>
        </w:rPr>
        <w:t xml:space="preserve">is for PUR ACK/fallback indication </w:t>
      </w:r>
      <w:r w:rsidRPr="008075AF">
        <w:rPr>
          <w:rFonts w:ascii="Arial" w:eastAsia="SimSun" w:hAnsi="Arial" w:cs="Arial"/>
          <w:sz w:val="16"/>
          <w:szCs w:val="16"/>
        </w:rPr>
        <w:t>(as defined in [4])</w:t>
      </w:r>
      <w:r w:rsidRPr="008075AF">
        <w:rPr>
          <w:rFonts w:ascii="Arial" w:hAnsi="Arial" w:cs="Arial"/>
          <w:sz w:val="16"/>
          <w:szCs w:val="16"/>
        </w:rPr>
        <w:t>, the UE is not required to monitor the MPDCCH UE-specific search space</w:t>
      </w:r>
      <w:r w:rsidRPr="008075AF">
        <w:rPr>
          <w:rFonts w:ascii="Arial" w:eastAsia="SimSun" w:hAnsi="Arial" w:cs="Arial"/>
          <w:sz w:val="16"/>
          <w:szCs w:val="16"/>
          <w:lang w:eastAsia="zh-CN"/>
        </w:rPr>
        <w:t xml:space="preserve"> for the remaining search space window duration.</w:t>
      </w:r>
    </w:p>
    <w:p w14:paraId="3093424D" w14:textId="77777777" w:rsidR="008075AF" w:rsidRPr="008075AF" w:rsidRDefault="008075AF" w:rsidP="008075AF">
      <w:pPr>
        <w:rPr>
          <w:color w:val="FF0000"/>
        </w:rPr>
      </w:pPr>
      <w:r w:rsidRPr="008075AF">
        <w:rPr>
          <w:color w:val="FF0000"/>
        </w:rPr>
        <w:t>&lt;&lt;&lt;&lt;&lt; End of TP to TS 36.213 section 9.1.5 &gt;&gt;&gt;&gt;&gt;&gt;&gt;</w:t>
      </w:r>
    </w:p>
    <w:p w14:paraId="1C634DC8" w14:textId="77777777" w:rsidR="008075AF" w:rsidRPr="00715B8B" w:rsidRDefault="008075AF" w:rsidP="008075AF">
      <w:pPr>
        <w:rPr>
          <w:lang w:eastAsia="x-none"/>
        </w:rPr>
      </w:pPr>
    </w:p>
    <w:p w14:paraId="5B6F4095" w14:textId="77777777" w:rsidR="008075AF" w:rsidRDefault="008075AF" w:rsidP="008075AF">
      <w:r w:rsidRPr="00715B8B">
        <w:rPr>
          <w:highlight w:val="green"/>
        </w:rPr>
        <w:t>Agreement</w:t>
      </w:r>
    </w:p>
    <w:p w14:paraId="20B3A7B5" w14:textId="299477DD" w:rsidR="00AE31BB" w:rsidRDefault="00AE31BB" w:rsidP="00AE31BB">
      <w:r>
        <w:t>The following TP for TS 36.213 section 16.5.1 is adopted:</w:t>
      </w:r>
      <w:r w:rsidRPr="00AE31BB">
        <w:t xml:space="preserve"> </w:t>
      </w:r>
    </w:p>
    <w:p w14:paraId="5FBE8C8B" w14:textId="77777777" w:rsidR="008075AF" w:rsidRPr="00AE31BB" w:rsidRDefault="008075AF" w:rsidP="00AE31BB">
      <w:pPr>
        <w:rPr>
          <w:color w:val="FF0000"/>
          <w:lang w:val="en-US" w:eastAsia="ko-KR"/>
        </w:rPr>
      </w:pPr>
      <w:r w:rsidRPr="00AE31BB">
        <w:rPr>
          <w:color w:val="FF0000"/>
          <w:lang w:val="en-US" w:eastAsia="ko-KR"/>
        </w:rPr>
        <w:t>&lt;&lt;&lt;&lt; START of TEXT PROPOSAL for TS36.213 section 16.5.1 &gt;&gt;&gt;&gt;&gt;&gt;&gt;&gt;&gt;&gt;&gt;&gt;&gt;</w:t>
      </w:r>
    </w:p>
    <w:p w14:paraId="2C22A097" w14:textId="77777777" w:rsidR="008075AF" w:rsidRPr="00AE31BB" w:rsidRDefault="008075AF" w:rsidP="008075AF">
      <w:pPr>
        <w:ind w:leftChars="100" w:left="200"/>
        <w:rPr>
          <w:rFonts w:ascii="Arial" w:hAnsi="Arial" w:cs="Arial"/>
          <w:b/>
          <w:bCs/>
          <w:sz w:val="16"/>
          <w:szCs w:val="16"/>
          <w:lang w:val="en-US"/>
        </w:rPr>
      </w:pPr>
      <w:r w:rsidRPr="00AE31BB">
        <w:rPr>
          <w:rFonts w:ascii="Arial" w:hAnsi="Arial" w:cs="Arial"/>
          <w:b/>
          <w:bCs/>
          <w:sz w:val="16"/>
          <w:szCs w:val="16"/>
          <w:lang w:val="en-US"/>
        </w:rPr>
        <w:t>16.5.1</w:t>
      </w:r>
      <w:r w:rsidRPr="00AE31BB">
        <w:rPr>
          <w:rFonts w:ascii="Arial" w:hAnsi="Arial" w:cs="Arial"/>
          <w:b/>
          <w:bCs/>
          <w:sz w:val="16"/>
          <w:szCs w:val="16"/>
          <w:lang w:val="en-US"/>
        </w:rPr>
        <w:tab/>
        <w:t>UE procedure for transmitting format 1 narrowband physical uplink shared channel</w:t>
      </w:r>
    </w:p>
    <w:p w14:paraId="47779081" w14:textId="77777777" w:rsidR="008075AF" w:rsidRPr="00AE31BB" w:rsidRDefault="008075AF" w:rsidP="008075AF">
      <w:pPr>
        <w:overflowPunct w:val="0"/>
        <w:ind w:leftChars="100" w:left="200"/>
        <w:textAlignment w:val="baseline"/>
        <w:rPr>
          <w:rFonts w:ascii="Arial" w:eastAsia="Times New Roman" w:hAnsi="Arial" w:cs="Arial"/>
          <w:sz w:val="16"/>
          <w:szCs w:val="16"/>
          <w:lang w:val="en-US"/>
        </w:rPr>
      </w:pPr>
      <w:r w:rsidRPr="00AE31BB">
        <w:rPr>
          <w:rFonts w:ascii="Arial" w:eastAsia="Times New Roman" w:hAnsi="Arial" w:cs="Arial"/>
          <w:sz w:val="16"/>
          <w:szCs w:val="16"/>
          <w:lang w:val="en-US"/>
        </w:rPr>
        <w:t>NPUSCH format 1 transmission can be scheduled by a NPDCCH with DCI format N0, or the transmission can correspond to using preconfigured uplink resource configured by higher layers. Transmission using preconfigured uplink resource is initiated by higher layers as specified in [14] , while retransmission of transport blocks transmitted using preconfigured uplink resource are scheduled by a NPDCCH with DCI format N0.</w:t>
      </w:r>
    </w:p>
    <w:p w14:paraId="50EF81EC" w14:textId="77777777" w:rsidR="008075AF" w:rsidRPr="00AE31BB" w:rsidRDefault="008075AF" w:rsidP="008075AF">
      <w:pPr>
        <w:overflowPunct w:val="0"/>
        <w:ind w:leftChars="100" w:left="200"/>
        <w:textAlignment w:val="baseline"/>
        <w:rPr>
          <w:rFonts w:ascii="Arial" w:eastAsia="SimSun" w:hAnsi="Arial" w:cs="Arial"/>
          <w:sz w:val="16"/>
          <w:szCs w:val="16"/>
          <w:lang w:val="en-US" w:eastAsia="zh-CN"/>
        </w:rPr>
      </w:pPr>
      <w:r w:rsidRPr="00AE31BB">
        <w:rPr>
          <w:rFonts w:ascii="Arial" w:eastAsia="Times New Roman" w:hAnsi="Arial" w:cs="Arial"/>
          <w:sz w:val="16"/>
          <w:szCs w:val="16"/>
          <w:lang w:val="en-US"/>
        </w:rPr>
        <w:t xml:space="preserve">A UE shall upon detection on a given serving cell of a NPDCCH with DCI format N0 ending in NB-IoT DL subframe </w:t>
      </w:r>
      <w:r w:rsidRPr="00AE31BB">
        <w:rPr>
          <w:rFonts w:ascii="Arial" w:eastAsia="Times New Roman" w:hAnsi="Arial" w:cs="Arial"/>
          <w:i/>
          <w:sz w:val="16"/>
          <w:szCs w:val="16"/>
          <w:lang w:val="en-US"/>
        </w:rPr>
        <w:t>n</w:t>
      </w:r>
      <w:r w:rsidRPr="00AE31BB">
        <w:rPr>
          <w:rFonts w:ascii="Arial" w:eastAsia="Times New Roman" w:hAnsi="Arial" w:cs="Arial"/>
          <w:sz w:val="16"/>
          <w:szCs w:val="16"/>
          <w:lang w:val="en-US"/>
        </w:rPr>
        <w:t xml:space="preserve"> scheduling NPUSCH intended for the UE, perform, at the end of</w:t>
      </w:r>
      <w:r w:rsidRPr="00AE31BB">
        <w:rPr>
          <w:rFonts w:ascii="Arial" w:eastAsia="SimSun" w:hAnsi="Arial" w:cs="Arial"/>
          <w:sz w:val="16"/>
          <w:szCs w:val="16"/>
          <w:lang w:val="en-US" w:eastAsia="zh-CN"/>
        </w:rPr>
        <w:t xml:space="preserve"> </w:t>
      </w:r>
    </w:p>
    <w:p w14:paraId="0F582B81" w14:textId="77777777" w:rsidR="008075AF" w:rsidRPr="00AE31BB" w:rsidRDefault="008075AF" w:rsidP="008075AF">
      <w:pPr>
        <w:overflowPunct w:val="0"/>
        <w:ind w:leftChars="242" w:left="768" w:hanging="284"/>
        <w:textAlignment w:val="baseline"/>
        <w:rPr>
          <w:rFonts w:ascii="Arial" w:eastAsia="Calibri" w:hAnsi="Arial" w:cs="Arial"/>
          <w:sz w:val="16"/>
          <w:szCs w:val="16"/>
          <w:lang w:val="en-US"/>
        </w:rPr>
      </w:pPr>
      <w:r w:rsidRPr="00AE31BB">
        <w:rPr>
          <w:rFonts w:ascii="Arial" w:eastAsia="SimSun" w:hAnsi="Arial" w:cs="Arial"/>
          <w:i/>
          <w:sz w:val="16"/>
          <w:szCs w:val="16"/>
          <w:lang w:val="en-US" w:eastAsia="zh-CN"/>
        </w:rPr>
        <w:t>-</w:t>
      </w:r>
      <w:r w:rsidRPr="00AE31BB">
        <w:rPr>
          <w:rFonts w:ascii="Arial" w:eastAsia="SimSun" w:hAnsi="Arial" w:cs="Arial"/>
          <w:i/>
          <w:sz w:val="16"/>
          <w:szCs w:val="16"/>
          <w:lang w:val="en-US" w:eastAsia="zh-CN"/>
        </w:rPr>
        <w:tab/>
        <w:t>n+k</w:t>
      </w:r>
      <w:r w:rsidRPr="00AE31BB">
        <w:rPr>
          <w:rFonts w:ascii="Arial" w:eastAsia="SimSun" w:hAnsi="Arial" w:cs="Arial"/>
          <w:i/>
          <w:sz w:val="16"/>
          <w:szCs w:val="16"/>
          <w:vertAlign w:val="subscript"/>
          <w:lang w:val="en-US" w:eastAsia="zh-CN"/>
        </w:rPr>
        <w:t>0</w:t>
      </w:r>
      <w:r w:rsidRPr="00AE31BB">
        <w:rPr>
          <w:rFonts w:ascii="Arial" w:eastAsia="SimSun" w:hAnsi="Arial" w:cs="Arial"/>
          <w:i/>
          <w:sz w:val="16"/>
          <w:szCs w:val="16"/>
          <w:lang w:val="en-US" w:eastAsia="zh-CN"/>
        </w:rPr>
        <w:t>+K</w:t>
      </w:r>
      <w:r w:rsidRPr="00AE31BB">
        <w:rPr>
          <w:rFonts w:ascii="Arial" w:eastAsia="SimSun" w:hAnsi="Arial" w:cs="Arial"/>
          <w:iCs/>
          <w:sz w:val="16"/>
          <w:szCs w:val="16"/>
          <w:vertAlign w:val="subscript"/>
          <w:lang w:val="en-US" w:eastAsia="zh-CN"/>
        </w:rPr>
        <w:t>offset</w:t>
      </w:r>
      <w:r w:rsidRPr="00AE31BB">
        <w:rPr>
          <w:rFonts w:ascii="Arial" w:eastAsia="SimSun" w:hAnsi="Arial" w:cs="Arial"/>
          <w:sz w:val="16"/>
          <w:szCs w:val="16"/>
          <w:lang w:val="en-US" w:eastAsia="zh-CN"/>
        </w:rPr>
        <w:t xml:space="preserve"> DL subframe for FDD,</w:t>
      </w:r>
      <w:r w:rsidRPr="00AE31BB">
        <w:rPr>
          <w:rFonts w:ascii="Arial" w:eastAsia="Calibri" w:hAnsi="Arial" w:cs="Arial"/>
          <w:sz w:val="16"/>
          <w:szCs w:val="16"/>
          <w:lang w:val="en-US"/>
        </w:rPr>
        <w:t xml:space="preserve"> </w:t>
      </w:r>
    </w:p>
    <w:p w14:paraId="4489B580" w14:textId="77777777" w:rsidR="008075AF" w:rsidRPr="00AE31BB" w:rsidRDefault="008075AF" w:rsidP="008075AF">
      <w:pPr>
        <w:overflowPunct w:val="0"/>
        <w:ind w:leftChars="242" w:left="768" w:hanging="284"/>
        <w:textAlignment w:val="baseline"/>
        <w:rPr>
          <w:rFonts w:ascii="Arial" w:eastAsia="Times New Roman" w:hAnsi="Arial" w:cs="Arial"/>
          <w:sz w:val="16"/>
          <w:szCs w:val="16"/>
          <w:lang w:val="en-US"/>
        </w:rPr>
      </w:pPr>
      <w:r w:rsidRPr="00AE31BB">
        <w:rPr>
          <w:rFonts w:ascii="Arial" w:eastAsia="SimSun" w:hAnsi="Arial" w:cs="Arial"/>
          <w:i/>
          <w:sz w:val="16"/>
          <w:szCs w:val="16"/>
          <w:lang w:val="en-US" w:eastAsia="zh-CN"/>
        </w:rPr>
        <w:t>-</w:t>
      </w:r>
      <w:r w:rsidRPr="00AE31BB">
        <w:rPr>
          <w:rFonts w:ascii="Arial" w:eastAsia="SimSun" w:hAnsi="Arial" w:cs="Arial"/>
          <w:i/>
          <w:sz w:val="16"/>
          <w:szCs w:val="16"/>
          <w:lang w:val="en-US" w:eastAsia="zh-CN"/>
        </w:rPr>
        <w:tab/>
        <w:t>k</w:t>
      </w:r>
      <w:r w:rsidRPr="00AE31BB">
        <w:rPr>
          <w:rFonts w:ascii="Arial" w:eastAsia="SimSun" w:hAnsi="Arial" w:cs="Arial"/>
          <w:i/>
          <w:sz w:val="16"/>
          <w:szCs w:val="16"/>
          <w:vertAlign w:val="subscript"/>
          <w:lang w:val="en-US" w:eastAsia="zh-CN"/>
        </w:rPr>
        <w:t>0</w:t>
      </w:r>
      <w:r w:rsidRPr="00AE31BB">
        <w:rPr>
          <w:rFonts w:ascii="Arial" w:eastAsia="SimSun" w:hAnsi="Arial" w:cs="Arial"/>
          <w:sz w:val="16"/>
          <w:szCs w:val="16"/>
          <w:lang w:val="en-US" w:eastAsia="zh-CN"/>
        </w:rPr>
        <w:t xml:space="preserve"> NB-IoT UL subframes following the end of </w:t>
      </w:r>
      <w:r w:rsidRPr="00AE31BB">
        <w:rPr>
          <w:rFonts w:ascii="Arial" w:eastAsia="SimSun" w:hAnsi="Arial" w:cs="Arial"/>
          <w:i/>
          <w:sz w:val="16"/>
          <w:szCs w:val="16"/>
          <w:lang w:val="en-US" w:eastAsia="zh-CN"/>
        </w:rPr>
        <w:t>n+</w:t>
      </w:r>
      <w:r w:rsidRPr="00AE31BB">
        <w:rPr>
          <w:rFonts w:ascii="Arial" w:eastAsia="SimSun" w:hAnsi="Arial" w:cs="Arial"/>
          <w:sz w:val="16"/>
          <w:szCs w:val="16"/>
          <w:lang w:val="en-US" w:eastAsia="zh-CN"/>
        </w:rPr>
        <w:t>8</w:t>
      </w:r>
      <w:r w:rsidRPr="00AE31BB">
        <w:rPr>
          <w:rFonts w:ascii="Arial" w:eastAsia="SimSun" w:hAnsi="Arial" w:cs="Arial"/>
          <w:i/>
          <w:sz w:val="16"/>
          <w:szCs w:val="16"/>
          <w:lang w:val="en-US" w:eastAsia="zh-CN"/>
        </w:rPr>
        <w:t>+K</w:t>
      </w:r>
      <w:r w:rsidRPr="00AE31BB">
        <w:rPr>
          <w:rFonts w:ascii="Arial" w:eastAsia="SimSun" w:hAnsi="Arial" w:cs="Arial"/>
          <w:iCs/>
          <w:sz w:val="16"/>
          <w:szCs w:val="16"/>
          <w:vertAlign w:val="subscript"/>
          <w:lang w:val="en-US" w:eastAsia="zh-CN"/>
        </w:rPr>
        <w:t>offset</w:t>
      </w:r>
      <w:r w:rsidRPr="00AE31BB">
        <w:rPr>
          <w:rFonts w:ascii="Arial" w:eastAsia="SimSun" w:hAnsi="Arial" w:cs="Arial"/>
          <w:sz w:val="16"/>
          <w:szCs w:val="16"/>
          <w:lang w:val="en-US" w:eastAsia="zh-CN"/>
        </w:rPr>
        <w:t xml:space="preserve"> subframe</w:t>
      </w:r>
      <w:r w:rsidRPr="00AE31BB">
        <w:rPr>
          <w:rFonts w:ascii="Arial" w:eastAsia="SimSun" w:hAnsi="Arial" w:cs="Arial"/>
          <w:i/>
          <w:sz w:val="16"/>
          <w:szCs w:val="16"/>
          <w:lang w:val="en-US" w:eastAsia="zh-CN"/>
        </w:rPr>
        <w:t xml:space="preserve"> </w:t>
      </w:r>
      <w:r w:rsidRPr="00AE31BB">
        <w:rPr>
          <w:rFonts w:ascii="Arial" w:eastAsia="SimSun" w:hAnsi="Arial" w:cs="Arial"/>
          <w:sz w:val="16"/>
          <w:szCs w:val="16"/>
          <w:lang w:val="en-US" w:eastAsia="zh-CN"/>
        </w:rPr>
        <w:t>for TDD,</w:t>
      </w:r>
    </w:p>
    <w:p w14:paraId="7204CDD5" w14:textId="77777777" w:rsidR="008075AF" w:rsidRPr="00AE31BB" w:rsidRDefault="008075AF" w:rsidP="008075AF">
      <w:pPr>
        <w:overflowPunct w:val="0"/>
        <w:ind w:leftChars="100" w:left="200"/>
        <w:textAlignment w:val="baseline"/>
        <w:rPr>
          <w:rFonts w:ascii="Arial" w:eastAsia="SimSun" w:hAnsi="Arial" w:cs="Arial"/>
          <w:sz w:val="16"/>
          <w:szCs w:val="16"/>
          <w:lang w:val="en-US" w:eastAsia="zh-CN"/>
        </w:rPr>
      </w:pPr>
      <w:r w:rsidRPr="00AE31BB">
        <w:rPr>
          <w:rFonts w:ascii="Arial" w:eastAsia="Times New Roman" w:hAnsi="Arial" w:cs="Arial"/>
          <w:sz w:val="16"/>
          <w:szCs w:val="16"/>
          <w:lang w:val="en-US"/>
        </w:rPr>
        <w:t xml:space="preserve">a corresponding NPUSCH transmission using NPUSCH format 1 </w:t>
      </w:r>
      <w:r w:rsidRPr="00AE31BB">
        <w:rPr>
          <w:rFonts w:ascii="Arial" w:eastAsia="SimSun" w:hAnsi="Arial" w:cs="Arial"/>
          <w:sz w:val="16"/>
          <w:szCs w:val="16"/>
          <w:lang w:val="en-US" w:eastAsia="zh-CN"/>
        </w:rPr>
        <w:t xml:space="preserve">in </w:t>
      </w:r>
      <w:r w:rsidRPr="00AE31BB">
        <w:rPr>
          <w:rFonts w:ascii="Arial" w:eastAsia="SimSun" w:hAnsi="Arial" w:cs="Arial"/>
          <w:i/>
          <w:sz w:val="16"/>
          <w:szCs w:val="16"/>
          <w:lang w:val="en-US" w:eastAsia="zh-CN"/>
        </w:rPr>
        <w:t>N</w:t>
      </w:r>
      <w:r w:rsidRPr="00AE31BB">
        <w:rPr>
          <w:rFonts w:ascii="Arial" w:eastAsia="SimSun" w:hAnsi="Arial" w:cs="Arial"/>
          <w:sz w:val="16"/>
          <w:szCs w:val="16"/>
          <w:lang w:val="en-US" w:eastAsia="zh-CN"/>
        </w:rPr>
        <w:t xml:space="preserve"> consecutive NB-IoT UL slots </w:t>
      </w:r>
      <w:r w:rsidRPr="00AE31BB">
        <w:rPr>
          <w:rFonts w:ascii="Arial" w:eastAsia="SimSun" w:hAnsi="Arial" w:cs="Arial"/>
          <w:i/>
          <w:sz w:val="16"/>
          <w:szCs w:val="16"/>
          <w:lang w:val="en-US" w:eastAsia="zh-CN"/>
        </w:rPr>
        <w:t>n</w:t>
      </w:r>
      <w:r w:rsidRPr="00AE31BB">
        <w:rPr>
          <w:rFonts w:ascii="Arial" w:eastAsia="SimSun" w:hAnsi="Arial" w:cs="Arial"/>
          <w:i/>
          <w:sz w:val="16"/>
          <w:szCs w:val="16"/>
          <w:vertAlign w:val="subscript"/>
          <w:lang w:val="en-US" w:eastAsia="zh-CN"/>
        </w:rPr>
        <w:t>i</w:t>
      </w:r>
      <w:r w:rsidRPr="00AE31BB">
        <w:rPr>
          <w:rFonts w:ascii="Arial" w:eastAsia="SimSun" w:hAnsi="Arial" w:cs="Arial"/>
          <w:sz w:val="16"/>
          <w:szCs w:val="16"/>
          <w:lang w:val="en-US" w:eastAsia="zh-CN"/>
        </w:rPr>
        <w:t xml:space="preserve"> with </w:t>
      </w:r>
      <w:r w:rsidRPr="00AE31BB">
        <w:rPr>
          <w:rFonts w:ascii="Arial" w:eastAsia="SimSun" w:hAnsi="Arial" w:cs="Arial"/>
          <w:i/>
          <w:sz w:val="16"/>
          <w:szCs w:val="16"/>
          <w:lang w:val="en-US" w:eastAsia="zh-CN"/>
        </w:rPr>
        <w:t xml:space="preserve">i = 0, 1, …, N-1 </w:t>
      </w:r>
      <w:r w:rsidRPr="00AE31BB">
        <w:rPr>
          <w:rFonts w:ascii="Arial" w:eastAsia="Times New Roman" w:hAnsi="Arial" w:cs="Arial"/>
          <w:sz w:val="16"/>
          <w:szCs w:val="16"/>
          <w:lang w:val="en-US"/>
        </w:rPr>
        <w:t>according to the NPDCCH information</w:t>
      </w:r>
      <w:r w:rsidRPr="00AE31BB">
        <w:rPr>
          <w:rFonts w:ascii="Arial" w:eastAsia="SimSun" w:hAnsi="Arial" w:cs="Arial"/>
          <w:sz w:val="16"/>
          <w:szCs w:val="16"/>
          <w:lang w:val="en-US" w:eastAsia="zh-CN"/>
        </w:rPr>
        <w:t xml:space="preserve"> where</w:t>
      </w:r>
    </w:p>
    <w:p w14:paraId="3D595885" w14:textId="77777777" w:rsidR="008075AF" w:rsidRPr="00AE31BB" w:rsidRDefault="008075AF" w:rsidP="008075AF">
      <w:pPr>
        <w:overflowPunct w:val="0"/>
        <w:ind w:leftChars="242" w:left="768" w:hanging="284"/>
        <w:textAlignment w:val="baseline"/>
        <w:rPr>
          <w:rFonts w:ascii="Arial" w:eastAsia="SimSun" w:hAnsi="Arial" w:cs="Arial"/>
          <w:sz w:val="16"/>
          <w:szCs w:val="16"/>
          <w:lang w:val="en-US" w:eastAsia="zh-CN"/>
        </w:rPr>
      </w:pPr>
      <w:r w:rsidRPr="00AE31BB">
        <w:rPr>
          <w:rFonts w:ascii="Arial" w:eastAsia="SimSun" w:hAnsi="Arial" w:cs="Arial"/>
          <w:sz w:val="16"/>
          <w:szCs w:val="16"/>
          <w:lang w:val="en-US" w:eastAsia="zh-CN"/>
        </w:rPr>
        <w:t>-</w:t>
      </w:r>
      <w:r w:rsidRPr="00AE31BB">
        <w:rPr>
          <w:rFonts w:ascii="Arial" w:eastAsia="SimSun" w:hAnsi="Arial" w:cs="Arial"/>
          <w:sz w:val="16"/>
          <w:szCs w:val="16"/>
          <w:lang w:val="en-US" w:eastAsia="zh-CN"/>
        </w:rPr>
        <w:tab/>
        <w:t xml:space="preserve">subframe </w:t>
      </w:r>
      <w:r w:rsidRPr="00AE31BB">
        <w:rPr>
          <w:rFonts w:ascii="Arial" w:eastAsia="SimSun" w:hAnsi="Arial" w:cs="Arial"/>
          <w:i/>
          <w:sz w:val="16"/>
          <w:szCs w:val="16"/>
          <w:lang w:val="en-US" w:eastAsia="zh-CN"/>
        </w:rPr>
        <w:t>n</w:t>
      </w:r>
      <w:r w:rsidRPr="00AE31BB">
        <w:rPr>
          <w:rFonts w:ascii="Arial" w:eastAsia="SimSun" w:hAnsi="Arial" w:cs="Arial"/>
          <w:sz w:val="16"/>
          <w:szCs w:val="16"/>
          <w:lang w:val="en-US" w:eastAsia="zh-CN"/>
        </w:rPr>
        <w:t xml:space="preserve"> is the last subframe in which the NPDCCH is transmitted and is determined from the starting subframe of NPDCCH transmission and the </w:t>
      </w:r>
      <w:r w:rsidRPr="00AE31BB">
        <w:rPr>
          <w:rFonts w:ascii="Arial" w:eastAsia="Times New Roman" w:hAnsi="Arial" w:cs="Arial"/>
          <w:sz w:val="16"/>
          <w:szCs w:val="16"/>
          <w:lang w:val="en-US" w:eastAsia="zh-CN"/>
        </w:rPr>
        <w:t>DCI subframe repetition number field in the corresponding DCI</w:t>
      </w:r>
      <w:r w:rsidRPr="00AE31BB">
        <w:rPr>
          <w:rFonts w:ascii="Arial" w:eastAsia="SimSun" w:hAnsi="Arial" w:cs="Arial"/>
          <w:sz w:val="16"/>
          <w:szCs w:val="16"/>
          <w:lang w:val="en-US" w:eastAsia="zh-CN"/>
        </w:rPr>
        <w:t>; and</w:t>
      </w:r>
    </w:p>
    <w:p w14:paraId="27A5AEC6" w14:textId="77777777" w:rsidR="008075AF" w:rsidRPr="00AE31BB" w:rsidRDefault="008075AF" w:rsidP="008075AF">
      <w:pPr>
        <w:overflowPunct w:val="0"/>
        <w:ind w:leftChars="242" w:left="768" w:hanging="284"/>
        <w:textAlignment w:val="baseline"/>
        <w:rPr>
          <w:rFonts w:ascii="Arial" w:eastAsia="Times New Roman" w:hAnsi="Arial" w:cs="Arial"/>
          <w:sz w:val="16"/>
          <w:szCs w:val="16"/>
          <w:lang w:val="en-US" w:eastAsia="zh-CN"/>
        </w:rPr>
      </w:pPr>
      <w:r w:rsidRPr="00AE31BB">
        <w:rPr>
          <w:rFonts w:ascii="Arial" w:eastAsia="Times New Roman" w:hAnsi="Arial" w:cs="Arial"/>
          <w:sz w:val="16"/>
          <w:szCs w:val="16"/>
          <w:lang w:val="en-US"/>
        </w:rPr>
        <w:t>-</w:t>
      </w:r>
      <w:r w:rsidRPr="00AE31BB">
        <w:rPr>
          <w:rFonts w:ascii="Arial" w:eastAsia="Times New Roman" w:hAnsi="Arial" w:cs="Arial"/>
          <w:sz w:val="16"/>
          <w:szCs w:val="16"/>
          <w:lang w:val="en-US"/>
        </w:rPr>
        <w:tab/>
      </w:r>
      <w:r w:rsidRPr="00AE31BB">
        <w:rPr>
          <w:rFonts w:ascii="Arial" w:eastAsia="Times New Roman" w:hAnsi="Arial" w:cs="Arial"/>
          <w:position w:val="-14"/>
          <w:sz w:val="16"/>
          <w:szCs w:val="16"/>
        </w:rPr>
        <w:object w:dxaOrig="2004" w:dyaOrig="438" w14:anchorId="14545CA7">
          <v:shape id="_x0000_i1089" type="#_x0000_t75" style="width:81pt;height:18.75pt" o:ole="">
            <v:imagedata r:id="rId2207" o:title=""/>
          </v:shape>
          <o:OLEObject Type="Embed" ProgID="Equation.DSMT4" ShapeID="_x0000_i1089" DrawAspect="Content" ObjectID="_1713593446" r:id="rId2208"/>
        </w:object>
      </w:r>
      <w:r w:rsidRPr="00AE31BB">
        <w:rPr>
          <w:rFonts w:ascii="Arial" w:eastAsia="SimSun" w:hAnsi="Arial" w:cs="Arial"/>
          <w:sz w:val="16"/>
          <w:szCs w:val="16"/>
          <w:lang w:val="en-US" w:eastAsia="zh-CN"/>
        </w:rPr>
        <w:t xml:space="preserve">, where the value of </w:t>
      </w:r>
      <w:r w:rsidRPr="00AE31BB">
        <w:rPr>
          <w:rFonts w:ascii="Arial" w:eastAsia="Times New Roman" w:hAnsi="Arial" w:cs="Arial"/>
          <w:position w:val="-14"/>
          <w:sz w:val="16"/>
          <w:szCs w:val="16"/>
        </w:rPr>
        <w:object w:dxaOrig="438" w:dyaOrig="438" w14:anchorId="037321E0">
          <v:shape id="_x0000_i1090" type="#_x0000_t75" style="width:17.25pt;height:17.25pt" o:ole="">
            <v:imagedata r:id="rId2209" o:title=""/>
          </v:shape>
          <o:OLEObject Type="Embed" ProgID="Equation.3" ShapeID="_x0000_i1090" DrawAspect="Content" ObjectID="_1713593447" r:id="rId2210"/>
        </w:object>
      </w:r>
      <w:r w:rsidRPr="00AE31BB">
        <w:rPr>
          <w:rFonts w:ascii="Arial" w:eastAsia="SimSun" w:hAnsi="Arial" w:cs="Arial"/>
          <w:sz w:val="16"/>
          <w:szCs w:val="16"/>
          <w:lang w:val="en-US" w:eastAsia="zh-CN"/>
        </w:rPr>
        <w:t xml:space="preserve">is determined by the </w:t>
      </w:r>
      <w:r w:rsidRPr="00AE31BB">
        <w:rPr>
          <w:rFonts w:ascii="Arial" w:eastAsia="Times New Roman" w:hAnsi="Arial" w:cs="Arial"/>
          <w:sz w:val="16"/>
          <w:szCs w:val="16"/>
          <w:lang w:val="en-US" w:eastAsia="zh-CN"/>
        </w:rPr>
        <w:t>repetition number</w:t>
      </w:r>
      <w:r w:rsidRPr="00AE31BB">
        <w:rPr>
          <w:rFonts w:ascii="Arial" w:eastAsia="SimSun" w:hAnsi="Arial" w:cs="Arial"/>
          <w:sz w:val="16"/>
          <w:szCs w:val="16"/>
          <w:lang w:val="en-US" w:eastAsia="zh-CN"/>
        </w:rPr>
        <w:t xml:space="preserve"> field in the corresponding DCI (see Clause 16.5.1.1), the value of </w:t>
      </w:r>
      <w:r w:rsidRPr="00AE31BB">
        <w:rPr>
          <w:rFonts w:ascii="Arial" w:eastAsia="Times New Roman" w:hAnsi="Arial" w:cs="Arial"/>
          <w:position w:val="-10"/>
          <w:sz w:val="16"/>
          <w:szCs w:val="16"/>
        </w:rPr>
        <w:object w:dxaOrig="438" w:dyaOrig="288" w14:anchorId="72E7527B">
          <v:shape id="_x0000_i1091" type="#_x0000_t75" style="width:24pt;height:15.75pt" o:ole="">
            <v:imagedata r:id="rId2211" o:title=""/>
          </v:shape>
          <o:OLEObject Type="Embed" ProgID="Equation.3" ShapeID="_x0000_i1091" DrawAspect="Content" ObjectID="_1713593448" r:id="rId2212"/>
        </w:object>
      </w:r>
      <w:r w:rsidRPr="00AE31BB">
        <w:rPr>
          <w:rFonts w:ascii="Arial" w:eastAsia="SimSun" w:hAnsi="Arial" w:cs="Arial"/>
          <w:sz w:val="16"/>
          <w:szCs w:val="16"/>
          <w:lang w:val="en-US" w:eastAsia="zh-CN"/>
        </w:rPr>
        <w:t xml:space="preserve">is determined by the </w:t>
      </w:r>
      <w:r w:rsidRPr="00AE31BB">
        <w:rPr>
          <w:rFonts w:ascii="Arial" w:eastAsia="Times New Roman" w:hAnsi="Arial" w:cs="Arial"/>
          <w:sz w:val="16"/>
          <w:szCs w:val="16"/>
          <w:lang w:val="en-US" w:eastAsia="zh-CN"/>
        </w:rPr>
        <w:t>resource assignment</w:t>
      </w:r>
      <w:r w:rsidRPr="00AE31BB">
        <w:rPr>
          <w:rFonts w:ascii="Arial" w:eastAsia="SimSun" w:hAnsi="Arial" w:cs="Arial"/>
          <w:sz w:val="16"/>
          <w:szCs w:val="16"/>
          <w:lang w:val="en-US" w:eastAsia="zh-CN"/>
        </w:rPr>
        <w:t xml:space="preserve"> field in the corresponding DCI (see Clause 16.5.1.1), the value of </w:t>
      </w:r>
      <w:r w:rsidRPr="00AE31BB">
        <w:rPr>
          <w:rFonts w:ascii="Arial" w:eastAsia="Times New Roman" w:hAnsi="Arial" w:cs="Arial"/>
          <w:position w:val="-12"/>
          <w:sz w:val="16"/>
          <w:szCs w:val="16"/>
        </w:rPr>
        <w:object w:dxaOrig="564" w:dyaOrig="438" w14:anchorId="2F543D28">
          <v:shape id="_x0000_i1092" type="#_x0000_t75" style="width:21.75pt;height:16.5pt" o:ole="">
            <v:imagedata r:id="rId2213" o:title=""/>
          </v:shape>
          <o:OLEObject Type="Embed" ProgID="Equation.DSMT4" ShapeID="_x0000_i1092" DrawAspect="Content" ObjectID="_1713593449" r:id="rId2214"/>
        </w:object>
      </w:r>
      <w:r w:rsidRPr="00AE31BB">
        <w:rPr>
          <w:rFonts w:ascii="Arial" w:eastAsia="SimSun" w:hAnsi="Arial" w:cs="Arial"/>
          <w:sz w:val="16"/>
          <w:szCs w:val="16"/>
          <w:lang w:val="en-US" w:eastAsia="zh-CN"/>
        </w:rPr>
        <w:t xml:space="preserve"> is the number of NB-IoT UL slots of the resource unit (defined in clause 10.1.2.3 of [3]) corresponding to the </w:t>
      </w:r>
      <w:r w:rsidRPr="00AE31BB">
        <w:rPr>
          <w:rFonts w:ascii="Arial" w:eastAsia="Times New Roman" w:hAnsi="Arial" w:cs="Arial"/>
          <w:position w:val="-10"/>
          <w:sz w:val="16"/>
          <w:szCs w:val="16"/>
        </w:rPr>
        <w:object w:dxaOrig="438" w:dyaOrig="288" w14:anchorId="4DBB06C4">
          <v:shape id="_x0000_i1093" type="#_x0000_t75" style="width:21.75pt;height:14.25pt" o:ole="">
            <v:imagedata r:id="rId2215" o:title=""/>
          </v:shape>
          <o:OLEObject Type="Embed" ProgID="Equation.3" ShapeID="_x0000_i1093" DrawAspect="Content" ObjectID="_1713593450" r:id="rId2216"/>
        </w:object>
      </w:r>
      <w:r w:rsidRPr="00AE31BB">
        <w:rPr>
          <w:rFonts w:ascii="Arial" w:eastAsia="Times New Roman" w:hAnsi="Arial" w:cs="Arial"/>
          <w:sz w:val="16"/>
          <w:szCs w:val="16"/>
          <w:lang w:val="en-US"/>
        </w:rPr>
        <w:t xml:space="preserve"> </w:t>
      </w:r>
      <w:r w:rsidRPr="00AE31BB">
        <w:rPr>
          <w:rFonts w:ascii="Arial" w:eastAsia="SimSun" w:hAnsi="Arial" w:cs="Arial"/>
          <w:sz w:val="16"/>
          <w:szCs w:val="16"/>
          <w:lang w:val="en-US" w:eastAsia="zh-CN"/>
        </w:rPr>
        <w:t>allocated number of subcarriers (as determined in Clause 16.5.1.1) in the corresponding DCI,</w:t>
      </w:r>
      <w:r w:rsidRPr="00AE31BB">
        <w:rPr>
          <w:rFonts w:ascii="Arial" w:eastAsia="Times New Roman" w:hAnsi="Arial" w:cs="Arial"/>
          <w:sz w:val="16"/>
          <w:szCs w:val="16"/>
          <w:lang w:val="en-US" w:eastAsia="zh-CN"/>
        </w:rPr>
        <w:t xml:space="preserve"> </w:t>
      </w:r>
      <w:r w:rsidRPr="00AE31BB">
        <w:rPr>
          <w:rFonts w:ascii="Arial" w:eastAsia="SimSun" w:hAnsi="Arial" w:cs="Arial"/>
          <w:sz w:val="16"/>
          <w:szCs w:val="16"/>
          <w:lang w:val="en-US" w:eastAsia="zh-CN"/>
        </w:rPr>
        <w:t xml:space="preserve">and the value of </w:t>
      </w:r>
      <w:r w:rsidRPr="00AE31BB">
        <w:rPr>
          <w:rFonts w:ascii="Arial" w:eastAsia="Times New Roman" w:hAnsi="Arial" w:cs="Arial"/>
          <w:position w:val="-10"/>
          <w:sz w:val="16"/>
          <w:szCs w:val="16"/>
        </w:rPr>
        <w:object w:dxaOrig="438" w:dyaOrig="288" w14:anchorId="1AFF61E0">
          <v:shape id="_x0000_i1094" type="#_x0000_t75" style="width:21.75pt;height:14.25pt" o:ole="">
            <v:imagedata r:id="rId2217" o:title=""/>
          </v:shape>
          <o:OLEObject Type="Embed" ProgID="Equation.DSMT4" ShapeID="_x0000_i1094" DrawAspect="Content" ObjectID="_1713593451" r:id="rId2218"/>
        </w:object>
      </w:r>
      <w:r w:rsidRPr="00AE31BB">
        <w:rPr>
          <w:rFonts w:ascii="Arial" w:eastAsia="SimSun" w:hAnsi="Arial" w:cs="Arial"/>
          <w:sz w:val="16"/>
          <w:szCs w:val="16"/>
          <w:lang w:val="en-US" w:eastAsia="zh-CN"/>
        </w:rPr>
        <w:t xml:space="preserve">is determined by the </w:t>
      </w:r>
      <w:r w:rsidRPr="00AE31BB">
        <w:rPr>
          <w:rFonts w:ascii="Arial" w:eastAsia="Times New Roman" w:hAnsi="Arial" w:cs="Arial"/>
          <w:sz w:val="16"/>
          <w:szCs w:val="16"/>
          <w:lang w:val="en-US" w:eastAsia="zh-CN"/>
        </w:rPr>
        <w:t>Number of scheduled TB for Unicast</w:t>
      </w:r>
      <w:r w:rsidRPr="00AE31BB">
        <w:rPr>
          <w:rFonts w:ascii="Arial" w:eastAsia="SimSun" w:hAnsi="Arial" w:cs="Arial"/>
          <w:sz w:val="16"/>
          <w:szCs w:val="16"/>
          <w:lang w:val="en-US" w:eastAsia="zh-CN"/>
        </w:rPr>
        <w:t xml:space="preserve"> field, if present, in the corresponding DCI, </w:t>
      </w:r>
      <w:r w:rsidRPr="00AE31BB">
        <w:rPr>
          <w:rFonts w:ascii="Arial" w:eastAsia="Times New Roman" w:hAnsi="Arial" w:cs="Arial"/>
          <w:position w:val="-10"/>
          <w:sz w:val="16"/>
          <w:szCs w:val="16"/>
        </w:rPr>
        <w:object w:dxaOrig="737" w:dyaOrig="288" w14:anchorId="525A8B97">
          <v:shape id="_x0000_i1095" type="#_x0000_t75" style="width:36.75pt;height:14.25pt" o:ole="">
            <v:imagedata r:id="rId2219" o:title=""/>
          </v:shape>
          <o:OLEObject Type="Embed" ProgID="Equation.DSMT4" ShapeID="_x0000_i1095" DrawAspect="Content" ObjectID="_1713593452" r:id="rId2220"/>
        </w:object>
      </w:r>
      <w:r w:rsidRPr="00AE31BB">
        <w:rPr>
          <w:rFonts w:ascii="Arial" w:eastAsia="SimSun" w:hAnsi="Arial" w:cs="Arial"/>
          <w:sz w:val="16"/>
          <w:szCs w:val="16"/>
          <w:lang w:val="en-US" w:eastAsia="zh-CN"/>
        </w:rPr>
        <w:t xml:space="preserve"> otherwise</w:t>
      </w:r>
    </w:p>
    <w:p w14:paraId="1A2EAE36" w14:textId="77777777" w:rsidR="008075AF" w:rsidRPr="00AE31BB" w:rsidRDefault="008075AF" w:rsidP="008075AF">
      <w:pPr>
        <w:overflowPunct w:val="0"/>
        <w:ind w:leftChars="242" w:left="768" w:hanging="284"/>
        <w:textAlignment w:val="baseline"/>
        <w:rPr>
          <w:rFonts w:ascii="Arial" w:eastAsia="Times New Roman" w:hAnsi="Arial" w:cs="Arial"/>
          <w:i/>
          <w:sz w:val="16"/>
          <w:szCs w:val="16"/>
          <w:vertAlign w:val="subscript"/>
          <w:lang w:val="en-US" w:eastAsia="zh-CN"/>
        </w:rPr>
      </w:pPr>
      <w:r w:rsidRPr="00AE31BB">
        <w:rPr>
          <w:rFonts w:ascii="Arial" w:eastAsia="Times New Roman" w:hAnsi="Arial" w:cs="Arial"/>
          <w:sz w:val="16"/>
          <w:szCs w:val="16"/>
          <w:lang w:val="en-US" w:eastAsia="zh-CN"/>
        </w:rPr>
        <w:t>-</w:t>
      </w:r>
      <w:r w:rsidRPr="00AE31BB">
        <w:rPr>
          <w:rFonts w:ascii="Arial" w:eastAsia="Times New Roman" w:hAnsi="Arial" w:cs="Arial"/>
          <w:sz w:val="16"/>
          <w:szCs w:val="16"/>
          <w:lang w:val="en-US" w:eastAsia="zh-CN"/>
        </w:rPr>
        <w:tab/>
      </w:r>
      <w:r w:rsidRPr="00AE31BB">
        <w:rPr>
          <w:rFonts w:ascii="Arial" w:eastAsia="Times New Roman" w:hAnsi="Arial" w:cs="Arial"/>
          <w:i/>
          <w:sz w:val="16"/>
          <w:szCs w:val="16"/>
          <w:lang w:val="en-US" w:eastAsia="zh-CN"/>
        </w:rPr>
        <w:t>n</w:t>
      </w:r>
      <w:r w:rsidRPr="00AE31BB">
        <w:rPr>
          <w:rFonts w:ascii="Arial" w:eastAsia="Times New Roman" w:hAnsi="Arial" w:cs="Arial"/>
          <w:i/>
          <w:sz w:val="16"/>
          <w:szCs w:val="16"/>
          <w:vertAlign w:val="subscript"/>
          <w:lang w:val="en-US" w:eastAsia="zh-CN"/>
        </w:rPr>
        <w:t xml:space="preserve">0 </w:t>
      </w:r>
      <w:r w:rsidRPr="00AE31BB">
        <w:rPr>
          <w:rFonts w:ascii="Arial" w:eastAsia="Times New Roman" w:hAnsi="Arial" w:cs="Arial"/>
          <w:sz w:val="16"/>
          <w:szCs w:val="16"/>
          <w:lang w:val="en-US" w:eastAsia="zh-CN"/>
        </w:rPr>
        <w:t xml:space="preserve">is the first NB-IoT UL slot starting after the end of subframe </w:t>
      </w:r>
      <w:r w:rsidRPr="00AE31BB">
        <w:rPr>
          <w:rFonts w:ascii="Arial" w:eastAsia="Times New Roman" w:hAnsi="Arial" w:cs="Arial"/>
          <w:i/>
          <w:sz w:val="16"/>
          <w:szCs w:val="16"/>
          <w:lang w:val="en-US" w:eastAsia="zh-CN"/>
        </w:rPr>
        <w:t>n+k</w:t>
      </w:r>
      <w:r w:rsidRPr="00AE31BB">
        <w:rPr>
          <w:rFonts w:ascii="Arial" w:eastAsia="Times New Roman" w:hAnsi="Arial" w:cs="Arial"/>
          <w:i/>
          <w:sz w:val="16"/>
          <w:szCs w:val="16"/>
          <w:vertAlign w:val="subscript"/>
          <w:lang w:val="en-US" w:eastAsia="zh-CN"/>
        </w:rPr>
        <w:t>0</w:t>
      </w:r>
      <w:r w:rsidRPr="00AE31BB">
        <w:rPr>
          <w:rFonts w:ascii="Arial" w:eastAsia="Times New Roman" w:hAnsi="Arial" w:cs="Arial"/>
          <w:i/>
          <w:color w:val="FF0000"/>
          <w:sz w:val="16"/>
          <w:szCs w:val="16"/>
          <w:u w:val="single"/>
          <w:lang w:val="en-US" w:eastAsia="zh-CN"/>
        </w:rPr>
        <w:t>+K</w:t>
      </w:r>
      <w:r w:rsidRPr="00AE31BB">
        <w:rPr>
          <w:rFonts w:ascii="Arial" w:eastAsia="Times New Roman" w:hAnsi="Arial" w:cs="Arial"/>
          <w:i/>
          <w:color w:val="FF0000"/>
          <w:sz w:val="16"/>
          <w:szCs w:val="16"/>
          <w:u w:val="single"/>
          <w:vertAlign w:val="subscript"/>
          <w:lang w:val="en-US" w:eastAsia="zh-CN"/>
        </w:rPr>
        <w:t>offset</w:t>
      </w:r>
      <w:r w:rsidRPr="00AE31BB">
        <w:rPr>
          <w:rFonts w:ascii="Arial" w:eastAsia="Times New Roman" w:hAnsi="Arial" w:cs="Arial"/>
          <w:iCs/>
          <w:sz w:val="16"/>
          <w:szCs w:val="16"/>
          <w:lang w:val="en-US" w:eastAsia="zh-CN"/>
        </w:rPr>
        <w:t xml:space="preserve"> for</w:t>
      </w:r>
      <w:r w:rsidRPr="00AE31BB">
        <w:rPr>
          <w:rFonts w:ascii="Arial" w:eastAsia="Times New Roman" w:hAnsi="Arial" w:cs="Arial"/>
          <w:sz w:val="16"/>
          <w:szCs w:val="16"/>
          <w:lang w:val="en-US" w:eastAsia="zh-CN"/>
        </w:rPr>
        <w:t xml:space="preserve"> FDD</w:t>
      </w:r>
    </w:p>
    <w:p w14:paraId="0BDDFDA6" w14:textId="77777777" w:rsidR="008075AF" w:rsidRPr="00AE31BB" w:rsidRDefault="008075AF" w:rsidP="008075AF">
      <w:pPr>
        <w:overflowPunct w:val="0"/>
        <w:ind w:leftChars="242" w:left="768" w:hanging="284"/>
        <w:textAlignment w:val="baseline"/>
        <w:rPr>
          <w:rFonts w:ascii="Arial" w:eastAsia="Times New Roman" w:hAnsi="Arial" w:cs="Arial"/>
          <w:sz w:val="16"/>
          <w:szCs w:val="16"/>
          <w:lang w:val="en-US"/>
        </w:rPr>
      </w:pPr>
      <w:r w:rsidRPr="00AE31BB">
        <w:rPr>
          <w:rFonts w:ascii="Arial" w:eastAsia="Times New Roman" w:hAnsi="Arial" w:cs="Arial"/>
          <w:sz w:val="16"/>
          <w:szCs w:val="16"/>
          <w:lang w:val="en-US" w:eastAsia="zh-CN"/>
        </w:rPr>
        <w:t>-</w:t>
      </w:r>
      <w:r w:rsidRPr="00AE31BB">
        <w:rPr>
          <w:rFonts w:ascii="Arial" w:eastAsia="Times New Roman" w:hAnsi="Arial" w:cs="Arial"/>
          <w:sz w:val="16"/>
          <w:szCs w:val="16"/>
          <w:lang w:val="en-US" w:eastAsia="zh-CN"/>
        </w:rPr>
        <w:tab/>
      </w:r>
      <w:r w:rsidRPr="00AE31BB">
        <w:rPr>
          <w:rFonts w:ascii="Arial" w:eastAsia="Times New Roman" w:hAnsi="Arial" w:cs="Arial"/>
          <w:i/>
          <w:sz w:val="16"/>
          <w:szCs w:val="16"/>
          <w:lang w:val="en-US" w:eastAsia="zh-CN"/>
        </w:rPr>
        <w:t>n</w:t>
      </w:r>
      <w:r w:rsidRPr="00AE31BB">
        <w:rPr>
          <w:rFonts w:ascii="Arial" w:eastAsia="Times New Roman" w:hAnsi="Arial" w:cs="Arial"/>
          <w:i/>
          <w:sz w:val="16"/>
          <w:szCs w:val="16"/>
          <w:vertAlign w:val="subscript"/>
          <w:lang w:val="en-US" w:eastAsia="zh-CN"/>
        </w:rPr>
        <w:t>0</w:t>
      </w:r>
      <w:r w:rsidRPr="00AE31BB">
        <w:rPr>
          <w:rFonts w:ascii="Arial" w:eastAsia="Times New Roman" w:hAnsi="Arial" w:cs="Arial"/>
          <w:sz w:val="16"/>
          <w:szCs w:val="16"/>
          <w:lang w:val="en-US" w:eastAsia="zh-CN"/>
        </w:rPr>
        <w:t xml:space="preserve"> is the first NB-IoT UL slot starting after </w:t>
      </w:r>
      <w:r w:rsidRPr="00AE31BB">
        <w:rPr>
          <w:rFonts w:ascii="Arial" w:eastAsia="Times New Roman" w:hAnsi="Arial" w:cs="Arial"/>
          <w:i/>
          <w:sz w:val="16"/>
          <w:szCs w:val="16"/>
          <w:lang w:val="en-US" w:eastAsia="zh-CN"/>
        </w:rPr>
        <w:t>k</w:t>
      </w:r>
      <w:r w:rsidRPr="00AE31BB">
        <w:rPr>
          <w:rFonts w:ascii="Arial" w:eastAsia="Times New Roman" w:hAnsi="Arial" w:cs="Arial"/>
          <w:i/>
          <w:sz w:val="16"/>
          <w:szCs w:val="16"/>
          <w:vertAlign w:val="subscript"/>
          <w:lang w:val="en-US" w:eastAsia="zh-CN"/>
        </w:rPr>
        <w:t>0</w:t>
      </w:r>
      <w:r w:rsidRPr="00AE31BB">
        <w:rPr>
          <w:rFonts w:ascii="Arial" w:eastAsia="Times New Roman" w:hAnsi="Arial" w:cs="Arial"/>
          <w:sz w:val="16"/>
          <w:szCs w:val="16"/>
          <w:lang w:val="en-US" w:eastAsia="zh-CN"/>
        </w:rPr>
        <w:t xml:space="preserve"> NB-IoT UL subframes following the end of </w:t>
      </w:r>
      <w:r w:rsidRPr="00AE31BB">
        <w:rPr>
          <w:rFonts w:ascii="Arial" w:eastAsia="Times New Roman" w:hAnsi="Arial" w:cs="Arial"/>
          <w:i/>
          <w:sz w:val="16"/>
          <w:szCs w:val="16"/>
          <w:lang w:val="en-US" w:eastAsia="zh-CN"/>
        </w:rPr>
        <w:t>n</w:t>
      </w:r>
      <w:r w:rsidRPr="00AE31BB">
        <w:rPr>
          <w:rFonts w:ascii="Arial" w:eastAsia="Times New Roman" w:hAnsi="Arial" w:cs="Arial"/>
          <w:sz w:val="16"/>
          <w:szCs w:val="16"/>
          <w:lang w:val="en-US" w:eastAsia="zh-CN"/>
        </w:rPr>
        <w:t>+8</w:t>
      </w:r>
      <w:r w:rsidRPr="00AE31BB">
        <w:rPr>
          <w:rFonts w:ascii="Arial" w:eastAsia="Times New Roman" w:hAnsi="Arial" w:cs="Arial"/>
          <w:i/>
          <w:color w:val="FF0000"/>
          <w:sz w:val="16"/>
          <w:szCs w:val="16"/>
          <w:u w:val="single"/>
          <w:lang w:val="en-US" w:eastAsia="zh-CN"/>
        </w:rPr>
        <w:t>+K</w:t>
      </w:r>
      <w:r w:rsidRPr="00AE31BB">
        <w:rPr>
          <w:rFonts w:ascii="Arial" w:eastAsia="Times New Roman" w:hAnsi="Arial" w:cs="Arial"/>
          <w:i/>
          <w:color w:val="FF0000"/>
          <w:sz w:val="16"/>
          <w:szCs w:val="16"/>
          <w:u w:val="single"/>
          <w:vertAlign w:val="subscript"/>
          <w:lang w:val="en-US" w:eastAsia="zh-CN"/>
        </w:rPr>
        <w:t>offset</w:t>
      </w:r>
      <w:r w:rsidRPr="00AE31BB">
        <w:rPr>
          <w:rFonts w:ascii="Arial" w:eastAsia="Times New Roman" w:hAnsi="Arial" w:cs="Arial"/>
          <w:sz w:val="16"/>
          <w:szCs w:val="16"/>
          <w:lang w:val="en-US" w:eastAsia="zh-CN"/>
        </w:rPr>
        <w:t xml:space="preserve"> subframe for TDD</w:t>
      </w:r>
    </w:p>
    <w:p w14:paraId="5E588D57" w14:textId="77777777" w:rsidR="008075AF" w:rsidRPr="00AE31BB" w:rsidRDefault="008075AF" w:rsidP="008075AF">
      <w:pPr>
        <w:overflowPunct w:val="0"/>
        <w:ind w:leftChars="242" w:left="768" w:hanging="284"/>
        <w:textAlignment w:val="baseline"/>
        <w:rPr>
          <w:rFonts w:ascii="Arial" w:eastAsia="Times New Roman" w:hAnsi="Arial" w:cs="Arial"/>
          <w:sz w:val="16"/>
          <w:szCs w:val="16"/>
          <w:lang w:val="en-US"/>
        </w:rPr>
      </w:pPr>
      <w:r w:rsidRPr="00AE31BB">
        <w:rPr>
          <w:rFonts w:ascii="Arial" w:eastAsia="SimSun" w:hAnsi="Arial" w:cs="Arial"/>
          <w:sz w:val="16"/>
          <w:szCs w:val="16"/>
          <w:lang w:val="en-US" w:eastAsia="zh-CN"/>
        </w:rPr>
        <w:lastRenderedPageBreak/>
        <w:t>-</w:t>
      </w:r>
      <w:r w:rsidRPr="00AE31BB">
        <w:rPr>
          <w:rFonts w:ascii="Arial" w:eastAsia="SimSun" w:hAnsi="Arial" w:cs="Arial"/>
          <w:sz w:val="16"/>
          <w:szCs w:val="16"/>
          <w:lang w:val="en-US" w:eastAsia="zh-CN"/>
        </w:rPr>
        <w:tab/>
        <w:t xml:space="preserve">value of </w:t>
      </w:r>
      <w:r w:rsidRPr="00AE31BB">
        <w:rPr>
          <w:rFonts w:ascii="Arial" w:eastAsia="SimSun" w:hAnsi="Arial" w:cs="Arial"/>
          <w:i/>
          <w:sz w:val="16"/>
          <w:szCs w:val="16"/>
          <w:lang w:val="en-US" w:eastAsia="zh-CN"/>
        </w:rPr>
        <w:t>k</w:t>
      </w:r>
      <w:r w:rsidRPr="00AE31BB">
        <w:rPr>
          <w:rFonts w:ascii="Arial" w:eastAsia="SimSun" w:hAnsi="Arial" w:cs="Arial"/>
          <w:i/>
          <w:sz w:val="16"/>
          <w:szCs w:val="16"/>
          <w:vertAlign w:val="subscript"/>
          <w:lang w:val="en-US" w:eastAsia="zh-CN"/>
        </w:rPr>
        <w:t>0</w:t>
      </w:r>
      <w:r w:rsidRPr="00AE31BB">
        <w:rPr>
          <w:rFonts w:ascii="Arial" w:eastAsia="SimSun" w:hAnsi="Arial" w:cs="Arial"/>
          <w:sz w:val="16"/>
          <w:szCs w:val="16"/>
          <w:lang w:val="en-US" w:eastAsia="zh-CN"/>
        </w:rPr>
        <w:t xml:space="preserve"> is determined by the </w:t>
      </w:r>
      <w:r w:rsidRPr="00AE31BB">
        <w:rPr>
          <w:rFonts w:ascii="Arial" w:eastAsia="Times New Roman" w:hAnsi="Arial" w:cs="Arial"/>
          <w:sz w:val="16"/>
          <w:szCs w:val="16"/>
          <w:lang w:val="en-US" w:eastAsia="zh-CN"/>
        </w:rPr>
        <w:t>scheduling delay</w:t>
      </w:r>
      <w:r w:rsidRPr="00AE31BB">
        <w:rPr>
          <w:rFonts w:ascii="Arial" w:eastAsia="SimSun" w:hAnsi="Arial" w:cs="Arial"/>
          <w:sz w:val="16"/>
          <w:szCs w:val="16"/>
          <w:lang w:val="en-US" w:eastAsia="zh-CN"/>
        </w:rPr>
        <w:t xml:space="preserve"> field (</w:t>
      </w:r>
      <w:r w:rsidRPr="00AE31BB">
        <w:rPr>
          <w:rFonts w:ascii="Arial" w:eastAsia="Times New Roman" w:hAnsi="Arial" w:cs="Arial"/>
          <w:position w:val="-14"/>
          <w:sz w:val="16"/>
          <w:szCs w:val="16"/>
        </w:rPr>
        <w:object w:dxaOrig="564" w:dyaOrig="438" w14:anchorId="76AA090D">
          <v:shape id="_x0000_i1096" type="#_x0000_t75" style="width:27.75pt;height:21.75pt" o:ole="">
            <v:imagedata r:id="rId2221" o:title=""/>
          </v:shape>
          <o:OLEObject Type="Embed" ProgID="Equation.3" ShapeID="_x0000_i1096" DrawAspect="Content" ObjectID="_1713593453" r:id="rId2222"/>
        </w:object>
      </w:r>
      <w:r w:rsidRPr="00AE31BB">
        <w:rPr>
          <w:rFonts w:ascii="Arial" w:eastAsia="SimSun" w:hAnsi="Arial" w:cs="Arial"/>
          <w:sz w:val="16"/>
          <w:szCs w:val="16"/>
          <w:lang w:val="en-US" w:eastAsia="zh-CN"/>
        </w:rPr>
        <w:t>) in the corresponding DCI according to Table 16.5.1-1 for FDD and Table 16.5.1-1A for TDD</w:t>
      </w:r>
      <w:r w:rsidRPr="00AE31BB">
        <w:rPr>
          <w:rFonts w:ascii="Arial" w:eastAsia="Times New Roman" w:hAnsi="Arial" w:cs="Arial"/>
          <w:sz w:val="16"/>
          <w:szCs w:val="16"/>
          <w:lang w:val="en-US"/>
        </w:rPr>
        <w:t xml:space="preserve"> </w:t>
      </w:r>
    </w:p>
    <w:p w14:paraId="063319C0" w14:textId="77777777" w:rsidR="008075AF" w:rsidRPr="00AE31BB" w:rsidRDefault="008075AF" w:rsidP="00AE31BB">
      <w:pPr>
        <w:rPr>
          <w:color w:val="FF0000"/>
        </w:rPr>
      </w:pPr>
      <w:r w:rsidRPr="00AE31BB">
        <w:rPr>
          <w:color w:val="FF0000"/>
          <w:lang w:val="en-US" w:eastAsia="ko-KR"/>
        </w:rPr>
        <w:t>&lt;&lt;&lt;&lt; END of TEXT PROPOSAL for TS36.213 section 16.5.1 &gt;&gt;&gt;&gt;&gt;&gt;&gt;&gt;&gt;&gt;&gt;&gt;&gt;</w:t>
      </w:r>
    </w:p>
    <w:p w14:paraId="611D2851" w14:textId="77777777" w:rsidR="008075AF" w:rsidRDefault="008075AF" w:rsidP="008075AF">
      <w:pPr>
        <w:rPr>
          <w:lang w:eastAsia="x-none"/>
        </w:rPr>
      </w:pPr>
    </w:p>
    <w:p w14:paraId="36A0929A" w14:textId="77777777" w:rsidR="008075AF" w:rsidRDefault="008075AF" w:rsidP="008075AF">
      <w:r w:rsidRPr="00715B8B">
        <w:rPr>
          <w:highlight w:val="green"/>
        </w:rPr>
        <w:t>Agreement</w:t>
      </w:r>
    </w:p>
    <w:p w14:paraId="2F038435" w14:textId="1207DB89" w:rsidR="00AE31BB" w:rsidRDefault="00AE31BB" w:rsidP="00AE31BB">
      <w:r>
        <w:t>The following TP for TS 36.213 section 8.0 is adopted:</w:t>
      </w:r>
      <w:r w:rsidRPr="00AE31BB">
        <w:t xml:space="preserve"> </w:t>
      </w:r>
    </w:p>
    <w:p w14:paraId="2AF203CE" w14:textId="77777777" w:rsidR="008075AF" w:rsidRPr="00AE31BB" w:rsidRDefault="008075AF" w:rsidP="00AE31BB">
      <w:pPr>
        <w:rPr>
          <w:color w:val="FF0000"/>
          <w:lang w:val="en-US" w:eastAsia="ko-KR"/>
        </w:rPr>
      </w:pPr>
      <w:r w:rsidRPr="00AE31BB">
        <w:rPr>
          <w:color w:val="FF0000"/>
          <w:lang w:val="en-US" w:eastAsia="ko-KR"/>
        </w:rPr>
        <w:t>&lt;&lt;&lt;&lt; START of TEXT PROPOSAL for TS36.213 section 8.0 &gt;&gt;&gt;&gt;&gt;&gt;&gt;&gt;&gt;&gt;&gt;&gt;&gt;</w:t>
      </w:r>
    </w:p>
    <w:p w14:paraId="2188BA06" w14:textId="77777777" w:rsidR="008075AF" w:rsidRPr="00AE31BB" w:rsidRDefault="008075AF" w:rsidP="008075AF">
      <w:pPr>
        <w:overflowPunct w:val="0"/>
        <w:ind w:leftChars="100" w:left="200"/>
        <w:textAlignment w:val="baseline"/>
        <w:rPr>
          <w:rFonts w:ascii="Arial" w:eastAsia="SimSun" w:hAnsi="Arial" w:cs="Arial"/>
          <w:sz w:val="16"/>
          <w:szCs w:val="16"/>
          <w:lang w:val="en-US" w:eastAsia="zh-CN"/>
        </w:rPr>
      </w:pPr>
      <w:r w:rsidRPr="00AE31BB">
        <w:rPr>
          <w:rFonts w:ascii="Arial" w:eastAsia="SimSun" w:hAnsi="Arial" w:cs="Arial"/>
          <w:sz w:val="16"/>
          <w:szCs w:val="16"/>
          <w:lang w:val="en-US" w:eastAsia="zh-CN"/>
        </w:rPr>
        <w:t xml:space="preserve">A BL/CE UE shall upon detection on a given serving cell of an MPDCCH with DCI format 6-0A/6-0B scheduling PUSCH intended for the UE, perform a corresponding PUSCH transmission in subframe(s) </w:t>
      </w:r>
      <w:r w:rsidRPr="00AE31BB">
        <w:rPr>
          <w:rFonts w:ascii="Arial" w:eastAsia="Times New Roman" w:hAnsi="Arial" w:cs="Arial"/>
          <w:i/>
          <w:sz w:val="16"/>
          <w:szCs w:val="16"/>
          <w:lang w:val="en-US" w:eastAsia="zh-CN"/>
        </w:rPr>
        <w:t>n</w:t>
      </w:r>
      <w:r w:rsidRPr="00AE31BB">
        <w:rPr>
          <w:rFonts w:ascii="Arial" w:eastAsia="Times New Roman" w:hAnsi="Arial" w:cs="Arial"/>
          <w:i/>
          <w:sz w:val="16"/>
          <w:szCs w:val="16"/>
          <w:vertAlign w:val="subscript"/>
          <w:lang w:val="en-US" w:eastAsia="zh-CN"/>
        </w:rPr>
        <w:t>i</w:t>
      </w:r>
      <w:r w:rsidRPr="00AE31BB">
        <w:rPr>
          <w:rFonts w:ascii="Arial" w:eastAsia="SimSun" w:hAnsi="Arial" w:cs="Arial"/>
          <w:i/>
          <w:sz w:val="16"/>
          <w:szCs w:val="16"/>
          <w:lang w:val="en-US" w:eastAsia="zh-CN"/>
        </w:rPr>
        <w:t xml:space="preserve"> </w:t>
      </w:r>
      <w:r w:rsidRPr="00AE31BB">
        <w:rPr>
          <w:rFonts w:ascii="Arial" w:eastAsia="SimSun" w:hAnsi="Arial" w:cs="Arial"/>
          <w:sz w:val="16"/>
          <w:szCs w:val="16"/>
          <w:lang w:val="en-US" w:eastAsia="zh-CN"/>
        </w:rPr>
        <w:t xml:space="preserve">= </w:t>
      </w:r>
      <w:r w:rsidRPr="00AE31BB">
        <w:rPr>
          <w:rFonts w:ascii="Arial" w:eastAsia="SimSun" w:hAnsi="Arial" w:cs="Arial"/>
          <w:i/>
          <w:sz w:val="16"/>
          <w:szCs w:val="16"/>
          <w:lang w:val="en-US" w:eastAsia="zh-CN"/>
        </w:rPr>
        <w:t>n+k</w:t>
      </w:r>
      <w:r w:rsidRPr="00AE31BB">
        <w:rPr>
          <w:rFonts w:ascii="Arial" w:eastAsia="SimSun" w:hAnsi="Arial" w:cs="Arial"/>
          <w:i/>
          <w:sz w:val="16"/>
          <w:szCs w:val="16"/>
          <w:vertAlign w:val="subscript"/>
          <w:lang w:val="en-US" w:eastAsia="zh-CN"/>
        </w:rPr>
        <w:t>i</w:t>
      </w:r>
      <w:r w:rsidRPr="00AE31BB">
        <w:rPr>
          <w:rFonts w:ascii="Arial" w:eastAsia="SimSun" w:hAnsi="Arial" w:cs="Arial"/>
          <w:i/>
          <w:sz w:val="16"/>
          <w:szCs w:val="16"/>
          <w:lang w:val="en-US" w:eastAsia="zh-CN"/>
        </w:rPr>
        <w:t>+K</w:t>
      </w:r>
      <w:r w:rsidRPr="00AE31BB">
        <w:rPr>
          <w:rFonts w:ascii="Arial" w:eastAsia="SimSun" w:hAnsi="Arial" w:cs="Arial"/>
          <w:i/>
          <w:sz w:val="16"/>
          <w:szCs w:val="16"/>
          <w:vertAlign w:val="subscript"/>
          <w:lang w:val="en-US" w:eastAsia="zh-CN"/>
        </w:rPr>
        <w:t>offset</w:t>
      </w:r>
      <w:r w:rsidRPr="00AE31BB">
        <w:rPr>
          <w:rFonts w:ascii="Arial" w:eastAsia="Times New Roman" w:hAnsi="Arial" w:cs="Arial"/>
          <w:sz w:val="16"/>
          <w:szCs w:val="16"/>
          <w:lang w:val="en-US"/>
        </w:rPr>
        <w:t xml:space="preserve"> if a transport block(s) corresponding to the HARQ process(es) of the PUSCH transmission is generated as described in [8]</w:t>
      </w:r>
      <w:r w:rsidRPr="00AE31BB">
        <w:rPr>
          <w:rFonts w:ascii="Arial" w:eastAsia="SimSun" w:hAnsi="Arial" w:cs="Arial"/>
          <w:sz w:val="16"/>
          <w:szCs w:val="16"/>
          <w:lang w:val="en-US" w:eastAsia="zh-CN"/>
        </w:rPr>
        <w:t xml:space="preserve"> with </w:t>
      </w:r>
      <w:r w:rsidRPr="00AE31BB">
        <w:rPr>
          <w:rFonts w:ascii="Arial" w:eastAsia="SimSun" w:hAnsi="Arial" w:cs="Arial"/>
          <w:i/>
          <w:sz w:val="16"/>
          <w:szCs w:val="16"/>
          <w:lang w:val="en-US" w:eastAsia="zh-CN"/>
        </w:rPr>
        <w:t xml:space="preserve">i = 0, 1, …, </w:t>
      </w:r>
      <w:r w:rsidRPr="00AE31BB">
        <w:rPr>
          <w:rFonts w:ascii="Arial" w:eastAsia="Yu Mincho" w:hAnsi="Arial" w:cs="Arial"/>
          <w:i/>
          <w:sz w:val="16"/>
          <w:szCs w:val="16"/>
          <w:lang w:val="en-US" w:eastAsia="zh-CN"/>
        </w:rPr>
        <w:t>N</w:t>
      </w:r>
      <w:r w:rsidRPr="00AE31BB">
        <w:rPr>
          <w:rFonts w:ascii="Arial" w:eastAsia="Yu Mincho" w:hAnsi="Arial" w:cs="Arial"/>
          <w:i/>
          <w:sz w:val="16"/>
          <w:szCs w:val="16"/>
          <w:vertAlign w:val="subscript"/>
          <w:lang w:val="en-US" w:eastAsia="zh-CN"/>
        </w:rPr>
        <w:t>TB</w:t>
      </w:r>
      <w:r w:rsidRPr="00AE31BB">
        <w:rPr>
          <w:rFonts w:ascii="Arial" w:eastAsia="SimSun" w:hAnsi="Arial" w:cs="Arial"/>
          <w:i/>
          <w:sz w:val="16"/>
          <w:szCs w:val="16"/>
          <w:lang w:val="en-US" w:eastAsia="zh-CN"/>
        </w:rPr>
        <w:t>N-1</w:t>
      </w:r>
      <w:r w:rsidRPr="00AE31BB">
        <w:rPr>
          <w:rFonts w:ascii="Arial" w:eastAsia="SimSun" w:hAnsi="Arial" w:cs="Arial"/>
          <w:sz w:val="16"/>
          <w:szCs w:val="16"/>
          <w:lang w:val="en-US" w:eastAsia="zh-CN"/>
        </w:rPr>
        <w:t xml:space="preserve"> according to the MPDCCH, where</w:t>
      </w:r>
    </w:p>
    <w:p w14:paraId="155536E6" w14:textId="77777777" w:rsidR="008075AF" w:rsidRPr="00AE31BB" w:rsidRDefault="008075AF" w:rsidP="008075AF">
      <w:pPr>
        <w:overflowPunct w:val="0"/>
        <w:ind w:leftChars="242" w:left="768" w:hanging="284"/>
        <w:textAlignment w:val="baseline"/>
        <w:rPr>
          <w:rFonts w:ascii="Arial" w:eastAsia="SimSun" w:hAnsi="Arial" w:cs="Arial"/>
          <w:sz w:val="16"/>
          <w:szCs w:val="16"/>
          <w:lang w:val="en-US" w:eastAsia="zh-CN"/>
        </w:rPr>
      </w:pPr>
      <w:r w:rsidRPr="00AE31BB">
        <w:rPr>
          <w:rFonts w:ascii="Arial" w:eastAsia="SimSun" w:hAnsi="Arial" w:cs="Arial"/>
          <w:sz w:val="16"/>
          <w:szCs w:val="16"/>
          <w:lang w:val="en-US" w:eastAsia="zh-CN"/>
        </w:rPr>
        <w:t>-</w:t>
      </w:r>
      <w:r w:rsidRPr="00AE31BB">
        <w:rPr>
          <w:rFonts w:ascii="Arial" w:eastAsia="SimSun" w:hAnsi="Arial" w:cs="Arial"/>
          <w:sz w:val="16"/>
          <w:szCs w:val="16"/>
          <w:lang w:val="en-US" w:eastAsia="zh-CN"/>
        </w:rPr>
        <w:tab/>
        <w:t xml:space="preserve">subframe </w:t>
      </w:r>
      <w:r w:rsidRPr="00AE31BB">
        <w:rPr>
          <w:rFonts w:ascii="Arial" w:eastAsia="SimSun" w:hAnsi="Arial" w:cs="Arial"/>
          <w:i/>
          <w:sz w:val="16"/>
          <w:szCs w:val="16"/>
          <w:lang w:val="en-US" w:eastAsia="zh-CN"/>
        </w:rPr>
        <w:t>n</w:t>
      </w:r>
      <w:r w:rsidRPr="00AE31BB">
        <w:rPr>
          <w:rFonts w:ascii="Arial" w:eastAsia="SimSun" w:hAnsi="Arial" w:cs="Arial"/>
          <w:sz w:val="16"/>
          <w:szCs w:val="16"/>
          <w:lang w:val="en-US" w:eastAsia="zh-CN"/>
        </w:rPr>
        <w:t xml:space="preserve"> is the last subframe in which the MPDCCH is transmitted; </w:t>
      </w:r>
    </w:p>
    <w:p w14:paraId="0127CA4F" w14:textId="77777777" w:rsidR="008075AF" w:rsidRPr="00AE31BB" w:rsidRDefault="008075AF" w:rsidP="008075AF">
      <w:pPr>
        <w:overflowPunct w:val="0"/>
        <w:ind w:leftChars="242" w:left="768" w:hanging="284"/>
        <w:textAlignment w:val="baseline"/>
        <w:rPr>
          <w:rFonts w:ascii="Arial" w:eastAsia="SimSun" w:hAnsi="Arial" w:cs="Arial"/>
          <w:sz w:val="16"/>
          <w:szCs w:val="16"/>
          <w:lang w:val="en-US" w:eastAsia="zh-CN"/>
        </w:rPr>
      </w:pPr>
      <w:r w:rsidRPr="00AE31BB">
        <w:rPr>
          <w:rFonts w:ascii="Arial" w:eastAsia="SimSun" w:hAnsi="Arial" w:cs="Arial"/>
          <w:sz w:val="16"/>
          <w:szCs w:val="16"/>
          <w:lang w:val="en-US" w:eastAsia="zh-CN"/>
        </w:rPr>
        <w:t>-</w:t>
      </w:r>
      <w:r w:rsidRPr="00AE31BB">
        <w:rPr>
          <w:rFonts w:ascii="Arial" w:eastAsia="SimSun" w:hAnsi="Arial" w:cs="Arial"/>
          <w:sz w:val="16"/>
          <w:szCs w:val="16"/>
          <w:lang w:val="en-US" w:eastAsia="zh-CN"/>
        </w:rPr>
        <w:tab/>
        <w:t xml:space="preserve">the value of </w:t>
      </w:r>
      <w:r w:rsidRPr="00AE31BB">
        <w:rPr>
          <w:rFonts w:ascii="Arial" w:eastAsia="Times New Roman" w:hAnsi="Arial" w:cs="Arial"/>
          <w:position w:val="-10"/>
          <w:sz w:val="16"/>
          <w:szCs w:val="16"/>
        </w:rPr>
        <w:object w:dxaOrig="449" w:dyaOrig="311" w14:anchorId="742A38D2">
          <v:shape id="_x0000_i1097" type="#_x0000_t75" style="width:22.5pt;height:15.75pt" o:ole="">
            <v:imagedata r:id="rId2217" o:title=""/>
          </v:shape>
          <o:OLEObject Type="Embed" ProgID="Equation.DSMT4" ShapeID="_x0000_i1097" DrawAspect="Content" ObjectID="_1713593454" r:id="rId2223"/>
        </w:object>
      </w:r>
      <w:r w:rsidRPr="00AE31BB">
        <w:rPr>
          <w:rFonts w:ascii="Arial" w:eastAsia="SimSun" w:hAnsi="Arial" w:cs="Arial"/>
          <w:sz w:val="16"/>
          <w:szCs w:val="16"/>
          <w:lang w:val="en-US" w:eastAsia="zh-CN"/>
        </w:rPr>
        <w:t xml:space="preserve">is the </w:t>
      </w:r>
      <w:r w:rsidRPr="00AE31BB">
        <w:rPr>
          <w:rFonts w:ascii="Arial" w:eastAsia="Times New Roman" w:hAnsi="Arial" w:cs="Arial"/>
          <w:sz w:val="16"/>
          <w:szCs w:val="16"/>
          <w:lang w:val="en-US" w:eastAsia="zh-CN"/>
        </w:rPr>
        <w:t>number of scheduled TB</w:t>
      </w:r>
      <w:r w:rsidRPr="00AE31BB">
        <w:rPr>
          <w:rFonts w:ascii="Arial" w:eastAsia="SimSun" w:hAnsi="Arial" w:cs="Arial"/>
          <w:sz w:val="16"/>
          <w:szCs w:val="16"/>
          <w:lang w:val="en-US" w:eastAsia="zh-CN"/>
        </w:rPr>
        <w:t xml:space="preserve"> determined by the corresponding DCI if present, </w:t>
      </w:r>
      <w:r w:rsidRPr="00AE31BB">
        <w:rPr>
          <w:rFonts w:ascii="Arial" w:eastAsia="Times New Roman" w:hAnsi="Arial" w:cs="Arial"/>
          <w:position w:val="-10"/>
          <w:sz w:val="16"/>
          <w:szCs w:val="16"/>
        </w:rPr>
        <w:object w:dxaOrig="772" w:dyaOrig="311" w14:anchorId="12D2CF4C">
          <v:shape id="_x0000_i1098" type="#_x0000_t75" style="width:38.25pt;height:15.75pt" o:ole="">
            <v:imagedata r:id="rId2219" o:title=""/>
          </v:shape>
          <o:OLEObject Type="Embed" ProgID="Equation.DSMT4" ShapeID="_x0000_i1098" DrawAspect="Content" ObjectID="_1713593455" r:id="rId2224"/>
        </w:object>
      </w:r>
      <w:r w:rsidRPr="00AE31BB">
        <w:rPr>
          <w:rFonts w:ascii="Arial" w:eastAsia="SimSun" w:hAnsi="Arial" w:cs="Arial"/>
          <w:sz w:val="16"/>
          <w:szCs w:val="16"/>
          <w:lang w:val="en-US" w:eastAsia="zh-CN"/>
        </w:rPr>
        <w:t xml:space="preserve"> otherwise;</w:t>
      </w:r>
    </w:p>
    <w:p w14:paraId="6E88E761" w14:textId="77777777" w:rsidR="008075AF" w:rsidRPr="00AE31BB" w:rsidRDefault="008075AF" w:rsidP="008075AF">
      <w:pPr>
        <w:overflowPunct w:val="0"/>
        <w:ind w:leftChars="242" w:left="768" w:hanging="284"/>
        <w:textAlignment w:val="baseline"/>
        <w:rPr>
          <w:rFonts w:ascii="Arial" w:eastAsia="SimSun" w:hAnsi="Arial" w:cs="Arial"/>
          <w:sz w:val="16"/>
          <w:szCs w:val="16"/>
          <w:lang w:val="en-US" w:eastAsia="zh-CN"/>
        </w:rPr>
      </w:pPr>
      <w:r w:rsidRPr="00AE31BB">
        <w:rPr>
          <w:rFonts w:ascii="Arial" w:eastAsia="SimSun" w:hAnsi="Arial" w:cs="Arial"/>
          <w:i/>
          <w:sz w:val="16"/>
          <w:szCs w:val="16"/>
          <w:lang w:val="en-US" w:eastAsia="zh-CN"/>
        </w:rPr>
        <w:t>-</w:t>
      </w:r>
      <w:r w:rsidRPr="00AE31BB">
        <w:rPr>
          <w:rFonts w:ascii="Arial" w:eastAsia="SimSun" w:hAnsi="Arial" w:cs="Arial"/>
          <w:i/>
          <w:sz w:val="16"/>
          <w:szCs w:val="16"/>
          <w:lang w:val="en-US" w:eastAsia="zh-CN"/>
        </w:rPr>
        <w:tab/>
      </w:r>
      <w:r w:rsidRPr="00AE31BB">
        <w:rPr>
          <w:rFonts w:ascii="Arial" w:eastAsia="Times New Roman" w:hAnsi="Arial" w:cs="Arial"/>
          <w:position w:val="-14"/>
          <w:sz w:val="16"/>
          <w:szCs w:val="16"/>
        </w:rPr>
        <w:object w:dxaOrig="2120" w:dyaOrig="392" w14:anchorId="3C674597">
          <v:shape id="_x0000_i1099" type="#_x0000_t75" style="width:90.75pt;height:16.5pt" o:ole="">
            <v:imagedata r:id="rId2225" o:title=""/>
          </v:shape>
          <o:OLEObject Type="Embed" ProgID="Equation.DSMT4" ShapeID="_x0000_i1099" DrawAspect="Content" ObjectID="_1713593456" r:id="rId2226"/>
        </w:object>
      </w:r>
      <w:r w:rsidRPr="00AE31BB">
        <w:rPr>
          <w:rFonts w:ascii="Arial" w:eastAsia="SimSun" w:hAnsi="Arial" w:cs="Arial"/>
          <w:sz w:val="16"/>
          <w:szCs w:val="16"/>
          <w:lang w:val="en-US" w:eastAsia="zh-CN"/>
        </w:rPr>
        <w:t xml:space="preserve"> and the value of </w:t>
      </w:r>
      <w:r w:rsidRPr="00AE31BB">
        <w:rPr>
          <w:rFonts w:ascii="Arial" w:eastAsia="Times New Roman" w:hAnsi="Arial" w:cs="Arial"/>
          <w:position w:val="-12"/>
          <w:sz w:val="16"/>
          <w:szCs w:val="16"/>
        </w:rPr>
        <w:object w:dxaOrig="1728" w:dyaOrig="323" w14:anchorId="60E5876C">
          <v:shape id="_x0000_i1100" type="#_x0000_t75" style="width:86.25pt;height:15.75pt" o:ole="">
            <v:imagedata r:id="rId2227" o:title=""/>
          </v:shape>
          <o:OLEObject Type="Embed" ProgID="Equation.DSMT4" ShapeID="_x0000_i1100" DrawAspect="Content" ObjectID="_1713593457" r:id="rId2228"/>
        </w:object>
      </w:r>
      <w:r w:rsidRPr="00AE31BB">
        <w:rPr>
          <w:rFonts w:ascii="Arial" w:eastAsia="SimSun" w:hAnsi="Arial" w:cs="Arial"/>
          <w:sz w:val="16"/>
          <w:szCs w:val="16"/>
          <w:lang w:val="en-US" w:eastAsia="zh-CN"/>
        </w:rPr>
        <w:t xml:space="preserve"> is determined by the </w:t>
      </w:r>
      <w:r w:rsidRPr="00AE31BB">
        <w:rPr>
          <w:rFonts w:ascii="Arial" w:eastAsia="Times New Roman" w:hAnsi="Arial" w:cs="Arial"/>
          <w:i/>
          <w:sz w:val="16"/>
          <w:szCs w:val="16"/>
          <w:lang w:val="en-US" w:eastAsia="zh-CN"/>
        </w:rPr>
        <w:t>repetition number</w:t>
      </w:r>
      <w:r w:rsidRPr="00AE31BB">
        <w:rPr>
          <w:rFonts w:ascii="Arial" w:eastAsia="SimSun" w:hAnsi="Arial" w:cs="Arial"/>
          <w:sz w:val="16"/>
          <w:szCs w:val="16"/>
          <w:lang w:val="en-US" w:eastAsia="zh-CN"/>
        </w:rPr>
        <w:t xml:space="preserve"> field in the corresponding DCI, where</w:t>
      </w:r>
    </w:p>
    <w:p w14:paraId="1521544D" w14:textId="77777777" w:rsidR="008075AF" w:rsidRPr="00AE31BB" w:rsidRDefault="008075AF" w:rsidP="008075AF">
      <w:pPr>
        <w:overflowPunct w:val="0"/>
        <w:ind w:leftChars="383" w:left="1050" w:hanging="284"/>
        <w:textAlignment w:val="baseline"/>
        <w:rPr>
          <w:rFonts w:ascii="Arial" w:eastAsia="SimSun" w:hAnsi="Arial" w:cs="Arial"/>
          <w:sz w:val="16"/>
          <w:szCs w:val="16"/>
          <w:lang w:val="en-US" w:eastAsia="zh-CN"/>
        </w:rPr>
      </w:pPr>
      <w:r w:rsidRPr="00AE31BB">
        <w:rPr>
          <w:rFonts w:ascii="Arial" w:eastAsia="SimSun" w:hAnsi="Arial" w:cs="Arial"/>
          <w:sz w:val="16"/>
          <w:szCs w:val="16"/>
          <w:lang w:val="en-US" w:eastAsia="zh-CN"/>
        </w:rPr>
        <w:t>-</w:t>
      </w:r>
      <w:r w:rsidRPr="00AE31BB">
        <w:rPr>
          <w:rFonts w:ascii="Arial" w:eastAsia="SimSun" w:hAnsi="Arial" w:cs="Arial"/>
          <w:sz w:val="16"/>
          <w:szCs w:val="16"/>
          <w:lang w:val="en-US" w:eastAsia="zh-CN"/>
        </w:rPr>
        <w:tab/>
        <w:t xml:space="preserve">if the UE is configured with higher layer parameter </w:t>
      </w:r>
      <w:r w:rsidRPr="00AE31BB">
        <w:rPr>
          <w:rFonts w:ascii="Arial" w:eastAsia="SimSun" w:hAnsi="Arial" w:cs="Arial"/>
          <w:i/>
          <w:sz w:val="16"/>
          <w:szCs w:val="16"/>
          <w:lang w:val="en-US" w:eastAsia="zh-CN"/>
        </w:rPr>
        <w:t>ce-pdsch-puschEnhancement-config</w:t>
      </w:r>
      <w:r w:rsidRPr="00AE31BB">
        <w:rPr>
          <w:rFonts w:ascii="Arial" w:eastAsia="SimSun" w:hAnsi="Arial" w:cs="Arial"/>
          <w:sz w:val="16"/>
          <w:szCs w:val="16"/>
          <w:lang w:val="en-US" w:eastAsia="zh-CN"/>
        </w:rPr>
        <w:t xml:space="preserve"> with value 'On' </w:t>
      </w:r>
      <w:r w:rsidRPr="00AE31BB">
        <w:rPr>
          <w:rFonts w:ascii="Arial" w:eastAsia="Times New Roman" w:hAnsi="Arial" w:cs="Arial"/>
          <w:position w:val="-12"/>
          <w:sz w:val="16"/>
          <w:szCs w:val="16"/>
        </w:rPr>
        <w:object w:dxaOrig="1313" w:dyaOrig="392" w14:anchorId="608924B5">
          <v:shape id="_x0000_i1101" type="#_x0000_t75" style="width:50.25pt;height:15pt" o:ole="">
            <v:imagedata r:id="rId2229" o:title=""/>
          </v:shape>
          <o:OLEObject Type="Embed" ProgID="Equation.3" ShapeID="_x0000_i1101" DrawAspect="Content" ObjectID="_1713593458" r:id="rId2230"/>
        </w:object>
      </w:r>
      <w:r w:rsidRPr="00AE31BB">
        <w:rPr>
          <w:rFonts w:ascii="Arial" w:eastAsia="Times New Roman" w:hAnsi="Arial" w:cs="Arial"/>
          <w:sz w:val="16"/>
          <w:szCs w:val="16"/>
          <w:lang w:val="en-US"/>
        </w:rPr>
        <w:t>are given by {1,2,4,8,12,16,24,32}</w:t>
      </w:r>
      <w:r w:rsidRPr="00AE31BB">
        <w:rPr>
          <w:rFonts w:ascii="Arial" w:eastAsia="SimSun" w:hAnsi="Arial" w:cs="Arial"/>
          <w:sz w:val="16"/>
          <w:szCs w:val="16"/>
          <w:lang w:val="en-US" w:eastAsia="zh-CN"/>
        </w:rPr>
        <w:t xml:space="preserve"> </w:t>
      </w:r>
    </w:p>
    <w:p w14:paraId="3AABC7BE" w14:textId="0D7F9442" w:rsidR="008075AF" w:rsidRPr="00AE31BB" w:rsidRDefault="008075AF" w:rsidP="008075AF">
      <w:pPr>
        <w:overflowPunct w:val="0"/>
        <w:ind w:leftChars="383" w:left="1050" w:hanging="284"/>
        <w:textAlignment w:val="baseline"/>
        <w:rPr>
          <w:rFonts w:ascii="Arial" w:eastAsia="SimSun" w:hAnsi="Arial" w:cs="Arial"/>
          <w:sz w:val="16"/>
          <w:szCs w:val="16"/>
          <w:lang w:val="en-US" w:eastAsia="zh-CN"/>
        </w:rPr>
      </w:pPr>
      <w:r w:rsidRPr="00AE31BB">
        <w:rPr>
          <w:rFonts w:ascii="Arial" w:eastAsia="SimSun" w:hAnsi="Arial" w:cs="Arial"/>
          <w:sz w:val="16"/>
          <w:szCs w:val="16"/>
          <w:lang w:val="en-US" w:eastAsia="zh-CN"/>
        </w:rPr>
        <w:t>-</w:t>
      </w:r>
      <w:r w:rsidRPr="00AE31BB">
        <w:rPr>
          <w:rFonts w:ascii="Arial" w:eastAsia="SimSun" w:hAnsi="Arial" w:cs="Arial"/>
          <w:sz w:val="16"/>
          <w:szCs w:val="16"/>
          <w:lang w:val="en-US" w:eastAsia="zh-CN"/>
        </w:rPr>
        <w:tab/>
        <w:t xml:space="preserve">otherwise, </w:t>
      </w:r>
      <w:r w:rsidRPr="00AE31BB">
        <w:rPr>
          <w:rFonts w:ascii="Arial" w:eastAsia="Times New Roman" w:hAnsi="Arial" w:cs="Arial"/>
          <w:noProof/>
          <w:position w:val="-12"/>
          <w:sz w:val="16"/>
          <w:szCs w:val="16"/>
          <w:lang w:val="en-US" w:eastAsia="zh-CN"/>
        </w:rPr>
        <w:drawing>
          <wp:inline distT="0" distB="0" distL="0" distR="0" wp14:anchorId="085211DE" wp14:editId="67FA6EF5">
            <wp:extent cx="666750" cy="190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31" cstate="print">
                      <a:extLst>
                        <a:ext uri="{28A0092B-C50C-407E-A947-70E740481C1C}">
                          <a14:useLocalDpi xmlns:a14="http://schemas.microsoft.com/office/drawing/2010/main" val="0"/>
                        </a:ext>
                      </a:extLst>
                    </a:blip>
                    <a:srcRect/>
                    <a:stretch>
                      <a:fillRect/>
                    </a:stretch>
                  </pic:blipFill>
                  <pic:spPr bwMode="auto">
                    <a:xfrm>
                      <a:off x="0" y="0"/>
                      <a:ext cx="666750" cy="190500"/>
                    </a:xfrm>
                    <a:prstGeom prst="rect">
                      <a:avLst/>
                    </a:prstGeom>
                    <a:noFill/>
                    <a:ln>
                      <a:noFill/>
                    </a:ln>
                  </pic:spPr>
                </pic:pic>
              </a:graphicData>
            </a:graphic>
          </wp:inline>
        </w:drawing>
      </w:r>
      <w:r w:rsidRPr="00AE31BB">
        <w:rPr>
          <w:rFonts w:ascii="Arial" w:eastAsia="Times New Roman" w:hAnsi="Arial" w:cs="Arial"/>
          <w:sz w:val="16"/>
          <w:szCs w:val="16"/>
          <w:lang w:val="en-US"/>
        </w:rPr>
        <w:t>are given in</w:t>
      </w:r>
      <w:r w:rsidRPr="00AE31BB">
        <w:rPr>
          <w:rFonts w:ascii="Arial" w:eastAsia="SimSun" w:hAnsi="Arial" w:cs="Arial"/>
          <w:sz w:val="16"/>
          <w:szCs w:val="16"/>
          <w:lang w:val="en-US" w:eastAsia="zh-CN"/>
        </w:rPr>
        <w:t xml:space="preserve"> Table 8-2b and Table 8-2c; and</w:t>
      </w:r>
    </w:p>
    <w:p w14:paraId="6B1A9F95" w14:textId="77777777" w:rsidR="008075AF" w:rsidRPr="00AE31BB" w:rsidRDefault="008075AF" w:rsidP="008075AF">
      <w:pPr>
        <w:overflowPunct w:val="0"/>
        <w:ind w:leftChars="383" w:left="1050" w:hanging="284"/>
        <w:textAlignment w:val="baseline"/>
        <w:rPr>
          <w:rFonts w:ascii="Arial" w:eastAsia="SimSun" w:hAnsi="Arial" w:cs="Arial"/>
          <w:sz w:val="16"/>
          <w:szCs w:val="16"/>
          <w:lang w:val="en-US" w:eastAsia="zh-CN"/>
        </w:rPr>
      </w:pPr>
      <w:r w:rsidRPr="00AE31BB">
        <w:rPr>
          <w:rFonts w:ascii="Arial" w:eastAsia="SimSun" w:hAnsi="Arial" w:cs="Arial"/>
          <w:sz w:val="16"/>
          <w:szCs w:val="16"/>
          <w:lang w:val="en-US" w:eastAsia="zh-CN"/>
        </w:rPr>
        <w:t>-</w:t>
      </w:r>
      <w:r w:rsidRPr="00AE31BB">
        <w:rPr>
          <w:rFonts w:ascii="Arial" w:eastAsia="SimSun" w:hAnsi="Arial" w:cs="Arial"/>
          <w:sz w:val="16"/>
          <w:szCs w:val="16"/>
          <w:lang w:val="en-US" w:eastAsia="zh-CN"/>
        </w:rPr>
        <w:tab/>
      </w:r>
      <w:r w:rsidRPr="00AE31BB">
        <w:rPr>
          <w:rFonts w:ascii="Arial" w:eastAsia="Times New Roman" w:hAnsi="Arial" w:cs="Arial"/>
          <w:sz w:val="16"/>
          <w:szCs w:val="16"/>
          <w:lang w:val="en-US"/>
        </w:rPr>
        <w:t xml:space="preserve">if the UE is configured with higher layer parameter </w:t>
      </w:r>
      <w:r w:rsidRPr="00AE31BB">
        <w:rPr>
          <w:rFonts w:ascii="Arial" w:eastAsia="Times New Roman" w:hAnsi="Arial" w:cs="Arial"/>
          <w:i/>
          <w:sz w:val="16"/>
          <w:szCs w:val="16"/>
          <w:lang w:val="en-US"/>
        </w:rPr>
        <w:t>ce-PUSCH-SubPRB-Config-r15</w:t>
      </w:r>
      <w:r w:rsidRPr="00AE31BB">
        <w:rPr>
          <w:rFonts w:ascii="Arial" w:eastAsia="Times New Roman" w:hAnsi="Arial" w:cs="Arial"/>
          <w:sz w:val="16"/>
          <w:szCs w:val="16"/>
          <w:lang w:val="en-US"/>
        </w:rPr>
        <w:t xml:space="preserve">, and the PUSCH resource assignment in the corresponding DCI is using uplink resource allocation type 5, </w:t>
      </w:r>
      <w:r w:rsidRPr="00AE31BB">
        <w:rPr>
          <w:rFonts w:ascii="Arial" w:eastAsia="Times New Roman" w:hAnsi="Arial" w:cs="Arial"/>
          <w:position w:val="-30"/>
          <w:sz w:val="16"/>
          <w:szCs w:val="16"/>
        </w:rPr>
        <w:object w:dxaOrig="2788" w:dyaOrig="691" w14:anchorId="4F842A85">
          <v:shape id="_x0000_i1102" type="#_x0000_t75" style="width:139.5pt;height:34.5pt" o:ole="">
            <v:imagedata r:id="rId2232" o:title=""/>
          </v:shape>
          <o:OLEObject Type="Embed" ProgID="Equation.DSMT4" ShapeID="_x0000_i1102" DrawAspect="Content" ObjectID="_1713593459" r:id="rId2233"/>
        </w:object>
      </w:r>
      <w:r w:rsidRPr="00AE31BB">
        <w:rPr>
          <w:rFonts w:ascii="Arial" w:eastAsia="Times New Roman" w:hAnsi="Arial" w:cs="Arial"/>
          <w:sz w:val="16"/>
          <w:szCs w:val="16"/>
          <w:lang w:val="en-US"/>
        </w:rPr>
        <w:t xml:space="preserve"> where </w:t>
      </w:r>
      <w:r w:rsidRPr="00AE31BB">
        <w:rPr>
          <w:rFonts w:ascii="Arial" w:eastAsia="Times New Roman" w:hAnsi="Arial" w:cs="Arial"/>
          <w:i/>
          <w:sz w:val="16"/>
          <w:szCs w:val="16"/>
          <w:lang w:val="en-US"/>
        </w:rPr>
        <w:t>N</w:t>
      </w:r>
      <w:r w:rsidRPr="00AE31BB">
        <w:rPr>
          <w:rFonts w:ascii="Arial" w:eastAsia="Times New Roman" w:hAnsi="Arial" w:cs="Arial"/>
          <w:sz w:val="16"/>
          <w:szCs w:val="16"/>
          <w:lang w:val="en-US"/>
        </w:rPr>
        <w:t xml:space="preserve"> ≤ 32 for CE Mode A and </w:t>
      </w:r>
      <w:r w:rsidRPr="00AE31BB">
        <w:rPr>
          <w:rFonts w:ascii="Arial" w:eastAsia="Times New Roman" w:hAnsi="Arial" w:cs="Arial"/>
          <w:i/>
          <w:sz w:val="16"/>
          <w:szCs w:val="16"/>
          <w:lang w:val="en-US"/>
        </w:rPr>
        <w:t>N</w:t>
      </w:r>
      <w:r w:rsidRPr="00AE31BB">
        <w:rPr>
          <w:rFonts w:ascii="Arial" w:eastAsia="Times New Roman" w:hAnsi="Arial" w:cs="Arial"/>
          <w:sz w:val="16"/>
          <w:szCs w:val="16"/>
          <w:lang w:val="en-US"/>
        </w:rPr>
        <w:t xml:space="preserve"> ≤ 2048 for CE Mode B, </w:t>
      </w:r>
      <w:r w:rsidRPr="00AE31BB">
        <w:rPr>
          <w:rFonts w:ascii="Arial" w:eastAsia="Times New Roman" w:hAnsi="Arial" w:cs="Arial"/>
          <w:position w:val="-10"/>
          <w:sz w:val="16"/>
          <w:szCs w:val="16"/>
        </w:rPr>
        <w:object w:dxaOrig="530" w:dyaOrig="323" w14:anchorId="1C6004FD">
          <v:shape id="_x0000_i1103" type="#_x0000_t75" style="width:26.25pt;height:15.75pt" o:ole="">
            <v:imagedata r:id="rId2234" o:title=""/>
          </v:shape>
          <o:OLEObject Type="Embed" ProgID="Equation.DSMT4" ShapeID="_x0000_i1103" DrawAspect="Content" ObjectID="_1713593460" r:id="rId2235"/>
        </w:object>
      </w:r>
      <w:r w:rsidRPr="00AE31BB">
        <w:rPr>
          <w:rFonts w:ascii="Arial" w:eastAsia="Times New Roman" w:hAnsi="Arial" w:cs="Arial"/>
          <w:sz w:val="16"/>
          <w:szCs w:val="16"/>
          <w:lang w:val="en-US"/>
        </w:rPr>
        <w:t xml:space="preserve"> is defined in [3] and </w:t>
      </w:r>
      <w:r w:rsidRPr="00AE31BB">
        <w:rPr>
          <w:rFonts w:ascii="Arial" w:eastAsia="Times New Roman" w:hAnsi="Arial" w:cs="Arial"/>
          <w:position w:val="-12"/>
          <w:sz w:val="16"/>
          <w:szCs w:val="16"/>
        </w:rPr>
        <w:object w:dxaOrig="495" w:dyaOrig="392" w14:anchorId="2AAC1B21">
          <v:shape id="_x0000_i1104" type="#_x0000_t75" style="width:24.75pt;height:19.5pt" o:ole="">
            <v:imagedata r:id="rId2236" o:title=""/>
          </v:shape>
          <o:OLEObject Type="Embed" ProgID="Equation.DSMT4" ShapeID="_x0000_i1104" DrawAspect="Content" ObjectID="_1713593461" r:id="rId2237"/>
        </w:object>
      </w:r>
      <w:r w:rsidRPr="00AE31BB">
        <w:rPr>
          <w:rFonts w:ascii="Arial" w:eastAsia="Times New Roman" w:hAnsi="Arial" w:cs="Arial"/>
          <w:sz w:val="16"/>
          <w:szCs w:val="16"/>
          <w:lang w:val="en-US"/>
        </w:rPr>
        <w:t xml:space="preserve"> is determined according to procedure in clause 8.1.6, </w:t>
      </w:r>
      <w:r w:rsidRPr="00AE31BB">
        <w:rPr>
          <w:rFonts w:ascii="Arial" w:eastAsia="Times New Roman" w:hAnsi="Arial" w:cs="Arial"/>
          <w:position w:val="-6"/>
          <w:sz w:val="16"/>
          <w:szCs w:val="16"/>
        </w:rPr>
        <w:object w:dxaOrig="680" w:dyaOrig="271" w14:anchorId="279983D3">
          <v:shape id="_x0000_i1105" type="#_x0000_t75" style="width:33.75pt;height:13.5pt" o:ole="">
            <v:imagedata r:id="rId2238" o:title=""/>
          </v:shape>
          <o:OLEObject Type="Embed" ProgID="Equation.DSMT4" ShapeID="_x0000_i1105" DrawAspect="Content" ObjectID="_1713593462" r:id="rId2239"/>
        </w:object>
      </w:r>
      <w:r w:rsidRPr="00AE31BB">
        <w:rPr>
          <w:rFonts w:ascii="Arial" w:eastAsia="Times New Roman" w:hAnsi="Arial" w:cs="Arial"/>
          <w:sz w:val="16"/>
          <w:szCs w:val="16"/>
          <w:lang w:val="en-US"/>
        </w:rPr>
        <w:t xml:space="preserve"> otherwise</w:t>
      </w:r>
    </w:p>
    <w:p w14:paraId="776915FB" w14:textId="77777777" w:rsidR="008075AF" w:rsidRPr="00AE31BB" w:rsidRDefault="008075AF" w:rsidP="008075AF">
      <w:pPr>
        <w:overflowPunct w:val="0"/>
        <w:ind w:leftChars="383" w:left="1050" w:hanging="284"/>
        <w:textAlignment w:val="baseline"/>
        <w:rPr>
          <w:rFonts w:ascii="Arial" w:eastAsia="SimSun" w:hAnsi="Arial" w:cs="Arial"/>
          <w:sz w:val="16"/>
          <w:szCs w:val="16"/>
          <w:lang w:val="en-US" w:eastAsia="zh-CN"/>
        </w:rPr>
      </w:pPr>
      <w:r w:rsidRPr="00AE31BB">
        <w:rPr>
          <w:rFonts w:ascii="Arial" w:eastAsia="SimSun" w:hAnsi="Arial" w:cs="Arial"/>
          <w:sz w:val="16"/>
          <w:szCs w:val="16"/>
          <w:lang w:val="en-US" w:eastAsia="zh-CN"/>
        </w:rPr>
        <w:t>-</w:t>
      </w:r>
      <w:r w:rsidRPr="00AE31BB">
        <w:rPr>
          <w:rFonts w:ascii="Arial" w:eastAsia="SimSun" w:hAnsi="Arial" w:cs="Arial"/>
          <w:sz w:val="16"/>
          <w:szCs w:val="16"/>
          <w:lang w:val="en-US" w:eastAsia="zh-CN"/>
        </w:rPr>
        <w:tab/>
        <w:t xml:space="preserve">in case </w:t>
      </w:r>
      <w:r w:rsidRPr="00AE31BB">
        <w:rPr>
          <w:rFonts w:ascii="Arial" w:eastAsia="SimSun" w:hAnsi="Arial" w:cs="Arial"/>
          <w:i/>
          <w:sz w:val="16"/>
          <w:szCs w:val="16"/>
          <w:lang w:val="en-US" w:eastAsia="zh-CN"/>
        </w:rPr>
        <w:t>N&gt;1</w:t>
      </w:r>
      <w:r w:rsidRPr="00AE31BB">
        <w:rPr>
          <w:rFonts w:ascii="Arial" w:eastAsia="SimSun" w:hAnsi="Arial" w:cs="Arial"/>
          <w:sz w:val="16"/>
          <w:szCs w:val="16"/>
          <w:lang w:val="en-US" w:eastAsia="zh-CN"/>
        </w:rPr>
        <w:t xml:space="preserve">, subframe(s) </w:t>
      </w:r>
      <w:r w:rsidRPr="00AE31BB">
        <w:rPr>
          <w:rFonts w:ascii="Arial" w:eastAsia="SimSun" w:hAnsi="Arial" w:cs="Arial"/>
          <w:i/>
          <w:sz w:val="16"/>
          <w:szCs w:val="16"/>
          <w:lang w:val="en-US" w:eastAsia="zh-CN"/>
        </w:rPr>
        <w:t>n+k</w:t>
      </w:r>
      <w:r w:rsidRPr="00AE31BB">
        <w:rPr>
          <w:rFonts w:ascii="Arial" w:eastAsia="SimSun" w:hAnsi="Arial" w:cs="Arial"/>
          <w:i/>
          <w:sz w:val="16"/>
          <w:szCs w:val="16"/>
          <w:vertAlign w:val="subscript"/>
          <w:lang w:val="en-US" w:eastAsia="zh-CN"/>
        </w:rPr>
        <w:t>i</w:t>
      </w:r>
      <w:r w:rsidRPr="00AE31BB">
        <w:rPr>
          <w:rFonts w:ascii="Arial" w:eastAsia="SimSun" w:hAnsi="Arial" w:cs="Arial"/>
          <w:iCs/>
          <w:color w:val="FF0000"/>
          <w:sz w:val="16"/>
          <w:szCs w:val="16"/>
          <w:u w:val="single"/>
          <w:lang w:val="en-US" w:eastAsia="zh-CN"/>
        </w:rPr>
        <w:t>+</w:t>
      </w:r>
      <w:r w:rsidRPr="00AE31BB">
        <w:rPr>
          <w:rFonts w:ascii="Arial" w:eastAsia="SimSun" w:hAnsi="Arial" w:cs="Arial"/>
          <w:i/>
          <w:color w:val="FF0000"/>
          <w:sz w:val="16"/>
          <w:szCs w:val="16"/>
          <w:u w:val="single"/>
          <w:lang w:val="en-US" w:eastAsia="zh-CN"/>
        </w:rPr>
        <w:t>K</w:t>
      </w:r>
      <w:r w:rsidRPr="00AE31BB">
        <w:rPr>
          <w:rFonts w:ascii="Arial" w:eastAsia="SimSun" w:hAnsi="Arial" w:cs="Arial"/>
          <w:i/>
          <w:color w:val="FF0000"/>
          <w:sz w:val="16"/>
          <w:szCs w:val="16"/>
          <w:u w:val="single"/>
          <w:vertAlign w:val="subscript"/>
          <w:lang w:val="en-US" w:eastAsia="zh-CN"/>
        </w:rPr>
        <w:t>offset</w:t>
      </w:r>
      <w:r w:rsidRPr="00AE31BB">
        <w:rPr>
          <w:rFonts w:ascii="Arial" w:eastAsia="SimSun" w:hAnsi="Arial" w:cs="Arial"/>
          <w:i/>
          <w:color w:val="FF0000"/>
          <w:sz w:val="16"/>
          <w:szCs w:val="16"/>
          <w:lang w:val="en-US" w:eastAsia="zh-CN"/>
        </w:rPr>
        <w:t xml:space="preserve"> </w:t>
      </w:r>
      <w:r w:rsidRPr="00AE31BB">
        <w:rPr>
          <w:rFonts w:ascii="Arial" w:eastAsia="SimSun" w:hAnsi="Arial" w:cs="Arial"/>
          <w:sz w:val="16"/>
          <w:szCs w:val="16"/>
          <w:lang w:val="en-US" w:eastAsia="zh-CN"/>
        </w:rPr>
        <w:t xml:space="preserve">with </w:t>
      </w:r>
      <w:r w:rsidRPr="00AE31BB">
        <w:rPr>
          <w:rFonts w:ascii="Arial" w:eastAsia="SimSun" w:hAnsi="Arial" w:cs="Arial"/>
          <w:i/>
          <w:sz w:val="16"/>
          <w:szCs w:val="16"/>
          <w:lang w:val="en-US" w:eastAsia="zh-CN"/>
        </w:rPr>
        <w:t>i=0,1,…,</w:t>
      </w:r>
      <w:r w:rsidRPr="00AE31BB">
        <w:rPr>
          <w:rFonts w:ascii="Arial" w:eastAsia="Yu Mincho" w:hAnsi="Arial" w:cs="Arial"/>
          <w:i/>
          <w:sz w:val="16"/>
          <w:szCs w:val="16"/>
          <w:lang w:val="en-US" w:eastAsia="zh-CN"/>
        </w:rPr>
        <w:t xml:space="preserve"> N</w:t>
      </w:r>
      <w:r w:rsidRPr="00AE31BB">
        <w:rPr>
          <w:rFonts w:ascii="Arial" w:eastAsia="Yu Mincho" w:hAnsi="Arial" w:cs="Arial"/>
          <w:i/>
          <w:sz w:val="16"/>
          <w:szCs w:val="16"/>
          <w:vertAlign w:val="subscript"/>
          <w:lang w:val="en-US" w:eastAsia="zh-CN"/>
        </w:rPr>
        <w:t>TB</w:t>
      </w:r>
      <w:r w:rsidRPr="00AE31BB">
        <w:rPr>
          <w:rFonts w:ascii="Arial" w:eastAsia="SimSun" w:hAnsi="Arial" w:cs="Arial"/>
          <w:i/>
          <w:sz w:val="16"/>
          <w:szCs w:val="16"/>
          <w:lang w:val="en-US" w:eastAsia="zh-CN"/>
        </w:rPr>
        <w:t>N-1</w:t>
      </w:r>
      <w:r w:rsidRPr="00AE31BB">
        <w:rPr>
          <w:rFonts w:ascii="Arial" w:eastAsia="SimSun" w:hAnsi="Arial" w:cs="Arial"/>
          <w:sz w:val="16"/>
          <w:szCs w:val="16"/>
          <w:lang w:val="en-US" w:eastAsia="zh-CN"/>
        </w:rPr>
        <w:t xml:space="preserve"> are </w:t>
      </w:r>
      <w:r w:rsidRPr="00AE31BB">
        <w:rPr>
          <w:rFonts w:ascii="Arial" w:eastAsia="Yu Mincho" w:hAnsi="Arial" w:cs="Arial"/>
          <w:i/>
          <w:sz w:val="16"/>
          <w:szCs w:val="16"/>
          <w:lang w:val="en-US" w:eastAsia="zh-CN"/>
        </w:rPr>
        <w:t>N</w:t>
      </w:r>
      <w:r w:rsidRPr="00AE31BB">
        <w:rPr>
          <w:rFonts w:ascii="Arial" w:eastAsia="Yu Mincho" w:hAnsi="Arial" w:cs="Arial"/>
          <w:i/>
          <w:sz w:val="16"/>
          <w:szCs w:val="16"/>
          <w:vertAlign w:val="subscript"/>
          <w:lang w:val="en-US" w:eastAsia="zh-CN"/>
        </w:rPr>
        <w:t>TB</w:t>
      </w:r>
      <w:r w:rsidRPr="00AE31BB">
        <w:rPr>
          <w:rFonts w:ascii="Arial" w:eastAsia="SimSun" w:hAnsi="Arial" w:cs="Arial"/>
          <w:i/>
          <w:sz w:val="16"/>
          <w:szCs w:val="16"/>
          <w:lang w:val="en-US" w:eastAsia="zh-CN"/>
        </w:rPr>
        <w:t>N</w:t>
      </w:r>
      <w:r w:rsidRPr="00AE31BB">
        <w:rPr>
          <w:rFonts w:ascii="Arial" w:eastAsia="SimSun" w:hAnsi="Arial" w:cs="Arial"/>
          <w:sz w:val="16"/>
          <w:szCs w:val="16"/>
          <w:lang w:val="en-US" w:eastAsia="zh-CN"/>
        </w:rPr>
        <w:t xml:space="preserve"> consecutive BL/CE UL subframe(s) starting with subframe </w:t>
      </w:r>
      <w:r w:rsidRPr="00AE31BB">
        <w:rPr>
          <w:rFonts w:ascii="Arial" w:eastAsia="SimSun" w:hAnsi="Arial" w:cs="Arial"/>
          <w:i/>
          <w:sz w:val="16"/>
          <w:szCs w:val="16"/>
          <w:lang w:val="en-US" w:eastAsia="zh-CN"/>
        </w:rPr>
        <w:t>n+x</w:t>
      </w:r>
      <w:r w:rsidRPr="00AE31BB">
        <w:rPr>
          <w:rFonts w:ascii="Arial" w:eastAsia="SimSun" w:hAnsi="Arial" w:cs="Arial"/>
          <w:iCs/>
          <w:color w:val="FF0000"/>
          <w:sz w:val="16"/>
          <w:szCs w:val="16"/>
          <w:u w:val="single"/>
          <w:lang w:val="en-US" w:eastAsia="zh-CN"/>
        </w:rPr>
        <w:t>+</w:t>
      </w:r>
      <w:r w:rsidRPr="00AE31BB">
        <w:rPr>
          <w:rFonts w:ascii="Arial" w:eastAsia="SimSun" w:hAnsi="Arial" w:cs="Arial"/>
          <w:i/>
          <w:color w:val="FF0000"/>
          <w:sz w:val="16"/>
          <w:szCs w:val="16"/>
          <w:u w:val="single"/>
          <w:lang w:val="en-US" w:eastAsia="zh-CN"/>
        </w:rPr>
        <w:t>K</w:t>
      </w:r>
      <w:r w:rsidRPr="00AE31BB">
        <w:rPr>
          <w:rFonts w:ascii="Arial" w:eastAsia="SimSun" w:hAnsi="Arial" w:cs="Arial"/>
          <w:i/>
          <w:color w:val="FF0000"/>
          <w:sz w:val="16"/>
          <w:szCs w:val="16"/>
          <w:u w:val="single"/>
          <w:vertAlign w:val="subscript"/>
          <w:lang w:val="en-US" w:eastAsia="zh-CN"/>
        </w:rPr>
        <w:t>offset</w:t>
      </w:r>
      <w:r w:rsidRPr="00AE31BB">
        <w:rPr>
          <w:rFonts w:ascii="Arial" w:eastAsia="SimSun" w:hAnsi="Arial" w:cs="Arial"/>
          <w:sz w:val="16"/>
          <w:szCs w:val="16"/>
          <w:lang w:val="en-US" w:eastAsia="zh-CN"/>
        </w:rPr>
        <w:t xml:space="preserve">, and in case </w:t>
      </w:r>
      <w:r w:rsidRPr="00AE31BB">
        <w:rPr>
          <w:rFonts w:ascii="Arial" w:eastAsia="SimSun" w:hAnsi="Arial" w:cs="Arial"/>
          <w:i/>
          <w:sz w:val="16"/>
          <w:szCs w:val="16"/>
          <w:lang w:val="en-US" w:eastAsia="zh-CN"/>
        </w:rPr>
        <w:t>N=1</w:t>
      </w:r>
      <w:r w:rsidRPr="00AE31BB">
        <w:rPr>
          <w:rFonts w:ascii="Arial" w:eastAsia="SimSun" w:hAnsi="Arial" w:cs="Arial"/>
          <w:sz w:val="16"/>
          <w:szCs w:val="16"/>
          <w:lang w:val="en-US" w:eastAsia="zh-CN"/>
        </w:rPr>
        <w:t xml:space="preserve">, </w:t>
      </w:r>
      <w:r w:rsidRPr="00AE31BB">
        <w:rPr>
          <w:rFonts w:ascii="Arial" w:eastAsia="SimSun" w:hAnsi="Arial" w:cs="Arial"/>
          <w:i/>
          <w:sz w:val="16"/>
          <w:szCs w:val="16"/>
          <w:lang w:val="en-US" w:eastAsia="zh-CN"/>
        </w:rPr>
        <w:t>k</w:t>
      </w:r>
      <w:r w:rsidRPr="00AE31BB">
        <w:rPr>
          <w:rFonts w:ascii="Arial" w:eastAsia="SimSun" w:hAnsi="Arial" w:cs="Arial"/>
          <w:i/>
          <w:sz w:val="16"/>
          <w:szCs w:val="16"/>
          <w:vertAlign w:val="subscript"/>
          <w:lang w:val="en-US" w:eastAsia="zh-CN"/>
        </w:rPr>
        <w:t>0</w:t>
      </w:r>
      <w:r w:rsidRPr="00AE31BB">
        <w:rPr>
          <w:rFonts w:ascii="Arial" w:eastAsia="SimSun" w:hAnsi="Arial" w:cs="Arial"/>
          <w:i/>
          <w:sz w:val="16"/>
          <w:szCs w:val="16"/>
          <w:lang w:val="en-US" w:eastAsia="zh-CN"/>
        </w:rPr>
        <w:t>=x</w:t>
      </w:r>
      <w:r w:rsidRPr="00AE31BB">
        <w:rPr>
          <w:rFonts w:ascii="Arial" w:eastAsia="SimSun" w:hAnsi="Arial" w:cs="Arial"/>
          <w:sz w:val="16"/>
          <w:szCs w:val="16"/>
          <w:lang w:val="en-US" w:eastAsia="zh-CN"/>
        </w:rPr>
        <w:t xml:space="preserve">; </w:t>
      </w:r>
    </w:p>
    <w:p w14:paraId="157D2BF5" w14:textId="77777777" w:rsidR="008075AF" w:rsidRPr="00AE31BB" w:rsidRDefault="008075AF" w:rsidP="008075AF">
      <w:pPr>
        <w:overflowPunct w:val="0"/>
        <w:ind w:leftChars="242" w:left="768" w:hanging="284"/>
        <w:textAlignment w:val="baseline"/>
        <w:rPr>
          <w:rFonts w:ascii="Arial" w:eastAsia="Times New Roman" w:hAnsi="Arial" w:cs="Arial"/>
          <w:color w:val="FF0000"/>
          <w:sz w:val="16"/>
          <w:szCs w:val="16"/>
          <w:lang w:val="en-US"/>
        </w:rPr>
      </w:pPr>
      <w:r w:rsidRPr="00AE31BB">
        <w:rPr>
          <w:rFonts w:ascii="Arial" w:eastAsia="Times New Roman" w:hAnsi="Arial" w:cs="Arial"/>
          <w:color w:val="FF0000"/>
          <w:sz w:val="16"/>
          <w:szCs w:val="16"/>
          <w:lang w:val="en-US"/>
        </w:rPr>
        <w:t>&lt;&lt;&lt;&lt; Portion of specification removed &gt;&gt;&gt;&gt;&gt;</w:t>
      </w:r>
    </w:p>
    <w:p w14:paraId="7E0C0D86" w14:textId="77777777" w:rsidR="008075AF" w:rsidRPr="00AE31BB" w:rsidRDefault="008075AF" w:rsidP="008075AF">
      <w:pPr>
        <w:overflowPunct w:val="0"/>
        <w:ind w:leftChars="242" w:left="768" w:hanging="284"/>
        <w:textAlignment w:val="baseline"/>
        <w:rPr>
          <w:rFonts w:ascii="Arial" w:eastAsia="SimSun" w:hAnsi="Arial" w:cs="Arial"/>
          <w:sz w:val="16"/>
          <w:szCs w:val="16"/>
          <w:lang w:val="en-US" w:eastAsia="zh-CN"/>
        </w:rPr>
      </w:pPr>
      <w:r w:rsidRPr="00AE31BB">
        <w:rPr>
          <w:rFonts w:ascii="Arial" w:eastAsia="SimSun" w:hAnsi="Arial" w:cs="Arial"/>
          <w:sz w:val="16"/>
          <w:szCs w:val="16"/>
          <w:lang w:val="en-US" w:eastAsia="zh-CN"/>
        </w:rPr>
        <w:t>-</w:t>
      </w:r>
      <w:r w:rsidRPr="00AE31BB">
        <w:rPr>
          <w:rFonts w:ascii="Arial" w:eastAsia="SimSun" w:hAnsi="Arial" w:cs="Arial"/>
          <w:sz w:val="16"/>
          <w:szCs w:val="16"/>
          <w:lang w:val="en-US" w:eastAsia="zh-CN"/>
        </w:rPr>
        <w:tab/>
        <w:t xml:space="preserve">for FDD, </w:t>
      </w:r>
      <w:r w:rsidRPr="00AE31BB">
        <w:rPr>
          <w:rFonts w:ascii="Arial" w:eastAsia="SimSun" w:hAnsi="Arial" w:cs="Arial"/>
          <w:i/>
          <w:sz w:val="16"/>
          <w:szCs w:val="16"/>
          <w:lang w:val="en-US" w:eastAsia="zh-CN"/>
        </w:rPr>
        <w:t>x = 4</w:t>
      </w:r>
      <w:r w:rsidRPr="00AE31BB">
        <w:rPr>
          <w:rFonts w:ascii="Arial" w:eastAsia="SimSun" w:hAnsi="Arial" w:cs="Arial"/>
          <w:sz w:val="16"/>
          <w:szCs w:val="16"/>
          <w:lang w:val="en-US" w:eastAsia="zh-CN"/>
        </w:rPr>
        <w:t xml:space="preserve">; </w:t>
      </w:r>
    </w:p>
    <w:p w14:paraId="2F6FBE60" w14:textId="77777777" w:rsidR="008075AF" w:rsidRPr="00AE31BB" w:rsidRDefault="008075AF" w:rsidP="00AE31BB">
      <w:pPr>
        <w:rPr>
          <w:color w:val="FF0000"/>
        </w:rPr>
      </w:pPr>
      <w:r w:rsidRPr="00AE31BB">
        <w:rPr>
          <w:color w:val="FF0000"/>
          <w:lang w:val="en-US" w:eastAsia="ko-KR"/>
        </w:rPr>
        <w:t>&lt;&lt;&lt;&lt; END of TEXT PROPOSAL for TS36.213 section 8.0 &gt;&gt;&gt;&gt;&gt;&gt;&gt;&gt;&gt;&gt;&gt;&gt;&gt;</w:t>
      </w:r>
    </w:p>
    <w:p w14:paraId="7A4B6DF3" w14:textId="77777777" w:rsidR="008075AF" w:rsidRDefault="008075AF" w:rsidP="00AE31BB"/>
    <w:p w14:paraId="3AC5F731" w14:textId="77777777" w:rsidR="008075AF" w:rsidRDefault="008075AF" w:rsidP="00AE31BB">
      <w:r w:rsidRPr="00FD28A6">
        <w:rPr>
          <w:highlight w:val="green"/>
        </w:rPr>
        <w:t>Agreement</w:t>
      </w:r>
    </w:p>
    <w:p w14:paraId="57A8ECA4" w14:textId="77777777" w:rsidR="008075AF" w:rsidRDefault="008075AF" w:rsidP="00AE31BB">
      <w:r>
        <w:t>In IoT NTN, the Koffset value signalled in system information (cell specific Koffset) is always used for NPDCCH and MPDCCH ordered NPRACH and PRACH timing relationships, respectively.</w:t>
      </w:r>
    </w:p>
    <w:p w14:paraId="068B2141" w14:textId="77777777" w:rsidR="008075AF" w:rsidRDefault="008075AF" w:rsidP="00AE31BB"/>
    <w:p w14:paraId="22876DA4" w14:textId="77777777" w:rsidR="008075AF" w:rsidRDefault="008075AF" w:rsidP="00AE31BB">
      <w:r w:rsidRPr="00FD28A6">
        <w:rPr>
          <w:highlight w:val="green"/>
        </w:rPr>
        <w:t>Agreement</w:t>
      </w:r>
    </w:p>
    <w:p w14:paraId="731E2612" w14:textId="1EF5C6D8" w:rsidR="00AE31BB" w:rsidRDefault="00AE31BB" w:rsidP="00AE31BB">
      <w:r>
        <w:t xml:space="preserve">The following TP for TS 36.213 section </w:t>
      </w:r>
      <w:bookmarkStart w:id="720" w:name="_Hlk96509748"/>
      <w:r>
        <w:t>16.3.2</w:t>
      </w:r>
      <w:bookmarkEnd w:id="720"/>
      <w:r>
        <w:t xml:space="preserve"> is adopted:</w:t>
      </w:r>
      <w:r w:rsidRPr="00AE31BB">
        <w:t xml:space="preserve"> </w:t>
      </w:r>
    </w:p>
    <w:p w14:paraId="6EF37C96" w14:textId="77777777" w:rsidR="008075AF" w:rsidRPr="00AE31BB" w:rsidRDefault="008075AF" w:rsidP="00AE31BB">
      <w:pPr>
        <w:rPr>
          <w:color w:val="FF0000"/>
          <w:lang w:val="en-US" w:eastAsia="ko-KR"/>
        </w:rPr>
      </w:pPr>
      <w:r w:rsidRPr="00AE31BB">
        <w:rPr>
          <w:color w:val="FF0000"/>
          <w:lang w:val="en-US" w:eastAsia="ko-KR"/>
        </w:rPr>
        <w:t>&lt;&lt;&lt;&lt; START of TEXT PROPOSAL for TS36.213 section 16.3.2 &gt;&gt;&gt;&gt;&gt;&gt;&gt;&gt;&gt;&gt;&gt;&gt;&gt;</w:t>
      </w:r>
    </w:p>
    <w:p w14:paraId="0DFF78D6" w14:textId="307F6A5B" w:rsidR="008075AF" w:rsidRPr="00AE31BB" w:rsidRDefault="008075AF" w:rsidP="008075AF">
      <w:pPr>
        <w:ind w:leftChars="100" w:left="200"/>
        <w:rPr>
          <w:rFonts w:ascii="Arial" w:hAnsi="Arial" w:cs="Arial"/>
          <w:sz w:val="16"/>
          <w:szCs w:val="16"/>
        </w:rPr>
      </w:pPr>
      <w:r w:rsidRPr="00AE31BB">
        <w:rPr>
          <w:rFonts w:ascii="Arial" w:hAnsi="Arial" w:cs="Arial"/>
          <w:sz w:val="16"/>
          <w:szCs w:val="16"/>
        </w:rPr>
        <w:t>I</w:t>
      </w:r>
      <w:r w:rsidRPr="00AE31BB">
        <w:rPr>
          <w:rFonts w:ascii="Arial" w:eastAsia="MS Mincho" w:hAnsi="Arial" w:cs="Arial"/>
          <w:sz w:val="16"/>
          <w:szCs w:val="16"/>
        </w:rPr>
        <w:t xml:space="preserve">n case a </w:t>
      </w:r>
      <w:r w:rsidRPr="00AE31BB">
        <w:rPr>
          <w:rFonts w:ascii="Arial" w:hAnsi="Arial" w:cs="Arial"/>
          <w:sz w:val="16"/>
          <w:szCs w:val="16"/>
        </w:rPr>
        <w:t>random access procedure</w:t>
      </w:r>
      <w:r w:rsidRPr="00AE31BB">
        <w:rPr>
          <w:rFonts w:ascii="Arial" w:eastAsia="MS Mincho" w:hAnsi="Arial" w:cs="Arial"/>
          <w:sz w:val="16"/>
          <w:szCs w:val="16"/>
        </w:rPr>
        <w:t xml:space="preserve"> is initiated by a "</w:t>
      </w:r>
      <w:r w:rsidRPr="00AE31BB">
        <w:rPr>
          <w:rFonts w:ascii="Arial" w:hAnsi="Arial" w:cs="Arial"/>
          <w:sz w:val="16"/>
          <w:szCs w:val="16"/>
        </w:rPr>
        <w:t>PDCCH order"</w:t>
      </w:r>
      <w:r w:rsidRPr="00AE31BB">
        <w:rPr>
          <w:rFonts w:ascii="Arial" w:eastAsia="SimSun" w:hAnsi="Arial" w:cs="Arial"/>
          <w:sz w:val="16"/>
          <w:szCs w:val="16"/>
          <w:lang w:eastAsia="zh-CN"/>
        </w:rPr>
        <w:t xml:space="preserve"> ending</w:t>
      </w:r>
      <w:r w:rsidRPr="00AE31BB">
        <w:rPr>
          <w:rFonts w:ascii="Arial" w:hAnsi="Arial" w:cs="Arial"/>
          <w:sz w:val="16"/>
          <w:szCs w:val="16"/>
        </w:rPr>
        <w:t xml:space="preserve"> in subframe </w:t>
      </w:r>
      <w:r w:rsidRPr="00AE31BB">
        <w:rPr>
          <w:rFonts w:ascii="Arial" w:hAnsi="Arial" w:cs="Arial"/>
          <w:i/>
          <w:sz w:val="16"/>
          <w:szCs w:val="16"/>
        </w:rPr>
        <w:t>n</w:t>
      </w:r>
      <w:r w:rsidRPr="00AE31BB">
        <w:rPr>
          <w:rFonts w:ascii="Arial" w:hAnsi="Arial" w:cs="Arial"/>
          <w:sz w:val="16"/>
          <w:szCs w:val="16"/>
        </w:rPr>
        <w:t xml:space="preserve">, the </w:t>
      </w:r>
      <w:r w:rsidRPr="00AE31BB">
        <w:rPr>
          <w:rFonts w:ascii="Arial" w:eastAsia="MS Mincho" w:hAnsi="Arial" w:cs="Arial"/>
          <w:sz w:val="16"/>
          <w:szCs w:val="16"/>
        </w:rPr>
        <w:t>UE shall</w:t>
      </w:r>
      <w:r w:rsidRPr="00AE31BB">
        <w:rPr>
          <w:rFonts w:ascii="Arial" w:hAnsi="Arial" w:cs="Arial"/>
          <w:sz w:val="16"/>
          <w:szCs w:val="16"/>
        </w:rPr>
        <w:t>,</w:t>
      </w:r>
      <w:r w:rsidRPr="00AE31BB">
        <w:rPr>
          <w:rFonts w:ascii="Arial" w:eastAsia="MS Mincho" w:hAnsi="Arial" w:cs="Arial"/>
          <w:sz w:val="16"/>
          <w:szCs w:val="16"/>
        </w:rPr>
        <w:t xml:space="preserve"> </w:t>
      </w:r>
      <w:r w:rsidRPr="00AE31BB">
        <w:rPr>
          <w:rFonts w:ascii="Arial" w:hAnsi="Arial" w:cs="Arial"/>
          <w:sz w:val="16"/>
          <w:szCs w:val="16"/>
        </w:rPr>
        <w:t>if requested by higher layers,</w:t>
      </w:r>
      <w:r w:rsidRPr="00AE31BB">
        <w:rPr>
          <w:rFonts w:ascii="Arial" w:eastAsia="MS Mincho" w:hAnsi="Arial" w:cs="Arial"/>
          <w:sz w:val="16"/>
          <w:szCs w:val="16"/>
        </w:rPr>
        <w:t xml:space="preserve"> start </w:t>
      </w:r>
      <w:r w:rsidRPr="00AE31BB">
        <w:rPr>
          <w:rFonts w:ascii="Arial" w:hAnsi="Arial" w:cs="Arial"/>
          <w:sz w:val="16"/>
          <w:szCs w:val="16"/>
        </w:rPr>
        <w:t xml:space="preserve">transmission of random access preamble at the end of the first subframe </w:t>
      </w:r>
      <m:oMath>
        <m:sSub>
          <m:sSubPr>
            <m:ctrlPr>
              <w:rPr>
                <w:rFonts w:ascii="Cambria Math" w:hAnsi="Cambria Math" w:cs="Arial"/>
                <w:i/>
                <w:color w:val="FF0000"/>
                <w:kern w:val="2"/>
                <w:sz w:val="16"/>
                <w:szCs w:val="16"/>
              </w:rPr>
            </m:ctrlPr>
          </m:sSubPr>
          <m:e>
            <m:r>
              <w:rPr>
                <w:rFonts w:ascii="Cambria Math" w:eastAsia="MS Mincho" w:hAnsi="Cambria Math" w:cs="Arial"/>
                <w:color w:val="FF0000"/>
                <w:kern w:val="2"/>
                <w:sz w:val="16"/>
                <w:szCs w:val="16"/>
              </w:rPr>
              <m:t>n+</m:t>
            </m:r>
            <m:sSub>
              <m:sSubPr>
                <m:ctrlPr>
                  <w:rPr>
                    <w:rFonts w:ascii="Cambria Math" w:hAnsi="Cambria Math" w:cs="Arial"/>
                    <w:i/>
                    <w:color w:val="FF0000"/>
                    <w:kern w:val="2"/>
                    <w:sz w:val="16"/>
                    <w:szCs w:val="16"/>
                  </w:rPr>
                </m:ctrlPr>
              </m:sSubPr>
              <m:e>
                <m:r>
                  <w:rPr>
                    <w:rFonts w:ascii="Cambria Math" w:eastAsia="MS Mincho" w:hAnsi="Cambria Math" w:cs="Arial"/>
                    <w:color w:val="FF0000"/>
                    <w:kern w:val="2"/>
                    <w:sz w:val="16"/>
                    <w:szCs w:val="16"/>
                  </w:rPr>
                  <m:t>k</m:t>
                </m:r>
              </m:e>
              <m:sub>
                <m:r>
                  <w:rPr>
                    <w:rFonts w:ascii="Cambria Math" w:eastAsia="MS Mincho" w:hAnsi="Cambria Math" w:cs="Arial"/>
                    <w:color w:val="FF0000"/>
                    <w:kern w:val="2"/>
                    <w:sz w:val="16"/>
                    <w:szCs w:val="16"/>
                  </w:rPr>
                  <m:t>2</m:t>
                </m:r>
              </m:sub>
            </m:sSub>
            <m:r>
              <w:rPr>
                <w:rFonts w:ascii="Cambria Math" w:eastAsia="MS Mincho" w:hAnsi="Cambria Math" w:cs="Arial"/>
                <w:color w:val="FF0000"/>
                <w:kern w:val="2"/>
                <w:sz w:val="16"/>
                <w:szCs w:val="16"/>
              </w:rPr>
              <m:t>+K</m:t>
            </m:r>
          </m:e>
          <m:sub>
            <m:r>
              <m:rPr>
                <m:sty m:val="p"/>
              </m:rPr>
              <w:rPr>
                <w:rFonts w:ascii="Cambria Math" w:eastAsia="MS Mincho" w:hAnsi="Cambria Math" w:cs="Arial"/>
                <w:color w:val="FF0000"/>
                <w:kern w:val="2"/>
                <w:sz w:val="16"/>
                <w:szCs w:val="16"/>
              </w:rPr>
              <m:t>cell_offset</m:t>
            </m:r>
          </m:sub>
        </m:sSub>
      </m:oMath>
      <w:r w:rsidRPr="00AE31BB">
        <w:rPr>
          <w:rFonts w:ascii="Arial" w:hAnsi="Arial" w:cs="Arial"/>
          <w:sz w:val="16"/>
          <w:szCs w:val="16"/>
        </w:rPr>
        <w:t xml:space="preserve">, </w:t>
      </w:r>
      <w:r w:rsidRPr="00AE31BB">
        <w:rPr>
          <w:rFonts w:ascii="Arial" w:eastAsia="Times New Roman" w:hAnsi="Arial" w:cs="Arial"/>
          <w:position w:val="-10"/>
          <w:sz w:val="16"/>
          <w:szCs w:val="16"/>
        </w:rPr>
        <w:object w:dxaOrig="564" w:dyaOrig="288" w14:anchorId="355AB37E">
          <v:shape id="_x0000_i1106" type="#_x0000_t75" style="width:27.75pt;height:14.25pt" o:ole="">
            <v:imagedata r:id="rId2240" o:title=""/>
          </v:shape>
          <o:OLEObject Type="Embed" ProgID="Equation.3" ShapeID="_x0000_i1106" DrawAspect="Content" ObjectID="_1713593463" r:id="rId2241"/>
        </w:object>
      </w:r>
      <w:r w:rsidRPr="00AE31BB">
        <w:rPr>
          <w:rFonts w:ascii="Arial" w:hAnsi="Arial" w:cs="Arial"/>
          <w:sz w:val="16"/>
          <w:szCs w:val="16"/>
        </w:rPr>
        <w:t xml:space="preserve">, where a </w:t>
      </w:r>
      <w:r w:rsidRPr="00AE31BB">
        <w:rPr>
          <w:rFonts w:ascii="Arial" w:eastAsia="SimSun" w:hAnsi="Arial" w:cs="Arial"/>
          <w:sz w:val="16"/>
          <w:szCs w:val="16"/>
          <w:lang w:eastAsia="zh-CN"/>
        </w:rPr>
        <w:t>N</w:t>
      </w:r>
      <w:r w:rsidRPr="00AE31BB">
        <w:rPr>
          <w:rFonts w:ascii="Arial" w:hAnsi="Arial" w:cs="Arial"/>
          <w:sz w:val="16"/>
          <w:szCs w:val="16"/>
        </w:rPr>
        <w:t>PRACH resource is available.</w:t>
      </w:r>
    </w:p>
    <w:p w14:paraId="1CCB646A" w14:textId="77777777" w:rsidR="008075AF" w:rsidRPr="00AE31BB" w:rsidRDefault="008075AF" w:rsidP="00AE31BB">
      <w:pPr>
        <w:rPr>
          <w:color w:val="FF0000"/>
          <w:lang w:val="en-US" w:eastAsia="ko-KR"/>
        </w:rPr>
      </w:pPr>
      <w:r w:rsidRPr="00AE31BB">
        <w:rPr>
          <w:color w:val="FF0000"/>
          <w:lang w:val="en-US" w:eastAsia="ko-KR"/>
        </w:rPr>
        <w:t>&lt;&lt;&lt;&lt; END of TEXT PROPOSAL for TS36.213 section 16.3.2 &gt;&gt;&gt;&gt;&gt;&gt;&gt;&gt;&gt;&gt;&gt;&gt;&gt;</w:t>
      </w:r>
    </w:p>
    <w:p w14:paraId="41D7F29A" w14:textId="77777777" w:rsidR="008075AF" w:rsidRDefault="008075AF" w:rsidP="008075AF">
      <w:pPr>
        <w:rPr>
          <w:lang w:val="en-US" w:eastAsia="x-none"/>
        </w:rPr>
      </w:pPr>
    </w:p>
    <w:p w14:paraId="1482CB59" w14:textId="77777777" w:rsidR="008075AF" w:rsidRDefault="008075AF" w:rsidP="008075AF">
      <w:r w:rsidRPr="00FD28A6">
        <w:rPr>
          <w:highlight w:val="darkYellow"/>
        </w:rPr>
        <w:t>Working assumption</w:t>
      </w:r>
    </w:p>
    <w:p w14:paraId="78BFE128" w14:textId="77777777" w:rsidR="008075AF" w:rsidRDefault="008075AF" w:rsidP="008075AF">
      <w:pPr>
        <w:rPr>
          <w:lang w:eastAsia="zh-CN"/>
        </w:rPr>
      </w:pPr>
      <w:r>
        <w:rPr>
          <w:bCs/>
          <w:color w:val="000000"/>
          <w:lang w:eastAsia="zh-CN"/>
        </w:rPr>
        <w:t xml:space="preserve">For IoT NTN, </w:t>
      </w:r>
      <w:r>
        <w:t xml:space="preserve">the unit of K_mac and Koffset </w:t>
      </w:r>
      <w:r>
        <w:rPr>
          <w:lang w:eastAsia="zh-CN"/>
        </w:rPr>
        <w:t>when subcarrier spacing is 3.75kHz is 1 ms.</w:t>
      </w:r>
    </w:p>
    <w:p w14:paraId="742DB4D6" w14:textId="77777777" w:rsidR="008075AF" w:rsidRPr="00FD28A6" w:rsidRDefault="008075AF" w:rsidP="008075AF">
      <w:pPr>
        <w:rPr>
          <w:lang w:eastAsia="x-none"/>
        </w:rPr>
      </w:pPr>
    </w:p>
    <w:p w14:paraId="19544DA7" w14:textId="249D41EB" w:rsidR="008075AF" w:rsidRDefault="008075AF" w:rsidP="008075AF">
      <w:pPr>
        <w:rPr>
          <w:lang w:eastAsia="x-none"/>
        </w:rPr>
      </w:pPr>
    </w:p>
    <w:p w14:paraId="37FBDDA9" w14:textId="0CE4DE8F" w:rsidR="008075AF" w:rsidRPr="002E4933" w:rsidRDefault="002328C4" w:rsidP="008075AF">
      <w:pPr>
        <w:rPr>
          <w:b/>
          <w:bCs/>
          <w:lang w:eastAsia="x-none"/>
        </w:rPr>
      </w:pPr>
      <w:hyperlink r:id="rId2242" w:history="1">
        <w:r w:rsidR="004371F4">
          <w:rPr>
            <w:rStyle w:val="Hyperlink"/>
            <w:b/>
            <w:bCs/>
            <w:lang w:eastAsia="x-none"/>
          </w:rPr>
          <w:t>R1-2202586</w:t>
        </w:r>
      </w:hyperlink>
      <w:r w:rsidR="008075AF" w:rsidRPr="002E4933">
        <w:rPr>
          <w:b/>
          <w:bCs/>
          <w:lang w:eastAsia="x-none"/>
        </w:rPr>
        <w:tab/>
        <w:t>FL summary 2 of AI 8.14.2 Timing relationship for IoT-NTN</w:t>
      </w:r>
      <w:r w:rsidR="008075AF" w:rsidRPr="002E4933">
        <w:rPr>
          <w:b/>
          <w:bCs/>
          <w:lang w:eastAsia="x-none"/>
        </w:rPr>
        <w:tab/>
        <w:t>Moderator (Sony)</w:t>
      </w:r>
    </w:p>
    <w:p w14:paraId="12FFB5FB" w14:textId="737CE10E" w:rsidR="002E4933" w:rsidRDefault="002E4933" w:rsidP="008075AF">
      <w:pPr>
        <w:rPr>
          <w:lang w:eastAsia="x-none"/>
        </w:rPr>
      </w:pPr>
      <w:r>
        <w:rPr>
          <w:lang w:eastAsia="x-none"/>
        </w:rPr>
        <w:t>From Mar 1</w:t>
      </w:r>
      <w:r w:rsidRPr="002E4933">
        <w:rPr>
          <w:vertAlign w:val="superscript"/>
          <w:lang w:eastAsia="x-none"/>
        </w:rPr>
        <w:t>st</w:t>
      </w:r>
      <w:r>
        <w:rPr>
          <w:lang w:eastAsia="x-none"/>
        </w:rPr>
        <w:t xml:space="preserve"> GTW session</w:t>
      </w:r>
    </w:p>
    <w:p w14:paraId="003ED145" w14:textId="77777777" w:rsidR="002E4933" w:rsidRPr="0005697A" w:rsidRDefault="002E4933" w:rsidP="002E4933">
      <w:r w:rsidRPr="0005697A">
        <w:rPr>
          <w:highlight w:val="green"/>
        </w:rPr>
        <w:t>Agreement</w:t>
      </w:r>
    </w:p>
    <w:p w14:paraId="04EEF2AD" w14:textId="77777777" w:rsidR="002E4933" w:rsidRDefault="002E4933" w:rsidP="002E4933">
      <w:pPr>
        <w:rPr>
          <w:lang w:eastAsia="zh-CN"/>
        </w:rPr>
      </w:pPr>
      <w:r>
        <w:rPr>
          <w:lang w:eastAsia="zh-CN"/>
        </w:rPr>
        <w:t>Confirm the WA on units of Kmac and Koffset with 3.75kHz SCS:</w:t>
      </w:r>
    </w:p>
    <w:p w14:paraId="5DE08993" w14:textId="77777777" w:rsidR="002E4933" w:rsidRPr="002E4933" w:rsidRDefault="002E4933" w:rsidP="002E4933">
      <w:pPr>
        <w:ind w:left="720"/>
      </w:pPr>
      <w:r w:rsidRPr="002E4933">
        <w:t>Working assumption</w:t>
      </w:r>
    </w:p>
    <w:p w14:paraId="0A0AB37E" w14:textId="77777777" w:rsidR="002E4933" w:rsidRDefault="002E4933" w:rsidP="002E4933">
      <w:pPr>
        <w:ind w:left="720"/>
        <w:rPr>
          <w:lang w:eastAsia="zh-CN"/>
        </w:rPr>
      </w:pPr>
      <w:r w:rsidRPr="002E4933">
        <w:rPr>
          <w:bCs/>
          <w:color w:val="000000"/>
          <w:lang w:eastAsia="zh-CN"/>
        </w:rPr>
        <w:t xml:space="preserve">For IoT NTN, </w:t>
      </w:r>
      <w:r w:rsidRPr="002E4933">
        <w:t xml:space="preserve">the unit of K_mac and Koffset </w:t>
      </w:r>
      <w:r w:rsidRPr="002E4933">
        <w:rPr>
          <w:lang w:eastAsia="zh-CN"/>
        </w:rPr>
        <w:t>when subcarrier spacing is 3.75kHz is 1 ms.</w:t>
      </w:r>
    </w:p>
    <w:p w14:paraId="5794A95C" w14:textId="77777777" w:rsidR="002E4933" w:rsidRPr="0005697A" w:rsidRDefault="002E4933" w:rsidP="002E4933">
      <w:pPr>
        <w:rPr>
          <w:lang w:eastAsia="x-none"/>
        </w:rPr>
      </w:pPr>
    </w:p>
    <w:p w14:paraId="7D321E49" w14:textId="77777777" w:rsidR="002E4933" w:rsidRPr="0005697A" w:rsidRDefault="002E4933" w:rsidP="002E4933">
      <w:r w:rsidRPr="0005697A">
        <w:rPr>
          <w:highlight w:val="green"/>
        </w:rPr>
        <w:t>Agreement</w:t>
      </w:r>
    </w:p>
    <w:p w14:paraId="30111C56" w14:textId="6C315E17" w:rsidR="002E4933" w:rsidRPr="0005697A" w:rsidRDefault="002E4933" w:rsidP="002E4933">
      <w:pPr>
        <w:rPr>
          <w:rFonts w:ascii="Times New Roman" w:hAnsi="Times New Roman"/>
          <w:szCs w:val="20"/>
        </w:rPr>
      </w:pPr>
      <w:r w:rsidRPr="0005697A">
        <w:rPr>
          <w:rFonts w:ascii="Times New Roman" w:hAnsi="Times New Roman"/>
          <w:szCs w:val="20"/>
        </w:rPr>
        <w:t xml:space="preserve">For IoT NTN, calculate UE-eNB RTT using the following equation: </w:t>
      </w:r>
      <m:oMath>
        <m:sSubSup>
          <m:sSubSupPr>
            <m:ctrlPr>
              <w:rPr>
                <w:rFonts w:ascii="Cambria Math" w:eastAsia="Calibri" w:hAnsi="Cambria Math"/>
                <w:i/>
                <w:iCs/>
              </w:rPr>
            </m:ctrlPr>
          </m:sSubSupPr>
          <m:e>
            <m:r>
              <w:rPr>
                <w:rFonts w:ascii="Cambria Math" w:hAnsi="Cambria Math"/>
              </w:rPr>
              <m:t>RTT</m:t>
            </m:r>
          </m:e>
          <m:sub>
            <m:r>
              <w:rPr>
                <w:rFonts w:ascii="Cambria Math" w:hAnsi="Cambria Math"/>
              </w:rPr>
              <m:t>UE</m:t>
            </m:r>
          </m:sub>
          <m:sup>
            <m:r>
              <w:rPr>
                <w:rFonts w:ascii="Cambria Math" w:hAnsi="Cambria Math"/>
              </w:rPr>
              <m:t>eNB</m:t>
            </m:r>
          </m:sup>
        </m:sSubSup>
        <m:r>
          <w:rPr>
            <w:rFonts w:ascii="Cambria Math" w:hAnsi="Cambria Math"/>
          </w:rPr>
          <m:t>=</m:t>
        </m:r>
        <m:r>
          <w:rPr>
            <w:rFonts w:ascii="Cambria Math" w:hAnsi="Cambria Math"/>
            <w:szCs w:val="20"/>
          </w:rPr>
          <m:t>floor(</m:t>
        </m:r>
        <m:f>
          <m:fPr>
            <m:ctrlPr>
              <w:rPr>
                <w:rFonts w:ascii="Cambria Math" w:eastAsia="Calibri" w:hAnsi="Cambria Math"/>
                <w:i/>
                <w:iCs/>
              </w:rPr>
            </m:ctrlPr>
          </m:fPr>
          <m:num>
            <m:sSub>
              <m:sSubPr>
                <m:ctrlPr>
                  <w:rPr>
                    <w:rFonts w:ascii="Cambria Math" w:eastAsia="Calibri" w:hAnsi="Cambria Math"/>
                    <w:i/>
                    <w:iCs/>
                  </w:rPr>
                </m:ctrlPr>
              </m:sSubPr>
              <m:e>
                <m:r>
                  <w:rPr>
                    <w:rFonts w:ascii="Cambria Math" w:hAnsi="Cambria Math"/>
                  </w:rPr>
                  <m:t>T</m:t>
                </m:r>
              </m:e>
              <m:sub>
                <m:r>
                  <w:rPr>
                    <w:rFonts w:ascii="Cambria Math" w:hAnsi="Cambria Math"/>
                  </w:rPr>
                  <m:t>TA</m:t>
                </m:r>
              </m:sub>
            </m:sSub>
          </m:num>
          <m:den>
            <m:sSub>
              <m:sSubPr>
                <m:ctrlPr>
                  <w:rPr>
                    <w:rFonts w:ascii="Cambria Math" w:eastAsia="Calibri" w:hAnsi="Cambria Math"/>
                    <w:i/>
                    <w:iCs/>
                  </w:rPr>
                </m:ctrlPr>
              </m:sSubPr>
              <m:e>
                <m:r>
                  <w:rPr>
                    <w:rFonts w:ascii="Cambria Math" w:hAnsi="Cambria Math"/>
                  </w:rPr>
                  <m:t>T</m:t>
                </m:r>
              </m:e>
              <m:sub>
                <m:r>
                  <w:rPr>
                    <w:rFonts w:ascii="Cambria Math" w:hAnsi="Cambria Math"/>
                  </w:rPr>
                  <m:t>f</m:t>
                </m:r>
              </m:sub>
            </m:sSub>
          </m:den>
        </m:f>
        <m:r>
          <w:rPr>
            <w:rFonts w:ascii="Cambria Math" w:hAnsi="Cambria Math"/>
          </w:rPr>
          <m:t>)+</m:t>
        </m:r>
        <m:sSub>
          <m:sSubPr>
            <m:ctrlPr>
              <w:rPr>
                <w:rFonts w:ascii="Cambria Math" w:eastAsia="Calibri" w:hAnsi="Cambria Math"/>
                <w:i/>
                <w:iCs/>
              </w:rPr>
            </m:ctrlPr>
          </m:sSubPr>
          <m:e>
            <m:r>
              <w:rPr>
                <w:rFonts w:ascii="Cambria Math" w:hAnsi="Cambria Math"/>
              </w:rPr>
              <m:t>K</m:t>
            </m:r>
          </m:e>
          <m:sub>
            <m:r>
              <m:rPr>
                <m:sty m:val="p"/>
              </m:rPr>
              <w:rPr>
                <w:rFonts w:ascii="Cambria Math" w:hAnsi="Cambria Math"/>
              </w:rPr>
              <m:t>mac</m:t>
            </m:r>
          </m:sub>
        </m:sSub>
      </m:oMath>
      <w:r>
        <w:rPr>
          <w:rFonts w:ascii="Times New Roman" w:hAnsi="Times New Roman"/>
          <w:iCs/>
        </w:rPr>
        <w:t xml:space="preserve"> </w:t>
      </w:r>
      <w:r w:rsidRPr="0005697A">
        <w:rPr>
          <w:rFonts w:ascii="Times New Roman" w:hAnsi="Times New Roman"/>
          <w:szCs w:val="20"/>
        </w:rPr>
        <w:t xml:space="preserve">where </w:t>
      </w:r>
      <w:r w:rsidRPr="0005697A">
        <w:rPr>
          <w:rFonts w:ascii="Times New Roman" w:hAnsi="Times New Roman"/>
          <w:i/>
          <w:iCs/>
          <w:szCs w:val="20"/>
        </w:rPr>
        <w:t>T</w:t>
      </w:r>
      <w:r w:rsidRPr="0005697A">
        <w:rPr>
          <w:rFonts w:ascii="Times New Roman" w:hAnsi="Times New Roman"/>
          <w:i/>
          <w:iCs/>
          <w:szCs w:val="20"/>
          <w:vertAlign w:val="subscript"/>
        </w:rPr>
        <w:t>f</w:t>
      </w:r>
      <w:r w:rsidRPr="0005697A">
        <w:rPr>
          <w:rFonts w:ascii="Times New Roman" w:hAnsi="Times New Roman"/>
          <w:szCs w:val="20"/>
        </w:rPr>
        <w:t xml:space="preserve"> = subframe duration (1ms). </w:t>
      </w:r>
    </w:p>
    <w:p w14:paraId="1B78D886" w14:textId="77777777" w:rsidR="002E4933" w:rsidRDefault="002E4933" w:rsidP="002E4933">
      <w:pPr>
        <w:rPr>
          <w:lang w:eastAsia="x-none"/>
        </w:rPr>
      </w:pPr>
    </w:p>
    <w:p w14:paraId="061758E3" w14:textId="77777777" w:rsidR="002E4933" w:rsidRDefault="002E4933" w:rsidP="002E4933">
      <w:pPr>
        <w:rPr>
          <w:lang w:eastAsia="x-none"/>
        </w:rPr>
      </w:pPr>
    </w:p>
    <w:p w14:paraId="6F976895" w14:textId="726A2EE0" w:rsidR="008075AF" w:rsidRPr="00925FF3" w:rsidRDefault="002328C4" w:rsidP="008075AF">
      <w:pPr>
        <w:rPr>
          <w:b/>
          <w:bCs/>
          <w:lang w:eastAsia="x-none"/>
        </w:rPr>
      </w:pPr>
      <w:hyperlink r:id="rId2243" w:history="1">
        <w:r w:rsidR="004371F4">
          <w:rPr>
            <w:rStyle w:val="Hyperlink"/>
            <w:b/>
            <w:bCs/>
            <w:lang w:eastAsia="x-none"/>
          </w:rPr>
          <w:t>R1-2202587</w:t>
        </w:r>
      </w:hyperlink>
      <w:r w:rsidR="008075AF" w:rsidRPr="00925FF3">
        <w:rPr>
          <w:b/>
          <w:bCs/>
          <w:lang w:eastAsia="x-none"/>
        </w:rPr>
        <w:tab/>
        <w:t>FL summary 3 of AI 8.14.2 Timing relationship for IoT-NTN</w:t>
      </w:r>
      <w:r w:rsidR="008075AF" w:rsidRPr="00925FF3">
        <w:rPr>
          <w:b/>
          <w:bCs/>
          <w:lang w:eastAsia="x-none"/>
        </w:rPr>
        <w:tab/>
        <w:t>Moderator (Sony)</w:t>
      </w:r>
    </w:p>
    <w:p w14:paraId="7204F0F1" w14:textId="28929CF8" w:rsidR="00925FF3" w:rsidRDefault="00925FF3" w:rsidP="008075AF">
      <w:pPr>
        <w:rPr>
          <w:lang w:eastAsia="x-none"/>
        </w:rPr>
      </w:pPr>
      <w:r w:rsidRPr="00266D32">
        <w:rPr>
          <w:b/>
          <w:bCs/>
          <w:lang w:eastAsia="x-none"/>
        </w:rPr>
        <w:t>Decision:</w:t>
      </w:r>
      <w:r>
        <w:rPr>
          <w:lang w:eastAsia="x-none"/>
        </w:rPr>
        <w:t xml:space="preserve"> As per email decision posted on Mar 3</w:t>
      </w:r>
      <w:r w:rsidRPr="00925FF3">
        <w:rPr>
          <w:vertAlign w:val="superscript"/>
          <w:lang w:eastAsia="x-none"/>
        </w:rPr>
        <w:t>rd</w:t>
      </w:r>
      <w:r>
        <w:rPr>
          <w:lang w:eastAsia="x-none"/>
        </w:rPr>
        <w:t xml:space="preserve">, </w:t>
      </w:r>
    </w:p>
    <w:p w14:paraId="37B48106" w14:textId="77777777" w:rsidR="00925FF3" w:rsidRPr="00925FF3" w:rsidRDefault="00925FF3" w:rsidP="00925FF3">
      <w:pPr>
        <w:rPr>
          <w:bCs/>
        </w:rPr>
      </w:pPr>
      <w:r w:rsidRPr="00925FF3">
        <w:rPr>
          <w:bCs/>
          <w:highlight w:val="green"/>
        </w:rPr>
        <w:t>Agreement</w:t>
      </w:r>
    </w:p>
    <w:p w14:paraId="22C682DF" w14:textId="351B77E7" w:rsidR="00925FF3" w:rsidRDefault="00925FF3" w:rsidP="00925FF3">
      <w:pPr>
        <w:rPr>
          <w:lang w:eastAsia="x-none"/>
        </w:rPr>
      </w:pPr>
      <w:r>
        <w:rPr>
          <w:lang w:eastAsia="x-none"/>
        </w:rPr>
        <w:t>The TP below for TS 36.213 Clause 16.1.2 is endorsed.</w:t>
      </w:r>
    </w:p>
    <w:p w14:paraId="349767A0" w14:textId="77777777" w:rsidR="00925FF3" w:rsidRPr="00DC3A66" w:rsidRDefault="00925FF3" w:rsidP="00925FF3">
      <w:pPr>
        <w:jc w:val="center"/>
        <w:rPr>
          <w:color w:val="FF0000"/>
          <w:lang w:eastAsia="x-none"/>
        </w:rPr>
      </w:pPr>
      <w:r w:rsidRPr="00DC3A66">
        <w:rPr>
          <w:color w:val="FF0000"/>
          <w:lang w:eastAsia="x-none"/>
        </w:rPr>
        <w:t>&lt;&lt;&lt; Start of TP to Clause 16.1.2, TS 36.213 &gt;&gt;&gt;</w:t>
      </w:r>
    </w:p>
    <w:p w14:paraId="2F6F2AF6" w14:textId="77777777" w:rsidR="00925FF3" w:rsidRPr="00925FF3" w:rsidRDefault="00925FF3" w:rsidP="00925FF3">
      <w:pPr>
        <w:rPr>
          <w:rFonts w:ascii="Arial" w:hAnsi="Arial" w:cs="Arial"/>
          <w:sz w:val="16"/>
          <w:szCs w:val="16"/>
          <w:lang w:eastAsia="x-none"/>
        </w:rPr>
      </w:pPr>
      <w:r w:rsidRPr="00925FF3">
        <w:rPr>
          <w:rFonts w:ascii="Arial" w:hAnsi="Arial" w:cs="Arial"/>
          <w:sz w:val="16"/>
          <w:szCs w:val="16"/>
          <w:lang w:eastAsia="x-none"/>
        </w:rPr>
        <w:lastRenderedPageBreak/>
        <w:t xml:space="preserve">For a timing advance command reception ending in DL subframe </w:t>
      </w:r>
      <w:r w:rsidRPr="00925FF3">
        <w:rPr>
          <w:rFonts w:ascii="Arial" w:hAnsi="Arial" w:cs="Arial"/>
          <w:i/>
          <w:sz w:val="16"/>
          <w:szCs w:val="16"/>
          <w:lang w:eastAsia="x-none"/>
        </w:rPr>
        <w:t>n</w:t>
      </w:r>
      <w:r w:rsidRPr="00925FF3">
        <w:rPr>
          <w:rFonts w:ascii="Arial" w:hAnsi="Arial" w:cs="Arial"/>
          <w:sz w:val="16"/>
          <w:szCs w:val="16"/>
          <w:lang w:eastAsia="x-none"/>
        </w:rPr>
        <w:t xml:space="preserve">, the corresponding adjustment of the uplink transmission timing shall apply from the first available NB-IoT uplink slot following the end of </w:t>
      </w:r>
      <w:r w:rsidRPr="00925FF3">
        <w:rPr>
          <w:rFonts w:ascii="Arial" w:hAnsi="Arial" w:cs="Arial"/>
          <w:i/>
          <w:sz w:val="16"/>
          <w:szCs w:val="16"/>
          <w:lang w:eastAsia="x-none"/>
        </w:rPr>
        <w:t>n</w:t>
      </w:r>
      <w:r w:rsidRPr="00925FF3">
        <w:rPr>
          <w:rFonts w:ascii="Arial" w:hAnsi="Arial" w:cs="Arial"/>
          <w:sz w:val="16"/>
          <w:szCs w:val="16"/>
          <w:lang w:eastAsia="x-none"/>
        </w:rPr>
        <w:t>+12</w:t>
      </w:r>
      <w:r w:rsidRPr="00925FF3">
        <w:rPr>
          <w:rFonts w:ascii="Arial" w:hAnsi="Arial" w:cs="Arial"/>
          <w:strike/>
          <w:color w:val="FF0000"/>
          <w:sz w:val="16"/>
          <w:szCs w:val="16"/>
          <w:lang w:eastAsia="x-none"/>
        </w:rPr>
        <w:t>+</w:t>
      </w:r>
      <w:r w:rsidRPr="00925FF3">
        <w:rPr>
          <w:rFonts w:ascii="Arial" w:hAnsi="Arial" w:cs="Arial"/>
          <w:i/>
          <w:strike/>
          <w:color w:val="FF0000"/>
          <w:sz w:val="16"/>
          <w:szCs w:val="16"/>
          <w:lang w:eastAsia="x-none"/>
        </w:rPr>
        <w:t>K</w:t>
      </w:r>
      <w:r w:rsidRPr="00925FF3">
        <w:rPr>
          <w:rFonts w:ascii="Arial" w:hAnsi="Arial" w:cs="Arial"/>
          <w:strike/>
          <w:color w:val="FF0000"/>
          <w:sz w:val="16"/>
          <w:szCs w:val="16"/>
          <w:vertAlign w:val="subscript"/>
          <w:lang w:eastAsia="x-none"/>
        </w:rPr>
        <w:t>offset</w:t>
      </w:r>
      <w:r w:rsidRPr="00925FF3">
        <w:rPr>
          <w:rFonts w:ascii="Arial" w:hAnsi="Arial" w:cs="Arial"/>
          <w:sz w:val="16"/>
          <w:szCs w:val="16"/>
          <w:lang w:eastAsia="x-none"/>
        </w:rPr>
        <w:t xml:space="preserve"> DL subframe and the first available NB-IoT uplink slot is the first slot of a NPUSCH transmission.</w:t>
      </w:r>
    </w:p>
    <w:p w14:paraId="56CFDDEE" w14:textId="77777777" w:rsidR="00925FF3" w:rsidRPr="00DC3A66" w:rsidRDefault="00925FF3" w:rsidP="00925FF3">
      <w:pPr>
        <w:jc w:val="center"/>
        <w:rPr>
          <w:color w:val="FF0000"/>
          <w:lang w:eastAsia="x-none"/>
        </w:rPr>
      </w:pPr>
      <w:r w:rsidRPr="00DC3A66">
        <w:rPr>
          <w:color w:val="FF0000"/>
          <w:lang w:eastAsia="x-none"/>
        </w:rPr>
        <w:t>&lt;&lt;&lt; End of TP to Clause 16.1.2, TS 36.213 &gt;&gt;&gt;</w:t>
      </w:r>
    </w:p>
    <w:p w14:paraId="6C281306" w14:textId="3AD9BABC" w:rsidR="006B480F" w:rsidRDefault="006B480F" w:rsidP="003A1ED5">
      <w:pPr>
        <w:pStyle w:val="Heading3"/>
      </w:pPr>
      <w:bookmarkStart w:id="721" w:name="_Toc95481834"/>
      <w:bookmarkStart w:id="722" w:name="_Toc98334473"/>
      <w:r w:rsidRPr="00540963">
        <w:t>Other</w:t>
      </w:r>
      <w:bookmarkEnd w:id="721"/>
      <w:bookmarkEnd w:id="722"/>
    </w:p>
    <w:p w14:paraId="586EB900" w14:textId="3126051C" w:rsidR="006B480F" w:rsidRDefault="002328C4" w:rsidP="006B480F">
      <w:pPr>
        <w:rPr>
          <w:lang w:eastAsia="x-none"/>
        </w:rPr>
      </w:pPr>
      <w:hyperlink r:id="rId2244" w:history="1">
        <w:r w:rsidR="004371F4">
          <w:rPr>
            <w:rStyle w:val="Hyperlink"/>
            <w:lang w:eastAsia="x-none"/>
          </w:rPr>
          <w:t>R1-2201589</w:t>
        </w:r>
      </w:hyperlink>
      <w:r w:rsidR="006B480F">
        <w:rPr>
          <w:lang w:eastAsia="x-none"/>
        </w:rPr>
        <w:tab/>
        <w:t>Discussion on other aspects for NB-IoT/eMTC over NTN</w:t>
      </w:r>
      <w:r w:rsidR="006B480F">
        <w:rPr>
          <w:lang w:eastAsia="x-none"/>
        </w:rPr>
        <w:tab/>
        <w:t>Nokia, Nokia Shanghai Bell</w:t>
      </w:r>
    </w:p>
    <w:p w14:paraId="2ABC1D87" w14:textId="587F95C7" w:rsidR="006B480F" w:rsidRDefault="002328C4" w:rsidP="006B480F">
      <w:pPr>
        <w:rPr>
          <w:lang w:eastAsia="x-none"/>
        </w:rPr>
      </w:pPr>
      <w:hyperlink r:id="rId2245" w:history="1">
        <w:r w:rsidR="004371F4">
          <w:rPr>
            <w:rStyle w:val="Hyperlink"/>
            <w:lang w:eastAsia="x-none"/>
          </w:rPr>
          <w:t>R1-2201810</w:t>
        </w:r>
      </w:hyperlink>
      <w:r w:rsidR="006B480F">
        <w:rPr>
          <w:lang w:eastAsia="x-none"/>
        </w:rPr>
        <w:tab/>
        <w:t>Mobile IoT in the 5G future – NB-IoT and eMTC for NTN</w:t>
      </w:r>
      <w:r w:rsidR="006B480F">
        <w:rPr>
          <w:lang w:eastAsia="x-none"/>
        </w:rPr>
        <w:tab/>
        <w:t>Ericsson Hungary Ltd</w:t>
      </w:r>
    </w:p>
    <w:p w14:paraId="0DC5866F" w14:textId="7F992704" w:rsidR="006B480F" w:rsidRDefault="002328C4" w:rsidP="006B480F">
      <w:pPr>
        <w:rPr>
          <w:lang w:eastAsia="x-none"/>
        </w:rPr>
      </w:pPr>
      <w:hyperlink r:id="rId2246" w:history="1">
        <w:r w:rsidR="004371F4">
          <w:rPr>
            <w:rStyle w:val="Hyperlink"/>
            <w:lang w:eastAsia="x-none"/>
          </w:rPr>
          <w:t>R1-2201951</w:t>
        </w:r>
      </w:hyperlink>
      <w:r w:rsidR="006B480F">
        <w:rPr>
          <w:lang w:eastAsia="x-none"/>
        </w:rPr>
        <w:tab/>
        <w:t>Discussion on the other design aspects for IoT NTN</w:t>
      </w:r>
      <w:r w:rsidR="006B480F">
        <w:rPr>
          <w:lang w:eastAsia="x-none"/>
        </w:rPr>
        <w:tab/>
        <w:t>Xiaomi</w:t>
      </w:r>
    </w:p>
    <w:p w14:paraId="6DC30140" w14:textId="31165AF0" w:rsidR="006B480F" w:rsidRPr="00F174A1" w:rsidRDefault="002328C4" w:rsidP="006B480F">
      <w:pPr>
        <w:rPr>
          <w:lang w:eastAsia="x-none"/>
        </w:rPr>
      </w:pPr>
      <w:hyperlink r:id="rId2247" w:history="1">
        <w:r w:rsidR="004371F4">
          <w:rPr>
            <w:rStyle w:val="Hyperlink"/>
            <w:lang w:eastAsia="x-none"/>
          </w:rPr>
          <w:t>R1-2202425</w:t>
        </w:r>
      </w:hyperlink>
      <w:r w:rsidR="006B480F">
        <w:rPr>
          <w:lang w:eastAsia="x-none"/>
        </w:rPr>
        <w:tab/>
        <w:t>Other aspects to support IoT in NTN</w:t>
      </w:r>
      <w:r w:rsidR="006B480F">
        <w:rPr>
          <w:lang w:eastAsia="x-none"/>
        </w:rPr>
        <w:tab/>
        <w:t>Huawei, HiSilicon</w:t>
      </w:r>
    </w:p>
    <w:p w14:paraId="6D13E58A" w14:textId="216718B3" w:rsidR="006B480F" w:rsidRDefault="006B480F" w:rsidP="00A57C2E">
      <w:pPr>
        <w:pStyle w:val="Heading2"/>
        <w:rPr>
          <w:lang w:val="en-US"/>
        </w:rPr>
      </w:pPr>
      <w:bookmarkStart w:id="723" w:name="_Toc95481835"/>
      <w:bookmarkStart w:id="724" w:name="_Toc98334474"/>
      <w:r>
        <w:t>Maintenance on New B</w:t>
      </w:r>
      <w:r w:rsidRPr="004F3E9B">
        <w:t xml:space="preserve">ands and </w:t>
      </w:r>
      <w:r>
        <w:t>B</w:t>
      </w:r>
      <w:r w:rsidRPr="004F3E9B">
        <w:t xml:space="preserve">andwidth </w:t>
      </w:r>
      <w:r>
        <w:t>A</w:t>
      </w:r>
      <w:r w:rsidRPr="004F3E9B">
        <w:t xml:space="preserve">llocation for </w:t>
      </w:r>
      <w:r>
        <w:rPr>
          <w:lang w:val="en-US"/>
        </w:rPr>
        <w:t>LTE based 5G T</w:t>
      </w:r>
      <w:r w:rsidRPr="009B64D0">
        <w:rPr>
          <w:lang w:val="en-US"/>
        </w:rPr>
        <w:t xml:space="preserve">errestrial </w:t>
      </w:r>
      <w:r>
        <w:rPr>
          <w:lang w:val="en-US"/>
        </w:rPr>
        <w:t>B</w:t>
      </w:r>
      <w:r w:rsidRPr="009B64D0">
        <w:rPr>
          <w:lang w:val="en-US"/>
        </w:rPr>
        <w:t>roadcast</w:t>
      </w:r>
      <w:bookmarkEnd w:id="723"/>
      <w:bookmarkEnd w:id="724"/>
    </w:p>
    <w:p w14:paraId="0B2B4806" w14:textId="70FA23B1" w:rsidR="00224E28" w:rsidRPr="00C233AE" w:rsidRDefault="002328C4" w:rsidP="00224E28">
      <w:pPr>
        <w:rPr>
          <w:b/>
          <w:bCs/>
        </w:rPr>
      </w:pPr>
      <w:hyperlink r:id="rId2248" w:history="1">
        <w:r w:rsidR="004371F4">
          <w:rPr>
            <w:rStyle w:val="Hyperlink"/>
            <w:b/>
            <w:bCs/>
          </w:rPr>
          <w:t>R1-2202793</w:t>
        </w:r>
      </w:hyperlink>
      <w:r w:rsidR="00224E28" w:rsidRPr="00224E28">
        <w:rPr>
          <w:b/>
          <w:bCs/>
        </w:rPr>
        <w:tab/>
        <w:t>Session notes for 8.15 (Maintenance on New Bands and Bandwidth Allocation for LTE based 5G Terrestrial Broadcast)</w:t>
      </w:r>
      <w:r w:rsidR="00224E28" w:rsidRPr="00224E28">
        <w:rPr>
          <w:b/>
          <w:bCs/>
        </w:rPr>
        <w:tab/>
        <w:t>Ad-Hoc Chair (Huawei)</w:t>
      </w:r>
    </w:p>
    <w:p w14:paraId="2F59D18D" w14:textId="77777777" w:rsidR="006B480F" w:rsidRDefault="006B480F" w:rsidP="003A1ED5">
      <w:pPr>
        <w:pStyle w:val="Heading3"/>
        <w:rPr>
          <w:lang w:val="en-US"/>
        </w:rPr>
      </w:pPr>
      <w:bookmarkStart w:id="725" w:name="_Toc95481836"/>
      <w:bookmarkStart w:id="726" w:name="_Toc98334475"/>
      <w:r w:rsidRPr="00A04D82">
        <w:rPr>
          <w:lang w:val="en-US"/>
        </w:rPr>
        <w:t>PMCH allocation of 6/7/8</w:t>
      </w:r>
      <w:r>
        <w:rPr>
          <w:lang w:val="en-US"/>
        </w:rPr>
        <w:t xml:space="preserve"> </w:t>
      </w:r>
      <w:r w:rsidRPr="00A04D82">
        <w:rPr>
          <w:lang w:val="en-US"/>
        </w:rPr>
        <w:t xml:space="preserve">MHz </w:t>
      </w:r>
      <w:r>
        <w:rPr>
          <w:lang w:val="en-US"/>
        </w:rPr>
        <w:t>and corresponding MBSFN reference signals</w:t>
      </w:r>
      <w:bookmarkEnd w:id="725"/>
      <w:bookmarkEnd w:id="726"/>
    </w:p>
    <w:p w14:paraId="5327A034" w14:textId="25403B18" w:rsidR="006B480F" w:rsidRPr="00C233AE" w:rsidRDefault="002328C4" w:rsidP="006B480F">
      <w:pPr>
        <w:rPr>
          <w:b/>
          <w:bCs/>
          <w:lang w:val="en-US" w:eastAsia="x-none"/>
        </w:rPr>
      </w:pPr>
      <w:hyperlink r:id="rId2249" w:history="1">
        <w:r w:rsidR="004371F4">
          <w:rPr>
            <w:rStyle w:val="Hyperlink"/>
            <w:b/>
            <w:bCs/>
            <w:lang w:val="en-US" w:eastAsia="x-none"/>
          </w:rPr>
          <w:t>R1-2201655</w:t>
        </w:r>
      </w:hyperlink>
      <w:r w:rsidR="006B480F" w:rsidRPr="00C233AE">
        <w:rPr>
          <w:b/>
          <w:bCs/>
          <w:lang w:val="en-US" w:eastAsia="x-none"/>
        </w:rPr>
        <w:tab/>
        <w:t>Updates to 36.976 and 36.300</w:t>
      </w:r>
      <w:r w:rsidR="006B480F" w:rsidRPr="00C233AE">
        <w:rPr>
          <w:b/>
          <w:bCs/>
          <w:lang w:val="en-US" w:eastAsia="x-none"/>
        </w:rPr>
        <w:tab/>
        <w:t>Qualcomm Incorporated</w:t>
      </w:r>
    </w:p>
    <w:p w14:paraId="5BD82B4B" w14:textId="77777777" w:rsidR="00C233AE" w:rsidRPr="00C233AE" w:rsidRDefault="003A1ED5" w:rsidP="003A1ED5">
      <w:pPr>
        <w:rPr>
          <w:lang w:eastAsia="x-none"/>
        </w:rPr>
      </w:pPr>
      <w:r w:rsidRPr="00C233AE">
        <w:rPr>
          <w:lang w:eastAsia="x-none"/>
        </w:rPr>
        <w:t xml:space="preserve">[108-e-R17-LTE-5G-Bcast-01] </w:t>
      </w:r>
      <w:r w:rsidR="00C233AE" w:rsidRPr="00C233AE">
        <w:rPr>
          <w:lang w:eastAsia="x-none"/>
        </w:rPr>
        <w:t>– Alberto (Qualcomm)</w:t>
      </w:r>
    </w:p>
    <w:p w14:paraId="22A35094" w14:textId="7428C9F1" w:rsidR="003A1ED5" w:rsidRPr="00C233AE" w:rsidRDefault="003A1ED5" w:rsidP="003A1ED5">
      <w:pPr>
        <w:rPr>
          <w:lang w:val="en-US" w:eastAsia="x-none"/>
        </w:rPr>
      </w:pPr>
      <w:r w:rsidRPr="00C233AE">
        <w:rPr>
          <w:lang w:eastAsia="x-none"/>
        </w:rPr>
        <w:t>Email discussion for maintenance on PMCH allocation of 6/7/8 MHz and corresponding MBSFN reference signals</w:t>
      </w:r>
    </w:p>
    <w:p w14:paraId="6E56F2D0" w14:textId="77777777" w:rsidR="003A1ED5" w:rsidRPr="00C233AE" w:rsidRDefault="003A1ED5" w:rsidP="003A1ED5">
      <w:pPr>
        <w:numPr>
          <w:ilvl w:val="0"/>
          <w:numId w:val="62"/>
        </w:numPr>
        <w:rPr>
          <w:lang w:eastAsia="x-none"/>
        </w:rPr>
      </w:pPr>
      <w:r w:rsidRPr="00C233AE">
        <w:rPr>
          <w:rFonts w:hint="eastAsia"/>
          <w:lang w:eastAsia="x-none"/>
        </w:rPr>
        <w:t>1</w:t>
      </w:r>
      <w:r w:rsidRPr="00C233AE">
        <w:rPr>
          <w:rFonts w:hint="eastAsia"/>
          <w:vertAlign w:val="superscript"/>
          <w:lang w:eastAsia="x-none"/>
        </w:rPr>
        <w:t>st</w:t>
      </w:r>
      <w:r w:rsidRPr="00C233AE">
        <w:rPr>
          <w:rFonts w:hint="eastAsia"/>
          <w:lang w:eastAsia="x-none"/>
        </w:rPr>
        <w:t xml:space="preserve"> check point: </w:t>
      </w:r>
      <w:r w:rsidRPr="00C233AE">
        <w:t>February</w:t>
      </w:r>
      <w:r w:rsidRPr="00C233AE">
        <w:rPr>
          <w:rFonts w:hint="eastAsia"/>
        </w:rPr>
        <w:t xml:space="preserve"> </w:t>
      </w:r>
      <w:r w:rsidRPr="00C233AE">
        <w:t>25</w:t>
      </w:r>
    </w:p>
    <w:p w14:paraId="18AE067B" w14:textId="77777777" w:rsidR="003A1ED5" w:rsidRPr="00C233AE" w:rsidRDefault="003A1ED5" w:rsidP="003A1ED5">
      <w:pPr>
        <w:numPr>
          <w:ilvl w:val="0"/>
          <w:numId w:val="62"/>
        </w:numPr>
        <w:rPr>
          <w:lang w:eastAsia="x-none"/>
        </w:rPr>
      </w:pPr>
      <w:r w:rsidRPr="00C233AE">
        <w:rPr>
          <w:lang w:eastAsia="x-none"/>
        </w:rPr>
        <w:t>Final</w:t>
      </w:r>
      <w:r w:rsidRPr="00C233AE">
        <w:rPr>
          <w:rFonts w:hint="eastAsia"/>
          <w:lang w:eastAsia="x-none"/>
        </w:rPr>
        <w:t xml:space="preserve"> check point: </w:t>
      </w:r>
      <w:r w:rsidRPr="00C233AE">
        <w:t>March 3</w:t>
      </w:r>
    </w:p>
    <w:p w14:paraId="5755CC45" w14:textId="1234D1AD" w:rsidR="00C233AE" w:rsidRPr="00C233AE" w:rsidRDefault="002328C4" w:rsidP="00C233AE">
      <w:pPr>
        <w:rPr>
          <w:b/>
          <w:bCs/>
          <w:lang w:val="en-US" w:eastAsia="x-none"/>
        </w:rPr>
      </w:pPr>
      <w:hyperlink r:id="rId2250" w:history="1">
        <w:r w:rsidR="004371F4">
          <w:rPr>
            <w:rStyle w:val="Hyperlink"/>
            <w:b/>
            <w:bCs/>
            <w:lang w:val="en-US" w:eastAsia="x-none"/>
          </w:rPr>
          <w:t>R1-2202823</w:t>
        </w:r>
      </w:hyperlink>
      <w:r w:rsidR="00C233AE" w:rsidRPr="00C233AE">
        <w:rPr>
          <w:b/>
          <w:bCs/>
          <w:lang w:val="en-US" w:eastAsia="x-none"/>
        </w:rPr>
        <w:tab/>
        <w:t>Summary of 108-e-R17-LTE-5G-Bcast-01</w:t>
      </w:r>
      <w:r w:rsidR="00C233AE" w:rsidRPr="00C233AE">
        <w:rPr>
          <w:b/>
          <w:bCs/>
          <w:lang w:val="en-US" w:eastAsia="x-none"/>
        </w:rPr>
        <w:tab/>
        <w:t>Moderator (Qualcomm Incorporated)</w:t>
      </w:r>
    </w:p>
    <w:p w14:paraId="7A3F5F25" w14:textId="0D3DA20E" w:rsidR="00C233AE" w:rsidRDefault="00C233AE" w:rsidP="00C233AE">
      <w:pPr>
        <w:rPr>
          <w:lang w:val="en-US" w:eastAsia="x-none"/>
        </w:rPr>
      </w:pPr>
      <w:r w:rsidRPr="00C233AE">
        <w:rPr>
          <w:b/>
          <w:bCs/>
          <w:lang w:val="en-US" w:eastAsia="x-none"/>
        </w:rPr>
        <w:t>Decision:</w:t>
      </w:r>
      <w:r>
        <w:rPr>
          <w:lang w:val="en-US" w:eastAsia="x-none"/>
        </w:rPr>
        <w:t xml:space="preserve"> As per email decision posted on Feb 24</w:t>
      </w:r>
      <w:r w:rsidRPr="00C233AE">
        <w:rPr>
          <w:vertAlign w:val="superscript"/>
          <w:lang w:val="en-US" w:eastAsia="x-none"/>
        </w:rPr>
        <w:t>th</w:t>
      </w:r>
      <w:r>
        <w:rPr>
          <w:lang w:val="en-US" w:eastAsia="x-none"/>
        </w:rPr>
        <w:t>,</w:t>
      </w:r>
    </w:p>
    <w:p w14:paraId="55A55611" w14:textId="7050DEB8" w:rsidR="00C233AE" w:rsidRDefault="00C233AE" w:rsidP="00C233AE">
      <w:pPr>
        <w:rPr>
          <w:lang w:val="en-US" w:eastAsia="x-none"/>
        </w:rPr>
      </w:pPr>
      <w:r w:rsidRPr="00C233AE">
        <w:rPr>
          <w:highlight w:val="green"/>
          <w:lang w:val="en-US" w:eastAsia="x-none"/>
        </w:rPr>
        <w:t>Agreement</w:t>
      </w:r>
    </w:p>
    <w:p w14:paraId="2DE78D93" w14:textId="69D313FD" w:rsidR="00C233AE" w:rsidRDefault="00C233AE" w:rsidP="00F44FD9">
      <w:pPr>
        <w:pStyle w:val="ListParagraph"/>
        <w:numPr>
          <w:ilvl w:val="0"/>
          <w:numId w:val="221"/>
        </w:numPr>
        <w:rPr>
          <w:lang w:val="en-US" w:eastAsia="x-none"/>
        </w:rPr>
      </w:pPr>
      <w:r w:rsidRPr="00C233AE">
        <w:rPr>
          <w:lang w:val="en-US" w:eastAsia="x-none"/>
        </w:rPr>
        <w:t xml:space="preserve">TP1 for 36.976 </w:t>
      </w:r>
      <w:r>
        <w:rPr>
          <w:lang w:val="en-US" w:eastAsia="x-none"/>
        </w:rPr>
        <w:t xml:space="preserve">as </w:t>
      </w:r>
      <w:r w:rsidRPr="00C233AE">
        <w:rPr>
          <w:lang w:val="en-US" w:eastAsia="x-none"/>
        </w:rPr>
        <w:t xml:space="preserve">in </w:t>
      </w:r>
      <w:hyperlink r:id="rId2251" w:history="1">
        <w:r w:rsidR="004371F4">
          <w:rPr>
            <w:rStyle w:val="Hyperlink"/>
            <w:lang w:val="en-US" w:eastAsia="x-none"/>
          </w:rPr>
          <w:t>R1-2202823</w:t>
        </w:r>
      </w:hyperlink>
      <w:r>
        <w:rPr>
          <w:lang w:val="en-US" w:eastAsia="x-none"/>
        </w:rPr>
        <w:t xml:space="preserve"> is endorsed.</w:t>
      </w:r>
    </w:p>
    <w:p w14:paraId="0A2BD823" w14:textId="0DE1A707" w:rsidR="00C233AE" w:rsidRDefault="00C233AE" w:rsidP="00F44FD9">
      <w:pPr>
        <w:pStyle w:val="ListParagraph"/>
        <w:numPr>
          <w:ilvl w:val="0"/>
          <w:numId w:val="221"/>
        </w:numPr>
        <w:rPr>
          <w:lang w:val="en-US" w:eastAsia="x-none"/>
        </w:rPr>
      </w:pPr>
      <w:r w:rsidRPr="00C233AE">
        <w:rPr>
          <w:lang w:val="en-US" w:eastAsia="x-none"/>
        </w:rPr>
        <w:t xml:space="preserve">TP2v2 for 36.300 </w:t>
      </w:r>
      <w:r>
        <w:rPr>
          <w:lang w:val="en-US" w:eastAsia="x-none"/>
        </w:rPr>
        <w:t xml:space="preserve">as </w:t>
      </w:r>
      <w:r w:rsidRPr="00C233AE">
        <w:rPr>
          <w:lang w:val="en-US" w:eastAsia="x-none"/>
        </w:rPr>
        <w:t xml:space="preserve">in </w:t>
      </w:r>
      <w:hyperlink r:id="rId2252" w:history="1">
        <w:r w:rsidR="004371F4">
          <w:rPr>
            <w:rStyle w:val="Hyperlink"/>
            <w:lang w:val="en-US" w:eastAsia="x-none"/>
          </w:rPr>
          <w:t>R1-2202823</w:t>
        </w:r>
      </w:hyperlink>
      <w:r>
        <w:rPr>
          <w:lang w:val="en-US" w:eastAsia="x-none"/>
        </w:rPr>
        <w:t xml:space="preserve"> is endorsed.</w:t>
      </w:r>
    </w:p>
    <w:p w14:paraId="118A5659" w14:textId="649E6272" w:rsidR="00C233AE" w:rsidRPr="00C233AE" w:rsidRDefault="002328C4" w:rsidP="00C233AE">
      <w:pPr>
        <w:rPr>
          <w:b/>
          <w:bCs/>
          <w:lang w:val="en-US" w:eastAsia="x-none"/>
        </w:rPr>
      </w:pPr>
      <w:hyperlink r:id="rId2253" w:history="1">
        <w:r w:rsidR="004371F4">
          <w:rPr>
            <w:rStyle w:val="Hyperlink"/>
            <w:b/>
            <w:bCs/>
            <w:lang w:val="en-US" w:eastAsia="x-none"/>
          </w:rPr>
          <w:t>R1-2202824</w:t>
        </w:r>
      </w:hyperlink>
      <w:r w:rsidR="00C233AE" w:rsidRPr="00C233AE">
        <w:rPr>
          <w:b/>
          <w:bCs/>
          <w:lang w:val="en-US" w:eastAsia="x-none"/>
        </w:rPr>
        <w:tab/>
        <w:t>[DRAFT] LS on updates to 36.300 from LTE_terr_bcast_bands_part1</w:t>
      </w:r>
      <w:r w:rsidR="00C233AE" w:rsidRPr="00C233AE">
        <w:rPr>
          <w:b/>
          <w:bCs/>
          <w:lang w:val="en-US" w:eastAsia="x-none"/>
        </w:rPr>
        <w:tab/>
        <w:t>Moderator (Qualcomm Incorporated)</w:t>
      </w:r>
    </w:p>
    <w:p w14:paraId="031F61A9" w14:textId="6606C4A5" w:rsidR="00C233AE" w:rsidRDefault="00C233AE" w:rsidP="00C233AE">
      <w:pPr>
        <w:rPr>
          <w:lang w:val="en-US" w:eastAsia="x-none"/>
        </w:rPr>
      </w:pPr>
      <w:r w:rsidRPr="00C233AE">
        <w:rPr>
          <w:b/>
          <w:bCs/>
          <w:lang w:val="en-US" w:eastAsia="x-none"/>
        </w:rPr>
        <w:t>Decision:</w:t>
      </w:r>
      <w:r>
        <w:rPr>
          <w:lang w:val="en-US" w:eastAsia="x-none"/>
        </w:rPr>
        <w:t xml:space="preserve"> As per email decision posted on Mar 2</w:t>
      </w:r>
      <w:r w:rsidRPr="00C233AE">
        <w:rPr>
          <w:vertAlign w:val="superscript"/>
          <w:lang w:val="en-US" w:eastAsia="x-none"/>
        </w:rPr>
        <w:t>nd</w:t>
      </w:r>
      <w:r>
        <w:rPr>
          <w:lang w:val="en-US" w:eastAsia="x-none"/>
        </w:rPr>
        <w:t xml:space="preserve">, the draft LS to RAN2 is endorsed. Final LS is </w:t>
      </w:r>
      <w:r w:rsidRPr="00C233AE">
        <w:rPr>
          <w:highlight w:val="green"/>
          <w:lang w:val="en-US" w:eastAsia="x-none"/>
        </w:rPr>
        <w:t xml:space="preserve">approved in </w:t>
      </w:r>
      <w:hyperlink r:id="rId2254" w:history="1">
        <w:r w:rsidR="004371F4">
          <w:rPr>
            <w:rStyle w:val="Hyperlink"/>
            <w:highlight w:val="green"/>
            <w:lang w:val="en-US" w:eastAsia="x-none"/>
          </w:rPr>
          <w:t>R1-2202825</w:t>
        </w:r>
      </w:hyperlink>
      <w:r>
        <w:rPr>
          <w:lang w:val="en-US" w:eastAsia="x-none"/>
        </w:rPr>
        <w:t>.</w:t>
      </w:r>
    </w:p>
    <w:p w14:paraId="07AC71BC" w14:textId="77777777" w:rsidR="00C233AE" w:rsidRPr="00C233AE" w:rsidRDefault="00C233AE" w:rsidP="00C233AE">
      <w:pPr>
        <w:rPr>
          <w:lang w:val="en-US" w:eastAsia="x-none"/>
        </w:rPr>
      </w:pPr>
    </w:p>
    <w:p w14:paraId="528D5AD0" w14:textId="7C7C2F4F" w:rsidR="00C233AE" w:rsidRPr="00C233AE" w:rsidRDefault="002328C4" w:rsidP="00C233AE">
      <w:pPr>
        <w:rPr>
          <w:b/>
          <w:bCs/>
          <w:lang w:val="en-US" w:eastAsia="x-none"/>
        </w:rPr>
      </w:pPr>
      <w:hyperlink r:id="rId2255" w:history="1">
        <w:r w:rsidR="004371F4">
          <w:rPr>
            <w:rStyle w:val="Hyperlink"/>
            <w:b/>
            <w:bCs/>
            <w:highlight w:val="green"/>
            <w:lang w:val="en-US" w:eastAsia="x-none"/>
          </w:rPr>
          <w:t>R1-2202826</w:t>
        </w:r>
      </w:hyperlink>
      <w:r w:rsidR="00C233AE" w:rsidRPr="00C233AE">
        <w:rPr>
          <w:b/>
          <w:bCs/>
          <w:lang w:val="en-US" w:eastAsia="x-none"/>
        </w:rPr>
        <w:tab/>
        <w:t>Introduction of Rel-17 enhancements</w:t>
      </w:r>
      <w:r w:rsidR="00C233AE" w:rsidRPr="00C233AE">
        <w:rPr>
          <w:b/>
          <w:bCs/>
          <w:lang w:val="en-US" w:eastAsia="x-none"/>
        </w:rPr>
        <w:tab/>
        <w:t>Qualcomm Incorporated (Editor)</w:t>
      </w:r>
    </w:p>
    <w:p w14:paraId="06B9CD99" w14:textId="036CBC99" w:rsidR="00C233AE" w:rsidRDefault="00C233AE" w:rsidP="00C233AE">
      <w:pPr>
        <w:rPr>
          <w:lang w:val="en-US" w:eastAsia="x-none"/>
        </w:rPr>
      </w:pPr>
      <w:r w:rsidRPr="00C233AE">
        <w:rPr>
          <w:b/>
          <w:bCs/>
          <w:lang w:val="en-US" w:eastAsia="x-none"/>
        </w:rPr>
        <w:t>Decision:</w:t>
      </w:r>
      <w:r>
        <w:rPr>
          <w:lang w:val="en-US" w:eastAsia="x-none"/>
        </w:rPr>
        <w:t xml:space="preserve"> As per email decision posted on Mar 2</w:t>
      </w:r>
      <w:r w:rsidRPr="00C233AE">
        <w:rPr>
          <w:vertAlign w:val="superscript"/>
          <w:lang w:val="en-US" w:eastAsia="x-none"/>
        </w:rPr>
        <w:t>nd</w:t>
      </w:r>
      <w:r>
        <w:rPr>
          <w:lang w:val="en-US" w:eastAsia="x-none"/>
        </w:rPr>
        <w:t>, (</w:t>
      </w:r>
      <w:r w:rsidR="00247F71">
        <w:rPr>
          <w:lang w:val="en-US" w:eastAsia="x-none"/>
        </w:rPr>
        <w:t>36.976,Rel-17, CR0001, Cat B</w:t>
      </w:r>
      <w:r>
        <w:rPr>
          <w:lang w:val="en-US" w:eastAsia="x-none"/>
        </w:rPr>
        <w:t>)</w:t>
      </w:r>
      <w:r w:rsidR="00247F71">
        <w:rPr>
          <w:lang w:val="en-US" w:eastAsia="x-none"/>
        </w:rPr>
        <w:t xml:space="preserve"> is agreed</w:t>
      </w:r>
      <w:r>
        <w:rPr>
          <w:lang w:val="en-US" w:eastAsia="x-none"/>
        </w:rPr>
        <w:t>.</w:t>
      </w:r>
    </w:p>
    <w:p w14:paraId="3239DE22" w14:textId="6C0086CD" w:rsidR="006B480F" w:rsidRDefault="006B480F" w:rsidP="003A1ED5">
      <w:pPr>
        <w:pStyle w:val="Heading3"/>
      </w:pPr>
      <w:bookmarkStart w:id="727" w:name="_Toc95481837"/>
      <w:bookmarkStart w:id="728" w:name="_Toc98334476"/>
      <w:r>
        <w:t>Other</w:t>
      </w:r>
      <w:bookmarkEnd w:id="727"/>
      <w:bookmarkEnd w:id="728"/>
    </w:p>
    <w:p w14:paraId="6B4057D6" w14:textId="34CD7743" w:rsidR="00925FF3" w:rsidRPr="00925FF3" w:rsidRDefault="00925FF3" w:rsidP="00925FF3">
      <w:r>
        <w:t>None.</w:t>
      </w:r>
    </w:p>
    <w:p w14:paraId="710B7FC3" w14:textId="77777777" w:rsidR="006B480F" w:rsidRDefault="006B480F" w:rsidP="00A57C2E">
      <w:pPr>
        <w:pStyle w:val="Heading2"/>
      </w:pPr>
      <w:bookmarkStart w:id="729" w:name="_Toc95481838"/>
      <w:bookmarkStart w:id="730" w:name="_Toc98334477"/>
      <w:r w:rsidRPr="002D4D40">
        <w:t>Rel-17 UE Features</w:t>
      </w:r>
      <w:bookmarkEnd w:id="729"/>
      <w:bookmarkEnd w:id="730"/>
    </w:p>
    <w:p w14:paraId="11737198" w14:textId="77777777" w:rsidR="0017028F" w:rsidRPr="00DB5EF2" w:rsidRDefault="006B480F" w:rsidP="006B480F">
      <w:pPr>
        <w:rPr>
          <w:lang w:eastAsia="x-none"/>
        </w:rPr>
      </w:pPr>
      <w:r w:rsidRPr="00DB5EF2">
        <w:rPr>
          <w:lang w:eastAsia="x-none"/>
        </w:rPr>
        <w:t xml:space="preserve">[108-e-R17-UE-features] </w:t>
      </w:r>
      <w:r w:rsidR="0017028F" w:rsidRPr="00DB5EF2">
        <w:rPr>
          <w:lang w:eastAsia="x-none"/>
        </w:rPr>
        <w:t>– Shinya/Ralf (DOCOMO, AT&amp;T)</w:t>
      </w:r>
    </w:p>
    <w:p w14:paraId="61314BA2" w14:textId="0673543E" w:rsidR="006B480F" w:rsidRPr="00DB5EF2" w:rsidRDefault="006B480F" w:rsidP="006B480F">
      <w:pPr>
        <w:rPr>
          <w:lang w:eastAsia="x-none"/>
        </w:rPr>
      </w:pPr>
      <w:r w:rsidRPr="00DB5EF2">
        <w:rPr>
          <w:lang w:eastAsia="x-none"/>
        </w:rPr>
        <w:t>LS to RAN2 on Rel-17 UE features</w:t>
      </w:r>
    </w:p>
    <w:p w14:paraId="3B2F5FFE" w14:textId="77777777" w:rsidR="006B480F" w:rsidRPr="00DB5EF2" w:rsidRDefault="006B480F" w:rsidP="006D10BC">
      <w:pPr>
        <w:numPr>
          <w:ilvl w:val="0"/>
          <w:numId w:val="60"/>
        </w:numPr>
        <w:rPr>
          <w:lang w:eastAsia="x-none"/>
        </w:rPr>
      </w:pPr>
      <w:r w:rsidRPr="00DB5EF2">
        <w:rPr>
          <w:lang w:eastAsia="x-none"/>
        </w:rPr>
        <w:t>LS to RAN2 to be finalized by March 4</w:t>
      </w:r>
    </w:p>
    <w:p w14:paraId="23825A75" w14:textId="5D2CC716" w:rsidR="006B480F" w:rsidRPr="00686477" w:rsidRDefault="00686477" w:rsidP="006B480F">
      <w:pPr>
        <w:rPr>
          <w:u w:val="single"/>
          <w:lang w:eastAsia="x-none"/>
        </w:rPr>
      </w:pPr>
      <w:r w:rsidRPr="00686477">
        <w:rPr>
          <w:u w:val="single"/>
          <w:lang w:eastAsia="x-none"/>
        </w:rPr>
        <w:t>//LTE</w:t>
      </w:r>
    </w:p>
    <w:p w14:paraId="2DAAE68E" w14:textId="777D3CA2" w:rsidR="00686477" w:rsidRPr="00686477" w:rsidRDefault="002328C4" w:rsidP="00686477">
      <w:pPr>
        <w:rPr>
          <w:b/>
          <w:bCs/>
          <w:lang w:eastAsia="x-none"/>
        </w:rPr>
      </w:pPr>
      <w:hyperlink r:id="rId2256" w:history="1">
        <w:r w:rsidR="004371F4">
          <w:rPr>
            <w:rStyle w:val="Hyperlink"/>
            <w:b/>
            <w:bCs/>
            <w:highlight w:val="green"/>
            <w:lang w:eastAsia="x-none"/>
          </w:rPr>
          <w:t>R1-2202925</w:t>
        </w:r>
      </w:hyperlink>
      <w:r w:rsidR="00686477" w:rsidRPr="00686477">
        <w:rPr>
          <w:b/>
          <w:bCs/>
          <w:lang w:eastAsia="x-none"/>
        </w:rPr>
        <w:tab/>
        <w:t>Updated RAN1 UE features list for Rel-17 LTE after RAN1 #108-e</w:t>
      </w:r>
      <w:r w:rsidR="00686477" w:rsidRPr="00686477">
        <w:rPr>
          <w:b/>
          <w:bCs/>
          <w:lang w:eastAsia="x-none"/>
        </w:rPr>
        <w:tab/>
        <w:t>Moderators (AT&amp;T, NTT DOCOMO, INC.)</w:t>
      </w:r>
    </w:p>
    <w:p w14:paraId="764E4DFA" w14:textId="7F15E69E" w:rsidR="00686477" w:rsidRDefault="00686477" w:rsidP="00686477">
      <w:r w:rsidRPr="00F71EC0">
        <w:rPr>
          <w:b/>
          <w:bCs/>
        </w:rPr>
        <w:t>Decision:</w:t>
      </w:r>
      <w:r>
        <w:t xml:space="preserve"> As per email decision posted on Mar 7</w:t>
      </w:r>
      <w:r w:rsidRPr="00686477">
        <w:rPr>
          <w:vertAlign w:val="superscript"/>
        </w:rPr>
        <w:t>th</w:t>
      </w:r>
      <w:r>
        <w:t>, the updated UE feature list for Rel-17 LTE is endorsed</w:t>
      </w:r>
    </w:p>
    <w:p w14:paraId="552CD2EE" w14:textId="3A3C0CEC" w:rsidR="00686477" w:rsidRPr="00686477" w:rsidRDefault="002328C4" w:rsidP="00686477">
      <w:pPr>
        <w:rPr>
          <w:b/>
          <w:bCs/>
          <w:lang w:eastAsia="x-none"/>
        </w:rPr>
      </w:pPr>
      <w:hyperlink r:id="rId2257" w:history="1">
        <w:r w:rsidR="004371F4">
          <w:rPr>
            <w:rStyle w:val="Hyperlink"/>
            <w:b/>
            <w:bCs/>
            <w:highlight w:val="green"/>
            <w:lang w:eastAsia="x-none"/>
          </w:rPr>
          <w:t>R1-2202924</w:t>
        </w:r>
      </w:hyperlink>
      <w:r w:rsidR="00686477" w:rsidRPr="00686477">
        <w:rPr>
          <w:b/>
          <w:bCs/>
          <w:lang w:eastAsia="x-none"/>
        </w:rPr>
        <w:tab/>
        <w:t>LS on updated Rel-17 RAN1 UE features list for LTE</w:t>
      </w:r>
      <w:r w:rsidR="00686477" w:rsidRPr="00686477">
        <w:rPr>
          <w:b/>
          <w:bCs/>
          <w:lang w:eastAsia="x-none"/>
        </w:rPr>
        <w:tab/>
        <w:t>RAN1, NTT DOCOMO, AT&amp;T</w:t>
      </w:r>
    </w:p>
    <w:p w14:paraId="071C9BBA" w14:textId="36CD8915" w:rsidR="00686477" w:rsidRDefault="00686477" w:rsidP="00686477">
      <w:pPr>
        <w:rPr>
          <w:lang w:eastAsia="x-none"/>
        </w:rPr>
      </w:pPr>
      <w:r w:rsidRPr="00686477">
        <w:rPr>
          <w:lang w:eastAsia="x-none"/>
        </w:rPr>
        <w:t>LS to RAN2/RAN4</w:t>
      </w:r>
      <w:r>
        <w:rPr>
          <w:lang w:eastAsia="x-none"/>
        </w:rPr>
        <w:t xml:space="preserve"> is approved.</w:t>
      </w:r>
    </w:p>
    <w:p w14:paraId="2590BDE3" w14:textId="2BF9CD3D" w:rsidR="00686477" w:rsidRPr="00686477" w:rsidRDefault="002328C4" w:rsidP="00686477">
      <w:pPr>
        <w:rPr>
          <w:b/>
          <w:bCs/>
          <w:lang w:eastAsia="x-none"/>
        </w:rPr>
      </w:pPr>
      <w:hyperlink r:id="rId2258" w:history="1">
        <w:r w:rsidR="004371F4">
          <w:rPr>
            <w:rStyle w:val="Hyperlink"/>
            <w:b/>
            <w:bCs/>
            <w:lang w:eastAsia="x-none"/>
          </w:rPr>
          <w:t>R1-2202926</w:t>
        </w:r>
      </w:hyperlink>
      <w:r w:rsidR="00686477" w:rsidRPr="00686477">
        <w:rPr>
          <w:b/>
          <w:bCs/>
          <w:lang w:eastAsia="x-none"/>
        </w:rPr>
        <w:tab/>
        <w:t>Updated RAN1 UE features list for Rel-17 LTE after RAN1 #108-e including remaining RAN1 issues</w:t>
      </w:r>
      <w:r w:rsidR="00686477" w:rsidRPr="00686477">
        <w:rPr>
          <w:b/>
          <w:bCs/>
          <w:lang w:eastAsia="x-none"/>
        </w:rPr>
        <w:tab/>
        <w:t>Moderators (AT&amp;T, NTT DOCOMO, INC.)</w:t>
      </w:r>
    </w:p>
    <w:p w14:paraId="0610C9F1" w14:textId="178E6A50" w:rsidR="00686477" w:rsidRDefault="00686477" w:rsidP="00686477">
      <w:pPr>
        <w:rPr>
          <w:lang w:eastAsia="x-none"/>
        </w:rPr>
      </w:pPr>
      <w:r>
        <w:rPr>
          <w:lang w:eastAsia="x-none"/>
        </w:rPr>
        <w:t>Noted. For RAN1 internal use only.</w:t>
      </w:r>
    </w:p>
    <w:p w14:paraId="4D913828" w14:textId="26B211BC" w:rsidR="00686477" w:rsidRDefault="00686477" w:rsidP="00686477">
      <w:pPr>
        <w:rPr>
          <w:lang w:eastAsia="x-none"/>
        </w:rPr>
      </w:pPr>
    </w:p>
    <w:p w14:paraId="59A7991C" w14:textId="2E5A833E" w:rsidR="00686477" w:rsidRPr="00686477" w:rsidRDefault="00686477" w:rsidP="00686477">
      <w:pPr>
        <w:rPr>
          <w:u w:val="single"/>
          <w:lang w:eastAsia="x-none"/>
        </w:rPr>
      </w:pPr>
      <w:r w:rsidRPr="00686477">
        <w:rPr>
          <w:u w:val="single"/>
          <w:lang w:eastAsia="x-none"/>
        </w:rPr>
        <w:t>//NR</w:t>
      </w:r>
    </w:p>
    <w:p w14:paraId="6F181075" w14:textId="3B40744A" w:rsidR="009B706A" w:rsidRPr="00686477" w:rsidRDefault="002328C4" w:rsidP="009B706A">
      <w:pPr>
        <w:rPr>
          <w:b/>
          <w:bCs/>
          <w:lang w:eastAsia="x-none"/>
        </w:rPr>
      </w:pPr>
      <w:hyperlink r:id="rId2259" w:history="1">
        <w:r w:rsidR="004371F4">
          <w:rPr>
            <w:rStyle w:val="Hyperlink"/>
            <w:b/>
            <w:bCs/>
            <w:highlight w:val="green"/>
            <w:lang w:eastAsia="x-none"/>
          </w:rPr>
          <w:t>R1-2202923</w:t>
        </w:r>
      </w:hyperlink>
      <w:r w:rsidR="009B706A" w:rsidRPr="00686477">
        <w:rPr>
          <w:b/>
          <w:bCs/>
          <w:lang w:eastAsia="x-none"/>
        </w:rPr>
        <w:tab/>
        <w:t>UE capability IE list for Rel-17 NR for existing Rel. 15/16 feature groups</w:t>
      </w:r>
      <w:r w:rsidR="009B706A" w:rsidRPr="00686477">
        <w:rPr>
          <w:b/>
          <w:bCs/>
          <w:lang w:eastAsia="x-none"/>
        </w:rPr>
        <w:tab/>
        <w:t>Moderator (Ericsson)</w:t>
      </w:r>
    </w:p>
    <w:p w14:paraId="6AA52A33" w14:textId="0599D219" w:rsidR="009B706A" w:rsidRPr="00686477" w:rsidRDefault="002328C4" w:rsidP="009B706A">
      <w:pPr>
        <w:rPr>
          <w:b/>
          <w:bCs/>
          <w:lang w:eastAsia="x-none"/>
        </w:rPr>
      </w:pPr>
      <w:hyperlink r:id="rId2260" w:history="1">
        <w:r w:rsidR="004371F4">
          <w:rPr>
            <w:rStyle w:val="Hyperlink"/>
            <w:b/>
            <w:bCs/>
            <w:highlight w:val="green"/>
            <w:lang w:eastAsia="x-none"/>
          </w:rPr>
          <w:t>R1-2202928</w:t>
        </w:r>
      </w:hyperlink>
      <w:r w:rsidR="009B706A" w:rsidRPr="00686477">
        <w:rPr>
          <w:b/>
          <w:bCs/>
          <w:lang w:eastAsia="x-none"/>
        </w:rPr>
        <w:tab/>
        <w:t>Updated RAN1 UE features list for Rel-17 NR after RAN1 #108-e</w:t>
      </w:r>
      <w:r w:rsidR="009B706A" w:rsidRPr="00686477">
        <w:rPr>
          <w:b/>
          <w:bCs/>
          <w:lang w:eastAsia="x-none"/>
        </w:rPr>
        <w:tab/>
        <w:t>Moderators (AT&amp;T, NTT DOCOMO, INC.)</w:t>
      </w:r>
    </w:p>
    <w:p w14:paraId="2431500E" w14:textId="77777777" w:rsidR="00686477" w:rsidRDefault="00686477" w:rsidP="00686477">
      <w:r w:rsidRPr="00F71EC0">
        <w:rPr>
          <w:b/>
          <w:bCs/>
        </w:rPr>
        <w:t>Decision:</w:t>
      </w:r>
      <w:r>
        <w:t xml:space="preserve"> As per email decision posted on Mar 7</w:t>
      </w:r>
      <w:r w:rsidRPr="00686477">
        <w:rPr>
          <w:vertAlign w:val="superscript"/>
        </w:rPr>
        <w:t>th</w:t>
      </w:r>
      <w:r>
        <w:t>, the updated UE feature list for Rel-17 NR is endorsed</w:t>
      </w:r>
    </w:p>
    <w:p w14:paraId="56933009" w14:textId="49320BA2" w:rsidR="00686477" w:rsidRPr="00686477" w:rsidRDefault="002328C4" w:rsidP="00686477">
      <w:pPr>
        <w:rPr>
          <w:b/>
          <w:bCs/>
          <w:lang w:eastAsia="x-none"/>
        </w:rPr>
      </w:pPr>
      <w:hyperlink r:id="rId2261" w:history="1">
        <w:r w:rsidR="004371F4">
          <w:rPr>
            <w:rStyle w:val="Hyperlink"/>
            <w:b/>
            <w:bCs/>
            <w:highlight w:val="green"/>
            <w:lang w:eastAsia="x-none"/>
          </w:rPr>
          <w:t>R1-2202927</w:t>
        </w:r>
      </w:hyperlink>
      <w:r w:rsidR="00686477" w:rsidRPr="00686477">
        <w:rPr>
          <w:b/>
          <w:bCs/>
          <w:lang w:eastAsia="x-none"/>
        </w:rPr>
        <w:tab/>
        <w:t>LS on updated Rel-17 RAN1 UE features list for NR</w:t>
      </w:r>
      <w:r w:rsidR="00686477" w:rsidRPr="00686477">
        <w:rPr>
          <w:b/>
          <w:bCs/>
          <w:lang w:eastAsia="x-none"/>
        </w:rPr>
        <w:tab/>
        <w:t>RAN1, NTT DOCOMO, AT&amp;T</w:t>
      </w:r>
    </w:p>
    <w:p w14:paraId="25DCE31D" w14:textId="77777777" w:rsidR="00686477" w:rsidRDefault="00686477" w:rsidP="00686477">
      <w:pPr>
        <w:rPr>
          <w:lang w:eastAsia="x-none"/>
        </w:rPr>
      </w:pPr>
      <w:r w:rsidRPr="00686477">
        <w:rPr>
          <w:lang w:eastAsia="x-none"/>
        </w:rPr>
        <w:t>LS to RAN2/RAN4</w:t>
      </w:r>
      <w:r>
        <w:rPr>
          <w:lang w:eastAsia="x-none"/>
        </w:rPr>
        <w:t xml:space="preserve"> is approved.</w:t>
      </w:r>
    </w:p>
    <w:p w14:paraId="5D50E408" w14:textId="7A8E4340" w:rsidR="009B706A" w:rsidRPr="00686477" w:rsidRDefault="002328C4" w:rsidP="009B706A">
      <w:pPr>
        <w:rPr>
          <w:b/>
          <w:bCs/>
          <w:lang w:eastAsia="x-none"/>
        </w:rPr>
      </w:pPr>
      <w:hyperlink r:id="rId2262" w:history="1">
        <w:r w:rsidR="004371F4">
          <w:rPr>
            <w:rStyle w:val="Hyperlink"/>
            <w:b/>
            <w:bCs/>
            <w:lang w:eastAsia="x-none"/>
          </w:rPr>
          <w:t>R1-2202929</w:t>
        </w:r>
      </w:hyperlink>
      <w:r w:rsidR="009B706A" w:rsidRPr="00686477">
        <w:rPr>
          <w:b/>
          <w:bCs/>
          <w:lang w:eastAsia="x-none"/>
        </w:rPr>
        <w:tab/>
        <w:t>Updated RAN1 UE features list for Rel-17 NR after RAN1 #108-e including remaining RAN1 issues</w:t>
      </w:r>
      <w:r w:rsidR="009B706A" w:rsidRPr="00686477">
        <w:rPr>
          <w:b/>
          <w:bCs/>
          <w:lang w:eastAsia="x-none"/>
        </w:rPr>
        <w:tab/>
        <w:t>Moderators (AT&amp;T, NTT DOCOMO, INC.)</w:t>
      </w:r>
    </w:p>
    <w:p w14:paraId="11E9F490" w14:textId="77777777" w:rsidR="00686477" w:rsidRDefault="00686477" w:rsidP="00686477">
      <w:pPr>
        <w:rPr>
          <w:lang w:eastAsia="x-none"/>
        </w:rPr>
      </w:pPr>
      <w:r>
        <w:rPr>
          <w:lang w:eastAsia="x-none"/>
        </w:rPr>
        <w:lastRenderedPageBreak/>
        <w:t>Noted. For RAN1 internal use only.</w:t>
      </w:r>
    </w:p>
    <w:p w14:paraId="044F3E5C" w14:textId="77777777" w:rsidR="009B706A" w:rsidRDefault="009B706A" w:rsidP="006B480F">
      <w:pPr>
        <w:rPr>
          <w:lang w:eastAsia="x-none"/>
        </w:rPr>
      </w:pPr>
    </w:p>
    <w:p w14:paraId="784308D1" w14:textId="77777777" w:rsidR="0017028F" w:rsidRDefault="0017028F" w:rsidP="006B480F">
      <w:pPr>
        <w:rPr>
          <w:lang w:eastAsia="x-none"/>
        </w:rPr>
      </w:pPr>
    </w:p>
    <w:p w14:paraId="5AD50368" w14:textId="303BF947" w:rsidR="006B480F" w:rsidRPr="002E4B90" w:rsidRDefault="002328C4" w:rsidP="006B480F">
      <w:pPr>
        <w:rPr>
          <w:b/>
          <w:bCs/>
          <w:lang w:eastAsia="x-none"/>
        </w:rPr>
      </w:pPr>
      <w:hyperlink r:id="rId2263" w:history="1">
        <w:r w:rsidR="004371F4">
          <w:rPr>
            <w:rStyle w:val="Hyperlink"/>
            <w:b/>
            <w:bCs/>
            <w:lang w:eastAsia="x-none"/>
          </w:rPr>
          <w:t>R1-2202447</w:t>
        </w:r>
      </w:hyperlink>
      <w:r w:rsidR="006B480F" w:rsidRPr="002E4B90">
        <w:rPr>
          <w:b/>
          <w:bCs/>
          <w:lang w:eastAsia="x-none"/>
        </w:rPr>
        <w:tab/>
        <w:t>On support of UE feature(s) for 32 HARQ processes in Rel-17 work items</w:t>
      </w:r>
      <w:r w:rsidR="006B480F" w:rsidRPr="002E4B90">
        <w:rPr>
          <w:b/>
          <w:bCs/>
          <w:lang w:eastAsia="x-none"/>
        </w:rPr>
        <w:tab/>
        <w:t>Huawei, HiSilicon</w:t>
      </w:r>
    </w:p>
    <w:p w14:paraId="18B8A587" w14:textId="77777777" w:rsidR="002E4B90" w:rsidRPr="002E4B90" w:rsidRDefault="002E4B90" w:rsidP="002E4B90">
      <w:pPr>
        <w:rPr>
          <w:lang w:val="en-US"/>
        </w:rPr>
      </w:pPr>
      <w:r w:rsidRPr="002E4B90">
        <w:rPr>
          <w:lang w:eastAsia="x-none"/>
        </w:rPr>
        <w:t xml:space="preserve">[108-e-R17-UE-features-32HARQ] </w:t>
      </w:r>
      <w:r w:rsidRPr="002E4B90">
        <w:rPr>
          <w:lang w:val="en-US"/>
        </w:rPr>
        <w:t>– Ralf (AT&amp;T)</w:t>
      </w:r>
    </w:p>
    <w:p w14:paraId="04FB0325" w14:textId="077C9B8D" w:rsidR="002E4B90" w:rsidRDefault="002E4B90" w:rsidP="002E4B90">
      <w:pPr>
        <w:rPr>
          <w:lang w:val="en-US"/>
        </w:rPr>
      </w:pPr>
      <w:r w:rsidRPr="002E4B90">
        <w:rPr>
          <w:lang w:eastAsia="x-none"/>
        </w:rPr>
        <w:t xml:space="preserve">Email discussion on UE features for </w:t>
      </w:r>
      <w:r w:rsidRPr="002E4B90">
        <w:rPr>
          <w:lang w:val="en-US"/>
        </w:rPr>
        <w:t>32 HARQ processes by February 23</w:t>
      </w:r>
    </w:p>
    <w:p w14:paraId="032AF94D" w14:textId="7537C7B8" w:rsidR="002E4B90" w:rsidRPr="002E4B90" w:rsidRDefault="002328C4" w:rsidP="002E4B90">
      <w:pPr>
        <w:rPr>
          <w:b/>
          <w:bCs/>
          <w:lang w:eastAsia="x-none"/>
        </w:rPr>
      </w:pPr>
      <w:hyperlink r:id="rId2264" w:history="1">
        <w:r w:rsidR="004371F4">
          <w:rPr>
            <w:rStyle w:val="Hyperlink"/>
            <w:b/>
            <w:bCs/>
            <w:lang w:eastAsia="x-none"/>
          </w:rPr>
          <w:t>R1-2202858</w:t>
        </w:r>
      </w:hyperlink>
      <w:r w:rsidR="002E4B90" w:rsidRPr="002E4B90">
        <w:rPr>
          <w:b/>
          <w:bCs/>
          <w:lang w:eastAsia="x-none"/>
        </w:rPr>
        <w:tab/>
        <w:t>Summary of UE features for 32 HARQ processes</w:t>
      </w:r>
      <w:r w:rsidR="002E4B90" w:rsidRPr="002E4B90">
        <w:rPr>
          <w:b/>
          <w:bCs/>
          <w:lang w:eastAsia="x-none"/>
        </w:rPr>
        <w:tab/>
        <w:t>Moderator (AT&amp;T)</w:t>
      </w:r>
    </w:p>
    <w:p w14:paraId="43743521" w14:textId="116C8C9E" w:rsidR="002E4B90" w:rsidRDefault="002E4B90" w:rsidP="002E4B90">
      <w:pPr>
        <w:rPr>
          <w:lang w:val="en-US"/>
        </w:rPr>
      </w:pPr>
      <w:r w:rsidRPr="002E4B90">
        <w:rPr>
          <w:b/>
          <w:bCs/>
          <w:lang w:val="en-US"/>
        </w:rPr>
        <w:t>Decision:</w:t>
      </w:r>
      <w:r>
        <w:rPr>
          <w:lang w:val="en-US"/>
        </w:rPr>
        <w:t xml:space="preserve"> As per email decision posted on Feb 25</w:t>
      </w:r>
      <w:r w:rsidRPr="002E4B90">
        <w:rPr>
          <w:vertAlign w:val="superscript"/>
          <w:lang w:val="en-US"/>
        </w:rPr>
        <w:t>th</w:t>
      </w:r>
      <w:r>
        <w:rPr>
          <w:lang w:val="en-US"/>
        </w:rPr>
        <w:t>,</w:t>
      </w:r>
    </w:p>
    <w:p w14:paraId="2CB45685" w14:textId="244962E4" w:rsidR="002E4B90" w:rsidRPr="002E4B90" w:rsidRDefault="002E4B90" w:rsidP="002E4B90">
      <w:pPr>
        <w:rPr>
          <w:rFonts w:ascii="Times New Roman" w:eastAsia="Malgun Gothic" w:hAnsi="Times New Roman"/>
          <w:szCs w:val="20"/>
          <w:u w:val="single"/>
          <w:lang w:val="en-US"/>
        </w:rPr>
      </w:pPr>
      <w:r w:rsidRPr="002E4B90">
        <w:rPr>
          <w:rFonts w:ascii="Times New Roman" w:hAnsi="Times New Roman"/>
          <w:szCs w:val="20"/>
          <w:u w:val="single"/>
        </w:rPr>
        <w:t>Conclusion:</w:t>
      </w:r>
    </w:p>
    <w:p w14:paraId="1D67E903" w14:textId="2E639A79" w:rsidR="002E4B90" w:rsidRPr="002E4B90" w:rsidRDefault="002E4B90" w:rsidP="002E4B90">
      <w:pPr>
        <w:rPr>
          <w:rFonts w:ascii="Times New Roman" w:hAnsi="Times New Roman"/>
          <w:szCs w:val="20"/>
        </w:rPr>
      </w:pPr>
      <w:r w:rsidRPr="002E4B90">
        <w:rPr>
          <w:rFonts w:ascii="Times New Roman" w:hAnsi="Times New Roman"/>
          <w:szCs w:val="20"/>
        </w:rPr>
        <w:t>The Rel. 17 features that increase the number of HARQ processes are separate FGs for FR2-2 and NR NTN.</w:t>
      </w:r>
    </w:p>
    <w:p w14:paraId="3662D083" w14:textId="77777777" w:rsidR="002E4B90" w:rsidRPr="002E4B90" w:rsidRDefault="002E4B90" w:rsidP="002E4B90">
      <w:pPr>
        <w:rPr>
          <w:rFonts w:ascii="Times New Roman" w:hAnsi="Times New Roman"/>
          <w:szCs w:val="20"/>
          <w:lang w:eastAsia="x-none"/>
        </w:rPr>
      </w:pPr>
    </w:p>
    <w:p w14:paraId="1E06BB82" w14:textId="77777777" w:rsidR="002E4B90" w:rsidRDefault="002E4B90" w:rsidP="002E4B90">
      <w:pPr>
        <w:rPr>
          <w:lang w:eastAsia="x-none"/>
        </w:rPr>
      </w:pPr>
    </w:p>
    <w:p w14:paraId="055075AA" w14:textId="2DDCA191" w:rsidR="008C6B11" w:rsidRPr="006E7BEF" w:rsidRDefault="002328C4" w:rsidP="008C6B11">
      <w:pPr>
        <w:rPr>
          <w:b/>
          <w:bCs/>
          <w:lang w:eastAsia="x-none"/>
        </w:rPr>
      </w:pPr>
      <w:hyperlink r:id="rId2265" w:history="1">
        <w:r w:rsidR="004371F4">
          <w:rPr>
            <w:rStyle w:val="Hyperlink"/>
            <w:b/>
            <w:bCs/>
            <w:lang w:eastAsia="x-none"/>
          </w:rPr>
          <w:t>R1-2202882</w:t>
        </w:r>
      </w:hyperlink>
      <w:r w:rsidR="008C6B11" w:rsidRPr="006E7BEF">
        <w:rPr>
          <w:b/>
          <w:bCs/>
          <w:lang w:eastAsia="x-none"/>
        </w:rPr>
        <w:tab/>
        <w:t>Session Notes for 8.16 (Rel-17 UE Features)</w:t>
      </w:r>
      <w:r w:rsidR="008C6B11" w:rsidRPr="006E7BEF">
        <w:rPr>
          <w:b/>
          <w:bCs/>
          <w:lang w:eastAsia="x-none"/>
        </w:rPr>
        <w:tab/>
        <w:t>Ad-Hoc Chair (NTT DOCOMO, INC.)</w:t>
      </w:r>
    </w:p>
    <w:p w14:paraId="2D8DC164" w14:textId="39C2F252" w:rsidR="002E4B90" w:rsidRDefault="006E7BEF" w:rsidP="008C6B11">
      <w:pPr>
        <w:rPr>
          <w:lang w:eastAsia="x-none"/>
        </w:rPr>
      </w:pPr>
      <w:r w:rsidRPr="00F71EC0">
        <w:t>Provides the</w:t>
      </w:r>
      <w:r>
        <w:t xml:space="preserve"> agreements achieved during the different GTW sessions, only - </w:t>
      </w:r>
      <w:r w:rsidRPr="00F71EC0">
        <w:t>of the UE features discussions related to 8.1</w:t>
      </w:r>
      <w:r>
        <w:t>6</w:t>
      </w:r>
      <w:r w:rsidRPr="00F71EC0">
        <w:t>.3/</w:t>
      </w:r>
      <w:r>
        <w:t>8.16.6/</w:t>
      </w:r>
      <w:r w:rsidRPr="00F71EC0">
        <w:t>8.1</w:t>
      </w:r>
      <w:r>
        <w:t>6</w:t>
      </w:r>
      <w:r w:rsidRPr="00F71EC0">
        <w:t>.7/8.1</w:t>
      </w:r>
      <w:r>
        <w:t>6.8</w:t>
      </w:r>
      <w:r w:rsidRPr="00F71EC0">
        <w:t>/8.</w:t>
      </w:r>
      <w:r>
        <w:t>16.9/</w:t>
      </w:r>
      <w:r w:rsidRPr="00F71EC0">
        <w:t>8.1</w:t>
      </w:r>
      <w:r>
        <w:t>6</w:t>
      </w:r>
      <w:r w:rsidRPr="00F71EC0">
        <w:t>.11</w:t>
      </w:r>
      <w:r>
        <w:t>/8.16.12</w:t>
      </w:r>
      <w:r w:rsidRPr="00F71EC0">
        <w:t xml:space="preserve"> and 8.1</w:t>
      </w:r>
      <w:r>
        <w:t>6</w:t>
      </w:r>
      <w:r w:rsidRPr="00F71EC0">
        <w:t>.1</w:t>
      </w:r>
      <w:r>
        <w:t>5</w:t>
      </w:r>
      <w:r w:rsidRPr="00F71EC0">
        <w:t>.</w:t>
      </w:r>
      <w:r w:rsidR="009B706A">
        <w:t xml:space="preserve"> Incorporated below.</w:t>
      </w:r>
    </w:p>
    <w:p w14:paraId="38025A3B" w14:textId="6F94DA70" w:rsidR="006B480F" w:rsidRDefault="006B480F" w:rsidP="0017028F">
      <w:pPr>
        <w:pStyle w:val="Heading3"/>
        <w:rPr>
          <w:lang w:val="en-US"/>
        </w:rPr>
      </w:pPr>
      <w:bookmarkStart w:id="731" w:name="_Toc95481839"/>
      <w:bookmarkStart w:id="732" w:name="_Toc98334478"/>
      <w:r w:rsidRPr="002D4D40">
        <w:rPr>
          <w:lang w:val="en-US"/>
        </w:rPr>
        <w:t>UE features for further enhancements on NR-MIMO</w:t>
      </w:r>
      <w:bookmarkEnd w:id="731"/>
      <w:bookmarkEnd w:id="732"/>
    </w:p>
    <w:p w14:paraId="13E5D3D3" w14:textId="556880B6" w:rsidR="006B480F" w:rsidRDefault="002328C4" w:rsidP="006B480F">
      <w:pPr>
        <w:rPr>
          <w:lang w:eastAsia="x-none"/>
        </w:rPr>
      </w:pPr>
      <w:hyperlink r:id="rId2266" w:history="1">
        <w:r w:rsidR="004371F4">
          <w:rPr>
            <w:rStyle w:val="Hyperlink"/>
            <w:lang w:eastAsia="x-none"/>
          </w:rPr>
          <w:t>R1-2200936</w:t>
        </w:r>
      </w:hyperlink>
      <w:r w:rsidR="006B480F">
        <w:rPr>
          <w:lang w:eastAsia="x-none"/>
        </w:rPr>
        <w:tab/>
        <w:t>Rel-17 UE features for further NR MIMO enhancements</w:t>
      </w:r>
      <w:r w:rsidR="006B480F">
        <w:rPr>
          <w:lang w:eastAsia="x-none"/>
        </w:rPr>
        <w:tab/>
        <w:t>Huawei, HiSilicon</w:t>
      </w:r>
    </w:p>
    <w:p w14:paraId="72FBF1C8" w14:textId="488F7F9A" w:rsidR="006B480F" w:rsidRDefault="002328C4" w:rsidP="006B480F">
      <w:pPr>
        <w:rPr>
          <w:lang w:eastAsia="x-none"/>
        </w:rPr>
      </w:pPr>
      <w:hyperlink r:id="rId2267" w:history="1">
        <w:r w:rsidR="004371F4">
          <w:rPr>
            <w:rStyle w:val="Hyperlink"/>
            <w:lang w:eastAsia="x-none"/>
          </w:rPr>
          <w:t>R1-2201120</w:t>
        </w:r>
      </w:hyperlink>
      <w:r w:rsidR="006B480F">
        <w:rPr>
          <w:lang w:eastAsia="x-none"/>
        </w:rPr>
        <w:tab/>
        <w:t>Discussion on remaining issues of FeMIMO features</w:t>
      </w:r>
      <w:r w:rsidR="006B480F">
        <w:rPr>
          <w:lang w:eastAsia="x-none"/>
        </w:rPr>
        <w:tab/>
        <w:t>vivo</w:t>
      </w:r>
    </w:p>
    <w:p w14:paraId="46778556" w14:textId="4CF3DFCF" w:rsidR="006B480F" w:rsidRDefault="002328C4" w:rsidP="006B480F">
      <w:pPr>
        <w:rPr>
          <w:lang w:eastAsia="x-none"/>
        </w:rPr>
      </w:pPr>
      <w:hyperlink r:id="rId2268" w:history="1">
        <w:r w:rsidR="004371F4">
          <w:rPr>
            <w:rStyle w:val="Hyperlink"/>
            <w:lang w:eastAsia="x-none"/>
          </w:rPr>
          <w:t>R1-2201199</w:t>
        </w:r>
      </w:hyperlink>
      <w:r w:rsidR="006B480F">
        <w:rPr>
          <w:lang w:eastAsia="x-none"/>
        </w:rPr>
        <w:tab/>
        <w:t>UE features for feMIMO</w:t>
      </w:r>
      <w:r w:rsidR="006B480F">
        <w:rPr>
          <w:lang w:eastAsia="x-none"/>
        </w:rPr>
        <w:tab/>
        <w:t>ZTE</w:t>
      </w:r>
    </w:p>
    <w:p w14:paraId="7242FB7F" w14:textId="29AB53A4" w:rsidR="006B480F" w:rsidRDefault="002328C4" w:rsidP="006B480F">
      <w:pPr>
        <w:rPr>
          <w:lang w:eastAsia="x-none"/>
        </w:rPr>
      </w:pPr>
      <w:hyperlink r:id="rId2269" w:history="1">
        <w:r w:rsidR="004371F4">
          <w:rPr>
            <w:rStyle w:val="Hyperlink"/>
            <w:lang w:eastAsia="x-none"/>
          </w:rPr>
          <w:t>R1-2201230</w:t>
        </w:r>
      </w:hyperlink>
      <w:r w:rsidR="006B480F">
        <w:rPr>
          <w:lang w:eastAsia="x-none"/>
        </w:rPr>
        <w:tab/>
        <w:t>UE features for further enhancements on NR-MIMO</w:t>
      </w:r>
      <w:r w:rsidR="006B480F">
        <w:rPr>
          <w:lang w:eastAsia="x-none"/>
        </w:rPr>
        <w:tab/>
        <w:t>OPPO</w:t>
      </w:r>
    </w:p>
    <w:p w14:paraId="0EB72D60" w14:textId="3A888615" w:rsidR="006B480F" w:rsidRDefault="002328C4" w:rsidP="006B480F">
      <w:pPr>
        <w:rPr>
          <w:lang w:eastAsia="x-none"/>
        </w:rPr>
      </w:pPr>
      <w:hyperlink r:id="rId2270" w:history="1">
        <w:r w:rsidR="004371F4">
          <w:rPr>
            <w:rStyle w:val="Hyperlink"/>
            <w:lang w:eastAsia="x-none"/>
          </w:rPr>
          <w:t>R1-2201344</w:t>
        </w:r>
      </w:hyperlink>
      <w:r w:rsidR="006B480F">
        <w:rPr>
          <w:lang w:eastAsia="x-none"/>
        </w:rPr>
        <w:tab/>
        <w:t>On UE features for Rel-17 feMIMO</w:t>
      </w:r>
      <w:r w:rsidR="006B480F">
        <w:rPr>
          <w:lang w:eastAsia="x-none"/>
        </w:rPr>
        <w:tab/>
        <w:t>CATT</w:t>
      </w:r>
    </w:p>
    <w:p w14:paraId="245487A1" w14:textId="46C7B89C" w:rsidR="006B480F" w:rsidRDefault="002328C4" w:rsidP="006B480F">
      <w:pPr>
        <w:rPr>
          <w:lang w:eastAsia="x-none"/>
        </w:rPr>
      </w:pPr>
      <w:hyperlink r:id="rId2271" w:history="1">
        <w:r w:rsidR="004371F4">
          <w:rPr>
            <w:rStyle w:val="Hyperlink"/>
            <w:lang w:eastAsia="x-none"/>
          </w:rPr>
          <w:t>R1-2201408</w:t>
        </w:r>
      </w:hyperlink>
      <w:r w:rsidR="006B480F">
        <w:rPr>
          <w:lang w:eastAsia="x-none"/>
        </w:rPr>
        <w:tab/>
        <w:t>On UE features for further enhancements on NR-MIMO</w:t>
      </w:r>
      <w:r w:rsidR="006B480F">
        <w:rPr>
          <w:lang w:eastAsia="x-none"/>
        </w:rPr>
        <w:tab/>
        <w:t>Nokia, Nokia Shanghai Bell</w:t>
      </w:r>
    </w:p>
    <w:p w14:paraId="59E3F777" w14:textId="58E4FFD4" w:rsidR="006B480F" w:rsidRDefault="002328C4" w:rsidP="006B480F">
      <w:pPr>
        <w:rPr>
          <w:lang w:eastAsia="x-none"/>
        </w:rPr>
      </w:pPr>
      <w:hyperlink r:id="rId2272" w:history="1">
        <w:r w:rsidR="004371F4">
          <w:rPr>
            <w:rStyle w:val="Hyperlink"/>
            <w:lang w:eastAsia="x-none"/>
          </w:rPr>
          <w:t>R1-2201501</w:t>
        </w:r>
      </w:hyperlink>
      <w:r w:rsidR="006B480F">
        <w:rPr>
          <w:lang w:eastAsia="x-none"/>
        </w:rPr>
        <w:tab/>
        <w:t>Discussion on Rel.17 FeMIMO UE features</w:t>
      </w:r>
      <w:r w:rsidR="006B480F">
        <w:rPr>
          <w:lang w:eastAsia="x-none"/>
        </w:rPr>
        <w:tab/>
        <w:t>NTT DOCOMO, INC.</w:t>
      </w:r>
    </w:p>
    <w:p w14:paraId="1999711E" w14:textId="04A2F91A" w:rsidR="006B480F" w:rsidRDefault="002328C4" w:rsidP="006B480F">
      <w:pPr>
        <w:rPr>
          <w:lang w:eastAsia="x-none"/>
        </w:rPr>
      </w:pPr>
      <w:hyperlink r:id="rId2273" w:history="1">
        <w:r w:rsidR="004371F4">
          <w:rPr>
            <w:rStyle w:val="Hyperlink"/>
            <w:lang w:eastAsia="x-none"/>
          </w:rPr>
          <w:t>R1-2201562</w:t>
        </w:r>
      </w:hyperlink>
      <w:r w:rsidR="006B480F">
        <w:rPr>
          <w:lang w:eastAsia="x-none"/>
        </w:rPr>
        <w:tab/>
        <w:t>Discussion on UE features for FeMIMO</w:t>
      </w:r>
      <w:r w:rsidR="006B480F">
        <w:rPr>
          <w:lang w:eastAsia="x-none"/>
        </w:rPr>
        <w:tab/>
        <w:t>Spreadtrum Communications</w:t>
      </w:r>
    </w:p>
    <w:p w14:paraId="2E953A0E" w14:textId="587AD724" w:rsidR="006B480F" w:rsidRDefault="002328C4" w:rsidP="006B480F">
      <w:pPr>
        <w:rPr>
          <w:lang w:eastAsia="x-none"/>
        </w:rPr>
      </w:pPr>
      <w:hyperlink r:id="rId2274" w:history="1">
        <w:r w:rsidR="004371F4">
          <w:rPr>
            <w:rStyle w:val="Hyperlink"/>
            <w:lang w:eastAsia="x-none"/>
          </w:rPr>
          <w:t>R1-2201574</w:t>
        </w:r>
      </w:hyperlink>
      <w:r w:rsidR="006B480F">
        <w:rPr>
          <w:lang w:eastAsia="x-none"/>
        </w:rPr>
        <w:tab/>
        <w:t>Discussion on Rel-17 UE feature for NR FeMIMO</w:t>
      </w:r>
      <w:r w:rsidR="006B480F">
        <w:rPr>
          <w:lang w:eastAsia="x-none"/>
        </w:rPr>
        <w:tab/>
        <w:t>LG Electronics</w:t>
      </w:r>
    </w:p>
    <w:p w14:paraId="2DE100BB" w14:textId="769A06FD" w:rsidR="006B480F" w:rsidRDefault="002328C4" w:rsidP="006B480F">
      <w:pPr>
        <w:rPr>
          <w:lang w:eastAsia="x-none"/>
        </w:rPr>
      </w:pPr>
      <w:hyperlink r:id="rId2275" w:history="1">
        <w:r w:rsidR="004371F4">
          <w:rPr>
            <w:rStyle w:val="Hyperlink"/>
            <w:lang w:eastAsia="x-none"/>
          </w:rPr>
          <w:t>R1-2201723</w:t>
        </w:r>
      </w:hyperlink>
      <w:r w:rsidR="006B480F">
        <w:rPr>
          <w:lang w:eastAsia="x-none"/>
        </w:rPr>
        <w:tab/>
        <w:t>On UE features for feMIMO</w:t>
      </w:r>
      <w:r w:rsidR="006B480F">
        <w:rPr>
          <w:lang w:eastAsia="x-none"/>
        </w:rPr>
        <w:tab/>
        <w:t>Intel Corporation</w:t>
      </w:r>
    </w:p>
    <w:p w14:paraId="2BE5D103" w14:textId="6D7CB54A" w:rsidR="006B480F" w:rsidRDefault="002328C4" w:rsidP="006B480F">
      <w:pPr>
        <w:rPr>
          <w:lang w:eastAsia="x-none"/>
        </w:rPr>
      </w:pPr>
      <w:hyperlink r:id="rId2276" w:history="1">
        <w:r w:rsidR="004371F4">
          <w:rPr>
            <w:rStyle w:val="Hyperlink"/>
            <w:lang w:eastAsia="x-none"/>
          </w:rPr>
          <w:t>R1-2201791</w:t>
        </w:r>
      </w:hyperlink>
      <w:r w:rsidR="006B480F">
        <w:rPr>
          <w:lang w:eastAsia="x-none"/>
        </w:rPr>
        <w:tab/>
        <w:t>Views on Rel-17 FeMIMO UE features</w:t>
      </w:r>
      <w:r w:rsidR="006B480F">
        <w:rPr>
          <w:lang w:eastAsia="x-none"/>
        </w:rPr>
        <w:tab/>
        <w:t>Apple</w:t>
      </w:r>
    </w:p>
    <w:p w14:paraId="2A903A15" w14:textId="2D5F93BA" w:rsidR="006B480F" w:rsidRDefault="002328C4" w:rsidP="006B480F">
      <w:pPr>
        <w:rPr>
          <w:lang w:eastAsia="x-none"/>
        </w:rPr>
      </w:pPr>
      <w:hyperlink r:id="rId2277" w:history="1">
        <w:r w:rsidR="004371F4">
          <w:rPr>
            <w:rStyle w:val="Hyperlink"/>
            <w:lang w:eastAsia="x-none"/>
          </w:rPr>
          <w:t>R1-2201882</w:t>
        </w:r>
      </w:hyperlink>
      <w:r w:rsidR="006B480F">
        <w:rPr>
          <w:lang w:eastAsia="x-none"/>
        </w:rPr>
        <w:tab/>
        <w:t>Discussion on UE features for FeMIMO</w:t>
      </w:r>
      <w:r w:rsidR="006B480F">
        <w:rPr>
          <w:lang w:eastAsia="x-none"/>
        </w:rPr>
        <w:tab/>
        <w:t>CMCC</w:t>
      </w:r>
    </w:p>
    <w:p w14:paraId="7A10F0DF" w14:textId="6DF02299" w:rsidR="006B480F" w:rsidRDefault="002328C4" w:rsidP="006B480F">
      <w:pPr>
        <w:rPr>
          <w:lang w:eastAsia="x-none"/>
        </w:rPr>
      </w:pPr>
      <w:hyperlink r:id="rId2278" w:history="1">
        <w:r w:rsidR="004371F4">
          <w:rPr>
            <w:rStyle w:val="Hyperlink"/>
            <w:lang w:eastAsia="x-none"/>
          </w:rPr>
          <w:t>R1-2201952</w:t>
        </w:r>
      </w:hyperlink>
      <w:r w:rsidR="006B480F">
        <w:rPr>
          <w:lang w:eastAsia="x-none"/>
        </w:rPr>
        <w:tab/>
        <w:t>Discussion on UE features for FeMIMO</w:t>
      </w:r>
      <w:r w:rsidR="006B480F">
        <w:rPr>
          <w:lang w:eastAsia="x-none"/>
        </w:rPr>
        <w:tab/>
        <w:t>Xiaomi</w:t>
      </w:r>
    </w:p>
    <w:p w14:paraId="76F59285" w14:textId="7D47E1A9" w:rsidR="006B480F" w:rsidRDefault="002328C4" w:rsidP="006B480F">
      <w:pPr>
        <w:rPr>
          <w:lang w:eastAsia="x-none"/>
        </w:rPr>
      </w:pPr>
      <w:hyperlink r:id="rId2279" w:history="1">
        <w:r w:rsidR="004371F4">
          <w:rPr>
            <w:rStyle w:val="Hyperlink"/>
            <w:lang w:eastAsia="x-none"/>
          </w:rPr>
          <w:t>R1-2202038</w:t>
        </w:r>
      </w:hyperlink>
      <w:r w:rsidR="006B480F">
        <w:rPr>
          <w:lang w:eastAsia="x-none"/>
        </w:rPr>
        <w:tab/>
        <w:t>Views on UE features for Rel-17 NR FeMIMO</w:t>
      </w:r>
      <w:r w:rsidR="006B480F">
        <w:rPr>
          <w:lang w:eastAsia="x-none"/>
        </w:rPr>
        <w:tab/>
        <w:t>Samsung</w:t>
      </w:r>
    </w:p>
    <w:p w14:paraId="4602EDBB" w14:textId="7B89CBB2" w:rsidR="006B480F" w:rsidRDefault="002328C4" w:rsidP="006B480F">
      <w:pPr>
        <w:rPr>
          <w:lang w:eastAsia="x-none"/>
        </w:rPr>
      </w:pPr>
      <w:hyperlink r:id="rId2280" w:history="1">
        <w:r w:rsidR="004371F4">
          <w:rPr>
            <w:rStyle w:val="Hyperlink"/>
            <w:lang w:eastAsia="x-none"/>
          </w:rPr>
          <w:t>R1-2202058</w:t>
        </w:r>
      </w:hyperlink>
      <w:r w:rsidR="006B480F">
        <w:rPr>
          <w:lang w:eastAsia="x-none"/>
        </w:rPr>
        <w:tab/>
        <w:t>UE Features for further enhancements on NR MIMO</w:t>
      </w:r>
      <w:r w:rsidR="006B480F">
        <w:rPr>
          <w:lang w:eastAsia="x-none"/>
        </w:rPr>
        <w:tab/>
        <w:t>MediaTek Inc.</w:t>
      </w:r>
    </w:p>
    <w:p w14:paraId="7966EAAF" w14:textId="2DF951F8" w:rsidR="006B480F" w:rsidRDefault="002328C4" w:rsidP="006B480F">
      <w:pPr>
        <w:rPr>
          <w:lang w:eastAsia="x-none"/>
        </w:rPr>
      </w:pPr>
      <w:hyperlink r:id="rId2281" w:history="1">
        <w:r w:rsidR="004371F4">
          <w:rPr>
            <w:rStyle w:val="Hyperlink"/>
            <w:lang w:eastAsia="x-none"/>
          </w:rPr>
          <w:t>R1-2202092</w:t>
        </w:r>
      </w:hyperlink>
      <w:r w:rsidR="006B480F">
        <w:rPr>
          <w:lang w:eastAsia="x-none"/>
        </w:rPr>
        <w:tab/>
        <w:t>Discussion on UE features for FeMIMO</w:t>
      </w:r>
      <w:r w:rsidR="006B480F">
        <w:rPr>
          <w:lang w:eastAsia="x-none"/>
        </w:rPr>
        <w:tab/>
        <w:t>Lenovo</w:t>
      </w:r>
    </w:p>
    <w:p w14:paraId="7C462DE9" w14:textId="4CF3C247" w:rsidR="006B480F" w:rsidRDefault="002328C4" w:rsidP="006B480F">
      <w:pPr>
        <w:rPr>
          <w:lang w:eastAsia="x-none"/>
        </w:rPr>
      </w:pPr>
      <w:hyperlink r:id="rId2282" w:history="1">
        <w:r w:rsidR="004371F4">
          <w:rPr>
            <w:rStyle w:val="Hyperlink"/>
            <w:lang w:eastAsia="x-none"/>
          </w:rPr>
          <w:t>R1-2202165</w:t>
        </w:r>
      </w:hyperlink>
      <w:r w:rsidR="006B480F">
        <w:rPr>
          <w:lang w:eastAsia="x-none"/>
        </w:rPr>
        <w:tab/>
        <w:t>Discussion on FeMIMO UE features</w:t>
      </w:r>
      <w:r w:rsidR="006B480F">
        <w:rPr>
          <w:lang w:eastAsia="x-none"/>
        </w:rPr>
        <w:tab/>
        <w:t>Qualcomm Incorporated</w:t>
      </w:r>
    </w:p>
    <w:p w14:paraId="2B5C4B0B" w14:textId="36478D36" w:rsidR="006B480F" w:rsidRDefault="002328C4" w:rsidP="006B480F">
      <w:pPr>
        <w:rPr>
          <w:highlight w:val="cyan"/>
          <w:lang w:eastAsia="x-none"/>
        </w:rPr>
      </w:pPr>
      <w:hyperlink r:id="rId2283" w:history="1">
        <w:r w:rsidR="004371F4">
          <w:rPr>
            <w:rStyle w:val="Hyperlink"/>
            <w:lang w:eastAsia="x-none"/>
          </w:rPr>
          <w:t>R1-2202282</w:t>
        </w:r>
      </w:hyperlink>
      <w:r w:rsidR="006B480F">
        <w:rPr>
          <w:lang w:eastAsia="x-none"/>
        </w:rPr>
        <w:tab/>
        <w:t>Discussion on UE features for FeMIMO</w:t>
      </w:r>
      <w:r w:rsidR="006B480F">
        <w:rPr>
          <w:lang w:eastAsia="x-none"/>
        </w:rPr>
        <w:tab/>
        <w:t>Ericsson</w:t>
      </w:r>
    </w:p>
    <w:p w14:paraId="23691E00" w14:textId="229F44E6" w:rsidR="00C47FC6" w:rsidRDefault="002328C4" w:rsidP="00C47FC6">
      <w:pPr>
        <w:rPr>
          <w:lang w:eastAsia="x-none"/>
        </w:rPr>
      </w:pPr>
      <w:hyperlink r:id="rId2284" w:history="1">
        <w:r w:rsidR="004371F4">
          <w:rPr>
            <w:rStyle w:val="Hyperlink"/>
            <w:lang w:eastAsia="x-none"/>
          </w:rPr>
          <w:t>R1-2202554</w:t>
        </w:r>
      </w:hyperlink>
      <w:r w:rsidR="00C47FC6">
        <w:rPr>
          <w:lang w:eastAsia="x-none"/>
        </w:rPr>
        <w:tab/>
        <w:t>Proposal on UE Feature for Rel-17 Unified TCI</w:t>
      </w:r>
      <w:r w:rsidR="00C47FC6">
        <w:rPr>
          <w:lang w:eastAsia="x-none"/>
        </w:rPr>
        <w:tab/>
        <w:t>Samsung</w:t>
      </w:r>
    </w:p>
    <w:p w14:paraId="0EB7A12B" w14:textId="2D6E4E67" w:rsidR="006B480F" w:rsidRDefault="006B480F" w:rsidP="006B480F">
      <w:pPr>
        <w:rPr>
          <w:highlight w:val="cyan"/>
          <w:lang w:eastAsia="x-none"/>
        </w:rPr>
      </w:pPr>
    </w:p>
    <w:p w14:paraId="7378C340" w14:textId="77D2F2C9" w:rsidR="00C47FC6" w:rsidRPr="00C47FC6" w:rsidRDefault="002328C4" w:rsidP="00C47FC6">
      <w:pPr>
        <w:rPr>
          <w:b/>
          <w:bCs/>
          <w:highlight w:val="cyan"/>
          <w:lang w:eastAsia="x-none"/>
        </w:rPr>
      </w:pPr>
      <w:hyperlink r:id="rId2285" w:history="1">
        <w:r w:rsidR="004371F4">
          <w:rPr>
            <w:rStyle w:val="Hyperlink"/>
            <w:b/>
            <w:bCs/>
            <w:lang w:eastAsia="x-none"/>
          </w:rPr>
          <w:t>R1-2202859</w:t>
        </w:r>
      </w:hyperlink>
      <w:r w:rsidR="00C47FC6" w:rsidRPr="00C47FC6">
        <w:rPr>
          <w:b/>
          <w:bCs/>
          <w:lang w:eastAsia="x-none"/>
        </w:rPr>
        <w:tab/>
        <w:t>Session Notes for Agenda Item 8.16.1</w:t>
      </w:r>
      <w:r w:rsidR="00C47FC6" w:rsidRPr="00C47FC6">
        <w:rPr>
          <w:b/>
          <w:bCs/>
          <w:lang w:eastAsia="x-none"/>
        </w:rPr>
        <w:tab/>
        <w:t>Ad-Hoc Chair (AT&amp;T)</w:t>
      </w:r>
    </w:p>
    <w:p w14:paraId="7AE766A8" w14:textId="77777777" w:rsidR="00C47FC6" w:rsidRDefault="00C47FC6" w:rsidP="00C47FC6">
      <w:r w:rsidRPr="00F71EC0">
        <w:t>Provides the</w:t>
      </w:r>
      <w:r>
        <w:t xml:space="preserve"> agreements achieved during the different GTW sessions, only.</w:t>
      </w:r>
    </w:p>
    <w:p w14:paraId="1A5A3757" w14:textId="77777777" w:rsidR="00C47FC6" w:rsidRPr="00C47FC6" w:rsidRDefault="00C47FC6" w:rsidP="00C47FC6"/>
    <w:p w14:paraId="120AEFA3" w14:textId="77777777" w:rsidR="00C47FC6" w:rsidRPr="00C47FC6" w:rsidRDefault="00C47FC6" w:rsidP="00C47FC6">
      <w:pPr>
        <w:rPr>
          <w:lang w:val="en-US"/>
        </w:rPr>
      </w:pPr>
      <w:r w:rsidRPr="00C47FC6">
        <w:rPr>
          <w:lang w:eastAsia="x-none"/>
        </w:rPr>
        <w:t xml:space="preserve">[108-e-R17-UE-features-MIMO-01] </w:t>
      </w:r>
      <w:r w:rsidRPr="00C47FC6">
        <w:rPr>
          <w:lang w:val="en-US"/>
        </w:rPr>
        <w:t>– Ralf (AT&amp;T)</w:t>
      </w:r>
    </w:p>
    <w:p w14:paraId="6B9F8B59" w14:textId="2F6A09E9" w:rsidR="00C47FC6" w:rsidRPr="00C47FC6" w:rsidRDefault="00C47FC6" w:rsidP="00C47FC6">
      <w:pPr>
        <w:rPr>
          <w:lang w:eastAsia="x-none"/>
        </w:rPr>
      </w:pPr>
      <w:r w:rsidRPr="00C47FC6">
        <w:rPr>
          <w:lang w:eastAsia="x-none"/>
        </w:rPr>
        <w:t xml:space="preserve">Email discussion on UE features for </w:t>
      </w:r>
      <w:r w:rsidRPr="00C47FC6">
        <w:rPr>
          <w:lang w:val="en-US"/>
        </w:rPr>
        <w:t>further enhancements on NR-MIMO</w:t>
      </w:r>
    </w:p>
    <w:p w14:paraId="62B1D143" w14:textId="77777777" w:rsidR="00C47FC6" w:rsidRPr="00C47FC6" w:rsidRDefault="00C47FC6" w:rsidP="00C47FC6">
      <w:pPr>
        <w:numPr>
          <w:ilvl w:val="0"/>
          <w:numId w:val="62"/>
        </w:numPr>
        <w:rPr>
          <w:lang w:eastAsia="x-none"/>
        </w:rPr>
      </w:pPr>
      <w:r w:rsidRPr="00C47FC6">
        <w:rPr>
          <w:rFonts w:hint="eastAsia"/>
          <w:lang w:eastAsia="x-none"/>
        </w:rPr>
        <w:t>1</w:t>
      </w:r>
      <w:r w:rsidRPr="00C47FC6">
        <w:rPr>
          <w:rFonts w:hint="eastAsia"/>
          <w:vertAlign w:val="superscript"/>
          <w:lang w:eastAsia="x-none"/>
        </w:rPr>
        <w:t>st</w:t>
      </w:r>
      <w:r w:rsidRPr="00C47FC6">
        <w:rPr>
          <w:rFonts w:hint="eastAsia"/>
          <w:lang w:eastAsia="x-none"/>
        </w:rPr>
        <w:t xml:space="preserve"> check point: </w:t>
      </w:r>
      <w:r w:rsidRPr="00C47FC6">
        <w:t>February</w:t>
      </w:r>
      <w:r w:rsidRPr="00C47FC6">
        <w:rPr>
          <w:rFonts w:hint="eastAsia"/>
        </w:rPr>
        <w:t xml:space="preserve"> </w:t>
      </w:r>
      <w:r w:rsidRPr="00C47FC6">
        <w:t>25</w:t>
      </w:r>
    </w:p>
    <w:p w14:paraId="1C2D8CCC" w14:textId="455D1D1C" w:rsidR="00C47FC6" w:rsidRPr="00C47FC6" w:rsidRDefault="00C47FC6" w:rsidP="006B480F">
      <w:pPr>
        <w:numPr>
          <w:ilvl w:val="0"/>
          <w:numId w:val="62"/>
        </w:numPr>
        <w:rPr>
          <w:lang w:eastAsia="x-none"/>
        </w:rPr>
      </w:pPr>
      <w:r w:rsidRPr="00C47FC6">
        <w:rPr>
          <w:lang w:eastAsia="x-none"/>
        </w:rPr>
        <w:t>Final</w:t>
      </w:r>
      <w:r w:rsidRPr="00C47FC6">
        <w:rPr>
          <w:rFonts w:hint="eastAsia"/>
          <w:lang w:eastAsia="x-none"/>
        </w:rPr>
        <w:t xml:space="preserve"> check point: </w:t>
      </w:r>
      <w:r w:rsidRPr="00C47FC6">
        <w:t>March 3</w:t>
      </w:r>
    </w:p>
    <w:p w14:paraId="5A0A3717" w14:textId="3EC721A1" w:rsidR="00C47FC6" w:rsidRDefault="002328C4" w:rsidP="00C47FC6">
      <w:pPr>
        <w:rPr>
          <w:b/>
          <w:bCs/>
          <w:lang w:eastAsia="x-none"/>
        </w:rPr>
      </w:pPr>
      <w:hyperlink r:id="rId2286" w:history="1">
        <w:r w:rsidR="004371F4">
          <w:rPr>
            <w:rStyle w:val="Hyperlink"/>
            <w:b/>
            <w:bCs/>
            <w:lang w:eastAsia="x-none"/>
          </w:rPr>
          <w:t>R1-2202850</w:t>
        </w:r>
      </w:hyperlink>
      <w:r w:rsidR="00C47FC6" w:rsidRPr="00C47FC6">
        <w:rPr>
          <w:b/>
          <w:bCs/>
          <w:lang w:eastAsia="x-none"/>
        </w:rPr>
        <w:tab/>
        <w:t>Summary of UE features for further enhancements on NR-MIMO</w:t>
      </w:r>
      <w:r w:rsidR="00C47FC6" w:rsidRPr="00C47FC6">
        <w:rPr>
          <w:b/>
          <w:bCs/>
          <w:lang w:eastAsia="x-none"/>
        </w:rPr>
        <w:tab/>
        <w:t>Moderator (AT&amp;T)</w:t>
      </w:r>
    </w:p>
    <w:p w14:paraId="5539375C" w14:textId="77777777" w:rsidR="00C47FC6" w:rsidRPr="00C47FC6" w:rsidRDefault="00C47FC6" w:rsidP="00C47FC6">
      <w:pPr>
        <w:pStyle w:val="maintext"/>
        <w:spacing w:before="0" w:after="0" w:line="240" w:lineRule="auto"/>
        <w:ind w:firstLineChars="0" w:firstLine="0"/>
        <w:rPr>
          <w:rFonts w:ascii="Times" w:hAnsi="Times" w:cs="Times"/>
          <w:highlight w:val="green"/>
        </w:rPr>
      </w:pPr>
      <w:r w:rsidRPr="00C47FC6">
        <w:rPr>
          <w:rFonts w:ascii="Times" w:hAnsi="Times" w:cs="Times"/>
          <w:highlight w:val="green"/>
        </w:rPr>
        <w:t>Agreement</w:t>
      </w:r>
    </w:p>
    <w:p w14:paraId="04D75DE1" w14:textId="6CCF3C9A" w:rsidR="00C47FC6" w:rsidRPr="00C47FC6" w:rsidRDefault="00C47FC6" w:rsidP="00F44FD9">
      <w:pPr>
        <w:pStyle w:val="ListParagraph"/>
        <w:numPr>
          <w:ilvl w:val="0"/>
          <w:numId w:val="222"/>
        </w:numPr>
        <w:rPr>
          <w:lang w:eastAsia="x-none"/>
        </w:rPr>
      </w:pPr>
      <w:r w:rsidRPr="00EC324F">
        <w:rPr>
          <w:lang w:eastAsia="x-none"/>
        </w:rPr>
        <w:t xml:space="preserve">All agreements for this agenda item are captured in </w:t>
      </w:r>
      <w:r w:rsidR="0069526C">
        <w:rPr>
          <w:lang w:eastAsia="x-none"/>
        </w:rPr>
        <w:t>s</w:t>
      </w:r>
      <w:r w:rsidRPr="00EC324F">
        <w:rPr>
          <w:lang w:eastAsia="x-none"/>
        </w:rPr>
        <w:t>ection</w:t>
      </w:r>
      <w:r>
        <w:rPr>
          <w:lang w:eastAsia="x-none"/>
        </w:rPr>
        <w:t>s</w:t>
      </w:r>
      <w:r w:rsidRPr="00EC324F">
        <w:rPr>
          <w:lang w:eastAsia="x-none"/>
        </w:rPr>
        <w:t xml:space="preserve"> 6 and 7 of </w:t>
      </w:r>
      <w:hyperlink r:id="rId2287" w:history="1">
        <w:r w:rsidR="004371F4">
          <w:rPr>
            <w:rStyle w:val="Hyperlink"/>
            <w:lang w:eastAsia="x-none"/>
          </w:rPr>
          <w:t>R1-2202850</w:t>
        </w:r>
      </w:hyperlink>
      <w:r w:rsidRPr="00EC324F">
        <w:rPr>
          <w:lang w:eastAsia="x-none"/>
        </w:rPr>
        <w:t>.</w:t>
      </w:r>
    </w:p>
    <w:p w14:paraId="35AE9CA1" w14:textId="77777777" w:rsidR="006B480F" w:rsidRDefault="006B480F" w:rsidP="0017028F">
      <w:pPr>
        <w:pStyle w:val="Heading3"/>
        <w:rPr>
          <w:lang w:val="en-US"/>
        </w:rPr>
      </w:pPr>
      <w:bookmarkStart w:id="733" w:name="_Toc95481840"/>
      <w:bookmarkStart w:id="734" w:name="_Toc98334479"/>
      <w:r w:rsidRPr="002D4D40">
        <w:rPr>
          <w:lang w:val="en-US"/>
        </w:rPr>
        <w:t>UE features for supporting NR from 52.6 GHz to 71 GHz</w:t>
      </w:r>
      <w:bookmarkEnd w:id="733"/>
      <w:bookmarkEnd w:id="734"/>
    </w:p>
    <w:p w14:paraId="7AE14A2B" w14:textId="33A8BC81" w:rsidR="006B480F" w:rsidRDefault="002328C4" w:rsidP="006B480F">
      <w:pPr>
        <w:rPr>
          <w:lang w:eastAsia="x-none"/>
        </w:rPr>
      </w:pPr>
      <w:hyperlink r:id="rId2288" w:history="1">
        <w:r w:rsidR="004371F4">
          <w:rPr>
            <w:rStyle w:val="Hyperlink"/>
            <w:lang w:eastAsia="x-none"/>
          </w:rPr>
          <w:t>R1-2200958</w:t>
        </w:r>
      </w:hyperlink>
      <w:r w:rsidR="006B480F">
        <w:rPr>
          <w:lang w:eastAsia="x-none"/>
        </w:rPr>
        <w:tab/>
        <w:t>Rel-17 UE features for extension to 71 GHz</w:t>
      </w:r>
      <w:r w:rsidR="006B480F">
        <w:rPr>
          <w:lang w:eastAsia="x-none"/>
        </w:rPr>
        <w:tab/>
        <w:t>Huawei, HiSilicon</w:t>
      </w:r>
    </w:p>
    <w:p w14:paraId="2FE74DFB" w14:textId="203B7D5F" w:rsidR="006B480F" w:rsidRDefault="002328C4" w:rsidP="006B480F">
      <w:pPr>
        <w:rPr>
          <w:lang w:eastAsia="x-none"/>
        </w:rPr>
      </w:pPr>
      <w:hyperlink r:id="rId2289" w:history="1">
        <w:r w:rsidR="004371F4">
          <w:rPr>
            <w:rStyle w:val="Hyperlink"/>
            <w:lang w:eastAsia="x-none"/>
          </w:rPr>
          <w:t>R1-2201121</w:t>
        </w:r>
      </w:hyperlink>
      <w:r w:rsidR="006B480F">
        <w:rPr>
          <w:lang w:eastAsia="x-none"/>
        </w:rPr>
        <w:tab/>
        <w:t>Discussions on UE features for NR operation from 52.6GHz to 71GHz</w:t>
      </w:r>
      <w:r w:rsidR="006B480F">
        <w:rPr>
          <w:lang w:eastAsia="x-none"/>
        </w:rPr>
        <w:tab/>
        <w:t>vivo</w:t>
      </w:r>
    </w:p>
    <w:p w14:paraId="57A7617C" w14:textId="5AE80B4B" w:rsidR="006B480F" w:rsidRDefault="002328C4" w:rsidP="006B480F">
      <w:pPr>
        <w:rPr>
          <w:lang w:eastAsia="x-none"/>
        </w:rPr>
      </w:pPr>
      <w:hyperlink r:id="rId2290" w:history="1">
        <w:r w:rsidR="004371F4">
          <w:rPr>
            <w:rStyle w:val="Hyperlink"/>
            <w:lang w:eastAsia="x-none"/>
          </w:rPr>
          <w:t>R1-2201302</w:t>
        </w:r>
      </w:hyperlink>
      <w:r w:rsidR="006B480F">
        <w:rPr>
          <w:lang w:eastAsia="x-none"/>
        </w:rPr>
        <w:tab/>
        <w:t>Discussion on UE features for FR2-2</w:t>
      </w:r>
      <w:r w:rsidR="006B480F">
        <w:rPr>
          <w:lang w:eastAsia="x-none"/>
        </w:rPr>
        <w:tab/>
        <w:t>OPPO</w:t>
      </w:r>
    </w:p>
    <w:p w14:paraId="4B53C0F1" w14:textId="7C2BB512" w:rsidR="006B480F" w:rsidRDefault="002328C4" w:rsidP="006B480F">
      <w:pPr>
        <w:rPr>
          <w:lang w:eastAsia="x-none"/>
        </w:rPr>
      </w:pPr>
      <w:hyperlink r:id="rId2291" w:history="1">
        <w:r w:rsidR="004371F4">
          <w:rPr>
            <w:rStyle w:val="Hyperlink"/>
            <w:lang w:eastAsia="x-none"/>
          </w:rPr>
          <w:t>R1-2201395</w:t>
        </w:r>
      </w:hyperlink>
      <w:r w:rsidR="006B480F">
        <w:rPr>
          <w:lang w:eastAsia="x-none"/>
        </w:rPr>
        <w:tab/>
        <w:t>Discussion on UE features for 52.6 to 71GHz</w:t>
      </w:r>
      <w:r w:rsidR="006B480F">
        <w:rPr>
          <w:lang w:eastAsia="x-none"/>
        </w:rPr>
        <w:tab/>
        <w:t>ZTE, Sanechips</w:t>
      </w:r>
    </w:p>
    <w:p w14:paraId="671DB0CB" w14:textId="7C5A2B16" w:rsidR="006B480F" w:rsidRDefault="002328C4" w:rsidP="006B480F">
      <w:pPr>
        <w:rPr>
          <w:lang w:eastAsia="x-none"/>
        </w:rPr>
      </w:pPr>
      <w:hyperlink r:id="rId2292" w:history="1">
        <w:r w:rsidR="004371F4">
          <w:rPr>
            <w:rStyle w:val="Hyperlink"/>
            <w:lang w:eastAsia="x-none"/>
          </w:rPr>
          <w:t>R1-2201409</w:t>
        </w:r>
      </w:hyperlink>
      <w:r w:rsidR="006B480F">
        <w:rPr>
          <w:lang w:eastAsia="x-none"/>
        </w:rPr>
        <w:tab/>
        <w:t>On UE features for supporting NR from 52.6 GHz to 71 GHz</w:t>
      </w:r>
      <w:r w:rsidR="006B480F">
        <w:rPr>
          <w:lang w:eastAsia="x-none"/>
        </w:rPr>
        <w:tab/>
        <w:t>Nokia, Nokia Shanghai Bell</w:t>
      </w:r>
    </w:p>
    <w:p w14:paraId="79145461" w14:textId="1C66365A" w:rsidR="006B480F" w:rsidRDefault="002328C4" w:rsidP="006B480F">
      <w:pPr>
        <w:rPr>
          <w:lang w:eastAsia="x-none"/>
        </w:rPr>
      </w:pPr>
      <w:hyperlink r:id="rId2293" w:history="1">
        <w:r w:rsidR="004371F4">
          <w:rPr>
            <w:rStyle w:val="Hyperlink"/>
            <w:lang w:eastAsia="x-none"/>
          </w:rPr>
          <w:t>R1-2201502</w:t>
        </w:r>
      </w:hyperlink>
      <w:r w:rsidR="006B480F">
        <w:rPr>
          <w:lang w:eastAsia="x-none"/>
        </w:rPr>
        <w:tab/>
        <w:t>Views on Rel-17 UE features for supporting NR in FR2-2</w:t>
      </w:r>
      <w:r w:rsidR="006B480F">
        <w:rPr>
          <w:lang w:eastAsia="x-none"/>
        </w:rPr>
        <w:tab/>
        <w:t>NTT DOCOMO, INC.</w:t>
      </w:r>
    </w:p>
    <w:p w14:paraId="1BF5F803" w14:textId="2F7139C4" w:rsidR="006B480F" w:rsidRDefault="002328C4" w:rsidP="006B480F">
      <w:pPr>
        <w:rPr>
          <w:lang w:eastAsia="x-none"/>
        </w:rPr>
      </w:pPr>
      <w:hyperlink r:id="rId2294" w:history="1">
        <w:r w:rsidR="004371F4">
          <w:rPr>
            <w:rStyle w:val="Hyperlink"/>
            <w:lang w:eastAsia="x-none"/>
          </w:rPr>
          <w:t>R1-2201727</w:t>
        </w:r>
      </w:hyperlink>
      <w:r w:rsidR="006B480F">
        <w:rPr>
          <w:lang w:eastAsia="x-none"/>
        </w:rPr>
        <w:tab/>
        <w:t>Discussion on UE capability for extending NR up to 71 GHz</w:t>
      </w:r>
      <w:r w:rsidR="006B480F">
        <w:rPr>
          <w:lang w:eastAsia="x-none"/>
        </w:rPr>
        <w:tab/>
        <w:t>Intel Corporation</w:t>
      </w:r>
    </w:p>
    <w:p w14:paraId="46385EC9" w14:textId="2971F7BD" w:rsidR="006B480F" w:rsidRDefault="002328C4" w:rsidP="006B480F">
      <w:pPr>
        <w:rPr>
          <w:lang w:eastAsia="x-none"/>
        </w:rPr>
      </w:pPr>
      <w:hyperlink r:id="rId2295" w:history="1">
        <w:r w:rsidR="004371F4">
          <w:rPr>
            <w:rStyle w:val="Hyperlink"/>
            <w:lang w:eastAsia="x-none"/>
          </w:rPr>
          <w:t>R1-2201741</w:t>
        </w:r>
      </w:hyperlink>
      <w:r w:rsidR="006B480F">
        <w:rPr>
          <w:lang w:eastAsia="x-none"/>
        </w:rPr>
        <w:tab/>
        <w:t>UE features for extending current NR operation to 71 GHz</w:t>
      </w:r>
      <w:r w:rsidR="006B480F">
        <w:rPr>
          <w:lang w:eastAsia="x-none"/>
        </w:rPr>
        <w:tab/>
        <w:t>Ericsson</w:t>
      </w:r>
    </w:p>
    <w:p w14:paraId="7B991ABC" w14:textId="26F72441" w:rsidR="006B480F" w:rsidRDefault="002328C4" w:rsidP="006B480F">
      <w:pPr>
        <w:rPr>
          <w:lang w:eastAsia="x-none"/>
        </w:rPr>
      </w:pPr>
      <w:hyperlink r:id="rId2296" w:history="1">
        <w:r w:rsidR="004371F4">
          <w:rPr>
            <w:rStyle w:val="Hyperlink"/>
            <w:lang w:eastAsia="x-none"/>
          </w:rPr>
          <w:t>R1-2201792</w:t>
        </w:r>
      </w:hyperlink>
      <w:r w:rsidR="006B480F">
        <w:rPr>
          <w:lang w:eastAsia="x-none"/>
        </w:rPr>
        <w:tab/>
        <w:t>Views on Rel-17 Beyond 52.6 GHz UE features</w:t>
      </w:r>
      <w:r w:rsidR="006B480F">
        <w:rPr>
          <w:lang w:eastAsia="x-none"/>
        </w:rPr>
        <w:tab/>
        <w:t>Apple</w:t>
      </w:r>
    </w:p>
    <w:p w14:paraId="3BA396B5" w14:textId="22A4C4A8" w:rsidR="006B480F" w:rsidRDefault="002328C4" w:rsidP="006B480F">
      <w:pPr>
        <w:rPr>
          <w:lang w:eastAsia="x-none"/>
        </w:rPr>
      </w:pPr>
      <w:hyperlink r:id="rId2297" w:history="1">
        <w:r w:rsidR="004371F4">
          <w:rPr>
            <w:rStyle w:val="Hyperlink"/>
            <w:lang w:eastAsia="x-none"/>
          </w:rPr>
          <w:t>R1-2202039</w:t>
        </w:r>
      </w:hyperlink>
      <w:r w:rsidR="006B480F">
        <w:rPr>
          <w:lang w:eastAsia="x-none"/>
        </w:rPr>
        <w:tab/>
        <w:t>On UE features for supporting NR from 52.6 GHz to 71 GHz</w:t>
      </w:r>
      <w:r w:rsidR="006B480F">
        <w:rPr>
          <w:lang w:eastAsia="x-none"/>
        </w:rPr>
        <w:tab/>
        <w:t>Samsung</w:t>
      </w:r>
    </w:p>
    <w:p w14:paraId="0DD973B3" w14:textId="0D27C5D8" w:rsidR="006B480F" w:rsidRDefault="002328C4" w:rsidP="006B480F">
      <w:pPr>
        <w:rPr>
          <w:lang w:eastAsia="x-none"/>
        </w:rPr>
      </w:pPr>
      <w:hyperlink r:id="rId2298" w:history="1">
        <w:r w:rsidR="004371F4">
          <w:rPr>
            <w:rStyle w:val="Hyperlink"/>
            <w:lang w:eastAsia="x-none"/>
          </w:rPr>
          <w:t>R1-2202075</w:t>
        </w:r>
      </w:hyperlink>
      <w:r w:rsidR="006B480F">
        <w:rPr>
          <w:lang w:eastAsia="x-none"/>
        </w:rPr>
        <w:tab/>
        <w:t>Views on UE features for supporting NR from 52.6 GHz to 71 GHz</w:t>
      </w:r>
      <w:r w:rsidR="006B480F">
        <w:rPr>
          <w:lang w:eastAsia="x-none"/>
        </w:rPr>
        <w:tab/>
        <w:t>MediaTek Inc.</w:t>
      </w:r>
    </w:p>
    <w:p w14:paraId="07A30707" w14:textId="40317C78" w:rsidR="006B480F" w:rsidRDefault="002328C4" w:rsidP="006B480F">
      <w:pPr>
        <w:rPr>
          <w:lang w:eastAsia="x-none"/>
        </w:rPr>
      </w:pPr>
      <w:hyperlink r:id="rId2299" w:history="1">
        <w:r w:rsidR="004371F4">
          <w:rPr>
            <w:rStyle w:val="Hyperlink"/>
            <w:lang w:eastAsia="x-none"/>
          </w:rPr>
          <w:t>R1-2202355</w:t>
        </w:r>
      </w:hyperlink>
      <w:r w:rsidR="006B480F">
        <w:rPr>
          <w:lang w:eastAsia="x-none"/>
        </w:rPr>
        <w:tab/>
        <w:t>Discussion on UE features for NR above 52.6 GHz</w:t>
      </w:r>
      <w:r w:rsidR="006B480F">
        <w:rPr>
          <w:lang w:eastAsia="x-none"/>
        </w:rPr>
        <w:tab/>
        <w:t>LG Electronics</w:t>
      </w:r>
    </w:p>
    <w:p w14:paraId="43EC1924" w14:textId="03936AD3" w:rsidR="00FF2210" w:rsidRDefault="00FF2210" w:rsidP="006B480F">
      <w:pPr>
        <w:rPr>
          <w:lang w:eastAsia="x-none"/>
        </w:rPr>
      </w:pPr>
    </w:p>
    <w:p w14:paraId="4975C12C" w14:textId="49AFE8BE" w:rsidR="00FF2210" w:rsidRPr="00FF2210" w:rsidRDefault="002328C4" w:rsidP="00FF2210">
      <w:pPr>
        <w:rPr>
          <w:b/>
          <w:bCs/>
          <w:lang w:eastAsia="x-none"/>
        </w:rPr>
      </w:pPr>
      <w:hyperlink r:id="rId2300" w:history="1">
        <w:r w:rsidR="004371F4">
          <w:rPr>
            <w:rStyle w:val="Hyperlink"/>
            <w:b/>
            <w:bCs/>
            <w:lang w:eastAsia="x-none"/>
          </w:rPr>
          <w:t>R1-2202860</w:t>
        </w:r>
      </w:hyperlink>
      <w:r w:rsidR="00FF2210" w:rsidRPr="00FF2210">
        <w:rPr>
          <w:b/>
          <w:bCs/>
          <w:lang w:eastAsia="x-none"/>
        </w:rPr>
        <w:tab/>
        <w:t>Session Notes for Agenda Item 8.16.2</w:t>
      </w:r>
      <w:r w:rsidR="00FF2210" w:rsidRPr="00FF2210">
        <w:rPr>
          <w:b/>
          <w:bCs/>
          <w:lang w:eastAsia="x-none"/>
        </w:rPr>
        <w:tab/>
        <w:t>Ad-Hoc Chair (AT&amp;T)</w:t>
      </w:r>
    </w:p>
    <w:p w14:paraId="2044BD8C" w14:textId="77777777" w:rsidR="00FF2210" w:rsidRDefault="00FF2210" w:rsidP="00FF2210">
      <w:r w:rsidRPr="00F71EC0">
        <w:t>Provides the</w:t>
      </w:r>
      <w:r>
        <w:t xml:space="preserve"> agreements achieved during the different GTW sessions, only.</w:t>
      </w:r>
    </w:p>
    <w:p w14:paraId="1AA42F44" w14:textId="77777777" w:rsidR="00FF2210" w:rsidRDefault="00FF2210" w:rsidP="00FF2210">
      <w:pPr>
        <w:rPr>
          <w:lang w:eastAsia="x-none"/>
        </w:rPr>
      </w:pPr>
    </w:p>
    <w:p w14:paraId="3ABC565C" w14:textId="77777777" w:rsidR="00FF2210" w:rsidRPr="00FF2210" w:rsidRDefault="00FF2210" w:rsidP="00FF2210">
      <w:pPr>
        <w:rPr>
          <w:lang w:val="en-US" w:eastAsia="x-none"/>
        </w:rPr>
      </w:pPr>
      <w:r w:rsidRPr="00FF2210">
        <w:rPr>
          <w:lang w:eastAsia="x-none"/>
        </w:rPr>
        <w:t>[108-e-R17-UE-features-52-71GHz-01] Email discussion on UE features for</w:t>
      </w:r>
      <w:r w:rsidRPr="00FF2210">
        <w:rPr>
          <w:lang w:val="en-US"/>
        </w:rPr>
        <w:t xml:space="preserve"> supporting NR from 52.6 GHz to 71 GHz – Ralf (AT&amp;T)</w:t>
      </w:r>
    </w:p>
    <w:p w14:paraId="6649D81E" w14:textId="77777777" w:rsidR="00FF2210" w:rsidRPr="00FF2210" w:rsidRDefault="00FF2210" w:rsidP="00FF2210">
      <w:pPr>
        <w:numPr>
          <w:ilvl w:val="0"/>
          <w:numId w:val="62"/>
        </w:numPr>
        <w:rPr>
          <w:lang w:eastAsia="x-none"/>
        </w:rPr>
      </w:pPr>
      <w:r w:rsidRPr="00FF2210">
        <w:rPr>
          <w:rFonts w:hint="eastAsia"/>
          <w:lang w:eastAsia="x-none"/>
        </w:rPr>
        <w:t>1</w:t>
      </w:r>
      <w:r w:rsidRPr="00FF2210">
        <w:rPr>
          <w:rFonts w:hint="eastAsia"/>
          <w:vertAlign w:val="superscript"/>
          <w:lang w:eastAsia="x-none"/>
        </w:rPr>
        <w:t>st</w:t>
      </w:r>
      <w:r w:rsidRPr="00FF2210">
        <w:rPr>
          <w:rFonts w:hint="eastAsia"/>
          <w:lang w:eastAsia="x-none"/>
        </w:rPr>
        <w:t xml:space="preserve"> check point: </w:t>
      </w:r>
      <w:r w:rsidRPr="00FF2210">
        <w:t>February</w:t>
      </w:r>
      <w:r w:rsidRPr="00FF2210">
        <w:rPr>
          <w:rFonts w:hint="eastAsia"/>
        </w:rPr>
        <w:t xml:space="preserve"> </w:t>
      </w:r>
      <w:r w:rsidRPr="00FF2210">
        <w:t>25</w:t>
      </w:r>
    </w:p>
    <w:p w14:paraId="39F4E8CA" w14:textId="77777777" w:rsidR="00FF2210" w:rsidRPr="00FF2210" w:rsidRDefault="00FF2210" w:rsidP="00FF2210">
      <w:pPr>
        <w:numPr>
          <w:ilvl w:val="0"/>
          <w:numId w:val="62"/>
        </w:numPr>
        <w:rPr>
          <w:lang w:eastAsia="x-none"/>
        </w:rPr>
      </w:pPr>
      <w:r w:rsidRPr="00FF2210">
        <w:rPr>
          <w:lang w:eastAsia="x-none"/>
        </w:rPr>
        <w:t>Final</w:t>
      </w:r>
      <w:r w:rsidRPr="00FF2210">
        <w:rPr>
          <w:rFonts w:hint="eastAsia"/>
          <w:lang w:eastAsia="x-none"/>
        </w:rPr>
        <w:t xml:space="preserve"> check point: </w:t>
      </w:r>
      <w:r w:rsidRPr="00FF2210">
        <w:t>March 3</w:t>
      </w:r>
    </w:p>
    <w:p w14:paraId="785D839B" w14:textId="41ED0F19" w:rsidR="00FF2210" w:rsidRPr="00FF2210" w:rsidRDefault="002328C4" w:rsidP="00FF2210">
      <w:pPr>
        <w:rPr>
          <w:b/>
          <w:bCs/>
          <w:lang w:eastAsia="x-none"/>
        </w:rPr>
      </w:pPr>
      <w:hyperlink r:id="rId2301" w:history="1">
        <w:r w:rsidR="004371F4">
          <w:rPr>
            <w:rStyle w:val="Hyperlink"/>
            <w:b/>
            <w:bCs/>
            <w:lang w:eastAsia="x-none"/>
          </w:rPr>
          <w:t>R1-2202851</w:t>
        </w:r>
      </w:hyperlink>
      <w:r w:rsidR="00FF2210" w:rsidRPr="00FF2210">
        <w:rPr>
          <w:b/>
          <w:bCs/>
          <w:lang w:eastAsia="x-none"/>
        </w:rPr>
        <w:tab/>
        <w:t>Summary of UE features for supporting NR from 52.6 GHz to 71 GHz</w:t>
      </w:r>
      <w:r w:rsidR="00FF2210" w:rsidRPr="00FF2210">
        <w:rPr>
          <w:b/>
          <w:bCs/>
          <w:lang w:eastAsia="x-none"/>
        </w:rPr>
        <w:tab/>
        <w:t>Moderator (AT&amp;T)</w:t>
      </w:r>
    </w:p>
    <w:p w14:paraId="35A9F5D9" w14:textId="77777777" w:rsidR="00FF2210" w:rsidRPr="00C47FC6" w:rsidRDefault="00FF2210" w:rsidP="00FF2210">
      <w:pPr>
        <w:pStyle w:val="maintext"/>
        <w:spacing w:before="0" w:after="0" w:line="240" w:lineRule="auto"/>
        <w:ind w:firstLineChars="0" w:firstLine="0"/>
        <w:rPr>
          <w:rFonts w:ascii="Times" w:hAnsi="Times" w:cs="Times"/>
          <w:highlight w:val="green"/>
        </w:rPr>
      </w:pPr>
      <w:r w:rsidRPr="00C47FC6">
        <w:rPr>
          <w:rFonts w:ascii="Times" w:hAnsi="Times" w:cs="Times"/>
          <w:highlight w:val="green"/>
        </w:rPr>
        <w:t>Agreement</w:t>
      </w:r>
    </w:p>
    <w:p w14:paraId="544956D4" w14:textId="27028565" w:rsidR="00FF2210" w:rsidRPr="00C47FC6" w:rsidRDefault="00FF2210" w:rsidP="00F44FD9">
      <w:pPr>
        <w:pStyle w:val="ListParagraph"/>
        <w:numPr>
          <w:ilvl w:val="0"/>
          <w:numId w:val="222"/>
        </w:numPr>
        <w:rPr>
          <w:lang w:eastAsia="x-none"/>
        </w:rPr>
      </w:pPr>
      <w:r w:rsidRPr="00EC324F">
        <w:rPr>
          <w:lang w:eastAsia="x-none"/>
        </w:rPr>
        <w:t xml:space="preserve">All agreements for this agenda item are captured in </w:t>
      </w:r>
      <w:r w:rsidR="0069526C">
        <w:rPr>
          <w:lang w:eastAsia="x-none"/>
        </w:rPr>
        <w:t>s</w:t>
      </w:r>
      <w:r w:rsidRPr="00EC324F">
        <w:rPr>
          <w:lang w:eastAsia="x-none"/>
        </w:rPr>
        <w:t>ection</w:t>
      </w:r>
      <w:r>
        <w:rPr>
          <w:lang w:eastAsia="x-none"/>
        </w:rPr>
        <w:t>s</w:t>
      </w:r>
      <w:r w:rsidRPr="00EC324F">
        <w:rPr>
          <w:lang w:eastAsia="x-none"/>
        </w:rPr>
        <w:t xml:space="preserve"> 6 and 7 of </w:t>
      </w:r>
      <w:hyperlink r:id="rId2302" w:history="1">
        <w:r w:rsidR="004371F4">
          <w:rPr>
            <w:rStyle w:val="Hyperlink"/>
            <w:lang w:eastAsia="x-none"/>
          </w:rPr>
          <w:t>R1-2202851</w:t>
        </w:r>
      </w:hyperlink>
      <w:r w:rsidRPr="00EC324F">
        <w:rPr>
          <w:lang w:eastAsia="x-none"/>
        </w:rPr>
        <w:t>.</w:t>
      </w:r>
    </w:p>
    <w:p w14:paraId="14515A9B" w14:textId="77777777" w:rsidR="006B480F" w:rsidRDefault="006B480F" w:rsidP="0017028F">
      <w:pPr>
        <w:pStyle w:val="Heading3"/>
        <w:rPr>
          <w:lang w:val="en-US"/>
        </w:rPr>
      </w:pPr>
      <w:bookmarkStart w:id="735" w:name="_Toc95481841"/>
      <w:bookmarkStart w:id="736" w:name="_Toc98334480"/>
      <w:r w:rsidRPr="002D4D40">
        <w:rPr>
          <w:lang w:val="en-US"/>
        </w:rPr>
        <w:t>UE features for enhanced IIoT and and URLLC</w:t>
      </w:r>
      <w:bookmarkEnd w:id="735"/>
      <w:bookmarkEnd w:id="736"/>
    </w:p>
    <w:p w14:paraId="29B08D88" w14:textId="3C5E138D" w:rsidR="006B480F" w:rsidRDefault="002328C4" w:rsidP="006B480F">
      <w:pPr>
        <w:rPr>
          <w:lang w:eastAsia="x-none"/>
        </w:rPr>
      </w:pPr>
      <w:hyperlink r:id="rId2303" w:history="1">
        <w:r w:rsidR="004371F4">
          <w:rPr>
            <w:rStyle w:val="Hyperlink"/>
            <w:lang w:eastAsia="x-none"/>
          </w:rPr>
          <w:t>R1-2200962</w:t>
        </w:r>
      </w:hyperlink>
      <w:r w:rsidR="006B480F">
        <w:rPr>
          <w:lang w:eastAsia="x-none"/>
        </w:rPr>
        <w:tab/>
        <w:t>Rel-17 UE features for enhanced IIoT/URLLC</w:t>
      </w:r>
      <w:r w:rsidR="006B480F">
        <w:rPr>
          <w:lang w:eastAsia="x-none"/>
        </w:rPr>
        <w:tab/>
        <w:t>Huawei, HiSilicon</w:t>
      </w:r>
    </w:p>
    <w:p w14:paraId="7532713F" w14:textId="696971C6" w:rsidR="006B480F" w:rsidRDefault="002328C4" w:rsidP="006B480F">
      <w:pPr>
        <w:rPr>
          <w:lang w:eastAsia="x-none"/>
        </w:rPr>
      </w:pPr>
      <w:hyperlink r:id="rId2304" w:history="1">
        <w:r w:rsidR="004371F4">
          <w:rPr>
            <w:rStyle w:val="Hyperlink"/>
            <w:lang w:eastAsia="x-none"/>
          </w:rPr>
          <w:t>R1-2201005</w:t>
        </w:r>
      </w:hyperlink>
      <w:r w:rsidR="006B480F">
        <w:rPr>
          <w:lang w:eastAsia="x-none"/>
        </w:rPr>
        <w:tab/>
        <w:t>Rel-17 UE Features for IIoT/URLLC</w:t>
      </w:r>
      <w:r w:rsidR="006B480F">
        <w:rPr>
          <w:lang w:eastAsia="x-none"/>
        </w:rPr>
        <w:tab/>
        <w:t>Ericsson</w:t>
      </w:r>
    </w:p>
    <w:p w14:paraId="2B2F6BBC" w14:textId="5F4426B4" w:rsidR="006B480F" w:rsidRDefault="002328C4" w:rsidP="006B480F">
      <w:pPr>
        <w:rPr>
          <w:lang w:eastAsia="x-none"/>
        </w:rPr>
      </w:pPr>
      <w:hyperlink r:id="rId2305" w:history="1">
        <w:r w:rsidR="004371F4">
          <w:rPr>
            <w:rStyle w:val="Hyperlink"/>
            <w:lang w:eastAsia="x-none"/>
          </w:rPr>
          <w:t>R1-2201025</w:t>
        </w:r>
      </w:hyperlink>
      <w:r w:rsidR="006B480F">
        <w:rPr>
          <w:lang w:eastAsia="x-none"/>
        </w:rPr>
        <w:tab/>
        <w:t>UE features for IIoT and URLLC</w:t>
      </w:r>
      <w:r w:rsidR="006B480F">
        <w:rPr>
          <w:lang w:eastAsia="x-none"/>
        </w:rPr>
        <w:tab/>
        <w:t>New H3C Technologies Co., Ltd.</w:t>
      </w:r>
    </w:p>
    <w:p w14:paraId="5544C9DC" w14:textId="6C643C00" w:rsidR="006B480F" w:rsidRDefault="002328C4" w:rsidP="006B480F">
      <w:pPr>
        <w:rPr>
          <w:lang w:eastAsia="x-none"/>
        </w:rPr>
      </w:pPr>
      <w:hyperlink r:id="rId2306" w:history="1">
        <w:r w:rsidR="004371F4">
          <w:rPr>
            <w:rStyle w:val="Hyperlink"/>
            <w:lang w:eastAsia="x-none"/>
          </w:rPr>
          <w:t>R1-2201122</w:t>
        </w:r>
      </w:hyperlink>
      <w:r w:rsidR="006B480F">
        <w:rPr>
          <w:lang w:eastAsia="x-none"/>
        </w:rPr>
        <w:tab/>
        <w:t>Discussion on UE features for IIoT and URLLC</w:t>
      </w:r>
      <w:r w:rsidR="006B480F">
        <w:rPr>
          <w:lang w:eastAsia="x-none"/>
        </w:rPr>
        <w:tab/>
        <w:t>vivo</w:t>
      </w:r>
    </w:p>
    <w:p w14:paraId="4B00F076" w14:textId="340EADCE" w:rsidR="006B480F" w:rsidRDefault="002328C4" w:rsidP="006B480F">
      <w:pPr>
        <w:rPr>
          <w:lang w:eastAsia="x-none"/>
        </w:rPr>
      </w:pPr>
      <w:hyperlink r:id="rId2307" w:history="1">
        <w:r w:rsidR="004371F4">
          <w:rPr>
            <w:rStyle w:val="Hyperlink"/>
            <w:lang w:eastAsia="x-none"/>
          </w:rPr>
          <w:t>R1-2201176</w:t>
        </w:r>
      </w:hyperlink>
      <w:r w:rsidR="006B480F">
        <w:rPr>
          <w:lang w:eastAsia="x-none"/>
        </w:rPr>
        <w:tab/>
        <w:t>Discussion on UE features for enhanced IIoT and URLLC</w:t>
      </w:r>
      <w:r w:rsidR="006B480F">
        <w:rPr>
          <w:lang w:eastAsia="x-none"/>
        </w:rPr>
        <w:tab/>
        <w:t>ZTE</w:t>
      </w:r>
    </w:p>
    <w:p w14:paraId="7E15BC26" w14:textId="2423D7A1" w:rsidR="006B480F" w:rsidRDefault="002328C4" w:rsidP="006B480F">
      <w:pPr>
        <w:rPr>
          <w:lang w:eastAsia="x-none"/>
        </w:rPr>
      </w:pPr>
      <w:hyperlink r:id="rId2308" w:history="1">
        <w:r w:rsidR="004371F4">
          <w:rPr>
            <w:rStyle w:val="Hyperlink"/>
            <w:lang w:eastAsia="x-none"/>
          </w:rPr>
          <w:t>R1-2201301</w:t>
        </w:r>
      </w:hyperlink>
      <w:r w:rsidR="006B480F">
        <w:rPr>
          <w:lang w:eastAsia="x-none"/>
        </w:rPr>
        <w:tab/>
        <w:t>Discussion on UE features for IIoT and URLLC</w:t>
      </w:r>
      <w:r w:rsidR="006B480F">
        <w:rPr>
          <w:lang w:eastAsia="x-none"/>
        </w:rPr>
        <w:tab/>
        <w:t>OPPO</w:t>
      </w:r>
    </w:p>
    <w:p w14:paraId="22E0037B" w14:textId="6B7BEA63" w:rsidR="006B480F" w:rsidRDefault="002328C4" w:rsidP="006B480F">
      <w:pPr>
        <w:rPr>
          <w:lang w:eastAsia="x-none"/>
        </w:rPr>
      </w:pPr>
      <w:hyperlink r:id="rId2309" w:history="1">
        <w:r w:rsidR="004371F4">
          <w:rPr>
            <w:rStyle w:val="Hyperlink"/>
            <w:lang w:eastAsia="x-none"/>
          </w:rPr>
          <w:t>R1-2201346</w:t>
        </w:r>
      </w:hyperlink>
      <w:r w:rsidR="006B480F">
        <w:rPr>
          <w:lang w:eastAsia="x-none"/>
        </w:rPr>
        <w:tab/>
        <w:t>Discussion on UE features of enhanced IIoT and URLLC</w:t>
      </w:r>
      <w:r w:rsidR="006B480F">
        <w:rPr>
          <w:lang w:eastAsia="x-none"/>
        </w:rPr>
        <w:tab/>
        <w:t>CATT</w:t>
      </w:r>
    </w:p>
    <w:p w14:paraId="06F23AF6" w14:textId="028088A5" w:rsidR="006B480F" w:rsidRDefault="002328C4" w:rsidP="006B480F">
      <w:pPr>
        <w:rPr>
          <w:lang w:eastAsia="x-none"/>
        </w:rPr>
      </w:pPr>
      <w:hyperlink r:id="rId2310" w:history="1">
        <w:r w:rsidR="004371F4">
          <w:rPr>
            <w:rStyle w:val="Hyperlink"/>
            <w:lang w:eastAsia="x-none"/>
          </w:rPr>
          <w:t>R1-2201410</w:t>
        </w:r>
      </w:hyperlink>
      <w:r w:rsidR="006B480F">
        <w:rPr>
          <w:lang w:eastAsia="x-none"/>
        </w:rPr>
        <w:tab/>
        <w:t>On UE features for enhanced IIoT and and URLLC</w:t>
      </w:r>
      <w:r w:rsidR="006B480F">
        <w:rPr>
          <w:lang w:eastAsia="x-none"/>
        </w:rPr>
        <w:tab/>
        <w:t>Nokia, Nokia Shanghai Bell</w:t>
      </w:r>
    </w:p>
    <w:p w14:paraId="15CCA877" w14:textId="01231DFD" w:rsidR="006B480F" w:rsidRDefault="002328C4" w:rsidP="006B480F">
      <w:pPr>
        <w:rPr>
          <w:lang w:eastAsia="x-none"/>
        </w:rPr>
      </w:pPr>
      <w:hyperlink r:id="rId2311" w:history="1">
        <w:r w:rsidR="004371F4">
          <w:rPr>
            <w:rStyle w:val="Hyperlink"/>
            <w:lang w:eastAsia="x-none"/>
          </w:rPr>
          <w:t>R1-2201503</w:t>
        </w:r>
      </w:hyperlink>
      <w:r w:rsidR="006B480F">
        <w:rPr>
          <w:lang w:eastAsia="x-none"/>
        </w:rPr>
        <w:tab/>
        <w:t>Discussion on Rel.17 UE features for enhanced IIoT/URLLC</w:t>
      </w:r>
      <w:r w:rsidR="006B480F">
        <w:rPr>
          <w:lang w:eastAsia="x-none"/>
        </w:rPr>
        <w:tab/>
        <w:t>NTT DOCOMO, INC.</w:t>
      </w:r>
    </w:p>
    <w:p w14:paraId="0D82E645" w14:textId="749BB300" w:rsidR="006B480F" w:rsidRDefault="002328C4" w:rsidP="006B480F">
      <w:pPr>
        <w:rPr>
          <w:lang w:eastAsia="x-none"/>
        </w:rPr>
      </w:pPr>
      <w:hyperlink r:id="rId2312" w:history="1">
        <w:r w:rsidR="004371F4">
          <w:rPr>
            <w:rStyle w:val="Hyperlink"/>
            <w:lang w:eastAsia="x-none"/>
          </w:rPr>
          <w:t>R1-2201560</w:t>
        </w:r>
      </w:hyperlink>
      <w:r w:rsidR="006B480F">
        <w:rPr>
          <w:lang w:eastAsia="x-none"/>
        </w:rPr>
        <w:tab/>
        <w:t>UE features for enhanced IIoT and and URLLC</w:t>
      </w:r>
      <w:r w:rsidR="006B480F">
        <w:rPr>
          <w:lang w:eastAsia="x-none"/>
        </w:rPr>
        <w:tab/>
        <w:t>Spreadtrum Communications</w:t>
      </w:r>
    </w:p>
    <w:p w14:paraId="71C8A906" w14:textId="3817A8CD" w:rsidR="006B480F" w:rsidRDefault="002328C4" w:rsidP="006B480F">
      <w:pPr>
        <w:rPr>
          <w:lang w:eastAsia="x-none"/>
        </w:rPr>
      </w:pPr>
      <w:hyperlink r:id="rId2313" w:history="1">
        <w:r w:rsidR="004371F4">
          <w:rPr>
            <w:rStyle w:val="Hyperlink"/>
            <w:lang w:eastAsia="x-none"/>
          </w:rPr>
          <w:t>R1-2201728</w:t>
        </w:r>
      </w:hyperlink>
      <w:r w:rsidR="006B480F">
        <w:rPr>
          <w:lang w:eastAsia="x-none"/>
        </w:rPr>
        <w:tab/>
        <w:t>Discussion on UE capability for enhanced IIoT and URLLC</w:t>
      </w:r>
      <w:r w:rsidR="006B480F">
        <w:rPr>
          <w:lang w:eastAsia="x-none"/>
        </w:rPr>
        <w:tab/>
        <w:t>Intel Corporation</w:t>
      </w:r>
    </w:p>
    <w:p w14:paraId="3A0941B8" w14:textId="39E3A829" w:rsidR="006B480F" w:rsidRDefault="002328C4" w:rsidP="006B480F">
      <w:pPr>
        <w:rPr>
          <w:lang w:eastAsia="x-none"/>
        </w:rPr>
      </w:pPr>
      <w:hyperlink r:id="rId2314" w:history="1">
        <w:r w:rsidR="004371F4">
          <w:rPr>
            <w:rStyle w:val="Hyperlink"/>
            <w:lang w:eastAsia="x-none"/>
          </w:rPr>
          <w:t>R1-2201793</w:t>
        </w:r>
      </w:hyperlink>
      <w:r w:rsidR="006B480F">
        <w:rPr>
          <w:lang w:eastAsia="x-none"/>
        </w:rPr>
        <w:tab/>
        <w:t>Views on UE features for enhanced IIoT and and URLLC</w:t>
      </w:r>
      <w:r w:rsidR="006B480F">
        <w:rPr>
          <w:lang w:eastAsia="x-none"/>
        </w:rPr>
        <w:tab/>
        <w:t>Apple</w:t>
      </w:r>
    </w:p>
    <w:p w14:paraId="102AF11C" w14:textId="5FCED9E1" w:rsidR="006B480F" w:rsidRDefault="002328C4" w:rsidP="006B480F">
      <w:pPr>
        <w:rPr>
          <w:lang w:eastAsia="x-none"/>
        </w:rPr>
      </w:pPr>
      <w:hyperlink r:id="rId2315" w:history="1">
        <w:r w:rsidR="004371F4">
          <w:rPr>
            <w:rStyle w:val="Hyperlink"/>
            <w:lang w:eastAsia="x-none"/>
          </w:rPr>
          <w:t>R1-2202040</w:t>
        </w:r>
      </w:hyperlink>
      <w:r w:rsidR="006B480F">
        <w:rPr>
          <w:lang w:eastAsia="x-none"/>
        </w:rPr>
        <w:tab/>
        <w:t>UE features for enhanced IIoT and URLLC</w:t>
      </w:r>
      <w:r w:rsidR="006B480F">
        <w:rPr>
          <w:lang w:eastAsia="x-none"/>
        </w:rPr>
        <w:tab/>
        <w:t>Samsung</w:t>
      </w:r>
    </w:p>
    <w:p w14:paraId="5A707AAA" w14:textId="4017DC5F" w:rsidR="006B480F" w:rsidRDefault="002328C4" w:rsidP="006B480F">
      <w:pPr>
        <w:rPr>
          <w:lang w:eastAsia="x-none"/>
        </w:rPr>
      </w:pPr>
      <w:hyperlink r:id="rId2316" w:history="1">
        <w:r w:rsidR="004371F4">
          <w:rPr>
            <w:rStyle w:val="Hyperlink"/>
            <w:lang w:eastAsia="x-none"/>
          </w:rPr>
          <w:t>R1-2202083</w:t>
        </w:r>
      </w:hyperlink>
      <w:r w:rsidR="006B480F">
        <w:rPr>
          <w:lang w:eastAsia="x-none"/>
        </w:rPr>
        <w:tab/>
        <w:t>Views on UE features for enhanced IIoT and URLLC</w:t>
      </w:r>
      <w:r w:rsidR="006B480F">
        <w:rPr>
          <w:lang w:eastAsia="x-none"/>
        </w:rPr>
        <w:tab/>
        <w:t>MediaTek Inc.</w:t>
      </w:r>
    </w:p>
    <w:p w14:paraId="281EAE24" w14:textId="7578AD49" w:rsidR="006B480F" w:rsidRDefault="002328C4" w:rsidP="006B480F">
      <w:pPr>
        <w:rPr>
          <w:lang w:eastAsia="x-none"/>
        </w:rPr>
      </w:pPr>
      <w:hyperlink r:id="rId2317" w:history="1">
        <w:r w:rsidR="004371F4">
          <w:rPr>
            <w:rStyle w:val="Hyperlink"/>
            <w:lang w:eastAsia="x-none"/>
          </w:rPr>
          <w:t>R1-2202167</w:t>
        </w:r>
      </w:hyperlink>
      <w:r w:rsidR="006B480F">
        <w:rPr>
          <w:lang w:eastAsia="x-none"/>
        </w:rPr>
        <w:tab/>
        <w:t>UE features for enhanced IIOT and URLLC</w:t>
      </w:r>
      <w:r w:rsidR="006B480F">
        <w:rPr>
          <w:lang w:eastAsia="x-none"/>
        </w:rPr>
        <w:tab/>
        <w:t>Qualcomm Incorporated</w:t>
      </w:r>
    </w:p>
    <w:p w14:paraId="0ED49F62" w14:textId="0DF31EE3" w:rsidR="00637919" w:rsidRDefault="00637919" w:rsidP="006B480F">
      <w:pPr>
        <w:rPr>
          <w:lang w:eastAsia="x-none"/>
        </w:rPr>
      </w:pPr>
    </w:p>
    <w:p w14:paraId="7BE311C8" w14:textId="310FD7F4" w:rsidR="00637919" w:rsidRPr="00733DA9" w:rsidRDefault="00637919" w:rsidP="00637919">
      <w:pPr>
        <w:rPr>
          <w:lang w:val="en-US"/>
        </w:rPr>
      </w:pPr>
      <w:r w:rsidRPr="00733DA9">
        <w:rPr>
          <w:lang w:eastAsia="x-none"/>
        </w:rPr>
        <w:t xml:space="preserve">[108-e-R17-UE-features-eIIoT-URLLC-01] </w:t>
      </w:r>
      <w:r w:rsidRPr="00733DA9">
        <w:rPr>
          <w:lang w:val="en-US"/>
        </w:rPr>
        <w:t>– Shinya (NTT DOCOMO)</w:t>
      </w:r>
    </w:p>
    <w:p w14:paraId="0857AD9B" w14:textId="17218474" w:rsidR="00637919" w:rsidRPr="00733DA9" w:rsidRDefault="00637919" w:rsidP="00637919">
      <w:pPr>
        <w:rPr>
          <w:lang w:val="en-US" w:eastAsia="x-none"/>
        </w:rPr>
      </w:pPr>
      <w:r w:rsidRPr="00733DA9">
        <w:rPr>
          <w:lang w:eastAsia="x-none"/>
        </w:rPr>
        <w:t>Email discussion on UE features for</w:t>
      </w:r>
      <w:r w:rsidRPr="00733DA9">
        <w:rPr>
          <w:lang w:val="en-US"/>
        </w:rPr>
        <w:t xml:space="preserve"> enhanced IIoT and and URLLC</w:t>
      </w:r>
    </w:p>
    <w:p w14:paraId="26ABCE81" w14:textId="77777777" w:rsidR="00637919" w:rsidRPr="00733DA9" w:rsidRDefault="00637919" w:rsidP="00637919">
      <w:pPr>
        <w:numPr>
          <w:ilvl w:val="0"/>
          <w:numId w:val="62"/>
        </w:numPr>
        <w:rPr>
          <w:lang w:eastAsia="x-none"/>
        </w:rPr>
      </w:pPr>
      <w:r w:rsidRPr="00733DA9">
        <w:rPr>
          <w:rFonts w:hint="eastAsia"/>
          <w:lang w:eastAsia="x-none"/>
        </w:rPr>
        <w:t>1</w:t>
      </w:r>
      <w:r w:rsidRPr="00733DA9">
        <w:rPr>
          <w:rFonts w:hint="eastAsia"/>
          <w:vertAlign w:val="superscript"/>
          <w:lang w:eastAsia="x-none"/>
        </w:rPr>
        <w:t>st</w:t>
      </w:r>
      <w:r w:rsidRPr="00733DA9">
        <w:rPr>
          <w:rFonts w:hint="eastAsia"/>
          <w:lang w:eastAsia="x-none"/>
        </w:rPr>
        <w:t xml:space="preserve"> check point: </w:t>
      </w:r>
      <w:r w:rsidRPr="00733DA9">
        <w:t>February</w:t>
      </w:r>
      <w:r w:rsidRPr="00733DA9">
        <w:rPr>
          <w:rFonts w:hint="eastAsia"/>
        </w:rPr>
        <w:t xml:space="preserve"> </w:t>
      </w:r>
      <w:r w:rsidRPr="00733DA9">
        <w:t>25</w:t>
      </w:r>
    </w:p>
    <w:p w14:paraId="281DF15F" w14:textId="77777777" w:rsidR="00637919" w:rsidRPr="00733DA9" w:rsidRDefault="00637919" w:rsidP="00637919">
      <w:pPr>
        <w:numPr>
          <w:ilvl w:val="0"/>
          <w:numId w:val="62"/>
        </w:numPr>
        <w:rPr>
          <w:lang w:eastAsia="x-none"/>
        </w:rPr>
      </w:pPr>
      <w:r w:rsidRPr="00733DA9">
        <w:rPr>
          <w:lang w:eastAsia="x-none"/>
        </w:rPr>
        <w:t>Final</w:t>
      </w:r>
      <w:r w:rsidRPr="00733DA9">
        <w:rPr>
          <w:rFonts w:hint="eastAsia"/>
          <w:lang w:eastAsia="x-none"/>
        </w:rPr>
        <w:t xml:space="preserve"> check point: </w:t>
      </w:r>
      <w:r w:rsidRPr="00733DA9">
        <w:t>March 3</w:t>
      </w:r>
    </w:p>
    <w:p w14:paraId="3A9CAA05" w14:textId="38B85EB0" w:rsidR="00733DA9" w:rsidRPr="00395CE1" w:rsidRDefault="002328C4" w:rsidP="00733DA9">
      <w:pPr>
        <w:rPr>
          <w:b/>
          <w:bCs/>
          <w:lang w:eastAsia="x-none"/>
        </w:rPr>
      </w:pPr>
      <w:hyperlink r:id="rId2318" w:history="1">
        <w:r w:rsidR="004371F4">
          <w:rPr>
            <w:rStyle w:val="Hyperlink"/>
            <w:b/>
            <w:bCs/>
            <w:lang w:eastAsia="x-none"/>
          </w:rPr>
          <w:t>R1-2201514</w:t>
        </w:r>
      </w:hyperlink>
      <w:r w:rsidR="00733DA9" w:rsidRPr="00395CE1">
        <w:rPr>
          <w:b/>
          <w:bCs/>
          <w:lang w:eastAsia="x-none"/>
        </w:rPr>
        <w:tab/>
        <w:t>Summary on UE features for enhanced IIoT and URLLC</w:t>
      </w:r>
      <w:r w:rsidR="00733DA9" w:rsidRPr="00395CE1">
        <w:rPr>
          <w:b/>
          <w:bCs/>
          <w:lang w:eastAsia="x-none"/>
        </w:rPr>
        <w:tab/>
        <w:t>Moderator (NTT DOCOMO, INC.)</w:t>
      </w:r>
    </w:p>
    <w:p w14:paraId="5F1624EF" w14:textId="77777777" w:rsidR="00733DA9" w:rsidRPr="00733DA9" w:rsidRDefault="00733DA9" w:rsidP="00733DA9">
      <w:pPr>
        <w:rPr>
          <w:rFonts w:ascii="Times New Roman" w:hAnsi="Times New Roman"/>
          <w:szCs w:val="20"/>
        </w:rPr>
      </w:pPr>
      <w:r w:rsidRPr="00733DA9">
        <w:rPr>
          <w:rFonts w:ascii="Times New Roman" w:hAnsi="Times New Roman"/>
          <w:szCs w:val="20"/>
          <w:highlight w:val="green"/>
        </w:rPr>
        <w:t>Agreement</w:t>
      </w:r>
    </w:p>
    <w:p w14:paraId="6F93E0C1" w14:textId="77777777" w:rsidR="00733DA9" w:rsidRPr="004C455F" w:rsidRDefault="00733DA9" w:rsidP="00733DA9">
      <w:pPr>
        <w:rPr>
          <w:rFonts w:ascii="Times New Roman" w:hAnsi="Times New Roman"/>
          <w:szCs w:val="20"/>
          <w:lang w:val="en-US"/>
        </w:rPr>
      </w:pPr>
      <w:r w:rsidRPr="004C455F">
        <w:rPr>
          <w:rFonts w:ascii="Times New Roman" w:hAnsi="Times New Roman"/>
          <w:szCs w:val="20"/>
          <w:lang w:val="en-US"/>
        </w:rPr>
        <w:t>Following components are added in FG 25-7</w:t>
      </w:r>
    </w:p>
    <w:p w14:paraId="17223697" w14:textId="77777777" w:rsidR="00733DA9" w:rsidRPr="004C455F" w:rsidRDefault="00733DA9" w:rsidP="00F44FD9">
      <w:pPr>
        <w:pStyle w:val="ListParagraph"/>
        <w:numPr>
          <w:ilvl w:val="0"/>
          <w:numId w:val="222"/>
        </w:numPr>
      </w:pPr>
      <w:r w:rsidRPr="004C455F">
        <w:t>Component 3: Supported minimum value for the HARQ re-tx offset</w:t>
      </w:r>
    </w:p>
    <w:p w14:paraId="1694F6AE" w14:textId="77777777" w:rsidR="00733DA9" w:rsidRPr="004C455F" w:rsidRDefault="00733DA9" w:rsidP="00F44FD9">
      <w:pPr>
        <w:pStyle w:val="ListParagraph"/>
        <w:numPr>
          <w:ilvl w:val="1"/>
          <w:numId w:val="222"/>
        </w:numPr>
      </w:pPr>
      <w:r w:rsidRPr="004C455F">
        <w:t>Candidate values for component 3 is: {-7, [-6], …, 1}</w:t>
      </w:r>
    </w:p>
    <w:p w14:paraId="6BC8310C" w14:textId="77777777" w:rsidR="00733DA9" w:rsidRPr="004C455F" w:rsidRDefault="00733DA9" w:rsidP="00F44FD9">
      <w:pPr>
        <w:pStyle w:val="ListParagraph"/>
        <w:numPr>
          <w:ilvl w:val="0"/>
          <w:numId w:val="222"/>
        </w:numPr>
        <w:rPr>
          <w:lang w:val="en-US"/>
        </w:rPr>
      </w:pPr>
      <w:r w:rsidRPr="004C455F">
        <w:t>Component 4: Supported maximum value for the HARQ re-tx offset</w:t>
      </w:r>
    </w:p>
    <w:p w14:paraId="7A0E9044" w14:textId="77777777" w:rsidR="00733DA9" w:rsidRPr="004C455F" w:rsidRDefault="00733DA9" w:rsidP="00F44FD9">
      <w:pPr>
        <w:pStyle w:val="ListParagraph"/>
        <w:numPr>
          <w:ilvl w:val="1"/>
          <w:numId w:val="222"/>
        </w:numPr>
      </w:pPr>
      <w:r w:rsidRPr="004C455F">
        <w:t>Candidate values for component 4 is: {Y=[2, 8], …, [23], 24}, FFS the value for Y</w:t>
      </w:r>
    </w:p>
    <w:p w14:paraId="6B020470" w14:textId="77777777" w:rsidR="00733DA9" w:rsidRPr="00733DA9" w:rsidRDefault="00733DA9" w:rsidP="00733DA9">
      <w:pPr>
        <w:rPr>
          <w:rFonts w:ascii="Times New Roman" w:hAnsi="Times New Roman"/>
          <w:szCs w:val="20"/>
          <w:lang w:val="en-US"/>
        </w:rPr>
      </w:pPr>
      <w:r w:rsidRPr="00733DA9">
        <w:rPr>
          <w:rFonts w:ascii="Times New Roman" w:hAnsi="Times New Roman"/>
          <w:szCs w:val="20"/>
          <w:highlight w:val="green"/>
          <w:lang w:val="en-US"/>
        </w:rPr>
        <w:t>Agreement</w:t>
      </w:r>
    </w:p>
    <w:p w14:paraId="47712C08" w14:textId="77777777" w:rsidR="00733DA9" w:rsidRPr="00733DA9" w:rsidRDefault="00733DA9" w:rsidP="00733DA9">
      <w:pPr>
        <w:rPr>
          <w:rFonts w:ascii="Times New Roman" w:hAnsi="Times New Roman"/>
          <w:szCs w:val="20"/>
        </w:rPr>
      </w:pPr>
      <w:r w:rsidRPr="00733DA9">
        <w:rPr>
          <w:rFonts w:ascii="Times New Roman" w:hAnsi="Times New Roman"/>
          <w:szCs w:val="20"/>
          <w:lang w:val="en-US"/>
        </w:rPr>
        <w:t>The description related to candidate value set for component 2 in FG 25-15 is confirmed as follows:</w:t>
      </w:r>
    </w:p>
    <w:p w14:paraId="5BB305BF" w14:textId="3EC7C923" w:rsidR="00733DA9" w:rsidRPr="00733DA9" w:rsidRDefault="00733DA9" w:rsidP="00F44FD9">
      <w:pPr>
        <w:pStyle w:val="ListParagraph"/>
        <w:numPr>
          <w:ilvl w:val="0"/>
          <w:numId w:val="223"/>
        </w:numPr>
      </w:pPr>
      <w:r w:rsidRPr="00733DA9">
        <w:t xml:space="preserve">Candidate value set for component 2: d3 = {0, 1, …, </w:t>
      </w:r>
      <m:oMath>
        <m:sSup>
          <m:sSupPr>
            <m:ctrlPr>
              <w:rPr>
                <w:rFonts w:ascii="Cambria Math" w:eastAsia="Cambria Math" w:hAnsi="Cambria Math"/>
              </w:rPr>
            </m:ctrlPr>
          </m:sSupPr>
          <m:e>
            <m:r>
              <w:rPr>
                <w:rFonts w:ascii="Cambria Math" w:eastAsia="Cambria Math" w:hAnsi="Cambria Math"/>
              </w:rPr>
              <m:t>2</m:t>
            </m:r>
          </m:e>
          <m:sup>
            <m:r>
              <w:rPr>
                <w:rFonts w:ascii="Cambria Math" w:eastAsia="Cambria Math" w:hAnsi="Cambria Math"/>
              </w:rPr>
              <m:t>μ</m:t>
            </m:r>
            <m:r>
              <w:rPr>
                <w:rFonts w:ascii="Cambria Math" w:eastAsia="Cambria Math" w:hAnsi="Cambria Math"/>
                <w:color w:val="FF0000"/>
              </w:rPr>
              <m:t>+</m:t>
            </m:r>
            <m:r>
              <w:rPr>
                <w:rFonts w:ascii="Cambria Math" w:eastAsia="Cambria Math" w:hAnsi="Cambria Math"/>
              </w:rPr>
              <m:t>1</m:t>
            </m:r>
          </m:sup>
        </m:sSup>
      </m:oMath>
      <w:r w:rsidRPr="00733DA9">
        <w:t xml:space="preserve">} symbol(s) upon UE capability report, where </w:t>
      </w:r>
      <m:oMath>
        <m:r>
          <w:rPr>
            <w:rFonts w:ascii="Cambria Math" w:hAnsi="Cambria Math"/>
          </w:rPr>
          <m:t>μ=0,1,2,3</m:t>
        </m:r>
      </m:oMath>
      <w:r w:rsidRPr="00733DA9">
        <w:t xml:space="preserve"> for SCS=15/30/60/120kHz, respectively</w:t>
      </w:r>
    </w:p>
    <w:p w14:paraId="095BE237" w14:textId="77777777" w:rsidR="00733DA9" w:rsidRPr="00733DA9" w:rsidRDefault="00733DA9" w:rsidP="00733DA9">
      <w:pPr>
        <w:rPr>
          <w:rFonts w:ascii="Times New Roman" w:hAnsi="Times New Roman"/>
          <w:szCs w:val="20"/>
          <w:lang w:val="en-US"/>
        </w:rPr>
      </w:pPr>
      <w:r w:rsidRPr="00733DA9">
        <w:rPr>
          <w:rFonts w:ascii="Times New Roman" w:hAnsi="Times New Roman"/>
          <w:szCs w:val="20"/>
          <w:highlight w:val="green"/>
          <w:lang w:val="en-US"/>
        </w:rPr>
        <w:t>Agreement</w:t>
      </w:r>
    </w:p>
    <w:p w14:paraId="2502174C" w14:textId="77777777" w:rsidR="00733DA9" w:rsidRPr="00733DA9" w:rsidRDefault="00733DA9" w:rsidP="00733DA9">
      <w:pPr>
        <w:rPr>
          <w:rFonts w:ascii="Times New Roman" w:hAnsi="Times New Roman"/>
          <w:szCs w:val="20"/>
          <w:lang w:eastAsia="x-none"/>
        </w:rPr>
      </w:pPr>
      <w:r w:rsidRPr="00733DA9">
        <w:rPr>
          <w:rFonts w:ascii="Times New Roman" w:hAnsi="Times New Roman"/>
          <w:szCs w:val="20"/>
          <w:lang w:val="en-US"/>
        </w:rPr>
        <w:t>“FFS whether to separate capability for different UCI type” is removed from</w:t>
      </w:r>
      <w:r w:rsidRPr="00733DA9">
        <w:rPr>
          <w:rFonts w:ascii="Times New Roman" w:hAnsi="Times New Roman"/>
          <w:szCs w:val="20"/>
        </w:rPr>
        <w:t xml:space="preserve"> </w:t>
      </w:r>
      <w:r w:rsidRPr="00733DA9">
        <w:rPr>
          <w:rFonts w:ascii="Times New Roman" w:hAnsi="Times New Roman"/>
          <w:szCs w:val="20"/>
          <w:lang w:val="en-US"/>
        </w:rPr>
        <w:t>FG 25-16</w:t>
      </w:r>
    </w:p>
    <w:p w14:paraId="5C4484BE" w14:textId="77777777" w:rsidR="00733DA9" w:rsidRPr="00733DA9" w:rsidRDefault="00733DA9" w:rsidP="00733DA9">
      <w:pPr>
        <w:rPr>
          <w:rFonts w:ascii="Times New Roman" w:hAnsi="Times New Roman"/>
          <w:szCs w:val="20"/>
          <w:lang w:eastAsia="x-none"/>
        </w:rPr>
      </w:pPr>
    </w:p>
    <w:p w14:paraId="4BA54776" w14:textId="77777777" w:rsidR="00733DA9" w:rsidRPr="00733DA9" w:rsidRDefault="00733DA9" w:rsidP="00733DA9">
      <w:pPr>
        <w:rPr>
          <w:rFonts w:ascii="Times New Roman" w:eastAsia="MS Gothic" w:hAnsi="Times New Roman"/>
          <w:szCs w:val="20"/>
          <w:lang w:val="en-US" w:eastAsia="ja-JP"/>
        </w:rPr>
      </w:pPr>
      <w:r w:rsidRPr="00733DA9">
        <w:rPr>
          <w:rFonts w:ascii="Times New Roman" w:eastAsia="MS Gothic" w:hAnsi="Times New Roman"/>
          <w:szCs w:val="20"/>
          <w:highlight w:val="green"/>
          <w:lang w:val="en-US" w:eastAsia="ja-JP"/>
        </w:rPr>
        <w:t>Agreement</w:t>
      </w:r>
    </w:p>
    <w:p w14:paraId="1EB35CED" w14:textId="77777777" w:rsidR="00733DA9" w:rsidRPr="00733DA9" w:rsidRDefault="00733DA9" w:rsidP="00F44FD9">
      <w:pPr>
        <w:pStyle w:val="ListParagraph"/>
        <w:numPr>
          <w:ilvl w:val="0"/>
          <w:numId w:val="223"/>
        </w:numPr>
        <w:rPr>
          <w:rFonts w:eastAsia="MS Gothic"/>
          <w:lang w:val="en-US"/>
        </w:rPr>
      </w:pPr>
      <w:r w:rsidRPr="00733DA9">
        <w:rPr>
          <w:rFonts w:eastAsia="MS Gothic"/>
          <w:lang w:val="en-US"/>
        </w:rPr>
        <w:t>FGs 25-9 is not split into one for the capability for same length (in physical time) of overlapping PUCCH slots/sub-slots and the other for different length (in physical time) of overlapping PUCCH slots/sub-slots between switchable carriers</w:t>
      </w:r>
    </w:p>
    <w:p w14:paraId="6200A884" w14:textId="77777777" w:rsidR="00733DA9" w:rsidRPr="00733DA9" w:rsidRDefault="00733DA9" w:rsidP="00F44FD9">
      <w:pPr>
        <w:pStyle w:val="ListParagraph"/>
        <w:numPr>
          <w:ilvl w:val="1"/>
          <w:numId w:val="223"/>
        </w:numPr>
        <w:rPr>
          <w:rFonts w:eastAsia="MS Gothic"/>
          <w:lang w:val="en-US"/>
        </w:rPr>
      </w:pPr>
      <w:r w:rsidRPr="00733DA9">
        <w:rPr>
          <w:rFonts w:eastAsia="MS Gothic"/>
          <w:lang w:val="en-US"/>
        </w:rPr>
        <w:t>Add a note in the FG 25-9: “If UE supporting this FG also supports both FGs 6-9 and 6-9a or both FGs 22-7b and 22-7c</w:t>
      </w:r>
      <w:r w:rsidRPr="00733DA9">
        <w:rPr>
          <w:rFonts w:eastAsia="MS Gothic"/>
          <w:color w:val="FF0000"/>
          <w:lang w:val="en-US"/>
        </w:rPr>
        <w:t xml:space="preserve"> [o</w:t>
      </w:r>
      <w:r w:rsidRPr="00733DA9">
        <w:rPr>
          <w:rFonts w:eastAsia="MS Gothic"/>
          <w:color w:val="FF0000"/>
        </w:rPr>
        <w:t>r FGs 22-6 or 22-6a]</w:t>
      </w:r>
      <w:r w:rsidRPr="00733DA9">
        <w:rPr>
          <w:rFonts w:eastAsia="MS Gothic"/>
          <w:lang w:val="en-US"/>
        </w:rPr>
        <w:t>, the UE supports the cases of both same and different numerologies between switchable cells. Otherwise, the UE supports the case of same numerology between switchable cells”</w:t>
      </w:r>
    </w:p>
    <w:p w14:paraId="4E4DC78A" w14:textId="77777777" w:rsidR="00733DA9" w:rsidRPr="00733DA9" w:rsidRDefault="00733DA9" w:rsidP="00F44FD9">
      <w:pPr>
        <w:pStyle w:val="ListParagraph"/>
        <w:numPr>
          <w:ilvl w:val="1"/>
          <w:numId w:val="223"/>
        </w:numPr>
        <w:rPr>
          <w:rFonts w:eastAsia="MS Gothic"/>
          <w:lang w:val="en-US"/>
        </w:rPr>
      </w:pPr>
      <w:r w:rsidRPr="00733DA9">
        <w:rPr>
          <w:rFonts w:eastAsia="MS Gothic"/>
          <w:lang w:val="en-US"/>
        </w:rPr>
        <w:t>FFS whether/how to indicate the capability for support of PUCCH cell switch in two PUCCH groups</w:t>
      </w:r>
    </w:p>
    <w:p w14:paraId="18ECCF14" w14:textId="77777777" w:rsidR="00733DA9" w:rsidRPr="00733DA9" w:rsidRDefault="00733DA9" w:rsidP="00F44FD9">
      <w:pPr>
        <w:pStyle w:val="ListParagraph"/>
        <w:numPr>
          <w:ilvl w:val="0"/>
          <w:numId w:val="223"/>
        </w:numPr>
        <w:rPr>
          <w:rFonts w:eastAsia="MS Gothic"/>
          <w:lang w:val="en-US"/>
        </w:rPr>
      </w:pPr>
      <w:r w:rsidRPr="00733DA9">
        <w:rPr>
          <w:rFonts w:eastAsia="MS Gothic"/>
          <w:lang w:val="en-US"/>
        </w:rPr>
        <w:t>FGs 25-10 is split into one for the capability for same length (in physical time) of overlapping PUCCH slots/sub-slots and the other for different length (in physical time) of overlapping PUCCH slots/sub-slots between switchable carriers</w:t>
      </w:r>
    </w:p>
    <w:p w14:paraId="4FD0F2DA" w14:textId="77777777" w:rsidR="00733DA9" w:rsidRPr="00733DA9" w:rsidRDefault="00733DA9" w:rsidP="00F44FD9">
      <w:pPr>
        <w:pStyle w:val="ListParagraph"/>
        <w:numPr>
          <w:ilvl w:val="1"/>
          <w:numId w:val="223"/>
        </w:numPr>
        <w:rPr>
          <w:rFonts w:eastAsia="MS Gothic"/>
          <w:lang w:val="en-US"/>
        </w:rPr>
      </w:pPr>
      <w:r w:rsidRPr="00733DA9">
        <w:rPr>
          <w:rFonts w:eastAsia="MS Gothic"/>
          <w:lang w:val="en-US"/>
        </w:rPr>
        <w:t xml:space="preserve">Add a note in the split FGs 25-10: “If UE supporting this FG also supports both FGs 6-9 and 6-9a or both FGs 22-7b and 22-7c </w:t>
      </w:r>
      <w:r w:rsidRPr="00733DA9">
        <w:rPr>
          <w:rFonts w:eastAsia="MS Gothic"/>
          <w:color w:val="FF0000"/>
          <w:lang w:val="en-US"/>
        </w:rPr>
        <w:t>[</w:t>
      </w:r>
      <w:r w:rsidRPr="00733DA9">
        <w:rPr>
          <w:rFonts w:eastAsia="MS Gothic"/>
          <w:color w:val="FF0000"/>
        </w:rPr>
        <w:t>or FGs 22-6 or 22-6a]</w:t>
      </w:r>
      <w:r w:rsidRPr="00733DA9">
        <w:rPr>
          <w:rFonts w:eastAsia="MS Gothic"/>
          <w:lang w:val="en-US"/>
        </w:rPr>
        <w:t>, the UE supports the cases of both same and different numerologies between switchable cells. Otherwise, the UE supports the case of same numerology between switchable cells”</w:t>
      </w:r>
    </w:p>
    <w:p w14:paraId="1E018511" w14:textId="77777777" w:rsidR="00733DA9" w:rsidRPr="00733DA9" w:rsidRDefault="00733DA9" w:rsidP="00F44FD9">
      <w:pPr>
        <w:pStyle w:val="ListParagraph"/>
        <w:numPr>
          <w:ilvl w:val="1"/>
          <w:numId w:val="223"/>
        </w:numPr>
        <w:rPr>
          <w:rFonts w:eastAsia="MS Gothic"/>
          <w:lang w:val="en-US"/>
        </w:rPr>
      </w:pPr>
      <w:r w:rsidRPr="00733DA9">
        <w:rPr>
          <w:rFonts w:eastAsia="MS Gothic"/>
          <w:lang w:val="en-US"/>
        </w:rPr>
        <w:t>FFS whether/how to indicate the capability for support of PUCCH cell switch in two PUCCH groups</w:t>
      </w:r>
    </w:p>
    <w:p w14:paraId="1D82FBCC" w14:textId="77777777" w:rsidR="00733DA9" w:rsidRPr="00733DA9" w:rsidRDefault="00733DA9" w:rsidP="00733DA9">
      <w:pPr>
        <w:rPr>
          <w:rFonts w:ascii="Times New Roman" w:hAnsi="Times New Roman"/>
          <w:szCs w:val="20"/>
          <w:lang w:val="en-US"/>
        </w:rPr>
      </w:pPr>
      <w:r w:rsidRPr="00733DA9">
        <w:rPr>
          <w:rFonts w:ascii="Times New Roman" w:hAnsi="Times New Roman"/>
          <w:szCs w:val="20"/>
          <w:highlight w:val="green"/>
          <w:lang w:val="en-US"/>
        </w:rPr>
        <w:lastRenderedPageBreak/>
        <w:t>Agreement</w:t>
      </w:r>
      <w:r w:rsidRPr="00733DA9">
        <w:rPr>
          <w:rFonts w:ascii="Times New Roman" w:hAnsi="Times New Roman"/>
          <w:szCs w:val="20"/>
          <w:lang w:val="en-US"/>
        </w:rPr>
        <w:t xml:space="preserve"> </w:t>
      </w:r>
    </w:p>
    <w:p w14:paraId="45028A64" w14:textId="77777777" w:rsidR="00733DA9" w:rsidRPr="00733DA9" w:rsidRDefault="00733DA9" w:rsidP="00F44FD9">
      <w:pPr>
        <w:pStyle w:val="ListParagraph"/>
        <w:numPr>
          <w:ilvl w:val="0"/>
          <w:numId w:val="224"/>
        </w:numPr>
        <w:rPr>
          <w:lang w:val="en-US"/>
        </w:rPr>
      </w:pPr>
      <w:r w:rsidRPr="00733DA9">
        <w:rPr>
          <w:lang w:val="en-US"/>
        </w:rPr>
        <w:t>Add a component for maximum number of PRS resources to FG 25-19a as follows</w:t>
      </w:r>
    </w:p>
    <w:p w14:paraId="0D83EA89" w14:textId="77777777" w:rsidR="00733DA9" w:rsidRPr="00733DA9" w:rsidRDefault="00733DA9" w:rsidP="00F44FD9">
      <w:pPr>
        <w:pStyle w:val="ListParagraph"/>
        <w:numPr>
          <w:ilvl w:val="1"/>
          <w:numId w:val="224"/>
        </w:numPr>
        <w:rPr>
          <w:lang w:val="en-US"/>
        </w:rPr>
      </w:pPr>
      <w:r w:rsidRPr="00733DA9">
        <w:t>Max number of DL PRS Resources in DL PRS Resource Set for PDC</w:t>
      </w:r>
    </w:p>
    <w:p w14:paraId="18C932D5" w14:textId="77777777" w:rsidR="00733DA9" w:rsidRPr="00733DA9" w:rsidRDefault="00733DA9" w:rsidP="00F44FD9">
      <w:pPr>
        <w:pStyle w:val="ListParagraph"/>
        <w:numPr>
          <w:ilvl w:val="2"/>
          <w:numId w:val="224"/>
        </w:numPr>
        <w:rPr>
          <w:lang w:val="en-US"/>
        </w:rPr>
      </w:pPr>
      <w:r w:rsidRPr="00733DA9">
        <w:t>Values = {1, 2, 4, 8, 16, 32, 64}</w:t>
      </w:r>
    </w:p>
    <w:p w14:paraId="79AFDD88" w14:textId="77777777" w:rsidR="00733DA9" w:rsidRPr="00733DA9" w:rsidRDefault="00733DA9" w:rsidP="00F44FD9">
      <w:pPr>
        <w:pStyle w:val="ListParagraph"/>
        <w:numPr>
          <w:ilvl w:val="2"/>
          <w:numId w:val="224"/>
        </w:numPr>
        <w:rPr>
          <w:lang w:val="en-US"/>
        </w:rPr>
      </w:pPr>
      <w:r w:rsidRPr="00733DA9">
        <w:t>Note: 16, 32, 64 are only applicable to FR2 bands</w:t>
      </w:r>
    </w:p>
    <w:p w14:paraId="6AD2A789" w14:textId="77777777" w:rsidR="00733DA9" w:rsidRPr="00733DA9" w:rsidRDefault="00733DA9" w:rsidP="00F44FD9">
      <w:pPr>
        <w:pStyle w:val="ListParagraph"/>
        <w:numPr>
          <w:ilvl w:val="0"/>
          <w:numId w:val="224"/>
        </w:numPr>
        <w:rPr>
          <w:lang w:val="en-US"/>
        </w:rPr>
      </w:pPr>
      <w:r w:rsidRPr="00733DA9">
        <w:t xml:space="preserve">FFS whether to add necessary components and </w:t>
      </w:r>
      <w:r w:rsidRPr="00733DA9">
        <w:rPr>
          <w:lang w:val="en-US"/>
        </w:rPr>
        <w:t xml:space="preserve">corresponding notes </w:t>
      </w:r>
      <w:r w:rsidRPr="00733DA9">
        <w:t>in FG 13-1 to FG 25-19a or to add FG 13-1 as a prerequisite FG for FG 25-19a</w:t>
      </w:r>
    </w:p>
    <w:p w14:paraId="2E7219CC" w14:textId="77777777" w:rsidR="00733DA9" w:rsidRPr="00733DA9" w:rsidRDefault="00733DA9" w:rsidP="00F44FD9">
      <w:pPr>
        <w:pStyle w:val="ListParagraph"/>
        <w:numPr>
          <w:ilvl w:val="1"/>
          <w:numId w:val="224"/>
        </w:numPr>
        <w:rPr>
          <w:lang w:val="en-US"/>
        </w:rPr>
      </w:pPr>
      <w:r w:rsidRPr="00733DA9">
        <w:t xml:space="preserve">With potential different value ranges from </w:t>
      </w:r>
      <w:r w:rsidRPr="00733DA9">
        <w:rPr>
          <w:lang w:val="en-US"/>
        </w:rPr>
        <w:t xml:space="preserve">FG </w:t>
      </w:r>
      <w:r w:rsidRPr="00733DA9">
        <w:t>13-1</w:t>
      </w:r>
    </w:p>
    <w:p w14:paraId="457F4BFC" w14:textId="77777777" w:rsidR="00733DA9" w:rsidRPr="00733DA9" w:rsidRDefault="00733DA9" w:rsidP="00733DA9">
      <w:pPr>
        <w:rPr>
          <w:rFonts w:ascii="Times New Roman" w:hAnsi="Times New Roman"/>
          <w:szCs w:val="20"/>
          <w:lang w:val="en-US"/>
        </w:rPr>
      </w:pPr>
      <w:r w:rsidRPr="00733DA9">
        <w:rPr>
          <w:rFonts w:ascii="Times New Roman" w:hAnsi="Times New Roman"/>
          <w:szCs w:val="20"/>
          <w:highlight w:val="green"/>
          <w:lang w:val="en-US"/>
        </w:rPr>
        <w:t>Agreement</w:t>
      </w:r>
      <w:r w:rsidRPr="00733DA9">
        <w:rPr>
          <w:rFonts w:ascii="Times New Roman" w:hAnsi="Times New Roman"/>
          <w:szCs w:val="20"/>
          <w:lang w:val="en-US"/>
        </w:rPr>
        <w:t xml:space="preserve"> </w:t>
      </w:r>
    </w:p>
    <w:p w14:paraId="3F92E83A" w14:textId="77777777" w:rsidR="00733DA9" w:rsidRPr="00733DA9" w:rsidRDefault="00733DA9" w:rsidP="00733DA9">
      <w:pPr>
        <w:rPr>
          <w:rFonts w:ascii="Times New Roman" w:hAnsi="Times New Roman"/>
          <w:szCs w:val="20"/>
        </w:rPr>
      </w:pPr>
      <w:r w:rsidRPr="00733DA9">
        <w:rPr>
          <w:rFonts w:ascii="Times New Roman" w:hAnsi="Times New Roman"/>
          <w:szCs w:val="20"/>
        </w:rPr>
        <w:t>The type of FGs 25-9 and 25-10 is per BC</w:t>
      </w:r>
    </w:p>
    <w:p w14:paraId="01E3BF35" w14:textId="77777777" w:rsidR="00733DA9" w:rsidRPr="00733DA9" w:rsidRDefault="00733DA9" w:rsidP="00733DA9">
      <w:pPr>
        <w:rPr>
          <w:rFonts w:ascii="Times New Roman" w:hAnsi="Times New Roman"/>
          <w:szCs w:val="20"/>
        </w:rPr>
      </w:pPr>
    </w:p>
    <w:p w14:paraId="192B0855" w14:textId="77777777" w:rsidR="00733DA9" w:rsidRPr="00733DA9" w:rsidRDefault="00733DA9" w:rsidP="00733DA9">
      <w:pPr>
        <w:rPr>
          <w:rFonts w:ascii="Times New Roman" w:hAnsi="Times New Roman"/>
          <w:szCs w:val="20"/>
          <w:lang w:val="en-US"/>
        </w:rPr>
      </w:pPr>
      <w:r w:rsidRPr="00733DA9">
        <w:rPr>
          <w:rFonts w:ascii="Times New Roman" w:hAnsi="Times New Roman"/>
          <w:szCs w:val="20"/>
          <w:highlight w:val="green"/>
          <w:lang w:val="en-US"/>
        </w:rPr>
        <w:t>Agreement</w:t>
      </w:r>
      <w:r w:rsidRPr="00733DA9">
        <w:rPr>
          <w:rFonts w:ascii="Times New Roman" w:hAnsi="Times New Roman"/>
          <w:szCs w:val="20"/>
          <w:lang w:val="en-US"/>
        </w:rPr>
        <w:t xml:space="preserve"> </w:t>
      </w:r>
    </w:p>
    <w:p w14:paraId="22EB6193" w14:textId="77777777" w:rsidR="00733DA9" w:rsidRPr="00733DA9" w:rsidRDefault="00733DA9" w:rsidP="00733DA9">
      <w:pPr>
        <w:rPr>
          <w:rFonts w:ascii="Times New Roman" w:hAnsi="Times New Roman"/>
          <w:szCs w:val="20"/>
        </w:rPr>
      </w:pPr>
      <w:r w:rsidRPr="00733DA9">
        <w:rPr>
          <w:rFonts w:ascii="Times New Roman" w:hAnsi="Times New Roman"/>
          <w:szCs w:val="20"/>
        </w:rPr>
        <w:t>Type of FG 25-18 is per BC</w:t>
      </w:r>
    </w:p>
    <w:p w14:paraId="3B0B13D4" w14:textId="77777777" w:rsidR="00733DA9" w:rsidRPr="00733DA9" w:rsidRDefault="00733DA9" w:rsidP="00733DA9">
      <w:pPr>
        <w:rPr>
          <w:rFonts w:ascii="Times New Roman" w:hAnsi="Times New Roman"/>
          <w:szCs w:val="20"/>
          <w:lang w:eastAsia="x-none"/>
        </w:rPr>
      </w:pPr>
    </w:p>
    <w:p w14:paraId="3304742C" w14:textId="77777777" w:rsidR="00733DA9" w:rsidRPr="00733DA9" w:rsidRDefault="00733DA9" w:rsidP="00733DA9">
      <w:pPr>
        <w:rPr>
          <w:rFonts w:ascii="Times New Roman" w:eastAsia="Yu Mincho" w:hAnsi="Times New Roman"/>
          <w:szCs w:val="20"/>
        </w:rPr>
      </w:pPr>
      <w:r w:rsidRPr="00733DA9">
        <w:rPr>
          <w:rFonts w:ascii="Times New Roman" w:eastAsia="Yu Mincho" w:hAnsi="Times New Roman"/>
          <w:szCs w:val="20"/>
          <w:highlight w:val="green"/>
        </w:rPr>
        <w:t>Agreement</w:t>
      </w:r>
    </w:p>
    <w:p w14:paraId="4CE992C0" w14:textId="77777777" w:rsidR="00733DA9" w:rsidRPr="00733DA9" w:rsidRDefault="00733DA9" w:rsidP="00733DA9">
      <w:pPr>
        <w:rPr>
          <w:rFonts w:ascii="Times New Roman" w:hAnsi="Times New Roman"/>
          <w:szCs w:val="20"/>
        </w:rPr>
      </w:pPr>
      <w:r w:rsidRPr="00733DA9">
        <w:rPr>
          <w:rFonts w:ascii="Times New Roman" w:hAnsi="Times New Roman"/>
          <w:szCs w:val="20"/>
          <w:lang w:val="en-US"/>
        </w:rPr>
        <w:t>FG 25-7 are updated as follows</w:t>
      </w:r>
    </w:p>
    <w:p w14:paraId="37AFB6A1" w14:textId="77777777" w:rsidR="00733DA9" w:rsidRPr="00733DA9" w:rsidRDefault="00733DA9" w:rsidP="00F44FD9">
      <w:pPr>
        <w:pStyle w:val="ListParagraph"/>
        <w:numPr>
          <w:ilvl w:val="0"/>
          <w:numId w:val="225"/>
        </w:numPr>
      </w:pPr>
      <w:r w:rsidRPr="00733DA9">
        <w:t>Component 3: Supported minimum value M for the HARQ re-tx offset</w:t>
      </w:r>
    </w:p>
    <w:p w14:paraId="6AFE0106" w14:textId="77777777" w:rsidR="00733DA9" w:rsidRPr="00733DA9" w:rsidRDefault="00733DA9" w:rsidP="00F44FD9">
      <w:pPr>
        <w:pStyle w:val="ListParagraph"/>
        <w:numPr>
          <w:ilvl w:val="1"/>
          <w:numId w:val="225"/>
        </w:numPr>
      </w:pPr>
      <w:r w:rsidRPr="00733DA9">
        <w:t>Candidate values for component 3 is: M = {-7, -5, …, 1}</w:t>
      </w:r>
    </w:p>
    <w:p w14:paraId="2D7A2869" w14:textId="77777777" w:rsidR="00733DA9" w:rsidRPr="00733DA9" w:rsidRDefault="00733DA9" w:rsidP="00F44FD9">
      <w:pPr>
        <w:pStyle w:val="ListParagraph"/>
        <w:numPr>
          <w:ilvl w:val="0"/>
          <w:numId w:val="225"/>
        </w:numPr>
        <w:rPr>
          <w:lang w:val="en-US"/>
        </w:rPr>
      </w:pPr>
      <w:r w:rsidRPr="00733DA9">
        <w:t>Component 4: Supported maximum value N for the HARQ re-tx offset</w:t>
      </w:r>
    </w:p>
    <w:p w14:paraId="426D06E8" w14:textId="77777777" w:rsidR="00733DA9" w:rsidRPr="00733DA9" w:rsidRDefault="00733DA9" w:rsidP="00F44FD9">
      <w:pPr>
        <w:pStyle w:val="ListParagraph"/>
        <w:numPr>
          <w:ilvl w:val="1"/>
          <w:numId w:val="225"/>
        </w:numPr>
      </w:pPr>
      <w:r w:rsidRPr="00733DA9">
        <w:t>Candidate values for component 4 is: N = {4, 6, …, 24}</w:t>
      </w:r>
    </w:p>
    <w:p w14:paraId="3C0B6183" w14:textId="77777777" w:rsidR="006B480F" w:rsidRDefault="006B480F" w:rsidP="0017028F">
      <w:pPr>
        <w:pStyle w:val="Heading3"/>
        <w:rPr>
          <w:lang w:val="en-US"/>
        </w:rPr>
      </w:pPr>
      <w:bookmarkStart w:id="737" w:name="_Toc95481842"/>
      <w:bookmarkStart w:id="738" w:name="_Toc98334481"/>
      <w:r w:rsidRPr="00540963">
        <w:rPr>
          <w:lang w:val="en-US"/>
        </w:rPr>
        <w:t>UE features for NR NTN</w:t>
      </w:r>
      <w:bookmarkEnd w:id="737"/>
      <w:bookmarkEnd w:id="738"/>
    </w:p>
    <w:p w14:paraId="27DF6AFC" w14:textId="02AE1194" w:rsidR="006B480F" w:rsidRPr="00733DA9" w:rsidRDefault="002328C4" w:rsidP="006B480F">
      <w:pPr>
        <w:rPr>
          <w:lang w:eastAsia="x-none"/>
        </w:rPr>
      </w:pPr>
      <w:hyperlink r:id="rId2319" w:history="1">
        <w:r w:rsidR="004371F4">
          <w:rPr>
            <w:rStyle w:val="Hyperlink"/>
            <w:lang w:eastAsia="x-none"/>
          </w:rPr>
          <w:t>R1-2200940</w:t>
        </w:r>
      </w:hyperlink>
      <w:r w:rsidR="006B480F" w:rsidRPr="00733DA9">
        <w:rPr>
          <w:lang w:eastAsia="x-none"/>
        </w:rPr>
        <w:tab/>
        <w:t>Rel-17 UE features for NR NTN</w:t>
      </w:r>
      <w:r w:rsidR="006B480F" w:rsidRPr="00733DA9">
        <w:rPr>
          <w:lang w:eastAsia="x-none"/>
        </w:rPr>
        <w:tab/>
        <w:t>Huawei, HiSilicon</w:t>
      </w:r>
    </w:p>
    <w:p w14:paraId="411815CC" w14:textId="34DA7DA0" w:rsidR="006B480F" w:rsidRPr="00733DA9" w:rsidRDefault="002328C4" w:rsidP="006B480F">
      <w:pPr>
        <w:rPr>
          <w:lang w:eastAsia="x-none"/>
        </w:rPr>
      </w:pPr>
      <w:hyperlink r:id="rId2320" w:history="1">
        <w:r w:rsidR="004371F4">
          <w:rPr>
            <w:rStyle w:val="Hyperlink"/>
            <w:lang w:eastAsia="x-none"/>
          </w:rPr>
          <w:t>R1-2201222</w:t>
        </w:r>
      </w:hyperlink>
      <w:r w:rsidR="006B480F" w:rsidRPr="00733DA9">
        <w:rPr>
          <w:lang w:eastAsia="x-none"/>
        </w:rPr>
        <w:tab/>
        <w:t>UE features for NR NTN</w:t>
      </w:r>
      <w:r w:rsidR="006B480F" w:rsidRPr="00733DA9">
        <w:rPr>
          <w:lang w:eastAsia="x-none"/>
        </w:rPr>
        <w:tab/>
        <w:t>MediaTek Inc.</w:t>
      </w:r>
    </w:p>
    <w:p w14:paraId="540906B1" w14:textId="6178B98F" w:rsidR="006B480F" w:rsidRPr="00733DA9" w:rsidRDefault="002328C4" w:rsidP="006B480F">
      <w:pPr>
        <w:rPr>
          <w:lang w:eastAsia="x-none"/>
        </w:rPr>
      </w:pPr>
      <w:hyperlink r:id="rId2321" w:history="1">
        <w:r w:rsidR="004371F4">
          <w:rPr>
            <w:rStyle w:val="Hyperlink"/>
            <w:lang w:eastAsia="x-none"/>
          </w:rPr>
          <w:t>R1-2201303</w:t>
        </w:r>
      </w:hyperlink>
      <w:r w:rsidR="006B480F" w:rsidRPr="00733DA9">
        <w:rPr>
          <w:lang w:eastAsia="x-none"/>
        </w:rPr>
        <w:tab/>
        <w:t>Discussion on UE features for NTN-NR</w:t>
      </w:r>
      <w:r w:rsidR="006B480F" w:rsidRPr="00733DA9">
        <w:rPr>
          <w:lang w:eastAsia="x-none"/>
        </w:rPr>
        <w:tab/>
        <w:t>OPPO</w:t>
      </w:r>
    </w:p>
    <w:p w14:paraId="795292B5" w14:textId="6D5563CD" w:rsidR="006B480F" w:rsidRPr="00733DA9" w:rsidRDefault="002328C4" w:rsidP="006B480F">
      <w:pPr>
        <w:rPr>
          <w:lang w:eastAsia="x-none"/>
        </w:rPr>
      </w:pPr>
      <w:hyperlink r:id="rId2322" w:history="1">
        <w:r w:rsidR="004371F4">
          <w:rPr>
            <w:rStyle w:val="Hyperlink"/>
            <w:lang w:eastAsia="x-none"/>
          </w:rPr>
          <w:t>R1-2201411</w:t>
        </w:r>
      </w:hyperlink>
      <w:r w:rsidR="006B480F" w:rsidRPr="00733DA9">
        <w:rPr>
          <w:lang w:eastAsia="x-none"/>
        </w:rPr>
        <w:tab/>
        <w:t>On UE features for NR NTN</w:t>
      </w:r>
      <w:r w:rsidR="006B480F" w:rsidRPr="00733DA9">
        <w:rPr>
          <w:lang w:eastAsia="x-none"/>
        </w:rPr>
        <w:tab/>
        <w:t>Nokia, Nokia Shanghai Bell</w:t>
      </w:r>
    </w:p>
    <w:p w14:paraId="6FD324DC" w14:textId="29024469" w:rsidR="006B480F" w:rsidRPr="00733DA9" w:rsidRDefault="002328C4" w:rsidP="006B480F">
      <w:pPr>
        <w:rPr>
          <w:lang w:eastAsia="x-none"/>
        </w:rPr>
      </w:pPr>
      <w:hyperlink r:id="rId2323" w:history="1">
        <w:r w:rsidR="004371F4">
          <w:rPr>
            <w:rStyle w:val="Hyperlink"/>
            <w:lang w:eastAsia="x-none"/>
          </w:rPr>
          <w:t>R1-2201504</w:t>
        </w:r>
      </w:hyperlink>
      <w:r w:rsidR="006B480F" w:rsidRPr="00733DA9">
        <w:rPr>
          <w:lang w:eastAsia="x-none"/>
        </w:rPr>
        <w:tab/>
        <w:t>Discussion on Rel.17 UE features for NR NTN</w:t>
      </w:r>
      <w:r w:rsidR="006B480F" w:rsidRPr="00733DA9">
        <w:rPr>
          <w:lang w:eastAsia="x-none"/>
        </w:rPr>
        <w:tab/>
        <w:t>NTT DOCOMO, INC.</w:t>
      </w:r>
    </w:p>
    <w:p w14:paraId="1239F68C" w14:textId="11C192DB" w:rsidR="006B480F" w:rsidRPr="00733DA9" w:rsidRDefault="002328C4" w:rsidP="006B480F">
      <w:pPr>
        <w:rPr>
          <w:lang w:eastAsia="x-none"/>
        </w:rPr>
      </w:pPr>
      <w:hyperlink r:id="rId2324" w:history="1">
        <w:r w:rsidR="004371F4">
          <w:rPr>
            <w:rStyle w:val="Hyperlink"/>
            <w:lang w:eastAsia="x-none"/>
          </w:rPr>
          <w:t>R1-2201729</w:t>
        </w:r>
      </w:hyperlink>
      <w:r w:rsidR="006B480F" w:rsidRPr="00733DA9">
        <w:rPr>
          <w:lang w:eastAsia="x-none"/>
        </w:rPr>
        <w:tab/>
        <w:t>On UE features for NR NTN</w:t>
      </w:r>
      <w:r w:rsidR="006B480F" w:rsidRPr="00733DA9">
        <w:rPr>
          <w:lang w:eastAsia="x-none"/>
        </w:rPr>
        <w:tab/>
        <w:t>Intel Corporation</w:t>
      </w:r>
    </w:p>
    <w:p w14:paraId="54B41E9E" w14:textId="7D21798E" w:rsidR="006B480F" w:rsidRPr="00733DA9" w:rsidRDefault="002328C4" w:rsidP="006B480F">
      <w:pPr>
        <w:rPr>
          <w:lang w:eastAsia="x-none"/>
        </w:rPr>
      </w:pPr>
      <w:hyperlink r:id="rId2325" w:history="1">
        <w:r w:rsidR="004371F4">
          <w:rPr>
            <w:rStyle w:val="Hyperlink"/>
            <w:lang w:eastAsia="x-none"/>
          </w:rPr>
          <w:t>R1-2201794</w:t>
        </w:r>
      </w:hyperlink>
      <w:r w:rsidR="006B480F" w:rsidRPr="00733DA9">
        <w:rPr>
          <w:lang w:eastAsia="x-none"/>
        </w:rPr>
        <w:tab/>
        <w:t>Views on Rel-17 NR NTN UE Features</w:t>
      </w:r>
      <w:r w:rsidR="006B480F" w:rsidRPr="00733DA9">
        <w:rPr>
          <w:lang w:eastAsia="x-none"/>
        </w:rPr>
        <w:tab/>
        <w:t>Apple</w:t>
      </w:r>
    </w:p>
    <w:p w14:paraId="1D07715C" w14:textId="5094E93A" w:rsidR="006B480F" w:rsidRPr="00733DA9" w:rsidRDefault="002328C4" w:rsidP="006B480F">
      <w:pPr>
        <w:rPr>
          <w:lang w:eastAsia="x-none"/>
        </w:rPr>
      </w:pPr>
      <w:hyperlink r:id="rId2326" w:history="1">
        <w:r w:rsidR="004371F4">
          <w:rPr>
            <w:rStyle w:val="Hyperlink"/>
            <w:lang w:eastAsia="x-none"/>
          </w:rPr>
          <w:t>R1-2201807</w:t>
        </w:r>
      </w:hyperlink>
      <w:r w:rsidR="006B480F" w:rsidRPr="00733DA9">
        <w:rPr>
          <w:lang w:eastAsia="x-none"/>
        </w:rPr>
        <w:tab/>
        <w:t>On UE features for NR NTN</w:t>
      </w:r>
      <w:r w:rsidR="006B480F" w:rsidRPr="00733DA9">
        <w:rPr>
          <w:lang w:eastAsia="x-none"/>
        </w:rPr>
        <w:tab/>
        <w:t>Ericsson Hungary Ltd</w:t>
      </w:r>
    </w:p>
    <w:p w14:paraId="4194A7B8" w14:textId="213F7DA2" w:rsidR="006B480F" w:rsidRPr="00733DA9" w:rsidRDefault="002328C4" w:rsidP="006B480F">
      <w:pPr>
        <w:rPr>
          <w:lang w:eastAsia="x-none"/>
        </w:rPr>
      </w:pPr>
      <w:hyperlink r:id="rId2327" w:history="1">
        <w:r w:rsidR="004371F4">
          <w:rPr>
            <w:rStyle w:val="Hyperlink"/>
            <w:lang w:eastAsia="x-none"/>
          </w:rPr>
          <w:t>R1-2202041</w:t>
        </w:r>
      </w:hyperlink>
      <w:r w:rsidR="006B480F" w:rsidRPr="00733DA9">
        <w:rPr>
          <w:lang w:eastAsia="x-none"/>
        </w:rPr>
        <w:tab/>
        <w:t>UE features for NR NTN</w:t>
      </w:r>
      <w:r w:rsidR="006B480F" w:rsidRPr="00733DA9">
        <w:rPr>
          <w:lang w:eastAsia="x-none"/>
        </w:rPr>
        <w:tab/>
        <w:t>Samsung</w:t>
      </w:r>
    </w:p>
    <w:p w14:paraId="7EF31AC0" w14:textId="6DCB9F3D" w:rsidR="006B480F" w:rsidRPr="00733DA9" w:rsidRDefault="002328C4" w:rsidP="006B480F">
      <w:pPr>
        <w:rPr>
          <w:lang w:eastAsia="x-none"/>
        </w:rPr>
      </w:pPr>
      <w:hyperlink r:id="rId2328" w:history="1">
        <w:r w:rsidR="004371F4">
          <w:rPr>
            <w:rStyle w:val="Hyperlink"/>
            <w:lang w:eastAsia="x-none"/>
          </w:rPr>
          <w:t>R1-2202168</w:t>
        </w:r>
      </w:hyperlink>
      <w:r w:rsidR="006B480F" w:rsidRPr="00733DA9">
        <w:rPr>
          <w:lang w:eastAsia="x-none"/>
        </w:rPr>
        <w:tab/>
        <w:t>UE features for NR NTN</w:t>
      </w:r>
      <w:r w:rsidR="006B480F" w:rsidRPr="00733DA9">
        <w:rPr>
          <w:lang w:eastAsia="x-none"/>
        </w:rPr>
        <w:tab/>
        <w:t>Qualcomm Incorporated</w:t>
      </w:r>
    </w:p>
    <w:p w14:paraId="4F5640F1" w14:textId="30EA4C0F" w:rsidR="006B480F" w:rsidRPr="00733DA9" w:rsidRDefault="002328C4" w:rsidP="006B480F">
      <w:pPr>
        <w:rPr>
          <w:lang w:eastAsia="x-none"/>
        </w:rPr>
      </w:pPr>
      <w:hyperlink r:id="rId2329" w:history="1">
        <w:r w:rsidR="004371F4">
          <w:rPr>
            <w:rStyle w:val="Hyperlink"/>
            <w:lang w:eastAsia="x-none"/>
          </w:rPr>
          <w:t>R1-2202212</w:t>
        </w:r>
      </w:hyperlink>
      <w:r w:rsidR="006B480F" w:rsidRPr="00733DA9">
        <w:rPr>
          <w:lang w:eastAsia="x-none"/>
        </w:rPr>
        <w:tab/>
        <w:t>Discussion on UE feature for NR-NTN</w:t>
      </w:r>
      <w:r w:rsidR="006B480F" w:rsidRPr="00733DA9">
        <w:rPr>
          <w:lang w:eastAsia="x-none"/>
        </w:rPr>
        <w:tab/>
        <w:t>ZTE</w:t>
      </w:r>
    </w:p>
    <w:p w14:paraId="3B064DDE" w14:textId="2251F953" w:rsidR="006B480F" w:rsidRDefault="002328C4" w:rsidP="006B480F">
      <w:pPr>
        <w:rPr>
          <w:lang w:eastAsia="x-none"/>
        </w:rPr>
      </w:pPr>
      <w:hyperlink r:id="rId2330" w:history="1">
        <w:r w:rsidR="004371F4">
          <w:rPr>
            <w:rStyle w:val="Hyperlink"/>
            <w:lang w:eastAsia="x-none"/>
          </w:rPr>
          <w:t>R1-2202290</w:t>
        </w:r>
      </w:hyperlink>
      <w:r w:rsidR="006B480F" w:rsidRPr="00733DA9">
        <w:rPr>
          <w:lang w:eastAsia="x-none"/>
        </w:rPr>
        <w:tab/>
        <w:t>Discussion on Rel-17 UE feature for NR NTN</w:t>
      </w:r>
      <w:r w:rsidR="006B480F" w:rsidRPr="00733DA9">
        <w:rPr>
          <w:lang w:eastAsia="x-none"/>
        </w:rPr>
        <w:tab/>
        <w:t>LG Electronics</w:t>
      </w:r>
    </w:p>
    <w:p w14:paraId="208CC2E5" w14:textId="29043684" w:rsidR="00733DA9" w:rsidRDefault="00733DA9" w:rsidP="006B480F">
      <w:pPr>
        <w:rPr>
          <w:lang w:eastAsia="x-none"/>
        </w:rPr>
      </w:pPr>
    </w:p>
    <w:p w14:paraId="13A7C189" w14:textId="1E0A24DC" w:rsidR="00C57834" w:rsidRPr="00C57834" w:rsidRDefault="002328C4" w:rsidP="00C57834">
      <w:pPr>
        <w:rPr>
          <w:b/>
          <w:bCs/>
          <w:lang w:eastAsia="x-none"/>
        </w:rPr>
      </w:pPr>
      <w:hyperlink r:id="rId2331" w:history="1">
        <w:r w:rsidR="004371F4">
          <w:rPr>
            <w:rStyle w:val="Hyperlink"/>
            <w:b/>
            <w:bCs/>
            <w:lang w:eastAsia="x-none"/>
          </w:rPr>
          <w:t>R1-2202861</w:t>
        </w:r>
      </w:hyperlink>
      <w:r w:rsidR="00C57834" w:rsidRPr="00C57834">
        <w:rPr>
          <w:b/>
          <w:bCs/>
          <w:lang w:eastAsia="x-none"/>
        </w:rPr>
        <w:tab/>
        <w:t>Session Notes for Agenda Item 8.16.4</w:t>
      </w:r>
      <w:r w:rsidR="00C57834" w:rsidRPr="00C57834">
        <w:rPr>
          <w:b/>
          <w:bCs/>
          <w:lang w:eastAsia="x-none"/>
        </w:rPr>
        <w:tab/>
        <w:t>Ad-Hoc Chair (AT&amp;T)</w:t>
      </w:r>
    </w:p>
    <w:p w14:paraId="2E1823CC" w14:textId="77777777" w:rsidR="00C57834" w:rsidRDefault="00C57834" w:rsidP="00C57834">
      <w:r w:rsidRPr="00F71EC0">
        <w:t>Provides the</w:t>
      </w:r>
      <w:r>
        <w:t xml:space="preserve"> agreements achieved during the different GTW sessions, only.</w:t>
      </w:r>
    </w:p>
    <w:p w14:paraId="21AC3980" w14:textId="77777777" w:rsidR="00C57834" w:rsidRDefault="00C57834" w:rsidP="006B480F">
      <w:pPr>
        <w:rPr>
          <w:lang w:eastAsia="x-none"/>
        </w:rPr>
      </w:pPr>
    </w:p>
    <w:p w14:paraId="26C2E2C8" w14:textId="77777777" w:rsidR="00733DA9" w:rsidRPr="00733DA9" w:rsidRDefault="00733DA9" w:rsidP="00733DA9">
      <w:pPr>
        <w:rPr>
          <w:lang w:val="en-US" w:eastAsia="x-none"/>
        </w:rPr>
      </w:pPr>
      <w:r w:rsidRPr="00733DA9">
        <w:rPr>
          <w:lang w:eastAsia="x-none"/>
        </w:rPr>
        <w:t>[108-e-R17-UE-features-NR-NTN-01] Email discussion on UE features for</w:t>
      </w:r>
      <w:r w:rsidRPr="00733DA9">
        <w:rPr>
          <w:lang w:val="en-US"/>
        </w:rPr>
        <w:t xml:space="preserve"> NR-NTN – Ralf (AT&amp;T)</w:t>
      </w:r>
    </w:p>
    <w:p w14:paraId="1D82D904" w14:textId="77777777" w:rsidR="00733DA9" w:rsidRPr="00733DA9" w:rsidRDefault="00733DA9" w:rsidP="00733DA9">
      <w:pPr>
        <w:numPr>
          <w:ilvl w:val="0"/>
          <w:numId w:val="62"/>
        </w:numPr>
        <w:rPr>
          <w:lang w:eastAsia="x-none"/>
        </w:rPr>
      </w:pPr>
      <w:r w:rsidRPr="00733DA9">
        <w:rPr>
          <w:rFonts w:hint="eastAsia"/>
          <w:lang w:eastAsia="x-none"/>
        </w:rPr>
        <w:t>1</w:t>
      </w:r>
      <w:r w:rsidRPr="00733DA9">
        <w:rPr>
          <w:rFonts w:hint="eastAsia"/>
          <w:vertAlign w:val="superscript"/>
          <w:lang w:eastAsia="x-none"/>
        </w:rPr>
        <w:t>st</w:t>
      </w:r>
      <w:r w:rsidRPr="00733DA9">
        <w:rPr>
          <w:rFonts w:hint="eastAsia"/>
          <w:lang w:eastAsia="x-none"/>
        </w:rPr>
        <w:t xml:space="preserve"> check point: </w:t>
      </w:r>
      <w:r w:rsidRPr="00733DA9">
        <w:t>February</w:t>
      </w:r>
      <w:r w:rsidRPr="00733DA9">
        <w:rPr>
          <w:rFonts w:hint="eastAsia"/>
        </w:rPr>
        <w:t xml:space="preserve"> </w:t>
      </w:r>
      <w:r w:rsidRPr="00733DA9">
        <w:t>25</w:t>
      </w:r>
    </w:p>
    <w:p w14:paraId="3FCC376F" w14:textId="77777777" w:rsidR="00733DA9" w:rsidRPr="00733DA9" w:rsidRDefault="00733DA9" w:rsidP="00733DA9">
      <w:pPr>
        <w:numPr>
          <w:ilvl w:val="0"/>
          <w:numId w:val="62"/>
        </w:numPr>
        <w:rPr>
          <w:lang w:eastAsia="x-none"/>
        </w:rPr>
      </w:pPr>
      <w:r w:rsidRPr="00733DA9">
        <w:rPr>
          <w:lang w:eastAsia="x-none"/>
        </w:rPr>
        <w:t>Final</w:t>
      </w:r>
      <w:r w:rsidRPr="00733DA9">
        <w:rPr>
          <w:rFonts w:hint="eastAsia"/>
          <w:lang w:eastAsia="x-none"/>
        </w:rPr>
        <w:t xml:space="preserve"> check point: </w:t>
      </w:r>
      <w:r w:rsidRPr="00733DA9">
        <w:t>March 3</w:t>
      </w:r>
    </w:p>
    <w:p w14:paraId="7B689918" w14:textId="675A51CC" w:rsidR="00C57834" w:rsidRPr="00C57834" w:rsidRDefault="002328C4" w:rsidP="00C57834">
      <w:pPr>
        <w:rPr>
          <w:b/>
          <w:bCs/>
          <w:lang w:eastAsia="x-none"/>
        </w:rPr>
      </w:pPr>
      <w:hyperlink r:id="rId2332" w:history="1">
        <w:r w:rsidR="004371F4">
          <w:rPr>
            <w:rStyle w:val="Hyperlink"/>
            <w:b/>
            <w:bCs/>
            <w:lang w:eastAsia="x-none"/>
          </w:rPr>
          <w:t>R1-2202852</w:t>
        </w:r>
      </w:hyperlink>
      <w:r w:rsidR="00C57834" w:rsidRPr="00C57834">
        <w:rPr>
          <w:b/>
          <w:bCs/>
          <w:lang w:eastAsia="x-none"/>
        </w:rPr>
        <w:tab/>
        <w:t>Summary of UE features for NR NTN</w:t>
      </w:r>
      <w:r w:rsidR="00C57834" w:rsidRPr="00C57834">
        <w:rPr>
          <w:b/>
          <w:bCs/>
          <w:lang w:eastAsia="x-none"/>
        </w:rPr>
        <w:tab/>
        <w:t>Moderator (AT&amp;T)</w:t>
      </w:r>
    </w:p>
    <w:p w14:paraId="3598671C" w14:textId="77777777" w:rsidR="00C57834" w:rsidRPr="00C57834" w:rsidRDefault="00C57834" w:rsidP="00C57834">
      <w:pPr>
        <w:pStyle w:val="maintext"/>
        <w:spacing w:before="0" w:after="0" w:line="240" w:lineRule="auto"/>
        <w:ind w:firstLineChars="0" w:firstLine="0"/>
        <w:rPr>
          <w:rFonts w:ascii="Times" w:hAnsi="Times" w:cs="Times"/>
          <w:highlight w:val="green"/>
        </w:rPr>
      </w:pPr>
      <w:r w:rsidRPr="00C57834">
        <w:rPr>
          <w:rFonts w:ascii="Times" w:hAnsi="Times" w:cs="Times"/>
          <w:highlight w:val="green"/>
        </w:rPr>
        <w:t>Agreement</w:t>
      </w:r>
    </w:p>
    <w:p w14:paraId="40346877" w14:textId="1B9A4793" w:rsidR="00C57834" w:rsidRDefault="00C57834" w:rsidP="00F44FD9">
      <w:pPr>
        <w:pStyle w:val="ListParagraph"/>
        <w:numPr>
          <w:ilvl w:val="0"/>
          <w:numId w:val="226"/>
        </w:numPr>
        <w:rPr>
          <w:lang w:eastAsia="x-none"/>
        </w:rPr>
      </w:pPr>
      <w:r w:rsidRPr="00EC324F">
        <w:rPr>
          <w:lang w:eastAsia="x-none"/>
        </w:rPr>
        <w:t xml:space="preserve">All agreements for this agenda item are captured in </w:t>
      </w:r>
      <w:r w:rsidR="0069526C">
        <w:rPr>
          <w:lang w:eastAsia="x-none"/>
        </w:rPr>
        <w:t>s</w:t>
      </w:r>
      <w:r w:rsidRPr="00EC324F">
        <w:rPr>
          <w:lang w:eastAsia="x-none"/>
        </w:rPr>
        <w:t>ection</w:t>
      </w:r>
      <w:r w:rsidR="0069526C">
        <w:rPr>
          <w:lang w:eastAsia="x-none"/>
        </w:rPr>
        <w:t>s</w:t>
      </w:r>
      <w:r w:rsidRPr="00EC324F">
        <w:rPr>
          <w:lang w:eastAsia="x-none"/>
        </w:rPr>
        <w:t xml:space="preserve"> 6 and 7 of </w:t>
      </w:r>
      <w:hyperlink r:id="rId2333" w:history="1">
        <w:r w:rsidR="004371F4">
          <w:rPr>
            <w:rStyle w:val="Hyperlink"/>
            <w:lang w:eastAsia="x-none"/>
          </w:rPr>
          <w:t>R1-2202852</w:t>
        </w:r>
      </w:hyperlink>
      <w:r w:rsidRPr="00EC324F">
        <w:rPr>
          <w:lang w:eastAsia="x-none"/>
        </w:rPr>
        <w:t>.</w:t>
      </w:r>
    </w:p>
    <w:p w14:paraId="7BE62233" w14:textId="77777777" w:rsidR="006B480F" w:rsidRPr="00733DA9" w:rsidRDefault="006B480F" w:rsidP="0017028F">
      <w:pPr>
        <w:pStyle w:val="Heading3"/>
        <w:rPr>
          <w:lang w:val="en-US"/>
        </w:rPr>
      </w:pPr>
      <w:bookmarkStart w:id="739" w:name="_Toc95481843"/>
      <w:bookmarkStart w:id="740" w:name="_Toc98334482"/>
      <w:r w:rsidRPr="00733DA9">
        <w:rPr>
          <w:lang w:val="en-US"/>
        </w:rPr>
        <w:t>UE features for NR positioning enhancements</w:t>
      </w:r>
      <w:bookmarkEnd w:id="739"/>
      <w:bookmarkEnd w:id="740"/>
    </w:p>
    <w:p w14:paraId="62DF7E67" w14:textId="6965F2C3" w:rsidR="006B480F" w:rsidRDefault="002328C4" w:rsidP="006B480F">
      <w:pPr>
        <w:rPr>
          <w:lang w:eastAsia="x-none"/>
        </w:rPr>
      </w:pPr>
      <w:hyperlink r:id="rId2334" w:history="1">
        <w:r w:rsidR="004371F4">
          <w:rPr>
            <w:rStyle w:val="Hyperlink"/>
            <w:lang w:eastAsia="x-none"/>
          </w:rPr>
          <w:t>R1-2200925</w:t>
        </w:r>
      </w:hyperlink>
      <w:r w:rsidR="006B480F">
        <w:rPr>
          <w:lang w:eastAsia="x-none"/>
        </w:rPr>
        <w:tab/>
        <w:t>Remaining issues of Rel-17 positioning UE feature</w:t>
      </w:r>
      <w:r w:rsidR="006B480F">
        <w:rPr>
          <w:lang w:eastAsia="x-none"/>
        </w:rPr>
        <w:tab/>
        <w:t>Huawei, HiSilicon</w:t>
      </w:r>
    </w:p>
    <w:p w14:paraId="33012F8D" w14:textId="4BC30CD3" w:rsidR="006B480F" w:rsidRDefault="002328C4" w:rsidP="006B480F">
      <w:pPr>
        <w:rPr>
          <w:lang w:eastAsia="x-none"/>
        </w:rPr>
      </w:pPr>
      <w:hyperlink r:id="rId2335" w:history="1">
        <w:r w:rsidR="004371F4">
          <w:rPr>
            <w:rStyle w:val="Hyperlink"/>
            <w:lang w:eastAsia="x-none"/>
          </w:rPr>
          <w:t>R1-2201123</w:t>
        </w:r>
      </w:hyperlink>
      <w:r w:rsidR="006B480F">
        <w:rPr>
          <w:lang w:eastAsia="x-none"/>
        </w:rPr>
        <w:tab/>
        <w:t>Discussion on UE features for NR positioning enhancements</w:t>
      </w:r>
      <w:r w:rsidR="006B480F">
        <w:rPr>
          <w:lang w:eastAsia="x-none"/>
        </w:rPr>
        <w:tab/>
        <w:t>vivo</w:t>
      </w:r>
    </w:p>
    <w:p w14:paraId="4F8A10E9" w14:textId="6A126286" w:rsidR="006B480F" w:rsidRDefault="002328C4" w:rsidP="006B480F">
      <w:pPr>
        <w:rPr>
          <w:lang w:eastAsia="x-none"/>
        </w:rPr>
      </w:pPr>
      <w:hyperlink r:id="rId2336" w:history="1">
        <w:r w:rsidR="004371F4">
          <w:rPr>
            <w:rStyle w:val="Hyperlink"/>
            <w:lang w:eastAsia="x-none"/>
          </w:rPr>
          <w:t>R1-2201200</w:t>
        </w:r>
      </w:hyperlink>
      <w:r w:rsidR="006B480F">
        <w:rPr>
          <w:lang w:eastAsia="x-none"/>
        </w:rPr>
        <w:tab/>
        <w:t>UE features for NR positioning enhancements</w:t>
      </w:r>
      <w:r w:rsidR="006B480F">
        <w:rPr>
          <w:lang w:eastAsia="x-none"/>
        </w:rPr>
        <w:tab/>
        <w:t>ZTE</w:t>
      </w:r>
    </w:p>
    <w:p w14:paraId="7EB78891" w14:textId="2CC3F59D" w:rsidR="006B480F" w:rsidRDefault="002328C4" w:rsidP="006B480F">
      <w:pPr>
        <w:rPr>
          <w:lang w:eastAsia="x-none"/>
        </w:rPr>
      </w:pPr>
      <w:hyperlink r:id="rId2337" w:history="1">
        <w:r w:rsidR="004371F4">
          <w:rPr>
            <w:rStyle w:val="Hyperlink"/>
            <w:lang w:eastAsia="x-none"/>
          </w:rPr>
          <w:t>R1-2201245</w:t>
        </w:r>
      </w:hyperlink>
      <w:r w:rsidR="006B480F">
        <w:rPr>
          <w:lang w:eastAsia="x-none"/>
        </w:rPr>
        <w:tab/>
        <w:t>UE features for NR positioning enhancements</w:t>
      </w:r>
      <w:r w:rsidR="006B480F">
        <w:rPr>
          <w:lang w:eastAsia="x-none"/>
        </w:rPr>
        <w:tab/>
        <w:t>OPPO</w:t>
      </w:r>
    </w:p>
    <w:p w14:paraId="61FF1F48" w14:textId="6EDFDBC5" w:rsidR="006B480F" w:rsidRDefault="002328C4" w:rsidP="006B480F">
      <w:pPr>
        <w:rPr>
          <w:lang w:eastAsia="x-none"/>
        </w:rPr>
      </w:pPr>
      <w:hyperlink r:id="rId2338" w:history="1">
        <w:r w:rsidR="004371F4">
          <w:rPr>
            <w:rStyle w:val="Hyperlink"/>
            <w:lang w:eastAsia="x-none"/>
          </w:rPr>
          <w:t>R1-2201347</w:t>
        </w:r>
      </w:hyperlink>
      <w:r w:rsidR="006B480F">
        <w:rPr>
          <w:lang w:eastAsia="x-none"/>
        </w:rPr>
        <w:tab/>
        <w:t>Remaining issues on Rel-17 UE features for NR Positioning enhancements</w:t>
      </w:r>
      <w:r w:rsidR="006B480F">
        <w:rPr>
          <w:lang w:eastAsia="x-none"/>
        </w:rPr>
        <w:tab/>
        <w:t>CATT</w:t>
      </w:r>
    </w:p>
    <w:p w14:paraId="135FE9B2" w14:textId="47D9CC20" w:rsidR="006B480F" w:rsidRDefault="002328C4" w:rsidP="006B480F">
      <w:pPr>
        <w:rPr>
          <w:lang w:eastAsia="x-none"/>
        </w:rPr>
      </w:pPr>
      <w:hyperlink r:id="rId2339" w:history="1">
        <w:r w:rsidR="004371F4">
          <w:rPr>
            <w:rStyle w:val="Hyperlink"/>
            <w:lang w:eastAsia="x-none"/>
          </w:rPr>
          <w:t>R1-2201412</w:t>
        </w:r>
      </w:hyperlink>
      <w:r w:rsidR="006B480F">
        <w:rPr>
          <w:lang w:eastAsia="x-none"/>
        </w:rPr>
        <w:tab/>
        <w:t>On UE features for NR positioning enhancements</w:t>
      </w:r>
      <w:r w:rsidR="006B480F">
        <w:rPr>
          <w:lang w:eastAsia="x-none"/>
        </w:rPr>
        <w:tab/>
        <w:t>Nokia, Nokia Shanghai Bell</w:t>
      </w:r>
    </w:p>
    <w:p w14:paraId="619511A7" w14:textId="7ED5E5D0" w:rsidR="006B480F" w:rsidRDefault="002328C4" w:rsidP="006B480F">
      <w:pPr>
        <w:rPr>
          <w:lang w:eastAsia="x-none"/>
        </w:rPr>
      </w:pPr>
      <w:hyperlink r:id="rId2340" w:history="1">
        <w:r w:rsidR="004371F4">
          <w:rPr>
            <w:rStyle w:val="Hyperlink"/>
            <w:lang w:eastAsia="x-none"/>
          </w:rPr>
          <w:t>R1-2201447</w:t>
        </w:r>
      </w:hyperlink>
      <w:r w:rsidR="006B480F">
        <w:rPr>
          <w:lang w:eastAsia="x-none"/>
        </w:rPr>
        <w:tab/>
        <w:t>UE features for Rel-17 NR positioning enhancements</w:t>
      </w:r>
      <w:r w:rsidR="006B480F">
        <w:rPr>
          <w:lang w:eastAsia="x-none"/>
        </w:rPr>
        <w:tab/>
        <w:t>China Telecom</w:t>
      </w:r>
    </w:p>
    <w:p w14:paraId="2ED31227" w14:textId="2C073624" w:rsidR="006B480F" w:rsidRDefault="002328C4" w:rsidP="006B480F">
      <w:pPr>
        <w:rPr>
          <w:lang w:eastAsia="x-none"/>
        </w:rPr>
      </w:pPr>
      <w:hyperlink r:id="rId2341" w:history="1">
        <w:r w:rsidR="004371F4">
          <w:rPr>
            <w:rStyle w:val="Hyperlink"/>
            <w:lang w:eastAsia="x-none"/>
          </w:rPr>
          <w:t>R1-2201505</w:t>
        </w:r>
      </w:hyperlink>
      <w:r w:rsidR="006B480F">
        <w:rPr>
          <w:lang w:eastAsia="x-none"/>
        </w:rPr>
        <w:tab/>
        <w:t>Discussion on Rel-17 UE features for NR positioning enhancements</w:t>
      </w:r>
      <w:r w:rsidR="006B480F">
        <w:rPr>
          <w:lang w:eastAsia="x-none"/>
        </w:rPr>
        <w:tab/>
        <w:t>NTT DOCOMO, INC.</w:t>
      </w:r>
    </w:p>
    <w:p w14:paraId="726C3DE1" w14:textId="5F22F112" w:rsidR="006B480F" w:rsidRDefault="002328C4" w:rsidP="006B480F">
      <w:pPr>
        <w:rPr>
          <w:lang w:eastAsia="x-none"/>
        </w:rPr>
      </w:pPr>
      <w:hyperlink r:id="rId2342" w:history="1">
        <w:r w:rsidR="004371F4">
          <w:rPr>
            <w:rStyle w:val="Hyperlink"/>
            <w:lang w:eastAsia="x-none"/>
          </w:rPr>
          <w:t>R1-2201730</w:t>
        </w:r>
      </w:hyperlink>
      <w:r w:rsidR="006B480F">
        <w:rPr>
          <w:lang w:eastAsia="x-none"/>
        </w:rPr>
        <w:tab/>
        <w:t>UE features for Rel.17 NR positioning enhancements</w:t>
      </w:r>
      <w:r w:rsidR="006B480F">
        <w:rPr>
          <w:lang w:eastAsia="x-none"/>
        </w:rPr>
        <w:tab/>
        <w:t>Intel Corporation</w:t>
      </w:r>
    </w:p>
    <w:p w14:paraId="3D8EC72A" w14:textId="3C703F60" w:rsidR="006B480F" w:rsidRDefault="002328C4" w:rsidP="006B480F">
      <w:pPr>
        <w:rPr>
          <w:lang w:eastAsia="x-none"/>
        </w:rPr>
      </w:pPr>
      <w:hyperlink r:id="rId2343" w:history="1">
        <w:r w:rsidR="004371F4">
          <w:rPr>
            <w:rStyle w:val="Hyperlink"/>
            <w:lang w:eastAsia="x-none"/>
          </w:rPr>
          <w:t>R1-2201795</w:t>
        </w:r>
      </w:hyperlink>
      <w:r w:rsidR="006B480F">
        <w:rPr>
          <w:lang w:eastAsia="x-none"/>
        </w:rPr>
        <w:tab/>
        <w:t>Views on UE features for NR positioning enhancements</w:t>
      </w:r>
      <w:r w:rsidR="006B480F">
        <w:rPr>
          <w:lang w:eastAsia="x-none"/>
        </w:rPr>
        <w:tab/>
        <w:t>Apple</w:t>
      </w:r>
    </w:p>
    <w:p w14:paraId="297B7BCA" w14:textId="2E94C318" w:rsidR="006B480F" w:rsidRDefault="002328C4" w:rsidP="006B480F">
      <w:pPr>
        <w:rPr>
          <w:lang w:eastAsia="x-none"/>
        </w:rPr>
      </w:pPr>
      <w:hyperlink r:id="rId2344" w:history="1">
        <w:r w:rsidR="004371F4">
          <w:rPr>
            <w:rStyle w:val="Hyperlink"/>
            <w:lang w:eastAsia="x-none"/>
          </w:rPr>
          <w:t>R1-2201883</w:t>
        </w:r>
      </w:hyperlink>
      <w:r w:rsidR="006B480F">
        <w:rPr>
          <w:lang w:eastAsia="x-none"/>
        </w:rPr>
        <w:tab/>
        <w:t>Discussion on UE features for NR positioning enhancement</w:t>
      </w:r>
      <w:r w:rsidR="006B480F">
        <w:rPr>
          <w:lang w:eastAsia="x-none"/>
        </w:rPr>
        <w:tab/>
        <w:t>CMCC</w:t>
      </w:r>
    </w:p>
    <w:p w14:paraId="0148AC95" w14:textId="1C17AEF6" w:rsidR="006B480F" w:rsidRDefault="002328C4" w:rsidP="006B480F">
      <w:pPr>
        <w:rPr>
          <w:lang w:eastAsia="x-none"/>
        </w:rPr>
      </w:pPr>
      <w:hyperlink r:id="rId2345" w:history="1">
        <w:r w:rsidR="004371F4">
          <w:rPr>
            <w:rStyle w:val="Hyperlink"/>
            <w:lang w:eastAsia="x-none"/>
          </w:rPr>
          <w:t>R1-2201953</w:t>
        </w:r>
      </w:hyperlink>
      <w:r w:rsidR="006B480F">
        <w:rPr>
          <w:lang w:eastAsia="x-none"/>
        </w:rPr>
        <w:tab/>
        <w:t>Discussion on UE features for NR Positioning Enhancements</w:t>
      </w:r>
      <w:r w:rsidR="006B480F">
        <w:rPr>
          <w:lang w:eastAsia="x-none"/>
        </w:rPr>
        <w:tab/>
        <w:t>Xiaomi</w:t>
      </w:r>
    </w:p>
    <w:p w14:paraId="5C118C72" w14:textId="59BDBF62" w:rsidR="006B480F" w:rsidRDefault="002328C4" w:rsidP="006B480F">
      <w:pPr>
        <w:rPr>
          <w:lang w:eastAsia="x-none"/>
        </w:rPr>
      </w:pPr>
      <w:hyperlink r:id="rId2346" w:history="1">
        <w:r w:rsidR="004371F4">
          <w:rPr>
            <w:rStyle w:val="Hyperlink"/>
            <w:lang w:eastAsia="x-none"/>
          </w:rPr>
          <w:t>R1-2202042</w:t>
        </w:r>
      </w:hyperlink>
      <w:r w:rsidR="006B480F">
        <w:rPr>
          <w:lang w:eastAsia="x-none"/>
        </w:rPr>
        <w:tab/>
        <w:t>UE features for NR positioning enhancements</w:t>
      </w:r>
      <w:r w:rsidR="006B480F">
        <w:rPr>
          <w:lang w:eastAsia="x-none"/>
        </w:rPr>
        <w:tab/>
        <w:t>Samsung</w:t>
      </w:r>
    </w:p>
    <w:p w14:paraId="2845D3B9" w14:textId="7231182C" w:rsidR="006B480F" w:rsidRDefault="002328C4" w:rsidP="006B480F">
      <w:pPr>
        <w:rPr>
          <w:lang w:eastAsia="x-none"/>
        </w:rPr>
      </w:pPr>
      <w:hyperlink r:id="rId2347" w:history="1">
        <w:r w:rsidR="004371F4">
          <w:rPr>
            <w:rStyle w:val="Hyperlink"/>
            <w:lang w:eastAsia="x-none"/>
          </w:rPr>
          <w:t>R1-2202169</w:t>
        </w:r>
      </w:hyperlink>
      <w:r w:rsidR="006B480F">
        <w:rPr>
          <w:lang w:eastAsia="x-none"/>
        </w:rPr>
        <w:tab/>
        <w:t>UE features for NR positioning enhancements</w:t>
      </w:r>
      <w:r w:rsidR="006B480F">
        <w:rPr>
          <w:lang w:eastAsia="x-none"/>
        </w:rPr>
        <w:tab/>
        <w:t>Qualcomm Incorporated</w:t>
      </w:r>
    </w:p>
    <w:p w14:paraId="19D82B23" w14:textId="2290916E" w:rsidR="006B480F" w:rsidRDefault="002328C4" w:rsidP="006B480F">
      <w:pPr>
        <w:rPr>
          <w:lang w:eastAsia="x-none"/>
        </w:rPr>
      </w:pPr>
      <w:hyperlink r:id="rId2348" w:history="1">
        <w:r w:rsidR="004371F4">
          <w:rPr>
            <w:rStyle w:val="Hyperlink"/>
            <w:lang w:eastAsia="x-none"/>
          </w:rPr>
          <w:t>R1-2202388</w:t>
        </w:r>
      </w:hyperlink>
      <w:r w:rsidR="006B480F">
        <w:rPr>
          <w:lang w:eastAsia="x-none"/>
        </w:rPr>
        <w:tab/>
        <w:t>Views on NR positioning enhancements UE features</w:t>
      </w:r>
      <w:r w:rsidR="006B480F">
        <w:rPr>
          <w:lang w:eastAsia="x-none"/>
        </w:rPr>
        <w:tab/>
        <w:t>Ericsson</w:t>
      </w:r>
    </w:p>
    <w:p w14:paraId="7EAB287C" w14:textId="6F222618" w:rsidR="00733DA9" w:rsidRDefault="00733DA9" w:rsidP="006B480F">
      <w:pPr>
        <w:rPr>
          <w:lang w:eastAsia="x-none"/>
        </w:rPr>
      </w:pPr>
    </w:p>
    <w:p w14:paraId="3CFF7CA7" w14:textId="32CB2465" w:rsidR="00C57834" w:rsidRPr="00C57834" w:rsidRDefault="002328C4" w:rsidP="00C57834">
      <w:pPr>
        <w:rPr>
          <w:b/>
          <w:bCs/>
          <w:highlight w:val="cyan"/>
          <w:lang w:eastAsia="x-none"/>
        </w:rPr>
      </w:pPr>
      <w:hyperlink r:id="rId2349" w:history="1">
        <w:r w:rsidR="004371F4">
          <w:rPr>
            <w:rStyle w:val="Hyperlink"/>
            <w:b/>
            <w:bCs/>
            <w:lang w:eastAsia="x-none"/>
          </w:rPr>
          <w:t>R1-2202862</w:t>
        </w:r>
      </w:hyperlink>
      <w:r w:rsidR="00C57834" w:rsidRPr="00C57834">
        <w:rPr>
          <w:b/>
          <w:bCs/>
          <w:lang w:eastAsia="x-none"/>
        </w:rPr>
        <w:tab/>
        <w:t>Session Notes for Agenda Item 8.16.5</w:t>
      </w:r>
      <w:r w:rsidR="00C57834" w:rsidRPr="00C57834">
        <w:rPr>
          <w:b/>
          <w:bCs/>
          <w:lang w:eastAsia="x-none"/>
        </w:rPr>
        <w:tab/>
        <w:t>Ad-Hoc Chair (AT&amp;T)</w:t>
      </w:r>
    </w:p>
    <w:p w14:paraId="3549C413" w14:textId="77777777" w:rsidR="00C57834" w:rsidRDefault="00C57834" w:rsidP="00C57834">
      <w:r w:rsidRPr="00F71EC0">
        <w:t>Provides the</w:t>
      </w:r>
      <w:r>
        <w:t xml:space="preserve"> agreements achieved during the different GTW sessions, only.</w:t>
      </w:r>
    </w:p>
    <w:p w14:paraId="0C1C5085" w14:textId="77777777" w:rsidR="00C57834" w:rsidRDefault="00C57834" w:rsidP="006B480F">
      <w:pPr>
        <w:rPr>
          <w:lang w:eastAsia="x-none"/>
        </w:rPr>
      </w:pPr>
    </w:p>
    <w:p w14:paraId="0572E838" w14:textId="77777777" w:rsidR="00733DA9" w:rsidRPr="00733DA9" w:rsidRDefault="00733DA9" w:rsidP="00733DA9">
      <w:pPr>
        <w:rPr>
          <w:lang w:val="en-US" w:eastAsia="x-none"/>
        </w:rPr>
      </w:pPr>
      <w:r w:rsidRPr="00733DA9">
        <w:rPr>
          <w:lang w:eastAsia="x-none"/>
        </w:rPr>
        <w:t>[108-e-R17-UE-features-ePos-01] Email discussion UE on features for</w:t>
      </w:r>
      <w:r w:rsidRPr="00733DA9">
        <w:rPr>
          <w:lang w:val="en-US"/>
        </w:rPr>
        <w:t xml:space="preserve"> NR positioning enhancements – Ralf (AT&amp;T)</w:t>
      </w:r>
    </w:p>
    <w:p w14:paraId="24436ECF" w14:textId="77777777" w:rsidR="00733DA9" w:rsidRPr="00733DA9" w:rsidRDefault="00733DA9" w:rsidP="00733DA9">
      <w:pPr>
        <w:numPr>
          <w:ilvl w:val="0"/>
          <w:numId w:val="62"/>
        </w:numPr>
        <w:rPr>
          <w:lang w:eastAsia="x-none"/>
        </w:rPr>
      </w:pPr>
      <w:r w:rsidRPr="00733DA9">
        <w:rPr>
          <w:rFonts w:hint="eastAsia"/>
          <w:lang w:eastAsia="x-none"/>
        </w:rPr>
        <w:t>1</w:t>
      </w:r>
      <w:r w:rsidRPr="00733DA9">
        <w:rPr>
          <w:rFonts w:hint="eastAsia"/>
          <w:vertAlign w:val="superscript"/>
          <w:lang w:eastAsia="x-none"/>
        </w:rPr>
        <w:t>st</w:t>
      </w:r>
      <w:r w:rsidRPr="00733DA9">
        <w:rPr>
          <w:rFonts w:hint="eastAsia"/>
          <w:lang w:eastAsia="x-none"/>
        </w:rPr>
        <w:t xml:space="preserve"> check point: </w:t>
      </w:r>
      <w:r w:rsidRPr="00733DA9">
        <w:t>February</w:t>
      </w:r>
      <w:r w:rsidRPr="00733DA9">
        <w:rPr>
          <w:rFonts w:hint="eastAsia"/>
        </w:rPr>
        <w:t xml:space="preserve"> </w:t>
      </w:r>
      <w:r w:rsidRPr="00733DA9">
        <w:t>25</w:t>
      </w:r>
    </w:p>
    <w:p w14:paraId="49FEB318" w14:textId="77777777" w:rsidR="00733DA9" w:rsidRPr="00733DA9" w:rsidRDefault="00733DA9" w:rsidP="00733DA9">
      <w:pPr>
        <w:numPr>
          <w:ilvl w:val="0"/>
          <w:numId w:val="62"/>
        </w:numPr>
        <w:rPr>
          <w:lang w:eastAsia="x-none"/>
        </w:rPr>
      </w:pPr>
      <w:r w:rsidRPr="00733DA9">
        <w:rPr>
          <w:lang w:eastAsia="x-none"/>
        </w:rPr>
        <w:t>Final</w:t>
      </w:r>
      <w:r w:rsidRPr="00733DA9">
        <w:rPr>
          <w:rFonts w:hint="eastAsia"/>
          <w:lang w:eastAsia="x-none"/>
        </w:rPr>
        <w:t xml:space="preserve"> check point: </w:t>
      </w:r>
      <w:r w:rsidRPr="00733DA9">
        <w:t>March 3</w:t>
      </w:r>
    </w:p>
    <w:p w14:paraId="2E319C2A" w14:textId="0D90E726" w:rsidR="00C57834" w:rsidRDefault="002328C4" w:rsidP="00C57834">
      <w:pPr>
        <w:rPr>
          <w:b/>
          <w:bCs/>
          <w:lang w:eastAsia="x-none"/>
        </w:rPr>
      </w:pPr>
      <w:hyperlink r:id="rId2350" w:history="1">
        <w:r w:rsidR="004371F4">
          <w:rPr>
            <w:rStyle w:val="Hyperlink"/>
            <w:b/>
            <w:bCs/>
            <w:lang w:eastAsia="x-none"/>
          </w:rPr>
          <w:t>R1-2202853</w:t>
        </w:r>
      </w:hyperlink>
      <w:r w:rsidR="00C57834" w:rsidRPr="00C57834">
        <w:rPr>
          <w:b/>
          <w:bCs/>
          <w:lang w:eastAsia="x-none"/>
        </w:rPr>
        <w:tab/>
        <w:t>Summary of UE features for NR positioning enhancements</w:t>
      </w:r>
      <w:r w:rsidR="00C57834" w:rsidRPr="00C57834">
        <w:rPr>
          <w:b/>
          <w:bCs/>
          <w:lang w:eastAsia="x-none"/>
        </w:rPr>
        <w:tab/>
        <w:t>Moderator (AT&amp;T)</w:t>
      </w:r>
    </w:p>
    <w:p w14:paraId="4DA3E4A8" w14:textId="77777777" w:rsidR="00C57834" w:rsidRPr="00C57834" w:rsidRDefault="00C57834" w:rsidP="00C57834">
      <w:pPr>
        <w:pStyle w:val="maintext"/>
        <w:spacing w:before="0" w:after="0" w:line="240" w:lineRule="auto"/>
        <w:ind w:firstLineChars="0" w:firstLine="0"/>
        <w:rPr>
          <w:rFonts w:ascii="Times" w:hAnsi="Times" w:cs="Times"/>
          <w:highlight w:val="green"/>
        </w:rPr>
      </w:pPr>
      <w:r w:rsidRPr="00C57834">
        <w:rPr>
          <w:rFonts w:ascii="Times" w:hAnsi="Times" w:cs="Times"/>
          <w:highlight w:val="green"/>
        </w:rPr>
        <w:t>Agreement</w:t>
      </w:r>
    </w:p>
    <w:p w14:paraId="1D09673B" w14:textId="3E95066F" w:rsidR="00C57834" w:rsidRPr="00C57834" w:rsidRDefault="00C57834" w:rsidP="00F44FD9">
      <w:pPr>
        <w:pStyle w:val="ListParagraph"/>
        <w:numPr>
          <w:ilvl w:val="0"/>
          <w:numId w:val="226"/>
        </w:numPr>
        <w:rPr>
          <w:lang w:eastAsia="x-none"/>
        </w:rPr>
      </w:pPr>
      <w:r w:rsidRPr="00EC324F">
        <w:rPr>
          <w:lang w:eastAsia="x-none"/>
        </w:rPr>
        <w:t xml:space="preserve">All agreements for this agenda item are captured in </w:t>
      </w:r>
      <w:r w:rsidR="0069526C">
        <w:rPr>
          <w:lang w:eastAsia="x-none"/>
        </w:rPr>
        <w:t>s</w:t>
      </w:r>
      <w:r w:rsidRPr="00EC324F">
        <w:rPr>
          <w:lang w:eastAsia="x-none"/>
        </w:rPr>
        <w:t>ection</w:t>
      </w:r>
      <w:r w:rsidR="0069526C">
        <w:rPr>
          <w:lang w:eastAsia="x-none"/>
        </w:rPr>
        <w:t>s</w:t>
      </w:r>
      <w:r w:rsidRPr="00EC324F">
        <w:rPr>
          <w:lang w:eastAsia="x-none"/>
        </w:rPr>
        <w:t xml:space="preserve"> 6 and 7 of </w:t>
      </w:r>
      <w:hyperlink r:id="rId2351" w:history="1">
        <w:r w:rsidR="004371F4">
          <w:rPr>
            <w:rStyle w:val="Hyperlink"/>
            <w:lang w:eastAsia="x-none"/>
          </w:rPr>
          <w:t>R1-2202853</w:t>
        </w:r>
      </w:hyperlink>
      <w:r w:rsidRPr="00EC324F">
        <w:rPr>
          <w:lang w:eastAsia="x-none"/>
        </w:rPr>
        <w:t>.</w:t>
      </w:r>
    </w:p>
    <w:p w14:paraId="14FBA9C5" w14:textId="77777777" w:rsidR="006B480F" w:rsidRDefault="006B480F" w:rsidP="0017028F">
      <w:pPr>
        <w:pStyle w:val="Heading3"/>
        <w:rPr>
          <w:lang w:val="en-US"/>
        </w:rPr>
      </w:pPr>
      <w:bookmarkStart w:id="741" w:name="_Toc95481844"/>
      <w:bookmarkStart w:id="742" w:name="_Toc98334483"/>
      <w:r w:rsidRPr="00540963">
        <w:rPr>
          <w:lang w:val="en-US"/>
        </w:rPr>
        <w:t>UE features for REDCAP</w:t>
      </w:r>
      <w:bookmarkEnd w:id="741"/>
      <w:bookmarkEnd w:id="742"/>
    </w:p>
    <w:p w14:paraId="4DD47FBB" w14:textId="2C1CA55B" w:rsidR="006B480F" w:rsidRDefault="002328C4" w:rsidP="006B480F">
      <w:pPr>
        <w:rPr>
          <w:lang w:eastAsia="x-none"/>
        </w:rPr>
      </w:pPr>
      <w:hyperlink r:id="rId2352" w:history="1">
        <w:r w:rsidR="004371F4">
          <w:rPr>
            <w:rStyle w:val="Hyperlink"/>
            <w:lang w:eastAsia="x-none"/>
          </w:rPr>
          <w:t>R1-2200919</w:t>
        </w:r>
      </w:hyperlink>
      <w:r w:rsidR="006B480F">
        <w:rPr>
          <w:lang w:eastAsia="x-none"/>
        </w:rPr>
        <w:tab/>
        <w:t>Rel-17 UE features for RedCap</w:t>
      </w:r>
      <w:r w:rsidR="006B480F">
        <w:rPr>
          <w:lang w:eastAsia="x-none"/>
        </w:rPr>
        <w:tab/>
        <w:t>Huawei, HiSilicon</w:t>
      </w:r>
    </w:p>
    <w:p w14:paraId="6C3514C1" w14:textId="155814F2" w:rsidR="006B480F" w:rsidRDefault="002328C4" w:rsidP="006B480F">
      <w:pPr>
        <w:rPr>
          <w:lang w:eastAsia="x-none"/>
        </w:rPr>
      </w:pPr>
      <w:hyperlink r:id="rId2353" w:history="1">
        <w:r w:rsidR="004371F4">
          <w:rPr>
            <w:rStyle w:val="Hyperlink"/>
            <w:lang w:eastAsia="x-none"/>
          </w:rPr>
          <w:t>R1-2200986</w:t>
        </w:r>
      </w:hyperlink>
      <w:r w:rsidR="006B480F">
        <w:rPr>
          <w:lang w:eastAsia="x-none"/>
        </w:rPr>
        <w:tab/>
        <w:t>Discussions of UE features for RedCap</w:t>
      </w:r>
      <w:r w:rsidR="006B480F">
        <w:rPr>
          <w:lang w:eastAsia="x-none"/>
        </w:rPr>
        <w:tab/>
        <w:t>FUTUREWEI</w:t>
      </w:r>
    </w:p>
    <w:p w14:paraId="4B6A1890" w14:textId="77934847" w:rsidR="006B480F" w:rsidRDefault="002328C4" w:rsidP="006B480F">
      <w:pPr>
        <w:rPr>
          <w:lang w:eastAsia="x-none"/>
        </w:rPr>
      </w:pPr>
      <w:hyperlink r:id="rId2354" w:history="1">
        <w:r w:rsidR="004371F4">
          <w:rPr>
            <w:rStyle w:val="Hyperlink"/>
            <w:lang w:eastAsia="x-none"/>
          </w:rPr>
          <w:t>R1-2201124</w:t>
        </w:r>
      </w:hyperlink>
      <w:r w:rsidR="006B480F">
        <w:rPr>
          <w:lang w:eastAsia="x-none"/>
        </w:rPr>
        <w:tab/>
        <w:t>Discussion on UE feature for NR REDCAP</w:t>
      </w:r>
      <w:r w:rsidR="006B480F">
        <w:rPr>
          <w:lang w:eastAsia="x-none"/>
        </w:rPr>
        <w:tab/>
        <w:t>vivo, Guangdong Genius</w:t>
      </w:r>
    </w:p>
    <w:p w14:paraId="403D2E3E" w14:textId="3CB43C1C" w:rsidR="006B480F" w:rsidRDefault="002328C4" w:rsidP="006B480F">
      <w:pPr>
        <w:rPr>
          <w:lang w:eastAsia="x-none"/>
        </w:rPr>
      </w:pPr>
      <w:hyperlink r:id="rId2355" w:history="1">
        <w:r w:rsidR="004371F4">
          <w:rPr>
            <w:rStyle w:val="Hyperlink"/>
            <w:lang w:eastAsia="x-none"/>
          </w:rPr>
          <w:t>R1-2201139</w:t>
        </w:r>
      </w:hyperlink>
      <w:r w:rsidR="006B480F">
        <w:rPr>
          <w:lang w:eastAsia="x-none"/>
        </w:rPr>
        <w:tab/>
        <w:t>Discussion on RedCap UE features</w:t>
      </w:r>
      <w:r w:rsidR="006B480F">
        <w:rPr>
          <w:lang w:eastAsia="x-none"/>
        </w:rPr>
        <w:tab/>
        <w:t>ZTE, Sanechips</w:t>
      </w:r>
    </w:p>
    <w:p w14:paraId="0623E9E0" w14:textId="7DD06645" w:rsidR="006B480F" w:rsidRDefault="002328C4" w:rsidP="006B480F">
      <w:pPr>
        <w:rPr>
          <w:lang w:eastAsia="x-none"/>
        </w:rPr>
      </w:pPr>
      <w:hyperlink r:id="rId2356" w:history="1">
        <w:r w:rsidR="004371F4">
          <w:rPr>
            <w:rStyle w:val="Hyperlink"/>
            <w:lang w:eastAsia="x-none"/>
          </w:rPr>
          <w:t>R1-2201290</w:t>
        </w:r>
      </w:hyperlink>
      <w:r w:rsidR="006B480F">
        <w:rPr>
          <w:lang w:eastAsia="x-none"/>
        </w:rPr>
        <w:tab/>
        <w:t>Rel-17 RedCap UE features</w:t>
      </w:r>
      <w:r w:rsidR="006B480F">
        <w:rPr>
          <w:lang w:eastAsia="x-none"/>
        </w:rPr>
        <w:tab/>
        <w:t>OPPO</w:t>
      </w:r>
    </w:p>
    <w:p w14:paraId="2ACFF8B0" w14:textId="113BA753" w:rsidR="006B480F" w:rsidRDefault="002328C4" w:rsidP="006B480F">
      <w:pPr>
        <w:rPr>
          <w:lang w:eastAsia="x-none"/>
        </w:rPr>
      </w:pPr>
      <w:hyperlink r:id="rId2357" w:history="1">
        <w:r w:rsidR="004371F4">
          <w:rPr>
            <w:rStyle w:val="Hyperlink"/>
            <w:lang w:eastAsia="x-none"/>
          </w:rPr>
          <w:t>R1-2201348</w:t>
        </w:r>
      </w:hyperlink>
      <w:r w:rsidR="006B480F">
        <w:rPr>
          <w:lang w:eastAsia="x-none"/>
        </w:rPr>
        <w:tab/>
        <w:t>Discussion on Rel-17 UE features for RedCap</w:t>
      </w:r>
      <w:r w:rsidR="006B480F">
        <w:rPr>
          <w:lang w:eastAsia="x-none"/>
        </w:rPr>
        <w:tab/>
        <w:t>CATT</w:t>
      </w:r>
    </w:p>
    <w:p w14:paraId="07844844" w14:textId="5422A357" w:rsidR="006B480F" w:rsidRDefault="002328C4" w:rsidP="006B480F">
      <w:pPr>
        <w:rPr>
          <w:lang w:eastAsia="x-none"/>
        </w:rPr>
      </w:pPr>
      <w:hyperlink r:id="rId2358" w:history="1">
        <w:r w:rsidR="004371F4">
          <w:rPr>
            <w:rStyle w:val="Hyperlink"/>
            <w:lang w:eastAsia="x-none"/>
          </w:rPr>
          <w:t>R1-2201413</w:t>
        </w:r>
      </w:hyperlink>
      <w:r w:rsidR="006B480F">
        <w:rPr>
          <w:lang w:eastAsia="x-none"/>
        </w:rPr>
        <w:tab/>
        <w:t>On UE features for REDCAP</w:t>
      </w:r>
      <w:r w:rsidR="006B480F">
        <w:rPr>
          <w:lang w:eastAsia="x-none"/>
        </w:rPr>
        <w:tab/>
        <w:t>Nokia, Nokia Shanghai Bell</w:t>
      </w:r>
    </w:p>
    <w:p w14:paraId="78D50163" w14:textId="66A5C4F3" w:rsidR="006B480F" w:rsidRDefault="002328C4" w:rsidP="006B480F">
      <w:pPr>
        <w:rPr>
          <w:lang w:eastAsia="x-none"/>
        </w:rPr>
      </w:pPr>
      <w:hyperlink r:id="rId2359" w:history="1">
        <w:r w:rsidR="004371F4">
          <w:rPr>
            <w:rStyle w:val="Hyperlink"/>
            <w:lang w:eastAsia="x-none"/>
          </w:rPr>
          <w:t>R1-2201506</w:t>
        </w:r>
      </w:hyperlink>
      <w:r w:rsidR="006B480F">
        <w:rPr>
          <w:lang w:eastAsia="x-none"/>
        </w:rPr>
        <w:tab/>
        <w:t>Discussion on UE features for RedCap</w:t>
      </w:r>
      <w:r w:rsidR="006B480F">
        <w:rPr>
          <w:lang w:eastAsia="x-none"/>
        </w:rPr>
        <w:tab/>
        <w:t>NTT DOCOMO, INC.</w:t>
      </w:r>
    </w:p>
    <w:p w14:paraId="73CF82E2" w14:textId="6EB51455" w:rsidR="006B480F" w:rsidRDefault="002328C4" w:rsidP="006B480F">
      <w:pPr>
        <w:rPr>
          <w:lang w:eastAsia="x-none"/>
        </w:rPr>
      </w:pPr>
      <w:hyperlink r:id="rId2360" w:history="1">
        <w:r w:rsidR="004371F4">
          <w:rPr>
            <w:rStyle w:val="Hyperlink"/>
            <w:lang w:eastAsia="x-none"/>
          </w:rPr>
          <w:t>R1-2201606</w:t>
        </w:r>
      </w:hyperlink>
      <w:r w:rsidR="006B480F">
        <w:rPr>
          <w:lang w:eastAsia="x-none"/>
        </w:rPr>
        <w:tab/>
        <w:t>Discussion on UE feature for RedCap</w:t>
      </w:r>
      <w:r w:rsidR="006B480F">
        <w:rPr>
          <w:lang w:eastAsia="x-none"/>
        </w:rPr>
        <w:tab/>
        <w:t>NEC</w:t>
      </w:r>
    </w:p>
    <w:p w14:paraId="7ADD0B0A" w14:textId="4DFE6679" w:rsidR="006B480F" w:rsidRDefault="002328C4" w:rsidP="006B480F">
      <w:pPr>
        <w:rPr>
          <w:lang w:eastAsia="x-none"/>
        </w:rPr>
      </w:pPr>
      <w:hyperlink r:id="rId2361" w:history="1">
        <w:r w:rsidR="004371F4">
          <w:rPr>
            <w:rStyle w:val="Hyperlink"/>
            <w:lang w:eastAsia="x-none"/>
          </w:rPr>
          <w:t>R1-2201672</w:t>
        </w:r>
      </w:hyperlink>
      <w:r w:rsidR="006B480F">
        <w:rPr>
          <w:lang w:eastAsia="x-none"/>
        </w:rPr>
        <w:tab/>
        <w:t>UE features for RedCap</w:t>
      </w:r>
      <w:r w:rsidR="006B480F">
        <w:rPr>
          <w:lang w:eastAsia="x-none"/>
        </w:rPr>
        <w:tab/>
        <w:t>Ericsson</w:t>
      </w:r>
    </w:p>
    <w:p w14:paraId="0CFD710D" w14:textId="45086D23" w:rsidR="006B480F" w:rsidRDefault="002328C4" w:rsidP="006B480F">
      <w:pPr>
        <w:rPr>
          <w:lang w:eastAsia="x-none"/>
        </w:rPr>
      </w:pPr>
      <w:hyperlink r:id="rId2362" w:history="1">
        <w:r w:rsidR="004371F4">
          <w:rPr>
            <w:rStyle w:val="Hyperlink"/>
            <w:lang w:eastAsia="x-none"/>
          </w:rPr>
          <w:t>R1-2201731</w:t>
        </w:r>
      </w:hyperlink>
      <w:r w:rsidR="006B480F">
        <w:rPr>
          <w:lang w:eastAsia="x-none"/>
        </w:rPr>
        <w:tab/>
        <w:t>On UE features for Rel-17 RedCap</w:t>
      </w:r>
      <w:r w:rsidR="006B480F">
        <w:rPr>
          <w:lang w:eastAsia="x-none"/>
        </w:rPr>
        <w:tab/>
        <w:t>Intel Corporation</w:t>
      </w:r>
    </w:p>
    <w:p w14:paraId="71E6C148" w14:textId="78C2447F" w:rsidR="006B480F" w:rsidRDefault="002328C4" w:rsidP="006B480F">
      <w:pPr>
        <w:rPr>
          <w:lang w:eastAsia="x-none"/>
        </w:rPr>
      </w:pPr>
      <w:hyperlink r:id="rId2363" w:history="1">
        <w:r w:rsidR="004371F4">
          <w:rPr>
            <w:rStyle w:val="Hyperlink"/>
            <w:lang w:eastAsia="x-none"/>
          </w:rPr>
          <w:t>R1-2201796</w:t>
        </w:r>
      </w:hyperlink>
      <w:r w:rsidR="006B480F">
        <w:rPr>
          <w:lang w:eastAsia="x-none"/>
        </w:rPr>
        <w:tab/>
        <w:t>UE features for RedCap</w:t>
      </w:r>
      <w:r w:rsidR="006B480F">
        <w:rPr>
          <w:lang w:eastAsia="x-none"/>
        </w:rPr>
        <w:tab/>
        <w:t>Apple</w:t>
      </w:r>
    </w:p>
    <w:p w14:paraId="3C91E4E3" w14:textId="57E4D441" w:rsidR="006B480F" w:rsidRDefault="002328C4" w:rsidP="006B480F">
      <w:pPr>
        <w:rPr>
          <w:lang w:eastAsia="x-none"/>
        </w:rPr>
      </w:pPr>
      <w:hyperlink r:id="rId2364" w:history="1">
        <w:r w:rsidR="004371F4">
          <w:rPr>
            <w:rStyle w:val="Hyperlink"/>
            <w:lang w:eastAsia="x-none"/>
          </w:rPr>
          <w:t>R1-2201884</w:t>
        </w:r>
      </w:hyperlink>
      <w:r w:rsidR="006B480F">
        <w:rPr>
          <w:lang w:eastAsia="x-none"/>
        </w:rPr>
        <w:tab/>
        <w:t>Discussion on UE features for RedCap</w:t>
      </w:r>
      <w:r w:rsidR="006B480F">
        <w:rPr>
          <w:lang w:eastAsia="x-none"/>
        </w:rPr>
        <w:tab/>
        <w:t>CMCC</w:t>
      </w:r>
    </w:p>
    <w:p w14:paraId="4406AA83" w14:textId="648CE5EF" w:rsidR="006B480F" w:rsidRDefault="002328C4" w:rsidP="006B480F">
      <w:pPr>
        <w:rPr>
          <w:lang w:eastAsia="x-none"/>
        </w:rPr>
      </w:pPr>
      <w:hyperlink r:id="rId2365" w:history="1">
        <w:r w:rsidR="004371F4">
          <w:rPr>
            <w:rStyle w:val="Hyperlink"/>
            <w:lang w:eastAsia="x-none"/>
          </w:rPr>
          <w:t>R1-2201954</w:t>
        </w:r>
      </w:hyperlink>
      <w:r w:rsidR="006B480F">
        <w:rPr>
          <w:lang w:eastAsia="x-none"/>
        </w:rPr>
        <w:tab/>
        <w:t>Discussion on UE features on RedCap</w:t>
      </w:r>
      <w:r w:rsidR="006B480F">
        <w:rPr>
          <w:lang w:eastAsia="x-none"/>
        </w:rPr>
        <w:tab/>
        <w:t>Xiaomi</w:t>
      </w:r>
    </w:p>
    <w:p w14:paraId="4EC83975" w14:textId="4612E6A9" w:rsidR="006B480F" w:rsidRDefault="002328C4" w:rsidP="006B480F">
      <w:pPr>
        <w:rPr>
          <w:lang w:eastAsia="x-none"/>
        </w:rPr>
      </w:pPr>
      <w:hyperlink r:id="rId2366" w:history="1">
        <w:r w:rsidR="004371F4">
          <w:rPr>
            <w:rStyle w:val="Hyperlink"/>
            <w:lang w:eastAsia="x-none"/>
          </w:rPr>
          <w:t>R1-2202043</w:t>
        </w:r>
      </w:hyperlink>
      <w:r w:rsidR="006B480F">
        <w:rPr>
          <w:lang w:eastAsia="x-none"/>
        </w:rPr>
        <w:tab/>
        <w:t>UE feature for RedCap</w:t>
      </w:r>
      <w:r w:rsidR="006B480F">
        <w:rPr>
          <w:lang w:eastAsia="x-none"/>
        </w:rPr>
        <w:tab/>
        <w:t>Samsung</w:t>
      </w:r>
    </w:p>
    <w:p w14:paraId="72511D7C" w14:textId="40074A8A" w:rsidR="006B480F" w:rsidRDefault="002328C4" w:rsidP="006B480F">
      <w:pPr>
        <w:rPr>
          <w:lang w:eastAsia="x-none"/>
        </w:rPr>
      </w:pPr>
      <w:hyperlink r:id="rId2367" w:history="1">
        <w:r w:rsidR="004371F4">
          <w:rPr>
            <w:rStyle w:val="Hyperlink"/>
            <w:lang w:eastAsia="x-none"/>
          </w:rPr>
          <w:t>R1-2202062</w:t>
        </w:r>
      </w:hyperlink>
      <w:r w:rsidR="006B480F">
        <w:rPr>
          <w:lang w:eastAsia="x-none"/>
        </w:rPr>
        <w:tab/>
        <w:t>UE features for REDCAP</w:t>
      </w:r>
      <w:r w:rsidR="006B480F">
        <w:rPr>
          <w:lang w:eastAsia="x-none"/>
        </w:rPr>
        <w:tab/>
        <w:t>MediaTek Inc.</w:t>
      </w:r>
    </w:p>
    <w:p w14:paraId="2CE5120A" w14:textId="2277CAE4" w:rsidR="006B480F" w:rsidRDefault="002328C4" w:rsidP="006B480F">
      <w:pPr>
        <w:rPr>
          <w:lang w:eastAsia="x-none"/>
        </w:rPr>
      </w:pPr>
      <w:hyperlink r:id="rId2368" w:history="1">
        <w:r w:rsidR="004371F4">
          <w:rPr>
            <w:rStyle w:val="Hyperlink"/>
            <w:lang w:eastAsia="x-none"/>
          </w:rPr>
          <w:t>R1-2202170</w:t>
        </w:r>
      </w:hyperlink>
      <w:r w:rsidR="006B480F">
        <w:rPr>
          <w:lang w:eastAsia="x-none"/>
        </w:rPr>
        <w:tab/>
        <w:t>UE features for RedCap</w:t>
      </w:r>
      <w:r w:rsidR="006B480F">
        <w:rPr>
          <w:lang w:eastAsia="x-none"/>
        </w:rPr>
        <w:tab/>
        <w:t>Qualcomm Incorporated</w:t>
      </w:r>
    </w:p>
    <w:p w14:paraId="5E203D60" w14:textId="15DF79DF" w:rsidR="00A92837" w:rsidRDefault="00A92837" w:rsidP="006B480F">
      <w:pPr>
        <w:rPr>
          <w:lang w:eastAsia="x-none"/>
        </w:rPr>
      </w:pPr>
    </w:p>
    <w:p w14:paraId="0F05485D" w14:textId="77777777" w:rsidR="00A92837" w:rsidRPr="00A92837" w:rsidRDefault="00A92837" w:rsidP="00A92837">
      <w:pPr>
        <w:rPr>
          <w:lang w:val="en-US"/>
        </w:rPr>
      </w:pPr>
      <w:r w:rsidRPr="00A92837">
        <w:rPr>
          <w:lang w:eastAsia="x-none"/>
        </w:rPr>
        <w:t xml:space="preserve">[108-e-R17-UE-features-RedCap-01] </w:t>
      </w:r>
      <w:r w:rsidRPr="00A92837">
        <w:rPr>
          <w:lang w:val="en-US"/>
        </w:rPr>
        <w:t>– Shinya (NTT DOCOMO)</w:t>
      </w:r>
    </w:p>
    <w:p w14:paraId="58B5D141" w14:textId="77777777" w:rsidR="00A92837" w:rsidRPr="00A92837" w:rsidRDefault="00A92837" w:rsidP="00A92837">
      <w:pPr>
        <w:rPr>
          <w:lang w:val="en-US" w:eastAsia="x-none"/>
        </w:rPr>
      </w:pPr>
      <w:r w:rsidRPr="00A92837">
        <w:rPr>
          <w:lang w:eastAsia="x-none"/>
        </w:rPr>
        <w:t>Email discussion on UE features for RedCap</w:t>
      </w:r>
    </w:p>
    <w:p w14:paraId="522990AA" w14:textId="77777777" w:rsidR="00A92837" w:rsidRPr="00A92837" w:rsidRDefault="00A92837" w:rsidP="00A92837">
      <w:pPr>
        <w:numPr>
          <w:ilvl w:val="0"/>
          <w:numId w:val="62"/>
        </w:numPr>
        <w:rPr>
          <w:lang w:eastAsia="x-none"/>
        </w:rPr>
      </w:pPr>
      <w:r w:rsidRPr="00A92837">
        <w:rPr>
          <w:rFonts w:hint="eastAsia"/>
          <w:lang w:eastAsia="x-none"/>
        </w:rPr>
        <w:t>1</w:t>
      </w:r>
      <w:r w:rsidRPr="00A92837">
        <w:rPr>
          <w:rFonts w:hint="eastAsia"/>
          <w:vertAlign w:val="superscript"/>
          <w:lang w:eastAsia="x-none"/>
        </w:rPr>
        <w:t>st</w:t>
      </w:r>
      <w:r w:rsidRPr="00A92837">
        <w:rPr>
          <w:rFonts w:hint="eastAsia"/>
          <w:lang w:eastAsia="x-none"/>
        </w:rPr>
        <w:t xml:space="preserve"> check point: </w:t>
      </w:r>
      <w:r w:rsidRPr="00A92837">
        <w:t>February</w:t>
      </w:r>
      <w:r w:rsidRPr="00A92837">
        <w:rPr>
          <w:rFonts w:hint="eastAsia"/>
        </w:rPr>
        <w:t xml:space="preserve"> </w:t>
      </w:r>
      <w:r w:rsidRPr="00A92837">
        <w:t>25</w:t>
      </w:r>
    </w:p>
    <w:p w14:paraId="1F9FB2BC" w14:textId="77777777" w:rsidR="00A92837" w:rsidRPr="00A92837" w:rsidRDefault="00A92837" w:rsidP="00A92837">
      <w:pPr>
        <w:numPr>
          <w:ilvl w:val="0"/>
          <w:numId w:val="62"/>
        </w:numPr>
        <w:rPr>
          <w:lang w:eastAsia="x-none"/>
        </w:rPr>
      </w:pPr>
      <w:r w:rsidRPr="00A92837">
        <w:rPr>
          <w:lang w:eastAsia="x-none"/>
        </w:rPr>
        <w:t>Final</w:t>
      </w:r>
      <w:r w:rsidRPr="00A92837">
        <w:rPr>
          <w:rFonts w:hint="eastAsia"/>
          <w:lang w:eastAsia="x-none"/>
        </w:rPr>
        <w:t xml:space="preserve"> check point: </w:t>
      </w:r>
      <w:r w:rsidRPr="00A92837">
        <w:t>March 3</w:t>
      </w:r>
    </w:p>
    <w:p w14:paraId="23F812D0" w14:textId="7556853E" w:rsidR="00A92837" w:rsidRPr="00A92837" w:rsidRDefault="002328C4" w:rsidP="00A92837">
      <w:pPr>
        <w:rPr>
          <w:b/>
          <w:bCs/>
          <w:lang w:eastAsia="x-none"/>
        </w:rPr>
      </w:pPr>
      <w:hyperlink r:id="rId2369" w:history="1">
        <w:r w:rsidR="004371F4">
          <w:rPr>
            <w:rStyle w:val="Hyperlink"/>
            <w:b/>
            <w:bCs/>
            <w:lang w:eastAsia="x-none"/>
          </w:rPr>
          <w:t>R1-2201515</w:t>
        </w:r>
      </w:hyperlink>
      <w:r w:rsidR="00A92837" w:rsidRPr="00A92837">
        <w:rPr>
          <w:b/>
          <w:bCs/>
          <w:lang w:eastAsia="x-none"/>
        </w:rPr>
        <w:tab/>
        <w:t>Summary on UE features for REDCAP</w:t>
      </w:r>
      <w:r w:rsidR="00A92837" w:rsidRPr="00A92837">
        <w:rPr>
          <w:b/>
          <w:bCs/>
          <w:lang w:eastAsia="x-none"/>
        </w:rPr>
        <w:tab/>
        <w:t>Moderator (NTT DOCOMO, INC.)</w:t>
      </w:r>
    </w:p>
    <w:p w14:paraId="4257253C" w14:textId="77777777" w:rsidR="00537C49" w:rsidRPr="000E25B6" w:rsidRDefault="00537C49" w:rsidP="00537C49">
      <w:pPr>
        <w:rPr>
          <w:lang w:val="en-US"/>
        </w:rPr>
      </w:pPr>
      <w:r w:rsidRPr="000E25B6">
        <w:rPr>
          <w:highlight w:val="green"/>
          <w:lang w:val="en-US"/>
        </w:rPr>
        <w:t>Agreement</w:t>
      </w:r>
    </w:p>
    <w:p w14:paraId="243C4EA2" w14:textId="77777777" w:rsidR="00537C49" w:rsidRPr="000E25B6" w:rsidRDefault="00537C49" w:rsidP="00537C49">
      <w:pPr>
        <w:rPr>
          <w:lang w:val="en-US"/>
        </w:rPr>
      </w:pPr>
      <w:r w:rsidRPr="000E25B6">
        <w:rPr>
          <w:rFonts w:hint="eastAsia"/>
          <w:lang w:val="en-US"/>
        </w:rPr>
        <w:t>F</w:t>
      </w:r>
      <w:r w:rsidRPr="000E25B6">
        <w:rPr>
          <w:lang w:val="en-US"/>
        </w:rPr>
        <w:t>ollowing capabilities are added as components in FG 28-1</w:t>
      </w:r>
    </w:p>
    <w:p w14:paraId="38A15C8B" w14:textId="043E7FE4" w:rsidR="00537C49" w:rsidRPr="00537C49" w:rsidRDefault="00537C49" w:rsidP="00F44FD9">
      <w:pPr>
        <w:pStyle w:val="ListParagraph"/>
        <w:numPr>
          <w:ilvl w:val="0"/>
          <w:numId w:val="226"/>
        </w:numPr>
        <w:rPr>
          <w:szCs w:val="21"/>
          <w:lang w:val="en-US"/>
        </w:rPr>
      </w:pPr>
      <w:r w:rsidRPr="00537C49">
        <w:rPr>
          <w:szCs w:val="21"/>
          <w:lang w:val="en-US"/>
        </w:rPr>
        <w:t>Separate initial UL BWP for RedCap UEs</w:t>
      </w:r>
    </w:p>
    <w:p w14:paraId="2168031C" w14:textId="77777777" w:rsidR="00537C49" w:rsidRPr="00537C49" w:rsidRDefault="00537C49" w:rsidP="00F44FD9">
      <w:pPr>
        <w:pStyle w:val="ListParagraph"/>
        <w:numPr>
          <w:ilvl w:val="1"/>
          <w:numId w:val="226"/>
        </w:numPr>
        <w:rPr>
          <w:szCs w:val="21"/>
          <w:lang w:val="en-US"/>
        </w:rPr>
      </w:pPr>
      <w:r w:rsidRPr="00537C49">
        <w:rPr>
          <w:szCs w:val="21"/>
          <w:lang w:val="en-US"/>
        </w:rPr>
        <w:t>It includes the configuration(s) needed for RedCap UE to perform random access</w:t>
      </w:r>
    </w:p>
    <w:p w14:paraId="2E4C0F02" w14:textId="7855DA0B" w:rsidR="00537C49" w:rsidRPr="00537C49" w:rsidRDefault="00537C49" w:rsidP="00F44FD9">
      <w:pPr>
        <w:pStyle w:val="ListParagraph"/>
        <w:numPr>
          <w:ilvl w:val="0"/>
          <w:numId w:val="226"/>
        </w:numPr>
        <w:rPr>
          <w:szCs w:val="21"/>
          <w:lang w:val="en-US"/>
        </w:rPr>
      </w:pPr>
      <w:r w:rsidRPr="00537C49">
        <w:rPr>
          <w:szCs w:val="21"/>
          <w:lang w:val="en-US"/>
        </w:rPr>
        <w:t>Separate initial DL BWP for RedCap UEs</w:t>
      </w:r>
    </w:p>
    <w:p w14:paraId="36E87E4B" w14:textId="352EEFBD" w:rsidR="00537C49" w:rsidRPr="00537C49" w:rsidRDefault="00537C49" w:rsidP="00F44FD9">
      <w:pPr>
        <w:pStyle w:val="ListParagraph"/>
        <w:numPr>
          <w:ilvl w:val="1"/>
          <w:numId w:val="226"/>
        </w:numPr>
        <w:rPr>
          <w:szCs w:val="21"/>
          <w:lang w:val="en-US"/>
        </w:rPr>
      </w:pPr>
      <w:r w:rsidRPr="00537C49">
        <w:rPr>
          <w:szCs w:val="21"/>
          <w:lang w:val="en-US"/>
        </w:rPr>
        <w:t>It includes CSS/CORESET for random access</w:t>
      </w:r>
    </w:p>
    <w:p w14:paraId="1041D06D" w14:textId="77777777" w:rsidR="00537C49" w:rsidRPr="00537C49" w:rsidRDefault="00537C49" w:rsidP="00F44FD9">
      <w:pPr>
        <w:pStyle w:val="ListParagraph"/>
        <w:numPr>
          <w:ilvl w:val="1"/>
          <w:numId w:val="226"/>
        </w:numPr>
        <w:rPr>
          <w:szCs w:val="21"/>
          <w:lang w:val="en-US"/>
        </w:rPr>
      </w:pPr>
      <w:r w:rsidRPr="00537C49">
        <w:rPr>
          <w:szCs w:val="21"/>
          <w:lang w:val="en-US"/>
        </w:rPr>
        <w:t>FFS: For separate initial DL BWP used for paging, CD-SSB is included</w:t>
      </w:r>
    </w:p>
    <w:p w14:paraId="47E59C85" w14:textId="64AFF59B" w:rsidR="00537C49" w:rsidRPr="00537C49" w:rsidRDefault="00537C49" w:rsidP="00F44FD9">
      <w:pPr>
        <w:pStyle w:val="ListParagraph"/>
        <w:numPr>
          <w:ilvl w:val="1"/>
          <w:numId w:val="226"/>
        </w:numPr>
        <w:rPr>
          <w:szCs w:val="21"/>
          <w:lang w:val="en-US"/>
        </w:rPr>
      </w:pPr>
      <w:r w:rsidRPr="00537C49">
        <w:rPr>
          <w:szCs w:val="21"/>
          <w:lang w:val="en-US"/>
        </w:rPr>
        <w:t>For separate initial DL BWP only used for RACH, SSB may or may not be included</w:t>
      </w:r>
    </w:p>
    <w:p w14:paraId="439F7A4C" w14:textId="77777777" w:rsidR="00537C49" w:rsidRPr="000E25B6" w:rsidRDefault="00537C49" w:rsidP="00537C49">
      <w:pPr>
        <w:rPr>
          <w:lang w:val="en-US"/>
        </w:rPr>
      </w:pPr>
      <w:r w:rsidRPr="000E25B6">
        <w:rPr>
          <w:highlight w:val="green"/>
          <w:lang w:val="en-US"/>
        </w:rPr>
        <w:t>Agreement</w:t>
      </w:r>
    </w:p>
    <w:p w14:paraId="58239F2F" w14:textId="77777777" w:rsidR="00537C49" w:rsidRPr="00537C49" w:rsidRDefault="00537C49" w:rsidP="00F44FD9">
      <w:pPr>
        <w:pStyle w:val="ListParagraph"/>
        <w:numPr>
          <w:ilvl w:val="0"/>
          <w:numId w:val="227"/>
        </w:numPr>
      </w:pPr>
      <w:r w:rsidRPr="00537C49">
        <w:t>Component in FG 28-1 is updated as follows</w:t>
      </w:r>
    </w:p>
    <w:p w14:paraId="699EA54A" w14:textId="35E29166" w:rsidR="00537C49" w:rsidRPr="00537C49" w:rsidRDefault="00537C49" w:rsidP="00F44FD9">
      <w:pPr>
        <w:pStyle w:val="ListParagraph"/>
        <w:numPr>
          <w:ilvl w:val="1"/>
          <w:numId w:val="227"/>
        </w:numPr>
      </w:pPr>
      <w:r w:rsidRPr="00537C49">
        <w:t>Separate initial UL BWP for RedCap UEs</w:t>
      </w:r>
    </w:p>
    <w:p w14:paraId="0637F236" w14:textId="77777777" w:rsidR="00537C49" w:rsidRPr="00537C49" w:rsidRDefault="00537C49" w:rsidP="00F44FD9">
      <w:pPr>
        <w:pStyle w:val="ListParagraph"/>
        <w:numPr>
          <w:ilvl w:val="2"/>
          <w:numId w:val="227"/>
        </w:numPr>
      </w:pPr>
      <w:r w:rsidRPr="00537C49">
        <w:t>It includes the configuration(s) needed for RedCap UE to perform random access</w:t>
      </w:r>
    </w:p>
    <w:p w14:paraId="2B53AB6E" w14:textId="77777777" w:rsidR="00537C49" w:rsidRPr="00537C49" w:rsidRDefault="00537C49" w:rsidP="00F44FD9">
      <w:pPr>
        <w:pStyle w:val="ListParagraph"/>
        <w:numPr>
          <w:ilvl w:val="2"/>
          <w:numId w:val="227"/>
        </w:numPr>
      </w:pPr>
      <w:r w:rsidRPr="00537C49">
        <w:t>Enabling/disabling of frequency hopping for common PUCCH resources</w:t>
      </w:r>
    </w:p>
    <w:p w14:paraId="43E45C13" w14:textId="77777777" w:rsidR="00537C49" w:rsidRPr="00537C49" w:rsidRDefault="00537C49" w:rsidP="00F44FD9">
      <w:pPr>
        <w:pStyle w:val="ListParagraph"/>
        <w:numPr>
          <w:ilvl w:val="0"/>
          <w:numId w:val="227"/>
        </w:numPr>
      </w:pPr>
      <w:r w:rsidRPr="00537C49">
        <w:t>Add a note in FG 28-1: It is up to RAN2 whether/how to capture the capabilities for early indication of RedCap UE in Msg 3 and Msg A</w:t>
      </w:r>
    </w:p>
    <w:p w14:paraId="4D9E1AE9" w14:textId="77777777" w:rsidR="00537C49" w:rsidRPr="000E25B6" w:rsidRDefault="00537C49" w:rsidP="00537C49">
      <w:pPr>
        <w:rPr>
          <w:lang w:val="en-US"/>
        </w:rPr>
      </w:pPr>
      <w:r w:rsidRPr="000E25B6">
        <w:rPr>
          <w:highlight w:val="green"/>
          <w:lang w:val="en-US"/>
        </w:rPr>
        <w:t>Agreement</w:t>
      </w:r>
    </w:p>
    <w:p w14:paraId="457B48B1" w14:textId="77777777" w:rsidR="00537C49" w:rsidRPr="00537C49" w:rsidRDefault="00537C49" w:rsidP="00F44FD9">
      <w:pPr>
        <w:pStyle w:val="ListParagraph"/>
        <w:numPr>
          <w:ilvl w:val="0"/>
          <w:numId w:val="228"/>
        </w:numPr>
      </w:pPr>
      <w:r w:rsidRPr="00537C49">
        <w:t>Delete FG 28-2</w:t>
      </w:r>
    </w:p>
    <w:p w14:paraId="25A0854B" w14:textId="67A75F75" w:rsidR="00537C49" w:rsidRPr="00537C49" w:rsidRDefault="00537C49" w:rsidP="00F44FD9">
      <w:pPr>
        <w:pStyle w:val="ListParagraph"/>
        <w:numPr>
          <w:ilvl w:val="0"/>
          <w:numId w:val="228"/>
        </w:numPr>
      </w:pPr>
      <w:r w:rsidRPr="00537C49">
        <w:t>(As conclusion) It is up to RAN4 whether/how to report UE Rx structure for FR2</w:t>
      </w:r>
      <w:r>
        <w:t>.</w:t>
      </w:r>
    </w:p>
    <w:p w14:paraId="6AF1C400" w14:textId="77777777" w:rsidR="006B480F" w:rsidRPr="00A92837" w:rsidRDefault="006B480F" w:rsidP="0017028F">
      <w:pPr>
        <w:pStyle w:val="Heading3"/>
      </w:pPr>
      <w:bookmarkStart w:id="743" w:name="_Toc95481845"/>
      <w:bookmarkStart w:id="744" w:name="_Toc98334484"/>
      <w:r w:rsidRPr="00A92837">
        <w:rPr>
          <w:lang w:val="en-US"/>
        </w:rPr>
        <w:t xml:space="preserve">UE features for </w:t>
      </w:r>
      <w:r w:rsidRPr="00A92837">
        <w:t>UE power saving enhancements</w:t>
      </w:r>
      <w:bookmarkEnd w:id="743"/>
      <w:bookmarkEnd w:id="744"/>
    </w:p>
    <w:p w14:paraId="42A03049" w14:textId="006BD3DE" w:rsidR="006B480F" w:rsidRDefault="002328C4" w:rsidP="006B480F">
      <w:pPr>
        <w:rPr>
          <w:lang w:eastAsia="x-none"/>
        </w:rPr>
      </w:pPr>
      <w:hyperlink r:id="rId2370" w:history="1">
        <w:r w:rsidR="004371F4">
          <w:rPr>
            <w:rStyle w:val="Hyperlink"/>
            <w:lang w:eastAsia="x-none"/>
          </w:rPr>
          <w:t>R1-2200947</w:t>
        </w:r>
      </w:hyperlink>
      <w:r w:rsidR="006B480F">
        <w:rPr>
          <w:lang w:eastAsia="x-none"/>
        </w:rPr>
        <w:tab/>
        <w:t>Rel-17 UE features for UE power saving enhancements</w:t>
      </w:r>
      <w:r w:rsidR="006B480F">
        <w:rPr>
          <w:lang w:eastAsia="x-none"/>
        </w:rPr>
        <w:tab/>
        <w:t>Huawei, HiSilicon</w:t>
      </w:r>
    </w:p>
    <w:p w14:paraId="166943BA" w14:textId="261DE9F1" w:rsidR="006B480F" w:rsidRDefault="002328C4" w:rsidP="006B480F">
      <w:pPr>
        <w:rPr>
          <w:lang w:eastAsia="x-none"/>
        </w:rPr>
      </w:pPr>
      <w:hyperlink r:id="rId2371" w:history="1">
        <w:r w:rsidR="004371F4">
          <w:rPr>
            <w:rStyle w:val="Hyperlink"/>
            <w:lang w:eastAsia="x-none"/>
          </w:rPr>
          <w:t>R1-2201125</w:t>
        </w:r>
      </w:hyperlink>
      <w:r w:rsidR="006B480F">
        <w:rPr>
          <w:lang w:eastAsia="x-none"/>
        </w:rPr>
        <w:tab/>
        <w:t>Discussion on UE features for UE power saving enhancements</w:t>
      </w:r>
      <w:r w:rsidR="006B480F">
        <w:rPr>
          <w:lang w:eastAsia="x-none"/>
        </w:rPr>
        <w:tab/>
        <w:t>vivo</w:t>
      </w:r>
    </w:p>
    <w:p w14:paraId="5F57FCED" w14:textId="750C0597" w:rsidR="006B480F" w:rsidRDefault="002328C4" w:rsidP="006B480F">
      <w:pPr>
        <w:rPr>
          <w:lang w:eastAsia="x-none"/>
        </w:rPr>
      </w:pPr>
      <w:hyperlink r:id="rId2372" w:history="1">
        <w:r w:rsidR="004371F4">
          <w:rPr>
            <w:rStyle w:val="Hyperlink"/>
            <w:lang w:eastAsia="x-none"/>
          </w:rPr>
          <w:t>R1-2201134</w:t>
        </w:r>
      </w:hyperlink>
      <w:r w:rsidR="006B480F">
        <w:rPr>
          <w:lang w:eastAsia="x-none"/>
        </w:rPr>
        <w:tab/>
        <w:t>Discussion on UE feature for UE power saving enhancements</w:t>
      </w:r>
      <w:r w:rsidR="006B480F">
        <w:rPr>
          <w:lang w:eastAsia="x-none"/>
        </w:rPr>
        <w:tab/>
        <w:t>ZTE, Sanechips</w:t>
      </w:r>
    </w:p>
    <w:p w14:paraId="4D8EFF71" w14:textId="372D8D7B" w:rsidR="006B480F" w:rsidRDefault="002328C4" w:rsidP="006B480F">
      <w:pPr>
        <w:rPr>
          <w:lang w:eastAsia="x-none"/>
        </w:rPr>
      </w:pPr>
      <w:hyperlink r:id="rId2373" w:history="1">
        <w:r w:rsidR="004371F4">
          <w:rPr>
            <w:rStyle w:val="Hyperlink"/>
            <w:lang w:eastAsia="x-none"/>
          </w:rPr>
          <w:t>R1-2201288</w:t>
        </w:r>
      </w:hyperlink>
      <w:r w:rsidR="006B480F">
        <w:rPr>
          <w:lang w:eastAsia="x-none"/>
        </w:rPr>
        <w:tab/>
        <w:t>Rel-17 UE Power Saving features</w:t>
      </w:r>
      <w:r w:rsidR="006B480F">
        <w:rPr>
          <w:lang w:eastAsia="x-none"/>
        </w:rPr>
        <w:tab/>
        <w:t>OPPO</w:t>
      </w:r>
    </w:p>
    <w:p w14:paraId="01EA68BF" w14:textId="30F6F768" w:rsidR="006B480F" w:rsidRDefault="002328C4" w:rsidP="006B480F">
      <w:pPr>
        <w:rPr>
          <w:lang w:eastAsia="x-none"/>
        </w:rPr>
      </w:pPr>
      <w:hyperlink r:id="rId2374" w:history="1">
        <w:r w:rsidR="004371F4">
          <w:rPr>
            <w:rStyle w:val="Hyperlink"/>
            <w:lang w:eastAsia="x-none"/>
          </w:rPr>
          <w:t>R1-2201349</w:t>
        </w:r>
      </w:hyperlink>
      <w:r w:rsidR="006B480F">
        <w:rPr>
          <w:lang w:eastAsia="x-none"/>
        </w:rPr>
        <w:tab/>
        <w:t>Discussion on UE feature of UE Power saving enhancements for NR</w:t>
      </w:r>
      <w:r w:rsidR="006B480F">
        <w:rPr>
          <w:lang w:eastAsia="x-none"/>
        </w:rPr>
        <w:tab/>
        <w:t>CATT</w:t>
      </w:r>
    </w:p>
    <w:p w14:paraId="18C120EF" w14:textId="08B640FF" w:rsidR="006B480F" w:rsidRDefault="002328C4" w:rsidP="006B480F">
      <w:pPr>
        <w:rPr>
          <w:lang w:eastAsia="x-none"/>
        </w:rPr>
      </w:pPr>
      <w:hyperlink r:id="rId2375" w:history="1">
        <w:r w:rsidR="004371F4">
          <w:rPr>
            <w:rStyle w:val="Hyperlink"/>
            <w:lang w:eastAsia="x-none"/>
          </w:rPr>
          <w:t>R1-2201414</w:t>
        </w:r>
      </w:hyperlink>
      <w:r w:rsidR="006B480F">
        <w:rPr>
          <w:lang w:eastAsia="x-none"/>
        </w:rPr>
        <w:tab/>
        <w:t>On UE features for UE power saving enhancements</w:t>
      </w:r>
      <w:r w:rsidR="006B480F">
        <w:rPr>
          <w:lang w:eastAsia="x-none"/>
        </w:rPr>
        <w:tab/>
        <w:t>Nokia, Nokia Shanghai Bell</w:t>
      </w:r>
    </w:p>
    <w:p w14:paraId="4419377C" w14:textId="2418E8D6" w:rsidR="006B480F" w:rsidRDefault="002328C4" w:rsidP="006B480F">
      <w:pPr>
        <w:rPr>
          <w:lang w:eastAsia="x-none"/>
        </w:rPr>
      </w:pPr>
      <w:hyperlink r:id="rId2376" w:history="1">
        <w:r w:rsidR="004371F4">
          <w:rPr>
            <w:rStyle w:val="Hyperlink"/>
            <w:lang w:eastAsia="x-none"/>
          </w:rPr>
          <w:t>R1-2201507</w:t>
        </w:r>
      </w:hyperlink>
      <w:r w:rsidR="006B480F">
        <w:rPr>
          <w:lang w:eastAsia="x-none"/>
        </w:rPr>
        <w:tab/>
        <w:t>Discussion on Rel-17 UE features for UE power saving</w:t>
      </w:r>
      <w:r w:rsidR="006B480F">
        <w:rPr>
          <w:lang w:eastAsia="x-none"/>
        </w:rPr>
        <w:tab/>
        <w:t>NTT DOCOMO, INC.</w:t>
      </w:r>
    </w:p>
    <w:p w14:paraId="3DAE42A3" w14:textId="5DB04305" w:rsidR="006B480F" w:rsidRDefault="002328C4" w:rsidP="006B480F">
      <w:pPr>
        <w:rPr>
          <w:lang w:eastAsia="x-none"/>
        </w:rPr>
      </w:pPr>
      <w:hyperlink r:id="rId2377" w:history="1">
        <w:r w:rsidR="004371F4">
          <w:rPr>
            <w:rStyle w:val="Hyperlink"/>
            <w:lang w:eastAsia="x-none"/>
          </w:rPr>
          <w:t>R1-2201732</w:t>
        </w:r>
      </w:hyperlink>
      <w:r w:rsidR="006B480F">
        <w:rPr>
          <w:lang w:eastAsia="x-none"/>
        </w:rPr>
        <w:tab/>
        <w:t>Discussion on UE features related to UE Power Saving</w:t>
      </w:r>
      <w:r w:rsidR="006B480F">
        <w:rPr>
          <w:lang w:eastAsia="x-none"/>
        </w:rPr>
        <w:tab/>
        <w:t>Intel Corporation</w:t>
      </w:r>
    </w:p>
    <w:p w14:paraId="613F4972" w14:textId="670F28F5" w:rsidR="006B480F" w:rsidRDefault="002328C4" w:rsidP="006B480F">
      <w:pPr>
        <w:rPr>
          <w:lang w:eastAsia="x-none"/>
        </w:rPr>
      </w:pPr>
      <w:hyperlink r:id="rId2378" w:history="1">
        <w:r w:rsidR="004371F4">
          <w:rPr>
            <w:rStyle w:val="Hyperlink"/>
            <w:lang w:eastAsia="x-none"/>
          </w:rPr>
          <w:t>R1-2201797</w:t>
        </w:r>
      </w:hyperlink>
      <w:r w:rsidR="006B480F">
        <w:rPr>
          <w:lang w:eastAsia="x-none"/>
        </w:rPr>
        <w:tab/>
        <w:t>Views on UE features for Rel-17 UE power saving</w:t>
      </w:r>
      <w:r w:rsidR="006B480F">
        <w:rPr>
          <w:lang w:eastAsia="x-none"/>
        </w:rPr>
        <w:tab/>
        <w:t>Apple</w:t>
      </w:r>
    </w:p>
    <w:p w14:paraId="53F17946" w14:textId="41FAE237" w:rsidR="006B480F" w:rsidRDefault="002328C4" w:rsidP="006B480F">
      <w:pPr>
        <w:rPr>
          <w:lang w:eastAsia="x-none"/>
        </w:rPr>
      </w:pPr>
      <w:hyperlink r:id="rId2379" w:history="1">
        <w:r w:rsidR="004371F4">
          <w:rPr>
            <w:rStyle w:val="Hyperlink"/>
            <w:lang w:eastAsia="x-none"/>
          </w:rPr>
          <w:t>R1-2201885</w:t>
        </w:r>
      </w:hyperlink>
      <w:r w:rsidR="006B480F">
        <w:rPr>
          <w:lang w:eastAsia="x-none"/>
        </w:rPr>
        <w:tab/>
        <w:t>Discussion on UE features for UE power saving enhancements</w:t>
      </w:r>
      <w:r w:rsidR="006B480F">
        <w:rPr>
          <w:lang w:eastAsia="x-none"/>
        </w:rPr>
        <w:tab/>
        <w:t>CMCC</w:t>
      </w:r>
    </w:p>
    <w:p w14:paraId="71C64A9E" w14:textId="570B908A" w:rsidR="006B480F" w:rsidRDefault="002328C4" w:rsidP="006B480F">
      <w:pPr>
        <w:rPr>
          <w:lang w:eastAsia="x-none"/>
        </w:rPr>
      </w:pPr>
      <w:hyperlink r:id="rId2380" w:history="1">
        <w:r w:rsidR="004371F4">
          <w:rPr>
            <w:rStyle w:val="Hyperlink"/>
            <w:lang w:eastAsia="x-none"/>
          </w:rPr>
          <w:t>R1-2202044</w:t>
        </w:r>
      </w:hyperlink>
      <w:r w:rsidR="006B480F">
        <w:rPr>
          <w:lang w:eastAsia="x-none"/>
        </w:rPr>
        <w:tab/>
        <w:t>UE features for UE power saving enhancements</w:t>
      </w:r>
      <w:r w:rsidR="006B480F">
        <w:rPr>
          <w:lang w:eastAsia="x-none"/>
        </w:rPr>
        <w:tab/>
        <w:t>Samsung</w:t>
      </w:r>
    </w:p>
    <w:p w14:paraId="5F298795" w14:textId="771030BC" w:rsidR="006B480F" w:rsidRDefault="002328C4" w:rsidP="006B480F">
      <w:pPr>
        <w:rPr>
          <w:lang w:eastAsia="x-none"/>
        </w:rPr>
      </w:pPr>
      <w:hyperlink r:id="rId2381" w:history="1">
        <w:r w:rsidR="004371F4">
          <w:rPr>
            <w:rStyle w:val="Hyperlink"/>
            <w:lang w:eastAsia="x-none"/>
          </w:rPr>
          <w:t>R1-2202053</w:t>
        </w:r>
      </w:hyperlink>
      <w:r w:rsidR="006B480F">
        <w:rPr>
          <w:lang w:eastAsia="x-none"/>
        </w:rPr>
        <w:tab/>
        <w:t>On UE features for UE power saving enhancements</w:t>
      </w:r>
      <w:r w:rsidR="006B480F">
        <w:rPr>
          <w:lang w:eastAsia="x-none"/>
        </w:rPr>
        <w:tab/>
        <w:t>MediaTek Inc.</w:t>
      </w:r>
    </w:p>
    <w:p w14:paraId="57434674" w14:textId="134AD88B" w:rsidR="006B480F" w:rsidRDefault="002328C4" w:rsidP="006B480F">
      <w:pPr>
        <w:rPr>
          <w:lang w:eastAsia="x-none"/>
        </w:rPr>
      </w:pPr>
      <w:hyperlink r:id="rId2382" w:history="1">
        <w:r w:rsidR="004371F4">
          <w:rPr>
            <w:rStyle w:val="Hyperlink"/>
            <w:lang w:eastAsia="x-none"/>
          </w:rPr>
          <w:t>R1-2202171</w:t>
        </w:r>
      </w:hyperlink>
      <w:r w:rsidR="006B480F">
        <w:rPr>
          <w:lang w:eastAsia="x-none"/>
        </w:rPr>
        <w:tab/>
        <w:t>UE features for UE power saving enhancements</w:t>
      </w:r>
      <w:r w:rsidR="006B480F">
        <w:rPr>
          <w:lang w:eastAsia="x-none"/>
        </w:rPr>
        <w:tab/>
        <w:t>Qualcomm Incorporated</w:t>
      </w:r>
    </w:p>
    <w:p w14:paraId="4AF2BC7D" w14:textId="0295FB07" w:rsidR="006B480F" w:rsidRDefault="002328C4" w:rsidP="006B480F">
      <w:pPr>
        <w:rPr>
          <w:lang w:eastAsia="x-none"/>
        </w:rPr>
      </w:pPr>
      <w:hyperlink r:id="rId2383" w:history="1">
        <w:r w:rsidR="004371F4">
          <w:rPr>
            <w:rStyle w:val="Hyperlink"/>
            <w:lang w:eastAsia="x-none"/>
          </w:rPr>
          <w:t>R1-2202224</w:t>
        </w:r>
      </w:hyperlink>
      <w:r w:rsidR="006B480F">
        <w:rPr>
          <w:lang w:eastAsia="x-none"/>
        </w:rPr>
        <w:tab/>
        <w:t>UE features for UEPS</w:t>
      </w:r>
      <w:r w:rsidR="006B480F">
        <w:rPr>
          <w:lang w:eastAsia="x-none"/>
        </w:rPr>
        <w:tab/>
        <w:t>Ericsson</w:t>
      </w:r>
    </w:p>
    <w:p w14:paraId="356DE3C7" w14:textId="53C819D7" w:rsidR="00A92837" w:rsidRDefault="00A92837" w:rsidP="006B480F">
      <w:pPr>
        <w:rPr>
          <w:lang w:eastAsia="x-none"/>
        </w:rPr>
      </w:pPr>
    </w:p>
    <w:p w14:paraId="74CF48B8" w14:textId="77777777" w:rsidR="00A92837" w:rsidRPr="00A92837" w:rsidRDefault="00A92837" w:rsidP="00A92837">
      <w:pPr>
        <w:rPr>
          <w:lang w:val="en-US"/>
        </w:rPr>
      </w:pPr>
      <w:r w:rsidRPr="00A92837">
        <w:rPr>
          <w:lang w:eastAsia="x-none"/>
        </w:rPr>
        <w:t xml:space="preserve">[108-e-R17-UE-features-PowSav-01] </w:t>
      </w:r>
      <w:r w:rsidRPr="00A92837">
        <w:rPr>
          <w:lang w:val="en-US"/>
        </w:rPr>
        <w:t>– Shinya (NTT DOCOMO)</w:t>
      </w:r>
    </w:p>
    <w:p w14:paraId="4F25C28A" w14:textId="77777777" w:rsidR="00A92837" w:rsidRPr="00A92837" w:rsidRDefault="00A92837" w:rsidP="00A92837">
      <w:pPr>
        <w:rPr>
          <w:lang w:val="en-US" w:eastAsia="x-none"/>
        </w:rPr>
      </w:pPr>
      <w:r w:rsidRPr="00A92837">
        <w:rPr>
          <w:lang w:eastAsia="x-none"/>
        </w:rPr>
        <w:t>Email discussion on UE features for UE power savings enhancements</w:t>
      </w:r>
    </w:p>
    <w:p w14:paraId="76A5002C" w14:textId="77777777" w:rsidR="00A92837" w:rsidRPr="00A92837" w:rsidRDefault="00A92837" w:rsidP="00A92837">
      <w:pPr>
        <w:numPr>
          <w:ilvl w:val="0"/>
          <w:numId w:val="62"/>
        </w:numPr>
        <w:rPr>
          <w:lang w:eastAsia="x-none"/>
        </w:rPr>
      </w:pPr>
      <w:r w:rsidRPr="00A92837">
        <w:rPr>
          <w:rFonts w:hint="eastAsia"/>
          <w:lang w:eastAsia="x-none"/>
        </w:rPr>
        <w:t>1</w:t>
      </w:r>
      <w:r w:rsidRPr="00A92837">
        <w:rPr>
          <w:rFonts w:hint="eastAsia"/>
          <w:vertAlign w:val="superscript"/>
          <w:lang w:eastAsia="x-none"/>
        </w:rPr>
        <w:t>st</w:t>
      </w:r>
      <w:r w:rsidRPr="00A92837">
        <w:rPr>
          <w:rFonts w:hint="eastAsia"/>
          <w:lang w:eastAsia="x-none"/>
        </w:rPr>
        <w:t xml:space="preserve"> check point: </w:t>
      </w:r>
      <w:r w:rsidRPr="00A92837">
        <w:t>February</w:t>
      </w:r>
      <w:r w:rsidRPr="00A92837">
        <w:rPr>
          <w:rFonts w:hint="eastAsia"/>
        </w:rPr>
        <w:t xml:space="preserve"> </w:t>
      </w:r>
      <w:r w:rsidRPr="00A92837">
        <w:t>25</w:t>
      </w:r>
    </w:p>
    <w:p w14:paraId="3304823C" w14:textId="77777777" w:rsidR="00A92837" w:rsidRPr="00A92837" w:rsidRDefault="00A92837" w:rsidP="00A92837">
      <w:pPr>
        <w:numPr>
          <w:ilvl w:val="0"/>
          <w:numId w:val="62"/>
        </w:numPr>
        <w:rPr>
          <w:lang w:eastAsia="x-none"/>
        </w:rPr>
      </w:pPr>
      <w:r w:rsidRPr="00A92837">
        <w:rPr>
          <w:lang w:eastAsia="x-none"/>
        </w:rPr>
        <w:t>Final</w:t>
      </w:r>
      <w:r w:rsidRPr="00A92837">
        <w:rPr>
          <w:rFonts w:hint="eastAsia"/>
          <w:lang w:eastAsia="x-none"/>
        </w:rPr>
        <w:t xml:space="preserve"> check point: </w:t>
      </w:r>
      <w:r w:rsidRPr="00A92837">
        <w:t>March 3</w:t>
      </w:r>
    </w:p>
    <w:p w14:paraId="43DC4726" w14:textId="1C08D1D0" w:rsidR="00A92837" w:rsidRPr="00A92837" w:rsidRDefault="002328C4" w:rsidP="00A92837">
      <w:pPr>
        <w:rPr>
          <w:b/>
          <w:bCs/>
          <w:lang w:eastAsia="x-none"/>
        </w:rPr>
      </w:pPr>
      <w:hyperlink r:id="rId2384" w:history="1">
        <w:r w:rsidR="004371F4">
          <w:rPr>
            <w:rStyle w:val="Hyperlink"/>
            <w:b/>
            <w:bCs/>
            <w:lang w:eastAsia="x-none"/>
          </w:rPr>
          <w:t>R1-2201516</w:t>
        </w:r>
      </w:hyperlink>
      <w:r w:rsidR="00A92837" w:rsidRPr="00A92837">
        <w:rPr>
          <w:b/>
          <w:bCs/>
          <w:lang w:eastAsia="x-none"/>
        </w:rPr>
        <w:tab/>
        <w:t>Summary on UE features for UE power saving enhancements</w:t>
      </w:r>
      <w:r w:rsidR="00A92837" w:rsidRPr="00A92837">
        <w:rPr>
          <w:b/>
          <w:bCs/>
          <w:lang w:eastAsia="x-none"/>
        </w:rPr>
        <w:tab/>
        <w:t>Moderator (NTT DOCOMO, INC.)</w:t>
      </w:r>
    </w:p>
    <w:p w14:paraId="6D89AEB1" w14:textId="77777777" w:rsidR="008C3048" w:rsidRPr="008C3048" w:rsidRDefault="008C3048" w:rsidP="008C3048">
      <w:pPr>
        <w:jc w:val="both"/>
        <w:rPr>
          <w:rFonts w:ascii="Times New Roman" w:eastAsia="MS Gothic" w:hAnsi="Times New Roman"/>
          <w:szCs w:val="16"/>
          <w:lang w:val="en-US" w:eastAsia="ja-JP"/>
        </w:rPr>
      </w:pPr>
      <w:r w:rsidRPr="008C3048">
        <w:rPr>
          <w:rFonts w:ascii="Times New Roman" w:eastAsia="MS Gothic" w:hAnsi="Times New Roman"/>
          <w:szCs w:val="16"/>
          <w:highlight w:val="green"/>
          <w:lang w:val="en-US" w:eastAsia="ja-JP"/>
        </w:rPr>
        <w:t>Agreement</w:t>
      </w:r>
    </w:p>
    <w:p w14:paraId="55FFB4A2" w14:textId="77777777" w:rsidR="008C3048" w:rsidRPr="008C3048" w:rsidRDefault="008C3048" w:rsidP="00F44FD9">
      <w:pPr>
        <w:pStyle w:val="ListParagraph"/>
        <w:numPr>
          <w:ilvl w:val="0"/>
          <w:numId w:val="229"/>
        </w:numPr>
        <w:rPr>
          <w:lang w:val="en-US"/>
        </w:rPr>
      </w:pPr>
      <w:r w:rsidRPr="008C3048">
        <w:rPr>
          <w:lang w:val="en-US"/>
        </w:rPr>
        <w:t>FG 29-2 is updated as follows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1"/>
        <w:gridCol w:w="390"/>
        <w:gridCol w:w="844"/>
        <w:gridCol w:w="2685"/>
        <w:gridCol w:w="443"/>
        <w:gridCol w:w="303"/>
        <w:gridCol w:w="222"/>
        <w:gridCol w:w="1004"/>
        <w:gridCol w:w="417"/>
        <w:gridCol w:w="417"/>
        <w:gridCol w:w="417"/>
        <w:gridCol w:w="417"/>
        <w:gridCol w:w="750"/>
        <w:gridCol w:w="717"/>
      </w:tblGrid>
      <w:tr w:rsidR="008C3048" w:rsidRPr="00B11F8F" w14:paraId="41C97B5F" w14:textId="77777777" w:rsidTr="00D3574D">
        <w:trPr>
          <w:trHeight w:val="20"/>
        </w:trPr>
        <w:tc>
          <w:tcPr>
            <w:tcW w:w="498" w:type="pct"/>
            <w:tcBorders>
              <w:top w:val="single" w:sz="4" w:space="0" w:color="auto"/>
              <w:left w:val="single" w:sz="4" w:space="0" w:color="auto"/>
              <w:bottom w:val="single" w:sz="4" w:space="0" w:color="auto"/>
              <w:right w:val="single" w:sz="4" w:space="0" w:color="auto"/>
            </w:tcBorders>
          </w:tcPr>
          <w:p w14:paraId="4DC1A044" w14:textId="77777777" w:rsidR="008C3048" w:rsidRPr="00B11F8F" w:rsidRDefault="008C3048" w:rsidP="00D3574D">
            <w:pPr>
              <w:keepNext/>
              <w:keepLines/>
              <w:rPr>
                <w:rFonts w:ascii="Arial" w:eastAsia="MS Mincho" w:hAnsi="Arial" w:cs="Arial"/>
                <w:sz w:val="12"/>
                <w:szCs w:val="12"/>
                <w:lang w:eastAsia="ja-JP"/>
              </w:rPr>
            </w:pPr>
            <w:r w:rsidRPr="00B11F8F">
              <w:rPr>
                <w:rFonts w:ascii="Arial" w:eastAsia="MS Mincho" w:hAnsi="Arial" w:cs="Arial"/>
                <w:sz w:val="12"/>
                <w:szCs w:val="12"/>
                <w:lang w:eastAsia="ja-JP"/>
              </w:rPr>
              <w:t>29.</w:t>
            </w:r>
            <w:r w:rsidRPr="00B11F8F">
              <w:rPr>
                <w:rFonts w:ascii="Arial" w:eastAsia="MS Mincho" w:hAnsi="Arial"/>
                <w:sz w:val="12"/>
                <w:szCs w:val="12"/>
              </w:rPr>
              <w:t xml:space="preserve"> </w:t>
            </w:r>
            <w:r w:rsidRPr="00B11F8F">
              <w:rPr>
                <w:rFonts w:ascii="Arial" w:eastAsia="MS Mincho" w:hAnsi="Arial" w:cs="Arial"/>
                <w:sz w:val="12"/>
                <w:szCs w:val="12"/>
                <w:lang w:eastAsia="ja-JP"/>
              </w:rPr>
              <w:t>NR_UE_pow_sav_enh</w:t>
            </w:r>
          </w:p>
        </w:tc>
        <w:tc>
          <w:tcPr>
            <w:tcW w:w="149" w:type="pct"/>
            <w:tcBorders>
              <w:top w:val="single" w:sz="4" w:space="0" w:color="auto"/>
              <w:left w:val="single" w:sz="4" w:space="0" w:color="auto"/>
              <w:bottom w:val="single" w:sz="4" w:space="0" w:color="auto"/>
              <w:right w:val="single" w:sz="4" w:space="0" w:color="auto"/>
            </w:tcBorders>
          </w:tcPr>
          <w:p w14:paraId="182E1C62" w14:textId="77777777" w:rsidR="008C3048" w:rsidRPr="00B11F8F" w:rsidRDefault="008C3048" w:rsidP="00D3574D">
            <w:pPr>
              <w:keepNext/>
              <w:keepLines/>
              <w:rPr>
                <w:rFonts w:ascii="Arial" w:eastAsia="MS Mincho" w:hAnsi="Arial" w:cs="Arial"/>
                <w:sz w:val="12"/>
                <w:szCs w:val="12"/>
                <w:lang w:eastAsia="ja-JP"/>
              </w:rPr>
            </w:pPr>
            <w:r w:rsidRPr="00B11F8F">
              <w:rPr>
                <w:rFonts w:ascii="Arial" w:eastAsia="MS Mincho" w:hAnsi="Arial" w:cs="Arial"/>
                <w:sz w:val="12"/>
                <w:szCs w:val="12"/>
                <w:lang w:eastAsia="ja-JP"/>
              </w:rPr>
              <w:t>29-2</w:t>
            </w:r>
          </w:p>
        </w:tc>
        <w:tc>
          <w:tcPr>
            <w:tcW w:w="336" w:type="pct"/>
            <w:tcBorders>
              <w:top w:val="single" w:sz="4" w:space="0" w:color="auto"/>
              <w:left w:val="single" w:sz="4" w:space="0" w:color="auto"/>
              <w:bottom w:val="single" w:sz="4" w:space="0" w:color="auto"/>
              <w:right w:val="single" w:sz="4" w:space="0" w:color="auto"/>
            </w:tcBorders>
          </w:tcPr>
          <w:p w14:paraId="3C03A09C" w14:textId="77777777" w:rsidR="008C3048" w:rsidRPr="00B11F8F" w:rsidRDefault="008C3048" w:rsidP="00D3574D">
            <w:pPr>
              <w:keepNext/>
              <w:keepLines/>
              <w:rPr>
                <w:rFonts w:ascii="Arial" w:eastAsia="SimSun" w:hAnsi="Arial" w:cs="Arial"/>
                <w:sz w:val="12"/>
                <w:szCs w:val="12"/>
                <w:lang w:eastAsia="zh-CN"/>
              </w:rPr>
            </w:pPr>
            <w:r w:rsidRPr="00B11F8F">
              <w:rPr>
                <w:rFonts w:ascii="Arial" w:eastAsia="SimSun" w:hAnsi="Arial" w:cs="Arial"/>
                <w:sz w:val="12"/>
                <w:szCs w:val="12"/>
                <w:lang w:eastAsia="zh-CN"/>
              </w:rPr>
              <w:t>TRS resources for idle/inactive UEs</w:t>
            </w:r>
          </w:p>
        </w:tc>
        <w:tc>
          <w:tcPr>
            <w:tcW w:w="1343" w:type="pct"/>
            <w:tcBorders>
              <w:top w:val="single" w:sz="4" w:space="0" w:color="auto"/>
              <w:left w:val="single" w:sz="4" w:space="0" w:color="auto"/>
              <w:bottom w:val="single" w:sz="4" w:space="0" w:color="auto"/>
              <w:right w:val="single" w:sz="4" w:space="0" w:color="auto"/>
            </w:tcBorders>
            <w:shd w:val="clear" w:color="auto" w:fill="auto"/>
          </w:tcPr>
          <w:p w14:paraId="723565AC" w14:textId="77777777" w:rsidR="008C3048" w:rsidRPr="00B11F8F" w:rsidRDefault="008C3048" w:rsidP="00D3574D">
            <w:pPr>
              <w:autoSpaceDE w:val="0"/>
              <w:autoSpaceDN w:val="0"/>
              <w:adjustRightInd w:val="0"/>
              <w:snapToGrid w:val="0"/>
              <w:ind w:left="360" w:hanging="360"/>
              <w:contextualSpacing/>
              <w:jc w:val="both"/>
              <w:rPr>
                <w:rFonts w:ascii="Arial" w:eastAsia="MS Gothic" w:hAnsi="Arial" w:cs="Arial"/>
                <w:sz w:val="12"/>
                <w:szCs w:val="12"/>
                <w:lang w:eastAsia="ja-JP"/>
              </w:rPr>
            </w:pPr>
            <w:r w:rsidRPr="00B11F8F">
              <w:rPr>
                <w:rFonts w:ascii="Arial" w:eastAsia="MS Gothic" w:hAnsi="Arial" w:cs="Arial"/>
                <w:sz w:val="12"/>
                <w:szCs w:val="12"/>
                <w:lang w:eastAsia="ja-JP"/>
              </w:rPr>
              <w:t>TRS occas</w:t>
            </w:r>
            <w:r w:rsidRPr="00B11F8F">
              <w:rPr>
                <w:rFonts w:ascii="Arial" w:eastAsia="MS Gothic" w:hAnsi="Arial" w:cs="Arial"/>
                <w:strike/>
                <w:color w:val="FF0000"/>
                <w:sz w:val="12"/>
                <w:szCs w:val="12"/>
                <w:lang w:eastAsia="ja-JP"/>
              </w:rPr>
              <w:t>s</w:t>
            </w:r>
            <w:r w:rsidRPr="00B11F8F">
              <w:rPr>
                <w:rFonts w:ascii="Arial" w:eastAsia="MS Gothic" w:hAnsi="Arial" w:cs="Arial"/>
                <w:sz w:val="12"/>
                <w:szCs w:val="12"/>
                <w:lang w:eastAsia="ja-JP"/>
              </w:rPr>
              <w:t xml:space="preserve">ions for idle/inactive UEs </w:t>
            </w:r>
          </w:p>
          <w:p w14:paraId="058A71FF" w14:textId="77777777" w:rsidR="008C3048" w:rsidRPr="00B11F8F" w:rsidRDefault="008C3048" w:rsidP="00D3574D">
            <w:pPr>
              <w:autoSpaceDE w:val="0"/>
              <w:autoSpaceDN w:val="0"/>
              <w:adjustRightInd w:val="0"/>
              <w:snapToGrid w:val="0"/>
              <w:ind w:left="360" w:hanging="360"/>
              <w:contextualSpacing/>
              <w:jc w:val="both"/>
              <w:rPr>
                <w:rFonts w:ascii="Arial" w:eastAsia="MS Gothic" w:hAnsi="Arial" w:cs="Arial"/>
                <w:sz w:val="12"/>
                <w:szCs w:val="12"/>
                <w:lang w:eastAsia="ja-JP"/>
              </w:rPr>
            </w:pPr>
            <w:r w:rsidRPr="00B11F8F">
              <w:rPr>
                <w:rFonts w:ascii="Arial" w:eastAsia="MS Gothic" w:hAnsi="Arial" w:cs="Arial"/>
                <w:sz w:val="12"/>
                <w:szCs w:val="12"/>
                <w:lang w:eastAsia="ja-JP"/>
              </w:rPr>
              <w:t>1. Support reading TRS configuration from SIB</w:t>
            </w:r>
          </w:p>
          <w:p w14:paraId="2B43F684" w14:textId="77777777" w:rsidR="008C3048" w:rsidRPr="00B11F8F" w:rsidRDefault="008C3048" w:rsidP="00D3574D">
            <w:pPr>
              <w:autoSpaceDE w:val="0"/>
              <w:autoSpaceDN w:val="0"/>
              <w:adjustRightInd w:val="0"/>
              <w:snapToGrid w:val="0"/>
              <w:ind w:left="360" w:hanging="360"/>
              <w:contextualSpacing/>
              <w:jc w:val="both"/>
              <w:rPr>
                <w:rFonts w:ascii="Arial" w:eastAsia="MS Gothic" w:hAnsi="Arial" w:cs="Arial"/>
                <w:sz w:val="12"/>
                <w:szCs w:val="12"/>
                <w:lang w:eastAsia="ja-JP"/>
              </w:rPr>
            </w:pPr>
            <w:r w:rsidRPr="00B11F8F">
              <w:rPr>
                <w:rFonts w:ascii="Arial" w:eastAsia="MS Gothic" w:hAnsi="Arial" w:cs="Arial"/>
                <w:sz w:val="12"/>
                <w:szCs w:val="12"/>
                <w:highlight w:val="yellow"/>
                <w:lang w:eastAsia="ja-JP"/>
              </w:rPr>
              <w:t>2. Support rece</w:t>
            </w:r>
            <w:r w:rsidRPr="00B11F8F">
              <w:rPr>
                <w:rFonts w:ascii="Arial" w:eastAsia="MS Gothic" w:hAnsi="Arial" w:cs="Arial" w:hint="eastAsia"/>
                <w:color w:val="FF0000"/>
                <w:sz w:val="12"/>
                <w:szCs w:val="12"/>
                <w:highlight w:val="yellow"/>
                <w:lang w:eastAsia="ja-JP"/>
              </w:rPr>
              <w:t>i</w:t>
            </w:r>
            <w:r w:rsidRPr="00B11F8F">
              <w:rPr>
                <w:rFonts w:ascii="Arial" w:eastAsia="MS Gothic" w:hAnsi="Arial" w:cs="Arial"/>
                <w:sz w:val="12"/>
                <w:szCs w:val="12"/>
                <w:highlight w:val="yellow"/>
                <w:lang w:eastAsia="ja-JP"/>
              </w:rPr>
              <w:t>ving L1 indication for TRS availability</w:t>
            </w:r>
          </w:p>
        </w:tc>
        <w:tc>
          <w:tcPr>
            <w:tcW w:w="263" w:type="pct"/>
            <w:tcBorders>
              <w:top w:val="single" w:sz="4" w:space="0" w:color="auto"/>
              <w:left w:val="single" w:sz="4" w:space="0" w:color="auto"/>
              <w:bottom w:val="single" w:sz="4" w:space="0" w:color="auto"/>
              <w:right w:val="single" w:sz="4" w:space="0" w:color="auto"/>
            </w:tcBorders>
          </w:tcPr>
          <w:p w14:paraId="6954E63D" w14:textId="77777777" w:rsidR="008C3048" w:rsidRPr="00B11F8F" w:rsidRDefault="008C3048" w:rsidP="00D3574D">
            <w:pPr>
              <w:keepNext/>
              <w:keepLines/>
              <w:rPr>
                <w:rFonts w:ascii="Arial" w:eastAsia="MS Mincho" w:hAnsi="Arial" w:cs="Arial"/>
                <w:strike/>
                <w:sz w:val="12"/>
                <w:szCs w:val="12"/>
                <w:lang w:eastAsia="ja-JP"/>
              </w:rPr>
            </w:pPr>
            <w:r w:rsidRPr="00B11F8F">
              <w:rPr>
                <w:rFonts w:ascii="Arial" w:eastAsia="MS Mincho" w:hAnsi="Arial" w:cs="Arial"/>
                <w:strike/>
                <w:color w:val="FF0000"/>
                <w:sz w:val="12"/>
                <w:szCs w:val="12"/>
                <w:highlight w:val="yellow"/>
                <w:lang w:eastAsia="ja-JP"/>
              </w:rPr>
              <w:t>FFS</w:t>
            </w:r>
          </w:p>
        </w:tc>
        <w:tc>
          <w:tcPr>
            <w:tcW w:w="178" w:type="pct"/>
            <w:tcBorders>
              <w:top w:val="single" w:sz="4" w:space="0" w:color="auto"/>
              <w:left w:val="single" w:sz="4" w:space="0" w:color="auto"/>
              <w:bottom w:val="single" w:sz="4" w:space="0" w:color="auto"/>
              <w:right w:val="single" w:sz="4" w:space="0" w:color="auto"/>
            </w:tcBorders>
            <w:shd w:val="clear" w:color="auto" w:fill="auto"/>
          </w:tcPr>
          <w:p w14:paraId="7911AC84" w14:textId="77777777" w:rsidR="008C3048" w:rsidRPr="00B11F8F" w:rsidRDefault="008C3048" w:rsidP="00D3574D">
            <w:pPr>
              <w:keepNext/>
              <w:keepLines/>
              <w:rPr>
                <w:rFonts w:ascii="Arial" w:eastAsia="SimSun" w:hAnsi="Arial" w:cs="Arial"/>
                <w:sz w:val="12"/>
                <w:szCs w:val="12"/>
                <w:lang w:eastAsia="zh-CN"/>
              </w:rPr>
            </w:pPr>
            <w:r w:rsidRPr="00B11F8F">
              <w:rPr>
                <w:rFonts w:ascii="Arial" w:eastAsia="SimSun" w:hAnsi="Arial" w:cs="Arial"/>
                <w:sz w:val="12"/>
                <w:szCs w:val="12"/>
                <w:lang w:eastAsia="zh-CN"/>
              </w:rPr>
              <w:t>N</w:t>
            </w:r>
          </w:p>
        </w:tc>
        <w:tc>
          <w:tcPr>
            <w:tcW w:w="174" w:type="pct"/>
            <w:tcBorders>
              <w:top w:val="single" w:sz="4" w:space="0" w:color="auto"/>
              <w:left w:val="single" w:sz="4" w:space="0" w:color="auto"/>
              <w:bottom w:val="single" w:sz="4" w:space="0" w:color="auto"/>
              <w:right w:val="single" w:sz="4" w:space="0" w:color="auto"/>
            </w:tcBorders>
          </w:tcPr>
          <w:p w14:paraId="3614358C" w14:textId="77777777" w:rsidR="008C3048" w:rsidRPr="00B11F8F" w:rsidRDefault="008C3048" w:rsidP="00D3574D">
            <w:pPr>
              <w:keepNext/>
              <w:keepLines/>
              <w:rPr>
                <w:rFonts w:ascii="Arial" w:eastAsia="MS Mincho" w:hAnsi="Arial" w:cs="Arial"/>
                <w:sz w:val="12"/>
                <w:szCs w:val="12"/>
                <w:lang w:eastAsia="ja-JP"/>
              </w:rPr>
            </w:pPr>
          </w:p>
        </w:tc>
        <w:tc>
          <w:tcPr>
            <w:tcW w:w="341" w:type="pct"/>
            <w:tcBorders>
              <w:top w:val="single" w:sz="4" w:space="0" w:color="auto"/>
              <w:left w:val="single" w:sz="4" w:space="0" w:color="auto"/>
              <w:bottom w:val="single" w:sz="4" w:space="0" w:color="auto"/>
              <w:right w:val="single" w:sz="4" w:space="0" w:color="auto"/>
            </w:tcBorders>
            <w:shd w:val="clear" w:color="auto" w:fill="auto"/>
          </w:tcPr>
          <w:p w14:paraId="4056FD6C" w14:textId="77777777" w:rsidR="008C3048" w:rsidRPr="00B11F8F" w:rsidRDefault="008C3048" w:rsidP="00D3574D">
            <w:pPr>
              <w:keepNext/>
              <w:keepLines/>
              <w:rPr>
                <w:rFonts w:ascii="Arial" w:eastAsia="SimSun" w:hAnsi="Arial" w:cs="Arial"/>
                <w:strike/>
                <w:color w:val="FF0000"/>
                <w:sz w:val="12"/>
                <w:szCs w:val="12"/>
                <w:lang w:val="en-US" w:eastAsia="zh-CN"/>
              </w:rPr>
            </w:pPr>
            <w:r w:rsidRPr="00B11F8F">
              <w:rPr>
                <w:rFonts w:ascii="Arial" w:eastAsia="SimSun" w:hAnsi="Arial" w:cs="Arial"/>
                <w:strike/>
                <w:color w:val="FF0000"/>
                <w:sz w:val="12"/>
                <w:szCs w:val="12"/>
                <w:lang w:val="en-US" w:eastAsia="zh-CN"/>
              </w:rPr>
              <w:t>Lose of power saving gain on AGC, time/frequency tracking in idle/inactive mode</w:t>
            </w:r>
          </w:p>
          <w:p w14:paraId="6444EF99" w14:textId="77777777" w:rsidR="008C3048" w:rsidRPr="00B11F8F" w:rsidRDefault="008C3048" w:rsidP="00D3574D">
            <w:pPr>
              <w:keepNext/>
              <w:keepLines/>
              <w:rPr>
                <w:rFonts w:ascii="Arial" w:eastAsia="SimSun" w:hAnsi="Arial" w:cs="Arial"/>
                <w:sz w:val="12"/>
                <w:szCs w:val="12"/>
                <w:lang w:eastAsia="zh-CN"/>
              </w:rPr>
            </w:pPr>
            <w:r w:rsidRPr="00B11F8F">
              <w:rPr>
                <w:rFonts w:ascii="Arial" w:eastAsia="SimSun" w:hAnsi="Arial" w:cs="Arial"/>
                <w:color w:val="FF0000"/>
                <w:sz w:val="12"/>
                <w:szCs w:val="12"/>
                <w:lang w:eastAsia="zh-CN"/>
              </w:rPr>
              <w:t>UE cannot receive TRS resources for idle/inactive mode</w:t>
            </w:r>
          </w:p>
        </w:tc>
        <w:tc>
          <w:tcPr>
            <w:tcW w:w="267" w:type="pct"/>
            <w:tcBorders>
              <w:top w:val="single" w:sz="4" w:space="0" w:color="auto"/>
              <w:left w:val="single" w:sz="4" w:space="0" w:color="auto"/>
              <w:bottom w:val="single" w:sz="4" w:space="0" w:color="auto"/>
              <w:right w:val="single" w:sz="4" w:space="0" w:color="auto"/>
            </w:tcBorders>
            <w:shd w:val="clear" w:color="auto" w:fill="auto"/>
          </w:tcPr>
          <w:p w14:paraId="43A8B8D8" w14:textId="77777777" w:rsidR="008C3048" w:rsidRPr="00B11F8F" w:rsidRDefault="008C3048" w:rsidP="00D3574D">
            <w:pPr>
              <w:keepNext/>
              <w:keepLines/>
              <w:rPr>
                <w:rFonts w:ascii="Arial" w:eastAsia="MS Mincho" w:hAnsi="Arial" w:cs="Arial"/>
                <w:sz w:val="12"/>
                <w:szCs w:val="12"/>
                <w:lang w:eastAsia="ja-JP"/>
              </w:rPr>
            </w:pPr>
            <w:r w:rsidRPr="00B11F8F">
              <w:rPr>
                <w:rFonts w:ascii="Arial" w:eastAsia="MS Mincho" w:hAnsi="Arial" w:cs="Arial"/>
                <w:strike/>
                <w:color w:val="FF0000"/>
                <w:sz w:val="12"/>
                <w:szCs w:val="12"/>
                <w:lang w:eastAsia="ja-JP"/>
              </w:rPr>
              <w:t>Per UE</w:t>
            </w:r>
            <w:r w:rsidRPr="00B11F8F">
              <w:rPr>
                <w:rFonts w:ascii="Arial" w:eastAsia="MS Mincho" w:hAnsi="Arial" w:cs="Arial"/>
                <w:color w:val="FF0000"/>
                <w:sz w:val="12"/>
                <w:szCs w:val="12"/>
                <w:lang w:eastAsia="ja-JP"/>
              </w:rPr>
              <w:t xml:space="preserve"> N/A</w:t>
            </w:r>
          </w:p>
        </w:tc>
        <w:tc>
          <w:tcPr>
            <w:tcW w:w="205" w:type="pct"/>
            <w:tcBorders>
              <w:top w:val="single" w:sz="4" w:space="0" w:color="auto"/>
              <w:left w:val="single" w:sz="4" w:space="0" w:color="auto"/>
              <w:bottom w:val="single" w:sz="4" w:space="0" w:color="auto"/>
              <w:right w:val="single" w:sz="4" w:space="0" w:color="auto"/>
            </w:tcBorders>
            <w:shd w:val="clear" w:color="auto" w:fill="auto"/>
          </w:tcPr>
          <w:p w14:paraId="3AC7FE67" w14:textId="77777777" w:rsidR="008C3048" w:rsidRPr="00B11F8F" w:rsidRDefault="008C3048" w:rsidP="00D3574D">
            <w:pPr>
              <w:keepNext/>
              <w:keepLines/>
              <w:rPr>
                <w:rFonts w:ascii="Arial" w:eastAsia="MS Mincho" w:hAnsi="Arial" w:cs="Arial"/>
                <w:sz w:val="12"/>
                <w:szCs w:val="12"/>
              </w:rPr>
            </w:pPr>
            <w:r w:rsidRPr="00B11F8F">
              <w:rPr>
                <w:rFonts w:ascii="Arial" w:eastAsia="MS Mincho" w:hAnsi="Arial" w:cs="Arial"/>
                <w:sz w:val="12"/>
                <w:szCs w:val="12"/>
                <w:lang w:eastAsia="ja-JP"/>
              </w:rPr>
              <w:t>N</w:t>
            </w:r>
            <w:r w:rsidRPr="00B11F8F">
              <w:rPr>
                <w:rFonts w:ascii="Arial" w:eastAsia="MS Mincho" w:hAnsi="Arial" w:cs="Arial"/>
                <w:color w:val="FF0000"/>
                <w:sz w:val="12"/>
                <w:szCs w:val="12"/>
                <w:lang w:eastAsia="ja-JP"/>
              </w:rPr>
              <w:t>/A</w:t>
            </w:r>
          </w:p>
        </w:tc>
        <w:tc>
          <w:tcPr>
            <w:tcW w:w="206" w:type="pct"/>
            <w:tcBorders>
              <w:top w:val="single" w:sz="4" w:space="0" w:color="auto"/>
              <w:left w:val="single" w:sz="4" w:space="0" w:color="auto"/>
              <w:bottom w:val="single" w:sz="4" w:space="0" w:color="auto"/>
              <w:right w:val="single" w:sz="4" w:space="0" w:color="auto"/>
            </w:tcBorders>
            <w:shd w:val="clear" w:color="auto" w:fill="auto"/>
          </w:tcPr>
          <w:p w14:paraId="25777748" w14:textId="77777777" w:rsidR="008C3048" w:rsidRPr="00B11F8F" w:rsidRDefault="008C3048" w:rsidP="00D3574D">
            <w:pPr>
              <w:keepNext/>
              <w:keepLines/>
              <w:rPr>
                <w:rFonts w:ascii="Arial" w:eastAsia="MS Mincho" w:hAnsi="Arial" w:cs="Arial"/>
                <w:sz w:val="12"/>
                <w:szCs w:val="12"/>
              </w:rPr>
            </w:pPr>
            <w:r w:rsidRPr="00B11F8F">
              <w:rPr>
                <w:rFonts w:ascii="Arial" w:eastAsia="MS Mincho" w:hAnsi="Arial" w:cs="Arial"/>
                <w:sz w:val="12"/>
                <w:szCs w:val="12"/>
                <w:lang w:eastAsia="ja-JP"/>
              </w:rPr>
              <w:t>N</w:t>
            </w:r>
            <w:r w:rsidRPr="00B11F8F">
              <w:rPr>
                <w:rFonts w:ascii="Arial" w:eastAsia="MS Mincho" w:hAnsi="Arial" w:cs="Arial"/>
                <w:color w:val="FF0000"/>
                <w:sz w:val="12"/>
                <w:szCs w:val="12"/>
                <w:lang w:eastAsia="ja-JP"/>
              </w:rPr>
              <w:t>/A</w:t>
            </w:r>
          </w:p>
        </w:tc>
        <w:tc>
          <w:tcPr>
            <w:tcW w:w="205" w:type="pct"/>
            <w:tcBorders>
              <w:top w:val="single" w:sz="4" w:space="0" w:color="auto"/>
              <w:left w:val="single" w:sz="4" w:space="0" w:color="auto"/>
              <w:bottom w:val="single" w:sz="4" w:space="0" w:color="auto"/>
              <w:right w:val="single" w:sz="4" w:space="0" w:color="auto"/>
            </w:tcBorders>
            <w:shd w:val="clear" w:color="auto" w:fill="auto"/>
          </w:tcPr>
          <w:p w14:paraId="7327D208" w14:textId="77777777" w:rsidR="008C3048" w:rsidRPr="00B11F8F" w:rsidRDefault="008C3048" w:rsidP="00D3574D">
            <w:pPr>
              <w:keepNext/>
              <w:keepLines/>
              <w:rPr>
                <w:rFonts w:ascii="Arial" w:eastAsia="MS Mincho" w:hAnsi="Arial" w:cs="Arial"/>
                <w:sz w:val="12"/>
                <w:szCs w:val="12"/>
                <w:lang w:eastAsia="ja-JP"/>
              </w:rPr>
            </w:pPr>
            <w:r w:rsidRPr="00B11F8F">
              <w:rPr>
                <w:rFonts w:ascii="Arial" w:eastAsia="MS Mincho" w:hAnsi="Arial" w:cs="Arial"/>
                <w:sz w:val="12"/>
                <w:szCs w:val="12"/>
                <w:lang w:eastAsia="ja-JP"/>
              </w:rPr>
              <w:t>N</w:t>
            </w:r>
            <w:r w:rsidRPr="00B11F8F">
              <w:rPr>
                <w:rFonts w:ascii="Arial" w:eastAsia="MS Mincho" w:hAnsi="Arial" w:cs="Arial"/>
                <w:color w:val="FF0000"/>
                <w:sz w:val="12"/>
                <w:szCs w:val="12"/>
                <w:lang w:eastAsia="ja-JP"/>
              </w:rPr>
              <w:t>/A</w:t>
            </w:r>
          </w:p>
        </w:tc>
        <w:tc>
          <w:tcPr>
            <w:tcW w:w="558" w:type="pct"/>
            <w:tcBorders>
              <w:top w:val="single" w:sz="4" w:space="0" w:color="auto"/>
              <w:left w:val="single" w:sz="4" w:space="0" w:color="auto"/>
              <w:bottom w:val="single" w:sz="4" w:space="0" w:color="auto"/>
              <w:right w:val="single" w:sz="4" w:space="0" w:color="auto"/>
            </w:tcBorders>
            <w:shd w:val="clear" w:color="auto" w:fill="auto"/>
          </w:tcPr>
          <w:p w14:paraId="59B164AE" w14:textId="77777777" w:rsidR="008C3048" w:rsidRPr="00B11F8F" w:rsidRDefault="008C3048" w:rsidP="00D3574D">
            <w:pPr>
              <w:keepNext/>
              <w:keepLines/>
              <w:rPr>
                <w:rFonts w:ascii="Arial" w:eastAsia="MS Mincho" w:hAnsi="Arial" w:cs="Arial"/>
                <w:color w:val="FF0000"/>
                <w:sz w:val="12"/>
                <w:szCs w:val="12"/>
              </w:rPr>
            </w:pPr>
            <w:r w:rsidRPr="00B11F8F">
              <w:rPr>
                <w:rFonts w:ascii="Arial" w:eastAsia="MS Mincho" w:hAnsi="Arial" w:cs="Arial"/>
                <w:color w:val="FF0000"/>
                <w:sz w:val="12"/>
                <w:szCs w:val="12"/>
                <w:highlight w:val="yellow"/>
              </w:rPr>
              <w:t xml:space="preserve">Receiving L1 indication </w:t>
            </w:r>
            <w:r w:rsidRPr="00B11F8F">
              <w:rPr>
                <w:rFonts w:ascii="Arial" w:eastAsia="MS Mincho" w:hAnsi="Arial" w:cs="Arial"/>
                <w:color w:val="FF0000"/>
                <w:sz w:val="12"/>
                <w:szCs w:val="12"/>
                <w:highlight w:val="yellow"/>
                <w:lang w:eastAsia="ja-JP"/>
              </w:rPr>
              <w:t xml:space="preserve">via </w:t>
            </w:r>
            <w:r w:rsidRPr="00B11F8F">
              <w:rPr>
                <w:rFonts w:ascii="Arial" w:eastAsia="MS Mincho" w:hAnsi="Arial" w:cs="Arial"/>
                <w:color w:val="FF0000"/>
                <w:sz w:val="12"/>
                <w:szCs w:val="12"/>
                <w:highlight w:val="yellow"/>
              </w:rPr>
              <w:t>DCI format 2_7 is supported only if the UE supports receiving DCI format 2_7</w:t>
            </w:r>
          </w:p>
        </w:tc>
        <w:tc>
          <w:tcPr>
            <w:tcW w:w="273" w:type="pct"/>
            <w:tcBorders>
              <w:top w:val="single" w:sz="4" w:space="0" w:color="auto"/>
              <w:left w:val="single" w:sz="4" w:space="0" w:color="auto"/>
              <w:bottom w:val="single" w:sz="4" w:space="0" w:color="auto"/>
              <w:right w:val="single" w:sz="4" w:space="0" w:color="auto"/>
            </w:tcBorders>
            <w:shd w:val="clear" w:color="auto" w:fill="auto"/>
          </w:tcPr>
          <w:p w14:paraId="05705715" w14:textId="77777777" w:rsidR="008C3048" w:rsidRPr="00B11F8F" w:rsidRDefault="008C3048" w:rsidP="00D3574D">
            <w:pPr>
              <w:keepNext/>
              <w:keepLines/>
              <w:rPr>
                <w:rFonts w:ascii="Arial" w:eastAsia="MS Mincho" w:hAnsi="Arial" w:cs="Arial"/>
                <w:sz w:val="12"/>
                <w:szCs w:val="12"/>
              </w:rPr>
            </w:pPr>
            <w:r w:rsidRPr="00B11F8F">
              <w:rPr>
                <w:rFonts w:ascii="Arial" w:eastAsia="MS Mincho" w:hAnsi="Arial" w:cs="Arial"/>
                <w:sz w:val="12"/>
                <w:szCs w:val="12"/>
                <w:lang w:eastAsia="ja-JP"/>
              </w:rPr>
              <w:t>Optional without capability signalling</w:t>
            </w:r>
          </w:p>
        </w:tc>
      </w:tr>
    </w:tbl>
    <w:p w14:paraId="698ED4EF" w14:textId="77777777" w:rsidR="008C3048" w:rsidRPr="008C3048" w:rsidRDefault="008C3048" w:rsidP="008C3048"/>
    <w:p w14:paraId="278BC478" w14:textId="77777777" w:rsidR="008C3048" w:rsidRPr="008C3048" w:rsidRDefault="008C3048" w:rsidP="008C3048">
      <w:pPr>
        <w:rPr>
          <w:rFonts w:ascii="Times New Roman" w:eastAsia="MS Gothic" w:hAnsi="Times New Roman"/>
          <w:szCs w:val="16"/>
          <w:lang w:val="en-US" w:eastAsia="ja-JP"/>
        </w:rPr>
      </w:pPr>
      <w:r w:rsidRPr="008C3048">
        <w:rPr>
          <w:rFonts w:ascii="Times New Roman" w:eastAsia="MS Gothic" w:hAnsi="Times New Roman"/>
          <w:szCs w:val="16"/>
          <w:highlight w:val="green"/>
          <w:lang w:val="en-US" w:eastAsia="ja-JP"/>
        </w:rPr>
        <w:t>Agreement</w:t>
      </w:r>
    </w:p>
    <w:p w14:paraId="37FCFBCC" w14:textId="77777777" w:rsidR="008C3048" w:rsidRPr="008C3048" w:rsidRDefault="008C3048" w:rsidP="00F44FD9">
      <w:pPr>
        <w:pStyle w:val="ListParagraph"/>
        <w:numPr>
          <w:ilvl w:val="0"/>
          <w:numId w:val="229"/>
        </w:numPr>
      </w:pPr>
      <w:r w:rsidRPr="008C3048">
        <w:t>The type of FG 29-1 is per band</w:t>
      </w:r>
    </w:p>
    <w:p w14:paraId="6A399FEC" w14:textId="77777777" w:rsidR="008C3048" w:rsidRPr="008C3048" w:rsidRDefault="008C3048" w:rsidP="008C3048">
      <w:pPr>
        <w:rPr>
          <w:rFonts w:ascii="Times New Roman" w:eastAsia="MS Gothic" w:hAnsi="Times New Roman"/>
          <w:szCs w:val="16"/>
          <w:lang w:val="en-US" w:eastAsia="ja-JP"/>
        </w:rPr>
      </w:pPr>
      <w:r w:rsidRPr="008C3048">
        <w:rPr>
          <w:rFonts w:ascii="Times New Roman" w:eastAsia="MS Gothic" w:hAnsi="Times New Roman"/>
          <w:szCs w:val="16"/>
          <w:highlight w:val="green"/>
          <w:lang w:val="en-US" w:eastAsia="ja-JP"/>
        </w:rPr>
        <w:t>Agreement</w:t>
      </w:r>
    </w:p>
    <w:p w14:paraId="3FB91DF1" w14:textId="77777777" w:rsidR="008C3048" w:rsidRPr="008C3048" w:rsidRDefault="008C3048" w:rsidP="00F44FD9">
      <w:pPr>
        <w:pStyle w:val="ListParagraph"/>
        <w:numPr>
          <w:ilvl w:val="0"/>
          <w:numId w:val="229"/>
        </w:numPr>
      </w:pPr>
      <w:r w:rsidRPr="008C3048">
        <w:t>The type of FGs 29-3a to 29-3d is per band</w:t>
      </w:r>
    </w:p>
    <w:p w14:paraId="13900DB0" w14:textId="77777777" w:rsidR="008C3048" w:rsidRPr="008C3048" w:rsidRDefault="008C3048" w:rsidP="008C3048">
      <w:r w:rsidRPr="008C3048">
        <w:rPr>
          <w:highlight w:val="green"/>
        </w:rPr>
        <w:t>Agreement</w:t>
      </w:r>
    </w:p>
    <w:p w14:paraId="1869D82E" w14:textId="77777777" w:rsidR="008C3048" w:rsidRPr="008C3048" w:rsidRDefault="008C3048" w:rsidP="00F44FD9">
      <w:pPr>
        <w:pStyle w:val="ListParagraph"/>
        <w:numPr>
          <w:ilvl w:val="0"/>
          <w:numId w:val="229"/>
        </w:numPr>
        <w:rPr>
          <w:rFonts w:eastAsia="Yu Gothic" w:cs="Times"/>
          <w:sz w:val="21"/>
          <w:szCs w:val="21"/>
        </w:rPr>
      </w:pPr>
      <w:r w:rsidRPr="008C3048">
        <w:rPr>
          <w:rFonts w:cs="Times"/>
        </w:rPr>
        <w:t>FG 29-1 is updated as follows</w:t>
      </w:r>
    </w:p>
    <w:tbl>
      <w:tblPr>
        <w:tblW w:w="5000" w:type="pct"/>
        <w:tblCellMar>
          <w:left w:w="0" w:type="dxa"/>
          <w:right w:w="0" w:type="dxa"/>
        </w:tblCellMar>
        <w:tblLook w:val="04A0" w:firstRow="1" w:lastRow="0" w:firstColumn="1" w:lastColumn="0" w:noHBand="0" w:noVBand="1"/>
      </w:tblPr>
      <w:tblGrid>
        <w:gridCol w:w="1431"/>
        <w:gridCol w:w="390"/>
        <w:gridCol w:w="944"/>
        <w:gridCol w:w="2274"/>
        <w:gridCol w:w="250"/>
        <w:gridCol w:w="423"/>
        <w:gridCol w:w="250"/>
        <w:gridCol w:w="944"/>
        <w:gridCol w:w="483"/>
        <w:gridCol w:w="417"/>
        <w:gridCol w:w="417"/>
        <w:gridCol w:w="417"/>
        <w:gridCol w:w="897"/>
        <w:gridCol w:w="910"/>
      </w:tblGrid>
      <w:tr w:rsidR="008C3048" w:rsidRPr="00B343F6" w14:paraId="13AB9C5A" w14:textId="77777777" w:rsidTr="00D3574D">
        <w:trPr>
          <w:trHeight w:val="20"/>
        </w:trPr>
        <w:tc>
          <w:tcPr>
            <w:tcW w:w="60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F971BE0" w14:textId="77777777" w:rsidR="008C3048" w:rsidRPr="00B343F6" w:rsidRDefault="008C3048" w:rsidP="00D3574D">
            <w:pPr>
              <w:rPr>
                <w:rFonts w:ascii="Arial" w:eastAsia="Yu Gothic" w:hAnsi="Arial" w:cs="Arial"/>
                <w:sz w:val="12"/>
                <w:szCs w:val="21"/>
                <w:lang w:eastAsia="ko-KR"/>
              </w:rPr>
            </w:pPr>
            <w:r w:rsidRPr="00B343F6">
              <w:rPr>
                <w:rFonts w:ascii="Arial" w:hAnsi="Arial" w:cs="Arial"/>
                <w:sz w:val="12"/>
                <w:szCs w:val="16"/>
              </w:rPr>
              <w:t>29. NR_UE_pow_sav_enh</w:t>
            </w:r>
          </w:p>
        </w:tc>
        <w:tc>
          <w:tcPr>
            <w:tcW w:w="1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3153EEF" w14:textId="77777777" w:rsidR="008C3048" w:rsidRPr="00B343F6" w:rsidRDefault="008C3048" w:rsidP="00D3574D">
            <w:pPr>
              <w:rPr>
                <w:rFonts w:ascii="Arial" w:eastAsia="Yu Gothic" w:hAnsi="Arial" w:cs="Arial"/>
                <w:sz w:val="12"/>
                <w:szCs w:val="21"/>
              </w:rPr>
            </w:pPr>
            <w:r w:rsidRPr="00B343F6">
              <w:rPr>
                <w:rFonts w:ascii="Arial" w:hAnsi="Arial" w:cs="Arial"/>
                <w:sz w:val="12"/>
                <w:szCs w:val="16"/>
              </w:rPr>
              <w:t>29-1</w:t>
            </w:r>
          </w:p>
        </w:tc>
        <w:tc>
          <w:tcPr>
            <w:tcW w:w="35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11C3981" w14:textId="77777777" w:rsidR="008C3048" w:rsidRPr="00B343F6" w:rsidRDefault="008C3048" w:rsidP="00D3574D">
            <w:pPr>
              <w:rPr>
                <w:rFonts w:ascii="Arial" w:eastAsia="Yu Gothic" w:hAnsi="Arial" w:cs="Arial"/>
                <w:sz w:val="12"/>
                <w:szCs w:val="21"/>
              </w:rPr>
            </w:pPr>
            <w:r w:rsidRPr="00B343F6">
              <w:rPr>
                <w:rFonts w:ascii="Arial" w:hAnsi="Arial" w:cs="Arial"/>
                <w:sz w:val="12"/>
                <w:szCs w:val="16"/>
              </w:rPr>
              <w:t>Paging enhancement</w:t>
            </w:r>
          </w:p>
        </w:tc>
        <w:tc>
          <w:tcPr>
            <w:tcW w:w="135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2D6EC2B" w14:textId="77777777" w:rsidR="008C3048" w:rsidRPr="00B343F6" w:rsidRDefault="008C3048" w:rsidP="00D3574D">
            <w:pPr>
              <w:jc w:val="both"/>
              <w:rPr>
                <w:rFonts w:ascii="Arial" w:eastAsia="Yu Gothic" w:hAnsi="Arial" w:cs="Arial"/>
                <w:sz w:val="12"/>
                <w:szCs w:val="21"/>
              </w:rPr>
            </w:pPr>
            <w:r w:rsidRPr="00B343F6">
              <w:rPr>
                <w:rFonts w:ascii="Arial" w:hAnsi="Arial" w:cs="Arial"/>
                <w:sz w:val="12"/>
                <w:szCs w:val="16"/>
              </w:rPr>
              <w:t>1. Support</w:t>
            </w:r>
            <w:r w:rsidRPr="00B343F6">
              <w:rPr>
                <w:rStyle w:val="apple-converted-space"/>
                <w:rFonts w:ascii="Arial" w:hAnsi="Arial" w:cs="Arial"/>
                <w:sz w:val="12"/>
                <w:szCs w:val="16"/>
              </w:rPr>
              <w:t> </w:t>
            </w:r>
            <w:r w:rsidRPr="00B343F6">
              <w:rPr>
                <w:rFonts w:ascii="Arial" w:hAnsi="Arial" w:cs="Arial"/>
                <w:color w:val="FF0000"/>
                <w:sz w:val="12"/>
                <w:szCs w:val="16"/>
              </w:rPr>
              <w:t>receiving</w:t>
            </w:r>
            <w:r w:rsidRPr="00B343F6">
              <w:rPr>
                <w:rStyle w:val="apple-converted-space"/>
                <w:rFonts w:ascii="Arial" w:hAnsi="Arial" w:cs="Arial"/>
                <w:color w:val="FF0000"/>
                <w:sz w:val="12"/>
                <w:szCs w:val="16"/>
              </w:rPr>
              <w:t> </w:t>
            </w:r>
            <w:r w:rsidRPr="00B343F6">
              <w:rPr>
                <w:rFonts w:ascii="Arial" w:hAnsi="Arial" w:cs="Arial"/>
                <w:sz w:val="12"/>
                <w:szCs w:val="16"/>
              </w:rPr>
              <w:t>paging early indication</w:t>
            </w:r>
            <w:r w:rsidRPr="00B343F6">
              <w:rPr>
                <w:rStyle w:val="apple-converted-space"/>
                <w:rFonts w:ascii="Arial" w:hAnsi="Arial" w:cs="Arial"/>
                <w:color w:val="FF0000"/>
                <w:sz w:val="12"/>
                <w:szCs w:val="16"/>
              </w:rPr>
              <w:t> </w:t>
            </w:r>
            <w:r w:rsidRPr="00B343F6">
              <w:rPr>
                <w:rFonts w:ascii="Arial" w:hAnsi="Arial" w:cs="Arial"/>
                <w:color w:val="FF0000"/>
                <w:sz w:val="12"/>
                <w:szCs w:val="16"/>
              </w:rPr>
              <w:t>in DCI format 2_7</w:t>
            </w:r>
          </w:p>
          <w:p w14:paraId="6A2F1372" w14:textId="77777777" w:rsidR="008C3048" w:rsidRPr="00B343F6" w:rsidRDefault="008C3048" w:rsidP="00D3574D">
            <w:pPr>
              <w:jc w:val="both"/>
              <w:rPr>
                <w:rFonts w:ascii="Arial" w:eastAsia="Yu Gothic" w:hAnsi="Arial" w:cs="Arial"/>
                <w:sz w:val="12"/>
                <w:szCs w:val="21"/>
              </w:rPr>
            </w:pPr>
            <w:r w:rsidRPr="00B343F6">
              <w:rPr>
                <w:rFonts w:ascii="Arial" w:hAnsi="Arial" w:cs="Arial"/>
                <w:sz w:val="12"/>
                <w:szCs w:val="16"/>
              </w:rPr>
              <w:t>2. Support</w:t>
            </w:r>
            <w:r w:rsidRPr="00B343F6">
              <w:rPr>
                <w:rStyle w:val="apple-converted-space"/>
                <w:rFonts w:ascii="Arial" w:hAnsi="Arial" w:cs="Arial"/>
                <w:sz w:val="12"/>
                <w:szCs w:val="16"/>
              </w:rPr>
              <w:t> </w:t>
            </w:r>
            <w:r w:rsidRPr="00B343F6">
              <w:rPr>
                <w:rFonts w:ascii="Arial" w:hAnsi="Arial" w:cs="Arial"/>
                <w:color w:val="FF0000"/>
                <w:sz w:val="12"/>
                <w:szCs w:val="16"/>
              </w:rPr>
              <w:t>receiving</w:t>
            </w:r>
            <w:r w:rsidRPr="00B343F6">
              <w:rPr>
                <w:rStyle w:val="apple-converted-space"/>
                <w:rFonts w:ascii="Arial" w:hAnsi="Arial" w:cs="Arial"/>
                <w:color w:val="FF0000"/>
                <w:sz w:val="12"/>
                <w:szCs w:val="16"/>
              </w:rPr>
              <w:t> </w:t>
            </w:r>
            <w:r w:rsidRPr="00B343F6">
              <w:rPr>
                <w:rFonts w:ascii="Arial" w:hAnsi="Arial" w:cs="Arial"/>
                <w:sz w:val="12"/>
                <w:szCs w:val="16"/>
              </w:rPr>
              <w:t>UE subgroup indication</w:t>
            </w:r>
            <w:r w:rsidRPr="00B343F6">
              <w:rPr>
                <w:rStyle w:val="apple-converted-space"/>
                <w:rFonts w:ascii="Arial" w:hAnsi="Arial" w:cs="Arial"/>
                <w:color w:val="FF0000"/>
                <w:sz w:val="12"/>
                <w:szCs w:val="16"/>
              </w:rPr>
              <w:t> </w:t>
            </w:r>
            <w:r w:rsidRPr="00B343F6">
              <w:rPr>
                <w:rFonts w:ascii="Arial" w:hAnsi="Arial" w:cs="Arial"/>
                <w:color w:val="FF0000"/>
                <w:sz w:val="12"/>
                <w:szCs w:val="16"/>
              </w:rPr>
              <w:t>in DCI format 2_7</w:t>
            </w:r>
          </w:p>
          <w:p w14:paraId="2B09F6D9" w14:textId="77777777" w:rsidR="008C3048" w:rsidRPr="00B343F6" w:rsidRDefault="008C3048" w:rsidP="00D3574D">
            <w:pPr>
              <w:jc w:val="both"/>
              <w:rPr>
                <w:rFonts w:ascii="Arial" w:eastAsia="Yu Gothic" w:hAnsi="Arial" w:cs="Arial"/>
                <w:sz w:val="12"/>
                <w:szCs w:val="21"/>
              </w:rPr>
            </w:pPr>
            <w:r w:rsidRPr="00B343F6">
              <w:rPr>
                <w:rFonts w:ascii="Arial" w:hAnsi="Arial" w:cs="Arial"/>
                <w:color w:val="000000"/>
                <w:sz w:val="12"/>
                <w:szCs w:val="16"/>
                <w:shd w:val="clear" w:color="auto" w:fill="00FFFF"/>
              </w:rPr>
              <w:t>[3. For type 2A CSS, the monitoring occasion can be any OFDM symbol(s) of a slot, with the monitoring occasions for any of Type 1- CSS without dedicated RRC configuration, or Types 0, 0A, 2 or 2A CSS configurations within a single span of three consecutive OFDM symbols within a slot]</w:t>
            </w:r>
          </w:p>
        </w:tc>
        <w:tc>
          <w:tcPr>
            <w:tcW w:w="2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84FB507" w14:textId="77777777" w:rsidR="008C3048" w:rsidRPr="00B343F6" w:rsidRDefault="008C3048" w:rsidP="00D3574D">
            <w:pPr>
              <w:rPr>
                <w:rFonts w:ascii="Arial" w:eastAsia="Yu Gothic" w:hAnsi="Arial" w:cs="Arial"/>
                <w:sz w:val="12"/>
                <w:szCs w:val="21"/>
              </w:rPr>
            </w:pPr>
            <w:r w:rsidRPr="00B343F6">
              <w:rPr>
                <w:rFonts w:ascii="Arial" w:hAnsi="Arial" w:cs="Arial"/>
                <w:color w:val="000000"/>
                <w:sz w:val="12"/>
                <w:szCs w:val="16"/>
                <w:shd w:val="clear" w:color="auto" w:fill="FFFF00"/>
              </w:rPr>
              <w:t> </w:t>
            </w:r>
          </w:p>
        </w:tc>
        <w:tc>
          <w:tcPr>
            <w:tcW w:w="15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4E0B158" w14:textId="77777777" w:rsidR="008C3048" w:rsidRPr="00B343F6" w:rsidRDefault="008C3048" w:rsidP="00D3574D">
            <w:pPr>
              <w:rPr>
                <w:rFonts w:ascii="Arial" w:eastAsia="Yu Gothic" w:hAnsi="Arial" w:cs="Arial"/>
                <w:sz w:val="12"/>
                <w:szCs w:val="21"/>
              </w:rPr>
            </w:pPr>
            <w:r w:rsidRPr="00B343F6">
              <w:rPr>
                <w:rFonts w:ascii="Arial" w:hAnsi="Arial" w:cs="Arial"/>
                <w:color w:val="FF0000"/>
                <w:sz w:val="12"/>
                <w:szCs w:val="16"/>
              </w:rPr>
              <w:t>Yes</w:t>
            </w:r>
          </w:p>
        </w:tc>
        <w:tc>
          <w:tcPr>
            <w:tcW w:w="1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B007B13" w14:textId="77777777" w:rsidR="008C3048" w:rsidRPr="00B343F6" w:rsidRDefault="008C3048" w:rsidP="00D3574D">
            <w:pPr>
              <w:rPr>
                <w:rFonts w:ascii="Arial" w:eastAsia="Yu Gothic" w:hAnsi="Arial" w:cs="Arial"/>
                <w:sz w:val="12"/>
                <w:szCs w:val="21"/>
              </w:rPr>
            </w:pPr>
            <w:r w:rsidRPr="00B343F6">
              <w:rPr>
                <w:rFonts w:ascii="Arial" w:hAnsi="Arial" w:cs="Arial"/>
                <w:sz w:val="12"/>
                <w:szCs w:val="16"/>
              </w:rPr>
              <w:t> </w:t>
            </w:r>
          </w:p>
        </w:tc>
        <w:tc>
          <w:tcPr>
            <w:tcW w:w="35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C7E5646" w14:textId="77777777" w:rsidR="008C3048" w:rsidRPr="00B343F6" w:rsidRDefault="008C3048" w:rsidP="00D3574D">
            <w:pPr>
              <w:rPr>
                <w:rFonts w:ascii="Arial" w:eastAsia="Yu Gothic" w:hAnsi="Arial" w:cs="Arial"/>
                <w:sz w:val="12"/>
                <w:szCs w:val="21"/>
              </w:rPr>
            </w:pPr>
            <w:r w:rsidRPr="00B343F6">
              <w:rPr>
                <w:rFonts w:ascii="Arial" w:hAnsi="Arial" w:cs="Arial"/>
                <w:sz w:val="12"/>
                <w:szCs w:val="16"/>
              </w:rPr>
              <w:t>UE does not support paging enhancement</w:t>
            </w:r>
          </w:p>
        </w:tc>
        <w:tc>
          <w:tcPr>
            <w:tcW w:w="2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5C0BB7C" w14:textId="77777777" w:rsidR="008C3048" w:rsidRPr="00B343F6" w:rsidRDefault="008C3048" w:rsidP="00D3574D">
            <w:pPr>
              <w:rPr>
                <w:rFonts w:ascii="Arial" w:eastAsia="Yu Gothic" w:hAnsi="Arial" w:cs="Arial"/>
                <w:sz w:val="12"/>
                <w:szCs w:val="21"/>
              </w:rPr>
            </w:pPr>
            <w:r w:rsidRPr="00B343F6">
              <w:rPr>
                <w:rFonts w:ascii="Arial" w:hAnsi="Arial" w:cs="Arial"/>
                <w:sz w:val="12"/>
                <w:szCs w:val="16"/>
              </w:rPr>
              <w:t>Per band</w:t>
            </w:r>
          </w:p>
        </w:tc>
        <w:tc>
          <w:tcPr>
            <w:tcW w:w="15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DE547DC" w14:textId="77777777" w:rsidR="008C3048" w:rsidRPr="00B343F6" w:rsidRDefault="008C3048" w:rsidP="00D3574D">
            <w:pPr>
              <w:rPr>
                <w:rFonts w:ascii="Arial" w:eastAsia="Yu Gothic" w:hAnsi="Arial" w:cs="Arial"/>
                <w:sz w:val="12"/>
                <w:szCs w:val="21"/>
              </w:rPr>
            </w:pPr>
            <w:r w:rsidRPr="00B343F6">
              <w:rPr>
                <w:rFonts w:ascii="Arial" w:hAnsi="Arial" w:cs="Arial"/>
                <w:sz w:val="12"/>
                <w:szCs w:val="16"/>
              </w:rPr>
              <w:t>N/A</w:t>
            </w:r>
          </w:p>
        </w:tc>
        <w:tc>
          <w:tcPr>
            <w:tcW w:w="15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002852A" w14:textId="77777777" w:rsidR="008C3048" w:rsidRPr="00B343F6" w:rsidRDefault="008C3048" w:rsidP="00D3574D">
            <w:pPr>
              <w:rPr>
                <w:rFonts w:ascii="Arial" w:eastAsia="Yu Gothic" w:hAnsi="Arial" w:cs="Arial"/>
                <w:sz w:val="12"/>
                <w:szCs w:val="21"/>
              </w:rPr>
            </w:pPr>
            <w:r w:rsidRPr="00B343F6">
              <w:rPr>
                <w:rFonts w:ascii="Arial" w:hAnsi="Arial" w:cs="Arial"/>
                <w:sz w:val="12"/>
                <w:szCs w:val="16"/>
              </w:rPr>
              <w:t>N/A</w:t>
            </w:r>
          </w:p>
        </w:tc>
        <w:tc>
          <w:tcPr>
            <w:tcW w:w="15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BBB3F3F" w14:textId="77777777" w:rsidR="008C3048" w:rsidRPr="00B343F6" w:rsidRDefault="008C3048" w:rsidP="00D3574D">
            <w:pPr>
              <w:rPr>
                <w:rFonts w:ascii="Arial" w:eastAsia="Yu Gothic" w:hAnsi="Arial" w:cs="Arial"/>
                <w:sz w:val="12"/>
                <w:szCs w:val="21"/>
              </w:rPr>
            </w:pPr>
            <w:r w:rsidRPr="00B343F6">
              <w:rPr>
                <w:rFonts w:ascii="Arial" w:hAnsi="Arial" w:cs="Arial"/>
                <w:sz w:val="12"/>
                <w:szCs w:val="16"/>
              </w:rPr>
              <w:t>N/A</w:t>
            </w:r>
          </w:p>
        </w:tc>
        <w:tc>
          <w:tcPr>
            <w:tcW w:w="55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9764D6C" w14:textId="77777777" w:rsidR="008C3048" w:rsidRPr="00B343F6" w:rsidRDefault="008C3048" w:rsidP="00D3574D">
            <w:pPr>
              <w:rPr>
                <w:rFonts w:ascii="Arial" w:eastAsia="Yu Gothic" w:hAnsi="Arial" w:cs="Arial"/>
                <w:sz w:val="12"/>
                <w:szCs w:val="21"/>
              </w:rPr>
            </w:pPr>
            <w:r w:rsidRPr="00B343F6">
              <w:rPr>
                <w:rFonts w:ascii="Arial" w:hAnsi="Arial" w:cs="Arial"/>
                <w:strike/>
                <w:color w:val="FF0000"/>
                <w:sz w:val="12"/>
                <w:szCs w:val="16"/>
              </w:rPr>
              <w:t>For component 2, it is up to RAN2 whether/how to separate the capability for UE subgroup indication</w:t>
            </w:r>
          </w:p>
          <w:p w14:paraId="2A85017A" w14:textId="77777777" w:rsidR="008C3048" w:rsidRPr="00B343F6" w:rsidRDefault="008C3048" w:rsidP="00D3574D">
            <w:pPr>
              <w:rPr>
                <w:rFonts w:ascii="Arial" w:eastAsia="Yu Gothic" w:hAnsi="Arial" w:cs="Arial"/>
                <w:sz w:val="12"/>
                <w:szCs w:val="21"/>
              </w:rPr>
            </w:pPr>
            <w:r w:rsidRPr="00B343F6">
              <w:rPr>
                <w:rFonts w:ascii="Arial" w:hAnsi="Arial" w:cs="Arial"/>
                <w:strike/>
                <w:color w:val="FF0000"/>
                <w:sz w:val="12"/>
                <w:szCs w:val="16"/>
              </w:rPr>
              <w:t>Leave RAN2 to decide whether ‘optional with capability signalling’ or ‘optional without capability signalling’</w:t>
            </w:r>
          </w:p>
          <w:p w14:paraId="4B96659C" w14:textId="77777777" w:rsidR="008C3048" w:rsidRPr="00B343F6" w:rsidRDefault="008C3048" w:rsidP="00D3574D">
            <w:pPr>
              <w:rPr>
                <w:rFonts w:ascii="Arial" w:eastAsia="Yu Gothic" w:hAnsi="Arial" w:cs="Arial"/>
                <w:sz w:val="12"/>
                <w:szCs w:val="21"/>
              </w:rPr>
            </w:pPr>
            <w:r w:rsidRPr="00B343F6">
              <w:rPr>
                <w:rFonts w:ascii="Arial" w:hAnsi="Arial" w:cs="Arial"/>
                <w:strike/>
                <w:color w:val="FF0000"/>
                <w:sz w:val="12"/>
                <w:szCs w:val="16"/>
              </w:rPr>
              <w:t>Leave RAN2 to decide whether Need for the gNB to know if the feature is supported is Yes or No</w:t>
            </w:r>
          </w:p>
        </w:tc>
        <w:tc>
          <w:tcPr>
            <w:tcW w:w="25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3C4E5AA" w14:textId="77777777" w:rsidR="008C3048" w:rsidRPr="00B343F6" w:rsidRDefault="008C3048" w:rsidP="00D3574D">
            <w:pPr>
              <w:rPr>
                <w:rFonts w:ascii="Arial" w:eastAsia="Yu Gothic" w:hAnsi="Arial" w:cs="Arial"/>
                <w:sz w:val="12"/>
                <w:szCs w:val="21"/>
              </w:rPr>
            </w:pPr>
            <w:r w:rsidRPr="00B343F6">
              <w:rPr>
                <w:rFonts w:ascii="Arial" w:hAnsi="Arial" w:cs="Arial"/>
                <w:sz w:val="12"/>
                <w:szCs w:val="16"/>
              </w:rPr>
              <w:t>Optional</w:t>
            </w:r>
            <w:r w:rsidRPr="00B343F6">
              <w:rPr>
                <w:rStyle w:val="apple-converted-space"/>
                <w:rFonts w:ascii="Arial" w:hAnsi="Arial" w:cs="Arial"/>
                <w:sz w:val="12"/>
                <w:szCs w:val="16"/>
              </w:rPr>
              <w:t> </w:t>
            </w:r>
            <w:r w:rsidRPr="00B343F6">
              <w:rPr>
                <w:rFonts w:ascii="Arial" w:hAnsi="Arial" w:cs="Arial"/>
                <w:color w:val="FF0000"/>
                <w:sz w:val="12"/>
                <w:szCs w:val="16"/>
              </w:rPr>
              <w:t>with capability signalling</w:t>
            </w:r>
          </w:p>
        </w:tc>
      </w:tr>
    </w:tbl>
    <w:p w14:paraId="3999EA42" w14:textId="3F893BDA" w:rsidR="008C3048" w:rsidRPr="008C3048" w:rsidRDefault="008C3048" w:rsidP="008C3048">
      <w:pPr>
        <w:rPr>
          <w:rFonts w:eastAsia="Yu Gothic"/>
          <w:sz w:val="21"/>
          <w:szCs w:val="21"/>
          <w:lang w:eastAsia="ja-JP"/>
        </w:rPr>
      </w:pPr>
    </w:p>
    <w:p w14:paraId="60BCBD57" w14:textId="77777777" w:rsidR="008C3048" w:rsidRPr="008C3048" w:rsidRDefault="008C3048" w:rsidP="008C3048">
      <w:r w:rsidRPr="008C3048">
        <w:rPr>
          <w:highlight w:val="green"/>
        </w:rPr>
        <w:t>Agreement</w:t>
      </w:r>
    </w:p>
    <w:p w14:paraId="43B8AADE" w14:textId="77777777" w:rsidR="008C3048" w:rsidRPr="008C3048" w:rsidRDefault="008C3048" w:rsidP="00F44FD9">
      <w:pPr>
        <w:pStyle w:val="ListParagraph"/>
        <w:numPr>
          <w:ilvl w:val="0"/>
          <w:numId w:val="229"/>
        </w:numPr>
        <w:rPr>
          <w:rFonts w:eastAsia="Yu Gothic"/>
          <w:sz w:val="21"/>
          <w:szCs w:val="21"/>
        </w:rPr>
      </w:pPr>
      <w:r w:rsidRPr="008C3048">
        <w:t>Revise component of 29-3a as:</w:t>
      </w:r>
      <w:r w:rsidRPr="008C3048">
        <w:rPr>
          <w:rStyle w:val="apple-converted-space"/>
          <w:rFonts w:ascii="Times" w:hAnsi="Times" w:cs="Times"/>
        </w:rPr>
        <w:t> </w:t>
      </w:r>
      <w:r w:rsidRPr="008C3048">
        <w:t>Support of up to 2-bit indication of PDCCH skipping by scheduling DCI if SSSG is not configured</w:t>
      </w:r>
    </w:p>
    <w:p w14:paraId="1E7FCE95" w14:textId="77777777" w:rsidR="008C3048" w:rsidRPr="008C3048" w:rsidRDefault="008C3048" w:rsidP="00F44FD9">
      <w:pPr>
        <w:pStyle w:val="ListParagraph"/>
        <w:numPr>
          <w:ilvl w:val="0"/>
          <w:numId w:val="229"/>
        </w:numPr>
        <w:rPr>
          <w:rFonts w:eastAsia="Yu Gothic"/>
          <w:sz w:val="21"/>
          <w:szCs w:val="21"/>
        </w:rPr>
      </w:pPr>
      <w:r w:rsidRPr="008C3048">
        <w:t>Revise component of FG 29-3b as: Support of 1-bit indication of SSSG switching between 2 SSSGs by scheduling DCI, and timer based</w:t>
      </w:r>
      <w:r w:rsidRPr="008C3048">
        <w:rPr>
          <w:rStyle w:val="apple-converted-space"/>
          <w:rFonts w:ascii="Times" w:hAnsi="Times" w:cs="Times"/>
        </w:rPr>
        <w:t> </w:t>
      </w:r>
      <w:r w:rsidRPr="008C3048">
        <w:rPr>
          <w:color w:val="FF0000"/>
        </w:rPr>
        <w:t>SSSG</w:t>
      </w:r>
      <w:r w:rsidRPr="008C3048">
        <w:rPr>
          <w:rStyle w:val="apple-converted-space"/>
          <w:rFonts w:ascii="Times" w:hAnsi="Times" w:cs="Times"/>
          <w:color w:val="FF0000"/>
        </w:rPr>
        <w:t> </w:t>
      </w:r>
      <w:r w:rsidRPr="008C3048">
        <w:t>switching,</w:t>
      </w:r>
      <w:r w:rsidRPr="008C3048">
        <w:rPr>
          <w:rStyle w:val="apple-converted-space"/>
          <w:rFonts w:ascii="Times" w:hAnsi="Times" w:cs="Times"/>
        </w:rPr>
        <w:t> </w:t>
      </w:r>
      <w:r w:rsidRPr="008C3048">
        <w:rPr>
          <w:strike/>
          <w:color w:val="FF0000"/>
        </w:rPr>
        <w:t>without PDCCH skipping</w:t>
      </w:r>
      <w:r w:rsidRPr="008C3048">
        <w:rPr>
          <w:rStyle w:val="apple-converted-space"/>
          <w:rFonts w:ascii="Times" w:hAnsi="Times" w:cs="Times"/>
        </w:rPr>
        <w:t> </w:t>
      </w:r>
      <w:r w:rsidRPr="008C3048">
        <w:rPr>
          <w:color w:val="FF0000"/>
        </w:rPr>
        <w:t>if</w:t>
      </w:r>
      <w:r w:rsidRPr="008C3048">
        <w:rPr>
          <w:rStyle w:val="apple-converted-space"/>
          <w:rFonts w:ascii="Times" w:hAnsi="Times" w:cs="Times"/>
          <w:color w:val="FF0000"/>
        </w:rPr>
        <w:t> </w:t>
      </w:r>
      <w:r w:rsidRPr="008C3048">
        <w:rPr>
          <w:i/>
          <w:iCs/>
          <w:color w:val="FF0000"/>
        </w:rPr>
        <w:t>PDCCHSkippingDurationList</w:t>
      </w:r>
      <w:r w:rsidRPr="008C3048">
        <w:rPr>
          <w:rStyle w:val="apple-converted-space"/>
          <w:rFonts w:ascii="Times" w:hAnsi="Times" w:cs="Times"/>
          <w:color w:val="FF0000"/>
        </w:rPr>
        <w:t> </w:t>
      </w:r>
      <w:r w:rsidRPr="008C3048">
        <w:rPr>
          <w:color w:val="FF0000"/>
        </w:rPr>
        <w:t>is not configured</w:t>
      </w:r>
    </w:p>
    <w:p w14:paraId="2824EBFE" w14:textId="77777777" w:rsidR="008C3048" w:rsidRPr="008C3048" w:rsidRDefault="008C3048" w:rsidP="00F44FD9">
      <w:pPr>
        <w:pStyle w:val="ListParagraph"/>
        <w:numPr>
          <w:ilvl w:val="0"/>
          <w:numId w:val="229"/>
        </w:numPr>
        <w:rPr>
          <w:rFonts w:eastAsia="Yu Gothic"/>
          <w:sz w:val="21"/>
          <w:szCs w:val="21"/>
        </w:rPr>
      </w:pPr>
      <w:r w:rsidRPr="008C3048">
        <w:t>Revise component of FG 29-3c as: Support of 2-bit indication of SSSG switching among 3 SSSGs by scheduling DCI and timer based</w:t>
      </w:r>
      <w:r w:rsidRPr="008C3048">
        <w:rPr>
          <w:rStyle w:val="apple-converted-space"/>
          <w:rFonts w:ascii="Times" w:hAnsi="Times" w:cs="Times"/>
        </w:rPr>
        <w:t> </w:t>
      </w:r>
      <w:r w:rsidRPr="008C3048">
        <w:rPr>
          <w:color w:val="FF0000"/>
        </w:rPr>
        <w:t>SSSG</w:t>
      </w:r>
      <w:r w:rsidRPr="008C3048">
        <w:rPr>
          <w:rStyle w:val="apple-converted-space"/>
          <w:rFonts w:ascii="Times" w:hAnsi="Times" w:cs="Times"/>
          <w:color w:val="FF0000"/>
        </w:rPr>
        <w:t> </w:t>
      </w:r>
      <w:r w:rsidRPr="008C3048">
        <w:t>switching</w:t>
      </w:r>
      <w:r w:rsidRPr="008C3048">
        <w:rPr>
          <w:color w:val="FF0000"/>
        </w:rPr>
        <w:t>,</w:t>
      </w:r>
      <w:r w:rsidRPr="008C3048">
        <w:rPr>
          <w:rStyle w:val="apple-converted-space"/>
          <w:rFonts w:ascii="Times" w:hAnsi="Times" w:cs="Times"/>
          <w:color w:val="FF0000"/>
        </w:rPr>
        <w:t> </w:t>
      </w:r>
      <w:r w:rsidRPr="008C3048">
        <w:rPr>
          <w:strike/>
          <w:color w:val="FF0000"/>
        </w:rPr>
        <w:t>without PDCCH skipping</w:t>
      </w:r>
      <w:r w:rsidRPr="008C3048">
        <w:rPr>
          <w:rStyle w:val="apple-converted-space"/>
          <w:rFonts w:ascii="Times" w:hAnsi="Times" w:cs="Times"/>
          <w:color w:val="FF0000"/>
        </w:rPr>
        <w:t> </w:t>
      </w:r>
      <w:r w:rsidRPr="008C3048">
        <w:rPr>
          <w:color w:val="FF0000"/>
        </w:rPr>
        <w:t>if</w:t>
      </w:r>
      <w:r w:rsidRPr="008C3048">
        <w:rPr>
          <w:rStyle w:val="apple-converted-space"/>
          <w:rFonts w:ascii="Times" w:hAnsi="Times" w:cs="Times"/>
          <w:color w:val="FF0000"/>
        </w:rPr>
        <w:t> </w:t>
      </w:r>
      <w:r w:rsidRPr="008C3048">
        <w:rPr>
          <w:i/>
          <w:iCs/>
          <w:color w:val="FF0000"/>
        </w:rPr>
        <w:t>PDCCHSkippingDurationList</w:t>
      </w:r>
      <w:r w:rsidRPr="008C3048">
        <w:rPr>
          <w:rStyle w:val="apple-converted-space"/>
          <w:rFonts w:ascii="Times" w:hAnsi="Times" w:cs="Times"/>
          <w:color w:val="FF0000"/>
        </w:rPr>
        <w:t> </w:t>
      </w:r>
      <w:r w:rsidRPr="008C3048">
        <w:rPr>
          <w:color w:val="FF0000"/>
        </w:rPr>
        <w:t>is not configured</w:t>
      </w:r>
    </w:p>
    <w:p w14:paraId="604EA351" w14:textId="5E70CAAF" w:rsidR="00A92837" w:rsidRPr="008C3048" w:rsidRDefault="008C3048" w:rsidP="00F44FD9">
      <w:pPr>
        <w:pStyle w:val="ListParagraph"/>
        <w:numPr>
          <w:ilvl w:val="0"/>
          <w:numId w:val="229"/>
        </w:numPr>
        <w:rPr>
          <w:rFonts w:eastAsia="Yu Gothic"/>
          <w:sz w:val="21"/>
          <w:szCs w:val="21"/>
        </w:rPr>
      </w:pPr>
      <w:r w:rsidRPr="008C3048">
        <w:lastRenderedPageBreak/>
        <w:t>Revise component of FG 29-3d as: Support of 2-bit indication of SSSG switching between 2 SSSGs</w:t>
      </w:r>
      <w:r w:rsidRPr="008C3048">
        <w:rPr>
          <w:color w:val="FF0000"/>
        </w:rPr>
        <w:t>,</w:t>
      </w:r>
      <w:r w:rsidRPr="008C3048">
        <w:rPr>
          <w:rStyle w:val="apple-converted-space"/>
          <w:rFonts w:ascii="Times" w:hAnsi="Times" w:cs="Times"/>
        </w:rPr>
        <w:t> </w:t>
      </w:r>
      <w:r w:rsidRPr="008C3048">
        <w:rPr>
          <w:strike/>
          <w:color w:val="FF0000"/>
        </w:rPr>
        <w:t>with</w:t>
      </w:r>
      <w:r w:rsidRPr="008C3048">
        <w:rPr>
          <w:rStyle w:val="apple-converted-space"/>
          <w:rFonts w:ascii="Times" w:hAnsi="Times" w:cs="Times"/>
          <w:color w:val="FF0000"/>
        </w:rPr>
        <w:t> </w:t>
      </w:r>
      <w:r w:rsidRPr="008C3048">
        <w:t>PDCCH skipping by scheduling DCI</w:t>
      </w:r>
      <w:r w:rsidRPr="008C3048">
        <w:rPr>
          <w:color w:val="FF0000"/>
        </w:rPr>
        <w:t>,</w:t>
      </w:r>
      <w:r w:rsidRPr="008C3048">
        <w:rPr>
          <w:rStyle w:val="apple-converted-space"/>
          <w:rFonts w:ascii="Times" w:hAnsi="Times" w:cs="Times"/>
        </w:rPr>
        <w:t> </w:t>
      </w:r>
      <w:r w:rsidRPr="008C3048">
        <w:t>and timer based</w:t>
      </w:r>
      <w:r w:rsidRPr="008C3048">
        <w:rPr>
          <w:rStyle w:val="apple-converted-space"/>
          <w:rFonts w:ascii="Times" w:hAnsi="Times" w:cs="Times"/>
        </w:rPr>
        <w:t> </w:t>
      </w:r>
      <w:r w:rsidRPr="008C3048">
        <w:rPr>
          <w:color w:val="FF0000"/>
        </w:rPr>
        <w:t>SSSG</w:t>
      </w:r>
      <w:r w:rsidRPr="008C3048">
        <w:rPr>
          <w:rStyle w:val="apple-converted-space"/>
          <w:rFonts w:ascii="Times" w:hAnsi="Times" w:cs="Times"/>
          <w:color w:val="FF0000"/>
        </w:rPr>
        <w:t> </w:t>
      </w:r>
      <w:r w:rsidRPr="008C3048">
        <w:t>switching</w:t>
      </w:r>
    </w:p>
    <w:p w14:paraId="5D35D3E9" w14:textId="77777777" w:rsidR="006B480F" w:rsidRPr="00A92837" w:rsidRDefault="006B480F" w:rsidP="0017028F">
      <w:pPr>
        <w:pStyle w:val="Heading3"/>
      </w:pPr>
      <w:bookmarkStart w:id="745" w:name="_Toc95481846"/>
      <w:bookmarkStart w:id="746" w:name="_Toc98334485"/>
      <w:r w:rsidRPr="00A92837">
        <w:rPr>
          <w:lang w:val="en-US"/>
        </w:rPr>
        <w:t xml:space="preserve">UE features for </w:t>
      </w:r>
      <w:r w:rsidRPr="00A92837">
        <w:t>NR coverage enhancement</w:t>
      </w:r>
      <w:bookmarkEnd w:id="745"/>
      <w:bookmarkEnd w:id="746"/>
    </w:p>
    <w:p w14:paraId="131F1437" w14:textId="2039BC02" w:rsidR="006B480F" w:rsidRPr="00A92837" w:rsidRDefault="002328C4" w:rsidP="006B480F">
      <w:pPr>
        <w:rPr>
          <w:lang w:eastAsia="x-none"/>
        </w:rPr>
      </w:pPr>
      <w:hyperlink r:id="rId2385" w:history="1">
        <w:r w:rsidR="004371F4">
          <w:rPr>
            <w:rStyle w:val="Hyperlink"/>
            <w:lang w:eastAsia="x-none"/>
          </w:rPr>
          <w:t>R1-2200971</w:t>
        </w:r>
      </w:hyperlink>
      <w:r w:rsidR="006B480F" w:rsidRPr="00A92837">
        <w:rPr>
          <w:lang w:eastAsia="x-none"/>
        </w:rPr>
        <w:tab/>
        <w:t>Rel-17 UE features for NR coverage enhancement</w:t>
      </w:r>
      <w:r w:rsidR="006B480F" w:rsidRPr="00A92837">
        <w:rPr>
          <w:lang w:eastAsia="x-none"/>
        </w:rPr>
        <w:tab/>
        <w:t>Huawei, HiSilicon</w:t>
      </w:r>
    </w:p>
    <w:p w14:paraId="2A5741AC" w14:textId="476F7AB6" w:rsidR="006B480F" w:rsidRPr="00A92837" w:rsidRDefault="002328C4" w:rsidP="006B480F">
      <w:pPr>
        <w:rPr>
          <w:lang w:eastAsia="x-none"/>
        </w:rPr>
      </w:pPr>
      <w:hyperlink r:id="rId2386" w:history="1">
        <w:r w:rsidR="004371F4">
          <w:rPr>
            <w:rStyle w:val="Hyperlink"/>
            <w:lang w:eastAsia="x-none"/>
          </w:rPr>
          <w:t>R1-2201126</w:t>
        </w:r>
      </w:hyperlink>
      <w:r w:rsidR="006B480F" w:rsidRPr="00A92837">
        <w:rPr>
          <w:lang w:eastAsia="x-none"/>
        </w:rPr>
        <w:tab/>
        <w:t>Discussion on UE features for NR coverage enhancement</w:t>
      </w:r>
      <w:r w:rsidR="006B480F" w:rsidRPr="00A92837">
        <w:rPr>
          <w:lang w:eastAsia="x-none"/>
        </w:rPr>
        <w:tab/>
        <w:t>vivo</w:t>
      </w:r>
    </w:p>
    <w:p w14:paraId="707F2618" w14:textId="4AB8C50A" w:rsidR="006B480F" w:rsidRPr="00A92837" w:rsidRDefault="002328C4" w:rsidP="006B480F">
      <w:pPr>
        <w:rPr>
          <w:lang w:eastAsia="x-none"/>
        </w:rPr>
      </w:pPr>
      <w:hyperlink r:id="rId2387" w:history="1">
        <w:r w:rsidR="004371F4">
          <w:rPr>
            <w:rStyle w:val="Hyperlink"/>
            <w:lang w:eastAsia="x-none"/>
          </w:rPr>
          <w:t>R1-2201177</w:t>
        </w:r>
      </w:hyperlink>
      <w:r w:rsidR="006B480F" w:rsidRPr="00A92837">
        <w:rPr>
          <w:lang w:eastAsia="x-none"/>
        </w:rPr>
        <w:tab/>
        <w:t>Discussion on UE features for NR coverage enhancement</w:t>
      </w:r>
      <w:r w:rsidR="006B480F" w:rsidRPr="00A92837">
        <w:rPr>
          <w:lang w:eastAsia="x-none"/>
        </w:rPr>
        <w:tab/>
        <w:t>ZTE</w:t>
      </w:r>
    </w:p>
    <w:p w14:paraId="58E552EA" w14:textId="6C61E79C" w:rsidR="006B480F" w:rsidRPr="00A92837" w:rsidRDefault="002328C4" w:rsidP="006B480F">
      <w:pPr>
        <w:rPr>
          <w:lang w:eastAsia="x-none"/>
        </w:rPr>
      </w:pPr>
      <w:hyperlink r:id="rId2388" w:history="1">
        <w:r w:rsidR="004371F4">
          <w:rPr>
            <w:rStyle w:val="Hyperlink"/>
            <w:lang w:eastAsia="x-none"/>
          </w:rPr>
          <w:t>R1-2201289</w:t>
        </w:r>
      </w:hyperlink>
      <w:r w:rsidR="006B480F" w:rsidRPr="00A92837">
        <w:rPr>
          <w:lang w:eastAsia="x-none"/>
        </w:rPr>
        <w:tab/>
        <w:t>Rel-17 Coverage Enhancement UE features</w:t>
      </w:r>
      <w:r w:rsidR="006B480F" w:rsidRPr="00A92837">
        <w:rPr>
          <w:lang w:eastAsia="x-none"/>
        </w:rPr>
        <w:tab/>
        <w:t>OPPO</w:t>
      </w:r>
    </w:p>
    <w:p w14:paraId="70AABFEF" w14:textId="37AF426E" w:rsidR="006B480F" w:rsidRPr="00A92837" w:rsidRDefault="002328C4" w:rsidP="006B480F">
      <w:pPr>
        <w:rPr>
          <w:lang w:eastAsia="x-none"/>
        </w:rPr>
      </w:pPr>
      <w:hyperlink r:id="rId2389" w:history="1">
        <w:r w:rsidR="004371F4">
          <w:rPr>
            <w:rStyle w:val="Hyperlink"/>
            <w:lang w:eastAsia="x-none"/>
          </w:rPr>
          <w:t>R1-2201350</w:t>
        </w:r>
      </w:hyperlink>
      <w:r w:rsidR="006B480F" w:rsidRPr="00A92837">
        <w:rPr>
          <w:lang w:eastAsia="x-none"/>
        </w:rPr>
        <w:tab/>
        <w:t>Discussion on Rel-17 UE features for NR coverage enhancement</w:t>
      </w:r>
      <w:r w:rsidR="006B480F" w:rsidRPr="00A92837">
        <w:rPr>
          <w:lang w:eastAsia="x-none"/>
        </w:rPr>
        <w:tab/>
        <w:t>CATT</w:t>
      </w:r>
    </w:p>
    <w:p w14:paraId="6192275D" w14:textId="06500CB5" w:rsidR="006B480F" w:rsidRPr="00A92837" w:rsidRDefault="002328C4" w:rsidP="006B480F">
      <w:pPr>
        <w:rPr>
          <w:lang w:eastAsia="x-none"/>
        </w:rPr>
      </w:pPr>
      <w:hyperlink r:id="rId2390" w:history="1">
        <w:r w:rsidR="004371F4">
          <w:rPr>
            <w:rStyle w:val="Hyperlink"/>
            <w:lang w:eastAsia="x-none"/>
          </w:rPr>
          <w:t>R1-2201415</w:t>
        </w:r>
      </w:hyperlink>
      <w:r w:rsidR="006B480F" w:rsidRPr="00A92837">
        <w:rPr>
          <w:lang w:eastAsia="x-none"/>
        </w:rPr>
        <w:tab/>
        <w:t>On UE features for NR coverage enhancement</w:t>
      </w:r>
      <w:r w:rsidR="006B480F" w:rsidRPr="00A92837">
        <w:rPr>
          <w:lang w:eastAsia="x-none"/>
        </w:rPr>
        <w:tab/>
        <w:t>Nokia, Nokia Shanghai Bell</w:t>
      </w:r>
    </w:p>
    <w:p w14:paraId="3EFCF839" w14:textId="398BD044" w:rsidR="006B480F" w:rsidRPr="00A92837" w:rsidRDefault="002328C4" w:rsidP="006B480F">
      <w:pPr>
        <w:rPr>
          <w:lang w:eastAsia="x-none"/>
        </w:rPr>
      </w:pPr>
      <w:hyperlink r:id="rId2391" w:history="1">
        <w:r w:rsidR="004371F4">
          <w:rPr>
            <w:rStyle w:val="Hyperlink"/>
            <w:lang w:eastAsia="x-none"/>
          </w:rPr>
          <w:t>R1-2201448</w:t>
        </w:r>
      </w:hyperlink>
      <w:r w:rsidR="006B480F" w:rsidRPr="00A92837">
        <w:rPr>
          <w:lang w:eastAsia="x-none"/>
        </w:rPr>
        <w:tab/>
        <w:t>UE features for Rel-17 NR coverage enhancements</w:t>
      </w:r>
      <w:r w:rsidR="006B480F" w:rsidRPr="00A92837">
        <w:rPr>
          <w:lang w:eastAsia="x-none"/>
        </w:rPr>
        <w:tab/>
        <w:t>China Telecom</w:t>
      </w:r>
    </w:p>
    <w:p w14:paraId="09CB6998" w14:textId="4F515798" w:rsidR="006B480F" w:rsidRPr="00A92837" w:rsidRDefault="002328C4" w:rsidP="006B480F">
      <w:pPr>
        <w:rPr>
          <w:lang w:eastAsia="x-none"/>
        </w:rPr>
      </w:pPr>
      <w:hyperlink r:id="rId2392" w:history="1">
        <w:r w:rsidR="004371F4">
          <w:rPr>
            <w:rStyle w:val="Hyperlink"/>
            <w:lang w:eastAsia="x-none"/>
          </w:rPr>
          <w:t>R1-2201508</w:t>
        </w:r>
      </w:hyperlink>
      <w:r w:rsidR="006B480F" w:rsidRPr="00A92837">
        <w:rPr>
          <w:lang w:eastAsia="x-none"/>
        </w:rPr>
        <w:tab/>
        <w:t>Discussion on Rel.17 UE features for NR coverage enhancement</w:t>
      </w:r>
      <w:r w:rsidR="006B480F" w:rsidRPr="00A92837">
        <w:rPr>
          <w:lang w:eastAsia="x-none"/>
        </w:rPr>
        <w:tab/>
        <w:t>NTT DOCOMO, INC.</w:t>
      </w:r>
    </w:p>
    <w:p w14:paraId="6E6A0C75" w14:textId="29B9C064" w:rsidR="006B480F" w:rsidRPr="00A92837" w:rsidRDefault="002328C4" w:rsidP="006B480F">
      <w:pPr>
        <w:rPr>
          <w:lang w:eastAsia="x-none"/>
        </w:rPr>
      </w:pPr>
      <w:hyperlink r:id="rId2393" w:history="1">
        <w:r w:rsidR="004371F4">
          <w:rPr>
            <w:rStyle w:val="Hyperlink"/>
            <w:lang w:eastAsia="x-none"/>
          </w:rPr>
          <w:t>R1-2201561</w:t>
        </w:r>
      </w:hyperlink>
      <w:r w:rsidR="006B480F" w:rsidRPr="00A92837">
        <w:rPr>
          <w:lang w:eastAsia="x-none"/>
        </w:rPr>
        <w:tab/>
        <w:t>UE features for NR coverage enhancement</w:t>
      </w:r>
      <w:r w:rsidR="006B480F" w:rsidRPr="00A92837">
        <w:rPr>
          <w:lang w:eastAsia="x-none"/>
        </w:rPr>
        <w:tab/>
        <w:t>Spreadtrum Communications</w:t>
      </w:r>
    </w:p>
    <w:p w14:paraId="756CC708" w14:textId="3421E3A1" w:rsidR="006B480F" w:rsidRPr="00A92837" w:rsidRDefault="002328C4" w:rsidP="006B480F">
      <w:pPr>
        <w:rPr>
          <w:lang w:eastAsia="x-none"/>
        </w:rPr>
      </w:pPr>
      <w:hyperlink r:id="rId2394" w:history="1">
        <w:r w:rsidR="004371F4">
          <w:rPr>
            <w:rStyle w:val="Hyperlink"/>
            <w:lang w:eastAsia="x-none"/>
          </w:rPr>
          <w:t>R1-2201733</w:t>
        </w:r>
      </w:hyperlink>
      <w:r w:rsidR="006B480F" w:rsidRPr="00A92837">
        <w:rPr>
          <w:lang w:eastAsia="x-none"/>
        </w:rPr>
        <w:tab/>
        <w:t>Discussion on UE features for NR coverage enhancement</w:t>
      </w:r>
      <w:r w:rsidR="006B480F" w:rsidRPr="00A92837">
        <w:rPr>
          <w:lang w:eastAsia="x-none"/>
        </w:rPr>
        <w:tab/>
        <w:t>Intel Corporation</w:t>
      </w:r>
    </w:p>
    <w:p w14:paraId="691C78B6" w14:textId="36506E7A" w:rsidR="006B480F" w:rsidRPr="00A92837" w:rsidRDefault="002328C4" w:rsidP="006B480F">
      <w:pPr>
        <w:rPr>
          <w:lang w:eastAsia="x-none"/>
        </w:rPr>
      </w:pPr>
      <w:hyperlink r:id="rId2395" w:history="1">
        <w:r w:rsidR="004371F4">
          <w:rPr>
            <w:rStyle w:val="Hyperlink"/>
            <w:lang w:eastAsia="x-none"/>
          </w:rPr>
          <w:t>R1-2201798</w:t>
        </w:r>
      </w:hyperlink>
      <w:r w:rsidR="006B480F" w:rsidRPr="00A92837">
        <w:rPr>
          <w:lang w:eastAsia="x-none"/>
        </w:rPr>
        <w:tab/>
        <w:t>Views on Rel-17 Coverage Enhancement UE Features</w:t>
      </w:r>
      <w:r w:rsidR="006B480F" w:rsidRPr="00A92837">
        <w:rPr>
          <w:lang w:eastAsia="x-none"/>
        </w:rPr>
        <w:tab/>
        <w:t>Apple</w:t>
      </w:r>
    </w:p>
    <w:p w14:paraId="044FD33C" w14:textId="69E74698" w:rsidR="006B480F" w:rsidRPr="00A92837" w:rsidRDefault="002328C4" w:rsidP="006B480F">
      <w:pPr>
        <w:rPr>
          <w:lang w:eastAsia="x-none"/>
        </w:rPr>
      </w:pPr>
      <w:hyperlink r:id="rId2396" w:history="1">
        <w:r w:rsidR="004371F4">
          <w:rPr>
            <w:rStyle w:val="Hyperlink"/>
            <w:lang w:eastAsia="x-none"/>
          </w:rPr>
          <w:t>R1-2201886</w:t>
        </w:r>
      </w:hyperlink>
      <w:r w:rsidR="006B480F" w:rsidRPr="00A92837">
        <w:rPr>
          <w:lang w:eastAsia="x-none"/>
        </w:rPr>
        <w:tab/>
        <w:t>Discussion on Rel.17 UE features for NR coverage enhancement</w:t>
      </w:r>
      <w:r w:rsidR="006B480F" w:rsidRPr="00A92837">
        <w:rPr>
          <w:lang w:eastAsia="x-none"/>
        </w:rPr>
        <w:tab/>
        <w:t>CMCC</w:t>
      </w:r>
    </w:p>
    <w:p w14:paraId="0567549B" w14:textId="55E27293" w:rsidR="006B480F" w:rsidRPr="00A92837" w:rsidRDefault="002328C4" w:rsidP="006B480F">
      <w:pPr>
        <w:rPr>
          <w:lang w:eastAsia="x-none"/>
        </w:rPr>
      </w:pPr>
      <w:hyperlink r:id="rId2397" w:history="1">
        <w:r w:rsidR="004371F4">
          <w:rPr>
            <w:rStyle w:val="Hyperlink"/>
            <w:lang w:eastAsia="x-none"/>
          </w:rPr>
          <w:t>R1-2201911</w:t>
        </w:r>
      </w:hyperlink>
      <w:r w:rsidR="006B480F" w:rsidRPr="00A92837">
        <w:rPr>
          <w:lang w:eastAsia="x-none"/>
        </w:rPr>
        <w:tab/>
        <w:t>UE features for NR coverage enhancement</w:t>
      </w:r>
      <w:r w:rsidR="006B480F" w:rsidRPr="00A92837">
        <w:rPr>
          <w:lang w:eastAsia="x-none"/>
        </w:rPr>
        <w:tab/>
        <w:t>Xiaomi</w:t>
      </w:r>
    </w:p>
    <w:p w14:paraId="68256D70" w14:textId="55A168FE" w:rsidR="006B480F" w:rsidRPr="00A92837" w:rsidRDefault="002328C4" w:rsidP="006B480F">
      <w:pPr>
        <w:rPr>
          <w:lang w:eastAsia="x-none"/>
        </w:rPr>
      </w:pPr>
      <w:hyperlink r:id="rId2398" w:history="1">
        <w:r w:rsidR="004371F4">
          <w:rPr>
            <w:rStyle w:val="Hyperlink"/>
            <w:lang w:eastAsia="x-none"/>
          </w:rPr>
          <w:t>R1-2201967</w:t>
        </w:r>
      </w:hyperlink>
      <w:r w:rsidR="006B480F" w:rsidRPr="00A92837">
        <w:rPr>
          <w:lang w:eastAsia="x-none"/>
        </w:rPr>
        <w:tab/>
        <w:t>UE Features for NR Coverage Enhancement</w:t>
      </w:r>
      <w:r w:rsidR="006B480F" w:rsidRPr="00A92837">
        <w:rPr>
          <w:lang w:eastAsia="x-none"/>
        </w:rPr>
        <w:tab/>
        <w:t>Ericsson</w:t>
      </w:r>
    </w:p>
    <w:p w14:paraId="7EE44530" w14:textId="411DEA36" w:rsidR="006B480F" w:rsidRPr="00A92837" w:rsidRDefault="002328C4" w:rsidP="006B480F">
      <w:pPr>
        <w:rPr>
          <w:lang w:eastAsia="x-none"/>
        </w:rPr>
      </w:pPr>
      <w:hyperlink r:id="rId2399" w:history="1">
        <w:r w:rsidR="004371F4">
          <w:rPr>
            <w:rStyle w:val="Hyperlink"/>
            <w:lang w:eastAsia="x-none"/>
          </w:rPr>
          <w:t>R1-2202045</w:t>
        </w:r>
      </w:hyperlink>
      <w:r w:rsidR="006B480F" w:rsidRPr="00A92837">
        <w:rPr>
          <w:lang w:eastAsia="x-none"/>
        </w:rPr>
        <w:tab/>
        <w:t>UE features for NR coverage enhancement</w:t>
      </w:r>
      <w:r w:rsidR="006B480F" w:rsidRPr="00A92837">
        <w:rPr>
          <w:lang w:eastAsia="x-none"/>
        </w:rPr>
        <w:tab/>
        <w:t>Samsung</w:t>
      </w:r>
    </w:p>
    <w:p w14:paraId="163F4B09" w14:textId="61575EB7" w:rsidR="006B480F" w:rsidRPr="00A92837" w:rsidRDefault="002328C4" w:rsidP="006B480F">
      <w:pPr>
        <w:rPr>
          <w:lang w:eastAsia="x-none"/>
        </w:rPr>
      </w:pPr>
      <w:hyperlink r:id="rId2400" w:history="1">
        <w:r w:rsidR="004371F4">
          <w:rPr>
            <w:rStyle w:val="Hyperlink"/>
            <w:lang w:eastAsia="x-none"/>
          </w:rPr>
          <w:t>R1-2202087</w:t>
        </w:r>
      </w:hyperlink>
      <w:r w:rsidR="006B480F" w:rsidRPr="00A92837">
        <w:rPr>
          <w:lang w:eastAsia="x-none"/>
        </w:rPr>
        <w:tab/>
        <w:t>Discussion on UE features for NR Coverage Enhancement</w:t>
      </w:r>
      <w:r w:rsidR="006B480F" w:rsidRPr="00A92837">
        <w:rPr>
          <w:lang w:eastAsia="x-none"/>
        </w:rPr>
        <w:tab/>
        <w:t>MediaTek Inc.</w:t>
      </w:r>
    </w:p>
    <w:p w14:paraId="152E50D8" w14:textId="39127FD1" w:rsidR="006B480F" w:rsidRPr="00A92837" w:rsidRDefault="002328C4" w:rsidP="006B480F">
      <w:pPr>
        <w:rPr>
          <w:lang w:eastAsia="x-none"/>
        </w:rPr>
      </w:pPr>
      <w:hyperlink r:id="rId2401" w:history="1">
        <w:r w:rsidR="004371F4">
          <w:rPr>
            <w:rStyle w:val="Hyperlink"/>
            <w:lang w:eastAsia="x-none"/>
          </w:rPr>
          <w:t>R1-2202172</w:t>
        </w:r>
      </w:hyperlink>
      <w:r w:rsidR="006B480F" w:rsidRPr="00A92837">
        <w:rPr>
          <w:lang w:eastAsia="x-none"/>
        </w:rPr>
        <w:tab/>
        <w:t>UE Features for Coverage Enhancements</w:t>
      </w:r>
      <w:r w:rsidR="006B480F" w:rsidRPr="00A92837">
        <w:rPr>
          <w:lang w:eastAsia="x-none"/>
        </w:rPr>
        <w:tab/>
        <w:t>Qualcomm Incorporated</w:t>
      </w:r>
    </w:p>
    <w:p w14:paraId="2CE02744" w14:textId="06278F52" w:rsidR="006B480F" w:rsidRDefault="002328C4" w:rsidP="006B480F">
      <w:pPr>
        <w:rPr>
          <w:lang w:eastAsia="x-none"/>
        </w:rPr>
      </w:pPr>
      <w:hyperlink r:id="rId2402" w:history="1">
        <w:r w:rsidR="004371F4">
          <w:rPr>
            <w:rStyle w:val="Hyperlink"/>
            <w:lang w:eastAsia="x-none"/>
          </w:rPr>
          <w:t>R1-2202203</w:t>
        </w:r>
      </w:hyperlink>
      <w:r w:rsidR="006B480F" w:rsidRPr="00A92837">
        <w:rPr>
          <w:lang w:eastAsia="x-none"/>
        </w:rPr>
        <w:tab/>
        <w:t>UE feature for Rel-17 coverage enhancement</w:t>
      </w:r>
      <w:r w:rsidR="006B480F" w:rsidRPr="00A92837">
        <w:rPr>
          <w:lang w:eastAsia="x-none"/>
        </w:rPr>
        <w:tab/>
        <w:t>Sharp</w:t>
      </w:r>
    </w:p>
    <w:p w14:paraId="4E2451F1" w14:textId="62687326" w:rsidR="00A92837" w:rsidRDefault="00A92837" w:rsidP="006B480F">
      <w:pPr>
        <w:rPr>
          <w:lang w:eastAsia="x-none"/>
        </w:rPr>
      </w:pPr>
    </w:p>
    <w:p w14:paraId="30383C08" w14:textId="77777777" w:rsidR="00A92837" w:rsidRPr="00A92837" w:rsidRDefault="00A92837" w:rsidP="00A92837">
      <w:pPr>
        <w:rPr>
          <w:lang w:eastAsia="x-none"/>
        </w:rPr>
      </w:pPr>
      <w:r w:rsidRPr="00A92837">
        <w:rPr>
          <w:lang w:eastAsia="x-none"/>
        </w:rPr>
        <w:t xml:space="preserve">[108-e-R17-UE-features-CovEnh-01] </w:t>
      </w:r>
      <w:r w:rsidRPr="00A92837">
        <w:rPr>
          <w:lang w:val="en-US"/>
        </w:rPr>
        <w:t>– Shinya (NTT DOCOMO</w:t>
      </w:r>
      <w:r w:rsidRPr="00A92837">
        <w:rPr>
          <w:lang w:eastAsia="x-none"/>
        </w:rPr>
        <w:t>)</w:t>
      </w:r>
    </w:p>
    <w:p w14:paraId="7863D226" w14:textId="77777777" w:rsidR="00A92837" w:rsidRPr="00A92837" w:rsidRDefault="00A92837" w:rsidP="00A92837">
      <w:pPr>
        <w:rPr>
          <w:lang w:val="en-US" w:eastAsia="x-none"/>
        </w:rPr>
      </w:pPr>
      <w:r w:rsidRPr="00A92837">
        <w:rPr>
          <w:lang w:eastAsia="x-none"/>
        </w:rPr>
        <w:t>Email discussion on UE features for NR coverage enhancement</w:t>
      </w:r>
    </w:p>
    <w:p w14:paraId="2881F471" w14:textId="77777777" w:rsidR="00A92837" w:rsidRPr="00A92837" w:rsidRDefault="00A92837" w:rsidP="00A92837">
      <w:pPr>
        <w:numPr>
          <w:ilvl w:val="0"/>
          <w:numId w:val="62"/>
        </w:numPr>
        <w:rPr>
          <w:lang w:eastAsia="x-none"/>
        </w:rPr>
      </w:pPr>
      <w:r w:rsidRPr="00A92837">
        <w:rPr>
          <w:rFonts w:hint="eastAsia"/>
          <w:lang w:eastAsia="x-none"/>
        </w:rPr>
        <w:t>1</w:t>
      </w:r>
      <w:r w:rsidRPr="00A92837">
        <w:rPr>
          <w:rFonts w:hint="eastAsia"/>
          <w:vertAlign w:val="superscript"/>
          <w:lang w:eastAsia="x-none"/>
        </w:rPr>
        <w:t>st</w:t>
      </w:r>
      <w:r w:rsidRPr="00A92837">
        <w:rPr>
          <w:rFonts w:hint="eastAsia"/>
          <w:lang w:eastAsia="x-none"/>
        </w:rPr>
        <w:t xml:space="preserve"> check point: </w:t>
      </w:r>
      <w:r w:rsidRPr="00A92837">
        <w:t>February</w:t>
      </w:r>
      <w:r w:rsidRPr="00A92837">
        <w:rPr>
          <w:rFonts w:hint="eastAsia"/>
        </w:rPr>
        <w:t xml:space="preserve"> </w:t>
      </w:r>
      <w:r w:rsidRPr="00A92837">
        <w:t>25</w:t>
      </w:r>
    </w:p>
    <w:p w14:paraId="1C8B579D" w14:textId="77777777" w:rsidR="00A92837" w:rsidRPr="00A92837" w:rsidRDefault="00A92837" w:rsidP="00A92837">
      <w:pPr>
        <w:numPr>
          <w:ilvl w:val="0"/>
          <w:numId w:val="62"/>
        </w:numPr>
        <w:rPr>
          <w:lang w:eastAsia="x-none"/>
        </w:rPr>
      </w:pPr>
      <w:r w:rsidRPr="00A92837">
        <w:rPr>
          <w:lang w:eastAsia="x-none"/>
        </w:rPr>
        <w:t>Final</w:t>
      </w:r>
      <w:r w:rsidRPr="00A92837">
        <w:rPr>
          <w:rFonts w:hint="eastAsia"/>
          <w:lang w:eastAsia="x-none"/>
        </w:rPr>
        <w:t xml:space="preserve"> check point: </w:t>
      </w:r>
      <w:r w:rsidRPr="00A92837">
        <w:t>March 3</w:t>
      </w:r>
    </w:p>
    <w:p w14:paraId="75CFB13B" w14:textId="19033319" w:rsidR="00A92837" w:rsidRPr="00A92837" w:rsidRDefault="002328C4" w:rsidP="00A92837">
      <w:pPr>
        <w:rPr>
          <w:b/>
          <w:bCs/>
          <w:lang w:eastAsia="x-none"/>
        </w:rPr>
      </w:pPr>
      <w:hyperlink r:id="rId2403" w:history="1">
        <w:r w:rsidR="004371F4">
          <w:rPr>
            <w:rStyle w:val="Hyperlink"/>
            <w:b/>
            <w:bCs/>
            <w:lang w:eastAsia="x-none"/>
          </w:rPr>
          <w:t>R1-2201517</w:t>
        </w:r>
      </w:hyperlink>
      <w:r w:rsidR="00A92837" w:rsidRPr="00A92837">
        <w:rPr>
          <w:b/>
          <w:bCs/>
          <w:lang w:eastAsia="x-none"/>
        </w:rPr>
        <w:tab/>
        <w:t>Summary on UE features for NR coverage enhancement</w:t>
      </w:r>
      <w:r w:rsidR="00A92837" w:rsidRPr="00A92837">
        <w:rPr>
          <w:b/>
          <w:bCs/>
          <w:lang w:eastAsia="x-none"/>
        </w:rPr>
        <w:tab/>
        <w:t>Moderator (NTT DOCOMO, INC.)</w:t>
      </w:r>
    </w:p>
    <w:p w14:paraId="6DD60346" w14:textId="77777777" w:rsidR="00AC39A2" w:rsidRPr="00AC39A2" w:rsidRDefault="00AC39A2" w:rsidP="00AC39A2">
      <w:pPr>
        <w:rPr>
          <w:rFonts w:ascii="Times New Roman" w:hAnsi="Times New Roman"/>
          <w:szCs w:val="20"/>
        </w:rPr>
      </w:pPr>
      <w:r w:rsidRPr="00AC39A2">
        <w:rPr>
          <w:rFonts w:ascii="Times New Roman" w:hAnsi="Times New Roman"/>
          <w:szCs w:val="20"/>
          <w:highlight w:val="green"/>
        </w:rPr>
        <w:t>Agreement</w:t>
      </w:r>
    </w:p>
    <w:p w14:paraId="46487C6E" w14:textId="77777777" w:rsidR="00AC39A2" w:rsidRPr="00AC39A2" w:rsidRDefault="00AC39A2" w:rsidP="00F44FD9">
      <w:pPr>
        <w:pStyle w:val="ListParagraph"/>
        <w:numPr>
          <w:ilvl w:val="0"/>
          <w:numId w:val="230"/>
        </w:numPr>
      </w:pPr>
      <w:r w:rsidRPr="00AC39A2">
        <w:t>Merge FGs 30-2 and 30-2a into an FG with per band</w:t>
      </w:r>
    </w:p>
    <w:p w14:paraId="06933F64" w14:textId="77777777" w:rsidR="00AC39A2" w:rsidRPr="00AC39A2" w:rsidRDefault="00AC39A2" w:rsidP="00AC39A2">
      <w:pPr>
        <w:rPr>
          <w:rFonts w:ascii="Times New Roman" w:hAnsi="Times New Roman"/>
          <w:szCs w:val="20"/>
        </w:rPr>
      </w:pPr>
      <w:r w:rsidRPr="00AC39A2">
        <w:rPr>
          <w:rFonts w:ascii="Times New Roman" w:hAnsi="Times New Roman"/>
          <w:szCs w:val="20"/>
          <w:highlight w:val="green"/>
        </w:rPr>
        <w:t>Agreement</w:t>
      </w:r>
    </w:p>
    <w:p w14:paraId="59F38145" w14:textId="77777777" w:rsidR="00AC39A2" w:rsidRPr="00AC39A2" w:rsidRDefault="00AC39A2" w:rsidP="00F44FD9">
      <w:pPr>
        <w:pStyle w:val="ListParagraph"/>
        <w:numPr>
          <w:ilvl w:val="0"/>
          <w:numId w:val="230"/>
        </w:numPr>
        <w:rPr>
          <w:rFonts w:eastAsia="Yu Mincho"/>
        </w:rPr>
      </w:pPr>
      <w:r w:rsidRPr="00AC39A2">
        <w:t>Merge FGs 30-1 and 30-1a into an FG with per band</w:t>
      </w:r>
    </w:p>
    <w:p w14:paraId="6DB318C4" w14:textId="77777777" w:rsidR="00AC39A2" w:rsidRPr="00AC39A2" w:rsidRDefault="00AC39A2" w:rsidP="00F44FD9">
      <w:pPr>
        <w:pStyle w:val="ListParagraph"/>
        <w:numPr>
          <w:ilvl w:val="1"/>
          <w:numId w:val="230"/>
        </w:numPr>
        <w:rPr>
          <w:rFonts w:eastAsia="Yu Mincho"/>
          <w:lang w:val="en-US"/>
        </w:rPr>
      </w:pPr>
      <w:r w:rsidRPr="00AC39A2">
        <w:t xml:space="preserve">Value range K = </w:t>
      </w:r>
      <w:r w:rsidRPr="00AC39A2">
        <w:rPr>
          <w:rFonts w:eastAsia="Yu Mincho"/>
        </w:rPr>
        <w:t>{</w:t>
      </w:r>
      <w:r w:rsidRPr="00AC39A2">
        <w:rPr>
          <w:rFonts w:eastAsia="Yu Mincho"/>
          <w:lang w:val="sv-SE"/>
        </w:rPr>
        <w:t>20, 24, 28, 32}</w:t>
      </w:r>
    </w:p>
    <w:p w14:paraId="06A8BA41" w14:textId="77777777" w:rsidR="00AC39A2" w:rsidRPr="00AC39A2" w:rsidRDefault="00AC39A2" w:rsidP="00AC39A2">
      <w:pPr>
        <w:rPr>
          <w:rFonts w:ascii="Times New Roman" w:hAnsi="Times New Roman"/>
          <w:szCs w:val="20"/>
        </w:rPr>
      </w:pPr>
      <w:r w:rsidRPr="00AC39A2">
        <w:rPr>
          <w:rFonts w:ascii="Times New Roman" w:hAnsi="Times New Roman"/>
          <w:szCs w:val="20"/>
          <w:highlight w:val="green"/>
        </w:rPr>
        <w:t>Agreement</w:t>
      </w:r>
    </w:p>
    <w:p w14:paraId="11FE0E68" w14:textId="77777777" w:rsidR="00AC39A2" w:rsidRPr="00AC39A2" w:rsidRDefault="00AC39A2" w:rsidP="00F44FD9">
      <w:pPr>
        <w:pStyle w:val="ListParagraph"/>
        <w:numPr>
          <w:ilvl w:val="0"/>
          <w:numId w:val="230"/>
        </w:numPr>
      </w:pPr>
      <w:r w:rsidRPr="00AC39A2">
        <w:t xml:space="preserve">FG 30-3a is not separated to multiple FGs </w:t>
      </w:r>
    </w:p>
    <w:p w14:paraId="4B3E6A6C" w14:textId="77777777" w:rsidR="00AC39A2" w:rsidRPr="00AC39A2" w:rsidRDefault="00AC39A2" w:rsidP="00AC39A2">
      <w:pPr>
        <w:rPr>
          <w:rFonts w:ascii="Times New Roman" w:eastAsia="Times New Roman" w:hAnsi="Times New Roman"/>
          <w:szCs w:val="20"/>
          <w:lang w:val="en-US"/>
        </w:rPr>
      </w:pPr>
      <w:r w:rsidRPr="00AC39A2">
        <w:rPr>
          <w:rFonts w:ascii="Times New Roman" w:eastAsia="Times New Roman" w:hAnsi="Times New Roman"/>
          <w:szCs w:val="20"/>
          <w:highlight w:val="green"/>
          <w:lang w:val="en-US"/>
        </w:rPr>
        <w:t>Agreement</w:t>
      </w:r>
    </w:p>
    <w:p w14:paraId="348591AB" w14:textId="77777777" w:rsidR="00AC39A2" w:rsidRPr="00AC39A2" w:rsidRDefault="00AC39A2" w:rsidP="00F44FD9">
      <w:pPr>
        <w:pStyle w:val="ListParagraph"/>
        <w:numPr>
          <w:ilvl w:val="0"/>
          <w:numId w:val="230"/>
        </w:numPr>
        <w:rPr>
          <w:rFonts w:eastAsia="Times New Roman"/>
          <w:lang w:val="en-US"/>
        </w:rPr>
      </w:pPr>
      <w:r w:rsidRPr="00AC39A2">
        <w:rPr>
          <w:rFonts w:eastAsia="Times New Roman"/>
          <w:lang w:val="en-US"/>
        </w:rPr>
        <w:t>FG 30-4 is updated as follows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
        <w:gridCol w:w="390"/>
        <w:gridCol w:w="737"/>
        <w:gridCol w:w="2743"/>
        <w:gridCol w:w="400"/>
        <w:gridCol w:w="423"/>
        <w:gridCol w:w="417"/>
        <w:gridCol w:w="1097"/>
        <w:gridCol w:w="483"/>
        <w:gridCol w:w="443"/>
        <w:gridCol w:w="417"/>
        <w:gridCol w:w="417"/>
        <w:gridCol w:w="863"/>
        <w:gridCol w:w="717"/>
      </w:tblGrid>
      <w:tr w:rsidR="00AC39A2" w:rsidRPr="00ED1B43" w14:paraId="28865D11" w14:textId="77777777" w:rsidTr="00D3574D">
        <w:trPr>
          <w:trHeight w:val="20"/>
        </w:trPr>
        <w:tc>
          <w:tcPr>
            <w:tcW w:w="281" w:type="pct"/>
            <w:tcBorders>
              <w:top w:val="single" w:sz="4" w:space="0" w:color="auto"/>
              <w:left w:val="single" w:sz="4" w:space="0" w:color="auto"/>
              <w:bottom w:val="single" w:sz="4" w:space="0" w:color="auto"/>
              <w:right w:val="single" w:sz="4" w:space="0" w:color="auto"/>
            </w:tcBorders>
            <w:shd w:val="clear" w:color="auto" w:fill="auto"/>
          </w:tcPr>
          <w:p w14:paraId="03321E33" w14:textId="77777777" w:rsidR="00AC39A2" w:rsidRPr="00ED1B43" w:rsidRDefault="00AC39A2" w:rsidP="00D3574D">
            <w:pPr>
              <w:keepNext/>
              <w:keepLines/>
              <w:spacing w:line="259" w:lineRule="auto"/>
              <w:rPr>
                <w:rFonts w:ascii="Arial" w:eastAsia="MS Mincho" w:hAnsi="Arial" w:cs="Arial"/>
                <w:sz w:val="12"/>
                <w:szCs w:val="12"/>
                <w:lang w:val="en-US" w:eastAsia="ja-JP"/>
              </w:rPr>
            </w:pPr>
            <w:r w:rsidRPr="00ED1B43">
              <w:rPr>
                <w:rFonts w:ascii="Arial" w:eastAsia="MS Mincho" w:hAnsi="Arial" w:cs="Arial"/>
                <w:sz w:val="12"/>
                <w:szCs w:val="12"/>
                <w:lang w:val="en-US" w:eastAsia="ja-JP"/>
              </w:rPr>
              <w:t>30.</w:t>
            </w:r>
            <w:r w:rsidRPr="00ED1B43">
              <w:rPr>
                <w:rFonts w:ascii="Arial" w:eastAsia="MS Mincho" w:hAnsi="Arial"/>
                <w:sz w:val="12"/>
                <w:szCs w:val="12"/>
                <w:lang w:val="en-US"/>
              </w:rPr>
              <w:t xml:space="preserve"> </w:t>
            </w:r>
            <w:r w:rsidRPr="00ED1B43">
              <w:rPr>
                <w:rFonts w:ascii="Arial" w:eastAsia="MS Mincho" w:hAnsi="Arial" w:cs="Arial"/>
                <w:sz w:val="12"/>
                <w:szCs w:val="12"/>
                <w:lang w:val="en-US" w:eastAsia="ja-JP"/>
              </w:rPr>
              <w:t>NR_cov_enh</w:t>
            </w:r>
          </w:p>
        </w:tc>
        <w:tc>
          <w:tcPr>
            <w:tcW w:w="157" w:type="pct"/>
            <w:tcBorders>
              <w:top w:val="single" w:sz="4" w:space="0" w:color="auto"/>
              <w:left w:val="single" w:sz="4" w:space="0" w:color="auto"/>
              <w:bottom w:val="single" w:sz="4" w:space="0" w:color="auto"/>
              <w:right w:val="single" w:sz="4" w:space="0" w:color="auto"/>
            </w:tcBorders>
            <w:shd w:val="clear" w:color="auto" w:fill="auto"/>
          </w:tcPr>
          <w:p w14:paraId="34BD2C2C" w14:textId="77777777" w:rsidR="00AC39A2" w:rsidRPr="00ED1B43" w:rsidRDefault="00AC39A2" w:rsidP="00D3574D">
            <w:pPr>
              <w:keepNext/>
              <w:keepLines/>
              <w:spacing w:line="259" w:lineRule="auto"/>
              <w:rPr>
                <w:rFonts w:ascii="Arial" w:eastAsia="MS Mincho" w:hAnsi="Arial" w:cs="Arial"/>
                <w:sz w:val="12"/>
                <w:szCs w:val="12"/>
                <w:lang w:val="en-US" w:eastAsia="zh-CN"/>
              </w:rPr>
            </w:pPr>
            <w:r w:rsidRPr="00ED1B43">
              <w:rPr>
                <w:rFonts w:ascii="Arial" w:eastAsia="MS Mincho" w:hAnsi="Arial" w:cs="Arial"/>
                <w:sz w:val="12"/>
                <w:szCs w:val="12"/>
                <w:lang w:val="en-US" w:eastAsia="zh-CN"/>
              </w:rPr>
              <w:t>30-4</w:t>
            </w:r>
          </w:p>
        </w:tc>
        <w:tc>
          <w:tcPr>
            <w:tcW w:w="346" w:type="pct"/>
            <w:tcBorders>
              <w:top w:val="single" w:sz="4" w:space="0" w:color="auto"/>
              <w:left w:val="single" w:sz="4" w:space="0" w:color="auto"/>
              <w:bottom w:val="single" w:sz="4" w:space="0" w:color="auto"/>
              <w:right w:val="single" w:sz="4" w:space="0" w:color="auto"/>
            </w:tcBorders>
            <w:shd w:val="clear" w:color="auto" w:fill="auto"/>
          </w:tcPr>
          <w:p w14:paraId="58545CD1" w14:textId="77777777" w:rsidR="00AC39A2" w:rsidRPr="00ED1B43" w:rsidRDefault="00AC39A2" w:rsidP="00D3574D">
            <w:pPr>
              <w:keepNext/>
              <w:keepLines/>
              <w:spacing w:line="259" w:lineRule="auto"/>
              <w:rPr>
                <w:rFonts w:ascii="Arial" w:eastAsia="SimSun" w:hAnsi="Arial" w:cs="Arial"/>
                <w:sz w:val="12"/>
                <w:szCs w:val="12"/>
                <w:lang w:val="en-US" w:eastAsia="zh-CN"/>
              </w:rPr>
            </w:pPr>
            <w:r w:rsidRPr="00ED1B43">
              <w:rPr>
                <w:rFonts w:ascii="Arial" w:eastAsia="MS Mincho" w:hAnsi="Arial" w:cs="Arial"/>
                <w:strike/>
                <w:color w:val="FF0000"/>
                <w:sz w:val="12"/>
                <w:szCs w:val="12"/>
                <w:lang w:val="en-US" w:eastAsia="zh-CN"/>
              </w:rPr>
              <w:t>[</w:t>
            </w:r>
            <w:r w:rsidRPr="00ED1B43">
              <w:rPr>
                <w:rFonts w:ascii="Arial" w:eastAsia="MS Mincho" w:hAnsi="Arial" w:cs="Arial"/>
                <w:sz w:val="12"/>
                <w:szCs w:val="12"/>
                <w:lang w:val="en-US" w:eastAsia="zh-CN"/>
              </w:rPr>
              <w:t>The maximum duration for DM-RS bundling</w:t>
            </w:r>
            <w:r w:rsidRPr="00ED1B43">
              <w:rPr>
                <w:rFonts w:ascii="Arial" w:eastAsia="MS Mincho" w:hAnsi="Arial" w:cs="Arial"/>
                <w:strike/>
                <w:color w:val="FF0000"/>
                <w:sz w:val="12"/>
                <w:szCs w:val="12"/>
                <w:lang w:val="en-US" w:eastAsia="zh-CN"/>
              </w:rPr>
              <w:t>]</w:t>
            </w:r>
          </w:p>
        </w:tc>
        <w:tc>
          <w:tcPr>
            <w:tcW w:w="1401" w:type="pct"/>
            <w:tcBorders>
              <w:top w:val="single" w:sz="4" w:space="0" w:color="auto"/>
              <w:left w:val="single" w:sz="4" w:space="0" w:color="auto"/>
              <w:bottom w:val="single" w:sz="4" w:space="0" w:color="auto"/>
              <w:right w:val="single" w:sz="4" w:space="0" w:color="auto"/>
            </w:tcBorders>
            <w:shd w:val="clear" w:color="auto" w:fill="auto"/>
          </w:tcPr>
          <w:p w14:paraId="37799DAF" w14:textId="77777777" w:rsidR="00AC39A2" w:rsidRPr="00ED1B43" w:rsidRDefault="00AC39A2" w:rsidP="00D3574D">
            <w:pPr>
              <w:autoSpaceDE w:val="0"/>
              <w:autoSpaceDN w:val="0"/>
              <w:adjustRightInd w:val="0"/>
              <w:snapToGrid w:val="0"/>
              <w:spacing w:line="259" w:lineRule="auto"/>
              <w:contextualSpacing/>
              <w:jc w:val="both"/>
              <w:rPr>
                <w:rFonts w:ascii="Arial" w:eastAsia="MS Mincho" w:hAnsi="Arial" w:cs="Arial"/>
                <w:sz w:val="12"/>
                <w:szCs w:val="12"/>
                <w:lang w:val="en-US" w:eastAsia="zh-CN"/>
              </w:rPr>
            </w:pPr>
            <w:r w:rsidRPr="00ED1B43">
              <w:rPr>
                <w:rFonts w:ascii="Arial" w:eastAsia="MS Mincho" w:hAnsi="Arial" w:cs="Arial"/>
                <w:sz w:val="12"/>
                <w:szCs w:val="12"/>
                <w:lang w:val="en-US" w:eastAsia="zh-CN"/>
              </w:rPr>
              <w:t>The maximum duration during which UE is able to maintain power consis</w:t>
            </w:r>
            <w:r w:rsidRPr="00ED1B43">
              <w:rPr>
                <w:rFonts w:ascii="Arial" w:eastAsia="MS Mincho" w:hAnsi="Arial" w:cs="Arial"/>
                <w:strike/>
                <w:color w:val="FF0000"/>
                <w:sz w:val="12"/>
                <w:szCs w:val="12"/>
                <w:lang w:val="en-US" w:eastAsia="zh-CN"/>
              </w:rPr>
              <w:t>i</w:t>
            </w:r>
            <w:r w:rsidRPr="00ED1B43">
              <w:rPr>
                <w:rFonts w:ascii="Arial" w:eastAsia="MS Mincho" w:hAnsi="Arial" w:cs="Arial"/>
                <w:sz w:val="12"/>
                <w:szCs w:val="12"/>
                <w:lang w:val="en-US" w:eastAsia="zh-CN"/>
              </w:rPr>
              <w:t xml:space="preserve">tency and phase continuity to support DM-RS bundling for PUSCH/PUCCH </w:t>
            </w:r>
          </w:p>
          <w:p w14:paraId="4FA321A8" w14:textId="77777777" w:rsidR="00AC39A2" w:rsidRPr="00ED1B43" w:rsidRDefault="00AC39A2" w:rsidP="00D3574D">
            <w:pPr>
              <w:autoSpaceDE w:val="0"/>
              <w:autoSpaceDN w:val="0"/>
              <w:adjustRightInd w:val="0"/>
              <w:snapToGrid w:val="0"/>
              <w:spacing w:line="259" w:lineRule="auto"/>
              <w:contextualSpacing/>
              <w:jc w:val="both"/>
              <w:rPr>
                <w:rFonts w:ascii="Arial" w:eastAsia="SimSun" w:hAnsi="Arial" w:cs="Arial"/>
                <w:strike/>
                <w:color w:val="FF0000"/>
                <w:sz w:val="12"/>
                <w:szCs w:val="12"/>
                <w:lang w:val="en-US" w:eastAsia="zh-CN"/>
              </w:rPr>
            </w:pPr>
            <w:r w:rsidRPr="00ED1B43">
              <w:rPr>
                <w:rFonts w:ascii="Arial" w:eastAsia="SimSun" w:hAnsi="Arial" w:cs="Arial"/>
                <w:strike/>
                <w:color w:val="FF0000"/>
                <w:sz w:val="12"/>
                <w:szCs w:val="12"/>
                <w:lang w:val="en-US" w:eastAsia="zh-CN"/>
              </w:rPr>
              <w:t>FFS dependence on modulation order</w:t>
            </w:r>
          </w:p>
          <w:p w14:paraId="404F1721" w14:textId="77777777" w:rsidR="00AC39A2" w:rsidRPr="00ED1B43" w:rsidRDefault="00AC39A2" w:rsidP="00D3574D">
            <w:pPr>
              <w:autoSpaceDE w:val="0"/>
              <w:autoSpaceDN w:val="0"/>
              <w:adjustRightInd w:val="0"/>
              <w:snapToGrid w:val="0"/>
              <w:spacing w:line="259" w:lineRule="auto"/>
              <w:contextualSpacing/>
              <w:jc w:val="both"/>
              <w:rPr>
                <w:rFonts w:ascii="Arial" w:eastAsia="Times New Roman" w:hAnsi="Arial" w:cs="Arial"/>
                <w:sz w:val="12"/>
                <w:szCs w:val="12"/>
                <w:lang w:val="en-US"/>
              </w:rPr>
            </w:pPr>
            <w:r w:rsidRPr="00ED1B43">
              <w:rPr>
                <w:rFonts w:ascii="Arial" w:eastAsia="SimSun" w:hAnsi="Arial" w:cs="Arial"/>
                <w:strike/>
                <w:color w:val="FF0000"/>
                <w:sz w:val="12"/>
                <w:szCs w:val="12"/>
                <w:lang w:val="en-US" w:eastAsia="zh-CN"/>
              </w:rPr>
              <w:t>FFS dependence on back-to-back vs. non-back-to-back repetitions</w:t>
            </w:r>
          </w:p>
        </w:tc>
        <w:tc>
          <w:tcPr>
            <w:tcW w:w="280" w:type="pct"/>
            <w:tcBorders>
              <w:top w:val="single" w:sz="4" w:space="0" w:color="auto"/>
              <w:left w:val="single" w:sz="4" w:space="0" w:color="auto"/>
              <w:bottom w:val="single" w:sz="4" w:space="0" w:color="auto"/>
              <w:right w:val="single" w:sz="4" w:space="0" w:color="auto"/>
            </w:tcBorders>
            <w:shd w:val="clear" w:color="auto" w:fill="FFFF00"/>
          </w:tcPr>
          <w:p w14:paraId="35371273" w14:textId="77777777" w:rsidR="00AC39A2" w:rsidRPr="00ED1B43" w:rsidRDefault="00AC39A2" w:rsidP="00D3574D">
            <w:pPr>
              <w:keepNext/>
              <w:keepLines/>
              <w:spacing w:line="259" w:lineRule="auto"/>
              <w:rPr>
                <w:rFonts w:ascii="Arial" w:eastAsia="MS Mincho" w:hAnsi="Arial" w:cs="Arial"/>
                <w:sz w:val="12"/>
                <w:szCs w:val="12"/>
                <w:lang w:val="en-US" w:eastAsia="ja-JP"/>
              </w:rPr>
            </w:pPr>
          </w:p>
        </w:tc>
        <w:tc>
          <w:tcPr>
            <w:tcW w:w="190" w:type="pct"/>
            <w:tcBorders>
              <w:top w:val="single" w:sz="4" w:space="0" w:color="auto"/>
              <w:left w:val="single" w:sz="4" w:space="0" w:color="auto"/>
              <w:bottom w:val="single" w:sz="4" w:space="0" w:color="auto"/>
              <w:right w:val="single" w:sz="4" w:space="0" w:color="auto"/>
            </w:tcBorders>
            <w:shd w:val="clear" w:color="auto" w:fill="auto"/>
          </w:tcPr>
          <w:p w14:paraId="1CCB87DE" w14:textId="77777777" w:rsidR="00AC39A2" w:rsidRPr="00ED1B43" w:rsidRDefault="00AC39A2" w:rsidP="00D3574D">
            <w:pPr>
              <w:keepNext/>
              <w:keepLines/>
              <w:spacing w:line="259" w:lineRule="auto"/>
              <w:rPr>
                <w:rFonts w:ascii="Arial" w:eastAsia="MS Mincho" w:hAnsi="Arial" w:cs="Arial"/>
                <w:sz w:val="12"/>
                <w:szCs w:val="12"/>
                <w:lang w:val="en-US" w:eastAsia="ja-JP"/>
              </w:rPr>
            </w:pPr>
            <w:r w:rsidRPr="00ED1B43">
              <w:rPr>
                <w:rFonts w:ascii="Arial" w:eastAsia="SimSun" w:hAnsi="Arial" w:cs="Arial"/>
                <w:sz w:val="12"/>
                <w:szCs w:val="12"/>
                <w:lang w:val="en-US" w:eastAsia="zh-CN"/>
              </w:rPr>
              <w:t>Yes</w:t>
            </w:r>
          </w:p>
        </w:tc>
        <w:tc>
          <w:tcPr>
            <w:tcW w:w="188" w:type="pct"/>
            <w:tcBorders>
              <w:top w:val="single" w:sz="4" w:space="0" w:color="auto"/>
              <w:left w:val="single" w:sz="4" w:space="0" w:color="auto"/>
              <w:bottom w:val="single" w:sz="4" w:space="0" w:color="auto"/>
              <w:right w:val="single" w:sz="4" w:space="0" w:color="auto"/>
            </w:tcBorders>
            <w:shd w:val="clear" w:color="auto" w:fill="auto"/>
          </w:tcPr>
          <w:p w14:paraId="47280B11" w14:textId="77777777" w:rsidR="00AC39A2" w:rsidRPr="00ED1B43" w:rsidRDefault="00AC39A2" w:rsidP="00D3574D">
            <w:pPr>
              <w:keepNext/>
              <w:keepLines/>
              <w:spacing w:line="259" w:lineRule="auto"/>
              <w:rPr>
                <w:rFonts w:ascii="Arial" w:eastAsia="MS Mincho" w:hAnsi="Arial" w:cs="Arial"/>
                <w:sz w:val="12"/>
                <w:szCs w:val="12"/>
                <w:lang w:val="en-US" w:eastAsia="ja-JP"/>
              </w:rPr>
            </w:pPr>
            <w:r w:rsidRPr="00ED1B43">
              <w:rPr>
                <w:rFonts w:ascii="Arial" w:eastAsia="MS Mincho" w:hAnsi="Arial" w:cs="Arial"/>
                <w:sz w:val="12"/>
                <w:szCs w:val="12"/>
                <w:lang w:val="en-US" w:eastAsia="zh-CN"/>
              </w:rPr>
              <w:t>N/A</w:t>
            </w:r>
          </w:p>
        </w:tc>
        <w:tc>
          <w:tcPr>
            <w:tcW w:w="343" w:type="pct"/>
            <w:tcBorders>
              <w:top w:val="single" w:sz="4" w:space="0" w:color="auto"/>
              <w:left w:val="single" w:sz="4" w:space="0" w:color="auto"/>
              <w:bottom w:val="single" w:sz="4" w:space="0" w:color="auto"/>
              <w:right w:val="single" w:sz="4" w:space="0" w:color="auto"/>
            </w:tcBorders>
            <w:shd w:val="clear" w:color="auto" w:fill="auto"/>
          </w:tcPr>
          <w:p w14:paraId="663D6696" w14:textId="77777777" w:rsidR="00AC39A2" w:rsidRPr="00ED1B43" w:rsidRDefault="00AC39A2" w:rsidP="00D3574D">
            <w:pPr>
              <w:keepNext/>
              <w:keepLines/>
              <w:spacing w:line="259" w:lineRule="auto"/>
              <w:rPr>
                <w:rFonts w:ascii="Arial" w:eastAsia="MS Mincho" w:hAnsi="Arial" w:cs="Arial"/>
                <w:sz w:val="12"/>
                <w:szCs w:val="12"/>
                <w:lang w:val="en-US" w:eastAsia="ja-JP"/>
              </w:rPr>
            </w:pPr>
            <w:r w:rsidRPr="00ED1B43">
              <w:rPr>
                <w:rFonts w:ascii="Arial" w:eastAsia="SimSun" w:hAnsi="Arial" w:cs="Arial"/>
                <w:sz w:val="12"/>
                <w:szCs w:val="12"/>
                <w:lang w:val="en-US" w:eastAsia="zh-CN"/>
              </w:rPr>
              <w:t>UE does not support DM-RS bundling for PUSCH/PUCCH</w:t>
            </w:r>
          </w:p>
        </w:tc>
        <w:tc>
          <w:tcPr>
            <w:tcW w:w="282" w:type="pct"/>
            <w:tcBorders>
              <w:top w:val="single" w:sz="4" w:space="0" w:color="auto"/>
              <w:left w:val="single" w:sz="4" w:space="0" w:color="auto"/>
              <w:bottom w:val="single" w:sz="4" w:space="0" w:color="auto"/>
              <w:right w:val="single" w:sz="4" w:space="0" w:color="auto"/>
            </w:tcBorders>
            <w:shd w:val="clear" w:color="auto" w:fill="auto"/>
          </w:tcPr>
          <w:p w14:paraId="5C957968" w14:textId="77777777" w:rsidR="00AC39A2" w:rsidRPr="00ED1B43" w:rsidRDefault="00AC39A2" w:rsidP="00D3574D">
            <w:pPr>
              <w:keepNext/>
              <w:keepLines/>
              <w:spacing w:line="259" w:lineRule="auto"/>
              <w:rPr>
                <w:rFonts w:ascii="Arial" w:eastAsia="MS Mincho" w:hAnsi="Arial" w:cs="Arial"/>
                <w:color w:val="FF0000"/>
                <w:sz w:val="12"/>
                <w:szCs w:val="12"/>
                <w:lang w:val="en-US" w:eastAsia="ja-JP"/>
              </w:rPr>
            </w:pPr>
            <w:r w:rsidRPr="00ED1B43">
              <w:rPr>
                <w:rFonts w:ascii="Arial" w:eastAsia="MS Mincho" w:hAnsi="Arial" w:cs="Arial"/>
                <w:strike/>
                <w:color w:val="FF0000"/>
                <w:sz w:val="12"/>
                <w:szCs w:val="12"/>
                <w:lang w:val="en-US" w:eastAsia="zh-CN"/>
              </w:rPr>
              <w:t xml:space="preserve">[Per UE] </w:t>
            </w:r>
            <w:r w:rsidRPr="00ED1B43">
              <w:rPr>
                <w:rFonts w:ascii="Arial" w:eastAsia="MS Mincho" w:hAnsi="Arial" w:cs="Arial"/>
                <w:color w:val="FF0000"/>
                <w:sz w:val="12"/>
                <w:szCs w:val="12"/>
                <w:lang w:val="en-US" w:eastAsia="zh-CN"/>
              </w:rPr>
              <w:t>Per band</w:t>
            </w:r>
          </w:p>
        </w:tc>
        <w:tc>
          <w:tcPr>
            <w:tcW w:w="219" w:type="pct"/>
            <w:tcBorders>
              <w:top w:val="single" w:sz="4" w:space="0" w:color="auto"/>
              <w:left w:val="single" w:sz="4" w:space="0" w:color="auto"/>
              <w:bottom w:val="single" w:sz="4" w:space="0" w:color="auto"/>
              <w:right w:val="single" w:sz="4" w:space="0" w:color="auto"/>
            </w:tcBorders>
            <w:shd w:val="clear" w:color="auto" w:fill="auto"/>
          </w:tcPr>
          <w:p w14:paraId="6D5F80B7" w14:textId="77777777" w:rsidR="00AC39A2" w:rsidRPr="00ED1B43" w:rsidRDefault="00AC39A2" w:rsidP="00D3574D">
            <w:pPr>
              <w:keepNext/>
              <w:keepLines/>
              <w:spacing w:line="259" w:lineRule="auto"/>
              <w:rPr>
                <w:rFonts w:ascii="Arial" w:eastAsia="MS Mincho" w:hAnsi="Arial" w:cs="Arial"/>
                <w:color w:val="FF0000"/>
                <w:sz w:val="12"/>
                <w:szCs w:val="12"/>
                <w:lang w:val="en-US" w:eastAsia="ja-JP"/>
              </w:rPr>
            </w:pPr>
            <w:r w:rsidRPr="00ED1B43">
              <w:rPr>
                <w:rFonts w:ascii="Arial" w:eastAsia="MS Mincho" w:hAnsi="Arial" w:cs="Arial"/>
                <w:strike/>
                <w:color w:val="FF0000"/>
                <w:sz w:val="12"/>
                <w:szCs w:val="12"/>
                <w:lang w:val="en-US" w:eastAsia="ja-JP"/>
              </w:rPr>
              <w:t>FFS</w:t>
            </w:r>
            <w:r w:rsidRPr="00ED1B43">
              <w:rPr>
                <w:rFonts w:ascii="Arial" w:eastAsia="MS Mincho" w:hAnsi="Arial" w:cs="Arial"/>
                <w:color w:val="FF0000"/>
                <w:sz w:val="12"/>
                <w:szCs w:val="12"/>
                <w:lang w:val="en-US" w:eastAsia="ja-JP"/>
              </w:rPr>
              <w:t xml:space="preserve"> N/A</w:t>
            </w:r>
          </w:p>
        </w:tc>
        <w:tc>
          <w:tcPr>
            <w:tcW w:w="219" w:type="pct"/>
            <w:tcBorders>
              <w:top w:val="single" w:sz="4" w:space="0" w:color="auto"/>
              <w:left w:val="single" w:sz="4" w:space="0" w:color="auto"/>
              <w:bottom w:val="single" w:sz="4" w:space="0" w:color="auto"/>
              <w:right w:val="single" w:sz="4" w:space="0" w:color="auto"/>
            </w:tcBorders>
            <w:shd w:val="clear" w:color="auto" w:fill="auto"/>
          </w:tcPr>
          <w:p w14:paraId="03D9E8F1" w14:textId="77777777" w:rsidR="00AC39A2" w:rsidRPr="00ED1B43" w:rsidRDefault="00AC39A2" w:rsidP="00D3574D">
            <w:pPr>
              <w:keepNext/>
              <w:keepLines/>
              <w:spacing w:line="259" w:lineRule="auto"/>
              <w:rPr>
                <w:rFonts w:ascii="Arial" w:eastAsia="MS Mincho" w:hAnsi="Arial" w:cs="Arial"/>
                <w:color w:val="FF0000"/>
                <w:sz w:val="12"/>
                <w:szCs w:val="12"/>
                <w:lang w:val="en-US" w:eastAsia="ja-JP"/>
              </w:rPr>
            </w:pPr>
            <w:r w:rsidRPr="00ED1B43">
              <w:rPr>
                <w:rFonts w:ascii="Arial" w:eastAsia="MS Mincho" w:hAnsi="Arial" w:cs="Arial"/>
                <w:strike/>
                <w:color w:val="FF0000"/>
                <w:sz w:val="12"/>
                <w:szCs w:val="12"/>
                <w:lang w:val="en-US" w:eastAsia="ja-JP"/>
              </w:rPr>
              <w:t>No</w:t>
            </w:r>
            <w:r w:rsidRPr="00ED1B43">
              <w:rPr>
                <w:rFonts w:ascii="Arial" w:eastAsia="MS Mincho" w:hAnsi="Arial" w:cs="Arial"/>
                <w:color w:val="FF0000"/>
                <w:sz w:val="12"/>
                <w:szCs w:val="12"/>
                <w:lang w:val="en-US" w:eastAsia="ja-JP"/>
              </w:rPr>
              <w:t xml:space="preserve"> N/A</w:t>
            </w:r>
          </w:p>
        </w:tc>
        <w:tc>
          <w:tcPr>
            <w:tcW w:w="219" w:type="pct"/>
            <w:tcBorders>
              <w:top w:val="single" w:sz="4" w:space="0" w:color="auto"/>
              <w:left w:val="single" w:sz="4" w:space="0" w:color="auto"/>
              <w:bottom w:val="single" w:sz="4" w:space="0" w:color="auto"/>
              <w:right w:val="single" w:sz="4" w:space="0" w:color="auto"/>
            </w:tcBorders>
            <w:shd w:val="clear" w:color="auto" w:fill="auto"/>
          </w:tcPr>
          <w:p w14:paraId="59CA0DC9" w14:textId="77777777" w:rsidR="00AC39A2" w:rsidRPr="00ED1B43" w:rsidRDefault="00AC39A2" w:rsidP="00D3574D">
            <w:pPr>
              <w:keepNext/>
              <w:keepLines/>
              <w:spacing w:line="259" w:lineRule="auto"/>
              <w:rPr>
                <w:rFonts w:ascii="Arial" w:eastAsia="MS Mincho" w:hAnsi="Arial" w:cs="Arial"/>
                <w:sz w:val="12"/>
                <w:szCs w:val="12"/>
                <w:lang w:val="en-US" w:eastAsia="ja-JP"/>
              </w:rPr>
            </w:pPr>
            <w:r w:rsidRPr="00ED1B43">
              <w:rPr>
                <w:rFonts w:ascii="Arial" w:eastAsia="MS Mincho" w:hAnsi="Arial" w:cs="Arial"/>
                <w:sz w:val="12"/>
                <w:szCs w:val="12"/>
                <w:lang w:val="en-US" w:eastAsia="ja-JP"/>
              </w:rPr>
              <w:t>N/A</w:t>
            </w:r>
          </w:p>
        </w:tc>
        <w:tc>
          <w:tcPr>
            <w:tcW w:w="591" w:type="pct"/>
            <w:tcBorders>
              <w:top w:val="single" w:sz="4" w:space="0" w:color="auto"/>
              <w:left w:val="single" w:sz="4" w:space="0" w:color="auto"/>
              <w:bottom w:val="single" w:sz="4" w:space="0" w:color="auto"/>
              <w:right w:val="single" w:sz="4" w:space="0" w:color="auto"/>
            </w:tcBorders>
            <w:shd w:val="clear" w:color="auto" w:fill="FFFF00"/>
          </w:tcPr>
          <w:p w14:paraId="377FC69D" w14:textId="77777777" w:rsidR="00AC39A2" w:rsidRPr="00ED1B43" w:rsidRDefault="00AC39A2" w:rsidP="00D3574D">
            <w:pPr>
              <w:keepNext/>
              <w:keepLines/>
              <w:spacing w:line="259" w:lineRule="auto"/>
              <w:rPr>
                <w:rFonts w:ascii="Arial" w:eastAsia="MS Mincho" w:hAnsi="Arial" w:cs="Arial"/>
                <w:color w:val="FF0000"/>
                <w:sz w:val="12"/>
                <w:szCs w:val="12"/>
                <w:lang w:val="en-US" w:eastAsia="ja-JP"/>
              </w:rPr>
            </w:pPr>
            <w:r w:rsidRPr="00ED1B43">
              <w:rPr>
                <w:rFonts w:ascii="Arial" w:eastAsia="MS Mincho" w:hAnsi="Arial" w:cs="Arial"/>
                <w:color w:val="FF0000"/>
                <w:sz w:val="12"/>
                <w:szCs w:val="12"/>
                <w:lang w:val="en-US" w:eastAsia="ja-JP"/>
              </w:rPr>
              <w:t>[</w:t>
            </w:r>
            <w:r w:rsidRPr="00ED1B43">
              <w:rPr>
                <w:rFonts w:ascii="Arial" w:eastAsia="MS Mincho" w:hAnsi="Arial" w:cs="Arial" w:hint="eastAsia"/>
                <w:color w:val="FF0000"/>
                <w:sz w:val="12"/>
                <w:szCs w:val="12"/>
                <w:lang w:val="en-US" w:eastAsia="ja-JP"/>
              </w:rPr>
              <w:t>T</w:t>
            </w:r>
            <w:r w:rsidRPr="00ED1B43">
              <w:rPr>
                <w:rFonts w:ascii="Arial" w:eastAsia="MS Mincho" w:hAnsi="Arial" w:cs="Arial"/>
                <w:color w:val="FF0000"/>
                <w:sz w:val="12"/>
                <w:szCs w:val="12"/>
                <w:lang w:val="en-US" w:eastAsia="ja-JP"/>
              </w:rPr>
              <w:t>his is applicable for QPSK or lower modulation orders]</w:t>
            </w:r>
          </w:p>
          <w:p w14:paraId="3BF352C5" w14:textId="77777777" w:rsidR="00AC39A2" w:rsidRPr="00ED1B43" w:rsidRDefault="00AC39A2" w:rsidP="00D3574D">
            <w:pPr>
              <w:keepNext/>
              <w:keepLines/>
              <w:spacing w:line="259" w:lineRule="auto"/>
              <w:rPr>
                <w:rFonts w:ascii="Arial" w:eastAsia="MS Mincho" w:hAnsi="Arial" w:cs="Arial"/>
                <w:color w:val="FF0000"/>
                <w:sz w:val="12"/>
                <w:szCs w:val="12"/>
                <w:lang w:val="en-US" w:eastAsia="ja-JP"/>
              </w:rPr>
            </w:pPr>
            <w:r w:rsidRPr="00ED1B43">
              <w:rPr>
                <w:rFonts w:ascii="Arial" w:eastAsia="MS Mincho" w:hAnsi="Arial" w:cs="Arial"/>
                <w:color w:val="FF0000"/>
                <w:sz w:val="12"/>
                <w:szCs w:val="12"/>
                <w:lang w:val="en-US" w:eastAsia="ja-JP"/>
              </w:rPr>
              <w:t xml:space="preserve">From RAN1 perspective, all modulation orders are applicable. </w:t>
            </w:r>
            <w:r w:rsidRPr="00ED1B43">
              <w:rPr>
                <w:rFonts w:ascii="Arial" w:eastAsia="MS Mincho" w:hAnsi="Arial" w:cs="Arial" w:hint="eastAsia"/>
                <w:color w:val="FF0000"/>
                <w:sz w:val="12"/>
                <w:szCs w:val="12"/>
                <w:lang w:val="en-US" w:eastAsia="ja-JP"/>
              </w:rPr>
              <w:t>R</w:t>
            </w:r>
            <w:r w:rsidRPr="00ED1B43">
              <w:rPr>
                <w:rFonts w:ascii="Arial" w:eastAsia="MS Mincho" w:hAnsi="Arial" w:cs="Arial"/>
                <w:color w:val="FF0000"/>
                <w:sz w:val="12"/>
                <w:szCs w:val="12"/>
                <w:lang w:val="en-US" w:eastAsia="ja-JP"/>
              </w:rPr>
              <w:t>AN4 to decide whether this note is required not</w:t>
            </w:r>
          </w:p>
        </w:tc>
        <w:tc>
          <w:tcPr>
            <w:tcW w:w="284" w:type="pct"/>
            <w:tcBorders>
              <w:top w:val="single" w:sz="4" w:space="0" w:color="auto"/>
              <w:left w:val="single" w:sz="4" w:space="0" w:color="auto"/>
              <w:bottom w:val="single" w:sz="4" w:space="0" w:color="auto"/>
              <w:right w:val="single" w:sz="4" w:space="0" w:color="auto"/>
            </w:tcBorders>
            <w:shd w:val="clear" w:color="auto" w:fill="auto"/>
          </w:tcPr>
          <w:p w14:paraId="00BB3253" w14:textId="77777777" w:rsidR="00AC39A2" w:rsidRPr="00ED1B43" w:rsidRDefault="00AC39A2" w:rsidP="00D3574D">
            <w:pPr>
              <w:keepNext/>
              <w:keepLines/>
              <w:spacing w:line="259" w:lineRule="auto"/>
              <w:rPr>
                <w:rFonts w:ascii="Arial" w:eastAsia="MS Mincho" w:hAnsi="Arial" w:cs="Arial"/>
                <w:sz w:val="12"/>
                <w:szCs w:val="12"/>
                <w:lang w:val="en-US" w:eastAsia="ja-JP"/>
              </w:rPr>
            </w:pPr>
            <w:r w:rsidRPr="00ED1B43">
              <w:rPr>
                <w:rFonts w:ascii="Arial" w:eastAsia="MS Mincho" w:hAnsi="Arial" w:cs="Arial"/>
                <w:sz w:val="12"/>
                <w:szCs w:val="12"/>
                <w:lang w:val="en-US" w:eastAsia="ja-JP"/>
              </w:rPr>
              <w:t>Optional with capability signalling</w:t>
            </w:r>
          </w:p>
        </w:tc>
      </w:tr>
    </w:tbl>
    <w:p w14:paraId="45AD1085" w14:textId="77777777" w:rsidR="00AC39A2" w:rsidRPr="00AC39A2" w:rsidRDefault="00AC39A2" w:rsidP="00F44FD9">
      <w:pPr>
        <w:pStyle w:val="ListParagraph"/>
        <w:numPr>
          <w:ilvl w:val="0"/>
          <w:numId w:val="230"/>
        </w:numPr>
        <w:rPr>
          <w:lang w:val="en-US"/>
        </w:rPr>
      </w:pPr>
      <w:r w:rsidRPr="00AC39A2">
        <w:rPr>
          <w:rFonts w:eastAsia="Times New Roman"/>
          <w:lang w:val="en-US"/>
        </w:rPr>
        <w:t>FFS Send an LS to a</w:t>
      </w:r>
      <w:r w:rsidRPr="00AC39A2">
        <w:rPr>
          <w:lang w:val="en-US"/>
        </w:rPr>
        <w:t>sk RAN4 whether RAN4 specifies requirements for modulation order higher than QPSK</w:t>
      </w:r>
    </w:p>
    <w:p w14:paraId="3E474DB3" w14:textId="77777777" w:rsidR="00AC39A2" w:rsidRPr="00AC39A2" w:rsidRDefault="00AC39A2" w:rsidP="00AC39A2">
      <w:pPr>
        <w:rPr>
          <w:rFonts w:ascii="Times New Roman" w:hAnsi="Times New Roman"/>
          <w:szCs w:val="20"/>
        </w:rPr>
      </w:pPr>
      <w:r w:rsidRPr="00AC39A2">
        <w:rPr>
          <w:rFonts w:ascii="Times New Roman" w:hAnsi="Times New Roman"/>
          <w:szCs w:val="20"/>
          <w:highlight w:val="green"/>
        </w:rPr>
        <w:t>Agreement</w:t>
      </w:r>
    </w:p>
    <w:p w14:paraId="507CB24E" w14:textId="77777777" w:rsidR="00AC39A2" w:rsidRPr="00AC39A2" w:rsidRDefault="00AC39A2" w:rsidP="00F44FD9">
      <w:pPr>
        <w:pStyle w:val="ListParagraph"/>
        <w:numPr>
          <w:ilvl w:val="0"/>
          <w:numId w:val="230"/>
        </w:numPr>
      </w:pPr>
      <w:r w:rsidRPr="00AC39A2">
        <w:t>FG 30-4b is not separated to one for within a slot and the other for over slots</w:t>
      </w:r>
    </w:p>
    <w:p w14:paraId="26725808" w14:textId="77777777" w:rsidR="00AC39A2" w:rsidRPr="00AC39A2" w:rsidRDefault="00AC39A2" w:rsidP="00AC39A2">
      <w:pPr>
        <w:rPr>
          <w:rFonts w:ascii="Times New Roman" w:hAnsi="Times New Roman"/>
          <w:szCs w:val="20"/>
        </w:rPr>
      </w:pPr>
      <w:r w:rsidRPr="00AC39A2">
        <w:rPr>
          <w:rFonts w:ascii="Times New Roman" w:hAnsi="Times New Roman"/>
          <w:szCs w:val="20"/>
          <w:highlight w:val="green"/>
        </w:rPr>
        <w:t>Agreement</w:t>
      </w:r>
    </w:p>
    <w:p w14:paraId="0BA7EA99" w14:textId="77777777" w:rsidR="00AC39A2" w:rsidRPr="00243277" w:rsidRDefault="00AC39A2" w:rsidP="00F44FD9">
      <w:pPr>
        <w:pStyle w:val="ListParagraph"/>
        <w:numPr>
          <w:ilvl w:val="0"/>
          <w:numId w:val="230"/>
        </w:numPr>
        <w:rPr>
          <w:rFonts w:eastAsia="Yu Mincho"/>
        </w:rPr>
      </w:pPr>
      <w:r w:rsidRPr="00243277">
        <w:t>FG 30-5 is not split to one for PUCCH formats 1/3/4 and the other for PUCCH formats 0/2</w:t>
      </w:r>
    </w:p>
    <w:p w14:paraId="77C3EDFF" w14:textId="0A313CB4" w:rsidR="00AC39A2" w:rsidRPr="00AC39A2" w:rsidRDefault="00AC39A2" w:rsidP="00AC39A2">
      <w:pPr>
        <w:rPr>
          <w:rFonts w:ascii="Times New Roman" w:eastAsia="Times New Roman" w:hAnsi="Times New Roman"/>
          <w:szCs w:val="20"/>
          <w:lang w:val="en-US"/>
        </w:rPr>
      </w:pPr>
      <w:r w:rsidRPr="00AC39A2">
        <w:rPr>
          <w:rFonts w:ascii="Times New Roman" w:hAnsi="Times New Roman"/>
          <w:szCs w:val="20"/>
          <w:highlight w:val="green"/>
        </w:rPr>
        <w:t>Agreement</w:t>
      </w:r>
    </w:p>
    <w:p w14:paraId="328E3491" w14:textId="77777777" w:rsidR="00AC39A2" w:rsidRPr="00243277" w:rsidRDefault="00AC39A2" w:rsidP="00F44FD9">
      <w:pPr>
        <w:pStyle w:val="ListParagraph"/>
        <w:numPr>
          <w:ilvl w:val="0"/>
          <w:numId w:val="230"/>
        </w:numPr>
      </w:pPr>
      <w:r w:rsidRPr="00243277">
        <w:t>Capture the following in the LS to RAN2/RAN4 on updated RAN1 UE features list for NR</w:t>
      </w:r>
    </w:p>
    <w:p w14:paraId="14836BEE" w14:textId="77777777" w:rsidR="00AC39A2" w:rsidRPr="00243277" w:rsidRDefault="00AC39A2" w:rsidP="00F44FD9">
      <w:pPr>
        <w:pStyle w:val="ListParagraph"/>
        <w:numPr>
          <w:ilvl w:val="1"/>
          <w:numId w:val="230"/>
        </w:numPr>
      </w:pPr>
      <w:r w:rsidRPr="00243277">
        <w:lastRenderedPageBreak/>
        <w:t xml:space="preserve">Based on RAN4 feedback, FG 30-4 is defined without distinction of the modulation order. RAN1 has no intention to revert any existing RAN4 agreements on maximum duration. It is up to RAN4 to decide whether FG 30-4 is applicable only to QPSK and lower modulation orders </w:t>
      </w:r>
    </w:p>
    <w:p w14:paraId="10D0475B" w14:textId="77777777" w:rsidR="00AC39A2" w:rsidRPr="00243277" w:rsidRDefault="00AC39A2" w:rsidP="00243277">
      <w:pPr>
        <w:pStyle w:val="ListParagraph"/>
        <w:ind w:left="1440"/>
      </w:pPr>
      <w:r w:rsidRPr="00243277">
        <w:t>To RAN WG4</w:t>
      </w:r>
    </w:p>
    <w:p w14:paraId="214E22E3" w14:textId="77777777" w:rsidR="00AC39A2" w:rsidRPr="00243277" w:rsidRDefault="00AC39A2" w:rsidP="00243277">
      <w:pPr>
        <w:pStyle w:val="ListParagraph"/>
        <w:ind w:left="2160"/>
      </w:pPr>
      <w:r w:rsidRPr="00243277">
        <w:t>ACTION: RAN1 kindly asks RAN4 to take the above information into account for their future discussion.</w:t>
      </w:r>
    </w:p>
    <w:p w14:paraId="4D9D141D" w14:textId="77777777" w:rsidR="00AC39A2" w:rsidRPr="00243277" w:rsidRDefault="00AC39A2" w:rsidP="00F44FD9">
      <w:pPr>
        <w:pStyle w:val="ListParagraph"/>
        <w:numPr>
          <w:ilvl w:val="0"/>
          <w:numId w:val="230"/>
        </w:numPr>
      </w:pPr>
      <w:r w:rsidRPr="00243277">
        <w:rPr>
          <w:rFonts w:eastAsia="Yu Mincho"/>
        </w:rPr>
        <w:t>Remove the text in the note column in FG 30-4</w:t>
      </w:r>
    </w:p>
    <w:p w14:paraId="522F8EED" w14:textId="1DF269E2" w:rsidR="00AC39A2" w:rsidRPr="00AC39A2" w:rsidRDefault="00AC39A2" w:rsidP="00AC39A2">
      <w:pPr>
        <w:rPr>
          <w:rFonts w:ascii="Times New Roman" w:eastAsia="Times New Roman" w:hAnsi="Times New Roman"/>
          <w:szCs w:val="20"/>
          <w:lang w:val="en-US"/>
        </w:rPr>
      </w:pPr>
      <w:r w:rsidRPr="00AC39A2">
        <w:rPr>
          <w:rFonts w:ascii="Times New Roman" w:hAnsi="Times New Roman"/>
          <w:szCs w:val="20"/>
          <w:highlight w:val="green"/>
        </w:rPr>
        <w:t>Agreement</w:t>
      </w:r>
    </w:p>
    <w:p w14:paraId="058AF331" w14:textId="77777777" w:rsidR="00AC39A2" w:rsidRPr="00243277" w:rsidRDefault="00AC39A2" w:rsidP="00F44FD9">
      <w:pPr>
        <w:pStyle w:val="ListParagraph"/>
        <w:numPr>
          <w:ilvl w:val="0"/>
          <w:numId w:val="230"/>
        </w:numPr>
      </w:pPr>
      <w:r w:rsidRPr="00243277">
        <w:t>FG 30-3 is not split into 2 separate FGs: 1</w:t>
      </w:r>
      <w:r w:rsidRPr="00243277">
        <w:rPr>
          <w:vertAlign w:val="superscript"/>
        </w:rPr>
        <w:t>st</w:t>
      </w:r>
      <w:r w:rsidRPr="00243277">
        <w:t xml:space="preserve"> one for DG, 2</w:t>
      </w:r>
      <w:r w:rsidRPr="00243277">
        <w:rPr>
          <w:vertAlign w:val="superscript"/>
        </w:rPr>
        <w:t>nd</w:t>
      </w:r>
      <w:r w:rsidRPr="00243277">
        <w:t xml:space="preserve"> one for CG</w:t>
      </w:r>
    </w:p>
    <w:p w14:paraId="27562168" w14:textId="77D4C82F" w:rsidR="00AC39A2" w:rsidRPr="00AC39A2" w:rsidRDefault="00AC39A2" w:rsidP="00AC39A2">
      <w:pPr>
        <w:rPr>
          <w:rFonts w:ascii="Times New Roman" w:eastAsia="Times New Roman" w:hAnsi="Times New Roman"/>
          <w:szCs w:val="20"/>
          <w:lang w:val="en-US"/>
        </w:rPr>
      </w:pPr>
      <w:r w:rsidRPr="00AC39A2">
        <w:rPr>
          <w:rFonts w:ascii="Times New Roman" w:hAnsi="Times New Roman"/>
          <w:szCs w:val="20"/>
          <w:highlight w:val="green"/>
        </w:rPr>
        <w:t>Agreement</w:t>
      </w:r>
    </w:p>
    <w:p w14:paraId="2E4C5D43" w14:textId="77777777" w:rsidR="00AC39A2" w:rsidRPr="00243277" w:rsidRDefault="00AC39A2" w:rsidP="00F44FD9">
      <w:pPr>
        <w:pStyle w:val="ListParagraph"/>
        <w:numPr>
          <w:ilvl w:val="0"/>
          <w:numId w:val="230"/>
        </w:numPr>
      </w:pPr>
      <w:r w:rsidRPr="00243277">
        <w:t>Type of FG 30-3 is per band</w:t>
      </w:r>
    </w:p>
    <w:p w14:paraId="73456D20" w14:textId="39109F0C" w:rsidR="00AC39A2" w:rsidRPr="00AC39A2" w:rsidRDefault="00AC39A2" w:rsidP="00AC39A2">
      <w:pPr>
        <w:rPr>
          <w:rFonts w:ascii="Times New Roman" w:eastAsia="Times New Roman" w:hAnsi="Times New Roman"/>
          <w:szCs w:val="20"/>
          <w:lang w:val="en-US"/>
        </w:rPr>
      </w:pPr>
      <w:r w:rsidRPr="00AC39A2">
        <w:rPr>
          <w:rFonts w:ascii="Times New Roman" w:hAnsi="Times New Roman"/>
          <w:szCs w:val="20"/>
          <w:highlight w:val="green"/>
        </w:rPr>
        <w:t>Agreement</w:t>
      </w:r>
    </w:p>
    <w:p w14:paraId="49785923" w14:textId="77777777" w:rsidR="00AC39A2" w:rsidRPr="00243277" w:rsidRDefault="00AC39A2" w:rsidP="00F44FD9">
      <w:pPr>
        <w:pStyle w:val="ListParagraph"/>
        <w:numPr>
          <w:ilvl w:val="0"/>
          <w:numId w:val="230"/>
        </w:numPr>
      </w:pPr>
      <w:r w:rsidRPr="00243277">
        <w:t>Type of FG 30-3a is per band</w:t>
      </w:r>
    </w:p>
    <w:p w14:paraId="13129442" w14:textId="4DB25F75" w:rsidR="00AC39A2" w:rsidRPr="00AC39A2" w:rsidRDefault="00AC39A2" w:rsidP="00AC39A2">
      <w:pPr>
        <w:rPr>
          <w:rFonts w:ascii="Times New Roman" w:eastAsia="Times New Roman" w:hAnsi="Times New Roman"/>
          <w:szCs w:val="20"/>
          <w:lang w:val="en-US"/>
        </w:rPr>
      </w:pPr>
      <w:r w:rsidRPr="00AC39A2">
        <w:rPr>
          <w:rFonts w:ascii="Times New Roman" w:hAnsi="Times New Roman"/>
          <w:szCs w:val="20"/>
          <w:highlight w:val="green"/>
        </w:rPr>
        <w:t>Agreement</w:t>
      </w:r>
    </w:p>
    <w:p w14:paraId="4ACE5E00" w14:textId="77777777" w:rsidR="00AC39A2" w:rsidRPr="00243277" w:rsidRDefault="00AC39A2" w:rsidP="00F44FD9">
      <w:pPr>
        <w:pStyle w:val="ListParagraph"/>
        <w:numPr>
          <w:ilvl w:val="0"/>
          <w:numId w:val="230"/>
        </w:numPr>
      </w:pPr>
      <w:r w:rsidRPr="00243277">
        <w:t>Add a note in FG 30-4c: “Note: If a UE reports support of FG 30-3a and 30-4c, the UE supports DMRS bundling for the repetitions of TBoMS”</w:t>
      </w:r>
    </w:p>
    <w:p w14:paraId="10450F3D" w14:textId="4F04EC03" w:rsidR="00AC39A2" w:rsidRPr="00AC39A2" w:rsidRDefault="00AC39A2" w:rsidP="00AC39A2">
      <w:pPr>
        <w:rPr>
          <w:rFonts w:ascii="Times New Roman" w:eastAsia="Times New Roman" w:hAnsi="Times New Roman"/>
          <w:szCs w:val="20"/>
          <w:lang w:val="en-US"/>
        </w:rPr>
      </w:pPr>
      <w:r w:rsidRPr="00AC39A2">
        <w:rPr>
          <w:rFonts w:ascii="Times New Roman" w:hAnsi="Times New Roman"/>
          <w:szCs w:val="20"/>
          <w:highlight w:val="green"/>
        </w:rPr>
        <w:t>Agreement</w:t>
      </w:r>
    </w:p>
    <w:p w14:paraId="44664BC3" w14:textId="77777777" w:rsidR="00AC39A2" w:rsidRPr="00243277" w:rsidRDefault="00AC39A2" w:rsidP="00F44FD9">
      <w:pPr>
        <w:pStyle w:val="ListParagraph"/>
        <w:numPr>
          <w:ilvl w:val="0"/>
          <w:numId w:val="230"/>
        </w:numPr>
      </w:pPr>
      <w:r w:rsidRPr="00243277">
        <w:t>FG 30-6 is supported as optional with capability signaling</w:t>
      </w:r>
    </w:p>
    <w:p w14:paraId="63FCB236" w14:textId="0ADF0722" w:rsidR="00AC39A2" w:rsidRPr="00AC39A2" w:rsidRDefault="00AC39A2" w:rsidP="00AC39A2">
      <w:pPr>
        <w:rPr>
          <w:rFonts w:ascii="Times New Roman" w:eastAsia="Times New Roman" w:hAnsi="Times New Roman"/>
          <w:szCs w:val="20"/>
          <w:lang w:val="en-US"/>
        </w:rPr>
      </w:pPr>
      <w:r w:rsidRPr="00AC39A2">
        <w:rPr>
          <w:rFonts w:ascii="Times New Roman" w:hAnsi="Times New Roman"/>
          <w:szCs w:val="20"/>
          <w:highlight w:val="green"/>
        </w:rPr>
        <w:t>Agreement</w:t>
      </w:r>
    </w:p>
    <w:p w14:paraId="704DBBD3" w14:textId="77777777" w:rsidR="00AC39A2" w:rsidRPr="00243277" w:rsidRDefault="00AC39A2" w:rsidP="00F44FD9">
      <w:pPr>
        <w:pStyle w:val="ListParagraph"/>
        <w:numPr>
          <w:ilvl w:val="0"/>
          <w:numId w:val="230"/>
        </w:numPr>
      </w:pPr>
      <w:r w:rsidRPr="00243277">
        <w:t>FG 30-1 is updated as follows</w:t>
      </w:r>
    </w:p>
    <w:tbl>
      <w:tblPr>
        <w:tblW w:w="5000" w:type="pct"/>
        <w:tblCellMar>
          <w:left w:w="0" w:type="dxa"/>
          <w:right w:w="0" w:type="dxa"/>
        </w:tblCellMar>
        <w:tblLook w:val="04A0" w:firstRow="1" w:lastRow="0" w:firstColumn="1" w:lastColumn="0" w:noHBand="0" w:noVBand="1"/>
      </w:tblPr>
      <w:tblGrid>
        <w:gridCol w:w="965"/>
        <w:gridCol w:w="414"/>
        <w:gridCol w:w="888"/>
        <w:gridCol w:w="2779"/>
        <w:gridCol w:w="449"/>
        <w:gridCol w:w="449"/>
        <w:gridCol w:w="443"/>
        <w:gridCol w:w="959"/>
        <w:gridCol w:w="512"/>
        <w:gridCol w:w="443"/>
        <w:gridCol w:w="443"/>
        <w:gridCol w:w="443"/>
        <w:gridCol w:w="508"/>
        <w:gridCol w:w="752"/>
      </w:tblGrid>
      <w:tr w:rsidR="00AC39A2" w:rsidRPr="00FD22F3" w14:paraId="3C90CB94" w14:textId="77777777" w:rsidTr="00D3574D">
        <w:trPr>
          <w:trHeight w:val="20"/>
        </w:trPr>
        <w:tc>
          <w:tcPr>
            <w:tcW w:w="46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12B714E" w14:textId="77777777" w:rsidR="00AC39A2" w:rsidRPr="00FD22F3" w:rsidRDefault="00AC39A2" w:rsidP="00D3574D">
            <w:pPr>
              <w:keepNext/>
              <w:spacing w:line="252" w:lineRule="auto"/>
              <w:rPr>
                <w:rFonts w:ascii="Arial" w:hAnsi="Arial" w:cs="Arial"/>
                <w:sz w:val="12"/>
                <w:szCs w:val="12"/>
                <w:lang w:eastAsia="ja-JP"/>
              </w:rPr>
            </w:pPr>
            <w:r w:rsidRPr="00FD22F3">
              <w:rPr>
                <w:rFonts w:ascii="Arial" w:hAnsi="Arial" w:cs="Arial"/>
                <w:sz w:val="12"/>
                <w:szCs w:val="12"/>
                <w:lang w:eastAsia="ja-JP"/>
              </w:rPr>
              <w:t>30.</w:t>
            </w:r>
            <w:r w:rsidRPr="00FD22F3">
              <w:rPr>
                <w:rFonts w:ascii="Arial" w:hAnsi="Arial" w:cs="Arial"/>
                <w:sz w:val="12"/>
                <w:szCs w:val="12"/>
              </w:rPr>
              <w:t xml:space="preserve"> </w:t>
            </w:r>
            <w:r w:rsidRPr="00FD22F3">
              <w:rPr>
                <w:rFonts w:ascii="Arial" w:hAnsi="Arial" w:cs="Arial"/>
                <w:sz w:val="12"/>
                <w:szCs w:val="12"/>
                <w:lang w:eastAsia="ja-JP"/>
              </w:rPr>
              <w:t>NR_cov_enh</w:t>
            </w:r>
          </w:p>
        </w:tc>
        <w:tc>
          <w:tcPr>
            <w:tcW w:w="198"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AA6ADA8" w14:textId="77777777" w:rsidR="00AC39A2" w:rsidRPr="00FD22F3" w:rsidRDefault="00AC39A2" w:rsidP="00D3574D">
            <w:pPr>
              <w:keepNext/>
              <w:spacing w:line="252" w:lineRule="auto"/>
              <w:rPr>
                <w:rFonts w:ascii="Arial" w:hAnsi="Arial" w:cs="Arial"/>
                <w:sz w:val="12"/>
                <w:szCs w:val="12"/>
                <w:lang w:eastAsia="ja-JP"/>
              </w:rPr>
            </w:pPr>
            <w:r w:rsidRPr="00FD22F3">
              <w:rPr>
                <w:rFonts w:ascii="Arial" w:hAnsi="Arial" w:cs="Arial"/>
                <w:sz w:val="12"/>
                <w:szCs w:val="12"/>
                <w:lang w:eastAsia="ja-JP"/>
              </w:rPr>
              <w:t>30-1</w:t>
            </w:r>
          </w:p>
        </w:tc>
        <w:tc>
          <w:tcPr>
            <w:tcW w:w="425"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760C44C" w14:textId="77777777" w:rsidR="00AC39A2" w:rsidRPr="00FD22F3" w:rsidRDefault="00AC39A2" w:rsidP="00D3574D">
            <w:pPr>
              <w:keepNext/>
              <w:spacing w:line="252" w:lineRule="auto"/>
              <w:rPr>
                <w:rFonts w:ascii="Arial" w:hAnsi="Arial" w:cs="Arial"/>
                <w:sz w:val="12"/>
                <w:szCs w:val="12"/>
                <w:lang w:eastAsia="zh-CN"/>
              </w:rPr>
            </w:pPr>
            <w:r w:rsidRPr="00FD22F3">
              <w:rPr>
                <w:rFonts w:ascii="Arial" w:hAnsi="Arial" w:cs="Arial"/>
                <w:sz w:val="12"/>
                <w:szCs w:val="12"/>
              </w:rPr>
              <w:t xml:space="preserve">Increased maximum number of </w:t>
            </w:r>
            <w:r w:rsidRPr="00FD22F3">
              <w:rPr>
                <w:rFonts w:ascii="Arial" w:hAnsi="Arial" w:cs="Arial"/>
                <w:strike/>
                <w:color w:val="FF0000"/>
                <w:sz w:val="12"/>
                <w:szCs w:val="12"/>
              </w:rPr>
              <w:t>dynamic grant</w:t>
            </w:r>
            <w:r w:rsidRPr="00FD22F3">
              <w:rPr>
                <w:rFonts w:ascii="Arial" w:hAnsi="Arial" w:cs="Arial"/>
                <w:sz w:val="12"/>
                <w:szCs w:val="12"/>
              </w:rPr>
              <w:t xml:space="preserve"> PUSCH Type A repetitions</w:t>
            </w:r>
          </w:p>
        </w:tc>
        <w:tc>
          <w:tcPr>
            <w:tcW w:w="133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6576F47" w14:textId="77777777" w:rsidR="00AC39A2" w:rsidRPr="00FD22F3" w:rsidRDefault="00AC39A2" w:rsidP="00D3574D">
            <w:pPr>
              <w:autoSpaceDE w:val="0"/>
              <w:autoSpaceDN w:val="0"/>
              <w:snapToGrid w:val="0"/>
              <w:spacing w:line="252" w:lineRule="auto"/>
              <w:jc w:val="both"/>
              <w:rPr>
                <w:rFonts w:ascii="Arial" w:hAnsi="Arial" w:cs="Arial"/>
                <w:color w:val="0070C0"/>
                <w:sz w:val="12"/>
                <w:szCs w:val="12"/>
              </w:rPr>
            </w:pPr>
            <w:r w:rsidRPr="00FD22F3">
              <w:rPr>
                <w:rFonts w:ascii="Arial" w:hAnsi="Arial" w:cs="Arial"/>
                <w:strike/>
                <w:color w:val="0070C0"/>
                <w:sz w:val="12"/>
                <w:szCs w:val="12"/>
              </w:rPr>
              <w:t>K = 1, 2, 3, 4, 7, 8, 12, 16, 20, 24, 28, 32 times repetitions.</w:t>
            </w:r>
            <w:r w:rsidRPr="00FD22F3">
              <w:rPr>
                <w:rFonts w:ascii="Times New Roman" w:hAnsi="Times New Roman"/>
                <w:strike/>
                <w:color w:val="FF0000"/>
                <w:sz w:val="12"/>
                <w:szCs w:val="12"/>
              </w:rPr>
              <w:t xml:space="preserve"> </w:t>
            </w:r>
            <w:r w:rsidRPr="00FD22F3">
              <w:rPr>
                <w:rFonts w:ascii="Arial" w:hAnsi="Arial" w:cs="Arial"/>
                <w:color w:val="0070C0"/>
                <w:sz w:val="12"/>
                <w:szCs w:val="12"/>
              </w:rPr>
              <w:t>Maximum value of K (the number of repetitions) = 32</w:t>
            </w:r>
          </w:p>
          <w:p w14:paraId="5354BE33" w14:textId="77777777" w:rsidR="00AC39A2" w:rsidRPr="00FD22F3" w:rsidRDefault="00AC39A2" w:rsidP="00D3574D">
            <w:pPr>
              <w:autoSpaceDE w:val="0"/>
              <w:autoSpaceDN w:val="0"/>
              <w:snapToGrid w:val="0"/>
              <w:spacing w:line="252" w:lineRule="auto"/>
              <w:jc w:val="both"/>
              <w:rPr>
                <w:rFonts w:ascii="Arial" w:hAnsi="Arial" w:cs="Arial"/>
                <w:sz w:val="12"/>
                <w:szCs w:val="12"/>
              </w:rPr>
            </w:pPr>
            <w:r w:rsidRPr="00FD22F3">
              <w:rPr>
                <w:rFonts w:ascii="Arial" w:hAnsi="Arial" w:cs="Arial"/>
                <w:color w:val="FF0000"/>
                <w:sz w:val="12"/>
                <w:szCs w:val="12"/>
              </w:rPr>
              <w:t xml:space="preserve">For DG PUSCH, </w:t>
            </w:r>
            <w:r w:rsidRPr="00FD22F3">
              <w:rPr>
                <w:rFonts w:ascii="Arial" w:hAnsi="Arial" w:cs="Arial"/>
                <w:strike/>
                <w:color w:val="FF0000"/>
                <w:sz w:val="12"/>
                <w:szCs w:val="12"/>
              </w:rPr>
              <w:t>T</w:t>
            </w:r>
            <w:r w:rsidRPr="00FD22F3">
              <w:rPr>
                <w:rFonts w:ascii="Arial" w:hAnsi="Arial" w:cs="Arial"/>
                <w:color w:val="FF0000"/>
                <w:sz w:val="12"/>
                <w:szCs w:val="12"/>
              </w:rPr>
              <w:t>t</w:t>
            </w:r>
            <w:r w:rsidRPr="00FD22F3">
              <w:rPr>
                <w:rFonts w:ascii="Arial" w:hAnsi="Arial" w:cs="Arial"/>
                <w:sz w:val="12"/>
                <w:szCs w:val="12"/>
              </w:rPr>
              <w:t>he number of repetitions is indicated in a TDRA list. A row index of the TDRA list is indicated by a DCI.</w:t>
            </w:r>
          </w:p>
          <w:p w14:paraId="75118856" w14:textId="77777777" w:rsidR="00AC39A2" w:rsidRPr="00FD22F3" w:rsidRDefault="00AC39A2" w:rsidP="00D3574D">
            <w:pPr>
              <w:autoSpaceDE w:val="0"/>
              <w:autoSpaceDN w:val="0"/>
              <w:snapToGrid w:val="0"/>
              <w:spacing w:line="252" w:lineRule="auto"/>
              <w:jc w:val="both"/>
              <w:rPr>
                <w:rFonts w:ascii="Arial" w:hAnsi="Arial" w:cs="Arial"/>
                <w:color w:val="FF0000"/>
                <w:sz w:val="12"/>
                <w:szCs w:val="12"/>
              </w:rPr>
            </w:pPr>
            <w:r w:rsidRPr="00FD22F3">
              <w:rPr>
                <w:rFonts w:ascii="Arial" w:hAnsi="Arial" w:cs="Arial"/>
                <w:color w:val="FF0000"/>
                <w:sz w:val="12"/>
                <w:szCs w:val="12"/>
              </w:rPr>
              <w:t>For Type 1 CG PUSCH, the number of repetitions is indicated by repK-r17.</w:t>
            </w:r>
          </w:p>
          <w:p w14:paraId="3CA834F7" w14:textId="77777777" w:rsidR="00AC39A2" w:rsidRPr="00FD22F3" w:rsidRDefault="00AC39A2" w:rsidP="00D3574D">
            <w:pPr>
              <w:autoSpaceDE w:val="0"/>
              <w:autoSpaceDN w:val="0"/>
              <w:snapToGrid w:val="0"/>
              <w:spacing w:line="252" w:lineRule="auto"/>
              <w:jc w:val="both"/>
              <w:rPr>
                <w:rFonts w:ascii="Arial" w:hAnsi="Arial" w:cs="Arial"/>
                <w:color w:val="FF0000"/>
                <w:sz w:val="12"/>
                <w:szCs w:val="12"/>
              </w:rPr>
            </w:pPr>
            <w:r w:rsidRPr="00FD22F3">
              <w:rPr>
                <w:rFonts w:ascii="Arial" w:hAnsi="Arial" w:cs="Arial"/>
                <w:color w:val="FF0000"/>
                <w:sz w:val="12"/>
                <w:szCs w:val="12"/>
              </w:rPr>
              <w:t xml:space="preserve">For Type 2 CG PUSCH, the number of repetitions is indicated in a TDRA list or by repK-r17. A row index of the TDRA list is indicated by a DCI. </w:t>
            </w:r>
            <w:r w:rsidRPr="00FD22F3">
              <w:rPr>
                <w:rFonts w:ascii="Arial" w:hAnsi="Arial" w:cs="Arial"/>
                <w:strike/>
                <w:color w:val="0070C0"/>
                <w:sz w:val="12"/>
                <w:szCs w:val="12"/>
              </w:rPr>
              <w:t>A row index of the TDRA list is indicated by a Type 2 configured grant configuration.</w:t>
            </w:r>
          </w:p>
        </w:tc>
        <w:tc>
          <w:tcPr>
            <w:tcW w:w="215"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C04CCF6" w14:textId="77777777" w:rsidR="00AC39A2" w:rsidRPr="00FD22F3" w:rsidRDefault="00AC39A2" w:rsidP="00D3574D">
            <w:pPr>
              <w:keepNext/>
              <w:spacing w:line="252" w:lineRule="auto"/>
              <w:rPr>
                <w:rFonts w:ascii="Arial" w:hAnsi="Arial" w:cs="Arial"/>
                <w:sz w:val="12"/>
                <w:szCs w:val="12"/>
                <w:lang w:eastAsia="ja-JP"/>
              </w:rPr>
            </w:pPr>
            <w:r w:rsidRPr="00FD22F3">
              <w:rPr>
                <w:rFonts w:ascii="Arial" w:hAnsi="Arial" w:cs="Arial"/>
                <w:color w:val="FF0000"/>
                <w:sz w:val="12"/>
                <w:szCs w:val="12"/>
                <w:lang w:eastAsia="ja-JP"/>
              </w:rPr>
              <w:t>5-14, 5-16, or</w:t>
            </w:r>
            <w:r w:rsidRPr="00FD22F3">
              <w:rPr>
                <w:rFonts w:ascii="Arial" w:hAnsi="Arial" w:cs="Arial"/>
                <w:sz w:val="12"/>
                <w:szCs w:val="12"/>
                <w:lang w:eastAsia="ja-JP"/>
              </w:rPr>
              <w:t xml:space="preserve"> </w:t>
            </w:r>
            <w:r w:rsidRPr="00FD22F3">
              <w:rPr>
                <w:rFonts w:ascii="Arial" w:hAnsi="Arial" w:cs="Arial"/>
                <w:strike/>
                <w:color w:val="FF0000"/>
                <w:sz w:val="12"/>
                <w:szCs w:val="12"/>
                <w:lang w:eastAsia="ja-JP"/>
              </w:rPr>
              <w:t>[</w:t>
            </w:r>
            <w:r w:rsidRPr="00FD22F3">
              <w:rPr>
                <w:rFonts w:ascii="Arial" w:hAnsi="Arial" w:cs="Arial"/>
                <w:sz w:val="12"/>
                <w:szCs w:val="12"/>
                <w:lang w:eastAsia="ja-JP"/>
              </w:rPr>
              <w:t>5-17</w:t>
            </w:r>
            <w:r w:rsidRPr="00FD22F3">
              <w:rPr>
                <w:rFonts w:ascii="Arial" w:hAnsi="Arial" w:cs="Arial"/>
                <w:strike/>
                <w:color w:val="FF0000"/>
                <w:sz w:val="12"/>
                <w:szCs w:val="12"/>
                <w:lang w:eastAsia="ja-JP"/>
              </w:rPr>
              <w:t>]</w:t>
            </w:r>
          </w:p>
        </w:tc>
        <w:tc>
          <w:tcPr>
            <w:tcW w:w="215"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F37BC0D" w14:textId="77777777" w:rsidR="00AC39A2" w:rsidRPr="00FD22F3" w:rsidRDefault="00AC39A2" w:rsidP="00D3574D">
            <w:pPr>
              <w:keepNext/>
              <w:spacing w:line="252" w:lineRule="auto"/>
              <w:rPr>
                <w:rFonts w:ascii="Arial" w:hAnsi="Arial" w:cs="Arial"/>
                <w:sz w:val="12"/>
                <w:szCs w:val="12"/>
                <w:lang w:eastAsia="ja-JP"/>
              </w:rPr>
            </w:pPr>
            <w:r w:rsidRPr="00FD22F3">
              <w:rPr>
                <w:rFonts w:ascii="Arial" w:hAnsi="Arial" w:cs="Arial"/>
                <w:sz w:val="12"/>
                <w:szCs w:val="12"/>
                <w:lang w:eastAsia="ja-JP"/>
              </w:rPr>
              <w:t>Yes</w:t>
            </w:r>
          </w:p>
        </w:tc>
        <w:tc>
          <w:tcPr>
            <w:tcW w:w="212"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83631E4" w14:textId="77777777" w:rsidR="00AC39A2" w:rsidRPr="00FD22F3" w:rsidRDefault="00AC39A2" w:rsidP="00D3574D">
            <w:pPr>
              <w:keepNext/>
              <w:spacing w:line="252" w:lineRule="auto"/>
              <w:rPr>
                <w:rFonts w:ascii="Arial" w:hAnsi="Arial" w:cs="Arial"/>
                <w:sz w:val="12"/>
                <w:szCs w:val="12"/>
                <w:lang w:eastAsia="ja-JP"/>
              </w:rPr>
            </w:pPr>
            <w:r w:rsidRPr="00FD22F3">
              <w:rPr>
                <w:rFonts w:ascii="Arial" w:hAnsi="Arial" w:cs="Arial"/>
                <w:sz w:val="12"/>
                <w:szCs w:val="12"/>
                <w:lang w:eastAsia="ja-JP"/>
              </w:rPr>
              <w:t>N/A</w:t>
            </w:r>
          </w:p>
        </w:tc>
        <w:tc>
          <w:tcPr>
            <w:tcW w:w="459"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224B258" w14:textId="77777777" w:rsidR="00AC39A2" w:rsidRPr="00FD22F3" w:rsidRDefault="00AC39A2" w:rsidP="00D3574D">
            <w:pPr>
              <w:keepNext/>
              <w:spacing w:line="252" w:lineRule="auto"/>
              <w:rPr>
                <w:rFonts w:ascii="Arial" w:hAnsi="Arial" w:cs="Arial"/>
                <w:sz w:val="12"/>
                <w:szCs w:val="12"/>
                <w:lang w:eastAsia="ja-JP"/>
              </w:rPr>
            </w:pPr>
            <w:r w:rsidRPr="00FD22F3">
              <w:rPr>
                <w:rFonts w:ascii="Arial" w:hAnsi="Arial" w:cs="Arial"/>
                <w:sz w:val="12"/>
                <w:szCs w:val="12"/>
                <w:lang w:eastAsia="ja-JP"/>
              </w:rPr>
              <w:t xml:space="preserve">UE does not support more than 16 repetitions for </w:t>
            </w:r>
            <w:r w:rsidRPr="00FD22F3">
              <w:rPr>
                <w:rFonts w:ascii="Arial" w:hAnsi="Arial" w:cs="Arial"/>
                <w:strike/>
                <w:color w:val="FF0000"/>
                <w:sz w:val="12"/>
                <w:szCs w:val="12"/>
                <w:lang w:eastAsia="ja-JP"/>
              </w:rPr>
              <w:t>dynamic grant</w:t>
            </w:r>
            <w:r w:rsidRPr="00FD22F3">
              <w:rPr>
                <w:rFonts w:ascii="Arial" w:hAnsi="Arial" w:cs="Arial"/>
                <w:sz w:val="12"/>
                <w:szCs w:val="12"/>
                <w:lang w:eastAsia="ja-JP"/>
              </w:rPr>
              <w:t xml:space="preserve"> PUSCH.</w:t>
            </w:r>
          </w:p>
        </w:tc>
        <w:tc>
          <w:tcPr>
            <w:tcW w:w="245"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4DAD4DB" w14:textId="77777777" w:rsidR="00AC39A2" w:rsidRPr="00FD22F3" w:rsidRDefault="00AC39A2" w:rsidP="00D3574D">
            <w:pPr>
              <w:keepNext/>
              <w:spacing w:line="252" w:lineRule="auto"/>
              <w:rPr>
                <w:rFonts w:ascii="Arial" w:hAnsi="Arial" w:cs="Arial"/>
                <w:sz w:val="12"/>
                <w:szCs w:val="12"/>
                <w:lang w:eastAsia="ja-JP"/>
              </w:rPr>
            </w:pPr>
            <w:r w:rsidRPr="00FD22F3">
              <w:rPr>
                <w:rFonts w:ascii="Arial" w:hAnsi="Arial" w:cs="Arial"/>
                <w:strike/>
                <w:color w:val="FF0000"/>
                <w:sz w:val="12"/>
                <w:szCs w:val="12"/>
                <w:lang w:eastAsia="ja-JP"/>
              </w:rPr>
              <w:t xml:space="preserve">[Per UE] </w:t>
            </w:r>
            <w:r w:rsidRPr="00FD22F3">
              <w:rPr>
                <w:rFonts w:ascii="Arial" w:hAnsi="Arial" w:cs="Arial"/>
                <w:color w:val="FF0000"/>
                <w:sz w:val="12"/>
                <w:szCs w:val="12"/>
                <w:lang w:eastAsia="ja-JP"/>
              </w:rPr>
              <w:t>Per band</w:t>
            </w:r>
          </w:p>
        </w:tc>
        <w:tc>
          <w:tcPr>
            <w:tcW w:w="212"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A2484D6" w14:textId="77777777" w:rsidR="00AC39A2" w:rsidRPr="00FD22F3" w:rsidRDefault="00AC39A2" w:rsidP="00D3574D">
            <w:pPr>
              <w:keepNext/>
              <w:spacing w:line="252" w:lineRule="auto"/>
              <w:rPr>
                <w:rFonts w:ascii="Arial" w:hAnsi="Arial" w:cs="Arial"/>
                <w:sz w:val="12"/>
                <w:szCs w:val="12"/>
                <w:lang w:eastAsia="ja-JP"/>
              </w:rPr>
            </w:pPr>
            <w:r w:rsidRPr="00FD22F3">
              <w:rPr>
                <w:rFonts w:ascii="Arial" w:hAnsi="Arial" w:cs="Arial"/>
                <w:strike/>
                <w:color w:val="FF0000"/>
                <w:sz w:val="12"/>
                <w:szCs w:val="12"/>
                <w:lang w:eastAsia="ja-JP"/>
              </w:rPr>
              <w:t>No</w:t>
            </w:r>
            <w:r w:rsidRPr="00FD22F3">
              <w:rPr>
                <w:rFonts w:ascii="Arial" w:hAnsi="Arial" w:cs="Arial"/>
                <w:color w:val="FF0000"/>
                <w:sz w:val="12"/>
                <w:szCs w:val="12"/>
                <w:lang w:eastAsia="ja-JP"/>
              </w:rPr>
              <w:t xml:space="preserve"> N/A</w:t>
            </w:r>
          </w:p>
        </w:tc>
        <w:tc>
          <w:tcPr>
            <w:tcW w:w="212"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608F72F" w14:textId="77777777" w:rsidR="00AC39A2" w:rsidRPr="00FD22F3" w:rsidRDefault="00AC39A2" w:rsidP="00D3574D">
            <w:pPr>
              <w:keepNext/>
              <w:spacing w:line="252" w:lineRule="auto"/>
              <w:rPr>
                <w:rFonts w:ascii="Arial" w:hAnsi="Arial" w:cs="Arial"/>
                <w:sz w:val="12"/>
                <w:szCs w:val="12"/>
                <w:lang w:eastAsia="ja-JP"/>
              </w:rPr>
            </w:pPr>
            <w:r w:rsidRPr="00FD22F3">
              <w:rPr>
                <w:rFonts w:ascii="Arial" w:hAnsi="Arial" w:cs="Arial"/>
                <w:strike/>
                <w:color w:val="FF0000"/>
                <w:sz w:val="12"/>
                <w:szCs w:val="12"/>
                <w:lang w:eastAsia="ja-JP"/>
              </w:rPr>
              <w:t>No</w:t>
            </w:r>
            <w:r w:rsidRPr="00FD22F3">
              <w:rPr>
                <w:rFonts w:ascii="Arial" w:hAnsi="Arial" w:cs="Arial"/>
                <w:color w:val="FF0000"/>
                <w:sz w:val="12"/>
                <w:szCs w:val="12"/>
                <w:lang w:eastAsia="ja-JP"/>
              </w:rPr>
              <w:t xml:space="preserve"> N/A</w:t>
            </w:r>
          </w:p>
        </w:tc>
        <w:tc>
          <w:tcPr>
            <w:tcW w:w="212"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0FFA010" w14:textId="77777777" w:rsidR="00AC39A2" w:rsidRPr="00FD22F3" w:rsidRDefault="00AC39A2" w:rsidP="00D3574D">
            <w:pPr>
              <w:keepNext/>
              <w:spacing w:line="252" w:lineRule="auto"/>
              <w:rPr>
                <w:rFonts w:ascii="Arial" w:hAnsi="Arial" w:cs="Arial"/>
                <w:sz w:val="12"/>
                <w:szCs w:val="12"/>
                <w:lang w:eastAsia="ja-JP"/>
              </w:rPr>
            </w:pPr>
            <w:r w:rsidRPr="00FD22F3">
              <w:rPr>
                <w:rFonts w:ascii="Arial" w:hAnsi="Arial" w:cs="Arial"/>
                <w:sz w:val="12"/>
                <w:szCs w:val="12"/>
                <w:lang w:eastAsia="ja-JP"/>
              </w:rPr>
              <w:t>N/A</w:t>
            </w:r>
          </w:p>
        </w:tc>
        <w:tc>
          <w:tcPr>
            <w:tcW w:w="243"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49AC656C" w14:textId="77777777" w:rsidR="00AC39A2" w:rsidRPr="00FD22F3" w:rsidRDefault="00AC39A2" w:rsidP="00D3574D">
            <w:pPr>
              <w:keepNext/>
              <w:spacing w:line="252" w:lineRule="auto"/>
              <w:rPr>
                <w:rFonts w:ascii="Arial" w:hAnsi="Arial" w:cs="Arial"/>
                <w:sz w:val="12"/>
                <w:szCs w:val="12"/>
              </w:rPr>
            </w:pPr>
          </w:p>
        </w:tc>
        <w:tc>
          <w:tcPr>
            <w:tcW w:w="364"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5BBB161" w14:textId="77777777" w:rsidR="00AC39A2" w:rsidRPr="00FD22F3" w:rsidRDefault="00AC39A2" w:rsidP="00D3574D">
            <w:pPr>
              <w:keepNext/>
              <w:spacing w:line="252" w:lineRule="auto"/>
              <w:rPr>
                <w:rFonts w:ascii="Arial" w:hAnsi="Arial" w:cs="Arial"/>
                <w:sz w:val="12"/>
                <w:szCs w:val="12"/>
                <w:lang w:eastAsia="ja-JP"/>
              </w:rPr>
            </w:pPr>
            <w:r w:rsidRPr="00FD22F3">
              <w:rPr>
                <w:rFonts w:ascii="Arial" w:hAnsi="Arial" w:cs="Arial"/>
                <w:sz w:val="12"/>
                <w:szCs w:val="12"/>
                <w:lang w:eastAsia="ja-JP"/>
              </w:rPr>
              <w:t>Optional with capability signalling</w:t>
            </w:r>
          </w:p>
        </w:tc>
      </w:tr>
      <w:tr w:rsidR="00AC39A2" w:rsidRPr="00FD22F3" w14:paraId="4958E203" w14:textId="77777777" w:rsidTr="00D3574D">
        <w:trPr>
          <w:trHeight w:val="20"/>
        </w:trPr>
        <w:tc>
          <w:tcPr>
            <w:tcW w:w="462"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DEB1A1" w14:textId="77777777" w:rsidR="00AC39A2" w:rsidRPr="00FD22F3" w:rsidRDefault="00AC39A2" w:rsidP="00D3574D">
            <w:pPr>
              <w:keepNext/>
              <w:spacing w:line="252" w:lineRule="auto"/>
              <w:rPr>
                <w:rFonts w:ascii="Arial" w:hAnsi="Arial" w:cs="Arial"/>
                <w:strike/>
                <w:color w:val="FF0000"/>
                <w:sz w:val="12"/>
                <w:szCs w:val="12"/>
                <w:lang w:eastAsia="ja-JP"/>
              </w:rPr>
            </w:pPr>
            <w:r w:rsidRPr="00FD22F3">
              <w:rPr>
                <w:rFonts w:ascii="Arial" w:hAnsi="Arial" w:cs="Arial"/>
                <w:strike/>
                <w:color w:val="FF0000"/>
                <w:sz w:val="12"/>
                <w:szCs w:val="12"/>
                <w:lang w:eastAsia="ja-JP"/>
              </w:rPr>
              <w:t>30.</w:t>
            </w:r>
            <w:r w:rsidRPr="00FD22F3">
              <w:rPr>
                <w:rFonts w:ascii="Arial" w:hAnsi="Arial" w:cs="Arial"/>
                <w:strike/>
                <w:color w:val="FF0000"/>
                <w:sz w:val="12"/>
                <w:szCs w:val="12"/>
              </w:rPr>
              <w:t xml:space="preserve"> </w:t>
            </w:r>
            <w:r w:rsidRPr="00FD22F3">
              <w:rPr>
                <w:rFonts w:ascii="Arial" w:hAnsi="Arial" w:cs="Arial"/>
                <w:strike/>
                <w:color w:val="FF0000"/>
                <w:sz w:val="12"/>
                <w:szCs w:val="12"/>
                <w:lang w:eastAsia="ja-JP"/>
              </w:rPr>
              <w:t>NR_cov_enh</w:t>
            </w:r>
          </w:p>
        </w:tc>
        <w:tc>
          <w:tcPr>
            <w:tcW w:w="198" w:type="pct"/>
            <w:tcBorders>
              <w:top w:val="nil"/>
              <w:left w:val="nil"/>
              <w:bottom w:val="single" w:sz="8" w:space="0" w:color="auto"/>
              <w:right w:val="single" w:sz="8" w:space="0" w:color="auto"/>
            </w:tcBorders>
            <w:tcMar>
              <w:top w:w="0" w:type="dxa"/>
              <w:left w:w="108" w:type="dxa"/>
              <w:bottom w:w="0" w:type="dxa"/>
              <w:right w:w="108" w:type="dxa"/>
            </w:tcMar>
            <w:hideMark/>
          </w:tcPr>
          <w:p w14:paraId="0F511E32" w14:textId="77777777" w:rsidR="00AC39A2" w:rsidRPr="00FD22F3" w:rsidRDefault="00AC39A2" w:rsidP="00D3574D">
            <w:pPr>
              <w:keepNext/>
              <w:spacing w:line="252" w:lineRule="auto"/>
              <w:rPr>
                <w:rFonts w:ascii="Arial" w:hAnsi="Arial" w:cs="Arial"/>
                <w:strike/>
                <w:color w:val="FF0000"/>
                <w:sz w:val="12"/>
                <w:szCs w:val="12"/>
                <w:lang w:eastAsia="zh-CN"/>
              </w:rPr>
            </w:pPr>
            <w:r w:rsidRPr="00FD22F3">
              <w:rPr>
                <w:rFonts w:ascii="Arial" w:hAnsi="Arial" w:cs="Arial"/>
                <w:strike/>
                <w:color w:val="FF0000"/>
                <w:sz w:val="12"/>
                <w:szCs w:val="12"/>
              </w:rPr>
              <w:t>30-1a</w:t>
            </w:r>
          </w:p>
        </w:tc>
        <w:tc>
          <w:tcPr>
            <w:tcW w:w="425" w:type="pct"/>
            <w:tcBorders>
              <w:top w:val="nil"/>
              <w:left w:val="nil"/>
              <w:bottom w:val="single" w:sz="8" w:space="0" w:color="auto"/>
              <w:right w:val="single" w:sz="8" w:space="0" w:color="auto"/>
            </w:tcBorders>
            <w:shd w:val="clear" w:color="auto" w:fill="FFFF00"/>
            <w:tcMar>
              <w:top w:w="0" w:type="dxa"/>
              <w:left w:w="108" w:type="dxa"/>
              <w:bottom w:w="0" w:type="dxa"/>
              <w:right w:w="108" w:type="dxa"/>
            </w:tcMar>
            <w:hideMark/>
          </w:tcPr>
          <w:p w14:paraId="36001A30" w14:textId="77777777" w:rsidR="00AC39A2" w:rsidRPr="00FD22F3" w:rsidRDefault="00AC39A2" w:rsidP="00D3574D">
            <w:pPr>
              <w:keepNext/>
              <w:spacing w:line="252" w:lineRule="auto"/>
              <w:rPr>
                <w:rFonts w:ascii="Arial" w:hAnsi="Arial" w:cs="Arial"/>
                <w:strike/>
                <w:color w:val="FF0000"/>
                <w:sz w:val="12"/>
                <w:szCs w:val="12"/>
              </w:rPr>
            </w:pPr>
            <w:r w:rsidRPr="00FD22F3">
              <w:rPr>
                <w:rFonts w:ascii="Arial" w:hAnsi="Arial" w:cs="Arial"/>
                <w:strike/>
                <w:color w:val="FF0000"/>
                <w:sz w:val="12"/>
                <w:szCs w:val="12"/>
              </w:rPr>
              <w:t>Increased maximum number of Type 2 configurecd grant PUSCH Type A repetitions</w:t>
            </w:r>
          </w:p>
        </w:tc>
        <w:tc>
          <w:tcPr>
            <w:tcW w:w="1330" w:type="pct"/>
            <w:tcBorders>
              <w:top w:val="nil"/>
              <w:left w:val="nil"/>
              <w:bottom w:val="single" w:sz="8" w:space="0" w:color="auto"/>
              <w:right w:val="single" w:sz="8" w:space="0" w:color="auto"/>
            </w:tcBorders>
            <w:shd w:val="clear" w:color="auto" w:fill="FFFF00"/>
            <w:tcMar>
              <w:top w:w="0" w:type="dxa"/>
              <w:left w:w="108" w:type="dxa"/>
              <w:bottom w:w="0" w:type="dxa"/>
              <w:right w:w="108" w:type="dxa"/>
            </w:tcMar>
            <w:hideMark/>
          </w:tcPr>
          <w:p w14:paraId="3CF97BDA" w14:textId="77777777" w:rsidR="00AC39A2" w:rsidRPr="00FD22F3" w:rsidRDefault="00AC39A2" w:rsidP="00D3574D">
            <w:pPr>
              <w:autoSpaceDE w:val="0"/>
              <w:autoSpaceDN w:val="0"/>
              <w:snapToGrid w:val="0"/>
              <w:spacing w:line="252" w:lineRule="auto"/>
              <w:jc w:val="both"/>
              <w:rPr>
                <w:rFonts w:ascii="Arial" w:hAnsi="Arial" w:cs="Arial"/>
                <w:strike/>
                <w:color w:val="FF0000"/>
                <w:sz w:val="12"/>
                <w:szCs w:val="12"/>
              </w:rPr>
            </w:pPr>
            <w:r w:rsidRPr="00FD22F3">
              <w:rPr>
                <w:rFonts w:ascii="Arial" w:hAnsi="Arial" w:cs="Arial"/>
                <w:strike/>
                <w:color w:val="FF0000"/>
                <w:sz w:val="12"/>
                <w:szCs w:val="12"/>
              </w:rPr>
              <w:t>K = 1, 2, 3, 4, 7, 8, 12, 16, 20, 24, 28, 32 times repetitions.</w:t>
            </w:r>
          </w:p>
          <w:p w14:paraId="4A1140EC" w14:textId="77777777" w:rsidR="00AC39A2" w:rsidRPr="00FD22F3" w:rsidRDefault="00AC39A2" w:rsidP="00D3574D">
            <w:pPr>
              <w:autoSpaceDE w:val="0"/>
              <w:autoSpaceDN w:val="0"/>
              <w:snapToGrid w:val="0"/>
              <w:spacing w:line="252" w:lineRule="auto"/>
              <w:jc w:val="both"/>
              <w:rPr>
                <w:rFonts w:ascii="Arial" w:hAnsi="Arial" w:cs="Arial"/>
                <w:strike/>
                <w:color w:val="FF0000"/>
                <w:sz w:val="12"/>
                <w:szCs w:val="12"/>
              </w:rPr>
            </w:pPr>
            <w:r w:rsidRPr="00FD22F3">
              <w:rPr>
                <w:rFonts w:ascii="Arial" w:hAnsi="Arial" w:cs="Arial"/>
                <w:strike/>
                <w:color w:val="FF0000"/>
                <w:sz w:val="12"/>
                <w:szCs w:val="12"/>
              </w:rPr>
              <w:t>The number of repetitions is indicated in a TDRA list. A row index of the TDRA list is indicated by a Type 2 configured grant configuration.</w:t>
            </w:r>
          </w:p>
          <w:p w14:paraId="12F478B3" w14:textId="77777777" w:rsidR="00AC39A2" w:rsidRPr="00FD22F3" w:rsidRDefault="00AC39A2" w:rsidP="00D3574D">
            <w:pPr>
              <w:autoSpaceDE w:val="0"/>
              <w:autoSpaceDN w:val="0"/>
              <w:snapToGrid w:val="0"/>
              <w:spacing w:line="252" w:lineRule="auto"/>
              <w:jc w:val="both"/>
              <w:rPr>
                <w:rFonts w:ascii="Arial" w:hAnsi="Arial" w:cs="Arial"/>
                <w:strike/>
                <w:color w:val="FF0000"/>
                <w:sz w:val="12"/>
                <w:szCs w:val="12"/>
              </w:rPr>
            </w:pPr>
            <w:r w:rsidRPr="00FD22F3">
              <w:rPr>
                <w:rFonts w:ascii="Arial" w:hAnsi="Arial" w:cs="Arial"/>
                <w:strike/>
                <w:color w:val="FF0000"/>
                <w:sz w:val="12"/>
                <w:szCs w:val="12"/>
              </w:rPr>
              <w:t>FFS whether to merge with FG 30-1</w:t>
            </w:r>
          </w:p>
          <w:p w14:paraId="47C73222" w14:textId="77777777" w:rsidR="00AC39A2" w:rsidRPr="00FD22F3" w:rsidRDefault="00AC39A2" w:rsidP="00D3574D">
            <w:pPr>
              <w:autoSpaceDE w:val="0"/>
              <w:autoSpaceDN w:val="0"/>
              <w:snapToGrid w:val="0"/>
              <w:spacing w:line="252" w:lineRule="auto"/>
              <w:ind w:left="360" w:hanging="360"/>
              <w:contextualSpacing/>
              <w:jc w:val="both"/>
              <w:rPr>
                <w:rFonts w:ascii="Arial" w:hAnsi="Arial" w:cs="Arial"/>
                <w:strike/>
                <w:color w:val="FF0000"/>
                <w:sz w:val="12"/>
                <w:szCs w:val="12"/>
              </w:rPr>
            </w:pPr>
            <w:r w:rsidRPr="00FD22F3">
              <w:rPr>
                <w:rFonts w:ascii="Arial" w:hAnsi="Arial" w:cs="Arial"/>
                <w:strike/>
                <w:color w:val="FF0000"/>
                <w:sz w:val="12"/>
                <w:szCs w:val="12"/>
              </w:rPr>
              <w:t>FFS whether to have a separate FG for CG (including both Type 1 and Type 2) with repK-r17</w:t>
            </w:r>
          </w:p>
        </w:tc>
        <w:tc>
          <w:tcPr>
            <w:tcW w:w="215" w:type="pct"/>
            <w:tcBorders>
              <w:top w:val="nil"/>
              <w:left w:val="nil"/>
              <w:bottom w:val="single" w:sz="8" w:space="0" w:color="auto"/>
              <w:right w:val="single" w:sz="8" w:space="0" w:color="auto"/>
            </w:tcBorders>
            <w:shd w:val="clear" w:color="auto" w:fill="FFFF00"/>
            <w:tcMar>
              <w:top w:w="0" w:type="dxa"/>
              <w:left w:w="108" w:type="dxa"/>
              <w:bottom w:w="0" w:type="dxa"/>
              <w:right w:w="108" w:type="dxa"/>
            </w:tcMar>
            <w:hideMark/>
          </w:tcPr>
          <w:p w14:paraId="3FDB2AA7" w14:textId="77777777" w:rsidR="00AC39A2" w:rsidRPr="00FD22F3" w:rsidRDefault="00AC39A2" w:rsidP="00D3574D">
            <w:pPr>
              <w:keepNext/>
              <w:spacing w:line="252" w:lineRule="auto"/>
              <w:rPr>
                <w:rFonts w:ascii="Arial" w:hAnsi="Arial" w:cs="Arial"/>
                <w:strike/>
                <w:color w:val="FF0000"/>
                <w:sz w:val="12"/>
                <w:szCs w:val="12"/>
                <w:lang w:eastAsia="ja-JP"/>
              </w:rPr>
            </w:pPr>
            <w:r w:rsidRPr="00FD22F3">
              <w:rPr>
                <w:rFonts w:ascii="Arial" w:hAnsi="Arial" w:cs="Arial"/>
                <w:strike/>
                <w:color w:val="FF0000"/>
                <w:sz w:val="12"/>
                <w:szCs w:val="12"/>
                <w:lang w:eastAsia="ja-JP"/>
              </w:rPr>
              <w:t>[5-16], [30-1]</w:t>
            </w:r>
          </w:p>
        </w:tc>
        <w:tc>
          <w:tcPr>
            <w:tcW w:w="215" w:type="pct"/>
            <w:tcBorders>
              <w:top w:val="nil"/>
              <w:left w:val="nil"/>
              <w:bottom w:val="single" w:sz="8" w:space="0" w:color="auto"/>
              <w:right w:val="single" w:sz="8" w:space="0" w:color="auto"/>
            </w:tcBorders>
            <w:tcMar>
              <w:top w:w="0" w:type="dxa"/>
              <w:left w:w="108" w:type="dxa"/>
              <w:bottom w:w="0" w:type="dxa"/>
              <w:right w:w="108" w:type="dxa"/>
            </w:tcMar>
            <w:hideMark/>
          </w:tcPr>
          <w:p w14:paraId="56001C83" w14:textId="77777777" w:rsidR="00AC39A2" w:rsidRPr="00FD22F3" w:rsidRDefault="00AC39A2" w:rsidP="00D3574D">
            <w:pPr>
              <w:keepNext/>
              <w:spacing w:line="252" w:lineRule="auto"/>
              <w:rPr>
                <w:rFonts w:ascii="Arial" w:hAnsi="Arial" w:cs="Arial"/>
                <w:strike/>
                <w:color w:val="FF0000"/>
                <w:sz w:val="12"/>
                <w:szCs w:val="12"/>
                <w:lang w:eastAsia="ja-JP"/>
              </w:rPr>
            </w:pPr>
            <w:r w:rsidRPr="00FD22F3">
              <w:rPr>
                <w:rFonts w:ascii="Arial" w:hAnsi="Arial" w:cs="Arial"/>
                <w:strike/>
                <w:color w:val="FF0000"/>
                <w:sz w:val="12"/>
                <w:szCs w:val="12"/>
                <w:lang w:eastAsia="ja-JP"/>
              </w:rPr>
              <w:t>Yes</w:t>
            </w:r>
          </w:p>
        </w:tc>
        <w:tc>
          <w:tcPr>
            <w:tcW w:w="212" w:type="pct"/>
            <w:tcBorders>
              <w:top w:val="nil"/>
              <w:left w:val="nil"/>
              <w:bottom w:val="single" w:sz="8" w:space="0" w:color="auto"/>
              <w:right w:val="single" w:sz="8" w:space="0" w:color="auto"/>
            </w:tcBorders>
            <w:tcMar>
              <w:top w:w="0" w:type="dxa"/>
              <w:left w:w="108" w:type="dxa"/>
              <w:bottom w:w="0" w:type="dxa"/>
              <w:right w:w="108" w:type="dxa"/>
            </w:tcMar>
            <w:hideMark/>
          </w:tcPr>
          <w:p w14:paraId="5D52B13E" w14:textId="77777777" w:rsidR="00AC39A2" w:rsidRPr="00FD22F3" w:rsidRDefault="00AC39A2" w:rsidP="00D3574D">
            <w:pPr>
              <w:keepNext/>
              <w:spacing w:line="252" w:lineRule="auto"/>
              <w:rPr>
                <w:rFonts w:ascii="Arial" w:hAnsi="Arial" w:cs="Arial"/>
                <w:strike/>
                <w:color w:val="FF0000"/>
                <w:sz w:val="12"/>
                <w:szCs w:val="12"/>
                <w:lang w:eastAsia="ja-JP"/>
              </w:rPr>
            </w:pPr>
            <w:r w:rsidRPr="00FD22F3">
              <w:rPr>
                <w:rFonts w:ascii="Arial" w:hAnsi="Arial" w:cs="Arial"/>
                <w:strike/>
                <w:color w:val="FF0000"/>
                <w:sz w:val="12"/>
                <w:szCs w:val="12"/>
                <w:lang w:eastAsia="ja-JP"/>
              </w:rPr>
              <w:t>N/A</w:t>
            </w:r>
          </w:p>
        </w:tc>
        <w:tc>
          <w:tcPr>
            <w:tcW w:w="459" w:type="pct"/>
            <w:tcBorders>
              <w:top w:val="nil"/>
              <w:left w:val="nil"/>
              <w:bottom w:val="single" w:sz="8" w:space="0" w:color="auto"/>
              <w:right w:val="single" w:sz="8" w:space="0" w:color="auto"/>
            </w:tcBorders>
            <w:shd w:val="clear" w:color="auto" w:fill="FFFF00"/>
            <w:tcMar>
              <w:top w:w="0" w:type="dxa"/>
              <w:left w:w="108" w:type="dxa"/>
              <w:bottom w:w="0" w:type="dxa"/>
              <w:right w:w="108" w:type="dxa"/>
            </w:tcMar>
            <w:hideMark/>
          </w:tcPr>
          <w:p w14:paraId="486687B1" w14:textId="77777777" w:rsidR="00AC39A2" w:rsidRPr="00FD22F3" w:rsidRDefault="00AC39A2" w:rsidP="00D3574D">
            <w:pPr>
              <w:keepNext/>
              <w:spacing w:line="252" w:lineRule="auto"/>
              <w:rPr>
                <w:rFonts w:ascii="Arial" w:hAnsi="Arial" w:cs="Arial"/>
                <w:strike/>
                <w:color w:val="FF0000"/>
                <w:sz w:val="12"/>
                <w:szCs w:val="12"/>
                <w:lang w:eastAsia="zh-CN"/>
              </w:rPr>
            </w:pPr>
            <w:r w:rsidRPr="00FD22F3">
              <w:rPr>
                <w:rFonts w:ascii="Arial" w:hAnsi="Arial" w:cs="Arial"/>
                <w:strike/>
                <w:color w:val="FF0000"/>
                <w:sz w:val="12"/>
                <w:szCs w:val="12"/>
                <w:lang w:eastAsia="ja-JP"/>
              </w:rPr>
              <w:t xml:space="preserve">UE does not support more than 16 repetitions for </w:t>
            </w:r>
            <w:r w:rsidRPr="00FD22F3">
              <w:rPr>
                <w:rFonts w:ascii="Arial" w:hAnsi="Arial" w:cs="Arial"/>
                <w:strike/>
                <w:color w:val="FF0000"/>
                <w:sz w:val="12"/>
                <w:szCs w:val="12"/>
              </w:rPr>
              <w:t>Type 2configurecd grant PUSCH</w:t>
            </w:r>
            <w:r w:rsidRPr="00FD22F3">
              <w:rPr>
                <w:rFonts w:ascii="Arial" w:hAnsi="Arial" w:cs="Arial"/>
                <w:strike/>
                <w:color w:val="FF0000"/>
                <w:sz w:val="12"/>
                <w:szCs w:val="12"/>
                <w:lang w:eastAsia="ja-JP"/>
              </w:rPr>
              <w:t>.</w:t>
            </w:r>
          </w:p>
        </w:tc>
        <w:tc>
          <w:tcPr>
            <w:tcW w:w="245" w:type="pct"/>
            <w:tcBorders>
              <w:top w:val="nil"/>
              <w:left w:val="nil"/>
              <w:bottom w:val="single" w:sz="8" w:space="0" w:color="auto"/>
              <w:right w:val="single" w:sz="8" w:space="0" w:color="auto"/>
            </w:tcBorders>
            <w:shd w:val="clear" w:color="auto" w:fill="FFFF00"/>
            <w:tcMar>
              <w:top w:w="0" w:type="dxa"/>
              <w:left w:w="108" w:type="dxa"/>
              <w:bottom w:w="0" w:type="dxa"/>
              <w:right w:w="108" w:type="dxa"/>
            </w:tcMar>
            <w:hideMark/>
          </w:tcPr>
          <w:p w14:paraId="207067EC" w14:textId="77777777" w:rsidR="00AC39A2" w:rsidRPr="00FD22F3" w:rsidRDefault="00AC39A2" w:rsidP="00D3574D">
            <w:pPr>
              <w:keepNext/>
              <w:spacing w:line="252" w:lineRule="auto"/>
              <w:rPr>
                <w:rFonts w:ascii="Arial" w:hAnsi="Arial" w:cs="Arial"/>
                <w:strike/>
                <w:color w:val="FF0000"/>
                <w:sz w:val="12"/>
                <w:szCs w:val="12"/>
                <w:lang w:eastAsia="ja-JP"/>
              </w:rPr>
            </w:pPr>
            <w:r w:rsidRPr="00FD22F3">
              <w:rPr>
                <w:rFonts w:ascii="Arial" w:hAnsi="Arial" w:cs="Arial"/>
                <w:strike/>
                <w:color w:val="FF0000"/>
                <w:sz w:val="12"/>
                <w:szCs w:val="12"/>
                <w:lang w:eastAsia="ja-JP"/>
              </w:rPr>
              <w:t>[Per UE]</w:t>
            </w:r>
          </w:p>
        </w:tc>
        <w:tc>
          <w:tcPr>
            <w:tcW w:w="212" w:type="pct"/>
            <w:tcBorders>
              <w:top w:val="nil"/>
              <w:left w:val="nil"/>
              <w:bottom w:val="single" w:sz="8" w:space="0" w:color="auto"/>
              <w:right w:val="single" w:sz="8" w:space="0" w:color="auto"/>
            </w:tcBorders>
            <w:shd w:val="clear" w:color="auto" w:fill="FFFF00"/>
            <w:tcMar>
              <w:top w:w="0" w:type="dxa"/>
              <w:left w:w="108" w:type="dxa"/>
              <w:bottom w:w="0" w:type="dxa"/>
              <w:right w:w="108" w:type="dxa"/>
            </w:tcMar>
            <w:hideMark/>
          </w:tcPr>
          <w:p w14:paraId="134F7B50" w14:textId="77777777" w:rsidR="00AC39A2" w:rsidRPr="00FD22F3" w:rsidRDefault="00AC39A2" w:rsidP="00D3574D">
            <w:pPr>
              <w:keepNext/>
              <w:spacing w:line="252" w:lineRule="auto"/>
              <w:rPr>
                <w:rFonts w:ascii="Arial" w:hAnsi="Arial" w:cs="Arial"/>
                <w:strike/>
                <w:color w:val="FF0000"/>
                <w:sz w:val="12"/>
                <w:szCs w:val="12"/>
                <w:lang w:eastAsia="ja-JP"/>
              </w:rPr>
            </w:pPr>
            <w:r w:rsidRPr="00FD22F3">
              <w:rPr>
                <w:rFonts w:ascii="Arial" w:hAnsi="Arial" w:cs="Arial"/>
                <w:strike/>
                <w:color w:val="FF0000"/>
                <w:sz w:val="12"/>
                <w:szCs w:val="12"/>
                <w:lang w:eastAsia="ja-JP"/>
              </w:rPr>
              <w:t>No</w:t>
            </w:r>
          </w:p>
        </w:tc>
        <w:tc>
          <w:tcPr>
            <w:tcW w:w="212" w:type="pct"/>
            <w:tcBorders>
              <w:top w:val="nil"/>
              <w:left w:val="nil"/>
              <w:bottom w:val="single" w:sz="8" w:space="0" w:color="auto"/>
              <w:right w:val="single" w:sz="8" w:space="0" w:color="auto"/>
            </w:tcBorders>
            <w:shd w:val="clear" w:color="auto" w:fill="FFFF00"/>
            <w:tcMar>
              <w:top w:w="0" w:type="dxa"/>
              <w:left w:w="108" w:type="dxa"/>
              <w:bottom w:w="0" w:type="dxa"/>
              <w:right w:w="108" w:type="dxa"/>
            </w:tcMar>
            <w:hideMark/>
          </w:tcPr>
          <w:p w14:paraId="6B3A76D7" w14:textId="77777777" w:rsidR="00AC39A2" w:rsidRPr="00FD22F3" w:rsidRDefault="00AC39A2" w:rsidP="00D3574D">
            <w:pPr>
              <w:keepNext/>
              <w:spacing w:line="252" w:lineRule="auto"/>
              <w:rPr>
                <w:rFonts w:ascii="Arial" w:hAnsi="Arial" w:cs="Arial"/>
                <w:strike/>
                <w:color w:val="FF0000"/>
                <w:sz w:val="12"/>
                <w:szCs w:val="12"/>
                <w:lang w:eastAsia="ja-JP"/>
              </w:rPr>
            </w:pPr>
            <w:r w:rsidRPr="00FD22F3">
              <w:rPr>
                <w:rFonts w:ascii="Arial" w:hAnsi="Arial" w:cs="Arial"/>
                <w:strike/>
                <w:color w:val="FF0000"/>
                <w:sz w:val="12"/>
                <w:szCs w:val="12"/>
                <w:lang w:eastAsia="ja-JP"/>
              </w:rPr>
              <w:t>No</w:t>
            </w:r>
          </w:p>
        </w:tc>
        <w:tc>
          <w:tcPr>
            <w:tcW w:w="212" w:type="pct"/>
            <w:tcBorders>
              <w:top w:val="nil"/>
              <w:left w:val="nil"/>
              <w:bottom w:val="single" w:sz="8" w:space="0" w:color="auto"/>
              <w:right w:val="single" w:sz="8" w:space="0" w:color="auto"/>
            </w:tcBorders>
            <w:shd w:val="clear" w:color="auto" w:fill="FFFF00"/>
            <w:tcMar>
              <w:top w:w="0" w:type="dxa"/>
              <w:left w:w="108" w:type="dxa"/>
              <w:bottom w:w="0" w:type="dxa"/>
              <w:right w:w="108" w:type="dxa"/>
            </w:tcMar>
            <w:hideMark/>
          </w:tcPr>
          <w:p w14:paraId="3CEDFA96" w14:textId="77777777" w:rsidR="00AC39A2" w:rsidRPr="00FD22F3" w:rsidRDefault="00AC39A2" w:rsidP="00D3574D">
            <w:pPr>
              <w:keepNext/>
              <w:spacing w:line="252" w:lineRule="auto"/>
              <w:rPr>
                <w:rFonts w:ascii="Arial" w:hAnsi="Arial" w:cs="Arial"/>
                <w:strike/>
                <w:color w:val="FF0000"/>
                <w:sz w:val="12"/>
                <w:szCs w:val="12"/>
                <w:lang w:eastAsia="ja-JP"/>
              </w:rPr>
            </w:pPr>
            <w:r w:rsidRPr="00FD22F3">
              <w:rPr>
                <w:rFonts w:ascii="Arial" w:hAnsi="Arial" w:cs="Arial"/>
                <w:strike/>
                <w:color w:val="FF0000"/>
                <w:sz w:val="12"/>
                <w:szCs w:val="12"/>
                <w:lang w:eastAsia="ja-JP"/>
              </w:rPr>
              <w:t>N/A</w:t>
            </w:r>
          </w:p>
        </w:tc>
        <w:tc>
          <w:tcPr>
            <w:tcW w:w="243" w:type="pct"/>
            <w:tcBorders>
              <w:top w:val="nil"/>
              <w:left w:val="nil"/>
              <w:bottom w:val="single" w:sz="8" w:space="0" w:color="auto"/>
              <w:right w:val="single" w:sz="8" w:space="0" w:color="auto"/>
            </w:tcBorders>
            <w:tcMar>
              <w:top w:w="0" w:type="dxa"/>
              <w:left w:w="108" w:type="dxa"/>
              <w:bottom w:w="0" w:type="dxa"/>
              <w:right w:w="108" w:type="dxa"/>
            </w:tcMar>
          </w:tcPr>
          <w:p w14:paraId="10B3164D" w14:textId="77777777" w:rsidR="00AC39A2" w:rsidRPr="00FD22F3" w:rsidRDefault="00AC39A2" w:rsidP="00D3574D">
            <w:pPr>
              <w:keepNext/>
              <w:spacing w:line="252" w:lineRule="auto"/>
              <w:rPr>
                <w:rFonts w:ascii="Arial" w:hAnsi="Arial" w:cs="Arial"/>
                <w:strike/>
                <w:color w:val="FF0000"/>
                <w:sz w:val="12"/>
                <w:szCs w:val="12"/>
              </w:rPr>
            </w:pPr>
          </w:p>
        </w:tc>
        <w:tc>
          <w:tcPr>
            <w:tcW w:w="364" w:type="pct"/>
            <w:tcBorders>
              <w:top w:val="nil"/>
              <w:left w:val="nil"/>
              <w:bottom w:val="single" w:sz="8" w:space="0" w:color="auto"/>
              <w:right w:val="single" w:sz="8" w:space="0" w:color="auto"/>
            </w:tcBorders>
            <w:tcMar>
              <w:top w:w="0" w:type="dxa"/>
              <w:left w:w="108" w:type="dxa"/>
              <w:bottom w:w="0" w:type="dxa"/>
              <w:right w:w="108" w:type="dxa"/>
            </w:tcMar>
            <w:hideMark/>
          </w:tcPr>
          <w:p w14:paraId="416B383A" w14:textId="77777777" w:rsidR="00AC39A2" w:rsidRPr="00FD22F3" w:rsidRDefault="00AC39A2" w:rsidP="00D3574D">
            <w:pPr>
              <w:keepNext/>
              <w:spacing w:line="252" w:lineRule="auto"/>
              <w:rPr>
                <w:rFonts w:ascii="Arial" w:hAnsi="Arial" w:cs="Arial"/>
                <w:strike/>
                <w:color w:val="FF0000"/>
                <w:sz w:val="12"/>
                <w:szCs w:val="12"/>
              </w:rPr>
            </w:pPr>
            <w:r w:rsidRPr="00FD22F3">
              <w:rPr>
                <w:rFonts w:ascii="Arial" w:hAnsi="Arial" w:cs="Arial"/>
                <w:strike/>
                <w:color w:val="FF0000"/>
                <w:sz w:val="12"/>
                <w:szCs w:val="12"/>
                <w:lang w:eastAsia="ja-JP"/>
              </w:rPr>
              <w:t>Optional with capability signalling</w:t>
            </w:r>
          </w:p>
        </w:tc>
      </w:tr>
    </w:tbl>
    <w:p w14:paraId="71E357DE" w14:textId="77777777" w:rsidR="00AC39A2" w:rsidRPr="00243277" w:rsidRDefault="00AC39A2" w:rsidP="00243277">
      <w:pPr>
        <w:rPr>
          <w:lang w:eastAsia="ja-JP"/>
        </w:rPr>
      </w:pPr>
    </w:p>
    <w:p w14:paraId="39AEC421" w14:textId="2921673D" w:rsidR="00AC39A2" w:rsidRPr="00243277" w:rsidRDefault="00AC39A2" w:rsidP="00AC39A2">
      <w:pPr>
        <w:jc w:val="both"/>
        <w:rPr>
          <w:rFonts w:ascii="Times New Roman" w:eastAsia="Times New Roman" w:hAnsi="Times New Roman"/>
          <w:szCs w:val="20"/>
          <w:lang w:val="en-US"/>
        </w:rPr>
      </w:pPr>
      <w:r w:rsidRPr="00243277">
        <w:rPr>
          <w:szCs w:val="20"/>
          <w:highlight w:val="green"/>
        </w:rPr>
        <w:t>Agreement</w:t>
      </w:r>
    </w:p>
    <w:p w14:paraId="00A6EFCC" w14:textId="77777777" w:rsidR="00AC39A2" w:rsidRPr="00FD22F3" w:rsidRDefault="00AC39A2" w:rsidP="00F44FD9">
      <w:pPr>
        <w:pStyle w:val="ListParagraph"/>
        <w:numPr>
          <w:ilvl w:val="0"/>
          <w:numId w:val="230"/>
        </w:numPr>
      </w:pPr>
      <w:r w:rsidRPr="00FD22F3">
        <w:t>FG 30-2 is updated as follows</w:t>
      </w:r>
    </w:p>
    <w:tbl>
      <w:tblPr>
        <w:tblW w:w="5000" w:type="pct"/>
        <w:tblCellMar>
          <w:left w:w="0" w:type="dxa"/>
          <w:right w:w="0" w:type="dxa"/>
        </w:tblCellMar>
        <w:tblLook w:val="04A0" w:firstRow="1" w:lastRow="0" w:firstColumn="1" w:lastColumn="0" w:noHBand="0" w:noVBand="1"/>
      </w:tblPr>
      <w:tblGrid>
        <w:gridCol w:w="910"/>
        <w:gridCol w:w="390"/>
        <w:gridCol w:w="864"/>
        <w:gridCol w:w="2836"/>
        <w:gridCol w:w="475"/>
        <w:gridCol w:w="423"/>
        <w:gridCol w:w="417"/>
        <w:gridCol w:w="777"/>
        <w:gridCol w:w="483"/>
        <w:gridCol w:w="443"/>
        <w:gridCol w:w="417"/>
        <w:gridCol w:w="417"/>
        <w:gridCol w:w="878"/>
        <w:gridCol w:w="717"/>
      </w:tblGrid>
      <w:tr w:rsidR="00AC39A2" w:rsidRPr="00FD22F3" w14:paraId="06568340" w14:textId="77777777" w:rsidTr="00D3574D">
        <w:trPr>
          <w:trHeight w:val="20"/>
        </w:trPr>
        <w:tc>
          <w:tcPr>
            <w:tcW w:w="29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F4A155E" w14:textId="77777777" w:rsidR="00AC39A2" w:rsidRPr="00FD22F3" w:rsidRDefault="00AC39A2" w:rsidP="00D3574D">
            <w:pPr>
              <w:keepNext/>
              <w:spacing w:line="252" w:lineRule="auto"/>
              <w:rPr>
                <w:rFonts w:ascii="Arial" w:hAnsi="Arial" w:cs="Arial"/>
                <w:sz w:val="12"/>
                <w:szCs w:val="12"/>
                <w:lang w:eastAsia="ja-JP"/>
              </w:rPr>
            </w:pPr>
            <w:r w:rsidRPr="00FD22F3">
              <w:rPr>
                <w:rFonts w:ascii="Arial" w:hAnsi="Arial" w:cs="Arial"/>
                <w:sz w:val="12"/>
                <w:szCs w:val="12"/>
                <w:lang w:eastAsia="ja-JP"/>
              </w:rPr>
              <w:t>30.</w:t>
            </w:r>
            <w:r w:rsidRPr="00FD22F3">
              <w:rPr>
                <w:rFonts w:ascii="Arial" w:hAnsi="Arial" w:cs="Arial"/>
                <w:sz w:val="12"/>
                <w:szCs w:val="12"/>
              </w:rPr>
              <w:t xml:space="preserve"> </w:t>
            </w:r>
            <w:r w:rsidRPr="00FD22F3">
              <w:rPr>
                <w:rFonts w:ascii="Arial" w:hAnsi="Arial" w:cs="Arial"/>
                <w:sz w:val="12"/>
                <w:szCs w:val="12"/>
                <w:lang w:eastAsia="ja-JP"/>
              </w:rPr>
              <w:t>NR_cov_enh</w:t>
            </w:r>
          </w:p>
        </w:tc>
        <w:tc>
          <w:tcPr>
            <w:tcW w:w="157"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82269B9" w14:textId="77777777" w:rsidR="00AC39A2" w:rsidRPr="00FD22F3" w:rsidRDefault="00AC39A2" w:rsidP="00D3574D">
            <w:pPr>
              <w:keepNext/>
              <w:spacing w:line="252" w:lineRule="auto"/>
              <w:rPr>
                <w:rFonts w:ascii="Arial" w:hAnsi="Arial" w:cs="Arial"/>
                <w:sz w:val="12"/>
                <w:szCs w:val="12"/>
                <w:lang w:eastAsia="zh-CN"/>
              </w:rPr>
            </w:pPr>
            <w:r w:rsidRPr="00FD22F3">
              <w:rPr>
                <w:rFonts w:ascii="Arial" w:hAnsi="Arial" w:cs="Arial"/>
                <w:sz w:val="12"/>
                <w:szCs w:val="12"/>
              </w:rPr>
              <w:t>30-2</w:t>
            </w:r>
          </w:p>
        </w:tc>
        <w:tc>
          <w:tcPr>
            <w:tcW w:w="346"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B3EDAD9" w14:textId="77777777" w:rsidR="00AC39A2" w:rsidRPr="00FD22F3" w:rsidRDefault="00AC39A2" w:rsidP="00D3574D">
            <w:pPr>
              <w:keepNext/>
              <w:spacing w:line="252" w:lineRule="auto"/>
              <w:rPr>
                <w:rFonts w:ascii="Arial" w:hAnsi="Arial" w:cs="Arial"/>
                <w:sz w:val="12"/>
                <w:szCs w:val="12"/>
              </w:rPr>
            </w:pPr>
            <w:r w:rsidRPr="00FD22F3">
              <w:rPr>
                <w:rFonts w:ascii="Arial" w:hAnsi="Arial" w:cs="Arial"/>
                <w:strike/>
                <w:color w:val="FF0000"/>
                <w:sz w:val="12"/>
                <w:szCs w:val="12"/>
              </w:rPr>
              <w:t>Dynamic grant</w:t>
            </w:r>
            <w:r w:rsidRPr="00FD22F3">
              <w:rPr>
                <w:rFonts w:ascii="Arial" w:hAnsi="Arial" w:cs="Arial"/>
                <w:sz w:val="12"/>
                <w:szCs w:val="12"/>
              </w:rPr>
              <w:t xml:space="preserve"> PUSCH Type A repetitions based on available slots</w:t>
            </w:r>
          </w:p>
        </w:tc>
        <w:tc>
          <w:tcPr>
            <w:tcW w:w="1411"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55EAA00" w14:textId="77777777" w:rsidR="00AC39A2" w:rsidRPr="00FD22F3" w:rsidRDefault="00AC39A2" w:rsidP="00D3574D">
            <w:pPr>
              <w:autoSpaceDE w:val="0"/>
              <w:autoSpaceDN w:val="0"/>
              <w:snapToGrid w:val="0"/>
              <w:spacing w:line="252" w:lineRule="auto"/>
              <w:jc w:val="both"/>
              <w:rPr>
                <w:rFonts w:ascii="Arial" w:hAnsi="Arial" w:cs="Arial"/>
                <w:sz w:val="12"/>
                <w:szCs w:val="12"/>
              </w:rPr>
            </w:pPr>
            <w:r w:rsidRPr="00FD22F3">
              <w:rPr>
                <w:rFonts w:ascii="Arial" w:hAnsi="Arial" w:cs="Arial"/>
                <w:sz w:val="12"/>
                <w:szCs w:val="12"/>
              </w:rPr>
              <w:t xml:space="preserve">Transmission occasions for </w:t>
            </w:r>
            <w:r w:rsidRPr="00FD22F3">
              <w:rPr>
                <w:rFonts w:ascii="Arial" w:hAnsi="Arial" w:cs="Arial"/>
                <w:color w:val="FF0000"/>
                <w:sz w:val="12"/>
                <w:szCs w:val="12"/>
                <w:highlight w:val="cyan"/>
              </w:rPr>
              <w:t>[</w:t>
            </w:r>
            <w:r w:rsidRPr="00FD22F3">
              <w:rPr>
                <w:rFonts w:ascii="Arial" w:hAnsi="Arial" w:cs="Arial"/>
                <w:sz w:val="12"/>
                <w:szCs w:val="12"/>
                <w:highlight w:val="cyan"/>
              </w:rPr>
              <w:t>K</w:t>
            </w:r>
            <w:r w:rsidRPr="00FD22F3">
              <w:rPr>
                <w:rFonts w:ascii="Arial" w:hAnsi="Arial" w:cs="Arial"/>
                <w:color w:val="FF0000"/>
                <w:sz w:val="12"/>
                <w:szCs w:val="12"/>
                <w:highlight w:val="cyan"/>
              </w:rPr>
              <w:t>]</w:t>
            </w:r>
            <w:r w:rsidRPr="00FD22F3">
              <w:rPr>
                <w:rFonts w:ascii="Arial" w:hAnsi="Arial" w:cs="Arial"/>
                <w:sz w:val="12"/>
                <w:szCs w:val="12"/>
              </w:rPr>
              <w:t xml:space="preserve"> repetitions </w:t>
            </w:r>
            <w:r w:rsidRPr="00FD22F3">
              <w:rPr>
                <w:rFonts w:ascii="Arial" w:hAnsi="Arial" w:cs="Arial"/>
                <w:color w:val="FF0000"/>
                <w:sz w:val="12"/>
                <w:szCs w:val="12"/>
              </w:rPr>
              <w:t>for dynamic and configured grant PUSCH</w:t>
            </w:r>
            <w:r w:rsidRPr="00FD22F3">
              <w:rPr>
                <w:rFonts w:ascii="Arial" w:hAnsi="Arial" w:cs="Arial"/>
                <w:sz w:val="12"/>
                <w:szCs w:val="12"/>
              </w:rPr>
              <w:t xml:space="preserve"> are determined on the basis of available slots.</w:t>
            </w:r>
          </w:p>
        </w:tc>
        <w:tc>
          <w:tcPr>
            <w:tcW w:w="282"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BAC7C71" w14:textId="77777777" w:rsidR="00AC39A2" w:rsidRPr="00FD22F3" w:rsidRDefault="00AC39A2" w:rsidP="00D3574D">
            <w:pPr>
              <w:keepNext/>
              <w:spacing w:line="252" w:lineRule="auto"/>
              <w:rPr>
                <w:rFonts w:ascii="Arial" w:hAnsi="Arial" w:cs="Arial"/>
                <w:sz w:val="12"/>
                <w:szCs w:val="12"/>
                <w:lang w:eastAsia="ja-JP"/>
              </w:rPr>
            </w:pPr>
            <w:r w:rsidRPr="00FD22F3">
              <w:rPr>
                <w:rFonts w:ascii="Arial" w:hAnsi="Arial" w:cs="Arial"/>
                <w:color w:val="FF0000"/>
                <w:sz w:val="12"/>
                <w:szCs w:val="12"/>
                <w:lang w:eastAsia="ja-JP"/>
              </w:rPr>
              <w:t xml:space="preserve">One of {5-14. 5-16, </w:t>
            </w:r>
            <w:r w:rsidRPr="00FD22F3">
              <w:rPr>
                <w:rFonts w:ascii="Arial" w:hAnsi="Arial" w:cs="Arial"/>
                <w:strike/>
                <w:color w:val="FF0000"/>
                <w:sz w:val="12"/>
                <w:szCs w:val="12"/>
                <w:lang w:eastAsia="ja-JP"/>
              </w:rPr>
              <w:t>[</w:t>
            </w:r>
            <w:r w:rsidRPr="00FD22F3">
              <w:rPr>
                <w:rFonts w:ascii="Arial" w:hAnsi="Arial" w:cs="Arial"/>
                <w:sz w:val="12"/>
                <w:szCs w:val="12"/>
                <w:lang w:eastAsia="ja-JP"/>
              </w:rPr>
              <w:t>5-17</w:t>
            </w:r>
            <w:r w:rsidRPr="00FD22F3">
              <w:rPr>
                <w:rFonts w:ascii="Arial" w:hAnsi="Arial" w:cs="Arial"/>
                <w:strike/>
                <w:color w:val="FF0000"/>
                <w:sz w:val="12"/>
                <w:szCs w:val="12"/>
                <w:lang w:eastAsia="ja-JP"/>
              </w:rPr>
              <w:t>]</w:t>
            </w:r>
            <w:r w:rsidRPr="00FD22F3">
              <w:rPr>
                <w:rFonts w:ascii="Arial" w:hAnsi="Arial" w:cs="Arial"/>
                <w:color w:val="FF0000"/>
                <w:sz w:val="12"/>
                <w:szCs w:val="12"/>
                <w:lang w:eastAsia="ja-JP"/>
              </w:rPr>
              <w:t xml:space="preserve">, </w:t>
            </w:r>
            <w:r w:rsidRPr="00FD22F3">
              <w:rPr>
                <w:rFonts w:ascii="Arial" w:hAnsi="Arial" w:cs="Arial"/>
                <w:color w:val="FF0000"/>
                <w:sz w:val="12"/>
                <w:szCs w:val="12"/>
                <w:highlight w:val="cyan"/>
                <w:lang w:eastAsia="ja-JP"/>
              </w:rPr>
              <w:t>[</w:t>
            </w:r>
            <w:r w:rsidRPr="00FD22F3">
              <w:rPr>
                <w:rFonts w:ascii="Arial" w:hAnsi="Arial" w:cs="Arial"/>
                <w:color w:val="0070C0"/>
                <w:sz w:val="12"/>
                <w:szCs w:val="12"/>
                <w:highlight w:val="cyan"/>
                <w:lang w:eastAsia="ja-JP"/>
              </w:rPr>
              <w:t xml:space="preserve">11-6, </w:t>
            </w:r>
            <w:r w:rsidRPr="00FD22F3">
              <w:rPr>
                <w:rFonts w:ascii="Arial" w:hAnsi="Arial" w:cs="Arial"/>
                <w:color w:val="FF0000"/>
                <w:sz w:val="12"/>
                <w:szCs w:val="12"/>
                <w:highlight w:val="cyan"/>
                <w:lang w:eastAsia="ja-JP"/>
              </w:rPr>
              <w:t>30-1]</w:t>
            </w:r>
            <w:r w:rsidRPr="00FD22F3">
              <w:rPr>
                <w:rFonts w:ascii="Arial" w:hAnsi="Arial" w:cs="Arial"/>
                <w:color w:val="FF0000"/>
                <w:sz w:val="12"/>
                <w:szCs w:val="12"/>
                <w:lang w:eastAsia="ja-JP"/>
              </w:rPr>
              <w:t>}</w:t>
            </w:r>
          </w:p>
        </w:tc>
        <w:tc>
          <w:tcPr>
            <w:tcW w:w="19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32EEEF7" w14:textId="77777777" w:rsidR="00AC39A2" w:rsidRPr="00FD22F3" w:rsidRDefault="00AC39A2" w:rsidP="00D3574D">
            <w:pPr>
              <w:keepNext/>
              <w:spacing w:line="252" w:lineRule="auto"/>
              <w:rPr>
                <w:rFonts w:ascii="Arial" w:hAnsi="Arial" w:cs="Arial"/>
                <w:sz w:val="12"/>
                <w:szCs w:val="12"/>
                <w:lang w:eastAsia="ja-JP"/>
              </w:rPr>
            </w:pPr>
            <w:r w:rsidRPr="00FD22F3">
              <w:rPr>
                <w:rFonts w:ascii="Arial" w:hAnsi="Arial" w:cs="Arial"/>
                <w:sz w:val="12"/>
                <w:szCs w:val="12"/>
                <w:lang w:eastAsia="ja-JP"/>
              </w:rPr>
              <w:t>Yes</w:t>
            </w:r>
          </w:p>
        </w:tc>
        <w:tc>
          <w:tcPr>
            <w:tcW w:w="188"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A925392" w14:textId="77777777" w:rsidR="00AC39A2" w:rsidRPr="00FD22F3" w:rsidRDefault="00AC39A2" w:rsidP="00D3574D">
            <w:pPr>
              <w:keepNext/>
              <w:spacing w:line="252" w:lineRule="auto"/>
              <w:rPr>
                <w:rFonts w:ascii="Arial" w:hAnsi="Arial" w:cs="Arial"/>
                <w:sz w:val="12"/>
                <w:szCs w:val="12"/>
                <w:lang w:eastAsia="ja-JP"/>
              </w:rPr>
            </w:pPr>
            <w:r w:rsidRPr="00FD22F3">
              <w:rPr>
                <w:rFonts w:ascii="Arial" w:hAnsi="Arial" w:cs="Arial"/>
                <w:sz w:val="12"/>
                <w:szCs w:val="12"/>
                <w:lang w:eastAsia="ja-JP"/>
              </w:rPr>
              <w:t>N/A</w:t>
            </w:r>
          </w:p>
        </w:tc>
        <w:tc>
          <w:tcPr>
            <w:tcW w:w="314"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A9CD9B5" w14:textId="77777777" w:rsidR="00AC39A2" w:rsidRPr="00FD22F3" w:rsidRDefault="00AC39A2" w:rsidP="00D3574D">
            <w:pPr>
              <w:keepNext/>
              <w:spacing w:line="252" w:lineRule="auto"/>
              <w:rPr>
                <w:rFonts w:ascii="Arial" w:hAnsi="Arial" w:cs="Arial"/>
                <w:sz w:val="12"/>
                <w:szCs w:val="12"/>
                <w:lang w:eastAsia="ja-JP"/>
              </w:rPr>
            </w:pPr>
            <w:r w:rsidRPr="00FD22F3">
              <w:rPr>
                <w:rFonts w:ascii="Arial" w:hAnsi="Arial" w:cs="Arial"/>
                <w:sz w:val="12"/>
                <w:szCs w:val="12"/>
                <w:lang w:eastAsia="ja-JP"/>
              </w:rPr>
              <w:t xml:space="preserve">UE does not support dynamic </w:t>
            </w:r>
            <w:r w:rsidRPr="00FD22F3">
              <w:rPr>
                <w:rFonts w:ascii="Arial" w:hAnsi="Arial" w:cs="Arial"/>
                <w:color w:val="FF0000"/>
                <w:sz w:val="12"/>
                <w:szCs w:val="12"/>
                <w:lang w:eastAsia="ja-JP"/>
              </w:rPr>
              <w:t>or configured</w:t>
            </w:r>
            <w:r w:rsidRPr="00FD22F3">
              <w:rPr>
                <w:rFonts w:ascii="Arial" w:hAnsi="Arial" w:cs="Arial"/>
                <w:sz w:val="12"/>
                <w:szCs w:val="12"/>
                <w:lang w:eastAsia="ja-JP"/>
              </w:rPr>
              <w:t xml:space="preserve"> grant PUSCH repetitions counted on the basis of available slots.</w:t>
            </w:r>
          </w:p>
        </w:tc>
        <w:tc>
          <w:tcPr>
            <w:tcW w:w="282"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E58F482" w14:textId="77777777" w:rsidR="00AC39A2" w:rsidRPr="00FD22F3" w:rsidRDefault="00AC39A2" w:rsidP="00D3574D">
            <w:pPr>
              <w:keepNext/>
              <w:spacing w:line="252" w:lineRule="auto"/>
              <w:rPr>
                <w:rFonts w:ascii="Arial" w:hAnsi="Arial" w:cs="Arial"/>
                <w:sz w:val="12"/>
                <w:szCs w:val="12"/>
                <w:lang w:eastAsia="ja-JP"/>
              </w:rPr>
            </w:pPr>
            <w:r w:rsidRPr="00FD22F3">
              <w:rPr>
                <w:rFonts w:ascii="Arial" w:hAnsi="Arial" w:cs="Arial"/>
                <w:strike/>
                <w:color w:val="FF0000"/>
                <w:sz w:val="12"/>
                <w:szCs w:val="12"/>
                <w:lang w:eastAsia="ja-JP"/>
              </w:rPr>
              <w:t>[Per UE]</w:t>
            </w:r>
            <w:r w:rsidRPr="00FD22F3">
              <w:rPr>
                <w:rFonts w:ascii="Arial" w:hAnsi="Arial" w:cs="Arial"/>
                <w:sz w:val="12"/>
                <w:szCs w:val="12"/>
                <w:lang w:eastAsia="ja-JP"/>
              </w:rPr>
              <w:t xml:space="preserve"> Per band</w:t>
            </w:r>
          </w:p>
        </w:tc>
        <w:tc>
          <w:tcPr>
            <w:tcW w:w="22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5A8ED73" w14:textId="77777777" w:rsidR="00AC39A2" w:rsidRPr="00FD22F3" w:rsidRDefault="00AC39A2" w:rsidP="00D3574D">
            <w:pPr>
              <w:keepNext/>
              <w:spacing w:line="252" w:lineRule="auto"/>
              <w:rPr>
                <w:rFonts w:ascii="Arial" w:hAnsi="Arial" w:cs="Arial"/>
                <w:sz w:val="12"/>
                <w:szCs w:val="12"/>
                <w:lang w:eastAsia="ja-JP"/>
              </w:rPr>
            </w:pPr>
            <w:r w:rsidRPr="00FD22F3">
              <w:rPr>
                <w:rFonts w:ascii="Arial" w:hAnsi="Arial" w:cs="Arial"/>
                <w:strike/>
                <w:color w:val="FF0000"/>
                <w:sz w:val="12"/>
                <w:szCs w:val="12"/>
                <w:lang w:eastAsia="ja-JP"/>
              </w:rPr>
              <w:t>FFS</w:t>
            </w:r>
            <w:r w:rsidRPr="00FD22F3">
              <w:rPr>
                <w:rFonts w:ascii="Arial" w:hAnsi="Arial" w:cs="Arial"/>
                <w:color w:val="FF0000"/>
                <w:sz w:val="12"/>
                <w:szCs w:val="12"/>
                <w:lang w:eastAsia="ja-JP"/>
              </w:rPr>
              <w:t xml:space="preserve"> N/A</w:t>
            </w:r>
          </w:p>
        </w:tc>
        <w:tc>
          <w:tcPr>
            <w:tcW w:w="219"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CAA46E5" w14:textId="77777777" w:rsidR="00AC39A2" w:rsidRPr="00FD22F3" w:rsidRDefault="00AC39A2" w:rsidP="00D3574D">
            <w:pPr>
              <w:keepNext/>
              <w:spacing w:line="252" w:lineRule="auto"/>
              <w:rPr>
                <w:rFonts w:ascii="Arial" w:hAnsi="Arial" w:cs="Arial"/>
                <w:sz w:val="12"/>
                <w:szCs w:val="12"/>
                <w:lang w:eastAsia="ja-JP"/>
              </w:rPr>
            </w:pPr>
            <w:r w:rsidRPr="00FD22F3">
              <w:rPr>
                <w:rFonts w:ascii="Arial" w:hAnsi="Arial" w:cs="Arial"/>
                <w:strike/>
                <w:color w:val="FF0000"/>
                <w:sz w:val="12"/>
                <w:szCs w:val="12"/>
                <w:lang w:eastAsia="ja-JP"/>
              </w:rPr>
              <w:t>No</w:t>
            </w:r>
            <w:r w:rsidRPr="00FD22F3">
              <w:rPr>
                <w:rFonts w:ascii="Arial" w:hAnsi="Arial" w:cs="Arial"/>
                <w:color w:val="FF0000"/>
                <w:sz w:val="12"/>
                <w:szCs w:val="12"/>
                <w:lang w:eastAsia="ja-JP"/>
              </w:rPr>
              <w:t xml:space="preserve"> N/A</w:t>
            </w:r>
          </w:p>
        </w:tc>
        <w:tc>
          <w:tcPr>
            <w:tcW w:w="219"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B6E8B2B" w14:textId="77777777" w:rsidR="00AC39A2" w:rsidRPr="00FD22F3" w:rsidRDefault="00AC39A2" w:rsidP="00D3574D">
            <w:pPr>
              <w:keepNext/>
              <w:spacing w:line="252" w:lineRule="auto"/>
              <w:rPr>
                <w:rFonts w:ascii="Arial" w:hAnsi="Arial" w:cs="Arial"/>
                <w:sz w:val="12"/>
                <w:szCs w:val="12"/>
                <w:lang w:eastAsia="ja-JP"/>
              </w:rPr>
            </w:pPr>
            <w:r w:rsidRPr="00FD22F3">
              <w:rPr>
                <w:rFonts w:ascii="Arial" w:hAnsi="Arial" w:cs="Arial"/>
                <w:sz w:val="12"/>
                <w:szCs w:val="12"/>
                <w:lang w:eastAsia="ja-JP"/>
              </w:rPr>
              <w:t>N/A</w:t>
            </w:r>
          </w:p>
        </w:tc>
        <w:tc>
          <w:tcPr>
            <w:tcW w:w="595"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1ADDD182" w14:textId="77777777" w:rsidR="00AC39A2" w:rsidRPr="00FD22F3" w:rsidRDefault="00AC39A2" w:rsidP="00D3574D">
            <w:pPr>
              <w:keepNext/>
              <w:spacing w:line="252" w:lineRule="auto"/>
              <w:rPr>
                <w:rFonts w:ascii="Arial" w:hAnsi="Arial" w:cs="Arial"/>
                <w:sz w:val="12"/>
                <w:szCs w:val="12"/>
              </w:rPr>
            </w:pPr>
          </w:p>
        </w:tc>
        <w:tc>
          <w:tcPr>
            <w:tcW w:w="283"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ABB1662" w14:textId="77777777" w:rsidR="00AC39A2" w:rsidRPr="00FD22F3" w:rsidRDefault="00AC39A2" w:rsidP="00D3574D">
            <w:pPr>
              <w:keepNext/>
              <w:spacing w:line="252" w:lineRule="auto"/>
              <w:rPr>
                <w:rFonts w:ascii="Arial" w:hAnsi="Arial" w:cs="Arial"/>
                <w:sz w:val="12"/>
                <w:szCs w:val="12"/>
                <w:lang w:eastAsia="ja-JP"/>
              </w:rPr>
            </w:pPr>
            <w:r w:rsidRPr="00FD22F3">
              <w:rPr>
                <w:rFonts w:ascii="Arial" w:hAnsi="Arial" w:cs="Arial"/>
                <w:sz w:val="12"/>
                <w:szCs w:val="12"/>
                <w:lang w:eastAsia="ja-JP"/>
              </w:rPr>
              <w:t>Optional with capability signalling</w:t>
            </w:r>
          </w:p>
        </w:tc>
      </w:tr>
      <w:tr w:rsidR="00AC39A2" w:rsidRPr="00FD22F3" w14:paraId="366FA302" w14:textId="77777777" w:rsidTr="00D3574D">
        <w:trPr>
          <w:trHeight w:val="20"/>
        </w:trPr>
        <w:tc>
          <w:tcPr>
            <w:tcW w:w="291"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F5D2F7" w14:textId="77777777" w:rsidR="00AC39A2" w:rsidRPr="00FD22F3" w:rsidRDefault="00AC39A2" w:rsidP="00D3574D">
            <w:pPr>
              <w:keepNext/>
              <w:spacing w:line="252" w:lineRule="auto"/>
              <w:rPr>
                <w:rFonts w:ascii="Arial" w:hAnsi="Arial" w:cs="Arial"/>
                <w:strike/>
                <w:color w:val="FF0000"/>
                <w:sz w:val="12"/>
                <w:szCs w:val="12"/>
                <w:lang w:eastAsia="ja-JP"/>
              </w:rPr>
            </w:pPr>
            <w:r w:rsidRPr="00FD22F3">
              <w:rPr>
                <w:rFonts w:ascii="Arial" w:hAnsi="Arial" w:cs="Arial"/>
                <w:strike/>
                <w:color w:val="FF0000"/>
                <w:sz w:val="12"/>
                <w:szCs w:val="12"/>
                <w:lang w:eastAsia="ja-JP"/>
              </w:rPr>
              <w:t>30.</w:t>
            </w:r>
            <w:r w:rsidRPr="00FD22F3">
              <w:rPr>
                <w:rFonts w:ascii="Arial" w:hAnsi="Arial" w:cs="Arial"/>
                <w:strike/>
                <w:color w:val="FF0000"/>
                <w:sz w:val="12"/>
                <w:szCs w:val="12"/>
              </w:rPr>
              <w:t xml:space="preserve"> </w:t>
            </w:r>
            <w:r w:rsidRPr="00FD22F3">
              <w:rPr>
                <w:rFonts w:ascii="Arial" w:hAnsi="Arial" w:cs="Arial"/>
                <w:strike/>
                <w:color w:val="FF0000"/>
                <w:sz w:val="12"/>
                <w:szCs w:val="12"/>
                <w:lang w:eastAsia="ja-JP"/>
              </w:rPr>
              <w:t>NR_cov_enh</w:t>
            </w:r>
          </w:p>
        </w:tc>
        <w:tc>
          <w:tcPr>
            <w:tcW w:w="157" w:type="pct"/>
            <w:tcBorders>
              <w:top w:val="nil"/>
              <w:left w:val="nil"/>
              <w:bottom w:val="single" w:sz="8" w:space="0" w:color="auto"/>
              <w:right w:val="single" w:sz="8" w:space="0" w:color="auto"/>
            </w:tcBorders>
            <w:tcMar>
              <w:top w:w="0" w:type="dxa"/>
              <w:left w:w="108" w:type="dxa"/>
              <w:bottom w:w="0" w:type="dxa"/>
              <w:right w:w="108" w:type="dxa"/>
            </w:tcMar>
            <w:hideMark/>
          </w:tcPr>
          <w:p w14:paraId="54AB27B8" w14:textId="77777777" w:rsidR="00AC39A2" w:rsidRPr="00FD22F3" w:rsidRDefault="00AC39A2" w:rsidP="00D3574D">
            <w:pPr>
              <w:keepNext/>
              <w:spacing w:line="252" w:lineRule="auto"/>
              <w:rPr>
                <w:rFonts w:ascii="Arial" w:hAnsi="Arial" w:cs="Arial"/>
                <w:strike/>
                <w:color w:val="FF0000"/>
                <w:sz w:val="12"/>
                <w:szCs w:val="12"/>
                <w:lang w:eastAsia="zh-CN"/>
              </w:rPr>
            </w:pPr>
            <w:r w:rsidRPr="00FD22F3">
              <w:rPr>
                <w:rFonts w:ascii="Arial" w:hAnsi="Arial" w:cs="Arial"/>
                <w:strike/>
                <w:color w:val="FF0000"/>
                <w:sz w:val="12"/>
                <w:szCs w:val="12"/>
              </w:rPr>
              <w:t>30-2a</w:t>
            </w:r>
          </w:p>
        </w:tc>
        <w:tc>
          <w:tcPr>
            <w:tcW w:w="346" w:type="pct"/>
            <w:tcBorders>
              <w:top w:val="nil"/>
              <w:left w:val="nil"/>
              <w:bottom w:val="single" w:sz="8" w:space="0" w:color="auto"/>
              <w:right w:val="single" w:sz="8" w:space="0" w:color="auto"/>
            </w:tcBorders>
            <w:shd w:val="clear" w:color="auto" w:fill="FFFF00"/>
            <w:tcMar>
              <w:top w:w="0" w:type="dxa"/>
              <w:left w:w="108" w:type="dxa"/>
              <w:bottom w:w="0" w:type="dxa"/>
              <w:right w:w="108" w:type="dxa"/>
            </w:tcMar>
            <w:hideMark/>
          </w:tcPr>
          <w:p w14:paraId="451F9D74" w14:textId="77777777" w:rsidR="00AC39A2" w:rsidRPr="00FD22F3" w:rsidRDefault="00AC39A2" w:rsidP="00D3574D">
            <w:pPr>
              <w:keepNext/>
              <w:spacing w:line="252" w:lineRule="auto"/>
              <w:rPr>
                <w:rFonts w:ascii="Arial" w:hAnsi="Arial" w:cs="Arial"/>
                <w:strike/>
                <w:color w:val="FF0000"/>
                <w:sz w:val="12"/>
                <w:szCs w:val="12"/>
              </w:rPr>
            </w:pPr>
            <w:r w:rsidRPr="00FD22F3">
              <w:rPr>
                <w:rFonts w:ascii="Arial" w:hAnsi="Arial" w:cs="Arial"/>
                <w:strike/>
                <w:color w:val="FF0000"/>
                <w:sz w:val="12"/>
                <w:szCs w:val="12"/>
              </w:rPr>
              <w:t>Configurecd grant PUSCH Type A repetitions based on available slots</w:t>
            </w:r>
          </w:p>
        </w:tc>
        <w:tc>
          <w:tcPr>
            <w:tcW w:w="1411" w:type="pct"/>
            <w:tcBorders>
              <w:top w:val="nil"/>
              <w:left w:val="nil"/>
              <w:bottom w:val="single" w:sz="8" w:space="0" w:color="auto"/>
              <w:right w:val="single" w:sz="8" w:space="0" w:color="auto"/>
            </w:tcBorders>
            <w:shd w:val="clear" w:color="auto" w:fill="FFFF00"/>
            <w:tcMar>
              <w:top w:w="0" w:type="dxa"/>
              <w:left w:w="108" w:type="dxa"/>
              <w:bottom w:w="0" w:type="dxa"/>
              <w:right w:w="108" w:type="dxa"/>
            </w:tcMar>
            <w:hideMark/>
          </w:tcPr>
          <w:p w14:paraId="68E83C49" w14:textId="77777777" w:rsidR="00AC39A2" w:rsidRPr="00FD22F3" w:rsidRDefault="00AC39A2" w:rsidP="00D3574D">
            <w:pPr>
              <w:autoSpaceDE w:val="0"/>
              <w:autoSpaceDN w:val="0"/>
              <w:snapToGrid w:val="0"/>
              <w:spacing w:line="252" w:lineRule="auto"/>
              <w:jc w:val="both"/>
              <w:rPr>
                <w:rFonts w:ascii="Arial" w:hAnsi="Arial" w:cs="Arial"/>
                <w:strike/>
                <w:color w:val="FF0000"/>
                <w:sz w:val="12"/>
                <w:szCs w:val="12"/>
              </w:rPr>
            </w:pPr>
            <w:r w:rsidRPr="00FD22F3">
              <w:rPr>
                <w:rFonts w:ascii="Arial" w:hAnsi="Arial" w:cs="Arial"/>
                <w:strike/>
                <w:color w:val="FF0000"/>
                <w:sz w:val="12"/>
                <w:szCs w:val="12"/>
              </w:rPr>
              <w:t xml:space="preserve">Transmission occasions for K repetitions for configured grant PUSCH are determined on the basis of available slots. </w:t>
            </w:r>
          </w:p>
          <w:p w14:paraId="305DB1DC" w14:textId="77777777" w:rsidR="00AC39A2" w:rsidRPr="00FD22F3" w:rsidRDefault="00AC39A2" w:rsidP="00D3574D">
            <w:pPr>
              <w:autoSpaceDE w:val="0"/>
              <w:autoSpaceDN w:val="0"/>
              <w:snapToGrid w:val="0"/>
              <w:spacing w:line="252" w:lineRule="auto"/>
              <w:jc w:val="both"/>
              <w:rPr>
                <w:rFonts w:ascii="Arial" w:hAnsi="Arial" w:cs="Arial"/>
                <w:strike/>
                <w:color w:val="FF0000"/>
                <w:sz w:val="12"/>
                <w:szCs w:val="12"/>
              </w:rPr>
            </w:pPr>
            <w:r w:rsidRPr="00FD22F3">
              <w:rPr>
                <w:rFonts w:ascii="Arial" w:hAnsi="Arial" w:cs="Arial"/>
                <w:strike/>
                <w:color w:val="FF0000"/>
                <w:sz w:val="12"/>
                <w:szCs w:val="12"/>
              </w:rPr>
              <w:t>FFS whether to merge with FG 30-2</w:t>
            </w:r>
          </w:p>
        </w:tc>
        <w:tc>
          <w:tcPr>
            <w:tcW w:w="282" w:type="pct"/>
            <w:tcBorders>
              <w:top w:val="nil"/>
              <w:left w:val="nil"/>
              <w:bottom w:val="single" w:sz="8" w:space="0" w:color="auto"/>
              <w:right w:val="single" w:sz="8" w:space="0" w:color="auto"/>
            </w:tcBorders>
            <w:shd w:val="clear" w:color="auto" w:fill="FFFF00"/>
            <w:tcMar>
              <w:top w:w="0" w:type="dxa"/>
              <w:left w:w="108" w:type="dxa"/>
              <w:bottom w:w="0" w:type="dxa"/>
              <w:right w:w="108" w:type="dxa"/>
            </w:tcMar>
            <w:hideMark/>
          </w:tcPr>
          <w:p w14:paraId="157D09A2" w14:textId="77777777" w:rsidR="00AC39A2" w:rsidRPr="00FD22F3" w:rsidRDefault="00AC39A2" w:rsidP="00D3574D">
            <w:pPr>
              <w:keepNext/>
              <w:spacing w:line="252" w:lineRule="auto"/>
              <w:rPr>
                <w:rFonts w:ascii="Arial" w:hAnsi="Arial" w:cs="Arial"/>
                <w:strike/>
                <w:color w:val="FF0000"/>
                <w:sz w:val="12"/>
                <w:szCs w:val="12"/>
                <w:lang w:eastAsia="ja-JP"/>
              </w:rPr>
            </w:pPr>
            <w:r w:rsidRPr="00FD22F3">
              <w:rPr>
                <w:rFonts w:ascii="Arial" w:hAnsi="Arial" w:cs="Arial"/>
                <w:strike/>
                <w:color w:val="FF0000"/>
                <w:sz w:val="12"/>
                <w:szCs w:val="12"/>
                <w:lang w:eastAsia="ja-JP"/>
              </w:rPr>
              <w:t>[5-14 or 5-16], [30-2]</w:t>
            </w:r>
          </w:p>
        </w:tc>
        <w:tc>
          <w:tcPr>
            <w:tcW w:w="190" w:type="pct"/>
            <w:tcBorders>
              <w:top w:val="nil"/>
              <w:left w:val="nil"/>
              <w:bottom w:val="single" w:sz="8" w:space="0" w:color="auto"/>
              <w:right w:val="single" w:sz="8" w:space="0" w:color="auto"/>
            </w:tcBorders>
            <w:tcMar>
              <w:top w:w="0" w:type="dxa"/>
              <w:left w:w="108" w:type="dxa"/>
              <w:bottom w:w="0" w:type="dxa"/>
              <w:right w:w="108" w:type="dxa"/>
            </w:tcMar>
            <w:hideMark/>
          </w:tcPr>
          <w:p w14:paraId="78E754FA" w14:textId="77777777" w:rsidR="00AC39A2" w:rsidRPr="00FD22F3" w:rsidRDefault="00AC39A2" w:rsidP="00D3574D">
            <w:pPr>
              <w:keepNext/>
              <w:spacing w:line="252" w:lineRule="auto"/>
              <w:rPr>
                <w:rFonts w:ascii="Arial" w:hAnsi="Arial" w:cs="Arial"/>
                <w:strike/>
                <w:color w:val="FF0000"/>
                <w:sz w:val="12"/>
                <w:szCs w:val="12"/>
                <w:lang w:eastAsia="ja-JP"/>
              </w:rPr>
            </w:pPr>
            <w:r w:rsidRPr="00FD22F3">
              <w:rPr>
                <w:rFonts w:ascii="Arial" w:hAnsi="Arial" w:cs="Arial"/>
                <w:strike/>
                <w:color w:val="FF0000"/>
                <w:sz w:val="12"/>
                <w:szCs w:val="12"/>
                <w:lang w:eastAsia="ja-JP"/>
              </w:rPr>
              <w:t>Yes</w:t>
            </w:r>
          </w:p>
        </w:tc>
        <w:tc>
          <w:tcPr>
            <w:tcW w:w="188" w:type="pct"/>
            <w:tcBorders>
              <w:top w:val="nil"/>
              <w:left w:val="nil"/>
              <w:bottom w:val="single" w:sz="8" w:space="0" w:color="auto"/>
              <w:right w:val="single" w:sz="8" w:space="0" w:color="auto"/>
            </w:tcBorders>
            <w:tcMar>
              <w:top w:w="0" w:type="dxa"/>
              <w:left w:w="108" w:type="dxa"/>
              <w:bottom w:w="0" w:type="dxa"/>
              <w:right w:w="108" w:type="dxa"/>
            </w:tcMar>
            <w:hideMark/>
          </w:tcPr>
          <w:p w14:paraId="5DB405D0" w14:textId="77777777" w:rsidR="00AC39A2" w:rsidRPr="00FD22F3" w:rsidRDefault="00AC39A2" w:rsidP="00D3574D">
            <w:pPr>
              <w:keepNext/>
              <w:spacing w:line="252" w:lineRule="auto"/>
              <w:rPr>
                <w:rFonts w:ascii="Arial" w:hAnsi="Arial" w:cs="Arial"/>
                <w:strike/>
                <w:color w:val="FF0000"/>
                <w:sz w:val="12"/>
                <w:szCs w:val="12"/>
                <w:lang w:eastAsia="ja-JP"/>
              </w:rPr>
            </w:pPr>
            <w:r w:rsidRPr="00FD22F3">
              <w:rPr>
                <w:rFonts w:ascii="Arial" w:hAnsi="Arial" w:cs="Arial"/>
                <w:strike/>
                <w:color w:val="FF0000"/>
                <w:sz w:val="12"/>
                <w:szCs w:val="12"/>
                <w:lang w:eastAsia="ja-JP"/>
              </w:rPr>
              <w:t>N/A</w:t>
            </w:r>
          </w:p>
        </w:tc>
        <w:tc>
          <w:tcPr>
            <w:tcW w:w="314" w:type="pct"/>
            <w:tcBorders>
              <w:top w:val="nil"/>
              <w:left w:val="nil"/>
              <w:bottom w:val="single" w:sz="8" w:space="0" w:color="auto"/>
              <w:right w:val="single" w:sz="8" w:space="0" w:color="auto"/>
            </w:tcBorders>
            <w:shd w:val="clear" w:color="auto" w:fill="FFFF00"/>
            <w:tcMar>
              <w:top w:w="0" w:type="dxa"/>
              <w:left w:w="108" w:type="dxa"/>
              <w:bottom w:w="0" w:type="dxa"/>
              <w:right w:w="108" w:type="dxa"/>
            </w:tcMar>
            <w:hideMark/>
          </w:tcPr>
          <w:p w14:paraId="5E4FD44D" w14:textId="77777777" w:rsidR="00AC39A2" w:rsidRPr="00FD22F3" w:rsidRDefault="00AC39A2" w:rsidP="00D3574D">
            <w:pPr>
              <w:keepNext/>
              <w:spacing w:line="252" w:lineRule="auto"/>
              <w:rPr>
                <w:rFonts w:ascii="Arial" w:hAnsi="Arial" w:cs="Arial"/>
                <w:strike/>
                <w:color w:val="FF0000"/>
                <w:sz w:val="12"/>
                <w:szCs w:val="12"/>
                <w:lang w:eastAsia="ja-JP"/>
              </w:rPr>
            </w:pPr>
            <w:r w:rsidRPr="00FD22F3">
              <w:rPr>
                <w:rFonts w:ascii="Arial" w:hAnsi="Arial" w:cs="Arial"/>
                <w:strike/>
                <w:color w:val="FF0000"/>
                <w:sz w:val="12"/>
                <w:szCs w:val="12"/>
                <w:lang w:eastAsia="ja-JP"/>
              </w:rPr>
              <w:t>UE does not support configured grant PUSCH repetitions counted on the basis of available slots.</w:t>
            </w:r>
          </w:p>
        </w:tc>
        <w:tc>
          <w:tcPr>
            <w:tcW w:w="282" w:type="pct"/>
            <w:tcBorders>
              <w:top w:val="nil"/>
              <w:left w:val="nil"/>
              <w:bottom w:val="single" w:sz="8" w:space="0" w:color="auto"/>
              <w:right w:val="single" w:sz="8" w:space="0" w:color="auto"/>
            </w:tcBorders>
            <w:shd w:val="clear" w:color="auto" w:fill="FFFF00"/>
            <w:tcMar>
              <w:top w:w="0" w:type="dxa"/>
              <w:left w:w="108" w:type="dxa"/>
              <w:bottom w:w="0" w:type="dxa"/>
              <w:right w:w="108" w:type="dxa"/>
            </w:tcMar>
            <w:hideMark/>
          </w:tcPr>
          <w:p w14:paraId="379082B6" w14:textId="77777777" w:rsidR="00AC39A2" w:rsidRPr="00FD22F3" w:rsidRDefault="00AC39A2" w:rsidP="00D3574D">
            <w:pPr>
              <w:keepNext/>
              <w:spacing w:line="252" w:lineRule="auto"/>
              <w:rPr>
                <w:rFonts w:ascii="Arial" w:hAnsi="Arial" w:cs="Arial"/>
                <w:strike/>
                <w:color w:val="FF0000"/>
                <w:sz w:val="12"/>
                <w:szCs w:val="12"/>
                <w:lang w:eastAsia="ja-JP"/>
              </w:rPr>
            </w:pPr>
            <w:r w:rsidRPr="00FD22F3">
              <w:rPr>
                <w:rFonts w:ascii="Arial" w:hAnsi="Arial" w:cs="Arial"/>
                <w:strike/>
                <w:color w:val="FF0000"/>
                <w:sz w:val="12"/>
                <w:szCs w:val="12"/>
                <w:lang w:eastAsia="ja-JP"/>
              </w:rPr>
              <w:t>[Per UE]</w:t>
            </w:r>
          </w:p>
        </w:tc>
        <w:tc>
          <w:tcPr>
            <w:tcW w:w="220" w:type="pct"/>
            <w:tcBorders>
              <w:top w:val="nil"/>
              <w:left w:val="nil"/>
              <w:bottom w:val="single" w:sz="8" w:space="0" w:color="auto"/>
              <w:right w:val="single" w:sz="8" w:space="0" w:color="auto"/>
            </w:tcBorders>
            <w:shd w:val="clear" w:color="auto" w:fill="FFFF00"/>
            <w:tcMar>
              <w:top w:w="0" w:type="dxa"/>
              <w:left w:w="108" w:type="dxa"/>
              <w:bottom w:w="0" w:type="dxa"/>
              <w:right w:w="108" w:type="dxa"/>
            </w:tcMar>
            <w:hideMark/>
          </w:tcPr>
          <w:p w14:paraId="3DF359CF" w14:textId="77777777" w:rsidR="00AC39A2" w:rsidRPr="00FD22F3" w:rsidRDefault="00AC39A2" w:rsidP="00D3574D">
            <w:pPr>
              <w:keepNext/>
              <w:spacing w:line="252" w:lineRule="auto"/>
              <w:rPr>
                <w:rFonts w:ascii="Arial" w:hAnsi="Arial" w:cs="Arial"/>
                <w:strike/>
                <w:color w:val="FF0000"/>
                <w:sz w:val="12"/>
                <w:szCs w:val="12"/>
                <w:lang w:eastAsia="ja-JP"/>
              </w:rPr>
            </w:pPr>
            <w:r w:rsidRPr="00FD22F3">
              <w:rPr>
                <w:rFonts w:ascii="Arial" w:hAnsi="Arial" w:cs="Arial"/>
                <w:strike/>
                <w:color w:val="FF0000"/>
                <w:sz w:val="12"/>
                <w:szCs w:val="12"/>
                <w:lang w:eastAsia="ja-JP"/>
              </w:rPr>
              <w:t>FFS</w:t>
            </w:r>
          </w:p>
        </w:tc>
        <w:tc>
          <w:tcPr>
            <w:tcW w:w="219" w:type="pct"/>
            <w:tcBorders>
              <w:top w:val="nil"/>
              <w:left w:val="nil"/>
              <w:bottom w:val="single" w:sz="8" w:space="0" w:color="auto"/>
              <w:right w:val="single" w:sz="8" w:space="0" w:color="auto"/>
            </w:tcBorders>
            <w:shd w:val="clear" w:color="auto" w:fill="FFFF00"/>
            <w:tcMar>
              <w:top w:w="0" w:type="dxa"/>
              <w:left w:w="108" w:type="dxa"/>
              <w:bottom w:w="0" w:type="dxa"/>
              <w:right w:w="108" w:type="dxa"/>
            </w:tcMar>
            <w:hideMark/>
          </w:tcPr>
          <w:p w14:paraId="3BC91DEF" w14:textId="77777777" w:rsidR="00AC39A2" w:rsidRPr="00FD22F3" w:rsidRDefault="00AC39A2" w:rsidP="00D3574D">
            <w:pPr>
              <w:keepNext/>
              <w:spacing w:line="252" w:lineRule="auto"/>
              <w:rPr>
                <w:rFonts w:ascii="Arial" w:hAnsi="Arial" w:cs="Arial"/>
                <w:strike/>
                <w:color w:val="FF0000"/>
                <w:sz w:val="12"/>
                <w:szCs w:val="12"/>
                <w:lang w:eastAsia="ja-JP"/>
              </w:rPr>
            </w:pPr>
            <w:r w:rsidRPr="00FD22F3">
              <w:rPr>
                <w:rFonts w:ascii="Arial" w:hAnsi="Arial" w:cs="Arial"/>
                <w:strike/>
                <w:color w:val="FF0000"/>
                <w:sz w:val="12"/>
                <w:szCs w:val="12"/>
                <w:lang w:eastAsia="ja-JP"/>
              </w:rPr>
              <w:t>No</w:t>
            </w:r>
          </w:p>
        </w:tc>
        <w:tc>
          <w:tcPr>
            <w:tcW w:w="219" w:type="pct"/>
            <w:tcBorders>
              <w:top w:val="nil"/>
              <w:left w:val="nil"/>
              <w:bottom w:val="single" w:sz="8" w:space="0" w:color="auto"/>
              <w:right w:val="single" w:sz="8" w:space="0" w:color="auto"/>
            </w:tcBorders>
            <w:shd w:val="clear" w:color="auto" w:fill="FFFF00"/>
            <w:tcMar>
              <w:top w:w="0" w:type="dxa"/>
              <w:left w:w="108" w:type="dxa"/>
              <w:bottom w:w="0" w:type="dxa"/>
              <w:right w:w="108" w:type="dxa"/>
            </w:tcMar>
            <w:hideMark/>
          </w:tcPr>
          <w:p w14:paraId="2D8E3B75" w14:textId="77777777" w:rsidR="00AC39A2" w:rsidRPr="00FD22F3" w:rsidRDefault="00AC39A2" w:rsidP="00D3574D">
            <w:pPr>
              <w:keepNext/>
              <w:spacing w:line="252" w:lineRule="auto"/>
              <w:rPr>
                <w:rFonts w:ascii="Arial" w:hAnsi="Arial" w:cs="Arial"/>
                <w:strike/>
                <w:color w:val="FF0000"/>
                <w:sz w:val="12"/>
                <w:szCs w:val="12"/>
                <w:lang w:eastAsia="ja-JP"/>
              </w:rPr>
            </w:pPr>
            <w:r w:rsidRPr="00FD22F3">
              <w:rPr>
                <w:rFonts w:ascii="Arial" w:hAnsi="Arial" w:cs="Arial"/>
                <w:strike/>
                <w:color w:val="FF0000"/>
                <w:sz w:val="12"/>
                <w:szCs w:val="12"/>
                <w:lang w:eastAsia="ja-JP"/>
              </w:rPr>
              <w:t>N/A</w:t>
            </w:r>
          </w:p>
        </w:tc>
        <w:tc>
          <w:tcPr>
            <w:tcW w:w="595" w:type="pct"/>
            <w:tcBorders>
              <w:top w:val="nil"/>
              <w:left w:val="nil"/>
              <w:bottom w:val="single" w:sz="8" w:space="0" w:color="auto"/>
              <w:right w:val="single" w:sz="8" w:space="0" w:color="auto"/>
            </w:tcBorders>
            <w:tcMar>
              <w:top w:w="0" w:type="dxa"/>
              <w:left w:w="108" w:type="dxa"/>
              <w:bottom w:w="0" w:type="dxa"/>
              <w:right w:w="108" w:type="dxa"/>
            </w:tcMar>
          </w:tcPr>
          <w:p w14:paraId="448BC4FB" w14:textId="77777777" w:rsidR="00AC39A2" w:rsidRPr="00FD22F3" w:rsidRDefault="00AC39A2" w:rsidP="00D3574D">
            <w:pPr>
              <w:keepNext/>
              <w:spacing w:line="252" w:lineRule="auto"/>
              <w:rPr>
                <w:rFonts w:ascii="Arial" w:hAnsi="Arial" w:cs="Arial"/>
                <w:strike/>
                <w:color w:val="FF0000"/>
                <w:sz w:val="12"/>
                <w:szCs w:val="12"/>
              </w:rPr>
            </w:pPr>
          </w:p>
        </w:tc>
        <w:tc>
          <w:tcPr>
            <w:tcW w:w="283" w:type="pct"/>
            <w:tcBorders>
              <w:top w:val="nil"/>
              <w:left w:val="nil"/>
              <w:bottom w:val="single" w:sz="8" w:space="0" w:color="auto"/>
              <w:right w:val="single" w:sz="8" w:space="0" w:color="auto"/>
            </w:tcBorders>
            <w:tcMar>
              <w:top w:w="0" w:type="dxa"/>
              <w:left w:w="108" w:type="dxa"/>
              <w:bottom w:w="0" w:type="dxa"/>
              <w:right w:w="108" w:type="dxa"/>
            </w:tcMar>
            <w:hideMark/>
          </w:tcPr>
          <w:p w14:paraId="4110A3FB" w14:textId="77777777" w:rsidR="00AC39A2" w:rsidRPr="00FD22F3" w:rsidRDefault="00AC39A2" w:rsidP="00D3574D">
            <w:pPr>
              <w:keepNext/>
              <w:spacing w:line="252" w:lineRule="auto"/>
              <w:rPr>
                <w:rFonts w:ascii="Arial" w:hAnsi="Arial" w:cs="Arial"/>
                <w:strike/>
                <w:color w:val="FF0000"/>
                <w:sz w:val="12"/>
                <w:szCs w:val="12"/>
                <w:lang w:eastAsia="ja-JP"/>
              </w:rPr>
            </w:pPr>
            <w:r w:rsidRPr="00FD22F3">
              <w:rPr>
                <w:rFonts w:ascii="Arial" w:hAnsi="Arial" w:cs="Arial"/>
                <w:strike/>
                <w:color w:val="FF0000"/>
                <w:sz w:val="12"/>
                <w:szCs w:val="12"/>
                <w:lang w:eastAsia="ja-JP"/>
              </w:rPr>
              <w:t>Optional with capability signalling</w:t>
            </w:r>
          </w:p>
        </w:tc>
      </w:tr>
    </w:tbl>
    <w:p w14:paraId="73CD60DC" w14:textId="77777777" w:rsidR="00AC39A2" w:rsidRDefault="00AC39A2" w:rsidP="00243277">
      <w:pPr>
        <w:rPr>
          <w:lang w:eastAsia="ja-JP"/>
        </w:rPr>
      </w:pPr>
    </w:p>
    <w:p w14:paraId="2909CFA9" w14:textId="77777777" w:rsidR="00AC39A2" w:rsidRPr="00243277" w:rsidRDefault="00AC39A2" w:rsidP="00AC39A2">
      <w:pPr>
        <w:jc w:val="both"/>
        <w:rPr>
          <w:rFonts w:ascii="Times New Roman" w:eastAsia="Times New Roman" w:hAnsi="Times New Roman"/>
          <w:szCs w:val="20"/>
          <w:lang w:val="en-US"/>
        </w:rPr>
      </w:pPr>
      <w:r w:rsidRPr="00243277">
        <w:rPr>
          <w:szCs w:val="20"/>
          <w:highlight w:val="green"/>
        </w:rPr>
        <w:t>Agreement</w:t>
      </w:r>
      <w:r w:rsidRPr="00243277">
        <w:rPr>
          <w:szCs w:val="20"/>
        </w:rPr>
        <w:t xml:space="preserve"> </w:t>
      </w:r>
    </w:p>
    <w:p w14:paraId="7870440F" w14:textId="77777777" w:rsidR="00AC39A2" w:rsidRPr="00FD22F3" w:rsidRDefault="00AC39A2" w:rsidP="00F44FD9">
      <w:pPr>
        <w:pStyle w:val="ListParagraph"/>
        <w:numPr>
          <w:ilvl w:val="0"/>
          <w:numId w:val="230"/>
        </w:numPr>
      </w:pPr>
      <w:r w:rsidRPr="00FD22F3">
        <w:lastRenderedPageBreak/>
        <w:t>Type of FG 30-5 is per UE</w:t>
      </w:r>
    </w:p>
    <w:p w14:paraId="2E4F2968" w14:textId="77777777" w:rsidR="006B480F" w:rsidRPr="00A92837" w:rsidRDefault="006B480F" w:rsidP="0017028F">
      <w:pPr>
        <w:pStyle w:val="Heading3"/>
      </w:pPr>
      <w:bookmarkStart w:id="747" w:name="_Toc95481847"/>
      <w:bookmarkStart w:id="748" w:name="_Toc98334486"/>
      <w:r w:rsidRPr="00A92837">
        <w:rPr>
          <w:lang w:val="en-US"/>
        </w:rPr>
        <w:t xml:space="preserve">UE features for </w:t>
      </w:r>
      <w:r w:rsidRPr="00A92837">
        <w:t>NB-IoT and LTE-MTC enhancements</w:t>
      </w:r>
      <w:bookmarkEnd w:id="747"/>
      <w:bookmarkEnd w:id="748"/>
    </w:p>
    <w:p w14:paraId="1AA1A867" w14:textId="3E5F9442" w:rsidR="006B480F" w:rsidRPr="00A92837" w:rsidRDefault="002328C4" w:rsidP="006B480F">
      <w:pPr>
        <w:rPr>
          <w:lang w:eastAsia="x-none"/>
        </w:rPr>
      </w:pPr>
      <w:hyperlink r:id="rId2404" w:history="1">
        <w:r w:rsidR="004371F4">
          <w:rPr>
            <w:rStyle w:val="Hyperlink"/>
            <w:lang w:eastAsia="x-none"/>
          </w:rPr>
          <w:t>R1-2200978</w:t>
        </w:r>
      </w:hyperlink>
      <w:r w:rsidR="006B480F" w:rsidRPr="00A92837">
        <w:rPr>
          <w:lang w:eastAsia="x-none"/>
        </w:rPr>
        <w:tab/>
        <w:t>Rel-17 UE features for NB-IoT and LTE-MTC enhancements</w:t>
      </w:r>
      <w:r w:rsidR="006B480F" w:rsidRPr="00A92837">
        <w:rPr>
          <w:lang w:eastAsia="x-none"/>
        </w:rPr>
        <w:tab/>
        <w:t>Huawei, HiSilicon</w:t>
      </w:r>
    </w:p>
    <w:p w14:paraId="46C643D8" w14:textId="0E1814DB" w:rsidR="006B480F" w:rsidRPr="00A92837" w:rsidRDefault="002328C4" w:rsidP="006B480F">
      <w:pPr>
        <w:rPr>
          <w:lang w:eastAsia="x-none"/>
        </w:rPr>
      </w:pPr>
      <w:hyperlink r:id="rId2405" w:history="1">
        <w:r w:rsidR="004371F4">
          <w:rPr>
            <w:rStyle w:val="Hyperlink"/>
            <w:lang w:eastAsia="x-none"/>
          </w:rPr>
          <w:t>R1-2201140</w:t>
        </w:r>
      </w:hyperlink>
      <w:r w:rsidR="006B480F" w:rsidRPr="00A92837">
        <w:rPr>
          <w:lang w:eastAsia="x-none"/>
        </w:rPr>
        <w:tab/>
        <w:t>Discussion on LTE-M and NB-IoT UE features</w:t>
      </w:r>
      <w:r w:rsidR="006B480F" w:rsidRPr="00A92837">
        <w:rPr>
          <w:lang w:eastAsia="x-none"/>
        </w:rPr>
        <w:tab/>
        <w:t>ZTE, Sanechips</w:t>
      </w:r>
    </w:p>
    <w:p w14:paraId="3F2599CC" w14:textId="120440FC" w:rsidR="006B480F" w:rsidRPr="00A92837" w:rsidRDefault="002328C4" w:rsidP="006B480F">
      <w:pPr>
        <w:rPr>
          <w:lang w:eastAsia="x-none"/>
        </w:rPr>
      </w:pPr>
      <w:hyperlink r:id="rId2406" w:history="1">
        <w:r w:rsidR="004371F4">
          <w:rPr>
            <w:rStyle w:val="Hyperlink"/>
            <w:lang w:eastAsia="x-none"/>
          </w:rPr>
          <w:t>R1-2201416</w:t>
        </w:r>
      </w:hyperlink>
      <w:r w:rsidR="006B480F" w:rsidRPr="00A92837">
        <w:rPr>
          <w:lang w:eastAsia="x-none"/>
        </w:rPr>
        <w:tab/>
        <w:t>On UE features for NB-IoT and LTE-MTC enhancements</w:t>
      </w:r>
      <w:r w:rsidR="006B480F" w:rsidRPr="00A92837">
        <w:rPr>
          <w:lang w:eastAsia="x-none"/>
        </w:rPr>
        <w:tab/>
        <w:t>Nokia, Nokia Shanghai Bell</w:t>
      </w:r>
    </w:p>
    <w:p w14:paraId="208A0945" w14:textId="672114F6" w:rsidR="006B480F" w:rsidRDefault="002328C4" w:rsidP="006B480F">
      <w:pPr>
        <w:rPr>
          <w:lang w:eastAsia="x-none"/>
        </w:rPr>
      </w:pPr>
      <w:hyperlink r:id="rId2407" w:history="1">
        <w:r w:rsidR="004371F4">
          <w:rPr>
            <w:rStyle w:val="Hyperlink"/>
            <w:lang w:eastAsia="x-none"/>
          </w:rPr>
          <w:t>R1-2201509</w:t>
        </w:r>
      </w:hyperlink>
      <w:r w:rsidR="006B480F" w:rsidRPr="00A92837">
        <w:rPr>
          <w:lang w:eastAsia="x-none"/>
        </w:rPr>
        <w:tab/>
        <w:t>Discussion on UE features for NB-IoT and LTE-MTC enhancements</w:t>
      </w:r>
      <w:r w:rsidR="006B480F" w:rsidRPr="00A92837">
        <w:rPr>
          <w:lang w:eastAsia="x-none"/>
        </w:rPr>
        <w:tab/>
        <w:t>NTT DOCOMO, INC.</w:t>
      </w:r>
    </w:p>
    <w:p w14:paraId="09B79C89" w14:textId="5C2ABE4B" w:rsidR="006B480F" w:rsidRDefault="002328C4" w:rsidP="006B480F">
      <w:pPr>
        <w:rPr>
          <w:lang w:eastAsia="x-none"/>
        </w:rPr>
      </w:pPr>
      <w:hyperlink r:id="rId2408" w:history="1">
        <w:r w:rsidR="004371F4">
          <w:rPr>
            <w:rStyle w:val="Hyperlink"/>
            <w:lang w:eastAsia="x-none"/>
          </w:rPr>
          <w:t>R1-2202173</w:t>
        </w:r>
      </w:hyperlink>
      <w:r w:rsidR="006B480F">
        <w:rPr>
          <w:lang w:eastAsia="x-none"/>
        </w:rPr>
        <w:tab/>
        <w:t>UE features for NB-IoT and LTE-MTC enhancements</w:t>
      </w:r>
      <w:r w:rsidR="006B480F">
        <w:rPr>
          <w:lang w:eastAsia="x-none"/>
        </w:rPr>
        <w:tab/>
        <w:t>Qualcomm Incorporated</w:t>
      </w:r>
    </w:p>
    <w:p w14:paraId="63FCDEDA" w14:textId="7541D34C" w:rsidR="006B480F" w:rsidRDefault="002328C4" w:rsidP="006B480F">
      <w:pPr>
        <w:rPr>
          <w:lang w:eastAsia="x-none"/>
        </w:rPr>
      </w:pPr>
      <w:hyperlink r:id="rId2409" w:history="1">
        <w:r w:rsidR="004371F4">
          <w:rPr>
            <w:rStyle w:val="Hyperlink"/>
            <w:lang w:eastAsia="x-none"/>
          </w:rPr>
          <w:t>R1-2202279</w:t>
        </w:r>
      </w:hyperlink>
      <w:r w:rsidR="006B480F">
        <w:rPr>
          <w:lang w:eastAsia="x-none"/>
        </w:rPr>
        <w:tab/>
        <w:t>On UE features for NB-IoT and LTE-MTC enhancements</w:t>
      </w:r>
      <w:r w:rsidR="006B480F">
        <w:rPr>
          <w:lang w:eastAsia="x-none"/>
        </w:rPr>
        <w:tab/>
        <w:t>Ericsson</w:t>
      </w:r>
    </w:p>
    <w:p w14:paraId="56ADD22B" w14:textId="6564990E" w:rsidR="00A92837" w:rsidRDefault="00A92837" w:rsidP="006B480F">
      <w:pPr>
        <w:rPr>
          <w:lang w:eastAsia="x-none"/>
        </w:rPr>
      </w:pPr>
    </w:p>
    <w:p w14:paraId="177D2FC0" w14:textId="77777777" w:rsidR="00A92837" w:rsidRPr="00A92837" w:rsidRDefault="00A92837" w:rsidP="00A92837">
      <w:pPr>
        <w:rPr>
          <w:lang w:eastAsia="x-none"/>
        </w:rPr>
      </w:pPr>
      <w:r w:rsidRPr="00A92837">
        <w:rPr>
          <w:lang w:eastAsia="x-none"/>
        </w:rPr>
        <w:t xml:space="preserve">[108-e-R17-UE-features-NB-IoT-eMTC-01] </w:t>
      </w:r>
      <w:r w:rsidRPr="00A92837">
        <w:rPr>
          <w:lang w:val="en-US"/>
        </w:rPr>
        <w:t>– Shinya (NTT DOCOMO</w:t>
      </w:r>
      <w:r w:rsidRPr="00A92837">
        <w:rPr>
          <w:lang w:eastAsia="x-none"/>
        </w:rPr>
        <w:t>)</w:t>
      </w:r>
    </w:p>
    <w:p w14:paraId="389D86C2" w14:textId="77777777" w:rsidR="00A92837" w:rsidRPr="00A92837" w:rsidRDefault="00A92837" w:rsidP="00A92837">
      <w:pPr>
        <w:rPr>
          <w:lang w:val="en-US" w:eastAsia="x-none"/>
        </w:rPr>
      </w:pPr>
      <w:r w:rsidRPr="00A92837">
        <w:rPr>
          <w:lang w:eastAsia="x-none"/>
        </w:rPr>
        <w:t>Email discussion on UE features for NB-IoT and LTE-MTC enhancements</w:t>
      </w:r>
    </w:p>
    <w:p w14:paraId="0E478830" w14:textId="77777777" w:rsidR="00A92837" w:rsidRPr="00A92837" w:rsidRDefault="00A92837" w:rsidP="00A92837">
      <w:pPr>
        <w:numPr>
          <w:ilvl w:val="0"/>
          <w:numId w:val="62"/>
        </w:numPr>
        <w:rPr>
          <w:lang w:eastAsia="x-none"/>
        </w:rPr>
      </w:pPr>
      <w:r w:rsidRPr="00A92837">
        <w:rPr>
          <w:rFonts w:hint="eastAsia"/>
          <w:lang w:eastAsia="x-none"/>
        </w:rPr>
        <w:t>1</w:t>
      </w:r>
      <w:r w:rsidRPr="00A92837">
        <w:rPr>
          <w:rFonts w:hint="eastAsia"/>
          <w:vertAlign w:val="superscript"/>
          <w:lang w:eastAsia="x-none"/>
        </w:rPr>
        <w:t>st</w:t>
      </w:r>
      <w:r w:rsidRPr="00A92837">
        <w:rPr>
          <w:rFonts w:hint="eastAsia"/>
          <w:lang w:eastAsia="x-none"/>
        </w:rPr>
        <w:t xml:space="preserve"> check point: </w:t>
      </w:r>
      <w:r w:rsidRPr="00A92837">
        <w:t>February</w:t>
      </w:r>
      <w:r w:rsidRPr="00A92837">
        <w:rPr>
          <w:rFonts w:hint="eastAsia"/>
        </w:rPr>
        <w:t xml:space="preserve"> </w:t>
      </w:r>
      <w:r w:rsidRPr="00A92837">
        <w:t>25</w:t>
      </w:r>
    </w:p>
    <w:p w14:paraId="69404664" w14:textId="77777777" w:rsidR="00A92837" w:rsidRPr="00A92837" w:rsidRDefault="00A92837" w:rsidP="00A92837">
      <w:pPr>
        <w:numPr>
          <w:ilvl w:val="0"/>
          <w:numId w:val="62"/>
        </w:numPr>
        <w:rPr>
          <w:lang w:eastAsia="x-none"/>
        </w:rPr>
      </w:pPr>
      <w:r w:rsidRPr="00A92837">
        <w:rPr>
          <w:lang w:eastAsia="x-none"/>
        </w:rPr>
        <w:t>Final</w:t>
      </w:r>
      <w:r w:rsidRPr="00A92837">
        <w:rPr>
          <w:rFonts w:hint="eastAsia"/>
          <w:lang w:eastAsia="x-none"/>
        </w:rPr>
        <w:t xml:space="preserve"> check point: </w:t>
      </w:r>
      <w:r w:rsidRPr="00A92837">
        <w:t>March 3</w:t>
      </w:r>
    </w:p>
    <w:p w14:paraId="32C9528C" w14:textId="0ADF9FD2" w:rsidR="00A92837" w:rsidRPr="00A92837" w:rsidRDefault="002328C4" w:rsidP="00A92837">
      <w:pPr>
        <w:rPr>
          <w:b/>
          <w:bCs/>
          <w:lang w:eastAsia="x-none"/>
        </w:rPr>
      </w:pPr>
      <w:hyperlink r:id="rId2410" w:history="1">
        <w:r w:rsidR="004371F4">
          <w:rPr>
            <w:rStyle w:val="Hyperlink"/>
            <w:b/>
            <w:bCs/>
            <w:lang w:eastAsia="x-none"/>
          </w:rPr>
          <w:t>R1-2201518</w:t>
        </w:r>
      </w:hyperlink>
      <w:r w:rsidR="00A92837" w:rsidRPr="00A92837">
        <w:rPr>
          <w:b/>
          <w:bCs/>
          <w:lang w:eastAsia="x-none"/>
        </w:rPr>
        <w:tab/>
        <w:t>Summary on UE features for NB-IoT and LTE-MTC enhancements</w:t>
      </w:r>
      <w:r w:rsidR="00A92837" w:rsidRPr="00A92837">
        <w:rPr>
          <w:b/>
          <w:bCs/>
          <w:lang w:eastAsia="x-none"/>
        </w:rPr>
        <w:tab/>
        <w:t>Moderator (NTT DOCOMO, INC.)</w:t>
      </w:r>
    </w:p>
    <w:p w14:paraId="73D4F39B" w14:textId="77777777" w:rsidR="009C6DE9" w:rsidRPr="009C6DE9" w:rsidRDefault="009C6DE9" w:rsidP="009C6DE9">
      <w:pPr>
        <w:rPr>
          <w:rFonts w:ascii="Times New Roman" w:eastAsia="Yu Gothic" w:hAnsi="Times New Roman"/>
          <w:szCs w:val="20"/>
          <w:lang w:val="en-US" w:eastAsia="ja-JP"/>
        </w:rPr>
      </w:pPr>
      <w:r w:rsidRPr="009C6DE9">
        <w:rPr>
          <w:rFonts w:ascii="Times New Roman" w:hAnsi="Times New Roman"/>
          <w:szCs w:val="20"/>
          <w:highlight w:val="green"/>
        </w:rPr>
        <w:t>Agreement</w:t>
      </w:r>
    </w:p>
    <w:p w14:paraId="4B928170" w14:textId="77777777" w:rsidR="009C6DE9" w:rsidRPr="009C6DE9" w:rsidRDefault="009C6DE9" w:rsidP="009C6DE9">
      <w:pPr>
        <w:rPr>
          <w:rFonts w:ascii="Times New Roman" w:hAnsi="Times New Roman"/>
          <w:szCs w:val="20"/>
        </w:rPr>
      </w:pPr>
      <w:r w:rsidRPr="009C6DE9">
        <w:rPr>
          <w:rFonts w:ascii="Times New Roman" w:hAnsi="Times New Roman"/>
          <w:szCs w:val="20"/>
        </w:rPr>
        <w:t>Capture the following note in FG 1-3</w:t>
      </w:r>
    </w:p>
    <w:p w14:paraId="4E7C708A" w14:textId="77777777" w:rsidR="009C6DE9" w:rsidRPr="009C6DE9" w:rsidRDefault="009C6DE9" w:rsidP="00F44FD9">
      <w:pPr>
        <w:pStyle w:val="ListParagraph"/>
        <w:numPr>
          <w:ilvl w:val="0"/>
          <w:numId w:val="230"/>
        </w:numPr>
      </w:pPr>
      <w:r w:rsidRPr="009C6DE9">
        <w:t>It is RAN1 assumption the 14 HARQ processes feature is compatible with all other eMTC features in connected-mode applicable for HD-FDD Cat. M1 UEs in CE mode A, except for the simultaneous configuration with Rel-16 Multi-TB scheduling. In Rel-17 for the 14 HARQ processes feature, the HARQ-ACK delays are only provided through the “PDSCH scheduling delay and HARQ-ACK delay for 14 HARQ” DCI field.</w:t>
      </w:r>
    </w:p>
    <w:p w14:paraId="01719EBE" w14:textId="77777777" w:rsidR="009C6DE9" w:rsidRPr="009C6DE9" w:rsidRDefault="009C6DE9" w:rsidP="009C6DE9">
      <w:pPr>
        <w:rPr>
          <w:rFonts w:ascii="Times New Roman" w:eastAsia="Yu Gothic" w:hAnsi="Times New Roman"/>
          <w:szCs w:val="20"/>
          <w:lang w:val="en-US" w:eastAsia="ja-JP"/>
        </w:rPr>
      </w:pPr>
      <w:r w:rsidRPr="009C6DE9">
        <w:rPr>
          <w:rFonts w:ascii="Times New Roman" w:hAnsi="Times New Roman"/>
          <w:szCs w:val="20"/>
          <w:highlight w:val="green"/>
        </w:rPr>
        <w:t>Agreement</w:t>
      </w:r>
    </w:p>
    <w:p w14:paraId="7EE388AE" w14:textId="77777777" w:rsidR="009C6DE9" w:rsidRPr="009C6DE9" w:rsidRDefault="009C6DE9" w:rsidP="009C6DE9">
      <w:pPr>
        <w:rPr>
          <w:rFonts w:ascii="Times New Roman" w:hAnsi="Times New Roman"/>
          <w:szCs w:val="20"/>
          <w:lang w:eastAsia="zh-CN"/>
        </w:rPr>
      </w:pPr>
      <w:r w:rsidRPr="009C6DE9">
        <w:rPr>
          <w:rFonts w:ascii="Times New Roman" w:hAnsi="Times New Roman"/>
          <w:szCs w:val="20"/>
          <w:lang w:eastAsia="zh-CN"/>
        </w:rPr>
        <w:t xml:space="preserve">The type for the Rel-17 features (i.e., FGs 1-1/1-2/1-3/1-4) is “Per UE” from RAN1 perspective. </w:t>
      </w:r>
    </w:p>
    <w:p w14:paraId="79FF7B1D" w14:textId="77777777" w:rsidR="009C6DE9" w:rsidRPr="009C6DE9" w:rsidRDefault="009C6DE9" w:rsidP="00F44FD9">
      <w:pPr>
        <w:pStyle w:val="ListParagraph"/>
        <w:numPr>
          <w:ilvl w:val="0"/>
          <w:numId w:val="230"/>
        </w:numPr>
        <w:rPr>
          <w:lang w:eastAsia="zh-CN"/>
        </w:rPr>
      </w:pPr>
      <w:r w:rsidRPr="009C6DE9">
        <w:rPr>
          <w:lang w:eastAsia="zh-CN"/>
        </w:rPr>
        <w:t xml:space="preserve">It is RAN1’s view that it shall be possible for the UE to report support of the above features for TN, while not supporting them for NTN (and vice-versa). The details of this report are up to RAN2. </w:t>
      </w:r>
    </w:p>
    <w:p w14:paraId="5922EF4F" w14:textId="77777777" w:rsidR="009C6DE9" w:rsidRPr="009C6DE9" w:rsidRDefault="009C6DE9" w:rsidP="00F44FD9">
      <w:pPr>
        <w:pStyle w:val="ListParagraph"/>
        <w:numPr>
          <w:ilvl w:val="0"/>
          <w:numId w:val="230"/>
        </w:numPr>
        <w:rPr>
          <w:lang w:eastAsia="zh-CN"/>
        </w:rPr>
      </w:pPr>
      <w:r w:rsidRPr="009C6DE9">
        <w:rPr>
          <w:lang w:eastAsia="zh-CN"/>
        </w:rPr>
        <w:t>Send an LS to RAN4 to ask whether 1-1/1-2 should be “per band”</w:t>
      </w:r>
    </w:p>
    <w:p w14:paraId="0D18073A" w14:textId="7491C02F" w:rsidR="009C6DE9" w:rsidRPr="009C6DE9" w:rsidRDefault="002328C4" w:rsidP="009C6DE9">
      <w:pPr>
        <w:rPr>
          <w:rFonts w:ascii="Times New Roman" w:eastAsia="Yu Mincho" w:hAnsi="Times New Roman"/>
          <w:b/>
          <w:bCs/>
          <w:szCs w:val="20"/>
          <w:lang w:eastAsia="ja-JP"/>
        </w:rPr>
      </w:pPr>
      <w:hyperlink r:id="rId2411" w:history="1">
        <w:r w:rsidR="004371F4">
          <w:rPr>
            <w:rStyle w:val="Hyperlink"/>
            <w:rFonts w:ascii="Times New Roman" w:eastAsia="Yu Mincho" w:hAnsi="Times New Roman"/>
            <w:b/>
            <w:bCs/>
            <w:szCs w:val="20"/>
            <w:lang w:eastAsia="ja-JP"/>
          </w:rPr>
          <w:t>R1-2202892</w:t>
        </w:r>
      </w:hyperlink>
      <w:r w:rsidR="009C6DE9" w:rsidRPr="009C6DE9">
        <w:rPr>
          <w:rFonts w:ascii="Times New Roman" w:eastAsia="Yu Mincho" w:hAnsi="Times New Roman"/>
          <w:b/>
          <w:bCs/>
          <w:szCs w:val="20"/>
          <w:lang w:eastAsia="ja-JP"/>
        </w:rPr>
        <w:tab/>
        <w:t>[DRAFT] LS on UE capability for 16QAM for NB-IoT</w:t>
      </w:r>
      <w:r w:rsidR="009C6DE9" w:rsidRPr="009C6DE9">
        <w:rPr>
          <w:rFonts w:ascii="Times New Roman" w:eastAsia="Yu Mincho" w:hAnsi="Times New Roman"/>
          <w:b/>
          <w:bCs/>
          <w:szCs w:val="20"/>
          <w:lang w:eastAsia="ja-JP"/>
        </w:rPr>
        <w:tab/>
        <w:t>Qualcomm</w:t>
      </w:r>
    </w:p>
    <w:p w14:paraId="69C75214" w14:textId="723B517A" w:rsidR="009C6DE9" w:rsidRPr="009C6DE9" w:rsidRDefault="009C6DE9" w:rsidP="009C6DE9">
      <w:pPr>
        <w:rPr>
          <w:rFonts w:ascii="Times New Roman" w:eastAsia="Yu Mincho" w:hAnsi="Times New Roman"/>
          <w:szCs w:val="20"/>
          <w:lang w:eastAsia="ja-JP"/>
        </w:rPr>
      </w:pPr>
      <w:r>
        <w:rPr>
          <w:rFonts w:ascii="Times New Roman" w:eastAsia="Yu Mincho" w:hAnsi="Times New Roman"/>
          <w:szCs w:val="20"/>
          <w:lang w:eastAsia="ja-JP"/>
        </w:rPr>
        <w:t>Decision: As per email decision posted on Mar 3</w:t>
      </w:r>
      <w:r w:rsidRPr="009C6DE9">
        <w:rPr>
          <w:rFonts w:ascii="Times New Roman" w:eastAsia="Yu Mincho" w:hAnsi="Times New Roman"/>
          <w:szCs w:val="20"/>
          <w:vertAlign w:val="superscript"/>
          <w:lang w:eastAsia="ja-JP"/>
        </w:rPr>
        <w:t>rd</w:t>
      </w:r>
      <w:r>
        <w:rPr>
          <w:rFonts w:ascii="Times New Roman" w:eastAsia="Yu Mincho" w:hAnsi="Times New Roman"/>
          <w:szCs w:val="20"/>
          <w:lang w:eastAsia="ja-JP"/>
        </w:rPr>
        <w:t xml:space="preserve">, the draft LS </w:t>
      </w:r>
      <w:r w:rsidRPr="009C6DE9">
        <w:rPr>
          <w:rFonts w:ascii="Times New Roman" w:eastAsia="Yu Mincho" w:hAnsi="Times New Roman"/>
          <w:szCs w:val="20"/>
          <w:lang w:eastAsia="ja-JP"/>
        </w:rPr>
        <w:t>is endorsed</w:t>
      </w:r>
      <w:r>
        <w:rPr>
          <w:rFonts w:ascii="Times New Roman" w:eastAsia="Yu Mincho" w:hAnsi="Times New Roman"/>
          <w:szCs w:val="20"/>
          <w:lang w:eastAsia="ja-JP"/>
        </w:rPr>
        <w:t xml:space="preserve">. Final LS is </w:t>
      </w:r>
      <w:r w:rsidRPr="009C6DE9">
        <w:rPr>
          <w:rFonts w:ascii="Times New Roman" w:eastAsia="Yu Mincho" w:hAnsi="Times New Roman"/>
          <w:szCs w:val="20"/>
          <w:highlight w:val="green"/>
          <w:lang w:eastAsia="ja-JP"/>
        </w:rPr>
        <w:t xml:space="preserve">approved in </w:t>
      </w:r>
      <w:hyperlink r:id="rId2412" w:history="1">
        <w:r w:rsidR="004371F4">
          <w:rPr>
            <w:rStyle w:val="Hyperlink"/>
            <w:rFonts w:ascii="Times New Roman" w:eastAsia="Yu Mincho" w:hAnsi="Times New Roman"/>
            <w:szCs w:val="20"/>
            <w:highlight w:val="green"/>
            <w:lang w:eastAsia="ja-JP"/>
          </w:rPr>
          <w:t>R1-2202893</w:t>
        </w:r>
      </w:hyperlink>
      <w:r>
        <w:rPr>
          <w:rFonts w:ascii="Times New Roman" w:eastAsia="Yu Mincho" w:hAnsi="Times New Roman"/>
          <w:szCs w:val="20"/>
          <w:lang w:eastAsia="ja-JP"/>
        </w:rPr>
        <w:t>.</w:t>
      </w:r>
    </w:p>
    <w:p w14:paraId="1EA4B8E9" w14:textId="77777777" w:rsidR="009C6DE9" w:rsidRPr="009C6DE9" w:rsidRDefault="009C6DE9" w:rsidP="009C6DE9">
      <w:pPr>
        <w:rPr>
          <w:rFonts w:ascii="Times New Roman" w:eastAsia="Yu Mincho" w:hAnsi="Times New Roman"/>
          <w:szCs w:val="20"/>
          <w:lang w:eastAsia="ja-JP"/>
        </w:rPr>
      </w:pPr>
    </w:p>
    <w:p w14:paraId="30568ED9" w14:textId="77777777" w:rsidR="009C6DE9" w:rsidRPr="009C6DE9" w:rsidRDefault="009C6DE9" w:rsidP="009C6DE9">
      <w:pPr>
        <w:rPr>
          <w:rFonts w:ascii="Times New Roman" w:eastAsia="Yu Gothic" w:hAnsi="Times New Roman"/>
          <w:szCs w:val="20"/>
          <w:lang w:val="en-US" w:eastAsia="ja-JP"/>
        </w:rPr>
      </w:pPr>
      <w:r w:rsidRPr="009C6DE9">
        <w:rPr>
          <w:rFonts w:ascii="Times New Roman" w:hAnsi="Times New Roman"/>
          <w:szCs w:val="20"/>
          <w:highlight w:val="green"/>
        </w:rPr>
        <w:t>Agreement</w:t>
      </w:r>
    </w:p>
    <w:p w14:paraId="03B2EA43" w14:textId="77777777" w:rsidR="009C6DE9" w:rsidRPr="009C6DE9" w:rsidRDefault="009C6DE9" w:rsidP="00F44FD9">
      <w:pPr>
        <w:pStyle w:val="ListParagraph"/>
        <w:numPr>
          <w:ilvl w:val="0"/>
          <w:numId w:val="231"/>
        </w:numPr>
      </w:pPr>
      <w:r w:rsidRPr="009C6DE9">
        <w:t>FDD/TDD differentiation is needed for FGs 1-1/1-2</w:t>
      </w:r>
    </w:p>
    <w:p w14:paraId="01D1AE23" w14:textId="77777777" w:rsidR="009C6DE9" w:rsidRPr="009C6DE9" w:rsidRDefault="009C6DE9" w:rsidP="00F44FD9">
      <w:pPr>
        <w:pStyle w:val="ListParagraph"/>
        <w:numPr>
          <w:ilvl w:val="1"/>
          <w:numId w:val="231"/>
        </w:numPr>
      </w:pPr>
      <w:r w:rsidRPr="009C6DE9">
        <w:t>DwPTS in special subframe configuration 9 for normal cyclic prefix is not used for NPDSCH transmission with 16QAM, when 16QAM is configured.</w:t>
      </w:r>
    </w:p>
    <w:p w14:paraId="76FE3C0A" w14:textId="77777777" w:rsidR="006B480F" w:rsidRPr="00C41182" w:rsidRDefault="006B480F" w:rsidP="0017028F">
      <w:pPr>
        <w:pStyle w:val="Heading3"/>
      </w:pPr>
      <w:bookmarkStart w:id="749" w:name="_Toc95481848"/>
      <w:bookmarkStart w:id="750" w:name="_Toc98334487"/>
      <w:r w:rsidRPr="00C41182">
        <w:rPr>
          <w:lang w:val="en-US"/>
        </w:rPr>
        <w:t xml:space="preserve">UE features for </w:t>
      </w:r>
      <w:r w:rsidRPr="00C41182">
        <w:t>IAB enhancements</w:t>
      </w:r>
      <w:bookmarkEnd w:id="749"/>
      <w:bookmarkEnd w:id="750"/>
    </w:p>
    <w:p w14:paraId="15AB72B3" w14:textId="627112E5" w:rsidR="006B480F" w:rsidRPr="00C41182" w:rsidRDefault="002328C4" w:rsidP="006B480F">
      <w:pPr>
        <w:rPr>
          <w:lang w:eastAsia="x-none"/>
        </w:rPr>
      </w:pPr>
      <w:hyperlink r:id="rId2413" w:history="1">
        <w:r w:rsidR="004371F4">
          <w:rPr>
            <w:rStyle w:val="Hyperlink"/>
            <w:lang w:eastAsia="x-none"/>
          </w:rPr>
          <w:t>R1-2200928</w:t>
        </w:r>
      </w:hyperlink>
      <w:r w:rsidR="006B480F" w:rsidRPr="00C41182">
        <w:rPr>
          <w:lang w:eastAsia="x-none"/>
        </w:rPr>
        <w:tab/>
        <w:t>Rel-17 UE features for IAB</w:t>
      </w:r>
      <w:r w:rsidR="006B480F" w:rsidRPr="00C41182">
        <w:rPr>
          <w:lang w:eastAsia="x-none"/>
        </w:rPr>
        <w:tab/>
        <w:t>Huawei, HiSilicon</w:t>
      </w:r>
    </w:p>
    <w:p w14:paraId="6D5C0C4D" w14:textId="0E01CE1B" w:rsidR="006B480F" w:rsidRPr="00C41182" w:rsidRDefault="002328C4" w:rsidP="006B480F">
      <w:pPr>
        <w:rPr>
          <w:lang w:eastAsia="x-none"/>
        </w:rPr>
      </w:pPr>
      <w:hyperlink r:id="rId2414" w:history="1">
        <w:r w:rsidR="004371F4">
          <w:rPr>
            <w:rStyle w:val="Hyperlink"/>
            <w:lang w:eastAsia="x-none"/>
          </w:rPr>
          <w:t>R1-2201417</w:t>
        </w:r>
      </w:hyperlink>
      <w:r w:rsidR="006B480F" w:rsidRPr="00C41182">
        <w:rPr>
          <w:lang w:eastAsia="x-none"/>
        </w:rPr>
        <w:tab/>
        <w:t>On UE features for IAB enhancements</w:t>
      </w:r>
      <w:r w:rsidR="006B480F" w:rsidRPr="00C41182">
        <w:rPr>
          <w:lang w:eastAsia="x-none"/>
        </w:rPr>
        <w:tab/>
        <w:t>Nokia, Nokia Shanghai Bell</w:t>
      </w:r>
    </w:p>
    <w:p w14:paraId="7F50C68D" w14:textId="41E40075" w:rsidR="006B480F" w:rsidRPr="00C41182" w:rsidRDefault="002328C4" w:rsidP="006B480F">
      <w:pPr>
        <w:rPr>
          <w:lang w:eastAsia="x-none"/>
        </w:rPr>
      </w:pPr>
      <w:hyperlink r:id="rId2415" w:history="1">
        <w:r w:rsidR="004371F4">
          <w:rPr>
            <w:rStyle w:val="Hyperlink"/>
            <w:lang w:eastAsia="x-none"/>
          </w:rPr>
          <w:t>R1-2201459</w:t>
        </w:r>
      </w:hyperlink>
      <w:r w:rsidR="006B480F" w:rsidRPr="00C41182">
        <w:rPr>
          <w:lang w:eastAsia="x-none"/>
        </w:rPr>
        <w:tab/>
        <w:t>Discussion on NR Rel-17 IAB MT Features</w:t>
      </w:r>
      <w:r w:rsidR="006B480F" w:rsidRPr="00C41182">
        <w:rPr>
          <w:lang w:eastAsia="x-none"/>
        </w:rPr>
        <w:tab/>
        <w:t>ZTE, Sanechips</w:t>
      </w:r>
    </w:p>
    <w:p w14:paraId="58DE14AB" w14:textId="13F6A85C" w:rsidR="006B480F" w:rsidRPr="00C41182" w:rsidRDefault="002328C4" w:rsidP="006B480F">
      <w:pPr>
        <w:rPr>
          <w:lang w:eastAsia="x-none"/>
        </w:rPr>
      </w:pPr>
      <w:hyperlink r:id="rId2416" w:history="1">
        <w:r w:rsidR="004371F4">
          <w:rPr>
            <w:rStyle w:val="Hyperlink"/>
            <w:lang w:eastAsia="x-none"/>
          </w:rPr>
          <w:t>R1-2201528</w:t>
        </w:r>
      </w:hyperlink>
      <w:r w:rsidR="006B480F" w:rsidRPr="00C41182">
        <w:rPr>
          <w:lang w:eastAsia="x-none"/>
        </w:rPr>
        <w:tab/>
        <w:t>UE features for NR IAB</w:t>
      </w:r>
      <w:r w:rsidR="006B480F" w:rsidRPr="00C41182">
        <w:rPr>
          <w:lang w:eastAsia="x-none"/>
        </w:rPr>
        <w:tab/>
        <w:t>Samsung</w:t>
      </w:r>
    </w:p>
    <w:p w14:paraId="5ACBD14A" w14:textId="2BB6EC4B" w:rsidR="006B480F" w:rsidRPr="00C41182" w:rsidRDefault="002328C4" w:rsidP="006B480F">
      <w:pPr>
        <w:rPr>
          <w:lang w:eastAsia="x-none"/>
        </w:rPr>
      </w:pPr>
      <w:hyperlink r:id="rId2417" w:history="1">
        <w:r w:rsidR="004371F4">
          <w:rPr>
            <w:rStyle w:val="Hyperlink"/>
            <w:lang w:eastAsia="x-none"/>
          </w:rPr>
          <w:t>R1-2201724</w:t>
        </w:r>
      </w:hyperlink>
      <w:r w:rsidR="006B480F" w:rsidRPr="00C41182">
        <w:rPr>
          <w:lang w:eastAsia="x-none"/>
        </w:rPr>
        <w:tab/>
        <w:t>UE features for IAB</w:t>
      </w:r>
      <w:r w:rsidR="006B480F" w:rsidRPr="00C41182">
        <w:rPr>
          <w:lang w:eastAsia="x-none"/>
        </w:rPr>
        <w:tab/>
        <w:t>Intel Corporation</w:t>
      </w:r>
    </w:p>
    <w:p w14:paraId="353AF5B8" w14:textId="02058133" w:rsidR="006B480F" w:rsidRDefault="002328C4" w:rsidP="006B480F">
      <w:pPr>
        <w:rPr>
          <w:lang w:eastAsia="x-none"/>
        </w:rPr>
      </w:pPr>
      <w:hyperlink r:id="rId2418" w:history="1">
        <w:r w:rsidR="004371F4">
          <w:rPr>
            <w:rStyle w:val="Hyperlink"/>
            <w:lang w:eastAsia="x-none"/>
          </w:rPr>
          <w:t>R1-2202405</w:t>
        </w:r>
      </w:hyperlink>
      <w:r w:rsidR="006B480F" w:rsidRPr="00C41182">
        <w:rPr>
          <w:lang w:eastAsia="x-none"/>
        </w:rPr>
        <w:tab/>
        <w:t>UE features for enhanced IAB</w:t>
      </w:r>
      <w:r w:rsidR="006B480F" w:rsidRPr="00C41182">
        <w:rPr>
          <w:lang w:eastAsia="x-none"/>
        </w:rPr>
        <w:tab/>
        <w:t>Ericsson</w:t>
      </w:r>
    </w:p>
    <w:p w14:paraId="2897C394" w14:textId="6136DB02" w:rsidR="00C41182" w:rsidRDefault="00C41182" w:rsidP="006B480F">
      <w:pPr>
        <w:rPr>
          <w:lang w:eastAsia="x-none"/>
        </w:rPr>
      </w:pPr>
    </w:p>
    <w:p w14:paraId="533DABD0" w14:textId="77777777" w:rsidR="00C41182" w:rsidRDefault="00C41182" w:rsidP="00C41182">
      <w:pPr>
        <w:rPr>
          <w:lang w:val="en-US"/>
        </w:rPr>
      </w:pPr>
      <w:r w:rsidRPr="00C41182">
        <w:rPr>
          <w:lang w:eastAsia="x-none"/>
        </w:rPr>
        <w:t xml:space="preserve">[108-e-R17-UE-features-eIAB-01] </w:t>
      </w:r>
      <w:r w:rsidRPr="00C41182">
        <w:rPr>
          <w:lang w:val="en-US"/>
        </w:rPr>
        <w:t>– Ralf (AT&amp;T)</w:t>
      </w:r>
    </w:p>
    <w:p w14:paraId="7C680687" w14:textId="74EA153D" w:rsidR="00C41182" w:rsidRPr="00C41182" w:rsidRDefault="00C41182" w:rsidP="00C41182">
      <w:pPr>
        <w:rPr>
          <w:lang w:val="en-US" w:eastAsia="x-none"/>
        </w:rPr>
      </w:pPr>
      <w:r w:rsidRPr="00C41182">
        <w:rPr>
          <w:lang w:eastAsia="x-none"/>
        </w:rPr>
        <w:t>Email discussion on UE features for IAB enhancements</w:t>
      </w:r>
    </w:p>
    <w:p w14:paraId="3DCF52FE" w14:textId="77777777" w:rsidR="00C41182" w:rsidRPr="00C41182" w:rsidRDefault="00C41182" w:rsidP="00C41182">
      <w:pPr>
        <w:numPr>
          <w:ilvl w:val="0"/>
          <w:numId w:val="62"/>
        </w:numPr>
        <w:rPr>
          <w:lang w:eastAsia="x-none"/>
        </w:rPr>
      </w:pPr>
      <w:r w:rsidRPr="00C41182">
        <w:rPr>
          <w:rFonts w:hint="eastAsia"/>
          <w:lang w:eastAsia="x-none"/>
        </w:rPr>
        <w:t>1</w:t>
      </w:r>
      <w:r w:rsidRPr="00C41182">
        <w:rPr>
          <w:rFonts w:hint="eastAsia"/>
          <w:vertAlign w:val="superscript"/>
          <w:lang w:eastAsia="x-none"/>
        </w:rPr>
        <w:t>st</w:t>
      </w:r>
      <w:r w:rsidRPr="00C41182">
        <w:rPr>
          <w:rFonts w:hint="eastAsia"/>
          <w:lang w:eastAsia="x-none"/>
        </w:rPr>
        <w:t xml:space="preserve"> check point: </w:t>
      </w:r>
      <w:r w:rsidRPr="00C41182">
        <w:t>February</w:t>
      </w:r>
      <w:r w:rsidRPr="00C41182">
        <w:rPr>
          <w:rFonts w:hint="eastAsia"/>
        </w:rPr>
        <w:t xml:space="preserve"> </w:t>
      </w:r>
      <w:r w:rsidRPr="00C41182">
        <w:t>25</w:t>
      </w:r>
    </w:p>
    <w:p w14:paraId="55AFAE1E" w14:textId="77777777" w:rsidR="00C41182" w:rsidRPr="00C41182" w:rsidRDefault="00C41182" w:rsidP="00C41182">
      <w:pPr>
        <w:numPr>
          <w:ilvl w:val="0"/>
          <w:numId w:val="62"/>
        </w:numPr>
        <w:rPr>
          <w:lang w:eastAsia="x-none"/>
        </w:rPr>
      </w:pPr>
      <w:r w:rsidRPr="00C41182">
        <w:rPr>
          <w:lang w:eastAsia="x-none"/>
        </w:rPr>
        <w:t>Final</w:t>
      </w:r>
      <w:r w:rsidRPr="00C41182">
        <w:rPr>
          <w:rFonts w:hint="eastAsia"/>
          <w:lang w:eastAsia="x-none"/>
        </w:rPr>
        <w:t xml:space="preserve"> check point: </w:t>
      </w:r>
      <w:r w:rsidRPr="00C41182">
        <w:t>March 3</w:t>
      </w:r>
    </w:p>
    <w:p w14:paraId="2070159A" w14:textId="07C05E24" w:rsidR="00C41182" w:rsidRPr="00C41182" w:rsidRDefault="002328C4" w:rsidP="006B480F">
      <w:pPr>
        <w:rPr>
          <w:b/>
          <w:bCs/>
          <w:lang w:eastAsia="x-none"/>
        </w:rPr>
      </w:pPr>
      <w:hyperlink r:id="rId2419" w:history="1">
        <w:r w:rsidR="004371F4">
          <w:rPr>
            <w:rStyle w:val="Hyperlink"/>
            <w:b/>
            <w:bCs/>
            <w:lang w:eastAsia="x-none"/>
          </w:rPr>
          <w:t>R1-2202854</w:t>
        </w:r>
      </w:hyperlink>
      <w:r w:rsidR="00C41182" w:rsidRPr="00C41182">
        <w:rPr>
          <w:b/>
          <w:bCs/>
          <w:lang w:eastAsia="x-none"/>
        </w:rPr>
        <w:tab/>
        <w:t>Summary of UE features for IAB enhancements</w:t>
      </w:r>
      <w:r w:rsidR="00C41182" w:rsidRPr="00C41182">
        <w:rPr>
          <w:b/>
          <w:bCs/>
          <w:lang w:eastAsia="x-none"/>
        </w:rPr>
        <w:tab/>
        <w:t>Moderator (AT&amp;T)</w:t>
      </w:r>
    </w:p>
    <w:p w14:paraId="594CC99F" w14:textId="77777777" w:rsidR="00C41182" w:rsidRPr="00C41182" w:rsidRDefault="00C41182" w:rsidP="00C41182">
      <w:pPr>
        <w:pStyle w:val="maintext"/>
        <w:spacing w:before="0" w:after="0" w:line="240" w:lineRule="auto"/>
        <w:ind w:firstLineChars="0" w:firstLine="0"/>
        <w:rPr>
          <w:rFonts w:ascii="Times" w:hAnsi="Times" w:cs="Times"/>
          <w:highlight w:val="green"/>
        </w:rPr>
      </w:pPr>
      <w:r w:rsidRPr="00C41182">
        <w:rPr>
          <w:rFonts w:ascii="Times" w:hAnsi="Times" w:cs="Times"/>
          <w:highlight w:val="green"/>
        </w:rPr>
        <w:t>Agreement</w:t>
      </w:r>
    </w:p>
    <w:p w14:paraId="71DFC448" w14:textId="10C8462D" w:rsidR="00C41182" w:rsidRDefault="00C41182" w:rsidP="00F44FD9">
      <w:pPr>
        <w:pStyle w:val="ListParagraph"/>
        <w:numPr>
          <w:ilvl w:val="0"/>
          <w:numId w:val="231"/>
        </w:numPr>
        <w:rPr>
          <w:lang w:eastAsia="x-none"/>
        </w:rPr>
      </w:pPr>
      <w:r w:rsidRPr="00EC324F">
        <w:rPr>
          <w:lang w:eastAsia="x-none"/>
        </w:rPr>
        <w:t xml:space="preserve">All agreements for this agenda item are captured in Section 6 of </w:t>
      </w:r>
      <w:hyperlink r:id="rId2420" w:history="1">
        <w:r w:rsidR="004371F4">
          <w:rPr>
            <w:rStyle w:val="Hyperlink"/>
            <w:lang w:eastAsia="x-none"/>
          </w:rPr>
          <w:t>R1-2202854</w:t>
        </w:r>
      </w:hyperlink>
      <w:r w:rsidRPr="00EC324F">
        <w:rPr>
          <w:lang w:eastAsia="x-none"/>
        </w:rPr>
        <w:t>.</w:t>
      </w:r>
    </w:p>
    <w:p w14:paraId="31F16BBC" w14:textId="77777777" w:rsidR="006B480F" w:rsidRPr="00C41182" w:rsidRDefault="006B480F" w:rsidP="0017028F">
      <w:pPr>
        <w:pStyle w:val="Heading3"/>
      </w:pPr>
      <w:bookmarkStart w:id="751" w:name="_Toc95481849"/>
      <w:bookmarkStart w:id="752" w:name="_Toc98334488"/>
      <w:r w:rsidRPr="00C41182">
        <w:rPr>
          <w:lang w:val="en-US"/>
        </w:rPr>
        <w:t>UE features for NR s</w:t>
      </w:r>
      <w:r w:rsidRPr="00C41182">
        <w:t>idelink enhancement</w:t>
      </w:r>
      <w:bookmarkEnd w:id="751"/>
      <w:bookmarkEnd w:id="752"/>
    </w:p>
    <w:p w14:paraId="529A63F9" w14:textId="60ED0319" w:rsidR="006B480F" w:rsidRPr="00C41182" w:rsidRDefault="002328C4" w:rsidP="006B480F">
      <w:pPr>
        <w:rPr>
          <w:lang w:eastAsia="x-none"/>
        </w:rPr>
      </w:pPr>
      <w:hyperlink r:id="rId2421" w:history="1">
        <w:r w:rsidR="004371F4">
          <w:rPr>
            <w:rStyle w:val="Hyperlink"/>
            <w:lang w:eastAsia="x-none"/>
          </w:rPr>
          <w:t>R1-2200965</w:t>
        </w:r>
      </w:hyperlink>
      <w:r w:rsidR="006B480F" w:rsidRPr="00C41182">
        <w:rPr>
          <w:lang w:eastAsia="x-none"/>
        </w:rPr>
        <w:tab/>
        <w:t>Rel-17 UE features for NR sidelink enhancement</w:t>
      </w:r>
      <w:r w:rsidR="006B480F" w:rsidRPr="00C41182">
        <w:rPr>
          <w:lang w:eastAsia="x-none"/>
        </w:rPr>
        <w:tab/>
        <w:t>Huawei, HiSilicon</w:t>
      </w:r>
    </w:p>
    <w:p w14:paraId="07FA3874" w14:textId="2A444752" w:rsidR="006B480F" w:rsidRPr="00C41182" w:rsidRDefault="002328C4" w:rsidP="006B480F">
      <w:pPr>
        <w:rPr>
          <w:lang w:eastAsia="x-none"/>
        </w:rPr>
      </w:pPr>
      <w:hyperlink r:id="rId2422" w:history="1">
        <w:r w:rsidR="004371F4">
          <w:rPr>
            <w:rStyle w:val="Hyperlink"/>
            <w:lang w:eastAsia="x-none"/>
          </w:rPr>
          <w:t>R1-2200984</w:t>
        </w:r>
      </w:hyperlink>
      <w:r w:rsidR="006B480F" w:rsidRPr="00C41182">
        <w:rPr>
          <w:lang w:eastAsia="x-none"/>
        </w:rPr>
        <w:tab/>
        <w:t>UE features for NR sidelink enhancement</w:t>
      </w:r>
      <w:r w:rsidR="006B480F" w:rsidRPr="00C41182">
        <w:rPr>
          <w:lang w:eastAsia="x-none"/>
        </w:rPr>
        <w:tab/>
        <w:t>FUTUREWEI</w:t>
      </w:r>
    </w:p>
    <w:p w14:paraId="25546A52" w14:textId="677DFAAD" w:rsidR="006B480F" w:rsidRPr="00C41182" w:rsidRDefault="002328C4" w:rsidP="006B480F">
      <w:pPr>
        <w:rPr>
          <w:lang w:eastAsia="x-none"/>
        </w:rPr>
      </w:pPr>
      <w:hyperlink r:id="rId2423" w:history="1">
        <w:r w:rsidR="004371F4">
          <w:rPr>
            <w:rStyle w:val="Hyperlink"/>
            <w:lang w:eastAsia="x-none"/>
          </w:rPr>
          <w:t>R1-2201127</w:t>
        </w:r>
      </w:hyperlink>
      <w:r w:rsidR="006B480F" w:rsidRPr="00C41182">
        <w:rPr>
          <w:lang w:eastAsia="x-none"/>
        </w:rPr>
        <w:tab/>
        <w:t>UE features for NR sidelink enhancement</w:t>
      </w:r>
      <w:r w:rsidR="006B480F" w:rsidRPr="00C41182">
        <w:rPr>
          <w:lang w:eastAsia="x-none"/>
        </w:rPr>
        <w:tab/>
        <w:t>vivo</w:t>
      </w:r>
    </w:p>
    <w:p w14:paraId="327F9DC3" w14:textId="1EF114FA" w:rsidR="006B480F" w:rsidRPr="00C41182" w:rsidRDefault="002328C4" w:rsidP="006B480F">
      <w:pPr>
        <w:rPr>
          <w:lang w:eastAsia="x-none"/>
        </w:rPr>
      </w:pPr>
      <w:hyperlink r:id="rId2424" w:history="1">
        <w:r w:rsidR="004371F4">
          <w:rPr>
            <w:rStyle w:val="Hyperlink"/>
            <w:lang w:eastAsia="x-none"/>
          </w:rPr>
          <w:t>R1-2201256</w:t>
        </w:r>
      </w:hyperlink>
      <w:r w:rsidR="006B480F" w:rsidRPr="00C41182">
        <w:rPr>
          <w:lang w:eastAsia="x-none"/>
        </w:rPr>
        <w:tab/>
        <w:t>On UE feature list for NR sidelink enhancement</w:t>
      </w:r>
      <w:r w:rsidR="006B480F" w:rsidRPr="00C41182">
        <w:rPr>
          <w:lang w:eastAsia="x-none"/>
        </w:rPr>
        <w:tab/>
        <w:t>OPPO</w:t>
      </w:r>
    </w:p>
    <w:p w14:paraId="64D410BD" w14:textId="2B53029C" w:rsidR="006B480F" w:rsidRPr="00C41182" w:rsidRDefault="002328C4" w:rsidP="006B480F">
      <w:pPr>
        <w:rPr>
          <w:lang w:eastAsia="x-none"/>
        </w:rPr>
      </w:pPr>
      <w:hyperlink r:id="rId2425" w:history="1">
        <w:r w:rsidR="004371F4">
          <w:rPr>
            <w:rStyle w:val="Hyperlink"/>
            <w:lang w:eastAsia="x-none"/>
          </w:rPr>
          <w:t>R1-2201345</w:t>
        </w:r>
      </w:hyperlink>
      <w:r w:rsidR="006B480F" w:rsidRPr="00C41182">
        <w:rPr>
          <w:lang w:eastAsia="x-none"/>
        </w:rPr>
        <w:tab/>
        <w:t>Remaining issues on Rel-17 UE features for sidelink enhancements</w:t>
      </w:r>
      <w:r w:rsidR="006B480F" w:rsidRPr="00C41182">
        <w:rPr>
          <w:lang w:eastAsia="x-none"/>
        </w:rPr>
        <w:tab/>
        <w:t>CATT, GOHIGH</w:t>
      </w:r>
    </w:p>
    <w:p w14:paraId="369306C4" w14:textId="4853D6A7" w:rsidR="006B480F" w:rsidRPr="00C41182" w:rsidRDefault="002328C4" w:rsidP="006B480F">
      <w:pPr>
        <w:rPr>
          <w:lang w:eastAsia="x-none"/>
        </w:rPr>
      </w:pPr>
      <w:hyperlink r:id="rId2426" w:history="1">
        <w:r w:rsidR="004371F4">
          <w:rPr>
            <w:rStyle w:val="Hyperlink"/>
            <w:lang w:eastAsia="x-none"/>
          </w:rPr>
          <w:t>R1-2201418</w:t>
        </w:r>
      </w:hyperlink>
      <w:r w:rsidR="006B480F" w:rsidRPr="00C41182">
        <w:rPr>
          <w:lang w:eastAsia="x-none"/>
        </w:rPr>
        <w:tab/>
        <w:t>On UE features for NR sidelink enhancement</w:t>
      </w:r>
      <w:r w:rsidR="006B480F" w:rsidRPr="00C41182">
        <w:rPr>
          <w:lang w:eastAsia="x-none"/>
        </w:rPr>
        <w:tab/>
        <w:t>Nokia, Nokia Shanghai Bell</w:t>
      </w:r>
    </w:p>
    <w:p w14:paraId="41775A74" w14:textId="78A0A93A" w:rsidR="006B480F" w:rsidRPr="00C41182" w:rsidRDefault="002328C4" w:rsidP="006B480F">
      <w:pPr>
        <w:rPr>
          <w:lang w:eastAsia="x-none"/>
        </w:rPr>
      </w:pPr>
      <w:hyperlink r:id="rId2427" w:history="1">
        <w:r w:rsidR="004371F4">
          <w:rPr>
            <w:rStyle w:val="Hyperlink"/>
            <w:lang w:eastAsia="x-none"/>
          </w:rPr>
          <w:t>R1-2201510</w:t>
        </w:r>
      </w:hyperlink>
      <w:r w:rsidR="006B480F" w:rsidRPr="00C41182">
        <w:rPr>
          <w:lang w:eastAsia="x-none"/>
        </w:rPr>
        <w:tab/>
        <w:t>Discussion on Rel.17 UE features for NR SL enhancement</w:t>
      </w:r>
      <w:r w:rsidR="006B480F" w:rsidRPr="00C41182">
        <w:rPr>
          <w:lang w:eastAsia="x-none"/>
        </w:rPr>
        <w:tab/>
        <w:t>NTT DOCOMO, INC.</w:t>
      </w:r>
    </w:p>
    <w:p w14:paraId="1DA715E2" w14:textId="1FFDD23D" w:rsidR="006B480F" w:rsidRPr="00C41182" w:rsidRDefault="002328C4" w:rsidP="006B480F">
      <w:pPr>
        <w:rPr>
          <w:lang w:eastAsia="x-none"/>
        </w:rPr>
      </w:pPr>
      <w:hyperlink r:id="rId2428" w:history="1">
        <w:r w:rsidR="004371F4">
          <w:rPr>
            <w:rStyle w:val="Hyperlink"/>
            <w:lang w:eastAsia="x-none"/>
          </w:rPr>
          <w:t>R1-2201704</w:t>
        </w:r>
      </w:hyperlink>
      <w:r w:rsidR="006B480F" w:rsidRPr="00C41182">
        <w:rPr>
          <w:lang w:eastAsia="x-none"/>
        </w:rPr>
        <w:tab/>
        <w:t>UE features for Rel.17 NR sidelink enhancements</w:t>
      </w:r>
      <w:r w:rsidR="006B480F" w:rsidRPr="00C41182">
        <w:rPr>
          <w:lang w:eastAsia="x-none"/>
        </w:rPr>
        <w:tab/>
        <w:t>Intel Corporation</w:t>
      </w:r>
    </w:p>
    <w:p w14:paraId="2DFF34C0" w14:textId="0A8C6E3C" w:rsidR="006B480F" w:rsidRPr="00C41182" w:rsidRDefault="002328C4" w:rsidP="006B480F">
      <w:pPr>
        <w:rPr>
          <w:lang w:eastAsia="x-none"/>
        </w:rPr>
      </w:pPr>
      <w:hyperlink r:id="rId2429" w:history="1">
        <w:r w:rsidR="004371F4">
          <w:rPr>
            <w:rStyle w:val="Hyperlink"/>
            <w:lang w:eastAsia="x-none"/>
          </w:rPr>
          <w:t>R1-2201799</w:t>
        </w:r>
      </w:hyperlink>
      <w:r w:rsidR="006B480F" w:rsidRPr="00C41182">
        <w:rPr>
          <w:lang w:eastAsia="x-none"/>
        </w:rPr>
        <w:tab/>
        <w:t>Views on Rel-17 NR Sidelink UE Features</w:t>
      </w:r>
      <w:r w:rsidR="006B480F" w:rsidRPr="00C41182">
        <w:rPr>
          <w:lang w:eastAsia="x-none"/>
        </w:rPr>
        <w:tab/>
        <w:t>Apple</w:t>
      </w:r>
    </w:p>
    <w:p w14:paraId="329785B0" w14:textId="389FE3E0" w:rsidR="006B480F" w:rsidRPr="00C41182" w:rsidRDefault="002328C4" w:rsidP="006B480F">
      <w:pPr>
        <w:rPr>
          <w:lang w:eastAsia="x-none"/>
        </w:rPr>
      </w:pPr>
      <w:hyperlink r:id="rId2430" w:history="1">
        <w:r w:rsidR="004371F4">
          <w:rPr>
            <w:rStyle w:val="Hyperlink"/>
            <w:lang w:eastAsia="x-none"/>
          </w:rPr>
          <w:t>R1-2201887</w:t>
        </w:r>
      </w:hyperlink>
      <w:r w:rsidR="006B480F" w:rsidRPr="00C41182">
        <w:rPr>
          <w:lang w:eastAsia="x-none"/>
        </w:rPr>
        <w:tab/>
        <w:t>Discussion on UE features for NR sidelink enhancement</w:t>
      </w:r>
      <w:r w:rsidR="006B480F" w:rsidRPr="00C41182">
        <w:rPr>
          <w:lang w:eastAsia="x-none"/>
        </w:rPr>
        <w:tab/>
        <w:t>CMCC</w:t>
      </w:r>
    </w:p>
    <w:p w14:paraId="79F085E7" w14:textId="0844B485" w:rsidR="006B480F" w:rsidRPr="00C41182" w:rsidRDefault="002328C4" w:rsidP="006B480F">
      <w:pPr>
        <w:rPr>
          <w:lang w:eastAsia="x-none"/>
        </w:rPr>
      </w:pPr>
      <w:hyperlink r:id="rId2431" w:history="1">
        <w:r w:rsidR="004371F4">
          <w:rPr>
            <w:rStyle w:val="Hyperlink"/>
            <w:lang w:eastAsia="x-none"/>
          </w:rPr>
          <w:t>R1-2201930</w:t>
        </w:r>
      </w:hyperlink>
      <w:r w:rsidR="006B480F" w:rsidRPr="00C41182">
        <w:rPr>
          <w:lang w:eastAsia="x-none"/>
        </w:rPr>
        <w:tab/>
        <w:t>Discussion on Rel-17 UE features on sidelink enhancement</w:t>
      </w:r>
      <w:r w:rsidR="006B480F" w:rsidRPr="00C41182">
        <w:rPr>
          <w:lang w:eastAsia="x-none"/>
        </w:rPr>
        <w:tab/>
        <w:t>Xiaomi</w:t>
      </w:r>
    </w:p>
    <w:p w14:paraId="1B4DEE60" w14:textId="4340EA63" w:rsidR="006B480F" w:rsidRPr="00C41182" w:rsidRDefault="002328C4" w:rsidP="006B480F">
      <w:pPr>
        <w:rPr>
          <w:lang w:eastAsia="x-none"/>
        </w:rPr>
      </w:pPr>
      <w:hyperlink r:id="rId2432" w:history="1">
        <w:r w:rsidR="004371F4">
          <w:rPr>
            <w:rStyle w:val="Hyperlink"/>
            <w:lang w:eastAsia="x-none"/>
          </w:rPr>
          <w:t>R1-2202046</w:t>
        </w:r>
      </w:hyperlink>
      <w:r w:rsidR="006B480F" w:rsidRPr="00C41182">
        <w:rPr>
          <w:lang w:eastAsia="x-none"/>
        </w:rPr>
        <w:tab/>
        <w:t>On UE features for NR sidelink enhancement</w:t>
      </w:r>
      <w:r w:rsidR="006B480F" w:rsidRPr="00C41182">
        <w:rPr>
          <w:lang w:eastAsia="x-none"/>
        </w:rPr>
        <w:tab/>
        <w:t>Samsung</w:t>
      </w:r>
    </w:p>
    <w:p w14:paraId="17BE8B4E" w14:textId="08FD5867" w:rsidR="006B480F" w:rsidRPr="00C41182" w:rsidRDefault="002328C4" w:rsidP="006B480F">
      <w:pPr>
        <w:rPr>
          <w:lang w:eastAsia="x-none"/>
        </w:rPr>
      </w:pPr>
      <w:hyperlink r:id="rId2433" w:history="1">
        <w:r w:rsidR="004371F4">
          <w:rPr>
            <w:rStyle w:val="Hyperlink"/>
            <w:lang w:eastAsia="x-none"/>
          </w:rPr>
          <w:t>R1-2202064</w:t>
        </w:r>
      </w:hyperlink>
      <w:r w:rsidR="006B480F" w:rsidRPr="00C41182">
        <w:rPr>
          <w:lang w:eastAsia="x-none"/>
        </w:rPr>
        <w:tab/>
        <w:t>UE features for NR sidelink enhancements</w:t>
      </w:r>
      <w:r w:rsidR="006B480F" w:rsidRPr="00C41182">
        <w:rPr>
          <w:lang w:eastAsia="x-none"/>
        </w:rPr>
        <w:tab/>
        <w:t>MediaTek Inc.</w:t>
      </w:r>
    </w:p>
    <w:p w14:paraId="03F2EC2F" w14:textId="43ABBFB9" w:rsidR="006B480F" w:rsidRPr="00C41182" w:rsidRDefault="002328C4" w:rsidP="006B480F">
      <w:pPr>
        <w:rPr>
          <w:lang w:eastAsia="x-none"/>
        </w:rPr>
      </w:pPr>
      <w:hyperlink r:id="rId2434" w:history="1">
        <w:r w:rsidR="004371F4">
          <w:rPr>
            <w:rStyle w:val="Hyperlink"/>
            <w:lang w:eastAsia="x-none"/>
          </w:rPr>
          <w:t>R1-2202175</w:t>
        </w:r>
      </w:hyperlink>
      <w:r w:rsidR="006B480F" w:rsidRPr="00C41182">
        <w:rPr>
          <w:lang w:eastAsia="x-none"/>
        </w:rPr>
        <w:tab/>
        <w:t>UE Features for Sidelink Enhancements</w:t>
      </w:r>
      <w:r w:rsidR="006B480F" w:rsidRPr="00C41182">
        <w:rPr>
          <w:lang w:eastAsia="x-none"/>
        </w:rPr>
        <w:tab/>
        <w:t>Qualcomm Incorporated</w:t>
      </w:r>
    </w:p>
    <w:p w14:paraId="195B6712" w14:textId="0572BCF8" w:rsidR="006B480F" w:rsidRPr="00C41182" w:rsidRDefault="002328C4" w:rsidP="006B480F">
      <w:pPr>
        <w:rPr>
          <w:lang w:eastAsia="x-none"/>
        </w:rPr>
      </w:pPr>
      <w:hyperlink r:id="rId2435" w:history="1">
        <w:r w:rsidR="004371F4">
          <w:rPr>
            <w:rStyle w:val="Hyperlink"/>
            <w:lang w:eastAsia="x-none"/>
          </w:rPr>
          <w:t>R1-2202259</w:t>
        </w:r>
      </w:hyperlink>
      <w:r w:rsidR="006B480F" w:rsidRPr="00C41182">
        <w:rPr>
          <w:lang w:eastAsia="x-none"/>
        </w:rPr>
        <w:tab/>
        <w:t>Discussion on UE features for NR sidelink enhancement</w:t>
      </w:r>
      <w:r w:rsidR="006B480F" w:rsidRPr="00C41182">
        <w:rPr>
          <w:lang w:eastAsia="x-none"/>
        </w:rPr>
        <w:tab/>
        <w:t>LG Electronics</w:t>
      </w:r>
    </w:p>
    <w:p w14:paraId="628DE684" w14:textId="10A948D1" w:rsidR="006B480F" w:rsidRPr="00C41182" w:rsidRDefault="002328C4" w:rsidP="006B480F">
      <w:pPr>
        <w:rPr>
          <w:lang w:eastAsia="x-none"/>
        </w:rPr>
      </w:pPr>
      <w:hyperlink r:id="rId2436" w:history="1">
        <w:r w:rsidR="004371F4">
          <w:rPr>
            <w:rStyle w:val="Hyperlink"/>
            <w:lang w:eastAsia="x-none"/>
          </w:rPr>
          <w:t>R1-2202265</w:t>
        </w:r>
      </w:hyperlink>
      <w:r w:rsidR="006B480F" w:rsidRPr="00C41182">
        <w:rPr>
          <w:lang w:eastAsia="x-none"/>
        </w:rPr>
        <w:tab/>
        <w:t>UE features for NR sidelink enhancements</w:t>
      </w:r>
      <w:r w:rsidR="006B480F" w:rsidRPr="00C41182">
        <w:rPr>
          <w:lang w:eastAsia="x-none"/>
        </w:rPr>
        <w:tab/>
        <w:t>Ericsson</w:t>
      </w:r>
    </w:p>
    <w:p w14:paraId="78D15301" w14:textId="02EA767D" w:rsidR="006B480F" w:rsidRDefault="002328C4" w:rsidP="006B480F">
      <w:pPr>
        <w:rPr>
          <w:lang w:eastAsia="x-none"/>
        </w:rPr>
      </w:pPr>
      <w:hyperlink r:id="rId2437" w:history="1">
        <w:r w:rsidR="004371F4">
          <w:rPr>
            <w:rStyle w:val="Hyperlink"/>
            <w:lang w:eastAsia="x-none"/>
          </w:rPr>
          <w:t>R1-2202381</w:t>
        </w:r>
      </w:hyperlink>
      <w:r w:rsidR="006B480F" w:rsidRPr="00C41182">
        <w:rPr>
          <w:lang w:eastAsia="x-none"/>
        </w:rPr>
        <w:tab/>
        <w:t>Discussion on UE features for NR sidelink enhancement</w:t>
      </w:r>
      <w:r w:rsidR="006B480F" w:rsidRPr="00C41182">
        <w:rPr>
          <w:lang w:eastAsia="x-none"/>
        </w:rPr>
        <w:tab/>
        <w:t>ZTE, Sanechips</w:t>
      </w:r>
    </w:p>
    <w:p w14:paraId="620C1756" w14:textId="04E822E0" w:rsidR="00C41182" w:rsidRDefault="00C41182" w:rsidP="006B480F">
      <w:pPr>
        <w:rPr>
          <w:lang w:eastAsia="x-none"/>
        </w:rPr>
      </w:pPr>
    </w:p>
    <w:p w14:paraId="579D9E4E" w14:textId="77777777" w:rsidR="00C41182" w:rsidRDefault="00C41182" w:rsidP="00C41182">
      <w:pPr>
        <w:rPr>
          <w:lang w:eastAsia="x-none"/>
        </w:rPr>
      </w:pPr>
      <w:r w:rsidRPr="00C41182">
        <w:rPr>
          <w:lang w:eastAsia="x-none"/>
        </w:rPr>
        <w:t xml:space="preserve">[108-e-R17-UE-features-Sidelink-01] </w:t>
      </w:r>
      <w:r w:rsidRPr="00C41182">
        <w:rPr>
          <w:lang w:val="en-US"/>
        </w:rPr>
        <w:t>– Shinya (</w:t>
      </w:r>
      <w:r>
        <w:rPr>
          <w:lang w:val="en-US"/>
        </w:rPr>
        <w:t xml:space="preserve">NTT </w:t>
      </w:r>
      <w:r w:rsidRPr="00C41182">
        <w:rPr>
          <w:lang w:val="en-US"/>
        </w:rPr>
        <w:t>DOCOMO</w:t>
      </w:r>
      <w:r w:rsidRPr="00C41182">
        <w:rPr>
          <w:lang w:eastAsia="x-none"/>
        </w:rPr>
        <w:t xml:space="preserve"> </w:t>
      </w:r>
    </w:p>
    <w:p w14:paraId="43198FFA" w14:textId="767091FD" w:rsidR="00C41182" w:rsidRPr="00C41182" w:rsidRDefault="00C41182" w:rsidP="00C41182">
      <w:pPr>
        <w:rPr>
          <w:lang w:val="en-US" w:eastAsia="x-none"/>
        </w:rPr>
      </w:pPr>
      <w:r w:rsidRPr="00C41182">
        <w:rPr>
          <w:lang w:eastAsia="x-none"/>
        </w:rPr>
        <w:t>Email discussion on UE features for NR sidelink enhancements</w:t>
      </w:r>
      <w:r w:rsidRPr="00C41182">
        <w:rPr>
          <w:lang w:val="en-US"/>
        </w:rPr>
        <w:t>)</w:t>
      </w:r>
    </w:p>
    <w:p w14:paraId="46B54F0C" w14:textId="77777777" w:rsidR="00C41182" w:rsidRPr="00C41182" w:rsidRDefault="00C41182" w:rsidP="00C41182">
      <w:pPr>
        <w:numPr>
          <w:ilvl w:val="0"/>
          <w:numId w:val="62"/>
        </w:numPr>
        <w:rPr>
          <w:lang w:eastAsia="x-none"/>
        </w:rPr>
      </w:pPr>
      <w:r w:rsidRPr="00C41182">
        <w:rPr>
          <w:rFonts w:hint="eastAsia"/>
          <w:lang w:eastAsia="x-none"/>
        </w:rPr>
        <w:t>1</w:t>
      </w:r>
      <w:r w:rsidRPr="00C41182">
        <w:rPr>
          <w:rFonts w:hint="eastAsia"/>
          <w:vertAlign w:val="superscript"/>
          <w:lang w:eastAsia="x-none"/>
        </w:rPr>
        <w:t>st</w:t>
      </w:r>
      <w:r w:rsidRPr="00C41182">
        <w:rPr>
          <w:rFonts w:hint="eastAsia"/>
          <w:lang w:eastAsia="x-none"/>
        </w:rPr>
        <w:t xml:space="preserve"> check point: </w:t>
      </w:r>
      <w:r w:rsidRPr="00C41182">
        <w:t>February</w:t>
      </w:r>
      <w:r w:rsidRPr="00C41182">
        <w:rPr>
          <w:rFonts w:hint="eastAsia"/>
        </w:rPr>
        <w:t xml:space="preserve"> </w:t>
      </w:r>
      <w:r w:rsidRPr="00C41182">
        <w:t>25</w:t>
      </w:r>
    </w:p>
    <w:p w14:paraId="34A66869" w14:textId="77777777" w:rsidR="00C41182" w:rsidRPr="00C41182" w:rsidRDefault="00C41182" w:rsidP="00C41182">
      <w:pPr>
        <w:numPr>
          <w:ilvl w:val="0"/>
          <w:numId w:val="62"/>
        </w:numPr>
        <w:rPr>
          <w:lang w:eastAsia="x-none"/>
        </w:rPr>
      </w:pPr>
      <w:r w:rsidRPr="00C41182">
        <w:rPr>
          <w:lang w:eastAsia="x-none"/>
        </w:rPr>
        <w:t>Final</w:t>
      </w:r>
      <w:r w:rsidRPr="00C41182">
        <w:rPr>
          <w:rFonts w:hint="eastAsia"/>
          <w:lang w:eastAsia="x-none"/>
        </w:rPr>
        <w:t xml:space="preserve"> check point: </w:t>
      </w:r>
      <w:r w:rsidRPr="00C41182">
        <w:t>March 3</w:t>
      </w:r>
    </w:p>
    <w:p w14:paraId="61B81BC8" w14:textId="0B2995DA" w:rsidR="00C41182" w:rsidRPr="00C41182" w:rsidRDefault="002328C4" w:rsidP="00C41182">
      <w:pPr>
        <w:rPr>
          <w:b/>
          <w:bCs/>
          <w:lang w:eastAsia="x-none"/>
        </w:rPr>
      </w:pPr>
      <w:hyperlink r:id="rId2438" w:history="1">
        <w:r w:rsidR="004371F4">
          <w:rPr>
            <w:rStyle w:val="Hyperlink"/>
            <w:b/>
            <w:bCs/>
            <w:lang w:eastAsia="x-none"/>
          </w:rPr>
          <w:t>R1-2201519</w:t>
        </w:r>
      </w:hyperlink>
      <w:r w:rsidR="00C41182" w:rsidRPr="00C41182">
        <w:rPr>
          <w:b/>
          <w:bCs/>
          <w:lang w:eastAsia="x-none"/>
        </w:rPr>
        <w:tab/>
        <w:t>Summary on UE features for NR sidelink enhancement</w:t>
      </w:r>
      <w:r w:rsidR="00C41182" w:rsidRPr="00C41182">
        <w:rPr>
          <w:b/>
          <w:bCs/>
          <w:lang w:eastAsia="x-none"/>
        </w:rPr>
        <w:tab/>
        <w:t>Moderator (NTT DOCOMO, INC.)</w:t>
      </w:r>
    </w:p>
    <w:p w14:paraId="51F54032" w14:textId="77777777" w:rsidR="00C41182" w:rsidRPr="00CD0439" w:rsidRDefault="00C41182" w:rsidP="00C41182">
      <w:pPr>
        <w:rPr>
          <w:lang w:val="en-US" w:eastAsia="ja-JP"/>
        </w:rPr>
      </w:pPr>
      <w:r w:rsidRPr="00CD0439">
        <w:rPr>
          <w:highlight w:val="green"/>
          <w:lang w:val="en-US" w:eastAsia="ja-JP"/>
        </w:rPr>
        <w:t>Agreement</w:t>
      </w:r>
    </w:p>
    <w:p w14:paraId="48AC9CCC" w14:textId="77777777" w:rsidR="00C41182" w:rsidRPr="00CD0439" w:rsidRDefault="00C41182" w:rsidP="00C41182">
      <w:pPr>
        <w:rPr>
          <w:szCs w:val="20"/>
          <w:lang w:val="en-US" w:eastAsia="ja-JP"/>
        </w:rPr>
      </w:pPr>
      <w:r w:rsidRPr="00CD0439">
        <w:rPr>
          <w:szCs w:val="20"/>
          <w:lang w:val="en-US" w:eastAsia="ja-JP"/>
        </w:rPr>
        <w:t>For</w:t>
      </w:r>
      <w:r w:rsidRPr="00CD0439">
        <w:rPr>
          <w:szCs w:val="14"/>
          <w:lang w:eastAsia="ja-JP"/>
        </w:rPr>
        <w:t xml:space="preserve"> the sy</w:t>
      </w:r>
      <w:r w:rsidRPr="00CD0439">
        <w:rPr>
          <w:szCs w:val="20"/>
          <w:lang w:val="en-US" w:eastAsia="ja-JP"/>
        </w:rPr>
        <w:t xml:space="preserve">nchronization sources for NR sidelink transmission for FGs 32-4/4a, </w:t>
      </w:r>
    </w:p>
    <w:p w14:paraId="210827C3" w14:textId="77777777" w:rsidR="00C41182" w:rsidRPr="00C41182" w:rsidRDefault="00C41182" w:rsidP="00F44FD9">
      <w:pPr>
        <w:pStyle w:val="ListParagraph"/>
        <w:numPr>
          <w:ilvl w:val="0"/>
          <w:numId w:val="231"/>
        </w:numPr>
        <w:rPr>
          <w:lang w:val="en-US"/>
        </w:rPr>
      </w:pPr>
      <w:r w:rsidRPr="00C41182">
        <w:rPr>
          <w:rFonts w:hint="eastAsia"/>
          <w:lang w:val="en-US"/>
        </w:rPr>
        <w:t>A</w:t>
      </w:r>
      <w:r w:rsidRPr="00C41182">
        <w:rPr>
          <w:lang w:val="en-US"/>
        </w:rPr>
        <w:t>dd a new FG 32-4b for s</w:t>
      </w:r>
      <w:r w:rsidRPr="00C41182">
        <w:rPr>
          <w:rFonts w:hint="eastAsia"/>
          <w:lang w:val="en-US"/>
        </w:rPr>
        <w:t>ynchronization</w:t>
      </w:r>
      <w:r w:rsidRPr="00C41182">
        <w:rPr>
          <w:lang w:val="en-US"/>
        </w:rPr>
        <w:t xml:space="preserve"> sources for NR sidelink transmission as follows </w:t>
      </w:r>
    </w:p>
    <w:p w14:paraId="50EA1BA9" w14:textId="77777777" w:rsidR="00C41182" w:rsidRPr="00C41182" w:rsidRDefault="00C41182" w:rsidP="00F44FD9">
      <w:pPr>
        <w:pStyle w:val="ListParagraph"/>
        <w:numPr>
          <w:ilvl w:val="1"/>
          <w:numId w:val="231"/>
        </w:numPr>
        <w:rPr>
          <w:lang w:val="en-US"/>
        </w:rPr>
      </w:pPr>
      <w:r w:rsidRPr="00C41182">
        <w:rPr>
          <w:lang w:val="en-US"/>
        </w:rPr>
        <w:t>eNB parts are included as another FG, FFS detail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414"/>
        <w:gridCol w:w="1136"/>
        <w:gridCol w:w="2765"/>
        <w:gridCol w:w="399"/>
        <w:gridCol w:w="450"/>
        <w:gridCol w:w="393"/>
        <w:gridCol w:w="280"/>
        <w:gridCol w:w="512"/>
        <w:gridCol w:w="477"/>
        <w:gridCol w:w="477"/>
        <w:gridCol w:w="477"/>
        <w:gridCol w:w="960"/>
        <w:gridCol w:w="795"/>
      </w:tblGrid>
      <w:tr w:rsidR="00C41182" w:rsidRPr="00CD0439" w14:paraId="56F11C74" w14:textId="77777777" w:rsidTr="000A1D05">
        <w:trPr>
          <w:trHeight w:val="20"/>
        </w:trPr>
        <w:tc>
          <w:tcPr>
            <w:tcW w:w="441" w:type="pct"/>
            <w:tcBorders>
              <w:top w:val="single" w:sz="4" w:space="0" w:color="auto"/>
              <w:left w:val="single" w:sz="4" w:space="0" w:color="auto"/>
              <w:bottom w:val="single" w:sz="4" w:space="0" w:color="auto"/>
              <w:right w:val="single" w:sz="4" w:space="0" w:color="auto"/>
            </w:tcBorders>
            <w:shd w:val="clear" w:color="auto" w:fill="auto"/>
          </w:tcPr>
          <w:p w14:paraId="40340899" w14:textId="77777777" w:rsidR="00C41182" w:rsidRPr="00CD0439" w:rsidRDefault="00C41182" w:rsidP="000A1D05">
            <w:pPr>
              <w:keepNext/>
              <w:keepLines/>
              <w:spacing w:line="259" w:lineRule="auto"/>
              <w:rPr>
                <w:rFonts w:ascii="Arial" w:eastAsia="MS Mincho" w:hAnsi="Arial" w:cs="Arial"/>
                <w:sz w:val="12"/>
                <w:szCs w:val="12"/>
                <w:lang w:eastAsia="ja-JP"/>
              </w:rPr>
            </w:pPr>
            <w:r w:rsidRPr="00CD0439">
              <w:rPr>
                <w:rFonts w:ascii="Arial" w:eastAsia="MS Mincho" w:hAnsi="Arial" w:cs="Arial"/>
                <w:sz w:val="12"/>
                <w:szCs w:val="12"/>
                <w:lang w:eastAsia="ja-JP"/>
              </w:rPr>
              <w:t>32. NR_SL_enh</w:t>
            </w:r>
          </w:p>
        </w:tc>
        <w:tc>
          <w:tcPr>
            <w:tcW w:w="198" w:type="pct"/>
            <w:tcBorders>
              <w:top w:val="single" w:sz="4" w:space="0" w:color="auto"/>
              <w:left w:val="single" w:sz="4" w:space="0" w:color="auto"/>
              <w:bottom w:val="single" w:sz="4" w:space="0" w:color="auto"/>
              <w:right w:val="single" w:sz="4" w:space="0" w:color="auto"/>
            </w:tcBorders>
            <w:shd w:val="clear" w:color="auto" w:fill="auto"/>
          </w:tcPr>
          <w:p w14:paraId="273AA622" w14:textId="77777777" w:rsidR="00C41182" w:rsidRPr="00CD0439" w:rsidRDefault="00C41182" w:rsidP="000A1D05">
            <w:pPr>
              <w:keepNext/>
              <w:keepLines/>
              <w:spacing w:line="259" w:lineRule="auto"/>
              <w:rPr>
                <w:rFonts w:ascii="Arial" w:eastAsia="MS Mincho" w:hAnsi="Arial" w:cs="Arial"/>
                <w:sz w:val="12"/>
                <w:szCs w:val="12"/>
                <w:lang w:eastAsia="ja-JP"/>
              </w:rPr>
            </w:pPr>
            <w:r w:rsidRPr="00CD0439">
              <w:rPr>
                <w:rFonts w:ascii="Arial" w:eastAsia="Malgun Gothic" w:hAnsi="Arial" w:cs="Arial"/>
                <w:sz w:val="12"/>
                <w:szCs w:val="12"/>
                <w:lang w:eastAsia="ko-KR"/>
              </w:rPr>
              <w:t>32-4b</w:t>
            </w:r>
          </w:p>
        </w:tc>
        <w:tc>
          <w:tcPr>
            <w:tcW w:w="543" w:type="pct"/>
            <w:tcBorders>
              <w:top w:val="single" w:sz="4" w:space="0" w:color="auto"/>
              <w:left w:val="single" w:sz="4" w:space="0" w:color="auto"/>
              <w:bottom w:val="single" w:sz="4" w:space="0" w:color="auto"/>
              <w:right w:val="single" w:sz="4" w:space="0" w:color="auto"/>
            </w:tcBorders>
            <w:shd w:val="clear" w:color="auto" w:fill="auto"/>
          </w:tcPr>
          <w:p w14:paraId="100423F2" w14:textId="77777777" w:rsidR="00C41182" w:rsidRPr="00CD0439" w:rsidRDefault="00C41182" w:rsidP="000A1D05">
            <w:pPr>
              <w:keepNext/>
              <w:keepLines/>
              <w:spacing w:line="259" w:lineRule="auto"/>
              <w:rPr>
                <w:rFonts w:ascii="Arial" w:eastAsia="SimSun" w:hAnsi="Arial" w:cs="Arial"/>
                <w:sz w:val="12"/>
                <w:szCs w:val="12"/>
                <w:lang w:eastAsia="zh-CN"/>
              </w:rPr>
            </w:pPr>
            <w:r w:rsidRPr="00CD0439">
              <w:rPr>
                <w:rFonts w:ascii="Arial" w:eastAsia="MS Mincho" w:hAnsi="Arial"/>
                <w:color w:val="000000"/>
                <w:sz w:val="12"/>
                <w:szCs w:val="12"/>
              </w:rPr>
              <w:t>Synchronization sources for NR sidelink transmission</w:t>
            </w:r>
          </w:p>
        </w:tc>
        <w:tc>
          <w:tcPr>
            <w:tcW w:w="1322" w:type="pct"/>
            <w:tcBorders>
              <w:top w:val="single" w:sz="4" w:space="0" w:color="auto"/>
              <w:left w:val="single" w:sz="4" w:space="0" w:color="auto"/>
              <w:bottom w:val="single" w:sz="4" w:space="0" w:color="auto"/>
              <w:right w:val="single" w:sz="4" w:space="0" w:color="auto"/>
            </w:tcBorders>
            <w:shd w:val="clear" w:color="auto" w:fill="auto"/>
          </w:tcPr>
          <w:p w14:paraId="09E3BA3B" w14:textId="77777777" w:rsidR="00C41182" w:rsidRPr="00CD0439" w:rsidRDefault="00C41182" w:rsidP="000A1D05">
            <w:pPr>
              <w:autoSpaceDE w:val="0"/>
              <w:autoSpaceDN w:val="0"/>
              <w:adjustRightInd w:val="0"/>
              <w:snapToGrid w:val="0"/>
              <w:spacing w:line="259" w:lineRule="auto"/>
              <w:contextualSpacing/>
              <w:jc w:val="both"/>
              <w:rPr>
                <w:rFonts w:ascii="Arial" w:eastAsia="Malgun Gothic" w:hAnsi="Arial" w:cs="Arial"/>
                <w:sz w:val="12"/>
                <w:szCs w:val="12"/>
                <w:lang w:eastAsia="ko-KR"/>
              </w:rPr>
            </w:pPr>
            <w:r w:rsidRPr="00CD0439">
              <w:rPr>
                <w:rFonts w:ascii="Arial" w:eastAsia="Malgun Gothic" w:hAnsi="Arial" w:cs="Arial"/>
                <w:sz w:val="12"/>
                <w:szCs w:val="12"/>
                <w:lang w:eastAsia="ko-KR"/>
              </w:rPr>
              <w:t>1) UE supports GNSS as the synchronization reference according to the synchronization procedure with sl-SyncPriority set to GNSS and sl-NbAsSync set to false.</w:t>
            </w:r>
          </w:p>
          <w:p w14:paraId="006C2F92" w14:textId="77777777" w:rsidR="00C41182" w:rsidRPr="00CD0439" w:rsidRDefault="00C41182" w:rsidP="000A1D05">
            <w:pPr>
              <w:autoSpaceDE w:val="0"/>
              <w:autoSpaceDN w:val="0"/>
              <w:adjustRightInd w:val="0"/>
              <w:snapToGrid w:val="0"/>
              <w:spacing w:line="259" w:lineRule="auto"/>
              <w:contextualSpacing/>
              <w:jc w:val="both"/>
              <w:rPr>
                <w:rFonts w:ascii="Arial" w:eastAsia="Malgun Gothic" w:hAnsi="Arial" w:cs="Arial"/>
                <w:sz w:val="12"/>
                <w:szCs w:val="12"/>
                <w:lang w:eastAsia="ko-KR"/>
              </w:rPr>
            </w:pPr>
            <w:r w:rsidRPr="00CD0439">
              <w:rPr>
                <w:rFonts w:ascii="Arial" w:eastAsia="Malgun Gothic" w:hAnsi="Arial" w:cs="Arial"/>
                <w:sz w:val="12"/>
                <w:szCs w:val="12"/>
                <w:lang w:eastAsia="ko-KR"/>
              </w:rPr>
              <w:t>2) UE can transmit NR sidelink based on the synchronization to an gNB</w:t>
            </w:r>
          </w:p>
          <w:p w14:paraId="5169A81D" w14:textId="77777777" w:rsidR="00C41182" w:rsidRPr="00CD0439" w:rsidRDefault="00C41182" w:rsidP="000A1D05">
            <w:pPr>
              <w:autoSpaceDE w:val="0"/>
              <w:autoSpaceDN w:val="0"/>
              <w:adjustRightInd w:val="0"/>
              <w:snapToGrid w:val="0"/>
              <w:spacing w:line="259" w:lineRule="auto"/>
              <w:contextualSpacing/>
              <w:jc w:val="both"/>
              <w:rPr>
                <w:rFonts w:ascii="Arial" w:eastAsia="Malgun Gothic" w:hAnsi="Arial" w:cs="Arial"/>
                <w:sz w:val="12"/>
                <w:szCs w:val="12"/>
                <w:lang w:eastAsia="ko-KR"/>
              </w:rPr>
            </w:pPr>
            <w:r w:rsidRPr="00CD0439">
              <w:rPr>
                <w:rFonts w:ascii="Arial" w:eastAsia="Malgun Gothic" w:hAnsi="Arial" w:cs="Arial"/>
                <w:sz w:val="12"/>
                <w:szCs w:val="12"/>
                <w:lang w:eastAsia="ko-KR"/>
              </w:rPr>
              <w:t>3) UE additionally supports gNB and GNSS as the synchronization reference according to the synchronization procedure with sl-SyncPriority set to gnbEnb</w:t>
            </w:r>
            <w:r w:rsidRPr="00CD0439">
              <w:rPr>
                <w:rFonts w:ascii="Times New Roman" w:eastAsia="MS Gothic" w:hAnsi="Times New Roman"/>
                <w:sz w:val="12"/>
                <w:szCs w:val="12"/>
                <w:lang w:eastAsia="ja-JP"/>
              </w:rPr>
              <w:t xml:space="preserve"> </w:t>
            </w:r>
            <w:r w:rsidRPr="00CD0439">
              <w:rPr>
                <w:rFonts w:ascii="Arial" w:eastAsia="Malgun Gothic" w:hAnsi="Arial" w:cs="Arial"/>
                <w:sz w:val="12"/>
                <w:szCs w:val="12"/>
                <w:lang w:eastAsia="ko-KR"/>
              </w:rPr>
              <w:t>if the UE supports Components 1 and 2</w:t>
            </w:r>
          </w:p>
          <w:p w14:paraId="5D634397" w14:textId="77777777" w:rsidR="00C41182" w:rsidRPr="00CD0439" w:rsidRDefault="00C41182" w:rsidP="000A1D05">
            <w:pPr>
              <w:autoSpaceDE w:val="0"/>
              <w:autoSpaceDN w:val="0"/>
              <w:adjustRightInd w:val="0"/>
              <w:snapToGrid w:val="0"/>
              <w:spacing w:line="259" w:lineRule="auto"/>
              <w:contextualSpacing/>
              <w:jc w:val="both"/>
              <w:rPr>
                <w:rFonts w:ascii="Arial" w:eastAsia="Malgun Gothic" w:hAnsi="Arial" w:cs="Arial"/>
                <w:sz w:val="12"/>
                <w:szCs w:val="12"/>
                <w:lang w:eastAsia="ko-KR"/>
              </w:rPr>
            </w:pPr>
            <w:r w:rsidRPr="00CD0439">
              <w:rPr>
                <w:rFonts w:ascii="Arial" w:eastAsia="Malgun Gothic" w:hAnsi="Arial" w:cs="Arial"/>
                <w:sz w:val="12"/>
                <w:szCs w:val="12"/>
                <w:lang w:eastAsia="ko-KR"/>
              </w:rPr>
              <w:t>4) UE additionally supports gNB and GNSS as the synchronization reference according to the synchronization procedure with sl-SyncPriority set to GNSS and sl-NbAsSync set to true if the UE supports Components 1 and 2.</w:t>
            </w:r>
          </w:p>
          <w:p w14:paraId="4424E21B" w14:textId="77777777" w:rsidR="00C41182" w:rsidRPr="00CD0439" w:rsidRDefault="00C41182" w:rsidP="000A1D05">
            <w:pPr>
              <w:autoSpaceDE w:val="0"/>
              <w:autoSpaceDN w:val="0"/>
              <w:adjustRightInd w:val="0"/>
              <w:snapToGrid w:val="0"/>
              <w:spacing w:line="259" w:lineRule="auto"/>
              <w:contextualSpacing/>
              <w:jc w:val="both"/>
              <w:rPr>
                <w:rFonts w:ascii="Arial" w:eastAsia="Malgun Gothic" w:hAnsi="Arial" w:cs="Arial"/>
                <w:sz w:val="12"/>
                <w:szCs w:val="12"/>
                <w:lang w:val="en-US" w:eastAsia="ko-KR"/>
              </w:rPr>
            </w:pPr>
            <w:r w:rsidRPr="00CD0439">
              <w:rPr>
                <w:rFonts w:ascii="Arial" w:eastAsia="Malgun Gothic" w:hAnsi="Arial" w:cs="Arial"/>
                <w:sz w:val="12"/>
                <w:szCs w:val="12"/>
                <w:lang w:val="en-US" w:eastAsia="ko-KR"/>
              </w:rPr>
              <w:t>5) UE can transmit S-SSB in NR sidelink if it supports 15-2 or 15-3 or 32-4 or 32-4a</w:t>
            </w:r>
          </w:p>
          <w:p w14:paraId="5602EF03" w14:textId="77777777" w:rsidR="00C41182" w:rsidRPr="00CD0439" w:rsidRDefault="00C41182" w:rsidP="000A1D05">
            <w:pPr>
              <w:autoSpaceDE w:val="0"/>
              <w:autoSpaceDN w:val="0"/>
              <w:adjustRightInd w:val="0"/>
              <w:snapToGrid w:val="0"/>
              <w:spacing w:line="259" w:lineRule="auto"/>
              <w:contextualSpacing/>
              <w:jc w:val="both"/>
              <w:rPr>
                <w:rFonts w:ascii="Arial" w:eastAsia="MS Mincho" w:hAnsi="Arial" w:cs="Arial"/>
                <w:color w:val="FF0000"/>
                <w:sz w:val="12"/>
                <w:szCs w:val="12"/>
                <w:lang w:eastAsia="ja-JP"/>
              </w:rPr>
            </w:pPr>
            <w:r w:rsidRPr="00CD0439">
              <w:rPr>
                <w:rFonts w:ascii="Arial" w:eastAsia="MS Mincho" w:hAnsi="Arial" w:cs="Arial"/>
                <w:color w:val="FF0000"/>
                <w:sz w:val="12"/>
                <w:szCs w:val="12"/>
                <w:highlight w:val="yellow"/>
                <w:lang w:val="en-US" w:eastAsia="ja-JP"/>
              </w:rPr>
              <w:t xml:space="preserve">6) </w:t>
            </w:r>
            <w:r w:rsidRPr="00CD0439">
              <w:rPr>
                <w:rFonts w:ascii="Arial" w:eastAsia="Malgun Gothic" w:hAnsi="Arial" w:cs="Arial"/>
                <w:color w:val="FF0000"/>
                <w:sz w:val="12"/>
                <w:szCs w:val="12"/>
                <w:highlight w:val="yellow"/>
                <w:lang w:val="en-US" w:eastAsia="ko-KR"/>
              </w:rPr>
              <w:t xml:space="preserve">UE supports SyncRef UE as the synchronization reference and </w:t>
            </w:r>
            <w:r w:rsidRPr="00CD0439">
              <w:rPr>
                <w:rFonts w:ascii="Arial" w:eastAsia="MS Mincho" w:hAnsi="Arial" w:cs="Arial"/>
                <w:color w:val="FF0000"/>
                <w:sz w:val="12"/>
                <w:szCs w:val="12"/>
                <w:highlight w:val="yellow"/>
                <w:lang w:eastAsia="ja-JP"/>
              </w:rPr>
              <w:t>can receive S-SSB in NR sidelink if it supports 15-1.</w:t>
            </w:r>
          </w:p>
        </w:tc>
        <w:tc>
          <w:tcPr>
            <w:tcW w:w="191" w:type="pct"/>
            <w:tcBorders>
              <w:top w:val="single" w:sz="4" w:space="0" w:color="auto"/>
              <w:left w:val="single" w:sz="4" w:space="0" w:color="auto"/>
              <w:bottom w:val="single" w:sz="4" w:space="0" w:color="auto"/>
              <w:right w:val="single" w:sz="4" w:space="0" w:color="auto"/>
            </w:tcBorders>
            <w:shd w:val="clear" w:color="auto" w:fill="auto"/>
          </w:tcPr>
          <w:p w14:paraId="499831B0" w14:textId="77777777" w:rsidR="00C41182" w:rsidRPr="00CD0439" w:rsidRDefault="00C41182" w:rsidP="000A1D05">
            <w:pPr>
              <w:keepNext/>
              <w:keepLines/>
              <w:spacing w:line="259" w:lineRule="auto"/>
              <w:rPr>
                <w:rFonts w:ascii="Arial" w:eastAsia="MS Mincho" w:hAnsi="Arial" w:cs="Arial"/>
                <w:sz w:val="12"/>
                <w:szCs w:val="12"/>
                <w:highlight w:val="yellow"/>
                <w:lang w:eastAsia="ja-JP"/>
              </w:rPr>
            </w:pPr>
          </w:p>
        </w:tc>
        <w:tc>
          <w:tcPr>
            <w:tcW w:w="215" w:type="pct"/>
            <w:tcBorders>
              <w:top w:val="single" w:sz="4" w:space="0" w:color="auto"/>
              <w:left w:val="single" w:sz="4" w:space="0" w:color="auto"/>
              <w:bottom w:val="single" w:sz="4" w:space="0" w:color="auto"/>
              <w:right w:val="single" w:sz="4" w:space="0" w:color="auto"/>
            </w:tcBorders>
            <w:shd w:val="clear" w:color="auto" w:fill="auto"/>
          </w:tcPr>
          <w:p w14:paraId="6EB7007B" w14:textId="77777777" w:rsidR="00C41182" w:rsidRPr="00CD0439" w:rsidRDefault="00C41182" w:rsidP="000A1D05">
            <w:pPr>
              <w:keepNext/>
              <w:keepLines/>
              <w:spacing w:line="259" w:lineRule="auto"/>
              <w:rPr>
                <w:rFonts w:ascii="Arial" w:eastAsia="Malgun Gothic" w:hAnsi="Arial" w:cs="Arial"/>
                <w:sz w:val="12"/>
                <w:szCs w:val="12"/>
                <w:lang w:eastAsia="ko-KR"/>
              </w:rPr>
            </w:pPr>
            <w:r w:rsidRPr="00CD0439">
              <w:rPr>
                <w:rFonts w:ascii="Arial" w:eastAsia="Malgun Gothic" w:hAnsi="Arial" w:cs="Arial"/>
                <w:sz w:val="12"/>
                <w:szCs w:val="12"/>
                <w:lang w:eastAsia="ko-KR"/>
              </w:rPr>
              <w:t>Yes</w:t>
            </w:r>
          </w:p>
        </w:tc>
        <w:tc>
          <w:tcPr>
            <w:tcW w:w="188" w:type="pct"/>
            <w:tcBorders>
              <w:top w:val="single" w:sz="4" w:space="0" w:color="auto"/>
              <w:left w:val="single" w:sz="4" w:space="0" w:color="auto"/>
              <w:bottom w:val="single" w:sz="4" w:space="0" w:color="auto"/>
              <w:right w:val="single" w:sz="4" w:space="0" w:color="auto"/>
            </w:tcBorders>
            <w:shd w:val="clear" w:color="auto" w:fill="auto"/>
          </w:tcPr>
          <w:p w14:paraId="7D9A5CD3" w14:textId="77777777" w:rsidR="00C41182" w:rsidRPr="00CD0439" w:rsidRDefault="00C41182" w:rsidP="000A1D05">
            <w:pPr>
              <w:keepNext/>
              <w:keepLines/>
              <w:spacing w:line="259" w:lineRule="auto"/>
              <w:rPr>
                <w:rFonts w:ascii="Arial" w:eastAsia="Malgun Gothic" w:hAnsi="Arial" w:cs="Arial"/>
                <w:sz w:val="12"/>
                <w:szCs w:val="12"/>
                <w:lang w:eastAsia="ko-KR"/>
              </w:rPr>
            </w:pPr>
            <w:r w:rsidRPr="00CD0439">
              <w:rPr>
                <w:rFonts w:ascii="Arial" w:eastAsia="Malgun Gothic" w:hAnsi="Arial" w:cs="Arial"/>
                <w:sz w:val="12"/>
                <w:szCs w:val="12"/>
                <w:lang w:eastAsia="ko-KR"/>
              </w:rPr>
              <w:t>No</w:t>
            </w:r>
          </w:p>
        </w:tc>
        <w:tc>
          <w:tcPr>
            <w:tcW w:w="134" w:type="pct"/>
            <w:tcBorders>
              <w:top w:val="single" w:sz="4" w:space="0" w:color="auto"/>
              <w:left w:val="single" w:sz="4" w:space="0" w:color="auto"/>
              <w:bottom w:val="single" w:sz="4" w:space="0" w:color="auto"/>
              <w:right w:val="single" w:sz="4" w:space="0" w:color="auto"/>
            </w:tcBorders>
            <w:shd w:val="clear" w:color="auto" w:fill="auto"/>
          </w:tcPr>
          <w:p w14:paraId="25E80B75" w14:textId="77777777" w:rsidR="00C41182" w:rsidRPr="00CD0439" w:rsidRDefault="00C41182" w:rsidP="000A1D05">
            <w:pPr>
              <w:keepNext/>
              <w:keepLines/>
              <w:spacing w:line="259" w:lineRule="auto"/>
              <w:rPr>
                <w:rFonts w:ascii="Arial" w:eastAsia="Malgun Gothic" w:hAnsi="Arial" w:cs="Arial"/>
                <w:sz w:val="12"/>
                <w:szCs w:val="12"/>
                <w:lang w:val="en-US" w:eastAsia="ko-KR"/>
              </w:rPr>
            </w:pPr>
          </w:p>
        </w:tc>
        <w:tc>
          <w:tcPr>
            <w:tcW w:w="245" w:type="pct"/>
            <w:tcBorders>
              <w:top w:val="single" w:sz="4" w:space="0" w:color="auto"/>
              <w:left w:val="single" w:sz="4" w:space="0" w:color="auto"/>
              <w:bottom w:val="single" w:sz="4" w:space="0" w:color="auto"/>
              <w:right w:val="single" w:sz="4" w:space="0" w:color="auto"/>
            </w:tcBorders>
            <w:shd w:val="clear" w:color="auto" w:fill="FFFF00"/>
          </w:tcPr>
          <w:p w14:paraId="520C4445" w14:textId="77777777" w:rsidR="00C41182" w:rsidRPr="00CD0439" w:rsidRDefault="00C41182" w:rsidP="000A1D05">
            <w:pPr>
              <w:keepNext/>
              <w:keepLines/>
              <w:spacing w:line="259" w:lineRule="auto"/>
              <w:rPr>
                <w:rFonts w:ascii="Arial" w:eastAsia="Malgun Gothic" w:hAnsi="Arial" w:cs="Arial"/>
                <w:sz w:val="12"/>
                <w:szCs w:val="12"/>
                <w:lang w:eastAsia="ko-KR"/>
              </w:rPr>
            </w:pPr>
            <w:r w:rsidRPr="00CD0439">
              <w:rPr>
                <w:rFonts w:ascii="Arial" w:eastAsia="MS Mincho" w:hAnsi="Arial"/>
                <w:color w:val="000000"/>
                <w:sz w:val="12"/>
                <w:szCs w:val="12"/>
              </w:rPr>
              <w:t>Per band</w:t>
            </w:r>
          </w:p>
        </w:tc>
        <w:tc>
          <w:tcPr>
            <w:tcW w:w="228" w:type="pct"/>
            <w:tcBorders>
              <w:top w:val="single" w:sz="4" w:space="0" w:color="auto"/>
              <w:left w:val="single" w:sz="4" w:space="0" w:color="auto"/>
              <w:bottom w:val="single" w:sz="4" w:space="0" w:color="auto"/>
              <w:right w:val="single" w:sz="4" w:space="0" w:color="auto"/>
            </w:tcBorders>
            <w:shd w:val="clear" w:color="auto" w:fill="FFFF00"/>
          </w:tcPr>
          <w:p w14:paraId="3BA3F0D2" w14:textId="77777777" w:rsidR="00C41182" w:rsidRPr="00CD0439" w:rsidRDefault="00C41182" w:rsidP="000A1D05">
            <w:pPr>
              <w:keepNext/>
              <w:keepLines/>
              <w:spacing w:line="259" w:lineRule="auto"/>
              <w:rPr>
                <w:rFonts w:ascii="Arial" w:eastAsia="MS Mincho" w:hAnsi="Arial"/>
                <w:color w:val="000000"/>
                <w:sz w:val="12"/>
                <w:szCs w:val="12"/>
              </w:rPr>
            </w:pPr>
            <w:r w:rsidRPr="00CD0439">
              <w:rPr>
                <w:rFonts w:ascii="Arial" w:eastAsia="MS Mincho" w:hAnsi="Arial"/>
                <w:color w:val="000000"/>
                <w:sz w:val="12"/>
                <w:szCs w:val="12"/>
              </w:rPr>
              <w:t>N.A.</w:t>
            </w:r>
          </w:p>
        </w:tc>
        <w:tc>
          <w:tcPr>
            <w:tcW w:w="228" w:type="pct"/>
            <w:tcBorders>
              <w:top w:val="single" w:sz="4" w:space="0" w:color="auto"/>
              <w:left w:val="single" w:sz="4" w:space="0" w:color="auto"/>
              <w:bottom w:val="single" w:sz="4" w:space="0" w:color="auto"/>
              <w:right w:val="single" w:sz="4" w:space="0" w:color="auto"/>
            </w:tcBorders>
            <w:shd w:val="clear" w:color="auto" w:fill="FFFF00"/>
          </w:tcPr>
          <w:p w14:paraId="1B5A7565" w14:textId="77777777" w:rsidR="00C41182" w:rsidRPr="00CD0439" w:rsidRDefault="00C41182" w:rsidP="000A1D05">
            <w:pPr>
              <w:keepNext/>
              <w:keepLines/>
              <w:spacing w:line="259" w:lineRule="auto"/>
              <w:rPr>
                <w:rFonts w:ascii="Arial" w:eastAsia="MS Mincho" w:hAnsi="Arial"/>
                <w:color w:val="000000"/>
                <w:sz w:val="12"/>
                <w:szCs w:val="12"/>
              </w:rPr>
            </w:pPr>
            <w:r w:rsidRPr="00CD0439">
              <w:rPr>
                <w:rFonts w:ascii="Arial" w:eastAsia="MS Mincho" w:hAnsi="Arial"/>
                <w:color w:val="000000"/>
                <w:sz w:val="12"/>
                <w:szCs w:val="12"/>
              </w:rPr>
              <w:t>N.A.</w:t>
            </w:r>
          </w:p>
        </w:tc>
        <w:tc>
          <w:tcPr>
            <w:tcW w:w="228" w:type="pct"/>
            <w:tcBorders>
              <w:top w:val="single" w:sz="4" w:space="0" w:color="auto"/>
              <w:left w:val="single" w:sz="4" w:space="0" w:color="auto"/>
              <w:bottom w:val="single" w:sz="4" w:space="0" w:color="auto"/>
              <w:right w:val="single" w:sz="4" w:space="0" w:color="auto"/>
            </w:tcBorders>
            <w:shd w:val="clear" w:color="auto" w:fill="FFFF00"/>
          </w:tcPr>
          <w:p w14:paraId="785653A4" w14:textId="77777777" w:rsidR="00C41182" w:rsidRPr="00CD0439" w:rsidRDefault="00C41182" w:rsidP="000A1D05">
            <w:pPr>
              <w:keepNext/>
              <w:keepLines/>
              <w:spacing w:line="259" w:lineRule="auto"/>
              <w:rPr>
                <w:rFonts w:ascii="Arial" w:eastAsia="MS Mincho" w:hAnsi="Arial"/>
                <w:color w:val="000000"/>
                <w:sz w:val="12"/>
                <w:szCs w:val="12"/>
              </w:rPr>
            </w:pPr>
            <w:r w:rsidRPr="00CD0439">
              <w:rPr>
                <w:rFonts w:ascii="Arial" w:eastAsia="MS Mincho" w:hAnsi="Arial"/>
                <w:color w:val="000000"/>
                <w:sz w:val="12"/>
                <w:szCs w:val="12"/>
              </w:rPr>
              <w:t>N.A.</w:t>
            </w:r>
          </w:p>
        </w:tc>
        <w:tc>
          <w:tcPr>
            <w:tcW w:w="459" w:type="pct"/>
            <w:tcBorders>
              <w:top w:val="single" w:sz="4" w:space="0" w:color="auto"/>
              <w:left w:val="single" w:sz="4" w:space="0" w:color="auto"/>
              <w:bottom w:val="single" w:sz="4" w:space="0" w:color="auto"/>
              <w:right w:val="single" w:sz="4" w:space="0" w:color="auto"/>
            </w:tcBorders>
            <w:shd w:val="clear" w:color="auto" w:fill="auto"/>
          </w:tcPr>
          <w:p w14:paraId="22D3C460" w14:textId="77777777" w:rsidR="00C41182" w:rsidRPr="00CD0439" w:rsidRDefault="00C41182" w:rsidP="000A1D05">
            <w:pPr>
              <w:keepNext/>
              <w:keepLines/>
              <w:spacing w:line="259" w:lineRule="auto"/>
              <w:rPr>
                <w:rFonts w:ascii="Arial" w:eastAsia="SimSun" w:hAnsi="Arial"/>
                <w:sz w:val="12"/>
                <w:szCs w:val="12"/>
                <w:lang w:eastAsia="zh-CN"/>
              </w:rPr>
            </w:pPr>
            <w:r w:rsidRPr="00CD0439">
              <w:rPr>
                <w:rFonts w:ascii="Arial" w:eastAsia="SimSun" w:hAnsi="Arial"/>
                <w:sz w:val="12"/>
                <w:szCs w:val="12"/>
                <w:lang w:eastAsia="zh-CN"/>
              </w:rPr>
              <w:t>Note: configuration by NR Uu is not required to be supported in a band indicated with only the PC5 interface in 38.101-1 Table 5.2E.1-1</w:t>
            </w:r>
          </w:p>
          <w:p w14:paraId="31214BDA" w14:textId="77777777" w:rsidR="00C41182" w:rsidRPr="00CD0439" w:rsidRDefault="00C41182" w:rsidP="000A1D05">
            <w:pPr>
              <w:keepNext/>
              <w:keepLines/>
              <w:spacing w:line="259" w:lineRule="auto"/>
              <w:rPr>
                <w:rFonts w:ascii="Arial" w:eastAsia="MS Mincho" w:hAnsi="Arial" w:cs="Arial"/>
                <w:sz w:val="12"/>
                <w:szCs w:val="12"/>
              </w:rPr>
            </w:pPr>
          </w:p>
          <w:p w14:paraId="6567ADC7" w14:textId="77777777" w:rsidR="00C41182" w:rsidRPr="00CD0439" w:rsidRDefault="00C41182" w:rsidP="000A1D05">
            <w:pPr>
              <w:keepNext/>
              <w:keepLines/>
              <w:spacing w:line="259" w:lineRule="auto"/>
              <w:rPr>
                <w:rFonts w:ascii="Arial" w:eastAsia="SimSun" w:hAnsi="Arial"/>
                <w:sz w:val="12"/>
                <w:szCs w:val="12"/>
                <w:lang w:eastAsia="zh-CN"/>
              </w:rPr>
            </w:pPr>
            <w:r w:rsidRPr="00CD0439">
              <w:rPr>
                <w:rFonts w:ascii="Arial" w:eastAsia="SimSun" w:hAnsi="Arial"/>
                <w:sz w:val="12"/>
                <w:szCs w:val="12"/>
                <w:lang w:eastAsia="zh-CN"/>
              </w:rPr>
              <w:t>Note: Component 1 is only required to be supported in a band indicated with only the PC5 interface in 38.101-1 Table 5.2E.1-1</w:t>
            </w:r>
          </w:p>
          <w:p w14:paraId="5582A55A" w14:textId="77777777" w:rsidR="00C41182" w:rsidRPr="00CD0439" w:rsidRDefault="00C41182" w:rsidP="000A1D05">
            <w:pPr>
              <w:keepNext/>
              <w:keepLines/>
              <w:spacing w:line="259" w:lineRule="auto"/>
              <w:rPr>
                <w:rFonts w:ascii="Arial" w:eastAsia="MS Mincho" w:hAnsi="Arial" w:cs="Arial"/>
                <w:sz w:val="12"/>
                <w:szCs w:val="12"/>
              </w:rPr>
            </w:pPr>
          </w:p>
          <w:p w14:paraId="100E436B" w14:textId="77777777" w:rsidR="00C41182" w:rsidRPr="00CD0439" w:rsidRDefault="00C41182" w:rsidP="000A1D05">
            <w:pPr>
              <w:keepNext/>
              <w:keepLines/>
              <w:spacing w:line="259" w:lineRule="auto"/>
              <w:rPr>
                <w:rFonts w:ascii="Arial" w:eastAsia="SimSun" w:hAnsi="Arial"/>
                <w:color w:val="000000"/>
                <w:sz w:val="12"/>
                <w:szCs w:val="12"/>
                <w:lang w:eastAsia="zh-CN"/>
              </w:rPr>
            </w:pPr>
            <w:r w:rsidRPr="00CD0439">
              <w:rPr>
                <w:rFonts w:ascii="Arial" w:eastAsia="SimSun" w:hAnsi="Arial"/>
                <w:color w:val="000000"/>
                <w:sz w:val="12"/>
                <w:szCs w:val="12"/>
                <w:lang w:eastAsia="zh-CN"/>
              </w:rPr>
              <w:t>Note: Components 2/3</w:t>
            </w:r>
            <w:r w:rsidRPr="00CD0439">
              <w:rPr>
                <w:rFonts w:ascii="Arial" w:eastAsia="SimSun" w:hAnsi="Arial" w:cs="Arial"/>
                <w:color w:val="000000"/>
                <w:sz w:val="12"/>
                <w:szCs w:val="12"/>
                <w:lang w:eastAsia="zh-CN"/>
              </w:rPr>
              <w:t>/4 are</w:t>
            </w:r>
            <w:r w:rsidRPr="00CD0439">
              <w:rPr>
                <w:rFonts w:ascii="Arial" w:eastAsia="SimSun" w:hAnsi="Arial"/>
                <w:color w:val="000000"/>
                <w:sz w:val="12"/>
                <w:szCs w:val="12"/>
                <w:lang w:eastAsia="zh-CN"/>
              </w:rPr>
              <w:t xml:space="preserve"> not required to be supported in a band indicated with only the PC5 interface in 38.101-1 Table 5.2E.1-1</w:t>
            </w:r>
          </w:p>
        </w:tc>
        <w:tc>
          <w:tcPr>
            <w:tcW w:w="380" w:type="pct"/>
            <w:tcBorders>
              <w:top w:val="single" w:sz="4" w:space="0" w:color="auto"/>
              <w:left w:val="single" w:sz="4" w:space="0" w:color="auto"/>
              <w:bottom w:val="single" w:sz="4" w:space="0" w:color="auto"/>
              <w:right w:val="single" w:sz="4" w:space="0" w:color="auto"/>
            </w:tcBorders>
            <w:shd w:val="clear" w:color="auto" w:fill="auto"/>
          </w:tcPr>
          <w:p w14:paraId="0E3D0B8F" w14:textId="77777777" w:rsidR="00C41182" w:rsidRPr="00CD0439" w:rsidRDefault="00C41182" w:rsidP="000A1D05">
            <w:pPr>
              <w:keepNext/>
              <w:keepLines/>
              <w:spacing w:line="259" w:lineRule="auto"/>
              <w:rPr>
                <w:rFonts w:ascii="Arial" w:eastAsia="MS Mincho" w:hAnsi="Arial" w:cs="Arial"/>
                <w:sz w:val="12"/>
                <w:szCs w:val="12"/>
                <w:lang w:eastAsia="ja-JP"/>
              </w:rPr>
            </w:pPr>
            <w:r w:rsidRPr="00CD0439">
              <w:rPr>
                <w:rFonts w:ascii="Arial" w:eastAsia="MS Mincho" w:hAnsi="Arial"/>
                <w:color w:val="000000"/>
                <w:sz w:val="12"/>
                <w:szCs w:val="12"/>
              </w:rPr>
              <w:t xml:space="preserve">Optional with capability signalling. </w:t>
            </w:r>
          </w:p>
        </w:tc>
      </w:tr>
    </w:tbl>
    <w:p w14:paraId="7ADD6E1F" w14:textId="77777777" w:rsidR="00C41182" w:rsidRPr="00176EC5" w:rsidRDefault="00C41182" w:rsidP="00176EC5"/>
    <w:p w14:paraId="1BD68F41" w14:textId="77777777" w:rsidR="00C41182" w:rsidRPr="00176EC5" w:rsidRDefault="00C41182" w:rsidP="00176EC5">
      <w:pPr>
        <w:rPr>
          <w:rFonts w:ascii="Times New Roman" w:eastAsia="MS Gothic" w:hAnsi="Times New Roman"/>
          <w:szCs w:val="16"/>
          <w:lang w:val="en-US" w:eastAsia="ja-JP"/>
        </w:rPr>
      </w:pPr>
      <w:r w:rsidRPr="00176EC5">
        <w:rPr>
          <w:rFonts w:ascii="Times New Roman" w:eastAsia="MS Gothic" w:hAnsi="Times New Roman"/>
          <w:szCs w:val="16"/>
          <w:highlight w:val="green"/>
          <w:lang w:val="en-US" w:eastAsia="ja-JP"/>
        </w:rPr>
        <w:t>Agreement</w:t>
      </w:r>
    </w:p>
    <w:p w14:paraId="11426AFC" w14:textId="77777777" w:rsidR="00C41182" w:rsidRPr="00176EC5" w:rsidRDefault="00C41182" w:rsidP="00F44FD9">
      <w:pPr>
        <w:pStyle w:val="ListParagraph"/>
        <w:numPr>
          <w:ilvl w:val="0"/>
          <w:numId w:val="231"/>
        </w:numPr>
        <w:rPr>
          <w:rFonts w:eastAsia="MS Gothic"/>
          <w:lang w:val="en-US"/>
        </w:rPr>
      </w:pPr>
      <w:r w:rsidRPr="00176EC5">
        <w:rPr>
          <w:rFonts w:eastAsia="MS Gothic"/>
        </w:rPr>
        <w:t>FG 32-5a is split into one FG for Tx capability and another for Rx capability as follows</w:t>
      </w:r>
    </w:p>
    <w:p w14:paraId="3C0F0C21" w14:textId="77777777" w:rsidR="00C41182" w:rsidRPr="00176EC5" w:rsidRDefault="00C41182" w:rsidP="00F44FD9">
      <w:pPr>
        <w:pStyle w:val="ListParagraph"/>
        <w:numPr>
          <w:ilvl w:val="1"/>
          <w:numId w:val="231"/>
        </w:numPr>
        <w:rPr>
          <w:rFonts w:eastAsia="MS Gothic"/>
          <w:lang w:val="en-US"/>
        </w:rPr>
      </w:pPr>
      <w:r w:rsidRPr="00176EC5">
        <w:rPr>
          <w:rFonts w:eastAsia="MS Gothic" w:hint="eastAsia"/>
        </w:rPr>
        <w:t>F</w:t>
      </w:r>
      <w:r w:rsidRPr="00176EC5">
        <w:rPr>
          <w:rFonts w:eastAsia="MS Gothic"/>
        </w:rPr>
        <w:t>FS whether/how the FGs are split further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
        <w:gridCol w:w="415"/>
        <w:gridCol w:w="932"/>
        <w:gridCol w:w="2611"/>
        <w:gridCol w:w="554"/>
        <w:gridCol w:w="521"/>
        <w:gridCol w:w="521"/>
        <w:gridCol w:w="922"/>
        <w:gridCol w:w="548"/>
        <w:gridCol w:w="477"/>
        <w:gridCol w:w="477"/>
        <w:gridCol w:w="477"/>
        <w:gridCol w:w="284"/>
        <w:gridCol w:w="795"/>
      </w:tblGrid>
      <w:tr w:rsidR="00C41182" w:rsidRPr="002721B0" w14:paraId="63ADA93F" w14:textId="77777777" w:rsidTr="000A1D05">
        <w:trPr>
          <w:trHeight w:val="20"/>
        </w:trPr>
        <w:tc>
          <w:tcPr>
            <w:tcW w:w="441" w:type="pct"/>
            <w:tcBorders>
              <w:top w:val="single" w:sz="4" w:space="0" w:color="auto"/>
              <w:left w:val="single" w:sz="4" w:space="0" w:color="auto"/>
              <w:bottom w:val="single" w:sz="4" w:space="0" w:color="auto"/>
              <w:right w:val="single" w:sz="4" w:space="0" w:color="auto"/>
            </w:tcBorders>
            <w:shd w:val="clear" w:color="auto" w:fill="auto"/>
          </w:tcPr>
          <w:p w14:paraId="28512BE0" w14:textId="77777777" w:rsidR="00C41182" w:rsidRPr="002721B0" w:rsidRDefault="00C41182" w:rsidP="000A1D05">
            <w:pPr>
              <w:keepNext/>
              <w:keepLines/>
              <w:snapToGrid w:val="0"/>
              <w:spacing w:line="259" w:lineRule="auto"/>
              <w:rPr>
                <w:rFonts w:ascii="Arial" w:eastAsia="MS Mincho" w:hAnsi="Arial" w:cs="Arial"/>
                <w:sz w:val="12"/>
                <w:szCs w:val="12"/>
                <w:lang w:eastAsia="ja-JP"/>
              </w:rPr>
            </w:pPr>
            <w:r w:rsidRPr="002721B0">
              <w:rPr>
                <w:rFonts w:ascii="Arial" w:eastAsia="MS Mincho" w:hAnsi="Arial" w:cs="Arial"/>
                <w:sz w:val="12"/>
                <w:szCs w:val="12"/>
                <w:lang w:eastAsia="ja-JP"/>
              </w:rPr>
              <w:lastRenderedPageBreak/>
              <w:t>32. NR_SL_enh</w:t>
            </w:r>
          </w:p>
        </w:tc>
        <w:tc>
          <w:tcPr>
            <w:tcW w:w="198" w:type="pct"/>
            <w:tcBorders>
              <w:top w:val="single" w:sz="4" w:space="0" w:color="auto"/>
              <w:left w:val="single" w:sz="4" w:space="0" w:color="auto"/>
              <w:bottom w:val="single" w:sz="4" w:space="0" w:color="auto"/>
              <w:right w:val="single" w:sz="4" w:space="0" w:color="auto"/>
            </w:tcBorders>
            <w:shd w:val="clear" w:color="auto" w:fill="auto"/>
          </w:tcPr>
          <w:p w14:paraId="4D0CFAB4" w14:textId="77777777" w:rsidR="00C41182" w:rsidRPr="002721B0" w:rsidRDefault="00C41182" w:rsidP="000A1D05">
            <w:pPr>
              <w:keepNext/>
              <w:keepLines/>
              <w:snapToGrid w:val="0"/>
              <w:spacing w:line="259" w:lineRule="auto"/>
              <w:rPr>
                <w:rFonts w:ascii="Arial" w:eastAsia="Malgun Gothic" w:hAnsi="Arial" w:cs="Arial"/>
                <w:sz w:val="12"/>
                <w:szCs w:val="12"/>
                <w:lang w:eastAsia="ko-KR"/>
              </w:rPr>
            </w:pPr>
            <w:r w:rsidRPr="002721B0">
              <w:rPr>
                <w:rFonts w:ascii="Arial" w:eastAsia="Malgun Gothic" w:hAnsi="Arial" w:cs="Arial"/>
                <w:sz w:val="12"/>
                <w:szCs w:val="12"/>
                <w:lang w:eastAsia="ko-KR"/>
              </w:rPr>
              <w:t>32-5a</w:t>
            </w:r>
            <w:r w:rsidRPr="002721B0">
              <w:rPr>
                <w:rFonts w:ascii="Arial" w:eastAsia="Malgun Gothic" w:hAnsi="Arial" w:cs="Arial"/>
                <w:color w:val="FF0000"/>
                <w:sz w:val="12"/>
                <w:szCs w:val="12"/>
                <w:lang w:eastAsia="ko-KR"/>
              </w:rPr>
              <w:t>-1</w:t>
            </w:r>
          </w:p>
        </w:tc>
        <w:tc>
          <w:tcPr>
            <w:tcW w:w="445" w:type="pct"/>
            <w:tcBorders>
              <w:top w:val="single" w:sz="4" w:space="0" w:color="auto"/>
              <w:left w:val="single" w:sz="4" w:space="0" w:color="auto"/>
              <w:bottom w:val="single" w:sz="4" w:space="0" w:color="auto"/>
              <w:right w:val="single" w:sz="4" w:space="0" w:color="auto"/>
            </w:tcBorders>
            <w:shd w:val="clear" w:color="auto" w:fill="auto"/>
          </w:tcPr>
          <w:p w14:paraId="05FAAC6D" w14:textId="77777777" w:rsidR="00C41182" w:rsidRPr="002721B0" w:rsidRDefault="00C41182" w:rsidP="000A1D05">
            <w:pPr>
              <w:keepNext/>
              <w:keepLines/>
              <w:snapToGrid w:val="0"/>
              <w:spacing w:line="259" w:lineRule="auto"/>
              <w:rPr>
                <w:rFonts w:ascii="Arial" w:eastAsia="Malgun Gothic" w:hAnsi="Arial"/>
                <w:color w:val="000000"/>
                <w:sz w:val="12"/>
                <w:szCs w:val="12"/>
                <w:lang w:eastAsia="ko-KR"/>
              </w:rPr>
            </w:pPr>
            <w:r w:rsidRPr="002721B0">
              <w:rPr>
                <w:rFonts w:ascii="Arial" w:eastAsia="Malgun Gothic" w:hAnsi="Arial"/>
                <w:color w:val="FF0000"/>
                <w:sz w:val="12"/>
                <w:szCs w:val="12"/>
                <w:lang w:eastAsia="ko-KR"/>
              </w:rPr>
              <w:t xml:space="preserve">Transmitting </w:t>
            </w:r>
            <w:r w:rsidRPr="002721B0">
              <w:rPr>
                <w:rFonts w:ascii="Arial" w:eastAsia="Malgun Gothic" w:hAnsi="Arial"/>
                <w:sz w:val="12"/>
                <w:szCs w:val="12"/>
                <w:lang w:eastAsia="ko-KR"/>
              </w:rPr>
              <w:t>Inter-UE coordination scheme 1 in NR sidelink mode 2</w:t>
            </w:r>
          </w:p>
        </w:tc>
        <w:tc>
          <w:tcPr>
            <w:tcW w:w="1248" w:type="pct"/>
            <w:tcBorders>
              <w:top w:val="single" w:sz="4" w:space="0" w:color="auto"/>
              <w:left w:val="single" w:sz="4" w:space="0" w:color="auto"/>
              <w:bottom w:val="single" w:sz="4" w:space="0" w:color="auto"/>
              <w:right w:val="single" w:sz="4" w:space="0" w:color="auto"/>
            </w:tcBorders>
            <w:shd w:val="clear" w:color="auto" w:fill="auto"/>
          </w:tcPr>
          <w:p w14:paraId="7CB58DB0" w14:textId="77777777" w:rsidR="00C41182" w:rsidRPr="002721B0" w:rsidRDefault="00C41182" w:rsidP="000A1D05">
            <w:pPr>
              <w:autoSpaceDE w:val="0"/>
              <w:autoSpaceDN w:val="0"/>
              <w:adjustRightInd w:val="0"/>
              <w:snapToGrid w:val="0"/>
              <w:spacing w:line="259" w:lineRule="auto"/>
              <w:contextualSpacing/>
              <w:jc w:val="both"/>
              <w:rPr>
                <w:rFonts w:ascii="Arial" w:eastAsia="Malgun Gothic" w:hAnsi="Arial" w:cs="Arial"/>
                <w:sz w:val="12"/>
                <w:szCs w:val="12"/>
                <w:lang w:eastAsia="ko-KR"/>
              </w:rPr>
            </w:pPr>
            <w:r w:rsidRPr="002721B0">
              <w:rPr>
                <w:rFonts w:ascii="Arial" w:eastAsia="Malgun Gothic" w:hAnsi="Arial" w:cs="Arial"/>
                <w:sz w:val="12"/>
                <w:szCs w:val="12"/>
                <w:lang w:eastAsia="ko-KR"/>
              </w:rPr>
              <w:t xml:space="preserve">1) UE can transmit </w:t>
            </w:r>
            <w:r w:rsidRPr="002721B0">
              <w:rPr>
                <w:rFonts w:ascii="Arial" w:eastAsia="Malgun Gothic" w:hAnsi="Arial" w:cs="Arial"/>
                <w:strike/>
                <w:color w:val="FF0000"/>
                <w:sz w:val="12"/>
                <w:szCs w:val="12"/>
                <w:lang w:eastAsia="ko-KR"/>
              </w:rPr>
              <w:t>and receive</w:t>
            </w:r>
            <w:r w:rsidRPr="002721B0">
              <w:rPr>
                <w:rFonts w:ascii="Arial" w:eastAsia="Malgun Gothic" w:hAnsi="Arial" w:cs="Arial"/>
                <w:sz w:val="12"/>
                <w:szCs w:val="12"/>
                <w:lang w:eastAsia="ko-KR"/>
              </w:rPr>
              <w:t xml:space="preserve"> inter-UE coordination information of preferred resource set/non-preferred resource set </w:t>
            </w:r>
            <w:r w:rsidRPr="002721B0">
              <w:rPr>
                <w:rFonts w:ascii="Arial" w:eastAsia="Malgun Gothic" w:hAnsi="Arial" w:cs="Arial"/>
                <w:strike/>
                <w:color w:val="FF0000"/>
                <w:sz w:val="12"/>
                <w:szCs w:val="12"/>
                <w:lang w:eastAsia="ko-KR"/>
              </w:rPr>
              <w:t>and use the received information in its own resource (re-)selection</w:t>
            </w:r>
            <w:r w:rsidRPr="002721B0">
              <w:rPr>
                <w:rFonts w:ascii="Arial" w:eastAsia="Malgun Gothic" w:hAnsi="Arial" w:cs="Arial"/>
                <w:sz w:val="12"/>
                <w:szCs w:val="12"/>
                <w:lang w:eastAsia="ko-KR"/>
              </w:rPr>
              <w:t xml:space="preserve"> in NR sidelink mode 2.</w:t>
            </w:r>
          </w:p>
          <w:p w14:paraId="5C098CB3" w14:textId="77777777" w:rsidR="00C41182" w:rsidRPr="002721B0" w:rsidRDefault="00C41182" w:rsidP="000A1D05">
            <w:pPr>
              <w:autoSpaceDE w:val="0"/>
              <w:autoSpaceDN w:val="0"/>
              <w:adjustRightInd w:val="0"/>
              <w:snapToGrid w:val="0"/>
              <w:spacing w:line="259" w:lineRule="auto"/>
              <w:contextualSpacing/>
              <w:jc w:val="both"/>
              <w:rPr>
                <w:rFonts w:ascii="Arial" w:eastAsia="Malgun Gothic" w:hAnsi="Arial" w:cs="Arial"/>
                <w:sz w:val="12"/>
                <w:szCs w:val="12"/>
                <w:lang w:eastAsia="ko-KR"/>
              </w:rPr>
            </w:pPr>
            <w:r w:rsidRPr="002721B0">
              <w:rPr>
                <w:rFonts w:ascii="Arial" w:eastAsia="Malgun Gothic" w:hAnsi="Arial" w:cs="Arial"/>
                <w:sz w:val="12"/>
                <w:szCs w:val="12"/>
                <w:lang w:eastAsia="ko-KR"/>
              </w:rPr>
              <w:t xml:space="preserve">2) UE can </w:t>
            </w:r>
            <w:r w:rsidRPr="002721B0">
              <w:rPr>
                <w:rFonts w:ascii="Arial" w:eastAsia="Malgun Gothic" w:hAnsi="Arial" w:cs="Arial"/>
                <w:strike/>
                <w:color w:val="FF0000"/>
                <w:sz w:val="12"/>
                <w:szCs w:val="12"/>
                <w:lang w:eastAsia="ko-KR"/>
              </w:rPr>
              <w:t>transmit</w:t>
            </w:r>
            <w:r w:rsidRPr="002721B0">
              <w:rPr>
                <w:rFonts w:ascii="Arial" w:eastAsia="Malgun Gothic" w:hAnsi="Arial" w:cs="Arial"/>
                <w:color w:val="FF0000"/>
                <w:sz w:val="12"/>
                <w:szCs w:val="12"/>
                <w:lang w:eastAsia="ko-KR"/>
              </w:rPr>
              <w:t xml:space="preserve"> </w:t>
            </w:r>
            <w:r w:rsidRPr="002721B0">
              <w:rPr>
                <w:rFonts w:ascii="Arial" w:eastAsia="Malgun Gothic" w:hAnsi="Arial" w:cs="Arial"/>
                <w:strike/>
                <w:color w:val="FF0000"/>
                <w:sz w:val="12"/>
                <w:szCs w:val="12"/>
                <w:lang w:eastAsia="ko-KR"/>
              </w:rPr>
              <w:t>and</w:t>
            </w:r>
            <w:r w:rsidRPr="002721B0">
              <w:rPr>
                <w:rFonts w:ascii="Arial" w:eastAsia="Malgun Gothic" w:hAnsi="Arial" w:cs="Arial"/>
                <w:color w:val="FF0000"/>
                <w:sz w:val="12"/>
                <w:szCs w:val="12"/>
                <w:lang w:eastAsia="ko-KR"/>
              </w:rPr>
              <w:t xml:space="preserve"> receive</w:t>
            </w:r>
            <w:r w:rsidRPr="002721B0">
              <w:rPr>
                <w:rFonts w:ascii="Arial" w:eastAsia="Malgun Gothic" w:hAnsi="Arial" w:cs="Arial"/>
                <w:sz w:val="12"/>
                <w:szCs w:val="12"/>
                <w:lang w:eastAsia="ko-KR"/>
              </w:rPr>
              <w:t xml:space="preserve"> an explicit request for inter-UE coordination information of </w:t>
            </w:r>
            <w:r w:rsidRPr="002721B0">
              <w:rPr>
                <w:rFonts w:ascii="Arial" w:eastAsia="Malgun Gothic" w:hAnsi="Arial" w:cs="Arial"/>
                <w:sz w:val="12"/>
                <w:szCs w:val="12"/>
                <w:highlight w:val="yellow"/>
                <w:lang w:eastAsia="ko-KR"/>
              </w:rPr>
              <w:t>[FFS: preferred resource set only or both preferred resource set and non-preferred resource set]</w:t>
            </w:r>
            <w:r w:rsidRPr="002721B0">
              <w:rPr>
                <w:rFonts w:ascii="Arial" w:eastAsia="Malgun Gothic" w:hAnsi="Arial" w:cs="Arial"/>
                <w:sz w:val="12"/>
                <w:szCs w:val="12"/>
                <w:lang w:eastAsia="ko-KR"/>
              </w:rPr>
              <w:t>.</w:t>
            </w:r>
          </w:p>
          <w:p w14:paraId="7567A14A" w14:textId="77777777" w:rsidR="00C41182" w:rsidRPr="002721B0" w:rsidRDefault="00C41182" w:rsidP="000A1D05">
            <w:pPr>
              <w:autoSpaceDE w:val="0"/>
              <w:autoSpaceDN w:val="0"/>
              <w:adjustRightInd w:val="0"/>
              <w:snapToGrid w:val="0"/>
              <w:spacing w:line="259" w:lineRule="auto"/>
              <w:contextualSpacing/>
              <w:jc w:val="both"/>
              <w:rPr>
                <w:rFonts w:ascii="Arial" w:eastAsia="Malgun Gothic" w:hAnsi="Arial" w:cs="Arial"/>
                <w:sz w:val="12"/>
                <w:szCs w:val="12"/>
                <w:lang w:eastAsia="ko-KR"/>
              </w:rPr>
            </w:pPr>
            <w:r w:rsidRPr="002721B0">
              <w:rPr>
                <w:rFonts w:ascii="Arial" w:eastAsia="MS Mincho" w:hAnsi="Arial" w:cs="Arial" w:hint="eastAsia"/>
                <w:sz w:val="12"/>
                <w:szCs w:val="12"/>
                <w:highlight w:val="yellow"/>
                <w:lang w:eastAsia="ja-JP"/>
              </w:rPr>
              <w:t>F</w:t>
            </w:r>
            <w:r w:rsidRPr="002721B0">
              <w:rPr>
                <w:rFonts w:ascii="Arial" w:eastAsia="MS Mincho" w:hAnsi="Arial" w:cs="Arial"/>
                <w:sz w:val="12"/>
                <w:szCs w:val="12"/>
                <w:highlight w:val="yellow"/>
                <w:lang w:eastAsia="ja-JP"/>
              </w:rPr>
              <w:t>FS whether/how to split FG 32-5a</w:t>
            </w:r>
            <w:r w:rsidRPr="002721B0">
              <w:rPr>
                <w:rFonts w:ascii="Arial" w:eastAsia="MS Mincho" w:hAnsi="Arial" w:cs="Arial"/>
                <w:color w:val="FF0000"/>
                <w:sz w:val="12"/>
                <w:szCs w:val="12"/>
                <w:highlight w:val="yellow"/>
                <w:lang w:eastAsia="ja-JP"/>
              </w:rPr>
              <w:t>-1</w:t>
            </w:r>
            <w:r w:rsidRPr="002721B0">
              <w:rPr>
                <w:rFonts w:ascii="Arial" w:eastAsia="MS Mincho" w:hAnsi="Arial" w:cs="Arial"/>
                <w:sz w:val="12"/>
                <w:szCs w:val="12"/>
                <w:highlight w:val="yellow"/>
                <w:lang w:eastAsia="ja-JP"/>
              </w:rPr>
              <w:t xml:space="preserve"> into multiple FGs</w:t>
            </w:r>
          </w:p>
        </w:tc>
        <w:tc>
          <w:tcPr>
            <w:tcW w:w="265" w:type="pct"/>
            <w:tcBorders>
              <w:top w:val="single" w:sz="4" w:space="0" w:color="auto"/>
              <w:left w:val="single" w:sz="4" w:space="0" w:color="auto"/>
              <w:bottom w:val="single" w:sz="4" w:space="0" w:color="auto"/>
              <w:right w:val="single" w:sz="4" w:space="0" w:color="auto"/>
            </w:tcBorders>
            <w:shd w:val="clear" w:color="auto" w:fill="FFFF00"/>
          </w:tcPr>
          <w:p w14:paraId="23A39429" w14:textId="77777777" w:rsidR="00C41182" w:rsidRPr="002721B0" w:rsidRDefault="00C41182" w:rsidP="000A1D05">
            <w:pPr>
              <w:keepNext/>
              <w:keepLines/>
              <w:snapToGrid w:val="0"/>
              <w:spacing w:line="259" w:lineRule="auto"/>
              <w:rPr>
                <w:rFonts w:ascii="Arial" w:eastAsia="Malgun Gothic" w:hAnsi="Arial" w:cs="Arial"/>
                <w:sz w:val="12"/>
                <w:szCs w:val="12"/>
                <w:lang w:eastAsia="ko-KR"/>
              </w:rPr>
            </w:pPr>
            <w:r w:rsidRPr="002721B0">
              <w:rPr>
                <w:rFonts w:ascii="Arial" w:eastAsia="Malgun Gothic" w:hAnsi="Arial" w:cs="Arial"/>
                <w:sz w:val="12"/>
                <w:szCs w:val="12"/>
                <w:lang w:eastAsia="ko-KR"/>
              </w:rPr>
              <w:t>[TBD]</w:t>
            </w:r>
          </w:p>
        </w:tc>
        <w:tc>
          <w:tcPr>
            <w:tcW w:w="249" w:type="pct"/>
            <w:tcBorders>
              <w:top w:val="single" w:sz="4" w:space="0" w:color="auto"/>
              <w:left w:val="single" w:sz="4" w:space="0" w:color="auto"/>
              <w:bottom w:val="single" w:sz="4" w:space="0" w:color="auto"/>
              <w:right w:val="single" w:sz="4" w:space="0" w:color="auto"/>
            </w:tcBorders>
            <w:shd w:val="clear" w:color="auto" w:fill="FFFF00"/>
          </w:tcPr>
          <w:p w14:paraId="5577C189" w14:textId="77777777" w:rsidR="00C41182" w:rsidRPr="002721B0" w:rsidRDefault="00C41182" w:rsidP="000A1D05">
            <w:pPr>
              <w:keepNext/>
              <w:keepLines/>
              <w:snapToGrid w:val="0"/>
              <w:spacing w:line="259" w:lineRule="auto"/>
              <w:rPr>
                <w:rFonts w:ascii="Arial" w:eastAsia="SimSun" w:hAnsi="Arial" w:cs="Arial"/>
                <w:sz w:val="12"/>
                <w:szCs w:val="12"/>
                <w:lang w:eastAsia="zh-CN"/>
              </w:rPr>
            </w:pPr>
            <w:r w:rsidRPr="002721B0">
              <w:rPr>
                <w:rFonts w:ascii="Arial" w:eastAsia="Malgun Gothic" w:hAnsi="Arial" w:cs="Arial"/>
                <w:sz w:val="12"/>
                <w:szCs w:val="12"/>
                <w:lang w:eastAsia="ko-KR"/>
              </w:rPr>
              <w:t>[Yes]</w:t>
            </w:r>
          </w:p>
        </w:tc>
        <w:tc>
          <w:tcPr>
            <w:tcW w:w="249" w:type="pct"/>
            <w:tcBorders>
              <w:top w:val="single" w:sz="4" w:space="0" w:color="auto"/>
              <w:left w:val="single" w:sz="4" w:space="0" w:color="auto"/>
              <w:bottom w:val="single" w:sz="4" w:space="0" w:color="auto"/>
              <w:right w:val="single" w:sz="4" w:space="0" w:color="auto"/>
            </w:tcBorders>
            <w:shd w:val="clear" w:color="auto" w:fill="FFFF00"/>
          </w:tcPr>
          <w:p w14:paraId="6E487A09" w14:textId="77777777" w:rsidR="00C41182" w:rsidRPr="002721B0" w:rsidRDefault="00C41182" w:rsidP="000A1D05">
            <w:pPr>
              <w:keepNext/>
              <w:keepLines/>
              <w:snapToGrid w:val="0"/>
              <w:spacing w:line="259" w:lineRule="auto"/>
              <w:rPr>
                <w:rFonts w:ascii="Arial" w:eastAsia="MS Mincho" w:hAnsi="Arial" w:cs="Arial"/>
                <w:sz w:val="12"/>
                <w:szCs w:val="12"/>
                <w:lang w:eastAsia="ja-JP"/>
              </w:rPr>
            </w:pPr>
            <w:r w:rsidRPr="002721B0">
              <w:rPr>
                <w:rFonts w:ascii="Arial" w:eastAsia="Malgun Gothic" w:hAnsi="Arial" w:cs="Arial"/>
                <w:sz w:val="12"/>
                <w:szCs w:val="12"/>
                <w:lang w:eastAsia="ko-KR"/>
              </w:rPr>
              <w:t>[Yes]</w:t>
            </w:r>
          </w:p>
        </w:tc>
        <w:tc>
          <w:tcPr>
            <w:tcW w:w="441" w:type="pct"/>
            <w:tcBorders>
              <w:top w:val="single" w:sz="4" w:space="0" w:color="auto"/>
              <w:left w:val="single" w:sz="4" w:space="0" w:color="auto"/>
              <w:bottom w:val="single" w:sz="4" w:space="0" w:color="auto"/>
              <w:right w:val="single" w:sz="4" w:space="0" w:color="auto"/>
            </w:tcBorders>
            <w:shd w:val="clear" w:color="auto" w:fill="auto"/>
          </w:tcPr>
          <w:p w14:paraId="6D7EA03B" w14:textId="77777777" w:rsidR="00C41182" w:rsidRPr="002721B0" w:rsidRDefault="00C41182" w:rsidP="000A1D05">
            <w:pPr>
              <w:keepNext/>
              <w:keepLines/>
              <w:snapToGrid w:val="0"/>
              <w:spacing w:line="259" w:lineRule="auto"/>
              <w:rPr>
                <w:rFonts w:ascii="Arial" w:eastAsia="Malgun Gothic" w:hAnsi="Arial" w:cs="Arial"/>
                <w:sz w:val="12"/>
                <w:szCs w:val="12"/>
                <w:lang w:eastAsia="ko-KR"/>
              </w:rPr>
            </w:pPr>
            <w:r w:rsidRPr="002721B0">
              <w:rPr>
                <w:rFonts w:ascii="Arial" w:eastAsia="Malgun Gothic" w:hAnsi="Arial" w:cs="Arial"/>
                <w:sz w:val="12"/>
                <w:szCs w:val="12"/>
                <w:lang w:eastAsia="ko-KR"/>
              </w:rPr>
              <w:t xml:space="preserve">UE does not support </w:t>
            </w:r>
            <w:r w:rsidRPr="002721B0">
              <w:rPr>
                <w:rFonts w:ascii="Arial" w:eastAsia="Malgun Gothic" w:hAnsi="Arial" w:cs="Arial"/>
                <w:color w:val="FF0000"/>
                <w:sz w:val="12"/>
                <w:szCs w:val="12"/>
                <w:lang w:eastAsia="ko-KR"/>
              </w:rPr>
              <w:t xml:space="preserve">transmitting </w:t>
            </w:r>
            <w:r w:rsidRPr="002721B0">
              <w:rPr>
                <w:rFonts w:ascii="Arial" w:eastAsia="Malgun Gothic" w:hAnsi="Arial" w:cs="Arial"/>
                <w:sz w:val="12"/>
                <w:szCs w:val="12"/>
                <w:lang w:eastAsia="ko-KR"/>
              </w:rPr>
              <w:t>inter-UE coordination scheme 1 in NR sidelink mode 2.</w:t>
            </w:r>
          </w:p>
          <w:p w14:paraId="2DD5E61B" w14:textId="77777777" w:rsidR="00C41182" w:rsidRPr="002721B0" w:rsidRDefault="00C41182" w:rsidP="000A1D05">
            <w:pPr>
              <w:keepNext/>
              <w:keepLines/>
              <w:snapToGrid w:val="0"/>
              <w:spacing w:line="259" w:lineRule="auto"/>
              <w:rPr>
                <w:rFonts w:ascii="Arial" w:eastAsia="SimSun" w:hAnsi="Arial" w:cs="Arial"/>
                <w:sz w:val="12"/>
                <w:szCs w:val="12"/>
                <w:lang w:eastAsia="zh-CN"/>
              </w:rPr>
            </w:pPr>
            <w:r w:rsidRPr="002721B0">
              <w:rPr>
                <w:rFonts w:ascii="Arial" w:eastAsia="Malgun Gothic" w:hAnsi="Arial" w:cs="Arial"/>
                <w:color w:val="FF0000"/>
                <w:sz w:val="12"/>
                <w:szCs w:val="12"/>
                <w:highlight w:val="yellow"/>
                <w:lang w:eastAsia="ko-KR"/>
              </w:rPr>
              <w:t>UE does not receive an explicit request for inter-UE coordination information</w:t>
            </w:r>
          </w:p>
        </w:tc>
        <w:tc>
          <w:tcPr>
            <w:tcW w:w="262" w:type="pct"/>
            <w:tcBorders>
              <w:top w:val="single" w:sz="4" w:space="0" w:color="auto"/>
              <w:left w:val="single" w:sz="4" w:space="0" w:color="auto"/>
              <w:bottom w:val="single" w:sz="4" w:space="0" w:color="auto"/>
              <w:right w:val="single" w:sz="4" w:space="0" w:color="auto"/>
            </w:tcBorders>
            <w:shd w:val="clear" w:color="auto" w:fill="FFFF00"/>
          </w:tcPr>
          <w:p w14:paraId="01E9583A" w14:textId="77777777" w:rsidR="00C41182" w:rsidRPr="002721B0" w:rsidRDefault="00C41182" w:rsidP="000A1D05">
            <w:pPr>
              <w:keepNext/>
              <w:keepLines/>
              <w:snapToGrid w:val="0"/>
              <w:spacing w:line="259" w:lineRule="auto"/>
              <w:rPr>
                <w:rFonts w:ascii="Arial" w:eastAsia="MS Mincho" w:hAnsi="Arial" w:cs="Arial"/>
                <w:sz w:val="12"/>
                <w:szCs w:val="12"/>
                <w:lang w:eastAsia="ja-JP"/>
              </w:rPr>
            </w:pPr>
            <w:r w:rsidRPr="002721B0">
              <w:rPr>
                <w:rFonts w:ascii="Arial" w:eastAsia="Malgun Gothic" w:hAnsi="Arial" w:cs="Arial"/>
                <w:sz w:val="12"/>
                <w:szCs w:val="12"/>
                <w:lang w:eastAsia="ko-KR"/>
              </w:rPr>
              <w:t>[</w:t>
            </w:r>
            <w:r w:rsidRPr="002721B0">
              <w:rPr>
                <w:rFonts w:ascii="Arial" w:eastAsia="MS Mincho" w:hAnsi="Arial"/>
                <w:sz w:val="12"/>
                <w:szCs w:val="12"/>
              </w:rPr>
              <w:t>Per band]</w:t>
            </w:r>
          </w:p>
        </w:tc>
        <w:tc>
          <w:tcPr>
            <w:tcW w:w="228" w:type="pct"/>
            <w:tcBorders>
              <w:top w:val="single" w:sz="4" w:space="0" w:color="auto"/>
              <w:left w:val="single" w:sz="4" w:space="0" w:color="auto"/>
              <w:bottom w:val="single" w:sz="4" w:space="0" w:color="auto"/>
              <w:right w:val="single" w:sz="4" w:space="0" w:color="auto"/>
            </w:tcBorders>
            <w:shd w:val="clear" w:color="auto" w:fill="FFFF00"/>
          </w:tcPr>
          <w:p w14:paraId="6FEA684F" w14:textId="77777777" w:rsidR="00C41182" w:rsidRPr="002721B0" w:rsidRDefault="00C41182" w:rsidP="000A1D05">
            <w:pPr>
              <w:keepNext/>
              <w:keepLines/>
              <w:snapToGrid w:val="0"/>
              <w:spacing w:line="259" w:lineRule="auto"/>
              <w:rPr>
                <w:rFonts w:ascii="Arial" w:eastAsia="MS Mincho" w:hAnsi="Arial"/>
                <w:color w:val="000000"/>
                <w:sz w:val="12"/>
                <w:szCs w:val="12"/>
              </w:rPr>
            </w:pPr>
            <w:r w:rsidRPr="002721B0">
              <w:rPr>
                <w:rFonts w:ascii="Arial" w:eastAsia="MS Mincho" w:hAnsi="Arial"/>
                <w:sz w:val="12"/>
                <w:szCs w:val="12"/>
              </w:rPr>
              <w:t>N.A.</w:t>
            </w:r>
          </w:p>
        </w:tc>
        <w:tc>
          <w:tcPr>
            <w:tcW w:w="228" w:type="pct"/>
            <w:tcBorders>
              <w:top w:val="single" w:sz="4" w:space="0" w:color="auto"/>
              <w:left w:val="single" w:sz="4" w:space="0" w:color="auto"/>
              <w:bottom w:val="single" w:sz="4" w:space="0" w:color="auto"/>
              <w:right w:val="single" w:sz="4" w:space="0" w:color="auto"/>
            </w:tcBorders>
            <w:shd w:val="clear" w:color="auto" w:fill="FFFF00"/>
          </w:tcPr>
          <w:p w14:paraId="0EB0843C" w14:textId="77777777" w:rsidR="00C41182" w:rsidRPr="002721B0" w:rsidRDefault="00C41182" w:rsidP="000A1D05">
            <w:pPr>
              <w:keepNext/>
              <w:keepLines/>
              <w:snapToGrid w:val="0"/>
              <w:spacing w:line="259" w:lineRule="auto"/>
              <w:rPr>
                <w:rFonts w:ascii="Arial" w:eastAsia="MS Mincho" w:hAnsi="Arial"/>
                <w:color w:val="000000"/>
                <w:sz w:val="12"/>
                <w:szCs w:val="12"/>
              </w:rPr>
            </w:pPr>
            <w:r w:rsidRPr="002721B0">
              <w:rPr>
                <w:rFonts w:ascii="Arial" w:eastAsia="MS Mincho" w:hAnsi="Arial"/>
                <w:sz w:val="12"/>
                <w:szCs w:val="12"/>
              </w:rPr>
              <w:t>N.A.</w:t>
            </w:r>
          </w:p>
        </w:tc>
        <w:tc>
          <w:tcPr>
            <w:tcW w:w="228" w:type="pct"/>
            <w:tcBorders>
              <w:top w:val="single" w:sz="4" w:space="0" w:color="auto"/>
              <w:left w:val="single" w:sz="4" w:space="0" w:color="auto"/>
              <w:bottom w:val="single" w:sz="4" w:space="0" w:color="auto"/>
              <w:right w:val="single" w:sz="4" w:space="0" w:color="auto"/>
            </w:tcBorders>
            <w:shd w:val="clear" w:color="auto" w:fill="FFFF00"/>
          </w:tcPr>
          <w:p w14:paraId="24CD9AA3" w14:textId="77777777" w:rsidR="00C41182" w:rsidRPr="002721B0" w:rsidRDefault="00C41182" w:rsidP="000A1D05">
            <w:pPr>
              <w:keepNext/>
              <w:keepLines/>
              <w:snapToGrid w:val="0"/>
              <w:spacing w:line="259" w:lineRule="auto"/>
              <w:rPr>
                <w:rFonts w:ascii="Arial" w:eastAsia="MS Mincho" w:hAnsi="Arial"/>
                <w:color w:val="000000"/>
                <w:sz w:val="12"/>
                <w:szCs w:val="12"/>
              </w:rPr>
            </w:pPr>
            <w:r w:rsidRPr="002721B0">
              <w:rPr>
                <w:rFonts w:ascii="Arial" w:eastAsia="MS Mincho" w:hAnsi="Arial"/>
                <w:sz w:val="12"/>
                <w:szCs w:val="12"/>
              </w:rPr>
              <w:t>N.A.</w:t>
            </w:r>
          </w:p>
        </w:tc>
        <w:tc>
          <w:tcPr>
            <w:tcW w:w="136" w:type="pct"/>
            <w:tcBorders>
              <w:top w:val="single" w:sz="4" w:space="0" w:color="auto"/>
              <w:left w:val="single" w:sz="4" w:space="0" w:color="auto"/>
              <w:bottom w:val="single" w:sz="4" w:space="0" w:color="auto"/>
              <w:right w:val="single" w:sz="4" w:space="0" w:color="auto"/>
            </w:tcBorders>
            <w:shd w:val="clear" w:color="auto" w:fill="FFFF00"/>
          </w:tcPr>
          <w:p w14:paraId="7EB21276" w14:textId="77777777" w:rsidR="00C41182" w:rsidRPr="002721B0" w:rsidRDefault="00C41182" w:rsidP="000A1D05">
            <w:pPr>
              <w:keepNext/>
              <w:keepLines/>
              <w:snapToGrid w:val="0"/>
              <w:spacing w:line="259" w:lineRule="auto"/>
              <w:rPr>
                <w:rFonts w:ascii="Arial" w:eastAsia="MS Mincho" w:hAnsi="Arial" w:cs="Arial"/>
                <w:sz w:val="12"/>
                <w:szCs w:val="12"/>
              </w:rPr>
            </w:pPr>
          </w:p>
        </w:tc>
        <w:tc>
          <w:tcPr>
            <w:tcW w:w="380" w:type="pct"/>
            <w:tcBorders>
              <w:top w:val="single" w:sz="4" w:space="0" w:color="auto"/>
              <w:left w:val="single" w:sz="4" w:space="0" w:color="auto"/>
              <w:bottom w:val="single" w:sz="4" w:space="0" w:color="auto"/>
              <w:right w:val="single" w:sz="4" w:space="0" w:color="auto"/>
            </w:tcBorders>
            <w:shd w:val="clear" w:color="auto" w:fill="auto"/>
          </w:tcPr>
          <w:p w14:paraId="107B425D" w14:textId="77777777" w:rsidR="00C41182" w:rsidRPr="002721B0" w:rsidRDefault="00C41182" w:rsidP="000A1D05">
            <w:pPr>
              <w:keepNext/>
              <w:keepLines/>
              <w:snapToGrid w:val="0"/>
              <w:spacing w:line="259" w:lineRule="auto"/>
              <w:rPr>
                <w:rFonts w:ascii="Arial" w:eastAsia="MS Mincho" w:hAnsi="Arial" w:cs="Arial"/>
                <w:sz w:val="12"/>
                <w:szCs w:val="12"/>
              </w:rPr>
            </w:pPr>
            <w:r w:rsidRPr="002721B0">
              <w:rPr>
                <w:rFonts w:ascii="Arial" w:eastAsia="MS Mincho" w:hAnsi="Arial"/>
                <w:sz w:val="12"/>
                <w:szCs w:val="12"/>
              </w:rPr>
              <w:t>Optional with capability signalling.</w:t>
            </w:r>
          </w:p>
        </w:tc>
      </w:tr>
      <w:tr w:rsidR="00C41182" w:rsidRPr="002721B0" w14:paraId="3B6713B2" w14:textId="77777777" w:rsidTr="000A1D05">
        <w:trPr>
          <w:trHeight w:val="20"/>
        </w:trPr>
        <w:tc>
          <w:tcPr>
            <w:tcW w:w="441" w:type="pct"/>
            <w:tcBorders>
              <w:top w:val="single" w:sz="4" w:space="0" w:color="auto"/>
              <w:left w:val="single" w:sz="4" w:space="0" w:color="auto"/>
              <w:bottom w:val="single" w:sz="4" w:space="0" w:color="auto"/>
              <w:right w:val="single" w:sz="4" w:space="0" w:color="auto"/>
            </w:tcBorders>
            <w:shd w:val="clear" w:color="auto" w:fill="auto"/>
          </w:tcPr>
          <w:p w14:paraId="1842D053" w14:textId="77777777" w:rsidR="00C41182" w:rsidRPr="002721B0" w:rsidRDefault="00C41182" w:rsidP="000A1D05">
            <w:pPr>
              <w:keepNext/>
              <w:keepLines/>
              <w:snapToGrid w:val="0"/>
              <w:spacing w:line="259" w:lineRule="auto"/>
              <w:rPr>
                <w:rFonts w:ascii="Arial" w:eastAsia="MS Mincho" w:hAnsi="Arial" w:cs="Arial"/>
                <w:color w:val="FF0000"/>
                <w:sz w:val="12"/>
                <w:szCs w:val="12"/>
                <w:lang w:eastAsia="ja-JP"/>
              </w:rPr>
            </w:pPr>
            <w:r w:rsidRPr="002721B0">
              <w:rPr>
                <w:rFonts w:ascii="Arial" w:eastAsia="MS Mincho" w:hAnsi="Arial" w:cs="Arial"/>
                <w:color w:val="FF0000"/>
                <w:sz w:val="12"/>
                <w:szCs w:val="12"/>
                <w:lang w:eastAsia="ja-JP"/>
              </w:rPr>
              <w:t>32. NR_SL_enh</w:t>
            </w:r>
          </w:p>
        </w:tc>
        <w:tc>
          <w:tcPr>
            <w:tcW w:w="198" w:type="pct"/>
            <w:tcBorders>
              <w:top w:val="single" w:sz="4" w:space="0" w:color="auto"/>
              <w:left w:val="single" w:sz="4" w:space="0" w:color="auto"/>
              <w:bottom w:val="single" w:sz="4" w:space="0" w:color="auto"/>
              <w:right w:val="single" w:sz="4" w:space="0" w:color="auto"/>
            </w:tcBorders>
            <w:shd w:val="clear" w:color="auto" w:fill="auto"/>
          </w:tcPr>
          <w:p w14:paraId="563EABFC" w14:textId="77777777" w:rsidR="00C41182" w:rsidRPr="002721B0" w:rsidRDefault="00C41182" w:rsidP="000A1D05">
            <w:pPr>
              <w:keepNext/>
              <w:keepLines/>
              <w:snapToGrid w:val="0"/>
              <w:spacing w:line="259" w:lineRule="auto"/>
              <w:rPr>
                <w:rFonts w:ascii="Arial" w:eastAsia="Malgun Gothic" w:hAnsi="Arial" w:cs="Arial"/>
                <w:color w:val="FF0000"/>
                <w:sz w:val="12"/>
                <w:szCs w:val="12"/>
                <w:lang w:eastAsia="ko-KR"/>
              </w:rPr>
            </w:pPr>
            <w:r w:rsidRPr="002721B0">
              <w:rPr>
                <w:rFonts w:ascii="Arial" w:eastAsia="Malgun Gothic" w:hAnsi="Arial" w:cs="Arial"/>
                <w:color w:val="FF0000"/>
                <w:sz w:val="12"/>
                <w:szCs w:val="12"/>
                <w:lang w:eastAsia="ko-KR"/>
              </w:rPr>
              <w:t>32-5a-2</w:t>
            </w:r>
          </w:p>
        </w:tc>
        <w:tc>
          <w:tcPr>
            <w:tcW w:w="445" w:type="pct"/>
            <w:tcBorders>
              <w:top w:val="single" w:sz="4" w:space="0" w:color="auto"/>
              <w:left w:val="single" w:sz="4" w:space="0" w:color="auto"/>
              <w:bottom w:val="single" w:sz="4" w:space="0" w:color="auto"/>
              <w:right w:val="single" w:sz="4" w:space="0" w:color="auto"/>
            </w:tcBorders>
            <w:shd w:val="clear" w:color="auto" w:fill="auto"/>
          </w:tcPr>
          <w:p w14:paraId="3D58C65A" w14:textId="77777777" w:rsidR="00C41182" w:rsidRPr="002721B0" w:rsidRDefault="00C41182" w:rsidP="000A1D05">
            <w:pPr>
              <w:keepNext/>
              <w:keepLines/>
              <w:snapToGrid w:val="0"/>
              <w:spacing w:line="259" w:lineRule="auto"/>
              <w:rPr>
                <w:rFonts w:ascii="Arial" w:eastAsia="Malgun Gothic" w:hAnsi="Arial"/>
                <w:color w:val="FF0000"/>
                <w:sz w:val="12"/>
                <w:szCs w:val="12"/>
                <w:lang w:eastAsia="ko-KR"/>
              </w:rPr>
            </w:pPr>
            <w:r w:rsidRPr="002721B0">
              <w:rPr>
                <w:rFonts w:ascii="Arial" w:eastAsia="Malgun Gothic" w:hAnsi="Arial"/>
                <w:color w:val="FF0000"/>
                <w:sz w:val="12"/>
                <w:szCs w:val="12"/>
                <w:lang w:eastAsia="ko-KR"/>
              </w:rPr>
              <w:t>Receiving Inter-UE coordination scheme 1 in NR sidelink mode 2</w:t>
            </w:r>
          </w:p>
        </w:tc>
        <w:tc>
          <w:tcPr>
            <w:tcW w:w="1248" w:type="pct"/>
            <w:tcBorders>
              <w:top w:val="single" w:sz="4" w:space="0" w:color="auto"/>
              <w:left w:val="single" w:sz="4" w:space="0" w:color="auto"/>
              <w:bottom w:val="single" w:sz="4" w:space="0" w:color="auto"/>
              <w:right w:val="single" w:sz="4" w:space="0" w:color="auto"/>
            </w:tcBorders>
            <w:shd w:val="clear" w:color="auto" w:fill="auto"/>
          </w:tcPr>
          <w:p w14:paraId="11BE4271" w14:textId="77777777" w:rsidR="00C41182" w:rsidRPr="002721B0" w:rsidRDefault="00C41182" w:rsidP="000A1D05">
            <w:pPr>
              <w:autoSpaceDE w:val="0"/>
              <w:autoSpaceDN w:val="0"/>
              <w:adjustRightInd w:val="0"/>
              <w:snapToGrid w:val="0"/>
              <w:spacing w:line="259" w:lineRule="auto"/>
              <w:contextualSpacing/>
              <w:jc w:val="both"/>
              <w:rPr>
                <w:rFonts w:ascii="Arial" w:eastAsia="Malgun Gothic" w:hAnsi="Arial" w:cs="Arial"/>
                <w:color w:val="FF0000"/>
                <w:sz w:val="12"/>
                <w:szCs w:val="12"/>
                <w:lang w:eastAsia="ko-KR"/>
              </w:rPr>
            </w:pPr>
            <w:r w:rsidRPr="002721B0">
              <w:rPr>
                <w:rFonts w:ascii="Arial" w:eastAsia="Malgun Gothic" w:hAnsi="Arial" w:cs="Arial"/>
                <w:color w:val="FF0000"/>
                <w:sz w:val="12"/>
                <w:szCs w:val="12"/>
                <w:lang w:eastAsia="ko-KR"/>
              </w:rPr>
              <w:t>1) UE can receive inter-UE coordination information of preferred resource set/non-preferred resource set and use the received information in its own resource (re-)selection in NR sidelink mode 2.</w:t>
            </w:r>
          </w:p>
          <w:p w14:paraId="4B079110" w14:textId="77777777" w:rsidR="00C41182" w:rsidRPr="002721B0" w:rsidRDefault="00C41182" w:rsidP="000A1D05">
            <w:pPr>
              <w:autoSpaceDE w:val="0"/>
              <w:autoSpaceDN w:val="0"/>
              <w:adjustRightInd w:val="0"/>
              <w:snapToGrid w:val="0"/>
              <w:spacing w:line="259" w:lineRule="auto"/>
              <w:contextualSpacing/>
              <w:jc w:val="both"/>
              <w:rPr>
                <w:rFonts w:ascii="Arial" w:eastAsia="Malgun Gothic" w:hAnsi="Arial" w:cs="Arial"/>
                <w:color w:val="FF0000"/>
                <w:sz w:val="12"/>
                <w:szCs w:val="12"/>
                <w:lang w:eastAsia="ko-KR"/>
              </w:rPr>
            </w:pPr>
            <w:r w:rsidRPr="002721B0">
              <w:rPr>
                <w:rFonts w:ascii="Arial" w:eastAsia="Malgun Gothic" w:hAnsi="Arial" w:cs="Arial"/>
                <w:color w:val="FF0000"/>
                <w:sz w:val="12"/>
                <w:szCs w:val="12"/>
                <w:lang w:eastAsia="ko-KR"/>
              </w:rPr>
              <w:t xml:space="preserve">2) UE can </w:t>
            </w:r>
            <w:r w:rsidRPr="002721B0">
              <w:rPr>
                <w:rFonts w:ascii="Arial" w:eastAsia="Malgun Gothic" w:hAnsi="Arial" w:cs="Arial"/>
                <w:strike/>
                <w:color w:val="FF0000"/>
                <w:sz w:val="12"/>
                <w:szCs w:val="12"/>
                <w:lang w:eastAsia="ko-KR"/>
              </w:rPr>
              <w:t>receive</w:t>
            </w:r>
            <w:r w:rsidRPr="002721B0">
              <w:rPr>
                <w:rFonts w:ascii="Arial" w:eastAsia="Malgun Gothic" w:hAnsi="Arial" w:cs="Arial"/>
                <w:color w:val="FF0000"/>
                <w:sz w:val="12"/>
                <w:szCs w:val="12"/>
                <w:lang w:eastAsia="ko-KR"/>
              </w:rPr>
              <w:t xml:space="preserve"> transmit an explicit request for inter-UE coordination information of </w:t>
            </w:r>
            <w:r w:rsidRPr="002721B0">
              <w:rPr>
                <w:rFonts w:ascii="Arial" w:eastAsia="Malgun Gothic" w:hAnsi="Arial" w:cs="Arial"/>
                <w:color w:val="FF0000"/>
                <w:sz w:val="12"/>
                <w:szCs w:val="12"/>
                <w:highlight w:val="yellow"/>
                <w:lang w:eastAsia="ko-KR"/>
              </w:rPr>
              <w:t>[FFS: preferred resource set only or both preferred resource set and non-preferred resource set]</w:t>
            </w:r>
            <w:r w:rsidRPr="002721B0">
              <w:rPr>
                <w:rFonts w:ascii="Arial" w:eastAsia="Malgun Gothic" w:hAnsi="Arial" w:cs="Arial"/>
                <w:color w:val="FF0000"/>
                <w:sz w:val="12"/>
                <w:szCs w:val="12"/>
                <w:lang w:eastAsia="ko-KR"/>
              </w:rPr>
              <w:t>.</w:t>
            </w:r>
          </w:p>
          <w:p w14:paraId="7C54EC80" w14:textId="77777777" w:rsidR="00C41182" w:rsidRPr="002721B0" w:rsidRDefault="00C41182" w:rsidP="000A1D05">
            <w:pPr>
              <w:autoSpaceDE w:val="0"/>
              <w:autoSpaceDN w:val="0"/>
              <w:adjustRightInd w:val="0"/>
              <w:snapToGrid w:val="0"/>
              <w:spacing w:line="259" w:lineRule="auto"/>
              <w:contextualSpacing/>
              <w:jc w:val="both"/>
              <w:rPr>
                <w:rFonts w:ascii="Arial" w:eastAsia="Malgun Gothic" w:hAnsi="Arial" w:cs="Arial"/>
                <w:color w:val="FF0000"/>
                <w:sz w:val="12"/>
                <w:szCs w:val="12"/>
                <w:lang w:eastAsia="ko-KR"/>
              </w:rPr>
            </w:pPr>
            <w:r w:rsidRPr="002721B0">
              <w:rPr>
                <w:rFonts w:ascii="Arial" w:eastAsia="MS Mincho" w:hAnsi="Arial" w:cs="Arial" w:hint="eastAsia"/>
                <w:color w:val="FF0000"/>
                <w:sz w:val="12"/>
                <w:szCs w:val="12"/>
                <w:highlight w:val="yellow"/>
                <w:lang w:eastAsia="ja-JP"/>
              </w:rPr>
              <w:t>F</w:t>
            </w:r>
            <w:r w:rsidRPr="002721B0">
              <w:rPr>
                <w:rFonts w:ascii="Arial" w:eastAsia="MS Mincho" w:hAnsi="Arial" w:cs="Arial"/>
                <w:color w:val="FF0000"/>
                <w:sz w:val="12"/>
                <w:szCs w:val="12"/>
                <w:highlight w:val="yellow"/>
                <w:lang w:eastAsia="ja-JP"/>
              </w:rPr>
              <w:t>FS whether/how to split FG 32-5a-2 into multiple FGs</w:t>
            </w:r>
          </w:p>
        </w:tc>
        <w:tc>
          <w:tcPr>
            <w:tcW w:w="265" w:type="pct"/>
            <w:tcBorders>
              <w:top w:val="single" w:sz="4" w:space="0" w:color="auto"/>
              <w:left w:val="single" w:sz="4" w:space="0" w:color="auto"/>
              <w:bottom w:val="single" w:sz="4" w:space="0" w:color="auto"/>
              <w:right w:val="single" w:sz="4" w:space="0" w:color="auto"/>
            </w:tcBorders>
            <w:shd w:val="clear" w:color="auto" w:fill="FFFF00"/>
          </w:tcPr>
          <w:p w14:paraId="6101D499" w14:textId="77777777" w:rsidR="00C41182" w:rsidRPr="002721B0" w:rsidRDefault="00C41182" w:rsidP="000A1D05">
            <w:pPr>
              <w:keepNext/>
              <w:keepLines/>
              <w:snapToGrid w:val="0"/>
              <w:spacing w:line="259" w:lineRule="auto"/>
              <w:rPr>
                <w:rFonts w:ascii="Arial" w:eastAsia="Malgun Gothic" w:hAnsi="Arial" w:cs="Arial"/>
                <w:color w:val="FF0000"/>
                <w:sz w:val="12"/>
                <w:szCs w:val="12"/>
                <w:lang w:eastAsia="ko-KR"/>
              </w:rPr>
            </w:pPr>
            <w:r w:rsidRPr="002721B0">
              <w:rPr>
                <w:rFonts w:ascii="Arial" w:eastAsia="Malgun Gothic" w:hAnsi="Arial" w:cs="Arial"/>
                <w:color w:val="FF0000"/>
                <w:sz w:val="12"/>
                <w:szCs w:val="12"/>
                <w:lang w:eastAsia="ko-KR"/>
              </w:rPr>
              <w:t>[TBD]</w:t>
            </w:r>
          </w:p>
        </w:tc>
        <w:tc>
          <w:tcPr>
            <w:tcW w:w="249" w:type="pct"/>
            <w:tcBorders>
              <w:top w:val="single" w:sz="4" w:space="0" w:color="auto"/>
              <w:left w:val="single" w:sz="4" w:space="0" w:color="auto"/>
              <w:bottom w:val="single" w:sz="4" w:space="0" w:color="auto"/>
              <w:right w:val="single" w:sz="4" w:space="0" w:color="auto"/>
            </w:tcBorders>
            <w:shd w:val="clear" w:color="auto" w:fill="FFFF00"/>
          </w:tcPr>
          <w:p w14:paraId="1E45D337" w14:textId="77777777" w:rsidR="00C41182" w:rsidRPr="002721B0" w:rsidRDefault="00C41182" w:rsidP="000A1D05">
            <w:pPr>
              <w:keepNext/>
              <w:keepLines/>
              <w:snapToGrid w:val="0"/>
              <w:spacing w:line="259" w:lineRule="auto"/>
              <w:rPr>
                <w:rFonts w:ascii="Arial" w:eastAsia="Malgun Gothic" w:hAnsi="Arial" w:cs="Arial"/>
                <w:color w:val="FF0000"/>
                <w:sz w:val="12"/>
                <w:szCs w:val="12"/>
                <w:lang w:eastAsia="ko-KR"/>
              </w:rPr>
            </w:pPr>
            <w:r w:rsidRPr="002721B0">
              <w:rPr>
                <w:rFonts w:ascii="Arial" w:eastAsia="Malgun Gothic" w:hAnsi="Arial" w:cs="Arial"/>
                <w:color w:val="FF0000"/>
                <w:sz w:val="12"/>
                <w:szCs w:val="12"/>
                <w:lang w:eastAsia="ko-KR"/>
              </w:rPr>
              <w:t>[Yes]</w:t>
            </w:r>
          </w:p>
        </w:tc>
        <w:tc>
          <w:tcPr>
            <w:tcW w:w="249" w:type="pct"/>
            <w:tcBorders>
              <w:top w:val="single" w:sz="4" w:space="0" w:color="auto"/>
              <w:left w:val="single" w:sz="4" w:space="0" w:color="auto"/>
              <w:bottom w:val="single" w:sz="4" w:space="0" w:color="auto"/>
              <w:right w:val="single" w:sz="4" w:space="0" w:color="auto"/>
            </w:tcBorders>
            <w:shd w:val="clear" w:color="auto" w:fill="FFFF00"/>
          </w:tcPr>
          <w:p w14:paraId="77C4B274" w14:textId="77777777" w:rsidR="00C41182" w:rsidRPr="002721B0" w:rsidRDefault="00C41182" w:rsidP="000A1D05">
            <w:pPr>
              <w:keepNext/>
              <w:keepLines/>
              <w:snapToGrid w:val="0"/>
              <w:spacing w:line="259" w:lineRule="auto"/>
              <w:rPr>
                <w:rFonts w:ascii="Arial" w:eastAsia="Malgun Gothic" w:hAnsi="Arial" w:cs="Arial"/>
                <w:color w:val="FF0000"/>
                <w:sz w:val="12"/>
                <w:szCs w:val="12"/>
                <w:lang w:eastAsia="ko-KR"/>
              </w:rPr>
            </w:pPr>
            <w:r w:rsidRPr="002721B0">
              <w:rPr>
                <w:rFonts w:ascii="Arial" w:eastAsia="Malgun Gothic" w:hAnsi="Arial" w:cs="Arial"/>
                <w:color w:val="FF0000"/>
                <w:sz w:val="12"/>
                <w:szCs w:val="12"/>
                <w:lang w:eastAsia="ko-KR"/>
              </w:rPr>
              <w:t>[Yes]</w:t>
            </w:r>
          </w:p>
        </w:tc>
        <w:tc>
          <w:tcPr>
            <w:tcW w:w="441" w:type="pct"/>
            <w:tcBorders>
              <w:top w:val="single" w:sz="4" w:space="0" w:color="auto"/>
              <w:left w:val="single" w:sz="4" w:space="0" w:color="auto"/>
              <w:bottom w:val="single" w:sz="4" w:space="0" w:color="auto"/>
              <w:right w:val="single" w:sz="4" w:space="0" w:color="auto"/>
            </w:tcBorders>
            <w:shd w:val="clear" w:color="auto" w:fill="auto"/>
          </w:tcPr>
          <w:p w14:paraId="4FFF054D" w14:textId="77777777" w:rsidR="00C41182" w:rsidRPr="002721B0" w:rsidRDefault="00C41182" w:rsidP="000A1D05">
            <w:pPr>
              <w:keepNext/>
              <w:keepLines/>
              <w:snapToGrid w:val="0"/>
              <w:spacing w:line="259" w:lineRule="auto"/>
              <w:rPr>
                <w:rFonts w:ascii="Arial" w:eastAsia="Malgun Gothic" w:hAnsi="Arial" w:cs="Arial"/>
                <w:color w:val="FF0000"/>
                <w:sz w:val="12"/>
                <w:szCs w:val="12"/>
                <w:lang w:eastAsia="ko-KR"/>
              </w:rPr>
            </w:pPr>
            <w:r w:rsidRPr="002721B0">
              <w:rPr>
                <w:rFonts w:ascii="Arial" w:eastAsia="Malgun Gothic" w:hAnsi="Arial" w:cs="Arial"/>
                <w:color w:val="FF0000"/>
                <w:sz w:val="12"/>
                <w:szCs w:val="12"/>
                <w:lang w:eastAsia="ko-KR"/>
              </w:rPr>
              <w:t>UE does not support receiving inter-UE coordination scheme 1 in NR sidelink mode 2.</w:t>
            </w:r>
          </w:p>
          <w:p w14:paraId="057B29E0" w14:textId="77777777" w:rsidR="00C41182" w:rsidRPr="002721B0" w:rsidRDefault="00C41182" w:rsidP="000A1D05">
            <w:pPr>
              <w:keepNext/>
              <w:keepLines/>
              <w:snapToGrid w:val="0"/>
              <w:spacing w:line="259" w:lineRule="auto"/>
              <w:rPr>
                <w:rFonts w:ascii="Arial" w:eastAsia="Malgun Gothic" w:hAnsi="Arial" w:cs="Arial"/>
                <w:color w:val="FF0000"/>
                <w:sz w:val="12"/>
                <w:szCs w:val="12"/>
                <w:lang w:eastAsia="ko-KR"/>
              </w:rPr>
            </w:pPr>
            <w:r w:rsidRPr="002721B0">
              <w:rPr>
                <w:rFonts w:ascii="Arial" w:eastAsia="Malgun Gothic" w:hAnsi="Arial" w:cs="Arial"/>
                <w:color w:val="FF0000"/>
                <w:sz w:val="12"/>
                <w:szCs w:val="12"/>
                <w:highlight w:val="yellow"/>
                <w:lang w:eastAsia="ko-KR"/>
              </w:rPr>
              <w:t>UE does not transmit an explicit request for inter-UE coordination information</w:t>
            </w:r>
          </w:p>
        </w:tc>
        <w:tc>
          <w:tcPr>
            <w:tcW w:w="262" w:type="pct"/>
            <w:tcBorders>
              <w:top w:val="single" w:sz="4" w:space="0" w:color="auto"/>
              <w:left w:val="single" w:sz="4" w:space="0" w:color="auto"/>
              <w:bottom w:val="single" w:sz="4" w:space="0" w:color="auto"/>
              <w:right w:val="single" w:sz="4" w:space="0" w:color="auto"/>
            </w:tcBorders>
            <w:shd w:val="clear" w:color="auto" w:fill="FFFF00"/>
          </w:tcPr>
          <w:p w14:paraId="6102341D" w14:textId="77777777" w:rsidR="00C41182" w:rsidRPr="002721B0" w:rsidRDefault="00C41182" w:rsidP="000A1D05">
            <w:pPr>
              <w:keepNext/>
              <w:keepLines/>
              <w:snapToGrid w:val="0"/>
              <w:spacing w:line="259" w:lineRule="auto"/>
              <w:rPr>
                <w:rFonts w:ascii="Arial" w:eastAsia="Malgun Gothic" w:hAnsi="Arial" w:cs="Arial"/>
                <w:color w:val="FF0000"/>
                <w:sz w:val="12"/>
                <w:szCs w:val="12"/>
                <w:lang w:eastAsia="ko-KR"/>
              </w:rPr>
            </w:pPr>
            <w:r w:rsidRPr="002721B0">
              <w:rPr>
                <w:rFonts w:ascii="Arial" w:eastAsia="Malgun Gothic" w:hAnsi="Arial" w:cs="Arial"/>
                <w:color w:val="FF0000"/>
                <w:sz w:val="12"/>
                <w:szCs w:val="12"/>
                <w:lang w:eastAsia="ko-KR"/>
              </w:rPr>
              <w:t>[</w:t>
            </w:r>
            <w:r w:rsidRPr="002721B0">
              <w:rPr>
                <w:rFonts w:ascii="Arial" w:eastAsia="MS Mincho" w:hAnsi="Arial"/>
                <w:color w:val="FF0000"/>
                <w:sz w:val="12"/>
                <w:szCs w:val="12"/>
              </w:rPr>
              <w:t>Per band]</w:t>
            </w:r>
          </w:p>
        </w:tc>
        <w:tc>
          <w:tcPr>
            <w:tcW w:w="228" w:type="pct"/>
            <w:tcBorders>
              <w:top w:val="single" w:sz="4" w:space="0" w:color="auto"/>
              <w:left w:val="single" w:sz="4" w:space="0" w:color="auto"/>
              <w:bottom w:val="single" w:sz="4" w:space="0" w:color="auto"/>
              <w:right w:val="single" w:sz="4" w:space="0" w:color="auto"/>
            </w:tcBorders>
            <w:shd w:val="clear" w:color="auto" w:fill="FFFF00"/>
          </w:tcPr>
          <w:p w14:paraId="2C963027" w14:textId="77777777" w:rsidR="00C41182" w:rsidRPr="002721B0" w:rsidRDefault="00C41182" w:rsidP="000A1D05">
            <w:pPr>
              <w:keepNext/>
              <w:keepLines/>
              <w:snapToGrid w:val="0"/>
              <w:spacing w:line="259" w:lineRule="auto"/>
              <w:rPr>
                <w:rFonts w:ascii="Arial" w:eastAsia="MS Mincho" w:hAnsi="Arial"/>
                <w:color w:val="FF0000"/>
                <w:sz w:val="12"/>
                <w:szCs w:val="12"/>
              </w:rPr>
            </w:pPr>
            <w:r w:rsidRPr="002721B0">
              <w:rPr>
                <w:rFonts w:ascii="Arial" w:eastAsia="MS Mincho" w:hAnsi="Arial"/>
                <w:color w:val="FF0000"/>
                <w:sz w:val="12"/>
                <w:szCs w:val="12"/>
              </w:rPr>
              <w:t>N.A.</w:t>
            </w:r>
          </w:p>
        </w:tc>
        <w:tc>
          <w:tcPr>
            <w:tcW w:w="228" w:type="pct"/>
            <w:tcBorders>
              <w:top w:val="single" w:sz="4" w:space="0" w:color="auto"/>
              <w:left w:val="single" w:sz="4" w:space="0" w:color="auto"/>
              <w:bottom w:val="single" w:sz="4" w:space="0" w:color="auto"/>
              <w:right w:val="single" w:sz="4" w:space="0" w:color="auto"/>
            </w:tcBorders>
            <w:shd w:val="clear" w:color="auto" w:fill="FFFF00"/>
          </w:tcPr>
          <w:p w14:paraId="18C20610" w14:textId="77777777" w:rsidR="00C41182" w:rsidRPr="002721B0" w:rsidRDefault="00C41182" w:rsidP="000A1D05">
            <w:pPr>
              <w:keepNext/>
              <w:keepLines/>
              <w:snapToGrid w:val="0"/>
              <w:spacing w:line="259" w:lineRule="auto"/>
              <w:rPr>
                <w:rFonts w:ascii="Arial" w:eastAsia="MS Mincho" w:hAnsi="Arial"/>
                <w:color w:val="FF0000"/>
                <w:sz w:val="12"/>
                <w:szCs w:val="12"/>
              </w:rPr>
            </w:pPr>
            <w:r w:rsidRPr="002721B0">
              <w:rPr>
                <w:rFonts w:ascii="Arial" w:eastAsia="MS Mincho" w:hAnsi="Arial"/>
                <w:color w:val="FF0000"/>
                <w:sz w:val="12"/>
                <w:szCs w:val="12"/>
              </w:rPr>
              <w:t>N.A.</w:t>
            </w:r>
          </w:p>
        </w:tc>
        <w:tc>
          <w:tcPr>
            <w:tcW w:w="228" w:type="pct"/>
            <w:tcBorders>
              <w:top w:val="single" w:sz="4" w:space="0" w:color="auto"/>
              <w:left w:val="single" w:sz="4" w:space="0" w:color="auto"/>
              <w:bottom w:val="single" w:sz="4" w:space="0" w:color="auto"/>
              <w:right w:val="single" w:sz="4" w:space="0" w:color="auto"/>
            </w:tcBorders>
            <w:shd w:val="clear" w:color="auto" w:fill="FFFF00"/>
          </w:tcPr>
          <w:p w14:paraId="666F48A3" w14:textId="77777777" w:rsidR="00C41182" w:rsidRPr="002721B0" w:rsidRDefault="00C41182" w:rsidP="000A1D05">
            <w:pPr>
              <w:keepNext/>
              <w:keepLines/>
              <w:snapToGrid w:val="0"/>
              <w:spacing w:line="259" w:lineRule="auto"/>
              <w:rPr>
                <w:rFonts w:ascii="Arial" w:eastAsia="MS Mincho" w:hAnsi="Arial"/>
                <w:color w:val="FF0000"/>
                <w:sz w:val="12"/>
                <w:szCs w:val="12"/>
              </w:rPr>
            </w:pPr>
            <w:r w:rsidRPr="002721B0">
              <w:rPr>
                <w:rFonts w:ascii="Arial" w:eastAsia="MS Mincho" w:hAnsi="Arial"/>
                <w:color w:val="FF0000"/>
                <w:sz w:val="12"/>
                <w:szCs w:val="12"/>
              </w:rPr>
              <w:t>N.A.</w:t>
            </w:r>
          </w:p>
        </w:tc>
        <w:tc>
          <w:tcPr>
            <w:tcW w:w="136" w:type="pct"/>
            <w:tcBorders>
              <w:top w:val="single" w:sz="4" w:space="0" w:color="auto"/>
              <w:left w:val="single" w:sz="4" w:space="0" w:color="auto"/>
              <w:bottom w:val="single" w:sz="4" w:space="0" w:color="auto"/>
              <w:right w:val="single" w:sz="4" w:space="0" w:color="auto"/>
            </w:tcBorders>
            <w:shd w:val="clear" w:color="auto" w:fill="FFFF00"/>
          </w:tcPr>
          <w:p w14:paraId="5642713A" w14:textId="77777777" w:rsidR="00C41182" w:rsidRPr="002721B0" w:rsidRDefault="00C41182" w:rsidP="000A1D05">
            <w:pPr>
              <w:keepNext/>
              <w:keepLines/>
              <w:snapToGrid w:val="0"/>
              <w:spacing w:line="259" w:lineRule="auto"/>
              <w:rPr>
                <w:rFonts w:ascii="Arial" w:eastAsia="MS Mincho" w:hAnsi="Arial" w:cs="Arial"/>
                <w:color w:val="FF0000"/>
                <w:sz w:val="12"/>
                <w:szCs w:val="12"/>
              </w:rPr>
            </w:pPr>
          </w:p>
        </w:tc>
        <w:tc>
          <w:tcPr>
            <w:tcW w:w="380" w:type="pct"/>
            <w:tcBorders>
              <w:top w:val="single" w:sz="4" w:space="0" w:color="auto"/>
              <w:left w:val="single" w:sz="4" w:space="0" w:color="auto"/>
              <w:bottom w:val="single" w:sz="4" w:space="0" w:color="auto"/>
              <w:right w:val="single" w:sz="4" w:space="0" w:color="auto"/>
            </w:tcBorders>
            <w:shd w:val="clear" w:color="auto" w:fill="auto"/>
          </w:tcPr>
          <w:p w14:paraId="4DFE9A02" w14:textId="77777777" w:rsidR="00C41182" w:rsidRPr="002721B0" w:rsidRDefault="00C41182" w:rsidP="000A1D05">
            <w:pPr>
              <w:keepNext/>
              <w:keepLines/>
              <w:snapToGrid w:val="0"/>
              <w:spacing w:line="259" w:lineRule="auto"/>
              <w:rPr>
                <w:rFonts w:ascii="Arial" w:eastAsia="MS Mincho" w:hAnsi="Arial"/>
                <w:color w:val="FF0000"/>
                <w:sz w:val="12"/>
                <w:szCs w:val="12"/>
              </w:rPr>
            </w:pPr>
            <w:r w:rsidRPr="002721B0">
              <w:rPr>
                <w:rFonts w:ascii="Arial" w:eastAsia="MS Mincho" w:hAnsi="Arial"/>
                <w:color w:val="FF0000"/>
                <w:sz w:val="12"/>
                <w:szCs w:val="12"/>
              </w:rPr>
              <w:t>Optional with capability signalling.</w:t>
            </w:r>
          </w:p>
        </w:tc>
      </w:tr>
    </w:tbl>
    <w:p w14:paraId="7C6B6CC0" w14:textId="77777777" w:rsidR="00C41182" w:rsidRPr="00176EC5" w:rsidRDefault="00C41182" w:rsidP="00176EC5"/>
    <w:p w14:paraId="403800D4" w14:textId="77777777" w:rsidR="00C41182" w:rsidRPr="00176EC5" w:rsidRDefault="00C41182" w:rsidP="00176EC5">
      <w:pPr>
        <w:rPr>
          <w:rFonts w:ascii="Times New Roman" w:eastAsia="MS Gothic" w:hAnsi="Times New Roman"/>
          <w:szCs w:val="16"/>
          <w:lang w:val="en-US" w:eastAsia="ja-JP"/>
        </w:rPr>
      </w:pPr>
      <w:r w:rsidRPr="00176EC5">
        <w:rPr>
          <w:rFonts w:ascii="Times New Roman" w:eastAsia="MS Gothic" w:hAnsi="Times New Roman"/>
          <w:szCs w:val="16"/>
          <w:highlight w:val="green"/>
          <w:lang w:val="en-US" w:eastAsia="ja-JP"/>
        </w:rPr>
        <w:t>Agreement</w:t>
      </w:r>
    </w:p>
    <w:p w14:paraId="3F84A141" w14:textId="77777777" w:rsidR="00C41182" w:rsidRPr="00176EC5" w:rsidRDefault="00C41182" w:rsidP="00F44FD9">
      <w:pPr>
        <w:pStyle w:val="ListParagraph"/>
        <w:numPr>
          <w:ilvl w:val="0"/>
          <w:numId w:val="231"/>
        </w:numPr>
        <w:rPr>
          <w:rFonts w:eastAsia="MS Gothic"/>
          <w:lang w:val="en-US"/>
        </w:rPr>
      </w:pPr>
      <w:r w:rsidRPr="00176EC5">
        <w:rPr>
          <w:rFonts w:eastAsia="MS Gothic"/>
          <w:lang w:val="en-US"/>
        </w:rPr>
        <w:t xml:space="preserve">Add FG </w:t>
      </w:r>
      <w:r w:rsidRPr="00176EC5">
        <w:rPr>
          <w:rFonts w:eastAsia="MS Gothic" w:hint="eastAsia"/>
          <w:lang w:val="en-US"/>
        </w:rPr>
        <w:t>3</w:t>
      </w:r>
      <w:r w:rsidRPr="00176EC5">
        <w:rPr>
          <w:rFonts w:eastAsia="MS Gothic"/>
          <w:lang w:val="en-US"/>
        </w:rPr>
        <w:t>2-6: Reception of Scheme 1 inter-UE coordination information over 2nd SCI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
        <w:gridCol w:w="390"/>
        <w:gridCol w:w="870"/>
        <w:gridCol w:w="2899"/>
        <w:gridCol w:w="222"/>
        <w:gridCol w:w="370"/>
        <w:gridCol w:w="577"/>
        <w:gridCol w:w="870"/>
        <w:gridCol w:w="403"/>
        <w:gridCol w:w="450"/>
        <w:gridCol w:w="450"/>
        <w:gridCol w:w="450"/>
        <w:gridCol w:w="919"/>
        <w:gridCol w:w="717"/>
      </w:tblGrid>
      <w:tr w:rsidR="00C41182" w:rsidRPr="00EC2CB0" w14:paraId="40216846" w14:textId="77777777" w:rsidTr="000A1D05">
        <w:trPr>
          <w:trHeight w:val="20"/>
        </w:trPr>
        <w:tc>
          <w:tcPr>
            <w:tcW w:w="383" w:type="pct"/>
            <w:tcBorders>
              <w:top w:val="single" w:sz="4" w:space="0" w:color="auto"/>
              <w:left w:val="single" w:sz="4" w:space="0" w:color="auto"/>
              <w:bottom w:val="single" w:sz="4" w:space="0" w:color="auto"/>
              <w:right w:val="single" w:sz="4" w:space="0" w:color="auto"/>
            </w:tcBorders>
          </w:tcPr>
          <w:p w14:paraId="5E2B0517" w14:textId="77777777" w:rsidR="00C41182" w:rsidRPr="00EC2CB0" w:rsidRDefault="00C41182" w:rsidP="000A1D05">
            <w:pPr>
              <w:keepNext/>
              <w:keepLines/>
              <w:snapToGrid w:val="0"/>
              <w:spacing w:line="259" w:lineRule="auto"/>
              <w:rPr>
                <w:rFonts w:ascii="Arial" w:eastAsia="MS Mincho" w:hAnsi="Arial" w:cs="Arial"/>
                <w:sz w:val="12"/>
                <w:szCs w:val="12"/>
                <w:lang w:eastAsia="ja-JP"/>
              </w:rPr>
            </w:pPr>
            <w:r w:rsidRPr="00EC2CB0">
              <w:rPr>
                <w:rFonts w:ascii="Arial" w:eastAsia="MS Mincho" w:hAnsi="Arial" w:cs="Arial"/>
                <w:sz w:val="12"/>
                <w:szCs w:val="12"/>
                <w:lang w:eastAsia="ja-JP"/>
              </w:rPr>
              <w:t>32. NR_SL_enh</w:t>
            </w:r>
          </w:p>
        </w:tc>
        <w:tc>
          <w:tcPr>
            <w:tcW w:w="142" w:type="pct"/>
            <w:tcBorders>
              <w:top w:val="single" w:sz="4" w:space="0" w:color="auto"/>
              <w:left w:val="single" w:sz="4" w:space="0" w:color="auto"/>
              <w:bottom w:val="single" w:sz="4" w:space="0" w:color="auto"/>
              <w:right w:val="single" w:sz="4" w:space="0" w:color="auto"/>
            </w:tcBorders>
          </w:tcPr>
          <w:p w14:paraId="336F3253" w14:textId="77777777" w:rsidR="00C41182" w:rsidRPr="00EC2CB0" w:rsidRDefault="00C41182" w:rsidP="000A1D05">
            <w:pPr>
              <w:keepNext/>
              <w:keepLines/>
              <w:snapToGrid w:val="0"/>
              <w:spacing w:line="259" w:lineRule="auto"/>
              <w:rPr>
                <w:rFonts w:ascii="Arial" w:eastAsia="Malgun Gothic" w:hAnsi="Arial" w:cs="Arial"/>
                <w:sz w:val="12"/>
                <w:szCs w:val="12"/>
                <w:lang w:eastAsia="ko-KR"/>
              </w:rPr>
            </w:pPr>
            <w:r w:rsidRPr="00EC2CB0">
              <w:rPr>
                <w:rFonts w:ascii="Arial" w:eastAsia="Malgun Gothic" w:hAnsi="Arial" w:cs="Arial"/>
                <w:sz w:val="12"/>
                <w:szCs w:val="12"/>
                <w:lang w:eastAsia="ko-KR"/>
              </w:rPr>
              <w:t>32-6</w:t>
            </w:r>
          </w:p>
        </w:tc>
        <w:tc>
          <w:tcPr>
            <w:tcW w:w="383" w:type="pct"/>
            <w:tcBorders>
              <w:top w:val="single" w:sz="4" w:space="0" w:color="auto"/>
              <w:left w:val="single" w:sz="4" w:space="0" w:color="auto"/>
              <w:bottom w:val="single" w:sz="4" w:space="0" w:color="auto"/>
              <w:right w:val="single" w:sz="4" w:space="0" w:color="auto"/>
            </w:tcBorders>
          </w:tcPr>
          <w:p w14:paraId="4BEA745E" w14:textId="77777777" w:rsidR="00C41182" w:rsidRPr="00EC2CB0" w:rsidRDefault="00C41182" w:rsidP="000A1D05">
            <w:pPr>
              <w:keepNext/>
              <w:keepLines/>
              <w:snapToGrid w:val="0"/>
              <w:spacing w:line="259" w:lineRule="auto"/>
              <w:rPr>
                <w:rFonts w:ascii="Arial" w:eastAsia="Malgun Gothic" w:hAnsi="Arial"/>
                <w:color w:val="000000"/>
                <w:sz w:val="12"/>
                <w:szCs w:val="12"/>
                <w:lang w:eastAsia="ko-KR"/>
              </w:rPr>
            </w:pPr>
            <w:r w:rsidRPr="00EC2CB0">
              <w:rPr>
                <w:rFonts w:ascii="Arial" w:eastAsia="Malgun Gothic" w:hAnsi="Arial"/>
                <w:color w:val="000000"/>
                <w:sz w:val="12"/>
                <w:szCs w:val="12"/>
                <w:lang w:eastAsia="ko-KR"/>
              </w:rPr>
              <w:t>Reception of Scheme 1 inter-UE coordination information over 2</w:t>
            </w:r>
            <w:r w:rsidRPr="00EC2CB0">
              <w:rPr>
                <w:rFonts w:ascii="Arial" w:eastAsia="Malgun Gothic" w:hAnsi="Arial"/>
                <w:color w:val="000000"/>
                <w:sz w:val="12"/>
                <w:szCs w:val="12"/>
                <w:vertAlign w:val="superscript"/>
                <w:lang w:eastAsia="ko-KR"/>
              </w:rPr>
              <w:t>nd</w:t>
            </w:r>
            <w:r w:rsidRPr="00EC2CB0">
              <w:rPr>
                <w:rFonts w:ascii="Arial" w:eastAsia="Malgun Gothic" w:hAnsi="Arial"/>
                <w:color w:val="000000"/>
                <w:sz w:val="12"/>
                <w:szCs w:val="12"/>
                <w:lang w:eastAsia="ko-KR"/>
              </w:rPr>
              <w:t xml:space="preserve"> SCI</w:t>
            </w:r>
          </w:p>
        </w:tc>
        <w:tc>
          <w:tcPr>
            <w:tcW w:w="1473" w:type="pct"/>
            <w:tcBorders>
              <w:top w:val="single" w:sz="4" w:space="0" w:color="auto"/>
              <w:left w:val="single" w:sz="4" w:space="0" w:color="auto"/>
              <w:bottom w:val="single" w:sz="4" w:space="0" w:color="auto"/>
              <w:right w:val="single" w:sz="4" w:space="0" w:color="auto"/>
            </w:tcBorders>
          </w:tcPr>
          <w:p w14:paraId="7C7F084C" w14:textId="77777777" w:rsidR="00C41182" w:rsidRPr="00EC2CB0" w:rsidRDefault="00C41182" w:rsidP="000A1D05">
            <w:pPr>
              <w:autoSpaceDE w:val="0"/>
              <w:autoSpaceDN w:val="0"/>
              <w:adjustRightInd w:val="0"/>
              <w:snapToGrid w:val="0"/>
              <w:spacing w:line="259" w:lineRule="auto"/>
              <w:contextualSpacing/>
              <w:jc w:val="both"/>
              <w:rPr>
                <w:rFonts w:ascii="Arial" w:eastAsia="Malgun Gothic" w:hAnsi="Arial" w:cs="Arial"/>
                <w:sz w:val="12"/>
                <w:szCs w:val="12"/>
                <w:lang w:eastAsia="ko-KR"/>
              </w:rPr>
            </w:pPr>
            <w:r w:rsidRPr="00EC2CB0">
              <w:rPr>
                <w:rFonts w:ascii="Arial" w:eastAsia="Malgun Gothic" w:hAnsi="Arial" w:cs="Arial"/>
                <w:sz w:val="12"/>
                <w:szCs w:val="12"/>
                <w:lang w:eastAsia="ko-KR"/>
              </w:rPr>
              <w:t>1) UE can receive Scheme 1 inter-UE coordination transmission over 2</w:t>
            </w:r>
            <w:r w:rsidRPr="00EC2CB0">
              <w:rPr>
                <w:rFonts w:ascii="Arial" w:eastAsia="Malgun Gothic" w:hAnsi="Arial" w:cs="Arial"/>
                <w:sz w:val="12"/>
                <w:szCs w:val="12"/>
                <w:vertAlign w:val="superscript"/>
                <w:lang w:eastAsia="ko-KR"/>
              </w:rPr>
              <w:t>nd</w:t>
            </w:r>
            <w:r w:rsidRPr="00EC2CB0">
              <w:rPr>
                <w:rFonts w:ascii="Arial" w:eastAsia="Malgun Gothic" w:hAnsi="Arial" w:cs="Arial"/>
                <w:sz w:val="12"/>
                <w:szCs w:val="12"/>
                <w:lang w:eastAsia="ko-KR"/>
              </w:rPr>
              <w:t xml:space="preserve"> SCI that is used in addition to the MAC-CE carrying the same inter-UE coordination information in the same transmission.</w:t>
            </w:r>
          </w:p>
          <w:p w14:paraId="306E36C2" w14:textId="77777777" w:rsidR="00C41182" w:rsidRPr="00EC2CB0" w:rsidRDefault="00C41182" w:rsidP="000A1D05">
            <w:pPr>
              <w:autoSpaceDE w:val="0"/>
              <w:autoSpaceDN w:val="0"/>
              <w:adjustRightInd w:val="0"/>
              <w:snapToGrid w:val="0"/>
              <w:spacing w:line="259" w:lineRule="auto"/>
              <w:contextualSpacing/>
              <w:jc w:val="both"/>
              <w:rPr>
                <w:rFonts w:ascii="Arial" w:eastAsia="Malgun Gothic" w:hAnsi="Arial" w:cs="Arial"/>
                <w:sz w:val="12"/>
                <w:szCs w:val="12"/>
                <w:lang w:eastAsia="ko-KR"/>
              </w:rPr>
            </w:pPr>
            <w:r w:rsidRPr="00EC2CB0">
              <w:rPr>
                <w:rFonts w:ascii="Arial" w:eastAsia="Malgun Gothic" w:hAnsi="Arial" w:cs="Arial"/>
                <w:sz w:val="12"/>
                <w:szCs w:val="12"/>
                <w:highlight w:val="yellow"/>
                <w:lang w:eastAsia="ko-KR"/>
              </w:rPr>
              <w:t>FFS whether to separate capabilities for preferred/non-preferred resource set</w:t>
            </w:r>
            <w:r w:rsidRPr="00EC2CB0">
              <w:rPr>
                <w:rFonts w:ascii="Arial" w:eastAsia="MS Mincho" w:hAnsi="Arial" w:cs="Arial" w:hint="eastAsia"/>
                <w:sz w:val="12"/>
                <w:szCs w:val="12"/>
                <w:highlight w:val="yellow"/>
                <w:lang w:eastAsia="ja-JP"/>
              </w:rPr>
              <w:t xml:space="preserve"> </w:t>
            </w:r>
            <w:r w:rsidRPr="00EC2CB0">
              <w:rPr>
                <w:rFonts w:ascii="Arial" w:eastAsia="MS Mincho" w:hAnsi="Arial" w:cs="Arial"/>
                <w:sz w:val="12"/>
                <w:szCs w:val="12"/>
                <w:highlight w:val="yellow"/>
                <w:lang w:eastAsia="ja-JP"/>
              </w:rPr>
              <w:t xml:space="preserve">and </w:t>
            </w:r>
            <w:r w:rsidRPr="00EC2CB0">
              <w:rPr>
                <w:rFonts w:ascii="Arial" w:eastAsia="Malgun Gothic" w:hAnsi="Arial" w:cs="Arial"/>
                <w:sz w:val="12"/>
                <w:szCs w:val="12"/>
                <w:highlight w:val="yellow"/>
                <w:lang w:eastAsia="ko-KR"/>
              </w:rPr>
              <w:t>explicit request</w:t>
            </w:r>
          </w:p>
        </w:tc>
        <w:tc>
          <w:tcPr>
            <w:tcW w:w="117" w:type="pct"/>
            <w:tcBorders>
              <w:top w:val="single" w:sz="4" w:space="0" w:color="auto"/>
              <w:left w:val="single" w:sz="4" w:space="0" w:color="auto"/>
              <w:bottom w:val="single" w:sz="4" w:space="0" w:color="auto"/>
              <w:right w:val="single" w:sz="4" w:space="0" w:color="auto"/>
            </w:tcBorders>
            <w:shd w:val="clear" w:color="auto" w:fill="FFFF00"/>
          </w:tcPr>
          <w:p w14:paraId="0F3780BA" w14:textId="77777777" w:rsidR="00C41182" w:rsidRPr="00EC2CB0" w:rsidRDefault="00C41182" w:rsidP="000A1D05">
            <w:pPr>
              <w:keepNext/>
              <w:keepLines/>
              <w:snapToGrid w:val="0"/>
              <w:spacing w:line="259" w:lineRule="auto"/>
              <w:rPr>
                <w:rFonts w:ascii="Arial" w:eastAsia="Malgun Gothic" w:hAnsi="Arial" w:cs="Arial"/>
                <w:sz w:val="12"/>
                <w:szCs w:val="12"/>
                <w:lang w:eastAsia="ko-KR"/>
              </w:rPr>
            </w:pPr>
          </w:p>
        </w:tc>
        <w:tc>
          <w:tcPr>
            <w:tcW w:w="160" w:type="pct"/>
            <w:tcBorders>
              <w:top w:val="single" w:sz="4" w:space="0" w:color="auto"/>
              <w:left w:val="single" w:sz="4" w:space="0" w:color="auto"/>
              <w:bottom w:val="single" w:sz="4" w:space="0" w:color="auto"/>
              <w:right w:val="single" w:sz="4" w:space="0" w:color="auto"/>
            </w:tcBorders>
            <w:shd w:val="clear" w:color="auto" w:fill="FFFF00"/>
          </w:tcPr>
          <w:p w14:paraId="5F5227A6" w14:textId="77777777" w:rsidR="00C41182" w:rsidRPr="00EC2CB0" w:rsidRDefault="00C41182" w:rsidP="000A1D05">
            <w:pPr>
              <w:keepNext/>
              <w:keepLines/>
              <w:snapToGrid w:val="0"/>
              <w:spacing w:line="259" w:lineRule="auto"/>
              <w:rPr>
                <w:rFonts w:ascii="Arial" w:eastAsia="Malgun Gothic" w:hAnsi="Arial" w:cs="Arial"/>
                <w:sz w:val="12"/>
                <w:szCs w:val="12"/>
                <w:lang w:eastAsia="ko-KR"/>
              </w:rPr>
            </w:pPr>
            <w:r w:rsidRPr="00EC2CB0">
              <w:rPr>
                <w:rFonts w:ascii="Arial" w:eastAsia="Malgun Gothic" w:hAnsi="Arial" w:cs="Arial"/>
                <w:sz w:val="12"/>
                <w:szCs w:val="12"/>
                <w:lang w:eastAsia="ko-KR"/>
              </w:rPr>
              <w:t>No</w:t>
            </w:r>
          </w:p>
        </w:tc>
        <w:tc>
          <w:tcPr>
            <w:tcW w:w="236" w:type="pct"/>
            <w:tcBorders>
              <w:top w:val="single" w:sz="4" w:space="0" w:color="auto"/>
              <w:left w:val="single" w:sz="4" w:space="0" w:color="auto"/>
              <w:bottom w:val="single" w:sz="4" w:space="0" w:color="auto"/>
              <w:right w:val="single" w:sz="4" w:space="0" w:color="auto"/>
            </w:tcBorders>
            <w:shd w:val="clear" w:color="auto" w:fill="auto"/>
          </w:tcPr>
          <w:p w14:paraId="6DC80177" w14:textId="77777777" w:rsidR="00C41182" w:rsidRPr="00EC2CB0" w:rsidRDefault="00C41182" w:rsidP="000A1D05">
            <w:pPr>
              <w:keepNext/>
              <w:keepLines/>
              <w:snapToGrid w:val="0"/>
              <w:spacing w:line="259" w:lineRule="auto"/>
              <w:rPr>
                <w:rFonts w:ascii="Arial" w:eastAsia="MS Mincho" w:hAnsi="Arial" w:cs="Arial"/>
                <w:sz w:val="12"/>
                <w:szCs w:val="12"/>
                <w:lang w:eastAsia="ja-JP"/>
              </w:rPr>
            </w:pPr>
            <w:r w:rsidRPr="00EC2CB0">
              <w:rPr>
                <w:rFonts w:ascii="Arial" w:eastAsia="Malgun Gothic" w:hAnsi="Arial" w:cs="Arial"/>
                <w:strike/>
                <w:color w:val="FF0000"/>
                <w:sz w:val="12"/>
                <w:szCs w:val="12"/>
                <w:lang w:eastAsia="ko-KR"/>
              </w:rPr>
              <w:t>No</w:t>
            </w:r>
            <w:r w:rsidRPr="00EC2CB0">
              <w:rPr>
                <w:rFonts w:ascii="Arial" w:eastAsia="Malgun Gothic" w:hAnsi="Arial" w:cs="Arial"/>
                <w:color w:val="FF0000"/>
                <w:sz w:val="12"/>
                <w:szCs w:val="12"/>
                <w:lang w:eastAsia="ko-KR"/>
              </w:rPr>
              <w:t>Yes</w:t>
            </w:r>
          </w:p>
        </w:tc>
        <w:tc>
          <w:tcPr>
            <w:tcW w:w="383" w:type="pct"/>
            <w:tcBorders>
              <w:top w:val="single" w:sz="4" w:space="0" w:color="auto"/>
              <w:left w:val="single" w:sz="4" w:space="0" w:color="auto"/>
              <w:bottom w:val="single" w:sz="4" w:space="0" w:color="auto"/>
              <w:right w:val="single" w:sz="4" w:space="0" w:color="auto"/>
            </w:tcBorders>
          </w:tcPr>
          <w:p w14:paraId="2CED1D3B" w14:textId="77777777" w:rsidR="00C41182" w:rsidRPr="00EC2CB0" w:rsidRDefault="00C41182" w:rsidP="000A1D05">
            <w:pPr>
              <w:keepNext/>
              <w:keepLines/>
              <w:snapToGrid w:val="0"/>
              <w:spacing w:line="259" w:lineRule="auto"/>
              <w:rPr>
                <w:rFonts w:ascii="Arial" w:eastAsia="Malgun Gothic" w:hAnsi="Arial" w:cs="Arial"/>
                <w:sz w:val="12"/>
                <w:szCs w:val="12"/>
                <w:lang w:eastAsia="ko-KR"/>
              </w:rPr>
            </w:pPr>
            <w:r w:rsidRPr="00EC2CB0">
              <w:rPr>
                <w:rFonts w:ascii="Arial" w:eastAsia="SimSun" w:hAnsi="Arial"/>
                <w:color w:val="FF0000"/>
                <w:sz w:val="12"/>
                <w:szCs w:val="12"/>
                <w:highlight w:val="yellow"/>
                <w:lang w:val="en-US" w:eastAsia="zh-CN"/>
              </w:rPr>
              <w:t>UE is not required to decode SCI 2-C for inter-UE coordination information</w:t>
            </w:r>
          </w:p>
        </w:tc>
        <w:tc>
          <w:tcPr>
            <w:tcW w:w="264" w:type="pct"/>
            <w:tcBorders>
              <w:top w:val="single" w:sz="4" w:space="0" w:color="auto"/>
              <w:left w:val="single" w:sz="4" w:space="0" w:color="auto"/>
              <w:bottom w:val="single" w:sz="4" w:space="0" w:color="auto"/>
              <w:right w:val="single" w:sz="4" w:space="0" w:color="auto"/>
            </w:tcBorders>
            <w:shd w:val="clear" w:color="auto" w:fill="FFFF00"/>
          </w:tcPr>
          <w:p w14:paraId="1F872299" w14:textId="77777777" w:rsidR="00C41182" w:rsidRPr="00EC2CB0" w:rsidRDefault="00C41182" w:rsidP="000A1D05">
            <w:pPr>
              <w:keepNext/>
              <w:keepLines/>
              <w:snapToGrid w:val="0"/>
              <w:spacing w:line="259" w:lineRule="auto"/>
              <w:rPr>
                <w:rFonts w:ascii="Arial" w:eastAsia="Malgun Gothic" w:hAnsi="Arial" w:cs="Arial"/>
                <w:sz w:val="12"/>
                <w:szCs w:val="12"/>
                <w:lang w:eastAsia="ko-KR"/>
              </w:rPr>
            </w:pPr>
            <w:r w:rsidRPr="00EC2CB0">
              <w:rPr>
                <w:rFonts w:ascii="Arial" w:eastAsia="Malgun Gothic" w:hAnsi="Arial" w:cs="Arial"/>
                <w:sz w:val="12"/>
                <w:szCs w:val="12"/>
                <w:lang w:eastAsia="ko-KR"/>
              </w:rPr>
              <w:t>Per FS</w:t>
            </w:r>
          </w:p>
        </w:tc>
        <w:tc>
          <w:tcPr>
            <w:tcW w:w="194" w:type="pct"/>
            <w:tcBorders>
              <w:top w:val="single" w:sz="4" w:space="0" w:color="auto"/>
              <w:left w:val="single" w:sz="4" w:space="0" w:color="auto"/>
              <w:bottom w:val="single" w:sz="4" w:space="0" w:color="auto"/>
              <w:right w:val="single" w:sz="4" w:space="0" w:color="auto"/>
            </w:tcBorders>
            <w:shd w:val="clear" w:color="auto" w:fill="FFFF00"/>
          </w:tcPr>
          <w:p w14:paraId="1E4709F9" w14:textId="77777777" w:rsidR="00C41182" w:rsidRPr="00EC2CB0" w:rsidRDefault="00C41182" w:rsidP="000A1D05">
            <w:pPr>
              <w:keepNext/>
              <w:keepLines/>
              <w:snapToGrid w:val="0"/>
              <w:spacing w:line="259" w:lineRule="auto"/>
              <w:rPr>
                <w:rFonts w:ascii="Arial" w:eastAsia="MS Mincho" w:hAnsi="Arial"/>
                <w:color w:val="000000"/>
                <w:sz w:val="12"/>
                <w:szCs w:val="12"/>
              </w:rPr>
            </w:pPr>
            <w:r w:rsidRPr="00EC2CB0">
              <w:rPr>
                <w:rFonts w:ascii="Arial" w:eastAsia="MS Mincho" w:hAnsi="Arial"/>
                <w:color w:val="000000"/>
                <w:sz w:val="12"/>
                <w:szCs w:val="12"/>
              </w:rPr>
              <w:t>N.A.</w:t>
            </w:r>
          </w:p>
        </w:tc>
        <w:tc>
          <w:tcPr>
            <w:tcW w:w="172" w:type="pct"/>
            <w:tcBorders>
              <w:top w:val="single" w:sz="4" w:space="0" w:color="auto"/>
              <w:left w:val="single" w:sz="4" w:space="0" w:color="auto"/>
              <w:bottom w:val="single" w:sz="4" w:space="0" w:color="auto"/>
              <w:right w:val="single" w:sz="4" w:space="0" w:color="auto"/>
            </w:tcBorders>
            <w:shd w:val="clear" w:color="auto" w:fill="FFFF00"/>
          </w:tcPr>
          <w:p w14:paraId="26564663" w14:textId="77777777" w:rsidR="00C41182" w:rsidRPr="00EC2CB0" w:rsidRDefault="00C41182" w:rsidP="000A1D05">
            <w:pPr>
              <w:keepNext/>
              <w:keepLines/>
              <w:snapToGrid w:val="0"/>
              <w:spacing w:line="259" w:lineRule="auto"/>
              <w:rPr>
                <w:rFonts w:ascii="Arial" w:eastAsia="MS Mincho" w:hAnsi="Arial"/>
                <w:color w:val="000000"/>
                <w:sz w:val="12"/>
                <w:szCs w:val="12"/>
              </w:rPr>
            </w:pPr>
            <w:r w:rsidRPr="00EC2CB0">
              <w:rPr>
                <w:rFonts w:ascii="Arial" w:eastAsia="MS Mincho" w:hAnsi="Arial"/>
                <w:color w:val="000000"/>
                <w:sz w:val="12"/>
                <w:szCs w:val="12"/>
              </w:rPr>
              <w:t>N.A.</w:t>
            </w:r>
          </w:p>
        </w:tc>
        <w:tc>
          <w:tcPr>
            <w:tcW w:w="172" w:type="pct"/>
            <w:tcBorders>
              <w:top w:val="single" w:sz="4" w:space="0" w:color="auto"/>
              <w:left w:val="single" w:sz="4" w:space="0" w:color="auto"/>
              <w:bottom w:val="single" w:sz="4" w:space="0" w:color="auto"/>
              <w:right w:val="single" w:sz="4" w:space="0" w:color="auto"/>
            </w:tcBorders>
            <w:shd w:val="clear" w:color="auto" w:fill="FFFF00"/>
          </w:tcPr>
          <w:p w14:paraId="56D70EE4" w14:textId="77777777" w:rsidR="00C41182" w:rsidRPr="00EC2CB0" w:rsidRDefault="00C41182" w:rsidP="000A1D05">
            <w:pPr>
              <w:keepNext/>
              <w:keepLines/>
              <w:snapToGrid w:val="0"/>
              <w:spacing w:line="259" w:lineRule="auto"/>
              <w:rPr>
                <w:rFonts w:ascii="Arial" w:eastAsia="MS Mincho" w:hAnsi="Arial"/>
                <w:color w:val="000000"/>
                <w:sz w:val="12"/>
                <w:szCs w:val="12"/>
              </w:rPr>
            </w:pPr>
            <w:r w:rsidRPr="00EC2CB0">
              <w:rPr>
                <w:rFonts w:ascii="Arial" w:eastAsia="MS Mincho" w:hAnsi="Arial"/>
                <w:color w:val="000000"/>
                <w:sz w:val="12"/>
                <w:szCs w:val="12"/>
              </w:rPr>
              <w:t>N.A.</w:t>
            </w:r>
          </w:p>
        </w:tc>
        <w:tc>
          <w:tcPr>
            <w:tcW w:w="617" w:type="pct"/>
            <w:tcBorders>
              <w:top w:val="single" w:sz="4" w:space="0" w:color="auto"/>
              <w:left w:val="single" w:sz="4" w:space="0" w:color="auto"/>
              <w:bottom w:val="single" w:sz="4" w:space="0" w:color="auto"/>
              <w:right w:val="single" w:sz="4" w:space="0" w:color="auto"/>
            </w:tcBorders>
          </w:tcPr>
          <w:p w14:paraId="1363333F" w14:textId="77777777" w:rsidR="00C41182" w:rsidRPr="00EC2CB0" w:rsidRDefault="00C41182" w:rsidP="000A1D05">
            <w:pPr>
              <w:keepNext/>
              <w:keepLines/>
              <w:snapToGrid w:val="0"/>
              <w:spacing w:line="259" w:lineRule="auto"/>
              <w:rPr>
                <w:rFonts w:ascii="Arial" w:eastAsia="SimSun" w:hAnsi="Arial"/>
                <w:color w:val="000000"/>
                <w:sz w:val="12"/>
                <w:szCs w:val="12"/>
                <w:lang w:eastAsia="zh-CN"/>
              </w:rPr>
            </w:pPr>
            <w:r w:rsidRPr="00EC2CB0">
              <w:rPr>
                <w:rFonts w:ascii="Arial" w:eastAsia="SimSun" w:hAnsi="Arial"/>
                <w:color w:val="000000"/>
                <w:sz w:val="12"/>
                <w:szCs w:val="12"/>
                <w:lang w:eastAsia="zh-CN"/>
              </w:rPr>
              <w:t>Note: configuration by NR Uu is not required to be supported in a band indicated with only the PC5 interface in 38.101-1 Table 5.2E.1-1</w:t>
            </w:r>
          </w:p>
        </w:tc>
        <w:tc>
          <w:tcPr>
            <w:tcW w:w="306" w:type="pct"/>
            <w:tcBorders>
              <w:top w:val="single" w:sz="4" w:space="0" w:color="auto"/>
              <w:left w:val="single" w:sz="4" w:space="0" w:color="auto"/>
              <w:bottom w:val="single" w:sz="4" w:space="0" w:color="auto"/>
              <w:right w:val="single" w:sz="4" w:space="0" w:color="auto"/>
            </w:tcBorders>
          </w:tcPr>
          <w:p w14:paraId="5FB1B95F" w14:textId="77777777" w:rsidR="00C41182" w:rsidRPr="00EC2CB0" w:rsidRDefault="00C41182" w:rsidP="000A1D05">
            <w:pPr>
              <w:keepNext/>
              <w:keepLines/>
              <w:snapToGrid w:val="0"/>
              <w:spacing w:line="259" w:lineRule="auto"/>
              <w:rPr>
                <w:rFonts w:ascii="Arial" w:eastAsia="MS Mincho" w:hAnsi="Arial"/>
                <w:color w:val="000000"/>
                <w:sz w:val="12"/>
                <w:szCs w:val="12"/>
              </w:rPr>
            </w:pPr>
            <w:r w:rsidRPr="00EC2CB0">
              <w:rPr>
                <w:rFonts w:ascii="Arial" w:eastAsia="MS Mincho" w:hAnsi="Arial"/>
                <w:color w:val="000000"/>
                <w:sz w:val="12"/>
                <w:szCs w:val="12"/>
              </w:rPr>
              <w:t>Optional with capability signalling</w:t>
            </w:r>
          </w:p>
        </w:tc>
      </w:tr>
    </w:tbl>
    <w:p w14:paraId="5CAA1B72" w14:textId="77777777" w:rsidR="00C41182" w:rsidRPr="00176EC5" w:rsidRDefault="00C41182" w:rsidP="00176EC5"/>
    <w:p w14:paraId="04EBD256" w14:textId="77777777" w:rsidR="00C41182" w:rsidRPr="00176EC5" w:rsidRDefault="00C41182" w:rsidP="00176EC5">
      <w:pPr>
        <w:rPr>
          <w:rFonts w:ascii="Times New Roman" w:eastAsia="MS Gothic" w:hAnsi="Times New Roman"/>
          <w:szCs w:val="16"/>
          <w:lang w:val="en-US" w:eastAsia="ja-JP"/>
        </w:rPr>
      </w:pPr>
      <w:r w:rsidRPr="00176EC5">
        <w:rPr>
          <w:rFonts w:ascii="Times New Roman" w:eastAsia="MS Gothic" w:hAnsi="Times New Roman"/>
          <w:szCs w:val="16"/>
          <w:highlight w:val="green"/>
          <w:lang w:val="en-US" w:eastAsia="ja-JP"/>
        </w:rPr>
        <w:t>Agreement</w:t>
      </w:r>
    </w:p>
    <w:p w14:paraId="65F0F2A0" w14:textId="77777777" w:rsidR="00C41182" w:rsidRPr="00176EC5" w:rsidRDefault="00C41182" w:rsidP="00F44FD9">
      <w:pPr>
        <w:pStyle w:val="ListParagraph"/>
        <w:numPr>
          <w:ilvl w:val="0"/>
          <w:numId w:val="231"/>
        </w:numPr>
        <w:rPr>
          <w:rFonts w:eastAsia="MS Gothic"/>
          <w:lang w:val="en-US"/>
        </w:rPr>
      </w:pPr>
      <w:r w:rsidRPr="00176EC5">
        <w:rPr>
          <w:rFonts w:eastAsia="MS Gothic"/>
          <w:lang w:val="en-US"/>
        </w:rPr>
        <w:t>Add FG 32-7:</w:t>
      </w:r>
      <w:r w:rsidRPr="00176EC5">
        <w:rPr>
          <w:rFonts w:eastAsia="MS Gothic"/>
          <w:szCs w:val="14"/>
          <w:lang w:val="en-US"/>
        </w:rPr>
        <w:t xml:space="preserve"> </w:t>
      </w:r>
      <w:r w:rsidRPr="00176EC5">
        <w:rPr>
          <w:rFonts w:eastAsia="MS Gothic"/>
          <w:lang w:val="en-US"/>
        </w:rPr>
        <w:t>Determination of expected conflict in Scheme 2 based on RSRP difference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414"/>
        <w:gridCol w:w="1023"/>
        <w:gridCol w:w="2886"/>
        <w:gridCol w:w="414"/>
        <w:gridCol w:w="450"/>
        <w:gridCol w:w="450"/>
        <w:gridCol w:w="236"/>
        <w:gridCol w:w="512"/>
        <w:gridCol w:w="477"/>
        <w:gridCol w:w="477"/>
        <w:gridCol w:w="477"/>
        <w:gridCol w:w="960"/>
        <w:gridCol w:w="759"/>
      </w:tblGrid>
      <w:tr w:rsidR="00C41182" w:rsidRPr="008813E5" w14:paraId="3A24235F" w14:textId="77777777" w:rsidTr="000A1D05">
        <w:trPr>
          <w:trHeight w:val="20"/>
        </w:trPr>
        <w:tc>
          <w:tcPr>
            <w:tcW w:w="441" w:type="pct"/>
            <w:tcBorders>
              <w:top w:val="single" w:sz="4" w:space="0" w:color="auto"/>
              <w:left w:val="single" w:sz="4" w:space="0" w:color="auto"/>
              <w:bottom w:val="single" w:sz="4" w:space="0" w:color="auto"/>
              <w:right w:val="single" w:sz="4" w:space="0" w:color="auto"/>
            </w:tcBorders>
            <w:hideMark/>
          </w:tcPr>
          <w:p w14:paraId="6798C59B" w14:textId="77777777" w:rsidR="00C41182" w:rsidRPr="008813E5" w:rsidRDefault="00C41182" w:rsidP="000A1D05">
            <w:pPr>
              <w:keepNext/>
              <w:keepLines/>
              <w:snapToGrid w:val="0"/>
              <w:spacing w:line="257" w:lineRule="auto"/>
              <w:rPr>
                <w:rFonts w:ascii="Arial" w:eastAsia="SimSun" w:hAnsi="Arial" w:cs="Arial"/>
                <w:sz w:val="12"/>
                <w:szCs w:val="12"/>
                <w:lang w:eastAsia="ja-JP"/>
              </w:rPr>
            </w:pPr>
            <w:r w:rsidRPr="008813E5">
              <w:rPr>
                <w:rFonts w:ascii="Arial" w:eastAsia="SimSun" w:hAnsi="Arial" w:cs="Arial"/>
                <w:sz w:val="12"/>
                <w:szCs w:val="12"/>
                <w:lang w:val="en-US" w:eastAsia="ja-JP"/>
              </w:rPr>
              <w:t>32. NR_SL_enh</w:t>
            </w:r>
          </w:p>
        </w:tc>
        <w:tc>
          <w:tcPr>
            <w:tcW w:w="198" w:type="pct"/>
            <w:tcBorders>
              <w:top w:val="single" w:sz="4" w:space="0" w:color="auto"/>
              <w:left w:val="single" w:sz="4" w:space="0" w:color="auto"/>
              <w:bottom w:val="single" w:sz="4" w:space="0" w:color="auto"/>
              <w:right w:val="single" w:sz="4" w:space="0" w:color="auto"/>
            </w:tcBorders>
            <w:hideMark/>
          </w:tcPr>
          <w:p w14:paraId="6AE1B135" w14:textId="77777777" w:rsidR="00C41182" w:rsidRPr="008813E5" w:rsidRDefault="00C41182" w:rsidP="000A1D05">
            <w:pPr>
              <w:keepNext/>
              <w:keepLines/>
              <w:snapToGrid w:val="0"/>
              <w:spacing w:line="257" w:lineRule="auto"/>
              <w:rPr>
                <w:rFonts w:ascii="Arial" w:eastAsia="Malgun Gothic" w:hAnsi="Arial" w:cs="Arial"/>
                <w:sz w:val="12"/>
                <w:szCs w:val="12"/>
                <w:lang w:val="en-US" w:eastAsia="ko-KR"/>
              </w:rPr>
            </w:pPr>
            <w:r w:rsidRPr="008813E5">
              <w:rPr>
                <w:rFonts w:ascii="Arial" w:eastAsia="Malgun Gothic" w:hAnsi="Arial" w:cs="Arial"/>
                <w:sz w:val="12"/>
                <w:szCs w:val="12"/>
                <w:lang w:val="en-US" w:eastAsia="ko-KR"/>
              </w:rPr>
              <w:t>32-7</w:t>
            </w:r>
          </w:p>
        </w:tc>
        <w:tc>
          <w:tcPr>
            <w:tcW w:w="489" w:type="pct"/>
            <w:tcBorders>
              <w:top w:val="single" w:sz="4" w:space="0" w:color="auto"/>
              <w:left w:val="single" w:sz="4" w:space="0" w:color="auto"/>
              <w:bottom w:val="single" w:sz="4" w:space="0" w:color="auto"/>
              <w:right w:val="single" w:sz="4" w:space="0" w:color="auto"/>
            </w:tcBorders>
            <w:hideMark/>
          </w:tcPr>
          <w:p w14:paraId="6F583FA7" w14:textId="77777777" w:rsidR="00C41182" w:rsidRPr="008813E5" w:rsidRDefault="00C41182" w:rsidP="000A1D05">
            <w:pPr>
              <w:keepNext/>
              <w:keepLines/>
              <w:snapToGrid w:val="0"/>
              <w:spacing w:line="257" w:lineRule="auto"/>
              <w:rPr>
                <w:rFonts w:ascii="Arial" w:eastAsia="Malgun Gothic" w:hAnsi="Arial"/>
                <w:color w:val="000000"/>
                <w:sz w:val="12"/>
                <w:szCs w:val="12"/>
                <w:lang w:val="en-US" w:eastAsia="ko-KR"/>
              </w:rPr>
            </w:pPr>
            <w:r w:rsidRPr="008813E5">
              <w:rPr>
                <w:rFonts w:ascii="Arial" w:eastAsia="Malgun Gothic" w:hAnsi="Arial" w:cs="Arial"/>
                <w:color w:val="000000"/>
                <w:sz w:val="12"/>
                <w:szCs w:val="12"/>
                <w:lang w:val="en-US" w:eastAsia="ko-KR"/>
              </w:rPr>
              <w:t>Determination of expected conflict in Scheme 2 based on RSRP difference</w:t>
            </w:r>
          </w:p>
        </w:tc>
        <w:tc>
          <w:tcPr>
            <w:tcW w:w="1380" w:type="pct"/>
            <w:tcBorders>
              <w:top w:val="single" w:sz="4" w:space="0" w:color="auto"/>
              <w:left w:val="single" w:sz="4" w:space="0" w:color="auto"/>
              <w:bottom w:val="single" w:sz="4" w:space="0" w:color="auto"/>
              <w:right w:val="single" w:sz="4" w:space="0" w:color="auto"/>
            </w:tcBorders>
            <w:hideMark/>
          </w:tcPr>
          <w:p w14:paraId="278EDE2F" w14:textId="77777777" w:rsidR="00C41182" w:rsidRPr="008813E5" w:rsidRDefault="00C41182" w:rsidP="000A1D05">
            <w:pPr>
              <w:autoSpaceDE w:val="0"/>
              <w:autoSpaceDN w:val="0"/>
              <w:adjustRightInd w:val="0"/>
              <w:snapToGrid w:val="0"/>
              <w:spacing w:line="257" w:lineRule="auto"/>
              <w:jc w:val="both"/>
              <w:rPr>
                <w:rFonts w:ascii="Arial" w:eastAsia="Malgun Gothic" w:hAnsi="Arial" w:cs="Arial"/>
                <w:sz w:val="12"/>
                <w:szCs w:val="12"/>
                <w:lang w:eastAsia="ko-KR"/>
              </w:rPr>
            </w:pPr>
            <w:r w:rsidRPr="008813E5">
              <w:rPr>
                <w:rFonts w:ascii="Arial" w:eastAsia="Malgun Gothic" w:hAnsi="Arial" w:cs="Arial"/>
                <w:sz w:val="12"/>
                <w:szCs w:val="12"/>
                <w:lang w:eastAsia="ko-KR"/>
              </w:rPr>
              <w:t>1) UE can determine a conflict for overlapping resource reservation between UE-B and another UE based on RSRP difference of the two reservations</w:t>
            </w:r>
          </w:p>
        </w:tc>
        <w:tc>
          <w:tcPr>
            <w:tcW w:w="198" w:type="pct"/>
            <w:tcBorders>
              <w:top w:val="single" w:sz="4" w:space="0" w:color="auto"/>
              <w:left w:val="single" w:sz="4" w:space="0" w:color="auto"/>
              <w:bottom w:val="single" w:sz="4" w:space="0" w:color="auto"/>
              <w:right w:val="single" w:sz="4" w:space="0" w:color="auto"/>
            </w:tcBorders>
            <w:hideMark/>
          </w:tcPr>
          <w:p w14:paraId="2EEE75EF" w14:textId="77777777" w:rsidR="00C41182" w:rsidRPr="008813E5" w:rsidRDefault="00C41182" w:rsidP="000A1D05">
            <w:pPr>
              <w:keepNext/>
              <w:keepLines/>
              <w:snapToGrid w:val="0"/>
              <w:spacing w:line="257" w:lineRule="auto"/>
              <w:rPr>
                <w:rFonts w:ascii="Arial" w:eastAsia="Malgun Gothic" w:hAnsi="Arial" w:cs="Arial"/>
                <w:sz w:val="12"/>
                <w:szCs w:val="12"/>
                <w:lang w:val="en-US" w:eastAsia="ko-KR"/>
              </w:rPr>
            </w:pPr>
            <w:r w:rsidRPr="008813E5">
              <w:rPr>
                <w:rFonts w:ascii="Arial" w:eastAsia="SimSun" w:hAnsi="Arial" w:cs="Arial"/>
                <w:color w:val="000000"/>
                <w:sz w:val="12"/>
                <w:szCs w:val="12"/>
                <w:lang w:val="en-US" w:eastAsia="zh-CN"/>
              </w:rPr>
              <w:t>32-5b-1</w:t>
            </w:r>
          </w:p>
        </w:tc>
        <w:tc>
          <w:tcPr>
            <w:tcW w:w="215" w:type="pct"/>
            <w:tcBorders>
              <w:top w:val="single" w:sz="4" w:space="0" w:color="auto"/>
              <w:left w:val="single" w:sz="4" w:space="0" w:color="auto"/>
              <w:bottom w:val="single" w:sz="4" w:space="0" w:color="auto"/>
              <w:right w:val="single" w:sz="4" w:space="0" w:color="auto"/>
            </w:tcBorders>
            <w:shd w:val="clear" w:color="auto" w:fill="FFFF00"/>
            <w:hideMark/>
          </w:tcPr>
          <w:p w14:paraId="0D2F28E5" w14:textId="77777777" w:rsidR="00C41182" w:rsidRPr="008813E5" w:rsidRDefault="00C41182" w:rsidP="000A1D05">
            <w:pPr>
              <w:keepNext/>
              <w:keepLines/>
              <w:snapToGrid w:val="0"/>
              <w:spacing w:line="257" w:lineRule="auto"/>
              <w:rPr>
                <w:rFonts w:ascii="Arial" w:eastAsia="MS Mincho" w:hAnsi="Arial" w:cs="Arial"/>
                <w:sz w:val="12"/>
                <w:szCs w:val="12"/>
                <w:lang w:val="en-US" w:eastAsia="ja-JP"/>
              </w:rPr>
            </w:pPr>
            <w:r w:rsidRPr="008813E5">
              <w:rPr>
                <w:rFonts w:ascii="Arial" w:eastAsia="MS Mincho" w:hAnsi="Arial" w:cs="Arial"/>
                <w:sz w:val="12"/>
                <w:szCs w:val="12"/>
                <w:lang w:val="en-US" w:eastAsia="ja-JP"/>
              </w:rPr>
              <w:t>Yes</w:t>
            </w:r>
          </w:p>
        </w:tc>
        <w:tc>
          <w:tcPr>
            <w:tcW w:w="215" w:type="pct"/>
            <w:tcBorders>
              <w:top w:val="single" w:sz="4" w:space="0" w:color="auto"/>
              <w:left w:val="single" w:sz="4" w:space="0" w:color="auto"/>
              <w:bottom w:val="single" w:sz="4" w:space="0" w:color="auto"/>
              <w:right w:val="single" w:sz="4" w:space="0" w:color="auto"/>
            </w:tcBorders>
            <w:hideMark/>
          </w:tcPr>
          <w:p w14:paraId="65408F36" w14:textId="77777777" w:rsidR="00C41182" w:rsidRPr="008813E5" w:rsidRDefault="00C41182" w:rsidP="000A1D05">
            <w:pPr>
              <w:keepNext/>
              <w:keepLines/>
              <w:snapToGrid w:val="0"/>
              <w:spacing w:line="257" w:lineRule="auto"/>
              <w:rPr>
                <w:rFonts w:ascii="Arial" w:eastAsia="Malgun Gothic" w:hAnsi="Arial" w:cs="Arial"/>
                <w:sz w:val="12"/>
                <w:szCs w:val="12"/>
                <w:lang w:val="en-US" w:eastAsia="ko-KR"/>
              </w:rPr>
            </w:pPr>
            <w:r w:rsidRPr="008813E5">
              <w:rPr>
                <w:rFonts w:ascii="Arial" w:eastAsia="Malgun Gothic" w:hAnsi="Arial" w:cs="Arial"/>
                <w:sz w:val="12"/>
                <w:szCs w:val="12"/>
                <w:lang w:val="en-US" w:eastAsia="ko-KR"/>
              </w:rPr>
              <w:t>Yes</w:t>
            </w:r>
          </w:p>
        </w:tc>
        <w:tc>
          <w:tcPr>
            <w:tcW w:w="113" w:type="pct"/>
            <w:tcBorders>
              <w:top w:val="single" w:sz="4" w:space="0" w:color="auto"/>
              <w:left w:val="single" w:sz="4" w:space="0" w:color="auto"/>
              <w:bottom w:val="single" w:sz="4" w:space="0" w:color="auto"/>
              <w:right w:val="single" w:sz="4" w:space="0" w:color="auto"/>
            </w:tcBorders>
          </w:tcPr>
          <w:p w14:paraId="78C30965" w14:textId="77777777" w:rsidR="00C41182" w:rsidRPr="008813E5" w:rsidRDefault="00C41182" w:rsidP="000A1D05">
            <w:pPr>
              <w:keepNext/>
              <w:keepLines/>
              <w:snapToGrid w:val="0"/>
              <w:spacing w:line="257" w:lineRule="auto"/>
              <w:rPr>
                <w:rFonts w:ascii="Arial" w:eastAsia="Malgun Gothic" w:hAnsi="Arial" w:cs="Arial"/>
                <w:sz w:val="12"/>
                <w:szCs w:val="12"/>
                <w:lang w:val="en-US" w:eastAsia="ko-KR"/>
              </w:rPr>
            </w:pPr>
          </w:p>
        </w:tc>
        <w:tc>
          <w:tcPr>
            <w:tcW w:w="245" w:type="pct"/>
            <w:tcBorders>
              <w:top w:val="single" w:sz="4" w:space="0" w:color="auto"/>
              <w:left w:val="single" w:sz="4" w:space="0" w:color="auto"/>
              <w:bottom w:val="single" w:sz="4" w:space="0" w:color="auto"/>
              <w:right w:val="single" w:sz="4" w:space="0" w:color="auto"/>
            </w:tcBorders>
            <w:shd w:val="clear" w:color="auto" w:fill="FFFF00"/>
            <w:hideMark/>
          </w:tcPr>
          <w:p w14:paraId="6D4C4E6A" w14:textId="77777777" w:rsidR="00C41182" w:rsidRPr="008813E5" w:rsidRDefault="00C41182" w:rsidP="000A1D05">
            <w:pPr>
              <w:keepNext/>
              <w:keepLines/>
              <w:snapToGrid w:val="0"/>
              <w:spacing w:line="257" w:lineRule="auto"/>
              <w:rPr>
                <w:rFonts w:ascii="Arial" w:eastAsia="Malgun Gothic" w:hAnsi="Arial" w:cs="Arial"/>
                <w:sz w:val="12"/>
                <w:szCs w:val="12"/>
                <w:lang w:val="en-US" w:eastAsia="ko-KR"/>
              </w:rPr>
            </w:pPr>
            <w:r w:rsidRPr="008813E5">
              <w:rPr>
                <w:rFonts w:ascii="Arial" w:eastAsia="Malgun Gothic" w:hAnsi="Arial" w:cs="Arial"/>
                <w:sz w:val="12"/>
                <w:szCs w:val="12"/>
                <w:lang w:val="en-US" w:eastAsia="ko-KR"/>
              </w:rPr>
              <w:t>Per band</w:t>
            </w:r>
          </w:p>
        </w:tc>
        <w:tc>
          <w:tcPr>
            <w:tcW w:w="228" w:type="pct"/>
            <w:tcBorders>
              <w:top w:val="single" w:sz="4" w:space="0" w:color="auto"/>
              <w:left w:val="single" w:sz="4" w:space="0" w:color="auto"/>
              <w:bottom w:val="single" w:sz="4" w:space="0" w:color="auto"/>
              <w:right w:val="single" w:sz="4" w:space="0" w:color="auto"/>
            </w:tcBorders>
            <w:shd w:val="clear" w:color="auto" w:fill="FFFF00"/>
            <w:hideMark/>
          </w:tcPr>
          <w:p w14:paraId="236939E9" w14:textId="77777777" w:rsidR="00C41182" w:rsidRPr="008813E5" w:rsidRDefault="00C41182" w:rsidP="000A1D05">
            <w:pPr>
              <w:keepNext/>
              <w:keepLines/>
              <w:snapToGrid w:val="0"/>
              <w:spacing w:line="257" w:lineRule="auto"/>
              <w:rPr>
                <w:rFonts w:ascii="Arial" w:eastAsia="SimSun" w:hAnsi="Arial"/>
                <w:color w:val="000000"/>
                <w:sz w:val="12"/>
                <w:szCs w:val="12"/>
                <w:lang w:val="en-US"/>
              </w:rPr>
            </w:pPr>
            <w:r w:rsidRPr="008813E5">
              <w:rPr>
                <w:rFonts w:ascii="Arial" w:eastAsia="SimSun" w:hAnsi="Arial" w:cs="Arial"/>
                <w:color w:val="000000"/>
                <w:sz w:val="12"/>
                <w:szCs w:val="12"/>
                <w:lang w:val="en-US"/>
              </w:rPr>
              <w:t>N.A.</w:t>
            </w:r>
          </w:p>
        </w:tc>
        <w:tc>
          <w:tcPr>
            <w:tcW w:w="228" w:type="pct"/>
            <w:tcBorders>
              <w:top w:val="single" w:sz="4" w:space="0" w:color="auto"/>
              <w:left w:val="single" w:sz="4" w:space="0" w:color="auto"/>
              <w:bottom w:val="single" w:sz="4" w:space="0" w:color="auto"/>
              <w:right w:val="single" w:sz="4" w:space="0" w:color="auto"/>
            </w:tcBorders>
            <w:shd w:val="clear" w:color="auto" w:fill="FFFF00"/>
            <w:hideMark/>
          </w:tcPr>
          <w:p w14:paraId="16DF6DCC" w14:textId="77777777" w:rsidR="00C41182" w:rsidRPr="008813E5" w:rsidRDefault="00C41182" w:rsidP="000A1D05">
            <w:pPr>
              <w:keepNext/>
              <w:keepLines/>
              <w:snapToGrid w:val="0"/>
              <w:spacing w:line="257" w:lineRule="auto"/>
              <w:rPr>
                <w:rFonts w:ascii="Arial" w:eastAsia="SimSun" w:hAnsi="Arial" w:cs="Arial"/>
                <w:color w:val="000000"/>
                <w:sz w:val="12"/>
                <w:szCs w:val="12"/>
                <w:lang w:val="en-US"/>
              </w:rPr>
            </w:pPr>
            <w:r w:rsidRPr="008813E5">
              <w:rPr>
                <w:rFonts w:ascii="Arial" w:eastAsia="SimSun" w:hAnsi="Arial" w:cs="Arial"/>
                <w:color w:val="000000"/>
                <w:sz w:val="12"/>
                <w:szCs w:val="12"/>
                <w:lang w:val="en-US"/>
              </w:rPr>
              <w:t>N.A.</w:t>
            </w:r>
          </w:p>
        </w:tc>
        <w:tc>
          <w:tcPr>
            <w:tcW w:w="228" w:type="pct"/>
            <w:tcBorders>
              <w:top w:val="single" w:sz="4" w:space="0" w:color="auto"/>
              <w:left w:val="single" w:sz="4" w:space="0" w:color="auto"/>
              <w:bottom w:val="single" w:sz="4" w:space="0" w:color="auto"/>
              <w:right w:val="single" w:sz="4" w:space="0" w:color="auto"/>
            </w:tcBorders>
            <w:shd w:val="clear" w:color="auto" w:fill="FFFF00"/>
            <w:hideMark/>
          </w:tcPr>
          <w:p w14:paraId="1483EFE6" w14:textId="77777777" w:rsidR="00C41182" w:rsidRPr="008813E5" w:rsidRDefault="00C41182" w:rsidP="000A1D05">
            <w:pPr>
              <w:keepNext/>
              <w:keepLines/>
              <w:snapToGrid w:val="0"/>
              <w:spacing w:line="257" w:lineRule="auto"/>
              <w:rPr>
                <w:rFonts w:ascii="Arial" w:eastAsia="SimSun" w:hAnsi="Arial" w:cs="Arial"/>
                <w:color w:val="000000"/>
                <w:sz w:val="12"/>
                <w:szCs w:val="12"/>
                <w:lang w:val="en-US"/>
              </w:rPr>
            </w:pPr>
            <w:r w:rsidRPr="008813E5">
              <w:rPr>
                <w:rFonts w:ascii="Arial" w:eastAsia="SimSun" w:hAnsi="Arial" w:cs="Arial"/>
                <w:color w:val="000000"/>
                <w:sz w:val="12"/>
                <w:szCs w:val="12"/>
                <w:lang w:val="en-US"/>
              </w:rPr>
              <w:t>N.A.</w:t>
            </w:r>
          </w:p>
        </w:tc>
        <w:tc>
          <w:tcPr>
            <w:tcW w:w="459" w:type="pct"/>
            <w:tcBorders>
              <w:top w:val="single" w:sz="4" w:space="0" w:color="auto"/>
              <w:left w:val="single" w:sz="4" w:space="0" w:color="auto"/>
              <w:bottom w:val="single" w:sz="4" w:space="0" w:color="auto"/>
              <w:right w:val="single" w:sz="4" w:space="0" w:color="auto"/>
            </w:tcBorders>
            <w:hideMark/>
          </w:tcPr>
          <w:p w14:paraId="2496F44B" w14:textId="77777777" w:rsidR="00C41182" w:rsidRPr="008813E5" w:rsidRDefault="00C41182" w:rsidP="000A1D05">
            <w:pPr>
              <w:keepNext/>
              <w:keepLines/>
              <w:snapToGrid w:val="0"/>
              <w:spacing w:line="257" w:lineRule="auto"/>
              <w:rPr>
                <w:rFonts w:ascii="Arial" w:eastAsia="SimSun" w:hAnsi="Arial" w:cs="Arial"/>
                <w:color w:val="000000"/>
                <w:sz w:val="12"/>
                <w:szCs w:val="12"/>
                <w:lang w:val="en-US" w:eastAsia="zh-CN"/>
              </w:rPr>
            </w:pPr>
            <w:r w:rsidRPr="008813E5">
              <w:rPr>
                <w:rFonts w:ascii="Arial" w:eastAsia="SimSun" w:hAnsi="Arial" w:cs="Arial"/>
                <w:color w:val="000000"/>
                <w:sz w:val="12"/>
                <w:szCs w:val="12"/>
                <w:lang w:val="en-US" w:eastAsia="zh-CN"/>
              </w:rPr>
              <w:t>Note: configuration by NR Uu is not required to be supported in a band indicated with only the PC5 interface in 38.101-1 Table 5.2E.1-1</w:t>
            </w:r>
          </w:p>
        </w:tc>
        <w:tc>
          <w:tcPr>
            <w:tcW w:w="364" w:type="pct"/>
            <w:tcBorders>
              <w:top w:val="single" w:sz="4" w:space="0" w:color="auto"/>
              <w:left w:val="single" w:sz="4" w:space="0" w:color="auto"/>
              <w:bottom w:val="single" w:sz="4" w:space="0" w:color="auto"/>
              <w:right w:val="single" w:sz="4" w:space="0" w:color="auto"/>
            </w:tcBorders>
            <w:hideMark/>
          </w:tcPr>
          <w:p w14:paraId="4E269B64" w14:textId="77777777" w:rsidR="00C41182" w:rsidRPr="008813E5" w:rsidRDefault="00C41182" w:rsidP="000A1D05">
            <w:pPr>
              <w:keepNext/>
              <w:keepLines/>
              <w:snapToGrid w:val="0"/>
              <w:spacing w:line="257" w:lineRule="auto"/>
              <w:rPr>
                <w:rFonts w:ascii="Arial" w:eastAsia="SimSun" w:hAnsi="Arial" w:cs="Arial"/>
                <w:color w:val="000000"/>
                <w:sz w:val="12"/>
                <w:szCs w:val="12"/>
                <w:lang w:val="en-US"/>
              </w:rPr>
            </w:pPr>
            <w:r w:rsidRPr="008813E5">
              <w:rPr>
                <w:rFonts w:ascii="Arial" w:eastAsia="SimSun" w:hAnsi="Arial" w:cs="Arial"/>
                <w:color w:val="000000"/>
                <w:sz w:val="12"/>
                <w:szCs w:val="12"/>
                <w:lang w:val="en-US"/>
              </w:rPr>
              <w:t>Optional with capability signalling</w:t>
            </w:r>
          </w:p>
        </w:tc>
      </w:tr>
    </w:tbl>
    <w:p w14:paraId="176DB766" w14:textId="77777777" w:rsidR="00C41182" w:rsidRPr="00176EC5" w:rsidRDefault="00C41182" w:rsidP="00176EC5">
      <w:pPr>
        <w:rPr>
          <w:rFonts w:ascii="Times New Roman" w:hAnsi="Times New Roman"/>
        </w:rPr>
      </w:pPr>
    </w:p>
    <w:p w14:paraId="67218D42" w14:textId="77777777" w:rsidR="00C41182" w:rsidRPr="00176EC5" w:rsidRDefault="00C41182" w:rsidP="00176EC5">
      <w:pPr>
        <w:rPr>
          <w:rFonts w:ascii="Times New Roman" w:eastAsia="MS Gothic" w:hAnsi="Times New Roman"/>
          <w:szCs w:val="21"/>
          <w:lang w:val="en-US" w:eastAsia="ja-JP"/>
        </w:rPr>
      </w:pPr>
      <w:r w:rsidRPr="00176EC5">
        <w:rPr>
          <w:rFonts w:ascii="Times New Roman" w:hAnsi="Times New Roman"/>
          <w:szCs w:val="21"/>
          <w:highlight w:val="green"/>
          <w:lang w:val="en-US"/>
        </w:rPr>
        <w:t>Agreement</w:t>
      </w:r>
    </w:p>
    <w:p w14:paraId="0D350894" w14:textId="77777777" w:rsidR="00C41182" w:rsidRPr="00176EC5" w:rsidRDefault="00C41182" w:rsidP="00F44FD9">
      <w:pPr>
        <w:pStyle w:val="ListParagraph"/>
        <w:numPr>
          <w:ilvl w:val="0"/>
          <w:numId w:val="231"/>
        </w:numPr>
        <w:rPr>
          <w:lang w:val="en-US"/>
        </w:rPr>
      </w:pPr>
      <w:r w:rsidRPr="00176EC5">
        <w:t>FG 32-5a-1 is not split into FGs for preferred resource set and another FGs for non-preferred resource set</w:t>
      </w:r>
    </w:p>
    <w:p w14:paraId="4696C2F3" w14:textId="77777777" w:rsidR="00C41182" w:rsidRPr="00176EC5" w:rsidRDefault="00C41182" w:rsidP="00F44FD9">
      <w:pPr>
        <w:pStyle w:val="ListParagraph"/>
        <w:numPr>
          <w:ilvl w:val="0"/>
          <w:numId w:val="231"/>
        </w:numPr>
        <w:rPr>
          <w:lang w:val="en-US"/>
        </w:rPr>
      </w:pPr>
      <w:r w:rsidRPr="00176EC5">
        <w:t>FG 32-5a-2 is split into FGs for preferred resource set and another FGs for non-preferred resource set</w:t>
      </w:r>
    </w:p>
    <w:p w14:paraId="20C1AC10" w14:textId="77777777" w:rsidR="00C41182" w:rsidRPr="00176EC5" w:rsidRDefault="00C41182" w:rsidP="00F44FD9">
      <w:pPr>
        <w:pStyle w:val="ListParagraph"/>
        <w:numPr>
          <w:ilvl w:val="1"/>
          <w:numId w:val="231"/>
        </w:numPr>
        <w:rPr>
          <w:lang w:val="en-US"/>
        </w:rPr>
      </w:pPr>
      <w:r w:rsidRPr="00176EC5">
        <w:rPr>
          <w:lang w:val="en-US"/>
        </w:rPr>
        <w:t>At least one of the split FG</w:t>
      </w:r>
      <w:r w:rsidRPr="00176EC5">
        <w:t xml:space="preserve"> 32-5a-2</w:t>
      </w:r>
      <w:r w:rsidRPr="00176EC5">
        <w:rPr>
          <w:lang w:val="en-US"/>
        </w:rPr>
        <w:t xml:space="preserve"> </w:t>
      </w:r>
      <w:r w:rsidRPr="00176EC5">
        <w:t>is added as a prerequisite FG for FG 32-5a-1, FFS which one or both</w:t>
      </w:r>
    </w:p>
    <w:p w14:paraId="565FE151" w14:textId="77777777" w:rsidR="00C41182" w:rsidRPr="00176EC5" w:rsidRDefault="00C41182" w:rsidP="00176EC5">
      <w:pPr>
        <w:rPr>
          <w:rFonts w:ascii="Times New Roman" w:eastAsia="MS Gothic" w:hAnsi="Times New Roman"/>
          <w:szCs w:val="21"/>
          <w:lang w:val="en-US" w:eastAsia="ja-JP"/>
        </w:rPr>
      </w:pPr>
      <w:r w:rsidRPr="00176EC5">
        <w:rPr>
          <w:rFonts w:ascii="Times New Roman" w:hAnsi="Times New Roman"/>
          <w:szCs w:val="21"/>
          <w:highlight w:val="green"/>
          <w:lang w:val="en-US"/>
        </w:rPr>
        <w:t>Agreement</w:t>
      </w:r>
    </w:p>
    <w:p w14:paraId="3753D743" w14:textId="77777777" w:rsidR="00C41182" w:rsidRPr="00176EC5" w:rsidRDefault="00C41182" w:rsidP="00F44FD9">
      <w:pPr>
        <w:pStyle w:val="ListParagraph"/>
        <w:numPr>
          <w:ilvl w:val="0"/>
          <w:numId w:val="232"/>
        </w:numPr>
        <w:rPr>
          <w:lang w:val="en-US"/>
        </w:rPr>
      </w:pPr>
      <w:r w:rsidRPr="00176EC5">
        <w:t>For the synchronization sources for NR sidelink transmission for FGs 32-4/4a, add another FG 32-4c for eNB type synchronization sources for NR sidelink transmission with FG 32-4b as prerequisite</w:t>
      </w:r>
    </w:p>
    <w:tbl>
      <w:tblPr>
        <w:tblW w:w="5000" w:type="pct"/>
        <w:tblCellMar>
          <w:left w:w="0" w:type="dxa"/>
          <w:right w:w="0" w:type="dxa"/>
        </w:tblCellMar>
        <w:tblLook w:val="04A0" w:firstRow="1" w:lastRow="0" w:firstColumn="1" w:lastColumn="0" w:noHBand="0" w:noVBand="1"/>
      </w:tblPr>
      <w:tblGrid>
        <w:gridCol w:w="922"/>
        <w:gridCol w:w="414"/>
        <w:gridCol w:w="1114"/>
        <w:gridCol w:w="2292"/>
        <w:gridCol w:w="414"/>
        <w:gridCol w:w="449"/>
        <w:gridCol w:w="393"/>
        <w:gridCol w:w="265"/>
        <w:gridCol w:w="512"/>
        <w:gridCol w:w="476"/>
        <w:gridCol w:w="476"/>
        <w:gridCol w:w="476"/>
        <w:gridCol w:w="1450"/>
        <w:gridCol w:w="794"/>
      </w:tblGrid>
      <w:tr w:rsidR="00C41182" w:rsidRPr="00607978" w14:paraId="158D33AA" w14:textId="77777777" w:rsidTr="000A1D05">
        <w:trPr>
          <w:trHeight w:val="20"/>
        </w:trPr>
        <w:tc>
          <w:tcPr>
            <w:tcW w:w="44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6760254" w14:textId="77777777" w:rsidR="00C41182" w:rsidRPr="00607978" w:rsidRDefault="00C41182" w:rsidP="000A1D05">
            <w:pPr>
              <w:spacing w:line="259" w:lineRule="auto"/>
              <w:rPr>
                <w:rFonts w:ascii="Yu Gothic" w:hAnsi="Yu Gothic" w:cs="MS PGothic"/>
                <w:sz w:val="12"/>
                <w:szCs w:val="12"/>
                <w:lang w:eastAsia="en-GB"/>
              </w:rPr>
            </w:pPr>
            <w:r w:rsidRPr="00607978">
              <w:rPr>
                <w:rFonts w:ascii="Arial" w:hAnsi="Arial" w:cs="Arial"/>
                <w:sz w:val="12"/>
                <w:szCs w:val="12"/>
                <w:lang w:eastAsia="en-GB"/>
              </w:rPr>
              <w:t>32. NR_SL_enh</w:t>
            </w:r>
          </w:p>
        </w:tc>
        <w:tc>
          <w:tcPr>
            <w:tcW w:w="198"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84413F4" w14:textId="77777777" w:rsidR="00C41182" w:rsidRPr="00607978" w:rsidRDefault="00C41182" w:rsidP="000A1D05">
            <w:pPr>
              <w:spacing w:line="259" w:lineRule="auto"/>
              <w:rPr>
                <w:sz w:val="12"/>
                <w:szCs w:val="12"/>
                <w:lang w:eastAsia="en-GB"/>
              </w:rPr>
            </w:pPr>
            <w:r w:rsidRPr="00607978">
              <w:rPr>
                <w:rFonts w:ascii="Arial" w:hAnsi="Arial" w:cs="Arial"/>
                <w:sz w:val="12"/>
                <w:szCs w:val="12"/>
                <w:lang w:eastAsia="en-GB"/>
              </w:rPr>
              <w:t>32-4c</w:t>
            </w:r>
          </w:p>
        </w:tc>
        <w:tc>
          <w:tcPr>
            <w:tcW w:w="533"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6BE3D67" w14:textId="77777777" w:rsidR="00C41182" w:rsidRPr="00607978" w:rsidRDefault="00C41182" w:rsidP="000A1D05">
            <w:pPr>
              <w:spacing w:line="259" w:lineRule="auto"/>
              <w:rPr>
                <w:sz w:val="12"/>
                <w:szCs w:val="12"/>
                <w:lang w:eastAsia="en-GB"/>
              </w:rPr>
            </w:pPr>
            <w:r w:rsidRPr="00607978">
              <w:rPr>
                <w:rFonts w:ascii="Arial" w:hAnsi="Arial" w:cs="Arial"/>
                <w:sz w:val="12"/>
                <w:szCs w:val="12"/>
                <w:lang w:eastAsia="en-GB"/>
              </w:rPr>
              <w:t>eNB type synchronization sources for NR sidelink transmission</w:t>
            </w:r>
          </w:p>
        </w:tc>
        <w:tc>
          <w:tcPr>
            <w:tcW w:w="1097"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B465004" w14:textId="77777777" w:rsidR="00C41182" w:rsidRPr="00607978" w:rsidRDefault="00C41182" w:rsidP="000A1D05">
            <w:pPr>
              <w:spacing w:line="259" w:lineRule="auto"/>
              <w:rPr>
                <w:sz w:val="12"/>
                <w:szCs w:val="12"/>
                <w:lang w:eastAsia="en-GB"/>
              </w:rPr>
            </w:pPr>
            <w:r w:rsidRPr="00607978">
              <w:rPr>
                <w:rFonts w:ascii="Arial" w:hAnsi="Arial" w:cs="Arial"/>
                <w:sz w:val="12"/>
                <w:szCs w:val="12"/>
                <w:lang w:eastAsia="en-GB"/>
              </w:rPr>
              <w:t>1) UE can transmit NR sidelink based on the synchronization to an eNB.</w:t>
            </w:r>
          </w:p>
          <w:p w14:paraId="63787AC0" w14:textId="77777777" w:rsidR="00C41182" w:rsidRPr="00607978" w:rsidRDefault="00C41182" w:rsidP="000A1D05">
            <w:pPr>
              <w:spacing w:line="259" w:lineRule="auto"/>
              <w:rPr>
                <w:sz w:val="12"/>
                <w:szCs w:val="12"/>
                <w:lang w:eastAsia="en-GB"/>
              </w:rPr>
            </w:pPr>
            <w:r w:rsidRPr="00607978">
              <w:rPr>
                <w:rFonts w:ascii="Arial" w:hAnsi="Arial" w:cs="Arial"/>
                <w:sz w:val="12"/>
                <w:szCs w:val="12"/>
                <w:lang w:eastAsia="en-GB"/>
              </w:rPr>
              <w:t xml:space="preserve">2) </w:t>
            </w:r>
            <w:r w:rsidRPr="00607978">
              <w:rPr>
                <w:rFonts w:ascii="Arial" w:hAnsi="Arial" w:cs="Arial"/>
                <w:color w:val="0070C0"/>
                <w:sz w:val="12"/>
                <w:szCs w:val="12"/>
                <w:lang w:eastAsia="en-GB"/>
              </w:rPr>
              <w:t>If UE supports component 1 in FG 32-4b,</w:t>
            </w:r>
            <w:r w:rsidRPr="00607978">
              <w:rPr>
                <w:rFonts w:ascii="Arial" w:hAnsi="Arial" w:cs="Arial"/>
                <w:sz w:val="12"/>
                <w:szCs w:val="12"/>
                <w:lang w:eastAsia="en-GB"/>
              </w:rPr>
              <w:t xml:space="preserve"> UE additionally supports eNB and GNSS as the synchronization reference according to the synchronization procedure with sl-SyncPriority set to gnbEnb.</w:t>
            </w:r>
          </w:p>
          <w:p w14:paraId="2009F4AA" w14:textId="77777777" w:rsidR="00C41182" w:rsidRPr="00607978" w:rsidRDefault="00C41182" w:rsidP="000A1D05">
            <w:pPr>
              <w:spacing w:line="259" w:lineRule="auto"/>
              <w:rPr>
                <w:sz w:val="12"/>
                <w:szCs w:val="12"/>
                <w:lang w:eastAsia="en-GB"/>
              </w:rPr>
            </w:pPr>
            <w:r w:rsidRPr="00607978">
              <w:rPr>
                <w:rFonts w:ascii="Arial" w:hAnsi="Arial" w:cs="Arial"/>
                <w:sz w:val="12"/>
                <w:szCs w:val="12"/>
                <w:lang w:eastAsia="en-GB"/>
              </w:rPr>
              <w:t xml:space="preserve">3) </w:t>
            </w:r>
            <w:r w:rsidRPr="00607978">
              <w:rPr>
                <w:rFonts w:ascii="Arial" w:hAnsi="Arial" w:cs="Arial"/>
                <w:color w:val="0070C0"/>
                <w:sz w:val="12"/>
                <w:szCs w:val="12"/>
                <w:lang w:eastAsia="en-GB"/>
              </w:rPr>
              <w:t xml:space="preserve">If UE supports component 1 in FG 32-4b, </w:t>
            </w:r>
            <w:r w:rsidRPr="00607978">
              <w:rPr>
                <w:rFonts w:ascii="Arial" w:hAnsi="Arial" w:cs="Arial"/>
                <w:sz w:val="12"/>
                <w:szCs w:val="12"/>
                <w:lang w:eastAsia="en-GB"/>
              </w:rPr>
              <w:t xml:space="preserve">UE additionally supports eNB and GNSS as the synchronization reference according to the </w:t>
            </w:r>
            <w:r w:rsidRPr="00607978">
              <w:rPr>
                <w:rFonts w:ascii="Arial" w:hAnsi="Arial" w:cs="Arial"/>
                <w:sz w:val="12"/>
                <w:szCs w:val="12"/>
                <w:lang w:eastAsia="en-GB"/>
              </w:rPr>
              <w:lastRenderedPageBreak/>
              <w:t>synchronization procedure with sl-SyncPriority set to GNSS and sl-NbAsSync set to true.</w:t>
            </w:r>
          </w:p>
        </w:tc>
        <w:tc>
          <w:tcPr>
            <w:tcW w:w="198"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8FBDA3A" w14:textId="77777777" w:rsidR="00C41182" w:rsidRPr="00607978" w:rsidRDefault="00C41182" w:rsidP="000A1D05">
            <w:pPr>
              <w:spacing w:line="259" w:lineRule="auto"/>
              <w:rPr>
                <w:sz w:val="12"/>
                <w:szCs w:val="12"/>
                <w:lang w:eastAsia="en-GB"/>
              </w:rPr>
            </w:pPr>
            <w:r w:rsidRPr="00607978">
              <w:rPr>
                <w:rFonts w:ascii="Arial" w:hAnsi="Arial" w:cs="Arial"/>
                <w:color w:val="FF0000"/>
                <w:sz w:val="12"/>
                <w:szCs w:val="12"/>
                <w:lang w:eastAsia="en-GB"/>
              </w:rPr>
              <w:lastRenderedPageBreak/>
              <w:t>32-4b</w:t>
            </w:r>
          </w:p>
        </w:tc>
        <w:tc>
          <w:tcPr>
            <w:tcW w:w="215"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0EFACF3" w14:textId="77777777" w:rsidR="00C41182" w:rsidRPr="00607978" w:rsidRDefault="00C41182" w:rsidP="000A1D05">
            <w:pPr>
              <w:spacing w:line="259" w:lineRule="auto"/>
              <w:rPr>
                <w:sz w:val="12"/>
                <w:szCs w:val="12"/>
                <w:lang w:eastAsia="en-GB"/>
              </w:rPr>
            </w:pPr>
            <w:r w:rsidRPr="00607978">
              <w:rPr>
                <w:rFonts w:ascii="Arial" w:hAnsi="Arial" w:cs="Arial"/>
                <w:sz w:val="12"/>
                <w:szCs w:val="12"/>
                <w:lang w:eastAsia="en-GB"/>
              </w:rPr>
              <w:t>Yes</w:t>
            </w:r>
          </w:p>
        </w:tc>
        <w:tc>
          <w:tcPr>
            <w:tcW w:w="188"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5CAC3DC" w14:textId="77777777" w:rsidR="00C41182" w:rsidRPr="00607978" w:rsidRDefault="00C41182" w:rsidP="000A1D05">
            <w:pPr>
              <w:spacing w:line="259" w:lineRule="auto"/>
              <w:rPr>
                <w:sz w:val="12"/>
                <w:szCs w:val="12"/>
                <w:lang w:eastAsia="en-GB"/>
              </w:rPr>
            </w:pPr>
            <w:r w:rsidRPr="00607978">
              <w:rPr>
                <w:rFonts w:ascii="Arial" w:hAnsi="Arial" w:cs="Arial"/>
                <w:sz w:val="12"/>
                <w:szCs w:val="12"/>
                <w:lang w:eastAsia="en-GB"/>
              </w:rPr>
              <w:t>No</w:t>
            </w:r>
          </w:p>
        </w:tc>
        <w:tc>
          <w:tcPr>
            <w:tcW w:w="127"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EC8CA1A" w14:textId="77777777" w:rsidR="00C41182" w:rsidRPr="00607978" w:rsidRDefault="00C41182" w:rsidP="000A1D05">
            <w:pPr>
              <w:spacing w:line="259" w:lineRule="auto"/>
              <w:rPr>
                <w:sz w:val="12"/>
                <w:szCs w:val="12"/>
                <w:lang w:eastAsia="en-GB"/>
              </w:rPr>
            </w:pPr>
            <w:r w:rsidRPr="00607978">
              <w:rPr>
                <w:rFonts w:ascii="Arial" w:hAnsi="Arial" w:cs="Arial"/>
                <w:sz w:val="12"/>
                <w:szCs w:val="12"/>
                <w:lang w:eastAsia="en-GB"/>
              </w:rPr>
              <w:t> </w:t>
            </w:r>
          </w:p>
        </w:tc>
        <w:tc>
          <w:tcPr>
            <w:tcW w:w="245" w:type="pct"/>
            <w:tcBorders>
              <w:top w:val="single" w:sz="8" w:space="0" w:color="auto"/>
              <w:left w:val="nil"/>
              <w:bottom w:val="single" w:sz="8" w:space="0" w:color="auto"/>
              <w:right w:val="single" w:sz="8" w:space="0" w:color="auto"/>
            </w:tcBorders>
            <w:shd w:val="clear" w:color="auto" w:fill="FFFF00"/>
            <w:tcMar>
              <w:top w:w="0" w:type="dxa"/>
              <w:left w:w="108" w:type="dxa"/>
              <w:bottom w:w="0" w:type="dxa"/>
              <w:right w:w="108" w:type="dxa"/>
            </w:tcMar>
            <w:hideMark/>
          </w:tcPr>
          <w:p w14:paraId="77FE38F5" w14:textId="77777777" w:rsidR="00C41182" w:rsidRPr="00607978" w:rsidRDefault="00C41182" w:rsidP="000A1D05">
            <w:pPr>
              <w:spacing w:line="259" w:lineRule="auto"/>
              <w:rPr>
                <w:sz w:val="12"/>
                <w:szCs w:val="12"/>
                <w:lang w:eastAsia="en-GB"/>
              </w:rPr>
            </w:pPr>
            <w:r w:rsidRPr="00607978">
              <w:rPr>
                <w:rFonts w:ascii="Arial" w:hAnsi="Arial" w:cs="Arial"/>
                <w:color w:val="000000"/>
                <w:sz w:val="12"/>
                <w:szCs w:val="12"/>
                <w:lang w:eastAsia="en-GB"/>
              </w:rPr>
              <w:t>Per band</w:t>
            </w:r>
          </w:p>
        </w:tc>
        <w:tc>
          <w:tcPr>
            <w:tcW w:w="228" w:type="pct"/>
            <w:tcBorders>
              <w:top w:val="single" w:sz="8" w:space="0" w:color="auto"/>
              <w:left w:val="nil"/>
              <w:bottom w:val="single" w:sz="8" w:space="0" w:color="auto"/>
              <w:right w:val="single" w:sz="8" w:space="0" w:color="auto"/>
            </w:tcBorders>
            <w:shd w:val="clear" w:color="auto" w:fill="FFFF00"/>
            <w:tcMar>
              <w:top w:w="0" w:type="dxa"/>
              <w:left w:w="108" w:type="dxa"/>
              <w:bottom w:w="0" w:type="dxa"/>
              <w:right w:w="108" w:type="dxa"/>
            </w:tcMar>
            <w:hideMark/>
          </w:tcPr>
          <w:p w14:paraId="6EDC1666" w14:textId="77777777" w:rsidR="00C41182" w:rsidRPr="00607978" w:rsidRDefault="00C41182" w:rsidP="000A1D05">
            <w:pPr>
              <w:spacing w:line="259" w:lineRule="auto"/>
              <w:rPr>
                <w:sz w:val="12"/>
                <w:szCs w:val="12"/>
                <w:lang w:eastAsia="en-GB"/>
              </w:rPr>
            </w:pPr>
            <w:r w:rsidRPr="00607978">
              <w:rPr>
                <w:rFonts w:ascii="Arial" w:hAnsi="Arial" w:cs="Arial"/>
                <w:color w:val="000000"/>
                <w:sz w:val="12"/>
                <w:szCs w:val="12"/>
                <w:lang w:eastAsia="en-GB"/>
              </w:rPr>
              <w:t>N.A.</w:t>
            </w:r>
          </w:p>
        </w:tc>
        <w:tc>
          <w:tcPr>
            <w:tcW w:w="228" w:type="pct"/>
            <w:tcBorders>
              <w:top w:val="single" w:sz="8" w:space="0" w:color="auto"/>
              <w:left w:val="nil"/>
              <w:bottom w:val="single" w:sz="8" w:space="0" w:color="auto"/>
              <w:right w:val="single" w:sz="8" w:space="0" w:color="auto"/>
            </w:tcBorders>
            <w:shd w:val="clear" w:color="auto" w:fill="FFFF00"/>
            <w:tcMar>
              <w:top w:w="0" w:type="dxa"/>
              <w:left w:w="108" w:type="dxa"/>
              <w:bottom w:w="0" w:type="dxa"/>
              <w:right w:w="108" w:type="dxa"/>
            </w:tcMar>
            <w:hideMark/>
          </w:tcPr>
          <w:p w14:paraId="0C542997" w14:textId="77777777" w:rsidR="00C41182" w:rsidRPr="00607978" w:rsidRDefault="00C41182" w:rsidP="000A1D05">
            <w:pPr>
              <w:spacing w:line="259" w:lineRule="auto"/>
              <w:rPr>
                <w:sz w:val="12"/>
                <w:szCs w:val="12"/>
                <w:lang w:eastAsia="en-GB"/>
              </w:rPr>
            </w:pPr>
            <w:r w:rsidRPr="00607978">
              <w:rPr>
                <w:rFonts w:ascii="Arial" w:hAnsi="Arial" w:cs="Arial"/>
                <w:color w:val="000000"/>
                <w:sz w:val="12"/>
                <w:szCs w:val="12"/>
                <w:lang w:eastAsia="en-GB"/>
              </w:rPr>
              <w:t>N.A.</w:t>
            </w:r>
          </w:p>
        </w:tc>
        <w:tc>
          <w:tcPr>
            <w:tcW w:w="228" w:type="pct"/>
            <w:tcBorders>
              <w:top w:val="single" w:sz="8" w:space="0" w:color="auto"/>
              <w:left w:val="nil"/>
              <w:bottom w:val="single" w:sz="8" w:space="0" w:color="auto"/>
              <w:right w:val="single" w:sz="8" w:space="0" w:color="auto"/>
            </w:tcBorders>
            <w:shd w:val="clear" w:color="auto" w:fill="FFFF00"/>
            <w:tcMar>
              <w:top w:w="0" w:type="dxa"/>
              <w:left w:w="108" w:type="dxa"/>
              <w:bottom w:w="0" w:type="dxa"/>
              <w:right w:w="108" w:type="dxa"/>
            </w:tcMar>
            <w:hideMark/>
          </w:tcPr>
          <w:p w14:paraId="13CC33F0" w14:textId="77777777" w:rsidR="00C41182" w:rsidRPr="00607978" w:rsidRDefault="00C41182" w:rsidP="000A1D05">
            <w:pPr>
              <w:spacing w:line="259" w:lineRule="auto"/>
              <w:rPr>
                <w:sz w:val="12"/>
                <w:szCs w:val="12"/>
                <w:lang w:eastAsia="en-GB"/>
              </w:rPr>
            </w:pPr>
            <w:r w:rsidRPr="00607978">
              <w:rPr>
                <w:rFonts w:ascii="Arial" w:hAnsi="Arial" w:cs="Arial"/>
                <w:color w:val="000000"/>
                <w:sz w:val="12"/>
                <w:szCs w:val="12"/>
                <w:lang w:eastAsia="en-GB"/>
              </w:rPr>
              <w:t>N.A.</w:t>
            </w:r>
          </w:p>
        </w:tc>
        <w:tc>
          <w:tcPr>
            <w:tcW w:w="694"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BF14CDD" w14:textId="77777777" w:rsidR="00C41182" w:rsidRPr="00607978" w:rsidRDefault="00C41182" w:rsidP="000A1D05">
            <w:pPr>
              <w:spacing w:line="259" w:lineRule="auto"/>
              <w:rPr>
                <w:sz w:val="12"/>
                <w:szCs w:val="12"/>
                <w:lang w:eastAsia="en-GB"/>
              </w:rPr>
            </w:pPr>
            <w:r w:rsidRPr="00607978">
              <w:rPr>
                <w:rFonts w:ascii="Arial" w:hAnsi="Arial" w:cs="Arial"/>
                <w:sz w:val="12"/>
                <w:szCs w:val="12"/>
                <w:lang w:eastAsia="en-GB"/>
              </w:rPr>
              <w:t>Note: configuration by NR Uu is not required to be supported in a band indicated with only the PC5 interface in 38.101-1 Table 5.2E.1-1</w:t>
            </w:r>
          </w:p>
        </w:tc>
        <w:tc>
          <w:tcPr>
            <w:tcW w:w="38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31E897D" w14:textId="77777777" w:rsidR="00C41182" w:rsidRPr="00607978" w:rsidRDefault="00C41182" w:rsidP="000A1D05">
            <w:pPr>
              <w:spacing w:line="259" w:lineRule="auto"/>
              <w:rPr>
                <w:sz w:val="12"/>
                <w:szCs w:val="12"/>
                <w:lang w:eastAsia="en-GB"/>
              </w:rPr>
            </w:pPr>
            <w:r w:rsidRPr="00607978">
              <w:rPr>
                <w:rFonts w:ascii="Arial" w:hAnsi="Arial" w:cs="Arial"/>
                <w:sz w:val="12"/>
                <w:szCs w:val="12"/>
                <w:lang w:eastAsia="en-GB"/>
              </w:rPr>
              <w:t>Optional with capability signalling.</w:t>
            </w:r>
          </w:p>
        </w:tc>
      </w:tr>
    </w:tbl>
    <w:p w14:paraId="6503BD86" w14:textId="77777777" w:rsidR="00C41182" w:rsidRPr="00176EC5" w:rsidRDefault="00C41182" w:rsidP="00176EC5">
      <w:pPr>
        <w:rPr>
          <w:rFonts w:ascii="Times New Roman" w:hAnsi="Times New Roman"/>
          <w:lang w:val="en-US" w:eastAsia="ja-JP"/>
        </w:rPr>
      </w:pPr>
    </w:p>
    <w:p w14:paraId="5B8AA36E" w14:textId="77777777" w:rsidR="00C41182" w:rsidRPr="00176EC5" w:rsidRDefault="00C41182" w:rsidP="00176EC5">
      <w:pPr>
        <w:rPr>
          <w:rFonts w:ascii="Times New Roman" w:eastAsia="MS Gothic" w:hAnsi="Times New Roman"/>
          <w:szCs w:val="21"/>
          <w:lang w:val="en-US" w:eastAsia="ja-JP"/>
        </w:rPr>
      </w:pPr>
      <w:r w:rsidRPr="00176EC5">
        <w:rPr>
          <w:rFonts w:ascii="Times New Roman" w:hAnsi="Times New Roman"/>
          <w:szCs w:val="21"/>
          <w:highlight w:val="green"/>
          <w:lang w:val="en-US"/>
        </w:rPr>
        <w:t>Agreement</w:t>
      </w:r>
    </w:p>
    <w:p w14:paraId="70ACA66C" w14:textId="77777777" w:rsidR="00C41182" w:rsidRPr="00176EC5" w:rsidRDefault="00C41182" w:rsidP="00F44FD9">
      <w:pPr>
        <w:pStyle w:val="ListParagraph"/>
        <w:numPr>
          <w:ilvl w:val="0"/>
          <w:numId w:val="232"/>
        </w:numPr>
      </w:pPr>
      <w:r w:rsidRPr="00176EC5">
        <w:t>Type of FG 32-4b is per band</w:t>
      </w:r>
    </w:p>
    <w:p w14:paraId="1146E971" w14:textId="77777777" w:rsidR="00C41182" w:rsidRPr="00176EC5" w:rsidRDefault="00C41182" w:rsidP="00176EC5">
      <w:pPr>
        <w:rPr>
          <w:rFonts w:ascii="Times New Roman" w:eastAsia="MS Gothic" w:hAnsi="Times New Roman"/>
          <w:szCs w:val="21"/>
          <w:lang w:val="en-US" w:eastAsia="ja-JP"/>
        </w:rPr>
      </w:pPr>
      <w:r w:rsidRPr="00176EC5">
        <w:rPr>
          <w:rFonts w:ascii="Times New Roman" w:hAnsi="Times New Roman"/>
          <w:szCs w:val="21"/>
          <w:highlight w:val="green"/>
          <w:lang w:val="en-US"/>
        </w:rPr>
        <w:t>Agreement</w:t>
      </w:r>
    </w:p>
    <w:p w14:paraId="687648F3" w14:textId="77777777" w:rsidR="00C41182" w:rsidRPr="00176EC5" w:rsidRDefault="00C41182" w:rsidP="00F44FD9">
      <w:pPr>
        <w:pStyle w:val="ListParagraph"/>
        <w:numPr>
          <w:ilvl w:val="0"/>
          <w:numId w:val="232"/>
        </w:numPr>
      </w:pPr>
      <w:r w:rsidRPr="00176EC5">
        <w:t>If UE reports more than one FGs of 15-3, 32-4 and 32-4a, the reported value B in each FG is the total number of SL processes and the same among those FGs.</w:t>
      </w:r>
    </w:p>
    <w:p w14:paraId="5D743CCB" w14:textId="77777777" w:rsidR="00C41182" w:rsidRPr="00176EC5" w:rsidRDefault="00C41182" w:rsidP="00176EC5">
      <w:pPr>
        <w:rPr>
          <w:rFonts w:ascii="Times New Roman" w:eastAsia="MS Gothic" w:hAnsi="Times New Roman"/>
          <w:szCs w:val="21"/>
          <w:lang w:val="en-US" w:eastAsia="ja-JP"/>
        </w:rPr>
      </w:pPr>
      <w:r w:rsidRPr="00176EC5">
        <w:rPr>
          <w:rFonts w:ascii="Times New Roman" w:hAnsi="Times New Roman"/>
          <w:szCs w:val="21"/>
          <w:highlight w:val="green"/>
          <w:lang w:val="en-US"/>
        </w:rPr>
        <w:t>Agreement</w:t>
      </w:r>
    </w:p>
    <w:p w14:paraId="4F4D0D17" w14:textId="77777777" w:rsidR="00C41182" w:rsidRPr="00176EC5" w:rsidRDefault="00C41182" w:rsidP="00F44FD9">
      <w:pPr>
        <w:pStyle w:val="ListParagraph"/>
        <w:numPr>
          <w:ilvl w:val="0"/>
          <w:numId w:val="232"/>
        </w:numPr>
      </w:pPr>
      <w:r w:rsidRPr="00176EC5">
        <w:t xml:space="preserve">The column of “Need for the gNB to know if the feature is supported” for FGs 32-4 and 32-4a are “Yes” </w:t>
      </w:r>
    </w:p>
    <w:p w14:paraId="33BC4835" w14:textId="77777777" w:rsidR="00C41182" w:rsidRPr="00176EC5" w:rsidRDefault="00C41182" w:rsidP="00176EC5">
      <w:pPr>
        <w:rPr>
          <w:rFonts w:ascii="Times New Roman" w:eastAsia="MS Gothic" w:hAnsi="Times New Roman"/>
          <w:szCs w:val="21"/>
          <w:lang w:val="en-US" w:eastAsia="ja-JP"/>
        </w:rPr>
      </w:pPr>
      <w:r w:rsidRPr="00176EC5">
        <w:rPr>
          <w:rFonts w:ascii="Times New Roman" w:hAnsi="Times New Roman"/>
          <w:szCs w:val="21"/>
          <w:highlight w:val="green"/>
          <w:lang w:val="en-US"/>
        </w:rPr>
        <w:t>Agreement</w:t>
      </w:r>
    </w:p>
    <w:p w14:paraId="592AF75D" w14:textId="77777777" w:rsidR="00C41182" w:rsidRPr="00176EC5" w:rsidRDefault="00C41182" w:rsidP="00F44FD9">
      <w:pPr>
        <w:pStyle w:val="ListParagraph"/>
        <w:numPr>
          <w:ilvl w:val="0"/>
          <w:numId w:val="232"/>
        </w:numPr>
      </w:pPr>
      <w:r w:rsidRPr="00176EC5">
        <w:t>The column of “Applicable to the capability signalling exchange between UEs (Sidelink WI only)” for FGs 32-4 and 32-4a are “No”</w:t>
      </w:r>
    </w:p>
    <w:p w14:paraId="729BB67C" w14:textId="77777777" w:rsidR="00C41182" w:rsidRPr="00176EC5" w:rsidRDefault="00C41182" w:rsidP="00176EC5">
      <w:pPr>
        <w:rPr>
          <w:rFonts w:ascii="Times New Roman" w:eastAsia="MS Gothic" w:hAnsi="Times New Roman"/>
          <w:szCs w:val="21"/>
          <w:lang w:val="en-US" w:eastAsia="ja-JP"/>
        </w:rPr>
      </w:pPr>
      <w:r w:rsidRPr="00176EC5">
        <w:rPr>
          <w:rFonts w:ascii="Times New Roman" w:hAnsi="Times New Roman"/>
          <w:szCs w:val="21"/>
          <w:highlight w:val="green"/>
          <w:lang w:val="en-US"/>
        </w:rPr>
        <w:t>Agreement</w:t>
      </w:r>
    </w:p>
    <w:p w14:paraId="5AB496A0" w14:textId="77777777" w:rsidR="00C41182" w:rsidRPr="00176EC5" w:rsidRDefault="00C41182" w:rsidP="00F44FD9">
      <w:pPr>
        <w:pStyle w:val="ListParagraph"/>
        <w:numPr>
          <w:ilvl w:val="0"/>
          <w:numId w:val="232"/>
        </w:numPr>
        <w:rPr>
          <w:lang w:eastAsia="zh-CN"/>
        </w:rPr>
      </w:pPr>
      <w:r w:rsidRPr="00176EC5">
        <w:t>PSFCH Tx capability is jointly reported for inter-UE coordination and HARQ-ACK reporting as a component in FG 32-5b-1</w:t>
      </w:r>
    </w:p>
    <w:p w14:paraId="5D036166" w14:textId="77777777" w:rsidR="00C41182" w:rsidRPr="00176EC5" w:rsidRDefault="00C41182" w:rsidP="00F44FD9">
      <w:pPr>
        <w:pStyle w:val="ListParagraph"/>
        <w:numPr>
          <w:ilvl w:val="1"/>
          <w:numId w:val="232"/>
        </w:numPr>
        <w:rPr>
          <w:lang w:eastAsia="zh-CN"/>
        </w:rPr>
      </w:pPr>
      <w:r w:rsidRPr="00176EC5">
        <w:t>Value range for M is {4, 8, 16}</w:t>
      </w:r>
    </w:p>
    <w:p w14:paraId="65BC67C2" w14:textId="77777777" w:rsidR="00C41182" w:rsidRPr="00176EC5" w:rsidRDefault="00C41182" w:rsidP="00F44FD9">
      <w:pPr>
        <w:pStyle w:val="ListParagraph"/>
        <w:numPr>
          <w:ilvl w:val="1"/>
          <w:numId w:val="232"/>
        </w:numPr>
        <w:rPr>
          <w:lang w:eastAsia="zh-CN"/>
        </w:rPr>
      </w:pPr>
      <w:r w:rsidRPr="00176EC5">
        <w:t>Add following note in FG 32-5b-1</w:t>
      </w:r>
    </w:p>
    <w:p w14:paraId="07E5784A" w14:textId="77777777" w:rsidR="00C41182" w:rsidRPr="00176EC5" w:rsidRDefault="00C41182" w:rsidP="00F44FD9">
      <w:pPr>
        <w:pStyle w:val="ListParagraph"/>
        <w:numPr>
          <w:ilvl w:val="2"/>
          <w:numId w:val="232"/>
        </w:numPr>
        <w:rPr>
          <w:lang w:eastAsia="zh-CN"/>
        </w:rPr>
      </w:pPr>
      <w:r w:rsidRPr="00176EC5">
        <w:t>If UE reports more than one FGs of 15-11 and 32-5b-1, the reported value M in each FG is the total number and the same among those FGs.</w:t>
      </w:r>
    </w:p>
    <w:p w14:paraId="09445733" w14:textId="77777777" w:rsidR="00C41182" w:rsidRPr="00176EC5" w:rsidRDefault="00C41182" w:rsidP="00F44FD9">
      <w:pPr>
        <w:pStyle w:val="ListParagraph"/>
        <w:numPr>
          <w:ilvl w:val="0"/>
          <w:numId w:val="232"/>
        </w:numPr>
        <w:rPr>
          <w:lang w:eastAsia="zh-CN"/>
        </w:rPr>
      </w:pPr>
      <w:r w:rsidRPr="00176EC5">
        <w:t>PSFCH Rx capability is jointly reported for inter-UE coordination and HARQ-ACK reporting as a component in FG 32-5b-2</w:t>
      </w:r>
    </w:p>
    <w:p w14:paraId="1DD1E85E" w14:textId="77777777" w:rsidR="00C41182" w:rsidRPr="00176EC5" w:rsidRDefault="00C41182" w:rsidP="00F44FD9">
      <w:pPr>
        <w:pStyle w:val="ListParagraph"/>
        <w:numPr>
          <w:ilvl w:val="1"/>
          <w:numId w:val="232"/>
        </w:numPr>
        <w:rPr>
          <w:lang w:eastAsia="zh-CN"/>
        </w:rPr>
      </w:pPr>
      <w:r w:rsidRPr="00176EC5">
        <w:t>Value range for N is {5, 15, 25, 32, 35, 45, 50, 64}</w:t>
      </w:r>
    </w:p>
    <w:p w14:paraId="18CC1167" w14:textId="77777777" w:rsidR="00C41182" w:rsidRPr="00176EC5" w:rsidRDefault="00C41182" w:rsidP="00F44FD9">
      <w:pPr>
        <w:pStyle w:val="ListParagraph"/>
        <w:numPr>
          <w:ilvl w:val="1"/>
          <w:numId w:val="232"/>
        </w:numPr>
        <w:rPr>
          <w:lang w:eastAsia="zh-CN"/>
        </w:rPr>
      </w:pPr>
      <w:r w:rsidRPr="00176EC5">
        <w:t>Add following note in FG 32-5b-2</w:t>
      </w:r>
    </w:p>
    <w:p w14:paraId="67C4592F" w14:textId="77777777" w:rsidR="00C41182" w:rsidRPr="00176EC5" w:rsidRDefault="00C41182" w:rsidP="00F44FD9">
      <w:pPr>
        <w:pStyle w:val="ListParagraph"/>
        <w:numPr>
          <w:ilvl w:val="2"/>
          <w:numId w:val="232"/>
        </w:numPr>
        <w:rPr>
          <w:lang w:eastAsia="zh-CN"/>
        </w:rPr>
      </w:pPr>
      <w:r w:rsidRPr="00176EC5">
        <w:t>If UE reports more than one FGs of 15-11 and 32-5b-2, the reported value N in each FG is the total number and the same among those FGs.</w:t>
      </w:r>
    </w:p>
    <w:p w14:paraId="3CE9A31E" w14:textId="77777777" w:rsidR="00C41182" w:rsidRPr="00176EC5" w:rsidRDefault="00C41182" w:rsidP="00176EC5">
      <w:pPr>
        <w:rPr>
          <w:rFonts w:ascii="Times New Roman" w:eastAsia="MS Gothic" w:hAnsi="Times New Roman"/>
          <w:szCs w:val="21"/>
          <w:lang w:val="en-US" w:eastAsia="ja-JP"/>
        </w:rPr>
      </w:pPr>
      <w:r w:rsidRPr="00176EC5">
        <w:rPr>
          <w:rFonts w:ascii="Times New Roman" w:hAnsi="Times New Roman"/>
          <w:szCs w:val="21"/>
          <w:highlight w:val="green"/>
          <w:lang w:val="en-US"/>
        </w:rPr>
        <w:t>Agreement</w:t>
      </w:r>
    </w:p>
    <w:p w14:paraId="6A238C4A" w14:textId="77777777" w:rsidR="00C41182" w:rsidRPr="00176EC5" w:rsidRDefault="00C41182" w:rsidP="00F44FD9">
      <w:pPr>
        <w:pStyle w:val="ListParagraph"/>
        <w:numPr>
          <w:ilvl w:val="0"/>
          <w:numId w:val="233"/>
        </w:numPr>
      </w:pPr>
      <w:r w:rsidRPr="00176EC5">
        <w:t xml:space="preserve">The column of “Need for the gNB to know if the feature is supported” for FGs 32-5a-1, 32-5a-2, 32-5b-1 and 32-5b-2 are “Yes” </w:t>
      </w:r>
    </w:p>
    <w:p w14:paraId="0B3AEA4D" w14:textId="77777777" w:rsidR="00C41182" w:rsidRPr="00176EC5" w:rsidRDefault="00C41182" w:rsidP="00176EC5">
      <w:pPr>
        <w:rPr>
          <w:rFonts w:ascii="Times New Roman" w:eastAsia="MS Gothic" w:hAnsi="Times New Roman"/>
          <w:szCs w:val="21"/>
          <w:lang w:val="en-US" w:eastAsia="ja-JP"/>
        </w:rPr>
      </w:pPr>
      <w:r w:rsidRPr="00176EC5">
        <w:rPr>
          <w:rFonts w:ascii="Times New Roman" w:hAnsi="Times New Roman"/>
          <w:szCs w:val="21"/>
          <w:highlight w:val="green"/>
          <w:lang w:val="en-US"/>
        </w:rPr>
        <w:t>Agreement</w:t>
      </w:r>
    </w:p>
    <w:p w14:paraId="6E3B4909" w14:textId="77777777" w:rsidR="00C41182" w:rsidRPr="00176EC5" w:rsidRDefault="00C41182" w:rsidP="00F44FD9">
      <w:pPr>
        <w:pStyle w:val="ListParagraph"/>
        <w:numPr>
          <w:ilvl w:val="0"/>
          <w:numId w:val="233"/>
        </w:numPr>
      </w:pPr>
      <w:r w:rsidRPr="00176EC5">
        <w:t xml:space="preserve">The column of “Applicable to the capability signalling exchange between UEs (Sidelink WI only)” for FGs 32-5a-1, 32-5a-2, 32-5b-1 and 32-5b-2 are “Yes” </w:t>
      </w:r>
    </w:p>
    <w:p w14:paraId="59333752" w14:textId="77777777" w:rsidR="00C41182" w:rsidRPr="00176EC5" w:rsidRDefault="00C41182" w:rsidP="00176EC5">
      <w:pPr>
        <w:rPr>
          <w:rFonts w:ascii="Times New Roman" w:eastAsia="MS Gothic" w:hAnsi="Times New Roman"/>
          <w:szCs w:val="21"/>
          <w:lang w:val="en-US" w:eastAsia="ja-JP"/>
        </w:rPr>
      </w:pPr>
      <w:r w:rsidRPr="00176EC5">
        <w:rPr>
          <w:rFonts w:ascii="Times New Roman" w:hAnsi="Times New Roman"/>
          <w:szCs w:val="21"/>
          <w:highlight w:val="green"/>
          <w:lang w:val="en-US"/>
        </w:rPr>
        <w:t>Agreement</w:t>
      </w:r>
    </w:p>
    <w:p w14:paraId="1CDE2A9E" w14:textId="77777777" w:rsidR="00C41182" w:rsidRPr="00176EC5" w:rsidRDefault="00C41182" w:rsidP="00F44FD9">
      <w:pPr>
        <w:pStyle w:val="ListParagraph"/>
        <w:numPr>
          <w:ilvl w:val="0"/>
          <w:numId w:val="233"/>
        </w:numPr>
      </w:pPr>
      <w:r w:rsidRPr="00176EC5">
        <w:t>Define Rel-17 LTE UE feature list for NR sidelink enhancement based on NR Rel-17 FGs</w:t>
      </w:r>
    </w:p>
    <w:p w14:paraId="67F8A4CA" w14:textId="77777777" w:rsidR="00C41182" w:rsidRPr="00176EC5" w:rsidRDefault="00C41182" w:rsidP="00176EC5">
      <w:pPr>
        <w:rPr>
          <w:rFonts w:ascii="Times New Roman" w:eastAsia="MS Gothic" w:hAnsi="Times New Roman"/>
          <w:szCs w:val="21"/>
          <w:lang w:val="en-US" w:eastAsia="ja-JP"/>
        </w:rPr>
      </w:pPr>
      <w:r w:rsidRPr="00176EC5">
        <w:rPr>
          <w:rFonts w:ascii="Times New Roman" w:hAnsi="Times New Roman"/>
          <w:szCs w:val="21"/>
          <w:highlight w:val="green"/>
          <w:lang w:val="en-US"/>
        </w:rPr>
        <w:t>Agreement</w:t>
      </w:r>
    </w:p>
    <w:p w14:paraId="48D6BD30" w14:textId="77777777" w:rsidR="00C41182" w:rsidRPr="00176EC5" w:rsidRDefault="00C41182" w:rsidP="00F44FD9">
      <w:pPr>
        <w:pStyle w:val="ListParagraph"/>
        <w:numPr>
          <w:ilvl w:val="0"/>
          <w:numId w:val="233"/>
        </w:numPr>
      </w:pPr>
      <w:r w:rsidRPr="00176EC5">
        <w:t>FG 32-6 is split to two FGs as follows</w:t>
      </w:r>
    </w:p>
    <w:tbl>
      <w:tblPr>
        <w:tblW w:w="5000" w:type="pct"/>
        <w:tblCellMar>
          <w:left w:w="0" w:type="dxa"/>
          <w:right w:w="0" w:type="dxa"/>
        </w:tblCellMar>
        <w:tblLook w:val="04A0" w:firstRow="1" w:lastRow="0" w:firstColumn="1" w:lastColumn="0" w:noHBand="0" w:noVBand="1"/>
      </w:tblPr>
      <w:tblGrid>
        <w:gridCol w:w="870"/>
        <w:gridCol w:w="390"/>
        <w:gridCol w:w="870"/>
        <w:gridCol w:w="2469"/>
        <w:gridCol w:w="443"/>
        <w:gridCol w:w="423"/>
        <w:gridCol w:w="423"/>
        <w:gridCol w:w="870"/>
        <w:gridCol w:w="517"/>
        <w:gridCol w:w="517"/>
        <w:gridCol w:w="517"/>
        <w:gridCol w:w="517"/>
        <w:gridCol w:w="904"/>
        <w:gridCol w:w="717"/>
      </w:tblGrid>
      <w:tr w:rsidR="00C41182" w:rsidRPr="006E1920" w14:paraId="555D2F42" w14:textId="77777777" w:rsidTr="000A1D05">
        <w:trPr>
          <w:trHeight w:val="20"/>
        </w:trPr>
        <w:tc>
          <w:tcPr>
            <w:tcW w:w="38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124B22D" w14:textId="77777777" w:rsidR="00C41182" w:rsidRPr="006E1920" w:rsidRDefault="00C41182" w:rsidP="000A1D05">
            <w:pPr>
              <w:keepNext/>
              <w:snapToGrid w:val="0"/>
              <w:spacing w:line="252" w:lineRule="auto"/>
              <w:rPr>
                <w:rFonts w:ascii="Arial" w:hAnsi="Arial" w:cs="Arial"/>
                <w:sz w:val="12"/>
                <w:szCs w:val="12"/>
              </w:rPr>
            </w:pPr>
            <w:r w:rsidRPr="006E1920">
              <w:rPr>
                <w:rFonts w:ascii="Arial" w:hAnsi="Arial" w:cs="Arial"/>
                <w:sz w:val="12"/>
                <w:szCs w:val="12"/>
              </w:rPr>
              <w:t>32. NR_SL_enh</w:t>
            </w:r>
          </w:p>
        </w:tc>
        <w:tc>
          <w:tcPr>
            <w:tcW w:w="142"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7D45D16" w14:textId="77777777" w:rsidR="00C41182" w:rsidRPr="006E1920" w:rsidRDefault="00C41182" w:rsidP="000A1D05">
            <w:pPr>
              <w:keepNext/>
              <w:snapToGrid w:val="0"/>
              <w:spacing w:line="252" w:lineRule="auto"/>
              <w:rPr>
                <w:rFonts w:ascii="Arial" w:hAnsi="Arial" w:cs="Arial"/>
                <w:sz w:val="12"/>
                <w:szCs w:val="12"/>
                <w:lang w:val="en-US"/>
              </w:rPr>
            </w:pPr>
            <w:r w:rsidRPr="006E1920">
              <w:rPr>
                <w:rFonts w:ascii="Arial" w:hAnsi="Arial" w:cs="Arial"/>
                <w:sz w:val="12"/>
                <w:szCs w:val="12"/>
              </w:rPr>
              <w:t>32-6</w:t>
            </w:r>
            <w:r w:rsidRPr="006E1920">
              <w:rPr>
                <w:rFonts w:ascii="Arial" w:hAnsi="Arial" w:cs="Arial"/>
                <w:color w:val="FF0000"/>
                <w:sz w:val="12"/>
                <w:szCs w:val="12"/>
              </w:rPr>
              <w:t>-1</w:t>
            </w:r>
          </w:p>
        </w:tc>
        <w:tc>
          <w:tcPr>
            <w:tcW w:w="383"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903EED5" w14:textId="77777777" w:rsidR="00C41182" w:rsidRPr="006E1920" w:rsidRDefault="00C41182" w:rsidP="000A1D05">
            <w:pPr>
              <w:keepNext/>
              <w:snapToGrid w:val="0"/>
              <w:spacing w:line="252" w:lineRule="auto"/>
              <w:rPr>
                <w:rFonts w:ascii="Arial" w:hAnsi="Arial" w:cs="Arial"/>
                <w:color w:val="000000"/>
                <w:sz w:val="12"/>
                <w:szCs w:val="12"/>
              </w:rPr>
            </w:pPr>
            <w:r w:rsidRPr="006E1920">
              <w:rPr>
                <w:rFonts w:ascii="Arial" w:hAnsi="Arial" w:cs="Arial"/>
                <w:color w:val="000000"/>
                <w:sz w:val="12"/>
                <w:szCs w:val="12"/>
              </w:rPr>
              <w:t>Reception of Scheme 1 inter-UE coordination information over 2</w:t>
            </w:r>
            <w:r w:rsidRPr="006E1920">
              <w:rPr>
                <w:rFonts w:ascii="Arial" w:hAnsi="Arial" w:cs="Arial"/>
                <w:color w:val="000000"/>
                <w:sz w:val="12"/>
                <w:szCs w:val="12"/>
                <w:vertAlign w:val="superscript"/>
              </w:rPr>
              <w:t>nd</w:t>
            </w:r>
            <w:r w:rsidRPr="006E1920">
              <w:rPr>
                <w:rFonts w:ascii="Arial" w:hAnsi="Arial" w:cs="Arial"/>
                <w:color w:val="000000"/>
                <w:sz w:val="12"/>
                <w:szCs w:val="12"/>
              </w:rPr>
              <w:t xml:space="preserve"> SCI</w:t>
            </w:r>
          </w:p>
        </w:tc>
        <w:tc>
          <w:tcPr>
            <w:tcW w:w="1473"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6EE330D" w14:textId="77777777" w:rsidR="00C41182" w:rsidRPr="006E1920" w:rsidRDefault="00C41182" w:rsidP="000A1D05">
            <w:pPr>
              <w:autoSpaceDE w:val="0"/>
              <w:autoSpaceDN w:val="0"/>
              <w:snapToGrid w:val="0"/>
              <w:spacing w:line="252" w:lineRule="auto"/>
              <w:rPr>
                <w:rFonts w:ascii="Arial" w:hAnsi="Arial" w:cs="Arial"/>
                <w:sz w:val="12"/>
                <w:szCs w:val="12"/>
              </w:rPr>
            </w:pPr>
            <w:r w:rsidRPr="006E1920">
              <w:rPr>
                <w:rFonts w:ascii="Arial" w:hAnsi="Arial" w:cs="Arial"/>
                <w:sz w:val="12"/>
                <w:szCs w:val="12"/>
              </w:rPr>
              <w:t>1) UE can receive Scheme 1 inter-UE coordination transmission over 2</w:t>
            </w:r>
            <w:r w:rsidRPr="006E1920">
              <w:rPr>
                <w:rFonts w:ascii="Arial" w:hAnsi="Arial" w:cs="Arial"/>
                <w:sz w:val="12"/>
                <w:szCs w:val="12"/>
                <w:vertAlign w:val="superscript"/>
              </w:rPr>
              <w:t>nd</w:t>
            </w:r>
            <w:r w:rsidRPr="006E1920">
              <w:rPr>
                <w:rFonts w:ascii="Arial" w:hAnsi="Arial" w:cs="Arial"/>
                <w:sz w:val="12"/>
                <w:szCs w:val="12"/>
              </w:rPr>
              <w:t xml:space="preserve"> SCI that is used in addition to the MAC-CE carrying the same inter-UE coordination information in the same transmission.</w:t>
            </w:r>
          </w:p>
          <w:p w14:paraId="3B29531D" w14:textId="77777777" w:rsidR="00C41182" w:rsidRPr="006E1920" w:rsidRDefault="00C41182" w:rsidP="000A1D05">
            <w:pPr>
              <w:autoSpaceDE w:val="0"/>
              <w:autoSpaceDN w:val="0"/>
              <w:snapToGrid w:val="0"/>
              <w:spacing w:line="252" w:lineRule="auto"/>
              <w:rPr>
                <w:rFonts w:ascii="Arial" w:hAnsi="Arial" w:cs="Arial"/>
                <w:strike/>
                <w:sz w:val="12"/>
                <w:szCs w:val="12"/>
              </w:rPr>
            </w:pPr>
            <w:r w:rsidRPr="006E1920">
              <w:rPr>
                <w:rFonts w:ascii="Arial" w:hAnsi="Arial" w:cs="Arial"/>
                <w:strike/>
                <w:color w:val="FF0000"/>
                <w:sz w:val="12"/>
                <w:szCs w:val="12"/>
                <w:highlight w:val="yellow"/>
              </w:rPr>
              <w:t>FFS whether to separate capabilities for preferred/non-preferred resource set</w:t>
            </w:r>
            <w:r w:rsidRPr="006E1920">
              <w:rPr>
                <w:rFonts w:ascii="Arial" w:hAnsi="Arial" w:cs="Arial"/>
                <w:strike/>
                <w:color w:val="FF0000"/>
                <w:sz w:val="12"/>
                <w:szCs w:val="12"/>
                <w:highlight w:val="yellow"/>
                <w:lang w:eastAsia="en-GB"/>
              </w:rPr>
              <w:t xml:space="preserve"> and </w:t>
            </w:r>
            <w:r w:rsidRPr="006E1920">
              <w:rPr>
                <w:rFonts w:ascii="Arial" w:hAnsi="Arial" w:cs="Arial"/>
                <w:strike/>
                <w:color w:val="FF0000"/>
                <w:sz w:val="12"/>
                <w:szCs w:val="12"/>
                <w:highlight w:val="yellow"/>
              </w:rPr>
              <w:t>explicit request</w:t>
            </w:r>
          </w:p>
        </w:tc>
        <w:tc>
          <w:tcPr>
            <w:tcW w:w="12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B664DC3" w14:textId="77777777" w:rsidR="00C41182" w:rsidRPr="006E1920" w:rsidRDefault="00C41182" w:rsidP="000A1D05">
            <w:pPr>
              <w:keepNext/>
              <w:snapToGrid w:val="0"/>
              <w:spacing w:line="252" w:lineRule="auto"/>
              <w:rPr>
                <w:rFonts w:ascii="Arial" w:hAnsi="Arial" w:cs="Arial"/>
                <w:sz w:val="12"/>
                <w:szCs w:val="12"/>
                <w:highlight w:val="cyan"/>
                <w:lang w:val="en-US"/>
              </w:rPr>
            </w:pPr>
            <w:r w:rsidRPr="006E1920">
              <w:rPr>
                <w:rFonts w:ascii="Arial" w:hAnsi="Arial" w:cs="Arial"/>
                <w:color w:val="FF0000"/>
                <w:sz w:val="12"/>
                <w:szCs w:val="12"/>
                <w:highlight w:val="cyan"/>
              </w:rPr>
              <w:t>FFS</w:t>
            </w:r>
          </w:p>
        </w:tc>
        <w:tc>
          <w:tcPr>
            <w:tcW w:w="16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EC1FD97" w14:textId="77777777" w:rsidR="00C41182" w:rsidRPr="006E1920" w:rsidRDefault="00C41182" w:rsidP="000A1D05">
            <w:pPr>
              <w:keepNext/>
              <w:snapToGrid w:val="0"/>
              <w:spacing w:line="252" w:lineRule="auto"/>
              <w:rPr>
                <w:rFonts w:ascii="Arial" w:hAnsi="Arial" w:cs="Arial"/>
                <w:sz w:val="12"/>
                <w:szCs w:val="12"/>
              </w:rPr>
            </w:pPr>
            <w:r w:rsidRPr="006E1920">
              <w:rPr>
                <w:rFonts w:ascii="Arial" w:hAnsi="Arial" w:cs="Arial"/>
                <w:strike/>
                <w:color w:val="FF0000"/>
                <w:sz w:val="12"/>
                <w:szCs w:val="12"/>
              </w:rPr>
              <w:t>No</w:t>
            </w:r>
            <w:r w:rsidRPr="006E1920">
              <w:rPr>
                <w:rFonts w:ascii="Arial" w:hAnsi="Arial" w:cs="Arial"/>
                <w:color w:val="FF0000"/>
                <w:sz w:val="12"/>
                <w:szCs w:val="12"/>
              </w:rPr>
              <w:t xml:space="preserve"> Yes</w:t>
            </w:r>
          </w:p>
        </w:tc>
        <w:tc>
          <w:tcPr>
            <w:tcW w:w="236"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32A7C32" w14:textId="77777777" w:rsidR="00C41182" w:rsidRPr="006E1920" w:rsidRDefault="00C41182" w:rsidP="000A1D05">
            <w:pPr>
              <w:keepNext/>
              <w:snapToGrid w:val="0"/>
              <w:spacing w:line="252" w:lineRule="auto"/>
              <w:rPr>
                <w:rFonts w:ascii="Arial" w:hAnsi="Arial" w:cs="Arial"/>
                <w:sz w:val="12"/>
                <w:szCs w:val="12"/>
              </w:rPr>
            </w:pPr>
            <w:r w:rsidRPr="006E1920">
              <w:rPr>
                <w:rFonts w:ascii="Arial" w:hAnsi="Arial" w:cs="Arial"/>
                <w:sz w:val="12"/>
                <w:szCs w:val="12"/>
              </w:rPr>
              <w:t>Yes</w:t>
            </w:r>
          </w:p>
        </w:tc>
        <w:tc>
          <w:tcPr>
            <w:tcW w:w="383"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FEB6B0C" w14:textId="77777777" w:rsidR="00C41182" w:rsidRPr="006E1920" w:rsidRDefault="00C41182" w:rsidP="000A1D05">
            <w:pPr>
              <w:keepNext/>
              <w:snapToGrid w:val="0"/>
              <w:spacing w:line="252" w:lineRule="auto"/>
              <w:rPr>
                <w:rFonts w:ascii="Arial" w:hAnsi="Arial" w:cs="Arial"/>
                <w:sz w:val="12"/>
                <w:szCs w:val="12"/>
              </w:rPr>
            </w:pPr>
            <w:r w:rsidRPr="006E1920">
              <w:rPr>
                <w:rFonts w:ascii="Arial" w:hAnsi="Arial" w:cs="Arial"/>
                <w:sz w:val="12"/>
                <w:szCs w:val="12"/>
                <w:lang w:eastAsia="zh-CN"/>
              </w:rPr>
              <w:t>UE is not required to decode SCI 2-C</w:t>
            </w:r>
            <w:r w:rsidRPr="006E1920">
              <w:rPr>
                <w:rFonts w:ascii="Arial" w:hAnsi="Arial" w:cs="Arial"/>
                <w:color w:val="0070C0"/>
                <w:sz w:val="12"/>
                <w:szCs w:val="12"/>
                <w:lang w:eastAsia="zh-CN"/>
              </w:rPr>
              <w:t xml:space="preserve"> and the associated PSSCH</w:t>
            </w:r>
            <w:r w:rsidRPr="006E1920">
              <w:rPr>
                <w:rFonts w:ascii="Arial" w:hAnsi="Arial" w:cs="Arial"/>
                <w:strike/>
                <w:color w:val="0070C0"/>
                <w:sz w:val="12"/>
                <w:szCs w:val="12"/>
                <w:lang w:eastAsia="zh-CN"/>
              </w:rPr>
              <w:t xml:space="preserve"> for inter-UE coordination information</w:t>
            </w:r>
          </w:p>
        </w:tc>
        <w:tc>
          <w:tcPr>
            <w:tcW w:w="264"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5767FE1" w14:textId="77777777" w:rsidR="00C41182" w:rsidRPr="006E1920" w:rsidRDefault="00C41182" w:rsidP="000A1D05">
            <w:pPr>
              <w:keepNext/>
              <w:snapToGrid w:val="0"/>
              <w:spacing w:line="252" w:lineRule="auto"/>
              <w:rPr>
                <w:rFonts w:ascii="Arial" w:hAnsi="Arial" w:cs="Arial"/>
                <w:sz w:val="12"/>
                <w:szCs w:val="12"/>
                <w:highlight w:val="yellow"/>
              </w:rPr>
            </w:pPr>
            <w:r w:rsidRPr="006E1920">
              <w:rPr>
                <w:rFonts w:ascii="Arial" w:hAnsi="Arial" w:cs="Arial"/>
                <w:strike/>
                <w:color w:val="FF0000"/>
                <w:sz w:val="12"/>
                <w:szCs w:val="12"/>
                <w:highlight w:val="yellow"/>
              </w:rPr>
              <w:t>Per FS [</w:t>
            </w:r>
            <w:r w:rsidRPr="006E1920">
              <w:rPr>
                <w:rFonts w:ascii="Arial" w:hAnsi="Arial" w:cs="Arial"/>
                <w:color w:val="FF0000"/>
                <w:sz w:val="12"/>
                <w:szCs w:val="12"/>
                <w:highlight w:val="yellow"/>
              </w:rPr>
              <w:t>Per band]</w:t>
            </w:r>
          </w:p>
        </w:tc>
        <w:tc>
          <w:tcPr>
            <w:tcW w:w="194"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E14B061" w14:textId="77777777" w:rsidR="00C41182" w:rsidRPr="006E1920" w:rsidRDefault="00C41182" w:rsidP="000A1D05">
            <w:pPr>
              <w:keepNext/>
              <w:snapToGrid w:val="0"/>
              <w:spacing w:line="252" w:lineRule="auto"/>
              <w:rPr>
                <w:rFonts w:ascii="Arial" w:hAnsi="Arial" w:cs="Arial"/>
                <w:color w:val="000000"/>
                <w:sz w:val="12"/>
                <w:szCs w:val="12"/>
                <w:highlight w:val="yellow"/>
              </w:rPr>
            </w:pPr>
            <w:r w:rsidRPr="006E1920">
              <w:rPr>
                <w:rFonts w:ascii="Arial" w:hAnsi="Arial" w:cs="Arial"/>
                <w:color w:val="000000"/>
                <w:sz w:val="12"/>
                <w:szCs w:val="12"/>
                <w:highlight w:val="yellow"/>
              </w:rPr>
              <w:t>[N.A].</w:t>
            </w:r>
          </w:p>
        </w:tc>
        <w:tc>
          <w:tcPr>
            <w:tcW w:w="172"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ABF6AAF" w14:textId="77777777" w:rsidR="00C41182" w:rsidRPr="006E1920" w:rsidRDefault="00C41182" w:rsidP="000A1D05">
            <w:pPr>
              <w:keepNext/>
              <w:snapToGrid w:val="0"/>
              <w:spacing w:line="252" w:lineRule="auto"/>
              <w:rPr>
                <w:rFonts w:ascii="Arial" w:hAnsi="Arial" w:cs="Arial"/>
                <w:color w:val="000000"/>
                <w:sz w:val="12"/>
                <w:szCs w:val="12"/>
                <w:highlight w:val="yellow"/>
              </w:rPr>
            </w:pPr>
            <w:r w:rsidRPr="006E1920">
              <w:rPr>
                <w:rFonts w:ascii="Arial" w:hAnsi="Arial" w:cs="Arial"/>
                <w:color w:val="000000"/>
                <w:sz w:val="12"/>
                <w:szCs w:val="12"/>
                <w:highlight w:val="yellow"/>
              </w:rPr>
              <w:t>[N.A].</w:t>
            </w:r>
          </w:p>
        </w:tc>
        <w:tc>
          <w:tcPr>
            <w:tcW w:w="172"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C6C6F33" w14:textId="77777777" w:rsidR="00C41182" w:rsidRPr="006E1920" w:rsidRDefault="00C41182" w:rsidP="000A1D05">
            <w:pPr>
              <w:keepNext/>
              <w:snapToGrid w:val="0"/>
              <w:spacing w:line="252" w:lineRule="auto"/>
              <w:rPr>
                <w:rFonts w:ascii="Arial" w:hAnsi="Arial" w:cs="Arial"/>
                <w:color w:val="000000"/>
                <w:sz w:val="12"/>
                <w:szCs w:val="12"/>
                <w:highlight w:val="yellow"/>
              </w:rPr>
            </w:pPr>
            <w:r w:rsidRPr="006E1920">
              <w:rPr>
                <w:rFonts w:ascii="Arial" w:hAnsi="Arial" w:cs="Arial"/>
                <w:color w:val="000000"/>
                <w:sz w:val="12"/>
                <w:szCs w:val="12"/>
                <w:highlight w:val="yellow"/>
              </w:rPr>
              <w:t>[N.A.]</w:t>
            </w:r>
          </w:p>
        </w:tc>
        <w:tc>
          <w:tcPr>
            <w:tcW w:w="617"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6F2D724" w14:textId="77777777" w:rsidR="00C41182" w:rsidRPr="006E1920" w:rsidRDefault="00C41182" w:rsidP="000A1D05">
            <w:pPr>
              <w:keepNext/>
              <w:snapToGrid w:val="0"/>
              <w:spacing w:line="252" w:lineRule="auto"/>
              <w:rPr>
                <w:rFonts w:ascii="Arial" w:hAnsi="Arial" w:cs="Arial"/>
                <w:color w:val="000000"/>
                <w:sz w:val="12"/>
                <w:szCs w:val="12"/>
                <w:lang w:eastAsia="zh-CN"/>
              </w:rPr>
            </w:pPr>
            <w:r w:rsidRPr="006E1920">
              <w:rPr>
                <w:rFonts w:ascii="Arial" w:hAnsi="Arial" w:cs="Arial"/>
                <w:color w:val="000000"/>
                <w:sz w:val="12"/>
                <w:szCs w:val="12"/>
                <w:lang w:eastAsia="zh-CN"/>
              </w:rPr>
              <w:t>Note: configuration by NR Uu is not required to be supported in a band indicated with only the PC5 interface in 38.101-1 Table 5.2E.1-1</w:t>
            </w:r>
          </w:p>
        </w:tc>
        <w:tc>
          <w:tcPr>
            <w:tcW w:w="304"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D342ADC" w14:textId="77777777" w:rsidR="00C41182" w:rsidRPr="006E1920" w:rsidRDefault="00C41182" w:rsidP="000A1D05">
            <w:pPr>
              <w:keepNext/>
              <w:snapToGrid w:val="0"/>
              <w:spacing w:line="252" w:lineRule="auto"/>
              <w:rPr>
                <w:rFonts w:ascii="Arial" w:hAnsi="Arial" w:cs="Arial"/>
                <w:color w:val="000000"/>
                <w:sz w:val="12"/>
                <w:szCs w:val="12"/>
                <w:lang w:eastAsia="ja-JP"/>
              </w:rPr>
            </w:pPr>
            <w:r w:rsidRPr="006E1920">
              <w:rPr>
                <w:rFonts w:ascii="Arial" w:hAnsi="Arial" w:cs="Arial"/>
                <w:color w:val="000000"/>
                <w:sz w:val="12"/>
                <w:szCs w:val="12"/>
              </w:rPr>
              <w:t>Optional with capability signalling</w:t>
            </w:r>
          </w:p>
        </w:tc>
      </w:tr>
      <w:tr w:rsidR="00C41182" w:rsidRPr="006E1920" w14:paraId="112D6814" w14:textId="77777777" w:rsidTr="000A1D05">
        <w:trPr>
          <w:trHeight w:val="20"/>
        </w:trPr>
        <w:tc>
          <w:tcPr>
            <w:tcW w:w="383"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2EAE232" w14:textId="77777777" w:rsidR="00C41182" w:rsidRPr="006E1920" w:rsidRDefault="00C41182" w:rsidP="000A1D05">
            <w:pPr>
              <w:keepNext/>
              <w:snapToGrid w:val="0"/>
              <w:spacing w:line="252" w:lineRule="auto"/>
              <w:rPr>
                <w:rFonts w:ascii="Arial" w:hAnsi="Arial" w:cs="Arial"/>
                <w:color w:val="FF0000"/>
                <w:sz w:val="12"/>
                <w:szCs w:val="12"/>
              </w:rPr>
            </w:pPr>
            <w:r w:rsidRPr="006E1920">
              <w:rPr>
                <w:rFonts w:ascii="Arial" w:hAnsi="Arial" w:cs="Arial"/>
                <w:color w:val="FF0000"/>
                <w:sz w:val="12"/>
                <w:szCs w:val="12"/>
              </w:rPr>
              <w:t>32. NR_SL_enh</w:t>
            </w:r>
          </w:p>
        </w:tc>
        <w:tc>
          <w:tcPr>
            <w:tcW w:w="142" w:type="pct"/>
            <w:tcBorders>
              <w:top w:val="nil"/>
              <w:left w:val="nil"/>
              <w:bottom w:val="single" w:sz="8" w:space="0" w:color="auto"/>
              <w:right w:val="single" w:sz="8" w:space="0" w:color="auto"/>
            </w:tcBorders>
            <w:tcMar>
              <w:top w:w="0" w:type="dxa"/>
              <w:left w:w="108" w:type="dxa"/>
              <w:bottom w:w="0" w:type="dxa"/>
              <w:right w:w="108" w:type="dxa"/>
            </w:tcMar>
            <w:hideMark/>
          </w:tcPr>
          <w:p w14:paraId="37F49598" w14:textId="77777777" w:rsidR="00C41182" w:rsidRPr="006E1920" w:rsidRDefault="00C41182" w:rsidP="000A1D05">
            <w:pPr>
              <w:keepNext/>
              <w:snapToGrid w:val="0"/>
              <w:spacing w:line="252" w:lineRule="auto"/>
              <w:rPr>
                <w:rFonts w:ascii="Arial" w:hAnsi="Arial" w:cs="Arial"/>
                <w:color w:val="FF0000"/>
                <w:sz w:val="12"/>
                <w:szCs w:val="12"/>
              </w:rPr>
            </w:pPr>
            <w:r w:rsidRPr="006E1920">
              <w:rPr>
                <w:rFonts w:ascii="Arial" w:hAnsi="Arial" w:cs="Arial"/>
                <w:color w:val="FF0000"/>
                <w:sz w:val="12"/>
                <w:szCs w:val="12"/>
              </w:rPr>
              <w:t>32-6-2</w:t>
            </w:r>
          </w:p>
        </w:tc>
        <w:tc>
          <w:tcPr>
            <w:tcW w:w="383" w:type="pct"/>
            <w:tcBorders>
              <w:top w:val="nil"/>
              <w:left w:val="nil"/>
              <w:bottom w:val="single" w:sz="8" w:space="0" w:color="auto"/>
              <w:right w:val="single" w:sz="8" w:space="0" w:color="auto"/>
            </w:tcBorders>
            <w:tcMar>
              <w:top w:w="0" w:type="dxa"/>
              <w:left w:w="108" w:type="dxa"/>
              <w:bottom w:w="0" w:type="dxa"/>
              <w:right w:w="108" w:type="dxa"/>
            </w:tcMar>
            <w:hideMark/>
          </w:tcPr>
          <w:p w14:paraId="3D1BC4C1" w14:textId="77777777" w:rsidR="00C41182" w:rsidRPr="006E1920" w:rsidRDefault="00C41182" w:rsidP="000A1D05">
            <w:pPr>
              <w:keepNext/>
              <w:snapToGrid w:val="0"/>
              <w:spacing w:line="252" w:lineRule="auto"/>
              <w:rPr>
                <w:rFonts w:ascii="Arial" w:hAnsi="Arial" w:cs="Arial"/>
                <w:color w:val="FF0000"/>
                <w:sz w:val="12"/>
                <w:szCs w:val="12"/>
              </w:rPr>
            </w:pPr>
            <w:r w:rsidRPr="006E1920">
              <w:rPr>
                <w:rFonts w:ascii="Arial" w:hAnsi="Arial" w:cs="Arial"/>
                <w:color w:val="FF0000"/>
                <w:sz w:val="12"/>
                <w:szCs w:val="12"/>
              </w:rPr>
              <w:t>Reception of Scheme 1 explicit request over 2</w:t>
            </w:r>
            <w:r w:rsidRPr="006E1920">
              <w:rPr>
                <w:rFonts w:ascii="Arial" w:hAnsi="Arial" w:cs="Arial"/>
                <w:color w:val="FF0000"/>
                <w:sz w:val="12"/>
                <w:szCs w:val="12"/>
                <w:vertAlign w:val="superscript"/>
              </w:rPr>
              <w:t>nd</w:t>
            </w:r>
            <w:r w:rsidRPr="006E1920">
              <w:rPr>
                <w:rFonts w:ascii="Arial" w:hAnsi="Arial" w:cs="Arial"/>
                <w:color w:val="FF0000"/>
                <w:sz w:val="12"/>
                <w:szCs w:val="12"/>
              </w:rPr>
              <w:t xml:space="preserve"> SCI</w:t>
            </w:r>
          </w:p>
        </w:tc>
        <w:tc>
          <w:tcPr>
            <w:tcW w:w="1473" w:type="pct"/>
            <w:tcBorders>
              <w:top w:val="nil"/>
              <w:left w:val="nil"/>
              <w:bottom w:val="single" w:sz="8" w:space="0" w:color="auto"/>
              <w:right w:val="single" w:sz="8" w:space="0" w:color="auto"/>
            </w:tcBorders>
            <w:tcMar>
              <w:top w:w="0" w:type="dxa"/>
              <w:left w:w="108" w:type="dxa"/>
              <w:bottom w:w="0" w:type="dxa"/>
              <w:right w:w="108" w:type="dxa"/>
            </w:tcMar>
            <w:hideMark/>
          </w:tcPr>
          <w:p w14:paraId="6D580676" w14:textId="77777777" w:rsidR="00C41182" w:rsidRPr="006E1920" w:rsidRDefault="00C41182" w:rsidP="000A1D05">
            <w:pPr>
              <w:autoSpaceDE w:val="0"/>
              <w:autoSpaceDN w:val="0"/>
              <w:snapToGrid w:val="0"/>
              <w:spacing w:line="252" w:lineRule="auto"/>
              <w:rPr>
                <w:rFonts w:ascii="Arial" w:hAnsi="Arial" w:cs="Arial"/>
                <w:color w:val="FF0000"/>
                <w:sz w:val="12"/>
                <w:szCs w:val="12"/>
              </w:rPr>
            </w:pPr>
            <w:r w:rsidRPr="006E1920">
              <w:rPr>
                <w:rFonts w:ascii="Arial" w:hAnsi="Arial" w:cs="Arial"/>
                <w:color w:val="FF0000"/>
                <w:sz w:val="12"/>
                <w:szCs w:val="12"/>
              </w:rPr>
              <w:t>1) UE can receive an explicit request for inter-UE coordination information of both preferred resource set and non-preferred resource set over 2nd SCI that is used in addition to the MAC-CE carrying the explicit request in the same transmission</w:t>
            </w:r>
          </w:p>
        </w:tc>
        <w:tc>
          <w:tcPr>
            <w:tcW w:w="120" w:type="pct"/>
            <w:tcBorders>
              <w:top w:val="nil"/>
              <w:left w:val="nil"/>
              <w:bottom w:val="single" w:sz="8" w:space="0" w:color="auto"/>
              <w:right w:val="single" w:sz="8" w:space="0" w:color="auto"/>
            </w:tcBorders>
            <w:tcMar>
              <w:top w:w="0" w:type="dxa"/>
              <w:left w:w="108" w:type="dxa"/>
              <w:bottom w:w="0" w:type="dxa"/>
              <w:right w:w="108" w:type="dxa"/>
            </w:tcMar>
            <w:hideMark/>
          </w:tcPr>
          <w:p w14:paraId="64FCE1B7" w14:textId="77777777" w:rsidR="00C41182" w:rsidRPr="006E1920" w:rsidRDefault="00C41182" w:rsidP="000A1D05">
            <w:pPr>
              <w:keepNext/>
              <w:snapToGrid w:val="0"/>
              <w:spacing w:line="252" w:lineRule="auto"/>
              <w:rPr>
                <w:rFonts w:ascii="Arial" w:hAnsi="Arial" w:cs="Arial"/>
                <w:color w:val="FF0000"/>
                <w:sz w:val="12"/>
                <w:szCs w:val="12"/>
                <w:highlight w:val="cyan"/>
                <w:lang w:val="en-US"/>
              </w:rPr>
            </w:pPr>
            <w:r w:rsidRPr="006E1920">
              <w:rPr>
                <w:rFonts w:ascii="Arial" w:hAnsi="Arial" w:cs="Arial"/>
                <w:color w:val="FF0000"/>
                <w:sz w:val="12"/>
                <w:szCs w:val="12"/>
                <w:highlight w:val="cyan"/>
              </w:rPr>
              <w:t>FFS</w:t>
            </w:r>
          </w:p>
        </w:tc>
        <w:tc>
          <w:tcPr>
            <w:tcW w:w="160" w:type="pct"/>
            <w:tcBorders>
              <w:top w:val="nil"/>
              <w:left w:val="nil"/>
              <w:bottom w:val="single" w:sz="8" w:space="0" w:color="auto"/>
              <w:right w:val="single" w:sz="8" w:space="0" w:color="auto"/>
            </w:tcBorders>
            <w:tcMar>
              <w:top w:w="0" w:type="dxa"/>
              <w:left w:w="108" w:type="dxa"/>
              <w:bottom w:w="0" w:type="dxa"/>
              <w:right w:w="108" w:type="dxa"/>
            </w:tcMar>
            <w:hideMark/>
          </w:tcPr>
          <w:p w14:paraId="546C0544" w14:textId="77777777" w:rsidR="00C41182" w:rsidRPr="006E1920" w:rsidRDefault="00C41182" w:rsidP="000A1D05">
            <w:pPr>
              <w:keepNext/>
              <w:snapToGrid w:val="0"/>
              <w:spacing w:line="252" w:lineRule="auto"/>
              <w:rPr>
                <w:rFonts w:ascii="Arial" w:hAnsi="Arial" w:cs="Arial"/>
                <w:color w:val="FF0000"/>
                <w:sz w:val="12"/>
                <w:szCs w:val="12"/>
              </w:rPr>
            </w:pPr>
            <w:r w:rsidRPr="006E1920">
              <w:rPr>
                <w:rFonts w:ascii="Arial" w:hAnsi="Arial" w:cs="Arial"/>
                <w:color w:val="FF0000"/>
                <w:sz w:val="12"/>
                <w:szCs w:val="12"/>
              </w:rPr>
              <w:t>Yes</w:t>
            </w:r>
          </w:p>
        </w:tc>
        <w:tc>
          <w:tcPr>
            <w:tcW w:w="236" w:type="pct"/>
            <w:tcBorders>
              <w:top w:val="nil"/>
              <w:left w:val="nil"/>
              <w:bottom w:val="single" w:sz="8" w:space="0" w:color="auto"/>
              <w:right w:val="single" w:sz="8" w:space="0" w:color="auto"/>
            </w:tcBorders>
            <w:tcMar>
              <w:top w:w="0" w:type="dxa"/>
              <w:left w:w="108" w:type="dxa"/>
              <w:bottom w:w="0" w:type="dxa"/>
              <w:right w:w="108" w:type="dxa"/>
            </w:tcMar>
            <w:hideMark/>
          </w:tcPr>
          <w:p w14:paraId="4F12EF19" w14:textId="77777777" w:rsidR="00C41182" w:rsidRPr="006E1920" w:rsidRDefault="00C41182" w:rsidP="000A1D05">
            <w:pPr>
              <w:keepNext/>
              <w:snapToGrid w:val="0"/>
              <w:spacing w:line="252" w:lineRule="auto"/>
              <w:rPr>
                <w:rFonts w:ascii="Arial" w:hAnsi="Arial" w:cs="Arial"/>
                <w:color w:val="FF0000"/>
                <w:sz w:val="12"/>
                <w:szCs w:val="12"/>
              </w:rPr>
            </w:pPr>
            <w:r w:rsidRPr="006E1920">
              <w:rPr>
                <w:rFonts w:ascii="Arial" w:hAnsi="Arial" w:cs="Arial"/>
                <w:color w:val="FF0000"/>
                <w:sz w:val="12"/>
                <w:szCs w:val="12"/>
              </w:rPr>
              <w:t>Yes</w:t>
            </w:r>
          </w:p>
        </w:tc>
        <w:tc>
          <w:tcPr>
            <w:tcW w:w="383" w:type="pct"/>
            <w:tcBorders>
              <w:top w:val="nil"/>
              <w:left w:val="nil"/>
              <w:bottom w:val="single" w:sz="8" w:space="0" w:color="auto"/>
              <w:right w:val="single" w:sz="8" w:space="0" w:color="auto"/>
            </w:tcBorders>
            <w:tcMar>
              <w:top w:w="0" w:type="dxa"/>
              <w:left w:w="108" w:type="dxa"/>
              <w:bottom w:w="0" w:type="dxa"/>
              <w:right w:w="108" w:type="dxa"/>
            </w:tcMar>
            <w:hideMark/>
          </w:tcPr>
          <w:p w14:paraId="246B736A" w14:textId="77777777" w:rsidR="00C41182" w:rsidRPr="006E1920" w:rsidRDefault="00C41182" w:rsidP="000A1D05">
            <w:pPr>
              <w:keepNext/>
              <w:snapToGrid w:val="0"/>
              <w:spacing w:line="252" w:lineRule="auto"/>
              <w:rPr>
                <w:rFonts w:ascii="Arial" w:hAnsi="Arial" w:cs="Arial"/>
                <w:color w:val="FF0000"/>
                <w:sz w:val="12"/>
                <w:szCs w:val="12"/>
                <w:lang w:eastAsia="zh-CN"/>
              </w:rPr>
            </w:pPr>
            <w:r w:rsidRPr="006E1920">
              <w:rPr>
                <w:rFonts w:ascii="Arial" w:hAnsi="Arial" w:cs="Arial"/>
                <w:color w:val="FF0000"/>
                <w:sz w:val="12"/>
                <w:szCs w:val="12"/>
                <w:lang w:eastAsia="zh-CN"/>
              </w:rPr>
              <w:t xml:space="preserve">UE is not required to decode SCI 2-C </w:t>
            </w:r>
            <w:r w:rsidRPr="006E1920">
              <w:rPr>
                <w:rFonts w:ascii="Arial" w:hAnsi="Arial" w:cs="Arial"/>
                <w:color w:val="0070C0"/>
                <w:sz w:val="12"/>
                <w:szCs w:val="12"/>
                <w:lang w:eastAsia="zh-CN"/>
              </w:rPr>
              <w:t>and the associated PSSCH</w:t>
            </w:r>
            <w:r w:rsidRPr="006E1920">
              <w:rPr>
                <w:rFonts w:ascii="Arial" w:hAnsi="Arial" w:cs="Arial"/>
                <w:color w:val="FF0000"/>
                <w:sz w:val="12"/>
                <w:szCs w:val="12"/>
                <w:lang w:eastAsia="zh-CN"/>
              </w:rPr>
              <w:t xml:space="preserve"> </w:t>
            </w:r>
            <w:r w:rsidRPr="006E1920">
              <w:rPr>
                <w:rFonts w:ascii="Arial" w:hAnsi="Arial" w:cs="Arial"/>
                <w:strike/>
                <w:color w:val="0070C0"/>
                <w:sz w:val="12"/>
                <w:szCs w:val="12"/>
                <w:lang w:eastAsia="zh-CN"/>
              </w:rPr>
              <w:t>for</w:t>
            </w:r>
            <w:r w:rsidRPr="006E1920">
              <w:rPr>
                <w:rFonts w:ascii="Arial" w:hAnsi="Arial" w:cs="Arial"/>
                <w:strike/>
                <w:color w:val="0070C0"/>
                <w:sz w:val="12"/>
                <w:szCs w:val="12"/>
              </w:rPr>
              <w:t xml:space="preserve"> </w:t>
            </w:r>
            <w:r w:rsidRPr="006E1920">
              <w:rPr>
                <w:rFonts w:ascii="Arial" w:hAnsi="Arial" w:cs="Arial"/>
                <w:strike/>
                <w:color w:val="0070C0"/>
                <w:sz w:val="12"/>
                <w:szCs w:val="12"/>
                <w:lang w:eastAsia="zh-CN"/>
              </w:rPr>
              <w:t>explicit request</w:t>
            </w:r>
          </w:p>
        </w:tc>
        <w:tc>
          <w:tcPr>
            <w:tcW w:w="264" w:type="pct"/>
            <w:tcBorders>
              <w:top w:val="nil"/>
              <w:left w:val="nil"/>
              <w:bottom w:val="single" w:sz="8" w:space="0" w:color="auto"/>
              <w:right w:val="single" w:sz="8" w:space="0" w:color="auto"/>
            </w:tcBorders>
            <w:tcMar>
              <w:top w:w="0" w:type="dxa"/>
              <w:left w:w="108" w:type="dxa"/>
              <w:bottom w:w="0" w:type="dxa"/>
              <w:right w:w="108" w:type="dxa"/>
            </w:tcMar>
            <w:hideMark/>
          </w:tcPr>
          <w:p w14:paraId="49378179" w14:textId="77777777" w:rsidR="00C41182" w:rsidRPr="006E1920" w:rsidRDefault="00C41182" w:rsidP="000A1D05">
            <w:pPr>
              <w:keepNext/>
              <w:snapToGrid w:val="0"/>
              <w:spacing w:line="252" w:lineRule="auto"/>
              <w:rPr>
                <w:rFonts w:ascii="Arial" w:hAnsi="Arial" w:cs="Arial"/>
                <w:color w:val="FF0000"/>
                <w:sz w:val="12"/>
                <w:szCs w:val="12"/>
                <w:highlight w:val="yellow"/>
                <w:lang w:eastAsia="ja-JP"/>
              </w:rPr>
            </w:pPr>
            <w:r w:rsidRPr="006E1920">
              <w:rPr>
                <w:rFonts w:ascii="Arial" w:hAnsi="Arial" w:cs="Arial"/>
                <w:color w:val="FF0000"/>
                <w:sz w:val="12"/>
                <w:szCs w:val="12"/>
                <w:highlight w:val="yellow"/>
              </w:rPr>
              <w:t>[Per band]</w:t>
            </w:r>
          </w:p>
        </w:tc>
        <w:tc>
          <w:tcPr>
            <w:tcW w:w="194" w:type="pct"/>
            <w:tcBorders>
              <w:top w:val="nil"/>
              <w:left w:val="nil"/>
              <w:bottom w:val="single" w:sz="8" w:space="0" w:color="auto"/>
              <w:right w:val="single" w:sz="8" w:space="0" w:color="auto"/>
            </w:tcBorders>
            <w:tcMar>
              <w:top w:w="0" w:type="dxa"/>
              <w:left w:w="108" w:type="dxa"/>
              <w:bottom w:w="0" w:type="dxa"/>
              <w:right w:w="108" w:type="dxa"/>
            </w:tcMar>
            <w:hideMark/>
          </w:tcPr>
          <w:p w14:paraId="716EE23C" w14:textId="77777777" w:rsidR="00C41182" w:rsidRPr="006E1920" w:rsidRDefault="00C41182" w:rsidP="000A1D05">
            <w:pPr>
              <w:keepNext/>
              <w:snapToGrid w:val="0"/>
              <w:spacing w:line="252" w:lineRule="auto"/>
              <w:rPr>
                <w:rFonts w:ascii="Arial" w:hAnsi="Arial" w:cs="Arial"/>
                <w:color w:val="FF0000"/>
                <w:sz w:val="12"/>
                <w:szCs w:val="12"/>
                <w:highlight w:val="yellow"/>
                <w:lang w:val="en-US"/>
              </w:rPr>
            </w:pPr>
            <w:r w:rsidRPr="006E1920">
              <w:rPr>
                <w:rFonts w:ascii="Arial" w:hAnsi="Arial" w:cs="Arial"/>
                <w:color w:val="FF0000"/>
                <w:sz w:val="12"/>
                <w:szCs w:val="12"/>
                <w:highlight w:val="yellow"/>
              </w:rPr>
              <w:t>[N.A.]</w:t>
            </w:r>
          </w:p>
        </w:tc>
        <w:tc>
          <w:tcPr>
            <w:tcW w:w="172" w:type="pct"/>
            <w:tcBorders>
              <w:top w:val="nil"/>
              <w:left w:val="nil"/>
              <w:bottom w:val="single" w:sz="8" w:space="0" w:color="auto"/>
              <w:right w:val="single" w:sz="8" w:space="0" w:color="auto"/>
            </w:tcBorders>
            <w:tcMar>
              <w:top w:w="0" w:type="dxa"/>
              <w:left w:w="108" w:type="dxa"/>
              <w:bottom w:w="0" w:type="dxa"/>
              <w:right w:w="108" w:type="dxa"/>
            </w:tcMar>
            <w:hideMark/>
          </w:tcPr>
          <w:p w14:paraId="45EA0B7C" w14:textId="77777777" w:rsidR="00C41182" w:rsidRPr="006E1920" w:rsidRDefault="00C41182" w:rsidP="000A1D05">
            <w:pPr>
              <w:keepNext/>
              <w:snapToGrid w:val="0"/>
              <w:spacing w:line="252" w:lineRule="auto"/>
              <w:rPr>
                <w:rFonts w:ascii="Arial" w:hAnsi="Arial" w:cs="Arial"/>
                <w:color w:val="FF0000"/>
                <w:sz w:val="12"/>
                <w:szCs w:val="12"/>
                <w:highlight w:val="yellow"/>
              </w:rPr>
            </w:pPr>
            <w:r w:rsidRPr="006E1920">
              <w:rPr>
                <w:rFonts w:ascii="Arial" w:hAnsi="Arial" w:cs="Arial"/>
                <w:color w:val="FF0000"/>
                <w:sz w:val="12"/>
                <w:szCs w:val="12"/>
                <w:highlight w:val="yellow"/>
              </w:rPr>
              <w:t>[N.A.]</w:t>
            </w:r>
          </w:p>
        </w:tc>
        <w:tc>
          <w:tcPr>
            <w:tcW w:w="172" w:type="pct"/>
            <w:tcBorders>
              <w:top w:val="nil"/>
              <w:left w:val="nil"/>
              <w:bottom w:val="single" w:sz="8" w:space="0" w:color="auto"/>
              <w:right w:val="single" w:sz="8" w:space="0" w:color="auto"/>
            </w:tcBorders>
            <w:tcMar>
              <w:top w:w="0" w:type="dxa"/>
              <w:left w:w="108" w:type="dxa"/>
              <w:bottom w:w="0" w:type="dxa"/>
              <w:right w:w="108" w:type="dxa"/>
            </w:tcMar>
            <w:hideMark/>
          </w:tcPr>
          <w:p w14:paraId="3EC77F45" w14:textId="77777777" w:rsidR="00C41182" w:rsidRPr="006E1920" w:rsidRDefault="00C41182" w:rsidP="000A1D05">
            <w:pPr>
              <w:keepNext/>
              <w:snapToGrid w:val="0"/>
              <w:spacing w:line="252" w:lineRule="auto"/>
              <w:rPr>
                <w:rFonts w:ascii="Arial" w:hAnsi="Arial" w:cs="Arial"/>
                <w:color w:val="FF0000"/>
                <w:sz w:val="12"/>
                <w:szCs w:val="12"/>
                <w:highlight w:val="yellow"/>
              </w:rPr>
            </w:pPr>
            <w:r w:rsidRPr="006E1920">
              <w:rPr>
                <w:rFonts w:ascii="Arial" w:hAnsi="Arial" w:cs="Arial"/>
                <w:color w:val="FF0000"/>
                <w:sz w:val="12"/>
                <w:szCs w:val="12"/>
                <w:highlight w:val="yellow"/>
              </w:rPr>
              <w:t>[N.A.]</w:t>
            </w:r>
          </w:p>
        </w:tc>
        <w:tc>
          <w:tcPr>
            <w:tcW w:w="617" w:type="pct"/>
            <w:tcBorders>
              <w:top w:val="nil"/>
              <w:left w:val="nil"/>
              <w:bottom w:val="single" w:sz="8" w:space="0" w:color="auto"/>
              <w:right w:val="single" w:sz="8" w:space="0" w:color="auto"/>
            </w:tcBorders>
            <w:tcMar>
              <w:top w:w="0" w:type="dxa"/>
              <w:left w:w="108" w:type="dxa"/>
              <w:bottom w:w="0" w:type="dxa"/>
              <w:right w:w="108" w:type="dxa"/>
            </w:tcMar>
            <w:hideMark/>
          </w:tcPr>
          <w:p w14:paraId="066A5123" w14:textId="77777777" w:rsidR="00C41182" w:rsidRPr="006E1920" w:rsidRDefault="00C41182" w:rsidP="000A1D05">
            <w:pPr>
              <w:keepNext/>
              <w:snapToGrid w:val="0"/>
              <w:spacing w:line="252" w:lineRule="auto"/>
              <w:rPr>
                <w:rFonts w:ascii="Arial" w:hAnsi="Arial" w:cs="Arial"/>
                <w:color w:val="FF0000"/>
                <w:sz w:val="12"/>
                <w:szCs w:val="12"/>
                <w:lang w:eastAsia="zh-CN"/>
              </w:rPr>
            </w:pPr>
            <w:r w:rsidRPr="006E1920">
              <w:rPr>
                <w:rFonts w:ascii="Arial" w:hAnsi="Arial" w:cs="Arial"/>
                <w:color w:val="FF0000"/>
                <w:sz w:val="12"/>
                <w:szCs w:val="12"/>
                <w:lang w:eastAsia="zh-CN"/>
              </w:rPr>
              <w:t>Note: configuration by NR Uu is not required to be supported in a band indicated with only the PC5 interface in 38.101-1 Table 5.2E.1-1</w:t>
            </w:r>
          </w:p>
        </w:tc>
        <w:tc>
          <w:tcPr>
            <w:tcW w:w="304" w:type="pct"/>
            <w:tcBorders>
              <w:top w:val="nil"/>
              <w:left w:val="nil"/>
              <w:bottom w:val="single" w:sz="8" w:space="0" w:color="auto"/>
              <w:right w:val="single" w:sz="8" w:space="0" w:color="auto"/>
            </w:tcBorders>
            <w:tcMar>
              <w:top w:w="0" w:type="dxa"/>
              <w:left w:w="108" w:type="dxa"/>
              <w:bottom w:w="0" w:type="dxa"/>
              <w:right w:w="108" w:type="dxa"/>
            </w:tcMar>
            <w:hideMark/>
          </w:tcPr>
          <w:p w14:paraId="37B761BD" w14:textId="77777777" w:rsidR="00C41182" w:rsidRPr="006E1920" w:rsidRDefault="00C41182" w:rsidP="000A1D05">
            <w:pPr>
              <w:keepNext/>
              <w:snapToGrid w:val="0"/>
              <w:spacing w:line="252" w:lineRule="auto"/>
              <w:rPr>
                <w:rFonts w:ascii="Arial" w:hAnsi="Arial" w:cs="Arial"/>
                <w:color w:val="FF0000"/>
                <w:sz w:val="12"/>
                <w:szCs w:val="12"/>
                <w:lang w:eastAsia="ja-JP"/>
              </w:rPr>
            </w:pPr>
            <w:r w:rsidRPr="006E1920">
              <w:rPr>
                <w:rFonts w:ascii="Arial" w:hAnsi="Arial" w:cs="Arial"/>
                <w:color w:val="FF0000"/>
                <w:sz w:val="12"/>
                <w:szCs w:val="12"/>
              </w:rPr>
              <w:t>Optional with capability signalling</w:t>
            </w:r>
          </w:p>
        </w:tc>
      </w:tr>
    </w:tbl>
    <w:p w14:paraId="15FE87A2" w14:textId="77777777" w:rsidR="00C41182" w:rsidRPr="00176EC5" w:rsidRDefault="00C41182" w:rsidP="00176EC5">
      <w:pPr>
        <w:rPr>
          <w:rFonts w:ascii="Times New Roman" w:hAnsi="Times New Roman"/>
          <w:szCs w:val="20"/>
        </w:rPr>
      </w:pPr>
    </w:p>
    <w:p w14:paraId="60A60673" w14:textId="77777777" w:rsidR="00C41182" w:rsidRPr="00176EC5" w:rsidRDefault="00C41182" w:rsidP="00176EC5">
      <w:pPr>
        <w:rPr>
          <w:rFonts w:ascii="Times New Roman" w:eastAsia="MS Gothic" w:hAnsi="Times New Roman"/>
          <w:szCs w:val="20"/>
          <w:lang w:val="en-US" w:eastAsia="ja-JP"/>
        </w:rPr>
      </w:pPr>
      <w:r w:rsidRPr="00176EC5">
        <w:rPr>
          <w:rFonts w:ascii="Times New Roman" w:hAnsi="Times New Roman"/>
          <w:szCs w:val="20"/>
          <w:highlight w:val="green"/>
          <w:lang w:val="en-US"/>
        </w:rPr>
        <w:lastRenderedPageBreak/>
        <w:t>Agreement</w:t>
      </w:r>
    </w:p>
    <w:p w14:paraId="5C52573F" w14:textId="77777777" w:rsidR="00C41182" w:rsidRPr="00176EC5" w:rsidRDefault="00C41182" w:rsidP="00F44FD9">
      <w:pPr>
        <w:pStyle w:val="ListParagraph"/>
        <w:numPr>
          <w:ilvl w:val="0"/>
          <w:numId w:val="233"/>
        </w:numPr>
      </w:pPr>
      <w:r w:rsidRPr="00176EC5">
        <w:t>The column of “Need for the gNB to know if the feature is supported” for FG 32-7 is “No”</w:t>
      </w:r>
    </w:p>
    <w:p w14:paraId="7349A948" w14:textId="77777777" w:rsidR="00C41182" w:rsidRPr="00176EC5" w:rsidRDefault="00C41182" w:rsidP="00176EC5">
      <w:pPr>
        <w:rPr>
          <w:rFonts w:ascii="Times New Roman" w:eastAsia="MS PGothic" w:hAnsi="Times New Roman"/>
          <w:szCs w:val="20"/>
          <w:lang w:val="en-US" w:eastAsia="ja-JP"/>
        </w:rPr>
      </w:pPr>
      <w:r w:rsidRPr="00176EC5">
        <w:rPr>
          <w:rFonts w:ascii="Times New Roman" w:hAnsi="Times New Roman"/>
          <w:szCs w:val="20"/>
          <w:highlight w:val="green"/>
        </w:rPr>
        <w:t>Agreement</w:t>
      </w:r>
    </w:p>
    <w:p w14:paraId="6BF012CF" w14:textId="77777777" w:rsidR="00C41182" w:rsidRPr="00176EC5" w:rsidRDefault="00C41182" w:rsidP="00176EC5">
      <w:pPr>
        <w:rPr>
          <w:rFonts w:ascii="Times New Roman" w:hAnsi="Times New Roman"/>
          <w:szCs w:val="20"/>
        </w:rPr>
      </w:pPr>
      <w:r w:rsidRPr="00176EC5">
        <w:rPr>
          <w:rFonts w:ascii="Times New Roman" w:hAnsi="Times New Roman"/>
          <w:szCs w:val="20"/>
        </w:rPr>
        <w:t>Type of FG 32-x is supported as follows</w:t>
      </w:r>
    </w:p>
    <w:p w14:paraId="740E7F84" w14:textId="77777777" w:rsidR="00C41182" w:rsidRPr="00176EC5" w:rsidRDefault="00C41182" w:rsidP="00F44FD9">
      <w:pPr>
        <w:pStyle w:val="ListParagraph"/>
        <w:numPr>
          <w:ilvl w:val="0"/>
          <w:numId w:val="233"/>
        </w:numPr>
      </w:pPr>
      <w:r w:rsidRPr="00176EC5">
        <w:t>FG 32-4: Per FS</w:t>
      </w:r>
    </w:p>
    <w:p w14:paraId="6B3ECF94" w14:textId="77777777" w:rsidR="00C41182" w:rsidRPr="00176EC5" w:rsidRDefault="00C41182" w:rsidP="00F44FD9">
      <w:pPr>
        <w:pStyle w:val="ListParagraph"/>
        <w:numPr>
          <w:ilvl w:val="0"/>
          <w:numId w:val="233"/>
        </w:numPr>
      </w:pPr>
      <w:r w:rsidRPr="00176EC5">
        <w:t>FG 32-4a: Per band</w:t>
      </w:r>
    </w:p>
    <w:p w14:paraId="63AE5EDE" w14:textId="77777777" w:rsidR="00C41182" w:rsidRPr="00176EC5" w:rsidRDefault="00C41182" w:rsidP="00F44FD9">
      <w:pPr>
        <w:pStyle w:val="ListParagraph"/>
        <w:numPr>
          <w:ilvl w:val="0"/>
          <w:numId w:val="233"/>
        </w:numPr>
      </w:pPr>
      <w:r w:rsidRPr="00176EC5">
        <w:t>FG 32-4c: Per band</w:t>
      </w:r>
    </w:p>
    <w:p w14:paraId="337A5F76" w14:textId="77777777" w:rsidR="00C41182" w:rsidRPr="00176EC5" w:rsidRDefault="00C41182" w:rsidP="00F44FD9">
      <w:pPr>
        <w:pStyle w:val="ListParagraph"/>
        <w:numPr>
          <w:ilvl w:val="0"/>
          <w:numId w:val="233"/>
        </w:numPr>
      </w:pPr>
      <w:r w:rsidRPr="00176EC5">
        <w:t>FG 32-5a-2: Per band</w:t>
      </w:r>
    </w:p>
    <w:p w14:paraId="78AD1286" w14:textId="77777777" w:rsidR="00C41182" w:rsidRPr="00176EC5" w:rsidRDefault="00C41182" w:rsidP="00F44FD9">
      <w:pPr>
        <w:pStyle w:val="ListParagraph"/>
        <w:numPr>
          <w:ilvl w:val="0"/>
          <w:numId w:val="233"/>
        </w:numPr>
      </w:pPr>
      <w:r w:rsidRPr="00176EC5">
        <w:t>FG 32-5a-3: Per band</w:t>
      </w:r>
    </w:p>
    <w:p w14:paraId="22AC84A9" w14:textId="77777777" w:rsidR="00C41182" w:rsidRPr="00176EC5" w:rsidRDefault="00C41182" w:rsidP="00F44FD9">
      <w:pPr>
        <w:pStyle w:val="ListParagraph"/>
        <w:numPr>
          <w:ilvl w:val="0"/>
          <w:numId w:val="233"/>
        </w:numPr>
      </w:pPr>
      <w:r w:rsidRPr="00176EC5">
        <w:t>FG 32-5b-2: Per band</w:t>
      </w:r>
    </w:p>
    <w:p w14:paraId="4F6A031D" w14:textId="77777777" w:rsidR="00C41182" w:rsidRPr="00176EC5" w:rsidRDefault="00C41182" w:rsidP="00F44FD9">
      <w:pPr>
        <w:pStyle w:val="ListParagraph"/>
        <w:numPr>
          <w:ilvl w:val="0"/>
          <w:numId w:val="233"/>
        </w:numPr>
      </w:pPr>
      <w:r w:rsidRPr="00176EC5">
        <w:t>FG 32-6-1: Per band</w:t>
      </w:r>
    </w:p>
    <w:p w14:paraId="116A53A3" w14:textId="77777777" w:rsidR="006B480F" w:rsidRPr="00C41182" w:rsidRDefault="006B480F" w:rsidP="0017028F">
      <w:pPr>
        <w:pStyle w:val="Heading3"/>
        <w:rPr>
          <w:lang w:val="en-US"/>
        </w:rPr>
      </w:pPr>
      <w:bookmarkStart w:id="753" w:name="_Toc95481850"/>
      <w:bookmarkStart w:id="754" w:name="_Toc98334489"/>
      <w:r w:rsidRPr="00C41182">
        <w:rPr>
          <w:lang w:val="en-US"/>
        </w:rPr>
        <w:t>UE features for NR MBS</w:t>
      </w:r>
      <w:bookmarkEnd w:id="753"/>
      <w:bookmarkEnd w:id="754"/>
    </w:p>
    <w:p w14:paraId="48D71DF7" w14:textId="07AE85B0" w:rsidR="006B480F" w:rsidRPr="00C41182" w:rsidRDefault="002328C4" w:rsidP="006B480F">
      <w:pPr>
        <w:rPr>
          <w:lang w:eastAsia="x-none"/>
        </w:rPr>
      </w:pPr>
      <w:hyperlink r:id="rId2439" w:history="1">
        <w:r w:rsidR="004371F4">
          <w:rPr>
            <w:rStyle w:val="Hyperlink"/>
            <w:lang w:eastAsia="x-none"/>
          </w:rPr>
          <w:t>R1-2200951</w:t>
        </w:r>
      </w:hyperlink>
      <w:r w:rsidR="006B480F" w:rsidRPr="00C41182">
        <w:rPr>
          <w:lang w:eastAsia="x-none"/>
        </w:rPr>
        <w:tab/>
        <w:t>Rel-17 UE features for NR MBS</w:t>
      </w:r>
      <w:r w:rsidR="006B480F" w:rsidRPr="00C41182">
        <w:rPr>
          <w:lang w:eastAsia="x-none"/>
        </w:rPr>
        <w:tab/>
        <w:t>Huawei, HiSilicon</w:t>
      </w:r>
    </w:p>
    <w:p w14:paraId="7FA56BA9" w14:textId="3C4A8045" w:rsidR="006B480F" w:rsidRPr="00C41182" w:rsidRDefault="002328C4" w:rsidP="006B480F">
      <w:pPr>
        <w:rPr>
          <w:lang w:eastAsia="x-none"/>
        </w:rPr>
      </w:pPr>
      <w:hyperlink r:id="rId2440" w:history="1">
        <w:r w:rsidR="004371F4">
          <w:rPr>
            <w:rStyle w:val="Hyperlink"/>
            <w:lang w:eastAsia="x-none"/>
          </w:rPr>
          <w:t>R1-2201128</w:t>
        </w:r>
      </w:hyperlink>
      <w:r w:rsidR="006B480F" w:rsidRPr="00C41182">
        <w:rPr>
          <w:lang w:eastAsia="x-none"/>
        </w:rPr>
        <w:tab/>
        <w:t>Discussion on UE features for MBS</w:t>
      </w:r>
      <w:r w:rsidR="006B480F" w:rsidRPr="00C41182">
        <w:rPr>
          <w:lang w:eastAsia="x-none"/>
        </w:rPr>
        <w:tab/>
        <w:t>vivo</w:t>
      </w:r>
    </w:p>
    <w:p w14:paraId="082037EC" w14:textId="06C1E005" w:rsidR="006B480F" w:rsidRPr="00C41182" w:rsidRDefault="002328C4" w:rsidP="006B480F">
      <w:pPr>
        <w:rPr>
          <w:lang w:eastAsia="x-none"/>
        </w:rPr>
      </w:pPr>
      <w:hyperlink r:id="rId2441" w:history="1">
        <w:r w:rsidR="004371F4">
          <w:rPr>
            <w:rStyle w:val="Hyperlink"/>
            <w:lang w:eastAsia="x-none"/>
          </w:rPr>
          <w:t>R1-2201178</w:t>
        </w:r>
      </w:hyperlink>
      <w:r w:rsidR="006B480F" w:rsidRPr="00C41182">
        <w:rPr>
          <w:lang w:eastAsia="x-none"/>
        </w:rPr>
        <w:tab/>
        <w:t>Discussion on Rel-17 UE features for NR MBS</w:t>
      </w:r>
      <w:r w:rsidR="006B480F" w:rsidRPr="00C41182">
        <w:rPr>
          <w:lang w:eastAsia="x-none"/>
        </w:rPr>
        <w:tab/>
        <w:t>ZTE</w:t>
      </w:r>
    </w:p>
    <w:p w14:paraId="570E0038" w14:textId="14910B5B" w:rsidR="006B480F" w:rsidRPr="00C41182" w:rsidRDefault="002328C4" w:rsidP="006B480F">
      <w:pPr>
        <w:rPr>
          <w:lang w:eastAsia="x-none"/>
        </w:rPr>
      </w:pPr>
      <w:hyperlink r:id="rId2442" w:history="1">
        <w:r w:rsidR="004371F4">
          <w:rPr>
            <w:rStyle w:val="Hyperlink"/>
            <w:lang w:eastAsia="x-none"/>
          </w:rPr>
          <w:t>R1-2201260</w:t>
        </w:r>
      </w:hyperlink>
      <w:r w:rsidR="006B480F" w:rsidRPr="00C41182">
        <w:rPr>
          <w:lang w:eastAsia="x-none"/>
        </w:rPr>
        <w:tab/>
        <w:t>Discussion on UE features for NR MBS</w:t>
      </w:r>
      <w:r w:rsidR="006B480F" w:rsidRPr="00C41182">
        <w:rPr>
          <w:lang w:eastAsia="x-none"/>
        </w:rPr>
        <w:tab/>
        <w:t>OPPO</w:t>
      </w:r>
    </w:p>
    <w:p w14:paraId="4F2B59FB" w14:textId="13C053BE" w:rsidR="006B480F" w:rsidRPr="00C41182" w:rsidRDefault="002328C4" w:rsidP="006B480F">
      <w:pPr>
        <w:rPr>
          <w:lang w:eastAsia="x-none"/>
        </w:rPr>
      </w:pPr>
      <w:hyperlink r:id="rId2443" w:history="1">
        <w:r w:rsidR="004371F4">
          <w:rPr>
            <w:rStyle w:val="Hyperlink"/>
            <w:lang w:eastAsia="x-none"/>
          </w:rPr>
          <w:t>R1-2201419</w:t>
        </w:r>
      </w:hyperlink>
      <w:r w:rsidR="006B480F" w:rsidRPr="00C41182">
        <w:rPr>
          <w:lang w:eastAsia="x-none"/>
        </w:rPr>
        <w:tab/>
        <w:t>On UE features for NR MBS</w:t>
      </w:r>
      <w:r w:rsidR="006B480F" w:rsidRPr="00C41182">
        <w:rPr>
          <w:lang w:eastAsia="x-none"/>
        </w:rPr>
        <w:tab/>
        <w:t>Nokia, Nokia Shanghai Bell</w:t>
      </w:r>
    </w:p>
    <w:p w14:paraId="4D27D2C4" w14:textId="562FAD9B" w:rsidR="006B480F" w:rsidRPr="00C41182" w:rsidRDefault="002328C4" w:rsidP="006B480F">
      <w:pPr>
        <w:rPr>
          <w:lang w:eastAsia="x-none"/>
        </w:rPr>
      </w:pPr>
      <w:hyperlink r:id="rId2444" w:history="1">
        <w:r w:rsidR="004371F4">
          <w:rPr>
            <w:rStyle w:val="Hyperlink"/>
            <w:lang w:eastAsia="x-none"/>
          </w:rPr>
          <w:t>R1-2201511</w:t>
        </w:r>
      </w:hyperlink>
      <w:r w:rsidR="006B480F" w:rsidRPr="00C41182">
        <w:rPr>
          <w:lang w:eastAsia="x-none"/>
        </w:rPr>
        <w:tab/>
        <w:t>Discussion on Rel-17 UE features for NR MBS</w:t>
      </w:r>
      <w:r w:rsidR="006B480F" w:rsidRPr="00C41182">
        <w:rPr>
          <w:lang w:eastAsia="x-none"/>
        </w:rPr>
        <w:tab/>
        <w:t>NTT DOCOMO, INC.</w:t>
      </w:r>
    </w:p>
    <w:p w14:paraId="66EF65BE" w14:textId="5B47A8D9" w:rsidR="006B480F" w:rsidRPr="00C41182" w:rsidRDefault="002328C4" w:rsidP="006B480F">
      <w:pPr>
        <w:rPr>
          <w:lang w:eastAsia="x-none"/>
        </w:rPr>
      </w:pPr>
      <w:hyperlink r:id="rId2445" w:history="1">
        <w:r w:rsidR="004371F4">
          <w:rPr>
            <w:rStyle w:val="Hyperlink"/>
            <w:lang w:eastAsia="x-none"/>
          </w:rPr>
          <w:t>R1-2201722</w:t>
        </w:r>
      </w:hyperlink>
      <w:r w:rsidR="006B480F" w:rsidRPr="00C41182">
        <w:rPr>
          <w:lang w:eastAsia="x-none"/>
        </w:rPr>
        <w:tab/>
        <w:t>UE Features for NR MBS</w:t>
      </w:r>
      <w:r w:rsidR="006B480F" w:rsidRPr="00C41182">
        <w:rPr>
          <w:lang w:eastAsia="x-none"/>
        </w:rPr>
        <w:tab/>
        <w:t>Intel Corporation</w:t>
      </w:r>
    </w:p>
    <w:p w14:paraId="091F19F8" w14:textId="6D4AA04C" w:rsidR="006B480F" w:rsidRPr="00C41182" w:rsidRDefault="002328C4" w:rsidP="006B480F">
      <w:pPr>
        <w:rPr>
          <w:lang w:eastAsia="x-none"/>
        </w:rPr>
      </w:pPr>
      <w:hyperlink r:id="rId2446" w:history="1">
        <w:r w:rsidR="004371F4">
          <w:rPr>
            <w:rStyle w:val="Hyperlink"/>
            <w:lang w:eastAsia="x-none"/>
          </w:rPr>
          <w:t>R1-2201800</w:t>
        </w:r>
      </w:hyperlink>
      <w:r w:rsidR="006B480F" w:rsidRPr="00C41182">
        <w:rPr>
          <w:lang w:eastAsia="x-none"/>
        </w:rPr>
        <w:tab/>
        <w:t>Views on Rel-17 MBS UE Features</w:t>
      </w:r>
      <w:r w:rsidR="006B480F" w:rsidRPr="00C41182">
        <w:rPr>
          <w:lang w:eastAsia="x-none"/>
        </w:rPr>
        <w:tab/>
        <w:t>Apple</w:t>
      </w:r>
    </w:p>
    <w:p w14:paraId="093400CF" w14:textId="358AB96B" w:rsidR="006B480F" w:rsidRPr="00C41182" w:rsidRDefault="002328C4" w:rsidP="006B480F">
      <w:pPr>
        <w:rPr>
          <w:lang w:eastAsia="x-none"/>
        </w:rPr>
      </w:pPr>
      <w:hyperlink r:id="rId2447" w:history="1">
        <w:r w:rsidR="004371F4">
          <w:rPr>
            <w:rStyle w:val="Hyperlink"/>
            <w:lang w:eastAsia="x-none"/>
          </w:rPr>
          <w:t>R1-2201818</w:t>
        </w:r>
      </w:hyperlink>
      <w:r w:rsidR="006B480F" w:rsidRPr="00C41182">
        <w:rPr>
          <w:lang w:eastAsia="x-none"/>
        </w:rPr>
        <w:tab/>
        <w:t>UE features for R17 NR MBS</w:t>
      </w:r>
      <w:r w:rsidR="006B480F" w:rsidRPr="00C41182">
        <w:rPr>
          <w:lang w:eastAsia="x-none"/>
        </w:rPr>
        <w:tab/>
        <w:t>Spreadtrum Communications</w:t>
      </w:r>
    </w:p>
    <w:p w14:paraId="2B0FC424" w14:textId="0F309FCE" w:rsidR="006B480F" w:rsidRPr="00C41182" w:rsidRDefault="002328C4" w:rsidP="006B480F">
      <w:pPr>
        <w:rPr>
          <w:lang w:eastAsia="x-none"/>
        </w:rPr>
      </w:pPr>
      <w:hyperlink r:id="rId2448" w:history="1">
        <w:r w:rsidR="004371F4">
          <w:rPr>
            <w:rStyle w:val="Hyperlink"/>
            <w:lang w:eastAsia="x-none"/>
          </w:rPr>
          <w:t>R1-2201888</w:t>
        </w:r>
      </w:hyperlink>
      <w:r w:rsidR="006B480F" w:rsidRPr="00C41182">
        <w:rPr>
          <w:lang w:eastAsia="x-none"/>
        </w:rPr>
        <w:tab/>
        <w:t>Discussion on UE features for NR MBS</w:t>
      </w:r>
      <w:r w:rsidR="006B480F" w:rsidRPr="00C41182">
        <w:rPr>
          <w:lang w:eastAsia="x-none"/>
        </w:rPr>
        <w:tab/>
        <w:t>CMCC</w:t>
      </w:r>
    </w:p>
    <w:p w14:paraId="16E462BC" w14:textId="653C9C53" w:rsidR="006B480F" w:rsidRPr="00C41182" w:rsidRDefault="002328C4" w:rsidP="006B480F">
      <w:pPr>
        <w:rPr>
          <w:lang w:eastAsia="x-none"/>
        </w:rPr>
      </w:pPr>
      <w:hyperlink r:id="rId2449" w:history="1">
        <w:r w:rsidR="004371F4">
          <w:rPr>
            <w:rStyle w:val="Hyperlink"/>
            <w:lang w:eastAsia="x-none"/>
          </w:rPr>
          <w:t>R1-2201934</w:t>
        </w:r>
      </w:hyperlink>
      <w:r w:rsidR="006B480F" w:rsidRPr="00C41182">
        <w:rPr>
          <w:lang w:eastAsia="x-none"/>
        </w:rPr>
        <w:tab/>
        <w:t>Discussion on UE features for NR MBS</w:t>
      </w:r>
      <w:r w:rsidR="006B480F" w:rsidRPr="00C41182">
        <w:rPr>
          <w:lang w:eastAsia="x-none"/>
        </w:rPr>
        <w:tab/>
        <w:t>Xiaomi</w:t>
      </w:r>
    </w:p>
    <w:p w14:paraId="52AC8EFA" w14:textId="762F7651" w:rsidR="006B480F" w:rsidRPr="00C41182" w:rsidRDefault="002328C4" w:rsidP="006B480F">
      <w:pPr>
        <w:rPr>
          <w:lang w:eastAsia="x-none"/>
        </w:rPr>
      </w:pPr>
      <w:hyperlink r:id="rId2450" w:history="1">
        <w:r w:rsidR="004371F4">
          <w:rPr>
            <w:rStyle w:val="Hyperlink"/>
            <w:lang w:eastAsia="x-none"/>
          </w:rPr>
          <w:t>R1-2202047</w:t>
        </w:r>
      </w:hyperlink>
      <w:r w:rsidR="006B480F" w:rsidRPr="00C41182">
        <w:rPr>
          <w:lang w:eastAsia="x-none"/>
        </w:rPr>
        <w:tab/>
        <w:t>UE features for NR MBS</w:t>
      </w:r>
      <w:r w:rsidR="006B480F" w:rsidRPr="00C41182">
        <w:rPr>
          <w:lang w:eastAsia="x-none"/>
        </w:rPr>
        <w:tab/>
        <w:t>Samsung</w:t>
      </w:r>
    </w:p>
    <w:p w14:paraId="40F5EE01" w14:textId="2022A1E8" w:rsidR="006B480F" w:rsidRPr="00C41182" w:rsidRDefault="002328C4" w:rsidP="006B480F">
      <w:pPr>
        <w:rPr>
          <w:lang w:eastAsia="x-none"/>
        </w:rPr>
      </w:pPr>
      <w:hyperlink r:id="rId2451" w:history="1">
        <w:r w:rsidR="004371F4">
          <w:rPr>
            <w:rStyle w:val="Hyperlink"/>
            <w:lang w:eastAsia="x-none"/>
          </w:rPr>
          <w:t>R1-2202082</w:t>
        </w:r>
      </w:hyperlink>
      <w:r w:rsidR="006B480F" w:rsidRPr="00C41182">
        <w:rPr>
          <w:lang w:eastAsia="x-none"/>
        </w:rPr>
        <w:tab/>
        <w:t>Views on UE features for NR MBS</w:t>
      </w:r>
      <w:r w:rsidR="006B480F" w:rsidRPr="00C41182">
        <w:rPr>
          <w:lang w:eastAsia="x-none"/>
        </w:rPr>
        <w:tab/>
        <w:t>MediaTek Inc.</w:t>
      </w:r>
    </w:p>
    <w:p w14:paraId="35B86665" w14:textId="0666E24C" w:rsidR="006B480F" w:rsidRPr="00C41182" w:rsidRDefault="002328C4" w:rsidP="006B480F">
      <w:pPr>
        <w:rPr>
          <w:lang w:eastAsia="x-none"/>
        </w:rPr>
      </w:pPr>
      <w:hyperlink r:id="rId2452" w:history="1">
        <w:r w:rsidR="004371F4">
          <w:rPr>
            <w:rStyle w:val="Hyperlink"/>
            <w:lang w:eastAsia="x-none"/>
          </w:rPr>
          <w:t>R1-2202176</w:t>
        </w:r>
      </w:hyperlink>
      <w:r w:rsidR="006B480F" w:rsidRPr="00C41182">
        <w:rPr>
          <w:lang w:eastAsia="x-none"/>
        </w:rPr>
        <w:tab/>
        <w:t>UE features for MBS</w:t>
      </w:r>
      <w:r w:rsidR="006B480F" w:rsidRPr="00C41182">
        <w:rPr>
          <w:lang w:eastAsia="x-none"/>
        </w:rPr>
        <w:tab/>
        <w:t>Qualcomm Incorporated</w:t>
      </w:r>
    </w:p>
    <w:p w14:paraId="7E3CF5D9" w14:textId="0EB0E4D9" w:rsidR="006B480F" w:rsidRDefault="002328C4" w:rsidP="006B480F">
      <w:pPr>
        <w:rPr>
          <w:lang w:eastAsia="x-none"/>
        </w:rPr>
      </w:pPr>
      <w:hyperlink r:id="rId2453" w:history="1">
        <w:r w:rsidR="004371F4">
          <w:rPr>
            <w:rStyle w:val="Hyperlink"/>
            <w:lang w:eastAsia="x-none"/>
          </w:rPr>
          <w:t>R1-2202395</w:t>
        </w:r>
      </w:hyperlink>
      <w:r w:rsidR="006B480F" w:rsidRPr="00C41182">
        <w:rPr>
          <w:lang w:eastAsia="x-none"/>
        </w:rPr>
        <w:tab/>
        <w:t>views on NR MBS UE features</w:t>
      </w:r>
      <w:r w:rsidR="006B480F" w:rsidRPr="00C41182">
        <w:rPr>
          <w:lang w:eastAsia="x-none"/>
        </w:rPr>
        <w:tab/>
        <w:t>Ericsson</w:t>
      </w:r>
    </w:p>
    <w:p w14:paraId="58AF0978" w14:textId="4E0B1988" w:rsidR="00AB3F57" w:rsidRDefault="00AB3F57" w:rsidP="006B480F">
      <w:pPr>
        <w:rPr>
          <w:lang w:eastAsia="x-none"/>
        </w:rPr>
      </w:pPr>
    </w:p>
    <w:p w14:paraId="7478187A" w14:textId="77777777" w:rsidR="00AB3F57" w:rsidRDefault="00AB3F57" w:rsidP="00AB3F57">
      <w:pPr>
        <w:rPr>
          <w:lang w:val="en-US"/>
        </w:rPr>
      </w:pPr>
      <w:r w:rsidRPr="00C41182">
        <w:rPr>
          <w:lang w:eastAsia="x-none"/>
        </w:rPr>
        <w:t xml:space="preserve">[108-e-R17-UE-features-MBS-01] </w:t>
      </w:r>
      <w:r w:rsidRPr="00C41182">
        <w:rPr>
          <w:lang w:val="en-US"/>
        </w:rPr>
        <w:t>– Shinya (</w:t>
      </w:r>
      <w:r>
        <w:rPr>
          <w:lang w:val="en-US"/>
        </w:rPr>
        <w:t xml:space="preserve">NTT </w:t>
      </w:r>
      <w:r w:rsidRPr="00C41182">
        <w:rPr>
          <w:lang w:val="en-US"/>
        </w:rPr>
        <w:t>DOCOMO)</w:t>
      </w:r>
    </w:p>
    <w:p w14:paraId="6CDD73E3" w14:textId="53941F0D" w:rsidR="00AB3F57" w:rsidRPr="00C41182" w:rsidRDefault="00AB3F57" w:rsidP="00AB3F57">
      <w:pPr>
        <w:rPr>
          <w:lang w:val="en-US" w:eastAsia="x-none"/>
        </w:rPr>
      </w:pPr>
      <w:r w:rsidRPr="00C41182">
        <w:rPr>
          <w:lang w:eastAsia="x-none"/>
        </w:rPr>
        <w:t>Email discussion on UE features for NR MBS</w:t>
      </w:r>
    </w:p>
    <w:p w14:paraId="06B3CEE5" w14:textId="77777777" w:rsidR="00AB3F57" w:rsidRPr="00C41182" w:rsidRDefault="00AB3F57" w:rsidP="00AB3F57">
      <w:pPr>
        <w:numPr>
          <w:ilvl w:val="0"/>
          <w:numId w:val="62"/>
        </w:numPr>
        <w:rPr>
          <w:lang w:eastAsia="x-none"/>
        </w:rPr>
      </w:pPr>
      <w:r w:rsidRPr="00C41182">
        <w:rPr>
          <w:rFonts w:hint="eastAsia"/>
          <w:lang w:eastAsia="x-none"/>
        </w:rPr>
        <w:t>1</w:t>
      </w:r>
      <w:r w:rsidRPr="00C41182">
        <w:rPr>
          <w:rFonts w:hint="eastAsia"/>
          <w:vertAlign w:val="superscript"/>
          <w:lang w:eastAsia="x-none"/>
        </w:rPr>
        <w:t>st</w:t>
      </w:r>
      <w:r w:rsidRPr="00C41182">
        <w:rPr>
          <w:rFonts w:hint="eastAsia"/>
          <w:lang w:eastAsia="x-none"/>
        </w:rPr>
        <w:t xml:space="preserve"> check point: </w:t>
      </w:r>
      <w:r w:rsidRPr="00C41182">
        <w:t>February</w:t>
      </w:r>
      <w:r w:rsidRPr="00C41182">
        <w:rPr>
          <w:rFonts w:hint="eastAsia"/>
        </w:rPr>
        <w:t xml:space="preserve"> </w:t>
      </w:r>
      <w:r w:rsidRPr="00C41182">
        <w:t>25</w:t>
      </w:r>
    </w:p>
    <w:p w14:paraId="3B14CB62" w14:textId="77777777" w:rsidR="00AB3F57" w:rsidRPr="00C41182" w:rsidRDefault="00AB3F57" w:rsidP="00AB3F57">
      <w:pPr>
        <w:numPr>
          <w:ilvl w:val="0"/>
          <w:numId w:val="62"/>
        </w:numPr>
        <w:rPr>
          <w:lang w:eastAsia="x-none"/>
        </w:rPr>
      </w:pPr>
      <w:r w:rsidRPr="00C41182">
        <w:rPr>
          <w:lang w:eastAsia="x-none"/>
        </w:rPr>
        <w:t>Final</w:t>
      </w:r>
      <w:r w:rsidRPr="00C41182">
        <w:rPr>
          <w:rFonts w:hint="eastAsia"/>
          <w:lang w:eastAsia="x-none"/>
        </w:rPr>
        <w:t xml:space="preserve"> check point: </w:t>
      </w:r>
      <w:r w:rsidRPr="00C41182">
        <w:t>March 3</w:t>
      </w:r>
    </w:p>
    <w:p w14:paraId="33672790" w14:textId="31534125" w:rsidR="00AB3F57" w:rsidRPr="00AB3F57" w:rsidRDefault="002328C4" w:rsidP="00AB3F57">
      <w:pPr>
        <w:rPr>
          <w:b/>
          <w:bCs/>
          <w:lang w:eastAsia="x-none"/>
        </w:rPr>
      </w:pPr>
      <w:hyperlink r:id="rId2454" w:history="1">
        <w:r w:rsidR="004371F4">
          <w:rPr>
            <w:rStyle w:val="Hyperlink"/>
            <w:b/>
            <w:bCs/>
            <w:lang w:eastAsia="x-none"/>
          </w:rPr>
          <w:t>R1-2201520</w:t>
        </w:r>
      </w:hyperlink>
      <w:r w:rsidR="00AB3F57" w:rsidRPr="00AB3F57">
        <w:rPr>
          <w:b/>
          <w:bCs/>
          <w:lang w:eastAsia="x-none"/>
        </w:rPr>
        <w:tab/>
        <w:t>Summary on UE features for NR MBS</w:t>
      </w:r>
      <w:r w:rsidR="00AB3F57" w:rsidRPr="00AB3F57">
        <w:rPr>
          <w:b/>
          <w:bCs/>
          <w:lang w:eastAsia="x-none"/>
        </w:rPr>
        <w:tab/>
        <w:t>Moderator (NTT DOCOMO, INC.)</w:t>
      </w:r>
    </w:p>
    <w:p w14:paraId="55B7BEB6" w14:textId="77777777" w:rsidR="00AB3F57" w:rsidRPr="00AB3F57" w:rsidRDefault="00AB3F57" w:rsidP="00AB3F57">
      <w:pPr>
        <w:rPr>
          <w:rFonts w:ascii="Times New Roman" w:eastAsia="Malgun Gothic" w:hAnsi="Times New Roman"/>
          <w:szCs w:val="20"/>
          <w:lang w:val="en-US" w:eastAsia="zh-CN"/>
        </w:rPr>
      </w:pPr>
      <w:r w:rsidRPr="00AB3F57">
        <w:rPr>
          <w:rFonts w:ascii="Times New Roman" w:hAnsi="Times New Roman"/>
          <w:szCs w:val="20"/>
          <w:highlight w:val="green"/>
          <w:lang w:eastAsia="ja-JP"/>
        </w:rPr>
        <w:t>Agreement</w:t>
      </w:r>
    </w:p>
    <w:p w14:paraId="051C3240" w14:textId="77777777" w:rsidR="00AB3F57" w:rsidRPr="00AB3F57" w:rsidRDefault="00AB3F57" w:rsidP="00AB3F57">
      <w:pPr>
        <w:rPr>
          <w:rFonts w:ascii="Times New Roman" w:hAnsi="Times New Roman"/>
          <w:szCs w:val="20"/>
          <w:lang w:eastAsia="x-none"/>
        </w:rPr>
      </w:pPr>
      <w:r w:rsidRPr="00AB3F57">
        <w:rPr>
          <w:rFonts w:ascii="Times New Roman" w:hAnsi="Times New Roman"/>
          <w:szCs w:val="20"/>
          <w:lang w:eastAsia="x-none"/>
        </w:rPr>
        <w:t>Add a component for supporting Type-1 and Type-2 HARQ-ACK CB for multicast feedback only in FG 33-2a</w:t>
      </w:r>
    </w:p>
    <w:p w14:paraId="25C06478" w14:textId="058713BA" w:rsidR="00AB3F57" w:rsidRPr="00AB3F57" w:rsidRDefault="00AB3F57" w:rsidP="00AB3F57">
      <w:pPr>
        <w:rPr>
          <w:rFonts w:ascii="Times New Roman" w:hAnsi="Times New Roman"/>
          <w:szCs w:val="20"/>
        </w:rPr>
      </w:pPr>
    </w:p>
    <w:p w14:paraId="60DB114E" w14:textId="77777777" w:rsidR="00AB3F57" w:rsidRPr="00AB3F57" w:rsidRDefault="00AB3F57" w:rsidP="00AB3F57">
      <w:pPr>
        <w:rPr>
          <w:rFonts w:ascii="Times New Roman" w:eastAsia="Malgun Gothic" w:hAnsi="Times New Roman"/>
          <w:szCs w:val="20"/>
          <w:lang w:val="en-US" w:eastAsia="zh-CN"/>
        </w:rPr>
      </w:pPr>
      <w:r w:rsidRPr="00AB3F57">
        <w:rPr>
          <w:rFonts w:ascii="Times New Roman" w:hAnsi="Times New Roman"/>
          <w:szCs w:val="20"/>
          <w:highlight w:val="green"/>
          <w:lang w:eastAsia="ja-JP"/>
        </w:rPr>
        <w:t>Agreement</w:t>
      </w:r>
    </w:p>
    <w:p w14:paraId="4F33C2A3" w14:textId="77777777" w:rsidR="00AB3F57" w:rsidRPr="00AB3F57" w:rsidRDefault="00AB3F57" w:rsidP="00AB3F57">
      <w:pPr>
        <w:rPr>
          <w:rFonts w:ascii="Times New Roman" w:hAnsi="Times New Roman"/>
          <w:szCs w:val="20"/>
          <w:lang w:eastAsia="x-none"/>
        </w:rPr>
      </w:pPr>
      <w:r w:rsidRPr="00AB3F57">
        <w:rPr>
          <w:rFonts w:ascii="Times New Roman" w:hAnsi="Times New Roman"/>
          <w:szCs w:val="20"/>
          <w:lang w:eastAsia="x-none"/>
        </w:rPr>
        <w:t>Component 1 in FG 33-5-2 is updated as follows</w:t>
      </w:r>
    </w:p>
    <w:p w14:paraId="0FBED73C" w14:textId="77777777" w:rsidR="00AB3F57" w:rsidRPr="00AB3F57" w:rsidRDefault="00AB3F57" w:rsidP="00F44FD9">
      <w:pPr>
        <w:numPr>
          <w:ilvl w:val="0"/>
          <w:numId w:val="234"/>
        </w:numPr>
        <w:rPr>
          <w:rFonts w:ascii="Times New Roman" w:hAnsi="Times New Roman"/>
          <w:szCs w:val="20"/>
          <w:lang w:eastAsia="x-none"/>
        </w:rPr>
      </w:pPr>
      <w:r w:rsidRPr="00AB3F57">
        <w:rPr>
          <w:rFonts w:ascii="Times New Roman" w:hAnsi="Times New Roman"/>
          <w:szCs w:val="20"/>
          <w:lang w:eastAsia="x-none"/>
        </w:rPr>
        <w:t>Support [N&gt;1] SPS group-common PDSCH configuration per CFR for multicast, and up to K SPS group-common PDSCH configuration in a cell group</w:t>
      </w:r>
    </w:p>
    <w:p w14:paraId="2753E17B" w14:textId="77777777" w:rsidR="00AB3F57" w:rsidRPr="00AB3F57" w:rsidRDefault="00AB3F57" w:rsidP="00F44FD9">
      <w:pPr>
        <w:numPr>
          <w:ilvl w:val="1"/>
          <w:numId w:val="234"/>
        </w:numPr>
        <w:rPr>
          <w:rFonts w:ascii="Times New Roman" w:hAnsi="Times New Roman"/>
          <w:szCs w:val="20"/>
          <w:lang w:eastAsia="x-none"/>
        </w:rPr>
      </w:pPr>
      <w:r w:rsidRPr="00AB3F57">
        <w:rPr>
          <w:rFonts w:ascii="Times New Roman" w:hAnsi="Times New Roman"/>
          <w:szCs w:val="20"/>
          <w:lang w:eastAsia="x-none"/>
        </w:rPr>
        <w:t>FFS the value range for K</w:t>
      </w:r>
    </w:p>
    <w:p w14:paraId="03B078C7" w14:textId="77777777" w:rsidR="006B480F" w:rsidRPr="00C41182" w:rsidRDefault="006B480F" w:rsidP="0017028F">
      <w:pPr>
        <w:pStyle w:val="Heading3"/>
        <w:rPr>
          <w:lang w:val="en-US"/>
        </w:rPr>
      </w:pPr>
      <w:bookmarkStart w:id="755" w:name="_Toc95481851"/>
      <w:bookmarkStart w:id="756" w:name="_Toc98334490"/>
      <w:r w:rsidRPr="00C41182">
        <w:rPr>
          <w:lang w:val="en-US"/>
        </w:rPr>
        <w:t>UE features for DSS</w:t>
      </w:r>
      <w:bookmarkEnd w:id="755"/>
      <w:bookmarkEnd w:id="756"/>
    </w:p>
    <w:p w14:paraId="24160FFC" w14:textId="27CB3E2D" w:rsidR="006B480F" w:rsidRDefault="006B480F" w:rsidP="006B480F">
      <w:pPr>
        <w:rPr>
          <w:i/>
          <w:iCs/>
          <w:lang w:eastAsia="x-none"/>
        </w:rPr>
      </w:pPr>
      <w:r w:rsidRPr="00C41182">
        <w:rPr>
          <w:i/>
          <w:iCs/>
          <w:lang w:eastAsia="x-none"/>
        </w:rPr>
        <w:t>Including UE features for LTE_NR_DC_enh2.</w:t>
      </w:r>
    </w:p>
    <w:p w14:paraId="3B1D1A71" w14:textId="77777777" w:rsidR="00AB3F57" w:rsidRPr="00C41182" w:rsidRDefault="00AB3F57" w:rsidP="00AB3F57"/>
    <w:p w14:paraId="4BE4F381" w14:textId="3C1E1E92" w:rsidR="006B480F" w:rsidRPr="00C41182" w:rsidRDefault="002328C4" w:rsidP="006B480F">
      <w:pPr>
        <w:rPr>
          <w:lang w:eastAsia="x-none"/>
        </w:rPr>
      </w:pPr>
      <w:hyperlink r:id="rId2455" w:history="1">
        <w:r w:rsidR="004371F4">
          <w:rPr>
            <w:rStyle w:val="Hyperlink"/>
            <w:lang w:eastAsia="x-none"/>
          </w:rPr>
          <w:t>R1-2200916</w:t>
        </w:r>
      </w:hyperlink>
      <w:r w:rsidR="006B480F" w:rsidRPr="00C41182">
        <w:rPr>
          <w:lang w:eastAsia="x-none"/>
        </w:rPr>
        <w:tab/>
        <w:t>Rel-17 UE features for DSS and MR-DC</w:t>
      </w:r>
      <w:r w:rsidR="006B480F" w:rsidRPr="00C41182">
        <w:rPr>
          <w:lang w:eastAsia="x-none"/>
        </w:rPr>
        <w:tab/>
        <w:t>Huawei, HiSilicon</w:t>
      </w:r>
    </w:p>
    <w:p w14:paraId="295E837E" w14:textId="6B80F621" w:rsidR="006B480F" w:rsidRPr="00C41182" w:rsidRDefault="002328C4" w:rsidP="006B480F">
      <w:pPr>
        <w:rPr>
          <w:lang w:eastAsia="x-none"/>
        </w:rPr>
      </w:pPr>
      <w:hyperlink r:id="rId2456" w:history="1">
        <w:r w:rsidR="004371F4">
          <w:rPr>
            <w:rStyle w:val="Hyperlink"/>
            <w:lang w:eastAsia="x-none"/>
          </w:rPr>
          <w:t>R1-2201129</w:t>
        </w:r>
      </w:hyperlink>
      <w:r w:rsidR="006B480F" w:rsidRPr="00C41182">
        <w:rPr>
          <w:lang w:eastAsia="x-none"/>
        </w:rPr>
        <w:tab/>
        <w:t>Discussion on UE features for DSS</w:t>
      </w:r>
      <w:r w:rsidR="006B480F" w:rsidRPr="00C41182">
        <w:rPr>
          <w:lang w:eastAsia="x-none"/>
        </w:rPr>
        <w:tab/>
        <w:t>vivo</w:t>
      </w:r>
    </w:p>
    <w:p w14:paraId="29E73445" w14:textId="3ADCCAEF" w:rsidR="006B480F" w:rsidRPr="00C41182" w:rsidRDefault="002328C4" w:rsidP="006B480F">
      <w:pPr>
        <w:rPr>
          <w:lang w:eastAsia="x-none"/>
        </w:rPr>
      </w:pPr>
      <w:hyperlink r:id="rId2457" w:history="1">
        <w:r w:rsidR="004371F4">
          <w:rPr>
            <w:rStyle w:val="Hyperlink"/>
            <w:lang w:eastAsia="x-none"/>
          </w:rPr>
          <w:t>R1-2201179</w:t>
        </w:r>
      </w:hyperlink>
      <w:r w:rsidR="006B480F" w:rsidRPr="00C41182">
        <w:rPr>
          <w:lang w:eastAsia="x-none"/>
        </w:rPr>
        <w:tab/>
        <w:t>Discussion on Rel-17 UE features for DSS</w:t>
      </w:r>
      <w:r w:rsidR="006B480F" w:rsidRPr="00C41182">
        <w:rPr>
          <w:lang w:eastAsia="x-none"/>
        </w:rPr>
        <w:tab/>
        <w:t>ZTE</w:t>
      </w:r>
    </w:p>
    <w:p w14:paraId="25CCF716" w14:textId="3A57C9B5" w:rsidR="006B480F" w:rsidRPr="00C41182" w:rsidRDefault="002328C4" w:rsidP="006B480F">
      <w:pPr>
        <w:rPr>
          <w:lang w:eastAsia="x-none"/>
        </w:rPr>
      </w:pPr>
      <w:hyperlink r:id="rId2458" w:history="1">
        <w:r w:rsidR="004371F4">
          <w:rPr>
            <w:rStyle w:val="Hyperlink"/>
            <w:lang w:eastAsia="x-none"/>
          </w:rPr>
          <w:t>R1-2201420</w:t>
        </w:r>
      </w:hyperlink>
      <w:r w:rsidR="006B480F" w:rsidRPr="00C41182">
        <w:rPr>
          <w:lang w:eastAsia="x-none"/>
        </w:rPr>
        <w:tab/>
        <w:t>On UE features for DSS and LTE NR DC enhancements</w:t>
      </w:r>
      <w:r w:rsidR="006B480F" w:rsidRPr="00C41182">
        <w:rPr>
          <w:lang w:eastAsia="x-none"/>
        </w:rPr>
        <w:tab/>
        <w:t>Nokia, Nokia Shanghai Bell</w:t>
      </w:r>
    </w:p>
    <w:p w14:paraId="432FCD6D" w14:textId="36F0022D" w:rsidR="006B480F" w:rsidRPr="00C41182" w:rsidRDefault="002328C4" w:rsidP="006B480F">
      <w:pPr>
        <w:rPr>
          <w:lang w:eastAsia="x-none"/>
        </w:rPr>
      </w:pPr>
      <w:hyperlink r:id="rId2459" w:history="1">
        <w:r w:rsidR="004371F4">
          <w:rPr>
            <w:rStyle w:val="Hyperlink"/>
            <w:lang w:eastAsia="x-none"/>
          </w:rPr>
          <w:t>R1-2201725</w:t>
        </w:r>
      </w:hyperlink>
      <w:r w:rsidR="006B480F" w:rsidRPr="00C41182">
        <w:rPr>
          <w:lang w:eastAsia="x-none"/>
        </w:rPr>
        <w:tab/>
        <w:t>UE features for DSS</w:t>
      </w:r>
      <w:r w:rsidR="006B480F" w:rsidRPr="00C41182">
        <w:rPr>
          <w:lang w:eastAsia="x-none"/>
        </w:rPr>
        <w:tab/>
        <w:t>Intel Corporation</w:t>
      </w:r>
    </w:p>
    <w:p w14:paraId="1BE89E8C" w14:textId="075861EA" w:rsidR="006B480F" w:rsidRPr="00C41182" w:rsidRDefault="002328C4" w:rsidP="006B480F">
      <w:pPr>
        <w:rPr>
          <w:lang w:eastAsia="x-none"/>
        </w:rPr>
      </w:pPr>
      <w:hyperlink r:id="rId2460" w:history="1">
        <w:r w:rsidR="004371F4">
          <w:rPr>
            <w:rStyle w:val="Hyperlink"/>
            <w:lang w:eastAsia="x-none"/>
          </w:rPr>
          <w:t>R1-2201801</w:t>
        </w:r>
      </w:hyperlink>
      <w:r w:rsidR="006B480F" w:rsidRPr="00C41182">
        <w:rPr>
          <w:lang w:eastAsia="x-none"/>
        </w:rPr>
        <w:tab/>
        <w:t>Views on Rel-17 DSS UE features</w:t>
      </w:r>
      <w:r w:rsidR="006B480F" w:rsidRPr="00C41182">
        <w:rPr>
          <w:lang w:eastAsia="x-none"/>
        </w:rPr>
        <w:tab/>
        <w:t>Apple</w:t>
      </w:r>
    </w:p>
    <w:p w14:paraId="4617336E" w14:textId="7AB6A4A7" w:rsidR="006B480F" w:rsidRPr="00C41182" w:rsidRDefault="002328C4" w:rsidP="006B480F">
      <w:pPr>
        <w:rPr>
          <w:lang w:eastAsia="x-none"/>
        </w:rPr>
      </w:pPr>
      <w:hyperlink r:id="rId2461" w:history="1">
        <w:r w:rsidR="004371F4">
          <w:rPr>
            <w:rStyle w:val="Hyperlink"/>
            <w:lang w:eastAsia="x-none"/>
          </w:rPr>
          <w:t>R1-2201889</w:t>
        </w:r>
      </w:hyperlink>
      <w:r w:rsidR="006B480F" w:rsidRPr="00C41182">
        <w:rPr>
          <w:lang w:eastAsia="x-none"/>
        </w:rPr>
        <w:tab/>
        <w:t>Discussion on UE features for DSS</w:t>
      </w:r>
      <w:r w:rsidR="006B480F" w:rsidRPr="00C41182">
        <w:rPr>
          <w:lang w:eastAsia="x-none"/>
        </w:rPr>
        <w:tab/>
        <w:t>CMCC</w:t>
      </w:r>
    </w:p>
    <w:p w14:paraId="031CE33F" w14:textId="66D53C50" w:rsidR="006B480F" w:rsidRPr="00C41182" w:rsidRDefault="002328C4" w:rsidP="006B480F">
      <w:pPr>
        <w:rPr>
          <w:lang w:eastAsia="x-none"/>
        </w:rPr>
      </w:pPr>
      <w:hyperlink r:id="rId2462" w:history="1">
        <w:r w:rsidR="004371F4">
          <w:rPr>
            <w:rStyle w:val="Hyperlink"/>
            <w:lang w:eastAsia="x-none"/>
          </w:rPr>
          <w:t>R1-2201938</w:t>
        </w:r>
      </w:hyperlink>
      <w:r w:rsidR="006B480F" w:rsidRPr="00C41182">
        <w:rPr>
          <w:lang w:eastAsia="x-none"/>
        </w:rPr>
        <w:tab/>
        <w:t>Discussion on UE features for NR DSS</w:t>
      </w:r>
      <w:r w:rsidR="006B480F" w:rsidRPr="00C41182">
        <w:rPr>
          <w:lang w:eastAsia="x-none"/>
        </w:rPr>
        <w:tab/>
        <w:t>Xiaomi</w:t>
      </w:r>
    </w:p>
    <w:p w14:paraId="0646AB07" w14:textId="4E450BBE" w:rsidR="006B480F" w:rsidRPr="00C41182" w:rsidRDefault="002328C4" w:rsidP="006B480F">
      <w:pPr>
        <w:rPr>
          <w:lang w:eastAsia="x-none"/>
        </w:rPr>
      </w:pPr>
      <w:hyperlink r:id="rId2463" w:history="1">
        <w:r w:rsidR="004371F4">
          <w:rPr>
            <w:rStyle w:val="Hyperlink"/>
            <w:lang w:eastAsia="x-none"/>
          </w:rPr>
          <w:t>R1-2202048</w:t>
        </w:r>
      </w:hyperlink>
      <w:r w:rsidR="006B480F" w:rsidRPr="00C41182">
        <w:rPr>
          <w:lang w:eastAsia="x-none"/>
        </w:rPr>
        <w:tab/>
        <w:t>UE features for DSS</w:t>
      </w:r>
      <w:r w:rsidR="006B480F" w:rsidRPr="00C41182">
        <w:rPr>
          <w:lang w:eastAsia="x-none"/>
        </w:rPr>
        <w:tab/>
        <w:t>Samsung</w:t>
      </w:r>
    </w:p>
    <w:p w14:paraId="601BD56E" w14:textId="4450BFF8" w:rsidR="006B480F" w:rsidRPr="00C41182" w:rsidRDefault="002328C4" w:rsidP="006B480F">
      <w:pPr>
        <w:rPr>
          <w:lang w:eastAsia="x-none"/>
        </w:rPr>
      </w:pPr>
      <w:hyperlink r:id="rId2464" w:history="1">
        <w:r w:rsidR="004371F4">
          <w:rPr>
            <w:rStyle w:val="Hyperlink"/>
            <w:lang w:eastAsia="x-none"/>
          </w:rPr>
          <w:t>R1-2202054</w:t>
        </w:r>
      </w:hyperlink>
      <w:r w:rsidR="006B480F" w:rsidRPr="00C41182">
        <w:rPr>
          <w:lang w:eastAsia="x-none"/>
        </w:rPr>
        <w:tab/>
        <w:t>On UE features for DSS</w:t>
      </w:r>
      <w:r w:rsidR="006B480F" w:rsidRPr="00C41182">
        <w:rPr>
          <w:lang w:eastAsia="x-none"/>
        </w:rPr>
        <w:tab/>
        <w:t>MediaTek Inc.</w:t>
      </w:r>
    </w:p>
    <w:p w14:paraId="26D7BC0A" w14:textId="0E3D9922" w:rsidR="006B480F" w:rsidRPr="00C41182" w:rsidRDefault="002328C4" w:rsidP="006B480F">
      <w:pPr>
        <w:rPr>
          <w:lang w:eastAsia="x-none"/>
        </w:rPr>
      </w:pPr>
      <w:hyperlink r:id="rId2465" w:history="1">
        <w:r w:rsidR="004371F4">
          <w:rPr>
            <w:rStyle w:val="Hyperlink"/>
            <w:lang w:eastAsia="x-none"/>
          </w:rPr>
          <w:t>R1-2202177</w:t>
        </w:r>
      </w:hyperlink>
      <w:r w:rsidR="006B480F" w:rsidRPr="00C41182">
        <w:rPr>
          <w:lang w:eastAsia="x-none"/>
        </w:rPr>
        <w:tab/>
        <w:t>UE features for DSS and LTE_NR_DC_enh2</w:t>
      </w:r>
      <w:r w:rsidR="006B480F" w:rsidRPr="00C41182">
        <w:rPr>
          <w:lang w:eastAsia="x-none"/>
        </w:rPr>
        <w:tab/>
        <w:t>Qualcomm Incorporated</w:t>
      </w:r>
    </w:p>
    <w:p w14:paraId="3D558315" w14:textId="7DF532B2" w:rsidR="006B480F" w:rsidRDefault="002328C4" w:rsidP="006B480F">
      <w:pPr>
        <w:rPr>
          <w:lang w:eastAsia="x-none"/>
        </w:rPr>
      </w:pPr>
      <w:hyperlink r:id="rId2466" w:history="1">
        <w:r w:rsidR="004371F4">
          <w:rPr>
            <w:rStyle w:val="Hyperlink"/>
            <w:lang w:eastAsia="x-none"/>
          </w:rPr>
          <w:t>R1-2202225</w:t>
        </w:r>
      </w:hyperlink>
      <w:r w:rsidR="006B480F" w:rsidRPr="00C41182">
        <w:rPr>
          <w:lang w:eastAsia="x-none"/>
        </w:rPr>
        <w:tab/>
        <w:t>UE features for DSS and CA enhancements</w:t>
      </w:r>
      <w:r w:rsidR="006B480F" w:rsidRPr="00C41182">
        <w:rPr>
          <w:lang w:eastAsia="x-none"/>
        </w:rPr>
        <w:tab/>
        <w:t>Ericsson</w:t>
      </w:r>
    </w:p>
    <w:p w14:paraId="4E94B130" w14:textId="1432FE0E" w:rsidR="00AB3F57" w:rsidRDefault="00AB3F57" w:rsidP="006B480F">
      <w:pPr>
        <w:rPr>
          <w:lang w:eastAsia="x-none"/>
        </w:rPr>
      </w:pPr>
    </w:p>
    <w:p w14:paraId="26346628" w14:textId="60A750DF" w:rsidR="00603C5C" w:rsidRPr="00603C5C" w:rsidRDefault="002328C4" w:rsidP="00603C5C">
      <w:pPr>
        <w:rPr>
          <w:b/>
          <w:bCs/>
          <w:lang w:eastAsia="x-none"/>
        </w:rPr>
      </w:pPr>
      <w:hyperlink r:id="rId2467" w:history="1">
        <w:r w:rsidR="004371F4">
          <w:rPr>
            <w:rStyle w:val="Hyperlink"/>
            <w:b/>
            <w:bCs/>
            <w:lang w:eastAsia="x-none"/>
          </w:rPr>
          <w:t>R1-2202863</w:t>
        </w:r>
      </w:hyperlink>
      <w:r w:rsidR="00603C5C" w:rsidRPr="00603C5C">
        <w:rPr>
          <w:b/>
          <w:bCs/>
          <w:lang w:eastAsia="x-none"/>
        </w:rPr>
        <w:tab/>
        <w:t>Session Notes for Agenda Item 8.16.13</w:t>
      </w:r>
      <w:r w:rsidR="00603C5C" w:rsidRPr="00603C5C">
        <w:rPr>
          <w:b/>
          <w:bCs/>
          <w:lang w:eastAsia="x-none"/>
        </w:rPr>
        <w:tab/>
        <w:t>Ad-Hoc Chair (AT&amp;T)</w:t>
      </w:r>
    </w:p>
    <w:p w14:paraId="433FDFA1" w14:textId="77777777" w:rsidR="00603C5C" w:rsidRDefault="00603C5C" w:rsidP="00603C5C">
      <w:r w:rsidRPr="00F71EC0">
        <w:lastRenderedPageBreak/>
        <w:t>Provides the</w:t>
      </w:r>
      <w:r>
        <w:t xml:space="preserve"> agreements achieved during the different GTW sessions, only.</w:t>
      </w:r>
    </w:p>
    <w:p w14:paraId="03491843" w14:textId="77777777" w:rsidR="00603C5C" w:rsidRDefault="00603C5C" w:rsidP="006B480F">
      <w:pPr>
        <w:rPr>
          <w:lang w:eastAsia="x-none"/>
        </w:rPr>
      </w:pPr>
    </w:p>
    <w:p w14:paraId="187DBCA1" w14:textId="77777777" w:rsidR="00AB3F57" w:rsidRDefault="00AB3F57" w:rsidP="00AB3F57">
      <w:pPr>
        <w:rPr>
          <w:lang w:val="en-US"/>
        </w:rPr>
      </w:pPr>
      <w:r w:rsidRPr="00C41182">
        <w:rPr>
          <w:lang w:eastAsia="x-none"/>
        </w:rPr>
        <w:t xml:space="preserve">[108-e-R17-UE-features-DSS-01] </w:t>
      </w:r>
      <w:r w:rsidRPr="00C41182">
        <w:rPr>
          <w:lang w:val="en-US"/>
        </w:rPr>
        <w:t>– Ralf (AT&amp;T)</w:t>
      </w:r>
    </w:p>
    <w:p w14:paraId="078BDA02" w14:textId="61FF416C" w:rsidR="00AB3F57" w:rsidRPr="00C41182" w:rsidRDefault="00AB3F57" w:rsidP="00AB3F57">
      <w:pPr>
        <w:rPr>
          <w:lang w:val="en-US" w:eastAsia="x-none"/>
        </w:rPr>
      </w:pPr>
      <w:r w:rsidRPr="00C41182">
        <w:rPr>
          <w:lang w:eastAsia="x-none"/>
        </w:rPr>
        <w:t>Email discussion on UE features for DSS</w:t>
      </w:r>
    </w:p>
    <w:p w14:paraId="1B373C65" w14:textId="77777777" w:rsidR="00AB3F57" w:rsidRPr="00C41182" w:rsidRDefault="00AB3F57" w:rsidP="00AB3F57">
      <w:pPr>
        <w:numPr>
          <w:ilvl w:val="0"/>
          <w:numId w:val="62"/>
        </w:numPr>
        <w:rPr>
          <w:lang w:eastAsia="x-none"/>
        </w:rPr>
      </w:pPr>
      <w:r w:rsidRPr="00C41182">
        <w:rPr>
          <w:rFonts w:hint="eastAsia"/>
          <w:lang w:eastAsia="x-none"/>
        </w:rPr>
        <w:t>1</w:t>
      </w:r>
      <w:r w:rsidRPr="00C41182">
        <w:rPr>
          <w:rFonts w:hint="eastAsia"/>
          <w:vertAlign w:val="superscript"/>
          <w:lang w:eastAsia="x-none"/>
        </w:rPr>
        <w:t>st</w:t>
      </w:r>
      <w:r w:rsidRPr="00C41182">
        <w:rPr>
          <w:rFonts w:hint="eastAsia"/>
          <w:lang w:eastAsia="x-none"/>
        </w:rPr>
        <w:t xml:space="preserve"> check point: </w:t>
      </w:r>
      <w:r w:rsidRPr="00C41182">
        <w:t>February</w:t>
      </w:r>
      <w:r w:rsidRPr="00C41182">
        <w:rPr>
          <w:rFonts w:hint="eastAsia"/>
        </w:rPr>
        <w:t xml:space="preserve"> </w:t>
      </w:r>
      <w:r w:rsidRPr="00C41182">
        <w:t>25</w:t>
      </w:r>
    </w:p>
    <w:p w14:paraId="3114B4FA" w14:textId="77777777" w:rsidR="00AB3F57" w:rsidRPr="00C41182" w:rsidRDefault="00AB3F57" w:rsidP="00AB3F57">
      <w:pPr>
        <w:numPr>
          <w:ilvl w:val="0"/>
          <w:numId w:val="62"/>
        </w:numPr>
        <w:rPr>
          <w:lang w:eastAsia="x-none"/>
        </w:rPr>
      </w:pPr>
      <w:r w:rsidRPr="00C41182">
        <w:rPr>
          <w:lang w:eastAsia="x-none"/>
        </w:rPr>
        <w:t>Final</w:t>
      </w:r>
      <w:r w:rsidRPr="00C41182">
        <w:rPr>
          <w:rFonts w:hint="eastAsia"/>
          <w:lang w:eastAsia="x-none"/>
        </w:rPr>
        <w:t xml:space="preserve"> check point: </w:t>
      </w:r>
      <w:r w:rsidRPr="00C41182">
        <w:t>March 3</w:t>
      </w:r>
    </w:p>
    <w:p w14:paraId="32145780" w14:textId="05BB387C" w:rsidR="00603C5C" w:rsidRPr="00603C5C" w:rsidRDefault="002328C4" w:rsidP="00603C5C">
      <w:pPr>
        <w:rPr>
          <w:b/>
          <w:bCs/>
          <w:lang w:eastAsia="x-none"/>
        </w:rPr>
      </w:pPr>
      <w:hyperlink r:id="rId2468" w:history="1">
        <w:r w:rsidR="004371F4">
          <w:rPr>
            <w:rStyle w:val="Hyperlink"/>
            <w:b/>
            <w:bCs/>
            <w:lang w:eastAsia="x-none"/>
          </w:rPr>
          <w:t>R1-2202855</w:t>
        </w:r>
      </w:hyperlink>
      <w:r w:rsidR="00603C5C" w:rsidRPr="00603C5C">
        <w:rPr>
          <w:b/>
          <w:bCs/>
          <w:lang w:eastAsia="x-none"/>
        </w:rPr>
        <w:tab/>
        <w:t>Summary of UE features for DSS</w:t>
      </w:r>
      <w:r w:rsidR="00603C5C" w:rsidRPr="00603C5C">
        <w:rPr>
          <w:b/>
          <w:bCs/>
          <w:lang w:eastAsia="x-none"/>
        </w:rPr>
        <w:tab/>
        <w:t>Moderator (AT&amp;T)</w:t>
      </w:r>
    </w:p>
    <w:p w14:paraId="7C50BDA3" w14:textId="77777777" w:rsidR="00603C5C" w:rsidRPr="00603C5C" w:rsidRDefault="00603C5C" w:rsidP="00603C5C">
      <w:pPr>
        <w:pStyle w:val="maintext"/>
        <w:spacing w:before="0" w:after="0" w:line="240" w:lineRule="auto"/>
        <w:ind w:firstLineChars="0" w:firstLine="0"/>
        <w:rPr>
          <w:rFonts w:ascii="Times" w:hAnsi="Times" w:cs="Times"/>
          <w:highlight w:val="green"/>
        </w:rPr>
      </w:pPr>
      <w:r w:rsidRPr="00603C5C">
        <w:rPr>
          <w:rFonts w:ascii="Times" w:hAnsi="Times" w:cs="Times"/>
          <w:highlight w:val="green"/>
        </w:rPr>
        <w:t>Agreement</w:t>
      </w:r>
    </w:p>
    <w:p w14:paraId="4088124C" w14:textId="186C8E9F" w:rsidR="00603C5C" w:rsidRDefault="00603C5C" w:rsidP="00F44FD9">
      <w:pPr>
        <w:pStyle w:val="ListParagraph"/>
        <w:numPr>
          <w:ilvl w:val="0"/>
          <w:numId w:val="234"/>
        </w:numPr>
        <w:rPr>
          <w:lang w:eastAsia="x-none"/>
        </w:rPr>
      </w:pPr>
      <w:r w:rsidRPr="00EC324F">
        <w:rPr>
          <w:lang w:eastAsia="x-none"/>
        </w:rPr>
        <w:t xml:space="preserve">All agreements for this agenda item are captured in </w:t>
      </w:r>
      <w:r>
        <w:rPr>
          <w:lang w:eastAsia="x-none"/>
        </w:rPr>
        <w:t>s</w:t>
      </w:r>
      <w:r w:rsidRPr="00EC324F">
        <w:rPr>
          <w:lang w:eastAsia="x-none"/>
        </w:rPr>
        <w:t>ection 6</w:t>
      </w:r>
      <w:r>
        <w:rPr>
          <w:lang w:eastAsia="x-none"/>
        </w:rPr>
        <w:t xml:space="preserve"> </w:t>
      </w:r>
      <w:r w:rsidRPr="00EC324F">
        <w:rPr>
          <w:lang w:eastAsia="x-none"/>
        </w:rPr>
        <w:t xml:space="preserve">of </w:t>
      </w:r>
      <w:hyperlink r:id="rId2469" w:history="1">
        <w:r w:rsidR="004371F4">
          <w:rPr>
            <w:rStyle w:val="Hyperlink"/>
            <w:lang w:eastAsia="x-none"/>
          </w:rPr>
          <w:t>R1-2202855</w:t>
        </w:r>
      </w:hyperlink>
      <w:r w:rsidRPr="00EC324F">
        <w:rPr>
          <w:lang w:eastAsia="x-none"/>
        </w:rPr>
        <w:t>.</w:t>
      </w:r>
    </w:p>
    <w:p w14:paraId="14927FFE" w14:textId="77777777" w:rsidR="006B480F" w:rsidRPr="00C41182" w:rsidRDefault="006B480F" w:rsidP="0017028F">
      <w:pPr>
        <w:pStyle w:val="Heading3"/>
        <w:rPr>
          <w:lang w:val="en-US"/>
        </w:rPr>
      </w:pPr>
      <w:bookmarkStart w:id="757" w:name="_Toc95481852"/>
      <w:bookmarkStart w:id="758" w:name="_Toc98334491"/>
      <w:r w:rsidRPr="00C41182">
        <w:rPr>
          <w:lang w:val="en-US"/>
        </w:rPr>
        <w:t>UE features for IoT over NTN</w:t>
      </w:r>
      <w:bookmarkEnd w:id="757"/>
      <w:bookmarkEnd w:id="758"/>
    </w:p>
    <w:p w14:paraId="6D0F0BF7" w14:textId="6EFA4AFC" w:rsidR="006B480F" w:rsidRPr="00C41182" w:rsidRDefault="002328C4" w:rsidP="006B480F">
      <w:pPr>
        <w:rPr>
          <w:lang w:eastAsia="x-none"/>
        </w:rPr>
      </w:pPr>
      <w:hyperlink r:id="rId2470" w:history="1">
        <w:r w:rsidR="004371F4">
          <w:rPr>
            <w:rStyle w:val="Hyperlink"/>
            <w:lang w:eastAsia="x-none"/>
          </w:rPr>
          <w:t>R1-2200943</w:t>
        </w:r>
      </w:hyperlink>
      <w:r w:rsidR="006B480F" w:rsidRPr="00C41182">
        <w:rPr>
          <w:lang w:eastAsia="x-none"/>
        </w:rPr>
        <w:tab/>
        <w:t>Rel-17 UE features for IoT over NTN</w:t>
      </w:r>
      <w:r w:rsidR="006B480F" w:rsidRPr="00C41182">
        <w:rPr>
          <w:lang w:eastAsia="x-none"/>
        </w:rPr>
        <w:tab/>
        <w:t>Huawei, HiSilicon</w:t>
      </w:r>
    </w:p>
    <w:p w14:paraId="754AFA2A" w14:textId="2588FEEC" w:rsidR="006B480F" w:rsidRPr="00C41182" w:rsidRDefault="002328C4" w:rsidP="006B480F">
      <w:pPr>
        <w:rPr>
          <w:lang w:eastAsia="x-none"/>
        </w:rPr>
      </w:pPr>
      <w:hyperlink r:id="rId2471" w:history="1">
        <w:r w:rsidR="004371F4">
          <w:rPr>
            <w:rStyle w:val="Hyperlink"/>
            <w:lang w:eastAsia="x-none"/>
          </w:rPr>
          <w:t>R1-2201221</w:t>
        </w:r>
      </w:hyperlink>
      <w:r w:rsidR="006B480F" w:rsidRPr="00C41182">
        <w:rPr>
          <w:lang w:eastAsia="x-none"/>
        </w:rPr>
        <w:tab/>
        <w:t>UE features for IoT over NTN</w:t>
      </w:r>
      <w:r w:rsidR="006B480F" w:rsidRPr="00C41182">
        <w:rPr>
          <w:lang w:eastAsia="x-none"/>
        </w:rPr>
        <w:tab/>
        <w:t>MediaTek Inc.</w:t>
      </w:r>
    </w:p>
    <w:p w14:paraId="586C0BC7" w14:textId="7F301E7A" w:rsidR="006B480F" w:rsidRPr="00C41182" w:rsidRDefault="002328C4" w:rsidP="006B480F">
      <w:pPr>
        <w:rPr>
          <w:lang w:eastAsia="x-none"/>
        </w:rPr>
      </w:pPr>
      <w:hyperlink r:id="rId2472" w:history="1">
        <w:r w:rsidR="004371F4">
          <w:rPr>
            <w:rStyle w:val="Hyperlink"/>
            <w:lang w:eastAsia="x-none"/>
          </w:rPr>
          <w:t>R1-2201304</w:t>
        </w:r>
      </w:hyperlink>
      <w:r w:rsidR="006B480F" w:rsidRPr="00C41182">
        <w:rPr>
          <w:lang w:eastAsia="x-none"/>
        </w:rPr>
        <w:tab/>
        <w:t>Discussion on UE features for NTN-IoT</w:t>
      </w:r>
      <w:r w:rsidR="006B480F" w:rsidRPr="00C41182">
        <w:rPr>
          <w:lang w:eastAsia="x-none"/>
        </w:rPr>
        <w:tab/>
        <w:t>OPPO</w:t>
      </w:r>
    </w:p>
    <w:p w14:paraId="440CA823" w14:textId="0D879797" w:rsidR="006B480F" w:rsidRPr="00C41182" w:rsidRDefault="002328C4" w:rsidP="006B480F">
      <w:pPr>
        <w:rPr>
          <w:lang w:eastAsia="x-none"/>
        </w:rPr>
      </w:pPr>
      <w:hyperlink r:id="rId2473" w:history="1">
        <w:r w:rsidR="004371F4">
          <w:rPr>
            <w:rStyle w:val="Hyperlink"/>
            <w:lang w:eastAsia="x-none"/>
          </w:rPr>
          <w:t>R1-2201421</w:t>
        </w:r>
      </w:hyperlink>
      <w:r w:rsidR="006B480F" w:rsidRPr="00C41182">
        <w:rPr>
          <w:lang w:eastAsia="x-none"/>
        </w:rPr>
        <w:tab/>
        <w:t>On UE features for IoT over NTN</w:t>
      </w:r>
      <w:r w:rsidR="006B480F" w:rsidRPr="00C41182">
        <w:rPr>
          <w:lang w:eastAsia="x-none"/>
        </w:rPr>
        <w:tab/>
        <w:t>Nokia, Nokia Shanghai Bell</w:t>
      </w:r>
    </w:p>
    <w:p w14:paraId="349B0E33" w14:textId="2ED33574" w:rsidR="006B480F" w:rsidRPr="00C41182" w:rsidRDefault="002328C4" w:rsidP="006B480F">
      <w:pPr>
        <w:rPr>
          <w:lang w:eastAsia="x-none"/>
        </w:rPr>
      </w:pPr>
      <w:hyperlink r:id="rId2474" w:history="1">
        <w:r w:rsidR="004371F4">
          <w:rPr>
            <w:rStyle w:val="Hyperlink"/>
            <w:lang w:eastAsia="x-none"/>
          </w:rPr>
          <w:t>R1-2201726</w:t>
        </w:r>
      </w:hyperlink>
      <w:r w:rsidR="006B480F" w:rsidRPr="00C41182">
        <w:rPr>
          <w:lang w:eastAsia="x-none"/>
        </w:rPr>
        <w:tab/>
        <w:t>On UE features for IOT over NTN</w:t>
      </w:r>
      <w:r w:rsidR="006B480F" w:rsidRPr="00C41182">
        <w:rPr>
          <w:lang w:eastAsia="x-none"/>
        </w:rPr>
        <w:tab/>
        <w:t>Intel Corporation</w:t>
      </w:r>
    </w:p>
    <w:p w14:paraId="3B7C78F1" w14:textId="3A28D38C" w:rsidR="006B480F" w:rsidRPr="00C41182" w:rsidRDefault="002328C4" w:rsidP="006B480F">
      <w:pPr>
        <w:rPr>
          <w:lang w:eastAsia="x-none"/>
        </w:rPr>
      </w:pPr>
      <w:hyperlink r:id="rId2475" w:history="1">
        <w:r w:rsidR="004371F4">
          <w:rPr>
            <w:rStyle w:val="Hyperlink"/>
            <w:lang w:eastAsia="x-none"/>
          </w:rPr>
          <w:t>R1-2201802</w:t>
        </w:r>
      </w:hyperlink>
      <w:r w:rsidR="006B480F" w:rsidRPr="00C41182">
        <w:rPr>
          <w:lang w:eastAsia="x-none"/>
        </w:rPr>
        <w:tab/>
        <w:t>Views on Rel-17 IoT over NTN UE Features</w:t>
      </w:r>
      <w:r w:rsidR="006B480F" w:rsidRPr="00C41182">
        <w:rPr>
          <w:lang w:eastAsia="x-none"/>
        </w:rPr>
        <w:tab/>
        <w:t>Apple</w:t>
      </w:r>
    </w:p>
    <w:p w14:paraId="31389B28" w14:textId="1058A515" w:rsidR="006B480F" w:rsidRPr="00C41182" w:rsidRDefault="002328C4" w:rsidP="006B480F">
      <w:pPr>
        <w:rPr>
          <w:lang w:eastAsia="x-none"/>
        </w:rPr>
      </w:pPr>
      <w:hyperlink r:id="rId2476" w:history="1">
        <w:r w:rsidR="004371F4">
          <w:rPr>
            <w:rStyle w:val="Hyperlink"/>
            <w:lang w:eastAsia="x-none"/>
          </w:rPr>
          <w:t>R1-2201811</w:t>
        </w:r>
      </w:hyperlink>
      <w:r w:rsidR="006B480F" w:rsidRPr="00C41182">
        <w:rPr>
          <w:lang w:eastAsia="x-none"/>
        </w:rPr>
        <w:tab/>
        <w:t>On UE features for IoT over NTN</w:t>
      </w:r>
      <w:r w:rsidR="006B480F" w:rsidRPr="00C41182">
        <w:rPr>
          <w:lang w:eastAsia="x-none"/>
        </w:rPr>
        <w:tab/>
        <w:t>Ericsson Hungary Ltd</w:t>
      </w:r>
    </w:p>
    <w:p w14:paraId="63A50CB2" w14:textId="523D9F05" w:rsidR="006B480F" w:rsidRPr="00C41182" w:rsidRDefault="002328C4" w:rsidP="006B480F">
      <w:pPr>
        <w:rPr>
          <w:lang w:eastAsia="x-none"/>
        </w:rPr>
      </w:pPr>
      <w:hyperlink r:id="rId2477" w:history="1">
        <w:r w:rsidR="004371F4">
          <w:rPr>
            <w:rStyle w:val="Hyperlink"/>
            <w:lang w:eastAsia="x-none"/>
          </w:rPr>
          <w:t>R1-2202178</w:t>
        </w:r>
      </w:hyperlink>
      <w:r w:rsidR="006B480F" w:rsidRPr="00C41182">
        <w:rPr>
          <w:lang w:eastAsia="x-none"/>
        </w:rPr>
        <w:tab/>
        <w:t>UE features for IoT over NTN</w:t>
      </w:r>
      <w:r w:rsidR="006B480F" w:rsidRPr="00C41182">
        <w:rPr>
          <w:lang w:eastAsia="x-none"/>
        </w:rPr>
        <w:tab/>
        <w:t>Qualcomm Incorporated</w:t>
      </w:r>
    </w:p>
    <w:p w14:paraId="4DE4E739" w14:textId="446A2881" w:rsidR="006B480F" w:rsidRDefault="002328C4" w:rsidP="006B480F">
      <w:pPr>
        <w:rPr>
          <w:lang w:eastAsia="x-none"/>
        </w:rPr>
      </w:pPr>
      <w:hyperlink r:id="rId2478" w:history="1">
        <w:r w:rsidR="004371F4">
          <w:rPr>
            <w:rStyle w:val="Hyperlink"/>
            <w:lang w:eastAsia="x-none"/>
          </w:rPr>
          <w:t>R1-2202213</w:t>
        </w:r>
      </w:hyperlink>
      <w:r w:rsidR="006B480F" w:rsidRPr="00C41182">
        <w:rPr>
          <w:lang w:eastAsia="x-none"/>
        </w:rPr>
        <w:tab/>
        <w:t>Discussion on UE feature for IoT-NTN</w:t>
      </w:r>
      <w:r w:rsidR="006B480F" w:rsidRPr="00C41182">
        <w:rPr>
          <w:lang w:eastAsia="x-none"/>
        </w:rPr>
        <w:tab/>
        <w:t>ZTE</w:t>
      </w:r>
    </w:p>
    <w:p w14:paraId="53F7582B" w14:textId="7F4C38D5" w:rsidR="00603C5C" w:rsidRDefault="00603C5C" w:rsidP="006B480F">
      <w:pPr>
        <w:rPr>
          <w:lang w:eastAsia="x-none"/>
        </w:rPr>
      </w:pPr>
    </w:p>
    <w:p w14:paraId="3AEDEA91" w14:textId="3515C707" w:rsidR="00576286" w:rsidRPr="00576286" w:rsidRDefault="002328C4" w:rsidP="00576286">
      <w:pPr>
        <w:rPr>
          <w:b/>
          <w:bCs/>
          <w:lang w:eastAsia="x-none"/>
        </w:rPr>
      </w:pPr>
      <w:hyperlink r:id="rId2479" w:history="1">
        <w:r w:rsidR="004371F4">
          <w:rPr>
            <w:rStyle w:val="Hyperlink"/>
            <w:b/>
            <w:bCs/>
            <w:lang w:eastAsia="x-none"/>
          </w:rPr>
          <w:t>R1-2202864</w:t>
        </w:r>
      </w:hyperlink>
      <w:r w:rsidR="00576286" w:rsidRPr="00576286">
        <w:rPr>
          <w:b/>
          <w:bCs/>
          <w:lang w:eastAsia="x-none"/>
        </w:rPr>
        <w:tab/>
        <w:t>Session Notes for Agenda Item 8.16.14</w:t>
      </w:r>
      <w:r w:rsidR="00576286" w:rsidRPr="00576286">
        <w:rPr>
          <w:b/>
          <w:bCs/>
          <w:lang w:eastAsia="x-none"/>
        </w:rPr>
        <w:tab/>
        <w:t>Ad-Hoc Chair (AT&amp;T)</w:t>
      </w:r>
    </w:p>
    <w:p w14:paraId="2441AB91" w14:textId="77777777" w:rsidR="00603C5C" w:rsidRDefault="00603C5C" w:rsidP="00603C5C">
      <w:r w:rsidRPr="00F71EC0">
        <w:t>Provides the</w:t>
      </w:r>
      <w:r>
        <w:t xml:space="preserve"> agreements achieved during the different GTW sessions, only.</w:t>
      </w:r>
    </w:p>
    <w:p w14:paraId="2A2D3B1E" w14:textId="77777777" w:rsidR="00603C5C" w:rsidRDefault="00603C5C" w:rsidP="006B480F">
      <w:pPr>
        <w:rPr>
          <w:lang w:eastAsia="x-none"/>
        </w:rPr>
      </w:pPr>
    </w:p>
    <w:p w14:paraId="624E1795" w14:textId="77777777" w:rsidR="00603C5C" w:rsidRDefault="00603C5C" w:rsidP="00603C5C">
      <w:pPr>
        <w:rPr>
          <w:lang w:val="en-US"/>
        </w:rPr>
      </w:pPr>
      <w:r w:rsidRPr="00C41182">
        <w:rPr>
          <w:lang w:eastAsia="x-none"/>
        </w:rPr>
        <w:t xml:space="preserve">[108-e-R17-UE-features-IoT-NTN-01] </w:t>
      </w:r>
      <w:r w:rsidRPr="00C41182">
        <w:rPr>
          <w:lang w:val="en-US"/>
        </w:rPr>
        <w:t>– Ralf (AT&amp;T)</w:t>
      </w:r>
    </w:p>
    <w:p w14:paraId="2B871F83" w14:textId="65860A82" w:rsidR="00603C5C" w:rsidRPr="00C41182" w:rsidRDefault="00603C5C" w:rsidP="00603C5C">
      <w:pPr>
        <w:rPr>
          <w:lang w:val="en-US" w:eastAsia="x-none"/>
        </w:rPr>
      </w:pPr>
      <w:r w:rsidRPr="00C41182">
        <w:rPr>
          <w:lang w:eastAsia="x-none"/>
        </w:rPr>
        <w:t>Email discussion on UE features for IoT over NTN</w:t>
      </w:r>
    </w:p>
    <w:p w14:paraId="79D0BE0D" w14:textId="77777777" w:rsidR="00603C5C" w:rsidRPr="00C41182" w:rsidRDefault="00603C5C" w:rsidP="00603C5C">
      <w:pPr>
        <w:numPr>
          <w:ilvl w:val="0"/>
          <w:numId w:val="62"/>
        </w:numPr>
        <w:rPr>
          <w:lang w:eastAsia="x-none"/>
        </w:rPr>
      </w:pPr>
      <w:r w:rsidRPr="00C41182">
        <w:rPr>
          <w:rFonts w:hint="eastAsia"/>
          <w:lang w:eastAsia="x-none"/>
        </w:rPr>
        <w:t>1</w:t>
      </w:r>
      <w:r w:rsidRPr="00C41182">
        <w:rPr>
          <w:rFonts w:hint="eastAsia"/>
          <w:vertAlign w:val="superscript"/>
          <w:lang w:eastAsia="x-none"/>
        </w:rPr>
        <w:t>st</w:t>
      </w:r>
      <w:r w:rsidRPr="00C41182">
        <w:rPr>
          <w:rFonts w:hint="eastAsia"/>
          <w:lang w:eastAsia="x-none"/>
        </w:rPr>
        <w:t xml:space="preserve"> check point: </w:t>
      </w:r>
      <w:r w:rsidRPr="00C41182">
        <w:t>February</w:t>
      </w:r>
      <w:r w:rsidRPr="00C41182">
        <w:rPr>
          <w:rFonts w:hint="eastAsia"/>
        </w:rPr>
        <w:t xml:space="preserve"> </w:t>
      </w:r>
      <w:r w:rsidRPr="00C41182">
        <w:t>25</w:t>
      </w:r>
    </w:p>
    <w:p w14:paraId="5817F447" w14:textId="77777777" w:rsidR="00603C5C" w:rsidRPr="00C41182" w:rsidRDefault="00603C5C" w:rsidP="00603C5C">
      <w:pPr>
        <w:numPr>
          <w:ilvl w:val="0"/>
          <w:numId w:val="62"/>
        </w:numPr>
        <w:rPr>
          <w:lang w:eastAsia="x-none"/>
        </w:rPr>
      </w:pPr>
      <w:r w:rsidRPr="00C41182">
        <w:rPr>
          <w:lang w:eastAsia="x-none"/>
        </w:rPr>
        <w:t>Final</w:t>
      </w:r>
      <w:r w:rsidRPr="00C41182">
        <w:rPr>
          <w:rFonts w:hint="eastAsia"/>
          <w:lang w:eastAsia="x-none"/>
        </w:rPr>
        <w:t xml:space="preserve"> check point: </w:t>
      </w:r>
      <w:r w:rsidRPr="00C41182">
        <w:t>March 3</w:t>
      </w:r>
    </w:p>
    <w:p w14:paraId="0E617EA4" w14:textId="2F0E803A" w:rsidR="00576286" w:rsidRPr="00576286" w:rsidRDefault="002328C4" w:rsidP="00576286">
      <w:pPr>
        <w:rPr>
          <w:b/>
          <w:bCs/>
          <w:lang w:eastAsia="x-none"/>
        </w:rPr>
      </w:pPr>
      <w:hyperlink r:id="rId2480" w:history="1">
        <w:r w:rsidR="004371F4">
          <w:rPr>
            <w:rStyle w:val="Hyperlink"/>
            <w:b/>
            <w:bCs/>
            <w:lang w:eastAsia="x-none"/>
          </w:rPr>
          <w:t>R1-2202856</w:t>
        </w:r>
      </w:hyperlink>
      <w:r w:rsidR="00576286" w:rsidRPr="00576286">
        <w:rPr>
          <w:b/>
          <w:bCs/>
          <w:lang w:eastAsia="x-none"/>
        </w:rPr>
        <w:tab/>
        <w:t>Summary of UE features for IoT over NTN</w:t>
      </w:r>
      <w:r w:rsidR="00576286" w:rsidRPr="00576286">
        <w:rPr>
          <w:b/>
          <w:bCs/>
          <w:lang w:eastAsia="x-none"/>
        </w:rPr>
        <w:tab/>
        <w:t>Moderator (AT&amp;T)</w:t>
      </w:r>
    </w:p>
    <w:p w14:paraId="6B61D2D1" w14:textId="77777777" w:rsidR="00576286" w:rsidRPr="00576286" w:rsidRDefault="00576286" w:rsidP="00576286">
      <w:pPr>
        <w:pStyle w:val="maintext"/>
        <w:spacing w:before="0" w:after="0" w:line="240" w:lineRule="auto"/>
        <w:ind w:firstLineChars="0" w:firstLine="0"/>
        <w:rPr>
          <w:rFonts w:ascii="Times" w:hAnsi="Times" w:cs="Times"/>
          <w:highlight w:val="green"/>
        </w:rPr>
      </w:pPr>
      <w:r w:rsidRPr="00576286">
        <w:rPr>
          <w:rFonts w:ascii="Times" w:hAnsi="Times" w:cs="Times"/>
          <w:highlight w:val="green"/>
        </w:rPr>
        <w:t>Agreement</w:t>
      </w:r>
    </w:p>
    <w:p w14:paraId="19F4CF18" w14:textId="1261A19C" w:rsidR="00576286" w:rsidRPr="00576286" w:rsidRDefault="00576286" w:rsidP="00F44FD9">
      <w:pPr>
        <w:pStyle w:val="ListParagraph"/>
        <w:numPr>
          <w:ilvl w:val="0"/>
          <w:numId w:val="234"/>
        </w:numPr>
        <w:rPr>
          <w:lang w:eastAsia="x-none"/>
        </w:rPr>
      </w:pPr>
      <w:r w:rsidRPr="00576286">
        <w:rPr>
          <w:lang w:eastAsia="x-none"/>
        </w:rPr>
        <w:t xml:space="preserve">All agreements for this agenda item are captured in section 6 of </w:t>
      </w:r>
      <w:hyperlink r:id="rId2481" w:history="1">
        <w:r w:rsidR="004371F4">
          <w:rPr>
            <w:rStyle w:val="Hyperlink"/>
            <w:lang w:eastAsia="x-none"/>
          </w:rPr>
          <w:t>R1-2202856</w:t>
        </w:r>
      </w:hyperlink>
      <w:r w:rsidRPr="00576286">
        <w:rPr>
          <w:lang w:eastAsia="x-none"/>
        </w:rPr>
        <w:t>.</w:t>
      </w:r>
    </w:p>
    <w:p w14:paraId="61875863" w14:textId="77777777" w:rsidR="006B480F" w:rsidRPr="00C41182" w:rsidRDefault="006B480F" w:rsidP="0017028F">
      <w:pPr>
        <w:pStyle w:val="Heading3"/>
        <w:rPr>
          <w:lang w:val="en-US"/>
        </w:rPr>
      </w:pPr>
      <w:bookmarkStart w:id="759" w:name="_Toc95481853"/>
      <w:bookmarkStart w:id="760" w:name="_Toc98334492"/>
      <w:r w:rsidRPr="00C41182">
        <w:rPr>
          <w:lang w:val="en-US"/>
        </w:rPr>
        <w:t>UE features for LTE based 5G terrestrial broadcast</w:t>
      </w:r>
      <w:bookmarkEnd w:id="759"/>
      <w:bookmarkEnd w:id="760"/>
    </w:p>
    <w:p w14:paraId="1670D98A" w14:textId="44BB4146" w:rsidR="006B480F" w:rsidRPr="00C41182" w:rsidRDefault="002328C4" w:rsidP="006B480F">
      <w:pPr>
        <w:rPr>
          <w:lang w:val="en-US" w:eastAsia="x-none"/>
        </w:rPr>
      </w:pPr>
      <w:hyperlink r:id="rId2482" w:history="1">
        <w:r w:rsidR="004371F4">
          <w:rPr>
            <w:rStyle w:val="Hyperlink"/>
            <w:lang w:val="en-US" w:eastAsia="x-none"/>
          </w:rPr>
          <w:t>R1-2200979</w:t>
        </w:r>
      </w:hyperlink>
      <w:r w:rsidR="006B480F" w:rsidRPr="00C41182">
        <w:rPr>
          <w:lang w:val="en-US" w:eastAsia="x-none"/>
        </w:rPr>
        <w:tab/>
        <w:t>Rel-17 UE features for LTE based 5G terrestrial broadcast</w:t>
      </w:r>
      <w:r w:rsidR="006B480F" w:rsidRPr="00C41182">
        <w:rPr>
          <w:lang w:val="en-US" w:eastAsia="x-none"/>
        </w:rPr>
        <w:tab/>
        <w:t>Huawei, HiSilicon</w:t>
      </w:r>
    </w:p>
    <w:p w14:paraId="02564094" w14:textId="73F148F9" w:rsidR="006B480F" w:rsidRPr="00C41182" w:rsidRDefault="002328C4" w:rsidP="006B480F">
      <w:pPr>
        <w:rPr>
          <w:lang w:val="en-US" w:eastAsia="x-none"/>
        </w:rPr>
      </w:pPr>
      <w:hyperlink r:id="rId2483" w:history="1">
        <w:r w:rsidR="004371F4">
          <w:rPr>
            <w:rStyle w:val="Hyperlink"/>
            <w:lang w:val="en-US" w:eastAsia="x-none"/>
          </w:rPr>
          <w:t>R1-2201180</w:t>
        </w:r>
      </w:hyperlink>
      <w:r w:rsidR="006B480F" w:rsidRPr="00C41182">
        <w:rPr>
          <w:lang w:val="en-US" w:eastAsia="x-none"/>
        </w:rPr>
        <w:tab/>
        <w:t>Discussion on Rel-17 UE features for LTE based 5G terrestrial broadcast</w:t>
      </w:r>
      <w:r w:rsidR="006B480F" w:rsidRPr="00C41182">
        <w:rPr>
          <w:lang w:val="en-US" w:eastAsia="x-none"/>
        </w:rPr>
        <w:tab/>
        <w:t>ZTE</w:t>
      </w:r>
    </w:p>
    <w:p w14:paraId="41F81F25" w14:textId="06D5A901" w:rsidR="006B480F" w:rsidRPr="00C41182" w:rsidRDefault="002328C4" w:rsidP="006B480F">
      <w:pPr>
        <w:rPr>
          <w:lang w:val="en-US" w:eastAsia="x-none"/>
        </w:rPr>
      </w:pPr>
      <w:hyperlink r:id="rId2484" w:history="1">
        <w:r w:rsidR="004371F4">
          <w:rPr>
            <w:rStyle w:val="Hyperlink"/>
            <w:lang w:val="en-US" w:eastAsia="x-none"/>
          </w:rPr>
          <w:t>R1-2201422</w:t>
        </w:r>
      </w:hyperlink>
      <w:r w:rsidR="006B480F" w:rsidRPr="00C41182">
        <w:rPr>
          <w:lang w:val="en-US" w:eastAsia="x-none"/>
        </w:rPr>
        <w:tab/>
        <w:t>On UE features for LTE based 5G terrestrial broadcast</w:t>
      </w:r>
      <w:r w:rsidR="006B480F" w:rsidRPr="00C41182">
        <w:rPr>
          <w:lang w:val="en-US" w:eastAsia="x-none"/>
        </w:rPr>
        <w:tab/>
        <w:t>Nokia, Nokia Shanghai Bell</w:t>
      </w:r>
    </w:p>
    <w:p w14:paraId="66CF9CD1" w14:textId="27891F02" w:rsidR="006B480F" w:rsidRPr="00C41182" w:rsidRDefault="002328C4" w:rsidP="006B480F">
      <w:pPr>
        <w:rPr>
          <w:lang w:val="en-US" w:eastAsia="x-none"/>
        </w:rPr>
      </w:pPr>
      <w:hyperlink r:id="rId2485" w:history="1">
        <w:r w:rsidR="004371F4">
          <w:rPr>
            <w:rStyle w:val="Hyperlink"/>
            <w:lang w:val="en-US" w:eastAsia="x-none"/>
          </w:rPr>
          <w:t>R1-2201512</w:t>
        </w:r>
      </w:hyperlink>
      <w:r w:rsidR="006B480F" w:rsidRPr="00C41182">
        <w:rPr>
          <w:lang w:val="en-US" w:eastAsia="x-none"/>
        </w:rPr>
        <w:tab/>
        <w:t>Discussion on UE features for LTE based 5G terrestrial broadcast</w:t>
      </w:r>
      <w:r w:rsidR="006B480F" w:rsidRPr="00C41182">
        <w:rPr>
          <w:lang w:val="en-US" w:eastAsia="x-none"/>
        </w:rPr>
        <w:tab/>
        <w:t>NTT DOCOMO, INC.</w:t>
      </w:r>
    </w:p>
    <w:p w14:paraId="6F32046E" w14:textId="5FB21EFF" w:rsidR="006B480F" w:rsidRDefault="002328C4" w:rsidP="006B480F">
      <w:pPr>
        <w:rPr>
          <w:lang w:val="en-US" w:eastAsia="x-none"/>
        </w:rPr>
      </w:pPr>
      <w:hyperlink r:id="rId2486" w:history="1">
        <w:r w:rsidR="004371F4">
          <w:rPr>
            <w:rStyle w:val="Hyperlink"/>
            <w:lang w:val="en-US" w:eastAsia="x-none"/>
          </w:rPr>
          <w:t>R1-2202179</w:t>
        </w:r>
      </w:hyperlink>
      <w:r w:rsidR="006B480F" w:rsidRPr="00C41182">
        <w:rPr>
          <w:lang w:val="en-US" w:eastAsia="x-none"/>
        </w:rPr>
        <w:tab/>
        <w:t>UE features for LTE-based 5G terrestrial broadcast</w:t>
      </w:r>
      <w:r w:rsidR="006B480F" w:rsidRPr="00C41182">
        <w:rPr>
          <w:lang w:val="en-US" w:eastAsia="x-none"/>
        </w:rPr>
        <w:tab/>
        <w:t>Qualcomm Incorporated</w:t>
      </w:r>
    </w:p>
    <w:p w14:paraId="5A2EA196" w14:textId="49F9ED6E" w:rsidR="00576286" w:rsidRDefault="00576286" w:rsidP="006B480F">
      <w:pPr>
        <w:rPr>
          <w:lang w:val="en-US" w:eastAsia="x-none"/>
        </w:rPr>
      </w:pPr>
    </w:p>
    <w:p w14:paraId="56D0E3E6" w14:textId="77777777" w:rsidR="00576286" w:rsidRDefault="00576286" w:rsidP="00576286">
      <w:pPr>
        <w:rPr>
          <w:lang w:val="en-US"/>
        </w:rPr>
      </w:pPr>
      <w:r w:rsidRPr="00C41182">
        <w:rPr>
          <w:lang w:eastAsia="x-none"/>
        </w:rPr>
        <w:t xml:space="preserve">[108-e-R17-UE-features-LTE-Bcast-01] </w:t>
      </w:r>
      <w:r w:rsidRPr="00C41182">
        <w:rPr>
          <w:lang w:val="en-US"/>
        </w:rPr>
        <w:t>– Shinya (</w:t>
      </w:r>
      <w:r>
        <w:rPr>
          <w:lang w:val="en-US"/>
        </w:rPr>
        <w:t xml:space="preserve">NTT </w:t>
      </w:r>
      <w:r w:rsidRPr="00C41182">
        <w:rPr>
          <w:lang w:val="en-US"/>
        </w:rPr>
        <w:t>DOCOMO)</w:t>
      </w:r>
    </w:p>
    <w:p w14:paraId="0B3CE378" w14:textId="27468108" w:rsidR="00576286" w:rsidRPr="00C41182" w:rsidRDefault="00576286" w:rsidP="00576286">
      <w:pPr>
        <w:rPr>
          <w:lang w:val="en-US" w:eastAsia="x-none"/>
        </w:rPr>
      </w:pPr>
      <w:r w:rsidRPr="00C41182">
        <w:rPr>
          <w:lang w:eastAsia="x-none"/>
        </w:rPr>
        <w:t xml:space="preserve">Email discussion on UE features for </w:t>
      </w:r>
      <w:r w:rsidRPr="00C41182">
        <w:rPr>
          <w:lang w:val="en-US"/>
        </w:rPr>
        <w:t>LTE based 5G terrestrial broadcast</w:t>
      </w:r>
    </w:p>
    <w:p w14:paraId="39EF2E9D" w14:textId="77777777" w:rsidR="00576286" w:rsidRPr="00C41182" w:rsidRDefault="00576286" w:rsidP="00576286">
      <w:pPr>
        <w:numPr>
          <w:ilvl w:val="0"/>
          <w:numId w:val="62"/>
        </w:numPr>
        <w:rPr>
          <w:lang w:eastAsia="x-none"/>
        </w:rPr>
      </w:pPr>
      <w:r w:rsidRPr="00C41182">
        <w:rPr>
          <w:rFonts w:hint="eastAsia"/>
          <w:lang w:eastAsia="x-none"/>
        </w:rPr>
        <w:t>1</w:t>
      </w:r>
      <w:r w:rsidRPr="00C41182">
        <w:rPr>
          <w:rFonts w:hint="eastAsia"/>
          <w:vertAlign w:val="superscript"/>
          <w:lang w:eastAsia="x-none"/>
        </w:rPr>
        <w:t>st</w:t>
      </w:r>
      <w:r w:rsidRPr="00C41182">
        <w:rPr>
          <w:rFonts w:hint="eastAsia"/>
          <w:lang w:eastAsia="x-none"/>
        </w:rPr>
        <w:t xml:space="preserve"> check point: </w:t>
      </w:r>
      <w:r w:rsidRPr="00C41182">
        <w:t>February</w:t>
      </w:r>
      <w:r w:rsidRPr="00C41182">
        <w:rPr>
          <w:rFonts w:hint="eastAsia"/>
        </w:rPr>
        <w:t xml:space="preserve"> </w:t>
      </w:r>
      <w:r w:rsidRPr="00C41182">
        <w:t>25</w:t>
      </w:r>
    </w:p>
    <w:p w14:paraId="27DC0378" w14:textId="77777777" w:rsidR="00576286" w:rsidRPr="00C41182" w:rsidRDefault="00576286" w:rsidP="00576286">
      <w:pPr>
        <w:numPr>
          <w:ilvl w:val="0"/>
          <w:numId w:val="62"/>
        </w:numPr>
        <w:rPr>
          <w:lang w:eastAsia="x-none"/>
        </w:rPr>
      </w:pPr>
      <w:r w:rsidRPr="00C41182">
        <w:rPr>
          <w:lang w:eastAsia="x-none"/>
        </w:rPr>
        <w:t>Final</w:t>
      </w:r>
      <w:r w:rsidRPr="00C41182">
        <w:rPr>
          <w:rFonts w:hint="eastAsia"/>
          <w:lang w:eastAsia="x-none"/>
        </w:rPr>
        <w:t xml:space="preserve"> check point: </w:t>
      </w:r>
      <w:r w:rsidRPr="00C41182">
        <w:t>March 3</w:t>
      </w:r>
    </w:p>
    <w:p w14:paraId="68F7A37B" w14:textId="6702BF57" w:rsidR="00576286" w:rsidRPr="00576286" w:rsidRDefault="002328C4" w:rsidP="00576286">
      <w:pPr>
        <w:rPr>
          <w:b/>
          <w:bCs/>
          <w:lang w:val="en-US" w:eastAsia="x-none"/>
        </w:rPr>
      </w:pPr>
      <w:hyperlink r:id="rId2487" w:history="1">
        <w:r w:rsidR="004371F4">
          <w:rPr>
            <w:rStyle w:val="Hyperlink"/>
            <w:b/>
            <w:bCs/>
            <w:lang w:val="en-US" w:eastAsia="x-none"/>
          </w:rPr>
          <w:t>R1-2201521</w:t>
        </w:r>
      </w:hyperlink>
      <w:r w:rsidR="00576286" w:rsidRPr="00576286">
        <w:rPr>
          <w:b/>
          <w:bCs/>
          <w:lang w:val="en-US" w:eastAsia="x-none"/>
        </w:rPr>
        <w:tab/>
        <w:t>Summary on UE features for LTE based 5G terrestrial broadcast</w:t>
      </w:r>
      <w:r w:rsidR="00576286" w:rsidRPr="00576286">
        <w:rPr>
          <w:b/>
          <w:bCs/>
          <w:lang w:val="en-US" w:eastAsia="x-none"/>
        </w:rPr>
        <w:tab/>
        <w:t>Moderator (NTT DOCOMO, INC.)</w:t>
      </w:r>
    </w:p>
    <w:p w14:paraId="64B638A7" w14:textId="77777777" w:rsidR="00576286" w:rsidRPr="00576286" w:rsidRDefault="00576286" w:rsidP="00576286">
      <w:pPr>
        <w:rPr>
          <w:rFonts w:eastAsia="Malgun Gothic"/>
          <w:b/>
          <w:bCs/>
          <w:highlight w:val="green"/>
          <w:lang w:eastAsia="ja-JP"/>
        </w:rPr>
      </w:pPr>
      <w:r w:rsidRPr="00576286">
        <w:rPr>
          <w:rStyle w:val="Strong"/>
          <w:rFonts w:cs="Times"/>
          <w:b w:val="0"/>
          <w:bCs w:val="0"/>
          <w:szCs w:val="20"/>
          <w:highlight w:val="green"/>
          <w:lang w:eastAsia="ja-JP"/>
        </w:rPr>
        <w:t>Agreement</w:t>
      </w:r>
    </w:p>
    <w:p w14:paraId="3DA83895" w14:textId="77777777" w:rsidR="00576286" w:rsidRPr="00576286" w:rsidRDefault="00576286" w:rsidP="00576286">
      <w:pPr>
        <w:rPr>
          <w:b/>
          <w:bCs/>
          <w:lang w:eastAsia="ja-JP"/>
        </w:rPr>
      </w:pPr>
      <w:r w:rsidRPr="00576286">
        <w:rPr>
          <w:rStyle w:val="Strong"/>
          <w:rFonts w:cs="Times"/>
          <w:b w:val="0"/>
          <w:bCs w:val="0"/>
          <w:szCs w:val="20"/>
          <w:lang w:eastAsia="ja-JP"/>
        </w:rPr>
        <w:t xml:space="preserve">For different bandwidths for PMCH, </w:t>
      </w:r>
    </w:p>
    <w:p w14:paraId="798F84C4" w14:textId="77777777" w:rsidR="00576286" w:rsidRPr="00576286" w:rsidRDefault="00576286" w:rsidP="00F44FD9">
      <w:pPr>
        <w:pStyle w:val="ListParagraph"/>
        <w:numPr>
          <w:ilvl w:val="0"/>
          <w:numId w:val="234"/>
        </w:numPr>
        <w:rPr>
          <w:b/>
          <w:bCs/>
        </w:rPr>
      </w:pPr>
      <w:r w:rsidRPr="00576286">
        <w:rPr>
          <w:rStyle w:val="Strong"/>
          <w:rFonts w:ascii="Times" w:hAnsi="Times" w:cs="Times"/>
          <w:b w:val="0"/>
          <w:bCs w:val="0"/>
        </w:rPr>
        <w:t>RAN1 defines separate UE capabilities for 6MHz, 7MHz and 8MHz</w:t>
      </w:r>
    </w:p>
    <w:p w14:paraId="11E54ED7" w14:textId="77777777" w:rsidR="00576286" w:rsidRPr="00576286" w:rsidRDefault="00576286" w:rsidP="00F44FD9">
      <w:pPr>
        <w:pStyle w:val="ListParagraph"/>
        <w:numPr>
          <w:ilvl w:val="0"/>
          <w:numId w:val="234"/>
        </w:numPr>
        <w:rPr>
          <w:b/>
          <w:bCs/>
        </w:rPr>
      </w:pPr>
      <w:r w:rsidRPr="00576286">
        <w:rPr>
          <w:rStyle w:val="Strong"/>
          <w:rFonts w:ascii="Times" w:hAnsi="Times" w:cs="Times"/>
          <w:b w:val="0"/>
          <w:bCs w:val="0"/>
        </w:rPr>
        <w:t>RAN1 indicates to RAN4 that, UE has to indicate support for all the allowed bandwidths among 6MHz, 7MHz and 8MHz for PMCH for a certain band for a certain region</w:t>
      </w:r>
      <w:r w:rsidRPr="00576286">
        <w:rPr>
          <w:b/>
          <w:bCs/>
        </w:rPr>
        <w:t xml:space="preserve"> </w:t>
      </w:r>
      <w:r w:rsidRPr="00576286">
        <w:rPr>
          <w:rStyle w:val="Strong"/>
          <w:rFonts w:ascii="Times" w:hAnsi="Times" w:cs="Times"/>
          <w:b w:val="0"/>
          <w:bCs w:val="0"/>
        </w:rPr>
        <w:t>(for those regions and bands where regulatory requirements allow multiple bandwidths among 6/7/8MHz)</w:t>
      </w:r>
    </w:p>
    <w:p w14:paraId="250E367E" w14:textId="1CF169B5" w:rsidR="00576286" w:rsidRPr="00576286" w:rsidRDefault="00576286" w:rsidP="00F44FD9">
      <w:pPr>
        <w:pStyle w:val="ListParagraph"/>
        <w:numPr>
          <w:ilvl w:val="0"/>
          <w:numId w:val="234"/>
        </w:numPr>
        <w:rPr>
          <w:b/>
          <w:bCs/>
        </w:rPr>
      </w:pPr>
      <w:r w:rsidRPr="00576286">
        <w:rPr>
          <w:rStyle w:val="Strong"/>
          <w:rFonts w:ascii="Times" w:hAnsi="Times" w:cs="Times"/>
          <w:b w:val="0"/>
          <w:bCs w:val="0"/>
        </w:rPr>
        <w:t>Add a note (in the “Notes” column) saying:</w:t>
      </w:r>
      <w:r>
        <w:rPr>
          <w:rStyle w:val="Strong"/>
          <w:rFonts w:ascii="Times" w:hAnsi="Times" w:cs="Times"/>
          <w:b w:val="0"/>
          <w:bCs w:val="0"/>
        </w:rPr>
        <w:t xml:space="preserve"> </w:t>
      </w:r>
      <w:r w:rsidRPr="00576286">
        <w:rPr>
          <w:rStyle w:val="Strong"/>
          <w:rFonts w:ascii="Times" w:hAnsi="Times" w:cs="Times"/>
          <w:b w:val="0"/>
          <w:bCs w:val="0"/>
        </w:rPr>
        <w:t>NOTE: This capability is sent to a unicast eNB, and indicates whether the UE in RRC_CONNECTED supports MBMS reception via MBSFN from MBMS-dedicated cells in an MBSFN area with 6/7/8MHz.</w:t>
      </w:r>
    </w:p>
    <w:p w14:paraId="6CE0D26A" w14:textId="77777777" w:rsidR="006B480F" w:rsidRPr="00C41182" w:rsidRDefault="006B480F" w:rsidP="0017028F">
      <w:pPr>
        <w:pStyle w:val="Heading3"/>
        <w:rPr>
          <w:lang w:val="en-US"/>
        </w:rPr>
      </w:pPr>
      <w:bookmarkStart w:id="761" w:name="_Toc95481854"/>
      <w:bookmarkStart w:id="762" w:name="_Toc98334493"/>
      <w:r w:rsidRPr="00C41182">
        <w:rPr>
          <w:lang w:val="en-US"/>
        </w:rPr>
        <w:t>UE features for DL 1024QAM for NR FR1</w:t>
      </w:r>
      <w:bookmarkEnd w:id="761"/>
      <w:bookmarkEnd w:id="762"/>
    </w:p>
    <w:p w14:paraId="06FDFC37" w14:textId="4298A46D" w:rsidR="006B480F" w:rsidRDefault="002328C4" w:rsidP="006B480F">
      <w:pPr>
        <w:rPr>
          <w:lang w:eastAsia="x-none"/>
        </w:rPr>
      </w:pPr>
      <w:hyperlink r:id="rId2488" w:history="1">
        <w:r w:rsidR="004371F4">
          <w:rPr>
            <w:rStyle w:val="Hyperlink"/>
            <w:lang w:eastAsia="x-none"/>
          </w:rPr>
          <w:t>R1-2202226</w:t>
        </w:r>
      </w:hyperlink>
      <w:r w:rsidR="006B480F" w:rsidRPr="00C41182">
        <w:rPr>
          <w:lang w:eastAsia="x-none"/>
        </w:rPr>
        <w:tab/>
        <w:t>UE features for DL 1024-QAM</w:t>
      </w:r>
      <w:r w:rsidR="006B480F" w:rsidRPr="00C41182">
        <w:rPr>
          <w:lang w:eastAsia="x-none"/>
        </w:rPr>
        <w:tab/>
        <w:t>Ericsson</w:t>
      </w:r>
    </w:p>
    <w:p w14:paraId="080D7FDB" w14:textId="08EE9B26" w:rsidR="00576286" w:rsidRDefault="00576286" w:rsidP="006B480F">
      <w:pPr>
        <w:rPr>
          <w:lang w:eastAsia="x-none"/>
        </w:rPr>
      </w:pPr>
    </w:p>
    <w:p w14:paraId="1D559515" w14:textId="77777777" w:rsidR="00576286" w:rsidRDefault="00576286" w:rsidP="00576286">
      <w:pPr>
        <w:rPr>
          <w:lang w:val="en-US"/>
        </w:rPr>
      </w:pPr>
      <w:r w:rsidRPr="00C41182">
        <w:rPr>
          <w:lang w:eastAsia="x-none"/>
        </w:rPr>
        <w:t xml:space="preserve">[108-e-R17-UE-features-1024QAM-01] </w:t>
      </w:r>
      <w:r w:rsidRPr="00C41182">
        <w:rPr>
          <w:lang w:val="en-US"/>
        </w:rPr>
        <w:t>– Ralf (AT&amp;T)</w:t>
      </w:r>
    </w:p>
    <w:p w14:paraId="5A566994" w14:textId="6DDEF478" w:rsidR="00576286" w:rsidRPr="00C41182" w:rsidRDefault="00576286" w:rsidP="00576286">
      <w:pPr>
        <w:rPr>
          <w:lang w:val="en-US" w:eastAsia="x-none"/>
        </w:rPr>
      </w:pPr>
      <w:r w:rsidRPr="00C41182">
        <w:rPr>
          <w:lang w:eastAsia="x-none"/>
        </w:rPr>
        <w:t xml:space="preserve">Email discussion on UE features for </w:t>
      </w:r>
      <w:r w:rsidRPr="00C41182">
        <w:rPr>
          <w:lang w:val="en-US"/>
        </w:rPr>
        <w:t>DL 1024QAM for NR FR1</w:t>
      </w:r>
    </w:p>
    <w:p w14:paraId="401D2D6E" w14:textId="77777777" w:rsidR="00576286" w:rsidRPr="00C41182" w:rsidRDefault="00576286" w:rsidP="00576286">
      <w:pPr>
        <w:numPr>
          <w:ilvl w:val="0"/>
          <w:numId w:val="62"/>
        </w:numPr>
        <w:rPr>
          <w:lang w:eastAsia="x-none"/>
        </w:rPr>
      </w:pPr>
      <w:r w:rsidRPr="00C41182">
        <w:rPr>
          <w:rFonts w:hint="eastAsia"/>
          <w:lang w:eastAsia="x-none"/>
        </w:rPr>
        <w:t>1</w:t>
      </w:r>
      <w:r w:rsidRPr="00C41182">
        <w:rPr>
          <w:rFonts w:hint="eastAsia"/>
          <w:vertAlign w:val="superscript"/>
          <w:lang w:eastAsia="x-none"/>
        </w:rPr>
        <w:t>st</w:t>
      </w:r>
      <w:r w:rsidRPr="00C41182">
        <w:rPr>
          <w:rFonts w:hint="eastAsia"/>
          <w:lang w:eastAsia="x-none"/>
        </w:rPr>
        <w:t xml:space="preserve"> check point: </w:t>
      </w:r>
      <w:r w:rsidRPr="00C41182">
        <w:t>February</w:t>
      </w:r>
      <w:r w:rsidRPr="00C41182">
        <w:rPr>
          <w:rFonts w:hint="eastAsia"/>
        </w:rPr>
        <w:t xml:space="preserve"> </w:t>
      </w:r>
      <w:r w:rsidRPr="00C41182">
        <w:t>25</w:t>
      </w:r>
    </w:p>
    <w:p w14:paraId="3A64A68F" w14:textId="77777777" w:rsidR="00576286" w:rsidRPr="00C41182" w:rsidRDefault="00576286" w:rsidP="00576286">
      <w:pPr>
        <w:numPr>
          <w:ilvl w:val="0"/>
          <w:numId w:val="62"/>
        </w:numPr>
        <w:rPr>
          <w:lang w:eastAsia="x-none"/>
        </w:rPr>
      </w:pPr>
      <w:r w:rsidRPr="00C41182">
        <w:rPr>
          <w:lang w:eastAsia="x-none"/>
        </w:rPr>
        <w:t>Final</w:t>
      </w:r>
      <w:r w:rsidRPr="00C41182">
        <w:rPr>
          <w:rFonts w:hint="eastAsia"/>
          <w:lang w:eastAsia="x-none"/>
        </w:rPr>
        <w:t xml:space="preserve"> check point: </w:t>
      </w:r>
      <w:r w:rsidRPr="00C41182">
        <w:t>March 3</w:t>
      </w:r>
    </w:p>
    <w:p w14:paraId="6FBBEFBC" w14:textId="4B08D424" w:rsidR="00576286" w:rsidRPr="00576286" w:rsidRDefault="002328C4" w:rsidP="006B480F">
      <w:pPr>
        <w:rPr>
          <w:b/>
          <w:bCs/>
          <w:lang w:eastAsia="x-none"/>
        </w:rPr>
      </w:pPr>
      <w:hyperlink r:id="rId2489" w:history="1">
        <w:r w:rsidR="004371F4">
          <w:rPr>
            <w:rStyle w:val="Hyperlink"/>
            <w:b/>
            <w:bCs/>
            <w:lang w:eastAsia="x-none"/>
          </w:rPr>
          <w:t>R1-2202857</w:t>
        </w:r>
      </w:hyperlink>
      <w:r w:rsidR="00576286" w:rsidRPr="00576286">
        <w:rPr>
          <w:b/>
          <w:bCs/>
          <w:lang w:eastAsia="x-none"/>
        </w:rPr>
        <w:tab/>
        <w:t>Summary of UE features for DL 1024QAM for NR FR1</w:t>
      </w:r>
      <w:r w:rsidR="00576286" w:rsidRPr="00576286">
        <w:rPr>
          <w:b/>
          <w:bCs/>
          <w:lang w:eastAsia="x-none"/>
        </w:rPr>
        <w:tab/>
        <w:t>Moderator (AT&amp;T)</w:t>
      </w:r>
    </w:p>
    <w:p w14:paraId="43C3FB55" w14:textId="77777777" w:rsidR="00576286" w:rsidRPr="00576286" w:rsidRDefault="00576286" w:rsidP="00576286">
      <w:pPr>
        <w:pStyle w:val="maintext"/>
        <w:spacing w:before="0" w:after="0" w:line="240" w:lineRule="auto"/>
        <w:ind w:firstLineChars="0" w:firstLine="0"/>
        <w:rPr>
          <w:rFonts w:ascii="Times" w:hAnsi="Times" w:cs="Times"/>
          <w:highlight w:val="green"/>
        </w:rPr>
      </w:pPr>
      <w:r w:rsidRPr="00576286">
        <w:rPr>
          <w:rFonts w:ascii="Times" w:hAnsi="Times" w:cs="Times"/>
          <w:highlight w:val="green"/>
        </w:rPr>
        <w:t>Agreement</w:t>
      </w:r>
    </w:p>
    <w:p w14:paraId="508DD680" w14:textId="5F316550" w:rsidR="00576286" w:rsidRPr="00576286" w:rsidRDefault="00576286" w:rsidP="00F44FD9">
      <w:pPr>
        <w:pStyle w:val="ListParagraph"/>
        <w:numPr>
          <w:ilvl w:val="0"/>
          <w:numId w:val="235"/>
        </w:numPr>
        <w:rPr>
          <w:lang w:eastAsia="x-none"/>
        </w:rPr>
      </w:pPr>
      <w:r w:rsidRPr="00576286">
        <w:rPr>
          <w:lang w:eastAsia="x-none"/>
        </w:rPr>
        <w:t xml:space="preserve">All agreements for this agenda item are captured in </w:t>
      </w:r>
      <w:r>
        <w:rPr>
          <w:lang w:eastAsia="x-none"/>
        </w:rPr>
        <w:t>s</w:t>
      </w:r>
      <w:r w:rsidRPr="00576286">
        <w:rPr>
          <w:lang w:eastAsia="x-none"/>
        </w:rPr>
        <w:t xml:space="preserve">ection </w:t>
      </w:r>
      <w:r>
        <w:rPr>
          <w:lang w:eastAsia="x-none"/>
        </w:rPr>
        <w:t>4</w:t>
      </w:r>
      <w:r w:rsidRPr="00576286">
        <w:rPr>
          <w:lang w:eastAsia="x-none"/>
        </w:rPr>
        <w:t xml:space="preserve"> of </w:t>
      </w:r>
      <w:hyperlink r:id="rId2490" w:history="1">
        <w:r w:rsidR="004371F4">
          <w:rPr>
            <w:rStyle w:val="Hyperlink"/>
            <w:lang w:eastAsia="x-none"/>
          </w:rPr>
          <w:t>R1-2202857</w:t>
        </w:r>
      </w:hyperlink>
      <w:r w:rsidRPr="00576286">
        <w:rPr>
          <w:lang w:eastAsia="x-none"/>
        </w:rPr>
        <w:t>.</w:t>
      </w:r>
    </w:p>
    <w:p w14:paraId="58C16F98" w14:textId="4C36BD93" w:rsidR="006B480F" w:rsidRPr="00C41182" w:rsidRDefault="006B480F" w:rsidP="0017028F">
      <w:pPr>
        <w:pStyle w:val="Heading3"/>
        <w:rPr>
          <w:lang w:val="en-US"/>
        </w:rPr>
      </w:pPr>
      <w:bookmarkStart w:id="763" w:name="_Toc95481855"/>
      <w:bookmarkStart w:id="764" w:name="_Toc98334494"/>
      <w:r w:rsidRPr="00C41182">
        <w:rPr>
          <w:lang w:val="en-US"/>
        </w:rPr>
        <w:t>Other</w:t>
      </w:r>
      <w:bookmarkEnd w:id="763"/>
      <w:bookmarkEnd w:id="764"/>
    </w:p>
    <w:p w14:paraId="0FE2FB1B" w14:textId="77777777" w:rsidR="006B480F" w:rsidRPr="00C41182" w:rsidRDefault="006B480F" w:rsidP="006B480F">
      <w:pPr>
        <w:rPr>
          <w:i/>
          <w:iCs/>
          <w:lang w:eastAsia="x-none"/>
        </w:rPr>
      </w:pPr>
      <w:r w:rsidRPr="00C41182">
        <w:rPr>
          <w:i/>
          <w:iCs/>
          <w:lang w:eastAsia="x-none"/>
        </w:rPr>
        <w:t>For any other UE feature related discussions not directly relevant to 8.16.1 ~ 8.16.16.</w:t>
      </w:r>
    </w:p>
    <w:p w14:paraId="493EACA1" w14:textId="77777777" w:rsidR="006B480F" w:rsidRPr="00C41182" w:rsidRDefault="006B480F" w:rsidP="006B480F">
      <w:pPr>
        <w:rPr>
          <w:lang w:eastAsia="x-none"/>
        </w:rPr>
      </w:pPr>
    </w:p>
    <w:p w14:paraId="04717C1A" w14:textId="701F87CD" w:rsidR="006B480F" w:rsidRPr="00C41182" w:rsidRDefault="002328C4" w:rsidP="006B480F">
      <w:pPr>
        <w:rPr>
          <w:lang w:eastAsia="x-none"/>
        </w:rPr>
      </w:pPr>
      <w:hyperlink r:id="rId2491" w:history="1">
        <w:r w:rsidR="004371F4">
          <w:rPr>
            <w:rStyle w:val="Hyperlink"/>
            <w:lang w:eastAsia="x-none"/>
          </w:rPr>
          <w:t>R1-2201181</w:t>
        </w:r>
      </w:hyperlink>
      <w:r w:rsidR="006B480F" w:rsidRPr="00C41182">
        <w:rPr>
          <w:lang w:eastAsia="x-none"/>
        </w:rPr>
        <w:tab/>
        <w:t>Discussion on other Rel-17 UE features</w:t>
      </w:r>
      <w:r w:rsidR="006B480F" w:rsidRPr="00C41182">
        <w:rPr>
          <w:lang w:eastAsia="x-none"/>
        </w:rPr>
        <w:tab/>
        <w:t>ZTE</w:t>
      </w:r>
    </w:p>
    <w:p w14:paraId="10B29C3C" w14:textId="76EFF24F" w:rsidR="006B480F" w:rsidRPr="00C41182" w:rsidRDefault="002328C4" w:rsidP="006B480F">
      <w:pPr>
        <w:rPr>
          <w:lang w:eastAsia="x-none"/>
        </w:rPr>
      </w:pPr>
      <w:hyperlink r:id="rId2492" w:history="1">
        <w:r w:rsidR="004371F4">
          <w:rPr>
            <w:rStyle w:val="Hyperlink"/>
            <w:lang w:eastAsia="x-none"/>
          </w:rPr>
          <w:t>R1-2201231</w:t>
        </w:r>
      </w:hyperlink>
      <w:r w:rsidR="006B480F" w:rsidRPr="00C41182">
        <w:rPr>
          <w:lang w:eastAsia="x-none"/>
        </w:rPr>
        <w:tab/>
        <w:t>Discussion on Rel-17 UE feature for Tx Switching enhancement</w:t>
      </w:r>
      <w:r w:rsidR="006B480F" w:rsidRPr="00C41182">
        <w:rPr>
          <w:lang w:eastAsia="x-none"/>
        </w:rPr>
        <w:tab/>
        <w:t>OPPO</w:t>
      </w:r>
    </w:p>
    <w:p w14:paraId="2F205269" w14:textId="0F02C6F5" w:rsidR="006B480F" w:rsidRPr="00C41182" w:rsidRDefault="002328C4" w:rsidP="006B480F">
      <w:pPr>
        <w:rPr>
          <w:lang w:eastAsia="x-none"/>
        </w:rPr>
      </w:pPr>
      <w:hyperlink r:id="rId2493" w:history="1">
        <w:r w:rsidR="004371F4">
          <w:rPr>
            <w:rStyle w:val="Hyperlink"/>
            <w:lang w:eastAsia="x-none"/>
          </w:rPr>
          <w:t>R1-2201424</w:t>
        </w:r>
      </w:hyperlink>
      <w:r w:rsidR="006B480F" w:rsidRPr="00C41182">
        <w:rPr>
          <w:lang w:eastAsia="x-none"/>
        </w:rPr>
        <w:tab/>
        <w:t>On Remaining Rel-17 UE features</w:t>
      </w:r>
      <w:r w:rsidR="006B480F" w:rsidRPr="00C41182">
        <w:rPr>
          <w:lang w:eastAsia="x-none"/>
        </w:rPr>
        <w:tab/>
        <w:t>Nokia, Nokia Shanghai Bell</w:t>
      </w:r>
    </w:p>
    <w:p w14:paraId="06064ADC" w14:textId="48387AB7" w:rsidR="006B480F" w:rsidRPr="00C41182" w:rsidRDefault="002328C4" w:rsidP="006B480F">
      <w:pPr>
        <w:rPr>
          <w:lang w:eastAsia="x-none"/>
        </w:rPr>
      </w:pPr>
      <w:hyperlink r:id="rId2494" w:history="1">
        <w:r w:rsidR="004371F4">
          <w:rPr>
            <w:rStyle w:val="Hyperlink"/>
            <w:lang w:eastAsia="x-none"/>
          </w:rPr>
          <w:t>R1-2201449</w:t>
        </w:r>
      </w:hyperlink>
      <w:r w:rsidR="006B480F" w:rsidRPr="00C41182">
        <w:rPr>
          <w:lang w:eastAsia="x-none"/>
        </w:rPr>
        <w:tab/>
        <w:t>UE features for Rel-17 Tx switching</w:t>
      </w:r>
      <w:r w:rsidR="006B480F" w:rsidRPr="00C41182">
        <w:rPr>
          <w:lang w:eastAsia="x-none"/>
        </w:rPr>
        <w:tab/>
        <w:t>China Telecom</w:t>
      </w:r>
    </w:p>
    <w:p w14:paraId="3A727CB0" w14:textId="41C301EF" w:rsidR="006B480F" w:rsidRPr="00C41182" w:rsidRDefault="002328C4" w:rsidP="006B480F">
      <w:pPr>
        <w:rPr>
          <w:lang w:eastAsia="x-none"/>
        </w:rPr>
      </w:pPr>
      <w:hyperlink r:id="rId2495" w:history="1">
        <w:r w:rsidR="004371F4">
          <w:rPr>
            <w:rStyle w:val="Hyperlink"/>
            <w:lang w:eastAsia="x-none"/>
          </w:rPr>
          <w:t>R1-2201513</w:t>
        </w:r>
      </w:hyperlink>
      <w:r w:rsidR="006B480F" w:rsidRPr="00C41182">
        <w:rPr>
          <w:lang w:eastAsia="x-none"/>
        </w:rPr>
        <w:tab/>
        <w:t>Discussion on other UE feature related discussions</w:t>
      </w:r>
      <w:r w:rsidR="006B480F" w:rsidRPr="00C41182">
        <w:rPr>
          <w:lang w:eastAsia="x-none"/>
        </w:rPr>
        <w:tab/>
        <w:t>NTT DOCOMO, INC.</w:t>
      </w:r>
    </w:p>
    <w:p w14:paraId="39EDA258" w14:textId="59CC2B6E" w:rsidR="006B480F" w:rsidRPr="00C41182" w:rsidRDefault="002328C4" w:rsidP="006B480F">
      <w:pPr>
        <w:rPr>
          <w:lang w:eastAsia="x-none"/>
        </w:rPr>
      </w:pPr>
      <w:hyperlink r:id="rId2496" w:history="1">
        <w:r w:rsidR="004371F4">
          <w:rPr>
            <w:rStyle w:val="Hyperlink"/>
            <w:lang w:eastAsia="x-none"/>
          </w:rPr>
          <w:t>R1-2201803</w:t>
        </w:r>
      </w:hyperlink>
      <w:r w:rsidR="006B480F" w:rsidRPr="00C41182">
        <w:rPr>
          <w:lang w:eastAsia="x-none"/>
        </w:rPr>
        <w:tab/>
        <w:t>Rel-17 UE features on cross PUCCH group CSI report</w:t>
      </w:r>
      <w:r w:rsidR="006B480F" w:rsidRPr="00C41182">
        <w:rPr>
          <w:lang w:eastAsia="x-none"/>
        </w:rPr>
        <w:tab/>
        <w:t>Apple</w:t>
      </w:r>
    </w:p>
    <w:p w14:paraId="6C79D15F" w14:textId="3E7451AF" w:rsidR="006B480F" w:rsidRPr="00C41182" w:rsidRDefault="002328C4" w:rsidP="006B480F">
      <w:pPr>
        <w:rPr>
          <w:lang w:eastAsia="x-none"/>
        </w:rPr>
      </w:pPr>
      <w:hyperlink r:id="rId2497" w:history="1">
        <w:r w:rsidR="004371F4">
          <w:rPr>
            <w:rStyle w:val="Hyperlink"/>
            <w:lang w:eastAsia="x-none"/>
          </w:rPr>
          <w:t>R1-2202055</w:t>
        </w:r>
      </w:hyperlink>
      <w:r w:rsidR="006B480F" w:rsidRPr="00C41182">
        <w:rPr>
          <w:lang w:eastAsia="x-none"/>
        </w:rPr>
        <w:tab/>
        <w:t>On UE features for others</w:t>
      </w:r>
      <w:r w:rsidR="006B480F" w:rsidRPr="00C41182">
        <w:rPr>
          <w:lang w:eastAsia="x-none"/>
        </w:rPr>
        <w:tab/>
        <w:t>MediaTek Inc.</w:t>
      </w:r>
    </w:p>
    <w:p w14:paraId="18622DB0" w14:textId="685FF51E" w:rsidR="006B480F" w:rsidRPr="00C41182" w:rsidRDefault="002328C4" w:rsidP="006B480F">
      <w:pPr>
        <w:rPr>
          <w:lang w:eastAsia="x-none"/>
        </w:rPr>
      </w:pPr>
      <w:hyperlink r:id="rId2498" w:history="1">
        <w:r w:rsidR="004371F4">
          <w:rPr>
            <w:rStyle w:val="Hyperlink"/>
            <w:lang w:eastAsia="x-none"/>
          </w:rPr>
          <w:t>R1-2202181</w:t>
        </w:r>
      </w:hyperlink>
      <w:r w:rsidR="006B480F" w:rsidRPr="00C41182">
        <w:rPr>
          <w:lang w:eastAsia="x-none"/>
        </w:rPr>
        <w:tab/>
        <w:t>UE features for Rel-17 UL Tx switching</w:t>
      </w:r>
      <w:r w:rsidR="006B480F" w:rsidRPr="00C41182">
        <w:rPr>
          <w:lang w:eastAsia="x-none"/>
        </w:rPr>
        <w:tab/>
        <w:t>Qualcomm Incorporated</w:t>
      </w:r>
    </w:p>
    <w:p w14:paraId="097F7C4D" w14:textId="1BE1D8A5" w:rsidR="006B480F" w:rsidRDefault="002328C4" w:rsidP="006B480F">
      <w:pPr>
        <w:rPr>
          <w:lang w:eastAsia="x-none"/>
        </w:rPr>
      </w:pPr>
      <w:hyperlink r:id="rId2499" w:history="1">
        <w:r w:rsidR="004371F4">
          <w:rPr>
            <w:rStyle w:val="Hyperlink"/>
            <w:lang w:eastAsia="x-none"/>
          </w:rPr>
          <w:t>R1-2202471</w:t>
        </w:r>
      </w:hyperlink>
      <w:r w:rsidR="006B480F" w:rsidRPr="00C41182">
        <w:rPr>
          <w:lang w:eastAsia="x-none"/>
        </w:rPr>
        <w:tab/>
        <w:t>Rel-17 UE features for UL Tx switching</w:t>
      </w:r>
      <w:r w:rsidR="006B480F" w:rsidRPr="00C41182">
        <w:rPr>
          <w:lang w:eastAsia="x-none"/>
        </w:rPr>
        <w:tab/>
        <w:t>Huawei, HiSilicon</w:t>
      </w:r>
    </w:p>
    <w:p w14:paraId="5DB4F5A3" w14:textId="0BD866BA" w:rsidR="00424D54" w:rsidRDefault="00424D54" w:rsidP="006B480F">
      <w:pPr>
        <w:rPr>
          <w:lang w:eastAsia="x-none"/>
        </w:rPr>
      </w:pPr>
    </w:p>
    <w:p w14:paraId="1910A34E" w14:textId="77777777" w:rsidR="00424D54" w:rsidRPr="00424D54" w:rsidRDefault="00424D54" w:rsidP="00424D54">
      <w:pPr>
        <w:rPr>
          <w:lang w:val="en-US"/>
        </w:rPr>
      </w:pPr>
      <w:r w:rsidRPr="00424D54">
        <w:rPr>
          <w:lang w:eastAsia="x-none"/>
        </w:rPr>
        <w:t xml:space="preserve">[108-e-R17-UE-features-Others-01] </w:t>
      </w:r>
      <w:r w:rsidRPr="00424D54">
        <w:rPr>
          <w:lang w:val="en-US"/>
        </w:rPr>
        <w:t>– Shinya (DOCOMO)</w:t>
      </w:r>
    </w:p>
    <w:p w14:paraId="28DF9A84" w14:textId="3962A996" w:rsidR="00424D54" w:rsidRPr="004F232E" w:rsidRDefault="00424D54" w:rsidP="00424D54">
      <w:pPr>
        <w:rPr>
          <w:lang w:val="en-US" w:eastAsia="x-none"/>
        </w:rPr>
      </w:pPr>
      <w:r w:rsidRPr="00424D54">
        <w:rPr>
          <w:lang w:eastAsia="x-none"/>
        </w:rPr>
        <w:t>Email discussion on other Rel-17 UE feature issues</w:t>
      </w:r>
    </w:p>
    <w:p w14:paraId="427B4DEC" w14:textId="77777777" w:rsidR="00424D54" w:rsidRPr="00C41182" w:rsidRDefault="00424D54" w:rsidP="00424D54">
      <w:pPr>
        <w:numPr>
          <w:ilvl w:val="0"/>
          <w:numId w:val="62"/>
        </w:numPr>
        <w:rPr>
          <w:lang w:eastAsia="x-none"/>
        </w:rPr>
      </w:pPr>
      <w:r w:rsidRPr="00C41182">
        <w:rPr>
          <w:rFonts w:hint="eastAsia"/>
          <w:lang w:eastAsia="x-none"/>
        </w:rPr>
        <w:t>1</w:t>
      </w:r>
      <w:r w:rsidRPr="00C41182">
        <w:rPr>
          <w:rFonts w:hint="eastAsia"/>
          <w:vertAlign w:val="superscript"/>
          <w:lang w:eastAsia="x-none"/>
        </w:rPr>
        <w:t>st</w:t>
      </w:r>
      <w:r w:rsidRPr="00C41182">
        <w:rPr>
          <w:rFonts w:hint="eastAsia"/>
          <w:lang w:eastAsia="x-none"/>
        </w:rPr>
        <w:t xml:space="preserve"> check point: </w:t>
      </w:r>
      <w:r w:rsidRPr="00C41182">
        <w:t>February</w:t>
      </w:r>
      <w:r w:rsidRPr="00C41182">
        <w:rPr>
          <w:rFonts w:hint="eastAsia"/>
        </w:rPr>
        <w:t xml:space="preserve"> </w:t>
      </w:r>
      <w:r w:rsidRPr="00C41182">
        <w:t>25</w:t>
      </w:r>
    </w:p>
    <w:p w14:paraId="0F691E25" w14:textId="77777777" w:rsidR="00424D54" w:rsidRPr="00C41182" w:rsidRDefault="00424D54" w:rsidP="00424D54">
      <w:pPr>
        <w:numPr>
          <w:ilvl w:val="0"/>
          <w:numId w:val="62"/>
        </w:numPr>
        <w:rPr>
          <w:lang w:eastAsia="x-none"/>
        </w:rPr>
      </w:pPr>
      <w:r w:rsidRPr="00C41182">
        <w:rPr>
          <w:lang w:eastAsia="x-none"/>
        </w:rPr>
        <w:t>Final</w:t>
      </w:r>
      <w:r w:rsidRPr="00C41182">
        <w:rPr>
          <w:rFonts w:hint="eastAsia"/>
          <w:lang w:eastAsia="x-none"/>
        </w:rPr>
        <w:t xml:space="preserve"> check point: </w:t>
      </w:r>
      <w:r w:rsidRPr="00C41182">
        <w:t>March 3</w:t>
      </w:r>
    </w:p>
    <w:p w14:paraId="2704869C" w14:textId="6353A3AB" w:rsidR="00424D54" w:rsidRPr="00424D54" w:rsidRDefault="002328C4" w:rsidP="00424D54">
      <w:pPr>
        <w:rPr>
          <w:b/>
          <w:bCs/>
          <w:lang w:eastAsia="x-none"/>
        </w:rPr>
      </w:pPr>
      <w:hyperlink r:id="rId2500" w:history="1">
        <w:r w:rsidR="004371F4">
          <w:rPr>
            <w:rStyle w:val="Hyperlink"/>
            <w:b/>
            <w:bCs/>
            <w:lang w:eastAsia="x-none"/>
          </w:rPr>
          <w:t>R1-2201522</w:t>
        </w:r>
      </w:hyperlink>
      <w:r w:rsidR="00424D54" w:rsidRPr="00424D54">
        <w:rPr>
          <w:b/>
          <w:bCs/>
          <w:lang w:eastAsia="x-none"/>
        </w:rPr>
        <w:tab/>
        <w:t>Summary on other UE feature related discussions</w:t>
      </w:r>
      <w:r w:rsidR="00424D54" w:rsidRPr="00424D54">
        <w:rPr>
          <w:b/>
          <w:bCs/>
          <w:lang w:eastAsia="x-none"/>
        </w:rPr>
        <w:tab/>
        <w:t>Moderator (NTT DOCOMO, INC.)</w:t>
      </w:r>
    </w:p>
    <w:p w14:paraId="46FE5B62" w14:textId="67402D33" w:rsidR="00424D54" w:rsidRPr="00C41182" w:rsidRDefault="00424D54" w:rsidP="006B480F">
      <w:pPr>
        <w:rPr>
          <w:lang w:eastAsia="x-none"/>
        </w:rPr>
      </w:pPr>
      <w:r>
        <w:rPr>
          <w:lang w:eastAsia="x-none"/>
        </w:rPr>
        <w:t>N</w:t>
      </w:r>
      <w:r w:rsidRPr="00424D54">
        <w:rPr>
          <w:lang w:eastAsia="x-none"/>
        </w:rPr>
        <w:t>o conclusion in this meeting.</w:t>
      </w:r>
    </w:p>
    <w:p w14:paraId="7AD054C2" w14:textId="1E21F862" w:rsidR="006B480F" w:rsidRPr="00C41182" w:rsidRDefault="006B480F" w:rsidP="00A57C2E">
      <w:pPr>
        <w:pStyle w:val="Heading2"/>
      </w:pPr>
      <w:bookmarkStart w:id="765" w:name="_Toc95481856"/>
      <w:bookmarkStart w:id="766" w:name="_Toc98334495"/>
      <w:r w:rsidRPr="00C41182">
        <w:t>Other</w:t>
      </w:r>
      <w:bookmarkEnd w:id="765"/>
      <w:bookmarkEnd w:id="766"/>
    </w:p>
    <w:p w14:paraId="42935886" w14:textId="0E4D9558" w:rsidR="00F842BC" w:rsidRPr="00C41182" w:rsidRDefault="002328C4" w:rsidP="00F842BC">
      <w:pPr>
        <w:rPr>
          <w:lang w:eastAsia="x-none"/>
        </w:rPr>
      </w:pPr>
      <w:hyperlink r:id="rId2501" w:history="1">
        <w:r w:rsidR="004371F4">
          <w:rPr>
            <w:rStyle w:val="Hyperlink"/>
            <w:lang w:eastAsia="x-none"/>
          </w:rPr>
          <w:t>R1-2201192</w:t>
        </w:r>
      </w:hyperlink>
      <w:r w:rsidR="00F842BC" w:rsidRPr="00C41182">
        <w:rPr>
          <w:lang w:eastAsia="x-none"/>
        </w:rPr>
        <w:tab/>
        <w:t>Initial views on Rel-18 MIMO evolution</w:t>
      </w:r>
      <w:r w:rsidR="00F842BC" w:rsidRPr="00C41182">
        <w:rPr>
          <w:lang w:eastAsia="x-none"/>
        </w:rPr>
        <w:tab/>
        <w:t>ZTE</w:t>
      </w:r>
    </w:p>
    <w:p w14:paraId="29B7DB64" w14:textId="4B11AD5A" w:rsidR="00F842BC" w:rsidRPr="00C41182" w:rsidRDefault="002328C4" w:rsidP="00F842BC">
      <w:pPr>
        <w:rPr>
          <w:lang w:eastAsia="x-none"/>
        </w:rPr>
      </w:pPr>
      <w:hyperlink r:id="rId2502" w:history="1">
        <w:r w:rsidR="004371F4">
          <w:rPr>
            <w:rStyle w:val="Hyperlink"/>
            <w:lang w:eastAsia="x-none"/>
          </w:rPr>
          <w:t>R1-2201399</w:t>
        </w:r>
      </w:hyperlink>
      <w:r w:rsidR="00F842BC" w:rsidRPr="00C41182">
        <w:rPr>
          <w:lang w:eastAsia="x-none"/>
        </w:rPr>
        <w:tab/>
        <w:t>Use cases and applications on Carrier Phase Based Positioning for NR</w:t>
      </w:r>
      <w:r w:rsidR="00F842BC" w:rsidRPr="00C41182">
        <w:rPr>
          <w:lang w:eastAsia="x-none"/>
        </w:rPr>
        <w:tab/>
        <w:t>Locaila , Dankook Univ.</w:t>
      </w:r>
    </w:p>
    <w:p w14:paraId="0D685A3B" w14:textId="4E09A76C" w:rsidR="00F842BC" w:rsidRPr="00C41182" w:rsidRDefault="002328C4" w:rsidP="00F842BC">
      <w:pPr>
        <w:rPr>
          <w:lang w:eastAsia="x-none"/>
        </w:rPr>
      </w:pPr>
      <w:hyperlink r:id="rId2503" w:history="1">
        <w:r w:rsidR="004371F4">
          <w:rPr>
            <w:rStyle w:val="Hyperlink"/>
            <w:lang w:eastAsia="x-none"/>
          </w:rPr>
          <w:t>R1-2201895</w:t>
        </w:r>
      </w:hyperlink>
      <w:r w:rsidR="00F842BC" w:rsidRPr="00C41182">
        <w:rPr>
          <w:lang w:eastAsia="x-none"/>
        </w:rPr>
        <w:tab/>
        <w:t>Remaining issues of DL 1024QAM for NR FR1</w:t>
      </w:r>
      <w:r w:rsidR="00F842BC" w:rsidRPr="00C41182">
        <w:rPr>
          <w:lang w:eastAsia="x-none"/>
        </w:rPr>
        <w:tab/>
        <w:t>ZTE, Sanechips</w:t>
      </w:r>
    </w:p>
    <w:p w14:paraId="775A472C" w14:textId="06B0C5B0" w:rsidR="00F842BC" w:rsidRPr="00C41182" w:rsidRDefault="002328C4" w:rsidP="00F842BC">
      <w:pPr>
        <w:rPr>
          <w:lang w:eastAsia="x-none"/>
        </w:rPr>
      </w:pPr>
      <w:hyperlink r:id="rId2504" w:history="1">
        <w:r w:rsidR="004371F4">
          <w:rPr>
            <w:rStyle w:val="Hyperlink"/>
            <w:lang w:eastAsia="x-none"/>
          </w:rPr>
          <w:t>R1-2202071</w:t>
        </w:r>
      </w:hyperlink>
      <w:r w:rsidR="00F842BC" w:rsidRPr="00C41182">
        <w:rPr>
          <w:lang w:eastAsia="x-none"/>
        </w:rPr>
        <w:tab/>
        <w:t>Discussion on Rel-18 network energy savings</w:t>
      </w:r>
      <w:r w:rsidR="00F842BC" w:rsidRPr="00C41182">
        <w:rPr>
          <w:lang w:eastAsia="x-none"/>
        </w:rPr>
        <w:tab/>
        <w:t>MediaTek Inc.</w:t>
      </w:r>
    </w:p>
    <w:p w14:paraId="080F50D6" w14:textId="51D451D1" w:rsidR="00F842BC" w:rsidRPr="0097441E" w:rsidRDefault="002328C4" w:rsidP="00F842BC">
      <w:pPr>
        <w:rPr>
          <w:lang w:eastAsia="x-none"/>
        </w:rPr>
      </w:pPr>
      <w:hyperlink r:id="rId2505" w:history="1">
        <w:r w:rsidR="004371F4">
          <w:rPr>
            <w:rStyle w:val="Hyperlink"/>
            <w:lang w:eastAsia="x-none"/>
          </w:rPr>
          <w:t>R1-2202416</w:t>
        </w:r>
      </w:hyperlink>
      <w:r w:rsidR="00F842BC" w:rsidRPr="00C41182">
        <w:rPr>
          <w:lang w:eastAsia="x-none"/>
        </w:rPr>
        <w:tab/>
        <w:t>Selected Rel-18 MIMO Evolution Topics</w:t>
      </w:r>
      <w:r w:rsidR="00F842BC" w:rsidRPr="00C41182">
        <w:rPr>
          <w:lang w:eastAsia="x-none"/>
        </w:rPr>
        <w:tab/>
        <w:t>Ericsson</w:t>
      </w:r>
    </w:p>
    <w:p w14:paraId="7DE524BB" w14:textId="44D01B53" w:rsidR="00F45224" w:rsidRDefault="00F45224" w:rsidP="00B645E5">
      <w:pPr>
        <w:pStyle w:val="Heading1"/>
      </w:pPr>
      <w:bookmarkStart w:id="767" w:name="_Toc98334496"/>
      <w:r>
        <w:t>C</w:t>
      </w:r>
      <w:r w:rsidRPr="0052548E">
        <w:t>losing</w:t>
      </w:r>
      <w:r>
        <w:t xml:space="preserve"> </w:t>
      </w:r>
      <w:r w:rsidRPr="0052548E">
        <w:t>of</w:t>
      </w:r>
      <w:r>
        <w:t xml:space="preserve"> </w:t>
      </w:r>
      <w:r w:rsidRPr="0052548E">
        <w:t>the</w:t>
      </w:r>
      <w:r>
        <w:t xml:space="preserve"> </w:t>
      </w:r>
      <w:r w:rsidRPr="0052548E">
        <w:t>meeting</w:t>
      </w:r>
      <w:bookmarkEnd w:id="767"/>
    </w:p>
    <w:p w14:paraId="0C31EC4D" w14:textId="4237B1AA" w:rsidR="00F551A1" w:rsidRPr="00A95C10" w:rsidRDefault="00425D04" w:rsidP="00F551A1">
      <w:pPr>
        <w:rPr>
          <w:kern w:val="2"/>
        </w:rPr>
      </w:pPr>
      <w:r w:rsidRPr="00144B66">
        <w:rPr>
          <w:rFonts w:eastAsia="MS Mincho"/>
          <w:szCs w:val="20"/>
        </w:rPr>
        <w:t>Meeting</w:t>
      </w:r>
      <w:r w:rsidR="00233210" w:rsidRPr="00144B66">
        <w:rPr>
          <w:rFonts w:eastAsia="MS Mincho"/>
          <w:szCs w:val="20"/>
        </w:rPr>
        <w:t xml:space="preserve"> </w:t>
      </w:r>
      <w:r w:rsidRPr="00144B66">
        <w:rPr>
          <w:rFonts w:eastAsia="MS Mincho"/>
          <w:szCs w:val="20"/>
        </w:rPr>
        <w:t>was</w:t>
      </w:r>
      <w:r w:rsidR="00F551A1" w:rsidRPr="00144B66">
        <w:rPr>
          <w:rFonts w:ascii="Times New Roman" w:eastAsia="SimSun" w:hAnsi="Times New Roman"/>
          <w:kern w:val="2"/>
          <w:szCs w:val="20"/>
        </w:rPr>
        <w:t xml:space="preserve"> </w:t>
      </w:r>
      <w:r w:rsidR="005830A1" w:rsidRPr="00144B66">
        <w:rPr>
          <w:rFonts w:ascii="Times New Roman" w:eastAsia="SimSun" w:hAnsi="Times New Roman"/>
          <w:kern w:val="2"/>
          <w:szCs w:val="20"/>
        </w:rPr>
        <w:t xml:space="preserve">officially </w:t>
      </w:r>
      <w:r w:rsidR="00F551A1" w:rsidRPr="00144B66">
        <w:rPr>
          <w:rFonts w:eastAsia="MS Mincho"/>
          <w:szCs w:val="20"/>
        </w:rPr>
        <w:t xml:space="preserve">closed on </w:t>
      </w:r>
      <w:r w:rsidR="00144B66" w:rsidRPr="00144B66">
        <w:rPr>
          <w:rFonts w:eastAsia="MS Mincho"/>
          <w:szCs w:val="20"/>
        </w:rPr>
        <w:t>Mar 3</w:t>
      </w:r>
      <w:r w:rsidR="00144B66" w:rsidRPr="00144B66">
        <w:rPr>
          <w:rFonts w:eastAsia="MS Mincho"/>
          <w:szCs w:val="20"/>
          <w:vertAlign w:val="superscript"/>
        </w:rPr>
        <w:t>rd</w:t>
      </w:r>
      <w:r w:rsidR="00144B66" w:rsidRPr="00144B66">
        <w:rPr>
          <w:rFonts w:eastAsia="MS Mincho"/>
          <w:szCs w:val="20"/>
        </w:rPr>
        <w:t xml:space="preserve"> 17</w:t>
      </w:r>
      <w:r w:rsidR="00F551A1" w:rsidRPr="00144B66">
        <w:rPr>
          <w:rFonts w:eastAsia="MS Mincho"/>
          <w:szCs w:val="20"/>
        </w:rPr>
        <w:t>:</w:t>
      </w:r>
      <w:r w:rsidR="00144B66" w:rsidRPr="00144B66">
        <w:rPr>
          <w:rFonts w:eastAsia="MS Mincho"/>
          <w:szCs w:val="20"/>
        </w:rPr>
        <w:t>02</w:t>
      </w:r>
      <w:r w:rsidR="00F551A1" w:rsidRPr="00144B66">
        <w:rPr>
          <w:rFonts w:eastAsia="MS Mincho"/>
          <w:szCs w:val="20"/>
        </w:rPr>
        <w:t xml:space="preserve"> UTC (</w:t>
      </w:r>
      <w:r w:rsidR="002E0DBD" w:rsidRPr="00144B66">
        <w:rPr>
          <w:rFonts w:eastAsia="MS Mincho"/>
          <w:szCs w:val="20"/>
        </w:rPr>
        <w:t>ex</w:t>
      </w:r>
      <w:r w:rsidR="00F551A1" w:rsidRPr="00144B66">
        <w:rPr>
          <w:rFonts w:eastAsia="MS Mincho"/>
          <w:szCs w:val="20"/>
        </w:rPr>
        <w:t>cluding post email discussions</w:t>
      </w:r>
      <w:r w:rsidR="00144B66" w:rsidRPr="00144B66">
        <w:rPr>
          <w:rFonts w:eastAsia="MS Mincho"/>
          <w:szCs w:val="20"/>
        </w:rPr>
        <w:t xml:space="preserve"> on RRC and UE capability</w:t>
      </w:r>
      <w:r w:rsidR="00F551A1" w:rsidRPr="00144B66">
        <w:rPr>
          <w:rFonts w:eastAsia="MS Mincho"/>
          <w:szCs w:val="20"/>
        </w:rPr>
        <w:t>).</w:t>
      </w:r>
    </w:p>
    <w:p w14:paraId="7C32A661" w14:textId="2F8B5342" w:rsidR="0068551F" w:rsidRDefault="0068551F" w:rsidP="00D92DF7">
      <w:pPr>
        <w:rPr>
          <w:rFonts w:eastAsia="MS Mincho"/>
          <w:szCs w:val="20"/>
        </w:rPr>
      </w:pPr>
    </w:p>
    <w:p w14:paraId="6E47ED31" w14:textId="77777777" w:rsidR="00144B66" w:rsidRDefault="00144B66" w:rsidP="00144B66">
      <w:pPr>
        <w:rPr>
          <w:rFonts w:ascii="Times New Roman" w:eastAsia="SimSun" w:hAnsi="Times New Roman"/>
          <w:kern w:val="2"/>
          <w:szCs w:val="20"/>
        </w:rPr>
      </w:pPr>
      <w:r>
        <w:rPr>
          <w:rFonts w:ascii="Times New Roman" w:eastAsia="SimSun" w:hAnsi="Times New Roman"/>
          <w:kern w:val="2"/>
          <w:szCs w:val="20"/>
        </w:rPr>
        <w:t>3GPP Award</w:t>
      </w:r>
    </w:p>
    <w:p w14:paraId="58636E3B" w14:textId="3DCDBF61" w:rsidR="00144B66" w:rsidRDefault="00144B66" w:rsidP="00144B66">
      <w:pPr>
        <w:rPr>
          <w:lang w:eastAsia="en-GB"/>
        </w:rPr>
      </w:pPr>
      <w:r>
        <w:rPr>
          <w:rFonts w:eastAsia="MS Mincho"/>
          <w:u w:val="single"/>
          <w:lang w:eastAsia="ja-JP"/>
        </w:rPr>
        <w:t>F</w:t>
      </w:r>
      <w:r w:rsidRPr="004F7920">
        <w:rPr>
          <w:rFonts w:eastAsia="MS Mincho"/>
          <w:lang w:eastAsia="ja-JP"/>
        </w:rPr>
        <w:t>urther to 2012 leadership decision to recognise the very best individual for their contributio</w:t>
      </w:r>
      <w:r>
        <w:rPr>
          <w:rFonts w:eastAsia="MS Mincho"/>
          <w:lang w:eastAsia="ja-JP"/>
        </w:rPr>
        <w:t xml:space="preserve">ns to current work within 3GPP, </w:t>
      </w:r>
      <w:r w:rsidRPr="004F7920">
        <w:rPr>
          <w:rFonts w:eastAsia="MS Mincho"/>
          <w:lang w:eastAsia="ja-JP"/>
        </w:rPr>
        <w:t xml:space="preserve">the </w:t>
      </w:r>
      <w:r w:rsidRPr="004F7920">
        <w:rPr>
          <w:lang w:eastAsia="en-GB"/>
        </w:rPr>
        <w:t xml:space="preserve">Awards Panel </w:t>
      </w:r>
      <w:r>
        <w:rPr>
          <w:lang w:eastAsia="en-GB"/>
        </w:rPr>
        <w:t xml:space="preserve">decided </w:t>
      </w:r>
      <w:r w:rsidRPr="004F7920">
        <w:rPr>
          <w:lang w:eastAsia="en-GB"/>
        </w:rPr>
        <w:t>to award once again RAN1 delegate</w:t>
      </w:r>
      <w:r>
        <w:rPr>
          <w:lang w:eastAsia="en-GB"/>
        </w:rPr>
        <w:t>.</w:t>
      </w:r>
      <w:r w:rsidRPr="004F7920">
        <w:rPr>
          <w:lang w:eastAsia="en-GB"/>
        </w:rPr>
        <w:t xml:space="preserve"> Mr Chair congratulated the </w:t>
      </w:r>
      <w:r w:rsidR="0074420B">
        <w:rPr>
          <w:lang w:eastAsia="en-GB"/>
        </w:rPr>
        <w:t xml:space="preserve">nineth </w:t>
      </w:r>
      <w:r w:rsidRPr="004F7920">
        <w:rPr>
          <w:lang w:eastAsia="en-GB"/>
        </w:rPr>
        <w:t xml:space="preserve">winner of the 3GPP Excellence Award, Mr </w:t>
      </w:r>
      <w:r w:rsidR="0074420B">
        <w:rPr>
          <w:lang w:eastAsia="en-GB"/>
        </w:rPr>
        <w:t xml:space="preserve">Peter Gaal </w:t>
      </w:r>
      <w:r>
        <w:rPr>
          <w:lang w:eastAsia="en-GB"/>
        </w:rPr>
        <w:t xml:space="preserve">from </w:t>
      </w:r>
      <w:r w:rsidR="0074420B">
        <w:rPr>
          <w:lang w:eastAsia="en-GB"/>
        </w:rPr>
        <w:t>Qualcomm</w:t>
      </w:r>
      <w:r w:rsidRPr="004F7920">
        <w:rPr>
          <w:lang w:eastAsia="en-GB"/>
        </w:rPr>
        <w:t>.</w:t>
      </w:r>
    </w:p>
    <w:p w14:paraId="1A42BE85" w14:textId="751E5C5F" w:rsidR="0074420B" w:rsidRDefault="00144B66" w:rsidP="00144B66">
      <w:pPr>
        <w:rPr>
          <w:lang w:eastAsia="en-GB"/>
        </w:rPr>
      </w:pPr>
      <w:r w:rsidRPr="004F7920">
        <w:rPr>
          <w:lang w:eastAsia="en-GB"/>
        </w:rPr>
        <w:t>This award is in recognition to</w:t>
      </w:r>
      <w:r w:rsidR="0074420B">
        <w:rPr>
          <w:lang w:eastAsia="en-GB"/>
        </w:rPr>
        <w:t xml:space="preserve"> Peter</w:t>
      </w:r>
      <w:r>
        <w:rPr>
          <w:lang w:eastAsia="en-GB"/>
        </w:rPr>
        <w:t xml:space="preserve">'s </w:t>
      </w:r>
      <w:r w:rsidRPr="004F7920">
        <w:rPr>
          <w:lang w:eastAsia="en-GB"/>
        </w:rPr>
        <w:t>contribution to 3GPP</w:t>
      </w:r>
      <w:r w:rsidR="0074420B">
        <w:rPr>
          <w:lang w:eastAsia="en-GB"/>
        </w:rPr>
        <w:t xml:space="preserve"> on </w:t>
      </w:r>
      <w:r w:rsidRPr="001E26BE">
        <w:rPr>
          <w:lang w:eastAsia="en-GB"/>
        </w:rPr>
        <w:t>LTE to NR</w:t>
      </w:r>
      <w:r w:rsidR="0074420B">
        <w:rPr>
          <w:lang w:eastAsia="en-GB"/>
        </w:rPr>
        <w:t>. As RAN1 chair commented "</w:t>
      </w:r>
      <w:r w:rsidR="0074420B" w:rsidRPr="0074420B">
        <w:rPr>
          <w:i/>
          <w:iCs/>
          <w:lang w:eastAsia="en-GB"/>
        </w:rPr>
        <w:t>… for over a decade, Peter's technical impact in RAN1 has been wide and meaningful. His technical expertise, open attitude,</w:t>
      </w:r>
      <w:r w:rsidRPr="0074420B">
        <w:rPr>
          <w:i/>
          <w:iCs/>
          <w:lang w:eastAsia="en-GB"/>
        </w:rPr>
        <w:t xml:space="preserve"> and </w:t>
      </w:r>
      <w:r w:rsidR="0074420B" w:rsidRPr="0074420B">
        <w:rPr>
          <w:i/>
          <w:iCs/>
          <w:lang w:eastAsia="en-GB"/>
        </w:rPr>
        <w:t>willingness to listen have contributed greatly to the success of RAN1 work…</w:t>
      </w:r>
      <w:r w:rsidR="0074420B">
        <w:rPr>
          <w:lang w:eastAsia="en-GB"/>
        </w:rPr>
        <w:t>".</w:t>
      </w:r>
    </w:p>
    <w:p w14:paraId="0F05D84E" w14:textId="77777777" w:rsidR="00144B66" w:rsidRDefault="00144B66" w:rsidP="00D92DF7">
      <w:pPr>
        <w:rPr>
          <w:rFonts w:eastAsia="MS Mincho"/>
          <w:szCs w:val="20"/>
        </w:rPr>
      </w:pPr>
    </w:p>
    <w:p w14:paraId="24CBA290" w14:textId="77777777" w:rsidR="00F701E1" w:rsidRPr="00BA48F8" w:rsidRDefault="00F701E1" w:rsidP="00D92DF7">
      <w:pPr>
        <w:rPr>
          <w:rFonts w:eastAsia="MS Mincho"/>
          <w:szCs w:val="20"/>
        </w:rPr>
      </w:pPr>
    </w:p>
    <w:p w14:paraId="1A527666" w14:textId="1FBE7F51" w:rsidR="000C3D87" w:rsidRPr="000B1042" w:rsidRDefault="000C3D87" w:rsidP="009643F7">
      <w:pPr>
        <w:rPr>
          <w:rFonts w:ascii="Times New Roman" w:eastAsia="MS Mincho" w:hAnsi="Times New Roman"/>
          <w:szCs w:val="20"/>
        </w:rPr>
        <w:sectPr w:rsidR="000C3D87" w:rsidRPr="000B1042" w:rsidSect="00066B44">
          <w:headerReference w:type="default" r:id="rId2506"/>
          <w:footerReference w:type="default" r:id="rId2507"/>
          <w:pgSz w:w="11907" w:h="16840" w:code="9"/>
          <w:pgMar w:top="720" w:right="720" w:bottom="720" w:left="720" w:header="709" w:footer="578" w:gutter="0"/>
          <w:cols w:space="720"/>
          <w:docGrid w:linePitch="272"/>
        </w:sectPr>
      </w:pPr>
    </w:p>
    <w:p w14:paraId="6894D6A2" w14:textId="6DCC2B98" w:rsidR="007A5AC0" w:rsidRPr="000B1042" w:rsidRDefault="007A5AC0" w:rsidP="009643F7">
      <w:pPr>
        <w:pStyle w:val="Heading1"/>
        <w:numPr>
          <w:ilvl w:val="0"/>
          <w:numId w:val="0"/>
        </w:numPr>
        <w:spacing w:before="0" w:after="0"/>
        <w:rPr>
          <w:rFonts w:ascii="Times New Roman" w:hAnsi="Times New Roman" w:cs="Times New Roman"/>
          <w:sz w:val="20"/>
          <w:szCs w:val="20"/>
        </w:rPr>
      </w:pPr>
      <w:bookmarkStart w:id="769" w:name="_Toc98334497"/>
      <w:r w:rsidRPr="000B1042">
        <w:rPr>
          <w:rFonts w:ascii="Times New Roman" w:hAnsi="Times New Roman" w:cs="Times New Roman"/>
          <w:sz w:val="20"/>
          <w:szCs w:val="20"/>
        </w:rPr>
        <w:lastRenderedPageBreak/>
        <w:t>Annex</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A:</w:t>
      </w:r>
      <w:r w:rsidRPr="000B1042">
        <w:rPr>
          <w:rFonts w:ascii="Times New Roman" w:hAnsi="Times New Roman" w:cs="Times New Roman"/>
          <w:sz w:val="20"/>
          <w:szCs w:val="20"/>
        </w:rPr>
        <w:tab/>
        <w:t>List</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of</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Tdocs</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at</w:t>
      </w:r>
      <w:r w:rsidR="00233210">
        <w:rPr>
          <w:rFonts w:ascii="Times New Roman" w:hAnsi="Times New Roman" w:cs="Times New Roman"/>
          <w:sz w:val="20"/>
          <w:szCs w:val="20"/>
        </w:rPr>
        <w:t xml:space="preserve"> </w:t>
      </w:r>
      <w:r w:rsidR="00F2328C">
        <w:rPr>
          <w:rFonts w:ascii="Times New Roman" w:hAnsi="Times New Roman" w:cs="Times New Roman"/>
          <w:sz w:val="20"/>
          <w:szCs w:val="20"/>
        </w:rPr>
        <w:t>RAN1</w:t>
      </w:r>
      <w:r w:rsidR="00233210">
        <w:rPr>
          <w:rFonts w:ascii="Times New Roman" w:hAnsi="Times New Roman" w:cs="Times New Roman"/>
          <w:sz w:val="20"/>
          <w:szCs w:val="20"/>
        </w:rPr>
        <w:t xml:space="preserve"> </w:t>
      </w:r>
      <w:r w:rsidR="00866BB5">
        <w:rPr>
          <w:rFonts w:ascii="Times New Roman" w:hAnsi="Times New Roman" w:cs="Times New Roman"/>
          <w:sz w:val="20"/>
          <w:szCs w:val="20"/>
        </w:rPr>
        <w:t>#108-e</w:t>
      </w:r>
      <w:bookmarkEnd w:id="769"/>
    </w:p>
    <w:p w14:paraId="20896DE6" w14:textId="77777777" w:rsidR="005C5573" w:rsidRPr="000B1042" w:rsidRDefault="005C5573" w:rsidP="009643F7">
      <w:pPr>
        <w:rPr>
          <w:rFonts w:ascii="Times New Roman" w:eastAsia="SimSun" w:hAnsi="Times New Roman"/>
          <w:kern w:val="2"/>
          <w:szCs w:val="20"/>
        </w:rPr>
      </w:pPr>
    </w:p>
    <w:p w14:paraId="30FAEBCE" w14:textId="784D0926" w:rsidR="007A5AC0" w:rsidRPr="000B1042" w:rsidRDefault="007A5AC0" w:rsidP="009643F7">
      <w:pPr>
        <w:rPr>
          <w:rFonts w:ascii="Times New Roman" w:eastAsia="SimSun" w:hAnsi="Times New Roman"/>
          <w:kern w:val="2"/>
          <w:szCs w:val="20"/>
        </w:rPr>
      </w:pPr>
      <w:r w:rsidRPr="000B1042">
        <w:rPr>
          <w:rFonts w:ascii="Times New Roman" w:eastAsia="SimSun" w:hAnsi="Times New Roman"/>
          <w:kern w:val="2"/>
          <w:szCs w:val="20"/>
        </w:rPr>
        <w:t>Please</w:t>
      </w:r>
      <w:r w:rsidR="00233210">
        <w:rPr>
          <w:rFonts w:ascii="Times New Roman" w:eastAsia="SimSun" w:hAnsi="Times New Roman"/>
          <w:kern w:val="2"/>
          <w:szCs w:val="20"/>
        </w:rPr>
        <w:t xml:space="preserve"> </w:t>
      </w:r>
      <w:r w:rsidRPr="000B1042">
        <w:rPr>
          <w:rFonts w:ascii="Times New Roman" w:eastAsia="SimSun" w:hAnsi="Times New Roman"/>
          <w:kern w:val="2"/>
          <w:szCs w:val="20"/>
        </w:rPr>
        <w:t>see</w:t>
      </w:r>
      <w:r w:rsidR="00233210">
        <w:rPr>
          <w:rFonts w:ascii="Times New Roman" w:eastAsia="SimSun" w:hAnsi="Times New Roman"/>
          <w:kern w:val="2"/>
          <w:szCs w:val="20"/>
        </w:rPr>
        <w:t xml:space="preserve"> </w:t>
      </w:r>
      <w:r w:rsidRPr="000B1042">
        <w:rPr>
          <w:rFonts w:ascii="Times New Roman" w:eastAsia="SimSun" w:hAnsi="Times New Roman"/>
          <w:kern w:val="2"/>
          <w:szCs w:val="20"/>
        </w:rPr>
        <w:t>excel</w:t>
      </w:r>
      <w:r w:rsidR="00233210">
        <w:rPr>
          <w:rFonts w:ascii="Times New Roman" w:eastAsia="SimSun" w:hAnsi="Times New Roman"/>
          <w:kern w:val="2"/>
          <w:szCs w:val="20"/>
        </w:rPr>
        <w:t xml:space="preserve"> </w:t>
      </w:r>
      <w:r w:rsidRPr="000B1042">
        <w:rPr>
          <w:rFonts w:ascii="Times New Roman" w:eastAsia="SimSun" w:hAnsi="Times New Roman"/>
          <w:kern w:val="2"/>
          <w:szCs w:val="20"/>
        </w:rPr>
        <w:t>file</w:t>
      </w:r>
      <w:r w:rsidR="00233210">
        <w:rPr>
          <w:rFonts w:ascii="Times New Roman" w:eastAsia="SimSun" w:hAnsi="Times New Roman"/>
          <w:kern w:val="2"/>
          <w:szCs w:val="20"/>
        </w:rPr>
        <w:t xml:space="preserve"> </w:t>
      </w:r>
      <w:r w:rsidRPr="000B1042">
        <w:rPr>
          <w:rFonts w:ascii="Times New Roman" w:eastAsia="SimSun" w:hAnsi="Times New Roman"/>
          <w:kern w:val="2"/>
          <w:szCs w:val="20"/>
        </w:rPr>
        <w:t>attached</w:t>
      </w:r>
      <w:r w:rsidR="00233210">
        <w:rPr>
          <w:rFonts w:ascii="Times New Roman" w:eastAsia="SimSun" w:hAnsi="Times New Roman"/>
          <w:kern w:val="2"/>
          <w:szCs w:val="20"/>
        </w:rPr>
        <w:t xml:space="preserve"> </w:t>
      </w:r>
      <w:r w:rsidRPr="000B1042">
        <w:rPr>
          <w:rFonts w:ascii="Times New Roman" w:eastAsia="SimSun" w:hAnsi="Times New Roman"/>
          <w:kern w:val="2"/>
          <w:szCs w:val="20"/>
        </w:rPr>
        <w:t>to</w:t>
      </w:r>
      <w:r w:rsidR="00233210">
        <w:rPr>
          <w:rFonts w:ascii="Times New Roman" w:eastAsia="SimSun" w:hAnsi="Times New Roman"/>
          <w:kern w:val="2"/>
          <w:szCs w:val="20"/>
        </w:rPr>
        <w:t xml:space="preserve"> </w:t>
      </w:r>
      <w:r w:rsidRPr="000B1042">
        <w:rPr>
          <w:rFonts w:ascii="Times New Roman" w:eastAsia="SimSun" w:hAnsi="Times New Roman"/>
          <w:kern w:val="2"/>
          <w:szCs w:val="20"/>
        </w:rPr>
        <w:t>this</w:t>
      </w:r>
      <w:r w:rsidR="00233210">
        <w:rPr>
          <w:rFonts w:ascii="Times New Roman" w:eastAsia="SimSun" w:hAnsi="Times New Roman"/>
          <w:kern w:val="2"/>
          <w:szCs w:val="20"/>
        </w:rPr>
        <w:t xml:space="preserve"> </w:t>
      </w:r>
      <w:r w:rsidRPr="000B1042">
        <w:rPr>
          <w:rFonts w:ascii="Times New Roman" w:eastAsia="SimSun" w:hAnsi="Times New Roman"/>
          <w:kern w:val="2"/>
          <w:szCs w:val="20"/>
        </w:rPr>
        <w:t>report</w:t>
      </w:r>
    </w:p>
    <w:p w14:paraId="7E6775B6" w14:textId="1B5DE8A6" w:rsidR="007A5AC0" w:rsidRDefault="007A5AC0" w:rsidP="00BA48F8"/>
    <w:p w14:paraId="7597CE76" w14:textId="77777777" w:rsidR="00BA48F8" w:rsidRDefault="00BA48F8">
      <w:pPr>
        <w:rPr>
          <w:rFonts w:ascii="Times New Roman" w:hAnsi="Times New Roman"/>
          <w:b/>
          <w:bCs/>
          <w:kern w:val="32"/>
          <w:szCs w:val="20"/>
        </w:rPr>
      </w:pPr>
      <w:r>
        <w:rPr>
          <w:rFonts w:ascii="Times New Roman" w:hAnsi="Times New Roman"/>
          <w:szCs w:val="20"/>
        </w:rPr>
        <w:br w:type="page"/>
      </w:r>
    </w:p>
    <w:p w14:paraId="7A6A8F62" w14:textId="2E68A667" w:rsidR="00BA48F8" w:rsidRDefault="00BA48F8" w:rsidP="00BA48F8">
      <w:pPr>
        <w:pStyle w:val="Heading1"/>
        <w:numPr>
          <w:ilvl w:val="0"/>
          <w:numId w:val="0"/>
        </w:numPr>
        <w:spacing w:before="0" w:after="0"/>
        <w:rPr>
          <w:rFonts w:ascii="Times New Roman" w:hAnsi="Times New Roman" w:cs="Times New Roman"/>
          <w:sz w:val="20"/>
          <w:szCs w:val="20"/>
        </w:rPr>
      </w:pPr>
      <w:bookmarkStart w:id="770" w:name="_Toc98334498"/>
      <w:r w:rsidRPr="000B1042">
        <w:rPr>
          <w:rFonts w:ascii="Times New Roman" w:hAnsi="Times New Roman" w:cs="Times New Roman"/>
          <w:sz w:val="20"/>
          <w:szCs w:val="20"/>
        </w:rPr>
        <w:lastRenderedPageBreak/>
        <w:t>Annex</w:t>
      </w:r>
      <w:r w:rsidR="00233210">
        <w:rPr>
          <w:rFonts w:ascii="Times New Roman" w:hAnsi="Times New Roman" w:cs="Times New Roman"/>
          <w:sz w:val="20"/>
          <w:szCs w:val="20"/>
        </w:rPr>
        <w:t xml:space="preserve"> </w:t>
      </w:r>
      <w:r>
        <w:rPr>
          <w:rFonts w:ascii="Times New Roman" w:hAnsi="Times New Roman" w:cs="Times New Roman"/>
          <w:sz w:val="20"/>
          <w:szCs w:val="20"/>
        </w:rPr>
        <w:t>B</w:t>
      </w:r>
      <w:r w:rsidRPr="000B1042">
        <w:rPr>
          <w:rFonts w:ascii="Times New Roman" w:hAnsi="Times New Roman" w:cs="Times New Roman"/>
          <w:sz w:val="20"/>
          <w:szCs w:val="20"/>
        </w:rPr>
        <w:t>:</w:t>
      </w:r>
      <w:r w:rsidRPr="000B1042">
        <w:rPr>
          <w:rFonts w:ascii="Times New Roman" w:hAnsi="Times New Roman" w:cs="Times New Roman"/>
          <w:sz w:val="20"/>
          <w:szCs w:val="20"/>
        </w:rPr>
        <w:tab/>
        <w:t>List</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of</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CRs</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agreed</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at</w:t>
      </w:r>
      <w:r w:rsidR="00233210">
        <w:rPr>
          <w:rFonts w:ascii="Times New Roman" w:hAnsi="Times New Roman" w:cs="Times New Roman"/>
          <w:sz w:val="20"/>
          <w:szCs w:val="20"/>
        </w:rPr>
        <w:t xml:space="preserve"> </w:t>
      </w:r>
      <w:r w:rsidR="00F2328C">
        <w:rPr>
          <w:rFonts w:ascii="Times New Roman" w:hAnsi="Times New Roman" w:cs="Times New Roman"/>
          <w:sz w:val="20"/>
          <w:szCs w:val="20"/>
        </w:rPr>
        <w:t>RAN1</w:t>
      </w:r>
      <w:r w:rsidR="00233210">
        <w:rPr>
          <w:rFonts w:ascii="Times New Roman" w:hAnsi="Times New Roman" w:cs="Times New Roman"/>
          <w:sz w:val="20"/>
          <w:szCs w:val="20"/>
        </w:rPr>
        <w:t xml:space="preserve"> </w:t>
      </w:r>
      <w:r w:rsidR="00866BB5">
        <w:rPr>
          <w:rFonts w:ascii="Times New Roman" w:hAnsi="Times New Roman" w:cs="Times New Roman"/>
          <w:sz w:val="20"/>
          <w:szCs w:val="20"/>
        </w:rPr>
        <w:t>#108-e</w:t>
      </w:r>
      <w:bookmarkEnd w:id="770"/>
    </w:p>
    <w:p w14:paraId="220FF2CC" w14:textId="77777777" w:rsidR="00FD5B1A" w:rsidRPr="00FD5B1A" w:rsidRDefault="00FD5B1A" w:rsidP="00FD5B1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0"/>
        <w:gridCol w:w="2919"/>
        <w:gridCol w:w="2528"/>
        <w:gridCol w:w="741"/>
        <w:gridCol w:w="1009"/>
        <w:gridCol w:w="1070"/>
        <w:gridCol w:w="2124"/>
        <w:gridCol w:w="824"/>
        <w:gridCol w:w="797"/>
        <w:gridCol w:w="742"/>
      </w:tblGrid>
      <w:tr w:rsidR="00434897" w:rsidRPr="004E1086" w14:paraId="5715D0FF" w14:textId="77777777" w:rsidTr="00434897">
        <w:trPr>
          <w:trHeight w:val="20"/>
          <w:tblHeader/>
        </w:trPr>
        <w:tc>
          <w:tcPr>
            <w:tcW w:w="426" w:type="pct"/>
            <w:shd w:val="clear" w:color="000000" w:fill="F3F3F3"/>
            <w:vAlign w:val="center"/>
          </w:tcPr>
          <w:p w14:paraId="12B0FC90" w14:textId="14EEE58F" w:rsidR="00FF7F9A" w:rsidRPr="004E1086" w:rsidRDefault="00FF7F9A" w:rsidP="00FF7F9A">
            <w:pPr>
              <w:pStyle w:val="TAH"/>
              <w:rPr>
                <w:rFonts w:cs="Arial"/>
                <w:sz w:val="16"/>
                <w:szCs w:val="16"/>
              </w:rPr>
            </w:pPr>
            <w:r w:rsidRPr="004E1086">
              <w:rPr>
                <w:rFonts w:cs="Arial"/>
                <w:sz w:val="16"/>
                <w:szCs w:val="16"/>
              </w:rPr>
              <w:t>TD#</w:t>
            </w:r>
          </w:p>
        </w:tc>
        <w:tc>
          <w:tcPr>
            <w:tcW w:w="1045" w:type="pct"/>
            <w:shd w:val="clear" w:color="000000" w:fill="F3F3F3"/>
            <w:vAlign w:val="center"/>
          </w:tcPr>
          <w:p w14:paraId="7D4C5BAD" w14:textId="24C62DBA" w:rsidR="00FF7F9A" w:rsidRPr="004E1086" w:rsidRDefault="00FF7F9A" w:rsidP="00FF7F9A">
            <w:pPr>
              <w:pStyle w:val="TAH"/>
              <w:rPr>
                <w:rFonts w:cs="Arial"/>
                <w:sz w:val="16"/>
                <w:szCs w:val="16"/>
              </w:rPr>
            </w:pPr>
            <w:r w:rsidRPr="004E1086">
              <w:rPr>
                <w:rFonts w:cs="Arial"/>
                <w:sz w:val="16"/>
                <w:szCs w:val="16"/>
              </w:rPr>
              <w:t>Title</w:t>
            </w:r>
          </w:p>
        </w:tc>
        <w:tc>
          <w:tcPr>
            <w:tcW w:w="905" w:type="pct"/>
            <w:shd w:val="clear" w:color="000000" w:fill="F3F3F3"/>
            <w:vAlign w:val="center"/>
          </w:tcPr>
          <w:p w14:paraId="2571EF0B" w14:textId="331D9EBB" w:rsidR="00FF7F9A" w:rsidRPr="004E1086" w:rsidRDefault="00FF7F9A" w:rsidP="00FF7F9A">
            <w:pPr>
              <w:pStyle w:val="TAH"/>
              <w:rPr>
                <w:rFonts w:cs="Arial"/>
                <w:sz w:val="16"/>
                <w:szCs w:val="16"/>
              </w:rPr>
            </w:pPr>
            <w:r w:rsidRPr="004E1086">
              <w:rPr>
                <w:rFonts w:cs="Arial"/>
                <w:sz w:val="16"/>
                <w:szCs w:val="16"/>
              </w:rPr>
              <w:t>Source to WG</w:t>
            </w:r>
          </w:p>
        </w:tc>
        <w:tc>
          <w:tcPr>
            <w:tcW w:w="265" w:type="pct"/>
            <w:shd w:val="clear" w:color="000000" w:fill="F3F3F3"/>
            <w:vAlign w:val="center"/>
          </w:tcPr>
          <w:p w14:paraId="718CA30C" w14:textId="6DEE7308" w:rsidR="00FF7F9A" w:rsidRPr="004E1086" w:rsidRDefault="00FF7F9A" w:rsidP="00FF7F9A">
            <w:pPr>
              <w:pStyle w:val="TAH"/>
              <w:rPr>
                <w:rFonts w:cs="Arial"/>
                <w:sz w:val="16"/>
                <w:szCs w:val="16"/>
              </w:rPr>
            </w:pPr>
            <w:r w:rsidRPr="004E1086">
              <w:rPr>
                <w:rFonts w:cs="Arial"/>
                <w:sz w:val="16"/>
                <w:szCs w:val="16"/>
              </w:rPr>
              <w:t>Rel</w:t>
            </w:r>
          </w:p>
        </w:tc>
        <w:tc>
          <w:tcPr>
            <w:tcW w:w="361" w:type="pct"/>
            <w:shd w:val="clear" w:color="000000" w:fill="F3F3F3"/>
            <w:vAlign w:val="center"/>
            <w:hideMark/>
          </w:tcPr>
          <w:p w14:paraId="4305A905" w14:textId="1983D4EF" w:rsidR="00FF7F9A" w:rsidRPr="004E1086" w:rsidRDefault="00FF7F9A" w:rsidP="00FF7F9A">
            <w:pPr>
              <w:pStyle w:val="TAH"/>
              <w:rPr>
                <w:rFonts w:cs="Arial"/>
                <w:sz w:val="16"/>
                <w:szCs w:val="16"/>
              </w:rPr>
            </w:pPr>
            <w:r w:rsidRPr="004E1086">
              <w:rPr>
                <w:rFonts w:cs="Arial"/>
                <w:sz w:val="16"/>
                <w:szCs w:val="16"/>
              </w:rPr>
              <w:t>TS</w:t>
            </w:r>
          </w:p>
        </w:tc>
        <w:tc>
          <w:tcPr>
            <w:tcW w:w="383" w:type="pct"/>
            <w:shd w:val="clear" w:color="000000" w:fill="F3F3F3"/>
            <w:vAlign w:val="center"/>
            <w:hideMark/>
          </w:tcPr>
          <w:p w14:paraId="750C4230" w14:textId="77777777" w:rsidR="00FF7F9A" w:rsidRPr="004E1086" w:rsidRDefault="00FF7F9A" w:rsidP="00FF7F9A">
            <w:pPr>
              <w:pStyle w:val="TAH"/>
              <w:rPr>
                <w:rFonts w:cs="Arial"/>
                <w:sz w:val="16"/>
                <w:szCs w:val="16"/>
              </w:rPr>
            </w:pPr>
            <w:r w:rsidRPr="004E1086">
              <w:rPr>
                <w:rFonts w:cs="Arial"/>
                <w:sz w:val="16"/>
                <w:szCs w:val="16"/>
              </w:rPr>
              <w:t>Vsn</w:t>
            </w:r>
          </w:p>
        </w:tc>
        <w:tc>
          <w:tcPr>
            <w:tcW w:w="760" w:type="pct"/>
            <w:shd w:val="clear" w:color="000000" w:fill="F3F3F3"/>
            <w:vAlign w:val="center"/>
          </w:tcPr>
          <w:p w14:paraId="44090BED" w14:textId="51C804AD" w:rsidR="00FF7F9A" w:rsidRPr="004E1086" w:rsidRDefault="00FF7F9A" w:rsidP="00FF7F9A">
            <w:pPr>
              <w:pStyle w:val="TAH"/>
              <w:rPr>
                <w:rFonts w:cs="Arial"/>
                <w:sz w:val="16"/>
                <w:szCs w:val="16"/>
              </w:rPr>
            </w:pPr>
            <w:r w:rsidRPr="004E1086">
              <w:rPr>
                <w:rFonts w:cs="Arial"/>
                <w:sz w:val="16"/>
                <w:szCs w:val="16"/>
              </w:rPr>
              <w:t>Work Item</w:t>
            </w:r>
          </w:p>
        </w:tc>
        <w:tc>
          <w:tcPr>
            <w:tcW w:w="295" w:type="pct"/>
            <w:shd w:val="clear" w:color="000000" w:fill="F3F3F3"/>
            <w:vAlign w:val="center"/>
          </w:tcPr>
          <w:p w14:paraId="488FA54D" w14:textId="196147B8" w:rsidR="00FF7F9A" w:rsidRPr="004E1086" w:rsidRDefault="00FF7F9A" w:rsidP="00FF7F9A">
            <w:pPr>
              <w:pStyle w:val="TAH"/>
              <w:rPr>
                <w:rFonts w:cs="Arial"/>
                <w:sz w:val="16"/>
                <w:szCs w:val="16"/>
              </w:rPr>
            </w:pPr>
            <w:r w:rsidRPr="004E1086">
              <w:rPr>
                <w:rFonts w:cs="Arial"/>
                <w:sz w:val="16"/>
                <w:szCs w:val="16"/>
              </w:rPr>
              <w:t>CR</w:t>
            </w:r>
          </w:p>
        </w:tc>
        <w:tc>
          <w:tcPr>
            <w:tcW w:w="285" w:type="pct"/>
            <w:shd w:val="clear" w:color="000000" w:fill="F3F3F3"/>
            <w:vAlign w:val="center"/>
          </w:tcPr>
          <w:p w14:paraId="49C5655F" w14:textId="1C5F1A16" w:rsidR="00FF7F9A" w:rsidRPr="004E1086" w:rsidRDefault="00FF7F9A" w:rsidP="00FF7F9A">
            <w:pPr>
              <w:pStyle w:val="TAH"/>
              <w:rPr>
                <w:rFonts w:cs="Arial"/>
                <w:sz w:val="16"/>
                <w:szCs w:val="16"/>
              </w:rPr>
            </w:pPr>
            <w:r w:rsidRPr="004E1086">
              <w:rPr>
                <w:rFonts w:cs="Arial"/>
                <w:sz w:val="16"/>
                <w:szCs w:val="16"/>
              </w:rPr>
              <w:t>Rev</w:t>
            </w:r>
          </w:p>
        </w:tc>
        <w:tc>
          <w:tcPr>
            <w:tcW w:w="265" w:type="pct"/>
            <w:shd w:val="clear" w:color="000000" w:fill="F3F3F3"/>
            <w:vAlign w:val="center"/>
          </w:tcPr>
          <w:p w14:paraId="34CEC4A8" w14:textId="07786C87" w:rsidR="00FF7F9A" w:rsidRPr="004E1086" w:rsidRDefault="00FF7F9A" w:rsidP="00FF7F9A">
            <w:pPr>
              <w:pStyle w:val="TAH"/>
              <w:rPr>
                <w:rFonts w:cs="Arial"/>
                <w:sz w:val="16"/>
                <w:szCs w:val="16"/>
              </w:rPr>
            </w:pPr>
            <w:r w:rsidRPr="004E1086">
              <w:rPr>
                <w:rFonts w:cs="Arial"/>
                <w:sz w:val="16"/>
                <w:szCs w:val="16"/>
              </w:rPr>
              <w:t>Cat</w:t>
            </w:r>
          </w:p>
        </w:tc>
      </w:tr>
      <w:tr w:rsidR="00434897" w:rsidRPr="004E1086" w14:paraId="5DDFFA2E" w14:textId="77777777" w:rsidTr="00434897">
        <w:trPr>
          <w:trHeight w:val="20"/>
        </w:trPr>
        <w:tc>
          <w:tcPr>
            <w:tcW w:w="426" w:type="pct"/>
          </w:tcPr>
          <w:p w14:paraId="69F6A95C" w14:textId="4079AC6A" w:rsidR="00FF7F9A" w:rsidRPr="004E1086" w:rsidRDefault="002328C4" w:rsidP="00FF7F9A">
            <w:pPr>
              <w:rPr>
                <w:rFonts w:ascii="Arial" w:eastAsia="Times New Roman" w:hAnsi="Arial" w:cs="Arial"/>
                <w:color w:val="000000"/>
                <w:sz w:val="14"/>
                <w:szCs w:val="14"/>
                <w:lang w:eastAsia="en-GB"/>
              </w:rPr>
            </w:pPr>
            <w:hyperlink r:id="rId2508" w:history="1">
              <w:r w:rsidR="004371F4">
                <w:rPr>
                  <w:rStyle w:val="Hyperlink"/>
                  <w:rFonts w:ascii="Arial" w:hAnsi="Arial" w:cs="Arial"/>
                  <w:sz w:val="14"/>
                  <w:szCs w:val="14"/>
                </w:rPr>
                <w:t>R1-2201431</w:t>
              </w:r>
            </w:hyperlink>
          </w:p>
        </w:tc>
        <w:tc>
          <w:tcPr>
            <w:tcW w:w="1045" w:type="pct"/>
          </w:tcPr>
          <w:p w14:paraId="629C165A" w14:textId="214F96B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TEI17: Introduction of Timing advance (TA) PRACH based solution for NR UL E-CID [NRTADV]</w:t>
            </w:r>
          </w:p>
        </w:tc>
        <w:tc>
          <w:tcPr>
            <w:tcW w:w="905" w:type="pct"/>
          </w:tcPr>
          <w:p w14:paraId="6991E02A" w14:textId="05569DE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Intel Corporation</w:t>
            </w:r>
          </w:p>
        </w:tc>
        <w:tc>
          <w:tcPr>
            <w:tcW w:w="265" w:type="pct"/>
          </w:tcPr>
          <w:p w14:paraId="38711560" w14:textId="66F4D7E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020D150B" w14:textId="5A0B6DB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38.215</w:t>
            </w:r>
          </w:p>
        </w:tc>
        <w:tc>
          <w:tcPr>
            <w:tcW w:w="383" w:type="pct"/>
            <w:shd w:val="clear" w:color="auto" w:fill="auto"/>
          </w:tcPr>
          <w:p w14:paraId="748CC7BC" w14:textId="037DEE0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751CE820" w14:textId="1121AB3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TEI17</w:t>
            </w:r>
          </w:p>
        </w:tc>
        <w:tc>
          <w:tcPr>
            <w:tcW w:w="295" w:type="pct"/>
          </w:tcPr>
          <w:p w14:paraId="719BA079" w14:textId="53B1E53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0038</w:t>
            </w:r>
          </w:p>
        </w:tc>
        <w:tc>
          <w:tcPr>
            <w:tcW w:w="285" w:type="pct"/>
          </w:tcPr>
          <w:p w14:paraId="7A682921" w14:textId="6AB394C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w:t>
            </w:r>
          </w:p>
        </w:tc>
        <w:tc>
          <w:tcPr>
            <w:tcW w:w="265" w:type="pct"/>
          </w:tcPr>
          <w:p w14:paraId="08FEDBD7" w14:textId="06602ED4"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B</w:t>
            </w:r>
          </w:p>
        </w:tc>
      </w:tr>
      <w:tr w:rsidR="00434897" w:rsidRPr="004E1086" w14:paraId="43EBE6B9" w14:textId="77777777" w:rsidTr="00434897">
        <w:trPr>
          <w:trHeight w:val="20"/>
        </w:trPr>
        <w:tc>
          <w:tcPr>
            <w:tcW w:w="426" w:type="pct"/>
          </w:tcPr>
          <w:p w14:paraId="51004EFD" w14:textId="2B5CD714" w:rsidR="00FF7F9A" w:rsidRPr="004E1086" w:rsidRDefault="002328C4" w:rsidP="00FF7F9A">
            <w:pPr>
              <w:rPr>
                <w:rFonts w:ascii="Arial" w:eastAsia="Times New Roman" w:hAnsi="Arial" w:cs="Arial"/>
                <w:color w:val="000000"/>
                <w:sz w:val="14"/>
                <w:szCs w:val="14"/>
                <w:lang w:eastAsia="en-GB"/>
              </w:rPr>
            </w:pPr>
            <w:hyperlink r:id="rId2509" w:history="1">
              <w:r w:rsidR="004371F4">
                <w:rPr>
                  <w:rStyle w:val="Hyperlink"/>
                  <w:rFonts w:ascii="Arial" w:hAnsi="Arial" w:cs="Arial"/>
                  <w:sz w:val="14"/>
                  <w:szCs w:val="14"/>
                </w:rPr>
                <w:t>R1-2202662</w:t>
              </w:r>
            </w:hyperlink>
          </w:p>
        </w:tc>
        <w:tc>
          <w:tcPr>
            <w:tcW w:w="1045" w:type="pct"/>
          </w:tcPr>
          <w:p w14:paraId="70EB4A4C" w14:textId="69ED654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CR on reference point for UL SRS-RSRP</w:t>
            </w:r>
          </w:p>
        </w:tc>
        <w:tc>
          <w:tcPr>
            <w:tcW w:w="905" w:type="pct"/>
          </w:tcPr>
          <w:p w14:paraId="01AA9C62" w14:textId="5354504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Moderator (CATT), Huawei, HiSilicon</w:t>
            </w:r>
          </w:p>
        </w:tc>
        <w:tc>
          <w:tcPr>
            <w:tcW w:w="265" w:type="pct"/>
          </w:tcPr>
          <w:p w14:paraId="7399512E" w14:textId="64999A8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Rel-16</w:t>
            </w:r>
          </w:p>
        </w:tc>
        <w:tc>
          <w:tcPr>
            <w:tcW w:w="361" w:type="pct"/>
            <w:shd w:val="clear" w:color="auto" w:fill="auto"/>
          </w:tcPr>
          <w:p w14:paraId="748D9CAF" w14:textId="73CAE15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38.215</w:t>
            </w:r>
          </w:p>
        </w:tc>
        <w:tc>
          <w:tcPr>
            <w:tcW w:w="383" w:type="pct"/>
            <w:shd w:val="clear" w:color="auto" w:fill="auto"/>
          </w:tcPr>
          <w:p w14:paraId="6EC79F50" w14:textId="4934E4A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16.4.0</w:t>
            </w:r>
          </w:p>
        </w:tc>
        <w:tc>
          <w:tcPr>
            <w:tcW w:w="760" w:type="pct"/>
          </w:tcPr>
          <w:p w14:paraId="77B6DE13" w14:textId="0D34F7A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NR_pos-Core</w:t>
            </w:r>
          </w:p>
        </w:tc>
        <w:tc>
          <w:tcPr>
            <w:tcW w:w="295" w:type="pct"/>
          </w:tcPr>
          <w:p w14:paraId="426A3470" w14:textId="440D3D0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0040</w:t>
            </w:r>
          </w:p>
        </w:tc>
        <w:tc>
          <w:tcPr>
            <w:tcW w:w="285" w:type="pct"/>
          </w:tcPr>
          <w:p w14:paraId="7F6A8E04"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35D72DC8" w14:textId="4AEADEF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390B0A39" w14:textId="77777777" w:rsidTr="00434897">
        <w:trPr>
          <w:trHeight w:val="20"/>
        </w:trPr>
        <w:tc>
          <w:tcPr>
            <w:tcW w:w="426" w:type="pct"/>
          </w:tcPr>
          <w:p w14:paraId="0A0F300C" w14:textId="39C8C57B" w:rsidR="00FF7F9A" w:rsidRPr="004E1086" w:rsidRDefault="002328C4" w:rsidP="00FF7F9A">
            <w:pPr>
              <w:rPr>
                <w:rFonts w:ascii="Arial" w:eastAsia="Times New Roman" w:hAnsi="Arial" w:cs="Arial"/>
                <w:color w:val="000000"/>
                <w:sz w:val="14"/>
                <w:szCs w:val="14"/>
                <w:lang w:eastAsia="en-GB"/>
              </w:rPr>
            </w:pPr>
            <w:hyperlink r:id="rId2510" w:history="1">
              <w:r w:rsidR="004371F4">
                <w:rPr>
                  <w:rStyle w:val="Hyperlink"/>
                  <w:rFonts w:ascii="Arial" w:hAnsi="Arial" w:cs="Arial"/>
                  <w:sz w:val="14"/>
                  <w:szCs w:val="14"/>
                </w:rPr>
                <w:t>R1-2202663</w:t>
              </w:r>
            </w:hyperlink>
          </w:p>
        </w:tc>
        <w:tc>
          <w:tcPr>
            <w:tcW w:w="1045" w:type="pct"/>
          </w:tcPr>
          <w:p w14:paraId="269D485D" w14:textId="512DC57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CR on reference point for UL SRS-RSRP</w:t>
            </w:r>
          </w:p>
        </w:tc>
        <w:tc>
          <w:tcPr>
            <w:tcW w:w="905" w:type="pct"/>
          </w:tcPr>
          <w:p w14:paraId="2C81E7B1" w14:textId="63FCB58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Moderator (CATT), Huawei, HiSilicon</w:t>
            </w:r>
          </w:p>
        </w:tc>
        <w:tc>
          <w:tcPr>
            <w:tcW w:w="265" w:type="pct"/>
          </w:tcPr>
          <w:p w14:paraId="47DCB646" w14:textId="70CCD35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4BFF1A87" w14:textId="7CD4552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38.215</w:t>
            </w:r>
          </w:p>
        </w:tc>
        <w:tc>
          <w:tcPr>
            <w:tcW w:w="383" w:type="pct"/>
            <w:shd w:val="clear" w:color="auto" w:fill="auto"/>
          </w:tcPr>
          <w:p w14:paraId="49C5B4FB" w14:textId="78D4450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688F2E13" w14:textId="0269523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NR_pos-Core</w:t>
            </w:r>
          </w:p>
        </w:tc>
        <w:tc>
          <w:tcPr>
            <w:tcW w:w="295" w:type="pct"/>
          </w:tcPr>
          <w:p w14:paraId="0B756842" w14:textId="1D831F9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0041</w:t>
            </w:r>
          </w:p>
        </w:tc>
        <w:tc>
          <w:tcPr>
            <w:tcW w:w="285" w:type="pct"/>
          </w:tcPr>
          <w:p w14:paraId="322D6898"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1312670A" w14:textId="4A60562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A</w:t>
            </w:r>
          </w:p>
        </w:tc>
      </w:tr>
      <w:tr w:rsidR="00434897" w:rsidRPr="004E1086" w14:paraId="0CA91FFF" w14:textId="77777777" w:rsidTr="00434897">
        <w:trPr>
          <w:trHeight w:val="20"/>
        </w:trPr>
        <w:tc>
          <w:tcPr>
            <w:tcW w:w="426" w:type="pct"/>
          </w:tcPr>
          <w:p w14:paraId="02A1F6AD" w14:textId="10D16CB2" w:rsidR="00FF7F9A" w:rsidRPr="004E1086" w:rsidRDefault="002328C4" w:rsidP="00FF7F9A">
            <w:pPr>
              <w:rPr>
                <w:rFonts w:ascii="Arial" w:eastAsia="Times New Roman" w:hAnsi="Arial" w:cs="Arial"/>
                <w:color w:val="000000"/>
                <w:sz w:val="14"/>
                <w:szCs w:val="14"/>
                <w:lang w:eastAsia="en-GB"/>
              </w:rPr>
            </w:pPr>
            <w:hyperlink r:id="rId2511" w:history="1">
              <w:r w:rsidR="004371F4">
                <w:rPr>
                  <w:rStyle w:val="Hyperlink"/>
                  <w:rFonts w:ascii="Arial" w:hAnsi="Arial" w:cs="Arial"/>
                  <w:sz w:val="14"/>
                  <w:szCs w:val="14"/>
                </w:rPr>
                <w:t>R1-2202674</w:t>
              </w:r>
            </w:hyperlink>
          </w:p>
        </w:tc>
        <w:tc>
          <w:tcPr>
            <w:tcW w:w="1045" w:type="pct"/>
          </w:tcPr>
          <w:p w14:paraId="10EBEBE2" w14:textId="09091F6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Addition of Rel-16 NR V2X bands to TR 37.985</w:t>
            </w:r>
          </w:p>
        </w:tc>
        <w:tc>
          <w:tcPr>
            <w:tcW w:w="905" w:type="pct"/>
          </w:tcPr>
          <w:p w14:paraId="01742D70" w14:textId="3E07893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Huawei (editor), ZTE, Sanechips</w:t>
            </w:r>
          </w:p>
        </w:tc>
        <w:tc>
          <w:tcPr>
            <w:tcW w:w="265" w:type="pct"/>
          </w:tcPr>
          <w:p w14:paraId="14D3AAD5" w14:textId="4227DD0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Rel-16</w:t>
            </w:r>
          </w:p>
        </w:tc>
        <w:tc>
          <w:tcPr>
            <w:tcW w:w="361" w:type="pct"/>
            <w:shd w:val="clear" w:color="auto" w:fill="auto"/>
          </w:tcPr>
          <w:p w14:paraId="7793F349" w14:textId="0E57D594"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37.985</w:t>
            </w:r>
          </w:p>
        </w:tc>
        <w:tc>
          <w:tcPr>
            <w:tcW w:w="383" w:type="pct"/>
            <w:shd w:val="clear" w:color="auto" w:fill="auto"/>
          </w:tcPr>
          <w:p w14:paraId="38DBA1C9" w14:textId="5AA9356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16.0.0</w:t>
            </w:r>
          </w:p>
        </w:tc>
        <w:tc>
          <w:tcPr>
            <w:tcW w:w="760" w:type="pct"/>
          </w:tcPr>
          <w:p w14:paraId="694FF1A4" w14:textId="28738C5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5G_V2X_NRSL-Core</w:t>
            </w:r>
          </w:p>
        </w:tc>
        <w:tc>
          <w:tcPr>
            <w:tcW w:w="295" w:type="pct"/>
          </w:tcPr>
          <w:p w14:paraId="729CF19A" w14:textId="73DA9A3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0002</w:t>
            </w:r>
          </w:p>
        </w:tc>
        <w:tc>
          <w:tcPr>
            <w:tcW w:w="285" w:type="pct"/>
          </w:tcPr>
          <w:p w14:paraId="09ED8B6C"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790A660E" w14:textId="245C6424"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7AE2DC15" w14:textId="77777777" w:rsidTr="00434897">
        <w:trPr>
          <w:trHeight w:val="20"/>
        </w:trPr>
        <w:tc>
          <w:tcPr>
            <w:tcW w:w="426" w:type="pct"/>
          </w:tcPr>
          <w:p w14:paraId="62D47A60" w14:textId="28C5B142" w:rsidR="00FF7F9A" w:rsidRPr="004E1086" w:rsidRDefault="002328C4" w:rsidP="00FF7F9A">
            <w:pPr>
              <w:rPr>
                <w:rFonts w:ascii="Arial" w:eastAsia="Times New Roman" w:hAnsi="Arial" w:cs="Arial"/>
                <w:color w:val="000000"/>
                <w:sz w:val="14"/>
                <w:szCs w:val="14"/>
                <w:lang w:eastAsia="en-GB"/>
              </w:rPr>
            </w:pPr>
            <w:hyperlink r:id="rId2512" w:history="1">
              <w:r w:rsidR="004371F4">
                <w:rPr>
                  <w:rStyle w:val="Hyperlink"/>
                  <w:rFonts w:ascii="Arial" w:hAnsi="Arial" w:cs="Arial"/>
                  <w:sz w:val="14"/>
                  <w:szCs w:val="14"/>
                </w:rPr>
                <w:t>R1-2202675</w:t>
              </w:r>
            </w:hyperlink>
          </w:p>
        </w:tc>
        <w:tc>
          <w:tcPr>
            <w:tcW w:w="1045" w:type="pct"/>
          </w:tcPr>
          <w:p w14:paraId="31BB1381" w14:textId="008BFF4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Addition of Rel-16 NR V2X bands to TR 37.985</w:t>
            </w:r>
          </w:p>
        </w:tc>
        <w:tc>
          <w:tcPr>
            <w:tcW w:w="905" w:type="pct"/>
          </w:tcPr>
          <w:p w14:paraId="50C877B2" w14:textId="15CCEFC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Huawei (editor), ZTE, Sanechips</w:t>
            </w:r>
          </w:p>
        </w:tc>
        <w:tc>
          <w:tcPr>
            <w:tcW w:w="265" w:type="pct"/>
          </w:tcPr>
          <w:p w14:paraId="105B2E48" w14:textId="72178CD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4F3D32F5" w14:textId="0C8320D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37.985</w:t>
            </w:r>
          </w:p>
        </w:tc>
        <w:tc>
          <w:tcPr>
            <w:tcW w:w="383" w:type="pct"/>
            <w:shd w:val="clear" w:color="auto" w:fill="auto"/>
          </w:tcPr>
          <w:p w14:paraId="2D23DC54" w14:textId="1D9066D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0F124D4E" w14:textId="47C56A6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5G_V2X_NRSL-Core</w:t>
            </w:r>
          </w:p>
        </w:tc>
        <w:tc>
          <w:tcPr>
            <w:tcW w:w="295" w:type="pct"/>
          </w:tcPr>
          <w:p w14:paraId="79DCA06D" w14:textId="7B8F71F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0003</w:t>
            </w:r>
          </w:p>
        </w:tc>
        <w:tc>
          <w:tcPr>
            <w:tcW w:w="285" w:type="pct"/>
          </w:tcPr>
          <w:p w14:paraId="20037FEB"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414F19D6" w14:textId="49130EC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A</w:t>
            </w:r>
          </w:p>
        </w:tc>
      </w:tr>
      <w:tr w:rsidR="00434897" w:rsidRPr="004E1086" w14:paraId="5CE1AAF5" w14:textId="77777777" w:rsidTr="00434897">
        <w:trPr>
          <w:trHeight w:val="20"/>
        </w:trPr>
        <w:tc>
          <w:tcPr>
            <w:tcW w:w="426" w:type="pct"/>
          </w:tcPr>
          <w:p w14:paraId="7E3F189A" w14:textId="6A1B05DF" w:rsidR="00FF7F9A" w:rsidRPr="004E1086" w:rsidRDefault="002328C4" w:rsidP="00FF7F9A">
            <w:pPr>
              <w:rPr>
                <w:rFonts w:ascii="Arial" w:eastAsia="Times New Roman" w:hAnsi="Arial" w:cs="Arial"/>
                <w:color w:val="000000"/>
                <w:sz w:val="14"/>
                <w:szCs w:val="14"/>
                <w:lang w:eastAsia="en-GB"/>
              </w:rPr>
            </w:pPr>
            <w:hyperlink r:id="rId2513" w:history="1">
              <w:r w:rsidR="004371F4">
                <w:rPr>
                  <w:rStyle w:val="Hyperlink"/>
                  <w:rFonts w:ascii="Arial" w:hAnsi="Arial" w:cs="Arial"/>
                  <w:sz w:val="14"/>
                  <w:szCs w:val="14"/>
                </w:rPr>
                <w:t>R1-2202680</w:t>
              </w:r>
            </w:hyperlink>
          </w:p>
        </w:tc>
        <w:tc>
          <w:tcPr>
            <w:tcW w:w="1045" w:type="pct"/>
          </w:tcPr>
          <w:p w14:paraId="11593A4B" w14:textId="5ADE11E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 on determination of SRS resource set triggered by DCI format 2_3</w:t>
            </w:r>
          </w:p>
        </w:tc>
        <w:tc>
          <w:tcPr>
            <w:tcW w:w="905" w:type="pct"/>
          </w:tcPr>
          <w:p w14:paraId="0C0ACA43" w14:textId="1462D1A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Moderator (Huawei), HiSilicon, Qualcomm</w:t>
            </w:r>
          </w:p>
        </w:tc>
        <w:tc>
          <w:tcPr>
            <w:tcW w:w="265" w:type="pct"/>
          </w:tcPr>
          <w:p w14:paraId="6D26F8B9" w14:textId="2E1270C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Rel-16</w:t>
            </w:r>
          </w:p>
        </w:tc>
        <w:tc>
          <w:tcPr>
            <w:tcW w:w="361" w:type="pct"/>
            <w:shd w:val="clear" w:color="auto" w:fill="auto"/>
          </w:tcPr>
          <w:p w14:paraId="6C221ABF" w14:textId="147D4C1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38.214</w:t>
            </w:r>
          </w:p>
        </w:tc>
        <w:tc>
          <w:tcPr>
            <w:tcW w:w="383" w:type="pct"/>
            <w:shd w:val="clear" w:color="auto" w:fill="auto"/>
          </w:tcPr>
          <w:p w14:paraId="3AABD5D0" w14:textId="25DD31B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16.8.0</w:t>
            </w:r>
          </w:p>
        </w:tc>
        <w:tc>
          <w:tcPr>
            <w:tcW w:w="760" w:type="pct"/>
          </w:tcPr>
          <w:p w14:paraId="5F94EAD7" w14:textId="31C878F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NR_L1enh_URLLC-Core</w:t>
            </w:r>
          </w:p>
        </w:tc>
        <w:tc>
          <w:tcPr>
            <w:tcW w:w="295" w:type="pct"/>
          </w:tcPr>
          <w:p w14:paraId="7808CFC1" w14:textId="72D58CD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0238</w:t>
            </w:r>
          </w:p>
        </w:tc>
        <w:tc>
          <w:tcPr>
            <w:tcW w:w="285" w:type="pct"/>
          </w:tcPr>
          <w:p w14:paraId="05172949"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649786E5" w14:textId="058A2B7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5E807713" w14:textId="77777777" w:rsidTr="00434897">
        <w:trPr>
          <w:trHeight w:val="20"/>
        </w:trPr>
        <w:tc>
          <w:tcPr>
            <w:tcW w:w="426" w:type="pct"/>
          </w:tcPr>
          <w:p w14:paraId="6F05B883" w14:textId="63BE9A3E" w:rsidR="00FF7F9A" w:rsidRPr="004E1086" w:rsidRDefault="002328C4" w:rsidP="00FF7F9A">
            <w:pPr>
              <w:rPr>
                <w:rFonts w:ascii="Arial" w:eastAsia="Times New Roman" w:hAnsi="Arial" w:cs="Arial"/>
                <w:color w:val="000000"/>
                <w:sz w:val="14"/>
                <w:szCs w:val="14"/>
                <w:lang w:eastAsia="en-GB"/>
              </w:rPr>
            </w:pPr>
            <w:hyperlink r:id="rId2514" w:history="1">
              <w:r w:rsidR="004371F4">
                <w:rPr>
                  <w:rStyle w:val="Hyperlink"/>
                  <w:rFonts w:ascii="Arial" w:hAnsi="Arial" w:cs="Arial"/>
                  <w:sz w:val="14"/>
                  <w:szCs w:val="14"/>
                </w:rPr>
                <w:t>R1-2202681</w:t>
              </w:r>
            </w:hyperlink>
          </w:p>
        </w:tc>
        <w:tc>
          <w:tcPr>
            <w:tcW w:w="1045" w:type="pct"/>
          </w:tcPr>
          <w:p w14:paraId="443BD1D0" w14:textId="1940E66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 on determination of SRS resource set triggered by DCI format 2_3</w:t>
            </w:r>
          </w:p>
        </w:tc>
        <w:tc>
          <w:tcPr>
            <w:tcW w:w="905" w:type="pct"/>
          </w:tcPr>
          <w:p w14:paraId="77648093" w14:textId="69D3168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Moderator (Huawei), HiSilicon, Qualcomm</w:t>
            </w:r>
          </w:p>
        </w:tc>
        <w:tc>
          <w:tcPr>
            <w:tcW w:w="265" w:type="pct"/>
          </w:tcPr>
          <w:p w14:paraId="03AFCAAC" w14:textId="62149D4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5868589C" w14:textId="4BE26AE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38.214</w:t>
            </w:r>
          </w:p>
        </w:tc>
        <w:tc>
          <w:tcPr>
            <w:tcW w:w="383" w:type="pct"/>
            <w:shd w:val="clear" w:color="auto" w:fill="auto"/>
          </w:tcPr>
          <w:p w14:paraId="2F11B4FF" w14:textId="482C366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420B2B50" w14:textId="632ED08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NR_L1enh_URLLC-Core</w:t>
            </w:r>
          </w:p>
        </w:tc>
        <w:tc>
          <w:tcPr>
            <w:tcW w:w="295" w:type="pct"/>
          </w:tcPr>
          <w:p w14:paraId="5280CB26" w14:textId="160281B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0239</w:t>
            </w:r>
          </w:p>
        </w:tc>
        <w:tc>
          <w:tcPr>
            <w:tcW w:w="285" w:type="pct"/>
          </w:tcPr>
          <w:p w14:paraId="31FE5AE8"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05F2318E" w14:textId="7938206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A</w:t>
            </w:r>
          </w:p>
        </w:tc>
      </w:tr>
      <w:tr w:rsidR="00434897" w:rsidRPr="004E1086" w14:paraId="7246F304" w14:textId="77777777" w:rsidTr="00434897">
        <w:trPr>
          <w:trHeight w:val="20"/>
        </w:trPr>
        <w:tc>
          <w:tcPr>
            <w:tcW w:w="426" w:type="pct"/>
          </w:tcPr>
          <w:p w14:paraId="770DF76C" w14:textId="67556C01" w:rsidR="00FF7F9A" w:rsidRPr="004E1086" w:rsidRDefault="002328C4" w:rsidP="00FF7F9A">
            <w:pPr>
              <w:rPr>
                <w:rFonts w:ascii="Arial" w:eastAsia="Times New Roman" w:hAnsi="Arial" w:cs="Arial"/>
                <w:color w:val="000000"/>
                <w:sz w:val="14"/>
                <w:szCs w:val="14"/>
                <w:lang w:eastAsia="en-GB"/>
              </w:rPr>
            </w:pPr>
            <w:hyperlink r:id="rId2515" w:history="1">
              <w:r w:rsidR="004371F4">
                <w:rPr>
                  <w:rStyle w:val="Hyperlink"/>
                  <w:rFonts w:ascii="Arial" w:hAnsi="Arial" w:cs="Arial"/>
                  <w:sz w:val="14"/>
                  <w:szCs w:val="14"/>
                </w:rPr>
                <w:t>R1-2202688</w:t>
              </w:r>
            </w:hyperlink>
          </w:p>
        </w:tc>
        <w:tc>
          <w:tcPr>
            <w:tcW w:w="1045" w:type="pct"/>
          </w:tcPr>
          <w:p w14:paraId="2C8F7CF0" w14:textId="488214E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CR on UE procedure for receiving HARQ-ACK on sidelink</w:t>
            </w:r>
          </w:p>
        </w:tc>
        <w:tc>
          <w:tcPr>
            <w:tcW w:w="905" w:type="pct"/>
          </w:tcPr>
          <w:p w14:paraId="16E63E60" w14:textId="4169493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Moderator (vivo), Apple, Huawei, HiSilicon, Ericsson, ZTE, Sanechips, Nokia, Nokia Shanghai Bell</w:t>
            </w:r>
          </w:p>
        </w:tc>
        <w:tc>
          <w:tcPr>
            <w:tcW w:w="265" w:type="pct"/>
          </w:tcPr>
          <w:p w14:paraId="12DE8BCF" w14:textId="7F2ADEF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Rel-16</w:t>
            </w:r>
          </w:p>
        </w:tc>
        <w:tc>
          <w:tcPr>
            <w:tcW w:w="361" w:type="pct"/>
            <w:shd w:val="clear" w:color="auto" w:fill="auto"/>
          </w:tcPr>
          <w:p w14:paraId="016505A6" w14:textId="2AB923C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38.213</w:t>
            </w:r>
          </w:p>
        </w:tc>
        <w:tc>
          <w:tcPr>
            <w:tcW w:w="383" w:type="pct"/>
            <w:shd w:val="clear" w:color="auto" w:fill="auto"/>
          </w:tcPr>
          <w:p w14:paraId="7A15C708" w14:textId="1B9DF54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16.8.0</w:t>
            </w:r>
          </w:p>
        </w:tc>
        <w:tc>
          <w:tcPr>
            <w:tcW w:w="760" w:type="pct"/>
          </w:tcPr>
          <w:p w14:paraId="51D8EC73" w14:textId="15D7DE9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5G_V2X_NRSL-Core</w:t>
            </w:r>
          </w:p>
        </w:tc>
        <w:tc>
          <w:tcPr>
            <w:tcW w:w="295" w:type="pct"/>
          </w:tcPr>
          <w:p w14:paraId="082494D4" w14:textId="158418D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0280</w:t>
            </w:r>
          </w:p>
        </w:tc>
        <w:tc>
          <w:tcPr>
            <w:tcW w:w="285" w:type="pct"/>
          </w:tcPr>
          <w:p w14:paraId="7E6E3179"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646CF274" w14:textId="07BA720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1E6B647B" w14:textId="77777777" w:rsidTr="00434897">
        <w:trPr>
          <w:trHeight w:val="20"/>
        </w:trPr>
        <w:tc>
          <w:tcPr>
            <w:tcW w:w="426" w:type="pct"/>
          </w:tcPr>
          <w:p w14:paraId="5BD2BEB5" w14:textId="73B80BA8" w:rsidR="00FF7F9A" w:rsidRPr="004E1086" w:rsidRDefault="002328C4" w:rsidP="00FF7F9A">
            <w:pPr>
              <w:rPr>
                <w:rFonts w:ascii="Arial" w:eastAsia="Times New Roman" w:hAnsi="Arial" w:cs="Arial"/>
                <w:color w:val="000000"/>
                <w:sz w:val="14"/>
                <w:szCs w:val="14"/>
                <w:lang w:eastAsia="en-GB"/>
              </w:rPr>
            </w:pPr>
            <w:hyperlink r:id="rId2516" w:history="1">
              <w:r w:rsidR="004371F4">
                <w:rPr>
                  <w:rStyle w:val="Hyperlink"/>
                  <w:rFonts w:ascii="Arial" w:hAnsi="Arial" w:cs="Arial"/>
                  <w:sz w:val="14"/>
                  <w:szCs w:val="14"/>
                </w:rPr>
                <w:t>R1-2202689</w:t>
              </w:r>
            </w:hyperlink>
          </w:p>
        </w:tc>
        <w:tc>
          <w:tcPr>
            <w:tcW w:w="1045" w:type="pct"/>
          </w:tcPr>
          <w:p w14:paraId="28F033A2" w14:textId="294B8EA4"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CR on UE procedure for receiving HARQ-ACK on sidelink</w:t>
            </w:r>
          </w:p>
        </w:tc>
        <w:tc>
          <w:tcPr>
            <w:tcW w:w="905" w:type="pct"/>
          </w:tcPr>
          <w:p w14:paraId="30C225E1" w14:textId="52ABF42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Moderator (vivo), Apple, Huawei, HiSilicon, Ericsson, ZTE, Sanechips, Nokia, Nokia Shanghai Bell</w:t>
            </w:r>
          </w:p>
        </w:tc>
        <w:tc>
          <w:tcPr>
            <w:tcW w:w="265" w:type="pct"/>
          </w:tcPr>
          <w:p w14:paraId="48C9E3FF" w14:textId="29C18BE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26E5D45E" w14:textId="0121D93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38.213</w:t>
            </w:r>
          </w:p>
        </w:tc>
        <w:tc>
          <w:tcPr>
            <w:tcW w:w="383" w:type="pct"/>
            <w:shd w:val="clear" w:color="auto" w:fill="auto"/>
          </w:tcPr>
          <w:p w14:paraId="4531A23A" w14:textId="0A95FB54"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6CE80799" w14:textId="36D786C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5G_V2X_NRSL-Core</w:t>
            </w:r>
          </w:p>
        </w:tc>
        <w:tc>
          <w:tcPr>
            <w:tcW w:w="295" w:type="pct"/>
          </w:tcPr>
          <w:p w14:paraId="4CA1AC20" w14:textId="055A6DA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0281</w:t>
            </w:r>
          </w:p>
        </w:tc>
        <w:tc>
          <w:tcPr>
            <w:tcW w:w="285" w:type="pct"/>
          </w:tcPr>
          <w:p w14:paraId="71552236"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6A0E629B" w14:textId="792D6A4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A</w:t>
            </w:r>
          </w:p>
        </w:tc>
      </w:tr>
      <w:tr w:rsidR="00434897" w:rsidRPr="004E1086" w14:paraId="049CDF56" w14:textId="77777777" w:rsidTr="00434897">
        <w:trPr>
          <w:trHeight w:val="20"/>
        </w:trPr>
        <w:tc>
          <w:tcPr>
            <w:tcW w:w="426" w:type="pct"/>
          </w:tcPr>
          <w:p w14:paraId="5964AFFE" w14:textId="5C371A37" w:rsidR="00FF7F9A" w:rsidRPr="004E1086" w:rsidRDefault="002328C4" w:rsidP="00FF7F9A">
            <w:pPr>
              <w:rPr>
                <w:rFonts w:ascii="Arial" w:eastAsia="Times New Roman" w:hAnsi="Arial" w:cs="Arial"/>
                <w:color w:val="000000"/>
                <w:sz w:val="14"/>
                <w:szCs w:val="14"/>
                <w:lang w:eastAsia="en-GB"/>
              </w:rPr>
            </w:pPr>
            <w:hyperlink r:id="rId2517" w:history="1">
              <w:r w:rsidR="004371F4">
                <w:rPr>
                  <w:rStyle w:val="Hyperlink"/>
                  <w:rFonts w:ascii="Arial" w:hAnsi="Arial" w:cs="Arial"/>
                  <w:sz w:val="14"/>
                  <w:szCs w:val="14"/>
                </w:rPr>
                <w:t>R1-2202697</w:t>
              </w:r>
            </w:hyperlink>
          </w:p>
        </w:tc>
        <w:tc>
          <w:tcPr>
            <w:tcW w:w="1045" w:type="pct"/>
          </w:tcPr>
          <w:p w14:paraId="7D9DF145" w14:textId="4D65F63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mapping between the Time domain resource allocation field value of the RAR UL grant and a row index of an allocated table</w:t>
            </w:r>
          </w:p>
        </w:tc>
        <w:tc>
          <w:tcPr>
            <w:tcW w:w="905" w:type="pct"/>
          </w:tcPr>
          <w:p w14:paraId="1ABBB750" w14:textId="5BA371D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Moderator (Sharp), Qualcomm Incorporated, CATT</w:t>
            </w:r>
          </w:p>
        </w:tc>
        <w:tc>
          <w:tcPr>
            <w:tcW w:w="265" w:type="pct"/>
          </w:tcPr>
          <w:p w14:paraId="1F5FF96E" w14:textId="285371D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Rel-15</w:t>
            </w:r>
          </w:p>
        </w:tc>
        <w:tc>
          <w:tcPr>
            <w:tcW w:w="361" w:type="pct"/>
            <w:shd w:val="clear" w:color="auto" w:fill="auto"/>
          </w:tcPr>
          <w:p w14:paraId="18FA77CF" w14:textId="24422C8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38.214</w:t>
            </w:r>
          </w:p>
        </w:tc>
        <w:tc>
          <w:tcPr>
            <w:tcW w:w="383" w:type="pct"/>
            <w:shd w:val="clear" w:color="auto" w:fill="auto"/>
          </w:tcPr>
          <w:p w14:paraId="3F5F65A6" w14:textId="19B3FDF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15.15.0</w:t>
            </w:r>
          </w:p>
        </w:tc>
        <w:tc>
          <w:tcPr>
            <w:tcW w:w="760" w:type="pct"/>
          </w:tcPr>
          <w:p w14:paraId="52FE1CF1" w14:textId="2922669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NR_newRAT-Core</w:t>
            </w:r>
          </w:p>
        </w:tc>
        <w:tc>
          <w:tcPr>
            <w:tcW w:w="295" w:type="pct"/>
          </w:tcPr>
          <w:p w14:paraId="590BFCF3" w14:textId="27C6666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0240</w:t>
            </w:r>
          </w:p>
        </w:tc>
        <w:tc>
          <w:tcPr>
            <w:tcW w:w="285" w:type="pct"/>
          </w:tcPr>
          <w:p w14:paraId="3BF3EB8A"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179FF13D" w14:textId="0152619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0F4A232C" w14:textId="77777777" w:rsidTr="00434897">
        <w:trPr>
          <w:trHeight w:val="20"/>
        </w:trPr>
        <w:tc>
          <w:tcPr>
            <w:tcW w:w="426" w:type="pct"/>
          </w:tcPr>
          <w:p w14:paraId="2227CC3A" w14:textId="4FEE4472" w:rsidR="00FF7F9A" w:rsidRPr="004E1086" w:rsidRDefault="002328C4" w:rsidP="00FF7F9A">
            <w:pPr>
              <w:rPr>
                <w:rFonts w:ascii="Arial" w:eastAsia="Times New Roman" w:hAnsi="Arial" w:cs="Arial"/>
                <w:color w:val="000000"/>
                <w:sz w:val="14"/>
                <w:szCs w:val="14"/>
                <w:lang w:eastAsia="en-GB"/>
              </w:rPr>
            </w:pPr>
            <w:hyperlink r:id="rId2518" w:history="1">
              <w:r w:rsidR="004371F4">
                <w:rPr>
                  <w:rStyle w:val="Hyperlink"/>
                  <w:rFonts w:ascii="Arial" w:hAnsi="Arial" w:cs="Arial"/>
                  <w:sz w:val="14"/>
                  <w:szCs w:val="14"/>
                </w:rPr>
                <w:t>R1-2202698</w:t>
              </w:r>
            </w:hyperlink>
          </w:p>
        </w:tc>
        <w:tc>
          <w:tcPr>
            <w:tcW w:w="1045" w:type="pct"/>
          </w:tcPr>
          <w:p w14:paraId="713AA18A" w14:textId="54077A3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mapping between the Time domain resource allocation field value of the RAR UL grant and a row index of an allocated table</w:t>
            </w:r>
          </w:p>
        </w:tc>
        <w:tc>
          <w:tcPr>
            <w:tcW w:w="905" w:type="pct"/>
          </w:tcPr>
          <w:p w14:paraId="3E5489A7" w14:textId="3DE8427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Moderator (Sharp), Qualcomm Incorporated, CATT</w:t>
            </w:r>
          </w:p>
        </w:tc>
        <w:tc>
          <w:tcPr>
            <w:tcW w:w="265" w:type="pct"/>
          </w:tcPr>
          <w:p w14:paraId="0DA7B0F3" w14:textId="124B52D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Rel-16</w:t>
            </w:r>
          </w:p>
        </w:tc>
        <w:tc>
          <w:tcPr>
            <w:tcW w:w="361" w:type="pct"/>
            <w:shd w:val="clear" w:color="auto" w:fill="auto"/>
          </w:tcPr>
          <w:p w14:paraId="11309274" w14:textId="6EB6842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38.214</w:t>
            </w:r>
          </w:p>
        </w:tc>
        <w:tc>
          <w:tcPr>
            <w:tcW w:w="383" w:type="pct"/>
            <w:shd w:val="clear" w:color="auto" w:fill="auto"/>
          </w:tcPr>
          <w:p w14:paraId="3032BC3C" w14:textId="6AF8E23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16.8.0</w:t>
            </w:r>
          </w:p>
        </w:tc>
        <w:tc>
          <w:tcPr>
            <w:tcW w:w="760" w:type="pct"/>
          </w:tcPr>
          <w:p w14:paraId="685529C8" w14:textId="690C847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NR_newRAT-Core</w:t>
            </w:r>
          </w:p>
        </w:tc>
        <w:tc>
          <w:tcPr>
            <w:tcW w:w="295" w:type="pct"/>
          </w:tcPr>
          <w:p w14:paraId="245C6667" w14:textId="2043CE7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0241</w:t>
            </w:r>
          </w:p>
        </w:tc>
        <w:tc>
          <w:tcPr>
            <w:tcW w:w="285" w:type="pct"/>
          </w:tcPr>
          <w:p w14:paraId="07D13265"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7F871046" w14:textId="6455366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A</w:t>
            </w:r>
          </w:p>
        </w:tc>
      </w:tr>
      <w:tr w:rsidR="00434897" w:rsidRPr="004E1086" w14:paraId="3936A53C" w14:textId="77777777" w:rsidTr="00434897">
        <w:trPr>
          <w:trHeight w:val="20"/>
        </w:trPr>
        <w:tc>
          <w:tcPr>
            <w:tcW w:w="426" w:type="pct"/>
          </w:tcPr>
          <w:p w14:paraId="06AE401F" w14:textId="2FC3CF7D" w:rsidR="00FF7F9A" w:rsidRPr="004E1086" w:rsidRDefault="002328C4" w:rsidP="00FF7F9A">
            <w:pPr>
              <w:rPr>
                <w:rFonts w:ascii="Arial" w:eastAsia="Times New Roman" w:hAnsi="Arial" w:cs="Arial"/>
                <w:color w:val="000000"/>
                <w:sz w:val="14"/>
                <w:szCs w:val="14"/>
                <w:lang w:eastAsia="en-GB"/>
              </w:rPr>
            </w:pPr>
            <w:hyperlink r:id="rId2519" w:history="1">
              <w:r w:rsidR="004371F4">
                <w:rPr>
                  <w:rStyle w:val="Hyperlink"/>
                  <w:rFonts w:ascii="Arial" w:hAnsi="Arial" w:cs="Arial"/>
                  <w:sz w:val="14"/>
                  <w:szCs w:val="14"/>
                </w:rPr>
                <w:t>R1-2202699</w:t>
              </w:r>
            </w:hyperlink>
          </w:p>
        </w:tc>
        <w:tc>
          <w:tcPr>
            <w:tcW w:w="1045" w:type="pct"/>
          </w:tcPr>
          <w:p w14:paraId="43350967" w14:textId="41EA653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mapping between the Time domain resource allocation field value of the RAR UL grant and a row index of an allocated table</w:t>
            </w:r>
          </w:p>
        </w:tc>
        <w:tc>
          <w:tcPr>
            <w:tcW w:w="905" w:type="pct"/>
          </w:tcPr>
          <w:p w14:paraId="26B8A8A2" w14:textId="583974E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Moderator (Sharp), Qualcomm Incorporated, CATT</w:t>
            </w:r>
          </w:p>
        </w:tc>
        <w:tc>
          <w:tcPr>
            <w:tcW w:w="265" w:type="pct"/>
          </w:tcPr>
          <w:p w14:paraId="1CB1ADBC" w14:textId="2F4682C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2A34108C" w14:textId="3F14FE3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38.214</w:t>
            </w:r>
          </w:p>
        </w:tc>
        <w:tc>
          <w:tcPr>
            <w:tcW w:w="383" w:type="pct"/>
            <w:shd w:val="clear" w:color="auto" w:fill="auto"/>
          </w:tcPr>
          <w:p w14:paraId="3F7242F5" w14:textId="2369549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3B8854EC" w14:textId="1ADF82D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NR_newRAT-Core</w:t>
            </w:r>
          </w:p>
        </w:tc>
        <w:tc>
          <w:tcPr>
            <w:tcW w:w="295" w:type="pct"/>
          </w:tcPr>
          <w:p w14:paraId="362B5C34" w14:textId="0BAC603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0242</w:t>
            </w:r>
          </w:p>
        </w:tc>
        <w:tc>
          <w:tcPr>
            <w:tcW w:w="285" w:type="pct"/>
          </w:tcPr>
          <w:p w14:paraId="387D0FFB"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30DAE8E6" w14:textId="6EF397C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A</w:t>
            </w:r>
          </w:p>
        </w:tc>
      </w:tr>
      <w:tr w:rsidR="00434897" w:rsidRPr="004E1086" w14:paraId="7A66578E" w14:textId="77777777" w:rsidTr="00434897">
        <w:trPr>
          <w:trHeight w:val="20"/>
        </w:trPr>
        <w:tc>
          <w:tcPr>
            <w:tcW w:w="426" w:type="pct"/>
          </w:tcPr>
          <w:p w14:paraId="25BEF18B" w14:textId="23ECCE00" w:rsidR="00FF7F9A" w:rsidRPr="004E1086" w:rsidRDefault="002328C4" w:rsidP="00FF7F9A">
            <w:pPr>
              <w:rPr>
                <w:rFonts w:ascii="Arial" w:eastAsia="Times New Roman" w:hAnsi="Arial" w:cs="Arial"/>
                <w:color w:val="000000"/>
                <w:sz w:val="14"/>
                <w:szCs w:val="14"/>
                <w:lang w:eastAsia="en-GB"/>
              </w:rPr>
            </w:pPr>
            <w:hyperlink r:id="rId2520" w:history="1">
              <w:r w:rsidR="004371F4">
                <w:rPr>
                  <w:rStyle w:val="Hyperlink"/>
                  <w:rFonts w:ascii="Arial" w:hAnsi="Arial" w:cs="Arial"/>
                  <w:sz w:val="14"/>
                  <w:szCs w:val="14"/>
                </w:rPr>
                <w:t>R1-2202700</w:t>
              </w:r>
            </w:hyperlink>
          </w:p>
        </w:tc>
        <w:tc>
          <w:tcPr>
            <w:tcW w:w="1045" w:type="pct"/>
          </w:tcPr>
          <w:p w14:paraId="4AEF467A" w14:textId="5467E2E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time domain resource allocation procedure for a PUSCH scheduled by RAR UL grant or by fallbackRAR UL grant</w:t>
            </w:r>
          </w:p>
        </w:tc>
        <w:tc>
          <w:tcPr>
            <w:tcW w:w="905" w:type="pct"/>
          </w:tcPr>
          <w:p w14:paraId="0CDB0650" w14:textId="30797EC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Moderator (Sharp), Nokia, Nokia Shanghai Bell, Huawei, HiSilicon, Apple, ZTE</w:t>
            </w:r>
          </w:p>
        </w:tc>
        <w:tc>
          <w:tcPr>
            <w:tcW w:w="265" w:type="pct"/>
          </w:tcPr>
          <w:p w14:paraId="54093690" w14:textId="4000981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Rel-16</w:t>
            </w:r>
          </w:p>
        </w:tc>
        <w:tc>
          <w:tcPr>
            <w:tcW w:w="361" w:type="pct"/>
            <w:shd w:val="clear" w:color="auto" w:fill="auto"/>
          </w:tcPr>
          <w:p w14:paraId="006DC1F9" w14:textId="71D78C5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38.214</w:t>
            </w:r>
          </w:p>
        </w:tc>
        <w:tc>
          <w:tcPr>
            <w:tcW w:w="383" w:type="pct"/>
            <w:shd w:val="clear" w:color="auto" w:fill="auto"/>
          </w:tcPr>
          <w:p w14:paraId="31734E3B" w14:textId="753095B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16.8.0</w:t>
            </w:r>
          </w:p>
        </w:tc>
        <w:tc>
          <w:tcPr>
            <w:tcW w:w="760" w:type="pct"/>
          </w:tcPr>
          <w:p w14:paraId="336BCD40" w14:textId="63ED584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NR_L1enh_URLLC-Core</w:t>
            </w:r>
          </w:p>
        </w:tc>
        <w:tc>
          <w:tcPr>
            <w:tcW w:w="295" w:type="pct"/>
          </w:tcPr>
          <w:p w14:paraId="12D6853A" w14:textId="2360E6A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0243</w:t>
            </w:r>
          </w:p>
        </w:tc>
        <w:tc>
          <w:tcPr>
            <w:tcW w:w="285" w:type="pct"/>
          </w:tcPr>
          <w:p w14:paraId="4AC1CAAD"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07892911" w14:textId="577C568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75156430" w14:textId="77777777" w:rsidTr="00434897">
        <w:trPr>
          <w:trHeight w:val="20"/>
        </w:trPr>
        <w:tc>
          <w:tcPr>
            <w:tcW w:w="426" w:type="pct"/>
          </w:tcPr>
          <w:p w14:paraId="5DBD7E09" w14:textId="025487BE" w:rsidR="00FF7F9A" w:rsidRPr="004E1086" w:rsidRDefault="002328C4" w:rsidP="00FF7F9A">
            <w:pPr>
              <w:rPr>
                <w:rFonts w:ascii="Arial" w:eastAsia="Times New Roman" w:hAnsi="Arial" w:cs="Arial"/>
                <w:color w:val="000000"/>
                <w:sz w:val="14"/>
                <w:szCs w:val="14"/>
                <w:lang w:eastAsia="en-GB"/>
              </w:rPr>
            </w:pPr>
            <w:hyperlink r:id="rId2521" w:history="1">
              <w:r w:rsidR="004371F4">
                <w:rPr>
                  <w:rStyle w:val="Hyperlink"/>
                  <w:rFonts w:ascii="Arial" w:hAnsi="Arial" w:cs="Arial"/>
                  <w:sz w:val="14"/>
                  <w:szCs w:val="14"/>
                </w:rPr>
                <w:t>R1-2202701</w:t>
              </w:r>
            </w:hyperlink>
          </w:p>
        </w:tc>
        <w:tc>
          <w:tcPr>
            <w:tcW w:w="1045" w:type="pct"/>
          </w:tcPr>
          <w:p w14:paraId="49341B00" w14:textId="5D04898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time domain resource allocation procedure for a PUSCH scheduled by RAR UL grant or by fallbackRAR UL grant</w:t>
            </w:r>
          </w:p>
        </w:tc>
        <w:tc>
          <w:tcPr>
            <w:tcW w:w="905" w:type="pct"/>
          </w:tcPr>
          <w:p w14:paraId="6411F51F" w14:textId="121D2E6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Moderator (Sharp), Nokia, Nokia Shanghai Bell, Huawei, HiSilicon, Apple, ZTE</w:t>
            </w:r>
          </w:p>
        </w:tc>
        <w:tc>
          <w:tcPr>
            <w:tcW w:w="265" w:type="pct"/>
          </w:tcPr>
          <w:p w14:paraId="2632B822" w14:textId="0489F2E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4339EACE" w14:textId="3B380DF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38.214</w:t>
            </w:r>
          </w:p>
        </w:tc>
        <w:tc>
          <w:tcPr>
            <w:tcW w:w="383" w:type="pct"/>
            <w:shd w:val="clear" w:color="auto" w:fill="auto"/>
          </w:tcPr>
          <w:p w14:paraId="12292FC7" w14:textId="707D71B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2BE3F51A" w14:textId="1781166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NR_L1enh_URLLC-Core</w:t>
            </w:r>
          </w:p>
        </w:tc>
        <w:tc>
          <w:tcPr>
            <w:tcW w:w="295" w:type="pct"/>
          </w:tcPr>
          <w:p w14:paraId="763F8083" w14:textId="4E4671C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0244</w:t>
            </w:r>
          </w:p>
        </w:tc>
        <w:tc>
          <w:tcPr>
            <w:tcW w:w="285" w:type="pct"/>
          </w:tcPr>
          <w:p w14:paraId="7D32180C"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05D18B4F" w14:textId="7F877D6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A</w:t>
            </w:r>
          </w:p>
        </w:tc>
      </w:tr>
      <w:tr w:rsidR="00434897" w:rsidRPr="004E1086" w14:paraId="65C96DDF" w14:textId="77777777" w:rsidTr="00434897">
        <w:trPr>
          <w:trHeight w:val="20"/>
        </w:trPr>
        <w:tc>
          <w:tcPr>
            <w:tcW w:w="426" w:type="pct"/>
          </w:tcPr>
          <w:p w14:paraId="108D4B53" w14:textId="781F4936" w:rsidR="00FF7F9A" w:rsidRPr="004E1086" w:rsidRDefault="002328C4" w:rsidP="00FF7F9A">
            <w:pPr>
              <w:rPr>
                <w:rFonts w:ascii="Arial" w:eastAsia="Times New Roman" w:hAnsi="Arial" w:cs="Arial"/>
                <w:color w:val="000000"/>
                <w:sz w:val="14"/>
                <w:szCs w:val="14"/>
                <w:lang w:eastAsia="en-GB"/>
              </w:rPr>
            </w:pPr>
            <w:hyperlink r:id="rId2522" w:history="1">
              <w:r w:rsidR="004371F4">
                <w:rPr>
                  <w:rStyle w:val="Hyperlink"/>
                  <w:rFonts w:ascii="Arial" w:hAnsi="Arial" w:cs="Arial"/>
                  <w:sz w:val="14"/>
                  <w:szCs w:val="14"/>
                </w:rPr>
                <w:t>R1-2202721</w:t>
              </w:r>
            </w:hyperlink>
          </w:p>
        </w:tc>
        <w:tc>
          <w:tcPr>
            <w:tcW w:w="1045" w:type="pct"/>
          </w:tcPr>
          <w:p w14:paraId="6DAC945D" w14:textId="243957C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CR on corrections on SL timing</w:t>
            </w:r>
          </w:p>
        </w:tc>
        <w:tc>
          <w:tcPr>
            <w:tcW w:w="905" w:type="pct"/>
          </w:tcPr>
          <w:p w14:paraId="2900CE74" w14:textId="46E9978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Moderator (Nokia), Nokia Shanghai Bell, vivo, ZTE, Sanechips, Ericsson, Huawei, HiSilicon, Samsung</w:t>
            </w:r>
          </w:p>
        </w:tc>
        <w:tc>
          <w:tcPr>
            <w:tcW w:w="265" w:type="pct"/>
          </w:tcPr>
          <w:p w14:paraId="4FE5315B" w14:textId="0A670A4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Rel-16</w:t>
            </w:r>
          </w:p>
        </w:tc>
        <w:tc>
          <w:tcPr>
            <w:tcW w:w="361" w:type="pct"/>
            <w:shd w:val="clear" w:color="auto" w:fill="auto"/>
          </w:tcPr>
          <w:p w14:paraId="50B185CA" w14:textId="2E01554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38.211</w:t>
            </w:r>
          </w:p>
        </w:tc>
        <w:tc>
          <w:tcPr>
            <w:tcW w:w="383" w:type="pct"/>
            <w:shd w:val="clear" w:color="auto" w:fill="auto"/>
          </w:tcPr>
          <w:p w14:paraId="2682187A" w14:textId="043058D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16.8.0</w:t>
            </w:r>
          </w:p>
        </w:tc>
        <w:tc>
          <w:tcPr>
            <w:tcW w:w="760" w:type="pct"/>
          </w:tcPr>
          <w:p w14:paraId="79E7BC3D" w14:textId="4DCCC26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5G_V2X_NRSL-Core</w:t>
            </w:r>
          </w:p>
        </w:tc>
        <w:tc>
          <w:tcPr>
            <w:tcW w:w="295" w:type="pct"/>
          </w:tcPr>
          <w:p w14:paraId="12680BF8" w14:textId="434A361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0087</w:t>
            </w:r>
          </w:p>
        </w:tc>
        <w:tc>
          <w:tcPr>
            <w:tcW w:w="285" w:type="pct"/>
          </w:tcPr>
          <w:p w14:paraId="3C9FEE8E"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5E8F7FAC" w14:textId="110A004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03743B8B" w14:textId="77777777" w:rsidTr="00434897">
        <w:trPr>
          <w:trHeight w:val="20"/>
        </w:trPr>
        <w:tc>
          <w:tcPr>
            <w:tcW w:w="426" w:type="pct"/>
          </w:tcPr>
          <w:p w14:paraId="73CA4085" w14:textId="5CC93A81" w:rsidR="00FF7F9A" w:rsidRPr="004E1086" w:rsidRDefault="002328C4" w:rsidP="00FF7F9A">
            <w:pPr>
              <w:rPr>
                <w:rFonts w:ascii="Arial" w:eastAsia="Times New Roman" w:hAnsi="Arial" w:cs="Arial"/>
                <w:color w:val="000000"/>
                <w:sz w:val="14"/>
                <w:szCs w:val="14"/>
                <w:lang w:eastAsia="en-GB"/>
              </w:rPr>
            </w:pPr>
            <w:hyperlink r:id="rId2523" w:history="1">
              <w:r w:rsidR="004371F4">
                <w:rPr>
                  <w:rStyle w:val="Hyperlink"/>
                  <w:rFonts w:ascii="Arial" w:hAnsi="Arial" w:cs="Arial"/>
                  <w:sz w:val="14"/>
                  <w:szCs w:val="14"/>
                </w:rPr>
                <w:t>R1-2202722</w:t>
              </w:r>
            </w:hyperlink>
          </w:p>
        </w:tc>
        <w:tc>
          <w:tcPr>
            <w:tcW w:w="1045" w:type="pct"/>
          </w:tcPr>
          <w:p w14:paraId="6048FB8F" w14:textId="50F65DE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CR on corrections on SL timing</w:t>
            </w:r>
          </w:p>
        </w:tc>
        <w:tc>
          <w:tcPr>
            <w:tcW w:w="905" w:type="pct"/>
          </w:tcPr>
          <w:p w14:paraId="6C7409B1" w14:textId="167C4A6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Moderator (Nokia), Nokia Shanghai Bell, vivo, ZTE, Sanechips, Ericsson, Huawei, HiSilicon, Samsung</w:t>
            </w:r>
          </w:p>
        </w:tc>
        <w:tc>
          <w:tcPr>
            <w:tcW w:w="265" w:type="pct"/>
          </w:tcPr>
          <w:p w14:paraId="62F92260" w14:textId="393ECD5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7B88F85F" w14:textId="395996B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38.211</w:t>
            </w:r>
          </w:p>
        </w:tc>
        <w:tc>
          <w:tcPr>
            <w:tcW w:w="383" w:type="pct"/>
            <w:shd w:val="clear" w:color="auto" w:fill="auto"/>
          </w:tcPr>
          <w:p w14:paraId="1D658937" w14:textId="3CF6F4B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4C816E6D" w14:textId="691615D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5G_V2X_NRSL-Core</w:t>
            </w:r>
          </w:p>
        </w:tc>
        <w:tc>
          <w:tcPr>
            <w:tcW w:w="295" w:type="pct"/>
          </w:tcPr>
          <w:p w14:paraId="257FCB1E" w14:textId="0F500C3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0088</w:t>
            </w:r>
          </w:p>
        </w:tc>
        <w:tc>
          <w:tcPr>
            <w:tcW w:w="285" w:type="pct"/>
          </w:tcPr>
          <w:p w14:paraId="32A00874"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407119B7" w14:textId="0CF1FF5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A</w:t>
            </w:r>
          </w:p>
        </w:tc>
      </w:tr>
      <w:tr w:rsidR="00434897" w:rsidRPr="004E1086" w14:paraId="508D768A" w14:textId="77777777" w:rsidTr="00434897">
        <w:trPr>
          <w:trHeight w:val="20"/>
        </w:trPr>
        <w:tc>
          <w:tcPr>
            <w:tcW w:w="426" w:type="pct"/>
          </w:tcPr>
          <w:p w14:paraId="508F2311" w14:textId="1B832C2B" w:rsidR="00FF7F9A" w:rsidRPr="004E1086" w:rsidRDefault="002328C4" w:rsidP="00FF7F9A">
            <w:pPr>
              <w:rPr>
                <w:rFonts w:ascii="Arial" w:eastAsia="Times New Roman" w:hAnsi="Arial" w:cs="Arial"/>
                <w:color w:val="000000"/>
                <w:sz w:val="14"/>
                <w:szCs w:val="14"/>
                <w:lang w:eastAsia="en-GB"/>
              </w:rPr>
            </w:pPr>
            <w:hyperlink r:id="rId2524" w:history="1">
              <w:r w:rsidR="004371F4">
                <w:rPr>
                  <w:rStyle w:val="Hyperlink"/>
                  <w:rFonts w:ascii="Arial" w:hAnsi="Arial" w:cs="Arial"/>
                  <w:sz w:val="14"/>
                  <w:szCs w:val="14"/>
                </w:rPr>
                <w:t>R1-2202740</w:t>
              </w:r>
            </w:hyperlink>
          </w:p>
        </w:tc>
        <w:tc>
          <w:tcPr>
            <w:tcW w:w="1045" w:type="pct"/>
          </w:tcPr>
          <w:p w14:paraId="4F45F837" w14:textId="59BEB72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 on channel access procedures for consecutive UL transmissions</w:t>
            </w:r>
          </w:p>
        </w:tc>
        <w:tc>
          <w:tcPr>
            <w:tcW w:w="905" w:type="pct"/>
          </w:tcPr>
          <w:p w14:paraId="5C2627F4" w14:textId="0485E84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Moderator (vivo), Huawei, HiSilicon, Lenovo, Motorola Mobility, ZTE, Sanechips, Intel</w:t>
            </w:r>
          </w:p>
        </w:tc>
        <w:tc>
          <w:tcPr>
            <w:tcW w:w="265" w:type="pct"/>
          </w:tcPr>
          <w:p w14:paraId="00D8BA16" w14:textId="202BD43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Rel-16</w:t>
            </w:r>
          </w:p>
        </w:tc>
        <w:tc>
          <w:tcPr>
            <w:tcW w:w="361" w:type="pct"/>
            <w:shd w:val="clear" w:color="auto" w:fill="auto"/>
          </w:tcPr>
          <w:p w14:paraId="1D1D04FC" w14:textId="4C790A3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37.213</w:t>
            </w:r>
          </w:p>
        </w:tc>
        <w:tc>
          <w:tcPr>
            <w:tcW w:w="383" w:type="pct"/>
            <w:shd w:val="clear" w:color="auto" w:fill="auto"/>
          </w:tcPr>
          <w:p w14:paraId="2FD6D372" w14:textId="5A89975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16.7.0</w:t>
            </w:r>
          </w:p>
        </w:tc>
        <w:tc>
          <w:tcPr>
            <w:tcW w:w="760" w:type="pct"/>
          </w:tcPr>
          <w:p w14:paraId="7EEE042C" w14:textId="6B803A7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NR_unlic-Core</w:t>
            </w:r>
          </w:p>
        </w:tc>
        <w:tc>
          <w:tcPr>
            <w:tcW w:w="295" w:type="pct"/>
          </w:tcPr>
          <w:p w14:paraId="31D070EE" w14:textId="314F370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0025</w:t>
            </w:r>
          </w:p>
        </w:tc>
        <w:tc>
          <w:tcPr>
            <w:tcW w:w="285" w:type="pct"/>
          </w:tcPr>
          <w:p w14:paraId="24891BBA"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3AF96A10" w14:textId="46FFCF8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09E9D3ED" w14:textId="77777777" w:rsidTr="00434897">
        <w:trPr>
          <w:trHeight w:val="20"/>
        </w:trPr>
        <w:tc>
          <w:tcPr>
            <w:tcW w:w="426" w:type="pct"/>
          </w:tcPr>
          <w:p w14:paraId="46306F87" w14:textId="070A4203" w:rsidR="00FF7F9A" w:rsidRPr="004E1086" w:rsidRDefault="002328C4" w:rsidP="00FF7F9A">
            <w:pPr>
              <w:rPr>
                <w:rFonts w:ascii="Arial" w:eastAsia="Times New Roman" w:hAnsi="Arial" w:cs="Arial"/>
                <w:color w:val="000000"/>
                <w:sz w:val="14"/>
                <w:szCs w:val="14"/>
                <w:lang w:eastAsia="en-GB"/>
              </w:rPr>
            </w:pPr>
            <w:hyperlink r:id="rId2525" w:history="1">
              <w:r w:rsidR="004371F4">
                <w:rPr>
                  <w:rStyle w:val="Hyperlink"/>
                  <w:rFonts w:ascii="Arial" w:hAnsi="Arial" w:cs="Arial"/>
                  <w:sz w:val="14"/>
                  <w:szCs w:val="14"/>
                </w:rPr>
                <w:t>R1-2202741</w:t>
              </w:r>
            </w:hyperlink>
          </w:p>
        </w:tc>
        <w:tc>
          <w:tcPr>
            <w:tcW w:w="1045" w:type="pct"/>
          </w:tcPr>
          <w:p w14:paraId="017B1AA3" w14:textId="4895655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 on channel access procedures for consecutive UL transmissions</w:t>
            </w:r>
          </w:p>
        </w:tc>
        <w:tc>
          <w:tcPr>
            <w:tcW w:w="905" w:type="pct"/>
          </w:tcPr>
          <w:p w14:paraId="7442CB2A" w14:textId="265DD6E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Moderator (vivo), Huawei, HiSilicon, Lenovo, Motorola Mobility, ZTE, Sanechips, Intel</w:t>
            </w:r>
          </w:p>
        </w:tc>
        <w:tc>
          <w:tcPr>
            <w:tcW w:w="265" w:type="pct"/>
          </w:tcPr>
          <w:p w14:paraId="42D1286C" w14:textId="790A585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5E096393" w14:textId="1CED296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37.213</w:t>
            </w:r>
          </w:p>
        </w:tc>
        <w:tc>
          <w:tcPr>
            <w:tcW w:w="383" w:type="pct"/>
            <w:shd w:val="clear" w:color="auto" w:fill="auto"/>
          </w:tcPr>
          <w:p w14:paraId="015D48C6" w14:textId="515A15A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345E643A" w14:textId="07FE961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NR_unlic-Core</w:t>
            </w:r>
          </w:p>
        </w:tc>
        <w:tc>
          <w:tcPr>
            <w:tcW w:w="295" w:type="pct"/>
          </w:tcPr>
          <w:p w14:paraId="3B67A699" w14:textId="4CCFEC8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0026</w:t>
            </w:r>
          </w:p>
        </w:tc>
        <w:tc>
          <w:tcPr>
            <w:tcW w:w="285" w:type="pct"/>
          </w:tcPr>
          <w:p w14:paraId="126F0B89"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491A32FA" w14:textId="5FB2F06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A</w:t>
            </w:r>
          </w:p>
        </w:tc>
      </w:tr>
      <w:tr w:rsidR="00434897" w:rsidRPr="004E1086" w14:paraId="6E29E213" w14:textId="77777777" w:rsidTr="00434897">
        <w:trPr>
          <w:trHeight w:val="20"/>
        </w:trPr>
        <w:tc>
          <w:tcPr>
            <w:tcW w:w="426" w:type="pct"/>
          </w:tcPr>
          <w:p w14:paraId="0BC69611" w14:textId="1B998C88" w:rsidR="00FF7F9A" w:rsidRPr="004E1086" w:rsidRDefault="002328C4" w:rsidP="00FF7F9A">
            <w:pPr>
              <w:rPr>
                <w:rFonts w:ascii="Arial" w:eastAsia="Times New Roman" w:hAnsi="Arial" w:cs="Arial"/>
                <w:color w:val="000000"/>
                <w:sz w:val="14"/>
                <w:szCs w:val="14"/>
                <w:lang w:eastAsia="en-GB"/>
              </w:rPr>
            </w:pPr>
            <w:hyperlink r:id="rId2526" w:history="1">
              <w:r w:rsidR="004371F4">
                <w:rPr>
                  <w:rStyle w:val="Hyperlink"/>
                  <w:rFonts w:ascii="Arial" w:hAnsi="Arial" w:cs="Arial"/>
                  <w:sz w:val="14"/>
                  <w:szCs w:val="14"/>
                </w:rPr>
                <w:t>R1-2202742</w:t>
              </w:r>
            </w:hyperlink>
          </w:p>
        </w:tc>
        <w:tc>
          <w:tcPr>
            <w:tcW w:w="1045" w:type="pct"/>
          </w:tcPr>
          <w:p w14:paraId="6C8DDE5A" w14:textId="57A786C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 on frequency hopping for PUSCH with a configured grant</w:t>
            </w:r>
          </w:p>
        </w:tc>
        <w:tc>
          <w:tcPr>
            <w:tcW w:w="905" w:type="pct"/>
          </w:tcPr>
          <w:p w14:paraId="5B7383F6" w14:textId="50EAFA2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Moderator (vivo), Huawei, HiSilicon, Ericsson, Samsung, Intel, Lenovo, Motorola Mobility, LG Electronics, ZTE, Sanechips</w:t>
            </w:r>
          </w:p>
        </w:tc>
        <w:tc>
          <w:tcPr>
            <w:tcW w:w="265" w:type="pct"/>
          </w:tcPr>
          <w:p w14:paraId="799D4B1C" w14:textId="618C87C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Rel-16</w:t>
            </w:r>
          </w:p>
        </w:tc>
        <w:tc>
          <w:tcPr>
            <w:tcW w:w="361" w:type="pct"/>
            <w:shd w:val="clear" w:color="auto" w:fill="auto"/>
          </w:tcPr>
          <w:p w14:paraId="6A73E6D0" w14:textId="6741F20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38.214</w:t>
            </w:r>
          </w:p>
        </w:tc>
        <w:tc>
          <w:tcPr>
            <w:tcW w:w="383" w:type="pct"/>
            <w:shd w:val="clear" w:color="auto" w:fill="auto"/>
          </w:tcPr>
          <w:p w14:paraId="629115CB" w14:textId="67EEBF5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16.8.0</w:t>
            </w:r>
          </w:p>
        </w:tc>
        <w:tc>
          <w:tcPr>
            <w:tcW w:w="760" w:type="pct"/>
          </w:tcPr>
          <w:p w14:paraId="0D640E59" w14:textId="4D308EA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NR_unlic-Core</w:t>
            </w:r>
          </w:p>
        </w:tc>
        <w:tc>
          <w:tcPr>
            <w:tcW w:w="295" w:type="pct"/>
          </w:tcPr>
          <w:p w14:paraId="7FBFABF1" w14:textId="5ADC9EA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0245</w:t>
            </w:r>
          </w:p>
        </w:tc>
        <w:tc>
          <w:tcPr>
            <w:tcW w:w="285" w:type="pct"/>
          </w:tcPr>
          <w:p w14:paraId="77343329"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289B9A6A" w14:textId="5CBEBF7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20CD090B" w14:textId="77777777" w:rsidTr="00434897">
        <w:trPr>
          <w:trHeight w:val="20"/>
        </w:trPr>
        <w:tc>
          <w:tcPr>
            <w:tcW w:w="426" w:type="pct"/>
          </w:tcPr>
          <w:p w14:paraId="76B6B83A" w14:textId="55D7880C" w:rsidR="00FF7F9A" w:rsidRPr="004E1086" w:rsidRDefault="002328C4" w:rsidP="00FF7F9A">
            <w:pPr>
              <w:rPr>
                <w:rFonts w:ascii="Arial" w:eastAsia="Times New Roman" w:hAnsi="Arial" w:cs="Arial"/>
                <w:color w:val="000000"/>
                <w:sz w:val="14"/>
                <w:szCs w:val="14"/>
                <w:lang w:eastAsia="en-GB"/>
              </w:rPr>
            </w:pPr>
            <w:hyperlink r:id="rId2527" w:history="1">
              <w:r w:rsidR="004371F4">
                <w:rPr>
                  <w:rStyle w:val="Hyperlink"/>
                  <w:rFonts w:ascii="Arial" w:hAnsi="Arial" w:cs="Arial"/>
                  <w:sz w:val="14"/>
                  <w:szCs w:val="14"/>
                </w:rPr>
                <w:t>R1-2202743</w:t>
              </w:r>
            </w:hyperlink>
          </w:p>
        </w:tc>
        <w:tc>
          <w:tcPr>
            <w:tcW w:w="1045" w:type="pct"/>
          </w:tcPr>
          <w:p w14:paraId="785AF318" w14:textId="486983F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 on frequency hopping for PUSCH with a configured grant</w:t>
            </w:r>
          </w:p>
        </w:tc>
        <w:tc>
          <w:tcPr>
            <w:tcW w:w="905" w:type="pct"/>
          </w:tcPr>
          <w:p w14:paraId="30B12DAD" w14:textId="12F89EC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Moderator (vivo), Huawei, HiSilicon, Ericsson, Samsung, Intel, Lenovo, Motorola Mobility, LG Electronics, ZTE, Sanechips</w:t>
            </w:r>
          </w:p>
        </w:tc>
        <w:tc>
          <w:tcPr>
            <w:tcW w:w="265" w:type="pct"/>
          </w:tcPr>
          <w:p w14:paraId="0D2CDE14" w14:textId="66EF2DE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57D2D8CE" w14:textId="00C0BDF4"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38.214</w:t>
            </w:r>
          </w:p>
        </w:tc>
        <w:tc>
          <w:tcPr>
            <w:tcW w:w="383" w:type="pct"/>
            <w:shd w:val="clear" w:color="auto" w:fill="auto"/>
          </w:tcPr>
          <w:p w14:paraId="34863FAB" w14:textId="7D43F49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24BC7B4C" w14:textId="330BDCA4"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NR_unlic-Core</w:t>
            </w:r>
          </w:p>
        </w:tc>
        <w:tc>
          <w:tcPr>
            <w:tcW w:w="295" w:type="pct"/>
          </w:tcPr>
          <w:p w14:paraId="60DD632D" w14:textId="691C480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0246</w:t>
            </w:r>
          </w:p>
        </w:tc>
        <w:tc>
          <w:tcPr>
            <w:tcW w:w="285" w:type="pct"/>
          </w:tcPr>
          <w:p w14:paraId="28329A47"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385562F8" w14:textId="7D044D8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A</w:t>
            </w:r>
          </w:p>
        </w:tc>
      </w:tr>
      <w:tr w:rsidR="00434897" w:rsidRPr="004E1086" w14:paraId="15058BF0" w14:textId="77777777" w:rsidTr="00434897">
        <w:trPr>
          <w:trHeight w:val="20"/>
        </w:trPr>
        <w:tc>
          <w:tcPr>
            <w:tcW w:w="426" w:type="pct"/>
          </w:tcPr>
          <w:p w14:paraId="0D8FF3FA" w14:textId="507C5523" w:rsidR="00FF7F9A" w:rsidRPr="004E1086" w:rsidRDefault="002328C4" w:rsidP="00FF7F9A">
            <w:pPr>
              <w:rPr>
                <w:rFonts w:ascii="Arial" w:eastAsia="Times New Roman" w:hAnsi="Arial" w:cs="Arial"/>
                <w:color w:val="000000"/>
                <w:sz w:val="14"/>
                <w:szCs w:val="14"/>
                <w:lang w:eastAsia="en-GB"/>
              </w:rPr>
            </w:pPr>
            <w:hyperlink r:id="rId2528" w:history="1">
              <w:r w:rsidR="004371F4">
                <w:rPr>
                  <w:rStyle w:val="Hyperlink"/>
                  <w:rFonts w:ascii="Arial" w:hAnsi="Arial" w:cs="Arial"/>
                  <w:sz w:val="14"/>
                  <w:szCs w:val="14"/>
                </w:rPr>
                <w:t>R1-2202751</w:t>
              </w:r>
            </w:hyperlink>
          </w:p>
        </w:tc>
        <w:tc>
          <w:tcPr>
            <w:tcW w:w="1045" w:type="pct"/>
          </w:tcPr>
          <w:p w14:paraId="5888D334" w14:textId="439EE3B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CR on correction of indicated TCI states for single-DCI based MTRP schemes</w:t>
            </w:r>
          </w:p>
        </w:tc>
        <w:tc>
          <w:tcPr>
            <w:tcW w:w="905" w:type="pct"/>
          </w:tcPr>
          <w:p w14:paraId="53EB4C25" w14:textId="41930E5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Moderator (vivo)</w:t>
            </w:r>
          </w:p>
        </w:tc>
        <w:tc>
          <w:tcPr>
            <w:tcW w:w="265" w:type="pct"/>
          </w:tcPr>
          <w:p w14:paraId="5D46EFC1" w14:textId="419918A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Rel-16</w:t>
            </w:r>
          </w:p>
        </w:tc>
        <w:tc>
          <w:tcPr>
            <w:tcW w:w="361" w:type="pct"/>
            <w:shd w:val="clear" w:color="auto" w:fill="auto"/>
          </w:tcPr>
          <w:p w14:paraId="74E0B82B" w14:textId="2953E01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38.214</w:t>
            </w:r>
          </w:p>
        </w:tc>
        <w:tc>
          <w:tcPr>
            <w:tcW w:w="383" w:type="pct"/>
            <w:shd w:val="clear" w:color="auto" w:fill="auto"/>
          </w:tcPr>
          <w:p w14:paraId="4A1C6E9D" w14:textId="11C7A96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16.8.0</w:t>
            </w:r>
          </w:p>
        </w:tc>
        <w:tc>
          <w:tcPr>
            <w:tcW w:w="760" w:type="pct"/>
          </w:tcPr>
          <w:p w14:paraId="4B00206A" w14:textId="33BA4A8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NR_eMIMO-Core</w:t>
            </w:r>
          </w:p>
        </w:tc>
        <w:tc>
          <w:tcPr>
            <w:tcW w:w="295" w:type="pct"/>
          </w:tcPr>
          <w:p w14:paraId="4BB5E58C" w14:textId="0CC9F7C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0247</w:t>
            </w:r>
          </w:p>
        </w:tc>
        <w:tc>
          <w:tcPr>
            <w:tcW w:w="285" w:type="pct"/>
          </w:tcPr>
          <w:p w14:paraId="1C340780"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13107299" w14:textId="3B338C3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5F898165" w14:textId="77777777" w:rsidTr="00434897">
        <w:trPr>
          <w:trHeight w:val="20"/>
        </w:trPr>
        <w:tc>
          <w:tcPr>
            <w:tcW w:w="426" w:type="pct"/>
          </w:tcPr>
          <w:p w14:paraId="274AEA2C" w14:textId="06A2E408" w:rsidR="00FF7F9A" w:rsidRPr="004E1086" w:rsidRDefault="002328C4" w:rsidP="00FF7F9A">
            <w:pPr>
              <w:rPr>
                <w:rFonts w:ascii="Arial" w:eastAsia="Times New Roman" w:hAnsi="Arial" w:cs="Arial"/>
                <w:color w:val="000000"/>
                <w:sz w:val="14"/>
                <w:szCs w:val="14"/>
                <w:lang w:eastAsia="en-GB"/>
              </w:rPr>
            </w:pPr>
            <w:hyperlink r:id="rId2529" w:history="1">
              <w:r w:rsidR="004371F4">
                <w:rPr>
                  <w:rStyle w:val="Hyperlink"/>
                  <w:rFonts w:ascii="Arial" w:hAnsi="Arial" w:cs="Arial"/>
                  <w:sz w:val="14"/>
                  <w:szCs w:val="14"/>
                </w:rPr>
                <w:t>R1-2202752</w:t>
              </w:r>
            </w:hyperlink>
          </w:p>
        </w:tc>
        <w:tc>
          <w:tcPr>
            <w:tcW w:w="1045" w:type="pct"/>
          </w:tcPr>
          <w:p w14:paraId="75913DF9" w14:textId="1AD9607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CR on correction of indicated TCI states for single-DCI based MTRP schemes</w:t>
            </w:r>
          </w:p>
        </w:tc>
        <w:tc>
          <w:tcPr>
            <w:tcW w:w="905" w:type="pct"/>
          </w:tcPr>
          <w:p w14:paraId="7DB85521" w14:textId="2055E3A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Moderator (vivo)</w:t>
            </w:r>
          </w:p>
        </w:tc>
        <w:tc>
          <w:tcPr>
            <w:tcW w:w="265" w:type="pct"/>
          </w:tcPr>
          <w:p w14:paraId="1D91C2D6" w14:textId="1A0A9F1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10D639EE" w14:textId="2486C62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38.214</w:t>
            </w:r>
          </w:p>
        </w:tc>
        <w:tc>
          <w:tcPr>
            <w:tcW w:w="383" w:type="pct"/>
            <w:shd w:val="clear" w:color="auto" w:fill="auto"/>
          </w:tcPr>
          <w:p w14:paraId="172257A5" w14:textId="616D470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11206B8B" w14:textId="384A7E2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NR_eMIMO-Core</w:t>
            </w:r>
          </w:p>
        </w:tc>
        <w:tc>
          <w:tcPr>
            <w:tcW w:w="295" w:type="pct"/>
          </w:tcPr>
          <w:p w14:paraId="6D55B4F6" w14:textId="1CD5A6B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0248</w:t>
            </w:r>
          </w:p>
        </w:tc>
        <w:tc>
          <w:tcPr>
            <w:tcW w:w="285" w:type="pct"/>
          </w:tcPr>
          <w:p w14:paraId="0C0C2BB2"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49F4F58C" w14:textId="4B6A3F9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A</w:t>
            </w:r>
          </w:p>
        </w:tc>
      </w:tr>
      <w:tr w:rsidR="00434897" w:rsidRPr="004E1086" w14:paraId="3AF59837" w14:textId="77777777" w:rsidTr="00434897">
        <w:trPr>
          <w:trHeight w:val="20"/>
        </w:trPr>
        <w:tc>
          <w:tcPr>
            <w:tcW w:w="426" w:type="pct"/>
          </w:tcPr>
          <w:p w14:paraId="0FF2B5B8" w14:textId="468C5AB5" w:rsidR="00FF7F9A" w:rsidRPr="004E1086" w:rsidRDefault="002328C4" w:rsidP="00FF7F9A">
            <w:pPr>
              <w:rPr>
                <w:rFonts w:ascii="Arial" w:eastAsia="Times New Roman" w:hAnsi="Arial" w:cs="Arial"/>
                <w:color w:val="000000"/>
                <w:sz w:val="14"/>
                <w:szCs w:val="14"/>
                <w:lang w:eastAsia="en-GB"/>
              </w:rPr>
            </w:pPr>
            <w:hyperlink r:id="rId2530" w:history="1">
              <w:r w:rsidR="004371F4">
                <w:rPr>
                  <w:rStyle w:val="Hyperlink"/>
                  <w:rFonts w:ascii="Arial" w:hAnsi="Arial" w:cs="Arial"/>
                  <w:sz w:val="14"/>
                  <w:szCs w:val="14"/>
                </w:rPr>
                <w:t>R1-2202797</w:t>
              </w:r>
            </w:hyperlink>
          </w:p>
        </w:tc>
        <w:tc>
          <w:tcPr>
            <w:tcW w:w="1045" w:type="pct"/>
          </w:tcPr>
          <w:p w14:paraId="0102F2B3" w14:textId="7A2E1D4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CR on PMI indexing correction in Type II and eType II CSI</w:t>
            </w:r>
          </w:p>
        </w:tc>
        <w:tc>
          <w:tcPr>
            <w:tcW w:w="905" w:type="pct"/>
          </w:tcPr>
          <w:p w14:paraId="53F4FA0B" w14:textId="562760B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Moderator (Qualcomm Incorporated), CATT, ZTE, Ericsson</w:t>
            </w:r>
          </w:p>
        </w:tc>
        <w:tc>
          <w:tcPr>
            <w:tcW w:w="265" w:type="pct"/>
          </w:tcPr>
          <w:p w14:paraId="30B53F5B" w14:textId="3FB6915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Rel-16</w:t>
            </w:r>
          </w:p>
        </w:tc>
        <w:tc>
          <w:tcPr>
            <w:tcW w:w="361" w:type="pct"/>
            <w:shd w:val="clear" w:color="auto" w:fill="auto"/>
          </w:tcPr>
          <w:p w14:paraId="3935DEC7" w14:textId="59F1B0C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38.214</w:t>
            </w:r>
          </w:p>
        </w:tc>
        <w:tc>
          <w:tcPr>
            <w:tcW w:w="383" w:type="pct"/>
            <w:shd w:val="clear" w:color="auto" w:fill="auto"/>
          </w:tcPr>
          <w:p w14:paraId="0E285158" w14:textId="2817D92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16.8.0</w:t>
            </w:r>
          </w:p>
        </w:tc>
        <w:tc>
          <w:tcPr>
            <w:tcW w:w="760" w:type="pct"/>
          </w:tcPr>
          <w:p w14:paraId="29F68C70" w14:textId="35F16CC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NR_eMIMO-Core</w:t>
            </w:r>
          </w:p>
        </w:tc>
        <w:tc>
          <w:tcPr>
            <w:tcW w:w="295" w:type="pct"/>
          </w:tcPr>
          <w:p w14:paraId="34358223" w14:textId="09E5F09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0249</w:t>
            </w:r>
          </w:p>
        </w:tc>
        <w:tc>
          <w:tcPr>
            <w:tcW w:w="285" w:type="pct"/>
          </w:tcPr>
          <w:p w14:paraId="03CE3D5A"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1A1467DC" w14:textId="554ADD5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7CE39930" w14:textId="77777777" w:rsidTr="00434897">
        <w:trPr>
          <w:trHeight w:val="20"/>
        </w:trPr>
        <w:tc>
          <w:tcPr>
            <w:tcW w:w="426" w:type="pct"/>
          </w:tcPr>
          <w:p w14:paraId="34A5C4BA" w14:textId="14290643" w:rsidR="00FF7F9A" w:rsidRPr="004E1086" w:rsidRDefault="002328C4" w:rsidP="00FF7F9A">
            <w:pPr>
              <w:rPr>
                <w:rFonts w:ascii="Arial" w:eastAsia="Times New Roman" w:hAnsi="Arial" w:cs="Arial"/>
                <w:color w:val="000000"/>
                <w:sz w:val="14"/>
                <w:szCs w:val="14"/>
                <w:lang w:eastAsia="en-GB"/>
              </w:rPr>
            </w:pPr>
            <w:hyperlink r:id="rId2531" w:history="1">
              <w:r w:rsidR="004371F4">
                <w:rPr>
                  <w:rStyle w:val="Hyperlink"/>
                  <w:rFonts w:ascii="Arial" w:hAnsi="Arial" w:cs="Arial"/>
                  <w:sz w:val="14"/>
                  <w:szCs w:val="14"/>
                </w:rPr>
                <w:t>R1-2202798</w:t>
              </w:r>
            </w:hyperlink>
          </w:p>
        </w:tc>
        <w:tc>
          <w:tcPr>
            <w:tcW w:w="1045" w:type="pct"/>
          </w:tcPr>
          <w:p w14:paraId="5B937F75" w14:textId="4825365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CR on PMI indexing correction in Type II and eType II CSI</w:t>
            </w:r>
          </w:p>
        </w:tc>
        <w:tc>
          <w:tcPr>
            <w:tcW w:w="905" w:type="pct"/>
          </w:tcPr>
          <w:p w14:paraId="66F590BA" w14:textId="56A1E54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Moderator (Qualcomm Incorporated), CATT, ZTE, Ericsson</w:t>
            </w:r>
          </w:p>
        </w:tc>
        <w:tc>
          <w:tcPr>
            <w:tcW w:w="265" w:type="pct"/>
          </w:tcPr>
          <w:p w14:paraId="6CBDBDA0" w14:textId="1BE6519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7ADD585C" w14:textId="6DD5553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38.214</w:t>
            </w:r>
          </w:p>
        </w:tc>
        <w:tc>
          <w:tcPr>
            <w:tcW w:w="383" w:type="pct"/>
            <w:shd w:val="clear" w:color="auto" w:fill="auto"/>
          </w:tcPr>
          <w:p w14:paraId="782ED924" w14:textId="2C33EC4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43153E6D" w14:textId="5EFB9DC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NR_eMIMO-Core</w:t>
            </w:r>
          </w:p>
        </w:tc>
        <w:tc>
          <w:tcPr>
            <w:tcW w:w="295" w:type="pct"/>
          </w:tcPr>
          <w:p w14:paraId="27611EFE" w14:textId="75E0DA8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0250</w:t>
            </w:r>
          </w:p>
        </w:tc>
        <w:tc>
          <w:tcPr>
            <w:tcW w:w="285" w:type="pct"/>
          </w:tcPr>
          <w:p w14:paraId="53EEC133"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0976B3F2" w14:textId="4E2C0A7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A</w:t>
            </w:r>
          </w:p>
        </w:tc>
      </w:tr>
      <w:tr w:rsidR="00434897" w:rsidRPr="004E1086" w14:paraId="2AD7DF64" w14:textId="77777777" w:rsidTr="00434897">
        <w:trPr>
          <w:trHeight w:val="20"/>
        </w:trPr>
        <w:tc>
          <w:tcPr>
            <w:tcW w:w="426" w:type="pct"/>
          </w:tcPr>
          <w:p w14:paraId="7894A2AD" w14:textId="14385C6E" w:rsidR="00FF7F9A" w:rsidRPr="004E1086" w:rsidRDefault="002328C4" w:rsidP="00FF7F9A">
            <w:pPr>
              <w:rPr>
                <w:rFonts w:ascii="Arial" w:eastAsia="Times New Roman" w:hAnsi="Arial" w:cs="Arial"/>
                <w:color w:val="000000"/>
                <w:sz w:val="14"/>
                <w:szCs w:val="14"/>
                <w:lang w:eastAsia="en-GB"/>
              </w:rPr>
            </w:pPr>
            <w:hyperlink r:id="rId2532" w:history="1">
              <w:r w:rsidR="004371F4">
                <w:rPr>
                  <w:rStyle w:val="Hyperlink"/>
                  <w:rFonts w:ascii="Arial" w:hAnsi="Arial" w:cs="Arial"/>
                  <w:sz w:val="14"/>
                  <w:szCs w:val="14"/>
                </w:rPr>
                <w:t>R1-2202799</w:t>
              </w:r>
            </w:hyperlink>
          </w:p>
        </w:tc>
        <w:tc>
          <w:tcPr>
            <w:tcW w:w="1045" w:type="pct"/>
          </w:tcPr>
          <w:p w14:paraId="08466458" w14:textId="01DC8A5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 of NZC partitioning in eType II CSI</w:t>
            </w:r>
          </w:p>
        </w:tc>
        <w:tc>
          <w:tcPr>
            <w:tcW w:w="905" w:type="pct"/>
          </w:tcPr>
          <w:p w14:paraId="1A58A655" w14:textId="04B3147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Moderator (Qualcomm Incorporated), Nokia, Nokia Shanghai Bell, ZTE, Ericsson</w:t>
            </w:r>
          </w:p>
        </w:tc>
        <w:tc>
          <w:tcPr>
            <w:tcW w:w="265" w:type="pct"/>
          </w:tcPr>
          <w:p w14:paraId="6D491DB5" w14:textId="6525580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Rel-16</w:t>
            </w:r>
          </w:p>
        </w:tc>
        <w:tc>
          <w:tcPr>
            <w:tcW w:w="361" w:type="pct"/>
            <w:shd w:val="clear" w:color="auto" w:fill="auto"/>
          </w:tcPr>
          <w:p w14:paraId="4278AFA3" w14:textId="64ADD40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38.214</w:t>
            </w:r>
          </w:p>
        </w:tc>
        <w:tc>
          <w:tcPr>
            <w:tcW w:w="383" w:type="pct"/>
            <w:shd w:val="clear" w:color="auto" w:fill="auto"/>
          </w:tcPr>
          <w:p w14:paraId="14553ED9" w14:textId="7BAAF70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16.8.0</w:t>
            </w:r>
          </w:p>
        </w:tc>
        <w:tc>
          <w:tcPr>
            <w:tcW w:w="760" w:type="pct"/>
          </w:tcPr>
          <w:p w14:paraId="67DA47B3" w14:textId="68D3275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NR_eMIMO-Core</w:t>
            </w:r>
          </w:p>
        </w:tc>
        <w:tc>
          <w:tcPr>
            <w:tcW w:w="295" w:type="pct"/>
          </w:tcPr>
          <w:p w14:paraId="60029BD0" w14:textId="0798711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0251</w:t>
            </w:r>
          </w:p>
        </w:tc>
        <w:tc>
          <w:tcPr>
            <w:tcW w:w="285" w:type="pct"/>
          </w:tcPr>
          <w:p w14:paraId="5F2076F1"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7B7FE978" w14:textId="7E378CA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5C71B87A" w14:textId="77777777" w:rsidTr="00434897">
        <w:trPr>
          <w:trHeight w:val="20"/>
        </w:trPr>
        <w:tc>
          <w:tcPr>
            <w:tcW w:w="426" w:type="pct"/>
          </w:tcPr>
          <w:p w14:paraId="0318ED38" w14:textId="1D72C759" w:rsidR="00FF7F9A" w:rsidRPr="004E1086" w:rsidRDefault="002328C4" w:rsidP="00FF7F9A">
            <w:pPr>
              <w:rPr>
                <w:rFonts w:ascii="Arial" w:eastAsia="Times New Roman" w:hAnsi="Arial" w:cs="Arial"/>
                <w:color w:val="000000"/>
                <w:sz w:val="14"/>
                <w:szCs w:val="14"/>
                <w:lang w:eastAsia="en-GB"/>
              </w:rPr>
            </w:pPr>
            <w:hyperlink r:id="rId2533" w:history="1">
              <w:r w:rsidR="004371F4">
                <w:rPr>
                  <w:rStyle w:val="Hyperlink"/>
                  <w:rFonts w:ascii="Arial" w:hAnsi="Arial" w:cs="Arial"/>
                  <w:sz w:val="14"/>
                  <w:szCs w:val="14"/>
                </w:rPr>
                <w:t>R1-2202800</w:t>
              </w:r>
            </w:hyperlink>
          </w:p>
        </w:tc>
        <w:tc>
          <w:tcPr>
            <w:tcW w:w="1045" w:type="pct"/>
          </w:tcPr>
          <w:p w14:paraId="615DBEE8" w14:textId="4167AA1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 of NZC partitioning in eType II CSI</w:t>
            </w:r>
          </w:p>
        </w:tc>
        <w:tc>
          <w:tcPr>
            <w:tcW w:w="905" w:type="pct"/>
          </w:tcPr>
          <w:p w14:paraId="3659F825" w14:textId="40F524C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Moderator (Qualcomm Incorporated), Nokia, Nokia Shanghai Bell, ZTE, Ericsson</w:t>
            </w:r>
          </w:p>
        </w:tc>
        <w:tc>
          <w:tcPr>
            <w:tcW w:w="265" w:type="pct"/>
          </w:tcPr>
          <w:p w14:paraId="588038B7" w14:textId="178F9EE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36A1D712" w14:textId="7BD01D3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38.214</w:t>
            </w:r>
          </w:p>
        </w:tc>
        <w:tc>
          <w:tcPr>
            <w:tcW w:w="383" w:type="pct"/>
            <w:shd w:val="clear" w:color="auto" w:fill="auto"/>
          </w:tcPr>
          <w:p w14:paraId="26727953" w14:textId="79FDDF9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09B7E59D" w14:textId="1B783DA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NR_eMIMO-Core</w:t>
            </w:r>
          </w:p>
        </w:tc>
        <w:tc>
          <w:tcPr>
            <w:tcW w:w="295" w:type="pct"/>
          </w:tcPr>
          <w:p w14:paraId="4910C73D" w14:textId="6EE25C1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0252</w:t>
            </w:r>
          </w:p>
        </w:tc>
        <w:tc>
          <w:tcPr>
            <w:tcW w:w="285" w:type="pct"/>
          </w:tcPr>
          <w:p w14:paraId="23B83CB7"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6DFDEBE1" w14:textId="7CF3436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A</w:t>
            </w:r>
          </w:p>
        </w:tc>
      </w:tr>
      <w:tr w:rsidR="00434897" w:rsidRPr="004E1086" w14:paraId="643B2999" w14:textId="77777777" w:rsidTr="00434897">
        <w:trPr>
          <w:trHeight w:val="20"/>
        </w:trPr>
        <w:tc>
          <w:tcPr>
            <w:tcW w:w="426" w:type="pct"/>
          </w:tcPr>
          <w:p w14:paraId="3B1881FB" w14:textId="5AD0E07C" w:rsidR="00FF7F9A" w:rsidRPr="004E1086" w:rsidRDefault="002328C4" w:rsidP="00FF7F9A">
            <w:pPr>
              <w:rPr>
                <w:rFonts w:ascii="Arial" w:eastAsia="Times New Roman" w:hAnsi="Arial" w:cs="Arial"/>
                <w:color w:val="000000"/>
                <w:sz w:val="14"/>
                <w:szCs w:val="14"/>
                <w:lang w:eastAsia="en-GB"/>
              </w:rPr>
            </w:pPr>
            <w:hyperlink r:id="rId2534" w:history="1">
              <w:r w:rsidR="004371F4">
                <w:rPr>
                  <w:rStyle w:val="Hyperlink"/>
                  <w:rFonts w:ascii="Arial" w:hAnsi="Arial" w:cs="Arial"/>
                  <w:sz w:val="14"/>
                  <w:szCs w:val="14"/>
                </w:rPr>
                <w:t>R1-2202801</w:t>
              </w:r>
            </w:hyperlink>
          </w:p>
        </w:tc>
        <w:tc>
          <w:tcPr>
            <w:tcW w:w="1045" w:type="pct"/>
          </w:tcPr>
          <w:p w14:paraId="7B1E97FA" w14:textId="38AC3AA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 of NZC partitioning in eType II CSI</w:t>
            </w:r>
          </w:p>
        </w:tc>
        <w:tc>
          <w:tcPr>
            <w:tcW w:w="905" w:type="pct"/>
          </w:tcPr>
          <w:p w14:paraId="4B944F6F" w14:textId="4253585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Moderator (Qualcomm Incorporated), Nokia, Nokia Shanghai Bell, ZTE, Ericsson</w:t>
            </w:r>
          </w:p>
        </w:tc>
        <w:tc>
          <w:tcPr>
            <w:tcW w:w="265" w:type="pct"/>
          </w:tcPr>
          <w:p w14:paraId="6095A7CC" w14:textId="1270A72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Rel-16</w:t>
            </w:r>
          </w:p>
        </w:tc>
        <w:tc>
          <w:tcPr>
            <w:tcW w:w="361" w:type="pct"/>
            <w:shd w:val="clear" w:color="auto" w:fill="auto"/>
          </w:tcPr>
          <w:p w14:paraId="11BF1A4F" w14:textId="06C9105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38.212</w:t>
            </w:r>
          </w:p>
        </w:tc>
        <w:tc>
          <w:tcPr>
            <w:tcW w:w="383" w:type="pct"/>
            <w:shd w:val="clear" w:color="auto" w:fill="auto"/>
          </w:tcPr>
          <w:p w14:paraId="001F771A" w14:textId="6A854BB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16.8.0</w:t>
            </w:r>
          </w:p>
        </w:tc>
        <w:tc>
          <w:tcPr>
            <w:tcW w:w="760" w:type="pct"/>
          </w:tcPr>
          <w:p w14:paraId="1681E779" w14:textId="16B5E74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NR_eMIMO-Core</w:t>
            </w:r>
          </w:p>
        </w:tc>
        <w:tc>
          <w:tcPr>
            <w:tcW w:w="295" w:type="pct"/>
          </w:tcPr>
          <w:p w14:paraId="0FEB476D" w14:textId="5B771D3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0095</w:t>
            </w:r>
          </w:p>
        </w:tc>
        <w:tc>
          <w:tcPr>
            <w:tcW w:w="285" w:type="pct"/>
          </w:tcPr>
          <w:p w14:paraId="501FCF0D"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6F57173D" w14:textId="03A868D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144DF6E2" w14:textId="77777777" w:rsidTr="00434897">
        <w:trPr>
          <w:trHeight w:val="20"/>
        </w:trPr>
        <w:tc>
          <w:tcPr>
            <w:tcW w:w="426" w:type="pct"/>
          </w:tcPr>
          <w:p w14:paraId="37F72B4C" w14:textId="6C57B14A" w:rsidR="00FF7F9A" w:rsidRPr="004E1086" w:rsidRDefault="002328C4" w:rsidP="00FF7F9A">
            <w:pPr>
              <w:rPr>
                <w:rFonts w:ascii="Arial" w:eastAsia="Times New Roman" w:hAnsi="Arial" w:cs="Arial"/>
                <w:color w:val="000000"/>
                <w:sz w:val="14"/>
                <w:szCs w:val="14"/>
                <w:lang w:eastAsia="en-GB"/>
              </w:rPr>
            </w:pPr>
            <w:hyperlink r:id="rId2535" w:history="1">
              <w:r w:rsidR="004371F4">
                <w:rPr>
                  <w:rStyle w:val="Hyperlink"/>
                  <w:rFonts w:ascii="Arial" w:hAnsi="Arial" w:cs="Arial"/>
                  <w:sz w:val="14"/>
                  <w:szCs w:val="14"/>
                </w:rPr>
                <w:t>R1-2202802</w:t>
              </w:r>
            </w:hyperlink>
          </w:p>
        </w:tc>
        <w:tc>
          <w:tcPr>
            <w:tcW w:w="1045" w:type="pct"/>
          </w:tcPr>
          <w:p w14:paraId="619E182B" w14:textId="032CDF6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 of NZC partitioning in eType II CSI</w:t>
            </w:r>
          </w:p>
        </w:tc>
        <w:tc>
          <w:tcPr>
            <w:tcW w:w="905" w:type="pct"/>
          </w:tcPr>
          <w:p w14:paraId="1ACB3D62" w14:textId="6B84686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Moderator (Qualcomm Incorporated), Nokia, Nokia Shanghai Bell, ZTE, Ericsson</w:t>
            </w:r>
          </w:p>
        </w:tc>
        <w:tc>
          <w:tcPr>
            <w:tcW w:w="265" w:type="pct"/>
          </w:tcPr>
          <w:p w14:paraId="58170944" w14:textId="51A5673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4CB7B304" w14:textId="5176BF2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38.212</w:t>
            </w:r>
          </w:p>
        </w:tc>
        <w:tc>
          <w:tcPr>
            <w:tcW w:w="383" w:type="pct"/>
            <w:shd w:val="clear" w:color="auto" w:fill="auto"/>
          </w:tcPr>
          <w:p w14:paraId="5918AC62" w14:textId="5390A1F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78F90BA5" w14:textId="6EA1AC2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NR_eMIMO-Core</w:t>
            </w:r>
          </w:p>
        </w:tc>
        <w:tc>
          <w:tcPr>
            <w:tcW w:w="295" w:type="pct"/>
          </w:tcPr>
          <w:p w14:paraId="172B3A8A" w14:textId="4B5591C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0096</w:t>
            </w:r>
          </w:p>
        </w:tc>
        <w:tc>
          <w:tcPr>
            <w:tcW w:w="285" w:type="pct"/>
          </w:tcPr>
          <w:p w14:paraId="7071794D"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4C476F84" w14:textId="2CC6823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A</w:t>
            </w:r>
          </w:p>
        </w:tc>
      </w:tr>
      <w:tr w:rsidR="00434897" w:rsidRPr="004E1086" w14:paraId="00D4B924" w14:textId="77777777" w:rsidTr="00434897">
        <w:trPr>
          <w:trHeight w:val="20"/>
        </w:trPr>
        <w:tc>
          <w:tcPr>
            <w:tcW w:w="426" w:type="pct"/>
          </w:tcPr>
          <w:p w14:paraId="0E28A9AD" w14:textId="2D493D87" w:rsidR="00FF7F9A" w:rsidRPr="004E1086" w:rsidRDefault="002328C4" w:rsidP="00FF7F9A">
            <w:pPr>
              <w:rPr>
                <w:rFonts w:ascii="Arial" w:eastAsia="Times New Roman" w:hAnsi="Arial" w:cs="Arial"/>
                <w:color w:val="000000"/>
                <w:sz w:val="14"/>
                <w:szCs w:val="14"/>
                <w:lang w:eastAsia="en-GB"/>
              </w:rPr>
            </w:pPr>
            <w:hyperlink r:id="rId2536" w:history="1">
              <w:r w:rsidR="004371F4">
                <w:rPr>
                  <w:rStyle w:val="Hyperlink"/>
                  <w:rFonts w:ascii="Arial" w:hAnsi="Arial" w:cs="Arial"/>
                  <w:sz w:val="14"/>
                  <w:szCs w:val="14"/>
                </w:rPr>
                <w:t>R1-2202805</w:t>
              </w:r>
            </w:hyperlink>
          </w:p>
        </w:tc>
        <w:tc>
          <w:tcPr>
            <w:tcW w:w="1045" w:type="pct"/>
          </w:tcPr>
          <w:p w14:paraId="16D30CBC" w14:textId="26774EA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HARQ-ACK timing parameters for Rel-16</w:t>
            </w:r>
          </w:p>
        </w:tc>
        <w:tc>
          <w:tcPr>
            <w:tcW w:w="905" w:type="pct"/>
          </w:tcPr>
          <w:p w14:paraId="1E3C6256" w14:textId="4A11386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Moderator (Samsung), ZTE, Sanechips, Lenovo</w:t>
            </w:r>
          </w:p>
        </w:tc>
        <w:tc>
          <w:tcPr>
            <w:tcW w:w="265" w:type="pct"/>
          </w:tcPr>
          <w:p w14:paraId="4177F081" w14:textId="11ACC7A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Rel-16</w:t>
            </w:r>
          </w:p>
        </w:tc>
        <w:tc>
          <w:tcPr>
            <w:tcW w:w="361" w:type="pct"/>
            <w:shd w:val="clear" w:color="auto" w:fill="auto"/>
          </w:tcPr>
          <w:p w14:paraId="0E04F713" w14:textId="2C74AA3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38.213</w:t>
            </w:r>
          </w:p>
        </w:tc>
        <w:tc>
          <w:tcPr>
            <w:tcW w:w="383" w:type="pct"/>
            <w:shd w:val="clear" w:color="auto" w:fill="auto"/>
          </w:tcPr>
          <w:p w14:paraId="0C420D5A" w14:textId="12B2B13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16.8.0</w:t>
            </w:r>
          </w:p>
        </w:tc>
        <w:tc>
          <w:tcPr>
            <w:tcW w:w="760" w:type="pct"/>
          </w:tcPr>
          <w:p w14:paraId="1C03751C" w14:textId="6C45250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NR_unlic-Core</w:t>
            </w:r>
          </w:p>
        </w:tc>
        <w:tc>
          <w:tcPr>
            <w:tcW w:w="295" w:type="pct"/>
          </w:tcPr>
          <w:p w14:paraId="3EF7ECCD" w14:textId="33AB6C0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0282</w:t>
            </w:r>
          </w:p>
        </w:tc>
        <w:tc>
          <w:tcPr>
            <w:tcW w:w="285" w:type="pct"/>
          </w:tcPr>
          <w:p w14:paraId="48443908"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7C4CC976" w14:textId="525BBEE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7E62298C" w14:textId="77777777" w:rsidTr="00434897">
        <w:trPr>
          <w:trHeight w:val="20"/>
        </w:trPr>
        <w:tc>
          <w:tcPr>
            <w:tcW w:w="426" w:type="pct"/>
          </w:tcPr>
          <w:p w14:paraId="6CE69A95" w14:textId="652E33ED" w:rsidR="00FF7F9A" w:rsidRPr="004E1086" w:rsidRDefault="002328C4" w:rsidP="00FF7F9A">
            <w:pPr>
              <w:rPr>
                <w:rFonts w:ascii="Arial" w:eastAsia="Times New Roman" w:hAnsi="Arial" w:cs="Arial"/>
                <w:color w:val="000000"/>
                <w:sz w:val="14"/>
                <w:szCs w:val="14"/>
                <w:lang w:eastAsia="en-GB"/>
              </w:rPr>
            </w:pPr>
            <w:hyperlink r:id="rId2537" w:history="1">
              <w:r w:rsidR="004371F4">
                <w:rPr>
                  <w:rStyle w:val="Hyperlink"/>
                  <w:rFonts w:ascii="Arial" w:hAnsi="Arial" w:cs="Arial"/>
                  <w:sz w:val="14"/>
                  <w:szCs w:val="14"/>
                </w:rPr>
                <w:t>R1-2202806</w:t>
              </w:r>
            </w:hyperlink>
          </w:p>
        </w:tc>
        <w:tc>
          <w:tcPr>
            <w:tcW w:w="1045" w:type="pct"/>
          </w:tcPr>
          <w:p w14:paraId="3C293005" w14:textId="0966970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HARQ-ACK timing parameters for Rel-17</w:t>
            </w:r>
          </w:p>
        </w:tc>
        <w:tc>
          <w:tcPr>
            <w:tcW w:w="905" w:type="pct"/>
          </w:tcPr>
          <w:p w14:paraId="30835F9F" w14:textId="3FBC6A3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Moderator (Samsung), ZTE, Sanechips, Lenovo</w:t>
            </w:r>
          </w:p>
        </w:tc>
        <w:tc>
          <w:tcPr>
            <w:tcW w:w="265" w:type="pct"/>
          </w:tcPr>
          <w:p w14:paraId="3ED45EE7" w14:textId="3A4494A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7BCF4CF3" w14:textId="7408ADF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38.213</w:t>
            </w:r>
          </w:p>
        </w:tc>
        <w:tc>
          <w:tcPr>
            <w:tcW w:w="383" w:type="pct"/>
            <w:shd w:val="clear" w:color="auto" w:fill="auto"/>
          </w:tcPr>
          <w:p w14:paraId="48F688B4" w14:textId="0C0736B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4A5E9477" w14:textId="0BCA33A4"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NR_unlic-Core</w:t>
            </w:r>
          </w:p>
        </w:tc>
        <w:tc>
          <w:tcPr>
            <w:tcW w:w="295" w:type="pct"/>
          </w:tcPr>
          <w:p w14:paraId="3FF849A7" w14:textId="672BE06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0283</w:t>
            </w:r>
          </w:p>
        </w:tc>
        <w:tc>
          <w:tcPr>
            <w:tcW w:w="285" w:type="pct"/>
          </w:tcPr>
          <w:p w14:paraId="332E6116"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154F6588" w14:textId="194D011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A</w:t>
            </w:r>
          </w:p>
        </w:tc>
      </w:tr>
      <w:tr w:rsidR="00434897" w:rsidRPr="004E1086" w14:paraId="152D8A0C" w14:textId="77777777" w:rsidTr="00434897">
        <w:trPr>
          <w:trHeight w:val="20"/>
        </w:trPr>
        <w:tc>
          <w:tcPr>
            <w:tcW w:w="426" w:type="pct"/>
          </w:tcPr>
          <w:p w14:paraId="58E66221" w14:textId="5BC41ED7" w:rsidR="00FF7F9A" w:rsidRPr="004E1086" w:rsidRDefault="002328C4" w:rsidP="00FF7F9A">
            <w:pPr>
              <w:rPr>
                <w:rFonts w:ascii="Arial" w:eastAsia="Times New Roman" w:hAnsi="Arial" w:cs="Arial"/>
                <w:color w:val="000000"/>
                <w:sz w:val="14"/>
                <w:szCs w:val="14"/>
                <w:lang w:eastAsia="en-GB"/>
              </w:rPr>
            </w:pPr>
            <w:hyperlink r:id="rId2538" w:history="1">
              <w:r w:rsidR="004371F4">
                <w:rPr>
                  <w:rStyle w:val="Hyperlink"/>
                  <w:rFonts w:ascii="Arial" w:hAnsi="Arial" w:cs="Arial"/>
                  <w:sz w:val="14"/>
                  <w:szCs w:val="14"/>
                </w:rPr>
                <w:t>R1-2202819</w:t>
              </w:r>
            </w:hyperlink>
          </w:p>
        </w:tc>
        <w:tc>
          <w:tcPr>
            <w:tcW w:w="1045" w:type="pct"/>
          </w:tcPr>
          <w:p w14:paraId="6A005347" w14:textId="3895F38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CR on properties of tdd-UL-DL-ConfigurationDedicated and tdd-UL-DL-configurationDedicated-IAB-MT</w:t>
            </w:r>
          </w:p>
        </w:tc>
        <w:tc>
          <w:tcPr>
            <w:tcW w:w="905" w:type="pct"/>
          </w:tcPr>
          <w:p w14:paraId="5DACBE48" w14:textId="6BAD478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Moderator (Qualcomm), Ericsson</w:t>
            </w:r>
          </w:p>
        </w:tc>
        <w:tc>
          <w:tcPr>
            <w:tcW w:w="265" w:type="pct"/>
          </w:tcPr>
          <w:p w14:paraId="443C2F6B" w14:textId="719E080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Rel-16</w:t>
            </w:r>
          </w:p>
        </w:tc>
        <w:tc>
          <w:tcPr>
            <w:tcW w:w="361" w:type="pct"/>
            <w:shd w:val="clear" w:color="auto" w:fill="auto"/>
          </w:tcPr>
          <w:p w14:paraId="16E0D054" w14:textId="56A76D8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38.213</w:t>
            </w:r>
          </w:p>
        </w:tc>
        <w:tc>
          <w:tcPr>
            <w:tcW w:w="383" w:type="pct"/>
            <w:shd w:val="clear" w:color="auto" w:fill="auto"/>
          </w:tcPr>
          <w:p w14:paraId="17868C48" w14:textId="7021C4A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16.8.0</w:t>
            </w:r>
          </w:p>
        </w:tc>
        <w:tc>
          <w:tcPr>
            <w:tcW w:w="760" w:type="pct"/>
          </w:tcPr>
          <w:p w14:paraId="292ACEE4" w14:textId="5A82617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NR_IAB-Core</w:t>
            </w:r>
          </w:p>
        </w:tc>
        <w:tc>
          <w:tcPr>
            <w:tcW w:w="295" w:type="pct"/>
          </w:tcPr>
          <w:p w14:paraId="14F24B2E" w14:textId="56E1AC3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0284</w:t>
            </w:r>
          </w:p>
        </w:tc>
        <w:tc>
          <w:tcPr>
            <w:tcW w:w="285" w:type="pct"/>
          </w:tcPr>
          <w:p w14:paraId="2E3AD910"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22A5FAE1" w14:textId="2A992E6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D</w:t>
            </w:r>
          </w:p>
        </w:tc>
      </w:tr>
      <w:tr w:rsidR="00434897" w:rsidRPr="004E1086" w14:paraId="5298A845" w14:textId="77777777" w:rsidTr="00434897">
        <w:trPr>
          <w:trHeight w:val="20"/>
        </w:trPr>
        <w:tc>
          <w:tcPr>
            <w:tcW w:w="426" w:type="pct"/>
          </w:tcPr>
          <w:p w14:paraId="17DC925A" w14:textId="73D51179" w:rsidR="00FF7F9A" w:rsidRPr="004E1086" w:rsidRDefault="002328C4" w:rsidP="00FF7F9A">
            <w:pPr>
              <w:rPr>
                <w:rFonts w:ascii="Arial" w:eastAsia="Times New Roman" w:hAnsi="Arial" w:cs="Arial"/>
                <w:color w:val="000000"/>
                <w:sz w:val="14"/>
                <w:szCs w:val="14"/>
                <w:lang w:eastAsia="en-GB"/>
              </w:rPr>
            </w:pPr>
            <w:hyperlink r:id="rId2539" w:history="1">
              <w:r w:rsidR="004371F4">
                <w:rPr>
                  <w:rStyle w:val="Hyperlink"/>
                  <w:rFonts w:ascii="Arial" w:hAnsi="Arial" w:cs="Arial"/>
                  <w:sz w:val="14"/>
                  <w:szCs w:val="14"/>
                </w:rPr>
                <w:t>R1-2202820</w:t>
              </w:r>
            </w:hyperlink>
          </w:p>
        </w:tc>
        <w:tc>
          <w:tcPr>
            <w:tcW w:w="1045" w:type="pct"/>
          </w:tcPr>
          <w:p w14:paraId="55C075A2" w14:textId="79DFFB3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CR on properties of tdd-UL-DL-ConfigurationDedicated and tdd-UL-DL-configurationDedicated-IAB-MT</w:t>
            </w:r>
          </w:p>
        </w:tc>
        <w:tc>
          <w:tcPr>
            <w:tcW w:w="905" w:type="pct"/>
          </w:tcPr>
          <w:p w14:paraId="4CF38106" w14:textId="20B4810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Moderator (Qualcomm), Ericsson</w:t>
            </w:r>
          </w:p>
        </w:tc>
        <w:tc>
          <w:tcPr>
            <w:tcW w:w="265" w:type="pct"/>
          </w:tcPr>
          <w:p w14:paraId="53C6BA87" w14:textId="47C60D7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0F15A1C3" w14:textId="13FF124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38.213</w:t>
            </w:r>
          </w:p>
        </w:tc>
        <w:tc>
          <w:tcPr>
            <w:tcW w:w="383" w:type="pct"/>
            <w:shd w:val="clear" w:color="auto" w:fill="auto"/>
          </w:tcPr>
          <w:p w14:paraId="598CB5BB" w14:textId="3B6D004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116E275C" w14:textId="5FB0F03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NR_IAB-Core</w:t>
            </w:r>
          </w:p>
        </w:tc>
        <w:tc>
          <w:tcPr>
            <w:tcW w:w="295" w:type="pct"/>
          </w:tcPr>
          <w:p w14:paraId="2474C49C" w14:textId="21FB9BC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0285</w:t>
            </w:r>
          </w:p>
        </w:tc>
        <w:tc>
          <w:tcPr>
            <w:tcW w:w="285" w:type="pct"/>
          </w:tcPr>
          <w:p w14:paraId="2EA7551D"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6478F51A" w14:textId="4C943DE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A</w:t>
            </w:r>
          </w:p>
        </w:tc>
      </w:tr>
      <w:tr w:rsidR="00434897" w:rsidRPr="004E1086" w14:paraId="65B340FE" w14:textId="77777777" w:rsidTr="00434897">
        <w:trPr>
          <w:trHeight w:val="20"/>
        </w:trPr>
        <w:tc>
          <w:tcPr>
            <w:tcW w:w="426" w:type="pct"/>
          </w:tcPr>
          <w:p w14:paraId="5A338A32" w14:textId="301CB50E" w:rsidR="00FF7F9A" w:rsidRPr="004E1086" w:rsidRDefault="002328C4" w:rsidP="00FF7F9A">
            <w:pPr>
              <w:rPr>
                <w:rFonts w:ascii="Arial" w:eastAsia="Times New Roman" w:hAnsi="Arial" w:cs="Arial"/>
                <w:color w:val="000000"/>
                <w:sz w:val="14"/>
                <w:szCs w:val="14"/>
                <w:lang w:eastAsia="en-GB"/>
              </w:rPr>
            </w:pPr>
            <w:hyperlink r:id="rId2540" w:history="1">
              <w:r w:rsidR="004371F4">
                <w:rPr>
                  <w:rStyle w:val="Hyperlink"/>
                  <w:rFonts w:ascii="Arial" w:hAnsi="Arial" w:cs="Arial"/>
                  <w:sz w:val="14"/>
                  <w:szCs w:val="14"/>
                </w:rPr>
                <w:t>R1-2202826</w:t>
              </w:r>
            </w:hyperlink>
          </w:p>
        </w:tc>
        <w:tc>
          <w:tcPr>
            <w:tcW w:w="1045" w:type="pct"/>
          </w:tcPr>
          <w:p w14:paraId="2FBB76A8" w14:textId="0DDD612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Introduction of Rel-17 enhancements</w:t>
            </w:r>
          </w:p>
        </w:tc>
        <w:tc>
          <w:tcPr>
            <w:tcW w:w="905" w:type="pct"/>
          </w:tcPr>
          <w:p w14:paraId="68BA88D7" w14:textId="00E4D7E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Qualcomm Incorporated (Editor)</w:t>
            </w:r>
          </w:p>
        </w:tc>
        <w:tc>
          <w:tcPr>
            <w:tcW w:w="265" w:type="pct"/>
          </w:tcPr>
          <w:p w14:paraId="22AA879B" w14:textId="663C993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457C5142" w14:textId="3DCF491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36.976</w:t>
            </w:r>
          </w:p>
        </w:tc>
        <w:tc>
          <w:tcPr>
            <w:tcW w:w="383" w:type="pct"/>
            <w:shd w:val="clear" w:color="auto" w:fill="auto"/>
          </w:tcPr>
          <w:p w14:paraId="1511091A" w14:textId="543503A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16.0.0</w:t>
            </w:r>
          </w:p>
        </w:tc>
        <w:tc>
          <w:tcPr>
            <w:tcW w:w="760" w:type="pct"/>
          </w:tcPr>
          <w:p w14:paraId="0088F12F" w14:textId="10D9EBE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LTE_terr_bcast_bands_part1-Core</w:t>
            </w:r>
          </w:p>
        </w:tc>
        <w:tc>
          <w:tcPr>
            <w:tcW w:w="295" w:type="pct"/>
          </w:tcPr>
          <w:p w14:paraId="69B3876B" w14:textId="133B7BF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0001</w:t>
            </w:r>
          </w:p>
        </w:tc>
        <w:tc>
          <w:tcPr>
            <w:tcW w:w="285" w:type="pct"/>
          </w:tcPr>
          <w:p w14:paraId="275F0A8F"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0424DF01" w14:textId="6C0EBEE4"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B</w:t>
            </w:r>
          </w:p>
        </w:tc>
      </w:tr>
      <w:tr w:rsidR="00434897" w:rsidRPr="004E1086" w14:paraId="60AB5BE7" w14:textId="77777777" w:rsidTr="00434897">
        <w:trPr>
          <w:trHeight w:val="20"/>
        </w:trPr>
        <w:tc>
          <w:tcPr>
            <w:tcW w:w="426" w:type="pct"/>
          </w:tcPr>
          <w:p w14:paraId="4EA609D5" w14:textId="5E654BE4" w:rsidR="00FF7F9A" w:rsidRPr="004E1086" w:rsidRDefault="002328C4" w:rsidP="00FF7F9A">
            <w:pPr>
              <w:rPr>
                <w:rFonts w:ascii="Arial" w:eastAsia="Times New Roman" w:hAnsi="Arial" w:cs="Arial"/>
                <w:color w:val="000000"/>
                <w:sz w:val="14"/>
                <w:szCs w:val="14"/>
                <w:lang w:eastAsia="en-GB"/>
              </w:rPr>
            </w:pPr>
            <w:hyperlink r:id="rId2541" w:history="1">
              <w:r w:rsidR="004371F4">
                <w:rPr>
                  <w:rStyle w:val="Hyperlink"/>
                  <w:rFonts w:ascii="Arial" w:hAnsi="Arial" w:cs="Arial"/>
                  <w:sz w:val="14"/>
                  <w:szCs w:val="14"/>
                </w:rPr>
                <w:t>R1-2202844</w:t>
              </w:r>
            </w:hyperlink>
          </w:p>
        </w:tc>
        <w:tc>
          <w:tcPr>
            <w:tcW w:w="1045" w:type="pct"/>
          </w:tcPr>
          <w:p w14:paraId="03A6996D" w14:textId="72BA47B5" w:rsidR="00FF7F9A" w:rsidRPr="004E1086" w:rsidRDefault="00FF7F9A" w:rsidP="00FF7F9A">
            <w:pPr>
              <w:rPr>
                <w:rFonts w:ascii="Arial" w:eastAsia="Times New Roman" w:hAnsi="Arial" w:cs="Arial"/>
                <w:color w:val="000000"/>
                <w:sz w:val="14"/>
                <w:szCs w:val="14"/>
                <w:lang w:val="fr-FR" w:eastAsia="en-GB"/>
              </w:rPr>
            </w:pPr>
            <w:r w:rsidRPr="004E1086">
              <w:rPr>
                <w:rFonts w:ascii="Arial" w:hAnsi="Arial" w:cs="Arial"/>
                <w:sz w:val="14"/>
                <w:szCs w:val="14"/>
                <w:lang w:val="fr-FR"/>
              </w:rPr>
              <w:t>Correction on Rel-16 UE dormancy adaptation</w:t>
            </w:r>
          </w:p>
        </w:tc>
        <w:tc>
          <w:tcPr>
            <w:tcW w:w="905" w:type="pct"/>
          </w:tcPr>
          <w:p w14:paraId="19316E32" w14:textId="6F5DEDB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Moderator (Huawei), HiSilicon</w:t>
            </w:r>
          </w:p>
        </w:tc>
        <w:tc>
          <w:tcPr>
            <w:tcW w:w="265" w:type="pct"/>
          </w:tcPr>
          <w:p w14:paraId="23D53E9B" w14:textId="0175E5E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Rel-16</w:t>
            </w:r>
          </w:p>
        </w:tc>
        <w:tc>
          <w:tcPr>
            <w:tcW w:w="361" w:type="pct"/>
            <w:shd w:val="clear" w:color="auto" w:fill="auto"/>
          </w:tcPr>
          <w:p w14:paraId="28D13D5F" w14:textId="2301364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38.212</w:t>
            </w:r>
          </w:p>
        </w:tc>
        <w:tc>
          <w:tcPr>
            <w:tcW w:w="383" w:type="pct"/>
            <w:shd w:val="clear" w:color="auto" w:fill="auto"/>
          </w:tcPr>
          <w:p w14:paraId="1C3F86F1" w14:textId="008BB1C4"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16.8.0</w:t>
            </w:r>
          </w:p>
        </w:tc>
        <w:tc>
          <w:tcPr>
            <w:tcW w:w="760" w:type="pct"/>
          </w:tcPr>
          <w:p w14:paraId="333F1A0B" w14:textId="0A2F49C4"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LTE_NR_DC_CA_enh-Core, NR_UE_pow_sav-Core</w:t>
            </w:r>
          </w:p>
        </w:tc>
        <w:tc>
          <w:tcPr>
            <w:tcW w:w="295" w:type="pct"/>
          </w:tcPr>
          <w:p w14:paraId="2F84AE39" w14:textId="532D9DB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0097</w:t>
            </w:r>
          </w:p>
        </w:tc>
        <w:tc>
          <w:tcPr>
            <w:tcW w:w="285" w:type="pct"/>
          </w:tcPr>
          <w:p w14:paraId="101C7F5A"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304E4D7A" w14:textId="180830F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6610B7FD" w14:textId="77777777" w:rsidTr="00434897">
        <w:trPr>
          <w:trHeight w:val="20"/>
        </w:trPr>
        <w:tc>
          <w:tcPr>
            <w:tcW w:w="426" w:type="pct"/>
          </w:tcPr>
          <w:p w14:paraId="2CFA681C" w14:textId="20490479" w:rsidR="00FF7F9A" w:rsidRPr="004E1086" w:rsidRDefault="002328C4" w:rsidP="00FF7F9A">
            <w:pPr>
              <w:rPr>
                <w:rFonts w:ascii="Arial" w:eastAsia="Times New Roman" w:hAnsi="Arial" w:cs="Arial"/>
                <w:color w:val="000000"/>
                <w:sz w:val="14"/>
                <w:szCs w:val="14"/>
                <w:lang w:eastAsia="en-GB"/>
              </w:rPr>
            </w:pPr>
            <w:hyperlink r:id="rId2542" w:history="1">
              <w:r w:rsidR="004371F4">
                <w:rPr>
                  <w:rStyle w:val="Hyperlink"/>
                  <w:rFonts w:ascii="Arial" w:hAnsi="Arial" w:cs="Arial"/>
                  <w:sz w:val="14"/>
                  <w:szCs w:val="14"/>
                </w:rPr>
                <w:t>R1-2202845</w:t>
              </w:r>
            </w:hyperlink>
          </w:p>
        </w:tc>
        <w:tc>
          <w:tcPr>
            <w:tcW w:w="1045" w:type="pct"/>
          </w:tcPr>
          <w:p w14:paraId="46B53C16" w14:textId="29B2D88A" w:rsidR="00FF7F9A" w:rsidRPr="004E1086" w:rsidRDefault="00FF7F9A" w:rsidP="00FF7F9A">
            <w:pPr>
              <w:rPr>
                <w:rFonts w:ascii="Arial" w:eastAsia="Times New Roman" w:hAnsi="Arial" w:cs="Arial"/>
                <w:color w:val="000000"/>
                <w:sz w:val="14"/>
                <w:szCs w:val="14"/>
                <w:lang w:val="fr-FR" w:eastAsia="en-GB"/>
              </w:rPr>
            </w:pPr>
            <w:r w:rsidRPr="004E1086">
              <w:rPr>
                <w:rFonts w:ascii="Arial" w:hAnsi="Arial" w:cs="Arial"/>
                <w:sz w:val="14"/>
                <w:szCs w:val="14"/>
                <w:lang w:val="fr-FR"/>
              </w:rPr>
              <w:t>Correction on Rel-16 UE dormancy adaptation</w:t>
            </w:r>
          </w:p>
        </w:tc>
        <w:tc>
          <w:tcPr>
            <w:tcW w:w="905" w:type="pct"/>
          </w:tcPr>
          <w:p w14:paraId="47C0FC05" w14:textId="4D29F61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Moderator (Huawei), HiSilicon</w:t>
            </w:r>
          </w:p>
        </w:tc>
        <w:tc>
          <w:tcPr>
            <w:tcW w:w="265" w:type="pct"/>
          </w:tcPr>
          <w:p w14:paraId="231AA659" w14:textId="5DD2563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28F18E7A" w14:textId="6941C2C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38.212</w:t>
            </w:r>
          </w:p>
        </w:tc>
        <w:tc>
          <w:tcPr>
            <w:tcW w:w="383" w:type="pct"/>
            <w:shd w:val="clear" w:color="auto" w:fill="auto"/>
          </w:tcPr>
          <w:p w14:paraId="77508AFD" w14:textId="1ADB68B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4F5A5CBA" w14:textId="6E4C6B4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LTE_NR_DC_CA_enh-Core, NR_UE_pow_sav-Core</w:t>
            </w:r>
          </w:p>
        </w:tc>
        <w:tc>
          <w:tcPr>
            <w:tcW w:w="295" w:type="pct"/>
          </w:tcPr>
          <w:p w14:paraId="43A7E6BB" w14:textId="04BC4AE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0098</w:t>
            </w:r>
          </w:p>
        </w:tc>
        <w:tc>
          <w:tcPr>
            <w:tcW w:w="285" w:type="pct"/>
          </w:tcPr>
          <w:p w14:paraId="1B4B6C0D"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377CF994" w14:textId="4691435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A</w:t>
            </w:r>
          </w:p>
        </w:tc>
      </w:tr>
      <w:tr w:rsidR="00434897" w:rsidRPr="004E1086" w14:paraId="5A93F83E" w14:textId="77777777" w:rsidTr="00434897">
        <w:trPr>
          <w:trHeight w:val="20"/>
        </w:trPr>
        <w:tc>
          <w:tcPr>
            <w:tcW w:w="426" w:type="pct"/>
          </w:tcPr>
          <w:p w14:paraId="3E1FB7A2" w14:textId="66D4D81D" w:rsidR="00FF7F9A" w:rsidRPr="004E1086" w:rsidRDefault="002328C4" w:rsidP="00FF7F9A">
            <w:pPr>
              <w:rPr>
                <w:rFonts w:ascii="Arial" w:eastAsia="Times New Roman" w:hAnsi="Arial" w:cs="Arial"/>
                <w:color w:val="000000"/>
                <w:sz w:val="14"/>
                <w:szCs w:val="14"/>
                <w:lang w:eastAsia="en-GB"/>
              </w:rPr>
            </w:pPr>
            <w:hyperlink r:id="rId2543" w:history="1">
              <w:r w:rsidR="004371F4">
                <w:rPr>
                  <w:rStyle w:val="Hyperlink"/>
                  <w:rFonts w:ascii="Arial" w:hAnsi="Arial" w:cs="Arial"/>
                  <w:sz w:val="14"/>
                  <w:szCs w:val="14"/>
                </w:rPr>
                <w:t>R1-2202898</w:t>
              </w:r>
            </w:hyperlink>
          </w:p>
        </w:tc>
        <w:tc>
          <w:tcPr>
            <w:tcW w:w="1045" w:type="pct"/>
          </w:tcPr>
          <w:p w14:paraId="688847EC" w14:textId="56A62E7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Clarification of the SPS PDSCH activation and HARQ-ACK transmission for the 1st SPS PDSCH</w:t>
            </w:r>
          </w:p>
        </w:tc>
        <w:tc>
          <w:tcPr>
            <w:tcW w:w="905" w:type="pct"/>
          </w:tcPr>
          <w:p w14:paraId="47029F5A" w14:textId="40525AE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Moderator (Nokia)</w:t>
            </w:r>
          </w:p>
        </w:tc>
        <w:tc>
          <w:tcPr>
            <w:tcW w:w="265" w:type="pct"/>
          </w:tcPr>
          <w:p w14:paraId="68CD4238" w14:textId="32766CE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Rel-16</w:t>
            </w:r>
          </w:p>
        </w:tc>
        <w:tc>
          <w:tcPr>
            <w:tcW w:w="361" w:type="pct"/>
            <w:shd w:val="clear" w:color="auto" w:fill="auto"/>
          </w:tcPr>
          <w:p w14:paraId="2A6F5E38" w14:textId="043C554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38.213</w:t>
            </w:r>
          </w:p>
        </w:tc>
        <w:tc>
          <w:tcPr>
            <w:tcW w:w="383" w:type="pct"/>
            <w:shd w:val="clear" w:color="auto" w:fill="auto"/>
          </w:tcPr>
          <w:p w14:paraId="3B7769DE" w14:textId="19A02E3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16.8.0</w:t>
            </w:r>
          </w:p>
        </w:tc>
        <w:tc>
          <w:tcPr>
            <w:tcW w:w="760" w:type="pct"/>
          </w:tcPr>
          <w:p w14:paraId="2EB01286" w14:textId="311A521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NR_L1enh_URLLC-Core</w:t>
            </w:r>
          </w:p>
        </w:tc>
        <w:tc>
          <w:tcPr>
            <w:tcW w:w="295" w:type="pct"/>
          </w:tcPr>
          <w:p w14:paraId="42BFDBCE" w14:textId="59CB3EB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0286</w:t>
            </w:r>
          </w:p>
        </w:tc>
        <w:tc>
          <w:tcPr>
            <w:tcW w:w="285" w:type="pct"/>
          </w:tcPr>
          <w:p w14:paraId="55603DDC"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6831FA76" w14:textId="653141C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14ED8300" w14:textId="77777777" w:rsidTr="00434897">
        <w:trPr>
          <w:trHeight w:val="20"/>
        </w:trPr>
        <w:tc>
          <w:tcPr>
            <w:tcW w:w="426" w:type="pct"/>
          </w:tcPr>
          <w:p w14:paraId="365CB057" w14:textId="7C251D45" w:rsidR="00FF7F9A" w:rsidRPr="004E1086" w:rsidRDefault="002328C4" w:rsidP="00FF7F9A">
            <w:pPr>
              <w:rPr>
                <w:rFonts w:ascii="Arial" w:eastAsia="Times New Roman" w:hAnsi="Arial" w:cs="Arial"/>
                <w:color w:val="000000"/>
                <w:sz w:val="14"/>
                <w:szCs w:val="14"/>
                <w:lang w:eastAsia="en-GB"/>
              </w:rPr>
            </w:pPr>
            <w:hyperlink r:id="rId2544" w:history="1">
              <w:r w:rsidR="004371F4">
                <w:rPr>
                  <w:rStyle w:val="Hyperlink"/>
                  <w:rFonts w:ascii="Arial" w:hAnsi="Arial" w:cs="Arial"/>
                  <w:sz w:val="14"/>
                  <w:szCs w:val="14"/>
                </w:rPr>
                <w:t>R1-2202899</w:t>
              </w:r>
            </w:hyperlink>
          </w:p>
        </w:tc>
        <w:tc>
          <w:tcPr>
            <w:tcW w:w="1045" w:type="pct"/>
          </w:tcPr>
          <w:p w14:paraId="50D8FDEC" w14:textId="1E61B36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Clarification of the SPS PDSCH activation and HARQ-ACK transmission for the 1st SPS PDSCH</w:t>
            </w:r>
          </w:p>
        </w:tc>
        <w:tc>
          <w:tcPr>
            <w:tcW w:w="905" w:type="pct"/>
          </w:tcPr>
          <w:p w14:paraId="2DD44F59" w14:textId="252D024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Moderator (Nokia)</w:t>
            </w:r>
          </w:p>
        </w:tc>
        <w:tc>
          <w:tcPr>
            <w:tcW w:w="265" w:type="pct"/>
          </w:tcPr>
          <w:p w14:paraId="2F93932E" w14:textId="4ABD925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79A74EB7" w14:textId="65A516E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38.213</w:t>
            </w:r>
          </w:p>
        </w:tc>
        <w:tc>
          <w:tcPr>
            <w:tcW w:w="383" w:type="pct"/>
            <w:shd w:val="clear" w:color="auto" w:fill="auto"/>
          </w:tcPr>
          <w:p w14:paraId="38013A8A" w14:textId="096CBEA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69A63E02" w14:textId="2BDB475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NR_L1enh_URLLC-Core</w:t>
            </w:r>
          </w:p>
        </w:tc>
        <w:tc>
          <w:tcPr>
            <w:tcW w:w="295" w:type="pct"/>
          </w:tcPr>
          <w:p w14:paraId="3897BF6B" w14:textId="164BB3D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0287</w:t>
            </w:r>
          </w:p>
        </w:tc>
        <w:tc>
          <w:tcPr>
            <w:tcW w:w="285" w:type="pct"/>
          </w:tcPr>
          <w:p w14:paraId="30973899"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34631F6C" w14:textId="713DEDA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A</w:t>
            </w:r>
          </w:p>
        </w:tc>
      </w:tr>
      <w:tr w:rsidR="00434897" w:rsidRPr="004E1086" w14:paraId="3280D40A" w14:textId="77777777" w:rsidTr="00434897">
        <w:trPr>
          <w:trHeight w:val="20"/>
        </w:trPr>
        <w:tc>
          <w:tcPr>
            <w:tcW w:w="426" w:type="pct"/>
          </w:tcPr>
          <w:p w14:paraId="3904618B" w14:textId="18EA1477" w:rsidR="00FF7F9A" w:rsidRPr="004E1086" w:rsidRDefault="002328C4" w:rsidP="00FF7F9A">
            <w:pPr>
              <w:rPr>
                <w:rFonts w:ascii="Arial" w:eastAsia="Times New Roman" w:hAnsi="Arial" w:cs="Arial"/>
                <w:color w:val="000000"/>
                <w:sz w:val="14"/>
                <w:szCs w:val="14"/>
                <w:lang w:eastAsia="en-GB"/>
              </w:rPr>
            </w:pPr>
            <w:hyperlink r:id="rId2545" w:history="1">
              <w:r w:rsidR="004371F4">
                <w:rPr>
                  <w:rStyle w:val="Hyperlink"/>
                  <w:rFonts w:ascii="Arial" w:hAnsi="Arial" w:cs="Arial"/>
                  <w:sz w:val="14"/>
                  <w:szCs w:val="14"/>
                </w:rPr>
                <w:t>R1-2202944</w:t>
              </w:r>
            </w:hyperlink>
          </w:p>
        </w:tc>
        <w:tc>
          <w:tcPr>
            <w:tcW w:w="1045" w:type="pct"/>
          </w:tcPr>
          <w:p w14:paraId="1309E3D0" w14:textId="35C7BD9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Rel-16 editorial corrections for TS 38.213</w:t>
            </w:r>
          </w:p>
        </w:tc>
        <w:tc>
          <w:tcPr>
            <w:tcW w:w="905" w:type="pct"/>
          </w:tcPr>
          <w:p w14:paraId="003D91DC" w14:textId="4AC07E8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Samsung</w:t>
            </w:r>
          </w:p>
        </w:tc>
        <w:tc>
          <w:tcPr>
            <w:tcW w:w="265" w:type="pct"/>
          </w:tcPr>
          <w:p w14:paraId="582CE352" w14:textId="55C3D25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Rel-16</w:t>
            </w:r>
          </w:p>
        </w:tc>
        <w:tc>
          <w:tcPr>
            <w:tcW w:w="361" w:type="pct"/>
            <w:shd w:val="clear" w:color="auto" w:fill="auto"/>
          </w:tcPr>
          <w:p w14:paraId="76C75FC1" w14:textId="546A569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38.213</w:t>
            </w:r>
          </w:p>
        </w:tc>
        <w:tc>
          <w:tcPr>
            <w:tcW w:w="383" w:type="pct"/>
            <w:shd w:val="clear" w:color="auto" w:fill="auto"/>
          </w:tcPr>
          <w:p w14:paraId="337548C4" w14:textId="0E897F2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16.8.0</w:t>
            </w:r>
          </w:p>
        </w:tc>
        <w:tc>
          <w:tcPr>
            <w:tcW w:w="760" w:type="pct"/>
          </w:tcPr>
          <w:p w14:paraId="57216295" w14:textId="4BE0DFC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NR_2step_RACH-Core, NR_unlic-Core, NR_IAB-Core, 5G_V2X_NRSL-Core, NR_L1enh_URLLC-Core</w:t>
            </w:r>
          </w:p>
        </w:tc>
        <w:tc>
          <w:tcPr>
            <w:tcW w:w="295" w:type="pct"/>
          </w:tcPr>
          <w:p w14:paraId="336EF4AC" w14:textId="0CF4B30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0288</w:t>
            </w:r>
          </w:p>
        </w:tc>
        <w:tc>
          <w:tcPr>
            <w:tcW w:w="285" w:type="pct"/>
          </w:tcPr>
          <w:p w14:paraId="42AD38B6"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0A6569E0" w14:textId="2283D03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1DAD4398" w14:textId="77777777" w:rsidTr="00434897">
        <w:trPr>
          <w:trHeight w:val="20"/>
        </w:trPr>
        <w:tc>
          <w:tcPr>
            <w:tcW w:w="426" w:type="pct"/>
          </w:tcPr>
          <w:p w14:paraId="52BBD07F" w14:textId="36D49D45" w:rsidR="00FF7F9A" w:rsidRPr="004E1086" w:rsidRDefault="002328C4" w:rsidP="00FF7F9A">
            <w:pPr>
              <w:rPr>
                <w:rFonts w:ascii="Arial" w:eastAsia="Times New Roman" w:hAnsi="Arial" w:cs="Arial"/>
                <w:color w:val="000000"/>
                <w:sz w:val="14"/>
                <w:szCs w:val="14"/>
                <w:lang w:eastAsia="en-GB"/>
              </w:rPr>
            </w:pPr>
            <w:hyperlink r:id="rId2546" w:history="1">
              <w:r w:rsidR="004371F4">
                <w:rPr>
                  <w:rStyle w:val="Hyperlink"/>
                  <w:rFonts w:ascii="Arial" w:hAnsi="Arial" w:cs="Arial"/>
                  <w:sz w:val="14"/>
                  <w:szCs w:val="14"/>
                </w:rPr>
                <w:t>R1-2202945</w:t>
              </w:r>
            </w:hyperlink>
          </w:p>
        </w:tc>
        <w:tc>
          <w:tcPr>
            <w:tcW w:w="1045" w:type="pct"/>
          </w:tcPr>
          <w:p w14:paraId="18E5B5A5" w14:textId="1EB7FCF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Rel-16 editorial corrections for TS 38.213 (mirrored to Rel-17)</w:t>
            </w:r>
          </w:p>
        </w:tc>
        <w:tc>
          <w:tcPr>
            <w:tcW w:w="905" w:type="pct"/>
          </w:tcPr>
          <w:p w14:paraId="170E607F" w14:textId="13700AC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Samsung</w:t>
            </w:r>
          </w:p>
        </w:tc>
        <w:tc>
          <w:tcPr>
            <w:tcW w:w="265" w:type="pct"/>
          </w:tcPr>
          <w:p w14:paraId="6AD4FE14" w14:textId="4C5A9B4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1353583B" w14:textId="4B04FAD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38.213</w:t>
            </w:r>
          </w:p>
        </w:tc>
        <w:tc>
          <w:tcPr>
            <w:tcW w:w="383" w:type="pct"/>
            <w:shd w:val="clear" w:color="auto" w:fill="auto"/>
          </w:tcPr>
          <w:p w14:paraId="241F7AA4" w14:textId="19170AF4"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5FC95DA3" w14:textId="240C031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NR_2step_RACH-Core, NR_unlic-Core, NR_IAB-Core, 5G_V2X_NRSL-Core, NR_L1enh_URLLC-Core</w:t>
            </w:r>
          </w:p>
        </w:tc>
        <w:tc>
          <w:tcPr>
            <w:tcW w:w="295" w:type="pct"/>
          </w:tcPr>
          <w:p w14:paraId="3624D9CB" w14:textId="7BE04C8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0289</w:t>
            </w:r>
          </w:p>
        </w:tc>
        <w:tc>
          <w:tcPr>
            <w:tcW w:w="285" w:type="pct"/>
          </w:tcPr>
          <w:p w14:paraId="3EC41557"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03738739" w14:textId="66E4741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A</w:t>
            </w:r>
          </w:p>
        </w:tc>
      </w:tr>
      <w:tr w:rsidR="00434897" w:rsidRPr="004E1086" w14:paraId="7723859A" w14:textId="77777777" w:rsidTr="00434897">
        <w:trPr>
          <w:trHeight w:val="20"/>
        </w:trPr>
        <w:tc>
          <w:tcPr>
            <w:tcW w:w="426" w:type="pct"/>
          </w:tcPr>
          <w:p w14:paraId="7DA6A756" w14:textId="16598FA4" w:rsidR="00FF7F9A" w:rsidRPr="004E1086" w:rsidRDefault="002328C4" w:rsidP="00FF7F9A">
            <w:pPr>
              <w:rPr>
                <w:rFonts w:ascii="Arial" w:eastAsia="Times New Roman" w:hAnsi="Arial" w:cs="Arial"/>
                <w:color w:val="000000"/>
                <w:sz w:val="14"/>
                <w:szCs w:val="14"/>
                <w:lang w:eastAsia="en-GB"/>
              </w:rPr>
            </w:pPr>
            <w:hyperlink r:id="rId2547" w:history="1">
              <w:r w:rsidR="004371F4">
                <w:rPr>
                  <w:rStyle w:val="Hyperlink"/>
                  <w:rFonts w:ascii="Arial" w:hAnsi="Arial" w:cs="Arial"/>
                  <w:sz w:val="14"/>
                  <w:szCs w:val="14"/>
                </w:rPr>
                <w:t>R1-2202948</w:t>
              </w:r>
            </w:hyperlink>
          </w:p>
        </w:tc>
        <w:tc>
          <w:tcPr>
            <w:tcW w:w="1045" w:type="pct"/>
          </w:tcPr>
          <w:p w14:paraId="35553FBB" w14:textId="7F86D2F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coverage enhancements in NR</w:t>
            </w:r>
          </w:p>
        </w:tc>
        <w:tc>
          <w:tcPr>
            <w:tcW w:w="905" w:type="pct"/>
          </w:tcPr>
          <w:p w14:paraId="03D5B95B" w14:textId="72592B9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Samsung</w:t>
            </w:r>
          </w:p>
        </w:tc>
        <w:tc>
          <w:tcPr>
            <w:tcW w:w="265" w:type="pct"/>
          </w:tcPr>
          <w:p w14:paraId="7230C246" w14:textId="61E95D0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1B06D704" w14:textId="50A2990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38.213</w:t>
            </w:r>
          </w:p>
        </w:tc>
        <w:tc>
          <w:tcPr>
            <w:tcW w:w="383" w:type="pct"/>
            <w:shd w:val="clear" w:color="auto" w:fill="auto"/>
          </w:tcPr>
          <w:p w14:paraId="46196D98" w14:textId="08D67AD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46A983EC" w14:textId="2732576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NR_cov_enh-Core</w:t>
            </w:r>
          </w:p>
        </w:tc>
        <w:tc>
          <w:tcPr>
            <w:tcW w:w="295" w:type="pct"/>
          </w:tcPr>
          <w:p w14:paraId="4F8B0256" w14:textId="514FDC1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0290</w:t>
            </w:r>
          </w:p>
        </w:tc>
        <w:tc>
          <w:tcPr>
            <w:tcW w:w="285" w:type="pct"/>
          </w:tcPr>
          <w:p w14:paraId="22E57955"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586C856C" w14:textId="7FBB37B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6FFD7B5B" w14:textId="77777777" w:rsidTr="00434897">
        <w:trPr>
          <w:trHeight w:val="20"/>
        </w:trPr>
        <w:tc>
          <w:tcPr>
            <w:tcW w:w="426" w:type="pct"/>
          </w:tcPr>
          <w:p w14:paraId="14478994" w14:textId="1D3FC496" w:rsidR="00FF7F9A" w:rsidRPr="004E1086" w:rsidRDefault="002328C4" w:rsidP="00FF7F9A">
            <w:pPr>
              <w:rPr>
                <w:rFonts w:ascii="Arial" w:eastAsia="Times New Roman" w:hAnsi="Arial" w:cs="Arial"/>
                <w:color w:val="000000"/>
                <w:sz w:val="14"/>
                <w:szCs w:val="14"/>
                <w:lang w:eastAsia="en-GB"/>
              </w:rPr>
            </w:pPr>
            <w:hyperlink r:id="rId2548" w:history="1">
              <w:r w:rsidR="004371F4">
                <w:rPr>
                  <w:rStyle w:val="Hyperlink"/>
                  <w:rFonts w:ascii="Arial" w:hAnsi="Arial" w:cs="Arial"/>
                  <w:sz w:val="14"/>
                  <w:szCs w:val="14"/>
                </w:rPr>
                <w:t>R1-2202949</w:t>
              </w:r>
            </w:hyperlink>
          </w:p>
        </w:tc>
        <w:tc>
          <w:tcPr>
            <w:tcW w:w="1045" w:type="pct"/>
          </w:tcPr>
          <w:p w14:paraId="5AB1760C" w14:textId="29F81AC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extending NR operation to 71 GHz</w:t>
            </w:r>
          </w:p>
        </w:tc>
        <w:tc>
          <w:tcPr>
            <w:tcW w:w="905" w:type="pct"/>
          </w:tcPr>
          <w:p w14:paraId="3038B42D" w14:textId="2E28835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Samsung</w:t>
            </w:r>
          </w:p>
        </w:tc>
        <w:tc>
          <w:tcPr>
            <w:tcW w:w="265" w:type="pct"/>
          </w:tcPr>
          <w:p w14:paraId="50D2A0CF" w14:textId="6344414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28C94FCB" w14:textId="4C8A21D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38.213</w:t>
            </w:r>
          </w:p>
        </w:tc>
        <w:tc>
          <w:tcPr>
            <w:tcW w:w="383" w:type="pct"/>
            <w:shd w:val="clear" w:color="auto" w:fill="auto"/>
          </w:tcPr>
          <w:p w14:paraId="1763CCA4" w14:textId="6A41A43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042951DA" w14:textId="734529F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NR_ext_to_71GHz-Core</w:t>
            </w:r>
          </w:p>
        </w:tc>
        <w:tc>
          <w:tcPr>
            <w:tcW w:w="295" w:type="pct"/>
          </w:tcPr>
          <w:p w14:paraId="0D625988" w14:textId="3F67E91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0291</w:t>
            </w:r>
          </w:p>
        </w:tc>
        <w:tc>
          <w:tcPr>
            <w:tcW w:w="285" w:type="pct"/>
          </w:tcPr>
          <w:p w14:paraId="1111652A"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6362BCEB" w14:textId="1065AA5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265370A1" w14:textId="77777777" w:rsidTr="00434897">
        <w:trPr>
          <w:trHeight w:val="20"/>
        </w:trPr>
        <w:tc>
          <w:tcPr>
            <w:tcW w:w="426" w:type="pct"/>
          </w:tcPr>
          <w:p w14:paraId="1A404A20" w14:textId="5B2ECF58" w:rsidR="00FF7F9A" w:rsidRPr="004E1086" w:rsidRDefault="002328C4" w:rsidP="00FF7F9A">
            <w:pPr>
              <w:rPr>
                <w:rFonts w:ascii="Arial" w:eastAsia="Times New Roman" w:hAnsi="Arial" w:cs="Arial"/>
                <w:color w:val="000000"/>
                <w:sz w:val="14"/>
                <w:szCs w:val="14"/>
                <w:lang w:eastAsia="en-GB"/>
              </w:rPr>
            </w:pPr>
            <w:hyperlink r:id="rId2549" w:history="1">
              <w:r w:rsidR="004371F4">
                <w:rPr>
                  <w:rStyle w:val="Hyperlink"/>
                  <w:rFonts w:ascii="Arial" w:hAnsi="Arial" w:cs="Arial"/>
                  <w:sz w:val="14"/>
                  <w:szCs w:val="14"/>
                </w:rPr>
                <w:t>R1-2202950</w:t>
              </w:r>
            </w:hyperlink>
          </w:p>
        </w:tc>
        <w:tc>
          <w:tcPr>
            <w:tcW w:w="1045" w:type="pct"/>
          </w:tcPr>
          <w:p w14:paraId="63837BE6" w14:textId="670B8A9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IIoT/URLLC enhancements in NR</w:t>
            </w:r>
          </w:p>
        </w:tc>
        <w:tc>
          <w:tcPr>
            <w:tcW w:w="905" w:type="pct"/>
          </w:tcPr>
          <w:p w14:paraId="5BF853F7" w14:textId="40CFA1C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Samsung</w:t>
            </w:r>
          </w:p>
        </w:tc>
        <w:tc>
          <w:tcPr>
            <w:tcW w:w="265" w:type="pct"/>
          </w:tcPr>
          <w:p w14:paraId="51AF1EC7" w14:textId="787D7B7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6A7238A2" w14:textId="00F5BAC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38.213</w:t>
            </w:r>
          </w:p>
        </w:tc>
        <w:tc>
          <w:tcPr>
            <w:tcW w:w="383" w:type="pct"/>
            <w:shd w:val="clear" w:color="auto" w:fill="auto"/>
          </w:tcPr>
          <w:p w14:paraId="6F500EDE" w14:textId="6E0C240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6929EA4B" w14:textId="62CE634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NR_IIOT_URLLC_enh-Core</w:t>
            </w:r>
          </w:p>
        </w:tc>
        <w:tc>
          <w:tcPr>
            <w:tcW w:w="295" w:type="pct"/>
          </w:tcPr>
          <w:p w14:paraId="53BB203D" w14:textId="22C283A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0292</w:t>
            </w:r>
          </w:p>
        </w:tc>
        <w:tc>
          <w:tcPr>
            <w:tcW w:w="285" w:type="pct"/>
          </w:tcPr>
          <w:p w14:paraId="4CD0ADF5"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7CAE7C1F" w14:textId="1B41DC7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0CBEBCC0" w14:textId="77777777" w:rsidTr="00434897">
        <w:trPr>
          <w:trHeight w:val="20"/>
        </w:trPr>
        <w:tc>
          <w:tcPr>
            <w:tcW w:w="426" w:type="pct"/>
          </w:tcPr>
          <w:p w14:paraId="54619D19" w14:textId="43B8AC6C" w:rsidR="00FF7F9A" w:rsidRPr="004E1086" w:rsidRDefault="002328C4" w:rsidP="00FF7F9A">
            <w:pPr>
              <w:rPr>
                <w:rFonts w:ascii="Arial" w:eastAsia="Times New Roman" w:hAnsi="Arial" w:cs="Arial"/>
                <w:color w:val="000000"/>
                <w:sz w:val="14"/>
                <w:szCs w:val="14"/>
                <w:lang w:eastAsia="en-GB"/>
              </w:rPr>
            </w:pPr>
            <w:hyperlink r:id="rId2550" w:history="1">
              <w:r w:rsidR="004371F4">
                <w:rPr>
                  <w:rStyle w:val="Hyperlink"/>
                  <w:rFonts w:ascii="Arial" w:hAnsi="Arial" w:cs="Arial"/>
                  <w:sz w:val="14"/>
                  <w:szCs w:val="14"/>
                </w:rPr>
                <w:t>R1-2202951</w:t>
              </w:r>
            </w:hyperlink>
          </w:p>
        </w:tc>
        <w:tc>
          <w:tcPr>
            <w:tcW w:w="1045" w:type="pct"/>
          </w:tcPr>
          <w:p w14:paraId="7D6AD12F" w14:textId="01F386A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the introduction of multicast-broadcast services in NR</w:t>
            </w:r>
          </w:p>
        </w:tc>
        <w:tc>
          <w:tcPr>
            <w:tcW w:w="905" w:type="pct"/>
          </w:tcPr>
          <w:p w14:paraId="5EC65EBF" w14:textId="7682224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Samsung</w:t>
            </w:r>
          </w:p>
        </w:tc>
        <w:tc>
          <w:tcPr>
            <w:tcW w:w="265" w:type="pct"/>
          </w:tcPr>
          <w:p w14:paraId="20B5A660" w14:textId="796963D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6A14A215" w14:textId="5B29326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38.213</w:t>
            </w:r>
          </w:p>
        </w:tc>
        <w:tc>
          <w:tcPr>
            <w:tcW w:w="383" w:type="pct"/>
            <w:shd w:val="clear" w:color="auto" w:fill="auto"/>
          </w:tcPr>
          <w:p w14:paraId="5CF83954" w14:textId="567FBC3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24FE37F4" w14:textId="7D653EA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NR_MBS-Core</w:t>
            </w:r>
          </w:p>
        </w:tc>
        <w:tc>
          <w:tcPr>
            <w:tcW w:w="295" w:type="pct"/>
          </w:tcPr>
          <w:p w14:paraId="4A2F0CF0" w14:textId="3022A734"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0293</w:t>
            </w:r>
          </w:p>
        </w:tc>
        <w:tc>
          <w:tcPr>
            <w:tcW w:w="285" w:type="pct"/>
          </w:tcPr>
          <w:p w14:paraId="0A103E0A"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2C28B9DC" w14:textId="3C75317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7ED3CBC2" w14:textId="77777777" w:rsidTr="00434897">
        <w:trPr>
          <w:trHeight w:val="20"/>
        </w:trPr>
        <w:tc>
          <w:tcPr>
            <w:tcW w:w="426" w:type="pct"/>
          </w:tcPr>
          <w:p w14:paraId="5A913533" w14:textId="629181DA" w:rsidR="00FF7F9A" w:rsidRPr="004E1086" w:rsidRDefault="002328C4" w:rsidP="00FF7F9A">
            <w:pPr>
              <w:rPr>
                <w:rFonts w:ascii="Arial" w:eastAsia="Times New Roman" w:hAnsi="Arial" w:cs="Arial"/>
                <w:color w:val="000000"/>
                <w:sz w:val="14"/>
                <w:szCs w:val="14"/>
                <w:lang w:eastAsia="en-GB"/>
              </w:rPr>
            </w:pPr>
            <w:hyperlink r:id="rId2551" w:history="1">
              <w:r w:rsidR="004371F4">
                <w:rPr>
                  <w:rStyle w:val="Hyperlink"/>
                  <w:rFonts w:ascii="Arial" w:hAnsi="Arial" w:cs="Arial"/>
                  <w:sz w:val="14"/>
                  <w:szCs w:val="14"/>
                </w:rPr>
                <w:t>R1-2202952</w:t>
              </w:r>
            </w:hyperlink>
          </w:p>
        </w:tc>
        <w:tc>
          <w:tcPr>
            <w:tcW w:w="1045" w:type="pct"/>
          </w:tcPr>
          <w:p w14:paraId="2DD95CCD" w14:textId="063319E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sidelink enhancements in NR</w:t>
            </w:r>
          </w:p>
        </w:tc>
        <w:tc>
          <w:tcPr>
            <w:tcW w:w="905" w:type="pct"/>
          </w:tcPr>
          <w:p w14:paraId="24D4311C" w14:textId="7174506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Samsung</w:t>
            </w:r>
          </w:p>
        </w:tc>
        <w:tc>
          <w:tcPr>
            <w:tcW w:w="265" w:type="pct"/>
          </w:tcPr>
          <w:p w14:paraId="1DC73DD8" w14:textId="163DA22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0C5BC6A7" w14:textId="5582ECD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38.213</w:t>
            </w:r>
          </w:p>
        </w:tc>
        <w:tc>
          <w:tcPr>
            <w:tcW w:w="383" w:type="pct"/>
            <w:shd w:val="clear" w:color="auto" w:fill="auto"/>
          </w:tcPr>
          <w:p w14:paraId="42B4ADD8" w14:textId="1AC3D35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10852517" w14:textId="658E5F2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NR_SL_enh-Core</w:t>
            </w:r>
          </w:p>
        </w:tc>
        <w:tc>
          <w:tcPr>
            <w:tcW w:w="295" w:type="pct"/>
          </w:tcPr>
          <w:p w14:paraId="091BB2C5" w14:textId="21E64D9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0294</w:t>
            </w:r>
          </w:p>
        </w:tc>
        <w:tc>
          <w:tcPr>
            <w:tcW w:w="285" w:type="pct"/>
          </w:tcPr>
          <w:p w14:paraId="06A5DB2E"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23D61C40" w14:textId="1B3C5B1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2C630B9D" w14:textId="77777777" w:rsidTr="00434897">
        <w:trPr>
          <w:trHeight w:val="20"/>
        </w:trPr>
        <w:tc>
          <w:tcPr>
            <w:tcW w:w="426" w:type="pct"/>
          </w:tcPr>
          <w:p w14:paraId="5913776C" w14:textId="061A097E" w:rsidR="00FF7F9A" w:rsidRPr="004E1086" w:rsidRDefault="002328C4" w:rsidP="00FF7F9A">
            <w:pPr>
              <w:rPr>
                <w:rFonts w:ascii="Arial" w:eastAsia="Times New Roman" w:hAnsi="Arial" w:cs="Arial"/>
                <w:color w:val="000000"/>
                <w:sz w:val="14"/>
                <w:szCs w:val="14"/>
                <w:lang w:eastAsia="en-GB"/>
              </w:rPr>
            </w:pPr>
            <w:hyperlink r:id="rId2552" w:history="1">
              <w:r w:rsidR="004371F4">
                <w:rPr>
                  <w:rStyle w:val="Hyperlink"/>
                  <w:rFonts w:ascii="Arial" w:hAnsi="Arial" w:cs="Arial"/>
                  <w:sz w:val="14"/>
                  <w:szCs w:val="14"/>
                </w:rPr>
                <w:t>R1-2202953</w:t>
              </w:r>
            </w:hyperlink>
          </w:p>
        </w:tc>
        <w:tc>
          <w:tcPr>
            <w:tcW w:w="1045" w:type="pct"/>
          </w:tcPr>
          <w:p w14:paraId="0D4AFEF4" w14:textId="19181C0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UE power savings enhancements in NR</w:t>
            </w:r>
          </w:p>
        </w:tc>
        <w:tc>
          <w:tcPr>
            <w:tcW w:w="905" w:type="pct"/>
          </w:tcPr>
          <w:p w14:paraId="159B0A22" w14:textId="4CF7004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Samsung</w:t>
            </w:r>
          </w:p>
        </w:tc>
        <w:tc>
          <w:tcPr>
            <w:tcW w:w="265" w:type="pct"/>
          </w:tcPr>
          <w:p w14:paraId="28E15854" w14:textId="3AD3245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1E3CD068" w14:textId="512641C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38.213</w:t>
            </w:r>
          </w:p>
        </w:tc>
        <w:tc>
          <w:tcPr>
            <w:tcW w:w="383" w:type="pct"/>
            <w:shd w:val="clear" w:color="auto" w:fill="auto"/>
          </w:tcPr>
          <w:p w14:paraId="74390F50" w14:textId="43B621C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3523FDE6" w14:textId="3D3B52E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NR_UE_pow_sav_enh-Core</w:t>
            </w:r>
          </w:p>
        </w:tc>
        <w:tc>
          <w:tcPr>
            <w:tcW w:w="295" w:type="pct"/>
          </w:tcPr>
          <w:p w14:paraId="5C8F5D86" w14:textId="27E8E9F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0295</w:t>
            </w:r>
          </w:p>
        </w:tc>
        <w:tc>
          <w:tcPr>
            <w:tcW w:w="285" w:type="pct"/>
          </w:tcPr>
          <w:p w14:paraId="0303C1F0"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4233C903" w14:textId="2D64BED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6F30AAE0" w14:textId="77777777" w:rsidTr="00434897">
        <w:trPr>
          <w:trHeight w:val="20"/>
        </w:trPr>
        <w:tc>
          <w:tcPr>
            <w:tcW w:w="426" w:type="pct"/>
          </w:tcPr>
          <w:p w14:paraId="5B5D66DA" w14:textId="1A3FFDDD" w:rsidR="00FF7F9A" w:rsidRPr="004E1086" w:rsidRDefault="002328C4" w:rsidP="00FF7F9A">
            <w:pPr>
              <w:rPr>
                <w:rFonts w:ascii="Arial" w:eastAsia="Times New Roman" w:hAnsi="Arial" w:cs="Arial"/>
                <w:color w:val="000000"/>
                <w:sz w:val="14"/>
                <w:szCs w:val="14"/>
                <w:lang w:eastAsia="en-GB"/>
              </w:rPr>
            </w:pPr>
            <w:hyperlink r:id="rId2553" w:history="1">
              <w:r w:rsidR="004371F4">
                <w:rPr>
                  <w:rStyle w:val="Hyperlink"/>
                  <w:rFonts w:ascii="Arial" w:hAnsi="Arial" w:cs="Arial"/>
                  <w:sz w:val="14"/>
                  <w:szCs w:val="14"/>
                </w:rPr>
                <w:t>R1-2202954</w:t>
              </w:r>
            </w:hyperlink>
          </w:p>
        </w:tc>
        <w:tc>
          <w:tcPr>
            <w:tcW w:w="1045" w:type="pct"/>
          </w:tcPr>
          <w:p w14:paraId="1E30F325" w14:textId="48376B9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to NR in the 52.6 – 71 GHz range</w:t>
            </w:r>
          </w:p>
        </w:tc>
        <w:tc>
          <w:tcPr>
            <w:tcW w:w="905" w:type="pct"/>
          </w:tcPr>
          <w:p w14:paraId="78D3A4D2" w14:textId="1127BB7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Ericsson</w:t>
            </w:r>
          </w:p>
        </w:tc>
        <w:tc>
          <w:tcPr>
            <w:tcW w:w="265" w:type="pct"/>
          </w:tcPr>
          <w:p w14:paraId="54EA6A41" w14:textId="3C500A9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6EC15A2D" w14:textId="65B22EF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38.211</w:t>
            </w:r>
          </w:p>
        </w:tc>
        <w:tc>
          <w:tcPr>
            <w:tcW w:w="383" w:type="pct"/>
            <w:shd w:val="clear" w:color="auto" w:fill="auto"/>
          </w:tcPr>
          <w:p w14:paraId="6D14081E" w14:textId="7FBFE4A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0BA2B14E" w14:textId="7FB5078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NR_ext_to_71GHz-Core</w:t>
            </w:r>
          </w:p>
        </w:tc>
        <w:tc>
          <w:tcPr>
            <w:tcW w:w="295" w:type="pct"/>
          </w:tcPr>
          <w:p w14:paraId="15AE5C63" w14:textId="5EEFC7B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0089</w:t>
            </w:r>
          </w:p>
        </w:tc>
        <w:tc>
          <w:tcPr>
            <w:tcW w:w="285" w:type="pct"/>
          </w:tcPr>
          <w:p w14:paraId="5D1B0DDE"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71EFD78F" w14:textId="2FCCF44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2E83C969" w14:textId="77777777" w:rsidTr="00434897">
        <w:trPr>
          <w:trHeight w:val="20"/>
        </w:trPr>
        <w:tc>
          <w:tcPr>
            <w:tcW w:w="426" w:type="pct"/>
          </w:tcPr>
          <w:p w14:paraId="062F5AFF" w14:textId="29608DFE" w:rsidR="00FF7F9A" w:rsidRPr="004E1086" w:rsidRDefault="002328C4" w:rsidP="00FF7F9A">
            <w:pPr>
              <w:rPr>
                <w:rFonts w:ascii="Arial" w:eastAsia="Times New Roman" w:hAnsi="Arial" w:cs="Arial"/>
                <w:color w:val="000000"/>
                <w:sz w:val="14"/>
                <w:szCs w:val="14"/>
                <w:lang w:eastAsia="en-GB"/>
              </w:rPr>
            </w:pPr>
            <w:hyperlink r:id="rId2554" w:history="1">
              <w:r w:rsidR="004371F4">
                <w:rPr>
                  <w:rStyle w:val="Hyperlink"/>
                  <w:rFonts w:ascii="Arial" w:hAnsi="Arial" w:cs="Arial"/>
                  <w:sz w:val="14"/>
                  <w:szCs w:val="14"/>
                </w:rPr>
                <w:t>R1-2202955</w:t>
              </w:r>
            </w:hyperlink>
          </w:p>
        </w:tc>
        <w:tc>
          <w:tcPr>
            <w:tcW w:w="1045" w:type="pct"/>
          </w:tcPr>
          <w:p w14:paraId="4FF07F75" w14:textId="4830356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to NR support of multicast and broadcast services</w:t>
            </w:r>
          </w:p>
        </w:tc>
        <w:tc>
          <w:tcPr>
            <w:tcW w:w="905" w:type="pct"/>
          </w:tcPr>
          <w:p w14:paraId="0E291198" w14:textId="7C7E793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Ericsson</w:t>
            </w:r>
          </w:p>
        </w:tc>
        <w:tc>
          <w:tcPr>
            <w:tcW w:w="265" w:type="pct"/>
          </w:tcPr>
          <w:p w14:paraId="1DE71602" w14:textId="1AFC9B3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391842F2" w14:textId="67DBEA1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38.211</w:t>
            </w:r>
          </w:p>
        </w:tc>
        <w:tc>
          <w:tcPr>
            <w:tcW w:w="383" w:type="pct"/>
            <w:shd w:val="clear" w:color="auto" w:fill="auto"/>
          </w:tcPr>
          <w:p w14:paraId="6B671250" w14:textId="7AB0756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5E244441" w14:textId="5E94023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NR_MBS-Core</w:t>
            </w:r>
          </w:p>
        </w:tc>
        <w:tc>
          <w:tcPr>
            <w:tcW w:w="295" w:type="pct"/>
          </w:tcPr>
          <w:p w14:paraId="02C570FD" w14:textId="6F25310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0090</w:t>
            </w:r>
          </w:p>
        </w:tc>
        <w:tc>
          <w:tcPr>
            <w:tcW w:w="285" w:type="pct"/>
          </w:tcPr>
          <w:p w14:paraId="6B8C491D"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7FDDC802" w14:textId="00D68C8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35F2FC71" w14:textId="77777777" w:rsidTr="00434897">
        <w:trPr>
          <w:trHeight w:val="20"/>
        </w:trPr>
        <w:tc>
          <w:tcPr>
            <w:tcW w:w="426" w:type="pct"/>
          </w:tcPr>
          <w:p w14:paraId="04D73496" w14:textId="1993989C" w:rsidR="00FF7F9A" w:rsidRPr="004E1086" w:rsidRDefault="002328C4" w:rsidP="00FF7F9A">
            <w:pPr>
              <w:rPr>
                <w:rFonts w:ascii="Arial" w:eastAsia="Times New Roman" w:hAnsi="Arial" w:cs="Arial"/>
                <w:color w:val="000000"/>
                <w:sz w:val="14"/>
                <w:szCs w:val="14"/>
                <w:lang w:eastAsia="en-GB"/>
              </w:rPr>
            </w:pPr>
            <w:hyperlink r:id="rId2555" w:history="1">
              <w:r w:rsidR="004371F4">
                <w:rPr>
                  <w:rStyle w:val="Hyperlink"/>
                  <w:rFonts w:ascii="Arial" w:hAnsi="Arial" w:cs="Arial"/>
                  <w:sz w:val="14"/>
                  <w:szCs w:val="14"/>
                </w:rPr>
                <w:t>R1-2202956</w:t>
              </w:r>
            </w:hyperlink>
          </w:p>
        </w:tc>
        <w:tc>
          <w:tcPr>
            <w:tcW w:w="1045" w:type="pct"/>
          </w:tcPr>
          <w:p w14:paraId="0C265D0C" w14:textId="3034119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of the features extending NR operation to 71 GHz</w:t>
            </w:r>
          </w:p>
        </w:tc>
        <w:tc>
          <w:tcPr>
            <w:tcW w:w="905" w:type="pct"/>
          </w:tcPr>
          <w:p w14:paraId="594E50B5" w14:textId="5892BEB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Ericsson</w:t>
            </w:r>
          </w:p>
        </w:tc>
        <w:tc>
          <w:tcPr>
            <w:tcW w:w="265" w:type="pct"/>
          </w:tcPr>
          <w:p w14:paraId="5C2B662F" w14:textId="10AC5B6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10D29C30" w14:textId="3F3BA38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37.213</w:t>
            </w:r>
          </w:p>
        </w:tc>
        <w:tc>
          <w:tcPr>
            <w:tcW w:w="383" w:type="pct"/>
            <w:shd w:val="clear" w:color="auto" w:fill="auto"/>
          </w:tcPr>
          <w:p w14:paraId="661E874A" w14:textId="6DFE8BA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3A0B6B92" w14:textId="594146C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NR_ext_to_71GHz-Core</w:t>
            </w:r>
          </w:p>
        </w:tc>
        <w:tc>
          <w:tcPr>
            <w:tcW w:w="295" w:type="pct"/>
          </w:tcPr>
          <w:p w14:paraId="406DB359" w14:textId="384660D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0027</w:t>
            </w:r>
          </w:p>
        </w:tc>
        <w:tc>
          <w:tcPr>
            <w:tcW w:w="285" w:type="pct"/>
          </w:tcPr>
          <w:p w14:paraId="4B8639DE"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7766DFFF" w14:textId="7EFD282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428EB839" w14:textId="77777777" w:rsidTr="00434897">
        <w:trPr>
          <w:trHeight w:val="20"/>
        </w:trPr>
        <w:tc>
          <w:tcPr>
            <w:tcW w:w="426" w:type="pct"/>
          </w:tcPr>
          <w:p w14:paraId="2A5964E3" w14:textId="364B5089" w:rsidR="00FF7F9A" w:rsidRPr="004E1086" w:rsidRDefault="002328C4" w:rsidP="00FF7F9A">
            <w:pPr>
              <w:rPr>
                <w:rFonts w:ascii="Arial" w:eastAsia="Times New Roman" w:hAnsi="Arial" w:cs="Arial"/>
                <w:color w:val="000000"/>
                <w:sz w:val="14"/>
                <w:szCs w:val="14"/>
                <w:lang w:eastAsia="en-GB"/>
              </w:rPr>
            </w:pPr>
            <w:hyperlink r:id="rId2556" w:history="1">
              <w:r w:rsidR="004371F4">
                <w:rPr>
                  <w:rStyle w:val="Hyperlink"/>
                  <w:rFonts w:ascii="Arial" w:hAnsi="Arial" w:cs="Arial"/>
                  <w:sz w:val="14"/>
                  <w:szCs w:val="14"/>
                </w:rPr>
                <w:t>R1-2202957</w:t>
              </w:r>
            </w:hyperlink>
          </w:p>
        </w:tc>
        <w:tc>
          <w:tcPr>
            <w:tcW w:w="1045" w:type="pct"/>
          </w:tcPr>
          <w:p w14:paraId="565AE82E" w14:textId="39AD426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of the semi-static channel access mode with UE initiating channel occupancy</w:t>
            </w:r>
          </w:p>
        </w:tc>
        <w:tc>
          <w:tcPr>
            <w:tcW w:w="905" w:type="pct"/>
          </w:tcPr>
          <w:p w14:paraId="07CFB686" w14:textId="46D9332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Ericsson</w:t>
            </w:r>
          </w:p>
        </w:tc>
        <w:tc>
          <w:tcPr>
            <w:tcW w:w="265" w:type="pct"/>
          </w:tcPr>
          <w:p w14:paraId="679D0CF0" w14:textId="158C087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45CB5B7C" w14:textId="382D2734"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37.213</w:t>
            </w:r>
          </w:p>
        </w:tc>
        <w:tc>
          <w:tcPr>
            <w:tcW w:w="383" w:type="pct"/>
            <w:shd w:val="clear" w:color="auto" w:fill="auto"/>
          </w:tcPr>
          <w:p w14:paraId="4B3DA01A" w14:textId="3745C04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7435E038" w14:textId="09EEE54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NR_IIOT_URLLC_enh-Core</w:t>
            </w:r>
          </w:p>
        </w:tc>
        <w:tc>
          <w:tcPr>
            <w:tcW w:w="295" w:type="pct"/>
          </w:tcPr>
          <w:p w14:paraId="2AE5F6D6" w14:textId="2CDD803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0028</w:t>
            </w:r>
          </w:p>
        </w:tc>
        <w:tc>
          <w:tcPr>
            <w:tcW w:w="285" w:type="pct"/>
          </w:tcPr>
          <w:p w14:paraId="533B36C6"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21B12B44" w14:textId="488CD87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0C84D06A" w14:textId="77777777" w:rsidTr="00434897">
        <w:trPr>
          <w:trHeight w:val="20"/>
        </w:trPr>
        <w:tc>
          <w:tcPr>
            <w:tcW w:w="426" w:type="pct"/>
          </w:tcPr>
          <w:p w14:paraId="49BDBB87" w14:textId="24B793D7" w:rsidR="00FF7F9A" w:rsidRPr="004E1086" w:rsidRDefault="002328C4" w:rsidP="00FF7F9A">
            <w:pPr>
              <w:rPr>
                <w:rFonts w:ascii="Arial" w:eastAsia="Times New Roman" w:hAnsi="Arial" w:cs="Arial"/>
                <w:color w:val="000000"/>
                <w:sz w:val="14"/>
                <w:szCs w:val="14"/>
                <w:lang w:eastAsia="en-GB"/>
              </w:rPr>
            </w:pPr>
            <w:hyperlink r:id="rId2557" w:history="1">
              <w:r w:rsidR="004371F4">
                <w:rPr>
                  <w:rStyle w:val="Hyperlink"/>
                  <w:rFonts w:ascii="Arial" w:hAnsi="Arial" w:cs="Arial"/>
                  <w:sz w:val="14"/>
                  <w:szCs w:val="14"/>
                </w:rPr>
                <w:t>R1-2202958</w:t>
              </w:r>
            </w:hyperlink>
          </w:p>
        </w:tc>
        <w:tc>
          <w:tcPr>
            <w:tcW w:w="1045" w:type="pct"/>
          </w:tcPr>
          <w:p w14:paraId="63E7ACD9" w14:textId="375AC26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to NR support of multicast and broadcast services</w:t>
            </w:r>
          </w:p>
        </w:tc>
        <w:tc>
          <w:tcPr>
            <w:tcW w:w="905" w:type="pct"/>
          </w:tcPr>
          <w:p w14:paraId="18590721" w14:textId="2FE0A1B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Qualcomm</w:t>
            </w:r>
          </w:p>
        </w:tc>
        <w:tc>
          <w:tcPr>
            <w:tcW w:w="265" w:type="pct"/>
          </w:tcPr>
          <w:p w14:paraId="7C2529C3" w14:textId="57A7C69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783E4409" w14:textId="5A7A46A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38.202</w:t>
            </w:r>
          </w:p>
        </w:tc>
        <w:tc>
          <w:tcPr>
            <w:tcW w:w="383" w:type="pct"/>
            <w:shd w:val="clear" w:color="auto" w:fill="auto"/>
          </w:tcPr>
          <w:p w14:paraId="2131701A" w14:textId="1FF6410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4080A23B" w14:textId="452A604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NR_MBS-Core</w:t>
            </w:r>
          </w:p>
        </w:tc>
        <w:tc>
          <w:tcPr>
            <w:tcW w:w="295" w:type="pct"/>
          </w:tcPr>
          <w:p w14:paraId="2DCE709E" w14:textId="05BC1B0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0022</w:t>
            </w:r>
          </w:p>
        </w:tc>
        <w:tc>
          <w:tcPr>
            <w:tcW w:w="285" w:type="pct"/>
          </w:tcPr>
          <w:p w14:paraId="63C32AB9"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514AE66E" w14:textId="1C65747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1CADE69B" w14:textId="77777777" w:rsidTr="00434897">
        <w:trPr>
          <w:trHeight w:val="20"/>
        </w:trPr>
        <w:tc>
          <w:tcPr>
            <w:tcW w:w="426" w:type="pct"/>
          </w:tcPr>
          <w:p w14:paraId="5C7F8ECA" w14:textId="6CBE1F6B" w:rsidR="00FF7F9A" w:rsidRPr="004E1086" w:rsidRDefault="002328C4" w:rsidP="00FF7F9A">
            <w:pPr>
              <w:rPr>
                <w:rFonts w:ascii="Arial" w:eastAsia="Times New Roman" w:hAnsi="Arial" w:cs="Arial"/>
                <w:color w:val="000000"/>
                <w:sz w:val="14"/>
                <w:szCs w:val="14"/>
                <w:lang w:eastAsia="en-GB"/>
              </w:rPr>
            </w:pPr>
            <w:hyperlink r:id="rId2558" w:history="1">
              <w:r w:rsidR="004371F4">
                <w:rPr>
                  <w:rStyle w:val="Hyperlink"/>
                  <w:rFonts w:ascii="Arial" w:hAnsi="Arial" w:cs="Arial"/>
                  <w:sz w:val="14"/>
                  <w:szCs w:val="14"/>
                </w:rPr>
                <w:t>R1-2202959</w:t>
              </w:r>
            </w:hyperlink>
          </w:p>
        </w:tc>
        <w:tc>
          <w:tcPr>
            <w:tcW w:w="1045" w:type="pct"/>
          </w:tcPr>
          <w:p w14:paraId="076BF3A8" w14:textId="6C851B8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NR coverage enhancements</w:t>
            </w:r>
          </w:p>
        </w:tc>
        <w:tc>
          <w:tcPr>
            <w:tcW w:w="905" w:type="pct"/>
          </w:tcPr>
          <w:p w14:paraId="22645C65" w14:textId="497D06F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Nokia</w:t>
            </w:r>
          </w:p>
        </w:tc>
        <w:tc>
          <w:tcPr>
            <w:tcW w:w="265" w:type="pct"/>
          </w:tcPr>
          <w:p w14:paraId="3C3F29E6" w14:textId="5C82241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5E3C3019" w14:textId="07AFCD8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38.214</w:t>
            </w:r>
          </w:p>
        </w:tc>
        <w:tc>
          <w:tcPr>
            <w:tcW w:w="383" w:type="pct"/>
            <w:shd w:val="clear" w:color="auto" w:fill="auto"/>
          </w:tcPr>
          <w:p w14:paraId="326CD2B5" w14:textId="7E6C132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256A6782" w14:textId="13277C9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NR_cov_enh-Core</w:t>
            </w:r>
          </w:p>
        </w:tc>
        <w:tc>
          <w:tcPr>
            <w:tcW w:w="295" w:type="pct"/>
          </w:tcPr>
          <w:p w14:paraId="08A3A5EF" w14:textId="6CE4446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0253</w:t>
            </w:r>
          </w:p>
        </w:tc>
        <w:tc>
          <w:tcPr>
            <w:tcW w:w="285" w:type="pct"/>
          </w:tcPr>
          <w:p w14:paraId="092173E1"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63673F1A" w14:textId="0C2164E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703FD30B" w14:textId="77777777" w:rsidTr="00434897">
        <w:trPr>
          <w:trHeight w:val="20"/>
        </w:trPr>
        <w:tc>
          <w:tcPr>
            <w:tcW w:w="426" w:type="pct"/>
          </w:tcPr>
          <w:p w14:paraId="22107272" w14:textId="0C1F86E7" w:rsidR="00FF7F9A" w:rsidRPr="004E1086" w:rsidRDefault="002328C4" w:rsidP="00FF7F9A">
            <w:pPr>
              <w:rPr>
                <w:rFonts w:ascii="Arial" w:eastAsia="Times New Roman" w:hAnsi="Arial" w:cs="Arial"/>
                <w:color w:val="000000"/>
                <w:sz w:val="14"/>
                <w:szCs w:val="14"/>
                <w:lang w:eastAsia="en-GB"/>
              </w:rPr>
            </w:pPr>
            <w:hyperlink r:id="rId2559" w:history="1">
              <w:r w:rsidR="004371F4">
                <w:rPr>
                  <w:rStyle w:val="Hyperlink"/>
                  <w:rFonts w:ascii="Arial" w:hAnsi="Arial" w:cs="Arial"/>
                  <w:sz w:val="14"/>
                  <w:szCs w:val="14"/>
                </w:rPr>
                <w:t>R1-2202960</w:t>
              </w:r>
            </w:hyperlink>
          </w:p>
        </w:tc>
        <w:tc>
          <w:tcPr>
            <w:tcW w:w="1045" w:type="pct"/>
          </w:tcPr>
          <w:p w14:paraId="6C00643D" w14:textId="335EEE3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NR extensions of current NR operation to 71GHz</w:t>
            </w:r>
          </w:p>
        </w:tc>
        <w:tc>
          <w:tcPr>
            <w:tcW w:w="905" w:type="pct"/>
          </w:tcPr>
          <w:p w14:paraId="527B5F7E" w14:textId="5BE5DA3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Nokia</w:t>
            </w:r>
          </w:p>
        </w:tc>
        <w:tc>
          <w:tcPr>
            <w:tcW w:w="265" w:type="pct"/>
          </w:tcPr>
          <w:p w14:paraId="08B860A6" w14:textId="1BF27F0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567491AA" w14:textId="4100D93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38.214</w:t>
            </w:r>
          </w:p>
        </w:tc>
        <w:tc>
          <w:tcPr>
            <w:tcW w:w="383" w:type="pct"/>
            <w:shd w:val="clear" w:color="auto" w:fill="auto"/>
          </w:tcPr>
          <w:p w14:paraId="20DE9BFA" w14:textId="589A9F8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07309E50" w14:textId="3EE6B18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NR_ext_to_71GHz-Core</w:t>
            </w:r>
          </w:p>
        </w:tc>
        <w:tc>
          <w:tcPr>
            <w:tcW w:w="295" w:type="pct"/>
          </w:tcPr>
          <w:p w14:paraId="3345BA41" w14:textId="33350CF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0254</w:t>
            </w:r>
          </w:p>
        </w:tc>
        <w:tc>
          <w:tcPr>
            <w:tcW w:w="285" w:type="pct"/>
          </w:tcPr>
          <w:p w14:paraId="1507118E"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4B392211" w14:textId="15401F4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05F5A491" w14:textId="77777777" w:rsidTr="00434897">
        <w:trPr>
          <w:trHeight w:val="20"/>
        </w:trPr>
        <w:tc>
          <w:tcPr>
            <w:tcW w:w="426" w:type="pct"/>
          </w:tcPr>
          <w:p w14:paraId="53A15108" w14:textId="18BC3B03" w:rsidR="00FF7F9A" w:rsidRPr="004E1086" w:rsidRDefault="002328C4" w:rsidP="00FF7F9A">
            <w:pPr>
              <w:rPr>
                <w:rFonts w:ascii="Arial" w:eastAsia="Times New Roman" w:hAnsi="Arial" w:cs="Arial"/>
                <w:color w:val="000000"/>
                <w:sz w:val="14"/>
                <w:szCs w:val="14"/>
                <w:lang w:eastAsia="en-GB"/>
              </w:rPr>
            </w:pPr>
            <w:hyperlink r:id="rId2560" w:history="1">
              <w:r w:rsidR="004371F4">
                <w:rPr>
                  <w:rStyle w:val="Hyperlink"/>
                  <w:rFonts w:ascii="Arial" w:hAnsi="Arial" w:cs="Arial"/>
                  <w:sz w:val="14"/>
                  <w:szCs w:val="14"/>
                </w:rPr>
                <w:t>R1-2202961</w:t>
              </w:r>
            </w:hyperlink>
          </w:p>
        </w:tc>
        <w:tc>
          <w:tcPr>
            <w:tcW w:w="1045" w:type="pct"/>
          </w:tcPr>
          <w:p w14:paraId="6BAC3008" w14:textId="3737BF4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enhanced Industrial Internet of Things (IoT) and ultra-reliable and low latency communication (URLLC) support for NR</w:t>
            </w:r>
          </w:p>
        </w:tc>
        <w:tc>
          <w:tcPr>
            <w:tcW w:w="905" w:type="pct"/>
          </w:tcPr>
          <w:p w14:paraId="635FAADD" w14:textId="70B1F92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Nokia</w:t>
            </w:r>
          </w:p>
        </w:tc>
        <w:tc>
          <w:tcPr>
            <w:tcW w:w="265" w:type="pct"/>
          </w:tcPr>
          <w:p w14:paraId="24D61F5B" w14:textId="76AF6E3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5B902F3A" w14:textId="4324C864"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38.214</w:t>
            </w:r>
          </w:p>
        </w:tc>
        <w:tc>
          <w:tcPr>
            <w:tcW w:w="383" w:type="pct"/>
            <w:shd w:val="clear" w:color="auto" w:fill="auto"/>
          </w:tcPr>
          <w:p w14:paraId="131D075A" w14:textId="7528810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08C680EA" w14:textId="2DEA446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NR_IIOT_URLLC_enh-Core</w:t>
            </w:r>
          </w:p>
        </w:tc>
        <w:tc>
          <w:tcPr>
            <w:tcW w:w="295" w:type="pct"/>
          </w:tcPr>
          <w:p w14:paraId="5637BA2F" w14:textId="0F4E137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0255</w:t>
            </w:r>
          </w:p>
        </w:tc>
        <w:tc>
          <w:tcPr>
            <w:tcW w:w="285" w:type="pct"/>
          </w:tcPr>
          <w:p w14:paraId="32EE73B1"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00D9263F" w14:textId="414E322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788664E2" w14:textId="77777777" w:rsidTr="00434897">
        <w:trPr>
          <w:trHeight w:val="20"/>
        </w:trPr>
        <w:tc>
          <w:tcPr>
            <w:tcW w:w="426" w:type="pct"/>
          </w:tcPr>
          <w:p w14:paraId="37675BB7" w14:textId="0F58207F" w:rsidR="00FF7F9A" w:rsidRPr="004E1086" w:rsidRDefault="002328C4" w:rsidP="00FF7F9A">
            <w:pPr>
              <w:rPr>
                <w:rFonts w:ascii="Arial" w:eastAsia="Times New Roman" w:hAnsi="Arial" w:cs="Arial"/>
                <w:color w:val="000000"/>
                <w:sz w:val="14"/>
                <w:szCs w:val="14"/>
                <w:lang w:eastAsia="en-GB"/>
              </w:rPr>
            </w:pPr>
            <w:hyperlink r:id="rId2561" w:history="1">
              <w:r w:rsidR="004371F4">
                <w:rPr>
                  <w:rStyle w:val="Hyperlink"/>
                  <w:rFonts w:ascii="Arial" w:hAnsi="Arial" w:cs="Arial"/>
                  <w:sz w:val="14"/>
                  <w:szCs w:val="14"/>
                </w:rPr>
                <w:t>R1-2202962</w:t>
              </w:r>
            </w:hyperlink>
          </w:p>
        </w:tc>
        <w:tc>
          <w:tcPr>
            <w:tcW w:w="1045" w:type="pct"/>
          </w:tcPr>
          <w:p w14:paraId="03A12408" w14:textId="7BE8454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NR  Multicast and Broadcast Services</w:t>
            </w:r>
          </w:p>
        </w:tc>
        <w:tc>
          <w:tcPr>
            <w:tcW w:w="905" w:type="pct"/>
          </w:tcPr>
          <w:p w14:paraId="4AB1A99B" w14:textId="18B5D05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Nokia</w:t>
            </w:r>
          </w:p>
        </w:tc>
        <w:tc>
          <w:tcPr>
            <w:tcW w:w="265" w:type="pct"/>
          </w:tcPr>
          <w:p w14:paraId="7ECB4AB0" w14:textId="1205771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3BB6F8B6" w14:textId="76B661A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38.214</w:t>
            </w:r>
          </w:p>
        </w:tc>
        <w:tc>
          <w:tcPr>
            <w:tcW w:w="383" w:type="pct"/>
            <w:shd w:val="clear" w:color="auto" w:fill="auto"/>
          </w:tcPr>
          <w:p w14:paraId="4213F48F" w14:textId="4DCD3BA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0073B72D" w14:textId="557561F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NR_MBS-Core</w:t>
            </w:r>
          </w:p>
        </w:tc>
        <w:tc>
          <w:tcPr>
            <w:tcW w:w="295" w:type="pct"/>
          </w:tcPr>
          <w:p w14:paraId="0EC8E575" w14:textId="133CD9D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0256</w:t>
            </w:r>
          </w:p>
        </w:tc>
        <w:tc>
          <w:tcPr>
            <w:tcW w:w="285" w:type="pct"/>
          </w:tcPr>
          <w:p w14:paraId="4C17685F"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390BE2CF" w14:textId="207EBA8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2352A86B" w14:textId="77777777" w:rsidTr="00434897">
        <w:trPr>
          <w:trHeight w:val="20"/>
        </w:trPr>
        <w:tc>
          <w:tcPr>
            <w:tcW w:w="426" w:type="pct"/>
          </w:tcPr>
          <w:p w14:paraId="22FEA44C" w14:textId="44BA3404" w:rsidR="00FF7F9A" w:rsidRPr="004E1086" w:rsidRDefault="002328C4" w:rsidP="00FF7F9A">
            <w:pPr>
              <w:rPr>
                <w:rFonts w:ascii="Arial" w:eastAsia="Times New Roman" w:hAnsi="Arial" w:cs="Arial"/>
                <w:color w:val="000000"/>
                <w:sz w:val="14"/>
                <w:szCs w:val="14"/>
                <w:lang w:eastAsia="en-GB"/>
              </w:rPr>
            </w:pPr>
            <w:hyperlink r:id="rId2562" w:history="1">
              <w:r w:rsidR="004371F4">
                <w:rPr>
                  <w:rStyle w:val="Hyperlink"/>
                  <w:rFonts w:ascii="Arial" w:hAnsi="Arial" w:cs="Arial"/>
                  <w:sz w:val="14"/>
                  <w:szCs w:val="14"/>
                </w:rPr>
                <w:t>R1-2202963</w:t>
              </w:r>
            </w:hyperlink>
          </w:p>
        </w:tc>
        <w:tc>
          <w:tcPr>
            <w:tcW w:w="1045" w:type="pct"/>
          </w:tcPr>
          <w:p w14:paraId="2A2F0CC1" w14:textId="4D7DA61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NR Sidelink enhancements</w:t>
            </w:r>
          </w:p>
        </w:tc>
        <w:tc>
          <w:tcPr>
            <w:tcW w:w="905" w:type="pct"/>
          </w:tcPr>
          <w:p w14:paraId="39E9A726" w14:textId="685A8AF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Nokia</w:t>
            </w:r>
          </w:p>
        </w:tc>
        <w:tc>
          <w:tcPr>
            <w:tcW w:w="265" w:type="pct"/>
          </w:tcPr>
          <w:p w14:paraId="2924594F" w14:textId="7491024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56D934DA" w14:textId="7A128AD4"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38.214</w:t>
            </w:r>
          </w:p>
        </w:tc>
        <w:tc>
          <w:tcPr>
            <w:tcW w:w="383" w:type="pct"/>
            <w:shd w:val="clear" w:color="auto" w:fill="auto"/>
          </w:tcPr>
          <w:p w14:paraId="0B961A06" w14:textId="3464EA3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23CA856B" w14:textId="1E7A1BE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NR_SL_enh-Core</w:t>
            </w:r>
          </w:p>
        </w:tc>
        <w:tc>
          <w:tcPr>
            <w:tcW w:w="295" w:type="pct"/>
          </w:tcPr>
          <w:p w14:paraId="2BD39FF8" w14:textId="4D8DDB5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0257</w:t>
            </w:r>
          </w:p>
        </w:tc>
        <w:tc>
          <w:tcPr>
            <w:tcW w:w="285" w:type="pct"/>
          </w:tcPr>
          <w:p w14:paraId="70ACBC5E"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2DC342BC" w14:textId="562471B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2878FCBD" w14:textId="77777777" w:rsidTr="00434897">
        <w:trPr>
          <w:trHeight w:val="20"/>
        </w:trPr>
        <w:tc>
          <w:tcPr>
            <w:tcW w:w="426" w:type="pct"/>
          </w:tcPr>
          <w:p w14:paraId="5BAA77C0" w14:textId="496D23DB" w:rsidR="00FF7F9A" w:rsidRPr="004E1086" w:rsidRDefault="002328C4" w:rsidP="00FF7F9A">
            <w:pPr>
              <w:rPr>
                <w:rFonts w:ascii="Arial" w:eastAsia="Times New Roman" w:hAnsi="Arial" w:cs="Arial"/>
                <w:color w:val="000000"/>
                <w:sz w:val="14"/>
                <w:szCs w:val="14"/>
                <w:lang w:eastAsia="en-GB"/>
              </w:rPr>
            </w:pPr>
            <w:hyperlink r:id="rId2563" w:history="1">
              <w:r w:rsidR="004371F4">
                <w:rPr>
                  <w:rStyle w:val="Hyperlink"/>
                  <w:rFonts w:ascii="Arial" w:hAnsi="Arial" w:cs="Arial"/>
                  <w:sz w:val="14"/>
                  <w:szCs w:val="14"/>
                </w:rPr>
                <w:t>R1-2202964</w:t>
              </w:r>
            </w:hyperlink>
          </w:p>
        </w:tc>
        <w:tc>
          <w:tcPr>
            <w:tcW w:w="1045" w:type="pct"/>
          </w:tcPr>
          <w:p w14:paraId="7685F791" w14:textId="2F3E6F7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NR UE Power Saving Enhancements</w:t>
            </w:r>
          </w:p>
        </w:tc>
        <w:tc>
          <w:tcPr>
            <w:tcW w:w="905" w:type="pct"/>
          </w:tcPr>
          <w:p w14:paraId="40ED4483" w14:textId="094765C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Nokia</w:t>
            </w:r>
          </w:p>
        </w:tc>
        <w:tc>
          <w:tcPr>
            <w:tcW w:w="265" w:type="pct"/>
          </w:tcPr>
          <w:p w14:paraId="23A41CE8" w14:textId="1319321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3513E4F1" w14:textId="48A3037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38.214</w:t>
            </w:r>
          </w:p>
        </w:tc>
        <w:tc>
          <w:tcPr>
            <w:tcW w:w="383" w:type="pct"/>
            <w:shd w:val="clear" w:color="auto" w:fill="auto"/>
          </w:tcPr>
          <w:p w14:paraId="7CCEC7DD" w14:textId="30C953D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12639879" w14:textId="36A1FD8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NR_UE_pow_sav_enh-Core</w:t>
            </w:r>
          </w:p>
        </w:tc>
        <w:tc>
          <w:tcPr>
            <w:tcW w:w="295" w:type="pct"/>
          </w:tcPr>
          <w:p w14:paraId="5EEF898C" w14:textId="7F87F42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0258</w:t>
            </w:r>
          </w:p>
        </w:tc>
        <w:tc>
          <w:tcPr>
            <w:tcW w:w="285" w:type="pct"/>
          </w:tcPr>
          <w:p w14:paraId="267CABAF"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17D31AAA" w14:textId="1DADE99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05D71C01" w14:textId="77777777" w:rsidTr="00434897">
        <w:trPr>
          <w:trHeight w:val="20"/>
        </w:trPr>
        <w:tc>
          <w:tcPr>
            <w:tcW w:w="426" w:type="pct"/>
          </w:tcPr>
          <w:p w14:paraId="4204AABC" w14:textId="5B286EC0" w:rsidR="00FF7F9A" w:rsidRPr="004E1086" w:rsidRDefault="002328C4" w:rsidP="00FF7F9A">
            <w:pPr>
              <w:rPr>
                <w:rFonts w:ascii="Arial" w:eastAsia="Times New Roman" w:hAnsi="Arial" w:cs="Arial"/>
                <w:color w:val="000000"/>
                <w:sz w:val="14"/>
                <w:szCs w:val="14"/>
                <w:lang w:eastAsia="en-GB"/>
              </w:rPr>
            </w:pPr>
            <w:hyperlink r:id="rId2564" w:history="1">
              <w:r w:rsidR="004371F4">
                <w:rPr>
                  <w:rStyle w:val="Hyperlink"/>
                  <w:rFonts w:ascii="Arial" w:hAnsi="Arial" w:cs="Arial"/>
                  <w:sz w:val="14"/>
                  <w:szCs w:val="14"/>
                </w:rPr>
                <w:t>R1-2202965</w:t>
              </w:r>
            </w:hyperlink>
          </w:p>
        </w:tc>
        <w:tc>
          <w:tcPr>
            <w:tcW w:w="1045" w:type="pct"/>
          </w:tcPr>
          <w:p w14:paraId="5C513D50" w14:textId="3EB306A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enhanced IIoT and URLLC in 38.212</w:t>
            </w:r>
          </w:p>
        </w:tc>
        <w:tc>
          <w:tcPr>
            <w:tcW w:w="905" w:type="pct"/>
          </w:tcPr>
          <w:p w14:paraId="2B930AA6" w14:textId="7513243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Huawei</w:t>
            </w:r>
          </w:p>
        </w:tc>
        <w:tc>
          <w:tcPr>
            <w:tcW w:w="265" w:type="pct"/>
          </w:tcPr>
          <w:p w14:paraId="132A3207" w14:textId="7A61FD64"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4484AFA8" w14:textId="1C42DF3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38.212</w:t>
            </w:r>
          </w:p>
        </w:tc>
        <w:tc>
          <w:tcPr>
            <w:tcW w:w="383" w:type="pct"/>
            <w:shd w:val="clear" w:color="auto" w:fill="auto"/>
          </w:tcPr>
          <w:p w14:paraId="2E2D4E4D" w14:textId="4C7AEF04"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67C3B3B8" w14:textId="23304DB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NR_IIOT_URLLC_enh-Core</w:t>
            </w:r>
          </w:p>
        </w:tc>
        <w:tc>
          <w:tcPr>
            <w:tcW w:w="295" w:type="pct"/>
          </w:tcPr>
          <w:p w14:paraId="18C444C3" w14:textId="0F22101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0099</w:t>
            </w:r>
          </w:p>
        </w:tc>
        <w:tc>
          <w:tcPr>
            <w:tcW w:w="285" w:type="pct"/>
          </w:tcPr>
          <w:p w14:paraId="3C8EB765"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4A1E6D44" w14:textId="28D10FF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66FB7855" w14:textId="77777777" w:rsidTr="00434897">
        <w:trPr>
          <w:trHeight w:val="20"/>
        </w:trPr>
        <w:tc>
          <w:tcPr>
            <w:tcW w:w="426" w:type="pct"/>
          </w:tcPr>
          <w:p w14:paraId="2DDD6ED1" w14:textId="093F80B5" w:rsidR="00FF7F9A" w:rsidRPr="004E1086" w:rsidRDefault="002328C4" w:rsidP="00FF7F9A">
            <w:pPr>
              <w:rPr>
                <w:rFonts w:ascii="Arial" w:eastAsia="Times New Roman" w:hAnsi="Arial" w:cs="Arial"/>
                <w:color w:val="000000"/>
                <w:sz w:val="14"/>
                <w:szCs w:val="14"/>
                <w:lang w:eastAsia="en-GB"/>
              </w:rPr>
            </w:pPr>
            <w:hyperlink r:id="rId2565" w:history="1">
              <w:r w:rsidR="004371F4">
                <w:rPr>
                  <w:rStyle w:val="Hyperlink"/>
                  <w:rFonts w:ascii="Arial" w:hAnsi="Arial" w:cs="Arial"/>
                  <w:sz w:val="14"/>
                  <w:szCs w:val="14"/>
                </w:rPr>
                <w:t>R1-2202966</w:t>
              </w:r>
            </w:hyperlink>
          </w:p>
        </w:tc>
        <w:tc>
          <w:tcPr>
            <w:tcW w:w="1045" w:type="pct"/>
          </w:tcPr>
          <w:p w14:paraId="1B60B761" w14:textId="4E19287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NR sidelink enhancement in 38.212</w:t>
            </w:r>
          </w:p>
        </w:tc>
        <w:tc>
          <w:tcPr>
            <w:tcW w:w="905" w:type="pct"/>
          </w:tcPr>
          <w:p w14:paraId="4AA55B38" w14:textId="3631FC54"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Huawei</w:t>
            </w:r>
          </w:p>
        </w:tc>
        <w:tc>
          <w:tcPr>
            <w:tcW w:w="265" w:type="pct"/>
          </w:tcPr>
          <w:p w14:paraId="799A9EDE" w14:textId="36A9E49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285A0B63" w14:textId="2EB3C9B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38.212</w:t>
            </w:r>
          </w:p>
        </w:tc>
        <w:tc>
          <w:tcPr>
            <w:tcW w:w="383" w:type="pct"/>
            <w:shd w:val="clear" w:color="auto" w:fill="auto"/>
          </w:tcPr>
          <w:p w14:paraId="320ED5AD" w14:textId="424EBFF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7CF9EC39" w14:textId="6227F11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NR_SL_enh-Core</w:t>
            </w:r>
          </w:p>
        </w:tc>
        <w:tc>
          <w:tcPr>
            <w:tcW w:w="295" w:type="pct"/>
          </w:tcPr>
          <w:p w14:paraId="58C923A2" w14:textId="3159420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0100</w:t>
            </w:r>
          </w:p>
        </w:tc>
        <w:tc>
          <w:tcPr>
            <w:tcW w:w="285" w:type="pct"/>
          </w:tcPr>
          <w:p w14:paraId="3768E57A"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4E385B2D" w14:textId="48468FE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30009E66" w14:textId="77777777" w:rsidTr="00434897">
        <w:trPr>
          <w:trHeight w:val="20"/>
        </w:trPr>
        <w:tc>
          <w:tcPr>
            <w:tcW w:w="426" w:type="pct"/>
          </w:tcPr>
          <w:p w14:paraId="17E2AB4B" w14:textId="6A740DE0" w:rsidR="00FF7F9A" w:rsidRPr="004E1086" w:rsidRDefault="002328C4" w:rsidP="00FF7F9A">
            <w:pPr>
              <w:rPr>
                <w:rFonts w:ascii="Arial" w:eastAsia="Times New Roman" w:hAnsi="Arial" w:cs="Arial"/>
                <w:color w:val="000000"/>
                <w:sz w:val="14"/>
                <w:szCs w:val="14"/>
                <w:lang w:eastAsia="en-GB"/>
              </w:rPr>
            </w:pPr>
            <w:hyperlink r:id="rId2566" w:history="1">
              <w:r w:rsidR="004371F4">
                <w:rPr>
                  <w:rStyle w:val="Hyperlink"/>
                  <w:rFonts w:ascii="Arial" w:hAnsi="Arial" w:cs="Arial"/>
                  <w:sz w:val="14"/>
                  <w:szCs w:val="14"/>
                </w:rPr>
                <w:t>R1-2202967</w:t>
              </w:r>
            </w:hyperlink>
          </w:p>
        </w:tc>
        <w:tc>
          <w:tcPr>
            <w:tcW w:w="1045" w:type="pct"/>
          </w:tcPr>
          <w:p w14:paraId="6DC91B9B" w14:textId="18D8D54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coverage enhancements in 38.212</w:t>
            </w:r>
          </w:p>
        </w:tc>
        <w:tc>
          <w:tcPr>
            <w:tcW w:w="905" w:type="pct"/>
          </w:tcPr>
          <w:p w14:paraId="2E2B13F0" w14:textId="5179B3B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Huawei</w:t>
            </w:r>
          </w:p>
        </w:tc>
        <w:tc>
          <w:tcPr>
            <w:tcW w:w="265" w:type="pct"/>
          </w:tcPr>
          <w:p w14:paraId="58EA23EE" w14:textId="44F1626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584444D2" w14:textId="7B58F63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38.212</w:t>
            </w:r>
          </w:p>
        </w:tc>
        <w:tc>
          <w:tcPr>
            <w:tcW w:w="383" w:type="pct"/>
            <w:shd w:val="clear" w:color="auto" w:fill="auto"/>
          </w:tcPr>
          <w:p w14:paraId="6D1A6CF2" w14:textId="1EEA6BE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588B51B5" w14:textId="223B5C1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NR_cov_enh-Core</w:t>
            </w:r>
          </w:p>
        </w:tc>
        <w:tc>
          <w:tcPr>
            <w:tcW w:w="295" w:type="pct"/>
          </w:tcPr>
          <w:p w14:paraId="45785F5E" w14:textId="5A495F0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0101</w:t>
            </w:r>
          </w:p>
        </w:tc>
        <w:tc>
          <w:tcPr>
            <w:tcW w:w="285" w:type="pct"/>
          </w:tcPr>
          <w:p w14:paraId="35EF6919"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3C9FB6A7" w14:textId="4BD0A7D4"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6B92A8E0" w14:textId="77777777" w:rsidTr="00434897">
        <w:trPr>
          <w:trHeight w:val="20"/>
        </w:trPr>
        <w:tc>
          <w:tcPr>
            <w:tcW w:w="426" w:type="pct"/>
          </w:tcPr>
          <w:p w14:paraId="2DC6487C" w14:textId="2FA09681" w:rsidR="00FF7F9A" w:rsidRPr="004E1086" w:rsidRDefault="002328C4" w:rsidP="00FF7F9A">
            <w:pPr>
              <w:rPr>
                <w:rFonts w:ascii="Arial" w:eastAsia="Times New Roman" w:hAnsi="Arial" w:cs="Arial"/>
                <w:color w:val="000000"/>
                <w:sz w:val="14"/>
                <w:szCs w:val="14"/>
                <w:lang w:eastAsia="en-GB"/>
              </w:rPr>
            </w:pPr>
            <w:hyperlink r:id="rId2567" w:history="1">
              <w:r w:rsidR="004371F4">
                <w:rPr>
                  <w:rStyle w:val="Hyperlink"/>
                  <w:rFonts w:ascii="Arial" w:hAnsi="Arial" w:cs="Arial"/>
                  <w:sz w:val="14"/>
                  <w:szCs w:val="14"/>
                </w:rPr>
                <w:t>R1-2202968</w:t>
              </w:r>
            </w:hyperlink>
          </w:p>
        </w:tc>
        <w:tc>
          <w:tcPr>
            <w:tcW w:w="1045" w:type="pct"/>
          </w:tcPr>
          <w:p w14:paraId="28E5D679" w14:textId="4393982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NR Multicast and Broadcast Services in 38.212</w:t>
            </w:r>
          </w:p>
        </w:tc>
        <w:tc>
          <w:tcPr>
            <w:tcW w:w="905" w:type="pct"/>
          </w:tcPr>
          <w:p w14:paraId="71B1D85B" w14:textId="1040584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Huawei</w:t>
            </w:r>
          </w:p>
        </w:tc>
        <w:tc>
          <w:tcPr>
            <w:tcW w:w="265" w:type="pct"/>
          </w:tcPr>
          <w:p w14:paraId="775EB1C1" w14:textId="0F873BF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22C97C02" w14:textId="52133D1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38.212</w:t>
            </w:r>
          </w:p>
        </w:tc>
        <w:tc>
          <w:tcPr>
            <w:tcW w:w="383" w:type="pct"/>
            <w:shd w:val="clear" w:color="auto" w:fill="auto"/>
          </w:tcPr>
          <w:p w14:paraId="39C35C0B" w14:textId="471C034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35CED267" w14:textId="18B5DBA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NR_MBS-Core</w:t>
            </w:r>
          </w:p>
        </w:tc>
        <w:tc>
          <w:tcPr>
            <w:tcW w:w="295" w:type="pct"/>
          </w:tcPr>
          <w:p w14:paraId="64DDC7C6" w14:textId="13B7BBD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0102</w:t>
            </w:r>
          </w:p>
        </w:tc>
        <w:tc>
          <w:tcPr>
            <w:tcW w:w="285" w:type="pct"/>
          </w:tcPr>
          <w:p w14:paraId="2B45ED8B"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34B6B594" w14:textId="0AAD960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57809ED7" w14:textId="77777777" w:rsidTr="00434897">
        <w:trPr>
          <w:trHeight w:val="20"/>
        </w:trPr>
        <w:tc>
          <w:tcPr>
            <w:tcW w:w="426" w:type="pct"/>
          </w:tcPr>
          <w:p w14:paraId="2A996197" w14:textId="05E5ECC9" w:rsidR="00FF7F9A" w:rsidRPr="004E1086" w:rsidRDefault="002328C4" w:rsidP="00FF7F9A">
            <w:pPr>
              <w:rPr>
                <w:rFonts w:ascii="Arial" w:eastAsia="Times New Roman" w:hAnsi="Arial" w:cs="Arial"/>
                <w:color w:val="000000"/>
                <w:sz w:val="14"/>
                <w:szCs w:val="14"/>
                <w:lang w:eastAsia="en-GB"/>
              </w:rPr>
            </w:pPr>
            <w:hyperlink r:id="rId2568" w:history="1">
              <w:r w:rsidR="004371F4">
                <w:rPr>
                  <w:rStyle w:val="Hyperlink"/>
                  <w:rFonts w:ascii="Arial" w:hAnsi="Arial" w:cs="Arial"/>
                  <w:sz w:val="14"/>
                  <w:szCs w:val="14"/>
                </w:rPr>
                <w:t>R1-2202969</w:t>
              </w:r>
            </w:hyperlink>
          </w:p>
        </w:tc>
        <w:tc>
          <w:tcPr>
            <w:tcW w:w="1045" w:type="pct"/>
          </w:tcPr>
          <w:p w14:paraId="02A349FC" w14:textId="6B33B2E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UE power saving enhancements in 38.212</w:t>
            </w:r>
          </w:p>
        </w:tc>
        <w:tc>
          <w:tcPr>
            <w:tcW w:w="905" w:type="pct"/>
          </w:tcPr>
          <w:p w14:paraId="1D509649" w14:textId="39633EF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Huawei</w:t>
            </w:r>
          </w:p>
        </w:tc>
        <w:tc>
          <w:tcPr>
            <w:tcW w:w="265" w:type="pct"/>
          </w:tcPr>
          <w:p w14:paraId="62C9511A" w14:textId="2F73EEC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74659262" w14:textId="0D9C796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38.212</w:t>
            </w:r>
          </w:p>
        </w:tc>
        <w:tc>
          <w:tcPr>
            <w:tcW w:w="383" w:type="pct"/>
            <w:shd w:val="clear" w:color="auto" w:fill="auto"/>
          </w:tcPr>
          <w:p w14:paraId="7AF6A359" w14:textId="46EB0D5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430AFA65" w14:textId="426C563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NR_UE_pow_sav_enh-Core</w:t>
            </w:r>
          </w:p>
        </w:tc>
        <w:tc>
          <w:tcPr>
            <w:tcW w:w="295" w:type="pct"/>
          </w:tcPr>
          <w:p w14:paraId="7A7B854F" w14:textId="5133727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0103</w:t>
            </w:r>
          </w:p>
        </w:tc>
        <w:tc>
          <w:tcPr>
            <w:tcW w:w="285" w:type="pct"/>
          </w:tcPr>
          <w:p w14:paraId="6FB61039"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36994388" w14:textId="3DBBF35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434239CA" w14:textId="77777777" w:rsidTr="00434897">
        <w:trPr>
          <w:trHeight w:val="20"/>
        </w:trPr>
        <w:tc>
          <w:tcPr>
            <w:tcW w:w="426" w:type="pct"/>
          </w:tcPr>
          <w:p w14:paraId="445CF0F2" w14:textId="2FC41156" w:rsidR="00FF7F9A" w:rsidRPr="004E1086" w:rsidRDefault="002328C4" w:rsidP="00FF7F9A">
            <w:pPr>
              <w:rPr>
                <w:rFonts w:ascii="Arial" w:eastAsia="Times New Roman" w:hAnsi="Arial" w:cs="Arial"/>
                <w:color w:val="000000"/>
                <w:sz w:val="14"/>
                <w:szCs w:val="14"/>
                <w:lang w:eastAsia="en-GB"/>
              </w:rPr>
            </w:pPr>
            <w:hyperlink r:id="rId2569" w:history="1">
              <w:r w:rsidR="004371F4">
                <w:rPr>
                  <w:rStyle w:val="Hyperlink"/>
                  <w:rFonts w:ascii="Arial" w:hAnsi="Arial" w:cs="Arial"/>
                  <w:sz w:val="14"/>
                  <w:szCs w:val="14"/>
                </w:rPr>
                <w:t>R1-2202970</w:t>
              </w:r>
            </w:hyperlink>
          </w:p>
        </w:tc>
        <w:tc>
          <w:tcPr>
            <w:tcW w:w="1045" w:type="pct"/>
          </w:tcPr>
          <w:p w14:paraId="11BB919F" w14:textId="4CE6718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 to NB-IoT and LTE-MTC over NTN</w:t>
            </w:r>
          </w:p>
        </w:tc>
        <w:tc>
          <w:tcPr>
            <w:tcW w:w="905" w:type="pct"/>
          </w:tcPr>
          <w:p w14:paraId="6246E213" w14:textId="3F9D67C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Ericsson</w:t>
            </w:r>
          </w:p>
        </w:tc>
        <w:tc>
          <w:tcPr>
            <w:tcW w:w="265" w:type="pct"/>
          </w:tcPr>
          <w:p w14:paraId="0CA6DB38" w14:textId="14A26E0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7C5A7F82" w14:textId="366388E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36.211</w:t>
            </w:r>
          </w:p>
        </w:tc>
        <w:tc>
          <w:tcPr>
            <w:tcW w:w="383" w:type="pct"/>
            <w:shd w:val="clear" w:color="auto" w:fill="auto"/>
          </w:tcPr>
          <w:p w14:paraId="6D37B97F" w14:textId="23883D5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5E239D40" w14:textId="3CA6259F" w:rsidR="00FF7F9A" w:rsidRPr="004E1086" w:rsidRDefault="00FF7F9A" w:rsidP="00FF7F9A">
            <w:pPr>
              <w:rPr>
                <w:rFonts w:ascii="Arial" w:eastAsia="Times New Roman" w:hAnsi="Arial" w:cs="Arial"/>
                <w:color w:val="000000"/>
                <w:sz w:val="14"/>
                <w:szCs w:val="14"/>
                <w:lang w:val="fr-FR" w:eastAsia="en-GB"/>
              </w:rPr>
            </w:pPr>
            <w:r w:rsidRPr="004E1086">
              <w:rPr>
                <w:rFonts w:ascii="Arial" w:hAnsi="Arial" w:cs="Arial"/>
                <w:sz w:val="14"/>
                <w:szCs w:val="14"/>
                <w:lang w:val="fr-FR"/>
              </w:rPr>
              <w:t>LTE_NBIOT_eMTC_NTN-Core</w:t>
            </w:r>
          </w:p>
        </w:tc>
        <w:tc>
          <w:tcPr>
            <w:tcW w:w="295" w:type="pct"/>
          </w:tcPr>
          <w:p w14:paraId="6763C4CC" w14:textId="4CFE17A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0566</w:t>
            </w:r>
          </w:p>
        </w:tc>
        <w:tc>
          <w:tcPr>
            <w:tcW w:w="285" w:type="pct"/>
          </w:tcPr>
          <w:p w14:paraId="7981B4C6"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00011B00" w14:textId="4ADD77A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70092B7A" w14:textId="77777777" w:rsidTr="00434897">
        <w:trPr>
          <w:trHeight w:val="20"/>
        </w:trPr>
        <w:tc>
          <w:tcPr>
            <w:tcW w:w="426" w:type="pct"/>
          </w:tcPr>
          <w:p w14:paraId="21802AE4" w14:textId="0FAFBC09" w:rsidR="00FF7F9A" w:rsidRPr="004E1086" w:rsidRDefault="002328C4" w:rsidP="00FF7F9A">
            <w:pPr>
              <w:rPr>
                <w:rFonts w:ascii="Arial" w:eastAsia="Times New Roman" w:hAnsi="Arial" w:cs="Arial"/>
                <w:color w:val="000000"/>
                <w:sz w:val="14"/>
                <w:szCs w:val="14"/>
                <w:lang w:eastAsia="en-GB"/>
              </w:rPr>
            </w:pPr>
            <w:hyperlink r:id="rId2570" w:history="1">
              <w:r w:rsidR="004371F4">
                <w:rPr>
                  <w:rStyle w:val="Hyperlink"/>
                  <w:rFonts w:ascii="Arial" w:hAnsi="Arial" w:cs="Arial"/>
                  <w:sz w:val="14"/>
                  <w:szCs w:val="14"/>
                </w:rPr>
                <w:t>R1-2202971</w:t>
              </w:r>
            </w:hyperlink>
          </w:p>
        </w:tc>
        <w:tc>
          <w:tcPr>
            <w:tcW w:w="1045" w:type="pct"/>
          </w:tcPr>
          <w:p w14:paraId="7B407C9A" w14:textId="1D4101C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 to additional enhancements for NB-IoT and eMTC</w:t>
            </w:r>
          </w:p>
        </w:tc>
        <w:tc>
          <w:tcPr>
            <w:tcW w:w="905" w:type="pct"/>
          </w:tcPr>
          <w:p w14:paraId="6287F2A6" w14:textId="61ED031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Ericsson</w:t>
            </w:r>
          </w:p>
        </w:tc>
        <w:tc>
          <w:tcPr>
            <w:tcW w:w="265" w:type="pct"/>
          </w:tcPr>
          <w:p w14:paraId="19EA55B1" w14:textId="5C9D134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5EAFD6FE" w14:textId="10F956E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36.211</w:t>
            </w:r>
          </w:p>
        </w:tc>
        <w:tc>
          <w:tcPr>
            <w:tcW w:w="383" w:type="pct"/>
            <w:shd w:val="clear" w:color="auto" w:fill="auto"/>
          </w:tcPr>
          <w:p w14:paraId="3F09D787" w14:textId="4888643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2326A4A0" w14:textId="33787814" w:rsidR="00FF7F9A" w:rsidRPr="004E1086" w:rsidRDefault="00FF7F9A" w:rsidP="00FF7F9A">
            <w:pPr>
              <w:rPr>
                <w:rFonts w:ascii="Arial" w:eastAsia="Times New Roman" w:hAnsi="Arial" w:cs="Arial"/>
                <w:color w:val="000000"/>
                <w:sz w:val="14"/>
                <w:szCs w:val="14"/>
                <w:lang w:val="fr-FR" w:eastAsia="en-GB"/>
              </w:rPr>
            </w:pPr>
            <w:r w:rsidRPr="004E1086">
              <w:rPr>
                <w:rFonts w:ascii="Arial" w:hAnsi="Arial" w:cs="Arial"/>
                <w:sz w:val="14"/>
                <w:szCs w:val="14"/>
                <w:lang w:val="fr-FR"/>
              </w:rPr>
              <w:t>NB_IOTenh4_LTE_eMTC6-Core</w:t>
            </w:r>
          </w:p>
        </w:tc>
        <w:tc>
          <w:tcPr>
            <w:tcW w:w="295" w:type="pct"/>
          </w:tcPr>
          <w:p w14:paraId="48D34BB7" w14:textId="2FA36DA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0567</w:t>
            </w:r>
          </w:p>
        </w:tc>
        <w:tc>
          <w:tcPr>
            <w:tcW w:w="285" w:type="pct"/>
          </w:tcPr>
          <w:p w14:paraId="6D0C9786"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171DED0A" w14:textId="2BB2B06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29C29477" w14:textId="77777777" w:rsidTr="00434897">
        <w:trPr>
          <w:trHeight w:val="20"/>
        </w:trPr>
        <w:tc>
          <w:tcPr>
            <w:tcW w:w="426" w:type="pct"/>
          </w:tcPr>
          <w:p w14:paraId="33515B06" w14:textId="451EFBA0" w:rsidR="00FF7F9A" w:rsidRPr="004E1086" w:rsidRDefault="002328C4" w:rsidP="00FF7F9A">
            <w:pPr>
              <w:rPr>
                <w:rFonts w:ascii="Arial" w:eastAsia="Times New Roman" w:hAnsi="Arial" w:cs="Arial"/>
                <w:color w:val="000000"/>
                <w:sz w:val="14"/>
                <w:szCs w:val="14"/>
                <w:lang w:eastAsia="en-GB"/>
              </w:rPr>
            </w:pPr>
            <w:hyperlink r:id="rId2571" w:history="1">
              <w:r w:rsidR="004371F4">
                <w:rPr>
                  <w:rStyle w:val="Hyperlink"/>
                  <w:rFonts w:ascii="Arial" w:hAnsi="Arial" w:cs="Arial"/>
                  <w:sz w:val="14"/>
                  <w:szCs w:val="14"/>
                </w:rPr>
                <w:t>R1-2202972</w:t>
              </w:r>
            </w:hyperlink>
          </w:p>
        </w:tc>
        <w:tc>
          <w:tcPr>
            <w:tcW w:w="1045" w:type="pct"/>
          </w:tcPr>
          <w:p w14:paraId="35A9B6B1" w14:textId="5A461FC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 to additional enhancements for NB-IoT and LTE-MTC</w:t>
            </w:r>
          </w:p>
        </w:tc>
        <w:tc>
          <w:tcPr>
            <w:tcW w:w="905" w:type="pct"/>
          </w:tcPr>
          <w:p w14:paraId="5BBB3ABD" w14:textId="4F3ECFC4"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FUTUREWEI</w:t>
            </w:r>
          </w:p>
        </w:tc>
        <w:tc>
          <w:tcPr>
            <w:tcW w:w="265" w:type="pct"/>
          </w:tcPr>
          <w:p w14:paraId="12A0734F" w14:textId="37B584C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2AD5CCC6" w14:textId="49B348F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36.212</w:t>
            </w:r>
          </w:p>
        </w:tc>
        <w:tc>
          <w:tcPr>
            <w:tcW w:w="383" w:type="pct"/>
            <w:shd w:val="clear" w:color="auto" w:fill="auto"/>
          </w:tcPr>
          <w:p w14:paraId="12947CE6" w14:textId="7E04006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6B0A4381" w14:textId="7A9152BA" w:rsidR="00FF7F9A" w:rsidRPr="004E1086" w:rsidRDefault="00FF7F9A" w:rsidP="00FF7F9A">
            <w:pPr>
              <w:rPr>
                <w:rFonts w:ascii="Arial" w:eastAsia="Times New Roman" w:hAnsi="Arial" w:cs="Arial"/>
                <w:color w:val="000000"/>
                <w:sz w:val="14"/>
                <w:szCs w:val="14"/>
                <w:lang w:val="fr-FR" w:eastAsia="en-GB"/>
              </w:rPr>
            </w:pPr>
            <w:r w:rsidRPr="004E1086">
              <w:rPr>
                <w:rFonts w:ascii="Arial" w:hAnsi="Arial" w:cs="Arial"/>
                <w:sz w:val="14"/>
                <w:szCs w:val="14"/>
                <w:lang w:val="fr-FR"/>
              </w:rPr>
              <w:t>NB_IOTenh4_LTE_eMTC6-Core</w:t>
            </w:r>
          </w:p>
        </w:tc>
        <w:tc>
          <w:tcPr>
            <w:tcW w:w="295" w:type="pct"/>
          </w:tcPr>
          <w:p w14:paraId="1B9CE759" w14:textId="341F909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0373</w:t>
            </w:r>
          </w:p>
        </w:tc>
        <w:tc>
          <w:tcPr>
            <w:tcW w:w="285" w:type="pct"/>
          </w:tcPr>
          <w:p w14:paraId="6D63FD33"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2FF56C63" w14:textId="39FB0E2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2E0BC9B8" w14:textId="77777777" w:rsidTr="00434897">
        <w:trPr>
          <w:trHeight w:val="20"/>
        </w:trPr>
        <w:tc>
          <w:tcPr>
            <w:tcW w:w="426" w:type="pct"/>
          </w:tcPr>
          <w:p w14:paraId="3AAFB813" w14:textId="606B04E6" w:rsidR="00FF7F9A" w:rsidRPr="004E1086" w:rsidRDefault="002328C4" w:rsidP="00FF7F9A">
            <w:pPr>
              <w:rPr>
                <w:rFonts w:ascii="Arial" w:eastAsia="Times New Roman" w:hAnsi="Arial" w:cs="Arial"/>
                <w:color w:val="000000"/>
                <w:sz w:val="14"/>
                <w:szCs w:val="14"/>
                <w:lang w:eastAsia="en-GB"/>
              </w:rPr>
            </w:pPr>
            <w:hyperlink r:id="rId2572" w:history="1">
              <w:r w:rsidR="004371F4">
                <w:rPr>
                  <w:rStyle w:val="Hyperlink"/>
                  <w:rFonts w:ascii="Arial" w:hAnsi="Arial" w:cs="Arial"/>
                  <w:sz w:val="14"/>
                  <w:szCs w:val="14"/>
                </w:rPr>
                <w:t>R1-2202973</w:t>
              </w:r>
            </w:hyperlink>
          </w:p>
        </w:tc>
        <w:tc>
          <w:tcPr>
            <w:tcW w:w="1045" w:type="pct"/>
          </w:tcPr>
          <w:p w14:paraId="08A57819" w14:textId="67BD623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to NB-IoT/eMTC support for Non-Terrestrial Networks</w:t>
            </w:r>
          </w:p>
        </w:tc>
        <w:tc>
          <w:tcPr>
            <w:tcW w:w="905" w:type="pct"/>
          </w:tcPr>
          <w:p w14:paraId="1DC28B67" w14:textId="676E37A4"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Motorola Mobility</w:t>
            </w:r>
          </w:p>
        </w:tc>
        <w:tc>
          <w:tcPr>
            <w:tcW w:w="265" w:type="pct"/>
          </w:tcPr>
          <w:p w14:paraId="7A802FD3" w14:textId="0A596FF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28C6649C" w14:textId="2429F57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36.213</w:t>
            </w:r>
          </w:p>
        </w:tc>
        <w:tc>
          <w:tcPr>
            <w:tcW w:w="383" w:type="pct"/>
            <w:shd w:val="clear" w:color="auto" w:fill="auto"/>
          </w:tcPr>
          <w:p w14:paraId="28AE7116" w14:textId="78BB4ED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5B73B6A2" w14:textId="44CC822B" w:rsidR="00FF7F9A" w:rsidRPr="004E1086" w:rsidRDefault="00FF7F9A" w:rsidP="00FF7F9A">
            <w:pPr>
              <w:rPr>
                <w:rFonts w:ascii="Arial" w:eastAsia="Times New Roman" w:hAnsi="Arial" w:cs="Arial"/>
                <w:color w:val="000000"/>
                <w:sz w:val="14"/>
                <w:szCs w:val="14"/>
                <w:lang w:val="fr-FR" w:eastAsia="en-GB"/>
              </w:rPr>
            </w:pPr>
            <w:r w:rsidRPr="004E1086">
              <w:rPr>
                <w:rFonts w:ascii="Arial" w:hAnsi="Arial" w:cs="Arial"/>
                <w:sz w:val="14"/>
                <w:szCs w:val="14"/>
                <w:lang w:val="fr-FR"/>
              </w:rPr>
              <w:t>LTE_NBIOT_eMTC_NTN-Core</w:t>
            </w:r>
          </w:p>
        </w:tc>
        <w:tc>
          <w:tcPr>
            <w:tcW w:w="295" w:type="pct"/>
          </w:tcPr>
          <w:p w14:paraId="7C689217" w14:textId="74AA936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1417</w:t>
            </w:r>
          </w:p>
        </w:tc>
        <w:tc>
          <w:tcPr>
            <w:tcW w:w="285" w:type="pct"/>
          </w:tcPr>
          <w:p w14:paraId="52B981F4"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31BB4263" w14:textId="4EE5797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5F88C591" w14:textId="77777777" w:rsidTr="00434897">
        <w:trPr>
          <w:trHeight w:val="20"/>
        </w:trPr>
        <w:tc>
          <w:tcPr>
            <w:tcW w:w="426" w:type="pct"/>
          </w:tcPr>
          <w:p w14:paraId="593B422A" w14:textId="53A7AC8D" w:rsidR="00FF7F9A" w:rsidRPr="004E1086" w:rsidRDefault="002328C4" w:rsidP="00FF7F9A">
            <w:pPr>
              <w:rPr>
                <w:rFonts w:ascii="Arial" w:eastAsia="Times New Roman" w:hAnsi="Arial" w:cs="Arial"/>
                <w:color w:val="000000"/>
                <w:sz w:val="14"/>
                <w:szCs w:val="14"/>
                <w:lang w:eastAsia="en-GB"/>
              </w:rPr>
            </w:pPr>
            <w:hyperlink r:id="rId2573" w:history="1">
              <w:r w:rsidR="004371F4">
                <w:rPr>
                  <w:rStyle w:val="Hyperlink"/>
                  <w:rFonts w:ascii="Arial" w:hAnsi="Arial" w:cs="Arial"/>
                  <w:sz w:val="14"/>
                  <w:szCs w:val="14"/>
                </w:rPr>
                <w:t>R1-2202974</w:t>
              </w:r>
            </w:hyperlink>
          </w:p>
        </w:tc>
        <w:tc>
          <w:tcPr>
            <w:tcW w:w="1045" w:type="pct"/>
          </w:tcPr>
          <w:p w14:paraId="5D3D199A" w14:textId="437A4C9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to Additional Enhancements for NB-IoT and LTE-MTC</w:t>
            </w:r>
          </w:p>
        </w:tc>
        <w:tc>
          <w:tcPr>
            <w:tcW w:w="905" w:type="pct"/>
          </w:tcPr>
          <w:p w14:paraId="59244E12" w14:textId="45DA38A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Motorola Mobility</w:t>
            </w:r>
          </w:p>
        </w:tc>
        <w:tc>
          <w:tcPr>
            <w:tcW w:w="265" w:type="pct"/>
          </w:tcPr>
          <w:p w14:paraId="7C5CEE3C" w14:textId="5FBCC7D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1546652C" w14:textId="684B8D7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36.213</w:t>
            </w:r>
          </w:p>
        </w:tc>
        <w:tc>
          <w:tcPr>
            <w:tcW w:w="383" w:type="pct"/>
            <w:shd w:val="clear" w:color="auto" w:fill="auto"/>
          </w:tcPr>
          <w:p w14:paraId="3573F89E" w14:textId="35802DC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7FB5BCCE" w14:textId="11693A09" w:rsidR="00FF7F9A" w:rsidRPr="004E1086" w:rsidRDefault="00FF7F9A" w:rsidP="00FF7F9A">
            <w:pPr>
              <w:rPr>
                <w:rFonts w:ascii="Arial" w:eastAsia="Times New Roman" w:hAnsi="Arial" w:cs="Arial"/>
                <w:color w:val="000000"/>
                <w:sz w:val="14"/>
                <w:szCs w:val="14"/>
                <w:lang w:val="fr-FR" w:eastAsia="en-GB"/>
              </w:rPr>
            </w:pPr>
            <w:r w:rsidRPr="004E1086">
              <w:rPr>
                <w:rFonts w:ascii="Arial" w:hAnsi="Arial" w:cs="Arial"/>
                <w:sz w:val="14"/>
                <w:szCs w:val="14"/>
                <w:lang w:val="fr-FR"/>
              </w:rPr>
              <w:t>NB_IOTenh4_LTE_eMTC6-Core</w:t>
            </w:r>
          </w:p>
        </w:tc>
        <w:tc>
          <w:tcPr>
            <w:tcW w:w="295" w:type="pct"/>
          </w:tcPr>
          <w:p w14:paraId="16B65AE3" w14:textId="0CE41FB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1418</w:t>
            </w:r>
          </w:p>
        </w:tc>
        <w:tc>
          <w:tcPr>
            <w:tcW w:w="285" w:type="pct"/>
          </w:tcPr>
          <w:p w14:paraId="6CC96B49"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0625D1E6" w14:textId="26A1B56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7A71215C" w14:textId="77777777" w:rsidTr="00434897">
        <w:trPr>
          <w:trHeight w:val="20"/>
        </w:trPr>
        <w:tc>
          <w:tcPr>
            <w:tcW w:w="426" w:type="pct"/>
          </w:tcPr>
          <w:p w14:paraId="54BB76A7" w14:textId="366EE925" w:rsidR="00FF7F9A" w:rsidRPr="004E1086" w:rsidRDefault="002328C4" w:rsidP="00FF7F9A">
            <w:pPr>
              <w:rPr>
                <w:rFonts w:ascii="Arial" w:eastAsia="Times New Roman" w:hAnsi="Arial" w:cs="Arial"/>
                <w:color w:val="000000"/>
                <w:sz w:val="14"/>
                <w:szCs w:val="14"/>
                <w:lang w:eastAsia="en-GB"/>
              </w:rPr>
            </w:pPr>
            <w:hyperlink r:id="rId2574" w:history="1">
              <w:r w:rsidR="004371F4">
                <w:rPr>
                  <w:rStyle w:val="Hyperlink"/>
                  <w:rFonts w:ascii="Arial" w:hAnsi="Arial" w:cs="Arial"/>
                  <w:sz w:val="14"/>
                  <w:szCs w:val="14"/>
                </w:rPr>
                <w:t>R1-2202975</w:t>
              </w:r>
            </w:hyperlink>
          </w:p>
        </w:tc>
        <w:tc>
          <w:tcPr>
            <w:tcW w:w="1045" w:type="pct"/>
          </w:tcPr>
          <w:p w14:paraId="45B694F7" w14:textId="44F41FF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NR UE Power Saving Enhancements</w:t>
            </w:r>
          </w:p>
        </w:tc>
        <w:tc>
          <w:tcPr>
            <w:tcW w:w="905" w:type="pct"/>
          </w:tcPr>
          <w:p w14:paraId="3F40EB23" w14:textId="647B316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Qualcomm</w:t>
            </w:r>
          </w:p>
        </w:tc>
        <w:tc>
          <w:tcPr>
            <w:tcW w:w="265" w:type="pct"/>
          </w:tcPr>
          <w:p w14:paraId="05433A2B" w14:textId="6524159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1D10242B" w14:textId="345DFAE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38.202</w:t>
            </w:r>
          </w:p>
        </w:tc>
        <w:tc>
          <w:tcPr>
            <w:tcW w:w="383" w:type="pct"/>
            <w:shd w:val="clear" w:color="auto" w:fill="auto"/>
          </w:tcPr>
          <w:p w14:paraId="6C1E6C0A" w14:textId="146F6C14"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32B49A6C" w14:textId="1191EDE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NR_UE_pow_sav_enh-Core</w:t>
            </w:r>
          </w:p>
        </w:tc>
        <w:tc>
          <w:tcPr>
            <w:tcW w:w="295" w:type="pct"/>
          </w:tcPr>
          <w:p w14:paraId="29E138F5" w14:textId="2661221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0023</w:t>
            </w:r>
          </w:p>
        </w:tc>
        <w:tc>
          <w:tcPr>
            <w:tcW w:w="285" w:type="pct"/>
          </w:tcPr>
          <w:p w14:paraId="4052E83E"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47A4792D" w14:textId="7766B94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219708FD" w14:textId="77777777" w:rsidTr="00434897">
        <w:trPr>
          <w:trHeight w:val="20"/>
        </w:trPr>
        <w:tc>
          <w:tcPr>
            <w:tcW w:w="426" w:type="pct"/>
          </w:tcPr>
          <w:p w14:paraId="121688DF" w14:textId="4A148437" w:rsidR="00FF7F9A" w:rsidRPr="004E1086" w:rsidRDefault="002328C4" w:rsidP="00FF7F9A">
            <w:pPr>
              <w:rPr>
                <w:rFonts w:ascii="Arial" w:eastAsia="Times New Roman" w:hAnsi="Arial" w:cs="Arial"/>
                <w:color w:val="000000"/>
                <w:sz w:val="14"/>
                <w:szCs w:val="14"/>
                <w:lang w:eastAsia="en-GB"/>
              </w:rPr>
            </w:pPr>
            <w:hyperlink r:id="rId2575" w:history="1">
              <w:r w:rsidR="004371F4">
                <w:rPr>
                  <w:rStyle w:val="Hyperlink"/>
                  <w:rFonts w:ascii="Arial" w:hAnsi="Arial" w:cs="Arial"/>
                  <w:sz w:val="14"/>
                  <w:szCs w:val="14"/>
                </w:rPr>
                <w:t>R1-2202976</w:t>
              </w:r>
            </w:hyperlink>
          </w:p>
        </w:tc>
        <w:tc>
          <w:tcPr>
            <w:tcW w:w="1045" w:type="pct"/>
          </w:tcPr>
          <w:p w14:paraId="5655F397" w14:textId="6D5D68D4"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to MIMO enhancements</w:t>
            </w:r>
          </w:p>
        </w:tc>
        <w:tc>
          <w:tcPr>
            <w:tcW w:w="905" w:type="pct"/>
          </w:tcPr>
          <w:p w14:paraId="0E68A0FE" w14:textId="338B82C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Ericsson</w:t>
            </w:r>
          </w:p>
        </w:tc>
        <w:tc>
          <w:tcPr>
            <w:tcW w:w="265" w:type="pct"/>
          </w:tcPr>
          <w:p w14:paraId="4F744A67" w14:textId="0A25E0F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6119B90F" w14:textId="6A35470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38.211</w:t>
            </w:r>
          </w:p>
        </w:tc>
        <w:tc>
          <w:tcPr>
            <w:tcW w:w="383" w:type="pct"/>
            <w:shd w:val="clear" w:color="auto" w:fill="auto"/>
          </w:tcPr>
          <w:p w14:paraId="4340819E" w14:textId="18F3318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4E2EE80F" w14:textId="44BF312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NR_feMIMO-Core</w:t>
            </w:r>
          </w:p>
        </w:tc>
        <w:tc>
          <w:tcPr>
            <w:tcW w:w="295" w:type="pct"/>
          </w:tcPr>
          <w:p w14:paraId="4D5A0632" w14:textId="75CC7DD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0091</w:t>
            </w:r>
          </w:p>
        </w:tc>
        <w:tc>
          <w:tcPr>
            <w:tcW w:w="285" w:type="pct"/>
          </w:tcPr>
          <w:p w14:paraId="11AC9418"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24BA0DB9" w14:textId="4104FD3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47B79AF6" w14:textId="77777777" w:rsidTr="00434897">
        <w:trPr>
          <w:trHeight w:val="20"/>
        </w:trPr>
        <w:tc>
          <w:tcPr>
            <w:tcW w:w="426" w:type="pct"/>
          </w:tcPr>
          <w:p w14:paraId="21DD560A" w14:textId="17D17FFA" w:rsidR="00FF7F9A" w:rsidRPr="004E1086" w:rsidRDefault="002328C4" w:rsidP="00FF7F9A">
            <w:pPr>
              <w:rPr>
                <w:rFonts w:ascii="Arial" w:eastAsia="Times New Roman" w:hAnsi="Arial" w:cs="Arial"/>
                <w:color w:val="000000"/>
                <w:sz w:val="14"/>
                <w:szCs w:val="14"/>
                <w:lang w:eastAsia="en-GB"/>
              </w:rPr>
            </w:pPr>
            <w:hyperlink r:id="rId2576" w:history="1">
              <w:r w:rsidR="004371F4">
                <w:rPr>
                  <w:rStyle w:val="Hyperlink"/>
                  <w:rFonts w:ascii="Arial" w:hAnsi="Arial" w:cs="Arial"/>
                  <w:sz w:val="14"/>
                  <w:szCs w:val="14"/>
                </w:rPr>
                <w:t>R1-2202977</w:t>
              </w:r>
            </w:hyperlink>
          </w:p>
        </w:tc>
        <w:tc>
          <w:tcPr>
            <w:tcW w:w="1045" w:type="pct"/>
          </w:tcPr>
          <w:p w14:paraId="47400D5E" w14:textId="3E02CE7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to IIoT and URLLC enhancements</w:t>
            </w:r>
          </w:p>
        </w:tc>
        <w:tc>
          <w:tcPr>
            <w:tcW w:w="905" w:type="pct"/>
          </w:tcPr>
          <w:p w14:paraId="73B82F95" w14:textId="0CB856D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Ericsson</w:t>
            </w:r>
          </w:p>
        </w:tc>
        <w:tc>
          <w:tcPr>
            <w:tcW w:w="265" w:type="pct"/>
          </w:tcPr>
          <w:p w14:paraId="1CB876E8" w14:textId="16E96B1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3A409054" w14:textId="13BE7FD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38.211</w:t>
            </w:r>
          </w:p>
        </w:tc>
        <w:tc>
          <w:tcPr>
            <w:tcW w:w="383" w:type="pct"/>
            <w:shd w:val="clear" w:color="auto" w:fill="auto"/>
          </w:tcPr>
          <w:p w14:paraId="7D6751BD" w14:textId="0E3C1CB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4982E443" w14:textId="3325C99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NR_IIOT_URLLC_enh-Core</w:t>
            </w:r>
          </w:p>
        </w:tc>
        <w:tc>
          <w:tcPr>
            <w:tcW w:w="295" w:type="pct"/>
          </w:tcPr>
          <w:p w14:paraId="621A87BD" w14:textId="4BB328B4"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0092</w:t>
            </w:r>
          </w:p>
        </w:tc>
        <w:tc>
          <w:tcPr>
            <w:tcW w:w="285" w:type="pct"/>
          </w:tcPr>
          <w:p w14:paraId="2ED645E3"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6D43E257" w14:textId="332D577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4E485CE7" w14:textId="77777777" w:rsidTr="00434897">
        <w:trPr>
          <w:trHeight w:val="20"/>
        </w:trPr>
        <w:tc>
          <w:tcPr>
            <w:tcW w:w="426" w:type="pct"/>
          </w:tcPr>
          <w:p w14:paraId="38A9BBF3" w14:textId="6DCC6F2D" w:rsidR="00FF7F9A" w:rsidRPr="004E1086" w:rsidRDefault="002328C4" w:rsidP="00FF7F9A">
            <w:pPr>
              <w:rPr>
                <w:rFonts w:ascii="Arial" w:eastAsia="Times New Roman" w:hAnsi="Arial" w:cs="Arial"/>
                <w:color w:val="000000"/>
                <w:sz w:val="14"/>
                <w:szCs w:val="14"/>
                <w:lang w:eastAsia="en-GB"/>
              </w:rPr>
            </w:pPr>
            <w:hyperlink r:id="rId2577" w:history="1">
              <w:r w:rsidR="004371F4">
                <w:rPr>
                  <w:rStyle w:val="Hyperlink"/>
                  <w:rFonts w:ascii="Arial" w:hAnsi="Arial" w:cs="Arial"/>
                  <w:sz w:val="14"/>
                  <w:szCs w:val="14"/>
                </w:rPr>
                <w:t>R1-2202978</w:t>
              </w:r>
            </w:hyperlink>
          </w:p>
        </w:tc>
        <w:tc>
          <w:tcPr>
            <w:tcW w:w="1045" w:type="pct"/>
          </w:tcPr>
          <w:p w14:paraId="6391E9F9" w14:textId="2F100EA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to NR NTN support</w:t>
            </w:r>
          </w:p>
        </w:tc>
        <w:tc>
          <w:tcPr>
            <w:tcW w:w="905" w:type="pct"/>
          </w:tcPr>
          <w:p w14:paraId="1C74DC87" w14:textId="160F71B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Ericsson</w:t>
            </w:r>
          </w:p>
        </w:tc>
        <w:tc>
          <w:tcPr>
            <w:tcW w:w="265" w:type="pct"/>
          </w:tcPr>
          <w:p w14:paraId="4EA2B286" w14:textId="6989564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69C099D8" w14:textId="54C0173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38.211</w:t>
            </w:r>
          </w:p>
        </w:tc>
        <w:tc>
          <w:tcPr>
            <w:tcW w:w="383" w:type="pct"/>
            <w:shd w:val="clear" w:color="auto" w:fill="auto"/>
          </w:tcPr>
          <w:p w14:paraId="1E09BEC3" w14:textId="6846A97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4DD71413" w14:textId="79E0EF7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NR_NTN_solutions-Core</w:t>
            </w:r>
          </w:p>
        </w:tc>
        <w:tc>
          <w:tcPr>
            <w:tcW w:w="295" w:type="pct"/>
          </w:tcPr>
          <w:p w14:paraId="5374781B" w14:textId="454F4D8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0093</w:t>
            </w:r>
          </w:p>
        </w:tc>
        <w:tc>
          <w:tcPr>
            <w:tcW w:w="285" w:type="pct"/>
          </w:tcPr>
          <w:p w14:paraId="363084EB"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7E67EE6E" w14:textId="0E5EB90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12447BD7" w14:textId="77777777" w:rsidTr="00434897">
        <w:trPr>
          <w:trHeight w:val="20"/>
        </w:trPr>
        <w:tc>
          <w:tcPr>
            <w:tcW w:w="426" w:type="pct"/>
          </w:tcPr>
          <w:p w14:paraId="1DAF7415" w14:textId="25D298D3" w:rsidR="00FF7F9A" w:rsidRPr="004E1086" w:rsidRDefault="002328C4" w:rsidP="00FF7F9A">
            <w:pPr>
              <w:rPr>
                <w:rFonts w:ascii="Arial" w:eastAsia="Times New Roman" w:hAnsi="Arial" w:cs="Arial"/>
                <w:color w:val="000000"/>
                <w:sz w:val="14"/>
                <w:szCs w:val="14"/>
                <w:lang w:eastAsia="en-GB"/>
              </w:rPr>
            </w:pPr>
            <w:hyperlink r:id="rId2578" w:history="1">
              <w:r w:rsidR="004371F4">
                <w:rPr>
                  <w:rStyle w:val="Hyperlink"/>
                  <w:rFonts w:ascii="Arial" w:hAnsi="Arial" w:cs="Arial"/>
                  <w:sz w:val="14"/>
                  <w:szCs w:val="14"/>
                </w:rPr>
                <w:t>R1-2202979</w:t>
              </w:r>
            </w:hyperlink>
          </w:p>
        </w:tc>
        <w:tc>
          <w:tcPr>
            <w:tcW w:w="1045" w:type="pct"/>
          </w:tcPr>
          <w:p w14:paraId="304438B1" w14:textId="2FC40B9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to small data transmissions in RRC_INACTIVE state</w:t>
            </w:r>
          </w:p>
        </w:tc>
        <w:tc>
          <w:tcPr>
            <w:tcW w:w="905" w:type="pct"/>
          </w:tcPr>
          <w:p w14:paraId="1E3E5378" w14:textId="0EFDA02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Ericsson</w:t>
            </w:r>
          </w:p>
        </w:tc>
        <w:tc>
          <w:tcPr>
            <w:tcW w:w="265" w:type="pct"/>
          </w:tcPr>
          <w:p w14:paraId="05955555" w14:textId="32F510F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4920E063" w14:textId="7E99B58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38.211</w:t>
            </w:r>
          </w:p>
        </w:tc>
        <w:tc>
          <w:tcPr>
            <w:tcW w:w="383" w:type="pct"/>
            <w:shd w:val="clear" w:color="auto" w:fill="auto"/>
          </w:tcPr>
          <w:p w14:paraId="523B1F50" w14:textId="69D6641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1647FB94" w14:textId="60CADB6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NR_SmallData_INACTIVE-Core</w:t>
            </w:r>
          </w:p>
        </w:tc>
        <w:tc>
          <w:tcPr>
            <w:tcW w:w="295" w:type="pct"/>
          </w:tcPr>
          <w:p w14:paraId="5F05C3A9" w14:textId="614F49A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0094</w:t>
            </w:r>
          </w:p>
        </w:tc>
        <w:tc>
          <w:tcPr>
            <w:tcW w:w="285" w:type="pct"/>
          </w:tcPr>
          <w:p w14:paraId="7B3007D4"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7CA93D42" w14:textId="39CA03C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59B26069" w14:textId="77777777" w:rsidTr="00434897">
        <w:trPr>
          <w:trHeight w:val="20"/>
        </w:trPr>
        <w:tc>
          <w:tcPr>
            <w:tcW w:w="426" w:type="pct"/>
          </w:tcPr>
          <w:p w14:paraId="2DF020AA" w14:textId="45BE5996" w:rsidR="00FF7F9A" w:rsidRPr="004E1086" w:rsidRDefault="002328C4" w:rsidP="00FF7F9A">
            <w:pPr>
              <w:rPr>
                <w:rFonts w:ascii="Arial" w:eastAsia="Times New Roman" w:hAnsi="Arial" w:cs="Arial"/>
                <w:color w:val="000000"/>
                <w:sz w:val="14"/>
                <w:szCs w:val="14"/>
                <w:lang w:eastAsia="en-GB"/>
              </w:rPr>
            </w:pPr>
            <w:hyperlink r:id="rId2579" w:history="1">
              <w:r w:rsidR="004371F4">
                <w:rPr>
                  <w:rStyle w:val="Hyperlink"/>
                  <w:rFonts w:ascii="Arial" w:hAnsi="Arial" w:cs="Arial"/>
                  <w:sz w:val="14"/>
                  <w:szCs w:val="14"/>
                </w:rPr>
                <w:t>R1-2202980</w:t>
              </w:r>
            </w:hyperlink>
          </w:p>
        </w:tc>
        <w:tc>
          <w:tcPr>
            <w:tcW w:w="1045" w:type="pct"/>
          </w:tcPr>
          <w:p w14:paraId="586EB271" w14:textId="6FCDD30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eIAB</w:t>
            </w:r>
          </w:p>
        </w:tc>
        <w:tc>
          <w:tcPr>
            <w:tcW w:w="905" w:type="pct"/>
          </w:tcPr>
          <w:p w14:paraId="360E580D" w14:textId="4625736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Samsung</w:t>
            </w:r>
          </w:p>
        </w:tc>
        <w:tc>
          <w:tcPr>
            <w:tcW w:w="265" w:type="pct"/>
          </w:tcPr>
          <w:p w14:paraId="481E148A" w14:textId="25C8472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684F951C" w14:textId="0F5E60C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38.213</w:t>
            </w:r>
          </w:p>
        </w:tc>
        <w:tc>
          <w:tcPr>
            <w:tcW w:w="383" w:type="pct"/>
            <w:shd w:val="clear" w:color="auto" w:fill="auto"/>
          </w:tcPr>
          <w:p w14:paraId="7BB06585" w14:textId="32B2D82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0FD7BFB6" w14:textId="121B3CA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NR_IAB_enh-Core</w:t>
            </w:r>
          </w:p>
        </w:tc>
        <w:tc>
          <w:tcPr>
            <w:tcW w:w="295" w:type="pct"/>
          </w:tcPr>
          <w:p w14:paraId="2D34FA53" w14:textId="39F3203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0296</w:t>
            </w:r>
          </w:p>
        </w:tc>
        <w:tc>
          <w:tcPr>
            <w:tcW w:w="285" w:type="pct"/>
          </w:tcPr>
          <w:p w14:paraId="6473FD0B"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50BF865B" w14:textId="3F27013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17492598" w14:textId="77777777" w:rsidTr="00434897">
        <w:trPr>
          <w:trHeight w:val="20"/>
        </w:trPr>
        <w:tc>
          <w:tcPr>
            <w:tcW w:w="426" w:type="pct"/>
          </w:tcPr>
          <w:p w14:paraId="5CB13E1F" w14:textId="73DEF753" w:rsidR="00FF7F9A" w:rsidRPr="004E1086" w:rsidRDefault="002328C4" w:rsidP="00FF7F9A">
            <w:pPr>
              <w:rPr>
                <w:rFonts w:ascii="Arial" w:eastAsia="Times New Roman" w:hAnsi="Arial" w:cs="Arial"/>
                <w:color w:val="000000"/>
                <w:sz w:val="14"/>
                <w:szCs w:val="14"/>
                <w:lang w:eastAsia="en-GB"/>
              </w:rPr>
            </w:pPr>
            <w:hyperlink r:id="rId2580" w:history="1">
              <w:r w:rsidR="004371F4">
                <w:rPr>
                  <w:rStyle w:val="Hyperlink"/>
                  <w:rFonts w:ascii="Arial" w:hAnsi="Arial" w:cs="Arial"/>
                  <w:sz w:val="14"/>
                  <w:szCs w:val="14"/>
                </w:rPr>
                <w:t>R1-2202981</w:t>
              </w:r>
            </w:hyperlink>
          </w:p>
        </w:tc>
        <w:tc>
          <w:tcPr>
            <w:tcW w:w="1045" w:type="pct"/>
          </w:tcPr>
          <w:p w14:paraId="5AAD7C57" w14:textId="3A19E33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further enhancements on MIMO for NR</w:t>
            </w:r>
          </w:p>
        </w:tc>
        <w:tc>
          <w:tcPr>
            <w:tcW w:w="905" w:type="pct"/>
          </w:tcPr>
          <w:p w14:paraId="51D79C0E" w14:textId="0E2E649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Samsung</w:t>
            </w:r>
          </w:p>
        </w:tc>
        <w:tc>
          <w:tcPr>
            <w:tcW w:w="265" w:type="pct"/>
          </w:tcPr>
          <w:p w14:paraId="30F9DF10" w14:textId="24D4A8E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7AFF9F59" w14:textId="0D606F6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38.213</w:t>
            </w:r>
          </w:p>
        </w:tc>
        <w:tc>
          <w:tcPr>
            <w:tcW w:w="383" w:type="pct"/>
            <w:shd w:val="clear" w:color="auto" w:fill="auto"/>
          </w:tcPr>
          <w:p w14:paraId="48F86936" w14:textId="479F635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213AC291" w14:textId="48B2EA0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NR_feMIMO-Core</w:t>
            </w:r>
          </w:p>
        </w:tc>
        <w:tc>
          <w:tcPr>
            <w:tcW w:w="295" w:type="pct"/>
          </w:tcPr>
          <w:p w14:paraId="2A8CD3D2" w14:textId="12C8FE3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0297</w:t>
            </w:r>
          </w:p>
        </w:tc>
        <w:tc>
          <w:tcPr>
            <w:tcW w:w="285" w:type="pct"/>
          </w:tcPr>
          <w:p w14:paraId="77A6E7AB"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591276CB" w14:textId="43CC43A4"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33272E2B" w14:textId="77777777" w:rsidTr="00434897">
        <w:trPr>
          <w:trHeight w:val="20"/>
        </w:trPr>
        <w:tc>
          <w:tcPr>
            <w:tcW w:w="426" w:type="pct"/>
          </w:tcPr>
          <w:p w14:paraId="6F7FEDBB" w14:textId="7027AE2E" w:rsidR="00FF7F9A" w:rsidRPr="004E1086" w:rsidRDefault="002328C4" w:rsidP="00FF7F9A">
            <w:pPr>
              <w:rPr>
                <w:rFonts w:ascii="Arial" w:eastAsia="Times New Roman" w:hAnsi="Arial" w:cs="Arial"/>
                <w:color w:val="000000"/>
                <w:sz w:val="14"/>
                <w:szCs w:val="14"/>
                <w:lang w:eastAsia="en-GB"/>
              </w:rPr>
            </w:pPr>
            <w:hyperlink r:id="rId2581" w:history="1">
              <w:r w:rsidR="004371F4">
                <w:rPr>
                  <w:rStyle w:val="Hyperlink"/>
                  <w:rFonts w:ascii="Arial" w:hAnsi="Arial" w:cs="Arial"/>
                  <w:sz w:val="14"/>
                  <w:szCs w:val="14"/>
                </w:rPr>
                <w:t>R1-2202982</w:t>
              </w:r>
            </w:hyperlink>
          </w:p>
        </w:tc>
        <w:tc>
          <w:tcPr>
            <w:tcW w:w="1045" w:type="pct"/>
          </w:tcPr>
          <w:p w14:paraId="15CBBC28" w14:textId="0A2B808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Introduction of carrier BW smaller than 40 MHz for n79</w:t>
            </w:r>
          </w:p>
        </w:tc>
        <w:tc>
          <w:tcPr>
            <w:tcW w:w="905" w:type="pct"/>
          </w:tcPr>
          <w:p w14:paraId="7A508F2A" w14:textId="41EE451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Samsung</w:t>
            </w:r>
          </w:p>
        </w:tc>
        <w:tc>
          <w:tcPr>
            <w:tcW w:w="265" w:type="pct"/>
          </w:tcPr>
          <w:p w14:paraId="7DA9C2B4" w14:textId="6CDD1D8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6C33F283" w14:textId="79C1C6C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38.213</w:t>
            </w:r>
          </w:p>
        </w:tc>
        <w:tc>
          <w:tcPr>
            <w:tcW w:w="383" w:type="pct"/>
            <w:shd w:val="clear" w:color="auto" w:fill="auto"/>
          </w:tcPr>
          <w:p w14:paraId="7EE0D20D" w14:textId="19F30C1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49956E38" w14:textId="1C22D14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NR_bands_R17_BWs-Core</w:t>
            </w:r>
          </w:p>
        </w:tc>
        <w:tc>
          <w:tcPr>
            <w:tcW w:w="295" w:type="pct"/>
          </w:tcPr>
          <w:p w14:paraId="00D2C1E0" w14:textId="7EC44AB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0298</w:t>
            </w:r>
          </w:p>
        </w:tc>
        <w:tc>
          <w:tcPr>
            <w:tcW w:w="285" w:type="pct"/>
          </w:tcPr>
          <w:p w14:paraId="30645E8E"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158C3F90" w14:textId="4B7437B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w:t>
            </w:r>
          </w:p>
        </w:tc>
      </w:tr>
      <w:tr w:rsidR="00434897" w:rsidRPr="004E1086" w14:paraId="1FB428C0" w14:textId="77777777" w:rsidTr="00434897">
        <w:trPr>
          <w:trHeight w:val="20"/>
        </w:trPr>
        <w:tc>
          <w:tcPr>
            <w:tcW w:w="426" w:type="pct"/>
          </w:tcPr>
          <w:p w14:paraId="60B48E8C" w14:textId="0903D041" w:rsidR="00FF7F9A" w:rsidRPr="004E1086" w:rsidRDefault="002328C4" w:rsidP="00FF7F9A">
            <w:pPr>
              <w:rPr>
                <w:rFonts w:ascii="Arial" w:eastAsia="Times New Roman" w:hAnsi="Arial" w:cs="Arial"/>
                <w:color w:val="000000"/>
                <w:sz w:val="14"/>
                <w:szCs w:val="14"/>
                <w:lang w:eastAsia="en-GB"/>
              </w:rPr>
            </w:pPr>
            <w:hyperlink r:id="rId2582" w:history="1">
              <w:r w:rsidR="004371F4">
                <w:rPr>
                  <w:rStyle w:val="Hyperlink"/>
                  <w:rFonts w:ascii="Arial" w:hAnsi="Arial" w:cs="Arial"/>
                  <w:sz w:val="14"/>
                  <w:szCs w:val="14"/>
                </w:rPr>
                <w:t>R1-2202983</w:t>
              </w:r>
            </w:hyperlink>
          </w:p>
        </w:tc>
        <w:tc>
          <w:tcPr>
            <w:tcW w:w="1045" w:type="pct"/>
          </w:tcPr>
          <w:p w14:paraId="0616F596" w14:textId="7F72CF1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dynamic spectrum sharing enhancements in NR</w:t>
            </w:r>
          </w:p>
        </w:tc>
        <w:tc>
          <w:tcPr>
            <w:tcW w:w="905" w:type="pct"/>
          </w:tcPr>
          <w:p w14:paraId="02AB7FE5" w14:textId="72803D8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Samsung</w:t>
            </w:r>
          </w:p>
        </w:tc>
        <w:tc>
          <w:tcPr>
            <w:tcW w:w="265" w:type="pct"/>
          </w:tcPr>
          <w:p w14:paraId="2513D51B" w14:textId="3CC4AA6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0122E870" w14:textId="5FCAD75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38.213</w:t>
            </w:r>
          </w:p>
        </w:tc>
        <w:tc>
          <w:tcPr>
            <w:tcW w:w="383" w:type="pct"/>
            <w:shd w:val="clear" w:color="auto" w:fill="auto"/>
          </w:tcPr>
          <w:p w14:paraId="28EB7058" w14:textId="03B4D45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436C020A" w14:textId="4B43DBD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NR_DSS-Core</w:t>
            </w:r>
          </w:p>
        </w:tc>
        <w:tc>
          <w:tcPr>
            <w:tcW w:w="295" w:type="pct"/>
          </w:tcPr>
          <w:p w14:paraId="03DEE817" w14:textId="05566C3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0299</w:t>
            </w:r>
          </w:p>
        </w:tc>
        <w:tc>
          <w:tcPr>
            <w:tcW w:w="285" w:type="pct"/>
          </w:tcPr>
          <w:p w14:paraId="197A619F"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06FFCB22" w14:textId="5F82B6B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0B77B1D8" w14:textId="77777777" w:rsidTr="00434897">
        <w:trPr>
          <w:trHeight w:val="20"/>
        </w:trPr>
        <w:tc>
          <w:tcPr>
            <w:tcW w:w="426" w:type="pct"/>
          </w:tcPr>
          <w:p w14:paraId="290480E2" w14:textId="26FD83DF" w:rsidR="00FF7F9A" w:rsidRPr="004E1086" w:rsidRDefault="002328C4" w:rsidP="00FF7F9A">
            <w:pPr>
              <w:rPr>
                <w:rFonts w:ascii="Arial" w:eastAsia="Times New Roman" w:hAnsi="Arial" w:cs="Arial"/>
                <w:color w:val="000000"/>
                <w:sz w:val="14"/>
                <w:szCs w:val="14"/>
                <w:lang w:eastAsia="en-GB"/>
              </w:rPr>
            </w:pPr>
            <w:hyperlink r:id="rId2583" w:history="1">
              <w:r w:rsidR="004371F4">
                <w:rPr>
                  <w:rStyle w:val="Hyperlink"/>
                  <w:rFonts w:ascii="Arial" w:hAnsi="Arial" w:cs="Arial"/>
                  <w:sz w:val="14"/>
                  <w:szCs w:val="14"/>
                </w:rPr>
                <w:t>R1-2202984</w:t>
              </w:r>
            </w:hyperlink>
          </w:p>
        </w:tc>
        <w:tc>
          <w:tcPr>
            <w:tcW w:w="1045" w:type="pct"/>
          </w:tcPr>
          <w:p w14:paraId="36242B0B" w14:textId="49CA666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non-terrestrial network operation in NR</w:t>
            </w:r>
          </w:p>
        </w:tc>
        <w:tc>
          <w:tcPr>
            <w:tcW w:w="905" w:type="pct"/>
          </w:tcPr>
          <w:p w14:paraId="69DB3836" w14:textId="74C87A5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Samsung</w:t>
            </w:r>
          </w:p>
        </w:tc>
        <w:tc>
          <w:tcPr>
            <w:tcW w:w="265" w:type="pct"/>
          </w:tcPr>
          <w:p w14:paraId="1934D85E" w14:textId="4A0ABA3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5D8C1707" w14:textId="1896C30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38.213</w:t>
            </w:r>
          </w:p>
        </w:tc>
        <w:tc>
          <w:tcPr>
            <w:tcW w:w="383" w:type="pct"/>
            <w:shd w:val="clear" w:color="auto" w:fill="auto"/>
          </w:tcPr>
          <w:p w14:paraId="5336B3DB" w14:textId="6AC3838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3C2ED67E" w14:textId="6998E804"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NR_NTN_solutions-Core</w:t>
            </w:r>
          </w:p>
        </w:tc>
        <w:tc>
          <w:tcPr>
            <w:tcW w:w="295" w:type="pct"/>
          </w:tcPr>
          <w:p w14:paraId="6457B7B5" w14:textId="2A09E0D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0300</w:t>
            </w:r>
          </w:p>
        </w:tc>
        <w:tc>
          <w:tcPr>
            <w:tcW w:w="285" w:type="pct"/>
          </w:tcPr>
          <w:p w14:paraId="142F8B73"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7F057571" w14:textId="58031D2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6E1C5E20" w14:textId="77777777" w:rsidTr="00434897">
        <w:trPr>
          <w:trHeight w:val="20"/>
        </w:trPr>
        <w:tc>
          <w:tcPr>
            <w:tcW w:w="426" w:type="pct"/>
          </w:tcPr>
          <w:p w14:paraId="6C7F4238" w14:textId="33DB5F64" w:rsidR="00FF7F9A" w:rsidRPr="004E1086" w:rsidRDefault="002328C4" w:rsidP="00FF7F9A">
            <w:pPr>
              <w:rPr>
                <w:rFonts w:ascii="Arial" w:eastAsia="Times New Roman" w:hAnsi="Arial" w:cs="Arial"/>
                <w:color w:val="000000"/>
                <w:sz w:val="14"/>
                <w:szCs w:val="14"/>
                <w:lang w:eastAsia="en-GB"/>
              </w:rPr>
            </w:pPr>
            <w:hyperlink r:id="rId2584" w:history="1">
              <w:r w:rsidR="004371F4">
                <w:rPr>
                  <w:rStyle w:val="Hyperlink"/>
                  <w:rFonts w:ascii="Arial" w:hAnsi="Arial" w:cs="Arial"/>
                  <w:sz w:val="14"/>
                  <w:szCs w:val="14"/>
                </w:rPr>
                <w:t>R1-2202985</w:t>
              </w:r>
            </w:hyperlink>
          </w:p>
        </w:tc>
        <w:tc>
          <w:tcPr>
            <w:tcW w:w="1045" w:type="pct"/>
          </w:tcPr>
          <w:p w14:paraId="5E0030FC" w14:textId="19DA71A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positioning enhancements in NR</w:t>
            </w:r>
          </w:p>
        </w:tc>
        <w:tc>
          <w:tcPr>
            <w:tcW w:w="905" w:type="pct"/>
          </w:tcPr>
          <w:p w14:paraId="4D0A4B3D" w14:textId="6C46DFC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Samsung</w:t>
            </w:r>
          </w:p>
        </w:tc>
        <w:tc>
          <w:tcPr>
            <w:tcW w:w="265" w:type="pct"/>
          </w:tcPr>
          <w:p w14:paraId="62A8B46F" w14:textId="76045D9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09EE5F9F" w14:textId="2086500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38.213</w:t>
            </w:r>
          </w:p>
        </w:tc>
        <w:tc>
          <w:tcPr>
            <w:tcW w:w="383" w:type="pct"/>
            <w:shd w:val="clear" w:color="auto" w:fill="auto"/>
          </w:tcPr>
          <w:p w14:paraId="50B3AF45" w14:textId="5BB8F9F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279C2B74" w14:textId="625AD91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NR_pos_enh-Core</w:t>
            </w:r>
          </w:p>
        </w:tc>
        <w:tc>
          <w:tcPr>
            <w:tcW w:w="295" w:type="pct"/>
          </w:tcPr>
          <w:p w14:paraId="7564D08F" w14:textId="5246349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0301</w:t>
            </w:r>
          </w:p>
        </w:tc>
        <w:tc>
          <w:tcPr>
            <w:tcW w:w="285" w:type="pct"/>
          </w:tcPr>
          <w:p w14:paraId="37A1FE14"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5C9D101E" w14:textId="6A5BA53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085CCD39" w14:textId="77777777" w:rsidTr="00434897">
        <w:trPr>
          <w:trHeight w:val="20"/>
        </w:trPr>
        <w:tc>
          <w:tcPr>
            <w:tcW w:w="426" w:type="pct"/>
          </w:tcPr>
          <w:p w14:paraId="7D86F382" w14:textId="507C3BFB" w:rsidR="00FF7F9A" w:rsidRPr="004E1086" w:rsidRDefault="002328C4" w:rsidP="00FF7F9A">
            <w:pPr>
              <w:rPr>
                <w:rFonts w:ascii="Arial" w:eastAsia="Times New Roman" w:hAnsi="Arial" w:cs="Arial"/>
                <w:color w:val="000000"/>
                <w:sz w:val="14"/>
                <w:szCs w:val="14"/>
                <w:lang w:eastAsia="en-GB"/>
              </w:rPr>
            </w:pPr>
            <w:hyperlink r:id="rId2585" w:history="1">
              <w:r w:rsidR="004371F4">
                <w:rPr>
                  <w:rStyle w:val="Hyperlink"/>
                  <w:rFonts w:ascii="Arial" w:hAnsi="Arial" w:cs="Arial"/>
                  <w:sz w:val="14"/>
                  <w:szCs w:val="14"/>
                </w:rPr>
                <w:t>R1-2202986</w:t>
              </w:r>
            </w:hyperlink>
          </w:p>
        </w:tc>
        <w:tc>
          <w:tcPr>
            <w:tcW w:w="1045" w:type="pct"/>
          </w:tcPr>
          <w:p w14:paraId="465327BC" w14:textId="0850913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the introduction of UEs with reduced capabilities in NR</w:t>
            </w:r>
          </w:p>
        </w:tc>
        <w:tc>
          <w:tcPr>
            <w:tcW w:w="905" w:type="pct"/>
          </w:tcPr>
          <w:p w14:paraId="418B16AA" w14:textId="15E0BF3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Samsung</w:t>
            </w:r>
          </w:p>
        </w:tc>
        <w:tc>
          <w:tcPr>
            <w:tcW w:w="265" w:type="pct"/>
          </w:tcPr>
          <w:p w14:paraId="2850517A" w14:textId="6A150DC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5153EB88" w14:textId="44BD7E5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38.213</w:t>
            </w:r>
          </w:p>
        </w:tc>
        <w:tc>
          <w:tcPr>
            <w:tcW w:w="383" w:type="pct"/>
            <w:shd w:val="clear" w:color="auto" w:fill="auto"/>
          </w:tcPr>
          <w:p w14:paraId="4A3D1BE1" w14:textId="34A5295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6A8C3507" w14:textId="3F300F54"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NR_redcap-Core</w:t>
            </w:r>
          </w:p>
        </w:tc>
        <w:tc>
          <w:tcPr>
            <w:tcW w:w="295" w:type="pct"/>
          </w:tcPr>
          <w:p w14:paraId="224B2DF1" w14:textId="31C8D4B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0302</w:t>
            </w:r>
          </w:p>
        </w:tc>
        <w:tc>
          <w:tcPr>
            <w:tcW w:w="285" w:type="pct"/>
          </w:tcPr>
          <w:p w14:paraId="392E4693"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3F564EF1" w14:textId="009664F4"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55A2D92D" w14:textId="77777777" w:rsidTr="00434897">
        <w:trPr>
          <w:trHeight w:val="20"/>
        </w:trPr>
        <w:tc>
          <w:tcPr>
            <w:tcW w:w="426" w:type="pct"/>
          </w:tcPr>
          <w:p w14:paraId="41F890C7" w14:textId="68BFD2F2" w:rsidR="00FF7F9A" w:rsidRPr="004E1086" w:rsidRDefault="002328C4" w:rsidP="00FF7F9A">
            <w:pPr>
              <w:rPr>
                <w:rFonts w:ascii="Arial" w:eastAsia="Times New Roman" w:hAnsi="Arial" w:cs="Arial"/>
                <w:color w:val="000000"/>
                <w:sz w:val="14"/>
                <w:szCs w:val="14"/>
                <w:lang w:eastAsia="en-GB"/>
              </w:rPr>
            </w:pPr>
            <w:hyperlink r:id="rId2586" w:history="1">
              <w:r w:rsidR="004371F4">
                <w:rPr>
                  <w:rStyle w:val="Hyperlink"/>
                  <w:rFonts w:ascii="Arial" w:hAnsi="Arial" w:cs="Arial"/>
                  <w:sz w:val="14"/>
                  <w:szCs w:val="14"/>
                </w:rPr>
                <w:t>R1-2202987</w:t>
              </w:r>
            </w:hyperlink>
          </w:p>
        </w:tc>
        <w:tc>
          <w:tcPr>
            <w:tcW w:w="1045" w:type="pct"/>
          </w:tcPr>
          <w:p w14:paraId="4259AFC0" w14:textId="6598ACD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small data transmission in RRC_INACTIVE state for NR</w:t>
            </w:r>
          </w:p>
        </w:tc>
        <w:tc>
          <w:tcPr>
            <w:tcW w:w="905" w:type="pct"/>
          </w:tcPr>
          <w:p w14:paraId="35DD22E3" w14:textId="2D2B878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Samsung</w:t>
            </w:r>
          </w:p>
        </w:tc>
        <w:tc>
          <w:tcPr>
            <w:tcW w:w="265" w:type="pct"/>
          </w:tcPr>
          <w:p w14:paraId="75B5704A" w14:textId="79FB899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6B39ABA4" w14:textId="41DADC4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38.213</w:t>
            </w:r>
          </w:p>
        </w:tc>
        <w:tc>
          <w:tcPr>
            <w:tcW w:w="383" w:type="pct"/>
            <w:shd w:val="clear" w:color="auto" w:fill="auto"/>
          </w:tcPr>
          <w:p w14:paraId="1E3B840D" w14:textId="0442132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39CCBADF" w14:textId="75E458F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NR_SmallData_INACTIVE-Core</w:t>
            </w:r>
          </w:p>
        </w:tc>
        <w:tc>
          <w:tcPr>
            <w:tcW w:w="295" w:type="pct"/>
          </w:tcPr>
          <w:p w14:paraId="6541E2FD" w14:textId="5436BBC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0303</w:t>
            </w:r>
          </w:p>
        </w:tc>
        <w:tc>
          <w:tcPr>
            <w:tcW w:w="285" w:type="pct"/>
          </w:tcPr>
          <w:p w14:paraId="2BADF714"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4BEC74B6" w14:textId="52CD867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2ACB90FA" w14:textId="77777777" w:rsidTr="00434897">
        <w:trPr>
          <w:trHeight w:val="20"/>
        </w:trPr>
        <w:tc>
          <w:tcPr>
            <w:tcW w:w="426" w:type="pct"/>
          </w:tcPr>
          <w:p w14:paraId="0FE67B42" w14:textId="53A23751" w:rsidR="00FF7F9A" w:rsidRPr="004E1086" w:rsidRDefault="002328C4" w:rsidP="00FF7F9A">
            <w:pPr>
              <w:rPr>
                <w:rFonts w:ascii="Arial" w:eastAsia="Times New Roman" w:hAnsi="Arial" w:cs="Arial"/>
                <w:color w:val="000000"/>
                <w:sz w:val="14"/>
                <w:szCs w:val="14"/>
                <w:lang w:eastAsia="en-GB"/>
              </w:rPr>
            </w:pPr>
            <w:hyperlink r:id="rId2587" w:history="1">
              <w:r w:rsidR="004371F4">
                <w:rPr>
                  <w:rStyle w:val="Hyperlink"/>
                  <w:rFonts w:ascii="Arial" w:hAnsi="Arial" w:cs="Arial"/>
                  <w:sz w:val="14"/>
                  <w:szCs w:val="14"/>
                </w:rPr>
                <w:t>R1-2202988</w:t>
              </w:r>
            </w:hyperlink>
          </w:p>
        </w:tc>
        <w:tc>
          <w:tcPr>
            <w:tcW w:w="1045" w:type="pct"/>
          </w:tcPr>
          <w:p w14:paraId="07DE0C7F" w14:textId="6B73503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further Multi-RAT Dual-Connectivity enhancements</w:t>
            </w:r>
          </w:p>
        </w:tc>
        <w:tc>
          <w:tcPr>
            <w:tcW w:w="905" w:type="pct"/>
          </w:tcPr>
          <w:p w14:paraId="5993881A" w14:textId="41DA26A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Nokia</w:t>
            </w:r>
          </w:p>
        </w:tc>
        <w:tc>
          <w:tcPr>
            <w:tcW w:w="265" w:type="pct"/>
          </w:tcPr>
          <w:p w14:paraId="72ECC4EE" w14:textId="69099D1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63726551" w14:textId="30DDA0E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38.214</w:t>
            </w:r>
          </w:p>
        </w:tc>
        <w:tc>
          <w:tcPr>
            <w:tcW w:w="383" w:type="pct"/>
            <w:shd w:val="clear" w:color="auto" w:fill="auto"/>
          </w:tcPr>
          <w:p w14:paraId="5923E1B7" w14:textId="4172944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25DF3DF9" w14:textId="63B08518" w:rsidR="00FF7F9A" w:rsidRPr="004E1086" w:rsidRDefault="00FF7F9A" w:rsidP="00FF7F9A">
            <w:pPr>
              <w:rPr>
                <w:rFonts w:ascii="Arial" w:eastAsia="Times New Roman" w:hAnsi="Arial" w:cs="Arial"/>
                <w:color w:val="000000"/>
                <w:sz w:val="14"/>
                <w:szCs w:val="14"/>
                <w:lang w:val="fr-FR" w:eastAsia="en-GB"/>
              </w:rPr>
            </w:pPr>
            <w:r w:rsidRPr="004E1086">
              <w:rPr>
                <w:rFonts w:ascii="Arial" w:hAnsi="Arial" w:cs="Arial"/>
                <w:sz w:val="14"/>
                <w:szCs w:val="14"/>
                <w:lang w:val="fr-FR"/>
              </w:rPr>
              <w:t>LTE_NR_DC_enh2-Core</w:t>
            </w:r>
          </w:p>
        </w:tc>
        <w:tc>
          <w:tcPr>
            <w:tcW w:w="295" w:type="pct"/>
          </w:tcPr>
          <w:p w14:paraId="25D274E3" w14:textId="05EEE73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0259</w:t>
            </w:r>
          </w:p>
        </w:tc>
        <w:tc>
          <w:tcPr>
            <w:tcW w:w="285" w:type="pct"/>
          </w:tcPr>
          <w:p w14:paraId="15DAF32C"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0BAF9623" w14:textId="3929591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5AA3EF04" w14:textId="77777777" w:rsidTr="00434897">
        <w:trPr>
          <w:trHeight w:val="20"/>
        </w:trPr>
        <w:tc>
          <w:tcPr>
            <w:tcW w:w="426" w:type="pct"/>
          </w:tcPr>
          <w:p w14:paraId="3518721C" w14:textId="5AB8FC7C" w:rsidR="00FF7F9A" w:rsidRPr="004E1086" w:rsidRDefault="002328C4" w:rsidP="00FF7F9A">
            <w:pPr>
              <w:rPr>
                <w:rFonts w:ascii="Arial" w:eastAsia="Times New Roman" w:hAnsi="Arial" w:cs="Arial"/>
                <w:color w:val="000000"/>
                <w:sz w:val="14"/>
                <w:szCs w:val="14"/>
                <w:lang w:eastAsia="en-GB"/>
              </w:rPr>
            </w:pPr>
            <w:hyperlink r:id="rId2588" w:history="1">
              <w:r w:rsidR="004371F4">
                <w:rPr>
                  <w:rStyle w:val="Hyperlink"/>
                  <w:rFonts w:ascii="Arial" w:hAnsi="Arial" w:cs="Arial"/>
                  <w:sz w:val="14"/>
                  <w:szCs w:val="14"/>
                </w:rPr>
                <w:t>R1-2202989</w:t>
              </w:r>
            </w:hyperlink>
          </w:p>
        </w:tc>
        <w:tc>
          <w:tcPr>
            <w:tcW w:w="1045" w:type="pct"/>
          </w:tcPr>
          <w:p w14:paraId="39B809B1" w14:textId="0160E5E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DL 1024QAM for NR FR1</w:t>
            </w:r>
          </w:p>
        </w:tc>
        <w:tc>
          <w:tcPr>
            <w:tcW w:w="905" w:type="pct"/>
          </w:tcPr>
          <w:p w14:paraId="28C9FEE5" w14:textId="7D60F31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Nokia</w:t>
            </w:r>
          </w:p>
        </w:tc>
        <w:tc>
          <w:tcPr>
            <w:tcW w:w="265" w:type="pct"/>
          </w:tcPr>
          <w:p w14:paraId="774B6CB7" w14:textId="0B5A82D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5E85914C" w14:textId="2A5AD99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38.214</w:t>
            </w:r>
          </w:p>
        </w:tc>
        <w:tc>
          <w:tcPr>
            <w:tcW w:w="383" w:type="pct"/>
            <w:shd w:val="clear" w:color="auto" w:fill="auto"/>
          </w:tcPr>
          <w:p w14:paraId="0D982917" w14:textId="7A59202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7B64F8BB" w14:textId="48339D3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NR_DL1024QAM_FR1-Core</w:t>
            </w:r>
          </w:p>
        </w:tc>
        <w:tc>
          <w:tcPr>
            <w:tcW w:w="295" w:type="pct"/>
          </w:tcPr>
          <w:p w14:paraId="5153EE2A" w14:textId="7F23E6A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0260</w:t>
            </w:r>
          </w:p>
        </w:tc>
        <w:tc>
          <w:tcPr>
            <w:tcW w:w="285" w:type="pct"/>
          </w:tcPr>
          <w:p w14:paraId="1BE4A1D8"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2D21941E" w14:textId="1F53948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6B3450B9" w14:textId="77777777" w:rsidTr="00434897">
        <w:trPr>
          <w:trHeight w:val="20"/>
        </w:trPr>
        <w:tc>
          <w:tcPr>
            <w:tcW w:w="426" w:type="pct"/>
          </w:tcPr>
          <w:p w14:paraId="3FA4C251" w14:textId="329BBCDC" w:rsidR="00FF7F9A" w:rsidRPr="004E1086" w:rsidRDefault="002328C4" w:rsidP="00FF7F9A">
            <w:pPr>
              <w:rPr>
                <w:rFonts w:ascii="Arial" w:eastAsia="Times New Roman" w:hAnsi="Arial" w:cs="Arial"/>
                <w:color w:val="000000"/>
                <w:sz w:val="14"/>
                <w:szCs w:val="14"/>
                <w:lang w:eastAsia="en-GB"/>
              </w:rPr>
            </w:pPr>
            <w:hyperlink r:id="rId2589" w:history="1">
              <w:r w:rsidR="004371F4">
                <w:rPr>
                  <w:rStyle w:val="Hyperlink"/>
                  <w:rFonts w:ascii="Arial" w:hAnsi="Arial" w:cs="Arial"/>
                  <w:sz w:val="14"/>
                  <w:szCs w:val="14"/>
                </w:rPr>
                <w:t>R1-2202990</w:t>
              </w:r>
            </w:hyperlink>
          </w:p>
        </w:tc>
        <w:tc>
          <w:tcPr>
            <w:tcW w:w="1045" w:type="pct"/>
          </w:tcPr>
          <w:p w14:paraId="39341732" w14:textId="2B97C6B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NR Dynamic Spectrum Sharing enhancements</w:t>
            </w:r>
          </w:p>
        </w:tc>
        <w:tc>
          <w:tcPr>
            <w:tcW w:w="905" w:type="pct"/>
          </w:tcPr>
          <w:p w14:paraId="21FF309E" w14:textId="78B06A1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Nokia</w:t>
            </w:r>
          </w:p>
        </w:tc>
        <w:tc>
          <w:tcPr>
            <w:tcW w:w="265" w:type="pct"/>
          </w:tcPr>
          <w:p w14:paraId="63D55885" w14:textId="22E228D4"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5E155EB8" w14:textId="5945234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38.214</w:t>
            </w:r>
          </w:p>
        </w:tc>
        <w:tc>
          <w:tcPr>
            <w:tcW w:w="383" w:type="pct"/>
            <w:shd w:val="clear" w:color="auto" w:fill="auto"/>
          </w:tcPr>
          <w:p w14:paraId="2DB997DE" w14:textId="4C66777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030E5DF1" w14:textId="1200E31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NR_DSS-Core</w:t>
            </w:r>
          </w:p>
        </w:tc>
        <w:tc>
          <w:tcPr>
            <w:tcW w:w="295" w:type="pct"/>
          </w:tcPr>
          <w:p w14:paraId="253EFD57" w14:textId="47140C2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0261</w:t>
            </w:r>
          </w:p>
        </w:tc>
        <w:tc>
          <w:tcPr>
            <w:tcW w:w="285" w:type="pct"/>
          </w:tcPr>
          <w:p w14:paraId="7C89B477"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49DD2C78" w14:textId="6722C2C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532CFAD6" w14:textId="77777777" w:rsidTr="00434897">
        <w:trPr>
          <w:trHeight w:val="20"/>
        </w:trPr>
        <w:tc>
          <w:tcPr>
            <w:tcW w:w="426" w:type="pct"/>
          </w:tcPr>
          <w:p w14:paraId="03747030" w14:textId="7CCC0A6A" w:rsidR="00FF7F9A" w:rsidRPr="004E1086" w:rsidRDefault="002328C4" w:rsidP="00FF7F9A">
            <w:pPr>
              <w:rPr>
                <w:rFonts w:ascii="Arial" w:eastAsia="Times New Roman" w:hAnsi="Arial" w:cs="Arial"/>
                <w:color w:val="000000"/>
                <w:sz w:val="14"/>
                <w:szCs w:val="14"/>
                <w:lang w:eastAsia="en-GB"/>
              </w:rPr>
            </w:pPr>
            <w:hyperlink r:id="rId2590" w:history="1">
              <w:r w:rsidR="004371F4">
                <w:rPr>
                  <w:rStyle w:val="Hyperlink"/>
                  <w:rFonts w:ascii="Arial" w:hAnsi="Arial" w:cs="Arial"/>
                  <w:sz w:val="14"/>
                  <w:szCs w:val="14"/>
                </w:rPr>
                <w:t>R1-2202991</w:t>
              </w:r>
            </w:hyperlink>
          </w:p>
        </w:tc>
        <w:tc>
          <w:tcPr>
            <w:tcW w:w="1045" w:type="pct"/>
          </w:tcPr>
          <w:p w14:paraId="7FC0AF41" w14:textId="3308BC3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 on further enhancements on MIMO for NR</w:t>
            </w:r>
          </w:p>
        </w:tc>
        <w:tc>
          <w:tcPr>
            <w:tcW w:w="905" w:type="pct"/>
          </w:tcPr>
          <w:p w14:paraId="49DE8018" w14:textId="7129860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Nokia</w:t>
            </w:r>
          </w:p>
        </w:tc>
        <w:tc>
          <w:tcPr>
            <w:tcW w:w="265" w:type="pct"/>
          </w:tcPr>
          <w:p w14:paraId="65303622" w14:textId="6108E5D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5109CB48" w14:textId="2D66FED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38.214</w:t>
            </w:r>
          </w:p>
        </w:tc>
        <w:tc>
          <w:tcPr>
            <w:tcW w:w="383" w:type="pct"/>
            <w:shd w:val="clear" w:color="auto" w:fill="auto"/>
          </w:tcPr>
          <w:p w14:paraId="649967C4" w14:textId="634C4B3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1E1917B8" w14:textId="00EF2CA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NR_feMIMO-Core</w:t>
            </w:r>
          </w:p>
        </w:tc>
        <w:tc>
          <w:tcPr>
            <w:tcW w:w="295" w:type="pct"/>
          </w:tcPr>
          <w:p w14:paraId="272EC8AF" w14:textId="729156D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0262</w:t>
            </w:r>
          </w:p>
        </w:tc>
        <w:tc>
          <w:tcPr>
            <w:tcW w:w="285" w:type="pct"/>
          </w:tcPr>
          <w:p w14:paraId="48D5B378"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4952F0E3" w14:textId="4CBE45B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001C1287" w14:textId="77777777" w:rsidTr="00434897">
        <w:trPr>
          <w:trHeight w:val="20"/>
        </w:trPr>
        <w:tc>
          <w:tcPr>
            <w:tcW w:w="426" w:type="pct"/>
          </w:tcPr>
          <w:p w14:paraId="228BA49D" w14:textId="2EE70947" w:rsidR="00FF7F9A" w:rsidRPr="004E1086" w:rsidRDefault="002328C4" w:rsidP="00FF7F9A">
            <w:pPr>
              <w:rPr>
                <w:rFonts w:ascii="Arial" w:eastAsia="Times New Roman" w:hAnsi="Arial" w:cs="Arial"/>
                <w:color w:val="000000"/>
                <w:sz w:val="14"/>
                <w:szCs w:val="14"/>
                <w:lang w:eastAsia="en-GB"/>
              </w:rPr>
            </w:pPr>
            <w:hyperlink r:id="rId2591" w:history="1">
              <w:r w:rsidR="004371F4">
                <w:rPr>
                  <w:rStyle w:val="Hyperlink"/>
                  <w:rFonts w:ascii="Arial" w:hAnsi="Arial" w:cs="Arial"/>
                  <w:sz w:val="14"/>
                  <w:szCs w:val="14"/>
                </w:rPr>
                <w:t>R1-2202992</w:t>
              </w:r>
            </w:hyperlink>
          </w:p>
        </w:tc>
        <w:tc>
          <w:tcPr>
            <w:tcW w:w="1045" w:type="pct"/>
          </w:tcPr>
          <w:p w14:paraId="724CBB6E" w14:textId="21F6413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solutions for NR to support non-terrestrial networks (NTN)</w:t>
            </w:r>
          </w:p>
        </w:tc>
        <w:tc>
          <w:tcPr>
            <w:tcW w:w="905" w:type="pct"/>
          </w:tcPr>
          <w:p w14:paraId="234BBFDE" w14:textId="7F30917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Nokia</w:t>
            </w:r>
          </w:p>
        </w:tc>
        <w:tc>
          <w:tcPr>
            <w:tcW w:w="265" w:type="pct"/>
          </w:tcPr>
          <w:p w14:paraId="7395E76C" w14:textId="0548EB0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7F9FB5EF" w14:textId="596C538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38.214</w:t>
            </w:r>
          </w:p>
        </w:tc>
        <w:tc>
          <w:tcPr>
            <w:tcW w:w="383" w:type="pct"/>
            <w:shd w:val="clear" w:color="auto" w:fill="auto"/>
          </w:tcPr>
          <w:p w14:paraId="1C9A0C0B" w14:textId="2BCCB3B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48810246" w14:textId="671829C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NR_NTN_solutions-Core</w:t>
            </w:r>
          </w:p>
        </w:tc>
        <w:tc>
          <w:tcPr>
            <w:tcW w:w="295" w:type="pct"/>
          </w:tcPr>
          <w:p w14:paraId="4F897F2D" w14:textId="2506D7F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0263</w:t>
            </w:r>
          </w:p>
        </w:tc>
        <w:tc>
          <w:tcPr>
            <w:tcW w:w="285" w:type="pct"/>
          </w:tcPr>
          <w:p w14:paraId="68E0C91F"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12909A0F" w14:textId="1298B69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5D83FD1A" w14:textId="77777777" w:rsidTr="00434897">
        <w:trPr>
          <w:trHeight w:val="20"/>
        </w:trPr>
        <w:tc>
          <w:tcPr>
            <w:tcW w:w="426" w:type="pct"/>
          </w:tcPr>
          <w:p w14:paraId="6D29F76A" w14:textId="17FA5C7B" w:rsidR="00FF7F9A" w:rsidRPr="004E1086" w:rsidRDefault="002328C4" w:rsidP="00FF7F9A">
            <w:pPr>
              <w:rPr>
                <w:rFonts w:ascii="Arial" w:eastAsia="Times New Roman" w:hAnsi="Arial" w:cs="Arial"/>
                <w:color w:val="000000"/>
                <w:sz w:val="14"/>
                <w:szCs w:val="14"/>
                <w:lang w:eastAsia="en-GB"/>
              </w:rPr>
            </w:pPr>
            <w:hyperlink r:id="rId2592" w:history="1">
              <w:r w:rsidR="004371F4">
                <w:rPr>
                  <w:rStyle w:val="Hyperlink"/>
                  <w:rFonts w:ascii="Arial" w:hAnsi="Arial" w:cs="Arial"/>
                  <w:sz w:val="14"/>
                  <w:szCs w:val="14"/>
                </w:rPr>
                <w:t>R1-2202993</w:t>
              </w:r>
            </w:hyperlink>
          </w:p>
        </w:tc>
        <w:tc>
          <w:tcPr>
            <w:tcW w:w="1045" w:type="pct"/>
          </w:tcPr>
          <w:p w14:paraId="3C48B58F" w14:textId="5A217C3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 on NR Positioning Enhancements</w:t>
            </w:r>
          </w:p>
        </w:tc>
        <w:tc>
          <w:tcPr>
            <w:tcW w:w="905" w:type="pct"/>
          </w:tcPr>
          <w:p w14:paraId="73C28D41" w14:textId="51A7A8A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Nokia</w:t>
            </w:r>
          </w:p>
        </w:tc>
        <w:tc>
          <w:tcPr>
            <w:tcW w:w="265" w:type="pct"/>
          </w:tcPr>
          <w:p w14:paraId="0B939308" w14:textId="27FE7BA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4FFF828F" w14:textId="68DB16E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38.214</w:t>
            </w:r>
          </w:p>
        </w:tc>
        <w:tc>
          <w:tcPr>
            <w:tcW w:w="383" w:type="pct"/>
            <w:shd w:val="clear" w:color="auto" w:fill="auto"/>
          </w:tcPr>
          <w:p w14:paraId="68D5CC8F" w14:textId="380A763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1320B72A" w14:textId="0465A46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NR_pos_enh-Core</w:t>
            </w:r>
          </w:p>
        </w:tc>
        <w:tc>
          <w:tcPr>
            <w:tcW w:w="295" w:type="pct"/>
          </w:tcPr>
          <w:p w14:paraId="62D0A940" w14:textId="4A5FB78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0264</w:t>
            </w:r>
          </w:p>
        </w:tc>
        <w:tc>
          <w:tcPr>
            <w:tcW w:w="285" w:type="pct"/>
          </w:tcPr>
          <w:p w14:paraId="79F9EB84"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03CD1D0B" w14:textId="5510F99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35610499" w14:textId="77777777" w:rsidTr="00434897">
        <w:trPr>
          <w:trHeight w:val="20"/>
        </w:trPr>
        <w:tc>
          <w:tcPr>
            <w:tcW w:w="426" w:type="pct"/>
          </w:tcPr>
          <w:p w14:paraId="33B1D837" w14:textId="4F649100" w:rsidR="00FF7F9A" w:rsidRPr="004E1086" w:rsidRDefault="002328C4" w:rsidP="00FF7F9A">
            <w:pPr>
              <w:rPr>
                <w:rFonts w:ascii="Arial" w:eastAsia="Times New Roman" w:hAnsi="Arial" w:cs="Arial"/>
                <w:color w:val="000000"/>
                <w:sz w:val="14"/>
                <w:szCs w:val="14"/>
                <w:lang w:eastAsia="en-GB"/>
              </w:rPr>
            </w:pPr>
            <w:hyperlink r:id="rId2593" w:history="1">
              <w:r w:rsidR="004371F4">
                <w:rPr>
                  <w:rStyle w:val="Hyperlink"/>
                  <w:rFonts w:ascii="Arial" w:hAnsi="Arial" w:cs="Arial"/>
                  <w:sz w:val="14"/>
                  <w:szCs w:val="14"/>
                </w:rPr>
                <w:t>R1-2202994</w:t>
              </w:r>
            </w:hyperlink>
          </w:p>
        </w:tc>
        <w:tc>
          <w:tcPr>
            <w:tcW w:w="1045" w:type="pct"/>
          </w:tcPr>
          <w:p w14:paraId="18143F42" w14:textId="6BC7030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NR reduced capability NR devices</w:t>
            </w:r>
          </w:p>
        </w:tc>
        <w:tc>
          <w:tcPr>
            <w:tcW w:w="905" w:type="pct"/>
          </w:tcPr>
          <w:p w14:paraId="0C8733F8" w14:textId="4CCCA91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Nokia</w:t>
            </w:r>
          </w:p>
        </w:tc>
        <w:tc>
          <w:tcPr>
            <w:tcW w:w="265" w:type="pct"/>
          </w:tcPr>
          <w:p w14:paraId="374F9329" w14:textId="6280C1E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2B91B626" w14:textId="009CC61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38.214</w:t>
            </w:r>
          </w:p>
        </w:tc>
        <w:tc>
          <w:tcPr>
            <w:tcW w:w="383" w:type="pct"/>
            <w:shd w:val="clear" w:color="auto" w:fill="auto"/>
          </w:tcPr>
          <w:p w14:paraId="51B3A3F3" w14:textId="1968392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788807B7" w14:textId="4E6523A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NR_redcap-Core</w:t>
            </w:r>
          </w:p>
        </w:tc>
        <w:tc>
          <w:tcPr>
            <w:tcW w:w="295" w:type="pct"/>
          </w:tcPr>
          <w:p w14:paraId="1F86FC0B" w14:textId="1915692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0265</w:t>
            </w:r>
          </w:p>
        </w:tc>
        <w:tc>
          <w:tcPr>
            <w:tcW w:w="285" w:type="pct"/>
          </w:tcPr>
          <w:p w14:paraId="187FF429"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7FC68B47" w14:textId="657047E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3D9B03F2" w14:textId="77777777" w:rsidTr="00434897">
        <w:trPr>
          <w:trHeight w:val="20"/>
        </w:trPr>
        <w:tc>
          <w:tcPr>
            <w:tcW w:w="426" w:type="pct"/>
          </w:tcPr>
          <w:p w14:paraId="1F34B322" w14:textId="360EF215" w:rsidR="00FF7F9A" w:rsidRPr="004E1086" w:rsidRDefault="002328C4" w:rsidP="00FF7F9A">
            <w:pPr>
              <w:rPr>
                <w:rFonts w:ascii="Arial" w:eastAsia="Times New Roman" w:hAnsi="Arial" w:cs="Arial"/>
                <w:color w:val="000000"/>
                <w:sz w:val="14"/>
                <w:szCs w:val="14"/>
                <w:lang w:eastAsia="en-GB"/>
              </w:rPr>
            </w:pPr>
            <w:hyperlink r:id="rId2594" w:history="1">
              <w:r w:rsidR="004371F4">
                <w:rPr>
                  <w:rStyle w:val="Hyperlink"/>
                  <w:rFonts w:ascii="Arial" w:hAnsi="Arial" w:cs="Arial"/>
                  <w:sz w:val="14"/>
                  <w:szCs w:val="14"/>
                </w:rPr>
                <w:t>R1-2202995</w:t>
              </w:r>
            </w:hyperlink>
          </w:p>
        </w:tc>
        <w:tc>
          <w:tcPr>
            <w:tcW w:w="1045" w:type="pct"/>
          </w:tcPr>
          <w:p w14:paraId="2C61350F" w14:textId="296030A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UL Tx Switching enhancements</w:t>
            </w:r>
          </w:p>
        </w:tc>
        <w:tc>
          <w:tcPr>
            <w:tcW w:w="905" w:type="pct"/>
          </w:tcPr>
          <w:p w14:paraId="159CF512" w14:textId="6A38203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Nokia</w:t>
            </w:r>
          </w:p>
        </w:tc>
        <w:tc>
          <w:tcPr>
            <w:tcW w:w="265" w:type="pct"/>
          </w:tcPr>
          <w:p w14:paraId="1D3A89AB" w14:textId="0638766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65FA2C49" w14:textId="3F2355D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38.214</w:t>
            </w:r>
          </w:p>
        </w:tc>
        <w:tc>
          <w:tcPr>
            <w:tcW w:w="383" w:type="pct"/>
            <w:shd w:val="clear" w:color="auto" w:fill="auto"/>
          </w:tcPr>
          <w:p w14:paraId="4246F698" w14:textId="49A1D03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3FC8BDEA" w14:textId="5FBD61A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NR_RF_FR1_enh-Core</w:t>
            </w:r>
          </w:p>
        </w:tc>
        <w:tc>
          <w:tcPr>
            <w:tcW w:w="295" w:type="pct"/>
          </w:tcPr>
          <w:p w14:paraId="111BA6C9" w14:textId="7F596E0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0266</w:t>
            </w:r>
          </w:p>
        </w:tc>
        <w:tc>
          <w:tcPr>
            <w:tcW w:w="285" w:type="pct"/>
          </w:tcPr>
          <w:p w14:paraId="6CDA19C0"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061AC574" w14:textId="24DE311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339CEE65" w14:textId="77777777" w:rsidTr="00434897">
        <w:trPr>
          <w:trHeight w:val="20"/>
        </w:trPr>
        <w:tc>
          <w:tcPr>
            <w:tcW w:w="426" w:type="pct"/>
          </w:tcPr>
          <w:p w14:paraId="0F09EA1E" w14:textId="0C13D177" w:rsidR="00FF7F9A" w:rsidRPr="004E1086" w:rsidRDefault="002328C4" w:rsidP="00FF7F9A">
            <w:pPr>
              <w:rPr>
                <w:rFonts w:ascii="Arial" w:eastAsia="Times New Roman" w:hAnsi="Arial" w:cs="Arial"/>
                <w:color w:val="000000"/>
                <w:sz w:val="14"/>
                <w:szCs w:val="14"/>
                <w:lang w:eastAsia="en-GB"/>
              </w:rPr>
            </w:pPr>
            <w:hyperlink r:id="rId2595" w:history="1">
              <w:r w:rsidR="004371F4">
                <w:rPr>
                  <w:rStyle w:val="Hyperlink"/>
                  <w:rFonts w:ascii="Arial" w:hAnsi="Arial" w:cs="Arial"/>
                  <w:sz w:val="14"/>
                  <w:szCs w:val="14"/>
                </w:rPr>
                <w:t>R1-2202996</w:t>
              </w:r>
            </w:hyperlink>
          </w:p>
        </w:tc>
        <w:tc>
          <w:tcPr>
            <w:tcW w:w="1045" w:type="pct"/>
          </w:tcPr>
          <w:p w14:paraId="51CF5C4F" w14:textId="6FDF3DA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Corections on NR small data transmissions in INACTIVE state</w:t>
            </w:r>
          </w:p>
        </w:tc>
        <w:tc>
          <w:tcPr>
            <w:tcW w:w="905" w:type="pct"/>
          </w:tcPr>
          <w:p w14:paraId="5C657BF1" w14:textId="624C53E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Nokia</w:t>
            </w:r>
          </w:p>
        </w:tc>
        <w:tc>
          <w:tcPr>
            <w:tcW w:w="265" w:type="pct"/>
          </w:tcPr>
          <w:p w14:paraId="0CD80798" w14:textId="253ACB7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7EF34310" w14:textId="5B9C36D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38.214</w:t>
            </w:r>
          </w:p>
        </w:tc>
        <w:tc>
          <w:tcPr>
            <w:tcW w:w="383" w:type="pct"/>
            <w:shd w:val="clear" w:color="auto" w:fill="auto"/>
          </w:tcPr>
          <w:p w14:paraId="3BD133F7" w14:textId="12F0F98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616E74E9" w14:textId="41A1699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NR_SmallData_INACTIVE-Core</w:t>
            </w:r>
          </w:p>
        </w:tc>
        <w:tc>
          <w:tcPr>
            <w:tcW w:w="295" w:type="pct"/>
          </w:tcPr>
          <w:p w14:paraId="73ABE3D4" w14:textId="685C8C8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0267</w:t>
            </w:r>
          </w:p>
        </w:tc>
        <w:tc>
          <w:tcPr>
            <w:tcW w:w="285" w:type="pct"/>
          </w:tcPr>
          <w:p w14:paraId="2450382C"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3487C913" w14:textId="4187627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0A1A4EC7" w14:textId="77777777" w:rsidTr="00434897">
        <w:trPr>
          <w:trHeight w:val="20"/>
        </w:trPr>
        <w:tc>
          <w:tcPr>
            <w:tcW w:w="426" w:type="pct"/>
          </w:tcPr>
          <w:p w14:paraId="32572F4F" w14:textId="1977DD34" w:rsidR="00FF7F9A" w:rsidRPr="004E1086" w:rsidRDefault="002328C4" w:rsidP="00FF7F9A">
            <w:pPr>
              <w:rPr>
                <w:rFonts w:ascii="Arial" w:eastAsia="Times New Roman" w:hAnsi="Arial" w:cs="Arial"/>
                <w:color w:val="000000"/>
                <w:sz w:val="14"/>
                <w:szCs w:val="14"/>
                <w:lang w:eastAsia="en-GB"/>
              </w:rPr>
            </w:pPr>
            <w:hyperlink r:id="rId2596" w:history="1">
              <w:r w:rsidR="004371F4">
                <w:rPr>
                  <w:rStyle w:val="Hyperlink"/>
                  <w:rFonts w:ascii="Arial" w:hAnsi="Arial" w:cs="Arial"/>
                  <w:sz w:val="14"/>
                  <w:szCs w:val="14"/>
                </w:rPr>
                <w:t>R1-2202997</w:t>
              </w:r>
            </w:hyperlink>
          </w:p>
        </w:tc>
        <w:tc>
          <w:tcPr>
            <w:tcW w:w="1045" w:type="pct"/>
          </w:tcPr>
          <w:p w14:paraId="141A0A20" w14:textId="6825362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to DL PRS-RSRPP and UL SRS-RSRPP measurement definitions</w:t>
            </w:r>
          </w:p>
        </w:tc>
        <w:tc>
          <w:tcPr>
            <w:tcW w:w="905" w:type="pct"/>
          </w:tcPr>
          <w:p w14:paraId="01C6458F" w14:textId="769BEE8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Intel Corporation</w:t>
            </w:r>
          </w:p>
        </w:tc>
        <w:tc>
          <w:tcPr>
            <w:tcW w:w="265" w:type="pct"/>
          </w:tcPr>
          <w:p w14:paraId="04D2E7A7" w14:textId="571BB3B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26726B6A" w14:textId="5CCB917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38.215</w:t>
            </w:r>
          </w:p>
        </w:tc>
        <w:tc>
          <w:tcPr>
            <w:tcW w:w="383" w:type="pct"/>
            <w:shd w:val="clear" w:color="auto" w:fill="auto"/>
          </w:tcPr>
          <w:p w14:paraId="1E0368EE" w14:textId="0898250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2C69F224" w14:textId="4FD02F44"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NR_pos_enh-Core</w:t>
            </w:r>
          </w:p>
        </w:tc>
        <w:tc>
          <w:tcPr>
            <w:tcW w:w="295" w:type="pct"/>
          </w:tcPr>
          <w:p w14:paraId="391FA7A3" w14:textId="00B21B6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0042</w:t>
            </w:r>
          </w:p>
        </w:tc>
        <w:tc>
          <w:tcPr>
            <w:tcW w:w="285" w:type="pct"/>
          </w:tcPr>
          <w:p w14:paraId="0E6EE2B2"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4EFB8F45" w14:textId="4BD0D2E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45D3070E" w14:textId="77777777" w:rsidTr="00434897">
        <w:trPr>
          <w:trHeight w:val="20"/>
        </w:trPr>
        <w:tc>
          <w:tcPr>
            <w:tcW w:w="426" w:type="pct"/>
          </w:tcPr>
          <w:p w14:paraId="11C51DCB" w14:textId="3DBF437C" w:rsidR="00FF7F9A" w:rsidRPr="004E1086" w:rsidRDefault="002328C4" w:rsidP="00FF7F9A">
            <w:pPr>
              <w:rPr>
                <w:rFonts w:ascii="Arial" w:eastAsia="Times New Roman" w:hAnsi="Arial" w:cs="Arial"/>
                <w:color w:val="000000"/>
                <w:sz w:val="14"/>
                <w:szCs w:val="14"/>
                <w:lang w:eastAsia="en-GB"/>
              </w:rPr>
            </w:pPr>
            <w:hyperlink r:id="rId2597" w:history="1">
              <w:r w:rsidR="004371F4">
                <w:rPr>
                  <w:rStyle w:val="Hyperlink"/>
                  <w:rFonts w:ascii="Arial" w:hAnsi="Arial" w:cs="Arial"/>
                  <w:sz w:val="14"/>
                  <w:szCs w:val="14"/>
                </w:rPr>
                <w:t>R1-2202998</w:t>
              </w:r>
            </w:hyperlink>
          </w:p>
        </w:tc>
        <w:tc>
          <w:tcPr>
            <w:tcW w:w="1045" w:type="pct"/>
          </w:tcPr>
          <w:p w14:paraId="0480ACEF" w14:textId="7EA85CE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to SS-RSRQ and RSSI measurement definitions</w:t>
            </w:r>
          </w:p>
        </w:tc>
        <w:tc>
          <w:tcPr>
            <w:tcW w:w="905" w:type="pct"/>
          </w:tcPr>
          <w:p w14:paraId="46AA80EC" w14:textId="1C00C0B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Intel Corporation</w:t>
            </w:r>
          </w:p>
        </w:tc>
        <w:tc>
          <w:tcPr>
            <w:tcW w:w="265" w:type="pct"/>
          </w:tcPr>
          <w:p w14:paraId="699381F4" w14:textId="63ED17B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2E4CD660" w14:textId="19B4E53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38.215</w:t>
            </w:r>
          </w:p>
        </w:tc>
        <w:tc>
          <w:tcPr>
            <w:tcW w:w="383" w:type="pct"/>
            <w:shd w:val="clear" w:color="auto" w:fill="auto"/>
          </w:tcPr>
          <w:p w14:paraId="2F67835D" w14:textId="4BCB096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468AE2D5" w14:textId="4733E59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NR_ext_to_71GHz-Core</w:t>
            </w:r>
          </w:p>
        </w:tc>
        <w:tc>
          <w:tcPr>
            <w:tcW w:w="295" w:type="pct"/>
          </w:tcPr>
          <w:p w14:paraId="50E0AC4E" w14:textId="2CFBCEC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0043</w:t>
            </w:r>
          </w:p>
        </w:tc>
        <w:tc>
          <w:tcPr>
            <w:tcW w:w="285" w:type="pct"/>
          </w:tcPr>
          <w:p w14:paraId="563F177B"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4D74C025" w14:textId="5337E0D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56450C20" w14:textId="77777777" w:rsidTr="00434897">
        <w:trPr>
          <w:trHeight w:val="20"/>
        </w:trPr>
        <w:tc>
          <w:tcPr>
            <w:tcW w:w="426" w:type="pct"/>
          </w:tcPr>
          <w:p w14:paraId="7C4FF258" w14:textId="49997D78" w:rsidR="00FF7F9A" w:rsidRPr="004E1086" w:rsidRDefault="002328C4" w:rsidP="00FF7F9A">
            <w:pPr>
              <w:rPr>
                <w:rFonts w:ascii="Arial" w:eastAsia="Times New Roman" w:hAnsi="Arial" w:cs="Arial"/>
                <w:color w:val="000000"/>
                <w:sz w:val="14"/>
                <w:szCs w:val="14"/>
                <w:lang w:eastAsia="en-GB"/>
              </w:rPr>
            </w:pPr>
            <w:hyperlink r:id="rId2598" w:history="1">
              <w:r w:rsidR="004371F4">
                <w:rPr>
                  <w:rStyle w:val="Hyperlink"/>
                  <w:rFonts w:ascii="Arial" w:hAnsi="Arial" w:cs="Arial"/>
                  <w:sz w:val="14"/>
                  <w:szCs w:val="14"/>
                </w:rPr>
                <w:t>R1-2202999</w:t>
              </w:r>
            </w:hyperlink>
          </w:p>
        </w:tc>
        <w:tc>
          <w:tcPr>
            <w:tcW w:w="1045" w:type="pct"/>
          </w:tcPr>
          <w:p w14:paraId="0DDA1E8D" w14:textId="387344F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Rel-16 editorial corrections for TS 38.214</w:t>
            </w:r>
          </w:p>
        </w:tc>
        <w:tc>
          <w:tcPr>
            <w:tcW w:w="905" w:type="pct"/>
          </w:tcPr>
          <w:p w14:paraId="7DCDEF7D" w14:textId="3929D1B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Nokia</w:t>
            </w:r>
          </w:p>
        </w:tc>
        <w:tc>
          <w:tcPr>
            <w:tcW w:w="265" w:type="pct"/>
          </w:tcPr>
          <w:p w14:paraId="60FAD062" w14:textId="145EF10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Rel-16</w:t>
            </w:r>
          </w:p>
        </w:tc>
        <w:tc>
          <w:tcPr>
            <w:tcW w:w="361" w:type="pct"/>
            <w:shd w:val="clear" w:color="auto" w:fill="auto"/>
          </w:tcPr>
          <w:p w14:paraId="4BC28066" w14:textId="1950B4E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38.214</w:t>
            </w:r>
          </w:p>
        </w:tc>
        <w:tc>
          <w:tcPr>
            <w:tcW w:w="383" w:type="pct"/>
            <w:shd w:val="clear" w:color="auto" w:fill="auto"/>
          </w:tcPr>
          <w:p w14:paraId="448849E5" w14:textId="4839510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16.8.0</w:t>
            </w:r>
          </w:p>
        </w:tc>
        <w:tc>
          <w:tcPr>
            <w:tcW w:w="760" w:type="pct"/>
          </w:tcPr>
          <w:p w14:paraId="2B7BE1FF" w14:textId="59E608C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5G_V2X_NRSL-Core, NR_L1enh_URLLC-Core, NR_unlic-Core</w:t>
            </w:r>
          </w:p>
        </w:tc>
        <w:tc>
          <w:tcPr>
            <w:tcW w:w="295" w:type="pct"/>
          </w:tcPr>
          <w:p w14:paraId="6F2EE151" w14:textId="68EAA914"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0268</w:t>
            </w:r>
          </w:p>
        </w:tc>
        <w:tc>
          <w:tcPr>
            <w:tcW w:w="285" w:type="pct"/>
          </w:tcPr>
          <w:p w14:paraId="7486CAAC"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721A1833" w14:textId="0D6563B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3CEC8361" w14:textId="77777777" w:rsidTr="00434897">
        <w:trPr>
          <w:trHeight w:val="20"/>
        </w:trPr>
        <w:tc>
          <w:tcPr>
            <w:tcW w:w="426" w:type="pct"/>
          </w:tcPr>
          <w:p w14:paraId="02CA36E5" w14:textId="6E4C3284" w:rsidR="00FF7F9A" w:rsidRPr="004E1086" w:rsidRDefault="002328C4" w:rsidP="00FF7F9A">
            <w:pPr>
              <w:rPr>
                <w:rFonts w:ascii="Arial" w:eastAsia="Times New Roman" w:hAnsi="Arial" w:cs="Arial"/>
                <w:color w:val="000000"/>
                <w:sz w:val="14"/>
                <w:szCs w:val="14"/>
                <w:lang w:eastAsia="en-GB"/>
              </w:rPr>
            </w:pPr>
            <w:hyperlink r:id="rId2599" w:history="1">
              <w:r w:rsidR="004371F4">
                <w:rPr>
                  <w:rStyle w:val="Hyperlink"/>
                  <w:rFonts w:ascii="Arial" w:hAnsi="Arial" w:cs="Arial"/>
                  <w:sz w:val="14"/>
                  <w:szCs w:val="14"/>
                </w:rPr>
                <w:t>R1-2203000</w:t>
              </w:r>
            </w:hyperlink>
          </w:p>
        </w:tc>
        <w:tc>
          <w:tcPr>
            <w:tcW w:w="1045" w:type="pct"/>
          </w:tcPr>
          <w:p w14:paraId="4545E2BA" w14:textId="3464E43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Rel-16 editorial corrections for TS 38.214 (mirrored to Rel-17)</w:t>
            </w:r>
          </w:p>
        </w:tc>
        <w:tc>
          <w:tcPr>
            <w:tcW w:w="905" w:type="pct"/>
          </w:tcPr>
          <w:p w14:paraId="4B323E8F" w14:textId="1D92CFE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Nokia</w:t>
            </w:r>
          </w:p>
        </w:tc>
        <w:tc>
          <w:tcPr>
            <w:tcW w:w="265" w:type="pct"/>
          </w:tcPr>
          <w:p w14:paraId="0AF79578" w14:textId="243F32F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31EF0F8D" w14:textId="27937B0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38.214</w:t>
            </w:r>
          </w:p>
        </w:tc>
        <w:tc>
          <w:tcPr>
            <w:tcW w:w="383" w:type="pct"/>
            <w:shd w:val="clear" w:color="auto" w:fill="auto"/>
          </w:tcPr>
          <w:p w14:paraId="376AFA0E" w14:textId="5FE3D66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08A91BCA" w14:textId="42A5B20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5G_V2X_NRSL-Core, NR_L1enh_URLLC-Core, NR_unlic-Core</w:t>
            </w:r>
          </w:p>
        </w:tc>
        <w:tc>
          <w:tcPr>
            <w:tcW w:w="295" w:type="pct"/>
          </w:tcPr>
          <w:p w14:paraId="43384F10" w14:textId="69AB39E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0269</w:t>
            </w:r>
          </w:p>
        </w:tc>
        <w:tc>
          <w:tcPr>
            <w:tcW w:w="285" w:type="pct"/>
          </w:tcPr>
          <w:p w14:paraId="623DE443"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7B6ADB2B" w14:textId="68D9A68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A</w:t>
            </w:r>
          </w:p>
        </w:tc>
      </w:tr>
      <w:tr w:rsidR="00434897" w:rsidRPr="004E1086" w14:paraId="6E556E5B" w14:textId="77777777" w:rsidTr="00434897">
        <w:trPr>
          <w:trHeight w:val="20"/>
        </w:trPr>
        <w:tc>
          <w:tcPr>
            <w:tcW w:w="426" w:type="pct"/>
          </w:tcPr>
          <w:p w14:paraId="38E5BDC6" w14:textId="63CC0C04" w:rsidR="00FF7F9A" w:rsidRPr="004E1086" w:rsidRDefault="002328C4" w:rsidP="00FF7F9A">
            <w:pPr>
              <w:rPr>
                <w:rFonts w:ascii="Arial" w:eastAsia="Times New Roman" w:hAnsi="Arial" w:cs="Arial"/>
                <w:color w:val="000000"/>
                <w:sz w:val="14"/>
                <w:szCs w:val="14"/>
                <w:lang w:eastAsia="en-GB"/>
              </w:rPr>
            </w:pPr>
            <w:hyperlink r:id="rId2600" w:history="1">
              <w:r w:rsidR="004371F4">
                <w:rPr>
                  <w:rStyle w:val="Hyperlink"/>
                  <w:rFonts w:ascii="Arial" w:hAnsi="Arial" w:cs="Arial"/>
                  <w:sz w:val="14"/>
                  <w:szCs w:val="14"/>
                </w:rPr>
                <w:t>R1-2203001</w:t>
              </w:r>
            </w:hyperlink>
          </w:p>
        </w:tc>
        <w:tc>
          <w:tcPr>
            <w:tcW w:w="1045" w:type="pct"/>
          </w:tcPr>
          <w:p w14:paraId="1DF6963E" w14:textId="2A18138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 on extension of current NR operation to 71 GHz in 38.212</w:t>
            </w:r>
          </w:p>
        </w:tc>
        <w:tc>
          <w:tcPr>
            <w:tcW w:w="905" w:type="pct"/>
          </w:tcPr>
          <w:p w14:paraId="72F6DDD1" w14:textId="78B1C4E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Huawei</w:t>
            </w:r>
          </w:p>
        </w:tc>
        <w:tc>
          <w:tcPr>
            <w:tcW w:w="265" w:type="pct"/>
          </w:tcPr>
          <w:p w14:paraId="1246A337" w14:textId="56DB093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5878F37C" w14:textId="2BFCCBC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38.212</w:t>
            </w:r>
          </w:p>
        </w:tc>
        <w:tc>
          <w:tcPr>
            <w:tcW w:w="383" w:type="pct"/>
            <w:shd w:val="clear" w:color="auto" w:fill="auto"/>
          </w:tcPr>
          <w:p w14:paraId="2815B4FF" w14:textId="1C21B05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26FE4132" w14:textId="5376AB6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NR_ext_to_71GHz-Core</w:t>
            </w:r>
          </w:p>
        </w:tc>
        <w:tc>
          <w:tcPr>
            <w:tcW w:w="295" w:type="pct"/>
          </w:tcPr>
          <w:p w14:paraId="015E4A03" w14:textId="0A9B932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0104</w:t>
            </w:r>
          </w:p>
        </w:tc>
        <w:tc>
          <w:tcPr>
            <w:tcW w:w="285" w:type="pct"/>
          </w:tcPr>
          <w:p w14:paraId="1949F310"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44FE7977" w14:textId="0D68D9C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2E2DA3A0" w14:textId="77777777" w:rsidTr="00434897">
        <w:trPr>
          <w:trHeight w:val="20"/>
        </w:trPr>
        <w:tc>
          <w:tcPr>
            <w:tcW w:w="426" w:type="pct"/>
          </w:tcPr>
          <w:p w14:paraId="1281ED0E" w14:textId="743DD9DE" w:rsidR="00FF7F9A" w:rsidRPr="004E1086" w:rsidRDefault="002328C4" w:rsidP="00FF7F9A">
            <w:pPr>
              <w:rPr>
                <w:rFonts w:ascii="Arial" w:eastAsia="Times New Roman" w:hAnsi="Arial" w:cs="Arial"/>
                <w:color w:val="000000"/>
                <w:sz w:val="14"/>
                <w:szCs w:val="14"/>
                <w:lang w:eastAsia="en-GB"/>
              </w:rPr>
            </w:pPr>
            <w:hyperlink r:id="rId2601" w:history="1">
              <w:r w:rsidR="004371F4">
                <w:rPr>
                  <w:rStyle w:val="Hyperlink"/>
                  <w:rFonts w:ascii="Arial" w:hAnsi="Arial" w:cs="Arial"/>
                  <w:sz w:val="14"/>
                  <w:szCs w:val="14"/>
                </w:rPr>
                <w:t>R1-2203002</w:t>
              </w:r>
            </w:hyperlink>
          </w:p>
        </w:tc>
        <w:tc>
          <w:tcPr>
            <w:tcW w:w="1045" w:type="pct"/>
          </w:tcPr>
          <w:p w14:paraId="3411F26C" w14:textId="17288DBA"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NR dynamic spectrum sharing enhancements in 38.212</w:t>
            </w:r>
          </w:p>
        </w:tc>
        <w:tc>
          <w:tcPr>
            <w:tcW w:w="905" w:type="pct"/>
          </w:tcPr>
          <w:p w14:paraId="756B3D48" w14:textId="09D1DD8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Huawei</w:t>
            </w:r>
          </w:p>
        </w:tc>
        <w:tc>
          <w:tcPr>
            <w:tcW w:w="265" w:type="pct"/>
          </w:tcPr>
          <w:p w14:paraId="2CE2046F" w14:textId="532B7BE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5E778EC5" w14:textId="463CFED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38.212</w:t>
            </w:r>
          </w:p>
        </w:tc>
        <w:tc>
          <w:tcPr>
            <w:tcW w:w="383" w:type="pct"/>
            <w:shd w:val="clear" w:color="auto" w:fill="auto"/>
          </w:tcPr>
          <w:p w14:paraId="0EE39D13" w14:textId="2D08971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48670150" w14:textId="3D98BD7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NR_DSS-Core</w:t>
            </w:r>
          </w:p>
        </w:tc>
        <w:tc>
          <w:tcPr>
            <w:tcW w:w="295" w:type="pct"/>
          </w:tcPr>
          <w:p w14:paraId="55FF0059" w14:textId="27A9915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0105</w:t>
            </w:r>
          </w:p>
        </w:tc>
        <w:tc>
          <w:tcPr>
            <w:tcW w:w="285" w:type="pct"/>
          </w:tcPr>
          <w:p w14:paraId="32BD3F75"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21383F47" w14:textId="2F38996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66238F22" w14:textId="77777777" w:rsidTr="00434897">
        <w:trPr>
          <w:trHeight w:val="20"/>
        </w:trPr>
        <w:tc>
          <w:tcPr>
            <w:tcW w:w="426" w:type="pct"/>
          </w:tcPr>
          <w:p w14:paraId="6B27FB91" w14:textId="47D356E7" w:rsidR="00FF7F9A" w:rsidRPr="004E1086" w:rsidRDefault="002328C4" w:rsidP="00FF7F9A">
            <w:pPr>
              <w:rPr>
                <w:rFonts w:ascii="Arial" w:eastAsia="Times New Roman" w:hAnsi="Arial" w:cs="Arial"/>
                <w:color w:val="000000"/>
                <w:sz w:val="14"/>
                <w:szCs w:val="14"/>
                <w:lang w:eastAsia="en-GB"/>
              </w:rPr>
            </w:pPr>
            <w:hyperlink r:id="rId2602" w:history="1">
              <w:r w:rsidR="004371F4">
                <w:rPr>
                  <w:rStyle w:val="Hyperlink"/>
                  <w:rFonts w:ascii="Arial" w:hAnsi="Arial" w:cs="Arial"/>
                  <w:sz w:val="14"/>
                  <w:szCs w:val="14"/>
                </w:rPr>
                <w:t>R1-2203003</w:t>
              </w:r>
            </w:hyperlink>
          </w:p>
        </w:tc>
        <w:tc>
          <w:tcPr>
            <w:tcW w:w="1045" w:type="pct"/>
          </w:tcPr>
          <w:p w14:paraId="71A4E93D" w14:textId="2FDF5ED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on Further enhancements on MIMO for NR in TS 38.212</w:t>
            </w:r>
          </w:p>
        </w:tc>
        <w:tc>
          <w:tcPr>
            <w:tcW w:w="905" w:type="pct"/>
          </w:tcPr>
          <w:p w14:paraId="5B447EC0" w14:textId="2747314F"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Huawei</w:t>
            </w:r>
          </w:p>
        </w:tc>
        <w:tc>
          <w:tcPr>
            <w:tcW w:w="265" w:type="pct"/>
          </w:tcPr>
          <w:p w14:paraId="67787C85" w14:textId="713B623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27EAF5C3" w14:textId="0E32B80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38.212</w:t>
            </w:r>
          </w:p>
        </w:tc>
        <w:tc>
          <w:tcPr>
            <w:tcW w:w="383" w:type="pct"/>
            <w:shd w:val="clear" w:color="auto" w:fill="auto"/>
          </w:tcPr>
          <w:p w14:paraId="07AAFF24" w14:textId="4ACA063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45CCD6A5" w14:textId="435D052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NR_feMIMO-Core</w:t>
            </w:r>
          </w:p>
        </w:tc>
        <w:tc>
          <w:tcPr>
            <w:tcW w:w="295" w:type="pct"/>
          </w:tcPr>
          <w:p w14:paraId="069575D4" w14:textId="629BAA9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0106</w:t>
            </w:r>
          </w:p>
        </w:tc>
        <w:tc>
          <w:tcPr>
            <w:tcW w:w="285" w:type="pct"/>
          </w:tcPr>
          <w:p w14:paraId="2ED5F5E5"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61472EA7" w14:textId="08EB711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3B96B0DD" w14:textId="77777777" w:rsidTr="00434897">
        <w:trPr>
          <w:trHeight w:val="20"/>
        </w:trPr>
        <w:tc>
          <w:tcPr>
            <w:tcW w:w="426" w:type="pct"/>
          </w:tcPr>
          <w:p w14:paraId="0597A27A" w14:textId="4FC9472E" w:rsidR="00FF7F9A" w:rsidRPr="004E1086" w:rsidRDefault="002328C4" w:rsidP="00FF7F9A">
            <w:pPr>
              <w:rPr>
                <w:rFonts w:ascii="Arial" w:eastAsia="Times New Roman" w:hAnsi="Arial" w:cs="Arial"/>
                <w:color w:val="000000"/>
                <w:sz w:val="14"/>
                <w:szCs w:val="14"/>
                <w:lang w:eastAsia="en-GB"/>
              </w:rPr>
            </w:pPr>
            <w:hyperlink r:id="rId2603" w:history="1">
              <w:r w:rsidR="004371F4">
                <w:rPr>
                  <w:rStyle w:val="Hyperlink"/>
                  <w:rFonts w:ascii="Arial" w:hAnsi="Arial" w:cs="Arial"/>
                  <w:sz w:val="14"/>
                  <w:szCs w:val="14"/>
                </w:rPr>
                <w:t>R1-2203004</w:t>
              </w:r>
            </w:hyperlink>
          </w:p>
        </w:tc>
        <w:tc>
          <w:tcPr>
            <w:tcW w:w="1045" w:type="pct"/>
          </w:tcPr>
          <w:p w14:paraId="0AF57E05" w14:textId="219BC5B4"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Rel-16 editorial corrections for TS 37.213</w:t>
            </w:r>
          </w:p>
        </w:tc>
        <w:tc>
          <w:tcPr>
            <w:tcW w:w="905" w:type="pct"/>
          </w:tcPr>
          <w:p w14:paraId="654125A7" w14:textId="6FFC442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Ericsson</w:t>
            </w:r>
          </w:p>
        </w:tc>
        <w:tc>
          <w:tcPr>
            <w:tcW w:w="265" w:type="pct"/>
          </w:tcPr>
          <w:p w14:paraId="0BD3318C" w14:textId="3BCFB47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Rel-16</w:t>
            </w:r>
          </w:p>
        </w:tc>
        <w:tc>
          <w:tcPr>
            <w:tcW w:w="361" w:type="pct"/>
            <w:shd w:val="clear" w:color="auto" w:fill="auto"/>
          </w:tcPr>
          <w:p w14:paraId="7D36F140" w14:textId="2A4AC52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37.213</w:t>
            </w:r>
          </w:p>
        </w:tc>
        <w:tc>
          <w:tcPr>
            <w:tcW w:w="383" w:type="pct"/>
            <w:shd w:val="clear" w:color="auto" w:fill="auto"/>
          </w:tcPr>
          <w:p w14:paraId="6A199DEB" w14:textId="1179F1B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16.7.0</w:t>
            </w:r>
          </w:p>
        </w:tc>
        <w:tc>
          <w:tcPr>
            <w:tcW w:w="760" w:type="pct"/>
          </w:tcPr>
          <w:p w14:paraId="3F04C55A" w14:textId="0E3AA1B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NR_unlic-Core</w:t>
            </w:r>
          </w:p>
        </w:tc>
        <w:tc>
          <w:tcPr>
            <w:tcW w:w="295" w:type="pct"/>
          </w:tcPr>
          <w:p w14:paraId="57D08154" w14:textId="7A5AD81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0029</w:t>
            </w:r>
          </w:p>
        </w:tc>
        <w:tc>
          <w:tcPr>
            <w:tcW w:w="285" w:type="pct"/>
          </w:tcPr>
          <w:p w14:paraId="74FE4EDA"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5B240225" w14:textId="0A202EA4"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2C4ADA9B" w14:textId="77777777" w:rsidTr="00434897">
        <w:trPr>
          <w:trHeight w:val="20"/>
        </w:trPr>
        <w:tc>
          <w:tcPr>
            <w:tcW w:w="426" w:type="pct"/>
          </w:tcPr>
          <w:p w14:paraId="4561ED3E" w14:textId="7804D27C" w:rsidR="00FF7F9A" w:rsidRPr="004E1086" w:rsidRDefault="002328C4" w:rsidP="00FF7F9A">
            <w:pPr>
              <w:rPr>
                <w:rFonts w:ascii="Arial" w:eastAsia="Times New Roman" w:hAnsi="Arial" w:cs="Arial"/>
                <w:color w:val="000000"/>
                <w:sz w:val="14"/>
                <w:szCs w:val="14"/>
                <w:lang w:eastAsia="en-GB"/>
              </w:rPr>
            </w:pPr>
            <w:hyperlink r:id="rId2604" w:history="1">
              <w:r w:rsidR="004371F4">
                <w:rPr>
                  <w:rStyle w:val="Hyperlink"/>
                  <w:rFonts w:ascii="Arial" w:hAnsi="Arial" w:cs="Arial"/>
                  <w:sz w:val="14"/>
                  <w:szCs w:val="14"/>
                </w:rPr>
                <w:t>R1-2203005</w:t>
              </w:r>
            </w:hyperlink>
          </w:p>
        </w:tc>
        <w:tc>
          <w:tcPr>
            <w:tcW w:w="1045" w:type="pct"/>
          </w:tcPr>
          <w:p w14:paraId="47A4F17F" w14:textId="08B6C43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Rel-16 editorial corrections for TS 37.213 (mirrored to Rel-17)</w:t>
            </w:r>
          </w:p>
        </w:tc>
        <w:tc>
          <w:tcPr>
            <w:tcW w:w="905" w:type="pct"/>
          </w:tcPr>
          <w:p w14:paraId="4B9C6E42" w14:textId="669335BE"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Ericsson</w:t>
            </w:r>
          </w:p>
        </w:tc>
        <w:tc>
          <w:tcPr>
            <w:tcW w:w="265" w:type="pct"/>
          </w:tcPr>
          <w:p w14:paraId="3A4D96B9" w14:textId="3881B53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1F0BD026" w14:textId="63117D6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37.213</w:t>
            </w:r>
          </w:p>
        </w:tc>
        <w:tc>
          <w:tcPr>
            <w:tcW w:w="383" w:type="pct"/>
            <w:shd w:val="clear" w:color="auto" w:fill="auto"/>
          </w:tcPr>
          <w:p w14:paraId="1F4961D1" w14:textId="3104DFBD"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57F9A0B1" w14:textId="2308312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NR_unlic-Core</w:t>
            </w:r>
          </w:p>
        </w:tc>
        <w:tc>
          <w:tcPr>
            <w:tcW w:w="295" w:type="pct"/>
          </w:tcPr>
          <w:p w14:paraId="51FEF6BC" w14:textId="0C52505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0030</w:t>
            </w:r>
          </w:p>
        </w:tc>
        <w:tc>
          <w:tcPr>
            <w:tcW w:w="285" w:type="pct"/>
          </w:tcPr>
          <w:p w14:paraId="3D4C7E83"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3A9E36DD" w14:textId="4CE071F8"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A</w:t>
            </w:r>
          </w:p>
        </w:tc>
      </w:tr>
      <w:tr w:rsidR="00434897" w:rsidRPr="004E1086" w14:paraId="2459D5A8" w14:textId="77777777" w:rsidTr="00434897">
        <w:trPr>
          <w:trHeight w:val="20"/>
        </w:trPr>
        <w:tc>
          <w:tcPr>
            <w:tcW w:w="426" w:type="pct"/>
          </w:tcPr>
          <w:p w14:paraId="56DDCD7D" w14:textId="5F16FADB" w:rsidR="00FF7F9A" w:rsidRPr="004E1086" w:rsidRDefault="002328C4" w:rsidP="00FF7F9A">
            <w:pPr>
              <w:rPr>
                <w:rFonts w:ascii="Arial" w:eastAsia="Times New Roman" w:hAnsi="Arial" w:cs="Arial"/>
                <w:color w:val="000000"/>
                <w:sz w:val="14"/>
                <w:szCs w:val="14"/>
                <w:lang w:eastAsia="en-GB"/>
              </w:rPr>
            </w:pPr>
            <w:hyperlink r:id="rId2605" w:history="1">
              <w:r w:rsidR="004371F4">
                <w:rPr>
                  <w:rStyle w:val="Hyperlink"/>
                  <w:rFonts w:ascii="Arial" w:hAnsi="Arial" w:cs="Arial"/>
                  <w:sz w:val="14"/>
                  <w:szCs w:val="14"/>
                </w:rPr>
                <w:t>R1-2203006</w:t>
              </w:r>
            </w:hyperlink>
          </w:p>
        </w:tc>
        <w:tc>
          <w:tcPr>
            <w:tcW w:w="1045" w:type="pct"/>
          </w:tcPr>
          <w:p w14:paraId="08250CC7" w14:textId="46F21851"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Corrections to SL CBR measurement definition</w:t>
            </w:r>
          </w:p>
        </w:tc>
        <w:tc>
          <w:tcPr>
            <w:tcW w:w="905" w:type="pct"/>
          </w:tcPr>
          <w:p w14:paraId="415C9563" w14:textId="509BAE7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Intel Corporation</w:t>
            </w:r>
          </w:p>
        </w:tc>
        <w:tc>
          <w:tcPr>
            <w:tcW w:w="265" w:type="pct"/>
          </w:tcPr>
          <w:p w14:paraId="7774C8F5" w14:textId="7F802F24"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4EB13A3C" w14:textId="739D6F36"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38.215</w:t>
            </w:r>
          </w:p>
        </w:tc>
        <w:tc>
          <w:tcPr>
            <w:tcW w:w="383" w:type="pct"/>
            <w:shd w:val="clear" w:color="auto" w:fill="auto"/>
          </w:tcPr>
          <w:p w14:paraId="2D9F73F3" w14:textId="79C063A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0E03DF29" w14:textId="64BAD873"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NR_SL_enh-Core</w:t>
            </w:r>
          </w:p>
        </w:tc>
        <w:tc>
          <w:tcPr>
            <w:tcW w:w="295" w:type="pct"/>
          </w:tcPr>
          <w:p w14:paraId="6CADCFA8" w14:textId="6F0EA03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0044</w:t>
            </w:r>
          </w:p>
        </w:tc>
        <w:tc>
          <w:tcPr>
            <w:tcW w:w="285" w:type="pct"/>
          </w:tcPr>
          <w:p w14:paraId="63044628"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36045C8D" w14:textId="1F249800"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r w:rsidR="00434897" w:rsidRPr="004E1086" w14:paraId="04CF4FFB" w14:textId="77777777" w:rsidTr="00434897">
        <w:trPr>
          <w:trHeight w:val="20"/>
        </w:trPr>
        <w:tc>
          <w:tcPr>
            <w:tcW w:w="426" w:type="pct"/>
          </w:tcPr>
          <w:p w14:paraId="0CBF43D7" w14:textId="6DDBFD3D" w:rsidR="00FF7F9A" w:rsidRPr="004E1086" w:rsidRDefault="002328C4" w:rsidP="00FF7F9A">
            <w:pPr>
              <w:rPr>
                <w:rFonts w:ascii="Arial" w:eastAsia="Times New Roman" w:hAnsi="Arial" w:cs="Arial"/>
                <w:color w:val="000000"/>
                <w:sz w:val="14"/>
                <w:szCs w:val="14"/>
                <w:lang w:eastAsia="en-GB"/>
              </w:rPr>
            </w:pPr>
            <w:hyperlink r:id="rId2606" w:history="1">
              <w:r w:rsidR="004371F4">
                <w:rPr>
                  <w:rStyle w:val="Hyperlink"/>
                  <w:rFonts w:ascii="Arial" w:hAnsi="Arial" w:cs="Arial"/>
                  <w:sz w:val="14"/>
                  <w:szCs w:val="14"/>
                </w:rPr>
                <w:t>R1-2203007</w:t>
              </w:r>
            </w:hyperlink>
          </w:p>
        </w:tc>
        <w:tc>
          <w:tcPr>
            <w:tcW w:w="1045" w:type="pct"/>
          </w:tcPr>
          <w:p w14:paraId="7DDCA242" w14:textId="3346E1B7"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Introduction of Rel-17 sidelink enhancements and concurrent Uu-PC5 bands</w:t>
            </w:r>
          </w:p>
        </w:tc>
        <w:tc>
          <w:tcPr>
            <w:tcW w:w="905" w:type="pct"/>
          </w:tcPr>
          <w:p w14:paraId="690867EF" w14:textId="414DF5F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Huawei</w:t>
            </w:r>
          </w:p>
        </w:tc>
        <w:tc>
          <w:tcPr>
            <w:tcW w:w="265" w:type="pct"/>
          </w:tcPr>
          <w:p w14:paraId="1933F428" w14:textId="66E2897B"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Rel-17</w:t>
            </w:r>
          </w:p>
        </w:tc>
        <w:tc>
          <w:tcPr>
            <w:tcW w:w="361" w:type="pct"/>
            <w:shd w:val="clear" w:color="auto" w:fill="auto"/>
          </w:tcPr>
          <w:p w14:paraId="25665C2F" w14:textId="1BC111B9"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37.985</w:t>
            </w:r>
          </w:p>
        </w:tc>
        <w:tc>
          <w:tcPr>
            <w:tcW w:w="383" w:type="pct"/>
            <w:shd w:val="clear" w:color="auto" w:fill="auto"/>
          </w:tcPr>
          <w:p w14:paraId="316E44EE" w14:textId="58D1981C"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17.0.0</w:t>
            </w:r>
          </w:p>
        </w:tc>
        <w:tc>
          <w:tcPr>
            <w:tcW w:w="760" w:type="pct"/>
          </w:tcPr>
          <w:p w14:paraId="7A857F1F" w14:textId="7BC542F5"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NR_SL_enh-Core</w:t>
            </w:r>
          </w:p>
        </w:tc>
        <w:tc>
          <w:tcPr>
            <w:tcW w:w="295" w:type="pct"/>
          </w:tcPr>
          <w:p w14:paraId="446F601A" w14:textId="59A6BA9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0004</w:t>
            </w:r>
          </w:p>
        </w:tc>
        <w:tc>
          <w:tcPr>
            <w:tcW w:w="285" w:type="pct"/>
          </w:tcPr>
          <w:p w14:paraId="7FC68F79" w14:textId="77777777" w:rsidR="00FF7F9A" w:rsidRPr="004E1086" w:rsidRDefault="00FF7F9A" w:rsidP="00FF7F9A">
            <w:pPr>
              <w:rPr>
                <w:rFonts w:ascii="Arial" w:eastAsia="Times New Roman" w:hAnsi="Arial" w:cs="Arial"/>
                <w:color w:val="000000"/>
                <w:sz w:val="14"/>
                <w:szCs w:val="14"/>
                <w:lang w:eastAsia="en-GB"/>
              </w:rPr>
            </w:pPr>
          </w:p>
        </w:tc>
        <w:tc>
          <w:tcPr>
            <w:tcW w:w="265" w:type="pct"/>
          </w:tcPr>
          <w:p w14:paraId="7F7B007A" w14:textId="6C505FC2" w:rsidR="00FF7F9A" w:rsidRPr="004E1086" w:rsidRDefault="00FF7F9A" w:rsidP="00FF7F9A">
            <w:pPr>
              <w:rPr>
                <w:rFonts w:ascii="Arial" w:eastAsia="Times New Roman" w:hAnsi="Arial" w:cs="Arial"/>
                <w:color w:val="000000"/>
                <w:sz w:val="14"/>
                <w:szCs w:val="14"/>
                <w:lang w:eastAsia="en-GB"/>
              </w:rPr>
            </w:pPr>
            <w:r w:rsidRPr="004E1086">
              <w:rPr>
                <w:rFonts w:ascii="Arial" w:hAnsi="Arial" w:cs="Arial"/>
                <w:sz w:val="14"/>
                <w:szCs w:val="14"/>
              </w:rPr>
              <w:t>F</w:t>
            </w:r>
          </w:p>
        </w:tc>
      </w:tr>
    </w:tbl>
    <w:p w14:paraId="45A28BEF" w14:textId="77777777" w:rsidR="00D5529D" w:rsidRPr="009F78DA" w:rsidRDefault="00D5529D" w:rsidP="009643F7">
      <w:pPr>
        <w:rPr>
          <w:rFonts w:ascii="Times New Roman" w:hAnsi="Times New Roman"/>
          <w:szCs w:val="20"/>
        </w:rPr>
      </w:pPr>
    </w:p>
    <w:p w14:paraId="39609A58" w14:textId="427A360E" w:rsidR="007A5AC0" w:rsidRPr="000B1042" w:rsidRDefault="007A5AC0" w:rsidP="009643F7">
      <w:pPr>
        <w:pStyle w:val="Heading1"/>
        <w:numPr>
          <w:ilvl w:val="0"/>
          <w:numId w:val="0"/>
        </w:numPr>
        <w:spacing w:before="0" w:after="0"/>
        <w:rPr>
          <w:rFonts w:ascii="Times New Roman" w:hAnsi="Times New Roman" w:cs="Times New Roman"/>
          <w:sz w:val="20"/>
          <w:szCs w:val="20"/>
        </w:rPr>
      </w:pPr>
      <w:r w:rsidRPr="00F250FC">
        <w:rPr>
          <w:rFonts w:ascii="Times New Roman" w:hAnsi="Times New Roman" w:cs="Times New Roman"/>
          <w:sz w:val="20"/>
          <w:szCs w:val="20"/>
        </w:rPr>
        <w:br w:type="page"/>
      </w:r>
      <w:bookmarkStart w:id="771" w:name="_Toc98334499"/>
      <w:r w:rsidRPr="000B1042">
        <w:rPr>
          <w:rFonts w:ascii="Times New Roman" w:hAnsi="Times New Roman" w:cs="Times New Roman"/>
          <w:sz w:val="20"/>
          <w:szCs w:val="20"/>
        </w:rPr>
        <w:lastRenderedPageBreak/>
        <w:t>Annex</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C</w:t>
      </w:r>
      <w:r w:rsidRPr="000B1042">
        <w:rPr>
          <w:rFonts w:ascii="Times New Roman" w:eastAsia="MS Mincho" w:hAnsi="Times New Roman" w:cs="Times New Roman"/>
          <w:sz w:val="20"/>
          <w:szCs w:val="20"/>
          <w:lang w:eastAsia="ja-JP"/>
        </w:rPr>
        <w:t>-1</w:t>
      </w:r>
      <w:r w:rsidRPr="000B1042">
        <w:rPr>
          <w:rFonts w:ascii="Times New Roman" w:hAnsi="Times New Roman" w:cs="Times New Roman"/>
          <w:sz w:val="20"/>
          <w:szCs w:val="20"/>
        </w:rPr>
        <w:t>:</w:t>
      </w:r>
      <w:r w:rsidRPr="000B1042">
        <w:rPr>
          <w:rFonts w:ascii="Times New Roman" w:hAnsi="Times New Roman" w:cs="Times New Roman"/>
          <w:sz w:val="20"/>
          <w:szCs w:val="20"/>
        </w:rPr>
        <w:tab/>
        <w:t>List</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of</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Outgoing</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LSs</w:t>
      </w:r>
      <w:r w:rsidR="00233210">
        <w:rPr>
          <w:rFonts w:ascii="Times New Roman" w:eastAsia="MS Mincho" w:hAnsi="Times New Roman" w:cs="Times New Roman"/>
          <w:sz w:val="20"/>
          <w:szCs w:val="20"/>
          <w:lang w:eastAsia="ja-JP"/>
        </w:rPr>
        <w:t xml:space="preserve"> </w:t>
      </w:r>
      <w:r w:rsidRPr="000B1042">
        <w:rPr>
          <w:rFonts w:ascii="Times New Roman" w:eastAsia="MS Mincho" w:hAnsi="Times New Roman" w:cs="Times New Roman"/>
          <w:sz w:val="20"/>
          <w:szCs w:val="20"/>
          <w:lang w:eastAsia="ja-JP"/>
        </w:rPr>
        <w:t>from</w:t>
      </w:r>
      <w:r w:rsidR="00233210">
        <w:rPr>
          <w:rFonts w:ascii="Times New Roman" w:eastAsia="MS Mincho" w:hAnsi="Times New Roman" w:cs="Times New Roman"/>
          <w:sz w:val="20"/>
          <w:szCs w:val="20"/>
          <w:lang w:eastAsia="ja-JP"/>
        </w:rPr>
        <w:t xml:space="preserve"> </w:t>
      </w:r>
      <w:r w:rsidR="00F2328C">
        <w:rPr>
          <w:rFonts w:ascii="Times New Roman" w:hAnsi="Times New Roman" w:cs="Times New Roman"/>
          <w:sz w:val="20"/>
          <w:szCs w:val="20"/>
        </w:rPr>
        <w:t>RAN1</w:t>
      </w:r>
      <w:r w:rsidR="00233210">
        <w:rPr>
          <w:rFonts w:ascii="Times New Roman" w:hAnsi="Times New Roman" w:cs="Times New Roman"/>
          <w:sz w:val="20"/>
          <w:szCs w:val="20"/>
        </w:rPr>
        <w:t xml:space="preserve"> </w:t>
      </w:r>
      <w:r w:rsidR="00866BB5">
        <w:rPr>
          <w:rFonts w:ascii="Times New Roman" w:hAnsi="Times New Roman" w:cs="Times New Roman"/>
          <w:sz w:val="20"/>
          <w:szCs w:val="20"/>
        </w:rPr>
        <w:t>#108-e</w:t>
      </w:r>
      <w:bookmarkEnd w:id="771"/>
    </w:p>
    <w:p w14:paraId="5349C5C1" w14:textId="77777777" w:rsidR="005C5573" w:rsidRPr="000B1042" w:rsidRDefault="005C5573" w:rsidP="005C5573">
      <w:pPr>
        <w:rPr>
          <w:szCs w:val="20"/>
        </w:rPr>
      </w:pPr>
    </w:p>
    <w:tbl>
      <w:tblPr>
        <w:tblStyle w:val="TableGrid"/>
        <w:tblW w:w="14067" w:type="dxa"/>
        <w:jc w:val="center"/>
        <w:tblLayout w:type="fixed"/>
        <w:tblLook w:val="04A0" w:firstRow="1" w:lastRow="0" w:firstColumn="1" w:lastColumn="0" w:noHBand="0" w:noVBand="1"/>
      </w:tblPr>
      <w:tblGrid>
        <w:gridCol w:w="1094"/>
        <w:gridCol w:w="2646"/>
        <w:gridCol w:w="1583"/>
        <w:gridCol w:w="813"/>
        <w:gridCol w:w="2696"/>
        <w:gridCol w:w="1065"/>
        <w:gridCol w:w="994"/>
        <w:gridCol w:w="994"/>
        <w:gridCol w:w="1120"/>
        <w:gridCol w:w="1062"/>
      </w:tblGrid>
      <w:tr w:rsidR="00BA2E22" w:rsidRPr="00912BEF" w14:paraId="1CF70865" w14:textId="77777777" w:rsidTr="002E42C4">
        <w:trPr>
          <w:trHeight w:val="20"/>
          <w:tblHeader/>
          <w:jc w:val="center"/>
        </w:trPr>
        <w:tc>
          <w:tcPr>
            <w:tcW w:w="1094" w:type="dxa"/>
            <w:shd w:val="clear" w:color="auto" w:fill="BFBFBF" w:themeFill="background1" w:themeFillShade="BF"/>
            <w:hideMark/>
          </w:tcPr>
          <w:p w14:paraId="2A0CD22B" w14:textId="656990E9" w:rsidR="003D240D" w:rsidRPr="00912BEF" w:rsidRDefault="003D240D" w:rsidP="00266384">
            <w:pPr>
              <w:rPr>
                <w:rFonts w:ascii="Arial" w:hAnsi="Arial" w:cs="Arial"/>
                <w:bCs/>
                <w:sz w:val="16"/>
                <w:szCs w:val="16"/>
              </w:rPr>
            </w:pPr>
            <w:r w:rsidRPr="00912BEF">
              <w:rPr>
                <w:rFonts w:ascii="Arial" w:hAnsi="Arial" w:cs="Arial"/>
                <w:bCs/>
                <w:sz w:val="16"/>
                <w:szCs w:val="16"/>
              </w:rPr>
              <w:t>TDoc</w:t>
            </w:r>
            <w:r w:rsidR="00233210" w:rsidRPr="00912BEF">
              <w:rPr>
                <w:rFonts w:ascii="Arial" w:hAnsi="Arial" w:cs="Arial"/>
                <w:bCs/>
                <w:sz w:val="16"/>
                <w:szCs w:val="16"/>
              </w:rPr>
              <w:t xml:space="preserve"> </w:t>
            </w:r>
            <w:r w:rsidRPr="00912BEF">
              <w:rPr>
                <w:rFonts w:ascii="Arial" w:hAnsi="Arial" w:cs="Arial"/>
                <w:bCs/>
                <w:sz w:val="16"/>
                <w:szCs w:val="16"/>
              </w:rPr>
              <w:t>#</w:t>
            </w:r>
          </w:p>
        </w:tc>
        <w:tc>
          <w:tcPr>
            <w:tcW w:w="2646" w:type="dxa"/>
            <w:shd w:val="clear" w:color="auto" w:fill="BFBFBF" w:themeFill="background1" w:themeFillShade="BF"/>
            <w:hideMark/>
          </w:tcPr>
          <w:p w14:paraId="48E79649" w14:textId="77777777" w:rsidR="003D240D" w:rsidRPr="00912BEF" w:rsidRDefault="003D240D" w:rsidP="00266384">
            <w:pPr>
              <w:rPr>
                <w:rFonts w:ascii="Arial" w:hAnsi="Arial" w:cs="Arial"/>
                <w:bCs/>
                <w:sz w:val="16"/>
                <w:szCs w:val="16"/>
              </w:rPr>
            </w:pPr>
            <w:r w:rsidRPr="00912BEF">
              <w:rPr>
                <w:rFonts w:ascii="Arial" w:hAnsi="Arial" w:cs="Arial"/>
                <w:bCs/>
                <w:sz w:val="16"/>
                <w:szCs w:val="16"/>
              </w:rPr>
              <w:t>Title</w:t>
            </w:r>
          </w:p>
        </w:tc>
        <w:tc>
          <w:tcPr>
            <w:tcW w:w="1583" w:type="dxa"/>
            <w:shd w:val="clear" w:color="auto" w:fill="BFBFBF" w:themeFill="background1" w:themeFillShade="BF"/>
            <w:hideMark/>
          </w:tcPr>
          <w:p w14:paraId="777D401D" w14:textId="77777777" w:rsidR="003D240D" w:rsidRPr="00912BEF" w:rsidRDefault="003D240D" w:rsidP="00266384">
            <w:pPr>
              <w:rPr>
                <w:rFonts w:ascii="Arial" w:hAnsi="Arial" w:cs="Arial"/>
                <w:bCs/>
                <w:sz w:val="16"/>
                <w:szCs w:val="16"/>
              </w:rPr>
            </w:pPr>
            <w:r w:rsidRPr="00912BEF">
              <w:rPr>
                <w:rFonts w:ascii="Arial" w:hAnsi="Arial" w:cs="Arial"/>
                <w:bCs/>
                <w:sz w:val="16"/>
                <w:szCs w:val="16"/>
              </w:rPr>
              <w:t>Source</w:t>
            </w:r>
          </w:p>
        </w:tc>
        <w:tc>
          <w:tcPr>
            <w:tcW w:w="813" w:type="dxa"/>
            <w:shd w:val="clear" w:color="auto" w:fill="BFBFBF" w:themeFill="background1" w:themeFillShade="BF"/>
            <w:hideMark/>
          </w:tcPr>
          <w:p w14:paraId="1B119152" w14:textId="77777777" w:rsidR="003D240D" w:rsidRPr="00912BEF" w:rsidRDefault="003D240D" w:rsidP="00266384">
            <w:pPr>
              <w:rPr>
                <w:rFonts w:ascii="Arial" w:hAnsi="Arial" w:cs="Arial"/>
                <w:bCs/>
                <w:sz w:val="16"/>
                <w:szCs w:val="16"/>
              </w:rPr>
            </w:pPr>
            <w:r w:rsidRPr="00912BEF">
              <w:rPr>
                <w:rFonts w:ascii="Arial" w:hAnsi="Arial" w:cs="Arial"/>
                <w:bCs/>
                <w:sz w:val="16"/>
                <w:szCs w:val="16"/>
              </w:rPr>
              <w:t>Release</w:t>
            </w:r>
          </w:p>
        </w:tc>
        <w:tc>
          <w:tcPr>
            <w:tcW w:w="2696" w:type="dxa"/>
            <w:shd w:val="clear" w:color="auto" w:fill="BFBFBF" w:themeFill="background1" w:themeFillShade="BF"/>
            <w:hideMark/>
          </w:tcPr>
          <w:p w14:paraId="0C00C924" w14:textId="17020E54" w:rsidR="003D240D" w:rsidRPr="00912BEF" w:rsidRDefault="003D240D" w:rsidP="00266384">
            <w:pPr>
              <w:rPr>
                <w:rFonts w:ascii="Arial" w:hAnsi="Arial" w:cs="Arial"/>
                <w:bCs/>
                <w:sz w:val="16"/>
                <w:szCs w:val="16"/>
              </w:rPr>
            </w:pPr>
            <w:r w:rsidRPr="00912BEF">
              <w:rPr>
                <w:rFonts w:ascii="Arial" w:hAnsi="Arial" w:cs="Arial"/>
                <w:bCs/>
                <w:sz w:val="16"/>
                <w:szCs w:val="16"/>
              </w:rPr>
              <w:t>Related</w:t>
            </w:r>
            <w:r w:rsidR="00233210" w:rsidRPr="00912BEF">
              <w:rPr>
                <w:rFonts w:ascii="Arial" w:hAnsi="Arial" w:cs="Arial"/>
                <w:bCs/>
                <w:sz w:val="16"/>
                <w:szCs w:val="16"/>
              </w:rPr>
              <w:t xml:space="preserve"> </w:t>
            </w:r>
            <w:r w:rsidRPr="00912BEF">
              <w:rPr>
                <w:rFonts w:ascii="Arial" w:hAnsi="Arial" w:cs="Arial"/>
                <w:bCs/>
                <w:sz w:val="16"/>
                <w:szCs w:val="16"/>
              </w:rPr>
              <w:t>WIs</w:t>
            </w:r>
          </w:p>
        </w:tc>
        <w:tc>
          <w:tcPr>
            <w:tcW w:w="1065" w:type="dxa"/>
            <w:shd w:val="clear" w:color="auto" w:fill="BFBFBF" w:themeFill="background1" w:themeFillShade="BF"/>
            <w:hideMark/>
          </w:tcPr>
          <w:p w14:paraId="15310F18" w14:textId="3A25D0B7" w:rsidR="003D240D" w:rsidRPr="00912BEF" w:rsidRDefault="003D240D" w:rsidP="00266384">
            <w:pPr>
              <w:rPr>
                <w:rFonts w:ascii="Arial" w:hAnsi="Arial" w:cs="Arial"/>
                <w:bCs/>
                <w:sz w:val="16"/>
                <w:szCs w:val="16"/>
              </w:rPr>
            </w:pPr>
            <w:r w:rsidRPr="00912BEF">
              <w:rPr>
                <w:rFonts w:ascii="Arial" w:hAnsi="Arial" w:cs="Arial"/>
                <w:bCs/>
                <w:sz w:val="16"/>
                <w:szCs w:val="16"/>
              </w:rPr>
              <w:t>Reply</w:t>
            </w:r>
            <w:r w:rsidR="00233210" w:rsidRPr="00912BEF">
              <w:rPr>
                <w:rFonts w:ascii="Arial" w:hAnsi="Arial" w:cs="Arial"/>
                <w:bCs/>
                <w:sz w:val="16"/>
                <w:szCs w:val="16"/>
              </w:rPr>
              <w:t xml:space="preserve"> </w:t>
            </w:r>
            <w:r w:rsidRPr="00912BEF">
              <w:rPr>
                <w:rFonts w:ascii="Arial" w:hAnsi="Arial" w:cs="Arial"/>
                <w:bCs/>
                <w:sz w:val="16"/>
                <w:szCs w:val="16"/>
              </w:rPr>
              <w:t>to</w:t>
            </w:r>
          </w:p>
        </w:tc>
        <w:tc>
          <w:tcPr>
            <w:tcW w:w="994" w:type="dxa"/>
            <w:shd w:val="clear" w:color="auto" w:fill="BFBFBF" w:themeFill="background1" w:themeFillShade="BF"/>
            <w:hideMark/>
          </w:tcPr>
          <w:p w14:paraId="161CDB38" w14:textId="77777777" w:rsidR="003D240D" w:rsidRPr="00912BEF" w:rsidRDefault="003D240D" w:rsidP="00266384">
            <w:pPr>
              <w:rPr>
                <w:rFonts w:ascii="Arial" w:hAnsi="Arial" w:cs="Arial"/>
                <w:bCs/>
                <w:sz w:val="16"/>
                <w:szCs w:val="16"/>
              </w:rPr>
            </w:pPr>
            <w:r w:rsidRPr="00912BEF">
              <w:rPr>
                <w:rFonts w:ascii="Arial" w:hAnsi="Arial" w:cs="Arial"/>
                <w:bCs/>
                <w:sz w:val="16"/>
                <w:szCs w:val="16"/>
              </w:rPr>
              <w:t>To</w:t>
            </w:r>
          </w:p>
        </w:tc>
        <w:tc>
          <w:tcPr>
            <w:tcW w:w="994" w:type="dxa"/>
            <w:shd w:val="clear" w:color="auto" w:fill="BFBFBF" w:themeFill="background1" w:themeFillShade="BF"/>
            <w:hideMark/>
          </w:tcPr>
          <w:p w14:paraId="6C12C277" w14:textId="77777777" w:rsidR="003D240D" w:rsidRPr="00912BEF" w:rsidRDefault="003D240D" w:rsidP="00266384">
            <w:pPr>
              <w:rPr>
                <w:rFonts w:ascii="Arial" w:hAnsi="Arial" w:cs="Arial"/>
                <w:bCs/>
                <w:sz w:val="16"/>
                <w:szCs w:val="16"/>
              </w:rPr>
            </w:pPr>
            <w:r w:rsidRPr="00912BEF">
              <w:rPr>
                <w:rFonts w:ascii="Arial" w:hAnsi="Arial" w:cs="Arial"/>
                <w:bCs/>
                <w:sz w:val="16"/>
                <w:szCs w:val="16"/>
              </w:rPr>
              <w:t>Cc</w:t>
            </w:r>
          </w:p>
        </w:tc>
        <w:tc>
          <w:tcPr>
            <w:tcW w:w="1120" w:type="dxa"/>
            <w:shd w:val="clear" w:color="auto" w:fill="BFBFBF" w:themeFill="background1" w:themeFillShade="BF"/>
            <w:hideMark/>
          </w:tcPr>
          <w:p w14:paraId="26BB483E" w14:textId="3403091C" w:rsidR="003D240D" w:rsidRPr="00912BEF" w:rsidRDefault="003D240D" w:rsidP="00266384">
            <w:pPr>
              <w:rPr>
                <w:rFonts w:ascii="Arial" w:hAnsi="Arial" w:cs="Arial"/>
                <w:bCs/>
                <w:sz w:val="16"/>
                <w:szCs w:val="16"/>
              </w:rPr>
            </w:pPr>
            <w:r w:rsidRPr="00912BEF">
              <w:rPr>
                <w:rFonts w:ascii="Arial" w:hAnsi="Arial" w:cs="Arial"/>
                <w:bCs/>
                <w:sz w:val="16"/>
                <w:szCs w:val="16"/>
              </w:rPr>
              <w:t>Original</w:t>
            </w:r>
            <w:r w:rsidR="00233210" w:rsidRPr="00912BEF">
              <w:rPr>
                <w:rFonts w:ascii="Arial" w:hAnsi="Arial" w:cs="Arial"/>
                <w:bCs/>
                <w:sz w:val="16"/>
                <w:szCs w:val="16"/>
              </w:rPr>
              <w:t xml:space="preserve"> </w:t>
            </w:r>
            <w:r w:rsidRPr="00912BEF">
              <w:rPr>
                <w:rFonts w:ascii="Arial" w:hAnsi="Arial" w:cs="Arial"/>
                <w:bCs/>
                <w:sz w:val="16"/>
                <w:szCs w:val="16"/>
              </w:rPr>
              <w:t>LS</w:t>
            </w:r>
          </w:p>
        </w:tc>
        <w:tc>
          <w:tcPr>
            <w:tcW w:w="1062" w:type="dxa"/>
            <w:shd w:val="clear" w:color="auto" w:fill="BFBFBF" w:themeFill="background1" w:themeFillShade="BF"/>
            <w:hideMark/>
          </w:tcPr>
          <w:p w14:paraId="79CF337C" w14:textId="42F992AB" w:rsidR="003D240D" w:rsidRPr="00912BEF" w:rsidRDefault="003D240D" w:rsidP="00266384">
            <w:pPr>
              <w:rPr>
                <w:rFonts w:ascii="Arial" w:hAnsi="Arial" w:cs="Arial"/>
                <w:bCs/>
                <w:sz w:val="16"/>
                <w:szCs w:val="16"/>
              </w:rPr>
            </w:pPr>
            <w:r w:rsidRPr="00912BEF">
              <w:rPr>
                <w:rFonts w:ascii="Arial" w:hAnsi="Arial" w:cs="Arial"/>
                <w:bCs/>
                <w:sz w:val="16"/>
                <w:szCs w:val="16"/>
              </w:rPr>
              <w:t>Reply</w:t>
            </w:r>
            <w:r w:rsidR="00233210" w:rsidRPr="00912BEF">
              <w:rPr>
                <w:rFonts w:ascii="Arial" w:hAnsi="Arial" w:cs="Arial"/>
                <w:bCs/>
                <w:sz w:val="16"/>
                <w:szCs w:val="16"/>
              </w:rPr>
              <w:t xml:space="preserve"> </w:t>
            </w:r>
            <w:r w:rsidRPr="00912BEF">
              <w:rPr>
                <w:rFonts w:ascii="Arial" w:hAnsi="Arial" w:cs="Arial"/>
                <w:bCs/>
                <w:sz w:val="16"/>
                <w:szCs w:val="16"/>
              </w:rPr>
              <w:t>in</w:t>
            </w:r>
          </w:p>
        </w:tc>
      </w:tr>
      <w:tr w:rsidR="00912BEF" w:rsidRPr="00912BEF" w14:paraId="73A3646D" w14:textId="77777777" w:rsidTr="00EF3281">
        <w:trPr>
          <w:trHeight w:val="20"/>
          <w:jc w:val="center"/>
        </w:trPr>
        <w:tc>
          <w:tcPr>
            <w:tcW w:w="1094" w:type="dxa"/>
          </w:tcPr>
          <w:p w14:paraId="04D34008" w14:textId="6A38D73D" w:rsidR="00912BEF" w:rsidRPr="00912BEF" w:rsidRDefault="002328C4" w:rsidP="00912BEF">
            <w:pPr>
              <w:rPr>
                <w:rFonts w:ascii="Arial" w:hAnsi="Arial" w:cs="Arial"/>
                <w:sz w:val="14"/>
                <w:szCs w:val="14"/>
              </w:rPr>
            </w:pPr>
            <w:hyperlink r:id="rId2607" w:history="1">
              <w:r w:rsidR="004371F4">
                <w:rPr>
                  <w:rStyle w:val="Hyperlink"/>
                  <w:rFonts w:ascii="Arial" w:hAnsi="Arial" w:cs="Arial"/>
                  <w:sz w:val="14"/>
                  <w:szCs w:val="14"/>
                </w:rPr>
                <w:t>R1-2202542</w:t>
              </w:r>
            </w:hyperlink>
          </w:p>
        </w:tc>
        <w:tc>
          <w:tcPr>
            <w:tcW w:w="2646" w:type="dxa"/>
          </w:tcPr>
          <w:p w14:paraId="374C384A" w14:textId="371981E9" w:rsidR="00912BEF" w:rsidRPr="00912BEF" w:rsidRDefault="00912BEF" w:rsidP="00912BEF">
            <w:pPr>
              <w:rPr>
                <w:rFonts w:ascii="Arial" w:hAnsi="Arial" w:cs="Arial"/>
                <w:sz w:val="14"/>
                <w:szCs w:val="14"/>
              </w:rPr>
            </w:pPr>
            <w:r w:rsidRPr="00912BEF">
              <w:rPr>
                <w:rFonts w:ascii="Arial" w:hAnsi="Arial" w:cs="Arial"/>
                <w:sz w:val="14"/>
                <w:szCs w:val="14"/>
              </w:rPr>
              <w:t>LS on updated Rel-17 LTE and NR higher-layers parameter list</w:t>
            </w:r>
          </w:p>
        </w:tc>
        <w:tc>
          <w:tcPr>
            <w:tcW w:w="1583" w:type="dxa"/>
          </w:tcPr>
          <w:p w14:paraId="0218505E" w14:textId="68998E13" w:rsidR="00912BEF" w:rsidRPr="00912BEF" w:rsidRDefault="00912BEF" w:rsidP="00912BEF">
            <w:pPr>
              <w:rPr>
                <w:rFonts w:ascii="Arial" w:hAnsi="Arial" w:cs="Arial"/>
                <w:sz w:val="14"/>
                <w:szCs w:val="14"/>
              </w:rPr>
            </w:pPr>
            <w:r w:rsidRPr="00912BEF">
              <w:rPr>
                <w:rFonts w:ascii="Arial" w:hAnsi="Arial" w:cs="Arial"/>
                <w:sz w:val="14"/>
                <w:szCs w:val="14"/>
              </w:rPr>
              <w:t>RAN1, Ericsson</w:t>
            </w:r>
          </w:p>
        </w:tc>
        <w:tc>
          <w:tcPr>
            <w:tcW w:w="813" w:type="dxa"/>
          </w:tcPr>
          <w:p w14:paraId="79CFE5AF" w14:textId="65EC6536"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37AB6BFB" w14:textId="38F3C18D" w:rsidR="00912BEF" w:rsidRPr="00912BEF" w:rsidRDefault="00912BEF" w:rsidP="00912BEF">
            <w:pPr>
              <w:rPr>
                <w:rFonts w:ascii="Arial" w:hAnsi="Arial" w:cs="Arial"/>
                <w:sz w:val="14"/>
                <w:szCs w:val="14"/>
              </w:rPr>
            </w:pPr>
            <w:r w:rsidRPr="00912BEF">
              <w:rPr>
                <w:rFonts w:ascii="Arial" w:hAnsi="Arial" w:cs="Arial"/>
                <w:sz w:val="14"/>
                <w:szCs w:val="14"/>
              </w:rPr>
              <w:t>NR_feMIMO, NR_ext_to_71GHz, NR_IIOT_URLLC_enh, NR_NTN_solutions, NR_pos_enh, NR_redcap, NR_UE_pow_sav_enh, NR_cov_enh, NR_IAB_enh, NR_SL_enh, NR_MBS, NR_DSS, LTE_NR_DC_enh2, NR_RF_FR1_enh, NR_SmallData_INACTIVE, NB_IOTenh4_LTE_eMTC6, LTE_NBIOT_eMTC_NTN, LTE_terr_bcast_bands_part1</w:t>
            </w:r>
          </w:p>
        </w:tc>
        <w:tc>
          <w:tcPr>
            <w:tcW w:w="1065" w:type="dxa"/>
          </w:tcPr>
          <w:p w14:paraId="465A3AE6" w14:textId="77777777" w:rsidR="00912BEF" w:rsidRPr="00912BEF" w:rsidRDefault="00912BEF" w:rsidP="00912BEF">
            <w:pPr>
              <w:rPr>
                <w:rFonts w:ascii="Arial" w:hAnsi="Arial" w:cs="Arial"/>
                <w:sz w:val="14"/>
                <w:szCs w:val="14"/>
              </w:rPr>
            </w:pPr>
          </w:p>
        </w:tc>
        <w:tc>
          <w:tcPr>
            <w:tcW w:w="994" w:type="dxa"/>
          </w:tcPr>
          <w:p w14:paraId="0E9264AC" w14:textId="7A551E81" w:rsidR="00912BEF" w:rsidRPr="00912BEF" w:rsidRDefault="00912BEF" w:rsidP="00912BEF">
            <w:pPr>
              <w:rPr>
                <w:rFonts w:ascii="Arial" w:hAnsi="Arial" w:cs="Arial"/>
                <w:sz w:val="14"/>
                <w:szCs w:val="14"/>
              </w:rPr>
            </w:pPr>
            <w:r w:rsidRPr="00912BEF">
              <w:rPr>
                <w:rFonts w:ascii="Arial" w:hAnsi="Arial" w:cs="Arial"/>
                <w:sz w:val="14"/>
                <w:szCs w:val="14"/>
              </w:rPr>
              <w:t>RAN2, RAN3</w:t>
            </w:r>
          </w:p>
        </w:tc>
        <w:tc>
          <w:tcPr>
            <w:tcW w:w="994" w:type="dxa"/>
          </w:tcPr>
          <w:p w14:paraId="212CC92B" w14:textId="2E80245D" w:rsidR="00912BEF" w:rsidRPr="00912BEF" w:rsidRDefault="00912BEF" w:rsidP="00912BEF">
            <w:pPr>
              <w:rPr>
                <w:rFonts w:ascii="Arial" w:hAnsi="Arial" w:cs="Arial"/>
                <w:sz w:val="14"/>
                <w:szCs w:val="14"/>
              </w:rPr>
            </w:pPr>
            <w:r w:rsidRPr="00912BEF">
              <w:rPr>
                <w:rFonts w:ascii="Arial" w:hAnsi="Arial" w:cs="Arial"/>
                <w:sz w:val="14"/>
                <w:szCs w:val="14"/>
              </w:rPr>
              <w:t>RAN4</w:t>
            </w:r>
          </w:p>
        </w:tc>
        <w:tc>
          <w:tcPr>
            <w:tcW w:w="1120" w:type="dxa"/>
          </w:tcPr>
          <w:p w14:paraId="4E2E3051" w14:textId="77777777" w:rsidR="00912BEF" w:rsidRPr="00912BEF" w:rsidRDefault="00912BEF" w:rsidP="00912BEF">
            <w:pPr>
              <w:rPr>
                <w:rFonts w:ascii="Arial" w:hAnsi="Arial" w:cs="Arial"/>
                <w:sz w:val="14"/>
                <w:szCs w:val="14"/>
              </w:rPr>
            </w:pPr>
          </w:p>
        </w:tc>
        <w:tc>
          <w:tcPr>
            <w:tcW w:w="1062" w:type="dxa"/>
          </w:tcPr>
          <w:p w14:paraId="5D006805" w14:textId="77777777" w:rsidR="00912BEF" w:rsidRPr="00912BEF" w:rsidRDefault="00912BEF" w:rsidP="00912BEF">
            <w:pPr>
              <w:rPr>
                <w:rFonts w:ascii="Arial" w:hAnsi="Arial" w:cs="Arial"/>
                <w:sz w:val="14"/>
                <w:szCs w:val="14"/>
              </w:rPr>
            </w:pPr>
          </w:p>
        </w:tc>
      </w:tr>
      <w:tr w:rsidR="00912BEF" w:rsidRPr="00912BEF" w14:paraId="06EEB5ED" w14:textId="77777777" w:rsidTr="00EF3281">
        <w:trPr>
          <w:trHeight w:val="20"/>
          <w:jc w:val="center"/>
        </w:trPr>
        <w:tc>
          <w:tcPr>
            <w:tcW w:w="1094" w:type="dxa"/>
          </w:tcPr>
          <w:p w14:paraId="5E5096EB" w14:textId="302FB4AD" w:rsidR="00912BEF" w:rsidRPr="00912BEF" w:rsidRDefault="002328C4" w:rsidP="00912BEF">
            <w:pPr>
              <w:rPr>
                <w:rFonts w:ascii="Arial" w:hAnsi="Arial" w:cs="Arial"/>
                <w:bCs/>
                <w:sz w:val="14"/>
                <w:szCs w:val="14"/>
              </w:rPr>
            </w:pPr>
            <w:hyperlink r:id="rId2608" w:history="1">
              <w:r w:rsidR="004371F4">
                <w:rPr>
                  <w:rStyle w:val="Hyperlink"/>
                  <w:rFonts w:ascii="Arial" w:hAnsi="Arial" w:cs="Arial"/>
                  <w:sz w:val="14"/>
                  <w:szCs w:val="14"/>
                </w:rPr>
                <w:t>R1-2202591</w:t>
              </w:r>
            </w:hyperlink>
          </w:p>
        </w:tc>
        <w:tc>
          <w:tcPr>
            <w:tcW w:w="2646" w:type="dxa"/>
          </w:tcPr>
          <w:p w14:paraId="54BA8FCF" w14:textId="65762559" w:rsidR="00912BEF" w:rsidRPr="00912BEF" w:rsidRDefault="00912BEF" w:rsidP="00912BEF">
            <w:pPr>
              <w:rPr>
                <w:rFonts w:ascii="Arial" w:hAnsi="Arial" w:cs="Arial"/>
                <w:sz w:val="14"/>
                <w:szCs w:val="14"/>
              </w:rPr>
            </w:pPr>
            <w:r w:rsidRPr="00912BEF">
              <w:rPr>
                <w:rFonts w:ascii="Arial" w:hAnsi="Arial" w:cs="Arial"/>
                <w:sz w:val="14"/>
                <w:szCs w:val="14"/>
              </w:rPr>
              <w:t>Reply LS on MBS SPS</w:t>
            </w:r>
          </w:p>
        </w:tc>
        <w:tc>
          <w:tcPr>
            <w:tcW w:w="1583" w:type="dxa"/>
          </w:tcPr>
          <w:p w14:paraId="142BDB42" w14:textId="0083BD80" w:rsidR="00912BEF" w:rsidRPr="00912BEF" w:rsidRDefault="00912BEF" w:rsidP="00912BEF">
            <w:pPr>
              <w:rPr>
                <w:rFonts w:ascii="Arial" w:hAnsi="Arial" w:cs="Arial"/>
                <w:sz w:val="14"/>
                <w:szCs w:val="14"/>
              </w:rPr>
            </w:pPr>
            <w:r w:rsidRPr="00912BEF">
              <w:rPr>
                <w:rFonts w:ascii="Arial" w:hAnsi="Arial" w:cs="Arial"/>
                <w:sz w:val="14"/>
                <w:szCs w:val="14"/>
              </w:rPr>
              <w:t>RAN1, CMCC</w:t>
            </w:r>
          </w:p>
        </w:tc>
        <w:tc>
          <w:tcPr>
            <w:tcW w:w="813" w:type="dxa"/>
          </w:tcPr>
          <w:p w14:paraId="71872B65" w14:textId="590975C5"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6998B946" w14:textId="5AF7EF17" w:rsidR="00912BEF" w:rsidRPr="00912BEF" w:rsidRDefault="00912BEF" w:rsidP="00912BEF">
            <w:pPr>
              <w:rPr>
                <w:rFonts w:ascii="Arial" w:hAnsi="Arial" w:cs="Arial"/>
                <w:bCs/>
                <w:sz w:val="14"/>
                <w:szCs w:val="14"/>
              </w:rPr>
            </w:pPr>
            <w:r w:rsidRPr="00912BEF">
              <w:rPr>
                <w:rFonts w:ascii="Arial" w:hAnsi="Arial" w:cs="Arial"/>
                <w:sz w:val="14"/>
                <w:szCs w:val="14"/>
              </w:rPr>
              <w:t>NR_MBS-Core</w:t>
            </w:r>
          </w:p>
        </w:tc>
        <w:tc>
          <w:tcPr>
            <w:tcW w:w="1065" w:type="dxa"/>
          </w:tcPr>
          <w:p w14:paraId="2308AEBD" w14:textId="749C3991" w:rsidR="00912BEF" w:rsidRPr="00912BEF" w:rsidRDefault="00912BEF" w:rsidP="00912BEF">
            <w:pPr>
              <w:rPr>
                <w:rFonts w:ascii="Arial" w:hAnsi="Arial" w:cs="Arial"/>
                <w:sz w:val="14"/>
                <w:szCs w:val="14"/>
              </w:rPr>
            </w:pPr>
            <w:r w:rsidRPr="00912BEF">
              <w:rPr>
                <w:rFonts w:ascii="Arial" w:hAnsi="Arial" w:cs="Arial"/>
                <w:sz w:val="14"/>
                <w:szCs w:val="14"/>
              </w:rPr>
              <w:t>R2-2202016</w:t>
            </w:r>
          </w:p>
        </w:tc>
        <w:tc>
          <w:tcPr>
            <w:tcW w:w="994" w:type="dxa"/>
          </w:tcPr>
          <w:p w14:paraId="1F244940" w14:textId="28596551" w:rsidR="00912BEF" w:rsidRPr="00912BEF" w:rsidRDefault="00912BEF" w:rsidP="00912BEF">
            <w:pPr>
              <w:rPr>
                <w:rFonts w:ascii="Arial" w:hAnsi="Arial" w:cs="Arial"/>
                <w:sz w:val="14"/>
                <w:szCs w:val="14"/>
              </w:rPr>
            </w:pPr>
            <w:r w:rsidRPr="00912BEF">
              <w:rPr>
                <w:rFonts w:ascii="Arial" w:hAnsi="Arial" w:cs="Arial"/>
                <w:sz w:val="14"/>
                <w:szCs w:val="14"/>
              </w:rPr>
              <w:t>RAN2</w:t>
            </w:r>
          </w:p>
        </w:tc>
        <w:tc>
          <w:tcPr>
            <w:tcW w:w="994" w:type="dxa"/>
          </w:tcPr>
          <w:p w14:paraId="4E1AE5C1" w14:textId="77777777" w:rsidR="00912BEF" w:rsidRPr="00912BEF" w:rsidRDefault="00912BEF" w:rsidP="00912BEF">
            <w:pPr>
              <w:rPr>
                <w:rFonts w:ascii="Arial" w:hAnsi="Arial" w:cs="Arial"/>
                <w:sz w:val="14"/>
                <w:szCs w:val="14"/>
              </w:rPr>
            </w:pPr>
          </w:p>
        </w:tc>
        <w:tc>
          <w:tcPr>
            <w:tcW w:w="1120" w:type="dxa"/>
          </w:tcPr>
          <w:p w14:paraId="78ECFE38" w14:textId="77777777" w:rsidR="00912BEF" w:rsidRPr="00912BEF" w:rsidRDefault="00912BEF" w:rsidP="00912BEF">
            <w:pPr>
              <w:rPr>
                <w:rFonts w:ascii="Arial" w:hAnsi="Arial" w:cs="Arial"/>
                <w:sz w:val="14"/>
                <w:szCs w:val="14"/>
              </w:rPr>
            </w:pPr>
          </w:p>
        </w:tc>
        <w:tc>
          <w:tcPr>
            <w:tcW w:w="1062" w:type="dxa"/>
          </w:tcPr>
          <w:p w14:paraId="36E193C5" w14:textId="77777777" w:rsidR="00912BEF" w:rsidRPr="00912BEF" w:rsidRDefault="00912BEF" w:rsidP="00912BEF">
            <w:pPr>
              <w:rPr>
                <w:rFonts w:ascii="Arial" w:hAnsi="Arial" w:cs="Arial"/>
                <w:sz w:val="14"/>
                <w:szCs w:val="14"/>
              </w:rPr>
            </w:pPr>
          </w:p>
        </w:tc>
      </w:tr>
      <w:tr w:rsidR="00912BEF" w:rsidRPr="00912BEF" w14:paraId="507E407A" w14:textId="77777777" w:rsidTr="00EF3281">
        <w:trPr>
          <w:trHeight w:val="20"/>
          <w:jc w:val="center"/>
        </w:trPr>
        <w:tc>
          <w:tcPr>
            <w:tcW w:w="1094" w:type="dxa"/>
          </w:tcPr>
          <w:p w14:paraId="0EC5F1E8" w14:textId="722DFAC9" w:rsidR="00912BEF" w:rsidRPr="00912BEF" w:rsidRDefault="002328C4" w:rsidP="00912BEF">
            <w:pPr>
              <w:rPr>
                <w:rFonts w:ascii="Arial" w:hAnsi="Arial" w:cs="Arial"/>
                <w:bCs/>
                <w:sz w:val="14"/>
                <w:szCs w:val="14"/>
              </w:rPr>
            </w:pPr>
            <w:hyperlink r:id="rId2609" w:history="1">
              <w:r w:rsidR="004371F4">
                <w:rPr>
                  <w:rStyle w:val="Hyperlink"/>
                  <w:rFonts w:ascii="Arial" w:hAnsi="Arial" w:cs="Arial"/>
                  <w:sz w:val="14"/>
                  <w:szCs w:val="14"/>
                </w:rPr>
                <w:t>R1-2202599</w:t>
              </w:r>
            </w:hyperlink>
          </w:p>
        </w:tc>
        <w:tc>
          <w:tcPr>
            <w:tcW w:w="2646" w:type="dxa"/>
          </w:tcPr>
          <w:p w14:paraId="5ADE1C95" w14:textId="2CC2EEB1" w:rsidR="00912BEF" w:rsidRPr="00912BEF" w:rsidRDefault="00912BEF" w:rsidP="00912BEF">
            <w:pPr>
              <w:rPr>
                <w:rFonts w:ascii="Arial" w:hAnsi="Arial" w:cs="Arial"/>
                <w:sz w:val="14"/>
                <w:szCs w:val="14"/>
              </w:rPr>
            </w:pPr>
            <w:r w:rsidRPr="00912BEF">
              <w:rPr>
                <w:rFonts w:ascii="Arial" w:hAnsi="Arial" w:cs="Arial"/>
                <w:sz w:val="14"/>
                <w:szCs w:val="14"/>
              </w:rPr>
              <w:t>Reply LS on interruption for PUCCH SCell activation in invalid TA case</w:t>
            </w:r>
          </w:p>
        </w:tc>
        <w:tc>
          <w:tcPr>
            <w:tcW w:w="1583" w:type="dxa"/>
          </w:tcPr>
          <w:p w14:paraId="15FB6F07" w14:textId="4D4BDA2F" w:rsidR="00912BEF" w:rsidRPr="00912BEF" w:rsidRDefault="00912BEF" w:rsidP="00912BEF">
            <w:pPr>
              <w:rPr>
                <w:rFonts w:ascii="Arial" w:hAnsi="Arial" w:cs="Arial"/>
                <w:sz w:val="14"/>
                <w:szCs w:val="14"/>
              </w:rPr>
            </w:pPr>
            <w:r w:rsidRPr="00912BEF">
              <w:rPr>
                <w:rFonts w:ascii="Arial" w:hAnsi="Arial" w:cs="Arial"/>
                <w:sz w:val="14"/>
                <w:szCs w:val="14"/>
              </w:rPr>
              <w:t>RAN1, MediaTek</w:t>
            </w:r>
          </w:p>
        </w:tc>
        <w:tc>
          <w:tcPr>
            <w:tcW w:w="813" w:type="dxa"/>
          </w:tcPr>
          <w:p w14:paraId="69DF0C6C" w14:textId="71FE2DC3"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2CEC83DF" w14:textId="3F2E993C" w:rsidR="00912BEF" w:rsidRPr="00912BEF" w:rsidRDefault="00912BEF" w:rsidP="00912BEF">
            <w:pPr>
              <w:rPr>
                <w:rFonts w:ascii="Arial" w:hAnsi="Arial" w:cs="Arial"/>
                <w:bCs/>
                <w:sz w:val="14"/>
                <w:szCs w:val="14"/>
              </w:rPr>
            </w:pPr>
            <w:r w:rsidRPr="00912BEF">
              <w:rPr>
                <w:rFonts w:ascii="Arial" w:hAnsi="Arial" w:cs="Arial"/>
                <w:sz w:val="14"/>
                <w:szCs w:val="14"/>
              </w:rPr>
              <w:t>NR_RRM_enh2-Core</w:t>
            </w:r>
          </w:p>
        </w:tc>
        <w:tc>
          <w:tcPr>
            <w:tcW w:w="1065" w:type="dxa"/>
          </w:tcPr>
          <w:p w14:paraId="088BC66D" w14:textId="79B97553" w:rsidR="00912BEF" w:rsidRPr="00912BEF" w:rsidRDefault="00912BEF" w:rsidP="00912BEF">
            <w:pPr>
              <w:rPr>
                <w:rFonts w:ascii="Arial" w:hAnsi="Arial" w:cs="Arial"/>
                <w:sz w:val="14"/>
                <w:szCs w:val="14"/>
              </w:rPr>
            </w:pPr>
            <w:r w:rsidRPr="00912BEF">
              <w:rPr>
                <w:rFonts w:ascii="Arial" w:hAnsi="Arial" w:cs="Arial"/>
                <w:sz w:val="14"/>
                <w:szCs w:val="14"/>
              </w:rPr>
              <w:t>R4-2120420</w:t>
            </w:r>
          </w:p>
        </w:tc>
        <w:tc>
          <w:tcPr>
            <w:tcW w:w="994" w:type="dxa"/>
          </w:tcPr>
          <w:p w14:paraId="7547F0DA" w14:textId="5AD6EBE2" w:rsidR="00912BEF" w:rsidRPr="00912BEF" w:rsidRDefault="00912BEF" w:rsidP="00912BEF">
            <w:pPr>
              <w:rPr>
                <w:rFonts w:ascii="Arial" w:hAnsi="Arial" w:cs="Arial"/>
                <w:sz w:val="14"/>
                <w:szCs w:val="14"/>
              </w:rPr>
            </w:pPr>
            <w:r w:rsidRPr="00912BEF">
              <w:rPr>
                <w:rFonts w:ascii="Arial" w:hAnsi="Arial" w:cs="Arial"/>
                <w:sz w:val="14"/>
                <w:szCs w:val="14"/>
              </w:rPr>
              <w:t>RAN4</w:t>
            </w:r>
          </w:p>
        </w:tc>
        <w:tc>
          <w:tcPr>
            <w:tcW w:w="994" w:type="dxa"/>
          </w:tcPr>
          <w:p w14:paraId="63EFD04E" w14:textId="02242B53" w:rsidR="00912BEF" w:rsidRPr="00912BEF" w:rsidRDefault="00912BEF" w:rsidP="00912BEF">
            <w:pPr>
              <w:rPr>
                <w:rFonts w:ascii="Arial" w:hAnsi="Arial" w:cs="Arial"/>
                <w:sz w:val="14"/>
                <w:szCs w:val="14"/>
              </w:rPr>
            </w:pPr>
            <w:r w:rsidRPr="00912BEF">
              <w:rPr>
                <w:rFonts w:ascii="Arial" w:hAnsi="Arial" w:cs="Arial"/>
                <w:sz w:val="14"/>
                <w:szCs w:val="14"/>
              </w:rPr>
              <w:t>RAN2</w:t>
            </w:r>
          </w:p>
        </w:tc>
        <w:tc>
          <w:tcPr>
            <w:tcW w:w="1120" w:type="dxa"/>
          </w:tcPr>
          <w:p w14:paraId="02173CF2" w14:textId="77777777" w:rsidR="00912BEF" w:rsidRPr="00912BEF" w:rsidRDefault="00912BEF" w:rsidP="00912BEF">
            <w:pPr>
              <w:rPr>
                <w:rFonts w:ascii="Arial" w:hAnsi="Arial" w:cs="Arial"/>
                <w:sz w:val="14"/>
                <w:szCs w:val="14"/>
              </w:rPr>
            </w:pPr>
          </w:p>
        </w:tc>
        <w:tc>
          <w:tcPr>
            <w:tcW w:w="1062" w:type="dxa"/>
          </w:tcPr>
          <w:p w14:paraId="5089C603" w14:textId="77777777" w:rsidR="00912BEF" w:rsidRPr="00912BEF" w:rsidRDefault="00912BEF" w:rsidP="00912BEF">
            <w:pPr>
              <w:rPr>
                <w:rFonts w:ascii="Arial" w:hAnsi="Arial" w:cs="Arial"/>
                <w:sz w:val="14"/>
                <w:szCs w:val="14"/>
              </w:rPr>
            </w:pPr>
          </w:p>
        </w:tc>
      </w:tr>
      <w:tr w:rsidR="00912BEF" w:rsidRPr="00912BEF" w14:paraId="51CA6EB8" w14:textId="77777777" w:rsidTr="00EF3281">
        <w:trPr>
          <w:trHeight w:val="20"/>
          <w:jc w:val="center"/>
        </w:trPr>
        <w:tc>
          <w:tcPr>
            <w:tcW w:w="1094" w:type="dxa"/>
          </w:tcPr>
          <w:p w14:paraId="167C5B92" w14:textId="49E4CB58" w:rsidR="00912BEF" w:rsidRPr="00912BEF" w:rsidRDefault="002328C4" w:rsidP="00912BEF">
            <w:pPr>
              <w:rPr>
                <w:rFonts w:ascii="Arial" w:hAnsi="Arial" w:cs="Arial"/>
                <w:bCs/>
                <w:sz w:val="14"/>
                <w:szCs w:val="14"/>
              </w:rPr>
            </w:pPr>
            <w:hyperlink r:id="rId2610" w:history="1">
              <w:r w:rsidR="004371F4">
                <w:rPr>
                  <w:rStyle w:val="Hyperlink"/>
                  <w:rFonts w:ascii="Arial" w:hAnsi="Arial" w:cs="Arial"/>
                  <w:sz w:val="14"/>
                  <w:szCs w:val="14"/>
                </w:rPr>
                <w:t>R1-2202611</w:t>
              </w:r>
            </w:hyperlink>
          </w:p>
        </w:tc>
        <w:tc>
          <w:tcPr>
            <w:tcW w:w="2646" w:type="dxa"/>
          </w:tcPr>
          <w:p w14:paraId="3BD19BF3" w14:textId="26B9FF5C" w:rsidR="00912BEF" w:rsidRPr="00912BEF" w:rsidRDefault="00912BEF" w:rsidP="00912BEF">
            <w:pPr>
              <w:rPr>
                <w:rFonts w:ascii="Arial" w:hAnsi="Arial" w:cs="Arial"/>
                <w:sz w:val="14"/>
                <w:szCs w:val="14"/>
              </w:rPr>
            </w:pPr>
            <w:r w:rsidRPr="00912BEF">
              <w:rPr>
                <w:rFonts w:ascii="Arial" w:hAnsi="Arial" w:cs="Arial"/>
                <w:sz w:val="14"/>
                <w:szCs w:val="14"/>
              </w:rPr>
              <w:t>LS reply about the MBS issues</w:t>
            </w:r>
          </w:p>
        </w:tc>
        <w:tc>
          <w:tcPr>
            <w:tcW w:w="1583" w:type="dxa"/>
          </w:tcPr>
          <w:p w14:paraId="73587DAF" w14:textId="48864476" w:rsidR="00912BEF" w:rsidRPr="00912BEF" w:rsidRDefault="00912BEF" w:rsidP="00912BEF">
            <w:pPr>
              <w:rPr>
                <w:rFonts w:ascii="Arial" w:hAnsi="Arial" w:cs="Arial"/>
                <w:sz w:val="14"/>
                <w:szCs w:val="14"/>
              </w:rPr>
            </w:pPr>
            <w:r w:rsidRPr="00912BEF">
              <w:rPr>
                <w:rFonts w:ascii="Arial" w:hAnsi="Arial" w:cs="Arial"/>
                <w:sz w:val="14"/>
                <w:szCs w:val="14"/>
              </w:rPr>
              <w:t>RAN1, Huawei</w:t>
            </w:r>
          </w:p>
        </w:tc>
        <w:tc>
          <w:tcPr>
            <w:tcW w:w="813" w:type="dxa"/>
          </w:tcPr>
          <w:p w14:paraId="24DA9C8F" w14:textId="61FD4D1D"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71B4E8B2" w14:textId="4D84411A" w:rsidR="00912BEF" w:rsidRPr="00912BEF" w:rsidRDefault="00912BEF" w:rsidP="00912BEF">
            <w:pPr>
              <w:rPr>
                <w:rFonts w:ascii="Arial" w:hAnsi="Arial" w:cs="Arial"/>
                <w:bCs/>
                <w:sz w:val="14"/>
                <w:szCs w:val="14"/>
                <w:lang w:val="fr-FR"/>
              </w:rPr>
            </w:pPr>
            <w:r w:rsidRPr="00912BEF">
              <w:rPr>
                <w:rFonts w:ascii="Arial" w:hAnsi="Arial" w:cs="Arial"/>
                <w:sz w:val="14"/>
                <w:szCs w:val="14"/>
              </w:rPr>
              <w:t>NR_MBS-Core</w:t>
            </w:r>
          </w:p>
        </w:tc>
        <w:tc>
          <w:tcPr>
            <w:tcW w:w="1065" w:type="dxa"/>
          </w:tcPr>
          <w:p w14:paraId="444FF132" w14:textId="65C26E0A" w:rsidR="00912BEF" w:rsidRPr="00912BEF" w:rsidRDefault="00912BEF" w:rsidP="00912BEF">
            <w:pPr>
              <w:rPr>
                <w:rFonts w:ascii="Arial" w:hAnsi="Arial" w:cs="Arial"/>
                <w:sz w:val="14"/>
                <w:szCs w:val="14"/>
                <w:lang w:val="fr-FR"/>
              </w:rPr>
            </w:pPr>
            <w:r w:rsidRPr="00912BEF">
              <w:rPr>
                <w:rFonts w:ascii="Arial" w:hAnsi="Arial" w:cs="Arial"/>
                <w:sz w:val="14"/>
                <w:szCs w:val="14"/>
              </w:rPr>
              <w:t>R2-2201830</w:t>
            </w:r>
          </w:p>
        </w:tc>
        <w:tc>
          <w:tcPr>
            <w:tcW w:w="994" w:type="dxa"/>
          </w:tcPr>
          <w:p w14:paraId="49E4E0CF" w14:textId="6F046F8A" w:rsidR="00912BEF" w:rsidRPr="00912BEF" w:rsidRDefault="00912BEF" w:rsidP="00912BEF">
            <w:pPr>
              <w:rPr>
                <w:rFonts w:ascii="Arial" w:hAnsi="Arial" w:cs="Arial"/>
                <w:sz w:val="14"/>
                <w:szCs w:val="14"/>
                <w:lang w:val="fr-FR"/>
              </w:rPr>
            </w:pPr>
            <w:r w:rsidRPr="00912BEF">
              <w:rPr>
                <w:rFonts w:ascii="Arial" w:hAnsi="Arial" w:cs="Arial"/>
                <w:sz w:val="14"/>
                <w:szCs w:val="14"/>
              </w:rPr>
              <w:t>RAN2</w:t>
            </w:r>
          </w:p>
        </w:tc>
        <w:tc>
          <w:tcPr>
            <w:tcW w:w="994" w:type="dxa"/>
          </w:tcPr>
          <w:p w14:paraId="6C913046" w14:textId="77777777" w:rsidR="00912BEF" w:rsidRPr="00912BEF" w:rsidRDefault="00912BEF" w:rsidP="00912BEF">
            <w:pPr>
              <w:rPr>
                <w:rFonts w:ascii="Arial" w:hAnsi="Arial" w:cs="Arial"/>
                <w:sz w:val="14"/>
                <w:szCs w:val="14"/>
                <w:lang w:val="fr-FR"/>
              </w:rPr>
            </w:pPr>
          </w:p>
        </w:tc>
        <w:tc>
          <w:tcPr>
            <w:tcW w:w="1120" w:type="dxa"/>
          </w:tcPr>
          <w:p w14:paraId="18F5EDC9" w14:textId="77777777" w:rsidR="00912BEF" w:rsidRPr="00912BEF" w:rsidRDefault="00912BEF" w:rsidP="00912BEF">
            <w:pPr>
              <w:rPr>
                <w:rFonts w:ascii="Arial" w:hAnsi="Arial" w:cs="Arial"/>
                <w:sz w:val="14"/>
                <w:szCs w:val="14"/>
                <w:lang w:val="fr-FR"/>
              </w:rPr>
            </w:pPr>
          </w:p>
        </w:tc>
        <w:tc>
          <w:tcPr>
            <w:tcW w:w="1062" w:type="dxa"/>
          </w:tcPr>
          <w:p w14:paraId="2DAFF157" w14:textId="77777777" w:rsidR="00912BEF" w:rsidRPr="00912BEF" w:rsidRDefault="00912BEF" w:rsidP="00912BEF">
            <w:pPr>
              <w:rPr>
                <w:rFonts w:ascii="Arial" w:hAnsi="Arial" w:cs="Arial"/>
                <w:sz w:val="14"/>
                <w:szCs w:val="14"/>
                <w:lang w:val="fr-FR"/>
              </w:rPr>
            </w:pPr>
          </w:p>
        </w:tc>
      </w:tr>
      <w:tr w:rsidR="00912BEF" w:rsidRPr="00912BEF" w14:paraId="746A5B87" w14:textId="77777777" w:rsidTr="00EF3281">
        <w:trPr>
          <w:trHeight w:val="20"/>
          <w:jc w:val="center"/>
        </w:trPr>
        <w:tc>
          <w:tcPr>
            <w:tcW w:w="1094" w:type="dxa"/>
          </w:tcPr>
          <w:p w14:paraId="5E067A0F" w14:textId="44EDCAC4" w:rsidR="00912BEF" w:rsidRPr="00912BEF" w:rsidRDefault="002328C4" w:rsidP="00912BEF">
            <w:pPr>
              <w:rPr>
                <w:rFonts w:ascii="Arial" w:hAnsi="Arial" w:cs="Arial"/>
                <w:bCs/>
                <w:sz w:val="14"/>
                <w:szCs w:val="14"/>
              </w:rPr>
            </w:pPr>
            <w:hyperlink r:id="rId2611" w:history="1">
              <w:r w:rsidR="004371F4">
                <w:rPr>
                  <w:rStyle w:val="Hyperlink"/>
                  <w:rFonts w:ascii="Arial" w:hAnsi="Arial" w:cs="Arial"/>
                  <w:sz w:val="14"/>
                  <w:szCs w:val="14"/>
                </w:rPr>
                <w:t>R1-2202619</w:t>
              </w:r>
            </w:hyperlink>
          </w:p>
        </w:tc>
        <w:tc>
          <w:tcPr>
            <w:tcW w:w="2646" w:type="dxa"/>
          </w:tcPr>
          <w:p w14:paraId="39857CE6" w14:textId="34E3513B" w:rsidR="00912BEF" w:rsidRPr="00912BEF" w:rsidRDefault="00912BEF" w:rsidP="00912BEF">
            <w:pPr>
              <w:rPr>
                <w:rFonts w:ascii="Arial" w:hAnsi="Arial" w:cs="Arial"/>
                <w:sz w:val="14"/>
                <w:szCs w:val="14"/>
              </w:rPr>
            </w:pPr>
            <w:r w:rsidRPr="00912BEF">
              <w:rPr>
                <w:rFonts w:ascii="Arial" w:hAnsi="Arial" w:cs="Arial"/>
                <w:sz w:val="14"/>
                <w:szCs w:val="14"/>
              </w:rPr>
              <w:t>Reply LS on the applicability of PRS processing window in RRC_INACTIVE state</w:t>
            </w:r>
          </w:p>
        </w:tc>
        <w:tc>
          <w:tcPr>
            <w:tcW w:w="1583" w:type="dxa"/>
          </w:tcPr>
          <w:p w14:paraId="5115492A" w14:textId="0FB0277E" w:rsidR="00912BEF" w:rsidRPr="00912BEF" w:rsidRDefault="00912BEF" w:rsidP="00912BEF">
            <w:pPr>
              <w:rPr>
                <w:rFonts w:ascii="Arial" w:hAnsi="Arial" w:cs="Arial"/>
                <w:sz w:val="14"/>
                <w:szCs w:val="14"/>
              </w:rPr>
            </w:pPr>
            <w:r w:rsidRPr="00912BEF">
              <w:rPr>
                <w:rFonts w:ascii="Arial" w:hAnsi="Arial" w:cs="Arial"/>
                <w:sz w:val="14"/>
                <w:szCs w:val="14"/>
              </w:rPr>
              <w:t>RAN1, CATT</w:t>
            </w:r>
          </w:p>
        </w:tc>
        <w:tc>
          <w:tcPr>
            <w:tcW w:w="813" w:type="dxa"/>
          </w:tcPr>
          <w:p w14:paraId="38A4A048" w14:textId="73E7C531"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1EA5C3B3" w14:textId="1D84E064" w:rsidR="00912BEF" w:rsidRPr="00912BEF" w:rsidRDefault="00912BEF" w:rsidP="00912BEF">
            <w:pPr>
              <w:rPr>
                <w:rFonts w:ascii="Arial" w:hAnsi="Arial" w:cs="Arial"/>
                <w:bCs/>
                <w:sz w:val="14"/>
                <w:szCs w:val="14"/>
              </w:rPr>
            </w:pPr>
            <w:r w:rsidRPr="00912BEF">
              <w:rPr>
                <w:rFonts w:ascii="Arial" w:hAnsi="Arial" w:cs="Arial"/>
                <w:sz w:val="14"/>
                <w:szCs w:val="14"/>
              </w:rPr>
              <w:t>NR_pos_enh-Core</w:t>
            </w:r>
          </w:p>
        </w:tc>
        <w:tc>
          <w:tcPr>
            <w:tcW w:w="1065" w:type="dxa"/>
          </w:tcPr>
          <w:p w14:paraId="58515FD3" w14:textId="0DA10BE9" w:rsidR="00912BEF" w:rsidRPr="00912BEF" w:rsidRDefault="00912BEF" w:rsidP="00912BEF">
            <w:pPr>
              <w:rPr>
                <w:rFonts w:ascii="Arial" w:hAnsi="Arial" w:cs="Arial"/>
                <w:sz w:val="14"/>
                <w:szCs w:val="14"/>
              </w:rPr>
            </w:pPr>
            <w:r w:rsidRPr="00912BEF">
              <w:rPr>
                <w:rFonts w:ascii="Arial" w:hAnsi="Arial" w:cs="Arial"/>
                <w:sz w:val="14"/>
                <w:szCs w:val="14"/>
              </w:rPr>
              <w:t>R4-2202687</w:t>
            </w:r>
          </w:p>
        </w:tc>
        <w:tc>
          <w:tcPr>
            <w:tcW w:w="994" w:type="dxa"/>
          </w:tcPr>
          <w:p w14:paraId="44D60B87" w14:textId="7652AA3B" w:rsidR="00912BEF" w:rsidRPr="00912BEF" w:rsidRDefault="00912BEF" w:rsidP="00912BEF">
            <w:pPr>
              <w:rPr>
                <w:rFonts w:ascii="Arial" w:hAnsi="Arial" w:cs="Arial"/>
                <w:sz w:val="14"/>
                <w:szCs w:val="14"/>
              </w:rPr>
            </w:pPr>
            <w:r w:rsidRPr="00912BEF">
              <w:rPr>
                <w:rFonts w:ascii="Arial" w:hAnsi="Arial" w:cs="Arial"/>
                <w:sz w:val="14"/>
                <w:szCs w:val="14"/>
              </w:rPr>
              <w:t>RAN4</w:t>
            </w:r>
          </w:p>
        </w:tc>
        <w:tc>
          <w:tcPr>
            <w:tcW w:w="994" w:type="dxa"/>
          </w:tcPr>
          <w:p w14:paraId="628506C5" w14:textId="5C59894D" w:rsidR="00912BEF" w:rsidRPr="00912BEF" w:rsidRDefault="00912BEF" w:rsidP="00912BEF">
            <w:pPr>
              <w:rPr>
                <w:rFonts w:ascii="Arial" w:hAnsi="Arial" w:cs="Arial"/>
                <w:sz w:val="14"/>
                <w:szCs w:val="14"/>
              </w:rPr>
            </w:pPr>
            <w:r w:rsidRPr="00912BEF">
              <w:rPr>
                <w:rFonts w:ascii="Arial" w:hAnsi="Arial" w:cs="Arial"/>
                <w:sz w:val="14"/>
                <w:szCs w:val="14"/>
              </w:rPr>
              <w:t>RAN2</w:t>
            </w:r>
          </w:p>
        </w:tc>
        <w:tc>
          <w:tcPr>
            <w:tcW w:w="1120" w:type="dxa"/>
          </w:tcPr>
          <w:p w14:paraId="24618D68" w14:textId="77777777" w:rsidR="00912BEF" w:rsidRPr="00912BEF" w:rsidRDefault="00912BEF" w:rsidP="00912BEF">
            <w:pPr>
              <w:rPr>
                <w:rFonts w:ascii="Arial" w:hAnsi="Arial" w:cs="Arial"/>
                <w:sz w:val="14"/>
                <w:szCs w:val="14"/>
              </w:rPr>
            </w:pPr>
          </w:p>
        </w:tc>
        <w:tc>
          <w:tcPr>
            <w:tcW w:w="1062" w:type="dxa"/>
          </w:tcPr>
          <w:p w14:paraId="4D7AA074" w14:textId="77777777" w:rsidR="00912BEF" w:rsidRPr="00912BEF" w:rsidRDefault="00912BEF" w:rsidP="00912BEF">
            <w:pPr>
              <w:rPr>
                <w:rFonts w:ascii="Arial" w:hAnsi="Arial" w:cs="Arial"/>
                <w:sz w:val="14"/>
                <w:szCs w:val="14"/>
              </w:rPr>
            </w:pPr>
          </w:p>
        </w:tc>
      </w:tr>
      <w:tr w:rsidR="00912BEF" w:rsidRPr="00912BEF" w14:paraId="5B42A7B9" w14:textId="77777777" w:rsidTr="00EF3281">
        <w:trPr>
          <w:trHeight w:val="20"/>
          <w:jc w:val="center"/>
        </w:trPr>
        <w:tc>
          <w:tcPr>
            <w:tcW w:w="1094" w:type="dxa"/>
          </w:tcPr>
          <w:p w14:paraId="2F463EA2" w14:textId="27259889" w:rsidR="00912BEF" w:rsidRPr="00912BEF" w:rsidRDefault="002328C4" w:rsidP="00912BEF">
            <w:pPr>
              <w:rPr>
                <w:rFonts w:ascii="Arial" w:hAnsi="Arial" w:cs="Arial"/>
                <w:sz w:val="14"/>
                <w:szCs w:val="14"/>
              </w:rPr>
            </w:pPr>
            <w:hyperlink r:id="rId2612" w:history="1">
              <w:r w:rsidR="004371F4">
                <w:rPr>
                  <w:rStyle w:val="Hyperlink"/>
                  <w:rFonts w:ascii="Arial" w:hAnsi="Arial" w:cs="Arial"/>
                  <w:sz w:val="14"/>
                  <w:szCs w:val="14"/>
                </w:rPr>
                <w:t>R1-2202656</w:t>
              </w:r>
            </w:hyperlink>
          </w:p>
        </w:tc>
        <w:tc>
          <w:tcPr>
            <w:tcW w:w="2646" w:type="dxa"/>
          </w:tcPr>
          <w:p w14:paraId="34DD989B" w14:textId="6645388F" w:rsidR="00912BEF" w:rsidRPr="00912BEF" w:rsidRDefault="00912BEF" w:rsidP="00912BEF">
            <w:pPr>
              <w:rPr>
                <w:rFonts w:ascii="Arial" w:hAnsi="Arial" w:cs="Arial"/>
                <w:sz w:val="14"/>
                <w:szCs w:val="14"/>
              </w:rPr>
            </w:pPr>
            <w:r w:rsidRPr="00912BEF">
              <w:rPr>
                <w:rFonts w:ascii="Arial" w:hAnsi="Arial" w:cs="Arial"/>
                <w:sz w:val="14"/>
                <w:szCs w:val="14"/>
              </w:rPr>
              <w:t>Reply LS on the physical layer aspects of small data transmission</w:t>
            </w:r>
          </w:p>
        </w:tc>
        <w:tc>
          <w:tcPr>
            <w:tcW w:w="1583" w:type="dxa"/>
          </w:tcPr>
          <w:p w14:paraId="34343E49" w14:textId="0897B17A" w:rsidR="00912BEF" w:rsidRPr="00912BEF" w:rsidRDefault="00912BEF" w:rsidP="00912BEF">
            <w:pPr>
              <w:rPr>
                <w:rFonts w:ascii="Arial" w:hAnsi="Arial" w:cs="Arial"/>
                <w:sz w:val="14"/>
                <w:szCs w:val="14"/>
              </w:rPr>
            </w:pPr>
            <w:r w:rsidRPr="00912BEF">
              <w:rPr>
                <w:rFonts w:ascii="Arial" w:hAnsi="Arial" w:cs="Arial"/>
                <w:sz w:val="14"/>
                <w:szCs w:val="14"/>
              </w:rPr>
              <w:t>RAN1, ZTE</w:t>
            </w:r>
          </w:p>
        </w:tc>
        <w:tc>
          <w:tcPr>
            <w:tcW w:w="813" w:type="dxa"/>
          </w:tcPr>
          <w:p w14:paraId="53465767" w14:textId="3E803B89" w:rsidR="00912BEF" w:rsidRPr="00912BEF" w:rsidRDefault="00912BEF" w:rsidP="00912BEF">
            <w:pPr>
              <w:rPr>
                <w:rFonts w:ascii="Arial" w:hAnsi="Arial" w:cs="Arial"/>
                <w:sz w:val="14"/>
                <w:szCs w:val="14"/>
              </w:rPr>
            </w:pPr>
            <w:r w:rsidRPr="00912BEF">
              <w:rPr>
                <w:rFonts w:ascii="Arial" w:hAnsi="Arial" w:cs="Arial"/>
                <w:sz w:val="14"/>
                <w:szCs w:val="14"/>
              </w:rPr>
              <w:t>Rel-17</w:t>
            </w:r>
          </w:p>
        </w:tc>
        <w:tc>
          <w:tcPr>
            <w:tcW w:w="2696" w:type="dxa"/>
          </w:tcPr>
          <w:p w14:paraId="4C93DEF0" w14:textId="5878C2AC" w:rsidR="00912BEF" w:rsidRPr="00912BEF" w:rsidRDefault="00912BEF" w:rsidP="00912BEF">
            <w:pPr>
              <w:rPr>
                <w:rFonts w:ascii="Arial" w:hAnsi="Arial" w:cs="Arial"/>
                <w:sz w:val="14"/>
                <w:szCs w:val="14"/>
              </w:rPr>
            </w:pPr>
            <w:r w:rsidRPr="00912BEF">
              <w:rPr>
                <w:rFonts w:ascii="Arial" w:hAnsi="Arial" w:cs="Arial"/>
                <w:sz w:val="14"/>
                <w:szCs w:val="14"/>
              </w:rPr>
              <w:t>NR_SmallData_INACTIVE-Core</w:t>
            </w:r>
          </w:p>
        </w:tc>
        <w:tc>
          <w:tcPr>
            <w:tcW w:w="1065" w:type="dxa"/>
          </w:tcPr>
          <w:p w14:paraId="5FDC72D4" w14:textId="2BD11A66" w:rsidR="00912BEF" w:rsidRPr="00912BEF" w:rsidRDefault="00912BEF" w:rsidP="00912BEF">
            <w:pPr>
              <w:rPr>
                <w:rFonts w:ascii="Arial" w:hAnsi="Arial" w:cs="Arial"/>
                <w:sz w:val="14"/>
                <w:szCs w:val="14"/>
              </w:rPr>
            </w:pPr>
            <w:r w:rsidRPr="00912BEF">
              <w:rPr>
                <w:rFonts w:ascii="Arial" w:hAnsi="Arial" w:cs="Arial"/>
                <w:sz w:val="14"/>
                <w:szCs w:val="14"/>
              </w:rPr>
              <w:t>R2-2201828</w:t>
            </w:r>
          </w:p>
        </w:tc>
        <w:tc>
          <w:tcPr>
            <w:tcW w:w="994" w:type="dxa"/>
          </w:tcPr>
          <w:p w14:paraId="272E2075" w14:textId="0FEE93B3" w:rsidR="00912BEF" w:rsidRPr="00912BEF" w:rsidRDefault="00912BEF" w:rsidP="00912BEF">
            <w:pPr>
              <w:rPr>
                <w:rFonts w:ascii="Arial" w:hAnsi="Arial" w:cs="Arial"/>
                <w:sz w:val="14"/>
                <w:szCs w:val="14"/>
              </w:rPr>
            </w:pPr>
            <w:r w:rsidRPr="00912BEF">
              <w:rPr>
                <w:rFonts w:ascii="Arial" w:hAnsi="Arial" w:cs="Arial"/>
                <w:sz w:val="14"/>
                <w:szCs w:val="14"/>
              </w:rPr>
              <w:t>RAN2</w:t>
            </w:r>
          </w:p>
        </w:tc>
        <w:tc>
          <w:tcPr>
            <w:tcW w:w="994" w:type="dxa"/>
          </w:tcPr>
          <w:p w14:paraId="2FA0027E" w14:textId="77777777" w:rsidR="00912BEF" w:rsidRPr="00912BEF" w:rsidRDefault="00912BEF" w:rsidP="00912BEF">
            <w:pPr>
              <w:rPr>
                <w:rFonts w:ascii="Arial" w:hAnsi="Arial" w:cs="Arial"/>
                <w:sz w:val="14"/>
                <w:szCs w:val="14"/>
              </w:rPr>
            </w:pPr>
          </w:p>
        </w:tc>
        <w:tc>
          <w:tcPr>
            <w:tcW w:w="1120" w:type="dxa"/>
          </w:tcPr>
          <w:p w14:paraId="288C7B62" w14:textId="77777777" w:rsidR="00912BEF" w:rsidRPr="00912BEF" w:rsidRDefault="00912BEF" w:rsidP="00912BEF">
            <w:pPr>
              <w:rPr>
                <w:rFonts w:ascii="Arial" w:hAnsi="Arial" w:cs="Arial"/>
                <w:sz w:val="14"/>
                <w:szCs w:val="14"/>
              </w:rPr>
            </w:pPr>
          </w:p>
        </w:tc>
        <w:tc>
          <w:tcPr>
            <w:tcW w:w="1062" w:type="dxa"/>
          </w:tcPr>
          <w:p w14:paraId="30662FC0" w14:textId="77777777" w:rsidR="00912BEF" w:rsidRPr="00912BEF" w:rsidRDefault="00912BEF" w:rsidP="00912BEF">
            <w:pPr>
              <w:rPr>
                <w:rFonts w:ascii="Arial" w:hAnsi="Arial" w:cs="Arial"/>
                <w:sz w:val="14"/>
                <w:szCs w:val="14"/>
              </w:rPr>
            </w:pPr>
          </w:p>
        </w:tc>
      </w:tr>
      <w:tr w:rsidR="00912BEF" w:rsidRPr="00912BEF" w14:paraId="11914BE9" w14:textId="77777777" w:rsidTr="00EF3281">
        <w:trPr>
          <w:trHeight w:val="20"/>
          <w:jc w:val="center"/>
        </w:trPr>
        <w:tc>
          <w:tcPr>
            <w:tcW w:w="1094" w:type="dxa"/>
          </w:tcPr>
          <w:p w14:paraId="27294F48" w14:textId="279B608E" w:rsidR="00912BEF" w:rsidRPr="00912BEF" w:rsidRDefault="002328C4" w:rsidP="00912BEF">
            <w:pPr>
              <w:rPr>
                <w:rFonts w:ascii="Arial" w:hAnsi="Arial" w:cs="Arial"/>
                <w:bCs/>
                <w:sz w:val="14"/>
                <w:szCs w:val="14"/>
              </w:rPr>
            </w:pPr>
            <w:hyperlink r:id="rId2613" w:history="1">
              <w:r w:rsidR="004371F4">
                <w:rPr>
                  <w:rStyle w:val="Hyperlink"/>
                  <w:rFonts w:ascii="Arial" w:hAnsi="Arial" w:cs="Arial"/>
                  <w:sz w:val="14"/>
                  <w:szCs w:val="14"/>
                </w:rPr>
                <w:t>R1-2202659</w:t>
              </w:r>
            </w:hyperlink>
          </w:p>
        </w:tc>
        <w:tc>
          <w:tcPr>
            <w:tcW w:w="2646" w:type="dxa"/>
          </w:tcPr>
          <w:p w14:paraId="76D34649" w14:textId="2788E76D" w:rsidR="00912BEF" w:rsidRPr="00912BEF" w:rsidRDefault="00912BEF" w:rsidP="00912BEF">
            <w:pPr>
              <w:rPr>
                <w:rFonts w:ascii="Arial" w:hAnsi="Arial" w:cs="Arial"/>
                <w:sz w:val="14"/>
                <w:szCs w:val="14"/>
              </w:rPr>
            </w:pPr>
            <w:r w:rsidRPr="00912BEF">
              <w:rPr>
                <w:rFonts w:ascii="Arial" w:hAnsi="Arial" w:cs="Arial"/>
                <w:sz w:val="14"/>
                <w:szCs w:val="14"/>
              </w:rPr>
              <w:t>Reply LS on SRS for multi-RTT positioning</w:t>
            </w:r>
          </w:p>
        </w:tc>
        <w:tc>
          <w:tcPr>
            <w:tcW w:w="1583" w:type="dxa"/>
          </w:tcPr>
          <w:p w14:paraId="223C4326" w14:textId="4A2308D4" w:rsidR="00912BEF" w:rsidRPr="00912BEF" w:rsidRDefault="00912BEF" w:rsidP="00912BEF">
            <w:pPr>
              <w:rPr>
                <w:rFonts w:ascii="Arial" w:hAnsi="Arial" w:cs="Arial"/>
                <w:sz w:val="14"/>
                <w:szCs w:val="14"/>
              </w:rPr>
            </w:pPr>
            <w:r w:rsidRPr="00912BEF">
              <w:rPr>
                <w:rFonts w:ascii="Arial" w:hAnsi="Arial" w:cs="Arial"/>
                <w:sz w:val="14"/>
                <w:szCs w:val="14"/>
              </w:rPr>
              <w:t>RAN1, Huawei</w:t>
            </w:r>
          </w:p>
        </w:tc>
        <w:tc>
          <w:tcPr>
            <w:tcW w:w="813" w:type="dxa"/>
          </w:tcPr>
          <w:p w14:paraId="7CE8E08B" w14:textId="3D168AC0"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0CFB293D" w14:textId="24D5CA82" w:rsidR="00912BEF" w:rsidRPr="00912BEF" w:rsidRDefault="00912BEF" w:rsidP="00912BEF">
            <w:pPr>
              <w:rPr>
                <w:rFonts w:ascii="Arial" w:hAnsi="Arial" w:cs="Arial"/>
                <w:bCs/>
                <w:sz w:val="14"/>
                <w:szCs w:val="14"/>
                <w:lang w:val="fr-FR"/>
              </w:rPr>
            </w:pPr>
            <w:r w:rsidRPr="00912BEF">
              <w:rPr>
                <w:rFonts w:ascii="Arial" w:hAnsi="Arial" w:cs="Arial"/>
                <w:sz w:val="14"/>
                <w:szCs w:val="14"/>
              </w:rPr>
              <w:t>NR_pos_enh-Core</w:t>
            </w:r>
          </w:p>
        </w:tc>
        <w:tc>
          <w:tcPr>
            <w:tcW w:w="1065" w:type="dxa"/>
          </w:tcPr>
          <w:p w14:paraId="1A69BCA3" w14:textId="38C6A023" w:rsidR="00912BEF" w:rsidRPr="00912BEF" w:rsidRDefault="00912BEF" w:rsidP="00912BEF">
            <w:pPr>
              <w:rPr>
                <w:rFonts w:ascii="Arial" w:hAnsi="Arial" w:cs="Arial"/>
                <w:sz w:val="14"/>
                <w:szCs w:val="14"/>
                <w:lang w:val="fr-FR"/>
              </w:rPr>
            </w:pPr>
            <w:r w:rsidRPr="00912BEF">
              <w:rPr>
                <w:rFonts w:ascii="Arial" w:hAnsi="Arial" w:cs="Arial"/>
                <w:sz w:val="14"/>
                <w:szCs w:val="14"/>
              </w:rPr>
              <w:t>R4-2202680</w:t>
            </w:r>
          </w:p>
        </w:tc>
        <w:tc>
          <w:tcPr>
            <w:tcW w:w="994" w:type="dxa"/>
          </w:tcPr>
          <w:p w14:paraId="65768AE2" w14:textId="36FA406C" w:rsidR="00912BEF" w:rsidRPr="00912BEF" w:rsidRDefault="00912BEF" w:rsidP="00912BEF">
            <w:pPr>
              <w:rPr>
                <w:rFonts w:ascii="Arial" w:hAnsi="Arial" w:cs="Arial"/>
                <w:sz w:val="14"/>
                <w:szCs w:val="14"/>
                <w:lang w:val="fr-FR"/>
              </w:rPr>
            </w:pPr>
            <w:r w:rsidRPr="00912BEF">
              <w:rPr>
                <w:rFonts w:ascii="Arial" w:hAnsi="Arial" w:cs="Arial"/>
                <w:sz w:val="14"/>
                <w:szCs w:val="14"/>
              </w:rPr>
              <w:t>RAN4</w:t>
            </w:r>
          </w:p>
        </w:tc>
        <w:tc>
          <w:tcPr>
            <w:tcW w:w="994" w:type="dxa"/>
          </w:tcPr>
          <w:p w14:paraId="0FBAFFDC" w14:textId="398643AE" w:rsidR="00912BEF" w:rsidRPr="00912BEF" w:rsidRDefault="00912BEF" w:rsidP="00912BEF">
            <w:pPr>
              <w:rPr>
                <w:rFonts w:ascii="Arial" w:hAnsi="Arial" w:cs="Arial"/>
                <w:sz w:val="14"/>
                <w:szCs w:val="14"/>
                <w:lang w:val="fr-FR"/>
              </w:rPr>
            </w:pPr>
            <w:r w:rsidRPr="00912BEF">
              <w:rPr>
                <w:rFonts w:ascii="Arial" w:hAnsi="Arial" w:cs="Arial"/>
                <w:sz w:val="14"/>
                <w:szCs w:val="14"/>
              </w:rPr>
              <w:t>RAN2, RAN3</w:t>
            </w:r>
          </w:p>
        </w:tc>
        <w:tc>
          <w:tcPr>
            <w:tcW w:w="1120" w:type="dxa"/>
          </w:tcPr>
          <w:p w14:paraId="13F642C9" w14:textId="77777777" w:rsidR="00912BEF" w:rsidRPr="00912BEF" w:rsidRDefault="00912BEF" w:rsidP="00912BEF">
            <w:pPr>
              <w:rPr>
                <w:rFonts w:ascii="Arial" w:hAnsi="Arial" w:cs="Arial"/>
                <w:sz w:val="14"/>
                <w:szCs w:val="14"/>
                <w:lang w:val="fr-FR"/>
              </w:rPr>
            </w:pPr>
          </w:p>
        </w:tc>
        <w:tc>
          <w:tcPr>
            <w:tcW w:w="1062" w:type="dxa"/>
          </w:tcPr>
          <w:p w14:paraId="696CE4C5" w14:textId="77777777" w:rsidR="00912BEF" w:rsidRPr="00912BEF" w:rsidRDefault="00912BEF" w:rsidP="00912BEF">
            <w:pPr>
              <w:rPr>
                <w:rFonts w:ascii="Arial" w:hAnsi="Arial" w:cs="Arial"/>
                <w:sz w:val="14"/>
                <w:szCs w:val="14"/>
                <w:lang w:val="fr-FR"/>
              </w:rPr>
            </w:pPr>
          </w:p>
        </w:tc>
      </w:tr>
      <w:tr w:rsidR="00912BEF" w:rsidRPr="00912BEF" w14:paraId="0A661822" w14:textId="77777777" w:rsidTr="00EF3281">
        <w:trPr>
          <w:trHeight w:val="20"/>
          <w:jc w:val="center"/>
        </w:trPr>
        <w:tc>
          <w:tcPr>
            <w:tcW w:w="1094" w:type="dxa"/>
          </w:tcPr>
          <w:p w14:paraId="0E19E42B" w14:textId="0D28DD84" w:rsidR="00912BEF" w:rsidRPr="00912BEF" w:rsidRDefault="002328C4" w:rsidP="00912BEF">
            <w:pPr>
              <w:rPr>
                <w:rFonts w:ascii="Arial" w:hAnsi="Arial" w:cs="Arial"/>
                <w:bCs/>
                <w:sz w:val="14"/>
                <w:szCs w:val="14"/>
              </w:rPr>
            </w:pPr>
            <w:hyperlink r:id="rId2614" w:history="1">
              <w:r w:rsidR="004371F4">
                <w:rPr>
                  <w:rStyle w:val="Hyperlink"/>
                  <w:rFonts w:ascii="Arial" w:hAnsi="Arial" w:cs="Arial"/>
                  <w:sz w:val="14"/>
                  <w:szCs w:val="14"/>
                </w:rPr>
                <w:t>R1-2202673</w:t>
              </w:r>
            </w:hyperlink>
          </w:p>
        </w:tc>
        <w:tc>
          <w:tcPr>
            <w:tcW w:w="2646" w:type="dxa"/>
          </w:tcPr>
          <w:p w14:paraId="1252F3C8" w14:textId="04962BAB" w:rsidR="00912BEF" w:rsidRPr="00912BEF" w:rsidRDefault="00912BEF" w:rsidP="00912BEF">
            <w:pPr>
              <w:rPr>
                <w:rFonts w:ascii="Arial" w:hAnsi="Arial" w:cs="Arial"/>
                <w:sz w:val="14"/>
                <w:szCs w:val="14"/>
              </w:rPr>
            </w:pPr>
            <w:r w:rsidRPr="00912BEF">
              <w:rPr>
                <w:rFonts w:ascii="Arial" w:hAnsi="Arial" w:cs="Arial"/>
                <w:sz w:val="14"/>
                <w:szCs w:val="14"/>
              </w:rPr>
              <w:t>Reply LS on NR-U channel information and procedures</w:t>
            </w:r>
          </w:p>
        </w:tc>
        <w:tc>
          <w:tcPr>
            <w:tcW w:w="1583" w:type="dxa"/>
          </w:tcPr>
          <w:p w14:paraId="135EEEF0" w14:textId="1015F273" w:rsidR="00912BEF" w:rsidRPr="00912BEF" w:rsidRDefault="00912BEF" w:rsidP="00912BEF">
            <w:pPr>
              <w:rPr>
                <w:rFonts w:ascii="Arial" w:hAnsi="Arial" w:cs="Arial"/>
                <w:sz w:val="14"/>
                <w:szCs w:val="14"/>
              </w:rPr>
            </w:pPr>
            <w:r w:rsidRPr="00912BEF">
              <w:rPr>
                <w:rFonts w:ascii="Arial" w:hAnsi="Arial" w:cs="Arial"/>
                <w:sz w:val="14"/>
                <w:szCs w:val="14"/>
              </w:rPr>
              <w:t>RAN1, Samsung</w:t>
            </w:r>
          </w:p>
        </w:tc>
        <w:tc>
          <w:tcPr>
            <w:tcW w:w="813" w:type="dxa"/>
          </w:tcPr>
          <w:p w14:paraId="3C013844" w14:textId="3502E983" w:rsidR="00912BEF" w:rsidRPr="00912BEF" w:rsidRDefault="00912BEF" w:rsidP="00912BEF">
            <w:pPr>
              <w:rPr>
                <w:rFonts w:ascii="Arial" w:hAnsi="Arial" w:cs="Arial"/>
                <w:bCs/>
                <w:sz w:val="14"/>
                <w:szCs w:val="14"/>
              </w:rPr>
            </w:pPr>
            <w:r w:rsidRPr="00912BEF">
              <w:rPr>
                <w:rFonts w:ascii="Arial" w:hAnsi="Arial" w:cs="Arial"/>
                <w:sz w:val="14"/>
                <w:szCs w:val="14"/>
              </w:rPr>
              <w:t>Rel-16</w:t>
            </w:r>
          </w:p>
        </w:tc>
        <w:tc>
          <w:tcPr>
            <w:tcW w:w="2696" w:type="dxa"/>
          </w:tcPr>
          <w:p w14:paraId="15D862B2" w14:textId="4BC52839" w:rsidR="00912BEF" w:rsidRPr="00912BEF" w:rsidRDefault="00912BEF" w:rsidP="00912BEF">
            <w:pPr>
              <w:rPr>
                <w:rFonts w:ascii="Arial" w:hAnsi="Arial" w:cs="Arial"/>
                <w:bCs/>
                <w:sz w:val="14"/>
                <w:szCs w:val="14"/>
                <w:lang w:val="fr-FR"/>
              </w:rPr>
            </w:pPr>
            <w:r w:rsidRPr="00912BEF">
              <w:rPr>
                <w:rFonts w:ascii="Arial" w:hAnsi="Arial" w:cs="Arial"/>
                <w:sz w:val="14"/>
                <w:szCs w:val="14"/>
              </w:rPr>
              <w:t>NR_unlic-Core</w:t>
            </w:r>
          </w:p>
        </w:tc>
        <w:tc>
          <w:tcPr>
            <w:tcW w:w="1065" w:type="dxa"/>
          </w:tcPr>
          <w:p w14:paraId="294EFFE9" w14:textId="65A4E02E" w:rsidR="00912BEF" w:rsidRPr="00912BEF" w:rsidRDefault="00912BEF" w:rsidP="00912BEF">
            <w:pPr>
              <w:rPr>
                <w:rFonts w:ascii="Arial" w:hAnsi="Arial" w:cs="Arial"/>
                <w:sz w:val="14"/>
                <w:szCs w:val="14"/>
                <w:lang w:val="fr-FR"/>
              </w:rPr>
            </w:pPr>
            <w:r w:rsidRPr="00912BEF">
              <w:rPr>
                <w:rFonts w:ascii="Arial" w:hAnsi="Arial" w:cs="Arial"/>
                <w:sz w:val="14"/>
                <w:szCs w:val="14"/>
              </w:rPr>
              <w:t>R3-216042</w:t>
            </w:r>
          </w:p>
        </w:tc>
        <w:tc>
          <w:tcPr>
            <w:tcW w:w="994" w:type="dxa"/>
          </w:tcPr>
          <w:p w14:paraId="56BC5ECA" w14:textId="01393DE0" w:rsidR="00912BEF" w:rsidRPr="00912BEF" w:rsidRDefault="00912BEF" w:rsidP="00912BEF">
            <w:pPr>
              <w:rPr>
                <w:rFonts w:ascii="Arial" w:hAnsi="Arial" w:cs="Arial"/>
                <w:sz w:val="14"/>
                <w:szCs w:val="14"/>
                <w:lang w:val="fr-FR"/>
              </w:rPr>
            </w:pPr>
            <w:r w:rsidRPr="00912BEF">
              <w:rPr>
                <w:rFonts w:ascii="Arial" w:hAnsi="Arial" w:cs="Arial"/>
                <w:sz w:val="14"/>
                <w:szCs w:val="14"/>
              </w:rPr>
              <w:t>RAN3</w:t>
            </w:r>
          </w:p>
        </w:tc>
        <w:tc>
          <w:tcPr>
            <w:tcW w:w="994" w:type="dxa"/>
          </w:tcPr>
          <w:p w14:paraId="138D60B9" w14:textId="0C0762D7" w:rsidR="00912BEF" w:rsidRPr="00912BEF" w:rsidRDefault="00912BEF" w:rsidP="00912BEF">
            <w:pPr>
              <w:rPr>
                <w:rFonts w:ascii="Arial" w:hAnsi="Arial" w:cs="Arial"/>
                <w:sz w:val="14"/>
                <w:szCs w:val="14"/>
                <w:lang w:val="fr-FR"/>
              </w:rPr>
            </w:pPr>
            <w:r w:rsidRPr="00912BEF">
              <w:rPr>
                <w:rFonts w:ascii="Arial" w:hAnsi="Arial" w:cs="Arial"/>
                <w:sz w:val="14"/>
                <w:szCs w:val="14"/>
              </w:rPr>
              <w:t>RAN2</w:t>
            </w:r>
          </w:p>
        </w:tc>
        <w:tc>
          <w:tcPr>
            <w:tcW w:w="1120" w:type="dxa"/>
          </w:tcPr>
          <w:p w14:paraId="31C45DEB" w14:textId="77777777" w:rsidR="00912BEF" w:rsidRPr="00912BEF" w:rsidRDefault="00912BEF" w:rsidP="00912BEF">
            <w:pPr>
              <w:rPr>
                <w:rFonts w:ascii="Arial" w:hAnsi="Arial" w:cs="Arial"/>
                <w:sz w:val="14"/>
                <w:szCs w:val="14"/>
                <w:lang w:val="fr-FR"/>
              </w:rPr>
            </w:pPr>
          </w:p>
        </w:tc>
        <w:tc>
          <w:tcPr>
            <w:tcW w:w="1062" w:type="dxa"/>
          </w:tcPr>
          <w:p w14:paraId="5553C980" w14:textId="77777777" w:rsidR="00912BEF" w:rsidRPr="00912BEF" w:rsidRDefault="00912BEF" w:rsidP="00912BEF">
            <w:pPr>
              <w:rPr>
                <w:rFonts w:ascii="Arial" w:hAnsi="Arial" w:cs="Arial"/>
                <w:sz w:val="14"/>
                <w:szCs w:val="14"/>
                <w:lang w:val="fr-FR"/>
              </w:rPr>
            </w:pPr>
          </w:p>
        </w:tc>
      </w:tr>
      <w:tr w:rsidR="00912BEF" w:rsidRPr="00912BEF" w14:paraId="5F88436D" w14:textId="77777777" w:rsidTr="00EF3281">
        <w:trPr>
          <w:trHeight w:val="20"/>
          <w:jc w:val="center"/>
        </w:trPr>
        <w:tc>
          <w:tcPr>
            <w:tcW w:w="1094" w:type="dxa"/>
          </w:tcPr>
          <w:p w14:paraId="09B881A8" w14:textId="27683FCD" w:rsidR="00912BEF" w:rsidRPr="00912BEF" w:rsidRDefault="002328C4" w:rsidP="00912BEF">
            <w:pPr>
              <w:rPr>
                <w:rFonts w:ascii="Arial" w:hAnsi="Arial" w:cs="Arial"/>
                <w:sz w:val="14"/>
                <w:szCs w:val="14"/>
              </w:rPr>
            </w:pPr>
            <w:hyperlink r:id="rId2615" w:history="1">
              <w:r w:rsidR="004371F4">
                <w:rPr>
                  <w:rStyle w:val="Hyperlink"/>
                  <w:rFonts w:ascii="Arial" w:hAnsi="Arial" w:cs="Arial"/>
                  <w:sz w:val="14"/>
                  <w:szCs w:val="14"/>
                </w:rPr>
                <w:t>R1-2202691</w:t>
              </w:r>
            </w:hyperlink>
          </w:p>
        </w:tc>
        <w:tc>
          <w:tcPr>
            <w:tcW w:w="2646" w:type="dxa"/>
          </w:tcPr>
          <w:p w14:paraId="0652D171" w14:textId="28FAFC9D" w:rsidR="00912BEF" w:rsidRPr="00912BEF" w:rsidRDefault="00912BEF" w:rsidP="00912BEF">
            <w:pPr>
              <w:rPr>
                <w:rFonts w:ascii="Arial" w:hAnsi="Arial" w:cs="Arial"/>
                <w:sz w:val="14"/>
                <w:szCs w:val="14"/>
              </w:rPr>
            </w:pPr>
            <w:r w:rsidRPr="00912BEF">
              <w:rPr>
                <w:rFonts w:ascii="Arial" w:hAnsi="Arial" w:cs="Arial"/>
                <w:sz w:val="14"/>
                <w:szCs w:val="14"/>
              </w:rPr>
              <w:t>Reply LS on UE Capability for supporting single DCI transmission scheme for multi-TRP</w:t>
            </w:r>
          </w:p>
        </w:tc>
        <w:tc>
          <w:tcPr>
            <w:tcW w:w="1583" w:type="dxa"/>
          </w:tcPr>
          <w:p w14:paraId="32399380" w14:textId="3FB9DF33" w:rsidR="00912BEF" w:rsidRPr="00912BEF" w:rsidRDefault="00912BEF" w:rsidP="00912BEF">
            <w:pPr>
              <w:rPr>
                <w:rFonts w:ascii="Arial" w:hAnsi="Arial" w:cs="Arial"/>
                <w:sz w:val="14"/>
                <w:szCs w:val="14"/>
              </w:rPr>
            </w:pPr>
            <w:r w:rsidRPr="00912BEF">
              <w:rPr>
                <w:rFonts w:ascii="Arial" w:hAnsi="Arial" w:cs="Arial"/>
                <w:sz w:val="14"/>
                <w:szCs w:val="14"/>
              </w:rPr>
              <w:t>RAN1, Apple</w:t>
            </w:r>
          </w:p>
        </w:tc>
        <w:tc>
          <w:tcPr>
            <w:tcW w:w="813" w:type="dxa"/>
          </w:tcPr>
          <w:p w14:paraId="65DC58DC" w14:textId="58B486A6" w:rsidR="00912BEF" w:rsidRPr="00912BEF" w:rsidRDefault="00912BEF" w:rsidP="00912BEF">
            <w:pPr>
              <w:rPr>
                <w:rFonts w:ascii="Arial" w:hAnsi="Arial" w:cs="Arial"/>
                <w:bCs/>
                <w:sz w:val="14"/>
                <w:szCs w:val="14"/>
              </w:rPr>
            </w:pPr>
            <w:r w:rsidRPr="00912BEF">
              <w:rPr>
                <w:rFonts w:ascii="Arial" w:hAnsi="Arial" w:cs="Arial"/>
                <w:sz w:val="14"/>
                <w:szCs w:val="14"/>
              </w:rPr>
              <w:t>Rel-16</w:t>
            </w:r>
          </w:p>
        </w:tc>
        <w:tc>
          <w:tcPr>
            <w:tcW w:w="2696" w:type="dxa"/>
          </w:tcPr>
          <w:p w14:paraId="5149D513" w14:textId="209E6BAB" w:rsidR="00912BEF" w:rsidRPr="00912BEF" w:rsidRDefault="00912BEF" w:rsidP="00912BEF">
            <w:pPr>
              <w:rPr>
                <w:rFonts w:ascii="Arial" w:hAnsi="Arial" w:cs="Arial"/>
                <w:sz w:val="14"/>
                <w:szCs w:val="14"/>
              </w:rPr>
            </w:pPr>
            <w:r w:rsidRPr="00912BEF">
              <w:rPr>
                <w:rFonts w:ascii="Arial" w:hAnsi="Arial" w:cs="Arial"/>
                <w:sz w:val="14"/>
                <w:szCs w:val="14"/>
              </w:rPr>
              <w:t>NR_eMIMO-Core</w:t>
            </w:r>
          </w:p>
        </w:tc>
        <w:tc>
          <w:tcPr>
            <w:tcW w:w="1065" w:type="dxa"/>
          </w:tcPr>
          <w:p w14:paraId="18801BFC" w14:textId="78953F08" w:rsidR="00912BEF" w:rsidRPr="00912BEF" w:rsidRDefault="00912BEF" w:rsidP="00912BEF">
            <w:pPr>
              <w:rPr>
                <w:rFonts w:ascii="Arial" w:hAnsi="Arial" w:cs="Arial"/>
                <w:sz w:val="14"/>
                <w:szCs w:val="14"/>
              </w:rPr>
            </w:pPr>
            <w:r w:rsidRPr="00912BEF">
              <w:rPr>
                <w:rFonts w:ascii="Arial" w:hAnsi="Arial" w:cs="Arial"/>
                <w:sz w:val="14"/>
                <w:szCs w:val="14"/>
              </w:rPr>
              <w:t>R4-2120652</w:t>
            </w:r>
          </w:p>
        </w:tc>
        <w:tc>
          <w:tcPr>
            <w:tcW w:w="994" w:type="dxa"/>
          </w:tcPr>
          <w:p w14:paraId="05BE6379" w14:textId="10A013CA" w:rsidR="00912BEF" w:rsidRPr="00912BEF" w:rsidRDefault="00912BEF" w:rsidP="00912BEF">
            <w:pPr>
              <w:rPr>
                <w:rFonts w:ascii="Arial" w:hAnsi="Arial" w:cs="Arial"/>
                <w:sz w:val="14"/>
                <w:szCs w:val="14"/>
              </w:rPr>
            </w:pPr>
            <w:r w:rsidRPr="00912BEF">
              <w:rPr>
                <w:rFonts w:ascii="Arial" w:hAnsi="Arial" w:cs="Arial"/>
                <w:sz w:val="14"/>
                <w:szCs w:val="14"/>
              </w:rPr>
              <w:t>RAN4</w:t>
            </w:r>
          </w:p>
        </w:tc>
        <w:tc>
          <w:tcPr>
            <w:tcW w:w="994" w:type="dxa"/>
          </w:tcPr>
          <w:p w14:paraId="73FAD306" w14:textId="6823E5DA" w:rsidR="00912BEF" w:rsidRPr="00912BEF" w:rsidRDefault="00912BEF" w:rsidP="00912BEF">
            <w:pPr>
              <w:rPr>
                <w:rFonts w:ascii="Arial" w:hAnsi="Arial" w:cs="Arial"/>
                <w:sz w:val="14"/>
                <w:szCs w:val="14"/>
              </w:rPr>
            </w:pPr>
            <w:r w:rsidRPr="00912BEF">
              <w:rPr>
                <w:rFonts w:ascii="Arial" w:hAnsi="Arial" w:cs="Arial"/>
                <w:sz w:val="14"/>
                <w:szCs w:val="14"/>
              </w:rPr>
              <w:t>RAN2</w:t>
            </w:r>
          </w:p>
        </w:tc>
        <w:tc>
          <w:tcPr>
            <w:tcW w:w="1120" w:type="dxa"/>
          </w:tcPr>
          <w:p w14:paraId="787E849D" w14:textId="77777777" w:rsidR="00912BEF" w:rsidRPr="00912BEF" w:rsidRDefault="00912BEF" w:rsidP="00912BEF">
            <w:pPr>
              <w:rPr>
                <w:rFonts w:ascii="Arial" w:hAnsi="Arial" w:cs="Arial"/>
                <w:sz w:val="14"/>
                <w:szCs w:val="14"/>
              </w:rPr>
            </w:pPr>
          </w:p>
        </w:tc>
        <w:tc>
          <w:tcPr>
            <w:tcW w:w="1062" w:type="dxa"/>
          </w:tcPr>
          <w:p w14:paraId="28B2698E" w14:textId="77777777" w:rsidR="00912BEF" w:rsidRPr="00912BEF" w:rsidRDefault="00912BEF" w:rsidP="00912BEF">
            <w:pPr>
              <w:rPr>
                <w:rFonts w:ascii="Arial" w:hAnsi="Arial" w:cs="Arial"/>
                <w:sz w:val="14"/>
                <w:szCs w:val="14"/>
              </w:rPr>
            </w:pPr>
          </w:p>
        </w:tc>
      </w:tr>
      <w:tr w:rsidR="00912BEF" w:rsidRPr="00912BEF" w14:paraId="4A2B936A" w14:textId="77777777" w:rsidTr="00EF3281">
        <w:trPr>
          <w:trHeight w:val="20"/>
          <w:jc w:val="center"/>
        </w:trPr>
        <w:tc>
          <w:tcPr>
            <w:tcW w:w="1094" w:type="dxa"/>
          </w:tcPr>
          <w:p w14:paraId="098F9A72" w14:textId="12AC31BB" w:rsidR="00912BEF" w:rsidRPr="00912BEF" w:rsidRDefault="002328C4" w:rsidP="00912BEF">
            <w:pPr>
              <w:rPr>
                <w:rFonts w:ascii="Arial" w:hAnsi="Arial" w:cs="Arial"/>
                <w:bCs/>
                <w:sz w:val="14"/>
                <w:szCs w:val="14"/>
              </w:rPr>
            </w:pPr>
            <w:hyperlink r:id="rId2616" w:history="1">
              <w:r w:rsidR="004371F4">
                <w:rPr>
                  <w:rStyle w:val="Hyperlink"/>
                  <w:rFonts w:ascii="Arial" w:hAnsi="Arial" w:cs="Arial"/>
                  <w:sz w:val="14"/>
                  <w:szCs w:val="14"/>
                </w:rPr>
                <w:t>R1-2202693</w:t>
              </w:r>
            </w:hyperlink>
          </w:p>
        </w:tc>
        <w:tc>
          <w:tcPr>
            <w:tcW w:w="2646" w:type="dxa"/>
          </w:tcPr>
          <w:p w14:paraId="6524C5D4" w14:textId="5D69D3DC" w:rsidR="00912BEF" w:rsidRPr="00912BEF" w:rsidRDefault="00912BEF" w:rsidP="00912BEF">
            <w:pPr>
              <w:rPr>
                <w:rFonts w:ascii="Arial" w:hAnsi="Arial" w:cs="Arial"/>
                <w:sz w:val="14"/>
                <w:szCs w:val="14"/>
              </w:rPr>
            </w:pPr>
            <w:r w:rsidRPr="00912BEF">
              <w:rPr>
                <w:rFonts w:ascii="Arial" w:hAnsi="Arial" w:cs="Arial"/>
                <w:sz w:val="14"/>
                <w:szCs w:val="14"/>
              </w:rPr>
              <w:t>Reply LS to RAN3 on TCI State Update for L1/L2-Centric Inter-Cell Mobility</w:t>
            </w:r>
          </w:p>
        </w:tc>
        <w:tc>
          <w:tcPr>
            <w:tcW w:w="1583" w:type="dxa"/>
          </w:tcPr>
          <w:p w14:paraId="4EC63B9E" w14:textId="3FF18B1E" w:rsidR="00912BEF" w:rsidRPr="00912BEF" w:rsidRDefault="00912BEF" w:rsidP="00912BEF">
            <w:pPr>
              <w:rPr>
                <w:rFonts w:ascii="Arial" w:hAnsi="Arial" w:cs="Arial"/>
                <w:sz w:val="14"/>
                <w:szCs w:val="14"/>
              </w:rPr>
            </w:pPr>
            <w:r w:rsidRPr="00912BEF">
              <w:rPr>
                <w:rFonts w:ascii="Arial" w:hAnsi="Arial" w:cs="Arial"/>
                <w:sz w:val="14"/>
                <w:szCs w:val="14"/>
              </w:rPr>
              <w:t>RAN1, ZTE</w:t>
            </w:r>
          </w:p>
        </w:tc>
        <w:tc>
          <w:tcPr>
            <w:tcW w:w="813" w:type="dxa"/>
          </w:tcPr>
          <w:p w14:paraId="25EA01EE" w14:textId="3072E2D4"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1D58BFA9" w14:textId="4274AC31" w:rsidR="00912BEF" w:rsidRPr="00912BEF" w:rsidRDefault="00912BEF" w:rsidP="00912BEF">
            <w:pPr>
              <w:rPr>
                <w:rFonts w:ascii="Arial" w:hAnsi="Arial" w:cs="Arial"/>
                <w:bCs/>
                <w:sz w:val="14"/>
                <w:szCs w:val="14"/>
              </w:rPr>
            </w:pPr>
            <w:r w:rsidRPr="00912BEF">
              <w:rPr>
                <w:rFonts w:ascii="Arial" w:hAnsi="Arial" w:cs="Arial"/>
                <w:sz w:val="14"/>
                <w:szCs w:val="14"/>
              </w:rPr>
              <w:t>NR_feMIMO-Core</w:t>
            </w:r>
          </w:p>
        </w:tc>
        <w:tc>
          <w:tcPr>
            <w:tcW w:w="1065" w:type="dxa"/>
          </w:tcPr>
          <w:p w14:paraId="70BD72B6" w14:textId="10FEB117" w:rsidR="00912BEF" w:rsidRPr="00912BEF" w:rsidRDefault="00912BEF" w:rsidP="00912BEF">
            <w:pPr>
              <w:rPr>
                <w:rFonts w:ascii="Arial" w:hAnsi="Arial" w:cs="Arial"/>
                <w:sz w:val="14"/>
                <w:szCs w:val="14"/>
              </w:rPr>
            </w:pPr>
            <w:r w:rsidRPr="00912BEF">
              <w:rPr>
                <w:rFonts w:ascii="Arial" w:hAnsi="Arial" w:cs="Arial"/>
                <w:sz w:val="14"/>
                <w:szCs w:val="14"/>
              </w:rPr>
              <w:t>R3-216234</w:t>
            </w:r>
          </w:p>
        </w:tc>
        <w:tc>
          <w:tcPr>
            <w:tcW w:w="994" w:type="dxa"/>
          </w:tcPr>
          <w:p w14:paraId="2EE6926D" w14:textId="15DC784E" w:rsidR="00912BEF" w:rsidRPr="00912BEF" w:rsidRDefault="00912BEF" w:rsidP="00912BEF">
            <w:pPr>
              <w:rPr>
                <w:rFonts w:ascii="Arial" w:hAnsi="Arial" w:cs="Arial"/>
                <w:sz w:val="14"/>
                <w:szCs w:val="14"/>
              </w:rPr>
            </w:pPr>
            <w:r w:rsidRPr="00912BEF">
              <w:rPr>
                <w:rFonts w:ascii="Arial" w:hAnsi="Arial" w:cs="Arial"/>
                <w:sz w:val="14"/>
                <w:szCs w:val="14"/>
              </w:rPr>
              <w:t>RAN3</w:t>
            </w:r>
          </w:p>
        </w:tc>
        <w:tc>
          <w:tcPr>
            <w:tcW w:w="994" w:type="dxa"/>
          </w:tcPr>
          <w:p w14:paraId="5E8C1F0F" w14:textId="77777777" w:rsidR="00912BEF" w:rsidRPr="00912BEF" w:rsidRDefault="00912BEF" w:rsidP="00912BEF">
            <w:pPr>
              <w:rPr>
                <w:rFonts w:ascii="Arial" w:hAnsi="Arial" w:cs="Arial"/>
                <w:sz w:val="14"/>
                <w:szCs w:val="14"/>
              </w:rPr>
            </w:pPr>
          </w:p>
        </w:tc>
        <w:tc>
          <w:tcPr>
            <w:tcW w:w="1120" w:type="dxa"/>
          </w:tcPr>
          <w:p w14:paraId="40907CE2" w14:textId="77777777" w:rsidR="00912BEF" w:rsidRPr="00912BEF" w:rsidRDefault="00912BEF" w:rsidP="00912BEF">
            <w:pPr>
              <w:rPr>
                <w:rFonts w:ascii="Arial" w:hAnsi="Arial" w:cs="Arial"/>
                <w:sz w:val="14"/>
                <w:szCs w:val="14"/>
              </w:rPr>
            </w:pPr>
          </w:p>
        </w:tc>
        <w:tc>
          <w:tcPr>
            <w:tcW w:w="1062" w:type="dxa"/>
          </w:tcPr>
          <w:p w14:paraId="0213BC4D" w14:textId="77777777" w:rsidR="00912BEF" w:rsidRPr="00912BEF" w:rsidRDefault="00912BEF" w:rsidP="00912BEF">
            <w:pPr>
              <w:rPr>
                <w:rFonts w:ascii="Arial" w:hAnsi="Arial" w:cs="Arial"/>
                <w:sz w:val="14"/>
                <w:szCs w:val="14"/>
              </w:rPr>
            </w:pPr>
          </w:p>
        </w:tc>
      </w:tr>
      <w:tr w:rsidR="00912BEF" w:rsidRPr="00912BEF" w14:paraId="5E0ABF31" w14:textId="77777777" w:rsidTr="00EF3281">
        <w:trPr>
          <w:trHeight w:val="20"/>
          <w:jc w:val="center"/>
        </w:trPr>
        <w:tc>
          <w:tcPr>
            <w:tcW w:w="1094" w:type="dxa"/>
          </w:tcPr>
          <w:p w14:paraId="04C32141" w14:textId="6856FCA2" w:rsidR="00912BEF" w:rsidRPr="00912BEF" w:rsidRDefault="002328C4" w:rsidP="00912BEF">
            <w:pPr>
              <w:rPr>
                <w:rFonts w:ascii="Arial" w:hAnsi="Arial" w:cs="Arial"/>
                <w:bCs/>
                <w:sz w:val="14"/>
                <w:szCs w:val="14"/>
              </w:rPr>
            </w:pPr>
            <w:hyperlink r:id="rId2617" w:history="1">
              <w:r w:rsidR="004371F4">
                <w:rPr>
                  <w:rStyle w:val="Hyperlink"/>
                  <w:rFonts w:ascii="Arial" w:hAnsi="Arial" w:cs="Arial"/>
                  <w:sz w:val="14"/>
                  <w:szCs w:val="14"/>
                </w:rPr>
                <w:t>R1-2202695</w:t>
              </w:r>
            </w:hyperlink>
          </w:p>
        </w:tc>
        <w:tc>
          <w:tcPr>
            <w:tcW w:w="2646" w:type="dxa"/>
          </w:tcPr>
          <w:p w14:paraId="4CDF79A1" w14:textId="08B12922" w:rsidR="00912BEF" w:rsidRPr="00912BEF" w:rsidRDefault="00912BEF" w:rsidP="00912BEF">
            <w:pPr>
              <w:rPr>
                <w:rFonts w:ascii="Arial" w:hAnsi="Arial" w:cs="Arial"/>
                <w:sz w:val="14"/>
                <w:szCs w:val="14"/>
              </w:rPr>
            </w:pPr>
            <w:r w:rsidRPr="00912BEF">
              <w:rPr>
                <w:rFonts w:ascii="Arial" w:hAnsi="Arial" w:cs="Arial"/>
                <w:sz w:val="14"/>
                <w:szCs w:val="14"/>
              </w:rPr>
              <w:t>Reply LS on CORESET#0 impact of CBW narrower than 40MHz of n79</w:t>
            </w:r>
          </w:p>
        </w:tc>
        <w:tc>
          <w:tcPr>
            <w:tcW w:w="1583" w:type="dxa"/>
          </w:tcPr>
          <w:p w14:paraId="3449E61D" w14:textId="0F83C091" w:rsidR="00912BEF" w:rsidRPr="00912BEF" w:rsidRDefault="00912BEF" w:rsidP="00912BEF">
            <w:pPr>
              <w:rPr>
                <w:rFonts w:ascii="Arial" w:hAnsi="Arial" w:cs="Arial"/>
                <w:sz w:val="14"/>
                <w:szCs w:val="14"/>
              </w:rPr>
            </w:pPr>
            <w:r w:rsidRPr="00912BEF">
              <w:rPr>
                <w:rFonts w:ascii="Arial" w:hAnsi="Arial" w:cs="Arial"/>
                <w:sz w:val="14"/>
                <w:szCs w:val="14"/>
              </w:rPr>
              <w:t>RAN1, Samsung</w:t>
            </w:r>
          </w:p>
        </w:tc>
        <w:tc>
          <w:tcPr>
            <w:tcW w:w="813" w:type="dxa"/>
          </w:tcPr>
          <w:p w14:paraId="120DAB19" w14:textId="4C7F2B87"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31699947" w14:textId="45B5C45E" w:rsidR="00912BEF" w:rsidRPr="00912BEF" w:rsidRDefault="00912BEF" w:rsidP="00912BEF">
            <w:pPr>
              <w:rPr>
                <w:rFonts w:ascii="Arial" w:hAnsi="Arial" w:cs="Arial"/>
                <w:bCs/>
                <w:sz w:val="14"/>
                <w:szCs w:val="14"/>
              </w:rPr>
            </w:pPr>
            <w:r w:rsidRPr="00912BEF">
              <w:rPr>
                <w:rFonts w:ascii="Arial" w:hAnsi="Arial" w:cs="Arial"/>
                <w:sz w:val="14"/>
                <w:szCs w:val="14"/>
              </w:rPr>
              <w:t>NR_bands_R17_BWs-Core</w:t>
            </w:r>
          </w:p>
        </w:tc>
        <w:tc>
          <w:tcPr>
            <w:tcW w:w="1065" w:type="dxa"/>
          </w:tcPr>
          <w:p w14:paraId="3B29FF4D" w14:textId="693B1A52" w:rsidR="00912BEF" w:rsidRPr="00912BEF" w:rsidRDefault="00912BEF" w:rsidP="00912BEF">
            <w:pPr>
              <w:rPr>
                <w:rFonts w:ascii="Arial" w:hAnsi="Arial" w:cs="Arial"/>
                <w:sz w:val="14"/>
                <w:szCs w:val="14"/>
              </w:rPr>
            </w:pPr>
            <w:r w:rsidRPr="00912BEF">
              <w:rPr>
                <w:rFonts w:ascii="Arial" w:hAnsi="Arial" w:cs="Arial"/>
                <w:sz w:val="14"/>
                <w:szCs w:val="14"/>
              </w:rPr>
              <w:t>R4-2202286</w:t>
            </w:r>
          </w:p>
        </w:tc>
        <w:tc>
          <w:tcPr>
            <w:tcW w:w="994" w:type="dxa"/>
          </w:tcPr>
          <w:p w14:paraId="553403E3" w14:textId="1B6DA345" w:rsidR="00912BEF" w:rsidRPr="00912BEF" w:rsidRDefault="00912BEF" w:rsidP="00912BEF">
            <w:pPr>
              <w:rPr>
                <w:rFonts w:ascii="Arial" w:hAnsi="Arial" w:cs="Arial"/>
                <w:sz w:val="14"/>
                <w:szCs w:val="14"/>
              </w:rPr>
            </w:pPr>
            <w:r w:rsidRPr="00912BEF">
              <w:rPr>
                <w:rFonts w:ascii="Arial" w:hAnsi="Arial" w:cs="Arial"/>
                <w:sz w:val="14"/>
                <w:szCs w:val="14"/>
              </w:rPr>
              <w:t>RAN4</w:t>
            </w:r>
          </w:p>
        </w:tc>
        <w:tc>
          <w:tcPr>
            <w:tcW w:w="994" w:type="dxa"/>
          </w:tcPr>
          <w:p w14:paraId="47861047" w14:textId="77777777" w:rsidR="00912BEF" w:rsidRPr="00912BEF" w:rsidRDefault="00912BEF" w:rsidP="00912BEF">
            <w:pPr>
              <w:rPr>
                <w:rFonts w:ascii="Arial" w:hAnsi="Arial" w:cs="Arial"/>
                <w:sz w:val="14"/>
                <w:szCs w:val="14"/>
              </w:rPr>
            </w:pPr>
          </w:p>
        </w:tc>
        <w:tc>
          <w:tcPr>
            <w:tcW w:w="1120" w:type="dxa"/>
          </w:tcPr>
          <w:p w14:paraId="7D2B5472" w14:textId="77777777" w:rsidR="00912BEF" w:rsidRPr="00912BEF" w:rsidRDefault="00912BEF" w:rsidP="00912BEF">
            <w:pPr>
              <w:rPr>
                <w:rFonts w:ascii="Arial" w:hAnsi="Arial" w:cs="Arial"/>
                <w:sz w:val="14"/>
                <w:szCs w:val="14"/>
              </w:rPr>
            </w:pPr>
          </w:p>
        </w:tc>
        <w:tc>
          <w:tcPr>
            <w:tcW w:w="1062" w:type="dxa"/>
          </w:tcPr>
          <w:p w14:paraId="0253A5C2" w14:textId="77777777" w:rsidR="00912BEF" w:rsidRPr="00912BEF" w:rsidRDefault="00912BEF" w:rsidP="00912BEF">
            <w:pPr>
              <w:rPr>
                <w:rFonts w:ascii="Arial" w:hAnsi="Arial" w:cs="Arial"/>
                <w:sz w:val="14"/>
                <w:szCs w:val="14"/>
              </w:rPr>
            </w:pPr>
          </w:p>
        </w:tc>
      </w:tr>
      <w:tr w:rsidR="00912BEF" w:rsidRPr="00912BEF" w14:paraId="0E5693AF" w14:textId="77777777" w:rsidTr="00EF3281">
        <w:trPr>
          <w:trHeight w:val="20"/>
          <w:jc w:val="center"/>
        </w:trPr>
        <w:tc>
          <w:tcPr>
            <w:tcW w:w="1094" w:type="dxa"/>
          </w:tcPr>
          <w:p w14:paraId="5D55B216" w14:textId="5DAEF674" w:rsidR="00912BEF" w:rsidRPr="00912BEF" w:rsidRDefault="002328C4" w:rsidP="00912BEF">
            <w:pPr>
              <w:rPr>
                <w:rFonts w:ascii="Arial" w:hAnsi="Arial" w:cs="Arial"/>
                <w:bCs/>
                <w:sz w:val="14"/>
                <w:szCs w:val="14"/>
              </w:rPr>
            </w:pPr>
            <w:hyperlink r:id="rId2618" w:history="1">
              <w:r w:rsidR="004371F4">
                <w:rPr>
                  <w:rStyle w:val="Hyperlink"/>
                  <w:rFonts w:ascii="Arial" w:hAnsi="Arial" w:cs="Arial"/>
                  <w:sz w:val="14"/>
                  <w:szCs w:val="14"/>
                </w:rPr>
                <w:t>R1-2202704</w:t>
              </w:r>
            </w:hyperlink>
          </w:p>
        </w:tc>
        <w:tc>
          <w:tcPr>
            <w:tcW w:w="2646" w:type="dxa"/>
          </w:tcPr>
          <w:p w14:paraId="3B9DED6E" w14:textId="74852D62" w:rsidR="00912BEF" w:rsidRPr="00912BEF" w:rsidRDefault="00912BEF" w:rsidP="00912BEF">
            <w:pPr>
              <w:rPr>
                <w:rFonts w:ascii="Arial" w:hAnsi="Arial" w:cs="Arial"/>
                <w:sz w:val="14"/>
                <w:szCs w:val="14"/>
              </w:rPr>
            </w:pPr>
            <w:r w:rsidRPr="00912BEF">
              <w:rPr>
                <w:rFonts w:ascii="Arial" w:hAnsi="Arial" w:cs="Arial"/>
                <w:sz w:val="14"/>
                <w:szCs w:val="14"/>
              </w:rPr>
              <w:t>LS on Stage 2 description for fast SCell activation</w:t>
            </w:r>
          </w:p>
        </w:tc>
        <w:tc>
          <w:tcPr>
            <w:tcW w:w="1583" w:type="dxa"/>
          </w:tcPr>
          <w:p w14:paraId="34AA5CF8" w14:textId="342AF4A6" w:rsidR="00912BEF" w:rsidRPr="00912BEF" w:rsidRDefault="00912BEF" w:rsidP="00912BEF">
            <w:pPr>
              <w:rPr>
                <w:rFonts w:ascii="Arial" w:hAnsi="Arial" w:cs="Arial"/>
                <w:sz w:val="14"/>
                <w:szCs w:val="14"/>
              </w:rPr>
            </w:pPr>
            <w:r w:rsidRPr="00912BEF">
              <w:rPr>
                <w:rFonts w:ascii="Arial" w:hAnsi="Arial" w:cs="Arial"/>
                <w:sz w:val="14"/>
                <w:szCs w:val="14"/>
              </w:rPr>
              <w:t>RAN1, Huawei</w:t>
            </w:r>
          </w:p>
        </w:tc>
        <w:tc>
          <w:tcPr>
            <w:tcW w:w="813" w:type="dxa"/>
          </w:tcPr>
          <w:p w14:paraId="06BD5EEE" w14:textId="6EF85B72"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29EF72DB" w14:textId="48D907C5" w:rsidR="00912BEF" w:rsidRPr="00912BEF" w:rsidRDefault="00912BEF" w:rsidP="00912BEF">
            <w:pPr>
              <w:rPr>
                <w:rFonts w:ascii="Arial" w:hAnsi="Arial" w:cs="Arial"/>
                <w:bCs/>
                <w:sz w:val="14"/>
                <w:szCs w:val="14"/>
                <w:lang w:val="fr-FR"/>
              </w:rPr>
            </w:pPr>
            <w:r w:rsidRPr="00912BEF">
              <w:rPr>
                <w:rFonts w:ascii="Arial" w:hAnsi="Arial" w:cs="Arial"/>
                <w:sz w:val="14"/>
                <w:szCs w:val="14"/>
                <w:lang w:val="fr-FR"/>
              </w:rPr>
              <w:t>LTE_NR_DC_enh2-Core</w:t>
            </w:r>
          </w:p>
        </w:tc>
        <w:tc>
          <w:tcPr>
            <w:tcW w:w="1065" w:type="dxa"/>
          </w:tcPr>
          <w:p w14:paraId="6215FD58" w14:textId="77777777" w:rsidR="00912BEF" w:rsidRPr="00912BEF" w:rsidRDefault="00912BEF" w:rsidP="00912BEF">
            <w:pPr>
              <w:rPr>
                <w:rFonts w:ascii="Arial" w:hAnsi="Arial" w:cs="Arial"/>
                <w:sz w:val="14"/>
                <w:szCs w:val="14"/>
                <w:lang w:val="fr-FR"/>
              </w:rPr>
            </w:pPr>
          </w:p>
        </w:tc>
        <w:tc>
          <w:tcPr>
            <w:tcW w:w="994" w:type="dxa"/>
          </w:tcPr>
          <w:p w14:paraId="00A5053F" w14:textId="490BE503" w:rsidR="00912BEF" w:rsidRPr="00912BEF" w:rsidRDefault="00912BEF" w:rsidP="00912BEF">
            <w:pPr>
              <w:rPr>
                <w:rFonts w:ascii="Arial" w:hAnsi="Arial" w:cs="Arial"/>
                <w:sz w:val="14"/>
                <w:szCs w:val="14"/>
              </w:rPr>
            </w:pPr>
            <w:r w:rsidRPr="00912BEF">
              <w:rPr>
                <w:rFonts w:ascii="Arial" w:hAnsi="Arial" w:cs="Arial"/>
                <w:sz w:val="14"/>
                <w:szCs w:val="14"/>
              </w:rPr>
              <w:t>RAN2</w:t>
            </w:r>
          </w:p>
        </w:tc>
        <w:tc>
          <w:tcPr>
            <w:tcW w:w="994" w:type="dxa"/>
          </w:tcPr>
          <w:p w14:paraId="55C6E10E" w14:textId="77777777" w:rsidR="00912BEF" w:rsidRPr="00912BEF" w:rsidRDefault="00912BEF" w:rsidP="00912BEF">
            <w:pPr>
              <w:rPr>
                <w:rFonts w:ascii="Arial" w:hAnsi="Arial" w:cs="Arial"/>
                <w:sz w:val="14"/>
                <w:szCs w:val="14"/>
              </w:rPr>
            </w:pPr>
          </w:p>
        </w:tc>
        <w:tc>
          <w:tcPr>
            <w:tcW w:w="1120" w:type="dxa"/>
          </w:tcPr>
          <w:p w14:paraId="49B4C581" w14:textId="77777777" w:rsidR="00912BEF" w:rsidRPr="00912BEF" w:rsidRDefault="00912BEF" w:rsidP="00912BEF">
            <w:pPr>
              <w:rPr>
                <w:rFonts w:ascii="Arial" w:hAnsi="Arial" w:cs="Arial"/>
                <w:sz w:val="14"/>
                <w:szCs w:val="14"/>
              </w:rPr>
            </w:pPr>
          </w:p>
        </w:tc>
        <w:tc>
          <w:tcPr>
            <w:tcW w:w="1062" w:type="dxa"/>
          </w:tcPr>
          <w:p w14:paraId="3709CEFD" w14:textId="77777777" w:rsidR="00912BEF" w:rsidRPr="00912BEF" w:rsidRDefault="00912BEF" w:rsidP="00912BEF">
            <w:pPr>
              <w:rPr>
                <w:rFonts w:ascii="Arial" w:hAnsi="Arial" w:cs="Arial"/>
                <w:sz w:val="14"/>
                <w:szCs w:val="14"/>
              </w:rPr>
            </w:pPr>
          </w:p>
        </w:tc>
      </w:tr>
      <w:tr w:rsidR="00912BEF" w:rsidRPr="00912BEF" w14:paraId="115AD1DD" w14:textId="77777777" w:rsidTr="00EF3281">
        <w:trPr>
          <w:trHeight w:val="20"/>
          <w:jc w:val="center"/>
        </w:trPr>
        <w:tc>
          <w:tcPr>
            <w:tcW w:w="1094" w:type="dxa"/>
          </w:tcPr>
          <w:p w14:paraId="2A6C56E6" w14:textId="616DAFDD" w:rsidR="00912BEF" w:rsidRPr="00912BEF" w:rsidRDefault="002328C4" w:rsidP="00912BEF">
            <w:pPr>
              <w:rPr>
                <w:rFonts w:ascii="Arial" w:hAnsi="Arial" w:cs="Arial"/>
                <w:bCs/>
                <w:sz w:val="14"/>
                <w:szCs w:val="14"/>
              </w:rPr>
            </w:pPr>
            <w:hyperlink r:id="rId2619" w:history="1">
              <w:r w:rsidR="004371F4">
                <w:rPr>
                  <w:rStyle w:val="Hyperlink"/>
                  <w:rFonts w:ascii="Arial" w:hAnsi="Arial" w:cs="Arial"/>
                  <w:sz w:val="14"/>
                  <w:szCs w:val="14"/>
                </w:rPr>
                <w:t>R1-2202706</w:t>
              </w:r>
            </w:hyperlink>
          </w:p>
        </w:tc>
        <w:tc>
          <w:tcPr>
            <w:tcW w:w="2646" w:type="dxa"/>
          </w:tcPr>
          <w:p w14:paraId="194E837C" w14:textId="64089867" w:rsidR="00912BEF" w:rsidRPr="00912BEF" w:rsidRDefault="00912BEF" w:rsidP="00912BEF">
            <w:pPr>
              <w:rPr>
                <w:rFonts w:ascii="Arial" w:hAnsi="Arial" w:cs="Arial"/>
                <w:sz w:val="14"/>
                <w:szCs w:val="14"/>
              </w:rPr>
            </w:pPr>
            <w:r w:rsidRPr="00912BEF">
              <w:rPr>
                <w:rFonts w:ascii="Arial" w:hAnsi="Arial" w:cs="Arial"/>
                <w:sz w:val="14"/>
                <w:szCs w:val="14"/>
              </w:rPr>
              <w:t>Reply LS on RAN2 agreements for TRS-based Scell activation</w:t>
            </w:r>
          </w:p>
        </w:tc>
        <w:tc>
          <w:tcPr>
            <w:tcW w:w="1583" w:type="dxa"/>
          </w:tcPr>
          <w:p w14:paraId="7416DBEC" w14:textId="38CB8108" w:rsidR="00912BEF" w:rsidRPr="00912BEF" w:rsidRDefault="00912BEF" w:rsidP="00912BEF">
            <w:pPr>
              <w:rPr>
                <w:rFonts w:ascii="Arial" w:hAnsi="Arial" w:cs="Arial"/>
                <w:sz w:val="14"/>
                <w:szCs w:val="14"/>
              </w:rPr>
            </w:pPr>
            <w:r w:rsidRPr="00912BEF">
              <w:rPr>
                <w:rFonts w:ascii="Arial" w:hAnsi="Arial" w:cs="Arial"/>
                <w:sz w:val="14"/>
                <w:szCs w:val="14"/>
              </w:rPr>
              <w:t>RAN1, Huawei</w:t>
            </w:r>
          </w:p>
        </w:tc>
        <w:tc>
          <w:tcPr>
            <w:tcW w:w="813" w:type="dxa"/>
          </w:tcPr>
          <w:p w14:paraId="2BFFEF90" w14:textId="7221F309"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1496207C" w14:textId="1B758606" w:rsidR="00912BEF" w:rsidRPr="00912BEF" w:rsidRDefault="00912BEF" w:rsidP="00912BEF">
            <w:pPr>
              <w:rPr>
                <w:rFonts w:ascii="Arial" w:hAnsi="Arial" w:cs="Arial"/>
                <w:bCs/>
                <w:sz w:val="14"/>
                <w:szCs w:val="14"/>
                <w:lang w:val="fr-FR"/>
              </w:rPr>
            </w:pPr>
            <w:r w:rsidRPr="00912BEF">
              <w:rPr>
                <w:rFonts w:ascii="Arial" w:hAnsi="Arial" w:cs="Arial"/>
                <w:sz w:val="14"/>
                <w:szCs w:val="14"/>
                <w:lang w:val="fr-FR"/>
              </w:rPr>
              <w:t>LTE_NR_DC_enh2-Core</w:t>
            </w:r>
          </w:p>
        </w:tc>
        <w:tc>
          <w:tcPr>
            <w:tcW w:w="1065" w:type="dxa"/>
          </w:tcPr>
          <w:p w14:paraId="5E68FF39" w14:textId="06A3616F" w:rsidR="00912BEF" w:rsidRPr="00912BEF" w:rsidRDefault="00912BEF" w:rsidP="00912BEF">
            <w:pPr>
              <w:rPr>
                <w:rFonts w:ascii="Arial" w:hAnsi="Arial" w:cs="Arial"/>
                <w:sz w:val="14"/>
                <w:szCs w:val="14"/>
              </w:rPr>
            </w:pPr>
            <w:r w:rsidRPr="00912BEF">
              <w:rPr>
                <w:rFonts w:ascii="Arial" w:hAnsi="Arial" w:cs="Arial"/>
                <w:sz w:val="14"/>
                <w:szCs w:val="14"/>
              </w:rPr>
              <w:t>R2-2201715</w:t>
            </w:r>
          </w:p>
        </w:tc>
        <w:tc>
          <w:tcPr>
            <w:tcW w:w="994" w:type="dxa"/>
          </w:tcPr>
          <w:p w14:paraId="7D14272A" w14:textId="44DD9D37" w:rsidR="00912BEF" w:rsidRPr="00912BEF" w:rsidRDefault="00912BEF" w:rsidP="00912BEF">
            <w:pPr>
              <w:rPr>
                <w:rFonts w:ascii="Arial" w:hAnsi="Arial" w:cs="Arial"/>
                <w:sz w:val="14"/>
                <w:szCs w:val="14"/>
              </w:rPr>
            </w:pPr>
            <w:r w:rsidRPr="00912BEF">
              <w:rPr>
                <w:rFonts w:ascii="Arial" w:hAnsi="Arial" w:cs="Arial"/>
                <w:sz w:val="14"/>
                <w:szCs w:val="14"/>
              </w:rPr>
              <w:t>RAN2</w:t>
            </w:r>
          </w:p>
        </w:tc>
        <w:tc>
          <w:tcPr>
            <w:tcW w:w="994" w:type="dxa"/>
          </w:tcPr>
          <w:p w14:paraId="092F60F6" w14:textId="77777777" w:rsidR="00912BEF" w:rsidRPr="00912BEF" w:rsidRDefault="00912BEF" w:rsidP="00912BEF">
            <w:pPr>
              <w:rPr>
                <w:rFonts w:ascii="Arial" w:hAnsi="Arial" w:cs="Arial"/>
                <w:sz w:val="14"/>
                <w:szCs w:val="14"/>
              </w:rPr>
            </w:pPr>
          </w:p>
        </w:tc>
        <w:tc>
          <w:tcPr>
            <w:tcW w:w="1120" w:type="dxa"/>
          </w:tcPr>
          <w:p w14:paraId="79A763A7" w14:textId="77777777" w:rsidR="00912BEF" w:rsidRPr="00912BEF" w:rsidRDefault="00912BEF" w:rsidP="00912BEF">
            <w:pPr>
              <w:rPr>
                <w:rFonts w:ascii="Arial" w:hAnsi="Arial" w:cs="Arial"/>
                <w:sz w:val="14"/>
                <w:szCs w:val="14"/>
              </w:rPr>
            </w:pPr>
          </w:p>
        </w:tc>
        <w:tc>
          <w:tcPr>
            <w:tcW w:w="1062" w:type="dxa"/>
          </w:tcPr>
          <w:p w14:paraId="25A6F6E7" w14:textId="77777777" w:rsidR="00912BEF" w:rsidRPr="00912BEF" w:rsidRDefault="00912BEF" w:rsidP="00912BEF">
            <w:pPr>
              <w:rPr>
                <w:rFonts w:ascii="Arial" w:hAnsi="Arial" w:cs="Arial"/>
                <w:sz w:val="14"/>
                <w:szCs w:val="14"/>
              </w:rPr>
            </w:pPr>
          </w:p>
        </w:tc>
      </w:tr>
      <w:tr w:rsidR="00912BEF" w:rsidRPr="00912BEF" w14:paraId="2C12C9A2" w14:textId="77777777" w:rsidTr="00EF3281">
        <w:trPr>
          <w:trHeight w:val="20"/>
          <w:jc w:val="center"/>
        </w:trPr>
        <w:tc>
          <w:tcPr>
            <w:tcW w:w="1094" w:type="dxa"/>
          </w:tcPr>
          <w:p w14:paraId="6431CBDF" w14:textId="364B6C45" w:rsidR="00912BEF" w:rsidRPr="00912BEF" w:rsidRDefault="002328C4" w:rsidP="00912BEF">
            <w:pPr>
              <w:rPr>
                <w:rFonts w:ascii="Arial" w:hAnsi="Arial" w:cs="Arial"/>
                <w:bCs/>
                <w:sz w:val="14"/>
                <w:szCs w:val="14"/>
              </w:rPr>
            </w:pPr>
            <w:hyperlink r:id="rId2620" w:history="1">
              <w:r w:rsidR="004371F4">
                <w:rPr>
                  <w:rStyle w:val="Hyperlink"/>
                  <w:rFonts w:ascii="Arial" w:hAnsi="Arial" w:cs="Arial"/>
                  <w:sz w:val="14"/>
                  <w:szCs w:val="14"/>
                </w:rPr>
                <w:t>R1-2202720</w:t>
              </w:r>
            </w:hyperlink>
          </w:p>
        </w:tc>
        <w:tc>
          <w:tcPr>
            <w:tcW w:w="2646" w:type="dxa"/>
          </w:tcPr>
          <w:p w14:paraId="656719E1" w14:textId="655CA7A2" w:rsidR="00912BEF" w:rsidRPr="00912BEF" w:rsidRDefault="00912BEF" w:rsidP="00912BEF">
            <w:pPr>
              <w:rPr>
                <w:rFonts w:ascii="Arial" w:hAnsi="Arial" w:cs="Arial"/>
                <w:sz w:val="14"/>
                <w:szCs w:val="14"/>
              </w:rPr>
            </w:pPr>
            <w:r w:rsidRPr="00912BEF">
              <w:rPr>
                <w:rFonts w:ascii="Arial" w:hAnsi="Arial" w:cs="Arial"/>
                <w:sz w:val="14"/>
                <w:szCs w:val="14"/>
              </w:rPr>
              <w:t>LS on feMIMO RRC parameters</w:t>
            </w:r>
          </w:p>
        </w:tc>
        <w:tc>
          <w:tcPr>
            <w:tcW w:w="1583" w:type="dxa"/>
          </w:tcPr>
          <w:p w14:paraId="3F58ADD9" w14:textId="2E97CDCA" w:rsidR="00912BEF" w:rsidRPr="00912BEF" w:rsidRDefault="00912BEF" w:rsidP="00912BEF">
            <w:pPr>
              <w:rPr>
                <w:rFonts w:ascii="Arial" w:hAnsi="Arial" w:cs="Arial"/>
                <w:sz w:val="14"/>
                <w:szCs w:val="14"/>
              </w:rPr>
            </w:pPr>
            <w:r w:rsidRPr="00912BEF">
              <w:rPr>
                <w:rFonts w:ascii="Arial" w:hAnsi="Arial" w:cs="Arial"/>
                <w:sz w:val="14"/>
                <w:szCs w:val="14"/>
              </w:rPr>
              <w:t>RAN1, Ericsson</w:t>
            </w:r>
          </w:p>
        </w:tc>
        <w:tc>
          <w:tcPr>
            <w:tcW w:w="813" w:type="dxa"/>
          </w:tcPr>
          <w:p w14:paraId="481220E5" w14:textId="10BE935B"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7A84BA78" w14:textId="7A27BCC8" w:rsidR="00912BEF" w:rsidRPr="00912BEF" w:rsidRDefault="00912BEF" w:rsidP="00912BEF">
            <w:pPr>
              <w:rPr>
                <w:rFonts w:ascii="Arial" w:hAnsi="Arial" w:cs="Arial"/>
                <w:bCs/>
                <w:sz w:val="14"/>
                <w:szCs w:val="14"/>
              </w:rPr>
            </w:pPr>
            <w:r w:rsidRPr="00912BEF">
              <w:rPr>
                <w:rFonts w:ascii="Arial" w:hAnsi="Arial" w:cs="Arial"/>
                <w:sz w:val="14"/>
                <w:szCs w:val="14"/>
              </w:rPr>
              <w:t>NR_feMIMO-Core</w:t>
            </w:r>
          </w:p>
        </w:tc>
        <w:tc>
          <w:tcPr>
            <w:tcW w:w="1065" w:type="dxa"/>
          </w:tcPr>
          <w:p w14:paraId="50F28029" w14:textId="618243BC" w:rsidR="00912BEF" w:rsidRPr="00912BEF" w:rsidRDefault="00912BEF" w:rsidP="00912BEF">
            <w:pPr>
              <w:rPr>
                <w:rFonts w:ascii="Arial" w:hAnsi="Arial" w:cs="Arial"/>
                <w:sz w:val="14"/>
                <w:szCs w:val="14"/>
              </w:rPr>
            </w:pPr>
            <w:r w:rsidRPr="00912BEF">
              <w:rPr>
                <w:rFonts w:ascii="Arial" w:hAnsi="Arial" w:cs="Arial"/>
                <w:sz w:val="14"/>
                <w:szCs w:val="14"/>
              </w:rPr>
              <w:t>R2-2202002</w:t>
            </w:r>
          </w:p>
        </w:tc>
        <w:tc>
          <w:tcPr>
            <w:tcW w:w="994" w:type="dxa"/>
          </w:tcPr>
          <w:p w14:paraId="022B7466" w14:textId="5D6D5F88" w:rsidR="00912BEF" w:rsidRPr="00912BEF" w:rsidRDefault="00912BEF" w:rsidP="00912BEF">
            <w:pPr>
              <w:rPr>
                <w:rFonts w:ascii="Arial" w:hAnsi="Arial" w:cs="Arial"/>
                <w:sz w:val="14"/>
                <w:szCs w:val="14"/>
              </w:rPr>
            </w:pPr>
            <w:r w:rsidRPr="00912BEF">
              <w:rPr>
                <w:rFonts w:ascii="Arial" w:hAnsi="Arial" w:cs="Arial"/>
                <w:sz w:val="14"/>
                <w:szCs w:val="14"/>
              </w:rPr>
              <w:t>RAN2</w:t>
            </w:r>
          </w:p>
        </w:tc>
        <w:tc>
          <w:tcPr>
            <w:tcW w:w="994" w:type="dxa"/>
          </w:tcPr>
          <w:p w14:paraId="581D15D1" w14:textId="47F6D540" w:rsidR="00912BEF" w:rsidRPr="00912BEF" w:rsidRDefault="00912BEF" w:rsidP="00912BEF">
            <w:pPr>
              <w:rPr>
                <w:rFonts w:ascii="Arial" w:hAnsi="Arial" w:cs="Arial"/>
                <w:sz w:val="14"/>
                <w:szCs w:val="14"/>
              </w:rPr>
            </w:pPr>
            <w:r w:rsidRPr="00912BEF">
              <w:rPr>
                <w:rFonts w:ascii="Arial" w:hAnsi="Arial" w:cs="Arial"/>
                <w:sz w:val="14"/>
                <w:szCs w:val="14"/>
              </w:rPr>
              <w:t>RAN3, RAN4</w:t>
            </w:r>
          </w:p>
        </w:tc>
        <w:tc>
          <w:tcPr>
            <w:tcW w:w="1120" w:type="dxa"/>
          </w:tcPr>
          <w:p w14:paraId="6EDAC592" w14:textId="77777777" w:rsidR="00912BEF" w:rsidRPr="00912BEF" w:rsidRDefault="00912BEF" w:rsidP="00912BEF">
            <w:pPr>
              <w:rPr>
                <w:rFonts w:ascii="Arial" w:hAnsi="Arial" w:cs="Arial"/>
                <w:sz w:val="14"/>
                <w:szCs w:val="14"/>
              </w:rPr>
            </w:pPr>
          </w:p>
        </w:tc>
        <w:tc>
          <w:tcPr>
            <w:tcW w:w="1062" w:type="dxa"/>
          </w:tcPr>
          <w:p w14:paraId="59DA704B" w14:textId="77777777" w:rsidR="00912BEF" w:rsidRPr="00912BEF" w:rsidRDefault="00912BEF" w:rsidP="00912BEF">
            <w:pPr>
              <w:rPr>
                <w:rFonts w:ascii="Arial" w:hAnsi="Arial" w:cs="Arial"/>
                <w:sz w:val="14"/>
                <w:szCs w:val="14"/>
              </w:rPr>
            </w:pPr>
          </w:p>
        </w:tc>
      </w:tr>
      <w:tr w:rsidR="00912BEF" w:rsidRPr="00912BEF" w14:paraId="1854E87A" w14:textId="77777777" w:rsidTr="00EF3281">
        <w:trPr>
          <w:trHeight w:val="20"/>
          <w:jc w:val="center"/>
        </w:trPr>
        <w:tc>
          <w:tcPr>
            <w:tcW w:w="1094" w:type="dxa"/>
          </w:tcPr>
          <w:p w14:paraId="67CE2444" w14:textId="49F638E1" w:rsidR="00912BEF" w:rsidRPr="00912BEF" w:rsidRDefault="002328C4" w:rsidP="00912BEF">
            <w:pPr>
              <w:rPr>
                <w:rFonts w:ascii="Arial" w:hAnsi="Arial" w:cs="Arial"/>
                <w:bCs/>
                <w:sz w:val="14"/>
                <w:szCs w:val="14"/>
              </w:rPr>
            </w:pPr>
            <w:hyperlink r:id="rId2621" w:history="1">
              <w:r w:rsidR="004371F4">
                <w:rPr>
                  <w:rStyle w:val="Hyperlink"/>
                  <w:rFonts w:ascii="Arial" w:hAnsi="Arial" w:cs="Arial"/>
                  <w:sz w:val="14"/>
                  <w:szCs w:val="14"/>
                </w:rPr>
                <w:t>R1-2202725</w:t>
              </w:r>
            </w:hyperlink>
          </w:p>
        </w:tc>
        <w:tc>
          <w:tcPr>
            <w:tcW w:w="2646" w:type="dxa"/>
          </w:tcPr>
          <w:p w14:paraId="6A522B6D" w14:textId="6B766BC5" w:rsidR="00912BEF" w:rsidRPr="00912BEF" w:rsidRDefault="00912BEF" w:rsidP="00912BEF">
            <w:pPr>
              <w:rPr>
                <w:rFonts w:ascii="Arial" w:hAnsi="Arial" w:cs="Arial"/>
                <w:sz w:val="14"/>
                <w:szCs w:val="14"/>
              </w:rPr>
            </w:pPr>
            <w:r w:rsidRPr="00912BEF">
              <w:rPr>
                <w:rFonts w:ascii="Arial" w:hAnsi="Arial" w:cs="Arial"/>
                <w:sz w:val="14"/>
                <w:szCs w:val="14"/>
              </w:rPr>
              <w:t>LS on RRC parameters update for IE SSB-MTCAdditionalPCI-r17</w:t>
            </w:r>
          </w:p>
        </w:tc>
        <w:tc>
          <w:tcPr>
            <w:tcW w:w="1583" w:type="dxa"/>
          </w:tcPr>
          <w:p w14:paraId="6D58F5EC" w14:textId="39115915" w:rsidR="00912BEF" w:rsidRPr="00912BEF" w:rsidRDefault="00912BEF" w:rsidP="00912BEF">
            <w:pPr>
              <w:rPr>
                <w:rFonts w:ascii="Arial" w:hAnsi="Arial" w:cs="Arial"/>
                <w:sz w:val="14"/>
                <w:szCs w:val="14"/>
              </w:rPr>
            </w:pPr>
            <w:r w:rsidRPr="00912BEF">
              <w:rPr>
                <w:rFonts w:ascii="Arial" w:hAnsi="Arial" w:cs="Arial"/>
                <w:sz w:val="14"/>
                <w:szCs w:val="14"/>
              </w:rPr>
              <w:t>RAN1, vivo</w:t>
            </w:r>
          </w:p>
        </w:tc>
        <w:tc>
          <w:tcPr>
            <w:tcW w:w="813" w:type="dxa"/>
          </w:tcPr>
          <w:p w14:paraId="08DF4C35" w14:textId="69933F7C"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797B4F43" w14:textId="50F7757A" w:rsidR="00912BEF" w:rsidRPr="00912BEF" w:rsidRDefault="00912BEF" w:rsidP="00912BEF">
            <w:pPr>
              <w:rPr>
                <w:rFonts w:ascii="Arial" w:hAnsi="Arial" w:cs="Arial"/>
                <w:bCs/>
                <w:sz w:val="14"/>
                <w:szCs w:val="14"/>
                <w:lang w:val="fr-FR"/>
              </w:rPr>
            </w:pPr>
            <w:r w:rsidRPr="00912BEF">
              <w:rPr>
                <w:rFonts w:ascii="Arial" w:hAnsi="Arial" w:cs="Arial"/>
                <w:sz w:val="14"/>
                <w:szCs w:val="14"/>
              </w:rPr>
              <w:t>NR_feMIMO-Core</w:t>
            </w:r>
          </w:p>
        </w:tc>
        <w:tc>
          <w:tcPr>
            <w:tcW w:w="1065" w:type="dxa"/>
          </w:tcPr>
          <w:p w14:paraId="0A9CBE85" w14:textId="77777777" w:rsidR="00912BEF" w:rsidRPr="00912BEF" w:rsidRDefault="00912BEF" w:rsidP="00912BEF">
            <w:pPr>
              <w:rPr>
                <w:rFonts w:ascii="Arial" w:hAnsi="Arial" w:cs="Arial"/>
                <w:sz w:val="14"/>
                <w:szCs w:val="14"/>
                <w:lang w:val="fr-FR"/>
              </w:rPr>
            </w:pPr>
          </w:p>
        </w:tc>
        <w:tc>
          <w:tcPr>
            <w:tcW w:w="994" w:type="dxa"/>
          </w:tcPr>
          <w:p w14:paraId="3A45AD7D" w14:textId="4062A5B5" w:rsidR="00912BEF" w:rsidRPr="00912BEF" w:rsidRDefault="00912BEF" w:rsidP="00912BEF">
            <w:pPr>
              <w:rPr>
                <w:rFonts w:ascii="Arial" w:hAnsi="Arial" w:cs="Arial"/>
                <w:sz w:val="14"/>
                <w:szCs w:val="14"/>
                <w:lang w:val="fr-FR"/>
              </w:rPr>
            </w:pPr>
            <w:r w:rsidRPr="00912BEF">
              <w:rPr>
                <w:rFonts w:ascii="Arial" w:hAnsi="Arial" w:cs="Arial"/>
                <w:sz w:val="14"/>
                <w:szCs w:val="14"/>
              </w:rPr>
              <w:t>RAN2</w:t>
            </w:r>
          </w:p>
        </w:tc>
        <w:tc>
          <w:tcPr>
            <w:tcW w:w="994" w:type="dxa"/>
          </w:tcPr>
          <w:p w14:paraId="1E1D5E97" w14:textId="77777777" w:rsidR="00912BEF" w:rsidRPr="00912BEF" w:rsidRDefault="00912BEF" w:rsidP="00912BEF">
            <w:pPr>
              <w:rPr>
                <w:rFonts w:ascii="Arial" w:hAnsi="Arial" w:cs="Arial"/>
                <w:sz w:val="14"/>
                <w:szCs w:val="14"/>
                <w:lang w:val="fr-FR"/>
              </w:rPr>
            </w:pPr>
          </w:p>
        </w:tc>
        <w:tc>
          <w:tcPr>
            <w:tcW w:w="1120" w:type="dxa"/>
          </w:tcPr>
          <w:p w14:paraId="67C299F3" w14:textId="77777777" w:rsidR="00912BEF" w:rsidRPr="00912BEF" w:rsidRDefault="00912BEF" w:rsidP="00912BEF">
            <w:pPr>
              <w:rPr>
                <w:rFonts w:ascii="Arial" w:hAnsi="Arial" w:cs="Arial"/>
                <w:sz w:val="14"/>
                <w:szCs w:val="14"/>
                <w:lang w:val="fr-FR"/>
              </w:rPr>
            </w:pPr>
          </w:p>
        </w:tc>
        <w:tc>
          <w:tcPr>
            <w:tcW w:w="1062" w:type="dxa"/>
          </w:tcPr>
          <w:p w14:paraId="2F98E9FA" w14:textId="77777777" w:rsidR="00912BEF" w:rsidRPr="00912BEF" w:rsidRDefault="00912BEF" w:rsidP="00912BEF">
            <w:pPr>
              <w:rPr>
                <w:rFonts w:ascii="Arial" w:hAnsi="Arial" w:cs="Arial"/>
                <w:sz w:val="14"/>
                <w:szCs w:val="14"/>
                <w:lang w:val="fr-FR"/>
              </w:rPr>
            </w:pPr>
          </w:p>
        </w:tc>
      </w:tr>
      <w:tr w:rsidR="00912BEF" w:rsidRPr="00912BEF" w14:paraId="609DEDC0" w14:textId="77777777" w:rsidTr="00EF3281">
        <w:trPr>
          <w:trHeight w:val="20"/>
          <w:jc w:val="center"/>
        </w:trPr>
        <w:tc>
          <w:tcPr>
            <w:tcW w:w="1094" w:type="dxa"/>
          </w:tcPr>
          <w:p w14:paraId="0C673CD5" w14:textId="792BFEDE" w:rsidR="00912BEF" w:rsidRPr="00912BEF" w:rsidRDefault="002328C4" w:rsidP="00912BEF">
            <w:pPr>
              <w:rPr>
                <w:rFonts w:ascii="Arial" w:hAnsi="Arial" w:cs="Arial"/>
                <w:bCs/>
                <w:sz w:val="14"/>
                <w:szCs w:val="14"/>
              </w:rPr>
            </w:pPr>
            <w:hyperlink r:id="rId2622" w:history="1">
              <w:r w:rsidR="004371F4">
                <w:rPr>
                  <w:rStyle w:val="Hyperlink"/>
                  <w:rFonts w:ascii="Arial" w:hAnsi="Arial" w:cs="Arial"/>
                  <w:sz w:val="14"/>
                  <w:szCs w:val="14"/>
                </w:rPr>
                <w:t>R1-2202732</w:t>
              </w:r>
            </w:hyperlink>
          </w:p>
        </w:tc>
        <w:tc>
          <w:tcPr>
            <w:tcW w:w="2646" w:type="dxa"/>
          </w:tcPr>
          <w:p w14:paraId="6F9566CE" w14:textId="63ACFD59" w:rsidR="00912BEF" w:rsidRPr="00912BEF" w:rsidRDefault="00912BEF" w:rsidP="00912BEF">
            <w:pPr>
              <w:rPr>
                <w:rFonts w:ascii="Arial" w:hAnsi="Arial" w:cs="Arial"/>
                <w:sz w:val="14"/>
                <w:szCs w:val="14"/>
              </w:rPr>
            </w:pPr>
            <w:r w:rsidRPr="00912BEF">
              <w:rPr>
                <w:rFonts w:ascii="Arial" w:hAnsi="Arial" w:cs="Arial"/>
                <w:sz w:val="14"/>
                <w:szCs w:val="14"/>
              </w:rPr>
              <w:t>LS response on MPE information signaling</w:t>
            </w:r>
          </w:p>
        </w:tc>
        <w:tc>
          <w:tcPr>
            <w:tcW w:w="1583" w:type="dxa"/>
          </w:tcPr>
          <w:p w14:paraId="5195EC37" w14:textId="7E801A4B" w:rsidR="00912BEF" w:rsidRPr="00912BEF" w:rsidRDefault="00912BEF" w:rsidP="00912BEF">
            <w:pPr>
              <w:rPr>
                <w:rFonts w:ascii="Arial" w:hAnsi="Arial" w:cs="Arial"/>
                <w:sz w:val="14"/>
                <w:szCs w:val="14"/>
              </w:rPr>
            </w:pPr>
            <w:r w:rsidRPr="00912BEF">
              <w:rPr>
                <w:rFonts w:ascii="Arial" w:hAnsi="Arial" w:cs="Arial"/>
                <w:sz w:val="14"/>
                <w:szCs w:val="14"/>
              </w:rPr>
              <w:t>RAN1, Nokia</w:t>
            </w:r>
          </w:p>
        </w:tc>
        <w:tc>
          <w:tcPr>
            <w:tcW w:w="813" w:type="dxa"/>
          </w:tcPr>
          <w:p w14:paraId="7F93CBB9" w14:textId="137D9CB8"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63FB7EED" w14:textId="54F200DB" w:rsidR="00912BEF" w:rsidRPr="00912BEF" w:rsidRDefault="00912BEF" w:rsidP="00912BEF">
            <w:pPr>
              <w:rPr>
                <w:rFonts w:ascii="Arial" w:hAnsi="Arial" w:cs="Arial"/>
                <w:bCs/>
                <w:sz w:val="14"/>
                <w:szCs w:val="14"/>
                <w:lang w:val="fr-FR"/>
              </w:rPr>
            </w:pPr>
            <w:r w:rsidRPr="00912BEF">
              <w:rPr>
                <w:rFonts w:ascii="Arial" w:hAnsi="Arial" w:cs="Arial"/>
                <w:sz w:val="14"/>
                <w:szCs w:val="14"/>
              </w:rPr>
              <w:t>NR_feMIMO-Core</w:t>
            </w:r>
          </w:p>
        </w:tc>
        <w:tc>
          <w:tcPr>
            <w:tcW w:w="1065" w:type="dxa"/>
          </w:tcPr>
          <w:p w14:paraId="42413AB7" w14:textId="6317AC5F" w:rsidR="00912BEF" w:rsidRPr="00912BEF" w:rsidRDefault="00912BEF" w:rsidP="00912BEF">
            <w:pPr>
              <w:rPr>
                <w:rFonts w:ascii="Arial" w:hAnsi="Arial" w:cs="Arial"/>
                <w:sz w:val="14"/>
                <w:szCs w:val="14"/>
                <w:lang w:val="fr-FR"/>
              </w:rPr>
            </w:pPr>
            <w:r w:rsidRPr="00912BEF">
              <w:rPr>
                <w:rFonts w:ascii="Arial" w:hAnsi="Arial" w:cs="Arial"/>
                <w:sz w:val="14"/>
                <w:szCs w:val="14"/>
              </w:rPr>
              <w:t>R2-2111600</w:t>
            </w:r>
          </w:p>
        </w:tc>
        <w:tc>
          <w:tcPr>
            <w:tcW w:w="994" w:type="dxa"/>
          </w:tcPr>
          <w:p w14:paraId="5B76588B" w14:textId="1E3C980C" w:rsidR="00912BEF" w:rsidRPr="00912BEF" w:rsidRDefault="00912BEF" w:rsidP="00912BEF">
            <w:pPr>
              <w:rPr>
                <w:rFonts w:ascii="Arial" w:hAnsi="Arial" w:cs="Arial"/>
                <w:sz w:val="14"/>
                <w:szCs w:val="14"/>
                <w:lang w:val="fr-FR"/>
              </w:rPr>
            </w:pPr>
            <w:r w:rsidRPr="00912BEF">
              <w:rPr>
                <w:rFonts w:ascii="Arial" w:hAnsi="Arial" w:cs="Arial"/>
                <w:sz w:val="14"/>
                <w:szCs w:val="14"/>
              </w:rPr>
              <w:t>RAN2</w:t>
            </w:r>
          </w:p>
        </w:tc>
        <w:tc>
          <w:tcPr>
            <w:tcW w:w="994" w:type="dxa"/>
          </w:tcPr>
          <w:p w14:paraId="662FB312" w14:textId="15A1CE8B" w:rsidR="00912BEF" w:rsidRPr="00912BEF" w:rsidRDefault="00912BEF" w:rsidP="00912BEF">
            <w:pPr>
              <w:rPr>
                <w:rFonts w:ascii="Arial" w:hAnsi="Arial" w:cs="Arial"/>
                <w:sz w:val="14"/>
                <w:szCs w:val="14"/>
                <w:lang w:val="fr-FR"/>
              </w:rPr>
            </w:pPr>
            <w:r w:rsidRPr="00912BEF">
              <w:rPr>
                <w:rFonts w:ascii="Arial" w:hAnsi="Arial" w:cs="Arial"/>
                <w:sz w:val="14"/>
                <w:szCs w:val="14"/>
              </w:rPr>
              <w:t>RAN4</w:t>
            </w:r>
          </w:p>
        </w:tc>
        <w:tc>
          <w:tcPr>
            <w:tcW w:w="1120" w:type="dxa"/>
          </w:tcPr>
          <w:p w14:paraId="4EF5ACEE" w14:textId="77777777" w:rsidR="00912BEF" w:rsidRPr="00912BEF" w:rsidRDefault="00912BEF" w:rsidP="00912BEF">
            <w:pPr>
              <w:rPr>
                <w:rFonts w:ascii="Arial" w:hAnsi="Arial" w:cs="Arial"/>
                <w:sz w:val="14"/>
                <w:szCs w:val="14"/>
                <w:lang w:val="fr-FR"/>
              </w:rPr>
            </w:pPr>
          </w:p>
        </w:tc>
        <w:tc>
          <w:tcPr>
            <w:tcW w:w="1062" w:type="dxa"/>
          </w:tcPr>
          <w:p w14:paraId="41F7F5CF" w14:textId="77777777" w:rsidR="00912BEF" w:rsidRPr="00912BEF" w:rsidRDefault="00912BEF" w:rsidP="00912BEF">
            <w:pPr>
              <w:rPr>
                <w:rFonts w:ascii="Arial" w:hAnsi="Arial" w:cs="Arial"/>
                <w:sz w:val="14"/>
                <w:szCs w:val="14"/>
                <w:lang w:val="fr-FR"/>
              </w:rPr>
            </w:pPr>
          </w:p>
        </w:tc>
      </w:tr>
      <w:tr w:rsidR="00912BEF" w:rsidRPr="00912BEF" w14:paraId="4058A085" w14:textId="77777777" w:rsidTr="00EF3281">
        <w:trPr>
          <w:trHeight w:val="20"/>
          <w:jc w:val="center"/>
        </w:trPr>
        <w:tc>
          <w:tcPr>
            <w:tcW w:w="1094" w:type="dxa"/>
          </w:tcPr>
          <w:p w14:paraId="25B6B9A4" w14:textId="5685F76C" w:rsidR="00912BEF" w:rsidRPr="00912BEF" w:rsidRDefault="002328C4" w:rsidP="00912BEF">
            <w:pPr>
              <w:rPr>
                <w:rFonts w:ascii="Arial" w:hAnsi="Arial" w:cs="Arial"/>
                <w:bCs/>
                <w:sz w:val="14"/>
                <w:szCs w:val="14"/>
              </w:rPr>
            </w:pPr>
            <w:hyperlink r:id="rId2623" w:history="1">
              <w:r w:rsidR="004371F4">
                <w:rPr>
                  <w:rStyle w:val="Hyperlink"/>
                  <w:rFonts w:ascii="Arial" w:hAnsi="Arial" w:cs="Arial"/>
                  <w:sz w:val="14"/>
                  <w:szCs w:val="14"/>
                </w:rPr>
                <w:t>R1-2202734</w:t>
              </w:r>
            </w:hyperlink>
          </w:p>
        </w:tc>
        <w:tc>
          <w:tcPr>
            <w:tcW w:w="2646" w:type="dxa"/>
          </w:tcPr>
          <w:p w14:paraId="6DFC88B7" w14:textId="128836C5" w:rsidR="00912BEF" w:rsidRPr="00912BEF" w:rsidRDefault="00912BEF" w:rsidP="00912BEF">
            <w:pPr>
              <w:rPr>
                <w:rFonts w:ascii="Arial" w:hAnsi="Arial" w:cs="Arial"/>
                <w:sz w:val="14"/>
                <w:szCs w:val="14"/>
              </w:rPr>
            </w:pPr>
            <w:r w:rsidRPr="00912BEF">
              <w:rPr>
                <w:rFonts w:ascii="Arial" w:hAnsi="Arial" w:cs="Arial"/>
                <w:sz w:val="14"/>
                <w:szCs w:val="14"/>
              </w:rPr>
              <w:t>Reply LS on Intra UE Prioritization Scenario</w:t>
            </w:r>
          </w:p>
        </w:tc>
        <w:tc>
          <w:tcPr>
            <w:tcW w:w="1583" w:type="dxa"/>
          </w:tcPr>
          <w:p w14:paraId="0C15C0E8" w14:textId="0EA9F039" w:rsidR="00912BEF" w:rsidRPr="00912BEF" w:rsidRDefault="00912BEF" w:rsidP="00912BEF">
            <w:pPr>
              <w:rPr>
                <w:rFonts w:ascii="Arial" w:hAnsi="Arial" w:cs="Arial"/>
                <w:sz w:val="14"/>
                <w:szCs w:val="14"/>
              </w:rPr>
            </w:pPr>
            <w:r w:rsidRPr="00912BEF">
              <w:rPr>
                <w:rFonts w:ascii="Arial" w:hAnsi="Arial" w:cs="Arial"/>
                <w:sz w:val="14"/>
                <w:szCs w:val="14"/>
              </w:rPr>
              <w:t>RAN1, vivo</w:t>
            </w:r>
          </w:p>
        </w:tc>
        <w:tc>
          <w:tcPr>
            <w:tcW w:w="813" w:type="dxa"/>
          </w:tcPr>
          <w:p w14:paraId="39963177" w14:textId="28716737" w:rsidR="00912BEF" w:rsidRPr="00912BEF" w:rsidRDefault="00912BEF" w:rsidP="00912BEF">
            <w:pPr>
              <w:rPr>
                <w:rFonts w:ascii="Arial" w:hAnsi="Arial" w:cs="Arial"/>
                <w:bCs/>
                <w:sz w:val="14"/>
                <w:szCs w:val="14"/>
              </w:rPr>
            </w:pPr>
            <w:r w:rsidRPr="00912BEF">
              <w:rPr>
                <w:rFonts w:ascii="Arial" w:hAnsi="Arial" w:cs="Arial"/>
                <w:sz w:val="14"/>
                <w:szCs w:val="14"/>
              </w:rPr>
              <w:t>Rel-16</w:t>
            </w:r>
          </w:p>
        </w:tc>
        <w:tc>
          <w:tcPr>
            <w:tcW w:w="2696" w:type="dxa"/>
          </w:tcPr>
          <w:p w14:paraId="51F46A03" w14:textId="21917EC7" w:rsidR="00912BEF" w:rsidRPr="00912BEF" w:rsidRDefault="00912BEF" w:rsidP="00912BEF">
            <w:pPr>
              <w:rPr>
                <w:rFonts w:ascii="Arial" w:hAnsi="Arial" w:cs="Arial"/>
                <w:bCs/>
                <w:sz w:val="14"/>
                <w:szCs w:val="14"/>
                <w:lang w:val="fr-FR"/>
              </w:rPr>
            </w:pPr>
            <w:r w:rsidRPr="00912BEF">
              <w:rPr>
                <w:rFonts w:ascii="Arial" w:hAnsi="Arial" w:cs="Arial"/>
                <w:sz w:val="14"/>
                <w:szCs w:val="14"/>
              </w:rPr>
              <w:t>NR_IIOT-Core</w:t>
            </w:r>
          </w:p>
        </w:tc>
        <w:tc>
          <w:tcPr>
            <w:tcW w:w="1065" w:type="dxa"/>
          </w:tcPr>
          <w:p w14:paraId="2893CF61" w14:textId="65B94AF1" w:rsidR="00912BEF" w:rsidRPr="00912BEF" w:rsidRDefault="00912BEF" w:rsidP="00912BEF">
            <w:pPr>
              <w:rPr>
                <w:rFonts w:ascii="Arial" w:hAnsi="Arial" w:cs="Arial"/>
                <w:sz w:val="14"/>
                <w:szCs w:val="14"/>
                <w:lang w:val="fr-FR"/>
              </w:rPr>
            </w:pPr>
            <w:r w:rsidRPr="00912BEF">
              <w:rPr>
                <w:rFonts w:ascii="Arial" w:hAnsi="Arial" w:cs="Arial"/>
                <w:sz w:val="14"/>
                <w:szCs w:val="14"/>
              </w:rPr>
              <w:t>R2-2008599, R2-2106746</w:t>
            </w:r>
          </w:p>
        </w:tc>
        <w:tc>
          <w:tcPr>
            <w:tcW w:w="994" w:type="dxa"/>
          </w:tcPr>
          <w:p w14:paraId="4987915B" w14:textId="107CF7AA" w:rsidR="00912BEF" w:rsidRPr="00912BEF" w:rsidRDefault="00912BEF" w:rsidP="00912BEF">
            <w:pPr>
              <w:rPr>
                <w:rFonts w:ascii="Arial" w:hAnsi="Arial" w:cs="Arial"/>
                <w:sz w:val="14"/>
                <w:szCs w:val="14"/>
                <w:lang w:val="fr-FR"/>
              </w:rPr>
            </w:pPr>
            <w:r w:rsidRPr="00912BEF">
              <w:rPr>
                <w:rFonts w:ascii="Arial" w:hAnsi="Arial" w:cs="Arial"/>
                <w:sz w:val="14"/>
                <w:szCs w:val="14"/>
              </w:rPr>
              <w:t>RAN2</w:t>
            </w:r>
          </w:p>
        </w:tc>
        <w:tc>
          <w:tcPr>
            <w:tcW w:w="994" w:type="dxa"/>
          </w:tcPr>
          <w:p w14:paraId="70E03715" w14:textId="77777777" w:rsidR="00912BEF" w:rsidRPr="00912BEF" w:rsidRDefault="00912BEF" w:rsidP="00912BEF">
            <w:pPr>
              <w:rPr>
                <w:rFonts w:ascii="Arial" w:hAnsi="Arial" w:cs="Arial"/>
                <w:sz w:val="14"/>
                <w:szCs w:val="14"/>
                <w:lang w:val="fr-FR"/>
              </w:rPr>
            </w:pPr>
          </w:p>
        </w:tc>
        <w:tc>
          <w:tcPr>
            <w:tcW w:w="1120" w:type="dxa"/>
          </w:tcPr>
          <w:p w14:paraId="64AE1777" w14:textId="77777777" w:rsidR="00912BEF" w:rsidRPr="00912BEF" w:rsidRDefault="00912BEF" w:rsidP="00912BEF">
            <w:pPr>
              <w:rPr>
                <w:rFonts w:ascii="Arial" w:hAnsi="Arial" w:cs="Arial"/>
                <w:sz w:val="14"/>
                <w:szCs w:val="14"/>
                <w:lang w:val="fr-FR"/>
              </w:rPr>
            </w:pPr>
          </w:p>
        </w:tc>
        <w:tc>
          <w:tcPr>
            <w:tcW w:w="1062" w:type="dxa"/>
          </w:tcPr>
          <w:p w14:paraId="05C70D5F" w14:textId="77777777" w:rsidR="00912BEF" w:rsidRPr="00912BEF" w:rsidRDefault="00912BEF" w:rsidP="00912BEF">
            <w:pPr>
              <w:rPr>
                <w:rFonts w:ascii="Arial" w:hAnsi="Arial" w:cs="Arial"/>
                <w:sz w:val="14"/>
                <w:szCs w:val="14"/>
                <w:lang w:val="fr-FR"/>
              </w:rPr>
            </w:pPr>
          </w:p>
        </w:tc>
      </w:tr>
      <w:tr w:rsidR="00912BEF" w:rsidRPr="00912BEF" w14:paraId="26631211" w14:textId="77777777" w:rsidTr="00EF3281">
        <w:trPr>
          <w:trHeight w:val="20"/>
          <w:jc w:val="center"/>
        </w:trPr>
        <w:tc>
          <w:tcPr>
            <w:tcW w:w="1094" w:type="dxa"/>
          </w:tcPr>
          <w:p w14:paraId="2312F233" w14:textId="5A631373" w:rsidR="00912BEF" w:rsidRPr="00912BEF" w:rsidRDefault="002328C4" w:rsidP="00912BEF">
            <w:pPr>
              <w:rPr>
                <w:rFonts w:ascii="Arial" w:hAnsi="Arial" w:cs="Arial"/>
                <w:bCs/>
                <w:sz w:val="14"/>
                <w:szCs w:val="14"/>
              </w:rPr>
            </w:pPr>
            <w:hyperlink r:id="rId2624" w:history="1">
              <w:r w:rsidR="004371F4">
                <w:rPr>
                  <w:rStyle w:val="Hyperlink"/>
                  <w:rFonts w:ascii="Arial" w:hAnsi="Arial" w:cs="Arial"/>
                  <w:sz w:val="14"/>
                  <w:szCs w:val="14"/>
                </w:rPr>
                <w:t>R1-2202737</w:t>
              </w:r>
            </w:hyperlink>
          </w:p>
        </w:tc>
        <w:tc>
          <w:tcPr>
            <w:tcW w:w="2646" w:type="dxa"/>
          </w:tcPr>
          <w:p w14:paraId="28E246E0" w14:textId="21152C38" w:rsidR="00912BEF" w:rsidRPr="00912BEF" w:rsidRDefault="00912BEF" w:rsidP="00912BEF">
            <w:pPr>
              <w:rPr>
                <w:rFonts w:ascii="Arial" w:hAnsi="Arial" w:cs="Arial"/>
                <w:sz w:val="14"/>
                <w:szCs w:val="14"/>
              </w:rPr>
            </w:pPr>
            <w:r w:rsidRPr="00912BEF">
              <w:rPr>
                <w:rFonts w:ascii="Arial" w:hAnsi="Arial" w:cs="Arial"/>
                <w:sz w:val="14"/>
                <w:szCs w:val="14"/>
              </w:rPr>
              <w:t>LS on upper layers parameters for Rel-17 eIAB</w:t>
            </w:r>
          </w:p>
        </w:tc>
        <w:tc>
          <w:tcPr>
            <w:tcW w:w="1583" w:type="dxa"/>
          </w:tcPr>
          <w:p w14:paraId="0BC5C9A2" w14:textId="444E2C79" w:rsidR="00912BEF" w:rsidRPr="00912BEF" w:rsidRDefault="00912BEF" w:rsidP="00912BEF">
            <w:pPr>
              <w:rPr>
                <w:rFonts w:ascii="Arial" w:hAnsi="Arial" w:cs="Arial"/>
                <w:sz w:val="14"/>
                <w:szCs w:val="14"/>
              </w:rPr>
            </w:pPr>
            <w:r w:rsidRPr="00912BEF">
              <w:rPr>
                <w:rFonts w:ascii="Arial" w:hAnsi="Arial" w:cs="Arial"/>
                <w:sz w:val="14"/>
                <w:szCs w:val="14"/>
              </w:rPr>
              <w:t>RAN1, Qualcomm</w:t>
            </w:r>
          </w:p>
        </w:tc>
        <w:tc>
          <w:tcPr>
            <w:tcW w:w="813" w:type="dxa"/>
          </w:tcPr>
          <w:p w14:paraId="3DD4FF8D" w14:textId="060CE66B"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2F5CAACD" w14:textId="37F03CC9" w:rsidR="00912BEF" w:rsidRPr="00912BEF" w:rsidRDefault="00912BEF" w:rsidP="00912BEF">
            <w:pPr>
              <w:rPr>
                <w:rFonts w:ascii="Arial" w:hAnsi="Arial" w:cs="Arial"/>
                <w:bCs/>
                <w:sz w:val="14"/>
                <w:szCs w:val="14"/>
                <w:lang w:val="fr-FR"/>
              </w:rPr>
            </w:pPr>
            <w:r w:rsidRPr="00912BEF">
              <w:rPr>
                <w:rFonts w:ascii="Arial" w:hAnsi="Arial" w:cs="Arial"/>
                <w:sz w:val="14"/>
                <w:szCs w:val="14"/>
              </w:rPr>
              <w:t>NR_IAB_enh-Core</w:t>
            </w:r>
          </w:p>
        </w:tc>
        <w:tc>
          <w:tcPr>
            <w:tcW w:w="1065" w:type="dxa"/>
          </w:tcPr>
          <w:p w14:paraId="11114781" w14:textId="77777777" w:rsidR="00912BEF" w:rsidRPr="00912BEF" w:rsidRDefault="00912BEF" w:rsidP="00912BEF">
            <w:pPr>
              <w:rPr>
                <w:rFonts w:ascii="Arial" w:hAnsi="Arial" w:cs="Arial"/>
                <w:sz w:val="14"/>
                <w:szCs w:val="14"/>
                <w:lang w:val="fr-FR"/>
              </w:rPr>
            </w:pPr>
          </w:p>
        </w:tc>
        <w:tc>
          <w:tcPr>
            <w:tcW w:w="994" w:type="dxa"/>
          </w:tcPr>
          <w:p w14:paraId="5EF0C8D9" w14:textId="1658C16A" w:rsidR="00912BEF" w:rsidRPr="00912BEF" w:rsidRDefault="00912BEF" w:rsidP="00912BEF">
            <w:pPr>
              <w:rPr>
                <w:rFonts w:ascii="Arial" w:hAnsi="Arial" w:cs="Arial"/>
                <w:sz w:val="14"/>
                <w:szCs w:val="14"/>
                <w:lang w:val="fr-FR"/>
              </w:rPr>
            </w:pPr>
            <w:r w:rsidRPr="00912BEF">
              <w:rPr>
                <w:rFonts w:ascii="Arial" w:hAnsi="Arial" w:cs="Arial"/>
                <w:sz w:val="14"/>
                <w:szCs w:val="14"/>
              </w:rPr>
              <w:t>RAN2, RAN3</w:t>
            </w:r>
          </w:p>
        </w:tc>
        <w:tc>
          <w:tcPr>
            <w:tcW w:w="994" w:type="dxa"/>
          </w:tcPr>
          <w:p w14:paraId="56561462" w14:textId="6600C38A" w:rsidR="00912BEF" w:rsidRPr="00912BEF" w:rsidRDefault="00912BEF" w:rsidP="00912BEF">
            <w:pPr>
              <w:rPr>
                <w:rFonts w:ascii="Arial" w:hAnsi="Arial" w:cs="Arial"/>
                <w:sz w:val="14"/>
                <w:szCs w:val="14"/>
                <w:lang w:val="fr-FR"/>
              </w:rPr>
            </w:pPr>
            <w:r w:rsidRPr="00912BEF">
              <w:rPr>
                <w:rFonts w:ascii="Arial" w:hAnsi="Arial" w:cs="Arial"/>
                <w:sz w:val="14"/>
                <w:szCs w:val="14"/>
              </w:rPr>
              <w:t>RAN4</w:t>
            </w:r>
          </w:p>
        </w:tc>
        <w:tc>
          <w:tcPr>
            <w:tcW w:w="1120" w:type="dxa"/>
          </w:tcPr>
          <w:p w14:paraId="3F58CE7D" w14:textId="77777777" w:rsidR="00912BEF" w:rsidRPr="00912BEF" w:rsidRDefault="00912BEF" w:rsidP="00912BEF">
            <w:pPr>
              <w:rPr>
                <w:rFonts w:ascii="Arial" w:hAnsi="Arial" w:cs="Arial"/>
                <w:sz w:val="14"/>
                <w:szCs w:val="14"/>
                <w:lang w:val="fr-FR"/>
              </w:rPr>
            </w:pPr>
          </w:p>
        </w:tc>
        <w:tc>
          <w:tcPr>
            <w:tcW w:w="1062" w:type="dxa"/>
          </w:tcPr>
          <w:p w14:paraId="4CF677E9" w14:textId="77777777" w:rsidR="00912BEF" w:rsidRPr="00912BEF" w:rsidRDefault="00912BEF" w:rsidP="00912BEF">
            <w:pPr>
              <w:rPr>
                <w:rFonts w:ascii="Arial" w:hAnsi="Arial" w:cs="Arial"/>
                <w:sz w:val="14"/>
                <w:szCs w:val="14"/>
                <w:lang w:val="fr-FR"/>
              </w:rPr>
            </w:pPr>
          </w:p>
        </w:tc>
      </w:tr>
      <w:tr w:rsidR="00912BEF" w:rsidRPr="00912BEF" w14:paraId="3EBE1E1B" w14:textId="77777777" w:rsidTr="00EF3281">
        <w:trPr>
          <w:trHeight w:val="20"/>
          <w:jc w:val="center"/>
        </w:trPr>
        <w:tc>
          <w:tcPr>
            <w:tcW w:w="1094" w:type="dxa"/>
          </w:tcPr>
          <w:p w14:paraId="41B8E9A5" w14:textId="0FE0B251" w:rsidR="00912BEF" w:rsidRPr="00912BEF" w:rsidRDefault="002328C4" w:rsidP="00912BEF">
            <w:pPr>
              <w:rPr>
                <w:rFonts w:ascii="Arial" w:hAnsi="Arial" w:cs="Arial"/>
                <w:bCs/>
                <w:sz w:val="14"/>
                <w:szCs w:val="14"/>
              </w:rPr>
            </w:pPr>
            <w:hyperlink r:id="rId2625" w:history="1">
              <w:r w:rsidR="004371F4">
                <w:rPr>
                  <w:rStyle w:val="Hyperlink"/>
                  <w:rFonts w:ascii="Arial" w:hAnsi="Arial" w:cs="Arial"/>
                  <w:sz w:val="14"/>
                  <w:szCs w:val="14"/>
                </w:rPr>
                <w:t>R1-2202760</w:t>
              </w:r>
            </w:hyperlink>
          </w:p>
        </w:tc>
        <w:tc>
          <w:tcPr>
            <w:tcW w:w="2646" w:type="dxa"/>
          </w:tcPr>
          <w:p w14:paraId="6DE8461D" w14:textId="19528A93" w:rsidR="00912BEF" w:rsidRPr="00912BEF" w:rsidRDefault="00912BEF" w:rsidP="00912BEF">
            <w:pPr>
              <w:rPr>
                <w:rFonts w:ascii="Arial" w:hAnsi="Arial" w:cs="Arial"/>
                <w:sz w:val="14"/>
                <w:szCs w:val="14"/>
              </w:rPr>
            </w:pPr>
            <w:r w:rsidRPr="00912BEF">
              <w:rPr>
                <w:rFonts w:ascii="Arial" w:hAnsi="Arial" w:cs="Arial"/>
                <w:sz w:val="14"/>
                <w:szCs w:val="14"/>
              </w:rPr>
              <w:t>LS on updated Rel-17 LTE and NR higher-layers parameter list</w:t>
            </w:r>
          </w:p>
        </w:tc>
        <w:tc>
          <w:tcPr>
            <w:tcW w:w="1583" w:type="dxa"/>
          </w:tcPr>
          <w:p w14:paraId="02D6CB50" w14:textId="0E9AD756" w:rsidR="00912BEF" w:rsidRPr="00912BEF" w:rsidRDefault="00912BEF" w:rsidP="00912BEF">
            <w:pPr>
              <w:rPr>
                <w:rFonts w:ascii="Arial" w:hAnsi="Arial" w:cs="Arial"/>
                <w:sz w:val="14"/>
                <w:szCs w:val="14"/>
              </w:rPr>
            </w:pPr>
            <w:r w:rsidRPr="00912BEF">
              <w:rPr>
                <w:rFonts w:ascii="Arial" w:hAnsi="Arial" w:cs="Arial"/>
                <w:sz w:val="14"/>
                <w:szCs w:val="14"/>
              </w:rPr>
              <w:t>RAN1, Ericsson</w:t>
            </w:r>
          </w:p>
        </w:tc>
        <w:tc>
          <w:tcPr>
            <w:tcW w:w="813" w:type="dxa"/>
          </w:tcPr>
          <w:p w14:paraId="05426A72" w14:textId="6543BEFA"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5FFA5B99" w14:textId="73027A9F" w:rsidR="00912BEF" w:rsidRPr="00912BEF" w:rsidRDefault="00912BEF" w:rsidP="00912BEF">
            <w:pPr>
              <w:rPr>
                <w:rFonts w:ascii="Arial" w:hAnsi="Arial" w:cs="Arial"/>
                <w:bCs/>
                <w:sz w:val="14"/>
                <w:szCs w:val="14"/>
              </w:rPr>
            </w:pPr>
            <w:r w:rsidRPr="00912BEF">
              <w:rPr>
                <w:rFonts w:ascii="Arial" w:hAnsi="Arial" w:cs="Arial"/>
                <w:sz w:val="14"/>
                <w:szCs w:val="14"/>
              </w:rPr>
              <w:t xml:space="preserve">NR_feMIMO, NR_ext_to_71GHz, NR_SL_enh, NR_DSS, NB_IOTenh4_LTE_eMTC6, </w:t>
            </w:r>
            <w:r w:rsidRPr="00912BEF">
              <w:rPr>
                <w:rFonts w:ascii="Arial" w:hAnsi="Arial" w:cs="Arial"/>
                <w:sz w:val="14"/>
                <w:szCs w:val="14"/>
              </w:rPr>
              <w:lastRenderedPageBreak/>
              <w:t>NR_IIOT_URLLC_enh, NR_NTN_solutions, NR_UE_pow_sav_enh, NR_MBS, LTE_NR_DC_enh2, NR_IAB_enh, NR_SmallData_INACTIVE, NR_RF_FR1_enh, NR_pos_enh, NR_cov_enh, NR_redcap, LTE_terr_bcast_bands_part1, LTE_NBIOT_eMTC_NTN</w:t>
            </w:r>
          </w:p>
        </w:tc>
        <w:tc>
          <w:tcPr>
            <w:tcW w:w="1065" w:type="dxa"/>
          </w:tcPr>
          <w:p w14:paraId="2298F8A8" w14:textId="77777777" w:rsidR="00912BEF" w:rsidRPr="00912BEF" w:rsidRDefault="00912BEF" w:rsidP="00912BEF">
            <w:pPr>
              <w:rPr>
                <w:rFonts w:ascii="Arial" w:hAnsi="Arial" w:cs="Arial"/>
                <w:sz w:val="14"/>
                <w:szCs w:val="14"/>
              </w:rPr>
            </w:pPr>
          </w:p>
        </w:tc>
        <w:tc>
          <w:tcPr>
            <w:tcW w:w="994" w:type="dxa"/>
          </w:tcPr>
          <w:p w14:paraId="618807CA" w14:textId="412724FD" w:rsidR="00912BEF" w:rsidRPr="00912BEF" w:rsidRDefault="00912BEF" w:rsidP="00912BEF">
            <w:pPr>
              <w:rPr>
                <w:rFonts w:ascii="Arial" w:hAnsi="Arial" w:cs="Arial"/>
                <w:sz w:val="14"/>
                <w:szCs w:val="14"/>
                <w:lang w:val="fr-FR"/>
              </w:rPr>
            </w:pPr>
            <w:r w:rsidRPr="00912BEF">
              <w:rPr>
                <w:rFonts w:ascii="Arial" w:hAnsi="Arial" w:cs="Arial"/>
                <w:sz w:val="14"/>
                <w:szCs w:val="14"/>
              </w:rPr>
              <w:t>RAN2, RAN3</w:t>
            </w:r>
          </w:p>
        </w:tc>
        <w:tc>
          <w:tcPr>
            <w:tcW w:w="994" w:type="dxa"/>
          </w:tcPr>
          <w:p w14:paraId="3A9FCA84" w14:textId="15C2E83C" w:rsidR="00912BEF" w:rsidRPr="00912BEF" w:rsidRDefault="00912BEF" w:rsidP="00912BEF">
            <w:pPr>
              <w:rPr>
                <w:rFonts w:ascii="Arial" w:hAnsi="Arial" w:cs="Arial"/>
                <w:sz w:val="14"/>
                <w:szCs w:val="14"/>
                <w:lang w:val="fr-FR"/>
              </w:rPr>
            </w:pPr>
            <w:r w:rsidRPr="00912BEF">
              <w:rPr>
                <w:rFonts w:ascii="Arial" w:hAnsi="Arial" w:cs="Arial"/>
                <w:sz w:val="14"/>
                <w:szCs w:val="14"/>
              </w:rPr>
              <w:t>RAN4</w:t>
            </w:r>
          </w:p>
        </w:tc>
        <w:tc>
          <w:tcPr>
            <w:tcW w:w="1120" w:type="dxa"/>
          </w:tcPr>
          <w:p w14:paraId="1F2906A4" w14:textId="77777777" w:rsidR="00912BEF" w:rsidRPr="00912BEF" w:rsidRDefault="00912BEF" w:rsidP="00912BEF">
            <w:pPr>
              <w:rPr>
                <w:rFonts w:ascii="Arial" w:hAnsi="Arial" w:cs="Arial"/>
                <w:sz w:val="14"/>
                <w:szCs w:val="14"/>
                <w:lang w:val="fr-FR"/>
              </w:rPr>
            </w:pPr>
          </w:p>
        </w:tc>
        <w:tc>
          <w:tcPr>
            <w:tcW w:w="1062" w:type="dxa"/>
          </w:tcPr>
          <w:p w14:paraId="03F08F82" w14:textId="77777777" w:rsidR="00912BEF" w:rsidRPr="00912BEF" w:rsidRDefault="00912BEF" w:rsidP="00912BEF">
            <w:pPr>
              <w:rPr>
                <w:rFonts w:ascii="Arial" w:hAnsi="Arial" w:cs="Arial"/>
                <w:sz w:val="14"/>
                <w:szCs w:val="14"/>
                <w:lang w:val="fr-FR"/>
              </w:rPr>
            </w:pPr>
          </w:p>
        </w:tc>
      </w:tr>
      <w:tr w:rsidR="00912BEF" w:rsidRPr="00912BEF" w14:paraId="08F78F24" w14:textId="77777777" w:rsidTr="00EF3281">
        <w:trPr>
          <w:trHeight w:val="20"/>
          <w:jc w:val="center"/>
        </w:trPr>
        <w:tc>
          <w:tcPr>
            <w:tcW w:w="1094" w:type="dxa"/>
          </w:tcPr>
          <w:p w14:paraId="1E95CE46" w14:textId="26C02300" w:rsidR="00912BEF" w:rsidRPr="00912BEF" w:rsidRDefault="002328C4" w:rsidP="00912BEF">
            <w:pPr>
              <w:rPr>
                <w:rFonts w:ascii="Arial" w:hAnsi="Arial" w:cs="Arial"/>
                <w:bCs/>
                <w:sz w:val="14"/>
                <w:szCs w:val="14"/>
              </w:rPr>
            </w:pPr>
            <w:hyperlink r:id="rId2626" w:history="1">
              <w:r w:rsidR="004371F4">
                <w:rPr>
                  <w:rStyle w:val="Hyperlink"/>
                  <w:rFonts w:ascii="Arial" w:hAnsi="Arial" w:cs="Arial"/>
                  <w:sz w:val="14"/>
                  <w:szCs w:val="14"/>
                </w:rPr>
                <w:t>R1-2202764</w:t>
              </w:r>
            </w:hyperlink>
          </w:p>
        </w:tc>
        <w:tc>
          <w:tcPr>
            <w:tcW w:w="2646" w:type="dxa"/>
          </w:tcPr>
          <w:p w14:paraId="74170C73" w14:textId="41DBB292" w:rsidR="00912BEF" w:rsidRPr="00912BEF" w:rsidRDefault="00912BEF" w:rsidP="00912BEF">
            <w:pPr>
              <w:rPr>
                <w:rFonts w:ascii="Arial" w:hAnsi="Arial" w:cs="Arial"/>
                <w:sz w:val="14"/>
                <w:szCs w:val="14"/>
              </w:rPr>
            </w:pPr>
            <w:r w:rsidRPr="00912BEF">
              <w:rPr>
                <w:rFonts w:ascii="Arial" w:hAnsi="Arial" w:cs="Arial"/>
                <w:sz w:val="14"/>
                <w:szCs w:val="14"/>
              </w:rPr>
              <w:t>LS on updated Rel-16 RAN1 UE features lists for NR after RAN1#108-e</w:t>
            </w:r>
          </w:p>
        </w:tc>
        <w:tc>
          <w:tcPr>
            <w:tcW w:w="1583" w:type="dxa"/>
          </w:tcPr>
          <w:p w14:paraId="33457A62" w14:textId="245E5F09" w:rsidR="00912BEF" w:rsidRPr="00912BEF" w:rsidRDefault="00912BEF" w:rsidP="00912BEF">
            <w:pPr>
              <w:rPr>
                <w:rFonts w:ascii="Arial" w:hAnsi="Arial" w:cs="Arial"/>
                <w:sz w:val="14"/>
                <w:szCs w:val="14"/>
              </w:rPr>
            </w:pPr>
            <w:r w:rsidRPr="00912BEF">
              <w:rPr>
                <w:rFonts w:ascii="Arial" w:hAnsi="Arial" w:cs="Arial"/>
                <w:sz w:val="14"/>
                <w:szCs w:val="14"/>
              </w:rPr>
              <w:t>RAN1, NTT DOCOMO</w:t>
            </w:r>
          </w:p>
        </w:tc>
        <w:tc>
          <w:tcPr>
            <w:tcW w:w="813" w:type="dxa"/>
          </w:tcPr>
          <w:p w14:paraId="0B74DCF1" w14:textId="5370A77F" w:rsidR="00912BEF" w:rsidRPr="00912BEF" w:rsidRDefault="00912BEF" w:rsidP="00912BEF">
            <w:pPr>
              <w:rPr>
                <w:rFonts w:ascii="Arial" w:hAnsi="Arial" w:cs="Arial"/>
                <w:bCs/>
                <w:sz w:val="14"/>
                <w:szCs w:val="14"/>
              </w:rPr>
            </w:pPr>
            <w:r w:rsidRPr="00912BEF">
              <w:rPr>
                <w:rFonts w:ascii="Arial" w:hAnsi="Arial" w:cs="Arial"/>
                <w:sz w:val="14"/>
                <w:szCs w:val="14"/>
              </w:rPr>
              <w:t>Rel-16</w:t>
            </w:r>
          </w:p>
        </w:tc>
        <w:tc>
          <w:tcPr>
            <w:tcW w:w="2696" w:type="dxa"/>
          </w:tcPr>
          <w:p w14:paraId="1D4CCD23" w14:textId="23D69B10" w:rsidR="00912BEF" w:rsidRPr="00912BEF" w:rsidRDefault="00912BEF" w:rsidP="00912BEF">
            <w:pPr>
              <w:rPr>
                <w:rFonts w:ascii="Arial" w:hAnsi="Arial" w:cs="Arial"/>
                <w:bCs/>
                <w:sz w:val="14"/>
                <w:szCs w:val="14"/>
              </w:rPr>
            </w:pPr>
            <w:r w:rsidRPr="00912BEF">
              <w:rPr>
                <w:rFonts w:ascii="Arial" w:hAnsi="Arial" w:cs="Arial"/>
                <w:sz w:val="14"/>
                <w:szCs w:val="14"/>
              </w:rPr>
              <w:t>NR_2step_RACH-Core, NR_unlic-Core, NR_IAB-Core, 5G_V2X_NRSL-Core, NR_L1enh_URLLC-Core, NR_IIOT-Core, NR_eMIMO-Core, NR_UE_pow_sav-Core, NR_pos-Core, NR_Mob_enh-Core, LTE_NR_DC_CA_enh-Core, TEI16, NR_CLI_RIM-Core</w:t>
            </w:r>
          </w:p>
        </w:tc>
        <w:tc>
          <w:tcPr>
            <w:tcW w:w="1065" w:type="dxa"/>
          </w:tcPr>
          <w:p w14:paraId="26668B69" w14:textId="77777777" w:rsidR="00912BEF" w:rsidRPr="00912BEF" w:rsidRDefault="00912BEF" w:rsidP="00912BEF">
            <w:pPr>
              <w:rPr>
                <w:rFonts w:ascii="Arial" w:hAnsi="Arial" w:cs="Arial"/>
                <w:sz w:val="14"/>
                <w:szCs w:val="14"/>
              </w:rPr>
            </w:pPr>
          </w:p>
        </w:tc>
        <w:tc>
          <w:tcPr>
            <w:tcW w:w="994" w:type="dxa"/>
          </w:tcPr>
          <w:p w14:paraId="46FF10DD" w14:textId="7B078C2D" w:rsidR="00912BEF" w:rsidRPr="00912BEF" w:rsidRDefault="00912BEF" w:rsidP="00912BEF">
            <w:pPr>
              <w:rPr>
                <w:rFonts w:ascii="Arial" w:hAnsi="Arial" w:cs="Arial"/>
                <w:sz w:val="14"/>
                <w:szCs w:val="14"/>
                <w:lang w:val="fr-FR"/>
              </w:rPr>
            </w:pPr>
            <w:r w:rsidRPr="00912BEF">
              <w:rPr>
                <w:rFonts w:ascii="Arial" w:hAnsi="Arial" w:cs="Arial"/>
                <w:sz w:val="14"/>
                <w:szCs w:val="14"/>
              </w:rPr>
              <w:t>RAN2</w:t>
            </w:r>
          </w:p>
        </w:tc>
        <w:tc>
          <w:tcPr>
            <w:tcW w:w="994" w:type="dxa"/>
          </w:tcPr>
          <w:p w14:paraId="4236C055" w14:textId="6B99929B" w:rsidR="00912BEF" w:rsidRPr="00912BEF" w:rsidRDefault="00912BEF" w:rsidP="00912BEF">
            <w:pPr>
              <w:rPr>
                <w:rFonts w:ascii="Arial" w:hAnsi="Arial" w:cs="Arial"/>
                <w:sz w:val="14"/>
                <w:szCs w:val="14"/>
                <w:lang w:val="fr-FR"/>
              </w:rPr>
            </w:pPr>
            <w:r w:rsidRPr="00912BEF">
              <w:rPr>
                <w:rFonts w:ascii="Arial" w:hAnsi="Arial" w:cs="Arial"/>
                <w:sz w:val="14"/>
                <w:szCs w:val="14"/>
              </w:rPr>
              <w:t>RAN4</w:t>
            </w:r>
          </w:p>
        </w:tc>
        <w:tc>
          <w:tcPr>
            <w:tcW w:w="1120" w:type="dxa"/>
          </w:tcPr>
          <w:p w14:paraId="497D52BF" w14:textId="77777777" w:rsidR="00912BEF" w:rsidRPr="00912BEF" w:rsidRDefault="00912BEF" w:rsidP="00912BEF">
            <w:pPr>
              <w:rPr>
                <w:rFonts w:ascii="Arial" w:hAnsi="Arial" w:cs="Arial"/>
                <w:sz w:val="14"/>
                <w:szCs w:val="14"/>
                <w:lang w:val="fr-FR"/>
              </w:rPr>
            </w:pPr>
          </w:p>
        </w:tc>
        <w:tc>
          <w:tcPr>
            <w:tcW w:w="1062" w:type="dxa"/>
          </w:tcPr>
          <w:p w14:paraId="67DC495E" w14:textId="77777777" w:rsidR="00912BEF" w:rsidRPr="00912BEF" w:rsidRDefault="00912BEF" w:rsidP="00912BEF">
            <w:pPr>
              <w:rPr>
                <w:rFonts w:ascii="Arial" w:hAnsi="Arial" w:cs="Arial"/>
                <w:sz w:val="14"/>
                <w:szCs w:val="14"/>
                <w:lang w:val="fr-FR"/>
              </w:rPr>
            </w:pPr>
          </w:p>
        </w:tc>
      </w:tr>
      <w:tr w:rsidR="00912BEF" w:rsidRPr="00912BEF" w14:paraId="7196CECA" w14:textId="77777777" w:rsidTr="00EF3281">
        <w:trPr>
          <w:trHeight w:val="20"/>
          <w:jc w:val="center"/>
        </w:trPr>
        <w:tc>
          <w:tcPr>
            <w:tcW w:w="1094" w:type="dxa"/>
          </w:tcPr>
          <w:p w14:paraId="1C3B1273" w14:textId="03A3C766" w:rsidR="00912BEF" w:rsidRPr="00912BEF" w:rsidRDefault="002328C4" w:rsidP="00912BEF">
            <w:pPr>
              <w:rPr>
                <w:rFonts w:ascii="Arial" w:hAnsi="Arial" w:cs="Arial"/>
                <w:sz w:val="14"/>
                <w:szCs w:val="14"/>
              </w:rPr>
            </w:pPr>
            <w:hyperlink r:id="rId2627" w:history="1">
              <w:r w:rsidR="004371F4">
                <w:rPr>
                  <w:rStyle w:val="Hyperlink"/>
                  <w:rFonts w:ascii="Arial" w:hAnsi="Arial" w:cs="Arial"/>
                  <w:sz w:val="14"/>
                  <w:szCs w:val="14"/>
                </w:rPr>
                <w:t>R1-2202765</w:t>
              </w:r>
            </w:hyperlink>
          </w:p>
        </w:tc>
        <w:tc>
          <w:tcPr>
            <w:tcW w:w="2646" w:type="dxa"/>
          </w:tcPr>
          <w:p w14:paraId="213F8C5D" w14:textId="1F97061E" w:rsidR="00912BEF" w:rsidRPr="00912BEF" w:rsidRDefault="00912BEF" w:rsidP="00912BEF">
            <w:pPr>
              <w:rPr>
                <w:rFonts w:ascii="Arial" w:hAnsi="Arial" w:cs="Arial"/>
                <w:sz w:val="14"/>
                <w:szCs w:val="14"/>
              </w:rPr>
            </w:pPr>
            <w:r w:rsidRPr="00912BEF">
              <w:rPr>
                <w:rFonts w:ascii="Arial" w:hAnsi="Arial" w:cs="Arial"/>
                <w:sz w:val="14"/>
                <w:szCs w:val="14"/>
              </w:rPr>
              <w:t>Follow-up LS on feMIMO RRC parameters</w:t>
            </w:r>
          </w:p>
        </w:tc>
        <w:tc>
          <w:tcPr>
            <w:tcW w:w="1583" w:type="dxa"/>
          </w:tcPr>
          <w:p w14:paraId="1DF8834F" w14:textId="7FD27CB2" w:rsidR="00912BEF" w:rsidRPr="00912BEF" w:rsidRDefault="00912BEF" w:rsidP="00912BEF">
            <w:pPr>
              <w:rPr>
                <w:rFonts w:ascii="Arial" w:hAnsi="Arial" w:cs="Arial"/>
                <w:sz w:val="14"/>
                <w:szCs w:val="14"/>
              </w:rPr>
            </w:pPr>
            <w:r w:rsidRPr="00912BEF">
              <w:rPr>
                <w:rFonts w:ascii="Arial" w:hAnsi="Arial" w:cs="Arial"/>
                <w:sz w:val="14"/>
                <w:szCs w:val="14"/>
              </w:rPr>
              <w:t>RAN1, Ericsson</w:t>
            </w:r>
          </w:p>
        </w:tc>
        <w:tc>
          <w:tcPr>
            <w:tcW w:w="813" w:type="dxa"/>
          </w:tcPr>
          <w:p w14:paraId="61D23807" w14:textId="4906A3A9"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58BC4593" w14:textId="1EC172EC" w:rsidR="00912BEF" w:rsidRPr="00912BEF" w:rsidRDefault="00912BEF" w:rsidP="00912BEF">
            <w:pPr>
              <w:rPr>
                <w:rFonts w:ascii="Arial" w:hAnsi="Arial" w:cs="Arial"/>
                <w:sz w:val="14"/>
                <w:szCs w:val="14"/>
              </w:rPr>
            </w:pPr>
            <w:r w:rsidRPr="00912BEF">
              <w:rPr>
                <w:rFonts w:ascii="Arial" w:hAnsi="Arial" w:cs="Arial"/>
                <w:sz w:val="14"/>
                <w:szCs w:val="14"/>
              </w:rPr>
              <w:t>NR_feMIMO-Core</w:t>
            </w:r>
          </w:p>
        </w:tc>
        <w:tc>
          <w:tcPr>
            <w:tcW w:w="1065" w:type="dxa"/>
          </w:tcPr>
          <w:p w14:paraId="49C5FADC" w14:textId="7E628A1E" w:rsidR="00912BEF" w:rsidRPr="00912BEF" w:rsidRDefault="00912BEF" w:rsidP="00912BEF">
            <w:pPr>
              <w:rPr>
                <w:rFonts w:ascii="Arial" w:hAnsi="Arial" w:cs="Arial"/>
                <w:sz w:val="14"/>
                <w:szCs w:val="14"/>
              </w:rPr>
            </w:pPr>
            <w:r w:rsidRPr="00912BEF">
              <w:rPr>
                <w:rFonts w:ascii="Arial" w:hAnsi="Arial" w:cs="Arial"/>
                <w:sz w:val="14"/>
                <w:szCs w:val="14"/>
              </w:rPr>
              <w:t>R2-2202002</w:t>
            </w:r>
          </w:p>
        </w:tc>
        <w:tc>
          <w:tcPr>
            <w:tcW w:w="994" w:type="dxa"/>
          </w:tcPr>
          <w:p w14:paraId="4B359753" w14:textId="25599E8E" w:rsidR="00912BEF" w:rsidRPr="00912BEF" w:rsidRDefault="00912BEF" w:rsidP="00912BEF">
            <w:pPr>
              <w:rPr>
                <w:rFonts w:ascii="Arial" w:hAnsi="Arial" w:cs="Arial"/>
                <w:sz w:val="14"/>
                <w:szCs w:val="14"/>
              </w:rPr>
            </w:pPr>
            <w:r w:rsidRPr="00912BEF">
              <w:rPr>
                <w:rFonts w:ascii="Arial" w:hAnsi="Arial" w:cs="Arial"/>
                <w:sz w:val="14"/>
                <w:szCs w:val="14"/>
              </w:rPr>
              <w:t>RAN2</w:t>
            </w:r>
          </w:p>
        </w:tc>
        <w:tc>
          <w:tcPr>
            <w:tcW w:w="994" w:type="dxa"/>
          </w:tcPr>
          <w:p w14:paraId="61FB16FA" w14:textId="77777777" w:rsidR="00912BEF" w:rsidRPr="00912BEF" w:rsidRDefault="00912BEF" w:rsidP="00912BEF">
            <w:pPr>
              <w:rPr>
                <w:rFonts w:ascii="Arial" w:hAnsi="Arial" w:cs="Arial"/>
                <w:sz w:val="14"/>
                <w:szCs w:val="14"/>
              </w:rPr>
            </w:pPr>
          </w:p>
        </w:tc>
        <w:tc>
          <w:tcPr>
            <w:tcW w:w="1120" w:type="dxa"/>
          </w:tcPr>
          <w:p w14:paraId="78AD6E20" w14:textId="77777777" w:rsidR="00912BEF" w:rsidRPr="00912BEF" w:rsidRDefault="00912BEF" w:rsidP="00912BEF">
            <w:pPr>
              <w:rPr>
                <w:rFonts w:ascii="Arial" w:hAnsi="Arial" w:cs="Arial"/>
                <w:sz w:val="14"/>
                <w:szCs w:val="14"/>
              </w:rPr>
            </w:pPr>
          </w:p>
        </w:tc>
        <w:tc>
          <w:tcPr>
            <w:tcW w:w="1062" w:type="dxa"/>
          </w:tcPr>
          <w:p w14:paraId="3066C4C0" w14:textId="77777777" w:rsidR="00912BEF" w:rsidRPr="00912BEF" w:rsidRDefault="00912BEF" w:rsidP="00912BEF">
            <w:pPr>
              <w:rPr>
                <w:rFonts w:ascii="Arial" w:hAnsi="Arial" w:cs="Arial"/>
                <w:sz w:val="14"/>
                <w:szCs w:val="14"/>
              </w:rPr>
            </w:pPr>
          </w:p>
        </w:tc>
      </w:tr>
      <w:tr w:rsidR="00912BEF" w:rsidRPr="00912BEF" w14:paraId="7FBE1132" w14:textId="77777777" w:rsidTr="00EF3281">
        <w:trPr>
          <w:trHeight w:val="20"/>
          <w:jc w:val="center"/>
        </w:trPr>
        <w:tc>
          <w:tcPr>
            <w:tcW w:w="1094" w:type="dxa"/>
          </w:tcPr>
          <w:p w14:paraId="0ADDB0AA" w14:textId="248F9949" w:rsidR="00912BEF" w:rsidRPr="00912BEF" w:rsidRDefault="002328C4" w:rsidP="00912BEF">
            <w:pPr>
              <w:rPr>
                <w:rFonts w:ascii="Arial" w:hAnsi="Arial" w:cs="Arial"/>
                <w:sz w:val="14"/>
                <w:szCs w:val="14"/>
              </w:rPr>
            </w:pPr>
            <w:hyperlink r:id="rId2628" w:history="1">
              <w:r w:rsidR="004371F4">
                <w:rPr>
                  <w:rStyle w:val="Hyperlink"/>
                  <w:rFonts w:ascii="Arial" w:hAnsi="Arial" w:cs="Arial"/>
                  <w:sz w:val="14"/>
                  <w:szCs w:val="14"/>
                </w:rPr>
                <w:t>R1-2202769</w:t>
              </w:r>
            </w:hyperlink>
          </w:p>
        </w:tc>
        <w:tc>
          <w:tcPr>
            <w:tcW w:w="2646" w:type="dxa"/>
          </w:tcPr>
          <w:p w14:paraId="75CF3296" w14:textId="64330BE0" w:rsidR="00912BEF" w:rsidRPr="00912BEF" w:rsidRDefault="00912BEF" w:rsidP="00912BEF">
            <w:pPr>
              <w:rPr>
                <w:rFonts w:ascii="Arial" w:hAnsi="Arial" w:cs="Arial"/>
                <w:sz w:val="14"/>
                <w:szCs w:val="14"/>
              </w:rPr>
            </w:pPr>
            <w:r w:rsidRPr="00912BEF">
              <w:rPr>
                <w:rFonts w:ascii="Arial" w:hAnsi="Arial" w:cs="Arial"/>
                <w:sz w:val="14"/>
                <w:szCs w:val="14"/>
              </w:rPr>
              <w:t>Reply LS on configuration of p-MaxEUTRA and p-NR-FR1</w:t>
            </w:r>
          </w:p>
        </w:tc>
        <w:tc>
          <w:tcPr>
            <w:tcW w:w="1583" w:type="dxa"/>
          </w:tcPr>
          <w:p w14:paraId="28D4939D" w14:textId="155B741C" w:rsidR="00912BEF" w:rsidRPr="00912BEF" w:rsidRDefault="00912BEF" w:rsidP="00912BEF">
            <w:pPr>
              <w:rPr>
                <w:rFonts w:ascii="Arial" w:hAnsi="Arial" w:cs="Arial"/>
                <w:sz w:val="14"/>
                <w:szCs w:val="14"/>
              </w:rPr>
            </w:pPr>
            <w:r w:rsidRPr="00912BEF">
              <w:rPr>
                <w:rFonts w:ascii="Arial" w:hAnsi="Arial" w:cs="Arial"/>
                <w:sz w:val="14"/>
                <w:szCs w:val="14"/>
              </w:rPr>
              <w:t>RAN1, Huawei</w:t>
            </w:r>
          </w:p>
        </w:tc>
        <w:tc>
          <w:tcPr>
            <w:tcW w:w="813" w:type="dxa"/>
          </w:tcPr>
          <w:p w14:paraId="7E2FAFE5" w14:textId="70820094" w:rsidR="00912BEF" w:rsidRPr="00912BEF" w:rsidRDefault="00912BEF" w:rsidP="00912BEF">
            <w:pPr>
              <w:rPr>
                <w:rFonts w:ascii="Arial" w:hAnsi="Arial" w:cs="Arial"/>
                <w:bCs/>
                <w:sz w:val="14"/>
                <w:szCs w:val="14"/>
              </w:rPr>
            </w:pPr>
            <w:r w:rsidRPr="00912BEF">
              <w:rPr>
                <w:rFonts w:ascii="Arial" w:hAnsi="Arial" w:cs="Arial"/>
                <w:sz w:val="14"/>
                <w:szCs w:val="14"/>
              </w:rPr>
              <w:t>Rel-15</w:t>
            </w:r>
          </w:p>
        </w:tc>
        <w:tc>
          <w:tcPr>
            <w:tcW w:w="2696" w:type="dxa"/>
          </w:tcPr>
          <w:p w14:paraId="067BD76F" w14:textId="465D26A0" w:rsidR="00912BEF" w:rsidRPr="00912BEF" w:rsidRDefault="00912BEF" w:rsidP="00912BEF">
            <w:pPr>
              <w:rPr>
                <w:rFonts w:ascii="Arial" w:hAnsi="Arial" w:cs="Arial"/>
                <w:sz w:val="14"/>
                <w:szCs w:val="14"/>
              </w:rPr>
            </w:pPr>
            <w:r w:rsidRPr="00912BEF">
              <w:rPr>
                <w:rFonts w:ascii="Arial" w:hAnsi="Arial" w:cs="Arial"/>
                <w:sz w:val="14"/>
                <w:szCs w:val="14"/>
              </w:rPr>
              <w:t>NR_newRAT-Core</w:t>
            </w:r>
          </w:p>
        </w:tc>
        <w:tc>
          <w:tcPr>
            <w:tcW w:w="1065" w:type="dxa"/>
          </w:tcPr>
          <w:p w14:paraId="58047EE3" w14:textId="7E9FA183" w:rsidR="00912BEF" w:rsidRPr="00912BEF" w:rsidRDefault="00912BEF" w:rsidP="00912BEF">
            <w:pPr>
              <w:rPr>
                <w:rFonts w:ascii="Arial" w:hAnsi="Arial" w:cs="Arial"/>
                <w:sz w:val="14"/>
                <w:szCs w:val="14"/>
              </w:rPr>
            </w:pPr>
            <w:r w:rsidRPr="00912BEF">
              <w:rPr>
                <w:rFonts w:ascii="Arial" w:hAnsi="Arial" w:cs="Arial"/>
                <w:sz w:val="14"/>
                <w:szCs w:val="14"/>
              </w:rPr>
              <w:t>R5-217995</w:t>
            </w:r>
          </w:p>
        </w:tc>
        <w:tc>
          <w:tcPr>
            <w:tcW w:w="994" w:type="dxa"/>
          </w:tcPr>
          <w:p w14:paraId="3F84A1D5" w14:textId="4D04132E" w:rsidR="00912BEF" w:rsidRPr="00912BEF" w:rsidRDefault="00912BEF" w:rsidP="00912BEF">
            <w:pPr>
              <w:rPr>
                <w:rFonts w:ascii="Arial" w:hAnsi="Arial" w:cs="Arial"/>
                <w:sz w:val="14"/>
                <w:szCs w:val="14"/>
              </w:rPr>
            </w:pPr>
            <w:r w:rsidRPr="00912BEF">
              <w:rPr>
                <w:rFonts w:ascii="Arial" w:hAnsi="Arial" w:cs="Arial"/>
                <w:sz w:val="14"/>
                <w:szCs w:val="14"/>
              </w:rPr>
              <w:t>RAN5</w:t>
            </w:r>
          </w:p>
        </w:tc>
        <w:tc>
          <w:tcPr>
            <w:tcW w:w="994" w:type="dxa"/>
          </w:tcPr>
          <w:p w14:paraId="5E413A46" w14:textId="30609777" w:rsidR="00912BEF" w:rsidRPr="00912BEF" w:rsidRDefault="00912BEF" w:rsidP="00912BEF">
            <w:pPr>
              <w:rPr>
                <w:rFonts w:ascii="Arial" w:hAnsi="Arial" w:cs="Arial"/>
                <w:sz w:val="14"/>
                <w:szCs w:val="14"/>
              </w:rPr>
            </w:pPr>
            <w:r w:rsidRPr="00912BEF">
              <w:rPr>
                <w:rFonts w:ascii="Arial" w:hAnsi="Arial" w:cs="Arial"/>
                <w:sz w:val="14"/>
                <w:szCs w:val="14"/>
              </w:rPr>
              <w:t>RAN2, RAN4</w:t>
            </w:r>
          </w:p>
        </w:tc>
        <w:tc>
          <w:tcPr>
            <w:tcW w:w="1120" w:type="dxa"/>
          </w:tcPr>
          <w:p w14:paraId="07657DBA" w14:textId="77777777" w:rsidR="00912BEF" w:rsidRPr="00912BEF" w:rsidRDefault="00912BEF" w:rsidP="00912BEF">
            <w:pPr>
              <w:rPr>
                <w:rFonts w:ascii="Arial" w:hAnsi="Arial" w:cs="Arial"/>
                <w:sz w:val="14"/>
                <w:szCs w:val="14"/>
              </w:rPr>
            </w:pPr>
          </w:p>
        </w:tc>
        <w:tc>
          <w:tcPr>
            <w:tcW w:w="1062" w:type="dxa"/>
          </w:tcPr>
          <w:p w14:paraId="5B950A6E" w14:textId="77777777" w:rsidR="00912BEF" w:rsidRPr="00912BEF" w:rsidRDefault="00912BEF" w:rsidP="00912BEF">
            <w:pPr>
              <w:rPr>
                <w:rFonts w:ascii="Arial" w:hAnsi="Arial" w:cs="Arial"/>
                <w:sz w:val="14"/>
                <w:szCs w:val="14"/>
              </w:rPr>
            </w:pPr>
          </w:p>
        </w:tc>
      </w:tr>
      <w:tr w:rsidR="00912BEF" w:rsidRPr="00912BEF" w14:paraId="4FFAB4E7" w14:textId="77777777" w:rsidTr="00EF3281">
        <w:trPr>
          <w:trHeight w:val="20"/>
          <w:jc w:val="center"/>
        </w:trPr>
        <w:tc>
          <w:tcPr>
            <w:tcW w:w="1094" w:type="dxa"/>
          </w:tcPr>
          <w:p w14:paraId="39A6B94E" w14:textId="200994D4" w:rsidR="00912BEF" w:rsidRPr="00912BEF" w:rsidRDefault="002328C4" w:rsidP="00912BEF">
            <w:pPr>
              <w:rPr>
                <w:rFonts w:ascii="Arial" w:hAnsi="Arial" w:cs="Arial"/>
                <w:bCs/>
                <w:sz w:val="14"/>
                <w:szCs w:val="14"/>
              </w:rPr>
            </w:pPr>
            <w:hyperlink r:id="rId2629" w:history="1">
              <w:r w:rsidR="004371F4">
                <w:rPr>
                  <w:rStyle w:val="Hyperlink"/>
                  <w:rFonts w:ascii="Arial" w:hAnsi="Arial" w:cs="Arial"/>
                  <w:sz w:val="14"/>
                  <w:szCs w:val="14"/>
                </w:rPr>
                <w:t>R1-2202778</w:t>
              </w:r>
            </w:hyperlink>
          </w:p>
        </w:tc>
        <w:tc>
          <w:tcPr>
            <w:tcW w:w="2646" w:type="dxa"/>
          </w:tcPr>
          <w:p w14:paraId="4C1FAED7" w14:textId="756CDE22" w:rsidR="00912BEF" w:rsidRPr="00912BEF" w:rsidRDefault="00912BEF" w:rsidP="00912BEF">
            <w:pPr>
              <w:rPr>
                <w:rFonts w:ascii="Arial" w:hAnsi="Arial" w:cs="Arial"/>
                <w:sz w:val="14"/>
                <w:szCs w:val="14"/>
              </w:rPr>
            </w:pPr>
            <w:r w:rsidRPr="00912BEF">
              <w:rPr>
                <w:rFonts w:ascii="Arial" w:hAnsi="Arial" w:cs="Arial"/>
                <w:sz w:val="14"/>
                <w:szCs w:val="14"/>
              </w:rPr>
              <w:t>Reply LS on beam information of PUCCH SCell in PUCCH SCell activation procedure</w:t>
            </w:r>
          </w:p>
        </w:tc>
        <w:tc>
          <w:tcPr>
            <w:tcW w:w="1583" w:type="dxa"/>
          </w:tcPr>
          <w:p w14:paraId="76834F36" w14:textId="6C92B93B" w:rsidR="00912BEF" w:rsidRPr="00912BEF" w:rsidRDefault="00912BEF" w:rsidP="00912BEF">
            <w:pPr>
              <w:rPr>
                <w:rFonts w:ascii="Arial" w:hAnsi="Arial" w:cs="Arial"/>
                <w:sz w:val="14"/>
                <w:szCs w:val="14"/>
              </w:rPr>
            </w:pPr>
            <w:r w:rsidRPr="00912BEF">
              <w:rPr>
                <w:rFonts w:ascii="Arial" w:hAnsi="Arial" w:cs="Arial"/>
                <w:sz w:val="14"/>
                <w:szCs w:val="14"/>
              </w:rPr>
              <w:t>RAN1, Huawei</w:t>
            </w:r>
          </w:p>
        </w:tc>
        <w:tc>
          <w:tcPr>
            <w:tcW w:w="813" w:type="dxa"/>
          </w:tcPr>
          <w:p w14:paraId="2682B40B" w14:textId="53D90870"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7F41D359" w14:textId="4825A234" w:rsidR="00912BEF" w:rsidRPr="00912BEF" w:rsidRDefault="00912BEF" w:rsidP="00912BEF">
            <w:pPr>
              <w:rPr>
                <w:rFonts w:ascii="Arial" w:hAnsi="Arial" w:cs="Arial"/>
                <w:bCs/>
                <w:sz w:val="14"/>
                <w:szCs w:val="14"/>
              </w:rPr>
            </w:pPr>
            <w:r w:rsidRPr="00912BEF">
              <w:rPr>
                <w:rFonts w:ascii="Arial" w:hAnsi="Arial" w:cs="Arial"/>
                <w:sz w:val="14"/>
                <w:szCs w:val="14"/>
              </w:rPr>
              <w:t>NR_RRM_enh2-Core</w:t>
            </w:r>
          </w:p>
        </w:tc>
        <w:tc>
          <w:tcPr>
            <w:tcW w:w="1065" w:type="dxa"/>
          </w:tcPr>
          <w:p w14:paraId="1B55F6DE" w14:textId="66CC85D9" w:rsidR="00912BEF" w:rsidRPr="00912BEF" w:rsidRDefault="00912BEF" w:rsidP="00912BEF">
            <w:pPr>
              <w:rPr>
                <w:rFonts w:ascii="Arial" w:hAnsi="Arial" w:cs="Arial"/>
                <w:sz w:val="14"/>
                <w:szCs w:val="14"/>
              </w:rPr>
            </w:pPr>
            <w:r w:rsidRPr="00912BEF">
              <w:rPr>
                <w:rFonts w:ascii="Arial" w:hAnsi="Arial" w:cs="Arial"/>
                <w:sz w:val="14"/>
                <w:szCs w:val="14"/>
              </w:rPr>
              <w:t>R4-2115339</w:t>
            </w:r>
          </w:p>
        </w:tc>
        <w:tc>
          <w:tcPr>
            <w:tcW w:w="994" w:type="dxa"/>
          </w:tcPr>
          <w:p w14:paraId="4BEC6E1A" w14:textId="4F37B152" w:rsidR="00912BEF" w:rsidRPr="00912BEF" w:rsidRDefault="00912BEF" w:rsidP="00912BEF">
            <w:pPr>
              <w:rPr>
                <w:rFonts w:ascii="Arial" w:hAnsi="Arial" w:cs="Arial"/>
                <w:sz w:val="14"/>
                <w:szCs w:val="14"/>
              </w:rPr>
            </w:pPr>
            <w:r w:rsidRPr="00912BEF">
              <w:rPr>
                <w:rFonts w:ascii="Arial" w:hAnsi="Arial" w:cs="Arial"/>
                <w:sz w:val="14"/>
                <w:szCs w:val="14"/>
              </w:rPr>
              <w:t>RAN2, RAN4</w:t>
            </w:r>
          </w:p>
        </w:tc>
        <w:tc>
          <w:tcPr>
            <w:tcW w:w="994" w:type="dxa"/>
          </w:tcPr>
          <w:p w14:paraId="4848B1EA" w14:textId="77777777" w:rsidR="00912BEF" w:rsidRPr="00912BEF" w:rsidRDefault="00912BEF" w:rsidP="00912BEF">
            <w:pPr>
              <w:rPr>
                <w:rFonts w:ascii="Arial" w:hAnsi="Arial" w:cs="Arial"/>
                <w:sz w:val="14"/>
                <w:szCs w:val="14"/>
              </w:rPr>
            </w:pPr>
          </w:p>
        </w:tc>
        <w:tc>
          <w:tcPr>
            <w:tcW w:w="1120" w:type="dxa"/>
          </w:tcPr>
          <w:p w14:paraId="27DE2903" w14:textId="77777777" w:rsidR="00912BEF" w:rsidRPr="00912BEF" w:rsidRDefault="00912BEF" w:rsidP="00912BEF">
            <w:pPr>
              <w:rPr>
                <w:rFonts w:ascii="Arial" w:hAnsi="Arial" w:cs="Arial"/>
                <w:sz w:val="14"/>
                <w:szCs w:val="14"/>
              </w:rPr>
            </w:pPr>
          </w:p>
        </w:tc>
        <w:tc>
          <w:tcPr>
            <w:tcW w:w="1062" w:type="dxa"/>
          </w:tcPr>
          <w:p w14:paraId="10D82B1D" w14:textId="77777777" w:rsidR="00912BEF" w:rsidRPr="00912BEF" w:rsidRDefault="00912BEF" w:rsidP="00912BEF">
            <w:pPr>
              <w:rPr>
                <w:rFonts w:ascii="Arial" w:hAnsi="Arial" w:cs="Arial"/>
                <w:sz w:val="14"/>
                <w:szCs w:val="14"/>
              </w:rPr>
            </w:pPr>
          </w:p>
        </w:tc>
      </w:tr>
      <w:tr w:rsidR="00912BEF" w:rsidRPr="00912BEF" w14:paraId="6951EB8D" w14:textId="77777777" w:rsidTr="00EF3281">
        <w:trPr>
          <w:trHeight w:val="20"/>
          <w:jc w:val="center"/>
        </w:trPr>
        <w:tc>
          <w:tcPr>
            <w:tcW w:w="1094" w:type="dxa"/>
          </w:tcPr>
          <w:p w14:paraId="5FFAD2B0" w14:textId="47ACCEA6" w:rsidR="00912BEF" w:rsidRPr="00912BEF" w:rsidRDefault="002328C4" w:rsidP="00912BEF">
            <w:pPr>
              <w:rPr>
                <w:rFonts w:ascii="Arial" w:hAnsi="Arial" w:cs="Arial"/>
                <w:bCs/>
                <w:sz w:val="14"/>
                <w:szCs w:val="14"/>
              </w:rPr>
            </w:pPr>
            <w:hyperlink r:id="rId2630" w:history="1">
              <w:r w:rsidR="004371F4">
                <w:rPr>
                  <w:rStyle w:val="Hyperlink"/>
                  <w:rFonts w:ascii="Arial" w:hAnsi="Arial" w:cs="Arial"/>
                  <w:sz w:val="14"/>
                  <w:szCs w:val="14"/>
                </w:rPr>
                <w:t>R1-2202810</w:t>
              </w:r>
            </w:hyperlink>
          </w:p>
        </w:tc>
        <w:tc>
          <w:tcPr>
            <w:tcW w:w="2646" w:type="dxa"/>
          </w:tcPr>
          <w:p w14:paraId="3471A2CC" w14:textId="0CA09085" w:rsidR="00912BEF" w:rsidRPr="00912BEF" w:rsidRDefault="00912BEF" w:rsidP="00912BEF">
            <w:pPr>
              <w:rPr>
                <w:rFonts w:ascii="Arial" w:hAnsi="Arial" w:cs="Arial"/>
                <w:sz w:val="14"/>
                <w:szCs w:val="14"/>
              </w:rPr>
            </w:pPr>
            <w:r w:rsidRPr="00912BEF">
              <w:rPr>
                <w:rFonts w:ascii="Arial" w:hAnsi="Arial" w:cs="Arial"/>
                <w:sz w:val="14"/>
                <w:szCs w:val="14"/>
              </w:rPr>
              <w:t>Reply LS on Enhanced TCI state indication for UE-specific PDCCH MAC CE</w:t>
            </w:r>
          </w:p>
        </w:tc>
        <w:tc>
          <w:tcPr>
            <w:tcW w:w="1583" w:type="dxa"/>
          </w:tcPr>
          <w:p w14:paraId="067F456E" w14:textId="06D4EE6D" w:rsidR="00912BEF" w:rsidRPr="00912BEF" w:rsidRDefault="00912BEF" w:rsidP="00912BEF">
            <w:pPr>
              <w:rPr>
                <w:rFonts w:ascii="Arial" w:hAnsi="Arial" w:cs="Arial"/>
                <w:sz w:val="14"/>
                <w:szCs w:val="14"/>
              </w:rPr>
            </w:pPr>
            <w:r w:rsidRPr="00912BEF">
              <w:rPr>
                <w:rFonts w:ascii="Arial" w:hAnsi="Arial" w:cs="Arial"/>
                <w:sz w:val="14"/>
                <w:szCs w:val="14"/>
              </w:rPr>
              <w:t>RAN1, Intel Corporation</w:t>
            </w:r>
          </w:p>
        </w:tc>
        <w:tc>
          <w:tcPr>
            <w:tcW w:w="813" w:type="dxa"/>
          </w:tcPr>
          <w:p w14:paraId="5B972DDA" w14:textId="31CB703D"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51C6FA6E" w14:textId="649DA72E" w:rsidR="00912BEF" w:rsidRPr="00912BEF" w:rsidRDefault="00912BEF" w:rsidP="00912BEF">
            <w:pPr>
              <w:rPr>
                <w:rFonts w:ascii="Arial" w:hAnsi="Arial" w:cs="Arial"/>
                <w:bCs/>
                <w:sz w:val="14"/>
                <w:szCs w:val="14"/>
              </w:rPr>
            </w:pPr>
            <w:r w:rsidRPr="00912BEF">
              <w:rPr>
                <w:rFonts w:ascii="Arial" w:hAnsi="Arial" w:cs="Arial"/>
                <w:sz w:val="14"/>
                <w:szCs w:val="14"/>
              </w:rPr>
              <w:t>NR_feMIMO-Core</w:t>
            </w:r>
          </w:p>
        </w:tc>
        <w:tc>
          <w:tcPr>
            <w:tcW w:w="1065" w:type="dxa"/>
          </w:tcPr>
          <w:p w14:paraId="59823FED" w14:textId="0F237372" w:rsidR="00912BEF" w:rsidRPr="00912BEF" w:rsidRDefault="00912BEF" w:rsidP="00912BEF">
            <w:pPr>
              <w:rPr>
                <w:rFonts w:ascii="Arial" w:hAnsi="Arial" w:cs="Arial"/>
                <w:sz w:val="14"/>
                <w:szCs w:val="14"/>
              </w:rPr>
            </w:pPr>
            <w:r w:rsidRPr="00912BEF">
              <w:rPr>
                <w:rFonts w:ascii="Arial" w:hAnsi="Arial" w:cs="Arial"/>
                <w:sz w:val="14"/>
                <w:szCs w:val="14"/>
              </w:rPr>
              <w:t>R2-2201995</w:t>
            </w:r>
          </w:p>
        </w:tc>
        <w:tc>
          <w:tcPr>
            <w:tcW w:w="994" w:type="dxa"/>
          </w:tcPr>
          <w:p w14:paraId="74DB4B80" w14:textId="5E1086D2" w:rsidR="00912BEF" w:rsidRPr="00912BEF" w:rsidRDefault="00912BEF" w:rsidP="00912BEF">
            <w:pPr>
              <w:rPr>
                <w:rFonts w:ascii="Arial" w:hAnsi="Arial" w:cs="Arial"/>
                <w:sz w:val="14"/>
                <w:szCs w:val="14"/>
              </w:rPr>
            </w:pPr>
            <w:r w:rsidRPr="00912BEF">
              <w:rPr>
                <w:rFonts w:ascii="Arial" w:hAnsi="Arial" w:cs="Arial"/>
                <w:sz w:val="14"/>
                <w:szCs w:val="14"/>
              </w:rPr>
              <w:t>RAN2</w:t>
            </w:r>
          </w:p>
        </w:tc>
        <w:tc>
          <w:tcPr>
            <w:tcW w:w="994" w:type="dxa"/>
          </w:tcPr>
          <w:p w14:paraId="1BEC56A0" w14:textId="77777777" w:rsidR="00912BEF" w:rsidRPr="00912BEF" w:rsidRDefault="00912BEF" w:rsidP="00912BEF">
            <w:pPr>
              <w:rPr>
                <w:rFonts w:ascii="Arial" w:hAnsi="Arial" w:cs="Arial"/>
                <w:sz w:val="14"/>
                <w:szCs w:val="14"/>
              </w:rPr>
            </w:pPr>
          </w:p>
        </w:tc>
        <w:tc>
          <w:tcPr>
            <w:tcW w:w="1120" w:type="dxa"/>
          </w:tcPr>
          <w:p w14:paraId="54C40BF8" w14:textId="77777777" w:rsidR="00912BEF" w:rsidRPr="00912BEF" w:rsidRDefault="00912BEF" w:rsidP="00912BEF">
            <w:pPr>
              <w:rPr>
                <w:rFonts w:ascii="Arial" w:hAnsi="Arial" w:cs="Arial"/>
                <w:sz w:val="14"/>
                <w:szCs w:val="14"/>
              </w:rPr>
            </w:pPr>
          </w:p>
        </w:tc>
        <w:tc>
          <w:tcPr>
            <w:tcW w:w="1062" w:type="dxa"/>
          </w:tcPr>
          <w:p w14:paraId="000C0CC1" w14:textId="77777777" w:rsidR="00912BEF" w:rsidRPr="00912BEF" w:rsidRDefault="00912BEF" w:rsidP="00912BEF">
            <w:pPr>
              <w:rPr>
                <w:rFonts w:ascii="Arial" w:hAnsi="Arial" w:cs="Arial"/>
                <w:sz w:val="14"/>
                <w:szCs w:val="14"/>
              </w:rPr>
            </w:pPr>
          </w:p>
        </w:tc>
      </w:tr>
      <w:tr w:rsidR="00912BEF" w:rsidRPr="00912BEF" w14:paraId="129743B3" w14:textId="77777777" w:rsidTr="00EF3281">
        <w:trPr>
          <w:trHeight w:val="20"/>
          <w:jc w:val="center"/>
        </w:trPr>
        <w:tc>
          <w:tcPr>
            <w:tcW w:w="1094" w:type="dxa"/>
          </w:tcPr>
          <w:p w14:paraId="06C67D35" w14:textId="4667FD20" w:rsidR="00912BEF" w:rsidRPr="00912BEF" w:rsidRDefault="002328C4" w:rsidP="00912BEF">
            <w:pPr>
              <w:rPr>
                <w:rFonts w:ascii="Arial" w:hAnsi="Arial" w:cs="Arial"/>
                <w:bCs/>
                <w:sz w:val="14"/>
                <w:szCs w:val="14"/>
              </w:rPr>
            </w:pPr>
            <w:hyperlink r:id="rId2631" w:history="1">
              <w:r w:rsidR="004371F4">
                <w:rPr>
                  <w:rStyle w:val="Hyperlink"/>
                  <w:rFonts w:ascii="Arial" w:hAnsi="Arial" w:cs="Arial"/>
                  <w:sz w:val="14"/>
                  <w:szCs w:val="14"/>
                </w:rPr>
                <w:t>R1-2202816</w:t>
              </w:r>
            </w:hyperlink>
          </w:p>
        </w:tc>
        <w:tc>
          <w:tcPr>
            <w:tcW w:w="2646" w:type="dxa"/>
          </w:tcPr>
          <w:p w14:paraId="07BE1A79" w14:textId="1AE4CE1F" w:rsidR="00912BEF" w:rsidRPr="00912BEF" w:rsidRDefault="00912BEF" w:rsidP="00912BEF">
            <w:pPr>
              <w:rPr>
                <w:rFonts w:ascii="Arial" w:hAnsi="Arial" w:cs="Arial"/>
                <w:sz w:val="14"/>
                <w:szCs w:val="14"/>
              </w:rPr>
            </w:pPr>
            <w:r w:rsidRPr="00912BEF">
              <w:rPr>
                <w:rFonts w:ascii="Arial" w:hAnsi="Arial" w:cs="Arial"/>
                <w:sz w:val="14"/>
                <w:szCs w:val="14"/>
              </w:rPr>
              <w:t>Reply LS to RAN4 on PEMAX for NR-V2X</w:t>
            </w:r>
          </w:p>
        </w:tc>
        <w:tc>
          <w:tcPr>
            <w:tcW w:w="1583" w:type="dxa"/>
          </w:tcPr>
          <w:p w14:paraId="230A3A9F" w14:textId="56C44284" w:rsidR="00912BEF" w:rsidRPr="00912BEF" w:rsidRDefault="00912BEF" w:rsidP="00912BEF">
            <w:pPr>
              <w:rPr>
                <w:rFonts w:ascii="Arial" w:hAnsi="Arial" w:cs="Arial"/>
                <w:sz w:val="14"/>
                <w:szCs w:val="14"/>
              </w:rPr>
            </w:pPr>
            <w:r w:rsidRPr="00912BEF">
              <w:rPr>
                <w:rFonts w:ascii="Arial" w:hAnsi="Arial" w:cs="Arial"/>
                <w:sz w:val="14"/>
                <w:szCs w:val="14"/>
              </w:rPr>
              <w:t>RAN1, HiSilicon</w:t>
            </w:r>
          </w:p>
        </w:tc>
        <w:tc>
          <w:tcPr>
            <w:tcW w:w="813" w:type="dxa"/>
          </w:tcPr>
          <w:p w14:paraId="5A77B51C" w14:textId="4238B831" w:rsidR="00912BEF" w:rsidRPr="00912BEF" w:rsidRDefault="00912BEF" w:rsidP="00912BEF">
            <w:pPr>
              <w:rPr>
                <w:rFonts w:ascii="Arial" w:hAnsi="Arial" w:cs="Arial"/>
                <w:bCs/>
                <w:sz w:val="14"/>
                <w:szCs w:val="14"/>
              </w:rPr>
            </w:pPr>
            <w:r w:rsidRPr="00912BEF">
              <w:rPr>
                <w:rFonts w:ascii="Arial" w:hAnsi="Arial" w:cs="Arial"/>
                <w:sz w:val="14"/>
                <w:szCs w:val="14"/>
              </w:rPr>
              <w:t>Rel-16</w:t>
            </w:r>
          </w:p>
        </w:tc>
        <w:tc>
          <w:tcPr>
            <w:tcW w:w="2696" w:type="dxa"/>
          </w:tcPr>
          <w:p w14:paraId="3D6BDAB9" w14:textId="14FEFB68" w:rsidR="00912BEF" w:rsidRPr="00912BEF" w:rsidRDefault="00912BEF" w:rsidP="00912BEF">
            <w:pPr>
              <w:rPr>
                <w:rFonts w:ascii="Arial" w:hAnsi="Arial" w:cs="Arial"/>
                <w:bCs/>
                <w:sz w:val="14"/>
                <w:szCs w:val="14"/>
                <w:lang w:val="fr-FR"/>
              </w:rPr>
            </w:pPr>
            <w:r w:rsidRPr="00912BEF">
              <w:rPr>
                <w:rFonts w:ascii="Arial" w:hAnsi="Arial" w:cs="Arial"/>
                <w:sz w:val="14"/>
                <w:szCs w:val="14"/>
              </w:rPr>
              <w:t>5G_V2X_NRSL-Core</w:t>
            </w:r>
          </w:p>
        </w:tc>
        <w:tc>
          <w:tcPr>
            <w:tcW w:w="1065" w:type="dxa"/>
          </w:tcPr>
          <w:p w14:paraId="6DB2C618" w14:textId="14FF82D3" w:rsidR="00912BEF" w:rsidRPr="00912BEF" w:rsidRDefault="00912BEF" w:rsidP="00912BEF">
            <w:pPr>
              <w:rPr>
                <w:rFonts w:ascii="Arial" w:hAnsi="Arial" w:cs="Arial"/>
                <w:sz w:val="14"/>
                <w:szCs w:val="14"/>
                <w:lang w:val="fr-FR"/>
              </w:rPr>
            </w:pPr>
            <w:r w:rsidRPr="00912BEF">
              <w:rPr>
                <w:rFonts w:ascii="Arial" w:hAnsi="Arial" w:cs="Arial"/>
                <w:sz w:val="14"/>
                <w:szCs w:val="14"/>
              </w:rPr>
              <w:t>R4-2120047</w:t>
            </w:r>
          </w:p>
        </w:tc>
        <w:tc>
          <w:tcPr>
            <w:tcW w:w="994" w:type="dxa"/>
          </w:tcPr>
          <w:p w14:paraId="7E666D38" w14:textId="294A9B6A" w:rsidR="00912BEF" w:rsidRPr="00912BEF" w:rsidRDefault="00912BEF" w:rsidP="00912BEF">
            <w:pPr>
              <w:rPr>
                <w:rFonts w:ascii="Arial" w:hAnsi="Arial" w:cs="Arial"/>
                <w:sz w:val="14"/>
                <w:szCs w:val="14"/>
                <w:lang w:val="fr-FR"/>
              </w:rPr>
            </w:pPr>
            <w:r w:rsidRPr="00912BEF">
              <w:rPr>
                <w:rFonts w:ascii="Arial" w:hAnsi="Arial" w:cs="Arial"/>
                <w:sz w:val="14"/>
                <w:szCs w:val="14"/>
              </w:rPr>
              <w:t>RAN4</w:t>
            </w:r>
          </w:p>
        </w:tc>
        <w:tc>
          <w:tcPr>
            <w:tcW w:w="994" w:type="dxa"/>
          </w:tcPr>
          <w:p w14:paraId="3A78E9C4" w14:textId="2E390547" w:rsidR="00912BEF" w:rsidRPr="00912BEF" w:rsidRDefault="00912BEF" w:rsidP="00912BEF">
            <w:pPr>
              <w:rPr>
                <w:rFonts w:ascii="Arial" w:hAnsi="Arial" w:cs="Arial"/>
                <w:sz w:val="14"/>
                <w:szCs w:val="14"/>
                <w:lang w:val="fr-FR"/>
              </w:rPr>
            </w:pPr>
            <w:r w:rsidRPr="00912BEF">
              <w:rPr>
                <w:rFonts w:ascii="Arial" w:hAnsi="Arial" w:cs="Arial"/>
                <w:sz w:val="14"/>
                <w:szCs w:val="14"/>
              </w:rPr>
              <w:t>RAN2</w:t>
            </w:r>
          </w:p>
        </w:tc>
        <w:tc>
          <w:tcPr>
            <w:tcW w:w="1120" w:type="dxa"/>
          </w:tcPr>
          <w:p w14:paraId="4BACD7BF" w14:textId="77777777" w:rsidR="00912BEF" w:rsidRPr="00912BEF" w:rsidRDefault="00912BEF" w:rsidP="00912BEF">
            <w:pPr>
              <w:rPr>
                <w:rFonts w:ascii="Arial" w:hAnsi="Arial" w:cs="Arial"/>
                <w:sz w:val="14"/>
                <w:szCs w:val="14"/>
                <w:lang w:val="fr-FR"/>
              </w:rPr>
            </w:pPr>
          </w:p>
        </w:tc>
        <w:tc>
          <w:tcPr>
            <w:tcW w:w="1062" w:type="dxa"/>
          </w:tcPr>
          <w:p w14:paraId="40DDA888" w14:textId="77777777" w:rsidR="00912BEF" w:rsidRPr="00912BEF" w:rsidRDefault="00912BEF" w:rsidP="00912BEF">
            <w:pPr>
              <w:rPr>
                <w:rFonts w:ascii="Arial" w:hAnsi="Arial" w:cs="Arial"/>
                <w:sz w:val="14"/>
                <w:szCs w:val="14"/>
                <w:lang w:val="fr-FR"/>
              </w:rPr>
            </w:pPr>
          </w:p>
        </w:tc>
      </w:tr>
      <w:tr w:rsidR="00912BEF" w:rsidRPr="00912BEF" w14:paraId="7E20B05B" w14:textId="77777777" w:rsidTr="00EF3281">
        <w:trPr>
          <w:trHeight w:val="20"/>
          <w:jc w:val="center"/>
        </w:trPr>
        <w:tc>
          <w:tcPr>
            <w:tcW w:w="1094" w:type="dxa"/>
          </w:tcPr>
          <w:p w14:paraId="500CD8C8" w14:textId="10A97291" w:rsidR="00912BEF" w:rsidRPr="00912BEF" w:rsidRDefault="002328C4" w:rsidP="00912BEF">
            <w:pPr>
              <w:rPr>
                <w:rFonts w:ascii="Arial" w:hAnsi="Arial" w:cs="Arial"/>
                <w:bCs/>
                <w:sz w:val="14"/>
                <w:szCs w:val="14"/>
              </w:rPr>
            </w:pPr>
            <w:hyperlink r:id="rId2632" w:history="1">
              <w:r w:rsidR="004371F4">
                <w:rPr>
                  <w:rStyle w:val="Hyperlink"/>
                  <w:rFonts w:ascii="Arial" w:hAnsi="Arial" w:cs="Arial"/>
                  <w:sz w:val="14"/>
                  <w:szCs w:val="14"/>
                </w:rPr>
                <w:t>R1-2202822</w:t>
              </w:r>
            </w:hyperlink>
          </w:p>
        </w:tc>
        <w:tc>
          <w:tcPr>
            <w:tcW w:w="2646" w:type="dxa"/>
          </w:tcPr>
          <w:p w14:paraId="17E557AF" w14:textId="0E1EA99D" w:rsidR="00912BEF" w:rsidRPr="00912BEF" w:rsidRDefault="00912BEF" w:rsidP="00912BEF">
            <w:pPr>
              <w:rPr>
                <w:rFonts w:ascii="Arial" w:hAnsi="Arial" w:cs="Arial"/>
                <w:sz w:val="14"/>
                <w:szCs w:val="14"/>
              </w:rPr>
            </w:pPr>
            <w:r w:rsidRPr="00912BEF">
              <w:rPr>
                <w:rFonts w:ascii="Arial" w:hAnsi="Arial" w:cs="Arial"/>
                <w:sz w:val="14"/>
                <w:szCs w:val="14"/>
              </w:rPr>
              <w:t>LS reply on MBS broadcast reception on SCell</w:t>
            </w:r>
          </w:p>
        </w:tc>
        <w:tc>
          <w:tcPr>
            <w:tcW w:w="1583" w:type="dxa"/>
          </w:tcPr>
          <w:p w14:paraId="5461A50C" w14:textId="495D9BEA" w:rsidR="00912BEF" w:rsidRPr="00912BEF" w:rsidRDefault="00912BEF" w:rsidP="00912BEF">
            <w:pPr>
              <w:rPr>
                <w:rFonts w:ascii="Arial" w:hAnsi="Arial" w:cs="Arial"/>
                <w:sz w:val="14"/>
                <w:szCs w:val="14"/>
              </w:rPr>
            </w:pPr>
            <w:r w:rsidRPr="00912BEF">
              <w:rPr>
                <w:rFonts w:ascii="Arial" w:hAnsi="Arial" w:cs="Arial"/>
                <w:sz w:val="14"/>
                <w:szCs w:val="14"/>
              </w:rPr>
              <w:t>RAN1, Huawei</w:t>
            </w:r>
          </w:p>
        </w:tc>
        <w:tc>
          <w:tcPr>
            <w:tcW w:w="813" w:type="dxa"/>
          </w:tcPr>
          <w:p w14:paraId="41059A58" w14:textId="27333C79"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0EFF0BC5" w14:textId="73A3A6FA" w:rsidR="00912BEF" w:rsidRPr="00912BEF" w:rsidRDefault="00912BEF" w:rsidP="00912BEF">
            <w:pPr>
              <w:rPr>
                <w:rFonts w:ascii="Arial" w:hAnsi="Arial" w:cs="Arial"/>
                <w:bCs/>
                <w:sz w:val="14"/>
                <w:szCs w:val="14"/>
              </w:rPr>
            </w:pPr>
            <w:r w:rsidRPr="00912BEF">
              <w:rPr>
                <w:rFonts w:ascii="Arial" w:hAnsi="Arial" w:cs="Arial"/>
                <w:sz w:val="14"/>
                <w:szCs w:val="14"/>
              </w:rPr>
              <w:t>NR_MBS-Core</w:t>
            </w:r>
          </w:p>
        </w:tc>
        <w:tc>
          <w:tcPr>
            <w:tcW w:w="1065" w:type="dxa"/>
          </w:tcPr>
          <w:p w14:paraId="69734A53" w14:textId="6849A76C" w:rsidR="00912BEF" w:rsidRPr="00912BEF" w:rsidRDefault="00912BEF" w:rsidP="00912BEF">
            <w:pPr>
              <w:rPr>
                <w:rFonts w:ascii="Arial" w:hAnsi="Arial" w:cs="Arial"/>
                <w:sz w:val="14"/>
                <w:szCs w:val="14"/>
              </w:rPr>
            </w:pPr>
            <w:r w:rsidRPr="00912BEF">
              <w:rPr>
                <w:rFonts w:ascii="Arial" w:hAnsi="Arial" w:cs="Arial"/>
                <w:sz w:val="14"/>
                <w:szCs w:val="14"/>
              </w:rPr>
              <w:t>R2-2203773</w:t>
            </w:r>
          </w:p>
        </w:tc>
        <w:tc>
          <w:tcPr>
            <w:tcW w:w="994" w:type="dxa"/>
          </w:tcPr>
          <w:p w14:paraId="06F7301E" w14:textId="6CA8DBEF" w:rsidR="00912BEF" w:rsidRPr="00912BEF" w:rsidRDefault="00912BEF" w:rsidP="00912BEF">
            <w:pPr>
              <w:rPr>
                <w:rFonts w:ascii="Arial" w:hAnsi="Arial" w:cs="Arial"/>
                <w:sz w:val="14"/>
                <w:szCs w:val="14"/>
              </w:rPr>
            </w:pPr>
            <w:r w:rsidRPr="00912BEF">
              <w:rPr>
                <w:rFonts w:ascii="Arial" w:hAnsi="Arial" w:cs="Arial"/>
                <w:sz w:val="14"/>
                <w:szCs w:val="14"/>
              </w:rPr>
              <w:t>RAN2</w:t>
            </w:r>
          </w:p>
        </w:tc>
        <w:tc>
          <w:tcPr>
            <w:tcW w:w="994" w:type="dxa"/>
          </w:tcPr>
          <w:p w14:paraId="53FD99D5" w14:textId="77777777" w:rsidR="00912BEF" w:rsidRPr="00912BEF" w:rsidRDefault="00912BEF" w:rsidP="00912BEF">
            <w:pPr>
              <w:rPr>
                <w:rFonts w:ascii="Arial" w:hAnsi="Arial" w:cs="Arial"/>
                <w:sz w:val="14"/>
                <w:szCs w:val="14"/>
              </w:rPr>
            </w:pPr>
          </w:p>
        </w:tc>
        <w:tc>
          <w:tcPr>
            <w:tcW w:w="1120" w:type="dxa"/>
          </w:tcPr>
          <w:p w14:paraId="43035D4A" w14:textId="77777777" w:rsidR="00912BEF" w:rsidRPr="00912BEF" w:rsidRDefault="00912BEF" w:rsidP="00912BEF">
            <w:pPr>
              <w:rPr>
                <w:rFonts w:ascii="Arial" w:hAnsi="Arial" w:cs="Arial"/>
                <w:sz w:val="14"/>
                <w:szCs w:val="14"/>
              </w:rPr>
            </w:pPr>
          </w:p>
        </w:tc>
        <w:tc>
          <w:tcPr>
            <w:tcW w:w="1062" w:type="dxa"/>
          </w:tcPr>
          <w:p w14:paraId="731EC2B6" w14:textId="77777777" w:rsidR="00912BEF" w:rsidRPr="00912BEF" w:rsidRDefault="00912BEF" w:rsidP="00912BEF">
            <w:pPr>
              <w:rPr>
                <w:rFonts w:ascii="Arial" w:hAnsi="Arial" w:cs="Arial"/>
                <w:sz w:val="14"/>
                <w:szCs w:val="14"/>
              </w:rPr>
            </w:pPr>
          </w:p>
        </w:tc>
      </w:tr>
      <w:tr w:rsidR="00912BEF" w:rsidRPr="00912BEF" w14:paraId="2F642B1D" w14:textId="77777777" w:rsidTr="00EF3281">
        <w:trPr>
          <w:trHeight w:val="20"/>
          <w:jc w:val="center"/>
        </w:trPr>
        <w:tc>
          <w:tcPr>
            <w:tcW w:w="1094" w:type="dxa"/>
          </w:tcPr>
          <w:p w14:paraId="471A9728" w14:textId="6243C9A2" w:rsidR="00912BEF" w:rsidRPr="00912BEF" w:rsidRDefault="002328C4" w:rsidP="00912BEF">
            <w:pPr>
              <w:rPr>
                <w:rFonts w:ascii="Arial" w:hAnsi="Arial" w:cs="Arial"/>
                <w:sz w:val="14"/>
                <w:szCs w:val="14"/>
              </w:rPr>
            </w:pPr>
            <w:hyperlink r:id="rId2633" w:history="1">
              <w:r w:rsidR="004371F4">
                <w:rPr>
                  <w:rStyle w:val="Hyperlink"/>
                  <w:rFonts w:ascii="Arial" w:hAnsi="Arial" w:cs="Arial"/>
                  <w:sz w:val="14"/>
                  <w:szCs w:val="14"/>
                </w:rPr>
                <w:t>R1-2202825</w:t>
              </w:r>
            </w:hyperlink>
          </w:p>
        </w:tc>
        <w:tc>
          <w:tcPr>
            <w:tcW w:w="2646" w:type="dxa"/>
          </w:tcPr>
          <w:p w14:paraId="6225BC5C" w14:textId="16BD04C7" w:rsidR="00912BEF" w:rsidRPr="00912BEF" w:rsidRDefault="00912BEF" w:rsidP="00912BEF">
            <w:pPr>
              <w:rPr>
                <w:rFonts w:ascii="Arial" w:hAnsi="Arial" w:cs="Arial"/>
                <w:sz w:val="14"/>
                <w:szCs w:val="14"/>
              </w:rPr>
            </w:pPr>
            <w:r w:rsidRPr="00912BEF">
              <w:rPr>
                <w:rFonts w:ascii="Arial" w:hAnsi="Arial" w:cs="Arial"/>
                <w:sz w:val="14"/>
                <w:szCs w:val="14"/>
              </w:rPr>
              <w:t>LS on updates to 36.300 from LTE_terr_bcast_bands_part1</w:t>
            </w:r>
          </w:p>
        </w:tc>
        <w:tc>
          <w:tcPr>
            <w:tcW w:w="1583" w:type="dxa"/>
          </w:tcPr>
          <w:p w14:paraId="5CB805AA" w14:textId="6C6D0395" w:rsidR="00912BEF" w:rsidRPr="00912BEF" w:rsidRDefault="00912BEF" w:rsidP="00912BEF">
            <w:pPr>
              <w:rPr>
                <w:rFonts w:ascii="Arial" w:hAnsi="Arial" w:cs="Arial"/>
                <w:sz w:val="14"/>
                <w:szCs w:val="14"/>
              </w:rPr>
            </w:pPr>
            <w:r w:rsidRPr="00912BEF">
              <w:rPr>
                <w:rFonts w:ascii="Arial" w:hAnsi="Arial" w:cs="Arial"/>
                <w:sz w:val="14"/>
                <w:szCs w:val="14"/>
              </w:rPr>
              <w:t>RAN1, Qualcomm</w:t>
            </w:r>
          </w:p>
        </w:tc>
        <w:tc>
          <w:tcPr>
            <w:tcW w:w="813" w:type="dxa"/>
          </w:tcPr>
          <w:p w14:paraId="1ABE2859" w14:textId="2D2F5B4C" w:rsidR="00912BEF" w:rsidRPr="00912BEF" w:rsidRDefault="00912BEF" w:rsidP="00912BEF">
            <w:pPr>
              <w:rPr>
                <w:rFonts w:ascii="Arial" w:hAnsi="Arial" w:cs="Arial"/>
                <w:sz w:val="14"/>
                <w:szCs w:val="14"/>
              </w:rPr>
            </w:pPr>
            <w:r w:rsidRPr="00912BEF">
              <w:rPr>
                <w:rFonts w:ascii="Arial" w:hAnsi="Arial" w:cs="Arial"/>
                <w:sz w:val="14"/>
                <w:szCs w:val="14"/>
              </w:rPr>
              <w:t>Rel-17</w:t>
            </w:r>
          </w:p>
        </w:tc>
        <w:tc>
          <w:tcPr>
            <w:tcW w:w="2696" w:type="dxa"/>
          </w:tcPr>
          <w:p w14:paraId="0C1E8CCB" w14:textId="0CCE494E" w:rsidR="00912BEF" w:rsidRPr="00912BEF" w:rsidRDefault="00912BEF" w:rsidP="00912BEF">
            <w:pPr>
              <w:rPr>
                <w:rFonts w:ascii="Arial" w:hAnsi="Arial" w:cs="Arial"/>
                <w:sz w:val="14"/>
                <w:szCs w:val="14"/>
              </w:rPr>
            </w:pPr>
            <w:r w:rsidRPr="00912BEF">
              <w:rPr>
                <w:rFonts w:ascii="Arial" w:hAnsi="Arial" w:cs="Arial"/>
                <w:sz w:val="14"/>
                <w:szCs w:val="14"/>
              </w:rPr>
              <w:t>LTE_terr_bcast_bands_part1-Core</w:t>
            </w:r>
          </w:p>
        </w:tc>
        <w:tc>
          <w:tcPr>
            <w:tcW w:w="1065" w:type="dxa"/>
          </w:tcPr>
          <w:p w14:paraId="0B0BEC8A" w14:textId="77777777" w:rsidR="00912BEF" w:rsidRPr="00912BEF" w:rsidRDefault="00912BEF" w:rsidP="00912BEF">
            <w:pPr>
              <w:rPr>
                <w:rFonts w:ascii="Arial" w:hAnsi="Arial" w:cs="Arial"/>
                <w:sz w:val="14"/>
                <w:szCs w:val="14"/>
              </w:rPr>
            </w:pPr>
          </w:p>
        </w:tc>
        <w:tc>
          <w:tcPr>
            <w:tcW w:w="994" w:type="dxa"/>
          </w:tcPr>
          <w:p w14:paraId="637E24BA" w14:textId="60DEEEE1" w:rsidR="00912BEF" w:rsidRPr="00912BEF" w:rsidRDefault="00912BEF" w:rsidP="00912BEF">
            <w:pPr>
              <w:rPr>
                <w:rFonts w:ascii="Arial" w:hAnsi="Arial" w:cs="Arial"/>
                <w:sz w:val="14"/>
                <w:szCs w:val="14"/>
              </w:rPr>
            </w:pPr>
            <w:r w:rsidRPr="00912BEF">
              <w:rPr>
                <w:rFonts w:ascii="Arial" w:hAnsi="Arial" w:cs="Arial"/>
                <w:sz w:val="14"/>
                <w:szCs w:val="14"/>
              </w:rPr>
              <w:t>RAN2</w:t>
            </w:r>
          </w:p>
        </w:tc>
        <w:tc>
          <w:tcPr>
            <w:tcW w:w="994" w:type="dxa"/>
          </w:tcPr>
          <w:p w14:paraId="7953CF0E" w14:textId="77777777" w:rsidR="00912BEF" w:rsidRPr="00912BEF" w:rsidRDefault="00912BEF" w:rsidP="00912BEF">
            <w:pPr>
              <w:rPr>
                <w:rFonts w:ascii="Arial" w:hAnsi="Arial" w:cs="Arial"/>
                <w:sz w:val="14"/>
                <w:szCs w:val="14"/>
              </w:rPr>
            </w:pPr>
          </w:p>
        </w:tc>
        <w:tc>
          <w:tcPr>
            <w:tcW w:w="1120" w:type="dxa"/>
          </w:tcPr>
          <w:p w14:paraId="1F3B43F9" w14:textId="77777777" w:rsidR="00912BEF" w:rsidRPr="00912BEF" w:rsidRDefault="00912BEF" w:rsidP="00912BEF">
            <w:pPr>
              <w:rPr>
                <w:rFonts w:ascii="Arial" w:hAnsi="Arial" w:cs="Arial"/>
                <w:sz w:val="14"/>
                <w:szCs w:val="14"/>
              </w:rPr>
            </w:pPr>
          </w:p>
        </w:tc>
        <w:tc>
          <w:tcPr>
            <w:tcW w:w="1062" w:type="dxa"/>
          </w:tcPr>
          <w:p w14:paraId="3FAB72E9" w14:textId="77777777" w:rsidR="00912BEF" w:rsidRPr="00912BEF" w:rsidRDefault="00912BEF" w:rsidP="00912BEF">
            <w:pPr>
              <w:rPr>
                <w:rFonts w:ascii="Arial" w:hAnsi="Arial" w:cs="Arial"/>
                <w:sz w:val="14"/>
                <w:szCs w:val="14"/>
              </w:rPr>
            </w:pPr>
          </w:p>
        </w:tc>
      </w:tr>
      <w:tr w:rsidR="00912BEF" w:rsidRPr="00912BEF" w14:paraId="6CC673FE" w14:textId="77777777" w:rsidTr="00EF3281">
        <w:trPr>
          <w:trHeight w:val="20"/>
          <w:jc w:val="center"/>
        </w:trPr>
        <w:tc>
          <w:tcPr>
            <w:tcW w:w="1094" w:type="dxa"/>
          </w:tcPr>
          <w:p w14:paraId="30D6C28A" w14:textId="1DB0DAFD" w:rsidR="00912BEF" w:rsidRPr="00912BEF" w:rsidRDefault="002328C4" w:rsidP="00912BEF">
            <w:pPr>
              <w:rPr>
                <w:rFonts w:ascii="Arial" w:hAnsi="Arial" w:cs="Arial"/>
                <w:bCs/>
                <w:sz w:val="14"/>
                <w:szCs w:val="14"/>
              </w:rPr>
            </w:pPr>
            <w:hyperlink r:id="rId2634" w:history="1">
              <w:r w:rsidR="004371F4">
                <w:rPr>
                  <w:rStyle w:val="Hyperlink"/>
                  <w:rFonts w:ascii="Arial" w:hAnsi="Arial" w:cs="Arial"/>
                  <w:sz w:val="14"/>
                  <w:szCs w:val="14"/>
                </w:rPr>
                <w:t>R1-2202829</w:t>
              </w:r>
            </w:hyperlink>
          </w:p>
        </w:tc>
        <w:tc>
          <w:tcPr>
            <w:tcW w:w="2646" w:type="dxa"/>
          </w:tcPr>
          <w:p w14:paraId="39F1FB27" w14:textId="1E326955" w:rsidR="00912BEF" w:rsidRPr="00912BEF" w:rsidRDefault="00912BEF" w:rsidP="00912BEF">
            <w:pPr>
              <w:rPr>
                <w:rFonts w:ascii="Arial" w:hAnsi="Arial" w:cs="Arial"/>
                <w:sz w:val="14"/>
                <w:szCs w:val="14"/>
              </w:rPr>
            </w:pPr>
            <w:r w:rsidRPr="00912BEF">
              <w:rPr>
                <w:rFonts w:ascii="Arial" w:hAnsi="Arial" w:cs="Arial"/>
                <w:sz w:val="14"/>
                <w:szCs w:val="14"/>
              </w:rPr>
              <w:t>Reply LS on UL BWP with PRACH resources only for RACH with Msg3 repetition</w:t>
            </w:r>
          </w:p>
        </w:tc>
        <w:tc>
          <w:tcPr>
            <w:tcW w:w="1583" w:type="dxa"/>
          </w:tcPr>
          <w:p w14:paraId="133CEAE7" w14:textId="0EFFA817" w:rsidR="00912BEF" w:rsidRPr="00912BEF" w:rsidRDefault="00912BEF" w:rsidP="00912BEF">
            <w:pPr>
              <w:rPr>
                <w:rFonts w:ascii="Arial" w:hAnsi="Arial" w:cs="Arial"/>
                <w:sz w:val="14"/>
                <w:szCs w:val="14"/>
              </w:rPr>
            </w:pPr>
            <w:r w:rsidRPr="00912BEF">
              <w:rPr>
                <w:rFonts w:ascii="Arial" w:hAnsi="Arial" w:cs="Arial"/>
                <w:sz w:val="14"/>
                <w:szCs w:val="14"/>
              </w:rPr>
              <w:t>RAN1, ZTE</w:t>
            </w:r>
          </w:p>
        </w:tc>
        <w:tc>
          <w:tcPr>
            <w:tcW w:w="813" w:type="dxa"/>
          </w:tcPr>
          <w:p w14:paraId="230C4A54" w14:textId="00E03567"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298C4B03" w14:textId="346D68FD" w:rsidR="00912BEF" w:rsidRPr="00912BEF" w:rsidRDefault="00912BEF" w:rsidP="00912BEF">
            <w:pPr>
              <w:rPr>
                <w:rFonts w:ascii="Arial" w:hAnsi="Arial" w:cs="Arial"/>
                <w:bCs/>
                <w:sz w:val="14"/>
                <w:szCs w:val="14"/>
                <w:lang w:val="fr-FR"/>
              </w:rPr>
            </w:pPr>
            <w:r w:rsidRPr="00912BEF">
              <w:rPr>
                <w:rFonts w:ascii="Arial" w:hAnsi="Arial" w:cs="Arial"/>
                <w:sz w:val="14"/>
                <w:szCs w:val="14"/>
              </w:rPr>
              <w:t>NR_cov_enh-Core</w:t>
            </w:r>
          </w:p>
        </w:tc>
        <w:tc>
          <w:tcPr>
            <w:tcW w:w="1065" w:type="dxa"/>
          </w:tcPr>
          <w:p w14:paraId="06268B69" w14:textId="64619112" w:rsidR="00912BEF" w:rsidRPr="00912BEF" w:rsidRDefault="00912BEF" w:rsidP="00912BEF">
            <w:pPr>
              <w:rPr>
                <w:rFonts w:ascii="Arial" w:hAnsi="Arial" w:cs="Arial"/>
                <w:sz w:val="14"/>
                <w:szCs w:val="14"/>
                <w:lang w:val="fr-FR"/>
              </w:rPr>
            </w:pPr>
            <w:r w:rsidRPr="00912BEF">
              <w:rPr>
                <w:rFonts w:ascii="Arial" w:hAnsi="Arial" w:cs="Arial"/>
                <w:sz w:val="14"/>
                <w:szCs w:val="14"/>
              </w:rPr>
              <w:t>R2-2201982</w:t>
            </w:r>
          </w:p>
        </w:tc>
        <w:tc>
          <w:tcPr>
            <w:tcW w:w="994" w:type="dxa"/>
          </w:tcPr>
          <w:p w14:paraId="0FBEDC0B" w14:textId="0E0738BF" w:rsidR="00912BEF" w:rsidRPr="00912BEF" w:rsidRDefault="00912BEF" w:rsidP="00912BEF">
            <w:pPr>
              <w:rPr>
                <w:rFonts w:ascii="Arial" w:hAnsi="Arial" w:cs="Arial"/>
                <w:sz w:val="14"/>
                <w:szCs w:val="14"/>
                <w:lang w:val="fr-FR"/>
              </w:rPr>
            </w:pPr>
            <w:r w:rsidRPr="00912BEF">
              <w:rPr>
                <w:rFonts w:ascii="Arial" w:hAnsi="Arial" w:cs="Arial"/>
                <w:sz w:val="14"/>
                <w:szCs w:val="14"/>
              </w:rPr>
              <w:t>RAN2</w:t>
            </w:r>
          </w:p>
        </w:tc>
        <w:tc>
          <w:tcPr>
            <w:tcW w:w="994" w:type="dxa"/>
          </w:tcPr>
          <w:p w14:paraId="280C3B82" w14:textId="77777777" w:rsidR="00912BEF" w:rsidRPr="00912BEF" w:rsidRDefault="00912BEF" w:rsidP="00912BEF">
            <w:pPr>
              <w:rPr>
                <w:rFonts w:ascii="Arial" w:hAnsi="Arial" w:cs="Arial"/>
                <w:sz w:val="14"/>
                <w:szCs w:val="14"/>
                <w:lang w:val="fr-FR"/>
              </w:rPr>
            </w:pPr>
          </w:p>
        </w:tc>
        <w:tc>
          <w:tcPr>
            <w:tcW w:w="1120" w:type="dxa"/>
          </w:tcPr>
          <w:p w14:paraId="7853B5D3" w14:textId="77777777" w:rsidR="00912BEF" w:rsidRPr="00912BEF" w:rsidRDefault="00912BEF" w:rsidP="00912BEF">
            <w:pPr>
              <w:rPr>
                <w:rFonts w:ascii="Arial" w:hAnsi="Arial" w:cs="Arial"/>
                <w:sz w:val="14"/>
                <w:szCs w:val="14"/>
                <w:lang w:val="fr-FR"/>
              </w:rPr>
            </w:pPr>
          </w:p>
        </w:tc>
        <w:tc>
          <w:tcPr>
            <w:tcW w:w="1062" w:type="dxa"/>
          </w:tcPr>
          <w:p w14:paraId="3E736A6C" w14:textId="77777777" w:rsidR="00912BEF" w:rsidRPr="00912BEF" w:rsidRDefault="00912BEF" w:rsidP="00912BEF">
            <w:pPr>
              <w:rPr>
                <w:rFonts w:ascii="Arial" w:hAnsi="Arial" w:cs="Arial"/>
                <w:sz w:val="14"/>
                <w:szCs w:val="14"/>
                <w:lang w:val="fr-FR"/>
              </w:rPr>
            </w:pPr>
          </w:p>
        </w:tc>
      </w:tr>
      <w:tr w:rsidR="00912BEF" w:rsidRPr="00912BEF" w14:paraId="64C189BC" w14:textId="77777777" w:rsidTr="00EF3281">
        <w:trPr>
          <w:trHeight w:val="20"/>
          <w:jc w:val="center"/>
        </w:trPr>
        <w:tc>
          <w:tcPr>
            <w:tcW w:w="1094" w:type="dxa"/>
          </w:tcPr>
          <w:p w14:paraId="145CD169" w14:textId="6BE6BC1A" w:rsidR="00912BEF" w:rsidRPr="00912BEF" w:rsidRDefault="002328C4" w:rsidP="00912BEF">
            <w:pPr>
              <w:rPr>
                <w:rFonts w:ascii="Arial" w:hAnsi="Arial" w:cs="Arial"/>
                <w:bCs/>
                <w:sz w:val="14"/>
                <w:szCs w:val="14"/>
              </w:rPr>
            </w:pPr>
            <w:hyperlink r:id="rId2635" w:history="1">
              <w:r w:rsidR="004371F4">
                <w:rPr>
                  <w:rStyle w:val="Hyperlink"/>
                  <w:rFonts w:ascii="Arial" w:hAnsi="Arial" w:cs="Arial"/>
                  <w:sz w:val="14"/>
                  <w:szCs w:val="14"/>
                </w:rPr>
                <w:t>R1-2202838</w:t>
              </w:r>
            </w:hyperlink>
          </w:p>
        </w:tc>
        <w:tc>
          <w:tcPr>
            <w:tcW w:w="2646" w:type="dxa"/>
          </w:tcPr>
          <w:p w14:paraId="47DA5F9E" w14:textId="39E722E6" w:rsidR="00912BEF" w:rsidRPr="00912BEF" w:rsidRDefault="00912BEF" w:rsidP="00912BEF">
            <w:pPr>
              <w:rPr>
                <w:rFonts w:ascii="Arial" w:hAnsi="Arial" w:cs="Arial"/>
                <w:sz w:val="14"/>
                <w:szCs w:val="14"/>
              </w:rPr>
            </w:pPr>
            <w:r w:rsidRPr="00912BEF">
              <w:rPr>
                <w:rFonts w:ascii="Arial" w:hAnsi="Arial" w:cs="Arial"/>
                <w:sz w:val="14"/>
                <w:szCs w:val="14"/>
              </w:rPr>
              <w:t>LS on NR-NTN TP for TS 38.300</w:t>
            </w:r>
          </w:p>
        </w:tc>
        <w:tc>
          <w:tcPr>
            <w:tcW w:w="1583" w:type="dxa"/>
          </w:tcPr>
          <w:p w14:paraId="1F930C43" w14:textId="7332ADB7" w:rsidR="00912BEF" w:rsidRPr="00912BEF" w:rsidRDefault="00912BEF" w:rsidP="00912BEF">
            <w:pPr>
              <w:rPr>
                <w:rFonts w:ascii="Arial" w:hAnsi="Arial" w:cs="Arial"/>
                <w:sz w:val="14"/>
                <w:szCs w:val="14"/>
              </w:rPr>
            </w:pPr>
            <w:r w:rsidRPr="00912BEF">
              <w:rPr>
                <w:rFonts w:ascii="Arial" w:hAnsi="Arial" w:cs="Arial"/>
                <w:sz w:val="14"/>
                <w:szCs w:val="14"/>
              </w:rPr>
              <w:t>RAN1, Thales</w:t>
            </w:r>
          </w:p>
        </w:tc>
        <w:tc>
          <w:tcPr>
            <w:tcW w:w="813" w:type="dxa"/>
          </w:tcPr>
          <w:p w14:paraId="674A3457" w14:textId="7A3F2F5A"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24C6CAD1" w14:textId="650882DC" w:rsidR="00912BEF" w:rsidRPr="00912BEF" w:rsidRDefault="00912BEF" w:rsidP="00912BEF">
            <w:pPr>
              <w:rPr>
                <w:rFonts w:ascii="Arial" w:hAnsi="Arial" w:cs="Arial"/>
                <w:bCs/>
                <w:sz w:val="14"/>
                <w:szCs w:val="14"/>
                <w:lang w:val="fr-FR"/>
              </w:rPr>
            </w:pPr>
            <w:r w:rsidRPr="00912BEF">
              <w:rPr>
                <w:rFonts w:ascii="Arial" w:hAnsi="Arial" w:cs="Arial"/>
                <w:sz w:val="14"/>
                <w:szCs w:val="14"/>
              </w:rPr>
              <w:t>NR_NTN_solutions-Core</w:t>
            </w:r>
          </w:p>
        </w:tc>
        <w:tc>
          <w:tcPr>
            <w:tcW w:w="1065" w:type="dxa"/>
          </w:tcPr>
          <w:p w14:paraId="795F8C43" w14:textId="77777777" w:rsidR="00912BEF" w:rsidRPr="00912BEF" w:rsidRDefault="00912BEF" w:rsidP="00912BEF">
            <w:pPr>
              <w:rPr>
                <w:rFonts w:ascii="Arial" w:hAnsi="Arial" w:cs="Arial"/>
                <w:sz w:val="14"/>
                <w:szCs w:val="14"/>
                <w:lang w:val="fr-FR"/>
              </w:rPr>
            </w:pPr>
          </w:p>
        </w:tc>
        <w:tc>
          <w:tcPr>
            <w:tcW w:w="994" w:type="dxa"/>
          </w:tcPr>
          <w:p w14:paraId="6194EC76" w14:textId="129112CF" w:rsidR="00912BEF" w:rsidRPr="00912BEF" w:rsidRDefault="00912BEF" w:rsidP="00912BEF">
            <w:pPr>
              <w:rPr>
                <w:rFonts w:ascii="Arial" w:hAnsi="Arial" w:cs="Arial"/>
                <w:sz w:val="14"/>
                <w:szCs w:val="14"/>
                <w:lang w:val="fr-FR"/>
              </w:rPr>
            </w:pPr>
            <w:r w:rsidRPr="00912BEF">
              <w:rPr>
                <w:rFonts w:ascii="Arial" w:hAnsi="Arial" w:cs="Arial"/>
                <w:sz w:val="14"/>
                <w:szCs w:val="14"/>
              </w:rPr>
              <w:t>RAN2</w:t>
            </w:r>
          </w:p>
        </w:tc>
        <w:tc>
          <w:tcPr>
            <w:tcW w:w="994" w:type="dxa"/>
          </w:tcPr>
          <w:p w14:paraId="29404A1A" w14:textId="77777777" w:rsidR="00912BEF" w:rsidRPr="00912BEF" w:rsidRDefault="00912BEF" w:rsidP="00912BEF">
            <w:pPr>
              <w:rPr>
                <w:rFonts w:ascii="Arial" w:hAnsi="Arial" w:cs="Arial"/>
                <w:sz w:val="14"/>
                <w:szCs w:val="14"/>
                <w:lang w:val="fr-FR"/>
              </w:rPr>
            </w:pPr>
          </w:p>
        </w:tc>
        <w:tc>
          <w:tcPr>
            <w:tcW w:w="1120" w:type="dxa"/>
          </w:tcPr>
          <w:p w14:paraId="22679C1E" w14:textId="77777777" w:rsidR="00912BEF" w:rsidRPr="00912BEF" w:rsidRDefault="00912BEF" w:rsidP="00912BEF">
            <w:pPr>
              <w:rPr>
                <w:rFonts w:ascii="Arial" w:hAnsi="Arial" w:cs="Arial"/>
                <w:sz w:val="14"/>
                <w:szCs w:val="14"/>
                <w:lang w:val="fr-FR"/>
              </w:rPr>
            </w:pPr>
          </w:p>
        </w:tc>
        <w:tc>
          <w:tcPr>
            <w:tcW w:w="1062" w:type="dxa"/>
          </w:tcPr>
          <w:p w14:paraId="7BDCE81D" w14:textId="77777777" w:rsidR="00912BEF" w:rsidRPr="00912BEF" w:rsidRDefault="00912BEF" w:rsidP="00912BEF">
            <w:pPr>
              <w:rPr>
                <w:rFonts w:ascii="Arial" w:hAnsi="Arial" w:cs="Arial"/>
                <w:sz w:val="14"/>
                <w:szCs w:val="14"/>
                <w:lang w:val="fr-FR"/>
              </w:rPr>
            </w:pPr>
          </w:p>
        </w:tc>
      </w:tr>
      <w:tr w:rsidR="00912BEF" w:rsidRPr="00912BEF" w14:paraId="2EF14D2C" w14:textId="77777777" w:rsidTr="00EF3281">
        <w:trPr>
          <w:trHeight w:val="20"/>
          <w:jc w:val="center"/>
        </w:trPr>
        <w:tc>
          <w:tcPr>
            <w:tcW w:w="1094" w:type="dxa"/>
          </w:tcPr>
          <w:p w14:paraId="6FCDCC08" w14:textId="7E25882A" w:rsidR="00912BEF" w:rsidRPr="00912BEF" w:rsidRDefault="002328C4" w:rsidP="00912BEF">
            <w:pPr>
              <w:rPr>
                <w:rFonts w:ascii="Arial" w:hAnsi="Arial" w:cs="Arial"/>
                <w:sz w:val="14"/>
                <w:szCs w:val="14"/>
              </w:rPr>
            </w:pPr>
            <w:hyperlink r:id="rId2636" w:history="1">
              <w:r w:rsidR="004371F4">
                <w:rPr>
                  <w:rStyle w:val="Hyperlink"/>
                  <w:rFonts w:ascii="Arial" w:hAnsi="Arial" w:cs="Arial"/>
                  <w:sz w:val="14"/>
                  <w:szCs w:val="14"/>
                </w:rPr>
                <w:t>R1-2202842</w:t>
              </w:r>
            </w:hyperlink>
          </w:p>
        </w:tc>
        <w:tc>
          <w:tcPr>
            <w:tcW w:w="2646" w:type="dxa"/>
          </w:tcPr>
          <w:p w14:paraId="45194DD6" w14:textId="12BDA1B4" w:rsidR="00912BEF" w:rsidRPr="00912BEF" w:rsidRDefault="00912BEF" w:rsidP="00912BEF">
            <w:pPr>
              <w:rPr>
                <w:rFonts w:ascii="Arial" w:hAnsi="Arial" w:cs="Arial"/>
                <w:sz w:val="14"/>
                <w:szCs w:val="14"/>
              </w:rPr>
            </w:pPr>
            <w:r w:rsidRPr="00912BEF">
              <w:rPr>
                <w:rFonts w:ascii="Arial" w:hAnsi="Arial" w:cs="Arial"/>
                <w:sz w:val="14"/>
                <w:szCs w:val="14"/>
              </w:rPr>
              <w:t>LS on the dropping rule of DL signals/channels for capability 1B and 2</w:t>
            </w:r>
          </w:p>
        </w:tc>
        <w:tc>
          <w:tcPr>
            <w:tcW w:w="1583" w:type="dxa"/>
          </w:tcPr>
          <w:p w14:paraId="76CBD930" w14:textId="0FF14179" w:rsidR="00912BEF" w:rsidRPr="00912BEF" w:rsidRDefault="00912BEF" w:rsidP="00912BEF">
            <w:pPr>
              <w:rPr>
                <w:rFonts w:ascii="Arial" w:hAnsi="Arial" w:cs="Arial"/>
                <w:sz w:val="14"/>
                <w:szCs w:val="14"/>
              </w:rPr>
            </w:pPr>
            <w:r w:rsidRPr="00912BEF">
              <w:rPr>
                <w:rFonts w:ascii="Arial" w:hAnsi="Arial" w:cs="Arial"/>
                <w:sz w:val="14"/>
                <w:szCs w:val="14"/>
              </w:rPr>
              <w:t>RAN1, Huawei</w:t>
            </w:r>
          </w:p>
        </w:tc>
        <w:tc>
          <w:tcPr>
            <w:tcW w:w="813" w:type="dxa"/>
          </w:tcPr>
          <w:p w14:paraId="05580D76" w14:textId="35697295"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1E0927A2" w14:textId="295D9DBD" w:rsidR="00912BEF" w:rsidRPr="00912BEF" w:rsidRDefault="00912BEF" w:rsidP="00912BEF">
            <w:pPr>
              <w:rPr>
                <w:rFonts w:ascii="Arial" w:hAnsi="Arial" w:cs="Arial"/>
                <w:sz w:val="14"/>
                <w:szCs w:val="14"/>
              </w:rPr>
            </w:pPr>
            <w:r w:rsidRPr="00912BEF">
              <w:rPr>
                <w:rFonts w:ascii="Arial" w:hAnsi="Arial" w:cs="Arial"/>
                <w:sz w:val="14"/>
                <w:szCs w:val="14"/>
              </w:rPr>
              <w:t>NR_pos_enh-Core</w:t>
            </w:r>
          </w:p>
        </w:tc>
        <w:tc>
          <w:tcPr>
            <w:tcW w:w="1065" w:type="dxa"/>
          </w:tcPr>
          <w:p w14:paraId="60423B6E" w14:textId="77777777" w:rsidR="00912BEF" w:rsidRPr="00912BEF" w:rsidRDefault="00912BEF" w:rsidP="00912BEF">
            <w:pPr>
              <w:rPr>
                <w:rFonts w:ascii="Arial" w:hAnsi="Arial" w:cs="Arial"/>
                <w:sz w:val="14"/>
                <w:szCs w:val="14"/>
              </w:rPr>
            </w:pPr>
          </w:p>
        </w:tc>
        <w:tc>
          <w:tcPr>
            <w:tcW w:w="994" w:type="dxa"/>
          </w:tcPr>
          <w:p w14:paraId="67EED309" w14:textId="07792CD0" w:rsidR="00912BEF" w:rsidRPr="00912BEF" w:rsidRDefault="00912BEF" w:rsidP="00912BEF">
            <w:pPr>
              <w:rPr>
                <w:rFonts w:ascii="Arial" w:hAnsi="Arial" w:cs="Arial"/>
                <w:sz w:val="14"/>
                <w:szCs w:val="14"/>
              </w:rPr>
            </w:pPr>
            <w:r w:rsidRPr="00912BEF">
              <w:rPr>
                <w:rFonts w:ascii="Arial" w:hAnsi="Arial" w:cs="Arial"/>
                <w:sz w:val="14"/>
                <w:szCs w:val="14"/>
              </w:rPr>
              <w:t>RAN4</w:t>
            </w:r>
          </w:p>
        </w:tc>
        <w:tc>
          <w:tcPr>
            <w:tcW w:w="994" w:type="dxa"/>
          </w:tcPr>
          <w:p w14:paraId="5022E592" w14:textId="77777777" w:rsidR="00912BEF" w:rsidRPr="00912BEF" w:rsidRDefault="00912BEF" w:rsidP="00912BEF">
            <w:pPr>
              <w:rPr>
                <w:rFonts w:ascii="Arial" w:hAnsi="Arial" w:cs="Arial"/>
                <w:sz w:val="14"/>
                <w:szCs w:val="14"/>
              </w:rPr>
            </w:pPr>
          </w:p>
        </w:tc>
        <w:tc>
          <w:tcPr>
            <w:tcW w:w="1120" w:type="dxa"/>
          </w:tcPr>
          <w:p w14:paraId="65CE020E" w14:textId="77777777" w:rsidR="00912BEF" w:rsidRPr="00912BEF" w:rsidRDefault="00912BEF" w:rsidP="00912BEF">
            <w:pPr>
              <w:rPr>
                <w:rFonts w:ascii="Arial" w:hAnsi="Arial" w:cs="Arial"/>
                <w:sz w:val="14"/>
                <w:szCs w:val="14"/>
              </w:rPr>
            </w:pPr>
          </w:p>
        </w:tc>
        <w:tc>
          <w:tcPr>
            <w:tcW w:w="1062" w:type="dxa"/>
          </w:tcPr>
          <w:p w14:paraId="2B31C222" w14:textId="77777777" w:rsidR="00912BEF" w:rsidRPr="00912BEF" w:rsidRDefault="00912BEF" w:rsidP="00912BEF">
            <w:pPr>
              <w:rPr>
                <w:rFonts w:ascii="Arial" w:hAnsi="Arial" w:cs="Arial"/>
                <w:sz w:val="14"/>
                <w:szCs w:val="14"/>
              </w:rPr>
            </w:pPr>
          </w:p>
        </w:tc>
      </w:tr>
      <w:tr w:rsidR="00912BEF" w:rsidRPr="00912BEF" w14:paraId="09A39868" w14:textId="77777777" w:rsidTr="00EF3281">
        <w:trPr>
          <w:trHeight w:val="20"/>
          <w:jc w:val="center"/>
        </w:trPr>
        <w:tc>
          <w:tcPr>
            <w:tcW w:w="1094" w:type="dxa"/>
          </w:tcPr>
          <w:p w14:paraId="7A2A5B03" w14:textId="53BF1C8C" w:rsidR="00912BEF" w:rsidRPr="00912BEF" w:rsidRDefault="002328C4" w:rsidP="00912BEF">
            <w:pPr>
              <w:rPr>
                <w:rFonts w:ascii="Arial" w:hAnsi="Arial" w:cs="Arial"/>
                <w:bCs/>
                <w:sz w:val="14"/>
                <w:szCs w:val="14"/>
              </w:rPr>
            </w:pPr>
            <w:hyperlink r:id="rId2637" w:history="1">
              <w:r w:rsidR="004371F4">
                <w:rPr>
                  <w:rStyle w:val="Hyperlink"/>
                  <w:rFonts w:ascii="Arial" w:hAnsi="Arial" w:cs="Arial"/>
                  <w:sz w:val="14"/>
                  <w:szCs w:val="14"/>
                </w:rPr>
                <w:t>R1-2202843</w:t>
              </w:r>
            </w:hyperlink>
          </w:p>
        </w:tc>
        <w:tc>
          <w:tcPr>
            <w:tcW w:w="2646" w:type="dxa"/>
          </w:tcPr>
          <w:p w14:paraId="45F26D9D" w14:textId="2317130F" w:rsidR="00912BEF" w:rsidRPr="00912BEF" w:rsidRDefault="00912BEF" w:rsidP="00912BEF">
            <w:pPr>
              <w:rPr>
                <w:rFonts w:ascii="Arial" w:hAnsi="Arial" w:cs="Arial"/>
                <w:sz w:val="14"/>
                <w:szCs w:val="14"/>
              </w:rPr>
            </w:pPr>
            <w:r w:rsidRPr="00912BEF">
              <w:rPr>
                <w:rFonts w:ascii="Arial" w:hAnsi="Arial" w:cs="Arial"/>
                <w:sz w:val="14"/>
                <w:szCs w:val="14"/>
              </w:rPr>
              <w:t>Reply LS on NTN-specific SIB</w:t>
            </w:r>
          </w:p>
        </w:tc>
        <w:tc>
          <w:tcPr>
            <w:tcW w:w="1583" w:type="dxa"/>
          </w:tcPr>
          <w:p w14:paraId="0063ECB1" w14:textId="4742EF94" w:rsidR="00912BEF" w:rsidRPr="00912BEF" w:rsidRDefault="00912BEF" w:rsidP="00912BEF">
            <w:pPr>
              <w:rPr>
                <w:rFonts w:ascii="Arial" w:hAnsi="Arial" w:cs="Arial"/>
                <w:sz w:val="14"/>
                <w:szCs w:val="14"/>
              </w:rPr>
            </w:pPr>
            <w:r w:rsidRPr="00912BEF">
              <w:rPr>
                <w:rFonts w:ascii="Arial" w:hAnsi="Arial" w:cs="Arial"/>
                <w:sz w:val="14"/>
                <w:szCs w:val="14"/>
              </w:rPr>
              <w:t>RAN1, Huawei</w:t>
            </w:r>
          </w:p>
        </w:tc>
        <w:tc>
          <w:tcPr>
            <w:tcW w:w="813" w:type="dxa"/>
          </w:tcPr>
          <w:p w14:paraId="147BEED0" w14:textId="6DEDE564"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718550FE" w14:textId="5A862B5B" w:rsidR="00912BEF" w:rsidRPr="00912BEF" w:rsidRDefault="00912BEF" w:rsidP="00912BEF">
            <w:pPr>
              <w:rPr>
                <w:rFonts w:ascii="Arial" w:hAnsi="Arial" w:cs="Arial"/>
                <w:bCs/>
                <w:sz w:val="14"/>
                <w:szCs w:val="14"/>
              </w:rPr>
            </w:pPr>
            <w:r w:rsidRPr="00912BEF">
              <w:rPr>
                <w:rFonts w:ascii="Arial" w:hAnsi="Arial" w:cs="Arial"/>
                <w:sz w:val="14"/>
                <w:szCs w:val="14"/>
              </w:rPr>
              <w:t>NR_NTN_solutions-Core</w:t>
            </w:r>
          </w:p>
        </w:tc>
        <w:tc>
          <w:tcPr>
            <w:tcW w:w="1065" w:type="dxa"/>
          </w:tcPr>
          <w:p w14:paraId="228107A8" w14:textId="683A2FFA" w:rsidR="00912BEF" w:rsidRPr="00912BEF" w:rsidRDefault="00912BEF" w:rsidP="00912BEF">
            <w:pPr>
              <w:rPr>
                <w:rFonts w:ascii="Arial" w:hAnsi="Arial" w:cs="Arial"/>
                <w:sz w:val="14"/>
                <w:szCs w:val="14"/>
              </w:rPr>
            </w:pPr>
            <w:r w:rsidRPr="00912BEF">
              <w:rPr>
                <w:rFonts w:ascii="Arial" w:hAnsi="Arial" w:cs="Arial"/>
                <w:sz w:val="14"/>
                <w:szCs w:val="14"/>
              </w:rPr>
              <w:t>R2-2201757</w:t>
            </w:r>
          </w:p>
        </w:tc>
        <w:tc>
          <w:tcPr>
            <w:tcW w:w="994" w:type="dxa"/>
          </w:tcPr>
          <w:p w14:paraId="4B0F8CED" w14:textId="1B4F7592" w:rsidR="00912BEF" w:rsidRPr="00912BEF" w:rsidRDefault="00912BEF" w:rsidP="00912BEF">
            <w:pPr>
              <w:rPr>
                <w:rFonts w:ascii="Arial" w:hAnsi="Arial" w:cs="Arial"/>
                <w:sz w:val="14"/>
                <w:szCs w:val="14"/>
              </w:rPr>
            </w:pPr>
            <w:r w:rsidRPr="00912BEF">
              <w:rPr>
                <w:rFonts w:ascii="Arial" w:hAnsi="Arial" w:cs="Arial"/>
                <w:sz w:val="14"/>
                <w:szCs w:val="14"/>
              </w:rPr>
              <w:t>RAN2</w:t>
            </w:r>
          </w:p>
        </w:tc>
        <w:tc>
          <w:tcPr>
            <w:tcW w:w="994" w:type="dxa"/>
          </w:tcPr>
          <w:p w14:paraId="2E9E3238" w14:textId="77777777" w:rsidR="00912BEF" w:rsidRPr="00912BEF" w:rsidRDefault="00912BEF" w:rsidP="00912BEF">
            <w:pPr>
              <w:rPr>
                <w:rFonts w:ascii="Arial" w:hAnsi="Arial" w:cs="Arial"/>
                <w:sz w:val="14"/>
                <w:szCs w:val="14"/>
              </w:rPr>
            </w:pPr>
          </w:p>
        </w:tc>
        <w:tc>
          <w:tcPr>
            <w:tcW w:w="1120" w:type="dxa"/>
          </w:tcPr>
          <w:p w14:paraId="05F96B2F" w14:textId="77777777" w:rsidR="00912BEF" w:rsidRPr="00912BEF" w:rsidRDefault="00912BEF" w:rsidP="00912BEF">
            <w:pPr>
              <w:rPr>
                <w:rFonts w:ascii="Arial" w:hAnsi="Arial" w:cs="Arial"/>
                <w:sz w:val="14"/>
                <w:szCs w:val="14"/>
              </w:rPr>
            </w:pPr>
          </w:p>
        </w:tc>
        <w:tc>
          <w:tcPr>
            <w:tcW w:w="1062" w:type="dxa"/>
          </w:tcPr>
          <w:p w14:paraId="4C919F93" w14:textId="77777777" w:rsidR="00912BEF" w:rsidRPr="00912BEF" w:rsidRDefault="00912BEF" w:rsidP="00912BEF">
            <w:pPr>
              <w:rPr>
                <w:rFonts w:ascii="Arial" w:hAnsi="Arial" w:cs="Arial"/>
                <w:sz w:val="14"/>
                <w:szCs w:val="14"/>
              </w:rPr>
            </w:pPr>
          </w:p>
        </w:tc>
      </w:tr>
      <w:tr w:rsidR="00912BEF" w:rsidRPr="00912BEF" w14:paraId="656A9A42" w14:textId="77777777" w:rsidTr="00EF3281">
        <w:trPr>
          <w:trHeight w:val="20"/>
          <w:jc w:val="center"/>
        </w:trPr>
        <w:tc>
          <w:tcPr>
            <w:tcW w:w="1094" w:type="dxa"/>
          </w:tcPr>
          <w:p w14:paraId="641A84A0" w14:textId="71E63C1B" w:rsidR="00912BEF" w:rsidRPr="00912BEF" w:rsidRDefault="002328C4" w:rsidP="00912BEF">
            <w:pPr>
              <w:rPr>
                <w:rFonts w:ascii="Arial" w:hAnsi="Arial" w:cs="Arial"/>
                <w:bCs/>
                <w:sz w:val="14"/>
                <w:szCs w:val="14"/>
              </w:rPr>
            </w:pPr>
            <w:hyperlink r:id="rId2638" w:history="1">
              <w:r w:rsidR="004371F4">
                <w:rPr>
                  <w:rStyle w:val="Hyperlink"/>
                  <w:rFonts w:ascii="Arial" w:hAnsi="Arial" w:cs="Arial"/>
                  <w:sz w:val="14"/>
                  <w:szCs w:val="14"/>
                </w:rPr>
                <w:t>R1-2202847</w:t>
              </w:r>
            </w:hyperlink>
          </w:p>
        </w:tc>
        <w:tc>
          <w:tcPr>
            <w:tcW w:w="2646" w:type="dxa"/>
          </w:tcPr>
          <w:p w14:paraId="685EECD4" w14:textId="7F916D6E" w:rsidR="00912BEF" w:rsidRPr="00912BEF" w:rsidRDefault="00912BEF" w:rsidP="00912BEF">
            <w:pPr>
              <w:rPr>
                <w:rFonts w:ascii="Arial" w:hAnsi="Arial" w:cs="Arial"/>
                <w:sz w:val="14"/>
                <w:szCs w:val="14"/>
              </w:rPr>
            </w:pPr>
            <w:r w:rsidRPr="00912BEF">
              <w:rPr>
                <w:rFonts w:ascii="Arial" w:hAnsi="Arial" w:cs="Arial"/>
                <w:sz w:val="14"/>
                <w:szCs w:val="14"/>
              </w:rPr>
              <w:t>LS on frequency information of SRS for positioning resources</w:t>
            </w:r>
          </w:p>
        </w:tc>
        <w:tc>
          <w:tcPr>
            <w:tcW w:w="1583" w:type="dxa"/>
          </w:tcPr>
          <w:p w14:paraId="1CB060C7" w14:textId="0920165E" w:rsidR="00912BEF" w:rsidRPr="00912BEF" w:rsidRDefault="00912BEF" w:rsidP="00912BEF">
            <w:pPr>
              <w:rPr>
                <w:rFonts w:ascii="Arial" w:hAnsi="Arial" w:cs="Arial"/>
                <w:sz w:val="14"/>
                <w:szCs w:val="14"/>
              </w:rPr>
            </w:pPr>
            <w:r w:rsidRPr="00912BEF">
              <w:rPr>
                <w:rFonts w:ascii="Arial" w:hAnsi="Arial" w:cs="Arial"/>
                <w:sz w:val="14"/>
                <w:szCs w:val="14"/>
              </w:rPr>
              <w:t>RAN1, CATT</w:t>
            </w:r>
          </w:p>
        </w:tc>
        <w:tc>
          <w:tcPr>
            <w:tcW w:w="813" w:type="dxa"/>
          </w:tcPr>
          <w:p w14:paraId="357D6B04" w14:textId="2F06BBF0"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277F3F30" w14:textId="3064AAF9" w:rsidR="00912BEF" w:rsidRPr="00912BEF" w:rsidRDefault="00912BEF" w:rsidP="00912BEF">
            <w:pPr>
              <w:rPr>
                <w:rFonts w:ascii="Arial" w:hAnsi="Arial" w:cs="Arial"/>
                <w:bCs/>
                <w:sz w:val="14"/>
                <w:szCs w:val="14"/>
              </w:rPr>
            </w:pPr>
            <w:r w:rsidRPr="00912BEF">
              <w:rPr>
                <w:rFonts w:ascii="Arial" w:hAnsi="Arial" w:cs="Arial"/>
                <w:sz w:val="14"/>
                <w:szCs w:val="14"/>
              </w:rPr>
              <w:t>NR_pos_enh-Core</w:t>
            </w:r>
          </w:p>
        </w:tc>
        <w:tc>
          <w:tcPr>
            <w:tcW w:w="1065" w:type="dxa"/>
          </w:tcPr>
          <w:p w14:paraId="57A7D9E5" w14:textId="77777777" w:rsidR="00912BEF" w:rsidRPr="00912BEF" w:rsidRDefault="00912BEF" w:rsidP="00912BEF">
            <w:pPr>
              <w:rPr>
                <w:rFonts w:ascii="Arial" w:hAnsi="Arial" w:cs="Arial"/>
                <w:sz w:val="14"/>
                <w:szCs w:val="14"/>
              </w:rPr>
            </w:pPr>
          </w:p>
        </w:tc>
        <w:tc>
          <w:tcPr>
            <w:tcW w:w="994" w:type="dxa"/>
          </w:tcPr>
          <w:p w14:paraId="5D5F0EA4" w14:textId="20FFE28F" w:rsidR="00912BEF" w:rsidRPr="00912BEF" w:rsidRDefault="00912BEF" w:rsidP="00912BEF">
            <w:pPr>
              <w:rPr>
                <w:rFonts w:ascii="Arial" w:hAnsi="Arial" w:cs="Arial"/>
                <w:sz w:val="14"/>
                <w:szCs w:val="14"/>
              </w:rPr>
            </w:pPr>
            <w:r w:rsidRPr="00912BEF">
              <w:rPr>
                <w:rFonts w:ascii="Arial" w:hAnsi="Arial" w:cs="Arial"/>
                <w:sz w:val="14"/>
                <w:szCs w:val="14"/>
              </w:rPr>
              <w:t>RAN2, RAN3</w:t>
            </w:r>
          </w:p>
        </w:tc>
        <w:tc>
          <w:tcPr>
            <w:tcW w:w="994" w:type="dxa"/>
          </w:tcPr>
          <w:p w14:paraId="22C18B5D" w14:textId="77777777" w:rsidR="00912BEF" w:rsidRPr="00912BEF" w:rsidRDefault="00912BEF" w:rsidP="00912BEF">
            <w:pPr>
              <w:rPr>
                <w:rFonts w:ascii="Arial" w:hAnsi="Arial" w:cs="Arial"/>
                <w:sz w:val="14"/>
                <w:szCs w:val="14"/>
              </w:rPr>
            </w:pPr>
          </w:p>
        </w:tc>
        <w:tc>
          <w:tcPr>
            <w:tcW w:w="1120" w:type="dxa"/>
          </w:tcPr>
          <w:p w14:paraId="760C23D5" w14:textId="77777777" w:rsidR="00912BEF" w:rsidRPr="00912BEF" w:rsidRDefault="00912BEF" w:rsidP="00912BEF">
            <w:pPr>
              <w:rPr>
                <w:rFonts w:ascii="Arial" w:hAnsi="Arial" w:cs="Arial"/>
                <w:sz w:val="14"/>
                <w:szCs w:val="14"/>
              </w:rPr>
            </w:pPr>
          </w:p>
        </w:tc>
        <w:tc>
          <w:tcPr>
            <w:tcW w:w="1062" w:type="dxa"/>
          </w:tcPr>
          <w:p w14:paraId="4AC7934C" w14:textId="77777777" w:rsidR="00912BEF" w:rsidRPr="00912BEF" w:rsidRDefault="00912BEF" w:rsidP="00912BEF">
            <w:pPr>
              <w:rPr>
                <w:rFonts w:ascii="Arial" w:hAnsi="Arial" w:cs="Arial"/>
                <w:sz w:val="14"/>
                <w:szCs w:val="14"/>
              </w:rPr>
            </w:pPr>
          </w:p>
        </w:tc>
      </w:tr>
      <w:tr w:rsidR="00912BEF" w:rsidRPr="00912BEF" w14:paraId="3C12BDE6" w14:textId="77777777" w:rsidTr="00EF3281">
        <w:trPr>
          <w:trHeight w:val="20"/>
          <w:jc w:val="center"/>
        </w:trPr>
        <w:tc>
          <w:tcPr>
            <w:tcW w:w="1094" w:type="dxa"/>
          </w:tcPr>
          <w:p w14:paraId="45ACB30A" w14:textId="72B76E84" w:rsidR="00912BEF" w:rsidRPr="00912BEF" w:rsidRDefault="002328C4" w:rsidP="00912BEF">
            <w:pPr>
              <w:rPr>
                <w:rFonts w:ascii="Arial" w:hAnsi="Arial" w:cs="Arial"/>
                <w:bCs/>
                <w:sz w:val="14"/>
                <w:szCs w:val="14"/>
              </w:rPr>
            </w:pPr>
            <w:hyperlink r:id="rId2639" w:history="1">
              <w:r w:rsidR="004371F4">
                <w:rPr>
                  <w:rStyle w:val="Hyperlink"/>
                  <w:rFonts w:ascii="Arial" w:hAnsi="Arial" w:cs="Arial"/>
                  <w:sz w:val="14"/>
                  <w:szCs w:val="14"/>
                </w:rPr>
                <w:t>R1-2202849</w:t>
              </w:r>
            </w:hyperlink>
          </w:p>
        </w:tc>
        <w:tc>
          <w:tcPr>
            <w:tcW w:w="2646" w:type="dxa"/>
          </w:tcPr>
          <w:p w14:paraId="0D5D510A" w14:textId="792B6AC2" w:rsidR="00912BEF" w:rsidRPr="00912BEF" w:rsidRDefault="00912BEF" w:rsidP="00912BEF">
            <w:pPr>
              <w:rPr>
                <w:rFonts w:ascii="Arial" w:hAnsi="Arial" w:cs="Arial"/>
                <w:sz w:val="14"/>
                <w:szCs w:val="14"/>
              </w:rPr>
            </w:pPr>
            <w:r w:rsidRPr="00912BEF">
              <w:rPr>
                <w:rFonts w:ascii="Arial" w:hAnsi="Arial" w:cs="Arial"/>
                <w:sz w:val="14"/>
                <w:szCs w:val="14"/>
              </w:rPr>
              <w:t>Reply LS on positioning issues needing further input</w:t>
            </w:r>
          </w:p>
        </w:tc>
        <w:tc>
          <w:tcPr>
            <w:tcW w:w="1583" w:type="dxa"/>
          </w:tcPr>
          <w:p w14:paraId="4FFAAE45" w14:textId="11AB7EBA" w:rsidR="00912BEF" w:rsidRPr="00912BEF" w:rsidRDefault="00912BEF" w:rsidP="00912BEF">
            <w:pPr>
              <w:rPr>
                <w:rFonts w:ascii="Arial" w:hAnsi="Arial" w:cs="Arial"/>
                <w:sz w:val="14"/>
                <w:szCs w:val="14"/>
              </w:rPr>
            </w:pPr>
            <w:r w:rsidRPr="00912BEF">
              <w:rPr>
                <w:rFonts w:ascii="Arial" w:hAnsi="Arial" w:cs="Arial"/>
                <w:sz w:val="14"/>
                <w:szCs w:val="14"/>
              </w:rPr>
              <w:t>RAN1, CATT, Intel</w:t>
            </w:r>
          </w:p>
        </w:tc>
        <w:tc>
          <w:tcPr>
            <w:tcW w:w="813" w:type="dxa"/>
          </w:tcPr>
          <w:p w14:paraId="5EFC6B66" w14:textId="7B296EEC"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14B11C32" w14:textId="7F914D44" w:rsidR="00912BEF" w:rsidRPr="00912BEF" w:rsidRDefault="00912BEF" w:rsidP="00912BEF">
            <w:pPr>
              <w:rPr>
                <w:rFonts w:ascii="Arial" w:hAnsi="Arial" w:cs="Arial"/>
                <w:bCs/>
                <w:sz w:val="14"/>
                <w:szCs w:val="14"/>
              </w:rPr>
            </w:pPr>
            <w:r w:rsidRPr="00912BEF">
              <w:rPr>
                <w:rFonts w:ascii="Arial" w:hAnsi="Arial" w:cs="Arial"/>
                <w:sz w:val="14"/>
                <w:szCs w:val="14"/>
              </w:rPr>
              <w:t>NR_pos_enh-Core</w:t>
            </w:r>
          </w:p>
        </w:tc>
        <w:tc>
          <w:tcPr>
            <w:tcW w:w="1065" w:type="dxa"/>
          </w:tcPr>
          <w:p w14:paraId="69937278" w14:textId="044E1B86" w:rsidR="00912BEF" w:rsidRPr="00912BEF" w:rsidRDefault="00912BEF" w:rsidP="00912BEF">
            <w:pPr>
              <w:rPr>
                <w:rFonts w:ascii="Arial" w:hAnsi="Arial" w:cs="Arial"/>
                <w:sz w:val="14"/>
                <w:szCs w:val="14"/>
              </w:rPr>
            </w:pPr>
            <w:r w:rsidRPr="00912BEF">
              <w:rPr>
                <w:rFonts w:ascii="Arial" w:hAnsi="Arial" w:cs="Arial"/>
                <w:sz w:val="14"/>
                <w:szCs w:val="14"/>
              </w:rPr>
              <w:t>R2-2203597</w:t>
            </w:r>
          </w:p>
        </w:tc>
        <w:tc>
          <w:tcPr>
            <w:tcW w:w="994" w:type="dxa"/>
          </w:tcPr>
          <w:p w14:paraId="589B4A4C" w14:textId="438293DC" w:rsidR="00912BEF" w:rsidRPr="00912BEF" w:rsidRDefault="00912BEF" w:rsidP="00912BEF">
            <w:pPr>
              <w:rPr>
                <w:rFonts w:ascii="Arial" w:hAnsi="Arial" w:cs="Arial"/>
                <w:sz w:val="14"/>
                <w:szCs w:val="14"/>
              </w:rPr>
            </w:pPr>
            <w:r w:rsidRPr="00912BEF">
              <w:rPr>
                <w:rFonts w:ascii="Arial" w:hAnsi="Arial" w:cs="Arial"/>
                <w:sz w:val="14"/>
                <w:szCs w:val="14"/>
              </w:rPr>
              <w:t>RAN2</w:t>
            </w:r>
          </w:p>
        </w:tc>
        <w:tc>
          <w:tcPr>
            <w:tcW w:w="994" w:type="dxa"/>
          </w:tcPr>
          <w:p w14:paraId="587E243E" w14:textId="036F30E6" w:rsidR="00912BEF" w:rsidRPr="00912BEF" w:rsidRDefault="00912BEF" w:rsidP="00912BEF">
            <w:pPr>
              <w:rPr>
                <w:rFonts w:ascii="Arial" w:hAnsi="Arial" w:cs="Arial"/>
                <w:sz w:val="14"/>
                <w:szCs w:val="14"/>
              </w:rPr>
            </w:pPr>
            <w:r w:rsidRPr="00912BEF">
              <w:rPr>
                <w:rFonts w:ascii="Arial" w:hAnsi="Arial" w:cs="Arial"/>
                <w:sz w:val="14"/>
                <w:szCs w:val="14"/>
              </w:rPr>
              <w:t>RAN3</w:t>
            </w:r>
          </w:p>
        </w:tc>
        <w:tc>
          <w:tcPr>
            <w:tcW w:w="1120" w:type="dxa"/>
          </w:tcPr>
          <w:p w14:paraId="7A41482B" w14:textId="77777777" w:rsidR="00912BEF" w:rsidRPr="00912BEF" w:rsidRDefault="00912BEF" w:rsidP="00912BEF">
            <w:pPr>
              <w:rPr>
                <w:rFonts w:ascii="Arial" w:hAnsi="Arial" w:cs="Arial"/>
                <w:sz w:val="14"/>
                <w:szCs w:val="14"/>
              </w:rPr>
            </w:pPr>
          </w:p>
        </w:tc>
        <w:tc>
          <w:tcPr>
            <w:tcW w:w="1062" w:type="dxa"/>
          </w:tcPr>
          <w:p w14:paraId="357A9E2C" w14:textId="77777777" w:rsidR="00912BEF" w:rsidRPr="00912BEF" w:rsidRDefault="00912BEF" w:rsidP="00912BEF">
            <w:pPr>
              <w:rPr>
                <w:rFonts w:ascii="Arial" w:hAnsi="Arial" w:cs="Arial"/>
                <w:sz w:val="14"/>
                <w:szCs w:val="14"/>
              </w:rPr>
            </w:pPr>
          </w:p>
        </w:tc>
      </w:tr>
      <w:tr w:rsidR="00912BEF" w:rsidRPr="00912BEF" w14:paraId="05FB1613" w14:textId="77777777" w:rsidTr="00EF3281">
        <w:trPr>
          <w:trHeight w:val="20"/>
          <w:jc w:val="center"/>
        </w:trPr>
        <w:tc>
          <w:tcPr>
            <w:tcW w:w="1094" w:type="dxa"/>
          </w:tcPr>
          <w:p w14:paraId="360BF812" w14:textId="2F8815AA" w:rsidR="00912BEF" w:rsidRPr="00912BEF" w:rsidRDefault="002328C4" w:rsidP="00912BEF">
            <w:pPr>
              <w:rPr>
                <w:rFonts w:ascii="Arial" w:hAnsi="Arial" w:cs="Arial"/>
                <w:bCs/>
                <w:sz w:val="14"/>
                <w:szCs w:val="14"/>
              </w:rPr>
            </w:pPr>
            <w:hyperlink r:id="rId2640" w:history="1">
              <w:r w:rsidR="004371F4">
                <w:rPr>
                  <w:rStyle w:val="Hyperlink"/>
                  <w:rFonts w:ascii="Arial" w:hAnsi="Arial" w:cs="Arial"/>
                  <w:sz w:val="14"/>
                  <w:szCs w:val="14"/>
                </w:rPr>
                <w:t>R1-2202865</w:t>
              </w:r>
            </w:hyperlink>
          </w:p>
        </w:tc>
        <w:tc>
          <w:tcPr>
            <w:tcW w:w="2646" w:type="dxa"/>
          </w:tcPr>
          <w:p w14:paraId="0438AA60" w14:textId="12ABA676" w:rsidR="00912BEF" w:rsidRPr="00912BEF" w:rsidRDefault="00912BEF" w:rsidP="00912BEF">
            <w:pPr>
              <w:rPr>
                <w:rFonts w:ascii="Arial" w:hAnsi="Arial" w:cs="Arial"/>
                <w:sz w:val="14"/>
                <w:szCs w:val="14"/>
              </w:rPr>
            </w:pPr>
            <w:r w:rsidRPr="00912BEF">
              <w:rPr>
                <w:rFonts w:ascii="Arial" w:hAnsi="Arial" w:cs="Arial"/>
                <w:sz w:val="14"/>
                <w:szCs w:val="14"/>
              </w:rPr>
              <w:t>TP on Rel-17 NR FeMIMO for TS 38.300</w:t>
            </w:r>
          </w:p>
        </w:tc>
        <w:tc>
          <w:tcPr>
            <w:tcW w:w="1583" w:type="dxa"/>
          </w:tcPr>
          <w:p w14:paraId="0CECE491" w14:textId="5E1DCA1E" w:rsidR="00912BEF" w:rsidRPr="00912BEF" w:rsidRDefault="00912BEF" w:rsidP="00912BEF">
            <w:pPr>
              <w:rPr>
                <w:rFonts w:ascii="Arial" w:hAnsi="Arial" w:cs="Arial"/>
                <w:sz w:val="14"/>
                <w:szCs w:val="14"/>
              </w:rPr>
            </w:pPr>
            <w:r w:rsidRPr="00912BEF">
              <w:rPr>
                <w:rFonts w:ascii="Arial" w:hAnsi="Arial" w:cs="Arial"/>
                <w:sz w:val="14"/>
                <w:szCs w:val="14"/>
              </w:rPr>
              <w:t>RAN1, Samsung</w:t>
            </w:r>
          </w:p>
        </w:tc>
        <w:tc>
          <w:tcPr>
            <w:tcW w:w="813" w:type="dxa"/>
          </w:tcPr>
          <w:p w14:paraId="77095149" w14:textId="37DFC527"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3B8049B7" w14:textId="1E9B445C" w:rsidR="00912BEF" w:rsidRPr="00912BEF" w:rsidRDefault="00912BEF" w:rsidP="00912BEF">
            <w:pPr>
              <w:rPr>
                <w:rFonts w:ascii="Arial" w:hAnsi="Arial" w:cs="Arial"/>
                <w:bCs/>
                <w:sz w:val="14"/>
                <w:szCs w:val="14"/>
              </w:rPr>
            </w:pPr>
            <w:r w:rsidRPr="00912BEF">
              <w:rPr>
                <w:rFonts w:ascii="Arial" w:hAnsi="Arial" w:cs="Arial"/>
                <w:sz w:val="14"/>
                <w:szCs w:val="14"/>
              </w:rPr>
              <w:t>NR_feMIMO-Core</w:t>
            </w:r>
          </w:p>
        </w:tc>
        <w:tc>
          <w:tcPr>
            <w:tcW w:w="1065" w:type="dxa"/>
          </w:tcPr>
          <w:p w14:paraId="4398D669" w14:textId="77777777" w:rsidR="00912BEF" w:rsidRPr="00912BEF" w:rsidRDefault="00912BEF" w:rsidP="00912BEF">
            <w:pPr>
              <w:rPr>
                <w:rFonts w:ascii="Arial" w:hAnsi="Arial" w:cs="Arial"/>
                <w:sz w:val="14"/>
                <w:szCs w:val="14"/>
              </w:rPr>
            </w:pPr>
          </w:p>
        </w:tc>
        <w:tc>
          <w:tcPr>
            <w:tcW w:w="994" w:type="dxa"/>
          </w:tcPr>
          <w:p w14:paraId="59664752" w14:textId="459A3312" w:rsidR="00912BEF" w:rsidRPr="00912BEF" w:rsidRDefault="00912BEF" w:rsidP="00912BEF">
            <w:pPr>
              <w:rPr>
                <w:rFonts w:ascii="Arial" w:hAnsi="Arial" w:cs="Arial"/>
                <w:sz w:val="14"/>
                <w:szCs w:val="14"/>
              </w:rPr>
            </w:pPr>
            <w:r w:rsidRPr="00912BEF">
              <w:rPr>
                <w:rFonts w:ascii="Arial" w:hAnsi="Arial" w:cs="Arial"/>
                <w:sz w:val="14"/>
                <w:szCs w:val="14"/>
              </w:rPr>
              <w:t>RAN2</w:t>
            </w:r>
          </w:p>
        </w:tc>
        <w:tc>
          <w:tcPr>
            <w:tcW w:w="994" w:type="dxa"/>
          </w:tcPr>
          <w:p w14:paraId="43CAF213" w14:textId="77777777" w:rsidR="00912BEF" w:rsidRPr="00912BEF" w:rsidRDefault="00912BEF" w:rsidP="00912BEF">
            <w:pPr>
              <w:rPr>
                <w:rFonts w:ascii="Arial" w:hAnsi="Arial" w:cs="Arial"/>
                <w:sz w:val="14"/>
                <w:szCs w:val="14"/>
              </w:rPr>
            </w:pPr>
          </w:p>
        </w:tc>
        <w:tc>
          <w:tcPr>
            <w:tcW w:w="1120" w:type="dxa"/>
          </w:tcPr>
          <w:p w14:paraId="5BB5A236" w14:textId="77777777" w:rsidR="00912BEF" w:rsidRPr="00912BEF" w:rsidRDefault="00912BEF" w:rsidP="00912BEF">
            <w:pPr>
              <w:rPr>
                <w:rFonts w:ascii="Arial" w:hAnsi="Arial" w:cs="Arial"/>
                <w:sz w:val="14"/>
                <w:szCs w:val="14"/>
              </w:rPr>
            </w:pPr>
          </w:p>
        </w:tc>
        <w:tc>
          <w:tcPr>
            <w:tcW w:w="1062" w:type="dxa"/>
          </w:tcPr>
          <w:p w14:paraId="621CCD41" w14:textId="77777777" w:rsidR="00912BEF" w:rsidRPr="00912BEF" w:rsidRDefault="00912BEF" w:rsidP="00912BEF">
            <w:pPr>
              <w:rPr>
                <w:rFonts w:ascii="Arial" w:hAnsi="Arial" w:cs="Arial"/>
                <w:sz w:val="14"/>
                <w:szCs w:val="14"/>
              </w:rPr>
            </w:pPr>
          </w:p>
        </w:tc>
      </w:tr>
      <w:tr w:rsidR="00912BEF" w:rsidRPr="00912BEF" w14:paraId="2B8A02C9" w14:textId="77777777" w:rsidTr="00EF3281">
        <w:trPr>
          <w:trHeight w:val="20"/>
          <w:jc w:val="center"/>
        </w:trPr>
        <w:tc>
          <w:tcPr>
            <w:tcW w:w="1094" w:type="dxa"/>
          </w:tcPr>
          <w:p w14:paraId="0C8A9A1E" w14:textId="3468C624" w:rsidR="00912BEF" w:rsidRPr="00912BEF" w:rsidRDefault="002328C4" w:rsidP="00912BEF">
            <w:pPr>
              <w:rPr>
                <w:rFonts w:ascii="Arial" w:hAnsi="Arial" w:cs="Arial"/>
                <w:bCs/>
                <w:sz w:val="14"/>
                <w:szCs w:val="14"/>
              </w:rPr>
            </w:pPr>
            <w:hyperlink r:id="rId2641" w:history="1">
              <w:r w:rsidR="004371F4">
                <w:rPr>
                  <w:rStyle w:val="Hyperlink"/>
                  <w:rFonts w:ascii="Arial" w:hAnsi="Arial" w:cs="Arial"/>
                  <w:sz w:val="14"/>
                  <w:szCs w:val="14"/>
                </w:rPr>
                <w:t>R1-2202867</w:t>
              </w:r>
            </w:hyperlink>
          </w:p>
        </w:tc>
        <w:tc>
          <w:tcPr>
            <w:tcW w:w="2646" w:type="dxa"/>
          </w:tcPr>
          <w:p w14:paraId="3C4721C1" w14:textId="4992BE4A" w:rsidR="00912BEF" w:rsidRPr="00912BEF" w:rsidRDefault="00912BEF" w:rsidP="00912BEF">
            <w:pPr>
              <w:rPr>
                <w:rFonts w:ascii="Arial" w:hAnsi="Arial" w:cs="Arial"/>
                <w:sz w:val="14"/>
                <w:szCs w:val="14"/>
              </w:rPr>
            </w:pPr>
            <w:r w:rsidRPr="00912BEF">
              <w:rPr>
                <w:rFonts w:ascii="Arial" w:hAnsi="Arial" w:cs="Arial"/>
                <w:sz w:val="14"/>
                <w:szCs w:val="14"/>
              </w:rPr>
              <w:t>Reply LS on Stage 2 description for Coverage Enhancements</w:t>
            </w:r>
          </w:p>
        </w:tc>
        <w:tc>
          <w:tcPr>
            <w:tcW w:w="1583" w:type="dxa"/>
          </w:tcPr>
          <w:p w14:paraId="0FE6AD14" w14:textId="1D9AF5FA" w:rsidR="00912BEF" w:rsidRPr="00912BEF" w:rsidRDefault="00912BEF" w:rsidP="00912BEF">
            <w:pPr>
              <w:rPr>
                <w:rFonts w:ascii="Arial" w:hAnsi="Arial" w:cs="Arial"/>
                <w:sz w:val="14"/>
                <w:szCs w:val="14"/>
              </w:rPr>
            </w:pPr>
            <w:r w:rsidRPr="00912BEF">
              <w:rPr>
                <w:rFonts w:ascii="Arial" w:hAnsi="Arial" w:cs="Arial"/>
                <w:sz w:val="14"/>
                <w:szCs w:val="14"/>
              </w:rPr>
              <w:t>RAN1, China Telecom</w:t>
            </w:r>
          </w:p>
        </w:tc>
        <w:tc>
          <w:tcPr>
            <w:tcW w:w="813" w:type="dxa"/>
          </w:tcPr>
          <w:p w14:paraId="1F8A8214" w14:textId="5CDB2A2C"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1FACFA61" w14:textId="5EEDB638" w:rsidR="00912BEF" w:rsidRPr="00912BEF" w:rsidRDefault="00912BEF" w:rsidP="00912BEF">
            <w:pPr>
              <w:rPr>
                <w:rFonts w:ascii="Arial" w:hAnsi="Arial" w:cs="Arial"/>
                <w:bCs/>
                <w:sz w:val="14"/>
                <w:szCs w:val="14"/>
              </w:rPr>
            </w:pPr>
            <w:r w:rsidRPr="00912BEF">
              <w:rPr>
                <w:rFonts w:ascii="Arial" w:hAnsi="Arial" w:cs="Arial"/>
                <w:sz w:val="14"/>
                <w:szCs w:val="14"/>
              </w:rPr>
              <w:t>NR_cov_enh-Core</w:t>
            </w:r>
          </w:p>
        </w:tc>
        <w:tc>
          <w:tcPr>
            <w:tcW w:w="1065" w:type="dxa"/>
          </w:tcPr>
          <w:p w14:paraId="4A0E2F28" w14:textId="6074732F" w:rsidR="00912BEF" w:rsidRPr="00912BEF" w:rsidRDefault="00912BEF" w:rsidP="00912BEF">
            <w:pPr>
              <w:rPr>
                <w:rFonts w:ascii="Arial" w:hAnsi="Arial" w:cs="Arial"/>
                <w:sz w:val="14"/>
                <w:szCs w:val="14"/>
              </w:rPr>
            </w:pPr>
            <w:r w:rsidRPr="00912BEF">
              <w:rPr>
                <w:rFonts w:ascii="Arial" w:hAnsi="Arial" w:cs="Arial"/>
                <w:sz w:val="14"/>
                <w:szCs w:val="14"/>
              </w:rPr>
              <w:t>R2-2201784</w:t>
            </w:r>
          </w:p>
        </w:tc>
        <w:tc>
          <w:tcPr>
            <w:tcW w:w="994" w:type="dxa"/>
          </w:tcPr>
          <w:p w14:paraId="1D33FC28" w14:textId="6E73C10A" w:rsidR="00912BEF" w:rsidRPr="00912BEF" w:rsidRDefault="00912BEF" w:rsidP="00912BEF">
            <w:pPr>
              <w:rPr>
                <w:rFonts w:ascii="Arial" w:hAnsi="Arial" w:cs="Arial"/>
                <w:sz w:val="14"/>
                <w:szCs w:val="14"/>
              </w:rPr>
            </w:pPr>
            <w:r w:rsidRPr="00912BEF">
              <w:rPr>
                <w:rFonts w:ascii="Arial" w:hAnsi="Arial" w:cs="Arial"/>
                <w:sz w:val="14"/>
                <w:szCs w:val="14"/>
              </w:rPr>
              <w:t>RAN2</w:t>
            </w:r>
          </w:p>
        </w:tc>
        <w:tc>
          <w:tcPr>
            <w:tcW w:w="994" w:type="dxa"/>
          </w:tcPr>
          <w:p w14:paraId="6E5D5036" w14:textId="77777777" w:rsidR="00912BEF" w:rsidRPr="00912BEF" w:rsidRDefault="00912BEF" w:rsidP="00912BEF">
            <w:pPr>
              <w:rPr>
                <w:rFonts w:ascii="Arial" w:hAnsi="Arial" w:cs="Arial"/>
                <w:sz w:val="14"/>
                <w:szCs w:val="14"/>
              </w:rPr>
            </w:pPr>
          </w:p>
        </w:tc>
        <w:tc>
          <w:tcPr>
            <w:tcW w:w="1120" w:type="dxa"/>
          </w:tcPr>
          <w:p w14:paraId="0CDB24FA" w14:textId="77777777" w:rsidR="00912BEF" w:rsidRPr="00912BEF" w:rsidRDefault="00912BEF" w:rsidP="00912BEF">
            <w:pPr>
              <w:rPr>
                <w:rFonts w:ascii="Arial" w:hAnsi="Arial" w:cs="Arial"/>
                <w:sz w:val="14"/>
                <w:szCs w:val="14"/>
              </w:rPr>
            </w:pPr>
          </w:p>
        </w:tc>
        <w:tc>
          <w:tcPr>
            <w:tcW w:w="1062" w:type="dxa"/>
          </w:tcPr>
          <w:p w14:paraId="4E2639F3" w14:textId="77777777" w:rsidR="00912BEF" w:rsidRPr="00912BEF" w:rsidRDefault="00912BEF" w:rsidP="00912BEF">
            <w:pPr>
              <w:rPr>
                <w:rFonts w:ascii="Arial" w:hAnsi="Arial" w:cs="Arial"/>
                <w:sz w:val="14"/>
                <w:szCs w:val="14"/>
              </w:rPr>
            </w:pPr>
          </w:p>
        </w:tc>
      </w:tr>
      <w:tr w:rsidR="00912BEF" w:rsidRPr="00912BEF" w14:paraId="6C1B175A" w14:textId="77777777" w:rsidTr="00EF3281">
        <w:trPr>
          <w:trHeight w:val="20"/>
          <w:jc w:val="center"/>
        </w:trPr>
        <w:tc>
          <w:tcPr>
            <w:tcW w:w="1094" w:type="dxa"/>
          </w:tcPr>
          <w:p w14:paraId="689994E3" w14:textId="3EA40DF7" w:rsidR="00912BEF" w:rsidRPr="00912BEF" w:rsidRDefault="002328C4" w:rsidP="00912BEF">
            <w:pPr>
              <w:rPr>
                <w:rFonts w:ascii="Arial" w:hAnsi="Arial" w:cs="Arial"/>
                <w:bCs/>
                <w:sz w:val="14"/>
                <w:szCs w:val="14"/>
              </w:rPr>
            </w:pPr>
            <w:hyperlink r:id="rId2642" w:history="1">
              <w:r w:rsidR="004371F4">
                <w:rPr>
                  <w:rStyle w:val="Hyperlink"/>
                  <w:rFonts w:ascii="Arial" w:hAnsi="Arial" w:cs="Arial"/>
                  <w:sz w:val="14"/>
                  <w:szCs w:val="14"/>
                </w:rPr>
                <w:t>R1-2202873</w:t>
              </w:r>
            </w:hyperlink>
          </w:p>
        </w:tc>
        <w:tc>
          <w:tcPr>
            <w:tcW w:w="2646" w:type="dxa"/>
          </w:tcPr>
          <w:p w14:paraId="66F1A752" w14:textId="43B8EEC4" w:rsidR="00912BEF" w:rsidRPr="00912BEF" w:rsidRDefault="00912BEF" w:rsidP="00912BEF">
            <w:pPr>
              <w:rPr>
                <w:rFonts w:ascii="Arial" w:hAnsi="Arial" w:cs="Arial"/>
                <w:sz w:val="14"/>
                <w:szCs w:val="14"/>
              </w:rPr>
            </w:pPr>
            <w:r w:rsidRPr="00912BEF">
              <w:rPr>
                <w:rFonts w:ascii="Arial" w:hAnsi="Arial" w:cs="Arial"/>
                <w:sz w:val="14"/>
                <w:szCs w:val="14"/>
              </w:rPr>
              <w:t>Reply LS to RAN2 on NR NTN Neighbour Cell and Satellite Information</w:t>
            </w:r>
          </w:p>
        </w:tc>
        <w:tc>
          <w:tcPr>
            <w:tcW w:w="1583" w:type="dxa"/>
          </w:tcPr>
          <w:p w14:paraId="5FACF357" w14:textId="28ACC05A" w:rsidR="00912BEF" w:rsidRPr="00912BEF" w:rsidRDefault="00912BEF" w:rsidP="00912BEF">
            <w:pPr>
              <w:rPr>
                <w:rFonts w:ascii="Arial" w:hAnsi="Arial" w:cs="Arial"/>
                <w:sz w:val="14"/>
                <w:szCs w:val="14"/>
              </w:rPr>
            </w:pPr>
            <w:r w:rsidRPr="00912BEF">
              <w:rPr>
                <w:rFonts w:ascii="Arial" w:hAnsi="Arial" w:cs="Arial"/>
                <w:sz w:val="14"/>
                <w:szCs w:val="14"/>
              </w:rPr>
              <w:t>RAN1, Thales</w:t>
            </w:r>
          </w:p>
        </w:tc>
        <w:tc>
          <w:tcPr>
            <w:tcW w:w="813" w:type="dxa"/>
          </w:tcPr>
          <w:p w14:paraId="090048CB" w14:textId="065C0CCC"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6AF554B5" w14:textId="1463A842" w:rsidR="00912BEF" w:rsidRPr="00912BEF" w:rsidRDefault="00912BEF" w:rsidP="00912BEF">
            <w:pPr>
              <w:rPr>
                <w:rFonts w:ascii="Arial" w:hAnsi="Arial" w:cs="Arial"/>
                <w:bCs/>
                <w:sz w:val="14"/>
                <w:szCs w:val="14"/>
                <w:lang w:val="fr-FR"/>
              </w:rPr>
            </w:pPr>
            <w:r w:rsidRPr="00912BEF">
              <w:rPr>
                <w:rFonts w:ascii="Arial" w:hAnsi="Arial" w:cs="Arial"/>
                <w:sz w:val="14"/>
                <w:szCs w:val="14"/>
              </w:rPr>
              <w:t>NR_NTN_solutions-Core</w:t>
            </w:r>
          </w:p>
        </w:tc>
        <w:tc>
          <w:tcPr>
            <w:tcW w:w="1065" w:type="dxa"/>
          </w:tcPr>
          <w:p w14:paraId="60BF9019" w14:textId="4E3A9DA7" w:rsidR="00912BEF" w:rsidRPr="00912BEF" w:rsidRDefault="00912BEF" w:rsidP="00912BEF">
            <w:pPr>
              <w:rPr>
                <w:rFonts w:ascii="Arial" w:hAnsi="Arial" w:cs="Arial"/>
                <w:sz w:val="14"/>
                <w:szCs w:val="14"/>
                <w:lang w:val="fr-FR"/>
              </w:rPr>
            </w:pPr>
            <w:r w:rsidRPr="00912BEF">
              <w:rPr>
                <w:rFonts w:ascii="Arial" w:hAnsi="Arial" w:cs="Arial"/>
                <w:sz w:val="14"/>
                <w:szCs w:val="14"/>
              </w:rPr>
              <w:t>R2-2201884</w:t>
            </w:r>
          </w:p>
        </w:tc>
        <w:tc>
          <w:tcPr>
            <w:tcW w:w="994" w:type="dxa"/>
          </w:tcPr>
          <w:p w14:paraId="30080219" w14:textId="39BEF9EB" w:rsidR="00912BEF" w:rsidRPr="00912BEF" w:rsidRDefault="00912BEF" w:rsidP="00912BEF">
            <w:pPr>
              <w:rPr>
                <w:rFonts w:ascii="Arial" w:hAnsi="Arial" w:cs="Arial"/>
                <w:sz w:val="14"/>
                <w:szCs w:val="14"/>
                <w:lang w:val="fr-FR"/>
              </w:rPr>
            </w:pPr>
            <w:r w:rsidRPr="00912BEF">
              <w:rPr>
                <w:rFonts w:ascii="Arial" w:hAnsi="Arial" w:cs="Arial"/>
                <w:sz w:val="14"/>
                <w:szCs w:val="14"/>
              </w:rPr>
              <w:t>RAN2</w:t>
            </w:r>
          </w:p>
        </w:tc>
        <w:tc>
          <w:tcPr>
            <w:tcW w:w="994" w:type="dxa"/>
          </w:tcPr>
          <w:p w14:paraId="3E454BF4" w14:textId="77777777" w:rsidR="00912BEF" w:rsidRPr="00912BEF" w:rsidRDefault="00912BEF" w:rsidP="00912BEF">
            <w:pPr>
              <w:rPr>
                <w:rFonts w:ascii="Arial" w:hAnsi="Arial" w:cs="Arial"/>
                <w:sz w:val="14"/>
                <w:szCs w:val="14"/>
                <w:lang w:val="fr-FR"/>
              </w:rPr>
            </w:pPr>
          </w:p>
        </w:tc>
        <w:tc>
          <w:tcPr>
            <w:tcW w:w="1120" w:type="dxa"/>
          </w:tcPr>
          <w:p w14:paraId="037FA570" w14:textId="77777777" w:rsidR="00912BEF" w:rsidRPr="00912BEF" w:rsidRDefault="00912BEF" w:rsidP="00912BEF">
            <w:pPr>
              <w:rPr>
                <w:rFonts w:ascii="Arial" w:hAnsi="Arial" w:cs="Arial"/>
                <w:sz w:val="14"/>
                <w:szCs w:val="14"/>
                <w:lang w:val="fr-FR"/>
              </w:rPr>
            </w:pPr>
          </w:p>
        </w:tc>
        <w:tc>
          <w:tcPr>
            <w:tcW w:w="1062" w:type="dxa"/>
          </w:tcPr>
          <w:p w14:paraId="52FA6C57" w14:textId="77777777" w:rsidR="00912BEF" w:rsidRPr="00912BEF" w:rsidRDefault="00912BEF" w:rsidP="00912BEF">
            <w:pPr>
              <w:rPr>
                <w:rFonts w:ascii="Arial" w:hAnsi="Arial" w:cs="Arial"/>
                <w:sz w:val="14"/>
                <w:szCs w:val="14"/>
                <w:lang w:val="fr-FR"/>
              </w:rPr>
            </w:pPr>
          </w:p>
        </w:tc>
      </w:tr>
      <w:tr w:rsidR="00912BEF" w:rsidRPr="00912BEF" w14:paraId="26EC1BAA" w14:textId="77777777" w:rsidTr="00EF3281">
        <w:trPr>
          <w:trHeight w:val="20"/>
          <w:jc w:val="center"/>
        </w:trPr>
        <w:tc>
          <w:tcPr>
            <w:tcW w:w="1094" w:type="dxa"/>
          </w:tcPr>
          <w:p w14:paraId="665BB80D" w14:textId="07E37BEB" w:rsidR="00912BEF" w:rsidRPr="00912BEF" w:rsidRDefault="002328C4" w:rsidP="00912BEF">
            <w:pPr>
              <w:rPr>
                <w:rFonts w:ascii="Arial" w:hAnsi="Arial" w:cs="Arial"/>
                <w:bCs/>
                <w:sz w:val="14"/>
                <w:szCs w:val="14"/>
              </w:rPr>
            </w:pPr>
            <w:hyperlink r:id="rId2643" w:history="1">
              <w:r w:rsidR="004371F4">
                <w:rPr>
                  <w:rStyle w:val="Hyperlink"/>
                  <w:rFonts w:ascii="Arial" w:hAnsi="Arial" w:cs="Arial"/>
                  <w:sz w:val="14"/>
                  <w:szCs w:val="14"/>
                </w:rPr>
                <w:t>R1-2202877</w:t>
              </w:r>
            </w:hyperlink>
          </w:p>
        </w:tc>
        <w:tc>
          <w:tcPr>
            <w:tcW w:w="2646" w:type="dxa"/>
          </w:tcPr>
          <w:p w14:paraId="67B0BB56" w14:textId="37597400" w:rsidR="00912BEF" w:rsidRPr="00912BEF" w:rsidRDefault="00912BEF" w:rsidP="00912BEF">
            <w:pPr>
              <w:rPr>
                <w:rFonts w:ascii="Arial" w:hAnsi="Arial" w:cs="Arial"/>
                <w:sz w:val="14"/>
                <w:szCs w:val="14"/>
              </w:rPr>
            </w:pPr>
            <w:r w:rsidRPr="00912BEF">
              <w:rPr>
                <w:rFonts w:ascii="Arial" w:hAnsi="Arial" w:cs="Arial"/>
                <w:sz w:val="14"/>
                <w:szCs w:val="14"/>
              </w:rPr>
              <w:t>Reply LS on range of power control parameters for eIAB</w:t>
            </w:r>
          </w:p>
        </w:tc>
        <w:tc>
          <w:tcPr>
            <w:tcW w:w="1583" w:type="dxa"/>
          </w:tcPr>
          <w:p w14:paraId="020FD2AC" w14:textId="7DC3F78B" w:rsidR="00912BEF" w:rsidRPr="00912BEF" w:rsidRDefault="00912BEF" w:rsidP="00912BEF">
            <w:pPr>
              <w:rPr>
                <w:rFonts w:ascii="Arial" w:hAnsi="Arial" w:cs="Arial"/>
                <w:sz w:val="14"/>
                <w:szCs w:val="14"/>
              </w:rPr>
            </w:pPr>
            <w:r w:rsidRPr="00912BEF">
              <w:rPr>
                <w:rFonts w:ascii="Arial" w:hAnsi="Arial" w:cs="Arial"/>
                <w:sz w:val="14"/>
                <w:szCs w:val="14"/>
              </w:rPr>
              <w:t>RAN1, Samsung</w:t>
            </w:r>
          </w:p>
        </w:tc>
        <w:tc>
          <w:tcPr>
            <w:tcW w:w="813" w:type="dxa"/>
          </w:tcPr>
          <w:p w14:paraId="3411D0B3" w14:textId="61FC7DA4"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2A80300F" w14:textId="2E6CD705" w:rsidR="00912BEF" w:rsidRPr="00912BEF" w:rsidRDefault="00912BEF" w:rsidP="00912BEF">
            <w:pPr>
              <w:rPr>
                <w:rFonts w:ascii="Arial" w:hAnsi="Arial" w:cs="Arial"/>
                <w:bCs/>
                <w:sz w:val="14"/>
                <w:szCs w:val="14"/>
                <w:lang w:val="fr-FR"/>
              </w:rPr>
            </w:pPr>
            <w:r w:rsidRPr="00912BEF">
              <w:rPr>
                <w:rFonts w:ascii="Arial" w:hAnsi="Arial" w:cs="Arial"/>
                <w:sz w:val="14"/>
                <w:szCs w:val="14"/>
              </w:rPr>
              <w:t>NR_IAB_enh-Core</w:t>
            </w:r>
          </w:p>
        </w:tc>
        <w:tc>
          <w:tcPr>
            <w:tcW w:w="1065" w:type="dxa"/>
          </w:tcPr>
          <w:p w14:paraId="12C06F71" w14:textId="20819783" w:rsidR="00912BEF" w:rsidRPr="00912BEF" w:rsidRDefault="00912BEF" w:rsidP="00912BEF">
            <w:pPr>
              <w:rPr>
                <w:rFonts w:ascii="Arial" w:hAnsi="Arial" w:cs="Arial"/>
                <w:sz w:val="14"/>
                <w:szCs w:val="14"/>
                <w:lang w:val="fr-FR"/>
              </w:rPr>
            </w:pPr>
            <w:r w:rsidRPr="00912BEF">
              <w:rPr>
                <w:rFonts w:ascii="Arial" w:hAnsi="Arial" w:cs="Arial"/>
                <w:sz w:val="14"/>
                <w:szCs w:val="14"/>
              </w:rPr>
              <w:t>R4-2203020</w:t>
            </w:r>
          </w:p>
        </w:tc>
        <w:tc>
          <w:tcPr>
            <w:tcW w:w="994" w:type="dxa"/>
          </w:tcPr>
          <w:p w14:paraId="7B7FFA2B" w14:textId="269E3503" w:rsidR="00912BEF" w:rsidRPr="00912BEF" w:rsidRDefault="00912BEF" w:rsidP="00912BEF">
            <w:pPr>
              <w:rPr>
                <w:rFonts w:ascii="Arial" w:hAnsi="Arial" w:cs="Arial"/>
                <w:sz w:val="14"/>
                <w:szCs w:val="14"/>
                <w:lang w:val="fr-FR"/>
              </w:rPr>
            </w:pPr>
            <w:r w:rsidRPr="00912BEF">
              <w:rPr>
                <w:rFonts w:ascii="Arial" w:hAnsi="Arial" w:cs="Arial"/>
                <w:sz w:val="14"/>
                <w:szCs w:val="14"/>
              </w:rPr>
              <w:t>RAN4</w:t>
            </w:r>
          </w:p>
        </w:tc>
        <w:tc>
          <w:tcPr>
            <w:tcW w:w="994" w:type="dxa"/>
          </w:tcPr>
          <w:p w14:paraId="77AD45B2" w14:textId="1E648551" w:rsidR="00912BEF" w:rsidRPr="00912BEF" w:rsidRDefault="00912BEF" w:rsidP="00912BEF">
            <w:pPr>
              <w:rPr>
                <w:rFonts w:ascii="Arial" w:hAnsi="Arial" w:cs="Arial"/>
                <w:sz w:val="14"/>
                <w:szCs w:val="14"/>
                <w:lang w:val="fr-FR"/>
              </w:rPr>
            </w:pPr>
            <w:r w:rsidRPr="00912BEF">
              <w:rPr>
                <w:rFonts w:ascii="Arial" w:hAnsi="Arial" w:cs="Arial"/>
                <w:sz w:val="14"/>
                <w:szCs w:val="14"/>
              </w:rPr>
              <w:t>RAN2</w:t>
            </w:r>
          </w:p>
        </w:tc>
        <w:tc>
          <w:tcPr>
            <w:tcW w:w="1120" w:type="dxa"/>
          </w:tcPr>
          <w:p w14:paraId="4D57A417" w14:textId="77777777" w:rsidR="00912BEF" w:rsidRPr="00912BEF" w:rsidRDefault="00912BEF" w:rsidP="00912BEF">
            <w:pPr>
              <w:rPr>
                <w:rFonts w:ascii="Arial" w:hAnsi="Arial" w:cs="Arial"/>
                <w:sz w:val="14"/>
                <w:szCs w:val="14"/>
                <w:lang w:val="fr-FR"/>
              </w:rPr>
            </w:pPr>
          </w:p>
        </w:tc>
        <w:tc>
          <w:tcPr>
            <w:tcW w:w="1062" w:type="dxa"/>
          </w:tcPr>
          <w:p w14:paraId="363EEBE2" w14:textId="77777777" w:rsidR="00912BEF" w:rsidRPr="00912BEF" w:rsidRDefault="00912BEF" w:rsidP="00912BEF">
            <w:pPr>
              <w:rPr>
                <w:rFonts w:ascii="Arial" w:hAnsi="Arial" w:cs="Arial"/>
                <w:sz w:val="14"/>
                <w:szCs w:val="14"/>
                <w:lang w:val="fr-FR"/>
              </w:rPr>
            </w:pPr>
          </w:p>
        </w:tc>
      </w:tr>
      <w:tr w:rsidR="00912BEF" w:rsidRPr="00912BEF" w14:paraId="6EA466F7" w14:textId="77777777" w:rsidTr="00EF3281">
        <w:trPr>
          <w:trHeight w:val="20"/>
          <w:jc w:val="center"/>
        </w:trPr>
        <w:tc>
          <w:tcPr>
            <w:tcW w:w="1094" w:type="dxa"/>
          </w:tcPr>
          <w:p w14:paraId="4AEE0513" w14:textId="006DAFAB" w:rsidR="00912BEF" w:rsidRPr="00912BEF" w:rsidRDefault="002328C4" w:rsidP="00912BEF">
            <w:pPr>
              <w:rPr>
                <w:rFonts w:ascii="Arial" w:hAnsi="Arial" w:cs="Arial"/>
                <w:bCs/>
                <w:sz w:val="14"/>
                <w:szCs w:val="14"/>
              </w:rPr>
            </w:pPr>
            <w:hyperlink r:id="rId2644" w:history="1">
              <w:r w:rsidR="004371F4">
                <w:rPr>
                  <w:rStyle w:val="Hyperlink"/>
                  <w:rFonts w:ascii="Arial" w:hAnsi="Arial" w:cs="Arial"/>
                  <w:sz w:val="14"/>
                  <w:szCs w:val="14"/>
                </w:rPr>
                <w:t>R1-2202880</w:t>
              </w:r>
            </w:hyperlink>
          </w:p>
        </w:tc>
        <w:tc>
          <w:tcPr>
            <w:tcW w:w="2646" w:type="dxa"/>
          </w:tcPr>
          <w:p w14:paraId="28458C36" w14:textId="70812150" w:rsidR="00912BEF" w:rsidRPr="00912BEF" w:rsidRDefault="00912BEF" w:rsidP="00912BEF">
            <w:pPr>
              <w:rPr>
                <w:rFonts w:ascii="Arial" w:hAnsi="Arial" w:cs="Arial"/>
                <w:sz w:val="14"/>
                <w:szCs w:val="14"/>
              </w:rPr>
            </w:pPr>
            <w:r w:rsidRPr="00912BEF">
              <w:rPr>
                <w:rFonts w:ascii="Arial" w:hAnsi="Arial" w:cs="Arial"/>
                <w:sz w:val="14"/>
                <w:szCs w:val="14"/>
              </w:rPr>
              <w:t>LS on use of CQI table for NB-IoT DL 16QAM</w:t>
            </w:r>
          </w:p>
        </w:tc>
        <w:tc>
          <w:tcPr>
            <w:tcW w:w="1583" w:type="dxa"/>
          </w:tcPr>
          <w:p w14:paraId="0F20B316" w14:textId="24E7E9EF" w:rsidR="00912BEF" w:rsidRPr="00912BEF" w:rsidRDefault="00912BEF" w:rsidP="00912BEF">
            <w:pPr>
              <w:rPr>
                <w:rFonts w:ascii="Arial" w:hAnsi="Arial" w:cs="Arial"/>
                <w:sz w:val="14"/>
                <w:szCs w:val="14"/>
              </w:rPr>
            </w:pPr>
            <w:r w:rsidRPr="00912BEF">
              <w:rPr>
                <w:rFonts w:ascii="Arial" w:hAnsi="Arial" w:cs="Arial"/>
                <w:sz w:val="14"/>
                <w:szCs w:val="14"/>
              </w:rPr>
              <w:t>RAN1, Huawei</w:t>
            </w:r>
          </w:p>
        </w:tc>
        <w:tc>
          <w:tcPr>
            <w:tcW w:w="813" w:type="dxa"/>
          </w:tcPr>
          <w:p w14:paraId="748300B2" w14:textId="700630A4"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60BEA539" w14:textId="3884F3F9" w:rsidR="00912BEF" w:rsidRPr="00912BEF" w:rsidRDefault="00912BEF" w:rsidP="00912BEF">
            <w:pPr>
              <w:rPr>
                <w:rFonts w:ascii="Arial" w:hAnsi="Arial" w:cs="Arial"/>
                <w:bCs/>
                <w:sz w:val="14"/>
                <w:szCs w:val="14"/>
                <w:lang w:val="fr-FR"/>
              </w:rPr>
            </w:pPr>
            <w:r w:rsidRPr="00912BEF">
              <w:rPr>
                <w:rFonts w:ascii="Arial" w:hAnsi="Arial" w:cs="Arial"/>
                <w:sz w:val="14"/>
                <w:szCs w:val="14"/>
                <w:lang w:val="fr-FR"/>
              </w:rPr>
              <w:t>NB_IOTenh4_LTE_eMTC6-Core</w:t>
            </w:r>
          </w:p>
        </w:tc>
        <w:tc>
          <w:tcPr>
            <w:tcW w:w="1065" w:type="dxa"/>
          </w:tcPr>
          <w:p w14:paraId="0CD55F97" w14:textId="77777777" w:rsidR="00912BEF" w:rsidRPr="00912BEF" w:rsidRDefault="00912BEF" w:rsidP="00912BEF">
            <w:pPr>
              <w:rPr>
                <w:rFonts w:ascii="Arial" w:hAnsi="Arial" w:cs="Arial"/>
                <w:sz w:val="14"/>
                <w:szCs w:val="14"/>
                <w:lang w:val="fr-FR"/>
              </w:rPr>
            </w:pPr>
          </w:p>
        </w:tc>
        <w:tc>
          <w:tcPr>
            <w:tcW w:w="994" w:type="dxa"/>
          </w:tcPr>
          <w:p w14:paraId="70C0DC33" w14:textId="5F905C9D" w:rsidR="00912BEF" w:rsidRPr="00912BEF" w:rsidRDefault="00912BEF" w:rsidP="00912BEF">
            <w:pPr>
              <w:rPr>
                <w:rFonts w:ascii="Arial" w:hAnsi="Arial" w:cs="Arial"/>
                <w:sz w:val="14"/>
                <w:szCs w:val="14"/>
                <w:lang w:val="fr-FR"/>
              </w:rPr>
            </w:pPr>
            <w:r w:rsidRPr="00912BEF">
              <w:rPr>
                <w:rFonts w:ascii="Arial" w:hAnsi="Arial" w:cs="Arial"/>
                <w:sz w:val="14"/>
                <w:szCs w:val="14"/>
              </w:rPr>
              <w:t>RAN2</w:t>
            </w:r>
          </w:p>
        </w:tc>
        <w:tc>
          <w:tcPr>
            <w:tcW w:w="994" w:type="dxa"/>
          </w:tcPr>
          <w:p w14:paraId="31CC8125" w14:textId="403DE5FA" w:rsidR="00912BEF" w:rsidRPr="00912BEF" w:rsidRDefault="00912BEF" w:rsidP="00912BEF">
            <w:pPr>
              <w:rPr>
                <w:rFonts w:ascii="Arial" w:hAnsi="Arial" w:cs="Arial"/>
                <w:sz w:val="14"/>
                <w:szCs w:val="14"/>
                <w:lang w:val="fr-FR"/>
              </w:rPr>
            </w:pPr>
            <w:r w:rsidRPr="00912BEF">
              <w:rPr>
                <w:rFonts w:ascii="Arial" w:hAnsi="Arial" w:cs="Arial"/>
                <w:sz w:val="14"/>
                <w:szCs w:val="14"/>
              </w:rPr>
              <w:t>RAN4</w:t>
            </w:r>
          </w:p>
        </w:tc>
        <w:tc>
          <w:tcPr>
            <w:tcW w:w="1120" w:type="dxa"/>
          </w:tcPr>
          <w:p w14:paraId="0D834295" w14:textId="77777777" w:rsidR="00912BEF" w:rsidRPr="00912BEF" w:rsidRDefault="00912BEF" w:rsidP="00912BEF">
            <w:pPr>
              <w:rPr>
                <w:rFonts w:ascii="Arial" w:hAnsi="Arial" w:cs="Arial"/>
                <w:sz w:val="14"/>
                <w:szCs w:val="14"/>
                <w:lang w:val="fr-FR"/>
              </w:rPr>
            </w:pPr>
          </w:p>
        </w:tc>
        <w:tc>
          <w:tcPr>
            <w:tcW w:w="1062" w:type="dxa"/>
          </w:tcPr>
          <w:p w14:paraId="7F9E154F" w14:textId="77777777" w:rsidR="00912BEF" w:rsidRPr="00912BEF" w:rsidRDefault="00912BEF" w:rsidP="00912BEF">
            <w:pPr>
              <w:rPr>
                <w:rFonts w:ascii="Arial" w:hAnsi="Arial" w:cs="Arial"/>
                <w:sz w:val="14"/>
                <w:szCs w:val="14"/>
                <w:lang w:val="fr-FR"/>
              </w:rPr>
            </w:pPr>
          </w:p>
        </w:tc>
      </w:tr>
      <w:tr w:rsidR="00912BEF" w:rsidRPr="00912BEF" w14:paraId="22BAB885" w14:textId="77777777" w:rsidTr="00EF3281">
        <w:trPr>
          <w:trHeight w:val="20"/>
          <w:jc w:val="center"/>
        </w:trPr>
        <w:tc>
          <w:tcPr>
            <w:tcW w:w="1094" w:type="dxa"/>
          </w:tcPr>
          <w:p w14:paraId="340F07E5" w14:textId="56C17A92" w:rsidR="00912BEF" w:rsidRPr="00912BEF" w:rsidRDefault="002328C4" w:rsidP="00912BEF">
            <w:pPr>
              <w:rPr>
                <w:rFonts w:ascii="Arial" w:hAnsi="Arial" w:cs="Arial"/>
                <w:bCs/>
                <w:sz w:val="14"/>
                <w:szCs w:val="14"/>
              </w:rPr>
            </w:pPr>
            <w:hyperlink r:id="rId2645" w:history="1">
              <w:r w:rsidR="004371F4">
                <w:rPr>
                  <w:rStyle w:val="Hyperlink"/>
                  <w:rFonts w:ascii="Arial" w:hAnsi="Arial" w:cs="Arial"/>
                  <w:sz w:val="14"/>
                  <w:szCs w:val="14"/>
                </w:rPr>
                <w:t>R1-2202884</w:t>
              </w:r>
            </w:hyperlink>
          </w:p>
        </w:tc>
        <w:tc>
          <w:tcPr>
            <w:tcW w:w="2646" w:type="dxa"/>
          </w:tcPr>
          <w:p w14:paraId="3FAEA0E7" w14:textId="6FE05A1E" w:rsidR="00912BEF" w:rsidRPr="00912BEF" w:rsidRDefault="00912BEF" w:rsidP="00912BEF">
            <w:pPr>
              <w:rPr>
                <w:rFonts w:ascii="Arial" w:hAnsi="Arial" w:cs="Arial"/>
                <w:sz w:val="14"/>
                <w:szCs w:val="14"/>
              </w:rPr>
            </w:pPr>
            <w:r w:rsidRPr="00912BEF">
              <w:rPr>
                <w:rFonts w:ascii="Arial" w:hAnsi="Arial" w:cs="Arial"/>
                <w:sz w:val="14"/>
                <w:szCs w:val="14"/>
              </w:rPr>
              <w:t>LS on IAB related RAN1  TP for TS 38.300</w:t>
            </w:r>
          </w:p>
        </w:tc>
        <w:tc>
          <w:tcPr>
            <w:tcW w:w="1583" w:type="dxa"/>
          </w:tcPr>
          <w:p w14:paraId="295F870D" w14:textId="0CEE2FE8" w:rsidR="00912BEF" w:rsidRPr="00912BEF" w:rsidRDefault="00912BEF" w:rsidP="00912BEF">
            <w:pPr>
              <w:rPr>
                <w:rFonts w:ascii="Arial" w:hAnsi="Arial" w:cs="Arial"/>
                <w:sz w:val="14"/>
                <w:szCs w:val="14"/>
              </w:rPr>
            </w:pPr>
            <w:r w:rsidRPr="00912BEF">
              <w:rPr>
                <w:rFonts w:ascii="Arial" w:hAnsi="Arial" w:cs="Arial"/>
                <w:sz w:val="14"/>
                <w:szCs w:val="14"/>
              </w:rPr>
              <w:t>RAN1, Qualcomm</w:t>
            </w:r>
          </w:p>
        </w:tc>
        <w:tc>
          <w:tcPr>
            <w:tcW w:w="813" w:type="dxa"/>
          </w:tcPr>
          <w:p w14:paraId="50CCBBFD" w14:textId="28B08643"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5954B093" w14:textId="171B8DE9" w:rsidR="00912BEF" w:rsidRPr="00912BEF" w:rsidRDefault="00912BEF" w:rsidP="00912BEF">
            <w:pPr>
              <w:rPr>
                <w:rFonts w:ascii="Arial" w:hAnsi="Arial" w:cs="Arial"/>
                <w:bCs/>
                <w:sz w:val="14"/>
                <w:szCs w:val="14"/>
                <w:lang w:val="fr-FR"/>
              </w:rPr>
            </w:pPr>
            <w:r w:rsidRPr="00912BEF">
              <w:rPr>
                <w:rFonts w:ascii="Arial" w:hAnsi="Arial" w:cs="Arial"/>
                <w:sz w:val="14"/>
                <w:szCs w:val="14"/>
              </w:rPr>
              <w:t>NR_IAB_enh-Core</w:t>
            </w:r>
          </w:p>
        </w:tc>
        <w:tc>
          <w:tcPr>
            <w:tcW w:w="1065" w:type="dxa"/>
          </w:tcPr>
          <w:p w14:paraId="2106E52D" w14:textId="77777777" w:rsidR="00912BEF" w:rsidRPr="00912BEF" w:rsidRDefault="00912BEF" w:rsidP="00912BEF">
            <w:pPr>
              <w:rPr>
                <w:rFonts w:ascii="Arial" w:hAnsi="Arial" w:cs="Arial"/>
                <w:sz w:val="14"/>
                <w:szCs w:val="14"/>
                <w:lang w:val="fr-FR"/>
              </w:rPr>
            </w:pPr>
          </w:p>
        </w:tc>
        <w:tc>
          <w:tcPr>
            <w:tcW w:w="994" w:type="dxa"/>
          </w:tcPr>
          <w:p w14:paraId="2092A6CC" w14:textId="171FE7C2" w:rsidR="00912BEF" w:rsidRPr="00912BEF" w:rsidRDefault="00912BEF" w:rsidP="00912BEF">
            <w:pPr>
              <w:rPr>
                <w:rFonts w:ascii="Arial" w:hAnsi="Arial" w:cs="Arial"/>
                <w:sz w:val="14"/>
                <w:szCs w:val="14"/>
                <w:lang w:val="fr-FR"/>
              </w:rPr>
            </w:pPr>
            <w:r w:rsidRPr="00912BEF">
              <w:rPr>
                <w:rFonts w:ascii="Arial" w:hAnsi="Arial" w:cs="Arial"/>
                <w:sz w:val="14"/>
                <w:szCs w:val="14"/>
              </w:rPr>
              <w:t>RAN2</w:t>
            </w:r>
          </w:p>
        </w:tc>
        <w:tc>
          <w:tcPr>
            <w:tcW w:w="994" w:type="dxa"/>
          </w:tcPr>
          <w:p w14:paraId="3515A379" w14:textId="77777777" w:rsidR="00912BEF" w:rsidRPr="00912BEF" w:rsidRDefault="00912BEF" w:rsidP="00912BEF">
            <w:pPr>
              <w:rPr>
                <w:rFonts w:ascii="Arial" w:hAnsi="Arial" w:cs="Arial"/>
                <w:sz w:val="14"/>
                <w:szCs w:val="14"/>
                <w:lang w:val="fr-FR"/>
              </w:rPr>
            </w:pPr>
          </w:p>
        </w:tc>
        <w:tc>
          <w:tcPr>
            <w:tcW w:w="1120" w:type="dxa"/>
          </w:tcPr>
          <w:p w14:paraId="1A2D17C0" w14:textId="77777777" w:rsidR="00912BEF" w:rsidRPr="00912BEF" w:rsidRDefault="00912BEF" w:rsidP="00912BEF">
            <w:pPr>
              <w:rPr>
                <w:rFonts w:ascii="Arial" w:hAnsi="Arial" w:cs="Arial"/>
                <w:sz w:val="14"/>
                <w:szCs w:val="14"/>
                <w:lang w:val="fr-FR"/>
              </w:rPr>
            </w:pPr>
          </w:p>
        </w:tc>
        <w:tc>
          <w:tcPr>
            <w:tcW w:w="1062" w:type="dxa"/>
          </w:tcPr>
          <w:p w14:paraId="4EF4DC78" w14:textId="77777777" w:rsidR="00912BEF" w:rsidRPr="00912BEF" w:rsidRDefault="00912BEF" w:rsidP="00912BEF">
            <w:pPr>
              <w:rPr>
                <w:rFonts w:ascii="Arial" w:hAnsi="Arial" w:cs="Arial"/>
                <w:sz w:val="14"/>
                <w:szCs w:val="14"/>
                <w:lang w:val="fr-FR"/>
              </w:rPr>
            </w:pPr>
          </w:p>
        </w:tc>
      </w:tr>
      <w:tr w:rsidR="00912BEF" w:rsidRPr="00912BEF" w14:paraId="5033282A" w14:textId="77777777" w:rsidTr="00EF3281">
        <w:trPr>
          <w:trHeight w:val="20"/>
          <w:jc w:val="center"/>
        </w:trPr>
        <w:tc>
          <w:tcPr>
            <w:tcW w:w="1094" w:type="dxa"/>
          </w:tcPr>
          <w:p w14:paraId="70458062" w14:textId="64B2823F" w:rsidR="00912BEF" w:rsidRPr="00912BEF" w:rsidRDefault="002328C4" w:rsidP="00912BEF">
            <w:pPr>
              <w:rPr>
                <w:rFonts w:ascii="Arial" w:hAnsi="Arial" w:cs="Arial"/>
                <w:bCs/>
                <w:sz w:val="14"/>
                <w:szCs w:val="14"/>
              </w:rPr>
            </w:pPr>
            <w:hyperlink r:id="rId2646" w:history="1">
              <w:r w:rsidR="004371F4">
                <w:rPr>
                  <w:rStyle w:val="Hyperlink"/>
                  <w:rFonts w:ascii="Arial" w:hAnsi="Arial" w:cs="Arial"/>
                  <w:sz w:val="14"/>
                  <w:szCs w:val="14"/>
                </w:rPr>
                <w:t>R1-2202886</w:t>
              </w:r>
            </w:hyperlink>
          </w:p>
        </w:tc>
        <w:tc>
          <w:tcPr>
            <w:tcW w:w="2646" w:type="dxa"/>
          </w:tcPr>
          <w:p w14:paraId="355B270A" w14:textId="3BD72AF1" w:rsidR="00912BEF" w:rsidRPr="00912BEF" w:rsidRDefault="00912BEF" w:rsidP="00912BEF">
            <w:pPr>
              <w:rPr>
                <w:rFonts w:ascii="Arial" w:hAnsi="Arial" w:cs="Arial"/>
                <w:sz w:val="14"/>
                <w:szCs w:val="14"/>
              </w:rPr>
            </w:pPr>
            <w:r w:rsidRPr="00912BEF">
              <w:rPr>
                <w:rFonts w:ascii="Arial" w:hAnsi="Arial" w:cs="Arial"/>
                <w:sz w:val="14"/>
                <w:szCs w:val="14"/>
              </w:rPr>
              <w:t>LS on operation with and without SSB for RedCap UE</w:t>
            </w:r>
          </w:p>
        </w:tc>
        <w:tc>
          <w:tcPr>
            <w:tcW w:w="1583" w:type="dxa"/>
          </w:tcPr>
          <w:p w14:paraId="04F572CB" w14:textId="48973438" w:rsidR="00912BEF" w:rsidRPr="00912BEF" w:rsidRDefault="00912BEF" w:rsidP="00912BEF">
            <w:pPr>
              <w:rPr>
                <w:rFonts w:ascii="Arial" w:hAnsi="Arial" w:cs="Arial"/>
                <w:sz w:val="14"/>
                <w:szCs w:val="14"/>
              </w:rPr>
            </w:pPr>
            <w:r w:rsidRPr="00912BEF">
              <w:rPr>
                <w:rFonts w:ascii="Arial" w:hAnsi="Arial" w:cs="Arial"/>
                <w:sz w:val="14"/>
                <w:szCs w:val="14"/>
              </w:rPr>
              <w:t>RAN1, Ericsson</w:t>
            </w:r>
          </w:p>
        </w:tc>
        <w:tc>
          <w:tcPr>
            <w:tcW w:w="813" w:type="dxa"/>
          </w:tcPr>
          <w:p w14:paraId="57418626" w14:textId="6BBB2BEC"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07C446AF" w14:textId="0690E5F0" w:rsidR="00912BEF" w:rsidRPr="00912BEF" w:rsidRDefault="00912BEF" w:rsidP="00912BEF">
            <w:pPr>
              <w:rPr>
                <w:rFonts w:ascii="Arial" w:hAnsi="Arial" w:cs="Arial"/>
                <w:bCs/>
                <w:sz w:val="14"/>
                <w:szCs w:val="14"/>
                <w:lang w:val="fr-FR"/>
              </w:rPr>
            </w:pPr>
            <w:r w:rsidRPr="00912BEF">
              <w:rPr>
                <w:rFonts w:ascii="Arial" w:hAnsi="Arial" w:cs="Arial"/>
                <w:sz w:val="14"/>
                <w:szCs w:val="14"/>
              </w:rPr>
              <w:t>NR_redcap-Core</w:t>
            </w:r>
          </w:p>
        </w:tc>
        <w:tc>
          <w:tcPr>
            <w:tcW w:w="1065" w:type="dxa"/>
          </w:tcPr>
          <w:p w14:paraId="0FD86A1D" w14:textId="77777777" w:rsidR="00912BEF" w:rsidRPr="00912BEF" w:rsidRDefault="00912BEF" w:rsidP="00912BEF">
            <w:pPr>
              <w:rPr>
                <w:rFonts w:ascii="Arial" w:hAnsi="Arial" w:cs="Arial"/>
                <w:sz w:val="14"/>
                <w:szCs w:val="14"/>
                <w:lang w:val="fr-FR"/>
              </w:rPr>
            </w:pPr>
          </w:p>
        </w:tc>
        <w:tc>
          <w:tcPr>
            <w:tcW w:w="994" w:type="dxa"/>
          </w:tcPr>
          <w:p w14:paraId="7C6B9966" w14:textId="7FD1DC8F" w:rsidR="00912BEF" w:rsidRPr="00912BEF" w:rsidRDefault="00912BEF" w:rsidP="00912BEF">
            <w:pPr>
              <w:rPr>
                <w:rFonts w:ascii="Arial" w:hAnsi="Arial" w:cs="Arial"/>
                <w:sz w:val="14"/>
                <w:szCs w:val="14"/>
                <w:lang w:val="fr-FR"/>
              </w:rPr>
            </w:pPr>
            <w:r w:rsidRPr="00912BEF">
              <w:rPr>
                <w:rFonts w:ascii="Arial" w:hAnsi="Arial" w:cs="Arial"/>
                <w:sz w:val="14"/>
                <w:szCs w:val="14"/>
              </w:rPr>
              <w:t>RAN2, RAN4</w:t>
            </w:r>
          </w:p>
        </w:tc>
        <w:tc>
          <w:tcPr>
            <w:tcW w:w="994" w:type="dxa"/>
          </w:tcPr>
          <w:p w14:paraId="46E8C71B" w14:textId="77777777" w:rsidR="00912BEF" w:rsidRPr="00912BEF" w:rsidRDefault="00912BEF" w:rsidP="00912BEF">
            <w:pPr>
              <w:rPr>
                <w:rFonts w:ascii="Arial" w:hAnsi="Arial" w:cs="Arial"/>
                <w:sz w:val="14"/>
                <w:szCs w:val="14"/>
                <w:lang w:val="fr-FR"/>
              </w:rPr>
            </w:pPr>
          </w:p>
        </w:tc>
        <w:tc>
          <w:tcPr>
            <w:tcW w:w="1120" w:type="dxa"/>
          </w:tcPr>
          <w:p w14:paraId="6B2B23C2" w14:textId="77777777" w:rsidR="00912BEF" w:rsidRPr="00912BEF" w:rsidRDefault="00912BEF" w:rsidP="00912BEF">
            <w:pPr>
              <w:rPr>
                <w:rFonts w:ascii="Arial" w:hAnsi="Arial" w:cs="Arial"/>
                <w:sz w:val="14"/>
                <w:szCs w:val="14"/>
                <w:lang w:val="fr-FR"/>
              </w:rPr>
            </w:pPr>
          </w:p>
        </w:tc>
        <w:tc>
          <w:tcPr>
            <w:tcW w:w="1062" w:type="dxa"/>
          </w:tcPr>
          <w:p w14:paraId="7107B838" w14:textId="77777777" w:rsidR="00912BEF" w:rsidRPr="00912BEF" w:rsidRDefault="00912BEF" w:rsidP="00912BEF">
            <w:pPr>
              <w:rPr>
                <w:rFonts w:ascii="Arial" w:hAnsi="Arial" w:cs="Arial"/>
                <w:sz w:val="14"/>
                <w:szCs w:val="14"/>
                <w:lang w:val="fr-FR"/>
              </w:rPr>
            </w:pPr>
          </w:p>
        </w:tc>
      </w:tr>
      <w:tr w:rsidR="00912BEF" w:rsidRPr="00912BEF" w14:paraId="0DB94160" w14:textId="77777777" w:rsidTr="00EF3281">
        <w:trPr>
          <w:trHeight w:val="20"/>
          <w:jc w:val="center"/>
        </w:trPr>
        <w:tc>
          <w:tcPr>
            <w:tcW w:w="1094" w:type="dxa"/>
          </w:tcPr>
          <w:p w14:paraId="5598BBC8" w14:textId="6110B661" w:rsidR="00912BEF" w:rsidRPr="00912BEF" w:rsidRDefault="002328C4" w:rsidP="00912BEF">
            <w:pPr>
              <w:rPr>
                <w:rFonts w:ascii="Arial" w:hAnsi="Arial" w:cs="Arial"/>
                <w:bCs/>
                <w:sz w:val="14"/>
                <w:szCs w:val="14"/>
              </w:rPr>
            </w:pPr>
            <w:hyperlink r:id="rId2647" w:history="1">
              <w:r w:rsidR="004371F4">
                <w:rPr>
                  <w:rStyle w:val="Hyperlink"/>
                  <w:rFonts w:ascii="Arial" w:hAnsi="Arial" w:cs="Arial"/>
                  <w:sz w:val="14"/>
                  <w:szCs w:val="14"/>
                </w:rPr>
                <w:t>R1-2202893</w:t>
              </w:r>
            </w:hyperlink>
          </w:p>
        </w:tc>
        <w:tc>
          <w:tcPr>
            <w:tcW w:w="2646" w:type="dxa"/>
          </w:tcPr>
          <w:p w14:paraId="5F68D068" w14:textId="01E97E31" w:rsidR="00912BEF" w:rsidRPr="00912BEF" w:rsidRDefault="00912BEF" w:rsidP="00912BEF">
            <w:pPr>
              <w:rPr>
                <w:rFonts w:ascii="Arial" w:hAnsi="Arial" w:cs="Arial"/>
                <w:sz w:val="14"/>
                <w:szCs w:val="14"/>
              </w:rPr>
            </w:pPr>
            <w:r w:rsidRPr="00912BEF">
              <w:rPr>
                <w:rFonts w:ascii="Arial" w:hAnsi="Arial" w:cs="Arial"/>
                <w:sz w:val="14"/>
                <w:szCs w:val="14"/>
              </w:rPr>
              <w:t>LS on UE capability for 16QAM for NB-IoT</w:t>
            </w:r>
          </w:p>
        </w:tc>
        <w:tc>
          <w:tcPr>
            <w:tcW w:w="1583" w:type="dxa"/>
          </w:tcPr>
          <w:p w14:paraId="530FFD12" w14:textId="759AD818" w:rsidR="00912BEF" w:rsidRPr="00912BEF" w:rsidRDefault="00912BEF" w:rsidP="00912BEF">
            <w:pPr>
              <w:rPr>
                <w:rFonts w:ascii="Arial" w:hAnsi="Arial" w:cs="Arial"/>
                <w:sz w:val="14"/>
                <w:szCs w:val="14"/>
              </w:rPr>
            </w:pPr>
            <w:r w:rsidRPr="00912BEF">
              <w:rPr>
                <w:rFonts w:ascii="Arial" w:hAnsi="Arial" w:cs="Arial"/>
                <w:sz w:val="14"/>
                <w:szCs w:val="14"/>
              </w:rPr>
              <w:t>RAN1, Qualcomm</w:t>
            </w:r>
          </w:p>
        </w:tc>
        <w:tc>
          <w:tcPr>
            <w:tcW w:w="813" w:type="dxa"/>
          </w:tcPr>
          <w:p w14:paraId="276C8CD5" w14:textId="5060F6B3"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0A63936F" w14:textId="32E503AD" w:rsidR="00912BEF" w:rsidRPr="00912BEF" w:rsidRDefault="00912BEF" w:rsidP="00912BEF">
            <w:pPr>
              <w:rPr>
                <w:rFonts w:ascii="Arial" w:hAnsi="Arial" w:cs="Arial"/>
                <w:bCs/>
                <w:sz w:val="14"/>
                <w:szCs w:val="14"/>
                <w:lang w:val="fr-FR"/>
              </w:rPr>
            </w:pPr>
            <w:r w:rsidRPr="00912BEF">
              <w:rPr>
                <w:rFonts w:ascii="Arial" w:hAnsi="Arial" w:cs="Arial"/>
                <w:sz w:val="14"/>
                <w:szCs w:val="14"/>
                <w:lang w:val="fr-FR"/>
              </w:rPr>
              <w:t>NB_IOTenh4_LTE_eMTC6-Core</w:t>
            </w:r>
          </w:p>
        </w:tc>
        <w:tc>
          <w:tcPr>
            <w:tcW w:w="1065" w:type="dxa"/>
          </w:tcPr>
          <w:p w14:paraId="291BCAD0" w14:textId="77777777" w:rsidR="00912BEF" w:rsidRPr="00912BEF" w:rsidRDefault="00912BEF" w:rsidP="00912BEF">
            <w:pPr>
              <w:rPr>
                <w:rFonts w:ascii="Arial" w:hAnsi="Arial" w:cs="Arial"/>
                <w:sz w:val="14"/>
                <w:szCs w:val="14"/>
                <w:lang w:val="fr-FR"/>
              </w:rPr>
            </w:pPr>
          </w:p>
        </w:tc>
        <w:tc>
          <w:tcPr>
            <w:tcW w:w="994" w:type="dxa"/>
          </w:tcPr>
          <w:p w14:paraId="2A405DF6" w14:textId="16CAC4BD" w:rsidR="00912BEF" w:rsidRPr="00912BEF" w:rsidRDefault="00912BEF" w:rsidP="00912BEF">
            <w:pPr>
              <w:rPr>
                <w:rFonts w:ascii="Arial" w:hAnsi="Arial" w:cs="Arial"/>
                <w:sz w:val="14"/>
                <w:szCs w:val="14"/>
                <w:lang w:val="fr-FR"/>
              </w:rPr>
            </w:pPr>
            <w:r w:rsidRPr="00912BEF">
              <w:rPr>
                <w:rFonts w:ascii="Arial" w:hAnsi="Arial" w:cs="Arial"/>
                <w:sz w:val="14"/>
                <w:szCs w:val="14"/>
              </w:rPr>
              <w:t>RAN4</w:t>
            </w:r>
          </w:p>
        </w:tc>
        <w:tc>
          <w:tcPr>
            <w:tcW w:w="994" w:type="dxa"/>
          </w:tcPr>
          <w:p w14:paraId="02617C64" w14:textId="7BEA45AC" w:rsidR="00912BEF" w:rsidRPr="00912BEF" w:rsidRDefault="00912BEF" w:rsidP="00912BEF">
            <w:pPr>
              <w:rPr>
                <w:rFonts w:ascii="Arial" w:hAnsi="Arial" w:cs="Arial"/>
                <w:sz w:val="14"/>
                <w:szCs w:val="14"/>
                <w:lang w:val="fr-FR"/>
              </w:rPr>
            </w:pPr>
            <w:r w:rsidRPr="00912BEF">
              <w:rPr>
                <w:rFonts w:ascii="Arial" w:hAnsi="Arial" w:cs="Arial"/>
                <w:sz w:val="14"/>
                <w:szCs w:val="14"/>
              </w:rPr>
              <w:t>RAN2</w:t>
            </w:r>
          </w:p>
        </w:tc>
        <w:tc>
          <w:tcPr>
            <w:tcW w:w="1120" w:type="dxa"/>
          </w:tcPr>
          <w:p w14:paraId="70EDA985" w14:textId="77777777" w:rsidR="00912BEF" w:rsidRPr="00912BEF" w:rsidRDefault="00912BEF" w:rsidP="00912BEF">
            <w:pPr>
              <w:rPr>
                <w:rFonts w:ascii="Arial" w:hAnsi="Arial" w:cs="Arial"/>
                <w:sz w:val="14"/>
                <w:szCs w:val="14"/>
                <w:lang w:val="fr-FR"/>
              </w:rPr>
            </w:pPr>
          </w:p>
        </w:tc>
        <w:tc>
          <w:tcPr>
            <w:tcW w:w="1062" w:type="dxa"/>
          </w:tcPr>
          <w:p w14:paraId="688D3F10" w14:textId="77777777" w:rsidR="00912BEF" w:rsidRPr="00912BEF" w:rsidRDefault="00912BEF" w:rsidP="00912BEF">
            <w:pPr>
              <w:rPr>
                <w:rFonts w:ascii="Arial" w:hAnsi="Arial" w:cs="Arial"/>
                <w:sz w:val="14"/>
                <w:szCs w:val="14"/>
                <w:lang w:val="fr-FR"/>
              </w:rPr>
            </w:pPr>
          </w:p>
        </w:tc>
      </w:tr>
      <w:tr w:rsidR="00912BEF" w:rsidRPr="00912BEF" w14:paraId="3BEAA04C" w14:textId="77777777" w:rsidTr="002E42C4">
        <w:trPr>
          <w:trHeight w:val="20"/>
          <w:jc w:val="center"/>
        </w:trPr>
        <w:tc>
          <w:tcPr>
            <w:tcW w:w="1094" w:type="dxa"/>
          </w:tcPr>
          <w:p w14:paraId="4254270E" w14:textId="4D9F0B80" w:rsidR="00912BEF" w:rsidRPr="00912BEF" w:rsidRDefault="002328C4" w:rsidP="00912BEF">
            <w:pPr>
              <w:rPr>
                <w:rFonts w:ascii="Arial" w:hAnsi="Arial" w:cs="Arial"/>
                <w:sz w:val="14"/>
                <w:szCs w:val="14"/>
              </w:rPr>
            </w:pPr>
            <w:hyperlink r:id="rId2648" w:history="1">
              <w:r w:rsidR="004371F4">
                <w:rPr>
                  <w:rStyle w:val="Hyperlink"/>
                  <w:rFonts w:ascii="Arial" w:hAnsi="Arial" w:cs="Arial"/>
                  <w:sz w:val="14"/>
                  <w:szCs w:val="14"/>
                </w:rPr>
                <w:t>R1-2202903</w:t>
              </w:r>
            </w:hyperlink>
          </w:p>
        </w:tc>
        <w:tc>
          <w:tcPr>
            <w:tcW w:w="2646" w:type="dxa"/>
          </w:tcPr>
          <w:p w14:paraId="316B0919" w14:textId="7320BC83" w:rsidR="00912BEF" w:rsidRPr="00912BEF" w:rsidRDefault="00912BEF" w:rsidP="00912BEF">
            <w:pPr>
              <w:rPr>
                <w:rFonts w:ascii="Arial" w:hAnsi="Arial" w:cs="Arial"/>
                <w:sz w:val="14"/>
                <w:szCs w:val="14"/>
              </w:rPr>
            </w:pPr>
            <w:r w:rsidRPr="00912BEF">
              <w:rPr>
                <w:rFonts w:ascii="Arial" w:hAnsi="Arial" w:cs="Arial"/>
                <w:sz w:val="14"/>
                <w:szCs w:val="14"/>
              </w:rPr>
              <w:t>LS on feMIMO RRC parameters</w:t>
            </w:r>
          </w:p>
        </w:tc>
        <w:tc>
          <w:tcPr>
            <w:tcW w:w="1583" w:type="dxa"/>
          </w:tcPr>
          <w:p w14:paraId="7248C2B8" w14:textId="49ECF582" w:rsidR="00912BEF" w:rsidRPr="00912BEF" w:rsidRDefault="00912BEF" w:rsidP="00912BEF">
            <w:pPr>
              <w:rPr>
                <w:rFonts w:ascii="Arial" w:hAnsi="Arial" w:cs="Arial"/>
                <w:sz w:val="14"/>
                <w:szCs w:val="14"/>
              </w:rPr>
            </w:pPr>
            <w:r w:rsidRPr="00912BEF">
              <w:rPr>
                <w:rFonts w:ascii="Arial" w:hAnsi="Arial" w:cs="Arial"/>
                <w:sz w:val="14"/>
                <w:szCs w:val="14"/>
              </w:rPr>
              <w:t>RAN1, Ericsson</w:t>
            </w:r>
          </w:p>
        </w:tc>
        <w:tc>
          <w:tcPr>
            <w:tcW w:w="813" w:type="dxa"/>
          </w:tcPr>
          <w:p w14:paraId="6C630759" w14:textId="22936940"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2E1DE0F0" w14:textId="0C397ABE" w:rsidR="00912BEF" w:rsidRPr="00912BEF" w:rsidRDefault="00912BEF" w:rsidP="00912BEF">
            <w:pPr>
              <w:rPr>
                <w:rFonts w:ascii="Arial" w:hAnsi="Arial" w:cs="Arial"/>
                <w:sz w:val="14"/>
                <w:szCs w:val="14"/>
              </w:rPr>
            </w:pPr>
            <w:r w:rsidRPr="00912BEF">
              <w:rPr>
                <w:rFonts w:ascii="Arial" w:hAnsi="Arial" w:cs="Arial"/>
                <w:sz w:val="14"/>
                <w:szCs w:val="14"/>
              </w:rPr>
              <w:t>NR_feMIMO-Core</w:t>
            </w:r>
          </w:p>
        </w:tc>
        <w:tc>
          <w:tcPr>
            <w:tcW w:w="1065" w:type="dxa"/>
          </w:tcPr>
          <w:p w14:paraId="4B4B178D" w14:textId="1426913C" w:rsidR="00912BEF" w:rsidRPr="00912BEF" w:rsidRDefault="00912BEF" w:rsidP="00912BEF">
            <w:pPr>
              <w:rPr>
                <w:rFonts w:ascii="Arial" w:hAnsi="Arial" w:cs="Arial"/>
                <w:sz w:val="14"/>
                <w:szCs w:val="14"/>
              </w:rPr>
            </w:pPr>
            <w:r w:rsidRPr="00912BEF">
              <w:rPr>
                <w:rFonts w:ascii="Arial" w:hAnsi="Arial" w:cs="Arial"/>
                <w:sz w:val="14"/>
                <w:szCs w:val="14"/>
              </w:rPr>
              <w:t>R2-2202002, R2-2203876</w:t>
            </w:r>
          </w:p>
        </w:tc>
        <w:tc>
          <w:tcPr>
            <w:tcW w:w="994" w:type="dxa"/>
          </w:tcPr>
          <w:p w14:paraId="1AD35730" w14:textId="269E65D8" w:rsidR="00912BEF" w:rsidRPr="00912BEF" w:rsidRDefault="00912BEF" w:rsidP="00912BEF">
            <w:pPr>
              <w:rPr>
                <w:rFonts w:ascii="Arial" w:hAnsi="Arial" w:cs="Arial"/>
                <w:sz w:val="14"/>
                <w:szCs w:val="14"/>
              </w:rPr>
            </w:pPr>
            <w:r w:rsidRPr="00912BEF">
              <w:rPr>
                <w:rFonts w:ascii="Arial" w:hAnsi="Arial" w:cs="Arial"/>
                <w:sz w:val="14"/>
                <w:szCs w:val="14"/>
              </w:rPr>
              <w:t>RAN2</w:t>
            </w:r>
          </w:p>
        </w:tc>
        <w:tc>
          <w:tcPr>
            <w:tcW w:w="994" w:type="dxa"/>
          </w:tcPr>
          <w:p w14:paraId="38C4938C" w14:textId="6F04CD54" w:rsidR="00912BEF" w:rsidRPr="00912BEF" w:rsidRDefault="00912BEF" w:rsidP="00912BEF">
            <w:pPr>
              <w:rPr>
                <w:rFonts w:ascii="Arial" w:hAnsi="Arial" w:cs="Arial"/>
                <w:sz w:val="14"/>
                <w:szCs w:val="14"/>
              </w:rPr>
            </w:pPr>
          </w:p>
        </w:tc>
        <w:tc>
          <w:tcPr>
            <w:tcW w:w="1120" w:type="dxa"/>
          </w:tcPr>
          <w:p w14:paraId="685D23CB" w14:textId="77777777" w:rsidR="00912BEF" w:rsidRPr="00912BEF" w:rsidRDefault="00912BEF" w:rsidP="00912BEF">
            <w:pPr>
              <w:rPr>
                <w:rFonts w:ascii="Arial" w:hAnsi="Arial" w:cs="Arial"/>
                <w:sz w:val="14"/>
                <w:szCs w:val="14"/>
              </w:rPr>
            </w:pPr>
          </w:p>
        </w:tc>
        <w:tc>
          <w:tcPr>
            <w:tcW w:w="1062" w:type="dxa"/>
          </w:tcPr>
          <w:p w14:paraId="58331CF4" w14:textId="77777777" w:rsidR="00912BEF" w:rsidRPr="00912BEF" w:rsidRDefault="00912BEF" w:rsidP="00912BEF">
            <w:pPr>
              <w:rPr>
                <w:rFonts w:ascii="Arial" w:hAnsi="Arial" w:cs="Arial"/>
                <w:sz w:val="14"/>
                <w:szCs w:val="14"/>
              </w:rPr>
            </w:pPr>
          </w:p>
        </w:tc>
      </w:tr>
      <w:tr w:rsidR="00912BEF" w:rsidRPr="00912BEF" w14:paraId="47144F4D" w14:textId="77777777" w:rsidTr="002E42C4">
        <w:trPr>
          <w:trHeight w:val="20"/>
          <w:jc w:val="center"/>
        </w:trPr>
        <w:tc>
          <w:tcPr>
            <w:tcW w:w="1094" w:type="dxa"/>
          </w:tcPr>
          <w:p w14:paraId="4F64EB11" w14:textId="3711E963" w:rsidR="00912BEF" w:rsidRPr="00912BEF" w:rsidRDefault="002328C4" w:rsidP="00912BEF">
            <w:pPr>
              <w:rPr>
                <w:rFonts w:ascii="Arial" w:hAnsi="Arial" w:cs="Arial"/>
                <w:bCs/>
                <w:sz w:val="14"/>
                <w:szCs w:val="14"/>
              </w:rPr>
            </w:pPr>
            <w:hyperlink r:id="rId2649" w:history="1">
              <w:r w:rsidR="004371F4">
                <w:rPr>
                  <w:rStyle w:val="Hyperlink"/>
                  <w:rFonts w:ascii="Arial" w:hAnsi="Arial" w:cs="Arial"/>
                  <w:sz w:val="14"/>
                  <w:szCs w:val="14"/>
                </w:rPr>
                <w:t>R1-2202905</w:t>
              </w:r>
            </w:hyperlink>
          </w:p>
        </w:tc>
        <w:tc>
          <w:tcPr>
            <w:tcW w:w="2646" w:type="dxa"/>
          </w:tcPr>
          <w:p w14:paraId="6D9ACDDB" w14:textId="49C806CB" w:rsidR="00912BEF" w:rsidRPr="00912BEF" w:rsidRDefault="00912BEF" w:rsidP="00912BEF">
            <w:pPr>
              <w:rPr>
                <w:rFonts w:ascii="Arial" w:hAnsi="Arial" w:cs="Arial"/>
                <w:sz w:val="14"/>
                <w:szCs w:val="14"/>
              </w:rPr>
            </w:pPr>
            <w:r w:rsidRPr="00912BEF">
              <w:rPr>
                <w:rFonts w:ascii="Arial" w:hAnsi="Arial" w:cs="Arial"/>
                <w:sz w:val="14"/>
                <w:szCs w:val="14"/>
              </w:rPr>
              <w:t>LS reply on PDCCH skipping</w:t>
            </w:r>
          </w:p>
        </w:tc>
        <w:tc>
          <w:tcPr>
            <w:tcW w:w="1583" w:type="dxa"/>
          </w:tcPr>
          <w:p w14:paraId="66D82CDD" w14:textId="19B96773" w:rsidR="00912BEF" w:rsidRPr="00912BEF" w:rsidRDefault="00912BEF" w:rsidP="00912BEF">
            <w:pPr>
              <w:rPr>
                <w:rFonts w:ascii="Arial" w:hAnsi="Arial" w:cs="Arial"/>
                <w:sz w:val="14"/>
                <w:szCs w:val="14"/>
              </w:rPr>
            </w:pPr>
            <w:r w:rsidRPr="00912BEF">
              <w:rPr>
                <w:rFonts w:ascii="Arial" w:hAnsi="Arial" w:cs="Arial"/>
                <w:sz w:val="14"/>
                <w:szCs w:val="14"/>
              </w:rPr>
              <w:t>RAN1, vivo</w:t>
            </w:r>
          </w:p>
        </w:tc>
        <w:tc>
          <w:tcPr>
            <w:tcW w:w="813" w:type="dxa"/>
          </w:tcPr>
          <w:p w14:paraId="0E3E001E" w14:textId="78C2681D"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7B972C9A" w14:textId="5521095C" w:rsidR="00912BEF" w:rsidRPr="00912BEF" w:rsidRDefault="00912BEF" w:rsidP="00912BEF">
            <w:pPr>
              <w:rPr>
                <w:rFonts w:ascii="Arial" w:hAnsi="Arial" w:cs="Arial"/>
                <w:bCs/>
                <w:sz w:val="14"/>
                <w:szCs w:val="14"/>
              </w:rPr>
            </w:pPr>
            <w:r w:rsidRPr="00912BEF">
              <w:rPr>
                <w:rFonts w:ascii="Arial" w:hAnsi="Arial" w:cs="Arial"/>
                <w:sz w:val="14"/>
                <w:szCs w:val="14"/>
              </w:rPr>
              <w:t>NR_UE_pow_sav_enh-Core</w:t>
            </w:r>
          </w:p>
        </w:tc>
        <w:tc>
          <w:tcPr>
            <w:tcW w:w="1065" w:type="dxa"/>
          </w:tcPr>
          <w:p w14:paraId="71970881" w14:textId="6F70ECC1" w:rsidR="00912BEF" w:rsidRPr="00912BEF" w:rsidRDefault="00912BEF" w:rsidP="00912BEF">
            <w:pPr>
              <w:rPr>
                <w:rFonts w:ascii="Arial" w:hAnsi="Arial" w:cs="Arial"/>
                <w:sz w:val="14"/>
                <w:szCs w:val="14"/>
              </w:rPr>
            </w:pPr>
            <w:r w:rsidRPr="00912BEF">
              <w:rPr>
                <w:rFonts w:ascii="Arial" w:hAnsi="Arial" w:cs="Arial"/>
                <w:sz w:val="14"/>
                <w:szCs w:val="14"/>
              </w:rPr>
              <w:t>R2-2201960</w:t>
            </w:r>
          </w:p>
        </w:tc>
        <w:tc>
          <w:tcPr>
            <w:tcW w:w="994" w:type="dxa"/>
          </w:tcPr>
          <w:p w14:paraId="4A2E20BE" w14:textId="5A379C40" w:rsidR="00912BEF" w:rsidRPr="00912BEF" w:rsidRDefault="00912BEF" w:rsidP="00912BEF">
            <w:pPr>
              <w:rPr>
                <w:rFonts w:ascii="Arial" w:hAnsi="Arial" w:cs="Arial"/>
                <w:sz w:val="14"/>
                <w:szCs w:val="14"/>
              </w:rPr>
            </w:pPr>
            <w:r w:rsidRPr="00912BEF">
              <w:rPr>
                <w:rFonts w:ascii="Arial" w:hAnsi="Arial" w:cs="Arial"/>
                <w:sz w:val="14"/>
                <w:szCs w:val="14"/>
              </w:rPr>
              <w:t>RAN2</w:t>
            </w:r>
          </w:p>
        </w:tc>
        <w:tc>
          <w:tcPr>
            <w:tcW w:w="994" w:type="dxa"/>
          </w:tcPr>
          <w:p w14:paraId="66AAF7CE" w14:textId="7197355A" w:rsidR="00912BEF" w:rsidRPr="00912BEF" w:rsidRDefault="00912BEF" w:rsidP="00912BEF">
            <w:pPr>
              <w:rPr>
                <w:rFonts w:ascii="Arial" w:hAnsi="Arial" w:cs="Arial"/>
                <w:sz w:val="14"/>
                <w:szCs w:val="14"/>
              </w:rPr>
            </w:pPr>
          </w:p>
        </w:tc>
        <w:tc>
          <w:tcPr>
            <w:tcW w:w="1120" w:type="dxa"/>
          </w:tcPr>
          <w:p w14:paraId="47F1916C" w14:textId="77777777" w:rsidR="00912BEF" w:rsidRPr="00912BEF" w:rsidRDefault="00912BEF" w:rsidP="00912BEF">
            <w:pPr>
              <w:rPr>
                <w:rFonts w:ascii="Arial" w:hAnsi="Arial" w:cs="Arial"/>
                <w:sz w:val="14"/>
                <w:szCs w:val="14"/>
              </w:rPr>
            </w:pPr>
          </w:p>
        </w:tc>
        <w:tc>
          <w:tcPr>
            <w:tcW w:w="1062" w:type="dxa"/>
          </w:tcPr>
          <w:p w14:paraId="1964B22E" w14:textId="77777777" w:rsidR="00912BEF" w:rsidRPr="00912BEF" w:rsidRDefault="00912BEF" w:rsidP="00912BEF">
            <w:pPr>
              <w:rPr>
                <w:rFonts w:ascii="Arial" w:hAnsi="Arial" w:cs="Arial"/>
                <w:sz w:val="14"/>
                <w:szCs w:val="14"/>
              </w:rPr>
            </w:pPr>
          </w:p>
        </w:tc>
      </w:tr>
      <w:tr w:rsidR="00912BEF" w:rsidRPr="00912BEF" w14:paraId="23054AD0" w14:textId="77777777" w:rsidTr="002E42C4">
        <w:trPr>
          <w:trHeight w:val="20"/>
          <w:jc w:val="center"/>
        </w:trPr>
        <w:tc>
          <w:tcPr>
            <w:tcW w:w="1094" w:type="dxa"/>
          </w:tcPr>
          <w:p w14:paraId="7133067A" w14:textId="0B2F255C" w:rsidR="00912BEF" w:rsidRPr="00912BEF" w:rsidRDefault="002328C4" w:rsidP="00912BEF">
            <w:pPr>
              <w:rPr>
                <w:rFonts w:ascii="Arial" w:hAnsi="Arial" w:cs="Arial"/>
                <w:bCs/>
                <w:sz w:val="14"/>
                <w:szCs w:val="14"/>
              </w:rPr>
            </w:pPr>
            <w:hyperlink r:id="rId2650" w:history="1">
              <w:r w:rsidR="004371F4">
                <w:rPr>
                  <w:rStyle w:val="Hyperlink"/>
                  <w:rFonts w:ascii="Arial" w:hAnsi="Arial" w:cs="Arial"/>
                  <w:sz w:val="14"/>
                  <w:szCs w:val="14"/>
                </w:rPr>
                <w:t>R1-2202912</w:t>
              </w:r>
            </w:hyperlink>
          </w:p>
        </w:tc>
        <w:tc>
          <w:tcPr>
            <w:tcW w:w="2646" w:type="dxa"/>
          </w:tcPr>
          <w:p w14:paraId="4D8C576D" w14:textId="11F7A8D2" w:rsidR="00912BEF" w:rsidRPr="00912BEF" w:rsidRDefault="00912BEF" w:rsidP="00912BEF">
            <w:pPr>
              <w:rPr>
                <w:rFonts w:ascii="Arial" w:hAnsi="Arial" w:cs="Arial"/>
                <w:sz w:val="14"/>
                <w:szCs w:val="14"/>
              </w:rPr>
            </w:pPr>
            <w:r w:rsidRPr="00912BEF">
              <w:rPr>
                <w:rFonts w:ascii="Arial" w:hAnsi="Arial" w:cs="Arial"/>
                <w:sz w:val="14"/>
                <w:szCs w:val="14"/>
              </w:rPr>
              <w:t>Reply LS on Positioning Reference Units (PRUs) for enhancing positioning performance</w:t>
            </w:r>
          </w:p>
        </w:tc>
        <w:tc>
          <w:tcPr>
            <w:tcW w:w="1583" w:type="dxa"/>
          </w:tcPr>
          <w:p w14:paraId="1C02DA06" w14:textId="65143051" w:rsidR="00912BEF" w:rsidRPr="00912BEF" w:rsidRDefault="00912BEF" w:rsidP="00912BEF">
            <w:pPr>
              <w:rPr>
                <w:rFonts w:ascii="Arial" w:hAnsi="Arial" w:cs="Arial"/>
                <w:sz w:val="14"/>
                <w:szCs w:val="14"/>
              </w:rPr>
            </w:pPr>
            <w:r w:rsidRPr="00912BEF">
              <w:rPr>
                <w:rFonts w:ascii="Arial" w:hAnsi="Arial" w:cs="Arial"/>
                <w:sz w:val="14"/>
                <w:szCs w:val="14"/>
              </w:rPr>
              <w:t>RAN1, CATT</w:t>
            </w:r>
          </w:p>
        </w:tc>
        <w:tc>
          <w:tcPr>
            <w:tcW w:w="813" w:type="dxa"/>
          </w:tcPr>
          <w:p w14:paraId="3472E176" w14:textId="528E7DD3"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36403812" w14:textId="3F7DDECB" w:rsidR="00912BEF" w:rsidRPr="00912BEF" w:rsidRDefault="00912BEF" w:rsidP="00912BEF">
            <w:pPr>
              <w:rPr>
                <w:rFonts w:ascii="Arial" w:hAnsi="Arial" w:cs="Arial"/>
                <w:bCs/>
                <w:sz w:val="14"/>
                <w:szCs w:val="14"/>
              </w:rPr>
            </w:pPr>
            <w:r w:rsidRPr="00912BEF">
              <w:rPr>
                <w:rFonts w:ascii="Arial" w:hAnsi="Arial" w:cs="Arial"/>
                <w:sz w:val="14"/>
                <w:szCs w:val="14"/>
              </w:rPr>
              <w:t>NR_pos_enh-Core</w:t>
            </w:r>
          </w:p>
        </w:tc>
        <w:tc>
          <w:tcPr>
            <w:tcW w:w="1065" w:type="dxa"/>
          </w:tcPr>
          <w:p w14:paraId="58B3D9F6" w14:textId="5AD8F51A" w:rsidR="00912BEF" w:rsidRPr="00912BEF" w:rsidRDefault="00912BEF" w:rsidP="00912BEF">
            <w:pPr>
              <w:rPr>
                <w:rFonts w:ascii="Arial" w:hAnsi="Arial" w:cs="Arial"/>
                <w:sz w:val="14"/>
                <w:szCs w:val="14"/>
              </w:rPr>
            </w:pPr>
            <w:r w:rsidRPr="00912BEF">
              <w:rPr>
                <w:rFonts w:ascii="Arial" w:hAnsi="Arial" w:cs="Arial"/>
                <w:sz w:val="14"/>
                <w:szCs w:val="14"/>
              </w:rPr>
              <w:t>R2-2111488</w:t>
            </w:r>
          </w:p>
        </w:tc>
        <w:tc>
          <w:tcPr>
            <w:tcW w:w="994" w:type="dxa"/>
          </w:tcPr>
          <w:p w14:paraId="06BDA0E4" w14:textId="503FBABD" w:rsidR="00912BEF" w:rsidRPr="00912BEF" w:rsidRDefault="00912BEF" w:rsidP="00912BEF">
            <w:pPr>
              <w:rPr>
                <w:rFonts w:ascii="Arial" w:hAnsi="Arial" w:cs="Arial"/>
                <w:sz w:val="14"/>
                <w:szCs w:val="14"/>
              </w:rPr>
            </w:pPr>
            <w:r w:rsidRPr="00912BEF">
              <w:rPr>
                <w:rFonts w:ascii="Arial" w:hAnsi="Arial" w:cs="Arial"/>
                <w:sz w:val="14"/>
                <w:szCs w:val="14"/>
              </w:rPr>
              <w:t>RAN2</w:t>
            </w:r>
          </w:p>
        </w:tc>
        <w:tc>
          <w:tcPr>
            <w:tcW w:w="994" w:type="dxa"/>
          </w:tcPr>
          <w:p w14:paraId="33D1FB3C" w14:textId="37EBCBC3" w:rsidR="00912BEF" w:rsidRPr="00912BEF" w:rsidRDefault="00912BEF" w:rsidP="00912BEF">
            <w:pPr>
              <w:rPr>
                <w:rFonts w:ascii="Arial" w:hAnsi="Arial" w:cs="Arial"/>
                <w:sz w:val="14"/>
                <w:szCs w:val="14"/>
              </w:rPr>
            </w:pPr>
            <w:r w:rsidRPr="00912BEF">
              <w:rPr>
                <w:rFonts w:ascii="Arial" w:hAnsi="Arial" w:cs="Arial"/>
                <w:sz w:val="14"/>
                <w:szCs w:val="14"/>
              </w:rPr>
              <w:t>RAN3, SA2</w:t>
            </w:r>
          </w:p>
        </w:tc>
        <w:tc>
          <w:tcPr>
            <w:tcW w:w="1120" w:type="dxa"/>
          </w:tcPr>
          <w:p w14:paraId="199FED50" w14:textId="77777777" w:rsidR="00912BEF" w:rsidRPr="00912BEF" w:rsidRDefault="00912BEF" w:rsidP="00912BEF">
            <w:pPr>
              <w:rPr>
                <w:rFonts w:ascii="Arial" w:hAnsi="Arial" w:cs="Arial"/>
                <w:sz w:val="14"/>
                <w:szCs w:val="14"/>
              </w:rPr>
            </w:pPr>
          </w:p>
        </w:tc>
        <w:tc>
          <w:tcPr>
            <w:tcW w:w="1062" w:type="dxa"/>
          </w:tcPr>
          <w:p w14:paraId="275FD89A" w14:textId="77777777" w:rsidR="00912BEF" w:rsidRPr="00912BEF" w:rsidRDefault="00912BEF" w:rsidP="00912BEF">
            <w:pPr>
              <w:rPr>
                <w:rFonts w:ascii="Arial" w:hAnsi="Arial" w:cs="Arial"/>
                <w:sz w:val="14"/>
                <w:szCs w:val="14"/>
              </w:rPr>
            </w:pPr>
          </w:p>
        </w:tc>
      </w:tr>
      <w:tr w:rsidR="00912BEF" w:rsidRPr="00912BEF" w14:paraId="51EAD3F2" w14:textId="77777777" w:rsidTr="002E42C4">
        <w:trPr>
          <w:trHeight w:val="20"/>
          <w:jc w:val="center"/>
        </w:trPr>
        <w:tc>
          <w:tcPr>
            <w:tcW w:w="1094" w:type="dxa"/>
          </w:tcPr>
          <w:p w14:paraId="1D13D040" w14:textId="78E8C776" w:rsidR="00912BEF" w:rsidRPr="00912BEF" w:rsidRDefault="002328C4" w:rsidP="00912BEF">
            <w:pPr>
              <w:rPr>
                <w:rFonts w:ascii="Arial" w:hAnsi="Arial" w:cs="Arial"/>
                <w:bCs/>
                <w:sz w:val="14"/>
                <w:szCs w:val="14"/>
              </w:rPr>
            </w:pPr>
            <w:hyperlink r:id="rId2651" w:history="1">
              <w:r w:rsidR="004371F4">
                <w:rPr>
                  <w:rStyle w:val="Hyperlink"/>
                  <w:rFonts w:ascii="Arial" w:hAnsi="Arial" w:cs="Arial"/>
                  <w:sz w:val="14"/>
                  <w:szCs w:val="14"/>
                </w:rPr>
                <w:t>R1-2202922</w:t>
              </w:r>
            </w:hyperlink>
          </w:p>
        </w:tc>
        <w:tc>
          <w:tcPr>
            <w:tcW w:w="2646" w:type="dxa"/>
          </w:tcPr>
          <w:p w14:paraId="1C28F40E" w14:textId="29C0D606" w:rsidR="00912BEF" w:rsidRPr="00912BEF" w:rsidRDefault="00912BEF" w:rsidP="00912BEF">
            <w:pPr>
              <w:rPr>
                <w:rFonts w:ascii="Arial" w:hAnsi="Arial" w:cs="Arial"/>
                <w:sz w:val="14"/>
                <w:szCs w:val="14"/>
              </w:rPr>
            </w:pPr>
            <w:r w:rsidRPr="00912BEF">
              <w:rPr>
                <w:rFonts w:ascii="Arial" w:hAnsi="Arial" w:cs="Arial"/>
                <w:sz w:val="14"/>
                <w:szCs w:val="14"/>
              </w:rPr>
              <w:t>LS on multiple measurement instances</w:t>
            </w:r>
          </w:p>
        </w:tc>
        <w:tc>
          <w:tcPr>
            <w:tcW w:w="1583" w:type="dxa"/>
          </w:tcPr>
          <w:p w14:paraId="6A277787" w14:textId="65DF6823" w:rsidR="00912BEF" w:rsidRPr="00912BEF" w:rsidRDefault="00912BEF" w:rsidP="00912BEF">
            <w:pPr>
              <w:rPr>
                <w:rFonts w:ascii="Arial" w:hAnsi="Arial" w:cs="Arial"/>
                <w:sz w:val="14"/>
                <w:szCs w:val="14"/>
              </w:rPr>
            </w:pPr>
            <w:r w:rsidRPr="00912BEF">
              <w:rPr>
                <w:rFonts w:ascii="Arial" w:hAnsi="Arial" w:cs="Arial"/>
                <w:sz w:val="14"/>
                <w:szCs w:val="14"/>
              </w:rPr>
              <w:t>RAN1, CATT</w:t>
            </w:r>
          </w:p>
        </w:tc>
        <w:tc>
          <w:tcPr>
            <w:tcW w:w="813" w:type="dxa"/>
          </w:tcPr>
          <w:p w14:paraId="072169F6" w14:textId="46AAFD40"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27EAB5C5" w14:textId="28C267BA" w:rsidR="00912BEF" w:rsidRPr="00912BEF" w:rsidRDefault="00912BEF" w:rsidP="00912BEF">
            <w:pPr>
              <w:rPr>
                <w:rFonts w:ascii="Arial" w:hAnsi="Arial" w:cs="Arial"/>
                <w:bCs/>
                <w:sz w:val="14"/>
                <w:szCs w:val="14"/>
                <w:lang w:val="fr-FR"/>
              </w:rPr>
            </w:pPr>
            <w:r w:rsidRPr="00912BEF">
              <w:rPr>
                <w:rFonts w:ascii="Arial" w:hAnsi="Arial" w:cs="Arial"/>
                <w:sz w:val="14"/>
                <w:szCs w:val="14"/>
              </w:rPr>
              <w:t>NR_pos_enh-Core</w:t>
            </w:r>
          </w:p>
        </w:tc>
        <w:tc>
          <w:tcPr>
            <w:tcW w:w="1065" w:type="dxa"/>
          </w:tcPr>
          <w:p w14:paraId="724C1144" w14:textId="1525EBFA" w:rsidR="00912BEF" w:rsidRPr="00912BEF" w:rsidRDefault="00912BEF" w:rsidP="00912BEF">
            <w:pPr>
              <w:rPr>
                <w:rFonts w:ascii="Arial" w:hAnsi="Arial" w:cs="Arial"/>
                <w:sz w:val="14"/>
                <w:szCs w:val="14"/>
                <w:lang w:val="fr-FR"/>
              </w:rPr>
            </w:pPr>
          </w:p>
        </w:tc>
        <w:tc>
          <w:tcPr>
            <w:tcW w:w="994" w:type="dxa"/>
          </w:tcPr>
          <w:p w14:paraId="6B3F6193" w14:textId="45121E7D" w:rsidR="00912BEF" w:rsidRPr="00912BEF" w:rsidRDefault="00912BEF" w:rsidP="00912BEF">
            <w:pPr>
              <w:rPr>
                <w:rFonts w:ascii="Arial" w:hAnsi="Arial" w:cs="Arial"/>
                <w:sz w:val="14"/>
                <w:szCs w:val="14"/>
                <w:lang w:val="fr-FR"/>
              </w:rPr>
            </w:pPr>
            <w:r w:rsidRPr="00912BEF">
              <w:rPr>
                <w:rFonts w:ascii="Arial" w:hAnsi="Arial" w:cs="Arial"/>
                <w:sz w:val="14"/>
                <w:szCs w:val="14"/>
              </w:rPr>
              <w:t>RAN2, RAN3</w:t>
            </w:r>
          </w:p>
        </w:tc>
        <w:tc>
          <w:tcPr>
            <w:tcW w:w="994" w:type="dxa"/>
          </w:tcPr>
          <w:p w14:paraId="798F389D" w14:textId="62B9DDF2" w:rsidR="00912BEF" w:rsidRPr="00912BEF" w:rsidRDefault="00912BEF" w:rsidP="00912BEF">
            <w:pPr>
              <w:rPr>
                <w:rFonts w:ascii="Arial" w:hAnsi="Arial" w:cs="Arial"/>
                <w:sz w:val="14"/>
                <w:szCs w:val="14"/>
                <w:lang w:val="fr-FR"/>
              </w:rPr>
            </w:pPr>
          </w:p>
        </w:tc>
        <w:tc>
          <w:tcPr>
            <w:tcW w:w="1120" w:type="dxa"/>
          </w:tcPr>
          <w:p w14:paraId="067BD4C0" w14:textId="77777777" w:rsidR="00912BEF" w:rsidRPr="00912BEF" w:rsidRDefault="00912BEF" w:rsidP="00912BEF">
            <w:pPr>
              <w:rPr>
                <w:rFonts w:ascii="Arial" w:hAnsi="Arial" w:cs="Arial"/>
                <w:sz w:val="14"/>
                <w:szCs w:val="14"/>
                <w:lang w:val="fr-FR"/>
              </w:rPr>
            </w:pPr>
          </w:p>
        </w:tc>
        <w:tc>
          <w:tcPr>
            <w:tcW w:w="1062" w:type="dxa"/>
          </w:tcPr>
          <w:p w14:paraId="579D8B03" w14:textId="77777777" w:rsidR="00912BEF" w:rsidRPr="00912BEF" w:rsidRDefault="00912BEF" w:rsidP="00912BEF">
            <w:pPr>
              <w:rPr>
                <w:rFonts w:ascii="Arial" w:hAnsi="Arial" w:cs="Arial"/>
                <w:sz w:val="14"/>
                <w:szCs w:val="14"/>
                <w:lang w:val="fr-FR"/>
              </w:rPr>
            </w:pPr>
          </w:p>
        </w:tc>
      </w:tr>
      <w:tr w:rsidR="00912BEF" w:rsidRPr="00912BEF" w14:paraId="79DEC1DB" w14:textId="77777777" w:rsidTr="002E42C4">
        <w:trPr>
          <w:trHeight w:val="20"/>
          <w:jc w:val="center"/>
        </w:trPr>
        <w:tc>
          <w:tcPr>
            <w:tcW w:w="1094" w:type="dxa"/>
          </w:tcPr>
          <w:p w14:paraId="38D1CD4C" w14:textId="7B56F0BA" w:rsidR="00912BEF" w:rsidRPr="00912BEF" w:rsidRDefault="002328C4" w:rsidP="00912BEF">
            <w:pPr>
              <w:rPr>
                <w:rFonts w:ascii="Arial" w:hAnsi="Arial" w:cs="Arial"/>
                <w:bCs/>
                <w:sz w:val="14"/>
                <w:szCs w:val="14"/>
              </w:rPr>
            </w:pPr>
            <w:hyperlink r:id="rId2652" w:history="1">
              <w:r w:rsidR="004371F4">
                <w:rPr>
                  <w:rStyle w:val="Hyperlink"/>
                  <w:rFonts w:ascii="Arial" w:hAnsi="Arial" w:cs="Arial"/>
                  <w:sz w:val="14"/>
                  <w:szCs w:val="14"/>
                </w:rPr>
                <w:t>R1-2202924</w:t>
              </w:r>
            </w:hyperlink>
          </w:p>
        </w:tc>
        <w:tc>
          <w:tcPr>
            <w:tcW w:w="2646" w:type="dxa"/>
          </w:tcPr>
          <w:p w14:paraId="63BDA30A" w14:textId="2590FAF4" w:rsidR="00912BEF" w:rsidRPr="00912BEF" w:rsidRDefault="00912BEF" w:rsidP="00912BEF">
            <w:pPr>
              <w:rPr>
                <w:rFonts w:ascii="Arial" w:hAnsi="Arial" w:cs="Arial"/>
                <w:sz w:val="14"/>
                <w:szCs w:val="14"/>
              </w:rPr>
            </w:pPr>
            <w:r w:rsidRPr="00912BEF">
              <w:rPr>
                <w:rFonts w:ascii="Arial" w:hAnsi="Arial" w:cs="Arial"/>
                <w:sz w:val="14"/>
                <w:szCs w:val="14"/>
              </w:rPr>
              <w:t>LS on updated Rel-17 RAN1 UE features list for LTE</w:t>
            </w:r>
          </w:p>
        </w:tc>
        <w:tc>
          <w:tcPr>
            <w:tcW w:w="1583" w:type="dxa"/>
          </w:tcPr>
          <w:p w14:paraId="7D24ACF1" w14:textId="45F839A2" w:rsidR="00912BEF" w:rsidRPr="00912BEF" w:rsidRDefault="00912BEF" w:rsidP="00912BEF">
            <w:pPr>
              <w:rPr>
                <w:rFonts w:ascii="Arial" w:hAnsi="Arial" w:cs="Arial"/>
                <w:sz w:val="14"/>
                <w:szCs w:val="14"/>
              </w:rPr>
            </w:pPr>
            <w:r w:rsidRPr="00912BEF">
              <w:rPr>
                <w:rFonts w:ascii="Arial" w:hAnsi="Arial" w:cs="Arial"/>
                <w:sz w:val="14"/>
                <w:szCs w:val="14"/>
              </w:rPr>
              <w:t>RAN1, NTT DOCOMO, AT&amp;T</w:t>
            </w:r>
          </w:p>
        </w:tc>
        <w:tc>
          <w:tcPr>
            <w:tcW w:w="813" w:type="dxa"/>
          </w:tcPr>
          <w:p w14:paraId="030B927D" w14:textId="5EC7D145"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6DFF7F7A" w14:textId="32B4209B" w:rsidR="00912BEF" w:rsidRPr="00912BEF" w:rsidRDefault="00912BEF" w:rsidP="00912BEF">
            <w:pPr>
              <w:rPr>
                <w:rFonts w:ascii="Arial" w:hAnsi="Arial" w:cs="Arial"/>
                <w:bCs/>
                <w:sz w:val="14"/>
                <w:szCs w:val="14"/>
              </w:rPr>
            </w:pPr>
            <w:r w:rsidRPr="00912BEF">
              <w:rPr>
                <w:rFonts w:ascii="Arial" w:hAnsi="Arial" w:cs="Arial"/>
                <w:sz w:val="14"/>
                <w:szCs w:val="14"/>
              </w:rPr>
              <w:t>NB_IOTenh4_LTE_eMTC6, LTE_NBIOT_eMTC_NTN, LTE_terr_bcast_bands_part1, NR_SL_enh</w:t>
            </w:r>
          </w:p>
        </w:tc>
        <w:tc>
          <w:tcPr>
            <w:tcW w:w="1065" w:type="dxa"/>
          </w:tcPr>
          <w:p w14:paraId="7DCA62C1" w14:textId="28135BE7" w:rsidR="00912BEF" w:rsidRPr="00912BEF" w:rsidRDefault="00912BEF" w:rsidP="00912BEF">
            <w:pPr>
              <w:rPr>
                <w:rFonts w:ascii="Arial" w:hAnsi="Arial" w:cs="Arial"/>
                <w:sz w:val="14"/>
                <w:szCs w:val="14"/>
              </w:rPr>
            </w:pPr>
          </w:p>
        </w:tc>
        <w:tc>
          <w:tcPr>
            <w:tcW w:w="994" w:type="dxa"/>
          </w:tcPr>
          <w:p w14:paraId="583B8B8F" w14:textId="43539A4C" w:rsidR="00912BEF" w:rsidRPr="00912BEF" w:rsidRDefault="00912BEF" w:rsidP="00912BEF">
            <w:pPr>
              <w:rPr>
                <w:rFonts w:ascii="Arial" w:hAnsi="Arial" w:cs="Arial"/>
                <w:sz w:val="14"/>
                <w:szCs w:val="14"/>
              </w:rPr>
            </w:pPr>
            <w:r w:rsidRPr="00912BEF">
              <w:rPr>
                <w:rFonts w:ascii="Arial" w:hAnsi="Arial" w:cs="Arial"/>
                <w:sz w:val="14"/>
                <w:szCs w:val="14"/>
              </w:rPr>
              <w:t>RAN2, RAN4</w:t>
            </w:r>
          </w:p>
        </w:tc>
        <w:tc>
          <w:tcPr>
            <w:tcW w:w="994" w:type="dxa"/>
          </w:tcPr>
          <w:p w14:paraId="7F65DA1E" w14:textId="033844BD" w:rsidR="00912BEF" w:rsidRPr="00912BEF" w:rsidRDefault="00912BEF" w:rsidP="00912BEF">
            <w:pPr>
              <w:rPr>
                <w:rFonts w:ascii="Arial" w:hAnsi="Arial" w:cs="Arial"/>
                <w:sz w:val="14"/>
                <w:szCs w:val="14"/>
              </w:rPr>
            </w:pPr>
          </w:p>
        </w:tc>
        <w:tc>
          <w:tcPr>
            <w:tcW w:w="1120" w:type="dxa"/>
          </w:tcPr>
          <w:p w14:paraId="016DA3B1" w14:textId="77777777" w:rsidR="00912BEF" w:rsidRPr="00912BEF" w:rsidRDefault="00912BEF" w:rsidP="00912BEF">
            <w:pPr>
              <w:rPr>
                <w:rFonts w:ascii="Arial" w:hAnsi="Arial" w:cs="Arial"/>
                <w:sz w:val="14"/>
                <w:szCs w:val="14"/>
              </w:rPr>
            </w:pPr>
          </w:p>
        </w:tc>
        <w:tc>
          <w:tcPr>
            <w:tcW w:w="1062" w:type="dxa"/>
          </w:tcPr>
          <w:p w14:paraId="662D7B44" w14:textId="77777777" w:rsidR="00912BEF" w:rsidRPr="00912BEF" w:rsidRDefault="00912BEF" w:rsidP="00912BEF">
            <w:pPr>
              <w:rPr>
                <w:rFonts w:ascii="Arial" w:hAnsi="Arial" w:cs="Arial"/>
                <w:sz w:val="14"/>
                <w:szCs w:val="14"/>
              </w:rPr>
            </w:pPr>
          </w:p>
        </w:tc>
      </w:tr>
      <w:tr w:rsidR="00912BEF" w:rsidRPr="00912BEF" w14:paraId="4DB7AAAD" w14:textId="77777777" w:rsidTr="002E42C4">
        <w:trPr>
          <w:trHeight w:val="20"/>
          <w:jc w:val="center"/>
        </w:trPr>
        <w:tc>
          <w:tcPr>
            <w:tcW w:w="1094" w:type="dxa"/>
          </w:tcPr>
          <w:p w14:paraId="71BFF846" w14:textId="6A7ED686" w:rsidR="00912BEF" w:rsidRPr="00912BEF" w:rsidRDefault="002328C4" w:rsidP="00912BEF">
            <w:pPr>
              <w:rPr>
                <w:rFonts w:ascii="Arial" w:hAnsi="Arial" w:cs="Arial"/>
                <w:sz w:val="14"/>
                <w:szCs w:val="14"/>
              </w:rPr>
            </w:pPr>
            <w:hyperlink r:id="rId2653" w:history="1">
              <w:r w:rsidR="004371F4">
                <w:rPr>
                  <w:rStyle w:val="Hyperlink"/>
                  <w:rFonts w:ascii="Arial" w:hAnsi="Arial" w:cs="Arial"/>
                  <w:sz w:val="14"/>
                  <w:szCs w:val="14"/>
                </w:rPr>
                <w:t>R1-2202927</w:t>
              </w:r>
            </w:hyperlink>
          </w:p>
        </w:tc>
        <w:tc>
          <w:tcPr>
            <w:tcW w:w="2646" w:type="dxa"/>
          </w:tcPr>
          <w:p w14:paraId="6CA4903C" w14:textId="0802586F" w:rsidR="00912BEF" w:rsidRPr="00912BEF" w:rsidRDefault="00912BEF" w:rsidP="00912BEF">
            <w:pPr>
              <w:rPr>
                <w:rFonts w:ascii="Arial" w:hAnsi="Arial" w:cs="Arial"/>
                <w:sz w:val="14"/>
                <w:szCs w:val="14"/>
              </w:rPr>
            </w:pPr>
            <w:r w:rsidRPr="00912BEF">
              <w:rPr>
                <w:rFonts w:ascii="Arial" w:hAnsi="Arial" w:cs="Arial"/>
                <w:sz w:val="14"/>
                <w:szCs w:val="14"/>
              </w:rPr>
              <w:t>LS on updated Rel-17 RAN1 UE features list for NR</w:t>
            </w:r>
          </w:p>
        </w:tc>
        <w:tc>
          <w:tcPr>
            <w:tcW w:w="1583" w:type="dxa"/>
          </w:tcPr>
          <w:p w14:paraId="003E42EA" w14:textId="5D075A63" w:rsidR="00912BEF" w:rsidRPr="00912BEF" w:rsidRDefault="00912BEF" w:rsidP="00912BEF">
            <w:pPr>
              <w:rPr>
                <w:rFonts w:ascii="Arial" w:hAnsi="Arial" w:cs="Arial"/>
                <w:sz w:val="14"/>
                <w:szCs w:val="14"/>
              </w:rPr>
            </w:pPr>
            <w:r w:rsidRPr="00912BEF">
              <w:rPr>
                <w:rFonts w:ascii="Arial" w:hAnsi="Arial" w:cs="Arial"/>
                <w:sz w:val="14"/>
                <w:szCs w:val="14"/>
              </w:rPr>
              <w:t>RAN1, NTT DOCOMO, AT&amp;T</w:t>
            </w:r>
          </w:p>
        </w:tc>
        <w:tc>
          <w:tcPr>
            <w:tcW w:w="813" w:type="dxa"/>
          </w:tcPr>
          <w:p w14:paraId="6F99BAE2" w14:textId="7E236D6A" w:rsidR="00912BEF" w:rsidRPr="00912BEF" w:rsidRDefault="00912BEF" w:rsidP="00912BEF">
            <w:pPr>
              <w:rPr>
                <w:rFonts w:ascii="Arial" w:hAnsi="Arial" w:cs="Arial"/>
                <w:sz w:val="14"/>
                <w:szCs w:val="14"/>
              </w:rPr>
            </w:pPr>
            <w:r w:rsidRPr="00912BEF">
              <w:rPr>
                <w:rFonts w:ascii="Arial" w:hAnsi="Arial" w:cs="Arial"/>
                <w:sz w:val="14"/>
                <w:szCs w:val="14"/>
              </w:rPr>
              <w:t>Rel-17</w:t>
            </w:r>
          </w:p>
        </w:tc>
        <w:tc>
          <w:tcPr>
            <w:tcW w:w="2696" w:type="dxa"/>
          </w:tcPr>
          <w:p w14:paraId="77A372ED" w14:textId="30297977" w:rsidR="00912BEF" w:rsidRPr="00912BEF" w:rsidRDefault="00912BEF" w:rsidP="00912BEF">
            <w:pPr>
              <w:rPr>
                <w:rFonts w:ascii="Arial" w:hAnsi="Arial" w:cs="Arial"/>
                <w:sz w:val="14"/>
                <w:szCs w:val="14"/>
              </w:rPr>
            </w:pPr>
            <w:r w:rsidRPr="00912BEF">
              <w:rPr>
                <w:rFonts w:ascii="Arial" w:hAnsi="Arial" w:cs="Arial"/>
                <w:sz w:val="14"/>
                <w:szCs w:val="14"/>
              </w:rPr>
              <w:t>NR_feMIMO, NR_ext_to_71GHz, NR_IIOT_URLLC_enh, NR_NTN_solutions, NR_pos_enh, NR_redcap, NR_UE_pow_sav_enh, NR_cov_enh, NR_IAB_enh, NR_SL_enh, NR_MBS, NR_DSS, LTE_NR_DC_enh2, NR_DL1024QAM_FR1, NR_RF_FR1_enh, NR_SmallData_INACTIVE</w:t>
            </w:r>
          </w:p>
        </w:tc>
        <w:tc>
          <w:tcPr>
            <w:tcW w:w="1065" w:type="dxa"/>
          </w:tcPr>
          <w:p w14:paraId="547CDBDE" w14:textId="2AC0E593" w:rsidR="00912BEF" w:rsidRPr="00912BEF" w:rsidRDefault="00912BEF" w:rsidP="00912BEF">
            <w:pPr>
              <w:rPr>
                <w:rFonts w:ascii="Arial" w:hAnsi="Arial" w:cs="Arial"/>
                <w:sz w:val="14"/>
                <w:szCs w:val="14"/>
              </w:rPr>
            </w:pPr>
          </w:p>
        </w:tc>
        <w:tc>
          <w:tcPr>
            <w:tcW w:w="994" w:type="dxa"/>
          </w:tcPr>
          <w:p w14:paraId="550BB188" w14:textId="42258ABE" w:rsidR="00912BEF" w:rsidRPr="00912BEF" w:rsidRDefault="00912BEF" w:rsidP="00912BEF">
            <w:pPr>
              <w:rPr>
                <w:rFonts w:ascii="Arial" w:hAnsi="Arial" w:cs="Arial"/>
                <w:sz w:val="14"/>
                <w:szCs w:val="14"/>
              </w:rPr>
            </w:pPr>
            <w:r w:rsidRPr="00912BEF">
              <w:rPr>
                <w:rFonts w:ascii="Arial" w:hAnsi="Arial" w:cs="Arial"/>
                <w:sz w:val="14"/>
                <w:szCs w:val="14"/>
              </w:rPr>
              <w:t>RAN2, RAN4</w:t>
            </w:r>
          </w:p>
        </w:tc>
        <w:tc>
          <w:tcPr>
            <w:tcW w:w="994" w:type="dxa"/>
          </w:tcPr>
          <w:p w14:paraId="3CA69F19" w14:textId="17117510" w:rsidR="00912BEF" w:rsidRPr="00912BEF" w:rsidRDefault="00912BEF" w:rsidP="00912BEF">
            <w:pPr>
              <w:rPr>
                <w:rFonts w:ascii="Arial" w:hAnsi="Arial" w:cs="Arial"/>
                <w:sz w:val="14"/>
                <w:szCs w:val="14"/>
              </w:rPr>
            </w:pPr>
          </w:p>
        </w:tc>
        <w:tc>
          <w:tcPr>
            <w:tcW w:w="1120" w:type="dxa"/>
          </w:tcPr>
          <w:p w14:paraId="5F32631D" w14:textId="77777777" w:rsidR="00912BEF" w:rsidRPr="00912BEF" w:rsidRDefault="00912BEF" w:rsidP="00912BEF">
            <w:pPr>
              <w:rPr>
                <w:rFonts w:ascii="Arial" w:hAnsi="Arial" w:cs="Arial"/>
                <w:sz w:val="14"/>
                <w:szCs w:val="14"/>
              </w:rPr>
            </w:pPr>
          </w:p>
        </w:tc>
        <w:tc>
          <w:tcPr>
            <w:tcW w:w="1062" w:type="dxa"/>
          </w:tcPr>
          <w:p w14:paraId="2B1131FE" w14:textId="77777777" w:rsidR="00912BEF" w:rsidRPr="00912BEF" w:rsidRDefault="00912BEF" w:rsidP="00912BEF">
            <w:pPr>
              <w:rPr>
                <w:rFonts w:ascii="Arial" w:hAnsi="Arial" w:cs="Arial"/>
                <w:sz w:val="14"/>
                <w:szCs w:val="14"/>
              </w:rPr>
            </w:pPr>
          </w:p>
        </w:tc>
      </w:tr>
      <w:tr w:rsidR="00912BEF" w:rsidRPr="00912BEF" w14:paraId="7F8A712B" w14:textId="77777777" w:rsidTr="002E42C4">
        <w:trPr>
          <w:trHeight w:val="20"/>
          <w:jc w:val="center"/>
        </w:trPr>
        <w:tc>
          <w:tcPr>
            <w:tcW w:w="1094" w:type="dxa"/>
          </w:tcPr>
          <w:p w14:paraId="1A1B7AAD" w14:textId="6395A392" w:rsidR="00912BEF" w:rsidRPr="00912BEF" w:rsidRDefault="002328C4" w:rsidP="00912BEF">
            <w:pPr>
              <w:rPr>
                <w:rFonts w:ascii="Arial" w:hAnsi="Arial" w:cs="Arial"/>
                <w:bCs/>
                <w:sz w:val="14"/>
                <w:szCs w:val="14"/>
              </w:rPr>
            </w:pPr>
            <w:hyperlink r:id="rId2654" w:history="1">
              <w:r w:rsidR="004371F4">
                <w:rPr>
                  <w:rStyle w:val="Hyperlink"/>
                  <w:rFonts w:ascii="Arial" w:hAnsi="Arial" w:cs="Arial"/>
                  <w:sz w:val="14"/>
                  <w:szCs w:val="14"/>
                </w:rPr>
                <w:t>R1-2202931</w:t>
              </w:r>
            </w:hyperlink>
          </w:p>
        </w:tc>
        <w:tc>
          <w:tcPr>
            <w:tcW w:w="2646" w:type="dxa"/>
          </w:tcPr>
          <w:p w14:paraId="2B3E11CB" w14:textId="39F9D9F7" w:rsidR="00912BEF" w:rsidRPr="00912BEF" w:rsidRDefault="00912BEF" w:rsidP="00912BEF">
            <w:pPr>
              <w:rPr>
                <w:rFonts w:ascii="Arial" w:hAnsi="Arial" w:cs="Arial"/>
                <w:sz w:val="14"/>
                <w:szCs w:val="14"/>
              </w:rPr>
            </w:pPr>
            <w:r w:rsidRPr="00912BEF">
              <w:rPr>
                <w:rFonts w:ascii="Arial" w:hAnsi="Arial" w:cs="Arial"/>
                <w:sz w:val="14"/>
                <w:szCs w:val="14"/>
              </w:rPr>
              <w:t>LS on IoT-NTN TP for TS 36.300</w:t>
            </w:r>
          </w:p>
        </w:tc>
        <w:tc>
          <w:tcPr>
            <w:tcW w:w="1583" w:type="dxa"/>
          </w:tcPr>
          <w:p w14:paraId="073D7583" w14:textId="412B9B6B" w:rsidR="00912BEF" w:rsidRPr="00912BEF" w:rsidRDefault="00912BEF" w:rsidP="00912BEF">
            <w:pPr>
              <w:rPr>
                <w:rFonts w:ascii="Arial" w:hAnsi="Arial" w:cs="Arial"/>
                <w:sz w:val="14"/>
                <w:szCs w:val="14"/>
              </w:rPr>
            </w:pPr>
            <w:r w:rsidRPr="00912BEF">
              <w:rPr>
                <w:rFonts w:ascii="Arial" w:hAnsi="Arial" w:cs="Arial"/>
                <w:sz w:val="14"/>
                <w:szCs w:val="14"/>
              </w:rPr>
              <w:t>RAN1, MediaTek</w:t>
            </w:r>
          </w:p>
        </w:tc>
        <w:tc>
          <w:tcPr>
            <w:tcW w:w="813" w:type="dxa"/>
          </w:tcPr>
          <w:p w14:paraId="5BD1D11E" w14:textId="40F624AC"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1B506463" w14:textId="3DE9BB4B" w:rsidR="00912BEF" w:rsidRPr="00912BEF" w:rsidRDefault="00912BEF" w:rsidP="00912BEF">
            <w:pPr>
              <w:rPr>
                <w:rFonts w:ascii="Arial" w:hAnsi="Arial" w:cs="Arial"/>
                <w:bCs/>
                <w:sz w:val="14"/>
                <w:szCs w:val="14"/>
                <w:lang w:val="fr-FR"/>
              </w:rPr>
            </w:pPr>
            <w:r w:rsidRPr="00912BEF">
              <w:rPr>
                <w:rFonts w:ascii="Arial" w:hAnsi="Arial" w:cs="Arial"/>
                <w:sz w:val="14"/>
                <w:szCs w:val="14"/>
                <w:lang w:val="fr-FR"/>
              </w:rPr>
              <w:t>LTE_NBIOT_eMTC_NTN-Core</w:t>
            </w:r>
          </w:p>
        </w:tc>
        <w:tc>
          <w:tcPr>
            <w:tcW w:w="1065" w:type="dxa"/>
          </w:tcPr>
          <w:p w14:paraId="7627E06F" w14:textId="2CA0CAC7" w:rsidR="00912BEF" w:rsidRPr="00912BEF" w:rsidRDefault="00912BEF" w:rsidP="00912BEF">
            <w:pPr>
              <w:rPr>
                <w:rFonts w:ascii="Arial" w:hAnsi="Arial" w:cs="Arial"/>
                <w:sz w:val="14"/>
                <w:szCs w:val="14"/>
                <w:lang w:val="fr-FR"/>
              </w:rPr>
            </w:pPr>
          </w:p>
        </w:tc>
        <w:tc>
          <w:tcPr>
            <w:tcW w:w="994" w:type="dxa"/>
          </w:tcPr>
          <w:p w14:paraId="72DA048C" w14:textId="4AC2F9CC" w:rsidR="00912BEF" w:rsidRPr="00912BEF" w:rsidRDefault="00912BEF" w:rsidP="00912BEF">
            <w:pPr>
              <w:rPr>
                <w:rFonts w:ascii="Arial" w:hAnsi="Arial" w:cs="Arial"/>
                <w:sz w:val="14"/>
                <w:szCs w:val="14"/>
                <w:lang w:val="fr-FR"/>
              </w:rPr>
            </w:pPr>
            <w:r w:rsidRPr="00912BEF">
              <w:rPr>
                <w:rFonts w:ascii="Arial" w:hAnsi="Arial" w:cs="Arial"/>
                <w:sz w:val="14"/>
                <w:szCs w:val="14"/>
              </w:rPr>
              <w:t>RAN2</w:t>
            </w:r>
          </w:p>
        </w:tc>
        <w:tc>
          <w:tcPr>
            <w:tcW w:w="994" w:type="dxa"/>
          </w:tcPr>
          <w:p w14:paraId="30ED6360" w14:textId="1CF41C9C" w:rsidR="00912BEF" w:rsidRPr="00912BEF" w:rsidRDefault="00912BEF" w:rsidP="00912BEF">
            <w:pPr>
              <w:rPr>
                <w:rFonts w:ascii="Arial" w:hAnsi="Arial" w:cs="Arial"/>
                <w:sz w:val="14"/>
                <w:szCs w:val="14"/>
                <w:lang w:val="fr-FR"/>
              </w:rPr>
            </w:pPr>
          </w:p>
        </w:tc>
        <w:tc>
          <w:tcPr>
            <w:tcW w:w="1120" w:type="dxa"/>
          </w:tcPr>
          <w:p w14:paraId="1E0A1EBD" w14:textId="77777777" w:rsidR="00912BEF" w:rsidRPr="00912BEF" w:rsidRDefault="00912BEF" w:rsidP="00912BEF">
            <w:pPr>
              <w:rPr>
                <w:rFonts w:ascii="Arial" w:hAnsi="Arial" w:cs="Arial"/>
                <w:sz w:val="14"/>
                <w:szCs w:val="14"/>
                <w:lang w:val="fr-FR"/>
              </w:rPr>
            </w:pPr>
          </w:p>
        </w:tc>
        <w:tc>
          <w:tcPr>
            <w:tcW w:w="1062" w:type="dxa"/>
          </w:tcPr>
          <w:p w14:paraId="0549E95E" w14:textId="77777777" w:rsidR="00912BEF" w:rsidRPr="00912BEF" w:rsidRDefault="00912BEF" w:rsidP="00912BEF">
            <w:pPr>
              <w:rPr>
                <w:rFonts w:ascii="Arial" w:hAnsi="Arial" w:cs="Arial"/>
                <w:sz w:val="14"/>
                <w:szCs w:val="14"/>
                <w:lang w:val="fr-FR"/>
              </w:rPr>
            </w:pPr>
          </w:p>
        </w:tc>
      </w:tr>
      <w:tr w:rsidR="00912BEF" w:rsidRPr="00912BEF" w14:paraId="65DCC118" w14:textId="77777777" w:rsidTr="002E42C4">
        <w:trPr>
          <w:trHeight w:val="20"/>
          <w:jc w:val="center"/>
        </w:trPr>
        <w:tc>
          <w:tcPr>
            <w:tcW w:w="1094" w:type="dxa"/>
          </w:tcPr>
          <w:p w14:paraId="7D247D65" w14:textId="4DD69584" w:rsidR="00912BEF" w:rsidRPr="00912BEF" w:rsidRDefault="002328C4" w:rsidP="00912BEF">
            <w:pPr>
              <w:rPr>
                <w:rFonts w:ascii="Arial" w:hAnsi="Arial" w:cs="Arial"/>
                <w:bCs/>
                <w:sz w:val="14"/>
                <w:szCs w:val="14"/>
              </w:rPr>
            </w:pPr>
            <w:hyperlink r:id="rId2655" w:history="1">
              <w:r w:rsidR="004371F4">
                <w:rPr>
                  <w:rStyle w:val="Hyperlink"/>
                  <w:rFonts w:ascii="Arial" w:hAnsi="Arial" w:cs="Arial"/>
                  <w:sz w:val="14"/>
                  <w:szCs w:val="14"/>
                </w:rPr>
                <w:t>R1-2202942</w:t>
              </w:r>
            </w:hyperlink>
          </w:p>
        </w:tc>
        <w:tc>
          <w:tcPr>
            <w:tcW w:w="2646" w:type="dxa"/>
          </w:tcPr>
          <w:p w14:paraId="7BEB98C7" w14:textId="57C0BC14" w:rsidR="00912BEF" w:rsidRPr="00912BEF" w:rsidRDefault="00912BEF" w:rsidP="00912BEF">
            <w:pPr>
              <w:rPr>
                <w:rFonts w:ascii="Arial" w:hAnsi="Arial" w:cs="Arial"/>
                <w:sz w:val="14"/>
                <w:szCs w:val="14"/>
              </w:rPr>
            </w:pPr>
            <w:r w:rsidRPr="00912BEF">
              <w:rPr>
                <w:rFonts w:ascii="Arial" w:hAnsi="Arial" w:cs="Arial"/>
                <w:sz w:val="14"/>
                <w:szCs w:val="14"/>
              </w:rPr>
              <w:t>Additional LS response to RAN2 on beam management for multi-TRP</w:t>
            </w:r>
          </w:p>
        </w:tc>
        <w:tc>
          <w:tcPr>
            <w:tcW w:w="1583" w:type="dxa"/>
          </w:tcPr>
          <w:p w14:paraId="18510BB2" w14:textId="17FC28C7" w:rsidR="00912BEF" w:rsidRPr="00912BEF" w:rsidRDefault="00912BEF" w:rsidP="00912BEF">
            <w:pPr>
              <w:rPr>
                <w:rFonts w:ascii="Arial" w:hAnsi="Arial" w:cs="Arial"/>
                <w:sz w:val="14"/>
                <w:szCs w:val="14"/>
              </w:rPr>
            </w:pPr>
            <w:r w:rsidRPr="00912BEF">
              <w:rPr>
                <w:rFonts w:ascii="Arial" w:hAnsi="Arial" w:cs="Arial"/>
                <w:sz w:val="14"/>
                <w:szCs w:val="14"/>
              </w:rPr>
              <w:t>RAN1, CATT</w:t>
            </w:r>
          </w:p>
        </w:tc>
        <w:tc>
          <w:tcPr>
            <w:tcW w:w="813" w:type="dxa"/>
          </w:tcPr>
          <w:p w14:paraId="783A79D0" w14:textId="3FB52825"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76600BB5" w14:textId="23D1E2B8" w:rsidR="00912BEF" w:rsidRPr="00912BEF" w:rsidRDefault="00912BEF" w:rsidP="00912BEF">
            <w:pPr>
              <w:rPr>
                <w:rFonts w:ascii="Arial" w:hAnsi="Arial" w:cs="Arial"/>
                <w:bCs/>
                <w:sz w:val="14"/>
                <w:szCs w:val="14"/>
                <w:lang w:val="fr-FR"/>
              </w:rPr>
            </w:pPr>
            <w:r w:rsidRPr="00912BEF">
              <w:rPr>
                <w:rFonts w:ascii="Arial" w:hAnsi="Arial" w:cs="Arial"/>
                <w:sz w:val="14"/>
                <w:szCs w:val="14"/>
              </w:rPr>
              <w:t>NR_feMIMO-Core</w:t>
            </w:r>
          </w:p>
        </w:tc>
        <w:tc>
          <w:tcPr>
            <w:tcW w:w="1065" w:type="dxa"/>
          </w:tcPr>
          <w:p w14:paraId="5DAE155D" w14:textId="45F36710" w:rsidR="00912BEF" w:rsidRPr="00912BEF" w:rsidRDefault="00912BEF" w:rsidP="00912BEF">
            <w:pPr>
              <w:rPr>
                <w:rFonts w:ascii="Arial" w:hAnsi="Arial" w:cs="Arial"/>
                <w:sz w:val="14"/>
                <w:szCs w:val="14"/>
                <w:lang w:val="fr-FR"/>
              </w:rPr>
            </w:pPr>
            <w:r w:rsidRPr="00912BEF">
              <w:rPr>
                <w:rFonts w:ascii="Arial" w:hAnsi="Arial" w:cs="Arial"/>
                <w:sz w:val="14"/>
                <w:szCs w:val="14"/>
              </w:rPr>
              <w:t>R2-2203876</w:t>
            </w:r>
          </w:p>
        </w:tc>
        <w:tc>
          <w:tcPr>
            <w:tcW w:w="994" w:type="dxa"/>
          </w:tcPr>
          <w:p w14:paraId="7A767F4D" w14:textId="25C5AFD3" w:rsidR="00912BEF" w:rsidRPr="00912BEF" w:rsidRDefault="00912BEF" w:rsidP="00912BEF">
            <w:pPr>
              <w:rPr>
                <w:rFonts w:ascii="Arial" w:hAnsi="Arial" w:cs="Arial"/>
                <w:sz w:val="14"/>
                <w:szCs w:val="14"/>
                <w:lang w:val="fr-FR"/>
              </w:rPr>
            </w:pPr>
            <w:r w:rsidRPr="00912BEF">
              <w:rPr>
                <w:rFonts w:ascii="Arial" w:hAnsi="Arial" w:cs="Arial"/>
                <w:sz w:val="14"/>
                <w:szCs w:val="14"/>
              </w:rPr>
              <w:t>RAN2</w:t>
            </w:r>
          </w:p>
        </w:tc>
        <w:tc>
          <w:tcPr>
            <w:tcW w:w="994" w:type="dxa"/>
          </w:tcPr>
          <w:p w14:paraId="2EFEAA1B" w14:textId="48F53A56" w:rsidR="00912BEF" w:rsidRPr="00912BEF" w:rsidRDefault="00912BEF" w:rsidP="00912BEF">
            <w:pPr>
              <w:rPr>
                <w:rFonts w:ascii="Arial" w:hAnsi="Arial" w:cs="Arial"/>
                <w:sz w:val="14"/>
                <w:szCs w:val="14"/>
                <w:lang w:val="fr-FR"/>
              </w:rPr>
            </w:pPr>
          </w:p>
        </w:tc>
        <w:tc>
          <w:tcPr>
            <w:tcW w:w="1120" w:type="dxa"/>
          </w:tcPr>
          <w:p w14:paraId="7AD08E78" w14:textId="77777777" w:rsidR="00912BEF" w:rsidRPr="00912BEF" w:rsidRDefault="00912BEF" w:rsidP="00912BEF">
            <w:pPr>
              <w:rPr>
                <w:rFonts w:ascii="Arial" w:hAnsi="Arial" w:cs="Arial"/>
                <w:sz w:val="14"/>
                <w:szCs w:val="14"/>
                <w:lang w:val="fr-FR"/>
              </w:rPr>
            </w:pPr>
          </w:p>
        </w:tc>
        <w:tc>
          <w:tcPr>
            <w:tcW w:w="1062" w:type="dxa"/>
          </w:tcPr>
          <w:p w14:paraId="2DF6886E" w14:textId="77777777" w:rsidR="00912BEF" w:rsidRPr="00912BEF" w:rsidRDefault="00912BEF" w:rsidP="00912BEF">
            <w:pPr>
              <w:rPr>
                <w:rFonts w:ascii="Arial" w:hAnsi="Arial" w:cs="Arial"/>
                <w:sz w:val="14"/>
                <w:szCs w:val="14"/>
                <w:lang w:val="fr-FR"/>
              </w:rPr>
            </w:pPr>
          </w:p>
        </w:tc>
      </w:tr>
      <w:tr w:rsidR="00912BEF" w:rsidRPr="00912BEF" w14:paraId="2EDF0C7C" w14:textId="77777777" w:rsidTr="002E42C4">
        <w:trPr>
          <w:trHeight w:val="20"/>
          <w:jc w:val="center"/>
        </w:trPr>
        <w:tc>
          <w:tcPr>
            <w:tcW w:w="1094" w:type="dxa"/>
          </w:tcPr>
          <w:p w14:paraId="4C07092C" w14:textId="7CCBED67" w:rsidR="00912BEF" w:rsidRPr="00912BEF" w:rsidRDefault="002328C4" w:rsidP="00912BEF">
            <w:pPr>
              <w:rPr>
                <w:rFonts w:ascii="Arial" w:hAnsi="Arial" w:cs="Arial"/>
                <w:sz w:val="14"/>
                <w:szCs w:val="14"/>
              </w:rPr>
            </w:pPr>
            <w:hyperlink r:id="rId2656" w:history="1">
              <w:r w:rsidR="004371F4">
                <w:rPr>
                  <w:rStyle w:val="Hyperlink"/>
                  <w:rFonts w:ascii="Arial" w:hAnsi="Arial" w:cs="Arial"/>
                  <w:sz w:val="14"/>
                  <w:szCs w:val="14"/>
                </w:rPr>
                <w:t>R1-2202947</w:t>
              </w:r>
            </w:hyperlink>
          </w:p>
        </w:tc>
        <w:tc>
          <w:tcPr>
            <w:tcW w:w="2646" w:type="dxa"/>
          </w:tcPr>
          <w:p w14:paraId="44F7AE6E" w14:textId="3B985F74" w:rsidR="00912BEF" w:rsidRPr="00912BEF" w:rsidRDefault="00912BEF" w:rsidP="00912BEF">
            <w:pPr>
              <w:rPr>
                <w:rFonts w:ascii="Arial" w:hAnsi="Arial" w:cs="Arial"/>
                <w:sz w:val="14"/>
                <w:szCs w:val="14"/>
              </w:rPr>
            </w:pPr>
            <w:r w:rsidRPr="00912BEF">
              <w:rPr>
                <w:rFonts w:ascii="Arial" w:hAnsi="Arial" w:cs="Arial"/>
                <w:sz w:val="14"/>
                <w:szCs w:val="14"/>
              </w:rPr>
              <w:t>LS on upper layers parameters for Rel-17 eIAB</w:t>
            </w:r>
          </w:p>
        </w:tc>
        <w:tc>
          <w:tcPr>
            <w:tcW w:w="1583" w:type="dxa"/>
          </w:tcPr>
          <w:p w14:paraId="6CEB9CCE" w14:textId="5F92A6DA" w:rsidR="00912BEF" w:rsidRPr="00912BEF" w:rsidRDefault="00912BEF" w:rsidP="00912BEF">
            <w:pPr>
              <w:rPr>
                <w:rFonts w:ascii="Arial" w:hAnsi="Arial" w:cs="Arial"/>
                <w:sz w:val="14"/>
                <w:szCs w:val="14"/>
              </w:rPr>
            </w:pPr>
            <w:r w:rsidRPr="00912BEF">
              <w:rPr>
                <w:rFonts w:ascii="Arial" w:hAnsi="Arial" w:cs="Arial"/>
                <w:sz w:val="14"/>
                <w:szCs w:val="14"/>
              </w:rPr>
              <w:t>RAN1, Qualcomm</w:t>
            </w:r>
          </w:p>
        </w:tc>
        <w:tc>
          <w:tcPr>
            <w:tcW w:w="813" w:type="dxa"/>
          </w:tcPr>
          <w:p w14:paraId="25EB8BCA" w14:textId="1817DE80" w:rsidR="00912BEF" w:rsidRPr="00912BEF" w:rsidRDefault="00912BEF" w:rsidP="00912BEF">
            <w:pPr>
              <w:rPr>
                <w:rFonts w:ascii="Arial" w:hAnsi="Arial" w:cs="Arial"/>
                <w:bCs/>
                <w:sz w:val="14"/>
                <w:szCs w:val="14"/>
              </w:rPr>
            </w:pPr>
            <w:r w:rsidRPr="00912BEF">
              <w:rPr>
                <w:rFonts w:ascii="Arial" w:hAnsi="Arial" w:cs="Arial"/>
                <w:sz w:val="14"/>
                <w:szCs w:val="14"/>
              </w:rPr>
              <w:t>Rel-17</w:t>
            </w:r>
          </w:p>
        </w:tc>
        <w:tc>
          <w:tcPr>
            <w:tcW w:w="2696" w:type="dxa"/>
          </w:tcPr>
          <w:p w14:paraId="585E8F16" w14:textId="66BF9E27" w:rsidR="00912BEF" w:rsidRPr="00912BEF" w:rsidRDefault="00912BEF" w:rsidP="00912BEF">
            <w:pPr>
              <w:rPr>
                <w:rFonts w:ascii="Arial" w:hAnsi="Arial" w:cs="Arial"/>
                <w:sz w:val="14"/>
                <w:szCs w:val="14"/>
              </w:rPr>
            </w:pPr>
            <w:r w:rsidRPr="00912BEF">
              <w:rPr>
                <w:rFonts w:ascii="Arial" w:hAnsi="Arial" w:cs="Arial"/>
                <w:sz w:val="14"/>
                <w:szCs w:val="14"/>
              </w:rPr>
              <w:t>NR_IAB_enh-Core</w:t>
            </w:r>
          </w:p>
        </w:tc>
        <w:tc>
          <w:tcPr>
            <w:tcW w:w="1065" w:type="dxa"/>
          </w:tcPr>
          <w:p w14:paraId="3EA41C81" w14:textId="65BE3E6C" w:rsidR="00912BEF" w:rsidRPr="00912BEF" w:rsidRDefault="00912BEF" w:rsidP="00912BEF">
            <w:pPr>
              <w:rPr>
                <w:rFonts w:ascii="Arial" w:hAnsi="Arial" w:cs="Arial"/>
                <w:sz w:val="14"/>
                <w:szCs w:val="14"/>
              </w:rPr>
            </w:pPr>
          </w:p>
        </w:tc>
        <w:tc>
          <w:tcPr>
            <w:tcW w:w="994" w:type="dxa"/>
          </w:tcPr>
          <w:p w14:paraId="38E64EB7" w14:textId="60232D36" w:rsidR="00912BEF" w:rsidRPr="00912BEF" w:rsidRDefault="00912BEF" w:rsidP="00912BEF">
            <w:pPr>
              <w:rPr>
                <w:rFonts w:ascii="Arial" w:hAnsi="Arial" w:cs="Arial"/>
                <w:sz w:val="14"/>
                <w:szCs w:val="14"/>
              </w:rPr>
            </w:pPr>
            <w:r w:rsidRPr="00912BEF">
              <w:rPr>
                <w:rFonts w:ascii="Arial" w:hAnsi="Arial" w:cs="Arial"/>
                <w:sz w:val="14"/>
                <w:szCs w:val="14"/>
              </w:rPr>
              <w:t>RAN2, RAN3</w:t>
            </w:r>
          </w:p>
        </w:tc>
        <w:tc>
          <w:tcPr>
            <w:tcW w:w="994" w:type="dxa"/>
          </w:tcPr>
          <w:p w14:paraId="766691C0" w14:textId="408A51CD" w:rsidR="00912BEF" w:rsidRPr="00912BEF" w:rsidRDefault="00912BEF" w:rsidP="00912BEF">
            <w:pPr>
              <w:rPr>
                <w:rFonts w:ascii="Arial" w:hAnsi="Arial" w:cs="Arial"/>
                <w:sz w:val="14"/>
                <w:szCs w:val="14"/>
              </w:rPr>
            </w:pPr>
            <w:r w:rsidRPr="00912BEF">
              <w:rPr>
                <w:rFonts w:ascii="Arial" w:hAnsi="Arial" w:cs="Arial"/>
                <w:sz w:val="14"/>
                <w:szCs w:val="14"/>
              </w:rPr>
              <w:t>RAN4</w:t>
            </w:r>
          </w:p>
        </w:tc>
        <w:tc>
          <w:tcPr>
            <w:tcW w:w="1120" w:type="dxa"/>
          </w:tcPr>
          <w:p w14:paraId="57F279B2" w14:textId="77777777" w:rsidR="00912BEF" w:rsidRPr="00912BEF" w:rsidRDefault="00912BEF" w:rsidP="00912BEF">
            <w:pPr>
              <w:rPr>
                <w:rFonts w:ascii="Arial" w:hAnsi="Arial" w:cs="Arial"/>
                <w:sz w:val="14"/>
                <w:szCs w:val="14"/>
              </w:rPr>
            </w:pPr>
          </w:p>
        </w:tc>
        <w:tc>
          <w:tcPr>
            <w:tcW w:w="1062" w:type="dxa"/>
          </w:tcPr>
          <w:p w14:paraId="0C3380C0" w14:textId="77777777" w:rsidR="00912BEF" w:rsidRPr="00912BEF" w:rsidRDefault="00912BEF" w:rsidP="00912BEF">
            <w:pPr>
              <w:rPr>
                <w:rFonts w:ascii="Arial" w:hAnsi="Arial" w:cs="Arial"/>
                <w:sz w:val="14"/>
                <w:szCs w:val="14"/>
              </w:rPr>
            </w:pPr>
          </w:p>
        </w:tc>
      </w:tr>
    </w:tbl>
    <w:p w14:paraId="26DCC5E9" w14:textId="0205E35A" w:rsidR="007A5AC0" w:rsidRDefault="007A5AC0" w:rsidP="009643F7">
      <w:pPr>
        <w:pStyle w:val="Heading1"/>
        <w:numPr>
          <w:ilvl w:val="0"/>
          <w:numId w:val="0"/>
        </w:numPr>
        <w:spacing w:before="0" w:after="0"/>
        <w:rPr>
          <w:rFonts w:ascii="Times New Roman" w:hAnsi="Times New Roman" w:cs="Times New Roman"/>
          <w:sz w:val="20"/>
          <w:szCs w:val="20"/>
        </w:rPr>
      </w:pPr>
      <w:r w:rsidRPr="00283C3B">
        <w:rPr>
          <w:rFonts w:ascii="Times New Roman" w:hAnsi="Times New Roman" w:cs="Times New Roman"/>
          <w:sz w:val="20"/>
          <w:szCs w:val="20"/>
        </w:rPr>
        <w:br w:type="page"/>
      </w:r>
      <w:bookmarkStart w:id="772" w:name="_Toc98334500"/>
      <w:r w:rsidRPr="000B1042">
        <w:rPr>
          <w:rFonts w:ascii="Times New Roman" w:hAnsi="Times New Roman" w:cs="Times New Roman"/>
          <w:sz w:val="20"/>
          <w:szCs w:val="20"/>
        </w:rPr>
        <w:lastRenderedPageBreak/>
        <w:t>Annex</w:t>
      </w:r>
      <w:r w:rsidR="00233210">
        <w:rPr>
          <w:rFonts w:ascii="Times New Roman" w:hAnsi="Times New Roman" w:cs="Times New Roman"/>
          <w:sz w:val="20"/>
          <w:szCs w:val="20"/>
        </w:rPr>
        <w:t xml:space="preserve"> </w:t>
      </w:r>
      <w:r w:rsidRPr="000B1042">
        <w:rPr>
          <w:rFonts w:ascii="Times New Roman" w:eastAsia="MS Mincho" w:hAnsi="Times New Roman" w:cs="Times New Roman"/>
          <w:sz w:val="20"/>
          <w:szCs w:val="20"/>
          <w:lang w:eastAsia="ja-JP"/>
        </w:rPr>
        <w:t>C-2</w:t>
      </w:r>
      <w:r w:rsidRPr="000B1042">
        <w:rPr>
          <w:rFonts w:ascii="Times New Roman" w:hAnsi="Times New Roman" w:cs="Times New Roman"/>
          <w:sz w:val="20"/>
          <w:szCs w:val="20"/>
        </w:rPr>
        <w:t>:</w:t>
      </w:r>
      <w:r w:rsidRPr="000B1042">
        <w:rPr>
          <w:rFonts w:ascii="Times New Roman" w:hAnsi="Times New Roman" w:cs="Times New Roman"/>
          <w:sz w:val="20"/>
          <w:szCs w:val="20"/>
        </w:rPr>
        <w:tab/>
        <w:t>List</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of</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Incoming</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LSs</w:t>
      </w:r>
      <w:r w:rsidR="00233210">
        <w:rPr>
          <w:rFonts w:ascii="Times New Roman" w:eastAsia="MS Mincho" w:hAnsi="Times New Roman" w:cs="Times New Roman"/>
          <w:sz w:val="20"/>
          <w:szCs w:val="20"/>
          <w:lang w:eastAsia="ja-JP"/>
        </w:rPr>
        <w:t xml:space="preserve"> </w:t>
      </w:r>
      <w:r w:rsidRPr="000B1042">
        <w:rPr>
          <w:rFonts w:ascii="Times New Roman" w:eastAsia="MS Mincho" w:hAnsi="Times New Roman" w:cs="Times New Roman"/>
          <w:sz w:val="20"/>
          <w:szCs w:val="20"/>
          <w:lang w:eastAsia="ja-JP"/>
        </w:rPr>
        <w:t>from</w:t>
      </w:r>
      <w:r w:rsidR="00233210">
        <w:rPr>
          <w:rFonts w:ascii="Times New Roman" w:eastAsia="MS Mincho" w:hAnsi="Times New Roman" w:cs="Times New Roman"/>
          <w:sz w:val="20"/>
          <w:szCs w:val="20"/>
          <w:lang w:eastAsia="ja-JP"/>
        </w:rPr>
        <w:t xml:space="preserve"> </w:t>
      </w:r>
      <w:r w:rsidR="00F2328C">
        <w:rPr>
          <w:rFonts w:ascii="Times New Roman" w:hAnsi="Times New Roman" w:cs="Times New Roman"/>
          <w:sz w:val="20"/>
          <w:szCs w:val="20"/>
        </w:rPr>
        <w:t>RAN1</w:t>
      </w:r>
      <w:r w:rsidR="00233210">
        <w:rPr>
          <w:rFonts w:ascii="Times New Roman" w:hAnsi="Times New Roman" w:cs="Times New Roman"/>
          <w:sz w:val="20"/>
          <w:szCs w:val="20"/>
        </w:rPr>
        <w:t xml:space="preserve"> </w:t>
      </w:r>
      <w:r w:rsidR="00866BB5">
        <w:rPr>
          <w:rFonts w:ascii="Times New Roman" w:hAnsi="Times New Roman" w:cs="Times New Roman"/>
          <w:sz w:val="20"/>
          <w:szCs w:val="20"/>
        </w:rPr>
        <w:t>#108-e</w:t>
      </w:r>
      <w:bookmarkEnd w:id="772"/>
    </w:p>
    <w:p w14:paraId="37A1C420" w14:textId="77777777" w:rsidR="000D7152" w:rsidRPr="000D7152" w:rsidRDefault="000D7152" w:rsidP="000D7152"/>
    <w:tbl>
      <w:tblPr>
        <w:tblStyle w:val="TableGrid"/>
        <w:tblW w:w="14067" w:type="dxa"/>
        <w:jc w:val="center"/>
        <w:tblLayout w:type="fixed"/>
        <w:tblLook w:val="04A0" w:firstRow="1" w:lastRow="0" w:firstColumn="1" w:lastColumn="0" w:noHBand="0" w:noVBand="1"/>
      </w:tblPr>
      <w:tblGrid>
        <w:gridCol w:w="1094"/>
        <w:gridCol w:w="2646"/>
        <w:gridCol w:w="1583"/>
        <w:gridCol w:w="909"/>
        <w:gridCol w:w="2600"/>
        <w:gridCol w:w="1065"/>
        <w:gridCol w:w="994"/>
        <w:gridCol w:w="994"/>
        <w:gridCol w:w="1120"/>
        <w:gridCol w:w="1062"/>
      </w:tblGrid>
      <w:tr w:rsidR="000D7152" w:rsidRPr="00FF7F9A" w14:paraId="4DEEA9B2" w14:textId="77777777" w:rsidTr="00350D33">
        <w:trPr>
          <w:trHeight w:val="20"/>
          <w:tblHeader/>
          <w:jc w:val="center"/>
        </w:trPr>
        <w:tc>
          <w:tcPr>
            <w:tcW w:w="1094" w:type="dxa"/>
            <w:shd w:val="clear" w:color="auto" w:fill="BFBFBF" w:themeFill="background1" w:themeFillShade="BF"/>
            <w:hideMark/>
          </w:tcPr>
          <w:p w14:paraId="6D2843F2" w14:textId="73391C45" w:rsidR="007B422F" w:rsidRPr="00FF7F9A" w:rsidRDefault="007B422F" w:rsidP="000D7152">
            <w:pPr>
              <w:pStyle w:val="TAH"/>
              <w:rPr>
                <w:rFonts w:cs="Arial"/>
                <w:sz w:val="16"/>
                <w:szCs w:val="16"/>
              </w:rPr>
            </w:pPr>
            <w:r w:rsidRPr="00FF7F9A">
              <w:rPr>
                <w:rFonts w:cs="Arial"/>
                <w:sz w:val="16"/>
                <w:szCs w:val="16"/>
              </w:rPr>
              <w:t>TDoc</w:t>
            </w:r>
            <w:r w:rsidR="00233210" w:rsidRPr="00FF7F9A">
              <w:rPr>
                <w:rFonts w:cs="Arial"/>
                <w:sz w:val="16"/>
                <w:szCs w:val="16"/>
              </w:rPr>
              <w:t xml:space="preserve"> </w:t>
            </w:r>
            <w:r w:rsidRPr="00FF7F9A">
              <w:rPr>
                <w:rFonts w:cs="Arial"/>
                <w:sz w:val="16"/>
                <w:szCs w:val="16"/>
              </w:rPr>
              <w:t>#</w:t>
            </w:r>
          </w:p>
        </w:tc>
        <w:tc>
          <w:tcPr>
            <w:tcW w:w="2646" w:type="dxa"/>
            <w:shd w:val="clear" w:color="auto" w:fill="BFBFBF" w:themeFill="background1" w:themeFillShade="BF"/>
            <w:hideMark/>
          </w:tcPr>
          <w:p w14:paraId="3CC39652" w14:textId="77777777" w:rsidR="007B422F" w:rsidRPr="00FF7F9A" w:rsidRDefault="007B422F" w:rsidP="000D7152">
            <w:pPr>
              <w:pStyle w:val="TAH"/>
              <w:rPr>
                <w:rFonts w:cs="Arial"/>
                <w:sz w:val="16"/>
                <w:szCs w:val="16"/>
              </w:rPr>
            </w:pPr>
            <w:r w:rsidRPr="00FF7F9A">
              <w:rPr>
                <w:rFonts w:cs="Arial"/>
                <w:sz w:val="16"/>
                <w:szCs w:val="16"/>
              </w:rPr>
              <w:t>Title</w:t>
            </w:r>
          </w:p>
        </w:tc>
        <w:tc>
          <w:tcPr>
            <w:tcW w:w="1583" w:type="dxa"/>
            <w:shd w:val="clear" w:color="auto" w:fill="BFBFBF" w:themeFill="background1" w:themeFillShade="BF"/>
            <w:hideMark/>
          </w:tcPr>
          <w:p w14:paraId="366AA7EC" w14:textId="77777777" w:rsidR="007B422F" w:rsidRPr="00FF7F9A" w:rsidRDefault="007B422F" w:rsidP="000D7152">
            <w:pPr>
              <w:pStyle w:val="TAH"/>
              <w:rPr>
                <w:rFonts w:cs="Arial"/>
                <w:sz w:val="16"/>
                <w:szCs w:val="16"/>
              </w:rPr>
            </w:pPr>
            <w:r w:rsidRPr="00FF7F9A">
              <w:rPr>
                <w:rFonts w:cs="Arial"/>
                <w:sz w:val="16"/>
                <w:szCs w:val="16"/>
              </w:rPr>
              <w:t>Source</w:t>
            </w:r>
          </w:p>
        </w:tc>
        <w:tc>
          <w:tcPr>
            <w:tcW w:w="909" w:type="dxa"/>
            <w:shd w:val="clear" w:color="auto" w:fill="BFBFBF" w:themeFill="background1" w:themeFillShade="BF"/>
            <w:hideMark/>
          </w:tcPr>
          <w:p w14:paraId="34B8E44C" w14:textId="77777777" w:rsidR="007B422F" w:rsidRPr="00FF7F9A" w:rsidRDefault="007B422F" w:rsidP="000D7152">
            <w:pPr>
              <w:pStyle w:val="TAH"/>
              <w:rPr>
                <w:rFonts w:cs="Arial"/>
                <w:sz w:val="16"/>
                <w:szCs w:val="16"/>
              </w:rPr>
            </w:pPr>
            <w:r w:rsidRPr="00FF7F9A">
              <w:rPr>
                <w:rFonts w:cs="Arial"/>
                <w:sz w:val="16"/>
                <w:szCs w:val="16"/>
              </w:rPr>
              <w:t>Release</w:t>
            </w:r>
          </w:p>
        </w:tc>
        <w:tc>
          <w:tcPr>
            <w:tcW w:w="2600" w:type="dxa"/>
            <w:shd w:val="clear" w:color="auto" w:fill="BFBFBF" w:themeFill="background1" w:themeFillShade="BF"/>
            <w:hideMark/>
          </w:tcPr>
          <w:p w14:paraId="341B101A" w14:textId="6CBCF9E1" w:rsidR="007B422F" w:rsidRPr="00FF7F9A" w:rsidRDefault="007B422F" w:rsidP="000D7152">
            <w:pPr>
              <w:pStyle w:val="TAH"/>
              <w:rPr>
                <w:rFonts w:cs="Arial"/>
                <w:sz w:val="16"/>
                <w:szCs w:val="16"/>
              </w:rPr>
            </w:pPr>
            <w:r w:rsidRPr="00FF7F9A">
              <w:rPr>
                <w:rFonts w:cs="Arial"/>
                <w:sz w:val="16"/>
                <w:szCs w:val="16"/>
              </w:rPr>
              <w:t>Related</w:t>
            </w:r>
            <w:r w:rsidR="00233210" w:rsidRPr="00FF7F9A">
              <w:rPr>
                <w:rFonts w:cs="Arial"/>
                <w:sz w:val="16"/>
                <w:szCs w:val="16"/>
              </w:rPr>
              <w:t xml:space="preserve"> </w:t>
            </w:r>
            <w:r w:rsidRPr="00FF7F9A">
              <w:rPr>
                <w:rFonts w:cs="Arial"/>
                <w:sz w:val="16"/>
                <w:szCs w:val="16"/>
              </w:rPr>
              <w:t>WIs</w:t>
            </w:r>
          </w:p>
        </w:tc>
        <w:tc>
          <w:tcPr>
            <w:tcW w:w="1065" w:type="dxa"/>
            <w:shd w:val="clear" w:color="auto" w:fill="BFBFBF" w:themeFill="background1" w:themeFillShade="BF"/>
            <w:hideMark/>
          </w:tcPr>
          <w:p w14:paraId="0D457CC8" w14:textId="15376EEC" w:rsidR="007B422F" w:rsidRPr="00FF7F9A" w:rsidRDefault="007B422F" w:rsidP="000D7152">
            <w:pPr>
              <w:pStyle w:val="TAH"/>
              <w:rPr>
                <w:rFonts w:cs="Arial"/>
                <w:sz w:val="16"/>
                <w:szCs w:val="16"/>
              </w:rPr>
            </w:pPr>
            <w:r w:rsidRPr="00FF7F9A">
              <w:rPr>
                <w:rFonts w:cs="Arial"/>
                <w:sz w:val="16"/>
                <w:szCs w:val="16"/>
              </w:rPr>
              <w:t>Reply</w:t>
            </w:r>
            <w:r w:rsidR="00233210" w:rsidRPr="00FF7F9A">
              <w:rPr>
                <w:rFonts w:cs="Arial"/>
                <w:sz w:val="16"/>
                <w:szCs w:val="16"/>
              </w:rPr>
              <w:t xml:space="preserve"> </w:t>
            </w:r>
            <w:r w:rsidRPr="00FF7F9A">
              <w:rPr>
                <w:rFonts w:cs="Arial"/>
                <w:sz w:val="16"/>
                <w:szCs w:val="16"/>
              </w:rPr>
              <w:t>to</w:t>
            </w:r>
          </w:p>
        </w:tc>
        <w:tc>
          <w:tcPr>
            <w:tcW w:w="994" w:type="dxa"/>
            <w:shd w:val="clear" w:color="auto" w:fill="BFBFBF" w:themeFill="background1" w:themeFillShade="BF"/>
            <w:hideMark/>
          </w:tcPr>
          <w:p w14:paraId="3DD0B523" w14:textId="77777777" w:rsidR="007B422F" w:rsidRPr="00FF7F9A" w:rsidRDefault="007B422F" w:rsidP="000D7152">
            <w:pPr>
              <w:pStyle w:val="TAH"/>
              <w:rPr>
                <w:rFonts w:cs="Arial"/>
                <w:sz w:val="16"/>
                <w:szCs w:val="16"/>
              </w:rPr>
            </w:pPr>
            <w:r w:rsidRPr="00FF7F9A">
              <w:rPr>
                <w:rFonts w:cs="Arial"/>
                <w:sz w:val="16"/>
                <w:szCs w:val="16"/>
              </w:rPr>
              <w:t>To</w:t>
            </w:r>
          </w:p>
        </w:tc>
        <w:tc>
          <w:tcPr>
            <w:tcW w:w="994" w:type="dxa"/>
            <w:shd w:val="clear" w:color="auto" w:fill="BFBFBF" w:themeFill="background1" w:themeFillShade="BF"/>
            <w:hideMark/>
          </w:tcPr>
          <w:p w14:paraId="0AC1C733" w14:textId="77777777" w:rsidR="007B422F" w:rsidRPr="00FF7F9A" w:rsidRDefault="007B422F" w:rsidP="000D7152">
            <w:pPr>
              <w:pStyle w:val="TAH"/>
              <w:rPr>
                <w:rFonts w:cs="Arial"/>
                <w:sz w:val="16"/>
                <w:szCs w:val="16"/>
              </w:rPr>
            </w:pPr>
            <w:r w:rsidRPr="00FF7F9A">
              <w:rPr>
                <w:rFonts w:cs="Arial"/>
                <w:sz w:val="16"/>
                <w:szCs w:val="16"/>
              </w:rPr>
              <w:t>Cc</w:t>
            </w:r>
          </w:p>
        </w:tc>
        <w:tc>
          <w:tcPr>
            <w:tcW w:w="1120" w:type="dxa"/>
            <w:shd w:val="clear" w:color="auto" w:fill="BFBFBF" w:themeFill="background1" w:themeFillShade="BF"/>
            <w:hideMark/>
          </w:tcPr>
          <w:p w14:paraId="4703ADF1" w14:textId="45D20885" w:rsidR="007B422F" w:rsidRPr="00FF7F9A" w:rsidRDefault="007B422F" w:rsidP="000D7152">
            <w:pPr>
              <w:pStyle w:val="TAH"/>
              <w:rPr>
                <w:rFonts w:cs="Arial"/>
                <w:sz w:val="16"/>
                <w:szCs w:val="16"/>
              </w:rPr>
            </w:pPr>
            <w:r w:rsidRPr="00FF7F9A">
              <w:rPr>
                <w:rFonts w:cs="Arial"/>
                <w:sz w:val="16"/>
                <w:szCs w:val="16"/>
              </w:rPr>
              <w:t>Original</w:t>
            </w:r>
            <w:r w:rsidR="00233210" w:rsidRPr="00FF7F9A">
              <w:rPr>
                <w:rFonts w:cs="Arial"/>
                <w:sz w:val="16"/>
                <w:szCs w:val="16"/>
              </w:rPr>
              <w:t xml:space="preserve"> </w:t>
            </w:r>
            <w:r w:rsidRPr="00FF7F9A">
              <w:rPr>
                <w:rFonts w:cs="Arial"/>
                <w:sz w:val="16"/>
                <w:szCs w:val="16"/>
              </w:rPr>
              <w:t>LS</w:t>
            </w:r>
          </w:p>
        </w:tc>
        <w:tc>
          <w:tcPr>
            <w:tcW w:w="1062" w:type="dxa"/>
            <w:shd w:val="clear" w:color="auto" w:fill="BFBFBF" w:themeFill="background1" w:themeFillShade="BF"/>
            <w:hideMark/>
          </w:tcPr>
          <w:p w14:paraId="7334DC27" w14:textId="2EB5121C" w:rsidR="007B422F" w:rsidRPr="00FF7F9A" w:rsidRDefault="007B422F" w:rsidP="000D7152">
            <w:pPr>
              <w:pStyle w:val="TAH"/>
              <w:rPr>
                <w:rFonts w:cs="Arial"/>
                <w:sz w:val="16"/>
                <w:szCs w:val="16"/>
              </w:rPr>
            </w:pPr>
            <w:r w:rsidRPr="00FF7F9A">
              <w:rPr>
                <w:rFonts w:cs="Arial"/>
                <w:sz w:val="16"/>
                <w:szCs w:val="16"/>
              </w:rPr>
              <w:t>Reply</w:t>
            </w:r>
            <w:r w:rsidR="00233210" w:rsidRPr="00FF7F9A">
              <w:rPr>
                <w:rFonts w:cs="Arial"/>
                <w:sz w:val="16"/>
                <w:szCs w:val="16"/>
              </w:rPr>
              <w:t xml:space="preserve"> </w:t>
            </w:r>
            <w:r w:rsidRPr="00FF7F9A">
              <w:rPr>
                <w:rFonts w:cs="Arial"/>
                <w:sz w:val="16"/>
                <w:szCs w:val="16"/>
              </w:rPr>
              <w:t>in</w:t>
            </w:r>
          </w:p>
        </w:tc>
      </w:tr>
      <w:tr w:rsidR="00FF7F9A" w:rsidRPr="00FF7F9A" w14:paraId="57000AB1" w14:textId="77777777" w:rsidTr="00EF3281">
        <w:trPr>
          <w:trHeight w:val="20"/>
          <w:jc w:val="center"/>
        </w:trPr>
        <w:tc>
          <w:tcPr>
            <w:tcW w:w="1094" w:type="dxa"/>
            <w:shd w:val="clear" w:color="auto" w:fill="auto"/>
          </w:tcPr>
          <w:p w14:paraId="56D31422" w14:textId="543D1939" w:rsidR="00FF7F9A" w:rsidRPr="00FF7F9A" w:rsidRDefault="002328C4" w:rsidP="00FF7F9A">
            <w:pPr>
              <w:rPr>
                <w:rFonts w:ascii="Arial" w:hAnsi="Arial" w:cs="Arial"/>
                <w:bCs/>
                <w:sz w:val="14"/>
                <w:szCs w:val="14"/>
              </w:rPr>
            </w:pPr>
            <w:hyperlink r:id="rId2657" w:history="1">
              <w:r w:rsidR="004371F4">
                <w:rPr>
                  <w:rStyle w:val="Hyperlink"/>
                  <w:rFonts w:ascii="Arial" w:hAnsi="Arial" w:cs="Arial"/>
                  <w:sz w:val="14"/>
                  <w:szCs w:val="14"/>
                </w:rPr>
                <w:t>R1-2200854</w:t>
              </w:r>
            </w:hyperlink>
          </w:p>
        </w:tc>
        <w:tc>
          <w:tcPr>
            <w:tcW w:w="2646" w:type="dxa"/>
            <w:shd w:val="clear" w:color="auto" w:fill="auto"/>
          </w:tcPr>
          <w:p w14:paraId="7AB851D6" w14:textId="507FCD98" w:rsidR="00FF7F9A" w:rsidRPr="00FF7F9A" w:rsidRDefault="00FF7F9A" w:rsidP="00FF7F9A">
            <w:pPr>
              <w:rPr>
                <w:rFonts w:ascii="Arial" w:hAnsi="Arial" w:cs="Arial"/>
                <w:bCs/>
                <w:sz w:val="14"/>
                <w:szCs w:val="14"/>
              </w:rPr>
            </w:pPr>
            <w:r w:rsidRPr="00FF7F9A">
              <w:rPr>
                <w:rFonts w:ascii="Arial" w:hAnsi="Arial" w:cs="Arial"/>
                <w:sz w:val="14"/>
                <w:szCs w:val="14"/>
              </w:rPr>
              <w:t>LS on TRS-based SCell activation details</w:t>
            </w:r>
          </w:p>
        </w:tc>
        <w:tc>
          <w:tcPr>
            <w:tcW w:w="1583" w:type="dxa"/>
            <w:shd w:val="clear" w:color="auto" w:fill="auto"/>
          </w:tcPr>
          <w:p w14:paraId="0C2877C1" w14:textId="51FF16D6" w:rsidR="00FF7F9A" w:rsidRPr="00FF7F9A" w:rsidRDefault="00FF7F9A" w:rsidP="00FF7F9A">
            <w:pPr>
              <w:rPr>
                <w:rFonts w:ascii="Arial" w:hAnsi="Arial" w:cs="Arial"/>
                <w:bCs/>
                <w:sz w:val="14"/>
                <w:szCs w:val="14"/>
              </w:rPr>
            </w:pPr>
            <w:r w:rsidRPr="00FF7F9A">
              <w:rPr>
                <w:rFonts w:ascii="Arial" w:hAnsi="Arial" w:cs="Arial"/>
                <w:sz w:val="14"/>
                <w:szCs w:val="14"/>
              </w:rPr>
              <w:t>RAN2, OPPO</w:t>
            </w:r>
          </w:p>
        </w:tc>
        <w:tc>
          <w:tcPr>
            <w:tcW w:w="909" w:type="dxa"/>
            <w:shd w:val="clear" w:color="auto" w:fill="auto"/>
          </w:tcPr>
          <w:p w14:paraId="0786E814" w14:textId="421BE8AF" w:rsidR="00FF7F9A" w:rsidRPr="00FF7F9A" w:rsidRDefault="00FF7F9A" w:rsidP="00FF7F9A">
            <w:pPr>
              <w:rPr>
                <w:rFonts w:ascii="Arial" w:hAnsi="Arial" w:cs="Arial"/>
                <w:bCs/>
                <w:sz w:val="14"/>
                <w:szCs w:val="14"/>
              </w:rPr>
            </w:pPr>
            <w:r w:rsidRPr="00FF7F9A">
              <w:rPr>
                <w:rFonts w:ascii="Arial" w:hAnsi="Arial" w:cs="Arial"/>
                <w:sz w:val="14"/>
                <w:szCs w:val="14"/>
              </w:rPr>
              <w:t>Rel-17</w:t>
            </w:r>
          </w:p>
        </w:tc>
        <w:tc>
          <w:tcPr>
            <w:tcW w:w="2600" w:type="dxa"/>
            <w:shd w:val="clear" w:color="auto" w:fill="auto"/>
          </w:tcPr>
          <w:p w14:paraId="5D820D3F" w14:textId="43BA4C5A" w:rsidR="00FF7F9A" w:rsidRPr="00FF7F9A" w:rsidRDefault="00FF7F9A" w:rsidP="00FF7F9A">
            <w:pPr>
              <w:rPr>
                <w:rFonts w:ascii="Arial" w:hAnsi="Arial" w:cs="Arial"/>
                <w:bCs/>
                <w:sz w:val="14"/>
                <w:szCs w:val="14"/>
                <w:lang w:val="fr-FR"/>
              </w:rPr>
            </w:pPr>
            <w:r w:rsidRPr="00FF7F9A">
              <w:rPr>
                <w:rFonts w:ascii="Arial" w:hAnsi="Arial" w:cs="Arial"/>
                <w:sz w:val="14"/>
                <w:szCs w:val="14"/>
                <w:lang w:val="fr-FR"/>
              </w:rPr>
              <w:t>LTE_NR_DC_enh2-Core</w:t>
            </w:r>
          </w:p>
        </w:tc>
        <w:tc>
          <w:tcPr>
            <w:tcW w:w="1065" w:type="dxa"/>
            <w:shd w:val="clear" w:color="auto" w:fill="auto"/>
          </w:tcPr>
          <w:p w14:paraId="61431CC0" w14:textId="77777777" w:rsidR="00FF7F9A" w:rsidRPr="00FF7F9A" w:rsidRDefault="00FF7F9A" w:rsidP="00FF7F9A">
            <w:pPr>
              <w:rPr>
                <w:rFonts w:ascii="Arial" w:hAnsi="Arial" w:cs="Arial"/>
                <w:bCs/>
                <w:sz w:val="14"/>
                <w:szCs w:val="14"/>
                <w:lang w:val="fr-FR"/>
              </w:rPr>
            </w:pPr>
          </w:p>
        </w:tc>
        <w:tc>
          <w:tcPr>
            <w:tcW w:w="994" w:type="dxa"/>
            <w:shd w:val="clear" w:color="auto" w:fill="auto"/>
          </w:tcPr>
          <w:p w14:paraId="66B2DD0C" w14:textId="5D0FFD2C" w:rsidR="00FF7F9A" w:rsidRPr="00FF7F9A" w:rsidRDefault="00FF7F9A" w:rsidP="00FF7F9A">
            <w:pPr>
              <w:rPr>
                <w:rFonts w:ascii="Arial" w:hAnsi="Arial" w:cs="Arial"/>
                <w:bCs/>
                <w:sz w:val="14"/>
                <w:szCs w:val="14"/>
                <w:lang w:val="fr-FR"/>
              </w:rPr>
            </w:pPr>
            <w:r w:rsidRPr="00FF7F9A">
              <w:rPr>
                <w:rFonts w:ascii="Arial" w:hAnsi="Arial" w:cs="Arial"/>
                <w:sz w:val="14"/>
                <w:szCs w:val="14"/>
              </w:rPr>
              <w:t>RAN1, RAN4</w:t>
            </w:r>
          </w:p>
        </w:tc>
        <w:tc>
          <w:tcPr>
            <w:tcW w:w="994" w:type="dxa"/>
            <w:shd w:val="clear" w:color="auto" w:fill="auto"/>
          </w:tcPr>
          <w:p w14:paraId="76D6F364" w14:textId="77777777" w:rsidR="00FF7F9A" w:rsidRPr="00FF7F9A" w:rsidRDefault="00FF7F9A" w:rsidP="00FF7F9A">
            <w:pPr>
              <w:rPr>
                <w:rFonts w:ascii="Arial" w:hAnsi="Arial" w:cs="Arial"/>
                <w:bCs/>
                <w:sz w:val="14"/>
                <w:szCs w:val="14"/>
                <w:lang w:val="fr-FR"/>
              </w:rPr>
            </w:pPr>
          </w:p>
        </w:tc>
        <w:tc>
          <w:tcPr>
            <w:tcW w:w="1120" w:type="dxa"/>
            <w:shd w:val="clear" w:color="auto" w:fill="auto"/>
          </w:tcPr>
          <w:p w14:paraId="2F4441F5" w14:textId="49707114" w:rsidR="00FF7F9A" w:rsidRPr="00FF7F9A" w:rsidRDefault="00FF7F9A" w:rsidP="00FF7F9A">
            <w:pPr>
              <w:rPr>
                <w:rFonts w:ascii="Arial" w:hAnsi="Arial" w:cs="Arial"/>
                <w:bCs/>
                <w:sz w:val="14"/>
                <w:szCs w:val="14"/>
                <w:lang w:val="fr-FR"/>
              </w:rPr>
            </w:pPr>
            <w:r w:rsidRPr="00FF7F9A">
              <w:rPr>
                <w:rFonts w:ascii="Arial" w:hAnsi="Arial" w:cs="Arial"/>
                <w:sz w:val="14"/>
                <w:szCs w:val="14"/>
              </w:rPr>
              <w:t>R2-2111413</w:t>
            </w:r>
          </w:p>
        </w:tc>
        <w:tc>
          <w:tcPr>
            <w:tcW w:w="1062" w:type="dxa"/>
            <w:shd w:val="clear" w:color="auto" w:fill="auto"/>
          </w:tcPr>
          <w:p w14:paraId="68A32CF1" w14:textId="77777777" w:rsidR="00FF7F9A" w:rsidRPr="00FF7F9A" w:rsidRDefault="00FF7F9A" w:rsidP="00FF7F9A">
            <w:pPr>
              <w:rPr>
                <w:rFonts w:ascii="Arial" w:hAnsi="Arial" w:cs="Arial"/>
                <w:bCs/>
                <w:sz w:val="14"/>
                <w:szCs w:val="14"/>
                <w:lang w:val="fr-FR"/>
              </w:rPr>
            </w:pPr>
          </w:p>
        </w:tc>
      </w:tr>
      <w:tr w:rsidR="00FF7F9A" w:rsidRPr="00FF7F9A" w14:paraId="7709966B" w14:textId="77777777" w:rsidTr="00EF3281">
        <w:trPr>
          <w:trHeight w:val="20"/>
          <w:jc w:val="center"/>
        </w:trPr>
        <w:tc>
          <w:tcPr>
            <w:tcW w:w="1094" w:type="dxa"/>
            <w:shd w:val="clear" w:color="auto" w:fill="auto"/>
          </w:tcPr>
          <w:p w14:paraId="37A70CC8" w14:textId="2464CB98" w:rsidR="00FF7F9A" w:rsidRPr="00FF7F9A" w:rsidRDefault="002328C4" w:rsidP="00FF7F9A">
            <w:pPr>
              <w:rPr>
                <w:rFonts w:ascii="Arial" w:hAnsi="Arial" w:cs="Arial"/>
                <w:bCs/>
                <w:sz w:val="14"/>
                <w:szCs w:val="14"/>
              </w:rPr>
            </w:pPr>
            <w:hyperlink r:id="rId2658" w:history="1">
              <w:r w:rsidR="004371F4">
                <w:rPr>
                  <w:rStyle w:val="Hyperlink"/>
                  <w:rFonts w:ascii="Arial" w:hAnsi="Arial" w:cs="Arial"/>
                  <w:sz w:val="14"/>
                  <w:szCs w:val="14"/>
                </w:rPr>
                <w:t>R1-2200855</w:t>
              </w:r>
            </w:hyperlink>
          </w:p>
        </w:tc>
        <w:tc>
          <w:tcPr>
            <w:tcW w:w="2646" w:type="dxa"/>
            <w:shd w:val="clear" w:color="auto" w:fill="auto"/>
          </w:tcPr>
          <w:p w14:paraId="1EA21E63" w14:textId="44377D12" w:rsidR="00FF7F9A" w:rsidRPr="00FF7F9A" w:rsidRDefault="00FF7F9A" w:rsidP="00FF7F9A">
            <w:pPr>
              <w:rPr>
                <w:rFonts w:ascii="Arial" w:hAnsi="Arial" w:cs="Arial"/>
                <w:bCs/>
                <w:sz w:val="14"/>
                <w:szCs w:val="14"/>
              </w:rPr>
            </w:pPr>
            <w:r w:rsidRPr="00FF7F9A">
              <w:rPr>
                <w:rFonts w:ascii="Arial" w:hAnsi="Arial" w:cs="Arial"/>
                <w:sz w:val="14"/>
                <w:szCs w:val="14"/>
              </w:rPr>
              <w:t>Reply LS on R17 NR MG enhancements – Concurrent MG</w:t>
            </w:r>
          </w:p>
        </w:tc>
        <w:tc>
          <w:tcPr>
            <w:tcW w:w="1583" w:type="dxa"/>
            <w:shd w:val="clear" w:color="auto" w:fill="auto"/>
          </w:tcPr>
          <w:p w14:paraId="4C748B9D" w14:textId="1FC5E618" w:rsidR="00FF7F9A" w:rsidRPr="00FF7F9A" w:rsidRDefault="00FF7F9A" w:rsidP="00FF7F9A">
            <w:pPr>
              <w:rPr>
                <w:rFonts w:ascii="Arial" w:hAnsi="Arial" w:cs="Arial"/>
                <w:bCs/>
                <w:sz w:val="14"/>
                <w:szCs w:val="14"/>
              </w:rPr>
            </w:pPr>
            <w:r w:rsidRPr="00FF7F9A">
              <w:rPr>
                <w:rFonts w:ascii="Arial" w:hAnsi="Arial" w:cs="Arial"/>
                <w:sz w:val="14"/>
                <w:szCs w:val="14"/>
              </w:rPr>
              <w:t>RAN2, MediaTek</w:t>
            </w:r>
          </w:p>
        </w:tc>
        <w:tc>
          <w:tcPr>
            <w:tcW w:w="909" w:type="dxa"/>
            <w:shd w:val="clear" w:color="auto" w:fill="auto"/>
          </w:tcPr>
          <w:p w14:paraId="2E1CE319" w14:textId="0618F64C" w:rsidR="00FF7F9A" w:rsidRPr="00FF7F9A" w:rsidRDefault="00FF7F9A" w:rsidP="00FF7F9A">
            <w:pPr>
              <w:rPr>
                <w:rFonts w:ascii="Arial" w:hAnsi="Arial" w:cs="Arial"/>
                <w:bCs/>
                <w:sz w:val="14"/>
                <w:szCs w:val="14"/>
              </w:rPr>
            </w:pPr>
            <w:r w:rsidRPr="00FF7F9A">
              <w:rPr>
                <w:rFonts w:ascii="Arial" w:hAnsi="Arial" w:cs="Arial"/>
                <w:sz w:val="14"/>
                <w:szCs w:val="14"/>
              </w:rPr>
              <w:t>Rel-17</w:t>
            </w:r>
          </w:p>
        </w:tc>
        <w:tc>
          <w:tcPr>
            <w:tcW w:w="2600" w:type="dxa"/>
            <w:shd w:val="clear" w:color="auto" w:fill="auto"/>
          </w:tcPr>
          <w:p w14:paraId="2541007D" w14:textId="06AD7158" w:rsidR="00FF7F9A" w:rsidRPr="00FF7F9A" w:rsidRDefault="00FF7F9A" w:rsidP="00FF7F9A">
            <w:pPr>
              <w:rPr>
                <w:rFonts w:ascii="Arial" w:hAnsi="Arial" w:cs="Arial"/>
                <w:bCs/>
                <w:sz w:val="14"/>
                <w:szCs w:val="14"/>
              </w:rPr>
            </w:pPr>
            <w:r w:rsidRPr="00FF7F9A">
              <w:rPr>
                <w:rFonts w:ascii="Arial" w:hAnsi="Arial" w:cs="Arial"/>
                <w:sz w:val="14"/>
                <w:szCs w:val="14"/>
              </w:rPr>
              <w:t>NR_MG_enh-Core</w:t>
            </w:r>
          </w:p>
        </w:tc>
        <w:tc>
          <w:tcPr>
            <w:tcW w:w="1065" w:type="dxa"/>
            <w:shd w:val="clear" w:color="auto" w:fill="auto"/>
          </w:tcPr>
          <w:p w14:paraId="49BC7D0C" w14:textId="46E1E521" w:rsidR="00FF7F9A" w:rsidRPr="00FF7F9A" w:rsidRDefault="00FF7F9A" w:rsidP="00FF7F9A">
            <w:pPr>
              <w:rPr>
                <w:rFonts w:ascii="Arial" w:hAnsi="Arial" w:cs="Arial"/>
                <w:bCs/>
                <w:sz w:val="14"/>
                <w:szCs w:val="14"/>
              </w:rPr>
            </w:pPr>
            <w:r w:rsidRPr="00FF7F9A">
              <w:rPr>
                <w:rFonts w:ascii="Arial" w:hAnsi="Arial" w:cs="Arial"/>
                <w:sz w:val="14"/>
                <w:szCs w:val="14"/>
              </w:rPr>
              <w:t>R4-2115343</w:t>
            </w:r>
          </w:p>
        </w:tc>
        <w:tc>
          <w:tcPr>
            <w:tcW w:w="994" w:type="dxa"/>
            <w:shd w:val="clear" w:color="auto" w:fill="auto"/>
          </w:tcPr>
          <w:p w14:paraId="5F1613B1" w14:textId="63200A9D" w:rsidR="00FF7F9A" w:rsidRPr="00FF7F9A" w:rsidRDefault="00FF7F9A" w:rsidP="00FF7F9A">
            <w:pPr>
              <w:rPr>
                <w:rFonts w:ascii="Arial" w:hAnsi="Arial" w:cs="Arial"/>
                <w:bCs/>
                <w:sz w:val="14"/>
                <w:szCs w:val="14"/>
              </w:rPr>
            </w:pPr>
            <w:r w:rsidRPr="00FF7F9A">
              <w:rPr>
                <w:rFonts w:ascii="Arial" w:hAnsi="Arial" w:cs="Arial"/>
                <w:sz w:val="14"/>
                <w:szCs w:val="14"/>
              </w:rPr>
              <w:t>RAN4</w:t>
            </w:r>
          </w:p>
        </w:tc>
        <w:tc>
          <w:tcPr>
            <w:tcW w:w="994" w:type="dxa"/>
            <w:shd w:val="clear" w:color="auto" w:fill="auto"/>
          </w:tcPr>
          <w:p w14:paraId="6CFE6170" w14:textId="5F440AE4" w:rsidR="00FF7F9A" w:rsidRPr="00FF7F9A" w:rsidRDefault="00FF7F9A" w:rsidP="00FF7F9A">
            <w:pPr>
              <w:rPr>
                <w:rFonts w:ascii="Arial" w:hAnsi="Arial" w:cs="Arial"/>
                <w:bCs/>
                <w:sz w:val="14"/>
                <w:szCs w:val="14"/>
              </w:rPr>
            </w:pPr>
            <w:r w:rsidRPr="00FF7F9A">
              <w:rPr>
                <w:rFonts w:ascii="Arial" w:hAnsi="Arial" w:cs="Arial"/>
                <w:sz w:val="14"/>
                <w:szCs w:val="14"/>
              </w:rPr>
              <w:t>RAN1</w:t>
            </w:r>
          </w:p>
        </w:tc>
        <w:tc>
          <w:tcPr>
            <w:tcW w:w="1120" w:type="dxa"/>
            <w:shd w:val="clear" w:color="auto" w:fill="auto"/>
          </w:tcPr>
          <w:p w14:paraId="75ECF45B" w14:textId="5062AF35" w:rsidR="00FF7F9A" w:rsidRPr="00FF7F9A" w:rsidRDefault="00FF7F9A" w:rsidP="00FF7F9A">
            <w:pPr>
              <w:rPr>
                <w:rFonts w:ascii="Arial" w:hAnsi="Arial" w:cs="Arial"/>
                <w:bCs/>
                <w:sz w:val="14"/>
                <w:szCs w:val="14"/>
              </w:rPr>
            </w:pPr>
            <w:r w:rsidRPr="00FF7F9A">
              <w:rPr>
                <w:rFonts w:ascii="Arial" w:hAnsi="Arial" w:cs="Arial"/>
                <w:sz w:val="14"/>
                <w:szCs w:val="14"/>
              </w:rPr>
              <w:t>R2-2111472</w:t>
            </w:r>
          </w:p>
        </w:tc>
        <w:tc>
          <w:tcPr>
            <w:tcW w:w="1062" w:type="dxa"/>
            <w:shd w:val="clear" w:color="auto" w:fill="auto"/>
          </w:tcPr>
          <w:p w14:paraId="1E672BD7" w14:textId="77777777" w:rsidR="00FF7F9A" w:rsidRPr="00FF7F9A" w:rsidRDefault="00FF7F9A" w:rsidP="00FF7F9A">
            <w:pPr>
              <w:rPr>
                <w:rFonts w:ascii="Arial" w:hAnsi="Arial" w:cs="Arial"/>
                <w:bCs/>
                <w:sz w:val="14"/>
                <w:szCs w:val="14"/>
              </w:rPr>
            </w:pPr>
          </w:p>
        </w:tc>
      </w:tr>
      <w:tr w:rsidR="00FF7F9A" w:rsidRPr="00FF7F9A" w14:paraId="5AD54A03" w14:textId="77777777" w:rsidTr="00EF3281">
        <w:trPr>
          <w:trHeight w:val="20"/>
          <w:jc w:val="center"/>
        </w:trPr>
        <w:tc>
          <w:tcPr>
            <w:tcW w:w="1094" w:type="dxa"/>
          </w:tcPr>
          <w:p w14:paraId="45DC735E" w14:textId="6FE4DD6C" w:rsidR="00FF7F9A" w:rsidRPr="00FF7F9A" w:rsidRDefault="002328C4" w:rsidP="00FF7F9A">
            <w:pPr>
              <w:rPr>
                <w:rFonts w:ascii="Arial" w:hAnsi="Arial" w:cs="Arial"/>
                <w:bCs/>
                <w:sz w:val="14"/>
                <w:szCs w:val="14"/>
              </w:rPr>
            </w:pPr>
            <w:hyperlink r:id="rId2659" w:history="1">
              <w:r w:rsidR="004371F4">
                <w:rPr>
                  <w:rStyle w:val="Hyperlink"/>
                  <w:rFonts w:ascii="Arial" w:hAnsi="Arial" w:cs="Arial"/>
                  <w:sz w:val="14"/>
                  <w:szCs w:val="14"/>
                </w:rPr>
                <w:t>R1-2200856</w:t>
              </w:r>
            </w:hyperlink>
          </w:p>
        </w:tc>
        <w:tc>
          <w:tcPr>
            <w:tcW w:w="2646" w:type="dxa"/>
          </w:tcPr>
          <w:p w14:paraId="3542B796" w14:textId="1445CFAD" w:rsidR="00FF7F9A" w:rsidRPr="00FF7F9A" w:rsidRDefault="00FF7F9A" w:rsidP="00FF7F9A">
            <w:pPr>
              <w:rPr>
                <w:rFonts w:ascii="Arial" w:hAnsi="Arial" w:cs="Arial"/>
                <w:sz w:val="14"/>
                <w:szCs w:val="14"/>
              </w:rPr>
            </w:pPr>
            <w:r w:rsidRPr="00FF7F9A">
              <w:rPr>
                <w:rFonts w:ascii="Arial" w:hAnsi="Arial" w:cs="Arial"/>
                <w:sz w:val="14"/>
                <w:szCs w:val="14"/>
              </w:rPr>
              <w:t>Response LS on updated Rel-16 RAN1 UE features lists for NR after RAN1#105-e</w:t>
            </w:r>
          </w:p>
        </w:tc>
        <w:tc>
          <w:tcPr>
            <w:tcW w:w="1583" w:type="dxa"/>
          </w:tcPr>
          <w:p w14:paraId="5B89D88C" w14:textId="553CCC21" w:rsidR="00FF7F9A" w:rsidRPr="00FF7F9A" w:rsidRDefault="00FF7F9A" w:rsidP="00FF7F9A">
            <w:pPr>
              <w:rPr>
                <w:rFonts w:ascii="Arial" w:hAnsi="Arial" w:cs="Arial"/>
                <w:sz w:val="14"/>
                <w:szCs w:val="14"/>
              </w:rPr>
            </w:pPr>
            <w:r w:rsidRPr="00FF7F9A">
              <w:rPr>
                <w:rFonts w:ascii="Arial" w:hAnsi="Arial" w:cs="Arial"/>
                <w:sz w:val="14"/>
                <w:szCs w:val="14"/>
              </w:rPr>
              <w:t>RAN2, Intel</w:t>
            </w:r>
          </w:p>
        </w:tc>
        <w:tc>
          <w:tcPr>
            <w:tcW w:w="909" w:type="dxa"/>
          </w:tcPr>
          <w:p w14:paraId="524551A5" w14:textId="186FF53E" w:rsidR="00FF7F9A" w:rsidRPr="00FF7F9A" w:rsidRDefault="00FF7F9A" w:rsidP="00FF7F9A">
            <w:pPr>
              <w:rPr>
                <w:rFonts w:ascii="Arial" w:hAnsi="Arial" w:cs="Arial"/>
                <w:bCs/>
                <w:sz w:val="14"/>
                <w:szCs w:val="14"/>
              </w:rPr>
            </w:pPr>
            <w:r w:rsidRPr="00FF7F9A">
              <w:rPr>
                <w:rFonts w:ascii="Arial" w:hAnsi="Arial" w:cs="Arial"/>
                <w:sz w:val="14"/>
                <w:szCs w:val="14"/>
              </w:rPr>
              <w:t>Rel-16</w:t>
            </w:r>
          </w:p>
        </w:tc>
        <w:tc>
          <w:tcPr>
            <w:tcW w:w="2600" w:type="dxa"/>
          </w:tcPr>
          <w:p w14:paraId="4859F82A" w14:textId="1A200A8A" w:rsidR="00FF7F9A" w:rsidRPr="00FF7F9A" w:rsidRDefault="00FF7F9A" w:rsidP="00FF7F9A">
            <w:pPr>
              <w:rPr>
                <w:rFonts w:ascii="Arial" w:hAnsi="Arial" w:cs="Arial"/>
                <w:bCs/>
                <w:sz w:val="14"/>
                <w:szCs w:val="14"/>
                <w:lang w:val="fr-FR"/>
              </w:rPr>
            </w:pPr>
            <w:r w:rsidRPr="00FF7F9A">
              <w:rPr>
                <w:rFonts w:ascii="Arial" w:hAnsi="Arial" w:cs="Arial"/>
                <w:sz w:val="14"/>
                <w:szCs w:val="14"/>
              </w:rPr>
              <w:t>NR_pos-Core</w:t>
            </w:r>
          </w:p>
        </w:tc>
        <w:tc>
          <w:tcPr>
            <w:tcW w:w="1065" w:type="dxa"/>
          </w:tcPr>
          <w:p w14:paraId="3E923933" w14:textId="5A4120C1" w:rsidR="00FF7F9A" w:rsidRPr="00FF7F9A" w:rsidRDefault="00FF7F9A" w:rsidP="00FF7F9A">
            <w:pPr>
              <w:rPr>
                <w:rFonts w:ascii="Arial" w:hAnsi="Arial" w:cs="Arial"/>
                <w:sz w:val="14"/>
                <w:szCs w:val="14"/>
                <w:lang w:val="fr-FR"/>
              </w:rPr>
            </w:pPr>
            <w:r w:rsidRPr="00FF7F9A">
              <w:rPr>
                <w:rFonts w:ascii="Arial" w:hAnsi="Arial" w:cs="Arial"/>
                <w:sz w:val="14"/>
                <w:szCs w:val="14"/>
              </w:rPr>
              <w:t>R1-2108427</w:t>
            </w:r>
          </w:p>
        </w:tc>
        <w:tc>
          <w:tcPr>
            <w:tcW w:w="994" w:type="dxa"/>
          </w:tcPr>
          <w:p w14:paraId="0AA9407B" w14:textId="0F92770A" w:rsidR="00FF7F9A" w:rsidRPr="00FF7F9A" w:rsidRDefault="00FF7F9A" w:rsidP="00FF7F9A">
            <w:pPr>
              <w:rPr>
                <w:rFonts w:ascii="Arial" w:hAnsi="Arial" w:cs="Arial"/>
                <w:sz w:val="14"/>
                <w:szCs w:val="14"/>
                <w:lang w:val="fr-FR"/>
              </w:rPr>
            </w:pPr>
            <w:r w:rsidRPr="00FF7F9A">
              <w:rPr>
                <w:rFonts w:ascii="Arial" w:hAnsi="Arial" w:cs="Arial"/>
                <w:sz w:val="14"/>
                <w:szCs w:val="14"/>
              </w:rPr>
              <w:t>RAN1</w:t>
            </w:r>
          </w:p>
        </w:tc>
        <w:tc>
          <w:tcPr>
            <w:tcW w:w="994" w:type="dxa"/>
          </w:tcPr>
          <w:p w14:paraId="1A1B7831" w14:textId="00ED75D5" w:rsidR="00FF7F9A" w:rsidRPr="00FF7F9A" w:rsidRDefault="00FF7F9A" w:rsidP="00FF7F9A">
            <w:pPr>
              <w:rPr>
                <w:rFonts w:ascii="Arial" w:hAnsi="Arial" w:cs="Arial"/>
                <w:sz w:val="14"/>
                <w:szCs w:val="14"/>
                <w:lang w:val="fr-FR"/>
              </w:rPr>
            </w:pPr>
            <w:r w:rsidRPr="00FF7F9A">
              <w:rPr>
                <w:rFonts w:ascii="Arial" w:hAnsi="Arial" w:cs="Arial"/>
                <w:sz w:val="14"/>
                <w:szCs w:val="14"/>
              </w:rPr>
              <w:t>RAN4</w:t>
            </w:r>
          </w:p>
        </w:tc>
        <w:tc>
          <w:tcPr>
            <w:tcW w:w="1120" w:type="dxa"/>
          </w:tcPr>
          <w:p w14:paraId="2ADEAA8C" w14:textId="30CE0C86" w:rsidR="00FF7F9A" w:rsidRPr="00FF7F9A" w:rsidRDefault="00FF7F9A" w:rsidP="00FF7F9A">
            <w:pPr>
              <w:rPr>
                <w:rFonts w:ascii="Arial" w:hAnsi="Arial" w:cs="Arial"/>
                <w:sz w:val="14"/>
                <w:szCs w:val="14"/>
                <w:lang w:val="fr-FR"/>
              </w:rPr>
            </w:pPr>
            <w:r w:rsidRPr="00FF7F9A">
              <w:rPr>
                <w:rFonts w:ascii="Arial" w:hAnsi="Arial" w:cs="Arial"/>
                <w:sz w:val="14"/>
                <w:szCs w:val="14"/>
              </w:rPr>
              <w:t>R2-2111483</w:t>
            </w:r>
          </w:p>
        </w:tc>
        <w:tc>
          <w:tcPr>
            <w:tcW w:w="1062" w:type="dxa"/>
          </w:tcPr>
          <w:p w14:paraId="3B417FEC" w14:textId="77777777" w:rsidR="00FF7F9A" w:rsidRPr="00FF7F9A" w:rsidRDefault="00FF7F9A" w:rsidP="00FF7F9A">
            <w:pPr>
              <w:rPr>
                <w:rFonts w:ascii="Arial" w:hAnsi="Arial" w:cs="Arial"/>
                <w:sz w:val="14"/>
                <w:szCs w:val="14"/>
                <w:lang w:val="fr-FR"/>
              </w:rPr>
            </w:pPr>
          </w:p>
        </w:tc>
      </w:tr>
      <w:tr w:rsidR="00FF7F9A" w:rsidRPr="00FF7F9A" w14:paraId="47749D8F" w14:textId="77777777" w:rsidTr="00EF3281">
        <w:trPr>
          <w:trHeight w:val="20"/>
          <w:jc w:val="center"/>
        </w:trPr>
        <w:tc>
          <w:tcPr>
            <w:tcW w:w="1094" w:type="dxa"/>
          </w:tcPr>
          <w:p w14:paraId="438547A8" w14:textId="2B9C485B" w:rsidR="00FF7F9A" w:rsidRPr="00FF7F9A" w:rsidRDefault="002328C4" w:rsidP="00FF7F9A">
            <w:pPr>
              <w:rPr>
                <w:rFonts w:ascii="Arial" w:hAnsi="Arial" w:cs="Arial"/>
                <w:bCs/>
                <w:sz w:val="14"/>
                <w:szCs w:val="14"/>
              </w:rPr>
            </w:pPr>
            <w:hyperlink r:id="rId2660" w:history="1">
              <w:r w:rsidR="004371F4">
                <w:rPr>
                  <w:rStyle w:val="Hyperlink"/>
                  <w:rFonts w:ascii="Arial" w:hAnsi="Arial" w:cs="Arial"/>
                  <w:sz w:val="14"/>
                  <w:szCs w:val="14"/>
                </w:rPr>
                <w:t>R1-2200857</w:t>
              </w:r>
            </w:hyperlink>
          </w:p>
        </w:tc>
        <w:tc>
          <w:tcPr>
            <w:tcW w:w="2646" w:type="dxa"/>
          </w:tcPr>
          <w:p w14:paraId="6B1AC774" w14:textId="3D9E9289" w:rsidR="00FF7F9A" w:rsidRPr="00FF7F9A" w:rsidRDefault="00FF7F9A" w:rsidP="00FF7F9A">
            <w:pPr>
              <w:rPr>
                <w:rFonts w:ascii="Arial" w:hAnsi="Arial" w:cs="Arial"/>
                <w:sz w:val="14"/>
                <w:szCs w:val="14"/>
              </w:rPr>
            </w:pPr>
            <w:r w:rsidRPr="00FF7F9A">
              <w:rPr>
                <w:rFonts w:ascii="Arial" w:hAnsi="Arial" w:cs="Arial"/>
                <w:sz w:val="14"/>
                <w:szCs w:val="14"/>
              </w:rPr>
              <w:t>Response LS on Positioning Reference Units (PRUs) for enhancing positioning performance</w:t>
            </w:r>
          </w:p>
        </w:tc>
        <w:tc>
          <w:tcPr>
            <w:tcW w:w="1583" w:type="dxa"/>
          </w:tcPr>
          <w:p w14:paraId="7D629BA8" w14:textId="07685AD4" w:rsidR="00FF7F9A" w:rsidRPr="00FF7F9A" w:rsidRDefault="00FF7F9A" w:rsidP="00FF7F9A">
            <w:pPr>
              <w:rPr>
                <w:rFonts w:ascii="Arial" w:hAnsi="Arial" w:cs="Arial"/>
                <w:sz w:val="14"/>
                <w:szCs w:val="14"/>
              </w:rPr>
            </w:pPr>
            <w:r w:rsidRPr="00FF7F9A">
              <w:rPr>
                <w:rFonts w:ascii="Arial" w:hAnsi="Arial" w:cs="Arial"/>
                <w:sz w:val="14"/>
                <w:szCs w:val="14"/>
              </w:rPr>
              <w:t>RAN2, Qualcomm, Datang Mobile</w:t>
            </w:r>
          </w:p>
        </w:tc>
        <w:tc>
          <w:tcPr>
            <w:tcW w:w="909" w:type="dxa"/>
          </w:tcPr>
          <w:p w14:paraId="4AFA793C" w14:textId="49712E50" w:rsidR="00FF7F9A" w:rsidRPr="00FF7F9A" w:rsidRDefault="00FF7F9A" w:rsidP="00FF7F9A">
            <w:pPr>
              <w:rPr>
                <w:rFonts w:ascii="Arial" w:hAnsi="Arial" w:cs="Arial"/>
                <w:bCs/>
                <w:sz w:val="14"/>
                <w:szCs w:val="14"/>
              </w:rPr>
            </w:pPr>
            <w:r w:rsidRPr="00FF7F9A">
              <w:rPr>
                <w:rFonts w:ascii="Arial" w:hAnsi="Arial" w:cs="Arial"/>
                <w:sz w:val="14"/>
                <w:szCs w:val="14"/>
              </w:rPr>
              <w:t>Rel-17</w:t>
            </w:r>
          </w:p>
        </w:tc>
        <w:tc>
          <w:tcPr>
            <w:tcW w:w="2600" w:type="dxa"/>
          </w:tcPr>
          <w:p w14:paraId="0609E0B8" w14:textId="160A8EDA" w:rsidR="00FF7F9A" w:rsidRPr="00FF7F9A" w:rsidRDefault="00FF7F9A" w:rsidP="00FF7F9A">
            <w:pPr>
              <w:rPr>
                <w:rFonts w:ascii="Arial" w:hAnsi="Arial" w:cs="Arial"/>
                <w:bCs/>
                <w:sz w:val="14"/>
                <w:szCs w:val="14"/>
                <w:lang w:val="fr-FR"/>
              </w:rPr>
            </w:pPr>
            <w:r w:rsidRPr="00FF7F9A">
              <w:rPr>
                <w:rFonts w:ascii="Arial" w:hAnsi="Arial" w:cs="Arial"/>
                <w:sz w:val="14"/>
                <w:szCs w:val="14"/>
              </w:rPr>
              <w:t>NR_pos_enh-Core</w:t>
            </w:r>
          </w:p>
        </w:tc>
        <w:tc>
          <w:tcPr>
            <w:tcW w:w="1065" w:type="dxa"/>
          </w:tcPr>
          <w:p w14:paraId="43FEB83A" w14:textId="2E17083B" w:rsidR="00FF7F9A" w:rsidRPr="00FF7F9A" w:rsidRDefault="00FF7F9A" w:rsidP="00FF7F9A">
            <w:pPr>
              <w:rPr>
                <w:rFonts w:ascii="Arial" w:hAnsi="Arial" w:cs="Arial"/>
                <w:sz w:val="14"/>
                <w:szCs w:val="14"/>
                <w:lang w:val="fr-FR"/>
              </w:rPr>
            </w:pPr>
            <w:r w:rsidRPr="00FF7F9A">
              <w:rPr>
                <w:rFonts w:ascii="Arial" w:hAnsi="Arial" w:cs="Arial"/>
                <w:sz w:val="14"/>
                <w:szCs w:val="14"/>
              </w:rPr>
              <w:t>R1-2106326</w:t>
            </w:r>
          </w:p>
        </w:tc>
        <w:tc>
          <w:tcPr>
            <w:tcW w:w="994" w:type="dxa"/>
          </w:tcPr>
          <w:p w14:paraId="1DEE6A8E" w14:textId="44A37A67" w:rsidR="00FF7F9A" w:rsidRPr="00FF7F9A" w:rsidRDefault="00FF7F9A" w:rsidP="00FF7F9A">
            <w:pPr>
              <w:rPr>
                <w:rFonts w:ascii="Arial" w:hAnsi="Arial" w:cs="Arial"/>
                <w:sz w:val="14"/>
                <w:szCs w:val="14"/>
                <w:lang w:val="fr-FR"/>
              </w:rPr>
            </w:pPr>
            <w:r w:rsidRPr="00FF7F9A">
              <w:rPr>
                <w:rFonts w:ascii="Arial" w:hAnsi="Arial" w:cs="Arial"/>
                <w:sz w:val="14"/>
                <w:szCs w:val="14"/>
              </w:rPr>
              <w:t>SA2, RAN1</w:t>
            </w:r>
          </w:p>
        </w:tc>
        <w:tc>
          <w:tcPr>
            <w:tcW w:w="994" w:type="dxa"/>
          </w:tcPr>
          <w:p w14:paraId="5E7A8920" w14:textId="4E9B9962" w:rsidR="00FF7F9A" w:rsidRPr="00FF7F9A" w:rsidRDefault="00FF7F9A" w:rsidP="00FF7F9A">
            <w:pPr>
              <w:rPr>
                <w:rFonts w:ascii="Arial" w:hAnsi="Arial" w:cs="Arial"/>
                <w:sz w:val="14"/>
                <w:szCs w:val="14"/>
                <w:lang w:val="fr-FR"/>
              </w:rPr>
            </w:pPr>
            <w:r w:rsidRPr="00FF7F9A">
              <w:rPr>
                <w:rFonts w:ascii="Arial" w:hAnsi="Arial" w:cs="Arial"/>
                <w:sz w:val="14"/>
                <w:szCs w:val="14"/>
              </w:rPr>
              <w:t>RAN3</w:t>
            </w:r>
          </w:p>
        </w:tc>
        <w:tc>
          <w:tcPr>
            <w:tcW w:w="1120" w:type="dxa"/>
          </w:tcPr>
          <w:p w14:paraId="1DEB6BAA" w14:textId="425827E2" w:rsidR="00FF7F9A" w:rsidRPr="00FF7F9A" w:rsidRDefault="00FF7F9A" w:rsidP="00FF7F9A">
            <w:pPr>
              <w:rPr>
                <w:rFonts w:ascii="Arial" w:hAnsi="Arial" w:cs="Arial"/>
                <w:sz w:val="14"/>
                <w:szCs w:val="14"/>
                <w:lang w:val="fr-FR"/>
              </w:rPr>
            </w:pPr>
            <w:r w:rsidRPr="00FF7F9A">
              <w:rPr>
                <w:rFonts w:ascii="Arial" w:hAnsi="Arial" w:cs="Arial"/>
                <w:sz w:val="14"/>
                <w:szCs w:val="14"/>
              </w:rPr>
              <w:t>R2-2111488</w:t>
            </w:r>
          </w:p>
        </w:tc>
        <w:tc>
          <w:tcPr>
            <w:tcW w:w="1062" w:type="dxa"/>
          </w:tcPr>
          <w:p w14:paraId="6B8E26D5" w14:textId="77777777" w:rsidR="00FF7F9A" w:rsidRPr="00FF7F9A" w:rsidRDefault="00FF7F9A" w:rsidP="00FF7F9A">
            <w:pPr>
              <w:rPr>
                <w:rFonts w:ascii="Arial" w:hAnsi="Arial" w:cs="Arial"/>
                <w:sz w:val="14"/>
                <w:szCs w:val="14"/>
                <w:lang w:val="fr-FR"/>
              </w:rPr>
            </w:pPr>
          </w:p>
        </w:tc>
      </w:tr>
      <w:tr w:rsidR="00FF7F9A" w:rsidRPr="00FF7F9A" w14:paraId="180CA049" w14:textId="77777777" w:rsidTr="00EF3281">
        <w:trPr>
          <w:trHeight w:val="20"/>
          <w:jc w:val="center"/>
        </w:trPr>
        <w:tc>
          <w:tcPr>
            <w:tcW w:w="1094" w:type="dxa"/>
          </w:tcPr>
          <w:p w14:paraId="5FCD4B3E" w14:textId="115DF5CC" w:rsidR="00FF7F9A" w:rsidRPr="00FF7F9A" w:rsidRDefault="002328C4" w:rsidP="00FF7F9A">
            <w:pPr>
              <w:rPr>
                <w:rFonts w:ascii="Arial" w:hAnsi="Arial" w:cs="Arial"/>
                <w:bCs/>
                <w:sz w:val="14"/>
                <w:szCs w:val="14"/>
              </w:rPr>
            </w:pPr>
            <w:hyperlink r:id="rId2661" w:history="1">
              <w:r w:rsidR="004371F4">
                <w:rPr>
                  <w:rStyle w:val="Hyperlink"/>
                  <w:rFonts w:ascii="Arial" w:hAnsi="Arial" w:cs="Arial"/>
                  <w:sz w:val="14"/>
                  <w:szCs w:val="14"/>
                </w:rPr>
                <w:t>R1-2200858</w:t>
              </w:r>
            </w:hyperlink>
          </w:p>
        </w:tc>
        <w:tc>
          <w:tcPr>
            <w:tcW w:w="2646" w:type="dxa"/>
          </w:tcPr>
          <w:p w14:paraId="61CC709F" w14:textId="2D74FED2" w:rsidR="00FF7F9A" w:rsidRPr="00FF7F9A" w:rsidRDefault="00FF7F9A" w:rsidP="00FF7F9A">
            <w:pPr>
              <w:rPr>
                <w:rFonts w:ascii="Arial" w:hAnsi="Arial" w:cs="Arial"/>
                <w:sz w:val="14"/>
                <w:szCs w:val="14"/>
              </w:rPr>
            </w:pPr>
            <w:r w:rsidRPr="00FF7F9A">
              <w:rPr>
                <w:rFonts w:ascii="Arial" w:hAnsi="Arial" w:cs="Arial"/>
                <w:sz w:val="14"/>
                <w:szCs w:val="14"/>
              </w:rPr>
              <w:t>Reply LS on specification impact for methods on efficient utilization of licensed spectrum that is not aligned with existing NR channel bandwidths</w:t>
            </w:r>
          </w:p>
        </w:tc>
        <w:tc>
          <w:tcPr>
            <w:tcW w:w="1583" w:type="dxa"/>
          </w:tcPr>
          <w:p w14:paraId="7B098190" w14:textId="7C60955A" w:rsidR="00FF7F9A" w:rsidRPr="00FF7F9A" w:rsidRDefault="00FF7F9A" w:rsidP="00FF7F9A">
            <w:pPr>
              <w:rPr>
                <w:rFonts w:ascii="Arial" w:hAnsi="Arial" w:cs="Arial"/>
                <w:sz w:val="14"/>
                <w:szCs w:val="14"/>
              </w:rPr>
            </w:pPr>
            <w:r w:rsidRPr="00FF7F9A">
              <w:rPr>
                <w:rFonts w:ascii="Arial" w:hAnsi="Arial" w:cs="Arial"/>
                <w:sz w:val="14"/>
                <w:szCs w:val="14"/>
              </w:rPr>
              <w:t>RAN2, Nokia</w:t>
            </w:r>
          </w:p>
        </w:tc>
        <w:tc>
          <w:tcPr>
            <w:tcW w:w="909" w:type="dxa"/>
          </w:tcPr>
          <w:p w14:paraId="36BC708B" w14:textId="204EA073" w:rsidR="00FF7F9A" w:rsidRPr="00FF7F9A" w:rsidRDefault="00FF7F9A" w:rsidP="00FF7F9A">
            <w:pPr>
              <w:rPr>
                <w:rFonts w:ascii="Arial" w:hAnsi="Arial" w:cs="Arial"/>
                <w:bCs/>
                <w:sz w:val="14"/>
                <w:szCs w:val="14"/>
              </w:rPr>
            </w:pPr>
            <w:r w:rsidRPr="00FF7F9A">
              <w:rPr>
                <w:rFonts w:ascii="Arial" w:hAnsi="Arial" w:cs="Arial"/>
                <w:sz w:val="14"/>
                <w:szCs w:val="14"/>
              </w:rPr>
              <w:t>Rel-17</w:t>
            </w:r>
          </w:p>
        </w:tc>
        <w:tc>
          <w:tcPr>
            <w:tcW w:w="2600" w:type="dxa"/>
          </w:tcPr>
          <w:p w14:paraId="76364874" w14:textId="036E0DE9" w:rsidR="00FF7F9A" w:rsidRPr="00FF7F9A" w:rsidRDefault="00FF7F9A" w:rsidP="00FF7F9A">
            <w:pPr>
              <w:rPr>
                <w:rFonts w:ascii="Arial" w:hAnsi="Arial" w:cs="Arial"/>
                <w:bCs/>
                <w:sz w:val="14"/>
                <w:szCs w:val="14"/>
              </w:rPr>
            </w:pPr>
            <w:r w:rsidRPr="00FF7F9A">
              <w:rPr>
                <w:rFonts w:ascii="Arial" w:hAnsi="Arial" w:cs="Arial"/>
                <w:sz w:val="14"/>
                <w:szCs w:val="14"/>
              </w:rPr>
              <w:t>FS_NR_eff_BW_util</w:t>
            </w:r>
          </w:p>
        </w:tc>
        <w:tc>
          <w:tcPr>
            <w:tcW w:w="1065" w:type="dxa"/>
          </w:tcPr>
          <w:p w14:paraId="1B8680AE" w14:textId="3018449D" w:rsidR="00FF7F9A" w:rsidRPr="00FF7F9A" w:rsidRDefault="00FF7F9A" w:rsidP="00FF7F9A">
            <w:pPr>
              <w:rPr>
                <w:rFonts w:ascii="Arial" w:hAnsi="Arial" w:cs="Arial"/>
                <w:sz w:val="14"/>
                <w:szCs w:val="14"/>
              </w:rPr>
            </w:pPr>
            <w:r w:rsidRPr="00FF7F9A">
              <w:rPr>
                <w:rFonts w:ascii="Arial" w:hAnsi="Arial" w:cs="Arial"/>
                <w:sz w:val="14"/>
                <w:szCs w:val="14"/>
              </w:rPr>
              <w:t>R4-2114751</w:t>
            </w:r>
          </w:p>
        </w:tc>
        <w:tc>
          <w:tcPr>
            <w:tcW w:w="994" w:type="dxa"/>
          </w:tcPr>
          <w:p w14:paraId="1203547A" w14:textId="2E0D11E1" w:rsidR="00FF7F9A" w:rsidRPr="00FF7F9A" w:rsidRDefault="00FF7F9A" w:rsidP="00FF7F9A">
            <w:pPr>
              <w:rPr>
                <w:rFonts w:ascii="Arial" w:hAnsi="Arial" w:cs="Arial"/>
                <w:sz w:val="14"/>
                <w:szCs w:val="14"/>
              </w:rPr>
            </w:pPr>
            <w:r w:rsidRPr="00FF7F9A">
              <w:rPr>
                <w:rFonts w:ascii="Arial" w:hAnsi="Arial" w:cs="Arial"/>
                <w:sz w:val="14"/>
                <w:szCs w:val="14"/>
              </w:rPr>
              <w:t>RAN4</w:t>
            </w:r>
          </w:p>
        </w:tc>
        <w:tc>
          <w:tcPr>
            <w:tcW w:w="994" w:type="dxa"/>
          </w:tcPr>
          <w:p w14:paraId="24CC87D1" w14:textId="4673AC38" w:rsidR="00FF7F9A" w:rsidRPr="00FF7F9A" w:rsidRDefault="00FF7F9A" w:rsidP="00FF7F9A">
            <w:pPr>
              <w:rPr>
                <w:rFonts w:ascii="Arial" w:hAnsi="Arial" w:cs="Arial"/>
                <w:sz w:val="14"/>
                <w:szCs w:val="14"/>
              </w:rPr>
            </w:pPr>
            <w:r w:rsidRPr="00FF7F9A">
              <w:rPr>
                <w:rFonts w:ascii="Arial" w:hAnsi="Arial" w:cs="Arial"/>
                <w:sz w:val="14"/>
                <w:szCs w:val="14"/>
              </w:rPr>
              <w:t>RAN1</w:t>
            </w:r>
          </w:p>
        </w:tc>
        <w:tc>
          <w:tcPr>
            <w:tcW w:w="1120" w:type="dxa"/>
          </w:tcPr>
          <w:p w14:paraId="558318F1" w14:textId="5EA2C51F" w:rsidR="00FF7F9A" w:rsidRPr="00FF7F9A" w:rsidRDefault="00FF7F9A" w:rsidP="00FF7F9A">
            <w:pPr>
              <w:rPr>
                <w:rFonts w:ascii="Arial" w:hAnsi="Arial" w:cs="Arial"/>
                <w:sz w:val="14"/>
                <w:szCs w:val="14"/>
              </w:rPr>
            </w:pPr>
            <w:r w:rsidRPr="00FF7F9A">
              <w:rPr>
                <w:rFonts w:ascii="Arial" w:hAnsi="Arial" w:cs="Arial"/>
                <w:sz w:val="14"/>
                <w:szCs w:val="14"/>
              </w:rPr>
              <w:t>R2-2111597</w:t>
            </w:r>
          </w:p>
        </w:tc>
        <w:tc>
          <w:tcPr>
            <w:tcW w:w="1062" w:type="dxa"/>
          </w:tcPr>
          <w:p w14:paraId="2160C259" w14:textId="77777777" w:rsidR="00FF7F9A" w:rsidRPr="00FF7F9A" w:rsidRDefault="00FF7F9A" w:rsidP="00FF7F9A">
            <w:pPr>
              <w:rPr>
                <w:rFonts w:ascii="Arial" w:hAnsi="Arial" w:cs="Arial"/>
                <w:sz w:val="14"/>
                <w:szCs w:val="14"/>
              </w:rPr>
            </w:pPr>
          </w:p>
        </w:tc>
      </w:tr>
      <w:tr w:rsidR="00FF7F9A" w:rsidRPr="00FF7F9A" w14:paraId="2F145F04" w14:textId="77777777" w:rsidTr="00EF3281">
        <w:trPr>
          <w:trHeight w:val="20"/>
          <w:jc w:val="center"/>
        </w:trPr>
        <w:tc>
          <w:tcPr>
            <w:tcW w:w="1094" w:type="dxa"/>
          </w:tcPr>
          <w:p w14:paraId="376DBCBA" w14:textId="0703D2DD" w:rsidR="00FF7F9A" w:rsidRPr="00FF7F9A" w:rsidRDefault="002328C4" w:rsidP="00FF7F9A">
            <w:pPr>
              <w:rPr>
                <w:rFonts w:ascii="Arial" w:hAnsi="Arial" w:cs="Arial"/>
                <w:bCs/>
                <w:sz w:val="14"/>
                <w:szCs w:val="14"/>
              </w:rPr>
            </w:pPr>
            <w:hyperlink r:id="rId2662" w:history="1">
              <w:r w:rsidR="004371F4">
                <w:rPr>
                  <w:rStyle w:val="Hyperlink"/>
                  <w:rFonts w:ascii="Arial" w:hAnsi="Arial" w:cs="Arial"/>
                  <w:sz w:val="14"/>
                  <w:szCs w:val="14"/>
                </w:rPr>
                <w:t>R1-2200859</w:t>
              </w:r>
            </w:hyperlink>
          </w:p>
        </w:tc>
        <w:tc>
          <w:tcPr>
            <w:tcW w:w="2646" w:type="dxa"/>
          </w:tcPr>
          <w:p w14:paraId="07EE0BDB" w14:textId="7F46D2CF" w:rsidR="00FF7F9A" w:rsidRPr="00FF7F9A" w:rsidRDefault="00FF7F9A" w:rsidP="00FF7F9A">
            <w:pPr>
              <w:rPr>
                <w:rFonts w:ascii="Arial" w:hAnsi="Arial" w:cs="Arial"/>
                <w:sz w:val="14"/>
                <w:szCs w:val="14"/>
              </w:rPr>
            </w:pPr>
            <w:r w:rsidRPr="00FF7F9A">
              <w:rPr>
                <w:rFonts w:ascii="Arial" w:hAnsi="Arial" w:cs="Arial"/>
                <w:sz w:val="14"/>
                <w:szCs w:val="14"/>
              </w:rPr>
              <w:t>LS on MPE information signalling</w:t>
            </w:r>
          </w:p>
        </w:tc>
        <w:tc>
          <w:tcPr>
            <w:tcW w:w="1583" w:type="dxa"/>
          </w:tcPr>
          <w:p w14:paraId="524993B2" w14:textId="5B12541F" w:rsidR="00FF7F9A" w:rsidRPr="00FF7F9A" w:rsidRDefault="00FF7F9A" w:rsidP="00FF7F9A">
            <w:pPr>
              <w:rPr>
                <w:rFonts w:ascii="Arial" w:hAnsi="Arial" w:cs="Arial"/>
                <w:sz w:val="14"/>
                <w:szCs w:val="14"/>
              </w:rPr>
            </w:pPr>
            <w:r w:rsidRPr="00FF7F9A">
              <w:rPr>
                <w:rFonts w:ascii="Arial" w:hAnsi="Arial" w:cs="Arial"/>
                <w:sz w:val="14"/>
                <w:szCs w:val="14"/>
              </w:rPr>
              <w:t>RAN2, Nokia</w:t>
            </w:r>
          </w:p>
        </w:tc>
        <w:tc>
          <w:tcPr>
            <w:tcW w:w="909" w:type="dxa"/>
          </w:tcPr>
          <w:p w14:paraId="6BB3E3E9" w14:textId="69320C17" w:rsidR="00FF7F9A" w:rsidRPr="00FF7F9A" w:rsidRDefault="00FF7F9A" w:rsidP="00FF7F9A">
            <w:pPr>
              <w:rPr>
                <w:rFonts w:ascii="Arial" w:hAnsi="Arial" w:cs="Arial"/>
                <w:bCs/>
                <w:sz w:val="14"/>
                <w:szCs w:val="14"/>
              </w:rPr>
            </w:pPr>
            <w:r w:rsidRPr="00FF7F9A">
              <w:rPr>
                <w:rFonts w:ascii="Arial" w:hAnsi="Arial" w:cs="Arial"/>
                <w:sz w:val="14"/>
                <w:szCs w:val="14"/>
              </w:rPr>
              <w:t>Rel-17</w:t>
            </w:r>
          </w:p>
        </w:tc>
        <w:tc>
          <w:tcPr>
            <w:tcW w:w="2600" w:type="dxa"/>
          </w:tcPr>
          <w:p w14:paraId="6F3B5016" w14:textId="4006BE99" w:rsidR="00FF7F9A" w:rsidRPr="00FF7F9A" w:rsidRDefault="00FF7F9A" w:rsidP="00FF7F9A">
            <w:pPr>
              <w:rPr>
                <w:rFonts w:ascii="Arial" w:hAnsi="Arial" w:cs="Arial"/>
                <w:bCs/>
                <w:sz w:val="14"/>
                <w:szCs w:val="14"/>
              </w:rPr>
            </w:pPr>
            <w:r w:rsidRPr="00FF7F9A">
              <w:rPr>
                <w:rFonts w:ascii="Arial" w:hAnsi="Arial" w:cs="Arial"/>
                <w:sz w:val="14"/>
                <w:szCs w:val="14"/>
              </w:rPr>
              <w:t>NR_feMIMO-Core</w:t>
            </w:r>
          </w:p>
        </w:tc>
        <w:tc>
          <w:tcPr>
            <w:tcW w:w="1065" w:type="dxa"/>
          </w:tcPr>
          <w:p w14:paraId="517C524E" w14:textId="77777777" w:rsidR="00FF7F9A" w:rsidRPr="00FF7F9A" w:rsidRDefault="00FF7F9A" w:rsidP="00FF7F9A">
            <w:pPr>
              <w:rPr>
                <w:rFonts w:ascii="Arial" w:hAnsi="Arial" w:cs="Arial"/>
                <w:sz w:val="14"/>
                <w:szCs w:val="14"/>
              </w:rPr>
            </w:pPr>
          </w:p>
        </w:tc>
        <w:tc>
          <w:tcPr>
            <w:tcW w:w="994" w:type="dxa"/>
          </w:tcPr>
          <w:p w14:paraId="296E4CFC" w14:textId="5DCAD12A" w:rsidR="00FF7F9A" w:rsidRPr="00FF7F9A" w:rsidRDefault="00FF7F9A" w:rsidP="00FF7F9A">
            <w:pPr>
              <w:rPr>
                <w:rFonts w:ascii="Arial" w:hAnsi="Arial" w:cs="Arial"/>
                <w:sz w:val="14"/>
                <w:szCs w:val="14"/>
              </w:rPr>
            </w:pPr>
            <w:r w:rsidRPr="00FF7F9A">
              <w:rPr>
                <w:rFonts w:ascii="Arial" w:hAnsi="Arial" w:cs="Arial"/>
                <w:sz w:val="14"/>
                <w:szCs w:val="14"/>
              </w:rPr>
              <w:t>RAN1</w:t>
            </w:r>
          </w:p>
        </w:tc>
        <w:tc>
          <w:tcPr>
            <w:tcW w:w="994" w:type="dxa"/>
          </w:tcPr>
          <w:p w14:paraId="078C2070" w14:textId="48C73371" w:rsidR="00FF7F9A" w:rsidRPr="00FF7F9A" w:rsidRDefault="00FF7F9A" w:rsidP="00FF7F9A">
            <w:pPr>
              <w:rPr>
                <w:rFonts w:ascii="Arial" w:hAnsi="Arial" w:cs="Arial"/>
                <w:sz w:val="14"/>
                <w:szCs w:val="14"/>
              </w:rPr>
            </w:pPr>
            <w:r w:rsidRPr="00FF7F9A">
              <w:rPr>
                <w:rFonts w:ascii="Arial" w:hAnsi="Arial" w:cs="Arial"/>
                <w:sz w:val="14"/>
                <w:szCs w:val="14"/>
              </w:rPr>
              <w:t>RAN4</w:t>
            </w:r>
          </w:p>
        </w:tc>
        <w:tc>
          <w:tcPr>
            <w:tcW w:w="1120" w:type="dxa"/>
          </w:tcPr>
          <w:p w14:paraId="25C527B4" w14:textId="1D0D4135" w:rsidR="00FF7F9A" w:rsidRPr="00FF7F9A" w:rsidRDefault="00FF7F9A" w:rsidP="00FF7F9A">
            <w:pPr>
              <w:rPr>
                <w:rFonts w:ascii="Arial" w:hAnsi="Arial" w:cs="Arial"/>
                <w:sz w:val="14"/>
                <w:szCs w:val="14"/>
              </w:rPr>
            </w:pPr>
            <w:r w:rsidRPr="00FF7F9A">
              <w:rPr>
                <w:rFonts w:ascii="Arial" w:hAnsi="Arial" w:cs="Arial"/>
                <w:sz w:val="14"/>
                <w:szCs w:val="14"/>
              </w:rPr>
              <w:t>R2-2111600</w:t>
            </w:r>
          </w:p>
        </w:tc>
        <w:tc>
          <w:tcPr>
            <w:tcW w:w="1062" w:type="dxa"/>
          </w:tcPr>
          <w:p w14:paraId="1790F504" w14:textId="77777777" w:rsidR="00FF7F9A" w:rsidRPr="00FF7F9A" w:rsidRDefault="00FF7F9A" w:rsidP="00FF7F9A">
            <w:pPr>
              <w:rPr>
                <w:rFonts w:ascii="Arial" w:hAnsi="Arial" w:cs="Arial"/>
                <w:sz w:val="14"/>
                <w:szCs w:val="14"/>
              </w:rPr>
            </w:pPr>
          </w:p>
        </w:tc>
      </w:tr>
      <w:tr w:rsidR="00FF7F9A" w:rsidRPr="00FF7F9A" w14:paraId="3E3A0D64" w14:textId="77777777" w:rsidTr="00EF3281">
        <w:trPr>
          <w:trHeight w:val="20"/>
          <w:jc w:val="center"/>
        </w:trPr>
        <w:tc>
          <w:tcPr>
            <w:tcW w:w="1094" w:type="dxa"/>
          </w:tcPr>
          <w:p w14:paraId="3B8DD7A6" w14:textId="660E3BAB" w:rsidR="00FF7F9A" w:rsidRPr="00FF7F9A" w:rsidRDefault="002328C4" w:rsidP="00FF7F9A">
            <w:pPr>
              <w:rPr>
                <w:rFonts w:ascii="Arial" w:hAnsi="Arial" w:cs="Arial"/>
                <w:sz w:val="14"/>
                <w:szCs w:val="14"/>
              </w:rPr>
            </w:pPr>
            <w:hyperlink r:id="rId2663" w:history="1">
              <w:r w:rsidR="004371F4">
                <w:rPr>
                  <w:rStyle w:val="Hyperlink"/>
                  <w:rFonts w:ascii="Arial" w:hAnsi="Arial" w:cs="Arial"/>
                  <w:sz w:val="14"/>
                  <w:szCs w:val="14"/>
                </w:rPr>
                <w:t>R1-2200860</w:t>
              </w:r>
            </w:hyperlink>
          </w:p>
        </w:tc>
        <w:tc>
          <w:tcPr>
            <w:tcW w:w="2646" w:type="dxa"/>
          </w:tcPr>
          <w:p w14:paraId="4B96C1D0" w14:textId="1A768852" w:rsidR="00FF7F9A" w:rsidRPr="00FF7F9A" w:rsidRDefault="00FF7F9A" w:rsidP="00FF7F9A">
            <w:pPr>
              <w:rPr>
                <w:rFonts w:ascii="Arial" w:hAnsi="Arial" w:cs="Arial"/>
                <w:sz w:val="14"/>
                <w:szCs w:val="14"/>
              </w:rPr>
            </w:pPr>
            <w:r w:rsidRPr="00FF7F9A">
              <w:rPr>
                <w:rFonts w:ascii="Arial" w:hAnsi="Arial" w:cs="Arial"/>
                <w:sz w:val="14"/>
                <w:szCs w:val="14"/>
              </w:rPr>
              <w:t>LS on NR-U channel information and procedures</w:t>
            </w:r>
          </w:p>
        </w:tc>
        <w:tc>
          <w:tcPr>
            <w:tcW w:w="1583" w:type="dxa"/>
          </w:tcPr>
          <w:p w14:paraId="71961F7A" w14:textId="5058834F" w:rsidR="00FF7F9A" w:rsidRPr="00FF7F9A" w:rsidRDefault="00FF7F9A" w:rsidP="00FF7F9A">
            <w:pPr>
              <w:rPr>
                <w:rFonts w:ascii="Arial" w:hAnsi="Arial" w:cs="Arial"/>
                <w:sz w:val="14"/>
                <w:szCs w:val="14"/>
              </w:rPr>
            </w:pPr>
            <w:r w:rsidRPr="00FF7F9A">
              <w:rPr>
                <w:rFonts w:ascii="Arial" w:hAnsi="Arial" w:cs="Arial"/>
                <w:sz w:val="14"/>
                <w:szCs w:val="14"/>
              </w:rPr>
              <w:t>RAN3, Samsung</w:t>
            </w:r>
          </w:p>
        </w:tc>
        <w:tc>
          <w:tcPr>
            <w:tcW w:w="909" w:type="dxa"/>
          </w:tcPr>
          <w:p w14:paraId="27428023" w14:textId="6EB25F83" w:rsidR="00FF7F9A" w:rsidRPr="00FF7F9A" w:rsidRDefault="00FF7F9A" w:rsidP="00FF7F9A">
            <w:pPr>
              <w:rPr>
                <w:rFonts w:ascii="Arial" w:hAnsi="Arial" w:cs="Arial"/>
                <w:sz w:val="14"/>
                <w:szCs w:val="14"/>
              </w:rPr>
            </w:pPr>
            <w:r w:rsidRPr="00FF7F9A">
              <w:rPr>
                <w:rFonts w:ascii="Arial" w:hAnsi="Arial" w:cs="Arial"/>
                <w:sz w:val="14"/>
                <w:szCs w:val="14"/>
              </w:rPr>
              <w:t>Rel-17</w:t>
            </w:r>
          </w:p>
        </w:tc>
        <w:tc>
          <w:tcPr>
            <w:tcW w:w="2600" w:type="dxa"/>
          </w:tcPr>
          <w:p w14:paraId="3D3A7916" w14:textId="4C07216C" w:rsidR="00FF7F9A" w:rsidRPr="00FF7F9A" w:rsidRDefault="00FF7F9A" w:rsidP="00FF7F9A">
            <w:pPr>
              <w:rPr>
                <w:rFonts w:ascii="Arial" w:hAnsi="Arial" w:cs="Arial"/>
                <w:sz w:val="14"/>
                <w:szCs w:val="14"/>
                <w:lang w:val="fr-FR"/>
              </w:rPr>
            </w:pPr>
            <w:r w:rsidRPr="00FF7F9A">
              <w:rPr>
                <w:rFonts w:ascii="Arial" w:hAnsi="Arial" w:cs="Arial"/>
                <w:sz w:val="14"/>
                <w:szCs w:val="14"/>
                <w:lang w:val="fr-FR"/>
              </w:rPr>
              <w:t>NR_ENDC_SON_MDT_enh-Core</w:t>
            </w:r>
          </w:p>
        </w:tc>
        <w:tc>
          <w:tcPr>
            <w:tcW w:w="1065" w:type="dxa"/>
          </w:tcPr>
          <w:p w14:paraId="07440794" w14:textId="77777777" w:rsidR="00FF7F9A" w:rsidRPr="00FF7F9A" w:rsidRDefault="00FF7F9A" w:rsidP="00FF7F9A">
            <w:pPr>
              <w:rPr>
                <w:rFonts w:ascii="Arial" w:hAnsi="Arial" w:cs="Arial"/>
                <w:sz w:val="14"/>
                <w:szCs w:val="14"/>
                <w:lang w:val="fr-FR"/>
              </w:rPr>
            </w:pPr>
          </w:p>
        </w:tc>
        <w:tc>
          <w:tcPr>
            <w:tcW w:w="994" w:type="dxa"/>
          </w:tcPr>
          <w:p w14:paraId="57E37049" w14:textId="4899F763" w:rsidR="00FF7F9A" w:rsidRPr="00FF7F9A" w:rsidRDefault="00FF7F9A" w:rsidP="00FF7F9A">
            <w:pPr>
              <w:rPr>
                <w:rFonts w:ascii="Arial" w:hAnsi="Arial" w:cs="Arial"/>
                <w:sz w:val="14"/>
                <w:szCs w:val="14"/>
              </w:rPr>
            </w:pPr>
            <w:r w:rsidRPr="00FF7F9A">
              <w:rPr>
                <w:rFonts w:ascii="Arial" w:hAnsi="Arial" w:cs="Arial"/>
                <w:sz w:val="14"/>
                <w:szCs w:val="14"/>
              </w:rPr>
              <w:t>RAN1, RAN2</w:t>
            </w:r>
          </w:p>
        </w:tc>
        <w:tc>
          <w:tcPr>
            <w:tcW w:w="994" w:type="dxa"/>
          </w:tcPr>
          <w:p w14:paraId="4B579136" w14:textId="77777777" w:rsidR="00FF7F9A" w:rsidRPr="00FF7F9A" w:rsidRDefault="00FF7F9A" w:rsidP="00FF7F9A">
            <w:pPr>
              <w:rPr>
                <w:rFonts w:ascii="Arial" w:hAnsi="Arial" w:cs="Arial"/>
                <w:sz w:val="14"/>
                <w:szCs w:val="14"/>
              </w:rPr>
            </w:pPr>
          </w:p>
        </w:tc>
        <w:tc>
          <w:tcPr>
            <w:tcW w:w="1120" w:type="dxa"/>
          </w:tcPr>
          <w:p w14:paraId="796AA5A5" w14:textId="55B471EC" w:rsidR="00FF7F9A" w:rsidRPr="00FF7F9A" w:rsidRDefault="00FF7F9A" w:rsidP="00FF7F9A">
            <w:pPr>
              <w:rPr>
                <w:rFonts w:ascii="Arial" w:hAnsi="Arial" w:cs="Arial"/>
                <w:sz w:val="14"/>
                <w:szCs w:val="14"/>
              </w:rPr>
            </w:pPr>
            <w:r w:rsidRPr="00FF7F9A">
              <w:rPr>
                <w:rFonts w:ascii="Arial" w:hAnsi="Arial" w:cs="Arial"/>
                <w:sz w:val="14"/>
                <w:szCs w:val="14"/>
              </w:rPr>
              <w:t>R3-216042</w:t>
            </w:r>
          </w:p>
        </w:tc>
        <w:tc>
          <w:tcPr>
            <w:tcW w:w="1062" w:type="dxa"/>
          </w:tcPr>
          <w:p w14:paraId="0B61B3C4" w14:textId="77777777" w:rsidR="00FF7F9A" w:rsidRPr="00FF7F9A" w:rsidRDefault="00FF7F9A" w:rsidP="00FF7F9A">
            <w:pPr>
              <w:rPr>
                <w:rFonts w:ascii="Arial" w:hAnsi="Arial" w:cs="Arial"/>
                <w:sz w:val="14"/>
                <w:szCs w:val="14"/>
              </w:rPr>
            </w:pPr>
          </w:p>
        </w:tc>
      </w:tr>
      <w:tr w:rsidR="00FF7F9A" w:rsidRPr="00FF7F9A" w14:paraId="3D951EF0" w14:textId="77777777" w:rsidTr="00EF3281">
        <w:trPr>
          <w:trHeight w:val="20"/>
          <w:jc w:val="center"/>
        </w:trPr>
        <w:tc>
          <w:tcPr>
            <w:tcW w:w="1094" w:type="dxa"/>
          </w:tcPr>
          <w:p w14:paraId="54208F17" w14:textId="1CFC0156" w:rsidR="00FF7F9A" w:rsidRPr="00FF7F9A" w:rsidRDefault="002328C4" w:rsidP="00FF7F9A">
            <w:pPr>
              <w:rPr>
                <w:rFonts w:ascii="Arial" w:hAnsi="Arial" w:cs="Arial"/>
                <w:bCs/>
                <w:sz w:val="14"/>
                <w:szCs w:val="14"/>
              </w:rPr>
            </w:pPr>
            <w:hyperlink r:id="rId2664" w:history="1">
              <w:r w:rsidR="004371F4">
                <w:rPr>
                  <w:rStyle w:val="Hyperlink"/>
                  <w:rFonts w:ascii="Arial" w:hAnsi="Arial" w:cs="Arial"/>
                  <w:sz w:val="14"/>
                  <w:szCs w:val="14"/>
                </w:rPr>
                <w:t>R1-2200861</w:t>
              </w:r>
            </w:hyperlink>
          </w:p>
        </w:tc>
        <w:tc>
          <w:tcPr>
            <w:tcW w:w="2646" w:type="dxa"/>
          </w:tcPr>
          <w:p w14:paraId="001E566D" w14:textId="7529CA3A" w:rsidR="00FF7F9A" w:rsidRPr="00FF7F9A" w:rsidRDefault="00FF7F9A" w:rsidP="00FF7F9A">
            <w:pPr>
              <w:rPr>
                <w:rFonts w:ascii="Arial" w:hAnsi="Arial" w:cs="Arial"/>
                <w:sz w:val="14"/>
                <w:szCs w:val="14"/>
              </w:rPr>
            </w:pPr>
            <w:r w:rsidRPr="00FF7F9A">
              <w:rPr>
                <w:rFonts w:ascii="Arial" w:hAnsi="Arial" w:cs="Arial"/>
                <w:sz w:val="14"/>
                <w:szCs w:val="14"/>
              </w:rPr>
              <w:t>Reply LS Reply on TCI State Update for L1L2-Centric Inter-Cell Mobility to RAN3</w:t>
            </w:r>
          </w:p>
        </w:tc>
        <w:tc>
          <w:tcPr>
            <w:tcW w:w="1583" w:type="dxa"/>
          </w:tcPr>
          <w:p w14:paraId="26E64ABF" w14:textId="5F4004E3" w:rsidR="00FF7F9A" w:rsidRPr="00FF7F9A" w:rsidRDefault="00FF7F9A" w:rsidP="00FF7F9A">
            <w:pPr>
              <w:rPr>
                <w:rFonts w:ascii="Arial" w:hAnsi="Arial" w:cs="Arial"/>
                <w:sz w:val="14"/>
                <w:szCs w:val="14"/>
              </w:rPr>
            </w:pPr>
            <w:r w:rsidRPr="00FF7F9A">
              <w:rPr>
                <w:rFonts w:ascii="Arial" w:hAnsi="Arial" w:cs="Arial"/>
                <w:sz w:val="14"/>
                <w:szCs w:val="14"/>
              </w:rPr>
              <w:t>RAN3, ZTE</w:t>
            </w:r>
          </w:p>
        </w:tc>
        <w:tc>
          <w:tcPr>
            <w:tcW w:w="909" w:type="dxa"/>
          </w:tcPr>
          <w:p w14:paraId="6BCE4F3D" w14:textId="36084F02" w:rsidR="00FF7F9A" w:rsidRPr="00FF7F9A" w:rsidRDefault="00FF7F9A" w:rsidP="00FF7F9A">
            <w:pPr>
              <w:rPr>
                <w:rFonts w:ascii="Arial" w:hAnsi="Arial" w:cs="Arial"/>
                <w:bCs/>
                <w:sz w:val="14"/>
                <w:szCs w:val="14"/>
              </w:rPr>
            </w:pPr>
            <w:r w:rsidRPr="00FF7F9A">
              <w:rPr>
                <w:rFonts w:ascii="Arial" w:hAnsi="Arial" w:cs="Arial"/>
                <w:sz w:val="14"/>
                <w:szCs w:val="14"/>
              </w:rPr>
              <w:t>Rel-17</w:t>
            </w:r>
          </w:p>
        </w:tc>
        <w:tc>
          <w:tcPr>
            <w:tcW w:w="2600" w:type="dxa"/>
          </w:tcPr>
          <w:p w14:paraId="64C2B4D2" w14:textId="77CBD1B2" w:rsidR="00FF7F9A" w:rsidRPr="00FF7F9A" w:rsidRDefault="00FF7F9A" w:rsidP="00FF7F9A">
            <w:pPr>
              <w:rPr>
                <w:rFonts w:ascii="Arial" w:hAnsi="Arial" w:cs="Arial"/>
                <w:bCs/>
                <w:sz w:val="14"/>
                <w:szCs w:val="14"/>
                <w:lang w:val="fr-FR"/>
              </w:rPr>
            </w:pPr>
            <w:r w:rsidRPr="00FF7F9A">
              <w:rPr>
                <w:rFonts w:ascii="Arial" w:hAnsi="Arial" w:cs="Arial"/>
                <w:sz w:val="14"/>
                <w:szCs w:val="14"/>
              </w:rPr>
              <w:t>NR_feMIMO-Core</w:t>
            </w:r>
          </w:p>
        </w:tc>
        <w:tc>
          <w:tcPr>
            <w:tcW w:w="1065" w:type="dxa"/>
          </w:tcPr>
          <w:p w14:paraId="1C9FB83B" w14:textId="61388EED" w:rsidR="00FF7F9A" w:rsidRPr="00FF7F9A" w:rsidRDefault="00FF7F9A" w:rsidP="00FF7F9A">
            <w:pPr>
              <w:rPr>
                <w:rFonts w:ascii="Arial" w:hAnsi="Arial" w:cs="Arial"/>
                <w:sz w:val="14"/>
                <w:szCs w:val="14"/>
              </w:rPr>
            </w:pPr>
            <w:r w:rsidRPr="00FF7F9A">
              <w:rPr>
                <w:rFonts w:ascii="Arial" w:hAnsi="Arial" w:cs="Arial"/>
                <w:sz w:val="14"/>
                <w:szCs w:val="14"/>
              </w:rPr>
              <w:t>R1-2108527</w:t>
            </w:r>
          </w:p>
        </w:tc>
        <w:tc>
          <w:tcPr>
            <w:tcW w:w="994" w:type="dxa"/>
          </w:tcPr>
          <w:p w14:paraId="366B5E0A" w14:textId="51CFFE47" w:rsidR="00FF7F9A" w:rsidRPr="00FF7F9A" w:rsidRDefault="00FF7F9A" w:rsidP="00FF7F9A">
            <w:pPr>
              <w:rPr>
                <w:rFonts w:ascii="Arial" w:hAnsi="Arial" w:cs="Arial"/>
                <w:sz w:val="14"/>
                <w:szCs w:val="14"/>
              </w:rPr>
            </w:pPr>
            <w:r w:rsidRPr="00FF7F9A">
              <w:rPr>
                <w:rFonts w:ascii="Arial" w:hAnsi="Arial" w:cs="Arial"/>
                <w:sz w:val="14"/>
                <w:szCs w:val="14"/>
              </w:rPr>
              <w:t>RAN1, RAN2, RAN</w:t>
            </w:r>
          </w:p>
        </w:tc>
        <w:tc>
          <w:tcPr>
            <w:tcW w:w="994" w:type="dxa"/>
          </w:tcPr>
          <w:p w14:paraId="50037EB9" w14:textId="335ABE03" w:rsidR="00FF7F9A" w:rsidRPr="00FF7F9A" w:rsidRDefault="00FF7F9A" w:rsidP="00FF7F9A">
            <w:pPr>
              <w:rPr>
                <w:rFonts w:ascii="Arial" w:hAnsi="Arial" w:cs="Arial"/>
                <w:sz w:val="14"/>
                <w:szCs w:val="14"/>
              </w:rPr>
            </w:pPr>
            <w:r w:rsidRPr="00FF7F9A">
              <w:rPr>
                <w:rFonts w:ascii="Arial" w:hAnsi="Arial" w:cs="Arial"/>
                <w:sz w:val="14"/>
                <w:szCs w:val="14"/>
              </w:rPr>
              <w:t>RAN4</w:t>
            </w:r>
          </w:p>
        </w:tc>
        <w:tc>
          <w:tcPr>
            <w:tcW w:w="1120" w:type="dxa"/>
          </w:tcPr>
          <w:p w14:paraId="312157EC" w14:textId="3B385939" w:rsidR="00FF7F9A" w:rsidRPr="00FF7F9A" w:rsidRDefault="00FF7F9A" w:rsidP="00FF7F9A">
            <w:pPr>
              <w:rPr>
                <w:rFonts w:ascii="Arial" w:hAnsi="Arial" w:cs="Arial"/>
                <w:sz w:val="14"/>
                <w:szCs w:val="14"/>
              </w:rPr>
            </w:pPr>
            <w:r w:rsidRPr="00FF7F9A">
              <w:rPr>
                <w:rFonts w:ascii="Arial" w:hAnsi="Arial" w:cs="Arial"/>
                <w:sz w:val="14"/>
                <w:szCs w:val="14"/>
              </w:rPr>
              <w:t>R3-216234</w:t>
            </w:r>
          </w:p>
        </w:tc>
        <w:tc>
          <w:tcPr>
            <w:tcW w:w="1062" w:type="dxa"/>
          </w:tcPr>
          <w:p w14:paraId="6736D4F8" w14:textId="77777777" w:rsidR="00FF7F9A" w:rsidRPr="00FF7F9A" w:rsidRDefault="00FF7F9A" w:rsidP="00FF7F9A">
            <w:pPr>
              <w:rPr>
                <w:rFonts w:ascii="Arial" w:hAnsi="Arial" w:cs="Arial"/>
                <w:sz w:val="14"/>
                <w:szCs w:val="14"/>
              </w:rPr>
            </w:pPr>
          </w:p>
        </w:tc>
      </w:tr>
      <w:tr w:rsidR="00FF7F9A" w:rsidRPr="00FF7F9A" w14:paraId="444C5A7F" w14:textId="77777777" w:rsidTr="00EF3281">
        <w:trPr>
          <w:trHeight w:val="20"/>
          <w:jc w:val="center"/>
        </w:trPr>
        <w:tc>
          <w:tcPr>
            <w:tcW w:w="1094" w:type="dxa"/>
          </w:tcPr>
          <w:p w14:paraId="1CD0A5CC" w14:textId="39BE4329" w:rsidR="00FF7F9A" w:rsidRPr="00FF7F9A" w:rsidRDefault="002328C4" w:rsidP="00FF7F9A">
            <w:pPr>
              <w:rPr>
                <w:rFonts w:ascii="Arial" w:hAnsi="Arial" w:cs="Arial"/>
                <w:bCs/>
                <w:sz w:val="14"/>
                <w:szCs w:val="14"/>
              </w:rPr>
            </w:pPr>
            <w:hyperlink r:id="rId2665" w:history="1">
              <w:r w:rsidR="004371F4">
                <w:rPr>
                  <w:rStyle w:val="Hyperlink"/>
                  <w:rFonts w:ascii="Arial" w:hAnsi="Arial" w:cs="Arial"/>
                  <w:sz w:val="14"/>
                  <w:szCs w:val="14"/>
                </w:rPr>
                <w:t>R1-2200862</w:t>
              </w:r>
            </w:hyperlink>
          </w:p>
        </w:tc>
        <w:tc>
          <w:tcPr>
            <w:tcW w:w="2646" w:type="dxa"/>
          </w:tcPr>
          <w:p w14:paraId="0B7536F7" w14:textId="1EF41E8F" w:rsidR="00FF7F9A" w:rsidRPr="00FF7F9A" w:rsidRDefault="00FF7F9A" w:rsidP="00FF7F9A">
            <w:pPr>
              <w:rPr>
                <w:rFonts w:ascii="Arial" w:hAnsi="Arial" w:cs="Arial"/>
                <w:sz w:val="14"/>
                <w:szCs w:val="14"/>
              </w:rPr>
            </w:pPr>
            <w:r w:rsidRPr="00FF7F9A">
              <w:rPr>
                <w:rFonts w:ascii="Arial" w:hAnsi="Arial" w:cs="Arial"/>
                <w:sz w:val="14"/>
                <w:szCs w:val="14"/>
              </w:rPr>
              <w:t>Response LS on Positioning Reference Units (PRUs) for enhancing positioning performance</w:t>
            </w:r>
          </w:p>
        </w:tc>
        <w:tc>
          <w:tcPr>
            <w:tcW w:w="1583" w:type="dxa"/>
          </w:tcPr>
          <w:p w14:paraId="2ACA4985" w14:textId="16451B5C" w:rsidR="00FF7F9A" w:rsidRPr="00FF7F9A" w:rsidRDefault="00FF7F9A" w:rsidP="00FF7F9A">
            <w:pPr>
              <w:rPr>
                <w:rFonts w:ascii="Arial" w:hAnsi="Arial" w:cs="Arial"/>
                <w:sz w:val="14"/>
                <w:szCs w:val="14"/>
              </w:rPr>
            </w:pPr>
            <w:r w:rsidRPr="00FF7F9A">
              <w:rPr>
                <w:rFonts w:ascii="Arial" w:hAnsi="Arial" w:cs="Arial"/>
                <w:sz w:val="14"/>
                <w:szCs w:val="14"/>
              </w:rPr>
              <w:t>SA2, CATT</w:t>
            </w:r>
          </w:p>
        </w:tc>
        <w:tc>
          <w:tcPr>
            <w:tcW w:w="909" w:type="dxa"/>
          </w:tcPr>
          <w:p w14:paraId="2D73381A" w14:textId="74374FDE" w:rsidR="00FF7F9A" w:rsidRPr="00FF7F9A" w:rsidRDefault="00FF7F9A" w:rsidP="00FF7F9A">
            <w:pPr>
              <w:rPr>
                <w:rFonts w:ascii="Arial" w:hAnsi="Arial" w:cs="Arial"/>
                <w:bCs/>
                <w:sz w:val="14"/>
                <w:szCs w:val="14"/>
              </w:rPr>
            </w:pPr>
            <w:r w:rsidRPr="00FF7F9A">
              <w:rPr>
                <w:rFonts w:ascii="Arial" w:hAnsi="Arial" w:cs="Arial"/>
                <w:sz w:val="14"/>
                <w:szCs w:val="14"/>
              </w:rPr>
              <w:t>Rel-17</w:t>
            </w:r>
          </w:p>
        </w:tc>
        <w:tc>
          <w:tcPr>
            <w:tcW w:w="2600" w:type="dxa"/>
          </w:tcPr>
          <w:p w14:paraId="383C0D8B" w14:textId="08FFE160" w:rsidR="00FF7F9A" w:rsidRPr="00FF7F9A" w:rsidRDefault="00FF7F9A" w:rsidP="00FF7F9A">
            <w:pPr>
              <w:rPr>
                <w:rFonts w:ascii="Arial" w:hAnsi="Arial" w:cs="Arial"/>
                <w:bCs/>
                <w:sz w:val="14"/>
                <w:szCs w:val="14"/>
              </w:rPr>
            </w:pPr>
            <w:r w:rsidRPr="00FF7F9A">
              <w:rPr>
                <w:rFonts w:ascii="Arial" w:hAnsi="Arial" w:cs="Arial"/>
                <w:sz w:val="14"/>
                <w:szCs w:val="14"/>
              </w:rPr>
              <w:t>5G_eLCS_ph2</w:t>
            </w:r>
          </w:p>
        </w:tc>
        <w:tc>
          <w:tcPr>
            <w:tcW w:w="1065" w:type="dxa"/>
          </w:tcPr>
          <w:p w14:paraId="72E06E00" w14:textId="5B75DEBD" w:rsidR="00FF7F9A" w:rsidRPr="00FF7F9A" w:rsidRDefault="00FF7F9A" w:rsidP="00FF7F9A">
            <w:pPr>
              <w:rPr>
                <w:rFonts w:ascii="Arial" w:hAnsi="Arial" w:cs="Arial"/>
                <w:sz w:val="14"/>
                <w:szCs w:val="14"/>
              </w:rPr>
            </w:pPr>
            <w:r w:rsidRPr="00FF7F9A">
              <w:rPr>
                <w:rFonts w:ascii="Arial" w:hAnsi="Arial" w:cs="Arial"/>
                <w:sz w:val="14"/>
                <w:szCs w:val="14"/>
              </w:rPr>
              <w:t>R1-2106326</w:t>
            </w:r>
          </w:p>
        </w:tc>
        <w:tc>
          <w:tcPr>
            <w:tcW w:w="994" w:type="dxa"/>
          </w:tcPr>
          <w:p w14:paraId="26E8F468" w14:textId="53EEE1B5" w:rsidR="00FF7F9A" w:rsidRPr="00FF7F9A" w:rsidRDefault="00FF7F9A" w:rsidP="00FF7F9A">
            <w:pPr>
              <w:rPr>
                <w:rFonts w:ascii="Arial" w:hAnsi="Arial" w:cs="Arial"/>
                <w:sz w:val="14"/>
                <w:szCs w:val="14"/>
              </w:rPr>
            </w:pPr>
            <w:r w:rsidRPr="00FF7F9A">
              <w:rPr>
                <w:rFonts w:ascii="Arial" w:hAnsi="Arial" w:cs="Arial"/>
                <w:sz w:val="14"/>
                <w:szCs w:val="14"/>
              </w:rPr>
              <w:t>RAN1, RAN2</w:t>
            </w:r>
          </w:p>
        </w:tc>
        <w:tc>
          <w:tcPr>
            <w:tcW w:w="994" w:type="dxa"/>
          </w:tcPr>
          <w:p w14:paraId="51F4FDBE" w14:textId="0E55CFEC" w:rsidR="00FF7F9A" w:rsidRPr="00FF7F9A" w:rsidRDefault="00FF7F9A" w:rsidP="00FF7F9A">
            <w:pPr>
              <w:rPr>
                <w:rFonts w:ascii="Arial" w:hAnsi="Arial" w:cs="Arial"/>
                <w:sz w:val="14"/>
                <w:szCs w:val="14"/>
              </w:rPr>
            </w:pPr>
            <w:r w:rsidRPr="00FF7F9A">
              <w:rPr>
                <w:rFonts w:ascii="Arial" w:hAnsi="Arial" w:cs="Arial"/>
                <w:sz w:val="14"/>
                <w:szCs w:val="14"/>
              </w:rPr>
              <w:t>RAN3</w:t>
            </w:r>
          </w:p>
        </w:tc>
        <w:tc>
          <w:tcPr>
            <w:tcW w:w="1120" w:type="dxa"/>
          </w:tcPr>
          <w:p w14:paraId="3EB73232" w14:textId="0D164B2F" w:rsidR="00FF7F9A" w:rsidRPr="00FF7F9A" w:rsidRDefault="00FF7F9A" w:rsidP="00FF7F9A">
            <w:pPr>
              <w:rPr>
                <w:rFonts w:ascii="Arial" w:hAnsi="Arial" w:cs="Arial"/>
                <w:sz w:val="14"/>
                <w:szCs w:val="14"/>
              </w:rPr>
            </w:pPr>
            <w:r w:rsidRPr="00FF7F9A">
              <w:rPr>
                <w:rFonts w:ascii="Arial" w:hAnsi="Arial" w:cs="Arial"/>
                <w:sz w:val="14"/>
                <w:szCs w:val="14"/>
              </w:rPr>
              <w:t>S2-2109105</w:t>
            </w:r>
          </w:p>
        </w:tc>
        <w:tc>
          <w:tcPr>
            <w:tcW w:w="1062" w:type="dxa"/>
          </w:tcPr>
          <w:p w14:paraId="150D8FA5" w14:textId="77777777" w:rsidR="00FF7F9A" w:rsidRPr="00FF7F9A" w:rsidRDefault="00FF7F9A" w:rsidP="00FF7F9A">
            <w:pPr>
              <w:rPr>
                <w:rFonts w:ascii="Arial" w:hAnsi="Arial" w:cs="Arial"/>
                <w:sz w:val="14"/>
                <w:szCs w:val="14"/>
              </w:rPr>
            </w:pPr>
          </w:p>
        </w:tc>
      </w:tr>
      <w:tr w:rsidR="00FF7F9A" w:rsidRPr="00FF7F9A" w14:paraId="47AC2BC0" w14:textId="77777777" w:rsidTr="00EF3281">
        <w:trPr>
          <w:trHeight w:val="20"/>
          <w:jc w:val="center"/>
        </w:trPr>
        <w:tc>
          <w:tcPr>
            <w:tcW w:w="1094" w:type="dxa"/>
          </w:tcPr>
          <w:p w14:paraId="4038A4C3" w14:textId="3F6A374F" w:rsidR="00FF7F9A" w:rsidRPr="00FF7F9A" w:rsidRDefault="002328C4" w:rsidP="00FF7F9A">
            <w:pPr>
              <w:rPr>
                <w:rFonts w:ascii="Arial" w:hAnsi="Arial" w:cs="Arial"/>
                <w:bCs/>
                <w:sz w:val="14"/>
                <w:szCs w:val="14"/>
              </w:rPr>
            </w:pPr>
            <w:hyperlink r:id="rId2666" w:history="1">
              <w:r w:rsidR="004371F4">
                <w:rPr>
                  <w:rStyle w:val="Hyperlink"/>
                  <w:rFonts w:ascii="Arial" w:hAnsi="Arial" w:cs="Arial"/>
                  <w:sz w:val="14"/>
                  <w:szCs w:val="14"/>
                </w:rPr>
                <w:t>R1-2200863</w:t>
              </w:r>
            </w:hyperlink>
          </w:p>
        </w:tc>
        <w:tc>
          <w:tcPr>
            <w:tcW w:w="2646" w:type="dxa"/>
          </w:tcPr>
          <w:p w14:paraId="58159286" w14:textId="0E8A711B" w:rsidR="00FF7F9A" w:rsidRPr="00FF7F9A" w:rsidRDefault="00FF7F9A" w:rsidP="00FF7F9A">
            <w:pPr>
              <w:rPr>
                <w:rFonts w:ascii="Arial" w:hAnsi="Arial" w:cs="Arial"/>
                <w:sz w:val="14"/>
                <w:szCs w:val="14"/>
              </w:rPr>
            </w:pPr>
            <w:r w:rsidRPr="00FF7F9A">
              <w:rPr>
                <w:rFonts w:ascii="Arial" w:hAnsi="Arial" w:cs="Arial"/>
                <w:sz w:val="14"/>
                <w:szCs w:val="14"/>
              </w:rPr>
              <w:t>Reply LS on Response LS on Positioning Reference Units (PRUs) for enhancing positioning performance</w:t>
            </w:r>
          </w:p>
        </w:tc>
        <w:tc>
          <w:tcPr>
            <w:tcW w:w="1583" w:type="dxa"/>
          </w:tcPr>
          <w:p w14:paraId="4EA2F5AC" w14:textId="7021E382" w:rsidR="00FF7F9A" w:rsidRPr="00FF7F9A" w:rsidRDefault="00FF7F9A" w:rsidP="00FF7F9A">
            <w:pPr>
              <w:rPr>
                <w:rFonts w:ascii="Arial" w:hAnsi="Arial" w:cs="Arial"/>
                <w:sz w:val="14"/>
                <w:szCs w:val="14"/>
              </w:rPr>
            </w:pPr>
            <w:r w:rsidRPr="00FF7F9A">
              <w:rPr>
                <w:rFonts w:ascii="Arial" w:hAnsi="Arial" w:cs="Arial"/>
                <w:sz w:val="14"/>
                <w:szCs w:val="14"/>
              </w:rPr>
              <w:t>SA2, Huawei</w:t>
            </w:r>
          </w:p>
        </w:tc>
        <w:tc>
          <w:tcPr>
            <w:tcW w:w="909" w:type="dxa"/>
          </w:tcPr>
          <w:p w14:paraId="5CB79CE7" w14:textId="5F21F619" w:rsidR="00FF7F9A" w:rsidRPr="00FF7F9A" w:rsidRDefault="00FF7F9A" w:rsidP="00FF7F9A">
            <w:pPr>
              <w:rPr>
                <w:rFonts w:ascii="Arial" w:hAnsi="Arial" w:cs="Arial"/>
                <w:bCs/>
                <w:sz w:val="14"/>
                <w:szCs w:val="14"/>
              </w:rPr>
            </w:pPr>
            <w:r w:rsidRPr="00FF7F9A">
              <w:rPr>
                <w:rFonts w:ascii="Arial" w:hAnsi="Arial" w:cs="Arial"/>
                <w:sz w:val="14"/>
                <w:szCs w:val="14"/>
              </w:rPr>
              <w:t>Rel-17</w:t>
            </w:r>
          </w:p>
        </w:tc>
        <w:tc>
          <w:tcPr>
            <w:tcW w:w="2600" w:type="dxa"/>
          </w:tcPr>
          <w:p w14:paraId="0B0B2675" w14:textId="34EB114C" w:rsidR="00FF7F9A" w:rsidRPr="00FF7F9A" w:rsidRDefault="00FF7F9A" w:rsidP="00FF7F9A">
            <w:pPr>
              <w:rPr>
                <w:rFonts w:ascii="Arial" w:hAnsi="Arial" w:cs="Arial"/>
                <w:bCs/>
                <w:sz w:val="14"/>
                <w:szCs w:val="14"/>
                <w:lang w:val="fr-FR"/>
              </w:rPr>
            </w:pPr>
            <w:r w:rsidRPr="00FF7F9A">
              <w:rPr>
                <w:rFonts w:ascii="Arial" w:hAnsi="Arial" w:cs="Arial"/>
                <w:sz w:val="14"/>
                <w:szCs w:val="14"/>
                <w:lang w:val="fr-FR"/>
              </w:rPr>
              <w:t>5G_eLCS_ph2, NR_pos_enh-Core</w:t>
            </w:r>
          </w:p>
        </w:tc>
        <w:tc>
          <w:tcPr>
            <w:tcW w:w="1065" w:type="dxa"/>
          </w:tcPr>
          <w:p w14:paraId="45CF167E" w14:textId="39035FE2" w:rsidR="00FF7F9A" w:rsidRPr="00FF7F9A" w:rsidRDefault="00FF7F9A" w:rsidP="00FF7F9A">
            <w:pPr>
              <w:rPr>
                <w:rFonts w:ascii="Arial" w:hAnsi="Arial" w:cs="Arial"/>
                <w:sz w:val="14"/>
                <w:szCs w:val="14"/>
                <w:lang w:val="fr-FR"/>
              </w:rPr>
            </w:pPr>
            <w:r w:rsidRPr="00FF7F9A">
              <w:rPr>
                <w:rFonts w:ascii="Arial" w:hAnsi="Arial" w:cs="Arial"/>
                <w:sz w:val="14"/>
                <w:szCs w:val="14"/>
              </w:rPr>
              <w:t>R2-2111488</w:t>
            </w:r>
          </w:p>
        </w:tc>
        <w:tc>
          <w:tcPr>
            <w:tcW w:w="994" w:type="dxa"/>
          </w:tcPr>
          <w:p w14:paraId="349EBE42" w14:textId="518241AF" w:rsidR="00FF7F9A" w:rsidRPr="00FF7F9A" w:rsidRDefault="00FF7F9A" w:rsidP="00FF7F9A">
            <w:pPr>
              <w:rPr>
                <w:rFonts w:ascii="Arial" w:hAnsi="Arial" w:cs="Arial"/>
                <w:sz w:val="14"/>
                <w:szCs w:val="14"/>
                <w:lang w:val="fr-FR"/>
              </w:rPr>
            </w:pPr>
            <w:r w:rsidRPr="00FF7F9A">
              <w:rPr>
                <w:rFonts w:ascii="Arial" w:hAnsi="Arial" w:cs="Arial"/>
                <w:sz w:val="14"/>
                <w:szCs w:val="14"/>
              </w:rPr>
              <w:t>RAN2</w:t>
            </w:r>
          </w:p>
        </w:tc>
        <w:tc>
          <w:tcPr>
            <w:tcW w:w="994" w:type="dxa"/>
          </w:tcPr>
          <w:p w14:paraId="48F5C5B0" w14:textId="0D1EB596" w:rsidR="00FF7F9A" w:rsidRPr="00FF7F9A" w:rsidRDefault="00FF7F9A" w:rsidP="00FF7F9A">
            <w:pPr>
              <w:rPr>
                <w:rFonts w:ascii="Arial" w:hAnsi="Arial" w:cs="Arial"/>
                <w:sz w:val="14"/>
                <w:szCs w:val="14"/>
                <w:lang w:val="fr-FR"/>
              </w:rPr>
            </w:pPr>
            <w:r w:rsidRPr="00FF7F9A">
              <w:rPr>
                <w:rFonts w:ascii="Arial" w:hAnsi="Arial" w:cs="Arial"/>
                <w:sz w:val="14"/>
                <w:szCs w:val="14"/>
              </w:rPr>
              <w:t>RAN1, RAN3</w:t>
            </w:r>
          </w:p>
        </w:tc>
        <w:tc>
          <w:tcPr>
            <w:tcW w:w="1120" w:type="dxa"/>
          </w:tcPr>
          <w:p w14:paraId="17ADD75E" w14:textId="6E28FB41" w:rsidR="00FF7F9A" w:rsidRPr="00FF7F9A" w:rsidRDefault="00FF7F9A" w:rsidP="00FF7F9A">
            <w:pPr>
              <w:rPr>
                <w:rFonts w:ascii="Arial" w:hAnsi="Arial" w:cs="Arial"/>
                <w:sz w:val="14"/>
                <w:szCs w:val="14"/>
                <w:lang w:val="fr-FR"/>
              </w:rPr>
            </w:pPr>
            <w:r w:rsidRPr="00FF7F9A">
              <w:rPr>
                <w:rFonts w:ascii="Arial" w:hAnsi="Arial" w:cs="Arial"/>
                <w:sz w:val="14"/>
                <w:szCs w:val="14"/>
              </w:rPr>
              <w:t>S2-2109104</w:t>
            </w:r>
          </w:p>
        </w:tc>
        <w:tc>
          <w:tcPr>
            <w:tcW w:w="1062" w:type="dxa"/>
          </w:tcPr>
          <w:p w14:paraId="032BF03E" w14:textId="77777777" w:rsidR="00FF7F9A" w:rsidRPr="00FF7F9A" w:rsidRDefault="00FF7F9A" w:rsidP="00FF7F9A">
            <w:pPr>
              <w:rPr>
                <w:rFonts w:ascii="Arial" w:hAnsi="Arial" w:cs="Arial"/>
                <w:sz w:val="14"/>
                <w:szCs w:val="14"/>
                <w:lang w:val="fr-FR"/>
              </w:rPr>
            </w:pPr>
          </w:p>
        </w:tc>
      </w:tr>
      <w:tr w:rsidR="00FF7F9A" w:rsidRPr="00FF7F9A" w14:paraId="7DD2F7FC" w14:textId="77777777" w:rsidTr="00EF3281">
        <w:trPr>
          <w:trHeight w:val="20"/>
          <w:jc w:val="center"/>
        </w:trPr>
        <w:tc>
          <w:tcPr>
            <w:tcW w:w="1094" w:type="dxa"/>
          </w:tcPr>
          <w:p w14:paraId="33174B8E" w14:textId="1D5E91BB" w:rsidR="00FF7F9A" w:rsidRPr="00FF7F9A" w:rsidRDefault="002328C4" w:rsidP="00FF7F9A">
            <w:pPr>
              <w:rPr>
                <w:rFonts w:ascii="Arial" w:hAnsi="Arial" w:cs="Arial"/>
                <w:bCs/>
                <w:sz w:val="14"/>
                <w:szCs w:val="14"/>
              </w:rPr>
            </w:pPr>
            <w:hyperlink r:id="rId2667" w:history="1">
              <w:r w:rsidR="004371F4">
                <w:rPr>
                  <w:rStyle w:val="Hyperlink"/>
                  <w:rFonts w:ascii="Arial" w:hAnsi="Arial" w:cs="Arial"/>
                  <w:sz w:val="14"/>
                  <w:szCs w:val="14"/>
                </w:rPr>
                <w:t>R1-2200864</w:t>
              </w:r>
            </w:hyperlink>
          </w:p>
        </w:tc>
        <w:tc>
          <w:tcPr>
            <w:tcW w:w="2646" w:type="dxa"/>
          </w:tcPr>
          <w:p w14:paraId="1FBA5929" w14:textId="54891BCF" w:rsidR="00FF7F9A" w:rsidRPr="00FF7F9A" w:rsidRDefault="00FF7F9A" w:rsidP="00FF7F9A">
            <w:pPr>
              <w:rPr>
                <w:rFonts w:ascii="Arial" w:hAnsi="Arial" w:cs="Arial"/>
                <w:sz w:val="14"/>
                <w:szCs w:val="14"/>
              </w:rPr>
            </w:pPr>
            <w:r w:rsidRPr="00FF7F9A">
              <w:rPr>
                <w:rFonts w:ascii="Arial" w:hAnsi="Arial" w:cs="Arial"/>
                <w:sz w:val="14"/>
                <w:szCs w:val="14"/>
              </w:rPr>
              <w:t>LS on Rel-16 updated RAN4 UE features lists for LTE and NR</w:t>
            </w:r>
          </w:p>
        </w:tc>
        <w:tc>
          <w:tcPr>
            <w:tcW w:w="1583" w:type="dxa"/>
          </w:tcPr>
          <w:p w14:paraId="4AFB33D0" w14:textId="2AFCC771" w:rsidR="00FF7F9A" w:rsidRPr="00FF7F9A" w:rsidRDefault="00FF7F9A" w:rsidP="00FF7F9A">
            <w:pPr>
              <w:rPr>
                <w:rFonts w:ascii="Arial" w:hAnsi="Arial" w:cs="Arial"/>
                <w:sz w:val="14"/>
                <w:szCs w:val="14"/>
              </w:rPr>
            </w:pPr>
            <w:r w:rsidRPr="00FF7F9A">
              <w:rPr>
                <w:rFonts w:ascii="Arial" w:hAnsi="Arial" w:cs="Arial"/>
                <w:sz w:val="14"/>
                <w:szCs w:val="14"/>
              </w:rPr>
              <w:t>RAN4, CMCC</w:t>
            </w:r>
          </w:p>
        </w:tc>
        <w:tc>
          <w:tcPr>
            <w:tcW w:w="909" w:type="dxa"/>
          </w:tcPr>
          <w:p w14:paraId="21FF9C10" w14:textId="3E7BFB77" w:rsidR="00FF7F9A" w:rsidRPr="00FF7F9A" w:rsidRDefault="00FF7F9A" w:rsidP="00FF7F9A">
            <w:pPr>
              <w:rPr>
                <w:rFonts w:ascii="Arial" w:hAnsi="Arial" w:cs="Arial"/>
                <w:bCs/>
                <w:sz w:val="14"/>
                <w:szCs w:val="14"/>
              </w:rPr>
            </w:pPr>
            <w:r w:rsidRPr="00FF7F9A">
              <w:rPr>
                <w:rFonts w:ascii="Arial" w:hAnsi="Arial" w:cs="Arial"/>
                <w:sz w:val="14"/>
                <w:szCs w:val="14"/>
              </w:rPr>
              <w:t>Rel-16</w:t>
            </w:r>
          </w:p>
        </w:tc>
        <w:tc>
          <w:tcPr>
            <w:tcW w:w="2600" w:type="dxa"/>
          </w:tcPr>
          <w:p w14:paraId="6612E20F" w14:textId="77777777" w:rsidR="00FF7F9A" w:rsidRPr="00FF7F9A" w:rsidRDefault="00FF7F9A" w:rsidP="00FF7F9A">
            <w:pPr>
              <w:rPr>
                <w:rFonts w:ascii="Arial" w:hAnsi="Arial" w:cs="Arial"/>
                <w:bCs/>
                <w:sz w:val="14"/>
                <w:szCs w:val="14"/>
                <w:lang w:val="fr-FR"/>
              </w:rPr>
            </w:pPr>
          </w:p>
        </w:tc>
        <w:tc>
          <w:tcPr>
            <w:tcW w:w="1065" w:type="dxa"/>
          </w:tcPr>
          <w:p w14:paraId="7D7747E4" w14:textId="77777777" w:rsidR="00FF7F9A" w:rsidRPr="00FF7F9A" w:rsidRDefault="00FF7F9A" w:rsidP="00FF7F9A">
            <w:pPr>
              <w:rPr>
                <w:rFonts w:ascii="Arial" w:hAnsi="Arial" w:cs="Arial"/>
                <w:sz w:val="14"/>
                <w:szCs w:val="14"/>
                <w:lang w:val="fr-FR"/>
              </w:rPr>
            </w:pPr>
          </w:p>
        </w:tc>
        <w:tc>
          <w:tcPr>
            <w:tcW w:w="994" w:type="dxa"/>
          </w:tcPr>
          <w:p w14:paraId="640DEBFD" w14:textId="356ACDA9" w:rsidR="00FF7F9A" w:rsidRPr="00FF7F9A" w:rsidRDefault="00FF7F9A" w:rsidP="00FF7F9A">
            <w:pPr>
              <w:rPr>
                <w:rFonts w:ascii="Arial" w:hAnsi="Arial" w:cs="Arial"/>
                <w:sz w:val="14"/>
                <w:szCs w:val="14"/>
                <w:lang w:val="fr-FR"/>
              </w:rPr>
            </w:pPr>
            <w:r w:rsidRPr="00FF7F9A">
              <w:rPr>
                <w:rFonts w:ascii="Arial" w:hAnsi="Arial" w:cs="Arial"/>
                <w:sz w:val="14"/>
                <w:szCs w:val="14"/>
              </w:rPr>
              <w:t>RAN2</w:t>
            </w:r>
          </w:p>
        </w:tc>
        <w:tc>
          <w:tcPr>
            <w:tcW w:w="994" w:type="dxa"/>
          </w:tcPr>
          <w:p w14:paraId="052333FD" w14:textId="5D60A688" w:rsidR="00FF7F9A" w:rsidRPr="00FF7F9A" w:rsidRDefault="00FF7F9A" w:rsidP="00FF7F9A">
            <w:pPr>
              <w:rPr>
                <w:rFonts w:ascii="Arial" w:hAnsi="Arial" w:cs="Arial"/>
                <w:sz w:val="14"/>
                <w:szCs w:val="14"/>
                <w:lang w:val="fr-FR"/>
              </w:rPr>
            </w:pPr>
            <w:r w:rsidRPr="00FF7F9A">
              <w:rPr>
                <w:rFonts w:ascii="Arial" w:hAnsi="Arial" w:cs="Arial"/>
                <w:sz w:val="14"/>
                <w:szCs w:val="14"/>
              </w:rPr>
              <w:t>RAN1</w:t>
            </w:r>
          </w:p>
        </w:tc>
        <w:tc>
          <w:tcPr>
            <w:tcW w:w="1120" w:type="dxa"/>
          </w:tcPr>
          <w:p w14:paraId="328E13AE" w14:textId="5FE19CF3" w:rsidR="00FF7F9A" w:rsidRPr="00FF7F9A" w:rsidRDefault="00FF7F9A" w:rsidP="00FF7F9A">
            <w:pPr>
              <w:rPr>
                <w:rFonts w:ascii="Arial" w:hAnsi="Arial" w:cs="Arial"/>
                <w:sz w:val="14"/>
                <w:szCs w:val="14"/>
                <w:lang w:val="fr-FR"/>
              </w:rPr>
            </w:pPr>
            <w:r w:rsidRPr="00FF7F9A">
              <w:rPr>
                <w:rFonts w:ascii="Arial" w:hAnsi="Arial" w:cs="Arial"/>
                <w:sz w:val="14"/>
                <w:szCs w:val="14"/>
              </w:rPr>
              <w:t>R4-2118536</w:t>
            </w:r>
          </w:p>
        </w:tc>
        <w:tc>
          <w:tcPr>
            <w:tcW w:w="1062" w:type="dxa"/>
          </w:tcPr>
          <w:p w14:paraId="0F95B87B" w14:textId="77777777" w:rsidR="00FF7F9A" w:rsidRPr="00FF7F9A" w:rsidRDefault="00FF7F9A" w:rsidP="00FF7F9A">
            <w:pPr>
              <w:rPr>
                <w:rFonts w:ascii="Arial" w:hAnsi="Arial" w:cs="Arial"/>
                <w:sz w:val="14"/>
                <w:szCs w:val="14"/>
                <w:lang w:val="fr-FR"/>
              </w:rPr>
            </w:pPr>
          </w:p>
        </w:tc>
      </w:tr>
      <w:tr w:rsidR="00FF7F9A" w:rsidRPr="00FF7F9A" w14:paraId="0D2BCC8E" w14:textId="77777777" w:rsidTr="00EF3281">
        <w:trPr>
          <w:trHeight w:val="20"/>
          <w:jc w:val="center"/>
        </w:trPr>
        <w:tc>
          <w:tcPr>
            <w:tcW w:w="1094" w:type="dxa"/>
          </w:tcPr>
          <w:p w14:paraId="21806C52" w14:textId="239C35D2" w:rsidR="00FF7F9A" w:rsidRPr="00FF7F9A" w:rsidRDefault="002328C4" w:rsidP="00FF7F9A">
            <w:pPr>
              <w:rPr>
                <w:rFonts w:ascii="Arial" w:hAnsi="Arial" w:cs="Arial"/>
                <w:bCs/>
                <w:sz w:val="14"/>
                <w:szCs w:val="14"/>
              </w:rPr>
            </w:pPr>
            <w:hyperlink r:id="rId2668" w:history="1">
              <w:r w:rsidR="004371F4">
                <w:rPr>
                  <w:rStyle w:val="Hyperlink"/>
                  <w:rFonts w:ascii="Arial" w:hAnsi="Arial" w:cs="Arial"/>
                  <w:sz w:val="14"/>
                  <w:szCs w:val="14"/>
                </w:rPr>
                <w:t>R1-2200865</w:t>
              </w:r>
            </w:hyperlink>
          </w:p>
        </w:tc>
        <w:tc>
          <w:tcPr>
            <w:tcW w:w="2646" w:type="dxa"/>
          </w:tcPr>
          <w:p w14:paraId="56C83D4F" w14:textId="0B949B96" w:rsidR="00FF7F9A" w:rsidRPr="00FF7F9A" w:rsidRDefault="00FF7F9A" w:rsidP="00FF7F9A">
            <w:pPr>
              <w:rPr>
                <w:rFonts w:ascii="Arial" w:hAnsi="Arial" w:cs="Arial"/>
                <w:sz w:val="14"/>
                <w:szCs w:val="14"/>
              </w:rPr>
            </w:pPr>
            <w:r w:rsidRPr="00FF7F9A">
              <w:rPr>
                <w:rFonts w:ascii="Arial" w:hAnsi="Arial" w:cs="Arial"/>
                <w:sz w:val="14"/>
                <w:szCs w:val="14"/>
              </w:rPr>
              <w:t>LS on UL-MIMO coherence for Rel-17 Tx switching</w:t>
            </w:r>
          </w:p>
        </w:tc>
        <w:tc>
          <w:tcPr>
            <w:tcW w:w="1583" w:type="dxa"/>
          </w:tcPr>
          <w:p w14:paraId="5AE4F064" w14:textId="5F218728" w:rsidR="00FF7F9A" w:rsidRPr="00FF7F9A" w:rsidRDefault="00FF7F9A" w:rsidP="00FF7F9A">
            <w:pPr>
              <w:rPr>
                <w:rFonts w:ascii="Arial" w:hAnsi="Arial" w:cs="Arial"/>
                <w:sz w:val="14"/>
                <w:szCs w:val="14"/>
              </w:rPr>
            </w:pPr>
            <w:r w:rsidRPr="00FF7F9A">
              <w:rPr>
                <w:rFonts w:ascii="Arial" w:hAnsi="Arial" w:cs="Arial"/>
                <w:sz w:val="14"/>
                <w:szCs w:val="14"/>
              </w:rPr>
              <w:t>RAN4, China Telecom</w:t>
            </w:r>
          </w:p>
        </w:tc>
        <w:tc>
          <w:tcPr>
            <w:tcW w:w="909" w:type="dxa"/>
          </w:tcPr>
          <w:p w14:paraId="1BE70D5D" w14:textId="244AF62E" w:rsidR="00FF7F9A" w:rsidRPr="00FF7F9A" w:rsidRDefault="00FF7F9A" w:rsidP="00FF7F9A">
            <w:pPr>
              <w:rPr>
                <w:rFonts w:ascii="Arial" w:hAnsi="Arial" w:cs="Arial"/>
                <w:bCs/>
                <w:sz w:val="14"/>
                <w:szCs w:val="14"/>
              </w:rPr>
            </w:pPr>
            <w:r w:rsidRPr="00FF7F9A">
              <w:rPr>
                <w:rFonts w:ascii="Arial" w:hAnsi="Arial" w:cs="Arial"/>
                <w:sz w:val="14"/>
                <w:szCs w:val="14"/>
              </w:rPr>
              <w:t>Rel-17</w:t>
            </w:r>
          </w:p>
        </w:tc>
        <w:tc>
          <w:tcPr>
            <w:tcW w:w="2600" w:type="dxa"/>
          </w:tcPr>
          <w:p w14:paraId="09F864E2" w14:textId="6AD304B8" w:rsidR="00FF7F9A" w:rsidRPr="00FF7F9A" w:rsidRDefault="00FF7F9A" w:rsidP="00FF7F9A">
            <w:pPr>
              <w:rPr>
                <w:rFonts w:ascii="Arial" w:hAnsi="Arial" w:cs="Arial"/>
                <w:bCs/>
                <w:sz w:val="14"/>
                <w:szCs w:val="14"/>
                <w:lang w:val="fr-FR"/>
              </w:rPr>
            </w:pPr>
            <w:r w:rsidRPr="00FF7F9A">
              <w:rPr>
                <w:rFonts w:ascii="Arial" w:hAnsi="Arial" w:cs="Arial"/>
                <w:sz w:val="14"/>
                <w:szCs w:val="14"/>
              </w:rPr>
              <w:t>NR_RF_FR1_enh-Core</w:t>
            </w:r>
          </w:p>
        </w:tc>
        <w:tc>
          <w:tcPr>
            <w:tcW w:w="1065" w:type="dxa"/>
          </w:tcPr>
          <w:p w14:paraId="1942D924" w14:textId="77777777" w:rsidR="00FF7F9A" w:rsidRPr="00FF7F9A" w:rsidRDefault="00FF7F9A" w:rsidP="00FF7F9A">
            <w:pPr>
              <w:rPr>
                <w:rFonts w:ascii="Arial" w:hAnsi="Arial" w:cs="Arial"/>
                <w:sz w:val="14"/>
                <w:szCs w:val="14"/>
                <w:lang w:val="fr-FR"/>
              </w:rPr>
            </w:pPr>
          </w:p>
        </w:tc>
        <w:tc>
          <w:tcPr>
            <w:tcW w:w="994" w:type="dxa"/>
          </w:tcPr>
          <w:p w14:paraId="349105E8" w14:textId="3C690805" w:rsidR="00FF7F9A" w:rsidRPr="00FF7F9A" w:rsidRDefault="00FF7F9A" w:rsidP="00FF7F9A">
            <w:pPr>
              <w:rPr>
                <w:rFonts w:ascii="Arial" w:hAnsi="Arial" w:cs="Arial"/>
                <w:sz w:val="14"/>
                <w:szCs w:val="14"/>
                <w:lang w:val="fr-FR"/>
              </w:rPr>
            </w:pPr>
            <w:r w:rsidRPr="00FF7F9A">
              <w:rPr>
                <w:rFonts w:ascii="Arial" w:hAnsi="Arial" w:cs="Arial"/>
                <w:sz w:val="14"/>
                <w:szCs w:val="14"/>
              </w:rPr>
              <w:t>RAN2</w:t>
            </w:r>
          </w:p>
        </w:tc>
        <w:tc>
          <w:tcPr>
            <w:tcW w:w="994" w:type="dxa"/>
          </w:tcPr>
          <w:p w14:paraId="3A9C683A" w14:textId="2465875A" w:rsidR="00FF7F9A" w:rsidRPr="00FF7F9A" w:rsidRDefault="00FF7F9A" w:rsidP="00FF7F9A">
            <w:pPr>
              <w:rPr>
                <w:rFonts w:ascii="Arial" w:hAnsi="Arial" w:cs="Arial"/>
                <w:sz w:val="14"/>
                <w:szCs w:val="14"/>
                <w:lang w:val="fr-FR"/>
              </w:rPr>
            </w:pPr>
            <w:r w:rsidRPr="00FF7F9A">
              <w:rPr>
                <w:rFonts w:ascii="Arial" w:hAnsi="Arial" w:cs="Arial"/>
                <w:sz w:val="14"/>
                <w:szCs w:val="14"/>
              </w:rPr>
              <w:t>RAN1</w:t>
            </w:r>
          </w:p>
        </w:tc>
        <w:tc>
          <w:tcPr>
            <w:tcW w:w="1120" w:type="dxa"/>
          </w:tcPr>
          <w:p w14:paraId="1D5755D5" w14:textId="660651DF" w:rsidR="00FF7F9A" w:rsidRPr="00FF7F9A" w:rsidRDefault="00FF7F9A" w:rsidP="00FF7F9A">
            <w:pPr>
              <w:rPr>
                <w:rFonts w:ascii="Arial" w:hAnsi="Arial" w:cs="Arial"/>
                <w:sz w:val="14"/>
                <w:szCs w:val="14"/>
                <w:lang w:val="fr-FR"/>
              </w:rPr>
            </w:pPr>
            <w:r w:rsidRPr="00FF7F9A">
              <w:rPr>
                <w:rFonts w:ascii="Arial" w:hAnsi="Arial" w:cs="Arial"/>
                <w:sz w:val="14"/>
                <w:szCs w:val="14"/>
              </w:rPr>
              <w:t>R4-2120039</w:t>
            </w:r>
          </w:p>
        </w:tc>
        <w:tc>
          <w:tcPr>
            <w:tcW w:w="1062" w:type="dxa"/>
          </w:tcPr>
          <w:p w14:paraId="3A84A146" w14:textId="77777777" w:rsidR="00FF7F9A" w:rsidRPr="00FF7F9A" w:rsidRDefault="00FF7F9A" w:rsidP="00FF7F9A">
            <w:pPr>
              <w:rPr>
                <w:rFonts w:ascii="Arial" w:hAnsi="Arial" w:cs="Arial"/>
                <w:sz w:val="14"/>
                <w:szCs w:val="14"/>
                <w:lang w:val="fr-FR"/>
              </w:rPr>
            </w:pPr>
          </w:p>
        </w:tc>
      </w:tr>
      <w:tr w:rsidR="00FF7F9A" w:rsidRPr="00FF7F9A" w14:paraId="59D16550" w14:textId="77777777" w:rsidTr="00EF3281">
        <w:trPr>
          <w:trHeight w:val="20"/>
          <w:jc w:val="center"/>
        </w:trPr>
        <w:tc>
          <w:tcPr>
            <w:tcW w:w="1094" w:type="dxa"/>
          </w:tcPr>
          <w:p w14:paraId="64531A0F" w14:textId="558B2CDF" w:rsidR="00FF7F9A" w:rsidRPr="00FF7F9A" w:rsidRDefault="002328C4" w:rsidP="00FF7F9A">
            <w:pPr>
              <w:rPr>
                <w:rFonts w:ascii="Arial" w:hAnsi="Arial" w:cs="Arial"/>
                <w:bCs/>
                <w:sz w:val="14"/>
                <w:szCs w:val="14"/>
              </w:rPr>
            </w:pPr>
            <w:hyperlink r:id="rId2669" w:history="1">
              <w:r w:rsidR="004371F4">
                <w:rPr>
                  <w:rStyle w:val="Hyperlink"/>
                  <w:rFonts w:ascii="Arial" w:hAnsi="Arial" w:cs="Arial"/>
                  <w:sz w:val="14"/>
                  <w:szCs w:val="14"/>
                </w:rPr>
                <w:t>R1-2200866</w:t>
              </w:r>
            </w:hyperlink>
          </w:p>
        </w:tc>
        <w:tc>
          <w:tcPr>
            <w:tcW w:w="2646" w:type="dxa"/>
          </w:tcPr>
          <w:p w14:paraId="631B8D4F" w14:textId="1193D34B" w:rsidR="00FF7F9A" w:rsidRPr="00FF7F9A" w:rsidRDefault="00FF7F9A" w:rsidP="00FF7F9A">
            <w:pPr>
              <w:rPr>
                <w:rFonts w:ascii="Arial" w:hAnsi="Arial" w:cs="Arial"/>
                <w:sz w:val="14"/>
                <w:szCs w:val="14"/>
              </w:rPr>
            </w:pPr>
            <w:r w:rsidRPr="00FF7F9A">
              <w:rPr>
                <w:rFonts w:ascii="Arial" w:hAnsi="Arial" w:cs="Arial"/>
                <w:sz w:val="14"/>
                <w:szCs w:val="14"/>
              </w:rPr>
              <w:t>LS on PEMAX for NR-V2X</w:t>
            </w:r>
          </w:p>
        </w:tc>
        <w:tc>
          <w:tcPr>
            <w:tcW w:w="1583" w:type="dxa"/>
          </w:tcPr>
          <w:p w14:paraId="33090410" w14:textId="6F1DB0E5" w:rsidR="00FF7F9A" w:rsidRPr="00FF7F9A" w:rsidRDefault="00FF7F9A" w:rsidP="00FF7F9A">
            <w:pPr>
              <w:rPr>
                <w:rFonts w:ascii="Arial" w:hAnsi="Arial" w:cs="Arial"/>
                <w:sz w:val="14"/>
                <w:szCs w:val="14"/>
              </w:rPr>
            </w:pPr>
            <w:r w:rsidRPr="00FF7F9A">
              <w:rPr>
                <w:rFonts w:ascii="Arial" w:hAnsi="Arial" w:cs="Arial"/>
                <w:sz w:val="14"/>
                <w:szCs w:val="14"/>
              </w:rPr>
              <w:t>RAN4, Huawei, CATT</w:t>
            </w:r>
          </w:p>
        </w:tc>
        <w:tc>
          <w:tcPr>
            <w:tcW w:w="909" w:type="dxa"/>
          </w:tcPr>
          <w:p w14:paraId="7BEDB705" w14:textId="61183A6C" w:rsidR="00FF7F9A" w:rsidRPr="00FF7F9A" w:rsidRDefault="00FF7F9A" w:rsidP="00FF7F9A">
            <w:pPr>
              <w:rPr>
                <w:rFonts w:ascii="Arial" w:hAnsi="Arial" w:cs="Arial"/>
                <w:bCs/>
                <w:sz w:val="14"/>
                <w:szCs w:val="14"/>
              </w:rPr>
            </w:pPr>
            <w:r w:rsidRPr="00FF7F9A">
              <w:rPr>
                <w:rFonts w:ascii="Arial" w:hAnsi="Arial" w:cs="Arial"/>
                <w:sz w:val="14"/>
                <w:szCs w:val="14"/>
              </w:rPr>
              <w:t>Rel-16</w:t>
            </w:r>
          </w:p>
        </w:tc>
        <w:tc>
          <w:tcPr>
            <w:tcW w:w="2600" w:type="dxa"/>
          </w:tcPr>
          <w:p w14:paraId="69933985" w14:textId="79863D8A" w:rsidR="00FF7F9A" w:rsidRPr="00FF7F9A" w:rsidRDefault="00FF7F9A" w:rsidP="00FF7F9A">
            <w:pPr>
              <w:rPr>
                <w:rFonts w:ascii="Arial" w:hAnsi="Arial" w:cs="Arial"/>
                <w:bCs/>
                <w:sz w:val="14"/>
                <w:szCs w:val="14"/>
                <w:lang w:val="fr-FR"/>
              </w:rPr>
            </w:pPr>
            <w:r w:rsidRPr="00FF7F9A">
              <w:rPr>
                <w:rFonts w:ascii="Arial" w:hAnsi="Arial" w:cs="Arial"/>
                <w:sz w:val="14"/>
                <w:szCs w:val="14"/>
              </w:rPr>
              <w:t>5G_V2X_NRSL-Core</w:t>
            </w:r>
          </w:p>
        </w:tc>
        <w:tc>
          <w:tcPr>
            <w:tcW w:w="1065" w:type="dxa"/>
          </w:tcPr>
          <w:p w14:paraId="50128326" w14:textId="77777777" w:rsidR="00FF7F9A" w:rsidRPr="00FF7F9A" w:rsidRDefault="00FF7F9A" w:rsidP="00FF7F9A">
            <w:pPr>
              <w:rPr>
                <w:rFonts w:ascii="Arial" w:hAnsi="Arial" w:cs="Arial"/>
                <w:sz w:val="14"/>
                <w:szCs w:val="14"/>
                <w:lang w:val="fr-FR"/>
              </w:rPr>
            </w:pPr>
          </w:p>
        </w:tc>
        <w:tc>
          <w:tcPr>
            <w:tcW w:w="994" w:type="dxa"/>
          </w:tcPr>
          <w:p w14:paraId="713E2EDB" w14:textId="2DF3BE16" w:rsidR="00FF7F9A" w:rsidRPr="00FF7F9A" w:rsidRDefault="00FF7F9A" w:rsidP="00FF7F9A">
            <w:pPr>
              <w:rPr>
                <w:rFonts w:ascii="Arial" w:hAnsi="Arial" w:cs="Arial"/>
                <w:sz w:val="14"/>
                <w:szCs w:val="14"/>
                <w:lang w:val="fr-FR"/>
              </w:rPr>
            </w:pPr>
            <w:r w:rsidRPr="00FF7F9A">
              <w:rPr>
                <w:rFonts w:ascii="Arial" w:hAnsi="Arial" w:cs="Arial"/>
                <w:sz w:val="14"/>
                <w:szCs w:val="14"/>
              </w:rPr>
              <w:t>RAN1, RAN2</w:t>
            </w:r>
          </w:p>
        </w:tc>
        <w:tc>
          <w:tcPr>
            <w:tcW w:w="994" w:type="dxa"/>
          </w:tcPr>
          <w:p w14:paraId="79987088" w14:textId="77777777" w:rsidR="00FF7F9A" w:rsidRPr="00FF7F9A" w:rsidRDefault="00FF7F9A" w:rsidP="00FF7F9A">
            <w:pPr>
              <w:rPr>
                <w:rFonts w:ascii="Arial" w:hAnsi="Arial" w:cs="Arial"/>
                <w:sz w:val="14"/>
                <w:szCs w:val="14"/>
                <w:lang w:val="fr-FR"/>
              </w:rPr>
            </w:pPr>
          </w:p>
        </w:tc>
        <w:tc>
          <w:tcPr>
            <w:tcW w:w="1120" w:type="dxa"/>
          </w:tcPr>
          <w:p w14:paraId="6821FDAD" w14:textId="7AD01BA5" w:rsidR="00FF7F9A" w:rsidRPr="00FF7F9A" w:rsidRDefault="00FF7F9A" w:rsidP="00FF7F9A">
            <w:pPr>
              <w:rPr>
                <w:rFonts w:ascii="Arial" w:hAnsi="Arial" w:cs="Arial"/>
                <w:sz w:val="14"/>
                <w:szCs w:val="14"/>
                <w:lang w:val="fr-FR"/>
              </w:rPr>
            </w:pPr>
            <w:r w:rsidRPr="00FF7F9A">
              <w:rPr>
                <w:rFonts w:ascii="Arial" w:hAnsi="Arial" w:cs="Arial"/>
                <w:sz w:val="14"/>
                <w:szCs w:val="14"/>
              </w:rPr>
              <w:t>R4-2120047</w:t>
            </w:r>
          </w:p>
        </w:tc>
        <w:tc>
          <w:tcPr>
            <w:tcW w:w="1062" w:type="dxa"/>
          </w:tcPr>
          <w:p w14:paraId="7B0DC1D1" w14:textId="77777777" w:rsidR="00FF7F9A" w:rsidRPr="00FF7F9A" w:rsidRDefault="00FF7F9A" w:rsidP="00FF7F9A">
            <w:pPr>
              <w:rPr>
                <w:rFonts w:ascii="Arial" w:hAnsi="Arial" w:cs="Arial"/>
                <w:sz w:val="14"/>
                <w:szCs w:val="14"/>
                <w:lang w:val="fr-FR"/>
              </w:rPr>
            </w:pPr>
          </w:p>
        </w:tc>
      </w:tr>
      <w:tr w:rsidR="00FF7F9A" w:rsidRPr="00FF7F9A" w14:paraId="549DE98F" w14:textId="77777777" w:rsidTr="00EF3281">
        <w:trPr>
          <w:trHeight w:val="20"/>
          <w:jc w:val="center"/>
        </w:trPr>
        <w:tc>
          <w:tcPr>
            <w:tcW w:w="1094" w:type="dxa"/>
          </w:tcPr>
          <w:p w14:paraId="5128879A" w14:textId="0604BBE6" w:rsidR="00FF7F9A" w:rsidRPr="00FF7F9A" w:rsidRDefault="002328C4" w:rsidP="00FF7F9A">
            <w:pPr>
              <w:rPr>
                <w:rFonts w:ascii="Arial" w:hAnsi="Arial" w:cs="Arial"/>
                <w:sz w:val="14"/>
                <w:szCs w:val="14"/>
              </w:rPr>
            </w:pPr>
            <w:hyperlink r:id="rId2670" w:history="1">
              <w:r w:rsidR="004371F4">
                <w:rPr>
                  <w:rStyle w:val="Hyperlink"/>
                  <w:rFonts w:ascii="Arial" w:hAnsi="Arial" w:cs="Arial"/>
                  <w:sz w:val="14"/>
                  <w:szCs w:val="14"/>
                </w:rPr>
                <w:t>R1-2200867</w:t>
              </w:r>
            </w:hyperlink>
          </w:p>
        </w:tc>
        <w:tc>
          <w:tcPr>
            <w:tcW w:w="2646" w:type="dxa"/>
          </w:tcPr>
          <w:p w14:paraId="1AE6FB1C" w14:textId="4524DFE1" w:rsidR="00FF7F9A" w:rsidRPr="00FF7F9A" w:rsidRDefault="00FF7F9A" w:rsidP="00FF7F9A">
            <w:pPr>
              <w:rPr>
                <w:rFonts w:ascii="Arial" w:hAnsi="Arial" w:cs="Arial"/>
                <w:sz w:val="14"/>
                <w:szCs w:val="14"/>
              </w:rPr>
            </w:pPr>
            <w:r w:rsidRPr="00FF7F9A">
              <w:rPr>
                <w:rFonts w:ascii="Arial" w:hAnsi="Arial" w:cs="Arial"/>
                <w:sz w:val="14"/>
                <w:szCs w:val="14"/>
              </w:rPr>
              <w:t>LS on NCSG</w:t>
            </w:r>
          </w:p>
        </w:tc>
        <w:tc>
          <w:tcPr>
            <w:tcW w:w="1583" w:type="dxa"/>
          </w:tcPr>
          <w:p w14:paraId="2A3C24AF" w14:textId="32AD92B5" w:rsidR="00FF7F9A" w:rsidRPr="00FF7F9A" w:rsidRDefault="00FF7F9A" w:rsidP="00FF7F9A">
            <w:pPr>
              <w:rPr>
                <w:rFonts w:ascii="Arial" w:hAnsi="Arial" w:cs="Arial"/>
                <w:sz w:val="14"/>
                <w:szCs w:val="14"/>
              </w:rPr>
            </w:pPr>
            <w:r w:rsidRPr="00FF7F9A">
              <w:rPr>
                <w:rFonts w:ascii="Arial" w:hAnsi="Arial" w:cs="Arial"/>
                <w:sz w:val="14"/>
                <w:szCs w:val="14"/>
              </w:rPr>
              <w:t>RAN4, Apple</w:t>
            </w:r>
          </w:p>
        </w:tc>
        <w:tc>
          <w:tcPr>
            <w:tcW w:w="909" w:type="dxa"/>
          </w:tcPr>
          <w:p w14:paraId="60581A4D" w14:textId="47E1E6AC" w:rsidR="00FF7F9A" w:rsidRPr="00FF7F9A" w:rsidRDefault="00FF7F9A" w:rsidP="00FF7F9A">
            <w:pPr>
              <w:rPr>
                <w:rFonts w:ascii="Arial" w:hAnsi="Arial" w:cs="Arial"/>
                <w:sz w:val="14"/>
                <w:szCs w:val="14"/>
              </w:rPr>
            </w:pPr>
            <w:r w:rsidRPr="00FF7F9A">
              <w:rPr>
                <w:rFonts w:ascii="Arial" w:hAnsi="Arial" w:cs="Arial"/>
                <w:sz w:val="14"/>
                <w:szCs w:val="14"/>
              </w:rPr>
              <w:t>Rel-17</w:t>
            </w:r>
          </w:p>
        </w:tc>
        <w:tc>
          <w:tcPr>
            <w:tcW w:w="2600" w:type="dxa"/>
          </w:tcPr>
          <w:p w14:paraId="2EF5D5D0" w14:textId="405B21D0" w:rsidR="00FF7F9A" w:rsidRPr="00FF7F9A" w:rsidRDefault="00FF7F9A" w:rsidP="00FF7F9A">
            <w:pPr>
              <w:rPr>
                <w:rFonts w:ascii="Arial" w:hAnsi="Arial" w:cs="Arial"/>
                <w:sz w:val="14"/>
                <w:szCs w:val="14"/>
              </w:rPr>
            </w:pPr>
            <w:r w:rsidRPr="00FF7F9A">
              <w:rPr>
                <w:rFonts w:ascii="Arial" w:hAnsi="Arial" w:cs="Arial"/>
                <w:sz w:val="14"/>
                <w:szCs w:val="14"/>
              </w:rPr>
              <w:t>NR_MG_enh-Core</w:t>
            </w:r>
          </w:p>
        </w:tc>
        <w:tc>
          <w:tcPr>
            <w:tcW w:w="1065" w:type="dxa"/>
          </w:tcPr>
          <w:p w14:paraId="28185E3C" w14:textId="77777777" w:rsidR="00FF7F9A" w:rsidRPr="00FF7F9A" w:rsidRDefault="00FF7F9A" w:rsidP="00FF7F9A">
            <w:pPr>
              <w:rPr>
                <w:rFonts w:ascii="Arial" w:hAnsi="Arial" w:cs="Arial"/>
                <w:sz w:val="14"/>
                <w:szCs w:val="14"/>
              </w:rPr>
            </w:pPr>
          </w:p>
        </w:tc>
        <w:tc>
          <w:tcPr>
            <w:tcW w:w="994" w:type="dxa"/>
          </w:tcPr>
          <w:p w14:paraId="49E3FD30" w14:textId="032CED6D" w:rsidR="00FF7F9A" w:rsidRPr="00FF7F9A" w:rsidRDefault="00FF7F9A" w:rsidP="00FF7F9A">
            <w:pPr>
              <w:rPr>
                <w:rFonts w:ascii="Arial" w:hAnsi="Arial" w:cs="Arial"/>
                <w:sz w:val="14"/>
                <w:szCs w:val="14"/>
                <w:lang w:val="fr-FR"/>
              </w:rPr>
            </w:pPr>
            <w:r w:rsidRPr="00FF7F9A">
              <w:rPr>
                <w:rFonts w:ascii="Arial" w:hAnsi="Arial" w:cs="Arial"/>
                <w:sz w:val="14"/>
                <w:szCs w:val="14"/>
              </w:rPr>
              <w:t>RAN2</w:t>
            </w:r>
          </w:p>
        </w:tc>
        <w:tc>
          <w:tcPr>
            <w:tcW w:w="994" w:type="dxa"/>
          </w:tcPr>
          <w:p w14:paraId="4A74E8AA" w14:textId="6D9D1F4C" w:rsidR="00FF7F9A" w:rsidRPr="00FF7F9A" w:rsidRDefault="00FF7F9A" w:rsidP="00FF7F9A">
            <w:pPr>
              <w:rPr>
                <w:rFonts w:ascii="Arial" w:hAnsi="Arial" w:cs="Arial"/>
                <w:sz w:val="14"/>
                <w:szCs w:val="14"/>
              </w:rPr>
            </w:pPr>
            <w:r w:rsidRPr="00FF7F9A">
              <w:rPr>
                <w:rFonts w:ascii="Arial" w:hAnsi="Arial" w:cs="Arial"/>
                <w:sz w:val="14"/>
                <w:szCs w:val="14"/>
              </w:rPr>
              <w:t>RAN1</w:t>
            </w:r>
          </w:p>
        </w:tc>
        <w:tc>
          <w:tcPr>
            <w:tcW w:w="1120" w:type="dxa"/>
          </w:tcPr>
          <w:p w14:paraId="020E8D84" w14:textId="3FC6A95D" w:rsidR="00FF7F9A" w:rsidRPr="00FF7F9A" w:rsidRDefault="00FF7F9A" w:rsidP="00FF7F9A">
            <w:pPr>
              <w:rPr>
                <w:rFonts w:ascii="Arial" w:hAnsi="Arial" w:cs="Arial"/>
                <w:sz w:val="14"/>
                <w:szCs w:val="14"/>
              </w:rPr>
            </w:pPr>
            <w:r w:rsidRPr="00FF7F9A">
              <w:rPr>
                <w:rFonts w:ascii="Arial" w:hAnsi="Arial" w:cs="Arial"/>
                <w:sz w:val="14"/>
                <w:szCs w:val="14"/>
              </w:rPr>
              <w:t>R4-2120306</w:t>
            </w:r>
          </w:p>
        </w:tc>
        <w:tc>
          <w:tcPr>
            <w:tcW w:w="1062" w:type="dxa"/>
          </w:tcPr>
          <w:p w14:paraId="0357A692" w14:textId="77777777" w:rsidR="00FF7F9A" w:rsidRPr="00FF7F9A" w:rsidRDefault="00FF7F9A" w:rsidP="00FF7F9A">
            <w:pPr>
              <w:rPr>
                <w:rFonts w:ascii="Arial" w:hAnsi="Arial" w:cs="Arial"/>
                <w:sz w:val="14"/>
                <w:szCs w:val="14"/>
              </w:rPr>
            </w:pPr>
          </w:p>
        </w:tc>
      </w:tr>
      <w:tr w:rsidR="00FF7F9A" w:rsidRPr="00FF7F9A" w14:paraId="10620A43" w14:textId="77777777" w:rsidTr="00EF3281">
        <w:trPr>
          <w:trHeight w:val="20"/>
          <w:jc w:val="center"/>
        </w:trPr>
        <w:tc>
          <w:tcPr>
            <w:tcW w:w="1094" w:type="dxa"/>
          </w:tcPr>
          <w:p w14:paraId="4915FE76" w14:textId="471DDFEC" w:rsidR="00FF7F9A" w:rsidRPr="00FF7F9A" w:rsidRDefault="002328C4" w:rsidP="00FF7F9A">
            <w:pPr>
              <w:rPr>
                <w:rFonts w:ascii="Arial" w:hAnsi="Arial" w:cs="Arial"/>
                <w:bCs/>
                <w:sz w:val="14"/>
                <w:szCs w:val="14"/>
              </w:rPr>
            </w:pPr>
            <w:hyperlink r:id="rId2671" w:history="1">
              <w:r w:rsidR="004371F4">
                <w:rPr>
                  <w:rStyle w:val="Hyperlink"/>
                  <w:rFonts w:ascii="Arial" w:hAnsi="Arial" w:cs="Arial"/>
                  <w:sz w:val="14"/>
                  <w:szCs w:val="14"/>
                </w:rPr>
                <w:t>R1-2200868</w:t>
              </w:r>
            </w:hyperlink>
          </w:p>
        </w:tc>
        <w:tc>
          <w:tcPr>
            <w:tcW w:w="2646" w:type="dxa"/>
          </w:tcPr>
          <w:p w14:paraId="6BCFD885" w14:textId="3FF19EC4" w:rsidR="00FF7F9A" w:rsidRPr="00FF7F9A" w:rsidRDefault="00FF7F9A" w:rsidP="00FF7F9A">
            <w:pPr>
              <w:rPr>
                <w:rFonts w:ascii="Arial" w:hAnsi="Arial" w:cs="Arial"/>
                <w:sz w:val="14"/>
                <w:szCs w:val="14"/>
              </w:rPr>
            </w:pPr>
            <w:r w:rsidRPr="00FF7F9A">
              <w:rPr>
                <w:rFonts w:ascii="Arial" w:hAnsi="Arial" w:cs="Arial"/>
                <w:sz w:val="14"/>
                <w:szCs w:val="14"/>
              </w:rPr>
              <w:t>LS on NR NTN Neighbor Cell and Satellite Information</w:t>
            </w:r>
          </w:p>
        </w:tc>
        <w:tc>
          <w:tcPr>
            <w:tcW w:w="1583" w:type="dxa"/>
          </w:tcPr>
          <w:p w14:paraId="1FB2567D" w14:textId="3364A0FE" w:rsidR="00FF7F9A" w:rsidRPr="00FF7F9A" w:rsidRDefault="00FF7F9A" w:rsidP="00FF7F9A">
            <w:pPr>
              <w:rPr>
                <w:rFonts w:ascii="Arial" w:hAnsi="Arial" w:cs="Arial"/>
                <w:sz w:val="14"/>
                <w:szCs w:val="14"/>
              </w:rPr>
            </w:pPr>
            <w:r w:rsidRPr="00FF7F9A">
              <w:rPr>
                <w:rFonts w:ascii="Arial" w:hAnsi="Arial" w:cs="Arial"/>
                <w:sz w:val="14"/>
                <w:szCs w:val="14"/>
              </w:rPr>
              <w:t>RAN4, Qualcomm</w:t>
            </w:r>
          </w:p>
        </w:tc>
        <w:tc>
          <w:tcPr>
            <w:tcW w:w="909" w:type="dxa"/>
          </w:tcPr>
          <w:p w14:paraId="17ACA9BE" w14:textId="3680F74E" w:rsidR="00FF7F9A" w:rsidRPr="00FF7F9A" w:rsidRDefault="00FF7F9A" w:rsidP="00FF7F9A">
            <w:pPr>
              <w:rPr>
                <w:rFonts w:ascii="Arial" w:hAnsi="Arial" w:cs="Arial"/>
                <w:bCs/>
                <w:sz w:val="14"/>
                <w:szCs w:val="14"/>
              </w:rPr>
            </w:pPr>
            <w:r w:rsidRPr="00FF7F9A">
              <w:rPr>
                <w:rFonts w:ascii="Arial" w:hAnsi="Arial" w:cs="Arial"/>
                <w:sz w:val="14"/>
                <w:szCs w:val="14"/>
              </w:rPr>
              <w:t>Rel-17</w:t>
            </w:r>
          </w:p>
        </w:tc>
        <w:tc>
          <w:tcPr>
            <w:tcW w:w="2600" w:type="dxa"/>
          </w:tcPr>
          <w:p w14:paraId="55F89791" w14:textId="0C9C4CAC" w:rsidR="00FF7F9A" w:rsidRPr="00FF7F9A" w:rsidRDefault="00FF7F9A" w:rsidP="00FF7F9A">
            <w:pPr>
              <w:rPr>
                <w:rFonts w:ascii="Arial" w:hAnsi="Arial" w:cs="Arial"/>
                <w:bCs/>
                <w:sz w:val="14"/>
                <w:szCs w:val="14"/>
                <w:lang w:val="fr-FR"/>
              </w:rPr>
            </w:pPr>
            <w:r w:rsidRPr="00FF7F9A">
              <w:rPr>
                <w:rFonts w:ascii="Arial" w:hAnsi="Arial" w:cs="Arial"/>
                <w:sz w:val="14"/>
                <w:szCs w:val="14"/>
              </w:rPr>
              <w:t>NR_NTN_solutions-Core</w:t>
            </w:r>
          </w:p>
        </w:tc>
        <w:tc>
          <w:tcPr>
            <w:tcW w:w="1065" w:type="dxa"/>
          </w:tcPr>
          <w:p w14:paraId="3CDB82B2" w14:textId="77777777" w:rsidR="00FF7F9A" w:rsidRPr="00FF7F9A" w:rsidRDefault="00FF7F9A" w:rsidP="00FF7F9A">
            <w:pPr>
              <w:rPr>
                <w:rFonts w:ascii="Arial" w:hAnsi="Arial" w:cs="Arial"/>
                <w:sz w:val="14"/>
                <w:szCs w:val="14"/>
                <w:lang w:val="fr-FR"/>
              </w:rPr>
            </w:pPr>
          </w:p>
        </w:tc>
        <w:tc>
          <w:tcPr>
            <w:tcW w:w="994" w:type="dxa"/>
          </w:tcPr>
          <w:p w14:paraId="4C31CB84" w14:textId="63361416" w:rsidR="00FF7F9A" w:rsidRPr="00FF7F9A" w:rsidRDefault="00FF7F9A" w:rsidP="00FF7F9A">
            <w:pPr>
              <w:rPr>
                <w:rFonts w:ascii="Arial" w:hAnsi="Arial" w:cs="Arial"/>
                <w:sz w:val="14"/>
                <w:szCs w:val="14"/>
                <w:lang w:val="fr-FR"/>
              </w:rPr>
            </w:pPr>
            <w:r w:rsidRPr="00FF7F9A">
              <w:rPr>
                <w:rFonts w:ascii="Arial" w:hAnsi="Arial" w:cs="Arial"/>
                <w:sz w:val="14"/>
                <w:szCs w:val="14"/>
              </w:rPr>
              <w:t>RAN2</w:t>
            </w:r>
          </w:p>
        </w:tc>
        <w:tc>
          <w:tcPr>
            <w:tcW w:w="994" w:type="dxa"/>
          </w:tcPr>
          <w:p w14:paraId="2D597387" w14:textId="2CAD7346" w:rsidR="00FF7F9A" w:rsidRPr="00FF7F9A" w:rsidRDefault="00FF7F9A" w:rsidP="00FF7F9A">
            <w:pPr>
              <w:rPr>
                <w:rFonts w:ascii="Arial" w:hAnsi="Arial" w:cs="Arial"/>
                <w:sz w:val="14"/>
                <w:szCs w:val="14"/>
                <w:lang w:val="fr-FR"/>
              </w:rPr>
            </w:pPr>
            <w:r w:rsidRPr="00FF7F9A">
              <w:rPr>
                <w:rFonts w:ascii="Arial" w:hAnsi="Arial" w:cs="Arial"/>
                <w:sz w:val="14"/>
                <w:szCs w:val="14"/>
              </w:rPr>
              <w:t>RAN1</w:t>
            </w:r>
          </w:p>
        </w:tc>
        <w:tc>
          <w:tcPr>
            <w:tcW w:w="1120" w:type="dxa"/>
          </w:tcPr>
          <w:p w14:paraId="5BB1BD16" w14:textId="152C11C2" w:rsidR="00FF7F9A" w:rsidRPr="00FF7F9A" w:rsidRDefault="00FF7F9A" w:rsidP="00FF7F9A">
            <w:pPr>
              <w:rPr>
                <w:rFonts w:ascii="Arial" w:hAnsi="Arial" w:cs="Arial"/>
                <w:sz w:val="14"/>
                <w:szCs w:val="14"/>
                <w:lang w:val="fr-FR"/>
              </w:rPr>
            </w:pPr>
            <w:r w:rsidRPr="00FF7F9A">
              <w:rPr>
                <w:rFonts w:ascii="Arial" w:hAnsi="Arial" w:cs="Arial"/>
                <w:sz w:val="14"/>
                <w:szCs w:val="14"/>
              </w:rPr>
              <w:t>R4-2120309</w:t>
            </w:r>
          </w:p>
        </w:tc>
        <w:tc>
          <w:tcPr>
            <w:tcW w:w="1062" w:type="dxa"/>
          </w:tcPr>
          <w:p w14:paraId="4CAFD3ED" w14:textId="77777777" w:rsidR="00FF7F9A" w:rsidRPr="00FF7F9A" w:rsidRDefault="00FF7F9A" w:rsidP="00FF7F9A">
            <w:pPr>
              <w:rPr>
                <w:rFonts w:ascii="Arial" w:hAnsi="Arial" w:cs="Arial"/>
                <w:sz w:val="14"/>
                <w:szCs w:val="14"/>
                <w:lang w:val="fr-FR"/>
              </w:rPr>
            </w:pPr>
          </w:p>
        </w:tc>
      </w:tr>
      <w:tr w:rsidR="00FF7F9A" w:rsidRPr="00FF7F9A" w14:paraId="4A3407BE" w14:textId="77777777" w:rsidTr="00EF3281">
        <w:trPr>
          <w:trHeight w:val="20"/>
          <w:jc w:val="center"/>
        </w:trPr>
        <w:tc>
          <w:tcPr>
            <w:tcW w:w="1094" w:type="dxa"/>
          </w:tcPr>
          <w:p w14:paraId="1C3053AE" w14:textId="2D2B8EC0" w:rsidR="00FF7F9A" w:rsidRPr="00FF7F9A" w:rsidRDefault="002328C4" w:rsidP="00FF7F9A">
            <w:pPr>
              <w:rPr>
                <w:rFonts w:ascii="Arial" w:hAnsi="Arial" w:cs="Arial"/>
                <w:bCs/>
                <w:sz w:val="14"/>
                <w:szCs w:val="14"/>
              </w:rPr>
            </w:pPr>
            <w:hyperlink r:id="rId2672" w:history="1">
              <w:r w:rsidR="004371F4">
                <w:rPr>
                  <w:rStyle w:val="Hyperlink"/>
                  <w:rFonts w:ascii="Arial" w:hAnsi="Arial" w:cs="Arial"/>
                  <w:sz w:val="14"/>
                  <w:szCs w:val="14"/>
                </w:rPr>
                <w:t>R1-2200869</w:t>
              </w:r>
            </w:hyperlink>
          </w:p>
        </w:tc>
        <w:tc>
          <w:tcPr>
            <w:tcW w:w="2646" w:type="dxa"/>
          </w:tcPr>
          <w:p w14:paraId="0506FB8D" w14:textId="065D2E50" w:rsidR="00FF7F9A" w:rsidRPr="00FF7F9A" w:rsidRDefault="00FF7F9A" w:rsidP="00FF7F9A">
            <w:pPr>
              <w:rPr>
                <w:rFonts w:ascii="Arial" w:hAnsi="Arial" w:cs="Arial"/>
                <w:sz w:val="14"/>
                <w:szCs w:val="14"/>
              </w:rPr>
            </w:pPr>
            <w:r w:rsidRPr="00FF7F9A">
              <w:rPr>
                <w:rFonts w:ascii="Arial" w:hAnsi="Arial" w:cs="Arial"/>
                <w:sz w:val="14"/>
                <w:szCs w:val="14"/>
              </w:rPr>
              <w:t>Reply LS on NTN UL time and frequency synchronization requirements</w:t>
            </w:r>
          </w:p>
        </w:tc>
        <w:tc>
          <w:tcPr>
            <w:tcW w:w="1583" w:type="dxa"/>
          </w:tcPr>
          <w:p w14:paraId="77ED12AE" w14:textId="3FC66916" w:rsidR="00FF7F9A" w:rsidRPr="00FF7F9A" w:rsidRDefault="00FF7F9A" w:rsidP="00FF7F9A">
            <w:pPr>
              <w:rPr>
                <w:rFonts w:ascii="Arial" w:hAnsi="Arial" w:cs="Arial"/>
                <w:sz w:val="14"/>
                <w:szCs w:val="14"/>
              </w:rPr>
            </w:pPr>
            <w:r w:rsidRPr="00FF7F9A">
              <w:rPr>
                <w:rFonts w:ascii="Arial" w:hAnsi="Arial" w:cs="Arial"/>
                <w:sz w:val="14"/>
                <w:szCs w:val="14"/>
              </w:rPr>
              <w:t>RAN4, Xiaomi</w:t>
            </w:r>
          </w:p>
        </w:tc>
        <w:tc>
          <w:tcPr>
            <w:tcW w:w="909" w:type="dxa"/>
          </w:tcPr>
          <w:p w14:paraId="5CF2A1D5" w14:textId="39BA4969" w:rsidR="00FF7F9A" w:rsidRPr="00FF7F9A" w:rsidRDefault="00FF7F9A" w:rsidP="00FF7F9A">
            <w:pPr>
              <w:rPr>
                <w:rFonts w:ascii="Arial" w:hAnsi="Arial" w:cs="Arial"/>
                <w:bCs/>
                <w:sz w:val="14"/>
                <w:szCs w:val="14"/>
              </w:rPr>
            </w:pPr>
            <w:r w:rsidRPr="00FF7F9A">
              <w:rPr>
                <w:rFonts w:ascii="Arial" w:hAnsi="Arial" w:cs="Arial"/>
                <w:sz w:val="14"/>
                <w:szCs w:val="14"/>
              </w:rPr>
              <w:t>Rel-17</w:t>
            </w:r>
          </w:p>
        </w:tc>
        <w:tc>
          <w:tcPr>
            <w:tcW w:w="2600" w:type="dxa"/>
          </w:tcPr>
          <w:p w14:paraId="633755B3" w14:textId="3A9F0182" w:rsidR="00FF7F9A" w:rsidRPr="00FF7F9A" w:rsidRDefault="00FF7F9A" w:rsidP="00FF7F9A">
            <w:pPr>
              <w:rPr>
                <w:rFonts w:ascii="Arial" w:hAnsi="Arial" w:cs="Arial"/>
                <w:bCs/>
                <w:sz w:val="14"/>
                <w:szCs w:val="14"/>
                <w:lang w:val="fr-FR"/>
              </w:rPr>
            </w:pPr>
            <w:r w:rsidRPr="00FF7F9A">
              <w:rPr>
                <w:rFonts w:ascii="Arial" w:hAnsi="Arial" w:cs="Arial"/>
                <w:sz w:val="14"/>
                <w:szCs w:val="14"/>
              </w:rPr>
              <w:t>NR_NTN_solutions-Core</w:t>
            </w:r>
          </w:p>
        </w:tc>
        <w:tc>
          <w:tcPr>
            <w:tcW w:w="1065" w:type="dxa"/>
          </w:tcPr>
          <w:p w14:paraId="5CDF8E64" w14:textId="0109B332" w:rsidR="00FF7F9A" w:rsidRPr="00FF7F9A" w:rsidRDefault="00FF7F9A" w:rsidP="00FF7F9A">
            <w:pPr>
              <w:rPr>
                <w:rFonts w:ascii="Arial" w:hAnsi="Arial" w:cs="Arial"/>
                <w:sz w:val="14"/>
                <w:szCs w:val="14"/>
                <w:lang w:val="fr-FR"/>
              </w:rPr>
            </w:pPr>
            <w:r w:rsidRPr="00FF7F9A">
              <w:rPr>
                <w:rFonts w:ascii="Arial" w:hAnsi="Arial" w:cs="Arial"/>
                <w:sz w:val="14"/>
                <w:szCs w:val="14"/>
              </w:rPr>
              <w:t>R1-2102263</w:t>
            </w:r>
          </w:p>
        </w:tc>
        <w:tc>
          <w:tcPr>
            <w:tcW w:w="994" w:type="dxa"/>
          </w:tcPr>
          <w:p w14:paraId="07666E6B" w14:textId="6C2C25E8" w:rsidR="00FF7F9A" w:rsidRPr="00FF7F9A" w:rsidRDefault="00FF7F9A" w:rsidP="00FF7F9A">
            <w:pPr>
              <w:rPr>
                <w:rFonts w:ascii="Arial" w:hAnsi="Arial" w:cs="Arial"/>
                <w:sz w:val="14"/>
                <w:szCs w:val="14"/>
                <w:lang w:val="fr-FR"/>
              </w:rPr>
            </w:pPr>
            <w:r w:rsidRPr="00FF7F9A">
              <w:rPr>
                <w:rFonts w:ascii="Arial" w:hAnsi="Arial" w:cs="Arial"/>
                <w:sz w:val="14"/>
                <w:szCs w:val="14"/>
              </w:rPr>
              <w:t>RAN1</w:t>
            </w:r>
          </w:p>
        </w:tc>
        <w:tc>
          <w:tcPr>
            <w:tcW w:w="994" w:type="dxa"/>
          </w:tcPr>
          <w:p w14:paraId="7FA6BB69" w14:textId="77777777" w:rsidR="00FF7F9A" w:rsidRPr="00FF7F9A" w:rsidRDefault="00FF7F9A" w:rsidP="00FF7F9A">
            <w:pPr>
              <w:rPr>
                <w:rFonts w:ascii="Arial" w:hAnsi="Arial" w:cs="Arial"/>
                <w:sz w:val="14"/>
                <w:szCs w:val="14"/>
                <w:lang w:val="fr-FR"/>
              </w:rPr>
            </w:pPr>
          </w:p>
        </w:tc>
        <w:tc>
          <w:tcPr>
            <w:tcW w:w="1120" w:type="dxa"/>
          </w:tcPr>
          <w:p w14:paraId="3A70A25B" w14:textId="74B71D94" w:rsidR="00FF7F9A" w:rsidRPr="00FF7F9A" w:rsidRDefault="00FF7F9A" w:rsidP="00FF7F9A">
            <w:pPr>
              <w:rPr>
                <w:rFonts w:ascii="Arial" w:hAnsi="Arial" w:cs="Arial"/>
                <w:sz w:val="14"/>
                <w:szCs w:val="14"/>
                <w:lang w:val="fr-FR"/>
              </w:rPr>
            </w:pPr>
            <w:r w:rsidRPr="00FF7F9A">
              <w:rPr>
                <w:rFonts w:ascii="Arial" w:hAnsi="Arial" w:cs="Arial"/>
                <w:sz w:val="14"/>
                <w:szCs w:val="14"/>
              </w:rPr>
              <w:t>R4-2120311</w:t>
            </w:r>
          </w:p>
        </w:tc>
        <w:tc>
          <w:tcPr>
            <w:tcW w:w="1062" w:type="dxa"/>
          </w:tcPr>
          <w:p w14:paraId="0E11569A" w14:textId="77777777" w:rsidR="00FF7F9A" w:rsidRPr="00FF7F9A" w:rsidRDefault="00FF7F9A" w:rsidP="00FF7F9A">
            <w:pPr>
              <w:rPr>
                <w:rFonts w:ascii="Arial" w:hAnsi="Arial" w:cs="Arial"/>
                <w:sz w:val="14"/>
                <w:szCs w:val="14"/>
                <w:lang w:val="fr-FR"/>
              </w:rPr>
            </w:pPr>
          </w:p>
        </w:tc>
      </w:tr>
      <w:tr w:rsidR="00FF7F9A" w:rsidRPr="00FF7F9A" w14:paraId="017788B3" w14:textId="77777777" w:rsidTr="00EF3281">
        <w:trPr>
          <w:trHeight w:val="20"/>
          <w:jc w:val="center"/>
        </w:trPr>
        <w:tc>
          <w:tcPr>
            <w:tcW w:w="1094" w:type="dxa"/>
          </w:tcPr>
          <w:p w14:paraId="4919EDE6" w14:textId="179206A5" w:rsidR="00FF7F9A" w:rsidRPr="00FF7F9A" w:rsidRDefault="002328C4" w:rsidP="00FF7F9A">
            <w:pPr>
              <w:rPr>
                <w:rFonts w:ascii="Arial" w:hAnsi="Arial" w:cs="Arial"/>
                <w:sz w:val="14"/>
                <w:szCs w:val="14"/>
              </w:rPr>
            </w:pPr>
            <w:hyperlink r:id="rId2673" w:history="1">
              <w:r w:rsidR="004371F4">
                <w:rPr>
                  <w:rStyle w:val="Hyperlink"/>
                  <w:rFonts w:ascii="Arial" w:hAnsi="Arial" w:cs="Arial"/>
                  <w:sz w:val="14"/>
                  <w:szCs w:val="14"/>
                </w:rPr>
                <w:t>R1-2200870</w:t>
              </w:r>
            </w:hyperlink>
          </w:p>
        </w:tc>
        <w:tc>
          <w:tcPr>
            <w:tcW w:w="2646" w:type="dxa"/>
          </w:tcPr>
          <w:p w14:paraId="02C85D49" w14:textId="27AAD046" w:rsidR="00FF7F9A" w:rsidRPr="00FF7F9A" w:rsidRDefault="00FF7F9A" w:rsidP="00FF7F9A">
            <w:pPr>
              <w:rPr>
                <w:rFonts w:ascii="Arial" w:hAnsi="Arial" w:cs="Arial"/>
                <w:sz w:val="14"/>
                <w:szCs w:val="14"/>
              </w:rPr>
            </w:pPr>
            <w:r w:rsidRPr="00FF7F9A">
              <w:rPr>
                <w:rFonts w:ascii="Arial" w:hAnsi="Arial" w:cs="Arial"/>
                <w:sz w:val="14"/>
                <w:szCs w:val="14"/>
              </w:rPr>
              <w:t>Reply LS on combination of open and closed loop TA control in NTN</w:t>
            </w:r>
          </w:p>
        </w:tc>
        <w:tc>
          <w:tcPr>
            <w:tcW w:w="1583" w:type="dxa"/>
          </w:tcPr>
          <w:p w14:paraId="5BAF6CFE" w14:textId="5F04C95F" w:rsidR="00FF7F9A" w:rsidRPr="00FF7F9A" w:rsidRDefault="00FF7F9A" w:rsidP="00FF7F9A">
            <w:pPr>
              <w:rPr>
                <w:rFonts w:ascii="Arial" w:hAnsi="Arial" w:cs="Arial"/>
                <w:sz w:val="14"/>
                <w:szCs w:val="14"/>
              </w:rPr>
            </w:pPr>
            <w:r w:rsidRPr="00FF7F9A">
              <w:rPr>
                <w:rFonts w:ascii="Arial" w:hAnsi="Arial" w:cs="Arial"/>
                <w:sz w:val="14"/>
                <w:szCs w:val="14"/>
              </w:rPr>
              <w:t>RAN4, Qualcomm</w:t>
            </w:r>
          </w:p>
        </w:tc>
        <w:tc>
          <w:tcPr>
            <w:tcW w:w="909" w:type="dxa"/>
          </w:tcPr>
          <w:p w14:paraId="73F5444F" w14:textId="55AE2757"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Rel-17</w:t>
            </w:r>
          </w:p>
        </w:tc>
        <w:tc>
          <w:tcPr>
            <w:tcW w:w="2600" w:type="dxa"/>
          </w:tcPr>
          <w:p w14:paraId="234A7B18" w14:textId="152808AE" w:rsidR="00FF7F9A" w:rsidRPr="00FF7F9A" w:rsidRDefault="00FF7F9A" w:rsidP="00FF7F9A">
            <w:pPr>
              <w:rPr>
                <w:rStyle w:val="Hyperlink"/>
                <w:rFonts w:ascii="Arial" w:hAnsi="Arial" w:cs="Arial"/>
                <w:bCs/>
                <w:color w:val="auto"/>
                <w:sz w:val="14"/>
                <w:szCs w:val="14"/>
                <w:u w:val="none"/>
                <w:lang w:val="fr-FR"/>
              </w:rPr>
            </w:pPr>
            <w:r w:rsidRPr="00FF7F9A">
              <w:rPr>
                <w:rFonts w:ascii="Arial" w:hAnsi="Arial" w:cs="Arial"/>
                <w:sz w:val="14"/>
                <w:szCs w:val="14"/>
              </w:rPr>
              <w:t>NR_NTN_solutions-Core</w:t>
            </w:r>
          </w:p>
        </w:tc>
        <w:tc>
          <w:tcPr>
            <w:tcW w:w="1065" w:type="dxa"/>
          </w:tcPr>
          <w:p w14:paraId="7B610CE0" w14:textId="3BE1A70B" w:rsidR="00FF7F9A" w:rsidRPr="00FF7F9A" w:rsidRDefault="00FF7F9A" w:rsidP="00FF7F9A">
            <w:pPr>
              <w:rPr>
                <w:rFonts w:ascii="Arial" w:hAnsi="Arial" w:cs="Arial"/>
                <w:sz w:val="14"/>
                <w:szCs w:val="14"/>
                <w:lang w:val="fr-FR"/>
              </w:rPr>
            </w:pPr>
            <w:r w:rsidRPr="00FF7F9A">
              <w:rPr>
                <w:rFonts w:ascii="Arial" w:hAnsi="Arial" w:cs="Arial"/>
                <w:sz w:val="14"/>
                <w:szCs w:val="14"/>
              </w:rPr>
              <w:t>R1-2110604</w:t>
            </w:r>
          </w:p>
        </w:tc>
        <w:tc>
          <w:tcPr>
            <w:tcW w:w="994" w:type="dxa"/>
          </w:tcPr>
          <w:p w14:paraId="5537E050" w14:textId="5AD234CD" w:rsidR="00FF7F9A" w:rsidRPr="00FF7F9A" w:rsidRDefault="00FF7F9A" w:rsidP="00FF7F9A">
            <w:pPr>
              <w:rPr>
                <w:rFonts w:ascii="Arial" w:hAnsi="Arial" w:cs="Arial"/>
                <w:sz w:val="14"/>
                <w:szCs w:val="14"/>
                <w:lang w:val="fr-FR"/>
              </w:rPr>
            </w:pPr>
            <w:r w:rsidRPr="00FF7F9A">
              <w:rPr>
                <w:rFonts w:ascii="Arial" w:hAnsi="Arial" w:cs="Arial"/>
                <w:sz w:val="14"/>
                <w:szCs w:val="14"/>
              </w:rPr>
              <w:t>RAN1</w:t>
            </w:r>
          </w:p>
        </w:tc>
        <w:tc>
          <w:tcPr>
            <w:tcW w:w="994" w:type="dxa"/>
          </w:tcPr>
          <w:p w14:paraId="5BA54F7A" w14:textId="77777777" w:rsidR="00FF7F9A" w:rsidRPr="00FF7F9A" w:rsidRDefault="00FF7F9A" w:rsidP="00FF7F9A">
            <w:pPr>
              <w:rPr>
                <w:rFonts w:ascii="Arial" w:hAnsi="Arial" w:cs="Arial"/>
                <w:sz w:val="14"/>
                <w:szCs w:val="14"/>
                <w:lang w:val="fr-FR"/>
              </w:rPr>
            </w:pPr>
          </w:p>
        </w:tc>
        <w:tc>
          <w:tcPr>
            <w:tcW w:w="1120" w:type="dxa"/>
          </w:tcPr>
          <w:p w14:paraId="6FE6E32B" w14:textId="4D407437" w:rsidR="00FF7F9A" w:rsidRPr="00FF7F9A" w:rsidRDefault="00FF7F9A" w:rsidP="00FF7F9A">
            <w:pPr>
              <w:rPr>
                <w:rFonts w:ascii="Arial" w:hAnsi="Arial" w:cs="Arial"/>
                <w:sz w:val="14"/>
                <w:szCs w:val="14"/>
                <w:lang w:val="fr-FR"/>
              </w:rPr>
            </w:pPr>
            <w:r w:rsidRPr="00FF7F9A">
              <w:rPr>
                <w:rFonts w:ascii="Arial" w:hAnsi="Arial" w:cs="Arial"/>
                <w:sz w:val="14"/>
                <w:szCs w:val="14"/>
              </w:rPr>
              <w:t>R4-2120417</w:t>
            </w:r>
          </w:p>
        </w:tc>
        <w:tc>
          <w:tcPr>
            <w:tcW w:w="1062" w:type="dxa"/>
          </w:tcPr>
          <w:p w14:paraId="07A5DF63" w14:textId="77777777" w:rsidR="00FF7F9A" w:rsidRPr="00FF7F9A" w:rsidRDefault="00FF7F9A" w:rsidP="00FF7F9A">
            <w:pPr>
              <w:rPr>
                <w:rFonts w:ascii="Arial" w:hAnsi="Arial" w:cs="Arial"/>
                <w:sz w:val="14"/>
                <w:szCs w:val="14"/>
                <w:lang w:val="fr-FR"/>
              </w:rPr>
            </w:pPr>
          </w:p>
        </w:tc>
      </w:tr>
      <w:tr w:rsidR="00FF7F9A" w:rsidRPr="00FF7F9A" w14:paraId="31F9F6B7" w14:textId="77777777" w:rsidTr="00EF3281">
        <w:trPr>
          <w:trHeight w:val="20"/>
          <w:jc w:val="center"/>
        </w:trPr>
        <w:tc>
          <w:tcPr>
            <w:tcW w:w="1094" w:type="dxa"/>
          </w:tcPr>
          <w:p w14:paraId="61C3E330" w14:textId="53888787" w:rsidR="00FF7F9A" w:rsidRPr="00FF7F9A" w:rsidRDefault="002328C4" w:rsidP="00FF7F9A">
            <w:pPr>
              <w:rPr>
                <w:rFonts w:ascii="Arial" w:hAnsi="Arial" w:cs="Arial"/>
                <w:sz w:val="14"/>
                <w:szCs w:val="14"/>
              </w:rPr>
            </w:pPr>
            <w:hyperlink r:id="rId2674" w:history="1">
              <w:r w:rsidR="004371F4">
                <w:rPr>
                  <w:rStyle w:val="Hyperlink"/>
                  <w:rFonts w:ascii="Arial" w:hAnsi="Arial" w:cs="Arial"/>
                  <w:sz w:val="14"/>
                  <w:szCs w:val="14"/>
                </w:rPr>
                <w:t>R1-2200871</w:t>
              </w:r>
            </w:hyperlink>
          </w:p>
        </w:tc>
        <w:tc>
          <w:tcPr>
            <w:tcW w:w="2646" w:type="dxa"/>
          </w:tcPr>
          <w:p w14:paraId="32EF9011" w14:textId="5AC6ECBF" w:rsidR="00FF7F9A" w:rsidRPr="00FF7F9A" w:rsidRDefault="00FF7F9A" w:rsidP="00FF7F9A">
            <w:pPr>
              <w:rPr>
                <w:rFonts w:ascii="Arial" w:hAnsi="Arial" w:cs="Arial"/>
                <w:sz w:val="14"/>
                <w:szCs w:val="14"/>
              </w:rPr>
            </w:pPr>
            <w:r w:rsidRPr="00FF7F9A">
              <w:rPr>
                <w:rFonts w:ascii="Arial" w:hAnsi="Arial" w:cs="Arial"/>
                <w:sz w:val="14"/>
                <w:szCs w:val="14"/>
              </w:rPr>
              <w:t>LS on interruption for PUCCH SCell activation in invalid TA case</w:t>
            </w:r>
          </w:p>
        </w:tc>
        <w:tc>
          <w:tcPr>
            <w:tcW w:w="1583" w:type="dxa"/>
          </w:tcPr>
          <w:p w14:paraId="2B76A322" w14:textId="1C75457D" w:rsidR="00FF7F9A" w:rsidRPr="00FF7F9A" w:rsidRDefault="00FF7F9A" w:rsidP="00FF7F9A">
            <w:pPr>
              <w:rPr>
                <w:rFonts w:ascii="Arial" w:hAnsi="Arial" w:cs="Arial"/>
                <w:sz w:val="14"/>
                <w:szCs w:val="14"/>
              </w:rPr>
            </w:pPr>
            <w:r w:rsidRPr="00FF7F9A">
              <w:rPr>
                <w:rFonts w:ascii="Arial" w:hAnsi="Arial" w:cs="Arial"/>
                <w:sz w:val="14"/>
                <w:szCs w:val="14"/>
              </w:rPr>
              <w:t>RAN4, MediaTek, CATT</w:t>
            </w:r>
          </w:p>
        </w:tc>
        <w:tc>
          <w:tcPr>
            <w:tcW w:w="909" w:type="dxa"/>
          </w:tcPr>
          <w:p w14:paraId="015D29B8" w14:textId="59F787AD"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Rel-17</w:t>
            </w:r>
          </w:p>
        </w:tc>
        <w:tc>
          <w:tcPr>
            <w:tcW w:w="2600" w:type="dxa"/>
          </w:tcPr>
          <w:p w14:paraId="6E162D91" w14:textId="081CEBB1"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NR_RRM_enh2-Core</w:t>
            </w:r>
          </w:p>
        </w:tc>
        <w:tc>
          <w:tcPr>
            <w:tcW w:w="1065" w:type="dxa"/>
          </w:tcPr>
          <w:p w14:paraId="63DEF695" w14:textId="77777777" w:rsidR="00FF7F9A" w:rsidRPr="00FF7F9A" w:rsidRDefault="00FF7F9A" w:rsidP="00FF7F9A">
            <w:pPr>
              <w:rPr>
                <w:rFonts w:ascii="Arial" w:hAnsi="Arial" w:cs="Arial"/>
                <w:sz w:val="14"/>
                <w:szCs w:val="14"/>
              </w:rPr>
            </w:pPr>
          </w:p>
        </w:tc>
        <w:tc>
          <w:tcPr>
            <w:tcW w:w="994" w:type="dxa"/>
          </w:tcPr>
          <w:p w14:paraId="7BA68E83" w14:textId="588A91BB" w:rsidR="00FF7F9A" w:rsidRPr="00FF7F9A" w:rsidRDefault="00FF7F9A" w:rsidP="00FF7F9A">
            <w:pPr>
              <w:rPr>
                <w:rFonts w:ascii="Arial" w:hAnsi="Arial" w:cs="Arial"/>
                <w:sz w:val="14"/>
                <w:szCs w:val="14"/>
                <w:lang w:val="fr-FR"/>
              </w:rPr>
            </w:pPr>
            <w:r w:rsidRPr="00FF7F9A">
              <w:rPr>
                <w:rFonts w:ascii="Arial" w:hAnsi="Arial" w:cs="Arial"/>
                <w:sz w:val="14"/>
                <w:szCs w:val="14"/>
              </w:rPr>
              <w:t>RAN1, RAN2</w:t>
            </w:r>
          </w:p>
        </w:tc>
        <w:tc>
          <w:tcPr>
            <w:tcW w:w="994" w:type="dxa"/>
          </w:tcPr>
          <w:p w14:paraId="3FB6365E" w14:textId="77777777" w:rsidR="00FF7F9A" w:rsidRPr="00FF7F9A" w:rsidRDefault="00FF7F9A" w:rsidP="00FF7F9A">
            <w:pPr>
              <w:rPr>
                <w:rFonts w:ascii="Arial" w:hAnsi="Arial" w:cs="Arial"/>
                <w:sz w:val="14"/>
                <w:szCs w:val="14"/>
                <w:lang w:val="fr-FR"/>
              </w:rPr>
            </w:pPr>
          </w:p>
        </w:tc>
        <w:tc>
          <w:tcPr>
            <w:tcW w:w="1120" w:type="dxa"/>
          </w:tcPr>
          <w:p w14:paraId="4C509AE0" w14:textId="5705A81F" w:rsidR="00FF7F9A" w:rsidRPr="00FF7F9A" w:rsidRDefault="00FF7F9A" w:rsidP="00FF7F9A">
            <w:pPr>
              <w:rPr>
                <w:rFonts w:ascii="Arial" w:hAnsi="Arial" w:cs="Arial"/>
                <w:sz w:val="14"/>
                <w:szCs w:val="14"/>
                <w:lang w:val="fr-FR"/>
              </w:rPr>
            </w:pPr>
            <w:r w:rsidRPr="00FF7F9A">
              <w:rPr>
                <w:rFonts w:ascii="Arial" w:hAnsi="Arial" w:cs="Arial"/>
                <w:sz w:val="14"/>
                <w:szCs w:val="14"/>
              </w:rPr>
              <w:t>R4-2120420</w:t>
            </w:r>
          </w:p>
        </w:tc>
        <w:tc>
          <w:tcPr>
            <w:tcW w:w="1062" w:type="dxa"/>
          </w:tcPr>
          <w:p w14:paraId="4B525E56" w14:textId="77777777" w:rsidR="00FF7F9A" w:rsidRPr="00FF7F9A" w:rsidRDefault="00FF7F9A" w:rsidP="00FF7F9A">
            <w:pPr>
              <w:rPr>
                <w:rFonts w:ascii="Arial" w:hAnsi="Arial" w:cs="Arial"/>
                <w:sz w:val="14"/>
                <w:szCs w:val="14"/>
                <w:lang w:val="fr-FR"/>
              </w:rPr>
            </w:pPr>
          </w:p>
        </w:tc>
      </w:tr>
      <w:tr w:rsidR="00FF7F9A" w:rsidRPr="00FF7F9A" w14:paraId="739E9D82" w14:textId="77777777" w:rsidTr="00EF3281">
        <w:trPr>
          <w:trHeight w:val="20"/>
          <w:jc w:val="center"/>
        </w:trPr>
        <w:tc>
          <w:tcPr>
            <w:tcW w:w="1094" w:type="dxa"/>
          </w:tcPr>
          <w:p w14:paraId="5D7A8C6A" w14:textId="5757B9DF" w:rsidR="00FF7F9A" w:rsidRPr="00FF7F9A" w:rsidRDefault="002328C4" w:rsidP="00FF7F9A">
            <w:pPr>
              <w:rPr>
                <w:rFonts w:ascii="Arial" w:hAnsi="Arial" w:cs="Arial"/>
                <w:sz w:val="14"/>
                <w:szCs w:val="14"/>
              </w:rPr>
            </w:pPr>
            <w:hyperlink r:id="rId2675" w:history="1">
              <w:r w:rsidR="004371F4">
                <w:rPr>
                  <w:rStyle w:val="Hyperlink"/>
                  <w:rFonts w:ascii="Arial" w:hAnsi="Arial" w:cs="Arial"/>
                  <w:sz w:val="14"/>
                  <w:szCs w:val="14"/>
                </w:rPr>
                <w:t>R1-2200872</w:t>
              </w:r>
            </w:hyperlink>
          </w:p>
        </w:tc>
        <w:tc>
          <w:tcPr>
            <w:tcW w:w="2646" w:type="dxa"/>
          </w:tcPr>
          <w:p w14:paraId="4169B8B7" w14:textId="623D3C6D" w:rsidR="00FF7F9A" w:rsidRPr="00FF7F9A" w:rsidRDefault="00FF7F9A" w:rsidP="00FF7F9A">
            <w:pPr>
              <w:rPr>
                <w:rFonts w:ascii="Arial" w:hAnsi="Arial" w:cs="Arial"/>
                <w:sz w:val="14"/>
                <w:szCs w:val="14"/>
              </w:rPr>
            </w:pPr>
            <w:r w:rsidRPr="00FF7F9A">
              <w:rPr>
                <w:rFonts w:ascii="Arial" w:hAnsi="Arial" w:cs="Arial"/>
                <w:sz w:val="14"/>
                <w:szCs w:val="14"/>
              </w:rPr>
              <w:t>LS on UE capability for supporting single DCI transmission schemes for multi-TRP</w:t>
            </w:r>
          </w:p>
        </w:tc>
        <w:tc>
          <w:tcPr>
            <w:tcW w:w="1583" w:type="dxa"/>
          </w:tcPr>
          <w:p w14:paraId="0FE02823" w14:textId="6244057A" w:rsidR="00FF7F9A" w:rsidRPr="00FF7F9A" w:rsidRDefault="00FF7F9A" w:rsidP="00FF7F9A">
            <w:pPr>
              <w:rPr>
                <w:rFonts w:ascii="Arial" w:hAnsi="Arial" w:cs="Arial"/>
                <w:sz w:val="14"/>
                <w:szCs w:val="14"/>
              </w:rPr>
            </w:pPr>
            <w:r w:rsidRPr="00FF7F9A">
              <w:rPr>
                <w:rFonts w:ascii="Arial" w:hAnsi="Arial" w:cs="Arial"/>
                <w:sz w:val="14"/>
                <w:szCs w:val="14"/>
              </w:rPr>
              <w:t>RAN4, Apple</w:t>
            </w:r>
          </w:p>
        </w:tc>
        <w:tc>
          <w:tcPr>
            <w:tcW w:w="909" w:type="dxa"/>
          </w:tcPr>
          <w:p w14:paraId="25709085" w14:textId="6692F807"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Rel-16</w:t>
            </w:r>
          </w:p>
        </w:tc>
        <w:tc>
          <w:tcPr>
            <w:tcW w:w="2600" w:type="dxa"/>
          </w:tcPr>
          <w:p w14:paraId="6A6514EE" w14:textId="2F421529" w:rsidR="00FF7F9A" w:rsidRPr="00FF7F9A" w:rsidRDefault="00FF7F9A" w:rsidP="00FF7F9A">
            <w:pPr>
              <w:rPr>
                <w:rStyle w:val="Hyperlink"/>
                <w:rFonts w:ascii="Arial" w:hAnsi="Arial" w:cs="Arial"/>
                <w:bCs/>
                <w:color w:val="auto"/>
                <w:sz w:val="14"/>
                <w:szCs w:val="14"/>
                <w:u w:val="none"/>
                <w:lang w:val="fr-FR"/>
              </w:rPr>
            </w:pPr>
            <w:r w:rsidRPr="00FF7F9A">
              <w:rPr>
                <w:rFonts w:ascii="Arial" w:hAnsi="Arial" w:cs="Arial"/>
                <w:sz w:val="14"/>
                <w:szCs w:val="14"/>
              </w:rPr>
              <w:t>NR_eMIMO-Perf</w:t>
            </w:r>
          </w:p>
        </w:tc>
        <w:tc>
          <w:tcPr>
            <w:tcW w:w="1065" w:type="dxa"/>
          </w:tcPr>
          <w:p w14:paraId="42E0EDC4" w14:textId="77777777" w:rsidR="00FF7F9A" w:rsidRPr="00FF7F9A" w:rsidRDefault="00FF7F9A" w:rsidP="00FF7F9A">
            <w:pPr>
              <w:rPr>
                <w:rFonts w:ascii="Arial" w:hAnsi="Arial" w:cs="Arial"/>
                <w:sz w:val="14"/>
                <w:szCs w:val="14"/>
              </w:rPr>
            </w:pPr>
          </w:p>
        </w:tc>
        <w:tc>
          <w:tcPr>
            <w:tcW w:w="994" w:type="dxa"/>
          </w:tcPr>
          <w:p w14:paraId="4A0E42FB" w14:textId="15329FF6" w:rsidR="00FF7F9A" w:rsidRPr="00FF7F9A" w:rsidRDefault="00FF7F9A" w:rsidP="00FF7F9A">
            <w:pPr>
              <w:rPr>
                <w:rFonts w:ascii="Arial" w:hAnsi="Arial" w:cs="Arial"/>
                <w:sz w:val="14"/>
                <w:szCs w:val="14"/>
                <w:lang w:val="fr-FR"/>
              </w:rPr>
            </w:pPr>
            <w:r w:rsidRPr="00FF7F9A">
              <w:rPr>
                <w:rFonts w:ascii="Arial" w:hAnsi="Arial" w:cs="Arial"/>
                <w:sz w:val="14"/>
                <w:szCs w:val="14"/>
              </w:rPr>
              <w:t>RAN1</w:t>
            </w:r>
          </w:p>
        </w:tc>
        <w:tc>
          <w:tcPr>
            <w:tcW w:w="994" w:type="dxa"/>
          </w:tcPr>
          <w:p w14:paraId="202C7BAA" w14:textId="522F6094" w:rsidR="00FF7F9A" w:rsidRPr="00FF7F9A" w:rsidRDefault="00FF7F9A" w:rsidP="00FF7F9A">
            <w:pPr>
              <w:rPr>
                <w:rFonts w:ascii="Arial" w:hAnsi="Arial" w:cs="Arial"/>
                <w:sz w:val="14"/>
                <w:szCs w:val="14"/>
              </w:rPr>
            </w:pPr>
            <w:r w:rsidRPr="00FF7F9A">
              <w:rPr>
                <w:rFonts w:ascii="Arial" w:hAnsi="Arial" w:cs="Arial"/>
                <w:sz w:val="14"/>
                <w:szCs w:val="14"/>
              </w:rPr>
              <w:t>RAN2</w:t>
            </w:r>
          </w:p>
        </w:tc>
        <w:tc>
          <w:tcPr>
            <w:tcW w:w="1120" w:type="dxa"/>
          </w:tcPr>
          <w:p w14:paraId="6590F27C" w14:textId="7E990127" w:rsidR="00FF7F9A" w:rsidRPr="00FF7F9A" w:rsidRDefault="00FF7F9A" w:rsidP="00FF7F9A">
            <w:pPr>
              <w:rPr>
                <w:rFonts w:ascii="Arial" w:hAnsi="Arial" w:cs="Arial"/>
                <w:sz w:val="14"/>
                <w:szCs w:val="14"/>
              </w:rPr>
            </w:pPr>
            <w:r w:rsidRPr="00FF7F9A">
              <w:rPr>
                <w:rFonts w:ascii="Arial" w:hAnsi="Arial" w:cs="Arial"/>
                <w:sz w:val="14"/>
                <w:szCs w:val="14"/>
              </w:rPr>
              <w:t>R4-2120652</w:t>
            </w:r>
          </w:p>
        </w:tc>
        <w:tc>
          <w:tcPr>
            <w:tcW w:w="1062" w:type="dxa"/>
          </w:tcPr>
          <w:p w14:paraId="04B37510" w14:textId="77777777" w:rsidR="00FF7F9A" w:rsidRPr="00FF7F9A" w:rsidRDefault="00FF7F9A" w:rsidP="00FF7F9A">
            <w:pPr>
              <w:rPr>
                <w:rFonts w:ascii="Arial" w:hAnsi="Arial" w:cs="Arial"/>
                <w:sz w:val="14"/>
                <w:szCs w:val="14"/>
              </w:rPr>
            </w:pPr>
          </w:p>
        </w:tc>
      </w:tr>
      <w:tr w:rsidR="00FF7F9A" w:rsidRPr="00FF7F9A" w14:paraId="11BD333E" w14:textId="77777777" w:rsidTr="00EF3281">
        <w:trPr>
          <w:trHeight w:val="20"/>
          <w:jc w:val="center"/>
        </w:trPr>
        <w:tc>
          <w:tcPr>
            <w:tcW w:w="1094" w:type="dxa"/>
          </w:tcPr>
          <w:p w14:paraId="270D74FF" w14:textId="140E14A6" w:rsidR="00FF7F9A" w:rsidRPr="00FF7F9A" w:rsidRDefault="002328C4" w:rsidP="00FF7F9A">
            <w:pPr>
              <w:rPr>
                <w:rFonts w:ascii="Arial" w:hAnsi="Arial" w:cs="Arial"/>
                <w:sz w:val="14"/>
                <w:szCs w:val="14"/>
              </w:rPr>
            </w:pPr>
            <w:hyperlink r:id="rId2676" w:history="1">
              <w:r w:rsidR="004371F4">
                <w:rPr>
                  <w:rStyle w:val="Hyperlink"/>
                  <w:rFonts w:ascii="Arial" w:hAnsi="Arial" w:cs="Arial"/>
                  <w:sz w:val="14"/>
                  <w:szCs w:val="14"/>
                </w:rPr>
                <w:t>R1-2200873</w:t>
              </w:r>
            </w:hyperlink>
          </w:p>
        </w:tc>
        <w:tc>
          <w:tcPr>
            <w:tcW w:w="2646" w:type="dxa"/>
          </w:tcPr>
          <w:p w14:paraId="4A4E1C59" w14:textId="564FE15D" w:rsidR="00FF7F9A" w:rsidRPr="00FF7F9A" w:rsidRDefault="00FF7F9A" w:rsidP="00FF7F9A">
            <w:pPr>
              <w:rPr>
                <w:rFonts w:ascii="Arial" w:hAnsi="Arial" w:cs="Arial"/>
                <w:sz w:val="14"/>
                <w:szCs w:val="14"/>
              </w:rPr>
            </w:pPr>
            <w:r w:rsidRPr="00FF7F9A">
              <w:rPr>
                <w:rFonts w:ascii="Arial" w:hAnsi="Arial" w:cs="Arial"/>
                <w:sz w:val="14"/>
                <w:szCs w:val="14"/>
              </w:rPr>
              <w:t>LS on configuration of p-MaxEUTRA and p-NR-FR1</w:t>
            </w:r>
          </w:p>
        </w:tc>
        <w:tc>
          <w:tcPr>
            <w:tcW w:w="1583" w:type="dxa"/>
          </w:tcPr>
          <w:p w14:paraId="31A267A3" w14:textId="51858EA4" w:rsidR="00FF7F9A" w:rsidRPr="00FF7F9A" w:rsidRDefault="00FF7F9A" w:rsidP="00FF7F9A">
            <w:pPr>
              <w:rPr>
                <w:rFonts w:ascii="Arial" w:hAnsi="Arial" w:cs="Arial"/>
                <w:sz w:val="14"/>
                <w:szCs w:val="14"/>
              </w:rPr>
            </w:pPr>
            <w:r w:rsidRPr="00FF7F9A">
              <w:rPr>
                <w:rFonts w:ascii="Arial" w:hAnsi="Arial" w:cs="Arial"/>
                <w:sz w:val="14"/>
                <w:szCs w:val="14"/>
              </w:rPr>
              <w:t>RAN5, Huawei</w:t>
            </w:r>
          </w:p>
        </w:tc>
        <w:tc>
          <w:tcPr>
            <w:tcW w:w="909" w:type="dxa"/>
          </w:tcPr>
          <w:p w14:paraId="3E6EA1DF" w14:textId="0BBE0BF6"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Rel-15</w:t>
            </w:r>
          </w:p>
        </w:tc>
        <w:tc>
          <w:tcPr>
            <w:tcW w:w="2600" w:type="dxa"/>
          </w:tcPr>
          <w:p w14:paraId="3544B0B1" w14:textId="14DDA2CE"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NR_newRAT-Core</w:t>
            </w:r>
          </w:p>
        </w:tc>
        <w:tc>
          <w:tcPr>
            <w:tcW w:w="1065" w:type="dxa"/>
          </w:tcPr>
          <w:p w14:paraId="273B577C" w14:textId="77777777" w:rsidR="00FF7F9A" w:rsidRPr="00FF7F9A" w:rsidRDefault="00FF7F9A" w:rsidP="00FF7F9A">
            <w:pPr>
              <w:rPr>
                <w:rFonts w:ascii="Arial" w:hAnsi="Arial" w:cs="Arial"/>
                <w:sz w:val="14"/>
                <w:szCs w:val="14"/>
              </w:rPr>
            </w:pPr>
          </w:p>
        </w:tc>
        <w:tc>
          <w:tcPr>
            <w:tcW w:w="994" w:type="dxa"/>
          </w:tcPr>
          <w:p w14:paraId="2A97FA14" w14:textId="15BB626D" w:rsidR="00FF7F9A" w:rsidRPr="00FF7F9A" w:rsidRDefault="00FF7F9A" w:rsidP="00FF7F9A">
            <w:pPr>
              <w:rPr>
                <w:rFonts w:ascii="Arial" w:hAnsi="Arial" w:cs="Arial"/>
                <w:sz w:val="14"/>
                <w:szCs w:val="14"/>
                <w:lang w:val="fr-FR"/>
              </w:rPr>
            </w:pPr>
            <w:r w:rsidRPr="00FF7F9A">
              <w:rPr>
                <w:rFonts w:ascii="Arial" w:hAnsi="Arial" w:cs="Arial"/>
                <w:sz w:val="14"/>
                <w:szCs w:val="14"/>
              </w:rPr>
              <w:t>RAN1, RAN2, RAN4</w:t>
            </w:r>
          </w:p>
        </w:tc>
        <w:tc>
          <w:tcPr>
            <w:tcW w:w="994" w:type="dxa"/>
          </w:tcPr>
          <w:p w14:paraId="2361966D" w14:textId="77777777" w:rsidR="00FF7F9A" w:rsidRPr="00FF7F9A" w:rsidRDefault="00FF7F9A" w:rsidP="00FF7F9A">
            <w:pPr>
              <w:rPr>
                <w:rFonts w:ascii="Arial" w:hAnsi="Arial" w:cs="Arial"/>
                <w:sz w:val="14"/>
                <w:szCs w:val="14"/>
              </w:rPr>
            </w:pPr>
          </w:p>
        </w:tc>
        <w:tc>
          <w:tcPr>
            <w:tcW w:w="1120" w:type="dxa"/>
          </w:tcPr>
          <w:p w14:paraId="71D4A02C" w14:textId="50BB9BCE" w:rsidR="00FF7F9A" w:rsidRPr="00FF7F9A" w:rsidRDefault="00FF7F9A" w:rsidP="00FF7F9A">
            <w:pPr>
              <w:rPr>
                <w:rFonts w:ascii="Arial" w:hAnsi="Arial" w:cs="Arial"/>
                <w:sz w:val="14"/>
                <w:szCs w:val="14"/>
              </w:rPr>
            </w:pPr>
            <w:r w:rsidRPr="00FF7F9A">
              <w:rPr>
                <w:rFonts w:ascii="Arial" w:hAnsi="Arial" w:cs="Arial"/>
                <w:sz w:val="14"/>
                <w:szCs w:val="14"/>
              </w:rPr>
              <w:t>R5-217995</w:t>
            </w:r>
          </w:p>
        </w:tc>
        <w:tc>
          <w:tcPr>
            <w:tcW w:w="1062" w:type="dxa"/>
          </w:tcPr>
          <w:p w14:paraId="0511AA41" w14:textId="77777777" w:rsidR="00FF7F9A" w:rsidRPr="00FF7F9A" w:rsidRDefault="00FF7F9A" w:rsidP="00FF7F9A">
            <w:pPr>
              <w:rPr>
                <w:rFonts w:ascii="Arial" w:hAnsi="Arial" w:cs="Arial"/>
                <w:sz w:val="14"/>
                <w:szCs w:val="14"/>
              </w:rPr>
            </w:pPr>
          </w:p>
        </w:tc>
      </w:tr>
      <w:tr w:rsidR="00FF7F9A" w:rsidRPr="00FF7F9A" w14:paraId="3B3395E2" w14:textId="77777777" w:rsidTr="00EF3281">
        <w:trPr>
          <w:trHeight w:val="20"/>
          <w:jc w:val="center"/>
        </w:trPr>
        <w:tc>
          <w:tcPr>
            <w:tcW w:w="1094" w:type="dxa"/>
          </w:tcPr>
          <w:p w14:paraId="22638AC5" w14:textId="4AAB07D8" w:rsidR="00FF7F9A" w:rsidRPr="00FF7F9A" w:rsidRDefault="002328C4" w:rsidP="00FF7F9A">
            <w:pPr>
              <w:rPr>
                <w:rFonts w:ascii="Arial" w:hAnsi="Arial" w:cs="Arial"/>
                <w:sz w:val="14"/>
                <w:szCs w:val="14"/>
              </w:rPr>
            </w:pPr>
            <w:hyperlink r:id="rId2677" w:history="1">
              <w:r w:rsidR="004371F4">
                <w:rPr>
                  <w:rStyle w:val="Hyperlink"/>
                  <w:rFonts w:ascii="Arial" w:hAnsi="Arial" w:cs="Arial"/>
                  <w:sz w:val="14"/>
                  <w:szCs w:val="14"/>
                </w:rPr>
                <w:t>R1-2200874</w:t>
              </w:r>
            </w:hyperlink>
          </w:p>
        </w:tc>
        <w:tc>
          <w:tcPr>
            <w:tcW w:w="2646" w:type="dxa"/>
          </w:tcPr>
          <w:p w14:paraId="5FCF78B6" w14:textId="020B7E67" w:rsidR="00FF7F9A" w:rsidRPr="00FF7F9A" w:rsidRDefault="00FF7F9A" w:rsidP="00FF7F9A">
            <w:pPr>
              <w:rPr>
                <w:rFonts w:ascii="Arial" w:hAnsi="Arial" w:cs="Arial"/>
                <w:sz w:val="14"/>
                <w:szCs w:val="14"/>
              </w:rPr>
            </w:pPr>
            <w:r w:rsidRPr="00FF7F9A">
              <w:rPr>
                <w:rFonts w:ascii="Arial" w:hAnsi="Arial" w:cs="Arial"/>
                <w:sz w:val="14"/>
                <w:szCs w:val="14"/>
              </w:rPr>
              <w:t>Reply LS on initial access for 60 GHz</w:t>
            </w:r>
          </w:p>
        </w:tc>
        <w:tc>
          <w:tcPr>
            <w:tcW w:w="1583" w:type="dxa"/>
          </w:tcPr>
          <w:p w14:paraId="3556D375" w14:textId="0DFCDF4E" w:rsidR="00FF7F9A" w:rsidRPr="00FF7F9A" w:rsidRDefault="00FF7F9A" w:rsidP="00FF7F9A">
            <w:pPr>
              <w:rPr>
                <w:rFonts w:ascii="Arial" w:hAnsi="Arial" w:cs="Arial"/>
                <w:sz w:val="14"/>
                <w:szCs w:val="14"/>
              </w:rPr>
            </w:pPr>
            <w:r w:rsidRPr="00FF7F9A">
              <w:rPr>
                <w:rFonts w:ascii="Arial" w:hAnsi="Arial" w:cs="Arial"/>
                <w:sz w:val="14"/>
                <w:szCs w:val="14"/>
              </w:rPr>
              <w:t>RAN2, Intel</w:t>
            </w:r>
          </w:p>
        </w:tc>
        <w:tc>
          <w:tcPr>
            <w:tcW w:w="909" w:type="dxa"/>
          </w:tcPr>
          <w:p w14:paraId="5EFAF436" w14:textId="390F7B6C"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Rel-17</w:t>
            </w:r>
          </w:p>
        </w:tc>
        <w:tc>
          <w:tcPr>
            <w:tcW w:w="2600" w:type="dxa"/>
          </w:tcPr>
          <w:p w14:paraId="5C77AB1C" w14:textId="21FE9EAD"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NR_ext_to_71GHz-Core</w:t>
            </w:r>
          </w:p>
        </w:tc>
        <w:tc>
          <w:tcPr>
            <w:tcW w:w="1065" w:type="dxa"/>
          </w:tcPr>
          <w:p w14:paraId="75EC35CC" w14:textId="401A0E6A" w:rsidR="00FF7F9A" w:rsidRPr="00FF7F9A" w:rsidRDefault="00FF7F9A" w:rsidP="00FF7F9A">
            <w:pPr>
              <w:rPr>
                <w:rFonts w:ascii="Arial" w:hAnsi="Arial" w:cs="Arial"/>
                <w:sz w:val="14"/>
                <w:szCs w:val="14"/>
              </w:rPr>
            </w:pPr>
            <w:r w:rsidRPr="00FF7F9A">
              <w:rPr>
                <w:rFonts w:ascii="Arial" w:hAnsi="Arial" w:cs="Arial"/>
                <w:sz w:val="14"/>
                <w:szCs w:val="14"/>
              </w:rPr>
              <w:t>R1-2112805</w:t>
            </w:r>
          </w:p>
        </w:tc>
        <w:tc>
          <w:tcPr>
            <w:tcW w:w="994" w:type="dxa"/>
          </w:tcPr>
          <w:p w14:paraId="01D8D125" w14:textId="42A7E1DB" w:rsidR="00FF7F9A" w:rsidRPr="00FF7F9A" w:rsidRDefault="00FF7F9A" w:rsidP="00FF7F9A">
            <w:pPr>
              <w:rPr>
                <w:rFonts w:ascii="Arial" w:hAnsi="Arial" w:cs="Arial"/>
                <w:sz w:val="14"/>
                <w:szCs w:val="14"/>
              </w:rPr>
            </w:pPr>
            <w:r w:rsidRPr="00FF7F9A">
              <w:rPr>
                <w:rFonts w:ascii="Arial" w:hAnsi="Arial" w:cs="Arial"/>
                <w:sz w:val="14"/>
                <w:szCs w:val="14"/>
              </w:rPr>
              <w:t>RAN1</w:t>
            </w:r>
          </w:p>
        </w:tc>
        <w:tc>
          <w:tcPr>
            <w:tcW w:w="994" w:type="dxa"/>
          </w:tcPr>
          <w:p w14:paraId="75DC19A2" w14:textId="77777777" w:rsidR="00FF7F9A" w:rsidRPr="00FF7F9A" w:rsidRDefault="00FF7F9A" w:rsidP="00FF7F9A">
            <w:pPr>
              <w:rPr>
                <w:rFonts w:ascii="Arial" w:hAnsi="Arial" w:cs="Arial"/>
                <w:sz w:val="14"/>
                <w:szCs w:val="14"/>
              </w:rPr>
            </w:pPr>
          </w:p>
        </w:tc>
        <w:tc>
          <w:tcPr>
            <w:tcW w:w="1120" w:type="dxa"/>
          </w:tcPr>
          <w:p w14:paraId="17D0479B" w14:textId="3D90773C" w:rsidR="00FF7F9A" w:rsidRPr="00FF7F9A" w:rsidRDefault="00FF7F9A" w:rsidP="00FF7F9A">
            <w:pPr>
              <w:rPr>
                <w:rFonts w:ascii="Arial" w:hAnsi="Arial" w:cs="Arial"/>
                <w:sz w:val="14"/>
                <w:szCs w:val="14"/>
              </w:rPr>
            </w:pPr>
            <w:r w:rsidRPr="00FF7F9A">
              <w:rPr>
                <w:rFonts w:ascii="Arial" w:hAnsi="Arial" w:cs="Arial"/>
                <w:sz w:val="14"/>
                <w:szCs w:val="14"/>
              </w:rPr>
              <w:t>R2-2201720</w:t>
            </w:r>
          </w:p>
        </w:tc>
        <w:tc>
          <w:tcPr>
            <w:tcW w:w="1062" w:type="dxa"/>
          </w:tcPr>
          <w:p w14:paraId="2C57B125" w14:textId="77777777" w:rsidR="00FF7F9A" w:rsidRPr="00FF7F9A" w:rsidRDefault="00FF7F9A" w:rsidP="00FF7F9A">
            <w:pPr>
              <w:rPr>
                <w:rFonts w:ascii="Arial" w:hAnsi="Arial" w:cs="Arial"/>
                <w:sz w:val="14"/>
                <w:szCs w:val="14"/>
              </w:rPr>
            </w:pPr>
          </w:p>
        </w:tc>
      </w:tr>
      <w:tr w:rsidR="00FF7F9A" w:rsidRPr="00FF7F9A" w14:paraId="53144C83" w14:textId="77777777" w:rsidTr="00EF3281">
        <w:trPr>
          <w:trHeight w:val="20"/>
          <w:jc w:val="center"/>
        </w:trPr>
        <w:tc>
          <w:tcPr>
            <w:tcW w:w="1094" w:type="dxa"/>
          </w:tcPr>
          <w:p w14:paraId="4509D6D8" w14:textId="4BE49470" w:rsidR="00FF7F9A" w:rsidRPr="00FF7F9A" w:rsidRDefault="002328C4" w:rsidP="00FF7F9A">
            <w:pPr>
              <w:rPr>
                <w:rFonts w:ascii="Arial" w:hAnsi="Arial" w:cs="Arial"/>
                <w:sz w:val="14"/>
                <w:szCs w:val="14"/>
              </w:rPr>
            </w:pPr>
            <w:hyperlink r:id="rId2678" w:history="1">
              <w:r w:rsidR="004371F4">
                <w:rPr>
                  <w:rStyle w:val="Hyperlink"/>
                  <w:rFonts w:ascii="Arial" w:hAnsi="Arial" w:cs="Arial"/>
                  <w:sz w:val="14"/>
                  <w:szCs w:val="14"/>
                </w:rPr>
                <w:t>R1-2200875</w:t>
              </w:r>
            </w:hyperlink>
          </w:p>
        </w:tc>
        <w:tc>
          <w:tcPr>
            <w:tcW w:w="2646" w:type="dxa"/>
          </w:tcPr>
          <w:p w14:paraId="2583EAD8" w14:textId="75D9B94F" w:rsidR="00FF7F9A" w:rsidRPr="00FF7F9A" w:rsidRDefault="00FF7F9A" w:rsidP="00FF7F9A">
            <w:pPr>
              <w:rPr>
                <w:rFonts w:ascii="Arial" w:hAnsi="Arial" w:cs="Arial"/>
                <w:sz w:val="14"/>
                <w:szCs w:val="14"/>
              </w:rPr>
            </w:pPr>
            <w:r w:rsidRPr="00FF7F9A">
              <w:rPr>
                <w:rFonts w:ascii="Arial" w:hAnsi="Arial" w:cs="Arial"/>
                <w:sz w:val="14"/>
                <w:szCs w:val="14"/>
              </w:rPr>
              <w:t>LS on NTN-specific SIB</w:t>
            </w:r>
          </w:p>
        </w:tc>
        <w:tc>
          <w:tcPr>
            <w:tcW w:w="1583" w:type="dxa"/>
          </w:tcPr>
          <w:p w14:paraId="50D53A28" w14:textId="3CA6FDBE" w:rsidR="00FF7F9A" w:rsidRPr="00FF7F9A" w:rsidRDefault="00FF7F9A" w:rsidP="00FF7F9A">
            <w:pPr>
              <w:rPr>
                <w:rFonts w:ascii="Arial" w:hAnsi="Arial" w:cs="Arial"/>
                <w:sz w:val="14"/>
                <w:szCs w:val="14"/>
              </w:rPr>
            </w:pPr>
            <w:r w:rsidRPr="00FF7F9A">
              <w:rPr>
                <w:rFonts w:ascii="Arial" w:hAnsi="Arial" w:cs="Arial"/>
                <w:sz w:val="14"/>
                <w:szCs w:val="14"/>
              </w:rPr>
              <w:t>RAN2, Huawei</w:t>
            </w:r>
          </w:p>
        </w:tc>
        <w:tc>
          <w:tcPr>
            <w:tcW w:w="909" w:type="dxa"/>
          </w:tcPr>
          <w:p w14:paraId="1F24FAA2" w14:textId="6D61272E"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Rel-17</w:t>
            </w:r>
          </w:p>
        </w:tc>
        <w:tc>
          <w:tcPr>
            <w:tcW w:w="2600" w:type="dxa"/>
          </w:tcPr>
          <w:p w14:paraId="68AFD41E" w14:textId="432902A7" w:rsidR="00FF7F9A" w:rsidRPr="00FF7F9A" w:rsidRDefault="00FF7F9A" w:rsidP="00FF7F9A">
            <w:pPr>
              <w:rPr>
                <w:rStyle w:val="Hyperlink"/>
                <w:rFonts w:ascii="Arial" w:hAnsi="Arial" w:cs="Arial"/>
                <w:bCs/>
                <w:color w:val="auto"/>
                <w:sz w:val="14"/>
                <w:szCs w:val="14"/>
                <w:u w:val="none"/>
                <w:lang w:val="fr-FR"/>
              </w:rPr>
            </w:pPr>
            <w:r w:rsidRPr="00FF7F9A">
              <w:rPr>
                <w:rFonts w:ascii="Arial" w:hAnsi="Arial" w:cs="Arial"/>
                <w:sz w:val="14"/>
                <w:szCs w:val="14"/>
              </w:rPr>
              <w:t>NR_NTN_solutions-Core</w:t>
            </w:r>
          </w:p>
        </w:tc>
        <w:tc>
          <w:tcPr>
            <w:tcW w:w="1065" w:type="dxa"/>
          </w:tcPr>
          <w:p w14:paraId="3C6976BD" w14:textId="77777777" w:rsidR="00FF7F9A" w:rsidRPr="00FF7F9A" w:rsidRDefault="00FF7F9A" w:rsidP="00FF7F9A">
            <w:pPr>
              <w:rPr>
                <w:rFonts w:ascii="Arial" w:hAnsi="Arial" w:cs="Arial"/>
                <w:sz w:val="14"/>
                <w:szCs w:val="14"/>
              </w:rPr>
            </w:pPr>
          </w:p>
        </w:tc>
        <w:tc>
          <w:tcPr>
            <w:tcW w:w="994" w:type="dxa"/>
          </w:tcPr>
          <w:p w14:paraId="34FD0375" w14:textId="17578CB9" w:rsidR="00FF7F9A" w:rsidRPr="00FF7F9A" w:rsidRDefault="00FF7F9A" w:rsidP="00FF7F9A">
            <w:pPr>
              <w:rPr>
                <w:rFonts w:ascii="Arial" w:hAnsi="Arial" w:cs="Arial"/>
                <w:sz w:val="14"/>
                <w:szCs w:val="14"/>
                <w:lang w:val="fr-FR"/>
              </w:rPr>
            </w:pPr>
            <w:r w:rsidRPr="00FF7F9A">
              <w:rPr>
                <w:rFonts w:ascii="Arial" w:hAnsi="Arial" w:cs="Arial"/>
                <w:sz w:val="14"/>
                <w:szCs w:val="14"/>
              </w:rPr>
              <w:t>RAN1</w:t>
            </w:r>
          </w:p>
        </w:tc>
        <w:tc>
          <w:tcPr>
            <w:tcW w:w="994" w:type="dxa"/>
          </w:tcPr>
          <w:p w14:paraId="697A6E54" w14:textId="77777777" w:rsidR="00FF7F9A" w:rsidRPr="00FF7F9A" w:rsidRDefault="00FF7F9A" w:rsidP="00FF7F9A">
            <w:pPr>
              <w:rPr>
                <w:rFonts w:ascii="Arial" w:hAnsi="Arial" w:cs="Arial"/>
                <w:sz w:val="14"/>
                <w:szCs w:val="14"/>
              </w:rPr>
            </w:pPr>
          </w:p>
        </w:tc>
        <w:tc>
          <w:tcPr>
            <w:tcW w:w="1120" w:type="dxa"/>
          </w:tcPr>
          <w:p w14:paraId="18E769A7" w14:textId="14BE56B3" w:rsidR="00FF7F9A" w:rsidRPr="00FF7F9A" w:rsidRDefault="00FF7F9A" w:rsidP="00FF7F9A">
            <w:pPr>
              <w:rPr>
                <w:rFonts w:ascii="Arial" w:hAnsi="Arial" w:cs="Arial"/>
                <w:sz w:val="14"/>
                <w:szCs w:val="14"/>
              </w:rPr>
            </w:pPr>
            <w:r w:rsidRPr="00FF7F9A">
              <w:rPr>
                <w:rFonts w:ascii="Arial" w:hAnsi="Arial" w:cs="Arial"/>
                <w:sz w:val="14"/>
                <w:szCs w:val="14"/>
              </w:rPr>
              <w:t>R2-2201757</w:t>
            </w:r>
          </w:p>
        </w:tc>
        <w:tc>
          <w:tcPr>
            <w:tcW w:w="1062" w:type="dxa"/>
          </w:tcPr>
          <w:p w14:paraId="00CCFD0B" w14:textId="77777777" w:rsidR="00FF7F9A" w:rsidRPr="00FF7F9A" w:rsidRDefault="00FF7F9A" w:rsidP="00FF7F9A">
            <w:pPr>
              <w:rPr>
                <w:rFonts w:ascii="Arial" w:hAnsi="Arial" w:cs="Arial"/>
                <w:sz w:val="14"/>
                <w:szCs w:val="14"/>
              </w:rPr>
            </w:pPr>
          </w:p>
        </w:tc>
      </w:tr>
      <w:tr w:rsidR="00FF7F9A" w:rsidRPr="00FF7F9A" w14:paraId="16A12212" w14:textId="77777777" w:rsidTr="00EF3281">
        <w:trPr>
          <w:trHeight w:val="20"/>
          <w:jc w:val="center"/>
        </w:trPr>
        <w:tc>
          <w:tcPr>
            <w:tcW w:w="1094" w:type="dxa"/>
          </w:tcPr>
          <w:p w14:paraId="4CC81C4D" w14:textId="03C88BF1" w:rsidR="00FF7F9A" w:rsidRPr="00FF7F9A" w:rsidRDefault="002328C4" w:rsidP="00FF7F9A">
            <w:pPr>
              <w:rPr>
                <w:rFonts w:ascii="Arial" w:hAnsi="Arial" w:cs="Arial"/>
                <w:sz w:val="14"/>
                <w:szCs w:val="14"/>
              </w:rPr>
            </w:pPr>
            <w:hyperlink r:id="rId2679" w:history="1">
              <w:r w:rsidR="004371F4">
                <w:rPr>
                  <w:rStyle w:val="Hyperlink"/>
                  <w:rFonts w:ascii="Arial" w:hAnsi="Arial" w:cs="Arial"/>
                  <w:sz w:val="14"/>
                  <w:szCs w:val="14"/>
                </w:rPr>
                <w:t>R1-2200876</w:t>
              </w:r>
            </w:hyperlink>
          </w:p>
        </w:tc>
        <w:tc>
          <w:tcPr>
            <w:tcW w:w="2646" w:type="dxa"/>
          </w:tcPr>
          <w:p w14:paraId="33F28BB1" w14:textId="4DE52AD4" w:rsidR="00FF7F9A" w:rsidRPr="00FF7F9A" w:rsidRDefault="00FF7F9A" w:rsidP="00FF7F9A">
            <w:pPr>
              <w:rPr>
                <w:rFonts w:ascii="Arial" w:hAnsi="Arial" w:cs="Arial"/>
                <w:sz w:val="14"/>
                <w:szCs w:val="14"/>
              </w:rPr>
            </w:pPr>
            <w:r w:rsidRPr="00FF7F9A">
              <w:rPr>
                <w:rFonts w:ascii="Arial" w:hAnsi="Arial" w:cs="Arial"/>
                <w:sz w:val="14"/>
                <w:szCs w:val="14"/>
              </w:rPr>
              <w:t>Reply LS on the use of NCD-SSB or CSI-RS in DL BWPs for RedCap UEs</w:t>
            </w:r>
          </w:p>
        </w:tc>
        <w:tc>
          <w:tcPr>
            <w:tcW w:w="1583" w:type="dxa"/>
          </w:tcPr>
          <w:p w14:paraId="7AE5D758" w14:textId="6BA8F4EF" w:rsidR="00FF7F9A" w:rsidRPr="00FF7F9A" w:rsidRDefault="00FF7F9A" w:rsidP="00FF7F9A">
            <w:pPr>
              <w:rPr>
                <w:rFonts w:ascii="Arial" w:hAnsi="Arial" w:cs="Arial"/>
                <w:sz w:val="14"/>
                <w:szCs w:val="14"/>
              </w:rPr>
            </w:pPr>
            <w:r w:rsidRPr="00FF7F9A">
              <w:rPr>
                <w:rFonts w:ascii="Arial" w:hAnsi="Arial" w:cs="Arial"/>
                <w:sz w:val="14"/>
                <w:szCs w:val="14"/>
              </w:rPr>
              <w:t>RAN2, Ericsson</w:t>
            </w:r>
          </w:p>
        </w:tc>
        <w:tc>
          <w:tcPr>
            <w:tcW w:w="909" w:type="dxa"/>
          </w:tcPr>
          <w:p w14:paraId="5E834733" w14:textId="4BC96092"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Rel-17</w:t>
            </w:r>
          </w:p>
        </w:tc>
        <w:tc>
          <w:tcPr>
            <w:tcW w:w="2600" w:type="dxa"/>
          </w:tcPr>
          <w:p w14:paraId="6D4F4FA8" w14:textId="078AA2AD" w:rsidR="00FF7F9A" w:rsidRPr="00FF7F9A" w:rsidRDefault="00FF7F9A" w:rsidP="00FF7F9A">
            <w:pPr>
              <w:rPr>
                <w:rStyle w:val="Hyperlink"/>
                <w:rFonts w:ascii="Arial" w:hAnsi="Arial" w:cs="Arial"/>
                <w:bCs/>
                <w:color w:val="auto"/>
                <w:sz w:val="14"/>
                <w:szCs w:val="14"/>
                <w:u w:val="none"/>
                <w:lang w:val="fr-FR"/>
              </w:rPr>
            </w:pPr>
            <w:r w:rsidRPr="00FF7F9A">
              <w:rPr>
                <w:rFonts w:ascii="Arial" w:hAnsi="Arial" w:cs="Arial"/>
                <w:sz w:val="14"/>
                <w:szCs w:val="14"/>
              </w:rPr>
              <w:t>NR_redcap-Core</w:t>
            </w:r>
          </w:p>
        </w:tc>
        <w:tc>
          <w:tcPr>
            <w:tcW w:w="1065" w:type="dxa"/>
          </w:tcPr>
          <w:p w14:paraId="16AFE1F6" w14:textId="6C8F6DF5" w:rsidR="00FF7F9A" w:rsidRPr="00FF7F9A" w:rsidRDefault="00FF7F9A" w:rsidP="00FF7F9A">
            <w:pPr>
              <w:rPr>
                <w:rFonts w:ascii="Arial" w:hAnsi="Arial" w:cs="Arial"/>
                <w:sz w:val="14"/>
                <w:szCs w:val="14"/>
              </w:rPr>
            </w:pPr>
            <w:r w:rsidRPr="00FF7F9A">
              <w:rPr>
                <w:rFonts w:ascii="Arial" w:hAnsi="Arial" w:cs="Arial"/>
                <w:sz w:val="14"/>
                <w:szCs w:val="14"/>
              </w:rPr>
              <w:t>R1-2112802</w:t>
            </w:r>
          </w:p>
        </w:tc>
        <w:tc>
          <w:tcPr>
            <w:tcW w:w="994" w:type="dxa"/>
          </w:tcPr>
          <w:p w14:paraId="747C4CA4" w14:textId="557A4929" w:rsidR="00FF7F9A" w:rsidRPr="00FF7F9A" w:rsidRDefault="00FF7F9A" w:rsidP="00FF7F9A">
            <w:pPr>
              <w:rPr>
                <w:rFonts w:ascii="Arial" w:hAnsi="Arial" w:cs="Arial"/>
                <w:sz w:val="14"/>
                <w:szCs w:val="14"/>
                <w:lang w:val="fr-FR"/>
              </w:rPr>
            </w:pPr>
            <w:r w:rsidRPr="00FF7F9A">
              <w:rPr>
                <w:rFonts w:ascii="Arial" w:hAnsi="Arial" w:cs="Arial"/>
                <w:sz w:val="14"/>
                <w:szCs w:val="14"/>
              </w:rPr>
              <w:t>RAN1</w:t>
            </w:r>
          </w:p>
        </w:tc>
        <w:tc>
          <w:tcPr>
            <w:tcW w:w="994" w:type="dxa"/>
          </w:tcPr>
          <w:p w14:paraId="5F952B35" w14:textId="4F559F28" w:rsidR="00FF7F9A" w:rsidRPr="00FF7F9A" w:rsidRDefault="00FF7F9A" w:rsidP="00FF7F9A">
            <w:pPr>
              <w:rPr>
                <w:rFonts w:ascii="Arial" w:hAnsi="Arial" w:cs="Arial"/>
                <w:sz w:val="14"/>
                <w:szCs w:val="14"/>
              </w:rPr>
            </w:pPr>
            <w:r w:rsidRPr="00FF7F9A">
              <w:rPr>
                <w:rFonts w:ascii="Arial" w:hAnsi="Arial" w:cs="Arial"/>
                <w:sz w:val="14"/>
                <w:szCs w:val="14"/>
              </w:rPr>
              <w:t>RAN4</w:t>
            </w:r>
          </w:p>
        </w:tc>
        <w:tc>
          <w:tcPr>
            <w:tcW w:w="1120" w:type="dxa"/>
          </w:tcPr>
          <w:p w14:paraId="78A7855D" w14:textId="22C7A5A3" w:rsidR="00FF7F9A" w:rsidRPr="00FF7F9A" w:rsidRDefault="00FF7F9A" w:rsidP="00FF7F9A">
            <w:pPr>
              <w:rPr>
                <w:rFonts w:ascii="Arial" w:hAnsi="Arial" w:cs="Arial"/>
                <w:sz w:val="14"/>
                <w:szCs w:val="14"/>
              </w:rPr>
            </w:pPr>
            <w:r w:rsidRPr="00FF7F9A">
              <w:rPr>
                <w:rFonts w:ascii="Arial" w:hAnsi="Arial" w:cs="Arial"/>
                <w:sz w:val="14"/>
                <w:szCs w:val="14"/>
              </w:rPr>
              <w:t>R2-2201759</w:t>
            </w:r>
          </w:p>
        </w:tc>
        <w:tc>
          <w:tcPr>
            <w:tcW w:w="1062" w:type="dxa"/>
          </w:tcPr>
          <w:p w14:paraId="4DB43D51" w14:textId="77777777" w:rsidR="00FF7F9A" w:rsidRPr="00FF7F9A" w:rsidRDefault="00FF7F9A" w:rsidP="00FF7F9A">
            <w:pPr>
              <w:rPr>
                <w:rFonts w:ascii="Arial" w:hAnsi="Arial" w:cs="Arial"/>
                <w:sz w:val="14"/>
                <w:szCs w:val="14"/>
              </w:rPr>
            </w:pPr>
          </w:p>
        </w:tc>
      </w:tr>
      <w:tr w:rsidR="00FF7F9A" w:rsidRPr="00FF7F9A" w14:paraId="0B085D6A" w14:textId="77777777" w:rsidTr="00EF3281">
        <w:trPr>
          <w:trHeight w:val="20"/>
          <w:jc w:val="center"/>
        </w:trPr>
        <w:tc>
          <w:tcPr>
            <w:tcW w:w="1094" w:type="dxa"/>
          </w:tcPr>
          <w:p w14:paraId="3EA4D79E" w14:textId="276210C5" w:rsidR="00FF7F9A" w:rsidRPr="00FF7F9A" w:rsidRDefault="002328C4" w:rsidP="00FF7F9A">
            <w:pPr>
              <w:rPr>
                <w:rFonts w:ascii="Arial" w:hAnsi="Arial" w:cs="Arial"/>
                <w:sz w:val="14"/>
                <w:szCs w:val="14"/>
              </w:rPr>
            </w:pPr>
            <w:hyperlink r:id="rId2680" w:history="1">
              <w:r w:rsidR="004371F4">
                <w:rPr>
                  <w:rStyle w:val="Hyperlink"/>
                  <w:rFonts w:ascii="Arial" w:hAnsi="Arial" w:cs="Arial"/>
                  <w:sz w:val="14"/>
                  <w:szCs w:val="14"/>
                </w:rPr>
                <w:t>R1-2200877</w:t>
              </w:r>
            </w:hyperlink>
          </w:p>
        </w:tc>
        <w:tc>
          <w:tcPr>
            <w:tcW w:w="2646" w:type="dxa"/>
          </w:tcPr>
          <w:p w14:paraId="54F0A263" w14:textId="4CD2587C" w:rsidR="00FF7F9A" w:rsidRPr="00FF7F9A" w:rsidRDefault="00FF7F9A" w:rsidP="00FF7F9A">
            <w:pPr>
              <w:rPr>
                <w:rFonts w:ascii="Arial" w:hAnsi="Arial" w:cs="Arial"/>
                <w:sz w:val="14"/>
                <w:szCs w:val="14"/>
              </w:rPr>
            </w:pPr>
            <w:r w:rsidRPr="00FF7F9A">
              <w:rPr>
                <w:rFonts w:ascii="Arial" w:hAnsi="Arial" w:cs="Arial"/>
                <w:sz w:val="14"/>
                <w:szCs w:val="14"/>
              </w:rPr>
              <w:t>LS on RSRP measurement before Msg1 or MsgA retransmission</w:t>
            </w:r>
          </w:p>
        </w:tc>
        <w:tc>
          <w:tcPr>
            <w:tcW w:w="1583" w:type="dxa"/>
          </w:tcPr>
          <w:p w14:paraId="2E928F93" w14:textId="3C99683C" w:rsidR="00FF7F9A" w:rsidRPr="00FF7F9A" w:rsidRDefault="00FF7F9A" w:rsidP="00FF7F9A">
            <w:pPr>
              <w:rPr>
                <w:rFonts w:ascii="Arial" w:hAnsi="Arial" w:cs="Arial"/>
                <w:sz w:val="14"/>
                <w:szCs w:val="14"/>
              </w:rPr>
            </w:pPr>
            <w:r w:rsidRPr="00FF7F9A">
              <w:rPr>
                <w:rFonts w:ascii="Arial" w:hAnsi="Arial" w:cs="Arial"/>
                <w:sz w:val="14"/>
                <w:szCs w:val="14"/>
              </w:rPr>
              <w:t>RAN2, Ericsson</w:t>
            </w:r>
          </w:p>
        </w:tc>
        <w:tc>
          <w:tcPr>
            <w:tcW w:w="909" w:type="dxa"/>
          </w:tcPr>
          <w:p w14:paraId="479ACB8D" w14:textId="6440A1CF"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Rel-17</w:t>
            </w:r>
          </w:p>
        </w:tc>
        <w:tc>
          <w:tcPr>
            <w:tcW w:w="2600" w:type="dxa"/>
          </w:tcPr>
          <w:p w14:paraId="187FAF33" w14:textId="1E8C5E23" w:rsidR="00FF7F9A" w:rsidRPr="00FF7F9A" w:rsidRDefault="00FF7F9A" w:rsidP="00FF7F9A">
            <w:pPr>
              <w:rPr>
                <w:rStyle w:val="Hyperlink"/>
                <w:rFonts w:ascii="Arial" w:hAnsi="Arial" w:cs="Arial"/>
                <w:bCs/>
                <w:color w:val="auto"/>
                <w:sz w:val="14"/>
                <w:szCs w:val="14"/>
                <w:u w:val="none"/>
                <w:lang w:val="fr-FR"/>
              </w:rPr>
            </w:pPr>
            <w:r w:rsidRPr="00FF7F9A">
              <w:rPr>
                <w:rFonts w:ascii="Arial" w:hAnsi="Arial" w:cs="Arial"/>
                <w:sz w:val="14"/>
                <w:szCs w:val="14"/>
              </w:rPr>
              <w:t>NR_redcap-Core</w:t>
            </w:r>
          </w:p>
        </w:tc>
        <w:tc>
          <w:tcPr>
            <w:tcW w:w="1065" w:type="dxa"/>
          </w:tcPr>
          <w:p w14:paraId="7570FC3C" w14:textId="77777777" w:rsidR="00FF7F9A" w:rsidRPr="00FF7F9A" w:rsidRDefault="00FF7F9A" w:rsidP="00FF7F9A">
            <w:pPr>
              <w:rPr>
                <w:rFonts w:ascii="Arial" w:hAnsi="Arial" w:cs="Arial"/>
                <w:sz w:val="14"/>
                <w:szCs w:val="14"/>
              </w:rPr>
            </w:pPr>
          </w:p>
        </w:tc>
        <w:tc>
          <w:tcPr>
            <w:tcW w:w="994" w:type="dxa"/>
          </w:tcPr>
          <w:p w14:paraId="0A89794B" w14:textId="0A0439B0" w:rsidR="00FF7F9A" w:rsidRPr="00FF7F9A" w:rsidRDefault="00FF7F9A" w:rsidP="00FF7F9A">
            <w:pPr>
              <w:rPr>
                <w:rFonts w:ascii="Arial" w:hAnsi="Arial" w:cs="Arial"/>
                <w:sz w:val="14"/>
                <w:szCs w:val="14"/>
                <w:lang w:val="fr-FR"/>
              </w:rPr>
            </w:pPr>
            <w:r w:rsidRPr="00FF7F9A">
              <w:rPr>
                <w:rFonts w:ascii="Arial" w:hAnsi="Arial" w:cs="Arial"/>
                <w:sz w:val="14"/>
                <w:szCs w:val="14"/>
              </w:rPr>
              <w:t>RAN4, RAN1</w:t>
            </w:r>
          </w:p>
        </w:tc>
        <w:tc>
          <w:tcPr>
            <w:tcW w:w="994" w:type="dxa"/>
          </w:tcPr>
          <w:p w14:paraId="56FEF083" w14:textId="77777777" w:rsidR="00FF7F9A" w:rsidRPr="00FF7F9A" w:rsidRDefault="00FF7F9A" w:rsidP="00FF7F9A">
            <w:pPr>
              <w:rPr>
                <w:rFonts w:ascii="Arial" w:hAnsi="Arial" w:cs="Arial"/>
                <w:sz w:val="14"/>
                <w:szCs w:val="14"/>
              </w:rPr>
            </w:pPr>
          </w:p>
        </w:tc>
        <w:tc>
          <w:tcPr>
            <w:tcW w:w="1120" w:type="dxa"/>
          </w:tcPr>
          <w:p w14:paraId="0D5DA942" w14:textId="5F25C7AA" w:rsidR="00FF7F9A" w:rsidRPr="00FF7F9A" w:rsidRDefault="00FF7F9A" w:rsidP="00FF7F9A">
            <w:pPr>
              <w:rPr>
                <w:rFonts w:ascii="Arial" w:hAnsi="Arial" w:cs="Arial"/>
                <w:sz w:val="14"/>
                <w:szCs w:val="14"/>
              </w:rPr>
            </w:pPr>
            <w:r w:rsidRPr="00FF7F9A">
              <w:rPr>
                <w:rFonts w:ascii="Arial" w:hAnsi="Arial" w:cs="Arial"/>
                <w:sz w:val="14"/>
                <w:szCs w:val="14"/>
              </w:rPr>
              <w:t>R2-2201760</w:t>
            </w:r>
          </w:p>
        </w:tc>
        <w:tc>
          <w:tcPr>
            <w:tcW w:w="1062" w:type="dxa"/>
          </w:tcPr>
          <w:p w14:paraId="5D331062" w14:textId="77777777" w:rsidR="00FF7F9A" w:rsidRPr="00FF7F9A" w:rsidRDefault="00FF7F9A" w:rsidP="00FF7F9A">
            <w:pPr>
              <w:rPr>
                <w:rFonts w:ascii="Arial" w:hAnsi="Arial" w:cs="Arial"/>
                <w:sz w:val="14"/>
                <w:szCs w:val="14"/>
              </w:rPr>
            </w:pPr>
          </w:p>
        </w:tc>
      </w:tr>
      <w:tr w:rsidR="00FF7F9A" w:rsidRPr="00FF7F9A" w14:paraId="72D576D3" w14:textId="77777777" w:rsidTr="00EF3281">
        <w:trPr>
          <w:trHeight w:val="20"/>
          <w:jc w:val="center"/>
        </w:trPr>
        <w:tc>
          <w:tcPr>
            <w:tcW w:w="1094" w:type="dxa"/>
          </w:tcPr>
          <w:p w14:paraId="5AF46EDE" w14:textId="4A466DDB" w:rsidR="00FF7F9A" w:rsidRPr="00FF7F9A" w:rsidRDefault="002328C4" w:rsidP="00FF7F9A">
            <w:pPr>
              <w:rPr>
                <w:rFonts w:ascii="Arial" w:hAnsi="Arial" w:cs="Arial"/>
                <w:sz w:val="14"/>
                <w:szCs w:val="14"/>
              </w:rPr>
            </w:pPr>
            <w:hyperlink r:id="rId2681" w:history="1">
              <w:r w:rsidR="004371F4">
                <w:rPr>
                  <w:rStyle w:val="Hyperlink"/>
                  <w:rFonts w:ascii="Arial" w:hAnsi="Arial" w:cs="Arial"/>
                  <w:sz w:val="14"/>
                  <w:szCs w:val="14"/>
                </w:rPr>
                <w:t>R1-2200878</w:t>
              </w:r>
            </w:hyperlink>
          </w:p>
        </w:tc>
        <w:tc>
          <w:tcPr>
            <w:tcW w:w="2646" w:type="dxa"/>
          </w:tcPr>
          <w:p w14:paraId="6E4E1FCD" w14:textId="39CB0732" w:rsidR="00FF7F9A" w:rsidRPr="00FF7F9A" w:rsidRDefault="00FF7F9A" w:rsidP="00FF7F9A">
            <w:pPr>
              <w:rPr>
                <w:rFonts w:ascii="Arial" w:hAnsi="Arial" w:cs="Arial"/>
                <w:sz w:val="14"/>
                <w:szCs w:val="14"/>
              </w:rPr>
            </w:pPr>
            <w:r w:rsidRPr="00FF7F9A">
              <w:rPr>
                <w:rFonts w:ascii="Arial" w:hAnsi="Arial" w:cs="Arial"/>
                <w:sz w:val="14"/>
                <w:szCs w:val="14"/>
              </w:rPr>
              <w:t>Response LS on the reporting of the Tx TEG association information</w:t>
            </w:r>
          </w:p>
        </w:tc>
        <w:tc>
          <w:tcPr>
            <w:tcW w:w="1583" w:type="dxa"/>
          </w:tcPr>
          <w:p w14:paraId="4626DD8E" w14:textId="3CDFD3A5" w:rsidR="00FF7F9A" w:rsidRPr="00FF7F9A" w:rsidRDefault="00FF7F9A" w:rsidP="00FF7F9A">
            <w:pPr>
              <w:rPr>
                <w:rFonts w:ascii="Arial" w:hAnsi="Arial" w:cs="Arial"/>
                <w:sz w:val="14"/>
                <w:szCs w:val="14"/>
              </w:rPr>
            </w:pPr>
            <w:r w:rsidRPr="00FF7F9A">
              <w:rPr>
                <w:rFonts w:ascii="Arial" w:hAnsi="Arial" w:cs="Arial"/>
                <w:sz w:val="14"/>
                <w:szCs w:val="14"/>
              </w:rPr>
              <w:t>RAN2, CATT</w:t>
            </w:r>
          </w:p>
        </w:tc>
        <w:tc>
          <w:tcPr>
            <w:tcW w:w="909" w:type="dxa"/>
          </w:tcPr>
          <w:p w14:paraId="5C0E6195" w14:textId="71C7298B"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Rel-17</w:t>
            </w:r>
          </w:p>
        </w:tc>
        <w:tc>
          <w:tcPr>
            <w:tcW w:w="2600" w:type="dxa"/>
          </w:tcPr>
          <w:p w14:paraId="2EC27888" w14:textId="0091BA14" w:rsidR="00FF7F9A" w:rsidRPr="00FF7F9A" w:rsidRDefault="00FF7F9A" w:rsidP="00FF7F9A">
            <w:pPr>
              <w:rPr>
                <w:rStyle w:val="Hyperlink"/>
                <w:rFonts w:ascii="Arial" w:hAnsi="Arial" w:cs="Arial"/>
                <w:bCs/>
                <w:color w:val="auto"/>
                <w:sz w:val="14"/>
                <w:szCs w:val="14"/>
                <w:u w:val="none"/>
                <w:lang w:val="fr-FR"/>
              </w:rPr>
            </w:pPr>
            <w:r w:rsidRPr="00FF7F9A">
              <w:rPr>
                <w:rFonts w:ascii="Arial" w:hAnsi="Arial" w:cs="Arial"/>
                <w:sz w:val="14"/>
                <w:szCs w:val="14"/>
              </w:rPr>
              <w:t>NR_pos_enh-Core</w:t>
            </w:r>
          </w:p>
        </w:tc>
        <w:tc>
          <w:tcPr>
            <w:tcW w:w="1065" w:type="dxa"/>
          </w:tcPr>
          <w:p w14:paraId="7596C65B" w14:textId="719C390D" w:rsidR="00FF7F9A" w:rsidRPr="00FF7F9A" w:rsidRDefault="00FF7F9A" w:rsidP="00FF7F9A">
            <w:pPr>
              <w:rPr>
                <w:rFonts w:ascii="Arial" w:hAnsi="Arial" w:cs="Arial"/>
                <w:sz w:val="14"/>
                <w:szCs w:val="14"/>
              </w:rPr>
            </w:pPr>
            <w:r w:rsidRPr="00FF7F9A">
              <w:rPr>
                <w:rFonts w:ascii="Arial" w:hAnsi="Arial" w:cs="Arial"/>
                <w:sz w:val="14"/>
                <w:szCs w:val="14"/>
              </w:rPr>
              <w:t>R1-2112968</w:t>
            </w:r>
          </w:p>
        </w:tc>
        <w:tc>
          <w:tcPr>
            <w:tcW w:w="994" w:type="dxa"/>
          </w:tcPr>
          <w:p w14:paraId="34447FCE" w14:textId="114592E0" w:rsidR="00FF7F9A" w:rsidRPr="00FF7F9A" w:rsidRDefault="00FF7F9A" w:rsidP="00FF7F9A">
            <w:pPr>
              <w:rPr>
                <w:rFonts w:ascii="Arial" w:hAnsi="Arial" w:cs="Arial"/>
                <w:sz w:val="14"/>
                <w:szCs w:val="14"/>
                <w:lang w:val="fr-FR"/>
              </w:rPr>
            </w:pPr>
            <w:r w:rsidRPr="00FF7F9A">
              <w:rPr>
                <w:rFonts w:ascii="Arial" w:hAnsi="Arial" w:cs="Arial"/>
                <w:sz w:val="14"/>
                <w:szCs w:val="14"/>
              </w:rPr>
              <w:t>RAN1</w:t>
            </w:r>
          </w:p>
        </w:tc>
        <w:tc>
          <w:tcPr>
            <w:tcW w:w="994" w:type="dxa"/>
          </w:tcPr>
          <w:p w14:paraId="42E7C74B" w14:textId="352050A6" w:rsidR="00FF7F9A" w:rsidRPr="00FF7F9A" w:rsidRDefault="00FF7F9A" w:rsidP="00FF7F9A">
            <w:pPr>
              <w:rPr>
                <w:rFonts w:ascii="Arial" w:hAnsi="Arial" w:cs="Arial"/>
                <w:sz w:val="14"/>
                <w:szCs w:val="14"/>
              </w:rPr>
            </w:pPr>
            <w:r w:rsidRPr="00FF7F9A">
              <w:rPr>
                <w:rFonts w:ascii="Arial" w:hAnsi="Arial" w:cs="Arial"/>
                <w:sz w:val="14"/>
                <w:szCs w:val="14"/>
              </w:rPr>
              <w:t>RAN4, RAN3</w:t>
            </w:r>
          </w:p>
        </w:tc>
        <w:tc>
          <w:tcPr>
            <w:tcW w:w="1120" w:type="dxa"/>
          </w:tcPr>
          <w:p w14:paraId="50D570B2" w14:textId="33C2CFC4" w:rsidR="00FF7F9A" w:rsidRPr="00FF7F9A" w:rsidRDefault="00FF7F9A" w:rsidP="00FF7F9A">
            <w:pPr>
              <w:rPr>
                <w:rFonts w:ascii="Arial" w:hAnsi="Arial" w:cs="Arial"/>
                <w:sz w:val="14"/>
                <w:szCs w:val="14"/>
              </w:rPr>
            </w:pPr>
            <w:r w:rsidRPr="00FF7F9A">
              <w:rPr>
                <w:rFonts w:ascii="Arial" w:hAnsi="Arial" w:cs="Arial"/>
                <w:sz w:val="14"/>
                <w:szCs w:val="14"/>
              </w:rPr>
              <w:t>R2-2201776</w:t>
            </w:r>
          </w:p>
        </w:tc>
        <w:tc>
          <w:tcPr>
            <w:tcW w:w="1062" w:type="dxa"/>
          </w:tcPr>
          <w:p w14:paraId="27513E73" w14:textId="77777777" w:rsidR="00FF7F9A" w:rsidRPr="00FF7F9A" w:rsidRDefault="00FF7F9A" w:rsidP="00FF7F9A">
            <w:pPr>
              <w:rPr>
                <w:rFonts w:ascii="Arial" w:hAnsi="Arial" w:cs="Arial"/>
                <w:sz w:val="14"/>
                <w:szCs w:val="14"/>
              </w:rPr>
            </w:pPr>
          </w:p>
        </w:tc>
      </w:tr>
      <w:tr w:rsidR="00FF7F9A" w:rsidRPr="00FF7F9A" w14:paraId="4BBBA047" w14:textId="77777777" w:rsidTr="00EF3281">
        <w:trPr>
          <w:trHeight w:val="20"/>
          <w:jc w:val="center"/>
        </w:trPr>
        <w:tc>
          <w:tcPr>
            <w:tcW w:w="1094" w:type="dxa"/>
          </w:tcPr>
          <w:p w14:paraId="023C6D93" w14:textId="4201342B" w:rsidR="00FF7F9A" w:rsidRPr="00FF7F9A" w:rsidRDefault="002328C4" w:rsidP="00FF7F9A">
            <w:pPr>
              <w:rPr>
                <w:rFonts w:ascii="Arial" w:hAnsi="Arial" w:cs="Arial"/>
                <w:sz w:val="14"/>
                <w:szCs w:val="14"/>
              </w:rPr>
            </w:pPr>
            <w:hyperlink r:id="rId2682" w:history="1">
              <w:r w:rsidR="004371F4">
                <w:rPr>
                  <w:rStyle w:val="Hyperlink"/>
                  <w:rFonts w:ascii="Arial" w:hAnsi="Arial" w:cs="Arial"/>
                  <w:sz w:val="14"/>
                  <w:szCs w:val="14"/>
                </w:rPr>
                <w:t>R1-2200879</w:t>
              </w:r>
            </w:hyperlink>
          </w:p>
        </w:tc>
        <w:tc>
          <w:tcPr>
            <w:tcW w:w="2646" w:type="dxa"/>
          </w:tcPr>
          <w:p w14:paraId="634449B0" w14:textId="223E9ABA" w:rsidR="00FF7F9A" w:rsidRPr="00FF7F9A" w:rsidRDefault="00FF7F9A" w:rsidP="00FF7F9A">
            <w:pPr>
              <w:rPr>
                <w:rFonts w:ascii="Arial" w:hAnsi="Arial" w:cs="Arial"/>
                <w:sz w:val="14"/>
                <w:szCs w:val="14"/>
              </w:rPr>
            </w:pPr>
            <w:r w:rsidRPr="00FF7F9A">
              <w:rPr>
                <w:rFonts w:ascii="Arial" w:hAnsi="Arial" w:cs="Arial"/>
                <w:sz w:val="14"/>
                <w:szCs w:val="14"/>
              </w:rPr>
              <w:t>LS on Stage 2 description for Coverage Enhancements</w:t>
            </w:r>
          </w:p>
        </w:tc>
        <w:tc>
          <w:tcPr>
            <w:tcW w:w="1583" w:type="dxa"/>
          </w:tcPr>
          <w:p w14:paraId="4DCBC200" w14:textId="56C29587" w:rsidR="00FF7F9A" w:rsidRPr="00FF7F9A" w:rsidRDefault="00FF7F9A" w:rsidP="00FF7F9A">
            <w:pPr>
              <w:rPr>
                <w:rFonts w:ascii="Arial" w:hAnsi="Arial" w:cs="Arial"/>
                <w:sz w:val="14"/>
                <w:szCs w:val="14"/>
              </w:rPr>
            </w:pPr>
            <w:r w:rsidRPr="00FF7F9A">
              <w:rPr>
                <w:rFonts w:ascii="Arial" w:hAnsi="Arial" w:cs="Arial"/>
                <w:sz w:val="14"/>
                <w:szCs w:val="14"/>
              </w:rPr>
              <w:t>RAN2, China Telecom</w:t>
            </w:r>
          </w:p>
        </w:tc>
        <w:tc>
          <w:tcPr>
            <w:tcW w:w="909" w:type="dxa"/>
          </w:tcPr>
          <w:p w14:paraId="1CDE5B69" w14:textId="01EF5295"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Rel-17</w:t>
            </w:r>
          </w:p>
        </w:tc>
        <w:tc>
          <w:tcPr>
            <w:tcW w:w="2600" w:type="dxa"/>
          </w:tcPr>
          <w:p w14:paraId="196583B8" w14:textId="553FDF3E" w:rsidR="00FF7F9A" w:rsidRPr="00FF7F9A" w:rsidRDefault="00FF7F9A" w:rsidP="00FF7F9A">
            <w:pPr>
              <w:rPr>
                <w:rStyle w:val="Hyperlink"/>
                <w:rFonts w:ascii="Arial" w:hAnsi="Arial" w:cs="Arial"/>
                <w:bCs/>
                <w:color w:val="auto"/>
                <w:sz w:val="14"/>
                <w:szCs w:val="14"/>
                <w:u w:val="none"/>
                <w:lang w:val="fr-FR"/>
              </w:rPr>
            </w:pPr>
            <w:r w:rsidRPr="00FF7F9A">
              <w:rPr>
                <w:rFonts w:ascii="Arial" w:hAnsi="Arial" w:cs="Arial"/>
                <w:sz w:val="14"/>
                <w:szCs w:val="14"/>
              </w:rPr>
              <w:t>NR_cov_enh-Core</w:t>
            </w:r>
          </w:p>
        </w:tc>
        <w:tc>
          <w:tcPr>
            <w:tcW w:w="1065" w:type="dxa"/>
          </w:tcPr>
          <w:p w14:paraId="667AE2A3" w14:textId="77777777" w:rsidR="00FF7F9A" w:rsidRPr="00FF7F9A" w:rsidRDefault="00FF7F9A" w:rsidP="00FF7F9A">
            <w:pPr>
              <w:rPr>
                <w:rFonts w:ascii="Arial" w:hAnsi="Arial" w:cs="Arial"/>
                <w:sz w:val="14"/>
                <w:szCs w:val="14"/>
              </w:rPr>
            </w:pPr>
          </w:p>
        </w:tc>
        <w:tc>
          <w:tcPr>
            <w:tcW w:w="994" w:type="dxa"/>
          </w:tcPr>
          <w:p w14:paraId="13557B48" w14:textId="0E642173" w:rsidR="00FF7F9A" w:rsidRPr="00FF7F9A" w:rsidRDefault="00FF7F9A" w:rsidP="00FF7F9A">
            <w:pPr>
              <w:rPr>
                <w:rFonts w:ascii="Arial" w:hAnsi="Arial" w:cs="Arial"/>
                <w:sz w:val="14"/>
                <w:szCs w:val="14"/>
                <w:lang w:val="fr-FR"/>
              </w:rPr>
            </w:pPr>
            <w:r w:rsidRPr="00FF7F9A">
              <w:rPr>
                <w:rFonts w:ascii="Arial" w:hAnsi="Arial" w:cs="Arial"/>
                <w:sz w:val="14"/>
                <w:szCs w:val="14"/>
              </w:rPr>
              <w:t>RAN1</w:t>
            </w:r>
          </w:p>
        </w:tc>
        <w:tc>
          <w:tcPr>
            <w:tcW w:w="994" w:type="dxa"/>
          </w:tcPr>
          <w:p w14:paraId="51673A7E" w14:textId="77777777" w:rsidR="00FF7F9A" w:rsidRPr="00FF7F9A" w:rsidRDefault="00FF7F9A" w:rsidP="00FF7F9A">
            <w:pPr>
              <w:rPr>
                <w:rFonts w:ascii="Arial" w:hAnsi="Arial" w:cs="Arial"/>
                <w:sz w:val="14"/>
                <w:szCs w:val="14"/>
              </w:rPr>
            </w:pPr>
          </w:p>
        </w:tc>
        <w:tc>
          <w:tcPr>
            <w:tcW w:w="1120" w:type="dxa"/>
          </w:tcPr>
          <w:p w14:paraId="003BDC9A" w14:textId="3263EDAE" w:rsidR="00FF7F9A" w:rsidRPr="00FF7F9A" w:rsidRDefault="00FF7F9A" w:rsidP="00FF7F9A">
            <w:pPr>
              <w:rPr>
                <w:rFonts w:ascii="Arial" w:hAnsi="Arial" w:cs="Arial"/>
                <w:sz w:val="14"/>
                <w:szCs w:val="14"/>
              </w:rPr>
            </w:pPr>
            <w:r w:rsidRPr="00FF7F9A">
              <w:rPr>
                <w:rFonts w:ascii="Arial" w:hAnsi="Arial" w:cs="Arial"/>
                <w:sz w:val="14"/>
                <w:szCs w:val="14"/>
              </w:rPr>
              <w:t>R2-2201784</w:t>
            </w:r>
          </w:p>
        </w:tc>
        <w:tc>
          <w:tcPr>
            <w:tcW w:w="1062" w:type="dxa"/>
          </w:tcPr>
          <w:p w14:paraId="138AB7D8" w14:textId="77777777" w:rsidR="00FF7F9A" w:rsidRPr="00FF7F9A" w:rsidRDefault="00FF7F9A" w:rsidP="00FF7F9A">
            <w:pPr>
              <w:rPr>
                <w:rFonts w:ascii="Arial" w:hAnsi="Arial" w:cs="Arial"/>
                <w:sz w:val="14"/>
                <w:szCs w:val="14"/>
              </w:rPr>
            </w:pPr>
          </w:p>
        </w:tc>
      </w:tr>
      <w:tr w:rsidR="00FF7F9A" w:rsidRPr="00FF7F9A" w14:paraId="2D7A5A3B" w14:textId="77777777" w:rsidTr="00EF3281">
        <w:trPr>
          <w:trHeight w:val="20"/>
          <w:jc w:val="center"/>
        </w:trPr>
        <w:tc>
          <w:tcPr>
            <w:tcW w:w="1094" w:type="dxa"/>
          </w:tcPr>
          <w:p w14:paraId="78009E96" w14:textId="20869AA0" w:rsidR="00FF7F9A" w:rsidRPr="00FF7F9A" w:rsidRDefault="002328C4" w:rsidP="00FF7F9A">
            <w:pPr>
              <w:rPr>
                <w:rFonts w:ascii="Arial" w:hAnsi="Arial" w:cs="Arial"/>
                <w:sz w:val="14"/>
                <w:szCs w:val="14"/>
              </w:rPr>
            </w:pPr>
            <w:hyperlink r:id="rId2683" w:history="1">
              <w:r w:rsidR="004371F4">
                <w:rPr>
                  <w:rStyle w:val="Hyperlink"/>
                  <w:rFonts w:ascii="Arial" w:hAnsi="Arial" w:cs="Arial"/>
                  <w:sz w:val="14"/>
                  <w:szCs w:val="14"/>
                </w:rPr>
                <w:t>R1-2200880</w:t>
              </w:r>
            </w:hyperlink>
          </w:p>
        </w:tc>
        <w:tc>
          <w:tcPr>
            <w:tcW w:w="2646" w:type="dxa"/>
          </w:tcPr>
          <w:p w14:paraId="4AD0C7E5" w14:textId="646DE4D4" w:rsidR="00FF7F9A" w:rsidRPr="00FF7F9A" w:rsidRDefault="00FF7F9A" w:rsidP="00FF7F9A">
            <w:pPr>
              <w:rPr>
                <w:rFonts w:ascii="Arial" w:hAnsi="Arial" w:cs="Arial"/>
                <w:sz w:val="14"/>
                <w:szCs w:val="14"/>
              </w:rPr>
            </w:pPr>
            <w:r w:rsidRPr="00FF7F9A">
              <w:rPr>
                <w:rFonts w:ascii="Arial" w:hAnsi="Arial" w:cs="Arial"/>
                <w:sz w:val="14"/>
                <w:szCs w:val="14"/>
              </w:rPr>
              <w:t>LS to RAN1 on Inter-UE coordination</w:t>
            </w:r>
          </w:p>
        </w:tc>
        <w:tc>
          <w:tcPr>
            <w:tcW w:w="1583" w:type="dxa"/>
          </w:tcPr>
          <w:p w14:paraId="46916925" w14:textId="66F094B8" w:rsidR="00FF7F9A" w:rsidRPr="00FF7F9A" w:rsidRDefault="00FF7F9A" w:rsidP="00FF7F9A">
            <w:pPr>
              <w:rPr>
                <w:rFonts w:ascii="Arial" w:hAnsi="Arial" w:cs="Arial"/>
                <w:sz w:val="14"/>
                <w:szCs w:val="14"/>
              </w:rPr>
            </w:pPr>
            <w:r w:rsidRPr="00FF7F9A">
              <w:rPr>
                <w:rFonts w:ascii="Arial" w:hAnsi="Arial" w:cs="Arial"/>
                <w:sz w:val="14"/>
                <w:szCs w:val="14"/>
              </w:rPr>
              <w:t>RAN2, Intel</w:t>
            </w:r>
          </w:p>
        </w:tc>
        <w:tc>
          <w:tcPr>
            <w:tcW w:w="909" w:type="dxa"/>
          </w:tcPr>
          <w:p w14:paraId="537B78D2" w14:textId="368652C7"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Rel-17</w:t>
            </w:r>
          </w:p>
        </w:tc>
        <w:tc>
          <w:tcPr>
            <w:tcW w:w="2600" w:type="dxa"/>
          </w:tcPr>
          <w:p w14:paraId="42D6FBF6" w14:textId="5A226067"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NR_SL_enh-Core</w:t>
            </w:r>
          </w:p>
        </w:tc>
        <w:tc>
          <w:tcPr>
            <w:tcW w:w="1065" w:type="dxa"/>
          </w:tcPr>
          <w:p w14:paraId="4C8CE6E1" w14:textId="77777777" w:rsidR="00FF7F9A" w:rsidRPr="00FF7F9A" w:rsidRDefault="00FF7F9A" w:rsidP="00FF7F9A">
            <w:pPr>
              <w:rPr>
                <w:rFonts w:ascii="Arial" w:hAnsi="Arial" w:cs="Arial"/>
                <w:sz w:val="14"/>
                <w:szCs w:val="14"/>
              </w:rPr>
            </w:pPr>
          </w:p>
        </w:tc>
        <w:tc>
          <w:tcPr>
            <w:tcW w:w="994" w:type="dxa"/>
          </w:tcPr>
          <w:p w14:paraId="54822FC3" w14:textId="73D92D86" w:rsidR="00FF7F9A" w:rsidRPr="00FF7F9A" w:rsidRDefault="00FF7F9A" w:rsidP="00FF7F9A">
            <w:pPr>
              <w:rPr>
                <w:rFonts w:ascii="Arial" w:hAnsi="Arial" w:cs="Arial"/>
                <w:sz w:val="14"/>
                <w:szCs w:val="14"/>
              </w:rPr>
            </w:pPr>
            <w:r w:rsidRPr="00FF7F9A">
              <w:rPr>
                <w:rFonts w:ascii="Arial" w:hAnsi="Arial" w:cs="Arial"/>
                <w:sz w:val="14"/>
                <w:szCs w:val="14"/>
              </w:rPr>
              <w:t>RAN1</w:t>
            </w:r>
          </w:p>
        </w:tc>
        <w:tc>
          <w:tcPr>
            <w:tcW w:w="994" w:type="dxa"/>
          </w:tcPr>
          <w:p w14:paraId="216F2681" w14:textId="77777777" w:rsidR="00FF7F9A" w:rsidRPr="00FF7F9A" w:rsidRDefault="00FF7F9A" w:rsidP="00FF7F9A">
            <w:pPr>
              <w:rPr>
                <w:rFonts w:ascii="Arial" w:hAnsi="Arial" w:cs="Arial"/>
                <w:sz w:val="14"/>
                <w:szCs w:val="14"/>
              </w:rPr>
            </w:pPr>
          </w:p>
        </w:tc>
        <w:tc>
          <w:tcPr>
            <w:tcW w:w="1120" w:type="dxa"/>
          </w:tcPr>
          <w:p w14:paraId="4024F476" w14:textId="6DB47346" w:rsidR="00FF7F9A" w:rsidRPr="00FF7F9A" w:rsidRDefault="00FF7F9A" w:rsidP="00FF7F9A">
            <w:pPr>
              <w:rPr>
                <w:rFonts w:ascii="Arial" w:hAnsi="Arial" w:cs="Arial"/>
                <w:sz w:val="14"/>
                <w:szCs w:val="14"/>
              </w:rPr>
            </w:pPr>
            <w:r w:rsidRPr="00FF7F9A">
              <w:rPr>
                <w:rFonts w:ascii="Arial" w:hAnsi="Arial" w:cs="Arial"/>
                <w:sz w:val="14"/>
                <w:szCs w:val="14"/>
              </w:rPr>
              <w:t>R2-2201809</w:t>
            </w:r>
          </w:p>
        </w:tc>
        <w:tc>
          <w:tcPr>
            <w:tcW w:w="1062" w:type="dxa"/>
          </w:tcPr>
          <w:p w14:paraId="64C32549" w14:textId="77777777" w:rsidR="00FF7F9A" w:rsidRPr="00FF7F9A" w:rsidRDefault="00FF7F9A" w:rsidP="00FF7F9A">
            <w:pPr>
              <w:rPr>
                <w:rFonts w:ascii="Arial" w:hAnsi="Arial" w:cs="Arial"/>
                <w:sz w:val="14"/>
                <w:szCs w:val="14"/>
              </w:rPr>
            </w:pPr>
          </w:p>
        </w:tc>
      </w:tr>
      <w:tr w:rsidR="00FF7F9A" w:rsidRPr="00FF7F9A" w14:paraId="6A0631BB" w14:textId="77777777" w:rsidTr="00EF3281">
        <w:trPr>
          <w:trHeight w:val="20"/>
          <w:jc w:val="center"/>
        </w:trPr>
        <w:tc>
          <w:tcPr>
            <w:tcW w:w="1094" w:type="dxa"/>
          </w:tcPr>
          <w:p w14:paraId="49E454D0" w14:textId="0BFA2FCC" w:rsidR="00FF7F9A" w:rsidRPr="00FF7F9A" w:rsidRDefault="002328C4" w:rsidP="00FF7F9A">
            <w:pPr>
              <w:rPr>
                <w:rFonts w:ascii="Arial" w:hAnsi="Arial" w:cs="Arial"/>
                <w:sz w:val="14"/>
                <w:szCs w:val="14"/>
              </w:rPr>
            </w:pPr>
            <w:hyperlink r:id="rId2684" w:history="1">
              <w:r w:rsidR="004371F4">
                <w:rPr>
                  <w:rStyle w:val="Hyperlink"/>
                  <w:rFonts w:ascii="Arial" w:hAnsi="Arial" w:cs="Arial"/>
                  <w:sz w:val="14"/>
                  <w:szCs w:val="14"/>
                </w:rPr>
                <w:t>R1-2200881</w:t>
              </w:r>
            </w:hyperlink>
          </w:p>
        </w:tc>
        <w:tc>
          <w:tcPr>
            <w:tcW w:w="2646" w:type="dxa"/>
          </w:tcPr>
          <w:p w14:paraId="57967F0F" w14:textId="170D5565" w:rsidR="00FF7F9A" w:rsidRPr="00FF7F9A" w:rsidRDefault="00FF7F9A" w:rsidP="00FF7F9A">
            <w:pPr>
              <w:rPr>
                <w:rFonts w:ascii="Arial" w:hAnsi="Arial" w:cs="Arial"/>
                <w:sz w:val="14"/>
                <w:szCs w:val="14"/>
              </w:rPr>
            </w:pPr>
            <w:r w:rsidRPr="00FF7F9A">
              <w:rPr>
                <w:rFonts w:ascii="Arial" w:hAnsi="Arial" w:cs="Arial"/>
                <w:sz w:val="14"/>
                <w:szCs w:val="14"/>
              </w:rPr>
              <w:t>Reply LS on the L1 aspects of small data transmission</w:t>
            </w:r>
          </w:p>
        </w:tc>
        <w:tc>
          <w:tcPr>
            <w:tcW w:w="1583" w:type="dxa"/>
          </w:tcPr>
          <w:p w14:paraId="439557F0" w14:textId="7591C95F" w:rsidR="00FF7F9A" w:rsidRPr="00FF7F9A" w:rsidRDefault="00FF7F9A" w:rsidP="00FF7F9A">
            <w:pPr>
              <w:rPr>
                <w:rFonts w:ascii="Arial" w:hAnsi="Arial" w:cs="Arial"/>
                <w:sz w:val="14"/>
                <w:szCs w:val="14"/>
              </w:rPr>
            </w:pPr>
            <w:r w:rsidRPr="00FF7F9A">
              <w:rPr>
                <w:rFonts w:ascii="Arial" w:hAnsi="Arial" w:cs="Arial"/>
                <w:sz w:val="14"/>
                <w:szCs w:val="14"/>
              </w:rPr>
              <w:t>RAN2, ZTE</w:t>
            </w:r>
          </w:p>
        </w:tc>
        <w:tc>
          <w:tcPr>
            <w:tcW w:w="909" w:type="dxa"/>
          </w:tcPr>
          <w:p w14:paraId="535B64D5" w14:textId="74E73EDD"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Rel-17</w:t>
            </w:r>
          </w:p>
        </w:tc>
        <w:tc>
          <w:tcPr>
            <w:tcW w:w="2600" w:type="dxa"/>
          </w:tcPr>
          <w:p w14:paraId="743826A1" w14:textId="6663A024"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NR_SmallData_INACTIVE-Core, NR_redcap-Core</w:t>
            </w:r>
          </w:p>
        </w:tc>
        <w:tc>
          <w:tcPr>
            <w:tcW w:w="1065" w:type="dxa"/>
          </w:tcPr>
          <w:p w14:paraId="292ED3DE" w14:textId="170368A9" w:rsidR="00FF7F9A" w:rsidRPr="00FF7F9A" w:rsidRDefault="00FF7F9A" w:rsidP="00FF7F9A">
            <w:pPr>
              <w:rPr>
                <w:rFonts w:ascii="Arial" w:hAnsi="Arial" w:cs="Arial"/>
                <w:sz w:val="14"/>
                <w:szCs w:val="14"/>
              </w:rPr>
            </w:pPr>
            <w:r w:rsidRPr="00FF7F9A">
              <w:rPr>
                <w:rFonts w:ascii="Arial" w:hAnsi="Arial" w:cs="Arial"/>
                <w:sz w:val="14"/>
                <w:szCs w:val="14"/>
              </w:rPr>
              <w:t>R1-2112782</w:t>
            </w:r>
          </w:p>
        </w:tc>
        <w:tc>
          <w:tcPr>
            <w:tcW w:w="994" w:type="dxa"/>
          </w:tcPr>
          <w:p w14:paraId="0482BC5A" w14:textId="78D2DE3A" w:rsidR="00FF7F9A" w:rsidRPr="00FF7F9A" w:rsidRDefault="00FF7F9A" w:rsidP="00FF7F9A">
            <w:pPr>
              <w:rPr>
                <w:rFonts w:ascii="Arial" w:hAnsi="Arial" w:cs="Arial"/>
                <w:sz w:val="14"/>
                <w:szCs w:val="14"/>
                <w:lang w:val="fr-FR"/>
              </w:rPr>
            </w:pPr>
            <w:r w:rsidRPr="00FF7F9A">
              <w:rPr>
                <w:rFonts w:ascii="Arial" w:hAnsi="Arial" w:cs="Arial"/>
                <w:sz w:val="14"/>
                <w:szCs w:val="14"/>
              </w:rPr>
              <w:t>RAN1</w:t>
            </w:r>
          </w:p>
        </w:tc>
        <w:tc>
          <w:tcPr>
            <w:tcW w:w="994" w:type="dxa"/>
          </w:tcPr>
          <w:p w14:paraId="26806DDD" w14:textId="77777777" w:rsidR="00FF7F9A" w:rsidRPr="00FF7F9A" w:rsidRDefault="00FF7F9A" w:rsidP="00FF7F9A">
            <w:pPr>
              <w:rPr>
                <w:rFonts w:ascii="Arial" w:hAnsi="Arial" w:cs="Arial"/>
                <w:sz w:val="14"/>
                <w:szCs w:val="14"/>
              </w:rPr>
            </w:pPr>
          </w:p>
        </w:tc>
        <w:tc>
          <w:tcPr>
            <w:tcW w:w="1120" w:type="dxa"/>
          </w:tcPr>
          <w:p w14:paraId="28036E5C" w14:textId="4CA4582C" w:rsidR="00FF7F9A" w:rsidRPr="00FF7F9A" w:rsidRDefault="00FF7F9A" w:rsidP="00FF7F9A">
            <w:pPr>
              <w:rPr>
                <w:rFonts w:ascii="Arial" w:hAnsi="Arial" w:cs="Arial"/>
                <w:sz w:val="14"/>
                <w:szCs w:val="14"/>
              </w:rPr>
            </w:pPr>
            <w:r w:rsidRPr="00FF7F9A">
              <w:rPr>
                <w:rFonts w:ascii="Arial" w:hAnsi="Arial" w:cs="Arial"/>
                <w:sz w:val="14"/>
                <w:szCs w:val="14"/>
              </w:rPr>
              <w:t>R2-2201828</w:t>
            </w:r>
          </w:p>
        </w:tc>
        <w:tc>
          <w:tcPr>
            <w:tcW w:w="1062" w:type="dxa"/>
          </w:tcPr>
          <w:p w14:paraId="26AD864E" w14:textId="77777777" w:rsidR="00FF7F9A" w:rsidRPr="00FF7F9A" w:rsidRDefault="00FF7F9A" w:rsidP="00FF7F9A">
            <w:pPr>
              <w:rPr>
                <w:rFonts w:ascii="Arial" w:hAnsi="Arial" w:cs="Arial"/>
                <w:sz w:val="14"/>
                <w:szCs w:val="14"/>
              </w:rPr>
            </w:pPr>
          </w:p>
        </w:tc>
      </w:tr>
      <w:tr w:rsidR="00FF7F9A" w:rsidRPr="00FF7F9A" w14:paraId="4604016A" w14:textId="77777777" w:rsidTr="00EF3281">
        <w:trPr>
          <w:trHeight w:val="20"/>
          <w:jc w:val="center"/>
        </w:trPr>
        <w:tc>
          <w:tcPr>
            <w:tcW w:w="1094" w:type="dxa"/>
          </w:tcPr>
          <w:p w14:paraId="0AAEB325" w14:textId="308F0110" w:rsidR="00FF7F9A" w:rsidRPr="00FF7F9A" w:rsidRDefault="002328C4" w:rsidP="00FF7F9A">
            <w:pPr>
              <w:rPr>
                <w:rFonts w:ascii="Arial" w:hAnsi="Arial" w:cs="Arial"/>
                <w:sz w:val="14"/>
                <w:szCs w:val="14"/>
              </w:rPr>
            </w:pPr>
            <w:hyperlink r:id="rId2685" w:history="1">
              <w:r w:rsidR="004371F4">
                <w:rPr>
                  <w:rStyle w:val="Hyperlink"/>
                  <w:rFonts w:ascii="Arial" w:hAnsi="Arial" w:cs="Arial"/>
                  <w:sz w:val="14"/>
                  <w:szCs w:val="14"/>
                </w:rPr>
                <w:t>R1-2200882</w:t>
              </w:r>
            </w:hyperlink>
          </w:p>
        </w:tc>
        <w:tc>
          <w:tcPr>
            <w:tcW w:w="2646" w:type="dxa"/>
          </w:tcPr>
          <w:p w14:paraId="6B1B4E9B" w14:textId="7DD59764" w:rsidR="00FF7F9A" w:rsidRPr="00FF7F9A" w:rsidRDefault="00FF7F9A" w:rsidP="00FF7F9A">
            <w:pPr>
              <w:rPr>
                <w:rFonts w:ascii="Arial" w:hAnsi="Arial" w:cs="Arial"/>
                <w:sz w:val="14"/>
                <w:szCs w:val="14"/>
              </w:rPr>
            </w:pPr>
            <w:r w:rsidRPr="00FF7F9A">
              <w:rPr>
                <w:rFonts w:ascii="Arial" w:hAnsi="Arial" w:cs="Arial"/>
                <w:sz w:val="14"/>
                <w:szCs w:val="14"/>
              </w:rPr>
              <w:t>LS on MBS issues</w:t>
            </w:r>
          </w:p>
        </w:tc>
        <w:tc>
          <w:tcPr>
            <w:tcW w:w="1583" w:type="dxa"/>
          </w:tcPr>
          <w:p w14:paraId="11A38B0B" w14:textId="061DCC4C" w:rsidR="00FF7F9A" w:rsidRPr="00FF7F9A" w:rsidRDefault="00FF7F9A" w:rsidP="00FF7F9A">
            <w:pPr>
              <w:rPr>
                <w:rFonts w:ascii="Arial" w:hAnsi="Arial" w:cs="Arial"/>
                <w:sz w:val="14"/>
                <w:szCs w:val="14"/>
              </w:rPr>
            </w:pPr>
            <w:r w:rsidRPr="00FF7F9A">
              <w:rPr>
                <w:rFonts w:ascii="Arial" w:hAnsi="Arial" w:cs="Arial"/>
                <w:sz w:val="14"/>
                <w:szCs w:val="14"/>
              </w:rPr>
              <w:t>RAN2, Huawei</w:t>
            </w:r>
          </w:p>
        </w:tc>
        <w:tc>
          <w:tcPr>
            <w:tcW w:w="909" w:type="dxa"/>
          </w:tcPr>
          <w:p w14:paraId="4A19ECDA" w14:textId="4033218D"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Rel-17</w:t>
            </w:r>
          </w:p>
        </w:tc>
        <w:tc>
          <w:tcPr>
            <w:tcW w:w="2600" w:type="dxa"/>
          </w:tcPr>
          <w:p w14:paraId="5FA04873" w14:textId="049B02EE" w:rsidR="00FF7F9A" w:rsidRPr="00FF7F9A" w:rsidRDefault="00FF7F9A" w:rsidP="00FF7F9A">
            <w:pPr>
              <w:rPr>
                <w:rStyle w:val="Hyperlink"/>
                <w:rFonts w:ascii="Arial" w:hAnsi="Arial" w:cs="Arial"/>
                <w:bCs/>
                <w:color w:val="auto"/>
                <w:sz w:val="14"/>
                <w:szCs w:val="14"/>
                <w:u w:val="none"/>
                <w:lang w:val="fr-FR"/>
              </w:rPr>
            </w:pPr>
            <w:r w:rsidRPr="00FF7F9A">
              <w:rPr>
                <w:rFonts w:ascii="Arial" w:hAnsi="Arial" w:cs="Arial"/>
                <w:sz w:val="14"/>
                <w:szCs w:val="14"/>
              </w:rPr>
              <w:t>NR_MBS-Core</w:t>
            </w:r>
          </w:p>
        </w:tc>
        <w:tc>
          <w:tcPr>
            <w:tcW w:w="1065" w:type="dxa"/>
          </w:tcPr>
          <w:p w14:paraId="23085B24" w14:textId="77777777" w:rsidR="00FF7F9A" w:rsidRPr="00FF7F9A" w:rsidRDefault="00FF7F9A" w:rsidP="00FF7F9A">
            <w:pPr>
              <w:rPr>
                <w:rFonts w:ascii="Arial" w:hAnsi="Arial" w:cs="Arial"/>
                <w:sz w:val="14"/>
                <w:szCs w:val="14"/>
              </w:rPr>
            </w:pPr>
          </w:p>
        </w:tc>
        <w:tc>
          <w:tcPr>
            <w:tcW w:w="994" w:type="dxa"/>
          </w:tcPr>
          <w:p w14:paraId="129D351E" w14:textId="49CC1CBB" w:rsidR="00FF7F9A" w:rsidRPr="00FF7F9A" w:rsidRDefault="00FF7F9A" w:rsidP="00FF7F9A">
            <w:pPr>
              <w:rPr>
                <w:rFonts w:ascii="Arial" w:hAnsi="Arial" w:cs="Arial"/>
                <w:sz w:val="14"/>
                <w:szCs w:val="14"/>
                <w:lang w:val="fr-FR"/>
              </w:rPr>
            </w:pPr>
            <w:r w:rsidRPr="00FF7F9A">
              <w:rPr>
                <w:rFonts w:ascii="Arial" w:hAnsi="Arial" w:cs="Arial"/>
                <w:sz w:val="14"/>
                <w:szCs w:val="14"/>
              </w:rPr>
              <w:t>RAN1</w:t>
            </w:r>
          </w:p>
        </w:tc>
        <w:tc>
          <w:tcPr>
            <w:tcW w:w="994" w:type="dxa"/>
          </w:tcPr>
          <w:p w14:paraId="340B8CDA" w14:textId="77777777" w:rsidR="00FF7F9A" w:rsidRPr="00FF7F9A" w:rsidRDefault="00FF7F9A" w:rsidP="00FF7F9A">
            <w:pPr>
              <w:rPr>
                <w:rFonts w:ascii="Arial" w:hAnsi="Arial" w:cs="Arial"/>
                <w:sz w:val="14"/>
                <w:szCs w:val="14"/>
              </w:rPr>
            </w:pPr>
          </w:p>
        </w:tc>
        <w:tc>
          <w:tcPr>
            <w:tcW w:w="1120" w:type="dxa"/>
          </w:tcPr>
          <w:p w14:paraId="3A274F94" w14:textId="36771B95" w:rsidR="00FF7F9A" w:rsidRPr="00FF7F9A" w:rsidRDefault="00FF7F9A" w:rsidP="00FF7F9A">
            <w:pPr>
              <w:rPr>
                <w:rFonts w:ascii="Arial" w:hAnsi="Arial" w:cs="Arial"/>
                <w:sz w:val="14"/>
                <w:szCs w:val="14"/>
              </w:rPr>
            </w:pPr>
            <w:r w:rsidRPr="00FF7F9A">
              <w:rPr>
                <w:rFonts w:ascii="Arial" w:hAnsi="Arial" w:cs="Arial"/>
                <w:sz w:val="14"/>
                <w:szCs w:val="14"/>
              </w:rPr>
              <w:t>R2-2201830</w:t>
            </w:r>
          </w:p>
        </w:tc>
        <w:tc>
          <w:tcPr>
            <w:tcW w:w="1062" w:type="dxa"/>
          </w:tcPr>
          <w:p w14:paraId="1124A614" w14:textId="77777777" w:rsidR="00FF7F9A" w:rsidRPr="00FF7F9A" w:rsidRDefault="00FF7F9A" w:rsidP="00FF7F9A">
            <w:pPr>
              <w:rPr>
                <w:rFonts w:ascii="Arial" w:hAnsi="Arial" w:cs="Arial"/>
                <w:sz w:val="14"/>
                <w:szCs w:val="14"/>
              </w:rPr>
            </w:pPr>
          </w:p>
        </w:tc>
      </w:tr>
      <w:tr w:rsidR="00FF7F9A" w:rsidRPr="00FF7F9A" w14:paraId="25FA248A" w14:textId="77777777" w:rsidTr="00EF3281">
        <w:trPr>
          <w:trHeight w:val="20"/>
          <w:jc w:val="center"/>
        </w:trPr>
        <w:tc>
          <w:tcPr>
            <w:tcW w:w="1094" w:type="dxa"/>
          </w:tcPr>
          <w:p w14:paraId="22B72989" w14:textId="7E2A051C" w:rsidR="00FF7F9A" w:rsidRPr="00FF7F9A" w:rsidRDefault="002328C4" w:rsidP="00FF7F9A">
            <w:pPr>
              <w:rPr>
                <w:rFonts w:ascii="Arial" w:hAnsi="Arial" w:cs="Arial"/>
                <w:sz w:val="14"/>
                <w:szCs w:val="14"/>
              </w:rPr>
            </w:pPr>
            <w:hyperlink r:id="rId2686" w:history="1">
              <w:r w:rsidR="004371F4">
                <w:rPr>
                  <w:rStyle w:val="Hyperlink"/>
                  <w:rFonts w:ascii="Arial" w:hAnsi="Arial" w:cs="Arial"/>
                  <w:sz w:val="14"/>
                  <w:szCs w:val="14"/>
                </w:rPr>
                <w:t>R1-2200883</w:t>
              </w:r>
            </w:hyperlink>
          </w:p>
        </w:tc>
        <w:tc>
          <w:tcPr>
            <w:tcW w:w="2646" w:type="dxa"/>
          </w:tcPr>
          <w:p w14:paraId="67C12111" w14:textId="07C14045" w:rsidR="00FF7F9A" w:rsidRPr="00FF7F9A" w:rsidRDefault="00FF7F9A" w:rsidP="00FF7F9A">
            <w:pPr>
              <w:rPr>
                <w:rFonts w:ascii="Arial" w:hAnsi="Arial" w:cs="Arial"/>
                <w:sz w:val="14"/>
                <w:szCs w:val="14"/>
              </w:rPr>
            </w:pPr>
            <w:r w:rsidRPr="00FF7F9A">
              <w:rPr>
                <w:rFonts w:ascii="Arial" w:hAnsi="Arial" w:cs="Arial"/>
                <w:sz w:val="14"/>
                <w:szCs w:val="14"/>
              </w:rPr>
              <w:t>Reply LS on NR NTN Neighbor Cell and Satellite Information</w:t>
            </w:r>
          </w:p>
        </w:tc>
        <w:tc>
          <w:tcPr>
            <w:tcW w:w="1583" w:type="dxa"/>
          </w:tcPr>
          <w:p w14:paraId="771E8122" w14:textId="1BCB4141" w:rsidR="00FF7F9A" w:rsidRPr="00FF7F9A" w:rsidRDefault="00FF7F9A" w:rsidP="00FF7F9A">
            <w:pPr>
              <w:rPr>
                <w:rFonts w:ascii="Arial" w:hAnsi="Arial" w:cs="Arial"/>
                <w:sz w:val="14"/>
                <w:szCs w:val="14"/>
              </w:rPr>
            </w:pPr>
            <w:r w:rsidRPr="00FF7F9A">
              <w:rPr>
                <w:rFonts w:ascii="Arial" w:hAnsi="Arial" w:cs="Arial"/>
                <w:sz w:val="14"/>
                <w:szCs w:val="14"/>
              </w:rPr>
              <w:t>RAN2, Qualcomm</w:t>
            </w:r>
          </w:p>
        </w:tc>
        <w:tc>
          <w:tcPr>
            <w:tcW w:w="909" w:type="dxa"/>
          </w:tcPr>
          <w:p w14:paraId="684CEE22" w14:textId="5F931834"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Rel-17</w:t>
            </w:r>
          </w:p>
        </w:tc>
        <w:tc>
          <w:tcPr>
            <w:tcW w:w="2600" w:type="dxa"/>
          </w:tcPr>
          <w:p w14:paraId="6A58870F" w14:textId="29146892" w:rsidR="00FF7F9A" w:rsidRPr="00FF7F9A" w:rsidRDefault="00FF7F9A" w:rsidP="00FF7F9A">
            <w:pPr>
              <w:rPr>
                <w:rStyle w:val="Hyperlink"/>
                <w:rFonts w:ascii="Arial" w:hAnsi="Arial" w:cs="Arial"/>
                <w:bCs/>
                <w:color w:val="auto"/>
                <w:sz w:val="14"/>
                <w:szCs w:val="14"/>
                <w:u w:val="none"/>
                <w:lang w:val="fr-FR"/>
              </w:rPr>
            </w:pPr>
            <w:r w:rsidRPr="00FF7F9A">
              <w:rPr>
                <w:rFonts w:ascii="Arial" w:hAnsi="Arial" w:cs="Arial"/>
                <w:sz w:val="14"/>
                <w:szCs w:val="14"/>
              </w:rPr>
              <w:t>NR_NTN_solutions-Core</w:t>
            </w:r>
          </w:p>
        </w:tc>
        <w:tc>
          <w:tcPr>
            <w:tcW w:w="1065" w:type="dxa"/>
          </w:tcPr>
          <w:p w14:paraId="61423C30" w14:textId="0EFC6F2D" w:rsidR="00FF7F9A" w:rsidRPr="00FF7F9A" w:rsidRDefault="00FF7F9A" w:rsidP="00FF7F9A">
            <w:pPr>
              <w:rPr>
                <w:rFonts w:ascii="Arial" w:hAnsi="Arial" w:cs="Arial"/>
                <w:sz w:val="14"/>
                <w:szCs w:val="14"/>
              </w:rPr>
            </w:pPr>
            <w:r w:rsidRPr="00FF7F9A">
              <w:rPr>
                <w:rFonts w:ascii="Arial" w:hAnsi="Arial" w:cs="Arial"/>
                <w:sz w:val="14"/>
                <w:szCs w:val="14"/>
              </w:rPr>
              <w:t>R4-2120309</w:t>
            </w:r>
          </w:p>
        </w:tc>
        <w:tc>
          <w:tcPr>
            <w:tcW w:w="994" w:type="dxa"/>
          </w:tcPr>
          <w:p w14:paraId="450BF34D" w14:textId="0541C56D" w:rsidR="00FF7F9A" w:rsidRPr="00FF7F9A" w:rsidRDefault="00FF7F9A" w:rsidP="00FF7F9A">
            <w:pPr>
              <w:rPr>
                <w:rFonts w:ascii="Arial" w:hAnsi="Arial" w:cs="Arial"/>
                <w:sz w:val="14"/>
                <w:szCs w:val="14"/>
                <w:lang w:val="fr-FR"/>
              </w:rPr>
            </w:pPr>
            <w:r w:rsidRPr="00FF7F9A">
              <w:rPr>
                <w:rFonts w:ascii="Arial" w:hAnsi="Arial" w:cs="Arial"/>
                <w:sz w:val="14"/>
                <w:szCs w:val="14"/>
              </w:rPr>
              <w:t>RAN4, RAN1</w:t>
            </w:r>
          </w:p>
        </w:tc>
        <w:tc>
          <w:tcPr>
            <w:tcW w:w="994" w:type="dxa"/>
          </w:tcPr>
          <w:p w14:paraId="7681A018" w14:textId="77777777" w:rsidR="00FF7F9A" w:rsidRPr="00FF7F9A" w:rsidRDefault="00FF7F9A" w:rsidP="00FF7F9A">
            <w:pPr>
              <w:rPr>
                <w:rFonts w:ascii="Arial" w:hAnsi="Arial" w:cs="Arial"/>
                <w:sz w:val="14"/>
                <w:szCs w:val="14"/>
              </w:rPr>
            </w:pPr>
          </w:p>
        </w:tc>
        <w:tc>
          <w:tcPr>
            <w:tcW w:w="1120" w:type="dxa"/>
          </w:tcPr>
          <w:p w14:paraId="65E7B1BA" w14:textId="473FA34A" w:rsidR="00FF7F9A" w:rsidRPr="00FF7F9A" w:rsidRDefault="00FF7F9A" w:rsidP="00FF7F9A">
            <w:pPr>
              <w:rPr>
                <w:rFonts w:ascii="Arial" w:hAnsi="Arial" w:cs="Arial"/>
                <w:sz w:val="14"/>
                <w:szCs w:val="14"/>
              </w:rPr>
            </w:pPr>
            <w:r w:rsidRPr="00FF7F9A">
              <w:rPr>
                <w:rFonts w:ascii="Arial" w:hAnsi="Arial" w:cs="Arial"/>
                <w:sz w:val="14"/>
                <w:szCs w:val="14"/>
              </w:rPr>
              <w:t>R2-2201884</w:t>
            </w:r>
          </w:p>
        </w:tc>
        <w:tc>
          <w:tcPr>
            <w:tcW w:w="1062" w:type="dxa"/>
          </w:tcPr>
          <w:p w14:paraId="049A13E6" w14:textId="77777777" w:rsidR="00FF7F9A" w:rsidRPr="00FF7F9A" w:rsidRDefault="00FF7F9A" w:rsidP="00FF7F9A">
            <w:pPr>
              <w:rPr>
                <w:rFonts w:ascii="Arial" w:hAnsi="Arial" w:cs="Arial"/>
                <w:sz w:val="14"/>
                <w:szCs w:val="14"/>
              </w:rPr>
            </w:pPr>
          </w:p>
        </w:tc>
      </w:tr>
      <w:tr w:rsidR="00FF7F9A" w:rsidRPr="00FF7F9A" w14:paraId="3E2CBBDF" w14:textId="77777777" w:rsidTr="00EF3281">
        <w:trPr>
          <w:trHeight w:val="20"/>
          <w:jc w:val="center"/>
        </w:trPr>
        <w:tc>
          <w:tcPr>
            <w:tcW w:w="1094" w:type="dxa"/>
            <w:shd w:val="clear" w:color="auto" w:fill="auto"/>
          </w:tcPr>
          <w:p w14:paraId="08588EA3" w14:textId="5579C06A" w:rsidR="00FF7F9A" w:rsidRPr="00FF7F9A" w:rsidRDefault="002328C4" w:rsidP="00FF7F9A">
            <w:pPr>
              <w:rPr>
                <w:rFonts w:ascii="Arial" w:hAnsi="Arial" w:cs="Arial"/>
                <w:bCs/>
                <w:sz w:val="14"/>
                <w:szCs w:val="14"/>
              </w:rPr>
            </w:pPr>
            <w:hyperlink r:id="rId2687" w:history="1">
              <w:r w:rsidR="004371F4">
                <w:rPr>
                  <w:rStyle w:val="Hyperlink"/>
                  <w:rFonts w:ascii="Arial" w:hAnsi="Arial" w:cs="Arial"/>
                  <w:sz w:val="14"/>
                  <w:szCs w:val="14"/>
                </w:rPr>
                <w:t>R1-2200884</w:t>
              </w:r>
            </w:hyperlink>
          </w:p>
        </w:tc>
        <w:tc>
          <w:tcPr>
            <w:tcW w:w="2646" w:type="dxa"/>
            <w:shd w:val="clear" w:color="auto" w:fill="auto"/>
          </w:tcPr>
          <w:p w14:paraId="4864C826" w14:textId="0A866D59" w:rsidR="00FF7F9A" w:rsidRPr="00FF7F9A" w:rsidRDefault="00FF7F9A" w:rsidP="00FF7F9A">
            <w:pPr>
              <w:rPr>
                <w:rFonts w:ascii="Arial" w:hAnsi="Arial" w:cs="Arial"/>
                <w:bCs/>
                <w:sz w:val="14"/>
                <w:szCs w:val="14"/>
              </w:rPr>
            </w:pPr>
            <w:r w:rsidRPr="00FF7F9A">
              <w:rPr>
                <w:rFonts w:ascii="Arial" w:hAnsi="Arial" w:cs="Arial"/>
                <w:sz w:val="14"/>
                <w:szCs w:val="14"/>
              </w:rPr>
              <w:t>LS on PDCCH Skipping in RRC_CONNECTED</w:t>
            </w:r>
          </w:p>
        </w:tc>
        <w:tc>
          <w:tcPr>
            <w:tcW w:w="1583" w:type="dxa"/>
            <w:shd w:val="clear" w:color="auto" w:fill="auto"/>
          </w:tcPr>
          <w:p w14:paraId="5D5F37D7" w14:textId="621D9EE9" w:rsidR="00FF7F9A" w:rsidRPr="00FF7F9A" w:rsidRDefault="00FF7F9A" w:rsidP="00FF7F9A">
            <w:pPr>
              <w:rPr>
                <w:rFonts w:ascii="Arial" w:hAnsi="Arial" w:cs="Arial"/>
                <w:bCs/>
                <w:sz w:val="14"/>
                <w:szCs w:val="14"/>
              </w:rPr>
            </w:pPr>
            <w:r w:rsidRPr="00FF7F9A">
              <w:rPr>
                <w:rFonts w:ascii="Arial" w:hAnsi="Arial" w:cs="Arial"/>
                <w:sz w:val="14"/>
                <w:szCs w:val="14"/>
              </w:rPr>
              <w:t>RAN2, Samsung</w:t>
            </w:r>
          </w:p>
        </w:tc>
        <w:tc>
          <w:tcPr>
            <w:tcW w:w="909" w:type="dxa"/>
            <w:shd w:val="clear" w:color="auto" w:fill="auto"/>
          </w:tcPr>
          <w:p w14:paraId="28EE0B5F" w14:textId="25663799" w:rsidR="00FF7F9A" w:rsidRPr="00FF7F9A" w:rsidRDefault="00FF7F9A" w:rsidP="00FF7F9A">
            <w:pPr>
              <w:rPr>
                <w:rFonts w:ascii="Arial" w:hAnsi="Arial" w:cs="Arial"/>
                <w:bCs/>
                <w:sz w:val="14"/>
                <w:szCs w:val="14"/>
              </w:rPr>
            </w:pPr>
            <w:r w:rsidRPr="00FF7F9A">
              <w:rPr>
                <w:rFonts w:ascii="Arial" w:hAnsi="Arial" w:cs="Arial"/>
                <w:sz w:val="14"/>
                <w:szCs w:val="14"/>
              </w:rPr>
              <w:t>Rel-17</w:t>
            </w:r>
          </w:p>
        </w:tc>
        <w:tc>
          <w:tcPr>
            <w:tcW w:w="2600" w:type="dxa"/>
            <w:shd w:val="clear" w:color="auto" w:fill="auto"/>
          </w:tcPr>
          <w:p w14:paraId="4F37144D" w14:textId="5D6FB216" w:rsidR="00FF7F9A" w:rsidRPr="00FF7F9A" w:rsidRDefault="00FF7F9A" w:rsidP="00FF7F9A">
            <w:pPr>
              <w:rPr>
                <w:rFonts w:ascii="Arial" w:hAnsi="Arial" w:cs="Arial"/>
                <w:bCs/>
                <w:sz w:val="14"/>
                <w:szCs w:val="14"/>
              </w:rPr>
            </w:pPr>
            <w:r w:rsidRPr="00FF7F9A">
              <w:rPr>
                <w:rFonts w:ascii="Arial" w:hAnsi="Arial" w:cs="Arial"/>
                <w:sz w:val="14"/>
                <w:szCs w:val="14"/>
              </w:rPr>
              <w:t>NR_UE_pow_sav_enh-Core</w:t>
            </w:r>
          </w:p>
        </w:tc>
        <w:tc>
          <w:tcPr>
            <w:tcW w:w="1065" w:type="dxa"/>
            <w:shd w:val="clear" w:color="auto" w:fill="auto"/>
          </w:tcPr>
          <w:p w14:paraId="0F12B12E" w14:textId="77777777" w:rsidR="00FF7F9A" w:rsidRPr="00FF7F9A" w:rsidRDefault="00FF7F9A" w:rsidP="00FF7F9A">
            <w:pPr>
              <w:rPr>
                <w:rFonts w:ascii="Arial" w:hAnsi="Arial" w:cs="Arial"/>
                <w:bCs/>
                <w:sz w:val="14"/>
                <w:szCs w:val="14"/>
              </w:rPr>
            </w:pPr>
          </w:p>
        </w:tc>
        <w:tc>
          <w:tcPr>
            <w:tcW w:w="994" w:type="dxa"/>
            <w:shd w:val="clear" w:color="auto" w:fill="auto"/>
          </w:tcPr>
          <w:p w14:paraId="5B23F811" w14:textId="210FD71A" w:rsidR="00FF7F9A" w:rsidRPr="00FF7F9A" w:rsidRDefault="00FF7F9A" w:rsidP="00FF7F9A">
            <w:pPr>
              <w:rPr>
                <w:rFonts w:ascii="Arial" w:hAnsi="Arial" w:cs="Arial"/>
                <w:bCs/>
                <w:sz w:val="14"/>
                <w:szCs w:val="14"/>
                <w:lang w:val="fr-FR"/>
              </w:rPr>
            </w:pPr>
            <w:r w:rsidRPr="00FF7F9A">
              <w:rPr>
                <w:rFonts w:ascii="Arial" w:hAnsi="Arial" w:cs="Arial"/>
                <w:sz w:val="14"/>
                <w:szCs w:val="14"/>
              </w:rPr>
              <w:t>RAN1</w:t>
            </w:r>
          </w:p>
        </w:tc>
        <w:tc>
          <w:tcPr>
            <w:tcW w:w="994" w:type="dxa"/>
            <w:shd w:val="clear" w:color="auto" w:fill="auto"/>
          </w:tcPr>
          <w:p w14:paraId="0DF09386" w14:textId="77777777" w:rsidR="00FF7F9A" w:rsidRPr="00FF7F9A" w:rsidRDefault="00FF7F9A" w:rsidP="00FF7F9A">
            <w:pPr>
              <w:rPr>
                <w:rFonts w:ascii="Arial" w:hAnsi="Arial" w:cs="Arial"/>
                <w:bCs/>
                <w:sz w:val="14"/>
                <w:szCs w:val="14"/>
                <w:lang w:val="fr-FR"/>
              </w:rPr>
            </w:pPr>
          </w:p>
        </w:tc>
        <w:tc>
          <w:tcPr>
            <w:tcW w:w="1120" w:type="dxa"/>
            <w:shd w:val="clear" w:color="auto" w:fill="auto"/>
          </w:tcPr>
          <w:p w14:paraId="61582C02" w14:textId="77BBC381" w:rsidR="00FF7F9A" w:rsidRPr="00FF7F9A" w:rsidRDefault="00FF7F9A" w:rsidP="00FF7F9A">
            <w:pPr>
              <w:rPr>
                <w:rFonts w:ascii="Arial" w:hAnsi="Arial" w:cs="Arial"/>
                <w:bCs/>
                <w:sz w:val="14"/>
                <w:szCs w:val="14"/>
                <w:lang w:val="fr-FR"/>
              </w:rPr>
            </w:pPr>
            <w:r w:rsidRPr="00FF7F9A">
              <w:rPr>
                <w:rFonts w:ascii="Arial" w:hAnsi="Arial" w:cs="Arial"/>
                <w:sz w:val="14"/>
                <w:szCs w:val="14"/>
              </w:rPr>
              <w:t>R2-2201960</w:t>
            </w:r>
          </w:p>
        </w:tc>
        <w:tc>
          <w:tcPr>
            <w:tcW w:w="1062" w:type="dxa"/>
            <w:shd w:val="clear" w:color="auto" w:fill="auto"/>
          </w:tcPr>
          <w:p w14:paraId="0E9D28A3" w14:textId="77777777" w:rsidR="00FF7F9A" w:rsidRPr="00FF7F9A" w:rsidRDefault="00FF7F9A" w:rsidP="00FF7F9A">
            <w:pPr>
              <w:rPr>
                <w:rFonts w:ascii="Arial" w:hAnsi="Arial" w:cs="Arial"/>
                <w:bCs/>
                <w:sz w:val="14"/>
                <w:szCs w:val="14"/>
                <w:lang w:val="fr-FR"/>
              </w:rPr>
            </w:pPr>
          </w:p>
        </w:tc>
      </w:tr>
      <w:tr w:rsidR="00FF7F9A" w:rsidRPr="00FF7F9A" w14:paraId="7FFBB336" w14:textId="77777777" w:rsidTr="00EF3281">
        <w:trPr>
          <w:trHeight w:val="20"/>
          <w:jc w:val="center"/>
        </w:trPr>
        <w:tc>
          <w:tcPr>
            <w:tcW w:w="1094" w:type="dxa"/>
            <w:shd w:val="clear" w:color="auto" w:fill="auto"/>
          </w:tcPr>
          <w:p w14:paraId="55303EDD" w14:textId="05F49C19" w:rsidR="00FF7F9A" w:rsidRPr="00FF7F9A" w:rsidRDefault="002328C4" w:rsidP="00FF7F9A">
            <w:pPr>
              <w:rPr>
                <w:rFonts w:ascii="Arial" w:hAnsi="Arial" w:cs="Arial"/>
                <w:bCs/>
                <w:sz w:val="14"/>
                <w:szCs w:val="14"/>
              </w:rPr>
            </w:pPr>
            <w:hyperlink r:id="rId2688" w:history="1">
              <w:r w:rsidR="004371F4">
                <w:rPr>
                  <w:rStyle w:val="Hyperlink"/>
                  <w:rFonts w:ascii="Arial" w:hAnsi="Arial" w:cs="Arial"/>
                  <w:sz w:val="14"/>
                  <w:szCs w:val="14"/>
                </w:rPr>
                <w:t>R1-2200885</w:t>
              </w:r>
            </w:hyperlink>
          </w:p>
        </w:tc>
        <w:tc>
          <w:tcPr>
            <w:tcW w:w="2646" w:type="dxa"/>
            <w:shd w:val="clear" w:color="auto" w:fill="auto"/>
          </w:tcPr>
          <w:p w14:paraId="36E890DB" w14:textId="5E541694" w:rsidR="00FF7F9A" w:rsidRPr="00FF7F9A" w:rsidRDefault="00FF7F9A" w:rsidP="00FF7F9A">
            <w:pPr>
              <w:rPr>
                <w:rFonts w:ascii="Arial" w:hAnsi="Arial" w:cs="Arial"/>
                <w:bCs/>
                <w:sz w:val="14"/>
                <w:szCs w:val="14"/>
              </w:rPr>
            </w:pPr>
            <w:r w:rsidRPr="00FF7F9A">
              <w:rPr>
                <w:rFonts w:ascii="Arial" w:hAnsi="Arial" w:cs="Arial"/>
                <w:sz w:val="14"/>
                <w:szCs w:val="14"/>
              </w:rPr>
              <w:t>LS on UL BWP with PRACH resources only for RACH with Msg3 repetition</w:t>
            </w:r>
          </w:p>
        </w:tc>
        <w:tc>
          <w:tcPr>
            <w:tcW w:w="1583" w:type="dxa"/>
            <w:shd w:val="clear" w:color="auto" w:fill="auto"/>
          </w:tcPr>
          <w:p w14:paraId="130A02F8" w14:textId="5AF30933" w:rsidR="00FF7F9A" w:rsidRPr="00FF7F9A" w:rsidRDefault="00FF7F9A" w:rsidP="00FF7F9A">
            <w:pPr>
              <w:rPr>
                <w:rFonts w:ascii="Arial" w:hAnsi="Arial" w:cs="Arial"/>
                <w:bCs/>
                <w:sz w:val="14"/>
                <w:szCs w:val="14"/>
              </w:rPr>
            </w:pPr>
            <w:r w:rsidRPr="00FF7F9A">
              <w:rPr>
                <w:rFonts w:ascii="Arial" w:hAnsi="Arial" w:cs="Arial"/>
                <w:sz w:val="14"/>
                <w:szCs w:val="14"/>
              </w:rPr>
              <w:t>RAN2, Qualcomm</w:t>
            </w:r>
          </w:p>
        </w:tc>
        <w:tc>
          <w:tcPr>
            <w:tcW w:w="909" w:type="dxa"/>
            <w:shd w:val="clear" w:color="auto" w:fill="auto"/>
          </w:tcPr>
          <w:p w14:paraId="02209CAB" w14:textId="38B4D6C6" w:rsidR="00FF7F9A" w:rsidRPr="00FF7F9A" w:rsidRDefault="00FF7F9A" w:rsidP="00FF7F9A">
            <w:pPr>
              <w:rPr>
                <w:rFonts w:ascii="Arial" w:hAnsi="Arial" w:cs="Arial"/>
                <w:bCs/>
                <w:sz w:val="14"/>
                <w:szCs w:val="14"/>
              </w:rPr>
            </w:pPr>
            <w:r w:rsidRPr="00FF7F9A">
              <w:rPr>
                <w:rFonts w:ascii="Arial" w:hAnsi="Arial" w:cs="Arial"/>
                <w:sz w:val="14"/>
                <w:szCs w:val="14"/>
              </w:rPr>
              <w:t>Rel-17</w:t>
            </w:r>
          </w:p>
        </w:tc>
        <w:tc>
          <w:tcPr>
            <w:tcW w:w="2600" w:type="dxa"/>
            <w:shd w:val="clear" w:color="auto" w:fill="auto"/>
          </w:tcPr>
          <w:p w14:paraId="382704EB" w14:textId="0CA03D54" w:rsidR="00FF7F9A" w:rsidRPr="00FF7F9A" w:rsidRDefault="00FF7F9A" w:rsidP="00FF7F9A">
            <w:pPr>
              <w:rPr>
                <w:rFonts w:ascii="Arial" w:hAnsi="Arial" w:cs="Arial"/>
                <w:bCs/>
                <w:sz w:val="14"/>
                <w:szCs w:val="14"/>
              </w:rPr>
            </w:pPr>
            <w:r w:rsidRPr="00FF7F9A">
              <w:rPr>
                <w:rFonts w:ascii="Arial" w:hAnsi="Arial" w:cs="Arial"/>
                <w:sz w:val="14"/>
                <w:szCs w:val="14"/>
              </w:rPr>
              <w:t>NR_cov_enh-Core</w:t>
            </w:r>
          </w:p>
        </w:tc>
        <w:tc>
          <w:tcPr>
            <w:tcW w:w="1065" w:type="dxa"/>
            <w:shd w:val="clear" w:color="auto" w:fill="auto"/>
          </w:tcPr>
          <w:p w14:paraId="4BF47913" w14:textId="77777777" w:rsidR="00FF7F9A" w:rsidRPr="00FF7F9A" w:rsidRDefault="00FF7F9A" w:rsidP="00FF7F9A">
            <w:pPr>
              <w:rPr>
                <w:rFonts w:ascii="Arial" w:hAnsi="Arial" w:cs="Arial"/>
                <w:bCs/>
                <w:sz w:val="14"/>
                <w:szCs w:val="14"/>
              </w:rPr>
            </w:pPr>
          </w:p>
        </w:tc>
        <w:tc>
          <w:tcPr>
            <w:tcW w:w="994" w:type="dxa"/>
            <w:shd w:val="clear" w:color="auto" w:fill="auto"/>
          </w:tcPr>
          <w:p w14:paraId="7CD5A63D" w14:textId="7A5D795B" w:rsidR="00FF7F9A" w:rsidRPr="00FF7F9A" w:rsidRDefault="00FF7F9A" w:rsidP="00FF7F9A">
            <w:pPr>
              <w:rPr>
                <w:rFonts w:ascii="Arial" w:hAnsi="Arial" w:cs="Arial"/>
                <w:bCs/>
                <w:sz w:val="14"/>
                <w:szCs w:val="14"/>
              </w:rPr>
            </w:pPr>
            <w:r w:rsidRPr="00FF7F9A">
              <w:rPr>
                <w:rFonts w:ascii="Arial" w:hAnsi="Arial" w:cs="Arial"/>
                <w:sz w:val="14"/>
                <w:szCs w:val="14"/>
              </w:rPr>
              <w:t>RAN1</w:t>
            </w:r>
          </w:p>
        </w:tc>
        <w:tc>
          <w:tcPr>
            <w:tcW w:w="994" w:type="dxa"/>
            <w:shd w:val="clear" w:color="auto" w:fill="auto"/>
          </w:tcPr>
          <w:p w14:paraId="2B577849" w14:textId="77777777" w:rsidR="00FF7F9A" w:rsidRPr="00FF7F9A" w:rsidRDefault="00FF7F9A" w:rsidP="00FF7F9A">
            <w:pPr>
              <w:rPr>
                <w:rFonts w:ascii="Arial" w:hAnsi="Arial" w:cs="Arial"/>
                <w:bCs/>
                <w:sz w:val="14"/>
                <w:szCs w:val="14"/>
              </w:rPr>
            </w:pPr>
          </w:p>
        </w:tc>
        <w:tc>
          <w:tcPr>
            <w:tcW w:w="1120" w:type="dxa"/>
            <w:shd w:val="clear" w:color="auto" w:fill="auto"/>
          </w:tcPr>
          <w:p w14:paraId="55AE4164" w14:textId="6F05A0F3" w:rsidR="00FF7F9A" w:rsidRPr="00FF7F9A" w:rsidRDefault="00FF7F9A" w:rsidP="00FF7F9A">
            <w:pPr>
              <w:rPr>
                <w:rFonts w:ascii="Arial" w:hAnsi="Arial" w:cs="Arial"/>
                <w:bCs/>
                <w:sz w:val="14"/>
                <w:szCs w:val="14"/>
              </w:rPr>
            </w:pPr>
            <w:r w:rsidRPr="00FF7F9A">
              <w:rPr>
                <w:rFonts w:ascii="Arial" w:hAnsi="Arial" w:cs="Arial"/>
                <w:sz w:val="14"/>
                <w:szCs w:val="14"/>
              </w:rPr>
              <w:t>R2-2201982</w:t>
            </w:r>
          </w:p>
        </w:tc>
        <w:tc>
          <w:tcPr>
            <w:tcW w:w="1062" w:type="dxa"/>
            <w:shd w:val="clear" w:color="auto" w:fill="auto"/>
          </w:tcPr>
          <w:p w14:paraId="190F6E00" w14:textId="77777777" w:rsidR="00FF7F9A" w:rsidRPr="00FF7F9A" w:rsidRDefault="00FF7F9A" w:rsidP="00FF7F9A">
            <w:pPr>
              <w:rPr>
                <w:rFonts w:ascii="Arial" w:hAnsi="Arial" w:cs="Arial"/>
                <w:bCs/>
                <w:sz w:val="14"/>
                <w:szCs w:val="14"/>
              </w:rPr>
            </w:pPr>
          </w:p>
        </w:tc>
      </w:tr>
      <w:tr w:rsidR="00FF7F9A" w:rsidRPr="00FF7F9A" w14:paraId="5EE187D7" w14:textId="77777777" w:rsidTr="00EF3281">
        <w:trPr>
          <w:trHeight w:val="20"/>
          <w:jc w:val="center"/>
        </w:trPr>
        <w:tc>
          <w:tcPr>
            <w:tcW w:w="1094" w:type="dxa"/>
          </w:tcPr>
          <w:p w14:paraId="76172E2D" w14:textId="014AC6BC" w:rsidR="00FF7F9A" w:rsidRPr="00FF7F9A" w:rsidRDefault="002328C4" w:rsidP="00FF7F9A">
            <w:pPr>
              <w:rPr>
                <w:rFonts w:ascii="Arial" w:hAnsi="Arial" w:cs="Arial"/>
                <w:bCs/>
                <w:sz w:val="14"/>
                <w:szCs w:val="14"/>
              </w:rPr>
            </w:pPr>
            <w:hyperlink r:id="rId2689" w:history="1">
              <w:r w:rsidR="004371F4">
                <w:rPr>
                  <w:rStyle w:val="Hyperlink"/>
                  <w:rFonts w:ascii="Arial" w:hAnsi="Arial" w:cs="Arial"/>
                  <w:sz w:val="14"/>
                  <w:szCs w:val="14"/>
                </w:rPr>
                <w:t>R1-2200886</w:t>
              </w:r>
            </w:hyperlink>
          </w:p>
        </w:tc>
        <w:tc>
          <w:tcPr>
            <w:tcW w:w="2646" w:type="dxa"/>
          </w:tcPr>
          <w:p w14:paraId="72537572" w14:textId="038A6BBF" w:rsidR="00FF7F9A" w:rsidRPr="00FF7F9A" w:rsidRDefault="00FF7F9A" w:rsidP="00FF7F9A">
            <w:pPr>
              <w:rPr>
                <w:rFonts w:ascii="Arial" w:hAnsi="Arial" w:cs="Arial"/>
                <w:sz w:val="14"/>
                <w:szCs w:val="14"/>
              </w:rPr>
            </w:pPr>
            <w:r w:rsidRPr="00FF7F9A">
              <w:rPr>
                <w:rFonts w:ascii="Arial" w:hAnsi="Arial" w:cs="Arial"/>
                <w:sz w:val="14"/>
                <w:szCs w:val="14"/>
              </w:rPr>
              <w:t>LS on Enhanced TCI state indication for UE-specific PDCCH MAC CE</w:t>
            </w:r>
          </w:p>
        </w:tc>
        <w:tc>
          <w:tcPr>
            <w:tcW w:w="1583" w:type="dxa"/>
          </w:tcPr>
          <w:p w14:paraId="06CD956C" w14:textId="70542E30" w:rsidR="00FF7F9A" w:rsidRPr="00FF7F9A" w:rsidRDefault="00FF7F9A" w:rsidP="00FF7F9A">
            <w:pPr>
              <w:rPr>
                <w:rFonts w:ascii="Arial" w:hAnsi="Arial" w:cs="Arial"/>
                <w:sz w:val="14"/>
                <w:szCs w:val="14"/>
              </w:rPr>
            </w:pPr>
            <w:r w:rsidRPr="00FF7F9A">
              <w:rPr>
                <w:rFonts w:ascii="Arial" w:hAnsi="Arial" w:cs="Arial"/>
                <w:sz w:val="14"/>
                <w:szCs w:val="14"/>
              </w:rPr>
              <w:t>RAN2, Samsung</w:t>
            </w:r>
          </w:p>
        </w:tc>
        <w:tc>
          <w:tcPr>
            <w:tcW w:w="909" w:type="dxa"/>
          </w:tcPr>
          <w:p w14:paraId="17E9FF38" w14:textId="687CE34B" w:rsidR="00FF7F9A" w:rsidRPr="00FF7F9A" w:rsidRDefault="00FF7F9A" w:rsidP="00FF7F9A">
            <w:pPr>
              <w:rPr>
                <w:rFonts w:ascii="Arial" w:hAnsi="Arial" w:cs="Arial"/>
                <w:bCs/>
                <w:sz w:val="14"/>
                <w:szCs w:val="14"/>
              </w:rPr>
            </w:pPr>
            <w:r w:rsidRPr="00FF7F9A">
              <w:rPr>
                <w:rFonts w:ascii="Arial" w:hAnsi="Arial" w:cs="Arial"/>
                <w:sz w:val="14"/>
                <w:szCs w:val="14"/>
              </w:rPr>
              <w:t>Rel-17</w:t>
            </w:r>
          </w:p>
        </w:tc>
        <w:tc>
          <w:tcPr>
            <w:tcW w:w="2600" w:type="dxa"/>
          </w:tcPr>
          <w:p w14:paraId="06F0B68D" w14:textId="1A2897D4" w:rsidR="00FF7F9A" w:rsidRPr="00FF7F9A" w:rsidRDefault="00FF7F9A" w:rsidP="00FF7F9A">
            <w:pPr>
              <w:rPr>
                <w:rFonts w:ascii="Arial" w:hAnsi="Arial" w:cs="Arial"/>
                <w:bCs/>
                <w:sz w:val="14"/>
                <w:szCs w:val="14"/>
                <w:lang w:val="fr-FR"/>
              </w:rPr>
            </w:pPr>
            <w:r w:rsidRPr="00FF7F9A">
              <w:rPr>
                <w:rFonts w:ascii="Arial" w:hAnsi="Arial" w:cs="Arial"/>
                <w:sz w:val="14"/>
                <w:szCs w:val="14"/>
              </w:rPr>
              <w:t>NR_feMIMO-Core</w:t>
            </w:r>
          </w:p>
        </w:tc>
        <w:tc>
          <w:tcPr>
            <w:tcW w:w="1065" w:type="dxa"/>
          </w:tcPr>
          <w:p w14:paraId="5B980355" w14:textId="77777777" w:rsidR="00FF7F9A" w:rsidRPr="00FF7F9A" w:rsidRDefault="00FF7F9A" w:rsidP="00FF7F9A">
            <w:pPr>
              <w:rPr>
                <w:rFonts w:ascii="Arial" w:hAnsi="Arial" w:cs="Arial"/>
                <w:sz w:val="14"/>
                <w:szCs w:val="14"/>
                <w:lang w:val="fr-FR"/>
              </w:rPr>
            </w:pPr>
          </w:p>
        </w:tc>
        <w:tc>
          <w:tcPr>
            <w:tcW w:w="994" w:type="dxa"/>
          </w:tcPr>
          <w:p w14:paraId="71C4B1FC" w14:textId="225562DB" w:rsidR="00FF7F9A" w:rsidRPr="00FF7F9A" w:rsidRDefault="00FF7F9A" w:rsidP="00FF7F9A">
            <w:pPr>
              <w:rPr>
                <w:rFonts w:ascii="Arial" w:hAnsi="Arial" w:cs="Arial"/>
                <w:sz w:val="14"/>
                <w:szCs w:val="14"/>
                <w:lang w:val="fr-FR"/>
              </w:rPr>
            </w:pPr>
            <w:r w:rsidRPr="00FF7F9A">
              <w:rPr>
                <w:rFonts w:ascii="Arial" w:hAnsi="Arial" w:cs="Arial"/>
                <w:sz w:val="14"/>
                <w:szCs w:val="14"/>
              </w:rPr>
              <w:t>RAN1</w:t>
            </w:r>
          </w:p>
        </w:tc>
        <w:tc>
          <w:tcPr>
            <w:tcW w:w="994" w:type="dxa"/>
          </w:tcPr>
          <w:p w14:paraId="21ED1625" w14:textId="77777777" w:rsidR="00FF7F9A" w:rsidRPr="00FF7F9A" w:rsidRDefault="00FF7F9A" w:rsidP="00FF7F9A">
            <w:pPr>
              <w:rPr>
                <w:rFonts w:ascii="Arial" w:hAnsi="Arial" w:cs="Arial"/>
                <w:sz w:val="14"/>
                <w:szCs w:val="14"/>
                <w:lang w:val="fr-FR"/>
              </w:rPr>
            </w:pPr>
          </w:p>
        </w:tc>
        <w:tc>
          <w:tcPr>
            <w:tcW w:w="1120" w:type="dxa"/>
          </w:tcPr>
          <w:p w14:paraId="1F775E30" w14:textId="40BE1FEF" w:rsidR="00FF7F9A" w:rsidRPr="00FF7F9A" w:rsidRDefault="00FF7F9A" w:rsidP="00FF7F9A">
            <w:pPr>
              <w:rPr>
                <w:rFonts w:ascii="Arial" w:hAnsi="Arial" w:cs="Arial"/>
                <w:sz w:val="14"/>
                <w:szCs w:val="14"/>
                <w:lang w:val="fr-FR"/>
              </w:rPr>
            </w:pPr>
            <w:r w:rsidRPr="00FF7F9A">
              <w:rPr>
                <w:rFonts w:ascii="Arial" w:hAnsi="Arial" w:cs="Arial"/>
                <w:sz w:val="14"/>
                <w:szCs w:val="14"/>
              </w:rPr>
              <w:t>R2-2201995</w:t>
            </w:r>
          </w:p>
        </w:tc>
        <w:tc>
          <w:tcPr>
            <w:tcW w:w="1062" w:type="dxa"/>
          </w:tcPr>
          <w:p w14:paraId="41651B9F" w14:textId="77777777" w:rsidR="00FF7F9A" w:rsidRPr="00FF7F9A" w:rsidRDefault="00FF7F9A" w:rsidP="00FF7F9A">
            <w:pPr>
              <w:rPr>
                <w:rFonts w:ascii="Arial" w:hAnsi="Arial" w:cs="Arial"/>
                <w:sz w:val="14"/>
                <w:szCs w:val="14"/>
                <w:lang w:val="fr-FR"/>
              </w:rPr>
            </w:pPr>
          </w:p>
        </w:tc>
      </w:tr>
      <w:tr w:rsidR="00FF7F9A" w:rsidRPr="00FF7F9A" w14:paraId="4D48B2FB" w14:textId="77777777" w:rsidTr="00EF3281">
        <w:trPr>
          <w:trHeight w:val="20"/>
          <w:jc w:val="center"/>
        </w:trPr>
        <w:tc>
          <w:tcPr>
            <w:tcW w:w="1094" w:type="dxa"/>
          </w:tcPr>
          <w:p w14:paraId="0D251E39" w14:textId="409D5DD5" w:rsidR="00FF7F9A" w:rsidRPr="00FF7F9A" w:rsidRDefault="002328C4" w:rsidP="00FF7F9A">
            <w:pPr>
              <w:rPr>
                <w:rFonts w:ascii="Arial" w:hAnsi="Arial" w:cs="Arial"/>
                <w:bCs/>
                <w:sz w:val="14"/>
                <w:szCs w:val="14"/>
              </w:rPr>
            </w:pPr>
            <w:hyperlink r:id="rId2690" w:history="1">
              <w:r w:rsidR="004371F4">
                <w:rPr>
                  <w:rStyle w:val="Hyperlink"/>
                  <w:rFonts w:ascii="Arial" w:hAnsi="Arial" w:cs="Arial"/>
                  <w:sz w:val="14"/>
                  <w:szCs w:val="14"/>
                </w:rPr>
                <w:t>R1-2200887</w:t>
              </w:r>
            </w:hyperlink>
          </w:p>
        </w:tc>
        <w:tc>
          <w:tcPr>
            <w:tcW w:w="2646" w:type="dxa"/>
          </w:tcPr>
          <w:p w14:paraId="64051F63" w14:textId="080886A2" w:rsidR="00FF7F9A" w:rsidRPr="00FF7F9A" w:rsidRDefault="00FF7F9A" w:rsidP="00FF7F9A">
            <w:pPr>
              <w:rPr>
                <w:rFonts w:ascii="Arial" w:hAnsi="Arial" w:cs="Arial"/>
                <w:sz w:val="14"/>
                <w:szCs w:val="14"/>
              </w:rPr>
            </w:pPr>
            <w:r w:rsidRPr="00FF7F9A">
              <w:rPr>
                <w:rFonts w:ascii="Arial" w:hAnsi="Arial" w:cs="Arial"/>
                <w:sz w:val="14"/>
                <w:szCs w:val="14"/>
              </w:rPr>
              <w:t>LS on feMIMO RRC parameters</w:t>
            </w:r>
          </w:p>
        </w:tc>
        <w:tc>
          <w:tcPr>
            <w:tcW w:w="1583" w:type="dxa"/>
          </w:tcPr>
          <w:p w14:paraId="3391F906" w14:textId="4A21A135" w:rsidR="00FF7F9A" w:rsidRPr="00FF7F9A" w:rsidRDefault="00FF7F9A" w:rsidP="00FF7F9A">
            <w:pPr>
              <w:rPr>
                <w:rFonts w:ascii="Arial" w:hAnsi="Arial" w:cs="Arial"/>
                <w:sz w:val="14"/>
                <w:szCs w:val="14"/>
              </w:rPr>
            </w:pPr>
            <w:r w:rsidRPr="00FF7F9A">
              <w:rPr>
                <w:rFonts w:ascii="Arial" w:hAnsi="Arial" w:cs="Arial"/>
                <w:sz w:val="14"/>
                <w:szCs w:val="14"/>
              </w:rPr>
              <w:t>RAN2, Ericsson</w:t>
            </w:r>
          </w:p>
        </w:tc>
        <w:tc>
          <w:tcPr>
            <w:tcW w:w="909" w:type="dxa"/>
          </w:tcPr>
          <w:p w14:paraId="020B2FC7" w14:textId="07325C7A" w:rsidR="00FF7F9A" w:rsidRPr="00FF7F9A" w:rsidRDefault="00FF7F9A" w:rsidP="00FF7F9A">
            <w:pPr>
              <w:rPr>
                <w:rFonts w:ascii="Arial" w:hAnsi="Arial" w:cs="Arial"/>
                <w:bCs/>
                <w:sz w:val="14"/>
                <w:szCs w:val="14"/>
              </w:rPr>
            </w:pPr>
            <w:r w:rsidRPr="00FF7F9A">
              <w:rPr>
                <w:rFonts w:ascii="Arial" w:hAnsi="Arial" w:cs="Arial"/>
                <w:sz w:val="14"/>
                <w:szCs w:val="14"/>
              </w:rPr>
              <w:t>Rel-17</w:t>
            </w:r>
          </w:p>
        </w:tc>
        <w:tc>
          <w:tcPr>
            <w:tcW w:w="2600" w:type="dxa"/>
          </w:tcPr>
          <w:p w14:paraId="02349B8C" w14:textId="32126F37" w:rsidR="00FF7F9A" w:rsidRPr="00FF7F9A" w:rsidRDefault="00FF7F9A" w:rsidP="00FF7F9A">
            <w:pPr>
              <w:rPr>
                <w:rFonts w:ascii="Arial" w:hAnsi="Arial" w:cs="Arial"/>
                <w:bCs/>
                <w:sz w:val="14"/>
                <w:szCs w:val="14"/>
                <w:lang w:val="fr-FR"/>
              </w:rPr>
            </w:pPr>
            <w:r w:rsidRPr="00FF7F9A">
              <w:rPr>
                <w:rFonts w:ascii="Arial" w:hAnsi="Arial" w:cs="Arial"/>
                <w:sz w:val="14"/>
                <w:szCs w:val="14"/>
              </w:rPr>
              <w:t>NR_feMIMO-Core</w:t>
            </w:r>
          </w:p>
        </w:tc>
        <w:tc>
          <w:tcPr>
            <w:tcW w:w="1065" w:type="dxa"/>
          </w:tcPr>
          <w:p w14:paraId="373FEA75" w14:textId="77777777" w:rsidR="00FF7F9A" w:rsidRPr="00FF7F9A" w:rsidRDefault="00FF7F9A" w:rsidP="00FF7F9A">
            <w:pPr>
              <w:rPr>
                <w:rFonts w:ascii="Arial" w:hAnsi="Arial" w:cs="Arial"/>
                <w:sz w:val="14"/>
                <w:szCs w:val="14"/>
                <w:lang w:val="fr-FR"/>
              </w:rPr>
            </w:pPr>
          </w:p>
        </w:tc>
        <w:tc>
          <w:tcPr>
            <w:tcW w:w="994" w:type="dxa"/>
          </w:tcPr>
          <w:p w14:paraId="2A125581" w14:textId="084161FB" w:rsidR="00FF7F9A" w:rsidRPr="00FF7F9A" w:rsidRDefault="00FF7F9A" w:rsidP="00FF7F9A">
            <w:pPr>
              <w:rPr>
                <w:rFonts w:ascii="Arial" w:hAnsi="Arial" w:cs="Arial"/>
                <w:sz w:val="14"/>
                <w:szCs w:val="14"/>
                <w:lang w:val="fr-FR"/>
              </w:rPr>
            </w:pPr>
            <w:r w:rsidRPr="00FF7F9A">
              <w:rPr>
                <w:rFonts w:ascii="Arial" w:hAnsi="Arial" w:cs="Arial"/>
                <w:sz w:val="14"/>
                <w:szCs w:val="14"/>
              </w:rPr>
              <w:t>RAN1</w:t>
            </w:r>
          </w:p>
        </w:tc>
        <w:tc>
          <w:tcPr>
            <w:tcW w:w="994" w:type="dxa"/>
          </w:tcPr>
          <w:p w14:paraId="1C67013E" w14:textId="4F589B39" w:rsidR="00FF7F9A" w:rsidRPr="00FF7F9A" w:rsidRDefault="00FF7F9A" w:rsidP="00FF7F9A">
            <w:pPr>
              <w:rPr>
                <w:rFonts w:ascii="Arial" w:hAnsi="Arial" w:cs="Arial"/>
                <w:sz w:val="14"/>
                <w:szCs w:val="14"/>
                <w:lang w:val="fr-FR"/>
              </w:rPr>
            </w:pPr>
            <w:r w:rsidRPr="00FF7F9A">
              <w:rPr>
                <w:rFonts w:ascii="Arial" w:hAnsi="Arial" w:cs="Arial"/>
                <w:sz w:val="14"/>
                <w:szCs w:val="14"/>
              </w:rPr>
              <w:t>RAN3, RAN4</w:t>
            </w:r>
          </w:p>
        </w:tc>
        <w:tc>
          <w:tcPr>
            <w:tcW w:w="1120" w:type="dxa"/>
          </w:tcPr>
          <w:p w14:paraId="36A77706" w14:textId="1547A6A9" w:rsidR="00FF7F9A" w:rsidRPr="00FF7F9A" w:rsidRDefault="00FF7F9A" w:rsidP="00FF7F9A">
            <w:pPr>
              <w:rPr>
                <w:rFonts w:ascii="Arial" w:hAnsi="Arial" w:cs="Arial"/>
                <w:sz w:val="14"/>
                <w:szCs w:val="14"/>
                <w:lang w:val="fr-FR"/>
              </w:rPr>
            </w:pPr>
            <w:r w:rsidRPr="00FF7F9A">
              <w:rPr>
                <w:rFonts w:ascii="Arial" w:hAnsi="Arial" w:cs="Arial"/>
                <w:sz w:val="14"/>
                <w:szCs w:val="14"/>
              </w:rPr>
              <w:t>R2-2202002</w:t>
            </w:r>
          </w:p>
        </w:tc>
        <w:tc>
          <w:tcPr>
            <w:tcW w:w="1062" w:type="dxa"/>
          </w:tcPr>
          <w:p w14:paraId="518DF04E" w14:textId="4D86D113" w:rsidR="00FF7F9A" w:rsidRPr="00FF7F9A" w:rsidRDefault="002328C4" w:rsidP="00FF7F9A">
            <w:pPr>
              <w:rPr>
                <w:rFonts w:ascii="Arial" w:hAnsi="Arial" w:cs="Arial"/>
                <w:sz w:val="14"/>
                <w:szCs w:val="14"/>
                <w:lang w:val="fr-FR"/>
              </w:rPr>
            </w:pPr>
            <w:hyperlink r:id="rId2691" w:history="1">
              <w:r w:rsidR="004371F4">
                <w:rPr>
                  <w:rStyle w:val="Hyperlink"/>
                  <w:rFonts w:ascii="Arial" w:hAnsi="Arial" w:cs="Arial"/>
                  <w:sz w:val="14"/>
                  <w:szCs w:val="14"/>
                </w:rPr>
                <w:t>R1-2201628</w:t>
              </w:r>
            </w:hyperlink>
          </w:p>
        </w:tc>
      </w:tr>
      <w:tr w:rsidR="00FF7F9A" w:rsidRPr="00FF7F9A" w14:paraId="2BBCAA32" w14:textId="77777777" w:rsidTr="00EF3281">
        <w:trPr>
          <w:trHeight w:val="20"/>
          <w:jc w:val="center"/>
        </w:trPr>
        <w:tc>
          <w:tcPr>
            <w:tcW w:w="1094" w:type="dxa"/>
          </w:tcPr>
          <w:p w14:paraId="79072E6E" w14:textId="671DFD3F" w:rsidR="00FF7F9A" w:rsidRPr="00FF7F9A" w:rsidRDefault="002328C4" w:rsidP="00FF7F9A">
            <w:pPr>
              <w:rPr>
                <w:rFonts w:ascii="Arial" w:hAnsi="Arial" w:cs="Arial"/>
                <w:bCs/>
                <w:sz w:val="14"/>
                <w:szCs w:val="14"/>
              </w:rPr>
            </w:pPr>
            <w:hyperlink r:id="rId2692" w:history="1">
              <w:r w:rsidR="004371F4">
                <w:rPr>
                  <w:rStyle w:val="Hyperlink"/>
                  <w:rFonts w:ascii="Arial" w:hAnsi="Arial" w:cs="Arial"/>
                  <w:sz w:val="14"/>
                  <w:szCs w:val="14"/>
                </w:rPr>
                <w:t>R1-2200888</w:t>
              </w:r>
            </w:hyperlink>
          </w:p>
        </w:tc>
        <w:tc>
          <w:tcPr>
            <w:tcW w:w="2646" w:type="dxa"/>
          </w:tcPr>
          <w:p w14:paraId="238D3DB4" w14:textId="19F73A89" w:rsidR="00FF7F9A" w:rsidRPr="00FF7F9A" w:rsidRDefault="00FF7F9A" w:rsidP="00FF7F9A">
            <w:pPr>
              <w:rPr>
                <w:rFonts w:ascii="Arial" w:hAnsi="Arial" w:cs="Arial"/>
                <w:sz w:val="14"/>
                <w:szCs w:val="14"/>
              </w:rPr>
            </w:pPr>
            <w:r w:rsidRPr="00FF7F9A">
              <w:rPr>
                <w:rFonts w:ascii="Arial" w:hAnsi="Arial" w:cs="Arial"/>
                <w:sz w:val="14"/>
                <w:szCs w:val="14"/>
              </w:rPr>
              <w:t>LS on MBS SPS</w:t>
            </w:r>
          </w:p>
        </w:tc>
        <w:tc>
          <w:tcPr>
            <w:tcW w:w="1583" w:type="dxa"/>
          </w:tcPr>
          <w:p w14:paraId="7C84F316" w14:textId="3C8D6466" w:rsidR="00FF7F9A" w:rsidRPr="00FF7F9A" w:rsidRDefault="00FF7F9A" w:rsidP="00FF7F9A">
            <w:pPr>
              <w:rPr>
                <w:rFonts w:ascii="Arial" w:hAnsi="Arial" w:cs="Arial"/>
                <w:sz w:val="14"/>
                <w:szCs w:val="14"/>
              </w:rPr>
            </w:pPr>
            <w:r w:rsidRPr="00FF7F9A">
              <w:rPr>
                <w:rFonts w:ascii="Arial" w:hAnsi="Arial" w:cs="Arial"/>
                <w:sz w:val="14"/>
                <w:szCs w:val="14"/>
              </w:rPr>
              <w:t>RAN2, OPPO</w:t>
            </w:r>
          </w:p>
        </w:tc>
        <w:tc>
          <w:tcPr>
            <w:tcW w:w="909" w:type="dxa"/>
          </w:tcPr>
          <w:p w14:paraId="136E84E3" w14:textId="1751739A" w:rsidR="00FF7F9A" w:rsidRPr="00FF7F9A" w:rsidRDefault="00FF7F9A" w:rsidP="00FF7F9A">
            <w:pPr>
              <w:rPr>
                <w:rFonts w:ascii="Arial" w:hAnsi="Arial" w:cs="Arial"/>
                <w:bCs/>
                <w:sz w:val="14"/>
                <w:szCs w:val="14"/>
              </w:rPr>
            </w:pPr>
            <w:r w:rsidRPr="00FF7F9A">
              <w:rPr>
                <w:rFonts w:ascii="Arial" w:hAnsi="Arial" w:cs="Arial"/>
                <w:sz w:val="14"/>
                <w:szCs w:val="14"/>
              </w:rPr>
              <w:t>Rel-17</w:t>
            </w:r>
          </w:p>
        </w:tc>
        <w:tc>
          <w:tcPr>
            <w:tcW w:w="2600" w:type="dxa"/>
          </w:tcPr>
          <w:p w14:paraId="11ECAF8A" w14:textId="2ACC868E" w:rsidR="00FF7F9A" w:rsidRPr="00FF7F9A" w:rsidRDefault="00FF7F9A" w:rsidP="00FF7F9A">
            <w:pPr>
              <w:rPr>
                <w:rFonts w:ascii="Arial" w:hAnsi="Arial" w:cs="Arial"/>
                <w:bCs/>
                <w:sz w:val="14"/>
                <w:szCs w:val="14"/>
              </w:rPr>
            </w:pPr>
            <w:r w:rsidRPr="00FF7F9A">
              <w:rPr>
                <w:rFonts w:ascii="Arial" w:hAnsi="Arial" w:cs="Arial"/>
                <w:sz w:val="14"/>
                <w:szCs w:val="14"/>
              </w:rPr>
              <w:t>NR_MBS-Core</w:t>
            </w:r>
          </w:p>
        </w:tc>
        <w:tc>
          <w:tcPr>
            <w:tcW w:w="1065" w:type="dxa"/>
          </w:tcPr>
          <w:p w14:paraId="40170804" w14:textId="77777777" w:rsidR="00FF7F9A" w:rsidRPr="00FF7F9A" w:rsidRDefault="00FF7F9A" w:rsidP="00FF7F9A">
            <w:pPr>
              <w:rPr>
                <w:rFonts w:ascii="Arial" w:hAnsi="Arial" w:cs="Arial"/>
                <w:sz w:val="14"/>
                <w:szCs w:val="14"/>
              </w:rPr>
            </w:pPr>
          </w:p>
        </w:tc>
        <w:tc>
          <w:tcPr>
            <w:tcW w:w="994" w:type="dxa"/>
          </w:tcPr>
          <w:p w14:paraId="4E9B54D9" w14:textId="0352C47D" w:rsidR="00FF7F9A" w:rsidRPr="00FF7F9A" w:rsidRDefault="00FF7F9A" w:rsidP="00FF7F9A">
            <w:pPr>
              <w:rPr>
                <w:rFonts w:ascii="Arial" w:hAnsi="Arial" w:cs="Arial"/>
                <w:sz w:val="14"/>
                <w:szCs w:val="14"/>
              </w:rPr>
            </w:pPr>
            <w:r w:rsidRPr="00FF7F9A">
              <w:rPr>
                <w:rFonts w:ascii="Arial" w:hAnsi="Arial" w:cs="Arial"/>
                <w:sz w:val="14"/>
                <w:szCs w:val="14"/>
              </w:rPr>
              <w:t>RAN1</w:t>
            </w:r>
          </w:p>
        </w:tc>
        <w:tc>
          <w:tcPr>
            <w:tcW w:w="994" w:type="dxa"/>
          </w:tcPr>
          <w:p w14:paraId="3812E90A" w14:textId="77777777" w:rsidR="00FF7F9A" w:rsidRPr="00FF7F9A" w:rsidRDefault="00FF7F9A" w:rsidP="00FF7F9A">
            <w:pPr>
              <w:rPr>
                <w:rFonts w:ascii="Arial" w:hAnsi="Arial" w:cs="Arial"/>
                <w:sz w:val="14"/>
                <w:szCs w:val="14"/>
              </w:rPr>
            </w:pPr>
          </w:p>
        </w:tc>
        <w:tc>
          <w:tcPr>
            <w:tcW w:w="1120" w:type="dxa"/>
          </w:tcPr>
          <w:p w14:paraId="4883072A" w14:textId="1948AD27" w:rsidR="00FF7F9A" w:rsidRPr="00FF7F9A" w:rsidRDefault="00FF7F9A" w:rsidP="00FF7F9A">
            <w:pPr>
              <w:rPr>
                <w:rFonts w:ascii="Arial" w:hAnsi="Arial" w:cs="Arial"/>
                <w:sz w:val="14"/>
                <w:szCs w:val="14"/>
              </w:rPr>
            </w:pPr>
            <w:r w:rsidRPr="00FF7F9A">
              <w:rPr>
                <w:rFonts w:ascii="Arial" w:hAnsi="Arial" w:cs="Arial"/>
                <w:sz w:val="14"/>
                <w:szCs w:val="14"/>
              </w:rPr>
              <w:t>R2-2202016</w:t>
            </w:r>
          </w:p>
        </w:tc>
        <w:tc>
          <w:tcPr>
            <w:tcW w:w="1062" w:type="dxa"/>
          </w:tcPr>
          <w:p w14:paraId="65B6AAA0" w14:textId="77777777" w:rsidR="00FF7F9A" w:rsidRPr="00FF7F9A" w:rsidRDefault="00FF7F9A" w:rsidP="00FF7F9A">
            <w:pPr>
              <w:rPr>
                <w:rFonts w:ascii="Arial" w:hAnsi="Arial" w:cs="Arial"/>
                <w:sz w:val="14"/>
                <w:szCs w:val="14"/>
              </w:rPr>
            </w:pPr>
          </w:p>
        </w:tc>
      </w:tr>
      <w:tr w:rsidR="00FF7F9A" w:rsidRPr="00FF7F9A" w14:paraId="0C583B70" w14:textId="77777777" w:rsidTr="00EF3281">
        <w:trPr>
          <w:trHeight w:val="20"/>
          <w:jc w:val="center"/>
        </w:trPr>
        <w:tc>
          <w:tcPr>
            <w:tcW w:w="1094" w:type="dxa"/>
          </w:tcPr>
          <w:p w14:paraId="7FDA137B" w14:textId="79E21A1D" w:rsidR="00FF7F9A" w:rsidRPr="00FF7F9A" w:rsidRDefault="002328C4" w:rsidP="00FF7F9A">
            <w:pPr>
              <w:rPr>
                <w:rFonts w:ascii="Arial" w:hAnsi="Arial" w:cs="Arial"/>
                <w:bCs/>
                <w:sz w:val="14"/>
                <w:szCs w:val="14"/>
              </w:rPr>
            </w:pPr>
            <w:hyperlink r:id="rId2693" w:history="1">
              <w:r w:rsidR="004371F4">
                <w:rPr>
                  <w:rStyle w:val="Hyperlink"/>
                  <w:rFonts w:ascii="Arial" w:hAnsi="Arial" w:cs="Arial"/>
                  <w:sz w:val="14"/>
                  <w:szCs w:val="14"/>
                </w:rPr>
                <w:t>R1-2200889</w:t>
              </w:r>
            </w:hyperlink>
          </w:p>
        </w:tc>
        <w:tc>
          <w:tcPr>
            <w:tcW w:w="2646" w:type="dxa"/>
          </w:tcPr>
          <w:p w14:paraId="6C2A5549" w14:textId="4A29CA21" w:rsidR="00FF7F9A" w:rsidRPr="00FF7F9A" w:rsidRDefault="00FF7F9A" w:rsidP="00FF7F9A">
            <w:pPr>
              <w:rPr>
                <w:rFonts w:ascii="Arial" w:hAnsi="Arial" w:cs="Arial"/>
                <w:sz w:val="14"/>
                <w:szCs w:val="14"/>
              </w:rPr>
            </w:pPr>
            <w:r w:rsidRPr="00FF7F9A">
              <w:rPr>
                <w:rFonts w:ascii="Arial" w:hAnsi="Arial" w:cs="Arial"/>
                <w:sz w:val="14"/>
                <w:szCs w:val="14"/>
              </w:rPr>
              <w:t>Reply LS on latency improvement for PRS measurement with MG</w:t>
            </w:r>
          </w:p>
        </w:tc>
        <w:tc>
          <w:tcPr>
            <w:tcW w:w="1583" w:type="dxa"/>
          </w:tcPr>
          <w:p w14:paraId="2F16B83F" w14:textId="403C261C" w:rsidR="00FF7F9A" w:rsidRPr="00FF7F9A" w:rsidRDefault="00FF7F9A" w:rsidP="00FF7F9A">
            <w:pPr>
              <w:rPr>
                <w:rFonts w:ascii="Arial" w:hAnsi="Arial" w:cs="Arial"/>
                <w:sz w:val="14"/>
                <w:szCs w:val="14"/>
              </w:rPr>
            </w:pPr>
            <w:r w:rsidRPr="00FF7F9A">
              <w:rPr>
                <w:rFonts w:ascii="Arial" w:hAnsi="Arial" w:cs="Arial"/>
                <w:sz w:val="14"/>
                <w:szCs w:val="14"/>
              </w:rPr>
              <w:t>RAN2, Nokia</w:t>
            </w:r>
          </w:p>
        </w:tc>
        <w:tc>
          <w:tcPr>
            <w:tcW w:w="909" w:type="dxa"/>
          </w:tcPr>
          <w:p w14:paraId="15A723ED" w14:textId="5E8EDD02" w:rsidR="00FF7F9A" w:rsidRPr="00FF7F9A" w:rsidRDefault="00FF7F9A" w:rsidP="00FF7F9A">
            <w:pPr>
              <w:rPr>
                <w:rFonts w:ascii="Arial" w:hAnsi="Arial" w:cs="Arial"/>
                <w:bCs/>
                <w:sz w:val="14"/>
                <w:szCs w:val="14"/>
              </w:rPr>
            </w:pPr>
            <w:r w:rsidRPr="00FF7F9A">
              <w:rPr>
                <w:rFonts w:ascii="Arial" w:hAnsi="Arial" w:cs="Arial"/>
                <w:sz w:val="14"/>
                <w:szCs w:val="14"/>
              </w:rPr>
              <w:t>Rel-17</w:t>
            </w:r>
          </w:p>
        </w:tc>
        <w:tc>
          <w:tcPr>
            <w:tcW w:w="2600" w:type="dxa"/>
          </w:tcPr>
          <w:p w14:paraId="481A092C" w14:textId="29C17197" w:rsidR="00FF7F9A" w:rsidRPr="00FF7F9A" w:rsidRDefault="00FF7F9A" w:rsidP="00FF7F9A">
            <w:pPr>
              <w:rPr>
                <w:rFonts w:ascii="Arial" w:hAnsi="Arial" w:cs="Arial"/>
                <w:bCs/>
                <w:sz w:val="14"/>
                <w:szCs w:val="14"/>
              </w:rPr>
            </w:pPr>
            <w:r w:rsidRPr="00FF7F9A">
              <w:rPr>
                <w:rFonts w:ascii="Arial" w:hAnsi="Arial" w:cs="Arial"/>
                <w:sz w:val="14"/>
                <w:szCs w:val="14"/>
              </w:rPr>
              <w:t>NR_pos_enh-Core</w:t>
            </w:r>
          </w:p>
        </w:tc>
        <w:tc>
          <w:tcPr>
            <w:tcW w:w="1065" w:type="dxa"/>
          </w:tcPr>
          <w:p w14:paraId="29DEC12A" w14:textId="7D2F7BDA" w:rsidR="00FF7F9A" w:rsidRPr="00FF7F9A" w:rsidRDefault="00FF7F9A" w:rsidP="00FF7F9A">
            <w:pPr>
              <w:rPr>
                <w:rFonts w:ascii="Arial" w:hAnsi="Arial" w:cs="Arial"/>
                <w:sz w:val="14"/>
                <w:szCs w:val="14"/>
              </w:rPr>
            </w:pPr>
            <w:r w:rsidRPr="00FF7F9A">
              <w:rPr>
                <w:rFonts w:ascii="Arial" w:hAnsi="Arial" w:cs="Arial"/>
                <w:sz w:val="14"/>
                <w:szCs w:val="14"/>
              </w:rPr>
              <w:t>R1-2112784</w:t>
            </w:r>
          </w:p>
        </w:tc>
        <w:tc>
          <w:tcPr>
            <w:tcW w:w="994" w:type="dxa"/>
          </w:tcPr>
          <w:p w14:paraId="61A53C7A" w14:textId="21AF5DC6" w:rsidR="00FF7F9A" w:rsidRPr="00FF7F9A" w:rsidRDefault="00FF7F9A" w:rsidP="00FF7F9A">
            <w:pPr>
              <w:rPr>
                <w:rFonts w:ascii="Arial" w:hAnsi="Arial" w:cs="Arial"/>
                <w:sz w:val="14"/>
                <w:szCs w:val="14"/>
              </w:rPr>
            </w:pPr>
            <w:r w:rsidRPr="00FF7F9A">
              <w:rPr>
                <w:rFonts w:ascii="Arial" w:hAnsi="Arial" w:cs="Arial"/>
                <w:sz w:val="14"/>
                <w:szCs w:val="14"/>
              </w:rPr>
              <w:t>RAN1, RAN4</w:t>
            </w:r>
          </w:p>
        </w:tc>
        <w:tc>
          <w:tcPr>
            <w:tcW w:w="994" w:type="dxa"/>
          </w:tcPr>
          <w:p w14:paraId="1B0DF475" w14:textId="5FAD26E8" w:rsidR="00FF7F9A" w:rsidRPr="00FF7F9A" w:rsidRDefault="00FF7F9A" w:rsidP="00FF7F9A">
            <w:pPr>
              <w:rPr>
                <w:rFonts w:ascii="Arial" w:hAnsi="Arial" w:cs="Arial"/>
                <w:sz w:val="14"/>
                <w:szCs w:val="14"/>
              </w:rPr>
            </w:pPr>
            <w:r w:rsidRPr="00FF7F9A">
              <w:rPr>
                <w:rFonts w:ascii="Arial" w:hAnsi="Arial" w:cs="Arial"/>
                <w:sz w:val="14"/>
                <w:szCs w:val="14"/>
              </w:rPr>
              <w:t>RAN3</w:t>
            </w:r>
          </w:p>
        </w:tc>
        <w:tc>
          <w:tcPr>
            <w:tcW w:w="1120" w:type="dxa"/>
          </w:tcPr>
          <w:p w14:paraId="0167E1B5" w14:textId="10BA720B" w:rsidR="00FF7F9A" w:rsidRPr="00FF7F9A" w:rsidRDefault="00FF7F9A" w:rsidP="00FF7F9A">
            <w:pPr>
              <w:rPr>
                <w:rFonts w:ascii="Arial" w:hAnsi="Arial" w:cs="Arial"/>
                <w:sz w:val="14"/>
                <w:szCs w:val="14"/>
              </w:rPr>
            </w:pPr>
            <w:r w:rsidRPr="00FF7F9A">
              <w:rPr>
                <w:rFonts w:ascii="Arial" w:hAnsi="Arial" w:cs="Arial"/>
                <w:sz w:val="14"/>
                <w:szCs w:val="14"/>
              </w:rPr>
              <w:t>R2-2202052</w:t>
            </w:r>
          </w:p>
        </w:tc>
        <w:tc>
          <w:tcPr>
            <w:tcW w:w="1062" w:type="dxa"/>
          </w:tcPr>
          <w:p w14:paraId="094A8EE2" w14:textId="77777777" w:rsidR="00FF7F9A" w:rsidRPr="00FF7F9A" w:rsidRDefault="00FF7F9A" w:rsidP="00FF7F9A">
            <w:pPr>
              <w:rPr>
                <w:rFonts w:ascii="Arial" w:hAnsi="Arial" w:cs="Arial"/>
                <w:sz w:val="14"/>
                <w:szCs w:val="14"/>
              </w:rPr>
            </w:pPr>
          </w:p>
        </w:tc>
      </w:tr>
      <w:tr w:rsidR="00FF7F9A" w:rsidRPr="00FF7F9A" w14:paraId="21B44353" w14:textId="77777777" w:rsidTr="00EF3281">
        <w:trPr>
          <w:trHeight w:val="20"/>
          <w:jc w:val="center"/>
        </w:trPr>
        <w:tc>
          <w:tcPr>
            <w:tcW w:w="1094" w:type="dxa"/>
          </w:tcPr>
          <w:p w14:paraId="2FECF3AB" w14:textId="1ED8B0F7" w:rsidR="00FF7F9A" w:rsidRPr="00FF7F9A" w:rsidRDefault="002328C4" w:rsidP="00FF7F9A">
            <w:pPr>
              <w:rPr>
                <w:rFonts w:ascii="Arial" w:hAnsi="Arial" w:cs="Arial"/>
                <w:sz w:val="14"/>
                <w:szCs w:val="14"/>
              </w:rPr>
            </w:pPr>
            <w:hyperlink r:id="rId2694" w:history="1">
              <w:r w:rsidR="004371F4">
                <w:rPr>
                  <w:rStyle w:val="Hyperlink"/>
                  <w:rFonts w:ascii="Arial" w:hAnsi="Arial" w:cs="Arial"/>
                  <w:sz w:val="14"/>
                  <w:szCs w:val="14"/>
                </w:rPr>
                <w:t>R1-2200890</w:t>
              </w:r>
            </w:hyperlink>
          </w:p>
        </w:tc>
        <w:tc>
          <w:tcPr>
            <w:tcW w:w="2646" w:type="dxa"/>
          </w:tcPr>
          <w:p w14:paraId="304CBD41" w14:textId="67E20193" w:rsidR="00FF7F9A" w:rsidRPr="00FF7F9A" w:rsidRDefault="00FF7F9A" w:rsidP="00FF7F9A">
            <w:pPr>
              <w:rPr>
                <w:rFonts w:ascii="Arial" w:hAnsi="Arial" w:cs="Arial"/>
                <w:sz w:val="14"/>
                <w:szCs w:val="14"/>
              </w:rPr>
            </w:pPr>
            <w:r w:rsidRPr="00FF7F9A">
              <w:rPr>
                <w:rFonts w:ascii="Arial" w:hAnsi="Arial" w:cs="Arial"/>
                <w:sz w:val="14"/>
                <w:szCs w:val="14"/>
              </w:rPr>
              <w:t>LS on RAN2 agreements for TRS-based Scell activation</w:t>
            </w:r>
          </w:p>
        </w:tc>
        <w:tc>
          <w:tcPr>
            <w:tcW w:w="1583" w:type="dxa"/>
          </w:tcPr>
          <w:p w14:paraId="0B052572" w14:textId="64635039" w:rsidR="00FF7F9A" w:rsidRPr="00FF7F9A" w:rsidRDefault="00FF7F9A" w:rsidP="00FF7F9A">
            <w:pPr>
              <w:rPr>
                <w:rFonts w:ascii="Arial" w:hAnsi="Arial" w:cs="Arial"/>
                <w:sz w:val="14"/>
                <w:szCs w:val="14"/>
              </w:rPr>
            </w:pPr>
            <w:r w:rsidRPr="00FF7F9A">
              <w:rPr>
                <w:rFonts w:ascii="Arial" w:hAnsi="Arial" w:cs="Arial"/>
                <w:sz w:val="14"/>
                <w:szCs w:val="14"/>
              </w:rPr>
              <w:t>RAN2, OPPO</w:t>
            </w:r>
          </w:p>
        </w:tc>
        <w:tc>
          <w:tcPr>
            <w:tcW w:w="909" w:type="dxa"/>
          </w:tcPr>
          <w:p w14:paraId="5F7A326F" w14:textId="51098328" w:rsidR="00FF7F9A" w:rsidRPr="00FF7F9A" w:rsidRDefault="00FF7F9A" w:rsidP="00FF7F9A">
            <w:pPr>
              <w:rPr>
                <w:rFonts w:ascii="Arial" w:hAnsi="Arial" w:cs="Arial"/>
                <w:sz w:val="14"/>
                <w:szCs w:val="14"/>
              </w:rPr>
            </w:pPr>
            <w:r w:rsidRPr="00FF7F9A">
              <w:rPr>
                <w:rFonts w:ascii="Arial" w:hAnsi="Arial" w:cs="Arial"/>
                <w:sz w:val="14"/>
                <w:szCs w:val="14"/>
              </w:rPr>
              <w:t>Rel-17</w:t>
            </w:r>
          </w:p>
        </w:tc>
        <w:tc>
          <w:tcPr>
            <w:tcW w:w="2600" w:type="dxa"/>
          </w:tcPr>
          <w:p w14:paraId="6DEDAE5E" w14:textId="74F9774F" w:rsidR="00FF7F9A" w:rsidRPr="00FF7F9A" w:rsidRDefault="00FF7F9A" w:rsidP="00FF7F9A">
            <w:pPr>
              <w:rPr>
                <w:rFonts w:ascii="Arial" w:hAnsi="Arial" w:cs="Arial"/>
                <w:sz w:val="14"/>
                <w:szCs w:val="14"/>
                <w:lang w:val="fr-FR"/>
              </w:rPr>
            </w:pPr>
            <w:r w:rsidRPr="00FF7F9A">
              <w:rPr>
                <w:rFonts w:ascii="Arial" w:hAnsi="Arial" w:cs="Arial"/>
                <w:sz w:val="14"/>
                <w:szCs w:val="14"/>
                <w:lang w:val="fr-FR"/>
              </w:rPr>
              <w:t>LTE_NR_DC_enh2-Core</w:t>
            </w:r>
          </w:p>
        </w:tc>
        <w:tc>
          <w:tcPr>
            <w:tcW w:w="1065" w:type="dxa"/>
          </w:tcPr>
          <w:p w14:paraId="52472CCE" w14:textId="77777777" w:rsidR="00FF7F9A" w:rsidRPr="00FF7F9A" w:rsidRDefault="00FF7F9A" w:rsidP="00FF7F9A">
            <w:pPr>
              <w:rPr>
                <w:rFonts w:ascii="Arial" w:hAnsi="Arial" w:cs="Arial"/>
                <w:sz w:val="14"/>
                <w:szCs w:val="14"/>
                <w:lang w:val="fr-FR"/>
              </w:rPr>
            </w:pPr>
          </w:p>
        </w:tc>
        <w:tc>
          <w:tcPr>
            <w:tcW w:w="994" w:type="dxa"/>
          </w:tcPr>
          <w:p w14:paraId="0F8EC0F7" w14:textId="2163137A" w:rsidR="00FF7F9A" w:rsidRPr="00FF7F9A" w:rsidRDefault="00FF7F9A" w:rsidP="00FF7F9A">
            <w:pPr>
              <w:rPr>
                <w:rFonts w:ascii="Arial" w:hAnsi="Arial" w:cs="Arial"/>
                <w:sz w:val="14"/>
                <w:szCs w:val="14"/>
              </w:rPr>
            </w:pPr>
            <w:r w:rsidRPr="00FF7F9A">
              <w:rPr>
                <w:rFonts w:ascii="Arial" w:hAnsi="Arial" w:cs="Arial"/>
                <w:sz w:val="14"/>
                <w:szCs w:val="14"/>
              </w:rPr>
              <w:t>RAN1</w:t>
            </w:r>
          </w:p>
        </w:tc>
        <w:tc>
          <w:tcPr>
            <w:tcW w:w="994" w:type="dxa"/>
          </w:tcPr>
          <w:p w14:paraId="728D8D4F" w14:textId="77777777" w:rsidR="00FF7F9A" w:rsidRPr="00FF7F9A" w:rsidRDefault="00FF7F9A" w:rsidP="00FF7F9A">
            <w:pPr>
              <w:rPr>
                <w:rFonts w:ascii="Arial" w:hAnsi="Arial" w:cs="Arial"/>
                <w:sz w:val="14"/>
                <w:szCs w:val="14"/>
              </w:rPr>
            </w:pPr>
          </w:p>
        </w:tc>
        <w:tc>
          <w:tcPr>
            <w:tcW w:w="1120" w:type="dxa"/>
          </w:tcPr>
          <w:p w14:paraId="3B72F7C6" w14:textId="70EEF9DF" w:rsidR="00FF7F9A" w:rsidRPr="00FF7F9A" w:rsidRDefault="00FF7F9A" w:rsidP="00FF7F9A">
            <w:pPr>
              <w:rPr>
                <w:rFonts w:ascii="Arial" w:hAnsi="Arial" w:cs="Arial"/>
                <w:sz w:val="14"/>
                <w:szCs w:val="14"/>
              </w:rPr>
            </w:pPr>
            <w:r w:rsidRPr="00FF7F9A">
              <w:rPr>
                <w:rFonts w:ascii="Arial" w:hAnsi="Arial" w:cs="Arial"/>
                <w:sz w:val="14"/>
                <w:szCs w:val="14"/>
              </w:rPr>
              <w:t>R2-2202056</w:t>
            </w:r>
          </w:p>
        </w:tc>
        <w:tc>
          <w:tcPr>
            <w:tcW w:w="1062" w:type="dxa"/>
          </w:tcPr>
          <w:p w14:paraId="44984C4F" w14:textId="77777777" w:rsidR="00FF7F9A" w:rsidRPr="00FF7F9A" w:rsidRDefault="00FF7F9A" w:rsidP="00FF7F9A">
            <w:pPr>
              <w:rPr>
                <w:rFonts w:ascii="Arial" w:hAnsi="Arial" w:cs="Arial"/>
                <w:sz w:val="14"/>
                <w:szCs w:val="14"/>
              </w:rPr>
            </w:pPr>
          </w:p>
        </w:tc>
      </w:tr>
      <w:tr w:rsidR="00FF7F9A" w:rsidRPr="00FF7F9A" w14:paraId="10EEAF46" w14:textId="77777777" w:rsidTr="00EF3281">
        <w:trPr>
          <w:trHeight w:val="20"/>
          <w:jc w:val="center"/>
        </w:trPr>
        <w:tc>
          <w:tcPr>
            <w:tcW w:w="1094" w:type="dxa"/>
          </w:tcPr>
          <w:p w14:paraId="1B878BB7" w14:textId="06D1C0B2" w:rsidR="00FF7F9A" w:rsidRPr="00FF7F9A" w:rsidRDefault="002328C4" w:rsidP="00FF7F9A">
            <w:pPr>
              <w:rPr>
                <w:rFonts w:ascii="Arial" w:hAnsi="Arial" w:cs="Arial"/>
                <w:bCs/>
                <w:sz w:val="14"/>
                <w:szCs w:val="14"/>
              </w:rPr>
            </w:pPr>
            <w:hyperlink r:id="rId2695" w:history="1">
              <w:r w:rsidR="004371F4">
                <w:rPr>
                  <w:rStyle w:val="Hyperlink"/>
                  <w:rFonts w:ascii="Arial" w:hAnsi="Arial" w:cs="Arial"/>
                  <w:sz w:val="14"/>
                  <w:szCs w:val="14"/>
                </w:rPr>
                <w:t>R1-2200891</w:t>
              </w:r>
            </w:hyperlink>
          </w:p>
        </w:tc>
        <w:tc>
          <w:tcPr>
            <w:tcW w:w="2646" w:type="dxa"/>
          </w:tcPr>
          <w:p w14:paraId="3A07A6AD" w14:textId="3DC0A185" w:rsidR="00FF7F9A" w:rsidRPr="00FF7F9A" w:rsidRDefault="00FF7F9A" w:rsidP="00FF7F9A">
            <w:pPr>
              <w:rPr>
                <w:rFonts w:ascii="Arial" w:hAnsi="Arial" w:cs="Arial"/>
                <w:sz w:val="14"/>
                <w:szCs w:val="14"/>
              </w:rPr>
            </w:pPr>
            <w:r w:rsidRPr="00FF7F9A">
              <w:rPr>
                <w:rFonts w:ascii="Arial" w:hAnsi="Arial" w:cs="Arial"/>
                <w:sz w:val="14"/>
                <w:szCs w:val="14"/>
              </w:rPr>
              <w:t>Reply LS on NR-U channel information and procedures</w:t>
            </w:r>
          </w:p>
        </w:tc>
        <w:tc>
          <w:tcPr>
            <w:tcW w:w="1583" w:type="dxa"/>
          </w:tcPr>
          <w:p w14:paraId="5292015B" w14:textId="220147C8" w:rsidR="00FF7F9A" w:rsidRPr="00FF7F9A" w:rsidRDefault="00FF7F9A" w:rsidP="00FF7F9A">
            <w:pPr>
              <w:rPr>
                <w:rFonts w:ascii="Arial" w:hAnsi="Arial" w:cs="Arial"/>
                <w:sz w:val="14"/>
                <w:szCs w:val="14"/>
              </w:rPr>
            </w:pPr>
            <w:r w:rsidRPr="00FF7F9A">
              <w:rPr>
                <w:rFonts w:ascii="Arial" w:hAnsi="Arial" w:cs="Arial"/>
                <w:sz w:val="14"/>
                <w:szCs w:val="14"/>
              </w:rPr>
              <w:t>RAN2, Samsung</w:t>
            </w:r>
          </w:p>
        </w:tc>
        <w:tc>
          <w:tcPr>
            <w:tcW w:w="909" w:type="dxa"/>
          </w:tcPr>
          <w:p w14:paraId="464AD6FA" w14:textId="262B7CAE" w:rsidR="00FF7F9A" w:rsidRPr="00FF7F9A" w:rsidRDefault="00FF7F9A" w:rsidP="00FF7F9A">
            <w:pPr>
              <w:rPr>
                <w:rFonts w:ascii="Arial" w:hAnsi="Arial" w:cs="Arial"/>
                <w:bCs/>
                <w:sz w:val="14"/>
                <w:szCs w:val="14"/>
              </w:rPr>
            </w:pPr>
            <w:r w:rsidRPr="00FF7F9A">
              <w:rPr>
                <w:rFonts w:ascii="Arial" w:hAnsi="Arial" w:cs="Arial"/>
                <w:sz w:val="14"/>
                <w:szCs w:val="14"/>
              </w:rPr>
              <w:t>Rel-17</w:t>
            </w:r>
          </w:p>
        </w:tc>
        <w:tc>
          <w:tcPr>
            <w:tcW w:w="2600" w:type="dxa"/>
          </w:tcPr>
          <w:p w14:paraId="40260345" w14:textId="6D5ADB73" w:rsidR="00FF7F9A" w:rsidRPr="00FF7F9A" w:rsidRDefault="00FF7F9A" w:rsidP="00FF7F9A">
            <w:pPr>
              <w:rPr>
                <w:rFonts w:ascii="Arial" w:hAnsi="Arial" w:cs="Arial"/>
                <w:bCs/>
                <w:sz w:val="14"/>
                <w:szCs w:val="14"/>
                <w:lang w:val="fr-FR"/>
              </w:rPr>
            </w:pPr>
            <w:r w:rsidRPr="00FF7F9A">
              <w:rPr>
                <w:rFonts w:ascii="Arial" w:hAnsi="Arial" w:cs="Arial"/>
                <w:sz w:val="14"/>
                <w:szCs w:val="14"/>
                <w:lang w:val="fr-FR"/>
              </w:rPr>
              <w:t>NR_ENDC_SON_MDT_enh-Core</w:t>
            </w:r>
          </w:p>
        </w:tc>
        <w:tc>
          <w:tcPr>
            <w:tcW w:w="1065" w:type="dxa"/>
          </w:tcPr>
          <w:p w14:paraId="0D584EBA" w14:textId="51A1CC7A" w:rsidR="00FF7F9A" w:rsidRPr="00FF7F9A" w:rsidRDefault="00FF7F9A" w:rsidP="00FF7F9A">
            <w:pPr>
              <w:rPr>
                <w:rFonts w:ascii="Arial" w:hAnsi="Arial" w:cs="Arial"/>
                <w:sz w:val="14"/>
                <w:szCs w:val="14"/>
              </w:rPr>
            </w:pPr>
            <w:r w:rsidRPr="00FF7F9A">
              <w:rPr>
                <w:rFonts w:ascii="Arial" w:hAnsi="Arial" w:cs="Arial"/>
                <w:sz w:val="14"/>
                <w:szCs w:val="14"/>
              </w:rPr>
              <w:t>R3-216042</w:t>
            </w:r>
          </w:p>
        </w:tc>
        <w:tc>
          <w:tcPr>
            <w:tcW w:w="994" w:type="dxa"/>
          </w:tcPr>
          <w:p w14:paraId="0FD0F530" w14:textId="472E4E58" w:rsidR="00FF7F9A" w:rsidRPr="00FF7F9A" w:rsidRDefault="00FF7F9A" w:rsidP="00FF7F9A">
            <w:pPr>
              <w:rPr>
                <w:rFonts w:ascii="Arial" w:hAnsi="Arial" w:cs="Arial"/>
                <w:sz w:val="14"/>
                <w:szCs w:val="14"/>
              </w:rPr>
            </w:pPr>
            <w:r w:rsidRPr="00FF7F9A">
              <w:rPr>
                <w:rFonts w:ascii="Arial" w:hAnsi="Arial" w:cs="Arial"/>
                <w:sz w:val="14"/>
                <w:szCs w:val="14"/>
              </w:rPr>
              <w:t>RAN3</w:t>
            </w:r>
          </w:p>
        </w:tc>
        <w:tc>
          <w:tcPr>
            <w:tcW w:w="994" w:type="dxa"/>
          </w:tcPr>
          <w:p w14:paraId="5E5AEE14" w14:textId="568060A2" w:rsidR="00FF7F9A" w:rsidRPr="00FF7F9A" w:rsidRDefault="00FF7F9A" w:rsidP="00FF7F9A">
            <w:pPr>
              <w:rPr>
                <w:rFonts w:ascii="Arial" w:hAnsi="Arial" w:cs="Arial"/>
                <w:sz w:val="14"/>
                <w:szCs w:val="14"/>
              </w:rPr>
            </w:pPr>
            <w:r w:rsidRPr="00FF7F9A">
              <w:rPr>
                <w:rFonts w:ascii="Arial" w:hAnsi="Arial" w:cs="Arial"/>
                <w:sz w:val="14"/>
                <w:szCs w:val="14"/>
              </w:rPr>
              <w:t>RAN1</w:t>
            </w:r>
          </w:p>
        </w:tc>
        <w:tc>
          <w:tcPr>
            <w:tcW w:w="1120" w:type="dxa"/>
          </w:tcPr>
          <w:p w14:paraId="616C6595" w14:textId="1607F874" w:rsidR="00FF7F9A" w:rsidRPr="00FF7F9A" w:rsidRDefault="00FF7F9A" w:rsidP="00FF7F9A">
            <w:pPr>
              <w:rPr>
                <w:rFonts w:ascii="Arial" w:hAnsi="Arial" w:cs="Arial"/>
                <w:sz w:val="14"/>
                <w:szCs w:val="14"/>
              </w:rPr>
            </w:pPr>
            <w:r w:rsidRPr="00FF7F9A">
              <w:rPr>
                <w:rFonts w:ascii="Arial" w:hAnsi="Arial" w:cs="Arial"/>
                <w:sz w:val="14"/>
                <w:szCs w:val="14"/>
              </w:rPr>
              <w:t>R2-2201959</w:t>
            </w:r>
          </w:p>
        </w:tc>
        <w:tc>
          <w:tcPr>
            <w:tcW w:w="1062" w:type="dxa"/>
          </w:tcPr>
          <w:p w14:paraId="1681E9AF" w14:textId="77777777" w:rsidR="00FF7F9A" w:rsidRPr="00FF7F9A" w:rsidRDefault="00FF7F9A" w:rsidP="00FF7F9A">
            <w:pPr>
              <w:rPr>
                <w:rFonts w:ascii="Arial" w:hAnsi="Arial" w:cs="Arial"/>
                <w:sz w:val="14"/>
                <w:szCs w:val="14"/>
              </w:rPr>
            </w:pPr>
          </w:p>
        </w:tc>
      </w:tr>
      <w:tr w:rsidR="00FF7F9A" w:rsidRPr="00FF7F9A" w14:paraId="0860D1D1" w14:textId="77777777" w:rsidTr="00EF3281">
        <w:trPr>
          <w:trHeight w:val="20"/>
          <w:jc w:val="center"/>
        </w:trPr>
        <w:tc>
          <w:tcPr>
            <w:tcW w:w="1094" w:type="dxa"/>
          </w:tcPr>
          <w:p w14:paraId="2FC6DBF5" w14:textId="5206C852" w:rsidR="00FF7F9A" w:rsidRPr="00FF7F9A" w:rsidRDefault="002328C4" w:rsidP="00FF7F9A">
            <w:pPr>
              <w:rPr>
                <w:rFonts w:ascii="Arial" w:hAnsi="Arial" w:cs="Arial"/>
                <w:bCs/>
                <w:sz w:val="14"/>
                <w:szCs w:val="14"/>
              </w:rPr>
            </w:pPr>
            <w:hyperlink r:id="rId2696" w:history="1">
              <w:r w:rsidR="004371F4">
                <w:rPr>
                  <w:rStyle w:val="Hyperlink"/>
                  <w:rFonts w:ascii="Arial" w:hAnsi="Arial" w:cs="Arial"/>
                  <w:sz w:val="14"/>
                  <w:szCs w:val="14"/>
                </w:rPr>
                <w:t>R1-2200892</w:t>
              </w:r>
            </w:hyperlink>
          </w:p>
        </w:tc>
        <w:tc>
          <w:tcPr>
            <w:tcW w:w="2646" w:type="dxa"/>
          </w:tcPr>
          <w:p w14:paraId="7AF12370" w14:textId="216D44E0" w:rsidR="00FF7F9A" w:rsidRPr="00FF7F9A" w:rsidRDefault="00FF7F9A" w:rsidP="00FF7F9A">
            <w:pPr>
              <w:rPr>
                <w:rFonts w:ascii="Arial" w:hAnsi="Arial" w:cs="Arial"/>
                <w:sz w:val="14"/>
                <w:szCs w:val="14"/>
              </w:rPr>
            </w:pPr>
            <w:r w:rsidRPr="00FF7F9A">
              <w:rPr>
                <w:rFonts w:ascii="Arial" w:hAnsi="Arial" w:cs="Arial"/>
                <w:sz w:val="14"/>
                <w:szCs w:val="14"/>
              </w:rPr>
              <w:t>LS on PDC for Time Synchronization</w:t>
            </w:r>
          </w:p>
        </w:tc>
        <w:tc>
          <w:tcPr>
            <w:tcW w:w="1583" w:type="dxa"/>
          </w:tcPr>
          <w:p w14:paraId="0FE96CF0" w14:textId="77F810C0" w:rsidR="00FF7F9A" w:rsidRPr="00FF7F9A" w:rsidRDefault="00FF7F9A" w:rsidP="00FF7F9A">
            <w:pPr>
              <w:rPr>
                <w:rFonts w:ascii="Arial" w:hAnsi="Arial" w:cs="Arial"/>
                <w:sz w:val="14"/>
                <w:szCs w:val="14"/>
              </w:rPr>
            </w:pPr>
            <w:r w:rsidRPr="00FF7F9A">
              <w:rPr>
                <w:rFonts w:ascii="Arial" w:hAnsi="Arial" w:cs="Arial"/>
                <w:sz w:val="14"/>
                <w:szCs w:val="14"/>
              </w:rPr>
              <w:t>RAN2, ZTE</w:t>
            </w:r>
          </w:p>
        </w:tc>
        <w:tc>
          <w:tcPr>
            <w:tcW w:w="909" w:type="dxa"/>
          </w:tcPr>
          <w:p w14:paraId="0904E05F" w14:textId="02A78B9E" w:rsidR="00FF7F9A" w:rsidRPr="00FF7F9A" w:rsidRDefault="00FF7F9A" w:rsidP="00FF7F9A">
            <w:pPr>
              <w:rPr>
                <w:rFonts w:ascii="Arial" w:hAnsi="Arial" w:cs="Arial"/>
                <w:bCs/>
                <w:sz w:val="14"/>
                <w:szCs w:val="14"/>
              </w:rPr>
            </w:pPr>
            <w:r w:rsidRPr="00FF7F9A">
              <w:rPr>
                <w:rFonts w:ascii="Arial" w:hAnsi="Arial" w:cs="Arial"/>
                <w:sz w:val="14"/>
                <w:szCs w:val="14"/>
              </w:rPr>
              <w:t>Rel-17</w:t>
            </w:r>
          </w:p>
        </w:tc>
        <w:tc>
          <w:tcPr>
            <w:tcW w:w="2600" w:type="dxa"/>
          </w:tcPr>
          <w:p w14:paraId="1B20644C" w14:textId="70A3D53B" w:rsidR="00FF7F9A" w:rsidRPr="00FF7F9A" w:rsidRDefault="00FF7F9A" w:rsidP="00FF7F9A">
            <w:pPr>
              <w:rPr>
                <w:rFonts w:ascii="Arial" w:hAnsi="Arial" w:cs="Arial"/>
                <w:bCs/>
                <w:sz w:val="14"/>
                <w:szCs w:val="14"/>
              </w:rPr>
            </w:pPr>
            <w:r w:rsidRPr="00FF7F9A">
              <w:rPr>
                <w:rFonts w:ascii="Arial" w:hAnsi="Arial" w:cs="Arial"/>
                <w:sz w:val="14"/>
                <w:szCs w:val="14"/>
              </w:rPr>
              <w:t>NR_IIOT_URLLC_enh-Core</w:t>
            </w:r>
          </w:p>
        </w:tc>
        <w:tc>
          <w:tcPr>
            <w:tcW w:w="1065" w:type="dxa"/>
          </w:tcPr>
          <w:p w14:paraId="44B46B89" w14:textId="77777777" w:rsidR="00FF7F9A" w:rsidRPr="00FF7F9A" w:rsidRDefault="00FF7F9A" w:rsidP="00FF7F9A">
            <w:pPr>
              <w:rPr>
                <w:rFonts w:ascii="Arial" w:hAnsi="Arial" w:cs="Arial"/>
                <w:sz w:val="14"/>
                <w:szCs w:val="14"/>
              </w:rPr>
            </w:pPr>
          </w:p>
        </w:tc>
        <w:tc>
          <w:tcPr>
            <w:tcW w:w="994" w:type="dxa"/>
          </w:tcPr>
          <w:p w14:paraId="588E3BE3" w14:textId="5838386A" w:rsidR="00FF7F9A" w:rsidRPr="00FF7F9A" w:rsidRDefault="00FF7F9A" w:rsidP="00FF7F9A">
            <w:pPr>
              <w:rPr>
                <w:rFonts w:ascii="Arial" w:hAnsi="Arial" w:cs="Arial"/>
                <w:sz w:val="14"/>
                <w:szCs w:val="14"/>
              </w:rPr>
            </w:pPr>
            <w:r w:rsidRPr="00FF7F9A">
              <w:rPr>
                <w:rFonts w:ascii="Arial" w:hAnsi="Arial" w:cs="Arial"/>
                <w:sz w:val="14"/>
                <w:szCs w:val="14"/>
              </w:rPr>
              <w:t>RAN3</w:t>
            </w:r>
          </w:p>
        </w:tc>
        <w:tc>
          <w:tcPr>
            <w:tcW w:w="994" w:type="dxa"/>
          </w:tcPr>
          <w:p w14:paraId="639C5A7D" w14:textId="7FD90E59" w:rsidR="00FF7F9A" w:rsidRPr="00FF7F9A" w:rsidRDefault="00FF7F9A" w:rsidP="00FF7F9A">
            <w:pPr>
              <w:rPr>
                <w:rFonts w:ascii="Arial" w:hAnsi="Arial" w:cs="Arial"/>
                <w:sz w:val="14"/>
                <w:szCs w:val="14"/>
              </w:rPr>
            </w:pPr>
            <w:r w:rsidRPr="00FF7F9A">
              <w:rPr>
                <w:rFonts w:ascii="Arial" w:hAnsi="Arial" w:cs="Arial"/>
                <w:sz w:val="14"/>
                <w:szCs w:val="14"/>
              </w:rPr>
              <w:t>RAN1, RAN4</w:t>
            </w:r>
          </w:p>
        </w:tc>
        <w:tc>
          <w:tcPr>
            <w:tcW w:w="1120" w:type="dxa"/>
          </w:tcPr>
          <w:p w14:paraId="00486440" w14:textId="4508765A" w:rsidR="00FF7F9A" w:rsidRPr="00FF7F9A" w:rsidRDefault="00FF7F9A" w:rsidP="00FF7F9A">
            <w:pPr>
              <w:rPr>
                <w:rFonts w:ascii="Arial" w:hAnsi="Arial" w:cs="Arial"/>
                <w:sz w:val="14"/>
                <w:szCs w:val="14"/>
              </w:rPr>
            </w:pPr>
            <w:r w:rsidRPr="00FF7F9A">
              <w:rPr>
                <w:rFonts w:ascii="Arial" w:hAnsi="Arial" w:cs="Arial"/>
                <w:sz w:val="14"/>
                <w:szCs w:val="14"/>
              </w:rPr>
              <w:t>R2-2201976</w:t>
            </w:r>
          </w:p>
        </w:tc>
        <w:tc>
          <w:tcPr>
            <w:tcW w:w="1062" w:type="dxa"/>
          </w:tcPr>
          <w:p w14:paraId="743AA1DF" w14:textId="77777777" w:rsidR="00FF7F9A" w:rsidRPr="00FF7F9A" w:rsidRDefault="00FF7F9A" w:rsidP="00FF7F9A">
            <w:pPr>
              <w:rPr>
                <w:rFonts w:ascii="Arial" w:hAnsi="Arial" w:cs="Arial"/>
                <w:sz w:val="14"/>
                <w:szCs w:val="14"/>
              </w:rPr>
            </w:pPr>
          </w:p>
        </w:tc>
      </w:tr>
      <w:tr w:rsidR="00FF7F9A" w:rsidRPr="00FF7F9A" w14:paraId="79DD93E8" w14:textId="77777777" w:rsidTr="00EF3281">
        <w:trPr>
          <w:trHeight w:val="20"/>
          <w:jc w:val="center"/>
        </w:trPr>
        <w:tc>
          <w:tcPr>
            <w:tcW w:w="1094" w:type="dxa"/>
          </w:tcPr>
          <w:p w14:paraId="055DECB6" w14:textId="5AAEF2B7" w:rsidR="00FF7F9A" w:rsidRPr="00FF7F9A" w:rsidRDefault="002328C4" w:rsidP="00FF7F9A">
            <w:pPr>
              <w:rPr>
                <w:rFonts w:ascii="Arial" w:hAnsi="Arial" w:cs="Arial"/>
                <w:bCs/>
                <w:sz w:val="14"/>
                <w:szCs w:val="14"/>
              </w:rPr>
            </w:pPr>
            <w:hyperlink r:id="rId2697" w:history="1">
              <w:r w:rsidR="004371F4">
                <w:rPr>
                  <w:rStyle w:val="Hyperlink"/>
                  <w:rFonts w:ascii="Arial" w:hAnsi="Arial" w:cs="Arial"/>
                  <w:sz w:val="14"/>
                  <w:szCs w:val="14"/>
                </w:rPr>
                <w:t>R1-2200893</w:t>
              </w:r>
            </w:hyperlink>
          </w:p>
        </w:tc>
        <w:tc>
          <w:tcPr>
            <w:tcW w:w="2646" w:type="dxa"/>
          </w:tcPr>
          <w:p w14:paraId="7F4EB4EA" w14:textId="56D7D8DB" w:rsidR="00FF7F9A" w:rsidRPr="00FF7F9A" w:rsidRDefault="00FF7F9A" w:rsidP="00FF7F9A">
            <w:pPr>
              <w:rPr>
                <w:rFonts w:ascii="Arial" w:hAnsi="Arial" w:cs="Arial"/>
                <w:sz w:val="14"/>
                <w:szCs w:val="14"/>
              </w:rPr>
            </w:pPr>
            <w:r w:rsidRPr="00FF7F9A">
              <w:rPr>
                <w:rFonts w:ascii="Arial" w:hAnsi="Arial" w:cs="Arial"/>
                <w:sz w:val="14"/>
                <w:szCs w:val="14"/>
              </w:rPr>
              <w:t>LS to RAN4 on RLM/BFD relaxation for ePowSav</w:t>
            </w:r>
          </w:p>
        </w:tc>
        <w:tc>
          <w:tcPr>
            <w:tcW w:w="1583" w:type="dxa"/>
          </w:tcPr>
          <w:p w14:paraId="097F7B0F" w14:textId="31A740C5" w:rsidR="00FF7F9A" w:rsidRPr="00FF7F9A" w:rsidRDefault="00FF7F9A" w:rsidP="00FF7F9A">
            <w:pPr>
              <w:rPr>
                <w:rFonts w:ascii="Arial" w:hAnsi="Arial" w:cs="Arial"/>
                <w:sz w:val="14"/>
                <w:szCs w:val="14"/>
              </w:rPr>
            </w:pPr>
            <w:r w:rsidRPr="00FF7F9A">
              <w:rPr>
                <w:rFonts w:ascii="Arial" w:hAnsi="Arial" w:cs="Arial"/>
                <w:sz w:val="14"/>
                <w:szCs w:val="14"/>
              </w:rPr>
              <w:t>RAN2, vivo</w:t>
            </w:r>
          </w:p>
        </w:tc>
        <w:tc>
          <w:tcPr>
            <w:tcW w:w="909" w:type="dxa"/>
          </w:tcPr>
          <w:p w14:paraId="7AA0A046" w14:textId="786C9F07" w:rsidR="00FF7F9A" w:rsidRPr="00FF7F9A" w:rsidRDefault="00FF7F9A" w:rsidP="00FF7F9A">
            <w:pPr>
              <w:rPr>
                <w:rFonts w:ascii="Arial" w:hAnsi="Arial" w:cs="Arial"/>
                <w:bCs/>
                <w:sz w:val="14"/>
                <w:szCs w:val="14"/>
              </w:rPr>
            </w:pPr>
            <w:r w:rsidRPr="00FF7F9A">
              <w:rPr>
                <w:rFonts w:ascii="Arial" w:hAnsi="Arial" w:cs="Arial"/>
                <w:sz w:val="14"/>
                <w:szCs w:val="14"/>
              </w:rPr>
              <w:t>Rel-17</w:t>
            </w:r>
          </w:p>
        </w:tc>
        <w:tc>
          <w:tcPr>
            <w:tcW w:w="2600" w:type="dxa"/>
          </w:tcPr>
          <w:p w14:paraId="7F31959C" w14:textId="7A1DCB19" w:rsidR="00FF7F9A" w:rsidRPr="00FF7F9A" w:rsidRDefault="00FF7F9A" w:rsidP="00FF7F9A">
            <w:pPr>
              <w:rPr>
                <w:rFonts w:ascii="Arial" w:hAnsi="Arial" w:cs="Arial"/>
                <w:bCs/>
                <w:sz w:val="14"/>
                <w:szCs w:val="14"/>
              </w:rPr>
            </w:pPr>
            <w:r w:rsidRPr="00FF7F9A">
              <w:rPr>
                <w:rFonts w:ascii="Arial" w:hAnsi="Arial" w:cs="Arial"/>
                <w:sz w:val="14"/>
                <w:szCs w:val="14"/>
              </w:rPr>
              <w:t>NR_UE_pow_sav_enh-Core</w:t>
            </w:r>
          </w:p>
        </w:tc>
        <w:tc>
          <w:tcPr>
            <w:tcW w:w="1065" w:type="dxa"/>
          </w:tcPr>
          <w:p w14:paraId="2C458F5D" w14:textId="77777777" w:rsidR="00FF7F9A" w:rsidRPr="00FF7F9A" w:rsidRDefault="00FF7F9A" w:rsidP="00FF7F9A">
            <w:pPr>
              <w:rPr>
                <w:rFonts w:ascii="Arial" w:hAnsi="Arial" w:cs="Arial"/>
                <w:sz w:val="14"/>
                <w:szCs w:val="14"/>
              </w:rPr>
            </w:pPr>
          </w:p>
        </w:tc>
        <w:tc>
          <w:tcPr>
            <w:tcW w:w="994" w:type="dxa"/>
          </w:tcPr>
          <w:p w14:paraId="0399A8D9" w14:textId="64056C26" w:rsidR="00FF7F9A" w:rsidRPr="00FF7F9A" w:rsidRDefault="00FF7F9A" w:rsidP="00FF7F9A">
            <w:pPr>
              <w:rPr>
                <w:rFonts w:ascii="Arial" w:hAnsi="Arial" w:cs="Arial"/>
                <w:sz w:val="14"/>
                <w:szCs w:val="14"/>
                <w:lang w:val="fr-FR"/>
              </w:rPr>
            </w:pPr>
            <w:r w:rsidRPr="00FF7F9A">
              <w:rPr>
                <w:rFonts w:ascii="Arial" w:hAnsi="Arial" w:cs="Arial"/>
                <w:sz w:val="14"/>
                <w:szCs w:val="14"/>
              </w:rPr>
              <w:t>RAN4</w:t>
            </w:r>
          </w:p>
        </w:tc>
        <w:tc>
          <w:tcPr>
            <w:tcW w:w="994" w:type="dxa"/>
          </w:tcPr>
          <w:p w14:paraId="38EF39F1" w14:textId="3F12E790" w:rsidR="00FF7F9A" w:rsidRPr="00FF7F9A" w:rsidRDefault="00FF7F9A" w:rsidP="00FF7F9A">
            <w:pPr>
              <w:rPr>
                <w:rFonts w:ascii="Arial" w:hAnsi="Arial" w:cs="Arial"/>
                <w:sz w:val="14"/>
                <w:szCs w:val="14"/>
                <w:lang w:val="fr-FR"/>
              </w:rPr>
            </w:pPr>
            <w:r w:rsidRPr="00FF7F9A">
              <w:rPr>
                <w:rFonts w:ascii="Arial" w:hAnsi="Arial" w:cs="Arial"/>
                <w:sz w:val="14"/>
                <w:szCs w:val="14"/>
              </w:rPr>
              <w:t>RAN1</w:t>
            </w:r>
          </w:p>
        </w:tc>
        <w:tc>
          <w:tcPr>
            <w:tcW w:w="1120" w:type="dxa"/>
          </w:tcPr>
          <w:p w14:paraId="4C8E935D" w14:textId="534A5F85" w:rsidR="00FF7F9A" w:rsidRPr="00FF7F9A" w:rsidRDefault="00FF7F9A" w:rsidP="00FF7F9A">
            <w:pPr>
              <w:rPr>
                <w:rFonts w:ascii="Arial" w:hAnsi="Arial" w:cs="Arial"/>
                <w:sz w:val="14"/>
                <w:szCs w:val="14"/>
                <w:lang w:val="fr-FR"/>
              </w:rPr>
            </w:pPr>
            <w:r w:rsidRPr="00FF7F9A">
              <w:rPr>
                <w:rFonts w:ascii="Arial" w:hAnsi="Arial" w:cs="Arial"/>
                <w:sz w:val="14"/>
                <w:szCs w:val="14"/>
              </w:rPr>
              <w:t>R2-2201989</w:t>
            </w:r>
          </w:p>
        </w:tc>
        <w:tc>
          <w:tcPr>
            <w:tcW w:w="1062" w:type="dxa"/>
          </w:tcPr>
          <w:p w14:paraId="14B83533" w14:textId="77777777" w:rsidR="00FF7F9A" w:rsidRPr="00FF7F9A" w:rsidRDefault="00FF7F9A" w:rsidP="00FF7F9A">
            <w:pPr>
              <w:rPr>
                <w:rFonts w:ascii="Arial" w:hAnsi="Arial" w:cs="Arial"/>
                <w:sz w:val="14"/>
                <w:szCs w:val="14"/>
                <w:lang w:val="fr-FR"/>
              </w:rPr>
            </w:pPr>
          </w:p>
        </w:tc>
      </w:tr>
      <w:tr w:rsidR="00FF7F9A" w:rsidRPr="00FF7F9A" w14:paraId="71BE6DC8" w14:textId="77777777" w:rsidTr="00EF3281">
        <w:trPr>
          <w:trHeight w:val="20"/>
          <w:jc w:val="center"/>
        </w:trPr>
        <w:tc>
          <w:tcPr>
            <w:tcW w:w="1094" w:type="dxa"/>
          </w:tcPr>
          <w:p w14:paraId="448015D4" w14:textId="1D69FAB8" w:rsidR="00FF7F9A" w:rsidRPr="00FF7F9A" w:rsidRDefault="002328C4" w:rsidP="00FF7F9A">
            <w:pPr>
              <w:rPr>
                <w:rFonts w:ascii="Arial" w:hAnsi="Arial" w:cs="Arial"/>
                <w:bCs/>
                <w:sz w:val="14"/>
                <w:szCs w:val="14"/>
              </w:rPr>
            </w:pPr>
            <w:hyperlink r:id="rId2698" w:history="1">
              <w:r w:rsidR="004371F4">
                <w:rPr>
                  <w:rStyle w:val="Hyperlink"/>
                  <w:rFonts w:ascii="Arial" w:hAnsi="Arial" w:cs="Arial"/>
                  <w:sz w:val="14"/>
                  <w:szCs w:val="14"/>
                </w:rPr>
                <w:t>R1-2200894</w:t>
              </w:r>
            </w:hyperlink>
          </w:p>
        </w:tc>
        <w:tc>
          <w:tcPr>
            <w:tcW w:w="2646" w:type="dxa"/>
          </w:tcPr>
          <w:p w14:paraId="00D24B3F" w14:textId="03808035" w:rsidR="00FF7F9A" w:rsidRPr="00FF7F9A" w:rsidRDefault="00FF7F9A" w:rsidP="00FF7F9A">
            <w:pPr>
              <w:rPr>
                <w:rFonts w:ascii="Arial" w:hAnsi="Arial" w:cs="Arial"/>
                <w:sz w:val="14"/>
                <w:szCs w:val="14"/>
              </w:rPr>
            </w:pPr>
            <w:r w:rsidRPr="00FF7F9A">
              <w:rPr>
                <w:rFonts w:ascii="Arial" w:hAnsi="Arial" w:cs="Arial"/>
                <w:sz w:val="14"/>
                <w:szCs w:val="14"/>
              </w:rPr>
              <w:t>LS for the channelization for up to 71 GHz</w:t>
            </w:r>
          </w:p>
        </w:tc>
        <w:tc>
          <w:tcPr>
            <w:tcW w:w="1583" w:type="dxa"/>
          </w:tcPr>
          <w:p w14:paraId="1E9D7293" w14:textId="73C31298" w:rsidR="00FF7F9A" w:rsidRPr="00FF7F9A" w:rsidRDefault="00FF7F9A" w:rsidP="00FF7F9A">
            <w:pPr>
              <w:rPr>
                <w:rFonts w:ascii="Arial" w:hAnsi="Arial" w:cs="Arial"/>
                <w:sz w:val="14"/>
                <w:szCs w:val="14"/>
              </w:rPr>
            </w:pPr>
            <w:r w:rsidRPr="00FF7F9A">
              <w:rPr>
                <w:rFonts w:ascii="Arial" w:hAnsi="Arial" w:cs="Arial"/>
                <w:sz w:val="14"/>
                <w:szCs w:val="14"/>
              </w:rPr>
              <w:t>RAN4, CATT</w:t>
            </w:r>
          </w:p>
        </w:tc>
        <w:tc>
          <w:tcPr>
            <w:tcW w:w="909" w:type="dxa"/>
          </w:tcPr>
          <w:p w14:paraId="19413E35" w14:textId="1DAD4AE8" w:rsidR="00FF7F9A" w:rsidRPr="00FF7F9A" w:rsidRDefault="00FF7F9A" w:rsidP="00FF7F9A">
            <w:pPr>
              <w:rPr>
                <w:rFonts w:ascii="Arial" w:hAnsi="Arial" w:cs="Arial"/>
                <w:bCs/>
                <w:sz w:val="14"/>
                <w:szCs w:val="14"/>
              </w:rPr>
            </w:pPr>
            <w:r w:rsidRPr="00FF7F9A">
              <w:rPr>
                <w:rFonts w:ascii="Arial" w:hAnsi="Arial" w:cs="Arial"/>
                <w:sz w:val="14"/>
                <w:szCs w:val="14"/>
              </w:rPr>
              <w:t>Rel-17</w:t>
            </w:r>
          </w:p>
        </w:tc>
        <w:tc>
          <w:tcPr>
            <w:tcW w:w="2600" w:type="dxa"/>
          </w:tcPr>
          <w:p w14:paraId="76FC3D32" w14:textId="1C1F5929" w:rsidR="00FF7F9A" w:rsidRPr="00FF7F9A" w:rsidRDefault="00FF7F9A" w:rsidP="00FF7F9A">
            <w:pPr>
              <w:rPr>
                <w:rFonts w:ascii="Arial" w:hAnsi="Arial" w:cs="Arial"/>
                <w:bCs/>
                <w:sz w:val="14"/>
                <w:szCs w:val="14"/>
              </w:rPr>
            </w:pPr>
            <w:r w:rsidRPr="00FF7F9A">
              <w:rPr>
                <w:rFonts w:ascii="Arial" w:hAnsi="Arial" w:cs="Arial"/>
                <w:sz w:val="14"/>
                <w:szCs w:val="14"/>
              </w:rPr>
              <w:t>NR_ext_to_71GHz-Core</w:t>
            </w:r>
          </w:p>
        </w:tc>
        <w:tc>
          <w:tcPr>
            <w:tcW w:w="1065" w:type="dxa"/>
          </w:tcPr>
          <w:p w14:paraId="45C4A9BA" w14:textId="77777777" w:rsidR="00FF7F9A" w:rsidRPr="00FF7F9A" w:rsidRDefault="00FF7F9A" w:rsidP="00FF7F9A">
            <w:pPr>
              <w:rPr>
                <w:rFonts w:ascii="Arial" w:hAnsi="Arial" w:cs="Arial"/>
                <w:sz w:val="14"/>
                <w:szCs w:val="14"/>
              </w:rPr>
            </w:pPr>
          </w:p>
        </w:tc>
        <w:tc>
          <w:tcPr>
            <w:tcW w:w="994" w:type="dxa"/>
          </w:tcPr>
          <w:p w14:paraId="24B01EDC" w14:textId="79AC3A2E" w:rsidR="00FF7F9A" w:rsidRPr="00FF7F9A" w:rsidRDefault="00FF7F9A" w:rsidP="00FF7F9A">
            <w:pPr>
              <w:rPr>
                <w:rFonts w:ascii="Arial" w:hAnsi="Arial" w:cs="Arial"/>
                <w:sz w:val="14"/>
                <w:szCs w:val="14"/>
                <w:lang w:val="fr-FR"/>
              </w:rPr>
            </w:pPr>
            <w:r w:rsidRPr="00FF7F9A">
              <w:rPr>
                <w:rFonts w:ascii="Arial" w:hAnsi="Arial" w:cs="Arial"/>
                <w:sz w:val="14"/>
                <w:szCs w:val="14"/>
              </w:rPr>
              <w:t>RAN1</w:t>
            </w:r>
          </w:p>
        </w:tc>
        <w:tc>
          <w:tcPr>
            <w:tcW w:w="994" w:type="dxa"/>
          </w:tcPr>
          <w:p w14:paraId="139CB30B" w14:textId="77777777" w:rsidR="00FF7F9A" w:rsidRPr="00FF7F9A" w:rsidRDefault="00FF7F9A" w:rsidP="00FF7F9A">
            <w:pPr>
              <w:rPr>
                <w:rFonts w:ascii="Arial" w:hAnsi="Arial" w:cs="Arial"/>
                <w:sz w:val="14"/>
                <w:szCs w:val="14"/>
                <w:lang w:val="fr-FR"/>
              </w:rPr>
            </w:pPr>
          </w:p>
        </w:tc>
        <w:tc>
          <w:tcPr>
            <w:tcW w:w="1120" w:type="dxa"/>
          </w:tcPr>
          <w:p w14:paraId="7D8D6DA8" w14:textId="5F40F111" w:rsidR="00FF7F9A" w:rsidRPr="00FF7F9A" w:rsidRDefault="00FF7F9A" w:rsidP="00FF7F9A">
            <w:pPr>
              <w:rPr>
                <w:rFonts w:ascii="Arial" w:hAnsi="Arial" w:cs="Arial"/>
                <w:sz w:val="14"/>
                <w:szCs w:val="14"/>
                <w:lang w:val="fr-FR"/>
              </w:rPr>
            </w:pPr>
            <w:r w:rsidRPr="00FF7F9A">
              <w:rPr>
                <w:rFonts w:ascii="Arial" w:hAnsi="Arial" w:cs="Arial"/>
                <w:sz w:val="14"/>
                <w:szCs w:val="14"/>
              </w:rPr>
              <w:t>R4-2200081</w:t>
            </w:r>
          </w:p>
        </w:tc>
        <w:tc>
          <w:tcPr>
            <w:tcW w:w="1062" w:type="dxa"/>
          </w:tcPr>
          <w:p w14:paraId="35B4BCDE" w14:textId="77777777" w:rsidR="00FF7F9A" w:rsidRPr="00FF7F9A" w:rsidRDefault="00FF7F9A" w:rsidP="00FF7F9A">
            <w:pPr>
              <w:rPr>
                <w:rFonts w:ascii="Arial" w:hAnsi="Arial" w:cs="Arial"/>
                <w:sz w:val="14"/>
                <w:szCs w:val="14"/>
                <w:lang w:val="fr-FR"/>
              </w:rPr>
            </w:pPr>
          </w:p>
        </w:tc>
      </w:tr>
      <w:tr w:rsidR="00FF7F9A" w:rsidRPr="00FF7F9A" w14:paraId="41F64154" w14:textId="77777777" w:rsidTr="00EF3281">
        <w:trPr>
          <w:trHeight w:val="20"/>
          <w:jc w:val="center"/>
        </w:trPr>
        <w:tc>
          <w:tcPr>
            <w:tcW w:w="1094" w:type="dxa"/>
          </w:tcPr>
          <w:p w14:paraId="31868965" w14:textId="0DAF6F10" w:rsidR="00FF7F9A" w:rsidRPr="00FF7F9A" w:rsidRDefault="002328C4" w:rsidP="00FF7F9A">
            <w:pPr>
              <w:rPr>
                <w:rFonts w:ascii="Arial" w:hAnsi="Arial" w:cs="Arial"/>
                <w:bCs/>
                <w:sz w:val="14"/>
                <w:szCs w:val="14"/>
              </w:rPr>
            </w:pPr>
            <w:hyperlink r:id="rId2699" w:history="1">
              <w:r w:rsidR="004371F4">
                <w:rPr>
                  <w:rStyle w:val="Hyperlink"/>
                  <w:rFonts w:ascii="Arial" w:hAnsi="Arial" w:cs="Arial"/>
                  <w:sz w:val="14"/>
                  <w:szCs w:val="14"/>
                </w:rPr>
                <w:t>R1-2200895</w:t>
              </w:r>
            </w:hyperlink>
          </w:p>
        </w:tc>
        <w:tc>
          <w:tcPr>
            <w:tcW w:w="2646" w:type="dxa"/>
          </w:tcPr>
          <w:p w14:paraId="1151A55C" w14:textId="4745C900" w:rsidR="00FF7F9A" w:rsidRPr="00FF7F9A" w:rsidRDefault="00FF7F9A" w:rsidP="00FF7F9A">
            <w:pPr>
              <w:rPr>
                <w:rFonts w:ascii="Arial" w:hAnsi="Arial" w:cs="Arial"/>
                <w:sz w:val="14"/>
                <w:szCs w:val="14"/>
              </w:rPr>
            </w:pPr>
            <w:r w:rsidRPr="00FF7F9A">
              <w:rPr>
                <w:rFonts w:ascii="Arial" w:hAnsi="Arial" w:cs="Arial"/>
                <w:sz w:val="14"/>
                <w:szCs w:val="14"/>
              </w:rPr>
              <w:t>LS on Rel-17 FeMIMO SRS related impact</w:t>
            </w:r>
          </w:p>
        </w:tc>
        <w:tc>
          <w:tcPr>
            <w:tcW w:w="1583" w:type="dxa"/>
          </w:tcPr>
          <w:p w14:paraId="044180B5" w14:textId="5B3CD83E" w:rsidR="00FF7F9A" w:rsidRPr="00FF7F9A" w:rsidRDefault="00FF7F9A" w:rsidP="00FF7F9A">
            <w:pPr>
              <w:rPr>
                <w:rFonts w:ascii="Arial" w:hAnsi="Arial" w:cs="Arial"/>
                <w:sz w:val="14"/>
                <w:szCs w:val="14"/>
              </w:rPr>
            </w:pPr>
            <w:r w:rsidRPr="00FF7F9A">
              <w:rPr>
                <w:rFonts w:ascii="Arial" w:hAnsi="Arial" w:cs="Arial"/>
                <w:sz w:val="14"/>
                <w:szCs w:val="14"/>
              </w:rPr>
              <w:t>RAN4, Huawei</w:t>
            </w:r>
          </w:p>
        </w:tc>
        <w:tc>
          <w:tcPr>
            <w:tcW w:w="909" w:type="dxa"/>
          </w:tcPr>
          <w:p w14:paraId="5FF361C4" w14:textId="4840BB28" w:rsidR="00FF7F9A" w:rsidRPr="00FF7F9A" w:rsidRDefault="00FF7F9A" w:rsidP="00FF7F9A">
            <w:pPr>
              <w:rPr>
                <w:rFonts w:ascii="Arial" w:hAnsi="Arial" w:cs="Arial"/>
                <w:bCs/>
                <w:sz w:val="14"/>
                <w:szCs w:val="14"/>
              </w:rPr>
            </w:pPr>
            <w:r w:rsidRPr="00FF7F9A">
              <w:rPr>
                <w:rFonts w:ascii="Arial" w:hAnsi="Arial" w:cs="Arial"/>
                <w:sz w:val="14"/>
                <w:szCs w:val="14"/>
              </w:rPr>
              <w:t>Rel-17</w:t>
            </w:r>
          </w:p>
        </w:tc>
        <w:tc>
          <w:tcPr>
            <w:tcW w:w="2600" w:type="dxa"/>
          </w:tcPr>
          <w:p w14:paraId="16FA7705" w14:textId="7658D84D" w:rsidR="00FF7F9A" w:rsidRPr="00FF7F9A" w:rsidRDefault="00FF7F9A" w:rsidP="00FF7F9A">
            <w:pPr>
              <w:rPr>
                <w:rFonts w:ascii="Arial" w:hAnsi="Arial" w:cs="Arial"/>
                <w:bCs/>
                <w:sz w:val="14"/>
                <w:szCs w:val="14"/>
                <w:lang w:val="fr-FR"/>
              </w:rPr>
            </w:pPr>
            <w:r w:rsidRPr="00FF7F9A">
              <w:rPr>
                <w:rFonts w:ascii="Arial" w:hAnsi="Arial" w:cs="Arial"/>
                <w:sz w:val="14"/>
                <w:szCs w:val="14"/>
              </w:rPr>
              <w:t>NR_feMIMO-Core</w:t>
            </w:r>
          </w:p>
        </w:tc>
        <w:tc>
          <w:tcPr>
            <w:tcW w:w="1065" w:type="dxa"/>
          </w:tcPr>
          <w:p w14:paraId="21B4B3FD" w14:textId="77777777" w:rsidR="00FF7F9A" w:rsidRPr="00FF7F9A" w:rsidRDefault="00FF7F9A" w:rsidP="00FF7F9A">
            <w:pPr>
              <w:rPr>
                <w:rFonts w:ascii="Arial" w:hAnsi="Arial" w:cs="Arial"/>
                <w:sz w:val="14"/>
                <w:szCs w:val="14"/>
                <w:lang w:val="fr-FR"/>
              </w:rPr>
            </w:pPr>
          </w:p>
        </w:tc>
        <w:tc>
          <w:tcPr>
            <w:tcW w:w="994" w:type="dxa"/>
          </w:tcPr>
          <w:p w14:paraId="2C69BB17" w14:textId="496EFBF5" w:rsidR="00FF7F9A" w:rsidRPr="00FF7F9A" w:rsidRDefault="00FF7F9A" w:rsidP="00FF7F9A">
            <w:pPr>
              <w:rPr>
                <w:rFonts w:ascii="Arial" w:hAnsi="Arial" w:cs="Arial"/>
                <w:sz w:val="14"/>
                <w:szCs w:val="14"/>
                <w:lang w:val="fr-FR"/>
              </w:rPr>
            </w:pPr>
            <w:r w:rsidRPr="00FF7F9A">
              <w:rPr>
                <w:rFonts w:ascii="Arial" w:hAnsi="Arial" w:cs="Arial"/>
                <w:sz w:val="14"/>
                <w:szCs w:val="14"/>
              </w:rPr>
              <w:t>RAN1</w:t>
            </w:r>
          </w:p>
        </w:tc>
        <w:tc>
          <w:tcPr>
            <w:tcW w:w="994" w:type="dxa"/>
          </w:tcPr>
          <w:p w14:paraId="6F3B3473" w14:textId="77777777" w:rsidR="00FF7F9A" w:rsidRPr="00FF7F9A" w:rsidRDefault="00FF7F9A" w:rsidP="00FF7F9A">
            <w:pPr>
              <w:rPr>
                <w:rFonts w:ascii="Arial" w:hAnsi="Arial" w:cs="Arial"/>
                <w:sz w:val="14"/>
                <w:szCs w:val="14"/>
                <w:lang w:val="fr-FR"/>
              </w:rPr>
            </w:pPr>
          </w:p>
        </w:tc>
        <w:tc>
          <w:tcPr>
            <w:tcW w:w="1120" w:type="dxa"/>
          </w:tcPr>
          <w:p w14:paraId="4D580A7A" w14:textId="41C4B4C1" w:rsidR="00FF7F9A" w:rsidRPr="00FF7F9A" w:rsidRDefault="00FF7F9A" w:rsidP="00FF7F9A">
            <w:pPr>
              <w:rPr>
                <w:rFonts w:ascii="Arial" w:hAnsi="Arial" w:cs="Arial"/>
                <w:sz w:val="14"/>
                <w:szCs w:val="14"/>
                <w:lang w:val="fr-FR"/>
              </w:rPr>
            </w:pPr>
            <w:r w:rsidRPr="00FF7F9A">
              <w:rPr>
                <w:rFonts w:ascii="Arial" w:hAnsi="Arial" w:cs="Arial"/>
                <w:sz w:val="14"/>
                <w:szCs w:val="14"/>
              </w:rPr>
              <w:t>R4-2202413</w:t>
            </w:r>
          </w:p>
        </w:tc>
        <w:tc>
          <w:tcPr>
            <w:tcW w:w="1062" w:type="dxa"/>
          </w:tcPr>
          <w:p w14:paraId="4596B6F9" w14:textId="77777777" w:rsidR="00FF7F9A" w:rsidRPr="00FF7F9A" w:rsidRDefault="00FF7F9A" w:rsidP="00FF7F9A">
            <w:pPr>
              <w:rPr>
                <w:rFonts w:ascii="Arial" w:hAnsi="Arial" w:cs="Arial"/>
                <w:sz w:val="14"/>
                <w:szCs w:val="14"/>
                <w:lang w:val="fr-FR"/>
              </w:rPr>
            </w:pPr>
          </w:p>
        </w:tc>
      </w:tr>
      <w:tr w:rsidR="00FF7F9A" w:rsidRPr="00FF7F9A" w14:paraId="0076FA6B" w14:textId="77777777" w:rsidTr="00EF3281">
        <w:trPr>
          <w:trHeight w:val="20"/>
          <w:jc w:val="center"/>
        </w:trPr>
        <w:tc>
          <w:tcPr>
            <w:tcW w:w="1094" w:type="dxa"/>
          </w:tcPr>
          <w:p w14:paraId="1F350950" w14:textId="282E7384" w:rsidR="00FF7F9A" w:rsidRPr="00FF7F9A" w:rsidRDefault="002328C4" w:rsidP="00FF7F9A">
            <w:pPr>
              <w:rPr>
                <w:rFonts w:ascii="Arial" w:hAnsi="Arial" w:cs="Arial"/>
                <w:bCs/>
                <w:sz w:val="14"/>
                <w:szCs w:val="14"/>
              </w:rPr>
            </w:pPr>
            <w:hyperlink r:id="rId2700" w:history="1">
              <w:r w:rsidR="004371F4">
                <w:rPr>
                  <w:rStyle w:val="Hyperlink"/>
                  <w:rFonts w:ascii="Arial" w:hAnsi="Arial" w:cs="Arial"/>
                  <w:sz w:val="14"/>
                  <w:szCs w:val="14"/>
                </w:rPr>
                <w:t>R1-2200896</w:t>
              </w:r>
            </w:hyperlink>
          </w:p>
        </w:tc>
        <w:tc>
          <w:tcPr>
            <w:tcW w:w="2646" w:type="dxa"/>
          </w:tcPr>
          <w:p w14:paraId="50B2F4B7" w14:textId="54646DA6" w:rsidR="00FF7F9A" w:rsidRPr="00FF7F9A" w:rsidRDefault="00FF7F9A" w:rsidP="00FF7F9A">
            <w:pPr>
              <w:rPr>
                <w:rFonts w:ascii="Arial" w:hAnsi="Arial" w:cs="Arial"/>
                <w:sz w:val="14"/>
                <w:szCs w:val="14"/>
              </w:rPr>
            </w:pPr>
            <w:r w:rsidRPr="00FF7F9A">
              <w:rPr>
                <w:rFonts w:ascii="Arial" w:hAnsi="Arial" w:cs="Arial"/>
                <w:sz w:val="14"/>
                <w:szCs w:val="14"/>
              </w:rPr>
              <w:t>LS on the PL-RS configuration of PUCCH SCell to be activated</w:t>
            </w:r>
          </w:p>
        </w:tc>
        <w:tc>
          <w:tcPr>
            <w:tcW w:w="1583" w:type="dxa"/>
          </w:tcPr>
          <w:p w14:paraId="7C62E239" w14:textId="2BCF5CD0" w:rsidR="00FF7F9A" w:rsidRPr="00FF7F9A" w:rsidRDefault="00FF7F9A" w:rsidP="00FF7F9A">
            <w:pPr>
              <w:rPr>
                <w:rFonts w:ascii="Arial" w:hAnsi="Arial" w:cs="Arial"/>
                <w:sz w:val="14"/>
                <w:szCs w:val="14"/>
              </w:rPr>
            </w:pPr>
            <w:r w:rsidRPr="00FF7F9A">
              <w:rPr>
                <w:rFonts w:ascii="Arial" w:hAnsi="Arial" w:cs="Arial"/>
                <w:sz w:val="14"/>
                <w:szCs w:val="14"/>
              </w:rPr>
              <w:t>RAN4, Apple</w:t>
            </w:r>
          </w:p>
        </w:tc>
        <w:tc>
          <w:tcPr>
            <w:tcW w:w="909" w:type="dxa"/>
          </w:tcPr>
          <w:p w14:paraId="788DAB6D" w14:textId="4D28536E" w:rsidR="00FF7F9A" w:rsidRPr="00FF7F9A" w:rsidRDefault="00FF7F9A" w:rsidP="00FF7F9A">
            <w:pPr>
              <w:rPr>
                <w:rFonts w:ascii="Arial" w:hAnsi="Arial" w:cs="Arial"/>
                <w:bCs/>
                <w:sz w:val="14"/>
                <w:szCs w:val="14"/>
              </w:rPr>
            </w:pPr>
            <w:r w:rsidRPr="00FF7F9A">
              <w:rPr>
                <w:rFonts w:ascii="Arial" w:hAnsi="Arial" w:cs="Arial"/>
                <w:sz w:val="14"/>
                <w:szCs w:val="14"/>
              </w:rPr>
              <w:t>Rel-17</w:t>
            </w:r>
          </w:p>
        </w:tc>
        <w:tc>
          <w:tcPr>
            <w:tcW w:w="2600" w:type="dxa"/>
          </w:tcPr>
          <w:p w14:paraId="6DF66536" w14:textId="1F1581D3" w:rsidR="00FF7F9A" w:rsidRPr="00FF7F9A" w:rsidRDefault="00FF7F9A" w:rsidP="00FF7F9A">
            <w:pPr>
              <w:rPr>
                <w:rFonts w:ascii="Arial" w:hAnsi="Arial" w:cs="Arial"/>
                <w:bCs/>
                <w:sz w:val="14"/>
                <w:szCs w:val="14"/>
                <w:lang w:val="fr-FR"/>
              </w:rPr>
            </w:pPr>
            <w:r w:rsidRPr="00FF7F9A">
              <w:rPr>
                <w:rFonts w:ascii="Arial" w:hAnsi="Arial" w:cs="Arial"/>
                <w:sz w:val="14"/>
                <w:szCs w:val="14"/>
              </w:rPr>
              <w:t>NR_RRM_enh2-Core</w:t>
            </w:r>
          </w:p>
        </w:tc>
        <w:tc>
          <w:tcPr>
            <w:tcW w:w="1065" w:type="dxa"/>
          </w:tcPr>
          <w:p w14:paraId="2095C91F" w14:textId="77777777" w:rsidR="00FF7F9A" w:rsidRPr="00FF7F9A" w:rsidRDefault="00FF7F9A" w:rsidP="00FF7F9A">
            <w:pPr>
              <w:rPr>
                <w:rFonts w:ascii="Arial" w:hAnsi="Arial" w:cs="Arial"/>
                <w:sz w:val="14"/>
                <w:szCs w:val="14"/>
                <w:lang w:val="fr-FR"/>
              </w:rPr>
            </w:pPr>
          </w:p>
        </w:tc>
        <w:tc>
          <w:tcPr>
            <w:tcW w:w="994" w:type="dxa"/>
          </w:tcPr>
          <w:p w14:paraId="2D517185" w14:textId="17222D7C" w:rsidR="00FF7F9A" w:rsidRPr="00FF7F9A" w:rsidRDefault="00FF7F9A" w:rsidP="00FF7F9A">
            <w:pPr>
              <w:rPr>
                <w:rFonts w:ascii="Arial" w:hAnsi="Arial" w:cs="Arial"/>
                <w:sz w:val="14"/>
                <w:szCs w:val="14"/>
                <w:lang w:val="fr-FR"/>
              </w:rPr>
            </w:pPr>
            <w:r w:rsidRPr="00FF7F9A">
              <w:rPr>
                <w:rFonts w:ascii="Arial" w:hAnsi="Arial" w:cs="Arial"/>
                <w:sz w:val="14"/>
                <w:szCs w:val="14"/>
              </w:rPr>
              <w:t>RAN1</w:t>
            </w:r>
          </w:p>
        </w:tc>
        <w:tc>
          <w:tcPr>
            <w:tcW w:w="994" w:type="dxa"/>
          </w:tcPr>
          <w:p w14:paraId="287CCB31" w14:textId="77777777" w:rsidR="00FF7F9A" w:rsidRPr="00FF7F9A" w:rsidRDefault="00FF7F9A" w:rsidP="00FF7F9A">
            <w:pPr>
              <w:rPr>
                <w:rFonts w:ascii="Arial" w:hAnsi="Arial" w:cs="Arial"/>
                <w:sz w:val="14"/>
                <w:szCs w:val="14"/>
                <w:lang w:val="fr-FR"/>
              </w:rPr>
            </w:pPr>
          </w:p>
        </w:tc>
        <w:tc>
          <w:tcPr>
            <w:tcW w:w="1120" w:type="dxa"/>
          </w:tcPr>
          <w:p w14:paraId="568BE267" w14:textId="15379982" w:rsidR="00FF7F9A" w:rsidRPr="00FF7F9A" w:rsidRDefault="00FF7F9A" w:rsidP="00FF7F9A">
            <w:pPr>
              <w:rPr>
                <w:rFonts w:ascii="Arial" w:hAnsi="Arial" w:cs="Arial"/>
                <w:sz w:val="14"/>
                <w:szCs w:val="14"/>
                <w:lang w:val="fr-FR"/>
              </w:rPr>
            </w:pPr>
            <w:r w:rsidRPr="00FF7F9A">
              <w:rPr>
                <w:rFonts w:ascii="Arial" w:hAnsi="Arial" w:cs="Arial"/>
                <w:sz w:val="14"/>
                <w:szCs w:val="14"/>
              </w:rPr>
              <w:t>R4-2202602</w:t>
            </w:r>
          </w:p>
        </w:tc>
        <w:tc>
          <w:tcPr>
            <w:tcW w:w="1062" w:type="dxa"/>
          </w:tcPr>
          <w:p w14:paraId="4F796DD2" w14:textId="77777777" w:rsidR="00FF7F9A" w:rsidRPr="00FF7F9A" w:rsidRDefault="00FF7F9A" w:rsidP="00FF7F9A">
            <w:pPr>
              <w:rPr>
                <w:rFonts w:ascii="Arial" w:hAnsi="Arial" w:cs="Arial"/>
                <w:sz w:val="14"/>
                <w:szCs w:val="14"/>
                <w:lang w:val="fr-FR"/>
              </w:rPr>
            </w:pPr>
          </w:p>
        </w:tc>
      </w:tr>
      <w:tr w:rsidR="00FF7F9A" w:rsidRPr="00FF7F9A" w14:paraId="243CCE6E" w14:textId="77777777" w:rsidTr="00EF3281">
        <w:trPr>
          <w:trHeight w:val="20"/>
          <w:jc w:val="center"/>
        </w:trPr>
        <w:tc>
          <w:tcPr>
            <w:tcW w:w="1094" w:type="dxa"/>
          </w:tcPr>
          <w:p w14:paraId="6F718846" w14:textId="785A0BC7" w:rsidR="00FF7F9A" w:rsidRPr="00FF7F9A" w:rsidRDefault="002328C4" w:rsidP="00FF7F9A">
            <w:pPr>
              <w:rPr>
                <w:rFonts w:ascii="Arial" w:hAnsi="Arial" w:cs="Arial"/>
                <w:sz w:val="14"/>
                <w:szCs w:val="14"/>
              </w:rPr>
            </w:pPr>
            <w:hyperlink r:id="rId2701" w:history="1">
              <w:r w:rsidR="004371F4">
                <w:rPr>
                  <w:rStyle w:val="Hyperlink"/>
                  <w:rFonts w:ascii="Arial" w:hAnsi="Arial" w:cs="Arial"/>
                  <w:sz w:val="14"/>
                  <w:szCs w:val="14"/>
                </w:rPr>
                <w:t>R1-2200897</w:t>
              </w:r>
            </w:hyperlink>
          </w:p>
        </w:tc>
        <w:tc>
          <w:tcPr>
            <w:tcW w:w="2646" w:type="dxa"/>
          </w:tcPr>
          <w:p w14:paraId="7185E87A" w14:textId="1A4E0AC9" w:rsidR="00FF7F9A" w:rsidRPr="00FF7F9A" w:rsidRDefault="00FF7F9A" w:rsidP="00FF7F9A">
            <w:pPr>
              <w:rPr>
                <w:rFonts w:ascii="Arial" w:hAnsi="Arial" w:cs="Arial"/>
                <w:sz w:val="14"/>
                <w:szCs w:val="14"/>
              </w:rPr>
            </w:pPr>
            <w:r w:rsidRPr="00FF7F9A">
              <w:rPr>
                <w:rFonts w:ascii="Arial" w:hAnsi="Arial" w:cs="Arial"/>
                <w:sz w:val="14"/>
                <w:szCs w:val="14"/>
              </w:rPr>
              <w:t>Reply LS on the minimum time gap for wake-up and Scell dormancy indication for NR operation in 52.6 to 71 GHz</w:t>
            </w:r>
          </w:p>
        </w:tc>
        <w:tc>
          <w:tcPr>
            <w:tcW w:w="1583" w:type="dxa"/>
          </w:tcPr>
          <w:p w14:paraId="39349039" w14:textId="3F008D86" w:rsidR="00FF7F9A" w:rsidRPr="00FF7F9A" w:rsidRDefault="00FF7F9A" w:rsidP="00FF7F9A">
            <w:pPr>
              <w:rPr>
                <w:rFonts w:ascii="Arial" w:hAnsi="Arial" w:cs="Arial"/>
                <w:sz w:val="14"/>
                <w:szCs w:val="14"/>
              </w:rPr>
            </w:pPr>
            <w:r w:rsidRPr="00FF7F9A">
              <w:rPr>
                <w:rFonts w:ascii="Arial" w:hAnsi="Arial" w:cs="Arial"/>
                <w:sz w:val="14"/>
                <w:szCs w:val="14"/>
              </w:rPr>
              <w:t>RAN4, vivo</w:t>
            </w:r>
          </w:p>
        </w:tc>
        <w:tc>
          <w:tcPr>
            <w:tcW w:w="909" w:type="dxa"/>
          </w:tcPr>
          <w:p w14:paraId="308DB6F2" w14:textId="1342129E" w:rsidR="00FF7F9A" w:rsidRPr="00FF7F9A" w:rsidRDefault="00FF7F9A" w:rsidP="00FF7F9A">
            <w:pPr>
              <w:rPr>
                <w:rFonts w:ascii="Arial" w:hAnsi="Arial" w:cs="Arial"/>
                <w:sz w:val="14"/>
                <w:szCs w:val="14"/>
              </w:rPr>
            </w:pPr>
            <w:r w:rsidRPr="00FF7F9A">
              <w:rPr>
                <w:rFonts w:ascii="Arial" w:hAnsi="Arial" w:cs="Arial"/>
                <w:sz w:val="14"/>
                <w:szCs w:val="14"/>
              </w:rPr>
              <w:t>Rel-17</w:t>
            </w:r>
          </w:p>
        </w:tc>
        <w:tc>
          <w:tcPr>
            <w:tcW w:w="2600" w:type="dxa"/>
          </w:tcPr>
          <w:p w14:paraId="47B02C65" w14:textId="68D0EF11" w:rsidR="00FF7F9A" w:rsidRPr="00FF7F9A" w:rsidRDefault="00FF7F9A" w:rsidP="00FF7F9A">
            <w:pPr>
              <w:rPr>
                <w:rFonts w:ascii="Arial" w:hAnsi="Arial" w:cs="Arial"/>
                <w:sz w:val="14"/>
                <w:szCs w:val="14"/>
              </w:rPr>
            </w:pPr>
            <w:r w:rsidRPr="00FF7F9A">
              <w:rPr>
                <w:rFonts w:ascii="Arial" w:hAnsi="Arial" w:cs="Arial"/>
                <w:sz w:val="14"/>
                <w:szCs w:val="14"/>
              </w:rPr>
              <w:t>NR_ext_to_71GHz-Core</w:t>
            </w:r>
          </w:p>
        </w:tc>
        <w:tc>
          <w:tcPr>
            <w:tcW w:w="1065" w:type="dxa"/>
          </w:tcPr>
          <w:p w14:paraId="4CA3E74C" w14:textId="32705DCE" w:rsidR="00FF7F9A" w:rsidRPr="00FF7F9A" w:rsidRDefault="00FF7F9A" w:rsidP="00FF7F9A">
            <w:pPr>
              <w:rPr>
                <w:rFonts w:ascii="Arial" w:hAnsi="Arial" w:cs="Arial"/>
                <w:sz w:val="14"/>
                <w:szCs w:val="14"/>
              </w:rPr>
            </w:pPr>
            <w:r w:rsidRPr="00FF7F9A">
              <w:rPr>
                <w:rFonts w:ascii="Arial" w:hAnsi="Arial" w:cs="Arial"/>
                <w:sz w:val="14"/>
                <w:szCs w:val="14"/>
              </w:rPr>
              <w:t>R1-2112639</w:t>
            </w:r>
          </w:p>
        </w:tc>
        <w:tc>
          <w:tcPr>
            <w:tcW w:w="994" w:type="dxa"/>
          </w:tcPr>
          <w:p w14:paraId="46ED28D3" w14:textId="1BCB80A1" w:rsidR="00FF7F9A" w:rsidRPr="00FF7F9A" w:rsidRDefault="00FF7F9A" w:rsidP="00FF7F9A">
            <w:pPr>
              <w:rPr>
                <w:rFonts w:ascii="Arial" w:hAnsi="Arial" w:cs="Arial"/>
                <w:sz w:val="14"/>
                <w:szCs w:val="14"/>
                <w:lang w:val="fr-FR"/>
              </w:rPr>
            </w:pPr>
            <w:r w:rsidRPr="00FF7F9A">
              <w:rPr>
                <w:rFonts w:ascii="Arial" w:hAnsi="Arial" w:cs="Arial"/>
                <w:sz w:val="14"/>
                <w:szCs w:val="14"/>
              </w:rPr>
              <w:t>RAN1</w:t>
            </w:r>
          </w:p>
        </w:tc>
        <w:tc>
          <w:tcPr>
            <w:tcW w:w="994" w:type="dxa"/>
          </w:tcPr>
          <w:p w14:paraId="1343F4CE" w14:textId="77777777" w:rsidR="00FF7F9A" w:rsidRPr="00FF7F9A" w:rsidRDefault="00FF7F9A" w:rsidP="00FF7F9A">
            <w:pPr>
              <w:rPr>
                <w:rFonts w:ascii="Arial" w:hAnsi="Arial" w:cs="Arial"/>
                <w:sz w:val="14"/>
                <w:szCs w:val="14"/>
              </w:rPr>
            </w:pPr>
          </w:p>
        </w:tc>
        <w:tc>
          <w:tcPr>
            <w:tcW w:w="1120" w:type="dxa"/>
          </w:tcPr>
          <w:p w14:paraId="3113479F" w14:textId="69125D54" w:rsidR="00FF7F9A" w:rsidRPr="00FF7F9A" w:rsidRDefault="00FF7F9A" w:rsidP="00FF7F9A">
            <w:pPr>
              <w:rPr>
                <w:rFonts w:ascii="Arial" w:hAnsi="Arial" w:cs="Arial"/>
                <w:sz w:val="14"/>
                <w:szCs w:val="14"/>
              </w:rPr>
            </w:pPr>
            <w:r w:rsidRPr="00FF7F9A">
              <w:rPr>
                <w:rFonts w:ascii="Arial" w:hAnsi="Arial" w:cs="Arial"/>
                <w:sz w:val="14"/>
                <w:szCs w:val="14"/>
              </w:rPr>
              <w:t>R4-2202660</w:t>
            </w:r>
          </w:p>
        </w:tc>
        <w:tc>
          <w:tcPr>
            <w:tcW w:w="1062" w:type="dxa"/>
          </w:tcPr>
          <w:p w14:paraId="4BAF6EDC" w14:textId="77777777" w:rsidR="00FF7F9A" w:rsidRPr="00FF7F9A" w:rsidRDefault="00FF7F9A" w:rsidP="00FF7F9A">
            <w:pPr>
              <w:rPr>
                <w:rFonts w:ascii="Arial" w:hAnsi="Arial" w:cs="Arial"/>
                <w:sz w:val="14"/>
                <w:szCs w:val="14"/>
              </w:rPr>
            </w:pPr>
          </w:p>
        </w:tc>
      </w:tr>
      <w:tr w:rsidR="00FF7F9A" w:rsidRPr="00FF7F9A" w14:paraId="565762F3" w14:textId="77777777" w:rsidTr="00EF3281">
        <w:trPr>
          <w:trHeight w:val="20"/>
          <w:jc w:val="center"/>
        </w:trPr>
        <w:tc>
          <w:tcPr>
            <w:tcW w:w="1094" w:type="dxa"/>
          </w:tcPr>
          <w:p w14:paraId="4BC82A00" w14:textId="0DC42DBD" w:rsidR="00FF7F9A" w:rsidRPr="00FF7F9A" w:rsidRDefault="002328C4" w:rsidP="00FF7F9A">
            <w:pPr>
              <w:rPr>
                <w:rFonts w:ascii="Arial" w:hAnsi="Arial" w:cs="Arial"/>
                <w:bCs/>
                <w:sz w:val="14"/>
                <w:szCs w:val="14"/>
              </w:rPr>
            </w:pPr>
            <w:hyperlink r:id="rId2702" w:history="1">
              <w:r w:rsidR="004371F4">
                <w:rPr>
                  <w:rStyle w:val="Hyperlink"/>
                  <w:rFonts w:ascii="Arial" w:hAnsi="Arial" w:cs="Arial"/>
                  <w:sz w:val="14"/>
                  <w:szCs w:val="14"/>
                </w:rPr>
                <w:t>R1-2200898</w:t>
              </w:r>
            </w:hyperlink>
          </w:p>
        </w:tc>
        <w:tc>
          <w:tcPr>
            <w:tcW w:w="2646" w:type="dxa"/>
          </w:tcPr>
          <w:p w14:paraId="59002C3F" w14:textId="2DE08924" w:rsidR="00FF7F9A" w:rsidRPr="00FF7F9A" w:rsidRDefault="00FF7F9A" w:rsidP="00FF7F9A">
            <w:pPr>
              <w:rPr>
                <w:rFonts w:ascii="Arial" w:hAnsi="Arial" w:cs="Arial"/>
                <w:sz w:val="14"/>
                <w:szCs w:val="14"/>
              </w:rPr>
            </w:pPr>
            <w:r w:rsidRPr="00FF7F9A">
              <w:rPr>
                <w:rFonts w:ascii="Arial" w:hAnsi="Arial" w:cs="Arial"/>
                <w:sz w:val="14"/>
                <w:szCs w:val="14"/>
              </w:rPr>
              <w:t>Reply LS on use of NCD-SSB for RedCap UE</w:t>
            </w:r>
          </w:p>
        </w:tc>
        <w:tc>
          <w:tcPr>
            <w:tcW w:w="1583" w:type="dxa"/>
          </w:tcPr>
          <w:p w14:paraId="76AE5C74" w14:textId="19FA00C6" w:rsidR="00FF7F9A" w:rsidRPr="00FF7F9A" w:rsidRDefault="00FF7F9A" w:rsidP="00FF7F9A">
            <w:pPr>
              <w:rPr>
                <w:rFonts w:ascii="Arial" w:hAnsi="Arial" w:cs="Arial"/>
                <w:sz w:val="14"/>
                <w:szCs w:val="14"/>
              </w:rPr>
            </w:pPr>
            <w:r w:rsidRPr="00FF7F9A">
              <w:rPr>
                <w:rFonts w:ascii="Arial" w:hAnsi="Arial" w:cs="Arial"/>
                <w:sz w:val="14"/>
                <w:szCs w:val="14"/>
              </w:rPr>
              <w:t>RAN4, ZTE</w:t>
            </w:r>
          </w:p>
        </w:tc>
        <w:tc>
          <w:tcPr>
            <w:tcW w:w="909" w:type="dxa"/>
          </w:tcPr>
          <w:p w14:paraId="1A1DB9BE" w14:textId="26FC70FA" w:rsidR="00FF7F9A" w:rsidRPr="00FF7F9A" w:rsidRDefault="00FF7F9A" w:rsidP="00FF7F9A">
            <w:pPr>
              <w:rPr>
                <w:rFonts w:ascii="Arial" w:hAnsi="Arial" w:cs="Arial"/>
                <w:bCs/>
                <w:sz w:val="14"/>
                <w:szCs w:val="14"/>
              </w:rPr>
            </w:pPr>
            <w:r w:rsidRPr="00FF7F9A">
              <w:rPr>
                <w:rFonts w:ascii="Arial" w:hAnsi="Arial" w:cs="Arial"/>
                <w:sz w:val="14"/>
                <w:szCs w:val="14"/>
              </w:rPr>
              <w:t>Rel-17</w:t>
            </w:r>
          </w:p>
        </w:tc>
        <w:tc>
          <w:tcPr>
            <w:tcW w:w="2600" w:type="dxa"/>
          </w:tcPr>
          <w:p w14:paraId="016B5B36" w14:textId="3D86FC20" w:rsidR="00FF7F9A" w:rsidRPr="00FF7F9A" w:rsidRDefault="00FF7F9A" w:rsidP="00FF7F9A">
            <w:pPr>
              <w:rPr>
                <w:rFonts w:ascii="Arial" w:hAnsi="Arial" w:cs="Arial"/>
                <w:bCs/>
                <w:sz w:val="14"/>
                <w:szCs w:val="14"/>
                <w:lang w:val="fr-FR"/>
              </w:rPr>
            </w:pPr>
            <w:r w:rsidRPr="00FF7F9A">
              <w:rPr>
                <w:rFonts w:ascii="Arial" w:hAnsi="Arial" w:cs="Arial"/>
                <w:sz w:val="14"/>
                <w:szCs w:val="14"/>
              </w:rPr>
              <w:t>NR_redcap-Core</w:t>
            </w:r>
          </w:p>
        </w:tc>
        <w:tc>
          <w:tcPr>
            <w:tcW w:w="1065" w:type="dxa"/>
          </w:tcPr>
          <w:p w14:paraId="0E96C80A" w14:textId="7E833CE3" w:rsidR="00FF7F9A" w:rsidRPr="00FF7F9A" w:rsidRDefault="00FF7F9A" w:rsidP="00FF7F9A">
            <w:pPr>
              <w:rPr>
                <w:rFonts w:ascii="Arial" w:hAnsi="Arial" w:cs="Arial"/>
                <w:sz w:val="14"/>
                <w:szCs w:val="14"/>
                <w:lang w:val="fr-FR"/>
              </w:rPr>
            </w:pPr>
            <w:r w:rsidRPr="00FF7F9A">
              <w:rPr>
                <w:rFonts w:ascii="Arial" w:hAnsi="Arial" w:cs="Arial"/>
                <w:sz w:val="14"/>
                <w:szCs w:val="14"/>
              </w:rPr>
              <w:t>R1-2110600</w:t>
            </w:r>
          </w:p>
        </w:tc>
        <w:tc>
          <w:tcPr>
            <w:tcW w:w="994" w:type="dxa"/>
          </w:tcPr>
          <w:p w14:paraId="4984DB8F" w14:textId="0BC3D025" w:rsidR="00FF7F9A" w:rsidRPr="00FF7F9A" w:rsidRDefault="00FF7F9A" w:rsidP="00FF7F9A">
            <w:pPr>
              <w:rPr>
                <w:rFonts w:ascii="Arial" w:hAnsi="Arial" w:cs="Arial"/>
                <w:sz w:val="14"/>
                <w:szCs w:val="14"/>
                <w:lang w:val="fr-FR"/>
              </w:rPr>
            </w:pPr>
            <w:r w:rsidRPr="00FF7F9A">
              <w:rPr>
                <w:rFonts w:ascii="Arial" w:hAnsi="Arial" w:cs="Arial"/>
                <w:sz w:val="14"/>
                <w:szCs w:val="14"/>
              </w:rPr>
              <w:t>RAN1</w:t>
            </w:r>
          </w:p>
        </w:tc>
        <w:tc>
          <w:tcPr>
            <w:tcW w:w="994" w:type="dxa"/>
          </w:tcPr>
          <w:p w14:paraId="08E7DD93" w14:textId="7214E2B2" w:rsidR="00FF7F9A" w:rsidRPr="00FF7F9A" w:rsidRDefault="00FF7F9A" w:rsidP="00FF7F9A">
            <w:pPr>
              <w:rPr>
                <w:rFonts w:ascii="Arial" w:hAnsi="Arial" w:cs="Arial"/>
                <w:sz w:val="14"/>
                <w:szCs w:val="14"/>
                <w:lang w:val="fr-FR"/>
              </w:rPr>
            </w:pPr>
            <w:r w:rsidRPr="00FF7F9A">
              <w:rPr>
                <w:rFonts w:ascii="Arial" w:hAnsi="Arial" w:cs="Arial"/>
                <w:sz w:val="14"/>
                <w:szCs w:val="14"/>
              </w:rPr>
              <w:t>RAN2</w:t>
            </w:r>
          </w:p>
        </w:tc>
        <w:tc>
          <w:tcPr>
            <w:tcW w:w="1120" w:type="dxa"/>
          </w:tcPr>
          <w:p w14:paraId="422BF950" w14:textId="2649BCE7" w:rsidR="00FF7F9A" w:rsidRPr="00FF7F9A" w:rsidRDefault="00FF7F9A" w:rsidP="00FF7F9A">
            <w:pPr>
              <w:rPr>
                <w:rFonts w:ascii="Arial" w:hAnsi="Arial" w:cs="Arial"/>
                <w:sz w:val="14"/>
                <w:szCs w:val="14"/>
                <w:lang w:val="fr-FR"/>
              </w:rPr>
            </w:pPr>
            <w:r w:rsidRPr="00FF7F9A">
              <w:rPr>
                <w:rFonts w:ascii="Arial" w:hAnsi="Arial" w:cs="Arial"/>
                <w:sz w:val="14"/>
                <w:szCs w:val="14"/>
              </w:rPr>
              <w:t>R4-2202674</w:t>
            </w:r>
          </w:p>
        </w:tc>
        <w:tc>
          <w:tcPr>
            <w:tcW w:w="1062" w:type="dxa"/>
          </w:tcPr>
          <w:p w14:paraId="2C0852A6" w14:textId="77777777" w:rsidR="00FF7F9A" w:rsidRPr="00FF7F9A" w:rsidRDefault="00FF7F9A" w:rsidP="00FF7F9A">
            <w:pPr>
              <w:rPr>
                <w:rFonts w:ascii="Arial" w:hAnsi="Arial" w:cs="Arial"/>
                <w:sz w:val="14"/>
                <w:szCs w:val="14"/>
                <w:lang w:val="fr-FR"/>
              </w:rPr>
            </w:pPr>
          </w:p>
        </w:tc>
      </w:tr>
      <w:tr w:rsidR="00FF7F9A" w:rsidRPr="00FF7F9A" w14:paraId="1DB6AFBF" w14:textId="77777777" w:rsidTr="00EF3281">
        <w:trPr>
          <w:trHeight w:val="20"/>
          <w:jc w:val="center"/>
        </w:trPr>
        <w:tc>
          <w:tcPr>
            <w:tcW w:w="1094" w:type="dxa"/>
          </w:tcPr>
          <w:p w14:paraId="717BEA67" w14:textId="737116A6" w:rsidR="00FF7F9A" w:rsidRPr="00FF7F9A" w:rsidRDefault="002328C4" w:rsidP="00FF7F9A">
            <w:pPr>
              <w:rPr>
                <w:rFonts w:ascii="Arial" w:hAnsi="Arial" w:cs="Arial"/>
                <w:bCs/>
                <w:sz w:val="14"/>
                <w:szCs w:val="14"/>
              </w:rPr>
            </w:pPr>
            <w:hyperlink r:id="rId2703" w:history="1">
              <w:r w:rsidR="004371F4">
                <w:rPr>
                  <w:rStyle w:val="Hyperlink"/>
                  <w:rFonts w:ascii="Arial" w:hAnsi="Arial" w:cs="Arial"/>
                  <w:sz w:val="14"/>
                  <w:szCs w:val="14"/>
                </w:rPr>
                <w:t>R1-2200899</w:t>
              </w:r>
            </w:hyperlink>
          </w:p>
        </w:tc>
        <w:tc>
          <w:tcPr>
            <w:tcW w:w="2646" w:type="dxa"/>
          </w:tcPr>
          <w:p w14:paraId="39DC615D" w14:textId="48A65376" w:rsidR="00FF7F9A" w:rsidRPr="00FF7F9A" w:rsidRDefault="00FF7F9A" w:rsidP="00FF7F9A">
            <w:pPr>
              <w:rPr>
                <w:rFonts w:ascii="Arial" w:hAnsi="Arial" w:cs="Arial"/>
                <w:sz w:val="14"/>
                <w:szCs w:val="14"/>
              </w:rPr>
            </w:pPr>
            <w:r w:rsidRPr="00FF7F9A">
              <w:rPr>
                <w:rFonts w:ascii="Arial" w:hAnsi="Arial" w:cs="Arial"/>
                <w:sz w:val="14"/>
                <w:szCs w:val="14"/>
              </w:rPr>
              <w:t>Reply LS on lower Rx beam sweeping factor for latency improvement</w:t>
            </w:r>
          </w:p>
        </w:tc>
        <w:tc>
          <w:tcPr>
            <w:tcW w:w="1583" w:type="dxa"/>
          </w:tcPr>
          <w:p w14:paraId="568FEEA5" w14:textId="2FDCB6E7" w:rsidR="00FF7F9A" w:rsidRPr="00FF7F9A" w:rsidRDefault="00FF7F9A" w:rsidP="00FF7F9A">
            <w:pPr>
              <w:rPr>
                <w:rFonts w:ascii="Arial" w:hAnsi="Arial" w:cs="Arial"/>
                <w:sz w:val="14"/>
                <w:szCs w:val="14"/>
              </w:rPr>
            </w:pPr>
            <w:r w:rsidRPr="00FF7F9A">
              <w:rPr>
                <w:rFonts w:ascii="Arial" w:hAnsi="Arial" w:cs="Arial"/>
                <w:sz w:val="14"/>
                <w:szCs w:val="14"/>
              </w:rPr>
              <w:t>RAN4, CATT</w:t>
            </w:r>
          </w:p>
        </w:tc>
        <w:tc>
          <w:tcPr>
            <w:tcW w:w="909" w:type="dxa"/>
          </w:tcPr>
          <w:p w14:paraId="6AC3232E" w14:textId="41617803" w:rsidR="00FF7F9A" w:rsidRPr="00FF7F9A" w:rsidRDefault="00FF7F9A" w:rsidP="00FF7F9A">
            <w:pPr>
              <w:rPr>
                <w:rFonts w:ascii="Arial" w:hAnsi="Arial" w:cs="Arial"/>
                <w:bCs/>
                <w:sz w:val="14"/>
                <w:szCs w:val="14"/>
              </w:rPr>
            </w:pPr>
            <w:r w:rsidRPr="00FF7F9A">
              <w:rPr>
                <w:rFonts w:ascii="Arial" w:hAnsi="Arial" w:cs="Arial"/>
                <w:sz w:val="14"/>
                <w:szCs w:val="14"/>
              </w:rPr>
              <w:t>Rel-17</w:t>
            </w:r>
          </w:p>
        </w:tc>
        <w:tc>
          <w:tcPr>
            <w:tcW w:w="2600" w:type="dxa"/>
          </w:tcPr>
          <w:p w14:paraId="5B29837C" w14:textId="5345D87D" w:rsidR="00FF7F9A" w:rsidRPr="00FF7F9A" w:rsidRDefault="00FF7F9A" w:rsidP="00FF7F9A">
            <w:pPr>
              <w:rPr>
                <w:rFonts w:ascii="Arial" w:hAnsi="Arial" w:cs="Arial"/>
                <w:bCs/>
                <w:sz w:val="14"/>
                <w:szCs w:val="14"/>
                <w:lang w:val="fr-FR"/>
              </w:rPr>
            </w:pPr>
            <w:r w:rsidRPr="00FF7F9A">
              <w:rPr>
                <w:rFonts w:ascii="Arial" w:hAnsi="Arial" w:cs="Arial"/>
                <w:sz w:val="14"/>
                <w:szCs w:val="14"/>
              </w:rPr>
              <w:t>NR_pos_enh-Core</w:t>
            </w:r>
          </w:p>
        </w:tc>
        <w:tc>
          <w:tcPr>
            <w:tcW w:w="1065" w:type="dxa"/>
          </w:tcPr>
          <w:p w14:paraId="62A61BD7" w14:textId="398F259A" w:rsidR="00FF7F9A" w:rsidRPr="00FF7F9A" w:rsidRDefault="00FF7F9A" w:rsidP="00FF7F9A">
            <w:pPr>
              <w:rPr>
                <w:rFonts w:ascii="Arial" w:hAnsi="Arial" w:cs="Arial"/>
                <w:sz w:val="14"/>
                <w:szCs w:val="14"/>
                <w:lang w:val="fr-FR"/>
              </w:rPr>
            </w:pPr>
            <w:r w:rsidRPr="00FF7F9A">
              <w:rPr>
                <w:rFonts w:ascii="Arial" w:hAnsi="Arial" w:cs="Arial"/>
                <w:sz w:val="14"/>
                <w:szCs w:val="14"/>
              </w:rPr>
              <w:t>R1-2112767</w:t>
            </w:r>
          </w:p>
        </w:tc>
        <w:tc>
          <w:tcPr>
            <w:tcW w:w="994" w:type="dxa"/>
          </w:tcPr>
          <w:p w14:paraId="1986E13F" w14:textId="43A257E4" w:rsidR="00FF7F9A" w:rsidRPr="00FF7F9A" w:rsidRDefault="00FF7F9A" w:rsidP="00FF7F9A">
            <w:pPr>
              <w:rPr>
                <w:rFonts w:ascii="Arial" w:hAnsi="Arial" w:cs="Arial"/>
                <w:sz w:val="14"/>
                <w:szCs w:val="14"/>
                <w:lang w:val="fr-FR"/>
              </w:rPr>
            </w:pPr>
            <w:r w:rsidRPr="00FF7F9A">
              <w:rPr>
                <w:rFonts w:ascii="Arial" w:hAnsi="Arial" w:cs="Arial"/>
                <w:sz w:val="14"/>
                <w:szCs w:val="14"/>
              </w:rPr>
              <w:t>RAN1</w:t>
            </w:r>
          </w:p>
        </w:tc>
        <w:tc>
          <w:tcPr>
            <w:tcW w:w="994" w:type="dxa"/>
          </w:tcPr>
          <w:p w14:paraId="667BF511" w14:textId="77777777" w:rsidR="00FF7F9A" w:rsidRPr="00FF7F9A" w:rsidRDefault="00FF7F9A" w:rsidP="00FF7F9A">
            <w:pPr>
              <w:rPr>
                <w:rFonts w:ascii="Arial" w:hAnsi="Arial" w:cs="Arial"/>
                <w:sz w:val="14"/>
                <w:szCs w:val="14"/>
                <w:lang w:val="fr-FR"/>
              </w:rPr>
            </w:pPr>
          </w:p>
        </w:tc>
        <w:tc>
          <w:tcPr>
            <w:tcW w:w="1120" w:type="dxa"/>
          </w:tcPr>
          <w:p w14:paraId="3C757C72" w14:textId="4612A297" w:rsidR="00FF7F9A" w:rsidRPr="00FF7F9A" w:rsidRDefault="00FF7F9A" w:rsidP="00FF7F9A">
            <w:pPr>
              <w:rPr>
                <w:rFonts w:ascii="Arial" w:hAnsi="Arial" w:cs="Arial"/>
                <w:sz w:val="14"/>
                <w:szCs w:val="14"/>
                <w:lang w:val="fr-FR"/>
              </w:rPr>
            </w:pPr>
            <w:r w:rsidRPr="00FF7F9A">
              <w:rPr>
                <w:rFonts w:ascii="Arial" w:hAnsi="Arial" w:cs="Arial"/>
                <w:sz w:val="14"/>
                <w:szCs w:val="14"/>
              </w:rPr>
              <w:t>R4-2202678</w:t>
            </w:r>
          </w:p>
        </w:tc>
        <w:tc>
          <w:tcPr>
            <w:tcW w:w="1062" w:type="dxa"/>
          </w:tcPr>
          <w:p w14:paraId="0233F124" w14:textId="77777777" w:rsidR="00FF7F9A" w:rsidRPr="00FF7F9A" w:rsidRDefault="00FF7F9A" w:rsidP="00FF7F9A">
            <w:pPr>
              <w:rPr>
                <w:rFonts w:ascii="Arial" w:hAnsi="Arial" w:cs="Arial"/>
                <w:sz w:val="14"/>
                <w:szCs w:val="14"/>
                <w:lang w:val="fr-FR"/>
              </w:rPr>
            </w:pPr>
          </w:p>
        </w:tc>
      </w:tr>
      <w:tr w:rsidR="00FF7F9A" w:rsidRPr="00FF7F9A" w14:paraId="2DA4BE1F" w14:textId="77777777" w:rsidTr="00EF3281">
        <w:trPr>
          <w:trHeight w:val="20"/>
          <w:jc w:val="center"/>
        </w:trPr>
        <w:tc>
          <w:tcPr>
            <w:tcW w:w="1094" w:type="dxa"/>
          </w:tcPr>
          <w:p w14:paraId="0480F8AD" w14:textId="4768378C" w:rsidR="00FF7F9A" w:rsidRPr="00FF7F9A" w:rsidRDefault="002328C4" w:rsidP="00FF7F9A">
            <w:pPr>
              <w:rPr>
                <w:rFonts w:ascii="Arial" w:hAnsi="Arial" w:cs="Arial"/>
                <w:sz w:val="14"/>
                <w:szCs w:val="14"/>
              </w:rPr>
            </w:pPr>
            <w:hyperlink r:id="rId2704" w:history="1">
              <w:r w:rsidR="004371F4">
                <w:rPr>
                  <w:rStyle w:val="Hyperlink"/>
                  <w:rFonts w:ascii="Arial" w:hAnsi="Arial" w:cs="Arial"/>
                  <w:sz w:val="14"/>
                  <w:szCs w:val="14"/>
                </w:rPr>
                <w:t>R1-2200900</w:t>
              </w:r>
            </w:hyperlink>
          </w:p>
        </w:tc>
        <w:tc>
          <w:tcPr>
            <w:tcW w:w="2646" w:type="dxa"/>
          </w:tcPr>
          <w:p w14:paraId="62D0B77F" w14:textId="5EA44ADF" w:rsidR="00FF7F9A" w:rsidRPr="00FF7F9A" w:rsidRDefault="00FF7F9A" w:rsidP="00FF7F9A">
            <w:pPr>
              <w:rPr>
                <w:rFonts w:ascii="Arial" w:hAnsi="Arial" w:cs="Arial"/>
                <w:sz w:val="14"/>
                <w:szCs w:val="14"/>
              </w:rPr>
            </w:pPr>
            <w:r w:rsidRPr="00FF7F9A">
              <w:rPr>
                <w:rFonts w:ascii="Arial" w:hAnsi="Arial" w:cs="Arial"/>
                <w:sz w:val="14"/>
                <w:szCs w:val="14"/>
              </w:rPr>
              <w:t>LS on SRS for multi-RTT positioning</w:t>
            </w:r>
          </w:p>
        </w:tc>
        <w:tc>
          <w:tcPr>
            <w:tcW w:w="1583" w:type="dxa"/>
          </w:tcPr>
          <w:p w14:paraId="7C1C7B3E" w14:textId="5FD929D9" w:rsidR="00FF7F9A" w:rsidRPr="00FF7F9A" w:rsidRDefault="00FF7F9A" w:rsidP="00FF7F9A">
            <w:pPr>
              <w:rPr>
                <w:rFonts w:ascii="Arial" w:hAnsi="Arial" w:cs="Arial"/>
                <w:sz w:val="14"/>
                <w:szCs w:val="14"/>
              </w:rPr>
            </w:pPr>
            <w:r w:rsidRPr="00FF7F9A">
              <w:rPr>
                <w:rFonts w:ascii="Arial" w:hAnsi="Arial" w:cs="Arial"/>
                <w:sz w:val="14"/>
                <w:szCs w:val="14"/>
              </w:rPr>
              <w:t>RAN4, Huawei</w:t>
            </w:r>
          </w:p>
        </w:tc>
        <w:tc>
          <w:tcPr>
            <w:tcW w:w="909" w:type="dxa"/>
          </w:tcPr>
          <w:p w14:paraId="6BB1003E" w14:textId="292745B2"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Rel-17</w:t>
            </w:r>
          </w:p>
        </w:tc>
        <w:tc>
          <w:tcPr>
            <w:tcW w:w="2600" w:type="dxa"/>
          </w:tcPr>
          <w:p w14:paraId="00633B25" w14:textId="62A98BAA" w:rsidR="00FF7F9A" w:rsidRPr="00FF7F9A" w:rsidRDefault="00FF7F9A" w:rsidP="00FF7F9A">
            <w:pPr>
              <w:rPr>
                <w:rStyle w:val="Hyperlink"/>
                <w:rFonts w:ascii="Arial" w:hAnsi="Arial" w:cs="Arial"/>
                <w:bCs/>
                <w:color w:val="auto"/>
                <w:sz w:val="14"/>
                <w:szCs w:val="14"/>
                <w:u w:val="none"/>
                <w:lang w:val="fr-FR"/>
              </w:rPr>
            </w:pPr>
            <w:r w:rsidRPr="00FF7F9A">
              <w:rPr>
                <w:rFonts w:ascii="Arial" w:hAnsi="Arial" w:cs="Arial"/>
                <w:sz w:val="14"/>
                <w:szCs w:val="14"/>
              </w:rPr>
              <w:t>NR_pos_enh-Core</w:t>
            </w:r>
          </w:p>
        </w:tc>
        <w:tc>
          <w:tcPr>
            <w:tcW w:w="1065" w:type="dxa"/>
          </w:tcPr>
          <w:p w14:paraId="79E0AE37" w14:textId="77777777" w:rsidR="00FF7F9A" w:rsidRPr="00FF7F9A" w:rsidRDefault="00FF7F9A" w:rsidP="00FF7F9A">
            <w:pPr>
              <w:rPr>
                <w:rFonts w:ascii="Arial" w:hAnsi="Arial" w:cs="Arial"/>
                <w:sz w:val="14"/>
                <w:szCs w:val="14"/>
                <w:lang w:val="fr-FR"/>
              </w:rPr>
            </w:pPr>
          </w:p>
        </w:tc>
        <w:tc>
          <w:tcPr>
            <w:tcW w:w="994" w:type="dxa"/>
          </w:tcPr>
          <w:p w14:paraId="3B886187" w14:textId="1D5FD5F9" w:rsidR="00FF7F9A" w:rsidRPr="00FF7F9A" w:rsidRDefault="00FF7F9A" w:rsidP="00FF7F9A">
            <w:pPr>
              <w:rPr>
                <w:rFonts w:ascii="Arial" w:hAnsi="Arial" w:cs="Arial"/>
                <w:sz w:val="14"/>
                <w:szCs w:val="14"/>
                <w:lang w:val="fr-FR"/>
              </w:rPr>
            </w:pPr>
            <w:r w:rsidRPr="00FF7F9A">
              <w:rPr>
                <w:rFonts w:ascii="Arial" w:hAnsi="Arial" w:cs="Arial"/>
                <w:sz w:val="14"/>
                <w:szCs w:val="14"/>
              </w:rPr>
              <w:t>RAN1</w:t>
            </w:r>
          </w:p>
        </w:tc>
        <w:tc>
          <w:tcPr>
            <w:tcW w:w="994" w:type="dxa"/>
          </w:tcPr>
          <w:p w14:paraId="7A124F55" w14:textId="00A06370" w:rsidR="00FF7F9A" w:rsidRPr="00FF7F9A" w:rsidRDefault="00FF7F9A" w:rsidP="00FF7F9A">
            <w:pPr>
              <w:rPr>
                <w:rFonts w:ascii="Arial" w:hAnsi="Arial" w:cs="Arial"/>
                <w:sz w:val="14"/>
                <w:szCs w:val="14"/>
                <w:lang w:val="fr-FR"/>
              </w:rPr>
            </w:pPr>
            <w:r w:rsidRPr="00FF7F9A">
              <w:rPr>
                <w:rFonts w:ascii="Arial" w:hAnsi="Arial" w:cs="Arial"/>
                <w:sz w:val="14"/>
                <w:szCs w:val="14"/>
              </w:rPr>
              <w:t>RAN2, RAN3</w:t>
            </w:r>
          </w:p>
        </w:tc>
        <w:tc>
          <w:tcPr>
            <w:tcW w:w="1120" w:type="dxa"/>
          </w:tcPr>
          <w:p w14:paraId="2B7A612C" w14:textId="24137916" w:rsidR="00FF7F9A" w:rsidRPr="00FF7F9A" w:rsidRDefault="00FF7F9A" w:rsidP="00FF7F9A">
            <w:pPr>
              <w:rPr>
                <w:rFonts w:ascii="Arial" w:hAnsi="Arial" w:cs="Arial"/>
                <w:sz w:val="14"/>
                <w:szCs w:val="14"/>
                <w:lang w:val="fr-FR"/>
              </w:rPr>
            </w:pPr>
            <w:r w:rsidRPr="00FF7F9A">
              <w:rPr>
                <w:rFonts w:ascii="Arial" w:hAnsi="Arial" w:cs="Arial"/>
                <w:sz w:val="14"/>
                <w:szCs w:val="14"/>
              </w:rPr>
              <w:t>R4-2202680</w:t>
            </w:r>
          </w:p>
        </w:tc>
        <w:tc>
          <w:tcPr>
            <w:tcW w:w="1062" w:type="dxa"/>
          </w:tcPr>
          <w:p w14:paraId="10EEA10A" w14:textId="77777777" w:rsidR="00FF7F9A" w:rsidRPr="00FF7F9A" w:rsidRDefault="00FF7F9A" w:rsidP="00FF7F9A">
            <w:pPr>
              <w:rPr>
                <w:rFonts w:ascii="Arial" w:hAnsi="Arial" w:cs="Arial"/>
                <w:sz w:val="14"/>
                <w:szCs w:val="14"/>
                <w:lang w:val="fr-FR"/>
              </w:rPr>
            </w:pPr>
          </w:p>
        </w:tc>
      </w:tr>
      <w:tr w:rsidR="00FF7F9A" w:rsidRPr="00FF7F9A" w14:paraId="77A9CD30" w14:textId="77777777" w:rsidTr="00EF3281">
        <w:trPr>
          <w:trHeight w:val="20"/>
          <w:jc w:val="center"/>
        </w:trPr>
        <w:tc>
          <w:tcPr>
            <w:tcW w:w="1094" w:type="dxa"/>
          </w:tcPr>
          <w:p w14:paraId="241E7BA9" w14:textId="69088062" w:rsidR="00FF7F9A" w:rsidRPr="00FF7F9A" w:rsidRDefault="002328C4" w:rsidP="00FF7F9A">
            <w:pPr>
              <w:rPr>
                <w:rFonts w:ascii="Arial" w:hAnsi="Arial" w:cs="Arial"/>
                <w:sz w:val="14"/>
                <w:szCs w:val="14"/>
              </w:rPr>
            </w:pPr>
            <w:hyperlink r:id="rId2705" w:history="1">
              <w:r w:rsidR="004371F4">
                <w:rPr>
                  <w:rStyle w:val="Hyperlink"/>
                  <w:rFonts w:ascii="Arial" w:hAnsi="Arial" w:cs="Arial"/>
                  <w:sz w:val="14"/>
                  <w:szCs w:val="14"/>
                </w:rPr>
                <w:t>R1-2200901</w:t>
              </w:r>
            </w:hyperlink>
          </w:p>
        </w:tc>
        <w:tc>
          <w:tcPr>
            <w:tcW w:w="2646" w:type="dxa"/>
          </w:tcPr>
          <w:p w14:paraId="407AD86A" w14:textId="4B30B3B7" w:rsidR="00FF7F9A" w:rsidRPr="00FF7F9A" w:rsidRDefault="00FF7F9A" w:rsidP="00FF7F9A">
            <w:pPr>
              <w:rPr>
                <w:rFonts w:ascii="Arial" w:hAnsi="Arial" w:cs="Arial"/>
                <w:sz w:val="14"/>
                <w:szCs w:val="14"/>
              </w:rPr>
            </w:pPr>
            <w:r w:rsidRPr="00FF7F9A">
              <w:rPr>
                <w:rFonts w:ascii="Arial" w:hAnsi="Arial" w:cs="Arial"/>
                <w:sz w:val="14"/>
                <w:szCs w:val="14"/>
              </w:rPr>
              <w:t>LS reply on UL SRS-RSRPP definition</w:t>
            </w:r>
          </w:p>
        </w:tc>
        <w:tc>
          <w:tcPr>
            <w:tcW w:w="1583" w:type="dxa"/>
          </w:tcPr>
          <w:p w14:paraId="43CD2210" w14:textId="266B4797" w:rsidR="00FF7F9A" w:rsidRPr="00FF7F9A" w:rsidRDefault="00FF7F9A" w:rsidP="00FF7F9A">
            <w:pPr>
              <w:rPr>
                <w:rFonts w:ascii="Arial" w:hAnsi="Arial" w:cs="Arial"/>
                <w:sz w:val="14"/>
                <w:szCs w:val="14"/>
              </w:rPr>
            </w:pPr>
            <w:r w:rsidRPr="00FF7F9A">
              <w:rPr>
                <w:rFonts w:ascii="Arial" w:hAnsi="Arial" w:cs="Arial"/>
                <w:sz w:val="14"/>
                <w:szCs w:val="14"/>
              </w:rPr>
              <w:t>RAN4, Ericsson</w:t>
            </w:r>
          </w:p>
        </w:tc>
        <w:tc>
          <w:tcPr>
            <w:tcW w:w="909" w:type="dxa"/>
          </w:tcPr>
          <w:p w14:paraId="2FA0AB90" w14:textId="7CA62E63"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Rel-17</w:t>
            </w:r>
          </w:p>
        </w:tc>
        <w:tc>
          <w:tcPr>
            <w:tcW w:w="2600" w:type="dxa"/>
          </w:tcPr>
          <w:p w14:paraId="41E26E6E" w14:textId="0E4E978F"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NR_pos_enh-Core</w:t>
            </w:r>
          </w:p>
        </w:tc>
        <w:tc>
          <w:tcPr>
            <w:tcW w:w="1065" w:type="dxa"/>
          </w:tcPr>
          <w:p w14:paraId="26B357DE" w14:textId="78190BB5" w:rsidR="00FF7F9A" w:rsidRPr="00FF7F9A" w:rsidRDefault="00FF7F9A" w:rsidP="00FF7F9A">
            <w:pPr>
              <w:rPr>
                <w:rFonts w:ascii="Arial" w:hAnsi="Arial" w:cs="Arial"/>
                <w:sz w:val="14"/>
                <w:szCs w:val="14"/>
              </w:rPr>
            </w:pPr>
            <w:r w:rsidRPr="00FF7F9A">
              <w:rPr>
                <w:rFonts w:ascii="Arial" w:hAnsi="Arial" w:cs="Arial"/>
                <w:sz w:val="14"/>
                <w:szCs w:val="14"/>
              </w:rPr>
              <w:t>R1-2112744</w:t>
            </w:r>
          </w:p>
        </w:tc>
        <w:tc>
          <w:tcPr>
            <w:tcW w:w="994" w:type="dxa"/>
          </w:tcPr>
          <w:p w14:paraId="493E9453" w14:textId="73E318E2" w:rsidR="00FF7F9A" w:rsidRPr="00FF7F9A" w:rsidRDefault="00FF7F9A" w:rsidP="00FF7F9A">
            <w:pPr>
              <w:rPr>
                <w:rFonts w:ascii="Arial" w:hAnsi="Arial" w:cs="Arial"/>
                <w:sz w:val="14"/>
                <w:szCs w:val="14"/>
                <w:lang w:val="fr-FR"/>
              </w:rPr>
            </w:pPr>
            <w:r w:rsidRPr="00FF7F9A">
              <w:rPr>
                <w:rFonts w:ascii="Arial" w:hAnsi="Arial" w:cs="Arial"/>
                <w:sz w:val="14"/>
                <w:szCs w:val="14"/>
              </w:rPr>
              <w:t>RAN1</w:t>
            </w:r>
          </w:p>
        </w:tc>
        <w:tc>
          <w:tcPr>
            <w:tcW w:w="994" w:type="dxa"/>
          </w:tcPr>
          <w:p w14:paraId="00CD023B" w14:textId="77777777" w:rsidR="00FF7F9A" w:rsidRPr="00FF7F9A" w:rsidRDefault="00FF7F9A" w:rsidP="00FF7F9A">
            <w:pPr>
              <w:rPr>
                <w:rFonts w:ascii="Arial" w:hAnsi="Arial" w:cs="Arial"/>
                <w:sz w:val="14"/>
                <w:szCs w:val="14"/>
                <w:lang w:val="fr-FR"/>
              </w:rPr>
            </w:pPr>
          </w:p>
        </w:tc>
        <w:tc>
          <w:tcPr>
            <w:tcW w:w="1120" w:type="dxa"/>
          </w:tcPr>
          <w:p w14:paraId="53DB4F40" w14:textId="6A3E994C" w:rsidR="00FF7F9A" w:rsidRPr="00FF7F9A" w:rsidRDefault="00FF7F9A" w:rsidP="00FF7F9A">
            <w:pPr>
              <w:rPr>
                <w:rFonts w:ascii="Arial" w:hAnsi="Arial" w:cs="Arial"/>
                <w:sz w:val="14"/>
                <w:szCs w:val="14"/>
                <w:lang w:val="fr-FR"/>
              </w:rPr>
            </w:pPr>
            <w:r w:rsidRPr="00FF7F9A">
              <w:rPr>
                <w:rFonts w:ascii="Arial" w:hAnsi="Arial" w:cs="Arial"/>
                <w:sz w:val="14"/>
                <w:szCs w:val="14"/>
              </w:rPr>
              <w:t>R4-2202682</w:t>
            </w:r>
          </w:p>
        </w:tc>
        <w:tc>
          <w:tcPr>
            <w:tcW w:w="1062" w:type="dxa"/>
          </w:tcPr>
          <w:p w14:paraId="1F7C1E79" w14:textId="77777777" w:rsidR="00FF7F9A" w:rsidRPr="00FF7F9A" w:rsidRDefault="00FF7F9A" w:rsidP="00FF7F9A">
            <w:pPr>
              <w:rPr>
                <w:rFonts w:ascii="Arial" w:hAnsi="Arial" w:cs="Arial"/>
                <w:sz w:val="14"/>
                <w:szCs w:val="14"/>
                <w:lang w:val="fr-FR"/>
              </w:rPr>
            </w:pPr>
          </w:p>
        </w:tc>
      </w:tr>
      <w:tr w:rsidR="00FF7F9A" w:rsidRPr="00FF7F9A" w14:paraId="725E8C0F" w14:textId="77777777" w:rsidTr="00EF3281">
        <w:trPr>
          <w:trHeight w:val="20"/>
          <w:jc w:val="center"/>
        </w:trPr>
        <w:tc>
          <w:tcPr>
            <w:tcW w:w="1094" w:type="dxa"/>
          </w:tcPr>
          <w:p w14:paraId="4831A458" w14:textId="602FC98E" w:rsidR="00FF7F9A" w:rsidRPr="00FF7F9A" w:rsidRDefault="002328C4" w:rsidP="00FF7F9A">
            <w:pPr>
              <w:rPr>
                <w:rFonts w:ascii="Arial" w:hAnsi="Arial" w:cs="Arial"/>
                <w:sz w:val="14"/>
                <w:szCs w:val="14"/>
              </w:rPr>
            </w:pPr>
            <w:hyperlink r:id="rId2706" w:history="1">
              <w:r w:rsidR="004371F4">
                <w:rPr>
                  <w:rStyle w:val="Hyperlink"/>
                  <w:rFonts w:ascii="Arial" w:hAnsi="Arial" w:cs="Arial"/>
                  <w:sz w:val="14"/>
                  <w:szCs w:val="14"/>
                </w:rPr>
                <w:t>R1-2200902</w:t>
              </w:r>
            </w:hyperlink>
          </w:p>
        </w:tc>
        <w:tc>
          <w:tcPr>
            <w:tcW w:w="2646" w:type="dxa"/>
          </w:tcPr>
          <w:p w14:paraId="337AB230" w14:textId="5B25919D" w:rsidR="00FF7F9A" w:rsidRPr="00FF7F9A" w:rsidRDefault="00FF7F9A" w:rsidP="00FF7F9A">
            <w:pPr>
              <w:rPr>
                <w:rFonts w:ascii="Arial" w:hAnsi="Arial" w:cs="Arial"/>
                <w:sz w:val="14"/>
                <w:szCs w:val="14"/>
              </w:rPr>
            </w:pPr>
            <w:r w:rsidRPr="00FF7F9A">
              <w:rPr>
                <w:rFonts w:ascii="Arial" w:hAnsi="Arial" w:cs="Arial"/>
                <w:sz w:val="14"/>
                <w:szCs w:val="14"/>
              </w:rPr>
              <w:t>Reply LS on reporting of the Tx TEG association information</w:t>
            </w:r>
          </w:p>
        </w:tc>
        <w:tc>
          <w:tcPr>
            <w:tcW w:w="1583" w:type="dxa"/>
          </w:tcPr>
          <w:p w14:paraId="0512BCB3" w14:textId="4B500D46" w:rsidR="00FF7F9A" w:rsidRPr="00FF7F9A" w:rsidRDefault="00FF7F9A" w:rsidP="00FF7F9A">
            <w:pPr>
              <w:rPr>
                <w:rFonts w:ascii="Arial" w:hAnsi="Arial" w:cs="Arial"/>
                <w:sz w:val="14"/>
                <w:szCs w:val="14"/>
              </w:rPr>
            </w:pPr>
            <w:r w:rsidRPr="00FF7F9A">
              <w:rPr>
                <w:rFonts w:ascii="Arial" w:hAnsi="Arial" w:cs="Arial"/>
                <w:sz w:val="14"/>
                <w:szCs w:val="14"/>
              </w:rPr>
              <w:t>RAN4, Huawei</w:t>
            </w:r>
          </w:p>
        </w:tc>
        <w:tc>
          <w:tcPr>
            <w:tcW w:w="909" w:type="dxa"/>
          </w:tcPr>
          <w:p w14:paraId="3ADDC9AA" w14:textId="591A1D15"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Rel-17</w:t>
            </w:r>
          </w:p>
        </w:tc>
        <w:tc>
          <w:tcPr>
            <w:tcW w:w="2600" w:type="dxa"/>
          </w:tcPr>
          <w:p w14:paraId="698E3FCB" w14:textId="59DA829F" w:rsidR="00FF7F9A" w:rsidRPr="00FF7F9A" w:rsidRDefault="00FF7F9A" w:rsidP="00FF7F9A">
            <w:pPr>
              <w:rPr>
                <w:rStyle w:val="Hyperlink"/>
                <w:rFonts w:ascii="Arial" w:hAnsi="Arial" w:cs="Arial"/>
                <w:bCs/>
                <w:color w:val="auto"/>
                <w:sz w:val="14"/>
                <w:szCs w:val="14"/>
                <w:u w:val="none"/>
                <w:lang w:val="fr-FR"/>
              </w:rPr>
            </w:pPr>
            <w:r w:rsidRPr="00FF7F9A">
              <w:rPr>
                <w:rFonts w:ascii="Arial" w:hAnsi="Arial" w:cs="Arial"/>
                <w:sz w:val="14"/>
                <w:szCs w:val="14"/>
              </w:rPr>
              <w:t>NR_pos_enh-Core</w:t>
            </w:r>
          </w:p>
        </w:tc>
        <w:tc>
          <w:tcPr>
            <w:tcW w:w="1065" w:type="dxa"/>
          </w:tcPr>
          <w:p w14:paraId="11324210" w14:textId="2ED1FF5B" w:rsidR="00FF7F9A" w:rsidRPr="00FF7F9A" w:rsidRDefault="00FF7F9A" w:rsidP="00FF7F9A">
            <w:pPr>
              <w:rPr>
                <w:rFonts w:ascii="Arial" w:hAnsi="Arial" w:cs="Arial"/>
                <w:sz w:val="14"/>
                <w:szCs w:val="14"/>
              </w:rPr>
            </w:pPr>
            <w:r w:rsidRPr="00FF7F9A">
              <w:rPr>
                <w:rFonts w:ascii="Arial" w:hAnsi="Arial" w:cs="Arial"/>
                <w:sz w:val="14"/>
                <w:szCs w:val="14"/>
              </w:rPr>
              <w:t>R1-2112968</w:t>
            </w:r>
          </w:p>
        </w:tc>
        <w:tc>
          <w:tcPr>
            <w:tcW w:w="994" w:type="dxa"/>
          </w:tcPr>
          <w:p w14:paraId="501D2831" w14:textId="493E079F" w:rsidR="00FF7F9A" w:rsidRPr="00FF7F9A" w:rsidRDefault="00FF7F9A" w:rsidP="00FF7F9A">
            <w:pPr>
              <w:rPr>
                <w:rFonts w:ascii="Arial" w:hAnsi="Arial" w:cs="Arial"/>
                <w:sz w:val="14"/>
                <w:szCs w:val="14"/>
                <w:lang w:val="fr-FR"/>
              </w:rPr>
            </w:pPr>
            <w:r w:rsidRPr="00FF7F9A">
              <w:rPr>
                <w:rFonts w:ascii="Arial" w:hAnsi="Arial" w:cs="Arial"/>
                <w:sz w:val="14"/>
                <w:szCs w:val="14"/>
              </w:rPr>
              <w:t>RAN1, RAN2</w:t>
            </w:r>
          </w:p>
        </w:tc>
        <w:tc>
          <w:tcPr>
            <w:tcW w:w="994" w:type="dxa"/>
          </w:tcPr>
          <w:p w14:paraId="099BCB7A" w14:textId="6BB73620" w:rsidR="00FF7F9A" w:rsidRPr="00FF7F9A" w:rsidRDefault="00FF7F9A" w:rsidP="00FF7F9A">
            <w:pPr>
              <w:rPr>
                <w:rFonts w:ascii="Arial" w:hAnsi="Arial" w:cs="Arial"/>
                <w:sz w:val="14"/>
                <w:szCs w:val="14"/>
              </w:rPr>
            </w:pPr>
            <w:r w:rsidRPr="00FF7F9A">
              <w:rPr>
                <w:rFonts w:ascii="Arial" w:hAnsi="Arial" w:cs="Arial"/>
                <w:sz w:val="14"/>
                <w:szCs w:val="14"/>
              </w:rPr>
              <w:t>RAN3</w:t>
            </w:r>
          </w:p>
        </w:tc>
        <w:tc>
          <w:tcPr>
            <w:tcW w:w="1120" w:type="dxa"/>
          </w:tcPr>
          <w:p w14:paraId="38D9BB79" w14:textId="6EA461E2" w:rsidR="00FF7F9A" w:rsidRPr="00FF7F9A" w:rsidRDefault="00FF7F9A" w:rsidP="00FF7F9A">
            <w:pPr>
              <w:rPr>
                <w:rFonts w:ascii="Arial" w:hAnsi="Arial" w:cs="Arial"/>
                <w:sz w:val="14"/>
                <w:szCs w:val="14"/>
              </w:rPr>
            </w:pPr>
            <w:r w:rsidRPr="00FF7F9A">
              <w:rPr>
                <w:rFonts w:ascii="Arial" w:hAnsi="Arial" w:cs="Arial"/>
                <w:sz w:val="14"/>
                <w:szCs w:val="14"/>
              </w:rPr>
              <w:t>R4-2202685</w:t>
            </w:r>
          </w:p>
        </w:tc>
        <w:tc>
          <w:tcPr>
            <w:tcW w:w="1062" w:type="dxa"/>
          </w:tcPr>
          <w:p w14:paraId="13F9D49F" w14:textId="77777777" w:rsidR="00FF7F9A" w:rsidRPr="00FF7F9A" w:rsidRDefault="00FF7F9A" w:rsidP="00FF7F9A">
            <w:pPr>
              <w:rPr>
                <w:rFonts w:ascii="Arial" w:hAnsi="Arial" w:cs="Arial"/>
                <w:sz w:val="14"/>
                <w:szCs w:val="14"/>
              </w:rPr>
            </w:pPr>
          </w:p>
        </w:tc>
      </w:tr>
      <w:tr w:rsidR="00FF7F9A" w:rsidRPr="00FF7F9A" w14:paraId="7D4B6297" w14:textId="77777777" w:rsidTr="00EF3281">
        <w:trPr>
          <w:trHeight w:val="20"/>
          <w:jc w:val="center"/>
        </w:trPr>
        <w:tc>
          <w:tcPr>
            <w:tcW w:w="1094" w:type="dxa"/>
          </w:tcPr>
          <w:p w14:paraId="30301369" w14:textId="12FA3462" w:rsidR="00FF7F9A" w:rsidRPr="00FF7F9A" w:rsidRDefault="002328C4" w:rsidP="00FF7F9A">
            <w:pPr>
              <w:rPr>
                <w:rFonts w:ascii="Arial" w:hAnsi="Arial" w:cs="Arial"/>
                <w:sz w:val="14"/>
                <w:szCs w:val="14"/>
              </w:rPr>
            </w:pPr>
            <w:hyperlink r:id="rId2707" w:history="1">
              <w:r w:rsidR="004371F4">
                <w:rPr>
                  <w:rStyle w:val="Hyperlink"/>
                  <w:rFonts w:ascii="Arial" w:hAnsi="Arial" w:cs="Arial"/>
                  <w:sz w:val="14"/>
                  <w:szCs w:val="14"/>
                </w:rPr>
                <w:t>R1-2200903</w:t>
              </w:r>
            </w:hyperlink>
          </w:p>
        </w:tc>
        <w:tc>
          <w:tcPr>
            <w:tcW w:w="2646" w:type="dxa"/>
          </w:tcPr>
          <w:p w14:paraId="3F6575A4" w14:textId="07142FDE" w:rsidR="00FF7F9A" w:rsidRPr="00FF7F9A" w:rsidRDefault="00FF7F9A" w:rsidP="00FF7F9A">
            <w:pPr>
              <w:rPr>
                <w:rFonts w:ascii="Arial" w:hAnsi="Arial" w:cs="Arial"/>
                <w:sz w:val="14"/>
                <w:szCs w:val="14"/>
              </w:rPr>
            </w:pPr>
            <w:r w:rsidRPr="00FF7F9A">
              <w:rPr>
                <w:rFonts w:ascii="Arial" w:hAnsi="Arial" w:cs="Arial"/>
                <w:sz w:val="14"/>
                <w:szCs w:val="14"/>
              </w:rPr>
              <w:t>LS on the applicability of PRS processing window in RRC_INACTIVE state</w:t>
            </w:r>
          </w:p>
        </w:tc>
        <w:tc>
          <w:tcPr>
            <w:tcW w:w="1583" w:type="dxa"/>
          </w:tcPr>
          <w:p w14:paraId="325EEDE5" w14:textId="2C7D0103" w:rsidR="00FF7F9A" w:rsidRPr="00FF7F9A" w:rsidRDefault="00FF7F9A" w:rsidP="00FF7F9A">
            <w:pPr>
              <w:rPr>
                <w:rFonts w:ascii="Arial" w:hAnsi="Arial" w:cs="Arial"/>
                <w:sz w:val="14"/>
                <w:szCs w:val="14"/>
              </w:rPr>
            </w:pPr>
            <w:r w:rsidRPr="00FF7F9A">
              <w:rPr>
                <w:rFonts w:ascii="Arial" w:hAnsi="Arial" w:cs="Arial"/>
                <w:sz w:val="14"/>
                <w:szCs w:val="14"/>
              </w:rPr>
              <w:t>RAN4, CATT</w:t>
            </w:r>
          </w:p>
        </w:tc>
        <w:tc>
          <w:tcPr>
            <w:tcW w:w="909" w:type="dxa"/>
          </w:tcPr>
          <w:p w14:paraId="7ED93172" w14:textId="529C8DC1"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Rel-17</w:t>
            </w:r>
          </w:p>
        </w:tc>
        <w:tc>
          <w:tcPr>
            <w:tcW w:w="2600" w:type="dxa"/>
          </w:tcPr>
          <w:p w14:paraId="6D4AD8A6" w14:textId="5AF711C2"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NR_pos_enh-Core</w:t>
            </w:r>
          </w:p>
        </w:tc>
        <w:tc>
          <w:tcPr>
            <w:tcW w:w="1065" w:type="dxa"/>
          </w:tcPr>
          <w:p w14:paraId="6B664A6B" w14:textId="77777777" w:rsidR="00FF7F9A" w:rsidRPr="00FF7F9A" w:rsidRDefault="00FF7F9A" w:rsidP="00FF7F9A">
            <w:pPr>
              <w:rPr>
                <w:rFonts w:ascii="Arial" w:hAnsi="Arial" w:cs="Arial"/>
                <w:sz w:val="14"/>
                <w:szCs w:val="14"/>
              </w:rPr>
            </w:pPr>
          </w:p>
        </w:tc>
        <w:tc>
          <w:tcPr>
            <w:tcW w:w="994" w:type="dxa"/>
          </w:tcPr>
          <w:p w14:paraId="4E41DD49" w14:textId="537127DA" w:rsidR="00FF7F9A" w:rsidRPr="00FF7F9A" w:rsidRDefault="00FF7F9A" w:rsidP="00FF7F9A">
            <w:pPr>
              <w:rPr>
                <w:rFonts w:ascii="Arial" w:hAnsi="Arial" w:cs="Arial"/>
                <w:sz w:val="14"/>
                <w:szCs w:val="14"/>
                <w:lang w:val="fr-FR"/>
              </w:rPr>
            </w:pPr>
            <w:r w:rsidRPr="00FF7F9A">
              <w:rPr>
                <w:rFonts w:ascii="Arial" w:hAnsi="Arial" w:cs="Arial"/>
                <w:sz w:val="14"/>
                <w:szCs w:val="14"/>
              </w:rPr>
              <w:t>RAN1</w:t>
            </w:r>
          </w:p>
        </w:tc>
        <w:tc>
          <w:tcPr>
            <w:tcW w:w="994" w:type="dxa"/>
          </w:tcPr>
          <w:p w14:paraId="4FD32172" w14:textId="77777777" w:rsidR="00FF7F9A" w:rsidRPr="00FF7F9A" w:rsidRDefault="00FF7F9A" w:rsidP="00FF7F9A">
            <w:pPr>
              <w:rPr>
                <w:rFonts w:ascii="Arial" w:hAnsi="Arial" w:cs="Arial"/>
                <w:sz w:val="14"/>
                <w:szCs w:val="14"/>
              </w:rPr>
            </w:pPr>
          </w:p>
        </w:tc>
        <w:tc>
          <w:tcPr>
            <w:tcW w:w="1120" w:type="dxa"/>
          </w:tcPr>
          <w:p w14:paraId="71B6E9C7" w14:textId="3712B102" w:rsidR="00FF7F9A" w:rsidRPr="00FF7F9A" w:rsidRDefault="00FF7F9A" w:rsidP="00FF7F9A">
            <w:pPr>
              <w:rPr>
                <w:rFonts w:ascii="Arial" w:hAnsi="Arial" w:cs="Arial"/>
                <w:sz w:val="14"/>
                <w:szCs w:val="14"/>
              </w:rPr>
            </w:pPr>
            <w:r w:rsidRPr="00FF7F9A">
              <w:rPr>
                <w:rFonts w:ascii="Arial" w:hAnsi="Arial" w:cs="Arial"/>
                <w:sz w:val="14"/>
                <w:szCs w:val="14"/>
              </w:rPr>
              <w:t>R4-2202687</w:t>
            </w:r>
          </w:p>
        </w:tc>
        <w:tc>
          <w:tcPr>
            <w:tcW w:w="1062" w:type="dxa"/>
          </w:tcPr>
          <w:p w14:paraId="11336F8E" w14:textId="77777777" w:rsidR="00FF7F9A" w:rsidRPr="00FF7F9A" w:rsidRDefault="00FF7F9A" w:rsidP="00FF7F9A">
            <w:pPr>
              <w:rPr>
                <w:rFonts w:ascii="Arial" w:hAnsi="Arial" w:cs="Arial"/>
                <w:sz w:val="14"/>
                <w:szCs w:val="14"/>
              </w:rPr>
            </w:pPr>
          </w:p>
        </w:tc>
      </w:tr>
      <w:tr w:rsidR="00FF7F9A" w:rsidRPr="00FF7F9A" w14:paraId="098CD499" w14:textId="77777777" w:rsidTr="00EF3281">
        <w:trPr>
          <w:trHeight w:val="20"/>
          <w:jc w:val="center"/>
        </w:trPr>
        <w:tc>
          <w:tcPr>
            <w:tcW w:w="1094" w:type="dxa"/>
          </w:tcPr>
          <w:p w14:paraId="50122A0C" w14:textId="1FBF11DC" w:rsidR="00FF7F9A" w:rsidRPr="00FF7F9A" w:rsidRDefault="002328C4" w:rsidP="00FF7F9A">
            <w:pPr>
              <w:rPr>
                <w:rFonts w:ascii="Arial" w:hAnsi="Arial" w:cs="Arial"/>
                <w:sz w:val="14"/>
                <w:szCs w:val="14"/>
              </w:rPr>
            </w:pPr>
            <w:hyperlink r:id="rId2708" w:history="1">
              <w:r w:rsidR="004371F4">
                <w:rPr>
                  <w:rStyle w:val="Hyperlink"/>
                  <w:rFonts w:ascii="Arial" w:hAnsi="Arial" w:cs="Arial"/>
                  <w:sz w:val="14"/>
                  <w:szCs w:val="14"/>
                </w:rPr>
                <w:t>R1-2200904</w:t>
              </w:r>
            </w:hyperlink>
          </w:p>
        </w:tc>
        <w:tc>
          <w:tcPr>
            <w:tcW w:w="2646" w:type="dxa"/>
          </w:tcPr>
          <w:p w14:paraId="63E3FD7A" w14:textId="7CC1C984" w:rsidR="00FF7F9A" w:rsidRPr="00FF7F9A" w:rsidRDefault="00FF7F9A" w:rsidP="00FF7F9A">
            <w:pPr>
              <w:rPr>
                <w:rFonts w:ascii="Arial" w:hAnsi="Arial" w:cs="Arial"/>
                <w:sz w:val="14"/>
                <w:szCs w:val="14"/>
              </w:rPr>
            </w:pPr>
            <w:r w:rsidRPr="00FF7F9A">
              <w:rPr>
                <w:rFonts w:ascii="Arial" w:hAnsi="Arial" w:cs="Arial"/>
                <w:sz w:val="14"/>
                <w:szCs w:val="14"/>
              </w:rPr>
              <w:t>Reply LS on use of NCD-SSB or CSI-RS in DL BWPs for RedCap UE</w:t>
            </w:r>
          </w:p>
        </w:tc>
        <w:tc>
          <w:tcPr>
            <w:tcW w:w="1583" w:type="dxa"/>
          </w:tcPr>
          <w:p w14:paraId="3C801979" w14:textId="315CC66A" w:rsidR="00FF7F9A" w:rsidRPr="00FF7F9A" w:rsidRDefault="00FF7F9A" w:rsidP="00FF7F9A">
            <w:pPr>
              <w:rPr>
                <w:rFonts w:ascii="Arial" w:hAnsi="Arial" w:cs="Arial"/>
                <w:sz w:val="14"/>
                <w:szCs w:val="14"/>
              </w:rPr>
            </w:pPr>
            <w:r w:rsidRPr="00FF7F9A">
              <w:rPr>
                <w:rFonts w:ascii="Arial" w:hAnsi="Arial" w:cs="Arial"/>
                <w:sz w:val="14"/>
                <w:szCs w:val="14"/>
              </w:rPr>
              <w:t>RAN4, vivo</w:t>
            </w:r>
          </w:p>
        </w:tc>
        <w:tc>
          <w:tcPr>
            <w:tcW w:w="909" w:type="dxa"/>
          </w:tcPr>
          <w:p w14:paraId="195DFCDE" w14:textId="4F3494EB"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Rel-17</w:t>
            </w:r>
          </w:p>
        </w:tc>
        <w:tc>
          <w:tcPr>
            <w:tcW w:w="2600" w:type="dxa"/>
          </w:tcPr>
          <w:p w14:paraId="45BA962F" w14:textId="2F41CEFE"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NR_redcap-Core</w:t>
            </w:r>
          </w:p>
        </w:tc>
        <w:tc>
          <w:tcPr>
            <w:tcW w:w="1065" w:type="dxa"/>
          </w:tcPr>
          <w:p w14:paraId="22205222" w14:textId="0AAEB507" w:rsidR="00FF7F9A" w:rsidRPr="00FF7F9A" w:rsidRDefault="00FF7F9A" w:rsidP="00FF7F9A">
            <w:pPr>
              <w:rPr>
                <w:rFonts w:ascii="Arial" w:hAnsi="Arial" w:cs="Arial"/>
                <w:sz w:val="14"/>
                <w:szCs w:val="14"/>
              </w:rPr>
            </w:pPr>
            <w:r w:rsidRPr="00FF7F9A">
              <w:rPr>
                <w:rFonts w:ascii="Arial" w:hAnsi="Arial" w:cs="Arial"/>
                <w:sz w:val="14"/>
                <w:szCs w:val="14"/>
              </w:rPr>
              <w:t>R1-2112802</w:t>
            </w:r>
          </w:p>
        </w:tc>
        <w:tc>
          <w:tcPr>
            <w:tcW w:w="994" w:type="dxa"/>
          </w:tcPr>
          <w:p w14:paraId="4CFB99A6" w14:textId="6B637D58" w:rsidR="00FF7F9A" w:rsidRPr="00FF7F9A" w:rsidRDefault="00FF7F9A" w:rsidP="00FF7F9A">
            <w:pPr>
              <w:rPr>
                <w:rFonts w:ascii="Arial" w:hAnsi="Arial" w:cs="Arial"/>
                <w:sz w:val="14"/>
                <w:szCs w:val="14"/>
              </w:rPr>
            </w:pPr>
            <w:r w:rsidRPr="00FF7F9A">
              <w:rPr>
                <w:rFonts w:ascii="Arial" w:hAnsi="Arial" w:cs="Arial"/>
                <w:sz w:val="14"/>
                <w:szCs w:val="14"/>
              </w:rPr>
              <w:t>RAN1</w:t>
            </w:r>
          </w:p>
        </w:tc>
        <w:tc>
          <w:tcPr>
            <w:tcW w:w="994" w:type="dxa"/>
          </w:tcPr>
          <w:p w14:paraId="6B425117" w14:textId="77777777" w:rsidR="00FF7F9A" w:rsidRPr="00FF7F9A" w:rsidRDefault="00FF7F9A" w:rsidP="00FF7F9A">
            <w:pPr>
              <w:rPr>
                <w:rFonts w:ascii="Arial" w:hAnsi="Arial" w:cs="Arial"/>
                <w:sz w:val="14"/>
                <w:szCs w:val="14"/>
              </w:rPr>
            </w:pPr>
          </w:p>
        </w:tc>
        <w:tc>
          <w:tcPr>
            <w:tcW w:w="1120" w:type="dxa"/>
          </w:tcPr>
          <w:p w14:paraId="6A2DCCC0" w14:textId="62CC94D3" w:rsidR="00FF7F9A" w:rsidRPr="00FF7F9A" w:rsidRDefault="00FF7F9A" w:rsidP="00FF7F9A">
            <w:pPr>
              <w:rPr>
                <w:rFonts w:ascii="Arial" w:hAnsi="Arial" w:cs="Arial"/>
                <w:sz w:val="14"/>
                <w:szCs w:val="14"/>
              </w:rPr>
            </w:pPr>
            <w:r w:rsidRPr="00FF7F9A">
              <w:rPr>
                <w:rFonts w:ascii="Arial" w:hAnsi="Arial" w:cs="Arial"/>
                <w:sz w:val="14"/>
                <w:szCs w:val="14"/>
              </w:rPr>
              <w:t>R4-2202773</w:t>
            </w:r>
          </w:p>
        </w:tc>
        <w:tc>
          <w:tcPr>
            <w:tcW w:w="1062" w:type="dxa"/>
          </w:tcPr>
          <w:p w14:paraId="7A14C314" w14:textId="77777777" w:rsidR="00FF7F9A" w:rsidRPr="00FF7F9A" w:rsidRDefault="00FF7F9A" w:rsidP="00FF7F9A">
            <w:pPr>
              <w:rPr>
                <w:rFonts w:ascii="Arial" w:hAnsi="Arial" w:cs="Arial"/>
                <w:sz w:val="14"/>
                <w:szCs w:val="14"/>
              </w:rPr>
            </w:pPr>
          </w:p>
        </w:tc>
      </w:tr>
      <w:tr w:rsidR="00FF7F9A" w:rsidRPr="00FF7F9A" w14:paraId="5A7007D4" w14:textId="77777777" w:rsidTr="00EF3281">
        <w:trPr>
          <w:trHeight w:val="20"/>
          <w:jc w:val="center"/>
        </w:trPr>
        <w:tc>
          <w:tcPr>
            <w:tcW w:w="1094" w:type="dxa"/>
          </w:tcPr>
          <w:p w14:paraId="7AC4AEA5" w14:textId="633CCE9C" w:rsidR="00FF7F9A" w:rsidRPr="00FF7F9A" w:rsidRDefault="002328C4" w:rsidP="00FF7F9A">
            <w:pPr>
              <w:rPr>
                <w:rFonts w:ascii="Arial" w:hAnsi="Arial" w:cs="Arial"/>
                <w:sz w:val="14"/>
                <w:szCs w:val="14"/>
              </w:rPr>
            </w:pPr>
            <w:hyperlink r:id="rId2709" w:history="1">
              <w:r w:rsidR="004371F4">
                <w:rPr>
                  <w:rStyle w:val="Hyperlink"/>
                  <w:rFonts w:ascii="Arial" w:hAnsi="Arial" w:cs="Arial"/>
                  <w:sz w:val="14"/>
                  <w:szCs w:val="14"/>
                </w:rPr>
                <w:t>R1-2200905</w:t>
              </w:r>
            </w:hyperlink>
          </w:p>
        </w:tc>
        <w:tc>
          <w:tcPr>
            <w:tcW w:w="2646" w:type="dxa"/>
          </w:tcPr>
          <w:p w14:paraId="666CF191" w14:textId="1D712EA3" w:rsidR="00FF7F9A" w:rsidRPr="00FF7F9A" w:rsidRDefault="00FF7F9A" w:rsidP="00FF7F9A">
            <w:pPr>
              <w:rPr>
                <w:rFonts w:ascii="Arial" w:hAnsi="Arial" w:cs="Arial"/>
                <w:sz w:val="14"/>
                <w:szCs w:val="14"/>
              </w:rPr>
            </w:pPr>
            <w:r w:rsidRPr="00FF7F9A">
              <w:rPr>
                <w:rFonts w:ascii="Arial" w:hAnsi="Arial" w:cs="Arial"/>
                <w:sz w:val="14"/>
                <w:szCs w:val="14"/>
              </w:rPr>
              <w:t>Reply LS on reporting and definition of DL PRS path RSRP</w:t>
            </w:r>
          </w:p>
        </w:tc>
        <w:tc>
          <w:tcPr>
            <w:tcW w:w="1583" w:type="dxa"/>
          </w:tcPr>
          <w:p w14:paraId="7C7C2ACD" w14:textId="1A16D798" w:rsidR="00FF7F9A" w:rsidRPr="00FF7F9A" w:rsidRDefault="00FF7F9A" w:rsidP="00FF7F9A">
            <w:pPr>
              <w:rPr>
                <w:rFonts w:ascii="Arial" w:hAnsi="Arial" w:cs="Arial"/>
                <w:sz w:val="14"/>
                <w:szCs w:val="14"/>
              </w:rPr>
            </w:pPr>
            <w:r w:rsidRPr="00FF7F9A">
              <w:rPr>
                <w:rFonts w:ascii="Arial" w:hAnsi="Arial" w:cs="Arial"/>
                <w:sz w:val="14"/>
                <w:szCs w:val="14"/>
              </w:rPr>
              <w:t>RAN4, Nokia Bell Labs</w:t>
            </w:r>
          </w:p>
        </w:tc>
        <w:tc>
          <w:tcPr>
            <w:tcW w:w="909" w:type="dxa"/>
          </w:tcPr>
          <w:p w14:paraId="42830697" w14:textId="7959946B"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Rel-17</w:t>
            </w:r>
          </w:p>
        </w:tc>
        <w:tc>
          <w:tcPr>
            <w:tcW w:w="2600" w:type="dxa"/>
          </w:tcPr>
          <w:p w14:paraId="37A09C1B" w14:textId="7C9FC188" w:rsidR="00FF7F9A" w:rsidRPr="00FF7F9A" w:rsidRDefault="00FF7F9A" w:rsidP="00FF7F9A">
            <w:pPr>
              <w:rPr>
                <w:rStyle w:val="Hyperlink"/>
                <w:rFonts w:ascii="Arial" w:hAnsi="Arial" w:cs="Arial"/>
                <w:bCs/>
                <w:color w:val="auto"/>
                <w:sz w:val="14"/>
                <w:szCs w:val="14"/>
                <w:u w:val="none"/>
                <w:lang w:val="fr-FR"/>
              </w:rPr>
            </w:pPr>
            <w:r w:rsidRPr="00FF7F9A">
              <w:rPr>
                <w:rFonts w:ascii="Arial" w:hAnsi="Arial" w:cs="Arial"/>
                <w:sz w:val="14"/>
                <w:szCs w:val="14"/>
              </w:rPr>
              <w:t>NR_pos_enh-Core</w:t>
            </w:r>
          </w:p>
        </w:tc>
        <w:tc>
          <w:tcPr>
            <w:tcW w:w="1065" w:type="dxa"/>
          </w:tcPr>
          <w:p w14:paraId="27919C11" w14:textId="17D07791" w:rsidR="00FF7F9A" w:rsidRPr="00FF7F9A" w:rsidRDefault="00FF7F9A" w:rsidP="00FF7F9A">
            <w:pPr>
              <w:rPr>
                <w:rFonts w:ascii="Arial" w:hAnsi="Arial" w:cs="Arial"/>
                <w:sz w:val="14"/>
                <w:szCs w:val="14"/>
              </w:rPr>
            </w:pPr>
            <w:r w:rsidRPr="00FF7F9A">
              <w:rPr>
                <w:rFonts w:ascii="Arial" w:hAnsi="Arial" w:cs="Arial"/>
                <w:sz w:val="14"/>
                <w:szCs w:val="14"/>
              </w:rPr>
              <w:t>R1-2110627</w:t>
            </w:r>
          </w:p>
        </w:tc>
        <w:tc>
          <w:tcPr>
            <w:tcW w:w="994" w:type="dxa"/>
          </w:tcPr>
          <w:p w14:paraId="181CED01" w14:textId="3387C494" w:rsidR="00FF7F9A" w:rsidRPr="00FF7F9A" w:rsidRDefault="00FF7F9A" w:rsidP="00FF7F9A">
            <w:pPr>
              <w:rPr>
                <w:rFonts w:ascii="Arial" w:hAnsi="Arial" w:cs="Arial"/>
                <w:sz w:val="14"/>
                <w:szCs w:val="14"/>
                <w:lang w:val="fr-FR"/>
              </w:rPr>
            </w:pPr>
            <w:r w:rsidRPr="00FF7F9A">
              <w:rPr>
                <w:rFonts w:ascii="Arial" w:hAnsi="Arial" w:cs="Arial"/>
                <w:sz w:val="14"/>
                <w:szCs w:val="14"/>
              </w:rPr>
              <w:t>RAN1, RAN2</w:t>
            </w:r>
          </w:p>
        </w:tc>
        <w:tc>
          <w:tcPr>
            <w:tcW w:w="994" w:type="dxa"/>
          </w:tcPr>
          <w:p w14:paraId="28BCF504" w14:textId="77777777" w:rsidR="00FF7F9A" w:rsidRPr="00FF7F9A" w:rsidRDefault="00FF7F9A" w:rsidP="00FF7F9A">
            <w:pPr>
              <w:rPr>
                <w:rFonts w:ascii="Arial" w:hAnsi="Arial" w:cs="Arial"/>
                <w:sz w:val="14"/>
                <w:szCs w:val="14"/>
              </w:rPr>
            </w:pPr>
          </w:p>
        </w:tc>
        <w:tc>
          <w:tcPr>
            <w:tcW w:w="1120" w:type="dxa"/>
          </w:tcPr>
          <w:p w14:paraId="74105006" w14:textId="7A8D1F81" w:rsidR="00FF7F9A" w:rsidRPr="00FF7F9A" w:rsidRDefault="00FF7F9A" w:rsidP="00FF7F9A">
            <w:pPr>
              <w:rPr>
                <w:rFonts w:ascii="Arial" w:hAnsi="Arial" w:cs="Arial"/>
                <w:sz w:val="14"/>
                <w:szCs w:val="14"/>
              </w:rPr>
            </w:pPr>
            <w:r w:rsidRPr="00FF7F9A">
              <w:rPr>
                <w:rFonts w:ascii="Arial" w:hAnsi="Arial" w:cs="Arial"/>
                <w:sz w:val="14"/>
                <w:szCs w:val="14"/>
              </w:rPr>
              <w:t>R4-2202780</w:t>
            </w:r>
          </w:p>
        </w:tc>
        <w:tc>
          <w:tcPr>
            <w:tcW w:w="1062" w:type="dxa"/>
          </w:tcPr>
          <w:p w14:paraId="30DAF183" w14:textId="77777777" w:rsidR="00FF7F9A" w:rsidRPr="00FF7F9A" w:rsidRDefault="00FF7F9A" w:rsidP="00FF7F9A">
            <w:pPr>
              <w:rPr>
                <w:rFonts w:ascii="Arial" w:hAnsi="Arial" w:cs="Arial"/>
                <w:sz w:val="14"/>
                <w:szCs w:val="14"/>
              </w:rPr>
            </w:pPr>
          </w:p>
        </w:tc>
      </w:tr>
      <w:tr w:rsidR="00FF7F9A" w:rsidRPr="00FF7F9A" w14:paraId="2B54CAB6" w14:textId="77777777" w:rsidTr="00EF3281">
        <w:trPr>
          <w:trHeight w:val="20"/>
          <w:jc w:val="center"/>
        </w:trPr>
        <w:tc>
          <w:tcPr>
            <w:tcW w:w="1094" w:type="dxa"/>
          </w:tcPr>
          <w:p w14:paraId="16E936AC" w14:textId="47E6234D" w:rsidR="00FF7F9A" w:rsidRPr="00FF7F9A" w:rsidRDefault="002328C4" w:rsidP="00FF7F9A">
            <w:pPr>
              <w:rPr>
                <w:rFonts w:ascii="Arial" w:hAnsi="Arial" w:cs="Arial"/>
                <w:sz w:val="14"/>
                <w:szCs w:val="14"/>
              </w:rPr>
            </w:pPr>
            <w:hyperlink r:id="rId2710" w:history="1">
              <w:r w:rsidR="004371F4">
                <w:rPr>
                  <w:rStyle w:val="Hyperlink"/>
                  <w:rFonts w:ascii="Arial" w:hAnsi="Arial" w:cs="Arial"/>
                  <w:sz w:val="14"/>
                  <w:szCs w:val="14"/>
                </w:rPr>
                <w:t>R1-2200906</w:t>
              </w:r>
            </w:hyperlink>
          </w:p>
        </w:tc>
        <w:tc>
          <w:tcPr>
            <w:tcW w:w="2646" w:type="dxa"/>
          </w:tcPr>
          <w:p w14:paraId="0BE3121F" w14:textId="4A39ABA6" w:rsidR="00FF7F9A" w:rsidRPr="00FF7F9A" w:rsidRDefault="00FF7F9A" w:rsidP="00FF7F9A">
            <w:pPr>
              <w:rPr>
                <w:rFonts w:ascii="Arial" w:hAnsi="Arial" w:cs="Arial"/>
                <w:sz w:val="14"/>
                <w:szCs w:val="14"/>
              </w:rPr>
            </w:pPr>
            <w:r w:rsidRPr="00FF7F9A">
              <w:rPr>
                <w:rFonts w:ascii="Arial" w:hAnsi="Arial" w:cs="Arial"/>
                <w:sz w:val="14"/>
                <w:szCs w:val="14"/>
              </w:rPr>
              <w:t>LS on range of power control parameters for eIAB</w:t>
            </w:r>
          </w:p>
        </w:tc>
        <w:tc>
          <w:tcPr>
            <w:tcW w:w="1583" w:type="dxa"/>
          </w:tcPr>
          <w:p w14:paraId="213AD421" w14:textId="217AE177" w:rsidR="00FF7F9A" w:rsidRPr="00FF7F9A" w:rsidRDefault="00FF7F9A" w:rsidP="00FF7F9A">
            <w:pPr>
              <w:rPr>
                <w:rFonts w:ascii="Arial" w:hAnsi="Arial" w:cs="Arial"/>
                <w:sz w:val="14"/>
                <w:szCs w:val="14"/>
              </w:rPr>
            </w:pPr>
            <w:r w:rsidRPr="00FF7F9A">
              <w:rPr>
                <w:rFonts w:ascii="Arial" w:hAnsi="Arial" w:cs="Arial"/>
                <w:sz w:val="14"/>
                <w:szCs w:val="14"/>
              </w:rPr>
              <w:t>RAN4, Samsung</w:t>
            </w:r>
          </w:p>
        </w:tc>
        <w:tc>
          <w:tcPr>
            <w:tcW w:w="909" w:type="dxa"/>
          </w:tcPr>
          <w:p w14:paraId="68E8B78C" w14:textId="022843C3"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Rel-17</w:t>
            </w:r>
          </w:p>
        </w:tc>
        <w:tc>
          <w:tcPr>
            <w:tcW w:w="2600" w:type="dxa"/>
          </w:tcPr>
          <w:p w14:paraId="42D67397" w14:textId="5DBC45C9" w:rsidR="00FF7F9A" w:rsidRPr="00FF7F9A" w:rsidRDefault="00FF7F9A" w:rsidP="00FF7F9A">
            <w:pPr>
              <w:rPr>
                <w:rStyle w:val="Hyperlink"/>
                <w:rFonts w:ascii="Arial" w:hAnsi="Arial" w:cs="Arial"/>
                <w:bCs/>
                <w:color w:val="auto"/>
                <w:sz w:val="14"/>
                <w:szCs w:val="14"/>
                <w:u w:val="none"/>
                <w:lang w:val="fr-FR"/>
              </w:rPr>
            </w:pPr>
            <w:r w:rsidRPr="00FF7F9A">
              <w:rPr>
                <w:rFonts w:ascii="Arial" w:hAnsi="Arial" w:cs="Arial"/>
                <w:sz w:val="14"/>
                <w:szCs w:val="14"/>
              </w:rPr>
              <w:t>NR_IAB_enh-Core</w:t>
            </w:r>
          </w:p>
        </w:tc>
        <w:tc>
          <w:tcPr>
            <w:tcW w:w="1065" w:type="dxa"/>
          </w:tcPr>
          <w:p w14:paraId="381D39C1" w14:textId="1ACE27D6" w:rsidR="00FF7F9A" w:rsidRPr="00FF7F9A" w:rsidRDefault="00FF7F9A" w:rsidP="00FF7F9A">
            <w:pPr>
              <w:rPr>
                <w:rFonts w:ascii="Arial" w:hAnsi="Arial" w:cs="Arial"/>
                <w:sz w:val="14"/>
                <w:szCs w:val="14"/>
              </w:rPr>
            </w:pPr>
            <w:r w:rsidRPr="00FF7F9A">
              <w:rPr>
                <w:rFonts w:ascii="Arial" w:hAnsi="Arial" w:cs="Arial"/>
                <w:sz w:val="14"/>
                <w:szCs w:val="14"/>
              </w:rPr>
              <w:t>R1-2112973</w:t>
            </w:r>
          </w:p>
        </w:tc>
        <w:tc>
          <w:tcPr>
            <w:tcW w:w="994" w:type="dxa"/>
          </w:tcPr>
          <w:p w14:paraId="543D690B" w14:textId="71DAF1DD" w:rsidR="00FF7F9A" w:rsidRPr="00FF7F9A" w:rsidRDefault="00FF7F9A" w:rsidP="00FF7F9A">
            <w:pPr>
              <w:rPr>
                <w:rFonts w:ascii="Arial" w:hAnsi="Arial" w:cs="Arial"/>
                <w:sz w:val="14"/>
                <w:szCs w:val="14"/>
                <w:lang w:val="fr-FR"/>
              </w:rPr>
            </w:pPr>
            <w:r w:rsidRPr="00FF7F9A">
              <w:rPr>
                <w:rFonts w:ascii="Arial" w:hAnsi="Arial" w:cs="Arial"/>
                <w:sz w:val="14"/>
                <w:szCs w:val="14"/>
              </w:rPr>
              <w:t>RAN1</w:t>
            </w:r>
          </w:p>
        </w:tc>
        <w:tc>
          <w:tcPr>
            <w:tcW w:w="994" w:type="dxa"/>
          </w:tcPr>
          <w:p w14:paraId="52F3B338" w14:textId="777DA32B" w:rsidR="00FF7F9A" w:rsidRPr="00FF7F9A" w:rsidRDefault="00FF7F9A" w:rsidP="00FF7F9A">
            <w:pPr>
              <w:rPr>
                <w:rFonts w:ascii="Arial" w:hAnsi="Arial" w:cs="Arial"/>
                <w:sz w:val="14"/>
                <w:szCs w:val="14"/>
              </w:rPr>
            </w:pPr>
            <w:r w:rsidRPr="00FF7F9A">
              <w:rPr>
                <w:rFonts w:ascii="Arial" w:hAnsi="Arial" w:cs="Arial"/>
                <w:sz w:val="14"/>
                <w:szCs w:val="14"/>
              </w:rPr>
              <w:t>RAN2</w:t>
            </w:r>
          </w:p>
        </w:tc>
        <w:tc>
          <w:tcPr>
            <w:tcW w:w="1120" w:type="dxa"/>
          </w:tcPr>
          <w:p w14:paraId="6A2F5E95" w14:textId="29E99A70" w:rsidR="00FF7F9A" w:rsidRPr="00FF7F9A" w:rsidRDefault="00FF7F9A" w:rsidP="00FF7F9A">
            <w:pPr>
              <w:rPr>
                <w:rFonts w:ascii="Arial" w:hAnsi="Arial" w:cs="Arial"/>
                <w:sz w:val="14"/>
                <w:szCs w:val="14"/>
              </w:rPr>
            </w:pPr>
            <w:r w:rsidRPr="00FF7F9A">
              <w:rPr>
                <w:rFonts w:ascii="Arial" w:hAnsi="Arial" w:cs="Arial"/>
                <w:sz w:val="14"/>
                <w:szCs w:val="14"/>
              </w:rPr>
              <w:t>R4-2203020</w:t>
            </w:r>
          </w:p>
        </w:tc>
        <w:tc>
          <w:tcPr>
            <w:tcW w:w="1062" w:type="dxa"/>
          </w:tcPr>
          <w:p w14:paraId="364C61E8" w14:textId="77777777" w:rsidR="00FF7F9A" w:rsidRPr="00FF7F9A" w:rsidRDefault="00FF7F9A" w:rsidP="00FF7F9A">
            <w:pPr>
              <w:rPr>
                <w:rFonts w:ascii="Arial" w:hAnsi="Arial" w:cs="Arial"/>
                <w:sz w:val="14"/>
                <w:szCs w:val="14"/>
              </w:rPr>
            </w:pPr>
          </w:p>
        </w:tc>
      </w:tr>
      <w:tr w:rsidR="00FF7F9A" w:rsidRPr="00FF7F9A" w14:paraId="129C0A9A" w14:textId="77777777" w:rsidTr="00EF3281">
        <w:trPr>
          <w:trHeight w:val="20"/>
          <w:jc w:val="center"/>
        </w:trPr>
        <w:tc>
          <w:tcPr>
            <w:tcW w:w="1094" w:type="dxa"/>
          </w:tcPr>
          <w:p w14:paraId="6EF18241" w14:textId="39D541D8" w:rsidR="00FF7F9A" w:rsidRPr="00FF7F9A" w:rsidRDefault="002328C4" w:rsidP="00FF7F9A">
            <w:pPr>
              <w:rPr>
                <w:rFonts w:ascii="Arial" w:hAnsi="Arial" w:cs="Arial"/>
                <w:sz w:val="14"/>
                <w:szCs w:val="14"/>
              </w:rPr>
            </w:pPr>
            <w:hyperlink r:id="rId2711" w:history="1">
              <w:r w:rsidR="004371F4">
                <w:rPr>
                  <w:rStyle w:val="Hyperlink"/>
                  <w:rFonts w:ascii="Arial" w:hAnsi="Arial" w:cs="Arial"/>
                  <w:sz w:val="14"/>
                  <w:szCs w:val="14"/>
                </w:rPr>
                <w:t>R1-2200907</w:t>
              </w:r>
            </w:hyperlink>
          </w:p>
        </w:tc>
        <w:tc>
          <w:tcPr>
            <w:tcW w:w="2646" w:type="dxa"/>
          </w:tcPr>
          <w:p w14:paraId="421EE529" w14:textId="1F8E5668" w:rsidR="00FF7F9A" w:rsidRPr="00FF7F9A" w:rsidRDefault="00FF7F9A" w:rsidP="00FF7F9A">
            <w:pPr>
              <w:rPr>
                <w:rFonts w:ascii="Arial" w:hAnsi="Arial" w:cs="Arial"/>
                <w:sz w:val="14"/>
                <w:szCs w:val="14"/>
              </w:rPr>
            </w:pPr>
            <w:r w:rsidRPr="00FF7F9A">
              <w:rPr>
                <w:rFonts w:ascii="Arial" w:hAnsi="Arial" w:cs="Arial"/>
                <w:sz w:val="14"/>
                <w:szCs w:val="14"/>
              </w:rPr>
              <w:t>LS on CORESET#0 impact of CBW narrower than 40MHz of n79</w:t>
            </w:r>
          </w:p>
        </w:tc>
        <w:tc>
          <w:tcPr>
            <w:tcW w:w="1583" w:type="dxa"/>
          </w:tcPr>
          <w:p w14:paraId="364A1EF3" w14:textId="3295A2AF" w:rsidR="00FF7F9A" w:rsidRPr="00FF7F9A" w:rsidRDefault="00FF7F9A" w:rsidP="00FF7F9A">
            <w:pPr>
              <w:rPr>
                <w:rFonts w:ascii="Arial" w:hAnsi="Arial" w:cs="Arial"/>
                <w:sz w:val="14"/>
                <w:szCs w:val="14"/>
              </w:rPr>
            </w:pPr>
            <w:r w:rsidRPr="00FF7F9A">
              <w:rPr>
                <w:rFonts w:ascii="Arial" w:hAnsi="Arial" w:cs="Arial"/>
                <w:sz w:val="14"/>
                <w:szCs w:val="14"/>
              </w:rPr>
              <w:t>RAN4, Samsung</w:t>
            </w:r>
          </w:p>
        </w:tc>
        <w:tc>
          <w:tcPr>
            <w:tcW w:w="909" w:type="dxa"/>
          </w:tcPr>
          <w:p w14:paraId="54922DF0" w14:textId="318EE852"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Rel-17</w:t>
            </w:r>
          </w:p>
        </w:tc>
        <w:tc>
          <w:tcPr>
            <w:tcW w:w="2600" w:type="dxa"/>
          </w:tcPr>
          <w:p w14:paraId="06F92BFA" w14:textId="527355F9"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NR_bands_R17_BWs-Core</w:t>
            </w:r>
          </w:p>
        </w:tc>
        <w:tc>
          <w:tcPr>
            <w:tcW w:w="1065" w:type="dxa"/>
          </w:tcPr>
          <w:p w14:paraId="2018DCDB" w14:textId="77777777" w:rsidR="00FF7F9A" w:rsidRPr="00FF7F9A" w:rsidRDefault="00FF7F9A" w:rsidP="00FF7F9A">
            <w:pPr>
              <w:rPr>
                <w:rFonts w:ascii="Arial" w:hAnsi="Arial" w:cs="Arial"/>
                <w:sz w:val="14"/>
                <w:szCs w:val="14"/>
              </w:rPr>
            </w:pPr>
          </w:p>
        </w:tc>
        <w:tc>
          <w:tcPr>
            <w:tcW w:w="994" w:type="dxa"/>
          </w:tcPr>
          <w:p w14:paraId="74DD7886" w14:textId="2DB61689" w:rsidR="00FF7F9A" w:rsidRPr="00FF7F9A" w:rsidRDefault="00FF7F9A" w:rsidP="00FF7F9A">
            <w:pPr>
              <w:rPr>
                <w:rFonts w:ascii="Arial" w:hAnsi="Arial" w:cs="Arial"/>
                <w:sz w:val="14"/>
                <w:szCs w:val="14"/>
                <w:lang w:val="fr-FR"/>
              </w:rPr>
            </w:pPr>
            <w:r w:rsidRPr="00FF7F9A">
              <w:rPr>
                <w:rFonts w:ascii="Arial" w:hAnsi="Arial" w:cs="Arial"/>
                <w:sz w:val="14"/>
                <w:szCs w:val="14"/>
              </w:rPr>
              <w:t>RAN1</w:t>
            </w:r>
          </w:p>
        </w:tc>
        <w:tc>
          <w:tcPr>
            <w:tcW w:w="994" w:type="dxa"/>
          </w:tcPr>
          <w:p w14:paraId="6F65AB02" w14:textId="3D8B60E2" w:rsidR="00FF7F9A" w:rsidRPr="00FF7F9A" w:rsidRDefault="00FF7F9A" w:rsidP="00FF7F9A">
            <w:pPr>
              <w:rPr>
                <w:rFonts w:ascii="Arial" w:hAnsi="Arial" w:cs="Arial"/>
                <w:sz w:val="14"/>
                <w:szCs w:val="14"/>
              </w:rPr>
            </w:pPr>
            <w:r w:rsidRPr="00FF7F9A">
              <w:rPr>
                <w:rFonts w:ascii="Arial" w:hAnsi="Arial" w:cs="Arial"/>
                <w:sz w:val="14"/>
                <w:szCs w:val="14"/>
              </w:rPr>
              <w:t>RAN2</w:t>
            </w:r>
          </w:p>
        </w:tc>
        <w:tc>
          <w:tcPr>
            <w:tcW w:w="1120" w:type="dxa"/>
          </w:tcPr>
          <w:p w14:paraId="2A5E4F28" w14:textId="27109326" w:rsidR="00FF7F9A" w:rsidRPr="00FF7F9A" w:rsidRDefault="00FF7F9A" w:rsidP="00FF7F9A">
            <w:pPr>
              <w:rPr>
                <w:rFonts w:ascii="Arial" w:hAnsi="Arial" w:cs="Arial"/>
                <w:sz w:val="14"/>
                <w:szCs w:val="14"/>
              </w:rPr>
            </w:pPr>
            <w:r w:rsidRPr="00FF7F9A">
              <w:rPr>
                <w:rFonts w:ascii="Arial" w:hAnsi="Arial" w:cs="Arial"/>
                <w:sz w:val="14"/>
                <w:szCs w:val="14"/>
              </w:rPr>
              <w:t>R4-2202286</w:t>
            </w:r>
          </w:p>
        </w:tc>
        <w:tc>
          <w:tcPr>
            <w:tcW w:w="1062" w:type="dxa"/>
          </w:tcPr>
          <w:p w14:paraId="7F0F8CDE" w14:textId="77777777" w:rsidR="00FF7F9A" w:rsidRPr="00FF7F9A" w:rsidRDefault="00FF7F9A" w:rsidP="00FF7F9A">
            <w:pPr>
              <w:rPr>
                <w:rFonts w:ascii="Arial" w:hAnsi="Arial" w:cs="Arial"/>
                <w:sz w:val="14"/>
                <w:szCs w:val="14"/>
              </w:rPr>
            </w:pPr>
          </w:p>
        </w:tc>
      </w:tr>
      <w:tr w:rsidR="00FF7F9A" w:rsidRPr="00FF7F9A" w14:paraId="25E69583" w14:textId="77777777" w:rsidTr="00EF3281">
        <w:trPr>
          <w:trHeight w:val="20"/>
          <w:jc w:val="center"/>
        </w:trPr>
        <w:tc>
          <w:tcPr>
            <w:tcW w:w="1094" w:type="dxa"/>
          </w:tcPr>
          <w:p w14:paraId="074F636E" w14:textId="0F4D5027" w:rsidR="00FF7F9A" w:rsidRPr="00FF7F9A" w:rsidRDefault="002328C4" w:rsidP="00FF7F9A">
            <w:pPr>
              <w:rPr>
                <w:rFonts w:ascii="Arial" w:hAnsi="Arial" w:cs="Arial"/>
                <w:sz w:val="14"/>
                <w:szCs w:val="14"/>
              </w:rPr>
            </w:pPr>
            <w:hyperlink r:id="rId2712" w:history="1">
              <w:r w:rsidR="004371F4">
                <w:rPr>
                  <w:rStyle w:val="Hyperlink"/>
                  <w:rFonts w:ascii="Arial" w:hAnsi="Arial" w:cs="Arial"/>
                  <w:sz w:val="14"/>
                  <w:szCs w:val="14"/>
                </w:rPr>
                <w:t>R1-2200908</w:t>
              </w:r>
            </w:hyperlink>
          </w:p>
        </w:tc>
        <w:tc>
          <w:tcPr>
            <w:tcW w:w="2646" w:type="dxa"/>
          </w:tcPr>
          <w:p w14:paraId="0BA63041" w14:textId="423D4D18" w:rsidR="00FF7F9A" w:rsidRPr="00FF7F9A" w:rsidRDefault="00FF7F9A" w:rsidP="00FF7F9A">
            <w:pPr>
              <w:rPr>
                <w:rFonts w:ascii="Arial" w:hAnsi="Arial" w:cs="Arial"/>
                <w:sz w:val="14"/>
                <w:szCs w:val="14"/>
              </w:rPr>
            </w:pPr>
            <w:r w:rsidRPr="00FF7F9A">
              <w:rPr>
                <w:rFonts w:ascii="Arial" w:hAnsi="Arial" w:cs="Arial"/>
                <w:sz w:val="14"/>
                <w:szCs w:val="14"/>
              </w:rPr>
              <w:t>Reply LS on Maximum duration for DMRS bundling</w:t>
            </w:r>
          </w:p>
        </w:tc>
        <w:tc>
          <w:tcPr>
            <w:tcW w:w="1583" w:type="dxa"/>
          </w:tcPr>
          <w:p w14:paraId="0195F76C" w14:textId="44C36E55" w:rsidR="00FF7F9A" w:rsidRPr="00FF7F9A" w:rsidRDefault="00FF7F9A" w:rsidP="00FF7F9A">
            <w:pPr>
              <w:rPr>
                <w:rFonts w:ascii="Arial" w:hAnsi="Arial" w:cs="Arial"/>
                <w:sz w:val="14"/>
                <w:szCs w:val="14"/>
              </w:rPr>
            </w:pPr>
            <w:r w:rsidRPr="00FF7F9A">
              <w:rPr>
                <w:rFonts w:ascii="Arial" w:hAnsi="Arial" w:cs="Arial"/>
                <w:sz w:val="14"/>
                <w:szCs w:val="14"/>
              </w:rPr>
              <w:t>RAN4, Qualcomm</w:t>
            </w:r>
          </w:p>
        </w:tc>
        <w:tc>
          <w:tcPr>
            <w:tcW w:w="909" w:type="dxa"/>
          </w:tcPr>
          <w:p w14:paraId="71419A7C" w14:textId="186C79D7"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Rel-17</w:t>
            </w:r>
          </w:p>
        </w:tc>
        <w:tc>
          <w:tcPr>
            <w:tcW w:w="2600" w:type="dxa"/>
          </w:tcPr>
          <w:p w14:paraId="7CD08659" w14:textId="148AE11C" w:rsidR="00FF7F9A" w:rsidRPr="00FF7F9A" w:rsidRDefault="00FF7F9A" w:rsidP="00FF7F9A">
            <w:pPr>
              <w:rPr>
                <w:rStyle w:val="Hyperlink"/>
                <w:rFonts w:ascii="Arial" w:hAnsi="Arial" w:cs="Arial"/>
                <w:bCs/>
                <w:color w:val="auto"/>
                <w:sz w:val="14"/>
                <w:szCs w:val="14"/>
                <w:u w:val="none"/>
                <w:lang w:val="fr-FR"/>
              </w:rPr>
            </w:pPr>
            <w:r w:rsidRPr="00FF7F9A">
              <w:rPr>
                <w:rFonts w:ascii="Arial" w:hAnsi="Arial" w:cs="Arial"/>
                <w:sz w:val="14"/>
                <w:szCs w:val="14"/>
              </w:rPr>
              <w:t>NR_cov_enh-Core</w:t>
            </w:r>
          </w:p>
        </w:tc>
        <w:tc>
          <w:tcPr>
            <w:tcW w:w="1065" w:type="dxa"/>
          </w:tcPr>
          <w:p w14:paraId="66BF0116" w14:textId="2EEAA4E6" w:rsidR="00FF7F9A" w:rsidRPr="00FF7F9A" w:rsidRDefault="00FF7F9A" w:rsidP="00FF7F9A">
            <w:pPr>
              <w:rPr>
                <w:rFonts w:ascii="Arial" w:hAnsi="Arial" w:cs="Arial"/>
                <w:sz w:val="14"/>
                <w:szCs w:val="14"/>
              </w:rPr>
            </w:pPr>
            <w:r w:rsidRPr="00FF7F9A">
              <w:rPr>
                <w:rFonts w:ascii="Arial" w:hAnsi="Arial" w:cs="Arial"/>
                <w:sz w:val="14"/>
                <w:szCs w:val="14"/>
              </w:rPr>
              <w:t>R1-2106212</w:t>
            </w:r>
          </w:p>
        </w:tc>
        <w:tc>
          <w:tcPr>
            <w:tcW w:w="994" w:type="dxa"/>
          </w:tcPr>
          <w:p w14:paraId="48999377" w14:textId="7AC4C818" w:rsidR="00FF7F9A" w:rsidRPr="00FF7F9A" w:rsidRDefault="00FF7F9A" w:rsidP="00FF7F9A">
            <w:pPr>
              <w:rPr>
                <w:rFonts w:ascii="Arial" w:hAnsi="Arial" w:cs="Arial"/>
                <w:sz w:val="14"/>
                <w:szCs w:val="14"/>
                <w:lang w:val="fr-FR"/>
              </w:rPr>
            </w:pPr>
            <w:r w:rsidRPr="00FF7F9A">
              <w:rPr>
                <w:rFonts w:ascii="Arial" w:hAnsi="Arial" w:cs="Arial"/>
                <w:sz w:val="14"/>
                <w:szCs w:val="14"/>
              </w:rPr>
              <w:t>RAN1, RAN2</w:t>
            </w:r>
          </w:p>
        </w:tc>
        <w:tc>
          <w:tcPr>
            <w:tcW w:w="994" w:type="dxa"/>
          </w:tcPr>
          <w:p w14:paraId="46BB1A57" w14:textId="77777777" w:rsidR="00FF7F9A" w:rsidRPr="00FF7F9A" w:rsidRDefault="00FF7F9A" w:rsidP="00FF7F9A">
            <w:pPr>
              <w:rPr>
                <w:rFonts w:ascii="Arial" w:hAnsi="Arial" w:cs="Arial"/>
                <w:sz w:val="14"/>
                <w:szCs w:val="14"/>
              </w:rPr>
            </w:pPr>
          </w:p>
        </w:tc>
        <w:tc>
          <w:tcPr>
            <w:tcW w:w="1120" w:type="dxa"/>
          </w:tcPr>
          <w:p w14:paraId="12EE5AD8" w14:textId="6A3D37ED" w:rsidR="00FF7F9A" w:rsidRPr="00FF7F9A" w:rsidRDefault="00FF7F9A" w:rsidP="00FF7F9A">
            <w:pPr>
              <w:rPr>
                <w:rFonts w:ascii="Arial" w:hAnsi="Arial" w:cs="Arial"/>
                <w:sz w:val="14"/>
                <w:szCs w:val="14"/>
              </w:rPr>
            </w:pPr>
            <w:r w:rsidRPr="00FF7F9A">
              <w:rPr>
                <w:rFonts w:ascii="Arial" w:hAnsi="Arial" w:cs="Arial"/>
                <w:sz w:val="14"/>
                <w:szCs w:val="14"/>
              </w:rPr>
              <w:t>R4-2202368</w:t>
            </w:r>
          </w:p>
        </w:tc>
        <w:tc>
          <w:tcPr>
            <w:tcW w:w="1062" w:type="dxa"/>
          </w:tcPr>
          <w:p w14:paraId="5D1FBEC6" w14:textId="77777777" w:rsidR="00FF7F9A" w:rsidRPr="00FF7F9A" w:rsidRDefault="00FF7F9A" w:rsidP="00FF7F9A">
            <w:pPr>
              <w:rPr>
                <w:rFonts w:ascii="Arial" w:hAnsi="Arial" w:cs="Arial"/>
                <w:sz w:val="14"/>
                <w:szCs w:val="14"/>
              </w:rPr>
            </w:pPr>
          </w:p>
        </w:tc>
      </w:tr>
      <w:tr w:rsidR="00FF7F9A" w:rsidRPr="00FF7F9A" w14:paraId="190D7AEB" w14:textId="77777777" w:rsidTr="00EF3281">
        <w:trPr>
          <w:trHeight w:val="20"/>
          <w:jc w:val="center"/>
        </w:trPr>
        <w:tc>
          <w:tcPr>
            <w:tcW w:w="1094" w:type="dxa"/>
          </w:tcPr>
          <w:p w14:paraId="1A02856E" w14:textId="09067856" w:rsidR="00FF7F9A" w:rsidRPr="00FF7F9A" w:rsidRDefault="002328C4" w:rsidP="00FF7F9A">
            <w:pPr>
              <w:rPr>
                <w:rFonts w:ascii="Arial" w:hAnsi="Arial" w:cs="Arial"/>
                <w:sz w:val="14"/>
                <w:szCs w:val="14"/>
              </w:rPr>
            </w:pPr>
            <w:hyperlink r:id="rId2713" w:history="1">
              <w:r w:rsidR="004371F4">
                <w:rPr>
                  <w:rStyle w:val="Hyperlink"/>
                  <w:rFonts w:ascii="Arial" w:hAnsi="Arial" w:cs="Arial"/>
                  <w:sz w:val="14"/>
                  <w:szCs w:val="14"/>
                </w:rPr>
                <w:t>R1-2200909</w:t>
              </w:r>
            </w:hyperlink>
          </w:p>
        </w:tc>
        <w:tc>
          <w:tcPr>
            <w:tcW w:w="2646" w:type="dxa"/>
          </w:tcPr>
          <w:p w14:paraId="6DC58155" w14:textId="53EFFF29" w:rsidR="00FF7F9A" w:rsidRPr="00FF7F9A" w:rsidRDefault="00FF7F9A" w:rsidP="00FF7F9A">
            <w:pPr>
              <w:rPr>
                <w:rFonts w:ascii="Arial" w:hAnsi="Arial" w:cs="Arial"/>
                <w:sz w:val="14"/>
                <w:szCs w:val="14"/>
              </w:rPr>
            </w:pPr>
            <w:r w:rsidRPr="00FF7F9A">
              <w:rPr>
                <w:rFonts w:ascii="Arial" w:hAnsi="Arial" w:cs="Arial"/>
                <w:sz w:val="14"/>
                <w:szCs w:val="14"/>
              </w:rPr>
              <w:t>LS on Rel-17 RAN4 UE feature list for NR</w:t>
            </w:r>
          </w:p>
        </w:tc>
        <w:tc>
          <w:tcPr>
            <w:tcW w:w="1583" w:type="dxa"/>
          </w:tcPr>
          <w:p w14:paraId="4CFF98CF" w14:textId="391CB1C5" w:rsidR="00FF7F9A" w:rsidRPr="00FF7F9A" w:rsidRDefault="00FF7F9A" w:rsidP="00FF7F9A">
            <w:pPr>
              <w:rPr>
                <w:rFonts w:ascii="Arial" w:hAnsi="Arial" w:cs="Arial"/>
                <w:sz w:val="14"/>
                <w:szCs w:val="14"/>
              </w:rPr>
            </w:pPr>
            <w:r w:rsidRPr="00FF7F9A">
              <w:rPr>
                <w:rFonts w:ascii="Arial" w:hAnsi="Arial" w:cs="Arial"/>
                <w:sz w:val="14"/>
                <w:szCs w:val="14"/>
              </w:rPr>
              <w:t>RAN4, CMCC</w:t>
            </w:r>
          </w:p>
        </w:tc>
        <w:tc>
          <w:tcPr>
            <w:tcW w:w="909" w:type="dxa"/>
          </w:tcPr>
          <w:p w14:paraId="04960BA7" w14:textId="1CDC9F4C"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Rel-17</w:t>
            </w:r>
          </w:p>
        </w:tc>
        <w:tc>
          <w:tcPr>
            <w:tcW w:w="2600" w:type="dxa"/>
          </w:tcPr>
          <w:p w14:paraId="0B49BFF7" w14:textId="77777777" w:rsidR="00FF7F9A" w:rsidRPr="00FF7F9A" w:rsidRDefault="00FF7F9A" w:rsidP="00FF7F9A">
            <w:pPr>
              <w:rPr>
                <w:rStyle w:val="Hyperlink"/>
                <w:rFonts w:ascii="Arial" w:hAnsi="Arial" w:cs="Arial"/>
                <w:bCs/>
                <w:color w:val="auto"/>
                <w:sz w:val="14"/>
                <w:szCs w:val="14"/>
                <w:u w:val="none"/>
                <w:lang w:val="fr-FR"/>
              </w:rPr>
            </w:pPr>
          </w:p>
        </w:tc>
        <w:tc>
          <w:tcPr>
            <w:tcW w:w="1065" w:type="dxa"/>
          </w:tcPr>
          <w:p w14:paraId="27562659" w14:textId="77777777" w:rsidR="00FF7F9A" w:rsidRPr="00FF7F9A" w:rsidRDefault="00FF7F9A" w:rsidP="00FF7F9A">
            <w:pPr>
              <w:rPr>
                <w:rFonts w:ascii="Arial" w:hAnsi="Arial" w:cs="Arial"/>
                <w:sz w:val="14"/>
                <w:szCs w:val="14"/>
              </w:rPr>
            </w:pPr>
          </w:p>
        </w:tc>
        <w:tc>
          <w:tcPr>
            <w:tcW w:w="994" w:type="dxa"/>
          </w:tcPr>
          <w:p w14:paraId="2F09DFFA" w14:textId="56D7DA16" w:rsidR="00FF7F9A" w:rsidRPr="00FF7F9A" w:rsidRDefault="00FF7F9A" w:rsidP="00FF7F9A">
            <w:pPr>
              <w:rPr>
                <w:rFonts w:ascii="Arial" w:hAnsi="Arial" w:cs="Arial"/>
                <w:sz w:val="14"/>
                <w:szCs w:val="14"/>
                <w:lang w:val="fr-FR"/>
              </w:rPr>
            </w:pPr>
            <w:r w:rsidRPr="00FF7F9A">
              <w:rPr>
                <w:rFonts w:ascii="Arial" w:hAnsi="Arial" w:cs="Arial"/>
                <w:sz w:val="14"/>
                <w:szCs w:val="14"/>
              </w:rPr>
              <w:t>RAN2</w:t>
            </w:r>
          </w:p>
        </w:tc>
        <w:tc>
          <w:tcPr>
            <w:tcW w:w="994" w:type="dxa"/>
          </w:tcPr>
          <w:p w14:paraId="28E243C7" w14:textId="31D64FAA" w:rsidR="00FF7F9A" w:rsidRPr="00FF7F9A" w:rsidRDefault="00FF7F9A" w:rsidP="00FF7F9A">
            <w:pPr>
              <w:rPr>
                <w:rFonts w:ascii="Arial" w:hAnsi="Arial" w:cs="Arial"/>
                <w:sz w:val="14"/>
                <w:szCs w:val="14"/>
              </w:rPr>
            </w:pPr>
            <w:r w:rsidRPr="00FF7F9A">
              <w:rPr>
                <w:rFonts w:ascii="Arial" w:hAnsi="Arial" w:cs="Arial"/>
                <w:sz w:val="14"/>
                <w:szCs w:val="14"/>
              </w:rPr>
              <w:t>RAN1</w:t>
            </w:r>
          </w:p>
        </w:tc>
        <w:tc>
          <w:tcPr>
            <w:tcW w:w="1120" w:type="dxa"/>
          </w:tcPr>
          <w:p w14:paraId="0B4EE77D" w14:textId="05BB0627" w:rsidR="00FF7F9A" w:rsidRPr="00FF7F9A" w:rsidRDefault="00FF7F9A" w:rsidP="00FF7F9A">
            <w:pPr>
              <w:rPr>
                <w:rFonts w:ascii="Arial" w:hAnsi="Arial" w:cs="Arial"/>
                <w:sz w:val="14"/>
                <w:szCs w:val="14"/>
              </w:rPr>
            </w:pPr>
            <w:r w:rsidRPr="00FF7F9A">
              <w:rPr>
                <w:rFonts w:ascii="Arial" w:hAnsi="Arial" w:cs="Arial"/>
                <w:sz w:val="14"/>
                <w:szCs w:val="14"/>
              </w:rPr>
              <w:t>R4-2202401</w:t>
            </w:r>
          </w:p>
        </w:tc>
        <w:tc>
          <w:tcPr>
            <w:tcW w:w="1062" w:type="dxa"/>
          </w:tcPr>
          <w:p w14:paraId="6D1350BE" w14:textId="77777777" w:rsidR="00FF7F9A" w:rsidRPr="00FF7F9A" w:rsidRDefault="00FF7F9A" w:rsidP="00FF7F9A">
            <w:pPr>
              <w:rPr>
                <w:rFonts w:ascii="Arial" w:hAnsi="Arial" w:cs="Arial"/>
                <w:sz w:val="14"/>
                <w:szCs w:val="14"/>
              </w:rPr>
            </w:pPr>
          </w:p>
        </w:tc>
      </w:tr>
      <w:tr w:rsidR="00FF7F9A" w:rsidRPr="00FF7F9A" w14:paraId="6DDE6DA7" w14:textId="77777777" w:rsidTr="00EF3281">
        <w:trPr>
          <w:trHeight w:val="20"/>
          <w:jc w:val="center"/>
        </w:trPr>
        <w:tc>
          <w:tcPr>
            <w:tcW w:w="1094" w:type="dxa"/>
          </w:tcPr>
          <w:p w14:paraId="35314072" w14:textId="10F8AA4F" w:rsidR="00FF7F9A" w:rsidRPr="00FF7F9A" w:rsidRDefault="002328C4" w:rsidP="00FF7F9A">
            <w:pPr>
              <w:rPr>
                <w:rFonts w:ascii="Arial" w:hAnsi="Arial" w:cs="Arial"/>
                <w:sz w:val="14"/>
                <w:szCs w:val="14"/>
              </w:rPr>
            </w:pPr>
            <w:hyperlink r:id="rId2714" w:history="1">
              <w:r w:rsidR="004371F4">
                <w:rPr>
                  <w:rStyle w:val="Hyperlink"/>
                  <w:rFonts w:ascii="Arial" w:hAnsi="Arial" w:cs="Arial"/>
                  <w:sz w:val="14"/>
                  <w:szCs w:val="14"/>
                </w:rPr>
                <w:t>R1-2200910</w:t>
              </w:r>
            </w:hyperlink>
          </w:p>
        </w:tc>
        <w:tc>
          <w:tcPr>
            <w:tcW w:w="2646" w:type="dxa"/>
          </w:tcPr>
          <w:p w14:paraId="3D821C4C" w14:textId="3D0C34A9" w:rsidR="00FF7F9A" w:rsidRPr="00FF7F9A" w:rsidRDefault="00FF7F9A" w:rsidP="00FF7F9A">
            <w:pPr>
              <w:rPr>
                <w:rFonts w:ascii="Arial" w:hAnsi="Arial" w:cs="Arial"/>
                <w:sz w:val="14"/>
                <w:szCs w:val="14"/>
              </w:rPr>
            </w:pPr>
            <w:r w:rsidRPr="00FF7F9A">
              <w:rPr>
                <w:rFonts w:ascii="Arial" w:hAnsi="Arial" w:cs="Arial"/>
                <w:sz w:val="14"/>
                <w:szCs w:val="14"/>
              </w:rPr>
              <w:t>Further reply LS on R17 NR MG enhancements – Concurrent MG</w:t>
            </w:r>
          </w:p>
        </w:tc>
        <w:tc>
          <w:tcPr>
            <w:tcW w:w="1583" w:type="dxa"/>
          </w:tcPr>
          <w:p w14:paraId="43846301" w14:textId="184D0373" w:rsidR="00FF7F9A" w:rsidRPr="00FF7F9A" w:rsidRDefault="00FF7F9A" w:rsidP="00FF7F9A">
            <w:pPr>
              <w:rPr>
                <w:rFonts w:ascii="Arial" w:hAnsi="Arial" w:cs="Arial"/>
                <w:sz w:val="14"/>
                <w:szCs w:val="14"/>
              </w:rPr>
            </w:pPr>
            <w:r w:rsidRPr="00FF7F9A">
              <w:rPr>
                <w:rFonts w:ascii="Arial" w:hAnsi="Arial" w:cs="Arial"/>
                <w:sz w:val="14"/>
                <w:szCs w:val="14"/>
              </w:rPr>
              <w:t>RAN4, MediaTek inc.</w:t>
            </w:r>
          </w:p>
        </w:tc>
        <w:tc>
          <w:tcPr>
            <w:tcW w:w="909" w:type="dxa"/>
          </w:tcPr>
          <w:p w14:paraId="48D6FD92" w14:textId="5D8A1443"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Rel-17</w:t>
            </w:r>
          </w:p>
        </w:tc>
        <w:tc>
          <w:tcPr>
            <w:tcW w:w="2600" w:type="dxa"/>
          </w:tcPr>
          <w:p w14:paraId="7ACAAC91" w14:textId="1538451B"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NR_MG_enh-Core</w:t>
            </w:r>
          </w:p>
        </w:tc>
        <w:tc>
          <w:tcPr>
            <w:tcW w:w="1065" w:type="dxa"/>
          </w:tcPr>
          <w:p w14:paraId="4C4B3168" w14:textId="2ABFCC77" w:rsidR="00FF7F9A" w:rsidRPr="00FF7F9A" w:rsidRDefault="00FF7F9A" w:rsidP="00FF7F9A">
            <w:pPr>
              <w:rPr>
                <w:rFonts w:ascii="Arial" w:hAnsi="Arial" w:cs="Arial"/>
                <w:sz w:val="14"/>
                <w:szCs w:val="14"/>
              </w:rPr>
            </w:pPr>
            <w:r w:rsidRPr="00FF7F9A">
              <w:rPr>
                <w:rFonts w:ascii="Arial" w:hAnsi="Arial" w:cs="Arial"/>
                <w:sz w:val="14"/>
                <w:szCs w:val="14"/>
              </w:rPr>
              <w:t>R2-2111601</w:t>
            </w:r>
          </w:p>
        </w:tc>
        <w:tc>
          <w:tcPr>
            <w:tcW w:w="994" w:type="dxa"/>
          </w:tcPr>
          <w:p w14:paraId="7BB350FF" w14:textId="1B13B8CA" w:rsidR="00FF7F9A" w:rsidRPr="00FF7F9A" w:rsidRDefault="00FF7F9A" w:rsidP="00FF7F9A">
            <w:pPr>
              <w:rPr>
                <w:rFonts w:ascii="Arial" w:hAnsi="Arial" w:cs="Arial"/>
                <w:sz w:val="14"/>
                <w:szCs w:val="14"/>
              </w:rPr>
            </w:pPr>
            <w:r w:rsidRPr="00FF7F9A">
              <w:rPr>
                <w:rFonts w:ascii="Arial" w:hAnsi="Arial" w:cs="Arial"/>
                <w:sz w:val="14"/>
                <w:szCs w:val="14"/>
              </w:rPr>
              <w:t>RAN2</w:t>
            </w:r>
          </w:p>
        </w:tc>
        <w:tc>
          <w:tcPr>
            <w:tcW w:w="994" w:type="dxa"/>
          </w:tcPr>
          <w:p w14:paraId="29374E42" w14:textId="5EA4E2C4" w:rsidR="00FF7F9A" w:rsidRPr="00FF7F9A" w:rsidRDefault="00FF7F9A" w:rsidP="00FF7F9A">
            <w:pPr>
              <w:rPr>
                <w:rFonts w:ascii="Arial" w:hAnsi="Arial" w:cs="Arial"/>
                <w:sz w:val="14"/>
                <w:szCs w:val="14"/>
              </w:rPr>
            </w:pPr>
            <w:r w:rsidRPr="00FF7F9A">
              <w:rPr>
                <w:rFonts w:ascii="Arial" w:hAnsi="Arial" w:cs="Arial"/>
                <w:sz w:val="14"/>
                <w:szCs w:val="14"/>
              </w:rPr>
              <w:t>RAN1</w:t>
            </w:r>
          </w:p>
        </w:tc>
        <w:tc>
          <w:tcPr>
            <w:tcW w:w="1120" w:type="dxa"/>
          </w:tcPr>
          <w:p w14:paraId="49C20B20" w14:textId="769C5AAF" w:rsidR="00FF7F9A" w:rsidRPr="00FF7F9A" w:rsidRDefault="00FF7F9A" w:rsidP="00FF7F9A">
            <w:pPr>
              <w:rPr>
                <w:rFonts w:ascii="Arial" w:hAnsi="Arial" w:cs="Arial"/>
                <w:sz w:val="14"/>
                <w:szCs w:val="14"/>
              </w:rPr>
            </w:pPr>
            <w:r w:rsidRPr="00FF7F9A">
              <w:rPr>
                <w:rFonts w:ascii="Arial" w:hAnsi="Arial" w:cs="Arial"/>
                <w:sz w:val="14"/>
                <w:szCs w:val="14"/>
              </w:rPr>
              <w:t>R4-2202604</w:t>
            </w:r>
          </w:p>
        </w:tc>
        <w:tc>
          <w:tcPr>
            <w:tcW w:w="1062" w:type="dxa"/>
          </w:tcPr>
          <w:p w14:paraId="3431999A" w14:textId="77777777" w:rsidR="00FF7F9A" w:rsidRPr="00FF7F9A" w:rsidRDefault="00FF7F9A" w:rsidP="00FF7F9A">
            <w:pPr>
              <w:rPr>
                <w:rFonts w:ascii="Arial" w:hAnsi="Arial" w:cs="Arial"/>
                <w:sz w:val="14"/>
                <w:szCs w:val="14"/>
              </w:rPr>
            </w:pPr>
          </w:p>
        </w:tc>
      </w:tr>
      <w:tr w:rsidR="00FF7F9A" w:rsidRPr="00FF7F9A" w14:paraId="24226BD3" w14:textId="77777777" w:rsidTr="00EF3281">
        <w:trPr>
          <w:trHeight w:val="20"/>
          <w:jc w:val="center"/>
        </w:trPr>
        <w:tc>
          <w:tcPr>
            <w:tcW w:w="1094" w:type="dxa"/>
          </w:tcPr>
          <w:p w14:paraId="09218F2A" w14:textId="111652EB" w:rsidR="00FF7F9A" w:rsidRPr="00FF7F9A" w:rsidRDefault="002328C4" w:rsidP="00FF7F9A">
            <w:pPr>
              <w:rPr>
                <w:rFonts w:ascii="Arial" w:hAnsi="Arial" w:cs="Arial"/>
                <w:sz w:val="14"/>
                <w:szCs w:val="14"/>
              </w:rPr>
            </w:pPr>
            <w:hyperlink r:id="rId2715" w:history="1">
              <w:r w:rsidR="004371F4">
                <w:rPr>
                  <w:rStyle w:val="Hyperlink"/>
                  <w:rFonts w:ascii="Arial" w:hAnsi="Arial" w:cs="Arial"/>
                  <w:sz w:val="14"/>
                  <w:szCs w:val="14"/>
                </w:rPr>
                <w:t>R1-2200911</w:t>
              </w:r>
            </w:hyperlink>
          </w:p>
        </w:tc>
        <w:tc>
          <w:tcPr>
            <w:tcW w:w="2646" w:type="dxa"/>
          </w:tcPr>
          <w:p w14:paraId="677DFC85" w14:textId="7C24105B" w:rsidR="00FF7F9A" w:rsidRPr="00FF7F9A" w:rsidRDefault="00FF7F9A" w:rsidP="00FF7F9A">
            <w:pPr>
              <w:rPr>
                <w:rFonts w:ascii="Arial" w:hAnsi="Arial" w:cs="Arial"/>
                <w:sz w:val="14"/>
                <w:szCs w:val="14"/>
              </w:rPr>
            </w:pPr>
            <w:r w:rsidRPr="00FF7F9A">
              <w:rPr>
                <w:rFonts w:ascii="Arial" w:hAnsi="Arial" w:cs="Arial"/>
                <w:sz w:val="14"/>
                <w:szCs w:val="14"/>
              </w:rPr>
              <w:t>LS on R17 MG enhancement - NCSG</w:t>
            </w:r>
          </w:p>
        </w:tc>
        <w:tc>
          <w:tcPr>
            <w:tcW w:w="1583" w:type="dxa"/>
          </w:tcPr>
          <w:p w14:paraId="674D7858" w14:textId="0E946780" w:rsidR="00FF7F9A" w:rsidRPr="00FF7F9A" w:rsidRDefault="00FF7F9A" w:rsidP="00FF7F9A">
            <w:pPr>
              <w:rPr>
                <w:rFonts w:ascii="Arial" w:hAnsi="Arial" w:cs="Arial"/>
                <w:sz w:val="14"/>
                <w:szCs w:val="14"/>
              </w:rPr>
            </w:pPr>
            <w:r w:rsidRPr="00FF7F9A">
              <w:rPr>
                <w:rFonts w:ascii="Arial" w:hAnsi="Arial" w:cs="Arial"/>
                <w:sz w:val="14"/>
                <w:szCs w:val="14"/>
              </w:rPr>
              <w:t>RAN4, Apple</w:t>
            </w:r>
          </w:p>
        </w:tc>
        <w:tc>
          <w:tcPr>
            <w:tcW w:w="909" w:type="dxa"/>
          </w:tcPr>
          <w:p w14:paraId="220EB5BE" w14:textId="6E535777"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Rel-17</w:t>
            </w:r>
          </w:p>
        </w:tc>
        <w:tc>
          <w:tcPr>
            <w:tcW w:w="2600" w:type="dxa"/>
          </w:tcPr>
          <w:p w14:paraId="295EF179" w14:textId="0E4F5264"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NR_MG_enh-Core</w:t>
            </w:r>
          </w:p>
        </w:tc>
        <w:tc>
          <w:tcPr>
            <w:tcW w:w="1065" w:type="dxa"/>
          </w:tcPr>
          <w:p w14:paraId="3A627251" w14:textId="77777777" w:rsidR="00FF7F9A" w:rsidRPr="00FF7F9A" w:rsidRDefault="00FF7F9A" w:rsidP="00FF7F9A">
            <w:pPr>
              <w:rPr>
                <w:rFonts w:ascii="Arial" w:hAnsi="Arial" w:cs="Arial"/>
                <w:sz w:val="14"/>
                <w:szCs w:val="14"/>
              </w:rPr>
            </w:pPr>
          </w:p>
        </w:tc>
        <w:tc>
          <w:tcPr>
            <w:tcW w:w="994" w:type="dxa"/>
          </w:tcPr>
          <w:p w14:paraId="6DC87294" w14:textId="14187802" w:rsidR="00FF7F9A" w:rsidRPr="00FF7F9A" w:rsidRDefault="00FF7F9A" w:rsidP="00FF7F9A">
            <w:pPr>
              <w:rPr>
                <w:rFonts w:ascii="Arial" w:hAnsi="Arial" w:cs="Arial"/>
                <w:sz w:val="14"/>
                <w:szCs w:val="14"/>
                <w:lang w:val="fr-FR"/>
              </w:rPr>
            </w:pPr>
            <w:r w:rsidRPr="00FF7F9A">
              <w:rPr>
                <w:rFonts w:ascii="Arial" w:hAnsi="Arial" w:cs="Arial"/>
                <w:sz w:val="14"/>
                <w:szCs w:val="14"/>
              </w:rPr>
              <w:t>RAN2</w:t>
            </w:r>
          </w:p>
        </w:tc>
        <w:tc>
          <w:tcPr>
            <w:tcW w:w="994" w:type="dxa"/>
          </w:tcPr>
          <w:p w14:paraId="3DE079D9" w14:textId="09C0A89D" w:rsidR="00FF7F9A" w:rsidRPr="00FF7F9A" w:rsidRDefault="00FF7F9A" w:rsidP="00FF7F9A">
            <w:pPr>
              <w:rPr>
                <w:rFonts w:ascii="Arial" w:hAnsi="Arial" w:cs="Arial"/>
                <w:sz w:val="14"/>
                <w:szCs w:val="14"/>
              </w:rPr>
            </w:pPr>
            <w:r w:rsidRPr="00FF7F9A">
              <w:rPr>
                <w:rFonts w:ascii="Arial" w:hAnsi="Arial" w:cs="Arial"/>
                <w:sz w:val="14"/>
                <w:szCs w:val="14"/>
              </w:rPr>
              <w:t>RAN1</w:t>
            </w:r>
          </w:p>
        </w:tc>
        <w:tc>
          <w:tcPr>
            <w:tcW w:w="1120" w:type="dxa"/>
          </w:tcPr>
          <w:p w14:paraId="67AF4AD4" w14:textId="3F11583E" w:rsidR="00FF7F9A" w:rsidRPr="00FF7F9A" w:rsidRDefault="00FF7F9A" w:rsidP="00FF7F9A">
            <w:pPr>
              <w:rPr>
                <w:rFonts w:ascii="Arial" w:hAnsi="Arial" w:cs="Arial"/>
                <w:sz w:val="14"/>
                <w:szCs w:val="14"/>
              </w:rPr>
            </w:pPr>
            <w:r w:rsidRPr="00FF7F9A">
              <w:rPr>
                <w:rFonts w:ascii="Arial" w:hAnsi="Arial" w:cs="Arial"/>
                <w:sz w:val="14"/>
                <w:szCs w:val="14"/>
              </w:rPr>
              <w:t>R4-2202626</w:t>
            </w:r>
          </w:p>
        </w:tc>
        <w:tc>
          <w:tcPr>
            <w:tcW w:w="1062" w:type="dxa"/>
          </w:tcPr>
          <w:p w14:paraId="4AD68E6B" w14:textId="77777777" w:rsidR="00FF7F9A" w:rsidRPr="00FF7F9A" w:rsidRDefault="00FF7F9A" w:rsidP="00FF7F9A">
            <w:pPr>
              <w:rPr>
                <w:rFonts w:ascii="Arial" w:hAnsi="Arial" w:cs="Arial"/>
                <w:sz w:val="14"/>
                <w:szCs w:val="14"/>
              </w:rPr>
            </w:pPr>
          </w:p>
        </w:tc>
      </w:tr>
      <w:tr w:rsidR="00FF7F9A" w:rsidRPr="00FF7F9A" w14:paraId="2D8EC529" w14:textId="77777777" w:rsidTr="00EF3281">
        <w:trPr>
          <w:trHeight w:val="20"/>
          <w:jc w:val="center"/>
        </w:trPr>
        <w:tc>
          <w:tcPr>
            <w:tcW w:w="1094" w:type="dxa"/>
          </w:tcPr>
          <w:p w14:paraId="578F4608" w14:textId="3A3F02F3" w:rsidR="00FF7F9A" w:rsidRPr="00FF7F9A" w:rsidRDefault="002328C4" w:rsidP="00FF7F9A">
            <w:pPr>
              <w:rPr>
                <w:rFonts w:ascii="Arial" w:hAnsi="Arial" w:cs="Arial"/>
                <w:sz w:val="14"/>
                <w:szCs w:val="14"/>
              </w:rPr>
            </w:pPr>
            <w:hyperlink r:id="rId2716" w:history="1">
              <w:r w:rsidR="004371F4">
                <w:rPr>
                  <w:rStyle w:val="Hyperlink"/>
                  <w:rFonts w:ascii="Arial" w:hAnsi="Arial" w:cs="Arial"/>
                  <w:sz w:val="14"/>
                  <w:szCs w:val="14"/>
                </w:rPr>
                <w:t>R1-2200912</w:t>
              </w:r>
            </w:hyperlink>
          </w:p>
        </w:tc>
        <w:tc>
          <w:tcPr>
            <w:tcW w:w="2646" w:type="dxa"/>
          </w:tcPr>
          <w:p w14:paraId="2E7E8C94" w14:textId="32FD7106" w:rsidR="00FF7F9A" w:rsidRPr="00FF7F9A" w:rsidRDefault="00FF7F9A" w:rsidP="00FF7F9A">
            <w:pPr>
              <w:rPr>
                <w:rFonts w:ascii="Arial" w:hAnsi="Arial" w:cs="Arial"/>
                <w:sz w:val="14"/>
                <w:szCs w:val="14"/>
              </w:rPr>
            </w:pPr>
            <w:r w:rsidRPr="00FF7F9A">
              <w:rPr>
                <w:rFonts w:ascii="Arial" w:hAnsi="Arial" w:cs="Arial"/>
                <w:sz w:val="14"/>
                <w:szCs w:val="14"/>
              </w:rPr>
              <w:t>LS on DRX cycle used in PRS measurement in RRC_INACTIVE state</w:t>
            </w:r>
          </w:p>
        </w:tc>
        <w:tc>
          <w:tcPr>
            <w:tcW w:w="1583" w:type="dxa"/>
          </w:tcPr>
          <w:p w14:paraId="47E3E447" w14:textId="3FE5BAF6" w:rsidR="00FF7F9A" w:rsidRPr="00FF7F9A" w:rsidRDefault="00FF7F9A" w:rsidP="00FF7F9A">
            <w:pPr>
              <w:rPr>
                <w:rFonts w:ascii="Arial" w:hAnsi="Arial" w:cs="Arial"/>
                <w:sz w:val="14"/>
                <w:szCs w:val="14"/>
              </w:rPr>
            </w:pPr>
            <w:r w:rsidRPr="00FF7F9A">
              <w:rPr>
                <w:rFonts w:ascii="Arial" w:hAnsi="Arial" w:cs="Arial"/>
                <w:sz w:val="14"/>
                <w:szCs w:val="14"/>
              </w:rPr>
              <w:t>RAN4, Qualcomm</w:t>
            </w:r>
          </w:p>
        </w:tc>
        <w:tc>
          <w:tcPr>
            <w:tcW w:w="909" w:type="dxa"/>
          </w:tcPr>
          <w:p w14:paraId="0CB961D2" w14:textId="6B4249A7"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Rel-17</w:t>
            </w:r>
          </w:p>
        </w:tc>
        <w:tc>
          <w:tcPr>
            <w:tcW w:w="2600" w:type="dxa"/>
          </w:tcPr>
          <w:p w14:paraId="3EEA6997" w14:textId="69108726" w:rsidR="00FF7F9A" w:rsidRPr="00FF7F9A" w:rsidRDefault="00FF7F9A" w:rsidP="00FF7F9A">
            <w:pPr>
              <w:rPr>
                <w:rStyle w:val="Hyperlink"/>
                <w:rFonts w:ascii="Arial" w:hAnsi="Arial" w:cs="Arial"/>
                <w:bCs/>
                <w:color w:val="auto"/>
                <w:sz w:val="14"/>
                <w:szCs w:val="14"/>
                <w:u w:val="none"/>
                <w:lang w:val="fr-FR"/>
              </w:rPr>
            </w:pPr>
            <w:r w:rsidRPr="00FF7F9A">
              <w:rPr>
                <w:rFonts w:ascii="Arial" w:hAnsi="Arial" w:cs="Arial"/>
                <w:sz w:val="14"/>
                <w:szCs w:val="14"/>
              </w:rPr>
              <w:t>NR_pos_enh-Core</w:t>
            </w:r>
          </w:p>
        </w:tc>
        <w:tc>
          <w:tcPr>
            <w:tcW w:w="1065" w:type="dxa"/>
          </w:tcPr>
          <w:p w14:paraId="41E19774" w14:textId="77777777" w:rsidR="00FF7F9A" w:rsidRPr="00FF7F9A" w:rsidRDefault="00FF7F9A" w:rsidP="00FF7F9A">
            <w:pPr>
              <w:rPr>
                <w:rFonts w:ascii="Arial" w:hAnsi="Arial" w:cs="Arial"/>
                <w:sz w:val="14"/>
                <w:szCs w:val="14"/>
              </w:rPr>
            </w:pPr>
          </w:p>
        </w:tc>
        <w:tc>
          <w:tcPr>
            <w:tcW w:w="994" w:type="dxa"/>
          </w:tcPr>
          <w:p w14:paraId="067C0F91" w14:textId="3A1DA3D5" w:rsidR="00FF7F9A" w:rsidRPr="00FF7F9A" w:rsidRDefault="00FF7F9A" w:rsidP="00FF7F9A">
            <w:pPr>
              <w:rPr>
                <w:rFonts w:ascii="Arial" w:hAnsi="Arial" w:cs="Arial"/>
                <w:sz w:val="14"/>
                <w:szCs w:val="14"/>
                <w:lang w:val="fr-FR"/>
              </w:rPr>
            </w:pPr>
            <w:r w:rsidRPr="00FF7F9A">
              <w:rPr>
                <w:rFonts w:ascii="Arial" w:hAnsi="Arial" w:cs="Arial"/>
                <w:sz w:val="14"/>
                <w:szCs w:val="14"/>
              </w:rPr>
              <w:t>RAN2, RAN3</w:t>
            </w:r>
          </w:p>
        </w:tc>
        <w:tc>
          <w:tcPr>
            <w:tcW w:w="994" w:type="dxa"/>
          </w:tcPr>
          <w:p w14:paraId="606DD9A8" w14:textId="1E22F2DB" w:rsidR="00FF7F9A" w:rsidRPr="00FF7F9A" w:rsidRDefault="00FF7F9A" w:rsidP="00FF7F9A">
            <w:pPr>
              <w:rPr>
                <w:rFonts w:ascii="Arial" w:hAnsi="Arial" w:cs="Arial"/>
                <w:sz w:val="14"/>
                <w:szCs w:val="14"/>
              </w:rPr>
            </w:pPr>
            <w:r w:rsidRPr="00FF7F9A">
              <w:rPr>
                <w:rFonts w:ascii="Arial" w:hAnsi="Arial" w:cs="Arial"/>
                <w:sz w:val="14"/>
                <w:szCs w:val="14"/>
              </w:rPr>
              <w:t>RAN1</w:t>
            </w:r>
          </w:p>
        </w:tc>
        <w:tc>
          <w:tcPr>
            <w:tcW w:w="1120" w:type="dxa"/>
          </w:tcPr>
          <w:p w14:paraId="7143F3C5" w14:textId="3DCB722F" w:rsidR="00FF7F9A" w:rsidRPr="00FF7F9A" w:rsidRDefault="00FF7F9A" w:rsidP="00FF7F9A">
            <w:pPr>
              <w:rPr>
                <w:rFonts w:ascii="Arial" w:hAnsi="Arial" w:cs="Arial"/>
                <w:sz w:val="14"/>
                <w:szCs w:val="14"/>
              </w:rPr>
            </w:pPr>
            <w:r w:rsidRPr="00FF7F9A">
              <w:rPr>
                <w:rFonts w:ascii="Arial" w:hAnsi="Arial" w:cs="Arial"/>
                <w:sz w:val="14"/>
                <w:szCs w:val="14"/>
              </w:rPr>
              <w:t>R4-2202686</w:t>
            </w:r>
          </w:p>
        </w:tc>
        <w:tc>
          <w:tcPr>
            <w:tcW w:w="1062" w:type="dxa"/>
          </w:tcPr>
          <w:p w14:paraId="56EBC26D" w14:textId="77777777" w:rsidR="00FF7F9A" w:rsidRPr="00FF7F9A" w:rsidRDefault="00FF7F9A" w:rsidP="00FF7F9A">
            <w:pPr>
              <w:rPr>
                <w:rFonts w:ascii="Arial" w:hAnsi="Arial" w:cs="Arial"/>
                <w:sz w:val="14"/>
                <w:szCs w:val="14"/>
              </w:rPr>
            </w:pPr>
          </w:p>
        </w:tc>
      </w:tr>
      <w:tr w:rsidR="00FF7F9A" w:rsidRPr="00FF7F9A" w14:paraId="6931A7ED" w14:textId="77777777" w:rsidTr="00EF3281">
        <w:trPr>
          <w:trHeight w:val="20"/>
          <w:jc w:val="center"/>
        </w:trPr>
        <w:tc>
          <w:tcPr>
            <w:tcW w:w="1094" w:type="dxa"/>
          </w:tcPr>
          <w:p w14:paraId="592E8F82" w14:textId="4CAA0506" w:rsidR="00FF7F9A" w:rsidRPr="00FF7F9A" w:rsidRDefault="002328C4" w:rsidP="00FF7F9A">
            <w:pPr>
              <w:rPr>
                <w:rFonts w:ascii="Arial" w:hAnsi="Arial" w:cs="Arial"/>
                <w:sz w:val="14"/>
                <w:szCs w:val="14"/>
              </w:rPr>
            </w:pPr>
            <w:hyperlink r:id="rId2717" w:history="1">
              <w:r w:rsidR="004371F4">
                <w:rPr>
                  <w:rStyle w:val="Hyperlink"/>
                  <w:rFonts w:ascii="Arial" w:hAnsi="Arial" w:cs="Arial"/>
                  <w:sz w:val="14"/>
                  <w:szCs w:val="14"/>
                </w:rPr>
                <w:t>R1-2200913</w:t>
              </w:r>
            </w:hyperlink>
          </w:p>
        </w:tc>
        <w:tc>
          <w:tcPr>
            <w:tcW w:w="2646" w:type="dxa"/>
          </w:tcPr>
          <w:p w14:paraId="6A44515B" w14:textId="27CCBF5A" w:rsidR="00FF7F9A" w:rsidRPr="00FF7F9A" w:rsidRDefault="00FF7F9A" w:rsidP="00FF7F9A">
            <w:pPr>
              <w:rPr>
                <w:rFonts w:ascii="Arial" w:hAnsi="Arial" w:cs="Arial"/>
                <w:sz w:val="14"/>
                <w:szCs w:val="14"/>
              </w:rPr>
            </w:pPr>
            <w:r w:rsidRPr="00FF7F9A">
              <w:rPr>
                <w:rFonts w:ascii="Arial" w:hAnsi="Arial" w:cs="Arial"/>
                <w:sz w:val="14"/>
                <w:szCs w:val="14"/>
              </w:rPr>
              <w:t>LS on signalings for enabling RLM and BFD relaxation in R17 UE power saving</w:t>
            </w:r>
          </w:p>
        </w:tc>
        <w:tc>
          <w:tcPr>
            <w:tcW w:w="1583" w:type="dxa"/>
          </w:tcPr>
          <w:p w14:paraId="59F1F5CF" w14:textId="74D5974A" w:rsidR="00FF7F9A" w:rsidRPr="00FF7F9A" w:rsidRDefault="00FF7F9A" w:rsidP="00FF7F9A">
            <w:pPr>
              <w:rPr>
                <w:rFonts w:ascii="Arial" w:hAnsi="Arial" w:cs="Arial"/>
                <w:sz w:val="14"/>
                <w:szCs w:val="14"/>
              </w:rPr>
            </w:pPr>
            <w:r w:rsidRPr="00FF7F9A">
              <w:rPr>
                <w:rFonts w:ascii="Arial" w:hAnsi="Arial" w:cs="Arial"/>
                <w:sz w:val="14"/>
                <w:szCs w:val="14"/>
              </w:rPr>
              <w:t>RAN4, vivo</w:t>
            </w:r>
          </w:p>
        </w:tc>
        <w:tc>
          <w:tcPr>
            <w:tcW w:w="909" w:type="dxa"/>
          </w:tcPr>
          <w:p w14:paraId="326FF9AA" w14:textId="4119E98B"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Rel-17</w:t>
            </w:r>
          </w:p>
        </w:tc>
        <w:tc>
          <w:tcPr>
            <w:tcW w:w="2600" w:type="dxa"/>
          </w:tcPr>
          <w:p w14:paraId="0CC9C514" w14:textId="1A21567C" w:rsidR="00FF7F9A" w:rsidRPr="00FF7F9A" w:rsidRDefault="00FF7F9A" w:rsidP="00FF7F9A">
            <w:pPr>
              <w:rPr>
                <w:rStyle w:val="Hyperlink"/>
                <w:rFonts w:ascii="Arial" w:hAnsi="Arial" w:cs="Arial"/>
                <w:bCs/>
                <w:color w:val="auto"/>
                <w:sz w:val="14"/>
                <w:szCs w:val="14"/>
                <w:u w:val="none"/>
              </w:rPr>
            </w:pPr>
            <w:r w:rsidRPr="00FF7F9A">
              <w:rPr>
                <w:rFonts w:ascii="Arial" w:hAnsi="Arial" w:cs="Arial"/>
                <w:sz w:val="14"/>
                <w:szCs w:val="14"/>
              </w:rPr>
              <w:t>NR_UE_pow_sav_enh-Core</w:t>
            </w:r>
          </w:p>
        </w:tc>
        <w:tc>
          <w:tcPr>
            <w:tcW w:w="1065" w:type="dxa"/>
          </w:tcPr>
          <w:p w14:paraId="339A4D55" w14:textId="77777777" w:rsidR="00FF7F9A" w:rsidRPr="00FF7F9A" w:rsidRDefault="00FF7F9A" w:rsidP="00FF7F9A">
            <w:pPr>
              <w:rPr>
                <w:rFonts w:ascii="Arial" w:hAnsi="Arial" w:cs="Arial"/>
                <w:sz w:val="14"/>
                <w:szCs w:val="14"/>
              </w:rPr>
            </w:pPr>
          </w:p>
        </w:tc>
        <w:tc>
          <w:tcPr>
            <w:tcW w:w="994" w:type="dxa"/>
          </w:tcPr>
          <w:p w14:paraId="41959124" w14:textId="0BFF967C" w:rsidR="00FF7F9A" w:rsidRPr="00FF7F9A" w:rsidRDefault="00FF7F9A" w:rsidP="00FF7F9A">
            <w:pPr>
              <w:rPr>
                <w:rFonts w:ascii="Arial" w:hAnsi="Arial" w:cs="Arial"/>
                <w:sz w:val="14"/>
                <w:szCs w:val="14"/>
                <w:lang w:val="fr-FR"/>
              </w:rPr>
            </w:pPr>
            <w:r w:rsidRPr="00FF7F9A">
              <w:rPr>
                <w:rFonts w:ascii="Arial" w:hAnsi="Arial" w:cs="Arial"/>
                <w:sz w:val="14"/>
                <w:szCs w:val="14"/>
              </w:rPr>
              <w:t>RAN2</w:t>
            </w:r>
          </w:p>
        </w:tc>
        <w:tc>
          <w:tcPr>
            <w:tcW w:w="994" w:type="dxa"/>
          </w:tcPr>
          <w:p w14:paraId="21EDF510" w14:textId="673CD8CE" w:rsidR="00FF7F9A" w:rsidRPr="00FF7F9A" w:rsidRDefault="00FF7F9A" w:rsidP="00FF7F9A">
            <w:pPr>
              <w:rPr>
                <w:rFonts w:ascii="Arial" w:hAnsi="Arial" w:cs="Arial"/>
                <w:sz w:val="14"/>
                <w:szCs w:val="14"/>
              </w:rPr>
            </w:pPr>
            <w:r w:rsidRPr="00FF7F9A">
              <w:rPr>
                <w:rFonts w:ascii="Arial" w:hAnsi="Arial" w:cs="Arial"/>
                <w:sz w:val="14"/>
                <w:szCs w:val="14"/>
              </w:rPr>
              <w:t>RAN1</w:t>
            </w:r>
          </w:p>
        </w:tc>
        <w:tc>
          <w:tcPr>
            <w:tcW w:w="1120" w:type="dxa"/>
          </w:tcPr>
          <w:p w14:paraId="40DF1844" w14:textId="245634CC" w:rsidR="00FF7F9A" w:rsidRPr="00FF7F9A" w:rsidRDefault="00FF7F9A" w:rsidP="00FF7F9A">
            <w:pPr>
              <w:rPr>
                <w:rFonts w:ascii="Arial" w:hAnsi="Arial" w:cs="Arial"/>
                <w:sz w:val="14"/>
                <w:szCs w:val="14"/>
              </w:rPr>
            </w:pPr>
            <w:r w:rsidRPr="00FF7F9A">
              <w:rPr>
                <w:rFonts w:ascii="Arial" w:hAnsi="Arial" w:cs="Arial"/>
                <w:sz w:val="14"/>
                <w:szCs w:val="14"/>
              </w:rPr>
              <w:t>R4-2202769</w:t>
            </w:r>
          </w:p>
        </w:tc>
        <w:tc>
          <w:tcPr>
            <w:tcW w:w="1062" w:type="dxa"/>
          </w:tcPr>
          <w:p w14:paraId="49B2BE0C" w14:textId="77777777" w:rsidR="00FF7F9A" w:rsidRPr="00FF7F9A" w:rsidRDefault="00FF7F9A" w:rsidP="00FF7F9A">
            <w:pPr>
              <w:rPr>
                <w:rFonts w:ascii="Arial" w:hAnsi="Arial" w:cs="Arial"/>
                <w:sz w:val="14"/>
                <w:szCs w:val="14"/>
              </w:rPr>
            </w:pPr>
          </w:p>
        </w:tc>
      </w:tr>
      <w:tr w:rsidR="00FF7F9A" w:rsidRPr="00FF7F9A" w14:paraId="594980F7" w14:textId="77777777" w:rsidTr="00EF3281">
        <w:trPr>
          <w:trHeight w:val="20"/>
          <w:jc w:val="center"/>
        </w:trPr>
        <w:tc>
          <w:tcPr>
            <w:tcW w:w="1094" w:type="dxa"/>
            <w:shd w:val="clear" w:color="auto" w:fill="auto"/>
          </w:tcPr>
          <w:p w14:paraId="31041992" w14:textId="104EECD1" w:rsidR="00FF7F9A" w:rsidRPr="00FF7F9A" w:rsidRDefault="002328C4" w:rsidP="00FF7F9A">
            <w:pPr>
              <w:rPr>
                <w:rFonts w:ascii="Arial" w:hAnsi="Arial" w:cs="Arial"/>
                <w:bCs/>
                <w:sz w:val="14"/>
                <w:szCs w:val="14"/>
              </w:rPr>
            </w:pPr>
            <w:hyperlink r:id="rId2718" w:history="1">
              <w:r w:rsidR="004371F4">
                <w:rPr>
                  <w:rStyle w:val="Hyperlink"/>
                  <w:rFonts w:ascii="Arial" w:hAnsi="Arial" w:cs="Arial"/>
                  <w:sz w:val="14"/>
                  <w:szCs w:val="14"/>
                </w:rPr>
                <w:t>R1-2202588</w:t>
              </w:r>
            </w:hyperlink>
          </w:p>
        </w:tc>
        <w:tc>
          <w:tcPr>
            <w:tcW w:w="2646" w:type="dxa"/>
            <w:shd w:val="clear" w:color="auto" w:fill="auto"/>
          </w:tcPr>
          <w:p w14:paraId="0555D427" w14:textId="62A43DB1" w:rsidR="00FF7F9A" w:rsidRPr="00FF7F9A" w:rsidRDefault="00FF7F9A" w:rsidP="00FF7F9A">
            <w:pPr>
              <w:rPr>
                <w:rFonts w:ascii="Arial" w:hAnsi="Arial" w:cs="Arial"/>
                <w:bCs/>
                <w:sz w:val="14"/>
                <w:szCs w:val="14"/>
              </w:rPr>
            </w:pPr>
            <w:r w:rsidRPr="00FF7F9A">
              <w:rPr>
                <w:rFonts w:ascii="Arial" w:hAnsi="Arial" w:cs="Arial"/>
                <w:sz w:val="14"/>
                <w:szCs w:val="14"/>
              </w:rPr>
              <w:t>Reply LS on Rel-17 RAN1 and RAN4 feature list</w:t>
            </w:r>
          </w:p>
        </w:tc>
        <w:tc>
          <w:tcPr>
            <w:tcW w:w="1583" w:type="dxa"/>
            <w:shd w:val="clear" w:color="auto" w:fill="auto"/>
          </w:tcPr>
          <w:p w14:paraId="48B8950A" w14:textId="51DF9221" w:rsidR="00FF7F9A" w:rsidRPr="00FF7F9A" w:rsidRDefault="00FF7F9A" w:rsidP="00FF7F9A">
            <w:pPr>
              <w:rPr>
                <w:rFonts w:ascii="Arial" w:hAnsi="Arial" w:cs="Arial"/>
                <w:bCs/>
                <w:sz w:val="14"/>
                <w:szCs w:val="14"/>
              </w:rPr>
            </w:pPr>
            <w:r w:rsidRPr="00FF7F9A">
              <w:rPr>
                <w:rFonts w:ascii="Arial" w:hAnsi="Arial" w:cs="Arial"/>
                <w:sz w:val="14"/>
                <w:szCs w:val="14"/>
              </w:rPr>
              <w:t>RAN2, Intel</w:t>
            </w:r>
          </w:p>
        </w:tc>
        <w:tc>
          <w:tcPr>
            <w:tcW w:w="909" w:type="dxa"/>
            <w:shd w:val="clear" w:color="auto" w:fill="auto"/>
          </w:tcPr>
          <w:p w14:paraId="6C3A754D" w14:textId="08F5EC3C" w:rsidR="00FF7F9A" w:rsidRPr="00FF7F9A" w:rsidRDefault="00FF7F9A" w:rsidP="00FF7F9A">
            <w:pPr>
              <w:rPr>
                <w:rFonts w:ascii="Arial" w:hAnsi="Arial" w:cs="Arial"/>
                <w:bCs/>
                <w:sz w:val="14"/>
                <w:szCs w:val="14"/>
              </w:rPr>
            </w:pPr>
            <w:r w:rsidRPr="00FF7F9A">
              <w:rPr>
                <w:rFonts w:ascii="Arial" w:hAnsi="Arial" w:cs="Arial"/>
                <w:sz w:val="14"/>
                <w:szCs w:val="14"/>
              </w:rPr>
              <w:t>Rel-17</w:t>
            </w:r>
          </w:p>
        </w:tc>
        <w:tc>
          <w:tcPr>
            <w:tcW w:w="2600" w:type="dxa"/>
            <w:shd w:val="clear" w:color="auto" w:fill="auto"/>
          </w:tcPr>
          <w:p w14:paraId="19B2EE8E" w14:textId="5D747104" w:rsidR="00FF7F9A" w:rsidRPr="00FF7F9A" w:rsidRDefault="00FF7F9A" w:rsidP="00FF7F9A">
            <w:pPr>
              <w:rPr>
                <w:rFonts w:ascii="Arial" w:hAnsi="Arial" w:cs="Arial"/>
                <w:bCs/>
                <w:sz w:val="14"/>
                <w:szCs w:val="14"/>
              </w:rPr>
            </w:pPr>
            <w:r w:rsidRPr="00FF7F9A">
              <w:rPr>
                <w:rFonts w:ascii="Arial" w:hAnsi="Arial" w:cs="Arial"/>
                <w:sz w:val="14"/>
                <w:szCs w:val="14"/>
              </w:rPr>
              <w:t>NR_MBS-Core, NR_IAB_enh-Core, NR_IIOT_URLLC_enh-Core, NR_SmallData_INACTIVE-Core, NR_UE_pow_sav_enh-Core, NR_NTN_solutions-Core, NR_pos_enh-Core, NR_redcap-Core, NR_SL_enh-Core, NR_feMIMO-Core, NR_cov_enh-Core, NR_DL1024QAM_FR1</w:t>
            </w:r>
          </w:p>
        </w:tc>
        <w:tc>
          <w:tcPr>
            <w:tcW w:w="1065" w:type="dxa"/>
            <w:shd w:val="clear" w:color="auto" w:fill="auto"/>
          </w:tcPr>
          <w:p w14:paraId="00768080" w14:textId="721069BD" w:rsidR="00FF7F9A" w:rsidRPr="00FF7F9A" w:rsidRDefault="002328C4" w:rsidP="00FF7F9A">
            <w:pPr>
              <w:rPr>
                <w:rFonts w:ascii="Arial" w:hAnsi="Arial" w:cs="Arial"/>
                <w:bCs/>
                <w:sz w:val="14"/>
                <w:szCs w:val="14"/>
                <w:lang w:val="fr-FR"/>
              </w:rPr>
            </w:pPr>
            <w:hyperlink r:id="rId2719" w:history="1">
              <w:r w:rsidR="004371F4">
                <w:rPr>
                  <w:rStyle w:val="Hyperlink"/>
                  <w:rFonts w:ascii="Arial" w:hAnsi="Arial" w:cs="Arial"/>
                  <w:sz w:val="14"/>
                  <w:szCs w:val="14"/>
                </w:rPr>
                <w:t>R1-2200781</w:t>
              </w:r>
            </w:hyperlink>
            <w:r w:rsidR="00FF7F9A" w:rsidRPr="00FF7F9A">
              <w:rPr>
                <w:rFonts w:ascii="Arial" w:hAnsi="Arial" w:cs="Arial"/>
                <w:sz w:val="14"/>
                <w:szCs w:val="14"/>
              </w:rPr>
              <w:t>, R4-2202401</w:t>
            </w:r>
          </w:p>
        </w:tc>
        <w:tc>
          <w:tcPr>
            <w:tcW w:w="994" w:type="dxa"/>
            <w:shd w:val="clear" w:color="auto" w:fill="auto"/>
          </w:tcPr>
          <w:p w14:paraId="5D2C69D7" w14:textId="19E5B55F" w:rsidR="00FF7F9A" w:rsidRPr="00FF7F9A" w:rsidRDefault="00FF7F9A" w:rsidP="00FF7F9A">
            <w:pPr>
              <w:rPr>
                <w:rFonts w:ascii="Arial" w:hAnsi="Arial" w:cs="Arial"/>
                <w:bCs/>
                <w:sz w:val="14"/>
                <w:szCs w:val="14"/>
                <w:lang w:val="fr-FR"/>
              </w:rPr>
            </w:pPr>
            <w:r w:rsidRPr="00FF7F9A">
              <w:rPr>
                <w:rFonts w:ascii="Arial" w:hAnsi="Arial" w:cs="Arial"/>
                <w:sz w:val="14"/>
                <w:szCs w:val="14"/>
              </w:rPr>
              <w:t>RAN1, RAN4</w:t>
            </w:r>
          </w:p>
        </w:tc>
        <w:tc>
          <w:tcPr>
            <w:tcW w:w="994" w:type="dxa"/>
            <w:shd w:val="clear" w:color="auto" w:fill="auto"/>
          </w:tcPr>
          <w:p w14:paraId="0BE557EB" w14:textId="77777777" w:rsidR="00FF7F9A" w:rsidRPr="00FF7F9A" w:rsidRDefault="00FF7F9A" w:rsidP="00FF7F9A">
            <w:pPr>
              <w:rPr>
                <w:rFonts w:ascii="Arial" w:hAnsi="Arial" w:cs="Arial"/>
                <w:bCs/>
                <w:sz w:val="14"/>
                <w:szCs w:val="14"/>
                <w:lang w:val="fr-FR"/>
              </w:rPr>
            </w:pPr>
          </w:p>
        </w:tc>
        <w:tc>
          <w:tcPr>
            <w:tcW w:w="1120" w:type="dxa"/>
            <w:shd w:val="clear" w:color="auto" w:fill="auto"/>
          </w:tcPr>
          <w:p w14:paraId="786A8625" w14:textId="1C6BB81C" w:rsidR="00FF7F9A" w:rsidRPr="00FF7F9A" w:rsidRDefault="00FF7F9A" w:rsidP="00FF7F9A">
            <w:pPr>
              <w:rPr>
                <w:rFonts w:ascii="Arial" w:hAnsi="Arial" w:cs="Arial"/>
                <w:bCs/>
                <w:sz w:val="14"/>
                <w:szCs w:val="14"/>
                <w:lang w:val="fr-FR"/>
              </w:rPr>
            </w:pPr>
            <w:r w:rsidRPr="00FF7F9A">
              <w:rPr>
                <w:rFonts w:ascii="Arial" w:hAnsi="Arial" w:cs="Arial"/>
                <w:sz w:val="14"/>
                <w:szCs w:val="14"/>
              </w:rPr>
              <w:t>R2-2203730</w:t>
            </w:r>
          </w:p>
        </w:tc>
        <w:tc>
          <w:tcPr>
            <w:tcW w:w="1062" w:type="dxa"/>
            <w:shd w:val="clear" w:color="auto" w:fill="auto"/>
          </w:tcPr>
          <w:p w14:paraId="29A926FD" w14:textId="77777777" w:rsidR="00FF7F9A" w:rsidRPr="00FF7F9A" w:rsidRDefault="00FF7F9A" w:rsidP="00FF7F9A">
            <w:pPr>
              <w:rPr>
                <w:rFonts w:ascii="Arial" w:hAnsi="Arial" w:cs="Arial"/>
                <w:bCs/>
                <w:sz w:val="14"/>
                <w:szCs w:val="14"/>
                <w:lang w:val="fr-FR"/>
              </w:rPr>
            </w:pPr>
          </w:p>
        </w:tc>
      </w:tr>
      <w:tr w:rsidR="00FF7F9A" w:rsidRPr="00FF7F9A" w14:paraId="7F119191" w14:textId="77777777" w:rsidTr="00EF3281">
        <w:trPr>
          <w:trHeight w:val="20"/>
          <w:jc w:val="center"/>
        </w:trPr>
        <w:tc>
          <w:tcPr>
            <w:tcW w:w="1094" w:type="dxa"/>
            <w:shd w:val="clear" w:color="auto" w:fill="auto"/>
          </w:tcPr>
          <w:p w14:paraId="73E56163" w14:textId="5BB724E5" w:rsidR="00FF7F9A" w:rsidRPr="00FF7F9A" w:rsidRDefault="002328C4" w:rsidP="00FF7F9A">
            <w:pPr>
              <w:rPr>
                <w:rFonts w:ascii="Arial" w:hAnsi="Arial" w:cs="Arial"/>
                <w:bCs/>
                <w:sz w:val="14"/>
                <w:szCs w:val="14"/>
              </w:rPr>
            </w:pPr>
            <w:hyperlink r:id="rId2720" w:history="1">
              <w:r w:rsidR="004371F4">
                <w:rPr>
                  <w:rStyle w:val="Hyperlink"/>
                  <w:rFonts w:ascii="Arial" w:hAnsi="Arial" w:cs="Arial"/>
                  <w:sz w:val="14"/>
                  <w:szCs w:val="14"/>
                </w:rPr>
                <w:t>R1-2202620</w:t>
              </w:r>
            </w:hyperlink>
          </w:p>
        </w:tc>
        <w:tc>
          <w:tcPr>
            <w:tcW w:w="2646" w:type="dxa"/>
            <w:shd w:val="clear" w:color="auto" w:fill="auto"/>
          </w:tcPr>
          <w:p w14:paraId="41D6151E" w14:textId="11F19822" w:rsidR="00FF7F9A" w:rsidRPr="00FF7F9A" w:rsidRDefault="00FF7F9A" w:rsidP="00FF7F9A">
            <w:pPr>
              <w:rPr>
                <w:rFonts w:ascii="Arial" w:hAnsi="Arial" w:cs="Arial"/>
                <w:bCs/>
                <w:sz w:val="14"/>
                <w:szCs w:val="14"/>
              </w:rPr>
            </w:pPr>
            <w:r w:rsidRPr="00FF7F9A">
              <w:rPr>
                <w:rFonts w:ascii="Arial" w:hAnsi="Arial" w:cs="Arial"/>
                <w:sz w:val="14"/>
                <w:szCs w:val="14"/>
              </w:rPr>
              <w:t>LS to RAN1 on positioning issues needing further input</w:t>
            </w:r>
          </w:p>
        </w:tc>
        <w:tc>
          <w:tcPr>
            <w:tcW w:w="1583" w:type="dxa"/>
            <w:shd w:val="clear" w:color="auto" w:fill="auto"/>
          </w:tcPr>
          <w:p w14:paraId="4CF4E701" w14:textId="7C661BCD" w:rsidR="00FF7F9A" w:rsidRPr="00FF7F9A" w:rsidRDefault="00FF7F9A" w:rsidP="00FF7F9A">
            <w:pPr>
              <w:rPr>
                <w:rFonts w:ascii="Arial" w:hAnsi="Arial" w:cs="Arial"/>
                <w:bCs/>
                <w:sz w:val="14"/>
                <w:szCs w:val="14"/>
              </w:rPr>
            </w:pPr>
            <w:r w:rsidRPr="00FF7F9A">
              <w:rPr>
                <w:rFonts w:ascii="Arial" w:hAnsi="Arial" w:cs="Arial"/>
                <w:sz w:val="14"/>
                <w:szCs w:val="14"/>
              </w:rPr>
              <w:t>RAN2, Intel</w:t>
            </w:r>
          </w:p>
        </w:tc>
        <w:tc>
          <w:tcPr>
            <w:tcW w:w="909" w:type="dxa"/>
            <w:shd w:val="clear" w:color="auto" w:fill="auto"/>
          </w:tcPr>
          <w:p w14:paraId="6A4EF9A9" w14:textId="7445844D" w:rsidR="00FF7F9A" w:rsidRPr="00FF7F9A" w:rsidRDefault="00FF7F9A" w:rsidP="00FF7F9A">
            <w:pPr>
              <w:rPr>
                <w:rFonts w:ascii="Arial" w:hAnsi="Arial" w:cs="Arial"/>
                <w:bCs/>
                <w:sz w:val="14"/>
                <w:szCs w:val="14"/>
              </w:rPr>
            </w:pPr>
            <w:r w:rsidRPr="00FF7F9A">
              <w:rPr>
                <w:rFonts w:ascii="Arial" w:hAnsi="Arial" w:cs="Arial"/>
                <w:sz w:val="14"/>
                <w:szCs w:val="14"/>
              </w:rPr>
              <w:t>Rel-17</w:t>
            </w:r>
          </w:p>
        </w:tc>
        <w:tc>
          <w:tcPr>
            <w:tcW w:w="2600" w:type="dxa"/>
            <w:shd w:val="clear" w:color="auto" w:fill="auto"/>
          </w:tcPr>
          <w:p w14:paraId="72CCC29A" w14:textId="29F16F7E" w:rsidR="00FF7F9A" w:rsidRPr="00FF7F9A" w:rsidRDefault="00FF7F9A" w:rsidP="00FF7F9A">
            <w:pPr>
              <w:rPr>
                <w:rFonts w:ascii="Arial" w:hAnsi="Arial" w:cs="Arial"/>
                <w:bCs/>
                <w:sz w:val="14"/>
                <w:szCs w:val="14"/>
              </w:rPr>
            </w:pPr>
            <w:r w:rsidRPr="00FF7F9A">
              <w:rPr>
                <w:rFonts w:ascii="Arial" w:hAnsi="Arial" w:cs="Arial"/>
                <w:sz w:val="14"/>
                <w:szCs w:val="14"/>
              </w:rPr>
              <w:t>NR_pos_enh-Core</w:t>
            </w:r>
          </w:p>
        </w:tc>
        <w:tc>
          <w:tcPr>
            <w:tcW w:w="1065" w:type="dxa"/>
            <w:shd w:val="clear" w:color="auto" w:fill="auto"/>
          </w:tcPr>
          <w:p w14:paraId="3452719A" w14:textId="77777777" w:rsidR="00FF7F9A" w:rsidRPr="00FF7F9A" w:rsidRDefault="00FF7F9A" w:rsidP="00FF7F9A">
            <w:pPr>
              <w:rPr>
                <w:rFonts w:ascii="Arial" w:hAnsi="Arial" w:cs="Arial"/>
                <w:bCs/>
                <w:sz w:val="14"/>
                <w:szCs w:val="14"/>
              </w:rPr>
            </w:pPr>
          </w:p>
        </w:tc>
        <w:tc>
          <w:tcPr>
            <w:tcW w:w="994" w:type="dxa"/>
            <w:shd w:val="clear" w:color="auto" w:fill="auto"/>
          </w:tcPr>
          <w:p w14:paraId="59DCEAE6" w14:textId="2E4EEF72" w:rsidR="00FF7F9A" w:rsidRPr="00FF7F9A" w:rsidRDefault="00FF7F9A" w:rsidP="00FF7F9A">
            <w:pPr>
              <w:rPr>
                <w:rFonts w:ascii="Arial" w:hAnsi="Arial" w:cs="Arial"/>
                <w:bCs/>
                <w:sz w:val="14"/>
                <w:szCs w:val="14"/>
              </w:rPr>
            </w:pPr>
            <w:r w:rsidRPr="00FF7F9A">
              <w:rPr>
                <w:rFonts w:ascii="Arial" w:hAnsi="Arial" w:cs="Arial"/>
                <w:sz w:val="14"/>
                <w:szCs w:val="14"/>
              </w:rPr>
              <w:t>RAN1</w:t>
            </w:r>
          </w:p>
        </w:tc>
        <w:tc>
          <w:tcPr>
            <w:tcW w:w="994" w:type="dxa"/>
            <w:shd w:val="clear" w:color="auto" w:fill="auto"/>
          </w:tcPr>
          <w:p w14:paraId="0B2C5E1D" w14:textId="2544A482" w:rsidR="00FF7F9A" w:rsidRPr="00FF7F9A" w:rsidRDefault="00FF7F9A" w:rsidP="00FF7F9A">
            <w:pPr>
              <w:rPr>
                <w:rFonts w:ascii="Arial" w:hAnsi="Arial" w:cs="Arial"/>
                <w:bCs/>
                <w:sz w:val="14"/>
                <w:szCs w:val="14"/>
              </w:rPr>
            </w:pPr>
            <w:r w:rsidRPr="00FF7F9A">
              <w:rPr>
                <w:rFonts w:ascii="Arial" w:hAnsi="Arial" w:cs="Arial"/>
                <w:sz w:val="14"/>
                <w:szCs w:val="14"/>
              </w:rPr>
              <w:t>RAN3</w:t>
            </w:r>
          </w:p>
        </w:tc>
        <w:tc>
          <w:tcPr>
            <w:tcW w:w="1120" w:type="dxa"/>
            <w:shd w:val="clear" w:color="auto" w:fill="auto"/>
          </w:tcPr>
          <w:p w14:paraId="402328DF" w14:textId="5567DCA0" w:rsidR="00FF7F9A" w:rsidRPr="00FF7F9A" w:rsidRDefault="00FF7F9A" w:rsidP="00FF7F9A">
            <w:pPr>
              <w:rPr>
                <w:rFonts w:ascii="Arial" w:hAnsi="Arial" w:cs="Arial"/>
                <w:bCs/>
                <w:sz w:val="14"/>
                <w:szCs w:val="14"/>
              </w:rPr>
            </w:pPr>
            <w:r w:rsidRPr="00FF7F9A">
              <w:rPr>
                <w:rFonts w:ascii="Arial" w:hAnsi="Arial" w:cs="Arial"/>
                <w:sz w:val="14"/>
                <w:szCs w:val="14"/>
              </w:rPr>
              <w:t>R2-2203597</w:t>
            </w:r>
          </w:p>
        </w:tc>
        <w:tc>
          <w:tcPr>
            <w:tcW w:w="1062" w:type="dxa"/>
            <w:shd w:val="clear" w:color="auto" w:fill="auto"/>
          </w:tcPr>
          <w:p w14:paraId="1FE3BE8B" w14:textId="77777777" w:rsidR="00FF7F9A" w:rsidRPr="00FF7F9A" w:rsidRDefault="00FF7F9A" w:rsidP="00FF7F9A">
            <w:pPr>
              <w:rPr>
                <w:rFonts w:ascii="Arial" w:hAnsi="Arial" w:cs="Arial"/>
                <w:bCs/>
                <w:sz w:val="14"/>
                <w:szCs w:val="14"/>
              </w:rPr>
            </w:pPr>
          </w:p>
        </w:tc>
      </w:tr>
      <w:tr w:rsidR="00FF7F9A" w:rsidRPr="00FF7F9A" w14:paraId="30131B98" w14:textId="77777777" w:rsidTr="00EF3281">
        <w:trPr>
          <w:trHeight w:val="20"/>
          <w:jc w:val="center"/>
        </w:trPr>
        <w:tc>
          <w:tcPr>
            <w:tcW w:w="1094" w:type="dxa"/>
          </w:tcPr>
          <w:p w14:paraId="600A54EB" w14:textId="76D1B8C5" w:rsidR="00FF7F9A" w:rsidRPr="00FF7F9A" w:rsidRDefault="002328C4" w:rsidP="00FF7F9A">
            <w:pPr>
              <w:rPr>
                <w:rFonts w:ascii="Arial" w:hAnsi="Arial" w:cs="Arial"/>
                <w:bCs/>
                <w:sz w:val="14"/>
                <w:szCs w:val="14"/>
              </w:rPr>
            </w:pPr>
            <w:hyperlink r:id="rId2721" w:history="1">
              <w:r w:rsidR="004371F4">
                <w:rPr>
                  <w:rStyle w:val="Hyperlink"/>
                  <w:rFonts w:ascii="Arial" w:hAnsi="Arial" w:cs="Arial"/>
                  <w:sz w:val="14"/>
                  <w:szCs w:val="14"/>
                </w:rPr>
                <w:t>R1-2202727</w:t>
              </w:r>
            </w:hyperlink>
          </w:p>
        </w:tc>
        <w:tc>
          <w:tcPr>
            <w:tcW w:w="2646" w:type="dxa"/>
          </w:tcPr>
          <w:p w14:paraId="0768B548" w14:textId="52826E5F" w:rsidR="00FF7F9A" w:rsidRPr="00FF7F9A" w:rsidRDefault="00FF7F9A" w:rsidP="00FF7F9A">
            <w:pPr>
              <w:rPr>
                <w:rFonts w:ascii="Arial" w:hAnsi="Arial" w:cs="Arial"/>
                <w:sz w:val="14"/>
                <w:szCs w:val="14"/>
              </w:rPr>
            </w:pPr>
            <w:r w:rsidRPr="00FF7F9A">
              <w:rPr>
                <w:rFonts w:ascii="Arial" w:hAnsi="Arial" w:cs="Arial"/>
                <w:sz w:val="14"/>
                <w:szCs w:val="14"/>
              </w:rPr>
              <w:t>LS on MBS broadcast reception on SCell</w:t>
            </w:r>
          </w:p>
        </w:tc>
        <w:tc>
          <w:tcPr>
            <w:tcW w:w="1583" w:type="dxa"/>
          </w:tcPr>
          <w:p w14:paraId="56FF52F0" w14:textId="70D10F45" w:rsidR="00FF7F9A" w:rsidRPr="00FF7F9A" w:rsidRDefault="00FF7F9A" w:rsidP="00FF7F9A">
            <w:pPr>
              <w:rPr>
                <w:rFonts w:ascii="Arial" w:hAnsi="Arial" w:cs="Arial"/>
                <w:sz w:val="14"/>
                <w:szCs w:val="14"/>
              </w:rPr>
            </w:pPr>
            <w:r w:rsidRPr="00FF7F9A">
              <w:rPr>
                <w:rFonts w:ascii="Arial" w:hAnsi="Arial" w:cs="Arial"/>
                <w:sz w:val="14"/>
                <w:szCs w:val="14"/>
              </w:rPr>
              <w:t>RAN2, Huawei</w:t>
            </w:r>
          </w:p>
        </w:tc>
        <w:tc>
          <w:tcPr>
            <w:tcW w:w="909" w:type="dxa"/>
          </w:tcPr>
          <w:p w14:paraId="1C1D9B7B" w14:textId="1F43C553" w:rsidR="00FF7F9A" w:rsidRPr="00FF7F9A" w:rsidRDefault="00FF7F9A" w:rsidP="00FF7F9A">
            <w:pPr>
              <w:rPr>
                <w:rFonts w:ascii="Arial" w:hAnsi="Arial" w:cs="Arial"/>
                <w:bCs/>
                <w:sz w:val="14"/>
                <w:szCs w:val="14"/>
              </w:rPr>
            </w:pPr>
            <w:r w:rsidRPr="00FF7F9A">
              <w:rPr>
                <w:rFonts w:ascii="Arial" w:hAnsi="Arial" w:cs="Arial"/>
                <w:sz w:val="14"/>
                <w:szCs w:val="14"/>
              </w:rPr>
              <w:t>Rel-17</w:t>
            </w:r>
          </w:p>
        </w:tc>
        <w:tc>
          <w:tcPr>
            <w:tcW w:w="2600" w:type="dxa"/>
          </w:tcPr>
          <w:p w14:paraId="36E26C71" w14:textId="05F5D35A" w:rsidR="00FF7F9A" w:rsidRPr="00FF7F9A" w:rsidRDefault="00FF7F9A" w:rsidP="00FF7F9A">
            <w:pPr>
              <w:rPr>
                <w:rFonts w:ascii="Arial" w:hAnsi="Arial" w:cs="Arial"/>
                <w:bCs/>
                <w:sz w:val="14"/>
                <w:szCs w:val="14"/>
                <w:lang w:val="fr-FR"/>
              </w:rPr>
            </w:pPr>
            <w:r w:rsidRPr="00FF7F9A">
              <w:rPr>
                <w:rFonts w:ascii="Arial" w:hAnsi="Arial" w:cs="Arial"/>
                <w:sz w:val="14"/>
                <w:szCs w:val="14"/>
              </w:rPr>
              <w:t>NR_MBS-Core</w:t>
            </w:r>
          </w:p>
        </w:tc>
        <w:tc>
          <w:tcPr>
            <w:tcW w:w="1065" w:type="dxa"/>
          </w:tcPr>
          <w:p w14:paraId="2766EBB7" w14:textId="5008978C" w:rsidR="00FF7F9A" w:rsidRPr="00FF7F9A" w:rsidRDefault="002328C4" w:rsidP="00FF7F9A">
            <w:pPr>
              <w:rPr>
                <w:rFonts w:ascii="Arial" w:hAnsi="Arial" w:cs="Arial"/>
                <w:sz w:val="14"/>
                <w:szCs w:val="14"/>
                <w:lang w:val="fr-FR"/>
              </w:rPr>
            </w:pPr>
            <w:hyperlink r:id="rId2722" w:history="1">
              <w:r w:rsidR="004371F4">
                <w:rPr>
                  <w:rStyle w:val="Hyperlink"/>
                  <w:rFonts w:ascii="Arial" w:hAnsi="Arial" w:cs="Arial"/>
                  <w:sz w:val="14"/>
                  <w:szCs w:val="14"/>
                </w:rPr>
                <w:t>R1-2200798</w:t>
              </w:r>
            </w:hyperlink>
          </w:p>
        </w:tc>
        <w:tc>
          <w:tcPr>
            <w:tcW w:w="994" w:type="dxa"/>
          </w:tcPr>
          <w:p w14:paraId="326D9BF4" w14:textId="6FFED374" w:rsidR="00FF7F9A" w:rsidRPr="00FF7F9A" w:rsidRDefault="00FF7F9A" w:rsidP="00FF7F9A">
            <w:pPr>
              <w:rPr>
                <w:rFonts w:ascii="Arial" w:hAnsi="Arial" w:cs="Arial"/>
                <w:sz w:val="14"/>
                <w:szCs w:val="14"/>
                <w:lang w:val="fr-FR"/>
              </w:rPr>
            </w:pPr>
            <w:r w:rsidRPr="00FF7F9A">
              <w:rPr>
                <w:rFonts w:ascii="Arial" w:hAnsi="Arial" w:cs="Arial"/>
                <w:sz w:val="14"/>
                <w:szCs w:val="14"/>
              </w:rPr>
              <w:t>RAN1</w:t>
            </w:r>
          </w:p>
        </w:tc>
        <w:tc>
          <w:tcPr>
            <w:tcW w:w="994" w:type="dxa"/>
          </w:tcPr>
          <w:p w14:paraId="3204BCA1" w14:textId="77777777" w:rsidR="00FF7F9A" w:rsidRPr="00FF7F9A" w:rsidRDefault="00FF7F9A" w:rsidP="00FF7F9A">
            <w:pPr>
              <w:rPr>
                <w:rFonts w:ascii="Arial" w:hAnsi="Arial" w:cs="Arial"/>
                <w:sz w:val="14"/>
                <w:szCs w:val="14"/>
                <w:lang w:val="fr-FR"/>
              </w:rPr>
            </w:pPr>
          </w:p>
        </w:tc>
        <w:tc>
          <w:tcPr>
            <w:tcW w:w="1120" w:type="dxa"/>
          </w:tcPr>
          <w:p w14:paraId="7AC52FEC" w14:textId="1E02FDE2" w:rsidR="00FF7F9A" w:rsidRPr="00FF7F9A" w:rsidRDefault="00FF7F9A" w:rsidP="00FF7F9A">
            <w:pPr>
              <w:rPr>
                <w:rFonts w:ascii="Arial" w:hAnsi="Arial" w:cs="Arial"/>
                <w:sz w:val="14"/>
                <w:szCs w:val="14"/>
                <w:lang w:val="fr-FR"/>
              </w:rPr>
            </w:pPr>
            <w:r w:rsidRPr="00FF7F9A">
              <w:rPr>
                <w:rFonts w:ascii="Arial" w:hAnsi="Arial" w:cs="Arial"/>
                <w:sz w:val="14"/>
                <w:szCs w:val="14"/>
              </w:rPr>
              <w:t>R2-2203773</w:t>
            </w:r>
          </w:p>
        </w:tc>
        <w:tc>
          <w:tcPr>
            <w:tcW w:w="1062" w:type="dxa"/>
          </w:tcPr>
          <w:p w14:paraId="79CC5CDA" w14:textId="77777777" w:rsidR="00FF7F9A" w:rsidRPr="00FF7F9A" w:rsidRDefault="00FF7F9A" w:rsidP="00FF7F9A">
            <w:pPr>
              <w:rPr>
                <w:rFonts w:ascii="Arial" w:hAnsi="Arial" w:cs="Arial"/>
                <w:sz w:val="14"/>
                <w:szCs w:val="14"/>
                <w:lang w:val="fr-FR"/>
              </w:rPr>
            </w:pPr>
          </w:p>
        </w:tc>
      </w:tr>
      <w:tr w:rsidR="00FF7F9A" w:rsidRPr="00FF7F9A" w14:paraId="0C1A89DF" w14:textId="77777777" w:rsidTr="00EF3281">
        <w:trPr>
          <w:trHeight w:val="20"/>
          <w:jc w:val="center"/>
        </w:trPr>
        <w:tc>
          <w:tcPr>
            <w:tcW w:w="1094" w:type="dxa"/>
          </w:tcPr>
          <w:p w14:paraId="68166E8F" w14:textId="465F31B6" w:rsidR="00FF7F9A" w:rsidRPr="00FF7F9A" w:rsidRDefault="002328C4" w:rsidP="00FF7F9A">
            <w:pPr>
              <w:rPr>
                <w:rFonts w:ascii="Arial" w:hAnsi="Arial" w:cs="Arial"/>
                <w:bCs/>
                <w:sz w:val="14"/>
                <w:szCs w:val="14"/>
              </w:rPr>
            </w:pPr>
            <w:hyperlink r:id="rId2723" w:history="1">
              <w:r w:rsidR="004371F4">
                <w:rPr>
                  <w:rStyle w:val="Hyperlink"/>
                  <w:rFonts w:ascii="Arial" w:hAnsi="Arial" w:cs="Arial"/>
                  <w:sz w:val="14"/>
                  <w:szCs w:val="14"/>
                </w:rPr>
                <w:t>R1-2202756</w:t>
              </w:r>
            </w:hyperlink>
          </w:p>
        </w:tc>
        <w:tc>
          <w:tcPr>
            <w:tcW w:w="2646" w:type="dxa"/>
          </w:tcPr>
          <w:p w14:paraId="3F9C43B5" w14:textId="6CB5516F" w:rsidR="00FF7F9A" w:rsidRPr="00FF7F9A" w:rsidRDefault="00FF7F9A" w:rsidP="00FF7F9A">
            <w:pPr>
              <w:rPr>
                <w:rFonts w:ascii="Arial" w:hAnsi="Arial" w:cs="Arial"/>
                <w:sz w:val="14"/>
                <w:szCs w:val="14"/>
              </w:rPr>
            </w:pPr>
            <w:r w:rsidRPr="00FF7F9A">
              <w:rPr>
                <w:rFonts w:ascii="Arial" w:hAnsi="Arial" w:cs="Arial"/>
                <w:sz w:val="14"/>
                <w:szCs w:val="14"/>
              </w:rPr>
              <w:t>LS on further questions on feMIMO RRC parameters</w:t>
            </w:r>
          </w:p>
        </w:tc>
        <w:tc>
          <w:tcPr>
            <w:tcW w:w="1583" w:type="dxa"/>
          </w:tcPr>
          <w:p w14:paraId="68DE55D6" w14:textId="03020F3B" w:rsidR="00FF7F9A" w:rsidRPr="00FF7F9A" w:rsidRDefault="00FF7F9A" w:rsidP="00FF7F9A">
            <w:pPr>
              <w:rPr>
                <w:rFonts w:ascii="Arial" w:hAnsi="Arial" w:cs="Arial"/>
                <w:sz w:val="14"/>
                <w:szCs w:val="14"/>
              </w:rPr>
            </w:pPr>
            <w:r w:rsidRPr="00FF7F9A">
              <w:rPr>
                <w:rFonts w:ascii="Arial" w:hAnsi="Arial" w:cs="Arial"/>
                <w:sz w:val="14"/>
                <w:szCs w:val="14"/>
              </w:rPr>
              <w:t>RAN2, Ericsson</w:t>
            </w:r>
          </w:p>
        </w:tc>
        <w:tc>
          <w:tcPr>
            <w:tcW w:w="909" w:type="dxa"/>
          </w:tcPr>
          <w:p w14:paraId="348FDFD7" w14:textId="010F0050" w:rsidR="00FF7F9A" w:rsidRPr="00FF7F9A" w:rsidRDefault="00FF7F9A" w:rsidP="00FF7F9A">
            <w:pPr>
              <w:rPr>
                <w:rFonts w:ascii="Arial" w:hAnsi="Arial" w:cs="Arial"/>
                <w:bCs/>
                <w:sz w:val="14"/>
                <w:szCs w:val="14"/>
              </w:rPr>
            </w:pPr>
            <w:r w:rsidRPr="00FF7F9A">
              <w:rPr>
                <w:rFonts w:ascii="Arial" w:hAnsi="Arial" w:cs="Arial"/>
                <w:sz w:val="14"/>
                <w:szCs w:val="14"/>
              </w:rPr>
              <w:t>Rel-17</w:t>
            </w:r>
          </w:p>
        </w:tc>
        <w:tc>
          <w:tcPr>
            <w:tcW w:w="2600" w:type="dxa"/>
          </w:tcPr>
          <w:p w14:paraId="0E8B0091" w14:textId="378BA12E" w:rsidR="00FF7F9A" w:rsidRPr="00FF7F9A" w:rsidRDefault="00FF7F9A" w:rsidP="00FF7F9A">
            <w:pPr>
              <w:rPr>
                <w:rFonts w:ascii="Arial" w:hAnsi="Arial" w:cs="Arial"/>
                <w:bCs/>
                <w:sz w:val="14"/>
                <w:szCs w:val="14"/>
                <w:lang w:val="fr-FR"/>
              </w:rPr>
            </w:pPr>
            <w:r w:rsidRPr="00FF7F9A">
              <w:rPr>
                <w:rFonts w:ascii="Arial" w:hAnsi="Arial" w:cs="Arial"/>
                <w:sz w:val="14"/>
                <w:szCs w:val="14"/>
              </w:rPr>
              <w:t>NR_feMIMO-Core</w:t>
            </w:r>
          </w:p>
        </w:tc>
        <w:tc>
          <w:tcPr>
            <w:tcW w:w="1065" w:type="dxa"/>
          </w:tcPr>
          <w:p w14:paraId="05A17CC4" w14:textId="77777777" w:rsidR="00FF7F9A" w:rsidRPr="00FF7F9A" w:rsidRDefault="00FF7F9A" w:rsidP="00FF7F9A">
            <w:pPr>
              <w:rPr>
                <w:rFonts w:ascii="Arial" w:hAnsi="Arial" w:cs="Arial"/>
                <w:sz w:val="14"/>
                <w:szCs w:val="14"/>
                <w:lang w:val="fr-FR"/>
              </w:rPr>
            </w:pPr>
          </w:p>
        </w:tc>
        <w:tc>
          <w:tcPr>
            <w:tcW w:w="994" w:type="dxa"/>
          </w:tcPr>
          <w:p w14:paraId="1F3C26A0" w14:textId="02B34151" w:rsidR="00FF7F9A" w:rsidRPr="00FF7F9A" w:rsidRDefault="00FF7F9A" w:rsidP="00FF7F9A">
            <w:pPr>
              <w:rPr>
                <w:rFonts w:ascii="Arial" w:hAnsi="Arial" w:cs="Arial"/>
                <w:sz w:val="14"/>
                <w:szCs w:val="14"/>
                <w:lang w:val="fr-FR"/>
              </w:rPr>
            </w:pPr>
            <w:r w:rsidRPr="00FF7F9A">
              <w:rPr>
                <w:rFonts w:ascii="Arial" w:hAnsi="Arial" w:cs="Arial"/>
                <w:sz w:val="14"/>
                <w:szCs w:val="14"/>
              </w:rPr>
              <w:t>RAN1</w:t>
            </w:r>
          </w:p>
        </w:tc>
        <w:tc>
          <w:tcPr>
            <w:tcW w:w="994" w:type="dxa"/>
          </w:tcPr>
          <w:p w14:paraId="61A27D2C" w14:textId="77777777" w:rsidR="00FF7F9A" w:rsidRPr="00FF7F9A" w:rsidRDefault="00FF7F9A" w:rsidP="00FF7F9A">
            <w:pPr>
              <w:rPr>
                <w:rFonts w:ascii="Arial" w:hAnsi="Arial" w:cs="Arial"/>
                <w:sz w:val="14"/>
                <w:szCs w:val="14"/>
                <w:lang w:val="fr-FR"/>
              </w:rPr>
            </w:pPr>
          </w:p>
        </w:tc>
        <w:tc>
          <w:tcPr>
            <w:tcW w:w="1120" w:type="dxa"/>
          </w:tcPr>
          <w:p w14:paraId="31A8F1E7" w14:textId="31DD7E78" w:rsidR="00FF7F9A" w:rsidRPr="00FF7F9A" w:rsidRDefault="00FF7F9A" w:rsidP="00FF7F9A">
            <w:pPr>
              <w:rPr>
                <w:rFonts w:ascii="Arial" w:hAnsi="Arial" w:cs="Arial"/>
                <w:sz w:val="14"/>
                <w:szCs w:val="14"/>
                <w:lang w:val="fr-FR"/>
              </w:rPr>
            </w:pPr>
            <w:r w:rsidRPr="00FF7F9A">
              <w:rPr>
                <w:rFonts w:ascii="Arial" w:hAnsi="Arial" w:cs="Arial"/>
                <w:sz w:val="14"/>
                <w:szCs w:val="14"/>
              </w:rPr>
              <w:t>R2-2203876</w:t>
            </w:r>
          </w:p>
        </w:tc>
        <w:tc>
          <w:tcPr>
            <w:tcW w:w="1062" w:type="dxa"/>
          </w:tcPr>
          <w:p w14:paraId="3954FA7E" w14:textId="77777777" w:rsidR="00FF7F9A" w:rsidRPr="00FF7F9A" w:rsidRDefault="00FF7F9A" w:rsidP="00FF7F9A">
            <w:pPr>
              <w:rPr>
                <w:rFonts w:ascii="Arial" w:hAnsi="Arial" w:cs="Arial"/>
                <w:sz w:val="14"/>
                <w:szCs w:val="14"/>
                <w:lang w:val="fr-FR"/>
              </w:rPr>
            </w:pPr>
          </w:p>
        </w:tc>
      </w:tr>
      <w:tr w:rsidR="00FF7F9A" w:rsidRPr="00FF7F9A" w14:paraId="093AA5FB" w14:textId="77777777" w:rsidTr="00EF3281">
        <w:trPr>
          <w:trHeight w:val="20"/>
          <w:jc w:val="center"/>
        </w:trPr>
        <w:tc>
          <w:tcPr>
            <w:tcW w:w="1094" w:type="dxa"/>
          </w:tcPr>
          <w:p w14:paraId="7127D82C" w14:textId="036D416C" w:rsidR="00FF7F9A" w:rsidRPr="00FF7F9A" w:rsidRDefault="002328C4" w:rsidP="00FF7F9A">
            <w:pPr>
              <w:rPr>
                <w:rFonts w:ascii="Arial" w:hAnsi="Arial" w:cs="Arial"/>
                <w:bCs/>
                <w:sz w:val="14"/>
                <w:szCs w:val="14"/>
              </w:rPr>
            </w:pPr>
            <w:hyperlink r:id="rId2724" w:history="1">
              <w:r w:rsidR="004371F4">
                <w:rPr>
                  <w:rStyle w:val="Hyperlink"/>
                  <w:rFonts w:ascii="Arial" w:hAnsi="Arial" w:cs="Arial"/>
                  <w:sz w:val="14"/>
                  <w:szCs w:val="14"/>
                </w:rPr>
                <w:t>R1-2202815</w:t>
              </w:r>
            </w:hyperlink>
          </w:p>
        </w:tc>
        <w:tc>
          <w:tcPr>
            <w:tcW w:w="2646" w:type="dxa"/>
          </w:tcPr>
          <w:p w14:paraId="209CF79D" w14:textId="346781D5" w:rsidR="00FF7F9A" w:rsidRPr="00FF7F9A" w:rsidRDefault="00FF7F9A" w:rsidP="00FF7F9A">
            <w:pPr>
              <w:rPr>
                <w:rFonts w:ascii="Arial" w:hAnsi="Arial" w:cs="Arial"/>
                <w:sz w:val="14"/>
                <w:szCs w:val="14"/>
              </w:rPr>
            </w:pPr>
            <w:r w:rsidRPr="00FF7F9A">
              <w:rPr>
                <w:rFonts w:ascii="Arial" w:hAnsi="Arial" w:cs="Arial"/>
                <w:sz w:val="14"/>
                <w:szCs w:val="14"/>
              </w:rPr>
              <w:t>Reply LS on Maximum duration for DMRS bundling</w:t>
            </w:r>
          </w:p>
        </w:tc>
        <w:tc>
          <w:tcPr>
            <w:tcW w:w="1583" w:type="dxa"/>
          </w:tcPr>
          <w:p w14:paraId="40D3FD9A" w14:textId="01EC9C01" w:rsidR="00FF7F9A" w:rsidRPr="00FF7F9A" w:rsidRDefault="00FF7F9A" w:rsidP="00FF7F9A">
            <w:pPr>
              <w:rPr>
                <w:rFonts w:ascii="Arial" w:hAnsi="Arial" w:cs="Arial"/>
                <w:sz w:val="14"/>
                <w:szCs w:val="14"/>
              </w:rPr>
            </w:pPr>
            <w:r w:rsidRPr="00FF7F9A">
              <w:rPr>
                <w:rFonts w:ascii="Arial" w:hAnsi="Arial" w:cs="Arial"/>
                <w:sz w:val="14"/>
                <w:szCs w:val="14"/>
              </w:rPr>
              <w:t>RAN4, Qualcomm Incorporated</w:t>
            </w:r>
          </w:p>
        </w:tc>
        <w:tc>
          <w:tcPr>
            <w:tcW w:w="909" w:type="dxa"/>
          </w:tcPr>
          <w:p w14:paraId="1FB4E64C" w14:textId="6D297ABF" w:rsidR="00FF7F9A" w:rsidRPr="00FF7F9A" w:rsidRDefault="00FF7F9A" w:rsidP="00FF7F9A">
            <w:pPr>
              <w:rPr>
                <w:rFonts w:ascii="Arial" w:hAnsi="Arial" w:cs="Arial"/>
                <w:bCs/>
                <w:sz w:val="14"/>
                <w:szCs w:val="14"/>
              </w:rPr>
            </w:pPr>
            <w:r w:rsidRPr="00FF7F9A">
              <w:rPr>
                <w:rFonts w:ascii="Arial" w:hAnsi="Arial" w:cs="Arial"/>
                <w:sz w:val="14"/>
                <w:szCs w:val="14"/>
              </w:rPr>
              <w:t>Rel-17</w:t>
            </w:r>
          </w:p>
        </w:tc>
        <w:tc>
          <w:tcPr>
            <w:tcW w:w="2600" w:type="dxa"/>
          </w:tcPr>
          <w:p w14:paraId="79F3B3EB" w14:textId="6B56EDEB" w:rsidR="00FF7F9A" w:rsidRPr="00FF7F9A" w:rsidRDefault="00FF7F9A" w:rsidP="00FF7F9A">
            <w:pPr>
              <w:rPr>
                <w:rFonts w:ascii="Arial" w:hAnsi="Arial" w:cs="Arial"/>
                <w:bCs/>
                <w:sz w:val="14"/>
                <w:szCs w:val="14"/>
              </w:rPr>
            </w:pPr>
            <w:r w:rsidRPr="00FF7F9A">
              <w:rPr>
                <w:rFonts w:ascii="Arial" w:hAnsi="Arial" w:cs="Arial"/>
                <w:sz w:val="14"/>
                <w:szCs w:val="14"/>
              </w:rPr>
              <w:t>NR_cov_enh-Core</w:t>
            </w:r>
          </w:p>
        </w:tc>
        <w:tc>
          <w:tcPr>
            <w:tcW w:w="1065" w:type="dxa"/>
          </w:tcPr>
          <w:p w14:paraId="154A350F" w14:textId="5F766C7D" w:rsidR="00FF7F9A" w:rsidRPr="00FF7F9A" w:rsidRDefault="002328C4" w:rsidP="00FF7F9A">
            <w:pPr>
              <w:rPr>
                <w:rFonts w:ascii="Arial" w:hAnsi="Arial" w:cs="Arial"/>
                <w:sz w:val="14"/>
                <w:szCs w:val="14"/>
              </w:rPr>
            </w:pPr>
            <w:hyperlink r:id="rId2725" w:history="1">
              <w:r w:rsidR="004371F4">
                <w:rPr>
                  <w:rStyle w:val="Hyperlink"/>
                  <w:rFonts w:ascii="Arial" w:hAnsi="Arial" w:cs="Arial"/>
                  <w:sz w:val="14"/>
                  <w:szCs w:val="14"/>
                </w:rPr>
                <w:t>R1-2200773</w:t>
              </w:r>
            </w:hyperlink>
          </w:p>
        </w:tc>
        <w:tc>
          <w:tcPr>
            <w:tcW w:w="994" w:type="dxa"/>
          </w:tcPr>
          <w:p w14:paraId="5AE24F7F" w14:textId="6818CB08" w:rsidR="00FF7F9A" w:rsidRPr="00FF7F9A" w:rsidRDefault="00FF7F9A" w:rsidP="00FF7F9A">
            <w:pPr>
              <w:rPr>
                <w:rFonts w:ascii="Arial" w:hAnsi="Arial" w:cs="Arial"/>
                <w:sz w:val="14"/>
                <w:szCs w:val="14"/>
              </w:rPr>
            </w:pPr>
            <w:r w:rsidRPr="00FF7F9A">
              <w:rPr>
                <w:rFonts w:ascii="Arial" w:hAnsi="Arial" w:cs="Arial"/>
                <w:sz w:val="14"/>
                <w:szCs w:val="14"/>
              </w:rPr>
              <w:t>RAN1, RAN2</w:t>
            </w:r>
          </w:p>
        </w:tc>
        <w:tc>
          <w:tcPr>
            <w:tcW w:w="994" w:type="dxa"/>
          </w:tcPr>
          <w:p w14:paraId="3710AD2E" w14:textId="77777777" w:rsidR="00FF7F9A" w:rsidRPr="00FF7F9A" w:rsidRDefault="00FF7F9A" w:rsidP="00FF7F9A">
            <w:pPr>
              <w:rPr>
                <w:rFonts w:ascii="Arial" w:hAnsi="Arial" w:cs="Arial"/>
                <w:sz w:val="14"/>
                <w:szCs w:val="14"/>
              </w:rPr>
            </w:pPr>
          </w:p>
        </w:tc>
        <w:tc>
          <w:tcPr>
            <w:tcW w:w="1120" w:type="dxa"/>
          </w:tcPr>
          <w:p w14:paraId="15D082B9" w14:textId="1A31D7D0" w:rsidR="00FF7F9A" w:rsidRPr="00FF7F9A" w:rsidRDefault="00FF7F9A" w:rsidP="00FF7F9A">
            <w:pPr>
              <w:rPr>
                <w:rFonts w:ascii="Arial" w:hAnsi="Arial" w:cs="Arial"/>
                <w:sz w:val="14"/>
                <w:szCs w:val="14"/>
              </w:rPr>
            </w:pPr>
            <w:r w:rsidRPr="00FF7F9A">
              <w:rPr>
                <w:rFonts w:ascii="Arial" w:hAnsi="Arial" w:cs="Arial"/>
                <w:sz w:val="14"/>
                <w:szCs w:val="14"/>
              </w:rPr>
              <w:t>R4-2206537</w:t>
            </w:r>
          </w:p>
        </w:tc>
        <w:tc>
          <w:tcPr>
            <w:tcW w:w="1062" w:type="dxa"/>
          </w:tcPr>
          <w:p w14:paraId="7B33B1D8" w14:textId="77777777" w:rsidR="00FF7F9A" w:rsidRPr="00FF7F9A" w:rsidRDefault="00FF7F9A" w:rsidP="00FF7F9A">
            <w:pPr>
              <w:rPr>
                <w:rFonts w:ascii="Arial" w:hAnsi="Arial" w:cs="Arial"/>
                <w:sz w:val="14"/>
                <w:szCs w:val="14"/>
              </w:rPr>
            </w:pPr>
          </w:p>
        </w:tc>
      </w:tr>
      <w:tr w:rsidR="00FF7F9A" w:rsidRPr="00FF7F9A" w14:paraId="7FFCDC1A" w14:textId="77777777" w:rsidTr="00EF3281">
        <w:trPr>
          <w:trHeight w:val="20"/>
          <w:jc w:val="center"/>
        </w:trPr>
        <w:tc>
          <w:tcPr>
            <w:tcW w:w="1094" w:type="dxa"/>
          </w:tcPr>
          <w:p w14:paraId="29FE4110" w14:textId="74CAE790" w:rsidR="00FF7F9A" w:rsidRPr="00FF7F9A" w:rsidRDefault="002328C4" w:rsidP="00FF7F9A">
            <w:pPr>
              <w:rPr>
                <w:rFonts w:ascii="Arial" w:hAnsi="Arial" w:cs="Arial"/>
                <w:bCs/>
                <w:sz w:val="14"/>
                <w:szCs w:val="14"/>
              </w:rPr>
            </w:pPr>
            <w:hyperlink r:id="rId2726" w:history="1">
              <w:r w:rsidR="004371F4">
                <w:rPr>
                  <w:rStyle w:val="Hyperlink"/>
                  <w:rFonts w:ascii="Arial" w:hAnsi="Arial" w:cs="Arial"/>
                  <w:sz w:val="14"/>
                  <w:szCs w:val="14"/>
                </w:rPr>
                <w:t>R1-2202891</w:t>
              </w:r>
            </w:hyperlink>
          </w:p>
        </w:tc>
        <w:tc>
          <w:tcPr>
            <w:tcW w:w="2646" w:type="dxa"/>
          </w:tcPr>
          <w:p w14:paraId="1A12C31B" w14:textId="44DAED73" w:rsidR="00FF7F9A" w:rsidRPr="00FF7F9A" w:rsidRDefault="00FF7F9A" w:rsidP="00FF7F9A">
            <w:pPr>
              <w:rPr>
                <w:rFonts w:ascii="Arial" w:hAnsi="Arial" w:cs="Arial"/>
                <w:sz w:val="14"/>
                <w:szCs w:val="14"/>
              </w:rPr>
            </w:pPr>
            <w:r w:rsidRPr="00FF7F9A">
              <w:rPr>
                <w:rFonts w:ascii="Arial" w:hAnsi="Arial" w:cs="Arial"/>
                <w:sz w:val="14"/>
                <w:szCs w:val="14"/>
              </w:rPr>
              <w:t>LS on HARQ process for MCCH and Broadcast MTCH(s)</w:t>
            </w:r>
          </w:p>
        </w:tc>
        <w:tc>
          <w:tcPr>
            <w:tcW w:w="1583" w:type="dxa"/>
          </w:tcPr>
          <w:p w14:paraId="5CD39070" w14:textId="1DD42840" w:rsidR="00FF7F9A" w:rsidRPr="00FF7F9A" w:rsidRDefault="00FF7F9A" w:rsidP="00FF7F9A">
            <w:pPr>
              <w:rPr>
                <w:rFonts w:ascii="Arial" w:hAnsi="Arial" w:cs="Arial"/>
                <w:sz w:val="14"/>
                <w:szCs w:val="14"/>
              </w:rPr>
            </w:pPr>
            <w:r w:rsidRPr="00FF7F9A">
              <w:rPr>
                <w:rFonts w:ascii="Arial" w:hAnsi="Arial" w:cs="Arial"/>
                <w:sz w:val="14"/>
                <w:szCs w:val="14"/>
              </w:rPr>
              <w:t>RAN2, Samsung</w:t>
            </w:r>
          </w:p>
        </w:tc>
        <w:tc>
          <w:tcPr>
            <w:tcW w:w="909" w:type="dxa"/>
          </w:tcPr>
          <w:p w14:paraId="3B590A48" w14:textId="6F18E00F" w:rsidR="00FF7F9A" w:rsidRPr="00FF7F9A" w:rsidRDefault="00FF7F9A" w:rsidP="00FF7F9A">
            <w:pPr>
              <w:rPr>
                <w:rFonts w:ascii="Arial" w:hAnsi="Arial" w:cs="Arial"/>
                <w:bCs/>
                <w:sz w:val="14"/>
                <w:szCs w:val="14"/>
              </w:rPr>
            </w:pPr>
            <w:r w:rsidRPr="00FF7F9A">
              <w:rPr>
                <w:rFonts w:ascii="Arial" w:hAnsi="Arial" w:cs="Arial"/>
                <w:sz w:val="14"/>
                <w:szCs w:val="14"/>
              </w:rPr>
              <w:t>Rel-17</w:t>
            </w:r>
          </w:p>
        </w:tc>
        <w:tc>
          <w:tcPr>
            <w:tcW w:w="2600" w:type="dxa"/>
          </w:tcPr>
          <w:p w14:paraId="61EC2DB7" w14:textId="2858A439" w:rsidR="00FF7F9A" w:rsidRPr="00FF7F9A" w:rsidRDefault="00FF7F9A" w:rsidP="00FF7F9A">
            <w:pPr>
              <w:rPr>
                <w:rFonts w:ascii="Arial" w:hAnsi="Arial" w:cs="Arial"/>
                <w:bCs/>
                <w:sz w:val="14"/>
                <w:szCs w:val="14"/>
              </w:rPr>
            </w:pPr>
            <w:r w:rsidRPr="00FF7F9A">
              <w:rPr>
                <w:rFonts w:ascii="Arial" w:hAnsi="Arial" w:cs="Arial"/>
                <w:sz w:val="14"/>
                <w:szCs w:val="14"/>
              </w:rPr>
              <w:t>NR_MBS-Core</w:t>
            </w:r>
          </w:p>
        </w:tc>
        <w:tc>
          <w:tcPr>
            <w:tcW w:w="1065" w:type="dxa"/>
          </w:tcPr>
          <w:p w14:paraId="3CA2C336" w14:textId="77777777" w:rsidR="00FF7F9A" w:rsidRPr="00FF7F9A" w:rsidRDefault="00FF7F9A" w:rsidP="00FF7F9A">
            <w:pPr>
              <w:rPr>
                <w:rFonts w:ascii="Arial" w:hAnsi="Arial" w:cs="Arial"/>
                <w:sz w:val="14"/>
                <w:szCs w:val="14"/>
              </w:rPr>
            </w:pPr>
          </w:p>
        </w:tc>
        <w:tc>
          <w:tcPr>
            <w:tcW w:w="994" w:type="dxa"/>
          </w:tcPr>
          <w:p w14:paraId="4B27C083" w14:textId="6BA0F373" w:rsidR="00FF7F9A" w:rsidRPr="00FF7F9A" w:rsidRDefault="00FF7F9A" w:rsidP="00FF7F9A">
            <w:pPr>
              <w:rPr>
                <w:rFonts w:ascii="Arial" w:hAnsi="Arial" w:cs="Arial"/>
                <w:sz w:val="14"/>
                <w:szCs w:val="14"/>
              </w:rPr>
            </w:pPr>
            <w:r w:rsidRPr="00FF7F9A">
              <w:rPr>
                <w:rFonts w:ascii="Arial" w:hAnsi="Arial" w:cs="Arial"/>
                <w:sz w:val="14"/>
                <w:szCs w:val="14"/>
              </w:rPr>
              <w:t>RAN1</w:t>
            </w:r>
          </w:p>
        </w:tc>
        <w:tc>
          <w:tcPr>
            <w:tcW w:w="994" w:type="dxa"/>
          </w:tcPr>
          <w:p w14:paraId="4F114FE2" w14:textId="77777777" w:rsidR="00FF7F9A" w:rsidRPr="00FF7F9A" w:rsidRDefault="00FF7F9A" w:rsidP="00FF7F9A">
            <w:pPr>
              <w:rPr>
                <w:rFonts w:ascii="Arial" w:hAnsi="Arial" w:cs="Arial"/>
                <w:sz w:val="14"/>
                <w:szCs w:val="14"/>
              </w:rPr>
            </w:pPr>
          </w:p>
        </w:tc>
        <w:tc>
          <w:tcPr>
            <w:tcW w:w="1120" w:type="dxa"/>
          </w:tcPr>
          <w:p w14:paraId="66327953" w14:textId="18A86D54" w:rsidR="00FF7F9A" w:rsidRPr="00FF7F9A" w:rsidRDefault="00FF7F9A" w:rsidP="00FF7F9A">
            <w:pPr>
              <w:rPr>
                <w:rFonts w:ascii="Arial" w:hAnsi="Arial" w:cs="Arial"/>
                <w:sz w:val="14"/>
                <w:szCs w:val="14"/>
              </w:rPr>
            </w:pPr>
            <w:r w:rsidRPr="00FF7F9A">
              <w:rPr>
                <w:rFonts w:ascii="Arial" w:hAnsi="Arial" w:cs="Arial"/>
                <w:sz w:val="14"/>
                <w:szCs w:val="14"/>
              </w:rPr>
              <w:t>R2-2204017</w:t>
            </w:r>
          </w:p>
        </w:tc>
        <w:tc>
          <w:tcPr>
            <w:tcW w:w="1062" w:type="dxa"/>
          </w:tcPr>
          <w:p w14:paraId="39655865" w14:textId="77777777" w:rsidR="00FF7F9A" w:rsidRPr="00FF7F9A" w:rsidRDefault="00FF7F9A" w:rsidP="00FF7F9A">
            <w:pPr>
              <w:rPr>
                <w:rFonts w:ascii="Arial" w:hAnsi="Arial" w:cs="Arial"/>
                <w:sz w:val="14"/>
                <w:szCs w:val="14"/>
              </w:rPr>
            </w:pPr>
          </w:p>
        </w:tc>
      </w:tr>
      <w:tr w:rsidR="00FF7F9A" w:rsidRPr="00FF7F9A" w14:paraId="6A50B593" w14:textId="77777777" w:rsidTr="00EF3281">
        <w:trPr>
          <w:trHeight w:val="20"/>
          <w:jc w:val="center"/>
        </w:trPr>
        <w:tc>
          <w:tcPr>
            <w:tcW w:w="1094" w:type="dxa"/>
          </w:tcPr>
          <w:p w14:paraId="2294C13E" w14:textId="7FE1EF2A" w:rsidR="00FF7F9A" w:rsidRPr="00FF7F9A" w:rsidRDefault="002328C4" w:rsidP="00FF7F9A">
            <w:pPr>
              <w:rPr>
                <w:rFonts w:ascii="Arial" w:hAnsi="Arial" w:cs="Arial"/>
                <w:sz w:val="14"/>
                <w:szCs w:val="14"/>
              </w:rPr>
            </w:pPr>
            <w:hyperlink r:id="rId2727" w:history="1">
              <w:r w:rsidR="004371F4">
                <w:rPr>
                  <w:rStyle w:val="Hyperlink"/>
                  <w:rFonts w:ascii="Arial" w:hAnsi="Arial" w:cs="Arial"/>
                  <w:sz w:val="14"/>
                  <w:szCs w:val="14"/>
                </w:rPr>
                <w:t>R1-2202901</w:t>
              </w:r>
            </w:hyperlink>
          </w:p>
        </w:tc>
        <w:tc>
          <w:tcPr>
            <w:tcW w:w="2646" w:type="dxa"/>
          </w:tcPr>
          <w:p w14:paraId="3FC61B4D" w14:textId="3DA3E84A" w:rsidR="00FF7F9A" w:rsidRPr="00FF7F9A" w:rsidRDefault="00FF7F9A" w:rsidP="00FF7F9A">
            <w:pPr>
              <w:rPr>
                <w:rFonts w:ascii="Arial" w:hAnsi="Arial" w:cs="Arial"/>
                <w:sz w:val="14"/>
                <w:szCs w:val="14"/>
              </w:rPr>
            </w:pPr>
            <w:r w:rsidRPr="00FF7F9A">
              <w:rPr>
                <w:rFonts w:ascii="Arial" w:hAnsi="Arial" w:cs="Arial"/>
                <w:sz w:val="14"/>
                <w:szCs w:val="14"/>
              </w:rPr>
              <w:t>Reply LS on PDCCH Blind Detection in CA</w:t>
            </w:r>
          </w:p>
        </w:tc>
        <w:tc>
          <w:tcPr>
            <w:tcW w:w="1583" w:type="dxa"/>
          </w:tcPr>
          <w:p w14:paraId="2E122028" w14:textId="54132BAF" w:rsidR="00FF7F9A" w:rsidRPr="00FF7F9A" w:rsidRDefault="00FF7F9A" w:rsidP="00FF7F9A">
            <w:pPr>
              <w:rPr>
                <w:rFonts w:ascii="Arial" w:hAnsi="Arial" w:cs="Arial"/>
                <w:sz w:val="14"/>
                <w:szCs w:val="14"/>
              </w:rPr>
            </w:pPr>
            <w:r w:rsidRPr="00FF7F9A">
              <w:rPr>
                <w:rFonts w:ascii="Arial" w:hAnsi="Arial" w:cs="Arial"/>
                <w:sz w:val="14"/>
                <w:szCs w:val="14"/>
              </w:rPr>
              <w:t>RAN2, HiSilicon</w:t>
            </w:r>
          </w:p>
        </w:tc>
        <w:tc>
          <w:tcPr>
            <w:tcW w:w="909" w:type="dxa"/>
          </w:tcPr>
          <w:p w14:paraId="08686771" w14:textId="7E7FB961" w:rsidR="00FF7F9A" w:rsidRPr="00FF7F9A" w:rsidRDefault="00FF7F9A" w:rsidP="00FF7F9A">
            <w:pPr>
              <w:rPr>
                <w:rFonts w:ascii="Arial" w:hAnsi="Arial" w:cs="Arial"/>
                <w:sz w:val="14"/>
                <w:szCs w:val="14"/>
              </w:rPr>
            </w:pPr>
            <w:r w:rsidRPr="00FF7F9A">
              <w:rPr>
                <w:rFonts w:ascii="Arial" w:hAnsi="Arial" w:cs="Arial"/>
                <w:sz w:val="14"/>
                <w:szCs w:val="14"/>
              </w:rPr>
              <w:t>Rel-16</w:t>
            </w:r>
          </w:p>
        </w:tc>
        <w:tc>
          <w:tcPr>
            <w:tcW w:w="2600" w:type="dxa"/>
          </w:tcPr>
          <w:p w14:paraId="2855036A" w14:textId="04F7B228" w:rsidR="00FF7F9A" w:rsidRPr="00FF7F9A" w:rsidRDefault="00FF7F9A" w:rsidP="00FF7F9A">
            <w:pPr>
              <w:rPr>
                <w:rFonts w:ascii="Arial" w:hAnsi="Arial" w:cs="Arial"/>
                <w:sz w:val="14"/>
                <w:szCs w:val="14"/>
              </w:rPr>
            </w:pPr>
            <w:r w:rsidRPr="00FF7F9A">
              <w:rPr>
                <w:rFonts w:ascii="Arial" w:hAnsi="Arial" w:cs="Arial"/>
                <w:sz w:val="14"/>
                <w:szCs w:val="14"/>
              </w:rPr>
              <w:t>NR_L1enh_URLLC-Core</w:t>
            </w:r>
          </w:p>
        </w:tc>
        <w:tc>
          <w:tcPr>
            <w:tcW w:w="1065" w:type="dxa"/>
          </w:tcPr>
          <w:p w14:paraId="6070B72C" w14:textId="77777777" w:rsidR="00FF7F9A" w:rsidRPr="00FF7F9A" w:rsidRDefault="00FF7F9A" w:rsidP="00FF7F9A">
            <w:pPr>
              <w:rPr>
                <w:rFonts w:ascii="Arial" w:hAnsi="Arial" w:cs="Arial"/>
                <w:sz w:val="14"/>
                <w:szCs w:val="14"/>
              </w:rPr>
            </w:pPr>
          </w:p>
        </w:tc>
        <w:tc>
          <w:tcPr>
            <w:tcW w:w="994" w:type="dxa"/>
          </w:tcPr>
          <w:p w14:paraId="5F2FFFA1" w14:textId="2D7A5C02" w:rsidR="00FF7F9A" w:rsidRPr="00FF7F9A" w:rsidRDefault="00FF7F9A" w:rsidP="00FF7F9A">
            <w:pPr>
              <w:rPr>
                <w:rFonts w:ascii="Arial" w:hAnsi="Arial" w:cs="Arial"/>
                <w:sz w:val="14"/>
                <w:szCs w:val="14"/>
              </w:rPr>
            </w:pPr>
            <w:r w:rsidRPr="00FF7F9A">
              <w:rPr>
                <w:rFonts w:ascii="Arial" w:hAnsi="Arial" w:cs="Arial"/>
                <w:sz w:val="14"/>
                <w:szCs w:val="14"/>
              </w:rPr>
              <w:t>RAN1</w:t>
            </w:r>
          </w:p>
        </w:tc>
        <w:tc>
          <w:tcPr>
            <w:tcW w:w="994" w:type="dxa"/>
          </w:tcPr>
          <w:p w14:paraId="4F6EABDD" w14:textId="77777777" w:rsidR="00FF7F9A" w:rsidRPr="00FF7F9A" w:rsidRDefault="00FF7F9A" w:rsidP="00FF7F9A">
            <w:pPr>
              <w:rPr>
                <w:rFonts w:ascii="Arial" w:hAnsi="Arial" w:cs="Arial"/>
                <w:sz w:val="14"/>
                <w:szCs w:val="14"/>
              </w:rPr>
            </w:pPr>
          </w:p>
        </w:tc>
        <w:tc>
          <w:tcPr>
            <w:tcW w:w="1120" w:type="dxa"/>
          </w:tcPr>
          <w:p w14:paraId="63C41819" w14:textId="4A288A66" w:rsidR="00FF7F9A" w:rsidRPr="00FF7F9A" w:rsidRDefault="00FF7F9A" w:rsidP="00FF7F9A">
            <w:pPr>
              <w:rPr>
                <w:rFonts w:ascii="Arial" w:hAnsi="Arial" w:cs="Arial"/>
                <w:sz w:val="14"/>
                <w:szCs w:val="14"/>
              </w:rPr>
            </w:pPr>
            <w:r w:rsidRPr="00FF7F9A">
              <w:rPr>
                <w:rFonts w:ascii="Arial" w:hAnsi="Arial" w:cs="Arial"/>
                <w:sz w:val="14"/>
                <w:szCs w:val="14"/>
              </w:rPr>
              <w:t>R2-2204055</w:t>
            </w:r>
          </w:p>
        </w:tc>
        <w:tc>
          <w:tcPr>
            <w:tcW w:w="1062" w:type="dxa"/>
          </w:tcPr>
          <w:p w14:paraId="74DD569D" w14:textId="77777777" w:rsidR="00FF7F9A" w:rsidRPr="00FF7F9A" w:rsidRDefault="00FF7F9A" w:rsidP="00FF7F9A">
            <w:pPr>
              <w:rPr>
                <w:rFonts w:ascii="Arial" w:hAnsi="Arial" w:cs="Arial"/>
                <w:sz w:val="14"/>
                <w:szCs w:val="14"/>
              </w:rPr>
            </w:pPr>
          </w:p>
        </w:tc>
      </w:tr>
      <w:tr w:rsidR="00FF7F9A" w:rsidRPr="00FF7F9A" w14:paraId="3F641B05" w14:textId="77777777" w:rsidTr="00EF3281">
        <w:trPr>
          <w:trHeight w:val="20"/>
          <w:jc w:val="center"/>
        </w:trPr>
        <w:tc>
          <w:tcPr>
            <w:tcW w:w="1094" w:type="dxa"/>
          </w:tcPr>
          <w:p w14:paraId="3552C203" w14:textId="3FE7B129" w:rsidR="00FF7F9A" w:rsidRPr="00FF7F9A" w:rsidRDefault="002328C4" w:rsidP="00FF7F9A">
            <w:pPr>
              <w:rPr>
                <w:rFonts w:ascii="Arial" w:hAnsi="Arial" w:cs="Arial"/>
                <w:bCs/>
                <w:sz w:val="14"/>
                <w:szCs w:val="14"/>
              </w:rPr>
            </w:pPr>
            <w:hyperlink r:id="rId2728" w:history="1">
              <w:r w:rsidR="004371F4">
                <w:rPr>
                  <w:rStyle w:val="Hyperlink"/>
                  <w:rFonts w:ascii="Arial" w:hAnsi="Arial" w:cs="Arial"/>
                  <w:sz w:val="14"/>
                  <w:szCs w:val="14"/>
                </w:rPr>
                <w:t>R1-2202935</w:t>
              </w:r>
            </w:hyperlink>
          </w:p>
        </w:tc>
        <w:tc>
          <w:tcPr>
            <w:tcW w:w="2646" w:type="dxa"/>
          </w:tcPr>
          <w:p w14:paraId="42E9BF5C" w14:textId="3F1897A4" w:rsidR="00FF7F9A" w:rsidRPr="00FF7F9A" w:rsidRDefault="00FF7F9A" w:rsidP="00FF7F9A">
            <w:pPr>
              <w:rPr>
                <w:rFonts w:ascii="Arial" w:hAnsi="Arial" w:cs="Arial"/>
                <w:sz w:val="14"/>
                <w:szCs w:val="14"/>
              </w:rPr>
            </w:pPr>
            <w:r w:rsidRPr="00FF7F9A">
              <w:rPr>
                <w:rFonts w:ascii="Arial" w:hAnsi="Arial" w:cs="Arial"/>
                <w:sz w:val="14"/>
                <w:szCs w:val="14"/>
              </w:rPr>
              <w:t>LS on TP to introduce Rel-17 SL DRX for TR 37.985</w:t>
            </w:r>
          </w:p>
        </w:tc>
        <w:tc>
          <w:tcPr>
            <w:tcW w:w="1583" w:type="dxa"/>
          </w:tcPr>
          <w:p w14:paraId="1C5F1732" w14:textId="2D7E3A55" w:rsidR="00FF7F9A" w:rsidRPr="00FF7F9A" w:rsidRDefault="00FF7F9A" w:rsidP="00FF7F9A">
            <w:pPr>
              <w:rPr>
                <w:rFonts w:ascii="Arial" w:hAnsi="Arial" w:cs="Arial"/>
                <w:sz w:val="14"/>
                <w:szCs w:val="14"/>
              </w:rPr>
            </w:pPr>
            <w:r w:rsidRPr="00FF7F9A">
              <w:rPr>
                <w:rFonts w:ascii="Arial" w:hAnsi="Arial" w:cs="Arial"/>
                <w:sz w:val="14"/>
                <w:szCs w:val="14"/>
              </w:rPr>
              <w:t>RAN2, Huawei</w:t>
            </w:r>
          </w:p>
        </w:tc>
        <w:tc>
          <w:tcPr>
            <w:tcW w:w="909" w:type="dxa"/>
          </w:tcPr>
          <w:p w14:paraId="0709ACCA" w14:textId="5E909ADB" w:rsidR="00FF7F9A" w:rsidRPr="00FF7F9A" w:rsidRDefault="00FF7F9A" w:rsidP="00FF7F9A">
            <w:pPr>
              <w:rPr>
                <w:rFonts w:ascii="Arial" w:hAnsi="Arial" w:cs="Arial"/>
                <w:bCs/>
                <w:sz w:val="14"/>
                <w:szCs w:val="14"/>
              </w:rPr>
            </w:pPr>
            <w:r w:rsidRPr="00FF7F9A">
              <w:rPr>
                <w:rFonts w:ascii="Arial" w:hAnsi="Arial" w:cs="Arial"/>
                <w:sz w:val="14"/>
                <w:szCs w:val="14"/>
              </w:rPr>
              <w:t>Rel-17</w:t>
            </w:r>
          </w:p>
        </w:tc>
        <w:tc>
          <w:tcPr>
            <w:tcW w:w="2600" w:type="dxa"/>
          </w:tcPr>
          <w:p w14:paraId="193669C6" w14:textId="6C91A470" w:rsidR="00FF7F9A" w:rsidRPr="00FF7F9A" w:rsidRDefault="00FF7F9A" w:rsidP="00FF7F9A">
            <w:pPr>
              <w:rPr>
                <w:rFonts w:ascii="Arial" w:hAnsi="Arial" w:cs="Arial"/>
                <w:bCs/>
                <w:sz w:val="14"/>
                <w:szCs w:val="14"/>
                <w:lang w:val="fr-FR"/>
              </w:rPr>
            </w:pPr>
            <w:r w:rsidRPr="00FF7F9A">
              <w:rPr>
                <w:rFonts w:ascii="Arial" w:hAnsi="Arial" w:cs="Arial"/>
                <w:sz w:val="14"/>
                <w:szCs w:val="14"/>
              </w:rPr>
              <w:t>NR_SL_enh-Core</w:t>
            </w:r>
          </w:p>
        </w:tc>
        <w:tc>
          <w:tcPr>
            <w:tcW w:w="1065" w:type="dxa"/>
          </w:tcPr>
          <w:p w14:paraId="578480BC" w14:textId="77777777" w:rsidR="00FF7F9A" w:rsidRPr="00FF7F9A" w:rsidRDefault="00FF7F9A" w:rsidP="00FF7F9A">
            <w:pPr>
              <w:rPr>
                <w:rFonts w:ascii="Arial" w:hAnsi="Arial" w:cs="Arial"/>
                <w:sz w:val="14"/>
                <w:szCs w:val="14"/>
              </w:rPr>
            </w:pPr>
          </w:p>
        </w:tc>
        <w:tc>
          <w:tcPr>
            <w:tcW w:w="994" w:type="dxa"/>
          </w:tcPr>
          <w:p w14:paraId="114B81CB" w14:textId="2A5E5792" w:rsidR="00FF7F9A" w:rsidRPr="00FF7F9A" w:rsidRDefault="00FF7F9A" w:rsidP="00FF7F9A">
            <w:pPr>
              <w:rPr>
                <w:rFonts w:ascii="Arial" w:hAnsi="Arial" w:cs="Arial"/>
                <w:sz w:val="14"/>
                <w:szCs w:val="14"/>
              </w:rPr>
            </w:pPr>
            <w:r w:rsidRPr="00FF7F9A">
              <w:rPr>
                <w:rFonts w:ascii="Arial" w:hAnsi="Arial" w:cs="Arial"/>
                <w:sz w:val="14"/>
                <w:szCs w:val="14"/>
              </w:rPr>
              <w:t>RAN1</w:t>
            </w:r>
          </w:p>
        </w:tc>
        <w:tc>
          <w:tcPr>
            <w:tcW w:w="994" w:type="dxa"/>
          </w:tcPr>
          <w:p w14:paraId="18BF05E4" w14:textId="77777777" w:rsidR="00FF7F9A" w:rsidRPr="00FF7F9A" w:rsidRDefault="00FF7F9A" w:rsidP="00FF7F9A">
            <w:pPr>
              <w:rPr>
                <w:rFonts w:ascii="Arial" w:hAnsi="Arial" w:cs="Arial"/>
                <w:sz w:val="14"/>
                <w:szCs w:val="14"/>
              </w:rPr>
            </w:pPr>
          </w:p>
        </w:tc>
        <w:tc>
          <w:tcPr>
            <w:tcW w:w="1120" w:type="dxa"/>
          </w:tcPr>
          <w:p w14:paraId="7351B7B1" w14:textId="005251B0" w:rsidR="00FF7F9A" w:rsidRPr="00FF7F9A" w:rsidRDefault="00FF7F9A" w:rsidP="00FF7F9A">
            <w:pPr>
              <w:rPr>
                <w:rFonts w:ascii="Arial" w:hAnsi="Arial" w:cs="Arial"/>
                <w:sz w:val="14"/>
                <w:szCs w:val="14"/>
              </w:rPr>
            </w:pPr>
            <w:r w:rsidRPr="00FF7F9A">
              <w:rPr>
                <w:rFonts w:ascii="Arial" w:hAnsi="Arial" w:cs="Arial"/>
                <w:sz w:val="14"/>
                <w:szCs w:val="14"/>
              </w:rPr>
              <w:t>R2-2203689</w:t>
            </w:r>
          </w:p>
        </w:tc>
        <w:tc>
          <w:tcPr>
            <w:tcW w:w="1062" w:type="dxa"/>
          </w:tcPr>
          <w:p w14:paraId="21010687" w14:textId="77777777" w:rsidR="00FF7F9A" w:rsidRPr="00FF7F9A" w:rsidRDefault="00FF7F9A" w:rsidP="00FF7F9A">
            <w:pPr>
              <w:rPr>
                <w:rFonts w:ascii="Arial" w:hAnsi="Arial" w:cs="Arial"/>
                <w:sz w:val="14"/>
                <w:szCs w:val="14"/>
              </w:rPr>
            </w:pPr>
          </w:p>
        </w:tc>
      </w:tr>
    </w:tbl>
    <w:p w14:paraId="50EC24DA" w14:textId="77777777" w:rsidR="00853B87" w:rsidRPr="000B1042" w:rsidRDefault="00853B87" w:rsidP="009643F7">
      <w:pPr>
        <w:rPr>
          <w:rFonts w:ascii="Times New Roman" w:hAnsi="Times New Roman"/>
          <w:szCs w:val="20"/>
        </w:rPr>
      </w:pPr>
    </w:p>
    <w:p w14:paraId="77D091CD" w14:textId="200B9B71" w:rsidR="007A5AC0" w:rsidRPr="000B1042" w:rsidRDefault="007A5AC0" w:rsidP="009643F7">
      <w:pPr>
        <w:pStyle w:val="Heading1"/>
        <w:numPr>
          <w:ilvl w:val="0"/>
          <w:numId w:val="0"/>
        </w:numPr>
        <w:spacing w:before="0" w:after="0"/>
        <w:rPr>
          <w:rFonts w:ascii="Times New Roman" w:hAnsi="Times New Roman" w:cs="Times New Roman"/>
          <w:sz w:val="20"/>
          <w:szCs w:val="20"/>
        </w:rPr>
      </w:pPr>
      <w:r w:rsidRPr="000B1042">
        <w:rPr>
          <w:rFonts w:ascii="Times New Roman" w:hAnsi="Times New Roman" w:cs="Times New Roman"/>
          <w:sz w:val="20"/>
          <w:szCs w:val="20"/>
        </w:rPr>
        <w:br w:type="page"/>
      </w:r>
      <w:bookmarkStart w:id="773" w:name="_Toc98334501"/>
      <w:r w:rsidRPr="000B1042">
        <w:rPr>
          <w:rFonts w:ascii="Times New Roman" w:hAnsi="Times New Roman" w:cs="Times New Roman"/>
          <w:sz w:val="20"/>
          <w:szCs w:val="20"/>
        </w:rPr>
        <w:lastRenderedPageBreak/>
        <w:t>Annex</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D:</w:t>
      </w:r>
      <w:r w:rsidRPr="000B1042">
        <w:rPr>
          <w:rFonts w:ascii="Times New Roman" w:hAnsi="Times New Roman" w:cs="Times New Roman"/>
          <w:sz w:val="20"/>
          <w:szCs w:val="20"/>
        </w:rPr>
        <w:tab/>
        <w:t>List</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of</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Approved</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updated</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WIDs</w:t>
      </w:r>
      <w:bookmarkEnd w:id="773"/>
    </w:p>
    <w:p w14:paraId="19A169FA" w14:textId="77777777" w:rsidR="005C5573" w:rsidRPr="000B1042" w:rsidRDefault="005C5573" w:rsidP="005C5573">
      <w:pPr>
        <w:rPr>
          <w:szCs w:val="20"/>
        </w:rPr>
      </w:pPr>
    </w:p>
    <w:p w14:paraId="17765E43" w14:textId="77777777" w:rsidR="007A5AC0" w:rsidRPr="000B1042" w:rsidRDefault="007A5AC0" w:rsidP="009643F7">
      <w:pPr>
        <w:rPr>
          <w:rFonts w:ascii="Times New Roman" w:eastAsia="SimSun" w:hAnsi="Times New Roman"/>
          <w:kern w:val="2"/>
          <w:szCs w:val="20"/>
        </w:rPr>
      </w:pPr>
      <w:r w:rsidRPr="000B1042">
        <w:rPr>
          <w:rFonts w:ascii="Times New Roman" w:eastAsia="SimSun" w:hAnsi="Times New Roman"/>
          <w:kern w:val="2"/>
          <w:szCs w:val="20"/>
        </w:rPr>
        <w:t>None</w:t>
      </w:r>
    </w:p>
    <w:p w14:paraId="330ADC53" w14:textId="77777777" w:rsidR="007A5AC0" w:rsidRPr="000B1042" w:rsidRDefault="007A5AC0" w:rsidP="009643F7">
      <w:pPr>
        <w:rPr>
          <w:rFonts w:ascii="Times New Roman" w:eastAsia="SimSun" w:hAnsi="Times New Roman"/>
          <w:kern w:val="2"/>
          <w:szCs w:val="20"/>
        </w:rPr>
      </w:pPr>
    </w:p>
    <w:p w14:paraId="42B32788" w14:textId="068EF4C9" w:rsidR="007A5AC0" w:rsidRPr="000B1042" w:rsidRDefault="007A5AC0" w:rsidP="009643F7">
      <w:pPr>
        <w:pStyle w:val="Heading1"/>
        <w:numPr>
          <w:ilvl w:val="0"/>
          <w:numId w:val="0"/>
        </w:numPr>
        <w:spacing w:before="0" w:after="0"/>
        <w:rPr>
          <w:rFonts w:ascii="Times New Roman" w:hAnsi="Times New Roman" w:cs="Times New Roman"/>
          <w:sz w:val="20"/>
          <w:szCs w:val="20"/>
        </w:rPr>
      </w:pPr>
      <w:r w:rsidRPr="000B1042">
        <w:rPr>
          <w:rFonts w:ascii="Times New Roman" w:hAnsi="Times New Roman" w:cs="Times New Roman"/>
          <w:sz w:val="20"/>
          <w:szCs w:val="20"/>
        </w:rPr>
        <w:br w:type="page"/>
      </w:r>
      <w:bookmarkStart w:id="774" w:name="_Toc98334502"/>
      <w:r w:rsidRPr="000B1042">
        <w:rPr>
          <w:rFonts w:ascii="Times New Roman" w:hAnsi="Times New Roman" w:cs="Times New Roman"/>
          <w:sz w:val="20"/>
          <w:szCs w:val="20"/>
        </w:rPr>
        <w:lastRenderedPageBreak/>
        <w:t>Annex</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E:</w:t>
      </w:r>
      <w:r w:rsidRPr="000B1042">
        <w:rPr>
          <w:rFonts w:ascii="Times New Roman" w:hAnsi="Times New Roman" w:cs="Times New Roman"/>
          <w:sz w:val="20"/>
          <w:szCs w:val="20"/>
        </w:rPr>
        <w:tab/>
        <w:t>List</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of</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draft</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TSs/TRs</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agreed</w:t>
      </w:r>
      <w:r w:rsidR="00233210">
        <w:rPr>
          <w:rFonts w:ascii="Times New Roman" w:hAnsi="Times New Roman" w:cs="Times New Roman"/>
          <w:sz w:val="20"/>
          <w:szCs w:val="20"/>
        </w:rPr>
        <w:t xml:space="preserve"> </w:t>
      </w:r>
      <w:r w:rsidRPr="000B1042">
        <w:rPr>
          <w:rFonts w:ascii="Times New Roman" w:hAnsi="Times New Roman" w:cs="Times New Roman"/>
          <w:sz w:val="20"/>
          <w:szCs w:val="20"/>
        </w:rPr>
        <w:t>at</w:t>
      </w:r>
      <w:r w:rsidR="00233210">
        <w:rPr>
          <w:rFonts w:ascii="Times New Roman" w:hAnsi="Times New Roman" w:cs="Times New Roman"/>
          <w:sz w:val="20"/>
          <w:szCs w:val="20"/>
        </w:rPr>
        <w:t xml:space="preserve"> </w:t>
      </w:r>
      <w:r w:rsidR="00F2328C">
        <w:rPr>
          <w:rFonts w:ascii="Times New Roman" w:hAnsi="Times New Roman" w:cs="Times New Roman"/>
          <w:sz w:val="20"/>
          <w:szCs w:val="20"/>
        </w:rPr>
        <w:t>RAN1</w:t>
      </w:r>
      <w:r w:rsidR="00233210">
        <w:rPr>
          <w:rFonts w:ascii="Times New Roman" w:hAnsi="Times New Roman" w:cs="Times New Roman"/>
          <w:sz w:val="20"/>
          <w:szCs w:val="20"/>
        </w:rPr>
        <w:t xml:space="preserve"> </w:t>
      </w:r>
      <w:r w:rsidR="00866BB5">
        <w:rPr>
          <w:rFonts w:ascii="Times New Roman" w:hAnsi="Times New Roman" w:cs="Times New Roman"/>
          <w:sz w:val="20"/>
          <w:szCs w:val="20"/>
        </w:rPr>
        <w:t>#108-e</w:t>
      </w:r>
      <w:bookmarkEnd w:id="774"/>
    </w:p>
    <w:p w14:paraId="606B555D" w14:textId="77777777" w:rsidR="005C5573" w:rsidRPr="000B1042" w:rsidRDefault="005C5573" w:rsidP="005C5573">
      <w:pPr>
        <w:rPr>
          <w:szCs w:val="20"/>
        </w:rPr>
      </w:pPr>
    </w:p>
    <w:tbl>
      <w:tblPr>
        <w:tblW w:w="13708" w:type="dxa"/>
        <w:tblInd w:w="216" w:type="dxa"/>
        <w:tblLayout w:type="fixed"/>
        <w:tblLook w:val="0000" w:firstRow="0" w:lastRow="0" w:firstColumn="0" w:lastColumn="0" w:noHBand="0" w:noVBand="0"/>
      </w:tblPr>
      <w:tblGrid>
        <w:gridCol w:w="1612"/>
        <w:gridCol w:w="5242"/>
        <w:gridCol w:w="2554"/>
        <w:gridCol w:w="4300"/>
      </w:tblGrid>
      <w:tr w:rsidR="000B1042" w:rsidRPr="00345CF0" w14:paraId="54770836" w14:textId="77777777" w:rsidTr="00EB2F97">
        <w:trPr>
          <w:trHeight w:val="480"/>
        </w:trPr>
        <w:tc>
          <w:tcPr>
            <w:tcW w:w="1612" w:type="dxa"/>
            <w:tcBorders>
              <w:top w:val="single" w:sz="12" w:space="0" w:color="auto"/>
              <w:left w:val="single" w:sz="12" w:space="0" w:color="auto"/>
              <w:bottom w:val="single" w:sz="4" w:space="0" w:color="auto"/>
              <w:right w:val="single" w:sz="12" w:space="0" w:color="auto"/>
            </w:tcBorders>
            <w:shd w:val="clear" w:color="auto" w:fill="C0C0C0"/>
            <w:vAlign w:val="center"/>
          </w:tcPr>
          <w:p w14:paraId="6E005BE7" w14:textId="0BD4F396" w:rsidR="007A5AC0" w:rsidRPr="00345CF0" w:rsidRDefault="007A5AC0" w:rsidP="009643F7">
            <w:pPr>
              <w:rPr>
                <w:rFonts w:ascii="Arial" w:eastAsia="MS Mincho" w:hAnsi="Arial" w:cs="Arial"/>
                <w:b/>
                <w:bCs/>
                <w:sz w:val="16"/>
                <w:szCs w:val="16"/>
                <w:lang w:eastAsia="ja-JP"/>
              </w:rPr>
            </w:pPr>
            <w:r w:rsidRPr="00345CF0">
              <w:rPr>
                <w:rFonts w:ascii="Arial" w:eastAsia="MS Mincho" w:hAnsi="Arial" w:cs="Arial"/>
                <w:b/>
                <w:bCs/>
                <w:sz w:val="16"/>
                <w:szCs w:val="16"/>
                <w:lang w:eastAsia="ja-JP"/>
              </w:rPr>
              <w:t>Tdoc</w:t>
            </w:r>
            <w:r w:rsidR="00233210" w:rsidRPr="00345CF0">
              <w:rPr>
                <w:rFonts w:ascii="Arial" w:eastAsia="MS Mincho" w:hAnsi="Arial" w:cs="Arial"/>
                <w:b/>
                <w:bCs/>
                <w:sz w:val="16"/>
                <w:szCs w:val="16"/>
                <w:lang w:eastAsia="ja-JP"/>
              </w:rPr>
              <w:t xml:space="preserve"> </w:t>
            </w:r>
            <w:r w:rsidRPr="00345CF0">
              <w:rPr>
                <w:rFonts w:ascii="Arial" w:eastAsia="MS Mincho" w:hAnsi="Arial" w:cs="Arial"/>
                <w:b/>
                <w:bCs/>
                <w:sz w:val="16"/>
                <w:szCs w:val="16"/>
                <w:lang w:eastAsia="ja-JP"/>
              </w:rPr>
              <w:t>Number</w:t>
            </w:r>
          </w:p>
        </w:tc>
        <w:tc>
          <w:tcPr>
            <w:tcW w:w="5242" w:type="dxa"/>
            <w:tcBorders>
              <w:top w:val="single" w:sz="12" w:space="0" w:color="auto"/>
              <w:left w:val="nil"/>
              <w:bottom w:val="single" w:sz="4" w:space="0" w:color="auto"/>
              <w:right w:val="single" w:sz="12" w:space="0" w:color="auto"/>
            </w:tcBorders>
            <w:shd w:val="clear" w:color="auto" w:fill="C0C0C0"/>
            <w:vAlign w:val="center"/>
          </w:tcPr>
          <w:p w14:paraId="1ED2A268" w14:textId="77777777" w:rsidR="007A5AC0" w:rsidRPr="00345CF0" w:rsidRDefault="007A5AC0" w:rsidP="009643F7">
            <w:pPr>
              <w:rPr>
                <w:rFonts w:ascii="Arial" w:eastAsia="MS Mincho" w:hAnsi="Arial" w:cs="Arial"/>
                <w:b/>
                <w:bCs/>
                <w:sz w:val="16"/>
                <w:szCs w:val="16"/>
                <w:lang w:eastAsia="ja-JP"/>
              </w:rPr>
            </w:pPr>
            <w:r w:rsidRPr="00345CF0">
              <w:rPr>
                <w:rFonts w:ascii="Arial" w:eastAsia="MS Mincho" w:hAnsi="Arial" w:cs="Arial"/>
                <w:b/>
                <w:bCs/>
                <w:sz w:val="16"/>
                <w:szCs w:val="16"/>
                <w:lang w:eastAsia="ja-JP"/>
              </w:rPr>
              <w:t>Title</w:t>
            </w:r>
          </w:p>
        </w:tc>
        <w:tc>
          <w:tcPr>
            <w:tcW w:w="2554" w:type="dxa"/>
            <w:tcBorders>
              <w:top w:val="single" w:sz="12" w:space="0" w:color="auto"/>
              <w:left w:val="nil"/>
              <w:bottom w:val="single" w:sz="4" w:space="0" w:color="auto"/>
              <w:right w:val="single" w:sz="12" w:space="0" w:color="auto"/>
            </w:tcBorders>
            <w:shd w:val="clear" w:color="auto" w:fill="C0C0C0"/>
            <w:vAlign w:val="center"/>
          </w:tcPr>
          <w:p w14:paraId="11AD426E" w14:textId="77777777" w:rsidR="007A5AC0" w:rsidRPr="00345CF0" w:rsidRDefault="007A5AC0" w:rsidP="009643F7">
            <w:pPr>
              <w:rPr>
                <w:rFonts w:ascii="Arial" w:eastAsia="MS Mincho" w:hAnsi="Arial" w:cs="Arial"/>
                <w:b/>
                <w:bCs/>
                <w:sz w:val="16"/>
                <w:szCs w:val="16"/>
                <w:lang w:eastAsia="ja-JP"/>
              </w:rPr>
            </w:pPr>
            <w:r w:rsidRPr="00345CF0">
              <w:rPr>
                <w:rFonts w:ascii="Arial" w:eastAsia="MS Mincho" w:hAnsi="Arial" w:cs="Arial"/>
                <w:b/>
                <w:bCs/>
                <w:sz w:val="16"/>
                <w:szCs w:val="16"/>
                <w:lang w:eastAsia="ja-JP"/>
              </w:rPr>
              <w:t>Source</w:t>
            </w:r>
          </w:p>
        </w:tc>
        <w:tc>
          <w:tcPr>
            <w:tcW w:w="4300" w:type="dxa"/>
            <w:tcBorders>
              <w:top w:val="single" w:sz="12" w:space="0" w:color="auto"/>
              <w:left w:val="nil"/>
              <w:bottom w:val="single" w:sz="4" w:space="0" w:color="auto"/>
              <w:right w:val="single" w:sz="12" w:space="0" w:color="auto"/>
            </w:tcBorders>
            <w:shd w:val="clear" w:color="auto" w:fill="C0C0C0"/>
            <w:vAlign w:val="center"/>
          </w:tcPr>
          <w:p w14:paraId="3EDA36D9" w14:textId="77777777" w:rsidR="007A5AC0" w:rsidRPr="00345CF0" w:rsidRDefault="007A5AC0" w:rsidP="009643F7">
            <w:pPr>
              <w:rPr>
                <w:rFonts w:ascii="Arial" w:eastAsia="MS Mincho" w:hAnsi="Arial" w:cs="Arial"/>
                <w:b/>
                <w:bCs/>
                <w:sz w:val="16"/>
                <w:szCs w:val="16"/>
                <w:lang w:eastAsia="ja-JP"/>
              </w:rPr>
            </w:pPr>
            <w:r w:rsidRPr="00345CF0">
              <w:rPr>
                <w:rFonts w:ascii="Arial" w:eastAsia="MS Mincho" w:hAnsi="Arial" w:cs="Arial"/>
                <w:b/>
                <w:bCs/>
                <w:sz w:val="16"/>
                <w:szCs w:val="16"/>
                <w:lang w:eastAsia="ja-JP"/>
              </w:rPr>
              <w:t>Conclusion/Decision</w:t>
            </w:r>
          </w:p>
        </w:tc>
      </w:tr>
      <w:tr w:rsidR="00434897" w:rsidRPr="00345CF0" w14:paraId="79220436" w14:textId="77777777" w:rsidTr="00541685">
        <w:trPr>
          <w:trHeight w:val="20"/>
        </w:trPr>
        <w:tc>
          <w:tcPr>
            <w:tcW w:w="1612" w:type="dxa"/>
            <w:tcBorders>
              <w:top w:val="single" w:sz="4" w:space="0" w:color="auto"/>
              <w:left w:val="single" w:sz="4" w:space="0" w:color="auto"/>
              <w:bottom w:val="single" w:sz="4" w:space="0" w:color="auto"/>
              <w:right w:val="single" w:sz="4" w:space="0" w:color="auto"/>
            </w:tcBorders>
            <w:shd w:val="clear" w:color="auto" w:fill="auto"/>
          </w:tcPr>
          <w:p w14:paraId="6666AA12" w14:textId="77777777" w:rsidR="00434897" w:rsidRPr="00345CF0" w:rsidRDefault="00434897" w:rsidP="00FD7427">
            <w:pPr>
              <w:rPr>
                <w:rFonts w:ascii="Arial" w:hAnsi="Arial" w:cs="Arial"/>
                <w:sz w:val="16"/>
                <w:szCs w:val="16"/>
              </w:rPr>
            </w:pPr>
          </w:p>
        </w:tc>
        <w:tc>
          <w:tcPr>
            <w:tcW w:w="5242" w:type="dxa"/>
            <w:tcBorders>
              <w:top w:val="single" w:sz="4" w:space="0" w:color="auto"/>
              <w:left w:val="nil"/>
              <w:bottom w:val="single" w:sz="4" w:space="0" w:color="auto"/>
              <w:right w:val="single" w:sz="4" w:space="0" w:color="auto"/>
            </w:tcBorders>
            <w:shd w:val="clear" w:color="auto" w:fill="auto"/>
          </w:tcPr>
          <w:p w14:paraId="0B97519B" w14:textId="77777777" w:rsidR="00434897" w:rsidRPr="00345CF0" w:rsidRDefault="00434897" w:rsidP="00FD7427">
            <w:pPr>
              <w:rPr>
                <w:rFonts w:ascii="Arial" w:hAnsi="Arial" w:cs="Arial"/>
                <w:sz w:val="16"/>
                <w:szCs w:val="16"/>
              </w:rPr>
            </w:pPr>
          </w:p>
        </w:tc>
        <w:tc>
          <w:tcPr>
            <w:tcW w:w="2554" w:type="dxa"/>
            <w:tcBorders>
              <w:top w:val="single" w:sz="4" w:space="0" w:color="auto"/>
              <w:left w:val="nil"/>
              <w:bottom w:val="single" w:sz="4" w:space="0" w:color="auto"/>
              <w:right w:val="single" w:sz="4" w:space="0" w:color="auto"/>
            </w:tcBorders>
            <w:shd w:val="clear" w:color="auto" w:fill="auto"/>
          </w:tcPr>
          <w:p w14:paraId="47224B59" w14:textId="77777777" w:rsidR="00434897" w:rsidRPr="00345CF0" w:rsidRDefault="00434897" w:rsidP="00FD7427">
            <w:pPr>
              <w:rPr>
                <w:rFonts w:ascii="Arial" w:hAnsi="Arial" w:cs="Arial"/>
                <w:sz w:val="16"/>
                <w:szCs w:val="16"/>
              </w:rPr>
            </w:pPr>
          </w:p>
        </w:tc>
        <w:tc>
          <w:tcPr>
            <w:tcW w:w="4300" w:type="dxa"/>
            <w:tcBorders>
              <w:top w:val="single" w:sz="4" w:space="0" w:color="auto"/>
              <w:left w:val="nil"/>
              <w:bottom w:val="single" w:sz="4" w:space="0" w:color="auto"/>
              <w:right w:val="single" w:sz="4" w:space="0" w:color="auto"/>
            </w:tcBorders>
            <w:shd w:val="clear" w:color="auto" w:fill="auto"/>
            <w:vAlign w:val="center"/>
          </w:tcPr>
          <w:p w14:paraId="09B17D56" w14:textId="77777777" w:rsidR="00434897" w:rsidRPr="00345CF0" w:rsidRDefault="00434897" w:rsidP="00FD7427">
            <w:pPr>
              <w:rPr>
                <w:rFonts w:ascii="Arial" w:eastAsia="SimSun" w:hAnsi="Arial" w:cs="Arial"/>
                <w:kern w:val="2"/>
                <w:sz w:val="16"/>
                <w:szCs w:val="16"/>
              </w:rPr>
            </w:pPr>
          </w:p>
        </w:tc>
      </w:tr>
      <w:tr w:rsidR="00FD7427" w:rsidRPr="00345CF0" w14:paraId="33D21DFC" w14:textId="77777777" w:rsidTr="00541685">
        <w:trPr>
          <w:trHeight w:val="20"/>
        </w:trPr>
        <w:tc>
          <w:tcPr>
            <w:tcW w:w="1612" w:type="dxa"/>
            <w:tcBorders>
              <w:top w:val="single" w:sz="4" w:space="0" w:color="auto"/>
              <w:left w:val="single" w:sz="4" w:space="0" w:color="auto"/>
              <w:bottom w:val="single" w:sz="4" w:space="0" w:color="auto"/>
              <w:right w:val="single" w:sz="4" w:space="0" w:color="auto"/>
            </w:tcBorders>
            <w:shd w:val="clear" w:color="auto" w:fill="auto"/>
          </w:tcPr>
          <w:p w14:paraId="32F1BCE8" w14:textId="4FC397F7" w:rsidR="00FD7427" w:rsidRPr="00345CF0" w:rsidRDefault="00FD7427" w:rsidP="00FD7427">
            <w:pPr>
              <w:rPr>
                <w:rFonts w:ascii="Arial" w:hAnsi="Arial" w:cs="Arial"/>
                <w:sz w:val="16"/>
                <w:szCs w:val="16"/>
              </w:rPr>
            </w:pPr>
          </w:p>
        </w:tc>
        <w:tc>
          <w:tcPr>
            <w:tcW w:w="5242" w:type="dxa"/>
            <w:tcBorders>
              <w:top w:val="single" w:sz="4" w:space="0" w:color="auto"/>
              <w:left w:val="nil"/>
              <w:bottom w:val="single" w:sz="4" w:space="0" w:color="auto"/>
              <w:right w:val="single" w:sz="4" w:space="0" w:color="auto"/>
            </w:tcBorders>
            <w:shd w:val="clear" w:color="auto" w:fill="auto"/>
          </w:tcPr>
          <w:p w14:paraId="7EE8ED0A" w14:textId="00802978" w:rsidR="00FD7427" w:rsidRPr="00345CF0" w:rsidRDefault="00FD7427" w:rsidP="00FD7427">
            <w:pPr>
              <w:rPr>
                <w:rFonts w:ascii="Arial" w:hAnsi="Arial" w:cs="Arial"/>
                <w:sz w:val="16"/>
                <w:szCs w:val="16"/>
              </w:rPr>
            </w:pPr>
          </w:p>
        </w:tc>
        <w:tc>
          <w:tcPr>
            <w:tcW w:w="2554" w:type="dxa"/>
            <w:tcBorders>
              <w:top w:val="single" w:sz="4" w:space="0" w:color="auto"/>
              <w:left w:val="nil"/>
              <w:bottom w:val="single" w:sz="4" w:space="0" w:color="auto"/>
              <w:right w:val="single" w:sz="4" w:space="0" w:color="auto"/>
            </w:tcBorders>
            <w:shd w:val="clear" w:color="auto" w:fill="auto"/>
          </w:tcPr>
          <w:p w14:paraId="48DA93E4" w14:textId="78EEE97C" w:rsidR="00FD7427" w:rsidRPr="00345CF0" w:rsidRDefault="00FD7427" w:rsidP="00FD7427">
            <w:pPr>
              <w:rPr>
                <w:rFonts w:ascii="Arial" w:hAnsi="Arial" w:cs="Arial"/>
                <w:sz w:val="16"/>
                <w:szCs w:val="16"/>
              </w:rPr>
            </w:pPr>
          </w:p>
        </w:tc>
        <w:tc>
          <w:tcPr>
            <w:tcW w:w="4300" w:type="dxa"/>
            <w:tcBorders>
              <w:top w:val="single" w:sz="4" w:space="0" w:color="auto"/>
              <w:left w:val="nil"/>
              <w:bottom w:val="single" w:sz="4" w:space="0" w:color="auto"/>
              <w:right w:val="single" w:sz="4" w:space="0" w:color="auto"/>
            </w:tcBorders>
            <w:shd w:val="clear" w:color="auto" w:fill="auto"/>
            <w:vAlign w:val="center"/>
          </w:tcPr>
          <w:p w14:paraId="04686407" w14:textId="7D852BD1" w:rsidR="00FD7427" w:rsidRPr="00345CF0" w:rsidRDefault="00FD7427" w:rsidP="00FD7427">
            <w:pPr>
              <w:rPr>
                <w:rFonts w:ascii="Arial" w:eastAsia="SimSun" w:hAnsi="Arial" w:cs="Arial"/>
                <w:kern w:val="2"/>
                <w:sz w:val="16"/>
                <w:szCs w:val="16"/>
              </w:rPr>
            </w:pPr>
          </w:p>
        </w:tc>
      </w:tr>
    </w:tbl>
    <w:p w14:paraId="37398D75" w14:textId="44F54BD9" w:rsidR="007A5AC0" w:rsidRDefault="007A5AC0" w:rsidP="009643F7">
      <w:pPr>
        <w:rPr>
          <w:rFonts w:ascii="Times New Roman" w:eastAsia="SimSun" w:hAnsi="Times New Roman"/>
          <w:kern w:val="2"/>
          <w:szCs w:val="20"/>
        </w:rPr>
      </w:pPr>
    </w:p>
    <w:p w14:paraId="7E6D4450" w14:textId="77777777" w:rsidR="007A7F63" w:rsidRDefault="007A7F63" w:rsidP="007A7F63"/>
    <w:p w14:paraId="35F4A0AA" w14:textId="5563B078" w:rsidR="007A5AC0" w:rsidRDefault="007A5AC0" w:rsidP="009643F7">
      <w:pPr>
        <w:pStyle w:val="Heading1"/>
        <w:numPr>
          <w:ilvl w:val="0"/>
          <w:numId w:val="0"/>
        </w:numPr>
        <w:spacing w:before="0" w:after="0"/>
        <w:rPr>
          <w:rFonts w:ascii="Times New Roman" w:hAnsi="Times New Roman" w:cs="Times New Roman"/>
          <w:sz w:val="20"/>
          <w:szCs w:val="20"/>
        </w:rPr>
      </w:pPr>
      <w:r w:rsidRPr="000B1042">
        <w:rPr>
          <w:rFonts w:ascii="Times New Roman" w:hAnsi="Times New Roman" w:cs="Times New Roman"/>
          <w:sz w:val="20"/>
          <w:szCs w:val="20"/>
        </w:rPr>
        <w:br w:type="page"/>
      </w:r>
      <w:bookmarkStart w:id="775" w:name="_Toc98334503"/>
      <w:r w:rsidRPr="007A002D">
        <w:rPr>
          <w:rFonts w:ascii="Times New Roman" w:hAnsi="Times New Roman" w:cs="Times New Roman"/>
          <w:sz w:val="20"/>
          <w:szCs w:val="20"/>
        </w:rPr>
        <w:lastRenderedPageBreak/>
        <w:t>Annex</w:t>
      </w:r>
      <w:r w:rsidR="00233210">
        <w:rPr>
          <w:rFonts w:ascii="Times New Roman" w:hAnsi="Times New Roman" w:cs="Times New Roman"/>
          <w:sz w:val="20"/>
          <w:szCs w:val="20"/>
        </w:rPr>
        <w:t xml:space="preserve"> </w:t>
      </w:r>
      <w:r w:rsidRPr="007A002D">
        <w:rPr>
          <w:rFonts w:ascii="Times New Roman" w:hAnsi="Times New Roman" w:cs="Times New Roman"/>
          <w:sz w:val="20"/>
          <w:szCs w:val="20"/>
        </w:rPr>
        <w:t>F:</w:t>
      </w:r>
      <w:r w:rsidRPr="007A002D">
        <w:rPr>
          <w:rFonts w:ascii="Times New Roman" w:hAnsi="Times New Roman" w:cs="Times New Roman"/>
          <w:sz w:val="20"/>
          <w:szCs w:val="20"/>
        </w:rPr>
        <w:tab/>
        <w:t>List</w:t>
      </w:r>
      <w:r w:rsidR="00233210">
        <w:rPr>
          <w:rFonts w:ascii="Times New Roman" w:hAnsi="Times New Roman" w:cs="Times New Roman"/>
          <w:sz w:val="20"/>
          <w:szCs w:val="20"/>
        </w:rPr>
        <w:t xml:space="preserve"> </w:t>
      </w:r>
      <w:r w:rsidRPr="007A002D">
        <w:rPr>
          <w:rFonts w:ascii="Times New Roman" w:hAnsi="Times New Roman" w:cs="Times New Roman"/>
          <w:sz w:val="20"/>
          <w:szCs w:val="20"/>
        </w:rPr>
        <w:t>of</w:t>
      </w:r>
      <w:r w:rsidR="00233210">
        <w:rPr>
          <w:rFonts w:ascii="Times New Roman" w:hAnsi="Times New Roman" w:cs="Times New Roman"/>
          <w:sz w:val="20"/>
          <w:szCs w:val="20"/>
        </w:rPr>
        <w:t xml:space="preserve"> </w:t>
      </w:r>
      <w:r w:rsidRPr="007A002D">
        <w:rPr>
          <w:rFonts w:ascii="Times New Roman" w:hAnsi="Times New Roman" w:cs="Times New Roman"/>
          <w:sz w:val="20"/>
          <w:szCs w:val="20"/>
        </w:rPr>
        <w:t>actions</w:t>
      </w:r>
      <w:bookmarkEnd w:id="775"/>
    </w:p>
    <w:p w14:paraId="6C75DD42" w14:textId="00B61BE0" w:rsidR="00DD6A22" w:rsidRDefault="00DD6A22" w:rsidP="00DD6A22"/>
    <w:p w14:paraId="04C46776" w14:textId="35E12DCC" w:rsidR="007A5AC0" w:rsidRPr="007A002D" w:rsidRDefault="00DE04FB" w:rsidP="0078744C">
      <w:pPr>
        <w:numPr>
          <w:ilvl w:val="0"/>
          <w:numId w:val="9"/>
        </w:numPr>
        <w:rPr>
          <w:rFonts w:ascii="Times New Roman" w:hAnsi="Times New Roman"/>
          <w:b/>
          <w:szCs w:val="20"/>
        </w:rPr>
      </w:pPr>
      <w:r w:rsidRPr="007A002D">
        <w:rPr>
          <w:rFonts w:ascii="Times New Roman" w:hAnsi="Times New Roman"/>
          <w:b/>
          <w:szCs w:val="20"/>
        </w:rPr>
        <w:t>Outgoing</w:t>
      </w:r>
      <w:r w:rsidR="00233210">
        <w:rPr>
          <w:rFonts w:ascii="Times New Roman" w:hAnsi="Times New Roman"/>
          <w:b/>
          <w:szCs w:val="20"/>
        </w:rPr>
        <w:t xml:space="preserve"> </w:t>
      </w:r>
      <w:r w:rsidRPr="007A002D">
        <w:rPr>
          <w:rFonts w:ascii="Times New Roman" w:hAnsi="Times New Roman"/>
          <w:b/>
          <w:szCs w:val="20"/>
        </w:rPr>
        <w:t>LS</w:t>
      </w:r>
    </w:p>
    <w:p w14:paraId="6D3B578A" w14:textId="2838D332" w:rsidR="00536D59" w:rsidRDefault="00536D59" w:rsidP="00536D59">
      <w:pPr>
        <w:rPr>
          <w:lang w:val="en-US"/>
        </w:rPr>
      </w:pPr>
    </w:p>
    <w:p w14:paraId="270ADAD1" w14:textId="108C891F" w:rsidR="008F3869" w:rsidRDefault="008F3869" w:rsidP="00536D59">
      <w:pPr>
        <w:rPr>
          <w:lang w:val="en-US"/>
        </w:rPr>
      </w:pPr>
      <w:r>
        <w:rPr>
          <w:lang w:val="en-US"/>
        </w:rPr>
        <w:t>None</w:t>
      </w:r>
    </w:p>
    <w:p w14:paraId="7A7534BD" w14:textId="77777777" w:rsidR="008F3869" w:rsidRDefault="008F3869" w:rsidP="00536D59">
      <w:pPr>
        <w:rPr>
          <w:lang w:val="en-US"/>
        </w:rPr>
      </w:pPr>
    </w:p>
    <w:p w14:paraId="5B6C8FCD" w14:textId="77777777" w:rsidR="00DD6A22" w:rsidRPr="007A002D" w:rsidRDefault="00DD6A22" w:rsidP="00DD6A22">
      <w:pPr>
        <w:numPr>
          <w:ilvl w:val="0"/>
          <w:numId w:val="9"/>
        </w:numPr>
        <w:rPr>
          <w:rFonts w:ascii="Times New Roman" w:hAnsi="Times New Roman"/>
          <w:b/>
          <w:szCs w:val="20"/>
        </w:rPr>
      </w:pPr>
      <w:r w:rsidRPr="007A002D">
        <w:rPr>
          <w:rFonts w:ascii="Times New Roman" w:hAnsi="Times New Roman"/>
          <w:b/>
          <w:szCs w:val="20"/>
        </w:rPr>
        <w:t>CR</w:t>
      </w:r>
      <w:r>
        <w:rPr>
          <w:rFonts w:ascii="Times New Roman" w:hAnsi="Times New Roman"/>
          <w:b/>
          <w:szCs w:val="20"/>
        </w:rPr>
        <w:t xml:space="preserve"> </w:t>
      </w:r>
      <w:r w:rsidRPr="007A002D">
        <w:rPr>
          <w:rFonts w:ascii="Times New Roman" w:hAnsi="Times New Roman"/>
          <w:b/>
          <w:szCs w:val="20"/>
        </w:rPr>
        <w:t>approval</w:t>
      </w:r>
    </w:p>
    <w:p w14:paraId="6ED58502" w14:textId="7C17F215" w:rsidR="00DD6A22" w:rsidRDefault="00DD6A22" w:rsidP="002E003D">
      <w:pPr>
        <w:rPr>
          <w:rFonts w:ascii="Times New Roman" w:hAnsi="Times New Roman"/>
          <w:szCs w:val="20"/>
          <w:lang w:val="en-US"/>
        </w:rPr>
      </w:pPr>
    </w:p>
    <w:p w14:paraId="3DAF0D6F" w14:textId="01D99766" w:rsidR="006A1621" w:rsidRPr="006A1621" w:rsidRDefault="006A1621" w:rsidP="002E003D">
      <w:pPr>
        <w:rPr>
          <w:rFonts w:ascii="Times New Roman" w:hAnsi="Times New Roman"/>
          <w:b/>
          <w:bCs/>
          <w:szCs w:val="20"/>
          <w:lang w:val="en-US"/>
        </w:rPr>
      </w:pPr>
      <w:r w:rsidRPr="006A1621">
        <w:rPr>
          <w:rFonts w:ascii="Times New Roman" w:hAnsi="Times New Roman"/>
          <w:b/>
          <w:bCs/>
          <w:szCs w:val="20"/>
          <w:lang w:val="en-US"/>
        </w:rPr>
        <w:t>// Rel-16 alignment CRs</w:t>
      </w:r>
    </w:p>
    <w:p w14:paraId="2F861380" w14:textId="50ACFD79" w:rsidR="006A1621" w:rsidRPr="006A1621" w:rsidRDefault="002328C4" w:rsidP="006A1621">
      <w:pPr>
        <w:rPr>
          <w:rFonts w:ascii="Times New Roman" w:hAnsi="Times New Roman"/>
          <w:b/>
          <w:bCs/>
          <w:szCs w:val="20"/>
          <w:lang w:val="en-US"/>
        </w:rPr>
      </w:pPr>
      <w:hyperlink r:id="rId2729" w:history="1">
        <w:r w:rsidR="004371F4">
          <w:rPr>
            <w:rStyle w:val="Hyperlink"/>
            <w:rFonts w:ascii="Times New Roman" w:hAnsi="Times New Roman"/>
            <w:b/>
            <w:bCs/>
            <w:szCs w:val="20"/>
            <w:highlight w:val="green"/>
            <w:lang w:val="en-US"/>
          </w:rPr>
          <w:t>R1-2202944</w:t>
        </w:r>
      </w:hyperlink>
      <w:r w:rsidR="006A1621" w:rsidRPr="006A1621">
        <w:rPr>
          <w:rFonts w:ascii="Times New Roman" w:hAnsi="Times New Roman"/>
          <w:b/>
          <w:bCs/>
          <w:szCs w:val="20"/>
          <w:lang w:val="en-US"/>
        </w:rPr>
        <w:tab/>
        <w:t>Rel-16 editorial corrections for TS 38.213</w:t>
      </w:r>
      <w:r w:rsidR="006A1621" w:rsidRPr="006A1621">
        <w:rPr>
          <w:rFonts w:ascii="Times New Roman" w:hAnsi="Times New Roman"/>
          <w:b/>
          <w:bCs/>
          <w:szCs w:val="20"/>
          <w:lang w:val="en-US"/>
        </w:rPr>
        <w:tab/>
        <w:t>Samsung</w:t>
      </w:r>
    </w:p>
    <w:p w14:paraId="45A6D8B6" w14:textId="6FCCEFD8" w:rsidR="006A1621" w:rsidRPr="006A1621" w:rsidRDefault="002328C4" w:rsidP="006A1621">
      <w:pPr>
        <w:rPr>
          <w:rFonts w:ascii="Times New Roman" w:hAnsi="Times New Roman"/>
          <w:b/>
          <w:bCs/>
          <w:szCs w:val="20"/>
          <w:lang w:val="en-US"/>
        </w:rPr>
      </w:pPr>
      <w:hyperlink r:id="rId2730" w:history="1">
        <w:r w:rsidR="004371F4">
          <w:rPr>
            <w:rStyle w:val="Hyperlink"/>
            <w:rFonts w:ascii="Times New Roman" w:hAnsi="Times New Roman"/>
            <w:b/>
            <w:bCs/>
            <w:szCs w:val="20"/>
            <w:highlight w:val="green"/>
            <w:lang w:val="en-US"/>
          </w:rPr>
          <w:t>R1-2202945</w:t>
        </w:r>
      </w:hyperlink>
      <w:r w:rsidR="006A1621" w:rsidRPr="006A1621">
        <w:rPr>
          <w:rFonts w:ascii="Times New Roman" w:hAnsi="Times New Roman"/>
          <w:b/>
          <w:bCs/>
          <w:szCs w:val="20"/>
          <w:lang w:val="en-US"/>
        </w:rPr>
        <w:tab/>
        <w:t>Rel-16 editorial corrections for TS 38.213 (mirrored to Rel-17)</w:t>
      </w:r>
      <w:r w:rsidR="006A1621" w:rsidRPr="006A1621">
        <w:rPr>
          <w:rFonts w:ascii="Times New Roman" w:hAnsi="Times New Roman"/>
          <w:b/>
          <w:bCs/>
          <w:szCs w:val="20"/>
          <w:lang w:val="en-US"/>
        </w:rPr>
        <w:tab/>
        <w:t>Samsung</w:t>
      </w:r>
    </w:p>
    <w:p w14:paraId="41656AB9" w14:textId="08CD20EF" w:rsidR="006A1621" w:rsidRDefault="006A1621" w:rsidP="006A1621">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7</w:t>
      </w:r>
      <w:r w:rsidRPr="006A1621">
        <w:rPr>
          <w:rFonts w:ascii="Times New Roman" w:hAnsi="Times New Roman"/>
          <w:szCs w:val="20"/>
          <w:vertAlign w:val="superscript"/>
          <w:lang w:val="en-US"/>
        </w:rPr>
        <w:t>th</w:t>
      </w:r>
      <w:r>
        <w:rPr>
          <w:rFonts w:ascii="Times New Roman" w:hAnsi="Times New Roman"/>
          <w:szCs w:val="20"/>
          <w:lang w:val="en-US"/>
        </w:rPr>
        <w:t>, (38.213, Rel-16, CR0288, Cat F) and (38.213, Rel-17, CR0289, Cat A) are agreed.</w:t>
      </w:r>
    </w:p>
    <w:p w14:paraId="67898AF9" w14:textId="77777777" w:rsidR="006A1621" w:rsidRPr="006A1621" w:rsidRDefault="006A1621" w:rsidP="006A1621">
      <w:pPr>
        <w:rPr>
          <w:rFonts w:ascii="Times New Roman" w:hAnsi="Times New Roman"/>
          <w:szCs w:val="20"/>
          <w:lang w:val="en-US"/>
        </w:rPr>
      </w:pPr>
    </w:p>
    <w:p w14:paraId="2CD49556" w14:textId="11B361A4" w:rsidR="006A1621" w:rsidRPr="006A1621" w:rsidRDefault="002328C4" w:rsidP="006A1621">
      <w:pPr>
        <w:rPr>
          <w:rFonts w:ascii="Times New Roman" w:hAnsi="Times New Roman"/>
          <w:b/>
          <w:bCs/>
          <w:szCs w:val="20"/>
          <w:lang w:val="en-US"/>
        </w:rPr>
      </w:pPr>
      <w:hyperlink r:id="rId2731" w:history="1">
        <w:r w:rsidR="004371F4">
          <w:rPr>
            <w:rStyle w:val="Hyperlink"/>
            <w:rFonts w:ascii="Times New Roman" w:hAnsi="Times New Roman"/>
            <w:b/>
            <w:bCs/>
            <w:szCs w:val="20"/>
            <w:highlight w:val="green"/>
            <w:lang w:val="en-US"/>
          </w:rPr>
          <w:t>R1-2202999</w:t>
        </w:r>
      </w:hyperlink>
      <w:r w:rsidR="006A1621" w:rsidRPr="006A1621">
        <w:rPr>
          <w:rFonts w:ascii="Times New Roman" w:hAnsi="Times New Roman"/>
          <w:b/>
          <w:bCs/>
          <w:szCs w:val="20"/>
          <w:lang w:val="en-US"/>
        </w:rPr>
        <w:tab/>
        <w:t>Rel-16 editorial corrections for TS 38.214</w:t>
      </w:r>
      <w:r w:rsidR="006A1621" w:rsidRPr="006A1621">
        <w:rPr>
          <w:rFonts w:ascii="Times New Roman" w:hAnsi="Times New Roman"/>
          <w:b/>
          <w:bCs/>
          <w:szCs w:val="20"/>
          <w:lang w:val="en-US"/>
        </w:rPr>
        <w:tab/>
        <w:t>Nokia</w:t>
      </w:r>
    </w:p>
    <w:p w14:paraId="7271C833" w14:textId="232A7ACB" w:rsidR="006A1621" w:rsidRPr="006A1621" w:rsidRDefault="002328C4" w:rsidP="006A1621">
      <w:pPr>
        <w:rPr>
          <w:rFonts w:ascii="Times New Roman" w:hAnsi="Times New Roman"/>
          <w:b/>
          <w:bCs/>
          <w:szCs w:val="20"/>
          <w:lang w:val="en-US"/>
        </w:rPr>
      </w:pPr>
      <w:hyperlink r:id="rId2732" w:history="1">
        <w:r w:rsidR="004371F4">
          <w:rPr>
            <w:rStyle w:val="Hyperlink"/>
            <w:rFonts w:ascii="Times New Roman" w:hAnsi="Times New Roman"/>
            <w:b/>
            <w:bCs/>
            <w:szCs w:val="20"/>
            <w:highlight w:val="green"/>
            <w:lang w:val="en-US"/>
          </w:rPr>
          <w:t>R1-2203000</w:t>
        </w:r>
      </w:hyperlink>
      <w:r w:rsidR="006A1621" w:rsidRPr="006A1621">
        <w:rPr>
          <w:rFonts w:ascii="Times New Roman" w:hAnsi="Times New Roman"/>
          <w:b/>
          <w:bCs/>
          <w:szCs w:val="20"/>
          <w:lang w:val="en-US"/>
        </w:rPr>
        <w:tab/>
        <w:t>Rel-16 editorial corrections for TS 38.214 (mirrored to Rel-17)</w:t>
      </w:r>
      <w:r w:rsidR="006A1621" w:rsidRPr="006A1621">
        <w:rPr>
          <w:rFonts w:ascii="Times New Roman" w:hAnsi="Times New Roman"/>
          <w:b/>
          <w:bCs/>
          <w:szCs w:val="20"/>
          <w:lang w:val="en-US"/>
        </w:rPr>
        <w:tab/>
        <w:t>Nokia</w:t>
      </w:r>
    </w:p>
    <w:p w14:paraId="23E249EF" w14:textId="05417B88" w:rsidR="006A1621" w:rsidRDefault="006A1621" w:rsidP="006A1621">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7</w:t>
      </w:r>
      <w:r w:rsidRPr="006A1621">
        <w:rPr>
          <w:rFonts w:ascii="Times New Roman" w:hAnsi="Times New Roman"/>
          <w:szCs w:val="20"/>
          <w:vertAlign w:val="superscript"/>
          <w:lang w:val="en-US"/>
        </w:rPr>
        <w:t>th</w:t>
      </w:r>
      <w:r>
        <w:rPr>
          <w:rFonts w:ascii="Times New Roman" w:hAnsi="Times New Roman"/>
          <w:szCs w:val="20"/>
          <w:lang w:val="en-US"/>
        </w:rPr>
        <w:t>, (38.214, Rel-16, CR0268, Cat F) and (38.214, Rel-17, CR0269, Cat A) are agreed.</w:t>
      </w:r>
    </w:p>
    <w:p w14:paraId="41ACA76B" w14:textId="77777777" w:rsidR="006A1621" w:rsidRPr="006A1621" w:rsidRDefault="006A1621" w:rsidP="006A1621">
      <w:pPr>
        <w:rPr>
          <w:rFonts w:ascii="Times New Roman" w:hAnsi="Times New Roman"/>
          <w:szCs w:val="20"/>
          <w:lang w:val="en-US"/>
        </w:rPr>
      </w:pPr>
    </w:p>
    <w:p w14:paraId="121A4311" w14:textId="5F6B0957" w:rsidR="006A1621" w:rsidRPr="006A1621" w:rsidRDefault="002328C4" w:rsidP="006A1621">
      <w:pPr>
        <w:rPr>
          <w:rFonts w:ascii="Times New Roman" w:hAnsi="Times New Roman"/>
          <w:b/>
          <w:bCs/>
          <w:szCs w:val="20"/>
          <w:lang w:val="en-US"/>
        </w:rPr>
      </w:pPr>
      <w:hyperlink r:id="rId2733" w:history="1">
        <w:r w:rsidR="004371F4">
          <w:rPr>
            <w:rStyle w:val="Hyperlink"/>
            <w:rFonts w:ascii="Times New Roman" w:hAnsi="Times New Roman"/>
            <w:b/>
            <w:bCs/>
            <w:szCs w:val="20"/>
            <w:highlight w:val="green"/>
            <w:lang w:val="en-US"/>
          </w:rPr>
          <w:t>R1-2203004</w:t>
        </w:r>
      </w:hyperlink>
      <w:r w:rsidR="006A1621" w:rsidRPr="006A1621">
        <w:rPr>
          <w:rFonts w:ascii="Times New Roman" w:hAnsi="Times New Roman"/>
          <w:b/>
          <w:bCs/>
          <w:szCs w:val="20"/>
          <w:lang w:val="en-US"/>
        </w:rPr>
        <w:tab/>
        <w:t>Rel-16 editorial corrections for TS 37.213</w:t>
      </w:r>
      <w:r w:rsidR="006A1621" w:rsidRPr="006A1621">
        <w:rPr>
          <w:rFonts w:ascii="Times New Roman" w:hAnsi="Times New Roman"/>
          <w:b/>
          <w:bCs/>
          <w:szCs w:val="20"/>
          <w:lang w:val="en-US"/>
        </w:rPr>
        <w:tab/>
        <w:t>Ericsson</w:t>
      </w:r>
    </w:p>
    <w:p w14:paraId="1391D3C9" w14:textId="79E2DDB5" w:rsidR="006A1621" w:rsidRPr="006A1621" w:rsidRDefault="002328C4" w:rsidP="006A1621">
      <w:pPr>
        <w:rPr>
          <w:rFonts w:ascii="Times New Roman" w:hAnsi="Times New Roman"/>
          <w:b/>
          <w:bCs/>
          <w:szCs w:val="20"/>
          <w:lang w:val="en-US"/>
        </w:rPr>
      </w:pPr>
      <w:hyperlink r:id="rId2734" w:history="1">
        <w:r w:rsidR="004371F4">
          <w:rPr>
            <w:rStyle w:val="Hyperlink"/>
            <w:rFonts w:ascii="Times New Roman" w:hAnsi="Times New Roman"/>
            <w:b/>
            <w:bCs/>
            <w:szCs w:val="20"/>
            <w:highlight w:val="green"/>
            <w:lang w:val="en-US"/>
          </w:rPr>
          <w:t>R1-2203005</w:t>
        </w:r>
      </w:hyperlink>
      <w:r w:rsidR="006A1621" w:rsidRPr="006A1621">
        <w:rPr>
          <w:rFonts w:ascii="Times New Roman" w:hAnsi="Times New Roman"/>
          <w:b/>
          <w:bCs/>
          <w:szCs w:val="20"/>
          <w:lang w:val="en-US"/>
        </w:rPr>
        <w:tab/>
        <w:t>Rel-16 editorial corrections for TS 37.213 (mirrored to Rel-17)</w:t>
      </w:r>
      <w:r w:rsidR="006A1621" w:rsidRPr="006A1621">
        <w:rPr>
          <w:rFonts w:ascii="Times New Roman" w:hAnsi="Times New Roman"/>
          <w:b/>
          <w:bCs/>
          <w:szCs w:val="20"/>
          <w:lang w:val="en-US"/>
        </w:rPr>
        <w:tab/>
        <w:t>Ericsson</w:t>
      </w:r>
    </w:p>
    <w:p w14:paraId="6B4035A6" w14:textId="421575A6" w:rsidR="006A1621" w:rsidRDefault="006A1621" w:rsidP="006A1621">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9</w:t>
      </w:r>
      <w:r w:rsidRPr="006A1621">
        <w:rPr>
          <w:rFonts w:ascii="Times New Roman" w:hAnsi="Times New Roman"/>
          <w:szCs w:val="20"/>
          <w:vertAlign w:val="superscript"/>
          <w:lang w:val="en-US"/>
        </w:rPr>
        <w:t>th</w:t>
      </w:r>
      <w:r>
        <w:rPr>
          <w:rFonts w:ascii="Times New Roman" w:hAnsi="Times New Roman"/>
          <w:szCs w:val="20"/>
          <w:lang w:val="en-US"/>
        </w:rPr>
        <w:t>, (37.213, Rel-16, CR0029, Cat F) and (37.213, Rel-17, CR0030, Cat A) are agreed.</w:t>
      </w:r>
    </w:p>
    <w:p w14:paraId="71DC3CE0" w14:textId="77777777" w:rsidR="006A1621" w:rsidRPr="002E003D" w:rsidRDefault="006A1621" w:rsidP="006A1621">
      <w:pPr>
        <w:rPr>
          <w:rFonts w:ascii="Times New Roman" w:hAnsi="Times New Roman"/>
          <w:szCs w:val="20"/>
          <w:lang w:val="en-US"/>
        </w:rPr>
      </w:pPr>
    </w:p>
    <w:p w14:paraId="455ED096" w14:textId="2335F660" w:rsidR="002E003D" w:rsidRPr="001632E9" w:rsidRDefault="002E003D" w:rsidP="002E003D">
      <w:pPr>
        <w:rPr>
          <w:rFonts w:ascii="Times New Roman" w:hAnsi="Times New Roman"/>
          <w:b/>
          <w:bCs/>
          <w:szCs w:val="20"/>
        </w:rPr>
      </w:pPr>
      <w:r w:rsidRPr="001632E9">
        <w:rPr>
          <w:rFonts w:ascii="Times New Roman" w:hAnsi="Times New Roman"/>
          <w:b/>
          <w:bCs/>
          <w:szCs w:val="20"/>
        </w:rPr>
        <w:t>// Rel-17 LTE</w:t>
      </w:r>
      <w:r w:rsidRPr="002E003D">
        <w:rPr>
          <w:rFonts w:ascii="Times New Roman" w:hAnsi="Times New Roman"/>
          <w:b/>
          <w:bCs/>
          <w:szCs w:val="20"/>
          <w:lang w:val="en-US"/>
        </w:rPr>
        <w:t xml:space="preserve"> specifications:</w:t>
      </w:r>
    </w:p>
    <w:p w14:paraId="287F1D81" w14:textId="77777777" w:rsidR="009578DA" w:rsidRPr="00DD676C" w:rsidRDefault="009578DA" w:rsidP="002E003D">
      <w:pPr>
        <w:rPr>
          <w:rFonts w:ascii="Times New Roman" w:hAnsi="Times New Roman"/>
          <w:szCs w:val="20"/>
          <w:u w:val="single"/>
        </w:rPr>
      </w:pPr>
      <w:r w:rsidRPr="00DD676C">
        <w:rPr>
          <w:rFonts w:ascii="Times New Roman" w:hAnsi="Times New Roman"/>
          <w:szCs w:val="20"/>
          <w:u w:val="single"/>
        </w:rPr>
        <w:t>LTE_NBIOT_eMTC_NTN-Core</w:t>
      </w:r>
    </w:p>
    <w:p w14:paraId="11592DB5" w14:textId="52AD4A2B" w:rsidR="009578DA" w:rsidRPr="009578DA" w:rsidRDefault="002328C4" w:rsidP="009578DA">
      <w:pPr>
        <w:rPr>
          <w:b/>
          <w:bCs/>
        </w:rPr>
      </w:pPr>
      <w:hyperlink r:id="rId2735" w:history="1">
        <w:r w:rsidR="004371F4">
          <w:rPr>
            <w:rStyle w:val="Hyperlink"/>
            <w:b/>
            <w:bCs/>
            <w:highlight w:val="green"/>
          </w:rPr>
          <w:t>R1-2202970</w:t>
        </w:r>
      </w:hyperlink>
      <w:r w:rsidR="009578DA" w:rsidRPr="009578DA">
        <w:rPr>
          <w:b/>
          <w:bCs/>
        </w:rPr>
        <w:tab/>
        <w:t>Corrections to NB-IoT/eMTC support for Non-Terrestrial Networks</w:t>
      </w:r>
      <w:r w:rsidR="009578DA" w:rsidRPr="009578DA">
        <w:rPr>
          <w:b/>
          <w:bCs/>
        </w:rPr>
        <w:tab/>
        <w:t>Ericsson</w:t>
      </w:r>
    </w:p>
    <w:p w14:paraId="3D697F30" w14:textId="5A21B219" w:rsidR="009578DA" w:rsidRDefault="009578DA" w:rsidP="009578DA">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10</w:t>
      </w:r>
      <w:r w:rsidRPr="006A1621">
        <w:rPr>
          <w:rFonts w:ascii="Times New Roman" w:hAnsi="Times New Roman"/>
          <w:szCs w:val="20"/>
          <w:vertAlign w:val="superscript"/>
          <w:lang w:val="en-US"/>
        </w:rPr>
        <w:t>th</w:t>
      </w:r>
      <w:r>
        <w:rPr>
          <w:rFonts w:ascii="Times New Roman" w:hAnsi="Times New Roman"/>
          <w:szCs w:val="20"/>
          <w:lang w:val="en-US"/>
        </w:rPr>
        <w:t>, (36.211, Rel-17, CR0566, Cat F) is agreed.</w:t>
      </w:r>
    </w:p>
    <w:p w14:paraId="34BA8618" w14:textId="4EAC23D6" w:rsidR="00487A9C" w:rsidRDefault="00487A9C" w:rsidP="00487A9C">
      <w:pPr>
        <w:rPr>
          <w:lang w:eastAsia="x-none"/>
        </w:rPr>
      </w:pPr>
      <w:r w:rsidRPr="00300973">
        <w:rPr>
          <w:highlight w:val="magenta"/>
          <w:lang w:eastAsia="x-none"/>
        </w:rPr>
        <w:t xml:space="preserve">MCC post meeting: </w:t>
      </w:r>
      <w:r>
        <w:rPr>
          <w:highlight w:val="magenta"/>
          <w:lang w:eastAsia="x-none"/>
        </w:rPr>
        <w:t xml:space="preserve">Wrong </w:t>
      </w:r>
      <w:r w:rsidRPr="00300973">
        <w:rPr>
          <w:highlight w:val="magenta"/>
          <w:lang w:eastAsia="x-none"/>
        </w:rPr>
        <w:t xml:space="preserve">CR </w:t>
      </w:r>
      <w:r>
        <w:rPr>
          <w:highlight w:val="magenta"/>
          <w:lang w:eastAsia="x-none"/>
        </w:rPr>
        <w:t xml:space="preserve">number on </w:t>
      </w:r>
      <w:r w:rsidRPr="00300973">
        <w:rPr>
          <w:highlight w:val="magenta"/>
          <w:lang w:eastAsia="x-none"/>
        </w:rPr>
        <w:t>cover sheet</w:t>
      </w:r>
      <w:r>
        <w:rPr>
          <w:highlight w:val="magenta"/>
          <w:lang w:eastAsia="x-none"/>
        </w:rPr>
        <w:t xml:space="preserve"> </w:t>
      </w:r>
      <w:r w:rsidRPr="00300973">
        <w:rPr>
          <w:highlight w:val="magenta"/>
          <w:lang w:eastAsia="x-none"/>
        </w:rPr>
        <w:t>– correction to be applied before submission to plenary.</w:t>
      </w:r>
    </w:p>
    <w:p w14:paraId="23452A98" w14:textId="31063E57" w:rsidR="009578DA" w:rsidRPr="009578DA" w:rsidRDefault="002328C4" w:rsidP="009578DA">
      <w:pPr>
        <w:rPr>
          <w:b/>
          <w:bCs/>
        </w:rPr>
      </w:pPr>
      <w:hyperlink r:id="rId2736" w:history="1">
        <w:r w:rsidR="004371F4">
          <w:rPr>
            <w:rStyle w:val="Hyperlink"/>
            <w:b/>
            <w:bCs/>
            <w:highlight w:val="green"/>
          </w:rPr>
          <w:t>R1-2202973</w:t>
        </w:r>
      </w:hyperlink>
      <w:r w:rsidR="009578DA" w:rsidRPr="009578DA">
        <w:rPr>
          <w:b/>
          <w:bCs/>
        </w:rPr>
        <w:tab/>
        <w:t>Corrections to NB-IoT/eMTC support for Non-Terrestrial Networks</w:t>
      </w:r>
      <w:r w:rsidR="009578DA" w:rsidRPr="009578DA">
        <w:rPr>
          <w:b/>
          <w:bCs/>
        </w:rPr>
        <w:tab/>
        <w:t>Motorola Mobility</w:t>
      </w:r>
    </w:p>
    <w:p w14:paraId="5E3534E6" w14:textId="6B0341A3" w:rsidR="009578DA" w:rsidRDefault="009578DA" w:rsidP="009578DA">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(36.213, Rel-17, CR1417, Cat F) is agreed.</w:t>
      </w:r>
    </w:p>
    <w:p w14:paraId="55598919" w14:textId="5B930062" w:rsidR="009578DA" w:rsidRDefault="009578DA" w:rsidP="009578DA">
      <w:pPr>
        <w:rPr>
          <w:lang w:val="en-US"/>
        </w:rPr>
      </w:pPr>
    </w:p>
    <w:p w14:paraId="3182877E" w14:textId="45949006" w:rsidR="00DD676C" w:rsidRPr="00DD676C" w:rsidRDefault="00DD676C" w:rsidP="009578DA">
      <w:pPr>
        <w:rPr>
          <w:u w:val="single"/>
          <w:lang w:val="en-US"/>
        </w:rPr>
      </w:pPr>
      <w:r w:rsidRPr="00DD676C">
        <w:rPr>
          <w:u w:val="single"/>
          <w:lang w:val="en-US"/>
        </w:rPr>
        <w:t>NB_IOTenh4_LTE_eMTC6-Core</w:t>
      </w:r>
    </w:p>
    <w:p w14:paraId="3E02A585" w14:textId="2EB110AC" w:rsidR="00DD676C" w:rsidRPr="00DD676C" w:rsidRDefault="002328C4" w:rsidP="00DD676C">
      <w:pPr>
        <w:rPr>
          <w:b/>
          <w:bCs/>
          <w:lang w:val="en-US"/>
        </w:rPr>
      </w:pPr>
      <w:hyperlink r:id="rId2737" w:history="1">
        <w:r w:rsidR="004371F4">
          <w:rPr>
            <w:rStyle w:val="Hyperlink"/>
            <w:b/>
            <w:bCs/>
            <w:highlight w:val="green"/>
            <w:lang w:val="en-US"/>
          </w:rPr>
          <w:t>R1-2202971</w:t>
        </w:r>
      </w:hyperlink>
      <w:r w:rsidR="00DD676C" w:rsidRPr="00DD676C">
        <w:rPr>
          <w:b/>
          <w:bCs/>
          <w:lang w:val="en-US"/>
        </w:rPr>
        <w:tab/>
        <w:t>Correction to additional enhancements for NB-IoT and LTE-MTC</w:t>
      </w:r>
      <w:r w:rsidR="00DD676C" w:rsidRPr="00DD676C">
        <w:rPr>
          <w:b/>
          <w:bCs/>
          <w:lang w:val="en-US"/>
        </w:rPr>
        <w:tab/>
        <w:t>Ericsson</w:t>
      </w:r>
    </w:p>
    <w:p w14:paraId="7C293DA4" w14:textId="7B412B18" w:rsidR="00DD676C" w:rsidRDefault="00DD676C" w:rsidP="00DD676C">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10</w:t>
      </w:r>
      <w:r w:rsidRPr="006A1621">
        <w:rPr>
          <w:rFonts w:ascii="Times New Roman" w:hAnsi="Times New Roman"/>
          <w:szCs w:val="20"/>
          <w:vertAlign w:val="superscript"/>
          <w:lang w:val="en-US"/>
        </w:rPr>
        <w:t>th</w:t>
      </w:r>
      <w:r>
        <w:rPr>
          <w:rFonts w:ascii="Times New Roman" w:hAnsi="Times New Roman"/>
          <w:szCs w:val="20"/>
          <w:lang w:val="en-US"/>
        </w:rPr>
        <w:t>, (36.211, Rel-17, CR0567, Cat F) is agreed.</w:t>
      </w:r>
    </w:p>
    <w:p w14:paraId="02D7F267" w14:textId="12213564" w:rsidR="00DD676C" w:rsidRPr="00DD676C" w:rsidRDefault="002328C4" w:rsidP="00DD676C">
      <w:pPr>
        <w:rPr>
          <w:b/>
          <w:bCs/>
          <w:lang w:val="en-US"/>
        </w:rPr>
      </w:pPr>
      <w:hyperlink r:id="rId2738" w:history="1">
        <w:r w:rsidR="004371F4">
          <w:rPr>
            <w:rStyle w:val="Hyperlink"/>
            <w:b/>
            <w:bCs/>
            <w:highlight w:val="green"/>
            <w:lang w:val="en-US"/>
          </w:rPr>
          <w:t>R1-2202972</w:t>
        </w:r>
      </w:hyperlink>
      <w:r w:rsidR="00DD676C" w:rsidRPr="00DD676C">
        <w:rPr>
          <w:b/>
          <w:bCs/>
          <w:lang w:val="en-US"/>
        </w:rPr>
        <w:tab/>
        <w:t>Correction to additional enhancements for NB-IoT and LTE-MTC</w:t>
      </w:r>
      <w:r w:rsidR="00DD676C" w:rsidRPr="00DD676C">
        <w:rPr>
          <w:b/>
          <w:bCs/>
          <w:lang w:val="en-US"/>
        </w:rPr>
        <w:tab/>
        <w:t>FUTUREWEI</w:t>
      </w:r>
    </w:p>
    <w:p w14:paraId="70E0C900" w14:textId="7B834599" w:rsidR="00DD676C" w:rsidRPr="00DD676C" w:rsidRDefault="00DD676C" w:rsidP="00DD676C">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10</w:t>
      </w:r>
      <w:r w:rsidRPr="006A1621">
        <w:rPr>
          <w:rFonts w:ascii="Times New Roman" w:hAnsi="Times New Roman"/>
          <w:szCs w:val="20"/>
          <w:vertAlign w:val="superscript"/>
          <w:lang w:val="en-US"/>
        </w:rPr>
        <w:t>th</w:t>
      </w:r>
      <w:r>
        <w:rPr>
          <w:rFonts w:ascii="Times New Roman" w:hAnsi="Times New Roman"/>
          <w:szCs w:val="20"/>
          <w:lang w:val="en-US"/>
        </w:rPr>
        <w:t>, (36.212, Rel-17, CR</w:t>
      </w:r>
      <w:r w:rsidRPr="00DD676C">
        <w:t>0373</w:t>
      </w:r>
      <w:r>
        <w:rPr>
          <w:rFonts w:ascii="Times New Roman" w:hAnsi="Times New Roman"/>
          <w:szCs w:val="20"/>
          <w:lang w:val="en-US"/>
        </w:rPr>
        <w:t>, Cat F) is agreed.</w:t>
      </w:r>
    </w:p>
    <w:p w14:paraId="29A7CAF1" w14:textId="68E0DB77" w:rsidR="00DD676C" w:rsidRPr="00DD676C" w:rsidRDefault="002328C4" w:rsidP="00DD676C">
      <w:pPr>
        <w:rPr>
          <w:b/>
          <w:bCs/>
          <w:lang w:val="en-US"/>
        </w:rPr>
      </w:pPr>
      <w:hyperlink r:id="rId2739" w:history="1">
        <w:r w:rsidR="004371F4">
          <w:rPr>
            <w:rStyle w:val="Hyperlink"/>
            <w:b/>
            <w:bCs/>
            <w:highlight w:val="green"/>
            <w:lang w:val="en-US"/>
          </w:rPr>
          <w:t>R1-2202974</w:t>
        </w:r>
      </w:hyperlink>
      <w:r w:rsidR="00DD676C" w:rsidRPr="00DD676C">
        <w:rPr>
          <w:b/>
          <w:bCs/>
          <w:lang w:val="en-US"/>
        </w:rPr>
        <w:tab/>
        <w:t>Corrections to Additional Enhancements for NB-IoT and LTE-MTC</w:t>
      </w:r>
      <w:r w:rsidR="00DD676C" w:rsidRPr="00DD676C">
        <w:rPr>
          <w:b/>
          <w:bCs/>
          <w:lang w:val="en-US"/>
        </w:rPr>
        <w:tab/>
        <w:t>Motorola Mobility</w:t>
      </w:r>
    </w:p>
    <w:p w14:paraId="2B673C0E" w14:textId="0D77C833" w:rsidR="00DD676C" w:rsidRDefault="00DD676C" w:rsidP="00DD676C">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(36.213, Rel-17, CR1418, Cat F) is agreed.</w:t>
      </w:r>
    </w:p>
    <w:p w14:paraId="0B07A7A9" w14:textId="77777777" w:rsidR="00DD676C" w:rsidRDefault="00DD676C" w:rsidP="00DD676C">
      <w:pPr>
        <w:rPr>
          <w:lang w:val="en-US"/>
        </w:rPr>
      </w:pPr>
    </w:p>
    <w:p w14:paraId="6F66071A" w14:textId="677559FD" w:rsidR="00DD676C" w:rsidRPr="004B6E9E" w:rsidRDefault="00DD676C" w:rsidP="00DD676C"/>
    <w:p w14:paraId="10FB263E" w14:textId="2F7FCFF4" w:rsidR="002E003D" w:rsidRPr="002E003D" w:rsidRDefault="002E003D" w:rsidP="009578DA">
      <w:pPr>
        <w:rPr>
          <w:rFonts w:ascii="Times New Roman" w:hAnsi="Times New Roman"/>
          <w:b/>
          <w:bCs/>
          <w:szCs w:val="20"/>
          <w:lang w:val="en-US"/>
        </w:rPr>
      </w:pPr>
      <w:r>
        <w:rPr>
          <w:rFonts w:ascii="Times New Roman" w:hAnsi="Times New Roman"/>
          <w:b/>
          <w:bCs/>
          <w:szCs w:val="20"/>
          <w:lang w:val="en-US"/>
        </w:rPr>
        <w:lastRenderedPageBreak/>
        <w:t xml:space="preserve">// Rel-17 </w:t>
      </w:r>
      <w:r w:rsidRPr="002E003D">
        <w:rPr>
          <w:rFonts w:ascii="Times New Roman" w:hAnsi="Times New Roman"/>
          <w:b/>
          <w:bCs/>
          <w:szCs w:val="20"/>
          <w:lang w:val="en-US"/>
        </w:rPr>
        <w:t>NR specifications:</w:t>
      </w:r>
    </w:p>
    <w:p w14:paraId="41E117D8" w14:textId="77777777" w:rsidR="006D3625" w:rsidRPr="006D3625" w:rsidRDefault="006D3625" w:rsidP="002E003D">
      <w:pPr>
        <w:rPr>
          <w:rFonts w:ascii="Times New Roman" w:hAnsi="Times New Roman"/>
          <w:szCs w:val="20"/>
          <w:u w:val="single"/>
          <w:lang w:val="en-US"/>
        </w:rPr>
      </w:pPr>
      <w:r w:rsidRPr="006D3625">
        <w:rPr>
          <w:rFonts w:ascii="Times New Roman" w:hAnsi="Times New Roman"/>
          <w:szCs w:val="20"/>
          <w:u w:val="single"/>
          <w:lang w:val="en-US"/>
        </w:rPr>
        <w:t xml:space="preserve">LTE_NR_DC_enh2-Core </w:t>
      </w:r>
    </w:p>
    <w:p w14:paraId="6FA77010" w14:textId="258DE6EC" w:rsidR="00DD676C" w:rsidRPr="006D3625" w:rsidRDefault="002328C4" w:rsidP="002E003D">
      <w:pPr>
        <w:rPr>
          <w:rFonts w:ascii="Times New Roman" w:hAnsi="Times New Roman"/>
          <w:b/>
          <w:bCs/>
          <w:szCs w:val="20"/>
          <w:lang w:val="en-US"/>
        </w:rPr>
      </w:pPr>
      <w:hyperlink r:id="rId2740" w:history="1">
        <w:r w:rsidR="004371F4">
          <w:rPr>
            <w:rStyle w:val="Hyperlink"/>
            <w:rFonts w:ascii="Times New Roman" w:hAnsi="Times New Roman"/>
            <w:b/>
            <w:bCs/>
            <w:szCs w:val="20"/>
            <w:highlight w:val="green"/>
            <w:lang w:val="en-US"/>
          </w:rPr>
          <w:t>R1-2202988</w:t>
        </w:r>
      </w:hyperlink>
      <w:r w:rsidR="00DD676C" w:rsidRPr="006D3625">
        <w:rPr>
          <w:rFonts w:ascii="Times New Roman" w:hAnsi="Times New Roman"/>
          <w:b/>
          <w:bCs/>
          <w:szCs w:val="20"/>
          <w:lang w:val="en-US"/>
        </w:rPr>
        <w:tab/>
        <w:t>Corrections on further Multi-RAT Dual-Connectivity enhancements</w:t>
      </w:r>
      <w:r w:rsidR="00DD676C" w:rsidRPr="006D3625">
        <w:rPr>
          <w:rFonts w:ascii="Times New Roman" w:hAnsi="Times New Roman"/>
          <w:b/>
          <w:bCs/>
          <w:szCs w:val="20"/>
          <w:lang w:val="en-US"/>
        </w:rPr>
        <w:tab/>
        <w:t>Nokia</w:t>
      </w:r>
    </w:p>
    <w:p w14:paraId="19FA7E8D" w14:textId="78BBE4C9" w:rsidR="006D3625" w:rsidRDefault="006D3625" w:rsidP="006D3625">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(38.214, Rel-17, CR</w:t>
      </w:r>
      <w:r w:rsidRPr="00DD676C">
        <w:rPr>
          <w:rFonts w:ascii="Times New Roman" w:hAnsi="Times New Roman"/>
          <w:szCs w:val="20"/>
          <w:lang w:val="en-US"/>
        </w:rPr>
        <w:t>0259</w:t>
      </w:r>
      <w:r>
        <w:rPr>
          <w:rFonts w:ascii="Times New Roman" w:hAnsi="Times New Roman"/>
          <w:szCs w:val="20"/>
          <w:lang w:val="en-US"/>
        </w:rPr>
        <w:t>, Cat F) is agreed.</w:t>
      </w:r>
    </w:p>
    <w:p w14:paraId="4B1B6E6E" w14:textId="3CB822C6" w:rsidR="002E003D" w:rsidRPr="002E003D" w:rsidRDefault="002E003D" w:rsidP="002E003D">
      <w:pPr>
        <w:rPr>
          <w:rFonts w:ascii="Times New Roman" w:hAnsi="Times New Roman"/>
          <w:szCs w:val="20"/>
          <w:lang w:val="en-US"/>
        </w:rPr>
      </w:pPr>
    </w:p>
    <w:p w14:paraId="0384EF13" w14:textId="77777777" w:rsidR="00E46FC5" w:rsidRPr="00E46FC5" w:rsidRDefault="00E46FC5" w:rsidP="00DD6A22">
      <w:pPr>
        <w:rPr>
          <w:szCs w:val="20"/>
          <w:u w:val="single"/>
          <w:lang w:val="en-US" w:eastAsia="ja-JP"/>
        </w:rPr>
      </w:pPr>
      <w:r w:rsidRPr="00E46FC5">
        <w:rPr>
          <w:szCs w:val="20"/>
          <w:u w:val="single"/>
          <w:lang w:val="en-US" w:eastAsia="ja-JP"/>
        </w:rPr>
        <w:t xml:space="preserve">NR_bands_R17_BWs-Core </w:t>
      </w:r>
    </w:p>
    <w:p w14:paraId="64646946" w14:textId="5ED40A52" w:rsidR="00E46FC5" w:rsidRPr="00E46FC5" w:rsidRDefault="002328C4" w:rsidP="00DD6A22">
      <w:pPr>
        <w:rPr>
          <w:b/>
          <w:bCs/>
          <w:szCs w:val="20"/>
          <w:lang w:val="en-US" w:eastAsia="ja-JP"/>
        </w:rPr>
      </w:pPr>
      <w:hyperlink r:id="rId2741" w:history="1">
        <w:r w:rsidR="004371F4">
          <w:rPr>
            <w:rStyle w:val="Hyperlink"/>
            <w:b/>
            <w:bCs/>
            <w:szCs w:val="20"/>
            <w:highlight w:val="green"/>
            <w:lang w:val="en-US" w:eastAsia="ja-JP"/>
          </w:rPr>
          <w:t>R1-2202982</w:t>
        </w:r>
      </w:hyperlink>
      <w:r w:rsidR="00E46FC5" w:rsidRPr="00E46FC5">
        <w:rPr>
          <w:b/>
          <w:bCs/>
          <w:szCs w:val="20"/>
          <w:lang w:val="en-US" w:eastAsia="ja-JP"/>
        </w:rPr>
        <w:tab/>
        <w:t>Introduction of carrier BW smaller than 40 MHz for n79</w:t>
      </w:r>
      <w:r w:rsidR="00E46FC5" w:rsidRPr="00E46FC5">
        <w:rPr>
          <w:b/>
          <w:bCs/>
          <w:szCs w:val="20"/>
          <w:lang w:val="en-US" w:eastAsia="ja-JP"/>
        </w:rPr>
        <w:tab/>
        <w:t>Samsung</w:t>
      </w:r>
    </w:p>
    <w:p w14:paraId="4C7CA146" w14:textId="2C87190C" w:rsidR="00DD6A22" w:rsidRDefault="00E46FC5" w:rsidP="00DD6A22">
      <w:pPr>
        <w:rPr>
          <w:szCs w:val="20"/>
          <w:lang w:val="en-US" w:eastAsia="ja-JP"/>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(38.213, Rel-17, CR</w:t>
      </w:r>
      <w:r w:rsidRPr="00DD676C">
        <w:rPr>
          <w:rFonts w:ascii="Times New Roman" w:hAnsi="Times New Roman"/>
          <w:szCs w:val="20"/>
          <w:lang w:val="en-US"/>
        </w:rPr>
        <w:t>02</w:t>
      </w:r>
      <w:r>
        <w:rPr>
          <w:rFonts w:ascii="Times New Roman" w:hAnsi="Times New Roman"/>
          <w:szCs w:val="20"/>
          <w:lang w:val="en-US"/>
        </w:rPr>
        <w:t xml:space="preserve">98, Cat F) is agreed. </w:t>
      </w:r>
      <w:r w:rsidRPr="00E46FC5">
        <w:rPr>
          <w:szCs w:val="20"/>
          <w:lang w:val="en-US" w:eastAsia="ja-JP"/>
        </w:rPr>
        <w:t xml:space="preserve">As mentioned during RAN1#108-e, RAN </w:t>
      </w:r>
      <w:r>
        <w:rPr>
          <w:szCs w:val="20"/>
          <w:lang w:val="en-US" w:eastAsia="ja-JP"/>
        </w:rPr>
        <w:t xml:space="preserve">must approve a revised </w:t>
      </w:r>
      <w:r w:rsidRPr="00E46FC5">
        <w:rPr>
          <w:szCs w:val="20"/>
          <w:lang w:val="en-US" w:eastAsia="ja-JP"/>
        </w:rPr>
        <w:t xml:space="preserve">WID </w:t>
      </w:r>
      <w:r>
        <w:rPr>
          <w:szCs w:val="20"/>
          <w:lang w:val="en-US" w:eastAsia="ja-JP"/>
        </w:rPr>
        <w:t>(</w:t>
      </w:r>
      <w:r w:rsidRPr="00E46FC5">
        <w:rPr>
          <w:szCs w:val="20"/>
          <w:lang w:val="en-US" w:eastAsia="ja-JP"/>
        </w:rPr>
        <w:t>updated to include RAN1 as a responsible WG)</w:t>
      </w:r>
      <w:r>
        <w:rPr>
          <w:szCs w:val="20"/>
          <w:lang w:val="en-US" w:eastAsia="ja-JP"/>
        </w:rPr>
        <w:t xml:space="preserve"> before formal approval</w:t>
      </w:r>
      <w:r w:rsidR="007738D8">
        <w:rPr>
          <w:szCs w:val="20"/>
          <w:lang w:val="en-US" w:eastAsia="ja-JP"/>
        </w:rPr>
        <w:t xml:space="preserve"> of that CR</w:t>
      </w:r>
      <w:r w:rsidRPr="00E46FC5">
        <w:rPr>
          <w:szCs w:val="20"/>
          <w:lang w:val="en-US" w:eastAsia="ja-JP"/>
        </w:rPr>
        <w:t>.</w:t>
      </w:r>
    </w:p>
    <w:p w14:paraId="2E2DCD83" w14:textId="77777777" w:rsidR="00E46FC5" w:rsidRDefault="00E46FC5" w:rsidP="00DD6A22">
      <w:pPr>
        <w:rPr>
          <w:szCs w:val="20"/>
          <w:lang w:val="en-US" w:eastAsia="ja-JP"/>
        </w:rPr>
      </w:pPr>
    </w:p>
    <w:p w14:paraId="6DE4B8EE" w14:textId="77777777" w:rsidR="00A27A6D" w:rsidRPr="00A27A6D" w:rsidRDefault="00A27A6D" w:rsidP="00A27A6D">
      <w:pPr>
        <w:rPr>
          <w:szCs w:val="20"/>
          <w:u w:val="single"/>
          <w:lang w:val="en-US" w:eastAsia="ja-JP"/>
        </w:rPr>
      </w:pPr>
      <w:r w:rsidRPr="00A27A6D">
        <w:rPr>
          <w:szCs w:val="20"/>
          <w:u w:val="single"/>
          <w:lang w:val="en-US" w:eastAsia="ja-JP"/>
        </w:rPr>
        <w:t xml:space="preserve">NR_cov_enh-Core </w:t>
      </w:r>
    </w:p>
    <w:p w14:paraId="20461379" w14:textId="63551914" w:rsidR="00A27A6D" w:rsidRPr="00A27A6D" w:rsidRDefault="002328C4" w:rsidP="00A27A6D">
      <w:pPr>
        <w:rPr>
          <w:b/>
          <w:bCs/>
          <w:szCs w:val="20"/>
          <w:lang w:val="en-US" w:eastAsia="ja-JP"/>
        </w:rPr>
      </w:pPr>
      <w:hyperlink r:id="rId2742" w:history="1">
        <w:r w:rsidR="004371F4">
          <w:rPr>
            <w:rStyle w:val="Hyperlink"/>
            <w:b/>
            <w:bCs/>
            <w:szCs w:val="20"/>
            <w:highlight w:val="green"/>
            <w:lang w:val="en-US" w:eastAsia="ja-JP"/>
          </w:rPr>
          <w:t>R1-2202948</w:t>
        </w:r>
      </w:hyperlink>
      <w:r w:rsidR="00A27A6D" w:rsidRPr="00A27A6D">
        <w:rPr>
          <w:b/>
          <w:bCs/>
          <w:szCs w:val="20"/>
          <w:lang w:val="en-US" w:eastAsia="ja-JP"/>
        </w:rPr>
        <w:tab/>
        <w:t>Corrections further to the introduction of coverage enhancements in NR</w:t>
      </w:r>
      <w:r w:rsidR="00A27A6D" w:rsidRPr="00A27A6D">
        <w:rPr>
          <w:b/>
          <w:bCs/>
          <w:szCs w:val="20"/>
          <w:lang w:val="en-US" w:eastAsia="ja-JP"/>
        </w:rPr>
        <w:tab/>
        <w:t>Samsung</w:t>
      </w:r>
    </w:p>
    <w:p w14:paraId="44021502" w14:textId="4BAD5EFD" w:rsidR="00CC034E" w:rsidRDefault="00CC034E" w:rsidP="00CC034E">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(38.213, Rel-17, CR0290, Cat F) is agreed.</w:t>
      </w:r>
    </w:p>
    <w:p w14:paraId="42ADF25C" w14:textId="77777777" w:rsidR="003A013D" w:rsidRDefault="003A013D" w:rsidP="003A013D">
      <w:pPr>
        <w:rPr>
          <w:lang w:eastAsia="x-none"/>
        </w:rPr>
      </w:pPr>
      <w:r w:rsidRPr="00300973">
        <w:rPr>
          <w:highlight w:val="magenta"/>
          <w:lang w:eastAsia="x-none"/>
        </w:rPr>
        <w:t>MCC post meeting: CR cover sheets should show ME and RAN boxes checked – correction to be applied before submission to plenary.</w:t>
      </w:r>
    </w:p>
    <w:p w14:paraId="241154C2" w14:textId="24435B4E" w:rsidR="00A27A6D" w:rsidRPr="00A27A6D" w:rsidRDefault="002328C4" w:rsidP="00A27A6D">
      <w:pPr>
        <w:rPr>
          <w:b/>
          <w:bCs/>
          <w:szCs w:val="20"/>
          <w:lang w:val="en-US" w:eastAsia="ja-JP"/>
        </w:rPr>
      </w:pPr>
      <w:hyperlink r:id="rId2743" w:history="1">
        <w:r w:rsidR="004371F4">
          <w:rPr>
            <w:rStyle w:val="Hyperlink"/>
            <w:b/>
            <w:bCs/>
            <w:szCs w:val="20"/>
            <w:highlight w:val="green"/>
            <w:lang w:val="en-US" w:eastAsia="ja-JP"/>
          </w:rPr>
          <w:t>R1-2202959</w:t>
        </w:r>
      </w:hyperlink>
      <w:r w:rsidR="00A27A6D" w:rsidRPr="00A27A6D">
        <w:rPr>
          <w:b/>
          <w:bCs/>
          <w:szCs w:val="20"/>
          <w:lang w:val="en-US" w:eastAsia="ja-JP"/>
        </w:rPr>
        <w:tab/>
        <w:t>Corrections further to the introduction of coverage enhancements in NR</w:t>
      </w:r>
      <w:r w:rsidR="00A27A6D" w:rsidRPr="00A27A6D">
        <w:rPr>
          <w:b/>
          <w:bCs/>
          <w:szCs w:val="20"/>
          <w:lang w:val="en-US" w:eastAsia="ja-JP"/>
        </w:rPr>
        <w:tab/>
        <w:t>Nokia</w:t>
      </w:r>
    </w:p>
    <w:p w14:paraId="1B6D6896" w14:textId="330E4A23" w:rsidR="003C396E" w:rsidRDefault="003C396E" w:rsidP="003C396E">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(38.214, Rel-17, CR0253, Cat F) is agreed.</w:t>
      </w:r>
    </w:p>
    <w:p w14:paraId="72FC117A" w14:textId="303708A1" w:rsidR="00A27A6D" w:rsidRPr="00A27A6D" w:rsidRDefault="002328C4" w:rsidP="00A27A6D">
      <w:pPr>
        <w:rPr>
          <w:b/>
          <w:bCs/>
          <w:szCs w:val="20"/>
          <w:lang w:val="en-US" w:eastAsia="ja-JP"/>
        </w:rPr>
      </w:pPr>
      <w:hyperlink r:id="rId2744" w:history="1">
        <w:r w:rsidR="004371F4">
          <w:rPr>
            <w:rStyle w:val="Hyperlink"/>
            <w:b/>
            <w:bCs/>
            <w:szCs w:val="20"/>
            <w:highlight w:val="green"/>
            <w:lang w:val="en-US" w:eastAsia="ja-JP"/>
          </w:rPr>
          <w:t>R1-2202967</w:t>
        </w:r>
      </w:hyperlink>
      <w:r w:rsidR="00A27A6D" w:rsidRPr="00A27A6D">
        <w:rPr>
          <w:b/>
          <w:bCs/>
          <w:szCs w:val="20"/>
          <w:lang w:val="en-US" w:eastAsia="ja-JP"/>
        </w:rPr>
        <w:tab/>
        <w:t>Corrections on coverage enhancements in 38.212</w:t>
      </w:r>
      <w:r w:rsidR="00A27A6D" w:rsidRPr="00A27A6D">
        <w:rPr>
          <w:b/>
          <w:bCs/>
          <w:szCs w:val="20"/>
          <w:lang w:val="en-US" w:eastAsia="ja-JP"/>
        </w:rPr>
        <w:tab/>
        <w:t>Huawei</w:t>
      </w:r>
    </w:p>
    <w:p w14:paraId="35CA8FA3" w14:textId="6BA2B833" w:rsidR="00A27A6D" w:rsidRDefault="00A27A6D" w:rsidP="00A27A6D">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(38.212, Rel-17, CR0101, Cat F) is agreed.</w:t>
      </w:r>
    </w:p>
    <w:p w14:paraId="6EB932D2" w14:textId="51DFA57D" w:rsidR="00A27A6D" w:rsidRDefault="00A27A6D" w:rsidP="00A27A6D">
      <w:pPr>
        <w:rPr>
          <w:szCs w:val="20"/>
          <w:lang w:val="en-US" w:eastAsia="ja-JP"/>
        </w:rPr>
      </w:pPr>
    </w:p>
    <w:p w14:paraId="0BDC885A" w14:textId="317FE990" w:rsidR="00A27A6D" w:rsidRPr="00290911" w:rsidRDefault="00290911" w:rsidP="00A27A6D">
      <w:pPr>
        <w:rPr>
          <w:szCs w:val="20"/>
          <w:u w:val="single"/>
          <w:lang w:val="en-US" w:eastAsia="ja-JP"/>
        </w:rPr>
      </w:pPr>
      <w:r w:rsidRPr="00290911">
        <w:rPr>
          <w:szCs w:val="20"/>
          <w:u w:val="single"/>
          <w:lang w:val="en-US" w:eastAsia="ja-JP"/>
        </w:rPr>
        <w:t>NR_DL1024QAM_FR1-Core</w:t>
      </w:r>
    </w:p>
    <w:p w14:paraId="3436898B" w14:textId="6A54B974" w:rsidR="00290911" w:rsidRPr="00290911" w:rsidRDefault="002328C4" w:rsidP="00A27A6D">
      <w:pPr>
        <w:rPr>
          <w:b/>
          <w:bCs/>
          <w:szCs w:val="20"/>
          <w:lang w:val="en-US" w:eastAsia="ja-JP"/>
        </w:rPr>
      </w:pPr>
      <w:hyperlink r:id="rId2745" w:history="1">
        <w:r w:rsidR="004371F4">
          <w:rPr>
            <w:rStyle w:val="Hyperlink"/>
            <w:b/>
            <w:bCs/>
            <w:szCs w:val="20"/>
            <w:highlight w:val="green"/>
            <w:lang w:val="en-US" w:eastAsia="ja-JP"/>
          </w:rPr>
          <w:t>R1-2202989</w:t>
        </w:r>
      </w:hyperlink>
      <w:r w:rsidR="00290911" w:rsidRPr="00290911">
        <w:rPr>
          <w:b/>
          <w:bCs/>
          <w:szCs w:val="20"/>
          <w:lang w:val="en-US" w:eastAsia="ja-JP"/>
        </w:rPr>
        <w:tab/>
        <w:t>Corrections on DL 1024QAM for NR FR1</w:t>
      </w:r>
      <w:r w:rsidR="00290911" w:rsidRPr="00290911">
        <w:rPr>
          <w:b/>
          <w:bCs/>
          <w:szCs w:val="20"/>
          <w:lang w:val="en-US" w:eastAsia="ja-JP"/>
        </w:rPr>
        <w:tab/>
        <w:t>Nokia</w:t>
      </w:r>
    </w:p>
    <w:p w14:paraId="374A3557" w14:textId="34E8BB92" w:rsidR="00290911" w:rsidRDefault="00290911" w:rsidP="00290911">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10</w:t>
      </w:r>
      <w:r w:rsidRPr="006A1621">
        <w:rPr>
          <w:rFonts w:ascii="Times New Roman" w:hAnsi="Times New Roman"/>
          <w:szCs w:val="20"/>
          <w:vertAlign w:val="superscript"/>
          <w:lang w:val="en-US"/>
        </w:rPr>
        <w:t>th</w:t>
      </w:r>
      <w:r>
        <w:rPr>
          <w:rFonts w:ascii="Times New Roman" w:hAnsi="Times New Roman"/>
          <w:szCs w:val="20"/>
          <w:lang w:val="en-US"/>
        </w:rPr>
        <w:t>, (38.214, Rel-17, CR0260, Cat F) is agreed.</w:t>
      </w:r>
    </w:p>
    <w:p w14:paraId="51D372EB" w14:textId="37EC8759" w:rsidR="00290911" w:rsidRDefault="00290911" w:rsidP="00A27A6D">
      <w:pPr>
        <w:rPr>
          <w:szCs w:val="20"/>
          <w:lang w:val="en-US" w:eastAsia="ja-JP"/>
        </w:rPr>
      </w:pPr>
    </w:p>
    <w:p w14:paraId="08A61E41" w14:textId="77777777" w:rsidR="00290911" w:rsidRPr="00290911" w:rsidRDefault="00290911" w:rsidP="00290911">
      <w:pPr>
        <w:rPr>
          <w:szCs w:val="20"/>
          <w:u w:val="single"/>
          <w:lang w:val="en-US" w:eastAsia="ja-JP"/>
        </w:rPr>
      </w:pPr>
      <w:r w:rsidRPr="00290911">
        <w:rPr>
          <w:szCs w:val="20"/>
          <w:u w:val="single"/>
          <w:lang w:val="en-US" w:eastAsia="ja-JP"/>
        </w:rPr>
        <w:t xml:space="preserve">NR_DSS-Core </w:t>
      </w:r>
    </w:p>
    <w:p w14:paraId="17F72346" w14:textId="72832D3F" w:rsidR="00290911" w:rsidRPr="00D54478" w:rsidRDefault="002328C4" w:rsidP="00290911">
      <w:pPr>
        <w:rPr>
          <w:b/>
          <w:bCs/>
          <w:szCs w:val="20"/>
          <w:lang w:val="en-US" w:eastAsia="ja-JP"/>
        </w:rPr>
      </w:pPr>
      <w:hyperlink r:id="rId2746" w:history="1">
        <w:r w:rsidR="004371F4">
          <w:rPr>
            <w:rStyle w:val="Hyperlink"/>
            <w:b/>
            <w:bCs/>
            <w:szCs w:val="20"/>
            <w:highlight w:val="green"/>
            <w:lang w:val="en-US" w:eastAsia="ja-JP"/>
          </w:rPr>
          <w:t>R1-2202983</w:t>
        </w:r>
      </w:hyperlink>
      <w:r w:rsidR="00290911" w:rsidRPr="00D54478">
        <w:rPr>
          <w:b/>
          <w:bCs/>
          <w:szCs w:val="20"/>
          <w:lang w:val="en-US" w:eastAsia="ja-JP"/>
        </w:rPr>
        <w:tab/>
        <w:t>Corrections on dynamic spectrum sharing enhancements in NR</w:t>
      </w:r>
      <w:r w:rsidR="00290911" w:rsidRPr="00D54478">
        <w:rPr>
          <w:b/>
          <w:bCs/>
          <w:szCs w:val="20"/>
          <w:lang w:val="en-US" w:eastAsia="ja-JP"/>
        </w:rPr>
        <w:tab/>
        <w:t>Samsung</w:t>
      </w:r>
    </w:p>
    <w:p w14:paraId="750528CC" w14:textId="6EDBBF92" w:rsidR="003C396E" w:rsidRDefault="003C396E" w:rsidP="003C396E">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12</w:t>
      </w:r>
      <w:r w:rsidRPr="006A1621">
        <w:rPr>
          <w:rFonts w:ascii="Times New Roman" w:hAnsi="Times New Roman"/>
          <w:szCs w:val="20"/>
          <w:vertAlign w:val="superscript"/>
          <w:lang w:val="en-US"/>
        </w:rPr>
        <w:t>th</w:t>
      </w:r>
      <w:r>
        <w:rPr>
          <w:rFonts w:ascii="Times New Roman" w:hAnsi="Times New Roman"/>
          <w:szCs w:val="20"/>
          <w:lang w:val="en-US"/>
        </w:rPr>
        <w:t>, (38.213, Rel-17, CR0299, Cat F) is agreed.</w:t>
      </w:r>
    </w:p>
    <w:p w14:paraId="10B893B0" w14:textId="77777777" w:rsidR="00D41E41" w:rsidRDefault="00D41E41" w:rsidP="00D41E41">
      <w:pPr>
        <w:rPr>
          <w:lang w:eastAsia="x-none"/>
        </w:rPr>
      </w:pPr>
      <w:r w:rsidRPr="00300973">
        <w:rPr>
          <w:highlight w:val="magenta"/>
          <w:lang w:eastAsia="x-none"/>
        </w:rPr>
        <w:t>MCC post meeting: CR cover sheets should show ME and RAN boxes checked – correction to be applied before submission to plenary.</w:t>
      </w:r>
    </w:p>
    <w:p w14:paraId="15DBF2B0" w14:textId="4215C4A2" w:rsidR="00290911" w:rsidRPr="00D54478" w:rsidRDefault="002328C4" w:rsidP="00290911">
      <w:pPr>
        <w:rPr>
          <w:b/>
          <w:bCs/>
          <w:szCs w:val="20"/>
          <w:lang w:val="en-US" w:eastAsia="ja-JP"/>
        </w:rPr>
      </w:pPr>
      <w:hyperlink r:id="rId2747" w:history="1">
        <w:r w:rsidR="004371F4">
          <w:rPr>
            <w:rStyle w:val="Hyperlink"/>
            <w:b/>
            <w:bCs/>
            <w:szCs w:val="20"/>
            <w:highlight w:val="green"/>
            <w:lang w:val="en-US" w:eastAsia="ja-JP"/>
          </w:rPr>
          <w:t>R1-2202990</w:t>
        </w:r>
      </w:hyperlink>
      <w:r w:rsidR="00290911" w:rsidRPr="00D54478">
        <w:rPr>
          <w:b/>
          <w:bCs/>
          <w:szCs w:val="20"/>
          <w:lang w:val="en-US" w:eastAsia="ja-JP"/>
        </w:rPr>
        <w:tab/>
        <w:t>Corrections on NR Dynamic Spectrum Sharing enhancements</w:t>
      </w:r>
      <w:r w:rsidR="00290911" w:rsidRPr="00D54478">
        <w:rPr>
          <w:b/>
          <w:bCs/>
          <w:szCs w:val="20"/>
          <w:lang w:val="en-US" w:eastAsia="ja-JP"/>
        </w:rPr>
        <w:tab/>
        <w:t>Nokia</w:t>
      </w:r>
    </w:p>
    <w:p w14:paraId="47E7320C" w14:textId="6873D18C" w:rsidR="00D54478" w:rsidRDefault="00D54478" w:rsidP="00D54478">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10</w:t>
      </w:r>
      <w:r w:rsidRPr="006A1621">
        <w:rPr>
          <w:rFonts w:ascii="Times New Roman" w:hAnsi="Times New Roman"/>
          <w:szCs w:val="20"/>
          <w:vertAlign w:val="superscript"/>
          <w:lang w:val="en-US"/>
        </w:rPr>
        <w:t>th</w:t>
      </w:r>
      <w:r>
        <w:rPr>
          <w:rFonts w:ascii="Times New Roman" w:hAnsi="Times New Roman"/>
          <w:szCs w:val="20"/>
          <w:lang w:val="en-US"/>
        </w:rPr>
        <w:t>, (38.214, Rel-17, CR0261, Cat F) is agreed.</w:t>
      </w:r>
    </w:p>
    <w:p w14:paraId="686742E8" w14:textId="50FA445D" w:rsidR="00290911" w:rsidRPr="00D54478" w:rsidRDefault="002328C4" w:rsidP="00290911">
      <w:pPr>
        <w:rPr>
          <w:b/>
          <w:bCs/>
          <w:szCs w:val="20"/>
          <w:lang w:val="en-US" w:eastAsia="ja-JP"/>
        </w:rPr>
      </w:pPr>
      <w:hyperlink r:id="rId2748" w:history="1">
        <w:r w:rsidR="004371F4">
          <w:rPr>
            <w:rStyle w:val="Hyperlink"/>
            <w:b/>
            <w:bCs/>
            <w:szCs w:val="20"/>
            <w:highlight w:val="green"/>
            <w:lang w:val="en-US" w:eastAsia="ja-JP"/>
          </w:rPr>
          <w:t>R1-2203002</w:t>
        </w:r>
      </w:hyperlink>
      <w:r w:rsidR="00290911" w:rsidRPr="00D54478">
        <w:rPr>
          <w:b/>
          <w:bCs/>
          <w:szCs w:val="20"/>
          <w:lang w:val="en-US" w:eastAsia="ja-JP"/>
        </w:rPr>
        <w:tab/>
        <w:t>Corrections on NR dynamic spectrum sharing enhancements in 38.212</w:t>
      </w:r>
      <w:r w:rsidR="00290911" w:rsidRPr="00D54478">
        <w:rPr>
          <w:b/>
          <w:bCs/>
          <w:szCs w:val="20"/>
          <w:lang w:val="en-US" w:eastAsia="ja-JP"/>
        </w:rPr>
        <w:tab/>
        <w:t>Huawei</w:t>
      </w:r>
    </w:p>
    <w:p w14:paraId="3E776050" w14:textId="72231B9C" w:rsidR="00D54478" w:rsidRDefault="00D54478" w:rsidP="00D54478">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(38.212, Rel-17, CR0105, Cat F) is agreed.</w:t>
      </w:r>
    </w:p>
    <w:p w14:paraId="4FCBE84A" w14:textId="5F84617D" w:rsidR="00290911" w:rsidRDefault="00290911" w:rsidP="00290911">
      <w:pPr>
        <w:rPr>
          <w:szCs w:val="20"/>
          <w:lang w:val="en-US" w:eastAsia="ja-JP"/>
        </w:rPr>
      </w:pPr>
    </w:p>
    <w:p w14:paraId="749CEECB" w14:textId="4381E1A6" w:rsidR="00971C86" w:rsidRPr="00971C86" w:rsidRDefault="00971C86" w:rsidP="00290911">
      <w:pPr>
        <w:rPr>
          <w:szCs w:val="20"/>
          <w:u w:val="single"/>
          <w:lang w:val="en-US" w:eastAsia="ja-JP"/>
        </w:rPr>
      </w:pPr>
      <w:r w:rsidRPr="00971C86">
        <w:rPr>
          <w:szCs w:val="20"/>
          <w:u w:val="single"/>
          <w:lang w:val="en-US" w:eastAsia="ja-JP"/>
        </w:rPr>
        <w:t>NR_ext_to_71GHz-Core</w:t>
      </w:r>
    </w:p>
    <w:p w14:paraId="570CD862" w14:textId="3CF5D1F5" w:rsidR="00971C86" w:rsidRPr="00971C86" w:rsidRDefault="002328C4" w:rsidP="00971C86">
      <w:pPr>
        <w:rPr>
          <w:b/>
          <w:bCs/>
          <w:szCs w:val="20"/>
          <w:lang w:val="en-US" w:eastAsia="ja-JP"/>
        </w:rPr>
      </w:pPr>
      <w:hyperlink r:id="rId2749" w:history="1">
        <w:r w:rsidR="004371F4">
          <w:rPr>
            <w:rStyle w:val="Hyperlink"/>
            <w:b/>
            <w:bCs/>
            <w:szCs w:val="20"/>
            <w:highlight w:val="green"/>
            <w:lang w:val="en-US" w:eastAsia="ja-JP"/>
          </w:rPr>
          <w:t>R1-2202949</w:t>
        </w:r>
      </w:hyperlink>
      <w:r w:rsidR="00971C86" w:rsidRPr="00971C86">
        <w:rPr>
          <w:b/>
          <w:bCs/>
          <w:szCs w:val="20"/>
          <w:lang w:val="en-US" w:eastAsia="ja-JP"/>
        </w:rPr>
        <w:tab/>
        <w:t>Corrections further to the introduction for extending NR operation to 71 GHz</w:t>
      </w:r>
      <w:r w:rsidR="00971C86" w:rsidRPr="00971C86">
        <w:rPr>
          <w:b/>
          <w:bCs/>
          <w:szCs w:val="20"/>
          <w:lang w:val="en-US" w:eastAsia="ja-JP"/>
        </w:rPr>
        <w:tab/>
        <w:t>Samsung</w:t>
      </w:r>
    </w:p>
    <w:p w14:paraId="5A5387DF" w14:textId="2A50F8FA" w:rsidR="00015B19" w:rsidRDefault="00015B19" w:rsidP="00015B19">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(38.213, Rel-17, CR0291, Cat F) is agreed.</w:t>
      </w:r>
    </w:p>
    <w:p w14:paraId="1E41549A" w14:textId="77777777" w:rsidR="003615CE" w:rsidRDefault="003615CE" w:rsidP="003615CE">
      <w:pPr>
        <w:rPr>
          <w:lang w:eastAsia="x-none"/>
        </w:rPr>
      </w:pPr>
      <w:r w:rsidRPr="00300973">
        <w:rPr>
          <w:highlight w:val="magenta"/>
          <w:lang w:eastAsia="x-none"/>
        </w:rPr>
        <w:t>MCC post meeting: CR cover sheets should show ME and RAN boxes checked – correction to be applied before submission to plenary.</w:t>
      </w:r>
    </w:p>
    <w:p w14:paraId="0FBB4BED" w14:textId="59586D70" w:rsidR="00971C86" w:rsidRPr="00971C86" w:rsidRDefault="002328C4" w:rsidP="00971C86">
      <w:pPr>
        <w:rPr>
          <w:b/>
          <w:bCs/>
          <w:szCs w:val="20"/>
          <w:lang w:val="en-US" w:eastAsia="ja-JP"/>
        </w:rPr>
      </w:pPr>
      <w:hyperlink r:id="rId2750" w:history="1">
        <w:r w:rsidR="004371F4">
          <w:rPr>
            <w:rStyle w:val="Hyperlink"/>
            <w:b/>
            <w:bCs/>
            <w:szCs w:val="20"/>
            <w:highlight w:val="green"/>
            <w:lang w:val="en-US" w:eastAsia="ja-JP"/>
          </w:rPr>
          <w:t>R1-2202954</w:t>
        </w:r>
      </w:hyperlink>
      <w:r w:rsidR="00971C86" w:rsidRPr="00971C86">
        <w:rPr>
          <w:b/>
          <w:bCs/>
          <w:szCs w:val="20"/>
          <w:lang w:val="en-US" w:eastAsia="ja-JP"/>
        </w:rPr>
        <w:tab/>
        <w:t>Corrections to NR in the 52.6 – 71 GHz range</w:t>
      </w:r>
      <w:r w:rsidR="00971C86" w:rsidRPr="00971C86">
        <w:rPr>
          <w:b/>
          <w:bCs/>
          <w:szCs w:val="20"/>
          <w:lang w:val="en-US" w:eastAsia="ja-JP"/>
        </w:rPr>
        <w:tab/>
        <w:t>Ericsson</w:t>
      </w:r>
    </w:p>
    <w:p w14:paraId="2119FEBE" w14:textId="149A26B0" w:rsidR="00971C86" w:rsidRDefault="00971C86" w:rsidP="00971C86">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(38.211, Rel-17, CR0089, Cat F) is agreed.</w:t>
      </w:r>
    </w:p>
    <w:p w14:paraId="573627EC" w14:textId="38C6F345" w:rsidR="00971C86" w:rsidRPr="00971C86" w:rsidRDefault="002328C4" w:rsidP="00971C86">
      <w:pPr>
        <w:rPr>
          <w:b/>
          <w:bCs/>
          <w:szCs w:val="20"/>
          <w:lang w:val="en-US" w:eastAsia="ja-JP"/>
        </w:rPr>
      </w:pPr>
      <w:hyperlink r:id="rId2751" w:history="1">
        <w:r w:rsidR="004371F4">
          <w:rPr>
            <w:rStyle w:val="Hyperlink"/>
            <w:b/>
            <w:bCs/>
            <w:szCs w:val="20"/>
            <w:highlight w:val="green"/>
            <w:lang w:val="en-US" w:eastAsia="ja-JP"/>
          </w:rPr>
          <w:t>R1-2202956</w:t>
        </w:r>
      </w:hyperlink>
      <w:r w:rsidR="00971C86" w:rsidRPr="00971C86">
        <w:rPr>
          <w:b/>
          <w:bCs/>
          <w:szCs w:val="20"/>
          <w:lang w:val="en-US" w:eastAsia="ja-JP"/>
        </w:rPr>
        <w:tab/>
        <w:t>Corrections of the features extending NR operation to 71 GHz</w:t>
      </w:r>
      <w:r w:rsidR="00971C86" w:rsidRPr="00971C86">
        <w:rPr>
          <w:b/>
          <w:bCs/>
          <w:szCs w:val="20"/>
          <w:lang w:val="en-US" w:eastAsia="ja-JP"/>
        </w:rPr>
        <w:tab/>
        <w:t>Ericsson</w:t>
      </w:r>
    </w:p>
    <w:p w14:paraId="694F8BE4" w14:textId="51EA92B5" w:rsidR="003C396E" w:rsidRDefault="003C396E" w:rsidP="003C396E">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w:t>
      </w:r>
      <w:r w:rsidRPr="00971C86">
        <w:rPr>
          <w:szCs w:val="20"/>
          <w:lang w:val="en-US" w:eastAsia="ja-JP"/>
        </w:rPr>
        <w:t>37.213</w:t>
      </w:r>
      <w:r>
        <w:rPr>
          <w:rFonts w:ascii="Times New Roman" w:hAnsi="Times New Roman"/>
          <w:szCs w:val="20"/>
          <w:lang w:val="en-US"/>
        </w:rPr>
        <w:t>, Rel-17, CR</w:t>
      </w:r>
      <w:r w:rsidRPr="00971C86">
        <w:rPr>
          <w:szCs w:val="20"/>
          <w:lang w:val="en-US" w:eastAsia="ja-JP"/>
        </w:rPr>
        <w:t>0027</w:t>
      </w:r>
      <w:r>
        <w:rPr>
          <w:rFonts w:ascii="Times New Roman" w:hAnsi="Times New Roman"/>
          <w:szCs w:val="20"/>
          <w:lang w:val="en-US"/>
        </w:rPr>
        <w:t>, Cat F) is agreed.</w:t>
      </w:r>
    </w:p>
    <w:p w14:paraId="05B0E32B" w14:textId="1FE8EE23" w:rsidR="00971C86" w:rsidRPr="00971C86" w:rsidRDefault="002328C4" w:rsidP="00971C86">
      <w:pPr>
        <w:rPr>
          <w:b/>
          <w:bCs/>
          <w:szCs w:val="20"/>
          <w:lang w:val="en-US" w:eastAsia="ja-JP"/>
        </w:rPr>
      </w:pPr>
      <w:hyperlink r:id="rId2752" w:history="1">
        <w:r w:rsidR="004371F4">
          <w:rPr>
            <w:rStyle w:val="Hyperlink"/>
            <w:b/>
            <w:bCs/>
            <w:szCs w:val="20"/>
            <w:highlight w:val="green"/>
            <w:lang w:val="en-US" w:eastAsia="ja-JP"/>
          </w:rPr>
          <w:t>R1-2202960</w:t>
        </w:r>
      </w:hyperlink>
      <w:r w:rsidR="00971C86" w:rsidRPr="00971C86">
        <w:rPr>
          <w:b/>
          <w:bCs/>
          <w:szCs w:val="20"/>
          <w:lang w:val="en-US" w:eastAsia="ja-JP"/>
        </w:rPr>
        <w:tab/>
        <w:t>Corrections further to the introduction for extending NR operation to 71 GHz</w:t>
      </w:r>
      <w:r w:rsidR="00971C86" w:rsidRPr="00971C86">
        <w:rPr>
          <w:b/>
          <w:bCs/>
          <w:szCs w:val="20"/>
          <w:lang w:val="en-US" w:eastAsia="ja-JP"/>
        </w:rPr>
        <w:tab/>
        <w:t>Nokia</w:t>
      </w:r>
    </w:p>
    <w:p w14:paraId="5F3A17C2" w14:textId="785129B5" w:rsidR="005A1A16" w:rsidRDefault="005A1A16" w:rsidP="005A1A16">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(38.214, Rel-17, CR0254, Cat F) is agreed.</w:t>
      </w:r>
    </w:p>
    <w:p w14:paraId="54D593F9" w14:textId="4151AABA" w:rsidR="00971C86" w:rsidRPr="00971C86" w:rsidRDefault="002328C4" w:rsidP="00971C86">
      <w:pPr>
        <w:rPr>
          <w:b/>
          <w:bCs/>
          <w:szCs w:val="20"/>
          <w:lang w:val="en-US" w:eastAsia="ja-JP"/>
        </w:rPr>
      </w:pPr>
      <w:hyperlink r:id="rId2753" w:history="1">
        <w:r w:rsidR="004371F4">
          <w:rPr>
            <w:rStyle w:val="Hyperlink"/>
            <w:b/>
            <w:bCs/>
            <w:szCs w:val="20"/>
            <w:highlight w:val="green"/>
            <w:lang w:val="en-US" w:eastAsia="ja-JP"/>
          </w:rPr>
          <w:t>R1-2202998</w:t>
        </w:r>
      </w:hyperlink>
      <w:r w:rsidR="00971C86" w:rsidRPr="00971C86">
        <w:rPr>
          <w:b/>
          <w:bCs/>
          <w:szCs w:val="20"/>
          <w:lang w:val="en-US" w:eastAsia="ja-JP"/>
        </w:rPr>
        <w:tab/>
        <w:t>Corrections to SS-RSRQ and RSSI measurement definitions</w:t>
      </w:r>
      <w:r w:rsidR="00971C86" w:rsidRPr="00971C86">
        <w:rPr>
          <w:b/>
          <w:bCs/>
          <w:szCs w:val="20"/>
          <w:lang w:val="en-US" w:eastAsia="ja-JP"/>
        </w:rPr>
        <w:tab/>
        <w:t>Intel Corporation</w:t>
      </w:r>
    </w:p>
    <w:p w14:paraId="5A5F1CB5" w14:textId="39FBBC18" w:rsidR="00971C86" w:rsidRDefault="00971C86" w:rsidP="00971C86">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(38.215, Rel-17, CR0043, Cat F) is agreed.</w:t>
      </w:r>
    </w:p>
    <w:p w14:paraId="0FA0AE10" w14:textId="531F7C22" w:rsidR="00971C86" w:rsidRPr="00971C86" w:rsidRDefault="002328C4" w:rsidP="00971C86">
      <w:pPr>
        <w:rPr>
          <w:b/>
          <w:bCs/>
          <w:szCs w:val="20"/>
          <w:lang w:val="en-US" w:eastAsia="ja-JP"/>
        </w:rPr>
      </w:pPr>
      <w:hyperlink r:id="rId2754" w:history="1">
        <w:r w:rsidR="004371F4">
          <w:rPr>
            <w:rStyle w:val="Hyperlink"/>
            <w:b/>
            <w:bCs/>
            <w:szCs w:val="20"/>
            <w:highlight w:val="green"/>
            <w:lang w:val="en-US" w:eastAsia="ja-JP"/>
          </w:rPr>
          <w:t>R1-2203001</w:t>
        </w:r>
      </w:hyperlink>
      <w:r w:rsidR="00971C86" w:rsidRPr="00971C86">
        <w:rPr>
          <w:b/>
          <w:bCs/>
          <w:szCs w:val="20"/>
          <w:lang w:val="en-US" w:eastAsia="ja-JP"/>
        </w:rPr>
        <w:tab/>
        <w:t>Correction on extension of current NR operation to 71 GHz in 38.212</w:t>
      </w:r>
      <w:r w:rsidR="00971C86" w:rsidRPr="00971C86">
        <w:rPr>
          <w:b/>
          <w:bCs/>
          <w:szCs w:val="20"/>
          <w:lang w:val="en-US" w:eastAsia="ja-JP"/>
        </w:rPr>
        <w:tab/>
        <w:t>Huawei</w:t>
      </w:r>
    </w:p>
    <w:p w14:paraId="4690D254" w14:textId="14592DAB" w:rsidR="00971C86" w:rsidRDefault="00971C86" w:rsidP="00971C86">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10</w:t>
      </w:r>
      <w:r w:rsidRPr="006A1621">
        <w:rPr>
          <w:rFonts w:ascii="Times New Roman" w:hAnsi="Times New Roman"/>
          <w:szCs w:val="20"/>
          <w:vertAlign w:val="superscript"/>
          <w:lang w:val="en-US"/>
        </w:rPr>
        <w:t>th</w:t>
      </w:r>
      <w:r>
        <w:rPr>
          <w:rFonts w:ascii="Times New Roman" w:hAnsi="Times New Roman"/>
          <w:szCs w:val="20"/>
          <w:lang w:val="en-US"/>
        </w:rPr>
        <w:t>, (38.212, Rel-17, CR0104, Cat F) is agreed.</w:t>
      </w:r>
    </w:p>
    <w:p w14:paraId="0CCD335D" w14:textId="6C35CE7B" w:rsidR="00971C86" w:rsidRDefault="00971C86" w:rsidP="00971C86">
      <w:pPr>
        <w:rPr>
          <w:szCs w:val="20"/>
          <w:lang w:val="en-US" w:eastAsia="ja-JP"/>
        </w:rPr>
      </w:pPr>
    </w:p>
    <w:p w14:paraId="673F2BC9" w14:textId="7D7FA3D8" w:rsidR="002764E5" w:rsidRPr="002764E5" w:rsidRDefault="002764E5" w:rsidP="00971C86">
      <w:pPr>
        <w:rPr>
          <w:szCs w:val="20"/>
          <w:u w:val="single"/>
          <w:lang w:val="en-US" w:eastAsia="ja-JP"/>
        </w:rPr>
      </w:pPr>
      <w:r w:rsidRPr="002764E5">
        <w:rPr>
          <w:szCs w:val="20"/>
          <w:u w:val="single"/>
          <w:lang w:val="en-US" w:eastAsia="ja-JP"/>
        </w:rPr>
        <w:t>NR_feMIMO-Core</w:t>
      </w:r>
    </w:p>
    <w:p w14:paraId="1E2AF27B" w14:textId="2B9185A6" w:rsidR="004950E5" w:rsidRPr="002764E5" w:rsidRDefault="002328C4" w:rsidP="004950E5">
      <w:pPr>
        <w:rPr>
          <w:b/>
          <w:bCs/>
          <w:szCs w:val="20"/>
          <w:lang w:val="en-US" w:eastAsia="ja-JP"/>
        </w:rPr>
      </w:pPr>
      <w:hyperlink r:id="rId2755" w:history="1">
        <w:r w:rsidR="004371F4">
          <w:rPr>
            <w:rStyle w:val="Hyperlink"/>
            <w:b/>
            <w:bCs/>
            <w:szCs w:val="20"/>
            <w:highlight w:val="green"/>
            <w:lang w:val="en-US" w:eastAsia="ja-JP"/>
          </w:rPr>
          <w:t>R1-2202976</w:t>
        </w:r>
      </w:hyperlink>
      <w:r w:rsidR="004950E5" w:rsidRPr="002764E5">
        <w:rPr>
          <w:b/>
          <w:bCs/>
          <w:szCs w:val="20"/>
          <w:lang w:val="en-US" w:eastAsia="ja-JP"/>
        </w:rPr>
        <w:tab/>
        <w:t>Corrections to MIMO enhancements</w:t>
      </w:r>
      <w:r w:rsidR="004950E5" w:rsidRPr="002764E5">
        <w:rPr>
          <w:b/>
          <w:bCs/>
          <w:szCs w:val="20"/>
          <w:lang w:val="en-US" w:eastAsia="ja-JP"/>
        </w:rPr>
        <w:tab/>
        <w:t>Ericsson</w:t>
      </w:r>
    </w:p>
    <w:p w14:paraId="1C7F464D" w14:textId="3D6F5FDF" w:rsidR="002764E5" w:rsidRDefault="002764E5" w:rsidP="002764E5">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(38.211, Rel-17, CR0091, Cat F) is agreed.</w:t>
      </w:r>
    </w:p>
    <w:p w14:paraId="17466344" w14:textId="082C20B1" w:rsidR="002764E5" w:rsidRPr="002764E5" w:rsidRDefault="002328C4" w:rsidP="004950E5">
      <w:pPr>
        <w:rPr>
          <w:b/>
          <w:bCs/>
          <w:szCs w:val="20"/>
          <w:lang w:val="en-US" w:eastAsia="ja-JP"/>
        </w:rPr>
      </w:pPr>
      <w:hyperlink r:id="rId2756" w:history="1">
        <w:r w:rsidR="004371F4">
          <w:rPr>
            <w:rStyle w:val="Hyperlink"/>
            <w:b/>
            <w:bCs/>
            <w:szCs w:val="20"/>
            <w:highlight w:val="green"/>
            <w:lang w:val="en-US" w:eastAsia="ja-JP"/>
          </w:rPr>
          <w:t>R1-2202981</w:t>
        </w:r>
      </w:hyperlink>
      <w:r w:rsidR="004950E5" w:rsidRPr="002764E5">
        <w:rPr>
          <w:b/>
          <w:bCs/>
          <w:szCs w:val="20"/>
          <w:lang w:val="en-US" w:eastAsia="ja-JP"/>
        </w:rPr>
        <w:tab/>
        <w:t>Corrections on further enhancements on MIMO for NR</w:t>
      </w:r>
      <w:r w:rsidR="004950E5" w:rsidRPr="002764E5">
        <w:rPr>
          <w:b/>
          <w:bCs/>
          <w:szCs w:val="20"/>
          <w:lang w:val="en-US" w:eastAsia="ja-JP"/>
        </w:rPr>
        <w:tab/>
        <w:t>Samsung</w:t>
      </w:r>
    </w:p>
    <w:p w14:paraId="74BDB4F7" w14:textId="558A33A0" w:rsidR="002764E5" w:rsidRDefault="002764E5" w:rsidP="002764E5">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(38.213, Rel-17, CR0297, Cat F) is agreed.</w:t>
      </w:r>
    </w:p>
    <w:p w14:paraId="2F802B36" w14:textId="2BB63C0A" w:rsidR="003615CE" w:rsidRDefault="003615CE" w:rsidP="003615CE">
      <w:pPr>
        <w:rPr>
          <w:lang w:eastAsia="x-none"/>
        </w:rPr>
      </w:pPr>
      <w:r w:rsidRPr="00300973">
        <w:rPr>
          <w:highlight w:val="magenta"/>
          <w:lang w:eastAsia="x-none"/>
        </w:rPr>
        <w:t>MCC post meeting: CR cover sheets should show ME and RAN boxes checked – correction to be applied before submission to plenary.</w:t>
      </w:r>
    </w:p>
    <w:p w14:paraId="762C3C20" w14:textId="671DC8AD" w:rsidR="002764E5" w:rsidRPr="002764E5" w:rsidRDefault="002328C4" w:rsidP="004950E5">
      <w:pPr>
        <w:rPr>
          <w:b/>
          <w:bCs/>
          <w:szCs w:val="20"/>
          <w:lang w:val="en-US" w:eastAsia="ja-JP"/>
        </w:rPr>
      </w:pPr>
      <w:hyperlink r:id="rId2757" w:history="1">
        <w:r w:rsidR="004371F4">
          <w:rPr>
            <w:rStyle w:val="Hyperlink"/>
            <w:b/>
            <w:bCs/>
            <w:szCs w:val="20"/>
            <w:highlight w:val="green"/>
            <w:lang w:val="en-US" w:eastAsia="ja-JP"/>
          </w:rPr>
          <w:t>R1-2202991</w:t>
        </w:r>
      </w:hyperlink>
      <w:r w:rsidR="004950E5" w:rsidRPr="002764E5">
        <w:rPr>
          <w:b/>
          <w:bCs/>
          <w:szCs w:val="20"/>
          <w:lang w:val="en-US" w:eastAsia="ja-JP"/>
        </w:rPr>
        <w:tab/>
        <w:t>Correction on further enhancements on MIMO for NR</w:t>
      </w:r>
      <w:r w:rsidR="004950E5" w:rsidRPr="002764E5">
        <w:rPr>
          <w:b/>
          <w:bCs/>
          <w:szCs w:val="20"/>
          <w:lang w:val="en-US" w:eastAsia="ja-JP"/>
        </w:rPr>
        <w:tab/>
        <w:t>Nokia</w:t>
      </w:r>
    </w:p>
    <w:p w14:paraId="16432222" w14:textId="0EF247C9" w:rsidR="00965912" w:rsidRDefault="00965912" w:rsidP="00965912">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(38.214, Rel-17, CR0262, Cat F) is agreed.</w:t>
      </w:r>
    </w:p>
    <w:p w14:paraId="037B4948" w14:textId="4599C707" w:rsidR="004950E5" w:rsidRPr="004950E5" w:rsidRDefault="004950E5" w:rsidP="004950E5">
      <w:pPr>
        <w:rPr>
          <w:szCs w:val="20"/>
          <w:lang w:val="en-US" w:eastAsia="ja-JP"/>
        </w:rPr>
      </w:pPr>
      <w:r w:rsidRPr="004950E5">
        <w:rPr>
          <w:szCs w:val="20"/>
          <w:lang w:val="en-US" w:eastAsia="ja-JP"/>
        </w:rPr>
        <w:t>Rel-17</w:t>
      </w:r>
      <w:r w:rsidRPr="004950E5">
        <w:rPr>
          <w:szCs w:val="20"/>
          <w:lang w:val="en-US" w:eastAsia="ja-JP"/>
        </w:rPr>
        <w:tab/>
        <w:t>38.214</w:t>
      </w:r>
      <w:r w:rsidRPr="004950E5">
        <w:rPr>
          <w:szCs w:val="20"/>
          <w:lang w:val="en-US" w:eastAsia="ja-JP"/>
        </w:rPr>
        <w:tab/>
        <w:t>17.0.0</w:t>
      </w:r>
      <w:r w:rsidRPr="004950E5">
        <w:rPr>
          <w:szCs w:val="20"/>
          <w:lang w:val="en-US" w:eastAsia="ja-JP"/>
        </w:rPr>
        <w:tab/>
        <w:t>NR_feMIMO-Core</w:t>
      </w:r>
      <w:r w:rsidRPr="004950E5">
        <w:rPr>
          <w:szCs w:val="20"/>
          <w:lang w:val="en-US" w:eastAsia="ja-JP"/>
        </w:rPr>
        <w:tab/>
        <w:t>0262</w:t>
      </w:r>
      <w:r w:rsidRPr="004950E5">
        <w:rPr>
          <w:szCs w:val="20"/>
          <w:lang w:val="en-US" w:eastAsia="ja-JP"/>
        </w:rPr>
        <w:tab/>
      </w:r>
      <w:r w:rsidRPr="004950E5">
        <w:rPr>
          <w:szCs w:val="20"/>
          <w:lang w:val="en-US" w:eastAsia="ja-JP"/>
        </w:rPr>
        <w:tab/>
        <w:t>F</w:t>
      </w:r>
    </w:p>
    <w:p w14:paraId="2624D011" w14:textId="66200C0B" w:rsidR="002764E5" w:rsidRPr="002764E5" w:rsidRDefault="002328C4" w:rsidP="004950E5">
      <w:pPr>
        <w:rPr>
          <w:b/>
          <w:bCs/>
          <w:szCs w:val="20"/>
          <w:lang w:val="en-US" w:eastAsia="ja-JP"/>
        </w:rPr>
      </w:pPr>
      <w:hyperlink r:id="rId2758" w:history="1">
        <w:r w:rsidR="004371F4">
          <w:rPr>
            <w:rStyle w:val="Hyperlink"/>
            <w:b/>
            <w:bCs/>
            <w:szCs w:val="20"/>
            <w:highlight w:val="green"/>
            <w:lang w:val="en-US" w:eastAsia="ja-JP"/>
          </w:rPr>
          <w:t>R1-2203003</w:t>
        </w:r>
      </w:hyperlink>
      <w:r w:rsidR="004950E5" w:rsidRPr="002764E5">
        <w:rPr>
          <w:b/>
          <w:bCs/>
          <w:szCs w:val="20"/>
          <w:lang w:val="en-US" w:eastAsia="ja-JP"/>
        </w:rPr>
        <w:tab/>
        <w:t>Corrections on Further enhancements on MIMO for NR in TS 38.212</w:t>
      </w:r>
      <w:r w:rsidR="004950E5" w:rsidRPr="002764E5">
        <w:rPr>
          <w:b/>
          <w:bCs/>
          <w:szCs w:val="20"/>
          <w:lang w:val="en-US" w:eastAsia="ja-JP"/>
        </w:rPr>
        <w:tab/>
        <w:t>Huawei</w:t>
      </w:r>
    </w:p>
    <w:p w14:paraId="5AD1129F" w14:textId="6A2246BD" w:rsidR="002764E5" w:rsidRDefault="002764E5" w:rsidP="002764E5">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(38.212, Rel-17, CR0106, Cat F) is agreed.</w:t>
      </w:r>
    </w:p>
    <w:p w14:paraId="4284B488" w14:textId="780E90B5" w:rsidR="004950E5" w:rsidRDefault="004950E5" w:rsidP="004950E5">
      <w:pPr>
        <w:rPr>
          <w:szCs w:val="20"/>
          <w:lang w:val="en-US" w:eastAsia="ja-JP"/>
        </w:rPr>
      </w:pPr>
    </w:p>
    <w:p w14:paraId="7F409BE7" w14:textId="77777777" w:rsidR="0027389A" w:rsidRPr="0027389A" w:rsidRDefault="0027389A" w:rsidP="004950E5">
      <w:pPr>
        <w:rPr>
          <w:szCs w:val="20"/>
          <w:u w:val="single"/>
          <w:lang w:val="en-US" w:eastAsia="ja-JP"/>
        </w:rPr>
      </w:pPr>
      <w:r w:rsidRPr="0027389A">
        <w:rPr>
          <w:szCs w:val="20"/>
          <w:u w:val="single"/>
          <w:lang w:val="en-US" w:eastAsia="ja-JP"/>
        </w:rPr>
        <w:t xml:space="preserve">NR_IAB_enh-Core </w:t>
      </w:r>
    </w:p>
    <w:p w14:paraId="1433AAED" w14:textId="3C68BDA6" w:rsidR="0027389A" w:rsidRPr="0027389A" w:rsidRDefault="002328C4" w:rsidP="004950E5">
      <w:pPr>
        <w:rPr>
          <w:b/>
          <w:bCs/>
          <w:szCs w:val="20"/>
          <w:lang w:val="en-US" w:eastAsia="ja-JP"/>
        </w:rPr>
      </w:pPr>
      <w:hyperlink r:id="rId2759" w:history="1">
        <w:r w:rsidR="004371F4">
          <w:rPr>
            <w:rStyle w:val="Hyperlink"/>
            <w:b/>
            <w:bCs/>
            <w:szCs w:val="20"/>
            <w:highlight w:val="green"/>
            <w:lang w:val="en-US" w:eastAsia="ja-JP"/>
          </w:rPr>
          <w:t>R1-2202980</w:t>
        </w:r>
      </w:hyperlink>
      <w:r w:rsidR="0027389A" w:rsidRPr="0027389A">
        <w:rPr>
          <w:b/>
          <w:bCs/>
          <w:szCs w:val="20"/>
          <w:lang w:val="en-US" w:eastAsia="ja-JP"/>
        </w:rPr>
        <w:tab/>
        <w:t>Corrections on eIAB</w:t>
      </w:r>
      <w:r w:rsidR="0027389A" w:rsidRPr="0027389A">
        <w:rPr>
          <w:b/>
          <w:bCs/>
          <w:szCs w:val="20"/>
          <w:lang w:val="en-US" w:eastAsia="ja-JP"/>
        </w:rPr>
        <w:tab/>
        <w:t>Samsung</w:t>
      </w:r>
    </w:p>
    <w:p w14:paraId="30C9B4AB" w14:textId="4AB8F583" w:rsidR="0027389A" w:rsidRDefault="0027389A" w:rsidP="0027389A">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(38.213, Rel-17, CR0296, Cat F) is agreed.</w:t>
      </w:r>
    </w:p>
    <w:p w14:paraId="0FD0D5FD" w14:textId="77777777" w:rsidR="00144962" w:rsidRDefault="00144962" w:rsidP="00144962">
      <w:pPr>
        <w:rPr>
          <w:lang w:eastAsia="x-none"/>
        </w:rPr>
      </w:pPr>
      <w:r w:rsidRPr="00300973">
        <w:rPr>
          <w:highlight w:val="magenta"/>
          <w:lang w:eastAsia="x-none"/>
        </w:rPr>
        <w:t>MCC post meeting: CR cover sheets should show ME and RAN boxes checked – correction to be applied before submission to plenary.</w:t>
      </w:r>
    </w:p>
    <w:p w14:paraId="4FF7C87E" w14:textId="34AF88DE" w:rsidR="004950E5" w:rsidRPr="00144962" w:rsidRDefault="004950E5" w:rsidP="004950E5">
      <w:pPr>
        <w:rPr>
          <w:szCs w:val="20"/>
          <w:lang w:eastAsia="ja-JP"/>
        </w:rPr>
      </w:pPr>
    </w:p>
    <w:p w14:paraId="4D22842A" w14:textId="18CF1965" w:rsidR="0027389A" w:rsidRPr="0027389A" w:rsidRDefault="0027389A" w:rsidP="004950E5">
      <w:pPr>
        <w:rPr>
          <w:szCs w:val="20"/>
          <w:u w:val="single"/>
          <w:lang w:val="en-US" w:eastAsia="ja-JP"/>
        </w:rPr>
      </w:pPr>
      <w:r w:rsidRPr="0027389A">
        <w:rPr>
          <w:szCs w:val="20"/>
          <w:u w:val="single"/>
          <w:lang w:val="en-US" w:eastAsia="ja-JP"/>
        </w:rPr>
        <w:t>NR_IIOT_URLLC_enh-Core</w:t>
      </w:r>
    </w:p>
    <w:p w14:paraId="6C1834E9" w14:textId="2011155C" w:rsidR="0027389A" w:rsidRPr="00251CF5" w:rsidRDefault="002328C4" w:rsidP="0027389A">
      <w:pPr>
        <w:rPr>
          <w:b/>
          <w:bCs/>
          <w:szCs w:val="20"/>
          <w:lang w:val="en-US" w:eastAsia="ja-JP"/>
        </w:rPr>
      </w:pPr>
      <w:hyperlink r:id="rId2760" w:history="1">
        <w:r w:rsidR="004371F4">
          <w:rPr>
            <w:rStyle w:val="Hyperlink"/>
            <w:b/>
            <w:bCs/>
            <w:szCs w:val="20"/>
            <w:highlight w:val="green"/>
            <w:lang w:val="en-US" w:eastAsia="ja-JP"/>
          </w:rPr>
          <w:t>R1-2202950</w:t>
        </w:r>
      </w:hyperlink>
      <w:r w:rsidR="0027389A" w:rsidRPr="00251CF5">
        <w:rPr>
          <w:b/>
          <w:bCs/>
          <w:szCs w:val="20"/>
          <w:lang w:val="en-US" w:eastAsia="ja-JP"/>
        </w:rPr>
        <w:tab/>
        <w:t>Corrections further to the introduction of IIoT/URLLC enhancements in NR</w:t>
      </w:r>
      <w:r w:rsidR="0027389A" w:rsidRPr="00251CF5">
        <w:rPr>
          <w:b/>
          <w:bCs/>
          <w:szCs w:val="20"/>
          <w:lang w:val="en-US" w:eastAsia="ja-JP"/>
        </w:rPr>
        <w:tab/>
        <w:t>Samsung</w:t>
      </w:r>
    </w:p>
    <w:p w14:paraId="782ADC4B" w14:textId="31C2BE24" w:rsidR="006C1EE0" w:rsidRDefault="006C1EE0" w:rsidP="006C1EE0">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14</w:t>
      </w:r>
      <w:r w:rsidRPr="006A1621">
        <w:rPr>
          <w:rFonts w:ascii="Times New Roman" w:hAnsi="Times New Roman"/>
          <w:szCs w:val="20"/>
          <w:vertAlign w:val="superscript"/>
          <w:lang w:val="en-US"/>
        </w:rPr>
        <w:t>th</w:t>
      </w:r>
      <w:r>
        <w:rPr>
          <w:rFonts w:ascii="Times New Roman" w:hAnsi="Times New Roman"/>
          <w:szCs w:val="20"/>
          <w:lang w:val="en-US"/>
        </w:rPr>
        <w:t>, (38.213, Rel-17, CR0292, Cat F) is agreed.</w:t>
      </w:r>
    </w:p>
    <w:p w14:paraId="3A42E83E" w14:textId="008D22D1" w:rsidR="0027389A" w:rsidRPr="00251CF5" w:rsidRDefault="002328C4" w:rsidP="0027389A">
      <w:pPr>
        <w:rPr>
          <w:b/>
          <w:bCs/>
          <w:szCs w:val="20"/>
          <w:lang w:val="en-US" w:eastAsia="ja-JP"/>
        </w:rPr>
      </w:pPr>
      <w:hyperlink r:id="rId2761" w:history="1">
        <w:r w:rsidR="004371F4">
          <w:rPr>
            <w:rStyle w:val="Hyperlink"/>
            <w:b/>
            <w:bCs/>
            <w:szCs w:val="20"/>
            <w:highlight w:val="green"/>
            <w:lang w:val="en-US" w:eastAsia="ja-JP"/>
          </w:rPr>
          <w:t>R1-2202957</w:t>
        </w:r>
      </w:hyperlink>
      <w:r w:rsidR="0027389A" w:rsidRPr="00251CF5">
        <w:rPr>
          <w:b/>
          <w:bCs/>
          <w:szCs w:val="20"/>
          <w:lang w:val="en-US" w:eastAsia="ja-JP"/>
        </w:rPr>
        <w:tab/>
        <w:t>Corrections of the semi-static channel access mode with UE initiating channel occupancy</w:t>
      </w:r>
      <w:r w:rsidR="0027389A" w:rsidRPr="00251CF5">
        <w:rPr>
          <w:b/>
          <w:bCs/>
          <w:szCs w:val="20"/>
          <w:lang w:val="en-US" w:eastAsia="ja-JP"/>
        </w:rPr>
        <w:tab/>
        <w:t>Ericsson</w:t>
      </w:r>
    </w:p>
    <w:p w14:paraId="429D9E67" w14:textId="2B5880BF" w:rsidR="00251CF5" w:rsidRDefault="00251CF5" w:rsidP="00251CF5">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(37.213, Rel-17, CR0028, Cat F) is agreed.</w:t>
      </w:r>
    </w:p>
    <w:p w14:paraId="57BC25B0" w14:textId="61F7B213" w:rsidR="0027389A" w:rsidRPr="00251CF5" w:rsidRDefault="002328C4" w:rsidP="0027389A">
      <w:pPr>
        <w:rPr>
          <w:b/>
          <w:bCs/>
          <w:szCs w:val="20"/>
          <w:lang w:val="en-US" w:eastAsia="ja-JP"/>
        </w:rPr>
      </w:pPr>
      <w:hyperlink r:id="rId2762" w:history="1">
        <w:r w:rsidR="004371F4">
          <w:rPr>
            <w:rStyle w:val="Hyperlink"/>
            <w:b/>
            <w:bCs/>
            <w:szCs w:val="20"/>
            <w:highlight w:val="green"/>
            <w:lang w:val="en-US" w:eastAsia="ja-JP"/>
          </w:rPr>
          <w:t>R1-2202961</w:t>
        </w:r>
      </w:hyperlink>
      <w:r w:rsidR="0027389A" w:rsidRPr="00251CF5">
        <w:rPr>
          <w:b/>
          <w:bCs/>
          <w:szCs w:val="20"/>
          <w:lang w:val="en-US" w:eastAsia="ja-JP"/>
        </w:rPr>
        <w:tab/>
        <w:t>Corrections further to the introduction of IIoT/URLLC enhancements in NR</w:t>
      </w:r>
      <w:r w:rsidR="0027389A" w:rsidRPr="00251CF5">
        <w:rPr>
          <w:b/>
          <w:bCs/>
          <w:szCs w:val="20"/>
          <w:lang w:val="en-US" w:eastAsia="ja-JP"/>
        </w:rPr>
        <w:tab/>
        <w:t>Nokia</w:t>
      </w:r>
    </w:p>
    <w:p w14:paraId="3BE4CE93" w14:textId="29AFA423" w:rsidR="006C1EE0" w:rsidRDefault="006C1EE0" w:rsidP="006C1EE0">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14</w:t>
      </w:r>
      <w:r w:rsidRPr="006A1621">
        <w:rPr>
          <w:rFonts w:ascii="Times New Roman" w:hAnsi="Times New Roman"/>
          <w:szCs w:val="20"/>
          <w:vertAlign w:val="superscript"/>
          <w:lang w:val="en-US"/>
        </w:rPr>
        <w:t>th</w:t>
      </w:r>
      <w:r>
        <w:rPr>
          <w:rFonts w:ascii="Times New Roman" w:hAnsi="Times New Roman"/>
          <w:szCs w:val="20"/>
          <w:lang w:val="en-US"/>
        </w:rPr>
        <w:t>, (38.214, Rel-17, CR0255, Cat F) is agreed.</w:t>
      </w:r>
    </w:p>
    <w:p w14:paraId="182A9E97" w14:textId="500F55E3" w:rsidR="0027389A" w:rsidRPr="00251CF5" w:rsidRDefault="002328C4" w:rsidP="0027389A">
      <w:pPr>
        <w:rPr>
          <w:b/>
          <w:bCs/>
          <w:szCs w:val="20"/>
          <w:lang w:val="en-US" w:eastAsia="ja-JP"/>
        </w:rPr>
      </w:pPr>
      <w:hyperlink r:id="rId2763" w:history="1">
        <w:r w:rsidR="004371F4">
          <w:rPr>
            <w:rStyle w:val="Hyperlink"/>
            <w:b/>
            <w:bCs/>
            <w:szCs w:val="20"/>
            <w:highlight w:val="green"/>
            <w:lang w:val="en-US" w:eastAsia="ja-JP"/>
          </w:rPr>
          <w:t>R1-2202965</w:t>
        </w:r>
      </w:hyperlink>
      <w:r w:rsidR="0027389A" w:rsidRPr="00251CF5">
        <w:rPr>
          <w:b/>
          <w:bCs/>
          <w:szCs w:val="20"/>
          <w:lang w:val="en-US" w:eastAsia="ja-JP"/>
        </w:rPr>
        <w:tab/>
        <w:t>Corrections on enhanced IIoT and URLLC in 38.212</w:t>
      </w:r>
      <w:r w:rsidR="0027389A" w:rsidRPr="00251CF5">
        <w:rPr>
          <w:b/>
          <w:bCs/>
          <w:szCs w:val="20"/>
          <w:lang w:val="en-US" w:eastAsia="ja-JP"/>
        </w:rPr>
        <w:tab/>
        <w:t>Huawei</w:t>
      </w:r>
    </w:p>
    <w:p w14:paraId="6B842004" w14:textId="7F480F80" w:rsidR="00965912" w:rsidRDefault="00965912" w:rsidP="00965912">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(38.212, Rel-17, CR0099, Cat F) is agreed.</w:t>
      </w:r>
    </w:p>
    <w:p w14:paraId="0B470081" w14:textId="7188861B" w:rsidR="0027389A" w:rsidRPr="00251CF5" w:rsidRDefault="002328C4" w:rsidP="0027389A">
      <w:pPr>
        <w:rPr>
          <w:b/>
          <w:bCs/>
          <w:szCs w:val="20"/>
          <w:lang w:val="en-US" w:eastAsia="ja-JP"/>
        </w:rPr>
      </w:pPr>
      <w:hyperlink r:id="rId2764" w:history="1">
        <w:r w:rsidR="004371F4">
          <w:rPr>
            <w:rStyle w:val="Hyperlink"/>
            <w:b/>
            <w:bCs/>
            <w:szCs w:val="20"/>
            <w:highlight w:val="green"/>
            <w:lang w:val="en-US" w:eastAsia="ja-JP"/>
          </w:rPr>
          <w:t>R1-2202977</w:t>
        </w:r>
      </w:hyperlink>
      <w:r w:rsidR="0027389A" w:rsidRPr="00251CF5">
        <w:rPr>
          <w:b/>
          <w:bCs/>
          <w:szCs w:val="20"/>
          <w:lang w:val="en-US" w:eastAsia="ja-JP"/>
        </w:rPr>
        <w:tab/>
        <w:t>Corrections to IIoT and URLLC enhancements</w:t>
      </w:r>
      <w:r w:rsidR="0027389A" w:rsidRPr="00251CF5">
        <w:rPr>
          <w:b/>
          <w:bCs/>
          <w:szCs w:val="20"/>
          <w:lang w:val="en-US" w:eastAsia="ja-JP"/>
        </w:rPr>
        <w:tab/>
        <w:t>Ericsson</w:t>
      </w:r>
    </w:p>
    <w:p w14:paraId="72CBC1DB" w14:textId="5378212D" w:rsidR="00251CF5" w:rsidRDefault="00251CF5" w:rsidP="00251CF5">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(38.211, Rel-17, CR0092, Cat F) is agreed.</w:t>
      </w:r>
    </w:p>
    <w:p w14:paraId="517D61FD" w14:textId="5224F788" w:rsidR="0027389A" w:rsidRDefault="0027389A" w:rsidP="0027389A">
      <w:pPr>
        <w:rPr>
          <w:szCs w:val="20"/>
          <w:lang w:val="en-US" w:eastAsia="ja-JP"/>
        </w:rPr>
      </w:pPr>
    </w:p>
    <w:p w14:paraId="5E5D63EA" w14:textId="77777777" w:rsidR="00064F50" w:rsidRPr="00372332" w:rsidRDefault="00064F50" w:rsidP="00064F50">
      <w:pPr>
        <w:rPr>
          <w:szCs w:val="20"/>
          <w:u w:val="single"/>
          <w:lang w:val="en-US" w:eastAsia="ja-JP"/>
        </w:rPr>
      </w:pPr>
      <w:r w:rsidRPr="00372332">
        <w:rPr>
          <w:szCs w:val="20"/>
          <w:u w:val="single"/>
          <w:lang w:val="en-US" w:eastAsia="ja-JP"/>
        </w:rPr>
        <w:lastRenderedPageBreak/>
        <w:t xml:space="preserve">NR_MBS-Core </w:t>
      </w:r>
    </w:p>
    <w:p w14:paraId="2E195139" w14:textId="4F439AED" w:rsidR="00064F50" w:rsidRPr="00064F50" w:rsidRDefault="002328C4" w:rsidP="00064F50">
      <w:pPr>
        <w:rPr>
          <w:b/>
          <w:bCs/>
          <w:szCs w:val="20"/>
          <w:lang w:val="en-US" w:eastAsia="ja-JP"/>
        </w:rPr>
      </w:pPr>
      <w:hyperlink r:id="rId2765" w:history="1">
        <w:r w:rsidR="004371F4">
          <w:rPr>
            <w:rStyle w:val="Hyperlink"/>
            <w:b/>
            <w:bCs/>
            <w:szCs w:val="20"/>
            <w:highlight w:val="green"/>
            <w:lang w:val="en-US" w:eastAsia="ja-JP"/>
          </w:rPr>
          <w:t>R1-2202951</w:t>
        </w:r>
      </w:hyperlink>
      <w:r w:rsidR="00064F50" w:rsidRPr="00064F50">
        <w:rPr>
          <w:b/>
          <w:bCs/>
          <w:szCs w:val="20"/>
          <w:lang w:val="en-US" w:eastAsia="ja-JP"/>
        </w:rPr>
        <w:tab/>
        <w:t>Corrections further to the introduction of multicast-broadcast services in NR</w:t>
      </w:r>
      <w:r w:rsidR="00064F50" w:rsidRPr="00064F50">
        <w:rPr>
          <w:b/>
          <w:bCs/>
          <w:szCs w:val="20"/>
          <w:lang w:val="en-US" w:eastAsia="ja-JP"/>
        </w:rPr>
        <w:tab/>
        <w:t>Samsung</w:t>
      </w:r>
    </w:p>
    <w:p w14:paraId="1EB10933" w14:textId="053C7301" w:rsidR="00372332" w:rsidRDefault="00372332" w:rsidP="00372332">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(38.213, Rel-17, CR0293, Cat F) is agreed.</w:t>
      </w:r>
    </w:p>
    <w:p w14:paraId="52F85498" w14:textId="77777777" w:rsidR="00D41E41" w:rsidRDefault="00D41E41" w:rsidP="00D41E41">
      <w:pPr>
        <w:rPr>
          <w:lang w:eastAsia="x-none"/>
        </w:rPr>
      </w:pPr>
      <w:r w:rsidRPr="00300973">
        <w:rPr>
          <w:highlight w:val="magenta"/>
          <w:lang w:eastAsia="x-none"/>
        </w:rPr>
        <w:t>MCC post meeting: CR cover sheets should show ME and RAN boxes checked – correction to be applied before submission to plenary.</w:t>
      </w:r>
    </w:p>
    <w:p w14:paraId="008F9E6E" w14:textId="48543914" w:rsidR="00064F50" w:rsidRPr="00372332" w:rsidRDefault="002328C4" w:rsidP="00064F50">
      <w:pPr>
        <w:rPr>
          <w:b/>
          <w:bCs/>
          <w:szCs w:val="20"/>
          <w:lang w:val="en-US" w:eastAsia="ja-JP"/>
        </w:rPr>
      </w:pPr>
      <w:hyperlink r:id="rId2766" w:history="1">
        <w:r w:rsidR="004371F4">
          <w:rPr>
            <w:rStyle w:val="Hyperlink"/>
            <w:b/>
            <w:bCs/>
            <w:szCs w:val="20"/>
            <w:highlight w:val="green"/>
            <w:lang w:val="en-US" w:eastAsia="ja-JP"/>
          </w:rPr>
          <w:t>R1-2202955</w:t>
        </w:r>
      </w:hyperlink>
      <w:r w:rsidR="00064F50" w:rsidRPr="00372332">
        <w:rPr>
          <w:b/>
          <w:bCs/>
          <w:szCs w:val="20"/>
          <w:lang w:val="en-US" w:eastAsia="ja-JP"/>
        </w:rPr>
        <w:tab/>
        <w:t>Corrections to NR support of multicast and broadcast services</w:t>
      </w:r>
      <w:r w:rsidR="00064F50" w:rsidRPr="00372332">
        <w:rPr>
          <w:b/>
          <w:bCs/>
          <w:szCs w:val="20"/>
          <w:lang w:val="en-US" w:eastAsia="ja-JP"/>
        </w:rPr>
        <w:tab/>
        <w:t>Ericsson</w:t>
      </w:r>
    </w:p>
    <w:p w14:paraId="08BA9F2E" w14:textId="34828CB5" w:rsidR="00372332" w:rsidRDefault="00372332" w:rsidP="00372332">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(38.211, Rel-17, CR0090, Cat F) is agreed.</w:t>
      </w:r>
    </w:p>
    <w:p w14:paraId="765F0509" w14:textId="03F955ED" w:rsidR="00064F50" w:rsidRPr="00372332" w:rsidRDefault="002328C4" w:rsidP="00064F50">
      <w:pPr>
        <w:rPr>
          <w:b/>
          <w:bCs/>
          <w:szCs w:val="20"/>
          <w:lang w:val="en-US" w:eastAsia="ja-JP"/>
        </w:rPr>
      </w:pPr>
      <w:hyperlink r:id="rId2767" w:history="1">
        <w:r w:rsidR="004371F4">
          <w:rPr>
            <w:rStyle w:val="Hyperlink"/>
            <w:b/>
            <w:bCs/>
            <w:szCs w:val="20"/>
            <w:highlight w:val="green"/>
            <w:lang w:val="en-US" w:eastAsia="ja-JP"/>
          </w:rPr>
          <w:t>R1-2202958</w:t>
        </w:r>
      </w:hyperlink>
      <w:r w:rsidR="00064F50" w:rsidRPr="00372332">
        <w:rPr>
          <w:b/>
          <w:bCs/>
          <w:szCs w:val="20"/>
          <w:lang w:val="en-US" w:eastAsia="ja-JP"/>
        </w:rPr>
        <w:tab/>
        <w:t>Corrections to NR support of multicast and broadcast services</w:t>
      </w:r>
      <w:r w:rsidR="00064F50" w:rsidRPr="00372332">
        <w:rPr>
          <w:b/>
          <w:bCs/>
          <w:szCs w:val="20"/>
          <w:lang w:val="en-US" w:eastAsia="ja-JP"/>
        </w:rPr>
        <w:tab/>
        <w:t>Qualcomm Incorporated</w:t>
      </w:r>
    </w:p>
    <w:p w14:paraId="7A795D48" w14:textId="43F57624" w:rsidR="00372332" w:rsidRDefault="00372332" w:rsidP="00372332">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(38.202, Rel-17, CR0022, Cat F) is agreed.</w:t>
      </w:r>
    </w:p>
    <w:p w14:paraId="6651884F" w14:textId="15CBAD0E" w:rsidR="00064F50" w:rsidRPr="00372332" w:rsidRDefault="002328C4" w:rsidP="00064F50">
      <w:pPr>
        <w:rPr>
          <w:b/>
          <w:bCs/>
          <w:szCs w:val="20"/>
          <w:lang w:val="en-US" w:eastAsia="ja-JP"/>
        </w:rPr>
      </w:pPr>
      <w:hyperlink r:id="rId2768" w:history="1">
        <w:r w:rsidR="004371F4">
          <w:rPr>
            <w:rStyle w:val="Hyperlink"/>
            <w:b/>
            <w:bCs/>
            <w:szCs w:val="20"/>
            <w:highlight w:val="green"/>
            <w:lang w:val="en-US" w:eastAsia="ja-JP"/>
          </w:rPr>
          <w:t>R1-2202962</w:t>
        </w:r>
      </w:hyperlink>
      <w:r w:rsidR="00064F50" w:rsidRPr="00372332">
        <w:rPr>
          <w:b/>
          <w:bCs/>
          <w:szCs w:val="20"/>
          <w:lang w:val="en-US" w:eastAsia="ja-JP"/>
        </w:rPr>
        <w:tab/>
        <w:t>Corrections further to the introduction of multicast-broadcast services in NR</w:t>
      </w:r>
      <w:r w:rsidR="00064F50" w:rsidRPr="00372332">
        <w:rPr>
          <w:b/>
          <w:bCs/>
          <w:szCs w:val="20"/>
          <w:lang w:val="en-US" w:eastAsia="ja-JP"/>
        </w:rPr>
        <w:tab/>
        <w:t>Nokia</w:t>
      </w:r>
    </w:p>
    <w:p w14:paraId="1CFC8E7E" w14:textId="47F06031" w:rsidR="00372332" w:rsidRDefault="00372332" w:rsidP="00372332">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(38.214, Rel-17, CR0256, Cat F) is agreed.</w:t>
      </w:r>
    </w:p>
    <w:p w14:paraId="69448DAC" w14:textId="6EAF5EA7" w:rsidR="00064F50" w:rsidRPr="00372332" w:rsidRDefault="002328C4" w:rsidP="00064F50">
      <w:pPr>
        <w:rPr>
          <w:b/>
          <w:bCs/>
          <w:szCs w:val="20"/>
          <w:lang w:val="en-US" w:eastAsia="ja-JP"/>
        </w:rPr>
      </w:pPr>
      <w:hyperlink r:id="rId2769" w:history="1">
        <w:r w:rsidR="004371F4">
          <w:rPr>
            <w:rStyle w:val="Hyperlink"/>
            <w:b/>
            <w:bCs/>
            <w:szCs w:val="20"/>
            <w:highlight w:val="green"/>
            <w:lang w:val="en-US" w:eastAsia="ja-JP"/>
          </w:rPr>
          <w:t>R1-2202968</w:t>
        </w:r>
      </w:hyperlink>
      <w:r w:rsidR="00064F50" w:rsidRPr="00372332">
        <w:rPr>
          <w:b/>
          <w:bCs/>
          <w:szCs w:val="20"/>
          <w:lang w:val="en-US" w:eastAsia="ja-JP"/>
        </w:rPr>
        <w:tab/>
        <w:t>Corrections on NR Multicast and Broadcast Services in 38.212</w:t>
      </w:r>
      <w:r w:rsidR="00064F50" w:rsidRPr="00372332">
        <w:rPr>
          <w:b/>
          <w:bCs/>
          <w:szCs w:val="20"/>
          <w:lang w:val="en-US" w:eastAsia="ja-JP"/>
        </w:rPr>
        <w:tab/>
        <w:t>Huawei</w:t>
      </w:r>
    </w:p>
    <w:p w14:paraId="1FF32AA7" w14:textId="78A9CB55" w:rsidR="00372332" w:rsidRDefault="00372332" w:rsidP="00372332">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(38.212, Rel-17, CR0102, Cat F) is agreed.</w:t>
      </w:r>
    </w:p>
    <w:p w14:paraId="1911B765" w14:textId="57B56BB1" w:rsidR="00064F50" w:rsidRPr="004B6E9E" w:rsidRDefault="00064F50" w:rsidP="00064F50">
      <w:pPr>
        <w:rPr>
          <w:szCs w:val="20"/>
          <w:lang w:eastAsia="ja-JP"/>
        </w:rPr>
      </w:pPr>
    </w:p>
    <w:p w14:paraId="17CC26AE" w14:textId="77777777" w:rsidR="00A75A05" w:rsidRPr="00A75A05" w:rsidRDefault="00A75A05" w:rsidP="00A75A05">
      <w:pPr>
        <w:rPr>
          <w:szCs w:val="20"/>
          <w:u w:val="single"/>
          <w:lang w:eastAsia="ja-JP"/>
        </w:rPr>
      </w:pPr>
      <w:r w:rsidRPr="00A75A05">
        <w:rPr>
          <w:szCs w:val="20"/>
          <w:u w:val="single"/>
          <w:lang w:eastAsia="ja-JP"/>
        </w:rPr>
        <w:t xml:space="preserve">NR_NTN_solutions-Core </w:t>
      </w:r>
    </w:p>
    <w:p w14:paraId="4E5E1A26" w14:textId="59A7F58D" w:rsidR="00A75A05" w:rsidRPr="00A75A05" w:rsidRDefault="002328C4" w:rsidP="00A75A05">
      <w:pPr>
        <w:rPr>
          <w:b/>
          <w:bCs/>
          <w:szCs w:val="20"/>
          <w:lang w:eastAsia="ja-JP"/>
        </w:rPr>
      </w:pPr>
      <w:hyperlink r:id="rId2770" w:history="1">
        <w:r w:rsidR="004371F4">
          <w:rPr>
            <w:rStyle w:val="Hyperlink"/>
            <w:b/>
            <w:bCs/>
            <w:szCs w:val="20"/>
            <w:highlight w:val="green"/>
            <w:lang w:eastAsia="ja-JP"/>
          </w:rPr>
          <w:t>R1-2202978</w:t>
        </w:r>
      </w:hyperlink>
      <w:r w:rsidR="00A75A05" w:rsidRPr="00A75A05">
        <w:rPr>
          <w:b/>
          <w:bCs/>
          <w:szCs w:val="20"/>
          <w:lang w:eastAsia="ja-JP"/>
        </w:rPr>
        <w:tab/>
        <w:t>Corrections to NR NTN support</w:t>
      </w:r>
      <w:r w:rsidR="00A75A05" w:rsidRPr="00A75A05">
        <w:rPr>
          <w:b/>
          <w:bCs/>
          <w:szCs w:val="20"/>
          <w:lang w:eastAsia="ja-JP"/>
        </w:rPr>
        <w:tab/>
        <w:t>Ericsson</w:t>
      </w:r>
    </w:p>
    <w:p w14:paraId="56F10B46" w14:textId="0ACE0DB1" w:rsidR="00A75A05" w:rsidRDefault="00A75A05" w:rsidP="00A75A05">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10</w:t>
      </w:r>
      <w:r w:rsidRPr="006A1621">
        <w:rPr>
          <w:rFonts w:ascii="Times New Roman" w:hAnsi="Times New Roman"/>
          <w:szCs w:val="20"/>
          <w:vertAlign w:val="superscript"/>
          <w:lang w:val="en-US"/>
        </w:rPr>
        <w:t>th</w:t>
      </w:r>
      <w:r>
        <w:rPr>
          <w:rFonts w:ascii="Times New Roman" w:hAnsi="Times New Roman"/>
          <w:szCs w:val="20"/>
          <w:lang w:val="en-US"/>
        </w:rPr>
        <w:t>, (38.211, Rel-17, CR0093, Cat F) is agreed.</w:t>
      </w:r>
    </w:p>
    <w:p w14:paraId="00178961" w14:textId="7AD57AF6" w:rsidR="00A75A05" w:rsidRPr="00A75A05" w:rsidRDefault="002328C4" w:rsidP="00A75A05">
      <w:pPr>
        <w:rPr>
          <w:b/>
          <w:bCs/>
          <w:szCs w:val="20"/>
          <w:lang w:eastAsia="ja-JP"/>
        </w:rPr>
      </w:pPr>
      <w:hyperlink r:id="rId2771" w:history="1">
        <w:r w:rsidR="004371F4">
          <w:rPr>
            <w:rStyle w:val="Hyperlink"/>
            <w:b/>
            <w:bCs/>
            <w:szCs w:val="20"/>
            <w:highlight w:val="green"/>
            <w:lang w:eastAsia="ja-JP"/>
          </w:rPr>
          <w:t>R1-2202984</w:t>
        </w:r>
      </w:hyperlink>
      <w:r w:rsidR="00A75A05" w:rsidRPr="00A75A05">
        <w:rPr>
          <w:b/>
          <w:bCs/>
          <w:szCs w:val="20"/>
          <w:lang w:eastAsia="ja-JP"/>
        </w:rPr>
        <w:tab/>
        <w:t>Corrections on non-terrestrial network operation in NR</w:t>
      </w:r>
      <w:r w:rsidR="00A75A05" w:rsidRPr="00A75A05">
        <w:rPr>
          <w:b/>
          <w:bCs/>
          <w:szCs w:val="20"/>
          <w:lang w:eastAsia="ja-JP"/>
        </w:rPr>
        <w:tab/>
        <w:t>Samsung</w:t>
      </w:r>
    </w:p>
    <w:p w14:paraId="659671F6" w14:textId="5985E9FE" w:rsidR="00A75A05" w:rsidRDefault="00A75A05" w:rsidP="00A75A05">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(38.213, Rel-17, CR0300, Cat F) is agreed.</w:t>
      </w:r>
    </w:p>
    <w:p w14:paraId="27D4327B" w14:textId="77777777" w:rsidR="0089156D" w:rsidRDefault="0089156D" w:rsidP="0089156D">
      <w:pPr>
        <w:rPr>
          <w:lang w:eastAsia="x-none"/>
        </w:rPr>
      </w:pPr>
      <w:r w:rsidRPr="00300973">
        <w:rPr>
          <w:highlight w:val="magenta"/>
          <w:lang w:eastAsia="x-none"/>
        </w:rPr>
        <w:t>MCC post meeting: CR cover sheets should show ME and RAN boxes checked – correction to be applied before submission to plenary.</w:t>
      </w:r>
    </w:p>
    <w:p w14:paraId="79F80EF4" w14:textId="59260889" w:rsidR="00A75A05" w:rsidRPr="00A75A05" w:rsidRDefault="002328C4" w:rsidP="00A75A05">
      <w:pPr>
        <w:rPr>
          <w:b/>
          <w:bCs/>
          <w:szCs w:val="20"/>
          <w:lang w:eastAsia="ja-JP"/>
        </w:rPr>
      </w:pPr>
      <w:hyperlink r:id="rId2772" w:history="1">
        <w:r w:rsidR="004371F4">
          <w:rPr>
            <w:rStyle w:val="Hyperlink"/>
            <w:b/>
            <w:bCs/>
            <w:szCs w:val="20"/>
            <w:highlight w:val="green"/>
            <w:lang w:eastAsia="ja-JP"/>
          </w:rPr>
          <w:t>R1-2202992</w:t>
        </w:r>
      </w:hyperlink>
      <w:r w:rsidR="00A75A05" w:rsidRPr="00A75A05">
        <w:rPr>
          <w:b/>
          <w:bCs/>
          <w:szCs w:val="20"/>
          <w:lang w:eastAsia="ja-JP"/>
        </w:rPr>
        <w:tab/>
        <w:t>Corrections on solutions for NR to support non-terrestrial networks (NTN)</w:t>
      </w:r>
      <w:r w:rsidR="00A75A05" w:rsidRPr="00A75A05">
        <w:rPr>
          <w:b/>
          <w:bCs/>
          <w:szCs w:val="20"/>
          <w:lang w:eastAsia="ja-JP"/>
        </w:rPr>
        <w:tab/>
        <w:t>Nokia</w:t>
      </w:r>
    </w:p>
    <w:p w14:paraId="1DEFF687" w14:textId="3B08BCF9" w:rsidR="00A75A05" w:rsidRDefault="00A75A05" w:rsidP="00A75A05">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(38.214, Rel-17, CR0263, Cat F) is agreed.</w:t>
      </w:r>
    </w:p>
    <w:p w14:paraId="6A3D70B4" w14:textId="5219A911" w:rsidR="00A75A05" w:rsidRPr="004B6E9E" w:rsidRDefault="00A75A05" w:rsidP="00A75A05">
      <w:pPr>
        <w:rPr>
          <w:szCs w:val="20"/>
          <w:lang w:eastAsia="ja-JP"/>
        </w:rPr>
      </w:pPr>
    </w:p>
    <w:p w14:paraId="74C3C3CB" w14:textId="77777777" w:rsidR="009716AD" w:rsidRPr="009716AD" w:rsidRDefault="009716AD" w:rsidP="009716AD">
      <w:pPr>
        <w:rPr>
          <w:szCs w:val="20"/>
          <w:u w:val="single"/>
          <w:lang w:eastAsia="ja-JP"/>
        </w:rPr>
      </w:pPr>
      <w:r w:rsidRPr="009716AD">
        <w:rPr>
          <w:szCs w:val="20"/>
          <w:u w:val="single"/>
          <w:lang w:eastAsia="ja-JP"/>
        </w:rPr>
        <w:t xml:space="preserve">NR_pos_enh-Core </w:t>
      </w:r>
    </w:p>
    <w:p w14:paraId="4576E926" w14:textId="612D173A" w:rsidR="009716AD" w:rsidRPr="009716AD" w:rsidRDefault="002328C4" w:rsidP="009716AD">
      <w:pPr>
        <w:rPr>
          <w:b/>
          <w:bCs/>
          <w:szCs w:val="20"/>
          <w:lang w:eastAsia="ja-JP"/>
        </w:rPr>
      </w:pPr>
      <w:hyperlink r:id="rId2773" w:history="1">
        <w:r w:rsidR="004371F4">
          <w:rPr>
            <w:rStyle w:val="Hyperlink"/>
            <w:b/>
            <w:bCs/>
            <w:szCs w:val="20"/>
            <w:highlight w:val="green"/>
            <w:lang w:eastAsia="ja-JP"/>
          </w:rPr>
          <w:t>R1-2202985</w:t>
        </w:r>
      </w:hyperlink>
      <w:r w:rsidR="009716AD" w:rsidRPr="009716AD">
        <w:rPr>
          <w:b/>
          <w:bCs/>
          <w:szCs w:val="20"/>
          <w:lang w:eastAsia="ja-JP"/>
        </w:rPr>
        <w:tab/>
      </w:r>
      <w:r w:rsidR="009501B0" w:rsidRPr="009501B0">
        <w:rPr>
          <w:b/>
          <w:bCs/>
          <w:szCs w:val="20"/>
          <w:lang w:eastAsia="ja-JP"/>
        </w:rPr>
        <w:t>Corrections on positioning enhancements in NR</w:t>
      </w:r>
      <w:r w:rsidR="009716AD" w:rsidRPr="009716AD">
        <w:rPr>
          <w:b/>
          <w:bCs/>
          <w:szCs w:val="20"/>
          <w:lang w:eastAsia="ja-JP"/>
        </w:rPr>
        <w:tab/>
        <w:t>Samsung</w:t>
      </w:r>
    </w:p>
    <w:p w14:paraId="11AF186B" w14:textId="4795ECA6" w:rsidR="00965912" w:rsidRDefault="00965912" w:rsidP="00965912">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(38.213, Rel-17, CR0301, Cat F) is agreed.</w:t>
      </w:r>
    </w:p>
    <w:p w14:paraId="16E73F67" w14:textId="77777777" w:rsidR="00B411CD" w:rsidRDefault="00B411CD" w:rsidP="00B411CD">
      <w:pPr>
        <w:rPr>
          <w:lang w:eastAsia="x-none"/>
        </w:rPr>
      </w:pPr>
      <w:r w:rsidRPr="00300973">
        <w:rPr>
          <w:highlight w:val="magenta"/>
          <w:lang w:eastAsia="x-none"/>
        </w:rPr>
        <w:t>MCC post meeting: CR cover sheets should show ME and RAN boxes checked – correction to be applied before submission to plenary.</w:t>
      </w:r>
    </w:p>
    <w:p w14:paraId="3ECAB543" w14:textId="073D4317" w:rsidR="009716AD" w:rsidRPr="009716AD" w:rsidRDefault="002328C4" w:rsidP="009716AD">
      <w:pPr>
        <w:rPr>
          <w:b/>
          <w:bCs/>
          <w:szCs w:val="20"/>
          <w:lang w:eastAsia="ja-JP"/>
        </w:rPr>
      </w:pPr>
      <w:hyperlink r:id="rId2774" w:history="1">
        <w:r w:rsidR="004371F4">
          <w:rPr>
            <w:rStyle w:val="Hyperlink"/>
            <w:b/>
            <w:bCs/>
            <w:szCs w:val="20"/>
            <w:highlight w:val="green"/>
            <w:lang w:eastAsia="ja-JP"/>
          </w:rPr>
          <w:t>R1-2202993</w:t>
        </w:r>
      </w:hyperlink>
      <w:r w:rsidR="009716AD" w:rsidRPr="009716AD">
        <w:rPr>
          <w:b/>
          <w:bCs/>
          <w:szCs w:val="20"/>
          <w:lang w:eastAsia="ja-JP"/>
        </w:rPr>
        <w:tab/>
        <w:t>Correction on NR Positioning Enhancements</w:t>
      </w:r>
      <w:r w:rsidR="009716AD" w:rsidRPr="009716AD">
        <w:rPr>
          <w:b/>
          <w:bCs/>
          <w:szCs w:val="20"/>
          <w:lang w:eastAsia="ja-JP"/>
        </w:rPr>
        <w:tab/>
        <w:t>Nokia</w:t>
      </w:r>
    </w:p>
    <w:p w14:paraId="67F651EA" w14:textId="03417D76" w:rsidR="000E052C" w:rsidRDefault="000E052C" w:rsidP="000E052C">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(38.214, Rel-17, CR0264, Cat F) is agreed.</w:t>
      </w:r>
    </w:p>
    <w:p w14:paraId="20A8AC18" w14:textId="0375A4AB" w:rsidR="009716AD" w:rsidRPr="009716AD" w:rsidRDefault="002328C4" w:rsidP="009716AD">
      <w:pPr>
        <w:rPr>
          <w:b/>
          <w:bCs/>
          <w:szCs w:val="20"/>
          <w:lang w:eastAsia="ja-JP"/>
        </w:rPr>
      </w:pPr>
      <w:hyperlink r:id="rId2775" w:history="1">
        <w:r w:rsidR="004371F4">
          <w:rPr>
            <w:rStyle w:val="Hyperlink"/>
            <w:b/>
            <w:bCs/>
            <w:szCs w:val="20"/>
            <w:highlight w:val="green"/>
            <w:lang w:eastAsia="ja-JP"/>
          </w:rPr>
          <w:t>R1-2202997</w:t>
        </w:r>
      </w:hyperlink>
      <w:r w:rsidR="009716AD" w:rsidRPr="009716AD">
        <w:rPr>
          <w:b/>
          <w:bCs/>
          <w:szCs w:val="20"/>
          <w:lang w:eastAsia="ja-JP"/>
        </w:rPr>
        <w:tab/>
        <w:t>Corrections to DL PRS-RSRPP and UL SRS-RSRPP measurement definitions</w:t>
      </w:r>
      <w:r w:rsidR="009716AD" w:rsidRPr="009716AD">
        <w:rPr>
          <w:b/>
          <w:bCs/>
          <w:szCs w:val="20"/>
          <w:lang w:eastAsia="ja-JP"/>
        </w:rPr>
        <w:tab/>
        <w:t>Intel Corporation</w:t>
      </w:r>
    </w:p>
    <w:p w14:paraId="5713E4CE" w14:textId="790010BF" w:rsidR="009716AD" w:rsidRDefault="009716AD" w:rsidP="009716AD">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(38.215, Rel-17, CR0042, Cat F) is agreed.</w:t>
      </w:r>
    </w:p>
    <w:p w14:paraId="3C64576A" w14:textId="707A400B" w:rsidR="009716AD" w:rsidRPr="004B6E9E" w:rsidRDefault="009716AD" w:rsidP="009716AD">
      <w:pPr>
        <w:rPr>
          <w:szCs w:val="20"/>
          <w:lang w:eastAsia="ja-JP"/>
        </w:rPr>
      </w:pPr>
    </w:p>
    <w:p w14:paraId="7846C246" w14:textId="77777777" w:rsidR="00384F43" w:rsidRPr="00384F43" w:rsidRDefault="00384F43" w:rsidP="009716AD">
      <w:pPr>
        <w:rPr>
          <w:szCs w:val="20"/>
          <w:u w:val="single"/>
          <w:lang w:eastAsia="ja-JP"/>
        </w:rPr>
      </w:pPr>
      <w:r w:rsidRPr="00384F43">
        <w:rPr>
          <w:szCs w:val="20"/>
          <w:u w:val="single"/>
          <w:lang w:eastAsia="ja-JP"/>
        </w:rPr>
        <w:t xml:space="preserve">NR_redcap-Core </w:t>
      </w:r>
    </w:p>
    <w:p w14:paraId="593D7C98" w14:textId="79CFF50D" w:rsidR="00384F43" w:rsidRPr="00384F43" w:rsidRDefault="002328C4" w:rsidP="009716AD">
      <w:pPr>
        <w:rPr>
          <w:b/>
          <w:bCs/>
          <w:szCs w:val="20"/>
          <w:lang w:eastAsia="ja-JP"/>
        </w:rPr>
      </w:pPr>
      <w:hyperlink r:id="rId2776" w:history="1">
        <w:r w:rsidR="004371F4">
          <w:rPr>
            <w:rStyle w:val="Hyperlink"/>
            <w:b/>
            <w:bCs/>
            <w:szCs w:val="20"/>
            <w:highlight w:val="green"/>
            <w:lang w:eastAsia="ja-JP"/>
          </w:rPr>
          <w:t>R1-2202986</w:t>
        </w:r>
      </w:hyperlink>
      <w:r w:rsidR="009716AD" w:rsidRPr="00384F43">
        <w:rPr>
          <w:b/>
          <w:bCs/>
          <w:szCs w:val="20"/>
          <w:lang w:eastAsia="ja-JP"/>
        </w:rPr>
        <w:tab/>
        <w:t>Corrections on the introduction of UEs with reduced capabilities in NR</w:t>
      </w:r>
      <w:r w:rsidR="009716AD" w:rsidRPr="00384F43">
        <w:rPr>
          <w:b/>
          <w:bCs/>
          <w:szCs w:val="20"/>
          <w:lang w:eastAsia="ja-JP"/>
        </w:rPr>
        <w:tab/>
        <w:t>Samsung</w:t>
      </w:r>
    </w:p>
    <w:p w14:paraId="12FB0264" w14:textId="29DAAD36" w:rsidR="00297E7B" w:rsidRDefault="00297E7B" w:rsidP="00297E7B">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12</w:t>
      </w:r>
      <w:r w:rsidRPr="006A1621">
        <w:rPr>
          <w:rFonts w:ascii="Times New Roman" w:hAnsi="Times New Roman"/>
          <w:szCs w:val="20"/>
          <w:vertAlign w:val="superscript"/>
          <w:lang w:val="en-US"/>
        </w:rPr>
        <w:t>th</w:t>
      </w:r>
      <w:r>
        <w:rPr>
          <w:rFonts w:ascii="Times New Roman" w:hAnsi="Times New Roman"/>
          <w:szCs w:val="20"/>
          <w:lang w:val="en-US"/>
        </w:rPr>
        <w:t>, (38.213, Rel-17, CR0302, Cat F) is agreed.</w:t>
      </w:r>
    </w:p>
    <w:p w14:paraId="34DD618F" w14:textId="77777777" w:rsidR="006C1EE0" w:rsidRDefault="006C1EE0" w:rsidP="006C1EE0">
      <w:pPr>
        <w:rPr>
          <w:lang w:eastAsia="x-none"/>
        </w:rPr>
      </w:pPr>
      <w:r w:rsidRPr="00300973">
        <w:rPr>
          <w:highlight w:val="magenta"/>
          <w:lang w:eastAsia="x-none"/>
        </w:rPr>
        <w:t>MCC post meeting: CR cover sheets should show ME and RAN boxes checked – correction to be applied before submission to plenary.</w:t>
      </w:r>
    </w:p>
    <w:p w14:paraId="5E402951" w14:textId="6EBBDDC9" w:rsidR="00384F43" w:rsidRPr="00384F43" w:rsidRDefault="002328C4" w:rsidP="009716AD">
      <w:pPr>
        <w:rPr>
          <w:b/>
          <w:bCs/>
          <w:szCs w:val="20"/>
          <w:lang w:eastAsia="ja-JP"/>
        </w:rPr>
      </w:pPr>
      <w:hyperlink r:id="rId2777" w:history="1">
        <w:r w:rsidR="004371F4">
          <w:rPr>
            <w:rStyle w:val="Hyperlink"/>
            <w:b/>
            <w:bCs/>
            <w:szCs w:val="20"/>
            <w:highlight w:val="green"/>
            <w:lang w:eastAsia="ja-JP"/>
          </w:rPr>
          <w:t>R1-2202994</w:t>
        </w:r>
      </w:hyperlink>
      <w:r w:rsidR="009716AD" w:rsidRPr="00384F43">
        <w:rPr>
          <w:b/>
          <w:bCs/>
          <w:szCs w:val="20"/>
          <w:lang w:eastAsia="ja-JP"/>
        </w:rPr>
        <w:tab/>
        <w:t>Corrections on NR reduced capability NR devices</w:t>
      </w:r>
      <w:r w:rsidR="009716AD" w:rsidRPr="00384F43">
        <w:rPr>
          <w:b/>
          <w:bCs/>
          <w:szCs w:val="20"/>
          <w:lang w:eastAsia="ja-JP"/>
        </w:rPr>
        <w:tab/>
        <w:t>Nokia</w:t>
      </w:r>
    </w:p>
    <w:p w14:paraId="5B14D2E1" w14:textId="77243558" w:rsidR="00384F43" w:rsidRDefault="00384F43" w:rsidP="00384F43">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(38.214, Rel-17, CR0265, Cat F) is agreed.</w:t>
      </w:r>
    </w:p>
    <w:p w14:paraId="707C6079" w14:textId="431F76DE" w:rsidR="009716AD" w:rsidRDefault="009716AD" w:rsidP="009716AD">
      <w:pPr>
        <w:rPr>
          <w:szCs w:val="20"/>
          <w:lang w:eastAsia="ja-JP"/>
        </w:rPr>
      </w:pPr>
    </w:p>
    <w:p w14:paraId="15F479F0" w14:textId="77777777" w:rsidR="00316D75" w:rsidRPr="00316D75" w:rsidRDefault="00316D75" w:rsidP="009716AD">
      <w:pPr>
        <w:rPr>
          <w:szCs w:val="20"/>
          <w:u w:val="single"/>
          <w:lang w:eastAsia="ja-JP"/>
        </w:rPr>
      </w:pPr>
      <w:r w:rsidRPr="00316D75">
        <w:rPr>
          <w:szCs w:val="20"/>
          <w:u w:val="single"/>
          <w:lang w:eastAsia="ja-JP"/>
        </w:rPr>
        <w:lastRenderedPageBreak/>
        <w:t xml:space="preserve">NR_RF_FR1_enh-Core </w:t>
      </w:r>
    </w:p>
    <w:p w14:paraId="3A40616D" w14:textId="3AB9A490" w:rsidR="00316D75" w:rsidRPr="00316D75" w:rsidRDefault="002328C4" w:rsidP="009716AD">
      <w:pPr>
        <w:rPr>
          <w:b/>
          <w:bCs/>
          <w:szCs w:val="20"/>
          <w:lang w:eastAsia="ja-JP"/>
        </w:rPr>
      </w:pPr>
      <w:hyperlink r:id="rId2778" w:history="1">
        <w:r w:rsidR="004371F4">
          <w:rPr>
            <w:rStyle w:val="Hyperlink"/>
            <w:b/>
            <w:bCs/>
            <w:szCs w:val="20"/>
            <w:highlight w:val="green"/>
            <w:lang w:eastAsia="ja-JP"/>
          </w:rPr>
          <w:t>R1-2202995</w:t>
        </w:r>
      </w:hyperlink>
      <w:r w:rsidR="00316D75" w:rsidRPr="00316D75">
        <w:rPr>
          <w:b/>
          <w:bCs/>
          <w:szCs w:val="20"/>
          <w:lang w:eastAsia="ja-JP"/>
        </w:rPr>
        <w:tab/>
        <w:t>Corrections on UL Tx Switching enhancements</w:t>
      </w:r>
      <w:r w:rsidR="00316D75" w:rsidRPr="00316D75">
        <w:rPr>
          <w:b/>
          <w:bCs/>
          <w:szCs w:val="20"/>
          <w:lang w:eastAsia="ja-JP"/>
        </w:rPr>
        <w:tab/>
        <w:t>Nokia</w:t>
      </w:r>
    </w:p>
    <w:p w14:paraId="4628AABC" w14:textId="029469A6" w:rsidR="00316D75" w:rsidRDefault="00316D75" w:rsidP="00316D75">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(38.214, Rel-17, CR0266, Cat F) is agreed.</w:t>
      </w:r>
    </w:p>
    <w:p w14:paraId="2CD122F7" w14:textId="77777777" w:rsidR="00316D75" w:rsidRDefault="00316D75" w:rsidP="009716AD">
      <w:pPr>
        <w:rPr>
          <w:szCs w:val="20"/>
          <w:lang w:eastAsia="ja-JP"/>
        </w:rPr>
      </w:pPr>
    </w:p>
    <w:p w14:paraId="06DBE4D6" w14:textId="77777777" w:rsidR="004276CE" w:rsidRPr="004276CE" w:rsidRDefault="004276CE" w:rsidP="004276CE">
      <w:pPr>
        <w:rPr>
          <w:szCs w:val="20"/>
          <w:u w:val="single"/>
          <w:lang w:eastAsia="ja-JP"/>
        </w:rPr>
      </w:pPr>
      <w:r w:rsidRPr="004276CE">
        <w:rPr>
          <w:szCs w:val="20"/>
          <w:u w:val="single"/>
          <w:lang w:eastAsia="ja-JP"/>
        </w:rPr>
        <w:t xml:space="preserve">NR_SL_enh-Core </w:t>
      </w:r>
    </w:p>
    <w:p w14:paraId="7745B75B" w14:textId="227D6CAC" w:rsidR="004276CE" w:rsidRPr="004276CE" w:rsidRDefault="002328C4" w:rsidP="004276CE">
      <w:pPr>
        <w:rPr>
          <w:b/>
          <w:bCs/>
          <w:szCs w:val="20"/>
          <w:lang w:eastAsia="ja-JP"/>
        </w:rPr>
      </w:pPr>
      <w:hyperlink r:id="rId2779" w:history="1">
        <w:r w:rsidR="004371F4">
          <w:rPr>
            <w:rStyle w:val="Hyperlink"/>
            <w:b/>
            <w:bCs/>
            <w:szCs w:val="20"/>
            <w:highlight w:val="green"/>
            <w:lang w:eastAsia="ja-JP"/>
          </w:rPr>
          <w:t>R1-2202952</w:t>
        </w:r>
      </w:hyperlink>
      <w:r w:rsidR="004276CE" w:rsidRPr="004276CE">
        <w:rPr>
          <w:b/>
          <w:bCs/>
          <w:szCs w:val="20"/>
          <w:lang w:eastAsia="ja-JP"/>
        </w:rPr>
        <w:tab/>
        <w:t>Corrections further to the introduction of sidelink enhancements in NR</w:t>
      </w:r>
      <w:r w:rsidR="004276CE" w:rsidRPr="004276CE">
        <w:rPr>
          <w:b/>
          <w:bCs/>
          <w:szCs w:val="20"/>
          <w:lang w:eastAsia="ja-JP"/>
        </w:rPr>
        <w:tab/>
        <w:t>Samsung</w:t>
      </w:r>
    </w:p>
    <w:p w14:paraId="5C4F854E" w14:textId="35CA748C" w:rsidR="006C1EE0" w:rsidRDefault="006C1EE0" w:rsidP="006C1EE0">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14</w:t>
      </w:r>
      <w:r w:rsidRPr="006A1621">
        <w:rPr>
          <w:rFonts w:ascii="Times New Roman" w:hAnsi="Times New Roman"/>
          <w:szCs w:val="20"/>
          <w:vertAlign w:val="superscript"/>
          <w:lang w:val="en-US"/>
        </w:rPr>
        <w:t>th</w:t>
      </w:r>
      <w:r>
        <w:rPr>
          <w:rFonts w:ascii="Times New Roman" w:hAnsi="Times New Roman"/>
          <w:szCs w:val="20"/>
          <w:lang w:val="en-US"/>
        </w:rPr>
        <w:t>, (38.213, Rel-17, CR0294, Cat F) is agreed.</w:t>
      </w:r>
    </w:p>
    <w:p w14:paraId="0DE759E6" w14:textId="4B30EEE7" w:rsidR="004276CE" w:rsidRPr="004276CE" w:rsidRDefault="002328C4" w:rsidP="004276CE">
      <w:pPr>
        <w:rPr>
          <w:b/>
          <w:bCs/>
          <w:szCs w:val="20"/>
          <w:lang w:eastAsia="ja-JP"/>
        </w:rPr>
      </w:pPr>
      <w:hyperlink r:id="rId2780" w:history="1">
        <w:r w:rsidR="004371F4">
          <w:rPr>
            <w:rStyle w:val="Hyperlink"/>
            <w:b/>
            <w:bCs/>
            <w:szCs w:val="20"/>
            <w:highlight w:val="green"/>
            <w:lang w:eastAsia="ja-JP"/>
          </w:rPr>
          <w:t>R1-2202963</w:t>
        </w:r>
      </w:hyperlink>
      <w:r w:rsidR="004276CE" w:rsidRPr="004276CE">
        <w:rPr>
          <w:b/>
          <w:bCs/>
          <w:szCs w:val="20"/>
          <w:lang w:eastAsia="ja-JP"/>
        </w:rPr>
        <w:tab/>
        <w:t>Corrections further to the introduction of sidelink enhancements in NR</w:t>
      </w:r>
      <w:r w:rsidR="004276CE" w:rsidRPr="004276CE">
        <w:rPr>
          <w:b/>
          <w:bCs/>
          <w:szCs w:val="20"/>
          <w:lang w:eastAsia="ja-JP"/>
        </w:rPr>
        <w:tab/>
        <w:t>Nokia</w:t>
      </w:r>
    </w:p>
    <w:p w14:paraId="3766AC09" w14:textId="3941F762" w:rsidR="006C1EE0" w:rsidRDefault="006C1EE0" w:rsidP="006C1EE0">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14</w:t>
      </w:r>
      <w:r w:rsidRPr="006A1621">
        <w:rPr>
          <w:rFonts w:ascii="Times New Roman" w:hAnsi="Times New Roman"/>
          <w:szCs w:val="20"/>
          <w:vertAlign w:val="superscript"/>
          <w:lang w:val="en-US"/>
        </w:rPr>
        <w:t>th</w:t>
      </w:r>
      <w:r>
        <w:rPr>
          <w:rFonts w:ascii="Times New Roman" w:hAnsi="Times New Roman"/>
          <w:szCs w:val="20"/>
          <w:lang w:val="en-US"/>
        </w:rPr>
        <w:t>, (38.214, Rel-17, CR0257, Cat F) is agreed.</w:t>
      </w:r>
    </w:p>
    <w:p w14:paraId="408167E4" w14:textId="03C0653E" w:rsidR="004276CE" w:rsidRPr="004276CE" w:rsidRDefault="002328C4" w:rsidP="004276CE">
      <w:pPr>
        <w:rPr>
          <w:b/>
          <w:bCs/>
          <w:szCs w:val="20"/>
          <w:lang w:eastAsia="ja-JP"/>
        </w:rPr>
      </w:pPr>
      <w:hyperlink r:id="rId2781" w:history="1">
        <w:r w:rsidR="004371F4">
          <w:rPr>
            <w:rStyle w:val="Hyperlink"/>
            <w:b/>
            <w:bCs/>
            <w:szCs w:val="20"/>
            <w:highlight w:val="green"/>
            <w:lang w:eastAsia="ja-JP"/>
          </w:rPr>
          <w:t>R1-2202966</w:t>
        </w:r>
      </w:hyperlink>
      <w:r w:rsidR="004276CE" w:rsidRPr="004276CE">
        <w:rPr>
          <w:b/>
          <w:bCs/>
          <w:szCs w:val="20"/>
          <w:lang w:eastAsia="ja-JP"/>
        </w:rPr>
        <w:tab/>
        <w:t>Corrections on NR sidelink enhancement in 38.212</w:t>
      </w:r>
      <w:r w:rsidR="004276CE" w:rsidRPr="004276CE">
        <w:rPr>
          <w:b/>
          <w:bCs/>
          <w:szCs w:val="20"/>
          <w:lang w:eastAsia="ja-JP"/>
        </w:rPr>
        <w:tab/>
        <w:t>Huawei</w:t>
      </w:r>
    </w:p>
    <w:p w14:paraId="1276A171" w14:textId="0DC171EB" w:rsidR="005E7163" w:rsidRDefault="005E7163" w:rsidP="005E7163">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(38.212, Rel-17, CR0100, Cat F) is agreed.</w:t>
      </w:r>
    </w:p>
    <w:p w14:paraId="4CC55171" w14:textId="4C2F4D10" w:rsidR="004276CE" w:rsidRPr="004276CE" w:rsidRDefault="002328C4" w:rsidP="004276CE">
      <w:pPr>
        <w:rPr>
          <w:b/>
          <w:bCs/>
          <w:szCs w:val="20"/>
          <w:lang w:eastAsia="ja-JP"/>
        </w:rPr>
      </w:pPr>
      <w:hyperlink r:id="rId2782" w:history="1">
        <w:r w:rsidR="004371F4">
          <w:rPr>
            <w:rStyle w:val="Hyperlink"/>
            <w:b/>
            <w:bCs/>
            <w:szCs w:val="20"/>
            <w:highlight w:val="green"/>
            <w:lang w:eastAsia="ja-JP"/>
          </w:rPr>
          <w:t>R1-2203006</w:t>
        </w:r>
      </w:hyperlink>
      <w:r w:rsidR="004276CE" w:rsidRPr="004276CE">
        <w:rPr>
          <w:b/>
          <w:bCs/>
          <w:szCs w:val="20"/>
          <w:lang w:eastAsia="ja-JP"/>
        </w:rPr>
        <w:tab/>
        <w:t>Corrections to SL CBR measurement definition</w:t>
      </w:r>
      <w:r w:rsidR="004276CE" w:rsidRPr="004276CE">
        <w:rPr>
          <w:b/>
          <w:bCs/>
          <w:szCs w:val="20"/>
          <w:lang w:eastAsia="ja-JP"/>
        </w:rPr>
        <w:tab/>
        <w:t>Intel Corporation</w:t>
      </w:r>
    </w:p>
    <w:p w14:paraId="6D191120" w14:textId="62C845D9" w:rsidR="00297E7B" w:rsidRDefault="00297E7B" w:rsidP="00297E7B">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(38.215, Rel-17, CR0044, Cat F) is agreed.</w:t>
      </w:r>
    </w:p>
    <w:p w14:paraId="721AA55A" w14:textId="19FD920C" w:rsidR="004276CE" w:rsidRPr="004276CE" w:rsidRDefault="002328C4" w:rsidP="004276CE">
      <w:pPr>
        <w:rPr>
          <w:b/>
          <w:bCs/>
          <w:szCs w:val="20"/>
          <w:lang w:eastAsia="ja-JP"/>
        </w:rPr>
      </w:pPr>
      <w:hyperlink r:id="rId2783" w:history="1">
        <w:r w:rsidR="004371F4">
          <w:rPr>
            <w:rStyle w:val="Hyperlink"/>
            <w:b/>
            <w:bCs/>
            <w:szCs w:val="20"/>
            <w:highlight w:val="green"/>
            <w:lang w:eastAsia="ja-JP"/>
          </w:rPr>
          <w:t>R1-2203007</w:t>
        </w:r>
      </w:hyperlink>
      <w:r w:rsidR="004276CE" w:rsidRPr="004276CE">
        <w:rPr>
          <w:b/>
          <w:bCs/>
          <w:szCs w:val="20"/>
          <w:lang w:eastAsia="ja-JP"/>
        </w:rPr>
        <w:tab/>
        <w:t>Introduction of Rel-17 sidelink enhancements and concurrent Uu-PC5 bands</w:t>
      </w:r>
      <w:r w:rsidR="004276CE" w:rsidRPr="004276CE">
        <w:rPr>
          <w:b/>
          <w:bCs/>
          <w:szCs w:val="20"/>
          <w:lang w:eastAsia="ja-JP"/>
        </w:rPr>
        <w:tab/>
        <w:t>Huawei</w:t>
      </w:r>
    </w:p>
    <w:p w14:paraId="3607AE3D" w14:textId="3284AC35" w:rsidR="004276CE" w:rsidRDefault="004276CE" w:rsidP="004276CE">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(37.985, Rel-17, CR0004, Cat F) is agreed.</w:t>
      </w:r>
    </w:p>
    <w:p w14:paraId="3700BDDE" w14:textId="3280BA4D" w:rsidR="004276CE" w:rsidRDefault="004276CE" w:rsidP="004276CE">
      <w:pPr>
        <w:rPr>
          <w:szCs w:val="20"/>
          <w:lang w:eastAsia="ja-JP"/>
        </w:rPr>
      </w:pPr>
    </w:p>
    <w:p w14:paraId="0F57D956" w14:textId="77777777" w:rsidR="00844C30" w:rsidRPr="00844C30" w:rsidRDefault="00844C30" w:rsidP="00844C30">
      <w:pPr>
        <w:rPr>
          <w:szCs w:val="20"/>
          <w:u w:val="single"/>
          <w:lang w:eastAsia="ja-JP"/>
        </w:rPr>
      </w:pPr>
      <w:r w:rsidRPr="00844C30">
        <w:rPr>
          <w:szCs w:val="20"/>
          <w:u w:val="single"/>
          <w:lang w:eastAsia="ja-JP"/>
        </w:rPr>
        <w:t xml:space="preserve">NR_SmallData_INACTIVE-Core </w:t>
      </w:r>
    </w:p>
    <w:p w14:paraId="106186F0" w14:textId="5C64185B" w:rsidR="00844C30" w:rsidRPr="00844C30" w:rsidRDefault="002328C4" w:rsidP="00844C30">
      <w:pPr>
        <w:rPr>
          <w:b/>
          <w:bCs/>
          <w:szCs w:val="20"/>
          <w:lang w:eastAsia="ja-JP"/>
        </w:rPr>
      </w:pPr>
      <w:hyperlink r:id="rId2784" w:history="1">
        <w:r w:rsidR="004371F4">
          <w:rPr>
            <w:rStyle w:val="Hyperlink"/>
            <w:b/>
            <w:bCs/>
            <w:szCs w:val="20"/>
            <w:highlight w:val="green"/>
            <w:lang w:eastAsia="ja-JP"/>
          </w:rPr>
          <w:t>R1-2202979</w:t>
        </w:r>
      </w:hyperlink>
      <w:r w:rsidR="00844C30" w:rsidRPr="00844C30">
        <w:rPr>
          <w:b/>
          <w:bCs/>
          <w:szCs w:val="20"/>
          <w:lang w:eastAsia="ja-JP"/>
        </w:rPr>
        <w:tab/>
        <w:t>Corrections to small data transmissions in RRC_INACTIVE state</w:t>
      </w:r>
      <w:r w:rsidR="00844C30" w:rsidRPr="00844C30">
        <w:rPr>
          <w:b/>
          <w:bCs/>
          <w:szCs w:val="20"/>
          <w:lang w:eastAsia="ja-JP"/>
        </w:rPr>
        <w:tab/>
        <w:t>Ericsson</w:t>
      </w:r>
    </w:p>
    <w:p w14:paraId="1DC7140F" w14:textId="37E389D4" w:rsidR="00844C30" w:rsidRDefault="00844C30" w:rsidP="00844C30">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(38.211, Rel-17, CR0094, Cat F) is agreed.</w:t>
      </w:r>
    </w:p>
    <w:p w14:paraId="7BAC24BA" w14:textId="14C72A6F" w:rsidR="00844C30" w:rsidRPr="00844C30" w:rsidRDefault="002328C4" w:rsidP="00844C30">
      <w:pPr>
        <w:rPr>
          <w:b/>
          <w:bCs/>
          <w:szCs w:val="20"/>
          <w:lang w:eastAsia="ja-JP"/>
        </w:rPr>
      </w:pPr>
      <w:hyperlink r:id="rId2785" w:history="1">
        <w:r w:rsidR="004371F4">
          <w:rPr>
            <w:rStyle w:val="Hyperlink"/>
            <w:b/>
            <w:bCs/>
            <w:szCs w:val="20"/>
            <w:highlight w:val="green"/>
            <w:lang w:eastAsia="ja-JP"/>
          </w:rPr>
          <w:t>R1-2202987</w:t>
        </w:r>
      </w:hyperlink>
      <w:r w:rsidR="00844C30" w:rsidRPr="00844C30">
        <w:rPr>
          <w:b/>
          <w:bCs/>
          <w:szCs w:val="20"/>
          <w:lang w:eastAsia="ja-JP"/>
        </w:rPr>
        <w:tab/>
        <w:t>Corrections on small data transmission in RRC_INACTIVE state for NR</w:t>
      </w:r>
      <w:r w:rsidR="00844C30" w:rsidRPr="00844C30">
        <w:rPr>
          <w:b/>
          <w:bCs/>
          <w:szCs w:val="20"/>
          <w:lang w:eastAsia="ja-JP"/>
        </w:rPr>
        <w:tab/>
        <w:t>Samsung</w:t>
      </w:r>
    </w:p>
    <w:p w14:paraId="79593B0B" w14:textId="169B3D37" w:rsidR="00844C30" w:rsidRDefault="00844C30" w:rsidP="00844C30">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(38.213, Rel-17, CR0303, Cat F) is agreed.</w:t>
      </w:r>
    </w:p>
    <w:p w14:paraId="63BB6BB4" w14:textId="77777777" w:rsidR="00ED657A" w:rsidRDefault="00ED657A" w:rsidP="00ED657A">
      <w:pPr>
        <w:rPr>
          <w:lang w:eastAsia="x-none"/>
        </w:rPr>
      </w:pPr>
      <w:r w:rsidRPr="00300973">
        <w:rPr>
          <w:highlight w:val="magenta"/>
          <w:lang w:eastAsia="x-none"/>
        </w:rPr>
        <w:t>MCC post meeting: CR cover sheets should show ME and RAN boxes checked – correction to be applied before submission to plenary.</w:t>
      </w:r>
    </w:p>
    <w:p w14:paraId="5890171C" w14:textId="298F5281" w:rsidR="00844C30" w:rsidRPr="00844C30" w:rsidRDefault="002328C4" w:rsidP="00844C30">
      <w:pPr>
        <w:rPr>
          <w:b/>
          <w:bCs/>
          <w:szCs w:val="20"/>
          <w:lang w:eastAsia="ja-JP"/>
        </w:rPr>
      </w:pPr>
      <w:hyperlink r:id="rId2786" w:history="1">
        <w:r w:rsidR="004371F4">
          <w:rPr>
            <w:rStyle w:val="Hyperlink"/>
            <w:b/>
            <w:bCs/>
            <w:szCs w:val="20"/>
            <w:highlight w:val="green"/>
            <w:lang w:eastAsia="ja-JP"/>
          </w:rPr>
          <w:t>R1-2202996</w:t>
        </w:r>
      </w:hyperlink>
      <w:r w:rsidR="00844C30" w:rsidRPr="00844C30">
        <w:rPr>
          <w:b/>
          <w:bCs/>
          <w:szCs w:val="20"/>
          <w:lang w:eastAsia="ja-JP"/>
        </w:rPr>
        <w:tab/>
        <w:t>Corections on NR small data transmissions in INACTIVE state</w:t>
      </w:r>
      <w:r w:rsidR="00844C30" w:rsidRPr="00844C30">
        <w:rPr>
          <w:b/>
          <w:bCs/>
          <w:szCs w:val="20"/>
          <w:lang w:eastAsia="ja-JP"/>
        </w:rPr>
        <w:tab/>
        <w:t>Nokia</w:t>
      </w:r>
    </w:p>
    <w:p w14:paraId="6F3B0CA7" w14:textId="1824006C" w:rsidR="00844C30" w:rsidRDefault="00844C30" w:rsidP="00844C30">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(38.214, Rel-17, CR02</w:t>
      </w:r>
      <w:r w:rsidR="00297E7B">
        <w:rPr>
          <w:rFonts w:ascii="Times New Roman" w:hAnsi="Times New Roman"/>
          <w:szCs w:val="20"/>
          <w:lang w:val="en-US"/>
        </w:rPr>
        <w:t>67</w:t>
      </w:r>
      <w:r>
        <w:rPr>
          <w:rFonts w:ascii="Times New Roman" w:hAnsi="Times New Roman"/>
          <w:szCs w:val="20"/>
          <w:lang w:val="en-US"/>
        </w:rPr>
        <w:t>, Cat F) is agreed.</w:t>
      </w:r>
    </w:p>
    <w:p w14:paraId="5EAF9BDC" w14:textId="106CA963" w:rsidR="00844C30" w:rsidRDefault="00844C30" w:rsidP="00844C30">
      <w:pPr>
        <w:rPr>
          <w:szCs w:val="20"/>
          <w:lang w:eastAsia="ja-JP"/>
        </w:rPr>
      </w:pPr>
    </w:p>
    <w:p w14:paraId="370DEAA5" w14:textId="77777777" w:rsidR="00844C30" w:rsidRPr="00844C30" w:rsidRDefault="00844C30" w:rsidP="00844C30">
      <w:pPr>
        <w:rPr>
          <w:szCs w:val="20"/>
          <w:u w:val="single"/>
          <w:lang w:eastAsia="ja-JP"/>
        </w:rPr>
      </w:pPr>
      <w:r w:rsidRPr="00844C30">
        <w:rPr>
          <w:szCs w:val="20"/>
          <w:u w:val="single"/>
          <w:lang w:eastAsia="ja-JP"/>
        </w:rPr>
        <w:t xml:space="preserve">NR_UE_pow_sav_enh-Core </w:t>
      </w:r>
    </w:p>
    <w:p w14:paraId="21E484BC" w14:textId="15310670" w:rsidR="00844C30" w:rsidRPr="00113F30" w:rsidRDefault="002328C4" w:rsidP="00844C30">
      <w:pPr>
        <w:rPr>
          <w:b/>
          <w:bCs/>
          <w:szCs w:val="20"/>
          <w:lang w:eastAsia="ja-JP"/>
        </w:rPr>
      </w:pPr>
      <w:hyperlink r:id="rId2787" w:history="1">
        <w:r w:rsidR="004371F4">
          <w:rPr>
            <w:rStyle w:val="Hyperlink"/>
            <w:b/>
            <w:bCs/>
            <w:szCs w:val="20"/>
            <w:highlight w:val="green"/>
            <w:lang w:eastAsia="ja-JP"/>
          </w:rPr>
          <w:t>R1-2202953</w:t>
        </w:r>
      </w:hyperlink>
      <w:r w:rsidR="00844C30" w:rsidRPr="00113F30">
        <w:rPr>
          <w:b/>
          <w:bCs/>
          <w:szCs w:val="20"/>
          <w:lang w:eastAsia="ja-JP"/>
        </w:rPr>
        <w:tab/>
        <w:t>Corrections further to the introduction of UE power savings enhancements in NR</w:t>
      </w:r>
      <w:r w:rsidR="00844C30" w:rsidRPr="00113F30">
        <w:rPr>
          <w:b/>
          <w:bCs/>
          <w:szCs w:val="20"/>
          <w:lang w:eastAsia="ja-JP"/>
        </w:rPr>
        <w:tab/>
        <w:t>Samsung</w:t>
      </w:r>
    </w:p>
    <w:p w14:paraId="6B0C371E" w14:textId="74AA06A0" w:rsidR="00113F30" w:rsidRDefault="00113F30" w:rsidP="00113F30">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(38.213, Rel-17, CR0295, Cat F) is agreed.</w:t>
      </w:r>
    </w:p>
    <w:p w14:paraId="04383D08" w14:textId="77777777" w:rsidR="00955FD0" w:rsidRDefault="00955FD0" w:rsidP="00955FD0">
      <w:pPr>
        <w:rPr>
          <w:lang w:eastAsia="x-none"/>
        </w:rPr>
      </w:pPr>
      <w:r w:rsidRPr="00300973">
        <w:rPr>
          <w:highlight w:val="magenta"/>
          <w:lang w:eastAsia="x-none"/>
        </w:rPr>
        <w:t>MCC post meeting: CR cover sheets should show ME and RAN boxes checked – correction to be applied before submission to plenary.</w:t>
      </w:r>
    </w:p>
    <w:p w14:paraId="4CCF683E" w14:textId="34CE180F" w:rsidR="00844C30" w:rsidRPr="00113F30" w:rsidRDefault="002328C4" w:rsidP="00844C30">
      <w:pPr>
        <w:rPr>
          <w:b/>
          <w:bCs/>
          <w:szCs w:val="20"/>
          <w:lang w:eastAsia="ja-JP"/>
        </w:rPr>
      </w:pPr>
      <w:hyperlink r:id="rId2788" w:history="1">
        <w:r w:rsidR="004371F4">
          <w:rPr>
            <w:rStyle w:val="Hyperlink"/>
            <w:b/>
            <w:bCs/>
            <w:szCs w:val="20"/>
            <w:highlight w:val="green"/>
            <w:lang w:eastAsia="ja-JP"/>
          </w:rPr>
          <w:t>R1-2202964</w:t>
        </w:r>
      </w:hyperlink>
      <w:r w:rsidR="00844C30" w:rsidRPr="00113F30">
        <w:rPr>
          <w:b/>
          <w:bCs/>
          <w:szCs w:val="20"/>
          <w:lang w:eastAsia="ja-JP"/>
        </w:rPr>
        <w:tab/>
        <w:t>Corrections further to the introduction of UE power savings enhancements in NR</w:t>
      </w:r>
      <w:r w:rsidR="00844C30" w:rsidRPr="00113F30">
        <w:rPr>
          <w:b/>
          <w:bCs/>
          <w:szCs w:val="20"/>
          <w:lang w:eastAsia="ja-JP"/>
        </w:rPr>
        <w:tab/>
        <w:t>Nokia</w:t>
      </w:r>
    </w:p>
    <w:p w14:paraId="43C0A6B5" w14:textId="2B10733B" w:rsidR="00113F30" w:rsidRDefault="00113F30" w:rsidP="00113F30">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(38.214, Rel-17, CR0258, Cat F) is agreed.</w:t>
      </w:r>
    </w:p>
    <w:p w14:paraId="572247E8" w14:textId="16104F85" w:rsidR="00844C30" w:rsidRPr="00113F30" w:rsidRDefault="002328C4" w:rsidP="00844C30">
      <w:pPr>
        <w:rPr>
          <w:b/>
          <w:bCs/>
          <w:szCs w:val="20"/>
          <w:lang w:eastAsia="ja-JP"/>
        </w:rPr>
      </w:pPr>
      <w:hyperlink r:id="rId2789" w:history="1">
        <w:r w:rsidR="004371F4">
          <w:rPr>
            <w:rStyle w:val="Hyperlink"/>
            <w:b/>
            <w:bCs/>
            <w:szCs w:val="20"/>
            <w:highlight w:val="green"/>
            <w:lang w:eastAsia="ja-JP"/>
          </w:rPr>
          <w:t>R1-2202969</w:t>
        </w:r>
      </w:hyperlink>
      <w:r w:rsidR="00844C30" w:rsidRPr="00113F30">
        <w:rPr>
          <w:b/>
          <w:bCs/>
          <w:szCs w:val="20"/>
          <w:lang w:eastAsia="ja-JP"/>
        </w:rPr>
        <w:tab/>
        <w:t>Corrections on UE power saving enhancements in 38.212</w:t>
      </w:r>
      <w:r w:rsidR="00844C30" w:rsidRPr="00113F30">
        <w:rPr>
          <w:b/>
          <w:bCs/>
          <w:szCs w:val="20"/>
          <w:lang w:eastAsia="ja-JP"/>
        </w:rPr>
        <w:tab/>
        <w:t>Huawei</w:t>
      </w:r>
    </w:p>
    <w:p w14:paraId="31216731" w14:textId="088BD9B9" w:rsidR="00113F30" w:rsidRDefault="00113F30" w:rsidP="00113F30">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(38.212, Rel-17, CR0103, Cat F) is agreed.</w:t>
      </w:r>
    </w:p>
    <w:p w14:paraId="72D69113" w14:textId="0858F18A" w:rsidR="00844C30" w:rsidRPr="00113F30" w:rsidRDefault="002328C4" w:rsidP="00844C30">
      <w:pPr>
        <w:rPr>
          <w:b/>
          <w:bCs/>
          <w:szCs w:val="20"/>
          <w:lang w:eastAsia="ja-JP"/>
        </w:rPr>
      </w:pPr>
      <w:hyperlink r:id="rId2790" w:history="1">
        <w:r w:rsidR="004371F4">
          <w:rPr>
            <w:rStyle w:val="Hyperlink"/>
            <w:b/>
            <w:bCs/>
            <w:szCs w:val="20"/>
            <w:highlight w:val="green"/>
            <w:lang w:eastAsia="ja-JP"/>
          </w:rPr>
          <w:t>R1-2202975</w:t>
        </w:r>
      </w:hyperlink>
      <w:r w:rsidR="00844C30" w:rsidRPr="00113F30">
        <w:rPr>
          <w:b/>
          <w:bCs/>
          <w:szCs w:val="20"/>
          <w:lang w:eastAsia="ja-JP"/>
        </w:rPr>
        <w:tab/>
        <w:t>Corrections on NR UE Power Saving Enhancements</w:t>
      </w:r>
      <w:r w:rsidR="00844C30" w:rsidRPr="00113F30">
        <w:rPr>
          <w:b/>
          <w:bCs/>
          <w:szCs w:val="20"/>
          <w:lang w:eastAsia="ja-JP"/>
        </w:rPr>
        <w:tab/>
        <w:t>Qualcomm</w:t>
      </w:r>
    </w:p>
    <w:p w14:paraId="0FB34289" w14:textId="67ABC565" w:rsidR="00113F30" w:rsidRDefault="00113F30" w:rsidP="00113F30">
      <w:pPr>
        <w:rPr>
          <w:rFonts w:ascii="Times New Roman" w:hAnsi="Times New Roman"/>
          <w:szCs w:val="20"/>
          <w:lang w:val="en-US"/>
        </w:rPr>
      </w:pPr>
      <w:r w:rsidRPr="006A1621">
        <w:rPr>
          <w:rFonts w:ascii="Times New Roman" w:hAnsi="Times New Roman"/>
          <w:b/>
          <w:bCs/>
          <w:szCs w:val="20"/>
          <w:lang w:val="en-US"/>
        </w:rPr>
        <w:t>Decision:</w:t>
      </w:r>
      <w:r>
        <w:rPr>
          <w:rFonts w:ascii="Times New Roman" w:hAnsi="Times New Roman"/>
          <w:szCs w:val="20"/>
          <w:lang w:val="en-US"/>
        </w:rPr>
        <w:t xml:space="preserve"> As per decision on Mar 11</w:t>
      </w:r>
      <w:r w:rsidRPr="006A1621">
        <w:rPr>
          <w:rFonts w:ascii="Times New Roman" w:hAnsi="Times New Roman"/>
          <w:szCs w:val="20"/>
          <w:vertAlign w:val="superscript"/>
          <w:lang w:val="en-US"/>
        </w:rPr>
        <w:t>th</w:t>
      </w:r>
      <w:r>
        <w:rPr>
          <w:rFonts w:ascii="Times New Roman" w:hAnsi="Times New Roman"/>
          <w:szCs w:val="20"/>
          <w:lang w:val="en-US"/>
        </w:rPr>
        <w:t>, (38.202, Rel-17, CR0023, Cat F) is agreed.</w:t>
      </w:r>
    </w:p>
    <w:p w14:paraId="6211B68F" w14:textId="7076A7D9" w:rsidR="0027389A" w:rsidRDefault="000C67BA" w:rsidP="0027389A">
      <w:pPr>
        <w:rPr>
          <w:szCs w:val="20"/>
          <w:lang w:eastAsia="ja-JP"/>
        </w:rPr>
      </w:pPr>
      <w:r w:rsidRPr="000C67BA">
        <w:rPr>
          <w:szCs w:val="20"/>
          <w:highlight w:val="magenta"/>
          <w:lang w:eastAsia="ja-JP"/>
        </w:rPr>
        <w:t>MCC post meeting: Cat F CR seems more appropriate and should be corrected prior to submission to RAN.</w:t>
      </w:r>
    </w:p>
    <w:p w14:paraId="13122A0B" w14:textId="77777777" w:rsidR="000C67BA" w:rsidRPr="009716AD" w:rsidRDefault="000C67BA" w:rsidP="0027389A">
      <w:pPr>
        <w:rPr>
          <w:szCs w:val="20"/>
          <w:lang w:eastAsia="ja-JP"/>
        </w:rPr>
      </w:pPr>
    </w:p>
    <w:p w14:paraId="6443D517" w14:textId="124393AB" w:rsidR="00DD6A22" w:rsidRPr="007A002D" w:rsidRDefault="00DD6A22" w:rsidP="00DD6A22">
      <w:pPr>
        <w:numPr>
          <w:ilvl w:val="0"/>
          <w:numId w:val="9"/>
        </w:numPr>
        <w:rPr>
          <w:rFonts w:ascii="Times New Roman" w:hAnsi="Times New Roman"/>
          <w:b/>
          <w:szCs w:val="20"/>
        </w:rPr>
      </w:pPr>
      <w:r>
        <w:rPr>
          <w:rFonts w:ascii="Times New Roman" w:hAnsi="Times New Roman"/>
          <w:b/>
          <w:szCs w:val="20"/>
        </w:rPr>
        <w:t>TR updates</w:t>
      </w:r>
    </w:p>
    <w:p w14:paraId="1952CB51" w14:textId="332ACF72" w:rsidR="00DD6A22" w:rsidRDefault="00DD6A22" w:rsidP="00DD6A22">
      <w:pPr>
        <w:ind w:left="1440" w:hanging="1440"/>
        <w:rPr>
          <w:lang w:val="en-US"/>
        </w:rPr>
      </w:pPr>
    </w:p>
    <w:p w14:paraId="790CB1F2" w14:textId="77777777" w:rsidR="00A320A8" w:rsidRPr="008F3869" w:rsidRDefault="00A320A8" w:rsidP="00A320A8">
      <w:pPr>
        <w:rPr>
          <w:lang w:val="en-US"/>
        </w:rPr>
      </w:pPr>
      <w:r w:rsidRPr="008F3869">
        <w:rPr>
          <w:lang w:val="en-US"/>
        </w:rPr>
        <w:t>None</w:t>
      </w:r>
    </w:p>
    <w:p w14:paraId="66A17037" w14:textId="77777777" w:rsidR="00690480" w:rsidRDefault="00690480" w:rsidP="00DD6A22">
      <w:pPr>
        <w:ind w:left="1440" w:hanging="1440"/>
        <w:rPr>
          <w:lang w:val="en-US"/>
        </w:rPr>
      </w:pPr>
    </w:p>
    <w:p w14:paraId="762BFF75" w14:textId="3C24EB29" w:rsidR="004F28C6" w:rsidRPr="007A002D" w:rsidRDefault="004F28C6" w:rsidP="004F28C6">
      <w:pPr>
        <w:numPr>
          <w:ilvl w:val="0"/>
          <w:numId w:val="9"/>
        </w:numPr>
        <w:rPr>
          <w:rFonts w:ascii="Times New Roman" w:hAnsi="Times New Roman"/>
          <w:b/>
          <w:szCs w:val="20"/>
        </w:rPr>
      </w:pPr>
      <w:r w:rsidRPr="007A002D">
        <w:rPr>
          <w:rFonts w:ascii="Times New Roman" w:hAnsi="Times New Roman"/>
          <w:b/>
          <w:szCs w:val="20"/>
        </w:rPr>
        <w:t>Miscellaneous</w:t>
      </w:r>
    </w:p>
    <w:p w14:paraId="60585C5A" w14:textId="7D7525A0" w:rsidR="00CA7DD7" w:rsidRPr="008F3869" w:rsidRDefault="00CA7DD7" w:rsidP="00350D30">
      <w:pPr>
        <w:rPr>
          <w:lang w:val="en-US"/>
        </w:rPr>
      </w:pPr>
    </w:p>
    <w:p w14:paraId="12316BC8" w14:textId="7C6D16B0" w:rsidR="008F3869" w:rsidRPr="008F3869" w:rsidRDefault="008F3869" w:rsidP="00350D30">
      <w:pPr>
        <w:rPr>
          <w:lang w:val="en-US"/>
        </w:rPr>
      </w:pPr>
      <w:r w:rsidRPr="008F3869">
        <w:rPr>
          <w:lang w:val="en-US"/>
        </w:rPr>
        <w:t>None</w:t>
      </w:r>
    </w:p>
    <w:p w14:paraId="7B218101" w14:textId="77777777" w:rsidR="00383393" w:rsidRPr="008F3869" w:rsidRDefault="00383393" w:rsidP="00383393">
      <w:pPr>
        <w:rPr>
          <w:rFonts w:ascii="Times New Roman" w:hAnsi="Times New Roman"/>
        </w:rPr>
      </w:pPr>
    </w:p>
    <w:p w14:paraId="2EE22E6C" w14:textId="62E64995" w:rsidR="00F445D6" w:rsidRPr="000B1042" w:rsidRDefault="007A5AC0" w:rsidP="009643F7">
      <w:pPr>
        <w:pStyle w:val="Heading1"/>
        <w:numPr>
          <w:ilvl w:val="0"/>
          <w:numId w:val="0"/>
        </w:numPr>
        <w:spacing w:before="0" w:after="0"/>
        <w:rPr>
          <w:rFonts w:ascii="Times New Roman" w:hAnsi="Times New Roman" w:cs="Times New Roman"/>
          <w:sz w:val="20"/>
          <w:szCs w:val="20"/>
        </w:rPr>
      </w:pPr>
      <w:r w:rsidRPr="000B1042">
        <w:rPr>
          <w:rFonts w:ascii="Times New Roman" w:hAnsi="Times New Roman"/>
          <w:sz w:val="20"/>
          <w:szCs w:val="20"/>
        </w:rPr>
        <w:br w:type="page"/>
      </w:r>
      <w:bookmarkStart w:id="776" w:name="_Toc98334504"/>
      <w:r w:rsidR="00F445D6" w:rsidRPr="000B1042">
        <w:rPr>
          <w:rFonts w:ascii="Times New Roman" w:hAnsi="Times New Roman" w:cs="Times New Roman"/>
          <w:sz w:val="20"/>
          <w:szCs w:val="20"/>
        </w:rPr>
        <w:lastRenderedPageBreak/>
        <w:t>Annex</w:t>
      </w:r>
      <w:r w:rsidR="00233210">
        <w:rPr>
          <w:rFonts w:ascii="Times New Roman" w:hAnsi="Times New Roman" w:cs="Times New Roman"/>
          <w:sz w:val="20"/>
          <w:szCs w:val="20"/>
        </w:rPr>
        <w:t xml:space="preserve"> </w:t>
      </w:r>
      <w:r w:rsidR="00F445D6" w:rsidRPr="000B1042">
        <w:rPr>
          <w:rFonts w:ascii="Times New Roman" w:hAnsi="Times New Roman" w:cs="Times New Roman"/>
          <w:sz w:val="20"/>
          <w:szCs w:val="20"/>
        </w:rPr>
        <w:t>G:</w:t>
      </w:r>
      <w:r w:rsidR="00F445D6" w:rsidRPr="000B1042">
        <w:rPr>
          <w:rFonts w:ascii="Times New Roman" w:hAnsi="Times New Roman" w:cs="Times New Roman"/>
          <w:sz w:val="20"/>
          <w:szCs w:val="20"/>
        </w:rPr>
        <w:tab/>
        <w:t>List</w:t>
      </w:r>
      <w:r w:rsidR="00233210">
        <w:rPr>
          <w:rFonts w:ascii="Times New Roman" w:hAnsi="Times New Roman" w:cs="Times New Roman"/>
          <w:sz w:val="20"/>
          <w:szCs w:val="20"/>
        </w:rPr>
        <w:t xml:space="preserve"> </w:t>
      </w:r>
      <w:r w:rsidR="00F445D6" w:rsidRPr="000B1042">
        <w:rPr>
          <w:rFonts w:ascii="Times New Roman" w:hAnsi="Times New Roman" w:cs="Times New Roman"/>
          <w:sz w:val="20"/>
          <w:szCs w:val="20"/>
        </w:rPr>
        <w:t>of</w:t>
      </w:r>
      <w:r w:rsidR="00233210">
        <w:rPr>
          <w:rFonts w:ascii="Times New Roman" w:hAnsi="Times New Roman" w:cs="Times New Roman"/>
          <w:sz w:val="20"/>
          <w:szCs w:val="20"/>
        </w:rPr>
        <w:t xml:space="preserve"> </w:t>
      </w:r>
      <w:r w:rsidR="00F445D6" w:rsidRPr="000B1042">
        <w:rPr>
          <w:rFonts w:ascii="Times New Roman" w:hAnsi="Times New Roman" w:cs="Times New Roman"/>
          <w:sz w:val="20"/>
          <w:szCs w:val="20"/>
        </w:rPr>
        <w:t>participants</w:t>
      </w:r>
      <w:r w:rsidR="00233210">
        <w:rPr>
          <w:rFonts w:ascii="Times New Roman" w:hAnsi="Times New Roman" w:cs="Times New Roman"/>
          <w:sz w:val="20"/>
          <w:szCs w:val="20"/>
        </w:rPr>
        <w:t xml:space="preserve"> </w:t>
      </w:r>
      <w:r w:rsidR="00F445D6" w:rsidRPr="000B1042">
        <w:rPr>
          <w:rFonts w:ascii="Times New Roman" w:hAnsi="Times New Roman" w:cs="Times New Roman"/>
          <w:sz w:val="20"/>
          <w:szCs w:val="20"/>
        </w:rPr>
        <w:t>at</w:t>
      </w:r>
      <w:r w:rsidR="00233210">
        <w:rPr>
          <w:rFonts w:ascii="Times New Roman" w:hAnsi="Times New Roman" w:cs="Times New Roman"/>
          <w:sz w:val="20"/>
          <w:szCs w:val="20"/>
        </w:rPr>
        <w:t xml:space="preserve"> </w:t>
      </w:r>
      <w:r w:rsidR="00F2328C">
        <w:rPr>
          <w:rFonts w:ascii="Times New Roman" w:hAnsi="Times New Roman" w:cs="Times New Roman"/>
          <w:sz w:val="20"/>
          <w:szCs w:val="20"/>
        </w:rPr>
        <w:t>RAN1</w:t>
      </w:r>
      <w:r w:rsidR="00233210">
        <w:rPr>
          <w:rFonts w:ascii="Times New Roman" w:hAnsi="Times New Roman" w:cs="Times New Roman"/>
          <w:sz w:val="20"/>
          <w:szCs w:val="20"/>
        </w:rPr>
        <w:t xml:space="preserve"> </w:t>
      </w:r>
      <w:r w:rsidR="00866BB5">
        <w:rPr>
          <w:rFonts w:ascii="Times New Roman" w:hAnsi="Times New Roman" w:cs="Times New Roman"/>
          <w:sz w:val="20"/>
          <w:szCs w:val="20"/>
        </w:rPr>
        <w:t>#108-e</w:t>
      </w:r>
      <w:bookmarkEnd w:id="776"/>
    </w:p>
    <w:p w14:paraId="7AC8532D" w14:textId="77777777" w:rsidR="005C5573" w:rsidRPr="000B1042" w:rsidRDefault="005C5573" w:rsidP="005C5573">
      <w:pPr>
        <w:rPr>
          <w:szCs w:val="20"/>
        </w:rPr>
      </w:pPr>
    </w:p>
    <w:p w14:paraId="7D0188F5" w14:textId="1F89CB63" w:rsidR="007A5AC0" w:rsidRPr="000B1042" w:rsidRDefault="007A5AC0" w:rsidP="009643F7">
      <w:pPr>
        <w:rPr>
          <w:szCs w:val="20"/>
        </w:rPr>
      </w:pPr>
      <w:r w:rsidRPr="000B1042">
        <w:rPr>
          <w:szCs w:val="20"/>
        </w:rPr>
        <w:t>Please</w:t>
      </w:r>
      <w:r w:rsidR="00233210">
        <w:rPr>
          <w:szCs w:val="20"/>
        </w:rPr>
        <w:t xml:space="preserve"> </w:t>
      </w:r>
      <w:r w:rsidRPr="000B1042">
        <w:rPr>
          <w:szCs w:val="20"/>
        </w:rPr>
        <w:t>see</w:t>
      </w:r>
      <w:r w:rsidR="00233210">
        <w:rPr>
          <w:szCs w:val="20"/>
        </w:rPr>
        <w:t xml:space="preserve"> </w:t>
      </w:r>
      <w:r w:rsidRPr="000B1042">
        <w:rPr>
          <w:szCs w:val="20"/>
        </w:rPr>
        <w:t>excel</w:t>
      </w:r>
      <w:r w:rsidR="00233210">
        <w:rPr>
          <w:szCs w:val="20"/>
        </w:rPr>
        <w:t xml:space="preserve"> </w:t>
      </w:r>
      <w:r w:rsidRPr="000B1042">
        <w:rPr>
          <w:szCs w:val="20"/>
        </w:rPr>
        <w:t>file</w:t>
      </w:r>
      <w:r w:rsidR="00233210">
        <w:rPr>
          <w:szCs w:val="20"/>
        </w:rPr>
        <w:t xml:space="preserve"> </w:t>
      </w:r>
      <w:r w:rsidRPr="000B1042">
        <w:rPr>
          <w:szCs w:val="20"/>
        </w:rPr>
        <w:t>attached</w:t>
      </w:r>
      <w:r w:rsidR="00233210">
        <w:rPr>
          <w:szCs w:val="20"/>
        </w:rPr>
        <w:t xml:space="preserve"> </w:t>
      </w:r>
      <w:r w:rsidRPr="000B1042">
        <w:rPr>
          <w:szCs w:val="20"/>
        </w:rPr>
        <w:t>to</w:t>
      </w:r>
      <w:r w:rsidR="00233210">
        <w:rPr>
          <w:szCs w:val="20"/>
        </w:rPr>
        <w:t xml:space="preserve"> </w:t>
      </w:r>
      <w:r w:rsidRPr="000B1042">
        <w:rPr>
          <w:szCs w:val="20"/>
        </w:rPr>
        <w:t>this</w:t>
      </w:r>
      <w:r w:rsidR="00233210">
        <w:rPr>
          <w:szCs w:val="20"/>
        </w:rPr>
        <w:t xml:space="preserve"> </w:t>
      </w:r>
      <w:r w:rsidRPr="000B1042">
        <w:rPr>
          <w:szCs w:val="20"/>
        </w:rPr>
        <w:t>report</w:t>
      </w:r>
    </w:p>
    <w:p w14:paraId="3EF024D4" w14:textId="77777777" w:rsidR="007A5AC0" w:rsidRPr="000B1042" w:rsidRDefault="007A5AC0" w:rsidP="009643F7">
      <w:pPr>
        <w:rPr>
          <w:rFonts w:ascii="Times New Roman" w:eastAsia="SimSun" w:hAnsi="Times New Roman"/>
          <w:kern w:val="2"/>
          <w:szCs w:val="20"/>
        </w:rPr>
      </w:pPr>
    </w:p>
    <w:p w14:paraId="242BFCB6" w14:textId="2072FB69" w:rsidR="008755AE" w:rsidRPr="000B1042" w:rsidRDefault="007A5AC0" w:rsidP="008755AE">
      <w:pPr>
        <w:pStyle w:val="Heading1"/>
        <w:numPr>
          <w:ilvl w:val="0"/>
          <w:numId w:val="0"/>
        </w:numPr>
        <w:spacing w:before="0" w:after="0"/>
        <w:rPr>
          <w:rFonts w:ascii="Times New Roman" w:eastAsia="MS Mincho" w:hAnsi="Times New Roman" w:cs="Times New Roman"/>
          <w:sz w:val="20"/>
          <w:szCs w:val="20"/>
          <w:lang w:eastAsia="ja-JP"/>
        </w:rPr>
      </w:pPr>
      <w:r w:rsidRPr="000B1042">
        <w:rPr>
          <w:rFonts w:ascii="Times New Roman" w:hAnsi="Times New Roman" w:cs="Times New Roman"/>
          <w:sz w:val="20"/>
          <w:szCs w:val="20"/>
        </w:rPr>
        <w:br w:type="page"/>
      </w:r>
      <w:bookmarkStart w:id="777" w:name="_Toc436387513"/>
      <w:bookmarkStart w:id="778" w:name="_Toc98334505"/>
      <w:r w:rsidR="008755AE" w:rsidRPr="000B1042">
        <w:rPr>
          <w:rFonts w:ascii="Times New Roman" w:hAnsi="Times New Roman" w:cs="Times New Roman"/>
          <w:sz w:val="20"/>
          <w:szCs w:val="20"/>
        </w:rPr>
        <w:lastRenderedPageBreak/>
        <w:t>Annex</w:t>
      </w:r>
      <w:r w:rsidR="00233210">
        <w:rPr>
          <w:rFonts w:ascii="Times New Roman" w:hAnsi="Times New Roman" w:cs="Times New Roman"/>
          <w:sz w:val="20"/>
          <w:szCs w:val="20"/>
        </w:rPr>
        <w:t xml:space="preserve"> </w:t>
      </w:r>
      <w:r w:rsidR="008755AE" w:rsidRPr="000B1042">
        <w:rPr>
          <w:rFonts w:ascii="Times New Roman" w:hAnsi="Times New Roman" w:cs="Times New Roman"/>
          <w:sz w:val="20"/>
          <w:szCs w:val="20"/>
        </w:rPr>
        <w:t>H:</w:t>
      </w:r>
      <w:r w:rsidR="008755AE" w:rsidRPr="000B1042">
        <w:rPr>
          <w:rFonts w:ascii="Times New Roman" w:hAnsi="Times New Roman" w:cs="Times New Roman"/>
          <w:sz w:val="20"/>
          <w:szCs w:val="20"/>
        </w:rPr>
        <w:tab/>
        <w:t>TSG</w:t>
      </w:r>
      <w:r w:rsidR="00233210">
        <w:rPr>
          <w:rFonts w:ascii="Times New Roman" w:hAnsi="Times New Roman" w:cs="Times New Roman"/>
          <w:sz w:val="20"/>
          <w:szCs w:val="20"/>
        </w:rPr>
        <w:t xml:space="preserve"> </w:t>
      </w:r>
      <w:r w:rsidR="008755AE" w:rsidRPr="000B1042">
        <w:rPr>
          <w:rFonts w:ascii="Times New Roman" w:hAnsi="Times New Roman" w:cs="Times New Roman"/>
          <w:sz w:val="20"/>
          <w:szCs w:val="20"/>
        </w:rPr>
        <w:t>RAN</w:t>
      </w:r>
      <w:r w:rsidR="00233210">
        <w:rPr>
          <w:rFonts w:ascii="Times New Roman" w:hAnsi="Times New Roman" w:cs="Times New Roman"/>
          <w:sz w:val="20"/>
          <w:szCs w:val="20"/>
        </w:rPr>
        <w:t xml:space="preserve"> </w:t>
      </w:r>
      <w:r w:rsidR="008755AE" w:rsidRPr="000B1042">
        <w:rPr>
          <w:rFonts w:ascii="Times New Roman" w:hAnsi="Times New Roman" w:cs="Times New Roman"/>
          <w:sz w:val="20"/>
          <w:szCs w:val="20"/>
        </w:rPr>
        <w:t>WG1</w:t>
      </w:r>
      <w:r w:rsidR="00233210">
        <w:rPr>
          <w:rFonts w:ascii="Times New Roman" w:hAnsi="Times New Roman" w:cs="Times New Roman"/>
          <w:sz w:val="20"/>
          <w:szCs w:val="20"/>
        </w:rPr>
        <w:t xml:space="preserve"> </w:t>
      </w:r>
      <w:r w:rsidR="008755AE" w:rsidRPr="000B1042">
        <w:rPr>
          <w:rFonts w:ascii="Times New Roman" w:hAnsi="Times New Roman" w:cs="Times New Roman"/>
          <w:sz w:val="20"/>
          <w:szCs w:val="20"/>
        </w:rPr>
        <w:t>meetings</w:t>
      </w:r>
      <w:r w:rsidR="00233210">
        <w:rPr>
          <w:rFonts w:ascii="Times New Roman" w:hAnsi="Times New Roman" w:cs="Times New Roman"/>
          <w:sz w:val="20"/>
          <w:szCs w:val="20"/>
        </w:rPr>
        <w:t xml:space="preserve"> </w:t>
      </w:r>
      <w:r w:rsidR="008755AE" w:rsidRPr="000B1042">
        <w:rPr>
          <w:rFonts w:ascii="Times New Roman" w:hAnsi="Times New Roman" w:cs="Times New Roman"/>
          <w:sz w:val="20"/>
          <w:szCs w:val="20"/>
        </w:rPr>
        <w:t>in</w:t>
      </w:r>
      <w:r w:rsidR="00233210">
        <w:rPr>
          <w:rFonts w:ascii="Times New Roman" w:hAnsi="Times New Roman" w:cs="Times New Roman"/>
          <w:sz w:val="20"/>
          <w:szCs w:val="20"/>
        </w:rPr>
        <w:t xml:space="preserve"> </w:t>
      </w:r>
      <w:r w:rsidR="008755AE" w:rsidRPr="000B1042">
        <w:rPr>
          <w:rFonts w:ascii="Times New Roman" w:eastAsia="MS Mincho" w:hAnsi="Times New Roman" w:cs="Times New Roman"/>
          <w:sz w:val="20"/>
          <w:szCs w:val="20"/>
          <w:lang w:eastAsia="ja-JP"/>
        </w:rPr>
        <w:t>20</w:t>
      </w:r>
      <w:r w:rsidR="00104FF5">
        <w:rPr>
          <w:rFonts w:ascii="Times New Roman" w:eastAsia="MS Mincho" w:hAnsi="Times New Roman" w:cs="Times New Roman"/>
          <w:sz w:val="20"/>
          <w:szCs w:val="20"/>
          <w:lang w:eastAsia="ja-JP"/>
        </w:rPr>
        <w:t>2</w:t>
      </w:r>
      <w:r w:rsidR="00491EF0">
        <w:rPr>
          <w:rFonts w:ascii="Times New Roman" w:eastAsia="MS Mincho" w:hAnsi="Times New Roman" w:cs="Times New Roman"/>
          <w:sz w:val="20"/>
          <w:szCs w:val="20"/>
          <w:lang w:eastAsia="ja-JP"/>
        </w:rPr>
        <w:t>2</w:t>
      </w:r>
      <w:r w:rsidR="00233210">
        <w:rPr>
          <w:rFonts w:ascii="Times New Roman" w:eastAsia="MS Mincho" w:hAnsi="Times New Roman" w:cs="Times New Roman"/>
          <w:sz w:val="20"/>
          <w:szCs w:val="20"/>
          <w:lang w:eastAsia="ja-JP"/>
        </w:rPr>
        <w:t xml:space="preserve"> </w:t>
      </w:r>
      <w:r w:rsidR="008755AE" w:rsidRPr="000B1042">
        <w:rPr>
          <w:rFonts w:ascii="Times New Roman" w:eastAsia="MS Mincho" w:hAnsi="Times New Roman" w:cs="Times New Roman"/>
          <w:sz w:val="20"/>
          <w:szCs w:val="20"/>
          <w:lang w:eastAsia="ja-JP"/>
        </w:rPr>
        <w:t>–</w:t>
      </w:r>
      <w:r w:rsidR="00233210">
        <w:rPr>
          <w:rFonts w:ascii="Times New Roman" w:eastAsia="MS Mincho" w:hAnsi="Times New Roman" w:cs="Times New Roman"/>
          <w:sz w:val="20"/>
          <w:szCs w:val="20"/>
          <w:lang w:eastAsia="ja-JP"/>
        </w:rPr>
        <w:t xml:space="preserve"> </w:t>
      </w:r>
      <w:r w:rsidR="008755AE" w:rsidRPr="000B1042">
        <w:rPr>
          <w:rFonts w:ascii="Times New Roman" w:eastAsia="MS Mincho" w:hAnsi="Times New Roman" w:cs="Times New Roman"/>
          <w:sz w:val="20"/>
          <w:szCs w:val="20"/>
          <w:lang w:eastAsia="ja-JP"/>
        </w:rPr>
        <w:t>20</w:t>
      </w:r>
      <w:bookmarkEnd w:id="777"/>
      <w:r w:rsidR="00136559">
        <w:rPr>
          <w:rFonts w:ascii="Times New Roman" w:eastAsia="MS Mincho" w:hAnsi="Times New Roman" w:cs="Times New Roman"/>
          <w:sz w:val="20"/>
          <w:szCs w:val="20"/>
          <w:lang w:eastAsia="ja-JP"/>
        </w:rPr>
        <w:t>2</w:t>
      </w:r>
      <w:r w:rsidR="00491EF0">
        <w:rPr>
          <w:rFonts w:ascii="Times New Roman" w:eastAsia="MS Mincho" w:hAnsi="Times New Roman" w:cs="Times New Roman"/>
          <w:sz w:val="20"/>
          <w:szCs w:val="20"/>
          <w:lang w:eastAsia="ja-JP"/>
        </w:rPr>
        <w:t>3</w:t>
      </w:r>
      <w:bookmarkEnd w:id="778"/>
    </w:p>
    <w:p w14:paraId="468AA5E3" w14:textId="77777777" w:rsidR="008755AE" w:rsidRPr="000B1042" w:rsidRDefault="008755AE" w:rsidP="008755AE">
      <w:pPr>
        <w:rPr>
          <w:szCs w:val="20"/>
          <w:lang w:eastAsia="ja-JP"/>
        </w:rPr>
      </w:pPr>
    </w:p>
    <w:tbl>
      <w:tblPr>
        <w:tblW w:w="106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348"/>
        <w:gridCol w:w="1119"/>
        <w:gridCol w:w="3151"/>
        <w:gridCol w:w="1975"/>
        <w:gridCol w:w="1008"/>
      </w:tblGrid>
      <w:tr w:rsidR="00F40D66" w:rsidRPr="000B1042" w14:paraId="38078086" w14:textId="77777777" w:rsidTr="00765707">
        <w:trPr>
          <w:cantSplit/>
          <w:trHeight w:val="255"/>
          <w:jc w:val="center"/>
        </w:trPr>
        <w:tc>
          <w:tcPr>
            <w:tcW w:w="3348" w:type="dxa"/>
            <w:shd w:val="clear" w:color="auto" w:fill="FFFFCC"/>
            <w:noWrap/>
            <w:vAlign w:val="center"/>
          </w:tcPr>
          <w:p w14:paraId="1BE737CE" w14:textId="77777777" w:rsidR="00F40D66" w:rsidRPr="000B1042" w:rsidRDefault="00F40D66" w:rsidP="00765707">
            <w:pPr>
              <w:rPr>
                <w:rFonts w:ascii="Times New Roman" w:eastAsia="Arial Unicode MS" w:hAnsi="Times New Roman"/>
                <w:b/>
                <w:bCs/>
                <w:szCs w:val="20"/>
              </w:rPr>
            </w:pPr>
            <w:r w:rsidRPr="000B1042">
              <w:rPr>
                <w:rFonts w:ascii="Times New Roman" w:hAnsi="Times New Roman"/>
                <w:b/>
                <w:bCs/>
                <w:szCs w:val="20"/>
              </w:rPr>
              <w:t>TITLE</w:t>
            </w:r>
          </w:p>
        </w:tc>
        <w:tc>
          <w:tcPr>
            <w:tcW w:w="1119" w:type="dxa"/>
            <w:shd w:val="clear" w:color="auto" w:fill="FFFFCC"/>
            <w:noWrap/>
            <w:vAlign w:val="center"/>
          </w:tcPr>
          <w:p w14:paraId="10549FE6" w14:textId="77777777" w:rsidR="00F40D66" w:rsidRPr="000B1042" w:rsidRDefault="00F40D66" w:rsidP="00765707">
            <w:pPr>
              <w:rPr>
                <w:rFonts w:ascii="Times New Roman" w:eastAsia="Arial Unicode MS" w:hAnsi="Times New Roman"/>
                <w:b/>
                <w:bCs/>
                <w:szCs w:val="20"/>
              </w:rPr>
            </w:pPr>
            <w:r w:rsidRPr="000B1042">
              <w:rPr>
                <w:rFonts w:ascii="Times New Roman" w:hAnsi="Times New Roman"/>
                <w:b/>
                <w:bCs/>
                <w:szCs w:val="20"/>
              </w:rPr>
              <w:t>TYPE</w:t>
            </w:r>
          </w:p>
        </w:tc>
        <w:tc>
          <w:tcPr>
            <w:tcW w:w="3151" w:type="dxa"/>
            <w:shd w:val="clear" w:color="auto" w:fill="FFFFCC"/>
            <w:noWrap/>
            <w:vAlign w:val="center"/>
          </w:tcPr>
          <w:p w14:paraId="1986E7AA" w14:textId="77777777" w:rsidR="00F40D66" w:rsidRPr="000B1042" w:rsidRDefault="00F40D66" w:rsidP="00765707">
            <w:pPr>
              <w:rPr>
                <w:rFonts w:ascii="Times New Roman" w:eastAsia="Arial Unicode MS" w:hAnsi="Times New Roman"/>
                <w:b/>
                <w:bCs/>
                <w:szCs w:val="20"/>
              </w:rPr>
            </w:pPr>
            <w:r w:rsidRPr="000B1042">
              <w:rPr>
                <w:rFonts w:ascii="Times New Roman" w:hAnsi="Times New Roman"/>
                <w:b/>
                <w:bCs/>
                <w:szCs w:val="20"/>
              </w:rPr>
              <w:t>DATES</w:t>
            </w:r>
          </w:p>
        </w:tc>
        <w:tc>
          <w:tcPr>
            <w:tcW w:w="1975" w:type="dxa"/>
            <w:shd w:val="clear" w:color="auto" w:fill="FFFFCC"/>
            <w:noWrap/>
            <w:vAlign w:val="center"/>
          </w:tcPr>
          <w:p w14:paraId="67722592" w14:textId="77777777" w:rsidR="00F40D66" w:rsidRPr="000B1042" w:rsidRDefault="00F40D66" w:rsidP="00765707">
            <w:pPr>
              <w:rPr>
                <w:rFonts w:ascii="Times New Roman" w:eastAsia="Arial Unicode MS" w:hAnsi="Times New Roman"/>
                <w:b/>
                <w:bCs/>
                <w:szCs w:val="20"/>
              </w:rPr>
            </w:pPr>
            <w:r w:rsidRPr="000B1042">
              <w:rPr>
                <w:rFonts w:ascii="Times New Roman" w:hAnsi="Times New Roman"/>
                <w:b/>
                <w:bCs/>
                <w:szCs w:val="20"/>
              </w:rPr>
              <w:t>LOCATION</w:t>
            </w:r>
          </w:p>
        </w:tc>
        <w:tc>
          <w:tcPr>
            <w:tcW w:w="1008" w:type="dxa"/>
            <w:shd w:val="clear" w:color="auto" w:fill="FFFFCC"/>
            <w:noWrap/>
            <w:vAlign w:val="center"/>
          </w:tcPr>
          <w:p w14:paraId="21183073" w14:textId="77777777" w:rsidR="00F40D66" w:rsidRPr="000B1042" w:rsidRDefault="00F40D66" w:rsidP="00765707">
            <w:pPr>
              <w:rPr>
                <w:rFonts w:ascii="Times New Roman" w:eastAsia="Arial Unicode MS" w:hAnsi="Times New Roman"/>
                <w:b/>
                <w:bCs/>
                <w:szCs w:val="20"/>
              </w:rPr>
            </w:pPr>
            <w:r w:rsidRPr="000B1042">
              <w:rPr>
                <w:rFonts w:ascii="Times New Roman" w:hAnsi="Times New Roman"/>
                <w:b/>
                <w:bCs/>
                <w:szCs w:val="20"/>
              </w:rPr>
              <w:t>CTRY</w:t>
            </w:r>
          </w:p>
        </w:tc>
      </w:tr>
      <w:tr w:rsidR="00174AA2" w:rsidRPr="001351FA" w14:paraId="2F8C4BF1" w14:textId="77777777" w:rsidTr="00765707">
        <w:trPr>
          <w:cantSplit/>
          <w:trHeight w:val="20"/>
          <w:jc w:val="center"/>
        </w:trPr>
        <w:tc>
          <w:tcPr>
            <w:tcW w:w="3348" w:type="dxa"/>
            <w:noWrap/>
            <w:tcMar>
              <w:top w:w="57" w:type="dxa"/>
              <w:left w:w="57" w:type="dxa"/>
              <w:bottom w:w="57" w:type="dxa"/>
              <w:right w:w="57" w:type="dxa"/>
            </w:tcMar>
          </w:tcPr>
          <w:p w14:paraId="0D0F5AAD" w14:textId="3EE597C1" w:rsidR="00174AA2" w:rsidRPr="001351FA" w:rsidRDefault="00174AA2" w:rsidP="00174AA2">
            <w:pPr>
              <w:rPr>
                <w:rFonts w:ascii="Times New Roman" w:hAnsi="Times New Roman"/>
                <w:strike/>
                <w:szCs w:val="20"/>
                <w:u w:val="single"/>
              </w:rPr>
            </w:pPr>
            <w:r w:rsidRPr="001351FA">
              <w:rPr>
                <w:rFonts w:ascii="Times New Roman" w:hAnsi="Times New Roman"/>
                <w:strike/>
                <w:szCs w:val="20"/>
                <w:u w:val="single"/>
              </w:rPr>
              <w:t>3GPPRAN1#108bis</w:t>
            </w:r>
          </w:p>
        </w:tc>
        <w:tc>
          <w:tcPr>
            <w:tcW w:w="1119" w:type="dxa"/>
            <w:noWrap/>
            <w:tcMar>
              <w:top w:w="57" w:type="dxa"/>
              <w:left w:w="57" w:type="dxa"/>
              <w:bottom w:w="57" w:type="dxa"/>
              <w:right w:w="57" w:type="dxa"/>
            </w:tcMar>
          </w:tcPr>
          <w:p w14:paraId="21165D6A" w14:textId="4597630C" w:rsidR="00174AA2" w:rsidRPr="001351FA" w:rsidRDefault="00174AA2" w:rsidP="00174AA2">
            <w:pPr>
              <w:rPr>
                <w:rFonts w:ascii="Times New Roman" w:hAnsi="Times New Roman"/>
                <w:strike/>
                <w:szCs w:val="20"/>
                <w:u w:val="single"/>
              </w:rPr>
            </w:pPr>
            <w:r w:rsidRPr="001351FA">
              <w:rPr>
                <w:rFonts w:ascii="Times New Roman" w:hAnsi="Times New Roman"/>
                <w:strike/>
                <w:szCs w:val="20"/>
                <w:u w:val="single"/>
              </w:rPr>
              <w:t>WG</w:t>
            </w:r>
            <w:r w:rsidR="00182185" w:rsidRPr="001351FA">
              <w:rPr>
                <w:rFonts w:ascii="Times New Roman" w:hAnsi="Times New Roman"/>
                <w:strike/>
                <w:szCs w:val="20"/>
                <w:u w:val="single"/>
              </w:rPr>
              <w:t xml:space="preserve"> (TBC)</w:t>
            </w:r>
          </w:p>
        </w:tc>
        <w:tc>
          <w:tcPr>
            <w:tcW w:w="3151" w:type="dxa"/>
            <w:noWrap/>
            <w:tcMar>
              <w:top w:w="57" w:type="dxa"/>
              <w:left w:w="57" w:type="dxa"/>
              <w:bottom w:w="57" w:type="dxa"/>
              <w:right w:w="57" w:type="dxa"/>
            </w:tcMar>
            <w:vAlign w:val="center"/>
          </w:tcPr>
          <w:p w14:paraId="720A78AE" w14:textId="48A9F9FB" w:rsidR="00174AA2" w:rsidRPr="001351FA" w:rsidRDefault="002210A8" w:rsidP="00174AA2">
            <w:pPr>
              <w:rPr>
                <w:rFonts w:ascii="Times New Roman" w:hAnsi="Times New Roman"/>
                <w:strike/>
                <w:szCs w:val="20"/>
              </w:rPr>
            </w:pPr>
            <w:r w:rsidRPr="001351FA">
              <w:rPr>
                <w:rFonts w:ascii="Times New Roman" w:hAnsi="Times New Roman"/>
                <w:strike/>
                <w:szCs w:val="20"/>
              </w:rPr>
              <w:t>04 - 08 Apr 2022</w:t>
            </w:r>
          </w:p>
        </w:tc>
        <w:tc>
          <w:tcPr>
            <w:tcW w:w="1975" w:type="dxa"/>
            <w:noWrap/>
            <w:tcMar>
              <w:top w:w="57" w:type="dxa"/>
              <w:left w:w="57" w:type="dxa"/>
              <w:bottom w:w="57" w:type="dxa"/>
              <w:right w:w="57" w:type="dxa"/>
            </w:tcMar>
          </w:tcPr>
          <w:p w14:paraId="16C4AEDD" w14:textId="02D845A2" w:rsidR="00174AA2" w:rsidRPr="001351FA" w:rsidRDefault="002210A8" w:rsidP="00174AA2">
            <w:pPr>
              <w:rPr>
                <w:rFonts w:ascii="Times New Roman" w:eastAsia="Arial Unicode MS" w:hAnsi="Times New Roman"/>
                <w:strike/>
                <w:szCs w:val="20"/>
              </w:rPr>
            </w:pPr>
            <w:r w:rsidRPr="001351FA">
              <w:rPr>
                <w:rFonts w:ascii="Times New Roman" w:eastAsia="Arial Unicode MS" w:hAnsi="Times New Roman"/>
                <w:strike/>
                <w:szCs w:val="20"/>
              </w:rPr>
              <w:t>TBD</w:t>
            </w:r>
          </w:p>
        </w:tc>
        <w:tc>
          <w:tcPr>
            <w:tcW w:w="1008" w:type="dxa"/>
            <w:noWrap/>
            <w:tcMar>
              <w:top w:w="57" w:type="dxa"/>
              <w:left w:w="57" w:type="dxa"/>
              <w:bottom w:w="57" w:type="dxa"/>
              <w:right w:w="57" w:type="dxa"/>
            </w:tcMar>
          </w:tcPr>
          <w:p w14:paraId="12750D4F" w14:textId="6834921B" w:rsidR="00174AA2" w:rsidRPr="001351FA" w:rsidRDefault="00174AA2" w:rsidP="00174AA2">
            <w:pPr>
              <w:rPr>
                <w:rFonts w:ascii="Times New Roman" w:eastAsia="Arial Unicode MS" w:hAnsi="Times New Roman"/>
                <w:strike/>
                <w:szCs w:val="20"/>
              </w:rPr>
            </w:pPr>
            <w:r w:rsidRPr="001351FA">
              <w:rPr>
                <w:rFonts w:ascii="Times New Roman" w:eastAsia="Arial Unicode MS" w:hAnsi="Times New Roman"/>
                <w:strike/>
                <w:szCs w:val="20"/>
              </w:rPr>
              <w:t>US</w:t>
            </w:r>
          </w:p>
        </w:tc>
      </w:tr>
      <w:tr w:rsidR="002210A8" w:rsidRPr="00174AA2" w14:paraId="0D5E5169" w14:textId="77777777" w:rsidTr="00765707">
        <w:trPr>
          <w:cantSplit/>
          <w:trHeight w:val="20"/>
          <w:jc w:val="center"/>
        </w:trPr>
        <w:tc>
          <w:tcPr>
            <w:tcW w:w="3348" w:type="dxa"/>
            <w:noWrap/>
            <w:tcMar>
              <w:top w:w="57" w:type="dxa"/>
              <w:left w:w="57" w:type="dxa"/>
              <w:bottom w:w="57" w:type="dxa"/>
              <w:right w:w="57" w:type="dxa"/>
            </w:tcMar>
          </w:tcPr>
          <w:p w14:paraId="6B658F71" w14:textId="77777777" w:rsidR="002210A8" w:rsidRPr="001351FA" w:rsidRDefault="002210A8" w:rsidP="002210A8">
            <w:pPr>
              <w:rPr>
                <w:rFonts w:ascii="Times New Roman" w:hAnsi="Times New Roman"/>
                <w:strike/>
                <w:szCs w:val="20"/>
                <w:u w:val="single"/>
              </w:rPr>
            </w:pPr>
            <w:r w:rsidRPr="001351FA">
              <w:rPr>
                <w:rFonts w:ascii="Times New Roman" w:hAnsi="Times New Roman"/>
                <w:strike/>
                <w:szCs w:val="20"/>
                <w:u w:val="single"/>
              </w:rPr>
              <w:t>3GPPRAN1#109</w:t>
            </w:r>
          </w:p>
          <w:p w14:paraId="132B9C44" w14:textId="65BB6E2F" w:rsidR="001351FA" w:rsidRPr="00174AA2" w:rsidRDefault="001351FA" w:rsidP="002210A8">
            <w:pPr>
              <w:rPr>
                <w:rFonts w:ascii="Times New Roman" w:hAnsi="Times New Roman"/>
                <w:szCs w:val="20"/>
                <w:u w:val="single"/>
              </w:rPr>
            </w:pPr>
            <w:r w:rsidRPr="00182185">
              <w:rPr>
                <w:rFonts w:ascii="Times New Roman" w:hAnsi="Times New Roman"/>
                <w:color w:val="FF0000"/>
                <w:szCs w:val="20"/>
                <w:u w:val="single"/>
              </w:rPr>
              <w:t>3GPPRAN1#10</w:t>
            </w:r>
            <w:r>
              <w:rPr>
                <w:rFonts w:ascii="Times New Roman" w:hAnsi="Times New Roman"/>
                <w:color w:val="FF0000"/>
                <w:szCs w:val="20"/>
                <w:u w:val="single"/>
              </w:rPr>
              <w:t>9</w:t>
            </w:r>
            <w:r w:rsidRPr="00182185">
              <w:rPr>
                <w:rFonts w:ascii="Times New Roman" w:hAnsi="Times New Roman"/>
                <w:color w:val="FF0000"/>
                <w:szCs w:val="20"/>
                <w:u w:val="single"/>
              </w:rPr>
              <w:t>-e</w:t>
            </w:r>
          </w:p>
        </w:tc>
        <w:tc>
          <w:tcPr>
            <w:tcW w:w="1119" w:type="dxa"/>
            <w:noWrap/>
            <w:tcMar>
              <w:top w:w="57" w:type="dxa"/>
              <w:left w:w="57" w:type="dxa"/>
              <w:bottom w:w="57" w:type="dxa"/>
              <w:right w:w="57" w:type="dxa"/>
            </w:tcMar>
          </w:tcPr>
          <w:p w14:paraId="07577EA6" w14:textId="77777777" w:rsidR="002210A8" w:rsidRPr="001351FA" w:rsidRDefault="002210A8" w:rsidP="002210A8">
            <w:pPr>
              <w:rPr>
                <w:rFonts w:ascii="Times New Roman" w:hAnsi="Times New Roman"/>
                <w:strike/>
                <w:szCs w:val="20"/>
                <w:u w:val="single"/>
              </w:rPr>
            </w:pPr>
            <w:r w:rsidRPr="001351FA">
              <w:rPr>
                <w:rFonts w:ascii="Times New Roman" w:hAnsi="Times New Roman"/>
                <w:strike/>
                <w:szCs w:val="20"/>
                <w:u w:val="single"/>
              </w:rPr>
              <w:t>WG</w:t>
            </w:r>
          </w:p>
          <w:p w14:paraId="0B168FCF" w14:textId="32D6B14D" w:rsidR="001351FA" w:rsidRPr="00174AA2" w:rsidRDefault="001351FA" w:rsidP="002210A8">
            <w:pPr>
              <w:rPr>
                <w:rFonts w:ascii="Times New Roman" w:hAnsi="Times New Roman"/>
                <w:szCs w:val="20"/>
                <w:u w:val="single"/>
              </w:rPr>
            </w:pPr>
            <w:r w:rsidRPr="00182185">
              <w:rPr>
                <w:rFonts w:ascii="Times New Roman" w:hAnsi="Times New Roman"/>
                <w:color w:val="FF0000"/>
                <w:szCs w:val="20"/>
                <w:u w:val="single"/>
              </w:rPr>
              <w:t>AH</w:t>
            </w:r>
          </w:p>
        </w:tc>
        <w:tc>
          <w:tcPr>
            <w:tcW w:w="3151" w:type="dxa"/>
            <w:noWrap/>
            <w:tcMar>
              <w:top w:w="57" w:type="dxa"/>
              <w:left w:w="57" w:type="dxa"/>
              <w:bottom w:w="57" w:type="dxa"/>
              <w:right w:w="57" w:type="dxa"/>
            </w:tcMar>
            <w:vAlign w:val="center"/>
          </w:tcPr>
          <w:p w14:paraId="56D9E473" w14:textId="77777777" w:rsidR="002210A8" w:rsidRPr="001351FA" w:rsidRDefault="002210A8" w:rsidP="002210A8">
            <w:pPr>
              <w:rPr>
                <w:rFonts w:ascii="Times New Roman" w:hAnsi="Times New Roman"/>
                <w:strike/>
                <w:szCs w:val="20"/>
              </w:rPr>
            </w:pPr>
            <w:r w:rsidRPr="001351FA">
              <w:rPr>
                <w:rFonts w:ascii="Times New Roman" w:hAnsi="Times New Roman"/>
                <w:strike/>
                <w:szCs w:val="20"/>
              </w:rPr>
              <w:t>16 - 20 May 2022</w:t>
            </w:r>
          </w:p>
          <w:p w14:paraId="7B97A707" w14:textId="3E4100AF" w:rsidR="001351FA" w:rsidRPr="00174AA2" w:rsidRDefault="001351FA" w:rsidP="002210A8">
            <w:pPr>
              <w:rPr>
                <w:rFonts w:ascii="Times New Roman" w:hAnsi="Times New Roman"/>
                <w:szCs w:val="20"/>
              </w:rPr>
            </w:pPr>
            <w:r>
              <w:rPr>
                <w:rFonts w:ascii="Times New Roman" w:hAnsi="Times New Roman"/>
                <w:color w:val="FF0000"/>
                <w:szCs w:val="20"/>
              </w:rPr>
              <w:t>09</w:t>
            </w:r>
            <w:r w:rsidRPr="00182185">
              <w:rPr>
                <w:rFonts w:ascii="Times New Roman" w:hAnsi="Times New Roman"/>
                <w:color w:val="FF0000"/>
                <w:szCs w:val="20"/>
              </w:rPr>
              <w:t xml:space="preserve"> </w:t>
            </w:r>
            <w:r>
              <w:rPr>
                <w:rFonts w:ascii="Times New Roman" w:hAnsi="Times New Roman"/>
                <w:color w:val="FF0000"/>
                <w:szCs w:val="20"/>
              </w:rPr>
              <w:t>–</w:t>
            </w:r>
            <w:r w:rsidRPr="00182185">
              <w:rPr>
                <w:rFonts w:ascii="Times New Roman" w:hAnsi="Times New Roman"/>
                <w:color w:val="FF0000"/>
                <w:szCs w:val="20"/>
              </w:rPr>
              <w:t xml:space="preserve"> 2</w:t>
            </w:r>
            <w:r>
              <w:rPr>
                <w:rFonts w:ascii="Times New Roman" w:hAnsi="Times New Roman"/>
                <w:color w:val="FF0000"/>
                <w:szCs w:val="20"/>
              </w:rPr>
              <w:t>0 May</w:t>
            </w:r>
            <w:r w:rsidRPr="00182185">
              <w:rPr>
                <w:rFonts w:ascii="Times New Roman" w:hAnsi="Times New Roman"/>
                <w:color w:val="FF0000"/>
                <w:szCs w:val="20"/>
              </w:rPr>
              <w:t xml:space="preserve"> 2022</w:t>
            </w:r>
          </w:p>
        </w:tc>
        <w:tc>
          <w:tcPr>
            <w:tcW w:w="1975" w:type="dxa"/>
            <w:noWrap/>
            <w:tcMar>
              <w:top w:w="57" w:type="dxa"/>
              <w:left w:w="57" w:type="dxa"/>
              <w:bottom w:w="57" w:type="dxa"/>
              <w:right w:w="57" w:type="dxa"/>
            </w:tcMar>
          </w:tcPr>
          <w:p w14:paraId="0BAA50BB" w14:textId="77777777" w:rsidR="002210A8" w:rsidRPr="001351FA" w:rsidRDefault="002210A8" w:rsidP="002210A8">
            <w:pPr>
              <w:rPr>
                <w:rFonts w:ascii="Times New Roman" w:eastAsia="Arial Unicode MS" w:hAnsi="Times New Roman"/>
                <w:strike/>
                <w:szCs w:val="20"/>
              </w:rPr>
            </w:pPr>
            <w:r w:rsidRPr="001351FA">
              <w:rPr>
                <w:rFonts w:ascii="Times New Roman" w:eastAsia="Arial Unicode MS" w:hAnsi="Times New Roman"/>
                <w:strike/>
                <w:szCs w:val="20"/>
              </w:rPr>
              <w:t>TBD</w:t>
            </w:r>
          </w:p>
          <w:p w14:paraId="03EFA58B" w14:textId="3FE7A74C" w:rsidR="001351FA" w:rsidRPr="00174AA2" w:rsidRDefault="001351FA" w:rsidP="002210A8">
            <w:pPr>
              <w:rPr>
                <w:rFonts w:ascii="Times New Roman" w:eastAsia="Arial Unicode MS" w:hAnsi="Times New Roman"/>
                <w:szCs w:val="20"/>
              </w:rPr>
            </w:pPr>
            <w:r w:rsidRPr="00182185">
              <w:rPr>
                <w:rFonts w:ascii="Times New Roman" w:eastAsia="Arial Unicode MS" w:hAnsi="Times New Roman"/>
                <w:color w:val="FF0000"/>
                <w:szCs w:val="20"/>
              </w:rPr>
              <w:t>e-meeting</w:t>
            </w:r>
          </w:p>
        </w:tc>
        <w:tc>
          <w:tcPr>
            <w:tcW w:w="1008" w:type="dxa"/>
            <w:noWrap/>
            <w:tcMar>
              <w:top w:w="57" w:type="dxa"/>
              <w:left w:w="57" w:type="dxa"/>
              <w:bottom w:w="57" w:type="dxa"/>
              <w:right w:w="57" w:type="dxa"/>
            </w:tcMar>
          </w:tcPr>
          <w:p w14:paraId="1BAE6B7D" w14:textId="5F9A3A19" w:rsidR="002210A8" w:rsidRPr="001351FA" w:rsidRDefault="002210A8" w:rsidP="002210A8">
            <w:pPr>
              <w:rPr>
                <w:rFonts w:ascii="Times New Roman" w:eastAsia="Arial Unicode MS" w:hAnsi="Times New Roman"/>
                <w:strike/>
                <w:szCs w:val="20"/>
              </w:rPr>
            </w:pPr>
            <w:r w:rsidRPr="001351FA">
              <w:rPr>
                <w:rFonts w:ascii="Times New Roman" w:eastAsia="Arial Unicode MS" w:hAnsi="Times New Roman"/>
                <w:strike/>
                <w:szCs w:val="20"/>
              </w:rPr>
              <w:t>China</w:t>
            </w:r>
          </w:p>
        </w:tc>
      </w:tr>
      <w:tr w:rsidR="00182185" w:rsidRPr="00174AA2" w14:paraId="52F3B034" w14:textId="77777777" w:rsidTr="00765707">
        <w:trPr>
          <w:cantSplit/>
          <w:trHeight w:val="20"/>
          <w:jc w:val="center"/>
        </w:trPr>
        <w:tc>
          <w:tcPr>
            <w:tcW w:w="3348" w:type="dxa"/>
            <w:noWrap/>
            <w:tcMar>
              <w:top w:w="57" w:type="dxa"/>
              <w:left w:w="57" w:type="dxa"/>
              <w:bottom w:w="57" w:type="dxa"/>
              <w:right w:w="57" w:type="dxa"/>
            </w:tcMar>
          </w:tcPr>
          <w:p w14:paraId="51B2633E" w14:textId="7BB4C1CF" w:rsidR="00182185" w:rsidRPr="00174AA2" w:rsidRDefault="00182185" w:rsidP="00182185">
            <w:pPr>
              <w:rPr>
                <w:rFonts w:ascii="Times New Roman" w:hAnsi="Times New Roman"/>
                <w:szCs w:val="20"/>
                <w:u w:val="single"/>
              </w:rPr>
            </w:pPr>
            <w:r w:rsidRPr="00174AA2">
              <w:rPr>
                <w:rFonts w:ascii="Times New Roman" w:hAnsi="Times New Roman"/>
                <w:szCs w:val="20"/>
                <w:u w:val="single"/>
              </w:rPr>
              <w:t>3GPPRAN1#1</w:t>
            </w:r>
            <w:r>
              <w:rPr>
                <w:rFonts w:ascii="Times New Roman" w:hAnsi="Times New Roman"/>
                <w:szCs w:val="20"/>
                <w:u w:val="single"/>
              </w:rPr>
              <w:t>10</w:t>
            </w:r>
          </w:p>
        </w:tc>
        <w:tc>
          <w:tcPr>
            <w:tcW w:w="1119" w:type="dxa"/>
            <w:noWrap/>
            <w:tcMar>
              <w:top w:w="57" w:type="dxa"/>
              <w:left w:w="57" w:type="dxa"/>
              <w:bottom w:w="57" w:type="dxa"/>
              <w:right w:w="57" w:type="dxa"/>
            </w:tcMar>
          </w:tcPr>
          <w:p w14:paraId="43962208" w14:textId="2DE8BC42" w:rsidR="00182185" w:rsidRPr="00174AA2" w:rsidRDefault="00182185" w:rsidP="00182185">
            <w:pPr>
              <w:rPr>
                <w:rFonts w:ascii="Times New Roman" w:hAnsi="Times New Roman"/>
                <w:szCs w:val="20"/>
                <w:u w:val="single"/>
              </w:rPr>
            </w:pPr>
            <w:r>
              <w:rPr>
                <w:rFonts w:ascii="Times New Roman" w:hAnsi="Times New Roman"/>
                <w:szCs w:val="20"/>
                <w:u w:val="single"/>
              </w:rPr>
              <w:t>WG (TBC)</w:t>
            </w:r>
          </w:p>
        </w:tc>
        <w:tc>
          <w:tcPr>
            <w:tcW w:w="3151" w:type="dxa"/>
            <w:noWrap/>
            <w:tcMar>
              <w:top w:w="57" w:type="dxa"/>
              <w:left w:w="57" w:type="dxa"/>
              <w:bottom w:w="57" w:type="dxa"/>
              <w:right w:w="57" w:type="dxa"/>
            </w:tcMar>
            <w:vAlign w:val="center"/>
          </w:tcPr>
          <w:p w14:paraId="71A464F2" w14:textId="31709114" w:rsidR="00182185" w:rsidRPr="00174AA2" w:rsidRDefault="00182185" w:rsidP="00182185">
            <w:pPr>
              <w:rPr>
                <w:rFonts w:ascii="Times New Roman" w:hAnsi="Times New Roman"/>
                <w:szCs w:val="20"/>
              </w:rPr>
            </w:pPr>
            <w:r>
              <w:rPr>
                <w:rFonts w:ascii="Times New Roman" w:hAnsi="Times New Roman"/>
                <w:szCs w:val="20"/>
              </w:rPr>
              <w:t>22 - 26 Aug 2022</w:t>
            </w:r>
          </w:p>
        </w:tc>
        <w:tc>
          <w:tcPr>
            <w:tcW w:w="1975" w:type="dxa"/>
            <w:noWrap/>
            <w:tcMar>
              <w:top w:w="57" w:type="dxa"/>
              <w:left w:w="57" w:type="dxa"/>
              <w:bottom w:w="57" w:type="dxa"/>
              <w:right w:w="57" w:type="dxa"/>
            </w:tcMar>
          </w:tcPr>
          <w:p w14:paraId="4AC18229" w14:textId="3E96BF65" w:rsidR="00182185" w:rsidRPr="00174AA2" w:rsidRDefault="00182185" w:rsidP="00182185">
            <w:pPr>
              <w:rPr>
                <w:rFonts w:ascii="Times New Roman" w:eastAsia="Arial Unicode MS" w:hAnsi="Times New Roman"/>
                <w:szCs w:val="20"/>
              </w:rPr>
            </w:pPr>
            <w:r>
              <w:rPr>
                <w:rFonts w:ascii="Times New Roman" w:eastAsia="Arial Unicode MS" w:hAnsi="Times New Roman"/>
                <w:szCs w:val="20"/>
              </w:rPr>
              <w:t>Toulouse</w:t>
            </w:r>
          </w:p>
        </w:tc>
        <w:tc>
          <w:tcPr>
            <w:tcW w:w="1008" w:type="dxa"/>
            <w:noWrap/>
            <w:tcMar>
              <w:top w:w="57" w:type="dxa"/>
              <w:left w:w="57" w:type="dxa"/>
              <w:bottom w:w="57" w:type="dxa"/>
              <w:right w:w="57" w:type="dxa"/>
            </w:tcMar>
          </w:tcPr>
          <w:p w14:paraId="7CAB4E9C" w14:textId="096C549A" w:rsidR="00182185" w:rsidRPr="00174AA2" w:rsidRDefault="00182185" w:rsidP="00182185">
            <w:pPr>
              <w:rPr>
                <w:rFonts w:ascii="Times New Roman" w:eastAsia="Arial Unicode MS" w:hAnsi="Times New Roman"/>
                <w:szCs w:val="20"/>
              </w:rPr>
            </w:pPr>
            <w:r>
              <w:rPr>
                <w:rFonts w:ascii="Times New Roman" w:eastAsia="Arial Unicode MS" w:hAnsi="Times New Roman"/>
                <w:szCs w:val="20"/>
              </w:rPr>
              <w:t>EU</w:t>
            </w:r>
          </w:p>
        </w:tc>
      </w:tr>
      <w:tr w:rsidR="00182185" w:rsidRPr="00174AA2" w14:paraId="1B0651C2" w14:textId="77777777" w:rsidTr="00765707">
        <w:trPr>
          <w:cantSplit/>
          <w:trHeight w:val="20"/>
          <w:jc w:val="center"/>
        </w:trPr>
        <w:tc>
          <w:tcPr>
            <w:tcW w:w="3348" w:type="dxa"/>
            <w:noWrap/>
            <w:tcMar>
              <w:top w:w="57" w:type="dxa"/>
              <w:left w:w="57" w:type="dxa"/>
              <w:bottom w:w="57" w:type="dxa"/>
              <w:right w:w="57" w:type="dxa"/>
            </w:tcMar>
          </w:tcPr>
          <w:p w14:paraId="20EC2143" w14:textId="0DF11B0C" w:rsidR="00182185" w:rsidRPr="00174AA2" w:rsidRDefault="00182185" w:rsidP="00182185">
            <w:pPr>
              <w:rPr>
                <w:rFonts w:ascii="Times New Roman" w:hAnsi="Times New Roman"/>
                <w:szCs w:val="20"/>
                <w:u w:val="single"/>
              </w:rPr>
            </w:pPr>
            <w:r w:rsidRPr="00174AA2">
              <w:rPr>
                <w:rFonts w:ascii="Times New Roman" w:hAnsi="Times New Roman"/>
                <w:szCs w:val="20"/>
                <w:u w:val="single"/>
              </w:rPr>
              <w:t>3GPPRAN1#1</w:t>
            </w:r>
            <w:r>
              <w:rPr>
                <w:rFonts w:ascii="Times New Roman" w:hAnsi="Times New Roman"/>
                <w:szCs w:val="20"/>
                <w:u w:val="single"/>
              </w:rPr>
              <w:t>10bis</w:t>
            </w:r>
          </w:p>
        </w:tc>
        <w:tc>
          <w:tcPr>
            <w:tcW w:w="1119" w:type="dxa"/>
            <w:noWrap/>
            <w:tcMar>
              <w:top w:w="57" w:type="dxa"/>
              <w:left w:w="57" w:type="dxa"/>
              <w:bottom w:w="57" w:type="dxa"/>
              <w:right w:w="57" w:type="dxa"/>
            </w:tcMar>
          </w:tcPr>
          <w:p w14:paraId="1DC4DE09" w14:textId="3421F2AA" w:rsidR="00182185" w:rsidRPr="00174AA2" w:rsidRDefault="00182185" w:rsidP="00182185">
            <w:pPr>
              <w:rPr>
                <w:rFonts w:ascii="Times New Roman" w:hAnsi="Times New Roman"/>
                <w:szCs w:val="20"/>
                <w:u w:val="single"/>
              </w:rPr>
            </w:pPr>
            <w:r>
              <w:rPr>
                <w:rFonts w:ascii="Times New Roman" w:hAnsi="Times New Roman"/>
                <w:szCs w:val="20"/>
                <w:u w:val="single"/>
              </w:rPr>
              <w:t>WG (TBC)</w:t>
            </w:r>
          </w:p>
        </w:tc>
        <w:tc>
          <w:tcPr>
            <w:tcW w:w="3151" w:type="dxa"/>
            <w:noWrap/>
            <w:tcMar>
              <w:top w:w="57" w:type="dxa"/>
              <w:left w:w="57" w:type="dxa"/>
              <w:bottom w:w="57" w:type="dxa"/>
              <w:right w:w="57" w:type="dxa"/>
            </w:tcMar>
            <w:vAlign w:val="center"/>
          </w:tcPr>
          <w:p w14:paraId="2486B8D1" w14:textId="30C1155D" w:rsidR="00182185" w:rsidRPr="00174AA2" w:rsidRDefault="00182185" w:rsidP="00182185">
            <w:pPr>
              <w:rPr>
                <w:rFonts w:ascii="Times New Roman" w:hAnsi="Times New Roman"/>
                <w:szCs w:val="20"/>
              </w:rPr>
            </w:pPr>
            <w:r>
              <w:rPr>
                <w:rFonts w:ascii="Times New Roman" w:hAnsi="Times New Roman"/>
                <w:szCs w:val="20"/>
              </w:rPr>
              <w:t>10 - 14 Oct 2022</w:t>
            </w:r>
          </w:p>
        </w:tc>
        <w:tc>
          <w:tcPr>
            <w:tcW w:w="1975" w:type="dxa"/>
            <w:noWrap/>
            <w:tcMar>
              <w:top w:w="57" w:type="dxa"/>
              <w:left w:w="57" w:type="dxa"/>
              <w:bottom w:w="57" w:type="dxa"/>
              <w:right w:w="57" w:type="dxa"/>
            </w:tcMar>
          </w:tcPr>
          <w:p w14:paraId="5F6CF095" w14:textId="5A303EF1" w:rsidR="00182185" w:rsidRPr="00174AA2" w:rsidRDefault="00182185" w:rsidP="00182185">
            <w:pPr>
              <w:rPr>
                <w:rFonts w:ascii="Times New Roman" w:eastAsia="Arial Unicode MS" w:hAnsi="Times New Roman"/>
                <w:szCs w:val="20"/>
              </w:rPr>
            </w:pPr>
            <w:r>
              <w:rPr>
                <w:rFonts w:ascii="Times New Roman" w:eastAsia="Arial Unicode MS" w:hAnsi="Times New Roman"/>
                <w:szCs w:val="20"/>
              </w:rPr>
              <w:t>TBD</w:t>
            </w:r>
          </w:p>
        </w:tc>
        <w:tc>
          <w:tcPr>
            <w:tcW w:w="1008" w:type="dxa"/>
            <w:noWrap/>
            <w:tcMar>
              <w:top w:w="57" w:type="dxa"/>
              <w:left w:w="57" w:type="dxa"/>
              <w:bottom w:w="57" w:type="dxa"/>
              <w:right w:w="57" w:type="dxa"/>
            </w:tcMar>
          </w:tcPr>
          <w:p w14:paraId="715668FB" w14:textId="03B59F9F" w:rsidR="00182185" w:rsidRPr="00174AA2" w:rsidRDefault="00182185" w:rsidP="00182185">
            <w:pPr>
              <w:rPr>
                <w:rFonts w:ascii="Times New Roman" w:eastAsia="Arial Unicode MS" w:hAnsi="Times New Roman"/>
                <w:szCs w:val="20"/>
              </w:rPr>
            </w:pPr>
            <w:r>
              <w:rPr>
                <w:rFonts w:ascii="Times New Roman" w:eastAsia="Arial Unicode MS" w:hAnsi="Times New Roman"/>
                <w:szCs w:val="20"/>
              </w:rPr>
              <w:t>India</w:t>
            </w:r>
          </w:p>
        </w:tc>
      </w:tr>
      <w:tr w:rsidR="00182185" w:rsidRPr="00174AA2" w14:paraId="446A6394" w14:textId="77777777" w:rsidTr="00765707">
        <w:trPr>
          <w:cantSplit/>
          <w:trHeight w:val="20"/>
          <w:jc w:val="center"/>
        </w:trPr>
        <w:tc>
          <w:tcPr>
            <w:tcW w:w="3348" w:type="dxa"/>
            <w:noWrap/>
            <w:tcMar>
              <w:top w:w="57" w:type="dxa"/>
              <w:left w:w="57" w:type="dxa"/>
              <w:bottom w:w="57" w:type="dxa"/>
              <w:right w:w="57" w:type="dxa"/>
            </w:tcMar>
          </w:tcPr>
          <w:p w14:paraId="4047798B" w14:textId="1D04519E" w:rsidR="00182185" w:rsidRPr="00174AA2" w:rsidRDefault="00182185" w:rsidP="00182185">
            <w:pPr>
              <w:rPr>
                <w:rFonts w:ascii="Times New Roman" w:hAnsi="Times New Roman"/>
                <w:szCs w:val="20"/>
                <w:u w:val="single"/>
              </w:rPr>
            </w:pPr>
            <w:r w:rsidRPr="00174AA2">
              <w:rPr>
                <w:rFonts w:ascii="Times New Roman" w:hAnsi="Times New Roman"/>
                <w:szCs w:val="20"/>
                <w:u w:val="single"/>
              </w:rPr>
              <w:t>3GPPRAN1#1</w:t>
            </w:r>
            <w:r>
              <w:rPr>
                <w:rFonts w:ascii="Times New Roman" w:hAnsi="Times New Roman"/>
                <w:szCs w:val="20"/>
                <w:u w:val="single"/>
              </w:rPr>
              <w:t>11</w:t>
            </w:r>
          </w:p>
        </w:tc>
        <w:tc>
          <w:tcPr>
            <w:tcW w:w="1119" w:type="dxa"/>
            <w:noWrap/>
            <w:tcMar>
              <w:top w:w="57" w:type="dxa"/>
              <w:left w:w="57" w:type="dxa"/>
              <w:bottom w:w="57" w:type="dxa"/>
              <w:right w:w="57" w:type="dxa"/>
            </w:tcMar>
          </w:tcPr>
          <w:p w14:paraId="110EB253" w14:textId="3206C709" w:rsidR="00182185" w:rsidRPr="00174AA2" w:rsidRDefault="00182185" w:rsidP="00182185">
            <w:pPr>
              <w:rPr>
                <w:rFonts w:ascii="Times New Roman" w:hAnsi="Times New Roman"/>
                <w:szCs w:val="20"/>
                <w:u w:val="single"/>
              </w:rPr>
            </w:pPr>
            <w:r>
              <w:rPr>
                <w:rFonts w:ascii="Times New Roman" w:hAnsi="Times New Roman"/>
                <w:szCs w:val="20"/>
                <w:u w:val="single"/>
              </w:rPr>
              <w:t>WG (TBC)</w:t>
            </w:r>
          </w:p>
        </w:tc>
        <w:tc>
          <w:tcPr>
            <w:tcW w:w="3151" w:type="dxa"/>
            <w:noWrap/>
            <w:tcMar>
              <w:top w:w="57" w:type="dxa"/>
              <w:left w:w="57" w:type="dxa"/>
              <w:bottom w:w="57" w:type="dxa"/>
              <w:right w:w="57" w:type="dxa"/>
            </w:tcMar>
            <w:vAlign w:val="center"/>
          </w:tcPr>
          <w:p w14:paraId="7BDBD20C" w14:textId="74302D4B" w:rsidR="00182185" w:rsidRPr="00174AA2" w:rsidRDefault="00182185" w:rsidP="00182185">
            <w:pPr>
              <w:rPr>
                <w:rFonts w:ascii="Times New Roman" w:hAnsi="Times New Roman"/>
                <w:szCs w:val="20"/>
              </w:rPr>
            </w:pPr>
            <w:r>
              <w:rPr>
                <w:rFonts w:ascii="Times New Roman" w:hAnsi="Times New Roman"/>
                <w:szCs w:val="20"/>
              </w:rPr>
              <w:t>14 - 18 Nov 2022</w:t>
            </w:r>
          </w:p>
        </w:tc>
        <w:tc>
          <w:tcPr>
            <w:tcW w:w="1975" w:type="dxa"/>
            <w:noWrap/>
            <w:tcMar>
              <w:top w:w="57" w:type="dxa"/>
              <w:left w:w="57" w:type="dxa"/>
              <w:bottom w:w="57" w:type="dxa"/>
              <w:right w:w="57" w:type="dxa"/>
            </w:tcMar>
          </w:tcPr>
          <w:p w14:paraId="3B160388" w14:textId="07EB9B71" w:rsidR="00182185" w:rsidRPr="00174AA2" w:rsidRDefault="00182185" w:rsidP="00182185">
            <w:pPr>
              <w:rPr>
                <w:rFonts w:ascii="Times New Roman" w:eastAsia="Arial Unicode MS" w:hAnsi="Times New Roman"/>
                <w:szCs w:val="20"/>
              </w:rPr>
            </w:pPr>
            <w:r>
              <w:rPr>
                <w:rFonts w:ascii="Times New Roman" w:eastAsia="Arial Unicode MS" w:hAnsi="Times New Roman"/>
                <w:szCs w:val="20"/>
              </w:rPr>
              <w:t>TBD</w:t>
            </w:r>
          </w:p>
        </w:tc>
        <w:tc>
          <w:tcPr>
            <w:tcW w:w="1008" w:type="dxa"/>
            <w:noWrap/>
            <w:tcMar>
              <w:top w:w="57" w:type="dxa"/>
              <w:left w:w="57" w:type="dxa"/>
              <w:bottom w:w="57" w:type="dxa"/>
              <w:right w:w="57" w:type="dxa"/>
            </w:tcMar>
          </w:tcPr>
          <w:p w14:paraId="569244E8" w14:textId="06F13A59" w:rsidR="00182185" w:rsidRPr="00174AA2" w:rsidRDefault="00182185" w:rsidP="00182185">
            <w:pPr>
              <w:rPr>
                <w:rFonts w:ascii="Times New Roman" w:eastAsia="Arial Unicode MS" w:hAnsi="Times New Roman"/>
                <w:szCs w:val="20"/>
              </w:rPr>
            </w:pPr>
            <w:r>
              <w:rPr>
                <w:rFonts w:ascii="Times New Roman" w:eastAsia="Arial Unicode MS" w:hAnsi="Times New Roman"/>
                <w:szCs w:val="20"/>
              </w:rPr>
              <w:t>US</w:t>
            </w:r>
          </w:p>
        </w:tc>
      </w:tr>
      <w:tr w:rsidR="006E0058" w:rsidRPr="00174AA2" w14:paraId="4C8EF0FA" w14:textId="77777777" w:rsidTr="001E6AEA">
        <w:trPr>
          <w:cantSplit/>
          <w:trHeight w:val="20"/>
          <w:jc w:val="center"/>
        </w:trPr>
        <w:tc>
          <w:tcPr>
            <w:tcW w:w="3348" w:type="dxa"/>
            <w:noWrap/>
            <w:tcMar>
              <w:top w:w="57" w:type="dxa"/>
              <w:left w:w="57" w:type="dxa"/>
              <w:bottom w:w="57" w:type="dxa"/>
              <w:right w:w="57" w:type="dxa"/>
            </w:tcMar>
          </w:tcPr>
          <w:p w14:paraId="3BFE778D" w14:textId="2B78D568" w:rsidR="006E0058" w:rsidRPr="00174AA2" w:rsidRDefault="006E0058" w:rsidP="006E0058">
            <w:pPr>
              <w:rPr>
                <w:rFonts w:ascii="Times New Roman" w:hAnsi="Times New Roman"/>
                <w:szCs w:val="20"/>
                <w:u w:val="single"/>
              </w:rPr>
            </w:pPr>
            <w:r w:rsidRPr="00174AA2">
              <w:rPr>
                <w:rFonts w:ascii="Times New Roman" w:hAnsi="Times New Roman"/>
                <w:szCs w:val="20"/>
                <w:u w:val="single"/>
              </w:rPr>
              <w:t>3GPPRAN1#1</w:t>
            </w:r>
            <w:r>
              <w:rPr>
                <w:rFonts w:ascii="Times New Roman" w:hAnsi="Times New Roman"/>
                <w:szCs w:val="20"/>
                <w:u w:val="single"/>
              </w:rPr>
              <w:t>12</w:t>
            </w:r>
          </w:p>
        </w:tc>
        <w:tc>
          <w:tcPr>
            <w:tcW w:w="1119" w:type="dxa"/>
            <w:noWrap/>
            <w:tcMar>
              <w:top w:w="57" w:type="dxa"/>
              <w:left w:w="57" w:type="dxa"/>
              <w:bottom w:w="57" w:type="dxa"/>
              <w:right w:w="57" w:type="dxa"/>
            </w:tcMar>
          </w:tcPr>
          <w:p w14:paraId="2C3D2235" w14:textId="5CA71110" w:rsidR="006E0058" w:rsidRDefault="006E0058" w:rsidP="006E0058">
            <w:pPr>
              <w:rPr>
                <w:rFonts w:ascii="Times New Roman" w:hAnsi="Times New Roman"/>
                <w:szCs w:val="20"/>
                <w:u w:val="single"/>
              </w:rPr>
            </w:pPr>
            <w:r>
              <w:rPr>
                <w:rFonts w:ascii="Times New Roman" w:hAnsi="Times New Roman"/>
                <w:szCs w:val="20"/>
                <w:u w:val="single"/>
              </w:rPr>
              <w:t>WG (TBC)</w:t>
            </w:r>
          </w:p>
        </w:tc>
        <w:tc>
          <w:tcPr>
            <w:tcW w:w="3151" w:type="dxa"/>
            <w:noWrap/>
            <w:tcMar>
              <w:top w:w="57" w:type="dxa"/>
              <w:left w:w="57" w:type="dxa"/>
              <w:bottom w:w="57" w:type="dxa"/>
              <w:right w:w="57" w:type="dxa"/>
            </w:tcMar>
          </w:tcPr>
          <w:p w14:paraId="405617C2" w14:textId="426009D5" w:rsidR="006E0058" w:rsidRDefault="006E0058" w:rsidP="006E0058">
            <w:pPr>
              <w:rPr>
                <w:rFonts w:ascii="Times New Roman" w:hAnsi="Times New Roman"/>
                <w:szCs w:val="20"/>
              </w:rPr>
            </w:pPr>
            <w:r w:rsidRPr="00223514">
              <w:t>27</w:t>
            </w:r>
            <w:r>
              <w:t xml:space="preserve"> Feb – 03 Mar </w:t>
            </w:r>
            <w:r w:rsidRPr="00223514">
              <w:t>2023</w:t>
            </w:r>
          </w:p>
        </w:tc>
        <w:tc>
          <w:tcPr>
            <w:tcW w:w="1975" w:type="dxa"/>
            <w:noWrap/>
            <w:tcMar>
              <w:top w:w="57" w:type="dxa"/>
              <w:left w:w="57" w:type="dxa"/>
              <w:bottom w:w="57" w:type="dxa"/>
              <w:right w:w="57" w:type="dxa"/>
            </w:tcMar>
          </w:tcPr>
          <w:p w14:paraId="41DA3269" w14:textId="2272246E" w:rsidR="006E0058" w:rsidRDefault="006E0058" w:rsidP="006E0058">
            <w:pPr>
              <w:rPr>
                <w:rFonts w:ascii="Times New Roman" w:eastAsia="Arial Unicode MS" w:hAnsi="Times New Roman"/>
                <w:szCs w:val="20"/>
              </w:rPr>
            </w:pPr>
            <w:r>
              <w:rPr>
                <w:rFonts w:ascii="Times New Roman" w:eastAsia="Arial Unicode MS" w:hAnsi="Times New Roman"/>
                <w:szCs w:val="20"/>
              </w:rPr>
              <w:t>TBD</w:t>
            </w:r>
          </w:p>
        </w:tc>
        <w:tc>
          <w:tcPr>
            <w:tcW w:w="1008" w:type="dxa"/>
            <w:noWrap/>
            <w:tcMar>
              <w:top w:w="57" w:type="dxa"/>
              <w:left w:w="57" w:type="dxa"/>
              <w:bottom w:w="57" w:type="dxa"/>
              <w:right w:w="57" w:type="dxa"/>
            </w:tcMar>
          </w:tcPr>
          <w:p w14:paraId="6ACCC42D" w14:textId="1F72919E" w:rsidR="006E0058" w:rsidRDefault="006E0058" w:rsidP="006E0058">
            <w:pPr>
              <w:rPr>
                <w:rFonts w:ascii="Times New Roman" w:eastAsia="Arial Unicode MS" w:hAnsi="Times New Roman"/>
                <w:szCs w:val="20"/>
              </w:rPr>
            </w:pPr>
            <w:r w:rsidRPr="00223514">
              <w:t>EU</w:t>
            </w:r>
          </w:p>
        </w:tc>
      </w:tr>
      <w:tr w:rsidR="006E0058" w:rsidRPr="00174AA2" w14:paraId="3A524530" w14:textId="77777777" w:rsidTr="001E6AEA">
        <w:trPr>
          <w:cantSplit/>
          <w:trHeight w:val="20"/>
          <w:jc w:val="center"/>
        </w:trPr>
        <w:tc>
          <w:tcPr>
            <w:tcW w:w="3348" w:type="dxa"/>
            <w:noWrap/>
            <w:tcMar>
              <w:top w:w="57" w:type="dxa"/>
              <w:left w:w="57" w:type="dxa"/>
              <w:bottom w:w="57" w:type="dxa"/>
              <w:right w:w="57" w:type="dxa"/>
            </w:tcMar>
          </w:tcPr>
          <w:p w14:paraId="6A417484" w14:textId="0494B037" w:rsidR="006E0058" w:rsidRPr="00174AA2" w:rsidRDefault="006E0058" w:rsidP="006E0058">
            <w:pPr>
              <w:rPr>
                <w:rFonts w:ascii="Times New Roman" w:hAnsi="Times New Roman"/>
                <w:szCs w:val="20"/>
                <w:u w:val="single"/>
              </w:rPr>
            </w:pPr>
            <w:r w:rsidRPr="00174AA2">
              <w:rPr>
                <w:rFonts w:ascii="Times New Roman" w:hAnsi="Times New Roman"/>
                <w:szCs w:val="20"/>
                <w:u w:val="single"/>
              </w:rPr>
              <w:t>3GPPRAN1#1</w:t>
            </w:r>
            <w:r>
              <w:rPr>
                <w:rFonts w:ascii="Times New Roman" w:hAnsi="Times New Roman"/>
                <w:szCs w:val="20"/>
                <w:u w:val="single"/>
              </w:rPr>
              <w:t>12bis</w:t>
            </w:r>
          </w:p>
        </w:tc>
        <w:tc>
          <w:tcPr>
            <w:tcW w:w="1119" w:type="dxa"/>
            <w:noWrap/>
            <w:tcMar>
              <w:top w:w="57" w:type="dxa"/>
              <w:left w:w="57" w:type="dxa"/>
              <w:bottom w:w="57" w:type="dxa"/>
              <w:right w:w="57" w:type="dxa"/>
            </w:tcMar>
          </w:tcPr>
          <w:p w14:paraId="6C1FECAE" w14:textId="78449A07" w:rsidR="006E0058" w:rsidRDefault="006E0058" w:rsidP="006E0058">
            <w:pPr>
              <w:rPr>
                <w:rFonts w:ascii="Times New Roman" w:hAnsi="Times New Roman"/>
                <w:szCs w:val="20"/>
                <w:u w:val="single"/>
              </w:rPr>
            </w:pPr>
            <w:r>
              <w:rPr>
                <w:rFonts w:ascii="Times New Roman" w:hAnsi="Times New Roman"/>
                <w:szCs w:val="20"/>
                <w:u w:val="single"/>
              </w:rPr>
              <w:t>WG (TBC)</w:t>
            </w:r>
          </w:p>
        </w:tc>
        <w:tc>
          <w:tcPr>
            <w:tcW w:w="3151" w:type="dxa"/>
            <w:noWrap/>
            <w:tcMar>
              <w:top w:w="57" w:type="dxa"/>
              <w:left w:w="57" w:type="dxa"/>
              <w:bottom w:w="57" w:type="dxa"/>
              <w:right w:w="57" w:type="dxa"/>
            </w:tcMar>
          </w:tcPr>
          <w:p w14:paraId="1FC7C24E" w14:textId="156F37F9" w:rsidR="006E0058" w:rsidRDefault="006E0058" w:rsidP="006E0058">
            <w:pPr>
              <w:rPr>
                <w:rFonts w:ascii="Times New Roman" w:hAnsi="Times New Roman"/>
                <w:szCs w:val="20"/>
              </w:rPr>
            </w:pPr>
            <w:r w:rsidRPr="00223514">
              <w:t>17</w:t>
            </w:r>
            <w:r>
              <w:t xml:space="preserve"> – 21 Apr </w:t>
            </w:r>
            <w:r w:rsidRPr="00223514">
              <w:t>2023</w:t>
            </w:r>
          </w:p>
        </w:tc>
        <w:tc>
          <w:tcPr>
            <w:tcW w:w="1975" w:type="dxa"/>
            <w:noWrap/>
            <w:tcMar>
              <w:top w:w="57" w:type="dxa"/>
              <w:left w:w="57" w:type="dxa"/>
              <w:bottom w:w="57" w:type="dxa"/>
              <w:right w:w="57" w:type="dxa"/>
            </w:tcMar>
          </w:tcPr>
          <w:p w14:paraId="4D75DDD0" w14:textId="787ED35A" w:rsidR="006E0058" w:rsidRDefault="006E0058" w:rsidP="006E0058">
            <w:pPr>
              <w:rPr>
                <w:rFonts w:ascii="Times New Roman" w:eastAsia="Arial Unicode MS" w:hAnsi="Times New Roman"/>
                <w:szCs w:val="20"/>
              </w:rPr>
            </w:pPr>
            <w:r>
              <w:rPr>
                <w:rFonts w:ascii="Times New Roman" w:eastAsia="Arial Unicode MS" w:hAnsi="Times New Roman"/>
                <w:szCs w:val="20"/>
              </w:rPr>
              <w:t>TBD</w:t>
            </w:r>
          </w:p>
        </w:tc>
        <w:tc>
          <w:tcPr>
            <w:tcW w:w="1008" w:type="dxa"/>
            <w:noWrap/>
            <w:tcMar>
              <w:top w:w="57" w:type="dxa"/>
              <w:left w:w="57" w:type="dxa"/>
              <w:bottom w:w="57" w:type="dxa"/>
              <w:right w:w="57" w:type="dxa"/>
            </w:tcMar>
          </w:tcPr>
          <w:p w14:paraId="3DCB463C" w14:textId="1FAC4AB3" w:rsidR="006E0058" w:rsidRDefault="006E0058" w:rsidP="006E0058">
            <w:pPr>
              <w:rPr>
                <w:rFonts w:ascii="Times New Roman" w:eastAsia="Arial Unicode MS" w:hAnsi="Times New Roman"/>
                <w:szCs w:val="20"/>
              </w:rPr>
            </w:pPr>
            <w:r w:rsidRPr="00223514">
              <w:t>US</w:t>
            </w:r>
          </w:p>
        </w:tc>
      </w:tr>
      <w:tr w:rsidR="006E0058" w:rsidRPr="00174AA2" w14:paraId="1F45F091" w14:textId="77777777" w:rsidTr="001E6AEA">
        <w:trPr>
          <w:cantSplit/>
          <w:trHeight w:val="20"/>
          <w:jc w:val="center"/>
        </w:trPr>
        <w:tc>
          <w:tcPr>
            <w:tcW w:w="3348" w:type="dxa"/>
            <w:noWrap/>
            <w:tcMar>
              <w:top w:w="57" w:type="dxa"/>
              <w:left w:w="57" w:type="dxa"/>
              <w:bottom w:w="57" w:type="dxa"/>
              <w:right w:w="57" w:type="dxa"/>
            </w:tcMar>
          </w:tcPr>
          <w:p w14:paraId="5AB9BC9F" w14:textId="3A370DCF" w:rsidR="006E0058" w:rsidRPr="00174AA2" w:rsidRDefault="006E0058" w:rsidP="006E0058">
            <w:pPr>
              <w:rPr>
                <w:rFonts w:ascii="Times New Roman" w:hAnsi="Times New Roman"/>
                <w:szCs w:val="20"/>
                <w:u w:val="single"/>
              </w:rPr>
            </w:pPr>
            <w:r w:rsidRPr="00174AA2">
              <w:rPr>
                <w:rFonts w:ascii="Times New Roman" w:hAnsi="Times New Roman"/>
                <w:szCs w:val="20"/>
                <w:u w:val="single"/>
              </w:rPr>
              <w:t>3GPPRAN1#1</w:t>
            </w:r>
            <w:r>
              <w:rPr>
                <w:rFonts w:ascii="Times New Roman" w:hAnsi="Times New Roman"/>
                <w:szCs w:val="20"/>
                <w:u w:val="single"/>
              </w:rPr>
              <w:t>13</w:t>
            </w:r>
          </w:p>
        </w:tc>
        <w:tc>
          <w:tcPr>
            <w:tcW w:w="1119" w:type="dxa"/>
            <w:noWrap/>
            <w:tcMar>
              <w:top w:w="57" w:type="dxa"/>
              <w:left w:w="57" w:type="dxa"/>
              <w:bottom w:w="57" w:type="dxa"/>
              <w:right w:w="57" w:type="dxa"/>
            </w:tcMar>
          </w:tcPr>
          <w:p w14:paraId="22861673" w14:textId="7CF70A03" w:rsidR="006E0058" w:rsidRDefault="006E0058" w:rsidP="006E0058">
            <w:pPr>
              <w:rPr>
                <w:rFonts w:ascii="Times New Roman" w:hAnsi="Times New Roman"/>
                <w:szCs w:val="20"/>
                <w:u w:val="single"/>
              </w:rPr>
            </w:pPr>
            <w:r>
              <w:rPr>
                <w:rFonts w:ascii="Times New Roman" w:hAnsi="Times New Roman"/>
                <w:szCs w:val="20"/>
                <w:u w:val="single"/>
              </w:rPr>
              <w:t>WG (TBC)</w:t>
            </w:r>
          </w:p>
        </w:tc>
        <w:tc>
          <w:tcPr>
            <w:tcW w:w="3151" w:type="dxa"/>
            <w:noWrap/>
            <w:tcMar>
              <w:top w:w="57" w:type="dxa"/>
              <w:left w:w="57" w:type="dxa"/>
              <w:bottom w:w="57" w:type="dxa"/>
              <w:right w:w="57" w:type="dxa"/>
            </w:tcMar>
          </w:tcPr>
          <w:p w14:paraId="0D1808D5" w14:textId="14FD919A" w:rsidR="006E0058" w:rsidRDefault="006E0058" w:rsidP="006E0058">
            <w:pPr>
              <w:rPr>
                <w:rFonts w:ascii="Times New Roman" w:hAnsi="Times New Roman"/>
                <w:szCs w:val="20"/>
              </w:rPr>
            </w:pPr>
            <w:r w:rsidRPr="00223514">
              <w:t>22</w:t>
            </w:r>
            <w:r>
              <w:t xml:space="preserve"> – 26 May 2</w:t>
            </w:r>
            <w:r w:rsidRPr="00223514">
              <w:t>023</w:t>
            </w:r>
          </w:p>
        </w:tc>
        <w:tc>
          <w:tcPr>
            <w:tcW w:w="1975" w:type="dxa"/>
            <w:noWrap/>
            <w:tcMar>
              <w:top w:w="57" w:type="dxa"/>
              <w:left w:w="57" w:type="dxa"/>
              <w:bottom w:w="57" w:type="dxa"/>
              <w:right w:w="57" w:type="dxa"/>
            </w:tcMar>
          </w:tcPr>
          <w:p w14:paraId="6E1778B1" w14:textId="0CF2BBE8" w:rsidR="006E0058" w:rsidRDefault="006E0058" w:rsidP="006E0058">
            <w:pPr>
              <w:rPr>
                <w:rFonts w:ascii="Times New Roman" w:eastAsia="Arial Unicode MS" w:hAnsi="Times New Roman"/>
                <w:szCs w:val="20"/>
              </w:rPr>
            </w:pPr>
            <w:r>
              <w:rPr>
                <w:rFonts w:ascii="Times New Roman" w:eastAsia="Arial Unicode MS" w:hAnsi="Times New Roman"/>
                <w:szCs w:val="20"/>
              </w:rPr>
              <w:t>TBD</w:t>
            </w:r>
          </w:p>
        </w:tc>
        <w:tc>
          <w:tcPr>
            <w:tcW w:w="1008" w:type="dxa"/>
            <w:noWrap/>
            <w:tcMar>
              <w:top w:w="57" w:type="dxa"/>
              <w:left w:w="57" w:type="dxa"/>
              <w:bottom w:w="57" w:type="dxa"/>
              <w:right w:w="57" w:type="dxa"/>
            </w:tcMar>
          </w:tcPr>
          <w:p w14:paraId="157E09AD" w14:textId="3BE086CF" w:rsidR="006E0058" w:rsidRDefault="006E0058" w:rsidP="006E0058">
            <w:pPr>
              <w:rPr>
                <w:rFonts w:ascii="Times New Roman" w:eastAsia="Arial Unicode MS" w:hAnsi="Times New Roman"/>
                <w:szCs w:val="20"/>
              </w:rPr>
            </w:pPr>
            <w:r w:rsidRPr="00223514">
              <w:t>Korea</w:t>
            </w:r>
          </w:p>
        </w:tc>
      </w:tr>
      <w:tr w:rsidR="006E0058" w:rsidRPr="00174AA2" w14:paraId="7C9150EC" w14:textId="77777777" w:rsidTr="001E6AEA">
        <w:trPr>
          <w:cantSplit/>
          <w:trHeight w:val="20"/>
          <w:jc w:val="center"/>
        </w:trPr>
        <w:tc>
          <w:tcPr>
            <w:tcW w:w="3348" w:type="dxa"/>
            <w:noWrap/>
            <w:tcMar>
              <w:top w:w="57" w:type="dxa"/>
              <w:left w:w="57" w:type="dxa"/>
              <w:bottom w:w="57" w:type="dxa"/>
              <w:right w:w="57" w:type="dxa"/>
            </w:tcMar>
          </w:tcPr>
          <w:p w14:paraId="07010EAB" w14:textId="08B13768" w:rsidR="006E0058" w:rsidRPr="00174AA2" w:rsidRDefault="006E0058" w:rsidP="006E0058">
            <w:pPr>
              <w:rPr>
                <w:rFonts w:ascii="Times New Roman" w:hAnsi="Times New Roman"/>
                <w:szCs w:val="20"/>
                <w:u w:val="single"/>
              </w:rPr>
            </w:pPr>
            <w:r w:rsidRPr="00174AA2">
              <w:rPr>
                <w:rFonts w:ascii="Times New Roman" w:hAnsi="Times New Roman"/>
                <w:szCs w:val="20"/>
                <w:u w:val="single"/>
              </w:rPr>
              <w:t>3GPPRAN1#1</w:t>
            </w:r>
            <w:r>
              <w:rPr>
                <w:rFonts w:ascii="Times New Roman" w:hAnsi="Times New Roman"/>
                <w:szCs w:val="20"/>
                <w:u w:val="single"/>
              </w:rPr>
              <w:t>14</w:t>
            </w:r>
          </w:p>
        </w:tc>
        <w:tc>
          <w:tcPr>
            <w:tcW w:w="1119" w:type="dxa"/>
            <w:noWrap/>
            <w:tcMar>
              <w:top w:w="57" w:type="dxa"/>
              <w:left w:w="57" w:type="dxa"/>
              <w:bottom w:w="57" w:type="dxa"/>
              <w:right w:w="57" w:type="dxa"/>
            </w:tcMar>
          </w:tcPr>
          <w:p w14:paraId="4E9C7091" w14:textId="6390F990" w:rsidR="006E0058" w:rsidRDefault="006E0058" w:rsidP="006E0058">
            <w:pPr>
              <w:rPr>
                <w:rFonts w:ascii="Times New Roman" w:hAnsi="Times New Roman"/>
                <w:szCs w:val="20"/>
                <w:u w:val="single"/>
              </w:rPr>
            </w:pPr>
            <w:r>
              <w:rPr>
                <w:rFonts w:ascii="Times New Roman" w:hAnsi="Times New Roman"/>
                <w:szCs w:val="20"/>
                <w:u w:val="single"/>
              </w:rPr>
              <w:t>WG (TBC)</w:t>
            </w:r>
          </w:p>
        </w:tc>
        <w:tc>
          <w:tcPr>
            <w:tcW w:w="3151" w:type="dxa"/>
            <w:noWrap/>
            <w:tcMar>
              <w:top w:w="57" w:type="dxa"/>
              <w:left w:w="57" w:type="dxa"/>
              <w:bottom w:w="57" w:type="dxa"/>
              <w:right w:w="57" w:type="dxa"/>
            </w:tcMar>
          </w:tcPr>
          <w:p w14:paraId="6297383A" w14:textId="2AF372E3" w:rsidR="006E0058" w:rsidRDefault="006E0058" w:rsidP="006E0058">
            <w:pPr>
              <w:rPr>
                <w:rFonts w:ascii="Times New Roman" w:hAnsi="Times New Roman"/>
                <w:szCs w:val="20"/>
              </w:rPr>
            </w:pPr>
            <w:r w:rsidRPr="00223514">
              <w:t>21</w:t>
            </w:r>
            <w:r>
              <w:t xml:space="preserve"> – 25 Aug </w:t>
            </w:r>
            <w:r w:rsidRPr="00223514">
              <w:t>2023</w:t>
            </w:r>
          </w:p>
        </w:tc>
        <w:tc>
          <w:tcPr>
            <w:tcW w:w="1975" w:type="dxa"/>
            <w:noWrap/>
            <w:tcMar>
              <w:top w:w="57" w:type="dxa"/>
              <w:left w:w="57" w:type="dxa"/>
              <w:bottom w:w="57" w:type="dxa"/>
              <w:right w:w="57" w:type="dxa"/>
            </w:tcMar>
          </w:tcPr>
          <w:p w14:paraId="5E54E2D5" w14:textId="6DAFAFE0" w:rsidR="006E0058" w:rsidRDefault="006E0058" w:rsidP="006E0058">
            <w:pPr>
              <w:rPr>
                <w:rFonts w:ascii="Times New Roman" w:eastAsia="Arial Unicode MS" w:hAnsi="Times New Roman"/>
                <w:szCs w:val="20"/>
              </w:rPr>
            </w:pPr>
            <w:r>
              <w:rPr>
                <w:rFonts w:ascii="Times New Roman" w:eastAsia="Arial Unicode MS" w:hAnsi="Times New Roman"/>
                <w:szCs w:val="20"/>
              </w:rPr>
              <w:t>TBD</w:t>
            </w:r>
          </w:p>
        </w:tc>
        <w:tc>
          <w:tcPr>
            <w:tcW w:w="1008" w:type="dxa"/>
            <w:noWrap/>
            <w:tcMar>
              <w:top w:w="57" w:type="dxa"/>
              <w:left w:w="57" w:type="dxa"/>
              <w:bottom w:w="57" w:type="dxa"/>
              <w:right w:w="57" w:type="dxa"/>
            </w:tcMar>
          </w:tcPr>
          <w:p w14:paraId="798EF671" w14:textId="62A06CE1" w:rsidR="006E0058" w:rsidRDefault="006E0058" w:rsidP="006E0058">
            <w:pPr>
              <w:rPr>
                <w:rFonts w:ascii="Times New Roman" w:eastAsia="Arial Unicode MS" w:hAnsi="Times New Roman"/>
                <w:szCs w:val="20"/>
              </w:rPr>
            </w:pPr>
            <w:r w:rsidRPr="00223514">
              <w:t>EU</w:t>
            </w:r>
          </w:p>
        </w:tc>
      </w:tr>
      <w:tr w:rsidR="006E0058" w:rsidRPr="00174AA2" w14:paraId="61B19587" w14:textId="77777777" w:rsidTr="001E6AEA">
        <w:trPr>
          <w:cantSplit/>
          <w:trHeight w:val="20"/>
          <w:jc w:val="center"/>
        </w:trPr>
        <w:tc>
          <w:tcPr>
            <w:tcW w:w="3348" w:type="dxa"/>
            <w:noWrap/>
            <w:tcMar>
              <w:top w:w="57" w:type="dxa"/>
              <w:left w:w="57" w:type="dxa"/>
              <w:bottom w:w="57" w:type="dxa"/>
              <w:right w:w="57" w:type="dxa"/>
            </w:tcMar>
          </w:tcPr>
          <w:p w14:paraId="785199E9" w14:textId="32D807C2" w:rsidR="006E0058" w:rsidRPr="00174AA2" w:rsidRDefault="006E0058" w:rsidP="006E0058">
            <w:pPr>
              <w:rPr>
                <w:rFonts w:ascii="Times New Roman" w:hAnsi="Times New Roman"/>
                <w:szCs w:val="20"/>
                <w:u w:val="single"/>
              </w:rPr>
            </w:pPr>
            <w:r w:rsidRPr="00174AA2">
              <w:rPr>
                <w:rFonts w:ascii="Times New Roman" w:hAnsi="Times New Roman"/>
                <w:szCs w:val="20"/>
                <w:u w:val="single"/>
              </w:rPr>
              <w:t>3GPPRAN1#1</w:t>
            </w:r>
            <w:r>
              <w:rPr>
                <w:rFonts w:ascii="Times New Roman" w:hAnsi="Times New Roman"/>
                <w:szCs w:val="20"/>
                <w:u w:val="single"/>
              </w:rPr>
              <w:t>14bis</w:t>
            </w:r>
          </w:p>
        </w:tc>
        <w:tc>
          <w:tcPr>
            <w:tcW w:w="1119" w:type="dxa"/>
            <w:noWrap/>
            <w:tcMar>
              <w:top w:w="57" w:type="dxa"/>
              <w:left w:w="57" w:type="dxa"/>
              <w:bottom w:w="57" w:type="dxa"/>
              <w:right w:w="57" w:type="dxa"/>
            </w:tcMar>
          </w:tcPr>
          <w:p w14:paraId="6D8A6864" w14:textId="0F4078F4" w:rsidR="006E0058" w:rsidRDefault="006E0058" w:rsidP="006E0058">
            <w:pPr>
              <w:rPr>
                <w:rFonts w:ascii="Times New Roman" w:hAnsi="Times New Roman"/>
                <w:szCs w:val="20"/>
                <w:u w:val="single"/>
              </w:rPr>
            </w:pPr>
            <w:r>
              <w:rPr>
                <w:rFonts w:ascii="Times New Roman" w:hAnsi="Times New Roman"/>
                <w:szCs w:val="20"/>
                <w:u w:val="single"/>
              </w:rPr>
              <w:t>WG (TBC)</w:t>
            </w:r>
          </w:p>
        </w:tc>
        <w:tc>
          <w:tcPr>
            <w:tcW w:w="3151" w:type="dxa"/>
            <w:noWrap/>
            <w:tcMar>
              <w:top w:w="57" w:type="dxa"/>
              <w:left w:w="57" w:type="dxa"/>
              <w:bottom w:w="57" w:type="dxa"/>
              <w:right w:w="57" w:type="dxa"/>
            </w:tcMar>
          </w:tcPr>
          <w:p w14:paraId="71D3C221" w14:textId="7AEE769B" w:rsidR="006E0058" w:rsidRDefault="006E0058" w:rsidP="006E0058">
            <w:pPr>
              <w:rPr>
                <w:rFonts w:ascii="Times New Roman" w:hAnsi="Times New Roman"/>
                <w:szCs w:val="20"/>
              </w:rPr>
            </w:pPr>
            <w:r w:rsidRPr="00223514">
              <w:t>09</w:t>
            </w:r>
            <w:r>
              <w:t xml:space="preserve"> – 13 Oct </w:t>
            </w:r>
            <w:r w:rsidRPr="00223514">
              <w:t>2023</w:t>
            </w:r>
          </w:p>
        </w:tc>
        <w:tc>
          <w:tcPr>
            <w:tcW w:w="1975" w:type="dxa"/>
            <w:noWrap/>
            <w:tcMar>
              <w:top w:w="57" w:type="dxa"/>
              <w:left w:w="57" w:type="dxa"/>
              <w:bottom w:w="57" w:type="dxa"/>
              <w:right w:w="57" w:type="dxa"/>
            </w:tcMar>
          </w:tcPr>
          <w:p w14:paraId="63CB6B4A" w14:textId="45F6D346" w:rsidR="006E0058" w:rsidRDefault="006E0058" w:rsidP="006E0058">
            <w:pPr>
              <w:rPr>
                <w:rFonts w:ascii="Times New Roman" w:eastAsia="Arial Unicode MS" w:hAnsi="Times New Roman"/>
                <w:szCs w:val="20"/>
              </w:rPr>
            </w:pPr>
            <w:r>
              <w:rPr>
                <w:rFonts w:ascii="Times New Roman" w:eastAsia="Arial Unicode MS" w:hAnsi="Times New Roman"/>
                <w:szCs w:val="20"/>
              </w:rPr>
              <w:t>TBD</w:t>
            </w:r>
          </w:p>
        </w:tc>
        <w:tc>
          <w:tcPr>
            <w:tcW w:w="1008" w:type="dxa"/>
            <w:noWrap/>
            <w:tcMar>
              <w:top w:w="57" w:type="dxa"/>
              <w:left w:w="57" w:type="dxa"/>
              <w:bottom w:w="57" w:type="dxa"/>
              <w:right w:w="57" w:type="dxa"/>
            </w:tcMar>
          </w:tcPr>
          <w:p w14:paraId="0DDFE71A" w14:textId="1DC0AAD5" w:rsidR="006E0058" w:rsidRDefault="006E0058" w:rsidP="006E0058">
            <w:pPr>
              <w:rPr>
                <w:rFonts w:ascii="Times New Roman" w:eastAsia="Arial Unicode MS" w:hAnsi="Times New Roman"/>
                <w:szCs w:val="20"/>
              </w:rPr>
            </w:pPr>
            <w:r w:rsidRPr="00223514">
              <w:t>China</w:t>
            </w:r>
          </w:p>
        </w:tc>
      </w:tr>
      <w:tr w:rsidR="006E0058" w:rsidRPr="00174AA2" w14:paraId="2E369A2D" w14:textId="77777777" w:rsidTr="001E6AEA">
        <w:trPr>
          <w:cantSplit/>
          <w:trHeight w:val="20"/>
          <w:jc w:val="center"/>
        </w:trPr>
        <w:tc>
          <w:tcPr>
            <w:tcW w:w="3348" w:type="dxa"/>
            <w:noWrap/>
            <w:tcMar>
              <w:top w:w="57" w:type="dxa"/>
              <w:left w:w="57" w:type="dxa"/>
              <w:bottom w:w="57" w:type="dxa"/>
              <w:right w:w="57" w:type="dxa"/>
            </w:tcMar>
          </w:tcPr>
          <w:p w14:paraId="145CBC73" w14:textId="506CBAE7" w:rsidR="006E0058" w:rsidRPr="00174AA2" w:rsidRDefault="006E0058" w:rsidP="006E0058">
            <w:pPr>
              <w:rPr>
                <w:rFonts w:ascii="Times New Roman" w:hAnsi="Times New Roman"/>
                <w:szCs w:val="20"/>
                <w:u w:val="single"/>
              </w:rPr>
            </w:pPr>
            <w:r w:rsidRPr="00174AA2">
              <w:rPr>
                <w:rFonts w:ascii="Times New Roman" w:hAnsi="Times New Roman"/>
                <w:szCs w:val="20"/>
                <w:u w:val="single"/>
              </w:rPr>
              <w:t>3GPPRAN1#1</w:t>
            </w:r>
            <w:r>
              <w:rPr>
                <w:rFonts w:ascii="Times New Roman" w:hAnsi="Times New Roman"/>
                <w:szCs w:val="20"/>
                <w:u w:val="single"/>
              </w:rPr>
              <w:t>15</w:t>
            </w:r>
          </w:p>
        </w:tc>
        <w:tc>
          <w:tcPr>
            <w:tcW w:w="1119" w:type="dxa"/>
            <w:noWrap/>
            <w:tcMar>
              <w:top w:w="57" w:type="dxa"/>
              <w:left w:w="57" w:type="dxa"/>
              <w:bottom w:w="57" w:type="dxa"/>
              <w:right w:w="57" w:type="dxa"/>
            </w:tcMar>
          </w:tcPr>
          <w:p w14:paraId="44B65554" w14:textId="68C63FBA" w:rsidR="006E0058" w:rsidRDefault="006E0058" w:rsidP="006E0058">
            <w:pPr>
              <w:rPr>
                <w:rFonts w:ascii="Times New Roman" w:hAnsi="Times New Roman"/>
                <w:szCs w:val="20"/>
                <w:u w:val="single"/>
              </w:rPr>
            </w:pPr>
            <w:r>
              <w:rPr>
                <w:rFonts w:ascii="Times New Roman" w:hAnsi="Times New Roman"/>
                <w:szCs w:val="20"/>
                <w:u w:val="single"/>
              </w:rPr>
              <w:t>WG (TBC)</w:t>
            </w:r>
          </w:p>
        </w:tc>
        <w:tc>
          <w:tcPr>
            <w:tcW w:w="3151" w:type="dxa"/>
            <w:noWrap/>
            <w:tcMar>
              <w:top w:w="57" w:type="dxa"/>
              <w:left w:w="57" w:type="dxa"/>
              <w:bottom w:w="57" w:type="dxa"/>
              <w:right w:w="57" w:type="dxa"/>
            </w:tcMar>
          </w:tcPr>
          <w:p w14:paraId="21F45148" w14:textId="6C178F4A" w:rsidR="006E0058" w:rsidRDefault="006E0058" w:rsidP="006E0058">
            <w:pPr>
              <w:rPr>
                <w:rFonts w:ascii="Times New Roman" w:hAnsi="Times New Roman"/>
                <w:szCs w:val="20"/>
              </w:rPr>
            </w:pPr>
            <w:r w:rsidRPr="00223514">
              <w:t>13</w:t>
            </w:r>
            <w:r>
              <w:t xml:space="preserve"> – 17 Nov </w:t>
            </w:r>
            <w:r w:rsidRPr="00223514">
              <w:t>2023</w:t>
            </w:r>
          </w:p>
        </w:tc>
        <w:tc>
          <w:tcPr>
            <w:tcW w:w="1975" w:type="dxa"/>
            <w:noWrap/>
            <w:tcMar>
              <w:top w:w="57" w:type="dxa"/>
              <w:left w:w="57" w:type="dxa"/>
              <w:bottom w:w="57" w:type="dxa"/>
              <w:right w:w="57" w:type="dxa"/>
            </w:tcMar>
          </w:tcPr>
          <w:p w14:paraId="34DF01DC" w14:textId="7D28A497" w:rsidR="006E0058" w:rsidRDefault="006E0058" w:rsidP="006E0058">
            <w:pPr>
              <w:rPr>
                <w:rFonts w:ascii="Times New Roman" w:eastAsia="Arial Unicode MS" w:hAnsi="Times New Roman"/>
                <w:szCs w:val="20"/>
              </w:rPr>
            </w:pPr>
            <w:r>
              <w:rPr>
                <w:rFonts w:ascii="Times New Roman" w:eastAsia="Arial Unicode MS" w:hAnsi="Times New Roman"/>
                <w:szCs w:val="20"/>
              </w:rPr>
              <w:t>TBD</w:t>
            </w:r>
          </w:p>
        </w:tc>
        <w:tc>
          <w:tcPr>
            <w:tcW w:w="1008" w:type="dxa"/>
            <w:noWrap/>
            <w:tcMar>
              <w:top w:w="57" w:type="dxa"/>
              <w:left w:w="57" w:type="dxa"/>
              <w:bottom w:w="57" w:type="dxa"/>
              <w:right w:w="57" w:type="dxa"/>
            </w:tcMar>
          </w:tcPr>
          <w:p w14:paraId="6A57326E" w14:textId="10ED3E76" w:rsidR="006E0058" w:rsidRDefault="006E0058" w:rsidP="006E0058">
            <w:pPr>
              <w:rPr>
                <w:rFonts w:ascii="Times New Roman" w:eastAsia="Arial Unicode MS" w:hAnsi="Times New Roman"/>
                <w:szCs w:val="20"/>
              </w:rPr>
            </w:pPr>
            <w:r w:rsidRPr="00223514">
              <w:t>US</w:t>
            </w:r>
          </w:p>
        </w:tc>
      </w:tr>
    </w:tbl>
    <w:p w14:paraId="1E25283C" w14:textId="677C3C8E" w:rsidR="007A5AC0" w:rsidRPr="000B1042" w:rsidRDefault="007A5AC0" w:rsidP="008755AE"/>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3397"/>
        <w:gridCol w:w="3402"/>
        <w:gridCol w:w="3544"/>
      </w:tblGrid>
      <w:tr w:rsidR="00037679" w14:paraId="615E8568" w14:textId="77777777" w:rsidTr="00037679">
        <w:trPr>
          <w:jc w:val="center"/>
        </w:trPr>
        <w:tc>
          <w:tcPr>
            <w:tcW w:w="10343" w:type="dxa"/>
            <w:gridSpan w:val="3"/>
          </w:tcPr>
          <w:p w14:paraId="68FD8830" w14:textId="6F1CA929" w:rsidR="00037679" w:rsidRDefault="00037679" w:rsidP="00037679">
            <w:r w:rsidRPr="000B1042">
              <w:rPr>
                <w:rFonts w:ascii="Times New Roman" w:hAnsi="Times New Roman"/>
                <w:szCs w:val="20"/>
                <w:u w:val="single"/>
              </w:rPr>
              <w:t>MEETING</w:t>
            </w:r>
            <w:r w:rsidR="00233210">
              <w:rPr>
                <w:rFonts w:ascii="Times New Roman" w:hAnsi="Times New Roman"/>
                <w:szCs w:val="20"/>
                <w:u w:val="single"/>
              </w:rPr>
              <w:t xml:space="preserve"> </w:t>
            </w:r>
            <w:r w:rsidRPr="000B1042">
              <w:rPr>
                <w:rFonts w:ascii="Times New Roman" w:hAnsi="Times New Roman"/>
                <w:szCs w:val="20"/>
                <w:u w:val="single"/>
              </w:rPr>
              <w:t>TYPES</w:t>
            </w:r>
          </w:p>
        </w:tc>
      </w:tr>
      <w:tr w:rsidR="00037679" w14:paraId="173DAAF7" w14:textId="77777777" w:rsidTr="00037679">
        <w:trPr>
          <w:jc w:val="center"/>
        </w:trPr>
        <w:tc>
          <w:tcPr>
            <w:tcW w:w="3397" w:type="dxa"/>
            <w:vAlign w:val="bottom"/>
          </w:tcPr>
          <w:p w14:paraId="0230DD2C" w14:textId="3351BA02" w:rsidR="00037679" w:rsidRDefault="00037679" w:rsidP="00037679">
            <w:r w:rsidRPr="000B1042">
              <w:rPr>
                <w:rFonts w:ascii="Times New Roman" w:hAnsi="Times New Roman"/>
                <w:szCs w:val="20"/>
              </w:rPr>
              <w:t>AH</w:t>
            </w:r>
            <w:r w:rsidR="00233210">
              <w:rPr>
                <w:rFonts w:ascii="Times New Roman" w:hAnsi="Times New Roman"/>
                <w:szCs w:val="20"/>
              </w:rPr>
              <w:t xml:space="preserve"> </w:t>
            </w:r>
            <w:r w:rsidRPr="000B1042">
              <w:rPr>
                <w:rFonts w:ascii="Times New Roman" w:hAnsi="Times New Roman"/>
                <w:szCs w:val="20"/>
              </w:rPr>
              <w:t>=</w:t>
            </w:r>
            <w:r w:rsidR="00233210">
              <w:rPr>
                <w:rFonts w:ascii="Times New Roman" w:hAnsi="Times New Roman"/>
                <w:szCs w:val="20"/>
              </w:rPr>
              <w:t xml:space="preserve"> </w:t>
            </w:r>
            <w:r w:rsidRPr="000B1042">
              <w:rPr>
                <w:rFonts w:ascii="Times New Roman" w:hAnsi="Times New Roman"/>
                <w:szCs w:val="20"/>
              </w:rPr>
              <w:t>Ad</w:t>
            </w:r>
            <w:r w:rsidR="00233210">
              <w:rPr>
                <w:rFonts w:ascii="Times New Roman" w:hAnsi="Times New Roman"/>
                <w:szCs w:val="20"/>
              </w:rPr>
              <w:t xml:space="preserve"> </w:t>
            </w:r>
            <w:r w:rsidRPr="000B1042">
              <w:rPr>
                <w:rFonts w:ascii="Times New Roman" w:hAnsi="Times New Roman"/>
                <w:szCs w:val="20"/>
              </w:rPr>
              <w:t>Hoc</w:t>
            </w:r>
          </w:p>
        </w:tc>
        <w:tc>
          <w:tcPr>
            <w:tcW w:w="3402" w:type="dxa"/>
            <w:vAlign w:val="bottom"/>
          </w:tcPr>
          <w:p w14:paraId="27A1942A" w14:textId="62F65B1A" w:rsidR="00037679" w:rsidRDefault="00037679" w:rsidP="00037679">
            <w:r w:rsidRPr="000B1042">
              <w:rPr>
                <w:rFonts w:ascii="Times New Roman" w:hAnsi="Times New Roman"/>
                <w:szCs w:val="20"/>
              </w:rPr>
              <w:t>ST</w:t>
            </w:r>
            <w:r w:rsidR="00233210">
              <w:rPr>
                <w:rFonts w:ascii="Times New Roman" w:hAnsi="Times New Roman"/>
                <w:szCs w:val="20"/>
              </w:rPr>
              <w:t xml:space="preserve"> </w:t>
            </w:r>
            <w:r w:rsidRPr="000B1042">
              <w:rPr>
                <w:rFonts w:ascii="Times New Roman" w:hAnsi="Times New Roman"/>
                <w:szCs w:val="20"/>
              </w:rPr>
              <w:t>=</w:t>
            </w:r>
            <w:r w:rsidR="00233210">
              <w:rPr>
                <w:rFonts w:ascii="Times New Roman" w:hAnsi="Times New Roman"/>
                <w:szCs w:val="20"/>
              </w:rPr>
              <w:t xml:space="preserve"> </w:t>
            </w:r>
            <w:r w:rsidRPr="000B1042">
              <w:rPr>
                <w:rFonts w:ascii="Times New Roman" w:hAnsi="Times New Roman"/>
                <w:szCs w:val="20"/>
              </w:rPr>
              <w:t>Startup</w:t>
            </w:r>
            <w:r w:rsidR="00233210">
              <w:rPr>
                <w:rFonts w:ascii="Times New Roman" w:hAnsi="Times New Roman"/>
                <w:szCs w:val="20"/>
              </w:rPr>
              <w:t xml:space="preserve"> </w:t>
            </w:r>
            <w:r w:rsidRPr="000B1042">
              <w:rPr>
                <w:rFonts w:ascii="Times New Roman" w:hAnsi="Times New Roman"/>
                <w:szCs w:val="20"/>
              </w:rPr>
              <w:t>Meeting</w:t>
            </w:r>
          </w:p>
        </w:tc>
        <w:tc>
          <w:tcPr>
            <w:tcW w:w="3544" w:type="dxa"/>
            <w:vAlign w:val="bottom"/>
          </w:tcPr>
          <w:p w14:paraId="7CBDC50E" w14:textId="51870A78" w:rsidR="00037679" w:rsidRDefault="00037679" w:rsidP="00037679">
            <w:r w:rsidRPr="000B1042">
              <w:rPr>
                <w:rFonts w:ascii="Times New Roman" w:hAnsi="Times New Roman"/>
                <w:szCs w:val="20"/>
              </w:rPr>
              <w:t>RG</w:t>
            </w:r>
            <w:r w:rsidR="00233210">
              <w:rPr>
                <w:rFonts w:ascii="Times New Roman" w:hAnsi="Times New Roman"/>
                <w:szCs w:val="20"/>
              </w:rPr>
              <w:t xml:space="preserve"> </w:t>
            </w:r>
            <w:r w:rsidRPr="000B1042">
              <w:rPr>
                <w:rFonts w:ascii="Times New Roman" w:hAnsi="Times New Roman"/>
                <w:szCs w:val="20"/>
              </w:rPr>
              <w:t>=</w:t>
            </w:r>
            <w:r w:rsidR="00233210">
              <w:rPr>
                <w:rFonts w:ascii="Times New Roman" w:hAnsi="Times New Roman"/>
                <w:szCs w:val="20"/>
              </w:rPr>
              <w:t xml:space="preserve"> </w:t>
            </w:r>
            <w:r w:rsidRPr="000B1042">
              <w:rPr>
                <w:rFonts w:ascii="Times New Roman" w:hAnsi="Times New Roman"/>
                <w:szCs w:val="20"/>
              </w:rPr>
              <w:t>Rapporteurs</w:t>
            </w:r>
            <w:r w:rsidR="00233210">
              <w:rPr>
                <w:rFonts w:ascii="Times New Roman" w:hAnsi="Times New Roman"/>
                <w:szCs w:val="20"/>
              </w:rPr>
              <w:t xml:space="preserve"> </w:t>
            </w:r>
            <w:r w:rsidRPr="000B1042">
              <w:rPr>
                <w:rFonts w:ascii="Times New Roman" w:hAnsi="Times New Roman"/>
                <w:szCs w:val="20"/>
              </w:rPr>
              <w:t>Group</w:t>
            </w:r>
          </w:p>
        </w:tc>
      </w:tr>
      <w:tr w:rsidR="00037679" w14:paraId="0317AD83" w14:textId="77777777" w:rsidTr="00037679">
        <w:trPr>
          <w:jc w:val="center"/>
        </w:trPr>
        <w:tc>
          <w:tcPr>
            <w:tcW w:w="3397" w:type="dxa"/>
            <w:vAlign w:val="bottom"/>
          </w:tcPr>
          <w:p w14:paraId="33D48964" w14:textId="67F58B3C" w:rsidR="00037679" w:rsidRDefault="00037679" w:rsidP="00037679">
            <w:r w:rsidRPr="000B1042">
              <w:rPr>
                <w:rFonts w:ascii="Times New Roman" w:hAnsi="Times New Roman"/>
                <w:szCs w:val="20"/>
              </w:rPr>
              <w:t>JM</w:t>
            </w:r>
            <w:r w:rsidR="00233210">
              <w:rPr>
                <w:rFonts w:ascii="Times New Roman" w:hAnsi="Times New Roman"/>
                <w:szCs w:val="20"/>
              </w:rPr>
              <w:t xml:space="preserve"> </w:t>
            </w:r>
            <w:r w:rsidRPr="000B1042">
              <w:rPr>
                <w:rFonts w:ascii="Times New Roman" w:hAnsi="Times New Roman"/>
                <w:szCs w:val="20"/>
              </w:rPr>
              <w:t>=</w:t>
            </w:r>
            <w:r w:rsidR="00233210">
              <w:rPr>
                <w:rFonts w:ascii="Times New Roman" w:hAnsi="Times New Roman"/>
                <w:szCs w:val="20"/>
              </w:rPr>
              <w:t xml:space="preserve"> </w:t>
            </w:r>
            <w:r w:rsidRPr="000B1042">
              <w:rPr>
                <w:rFonts w:ascii="Times New Roman" w:hAnsi="Times New Roman"/>
                <w:szCs w:val="20"/>
              </w:rPr>
              <w:t>Joint</w:t>
            </w:r>
          </w:p>
        </w:tc>
        <w:tc>
          <w:tcPr>
            <w:tcW w:w="3402" w:type="dxa"/>
            <w:vAlign w:val="bottom"/>
          </w:tcPr>
          <w:p w14:paraId="7BA79BFD" w14:textId="0FC256B3" w:rsidR="00037679" w:rsidRDefault="00037679" w:rsidP="00037679">
            <w:r w:rsidRPr="000B1042">
              <w:rPr>
                <w:rFonts w:ascii="Times New Roman" w:hAnsi="Times New Roman"/>
                <w:szCs w:val="20"/>
              </w:rPr>
              <w:t>WG</w:t>
            </w:r>
            <w:r w:rsidR="00233210">
              <w:rPr>
                <w:rFonts w:ascii="Times New Roman" w:hAnsi="Times New Roman"/>
                <w:szCs w:val="20"/>
              </w:rPr>
              <w:t xml:space="preserve"> </w:t>
            </w:r>
            <w:r w:rsidRPr="000B1042">
              <w:rPr>
                <w:rFonts w:ascii="Times New Roman" w:hAnsi="Times New Roman"/>
                <w:szCs w:val="20"/>
              </w:rPr>
              <w:t>=</w:t>
            </w:r>
            <w:r w:rsidR="00233210">
              <w:rPr>
                <w:rFonts w:ascii="Times New Roman" w:hAnsi="Times New Roman"/>
                <w:szCs w:val="20"/>
              </w:rPr>
              <w:t xml:space="preserve"> </w:t>
            </w:r>
            <w:r w:rsidRPr="000B1042">
              <w:rPr>
                <w:rFonts w:ascii="Times New Roman" w:hAnsi="Times New Roman"/>
                <w:szCs w:val="20"/>
              </w:rPr>
              <w:t>Working</w:t>
            </w:r>
            <w:r w:rsidR="00233210">
              <w:rPr>
                <w:rFonts w:ascii="Times New Roman" w:hAnsi="Times New Roman"/>
                <w:szCs w:val="20"/>
              </w:rPr>
              <w:t xml:space="preserve"> </w:t>
            </w:r>
            <w:r w:rsidRPr="000B1042">
              <w:rPr>
                <w:rFonts w:ascii="Times New Roman" w:hAnsi="Times New Roman"/>
                <w:szCs w:val="20"/>
              </w:rPr>
              <w:t>Group</w:t>
            </w:r>
          </w:p>
        </w:tc>
        <w:tc>
          <w:tcPr>
            <w:tcW w:w="3544" w:type="dxa"/>
            <w:vAlign w:val="bottom"/>
          </w:tcPr>
          <w:p w14:paraId="681830DE" w14:textId="1718D6CC" w:rsidR="00037679" w:rsidRDefault="00037679" w:rsidP="00037679">
            <w:r w:rsidRPr="000B1042">
              <w:rPr>
                <w:rFonts w:ascii="Times New Roman" w:hAnsi="Times New Roman"/>
                <w:szCs w:val="20"/>
              </w:rPr>
              <w:t>SG</w:t>
            </w:r>
            <w:r w:rsidR="00233210">
              <w:rPr>
                <w:rFonts w:ascii="Times New Roman" w:hAnsi="Times New Roman"/>
                <w:szCs w:val="20"/>
              </w:rPr>
              <w:t xml:space="preserve"> </w:t>
            </w:r>
            <w:r w:rsidRPr="000B1042">
              <w:rPr>
                <w:rFonts w:ascii="Times New Roman" w:hAnsi="Times New Roman"/>
                <w:szCs w:val="20"/>
              </w:rPr>
              <w:t>=</w:t>
            </w:r>
            <w:r w:rsidR="00233210">
              <w:rPr>
                <w:rFonts w:ascii="Times New Roman" w:hAnsi="Times New Roman"/>
                <w:szCs w:val="20"/>
              </w:rPr>
              <w:t xml:space="preserve"> </w:t>
            </w:r>
            <w:r w:rsidRPr="000B1042">
              <w:rPr>
                <w:rFonts w:ascii="Times New Roman" w:hAnsi="Times New Roman"/>
                <w:szCs w:val="20"/>
              </w:rPr>
              <w:t>Steering</w:t>
            </w:r>
            <w:r w:rsidR="00233210">
              <w:rPr>
                <w:rFonts w:ascii="Times New Roman" w:hAnsi="Times New Roman"/>
                <w:szCs w:val="20"/>
              </w:rPr>
              <w:t xml:space="preserve"> </w:t>
            </w:r>
            <w:r w:rsidRPr="000B1042">
              <w:rPr>
                <w:rFonts w:ascii="Times New Roman" w:hAnsi="Times New Roman"/>
                <w:szCs w:val="20"/>
              </w:rPr>
              <w:t>Group</w:t>
            </w:r>
          </w:p>
        </w:tc>
      </w:tr>
      <w:tr w:rsidR="00037679" w14:paraId="2292B0D0" w14:textId="77777777" w:rsidTr="00037679">
        <w:trPr>
          <w:jc w:val="center"/>
        </w:trPr>
        <w:tc>
          <w:tcPr>
            <w:tcW w:w="3397" w:type="dxa"/>
            <w:vAlign w:val="bottom"/>
          </w:tcPr>
          <w:p w14:paraId="3E682D8B" w14:textId="7ED0236B" w:rsidR="00037679" w:rsidRDefault="00037679" w:rsidP="00037679">
            <w:r w:rsidRPr="000B1042">
              <w:rPr>
                <w:rFonts w:ascii="Times New Roman" w:hAnsi="Times New Roman"/>
                <w:szCs w:val="20"/>
              </w:rPr>
              <w:t>PM</w:t>
            </w:r>
            <w:r w:rsidR="00233210">
              <w:rPr>
                <w:rFonts w:ascii="Times New Roman" w:hAnsi="Times New Roman"/>
                <w:szCs w:val="20"/>
              </w:rPr>
              <w:t xml:space="preserve"> </w:t>
            </w:r>
            <w:r w:rsidRPr="000B1042">
              <w:rPr>
                <w:rFonts w:ascii="Times New Roman" w:hAnsi="Times New Roman"/>
                <w:szCs w:val="20"/>
              </w:rPr>
              <w:t>=</w:t>
            </w:r>
            <w:r w:rsidR="00233210">
              <w:rPr>
                <w:rFonts w:ascii="Times New Roman" w:hAnsi="Times New Roman"/>
                <w:szCs w:val="20"/>
              </w:rPr>
              <w:t xml:space="preserve"> </w:t>
            </w:r>
            <w:r w:rsidRPr="000B1042">
              <w:rPr>
                <w:rFonts w:ascii="Times New Roman" w:hAnsi="Times New Roman"/>
                <w:szCs w:val="20"/>
              </w:rPr>
              <w:t>Preparatory</w:t>
            </w:r>
            <w:r w:rsidR="00233210">
              <w:rPr>
                <w:rFonts w:ascii="Times New Roman" w:hAnsi="Times New Roman"/>
                <w:szCs w:val="20"/>
              </w:rPr>
              <w:t xml:space="preserve"> </w:t>
            </w:r>
            <w:r w:rsidRPr="000B1042">
              <w:rPr>
                <w:rFonts w:ascii="Times New Roman" w:hAnsi="Times New Roman"/>
                <w:szCs w:val="20"/>
              </w:rPr>
              <w:t>Meeting</w:t>
            </w:r>
          </w:p>
        </w:tc>
        <w:tc>
          <w:tcPr>
            <w:tcW w:w="3402" w:type="dxa"/>
            <w:vAlign w:val="bottom"/>
          </w:tcPr>
          <w:p w14:paraId="3DA7F4C1" w14:textId="0C491524" w:rsidR="00037679" w:rsidRDefault="00037679" w:rsidP="00037679">
            <w:r w:rsidRPr="000B1042">
              <w:rPr>
                <w:rFonts w:ascii="Times New Roman" w:hAnsi="Times New Roman"/>
                <w:szCs w:val="20"/>
              </w:rPr>
              <w:t>CM</w:t>
            </w:r>
            <w:r w:rsidR="00233210">
              <w:rPr>
                <w:rFonts w:ascii="Times New Roman" w:hAnsi="Times New Roman"/>
                <w:szCs w:val="20"/>
              </w:rPr>
              <w:t xml:space="preserve"> </w:t>
            </w:r>
            <w:r w:rsidRPr="000B1042">
              <w:rPr>
                <w:rFonts w:ascii="Times New Roman" w:hAnsi="Times New Roman"/>
                <w:szCs w:val="20"/>
              </w:rPr>
              <w:t>=</w:t>
            </w:r>
            <w:r w:rsidR="00233210">
              <w:rPr>
                <w:rFonts w:ascii="Times New Roman" w:hAnsi="Times New Roman"/>
                <w:szCs w:val="20"/>
              </w:rPr>
              <w:t xml:space="preserve"> </w:t>
            </w:r>
            <w:r w:rsidRPr="000B1042">
              <w:rPr>
                <w:rFonts w:ascii="Times New Roman" w:hAnsi="Times New Roman"/>
                <w:szCs w:val="20"/>
              </w:rPr>
              <w:t>Chairmen's</w:t>
            </w:r>
            <w:r w:rsidR="00233210">
              <w:rPr>
                <w:rFonts w:ascii="Times New Roman" w:hAnsi="Times New Roman"/>
                <w:szCs w:val="20"/>
              </w:rPr>
              <w:t xml:space="preserve"> </w:t>
            </w:r>
            <w:r w:rsidRPr="000B1042">
              <w:rPr>
                <w:rFonts w:ascii="Times New Roman" w:hAnsi="Times New Roman"/>
                <w:szCs w:val="20"/>
              </w:rPr>
              <w:t>meeting</w:t>
            </w:r>
          </w:p>
        </w:tc>
        <w:tc>
          <w:tcPr>
            <w:tcW w:w="3544" w:type="dxa"/>
            <w:vAlign w:val="bottom"/>
          </w:tcPr>
          <w:p w14:paraId="6F6576FD" w14:textId="5E7F771B" w:rsidR="00037679" w:rsidRDefault="00037679" w:rsidP="00037679">
            <w:r w:rsidRPr="000B1042">
              <w:rPr>
                <w:rFonts w:ascii="Times New Roman" w:hAnsi="Times New Roman"/>
                <w:szCs w:val="20"/>
              </w:rPr>
              <w:t>TG</w:t>
            </w:r>
            <w:r w:rsidR="00233210">
              <w:rPr>
                <w:rFonts w:ascii="Times New Roman" w:hAnsi="Times New Roman"/>
                <w:szCs w:val="20"/>
              </w:rPr>
              <w:t xml:space="preserve"> </w:t>
            </w:r>
            <w:r w:rsidRPr="000B1042">
              <w:rPr>
                <w:rFonts w:ascii="Times New Roman" w:hAnsi="Times New Roman"/>
                <w:szCs w:val="20"/>
              </w:rPr>
              <w:t>=</w:t>
            </w:r>
            <w:r w:rsidR="00233210">
              <w:rPr>
                <w:rFonts w:ascii="Times New Roman" w:hAnsi="Times New Roman"/>
                <w:szCs w:val="20"/>
              </w:rPr>
              <w:t xml:space="preserve"> </w:t>
            </w:r>
            <w:r w:rsidRPr="000B1042">
              <w:rPr>
                <w:rFonts w:ascii="Times New Roman" w:hAnsi="Times New Roman"/>
                <w:szCs w:val="20"/>
              </w:rPr>
              <w:t>Task</w:t>
            </w:r>
            <w:r w:rsidR="00233210">
              <w:rPr>
                <w:rFonts w:ascii="Times New Roman" w:hAnsi="Times New Roman"/>
                <w:szCs w:val="20"/>
              </w:rPr>
              <w:t xml:space="preserve"> </w:t>
            </w:r>
            <w:r w:rsidRPr="000B1042">
              <w:rPr>
                <w:rFonts w:ascii="Times New Roman" w:hAnsi="Times New Roman"/>
                <w:szCs w:val="20"/>
              </w:rPr>
              <w:t>Group</w:t>
            </w:r>
          </w:p>
        </w:tc>
      </w:tr>
      <w:tr w:rsidR="00037679" w14:paraId="31EF974C" w14:textId="77777777" w:rsidTr="00037679">
        <w:trPr>
          <w:jc w:val="center"/>
        </w:trPr>
        <w:tc>
          <w:tcPr>
            <w:tcW w:w="3397" w:type="dxa"/>
            <w:vAlign w:val="bottom"/>
          </w:tcPr>
          <w:p w14:paraId="01A3F6BB" w14:textId="7A370158" w:rsidR="00037679" w:rsidRDefault="00037679" w:rsidP="00037679">
            <w:r w:rsidRPr="000B1042">
              <w:rPr>
                <w:rFonts w:ascii="Times New Roman" w:hAnsi="Times New Roman"/>
                <w:szCs w:val="20"/>
              </w:rPr>
              <w:t>RM</w:t>
            </w:r>
            <w:r w:rsidR="00233210">
              <w:rPr>
                <w:rFonts w:ascii="Times New Roman" w:hAnsi="Times New Roman"/>
                <w:szCs w:val="20"/>
              </w:rPr>
              <w:t xml:space="preserve"> </w:t>
            </w:r>
            <w:r w:rsidRPr="000B1042">
              <w:rPr>
                <w:rFonts w:ascii="Times New Roman" w:hAnsi="Times New Roman"/>
                <w:szCs w:val="20"/>
              </w:rPr>
              <w:t>=</w:t>
            </w:r>
            <w:r w:rsidR="00233210">
              <w:rPr>
                <w:rFonts w:ascii="Times New Roman" w:hAnsi="Times New Roman"/>
                <w:szCs w:val="20"/>
              </w:rPr>
              <w:t xml:space="preserve"> </w:t>
            </w:r>
            <w:r w:rsidRPr="000B1042">
              <w:rPr>
                <w:rFonts w:ascii="Times New Roman" w:hAnsi="Times New Roman"/>
                <w:szCs w:val="20"/>
              </w:rPr>
              <w:t>Resolution</w:t>
            </w:r>
            <w:r w:rsidR="00233210">
              <w:rPr>
                <w:rFonts w:ascii="Times New Roman" w:hAnsi="Times New Roman"/>
                <w:szCs w:val="20"/>
              </w:rPr>
              <w:t xml:space="preserve"> </w:t>
            </w:r>
            <w:r w:rsidRPr="000B1042">
              <w:rPr>
                <w:rFonts w:ascii="Times New Roman" w:hAnsi="Times New Roman"/>
                <w:szCs w:val="20"/>
              </w:rPr>
              <w:t>Meeting</w:t>
            </w:r>
          </w:p>
        </w:tc>
        <w:tc>
          <w:tcPr>
            <w:tcW w:w="3402" w:type="dxa"/>
            <w:vAlign w:val="bottom"/>
          </w:tcPr>
          <w:p w14:paraId="0A3D0AC0" w14:textId="4EB1F835" w:rsidR="00037679" w:rsidRDefault="00037679" w:rsidP="00037679">
            <w:r w:rsidRPr="000B1042">
              <w:rPr>
                <w:rFonts w:ascii="Times New Roman" w:hAnsi="Times New Roman"/>
                <w:szCs w:val="20"/>
              </w:rPr>
              <w:t>OR</w:t>
            </w:r>
            <w:r w:rsidR="00233210">
              <w:rPr>
                <w:rFonts w:ascii="Times New Roman" w:hAnsi="Times New Roman"/>
                <w:szCs w:val="20"/>
              </w:rPr>
              <w:t xml:space="preserve"> </w:t>
            </w:r>
            <w:r w:rsidRPr="000B1042">
              <w:rPr>
                <w:rFonts w:ascii="Times New Roman" w:hAnsi="Times New Roman"/>
                <w:szCs w:val="20"/>
              </w:rPr>
              <w:t>=</w:t>
            </w:r>
            <w:r w:rsidR="00233210">
              <w:rPr>
                <w:rFonts w:ascii="Times New Roman" w:hAnsi="Times New Roman"/>
                <w:szCs w:val="20"/>
              </w:rPr>
              <w:t xml:space="preserve"> </w:t>
            </w:r>
            <w:r w:rsidRPr="000B1042">
              <w:rPr>
                <w:rFonts w:ascii="Times New Roman" w:hAnsi="Times New Roman"/>
                <w:szCs w:val="20"/>
              </w:rPr>
              <w:t>Ordinary</w:t>
            </w:r>
          </w:p>
        </w:tc>
        <w:tc>
          <w:tcPr>
            <w:tcW w:w="3544" w:type="dxa"/>
            <w:vAlign w:val="bottom"/>
          </w:tcPr>
          <w:p w14:paraId="62D21EAC" w14:textId="72A222F0" w:rsidR="00037679" w:rsidRDefault="00037679" w:rsidP="00037679">
            <w:r w:rsidRPr="000B1042">
              <w:rPr>
                <w:rFonts w:ascii="Times New Roman" w:hAnsi="Times New Roman"/>
                <w:szCs w:val="20"/>
              </w:rPr>
              <w:t>XO</w:t>
            </w:r>
            <w:r w:rsidR="00233210">
              <w:rPr>
                <w:rFonts w:ascii="Times New Roman" w:hAnsi="Times New Roman"/>
                <w:szCs w:val="20"/>
              </w:rPr>
              <w:t xml:space="preserve"> </w:t>
            </w:r>
            <w:r w:rsidRPr="000B1042">
              <w:rPr>
                <w:rFonts w:ascii="Times New Roman" w:hAnsi="Times New Roman"/>
                <w:szCs w:val="20"/>
              </w:rPr>
              <w:t>=</w:t>
            </w:r>
            <w:r w:rsidR="00233210">
              <w:rPr>
                <w:rFonts w:ascii="Times New Roman" w:hAnsi="Times New Roman"/>
                <w:szCs w:val="20"/>
              </w:rPr>
              <w:t xml:space="preserve"> </w:t>
            </w:r>
            <w:r w:rsidRPr="000B1042">
              <w:rPr>
                <w:rFonts w:ascii="Times New Roman" w:hAnsi="Times New Roman"/>
                <w:szCs w:val="20"/>
              </w:rPr>
              <w:t>Extraordinary</w:t>
            </w:r>
          </w:p>
        </w:tc>
      </w:tr>
    </w:tbl>
    <w:p w14:paraId="4897B3D2" w14:textId="6DA4806A" w:rsidR="00037679" w:rsidRDefault="00037679" w:rsidP="00037679"/>
    <w:p w14:paraId="2DD011CD" w14:textId="77777777" w:rsidR="005B2A44" w:rsidRDefault="005B2A44" w:rsidP="00F53443"/>
    <w:p w14:paraId="5401C302" w14:textId="1BB94671" w:rsidR="007A5AC0" w:rsidRPr="000B1042" w:rsidRDefault="007A5AC0" w:rsidP="00F53443">
      <w:pPr>
        <w:rPr>
          <w:rFonts w:ascii="Times New Roman" w:hAnsi="Times New Roman"/>
          <w:i/>
          <w:szCs w:val="20"/>
        </w:rPr>
      </w:pPr>
      <w:r w:rsidRPr="000B1042">
        <w:rPr>
          <w:rFonts w:ascii="Times New Roman" w:hAnsi="Times New Roman"/>
          <w:i/>
          <w:szCs w:val="20"/>
        </w:rPr>
        <w:t>End</w:t>
      </w:r>
      <w:r w:rsidR="00233210">
        <w:rPr>
          <w:rFonts w:ascii="Times New Roman" w:hAnsi="Times New Roman"/>
          <w:i/>
          <w:szCs w:val="20"/>
        </w:rPr>
        <w:t xml:space="preserve"> </w:t>
      </w:r>
      <w:r w:rsidRPr="000B1042">
        <w:rPr>
          <w:rFonts w:ascii="Times New Roman" w:hAnsi="Times New Roman"/>
          <w:i/>
          <w:szCs w:val="20"/>
        </w:rPr>
        <w:t>of</w:t>
      </w:r>
      <w:r w:rsidR="00233210">
        <w:rPr>
          <w:rFonts w:ascii="Times New Roman" w:hAnsi="Times New Roman"/>
          <w:i/>
          <w:szCs w:val="20"/>
        </w:rPr>
        <w:t xml:space="preserve"> </w:t>
      </w:r>
      <w:r w:rsidRPr="000B1042">
        <w:rPr>
          <w:rFonts w:ascii="Times New Roman" w:hAnsi="Times New Roman"/>
          <w:i/>
          <w:szCs w:val="20"/>
        </w:rPr>
        <w:t>document</w:t>
      </w:r>
    </w:p>
    <w:sectPr w:rsidR="007A5AC0" w:rsidRPr="000B1042" w:rsidSect="00B72744">
      <w:headerReference w:type="default" r:id="rId2791"/>
      <w:pgSz w:w="16834" w:h="11909" w:orient="landscape" w:code="9"/>
      <w:pgMar w:top="1440" w:right="1440" w:bottom="1440" w:left="1440" w:header="720" w:footer="720" w:gutter="0"/>
      <w:cols w:space="720"/>
    </w:sectPr>
  </w:body>
</w:document>
</file>

<file path=word/customizations.xml><?xml version="1.0" encoding="utf-8"?>
<wne:tcg xmlns:r="http://schemas.openxmlformats.org/officeDocument/2006/relationships" xmlns:wne="http://schemas.microsoft.com/office/word/2006/wordml">
  <wne:keymaps>
    <wne:keymap wne:mask="1" wne:kcmPrimary="024C" wne:kcmSecondary="0063"/>
    <wne:keymap wne:kcmPrimary="06BA">
      <wne:macro wne:macroName="TEMPLATEPROJECT.MCCSTYLEBAR.ABBREVIATIONSOREXAMPLEWITHOUTTRAILINGSPACE"/>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A18088" w14:textId="77777777" w:rsidR="002328C4" w:rsidRDefault="002328C4">
      <w:r>
        <w:separator/>
      </w:r>
    </w:p>
  </w:endnote>
  <w:endnote w:type="continuationSeparator" w:id="0">
    <w:p w14:paraId="2DD138C0" w14:textId="77777777" w:rsidR="002328C4" w:rsidRDefault="002328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ZapfDingbats">
    <w:altName w:val="Wingdings"/>
    <w:panose1 w:val="00000000000000000000"/>
    <w:charset w:val="02"/>
    <w:family w:val="decorative"/>
    <w:notTrueTyp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MS Mincho"/>
    <w:panose1 w:val="00000000000000000000"/>
    <w:charset w:val="80"/>
    <w:family w:val="auto"/>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Batang">
    <w:altName w:val="Batang"/>
    <w:panose1 w:val="02030600000101010101"/>
    <w:charset w:val="81"/>
    <w:family w:val="roman"/>
    <w:pitch w:val="variable"/>
    <w:sig w:usb0="B00002AF" w:usb1="69D77CFB" w:usb2="00000030" w:usb3="00000000" w:csb0="0008009F" w:csb1="00000000"/>
  </w:font>
  <w:font w:name="Ericsson Capital TT">
    <w:altName w:val="Corbel"/>
    <w:charset w:val="00"/>
    <w:family w:val="auto"/>
    <w:pitch w:val="variable"/>
    <w:sig w:usb0="00000001" w:usb1="4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LG스마트체 Light">
    <w:altName w:val="Malgun Gothic"/>
    <w:charset w:val="81"/>
    <w:family w:val="modern"/>
    <w:pitch w:val="variable"/>
    <w:sig w:usb0="00000203" w:usb1="29D72C10" w:usb2="00000010" w:usb3="00000000" w:csb0="00280005"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G Times (WN)">
    <w:altName w:val="Arial"/>
    <w:panose1 w:val="00000000000000000000"/>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PGothic">
    <w:panose1 w:val="020B0600070205080204"/>
    <w:charset w:val="80"/>
    <w:family w:val="swiss"/>
    <w:pitch w:val="variable"/>
    <w:sig w:usb0="E00002FF" w:usb1="6AC7FDFB" w:usb2="08000012" w:usb3="00000000" w:csb0="0002009F" w:csb1="00000000"/>
  </w:font>
  <w:font w:name="?? ??">
    <w:altName w:val="Yu Gothic"/>
    <w:charset w:val="80"/>
    <w:family w:val="roman"/>
    <w:pitch w:val="default"/>
    <w:sig w:usb0="00000000" w:usb1="00000000" w:usb2="00000010" w:usb3="00000000" w:csb0="00020000" w:csb1="00000000"/>
  </w:font>
  <w:font w:name="Times New Roman Bold">
    <w:altName w:val="Times New Roman"/>
    <w:panose1 w:val="02020803070505020304"/>
    <w:charset w:val="00"/>
    <w:family w:val="roman"/>
    <w:pitch w:val="variable"/>
    <w:sig w:usb0="00003A87" w:usb1="00000000" w:usb2="00000000" w:usb3="00000000" w:csb0="000000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LineDraw">
    <w:charset w:val="02"/>
    <w:family w:val="modern"/>
    <w:pitch w:val="fixed"/>
  </w:font>
  <w:font w:name="????">
    <w:altName w:val="Arial Unicode MS"/>
    <w:panose1 w:val="00000000000000000000"/>
    <w:charset w:val="88"/>
    <w:family w:val="auto"/>
    <w:notTrueType/>
    <w:pitch w:val="variable"/>
    <w:sig w:usb0="00000001" w:usb1="08080000" w:usb2="00000010" w:usb3="00000000" w:csb0="00100000" w:csb1="00000000"/>
  </w:font>
  <w:font w:name="Mincho">
    <w:altName w:val="明朝"/>
    <w:panose1 w:val="02020609040305080305"/>
    <w:charset w:val="80"/>
    <w:family w:val="roman"/>
    <w:notTrueType/>
    <w:pitch w:val="fixed"/>
    <w:sig w:usb0="00000001" w:usb1="08070000" w:usb2="00000010" w:usb3="00000000" w:csb0="00020000" w:csb1="00000000"/>
  </w:font>
  <w:font w:name="Century">
    <w:panose1 w:val="0204060405050502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New York">
    <w:panose1 w:val="02040503060506020304"/>
    <w:charset w:val="00"/>
    <w:family w:val="roman"/>
    <w:notTrueType/>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KaiTi_GB2312">
    <w:altName w:val="Microsoft YaHei"/>
    <w:charset w:val="86"/>
    <w:family w:val="modern"/>
    <w:pitch w:val="default"/>
    <w:sig w:usb0="00000000" w:usb1="00000000" w:usb2="00000016" w:usb3="00000000" w:csb0="00040001" w:csb1="00000000"/>
  </w:font>
  <w:font w:name="KaiTi">
    <w:charset w:val="86"/>
    <w:family w:val="modern"/>
    <w:pitch w:val="fixed"/>
    <w:sig w:usb0="800002BF" w:usb1="38CF7CFA"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charset w:val="00"/>
    <w:family w:val="roman"/>
    <w:pitch w:val="variable"/>
    <w:sig w:usb0="E0002AEF" w:usb1="C0007841" w:usb2="00000009" w:usb3="00000000" w:csb0="000001FF" w:csb1="00000000"/>
  </w:font>
  <w:font w:name="TimesNewRomanPS-ItalicMT">
    <w:altName w:val="Times New Roman"/>
    <w:charset w:val="00"/>
    <w:family w:val="roman"/>
    <w:pitch w:val="default"/>
  </w:font>
  <w:font w:name="Gulim">
    <w:altName w:val="굴림"/>
    <w:panose1 w:val="020B0600000101010101"/>
    <w:charset w:val="81"/>
    <w:family w:val="swiss"/>
    <w:pitch w:val="variable"/>
    <w:sig w:usb0="B00002AF" w:usb1="69D77CFB" w:usb2="00000030" w:usb3="00000000" w:csb0="0008009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Microsoft YaHei">
    <w:panose1 w:val="020B0503020204020204"/>
    <w:charset w:val="86"/>
    <w:family w:val="swiss"/>
    <w:pitch w:val="variable"/>
    <w:sig w:usb0="80000287" w:usb1="2ACF3C50" w:usb2="00000016" w:usb3="00000000" w:csb0="0004001F" w:csb1="00000000"/>
  </w:font>
  <w:font w:name="Arial Unicode MS">
    <w:altName w:val="Microsoft JhengHei"/>
    <w:panose1 w:val="020B0604020202020204"/>
    <w:charset w:val="88"/>
    <w:family w:val="swiss"/>
    <w:pitch w:val="variable"/>
    <w:sig w:usb0="F7FFAFFF" w:usb1="E9DFFFFF" w:usb2="0000003F" w:usb3="00000000" w:csb0="003F01FF" w:csb1="00000000"/>
  </w:font>
  <w:font w:name="Meiryo">
    <w:charset w:val="80"/>
    <w:family w:val="swiss"/>
    <w:pitch w:val="variable"/>
    <w:sig w:usb0="E00002FF" w:usb1="6AC7FFFF" w:usb2="08000012" w:usb3="00000000" w:csb0="0002009F" w:csb1="00000000"/>
  </w:font>
  <w:font w:name="Microsoft YaHei UI">
    <w:panose1 w:val="020B0503020204020204"/>
    <w:charset w:val="86"/>
    <w:family w:val="swiss"/>
    <w:pitch w:val="variable"/>
    <w:sig w:usb0="80000287" w:usb1="2ACF3C50" w:usb2="00000016" w:usb3="00000000" w:csb0="0004001F" w:csb1="00000000"/>
  </w:font>
  <w:font w:name="宋 体">
    <w:altName w:val="SimSu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1109F" w14:textId="7D914003" w:rsidR="008C11A4" w:rsidRPr="000B6FA8" w:rsidRDefault="008C11A4" w:rsidP="007A5AC0">
    <w:pPr>
      <w:pStyle w:val="Footer"/>
      <w:framePr w:wrap="around" w:vAnchor="text" w:hAnchor="margin" w:xAlign="center" w:y="1"/>
      <w:rPr>
        <w:rStyle w:val="PageNumber"/>
      </w:rPr>
    </w:pPr>
    <w:r w:rsidRPr="000B6FA8">
      <w:rPr>
        <w:rStyle w:val="PageNumber"/>
      </w:rPr>
      <w:fldChar w:fldCharType="begin"/>
    </w:r>
    <w:r w:rsidRPr="000B6FA8">
      <w:rPr>
        <w:rStyle w:val="PageNumber"/>
      </w:rPr>
      <w:instrText xml:space="preserve">PAGE  </w:instrText>
    </w:r>
    <w:r w:rsidRPr="000B6FA8">
      <w:rPr>
        <w:rStyle w:val="PageNumber"/>
      </w:rPr>
      <w:fldChar w:fldCharType="separate"/>
    </w:r>
    <w:r>
      <w:rPr>
        <w:rStyle w:val="PageNumber"/>
        <w:noProof/>
      </w:rPr>
      <w:t>187</w:t>
    </w:r>
    <w:r w:rsidRPr="000B6FA8">
      <w:rPr>
        <w:rStyle w:val="PageNumber"/>
      </w:rPr>
      <w:fldChar w:fldCharType="end"/>
    </w:r>
  </w:p>
  <w:p w14:paraId="497760C1" w14:textId="77777777" w:rsidR="008C11A4" w:rsidRDefault="008C11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CE2B0F" w14:textId="77777777" w:rsidR="002328C4" w:rsidRDefault="002328C4">
      <w:r>
        <w:separator/>
      </w:r>
    </w:p>
  </w:footnote>
  <w:footnote w:type="continuationSeparator" w:id="0">
    <w:p w14:paraId="5B00420C" w14:textId="77777777" w:rsidR="002328C4" w:rsidRDefault="002328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2388C" w14:textId="7A9E83D7" w:rsidR="008C11A4" w:rsidRPr="00D3368C" w:rsidRDefault="008C11A4" w:rsidP="007C2B63">
    <w:pPr>
      <w:pStyle w:val="Header"/>
      <w:widowControl w:val="0"/>
      <w:tabs>
        <w:tab w:val="clear" w:pos="9072"/>
        <w:tab w:val="right" w:pos="8280"/>
        <w:tab w:val="right" w:pos="9781"/>
      </w:tabs>
      <w:ind w:right="-58"/>
      <w:rPr>
        <w:rFonts w:ascii="Arial" w:hAnsi="Arial" w:cs="Arial"/>
        <w:b/>
        <w:bCs/>
        <w:sz w:val="28"/>
        <w:lang w:val="en-US"/>
      </w:rPr>
    </w:pPr>
    <w:r>
      <w:rPr>
        <w:rFonts w:ascii="Arial" w:hAnsi="Arial" w:cs="Arial"/>
        <w:b/>
        <w:bCs/>
        <w:sz w:val="28"/>
      </w:rPr>
      <w:t>3GPP TSG RAN WG1 Meeting #10</w:t>
    </w:r>
    <w:r w:rsidR="001351FA">
      <w:rPr>
        <w:rFonts w:ascii="Arial" w:hAnsi="Arial" w:cs="Arial"/>
        <w:b/>
        <w:bCs/>
        <w:sz w:val="28"/>
      </w:rPr>
      <w:t>9</w:t>
    </w:r>
    <w:r>
      <w:rPr>
        <w:rFonts w:ascii="Arial" w:hAnsi="Arial" w:cs="Arial"/>
        <w:b/>
        <w:bCs/>
        <w:sz w:val="28"/>
      </w:rPr>
      <w:t>-e</w:t>
    </w:r>
    <w:r>
      <w:rPr>
        <w:rFonts w:ascii="Arial" w:hAnsi="Arial" w:cs="Arial"/>
        <w:b/>
        <w:bCs/>
        <w:sz w:val="28"/>
      </w:rPr>
      <w:tab/>
    </w:r>
    <w:r>
      <w:rPr>
        <w:rFonts w:ascii="Arial" w:hAnsi="Arial" w:cs="Arial"/>
        <w:b/>
        <w:bCs/>
        <w:sz w:val="28"/>
      </w:rPr>
      <w:tab/>
    </w:r>
    <w:r w:rsidR="00AD14C8" w:rsidRPr="00AD14C8">
      <w:rPr>
        <w:rFonts w:ascii="Arial" w:hAnsi="Arial" w:cs="Arial"/>
        <w:b/>
        <w:bCs/>
        <w:sz w:val="28"/>
      </w:rPr>
      <w:t>R1-2203011</w:t>
    </w:r>
  </w:p>
  <w:p w14:paraId="1845C2DB" w14:textId="3AF4B8CD" w:rsidR="008C11A4" w:rsidRPr="009513AC" w:rsidRDefault="008C11A4" w:rsidP="001E4E41">
    <w:pPr>
      <w:tabs>
        <w:tab w:val="center" w:pos="4536"/>
        <w:tab w:val="right" w:pos="9072"/>
      </w:tabs>
      <w:rPr>
        <w:rFonts w:ascii="Arial" w:eastAsia="MS Mincho" w:hAnsi="Arial" w:cs="Arial"/>
        <w:b/>
        <w:bCs/>
        <w:sz w:val="28"/>
        <w:lang w:eastAsia="ja-JP"/>
      </w:rPr>
    </w:pPr>
    <w:bookmarkStart w:id="768" w:name="_Hlk36104658"/>
    <w:r>
      <w:rPr>
        <w:rFonts w:ascii="Arial" w:eastAsia="MS Mincho" w:hAnsi="Arial" w:cs="Arial"/>
        <w:b/>
        <w:bCs/>
        <w:sz w:val="28"/>
        <w:lang w:eastAsia="ja-JP"/>
      </w:rPr>
      <w:t xml:space="preserve">e-Meeting, </w:t>
    </w:r>
    <w:r w:rsidR="001351FA">
      <w:rPr>
        <w:rFonts w:ascii="Arial" w:eastAsia="MS Mincho" w:hAnsi="Arial" w:cs="Arial"/>
        <w:b/>
        <w:bCs/>
        <w:sz w:val="28"/>
        <w:lang w:eastAsia="ja-JP"/>
      </w:rPr>
      <w:t>May 9</w:t>
    </w:r>
    <w:r w:rsidRPr="006C4A83">
      <w:rPr>
        <w:rFonts w:ascii="Arial" w:eastAsia="MS Mincho" w:hAnsi="Arial" w:cs="Arial"/>
        <w:b/>
        <w:bCs/>
        <w:sz w:val="28"/>
        <w:vertAlign w:val="superscript"/>
        <w:lang w:eastAsia="ja-JP"/>
      </w:rPr>
      <w:t>th</w:t>
    </w:r>
    <w:r>
      <w:rPr>
        <w:rFonts w:ascii="Arial" w:eastAsia="MS Mincho" w:hAnsi="Arial" w:cs="Arial"/>
        <w:b/>
        <w:bCs/>
        <w:sz w:val="28"/>
        <w:lang w:eastAsia="ja-JP"/>
      </w:rPr>
      <w:t xml:space="preserve"> – 2</w:t>
    </w:r>
    <w:r w:rsidR="001351FA">
      <w:rPr>
        <w:rFonts w:ascii="Arial" w:eastAsia="MS Mincho" w:hAnsi="Arial" w:cs="Arial"/>
        <w:b/>
        <w:bCs/>
        <w:sz w:val="28"/>
        <w:lang w:eastAsia="ja-JP"/>
      </w:rPr>
      <w:t>0</w:t>
    </w:r>
    <w:r w:rsidRPr="006148A0">
      <w:rPr>
        <w:rFonts w:ascii="Arial" w:eastAsia="MS Mincho" w:hAnsi="Arial" w:cs="Arial"/>
        <w:b/>
        <w:bCs/>
        <w:sz w:val="28"/>
        <w:vertAlign w:val="superscript"/>
        <w:lang w:eastAsia="ja-JP"/>
      </w:rPr>
      <w:t>th</w:t>
    </w:r>
    <w:r>
      <w:rPr>
        <w:rFonts w:ascii="Arial" w:eastAsia="MS Mincho" w:hAnsi="Arial" w:cs="Arial"/>
        <w:b/>
        <w:bCs/>
        <w:sz w:val="28"/>
        <w:lang w:eastAsia="ja-JP"/>
      </w:rPr>
      <w:t>, 2022</w:t>
    </w:r>
  </w:p>
  <w:bookmarkEnd w:id="768"/>
  <w:p w14:paraId="7A99501D" w14:textId="156A73B2" w:rsidR="008C11A4" w:rsidRPr="00AB5995" w:rsidRDefault="008C11A4" w:rsidP="00FD1435">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D5FA" w14:textId="6665CE70" w:rsidR="001351FA" w:rsidRPr="00D3368C" w:rsidRDefault="001351FA" w:rsidP="001351FA">
    <w:pPr>
      <w:pStyle w:val="Header"/>
      <w:widowControl w:val="0"/>
      <w:tabs>
        <w:tab w:val="clear" w:pos="9072"/>
        <w:tab w:val="right" w:pos="8280"/>
        <w:tab w:val="right" w:pos="9781"/>
      </w:tabs>
      <w:ind w:right="-58"/>
      <w:rPr>
        <w:rFonts w:ascii="Arial" w:hAnsi="Arial" w:cs="Arial"/>
        <w:b/>
        <w:bCs/>
        <w:sz w:val="28"/>
        <w:lang w:val="en-US"/>
      </w:rPr>
    </w:pPr>
    <w:r>
      <w:rPr>
        <w:rFonts w:ascii="Arial" w:hAnsi="Arial" w:cs="Arial"/>
        <w:b/>
        <w:bCs/>
        <w:sz w:val="28"/>
      </w:rPr>
      <w:t>3GPP TSG RAN WG1 Meeting #109-e</w:t>
    </w:r>
    <w:r>
      <w:rPr>
        <w:rFonts w:ascii="Arial" w:hAnsi="Arial" w:cs="Arial"/>
        <w:b/>
        <w:bCs/>
        <w:sz w:val="28"/>
      </w:rPr>
      <w:tab/>
    </w:r>
    <w:r>
      <w:rPr>
        <w:rFonts w:ascii="Arial" w:hAnsi="Arial" w:cs="Arial"/>
        <w:b/>
        <w:bCs/>
        <w:sz w:val="28"/>
      </w:rPr>
      <w:tab/>
    </w:r>
    <w:r w:rsidR="00AD14C8" w:rsidRPr="00AD14C8">
      <w:rPr>
        <w:rFonts w:ascii="Arial" w:hAnsi="Arial" w:cs="Arial"/>
        <w:b/>
        <w:bCs/>
        <w:sz w:val="28"/>
      </w:rPr>
      <w:t>R1-2203011</w:t>
    </w:r>
  </w:p>
  <w:p w14:paraId="3A307BB6" w14:textId="77777777" w:rsidR="001351FA" w:rsidRPr="009513AC" w:rsidRDefault="001351FA" w:rsidP="001351FA">
    <w:pPr>
      <w:tabs>
        <w:tab w:val="center" w:pos="4536"/>
        <w:tab w:val="right" w:pos="9072"/>
      </w:tabs>
      <w:rPr>
        <w:rFonts w:ascii="Arial" w:eastAsia="MS Mincho" w:hAnsi="Arial" w:cs="Arial"/>
        <w:b/>
        <w:bCs/>
        <w:sz w:val="28"/>
        <w:lang w:eastAsia="ja-JP"/>
      </w:rPr>
    </w:pPr>
    <w:r>
      <w:rPr>
        <w:rFonts w:ascii="Arial" w:eastAsia="MS Mincho" w:hAnsi="Arial" w:cs="Arial"/>
        <w:b/>
        <w:bCs/>
        <w:sz w:val="28"/>
        <w:lang w:eastAsia="ja-JP"/>
      </w:rPr>
      <w:t>e-Meeting, May 9</w:t>
    </w:r>
    <w:r w:rsidRPr="006C4A83">
      <w:rPr>
        <w:rFonts w:ascii="Arial" w:eastAsia="MS Mincho" w:hAnsi="Arial" w:cs="Arial"/>
        <w:b/>
        <w:bCs/>
        <w:sz w:val="28"/>
        <w:vertAlign w:val="superscript"/>
        <w:lang w:eastAsia="ja-JP"/>
      </w:rPr>
      <w:t>th</w:t>
    </w:r>
    <w:r>
      <w:rPr>
        <w:rFonts w:ascii="Arial" w:eastAsia="MS Mincho" w:hAnsi="Arial" w:cs="Arial"/>
        <w:b/>
        <w:bCs/>
        <w:sz w:val="28"/>
        <w:lang w:eastAsia="ja-JP"/>
      </w:rPr>
      <w:t xml:space="preserve"> – 20</w:t>
    </w:r>
    <w:r w:rsidRPr="006148A0">
      <w:rPr>
        <w:rFonts w:ascii="Arial" w:eastAsia="MS Mincho" w:hAnsi="Arial" w:cs="Arial"/>
        <w:b/>
        <w:bCs/>
        <w:sz w:val="28"/>
        <w:vertAlign w:val="superscript"/>
        <w:lang w:eastAsia="ja-JP"/>
      </w:rPr>
      <w:t>th</w:t>
    </w:r>
    <w:r>
      <w:rPr>
        <w:rFonts w:ascii="Arial" w:eastAsia="MS Mincho" w:hAnsi="Arial" w:cs="Arial"/>
        <w:b/>
        <w:bCs/>
        <w:sz w:val="28"/>
        <w:lang w:eastAsia="ja-JP"/>
      </w:rPr>
      <w:t>, 2022</w:t>
    </w:r>
  </w:p>
  <w:p w14:paraId="26C6EA5D" w14:textId="77777777" w:rsidR="008C11A4" w:rsidRPr="001E4E41" w:rsidRDefault="008C11A4" w:rsidP="00B53C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5A54DD86"/>
    <w:lvl w:ilvl="0">
      <w:start w:val="1"/>
      <w:numFmt w:val="decimal"/>
      <w:pStyle w:val="ListNumber3"/>
      <w:lvlText w:val="%1."/>
      <w:lvlJc w:val="left"/>
      <w:pPr>
        <w:tabs>
          <w:tab w:val="num" w:pos="926"/>
        </w:tabs>
        <w:ind w:left="926" w:hanging="360"/>
      </w:pPr>
    </w:lvl>
  </w:abstractNum>
  <w:abstractNum w:abstractNumId="1" w15:restartNumberingAfterBreak="0">
    <w:nsid w:val="00000001"/>
    <w:multiLevelType w:val="singleLevel"/>
    <w:tmpl w:val="00000001"/>
    <w:name w:val="WW8Num7"/>
    <w:lvl w:ilvl="0">
      <w:start w:val="1"/>
      <w:numFmt w:val="decimal"/>
      <w:lvlText w:val="[%1]"/>
      <w:lvlJc w:val="left"/>
      <w:pPr>
        <w:tabs>
          <w:tab w:val="num" w:pos="567"/>
        </w:tabs>
        <w:ind w:left="567" w:hanging="567"/>
      </w:pPr>
    </w:lvl>
  </w:abstractNum>
  <w:abstractNum w:abstractNumId="2" w15:restartNumberingAfterBreak="0">
    <w:nsid w:val="00000002"/>
    <w:multiLevelType w:val="singleLevel"/>
    <w:tmpl w:val="00000002"/>
    <w:name w:val="WW8Num2"/>
    <w:styleLink w:val="StyleBulletedSymbolsymbolLeft025Hanging013"/>
    <w:lvl w:ilvl="0">
      <w:start w:val="1"/>
      <w:numFmt w:val="bullet"/>
      <w:pStyle w:val="ZchnZchn"/>
      <w:lvlText w:val=""/>
      <w:lvlJc w:val="left"/>
      <w:pPr>
        <w:tabs>
          <w:tab w:val="num" w:pos="851"/>
        </w:tabs>
        <w:ind w:left="851" w:hanging="851"/>
      </w:pPr>
      <w:rPr>
        <w:rFonts w:ascii="ZapfDingbats" w:hAnsi="ZapfDingbats"/>
      </w:rPr>
    </w:lvl>
  </w:abstractNum>
  <w:abstractNum w:abstractNumId="3"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15:restartNumberingAfterBreak="0">
    <w:nsid w:val="00074975"/>
    <w:multiLevelType w:val="hybridMultilevel"/>
    <w:tmpl w:val="177EC3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0514167"/>
    <w:multiLevelType w:val="hybridMultilevel"/>
    <w:tmpl w:val="89A28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2594385"/>
    <w:multiLevelType w:val="hybridMultilevel"/>
    <w:tmpl w:val="EFCE61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28274EB"/>
    <w:multiLevelType w:val="hybridMultilevel"/>
    <w:tmpl w:val="ADDA39F8"/>
    <w:lvl w:ilvl="0" w:tplc="DB60718C">
      <w:start w:val="1"/>
      <w:numFmt w:val="bullet"/>
      <w:lvlText w:val="•"/>
      <w:lvlJc w:val="left"/>
      <w:pPr>
        <w:tabs>
          <w:tab w:val="num" w:pos="720"/>
        </w:tabs>
        <w:ind w:left="720" w:hanging="360"/>
      </w:pPr>
      <w:rPr>
        <w:rFonts w:ascii="Arial" w:hAnsi="Arial" w:hint="default"/>
      </w:rPr>
    </w:lvl>
    <w:lvl w:ilvl="1" w:tplc="515E0952">
      <w:numFmt w:val="bullet"/>
      <w:pStyle w:val="RAN1bullet2"/>
      <w:lvlText w:val="–"/>
      <w:lvlJc w:val="left"/>
      <w:pPr>
        <w:tabs>
          <w:tab w:val="num" w:pos="1440"/>
        </w:tabs>
        <w:ind w:left="1440" w:hanging="360"/>
      </w:pPr>
      <w:rPr>
        <w:rFonts w:ascii="Arial" w:hAnsi="Arial" w:hint="default"/>
      </w:rPr>
    </w:lvl>
    <w:lvl w:ilvl="2" w:tplc="CEC60A12">
      <w:start w:val="1"/>
      <w:numFmt w:val="bullet"/>
      <w:lvlText w:val="•"/>
      <w:lvlJc w:val="left"/>
      <w:pPr>
        <w:tabs>
          <w:tab w:val="num" w:pos="2160"/>
        </w:tabs>
        <w:ind w:left="2160" w:hanging="360"/>
      </w:pPr>
      <w:rPr>
        <w:rFonts w:ascii="Arial" w:hAnsi="Arial" w:hint="default"/>
      </w:rPr>
    </w:lvl>
    <w:lvl w:ilvl="3" w:tplc="DA28EE96">
      <w:start w:val="1"/>
      <w:numFmt w:val="bullet"/>
      <w:lvlText w:val="•"/>
      <w:lvlJc w:val="left"/>
      <w:pPr>
        <w:tabs>
          <w:tab w:val="num" w:pos="2880"/>
        </w:tabs>
        <w:ind w:left="2880" w:hanging="360"/>
      </w:pPr>
      <w:rPr>
        <w:rFonts w:ascii="Arial" w:hAnsi="Arial" w:hint="default"/>
      </w:rPr>
    </w:lvl>
    <w:lvl w:ilvl="4" w:tplc="7CD4691C">
      <w:start w:val="1"/>
      <w:numFmt w:val="bullet"/>
      <w:lvlText w:val="•"/>
      <w:lvlJc w:val="left"/>
      <w:pPr>
        <w:tabs>
          <w:tab w:val="num" w:pos="3600"/>
        </w:tabs>
        <w:ind w:left="3600" w:hanging="360"/>
      </w:pPr>
      <w:rPr>
        <w:rFonts w:ascii="Arial" w:hAnsi="Arial" w:hint="default"/>
      </w:rPr>
    </w:lvl>
    <w:lvl w:ilvl="5" w:tplc="F68E2EF0" w:tentative="1">
      <w:start w:val="1"/>
      <w:numFmt w:val="bullet"/>
      <w:lvlText w:val="•"/>
      <w:lvlJc w:val="left"/>
      <w:pPr>
        <w:tabs>
          <w:tab w:val="num" w:pos="4320"/>
        </w:tabs>
        <w:ind w:left="4320" w:hanging="360"/>
      </w:pPr>
      <w:rPr>
        <w:rFonts w:ascii="Arial" w:hAnsi="Arial" w:hint="default"/>
      </w:rPr>
    </w:lvl>
    <w:lvl w:ilvl="6" w:tplc="24AAF882" w:tentative="1">
      <w:start w:val="1"/>
      <w:numFmt w:val="bullet"/>
      <w:lvlText w:val="•"/>
      <w:lvlJc w:val="left"/>
      <w:pPr>
        <w:tabs>
          <w:tab w:val="num" w:pos="5040"/>
        </w:tabs>
        <w:ind w:left="5040" w:hanging="360"/>
      </w:pPr>
      <w:rPr>
        <w:rFonts w:ascii="Arial" w:hAnsi="Arial" w:hint="default"/>
      </w:rPr>
    </w:lvl>
    <w:lvl w:ilvl="7" w:tplc="4036A71C" w:tentative="1">
      <w:start w:val="1"/>
      <w:numFmt w:val="bullet"/>
      <w:lvlText w:val="•"/>
      <w:lvlJc w:val="left"/>
      <w:pPr>
        <w:tabs>
          <w:tab w:val="num" w:pos="5760"/>
        </w:tabs>
        <w:ind w:left="5760" w:hanging="360"/>
      </w:pPr>
      <w:rPr>
        <w:rFonts w:ascii="Arial" w:hAnsi="Arial" w:hint="default"/>
      </w:rPr>
    </w:lvl>
    <w:lvl w:ilvl="8" w:tplc="8BCEDA4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2AB067F"/>
    <w:multiLevelType w:val="hybridMultilevel"/>
    <w:tmpl w:val="F1E6B8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2B32EE3"/>
    <w:multiLevelType w:val="hybridMultilevel"/>
    <w:tmpl w:val="A5E2691A"/>
    <w:lvl w:ilvl="0" w:tplc="04090001">
      <w:start w:val="1"/>
      <w:numFmt w:val="bullet"/>
      <w:pStyle w:val="rProposalsub"/>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7B5ACA58">
      <w:start w:val="1"/>
      <w:numFmt w:val="bullet"/>
      <w:pStyle w:val="Bulleted"/>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3E108C5"/>
    <w:multiLevelType w:val="hybridMultilevel"/>
    <w:tmpl w:val="E266DD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599792E"/>
    <w:multiLevelType w:val="hybridMultilevel"/>
    <w:tmpl w:val="5A76C1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5AE17A9"/>
    <w:multiLevelType w:val="multilevel"/>
    <w:tmpl w:val="B8727EDA"/>
    <w:styleLink w:val="3GPPBullets"/>
    <w:lvl w:ilvl="0">
      <w:start w:val="1"/>
      <w:numFmt w:val="decimal"/>
      <w:lvlText w:val="Observation %1:"/>
      <w:lvlJc w:val="left"/>
      <w:pPr>
        <w:ind w:left="0" w:firstLine="0"/>
      </w:pPr>
      <w:rPr>
        <w:rFonts w:ascii="Times New Roman" w:hAnsi="Times New Roman" w:hint="default"/>
        <w:b/>
        <w:i w:val="0"/>
        <w:caps w:val="0"/>
        <w:smallCaps w:val="0"/>
        <w:strike w:val="0"/>
        <w:dstrike w:val="0"/>
        <w:vanish w:val="0"/>
        <w:color w:val="auto"/>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ind w:left="284" w:hanging="284"/>
      </w:pPr>
      <w:rPr>
        <w:rFonts w:ascii="Times New Roman" w:hAnsi="Times New Roman" w:cs="Times New Roman" w:hint="default"/>
        <w:b/>
        <w:color w:val="auto"/>
        <w:sz w:val="22"/>
      </w:rPr>
    </w:lvl>
    <w:lvl w:ilvl="2">
      <w:start w:val="1"/>
      <w:numFmt w:val="bullet"/>
      <w:lvlText w:val="○"/>
      <w:lvlJc w:val="left"/>
      <w:pPr>
        <w:ind w:left="567" w:hanging="283"/>
      </w:pPr>
      <w:rPr>
        <w:rFonts w:ascii="Times New Roman" w:hAnsi="Times New Roman" w:cs="Times New Roman" w:hint="default"/>
        <w:b/>
        <w:color w:val="auto"/>
        <w:sz w:val="22"/>
      </w:rPr>
    </w:lvl>
    <w:lvl w:ilvl="3">
      <w:start w:val="1"/>
      <w:numFmt w:val="bullet"/>
      <w:lvlText w:val="▪"/>
      <w:lvlJc w:val="left"/>
      <w:pPr>
        <w:ind w:left="851" w:hanging="284"/>
      </w:pPr>
      <w:rPr>
        <w:rFonts w:ascii="Times New Roman" w:hAnsi="Times New Roman" w:cs="Times New Roman" w:hint="default"/>
        <w:b/>
        <w:color w:val="auto"/>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60516D1"/>
    <w:multiLevelType w:val="hybridMultilevel"/>
    <w:tmpl w:val="2A22D8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60D3FFB"/>
    <w:multiLevelType w:val="hybridMultilevel"/>
    <w:tmpl w:val="488A4C58"/>
    <w:lvl w:ilvl="0" w:tplc="4D3678F6">
      <w:start w:val="1"/>
      <w:numFmt w:val="bullet"/>
      <w:pStyle w:val="RAN1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6FA6710"/>
    <w:multiLevelType w:val="hybridMultilevel"/>
    <w:tmpl w:val="432E9286"/>
    <w:name w:val="Heading"/>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79C0E91"/>
    <w:multiLevelType w:val="hybridMultilevel"/>
    <w:tmpl w:val="A3E296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07B60576"/>
    <w:multiLevelType w:val="hybridMultilevel"/>
    <w:tmpl w:val="55366E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087F1B1A"/>
    <w:multiLevelType w:val="hybridMultilevel"/>
    <w:tmpl w:val="B7C0CB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094425BE"/>
    <w:multiLevelType w:val="hybridMultilevel"/>
    <w:tmpl w:val="087270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09E71337"/>
    <w:multiLevelType w:val="multilevel"/>
    <w:tmpl w:val="6490629E"/>
    <w:lvl w:ilvl="0">
      <w:start w:val="1"/>
      <w:numFmt w:val="bullet"/>
      <w:lvlText w:val=""/>
      <w:lvlJc w:val="left"/>
      <w:pPr>
        <w:ind w:left="576" w:hanging="360"/>
      </w:pPr>
      <w:rPr>
        <w:rFonts w:ascii="Symbol" w:hAnsi="Symbol" w:hint="default"/>
      </w:rPr>
    </w:lvl>
    <w:lvl w:ilvl="1">
      <w:start w:val="1"/>
      <w:numFmt w:val="bullet"/>
      <w:lvlText w:val=""/>
      <w:lvlJc w:val="left"/>
      <w:pPr>
        <w:ind w:left="1016" w:hanging="400"/>
      </w:pPr>
      <w:rPr>
        <w:rFonts w:ascii="Symbol" w:hAnsi="Symbol" w:hint="default"/>
      </w:rPr>
    </w:lvl>
    <w:lvl w:ilvl="2">
      <w:start w:val="1"/>
      <w:numFmt w:val="bullet"/>
      <w:lvlText w:val=""/>
      <w:lvlJc w:val="left"/>
      <w:pPr>
        <w:ind w:left="1416" w:hanging="400"/>
      </w:pPr>
      <w:rPr>
        <w:rFonts w:ascii="Wingdings" w:hAnsi="Wingdings" w:hint="default"/>
      </w:rPr>
    </w:lvl>
    <w:lvl w:ilvl="3">
      <w:start w:val="1"/>
      <w:numFmt w:val="bullet"/>
      <w:lvlText w:val=""/>
      <w:lvlJc w:val="left"/>
      <w:pPr>
        <w:ind w:left="1816" w:hanging="400"/>
      </w:pPr>
      <w:rPr>
        <w:rFonts w:ascii="Wingdings" w:hAnsi="Wingdings" w:hint="default"/>
      </w:rPr>
    </w:lvl>
    <w:lvl w:ilvl="4">
      <w:start w:val="1"/>
      <w:numFmt w:val="bullet"/>
      <w:lvlText w:val=""/>
      <w:lvlJc w:val="left"/>
      <w:pPr>
        <w:ind w:left="2216" w:hanging="400"/>
      </w:pPr>
      <w:rPr>
        <w:rFonts w:ascii="Wingdings" w:hAnsi="Wingdings" w:hint="default"/>
      </w:rPr>
    </w:lvl>
    <w:lvl w:ilvl="5">
      <w:start w:val="1"/>
      <w:numFmt w:val="bullet"/>
      <w:lvlText w:val=""/>
      <w:lvlJc w:val="left"/>
      <w:pPr>
        <w:ind w:left="2616" w:hanging="400"/>
      </w:pPr>
      <w:rPr>
        <w:rFonts w:ascii="Wingdings" w:hAnsi="Wingdings" w:hint="default"/>
      </w:rPr>
    </w:lvl>
    <w:lvl w:ilvl="6">
      <w:start w:val="1"/>
      <w:numFmt w:val="bullet"/>
      <w:lvlText w:val=""/>
      <w:lvlJc w:val="left"/>
      <w:pPr>
        <w:ind w:left="3016" w:hanging="400"/>
      </w:pPr>
      <w:rPr>
        <w:rFonts w:ascii="Wingdings" w:hAnsi="Wingdings" w:hint="default"/>
      </w:rPr>
    </w:lvl>
    <w:lvl w:ilvl="7">
      <w:start w:val="1"/>
      <w:numFmt w:val="bullet"/>
      <w:lvlText w:val=""/>
      <w:lvlJc w:val="left"/>
      <w:pPr>
        <w:ind w:left="3416" w:hanging="400"/>
      </w:pPr>
      <w:rPr>
        <w:rFonts w:ascii="Wingdings" w:hAnsi="Wingdings" w:hint="default"/>
      </w:rPr>
    </w:lvl>
    <w:lvl w:ilvl="8">
      <w:start w:val="1"/>
      <w:numFmt w:val="bullet"/>
      <w:lvlText w:val=""/>
      <w:lvlJc w:val="left"/>
      <w:pPr>
        <w:ind w:left="3816" w:hanging="400"/>
      </w:pPr>
      <w:rPr>
        <w:rFonts w:ascii="Wingdings" w:hAnsi="Wingdings" w:hint="default"/>
      </w:rPr>
    </w:lvl>
  </w:abstractNum>
  <w:abstractNum w:abstractNumId="21" w15:restartNumberingAfterBreak="0">
    <w:nsid w:val="0A784F73"/>
    <w:multiLevelType w:val="hybridMultilevel"/>
    <w:tmpl w:val="7F9035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0B0A3D39"/>
    <w:multiLevelType w:val="hybridMultilevel"/>
    <w:tmpl w:val="82DEDF4C"/>
    <w:name w:val="Heading2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0D9C5525"/>
    <w:multiLevelType w:val="hybridMultilevel"/>
    <w:tmpl w:val="0A966D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0DCD19D1"/>
    <w:multiLevelType w:val="hybridMultilevel"/>
    <w:tmpl w:val="54628F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0E7D7364"/>
    <w:multiLevelType w:val="hybridMultilevel"/>
    <w:tmpl w:val="1C146F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0F805099"/>
    <w:multiLevelType w:val="hybridMultilevel"/>
    <w:tmpl w:val="7E4CCEB6"/>
    <w:lvl w:ilvl="0" w:tplc="FFFFFFFF">
      <w:start w:val="1"/>
      <w:numFmt w:val="bullet"/>
      <w:lvlText w:val="-"/>
      <w:lvlJc w:val="left"/>
      <w:pPr>
        <w:ind w:left="720" w:hanging="360"/>
      </w:pPr>
      <w:rPr>
        <w:rFonts w:ascii="Calibri" w:hAnsi="Calibri" w:hint="default"/>
      </w:rPr>
    </w:lvl>
    <w:lvl w:ilvl="1" w:tplc="19088D80">
      <w:start w:val="1"/>
      <w:numFmt w:val="bullet"/>
      <w:lvlText w:val="-"/>
      <w:lvlJc w:val="left"/>
      <w:pPr>
        <w:ind w:left="1440" w:hanging="360"/>
      </w:pPr>
      <w:rPr>
        <w:rFonts w:ascii="Calibri" w:hAnsi="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10DA2F69"/>
    <w:multiLevelType w:val="hybridMultilevel"/>
    <w:tmpl w:val="245E9546"/>
    <w:lvl w:ilvl="0" w:tplc="461AD94E">
      <w:start w:val="1"/>
      <w:numFmt w:val="bullet"/>
      <w:lvlText w:val="-"/>
      <w:lvlJc w:val="left"/>
      <w:pPr>
        <w:ind w:left="720" w:hanging="360"/>
      </w:pPr>
      <w:rPr>
        <w:rFonts w:ascii="Arial" w:eastAsia="Malgun Gothic"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10DE38C4"/>
    <w:multiLevelType w:val="multilevel"/>
    <w:tmpl w:val="10DE38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13ED0F03"/>
    <w:multiLevelType w:val="multilevel"/>
    <w:tmpl w:val="7410ECB4"/>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62"/>
        </w:tabs>
        <w:ind w:left="862" w:hanging="720"/>
      </w:pPr>
      <w:rPr>
        <w:rFonts w:hint="default"/>
      </w:rPr>
    </w:lvl>
    <w:lvl w:ilvl="3">
      <w:start w:val="1"/>
      <w:numFmt w:val="decimal"/>
      <w:pStyle w:val="Heading4"/>
      <w:lvlText w:val="%1.%2.%3.%4"/>
      <w:lvlJc w:val="left"/>
      <w:pPr>
        <w:tabs>
          <w:tab w:val="num" w:pos="1574"/>
        </w:tabs>
        <w:ind w:left="1574" w:hanging="864"/>
      </w:pPr>
      <w:rPr>
        <w:rFonts w:hint="default"/>
      </w:rPr>
    </w:lvl>
    <w:lvl w:ilvl="4">
      <w:start w:val="1"/>
      <w:numFmt w:val="decimal"/>
      <w:pStyle w:val="Heading5"/>
      <w:lvlText w:val="%1.%2.%3.%4.%5"/>
      <w:lvlJc w:val="left"/>
      <w:pPr>
        <w:tabs>
          <w:tab w:val="num" w:pos="1575"/>
        </w:tabs>
        <w:ind w:left="1575"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0" w15:restartNumberingAfterBreak="0">
    <w:nsid w:val="141637F9"/>
    <w:multiLevelType w:val="hybridMultilevel"/>
    <w:tmpl w:val="9C4448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43A2A2F"/>
    <w:multiLevelType w:val="hybridMultilevel"/>
    <w:tmpl w:val="36187E8C"/>
    <w:styleLink w:val="StyleBulletedSymbolsymbolLeft025Hanging02533"/>
    <w:lvl w:ilvl="0" w:tplc="CF68586C">
      <w:start w:val="1"/>
      <w:numFmt w:val="bullet"/>
      <w:pStyle w:val="bullet"/>
      <w:lvlText w:val=""/>
      <w:lvlJc w:val="left"/>
      <w:pPr>
        <w:ind w:left="840" w:hanging="42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14885D7C"/>
    <w:multiLevelType w:val="hybridMultilevel"/>
    <w:tmpl w:val="37DC7988"/>
    <w:lvl w:ilvl="0" w:tplc="B5A8667A">
      <w:numFmt w:val="bullet"/>
      <w:lvlText w:val="-"/>
      <w:lvlJc w:val="left"/>
      <w:pPr>
        <w:ind w:left="760" w:hanging="360"/>
      </w:pPr>
      <w:rPr>
        <w:rFonts w:ascii="Times" w:eastAsia="Batang" w:hAnsi="Times" w:cs="Time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535355A"/>
    <w:multiLevelType w:val="hybridMultilevel"/>
    <w:tmpl w:val="CDF499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153C6013"/>
    <w:multiLevelType w:val="hybridMultilevel"/>
    <w:tmpl w:val="18724F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15841EB0"/>
    <w:multiLevelType w:val="multilevel"/>
    <w:tmpl w:val="F1B41D8C"/>
    <w:lvl w:ilvl="0">
      <w:start w:val="1"/>
      <w:numFmt w:val="bullet"/>
      <w:lvlText w:val=""/>
      <w:lvlJc w:val="left"/>
      <w:pPr>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15A876A9"/>
    <w:multiLevelType w:val="hybridMultilevel"/>
    <w:tmpl w:val="C9D6A0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16457CD4"/>
    <w:multiLevelType w:val="hybridMultilevel"/>
    <w:tmpl w:val="4AD8CB48"/>
    <w:lvl w:ilvl="0" w:tplc="8EE20D20">
      <w:start w:val="1"/>
      <w:numFmt w:val="bullet"/>
      <w:pStyle w:val="agreement"/>
      <w:lvlText w:val="•"/>
      <w:lvlJc w:val="left"/>
      <w:pPr>
        <w:tabs>
          <w:tab w:val="num" w:pos="720"/>
        </w:tabs>
        <w:ind w:left="720" w:hanging="360"/>
      </w:pPr>
      <w:rPr>
        <w:rFonts w:ascii="Arial" w:hAnsi="Arial" w:cs="Times New Roman" w:hint="default"/>
      </w:rPr>
    </w:lvl>
    <w:lvl w:ilvl="1" w:tplc="D7BA7446">
      <w:numFmt w:val="bullet"/>
      <w:lvlText w:val="–"/>
      <w:lvlJc w:val="left"/>
      <w:pPr>
        <w:tabs>
          <w:tab w:val="num" w:pos="1440"/>
        </w:tabs>
        <w:ind w:left="1440" w:hanging="360"/>
      </w:pPr>
      <w:rPr>
        <w:rFonts w:ascii="Arial" w:hAnsi="Arial" w:cs="Times New Roman" w:hint="default"/>
      </w:rPr>
    </w:lvl>
    <w:lvl w:ilvl="2" w:tplc="206C139A">
      <w:numFmt w:val="bullet"/>
      <w:lvlText w:val="•"/>
      <w:lvlJc w:val="left"/>
      <w:pPr>
        <w:tabs>
          <w:tab w:val="num" w:pos="2160"/>
        </w:tabs>
        <w:ind w:left="2160" w:hanging="360"/>
      </w:pPr>
      <w:rPr>
        <w:rFonts w:ascii="Arial" w:hAnsi="Arial" w:cs="Times New Roman" w:hint="default"/>
      </w:rPr>
    </w:lvl>
    <w:lvl w:ilvl="3" w:tplc="57D60532">
      <w:start w:val="1"/>
      <w:numFmt w:val="bullet"/>
      <w:lvlText w:val="•"/>
      <w:lvlJc w:val="left"/>
      <w:pPr>
        <w:tabs>
          <w:tab w:val="num" w:pos="2880"/>
        </w:tabs>
        <w:ind w:left="2880" w:hanging="360"/>
      </w:pPr>
      <w:rPr>
        <w:rFonts w:ascii="Arial" w:hAnsi="Arial" w:cs="Times New Roman" w:hint="default"/>
      </w:rPr>
    </w:lvl>
    <w:lvl w:ilvl="4" w:tplc="C096CCCC">
      <w:start w:val="1"/>
      <w:numFmt w:val="bullet"/>
      <w:lvlText w:val="•"/>
      <w:lvlJc w:val="left"/>
      <w:pPr>
        <w:tabs>
          <w:tab w:val="num" w:pos="3600"/>
        </w:tabs>
        <w:ind w:left="3600" w:hanging="360"/>
      </w:pPr>
      <w:rPr>
        <w:rFonts w:ascii="Arial" w:hAnsi="Arial" w:cs="Times New Roman" w:hint="default"/>
      </w:rPr>
    </w:lvl>
    <w:lvl w:ilvl="5" w:tplc="486A970E">
      <w:start w:val="1"/>
      <w:numFmt w:val="bullet"/>
      <w:lvlText w:val="•"/>
      <w:lvlJc w:val="left"/>
      <w:pPr>
        <w:tabs>
          <w:tab w:val="num" w:pos="4320"/>
        </w:tabs>
        <w:ind w:left="4320" w:hanging="360"/>
      </w:pPr>
      <w:rPr>
        <w:rFonts w:ascii="Arial" w:hAnsi="Arial" w:cs="Times New Roman" w:hint="default"/>
      </w:rPr>
    </w:lvl>
    <w:lvl w:ilvl="6" w:tplc="5E241230">
      <w:start w:val="1"/>
      <w:numFmt w:val="bullet"/>
      <w:lvlText w:val="•"/>
      <w:lvlJc w:val="left"/>
      <w:pPr>
        <w:tabs>
          <w:tab w:val="num" w:pos="5040"/>
        </w:tabs>
        <w:ind w:left="5040" w:hanging="360"/>
      </w:pPr>
      <w:rPr>
        <w:rFonts w:ascii="Arial" w:hAnsi="Arial" w:cs="Times New Roman" w:hint="default"/>
      </w:rPr>
    </w:lvl>
    <w:lvl w:ilvl="7" w:tplc="084CBBA8">
      <w:start w:val="1"/>
      <w:numFmt w:val="bullet"/>
      <w:lvlText w:val="•"/>
      <w:lvlJc w:val="left"/>
      <w:pPr>
        <w:tabs>
          <w:tab w:val="num" w:pos="5760"/>
        </w:tabs>
        <w:ind w:left="5760" w:hanging="360"/>
      </w:pPr>
      <w:rPr>
        <w:rFonts w:ascii="Arial" w:hAnsi="Arial" w:cs="Times New Roman" w:hint="default"/>
      </w:rPr>
    </w:lvl>
    <w:lvl w:ilvl="8" w:tplc="CDA25F9E">
      <w:start w:val="1"/>
      <w:numFmt w:val="bullet"/>
      <w:lvlText w:val="•"/>
      <w:lvlJc w:val="left"/>
      <w:pPr>
        <w:tabs>
          <w:tab w:val="num" w:pos="6480"/>
        </w:tabs>
        <w:ind w:left="6480" w:hanging="360"/>
      </w:pPr>
      <w:rPr>
        <w:rFonts w:ascii="Arial" w:hAnsi="Arial" w:cs="Times New Roman" w:hint="default"/>
      </w:rPr>
    </w:lvl>
  </w:abstractNum>
  <w:abstractNum w:abstractNumId="38" w15:restartNumberingAfterBreak="0">
    <w:nsid w:val="1684049B"/>
    <w:multiLevelType w:val="hybridMultilevel"/>
    <w:tmpl w:val="AA004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16C83767"/>
    <w:multiLevelType w:val="hybridMultilevel"/>
    <w:tmpl w:val="43EAC2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17251332"/>
    <w:multiLevelType w:val="multilevel"/>
    <w:tmpl w:val="EA72ABC4"/>
    <w:styleLink w:val="StyleBulletedSymbolsymbolLeft025Hanging025"/>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17530FB3"/>
    <w:multiLevelType w:val="multilevel"/>
    <w:tmpl w:val="9FF2ACC4"/>
    <w:styleLink w:val="3"/>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2" w15:restartNumberingAfterBreak="0">
    <w:nsid w:val="19980F90"/>
    <w:multiLevelType w:val="hybridMultilevel"/>
    <w:tmpl w:val="95A8CD30"/>
    <w:name w:val="Heading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19CD71A5"/>
    <w:multiLevelType w:val="hybridMultilevel"/>
    <w:tmpl w:val="39F242FA"/>
    <w:lvl w:ilvl="0" w:tplc="B5A8667A">
      <w:numFmt w:val="bullet"/>
      <w:lvlText w:val="-"/>
      <w:lvlJc w:val="left"/>
      <w:pPr>
        <w:ind w:left="760" w:hanging="360"/>
      </w:pPr>
      <w:rPr>
        <w:rFonts w:ascii="Times" w:eastAsia="Batang"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A600F6A"/>
    <w:multiLevelType w:val="hybridMultilevel"/>
    <w:tmpl w:val="97562E4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45" w15:restartNumberingAfterBreak="0">
    <w:nsid w:val="1A6F40E1"/>
    <w:multiLevelType w:val="multilevel"/>
    <w:tmpl w:val="1A6F40E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1AB66554"/>
    <w:multiLevelType w:val="singleLevel"/>
    <w:tmpl w:val="F3E2B79E"/>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47" w15:restartNumberingAfterBreak="0">
    <w:nsid w:val="1ABC44EF"/>
    <w:multiLevelType w:val="hybridMultilevel"/>
    <w:tmpl w:val="96C0E5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1B8B63C8"/>
    <w:multiLevelType w:val="hybridMultilevel"/>
    <w:tmpl w:val="15746D2A"/>
    <w:lvl w:ilvl="0" w:tplc="3CDE6342">
      <w:start w:val="1"/>
      <w:numFmt w:val="decimal"/>
      <w:pStyle w:val="Referen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C4536FB"/>
    <w:multiLevelType w:val="hybridMultilevel"/>
    <w:tmpl w:val="F2AA1A76"/>
    <w:lvl w:ilvl="0" w:tplc="3AA2D8A6">
      <w:numFmt w:val="bullet"/>
      <w:lvlText w:val="-"/>
      <w:lvlJc w:val="left"/>
      <w:pPr>
        <w:ind w:left="720" w:hanging="360"/>
      </w:pPr>
      <w:rPr>
        <w:rFonts w:ascii="Times" w:eastAsia="Batang" w:hAnsi="Times" w:cs="Time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C477491"/>
    <w:multiLevelType w:val="multilevel"/>
    <w:tmpl w:val="779E45CE"/>
    <w:lvl w:ilvl="0">
      <w:start w:val="1"/>
      <w:numFmt w:val="bullet"/>
      <w:lvlText w:val="-"/>
      <w:lvlJc w:val="left"/>
      <w:pPr>
        <w:tabs>
          <w:tab w:val="num" w:pos="720"/>
        </w:tabs>
        <w:ind w:left="720" w:hanging="360"/>
      </w:pPr>
      <w:rPr>
        <w:rFonts w:ascii="Calibri" w:hAnsi="Calibri"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D25359"/>
    <w:multiLevelType w:val="multilevel"/>
    <w:tmpl w:val="1CD25359"/>
    <w:lvl w:ilvl="0">
      <w:start w:val="1"/>
      <w:numFmt w:val="bullet"/>
      <w:lvlText w:val="-"/>
      <w:lvlJc w:val="left"/>
      <w:pPr>
        <w:tabs>
          <w:tab w:val="left" w:pos="720"/>
        </w:tabs>
        <w:ind w:left="720" w:hanging="360"/>
      </w:pPr>
      <w:rPr>
        <w:rFonts w:ascii="Times" w:hAnsi="Times" w:cs="Times" w:hint="default"/>
      </w:rPr>
    </w:lvl>
    <w:lvl w:ilvl="1">
      <w:start w:val="1"/>
      <w:numFmt w:val="bullet"/>
      <w:lvlText w:val="-"/>
      <w:lvlJc w:val="left"/>
      <w:pPr>
        <w:tabs>
          <w:tab w:val="left" w:pos="1440"/>
        </w:tabs>
        <w:ind w:left="1440" w:hanging="360"/>
      </w:pPr>
      <w:rPr>
        <w:rFonts w:ascii="Times" w:hAnsi="Times" w:cs="Times" w:hint="default"/>
      </w:rPr>
    </w:lvl>
    <w:lvl w:ilvl="2">
      <w:start w:val="1"/>
      <w:numFmt w:val="bullet"/>
      <w:lvlText w:val="-"/>
      <w:lvlJc w:val="left"/>
      <w:pPr>
        <w:tabs>
          <w:tab w:val="left" w:pos="2160"/>
        </w:tabs>
        <w:ind w:left="2160" w:hanging="360"/>
      </w:pPr>
      <w:rPr>
        <w:rFonts w:ascii="Times" w:hAnsi="Times" w:cs="Times" w:hint="default"/>
      </w:rPr>
    </w:lvl>
    <w:lvl w:ilvl="3">
      <w:start w:val="1"/>
      <w:numFmt w:val="bullet"/>
      <w:lvlText w:val="-"/>
      <w:lvlJc w:val="left"/>
      <w:pPr>
        <w:tabs>
          <w:tab w:val="left" w:pos="2880"/>
        </w:tabs>
        <w:ind w:left="2880" w:hanging="360"/>
      </w:pPr>
      <w:rPr>
        <w:rFonts w:ascii="Times" w:hAnsi="Times" w:cs="Times" w:hint="default"/>
      </w:rPr>
    </w:lvl>
    <w:lvl w:ilvl="4">
      <w:start w:val="1"/>
      <w:numFmt w:val="bullet"/>
      <w:lvlText w:val="-"/>
      <w:lvlJc w:val="left"/>
      <w:pPr>
        <w:tabs>
          <w:tab w:val="left" w:pos="3600"/>
        </w:tabs>
        <w:ind w:left="3600" w:hanging="360"/>
      </w:pPr>
      <w:rPr>
        <w:rFonts w:ascii="Times" w:hAnsi="Times" w:cs="Times" w:hint="default"/>
      </w:rPr>
    </w:lvl>
    <w:lvl w:ilvl="5">
      <w:start w:val="1"/>
      <w:numFmt w:val="bullet"/>
      <w:lvlText w:val="-"/>
      <w:lvlJc w:val="left"/>
      <w:pPr>
        <w:tabs>
          <w:tab w:val="left" w:pos="4320"/>
        </w:tabs>
        <w:ind w:left="4320" w:hanging="360"/>
      </w:pPr>
      <w:rPr>
        <w:rFonts w:ascii="Times" w:hAnsi="Times" w:cs="Times" w:hint="default"/>
      </w:rPr>
    </w:lvl>
    <w:lvl w:ilvl="6">
      <w:start w:val="1"/>
      <w:numFmt w:val="bullet"/>
      <w:lvlText w:val="-"/>
      <w:lvlJc w:val="left"/>
      <w:pPr>
        <w:tabs>
          <w:tab w:val="left" w:pos="5040"/>
        </w:tabs>
        <w:ind w:left="5040" w:hanging="360"/>
      </w:pPr>
      <w:rPr>
        <w:rFonts w:ascii="Times" w:hAnsi="Times" w:cs="Times" w:hint="default"/>
      </w:rPr>
    </w:lvl>
    <w:lvl w:ilvl="7">
      <w:start w:val="1"/>
      <w:numFmt w:val="bullet"/>
      <w:lvlText w:val="-"/>
      <w:lvlJc w:val="left"/>
      <w:pPr>
        <w:tabs>
          <w:tab w:val="left" w:pos="5760"/>
        </w:tabs>
        <w:ind w:left="5760" w:hanging="360"/>
      </w:pPr>
      <w:rPr>
        <w:rFonts w:ascii="Times" w:hAnsi="Times" w:cs="Times" w:hint="default"/>
      </w:rPr>
    </w:lvl>
    <w:lvl w:ilvl="8">
      <w:start w:val="1"/>
      <w:numFmt w:val="bullet"/>
      <w:lvlText w:val="-"/>
      <w:lvlJc w:val="left"/>
      <w:pPr>
        <w:tabs>
          <w:tab w:val="left" w:pos="6480"/>
        </w:tabs>
        <w:ind w:left="6480" w:hanging="360"/>
      </w:pPr>
      <w:rPr>
        <w:rFonts w:ascii="Times" w:hAnsi="Times" w:cs="Times" w:hint="default"/>
      </w:rPr>
    </w:lvl>
  </w:abstractNum>
  <w:abstractNum w:abstractNumId="52" w15:restartNumberingAfterBreak="0">
    <w:nsid w:val="1EE57F72"/>
    <w:multiLevelType w:val="multilevel"/>
    <w:tmpl w:val="A2D08ABE"/>
    <w:lvl w:ilvl="0">
      <w:start w:val="1"/>
      <w:numFmt w:val="bullet"/>
      <w:lvlText w:val=""/>
      <w:lvlJc w:val="left"/>
      <w:pPr>
        <w:ind w:left="840" w:hanging="420"/>
      </w:pPr>
      <w:rPr>
        <w:rFonts w:ascii="Symbol" w:hAnsi="Symbol" w:hint="default"/>
      </w:rPr>
    </w:lvl>
    <w:lvl w:ilvl="1">
      <w:start w:val="1"/>
      <w:numFmt w:val="bullet"/>
      <w:lvlText w:val="o"/>
      <w:lvlJc w:val="left"/>
      <w:pPr>
        <w:ind w:left="1260" w:hanging="420"/>
      </w:pPr>
      <w:rPr>
        <w:rFonts w:ascii="Courier New" w:hAnsi="Courier New" w:cs="Courier New"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53" w15:restartNumberingAfterBreak="0">
    <w:nsid w:val="20B02C63"/>
    <w:multiLevelType w:val="hybridMultilevel"/>
    <w:tmpl w:val="3D5EBB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21CF2DF9"/>
    <w:multiLevelType w:val="hybridMultilevel"/>
    <w:tmpl w:val="DCF671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224D2CC5"/>
    <w:multiLevelType w:val="hybridMultilevel"/>
    <w:tmpl w:val="421217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22C050E5"/>
    <w:multiLevelType w:val="multilevel"/>
    <w:tmpl w:val="9FF2ACC4"/>
    <w:styleLink w:val="1"/>
    <w:lvl w:ilvl="0">
      <w:start w:val="5"/>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7" w15:restartNumberingAfterBreak="0">
    <w:nsid w:val="22D21819"/>
    <w:multiLevelType w:val="hybridMultilevel"/>
    <w:tmpl w:val="974A91A0"/>
    <w:lvl w:ilvl="0" w:tplc="9BEE8682">
      <w:start w:val="1"/>
      <w:numFmt w:val="bullet"/>
      <w:pStyle w:val="ComeBack"/>
      <w:lvlText w:val=""/>
      <w:lvlJc w:val="left"/>
      <w:pPr>
        <w:tabs>
          <w:tab w:val="num" w:pos="1259"/>
        </w:tabs>
        <w:ind w:left="1622" w:hanging="1055"/>
      </w:pPr>
      <w:rPr>
        <w:rFonts w:ascii="Wingdings" w:hAnsi="Wingdings" w:hint="default"/>
        <w:b/>
        <w:i w:val="0"/>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22F30402"/>
    <w:multiLevelType w:val="hybridMultilevel"/>
    <w:tmpl w:val="ECD8B5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23AE0177"/>
    <w:multiLevelType w:val="hybridMultilevel"/>
    <w:tmpl w:val="B9E88D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23B7565E"/>
    <w:multiLevelType w:val="multilevel"/>
    <w:tmpl w:val="23B7565E"/>
    <w:lvl w:ilvl="0">
      <w:start w:val="1"/>
      <w:numFmt w:val="decimal"/>
      <w:pStyle w:val="IEEEStdsRegularTableCaption"/>
      <w:lvlText w:val="Table %1"/>
      <w:lvlJc w:val="center"/>
      <w:pPr>
        <w:tabs>
          <w:tab w:val="left" w:pos="1080"/>
        </w:tabs>
        <w:ind w:left="0" w:firstLine="0"/>
      </w:pPr>
      <w:rPr>
        <w:rFonts w:ascii="Arial" w:hAnsi="Arial" w:hint="default"/>
        <w:b/>
        <w:i w:val="0"/>
        <w:caps w:val="0"/>
        <w:strike w:val="0"/>
        <w:dstrike w:val="0"/>
        <w:vanish w:val="0"/>
        <w:color w:val="000000"/>
        <w:sz w:val="20"/>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241447A5"/>
    <w:multiLevelType w:val="hybridMultilevel"/>
    <w:tmpl w:val="7D3260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248126F8"/>
    <w:multiLevelType w:val="hybridMultilevel"/>
    <w:tmpl w:val="872AD7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24D70E5E"/>
    <w:multiLevelType w:val="hybridMultilevel"/>
    <w:tmpl w:val="E13E90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24D95109"/>
    <w:multiLevelType w:val="multilevel"/>
    <w:tmpl w:val="24D95109"/>
    <w:lvl w:ilvl="0">
      <w:start w:val="1"/>
      <w:numFmt w:val="bullet"/>
      <w:lvlText w:val=""/>
      <w:lvlJc w:val="left"/>
      <w:pPr>
        <w:ind w:left="780" w:hanging="360"/>
      </w:pPr>
      <w:rPr>
        <w:rFonts w:ascii="Symbol" w:hAnsi="Symbol"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65" w15:restartNumberingAfterBreak="0">
    <w:nsid w:val="259B7128"/>
    <w:multiLevelType w:val="hybridMultilevel"/>
    <w:tmpl w:val="848A4610"/>
    <w:lvl w:ilvl="0" w:tplc="2EFCE82A">
      <w:start w:val="1"/>
      <w:numFmt w:val="bullet"/>
      <w:pStyle w:val="Proposalsub"/>
      <w:lvlText w:val=""/>
      <w:lvlJc w:val="left"/>
      <w:pPr>
        <w:ind w:left="1160" w:hanging="360"/>
      </w:pPr>
      <w:rPr>
        <w:rFonts w:ascii="Symbol" w:hAnsi="Symbol" w:hint="default"/>
      </w:rPr>
    </w:lvl>
    <w:lvl w:ilvl="1" w:tplc="6B7CCCE8">
      <w:numFmt w:val="bullet"/>
      <w:pStyle w:val="Proposalsubsub"/>
      <w:lvlText w:val="-"/>
      <w:lvlJc w:val="left"/>
      <w:pPr>
        <w:ind w:left="1600" w:hanging="400"/>
      </w:pPr>
      <w:rPr>
        <w:rFonts w:ascii="Times New Roman" w:eastAsia="Batang" w:hAnsi="Times New Roman" w:cs="Times New Roman" w:hint="default"/>
      </w:rPr>
    </w:lvl>
    <w:lvl w:ilvl="2" w:tplc="04090005">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66" w15:restartNumberingAfterBreak="0">
    <w:nsid w:val="25F72D74"/>
    <w:multiLevelType w:val="hybridMultilevel"/>
    <w:tmpl w:val="5036A0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26943E10"/>
    <w:multiLevelType w:val="hybridMultilevel"/>
    <w:tmpl w:val="3E06EB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273D14BB"/>
    <w:multiLevelType w:val="hybridMultilevel"/>
    <w:tmpl w:val="153265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27C86E0B"/>
    <w:multiLevelType w:val="hybridMultilevel"/>
    <w:tmpl w:val="27BA5F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27FD5F46"/>
    <w:multiLevelType w:val="hybridMultilevel"/>
    <w:tmpl w:val="B0D44C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285D4286"/>
    <w:multiLevelType w:val="hybridMultilevel"/>
    <w:tmpl w:val="8382A4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28A46604"/>
    <w:multiLevelType w:val="multilevel"/>
    <w:tmpl w:val="28A466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3" w15:restartNumberingAfterBreak="0">
    <w:nsid w:val="29097878"/>
    <w:multiLevelType w:val="hybridMultilevel"/>
    <w:tmpl w:val="B8F62A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29705F68"/>
    <w:multiLevelType w:val="hybridMultilevel"/>
    <w:tmpl w:val="E384E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29997A3C"/>
    <w:multiLevelType w:val="hybridMultilevel"/>
    <w:tmpl w:val="30161C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2A1D4374"/>
    <w:multiLevelType w:val="hybridMultilevel"/>
    <w:tmpl w:val="6E2E5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2A6D6189"/>
    <w:multiLevelType w:val="hybridMultilevel"/>
    <w:tmpl w:val="77B4BC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B175135"/>
    <w:multiLevelType w:val="hybridMultilevel"/>
    <w:tmpl w:val="EA1020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B726C11"/>
    <w:multiLevelType w:val="hybridMultilevel"/>
    <w:tmpl w:val="0D7CB2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2B870723"/>
    <w:multiLevelType w:val="multilevel"/>
    <w:tmpl w:val="2B870723"/>
    <w:lvl w:ilvl="0">
      <w:start w:val="1"/>
      <w:numFmt w:val="bullet"/>
      <w:lvlText w:val="-"/>
      <w:lvlJc w:val="left"/>
      <w:pPr>
        <w:ind w:left="420" w:hanging="420"/>
      </w:pPr>
      <w:rPr>
        <w:rFonts w:ascii="Calibri" w:eastAsia="Times New Roman" w:hAnsi="Calibri" w:hint="default"/>
      </w:rPr>
    </w:lvl>
    <w:lvl w:ilvl="1">
      <w:start w:val="1"/>
      <w:numFmt w:val="bullet"/>
      <w:lvlText w:val=""/>
      <w:lvlJc w:val="left"/>
      <w:pPr>
        <w:ind w:left="840" w:hanging="420"/>
      </w:pPr>
      <w:rPr>
        <w:rFonts w:ascii="Symbol" w:hAnsi="Symbo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1" w15:restartNumberingAfterBreak="0">
    <w:nsid w:val="2CC7125C"/>
    <w:multiLevelType w:val="singleLevel"/>
    <w:tmpl w:val="24D0B6C8"/>
    <w:lvl w:ilvl="0">
      <w:start w:val="1"/>
      <w:numFmt w:val="bullet"/>
      <w:pStyle w:val="Bulletedo1"/>
      <w:lvlText w:val=""/>
      <w:lvlJc w:val="left"/>
      <w:pPr>
        <w:tabs>
          <w:tab w:val="num" w:pos="360"/>
        </w:tabs>
        <w:ind w:left="360" w:hanging="360"/>
      </w:pPr>
      <w:rPr>
        <w:rFonts w:ascii="Symbol" w:hAnsi="Symbol" w:hint="default"/>
      </w:rPr>
    </w:lvl>
  </w:abstractNum>
  <w:abstractNum w:abstractNumId="82" w15:restartNumberingAfterBreak="0">
    <w:nsid w:val="2DCF0EDE"/>
    <w:multiLevelType w:val="hybridMultilevel"/>
    <w:tmpl w:val="38B284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2DE30CE5"/>
    <w:multiLevelType w:val="hybridMultilevel"/>
    <w:tmpl w:val="ABB6D3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2E6177E9"/>
    <w:multiLevelType w:val="multilevel"/>
    <w:tmpl w:val="13A04612"/>
    <w:styleLink w:val="StyleBulletedSymbolsymbolLeft025Hanging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5" w15:restartNumberingAfterBreak="0">
    <w:nsid w:val="2E6F1359"/>
    <w:multiLevelType w:val="hybridMultilevel"/>
    <w:tmpl w:val="A8C07A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2E8A1D0D"/>
    <w:multiLevelType w:val="hybridMultilevel"/>
    <w:tmpl w:val="81B8E0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2EB3497E"/>
    <w:multiLevelType w:val="hybridMultilevel"/>
    <w:tmpl w:val="76E21D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2FB02812"/>
    <w:multiLevelType w:val="multilevel"/>
    <w:tmpl w:val="7A906378"/>
    <w:styleLink w:val="3GPPListofBullets"/>
    <w:lvl w:ilvl="0">
      <w:start w:val="1"/>
      <w:numFmt w:val="decimal"/>
      <w:lvlText w:val="Proposal %1:"/>
      <w:lvlJc w:val="left"/>
      <w:pPr>
        <w:ind w:left="0" w:firstLine="0"/>
      </w:pPr>
      <w:rPr>
        <w:rFonts w:ascii="Times New Roman" w:hAnsi="Times New Roman" w:hint="default"/>
        <w:b/>
        <w:color w:val="auto"/>
        <w:sz w:val="22"/>
      </w:rPr>
    </w:lvl>
    <w:lvl w:ilvl="1">
      <w:start w:val="1"/>
      <w:numFmt w:val="bullet"/>
      <w:lvlRestart w:val="0"/>
      <w:lvlText w:val="●"/>
      <w:lvlJc w:val="left"/>
      <w:pPr>
        <w:ind w:left="284" w:hanging="284"/>
      </w:pPr>
      <w:rPr>
        <w:rFonts w:ascii="Times New Roman" w:hAnsi="Times New Roman" w:cs="Times New Roman" w:hint="default"/>
        <w:b w:val="0"/>
        <w:color w:val="auto"/>
        <w:sz w:val="22"/>
      </w:rPr>
    </w:lvl>
    <w:lvl w:ilvl="2">
      <w:start w:val="1"/>
      <w:numFmt w:val="bullet"/>
      <w:lvlRestart w:val="0"/>
      <w:lvlText w:val="□"/>
      <w:lvlJc w:val="left"/>
      <w:pPr>
        <w:ind w:left="567" w:hanging="283"/>
      </w:pPr>
      <w:rPr>
        <w:rFonts w:ascii="Times New Roman" w:hAnsi="Times New Roman" w:cs="Times New Roman" w:hint="default"/>
        <w:b w:val="0"/>
        <w:i w:val="0"/>
        <w:sz w:val="22"/>
      </w:rPr>
    </w:lvl>
    <w:lvl w:ilvl="3">
      <w:start w:val="1"/>
      <w:numFmt w:val="bullet"/>
      <w:lvlRestart w:val="0"/>
      <w:lvlText w:val="▪"/>
      <w:lvlJc w:val="left"/>
      <w:pPr>
        <w:ind w:left="851" w:hanging="284"/>
      </w:pPr>
      <w:rPr>
        <w:rFonts w:ascii="Times New Roman" w:hAnsi="Times New Roman" w:cs="Times New Roman" w:hint="default"/>
        <w:b w:val="0"/>
        <w:color w:val="auto"/>
        <w:sz w:val="22"/>
      </w:rPr>
    </w:lvl>
    <w:lvl w:ilvl="4">
      <w:start w:val="1"/>
      <w:numFmt w:val="lowerLetter"/>
      <w:lvlText w:val="(%5)"/>
      <w:lvlJc w:val="left"/>
      <w:pPr>
        <w:ind w:left="2838" w:hanging="284"/>
      </w:pPr>
      <w:rPr>
        <w:rFonts w:hint="default"/>
      </w:rPr>
    </w:lvl>
    <w:lvl w:ilvl="5">
      <w:start w:val="1"/>
      <w:numFmt w:val="lowerRoman"/>
      <w:lvlText w:val="(%6)"/>
      <w:lvlJc w:val="left"/>
      <w:pPr>
        <w:ind w:left="3122" w:hanging="284"/>
      </w:pPr>
      <w:rPr>
        <w:rFonts w:hint="default"/>
      </w:rPr>
    </w:lvl>
    <w:lvl w:ilvl="6">
      <w:start w:val="1"/>
      <w:numFmt w:val="decimal"/>
      <w:lvlText w:val="%7."/>
      <w:lvlJc w:val="left"/>
      <w:pPr>
        <w:ind w:left="3406" w:hanging="284"/>
      </w:pPr>
      <w:rPr>
        <w:rFonts w:hint="default"/>
      </w:rPr>
    </w:lvl>
    <w:lvl w:ilvl="7">
      <w:start w:val="1"/>
      <w:numFmt w:val="lowerLetter"/>
      <w:lvlText w:val="%8."/>
      <w:lvlJc w:val="left"/>
      <w:pPr>
        <w:ind w:left="3690" w:hanging="284"/>
      </w:pPr>
      <w:rPr>
        <w:rFonts w:hint="default"/>
      </w:rPr>
    </w:lvl>
    <w:lvl w:ilvl="8">
      <w:start w:val="1"/>
      <w:numFmt w:val="lowerRoman"/>
      <w:lvlText w:val="%9."/>
      <w:lvlJc w:val="left"/>
      <w:pPr>
        <w:ind w:left="3974" w:hanging="284"/>
      </w:pPr>
      <w:rPr>
        <w:rFonts w:hint="default"/>
      </w:rPr>
    </w:lvl>
  </w:abstractNum>
  <w:abstractNum w:abstractNumId="89" w15:restartNumberingAfterBreak="0">
    <w:nsid w:val="2FE402DE"/>
    <w:multiLevelType w:val="multilevel"/>
    <w:tmpl w:val="2FE402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0" w15:restartNumberingAfterBreak="0">
    <w:nsid w:val="30003322"/>
    <w:multiLevelType w:val="hybridMultilevel"/>
    <w:tmpl w:val="988478EA"/>
    <w:lvl w:ilvl="0" w:tplc="85DE10A6">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91" w15:restartNumberingAfterBreak="0">
    <w:nsid w:val="30501E44"/>
    <w:multiLevelType w:val="hybridMultilevel"/>
    <w:tmpl w:val="E786BF76"/>
    <w:lvl w:ilvl="0" w:tplc="93746BC0">
      <w:start w:val="1"/>
      <w:numFmt w:val="decimal"/>
      <w:pStyle w:val="PropObs"/>
      <w:lvlText w:val="Proposal %1:  "/>
      <w:lvlJc w:val="left"/>
      <w:pPr>
        <w:ind w:left="720" w:hanging="360"/>
      </w:pPr>
      <w:rPr>
        <w:rFonts w:hint="default"/>
        <w:color w:val="auto"/>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2" w15:restartNumberingAfterBreak="0">
    <w:nsid w:val="312168F6"/>
    <w:multiLevelType w:val="hybridMultilevel"/>
    <w:tmpl w:val="DF0EDE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31315281"/>
    <w:multiLevelType w:val="multilevel"/>
    <w:tmpl w:val="3131528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4" w15:restartNumberingAfterBreak="0">
    <w:nsid w:val="3131717E"/>
    <w:multiLevelType w:val="hybridMultilevel"/>
    <w:tmpl w:val="8ED4D5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313748C2"/>
    <w:multiLevelType w:val="hybridMultilevel"/>
    <w:tmpl w:val="21E81B1E"/>
    <w:lvl w:ilvl="0" w:tplc="B3428C4A">
      <w:start w:val="1"/>
      <w:numFmt w:val="bullet"/>
      <w:pStyle w:val="Bullet0"/>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6" w15:restartNumberingAfterBreak="0">
    <w:nsid w:val="31426C79"/>
    <w:multiLevelType w:val="hybridMultilevel"/>
    <w:tmpl w:val="572246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315425F4"/>
    <w:multiLevelType w:val="hybridMultilevel"/>
    <w:tmpl w:val="9918BA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33434D7B"/>
    <w:multiLevelType w:val="hybridMultilevel"/>
    <w:tmpl w:val="FCDE6F80"/>
    <w:lvl w:ilvl="0" w:tplc="6BF4CE06">
      <w:start w:val="1"/>
      <w:numFmt w:val="bullet"/>
      <w:lvlText w:val=""/>
      <w:lvlJc w:val="left"/>
      <w:pPr>
        <w:ind w:left="420" w:hanging="420"/>
      </w:pPr>
      <w:rPr>
        <w:rFonts w:ascii="Symbol" w:eastAsia="Times New Roman" w:hAnsi="Symbol" w:hint="default"/>
      </w:rPr>
    </w:lvl>
    <w:lvl w:ilvl="1" w:tplc="6BF4CE06">
      <w:start w:val="1"/>
      <w:numFmt w:val="bullet"/>
      <w:lvlText w:val=""/>
      <w:lvlJc w:val="left"/>
      <w:pPr>
        <w:ind w:left="840" w:hanging="420"/>
      </w:pPr>
      <w:rPr>
        <w:rFonts w:ascii="Symbol" w:eastAsia="Times New Roman" w:hAnsi="Symbol" w:hint="default"/>
      </w:rPr>
    </w:lvl>
    <w:lvl w:ilvl="2" w:tplc="04090001">
      <w:start w:val="1"/>
      <w:numFmt w:val="bullet"/>
      <w:lvlText w:val=""/>
      <w:lvlJc w:val="left"/>
      <w:pPr>
        <w:ind w:left="1260" w:hanging="420"/>
      </w:pPr>
      <w:rPr>
        <w:rFonts w:ascii="Symbol" w:hAnsi="Symbol"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9" w15:restartNumberingAfterBreak="0">
    <w:nsid w:val="338C2EB3"/>
    <w:multiLevelType w:val="hybridMultilevel"/>
    <w:tmpl w:val="746607F0"/>
    <w:lvl w:ilvl="0" w:tplc="08090001">
      <w:start w:val="1"/>
      <w:numFmt w:val="bullet"/>
      <w:lvlText w:val=""/>
      <w:lvlJc w:val="left"/>
      <w:pPr>
        <w:ind w:left="760" w:hanging="360"/>
      </w:pPr>
      <w:rPr>
        <w:rFonts w:ascii="Symbol" w:hAnsi="Symbol" w:hint="default"/>
      </w:rPr>
    </w:lvl>
    <w:lvl w:ilvl="1" w:tplc="08090003">
      <w:start w:val="1"/>
      <w:numFmt w:val="bullet"/>
      <w:lvlText w:val="o"/>
      <w:lvlJc w:val="left"/>
      <w:pPr>
        <w:ind w:left="1200" w:hanging="400"/>
      </w:pPr>
      <w:rPr>
        <w:rFonts w:ascii="Courier New" w:hAnsi="Courier New" w:cs="Courier New"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0" w15:restartNumberingAfterBreak="0">
    <w:nsid w:val="33EF07FF"/>
    <w:multiLevelType w:val="multilevel"/>
    <w:tmpl w:val="9C6A3CE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1" w15:restartNumberingAfterBreak="0">
    <w:nsid w:val="34D5045A"/>
    <w:multiLevelType w:val="singleLevel"/>
    <w:tmpl w:val="B3FC4AEC"/>
    <w:lvl w:ilvl="0">
      <w:start w:val="1"/>
      <w:numFmt w:val="bullet"/>
      <w:pStyle w:val="a0"/>
      <w:lvlText w:val=""/>
      <w:lvlJc w:val="left"/>
      <w:pPr>
        <w:tabs>
          <w:tab w:val="num" w:pos="360"/>
        </w:tabs>
        <w:ind w:left="340" w:hanging="340"/>
      </w:pPr>
      <w:rPr>
        <w:rFonts w:ascii="Symbol" w:eastAsia="Times New Roman" w:hAnsi="Symbol" w:hint="default"/>
        <w:color w:val="auto"/>
      </w:rPr>
    </w:lvl>
  </w:abstractNum>
  <w:abstractNum w:abstractNumId="102" w15:restartNumberingAfterBreak="0">
    <w:nsid w:val="35512E25"/>
    <w:multiLevelType w:val="hybridMultilevel"/>
    <w:tmpl w:val="0A1AE9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35ED75E5"/>
    <w:multiLevelType w:val="hybridMultilevel"/>
    <w:tmpl w:val="6010C8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362273DB"/>
    <w:multiLevelType w:val="hybridMultilevel"/>
    <w:tmpl w:val="62AE19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371A0EAC"/>
    <w:multiLevelType w:val="hybridMultilevel"/>
    <w:tmpl w:val="2BEA1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375F6410"/>
    <w:multiLevelType w:val="hybridMultilevel"/>
    <w:tmpl w:val="7C5A1BB8"/>
    <w:lvl w:ilvl="0" w:tplc="04090001">
      <w:start w:val="1"/>
      <w:numFmt w:val="bullet"/>
      <w:lvlText w:val=""/>
      <w:lvlJc w:val="left"/>
      <w:pPr>
        <w:ind w:left="773" w:hanging="360"/>
      </w:pPr>
      <w:rPr>
        <w:rFonts w:ascii="Symbol" w:hAnsi="Symbol" w:hint="default"/>
      </w:rPr>
    </w:lvl>
    <w:lvl w:ilvl="1" w:tplc="04090003">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07" w15:restartNumberingAfterBreak="0">
    <w:nsid w:val="37626EF5"/>
    <w:multiLevelType w:val="multilevel"/>
    <w:tmpl w:val="A2D08ABE"/>
    <w:lvl w:ilvl="0">
      <w:start w:val="1"/>
      <w:numFmt w:val="bullet"/>
      <w:lvlText w:val=""/>
      <w:lvlJc w:val="left"/>
      <w:pPr>
        <w:ind w:left="840" w:hanging="420"/>
      </w:pPr>
      <w:rPr>
        <w:rFonts w:ascii="Symbol" w:hAnsi="Symbol" w:hint="default"/>
      </w:rPr>
    </w:lvl>
    <w:lvl w:ilvl="1">
      <w:start w:val="1"/>
      <w:numFmt w:val="bullet"/>
      <w:lvlText w:val="o"/>
      <w:lvlJc w:val="left"/>
      <w:pPr>
        <w:ind w:left="1260" w:hanging="420"/>
      </w:pPr>
      <w:rPr>
        <w:rFonts w:ascii="Courier New" w:hAnsi="Courier New" w:cs="Courier New"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08" w15:restartNumberingAfterBreak="0">
    <w:nsid w:val="37E76635"/>
    <w:multiLevelType w:val="multilevel"/>
    <w:tmpl w:val="37E766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9" w15:restartNumberingAfterBreak="0">
    <w:nsid w:val="382946E8"/>
    <w:multiLevelType w:val="hybridMultilevel"/>
    <w:tmpl w:val="2E3C1F5A"/>
    <w:lvl w:ilvl="0" w:tplc="B3428C4A">
      <w:start w:val="1"/>
      <w:numFmt w:val="bullet"/>
      <w:pStyle w:val="item"/>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0" w15:restartNumberingAfterBreak="0">
    <w:nsid w:val="38C9476E"/>
    <w:multiLevelType w:val="hybridMultilevel"/>
    <w:tmpl w:val="4BA8C31A"/>
    <w:styleLink w:val="StyleBulletedSymbolsymbolLeft025Hanging025113"/>
    <w:lvl w:ilvl="0" w:tplc="CF68586C">
      <w:start w:val="3"/>
      <w:numFmt w:val="bullet"/>
      <w:lvlText w:val="-"/>
      <w:lvlJc w:val="left"/>
      <w:pPr>
        <w:tabs>
          <w:tab w:val="num" w:pos="720"/>
        </w:tabs>
        <w:ind w:left="720" w:hanging="360"/>
      </w:pPr>
      <w:rPr>
        <w:rFonts w:ascii="Times New Roman" w:eastAsia="Times New Roman" w:hAnsi="Times New Roman" w:cs="Times New Roman"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1" w15:restartNumberingAfterBreak="0">
    <w:nsid w:val="38CC3264"/>
    <w:multiLevelType w:val="hybridMultilevel"/>
    <w:tmpl w:val="74B263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393D0E67"/>
    <w:multiLevelType w:val="hybridMultilevel"/>
    <w:tmpl w:val="B986F7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393F52EF"/>
    <w:multiLevelType w:val="hybridMultilevel"/>
    <w:tmpl w:val="98BE32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399D6C02"/>
    <w:multiLevelType w:val="hybridMultilevel"/>
    <w:tmpl w:val="354632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16" w15:restartNumberingAfterBreak="0">
    <w:nsid w:val="3AA46647"/>
    <w:multiLevelType w:val="hybridMultilevel"/>
    <w:tmpl w:val="B65C662A"/>
    <w:lvl w:ilvl="0" w:tplc="A9301D9E">
      <w:start w:val="1"/>
      <w:numFmt w:val="decimal"/>
      <w:pStyle w:val="Proposal"/>
      <w:lvlText w:val="Observation %1"/>
      <w:lvlJc w:val="left"/>
      <w:pPr>
        <w:tabs>
          <w:tab w:val="num" w:pos="1304"/>
        </w:tabs>
        <w:ind w:left="1304" w:hanging="130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15:restartNumberingAfterBreak="0">
    <w:nsid w:val="3B851A14"/>
    <w:multiLevelType w:val="hybridMultilevel"/>
    <w:tmpl w:val="413E39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3B957320"/>
    <w:multiLevelType w:val="hybridMultilevel"/>
    <w:tmpl w:val="71E03D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9" w15:restartNumberingAfterBreak="0">
    <w:nsid w:val="3BF56869"/>
    <w:multiLevelType w:val="hybridMultilevel"/>
    <w:tmpl w:val="80860B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C2D41DB"/>
    <w:multiLevelType w:val="hybridMultilevel"/>
    <w:tmpl w:val="41DCFF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3CDE4D7D"/>
    <w:multiLevelType w:val="hybridMultilevel"/>
    <w:tmpl w:val="9E7C64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2" w15:restartNumberingAfterBreak="0">
    <w:nsid w:val="3D7041F3"/>
    <w:multiLevelType w:val="hybridMultilevel"/>
    <w:tmpl w:val="E1B6BB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3D843530"/>
    <w:multiLevelType w:val="hybridMultilevel"/>
    <w:tmpl w:val="417ECE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15:restartNumberingAfterBreak="0">
    <w:nsid w:val="3DA47AA0"/>
    <w:multiLevelType w:val="hybridMultilevel"/>
    <w:tmpl w:val="954AD6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3E19115A"/>
    <w:multiLevelType w:val="hybridMultilevel"/>
    <w:tmpl w:val="26804F12"/>
    <w:lvl w:ilvl="0" w:tplc="08090001">
      <w:start w:val="1"/>
      <w:numFmt w:val="bullet"/>
      <w:lvlText w:val=""/>
      <w:lvlJc w:val="left"/>
      <w:pPr>
        <w:ind w:left="720" w:hanging="360"/>
      </w:pPr>
      <w:rPr>
        <w:rFonts w:ascii="Symbol" w:hAnsi="Symbol" w:hint="default"/>
      </w:rPr>
    </w:lvl>
    <w:lvl w:ilvl="1" w:tplc="4F223518">
      <w:numFmt w:val="bullet"/>
      <w:lvlText w:val="•"/>
      <w:lvlJc w:val="left"/>
      <w:pPr>
        <w:ind w:left="1800" w:hanging="720"/>
      </w:pPr>
      <w:rPr>
        <w:rFonts w:ascii="Times New Roman" w:eastAsia="Batang"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6" w15:restartNumberingAfterBreak="0">
    <w:nsid w:val="3E6450ED"/>
    <w:multiLevelType w:val="multilevel"/>
    <w:tmpl w:val="F1B41D8C"/>
    <w:lvl w:ilvl="0">
      <w:start w:val="1"/>
      <w:numFmt w:val="bullet"/>
      <w:lvlText w:val=""/>
      <w:lvlJc w:val="left"/>
      <w:pPr>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7" w15:restartNumberingAfterBreak="0">
    <w:nsid w:val="3F600690"/>
    <w:multiLevelType w:val="multilevel"/>
    <w:tmpl w:val="3F6006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8" w15:restartNumberingAfterBreak="0">
    <w:nsid w:val="3FDA5321"/>
    <w:multiLevelType w:val="multilevel"/>
    <w:tmpl w:val="B9663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FEB63B2"/>
    <w:multiLevelType w:val="hybridMultilevel"/>
    <w:tmpl w:val="F1A84E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0" w15:restartNumberingAfterBreak="0">
    <w:nsid w:val="40611C85"/>
    <w:multiLevelType w:val="hybridMultilevel"/>
    <w:tmpl w:val="7C8CA7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1" w15:restartNumberingAfterBreak="0">
    <w:nsid w:val="40B072F8"/>
    <w:multiLevelType w:val="multilevel"/>
    <w:tmpl w:val="04090023"/>
    <w:styleLink w:val="ArticleSection"/>
    <w:lvl w:ilvl="0">
      <w:start w:val="1"/>
      <w:numFmt w:val="decimalFullWidth"/>
      <w:lvlText w:val="%1"/>
      <w:lvlJc w:val="left"/>
      <w:pPr>
        <w:tabs>
          <w:tab w:val="num" w:pos="425"/>
        </w:tabs>
        <w:ind w:left="425" w:hanging="425"/>
      </w:pPr>
    </w:lvl>
    <w:lvl w:ilvl="1">
      <w:start w:val="1"/>
      <w:numFmt w:val="aiueoFullWidth"/>
      <w:lvlText w:val="(%2)"/>
      <w:lvlJc w:val="left"/>
      <w:pPr>
        <w:tabs>
          <w:tab w:val="num" w:pos="851"/>
        </w:tabs>
        <w:ind w:left="851" w:hanging="426"/>
      </w:pPr>
    </w:lvl>
    <w:lvl w:ilvl="2">
      <w:start w:val="1"/>
      <w:numFmt w:val="decimalEnclosedCircle"/>
      <w:lvlText w:val="%3"/>
      <w:lvlJc w:val="left"/>
      <w:pPr>
        <w:tabs>
          <w:tab w:val="num" w:pos="1276"/>
        </w:tabs>
        <w:ind w:left="1276" w:hanging="425"/>
      </w:pPr>
    </w:lvl>
    <w:lvl w:ilvl="3">
      <w:start w:val="1"/>
      <w:numFmt w:val="irohaFullWidth"/>
      <w:lvlText w:val="(%4)"/>
      <w:lvlJc w:val="left"/>
      <w:pPr>
        <w:tabs>
          <w:tab w:val="num" w:pos="1701"/>
        </w:tabs>
        <w:ind w:left="1701" w:hanging="425"/>
      </w:pPr>
    </w:lvl>
    <w:lvl w:ilvl="4">
      <w:start w:val="1"/>
      <w:numFmt w:val="none"/>
      <w:suff w:val="nothing"/>
      <w:lvlText w:val=""/>
      <w:lvlJc w:val="left"/>
      <w:pPr>
        <w:tabs>
          <w:tab w:val="num" w:pos="2126"/>
        </w:tabs>
        <w:ind w:left="2126" w:hanging="425"/>
      </w:pPr>
    </w:lvl>
    <w:lvl w:ilvl="5">
      <w:start w:val="1"/>
      <w:numFmt w:val="none"/>
      <w:suff w:val="nothing"/>
      <w:lvlText w:val=""/>
      <w:lvlJc w:val="left"/>
      <w:pPr>
        <w:tabs>
          <w:tab w:val="num" w:pos="2551"/>
        </w:tabs>
        <w:ind w:left="2551" w:hanging="425"/>
      </w:pPr>
    </w:lvl>
    <w:lvl w:ilvl="6">
      <w:start w:val="1"/>
      <w:numFmt w:val="none"/>
      <w:suff w:val="nothing"/>
      <w:lvlText w:val=""/>
      <w:lvlJc w:val="left"/>
      <w:pPr>
        <w:tabs>
          <w:tab w:val="num" w:pos="2976"/>
        </w:tabs>
        <w:ind w:left="2976" w:hanging="425"/>
      </w:pPr>
    </w:lvl>
    <w:lvl w:ilvl="7">
      <w:start w:val="1"/>
      <w:numFmt w:val="none"/>
      <w:suff w:val="nothing"/>
      <w:lvlText w:val=""/>
      <w:lvlJc w:val="left"/>
      <w:pPr>
        <w:tabs>
          <w:tab w:val="num" w:pos="3402"/>
        </w:tabs>
        <w:ind w:left="3402" w:hanging="426"/>
      </w:pPr>
    </w:lvl>
    <w:lvl w:ilvl="8">
      <w:start w:val="1"/>
      <w:numFmt w:val="none"/>
      <w:suff w:val="nothing"/>
      <w:lvlText w:val=""/>
      <w:lvlJc w:val="right"/>
      <w:pPr>
        <w:tabs>
          <w:tab w:val="num" w:pos="3827"/>
        </w:tabs>
        <w:ind w:left="3827" w:hanging="425"/>
      </w:pPr>
    </w:lvl>
  </w:abstractNum>
  <w:abstractNum w:abstractNumId="132" w15:restartNumberingAfterBreak="0">
    <w:nsid w:val="40D155C3"/>
    <w:multiLevelType w:val="hybridMultilevel"/>
    <w:tmpl w:val="E5F8E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3" w15:restartNumberingAfterBreak="0">
    <w:nsid w:val="40DE34BC"/>
    <w:multiLevelType w:val="singleLevel"/>
    <w:tmpl w:val="1BAE590C"/>
    <w:lvl w:ilvl="0">
      <w:start w:val="1"/>
      <w:numFmt w:val="decimal"/>
      <w:pStyle w:val="TdocHeading1"/>
      <w:lvlText w:val="%1."/>
      <w:lvlJc w:val="left"/>
      <w:pPr>
        <w:tabs>
          <w:tab w:val="num" w:pos="360"/>
        </w:tabs>
        <w:ind w:left="360" w:hanging="360"/>
      </w:pPr>
    </w:lvl>
  </w:abstractNum>
  <w:abstractNum w:abstractNumId="134" w15:restartNumberingAfterBreak="0">
    <w:nsid w:val="413E2236"/>
    <w:multiLevelType w:val="hybridMultilevel"/>
    <w:tmpl w:val="63BECA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5" w15:restartNumberingAfterBreak="0">
    <w:nsid w:val="417F6AFB"/>
    <w:multiLevelType w:val="multilevel"/>
    <w:tmpl w:val="E01C1B54"/>
    <w:lvl w:ilvl="0">
      <w:start w:val="1"/>
      <w:numFmt w:val="bullet"/>
      <w:pStyle w:val="3GPPAgreements"/>
      <w:lvlText w:val="●"/>
      <w:lvlJc w:val="left"/>
      <w:pPr>
        <w:ind w:left="284" w:hanging="284"/>
      </w:pPr>
      <w:rPr>
        <w:rFonts w:ascii="Times New Roman" w:hAnsi="Times New Roman" w:cs="Times New Roman" w:hint="default"/>
        <w:color w:val="auto"/>
        <w:sz w:val="22"/>
      </w:rPr>
    </w:lvl>
    <w:lvl w:ilvl="1">
      <w:start w:val="1"/>
      <w:numFmt w:val="bullet"/>
      <w:lvlText w:val="○"/>
      <w:lvlJc w:val="left"/>
      <w:pPr>
        <w:ind w:left="567" w:hanging="283"/>
      </w:pPr>
      <w:rPr>
        <w:rFonts w:ascii="Times New Roman" w:hAnsi="Times New Roman" w:cs="Times New Roman" w:hint="default"/>
        <w:color w:val="auto"/>
        <w:sz w:val="22"/>
      </w:rPr>
    </w:lvl>
    <w:lvl w:ilvl="2">
      <w:start w:val="1"/>
      <w:numFmt w:val="decimal"/>
      <w:lvlText w:val="%3."/>
      <w:lvlJc w:val="left"/>
      <w:pPr>
        <w:ind w:left="851" w:hanging="284"/>
      </w:pPr>
      <w:rPr>
        <w:rFonts w:hint="default"/>
        <w:color w:val="auto"/>
        <w:sz w:val="22"/>
      </w:rPr>
    </w:lvl>
    <w:lvl w:ilvl="3">
      <w:start w:val="1"/>
      <w:numFmt w:val="bullet"/>
      <w:lvlText w:val="□"/>
      <w:lvlJc w:val="left"/>
      <w:pPr>
        <w:ind w:left="1134" w:hanging="283"/>
      </w:pPr>
      <w:rPr>
        <w:rFonts w:ascii="Times New Roman" w:hAnsi="Times New Roman" w:cs="Times New Roman" w:hint="default"/>
        <w:color w:val="auto"/>
      </w:rPr>
    </w:lvl>
    <w:lvl w:ilvl="4">
      <w:start w:val="1"/>
      <w:numFmt w:val="bullet"/>
      <w:lvlText w:val="▪"/>
      <w:lvlJc w:val="left"/>
      <w:pPr>
        <w:ind w:left="1418" w:hanging="284"/>
      </w:pPr>
      <w:rPr>
        <w:rFonts w:ascii="Times New Roman" w:hAnsi="Times New Roman" w:cs="Times New Roman"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6" w15:restartNumberingAfterBreak="0">
    <w:nsid w:val="41BC7B8D"/>
    <w:multiLevelType w:val="hybridMultilevel"/>
    <w:tmpl w:val="5EEA9D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7" w15:restartNumberingAfterBreak="0">
    <w:nsid w:val="426D0F39"/>
    <w:multiLevelType w:val="hybridMultilevel"/>
    <w:tmpl w:val="BE9E6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42A46124"/>
    <w:multiLevelType w:val="multilevel"/>
    <w:tmpl w:val="417F6AFB"/>
    <w:lvl w:ilvl="0">
      <w:start w:val="1"/>
      <w:numFmt w:val="bullet"/>
      <w:lvlText w:val="●"/>
      <w:lvlJc w:val="left"/>
      <w:pPr>
        <w:ind w:left="284" w:hanging="284"/>
      </w:pPr>
      <w:rPr>
        <w:rFonts w:ascii="Times New Roman" w:hAnsi="Times New Roman" w:cs="Times New Roman" w:hint="default"/>
        <w:b w:val="0"/>
        <w:bCs w:val="0"/>
        <w:i w:val="0"/>
        <w:iCs w:val="0"/>
        <w:caps w:val="0"/>
        <w:smallCaps w:val="0"/>
        <w:strike w:val="0"/>
        <w:dstrike w:val="0"/>
        <w:noProof w:val="0"/>
        <w:vanish w:val="0"/>
        <w:webHidden w:val="0"/>
        <w:color w:val="auto"/>
        <w:spacing w:val="0"/>
        <w:kern w:val="0"/>
        <w:position w:val="0"/>
        <w:sz w:val="22"/>
        <w:u w:val="none"/>
        <w:effect w:val="none"/>
        <w:vertAlign w:val="baseline"/>
        <w:em w:val="none"/>
        <w:specVanish w:val="0"/>
      </w:rPr>
    </w:lvl>
    <w:lvl w:ilvl="1">
      <w:start w:val="1"/>
      <w:numFmt w:val="bullet"/>
      <w:pStyle w:val="3GPPH2"/>
      <w:lvlText w:val="○"/>
      <w:lvlJc w:val="left"/>
      <w:pPr>
        <w:ind w:left="567" w:hanging="283"/>
      </w:pPr>
      <w:rPr>
        <w:rFonts w:ascii="Times New Roman" w:hAnsi="Times New Roman" w:cs="Times New Roman" w:hint="default"/>
        <w:color w:val="auto"/>
        <w:sz w:val="22"/>
      </w:rPr>
    </w:lvl>
    <w:lvl w:ilvl="2">
      <w:start w:val="1"/>
      <w:numFmt w:val="bullet"/>
      <w:lvlText w:val="♦"/>
      <w:lvlJc w:val="left"/>
      <w:pPr>
        <w:ind w:left="851" w:hanging="284"/>
      </w:pPr>
      <w:rPr>
        <w:rFonts w:ascii="Times New Roman" w:hAnsi="Times New Roman" w:cs="Times New Roman" w:hint="default"/>
        <w:color w:val="auto"/>
        <w:sz w:val="22"/>
      </w:rPr>
    </w:lvl>
    <w:lvl w:ilvl="3">
      <w:start w:val="1"/>
      <w:numFmt w:val="bullet"/>
      <w:lvlText w:val="□"/>
      <w:lvlJc w:val="left"/>
      <w:pPr>
        <w:ind w:left="1134" w:hanging="283"/>
      </w:pPr>
      <w:rPr>
        <w:rFonts w:ascii="Times New Roman" w:hAnsi="Times New Roman" w:cs="Times New Roman" w:hint="default"/>
        <w:color w:val="auto"/>
      </w:rPr>
    </w:lvl>
    <w:lvl w:ilvl="4">
      <w:start w:val="1"/>
      <w:numFmt w:val="bullet"/>
      <w:lvlText w:val="▪"/>
      <w:lvlJc w:val="left"/>
      <w:pPr>
        <w:ind w:left="1418" w:hanging="284"/>
      </w:pPr>
      <w:rPr>
        <w:rFonts w:ascii="Times New Roman" w:hAnsi="Times New Roman" w:cs="Times New Roman" w:hint="default"/>
        <w:color w:val="auto"/>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9" w15:restartNumberingAfterBreak="0">
    <w:nsid w:val="42B27B68"/>
    <w:multiLevelType w:val="hybridMultilevel"/>
    <w:tmpl w:val="6E92793E"/>
    <w:name w:val="Heading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15:restartNumberingAfterBreak="0">
    <w:nsid w:val="42B553E0"/>
    <w:multiLevelType w:val="multilevel"/>
    <w:tmpl w:val="42B553E0"/>
    <w:lvl w:ilvl="0">
      <w:numFmt w:val="bullet"/>
      <w:lvlText w:val=""/>
      <w:lvlJc w:val="left"/>
      <w:pPr>
        <w:ind w:left="720" w:hanging="360"/>
      </w:pPr>
      <w:rPr>
        <w:rFonts w:ascii="Symbol" w:eastAsia="Calibri" w:hAnsi="Symbol" w:cs="Times New Roman" w:hint="default"/>
        <w:lang w:val="en-G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1" w15:restartNumberingAfterBreak="0">
    <w:nsid w:val="42D36543"/>
    <w:multiLevelType w:val="multilevel"/>
    <w:tmpl w:val="42D3654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2" w15:restartNumberingAfterBreak="0">
    <w:nsid w:val="433627FD"/>
    <w:multiLevelType w:val="hybridMultilevel"/>
    <w:tmpl w:val="B51C81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3" w15:restartNumberingAfterBreak="0">
    <w:nsid w:val="43FF5F2B"/>
    <w:multiLevelType w:val="multilevel"/>
    <w:tmpl w:val="6EA4E4CA"/>
    <w:styleLink w:val="StyleBulletedSymbolsymbolLeft025Hanging02511"/>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999"/>
        </w:tabs>
        <w:ind w:left="1999" w:hanging="864"/>
      </w:pPr>
      <w:rPr>
        <w:rFonts w:hint="default"/>
        <w:b/>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4" w15:restartNumberingAfterBreak="0">
    <w:nsid w:val="441463B1"/>
    <w:multiLevelType w:val="hybridMultilevel"/>
    <w:tmpl w:val="6436F65E"/>
    <w:lvl w:ilvl="0" w:tplc="08090001">
      <w:start w:val="1"/>
      <w:numFmt w:val="bullet"/>
      <w:lvlText w:val=""/>
      <w:lvlJc w:val="left"/>
      <w:pPr>
        <w:ind w:left="760" w:hanging="360"/>
      </w:pPr>
      <w:rPr>
        <w:rFonts w:ascii="Symbol" w:hAnsi="Symbol"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5" w15:restartNumberingAfterBreak="0">
    <w:nsid w:val="4597787F"/>
    <w:multiLevelType w:val="hybridMultilevel"/>
    <w:tmpl w:val="FF0ADA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6" w15:restartNumberingAfterBreak="0">
    <w:nsid w:val="45BC0909"/>
    <w:multiLevelType w:val="hybridMultilevel"/>
    <w:tmpl w:val="642086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7" w15:restartNumberingAfterBreak="0">
    <w:nsid w:val="45E05BD5"/>
    <w:multiLevelType w:val="hybridMultilevel"/>
    <w:tmpl w:val="41A6D55A"/>
    <w:lvl w:ilvl="0" w:tplc="04090001">
      <w:start w:val="1"/>
      <w:numFmt w:val="decimal"/>
      <w:pStyle w:val="NumberedList"/>
      <w:lvlText w:val="[%1]."/>
      <w:lvlJc w:val="left"/>
      <w:pPr>
        <w:tabs>
          <w:tab w:val="num" w:pos="432"/>
        </w:tabs>
        <w:ind w:left="432" w:hanging="432"/>
      </w:pPr>
      <w:rPr>
        <w:rFonts w:hint="default"/>
      </w:rPr>
    </w:lvl>
    <w:lvl w:ilvl="1" w:tplc="04090003">
      <w:start w:val="1"/>
      <w:numFmt w:val="bullet"/>
      <w:lvlText w:val=""/>
      <w:lvlJc w:val="left"/>
      <w:pPr>
        <w:tabs>
          <w:tab w:val="num" w:pos="360"/>
        </w:tabs>
        <w:ind w:left="360" w:hanging="360"/>
      </w:pPr>
      <w:rPr>
        <w:rFonts w:ascii="Symbol" w:hAnsi="Symbol" w:hint="default"/>
        <w:lang w:val="en-US"/>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8" w15:restartNumberingAfterBreak="0">
    <w:nsid w:val="46015491"/>
    <w:multiLevelType w:val="hybridMultilevel"/>
    <w:tmpl w:val="35EE735C"/>
    <w:name w:val="Heading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9" w15:restartNumberingAfterBreak="0">
    <w:nsid w:val="464D3319"/>
    <w:multiLevelType w:val="multilevel"/>
    <w:tmpl w:val="C61CA6A6"/>
    <w:lvl w:ilvl="0">
      <w:start w:val="1"/>
      <w:numFmt w:val="decimal"/>
      <w:pStyle w:val="berschrift1H1"/>
      <w:lvlText w:val="%1"/>
      <w:lvlJc w:val="left"/>
      <w:pPr>
        <w:tabs>
          <w:tab w:val="num" w:pos="735"/>
        </w:tabs>
        <w:ind w:left="735" w:hanging="735"/>
      </w:pPr>
      <w:rPr>
        <w:rFonts w:hint="default"/>
      </w:rPr>
    </w:lvl>
    <w:lvl w:ilvl="1">
      <w:start w:val="1"/>
      <w:numFmt w:val="decimal"/>
      <w:lvlText w:val="%1.%2"/>
      <w:lvlJc w:val="left"/>
      <w:pPr>
        <w:tabs>
          <w:tab w:val="num" w:pos="735"/>
        </w:tabs>
        <w:ind w:left="735" w:hanging="735"/>
      </w:pPr>
      <w:rPr>
        <w:rFonts w:hint="default"/>
      </w:rPr>
    </w:lvl>
    <w:lvl w:ilvl="2">
      <w:start w:val="1"/>
      <w:numFmt w:val="decimal"/>
      <w:lvlText w:val="%1.%2.%3"/>
      <w:lvlJc w:val="left"/>
      <w:pPr>
        <w:tabs>
          <w:tab w:val="num" w:pos="1080"/>
        </w:tabs>
        <w:ind w:left="735" w:hanging="735"/>
      </w:pPr>
      <w:rPr>
        <w:rFonts w:hint="default"/>
      </w:rPr>
    </w:lvl>
    <w:lvl w:ilvl="3">
      <w:start w:val="1"/>
      <w:numFmt w:val="decimal"/>
      <w:lvlText w:val="%1.%2.%3.%4"/>
      <w:lvlJc w:val="left"/>
      <w:pPr>
        <w:tabs>
          <w:tab w:val="num" w:pos="1440"/>
        </w:tabs>
        <w:ind w:left="735" w:hanging="735"/>
      </w:pPr>
      <w:rPr>
        <w:rFonts w:hint="default"/>
      </w:rPr>
    </w:lvl>
    <w:lvl w:ilvl="4">
      <w:start w:val="1"/>
      <w:numFmt w:val="decimal"/>
      <w:lvlText w:val="%1.%2.%3.%4.%5"/>
      <w:lvlJc w:val="left"/>
      <w:pPr>
        <w:tabs>
          <w:tab w:val="num" w:pos="1440"/>
        </w:tabs>
        <w:ind w:left="1080" w:hanging="1080"/>
      </w:pPr>
      <w:rPr>
        <w:rFonts w:hint="default"/>
      </w:rPr>
    </w:lvl>
    <w:lvl w:ilvl="5">
      <w:start w:val="1"/>
      <w:numFmt w:val="decimal"/>
      <w:lvlText w:val="%1.%2.%3.%4.%5.%6"/>
      <w:lvlJc w:val="left"/>
      <w:pPr>
        <w:tabs>
          <w:tab w:val="num" w:pos="180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0" w15:restartNumberingAfterBreak="0">
    <w:nsid w:val="468519EC"/>
    <w:multiLevelType w:val="hybridMultilevel"/>
    <w:tmpl w:val="2984170E"/>
    <w:lvl w:ilvl="0" w:tplc="B5A8667A">
      <w:numFmt w:val="bullet"/>
      <w:lvlText w:val="-"/>
      <w:lvlJc w:val="left"/>
      <w:pPr>
        <w:ind w:left="760" w:hanging="360"/>
      </w:pPr>
      <w:rPr>
        <w:rFonts w:ascii="Times" w:eastAsia="Batang" w:hAnsi="Times" w:cs="Times" w:hint="default"/>
      </w:rPr>
    </w:lvl>
    <w:lvl w:ilvl="1" w:tplc="04090003">
      <w:start w:val="1"/>
      <w:numFmt w:val="bullet"/>
      <w:lvlText w:val=""/>
      <w:lvlJc w:val="left"/>
      <w:pPr>
        <w:ind w:left="1200" w:hanging="400"/>
      </w:pPr>
      <w:rPr>
        <w:rFonts w:ascii="Wingdings" w:hAnsi="Wingdings" w:hint="default"/>
      </w:rPr>
    </w:lvl>
    <w:lvl w:ilvl="2" w:tplc="F2148A70">
      <w:numFmt w:val="bullet"/>
      <w:lvlText w:val="•"/>
      <w:lvlJc w:val="left"/>
      <w:pPr>
        <w:ind w:left="1920" w:hanging="720"/>
      </w:pPr>
      <w:rPr>
        <w:rFonts w:ascii="Times" w:eastAsia="Batang" w:hAnsi="Times" w:cs="Time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1" w15:restartNumberingAfterBreak="0">
    <w:nsid w:val="46DE6EF8"/>
    <w:multiLevelType w:val="hybridMultilevel"/>
    <w:tmpl w:val="BCA0E40E"/>
    <w:lvl w:ilvl="0" w:tplc="19088D80">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2" w15:restartNumberingAfterBreak="0">
    <w:nsid w:val="4726516E"/>
    <w:multiLevelType w:val="hybridMultilevel"/>
    <w:tmpl w:val="506CB1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3" w15:restartNumberingAfterBreak="0">
    <w:nsid w:val="48B764A8"/>
    <w:multiLevelType w:val="multilevel"/>
    <w:tmpl w:val="48B764A8"/>
    <w:lvl w:ilvl="0">
      <w:start w:val="1"/>
      <w:numFmt w:val="decimal"/>
      <w:pStyle w:val="a1"/>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4" w15:restartNumberingAfterBreak="0">
    <w:nsid w:val="491F7328"/>
    <w:multiLevelType w:val="multilevel"/>
    <w:tmpl w:val="F1B41D8C"/>
    <w:lvl w:ilvl="0">
      <w:start w:val="1"/>
      <w:numFmt w:val="bullet"/>
      <w:lvlText w:val=""/>
      <w:lvlJc w:val="left"/>
      <w:pPr>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5" w15:restartNumberingAfterBreak="0">
    <w:nsid w:val="4A211372"/>
    <w:multiLevelType w:val="hybridMultilevel"/>
    <w:tmpl w:val="4AC261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6" w15:restartNumberingAfterBreak="0">
    <w:nsid w:val="4A444C42"/>
    <w:multiLevelType w:val="multilevel"/>
    <w:tmpl w:val="4A444C42"/>
    <w:lvl w:ilvl="0">
      <w:start w:val="1"/>
      <w:numFmt w:val="bullet"/>
      <w:lvlText w:val="-"/>
      <w:lvlJc w:val="left"/>
      <w:pPr>
        <w:ind w:left="720" w:hanging="360"/>
      </w:pPr>
      <w:rPr>
        <w:rFonts w:ascii="Calibri" w:hAnsi="Calibri"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7" w15:restartNumberingAfterBreak="0">
    <w:nsid w:val="4A55685D"/>
    <w:multiLevelType w:val="singleLevel"/>
    <w:tmpl w:val="947A7058"/>
    <w:lvl w:ilvl="0">
      <w:start w:val="1"/>
      <w:numFmt w:val="bullet"/>
      <w:pStyle w:val="textintend1"/>
      <w:lvlText w:val=""/>
      <w:lvlJc w:val="left"/>
      <w:pPr>
        <w:tabs>
          <w:tab w:val="num" w:pos="992"/>
        </w:tabs>
        <w:ind w:left="992" w:hanging="425"/>
      </w:pPr>
      <w:rPr>
        <w:rFonts w:ascii="Symbol" w:hAnsi="Symbol" w:hint="default"/>
      </w:rPr>
    </w:lvl>
  </w:abstractNum>
  <w:abstractNum w:abstractNumId="158" w15:restartNumberingAfterBreak="0">
    <w:nsid w:val="4B1F283C"/>
    <w:multiLevelType w:val="singleLevel"/>
    <w:tmpl w:val="759E93C2"/>
    <w:lvl w:ilvl="0">
      <w:start w:val="1"/>
      <w:numFmt w:val="bullet"/>
      <w:pStyle w:val="textintend3"/>
      <w:lvlText w:val=""/>
      <w:lvlJc w:val="left"/>
      <w:pPr>
        <w:tabs>
          <w:tab w:val="num" w:pos="1843"/>
        </w:tabs>
        <w:ind w:left="1843" w:hanging="425"/>
      </w:pPr>
      <w:rPr>
        <w:rFonts w:ascii="Symbol" w:hAnsi="Symbol" w:hint="default"/>
      </w:rPr>
    </w:lvl>
  </w:abstractNum>
  <w:abstractNum w:abstractNumId="159" w15:restartNumberingAfterBreak="0">
    <w:nsid w:val="4C9C48D9"/>
    <w:multiLevelType w:val="multilevel"/>
    <w:tmpl w:val="0409001F"/>
    <w:styleLink w:val="111111"/>
    <w:lvl w:ilvl="0">
      <w:start w:val="5"/>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0" w15:restartNumberingAfterBreak="0">
    <w:nsid w:val="4CD55607"/>
    <w:multiLevelType w:val="hybridMultilevel"/>
    <w:tmpl w:val="26BC4D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1" w15:restartNumberingAfterBreak="0">
    <w:nsid w:val="4CF920AF"/>
    <w:multiLevelType w:val="hybridMultilevel"/>
    <w:tmpl w:val="224636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2" w15:restartNumberingAfterBreak="0">
    <w:nsid w:val="4D6D17D6"/>
    <w:multiLevelType w:val="hybridMultilevel"/>
    <w:tmpl w:val="60BED1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3" w15:restartNumberingAfterBreak="0">
    <w:nsid w:val="4DBF66E2"/>
    <w:multiLevelType w:val="hybridMultilevel"/>
    <w:tmpl w:val="16D075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4" w15:restartNumberingAfterBreak="0">
    <w:nsid w:val="4DE51DD1"/>
    <w:multiLevelType w:val="hybridMultilevel"/>
    <w:tmpl w:val="402E94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5" w15:restartNumberingAfterBreak="0">
    <w:nsid w:val="4E9F627B"/>
    <w:multiLevelType w:val="multilevel"/>
    <w:tmpl w:val="4E9F627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6" w15:restartNumberingAfterBreak="0">
    <w:nsid w:val="4F80241F"/>
    <w:multiLevelType w:val="hybridMultilevel"/>
    <w:tmpl w:val="C63A46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7" w15:restartNumberingAfterBreak="0">
    <w:nsid w:val="4F8E4FB0"/>
    <w:multiLevelType w:val="hybridMultilevel"/>
    <w:tmpl w:val="92A67610"/>
    <w:lvl w:ilvl="0" w:tplc="08090001">
      <w:start w:val="1"/>
      <w:numFmt w:val="bullet"/>
      <w:lvlText w:val=""/>
      <w:lvlJc w:val="left"/>
      <w:pPr>
        <w:ind w:left="800" w:hanging="400"/>
      </w:pPr>
      <w:rPr>
        <w:rFonts w:ascii="Symbol" w:hAnsi="Symbol" w:hint="default"/>
      </w:rPr>
    </w:lvl>
    <w:lvl w:ilvl="1" w:tplc="A80C6476">
      <w:start w:val="1"/>
      <w:numFmt w:val="bullet"/>
      <w:lvlText w:val="−"/>
      <w:lvlJc w:val="left"/>
      <w:pPr>
        <w:ind w:left="1200" w:hanging="400"/>
      </w:pPr>
      <w:rPr>
        <w:rFonts w:ascii="Calibri" w:hAnsi="Calibri" w:hint="default"/>
      </w:rPr>
    </w:lvl>
    <w:lvl w:ilvl="2" w:tplc="04090009">
      <w:start w:val="1"/>
      <w:numFmt w:val="bullet"/>
      <w:lvlText w:val=""/>
      <w:lvlJc w:val="left"/>
      <w:pPr>
        <w:ind w:left="1600" w:hanging="400"/>
      </w:pPr>
      <w:rPr>
        <w:rFonts w:ascii="Wingdings" w:hAnsi="Wingdings" w:hint="default"/>
      </w:rPr>
    </w:lvl>
    <w:lvl w:ilvl="3" w:tplc="18FE499A">
      <w:numFmt w:val="bullet"/>
      <w:lvlText w:val="›"/>
      <w:lvlJc w:val="left"/>
      <w:pPr>
        <w:ind w:left="2000" w:hanging="400"/>
      </w:pPr>
      <w:rPr>
        <w:rFonts w:ascii="Ericsson Capital TT" w:hAnsi="Ericsson Capital TT" w:hint="default"/>
      </w:rPr>
    </w:lvl>
    <w:lvl w:ilvl="4" w:tplc="6DC0D080">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8" w15:restartNumberingAfterBreak="0">
    <w:nsid w:val="4FF063B2"/>
    <w:multiLevelType w:val="hybridMultilevel"/>
    <w:tmpl w:val="C00E4E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9" w15:restartNumberingAfterBreak="0">
    <w:nsid w:val="50F10317"/>
    <w:multiLevelType w:val="multilevel"/>
    <w:tmpl w:val="AFBC4856"/>
    <w:styleLink w:val="StyleBulletedSymbolsymbolLeft025Hanging025214"/>
    <w:lvl w:ilvl="0">
      <w:start w:val="1"/>
      <w:numFmt w:val="bullet"/>
      <w:lvlText w:val=""/>
      <w:lvlJc w:val="left"/>
      <w:pPr>
        <w:tabs>
          <w:tab w:val="num" w:pos="1440"/>
        </w:tabs>
        <w:ind w:left="1080" w:hanging="360"/>
      </w:pPr>
      <w:rPr>
        <w:rFonts w:ascii="Symbol" w:eastAsia="Batang" w:hAnsi="Symbol"/>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0" w15:restartNumberingAfterBreak="0">
    <w:nsid w:val="5101505E"/>
    <w:multiLevelType w:val="hybridMultilevel"/>
    <w:tmpl w:val="6C28A41A"/>
    <w:lvl w:ilvl="0" w:tplc="901E4CC4">
      <w:start w:val="1"/>
      <w:numFmt w:val="decimal"/>
      <w:pStyle w:val="Observation"/>
      <w:lvlText w:val="Observation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51213619"/>
    <w:multiLevelType w:val="hybridMultilevel"/>
    <w:tmpl w:val="CA06D3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2" w15:restartNumberingAfterBreak="0">
    <w:nsid w:val="515F746B"/>
    <w:multiLevelType w:val="hybridMultilevel"/>
    <w:tmpl w:val="EB0CDF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3" w15:restartNumberingAfterBreak="0">
    <w:nsid w:val="51666D58"/>
    <w:multiLevelType w:val="hybridMultilevel"/>
    <w:tmpl w:val="ADDAF8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4" w15:restartNumberingAfterBreak="0">
    <w:nsid w:val="5202610A"/>
    <w:multiLevelType w:val="hybridMultilevel"/>
    <w:tmpl w:val="1700DB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5" w15:restartNumberingAfterBreak="0">
    <w:nsid w:val="525A14CB"/>
    <w:multiLevelType w:val="hybridMultilevel"/>
    <w:tmpl w:val="C2027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6" w15:restartNumberingAfterBreak="0">
    <w:nsid w:val="52CA544A"/>
    <w:multiLevelType w:val="singleLevel"/>
    <w:tmpl w:val="D83040E2"/>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20"/>
        <w:szCs w:val="16"/>
      </w:rPr>
    </w:lvl>
  </w:abstractNum>
  <w:abstractNum w:abstractNumId="177" w15:restartNumberingAfterBreak="0">
    <w:nsid w:val="535A6ABB"/>
    <w:multiLevelType w:val="hybridMultilevel"/>
    <w:tmpl w:val="B6BCCCA2"/>
    <w:lvl w:ilvl="0" w:tplc="19088D80">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53EB2637"/>
    <w:multiLevelType w:val="hybridMultilevel"/>
    <w:tmpl w:val="A89628D6"/>
    <w:name w:val="Heading22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9" w15:restartNumberingAfterBreak="0">
    <w:nsid w:val="5558552F"/>
    <w:multiLevelType w:val="hybridMultilevel"/>
    <w:tmpl w:val="68E22B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0" w15:restartNumberingAfterBreak="0">
    <w:nsid w:val="5668197E"/>
    <w:multiLevelType w:val="hybridMultilevel"/>
    <w:tmpl w:val="743A2E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1" w15:restartNumberingAfterBreak="0">
    <w:nsid w:val="576B6682"/>
    <w:multiLevelType w:val="multilevel"/>
    <w:tmpl w:val="576B66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2" w15:restartNumberingAfterBreak="0">
    <w:nsid w:val="58F97ECB"/>
    <w:multiLevelType w:val="hybridMultilevel"/>
    <w:tmpl w:val="2FCAA4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3" w15:restartNumberingAfterBreak="0">
    <w:nsid w:val="59863BC7"/>
    <w:multiLevelType w:val="hybridMultilevel"/>
    <w:tmpl w:val="24DC7D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4" w15:restartNumberingAfterBreak="0">
    <w:nsid w:val="5A7D3208"/>
    <w:multiLevelType w:val="multilevel"/>
    <w:tmpl w:val="5A7D32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5" w15:restartNumberingAfterBreak="0">
    <w:nsid w:val="5B7D2588"/>
    <w:multiLevelType w:val="hybridMultilevel"/>
    <w:tmpl w:val="CB18060E"/>
    <w:lvl w:ilvl="0" w:tplc="08090001">
      <w:start w:val="1"/>
      <w:numFmt w:val="bullet"/>
      <w:lvlText w:val=""/>
      <w:lvlJc w:val="left"/>
      <w:pPr>
        <w:ind w:left="760" w:hanging="360"/>
      </w:pPr>
      <w:rPr>
        <w:rFonts w:ascii="Symbol" w:hAnsi="Symbol" w:hint="default"/>
      </w:rPr>
    </w:lvl>
    <w:lvl w:ilvl="1" w:tplc="8E98C570">
      <w:numFmt w:val="bullet"/>
      <w:lvlText w:val=""/>
      <w:lvlJc w:val="left"/>
      <w:pPr>
        <w:ind w:left="1440" w:hanging="360"/>
      </w:pPr>
      <w:rPr>
        <w:rFonts w:ascii="Wingdings" w:eastAsia="SimSun" w:hAnsi="Wingdings"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6" w15:restartNumberingAfterBreak="0">
    <w:nsid w:val="5BCB3FA9"/>
    <w:multiLevelType w:val="hybridMultilevel"/>
    <w:tmpl w:val="05D4E0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7" w15:restartNumberingAfterBreak="0">
    <w:nsid w:val="5C8A6AB2"/>
    <w:multiLevelType w:val="hybridMultilevel"/>
    <w:tmpl w:val="9852F7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C9C1AE8"/>
    <w:multiLevelType w:val="hybridMultilevel"/>
    <w:tmpl w:val="BD8073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9" w15:restartNumberingAfterBreak="0">
    <w:nsid w:val="5CB54B36"/>
    <w:multiLevelType w:val="hybridMultilevel"/>
    <w:tmpl w:val="22568054"/>
    <w:lvl w:ilvl="0" w:tplc="85DE10A6">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190" w15:restartNumberingAfterBreak="0">
    <w:nsid w:val="5D0016A0"/>
    <w:multiLevelType w:val="hybridMultilevel"/>
    <w:tmpl w:val="F8546F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1" w15:restartNumberingAfterBreak="0">
    <w:nsid w:val="5D026273"/>
    <w:multiLevelType w:val="hybridMultilevel"/>
    <w:tmpl w:val="59BE3F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2" w15:restartNumberingAfterBreak="0">
    <w:nsid w:val="5D944039"/>
    <w:multiLevelType w:val="hybridMultilevel"/>
    <w:tmpl w:val="176E26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3" w15:restartNumberingAfterBreak="0">
    <w:nsid w:val="5EBC1F74"/>
    <w:multiLevelType w:val="hybridMultilevel"/>
    <w:tmpl w:val="23469D5C"/>
    <w:lvl w:ilvl="0" w:tplc="08090001">
      <w:start w:val="1"/>
      <w:numFmt w:val="bullet"/>
      <w:lvlText w:val=""/>
      <w:lvlJc w:val="left"/>
      <w:pPr>
        <w:ind w:left="760" w:hanging="360"/>
      </w:pPr>
      <w:rPr>
        <w:rFonts w:ascii="Symbol" w:hAnsi="Symbol" w:hint="default"/>
      </w:rPr>
    </w:lvl>
    <w:lvl w:ilvl="1" w:tplc="04090003">
      <w:start w:val="1"/>
      <w:numFmt w:val="bullet"/>
      <w:lvlText w:val=""/>
      <w:lvlJc w:val="left"/>
      <w:pPr>
        <w:ind w:left="1200" w:hanging="400"/>
      </w:pPr>
      <w:rPr>
        <w:rFonts w:ascii="Wingdings" w:hAnsi="Wingdings" w:hint="default"/>
      </w:rPr>
    </w:lvl>
    <w:lvl w:ilvl="2" w:tplc="F2148A70">
      <w:numFmt w:val="bullet"/>
      <w:lvlText w:val="•"/>
      <w:lvlJc w:val="left"/>
      <w:pPr>
        <w:ind w:left="1920" w:hanging="720"/>
      </w:pPr>
      <w:rPr>
        <w:rFonts w:ascii="Times" w:eastAsia="Batang" w:hAnsi="Times" w:cs="Time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4" w15:restartNumberingAfterBreak="0">
    <w:nsid w:val="5F1912B1"/>
    <w:multiLevelType w:val="hybridMultilevel"/>
    <w:tmpl w:val="728CD534"/>
    <w:lvl w:ilvl="0" w:tplc="04090001">
      <w:start w:val="1"/>
      <w:numFmt w:val="bullet"/>
      <w:lvlText w:val=""/>
      <w:lvlJc w:val="left"/>
      <w:pPr>
        <w:ind w:left="528" w:hanging="360"/>
      </w:pPr>
      <w:rPr>
        <w:rFonts w:ascii="Symbol" w:hAnsi="Symbol" w:hint="default"/>
      </w:rPr>
    </w:lvl>
    <w:lvl w:ilvl="1" w:tplc="04090003">
      <w:start w:val="1"/>
      <w:numFmt w:val="bullet"/>
      <w:pStyle w:val="bullet2"/>
      <w:lvlText w:val="o"/>
      <w:lvlJc w:val="left"/>
      <w:pPr>
        <w:ind w:left="1248" w:hanging="360"/>
      </w:pPr>
      <w:rPr>
        <w:rFonts w:ascii="Courier New" w:hAnsi="Courier New" w:cs="Courier New" w:hint="default"/>
      </w:rPr>
    </w:lvl>
    <w:lvl w:ilvl="2" w:tplc="04090005">
      <w:start w:val="1"/>
      <w:numFmt w:val="bullet"/>
      <w:pStyle w:val="bullet3"/>
      <w:lvlText w:val=""/>
      <w:lvlJc w:val="left"/>
      <w:pPr>
        <w:ind w:left="1968" w:hanging="360"/>
      </w:pPr>
      <w:rPr>
        <w:rFonts w:ascii="Wingdings" w:hAnsi="Wingdings" w:hint="default"/>
      </w:rPr>
    </w:lvl>
    <w:lvl w:ilvl="3" w:tplc="04090001">
      <w:start w:val="1"/>
      <w:numFmt w:val="bullet"/>
      <w:pStyle w:val="bullet4"/>
      <w:lvlText w:val=""/>
      <w:lvlJc w:val="left"/>
      <w:pPr>
        <w:ind w:left="2688" w:hanging="360"/>
      </w:pPr>
      <w:rPr>
        <w:rFonts w:ascii="Symbol" w:hAnsi="Symbol" w:hint="default"/>
      </w:rPr>
    </w:lvl>
    <w:lvl w:ilvl="4" w:tplc="04090003" w:tentative="1">
      <w:start w:val="1"/>
      <w:numFmt w:val="bullet"/>
      <w:lvlText w:val="o"/>
      <w:lvlJc w:val="left"/>
      <w:pPr>
        <w:ind w:left="3408" w:hanging="360"/>
      </w:pPr>
      <w:rPr>
        <w:rFonts w:ascii="Courier New" w:hAnsi="Courier New" w:cs="Courier New" w:hint="default"/>
      </w:rPr>
    </w:lvl>
    <w:lvl w:ilvl="5" w:tplc="04090005" w:tentative="1">
      <w:start w:val="1"/>
      <w:numFmt w:val="bullet"/>
      <w:lvlText w:val=""/>
      <w:lvlJc w:val="left"/>
      <w:pPr>
        <w:ind w:left="4128" w:hanging="360"/>
      </w:pPr>
      <w:rPr>
        <w:rFonts w:ascii="Wingdings" w:hAnsi="Wingdings" w:hint="default"/>
      </w:rPr>
    </w:lvl>
    <w:lvl w:ilvl="6" w:tplc="04090001" w:tentative="1">
      <w:start w:val="1"/>
      <w:numFmt w:val="bullet"/>
      <w:lvlText w:val=""/>
      <w:lvlJc w:val="left"/>
      <w:pPr>
        <w:ind w:left="4848" w:hanging="360"/>
      </w:pPr>
      <w:rPr>
        <w:rFonts w:ascii="Symbol" w:hAnsi="Symbol" w:hint="default"/>
      </w:rPr>
    </w:lvl>
    <w:lvl w:ilvl="7" w:tplc="04090003" w:tentative="1">
      <w:start w:val="1"/>
      <w:numFmt w:val="bullet"/>
      <w:lvlText w:val="o"/>
      <w:lvlJc w:val="left"/>
      <w:pPr>
        <w:ind w:left="5568" w:hanging="360"/>
      </w:pPr>
      <w:rPr>
        <w:rFonts w:ascii="Courier New" w:hAnsi="Courier New" w:cs="Courier New" w:hint="default"/>
      </w:rPr>
    </w:lvl>
    <w:lvl w:ilvl="8" w:tplc="04090005" w:tentative="1">
      <w:start w:val="1"/>
      <w:numFmt w:val="bullet"/>
      <w:lvlText w:val=""/>
      <w:lvlJc w:val="left"/>
      <w:pPr>
        <w:ind w:left="6288" w:hanging="360"/>
      </w:pPr>
      <w:rPr>
        <w:rFonts w:ascii="Wingdings" w:hAnsi="Wingdings" w:hint="default"/>
      </w:rPr>
    </w:lvl>
  </w:abstractNum>
  <w:abstractNum w:abstractNumId="195" w15:restartNumberingAfterBreak="0">
    <w:nsid w:val="5F244048"/>
    <w:multiLevelType w:val="multilevel"/>
    <w:tmpl w:val="5F2440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6" w15:restartNumberingAfterBreak="0">
    <w:nsid w:val="5F4F1346"/>
    <w:multiLevelType w:val="multilevel"/>
    <w:tmpl w:val="C2769C2A"/>
    <w:lvl w:ilvl="0">
      <w:start w:val="1"/>
      <w:numFmt w:val="bullet"/>
      <w:pStyle w:val="Normal1CharChar"/>
      <w:lvlText w:val=""/>
      <w:lvlJc w:val="left"/>
      <w:pPr>
        <w:tabs>
          <w:tab w:val="num" w:pos="851"/>
        </w:tabs>
        <w:ind w:left="851" w:hanging="851"/>
      </w:pPr>
      <w:rPr>
        <w:rFonts w:ascii="ZapfDingbats" w:hAnsi="ZapfDingbats" w:hint="default"/>
        <w:b/>
        <w:i w:val="0"/>
        <w:color w:val="auto"/>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7" w15:restartNumberingAfterBreak="0">
    <w:nsid w:val="5F8D66BE"/>
    <w:multiLevelType w:val="multilevel"/>
    <w:tmpl w:val="5F8D66BE"/>
    <w:lvl w:ilvl="0">
      <w:start w:val="1"/>
      <w:numFmt w:val="bullet"/>
      <w:lvlText w:val="-"/>
      <w:lvlJc w:val="left"/>
      <w:pPr>
        <w:ind w:left="720" w:hanging="360"/>
      </w:pPr>
      <w:rPr>
        <w:rFonts w:ascii="Calibri" w:hAnsi="Calibri"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8" w15:restartNumberingAfterBreak="0">
    <w:nsid w:val="5F9D4926"/>
    <w:multiLevelType w:val="hybridMultilevel"/>
    <w:tmpl w:val="F09AC6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9" w15:restartNumberingAfterBreak="0">
    <w:nsid w:val="5FFC1016"/>
    <w:multiLevelType w:val="hybridMultilevel"/>
    <w:tmpl w:val="0450CF6E"/>
    <w:lvl w:ilvl="0" w:tplc="08090001">
      <w:start w:val="1"/>
      <w:numFmt w:val="bullet"/>
      <w:lvlText w:val=""/>
      <w:lvlJc w:val="left"/>
      <w:pPr>
        <w:ind w:left="720" w:hanging="360"/>
      </w:pPr>
      <w:rPr>
        <w:rFonts w:ascii="Symbol" w:hAnsi="Symbol" w:hint="default"/>
      </w:rPr>
    </w:lvl>
    <w:lvl w:ilvl="1" w:tplc="6D20BDFC">
      <w:start w:val="5"/>
      <w:numFmt w:val="bullet"/>
      <w:lvlText w:val="•"/>
      <w:lvlJc w:val="left"/>
      <w:pPr>
        <w:ind w:left="1800" w:hanging="720"/>
      </w:pPr>
      <w:rPr>
        <w:rFonts w:ascii="Times" w:eastAsia="Batang" w:hAnsi="Times" w:cs="Time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0" w15:restartNumberingAfterBreak="0">
    <w:nsid w:val="60001FC7"/>
    <w:multiLevelType w:val="hybridMultilevel"/>
    <w:tmpl w:val="A6823794"/>
    <w:lvl w:ilvl="0" w:tplc="9D703F70">
      <w:start w:val="1"/>
      <w:numFmt w:val="bullet"/>
      <w:pStyle w:val="a2"/>
      <w:lvlText w:val=""/>
      <w:lvlJc w:val="left"/>
      <w:pPr>
        <w:ind w:left="400" w:hanging="400"/>
      </w:pPr>
      <w:rPr>
        <w:rFonts w:ascii="Wingdings" w:hAnsi="Wingdings" w:hint="default"/>
      </w:rPr>
    </w:lvl>
    <w:lvl w:ilvl="1" w:tplc="87F2F22E">
      <w:start w:val="1"/>
      <w:numFmt w:val="decimal"/>
      <w:pStyle w:val="summary"/>
      <w:lvlText w:val="%2)"/>
      <w:lvlJc w:val="left"/>
      <w:pPr>
        <w:ind w:left="800" w:hanging="400"/>
      </w:pPr>
      <w:rPr>
        <w:rFonts w:ascii="Times New Roman" w:eastAsia="LG스마트체 Light"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22"/>
        <w:szCs w:val="22"/>
        <w:u w:val="none" w:color="000000"/>
        <w:effect w:val="none"/>
        <w:bdr w:val="none" w:sz="0" w:space="0" w:color="000000"/>
        <w:shd w:val="clear" w:color="000000" w:fill="000000"/>
        <w:vertAlign w:val="baseline"/>
        <w:em w:val="none"/>
        <w:lang w:val="en-US" w:eastAsia="x-none" w:bidi="x-none"/>
        <w:specVanish w:val="0"/>
      </w:rPr>
    </w:lvl>
    <w:lvl w:ilvl="2" w:tplc="44A035F6">
      <w:numFmt w:val="bullet"/>
      <w:lvlText w:val=""/>
      <w:lvlJc w:val="left"/>
      <w:pPr>
        <w:ind w:left="1200" w:hanging="400"/>
      </w:pPr>
      <w:rPr>
        <w:rFonts w:ascii="Symbol" w:eastAsia="MS Mincho" w:hAnsi="Symbol" w:cs="Times New Roman" w:hint="default"/>
      </w:rPr>
    </w:lvl>
    <w:lvl w:ilvl="3" w:tplc="94B4423C">
      <w:start w:val="1"/>
      <w:numFmt w:val="bullet"/>
      <w:lvlText w:val="o"/>
      <w:lvlJc w:val="left"/>
      <w:pPr>
        <w:ind w:left="1600" w:hanging="400"/>
      </w:pPr>
      <w:rPr>
        <w:rFonts w:ascii="Courier New" w:hAnsi="Courier New" w:cs="Courier New" w:hint="default"/>
      </w:rPr>
    </w:lvl>
    <w:lvl w:ilvl="4" w:tplc="0409000F">
      <w:start w:val="1"/>
      <w:numFmt w:val="decimal"/>
      <w:lvlText w:val="%5."/>
      <w:lvlJc w:val="left"/>
      <w:pPr>
        <w:ind w:left="2000" w:hanging="400"/>
      </w:pPr>
      <w:rPr>
        <w:rFonts w:hint="default"/>
      </w:rPr>
    </w:lvl>
    <w:lvl w:ilvl="5" w:tplc="272E5D06">
      <w:start w:val="1"/>
      <w:numFmt w:val="bullet"/>
      <w:lvlText w:val="-"/>
      <w:lvlJc w:val="left"/>
      <w:pPr>
        <w:ind w:left="2400" w:hanging="400"/>
      </w:pPr>
      <w:rPr>
        <w:rFonts w:ascii="Times New Roman" w:eastAsia="Malgun Gothic" w:hAnsi="Times New Roman" w:cs="Times New Roman" w:hint="default"/>
      </w:rPr>
    </w:lvl>
    <w:lvl w:ilvl="6" w:tplc="272E5D06">
      <w:start w:val="1"/>
      <w:numFmt w:val="bullet"/>
      <w:lvlText w:val="-"/>
      <w:lvlJc w:val="left"/>
      <w:pPr>
        <w:ind w:left="2800" w:hanging="400"/>
      </w:pPr>
      <w:rPr>
        <w:rFonts w:ascii="Times New Roman" w:eastAsia="Malgun Gothic" w:hAnsi="Times New Roman" w:cs="Times New Roman" w:hint="default"/>
      </w:rPr>
    </w:lvl>
    <w:lvl w:ilvl="7" w:tplc="04090019">
      <w:start w:val="1"/>
      <w:numFmt w:val="upperLetter"/>
      <w:lvlText w:val="%8."/>
      <w:lvlJc w:val="left"/>
      <w:pPr>
        <w:ind w:left="3200" w:hanging="400"/>
      </w:pPr>
    </w:lvl>
    <w:lvl w:ilvl="8" w:tplc="0409001B">
      <w:start w:val="1"/>
      <w:numFmt w:val="lowerRoman"/>
      <w:lvlText w:val="%9."/>
      <w:lvlJc w:val="right"/>
      <w:pPr>
        <w:ind w:left="3600" w:hanging="400"/>
      </w:pPr>
    </w:lvl>
  </w:abstractNum>
  <w:abstractNum w:abstractNumId="201" w15:restartNumberingAfterBreak="0">
    <w:nsid w:val="60821A1C"/>
    <w:multiLevelType w:val="hybridMultilevel"/>
    <w:tmpl w:val="A86CD5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2" w15:restartNumberingAfterBreak="0">
    <w:nsid w:val="60F27E12"/>
    <w:multiLevelType w:val="hybridMultilevel"/>
    <w:tmpl w:val="9B742D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3" w15:restartNumberingAfterBreak="0">
    <w:nsid w:val="60FA1CC6"/>
    <w:multiLevelType w:val="multilevel"/>
    <w:tmpl w:val="60FA1CC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4" w15:restartNumberingAfterBreak="0">
    <w:nsid w:val="61460091"/>
    <w:multiLevelType w:val="hybridMultilevel"/>
    <w:tmpl w:val="1D92E5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5" w15:restartNumberingAfterBreak="0">
    <w:nsid w:val="616B09A9"/>
    <w:multiLevelType w:val="hybridMultilevel"/>
    <w:tmpl w:val="877E7B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6" w15:restartNumberingAfterBreak="0">
    <w:nsid w:val="61A07735"/>
    <w:multiLevelType w:val="hybridMultilevel"/>
    <w:tmpl w:val="26A60E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7" w15:restartNumberingAfterBreak="0">
    <w:nsid w:val="61B36BAB"/>
    <w:multiLevelType w:val="hybridMultilevel"/>
    <w:tmpl w:val="BFD602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8" w15:restartNumberingAfterBreak="0">
    <w:nsid w:val="622910F5"/>
    <w:multiLevelType w:val="hybridMultilevel"/>
    <w:tmpl w:val="8FD42528"/>
    <w:lvl w:ilvl="0" w:tplc="0409000F">
      <w:start w:val="1"/>
      <w:numFmt w:val="decimal"/>
      <w:lvlText w:val="%1."/>
      <w:lvlJc w:val="left"/>
      <w:pPr>
        <w:ind w:left="720" w:hanging="360"/>
      </w:pPr>
      <w:rPr>
        <w:rFonts w:hint="eastAsi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9" w15:restartNumberingAfterBreak="0">
    <w:nsid w:val="6385404E"/>
    <w:multiLevelType w:val="hybridMultilevel"/>
    <w:tmpl w:val="7CA2E7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0" w15:restartNumberingAfterBreak="0">
    <w:nsid w:val="638D638D"/>
    <w:multiLevelType w:val="hybridMultilevel"/>
    <w:tmpl w:val="D6ECB050"/>
    <w:lvl w:ilvl="0" w:tplc="85DE10A6">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11" w15:restartNumberingAfterBreak="0">
    <w:nsid w:val="64306048"/>
    <w:multiLevelType w:val="multilevel"/>
    <w:tmpl w:val="64306048"/>
    <w:lvl w:ilvl="0">
      <w:start w:val="1"/>
      <w:numFmt w:val="decimalZero"/>
      <w:pStyle w:val="ParagraphNumbering"/>
      <w:lvlText w:val="[00%1]"/>
      <w:lvlJc w:val="left"/>
      <w:pPr>
        <w:tabs>
          <w:tab w:val="num" w:pos="851"/>
        </w:tabs>
        <w:ind w:left="0" w:firstLine="0"/>
      </w:pPr>
      <w:rPr>
        <w:rFonts w:ascii="Times New Roman" w:hAnsi="Times New Roman" w:hint="default"/>
        <w:b w:val="0"/>
        <w:i w:val="0"/>
        <w:sz w:val="24"/>
      </w:rPr>
    </w:lvl>
    <w:lvl w:ilvl="1">
      <w:start w:val="1"/>
      <w:numFmt w:val="lowerLetter"/>
      <w:lvlText w:val="%2."/>
      <w:lvlJc w:val="left"/>
      <w:pPr>
        <w:tabs>
          <w:tab w:val="num" w:pos="2160"/>
        </w:tabs>
        <w:ind w:left="2160" w:hanging="360"/>
      </w:pPr>
    </w:lvl>
    <w:lvl w:ilvl="2">
      <w:start w:val="1"/>
      <w:numFmt w:val="lowerLetter"/>
      <w:lvlText w:val="%3)"/>
      <w:lvlJc w:val="left"/>
      <w:pPr>
        <w:tabs>
          <w:tab w:val="num" w:pos="3060"/>
        </w:tabs>
        <w:ind w:left="3060" w:hanging="360"/>
      </w:pPr>
      <w:rPr>
        <w:rFonts w:hint="default"/>
      </w:r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12" w15:restartNumberingAfterBreak="0">
    <w:nsid w:val="646E1174"/>
    <w:multiLevelType w:val="hybridMultilevel"/>
    <w:tmpl w:val="7A1E53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3" w15:restartNumberingAfterBreak="0">
    <w:nsid w:val="65857C43"/>
    <w:multiLevelType w:val="hybridMultilevel"/>
    <w:tmpl w:val="E42E3C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4" w15:restartNumberingAfterBreak="0">
    <w:nsid w:val="6599642A"/>
    <w:multiLevelType w:val="hybridMultilevel"/>
    <w:tmpl w:val="CDD4EE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5" w15:restartNumberingAfterBreak="0">
    <w:nsid w:val="672C553D"/>
    <w:multiLevelType w:val="hybridMultilevel"/>
    <w:tmpl w:val="4E8CB35A"/>
    <w:lvl w:ilvl="0" w:tplc="3EE2B924">
      <w:numFmt w:val="bullet"/>
      <w:lvlText w:val="-"/>
      <w:lvlJc w:val="left"/>
      <w:pPr>
        <w:ind w:left="555" w:hanging="360"/>
      </w:pPr>
      <w:rPr>
        <w:rFonts w:ascii="Times" w:eastAsia="Batang" w:hAnsi="Times" w:cs="Times" w:hint="default"/>
      </w:rPr>
    </w:lvl>
    <w:lvl w:ilvl="1" w:tplc="08090003" w:tentative="1">
      <w:start w:val="1"/>
      <w:numFmt w:val="bullet"/>
      <w:lvlText w:val="o"/>
      <w:lvlJc w:val="left"/>
      <w:pPr>
        <w:ind w:left="1275" w:hanging="360"/>
      </w:pPr>
      <w:rPr>
        <w:rFonts w:ascii="Courier New" w:hAnsi="Courier New" w:cs="Courier New" w:hint="default"/>
      </w:rPr>
    </w:lvl>
    <w:lvl w:ilvl="2" w:tplc="08090005" w:tentative="1">
      <w:start w:val="1"/>
      <w:numFmt w:val="bullet"/>
      <w:lvlText w:val=""/>
      <w:lvlJc w:val="left"/>
      <w:pPr>
        <w:ind w:left="1995" w:hanging="360"/>
      </w:pPr>
      <w:rPr>
        <w:rFonts w:ascii="Wingdings" w:hAnsi="Wingdings" w:hint="default"/>
      </w:rPr>
    </w:lvl>
    <w:lvl w:ilvl="3" w:tplc="08090001" w:tentative="1">
      <w:start w:val="1"/>
      <w:numFmt w:val="bullet"/>
      <w:lvlText w:val=""/>
      <w:lvlJc w:val="left"/>
      <w:pPr>
        <w:ind w:left="2715" w:hanging="360"/>
      </w:pPr>
      <w:rPr>
        <w:rFonts w:ascii="Symbol" w:hAnsi="Symbol" w:hint="default"/>
      </w:rPr>
    </w:lvl>
    <w:lvl w:ilvl="4" w:tplc="08090003" w:tentative="1">
      <w:start w:val="1"/>
      <w:numFmt w:val="bullet"/>
      <w:lvlText w:val="o"/>
      <w:lvlJc w:val="left"/>
      <w:pPr>
        <w:ind w:left="3435" w:hanging="360"/>
      </w:pPr>
      <w:rPr>
        <w:rFonts w:ascii="Courier New" w:hAnsi="Courier New" w:cs="Courier New" w:hint="default"/>
      </w:rPr>
    </w:lvl>
    <w:lvl w:ilvl="5" w:tplc="08090005" w:tentative="1">
      <w:start w:val="1"/>
      <w:numFmt w:val="bullet"/>
      <w:lvlText w:val=""/>
      <w:lvlJc w:val="left"/>
      <w:pPr>
        <w:ind w:left="4155" w:hanging="360"/>
      </w:pPr>
      <w:rPr>
        <w:rFonts w:ascii="Wingdings" w:hAnsi="Wingdings" w:hint="default"/>
      </w:rPr>
    </w:lvl>
    <w:lvl w:ilvl="6" w:tplc="08090001" w:tentative="1">
      <w:start w:val="1"/>
      <w:numFmt w:val="bullet"/>
      <w:lvlText w:val=""/>
      <w:lvlJc w:val="left"/>
      <w:pPr>
        <w:ind w:left="4875" w:hanging="360"/>
      </w:pPr>
      <w:rPr>
        <w:rFonts w:ascii="Symbol" w:hAnsi="Symbol" w:hint="default"/>
      </w:rPr>
    </w:lvl>
    <w:lvl w:ilvl="7" w:tplc="08090003" w:tentative="1">
      <w:start w:val="1"/>
      <w:numFmt w:val="bullet"/>
      <w:lvlText w:val="o"/>
      <w:lvlJc w:val="left"/>
      <w:pPr>
        <w:ind w:left="5595" w:hanging="360"/>
      </w:pPr>
      <w:rPr>
        <w:rFonts w:ascii="Courier New" w:hAnsi="Courier New" w:cs="Courier New" w:hint="default"/>
      </w:rPr>
    </w:lvl>
    <w:lvl w:ilvl="8" w:tplc="08090005" w:tentative="1">
      <w:start w:val="1"/>
      <w:numFmt w:val="bullet"/>
      <w:lvlText w:val=""/>
      <w:lvlJc w:val="left"/>
      <w:pPr>
        <w:ind w:left="6315" w:hanging="360"/>
      </w:pPr>
      <w:rPr>
        <w:rFonts w:ascii="Wingdings" w:hAnsi="Wingdings" w:hint="default"/>
      </w:rPr>
    </w:lvl>
  </w:abstractNum>
  <w:abstractNum w:abstractNumId="216" w15:restartNumberingAfterBreak="0">
    <w:nsid w:val="6736515C"/>
    <w:multiLevelType w:val="hybridMultilevel"/>
    <w:tmpl w:val="E70E8F50"/>
    <w:lvl w:ilvl="0" w:tplc="19088D80">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7" w15:restartNumberingAfterBreak="0">
    <w:nsid w:val="67FC0CD5"/>
    <w:multiLevelType w:val="hybridMultilevel"/>
    <w:tmpl w:val="A420FD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8" w15:restartNumberingAfterBreak="0">
    <w:nsid w:val="68CE042E"/>
    <w:multiLevelType w:val="hybridMultilevel"/>
    <w:tmpl w:val="D45C4B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9" w15:restartNumberingAfterBreak="0">
    <w:nsid w:val="69605FA1"/>
    <w:multiLevelType w:val="hybridMultilevel"/>
    <w:tmpl w:val="3A309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0" w15:restartNumberingAfterBreak="0">
    <w:nsid w:val="69DF5D9E"/>
    <w:multiLevelType w:val="hybridMultilevel"/>
    <w:tmpl w:val="9EB871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1" w15:restartNumberingAfterBreak="0">
    <w:nsid w:val="6AAE5A54"/>
    <w:multiLevelType w:val="hybridMultilevel"/>
    <w:tmpl w:val="C8C260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2" w15:restartNumberingAfterBreak="0">
    <w:nsid w:val="6AF74440"/>
    <w:multiLevelType w:val="hybridMultilevel"/>
    <w:tmpl w:val="77A0CC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3" w15:restartNumberingAfterBreak="0">
    <w:nsid w:val="6BB139D4"/>
    <w:multiLevelType w:val="hybridMultilevel"/>
    <w:tmpl w:val="8D9C3F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4" w15:restartNumberingAfterBreak="0">
    <w:nsid w:val="6C81552D"/>
    <w:multiLevelType w:val="hybridMultilevel"/>
    <w:tmpl w:val="D7A683E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225" w15:restartNumberingAfterBreak="0">
    <w:nsid w:val="6CAB1D7B"/>
    <w:multiLevelType w:val="multilevel"/>
    <w:tmpl w:val="9FF2ACC4"/>
    <w:styleLink w:val="2"/>
    <w:lvl w:ilvl="0">
      <w:start w:val="5"/>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6" w15:restartNumberingAfterBreak="0">
    <w:nsid w:val="6CCC16F5"/>
    <w:multiLevelType w:val="hybridMultilevel"/>
    <w:tmpl w:val="C9D822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7" w15:restartNumberingAfterBreak="0">
    <w:nsid w:val="6DA649A9"/>
    <w:multiLevelType w:val="hybridMultilevel"/>
    <w:tmpl w:val="8B6C1BA6"/>
    <w:lvl w:ilvl="0" w:tplc="05B4075C">
      <w:start w:val="1"/>
      <w:numFmt w:val="decimal"/>
      <w:pStyle w:val="Obserevation"/>
      <w:lvlText w:val="Observation %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DAC28C3"/>
    <w:multiLevelType w:val="hybridMultilevel"/>
    <w:tmpl w:val="F8EC12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9" w15:restartNumberingAfterBreak="0">
    <w:nsid w:val="6DFE66E4"/>
    <w:multiLevelType w:val="hybridMultilevel"/>
    <w:tmpl w:val="D75220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0" w15:restartNumberingAfterBreak="0">
    <w:nsid w:val="6E1F64B2"/>
    <w:multiLevelType w:val="hybridMultilevel"/>
    <w:tmpl w:val="8612D9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1" w15:restartNumberingAfterBreak="0">
    <w:nsid w:val="6E760327"/>
    <w:multiLevelType w:val="multilevel"/>
    <w:tmpl w:val="62BAE1EC"/>
    <w:styleLink w:val="StyleBulleted12"/>
    <w:lvl w:ilvl="0">
      <w:start w:val="1"/>
      <w:numFmt w:val="decimal"/>
      <w:pStyle w:val="StyleHeading1NMPHeading1H1h11h12h13h14h15h16appheadin"/>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2564"/>
        </w:tabs>
        <w:ind w:left="2564" w:hanging="2564"/>
      </w:pPr>
      <w:rPr>
        <w:rFonts w:hint="default"/>
      </w:rPr>
    </w:lvl>
    <w:lvl w:ilvl="3">
      <w:start w:val="1"/>
      <w:numFmt w:val="decimal"/>
      <w:lvlText w:val="%1.%2.%3.%4"/>
      <w:lvlJc w:val="left"/>
      <w:pPr>
        <w:tabs>
          <w:tab w:val="num" w:pos="1290"/>
        </w:tabs>
        <w:ind w:left="1290" w:hanging="1290"/>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2" w15:restartNumberingAfterBreak="0">
    <w:nsid w:val="6F3B7111"/>
    <w:multiLevelType w:val="hybridMultilevel"/>
    <w:tmpl w:val="38C2D2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3" w15:restartNumberingAfterBreak="0">
    <w:nsid w:val="6FBE1A63"/>
    <w:multiLevelType w:val="hybridMultilevel"/>
    <w:tmpl w:val="109807BA"/>
    <w:name w:val="Heading222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4" w15:restartNumberingAfterBreak="0">
    <w:nsid w:val="70146DC0"/>
    <w:multiLevelType w:val="hybridMultilevel"/>
    <w:tmpl w:val="9BC21240"/>
    <w:lvl w:ilvl="0" w:tplc="409A9E3A">
      <w:start w:val="1"/>
      <w:numFmt w:val="bullet"/>
      <w:pStyle w:val="Agreement0"/>
      <w:lvlText w:val=""/>
      <w:lvlJc w:val="left"/>
      <w:pPr>
        <w:tabs>
          <w:tab w:val="num" w:pos="2070"/>
        </w:tabs>
        <w:ind w:left="2070" w:hanging="360"/>
      </w:pPr>
      <w:rPr>
        <w:rFonts w:ascii="Symbol" w:hAnsi="Symbol" w:hint="default"/>
        <w:b/>
        <w:i w:val="0"/>
        <w:color w:val="auto"/>
        <w:sz w:val="22"/>
      </w:rPr>
    </w:lvl>
    <w:lvl w:ilvl="1" w:tplc="04090003">
      <w:start w:val="1"/>
      <w:numFmt w:val="bullet"/>
      <w:lvlText w:val="o"/>
      <w:lvlJc w:val="left"/>
      <w:pPr>
        <w:tabs>
          <w:tab w:val="num" w:pos="-3690"/>
        </w:tabs>
        <w:ind w:left="-3690" w:hanging="360"/>
      </w:pPr>
      <w:rPr>
        <w:rFonts w:ascii="Courier New" w:hAnsi="Courier New" w:cs="Courier New" w:hint="default"/>
      </w:rPr>
    </w:lvl>
    <w:lvl w:ilvl="2" w:tplc="04090005">
      <w:start w:val="1"/>
      <w:numFmt w:val="bullet"/>
      <w:lvlText w:val=""/>
      <w:lvlJc w:val="left"/>
      <w:pPr>
        <w:tabs>
          <w:tab w:val="num" w:pos="-2970"/>
        </w:tabs>
        <w:ind w:left="-2970" w:hanging="360"/>
      </w:pPr>
      <w:rPr>
        <w:rFonts w:ascii="Wingdings" w:hAnsi="Wingdings" w:hint="default"/>
      </w:rPr>
    </w:lvl>
    <w:lvl w:ilvl="3" w:tplc="04090001">
      <w:start w:val="1"/>
      <w:numFmt w:val="bullet"/>
      <w:lvlText w:val=""/>
      <w:lvlJc w:val="left"/>
      <w:pPr>
        <w:tabs>
          <w:tab w:val="num" w:pos="-2250"/>
        </w:tabs>
        <w:ind w:left="-2250" w:hanging="360"/>
      </w:pPr>
      <w:rPr>
        <w:rFonts w:ascii="Symbol" w:hAnsi="Symbol" w:hint="default"/>
      </w:rPr>
    </w:lvl>
    <w:lvl w:ilvl="4" w:tplc="04090003" w:tentative="1">
      <w:start w:val="1"/>
      <w:numFmt w:val="bullet"/>
      <w:lvlText w:val="o"/>
      <w:lvlJc w:val="left"/>
      <w:pPr>
        <w:tabs>
          <w:tab w:val="num" w:pos="-1530"/>
        </w:tabs>
        <w:ind w:left="-1530" w:hanging="360"/>
      </w:pPr>
      <w:rPr>
        <w:rFonts w:ascii="Courier New" w:hAnsi="Courier New" w:cs="Courier New" w:hint="default"/>
      </w:rPr>
    </w:lvl>
    <w:lvl w:ilvl="5" w:tplc="04090005" w:tentative="1">
      <w:start w:val="1"/>
      <w:numFmt w:val="bullet"/>
      <w:lvlText w:val=""/>
      <w:lvlJc w:val="left"/>
      <w:pPr>
        <w:tabs>
          <w:tab w:val="num" w:pos="-810"/>
        </w:tabs>
        <w:ind w:left="-810" w:hanging="360"/>
      </w:pPr>
      <w:rPr>
        <w:rFonts w:ascii="Wingdings" w:hAnsi="Wingdings" w:hint="default"/>
      </w:rPr>
    </w:lvl>
    <w:lvl w:ilvl="6" w:tplc="04090001" w:tentative="1">
      <w:start w:val="1"/>
      <w:numFmt w:val="bullet"/>
      <w:lvlText w:val=""/>
      <w:lvlJc w:val="left"/>
      <w:pPr>
        <w:tabs>
          <w:tab w:val="num" w:pos="-90"/>
        </w:tabs>
        <w:ind w:left="-90" w:hanging="360"/>
      </w:pPr>
      <w:rPr>
        <w:rFonts w:ascii="Symbol" w:hAnsi="Symbol" w:hint="default"/>
      </w:rPr>
    </w:lvl>
    <w:lvl w:ilvl="7" w:tplc="04090003" w:tentative="1">
      <w:start w:val="1"/>
      <w:numFmt w:val="bullet"/>
      <w:lvlText w:val="o"/>
      <w:lvlJc w:val="left"/>
      <w:pPr>
        <w:tabs>
          <w:tab w:val="num" w:pos="630"/>
        </w:tabs>
        <w:ind w:left="630" w:hanging="360"/>
      </w:pPr>
      <w:rPr>
        <w:rFonts w:ascii="Courier New" w:hAnsi="Courier New" w:cs="Courier New" w:hint="default"/>
      </w:rPr>
    </w:lvl>
    <w:lvl w:ilvl="8" w:tplc="04090005" w:tentative="1">
      <w:start w:val="1"/>
      <w:numFmt w:val="bullet"/>
      <w:lvlText w:val=""/>
      <w:lvlJc w:val="left"/>
      <w:pPr>
        <w:tabs>
          <w:tab w:val="num" w:pos="1350"/>
        </w:tabs>
        <w:ind w:left="1350" w:hanging="360"/>
      </w:pPr>
      <w:rPr>
        <w:rFonts w:ascii="Wingdings" w:hAnsi="Wingdings" w:hint="default"/>
      </w:rPr>
    </w:lvl>
  </w:abstractNum>
  <w:abstractNum w:abstractNumId="235" w15:restartNumberingAfterBreak="0">
    <w:nsid w:val="7077421F"/>
    <w:multiLevelType w:val="hybridMultilevel"/>
    <w:tmpl w:val="9EA21C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6" w15:restartNumberingAfterBreak="0">
    <w:nsid w:val="70E30F8E"/>
    <w:multiLevelType w:val="hybridMultilevel"/>
    <w:tmpl w:val="A4D04E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954E5AF0">
      <w:numFmt w:val="bullet"/>
      <w:lvlText w:val="·"/>
      <w:lvlJc w:val="left"/>
      <w:pPr>
        <w:ind w:left="3030" w:hanging="510"/>
      </w:pPr>
      <w:rPr>
        <w:rFonts w:ascii="Times New Roman" w:eastAsia="Batang" w:hAnsi="Times New Roman" w:cs="Times New Roman"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7" w15:restartNumberingAfterBreak="0">
    <w:nsid w:val="718D7D2E"/>
    <w:multiLevelType w:val="hybridMultilevel"/>
    <w:tmpl w:val="3F7873BA"/>
    <w:lvl w:ilvl="0" w:tplc="F29E5E44">
      <w:start w:val="1"/>
      <w:numFmt w:val="decimal"/>
      <w:pStyle w:val="StyleHeading1H1h1appheading1l1MemoHeading1h11h12h13h"/>
      <w:lvlText w:val="%1"/>
      <w:lvlJc w:val="left"/>
      <w:pPr>
        <w:ind w:left="720" w:hanging="360"/>
      </w:pPr>
      <w:rPr>
        <w:b w:val="0"/>
        <w:i w:val="0"/>
        <w:color w:val="auto"/>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8" w15:restartNumberingAfterBreak="0">
    <w:nsid w:val="719827BD"/>
    <w:multiLevelType w:val="hybridMultilevel"/>
    <w:tmpl w:val="5B50957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9" w15:restartNumberingAfterBreak="0">
    <w:nsid w:val="72085FEE"/>
    <w:multiLevelType w:val="hybridMultilevel"/>
    <w:tmpl w:val="C44E697E"/>
    <w:lvl w:ilvl="0" w:tplc="9FBA1AE2">
      <w:numFmt w:val="bullet"/>
      <w:lvlText w:val=""/>
      <w:lvlJc w:val="left"/>
      <w:pPr>
        <w:ind w:left="720" w:hanging="360"/>
      </w:pPr>
      <w:rPr>
        <w:rFonts w:ascii="Symbol" w:eastAsia="SimSu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0" w15:restartNumberingAfterBreak="0">
    <w:nsid w:val="72B85316"/>
    <w:multiLevelType w:val="hybridMultilevel"/>
    <w:tmpl w:val="751C47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1" w15:restartNumberingAfterBreak="0">
    <w:nsid w:val="72CD66F2"/>
    <w:multiLevelType w:val="hybridMultilevel"/>
    <w:tmpl w:val="95D49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2" w15:restartNumberingAfterBreak="0">
    <w:nsid w:val="73D465D6"/>
    <w:multiLevelType w:val="multilevel"/>
    <w:tmpl w:val="F8244648"/>
    <w:styleLink w:val="StyleBulletedSymbolsymbolLeft025Hanging0252"/>
    <w:lvl w:ilvl="0">
      <w:start w:val="1"/>
      <w:numFmt w:val="bullet"/>
      <w:lvlText w:val=""/>
      <w:lvlJc w:val="left"/>
      <w:pPr>
        <w:ind w:left="36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3" w15:restartNumberingAfterBreak="0">
    <w:nsid w:val="73FB38E5"/>
    <w:multiLevelType w:val="hybridMultilevel"/>
    <w:tmpl w:val="98BA96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4" w15:restartNumberingAfterBreak="0">
    <w:nsid w:val="74A2355A"/>
    <w:multiLevelType w:val="hybridMultilevel"/>
    <w:tmpl w:val="1AC66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5" w15:restartNumberingAfterBreak="0">
    <w:nsid w:val="74CC7506"/>
    <w:multiLevelType w:val="multilevel"/>
    <w:tmpl w:val="74CC7506"/>
    <w:lvl w:ilvl="0">
      <w:start w:val="1"/>
      <w:numFmt w:val="decimal"/>
      <w:pStyle w:val="reference0"/>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6" w15:restartNumberingAfterBreak="0">
    <w:nsid w:val="74E2429E"/>
    <w:multiLevelType w:val="hybridMultilevel"/>
    <w:tmpl w:val="8F9A8118"/>
    <w:lvl w:ilvl="0" w:tplc="08090001">
      <w:start w:val="1"/>
      <w:numFmt w:val="bullet"/>
      <w:lvlText w:val=""/>
      <w:lvlJc w:val="left"/>
      <w:pPr>
        <w:ind w:left="760" w:hanging="360"/>
      </w:pPr>
      <w:rPr>
        <w:rFonts w:ascii="Symbol" w:hAnsi="Symbol"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47" w15:restartNumberingAfterBreak="0">
    <w:nsid w:val="76544113"/>
    <w:multiLevelType w:val="hybridMultilevel"/>
    <w:tmpl w:val="643CC998"/>
    <w:lvl w:ilvl="0" w:tplc="19088D80">
      <w:start w:val="1"/>
      <w:numFmt w:val="bullet"/>
      <w:lvlText w:val="-"/>
      <w:lvlJc w:val="left"/>
      <w:pPr>
        <w:ind w:left="720" w:hanging="360"/>
      </w:pPr>
      <w:rPr>
        <w:rFonts w:ascii="Calibri" w:hAnsi="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68464E6"/>
    <w:multiLevelType w:val="hybridMultilevel"/>
    <w:tmpl w:val="776C0D06"/>
    <w:lvl w:ilvl="0" w:tplc="4D3678F6">
      <w:start w:val="1"/>
      <w:numFmt w:val="bullet"/>
      <w:lvlText w:val=""/>
      <w:lvlJc w:val="left"/>
      <w:pPr>
        <w:ind w:left="720" w:hanging="360"/>
      </w:pPr>
      <w:rPr>
        <w:rFonts w:ascii="Symbol" w:hAnsi="Symbol" w:hint="default"/>
      </w:rPr>
    </w:lvl>
    <w:lvl w:ilvl="1" w:tplc="FEC0D590">
      <w:start w:val="1"/>
      <w:numFmt w:val="bullet"/>
      <w:lvlText w:val=""/>
      <w:lvlJc w:val="left"/>
      <w:pPr>
        <w:ind w:left="1440" w:hanging="360"/>
      </w:pPr>
      <w:rPr>
        <w:rFonts w:ascii="Symbol" w:hAnsi="Symbol" w:hint="default"/>
      </w:rPr>
    </w:lvl>
    <w:lvl w:ilvl="2" w:tplc="0674CCC0">
      <w:start w:val="1"/>
      <w:numFmt w:val="bullet"/>
      <w:pStyle w:val="RAN1bullet3"/>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76DA5E8C"/>
    <w:multiLevelType w:val="hybridMultilevel"/>
    <w:tmpl w:val="E43EC3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0" w15:restartNumberingAfterBreak="0">
    <w:nsid w:val="779C7420"/>
    <w:multiLevelType w:val="multilevel"/>
    <w:tmpl w:val="9FF2ACC4"/>
    <w:styleLink w:val="10"/>
    <w:lvl w:ilvl="0">
      <w:start w:val="5"/>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1" w15:restartNumberingAfterBreak="0">
    <w:nsid w:val="77E43029"/>
    <w:multiLevelType w:val="hybridMultilevel"/>
    <w:tmpl w:val="8F5C33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2" w15:restartNumberingAfterBreak="0">
    <w:nsid w:val="78012133"/>
    <w:multiLevelType w:val="hybridMultilevel"/>
    <w:tmpl w:val="9CCA79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9">
      <w:start w:val="1"/>
      <w:numFmt w:val="lowerLetter"/>
      <w:lvlText w:val="%3)"/>
      <w:lvlJc w:val="left"/>
      <w:pPr>
        <w:ind w:left="2160" w:hanging="360"/>
      </w:pPr>
      <w:rPr>
        <w:rFont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78F76F6F"/>
    <w:multiLevelType w:val="singleLevel"/>
    <w:tmpl w:val="E1F880E6"/>
    <w:lvl w:ilvl="0">
      <w:start w:val="1"/>
      <w:numFmt w:val="bullet"/>
      <w:pStyle w:val="normalpuce"/>
      <w:lvlText w:val=""/>
      <w:lvlJc w:val="left"/>
      <w:pPr>
        <w:tabs>
          <w:tab w:val="num" w:pos="360"/>
        </w:tabs>
        <w:ind w:left="360" w:hanging="360"/>
      </w:pPr>
      <w:rPr>
        <w:rFonts w:ascii="Symbol" w:hAnsi="Symbol" w:hint="default"/>
      </w:rPr>
    </w:lvl>
  </w:abstractNum>
  <w:abstractNum w:abstractNumId="254" w15:restartNumberingAfterBreak="0">
    <w:nsid w:val="79E630DE"/>
    <w:multiLevelType w:val="hybridMultilevel"/>
    <w:tmpl w:val="D86AD5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5" w15:restartNumberingAfterBreak="0">
    <w:nsid w:val="79F74723"/>
    <w:multiLevelType w:val="hybridMultilevel"/>
    <w:tmpl w:val="7EDC5E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6" w15:restartNumberingAfterBreak="0">
    <w:nsid w:val="7B87468E"/>
    <w:multiLevelType w:val="hybridMultilevel"/>
    <w:tmpl w:val="EEB2C3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7" w15:restartNumberingAfterBreak="0">
    <w:nsid w:val="7BC330F5"/>
    <w:multiLevelType w:val="hybridMultilevel"/>
    <w:tmpl w:val="C2769C2A"/>
    <w:styleLink w:val="StyleBulletedSymbolsymbolLeft025Hanging02531"/>
    <w:lvl w:ilvl="0" w:tplc="70725600">
      <w:start w:val="1"/>
      <w:numFmt w:val="bullet"/>
      <w:pStyle w:val="Char"/>
      <w:lvlText w:val=""/>
      <w:lvlJc w:val="left"/>
      <w:pPr>
        <w:tabs>
          <w:tab w:val="num" w:pos="851"/>
        </w:tabs>
        <w:ind w:left="851" w:hanging="851"/>
      </w:pPr>
      <w:rPr>
        <w:rFonts w:ascii="ZapfDingbats" w:hAnsi="ZapfDingbats" w:hint="default"/>
        <w:b/>
        <w:i w:val="0"/>
        <w:color w:val="70CEF5"/>
        <w:sz w:val="20"/>
        <w:szCs w:val="20"/>
      </w:rPr>
    </w:lvl>
    <w:lvl w:ilvl="1" w:tplc="C8841810">
      <w:start w:val="1"/>
      <w:numFmt w:val="bullet"/>
      <w:pStyle w:val="berschrift3h3H3Underrubrik2"/>
      <w:lvlText w:val="o"/>
      <w:lvlJc w:val="left"/>
      <w:pPr>
        <w:tabs>
          <w:tab w:val="num" w:pos="1440"/>
        </w:tabs>
        <w:ind w:left="1440" w:hanging="360"/>
      </w:pPr>
      <w:rPr>
        <w:rFonts w:ascii="Courier New" w:hAnsi="Courier New" w:cs="Courier New" w:hint="default"/>
      </w:rPr>
    </w:lvl>
    <w:lvl w:ilvl="2" w:tplc="7DA0F730" w:tentative="1">
      <w:start w:val="1"/>
      <w:numFmt w:val="bullet"/>
      <w:pStyle w:val="3GPPH3"/>
      <w:lvlText w:val=""/>
      <w:lvlJc w:val="left"/>
      <w:pPr>
        <w:tabs>
          <w:tab w:val="num" w:pos="2160"/>
        </w:tabs>
        <w:ind w:left="2160" w:hanging="360"/>
      </w:pPr>
      <w:rPr>
        <w:rFonts w:ascii="Wingdings" w:hAnsi="Wingdings" w:hint="default"/>
      </w:rPr>
    </w:lvl>
    <w:lvl w:ilvl="3" w:tplc="71F2D618" w:tentative="1">
      <w:start w:val="1"/>
      <w:numFmt w:val="bullet"/>
      <w:lvlText w:val=""/>
      <w:lvlJc w:val="left"/>
      <w:pPr>
        <w:tabs>
          <w:tab w:val="num" w:pos="2880"/>
        </w:tabs>
        <w:ind w:left="2880" w:hanging="360"/>
      </w:pPr>
      <w:rPr>
        <w:rFonts w:ascii="Symbol" w:hAnsi="Symbol" w:hint="default"/>
      </w:rPr>
    </w:lvl>
    <w:lvl w:ilvl="4" w:tplc="E84C571E" w:tentative="1">
      <w:start w:val="1"/>
      <w:numFmt w:val="bullet"/>
      <w:lvlText w:val="o"/>
      <w:lvlJc w:val="left"/>
      <w:pPr>
        <w:tabs>
          <w:tab w:val="num" w:pos="3600"/>
        </w:tabs>
        <w:ind w:left="3600" w:hanging="360"/>
      </w:pPr>
      <w:rPr>
        <w:rFonts w:ascii="Courier New" w:hAnsi="Courier New" w:cs="Courier New" w:hint="default"/>
      </w:rPr>
    </w:lvl>
    <w:lvl w:ilvl="5" w:tplc="701415FE" w:tentative="1">
      <w:start w:val="1"/>
      <w:numFmt w:val="bullet"/>
      <w:lvlText w:val=""/>
      <w:lvlJc w:val="left"/>
      <w:pPr>
        <w:tabs>
          <w:tab w:val="num" w:pos="4320"/>
        </w:tabs>
        <w:ind w:left="4320" w:hanging="360"/>
      </w:pPr>
      <w:rPr>
        <w:rFonts w:ascii="Wingdings" w:hAnsi="Wingdings" w:hint="default"/>
      </w:rPr>
    </w:lvl>
    <w:lvl w:ilvl="6" w:tplc="3A66A646" w:tentative="1">
      <w:start w:val="1"/>
      <w:numFmt w:val="bullet"/>
      <w:lvlText w:val=""/>
      <w:lvlJc w:val="left"/>
      <w:pPr>
        <w:tabs>
          <w:tab w:val="num" w:pos="5040"/>
        </w:tabs>
        <w:ind w:left="5040" w:hanging="360"/>
      </w:pPr>
      <w:rPr>
        <w:rFonts w:ascii="Symbol" w:hAnsi="Symbol" w:hint="default"/>
      </w:rPr>
    </w:lvl>
    <w:lvl w:ilvl="7" w:tplc="60505F22" w:tentative="1">
      <w:start w:val="1"/>
      <w:numFmt w:val="bullet"/>
      <w:lvlText w:val="o"/>
      <w:lvlJc w:val="left"/>
      <w:pPr>
        <w:tabs>
          <w:tab w:val="num" w:pos="5760"/>
        </w:tabs>
        <w:ind w:left="5760" w:hanging="360"/>
      </w:pPr>
      <w:rPr>
        <w:rFonts w:ascii="Courier New" w:hAnsi="Courier New" w:cs="Courier New" w:hint="default"/>
      </w:rPr>
    </w:lvl>
    <w:lvl w:ilvl="8" w:tplc="280A7452" w:tentative="1">
      <w:start w:val="1"/>
      <w:numFmt w:val="bullet"/>
      <w:lvlText w:val=""/>
      <w:lvlJc w:val="left"/>
      <w:pPr>
        <w:tabs>
          <w:tab w:val="num" w:pos="6480"/>
        </w:tabs>
        <w:ind w:left="6480" w:hanging="360"/>
      </w:pPr>
      <w:rPr>
        <w:rFonts w:ascii="Wingdings" w:hAnsi="Wingdings" w:hint="default"/>
      </w:rPr>
    </w:lvl>
  </w:abstractNum>
  <w:abstractNum w:abstractNumId="258" w15:restartNumberingAfterBreak="0">
    <w:nsid w:val="7C267F9C"/>
    <w:multiLevelType w:val="hybridMultilevel"/>
    <w:tmpl w:val="9D8C8332"/>
    <w:styleLink w:val="3GPPListofBullets1"/>
    <w:lvl w:ilvl="0" w:tplc="CF68586C">
      <w:numFmt w:val="bullet"/>
      <w:pStyle w:val="StatementBody"/>
      <w:lvlText w:val=""/>
      <w:lvlJc w:val="left"/>
      <w:pPr>
        <w:ind w:left="720" w:hanging="360"/>
      </w:pPr>
      <w:rPr>
        <w:rFonts w:ascii="Symbol" w:eastAsia="Times New Roman"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numFmt w:val="bullet"/>
      <w:lvlText w:val="-"/>
      <w:lvlJc w:val="left"/>
      <w:pPr>
        <w:ind w:left="2880" w:hanging="360"/>
      </w:pPr>
      <w:rPr>
        <w:rFonts w:ascii="Times New Roman" w:eastAsia="MS Mincho" w:hAnsi="Times New Roman" w:cs="Times New Roman"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9" w15:restartNumberingAfterBreak="0">
    <w:nsid w:val="7D213CC5"/>
    <w:multiLevelType w:val="hybridMultilevel"/>
    <w:tmpl w:val="10E8E8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0" w15:restartNumberingAfterBreak="0">
    <w:nsid w:val="7E9D3322"/>
    <w:multiLevelType w:val="hybridMultilevel"/>
    <w:tmpl w:val="DAD0F3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1" w15:restartNumberingAfterBreak="0">
    <w:nsid w:val="7F547DFD"/>
    <w:multiLevelType w:val="singleLevel"/>
    <w:tmpl w:val="84089F44"/>
    <w:lvl w:ilvl="0">
      <w:start w:val="1"/>
      <w:numFmt w:val="bullet"/>
      <w:pStyle w:val="textintend2"/>
      <w:lvlText w:val=""/>
      <w:lvlJc w:val="left"/>
      <w:pPr>
        <w:tabs>
          <w:tab w:val="num" w:pos="1418"/>
        </w:tabs>
        <w:ind w:left="1418" w:hanging="426"/>
      </w:pPr>
      <w:rPr>
        <w:rFonts w:ascii="Wingdings" w:hAnsi="Wingdings" w:hint="default"/>
      </w:rPr>
    </w:lvl>
  </w:abstractNum>
  <w:abstractNum w:abstractNumId="262" w15:restartNumberingAfterBreak="0">
    <w:nsid w:val="7F6A4C8A"/>
    <w:multiLevelType w:val="hybridMultilevel"/>
    <w:tmpl w:val="694AA8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3" w15:restartNumberingAfterBreak="0">
    <w:nsid w:val="7FB34CD6"/>
    <w:multiLevelType w:val="multilevel"/>
    <w:tmpl w:val="F7B6AE18"/>
    <w:styleLink w:val="StyleBulletedSymbolsymbolLeft025Hanging0251"/>
    <w:lvl w:ilvl="0">
      <w:start w:val="1"/>
      <w:numFmt w:val="bullet"/>
      <w:lvlText w:val=""/>
      <w:lvlJc w:val="left"/>
      <w:pPr>
        <w:ind w:left="36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33"/>
  </w:num>
  <w:num w:numId="2">
    <w:abstractNumId w:val="231"/>
  </w:num>
  <w:num w:numId="3">
    <w:abstractNumId w:val="29"/>
  </w:num>
  <w:num w:numId="4">
    <w:abstractNumId w:val="9"/>
  </w:num>
  <w:num w:numId="5">
    <w:abstractNumId w:val="258"/>
  </w:num>
  <w:num w:numId="6">
    <w:abstractNumId w:val="115"/>
  </w:num>
  <w:num w:numId="7">
    <w:abstractNumId w:val="257"/>
  </w:num>
  <w:num w:numId="8">
    <w:abstractNumId w:val="31"/>
  </w:num>
  <w:num w:numId="9">
    <w:abstractNumId w:val="110"/>
  </w:num>
  <w:num w:numId="10">
    <w:abstractNumId w:val="2"/>
  </w:num>
  <w:num w:numId="11">
    <w:abstractNumId w:val="169"/>
  </w:num>
  <w:num w:numId="12">
    <w:abstractNumId w:val="56"/>
  </w:num>
  <w:num w:numId="13">
    <w:abstractNumId w:val="225"/>
  </w:num>
  <w:num w:numId="14">
    <w:abstractNumId w:val="131"/>
  </w:num>
  <w:num w:numId="15">
    <w:abstractNumId w:val="41"/>
  </w:num>
  <w:num w:numId="16">
    <w:abstractNumId w:val="250"/>
  </w:num>
  <w:num w:numId="17">
    <w:abstractNumId w:val="159"/>
  </w:num>
  <w:num w:numId="18">
    <w:abstractNumId w:val="116"/>
  </w:num>
  <w:num w:numId="19">
    <w:abstractNumId w:val="48"/>
  </w:num>
  <w:num w:numId="20">
    <w:abstractNumId w:val="170"/>
  </w:num>
  <w:num w:numId="21">
    <w:abstractNumId w:val="234"/>
  </w:num>
  <w:num w:numId="22">
    <w:abstractNumId w:val="2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49"/>
  </w:num>
  <w:num w:numId="24">
    <w:abstractNumId w:val="40"/>
  </w:num>
  <w:num w:numId="25">
    <w:abstractNumId w:val="263"/>
  </w:num>
  <w:num w:numId="26">
    <w:abstractNumId w:val="84"/>
  </w:num>
  <w:num w:numId="27">
    <w:abstractNumId w:val="242"/>
  </w:num>
  <w:num w:numId="28">
    <w:abstractNumId w:val="196"/>
  </w:num>
  <w:num w:numId="29">
    <w:abstractNumId w:val="57"/>
  </w:num>
  <w:num w:numId="30">
    <w:abstractNumId w:val="14"/>
  </w:num>
  <w:num w:numId="31">
    <w:abstractNumId w:val="248"/>
  </w:num>
  <w:num w:numId="32">
    <w:abstractNumId w:val="7"/>
  </w:num>
  <w:num w:numId="33">
    <w:abstractNumId w:val="101"/>
  </w:num>
  <w:num w:numId="34">
    <w:abstractNumId w:val="194"/>
  </w:num>
  <w:num w:numId="35">
    <w:abstractNumId w:val="0"/>
  </w:num>
  <w:num w:numId="36">
    <w:abstractNumId w:val="176"/>
  </w:num>
  <w:num w:numId="37">
    <w:abstractNumId w:val="95"/>
  </w:num>
  <w:num w:numId="38">
    <w:abstractNumId w:val="147"/>
  </w:num>
  <w:num w:numId="39">
    <w:abstractNumId w:val="109"/>
  </w:num>
  <w:num w:numId="40">
    <w:abstractNumId w:val="157"/>
  </w:num>
  <w:num w:numId="41">
    <w:abstractNumId w:val="261"/>
  </w:num>
  <w:num w:numId="42">
    <w:abstractNumId w:val="158"/>
  </w:num>
  <w:num w:numId="43">
    <w:abstractNumId w:val="253"/>
  </w:num>
  <w:num w:numId="44">
    <w:abstractNumId w:val="81"/>
  </w:num>
  <w:num w:numId="45">
    <w:abstractNumId w:val="65"/>
  </w:num>
  <w:num w:numId="46">
    <w:abstractNumId w:val="211"/>
  </w:num>
  <w:num w:numId="47">
    <w:abstractNumId w:val="46"/>
  </w:num>
  <w:num w:numId="48">
    <w:abstractNumId w:val="245"/>
  </w:num>
  <w:num w:numId="49">
    <w:abstractNumId w:val="88"/>
  </w:num>
  <w:num w:numId="50">
    <w:abstractNumId w:val="135"/>
  </w:num>
  <w:num w:numId="51">
    <w:abstractNumId w:val="37"/>
  </w:num>
  <w:num w:numId="52">
    <w:abstractNumId w:val="91"/>
  </w:num>
  <w:num w:numId="53">
    <w:abstractNumId w:val="200"/>
  </w:num>
  <w:num w:numId="54">
    <w:abstractNumId w:val="12"/>
  </w:num>
  <w:num w:numId="55">
    <w:abstractNumId w:val="239"/>
  </w:num>
  <w:num w:numId="56">
    <w:abstractNumId w:val="227"/>
  </w:num>
  <w:num w:numId="57">
    <w:abstractNumId w:val="143"/>
  </w:num>
  <w:num w:numId="58">
    <w:abstractNumId w:val="138"/>
    <w:lvlOverride w:ilvl="0"/>
    <w:lvlOverride w:ilvl="1"/>
    <w:lvlOverride w:ilvl="2"/>
    <w:lvlOverride w:ilvl="3"/>
    <w:lvlOverride w:ilvl="4"/>
    <w:lvlOverride w:ilvl="5">
      <w:startOverride w:val="1"/>
    </w:lvlOverride>
    <w:lvlOverride w:ilvl="6">
      <w:startOverride w:val="1"/>
    </w:lvlOverride>
    <w:lvlOverride w:ilvl="7">
      <w:startOverride w:val="1"/>
    </w:lvlOverride>
    <w:lvlOverride w:ilvl="8">
      <w:startOverride w:val="1"/>
    </w:lvlOverride>
  </w:num>
  <w:num w:numId="59">
    <w:abstractNumId w:val="153"/>
  </w:num>
  <w:num w:numId="60">
    <w:abstractNumId w:val="150"/>
  </w:num>
  <w:num w:numId="61">
    <w:abstractNumId w:val="60"/>
  </w:num>
  <w:num w:numId="62">
    <w:abstractNumId w:val="150"/>
  </w:num>
  <w:num w:numId="63">
    <w:abstractNumId w:val="175"/>
  </w:num>
  <w:num w:numId="64">
    <w:abstractNumId w:val="212"/>
  </w:num>
  <w:num w:numId="65">
    <w:abstractNumId w:val="45"/>
  </w:num>
  <w:num w:numId="66">
    <w:abstractNumId w:val="44"/>
  </w:num>
  <w:num w:numId="67">
    <w:abstractNumId w:val="195"/>
  </w:num>
  <w:num w:numId="68">
    <w:abstractNumId w:val="246"/>
  </w:num>
  <w:num w:numId="69">
    <w:abstractNumId w:val="150"/>
  </w:num>
  <w:num w:numId="70">
    <w:abstractNumId w:val="58"/>
  </w:num>
  <w:num w:numId="71">
    <w:abstractNumId w:val="190"/>
  </w:num>
  <w:num w:numId="72">
    <w:abstractNumId w:val="92"/>
  </w:num>
  <w:num w:numId="73">
    <w:abstractNumId w:val="164"/>
  </w:num>
  <w:num w:numId="74">
    <w:abstractNumId w:val="259"/>
  </w:num>
  <w:num w:numId="75">
    <w:abstractNumId w:val="111"/>
  </w:num>
  <w:num w:numId="76">
    <w:abstractNumId w:val="75"/>
  </w:num>
  <w:num w:numId="77">
    <w:abstractNumId w:val="49"/>
  </w:num>
  <w:num w:numId="78">
    <w:abstractNumId w:val="187"/>
  </w:num>
  <w:num w:numId="79">
    <w:abstractNumId w:val="30"/>
  </w:num>
  <w:num w:numId="80">
    <w:abstractNumId w:val="220"/>
  </w:num>
  <w:num w:numId="81">
    <w:abstractNumId w:val="62"/>
  </w:num>
  <w:num w:numId="82">
    <w:abstractNumId w:val="125"/>
  </w:num>
  <w:num w:numId="83">
    <w:abstractNumId w:val="213"/>
  </w:num>
  <w:num w:numId="84">
    <w:abstractNumId w:val="150"/>
  </w:num>
  <w:num w:numId="85">
    <w:abstractNumId w:val="243"/>
  </w:num>
  <w:num w:numId="86">
    <w:abstractNumId w:val="262"/>
  </w:num>
  <w:num w:numId="87">
    <w:abstractNumId w:val="70"/>
  </w:num>
  <w:num w:numId="88">
    <w:abstractNumId w:val="64"/>
  </w:num>
  <w:num w:numId="89">
    <w:abstractNumId w:val="17"/>
  </w:num>
  <w:num w:numId="90">
    <w:abstractNumId w:val="10"/>
  </w:num>
  <w:num w:numId="91">
    <w:abstractNumId w:val="20"/>
  </w:num>
  <w:num w:numId="92">
    <w:abstractNumId w:val="98"/>
  </w:num>
  <w:num w:numId="93">
    <w:abstractNumId w:val="203"/>
  </w:num>
  <w:num w:numId="94">
    <w:abstractNumId w:val="71"/>
  </w:num>
  <w:num w:numId="95">
    <w:abstractNumId w:val="28"/>
  </w:num>
  <w:num w:numId="96">
    <w:abstractNumId w:val="236"/>
  </w:num>
  <w:num w:numId="97">
    <w:abstractNumId w:val="166"/>
  </w:num>
  <w:num w:numId="98">
    <w:abstractNumId w:val="185"/>
  </w:num>
  <w:num w:numId="99">
    <w:abstractNumId w:val="72"/>
  </w:num>
  <w:num w:numId="100">
    <w:abstractNumId w:val="144"/>
  </w:num>
  <w:num w:numId="101">
    <w:abstractNumId w:val="229"/>
  </w:num>
  <w:num w:numId="102">
    <w:abstractNumId w:val="255"/>
  </w:num>
  <w:num w:numId="103">
    <w:abstractNumId w:val="66"/>
  </w:num>
  <w:num w:numId="104">
    <w:abstractNumId w:val="76"/>
  </w:num>
  <w:num w:numId="105">
    <w:abstractNumId w:val="219"/>
  </w:num>
  <w:num w:numId="106">
    <w:abstractNumId w:val="36"/>
  </w:num>
  <w:num w:numId="107">
    <w:abstractNumId w:val="99"/>
  </w:num>
  <w:num w:numId="108">
    <w:abstractNumId w:val="43"/>
  </w:num>
  <w:num w:numId="109">
    <w:abstractNumId w:val="35"/>
  </w:num>
  <w:num w:numId="110">
    <w:abstractNumId w:val="126"/>
  </w:num>
  <w:num w:numId="111">
    <w:abstractNumId w:val="154"/>
  </w:num>
  <w:num w:numId="112">
    <w:abstractNumId w:val="54"/>
  </w:num>
  <w:num w:numId="113">
    <w:abstractNumId w:val="127"/>
  </w:num>
  <w:num w:numId="114">
    <w:abstractNumId w:val="83"/>
  </w:num>
  <w:num w:numId="115">
    <w:abstractNumId w:val="152"/>
  </w:num>
  <w:num w:numId="116">
    <w:abstractNumId w:val="140"/>
  </w:num>
  <w:num w:numId="117">
    <w:abstractNumId w:val="13"/>
  </w:num>
  <w:num w:numId="118">
    <w:abstractNumId w:val="141"/>
  </w:num>
  <w:num w:numId="119">
    <w:abstractNumId w:val="256"/>
  </w:num>
  <w:num w:numId="120">
    <w:abstractNumId w:val="145"/>
  </w:num>
  <w:num w:numId="121">
    <w:abstractNumId w:val="165"/>
  </w:num>
  <w:num w:numId="122">
    <w:abstractNumId w:val="67"/>
  </w:num>
  <w:num w:numId="123">
    <w:abstractNumId w:val="202"/>
  </w:num>
  <w:num w:numId="124">
    <w:abstractNumId w:val="69"/>
  </w:num>
  <w:num w:numId="125">
    <w:abstractNumId w:val="214"/>
  </w:num>
  <w:num w:numId="126">
    <w:abstractNumId w:val="137"/>
  </w:num>
  <w:num w:numId="127">
    <w:abstractNumId w:val="184"/>
  </w:num>
  <w:num w:numId="128">
    <w:abstractNumId w:val="163"/>
  </w:num>
  <w:num w:numId="129">
    <w:abstractNumId w:val="90"/>
  </w:num>
  <w:num w:numId="130">
    <w:abstractNumId w:val="189"/>
  </w:num>
  <w:num w:numId="131">
    <w:abstractNumId w:val="210"/>
  </w:num>
  <w:num w:numId="132">
    <w:abstractNumId w:val="105"/>
  </w:num>
  <w:num w:numId="133">
    <w:abstractNumId w:val="77"/>
  </w:num>
  <w:num w:numId="134">
    <w:abstractNumId w:val="80"/>
  </w:num>
  <w:num w:numId="135">
    <w:abstractNumId w:val="97"/>
  </w:num>
  <w:num w:numId="136">
    <w:abstractNumId w:val="86"/>
  </w:num>
  <w:num w:numId="137">
    <w:abstractNumId w:val="18"/>
  </w:num>
  <w:num w:numId="138">
    <w:abstractNumId w:val="94"/>
  </w:num>
  <w:num w:numId="139">
    <w:abstractNumId w:val="168"/>
  </w:num>
  <w:num w:numId="140">
    <w:abstractNumId w:val="119"/>
  </w:num>
  <w:num w:numId="141">
    <w:abstractNumId w:val="121"/>
  </w:num>
  <w:num w:numId="142">
    <w:abstractNumId w:val="221"/>
  </w:num>
  <w:num w:numId="143">
    <w:abstractNumId w:val="150"/>
  </w:num>
  <w:num w:numId="144">
    <w:abstractNumId w:val="78"/>
  </w:num>
  <w:num w:numId="145">
    <w:abstractNumId w:val="73"/>
  </w:num>
  <w:num w:numId="146">
    <w:abstractNumId w:val="215"/>
  </w:num>
  <w:num w:numId="147">
    <w:abstractNumId w:val="183"/>
  </w:num>
  <w:num w:numId="148">
    <w:abstractNumId w:val="55"/>
  </w:num>
  <w:num w:numId="149">
    <w:abstractNumId w:val="50"/>
  </w:num>
  <w:num w:numId="150">
    <w:abstractNumId w:val="156"/>
  </w:num>
  <w:num w:numId="151">
    <w:abstractNumId w:val="197"/>
  </w:num>
  <w:num w:numId="152">
    <w:abstractNumId w:val="226"/>
  </w:num>
  <w:num w:numId="153">
    <w:abstractNumId w:val="103"/>
  </w:num>
  <w:num w:numId="154">
    <w:abstractNumId w:val="128"/>
  </w:num>
  <w:num w:numId="155">
    <w:abstractNumId w:val="123"/>
  </w:num>
  <w:num w:numId="156">
    <w:abstractNumId w:val="241"/>
  </w:num>
  <w:num w:numId="157">
    <w:abstractNumId w:val="114"/>
  </w:num>
  <w:num w:numId="158">
    <w:abstractNumId w:val="32"/>
  </w:num>
  <w:num w:numId="159">
    <w:abstractNumId w:val="93"/>
  </w:num>
  <w:num w:numId="160">
    <w:abstractNumId w:val="222"/>
  </w:num>
  <w:num w:numId="161">
    <w:abstractNumId w:val="107"/>
  </w:num>
  <w:num w:numId="162">
    <w:abstractNumId w:val="33"/>
  </w:num>
  <w:num w:numId="163">
    <w:abstractNumId w:val="52"/>
  </w:num>
  <w:num w:numId="164">
    <w:abstractNumId w:val="182"/>
  </w:num>
  <w:num w:numId="165">
    <w:abstractNumId w:val="27"/>
  </w:num>
  <w:num w:numId="166">
    <w:abstractNumId w:val="191"/>
  </w:num>
  <w:num w:numId="167">
    <w:abstractNumId w:val="238"/>
  </w:num>
  <w:num w:numId="168">
    <w:abstractNumId w:val="193"/>
  </w:num>
  <w:num w:numId="169">
    <w:abstractNumId w:val="230"/>
  </w:num>
  <w:num w:numId="170">
    <w:abstractNumId w:val="39"/>
  </w:num>
  <w:num w:numId="171">
    <w:abstractNumId w:val="21"/>
  </w:num>
  <w:num w:numId="172">
    <w:abstractNumId w:val="51"/>
  </w:num>
  <w:num w:numId="173">
    <w:abstractNumId w:val="136"/>
  </w:num>
  <w:num w:numId="174">
    <w:abstractNumId w:val="5"/>
  </w:num>
  <w:num w:numId="175">
    <w:abstractNumId w:val="207"/>
  </w:num>
  <w:num w:numId="176">
    <w:abstractNumId w:val="38"/>
  </w:num>
  <w:num w:numId="177">
    <w:abstractNumId w:val="142"/>
  </w:num>
  <w:num w:numId="178">
    <w:abstractNumId w:val="132"/>
  </w:num>
  <w:num w:numId="179">
    <w:abstractNumId w:val="235"/>
  </w:num>
  <w:num w:numId="180">
    <w:abstractNumId w:val="146"/>
  </w:num>
  <w:num w:numId="181">
    <w:abstractNumId w:val="118"/>
  </w:num>
  <w:num w:numId="182">
    <w:abstractNumId w:val="134"/>
  </w:num>
  <w:num w:numId="183">
    <w:abstractNumId w:val="180"/>
  </w:num>
  <w:num w:numId="184">
    <w:abstractNumId w:val="251"/>
  </w:num>
  <w:num w:numId="185">
    <w:abstractNumId w:val="252"/>
  </w:num>
  <w:num w:numId="186">
    <w:abstractNumId w:val="172"/>
  </w:num>
  <w:num w:numId="187">
    <w:abstractNumId w:val="104"/>
  </w:num>
  <w:num w:numId="188">
    <w:abstractNumId w:val="174"/>
  </w:num>
  <w:num w:numId="189">
    <w:abstractNumId w:val="232"/>
  </w:num>
  <w:num w:numId="190">
    <w:abstractNumId w:val="247"/>
  </w:num>
  <w:num w:numId="191">
    <w:abstractNumId w:val="177"/>
  </w:num>
  <w:num w:numId="192">
    <w:abstractNumId w:val="26"/>
  </w:num>
  <w:num w:numId="193">
    <w:abstractNumId w:val="34"/>
  </w:num>
  <w:num w:numId="194">
    <w:abstractNumId w:val="112"/>
  </w:num>
  <w:num w:numId="195">
    <w:abstractNumId w:val="224"/>
  </w:num>
  <w:num w:numId="196">
    <w:abstractNumId w:val="89"/>
  </w:num>
  <w:num w:numId="197">
    <w:abstractNumId w:val="223"/>
  </w:num>
  <w:num w:numId="198">
    <w:abstractNumId w:val="249"/>
  </w:num>
  <w:num w:numId="199">
    <w:abstractNumId w:val="208"/>
  </w:num>
  <w:num w:numId="200">
    <w:abstractNumId w:val="4"/>
  </w:num>
  <w:num w:numId="201">
    <w:abstractNumId w:val="6"/>
  </w:num>
  <w:num w:numId="202">
    <w:abstractNumId w:val="130"/>
  </w:num>
  <w:num w:numId="203">
    <w:abstractNumId w:val="87"/>
  </w:num>
  <w:num w:numId="204">
    <w:abstractNumId w:val="155"/>
  </w:num>
  <w:num w:numId="205">
    <w:abstractNumId w:val="228"/>
  </w:num>
  <w:num w:numId="206">
    <w:abstractNumId w:val="16"/>
  </w:num>
  <w:num w:numId="207">
    <w:abstractNumId w:val="10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abstractNumId w:val="244"/>
  </w:num>
  <w:num w:numId="209">
    <w:abstractNumId w:val="108"/>
  </w:num>
  <w:num w:numId="210">
    <w:abstractNumId w:val="140"/>
  </w:num>
  <w:num w:numId="211">
    <w:abstractNumId w:val="199"/>
  </w:num>
  <w:num w:numId="212">
    <w:abstractNumId w:val="8"/>
  </w:num>
  <w:num w:numId="213">
    <w:abstractNumId w:val="79"/>
  </w:num>
  <w:num w:numId="214">
    <w:abstractNumId w:val="186"/>
  </w:num>
  <w:num w:numId="215">
    <w:abstractNumId w:val="61"/>
  </w:num>
  <w:num w:numId="216">
    <w:abstractNumId w:val="129"/>
  </w:num>
  <w:num w:numId="217">
    <w:abstractNumId w:val="216"/>
  </w:num>
  <w:num w:numId="218">
    <w:abstractNumId w:val="151"/>
  </w:num>
  <w:num w:numId="219">
    <w:abstractNumId w:val="23"/>
  </w:num>
  <w:num w:numId="220">
    <w:abstractNumId w:val="74"/>
  </w:num>
  <w:num w:numId="221">
    <w:abstractNumId w:val="59"/>
  </w:num>
  <w:num w:numId="222">
    <w:abstractNumId w:val="122"/>
  </w:num>
  <w:num w:numId="223">
    <w:abstractNumId w:val="218"/>
  </w:num>
  <w:num w:numId="224">
    <w:abstractNumId w:val="240"/>
  </w:num>
  <w:num w:numId="225">
    <w:abstractNumId w:val="160"/>
  </w:num>
  <w:num w:numId="226">
    <w:abstractNumId w:val="171"/>
  </w:num>
  <w:num w:numId="227">
    <w:abstractNumId w:val="162"/>
  </w:num>
  <w:num w:numId="228">
    <w:abstractNumId w:val="82"/>
  </w:num>
  <w:num w:numId="229">
    <w:abstractNumId w:val="204"/>
  </w:num>
  <w:num w:numId="230">
    <w:abstractNumId w:val="113"/>
  </w:num>
  <w:num w:numId="231">
    <w:abstractNumId w:val="173"/>
  </w:num>
  <w:num w:numId="232">
    <w:abstractNumId w:val="117"/>
  </w:num>
  <w:num w:numId="233">
    <w:abstractNumId w:val="217"/>
  </w:num>
  <w:num w:numId="234">
    <w:abstractNumId w:val="85"/>
  </w:num>
  <w:num w:numId="235">
    <w:abstractNumId w:val="63"/>
  </w:num>
  <w:num w:numId="236">
    <w:abstractNumId w:val="106"/>
  </w:num>
  <w:num w:numId="237">
    <w:abstractNumId w:val="161"/>
  </w:num>
  <w:num w:numId="238">
    <w:abstractNumId w:val="181"/>
  </w:num>
  <w:num w:numId="239">
    <w:abstractNumId w:val="96"/>
  </w:num>
  <w:num w:numId="240">
    <w:abstractNumId w:val="198"/>
  </w:num>
  <w:num w:numId="241">
    <w:abstractNumId w:val="167"/>
  </w:num>
  <w:num w:numId="242">
    <w:abstractNumId w:val="254"/>
  </w:num>
  <w:num w:numId="243">
    <w:abstractNumId w:val="68"/>
  </w:num>
  <w:num w:numId="244">
    <w:abstractNumId w:val="24"/>
  </w:num>
  <w:num w:numId="245">
    <w:abstractNumId w:val="260"/>
  </w:num>
  <w:num w:numId="246">
    <w:abstractNumId w:val="205"/>
  </w:num>
  <w:num w:numId="247">
    <w:abstractNumId w:val="201"/>
  </w:num>
  <w:num w:numId="248">
    <w:abstractNumId w:val="179"/>
  </w:num>
  <w:num w:numId="249">
    <w:abstractNumId w:val="19"/>
  </w:num>
  <w:num w:numId="250">
    <w:abstractNumId w:val="102"/>
  </w:num>
  <w:num w:numId="251">
    <w:abstractNumId w:val="192"/>
  </w:num>
  <w:num w:numId="252">
    <w:abstractNumId w:val="188"/>
  </w:num>
  <w:num w:numId="253">
    <w:abstractNumId w:val="53"/>
  </w:num>
  <w:num w:numId="254">
    <w:abstractNumId w:val="120"/>
  </w:num>
  <w:num w:numId="255">
    <w:abstractNumId w:val="206"/>
  </w:num>
  <w:num w:numId="256">
    <w:abstractNumId w:val="25"/>
  </w:num>
  <w:num w:numId="257">
    <w:abstractNumId w:val="11"/>
  </w:num>
  <w:num w:numId="258">
    <w:abstractNumId w:val="124"/>
  </w:num>
  <w:num w:numId="259">
    <w:abstractNumId w:val="47"/>
  </w:num>
  <w:num w:numId="260">
    <w:abstractNumId w:val="209"/>
  </w:num>
  <w:numIdMacAtCleanup w:val="2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uawei">
    <w15:presenceInfo w15:providerId="None" w15:userId="Huawei"/>
  </w15:person>
  <w15:person w15:author="Nokia">
    <w15:presenceInfo w15:providerId="None" w15:userId="Nokia"/>
  </w15:person>
  <w15:person w15:author="David mazzarese">
    <w15:presenceInfo w15:providerId="AD" w15:userId="S-1-5-21-147214757-305610072-1517763936-8883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isplayBackgroundShape/>
  <w:embedSystemFonts/>
  <w:activeWritingStyle w:appName="MSWord" w:lang="en-GB" w:vendorID="64" w:dllVersion="6" w:nlCheck="1" w:checkStyle="1"/>
  <w:activeWritingStyle w:appName="MSWord" w:lang="en-AU" w:vendorID="64" w:dllVersion="6" w:nlCheck="1" w:checkStyle="1"/>
  <w:activeWritingStyle w:appName="MSWord" w:lang="fr-CA" w:vendorID="64" w:dllVersion="6" w:nlCheck="1" w:checkStyle="1"/>
  <w:activeWritingStyle w:appName="MSWord" w:lang="en-US" w:vendorID="64" w:dllVersion="6" w:nlCheck="1" w:checkStyle="1"/>
  <w:activeWritingStyle w:appName="MSWord" w:lang="es-ES" w:vendorID="64" w:dllVersion="6" w:nlCheck="1" w:checkStyle="1"/>
  <w:activeWritingStyle w:appName="MSWord" w:lang="fr-FR" w:vendorID="64" w:dllVersion="6" w:nlCheck="1" w:checkStyle="1"/>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58A"/>
    <w:rsid w:val="0000011E"/>
    <w:rsid w:val="0000013F"/>
    <w:rsid w:val="00000238"/>
    <w:rsid w:val="00000339"/>
    <w:rsid w:val="0000046A"/>
    <w:rsid w:val="00000491"/>
    <w:rsid w:val="000004A3"/>
    <w:rsid w:val="00000609"/>
    <w:rsid w:val="000008A4"/>
    <w:rsid w:val="00000913"/>
    <w:rsid w:val="00000CD3"/>
    <w:rsid w:val="00000DDC"/>
    <w:rsid w:val="000011FF"/>
    <w:rsid w:val="00001387"/>
    <w:rsid w:val="00001808"/>
    <w:rsid w:val="00001BCD"/>
    <w:rsid w:val="00001C57"/>
    <w:rsid w:val="00001F3B"/>
    <w:rsid w:val="00001F7B"/>
    <w:rsid w:val="00002390"/>
    <w:rsid w:val="00002561"/>
    <w:rsid w:val="0000260F"/>
    <w:rsid w:val="00002618"/>
    <w:rsid w:val="0000264D"/>
    <w:rsid w:val="000026FC"/>
    <w:rsid w:val="00002767"/>
    <w:rsid w:val="000028AB"/>
    <w:rsid w:val="0000299C"/>
    <w:rsid w:val="00002B32"/>
    <w:rsid w:val="00002BB0"/>
    <w:rsid w:val="00002C6E"/>
    <w:rsid w:val="00002D28"/>
    <w:rsid w:val="00002F18"/>
    <w:rsid w:val="00002F83"/>
    <w:rsid w:val="000031A3"/>
    <w:rsid w:val="0000356D"/>
    <w:rsid w:val="000039F5"/>
    <w:rsid w:val="00003BE6"/>
    <w:rsid w:val="00003DC8"/>
    <w:rsid w:val="00003DE5"/>
    <w:rsid w:val="00003F1D"/>
    <w:rsid w:val="00004006"/>
    <w:rsid w:val="000040E7"/>
    <w:rsid w:val="000041DF"/>
    <w:rsid w:val="00004430"/>
    <w:rsid w:val="000044A0"/>
    <w:rsid w:val="000044DF"/>
    <w:rsid w:val="00004720"/>
    <w:rsid w:val="00004723"/>
    <w:rsid w:val="000047F2"/>
    <w:rsid w:val="000049C7"/>
    <w:rsid w:val="00004A38"/>
    <w:rsid w:val="00004E35"/>
    <w:rsid w:val="00004E6C"/>
    <w:rsid w:val="00005177"/>
    <w:rsid w:val="0000518F"/>
    <w:rsid w:val="000053C5"/>
    <w:rsid w:val="00005AA6"/>
    <w:rsid w:val="00005E1D"/>
    <w:rsid w:val="0000633D"/>
    <w:rsid w:val="000063DE"/>
    <w:rsid w:val="000067D7"/>
    <w:rsid w:val="000068B9"/>
    <w:rsid w:val="00006E6F"/>
    <w:rsid w:val="00006E91"/>
    <w:rsid w:val="0000704A"/>
    <w:rsid w:val="0000704F"/>
    <w:rsid w:val="0000718E"/>
    <w:rsid w:val="00007236"/>
    <w:rsid w:val="00007449"/>
    <w:rsid w:val="000078AF"/>
    <w:rsid w:val="00007B1B"/>
    <w:rsid w:val="00007C8B"/>
    <w:rsid w:val="00007CD7"/>
    <w:rsid w:val="00007DCB"/>
    <w:rsid w:val="00007DD1"/>
    <w:rsid w:val="00007E17"/>
    <w:rsid w:val="00007EDD"/>
    <w:rsid w:val="00007EFB"/>
    <w:rsid w:val="00007FAA"/>
    <w:rsid w:val="0001040C"/>
    <w:rsid w:val="00010432"/>
    <w:rsid w:val="0001043D"/>
    <w:rsid w:val="0001083D"/>
    <w:rsid w:val="000108E2"/>
    <w:rsid w:val="00010A17"/>
    <w:rsid w:val="00010D11"/>
    <w:rsid w:val="00010E5E"/>
    <w:rsid w:val="00010EB9"/>
    <w:rsid w:val="00010F11"/>
    <w:rsid w:val="000110D0"/>
    <w:rsid w:val="00011365"/>
    <w:rsid w:val="00011381"/>
    <w:rsid w:val="000114A0"/>
    <w:rsid w:val="000115EB"/>
    <w:rsid w:val="00011614"/>
    <w:rsid w:val="00011697"/>
    <w:rsid w:val="000117A7"/>
    <w:rsid w:val="00011833"/>
    <w:rsid w:val="000119D3"/>
    <w:rsid w:val="00011DBA"/>
    <w:rsid w:val="00011E0A"/>
    <w:rsid w:val="00011E5B"/>
    <w:rsid w:val="0001205D"/>
    <w:rsid w:val="00012099"/>
    <w:rsid w:val="000120A3"/>
    <w:rsid w:val="000121E6"/>
    <w:rsid w:val="0001222C"/>
    <w:rsid w:val="000122B2"/>
    <w:rsid w:val="000123AB"/>
    <w:rsid w:val="000123C0"/>
    <w:rsid w:val="00012595"/>
    <w:rsid w:val="0001285D"/>
    <w:rsid w:val="00012D15"/>
    <w:rsid w:val="00012F0D"/>
    <w:rsid w:val="00012F9C"/>
    <w:rsid w:val="000136EA"/>
    <w:rsid w:val="00013744"/>
    <w:rsid w:val="00013758"/>
    <w:rsid w:val="00013A5B"/>
    <w:rsid w:val="00013A9A"/>
    <w:rsid w:val="00013B03"/>
    <w:rsid w:val="00013BE4"/>
    <w:rsid w:val="00013F78"/>
    <w:rsid w:val="00014186"/>
    <w:rsid w:val="0001418A"/>
    <w:rsid w:val="00014253"/>
    <w:rsid w:val="000144D9"/>
    <w:rsid w:val="000144E8"/>
    <w:rsid w:val="0001452A"/>
    <w:rsid w:val="000146A5"/>
    <w:rsid w:val="00014724"/>
    <w:rsid w:val="000149B3"/>
    <w:rsid w:val="00014E55"/>
    <w:rsid w:val="00014F90"/>
    <w:rsid w:val="000150B2"/>
    <w:rsid w:val="0001512C"/>
    <w:rsid w:val="00015149"/>
    <w:rsid w:val="00015297"/>
    <w:rsid w:val="0001565D"/>
    <w:rsid w:val="00015795"/>
    <w:rsid w:val="000159DA"/>
    <w:rsid w:val="00015AF0"/>
    <w:rsid w:val="00015B19"/>
    <w:rsid w:val="00015CB8"/>
    <w:rsid w:val="00015E45"/>
    <w:rsid w:val="00015F37"/>
    <w:rsid w:val="00015FB9"/>
    <w:rsid w:val="00015FFD"/>
    <w:rsid w:val="00016391"/>
    <w:rsid w:val="00016716"/>
    <w:rsid w:val="0001673B"/>
    <w:rsid w:val="00016752"/>
    <w:rsid w:val="0001698A"/>
    <w:rsid w:val="00016ACC"/>
    <w:rsid w:val="00016C00"/>
    <w:rsid w:val="00016CD2"/>
    <w:rsid w:val="00016DAF"/>
    <w:rsid w:val="000172E3"/>
    <w:rsid w:val="00017304"/>
    <w:rsid w:val="0001784F"/>
    <w:rsid w:val="00017E12"/>
    <w:rsid w:val="0002018B"/>
    <w:rsid w:val="00020268"/>
    <w:rsid w:val="000203FF"/>
    <w:rsid w:val="00020654"/>
    <w:rsid w:val="000207B2"/>
    <w:rsid w:val="000209B3"/>
    <w:rsid w:val="00020A60"/>
    <w:rsid w:val="00020CD1"/>
    <w:rsid w:val="00020CF1"/>
    <w:rsid w:val="00020DC6"/>
    <w:rsid w:val="00020DFB"/>
    <w:rsid w:val="00020E44"/>
    <w:rsid w:val="00021426"/>
    <w:rsid w:val="000214FC"/>
    <w:rsid w:val="000216DF"/>
    <w:rsid w:val="000217B1"/>
    <w:rsid w:val="000217EF"/>
    <w:rsid w:val="00021820"/>
    <w:rsid w:val="00021869"/>
    <w:rsid w:val="000218A9"/>
    <w:rsid w:val="000218E4"/>
    <w:rsid w:val="00021CE4"/>
    <w:rsid w:val="00021D2B"/>
    <w:rsid w:val="00021E0C"/>
    <w:rsid w:val="0002224E"/>
    <w:rsid w:val="00022329"/>
    <w:rsid w:val="00022370"/>
    <w:rsid w:val="00022531"/>
    <w:rsid w:val="0002270B"/>
    <w:rsid w:val="00022869"/>
    <w:rsid w:val="000228F8"/>
    <w:rsid w:val="00022A86"/>
    <w:rsid w:val="00022CEB"/>
    <w:rsid w:val="00022D5C"/>
    <w:rsid w:val="00022F1D"/>
    <w:rsid w:val="00022F69"/>
    <w:rsid w:val="00023308"/>
    <w:rsid w:val="000233A9"/>
    <w:rsid w:val="00023467"/>
    <w:rsid w:val="00023468"/>
    <w:rsid w:val="00023B08"/>
    <w:rsid w:val="00023B25"/>
    <w:rsid w:val="00023B76"/>
    <w:rsid w:val="00023E81"/>
    <w:rsid w:val="00024121"/>
    <w:rsid w:val="00024216"/>
    <w:rsid w:val="000242C4"/>
    <w:rsid w:val="0002454E"/>
    <w:rsid w:val="000245BD"/>
    <w:rsid w:val="0002461B"/>
    <w:rsid w:val="000247E6"/>
    <w:rsid w:val="000248F8"/>
    <w:rsid w:val="00024A93"/>
    <w:rsid w:val="00024ABE"/>
    <w:rsid w:val="00024B8A"/>
    <w:rsid w:val="00024DBA"/>
    <w:rsid w:val="00024FFC"/>
    <w:rsid w:val="00025028"/>
    <w:rsid w:val="00025078"/>
    <w:rsid w:val="000251A7"/>
    <w:rsid w:val="000252A8"/>
    <w:rsid w:val="000252C3"/>
    <w:rsid w:val="0002552A"/>
    <w:rsid w:val="0002595F"/>
    <w:rsid w:val="00025B9D"/>
    <w:rsid w:val="00025FE6"/>
    <w:rsid w:val="000261F5"/>
    <w:rsid w:val="00026421"/>
    <w:rsid w:val="00026440"/>
    <w:rsid w:val="0002694C"/>
    <w:rsid w:val="00026B4C"/>
    <w:rsid w:val="00026C21"/>
    <w:rsid w:val="00026C93"/>
    <w:rsid w:val="00026EA0"/>
    <w:rsid w:val="00026F49"/>
    <w:rsid w:val="00026F68"/>
    <w:rsid w:val="00026FC9"/>
    <w:rsid w:val="0002706D"/>
    <w:rsid w:val="000270FA"/>
    <w:rsid w:val="00027176"/>
    <w:rsid w:val="00027236"/>
    <w:rsid w:val="000272D7"/>
    <w:rsid w:val="0002731D"/>
    <w:rsid w:val="00027560"/>
    <w:rsid w:val="00027848"/>
    <w:rsid w:val="00027A38"/>
    <w:rsid w:val="00027C05"/>
    <w:rsid w:val="00027C52"/>
    <w:rsid w:val="00027EA6"/>
    <w:rsid w:val="0003013B"/>
    <w:rsid w:val="0003027C"/>
    <w:rsid w:val="000302E5"/>
    <w:rsid w:val="00030491"/>
    <w:rsid w:val="00030579"/>
    <w:rsid w:val="000305AD"/>
    <w:rsid w:val="00030600"/>
    <w:rsid w:val="00030656"/>
    <w:rsid w:val="00030673"/>
    <w:rsid w:val="00030808"/>
    <w:rsid w:val="00030857"/>
    <w:rsid w:val="00030B05"/>
    <w:rsid w:val="00030BD6"/>
    <w:rsid w:val="00030C5B"/>
    <w:rsid w:val="00030D25"/>
    <w:rsid w:val="00030D98"/>
    <w:rsid w:val="00030DAD"/>
    <w:rsid w:val="00030E10"/>
    <w:rsid w:val="00030E1B"/>
    <w:rsid w:val="00030E8C"/>
    <w:rsid w:val="00030F4C"/>
    <w:rsid w:val="0003103E"/>
    <w:rsid w:val="00031054"/>
    <w:rsid w:val="00031057"/>
    <w:rsid w:val="0003111F"/>
    <w:rsid w:val="0003129F"/>
    <w:rsid w:val="000313F3"/>
    <w:rsid w:val="000314C8"/>
    <w:rsid w:val="00031733"/>
    <w:rsid w:val="00031755"/>
    <w:rsid w:val="000317FD"/>
    <w:rsid w:val="000319B9"/>
    <w:rsid w:val="00031A99"/>
    <w:rsid w:val="00032046"/>
    <w:rsid w:val="000320F5"/>
    <w:rsid w:val="00032241"/>
    <w:rsid w:val="000322D0"/>
    <w:rsid w:val="0003230C"/>
    <w:rsid w:val="0003242A"/>
    <w:rsid w:val="00032716"/>
    <w:rsid w:val="0003273A"/>
    <w:rsid w:val="0003277F"/>
    <w:rsid w:val="00032A11"/>
    <w:rsid w:val="00032B5F"/>
    <w:rsid w:val="00032B72"/>
    <w:rsid w:val="00032D06"/>
    <w:rsid w:val="00032D4E"/>
    <w:rsid w:val="00032E77"/>
    <w:rsid w:val="00032E94"/>
    <w:rsid w:val="00033197"/>
    <w:rsid w:val="0003324A"/>
    <w:rsid w:val="000334DE"/>
    <w:rsid w:val="000336E9"/>
    <w:rsid w:val="000338CE"/>
    <w:rsid w:val="0003394D"/>
    <w:rsid w:val="00033A59"/>
    <w:rsid w:val="00033C77"/>
    <w:rsid w:val="000341B7"/>
    <w:rsid w:val="000343AF"/>
    <w:rsid w:val="000345AE"/>
    <w:rsid w:val="00034845"/>
    <w:rsid w:val="000348A1"/>
    <w:rsid w:val="00034B93"/>
    <w:rsid w:val="00034C5E"/>
    <w:rsid w:val="00034CC1"/>
    <w:rsid w:val="00034DDA"/>
    <w:rsid w:val="00035214"/>
    <w:rsid w:val="0003523E"/>
    <w:rsid w:val="000352B5"/>
    <w:rsid w:val="000352C1"/>
    <w:rsid w:val="000356AE"/>
    <w:rsid w:val="0003574E"/>
    <w:rsid w:val="000358ED"/>
    <w:rsid w:val="00035B2F"/>
    <w:rsid w:val="00035C5E"/>
    <w:rsid w:val="00035DD0"/>
    <w:rsid w:val="00035DE3"/>
    <w:rsid w:val="00036451"/>
    <w:rsid w:val="0003652E"/>
    <w:rsid w:val="00036580"/>
    <w:rsid w:val="000366BE"/>
    <w:rsid w:val="00036715"/>
    <w:rsid w:val="00036761"/>
    <w:rsid w:val="000369F3"/>
    <w:rsid w:val="00036B18"/>
    <w:rsid w:val="00036CB7"/>
    <w:rsid w:val="00036CE4"/>
    <w:rsid w:val="00036DBD"/>
    <w:rsid w:val="000370C2"/>
    <w:rsid w:val="000370F9"/>
    <w:rsid w:val="00037246"/>
    <w:rsid w:val="000372C7"/>
    <w:rsid w:val="000372EF"/>
    <w:rsid w:val="000374F5"/>
    <w:rsid w:val="000375FD"/>
    <w:rsid w:val="00037679"/>
    <w:rsid w:val="00037829"/>
    <w:rsid w:val="00037996"/>
    <w:rsid w:val="00037E76"/>
    <w:rsid w:val="0004004A"/>
    <w:rsid w:val="000400A1"/>
    <w:rsid w:val="00040120"/>
    <w:rsid w:val="0004034C"/>
    <w:rsid w:val="00040666"/>
    <w:rsid w:val="0004066F"/>
    <w:rsid w:val="00040893"/>
    <w:rsid w:val="00040931"/>
    <w:rsid w:val="00040C86"/>
    <w:rsid w:val="000410F4"/>
    <w:rsid w:val="0004118B"/>
    <w:rsid w:val="000411DE"/>
    <w:rsid w:val="00041322"/>
    <w:rsid w:val="00041362"/>
    <w:rsid w:val="000413A7"/>
    <w:rsid w:val="00041452"/>
    <w:rsid w:val="000414CA"/>
    <w:rsid w:val="000416A3"/>
    <w:rsid w:val="000416F6"/>
    <w:rsid w:val="00041882"/>
    <w:rsid w:val="000418D0"/>
    <w:rsid w:val="00041A80"/>
    <w:rsid w:val="00041AF5"/>
    <w:rsid w:val="00041D5B"/>
    <w:rsid w:val="00041E0A"/>
    <w:rsid w:val="00041F03"/>
    <w:rsid w:val="00041FCE"/>
    <w:rsid w:val="00041FF8"/>
    <w:rsid w:val="000423DC"/>
    <w:rsid w:val="00042438"/>
    <w:rsid w:val="00042447"/>
    <w:rsid w:val="00042496"/>
    <w:rsid w:val="00042771"/>
    <w:rsid w:val="000428DC"/>
    <w:rsid w:val="00042C08"/>
    <w:rsid w:val="00042C35"/>
    <w:rsid w:val="00042E8F"/>
    <w:rsid w:val="00042FD7"/>
    <w:rsid w:val="00043149"/>
    <w:rsid w:val="000433BD"/>
    <w:rsid w:val="000433E2"/>
    <w:rsid w:val="00043425"/>
    <w:rsid w:val="000435F2"/>
    <w:rsid w:val="000438EF"/>
    <w:rsid w:val="000439FD"/>
    <w:rsid w:val="00043CAB"/>
    <w:rsid w:val="0004406F"/>
    <w:rsid w:val="000440AF"/>
    <w:rsid w:val="000441BC"/>
    <w:rsid w:val="0004431B"/>
    <w:rsid w:val="0004431F"/>
    <w:rsid w:val="0004453A"/>
    <w:rsid w:val="000445D5"/>
    <w:rsid w:val="0004466E"/>
    <w:rsid w:val="00044671"/>
    <w:rsid w:val="00044ABA"/>
    <w:rsid w:val="00044BC5"/>
    <w:rsid w:val="00044C27"/>
    <w:rsid w:val="00044CB1"/>
    <w:rsid w:val="00044D18"/>
    <w:rsid w:val="00044DD3"/>
    <w:rsid w:val="00044E04"/>
    <w:rsid w:val="00044E41"/>
    <w:rsid w:val="00044F78"/>
    <w:rsid w:val="0004513F"/>
    <w:rsid w:val="0004582A"/>
    <w:rsid w:val="00045AA3"/>
    <w:rsid w:val="00045B07"/>
    <w:rsid w:val="00046194"/>
    <w:rsid w:val="000461DB"/>
    <w:rsid w:val="00046208"/>
    <w:rsid w:val="00046463"/>
    <w:rsid w:val="00046502"/>
    <w:rsid w:val="000468FF"/>
    <w:rsid w:val="00046AC0"/>
    <w:rsid w:val="00046C95"/>
    <w:rsid w:val="00046CFC"/>
    <w:rsid w:val="0004707A"/>
    <w:rsid w:val="00047083"/>
    <w:rsid w:val="000472EE"/>
    <w:rsid w:val="00047315"/>
    <w:rsid w:val="0004734B"/>
    <w:rsid w:val="0004737C"/>
    <w:rsid w:val="0004764D"/>
    <w:rsid w:val="000477BA"/>
    <w:rsid w:val="00047813"/>
    <w:rsid w:val="00047950"/>
    <w:rsid w:val="00047A0F"/>
    <w:rsid w:val="00047BC1"/>
    <w:rsid w:val="00047CEE"/>
    <w:rsid w:val="00047CFD"/>
    <w:rsid w:val="00047E19"/>
    <w:rsid w:val="0005028F"/>
    <w:rsid w:val="00050538"/>
    <w:rsid w:val="00050682"/>
    <w:rsid w:val="00050A2C"/>
    <w:rsid w:val="00050A54"/>
    <w:rsid w:val="00050AC9"/>
    <w:rsid w:val="00050CF1"/>
    <w:rsid w:val="00050D36"/>
    <w:rsid w:val="000510CE"/>
    <w:rsid w:val="000511DF"/>
    <w:rsid w:val="000512A1"/>
    <w:rsid w:val="000514D1"/>
    <w:rsid w:val="00051552"/>
    <w:rsid w:val="000515A4"/>
    <w:rsid w:val="0005182A"/>
    <w:rsid w:val="00051A2F"/>
    <w:rsid w:val="00051D25"/>
    <w:rsid w:val="0005245A"/>
    <w:rsid w:val="0005254D"/>
    <w:rsid w:val="000525CD"/>
    <w:rsid w:val="00052658"/>
    <w:rsid w:val="000526BA"/>
    <w:rsid w:val="00052758"/>
    <w:rsid w:val="000527B1"/>
    <w:rsid w:val="000528FB"/>
    <w:rsid w:val="000529D2"/>
    <w:rsid w:val="00052AEF"/>
    <w:rsid w:val="00052BBF"/>
    <w:rsid w:val="00052D60"/>
    <w:rsid w:val="00052E98"/>
    <w:rsid w:val="00052E9E"/>
    <w:rsid w:val="000531C9"/>
    <w:rsid w:val="0005321A"/>
    <w:rsid w:val="00053300"/>
    <w:rsid w:val="000534D6"/>
    <w:rsid w:val="000536E7"/>
    <w:rsid w:val="00053CB7"/>
    <w:rsid w:val="00053D96"/>
    <w:rsid w:val="00053E7C"/>
    <w:rsid w:val="000542D6"/>
    <w:rsid w:val="00054352"/>
    <w:rsid w:val="00054379"/>
    <w:rsid w:val="000543C3"/>
    <w:rsid w:val="0005449F"/>
    <w:rsid w:val="00054A7D"/>
    <w:rsid w:val="00054AB3"/>
    <w:rsid w:val="00054D11"/>
    <w:rsid w:val="00054F40"/>
    <w:rsid w:val="000550DD"/>
    <w:rsid w:val="000552C2"/>
    <w:rsid w:val="00055363"/>
    <w:rsid w:val="0005536A"/>
    <w:rsid w:val="00055390"/>
    <w:rsid w:val="00055601"/>
    <w:rsid w:val="00055922"/>
    <w:rsid w:val="00055BC9"/>
    <w:rsid w:val="00055E3B"/>
    <w:rsid w:val="00055E79"/>
    <w:rsid w:val="00055E83"/>
    <w:rsid w:val="00055ED0"/>
    <w:rsid w:val="0005615D"/>
    <w:rsid w:val="00056242"/>
    <w:rsid w:val="000565CE"/>
    <w:rsid w:val="000566FF"/>
    <w:rsid w:val="00056C55"/>
    <w:rsid w:val="00056E85"/>
    <w:rsid w:val="000570B9"/>
    <w:rsid w:val="00057569"/>
    <w:rsid w:val="00057683"/>
    <w:rsid w:val="0005769F"/>
    <w:rsid w:val="00057764"/>
    <w:rsid w:val="0005791A"/>
    <w:rsid w:val="000579FF"/>
    <w:rsid w:val="00057CC4"/>
    <w:rsid w:val="00057D6B"/>
    <w:rsid w:val="00057DFA"/>
    <w:rsid w:val="00057F10"/>
    <w:rsid w:val="0006026C"/>
    <w:rsid w:val="000602C2"/>
    <w:rsid w:val="000602D4"/>
    <w:rsid w:val="00060301"/>
    <w:rsid w:val="0006044E"/>
    <w:rsid w:val="000605F0"/>
    <w:rsid w:val="00060847"/>
    <w:rsid w:val="00060B9E"/>
    <w:rsid w:val="00060C5B"/>
    <w:rsid w:val="00060CE5"/>
    <w:rsid w:val="0006113A"/>
    <w:rsid w:val="0006124E"/>
    <w:rsid w:val="0006144C"/>
    <w:rsid w:val="00061525"/>
    <w:rsid w:val="000616F5"/>
    <w:rsid w:val="00061813"/>
    <w:rsid w:val="000619F4"/>
    <w:rsid w:val="00061A8D"/>
    <w:rsid w:val="00061B2E"/>
    <w:rsid w:val="00061B32"/>
    <w:rsid w:val="00061C3A"/>
    <w:rsid w:val="00061C3D"/>
    <w:rsid w:val="00061CE3"/>
    <w:rsid w:val="00061D9C"/>
    <w:rsid w:val="00061EB3"/>
    <w:rsid w:val="0006221C"/>
    <w:rsid w:val="00062537"/>
    <w:rsid w:val="000625CA"/>
    <w:rsid w:val="0006260E"/>
    <w:rsid w:val="00062684"/>
    <w:rsid w:val="00062B82"/>
    <w:rsid w:val="00062B9E"/>
    <w:rsid w:val="00062CA4"/>
    <w:rsid w:val="00062CE1"/>
    <w:rsid w:val="0006301B"/>
    <w:rsid w:val="000630C1"/>
    <w:rsid w:val="00063153"/>
    <w:rsid w:val="000631A2"/>
    <w:rsid w:val="00063417"/>
    <w:rsid w:val="0006380E"/>
    <w:rsid w:val="00063ADF"/>
    <w:rsid w:val="00063BD2"/>
    <w:rsid w:val="00063C2C"/>
    <w:rsid w:val="00063C35"/>
    <w:rsid w:val="00063CD3"/>
    <w:rsid w:val="00063E3C"/>
    <w:rsid w:val="000645DC"/>
    <w:rsid w:val="0006465B"/>
    <w:rsid w:val="0006467D"/>
    <w:rsid w:val="00064757"/>
    <w:rsid w:val="000647DF"/>
    <w:rsid w:val="00064AA8"/>
    <w:rsid w:val="00064CC9"/>
    <w:rsid w:val="00064CD0"/>
    <w:rsid w:val="00064D3E"/>
    <w:rsid w:val="00064E78"/>
    <w:rsid w:val="00064F50"/>
    <w:rsid w:val="000650B8"/>
    <w:rsid w:val="00065194"/>
    <w:rsid w:val="0006524A"/>
    <w:rsid w:val="00065273"/>
    <w:rsid w:val="00065A7C"/>
    <w:rsid w:val="00065A93"/>
    <w:rsid w:val="00065AA8"/>
    <w:rsid w:val="00065D36"/>
    <w:rsid w:val="00065DCB"/>
    <w:rsid w:val="00065FD0"/>
    <w:rsid w:val="00066082"/>
    <w:rsid w:val="000661E0"/>
    <w:rsid w:val="00066B44"/>
    <w:rsid w:val="00066B4B"/>
    <w:rsid w:val="00067007"/>
    <w:rsid w:val="000672E5"/>
    <w:rsid w:val="000674F9"/>
    <w:rsid w:val="000675C1"/>
    <w:rsid w:val="00067670"/>
    <w:rsid w:val="000678E3"/>
    <w:rsid w:val="00067992"/>
    <w:rsid w:val="00067A26"/>
    <w:rsid w:val="00067DF8"/>
    <w:rsid w:val="00067E92"/>
    <w:rsid w:val="00067FC0"/>
    <w:rsid w:val="00070140"/>
    <w:rsid w:val="000701AC"/>
    <w:rsid w:val="00070256"/>
    <w:rsid w:val="000702BF"/>
    <w:rsid w:val="000706EC"/>
    <w:rsid w:val="00070780"/>
    <w:rsid w:val="00070A0E"/>
    <w:rsid w:val="00070B17"/>
    <w:rsid w:val="00070E5B"/>
    <w:rsid w:val="00070F5B"/>
    <w:rsid w:val="00071126"/>
    <w:rsid w:val="00071138"/>
    <w:rsid w:val="00071858"/>
    <w:rsid w:val="00071A54"/>
    <w:rsid w:val="00071AFA"/>
    <w:rsid w:val="00071B84"/>
    <w:rsid w:val="00071E1E"/>
    <w:rsid w:val="00071E21"/>
    <w:rsid w:val="0007216A"/>
    <w:rsid w:val="0007222F"/>
    <w:rsid w:val="000723C0"/>
    <w:rsid w:val="0007258B"/>
    <w:rsid w:val="000726EA"/>
    <w:rsid w:val="00072D56"/>
    <w:rsid w:val="00072DBB"/>
    <w:rsid w:val="00072E5B"/>
    <w:rsid w:val="00073618"/>
    <w:rsid w:val="00073657"/>
    <w:rsid w:val="0007368E"/>
    <w:rsid w:val="0007382D"/>
    <w:rsid w:val="000738CF"/>
    <w:rsid w:val="000738E9"/>
    <w:rsid w:val="00073A69"/>
    <w:rsid w:val="00073AC0"/>
    <w:rsid w:val="00073C22"/>
    <w:rsid w:val="00073C7A"/>
    <w:rsid w:val="00073D2F"/>
    <w:rsid w:val="00073D66"/>
    <w:rsid w:val="0007419A"/>
    <w:rsid w:val="0007428E"/>
    <w:rsid w:val="00074313"/>
    <w:rsid w:val="00074435"/>
    <w:rsid w:val="0007460F"/>
    <w:rsid w:val="00074674"/>
    <w:rsid w:val="000746BF"/>
    <w:rsid w:val="0007472C"/>
    <w:rsid w:val="00074798"/>
    <w:rsid w:val="00074832"/>
    <w:rsid w:val="00074A21"/>
    <w:rsid w:val="00074ABE"/>
    <w:rsid w:val="00074C06"/>
    <w:rsid w:val="00074C45"/>
    <w:rsid w:val="00074EB6"/>
    <w:rsid w:val="00074F28"/>
    <w:rsid w:val="0007507E"/>
    <w:rsid w:val="000751B3"/>
    <w:rsid w:val="000751BE"/>
    <w:rsid w:val="000751D3"/>
    <w:rsid w:val="000751E2"/>
    <w:rsid w:val="00075229"/>
    <w:rsid w:val="0007534E"/>
    <w:rsid w:val="0007538D"/>
    <w:rsid w:val="00075414"/>
    <w:rsid w:val="0007577F"/>
    <w:rsid w:val="00075915"/>
    <w:rsid w:val="00075CF5"/>
    <w:rsid w:val="00075D7B"/>
    <w:rsid w:val="00075EBD"/>
    <w:rsid w:val="0007612F"/>
    <w:rsid w:val="00076584"/>
    <w:rsid w:val="0007664A"/>
    <w:rsid w:val="00076A3E"/>
    <w:rsid w:val="00076A6D"/>
    <w:rsid w:val="00076C9C"/>
    <w:rsid w:val="00076DF8"/>
    <w:rsid w:val="00076EA3"/>
    <w:rsid w:val="00076FA3"/>
    <w:rsid w:val="00077008"/>
    <w:rsid w:val="0007705A"/>
    <w:rsid w:val="00077086"/>
    <w:rsid w:val="00077147"/>
    <w:rsid w:val="0007717C"/>
    <w:rsid w:val="000772BF"/>
    <w:rsid w:val="000772C9"/>
    <w:rsid w:val="0007752C"/>
    <w:rsid w:val="00077628"/>
    <w:rsid w:val="000778C3"/>
    <w:rsid w:val="00077A44"/>
    <w:rsid w:val="00077D8A"/>
    <w:rsid w:val="00077EEC"/>
    <w:rsid w:val="00077F2B"/>
    <w:rsid w:val="00080064"/>
    <w:rsid w:val="0008042F"/>
    <w:rsid w:val="00080575"/>
    <w:rsid w:val="000805FC"/>
    <w:rsid w:val="000807CA"/>
    <w:rsid w:val="0008092E"/>
    <w:rsid w:val="000809C1"/>
    <w:rsid w:val="00080A3A"/>
    <w:rsid w:val="00080B57"/>
    <w:rsid w:val="00080C85"/>
    <w:rsid w:val="00081198"/>
    <w:rsid w:val="00081200"/>
    <w:rsid w:val="00081225"/>
    <w:rsid w:val="00081243"/>
    <w:rsid w:val="00081250"/>
    <w:rsid w:val="000812C7"/>
    <w:rsid w:val="000814AA"/>
    <w:rsid w:val="000815DD"/>
    <w:rsid w:val="000816B0"/>
    <w:rsid w:val="000817D4"/>
    <w:rsid w:val="000818C7"/>
    <w:rsid w:val="00081BC0"/>
    <w:rsid w:val="00081BDB"/>
    <w:rsid w:val="00081D2A"/>
    <w:rsid w:val="00081F5C"/>
    <w:rsid w:val="000820A3"/>
    <w:rsid w:val="000820DE"/>
    <w:rsid w:val="00082277"/>
    <w:rsid w:val="000822FC"/>
    <w:rsid w:val="00082336"/>
    <w:rsid w:val="000823C9"/>
    <w:rsid w:val="000825A1"/>
    <w:rsid w:val="00082B16"/>
    <w:rsid w:val="00082C2A"/>
    <w:rsid w:val="00082E9E"/>
    <w:rsid w:val="00082FA2"/>
    <w:rsid w:val="0008309C"/>
    <w:rsid w:val="0008317D"/>
    <w:rsid w:val="0008345D"/>
    <w:rsid w:val="0008349C"/>
    <w:rsid w:val="000838A6"/>
    <w:rsid w:val="0008397C"/>
    <w:rsid w:val="00083A4E"/>
    <w:rsid w:val="00083CE9"/>
    <w:rsid w:val="00083D4E"/>
    <w:rsid w:val="00084060"/>
    <w:rsid w:val="000844F1"/>
    <w:rsid w:val="000844F6"/>
    <w:rsid w:val="00084587"/>
    <w:rsid w:val="0008472D"/>
    <w:rsid w:val="0008477A"/>
    <w:rsid w:val="000847B0"/>
    <w:rsid w:val="00084811"/>
    <w:rsid w:val="00084B0A"/>
    <w:rsid w:val="00084C04"/>
    <w:rsid w:val="00084D54"/>
    <w:rsid w:val="0008504B"/>
    <w:rsid w:val="00085162"/>
    <w:rsid w:val="00085236"/>
    <w:rsid w:val="00085515"/>
    <w:rsid w:val="000855C9"/>
    <w:rsid w:val="000855EF"/>
    <w:rsid w:val="00085602"/>
    <w:rsid w:val="000858EC"/>
    <w:rsid w:val="00085956"/>
    <w:rsid w:val="00085997"/>
    <w:rsid w:val="000859AA"/>
    <w:rsid w:val="00085B14"/>
    <w:rsid w:val="00085C85"/>
    <w:rsid w:val="00085ECD"/>
    <w:rsid w:val="00085F5E"/>
    <w:rsid w:val="00086360"/>
    <w:rsid w:val="00086435"/>
    <w:rsid w:val="0008654C"/>
    <w:rsid w:val="0008688E"/>
    <w:rsid w:val="000868E4"/>
    <w:rsid w:val="0008698A"/>
    <w:rsid w:val="00086B90"/>
    <w:rsid w:val="00086C6D"/>
    <w:rsid w:val="00086E76"/>
    <w:rsid w:val="00086F66"/>
    <w:rsid w:val="00086F96"/>
    <w:rsid w:val="000871D5"/>
    <w:rsid w:val="00087582"/>
    <w:rsid w:val="0008789C"/>
    <w:rsid w:val="00087916"/>
    <w:rsid w:val="00087946"/>
    <w:rsid w:val="00087CA2"/>
    <w:rsid w:val="00087DE1"/>
    <w:rsid w:val="000900DA"/>
    <w:rsid w:val="000904A3"/>
    <w:rsid w:val="00090588"/>
    <w:rsid w:val="00090722"/>
    <w:rsid w:val="000907DE"/>
    <w:rsid w:val="000907DF"/>
    <w:rsid w:val="00090968"/>
    <w:rsid w:val="000909FF"/>
    <w:rsid w:val="00090A71"/>
    <w:rsid w:val="00090A82"/>
    <w:rsid w:val="00090C54"/>
    <w:rsid w:val="00090C90"/>
    <w:rsid w:val="00090F7C"/>
    <w:rsid w:val="000910FA"/>
    <w:rsid w:val="00091200"/>
    <w:rsid w:val="000914AD"/>
    <w:rsid w:val="000914D2"/>
    <w:rsid w:val="00091514"/>
    <w:rsid w:val="000916EE"/>
    <w:rsid w:val="00091722"/>
    <w:rsid w:val="0009184C"/>
    <w:rsid w:val="00091925"/>
    <w:rsid w:val="00091937"/>
    <w:rsid w:val="000919BC"/>
    <w:rsid w:val="00091A13"/>
    <w:rsid w:val="00091B09"/>
    <w:rsid w:val="00091C02"/>
    <w:rsid w:val="00091CE4"/>
    <w:rsid w:val="00091D50"/>
    <w:rsid w:val="00091E87"/>
    <w:rsid w:val="00091EC9"/>
    <w:rsid w:val="0009214C"/>
    <w:rsid w:val="00092210"/>
    <w:rsid w:val="00092260"/>
    <w:rsid w:val="00092326"/>
    <w:rsid w:val="00092386"/>
    <w:rsid w:val="000926E4"/>
    <w:rsid w:val="00092BC3"/>
    <w:rsid w:val="00092C87"/>
    <w:rsid w:val="00092DAB"/>
    <w:rsid w:val="00092F2E"/>
    <w:rsid w:val="00093052"/>
    <w:rsid w:val="00093074"/>
    <w:rsid w:val="0009331D"/>
    <w:rsid w:val="000934BA"/>
    <w:rsid w:val="000935CD"/>
    <w:rsid w:val="000936FD"/>
    <w:rsid w:val="000937AC"/>
    <w:rsid w:val="00093BA2"/>
    <w:rsid w:val="00093D09"/>
    <w:rsid w:val="00093DC9"/>
    <w:rsid w:val="00093DCF"/>
    <w:rsid w:val="00093DD5"/>
    <w:rsid w:val="00093DEA"/>
    <w:rsid w:val="00093E02"/>
    <w:rsid w:val="00093E52"/>
    <w:rsid w:val="00093E5C"/>
    <w:rsid w:val="00094012"/>
    <w:rsid w:val="000941AA"/>
    <w:rsid w:val="000943D2"/>
    <w:rsid w:val="00094422"/>
    <w:rsid w:val="00094728"/>
    <w:rsid w:val="00094813"/>
    <w:rsid w:val="00094827"/>
    <w:rsid w:val="00094A0D"/>
    <w:rsid w:val="00094B53"/>
    <w:rsid w:val="00094CD3"/>
    <w:rsid w:val="00094EB3"/>
    <w:rsid w:val="00094EDB"/>
    <w:rsid w:val="00095058"/>
    <w:rsid w:val="00095107"/>
    <w:rsid w:val="000952F7"/>
    <w:rsid w:val="00095399"/>
    <w:rsid w:val="000953D9"/>
    <w:rsid w:val="000955AD"/>
    <w:rsid w:val="00095665"/>
    <w:rsid w:val="00095730"/>
    <w:rsid w:val="00095861"/>
    <w:rsid w:val="00095B2C"/>
    <w:rsid w:val="00095B93"/>
    <w:rsid w:val="00096144"/>
    <w:rsid w:val="00096266"/>
    <w:rsid w:val="00096277"/>
    <w:rsid w:val="00096733"/>
    <w:rsid w:val="000967BE"/>
    <w:rsid w:val="000968E5"/>
    <w:rsid w:val="000968E6"/>
    <w:rsid w:val="00096A7D"/>
    <w:rsid w:val="00096C64"/>
    <w:rsid w:val="00096ED2"/>
    <w:rsid w:val="00096FC2"/>
    <w:rsid w:val="00097095"/>
    <w:rsid w:val="00097392"/>
    <w:rsid w:val="000973B2"/>
    <w:rsid w:val="0009773C"/>
    <w:rsid w:val="000977B1"/>
    <w:rsid w:val="000977CE"/>
    <w:rsid w:val="000978B8"/>
    <w:rsid w:val="0009792D"/>
    <w:rsid w:val="00097A45"/>
    <w:rsid w:val="00097A68"/>
    <w:rsid w:val="00097AA8"/>
    <w:rsid w:val="00097AB9"/>
    <w:rsid w:val="00097C69"/>
    <w:rsid w:val="00097F19"/>
    <w:rsid w:val="000A0100"/>
    <w:rsid w:val="000A0145"/>
    <w:rsid w:val="000A0293"/>
    <w:rsid w:val="000A0297"/>
    <w:rsid w:val="000A0337"/>
    <w:rsid w:val="000A044C"/>
    <w:rsid w:val="000A0569"/>
    <w:rsid w:val="000A073B"/>
    <w:rsid w:val="000A076D"/>
    <w:rsid w:val="000A0795"/>
    <w:rsid w:val="000A08FC"/>
    <w:rsid w:val="000A0933"/>
    <w:rsid w:val="000A09A0"/>
    <w:rsid w:val="000A0A47"/>
    <w:rsid w:val="000A0B0B"/>
    <w:rsid w:val="000A0CD0"/>
    <w:rsid w:val="000A0D24"/>
    <w:rsid w:val="000A0F9E"/>
    <w:rsid w:val="000A10A3"/>
    <w:rsid w:val="000A1134"/>
    <w:rsid w:val="000A1249"/>
    <w:rsid w:val="000A146D"/>
    <w:rsid w:val="000A1494"/>
    <w:rsid w:val="000A17A8"/>
    <w:rsid w:val="000A1970"/>
    <w:rsid w:val="000A19A9"/>
    <w:rsid w:val="000A19E6"/>
    <w:rsid w:val="000A1A6C"/>
    <w:rsid w:val="000A1C87"/>
    <w:rsid w:val="000A1DA0"/>
    <w:rsid w:val="000A1F96"/>
    <w:rsid w:val="000A209D"/>
    <w:rsid w:val="000A20C6"/>
    <w:rsid w:val="000A2396"/>
    <w:rsid w:val="000A2412"/>
    <w:rsid w:val="000A2510"/>
    <w:rsid w:val="000A254B"/>
    <w:rsid w:val="000A25C6"/>
    <w:rsid w:val="000A27E3"/>
    <w:rsid w:val="000A2857"/>
    <w:rsid w:val="000A287B"/>
    <w:rsid w:val="000A2958"/>
    <w:rsid w:val="000A29B6"/>
    <w:rsid w:val="000A29DA"/>
    <w:rsid w:val="000A2A7D"/>
    <w:rsid w:val="000A2B8D"/>
    <w:rsid w:val="000A2B8E"/>
    <w:rsid w:val="000A2C21"/>
    <w:rsid w:val="000A2EFD"/>
    <w:rsid w:val="000A31FD"/>
    <w:rsid w:val="000A338A"/>
    <w:rsid w:val="000A3443"/>
    <w:rsid w:val="000A3475"/>
    <w:rsid w:val="000A35AC"/>
    <w:rsid w:val="000A35BE"/>
    <w:rsid w:val="000A3624"/>
    <w:rsid w:val="000A3819"/>
    <w:rsid w:val="000A382E"/>
    <w:rsid w:val="000A3835"/>
    <w:rsid w:val="000A3A7D"/>
    <w:rsid w:val="000A3FF6"/>
    <w:rsid w:val="000A416C"/>
    <w:rsid w:val="000A43A3"/>
    <w:rsid w:val="000A43A5"/>
    <w:rsid w:val="000A46BE"/>
    <w:rsid w:val="000A4720"/>
    <w:rsid w:val="000A4756"/>
    <w:rsid w:val="000A4761"/>
    <w:rsid w:val="000A4960"/>
    <w:rsid w:val="000A4AC3"/>
    <w:rsid w:val="000A4C1C"/>
    <w:rsid w:val="000A4DB8"/>
    <w:rsid w:val="000A4E43"/>
    <w:rsid w:val="000A5052"/>
    <w:rsid w:val="000A5115"/>
    <w:rsid w:val="000A51A3"/>
    <w:rsid w:val="000A5303"/>
    <w:rsid w:val="000A550E"/>
    <w:rsid w:val="000A563C"/>
    <w:rsid w:val="000A57E1"/>
    <w:rsid w:val="000A5927"/>
    <w:rsid w:val="000A5990"/>
    <w:rsid w:val="000A5BC6"/>
    <w:rsid w:val="000A5CC5"/>
    <w:rsid w:val="000A5CC8"/>
    <w:rsid w:val="000A5D78"/>
    <w:rsid w:val="000A6562"/>
    <w:rsid w:val="000A695E"/>
    <w:rsid w:val="000A69E4"/>
    <w:rsid w:val="000A69EC"/>
    <w:rsid w:val="000A6C22"/>
    <w:rsid w:val="000A6D9B"/>
    <w:rsid w:val="000A6EDD"/>
    <w:rsid w:val="000A7163"/>
    <w:rsid w:val="000A7231"/>
    <w:rsid w:val="000A72C7"/>
    <w:rsid w:val="000A7355"/>
    <w:rsid w:val="000A77D7"/>
    <w:rsid w:val="000A793D"/>
    <w:rsid w:val="000A79DD"/>
    <w:rsid w:val="000A7B2F"/>
    <w:rsid w:val="000A7BDF"/>
    <w:rsid w:val="000A7CFF"/>
    <w:rsid w:val="000A7D61"/>
    <w:rsid w:val="000A7D98"/>
    <w:rsid w:val="000A7E5C"/>
    <w:rsid w:val="000A7EE3"/>
    <w:rsid w:val="000B003E"/>
    <w:rsid w:val="000B0093"/>
    <w:rsid w:val="000B00A3"/>
    <w:rsid w:val="000B026F"/>
    <w:rsid w:val="000B02E4"/>
    <w:rsid w:val="000B09DB"/>
    <w:rsid w:val="000B0C1C"/>
    <w:rsid w:val="000B0C39"/>
    <w:rsid w:val="000B0C94"/>
    <w:rsid w:val="000B0D43"/>
    <w:rsid w:val="000B0E72"/>
    <w:rsid w:val="000B1042"/>
    <w:rsid w:val="000B133C"/>
    <w:rsid w:val="000B13CD"/>
    <w:rsid w:val="000B13EF"/>
    <w:rsid w:val="000B14C3"/>
    <w:rsid w:val="000B1513"/>
    <w:rsid w:val="000B151A"/>
    <w:rsid w:val="000B15F2"/>
    <w:rsid w:val="000B1661"/>
    <w:rsid w:val="000B17D3"/>
    <w:rsid w:val="000B193A"/>
    <w:rsid w:val="000B1A05"/>
    <w:rsid w:val="000B1AE7"/>
    <w:rsid w:val="000B1C1C"/>
    <w:rsid w:val="000B1D28"/>
    <w:rsid w:val="000B1F1C"/>
    <w:rsid w:val="000B23B3"/>
    <w:rsid w:val="000B24C9"/>
    <w:rsid w:val="000B2863"/>
    <w:rsid w:val="000B2EBA"/>
    <w:rsid w:val="000B30F6"/>
    <w:rsid w:val="000B3323"/>
    <w:rsid w:val="000B3394"/>
    <w:rsid w:val="000B3568"/>
    <w:rsid w:val="000B35D6"/>
    <w:rsid w:val="000B3615"/>
    <w:rsid w:val="000B362B"/>
    <w:rsid w:val="000B3660"/>
    <w:rsid w:val="000B36BA"/>
    <w:rsid w:val="000B3705"/>
    <w:rsid w:val="000B37B4"/>
    <w:rsid w:val="000B39D9"/>
    <w:rsid w:val="000B3A55"/>
    <w:rsid w:val="000B3B7B"/>
    <w:rsid w:val="000B3D36"/>
    <w:rsid w:val="000B3FD4"/>
    <w:rsid w:val="000B4317"/>
    <w:rsid w:val="000B4364"/>
    <w:rsid w:val="000B4499"/>
    <w:rsid w:val="000B44D7"/>
    <w:rsid w:val="000B45AF"/>
    <w:rsid w:val="000B4A04"/>
    <w:rsid w:val="000B4B9E"/>
    <w:rsid w:val="000B4BE0"/>
    <w:rsid w:val="000B4C5F"/>
    <w:rsid w:val="000B4CD3"/>
    <w:rsid w:val="000B501D"/>
    <w:rsid w:val="000B536A"/>
    <w:rsid w:val="000B5620"/>
    <w:rsid w:val="000B5963"/>
    <w:rsid w:val="000B5E4D"/>
    <w:rsid w:val="000B5F66"/>
    <w:rsid w:val="000B60AD"/>
    <w:rsid w:val="000B6188"/>
    <w:rsid w:val="000B6367"/>
    <w:rsid w:val="000B6519"/>
    <w:rsid w:val="000B65A8"/>
    <w:rsid w:val="000B663C"/>
    <w:rsid w:val="000B6673"/>
    <w:rsid w:val="000B66EC"/>
    <w:rsid w:val="000B6B01"/>
    <w:rsid w:val="000B6E9B"/>
    <w:rsid w:val="000B7182"/>
    <w:rsid w:val="000B7342"/>
    <w:rsid w:val="000B76B3"/>
    <w:rsid w:val="000B77D9"/>
    <w:rsid w:val="000B78DF"/>
    <w:rsid w:val="000B7BF3"/>
    <w:rsid w:val="000B7E76"/>
    <w:rsid w:val="000C01BF"/>
    <w:rsid w:val="000C048A"/>
    <w:rsid w:val="000C050B"/>
    <w:rsid w:val="000C0510"/>
    <w:rsid w:val="000C05BD"/>
    <w:rsid w:val="000C06D8"/>
    <w:rsid w:val="000C06EB"/>
    <w:rsid w:val="000C09A9"/>
    <w:rsid w:val="000C0AE8"/>
    <w:rsid w:val="000C0BDE"/>
    <w:rsid w:val="000C0CC6"/>
    <w:rsid w:val="000C0DCA"/>
    <w:rsid w:val="000C0DCB"/>
    <w:rsid w:val="000C1076"/>
    <w:rsid w:val="000C10CF"/>
    <w:rsid w:val="000C10F0"/>
    <w:rsid w:val="000C1A20"/>
    <w:rsid w:val="000C1D83"/>
    <w:rsid w:val="000C201E"/>
    <w:rsid w:val="000C2758"/>
    <w:rsid w:val="000C2BA2"/>
    <w:rsid w:val="000C2C05"/>
    <w:rsid w:val="000C2C10"/>
    <w:rsid w:val="000C2C2D"/>
    <w:rsid w:val="000C2D1F"/>
    <w:rsid w:val="000C2DA2"/>
    <w:rsid w:val="000C2DBB"/>
    <w:rsid w:val="000C2F9E"/>
    <w:rsid w:val="000C305F"/>
    <w:rsid w:val="000C307E"/>
    <w:rsid w:val="000C30A7"/>
    <w:rsid w:val="000C3164"/>
    <w:rsid w:val="000C3400"/>
    <w:rsid w:val="000C345A"/>
    <w:rsid w:val="000C367F"/>
    <w:rsid w:val="000C37BF"/>
    <w:rsid w:val="000C3941"/>
    <w:rsid w:val="000C399E"/>
    <w:rsid w:val="000C3A1A"/>
    <w:rsid w:val="000C3AF6"/>
    <w:rsid w:val="000C3B64"/>
    <w:rsid w:val="000C3D59"/>
    <w:rsid w:val="000C3D87"/>
    <w:rsid w:val="000C3DE5"/>
    <w:rsid w:val="000C3EC3"/>
    <w:rsid w:val="000C402F"/>
    <w:rsid w:val="000C40F7"/>
    <w:rsid w:val="000C41BC"/>
    <w:rsid w:val="000C41F6"/>
    <w:rsid w:val="000C4202"/>
    <w:rsid w:val="000C4324"/>
    <w:rsid w:val="000C432A"/>
    <w:rsid w:val="000C432E"/>
    <w:rsid w:val="000C45DC"/>
    <w:rsid w:val="000C45F1"/>
    <w:rsid w:val="000C486E"/>
    <w:rsid w:val="000C490B"/>
    <w:rsid w:val="000C4996"/>
    <w:rsid w:val="000C4C57"/>
    <w:rsid w:val="000C4D5E"/>
    <w:rsid w:val="000C4D82"/>
    <w:rsid w:val="000C4D9F"/>
    <w:rsid w:val="000C504A"/>
    <w:rsid w:val="000C5129"/>
    <w:rsid w:val="000C5370"/>
    <w:rsid w:val="000C539F"/>
    <w:rsid w:val="000C53E1"/>
    <w:rsid w:val="000C543A"/>
    <w:rsid w:val="000C543F"/>
    <w:rsid w:val="000C5495"/>
    <w:rsid w:val="000C5580"/>
    <w:rsid w:val="000C56C5"/>
    <w:rsid w:val="000C56C9"/>
    <w:rsid w:val="000C57B7"/>
    <w:rsid w:val="000C590E"/>
    <w:rsid w:val="000C5988"/>
    <w:rsid w:val="000C5B4A"/>
    <w:rsid w:val="000C5BFD"/>
    <w:rsid w:val="000C5CB8"/>
    <w:rsid w:val="000C5D65"/>
    <w:rsid w:val="000C607F"/>
    <w:rsid w:val="000C63FA"/>
    <w:rsid w:val="000C6441"/>
    <w:rsid w:val="000C66C7"/>
    <w:rsid w:val="000C67BA"/>
    <w:rsid w:val="000C67EE"/>
    <w:rsid w:val="000C684E"/>
    <w:rsid w:val="000C6A34"/>
    <w:rsid w:val="000C6ABC"/>
    <w:rsid w:val="000C6AFB"/>
    <w:rsid w:val="000C6B81"/>
    <w:rsid w:val="000C6D70"/>
    <w:rsid w:val="000C6FD0"/>
    <w:rsid w:val="000C6FE9"/>
    <w:rsid w:val="000C7230"/>
    <w:rsid w:val="000C724C"/>
    <w:rsid w:val="000C75BA"/>
    <w:rsid w:val="000C789D"/>
    <w:rsid w:val="000C79A0"/>
    <w:rsid w:val="000C7B70"/>
    <w:rsid w:val="000C7FCD"/>
    <w:rsid w:val="000D0029"/>
    <w:rsid w:val="000D0068"/>
    <w:rsid w:val="000D0249"/>
    <w:rsid w:val="000D03B8"/>
    <w:rsid w:val="000D0693"/>
    <w:rsid w:val="000D0931"/>
    <w:rsid w:val="000D0A20"/>
    <w:rsid w:val="000D0A3E"/>
    <w:rsid w:val="000D0BBE"/>
    <w:rsid w:val="000D0BFC"/>
    <w:rsid w:val="000D0C6C"/>
    <w:rsid w:val="000D0DC0"/>
    <w:rsid w:val="000D0EA8"/>
    <w:rsid w:val="000D0F9B"/>
    <w:rsid w:val="000D1003"/>
    <w:rsid w:val="000D1123"/>
    <w:rsid w:val="000D13E2"/>
    <w:rsid w:val="000D14A9"/>
    <w:rsid w:val="000D16D5"/>
    <w:rsid w:val="000D19EC"/>
    <w:rsid w:val="000D1B9F"/>
    <w:rsid w:val="000D1DA0"/>
    <w:rsid w:val="000D1E6C"/>
    <w:rsid w:val="000D1FC3"/>
    <w:rsid w:val="000D1FD0"/>
    <w:rsid w:val="000D208C"/>
    <w:rsid w:val="000D20C3"/>
    <w:rsid w:val="000D20C9"/>
    <w:rsid w:val="000D21A9"/>
    <w:rsid w:val="000D2452"/>
    <w:rsid w:val="000D2500"/>
    <w:rsid w:val="000D2508"/>
    <w:rsid w:val="000D254B"/>
    <w:rsid w:val="000D2752"/>
    <w:rsid w:val="000D29DD"/>
    <w:rsid w:val="000D2DB8"/>
    <w:rsid w:val="000D30F5"/>
    <w:rsid w:val="000D3223"/>
    <w:rsid w:val="000D33B3"/>
    <w:rsid w:val="000D35D4"/>
    <w:rsid w:val="000D3708"/>
    <w:rsid w:val="000D3710"/>
    <w:rsid w:val="000D383F"/>
    <w:rsid w:val="000D38B2"/>
    <w:rsid w:val="000D396F"/>
    <w:rsid w:val="000D3995"/>
    <w:rsid w:val="000D3AC1"/>
    <w:rsid w:val="000D3B4C"/>
    <w:rsid w:val="000D3B86"/>
    <w:rsid w:val="000D3E68"/>
    <w:rsid w:val="000D41AB"/>
    <w:rsid w:val="000D440D"/>
    <w:rsid w:val="000D4748"/>
    <w:rsid w:val="000D479D"/>
    <w:rsid w:val="000D49C4"/>
    <w:rsid w:val="000D4AE1"/>
    <w:rsid w:val="000D4B9A"/>
    <w:rsid w:val="000D4BFB"/>
    <w:rsid w:val="000D4DE6"/>
    <w:rsid w:val="000D5051"/>
    <w:rsid w:val="000D52B4"/>
    <w:rsid w:val="000D52D4"/>
    <w:rsid w:val="000D5696"/>
    <w:rsid w:val="000D5AD2"/>
    <w:rsid w:val="000D5E84"/>
    <w:rsid w:val="000D5EE7"/>
    <w:rsid w:val="000D5F46"/>
    <w:rsid w:val="000D6035"/>
    <w:rsid w:val="000D6093"/>
    <w:rsid w:val="000D60EE"/>
    <w:rsid w:val="000D6395"/>
    <w:rsid w:val="000D63C2"/>
    <w:rsid w:val="000D66A4"/>
    <w:rsid w:val="000D66FE"/>
    <w:rsid w:val="000D6717"/>
    <w:rsid w:val="000D6A9C"/>
    <w:rsid w:val="000D6D49"/>
    <w:rsid w:val="000D6EFF"/>
    <w:rsid w:val="000D7152"/>
    <w:rsid w:val="000D7163"/>
    <w:rsid w:val="000D7390"/>
    <w:rsid w:val="000D74BA"/>
    <w:rsid w:val="000D76DB"/>
    <w:rsid w:val="000D7A4E"/>
    <w:rsid w:val="000D7ADB"/>
    <w:rsid w:val="000E02BE"/>
    <w:rsid w:val="000E052C"/>
    <w:rsid w:val="000E06E8"/>
    <w:rsid w:val="000E07C0"/>
    <w:rsid w:val="000E0826"/>
    <w:rsid w:val="000E0A31"/>
    <w:rsid w:val="000E0D3F"/>
    <w:rsid w:val="000E0D92"/>
    <w:rsid w:val="000E0FDC"/>
    <w:rsid w:val="000E10F8"/>
    <w:rsid w:val="000E11A1"/>
    <w:rsid w:val="000E1809"/>
    <w:rsid w:val="000E1848"/>
    <w:rsid w:val="000E1968"/>
    <w:rsid w:val="000E1991"/>
    <w:rsid w:val="000E1C47"/>
    <w:rsid w:val="000E1DB9"/>
    <w:rsid w:val="000E1ED6"/>
    <w:rsid w:val="000E1FB4"/>
    <w:rsid w:val="000E2039"/>
    <w:rsid w:val="000E22E2"/>
    <w:rsid w:val="000E22F2"/>
    <w:rsid w:val="000E240E"/>
    <w:rsid w:val="000E2433"/>
    <w:rsid w:val="000E2435"/>
    <w:rsid w:val="000E254E"/>
    <w:rsid w:val="000E26EE"/>
    <w:rsid w:val="000E2704"/>
    <w:rsid w:val="000E271B"/>
    <w:rsid w:val="000E295D"/>
    <w:rsid w:val="000E2AA6"/>
    <w:rsid w:val="000E2BD8"/>
    <w:rsid w:val="000E2CB4"/>
    <w:rsid w:val="000E2D31"/>
    <w:rsid w:val="000E3051"/>
    <w:rsid w:val="000E30F8"/>
    <w:rsid w:val="000E32F1"/>
    <w:rsid w:val="000E3388"/>
    <w:rsid w:val="000E34F2"/>
    <w:rsid w:val="000E355B"/>
    <w:rsid w:val="000E36D5"/>
    <w:rsid w:val="000E374F"/>
    <w:rsid w:val="000E375B"/>
    <w:rsid w:val="000E3868"/>
    <w:rsid w:val="000E3B78"/>
    <w:rsid w:val="000E3CDE"/>
    <w:rsid w:val="000E3DB8"/>
    <w:rsid w:val="000E3DF0"/>
    <w:rsid w:val="000E40E6"/>
    <w:rsid w:val="000E40EF"/>
    <w:rsid w:val="000E416D"/>
    <w:rsid w:val="000E4806"/>
    <w:rsid w:val="000E49C3"/>
    <w:rsid w:val="000E49C5"/>
    <w:rsid w:val="000E4D41"/>
    <w:rsid w:val="000E52CB"/>
    <w:rsid w:val="000E59AF"/>
    <w:rsid w:val="000E5ABB"/>
    <w:rsid w:val="000E5C27"/>
    <w:rsid w:val="000E5EDC"/>
    <w:rsid w:val="000E5EFD"/>
    <w:rsid w:val="000E60A7"/>
    <w:rsid w:val="000E618D"/>
    <w:rsid w:val="000E62FE"/>
    <w:rsid w:val="000E630E"/>
    <w:rsid w:val="000E6476"/>
    <w:rsid w:val="000E6491"/>
    <w:rsid w:val="000E68BA"/>
    <w:rsid w:val="000E68CE"/>
    <w:rsid w:val="000E6C90"/>
    <w:rsid w:val="000E6CE5"/>
    <w:rsid w:val="000E6DAF"/>
    <w:rsid w:val="000E6DD4"/>
    <w:rsid w:val="000E709D"/>
    <w:rsid w:val="000E70C3"/>
    <w:rsid w:val="000E70F6"/>
    <w:rsid w:val="000E71B0"/>
    <w:rsid w:val="000E7228"/>
    <w:rsid w:val="000E7265"/>
    <w:rsid w:val="000E72F1"/>
    <w:rsid w:val="000E7520"/>
    <w:rsid w:val="000E77A2"/>
    <w:rsid w:val="000E77EE"/>
    <w:rsid w:val="000E7C7A"/>
    <w:rsid w:val="000E7D24"/>
    <w:rsid w:val="000E7F96"/>
    <w:rsid w:val="000F0197"/>
    <w:rsid w:val="000F021E"/>
    <w:rsid w:val="000F0B3F"/>
    <w:rsid w:val="000F0CE9"/>
    <w:rsid w:val="000F0E29"/>
    <w:rsid w:val="000F0EB2"/>
    <w:rsid w:val="000F0FBE"/>
    <w:rsid w:val="000F0FC6"/>
    <w:rsid w:val="000F1194"/>
    <w:rsid w:val="000F11D2"/>
    <w:rsid w:val="000F1281"/>
    <w:rsid w:val="000F186E"/>
    <w:rsid w:val="000F1930"/>
    <w:rsid w:val="000F1E12"/>
    <w:rsid w:val="000F1F8C"/>
    <w:rsid w:val="000F1F9F"/>
    <w:rsid w:val="000F20D1"/>
    <w:rsid w:val="000F22BC"/>
    <w:rsid w:val="000F237C"/>
    <w:rsid w:val="000F265D"/>
    <w:rsid w:val="000F2830"/>
    <w:rsid w:val="000F28B3"/>
    <w:rsid w:val="000F2AEC"/>
    <w:rsid w:val="000F2B08"/>
    <w:rsid w:val="000F2DDE"/>
    <w:rsid w:val="000F2DE2"/>
    <w:rsid w:val="000F32E2"/>
    <w:rsid w:val="000F333B"/>
    <w:rsid w:val="000F33EF"/>
    <w:rsid w:val="000F3571"/>
    <w:rsid w:val="000F357F"/>
    <w:rsid w:val="000F3684"/>
    <w:rsid w:val="000F37D0"/>
    <w:rsid w:val="000F37E6"/>
    <w:rsid w:val="000F3914"/>
    <w:rsid w:val="000F3B00"/>
    <w:rsid w:val="000F3EF4"/>
    <w:rsid w:val="000F4612"/>
    <w:rsid w:val="000F484B"/>
    <w:rsid w:val="000F4B1D"/>
    <w:rsid w:val="000F4DC7"/>
    <w:rsid w:val="000F4FBB"/>
    <w:rsid w:val="000F511F"/>
    <w:rsid w:val="000F5259"/>
    <w:rsid w:val="000F55F2"/>
    <w:rsid w:val="000F5740"/>
    <w:rsid w:val="000F59F3"/>
    <w:rsid w:val="000F5CA5"/>
    <w:rsid w:val="000F5D34"/>
    <w:rsid w:val="000F5D4C"/>
    <w:rsid w:val="000F5F41"/>
    <w:rsid w:val="000F5F46"/>
    <w:rsid w:val="000F605A"/>
    <w:rsid w:val="000F60A3"/>
    <w:rsid w:val="000F61C6"/>
    <w:rsid w:val="000F6396"/>
    <w:rsid w:val="000F644F"/>
    <w:rsid w:val="000F6600"/>
    <w:rsid w:val="000F67E6"/>
    <w:rsid w:val="000F68F5"/>
    <w:rsid w:val="000F6903"/>
    <w:rsid w:val="000F6961"/>
    <w:rsid w:val="000F6D13"/>
    <w:rsid w:val="000F6ED5"/>
    <w:rsid w:val="000F6F3E"/>
    <w:rsid w:val="000F713F"/>
    <w:rsid w:val="000F7143"/>
    <w:rsid w:val="000F74BE"/>
    <w:rsid w:val="000F74D7"/>
    <w:rsid w:val="000F7635"/>
    <w:rsid w:val="000F7784"/>
    <w:rsid w:val="000F7968"/>
    <w:rsid w:val="000F7D11"/>
    <w:rsid w:val="000F7F45"/>
    <w:rsid w:val="0010002B"/>
    <w:rsid w:val="001001FD"/>
    <w:rsid w:val="0010037B"/>
    <w:rsid w:val="001004FD"/>
    <w:rsid w:val="001005D7"/>
    <w:rsid w:val="001005F9"/>
    <w:rsid w:val="0010072A"/>
    <w:rsid w:val="00100819"/>
    <w:rsid w:val="0010082E"/>
    <w:rsid w:val="00100CEA"/>
    <w:rsid w:val="00100D0E"/>
    <w:rsid w:val="00100E0F"/>
    <w:rsid w:val="001010FD"/>
    <w:rsid w:val="0010117E"/>
    <w:rsid w:val="001012DD"/>
    <w:rsid w:val="0010138C"/>
    <w:rsid w:val="001014DE"/>
    <w:rsid w:val="001015B6"/>
    <w:rsid w:val="001018E2"/>
    <w:rsid w:val="001018F8"/>
    <w:rsid w:val="00101E20"/>
    <w:rsid w:val="001020CA"/>
    <w:rsid w:val="00102181"/>
    <w:rsid w:val="0010234C"/>
    <w:rsid w:val="00102358"/>
    <w:rsid w:val="00102429"/>
    <w:rsid w:val="00102532"/>
    <w:rsid w:val="001026B7"/>
    <w:rsid w:val="001026E1"/>
    <w:rsid w:val="001028F2"/>
    <w:rsid w:val="00102AF8"/>
    <w:rsid w:val="00102BCD"/>
    <w:rsid w:val="00102C65"/>
    <w:rsid w:val="00102C91"/>
    <w:rsid w:val="00102D93"/>
    <w:rsid w:val="00102DAE"/>
    <w:rsid w:val="00102F1D"/>
    <w:rsid w:val="00102F96"/>
    <w:rsid w:val="001033AB"/>
    <w:rsid w:val="001035F1"/>
    <w:rsid w:val="00103B26"/>
    <w:rsid w:val="00103B36"/>
    <w:rsid w:val="00103C6C"/>
    <w:rsid w:val="00103DB3"/>
    <w:rsid w:val="00103E3A"/>
    <w:rsid w:val="00104012"/>
    <w:rsid w:val="001043D6"/>
    <w:rsid w:val="00104489"/>
    <w:rsid w:val="001047EF"/>
    <w:rsid w:val="00104804"/>
    <w:rsid w:val="00104D2F"/>
    <w:rsid w:val="00104D3A"/>
    <w:rsid w:val="00104D92"/>
    <w:rsid w:val="00104FF5"/>
    <w:rsid w:val="00105087"/>
    <w:rsid w:val="00105282"/>
    <w:rsid w:val="00105402"/>
    <w:rsid w:val="001056EF"/>
    <w:rsid w:val="0010579C"/>
    <w:rsid w:val="001057AF"/>
    <w:rsid w:val="00105A01"/>
    <w:rsid w:val="00105CC3"/>
    <w:rsid w:val="00105DBD"/>
    <w:rsid w:val="00105EB4"/>
    <w:rsid w:val="00105EC0"/>
    <w:rsid w:val="0010605A"/>
    <w:rsid w:val="00106190"/>
    <w:rsid w:val="001064E4"/>
    <w:rsid w:val="001069F3"/>
    <w:rsid w:val="00106B09"/>
    <w:rsid w:val="00106DB6"/>
    <w:rsid w:val="00106E48"/>
    <w:rsid w:val="00106FA7"/>
    <w:rsid w:val="00107079"/>
    <w:rsid w:val="001072F8"/>
    <w:rsid w:val="00107808"/>
    <w:rsid w:val="001078C6"/>
    <w:rsid w:val="0010798C"/>
    <w:rsid w:val="001079B2"/>
    <w:rsid w:val="00107B0D"/>
    <w:rsid w:val="00107EA4"/>
    <w:rsid w:val="00107F15"/>
    <w:rsid w:val="001102E6"/>
    <w:rsid w:val="00110332"/>
    <w:rsid w:val="00110404"/>
    <w:rsid w:val="00110973"/>
    <w:rsid w:val="00110A87"/>
    <w:rsid w:val="00110B9A"/>
    <w:rsid w:val="00110C0B"/>
    <w:rsid w:val="00110EBE"/>
    <w:rsid w:val="001111B5"/>
    <w:rsid w:val="00111217"/>
    <w:rsid w:val="0011124D"/>
    <w:rsid w:val="0011125D"/>
    <w:rsid w:val="0011128C"/>
    <w:rsid w:val="0011134F"/>
    <w:rsid w:val="0011144A"/>
    <w:rsid w:val="00111681"/>
    <w:rsid w:val="001118C4"/>
    <w:rsid w:val="00111D17"/>
    <w:rsid w:val="00112371"/>
    <w:rsid w:val="001126FA"/>
    <w:rsid w:val="0011275B"/>
    <w:rsid w:val="001127CB"/>
    <w:rsid w:val="001127F2"/>
    <w:rsid w:val="00112825"/>
    <w:rsid w:val="0011285B"/>
    <w:rsid w:val="0011291F"/>
    <w:rsid w:val="00112EF4"/>
    <w:rsid w:val="00112F8A"/>
    <w:rsid w:val="0011304E"/>
    <w:rsid w:val="00113241"/>
    <w:rsid w:val="00113266"/>
    <w:rsid w:val="001133A9"/>
    <w:rsid w:val="001133C8"/>
    <w:rsid w:val="00113479"/>
    <w:rsid w:val="001136A3"/>
    <w:rsid w:val="0011379A"/>
    <w:rsid w:val="001139AE"/>
    <w:rsid w:val="00113A49"/>
    <w:rsid w:val="00113C3B"/>
    <w:rsid w:val="00113C74"/>
    <w:rsid w:val="00113EB7"/>
    <w:rsid w:val="00113F30"/>
    <w:rsid w:val="00113F6A"/>
    <w:rsid w:val="001142AA"/>
    <w:rsid w:val="001142DB"/>
    <w:rsid w:val="001142F3"/>
    <w:rsid w:val="0011446A"/>
    <w:rsid w:val="00114726"/>
    <w:rsid w:val="00114749"/>
    <w:rsid w:val="001149D2"/>
    <w:rsid w:val="00114ADD"/>
    <w:rsid w:val="00114BCB"/>
    <w:rsid w:val="00115279"/>
    <w:rsid w:val="001152E4"/>
    <w:rsid w:val="0011532B"/>
    <w:rsid w:val="001153A6"/>
    <w:rsid w:val="0011565E"/>
    <w:rsid w:val="001156D9"/>
    <w:rsid w:val="001157D2"/>
    <w:rsid w:val="001158AA"/>
    <w:rsid w:val="001158C0"/>
    <w:rsid w:val="00115909"/>
    <w:rsid w:val="00115A5F"/>
    <w:rsid w:val="00115A93"/>
    <w:rsid w:val="00115B90"/>
    <w:rsid w:val="00115E07"/>
    <w:rsid w:val="00115E4E"/>
    <w:rsid w:val="00115F39"/>
    <w:rsid w:val="00115F83"/>
    <w:rsid w:val="00115FD7"/>
    <w:rsid w:val="0011605A"/>
    <w:rsid w:val="001160E5"/>
    <w:rsid w:val="001161A0"/>
    <w:rsid w:val="0011622C"/>
    <w:rsid w:val="001162D1"/>
    <w:rsid w:val="001163F5"/>
    <w:rsid w:val="0011640B"/>
    <w:rsid w:val="0011679D"/>
    <w:rsid w:val="001168E3"/>
    <w:rsid w:val="001169E9"/>
    <w:rsid w:val="00116A19"/>
    <w:rsid w:val="00116C8D"/>
    <w:rsid w:val="00116DF0"/>
    <w:rsid w:val="00117216"/>
    <w:rsid w:val="0011744E"/>
    <w:rsid w:val="001174B4"/>
    <w:rsid w:val="001175C1"/>
    <w:rsid w:val="0011795C"/>
    <w:rsid w:val="00117C0A"/>
    <w:rsid w:val="00117C7A"/>
    <w:rsid w:val="00117ECB"/>
    <w:rsid w:val="00120258"/>
    <w:rsid w:val="00120564"/>
    <w:rsid w:val="001206FF"/>
    <w:rsid w:val="00120A6C"/>
    <w:rsid w:val="00120C22"/>
    <w:rsid w:val="00120C49"/>
    <w:rsid w:val="00120D4B"/>
    <w:rsid w:val="00120EB8"/>
    <w:rsid w:val="0012110E"/>
    <w:rsid w:val="00121181"/>
    <w:rsid w:val="001212D8"/>
    <w:rsid w:val="0012137D"/>
    <w:rsid w:val="0012142A"/>
    <w:rsid w:val="001214CF"/>
    <w:rsid w:val="001214E2"/>
    <w:rsid w:val="001215F1"/>
    <w:rsid w:val="001216BF"/>
    <w:rsid w:val="001217EA"/>
    <w:rsid w:val="00121968"/>
    <w:rsid w:val="001219D1"/>
    <w:rsid w:val="00121D83"/>
    <w:rsid w:val="00121DC4"/>
    <w:rsid w:val="0012200F"/>
    <w:rsid w:val="0012211F"/>
    <w:rsid w:val="00122149"/>
    <w:rsid w:val="001222AE"/>
    <w:rsid w:val="001222CE"/>
    <w:rsid w:val="00122554"/>
    <w:rsid w:val="00122653"/>
    <w:rsid w:val="00122688"/>
    <w:rsid w:val="00122AF5"/>
    <w:rsid w:val="00122D35"/>
    <w:rsid w:val="00122F40"/>
    <w:rsid w:val="00123047"/>
    <w:rsid w:val="00123260"/>
    <w:rsid w:val="0012337D"/>
    <w:rsid w:val="0012340E"/>
    <w:rsid w:val="00123803"/>
    <w:rsid w:val="0012382D"/>
    <w:rsid w:val="00123833"/>
    <w:rsid w:val="00123960"/>
    <w:rsid w:val="0012396F"/>
    <w:rsid w:val="00123D23"/>
    <w:rsid w:val="00123EE6"/>
    <w:rsid w:val="00123FF4"/>
    <w:rsid w:val="001241EC"/>
    <w:rsid w:val="0012425A"/>
    <w:rsid w:val="00124358"/>
    <w:rsid w:val="001244B4"/>
    <w:rsid w:val="001245DE"/>
    <w:rsid w:val="001246D0"/>
    <w:rsid w:val="001247DC"/>
    <w:rsid w:val="00124BAA"/>
    <w:rsid w:val="00124D6A"/>
    <w:rsid w:val="00124E94"/>
    <w:rsid w:val="00124F5C"/>
    <w:rsid w:val="00125020"/>
    <w:rsid w:val="0012513D"/>
    <w:rsid w:val="001252AA"/>
    <w:rsid w:val="00125332"/>
    <w:rsid w:val="0012545D"/>
    <w:rsid w:val="001258A3"/>
    <w:rsid w:val="0012593B"/>
    <w:rsid w:val="00125A4C"/>
    <w:rsid w:val="00125A52"/>
    <w:rsid w:val="00125AD8"/>
    <w:rsid w:val="00125C63"/>
    <w:rsid w:val="00125E73"/>
    <w:rsid w:val="00125F34"/>
    <w:rsid w:val="00125F84"/>
    <w:rsid w:val="0012601B"/>
    <w:rsid w:val="0012609A"/>
    <w:rsid w:val="00126104"/>
    <w:rsid w:val="00126446"/>
    <w:rsid w:val="001265F6"/>
    <w:rsid w:val="001267E6"/>
    <w:rsid w:val="00126845"/>
    <w:rsid w:val="001268D6"/>
    <w:rsid w:val="00126A9F"/>
    <w:rsid w:val="00126B12"/>
    <w:rsid w:val="00126E57"/>
    <w:rsid w:val="001271B9"/>
    <w:rsid w:val="00127201"/>
    <w:rsid w:val="001272CD"/>
    <w:rsid w:val="00127394"/>
    <w:rsid w:val="001274B4"/>
    <w:rsid w:val="00127680"/>
    <w:rsid w:val="001278D3"/>
    <w:rsid w:val="00127955"/>
    <w:rsid w:val="001279F0"/>
    <w:rsid w:val="00127AD3"/>
    <w:rsid w:val="00127C69"/>
    <w:rsid w:val="00127E2C"/>
    <w:rsid w:val="00127F9E"/>
    <w:rsid w:val="001301CC"/>
    <w:rsid w:val="001303EE"/>
    <w:rsid w:val="001304ED"/>
    <w:rsid w:val="0013051D"/>
    <w:rsid w:val="00130834"/>
    <w:rsid w:val="00130897"/>
    <w:rsid w:val="001308E1"/>
    <w:rsid w:val="00130C3D"/>
    <w:rsid w:val="00130DE3"/>
    <w:rsid w:val="00130E31"/>
    <w:rsid w:val="001312A5"/>
    <w:rsid w:val="00131413"/>
    <w:rsid w:val="001314E7"/>
    <w:rsid w:val="001315FD"/>
    <w:rsid w:val="00131A9A"/>
    <w:rsid w:val="00131DF9"/>
    <w:rsid w:val="0013231B"/>
    <w:rsid w:val="001323DF"/>
    <w:rsid w:val="00132423"/>
    <w:rsid w:val="00132573"/>
    <w:rsid w:val="001325EE"/>
    <w:rsid w:val="00132668"/>
    <w:rsid w:val="00132BA3"/>
    <w:rsid w:val="00132C0C"/>
    <w:rsid w:val="00132F45"/>
    <w:rsid w:val="0013303F"/>
    <w:rsid w:val="00133275"/>
    <w:rsid w:val="00133379"/>
    <w:rsid w:val="0013347A"/>
    <w:rsid w:val="00133607"/>
    <w:rsid w:val="00133CF6"/>
    <w:rsid w:val="00133D2A"/>
    <w:rsid w:val="00133E74"/>
    <w:rsid w:val="001341B5"/>
    <w:rsid w:val="001342B8"/>
    <w:rsid w:val="00134655"/>
    <w:rsid w:val="001347B6"/>
    <w:rsid w:val="001348E0"/>
    <w:rsid w:val="00134B1B"/>
    <w:rsid w:val="00134F43"/>
    <w:rsid w:val="00134FE1"/>
    <w:rsid w:val="001351FA"/>
    <w:rsid w:val="00135499"/>
    <w:rsid w:val="00135767"/>
    <w:rsid w:val="001357C6"/>
    <w:rsid w:val="0013583C"/>
    <w:rsid w:val="00135A28"/>
    <w:rsid w:val="00135D42"/>
    <w:rsid w:val="00135E14"/>
    <w:rsid w:val="00135F7A"/>
    <w:rsid w:val="00135FCA"/>
    <w:rsid w:val="001360DF"/>
    <w:rsid w:val="0013619F"/>
    <w:rsid w:val="00136559"/>
    <w:rsid w:val="00136BC7"/>
    <w:rsid w:val="00137468"/>
    <w:rsid w:val="001375F1"/>
    <w:rsid w:val="00137655"/>
    <w:rsid w:val="001376D7"/>
    <w:rsid w:val="00137730"/>
    <w:rsid w:val="00137815"/>
    <w:rsid w:val="00137CA3"/>
    <w:rsid w:val="00137D07"/>
    <w:rsid w:val="00137DBB"/>
    <w:rsid w:val="00137F9C"/>
    <w:rsid w:val="00140681"/>
    <w:rsid w:val="001408E8"/>
    <w:rsid w:val="00140AD8"/>
    <w:rsid w:val="00140B0E"/>
    <w:rsid w:val="00141279"/>
    <w:rsid w:val="001412EB"/>
    <w:rsid w:val="00141555"/>
    <w:rsid w:val="0014165B"/>
    <w:rsid w:val="001417D7"/>
    <w:rsid w:val="00141860"/>
    <w:rsid w:val="001418A1"/>
    <w:rsid w:val="001419FB"/>
    <w:rsid w:val="00141AAB"/>
    <w:rsid w:val="00141B8A"/>
    <w:rsid w:val="00141C16"/>
    <w:rsid w:val="00141CB2"/>
    <w:rsid w:val="00141CF5"/>
    <w:rsid w:val="00141D93"/>
    <w:rsid w:val="00141E2D"/>
    <w:rsid w:val="00141F37"/>
    <w:rsid w:val="00141FC5"/>
    <w:rsid w:val="001421F9"/>
    <w:rsid w:val="001422BB"/>
    <w:rsid w:val="00142412"/>
    <w:rsid w:val="00142509"/>
    <w:rsid w:val="0014250C"/>
    <w:rsid w:val="00142992"/>
    <w:rsid w:val="00142B2E"/>
    <w:rsid w:val="00142D6A"/>
    <w:rsid w:val="00142D8F"/>
    <w:rsid w:val="00142DBD"/>
    <w:rsid w:val="00143313"/>
    <w:rsid w:val="0014342E"/>
    <w:rsid w:val="001437BC"/>
    <w:rsid w:val="00143C28"/>
    <w:rsid w:val="00143E6F"/>
    <w:rsid w:val="00143F1B"/>
    <w:rsid w:val="00144180"/>
    <w:rsid w:val="001441A6"/>
    <w:rsid w:val="001441DD"/>
    <w:rsid w:val="001443C3"/>
    <w:rsid w:val="0014448E"/>
    <w:rsid w:val="001445A6"/>
    <w:rsid w:val="001447F9"/>
    <w:rsid w:val="00144962"/>
    <w:rsid w:val="00144AA6"/>
    <w:rsid w:val="00144ADF"/>
    <w:rsid w:val="00144B66"/>
    <w:rsid w:val="00144E1D"/>
    <w:rsid w:val="00144EA6"/>
    <w:rsid w:val="00144EBF"/>
    <w:rsid w:val="00144EC2"/>
    <w:rsid w:val="0014502C"/>
    <w:rsid w:val="0014521C"/>
    <w:rsid w:val="001455C6"/>
    <w:rsid w:val="0014568B"/>
    <w:rsid w:val="0014577A"/>
    <w:rsid w:val="00145792"/>
    <w:rsid w:val="00145941"/>
    <w:rsid w:val="0014595C"/>
    <w:rsid w:val="00145A4B"/>
    <w:rsid w:val="00145B30"/>
    <w:rsid w:val="00145C8E"/>
    <w:rsid w:val="00145CC8"/>
    <w:rsid w:val="001462FB"/>
    <w:rsid w:val="0014632E"/>
    <w:rsid w:val="00146355"/>
    <w:rsid w:val="0014656D"/>
    <w:rsid w:val="0014659E"/>
    <w:rsid w:val="001466F9"/>
    <w:rsid w:val="0014681B"/>
    <w:rsid w:val="001468A5"/>
    <w:rsid w:val="00146B26"/>
    <w:rsid w:val="00146D05"/>
    <w:rsid w:val="00146D43"/>
    <w:rsid w:val="00146D83"/>
    <w:rsid w:val="00146E58"/>
    <w:rsid w:val="00146E6D"/>
    <w:rsid w:val="0014746F"/>
    <w:rsid w:val="001475B2"/>
    <w:rsid w:val="001475FF"/>
    <w:rsid w:val="001476C4"/>
    <w:rsid w:val="0014775A"/>
    <w:rsid w:val="001477B4"/>
    <w:rsid w:val="00147998"/>
    <w:rsid w:val="00147A36"/>
    <w:rsid w:val="00147A8D"/>
    <w:rsid w:val="00147BD3"/>
    <w:rsid w:val="00147D67"/>
    <w:rsid w:val="00147D69"/>
    <w:rsid w:val="00147DB0"/>
    <w:rsid w:val="00147F10"/>
    <w:rsid w:val="00147FAA"/>
    <w:rsid w:val="0015002D"/>
    <w:rsid w:val="00150468"/>
    <w:rsid w:val="00150807"/>
    <w:rsid w:val="00150A3D"/>
    <w:rsid w:val="00150DF2"/>
    <w:rsid w:val="00150E2C"/>
    <w:rsid w:val="00150EF9"/>
    <w:rsid w:val="0015107E"/>
    <w:rsid w:val="00151282"/>
    <w:rsid w:val="0015139E"/>
    <w:rsid w:val="001514F3"/>
    <w:rsid w:val="00151B37"/>
    <w:rsid w:val="00151B6E"/>
    <w:rsid w:val="00151BC7"/>
    <w:rsid w:val="00151BC9"/>
    <w:rsid w:val="001522A1"/>
    <w:rsid w:val="001522BF"/>
    <w:rsid w:val="001522DE"/>
    <w:rsid w:val="0015256B"/>
    <w:rsid w:val="0015258F"/>
    <w:rsid w:val="0015261D"/>
    <w:rsid w:val="001526B9"/>
    <w:rsid w:val="001526CE"/>
    <w:rsid w:val="001526E0"/>
    <w:rsid w:val="001526FF"/>
    <w:rsid w:val="00152767"/>
    <w:rsid w:val="0015279C"/>
    <w:rsid w:val="00152831"/>
    <w:rsid w:val="00152AE0"/>
    <w:rsid w:val="00152B05"/>
    <w:rsid w:val="00152B18"/>
    <w:rsid w:val="00152C22"/>
    <w:rsid w:val="00152CF8"/>
    <w:rsid w:val="00152D97"/>
    <w:rsid w:val="00152EAA"/>
    <w:rsid w:val="001530BA"/>
    <w:rsid w:val="0015352F"/>
    <w:rsid w:val="001535F4"/>
    <w:rsid w:val="001535FE"/>
    <w:rsid w:val="00153702"/>
    <w:rsid w:val="001537AA"/>
    <w:rsid w:val="00153C24"/>
    <w:rsid w:val="00153CED"/>
    <w:rsid w:val="00153EE1"/>
    <w:rsid w:val="0015417D"/>
    <w:rsid w:val="00154636"/>
    <w:rsid w:val="00154725"/>
    <w:rsid w:val="0015478F"/>
    <w:rsid w:val="00154832"/>
    <w:rsid w:val="0015484A"/>
    <w:rsid w:val="001549BD"/>
    <w:rsid w:val="00154B18"/>
    <w:rsid w:val="00154BB1"/>
    <w:rsid w:val="00154BBC"/>
    <w:rsid w:val="00154C23"/>
    <w:rsid w:val="00154EDA"/>
    <w:rsid w:val="00155049"/>
    <w:rsid w:val="0015508A"/>
    <w:rsid w:val="00155262"/>
    <w:rsid w:val="0015542A"/>
    <w:rsid w:val="00155B07"/>
    <w:rsid w:val="00155B57"/>
    <w:rsid w:val="00155B5E"/>
    <w:rsid w:val="00155B8E"/>
    <w:rsid w:val="00155C8D"/>
    <w:rsid w:val="00155CF7"/>
    <w:rsid w:val="00155E0F"/>
    <w:rsid w:val="00155F25"/>
    <w:rsid w:val="00156224"/>
    <w:rsid w:val="001564D5"/>
    <w:rsid w:val="00156584"/>
    <w:rsid w:val="001565E6"/>
    <w:rsid w:val="001565F3"/>
    <w:rsid w:val="001566B8"/>
    <w:rsid w:val="001569FA"/>
    <w:rsid w:val="00156B77"/>
    <w:rsid w:val="00156B8F"/>
    <w:rsid w:val="00156BB9"/>
    <w:rsid w:val="00156D01"/>
    <w:rsid w:val="00156D2B"/>
    <w:rsid w:val="001571B8"/>
    <w:rsid w:val="001572D9"/>
    <w:rsid w:val="001573B8"/>
    <w:rsid w:val="001577FF"/>
    <w:rsid w:val="00157831"/>
    <w:rsid w:val="0015788B"/>
    <w:rsid w:val="00157B2A"/>
    <w:rsid w:val="00157CF3"/>
    <w:rsid w:val="00157D5D"/>
    <w:rsid w:val="00157EA6"/>
    <w:rsid w:val="0016011D"/>
    <w:rsid w:val="00160149"/>
    <w:rsid w:val="001603DE"/>
    <w:rsid w:val="0016049C"/>
    <w:rsid w:val="00160531"/>
    <w:rsid w:val="00160610"/>
    <w:rsid w:val="00160858"/>
    <w:rsid w:val="00160882"/>
    <w:rsid w:val="0016090A"/>
    <w:rsid w:val="00160A0F"/>
    <w:rsid w:val="00160D8E"/>
    <w:rsid w:val="00160E9D"/>
    <w:rsid w:val="00160FB0"/>
    <w:rsid w:val="001610E1"/>
    <w:rsid w:val="00161187"/>
    <w:rsid w:val="001611A8"/>
    <w:rsid w:val="001613B9"/>
    <w:rsid w:val="00161663"/>
    <w:rsid w:val="001616DC"/>
    <w:rsid w:val="001616F7"/>
    <w:rsid w:val="00161782"/>
    <w:rsid w:val="001617B0"/>
    <w:rsid w:val="001618A5"/>
    <w:rsid w:val="00161B44"/>
    <w:rsid w:val="00161C16"/>
    <w:rsid w:val="00161CB3"/>
    <w:rsid w:val="0016205A"/>
    <w:rsid w:val="0016231D"/>
    <w:rsid w:val="00162454"/>
    <w:rsid w:val="00162565"/>
    <w:rsid w:val="00162580"/>
    <w:rsid w:val="001626BB"/>
    <w:rsid w:val="00162837"/>
    <w:rsid w:val="00162A63"/>
    <w:rsid w:val="00162CAD"/>
    <w:rsid w:val="00162F51"/>
    <w:rsid w:val="00162F9B"/>
    <w:rsid w:val="00162F9E"/>
    <w:rsid w:val="0016300F"/>
    <w:rsid w:val="0016303A"/>
    <w:rsid w:val="0016319A"/>
    <w:rsid w:val="0016320A"/>
    <w:rsid w:val="00163246"/>
    <w:rsid w:val="001632E9"/>
    <w:rsid w:val="001632EA"/>
    <w:rsid w:val="00163517"/>
    <w:rsid w:val="00163824"/>
    <w:rsid w:val="00163A24"/>
    <w:rsid w:val="00163AA3"/>
    <w:rsid w:val="00163B60"/>
    <w:rsid w:val="00163CD3"/>
    <w:rsid w:val="00163DB9"/>
    <w:rsid w:val="00163E83"/>
    <w:rsid w:val="00164512"/>
    <w:rsid w:val="00164788"/>
    <w:rsid w:val="001647EC"/>
    <w:rsid w:val="0016481E"/>
    <w:rsid w:val="00164827"/>
    <w:rsid w:val="001649B5"/>
    <w:rsid w:val="001649FD"/>
    <w:rsid w:val="00164AA3"/>
    <w:rsid w:val="00164C24"/>
    <w:rsid w:val="00164CBB"/>
    <w:rsid w:val="0016503F"/>
    <w:rsid w:val="001650A5"/>
    <w:rsid w:val="001654EF"/>
    <w:rsid w:val="00165542"/>
    <w:rsid w:val="001656AF"/>
    <w:rsid w:val="001657C3"/>
    <w:rsid w:val="0016589B"/>
    <w:rsid w:val="001659E4"/>
    <w:rsid w:val="001659F7"/>
    <w:rsid w:val="00165A12"/>
    <w:rsid w:val="00165CEC"/>
    <w:rsid w:val="00165E3E"/>
    <w:rsid w:val="00165EDE"/>
    <w:rsid w:val="00165F23"/>
    <w:rsid w:val="00165F6D"/>
    <w:rsid w:val="00166033"/>
    <w:rsid w:val="0016605A"/>
    <w:rsid w:val="001660FE"/>
    <w:rsid w:val="00166266"/>
    <w:rsid w:val="001662E8"/>
    <w:rsid w:val="00166469"/>
    <w:rsid w:val="001664A7"/>
    <w:rsid w:val="001664E0"/>
    <w:rsid w:val="0016657B"/>
    <w:rsid w:val="001665C0"/>
    <w:rsid w:val="001666D2"/>
    <w:rsid w:val="00166A3C"/>
    <w:rsid w:val="00166B6E"/>
    <w:rsid w:val="00166B73"/>
    <w:rsid w:val="00166F97"/>
    <w:rsid w:val="00167010"/>
    <w:rsid w:val="00167169"/>
    <w:rsid w:val="001674AD"/>
    <w:rsid w:val="00167700"/>
    <w:rsid w:val="00167740"/>
    <w:rsid w:val="001677CA"/>
    <w:rsid w:val="001678A9"/>
    <w:rsid w:val="00167ACC"/>
    <w:rsid w:val="00167C82"/>
    <w:rsid w:val="00167D56"/>
    <w:rsid w:val="00167ED0"/>
    <w:rsid w:val="0017009A"/>
    <w:rsid w:val="00170114"/>
    <w:rsid w:val="001701FE"/>
    <w:rsid w:val="0017028F"/>
    <w:rsid w:val="001703AE"/>
    <w:rsid w:val="00170A52"/>
    <w:rsid w:val="00171003"/>
    <w:rsid w:val="001712C0"/>
    <w:rsid w:val="001712CD"/>
    <w:rsid w:val="00171540"/>
    <w:rsid w:val="001715A1"/>
    <w:rsid w:val="001716CA"/>
    <w:rsid w:val="001717F1"/>
    <w:rsid w:val="00171948"/>
    <w:rsid w:val="00171A1F"/>
    <w:rsid w:val="00171AF0"/>
    <w:rsid w:val="00171C3A"/>
    <w:rsid w:val="00171C6F"/>
    <w:rsid w:val="00171EB6"/>
    <w:rsid w:val="00172072"/>
    <w:rsid w:val="0017219B"/>
    <w:rsid w:val="001721E2"/>
    <w:rsid w:val="00172288"/>
    <w:rsid w:val="0017231E"/>
    <w:rsid w:val="0017247C"/>
    <w:rsid w:val="001726AD"/>
    <w:rsid w:val="00172A2D"/>
    <w:rsid w:val="00172A5A"/>
    <w:rsid w:val="00172ABF"/>
    <w:rsid w:val="00172B24"/>
    <w:rsid w:val="00172BC1"/>
    <w:rsid w:val="00172CFC"/>
    <w:rsid w:val="00172E0B"/>
    <w:rsid w:val="00172EDF"/>
    <w:rsid w:val="00172FCF"/>
    <w:rsid w:val="00172FF5"/>
    <w:rsid w:val="00173008"/>
    <w:rsid w:val="001730D8"/>
    <w:rsid w:val="00173198"/>
    <w:rsid w:val="001731DD"/>
    <w:rsid w:val="001731F2"/>
    <w:rsid w:val="001736DD"/>
    <w:rsid w:val="00173C6B"/>
    <w:rsid w:val="00173CB8"/>
    <w:rsid w:val="00173D18"/>
    <w:rsid w:val="00173E43"/>
    <w:rsid w:val="00173F1D"/>
    <w:rsid w:val="00173F96"/>
    <w:rsid w:val="001741CE"/>
    <w:rsid w:val="0017431A"/>
    <w:rsid w:val="001743CF"/>
    <w:rsid w:val="00174609"/>
    <w:rsid w:val="00174630"/>
    <w:rsid w:val="0017469B"/>
    <w:rsid w:val="001746B7"/>
    <w:rsid w:val="001746CB"/>
    <w:rsid w:val="00174847"/>
    <w:rsid w:val="00174AA2"/>
    <w:rsid w:val="00174B5A"/>
    <w:rsid w:val="00174BE5"/>
    <w:rsid w:val="00174CD3"/>
    <w:rsid w:val="00174D61"/>
    <w:rsid w:val="00174E51"/>
    <w:rsid w:val="00174F99"/>
    <w:rsid w:val="00175422"/>
    <w:rsid w:val="00175441"/>
    <w:rsid w:val="00175632"/>
    <w:rsid w:val="001756AE"/>
    <w:rsid w:val="00175856"/>
    <w:rsid w:val="001758DA"/>
    <w:rsid w:val="0017597A"/>
    <w:rsid w:val="00175A74"/>
    <w:rsid w:val="00175A88"/>
    <w:rsid w:val="00175E9D"/>
    <w:rsid w:val="00176069"/>
    <w:rsid w:val="001760D7"/>
    <w:rsid w:val="00176390"/>
    <w:rsid w:val="001763B6"/>
    <w:rsid w:val="001765CC"/>
    <w:rsid w:val="0017660E"/>
    <w:rsid w:val="00176707"/>
    <w:rsid w:val="001769DD"/>
    <w:rsid w:val="00176E09"/>
    <w:rsid w:val="00176EC5"/>
    <w:rsid w:val="001770D7"/>
    <w:rsid w:val="0017727C"/>
    <w:rsid w:val="00177373"/>
    <w:rsid w:val="001773F1"/>
    <w:rsid w:val="00177633"/>
    <w:rsid w:val="00177642"/>
    <w:rsid w:val="00177668"/>
    <w:rsid w:val="00177767"/>
    <w:rsid w:val="00177779"/>
    <w:rsid w:val="001777ED"/>
    <w:rsid w:val="00177AFB"/>
    <w:rsid w:val="00177D9C"/>
    <w:rsid w:val="00177F23"/>
    <w:rsid w:val="00180089"/>
    <w:rsid w:val="001801A1"/>
    <w:rsid w:val="0018031B"/>
    <w:rsid w:val="00180374"/>
    <w:rsid w:val="00180406"/>
    <w:rsid w:val="00180658"/>
    <w:rsid w:val="0018082E"/>
    <w:rsid w:val="001808D8"/>
    <w:rsid w:val="00180946"/>
    <w:rsid w:val="00180A68"/>
    <w:rsid w:val="00180BAF"/>
    <w:rsid w:val="00180BC8"/>
    <w:rsid w:val="00180CFD"/>
    <w:rsid w:val="00180E6B"/>
    <w:rsid w:val="00180F2B"/>
    <w:rsid w:val="00180F41"/>
    <w:rsid w:val="001810CB"/>
    <w:rsid w:val="001810F0"/>
    <w:rsid w:val="00181117"/>
    <w:rsid w:val="0018121E"/>
    <w:rsid w:val="0018149A"/>
    <w:rsid w:val="00181529"/>
    <w:rsid w:val="00181668"/>
    <w:rsid w:val="0018169F"/>
    <w:rsid w:val="001816A9"/>
    <w:rsid w:val="001817F5"/>
    <w:rsid w:val="00181AAF"/>
    <w:rsid w:val="00181B2B"/>
    <w:rsid w:val="00181B3E"/>
    <w:rsid w:val="00181D37"/>
    <w:rsid w:val="00181E38"/>
    <w:rsid w:val="00181E6E"/>
    <w:rsid w:val="00181FBD"/>
    <w:rsid w:val="00181FE2"/>
    <w:rsid w:val="0018201A"/>
    <w:rsid w:val="00182181"/>
    <w:rsid w:val="00182185"/>
    <w:rsid w:val="001823A6"/>
    <w:rsid w:val="001824DE"/>
    <w:rsid w:val="00182834"/>
    <w:rsid w:val="00182939"/>
    <w:rsid w:val="001829A8"/>
    <w:rsid w:val="00182CA8"/>
    <w:rsid w:val="00182EC7"/>
    <w:rsid w:val="00182ECE"/>
    <w:rsid w:val="0018354C"/>
    <w:rsid w:val="0018359A"/>
    <w:rsid w:val="0018361B"/>
    <w:rsid w:val="0018388E"/>
    <w:rsid w:val="00183A6E"/>
    <w:rsid w:val="00183DF4"/>
    <w:rsid w:val="00183E48"/>
    <w:rsid w:val="00183F8E"/>
    <w:rsid w:val="0018432A"/>
    <w:rsid w:val="00184486"/>
    <w:rsid w:val="0018453C"/>
    <w:rsid w:val="0018468D"/>
    <w:rsid w:val="0018469B"/>
    <w:rsid w:val="001847D5"/>
    <w:rsid w:val="001848B7"/>
    <w:rsid w:val="001849D5"/>
    <w:rsid w:val="00184B6D"/>
    <w:rsid w:val="00185071"/>
    <w:rsid w:val="00185156"/>
    <w:rsid w:val="00185246"/>
    <w:rsid w:val="0018530E"/>
    <w:rsid w:val="001855DA"/>
    <w:rsid w:val="00185657"/>
    <w:rsid w:val="00185713"/>
    <w:rsid w:val="00185839"/>
    <w:rsid w:val="00185BAB"/>
    <w:rsid w:val="00185BB4"/>
    <w:rsid w:val="00185D3C"/>
    <w:rsid w:val="001860F9"/>
    <w:rsid w:val="001861EA"/>
    <w:rsid w:val="001863D3"/>
    <w:rsid w:val="00186498"/>
    <w:rsid w:val="00186892"/>
    <w:rsid w:val="0018691B"/>
    <w:rsid w:val="00186AB7"/>
    <w:rsid w:val="00186AE3"/>
    <w:rsid w:val="00186C15"/>
    <w:rsid w:val="00186D3D"/>
    <w:rsid w:val="00186E80"/>
    <w:rsid w:val="00186F4C"/>
    <w:rsid w:val="0018706A"/>
    <w:rsid w:val="0018726E"/>
    <w:rsid w:val="00187467"/>
    <w:rsid w:val="0018768E"/>
    <w:rsid w:val="001876A4"/>
    <w:rsid w:val="0018794F"/>
    <w:rsid w:val="00187A39"/>
    <w:rsid w:val="00187B2F"/>
    <w:rsid w:val="00187BC5"/>
    <w:rsid w:val="00187D96"/>
    <w:rsid w:val="00187F6D"/>
    <w:rsid w:val="0019022C"/>
    <w:rsid w:val="00190341"/>
    <w:rsid w:val="0019045D"/>
    <w:rsid w:val="00190606"/>
    <w:rsid w:val="00190869"/>
    <w:rsid w:val="001908B0"/>
    <w:rsid w:val="001908B8"/>
    <w:rsid w:val="00190A44"/>
    <w:rsid w:val="00190BB0"/>
    <w:rsid w:val="00190C27"/>
    <w:rsid w:val="00190DE6"/>
    <w:rsid w:val="00190F4D"/>
    <w:rsid w:val="00191682"/>
    <w:rsid w:val="00191732"/>
    <w:rsid w:val="001917C0"/>
    <w:rsid w:val="0019192D"/>
    <w:rsid w:val="00191BFA"/>
    <w:rsid w:val="00191C4B"/>
    <w:rsid w:val="00191C67"/>
    <w:rsid w:val="00191DD1"/>
    <w:rsid w:val="00191E05"/>
    <w:rsid w:val="00191E96"/>
    <w:rsid w:val="0019211B"/>
    <w:rsid w:val="001921F0"/>
    <w:rsid w:val="00192309"/>
    <w:rsid w:val="0019234D"/>
    <w:rsid w:val="001923F7"/>
    <w:rsid w:val="0019254A"/>
    <w:rsid w:val="00192585"/>
    <w:rsid w:val="0019266F"/>
    <w:rsid w:val="0019273D"/>
    <w:rsid w:val="001928D5"/>
    <w:rsid w:val="001928D8"/>
    <w:rsid w:val="00192BEE"/>
    <w:rsid w:val="00192CA4"/>
    <w:rsid w:val="00192F7C"/>
    <w:rsid w:val="00193382"/>
    <w:rsid w:val="001933DE"/>
    <w:rsid w:val="001933EA"/>
    <w:rsid w:val="00193488"/>
    <w:rsid w:val="00193AF8"/>
    <w:rsid w:val="00193BFB"/>
    <w:rsid w:val="00193C44"/>
    <w:rsid w:val="0019409C"/>
    <w:rsid w:val="001940BE"/>
    <w:rsid w:val="00194137"/>
    <w:rsid w:val="001941E2"/>
    <w:rsid w:val="00194202"/>
    <w:rsid w:val="0019442C"/>
    <w:rsid w:val="00194511"/>
    <w:rsid w:val="001947D2"/>
    <w:rsid w:val="0019489A"/>
    <w:rsid w:val="00194956"/>
    <w:rsid w:val="00194A87"/>
    <w:rsid w:val="00194B8B"/>
    <w:rsid w:val="00194CF1"/>
    <w:rsid w:val="00194F2E"/>
    <w:rsid w:val="00194FAF"/>
    <w:rsid w:val="00195130"/>
    <w:rsid w:val="0019529D"/>
    <w:rsid w:val="0019533E"/>
    <w:rsid w:val="001953B0"/>
    <w:rsid w:val="001955C9"/>
    <w:rsid w:val="00195656"/>
    <w:rsid w:val="00195782"/>
    <w:rsid w:val="001957CF"/>
    <w:rsid w:val="001957E1"/>
    <w:rsid w:val="00195854"/>
    <w:rsid w:val="001958C8"/>
    <w:rsid w:val="001958CC"/>
    <w:rsid w:val="001958DB"/>
    <w:rsid w:val="00195973"/>
    <w:rsid w:val="00195B40"/>
    <w:rsid w:val="00195C1F"/>
    <w:rsid w:val="00195C86"/>
    <w:rsid w:val="00195D28"/>
    <w:rsid w:val="001963F5"/>
    <w:rsid w:val="00196720"/>
    <w:rsid w:val="00196756"/>
    <w:rsid w:val="0019675E"/>
    <w:rsid w:val="001967AE"/>
    <w:rsid w:val="001967B1"/>
    <w:rsid w:val="00196B93"/>
    <w:rsid w:val="00196D23"/>
    <w:rsid w:val="001970C5"/>
    <w:rsid w:val="0019713C"/>
    <w:rsid w:val="00197165"/>
    <w:rsid w:val="0019758D"/>
    <w:rsid w:val="00197622"/>
    <w:rsid w:val="00197747"/>
    <w:rsid w:val="00197816"/>
    <w:rsid w:val="001978F6"/>
    <w:rsid w:val="001978F8"/>
    <w:rsid w:val="00197A1B"/>
    <w:rsid w:val="00197A44"/>
    <w:rsid w:val="00197B20"/>
    <w:rsid w:val="00197B3D"/>
    <w:rsid w:val="00197C1C"/>
    <w:rsid w:val="00197C75"/>
    <w:rsid w:val="00197D0F"/>
    <w:rsid w:val="001A0134"/>
    <w:rsid w:val="001A038D"/>
    <w:rsid w:val="001A0432"/>
    <w:rsid w:val="001A04D7"/>
    <w:rsid w:val="001A053A"/>
    <w:rsid w:val="001A056C"/>
    <w:rsid w:val="001A0641"/>
    <w:rsid w:val="001A065B"/>
    <w:rsid w:val="001A0711"/>
    <w:rsid w:val="001A0927"/>
    <w:rsid w:val="001A0B82"/>
    <w:rsid w:val="001A0BEE"/>
    <w:rsid w:val="001A0DC3"/>
    <w:rsid w:val="001A0F2B"/>
    <w:rsid w:val="001A1224"/>
    <w:rsid w:val="001A12F1"/>
    <w:rsid w:val="001A1474"/>
    <w:rsid w:val="001A14ED"/>
    <w:rsid w:val="001A1527"/>
    <w:rsid w:val="001A1539"/>
    <w:rsid w:val="001A162B"/>
    <w:rsid w:val="001A1743"/>
    <w:rsid w:val="001A17BA"/>
    <w:rsid w:val="001A18F9"/>
    <w:rsid w:val="001A1E4A"/>
    <w:rsid w:val="001A1E56"/>
    <w:rsid w:val="001A1E76"/>
    <w:rsid w:val="001A202B"/>
    <w:rsid w:val="001A209A"/>
    <w:rsid w:val="001A21F2"/>
    <w:rsid w:val="001A2409"/>
    <w:rsid w:val="001A253A"/>
    <w:rsid w:val="001A266B"/>
    <w:rsid w:val="001A267A"/>
    <w:rsid w:val="001A287B"/>
    <w:rsid w:val="001A2A57"/>
    <w:rsid w:val="001A2AC2"/>
    <w:rsid w:val="001A2B0F"/>
    <w:rsid w:val="001A2BB7"/>
    <w:rsid w:val="001A2D94"/>
    <w:rsid w:val="001A2F16"/>
    <w:rsid w:val="001A2FF7"/>
    <w:rsid w:val="001A3198"/>
    <w:rsid w:val="001A3566"/>
    <w:rsid w:val="001A3619"/>
    <w:rsid w:val="001A3700"/>
    <w:rsid w:val="001A39D2"/>
    <w:rsid w:val="001A3BF5"/>
    <w:rsid w:val="001A3C4E"/>
    <w:rsid w:val="001A3CC1"/>
    <w:rsid w:val="001A3E8A"/>
    <w:rsid w:val="001A3F51"/>
    <w:rsid w:val="001A4015"/>
    <w:rsid w:val="001A4048"/>
    <w:rsid w:val="001A4226"/>
    <w:rsid w:val="001A4431"/>
    <w:rsid w:val="001A445C"/>
    <w:rsid w:val="001A448B"/>
    <w:rsid w:val="001A4BBF"/>
    <w:rsid w:val="001A4D26"/>
    <w:rsid w:val="001A4D59"/>
    <w:rsid w:val="001A4F6C"/>
    <w:rsid w:val="001A50F4"/>
    <w:rsid w:val="001A51DA"/>
    <w:rsid w:val="001A56EC"/>
    <w:rsid w:val="001A5720"/>
    <w:rsid w:val="001A5841"/>
    <w:rsid w:val="001A592E"/>
    <w:rsid w:val="001A59F8"/>
    <w:rsid w:val="001A5D0B"/>
    <w:rsid w:val="001A5DAD"/>
    <w:rsid w:val="001A5E2A"/>
    <w:rsid w:val="001A5F9D"/>
    <w:rsid w:val="001A6082"/>
    <w:rsid w:val="001A608C"/>
    <w:rsid w:val="001A61BB"/>
    <w:rsid w:val="001A62F6"/>
    <w:rsid w:val="001A6370"/>
    <w:rsid w:val="001A64F2"/>
    <w:rsid w:val="001A6721"/>
    <w:rsid w:val="001A67DF"/>
    <w:rsid w:val="001A681E"/>
    <w:rsid w:val="001A68CE"/>
    <w:rsid w:val="001A6C8D"/>
    <w:rsid w:val="001A6CA2"/>
    <w:rsid w:val="001A6DC3"/>
    <w:rsid w:val="001A7122"/>
    <w:rsid w:val="001A713D"/>
    <w:rsid w:val="001A72A8"/>
    <w:rsid w:val="001A735C"/>
    <w:rsid w:val="001A7999"/>
    <w:rsid w:val="001A79D4"/>
    <w:rsid w:val="001A7A94"/>
    <w:rsid w:val="001A7AA1"/>
    <w:rsid w:val="001A7B74"/>
    <w:rsid w:val="001A7CBE"/>
    <w:rsid w:val="001A7D0D"/>
    <w:rsid w:val="001A7D6F"/>
    <w:rsid w:val="001A7DD2"/>
    <w:rsid w:val="001A7EF4"/>
    <w:rsid w:val="001B0146"/>
    <w:rsid w:val="001B01D3"/>
    <w:rsid w:val="001B0288"/>
    <w:rsid w:val="001B0302"/>
    <w:rsid w:val="001B03BF"/>
    <w:rsid w:val="001B0442"/>
    <w:rsid w:val="001B044B"/>
    <w:rsid w:val="001B04D7"/>
    <w:rsid w:val="001B0583"/>
    <w:rsid w:val="001B0632"/>
    <w:rsid w:val="001B07B2"/>
    <w:rsid w:val="001B0D98"/>
    <w:rsid w:val="001B0F01"/>
    <w:rsid w:val="001B0FEB"/>
    <w:rsid w:val="001B10F6"/>
    <w:rsid w:val="001B1116"/>
    <w:rsid w:val="001B121C"/>
    <w:rsid w:val="001B1276"/>
    <w:rsid w:val="001B1345"/>
    <w:rsid w:val="001B1398"/>
    <w:rsid w:val="001B1504"/>
    <w:rsid w:val="001B167A"/>
    <w:rsid w:val="001B1767"/>
    <w:rsid w:val="001B17D0"/>
    <w:rsid w:val="001B1865"/>
    <w:rsid w:val="001B1B3D"/>
    <w:rsid w:val="001B1B61"/>
    <w:rsid w:val="001B1C31"/>
    <w:rsid w:val="001B1C89"/>
    <w:rsid w:val="001B1E2D"/>
    <w:rsid w:val="001B202C"/>
    <w:rsid w:val="001B2192"/>
    <w:rsid w:val="001B21D3"/>
    <w:rsid w:val="001B2310"/>
    <w:rsid w:val="001B2406"/>
    <w:rsid w:val="001B290E"/>
    <w:rsid w:val="001B29C1"/>
    <w:rsid w:val="001B2A82"/>
    <w:rsid w:val="001B2A9F"/>
    <w:rsid w:val="001B2ABA"/>
    <w:rsid w:val="001B2EA3"/>
    <w:rsid w:val="001B2FDE"/>
    <w:rsid w:val="001B307A"/>
    <w:rsid w:val="001B321C"/>
    <w:rsid w:val="001B326C"/>
    <w:rsid w:val="001B327F"/>
    <w:rsid w:val="001B3373"/>
    <w:rsid w:val="001B34BF"/>
    <w:rsid w:val="001B3574"/>
    <w:rsid w:val="001B35DA"/>
    <w:rsid w:val="001B367C"/>
    <w:rsid w:val="001B37B6"/>
    <w:rsid w:val="001B38BA"/>
    <w:rsid w:val="001B38E7"/>
    <w:rsid w:val="001B3987"/>
    <w:rsid w:val="001B3B65"/>
    <w:rsid w:val="001B3E8D"/>
    <w:rsid w:val="001B3EB5"/>
    <w:rsid w:val="001B3F2D"/>
    <w:rsid w:val="001B42F1"/>
    <w:rsid w:val="001B43BF"/>
    <w:rsid w:val="001B4514"/>
    <w:rsid w:val="001B47E4"/>
    <w:rsid w:val="001B48E7"/>
    <w:rsid w:val="001B4ABD"/>
    <w:rsid w:val="001B4C72"/>
    <w:rsid w:val="001B4FAC"/>
    <w:rsid w:val="001B50C0"/>
    <w:rsid w:val="001B5332"/>
    <w:rsid w:val="001B53AD"/>
    <w:rsid w:val="001B53AF"/>
    <w:rsid w:val="001B5532"/>
    <w:rsid w:val="001B5724"/>
    <w:rsid w:val="001B576B"/>
    <w:rsid w:val="001B580F"/>
    <w:rsid w:val="001B5A31"/>
    <w:rsid w:val="001B5C20"/>
    <w:rsid w:val="001B5E9A"/>
    <w:rsid w:val="001B5ED1"/>
    <w:rsid w:val="001B64D6"/>
    <w:rsid w:val="001B66B2"/>
    <w:rsid w:val="001B686E"/>
    <w:rsid w:val="001B6E49"/>
    <w:rsid w:val="001B6ED3"/>
    <w:rsid w:val="001B727B"/>
    <w:rsid w:val="001B78CF"/>
    <w:rsid w:val="001B7BF2"/>
    <w:rsid w:val="001B7DE2"/>
    <w:rsid w:val="001B7DFE"/>
    <w:rsid w:val="001B7E72"/>
    <w:rsid w:val="001C0131"/>
    <w:rsid w:val="001C04F7"/>
    <w:rsid w:val="001C053D"/>
    <w:rsid w:val="001C0791"/>
    <w:rsid w:val="001C0914"/>
    <w:rsid w:val="001C0B12"/>
    <w:rsid w:val="001C0E18"/>
    <w:rsid w:val="001C0FE6"/>
    <w:rsid w:val="001C118A"/>
    <w:rsid w:val="001C133A"/>
    <w:rsid w:val="001C1405"/>
    <w:rsid w:val="001C15B4"/>
    <w:rsid w:val="001C181E"/>
    <w:rsid w:val="001C1A67"/>
    <w:rsid w:val="001C1A9B"/>
    <w:rsid w:val="001C1D51"/>
    <w:rsid w:val="001C208A"/>
    <w:rsid w:val="001C2378"/>
    <w:rsid w:val="001C2556"/>
    <w:rsid w:val="001C262A"/>
    <w:rsid w:val="001C2A1D"/>
    <w:rsid w:val="001C2CCA"/>
    <w:rsid w:val="001C2D9C"/>
    <w:rsid w:val="001C2E7B"/>
    <w:rsid w:val="001C3059"/>
    <w:rsid w:val="001C314D"/>
    <w:rsid w:val="001C32BA"/>
    <w:rsid w:val="001C340D"/>
    <w:rsid w:val="001C3432"/>
    <w:rsid w:val="001C3542"/>
    <w:rsid w:val="001C3555"/>
    <w:rsid w:val="001C3575"/>
    <w:rsid w:val="001C390E"/>
    <w:rsid w:val="001C3A06"/>
    <w:rsid w:val="001C3B1F"/>
    <w:rsid w:val="001C3C9A"/>
    <w:rsid w:val="001C3E36"/>
    <w:rsid w:val="001C400F"/>
    <w:rsid w:val="001C4240"/>
    <w:rsid w:val="001C43AF"/>
    <w:rsid w:val="001C442A"/>
    <w:rsid w:val="001C443B"/>
    <w:rsid w:val="001C4660"/>
    <w:rsid w:val="001C46F9"/>
    <w:rsid w:val="001C4762"/>
    <w:rsid w:val="001C4791"/>
    <w:rsid w:val="001C47D1"/>
    <w:rsid w:val="001C4A65"/>
    <w:rsid w:val="001C4BAF"/>
    <w:rsid w:val="001C4C48"/>
    <w:rsid w:val="001C4F29"/>
    <w:rsid w:val="001C513C"/>
    <w:rsid w:val="001C51A8"/>
    <w:rsid w:val="001C52FB"/>
    <w:rsid w:val="001C5491"/>
    <w:rsid w:val="001C54B1"/>
    <w:rsid w:val="001C54E3"/>
    <w:rsid w:val="001C54E8"/>
    <w:rsid w:val="001C555A"/>
    <w:rsid w:val="001C56E0"/>
    <w:rsid w:val="001C5869"/>
    <w:rsid w:val="001C5A4B"/>
    <w:rsid w:val="001C5BAA"/>
    <w:rsid w:val="001C5BFB"/>
    <w:rsid w:val="001C5C35"/>
    <w:rsid w:val="001C5D41"/>
    <w:rsid w:val="001C5D9C"/>
    <w:rsid w:val="001C5ED3"/>
    <w:rsid w:val="001C5F6C"/>
    <w:rsid w:val="001C5FFA"/>
    <w:rsid w:val="001C6071"/>
    <w:rsid w:val="001C6507"/>
    <w:rsid w:val="001C6569"/>
    <w:rsid w:val="001C65EE"/>
    <w:rsid w:val="001C673B"/>
    <w:rsid w:val="001C6795"/>
    <w:rsid w:val="001C67AE"/>
    <w:rsid w:val="001C67C6"/>
    <w:rsid w:val="001C69C9"/>
    <w:rsid w:val="001C6A43"/>
    <w:rsid w:val="001C6BF2"/>
    <w:rsid w:val="001C6C03"/>
    <w:rsid w:val="001C6CF4"/>
    <w:rsid w:val="001C6D0A"/>
    <w:rsid w:val="001C6E93"/>
    <w:rsid w:val="001C705F"/>
    <w:rsid w:val="001C784E"/>
    <w:rsid w:val="001C7C24"/>
    <w:rsid w:val="001C7E48"/>
    <w:rsid w:val="001C7F68"/>
    <w:rsid w:val="001C7F76"/>
    <w:rsid w:val="001D00CE"/>
    <w:rsid w:val="001D0316"/>
    <w:rsid w:val="001D047D"/>
    <w:rsid w:val="001D05F9"/>
    <w:rsid w:val="001D095D"/>
    <w:rsid w:val="001D0AD2"/>
    <w:rsid w:val="001D0BEC"/>
    <w:rsid w:val="001D0C57"/>
    <w:rsid w:val="001D0D45"/>
    <w:rsid w:val="001D0D5B"/>
    <w:rsid w:val="001D0F32"/>
    <w:rsid w:val="001D13D3"/>
    <w:rsid w:val="001D1510"/>
    <w:rsid w:val="001D153A"/>
    <w:rsid w:val="001D15B9"/>
    <w:rsid w:val="001D15E8"/>
    <w:rsid w:val="001D1693"/>
    <w:rsid w:val="001D16F3"/>
    <w:rsid w:val="001D1B37"/>
    <w:rsid w:val="001D1BE9"/>
    <w:rsid w:val="001D1C93"/>
    <w:rsid w:val="001D1D9D"/>
    <w:rsid w:val="001D1E86"/>
    <w:rsid w:val="001D1FDD"/>
    <w:rsid w:val="001D21CE"/>
    <w:rsid w:val="001D250F"/>
    <w:rsid w:val="001D2672"/>
    <w:rsid w:val="001D2AC8"/>
    <w:rsid w:val="001D2BCE"/>
    <w:rsid w:val="001D2BDF"/>
    <w:rsid w:val="001D2C05"/>
    <w:rsid w:val="001D2C8E"/>
    <w:rsid w:val="001D2D34"/>
    <w:rsid w:val="001D2E17"/>
    <w:rsid w:val="001D3018"/>
    <w:rsid w:val="001D3033"/>
    <w:rsid w:val="001D3127"/>
    <w:rsid w:val="001D3134"/>
    <w:rsid w:val="001D324D"/>
    <w:rsid w:val="001D34CA"/>
    <w:rsid w:val="001D378E"/>
    <w:rsid w:val="001D38CD"/>
    <w:rsid w:val="001D39EF"/>
    <w:rsid w:val="001D3AA8"/>
    <w:rsid w:val="001D3BEC"/>
    <w:rsid w:val="001D3CDB"/>
    <w:rsid w:val="001D3F2C"/>
    <w:rsid w:val="001D4324"/>
    <w:rsid w:val="001D4524"/>
    <w:rsid w:val="001D470D"/>
    <w:rsid w:val="001D4718"/>
    <w:rsid w:val="001D47EE"/>
    <w:rsid w:val="001D4848"/>
    <w:rsid w:val="001D492A"/>
    <w:rsid w:val="001D49E9"/>
    <w:rsid w:val="001D4B43"/>
    <w:rsid w:val="001D4BFE"/>
    <w:rsid w:val="001D4CEE"/>
    <w:rsid w:val="001D4D17"/>
    <w:rsid w:val="001D4F48"/>
    <w:rsid w:val="001D5436"/>
    <w:rsid w:val="001D55B2"/>
    <w:rsid w:val="001D56C9"/>
    <w:rsid w:val="001D5720"/>
    <w:rsid w:val="001D5761"/>
    <w:rsid w:val="001D5782"/>
    <w:rsid w:val="001D581D"/>
    <w:rsid w:val="001D5891"/>
    <w:rsid w:val="001D5A75"/>
    <w:rsid w:val="001D5A7C"/>
    <w:rsid w:val="001D5AF0"/>
    <w:rsid w:val="001D5C9D"/>
    <w:rsid w:val="001D5D7D"/>
    <w:rsid w:val="001D5E5C"/>
    <w:rsid w:val="001D5EA6"/>
    <w:rsid w:val="001D6031"/>
    <w:rsid w:val="001D6164"/>
    <w:rsid w:val="001D62A4"/>
    <w:rsid w:val="001D6463"/>
    <w:rsid w:val="001D649B"/>
    <w:rsid w:val="001D651C"/>
    <w:rsid w:val="001D65BD"/>
    <w:rsid w:val="001D662A"/>
    <w:rsid w:val="001D6688"/>
    <w:rsid w:val="001D6720"/>
    <w:rsid w:val="001D6915"/>
    <w:rsid w:val="001D6D98"/>
    <w:rsid w:val="001D6E2C"/>
    <w:rsid w:val="001D6EA3"/>
    <w:rsid w:val="001D6F55"/>
    <w:rsid w:val="001D745B"/>
    <w:rsid w:val="001D74C9"/>
    <w:rsid w:val="001D7667"/>
    <w:rsid w:val="001D76C7"/>
    <w:rsid w:val="001D770D"/>
    <w:rsid w:val="001D78DB"/>
    <w:rsid w:val="001D78DC"/>
    <w:rsid w:val="001D790C"/>
    <w:rsid w:val="001D7974"/>
    <w:rsid w:val="001D7983"/>
    <w:rsid w:val="001D7BB8"/>
    <w:rsid w:val="001D7F1B"/>
    <w:rsid w:val="001E0067"/>
    <w:rsid w:val="001E0647"/>
    <w:rsid w:val="001E078B"/>
    <w:rsid w:val="001E0828"/>
    <w:rsid w:val="001E0B22"/>
    <w:rsid w:val="001E0B33"/>
    <w:rsid w:val="001E0C0D"/>
    <w:rsid w:val="001E0F6B"/>
    <w:rsid w:val="001E11F7"/>
    <w:rsid w:val="001E1538"/>
    <w:rsid w:val="001E153E"/>
    <w:rsid w:val="001E1562"/>
    <w:rsid w:val="001E15BD"/>
    <w:rsid w:val="001E16CF"/>
    <w:rsid w:val="001E1709"/>
    <w:rsid w:val="001E170F"/>
    <w:rsid w:val="001E173F"/>
    <w:rsid w:val="001E17A8"/>
    <w:rsid w:val="001E1803"/>
    <w:rsid w:val="001E1C47"/>
    <w:rsid w:val="001E1C6A"/>
    <w:rsid w:val="001E1F4E"/>
    <w:rsid w:val="001E1F87"/>
    <w:rsid w:val="001E20D3"/>
    <w:rsid w:val="001E233F"/>
    <w:rsid w:val="001E254E"/>
    <w:rsid w:val="001E2666"/>
    <w:rsid w:val="001E26BE"/>
    <w:rsid w:val="001E2811"/>
    <w:rsid w:val="001E2B72"/>
    <w:rsid w:val="001E2BF9"/>
    <w:rsid w:val="001E2C4F"/>
    <w:rsid w:val="001E2CB2"/>
    <w:rsid w:val="001E2F46"/>
    <w:rsid w:val="001E307B"/>
    <w:rsid w:val="001E3330"/>
    <w:rsid w:val="001E333E"/>
    <w:rsid w:val="001E3399"/>
    <w:rsid w:val="001E34E1"/>
    <w:rsid w:val="001E35B7"/>
    <w:rsid w:val="001E35C0"/>
    <w:rsid w:val="001E378A"/>
    <w:rsid w:val="001E37F0"/>
    <w:rsid w:val="001E3B7B"/>
    <w:rsid w:val="001E3CB3"/>
    <w:rsid w:val="001E3CCC"/>
    <w:rsid w:val="001E3F1A"/>
    <w:rsid w:val="001E3F7F"/>
    <w:rsid w:val="001E400E"/>
    <w:rsid w:val="001E405D"/>
    <w:rsid w:val="001E419E"/>
    <w:rsid w:val="001E4524"/>
    <w:rsid w:val="001E4852"/>
    <w:rsid w:val="001E48B3"/>
    <w:rsid w:val="001E4BDF"/>
    <w:rsid w:val="001E4E41"/>
    <w:rsid w:val="001E4E81"/>
    <w:rsid w:val="001E5136"/>
    <w:rsid w:val="001E522A"/>
    <w:rsid w:val="001E56F1"/>
    <w:rsid w:val="001E58B8"/>
    <w:rsid w:val="001E5A54"/>
    <w:rsid w:val="001E5DB3"/>
    <w:rsid w:val="001E5F26"/>
    <w:rsid w:val="001E5FE7"/>
    <w:rsid w:val="001E6134"/>
    <w:rsid w:val="001E6157"/>
    <w:rsid w:val="001E6347"/>
    <w:rsid w:val="001E6666"/>
    <w:rsid w:val="001E6853"/>
    <w:rsid w:val="001E68EB"/>
    <w:rsid w:val="001E6AE5"/>
    <w:rsid w:val="001E6AEA"/>
    <w:rsid w:val="001E6B81"/>
    <w:rsid w:val="001E6D13"/>
    <w:rsid w:val="001E6D16"/>
    <w:rsid w:val="001E6E62"/>
    <w:rsid w:val="001E70C0"/>
    <w:rsid w:val="001E70CE"/>
    <w:rsid w:val="001E714A"/>
    <w:rsid w:val="001E72AF"/>
    <w:rsid w:val="001E7793"/>
    <w:rsid w:val="001E7AE6"/>
    <w:rsid w:val="001E7C26"/>
    <w:rsid w:val="001E7C9C"/>
    <w:rsid w:val="001F0261"/>
    <w:rsid w:val="001F0537"/>
    <w:rsid w:val="001F07F0"/>
    <w:rsid w:val="001F090C"/>
    <w:rsid w:val="001F0BF6"/>
    <w:rsid w:val="001F0C50"/>
    <w:rsid w:val="001F0C70"/>
    <w:rsid w:val="001F0D2C"/>
    <w:rsid w:val="001F0F2F"/>
    <w:rsid w:val="001F0FB8"/>
    <w:rsid w:val="001F1023"/>
    <w:rsid w:val="001F1293"/>
    <w:rsid w:val="001F163D"/>
    <w:rsid w:val="001F1762"/>
    <w:rsid w:val="001F17F4"/>
    <w:rsid w:val="001F1848"/>
    <w:rsid w:val="001F18DA"/>
    <w:rsid w:val="001F195C"/>
    <w:rsid w:val="001F1A6E"/>
    <w:rsid w:val="001F1ACE"/>
    <w:rsid w:val="001F1B8E"/>
    <w:rsid w:val="001F1B93"/>
    <w:rsid w:val="001F1BB0"/>
    <w:rsid w:val="001F2006"/>
    <w:rsid w:val="001F2242"/>
    <w:rsid w:val="001F26AC"/>
    <w:rsid w:val="001F2762"/>
    <w:rsid w:val="001F2A82"/>
    <w:rsid w:val="001F2BC8"/>
    <w:rsid w:val="001F2C51"/>
    <w:rsid w:val="001F2DB8"/>
    <w:rsid w:val="001F2F1E"/>
    <w:rsid w:val="001F2FC2"/>
    <w:rsid w:val="001F2FDA"/>
    <w:rsid w:val="001F3070"/>
    <w:rsid w:val="001F3124"/>
    <w:rsid w:val="001F31E0"/>
    <w:rsid w:val="001F3329"/>
    <w:rsid w:val="001F33E6"/>
    <w:rsid w:val="001F348D"/>
    <w:rsid w:val="001F349C"/>
    <w:rsid w:val="001F34E9"/>
    <w:rsid w:val="001F3515"/>
    <w:rsid w:val="001F355F"/>
    <w:rsid w:val="001F3796"/>
    <w:rsid w:val="001F37CA"/>
    <w:rsid w:val="001F3820"/>
    <w:rsid w:val="001F382F"/>
    <w:rsid w:val="001F384D"/>
    <w:rsid w:val="001F3AFE"/>
    <w:rsid w:val="001F3BD5"/>
    <w:rsid w:val="001F3C3E"/>
    <w:rsid w:val="001F3DA9"/>
    <w:rsid w:val="001F4379"/>
    <w:rsid w:val="001F4739"/>
    <w:rsid w:val="001F4943"/>
    <w:rsid w:val="001F4947"/>
    <w:rsid w:val="001F496C"/>
    <w:rsid w:val="001F49FB"/>
    <w:rsid w:val="001F4C44"/>
    <w:rsid w:val="001F4CF0"/>
    <w:rsid w:val="001F4E70"/>
    <w:rsid w:val="001F5153"/>
    <w:rsid w:val="001F5256"/>
    <w:rsid w:val="001F5449"/>
    <w:rsid w:val="001F54DE"/>
    <w:rsid w:val="001F5608"/>
    <w:rsid w:val="001F56C0"/>
    <w:rsid w:val="001F5783"/>
    <w:rsid w:val="001F58A3"/>
    <w:rsid w:val="001F59A0"/>
    <w:rsid w:val="001F5A64"/>
    <w:rsid w:val="001F5C79"/>
    <w:rsid w:val="001F5D88"/>
    <w:rsid w:val="001F5E51"/>
    <w:rsid w:val="001F60F4"/>
    <w:rsid w:val="001F6123"/>
    <w:rsid w:val="001F6729"/>
    <w:rsid w:val="001F6748"/>
    <w:rsid w:val="001F6785"/>
    <w:rsid w:val="001F682B"/>
    <w:rsid w:val="001F684C"/>
    <w:rsid w:val="001F6921"/>
    <w:rsid w:val="001F69FA"/>
    <w:rsid w:val="001F6B38"/>
    <w:rsid w:val="001F6C8A"/>
    <w:rsid w:val="001F6CA1"/>
    <w:rsid w:val="001F6D60"/>
    <w:rsid w:val="001F6EC1"/>
    <w:rsid w:val="001F6F81"/>
    <w:rsid w:val="001F7053"/>
    <w:rsid w:val="001F71C1"/>
    <w:rsid w:val="001F764F"/>
    <w:rsid w:val="001F77FF"/>
    <w:rsid w:val="001F79F9"/>
    <w:rsid w:val="001F7E9F"/>
    <w:rsid w:val="00200370"/>
    <w:rsid w:val="002004D2"/>
    <w:rsid w:val="00200610"/>
    <w:rsid w:val="0020062C"/>
    <w:rsid w:val="0020079B"/>
    <w:rsid w:val="0020094B"/>
    <w:rsid w:val="00200AAD"/>
    <w:rsid w:val="002011B9"/>
    <w:rsid w:val="002011F1"/>
    <w:rsid w:val="00201230"/>
    <w:rsid w:val="00201385"/>
    <w:rsid w:val="0020141E"/>
    <w:rsid w:val="0020159A"/>
    <w:rsid w:val="002018A5"/>
    <w:rsid w:val="00201A7E"/>
    <w:rsid w:val="00201AE1"/>
    <w:rsid w:val="00201BD9"/>
    <w:rsid w:val="00201CC5"/>
    <w:rsid w:val="00201FE3"/>
    <w:rsid w:val="002021F3"/>
    <w:rsid w:val="00202846"/>
    <w:rsid w:val="00202BCE"/>
    <w:rsid w:val="00202C94"/>
    <w:rsid w:val="00202F2F"/>
    <w:rsid w:val="002030B2"/>
    <w:rsid w:val="002031DD"/>
    <w:rsid w:val="00203271"/>
    <w:rsid w:val="002032B6"/>
    <w:rsid w:val="002034CB"/>
    <w:rsid w:val="002036E9"/>
    <w:rsid w:val="0020388B"/>
    <w:rsid w:val="00203C1C"/>
    <w:rsid w:val="00203CF7"/>
    <w:rsid w:val="00203E6B"/>
    <w:rsid w:val="00203EC4"/>
    <w:rsid w:val="002040B8"/>
    <w:rsid w:val="002040CD"/>
    <w:rsid w:val="0020418C"/>
    <w:rsid w:val="00204236"/>
    <w:rsid w:val="002042E1"/>
    <w:rsid w:val="00204365"/>
    <w:rsid w:val="00204579"/>
    <w:rsid w:val="002045AF"/>
    <w:rsid w:val="00204632"/>
    <w:rsid w:val="002046EF"/>
    <w:rsid w:val="00204A59"/>
    <w:rsid w:val="00204BF9"/>
    <w:rsid w:val="00204D08"/>
    <w:rsid w:val="00205034"/>
    <w:rsid w:val="00205409"/>
    <w:rsid w:val="00205558"/>
    <w:rsid w:val="00205787"/>
    <w:rsid w:val="002057E5"/>
    <w:rsid w:val="002059E2"/>
    <w:rsid w:val="002059E4"/>
    <w:rsid w:val="00205A14"/>
    <w:rsid w:val="00205BC1"/>
    <w:rsid w:val="00205BCB"/>
    <w:rsid w:val="00205D7C"/>
    <w:rsid w:val="00205E02"/>
    <w:rsid w:val="00205F1F"/>
    <w:rsid w:val="0020623F"/>
    <w:rsid w:val="0020650E"/>
    <w:rsid w:val="002067E6"/>
    <w:rsid w:val="0020687C"/>
    <w:rsid w:val="00206940"/>
    <w:rsid w:val="0020698C"/>
    <w:rsid w:val="00206A0E"/>
    <w:rsid w:val="00206AA8"/>
    <w:rsid w:val="00206FD7"/>
    <w:rsid w:val="002071A1"/>
    <w:rsid w:val="00207438"/>
    <w:rsid w:val="00207997"/>
    <w:rsid w:val="00207F9F"/>
    <w:rsid w:val="002100AC"/>
    <w:rsid w:val="002101B7"/>
    <w:rsid w:val="00210246"/>
    <w:rsid w:val="00210510"/>
    <w:rsid w:val="00210533"/>
    <w:rsid w:val="00210552"/>
    <w:rsid w:val="00210A29"/>
    <w:rsid w:val="00210B92"/>
    <w:rsid w:val="00210C1B"/>
    <w:rsid w:val="00210C79"/>
    <w:rsid w:val="00210FCF"/>
    <w:rsid w:val="00211049"/>
    <w:rsid w:val="002110A5"/>
    <w:rsid w:val="00211115"/>
    <w:rsid w:val="0021119D"/>
    <w:rsid w:val="00211236"/>
    <w:rsid w:val="002112E5"/>
    <w:rsid w:val="002115B1"/>
    <w:rsid w:val="002116D5"/>
    <w:rsid w:val="002116F9"/>
    <w:rsid w:val="002117F7"/>
    <w:rsid w:val="00211AFC"/>
    <w:rsid w:val="00211DAF"/>
    <w:rsid w:val="00211DDC"/>
    <w:rsid w:val="00211FE6"/>
    <w:rsid w:val="0021212A"/>
    <w:rsid w:val="0021232A"/>
    <w:rsid w:val="00212425"/>
    <w:rsid w:val="002126E3"/>
    <w:rsid w:val="0021273A"/>
    <w:rsid w:val="0021281C"/>
    <w:rsid w:val="002130AD"/>
    <w:rsid w:val="0021310B"/>
    <w:rsid w:val="0021313A"/>
    <w:rsid w:val="0021323F"/>
    <w:rsid w:val="0021342E"/>
    <w:rsid w:val="00213784"/>
    <w:rsid w:val="00213837"/>
    <w:rsid w:val="002138B7"/>
    <w:rsid w:val="00213B39"/>
    <w:rsid w:val="00213E0C"/>
    <w:rsid w:val="00213FC6"/>
    <w:rsid w:val="00214623"/>
    <w:rsid w:val="00214739"/>
    <w:rsid w:val="002147BA"/>
    <w:rsid w:val="002148ED"/>
    <w:rsid w:val="00214A4A"/>
    <w:rsid w:val="00214AE0"/>
    <w:rsid w:val="00214BA6"/>
    <w:rsid w:val="00214CCB"/>
    <w:rsid w:val="00214E1D"/>
    <w:rsid w:val="00214F00"/>
    <w:rsid w:val="0021503E"/>
    <w:rsid w:val="002150FF"/>
    <w:rsid w:val="0021516F"/>
    <w:rsid w:val="002151A6"/>
    <w:rsid w:val="002152CC"/>
    <w:rsid w:val="0021584D"/>
    <w:rsid w:val="002159EF"/>
    <w:rsid w:val="00215E5A"/>
    <w:rsid w:val="00215FAD"/>
    <w:rsid w:val="00216052"/>
    <w:rsid w:val="00216107"/>
    <w:rsid w:val="002161CB"/>
    <w:rsid w:val="002161F8"/>
    <w:rsid w:val="0021654C"/>
    <w:rsid w:val="002167CA"/>
    <w:rsid w:val="00216871"/>
    <w:rsid w:val="00216873"/>
    <w:rsid w:val="00216AB1"/>
    <w:rsid w:val="00216B11"/>
    <w:rsid w:val="00216B89"/>
    <w:rsid w:val="00216CA1"/>
    <w:rsid w:val="00216D44"/>
    <w:rsid w:val="00216DE7"/>
    <w:rsid w:val="00216EAB"/>
    <w:rsid w:val="0021713C"/>
    <w:rsid w:val="002171CC"/>
    <w:rsid w:val="00217228"/>
    <w:rsid w:val="00217263"/>
    <w:rsid w:val="002178A7"/>
    <w:rsid w:val="00217E2D"/>
    <w:rsid w:val="00217EF4"/>
    <w:rsid w:val="00217F2B"/>
    <w:rsid w:val="00220308"/>
    <w:rsid w:val="002205AC"/>
    <w:rsid w:val="00220732"/>
    <w:rsid w:val="00220A1F"/>
    <w:rsid w:val="00220B35"/>
    <w:rsid w:val="00220B90"/>
    <w:rsid w:val="00220BFA"/>
    <w:rsid w:val="00220C2B"/>
    <w:rsid w:val="00220DA2"/>
    <w:rsid w:val="00220E21"/>
    <w:rsid w:val="00220E66"/>
    <w:rsid w:val="002210A8"/>
    <w:rsid w:val="002210EA"/>
    <w:rsid w:val="00221337"/>
    <w:rsid w:val="002213E4"/>
    <w:rsid w:val="002213EA"/>
    <w:rsid w:val="002219FD"/>
    <w:rsid w:val="00221AFA"/>
    <w:rsid w:val="00221E30"/>
    <w:rsid w:val="002222BF"/>
    <w:rsid w:val="0022238A"/>
    <w:rsid w:val="002223A6"/>
    <w:rsid w:val="0022245C"/>
    <w:rsid w:val="00222493"/>
    <w:rsid w:val="0022256C"/>
    <w:rsid w:val="00222817"/>
    <w:rsid w:val="002229E3"/>
    <w:rsid w:val="00222B4B"/>
    <w:rsid w:val="00222D99"/>
    <w:rsid w:val="0022318A"/>
    <w:rsid w:val="0022331D"/>
    <w:rsid w:val="00223507"/>
    <w:rsid w:val="002235BD"/>
    <w:rsid w:val="002238D4"/>
    <w:rsid w:val="00223961"/>
    <w:rsid w:val="002239CD"/>
    <w:rsid w:val="002239DC"/>
    <w:rsid w:val="00223D89"/>
    <w:rsid w:val="00223E8C"/>
    <w:rsid w:val="00224046"/>
    <w:rsid w:val="002240C0"/>
    <w:rsid w:val="002240EA"/>
    <w:rsid w:val="00224133"/>
    <w:rsid w:val="002241B4"/>
    <w:rsid w:val="0022432C"/>
    <w:rsid w:val="00224354"/>
    <w:rsid w:val="00224367"/>
    <w:rsid w:val="00224472"/>
    <w:rsid w:val="00224474"/>
    <w:rsid w:val="00224562"/>
    <w:rsid w:val="00224894"/>
    <w:rsid w:val="00224923"/>
    <w:rsid w:val="00224C9E"/>
    <w:rsid w:val="00224CE5"/>
    <w:rsid w:val="00224E28"/>
    <w:rsid w:val="002252D7"/>
    <w:rsid w:val="0022549B"/>
    <w:rsid w:val="002256A9"/>
    <w:rsid w:val="00225A0A"/>
    <w:rsid w:val="00225B3F"/>
    <w:rsid w:val="00225B81"/>
    <w:rsid w:val="00225FBD"/>
    <w:rsid w:val="002269CE"/>
    <w:rsid w:val="00226AFC"/>
    <w:rsid w:val="00226B55"/>
    <w:rsid w:val="00226D48"/>
    <w:rsid w:val="00226DB4"/>
    <w:rsid w:val="00226DB7"/>
    <w:rsid w:val="00226DF5"/>
    <w:rsid w:val="00226E07"/>
    <w:rsid w:val="00227022"/>
    <w:rsid w:val="002273F4"/>
    <w:rsid w:val="00227446"/>
    <w:rsid w:val="002274A8"/>
    <w:rsid w:val="00227626"/>
    <w:rsid w:val="00227800"/>
    <w:rsid w:val="002278E0"/>
    <w:rsid w:val="00227D91"/>
    <w:rsid w:val="00230149"/>
    <w:rsid w:val="002302C7"/>
    <w:rsid w:val="0023048C"/>
    <w:rsid w:val="002305EA"/>
    <w:rsid w:val="0023094B"/>
    <w:rsid w:val="00230954"/>
    <w:rsid w:val="00230ABC"/>
    <w:rsid w:val="00231335"/>
    <w:rsid w:val="002313F1"/>
    <w:rsid w:val="00231419"/>
    <w:rsid w:val="00231492"/>
    <w:rsid w:val="0023165F"/>
    <w:rsid w:val="002317CC"/>
    <w:rsid w:val="00231905"/>
    <w:rsid w:val="00231985"/>
    <w:rsid w:val="00231A9E"/>
    <w:rsid w:val="00231AD4"/>
    <w:rsid w:val="00231C3F"/>
    <w:rsid w:val="00231D42"/>
    <w:rsid w:val="00231DDC"/>
    <w:rsid w:val="00231E2A"/>
    <w:rsid w:val="00231E51"/>
    <w:rsid w:val="00231F56"/>
    <w:rsid w:val="00231FFF"/>
    <w:rsid w:val="002320D8"/>
    <w:rsid w:val="002321E5"/>
    <w:rsid w:val="002322FE"/>
    <w:rsid w:val="00232639"/>
    <w:rsid w:val="00232734"/>
    <w:rsid w:val="002328C4"/>
    <w:rsid w:val="00232B0A"/>
    <w:rsid w:val="00232BAC"/>
    <w:rsid w:val="00232ECE"/>
    <w:rsid w:val="00232F12"/>
    <w:rsid w:val="00232F81"/>
    <w:rsid w:val="00233115"/>
    <w:rsid w:val="00233138"/>
    <w:rsid w:val="00233210"/>
    <w:rsid w:val="0023326D"/>
    <w:rsid w:val="002332A7"/>
    <w:rsid w:val="00233455"/>
    <w:rsid w:val="002335C8"/>
    <w:rsid w:val="002335ED"/>
    <w:rsid w:val="002337F5"/>
    <w:rsid w:val="00233CF3"/>
    <w:rsid w:val="00233D43"/>
    <w:rsid w:val="00233D9D"/>
    <w:rsid w:val="00233DE1"/>
    <w:rsid w:val="00234215"/>
    <w:rsid w:val="00234611"/>
    <w:rsid w:val="00234627"/>
    <w:rsid w:val="00234693"/>
    <w:rsid w:val="002347C2"/>
    <w:rsid w:val="00234810"/>
    <w:rsid w:val="00234940"/>
    <w:rsid w:val="00234988"/>
    <w:rsid w:val="00234ABE"/>
    <w:rsid w:val="00234BC4"/>
    <w:rsid w:val="00234D55"/>
    <w:rsid w:val="00234D57"/>
    <w:rsid w:val="00234E2F"/>
    <w:rsid w:val="00234F40"/>
    <w:rsid w:val="0023503E"/>
    <w:rsid w:val="00235459"/>
    <w:rsid w:val="00235532"/>
    <w:rsid w:val="00235A1D"/>
    <w:rsid w:val="00235A7C"/>
    <w:rsid w:val="00235B41"/>
    <w:rsid w:val="00235CEC"/>
    <w:rsid w:val="00235D5C"/>
    <w:rsid w:val="00236027"/>
    <w:rsid w:val="0023623D"/>
    <w:rsid w:val="00236359"/>
    <w:rsid w:val="0023645F"/>
    <w:rsid w:val="0023652F"/>
    <w:rsid w:val="00236568"/>
    <w:rsid w:val="002365E8"/>
    <w:rsid w:val="0023664D"/>
    <w:rsid w:val="0023691D"/>
    <w:rsid w:val="00236AEE"/>
    <w:rsid w:val="00236CBD"/>
    <w:rsid w:val="00236DEB"/>
    <w:rsid w:val="00236DFC"/>
    <w:rsid w:val="00236F4A"/>
    <w:rsid w:val="00236F95"/>
    <w:rsid w:val="00237217"/>
    <w:rsid w:val="0023753D"/>
    <w:rsid w:val="00237553"/>
    <w:rsid w:val="002376D6"/>
    <w:rsid w:val="00237794"/>
    <w:rsid w:val="002377AC"/>
    <w:rsid w:val="002378DE"/>
    <w:rsid w:val="00237C47"/>
    <w:rsid w:val="00237C58"/>
    <w:rsid w:val="00237E7A"/>
    <w:rsid w:val="00240092"/>
    <w:rsid w:val="002402E6"/>
    <w:rsid w:val="00240360"/>
    <w:rsid w:val="00240498"/>
    <w:rsid w:val="00240689"/>
    <w:rsid w:val="002409CA"/>
    <w:rsid w:val="00240BFE"/>
    <w:rsid w:val="00240C1E"/>
    <w:rsid w:val="00240C71"/>
    <w:rsid w:val="00240F77"/>
    <w:rsid w:val="00241128"/>
    <w:rsid w:val="002411CA"/>
    <w:rsid w:val="0024148A"/>
    <w:rsid w:val="0024152D"/>
    <w:rsid w:val="00241537"/>
    <w:rsid w:val="0024154C"/>
    <w:rsid w:val="002419E5"/>
    <w:rsid w:val="00241ACA"/>
    <w:rsid w:val="00241C0B"/>
    <w:rsid w:val="00241EFC"/>
    <w:rsid w:val="00241F99"/>
    <w:rsid w:val="002420FC"/>
    <w:rsid w:val="00242530"/>
    <w:rsid w:val="0024258C"/>
    <w:rsid w:val="00242769"/>
    <w:rsid w:val="0024279F"/>
    <w:rsid w:val="00242915"/>
    <w:rsid w:val="002429B1"/>
    <w:rsid w:val="00242B0F"/>
    <w:rsid w:val="00242B7D"/>
    <w:rsid w:val="00242CCD"/>
    <w:rsid w:val="00242D16"/>
    <w:rsid w:val="00242E05"/>
    <w:rsid w:val="00243060"/>
    <w:rsid w:val="00243277"/>
    <w:rsid w:val="0024340A"/>
    <w:rsid w:val="00243624"/>
    <w:rsid w:val="0024378F"/>
    <w:rsid w:val="002438FA"/>
    <w:rsid w:val="00243967"/>
    <w:rsid w:val="00243DAA"/>
    <w:rsid w:val="00243DAB"/>
    <w:rsid w:val="00243F08"/>
    <w:rsid w:val="00243FF4"/>
    <w:rsid w:val="002440AF"/>
    <w:rsid w:val="0024413A"/>
    <w:rsid w:val="00244290"/>
    <w:rsid w:val="002442F4"/>
    <w:rsid w:val="00244441"/>
    <w:rsid w:val="0024482A"/>
    <w:rsid w:val="0024484D"/>
    <w:rsid w:val="00244851"/>
    <w:rsid w:val="00244B57"/>
    <w:rsid w:val="00244CEB"/>
    <w:rsid w:val="00244D07"/>
    <w:rsid w:val="00244D7E"/>
    <w:rsid w:val="00244DA1"/>
    <w:rsid w:val="00244F21"/>
    <w:rsid w:val="00245189"/>
    <w:rsid w:val="00245281"/>
    <w:rsid w:val="00245406"/>
    <w:rsid w:val="0024544E"/>
    <w:rsid w:val="00245594"/>
    <w:rsid w:val="0024573B"/>
    <w:rsid w:val="0024598F"/>
    <w:rsid w:val="00245C99"/>
    <w:rsid w:val="00245D33"/>
    <w:rsid w:val="002460B1"/>
    <w:rsid w:val="00246100"/>
    <w:rsid w:val="0024621E"/>
    <w:rsid w:val="0024630C"/>
    <w:rsid w:val="002463C6"/>
    <w:rsid w:val="0024676C"/>
    <w:rsid w:val="0024678A"/>
    <w:rsid w:val="00246885"/>
    <w:rsid w:val="0024696F"/>
    <w:rsid w:val="00246CB8"/>
    <w:rsid w:val="00246DAB"/>
    <w:rsid w:val="00246E77"/>
    <w:rsid w:val="00246EBF"/>
    <w:rsid w:val="00246F18"/>
    <w:rsid w:val="00246F66"/>
    <w:rsid w:val="00246FE5"/>
    <w:rsid w:val="0024715E"/>
    <w:rsid w:val="002475FF"/>
    <w:rsid w:val="002476B2"/>
    <w:rsid w:val="00247753"/>
    <w:rsid w:val="002478C3"/>
    <w:rsid w:val="0024790A"/>
    <w:rsid w:val="00247954"/>
    <w:rsid w:val="00247D2A"/>
    <w:rsid w:val="00247D72"/>
    <w:rsid w:val="00247DAA"/>
    <w:rsid w:val="00247E7F"/>
    <w:rsid w:val="00247F71"/>
    <w:rsid w:val="00247FDA"/>
    <w:rsid w:val="0025000C"/>
    <w:rsid w:val="0025033F"/>
    <w:rsid w:val="002503CD"/>
    <w:rsid w:val="0025040A"/>
    <w:rsid w:val="00250508"/>
    <w:rsid w:val="00250519"/>
    <w:rsid w:val="00250745"/>
    <w:rsid w:val="002507D3"/>
    <w:rsid w:val="0025098E"/>
    <w:rsid w:val="00250AD9"/>
    <w:rsid w:val="00250CF3"/>
    <w:rsid w:val="00250DB0"/>
    <w:rsid w:val="00250EA7"/>
    <w:rsid w:val="00250FC1"/>
    <w:rsid w:val="00251057"/>
    <w:rsid w:val="00251070"/>
    <w:rsid w:val="0025112E"/>
    <w:rsid w:val="002514E7"/>
    <w:rsid w:val="002515A7"/>
    <w:rsid w:val="002519DB"/>
    <w:rsid w:val="00251AE1"/>
    <w:rsid w:val="00251C01"/>
    <w:rsid w:val="00251CF5"/>
    <w:rsid w:val="00251EFD"/>
    <w:rsid w:val="0025212D"/>
    <w:rsid w:val="002524E5"/>
    <w:rsid w:val="002525C5"/>
    <w:rsid w:val="002525D6"/>
    <w:rsid w:val="00252A0F"/>
    <w:rsid w:val="00252BD3"/>
    <w:rsid w:val="00252C12"/>
    <w:rsid w:val="00252C28"/>
    <w:rsid w:val="00252C52"/>
    <w:rsid w:val="00252C7F"/>
    <w:rsid w:val="00252D24"/>
    <w:rsid w:val="00252D68"/>
    <w:rsid w:val="00252F6B"/>
    <w:rsid w:val="00253462"/>
    <w:rsid w:val="0025375E"/>
    <w:rsid w:val="002537D3"/>
    <w:rsid w:val="002537DE"/>
    <w:rsid w:val="00253970"/>
    <w:rsid w:val="00253D09"/>
    <w:rsid w:val="00253EC5"/>
    <w:rsid w:val="00254009"/>
    <w:rsid w:val="0025405C"/>
    <w:rsid w:val="00254238"/>
    <w:rsid w:val="00254336"/>
    <w:rsid w:val="00254370"/>
    <w:rsid w:val="002543E2"/>
    <w:rsid w:val="00254417"/>
    <w:rsid w:val="00254467"/>
    <w:rsid w:val="00254752"/>
    <w:rsid w:val="00254896"/>
    <w:rsid w:val="00254B35"/>
    <w:rsid w:val="00254B5B"/>
    <w:rsid w:val="00255691"/>
    <w:rsid w:val="002556EB"/>
    <w:rsid w:val="0025589B"/>
    <w:rsid w:val="00255EA0"/>
    <w:rsid w:val="002562DB"/>
    <w:rsid w:val="00256450"/>
    <w:rsid w:val="002565BB"/>
    <w:rsid w:val="00256644"/>
    <w:rsid w:val="00256677"/>
    <w:rsid w:val="002567C5"/>
    <w:rsid w:val="002567CD"/>
    <w:rsid w:val="002567CF"/>
    <w:rsid w:val="00256AA2"/>
    <w:rsid w:val="00256B2D"/>
    <w:rsid w:val="00256B39"/>
    <w:rsid w:val="0025717F"/>
    <w:rsid w:val="002572AC"/>
    <w:rsid w:val="00257333"/>
    <w:rsid w:val="0025741D"/>
    <w:rsid w:val="00257488"/>
    <w:rsid w:val="002579D8"/>
    <w:rsid w:val="00257AF2"/>
    <w:rsid w:val="00257B67"/>
    <w:rsid w:val="00257CA0"/>
    <w:rsid w:val="00260012"/>
    <w:rsid w:val="002601BA"/>
    <w:rsid w:val="002602E0"/>
    <w:rsid w:val="002603BA"/>
    <w:rsid w:val="002604F0"/>
    <w:rsid w:val="0026096B"/>
    <w:rsid w:val="002609E0"/>
    <w:rsid w:val="00260AF9"/>
    <w:rsid w:val="00260B4F"/>
    <w:rsid w:val="00260D2A"/>
    <w:rsid w:val="00260F41"/>
    <w:rsid w:val="0026109F"/>
    <w:rsid w:val="0026122A"/>
    <w:rsid w:val="002615D9"/>
    <w:rsid w:val="00261657"/>
    <w:rsid w:val="00261754"/>
    <w:rsid w:val="00261800"/>
    <w:rsid w:val="00261904"/>
    <w:rsid w:val="00261B63"/>
    <w:rsid w:val="00261BA6"/>
    <w:rsid w:val="00261BB1"/>
    <w:rsid w:val="00261C58"/>
    <w:rsid w:val="00261D58"/>
    <w:rsid w:val="00261D61"/>
    <w:rsid w:val="00261D87"/>
    <w:rsid w:val="00261F8E"/>
    <w:rsid w:val="00261FDC"/>
    <w:rsid w:val="00262104"/>
    <w:rsid w:val="00262111"/>
    <w:rsid w:val="00262154"/>
    <w:rsid w:val="00262296"/>
    <w:rsid w:val="002624CD"/>
    <w:rsid w:val="0026253D"/>
    <w:rsid w:val="0026259F"/>
    <w:rsid w:val="0026285C"/>
    <w:rsid w:val="00262A4C"/>
    <w:rsid w:val="00262AE1"/>
    <w:rsid w:val="00262D19"/>
    <w:rsid w:val="00262D9E"/>
    <w:rsid w:val="00262EA0"/>
    <w:rsid w:val="00262EE6"/>
    <w:rsid w:val="0026307D"/>
    <w:rsid w:val="00263132"/>
    <w:rsid w:val="002631C9"/>
    <w:rsid w:val="0026327B"/>
    <w:rsid w:val="00263679"/>
    <w:rsid w:val="002637AB"/>
    <w:rsid w:val="0026390B"/>
    <w:rsid w:val="00263934"/>
    <w:rsid w:val="00263A52"/>
    <w:rsid w:val="00263B64"/>
    <w:rsid w:val="00263E29"/>
    <w:rsid w:val="00264118"/>
    <w:rsid w:val="0026423D"/>
    <w:rsid w:val="00264321"/>
    <w:rsid w:val="00264413"/>
    <w:rsid w:val="00264480"/>
    <w:rsid w:val="0026468C"/>
    <w:rsid w:val="00264732"/>
    <w:rsid w:val="00264A16"/>
    <w:rsid w:val="00264AAC"/>
    <w:rsid w:val="00264B05"/>
    <w:rsid w:val="00264BA8"/>
    <w:rsid w:val="00264EC2"/>
    <w:rsid w:val="00264FF1"/>
    <w:rsid w:val="00265195"/>
    <w:rsid w:val="00265289"/>
    <w:rsid w:val="00265347"/>
    <w:rsid w:val="00265379"/>
    <w:rsid w:val="0026552D"/>
    <w:rsid w:val="002656C8"/>
    <w:rsid w:val="002657AB"/>
    <w:rsid w:val="002657DC"/>
    <w:rsid w:val="00265B85"/>
    <w:rsid w:val="00265B94"/>
    <w:rsid w:val="00265CAE"/>
    <w:rsid w:val="00265FAB"/>
    <w:rsid w:val="002662F4"/>
    <w:rsid w:val="002662F7"/>
    <w:rsid w:val="00266384"/>
    <w:rsid w:val="002663A6"/>
    <w:rsid w:val="002663CA"/>
    <w:rsid w:val="002663FB"/>
    <w:rsid w:val="00266456"/>
    <w:rsid w:val="002665D4"/>
    <w:rsid w:val="00266701"/>
    <w:rsid w:val="002668ED"/>
    <w:rsid w:val="002669AF"/>
    <w:rsid w:val="00266AD6"/>
    <w:rsid w:val="00266D32"/>
    <w:rsid w:val="00266D5E"/>
    <w:rsid w:val="00266EE0"/>
    <w:rsid w:val="00266FC3"/>
    <w:rsid w:val="00266FDE"/>
    <w:rsid w:val="0026711E"/>
    <w:rsid w:val="0026734F"/>
    <w:rsid w:val="0026739E"/>
    <w:rsid w:val="0026766C"/>
    <w:rsid w:val="002676FC"/>
    <w:rsid w:val="00267801"/>
    <w:rsid w:val="002678C1"/>
    <w:rsid w:val="0026796D"/>
    <w:rsid w:val="00267A36"/>
    <w:rsid w:val="00267A93"/>
    <w:rsid w:val="00267BF3"/>
    <w:rsid w:val="00267C54"/>
    <w:rsid w:val="00267D1D"/>
    <w:rsid w:val="00267D30"/>
    <w:rsid w:val="00267D82"/>
    <w:rsid w:val="00267E73"/>
    <w:rsid w:val="00270302"/>
    <w:rsid w:val="00270328"/>
    <w:rsid w:val="00270387"/>
    <w:rsid w:val="002703FA"/>
    <w:rsid w:val="00270583"/>
    <w:rsid w:val="002709BB"/>
    <w:rsid w:val="002709C3"/>
    <w:rsid w:val="002709F6"/>
    <w:rsid w:val="00270B7B"/>
    <w:rsid w:val="00270C39"/>
    <w:rsid w:val="00270C3E"/>
    <w:rsid w:val="00270E1D"/>
    <w:rsid w:val="00270EC8"/>
    <w:rsid w:val="00270F9F"/>
    <w:rsid w:val="0027108F"/>
    <w:rsid w:val="002711F2"/>
    <w:rsid w:val="0027159A"/>
    <w:rsid w:val="00271797"/>
    <w:rsid w:val="002717FC"/>
    <w:rsid w:val="002718B0"/>
    <w:rsid w:val="00271C40"/>
    <w:rsid w:val="00271D21"/>
    <w:rsid w:val="00271D38"/>
    <w:rsid w:val="00271D5C"/>
    <w:rsid w:val="00271E6F"/>
    <w:rsid w:val="00271E92"/>
    <w:rsid w:val="002720B7"/>
    <w:rsid w:val="00272192"/>
    <w:rsid w:val="002721EB"/>
    <w:rsid w:val="0027233E"/>
    <w:rsid w:val="002723C7"/>
    <w:rsid w:val="00272451"/>
    <w:rsid w:val="00272535"/>
    <w:rsid w:val="002725D5"/>
    <w:rsid w:val="002727D6"/>
    <w:rsid w:val="002728DB"/>
    <w:rsid w:val="002729AA"/>
    <w:rsid w:val="002729ED"/>
    <w:rsid w:val="00272C53"/>
    <w:rsid w:val="00272C7A"/>
    <w:rsid w:val="00272E8F"/>
    <w:rsid w:val="00273134"/>
    <w:rsid w:val="002731EA"/>
    <w:rsid w:val="00273619"/>
    <w:rsid w:val="0027389A"/>
    <w:rsid w:val="002738D6"/>
    <w:rsid w:val="00273C56"/>
    <w:rsid w:val="00273DDC"/>
    <w:rsid w:val="00273F3C"/>
    <w:rsid w:val="00273F83"/>
    <w:rsid w:val="002740BD"/>
    <w:rsid w:val="00274108"/>
    <w:rsid w:val="0027410A"/>
    <w:rsid w:val="0027411A"/>
    <w:rsid w:val="00274171"/>
    <w:rsid w:val="002741C4"/>
    <w:rsid w:val="002742E7"/>
    <w:rsid w:val="00274461"/>
    <w:rsid w:val="00274467"/>
    <w:rsid w:val="00274505"/>
    <w:rsid w:val="00274607"/>
    <w:rsid w:val="002746C7"/>
    <w:rsid w:val="002747A3"/>
    <w:rsid w:val="002747DA"/>
    <w:rsid w:val="00274A37"/>
    <w:rsid w:val="00274A8A"/>
    <w:rsid w:val="00274AF0"/>
    <w:rsid w:val="00274B33"/>
    <w:rsid w:val="00274CA2"/>
    <w:rsid w:val="00274F0D"/>
    <w:rsid w:val="002750F9"/>
    <w:rsid w:val="0027540C"/>
    <w:rsid w:val="00275503"/>
    <w:rsid w:val="00275751"/>
    <w:rsid w:val="00275824"/>
    <w:rsid w:val="002759AD"/>
    <w:rsid w:val="00275A33"/>
    <w:rsid w:val="00275A58"/>
    <w:rsid w:val="00275C67"/>
    <w:rsid w:val="00275CE3"/>
    <w:rsid w:val="00275EBE"/>
    <w:rsid w:val="0027616D"/>
    <w:rsid w:val="002764CC"/>
    <w:rsid w:val="002764E5"/>
    <w:rsid w:val="00276687"/>
    <w:rsid w:val="002769A3"/>
    <w:rsid w:val="00276AA8"/>
    <w:rsid w:val="00276C37"/>
    <w:rsid w:val="00276F72"/>
    <w:rsid w:val="00276F91"/>
    <w:rsid w:val="00277081"/>
    <w:rsid w:val="002770BF"/>
    <w:rsid w:val="00277160"/>
    <w:rsid w:val="00277778"/>
    <w:rsid w:val="002777FE"/>
    <w:rsid w:val="002778DF"/>
    <w:rsid w:val="00277978"/>
    <w:rsid w:val="00277AFC"/>
    <w:rsid w:val="00277C0D"/>
    <w:rsid w:val="00277ED4"/>
    <w:rsid w:val="0028006D"/>
    <w:rsid w:val="00280156"/>
    <w:rsid w:val="0028031A"/>
    <w:rsid w:val="002803EC"/>
    <w:rsid w:val="002805D8"/>
    <w:rsid w:val="0028084A"/>
    <w:rsid w:val="0028095C"/>
    <w:rsid w:val="00280A8F"/>
    <w:rsid w:val="00280BC5"/>
    <w:rsid w:val="00280F34"/>
    <w:rsid w:val="0028102C"/>
    <w:rsid w:val="002810E5"/>
    <w:rsid w:val="00281232"/>
    <w:rsid w:val="002815C1"/>
    <w:rsid w:val="00281654"/>
    <w:rsid w:val="002818C8"/>
    <w:rsid w:val="0028198A"/>
    <w:rsid w:val="00281A0C"/>
    <w:rsid w:val="00281B29"/>
    <w:rsid w:val="00281CDA"/>
    <w:rsid w:val="00281EE9"/>
    <w:rsid w:val="00282377"/>
    <w:rsid w:val="0028245E"/>
    <w:rsid w:val="00282488"/>
    <w:rsid w:val="00282AC0"/>
    <w:rsid w:val="00282C6A"/>
    <w:rsid w:val="00282C75"/>
    <w:rsid w:val="00282EE5"/>
    <w:rsid w:val="00283352"/>
    <w:rsid w:val="00283393"/>
    <w:rsid w:val="002834A6"/>
    <w:rsid w:val="002837E2"/>
    <w:rsid w:val="00283A53"/>
    <w:rsid w:val="00283B24"/>
    <w:rsid w:val="00283C3B"/>
    <w:rsid w:val="00283C44"/>
    <w:rsid w:val="00283E46"/>
    <w:rsid w:val="00283F31"/>
    <w:rsid w:val="00284085"/>
    <w:rsid w:val="00284405"/>
    <w:rsid w:val="002845BF"/>
    <w:rsid w:val="00284676"/>
    <w:rsid w:val="00284735"/>
    <w:rsid w:val="00284763"/>
    <w:rsid w:val="00284BAC"/>
    <w:rsid w:val="00284C00"/>
    <w:rsid w:val="00284FEE"/>
    <w:rsid w:val="002850AD"/>
    <w:rsid w:val="00285150"/>
    <w:rsid w:val="00285277"/>
    <w:rsid w:val="002852A0"/>
    <w:rsid w:val="00285330"/>
    <w:rsid w:val="002855F2"/>
    <w:rsid w:val="00285718"/>
    <w:rsid w:val="00285963"/>
    <w:rsid w:val="00285B05"/>
    <w:rsid w:val="00285D33"/>
    <w:rsid w:val="0028632D"/>
    <w:rsid w:val="002863B9"/>
    <w:rsid w:val="00286431"/>
    <w:rsid w:val="002866D5"/>
    <w:rsid w:val="002867BB"/>
    <w:rsid w:val="00286911"/>
    <w:rsid w:val="00286B70"/>
    <w:rsid w:val="00286BDC"/>
    <w:rsid w:val="00286E71"/>
    <w:rsid w:val="00286F38"/>
    <w:rsid w:val="0028702C"/>
    <w:rsid w:val="00287151"/>
    <w:rsid w:val="0028718F"/>
    <w:rsid w:val="0028728C"/>
    <w:rsid w:val="00287379"/>
    <w:rsid w:val="0028743A"/>
    <w:rsid w:val="002874E9"/>
    <w:rsid w:val="002877A5"/>
    <w:rsid w:val="002878B9"/>
    <w:rsid w:val="002879DD"/>
    <w:rsid w:val="00290107"/>
    <w:rsid w:val="002901C5"/>
    <w:rsid w:val="00290299"/>
    <w:rsid w:val="002902DD"/>
    <w:rsid w:val="0029034D"/>
    <w:rsid w:val="0029050B"/>
    <w:rsid w:val="0029090E"/>
    <w:rsid w:val="00290911"/>
    <w:rsid w:val="00290C8C"/>
    <w:rsid w:val="00290F63"/>
    <w:rsid w:val="0029110B"/>
    <w:rsid w:val="002912BF"/>
    <w:rsid w:val="002912ED"/>
    <w:rsid w:val="0029143E"/>
    <w:rsid w:val="002914C6"/>
    <w:rsid w:val="002916E8"/>
    <w:rsid w:val="00291800"/>
    <w:rsid w:val="002918C2"/>
    <w:rsid w:val="002918E3"/>
    <w:rsid w:val="00291967"/>
    <w:rsid w:val="002919E0"/>
    <w:rsid w:val="00291C5D"/>
    <w:rsid w:val="00291E8D"/>
    <w:rsid w:val="00291F20"/>
    <w:rsid w:val="00291F93"/>
    <w:rsid w:val="002921FA"/>
    <w:rsid w:val="002922AC"/>
    <w:rsid w:val="0029254B"/>
    <w:rsid w:val="002926E7"/>
    <w:rsid w:val="00292824"/>
    <w:rsid w:val="00292850"/>
    <w:rsid w:val="00292992"/>
    <w:rsid w:val="002929C6"/>
    <w:rsid w:val="002929F7"/>
    <w:rsid w:val="00292BFF"/>
    <w:rsid w:val="00292E1F"/>
    <w:rsid w:val="00292E6C"/>
    <w:rsid w:val="00292EAF"/>
    <w:rsid w:val="00292FBD"/>
    <w:rsid w:val="00292FD2"/>
    <w:rsid w:val="002930C9"/>
    <w:rsid w:val="0029318B"/>
    <w:rsid w:val="0029320B"/>
    <w:rsid w:val="002932D6"/>
    <w:rsid w:val="00293492"/>
    <w:rsid w:val="002939F8"/>
    <w:rsid w:val="00293C81"/>
    <w:rsid w:val="00293D1C"/>
    <w:rsid w:val="00293E01"/>
    <w:rsid w:val="00293E12"/>
    <w:rsid w:val="00293F5B"/>
    <w:rsid w:val="002942DF"/>
    <w:rsid w:val="002942F7"/>
    <w:rsid w:val="0029457D"/>
    <w:rsid w:val="002947A6"/>
    <w:rsid w:val="0029490A"/>
    <w:rsid w:val="00294DCB"/>
    <w:rsid w:val="00294F26"/>
    <w:rsid w:val="00295580"/>
    <w:rsid w:val="00295756"/>
    <w:rsid w:val="00295787"/>
    <w:rsid w:val="002958E4"/>
    <w:rsid w:val="0029597F"/>
    <w:rsid w:val="002959B5"/>
    <w:rsid w:val="00295A24"/>
    <w:rsid w:val="00295F82"/>
    <w:rsid w:val="002960A4"/>
    <w:rsid w:val="0029650E"/>
    <w:rsid w:val="002966DF"/>
    <w:rsid w:val="002966F8"/>
    <w:rsid w:val="002967D0"/>
    <w:rsid w:val="00296ACB"/>
    <w:rsid w:val="00296B46"/>
    <w:rsid w:val="00296B92"/>
    <w:rsid w:val="00296D5D"/>
    <w:rsid w:val="00297137"/>
    <w:rsid w:val="00297203"/>
    <w:rsid w:val="0029751C"/>
    <w:rsid w:val="00297706"/>
    <w:rsid w:val="0029773F"/>
    <w:rsid w:val="00297D0B"/>
    <w:rsid w:val="00297D5D"/>
    <w:rsid w:val="00297E7B"/>
    <w:rsid w:val="002A038C"/>
    <w:rsid w:val="002A03F1"/>
    <w:rsid w:val="002A0498"/>
    <w:rsid w:val="002A0A99"/>
    <w:rsid w:val="002A0B38"/>
    <w:rsid w:val="002A0DC6"/>
    <w:rsid w:val="002A0E5B"/>
    <w:rsid w:val="002A0F48"/>
    <w:rsid w:val="002A1222"/>
    <w:rsid w:val="002A12DF"/>
    <w:rsid w:val="002A12E4"/>
    <w:rsid w:val="002A1400"/>
    <w:rsid w:val="002A143E"/>
    <w:rsid w:val="002A144D"/>
    <w:rsid w:val="002A1469"/>
    <w:rsid w:val="002A14B7"/>
    <w:rsid w:val="002A14D9"/>
    <w:rsid w:val="002A150C"/>
    <w:rsid w:val="002A15A0"/>
    <w:rsid w:val="002A1953"/>
    <w:rsid w:val="002A19AA"/>
    <w:rsid w:val="002A1A2E"/>
    <w:rsid w:val="002A1AA1"/>
    <w:rsid w:val="002A1ABE"/>
    <w:rsid w:val="002A1AE4"/>
    <w:rsid w:val="002A1C16"/>
    <w:rsid w:val="002A1D99"/>
    <w:rsid w:val="002A1FFA"/>
    <w:rsid w:val="002A2234"/>
    <w:rsid w:val="002A22A2"/>
    <w:rsid w:val="002A23B1"/>
    <w:rsid w:val="002A2850"/>
    <w:rsid w:val="002A290F"/>
    <w:rsid w:val="002A29A7"/>
    <w:rsid w:val="002A2B58"/>
    <w:rsid w:val="002A2C36"/>
    <w:rsid w:val="002A2D3A"/>
    <w:rsid w:val="002A2D42"/>
    <w:rsid w:val="002A2FC5"/>
    <w:rsid w:val="002A301E"/>
    <w:rsid w:val="002A3024"/>
    <w:rsid w:val="002A304E"/>
    <w:rsid w:val="002A308F"/>
    <w:rsid w:val="002A31E3"/>
    <w:rsid w:val="002A35E8"/>
    <w:rsid w:val="002A3666"/>
    <w:rsid w:val="002A38B4"/>
    <w:rsid w:val="002A3976"/>
    <w:rsid w:val="002A39E2"/>
    <w:rsid w:val="002A3AA9"/>
    <w:rsid w:val="002A3D3C"/>
    <w:rsid w:val="002A3E1D"/>
    <w:rsid w:val="002A3EB4"/>
    <w:rsid w:val="002A3F39"/>
    <w:rsid w:val="002A403D"/>
    <w:rsid w:val="002A4112"/>
    <w:rsid w:val="002A493D"/>
    <w:rsid w:val="002A4B76"/>
    <w:rsid w:val="002A4D30"/>
    <w:rsid w:val="002A4D57"/>
    <w:rsid w:val="002A507E"/>
    <w:rsid w:val="002A509E"/>
    <w:rsid w:val="002A50C8"/>
    <w:rsid w:val="002A52ED"/>
    <w:rsid w:val="002A5342"/>
    <w:rsid w:val="002A539D"/>
    <w:rsid w:val="002A547C"/>
    <w:rsid w:val="002A54AF"/>
    <w:rsid w:val="002A54B8"/>
    <w:rsid w:val="002A57C7"/>
    <w:rsid w:val="002A5BE9"/>
    <w:rsid w:val="002A5CC4"/>
    <w:rsid w:val="002A5CF3"/>
    <w:rsid w:val="002A5DF9"/>
    <w:rsid w:val="002A5FE0"/>
    <w:rsid w:val="002A5FE5"/>
    <w:rsid w:val="002A5FEA"/>
    <w:rsid w:val="002A6214"/>
    <w:rsid w:val="002A6478"/>
    <w:rsid w:val="002A6787"/>
    <w:rsid w:val="002A67DB"/>
    <w:rsid w:val="002A6805"/>
    <w:rsid w:val="002A6A5E"/>
    <w:rsid w:val="002A6C62"/>
    <w:rsid w:val="002A6D62"/>
    <w:rsid w:val="002A6E14"/>
    <w:rsid w:val="002A6E9B"/>
    <w:rsid w:val="002A6F6E"/>
    <w:rsid w:val="002A72FC"/>
    <w:rsid w:val="002A751B"/>
    <w:rsid w:val="002A75D3"/>
    <w:rsid w:val="002A7675"/>
    <w:rsid w:val="002A769E"/>
    <w:rsid w:val="002A796E"/>
    <w:rsid w:val="002A79BB"/>
    <w:rsid w:val="002A7AFE"/>
    <w:rsid w:val="002A7B2B"/>
    <w:rsid w:val="002A7C5E"/>
    <w:rsid w:val="002B009B"/>
    <w:rsid w:val="002B00B8"/>
    <w:rsid w:val="002B015B"/>
    <w:rsid w:val="002B029C"/>
    <w:rsid w:val="002B02BA"/>
    <w:rsid w:val="002B06AF"/>
    <w:rsid w:val="002B091F"/>
    <w:rsid w:val="002B0AE4"/>
    <w:rsid w:val="002B0C2B"/>
    <w:rsid w:val="002B0CD0"/>
    <w:rsid w:val="002B0E12"/>
    <w:rsid w:val="002B0E16"/>
    <w:rsid w:val="002B0ED1"/>
    <w:rsid w:val="002B1108"/>
    <w:rsid w:val="002B1686"/>
    <w:rsid w:val="002B175D"/>
    <w:rsid w:val="002B19BA"/>
    <w:rsid w:val="002B1C37"/>
    <w:rsid w:val="002B1D80"/>
    <w:rsid w:val="002B1DD7"/>
    <w:rsid w:val="002B1EE8"/>
    <w:rsid w:val="002B1EFB"/>
    <w:rsid w:val="002B1F9B"/>
    <w:rsid w:val="002B2250"/>
    <w:rsid w:val="002B24DF"/>
    <w:rsid w:val="002B252C"/>
    <w:rsid w:val="002B2857"/>
    <w:rsid w:val="002B28C6"/>
    <w:rsid w:val="002B2AB9"/>
    <w:rsid w:val="002B2D64"/>
    <w:rsid w:val="002B2E84"/>
    <w:rsid w:val="002B2F71"/>
    <w:rsid w:val="002B317F"/>
    <w:rsid w:val="002B33DD"/>
    <w:rsid w:val="002B3414"/>
    <w:rsid w:val="002B3426"/>
    <w:rsid w:val="002B354B"/>
    <w:rsid w:val="002B3601"/>
    <w:rsid w:val="002B365A"/>
    <w:rsid w:val="002B3775"/>
    <w:rsid w:val="002B37C5"/>
    <w:rsid w:val="002B3962"/>
    <w:rsid w:val="002B3998"/>
    <w:rsid w:val="002B3A86"/>
    <w:rsid w:val="002B3B14"/>
    <w:rsid w:val="002B3B85"/>
    <w:rsid w:val="002B3CA4"/>
    <w:rsid w:val="002B3D45"/>
    <w:rsid w:val="002B3DB5"/>
    <w:rsid w:val="002B3E7D"/>
    <w:rsid w:val="002B3F39"/>
    <w:rsid w:val="002B4130"/>
    <w:rsid w:val="002B4281"/>
    <w:rsid w:val="002B43CE"/>
    <w:rsid w:val="002B4B44"/>
    <w:rsid w:val="002B4CCF"/>
    <w:rsid w:val="002B4D8A"/>
    <w:rsid w:val="002B510A"/>
    <w:rsid w:val="002B5146"/>
    <w:rsid w:val="002B53F5"/>
    <w:rsid w:val="002B543E"/>
    <w:rsid w:val="002B57A9"/>
    <w:rsid w:val="002B586E"/>
    <w:rsid w:val="002B599D"/>
    <w:rsid w:val="002B5BE7"/>
    <w:rsid w:val="002B5DCE"/>
    <w:rsid w:val="002B5E45"/>
    <w:rsid w:val="002B5F38"/>
    <w:rsid w:val="002B605B"/>
    <w:rsid w:val="002B66B5"/>
    <w:rsid w:val="002B69DD"/>
    <w:rsid w:val="002B6AB8"/>
    <w:rsid w:val="002B6C11"/>
    <w:rsid w:val="002B708C"/>
    <w:rsid w:val="002B72AB"/>
    <w:rsid w:val="002B7372"/>
    <w:rsid w:val="002B7375"/>
    <w:rsid w:val="002B73A6"/>
    <w:rsid w:val="002B7488"/>
    <w:rsid w:val="002B7575"/>
    <w:rsid w:val="002B7AC5"/>
    <w:rsid w:val="002B7CB2"/>
    <w:rsid w:val="002B7E4A"/>
    <w:rsid w:val="002B7E93"/>
    <w:rsid w:val="002C004D"/>
    <w:rsid w:val="002C00EE"/>
    <w:rsid w:val="002C0135"/>
    <w:rsid w:val="002C0218"/>
    <w:rsid w:val="002C03D8"/>
    <w:rsid w:val="002C0607"/>
    <w:rsid w:val="002C0859"/>
    <w:rsid w:val="002C0A0D"/>
    <w:rsid w:val="002C0D3D"/>
    <w:rsid w:val="002C0FCC"/>
    <w:rsid w:val="002C10A5"/>
    <w:rsid w:val="002C10D7"/>
    <w:rsid w:val="002C11DC"/>
    <w:rsid w:val="002C144A"/>
    <w:rsid w:val="002C1631"/>
    <w:rsid w:val="002C175D"/>
    <w:rsid w:val="002C1831"/>
    <w:rsid w:val="002C18A7"/>
    <w:rsid w:val="002C18C0"/>
    <w:rsid w:val="002C1CA1"/>
    <w:rsid w:val="002C1D46"/>
    <w:rsid w:val="002C1D49"/>
    <w:rsid w:val="002C1E52"/>
    <w:rsid w:val="002C2133"/>
    <w:rsid w:val="002C2265"/>
    <w:rsid w:val="002C25A8"/>
    <w:rsid w:val="002C2A08"/>
    <w:rsid w:val="002C2A9B"/>
    <w:rsid w:val="002C2CF2"/>
    <w:rsid w:val="002C2FC4"/>
    <w:rsid w:val="002C2FEB"/>
    <w:rsid w:val="002C3192"/>
    <w:rsid w:val="002C3315"/>
    <w:rsid w:val="002C3671"/>
    <w:rsid w:val="002C36A7"/>
    <w:rsid w:val="002C36EB"/>
    <w:rsid w:val="002C39E4"/>
    <w:rsid w:val="002C3A0C"/>
    <w:rsid w:val="002C3B17"/>
    <w:rsid w:val="002C3DB6"/>
    <w:rsid w:val="002C40AC"/>
    <w:rsid w:val="002C4313"/>
    <w:rsid w:val="002C43D9"/>
    <w:rsid w:val="002C449B"/>
    <w:rsid w:val="002C44B2"/>
    <w:rsid w:val="002C4602"/>
    <w:rsid w:val="002C46AD"/>
    <w:rsid w:val="002C481D"/>
    <w:rsid w:val="002C4830"/>
    <w:rsid w:val="002C4B6C"/>
    <w:rsid w:val="002C4D3D"/>
    <w:rsid w:val="002C4E5B"/>
    <w:rsid w:val="002C505E"/>
    <w:rsid w:val="002C50F7"/>
    <w:rsid w:val="002C520F"/>
    <w:rsid w:val="002C5282"/>
    <w:rsid w:val="002C538E"/>
    <w:rsid w:val="002C5736"/>
    <w:rsid w:val="002C5918"/>
    <w:rsid w:val="002C5956"/>
    <w:rsid w:val="002C5C2D"/>
    <w:rsid w:val="002C5FA4"/>
    <w:rsid w:val="002C61CD"/>
    <w:rsid w:val="002C631C"/>
    <w:rsid w:val="002C631F"/>
    <w:rsid w:val="002C65C1"/>
    <w:rsid w:val="002C6808"/>
    <w:rsid w:val="002C689A"/>
    <w:rsid w:val="002C68CE"/>
    <w:rsid w:val="002C6A75"/>
    <w:rsid w:val="002C6D45"/>
    <w:rsid w:val="002C6DC2"/>
    <w:rsid w:val="002C6EB9"/>
    <w:rsid w:val="002C71ED"/>
    <w:rsid w:val="002C7205"/>
    <w:rsid w:val="002C72B9"/>
    <w:rsid w:val="002C72E7"/>
    <w:rsid w:val="002C7384"/>
    <w:rsid w:val="002C7652"/>
    <w:rsid w:val="002C7D70"/>
    <w:rsid w:val="002C7EBE"/>
    <w:rsid w:val="002C7F44"/>
    <w:rsid w:val="002D019F"/>
    <w:rsid w:val="002D01E1"/>
    <w:rsid w:val="002D038B"/>
    <w:rsid w:val="002D0AF7"/>
    <w:rsid w:val="002D0B3C"/>
    <w:rsid w:val="002D0BC1"/>
    <w:rsid w:val="002D0C25"/>
    <w:rsid w:val="002D0D01"/>
    <w:rsid w:val="002D0E89"/>
    <w:rsid w:val="002D0FE3"/>
    <w:rsid w:val="002D11C3"/>
    <w:rsid w:val="002D1781"/>
    <w:rsid w:val="002D17A0"/>
    <w:rsid w:val="002D181C"/>
    <w:rsid w:val="002D182D"/>
    <w:rsid w:val="002D1964"/>
    <w:rsid w:val="002D1A66"/>
    <w:rsid w:val="002D1A72"/>
    <w:rsid w:val="002D1B3E"/>
    <w:rsid w:val="002D1B7F"/>
    <w:rsid w:val="002D1CC3"/>
    <w:rsid w:val="002D1E21"/>
    <w:rsid w:val="002D1E82"/>
    <w:rsid w:val="002D206E"/>
    <w:rsid w:val="002D208B"/>
    <w:rsid w:val="002D23AB"/>
    <w:rsid w:val="002D23D5"/>
    <w:rsid w:val="002D266F"/>
    <w:rsid w:val="002D2671"/>
    <w:rsid w:val="002D27BC"/>
    <w:rsid w:val="002D28E1"/>
    <w:rsid w:val="002D2BB8"/>
    <w:rsid w:val="002D3085"/>
    <w:rsid w:val="002D3357"/>
    <w:rsid w:val="002D347E"/>
    <w:rsid w:val="002D35FE"/>
    <w:rsid w:val="002D365C"/>
    <w:rsid w:val="002D382C"/>
    <w:rsid w:val="002D389C"/>
    <w:rsid w:val="002D3971"/>
    <w:rsid w:val="002D3973"/>
    <w:rsid w:val="002D39BE"/>
    <w:rsid w:val="002D3A4C"/>
    <w:rsid w:val="002D3CAB"/>
    <w:rsid w:val="002D3D91"/>
    <w:rsid w:val="002D3FF2"/>
    <w:rsid w:val="002D4081"/>
    <w:rsid w:val="002D414C"/>
    <w:rsid w:val="002D43E6"/>
    <w:rsid w:val="002D4465"/>
    <w:rsid w:val="002D48C2"/>
    <w:rsid w:val="002D4956"/>
    <w:rsid w:val="002D4C24"/>
    <w:rsid w:val="002D5266"/>
    <w:rsid w:val="002D530B"/>
    <w:rsid w:val="002D5589"/>
    <w:rsid w:val="002D55B2"/>
    <w:rsid w:val="002D5754"/>
    <w:rsid w:val="002D5862"/>
    <w:rsid w:val="002D58E9"/>
    <w:rsid w:val="002D5987"/>
    <w:rsid w:val="002D5C9E"/>
    <w:rsid w:val="002D5CA5"/>
    <w:rsid w:val="002D5D44"/>
    <w:rsid w:val="002D5D50"/>
    <w:rsid w:val="002D5DD4"/>
    <w:rsid w:val="002D6671"/>
    <w:rsid w:val="002D673C"/>
    <w:rsid w:val="002D6A26"/>
    <w:rsid w:val="002D6ABC"/>
    <w:rsid w:val="002D6B10"/>
    <w:rsid w:val="002D6BA3"/>
    <w:rsid w:val="002D6F37"/>
    <w:rsid w:val="002D6F68"/>
    <w:rsid w:val="002D7043"/>
    <w:rsid w:val="002D711F"/>
    <w:rsid w:val="002D71C1"/>
    <w:rsid w:val="002D7239"/>
    <w:rsid w:val="002D74A0"/>
    <w:rsid w:val="002D755A"/>
    <w:rsid w:val="002D7572"/>
    <w:rsid w:val="002D7775"/>
    <w:rsid w:val="002D787C"/>
    <w:rsid w:val="002D793C"/>
    <w:rsid w:val="002D79B6"/>
    <w:rsid w:val="002D7A6B"/>
    <w:rsid w:val="002D7D77"/>
    <w:rsid w:val="002D7F09"/>
    <w:rsid w:val="002E003D"/>
    <w:rsid w:val="002E04E8"/>
    <w:rsid w:val="002E05B6"/>
    <w:rsid w:val="002E0A2F"/>
    <w:rsid w:val="002E0C49"/>
    <w:rsid w:val="002E0DBD"/>
    <w:rsid w:val="002E0F41"/>
    <w:rsid w:val="002E136C"/>
    <w:rsid w:val="002E13F8"/>
    <w:rsid w:val="002E1508"/>
    <w:rsid w:val="002E1560"/>
    <w:rsid w:val="002E1713"/>
    <w:rsid w:val="002E1750"/>
    <w:rsid w:val="002E1A8A"/>
    <w:rsid w:val="002E1AC3"/>
    <w:rsid w:val="002E1AFF"/>
    <w:rsid w:val="002E1D36"/>
    <w:rsid w:val="002E1D70"/>
    <w:rsid w:val="002E2028"/>
    <w:rsid w:val="002E22F6"/>
    <w:rsid w:val="002E24BD"/>
    <w:rsid w:val="002E2573"/>
    <w:rsid w:val="002E26ED"/>
    <w:rsid w:val="002E284D"/>
    <w:rsid w:val="002E28F1"/>
    <w:rsid w:val="002E293F"/>
    <w:rsid w:val="002E2CB3"/>
    <w:rsid w:val="002E2D4F"/>
    <w:rsid w:val="002E2EEF"/>
    <w:rsid w:val="002E31CF"/>
    <w:rsid w:val="002E33C7"/>
    <w:rsid w:val="002E33D6"/>
    <w:rsid w:val="002E347B"/>
    <w:rsid w:val="002E3565"/>
    <w:rsid w:val="002E3706"/>
    <w:rsid w:val="002E37F6"/>
    <w:rsid w:val="002E380C"/>
    <w:rsid w:val="002E382C"/>
    <w:rsid w:val="002E3C0B"/>
    <w:rsid w:val="002E3C2A"/>
    <w:rsid w:val="002E3E0F"/>
    <w:rsid w:val="002E3E44"/>
    <w:rsid w:val="002E3E83"/>
    <w:rsid w:val="002E4024"/>
    <w:rsid w:val="002E42C4"/>
    <w:rsid w:val="002E437E"/>
    <w:rsid w:val="002E44ED"/>
    <w:rsid w:val="002E4520"/>
    <w:rsid w:val="002E47F2"/>
    <w:rsid w:val="002E4835"/>
    <w:rsid w:val="002E4887"/>
    <w:rsid w:val="002E48BE"/>
    <w:rsid w:val="002E4933"/>
    <w:rsid w:val="002E4A94"/>
    <w:rsid w:val="002E4AB1"/>
    <w:rsid w:val="002E4AE0"/>
    <w:rsid w:val="002E4B8A"/>
    <w:rsid w:val="002E4B90"/>
    <w:rsid w:val="002E5041"/>
    <w:rsid w:val="002E5420"/>
    <w:rsid w:val="002E5488"/>
    <w:rsid w:val="002E55CB"/>
    <w:rsid w:val="002E55D8"/>
    <w:rsid w:val="002E5675"/>
    <w:rsid w:val="002E582B"/>
    <w:rsid w:val="002E5922"/>
    <w:rsid w:val="002E5A9E"/>
    <w:rsid w:val="002E5B92"/>
    <w:rsid w:val="002E5EDE"/>
    <w:rsid w:val="002E60C0"/>
    <w:rsid w:val="002E615A"/>
    <w:rsid w:val="002E6332"/>
    <w:rsid w:val="002E6630"/>
    <w:rsid w:val="002E671D"/>
    <w:rsid w:val="002E6864"/>
    <w:rsid w:val="002E6E9C"/>
    <w:rsid w:val="002E6EDC"/>
    <w:rsid w:val="002E71A3"/>
    <w:rsid w:val="002E71E9"/>
    <w:rsid w:val="002E751B"/>
    <w:rsid w:val="002E7574"/>
    <w:rsid w:val="002E796E"/>
    <w:rsid w:val="002E7980"/>
    <w:rsid w:val="002E7A1B"/>
    <w:rsid w:val="002E7C94"/>
    <w:rsid w:val="002E7D58"/>
    <w:rsid w:val="002E7DBE"/>
    <w:rsid w:val="002E7E46"/>
    <w:rsid w:val="002E7F0E"/>
    <w:rsid w:val="002E7F97"/>
    <w:rsid w:val="002F02DC"/>
    <w:rsid w:val="002F03E0"/>
    <w:rsid w:val="002F03F0"/>
    <w:rsid w:val="002F05E6"/>
    <w:rsid w:val="002F0617"/>
    <w:rsid w:val="002F0777"/>
    <w:rsid w:val="002F087B"/>
    <w:rsid w:val="002F0B07"/>
    <w:rsid w:val="002F0B2A"/>
    <w:rsid w:val="002F0D03"/>
    <w:rsid w:val="002F0D52"/>
    <w:rsid w:val="002F0FE2"/>
    <w:rsid w:val="002F1172"/>
    <w:rsid w:val="002F1334"/>
    <w:rsid w:val="002F13BA"/>
    <w:rsid w:val="002F159F"/>
    <w:rsid w:val="002F15AF"/>
    <w:rsid w:val="002F1642"/>
    <w:rsid w:val="002F1777"/>
    <w:rsid w:val="002F187A"/>
    <w:rsid w:val="002F1AFF"/>
    <w:rsid w:val="002F1C71"/>
    <w:rsid w:val="002F1EDC"/>
    <w:rsid w:val="002F1F74"/>
    <w:rsid w:val="002F219F"/>
    <w:rsid w:val="002F2345"/>
    <w:rsid w:val="002F2431"/>
    <w:rsid w:val="002F2458"/>
    <w:rsid w:val="002F24B2"/>
    <w:rsid w:val="002F250D"/>
    <w:rsid w:val="002F28FB"/>
    <w:rsid w:val="002F2917"/>
    <w:rsid w:val="002F2C3B"/>
    <w:rsid w:val="002F2C48"/>
    <w:rsid w:val="002F2EC5"/>
    <w:rsid w:val="002F3288"/>
    <w:rsid w:val="002F3531"/>
    <w:rsid w:val="002F386E"/>
    <w:rsid w:val="002F390B"/>
    <w:rsid w:val="002F39E9"/>
    <w:rsid w:val="002F3AE3"/>
    <w:rsid w:val="002F3B30"/>
    <w:rsid w:val="002F3C2D"/>
    <w:rsid w:val="002F3C6E"/>
    <w:rsid w:val="002F3DD7"/>
    <w:rsid w:val="002F418A"/>
    <w:rsid w:val="002F4263"/>
    <w:rsid w:val="002F4311"/>
    <w:rsid w:val="002F4485"/>
    <w:rsid w:val="002F4536"/>
    <w:rsid w:val="002F46DE"/>
    <w:rsid w:val="002F493D"/>
    <w:rsid w:val="002F4A25"/>
    <w:rsid w:val="002F4AAA"/>
    <w:rsid w:val="002F4AF6"/>
    <w:rsid w:val="002F4B44"/>
    <w:rsid w:val="002F4CFF"/>
    <w:rsid w:val="002F4F84"/>
    <w:rsid w:val="002F5003"/>
    <w:rsid w:val="002F50A1"/>
    <w:rsid w:val="002F51F0"/>
    <w:rsid w:val="002F52C4"/>
    <w:rsid w:val="002F5451"/>
    <w:rsid w:val="002F583C"/>
    <w:rsid w:val="002F59C6"/>
    <w:rsid w:val="002F5DC2"/>
    <w:rsid w:val="002F5E02"/>
    <w:rsid w:val="002F5FF2"/>
    <w:rsid w:val="002F6256"/>
    <w:rsid w:val="002F63CF"/>
    <w:rsid w:val="002F6411"/>
    <w:rsid w:val="002F64D9"/>
    <w:rsid w:val="002F6563"/>
    <w:rsid w:val="002F67FD"/>
    <w:rsid w:val="002F6959"/>
    <w:rsid w:val="002F695E"/>
    <w:rsid w:val="002F6BD7"/>
    <w:rsid w:val="002F6E58"/>
    <w:rsid w:val="002F6E90"/>
    <w:rsid w:val="002F70B8"/>
    <w:rsid w:val="002F7288"/>
    <w:rsid w:val="002F7829"/>
    <w:rsid w:val="002F7944"/>
    <w:rsid w:val="002F79F1"/>
    <w:rsid w:val="002F7AC2"/>
    <w:rsid w:val="0030007C"/>
    <w:rsid w:val="003000D4"/>
    <w:rsid w:val="00300311"/>
    <w:rsid w:val="003005CC"/>
    <w:rsid w:val="003007F4"/>
    <w:rsid w:val="00300973"/>
    <w:rsid w:val="00300B65"/>
    <w:rsid w:val="00300BAD"/>
    <w:rsid w:val="00300D61"/>
    <w:rsid w:val="00300DCE"/>
    <w:rsid w:val="00300FB7"/>
    <w:rsid w:val="00301538"/>
    <w:rsid w:val="0030154A"/>
    <w:rsid w:val="0030155A"/>
    <w:rsid w:val="003016B3"/>
    <w:rsid w:val="00301724"/>
    <w:rsid w:val="00301930"/>
    <w:rsid w:val="00301993"/>
    <w:rsid w:val="00301BA5"/>
    <w:rsid w:val="00301D9A"/>
    <w:rsid w:val="00301DE8"/>
    <w:rsid w:val="00301F0F"/>
    <w:rsid w:val="0030203D"/>
    <w:rsid w:val="00302048"/>
    <w:rsid w:val="00302093"/>
    <w:rsid w:val="00302304"/>
    <w:rsid w:val="00302440"/>
    <w:rsid w:val="003024C7"/>
    <w:rsid w:val="00302652"/>
    <w:rsid w:val="003026AF"/>
    <w:rsid w:val="00302850"/>
    <w:rsid w:val="003028C3"/>
    <w:rsid w:val="00302906"/>
    <w:rsid w:val="00302960"/>
    <w:rsid w:val="00302A7D"/>
    <w:rsid w:val="00302A83"/>
    <w:rsid w:val="00302B44"/>
    <w:rsid w:val="00302B7A"/>
    <w:rsid w:val="00302DA6"/>
    <w:rsid w:val="00302DF2"/>
    <w:rsid w:val="00302E06"/>
    <w:rsid w:val="0030302C"/>
    <w:rsid w:val="003031CE"/>
    <w:rsid w:val="003033C6"/>
    <w:rsid w:val="0030357B"/>
    <w:rsid w:val="003036B8"/>
    <w:rsid w:val="0030383A"/>
    <w:rsid w:val="003038A0"/>
    <w:rsid w:val="00303AA5"/>
    <w:rsid w:val="00303AF2"/>
    <w:rsid w:val="00303D99"/>
    <w:rsid w:val="00303E94"/>
    <w:rsid w:val="00303E9D"/>
    <w:rsid w:val="00303EC7"/>
    <w:rsid w:val="00303F16"/>
    <w:rsid w:val="00303FF6"/>
    <w:rsid w:val="003040C6"/>
    <w:rsid w:val="003041F9"/>
    <w:rsid w:val="0030428A"/>
    <w:rsid w:val="00304321"/>
    <w:rsid w:val="00304333"/>
    <w:rsid w:val="00304492"/>
    <w:rsid w:val="003044E3"/>
    <w:rsid w:val="00304537"/>
    <w:rsid w:val="003047A5"/>
    <w:rsid w:val="0030480C"/>
    <w:rsid w:val="003048F3"/>
    <w:rsid w:val="00304A15"/>
    <w:rsid w:val="00304A6F"/>
    <w:rsid w:val="00304B00"/>
    <w:rsid w:val="00304B4F"/>
    <w:rsid w:val="00304BCA"/>
    <w:rsid w:val="00304C8E"/>
    <w:rsid w:val="00304ED0"/>
    <w:rsid w:val="00305046"/>
    <w:rsid w:val="003050EA"/>
    <w:rsid w:val="0030514E"/>
    <w:rsid w:val="00305478"/>
    <w:rsid w:val="003055B1"/>
    <w:rsid w:val="00305648"/>
    <w:rsid w:val="00305682"/>
    <w:rsid w:val="003056A7"/>
    <w:rsid w:val="00305C87"/>
    <w:rsid w:val="00305D4F"/>
    <w:rsid w:val="00305EC2"/>
    <w:rsid w:val="00306052"/>
    <w:rsid w:val="00306289"/>
    <w:rsid w:val="0030668A"/>
    <w:rsid w:val="00306BF6"/>
    <w:rsid w:val="00306D03"/>
    <w:rsid w:val="00306E21"/>
    <w:rsid w:val="00306F39"/>
    <w:rsid w:val="00306F5D"/>
    <w:rsid w:val="0030720F"/>
    <w:rsid w:val="0030737B"/>
    <w:rsid w:val="00307435"/>
    <w:rsid w:val="00307AA2"/>
    <w:rsid w:val="00307C3A"/>
    <w:rsid w:val="00307C43"/>
    <w:rsid w:val="00307D16"/>
    <w:rsid w:val="00310076"/>
    <w:rsid w:val="00310796"/>
    <w:rsid w:val="00310A13"/>
    <w:rsid w:val="00310B7B"/>
    <w:rsid w:val="00310F56"/>
    <w:rsid w:val="00311027"/>
    <w:rsid w:val="0031112F"/>
    <w:rsid w:val="003111E6"/>
    <w:rsid w:val="003116DF"/>
    <w:rsid w:val="00311712"/>
    <w:rsid w:val="00311748"/>
    <w:rsid w:val="00311776"/>
    <w:rsid w:val="00311AD4"/>
    <w:rsid w:val="00311C7D"/>
    <w:rsid w:val="00311E9F"/>
    <w:rsid w:val="003120C6"/>
    <w:rsid w:val="00312105"/>
    <w:rsid w:val="00312272"/>
    <w:rsid w:val="003122EC"/>
    <w:rsid w:val="0031233A"/>
    <w:rsid w:val="003124F9"/>
    <w:rsid w:val="003126B8"/>
    <w:rsid w:val="00312761"/>
    <w:rsid w:val="00312944"/>
    <w:rsid w:val="00312BC5"/>
    <w:rsid w:val="00312BF5"/>
    <w:rsid w:val="00312D3D"/>
    <w:rsid w:val="00312E92"/>
    <w:rsid w:val="00312F2C"/>
    <w:rsid w:val="00312F83"/>
    <w:rsid w:val="00313216"/>
    <w:rsid w:val="0031352E"/>
    <w:rsid w:val="003135F3"/>
    <w:rsid w:val="003136A7"/>
    <w:rsid w:val="003136DA"/>
    <w:rsid w:val="00313A83"/>
    <w:rsid w:val="00313B40"/>
    <w:rsid w:val="00313F08"/>
    <w:rsid w:val="00313F8A"/>
    <w:rsid w:val="00313F92"/>
    <w:rsid w:val="00313FE8"/>
    <w:rsid w:val="0031401B"/>
    <w:rsid w:val="003141FC"/>
    <w:rsid w:val="0031435E"/>
    <w:rsid w:val="003143AC"/>
    <w:rsid w:val="003144BC"/>
    <w:rsid w:val="003145D1"/>
    <w:rsid w:val="003146B6"/>
    <w:rsid w:val="00314879"/>
    <w:rsid w:val="003148C2"/>
    <w:rsid w:val="00314BBE"/>
    <w:rsid w:val="00314CFC"/>
    <w:rsid w:val="00314F78"/>
    <w:rsid w:val="00315035"/>
    <w:rsid w:val="003151E3"/>
    <w:rsid w:val="00315744"/>
    <w:rsid w:val="0031585D"/>
    <w:rsid w:val="0031597A"/>
    <w:rsid w:val="00315B39"/>
    <w:rsid w:val="00315C50"/>
    <w:rsid w:val="00315C8F"/>
    <w:rsid w:val="00315CEA"/>
    <w:rsid w:val="00315E4B"/>
    <w:rsid w:val="0031604B"/>
    <w:rsid w:val="003160B5"/>
    <w:rsid w:val="003162FA"/>
    <w:rsid w:val="00316326"/>
    <w:rsid w:val="00316349"/>
    <w:rsid w:val="00316384"/>
    <w:rsid w:val="00316B27"/>
    <w:rsid w:val="00316C9D"/>
    <w:rsid w:val="00316D75"/>
    <w:rsid w:val="00317054"/>
    <w:rsid w:val="0031723F"/>
    <w:rsid w:val="00317260"/>
    <w:rsid w:val="0031742E"/>
    <w:rsid w:val="0031757C"/>
    <w:rsid w:val="0031784A"/>
    <w:rsid w:val="0031799A"/>
    <w:rsid w:val="00317A38"/>
    <w:rsid w:val="00317C65"/>
    <w:rsid w:val="00317E1B"/>
    <w:rsid w:val="00317F3B"/>
    <w:rsid w:val="00317F69"/>
    <w:rsid w:val="00320087"/>
    <w:rsid w:val="00320220"/>
    <w:rsid w:val="0032049B"/>
    <w:rsid w:val="0032079F"/>
    <w:rsid w:val="003207F4"/>
    <w:rsid w:val="003208B7"/>
    <w:rsid w:val="003208CB"/>
    <w:rsid w:val="00320ADA"/>
    <w:rsid w:val="00320AE8"/>
    <w:rsid w:val="00320B2F"/>
    <w:rsid w:val="00320C5E"/>
    <w:rsid w:val="00320C95"/>
    <w:rsid w:val="00320E7D"/>
    <w:rsid w:val="00320ED0"/>
    <w:rsid w:val="00320FFE"/>
    <w:rsid w:val="0032105B"/>
    <w:rsid w:val="0032107C"/>
    <w:rsid w:val="00321148"/>
    <w:rsid w:val="0032134E"/>
    <w:rsid w:val="00321414"/>
    <w:rsid w:val="003215B5"/>
    <w:rsid w:val="00321640"/>
    <w:rsid w:val="00321731"/>
    <w:rsid w:val="003218F0"/>
    <w:rsid w:val="003218FB"/>
    <w:rsid w:val="00321BC0"/>
    <w:rsid w:val="00321C61"/>
    <w:rsid w:val="00321CAC"/>
    <w:rsid w:val="00321CB2"/>
    <w:rsid w:val="00321DF3"/>
    <w:rsid w:val="00321F99"/>
    <w:rsid w:val="00322010"/>
    <w:rsid w:val="003220E3"/>
    <w:rsid w:val="0032215F"/>
    <w:rsid w:val="00322176"/>
    <w:rsid w:val="00322298"/>
    <w:rsid w:val="00322451"/>
    <w:rsid w:val="003224D2"/>
    <w:rsid w:val="003228A2"/>
    <w:rsid w:val="00322A57"/>
    <w:rsid w:val="00322E50"/>
    <w:rsid w:val="00322F0B"/>
    <w:rsid w:val="00322FCA"/>
    <w:rsid w:val="00323072"/>
    <w:rsid w:val="0032327D"/>
    <w:rsid w:val="0032333B"/>
    <w:rsid w:val="00323684"/>
    <w:rsid w:val="003236B4"/>
    <w:rsid w:val="003237AB"/>
    <w:rsid w:val="0032386C"/>
    <w:rsid w:val="00323878"/>
    <w:rsid w:val="00323A83"/>
    <w:rsid w:val="00323C38"/>
    <w:rsid w:val="00323D0D"/>
    <w:rsid w:val="00323D7B"/>
    <w:rsid w:val="00323D95"/>
    <w:rsid w:val="00323DAC"/>
    <w:rsid w:val="00323F27"/>
    <w:rsid w:val="00323FE7"/>
    <w:rsid w:val="0032429A"/>
    <w:rsid w:val="00324377"/>
    <w:rsid w:val="00324502"/>
    <w:rsid w:val="003245BC"/>
    <w:rsid w:val="003245D1"/>
    <w:rsid w:val="003247C0"/>
    <w:rsid w:val="003247DA"/>
    <w:rsid w:val="00324847"/>
    <w:rsid w:val="00324874"/>
    <w:rsid w:val="00324983"/>
    <w:rsid w:val="00324B6B"/>
    <w:rsid w:val="00324CBA"/>
    <w:rsid w:val="00324FF3"/>
    <w:rsid w:val="003251FF"/>
    <w:rsid w:val="003252F4"/>
    <w:rsid w:val="00325839"/>
    <w:rsid w:val="00325848"/>
    <w:rsid w:val="003258B7"/>
    <w:rsid w:val="00325D7F"/>
    <w:rsid w:val="00325E53"/>
    <w:rsid w:val="00325EA5"/>
    <w:rsid w:val="00326087"/>
    <w:rsid w:val="003260DA"/>
    <w:rsid w:val="00326145"/>
    <w:rsid w:val="00326282"/>
    <w:rsid w:val="003262E7"/>
    <w:rsid w:val="00326309"/>
    <w:rsid w:val="0032639E"/>
    <w:rsid w:val="00326560"/>
    <w:rsid w:val="0032688B"/>
    <w:rsid w:val="00326AF2"/>
    <w:rsid w:val="00326B2D"/>
    <w:rsid w:val="00326DE8"/>
    <w:rsid w:val="00327231"/>
    <w:rsid w:val="00327409"/>
    <w:rsid w:val="0032782A"/>
    <w:rsid w:val="00327863"/>
    <w:rsid w:val="003279C9"/>
    <w:rsid w:val="00327A4D"/>
    <w:rsid w:val="00327B4F"/>
    <w:rsid w:val="00327D9F"/>
    <w:rsid w:val="00327E3F"/>
    <w:rsid w:val="00327F22"/>
    <w:rsid w:val="003300DA"/>
    <w:rsid w:val="0033011E"/>
    <w:rsid w:val="00330275"/>
    <w:rsid w:val="00330405"/>
    <w:rsid w:val="00330621"/>
    <w:rsid w:val="00330825"/>
    <w:rsid w:val="0033085B"/>
    <w:rsid w:val="0033095B"/>
    <w:rsid w:val="00330C78"/>
    <w:rsid w:val="00330CE1"/>
    <w:rsid w:val="00330E4D"/>
    <w:rsid w:val="00331294"/>
    <w:rsid w:val="00331824"/>
    <w:rsid w:val="00331F9E"/>
    <w:rsid w:val="003320F4"/>
    <w:rsid w:val="00332183"/>
    <w:rsid w:val="0033245A"/>
    <w:rsid w:val="00332528"/>
    <w:rsid w:val="00332537"/>
    <w:rsid w:val="003325A4"/>
    <w:rsid w:val="0033261D"/>
    <w:rsid w:val="00332629"/>
    <w:rsid w:val="00332A97"/>
    <w:rsid w:val="00332B82"/>
    <w:rsid w:val="00332D02"/>
    <w:rsid w:val="00332D50"/>
    <w:rsid w:val="00332E0C"/>
    <w:rsid w:val="00332E96"/>
    <w:rsid w:val="00333070"/>
    <w:rsid w:val="003332A3"/>
    <w:rsid w:val="003332B5"/>
    <w:rsid w:val="0033338E"/>
    <w:rsid w:val="00333595"/>
    <w:rsid w:val="00333657"/>
    <w:rsid w:val="003338B1"/>
    <w:rsid w:val="00333AAD"/>
    <w:rsid w:val="00333C9E"/>
    <w:rsid w:val="00333EF9"/>
    <w:rsid w:val="00334011"/>
    <w:rsid w:val="0033431D"/>
    <w:rsid w:val="003343CF"/>
    <w:rsid w:val="003344F9"/>
    <w:rsid w:val="003346CE"/>
    <w:rsid w:val="003347A8"/>
    <w:rsid w:val="003348C8"/>
    <w:rsid w:val="00334BF3"/>
    <w:rsid w:val="00334C98"/>
    <w:rsid w:val="00334CB3"/>
    <w:rsid w:val="00334D79"/>
    <w:rsid w:val="00334DA1"/>
    <w:rsid w:val="00334E94"/>
    <w:rsid w:val="00334F14"/>
    <w:rsid w:val="00334F35"/>
    <w:rsid w:val="003351A1"/>
    <w:rsid w:val="003351B9"/>
    <w:rsid w:val="00335202"/>
    <w:rsid w:val="00335250"/>
    <w:rsid w:val="003352DA"/>
    <w:rsid w:val="003353A9"/>
    <w:rsid w:val="003353EE"/>
    <w:rsid w:val="00335417"/>
    <w:rsid w:val="003354B9"/>
    <w:rsid w:val="00335667"/>
    <w:rsid w:val="00335685"/>
    <w:rsid w:val="003356C4"/>
    <w:rsid w:val="003358A6"/>
    <w:rsid w:val="00335954"/>
    <w:rsid w:val="00335D19"/>
    <w:rsid w:val="0033614B"/>
    <w:rsid w:val="003361AC"/>
    <w:rsid w:val="00336251"/>
    <w:rsid w:val="0033637F"/>
    <w:rsid w:val="003364FA"/>
    <w:rsid w:val="003365CF"/>
    <w:rsid w:val="00336887"/>
    <w:rsid w:val="00336A9E"/>
    <w:rsid w:val="00336B86"/>
    <w:rsid w:val="00336C3E"/>
    <w:rsid w:val="00336CEF"/>
    <w:rsid w:val="00336D57"/>
    <w:rsid w:val="00336F28"/>
    <w:rsid w:val="00337178"/>
    <w:rsid w:val="0033773D"/>
    <w:rsid w:val="00337964"/>
    <w:rsid w:val="003379DC"/>
    <w:rsid w:val="00337F84"/>
    <w:rsid w:val="00337FA7"/>
    <w:rsid w:val="0034001B"/>
    <w:rsid w:val="0034008A"/>
    <w:rsid w:val="003401CC"/>
    <w:rsid w:val="0034022F"/>
    <w:rsid w:val="003403DF"/>
    <w:rsid w:val="003404C1"/>
    <w:rsid w:val="00340579"/>
    <w:rsid w:val="00340CA8"/>
    <w:rsid w:val="00340D33"/>
    <w:rsid w:val="00340DB1"/>
    <w:rsid w:val="00340F5B"/>
    <w:rsid w:val="00341345"/>
    <w:rsid w:val="003415B3"/>
    <w:rsid w:val="00341850"/>
    <w:rsid w:val="00341B91"/>
    <w:rsid w:val="00341BD3"/>
    <w:rsid w:val="003420AF"/>
    <w:rsid w:val="0034217C"/>
    <w:rsid w:val="003421D5"/>
    <w:rsid w:val="00342424"/>
    <w:rsid w:val="0034247C"/>
    <w:rsid w:val="00342607"/>
    <w:rsid w:val="00342671"/>
    <w:rsid w:val="00342951"/>
    <w:rsid w:val="003429BF"/>
    <w:rsid w:val="00342ACB"/>
    <w:rsid w:val="00342AD6"/>
    <w:rsid w:val="00342DB4"/>
    <w:rsid w:val="00342E1D"/>
    <w:rsid w:val="0034324A"/>
    <w:rsid w:val="0034354E"/>
    <w:rsid w:val="00343625"/>
    <w:rsid w:val="00343DC4"/>
    <w:rsid w:val="00343FD7"/>
    <w:rsid w:val="003441DC"/>
    <w:rsid w:val="00344375"/>
    <w:rsid w:val="00344420"/>
    <w:rsid w:val="00344790"/>
    <w:rsid w:val="00344BF5"/>
    <w:rsid w:val="00344C75"/>
    <w:rsid w:val="003450E0"/>
    <w:rsid w:val="00345194"/>
    <w:rsid w:val="0034519C"/>
    <w:rsid w:val="003453C6"/>
    <w:rsid w:val="003453CA"/>
    <w:rsid w:val="00345578"/>
    <w:rsid w:val="003455C1"/>
    <w:rsid w:val="0034574C"/>
    <w:rsid w:val="00345896"/>
    <w:rsid w:val="0034594E"/>
    <w:rsid w:val="00345AE9"/>
    <w:rsid w:val="00345BDF"/>
    <w:rsid w:val="00345CF0"/>
    <w:rsid w:val="00345D40"/>
    <w:rsid w:val="00345DB4"/>
    <w:rsid w:val="00345DD2"/>
    <w:rsid w:val="00345E05"/>
    <w:rsid w:val="00345F7F"/>
    <w:rsid w:val="003461BC"/>
    <w:rsid w:val="00346246"/>
    <w:rsid w:val="003462FD"/>
    <w:rsid w:val="0034662E"/>
    <w:rsid w:val="00346738"/>
    <w:rsid w:val="00346851"/>
    <w:rsid w:val="00346913"/>
    <w:rsid w:val="0034698C"/>
    <w:rsid w:val="0034703B"/>
    <w:rsid w:val="003471A5"/>
    <w:rsid w:val="003473F2"/>
    <w:rsid w:val="003477D5"/>
    <w:rsid w:val="00347818"/>
    <w:rsid w:val="00347AAD"/>
    <w:rsid w:val="00347B37"/>
    <w:rsid w:val="00347CA4"/>
    <w:rsid w:val="00347CC8"/>
    <w:rsid w:val="00347D5B"/>
    <w:rsid w:val="00347E2E"/>
    <w:rsid w:val="00347EE9"/>
    <w:rsid w:val="00347F3C"/>
    <w:rsid w:val="00347F87"/>
    <w:rsid w:val="003500E3"/>
    <w:rsid w:val="003500FE"/>
    <w:rsid w:val="0035026D"/>
    <w:rsid w:val="003503BB"/>
    <w:rsid w:val="003503E7"/>
    <w:rsid w:val="00350556"/>
    <w:rsid w:val="003505FF"/>
    <w:rsid w:val="00350639"/>
    <w:rsid w:val="00350678"/>
    <w:rsid w:val="00350938"/>
    <w:rsid w:val="00350A93"/>
    <w:rsid w:val="00350BD5"/>
    <w:rsid w:val="00350C5A"/>
    <w:rsid w:val="00350D30"/>
    <w:rsid w:val="00350D33"/>
    <w:rsid w:val="00350ED1"/>
    <w:rsid w:val="00350F47"/>
    <w:rsid w:val="003512F4"/>
    <w:rsid w:val="003516FB"/>
    <w:rsid w:val="003519E9"/>
    <w:rsid w:val="00351C0D"/>
    <w:rsid w:val="00351D39"/>
    <w:rsid w:val="00351F71"/>
    <w:rsid w:val="00351F92"/>
    <w:rsid w:val="00351FC9"/>
    <w:rsid w:val="00352008"/>
    <w:rsid w:val="00352130"/>
    <w:rsid w:val="003525F6"/>
    <w:rsid w:val="00352876"/>
    <w:rsid w:val="003528BA"/>
    <w:rsid w:val="00352B43"/>
    <w:rsid w:val="00352B6F"/>
    <w:rsid w:val="00352DA1"/>
    <w:rsid w:val="00352DFB"/>
    <w:rsid w:val="00353048"/>
    <w:rsid w:val="00353168"/>
    <w:rsid w:val="003532F5"/>
    <w:rsid w:val="00353656"/>
    <w:rsid w:val="0035392D"/>
    <w:rsid w:val="003539CB"/>
    <w:rsid w:val="00353B5A"/>
    <w:rsid w:val="00353C7E"/>
    <w:rsid w:val="00353D01"/>
    <w:rsid w:val="00353DB5"/>
    <w:rsid w:val="00354017"/>
    <w:rsid w:val="00354192"/>
    <w:rsid w:val="003543B2"/>
    <w:rsid w:val="0035465B"/>
    <w:rsid w:val="003548AE"/>
    <w:rsid w:val="0035491C"/>
    <w:rsid w:val="00354B99"/>
    <w:rsid w:val="00354C36"/>
    <w:rsid w:val="00354E76"/>
    <w:rsid w:val="00354ECD"/>
    <w:rsid w:val="00354FC8"/>
    <w:rsid w:val="003552C4"/>
    <w:rsid w:val="003552DB"/>
    <w:rsid w:val="0035530C"/>
    <w:rsid w:val="003554F0"/>
    <w:rsid w:val="0035574D"/>
    <w:rsid w:val="0035576A"/>
    <w:rsid w:val="00355829"/>
    <w:rsid w:val="00355863"/>
    <w:rsid w:val="00355E1F"/>
    <w:rsid w:val="00355E6D"/>
    <w:rsid w:val="0035665E"/>
    <w:rsid w:val="003566A4"/>
    <w:rsid w:val="00356741"/>
    <w:rsid w:val="00356754"/>
    <w:rsid w:val="0035692E"/>
    <w:rsid w:val="003569E9"/>
    <w:rsid w:val="00356A55"/>
    <w:rsid w:val="00356A75"/>
    <w:rsid w:val="00356EB7"/>
    <w:rsid w:val="003570D0"/>
    <w:rsid w:val="003570FA"/>
    <w:rsid w:val="0035736F"/>
    <w:rsid w:val="003573B8"/>
    <w:rsid w:val="003573CB"/>
    <w:rsid w:val="0035753F"/>
    <w:rsid w:val="0035757D"/>
    <w:rsid w:val="0035779E"/>
    <w:rsid w:val="0035793C"/>
    <w:rsid w:val="00357BFD"/>
    <w:rsid w:val="00357DFC"/>
    <w:rsid w:val="00357F37"/>
    <w:rsid w:val="00357F4D"/>
    <w:rsid w:val="003600CC"/>
    <w:rsid w:val="00360255"/>
    <w:rsid w:val="00360362"/>
    <w:rsid w:val="00360679"/>
    <w:rsid w:val="003609F6"/>
    <w:rsid w:val="00360F69"/>
    <w:rsid w:val="00361053"/>
    <w:rsid w:val="00361108"/>
    <w:rsid w:val="003611DD"/>
    <w:rsid w:val="00361245"/>
    <w:rsid w:val="003613BF"/>
    <w:rsid w:val="003614F4"/>
    <w:rsid w:val="003615CE"/>
    <w:rsid w:val="003615E8"/>
    <w:rsid w:val="00361659"/>
    <w:rsid w:val="003616ED"/>
    <w:rsid w:val="00361CD1"/>
    <w:rsid w:val="00361EBE"/>
    <w:rsid w:val="00361F87"/>
    <w:rsid w:val="00361FDC"/>
    <w:rsid w:val="0036206F"/>
    <w:rsid w:val="00362083"/>
    <w:rsid w:val="003621DD"/>
    <w:rsid w:val="00362283"/>
    <w:rsid w:val="0036229C"/>
    <w:rsid w:val="003622AE"/>
    <w:rsid w:val="003623AA"/>
    <w:rsid w:val="0036240D"/>
    <w:rsid w:val="00362489"/>
    <w:rsid w:val="003624BF"/>
    <w:rsid w:val="003624EE"/>
    <w:rsid w:val="003627D4"/>
    <w:rsid w:val="003627ED"/>
    <w:rsid w:val="00362A52"/>
    <w:rsid w:val="00362AA6"/>
    <w:rsid w:val="00362C2D"/>
    <w:rsid w:val="00362D11"/>
    <w:rsid w:val="00362EF5"/>
    <w:rsid w:val="00362EFE"/>
    <w:rsid w:val="00362FA9"/>
    <w:rsid w:val="003631C7"/>
    <w:rsid w:val="00363235"/>
    <w:rsid w:val="003637AC"/>
    <w:rsid w:val="003638AC"/>
    <w:rsid w:val="00363922"/>
    <w:rsid w:val="00363990"/>
    <w:rsid w:val="00363B2A"/>
    <w:rsid w:val="00363DC1"/>
    <w:rsid w:val="00363FEE"/>
    <w:rsid w:val="003640B3"/>
    <w:rsid w:val="003640E5"/>
    <w:rsid w:val="0036420A"/>
    <w:rsid w:val="00364265"/>
    <w:rsid w:val="00364643"/>
    <w:rsid w:val="003646D1"/>
    <w:rsid w:val="003648B4"/>
    <w:rsid w:val="003648CD"/>
    <w:rsid w:val="00364914"/>
    <w:rsid w:val="00364A3B"/>
    <w:rsid w:val="00364BE7"/>
    <w:rsid w:val="00364C96"/>
    <w:rsid w:val="00364CC9"/>
    <w:rsid w:val="00364CDF"/>
    <w:rsid w:val="00364D0A"/>
    <w:rsid w:val="00364F94"/>
    <w:rsid w:val="003650EB"/>
    <w:rsid w:val="003650FB"/>
    <w:rsid w:val="003652EB"/>
    <w:rsid w:val="00365360"/>
    <w:rsid w:val="00365377"/>
    <w:rsid w:val="00365553"/>
    <w:rsid w:val="00365580"/>
    <w:rsid w:val="003657AD"/>
    <w:rsid w:val="003658E8"/>
    <w:rsid w:val="00365A86"/>
    <w:rsid w:val="00365E1F"/>
    <w:rsid w:val="0036621A"/>
    <w:rsid w:val="00366309"/>
    <w:rsid w:val="00366343"/>
    <w:rsid w:val="0036643D"/>
    <w:rsid w:val="00366564"/>
    <w:rsid w:val="003665D0"/>
    <w:rsid w:val="00366635"/>
    <w:rsid w:val="003666B3"/>
    <w:rsid w:val="0036673D"/>
    <w:rsid w:val="00366A4F"/>
    <w:rsid w:val="00366AAC"/>
    <w:rsid w:val="00366D1D"/>
    <w:rsid w:val="00366DFB"/>
    <w:rsid w:val="0036710B"/>
    <w:rsid w:val="00367128"/>
    <w:rsid w:val="003671F0"/>
    <w:rsid w:val="003675CF"/>
    <w:rsid w:val="00367605"/>
    <w:rsid w:val="00367684"/>
    <w:rsid w:val="0036768E"/>
    <w:rsid w:val="00367751"/>
    <w:rsid w:val="0036775F"/>
    <w:rsid w:val="003677E1"/>
    <w:rsid w:val="003678C2"/>
    <w:rsid w:val="003679CF"/>
    <w:rsid w:val="00367D23"/>
    <w:rsid w:val="00367FEA"/>
    <w:rsid w:val="0037008B"/>
    <w:rsid w:val="003700E2"/>
    <w:rsid w:val="00370146"/>
    <w:rsid w:val="003702EB"/>
    <w:rsid w:val="003704AF"/>
    <w:rsid w:val="00370549"/>
    <w:rsid w:val="003706A3"/>
    <w:rsid w:val="0037072B"/>
    <w:rsid w:val="003707F1"/>
    <w:rsid w:val="00370A62"/>
    <w:rsid w:val="00370A91"/>
    <w:rsid w:val="00370F8A"/>
    <w:rsid w:val="00371000"/>
    <w:rsid w:val="00371028"/>
    <w:rsid w:val="0037105B"/>
    <w:rsid w:val="003711F7"/>
    <w:rsid w:val="003713AE"/>
    <w:rsid w:val="003714CA"/>
    <w:rsid w:val="00371567"/>
    <w:rsid w:val="003715AD"/>
    <w:rsid w:val="003717B5"/>
    <w:rsid w:val="00371ADC"/>
    <w:rsid w:val="00371D89"/>
    <w:rsid w:val="00371DE5"/>
    <w:rsid w:val="00371E8B"/>
    <w:rsid w:val="00371F0C"/>
    <w:rsid w:val="00372126"/>
    <w:rsid w:val="00372223"/>
    <w:rsid w:val="00372232"/>
    <w:rsid w:val="00372332"/>
    <w:rsid w:val="00372392"/>
    <w:rsid w:val="003723D2"/>
    <w:rsid w:val="0037244A"/>
    <w:rsid w:val="0037246C"/>
    <w:rsid w:val="00372550"/>
    <w:rsid w:val="00372AB3"/>
    <w:rsid w:val="00372BC8"/>
    <w:rsid w:val="00372C8C"/>
    <w:rsid w:val="00373153"/>
    <w:rsid w:val="0037319D"/>
    <w:rsid w:val="003733D3"/>
    <w:rsid w:val="00373447"/>
    <w:rsid w:val="003736D3"/>
    <w:rsid w:val="00373792"/>
    <w:rsid w:val="003738B7"/>
    <w:rsid w:val="003738DA"/>
    <w:rsid w:val="0037397B"/>
    <w:rsid w:val="00373CA1"/>
    <w:rsid w:val="00373D05"/>
    <w:rsid w:val="00373E56"/>
    <w:rsid w:val="003740C3"/>
    <w:rsid w:val="003740E1"/>
    <w:rsid w:val="00374375"/>
    <w:rsid w:val="003743B1"/>
    <w:rsid w:val="003743B5"/>
    <w:rsid w:val="003744AC"/>
    <w:rsid w:val="0037457C"/>
    <w:rsid w:val="0037479A"/>
    <w:rsid w:val="00374AC6"/>
    <w:rsid w:val="00374CFA"/>
    <w:rsid w:val="00374DAE"/>
    <w:rsid w:val="00375204"/>
    <w:rsid w:val="0037532F"/>
    <w:rsid w:val="00375375"/>
    <w:rsid w:val="003754C2"/>
    <w:rsid w:val="003754ED"/>
    <w:rsid w:val="00375564"/>
    <w:rsid w:val="00375726"/>
    <w:rsid w:val="00375885"/>
    <w:rsid w:val="00375B5F"/>
    <w:rsid w:val="00375C80"/>
    <w:rsid w:val="00376021"/>
    <w:rsid w:val="003760D4"/>
    <w:rsid w:val="003761D5"/>
    <w:rsid w:val="00376221"/>
    <w:rsid w:val="00376663"/>
    <w:rsid w:val="003767E8"/>
    <w:rsid w:val="00376EAB"/>
    <w:rsid w:val="003770D5"/>
    <w:rsid w:val="00377178"/>
    <w:rsid w:val="003771A9"/>
    <w:rsid w:val="00377749"/>
    <w:rsid w:val="00377782"/>
    <w:rsid w:val="003777BC"/>
    <w:rsid w:val="003777F0"/>
    <w:rsid w:val="0037784C"/>
    <w:rsid w:val="00377A6A"/>
    <w:rsid w:val="00377A81"/>
    <w:rsid w:val="00377E3A"/>
    <w:rsid w:val="00380253"/>
    <w:rsid w:val="0038050B"/>
    <w:rsid w:val="00380A0F"/>
    <w:rsid w:val="00380A53"/>
    <w:rsid w:val="00380A6E"/>
    <w:rsid w:val="00380AB6"/>
    <w:rsid w:val="00380B07"/>
    <w:rsid w:val="00380DA4"/>
    <w:rsid w:val="00380F6D"/>
    <w:rsid w:val="003811C8"/>
    <w:rsid w:val="003811C9"/>
    <w:rsid w:val="0038125B"/>
    <w:rsid w:val="003812AA"/>
    <w:rsid w:val="00381542"/>
    <w:rsid w:val="003818DE"/>
    <w:rsid w:val="00381A3E"/>
    <w:rsid w:val="00381B55"/>
    <w:rsid w:val="00381CA6"/>
    <w:rsid w:val="0038212C"/>
    <w:rsid w:val="0038235A"/>
    <w:rsid w:val="0038246B"/>
    <w:rsid w:val="003824FC"/>
    <w:rsid w:val="003829A1"/>
    <w:rsid w:val="00382BA4"/>
    <w:rsid w:val="00382C90"/>
    <w:rsid w:val="00382DAE"/>
    <w:rsid w:val="00382DFB"/>
    <w:rsid w:val="00382EBA"/>
    <w:rsid w:val="00382FE3"/>
    <w:rsid w:val="003832A7"/>
    <w:rsid w:val="003832BD"/>
    <w:rsid w:val="0038332E"/>
    <w:rsid w:val="00383393"/>
    <w:rsid w:val="003833E8"/>
    <w:rsid w:val="0038340D"/>
    <w:rsid w:val="0038379E"/>
    <w:rsid w:val="0038394A"/>
    <w:rsid w:val="00383A7B"/>
    <w:rsid w:val="00383BBC"/>
    <w:rsid w:val="00383DB3"/>
    <w:rsid w:val="00383EEC"/>
    <w:rsid w:val="003840C3"/>
    <w:rsid w:val="003840F9"/>
    <w:rsid w:val="003845FF"/>
    <w:rsid w:val="00384AC0"/>
    <w:rsid w:val="00384D8D"/>
    <w:rsid w:val="00384F43"/>
    <w:rsid w:val="003855EE"/>
    <w:rsid w:val="003858AD"/>
    <w:rsid w:val="00385906"/>
    <w:rsid w:val="003859AF"/>
    <w:rsid w:val="00385EB0"/>
    <w:rsid w:val="00385F84"/>
    <w:rsid w:val="003860BD"/>
    <w:rsid w:val="003860E3"/>
    <w:rsid w:val="00386184"/>
    <w:rsid w:val="00386366"/>
    <w:rsid w:val="00386492"/>
    <w:rsid w:val="003868D5"/>
    <w:rsid w:val="00386B84"/>
    <w:rsid w:val="00386DB2"/>
    <w:rsid w:val="003871DC"/>
    <w:rsid w:val="00387533"/>
    <w:rsid w:val="003878F8"/>
    <w:rsid w:val="00387A75"/>
    <w:rsid w:val="00387ADA"/>
    <w:rsid w:val="00387AF2"/>
    <w:rsid w:val="00387B46"/>
    <w:rsid w:val="00387CB0"/>
    <w:rsid w:val="00387DAF"/>
    <w:rsid w:val="00387EF1"/>
    <w:rsid w:val="00387FE5"/>
    <w:rsid w:val="0039017E"/>
    <w:rsid w:val="00390456"/>
    <w:rsid w:val="0039057B"/>
    <w:rsid w:val="003905E7"/>
    <w:rsid w:val="00390719"/>
    <w:rsid w:val="00390A4D"/>
    <w:rsid w:val="00390D84"/>
    <w:rsid w:val="00390DE6"/>
    <w:rsid w:val="003910BB"/>
    <w:rsid w:val="0039111D"/>
    <w:rsid w:val="00391120"/>
    <w:rsid w:val="00391275"/>
    <w:rsid w:val="0039147B"/>
    <w:rsid w:val="003917AF"/>
    <w:rsid w:val="00391C81"/>
    <w:rsid w:val="00391DD9"/>
    <w:rsid w:val="00392140"/>
    <w:rsid w:val="00392221"/>
    <w:rsid w:val="00392276"/>
    <w:rsid w:val="00392A33"/>
    <w:rsid w:val="00392BFA"/>
    <w:rsid w:val="00392F3B"/>
    <w:rsid w:val="00392FB3"/>
    <w:rsid w:val="003931C0"/>
    <w:rsid w:val="0039330E"/>
    <w:rsid w:val="00393396"/>
    <w:rsid w:val="003933E4"/>
    <w:rsid w:val="003935AB"/>
    <w:rsid w:val="00393713"/>
    <w:rsid w:val="00393880"/>
    <w:rsid w:val="00393942"/>
    <w:rsid w:val="0039394D"/>
    <w:rsid w:val="00393C8A"/>
    <w:rsid w:val="00393E1D"/>
    <w:rsid w:val="00393F38"/>
    <w:rsid w:val="00394126"/>
    <w:rsid w:val="003941DE"/>
    <w:rsid w:val="00394266"/>
    <w:rsid w:val="003943D9"/>
    <w:rsid w:val="00394534"/>
    <w:rsid w:val="0039465F"/>
    <w:rsid w:val="003946C7"/>
    <w:rsid w:val="00394919"/>
    <w:rsid w:val="00394A1B"/>
    <w:rsid w:val="00394A59"/>
    <w:rsid w:val="00394D55"/>
    <w:rsid w:val="00394D9C"/>
    <w:rsid w:val="003952A4"/>
    <w:rsid w:val="00395318"/>
    <w:rsid w:val="00395584"/>
    <w:rsid w:val="003956F0"/>
    <w:rsid w:val="003957A8"/>
    <w:rsid w:val="00395A77"/>
    <w:rsid w:val="00395B51"/>
    <w:rsid w:val="00395B74"/>
    <w:rsid w:val="00395B84"/>
    <w:rsid w:val="00395C32"/>
    <w:rsid w:val="00395C48"/>
    <w:rsid w:val="00395CE1"/>
    <w:rsid w:val="00395D80"/>
    <w:rsid w:val="00395F91"/>
    <w:rsid w:val="00395FA6"/>
    <w:rsid w:val="00396052"/>
    <w:rsid w:val="0039609A"/>
    <w:rsid w:val="00396131"/>
    <w:rsid w:val="00396246"/>
    <w:rsid w:val="0039637C"/>
    <w:rsid w:val="003963AF"/>
    <w:rsid w:val="003965B0"/>
    <w:rsid w:val="003965C8"/>
    <w:rsid w:val="00396629"/>
    <w:rsid w:val="00396649"/>
    <w:rsid w:val="00396695"/>
    <w:rsid w:val="00396717"/>
    <w:rsid w:val="00396786"/>
    <w:rsid w:val="003969FD"/>
    <w:rsid w:val="00396C88"/>
    <w:rsid w:val="00396D22"/>
    <w:rsid w:val="00396E45"/>
    <w:rsid w:val="00396E64"/>
    <w:rsid w:val="00396EF7"/>
    <w:rsid w:val="00396FB2"/>
    <w:rsid w:val="00396FD0"/>
    <w:rsid w:val="0039744A"/>
    <w:rsid w:val="00397598"/>
    <w:rsid w:val="003975F1"/>
    <w:rsid w:val="003977D4"/>
    <w:rsid w:val="003977DC"/>
    <w:rsid w:val="00397860"/>
    <w:rsid w:val="00397906"/>
    <w:rsid w:val="00397A27"/>
    <w:rsid w:val="00397B22"/>
    <w:rsid w:val="00397C98"/>
    <w:rsid w:val="00397FBD"/>
    <w:rsid w:val="003A013D"/>
    <w:rsid w:val="003A0168"/>
    <w:rsid w:val="003A0219"/>
    <w:rsid w:val="003A03DB"/>
    <w:rsid w:val="003A04D7"/>
    <w:rsid w:val="003A063F"/>
    <w:rsid w:val="003A0718"/>
    <w:rsid w:val="003A0776"/>
    <w:rsid w:val="003A07EA"/>
    <w:rsid w:val="003A07F9"/>
    <w:rsid w:val="003A0874"/>
    <w:rsid w:val="003A08BF"/>
    <w:rsid w:val="003A091E"/>
    <w:rsid w:val="003A0A4B"/>
    <w:rsid w:val="003A0B6F"/>
    <w:rsid w:val="003A0D38"/>
    <w:rsid w:val="003A0EB6"/>
    <w:rsid w:val="003A0FA5"/>
    <w:rsid w:val="003A14D5"/>
    <w:rsid w:val="003A1500"/>
    <w:rsid w:val="003A15B0"/>
    <w:rsid w:val="003A1628"/>
    <w:rsid w:val="003A17B9"/>
    <w:rsid w:val="003A1834"/>
    <w:rsid w:val="003A1BC5"/>
    <w:rsid w:val="003A1D1B"/>
    <w:rsid w:val="003A1ED5"/>
    <w:rsid w:val="003A1FDA"/>
    <w:rsid w:val="003A20B7"/>
    <w:rsid w:val="003A20D3"/>
    <w:rsid w:val="003A21D7"/>
    <w:rsid w:val="003A23C4"/>
    <w:rsid w:val="003A24A0"/>
    <w:rsid w:val="003A24F0"/>
    <w:rsid w:val="003A24FF"/>
    <w:rsid w:val="003A257E"/>
    <w:rsid w:val="003A258B"/>
    <w:rsid w:val="003A25B4"/>
    <w:rsid w:val="003A268A"/>
    <w:rsid w:val="003A2797"/>
    <w:rsid w:val="003A27D9"/>
    <w:rsid w:val="003A2812"/>
    <w:rsid w:val="003A29A3"/>
    <w:rsid w:val="003A2A38"/>
    <w:rsid w:val="003A2C5A"/>
    <w:rsid w:val="003A2C68"/>
    <w:rsid w:val="003A2DD0"/>
    <w:rsid w:val="003A2EFF"/>
    <w:rsid w:val="003A2FBF"/>
    <w:rsid w:val="003A3427"/>
    <w:rsid w:val="003A3682"/>
    <w:rsid w:val="003A395D"/>
    <w:rsid w:val="003A3961"/>
    <w:rsid w:val="003A3AFF"/>
    <w:rsid w:val="003A3BBE"/>
    <w:rsid w:val="003A3C09"/>
    <w:rsid w:val="003A3C95"/>
    <w:rsid w:val="003A3D35"/>
    <w:rsid w:val="003A3FF4"/>
    <w:rsid w:val="003A44B2"/>
    <w:rsid w:val="003A44D5"/>
    <w:rsid w:val="003A453B"/>
    <w:rsid w:val="003A45D0"/>
    <w:rsid w:val="003A4756"/>
    <w:rsid w:val="003A49E7"/>
    <w:rsid w:val="003A55E8"/>
    <w:rsid w:val="003A5611"/>
    <w:rsid w:val="003A584D"/>
    <w:rsid w:val="003A5918"/>
    <w:rsid w:val="003A5E69"/>
    <w:rsid w:val="003A6003"/>
    <w:rsid w:val="003A61C3"/>
    <w:rsid w:val="003A6669"/>
    <w:rsid w:val="003A6A09"/>
    <w:rsid w:val="003A6AF8"/>
    <w:rsid w:val="003A6D97"/>
    <w:rsid w:val="003A6EF3"/>
    <w:rsid w:val="003A718A"/>
    <w:rsid w:val="003A71F5"/>
    <w:rsid w:val="003A720B"/>
    <w:rsid w:val="003A7343"/>
    <w:rsid w:val="003A75E7"/>
    <w:rsid w:val="003A7BAA"/>
    <w:rsid w:val="003A7BF6"/>
    <w:rsid w:val="003A7C4F"/>
    <w:rsid w:val="003B016F"/>
    <w:rsid w:val="003B01A7"/>
    <w:rsid w:val="003B01FE"/>
    <w:rsid w:val="003B037B"/>
    <w:rsid w:val="003B05FD"/>
    <w:rsid w:val="003B063B"/>
    <w:rsid w:val="003B06EA"/>
    <w:rsid w:val="003B0762"/>
    <w:rsid w:val="003B0B8D"/>
    <w:rsid w:val="003B0C24"/>
    <w:rsid w:val="003B0C46"/>
    <w:rsid w:val="003B0D3B"/>
    <w:rsid w:val="003B0E39"/>
    <w:rsid w:val="003B0ED8"/>
    <w:rsid w:val="003B1093"/>
    <w:rsid w:val="003B1364"/>
    <w:rsid w:val="003B13C5"/>
    <w:rsid w:val="003B154D"/>
    <w:rsid w:val="003B15D7"/>
    <w:rsid w:val="003B1632"/>
    <w:rsid w:val="003B16C9"/>
    <w:rsid w:val="003B16F8"/>
    <w:rsid w:val="003B1709"/>
    <w:rsid w:val="003B1877"/>
    <w:rsid w:val="003B192B"/>
    <w:rsid w:val="003B19DF"/>
    <w:rsid w:val="003B1A97"/>
    <w:rsid w:val="003B1EC4"/>
    <w:rsid w:val="003B1FFC"/>
    <w:rsid w:val="003B2282"/>
    <w:rsid w:val="003B257D"/>
    <w:rsid w:val="003B26F4"/>
    <w:rsid w:val="003B28AE"/>
    <w:rsid w:val="003B2A24"/>
    <w:rsid w:val="003B2A7B"/>
    <w:rsid w:val="003B2B9E"/>
    <w:rsid w:val="003B2BC6"/>
    <w:rsid w:val="003B3421"/>
    <w:rsid w:val="003B3479"/>
    <w:rsid w:val="003B349D"/>
    <w:rsid w:val="003B3756"/>
    <w:rsid w:val="003B384A"/>
    <w:rsid w:val="003B3A66"/>
    <w:rsid w:val="003B3A88"/>
    <w:rsid w:val="003B3C95"/>
    <w:rsid w:val="003B3DD2"/>
    <w:rsid w:val="003B4038"/>
    <w:rsid w:val="003B49B7"/>
    <w:rsid w:val="003B49C3"/>
    <w:rsid w:val="003B4B00"/>
    <w:rsid w:val="003B4B4D"/>
    <w:rsid w:val="003B4BD1"/>
    <w:rsid w:val="003B4FBA"/>
    <w:rsid w:val="003B51DA"/>
    <w:rsid w:val="003B52B0"/>
    <w:rsid w:val="003B5426"/>
    <w:rsid w:val="003B5500"/>
    <w:rsid w:val="003B591C"/>
    <w:rsid w:val="003B5CB1"/>
    <w:rsid w:val="003B5CDD"/>
    <w:rsid w:val="003B5E0F"/>
    <w:rsid w:val="003B5E66"/>
    <w:rsid w:val="003B5FA9"/>
    <w:rsid w:val="003B60A1"/>
    <w:rsid w:val="003B61F2"/>
    <w:rsid w:val="003B62A1"/>
    <w:rsid w:val="003B639D"/>
    <w:rsid w:val="003B63D4"/>
    <w:rsid w:val="003B63E9"/>
    <w:rsid w:val="003B64A5"/>
    <w:rsid w:val="003B64AC"/>
    <w:rsid w:val="003B68FE"/>
    <w:rsid w:val="003B6A97"/>
    <w:rsid w:val="003B6B7A"/>
    <w:rsid w:val="003B6C07"/>
    <w:rsid w:val="003B6D75"/>
    <w:rsid w:val="003B709F"/>
    <w:rsid w:val="003B735A"/>
    <w:rsid w:val="003B778A"/>
    <w:rsid w:val="003B7900"/>
    <w:rsid w:val="003B79CC"/>
    <w:rsid w:val="003B7B06"/>
    <w:rsid w:val="003B7C08"/>
    <w:rsid w:val="003C029D"/>
    <w:rsid w:val="003C04F2"/>
    <w:rsid w:val="003C060D"/>
    <w:rsid w:val="003C0856"/>
    <w:rsid w:val="003C086A"/>
    <w:rsid w:val="003C08D2"/>
    <w:rsid w:val="003C091B"/>
    <w:rsid w:val="003C0ADF"/>
    <w:rsid w:val="003C0B95"/>
    <w:rsid w:val="003C0CD6"/>
    <w:rsid w:val="003C0FAD"/>
    <w:rsid w:val="003C10E6"/>
    <w:rsid w:val="003C123A"/>
    <w:rsid w:val="003C123B"/>
    <w:rsid w:val="003C1309"/>
    <w:rsid w:val="003C1321"/>
    <w:rsid w:val="003C1358"/>
    <w:rsid w:val="003C13D7"/>
    <w:rsid w:val="003C13F7"/>
    <w:rsid w:val="003C15BA"/>
    <w:rsid w:val="003C160C"/>
    <w:rsid w:val="003C18E5"/>
    <w:rsid w:val="003C19A4"/>
    <w:rsid w:val="003C1A0D"/>
    <w:rsid w:val="003C1ABC"/>
    <w:rsid w:val="003C1C4F"/>
    <w:rsid w:val="003C1C9D"/>
    <w:rsid w:val="003C1EE3"/>
    <w:rsid w:val="003C233A"/>
    <w:rsid w:val="003C24A9"/>
    <w:rsid w:val="003C27A9"/>
    <w:rsid w:val="003C2B34"/>
    <w:rsid w:val="003C2B8E"/>
    <w:rsid w:val="003C2CF4"/>
    <w:rsid w:val="003C2D59"/>
    <w:rsid w:val="003C2DAD"/>
    <w:rsid w:val="003C30A1"/>
    <w:rsid w:val="003C31FE"/>
    <w:rsid w:val="003C3237"/>
    <w:rsid w:val="003C3290"/>
    <w:rsid w:val="003C3385"/>
    <w:rsid w:val="003C358A"/>
    <w:rsid w:val="003C36D7"/>
    <w:rsid w:val="003C3777"/>
    <w:rsid w:val="003C37F8"/>
    <w:rsid w:val="003C38E4"/>
    <w:rsid w:val="003C396E"/>
    <w:rsid w:val="003C3ADE"/>
    <w:rsid w:val="003C3E0F"/>
    <w:rsid w:val="003C3FCD"/>
    <w:rsid w:val="003C40D8"/>
    <w:rsid w:val="003C413D"/>
    <w:rsid w:val="003C4324"/>
    <w:rsid w:val="003C438B"/>
    <w:rsid w:val="003C4412"/>
    <w:rsid w:val="003C453E"/>
    <w:rsid w:val="003C47AE"/>
    <w:rsid w:val="003C4827"/>
    <w:rsid w:val="003C4AFF"/>
    <w:rsid w:val="003C4B63"/>
    <w:rsid w:val="003C4B89"/>
    <w:rsid w:val="003C4C9A"/>
    <w:rsid w:val="003C4DCE"/>
    <w:rsid w:val="003C4ED7"/>
    <w:rsid w:val="003C4FCE"/>
    <w:rsid w:val="003C509A"/>
    <w:rsid w:val="003C50C6"/>
    <w:rsid w:val="003C52B3"/>
    <w:rsid w:val="003C5304"/>
    <w:rsid w:val="003C530E"/>
    <w:rsid w:val="003C53F4"/>
    <w:rsid w:val="003C5424"/>
    <w:rsid w:val="003C5CEC"/>
    <w:rsid w:val="003C605C"/>
    <w:rsid w:val="003C6085"/>
    <w:rsid w:val="003C6135"/>
    <w:rsid w:val="003C63E5"/>
    <w:rsid w:val="003C6A26"/>
    <w:rsid w:val="003C6D39"/>
    <w:rsid w:val="003C711F"/>
    <w:rsid w:val="003C734A"/>
    <w:rsid w:val="003C76E8"/>
    <w:rsid w:val="003C7733"/>
    <w:rsid w:val="003C77C3"/>
    <w:rsid w:val="003C7848"/>
    <w:rsid w:val="003C7861"/>
    <w:rsid w:val="003C7A5F"/>
    <w:rsid w:val="003C7AF5"/>
    <w:rsid w:val="003C7B85"/>
    <w:rsid w:val="003C7F08"/>
    <w:rsid w:val="003D0013"/>
    <w:rsid w:val="003D0015"/>
    <w:rsid w:val="003D00EE"/>
    <w:rsid w:val="003D02EE"/>
    <w:rsid w:val="003D03A1"/>
    <w:rsid w:val="003D03C9"/>
    <w:rsid w:val="003D0434"/>
    <w:rsid w:val="003D046C"/>
    <w:rsid w:val="003D0733"/>
    <w:rsid w:val="003D0861"/>
    <w:rsid w:val="003D0945"/>
    <w:rsid w:val="003D094E"/>
    <w:rsid w:val="003D0C48"/>
    <w:rsid w:val="003D10AB"/>
    <w:rsid w:val="003D10C1"/>
    <w:rsid w:val="003D120B"/>
    <w:rsid w:val="003D1534"/>
    <w:rsid w:val="003D1657"/>
    <w:rsid w:val="003D16B7"/>
    <w:rsid w:val="003D17FC"/>
    <w:rsid w:val="003D1ACC"/>
    <w:rsid w:val="003D1BC0"/>
    <w:rsid w:val="003D1BF7"/>
    <w:rsid w:val="003D1F27"/>
    <w:rsid w:val="003D2043"/>
    <w:rsid w:val="003D2155"/>
    <w:rsid w:val="003D240D"/>
    <w:rsid w:val="003D2733"/>
    <w:rsid w:val="003D27D5"/>
    <w:rsid w:val="003D2904"/>
    <w:rsid w:val="003D2B21"/>
    <w:rsid w:val="003D2E7A"/>
    <w:rsid w:val="003D2F2F"/>
    <w:rsid w:val="003D2F44"/>
    <w:rsid w:val="003D2F6A"/>
    <w:rsid w:val="003D3122"/>
    <w:rsid w:val="003D31C5"/>
    <w:rsid w:val="003D3BB2"/>
    <w:rsid w:val="003D3BBB"/>
    <w:rsid w:val="003D3D3C"/>
    <w:rsid w:val="003D40D9"/>
    <w:rsid w:val="003D41D1"/>
    <w:rsid w:val="003D43C1"/>
    <w:rsid w:val="003D4507"/>
    <w:rsid w:val="003D47B5"/>
    <w:rsid w:val="003D4957"/>
    <w:rsid w:val="003D4971"/>
    <w:rsid w:val="003D4AED"/>
    <w:rsid w:val="003D4CCA"/>
    <w:rsid w:val="003D5001"/>
    <w:rsid w:val="003D50BD"/>
    <w:rsid w:val="003D52B4"/>
    <w:rsid w:val="003D54CF"/>
    <w:rsid w:val="003D55FA"/>
    <w:rsid w:val="003D57B5"/>
    <w:rsid w:val="003D57B8"/>
    <w:rsid w:val="003D586D"/>
    <w:rsid w:val="003D58C8"/>
    <w:rsid w:val="003D5980"/>
    <w:rsid w:val="003D5A36"/>
    <w:rsid w:val="003D5FBA"/>
    <w:rsid w:val="003D6131"/>
    <w:rsid w:val="003D6187"/>
    <w:rsid w:val="003D61AC"/>
    <w:rsid w:val="003D625A"/>
    <w:rsid w:val="003D631B"/>
    <w:rsid w:val="003D63E0"/>
    <w:rsid w:val="003D64A9"/>
    <w:rsid w:val="003D65A3"/>
    <w:rsid w:val="003D67BB"/>
    <w:rsid w:val="003D6A10"/>
    <w:rsid w:val="003D6B1F"/>
    <w:rsid w:val="003D6CA1"/>
    <w:rsid w:val="003D6D08"/>
    <w:rsid w:val="003D6DBC"/>
    <w:rsid w:val="003D7087"/>
    <w:rsid w:val="003D72DF"/>
    <w:rsid w:val="003D73A6"/>
    <w:rsid w:val="003D747D"/>
    <w:rsid w:val="003D74B5"/>
    <w:rsid w:val="003D74CF"/>
    <w:rsid w:val="003D7696"/>
    <w:rsid w:val="003D76B6"/>
    <w:rsid w:val="003D76E5"/>
    <w:rsid w:val="003D783B"/>
    <w:rsid w:val="003D7862"/>
    <w:rsid w:val="003D78FF"/>
    <w:rsid w:val="003D790C"/>
    <w:rsid w:val="003D7AAC"/>
    <w:rsid w:val="003D7D38"/>
    <w:rsid w:val="003D7D4B"/>
    <w:rsid w:val="003D7D8B"/>
    <w:rsid w:val="003D7E80"/>
    <w:rsid w:val="003E00A9"/>
    <w:rsid w:val="003E033A"/>
    <w:rsid w:val="003E08E8"/>
    <w:rsid w:val="003E08FF"/>
    <w:rsid w:val="003E0A47"/>
    <w:rsid w:val="003E0A48"/>
    <w:rsid w:val="003E0CCD"/>
    <w:rsid w:val="003E0D4B"/>
    <w:rsid w:val="003E0E4E"/>
    <w:rsid w:val="003E0EAE"/>
    <w:rsid w:val="003E0EC1"/>
    <w:rsid w:val="003E1134"/>
    <w:rsid w:val="003E11F8"/>
    <w:rsid w:val="003E1248"/>
    <w:rsid w:val="003E16A4"/>
    <w:rsid w:val="003E1803"/>
    <w:rsid w:val="003E18ED"/>
    <w:rsid w:val="003E1918"/>
    <w:rsid w:val="003E1947"/>
    <w:rsid w:val="003E1A09"/>
    <w:rsid w:val="003E1C81"/>
    <w:rsid w:val="003E1ED8"/>
    <w:rsid w:val="003E1FC5"/>
    <w:rsid w:val="003E1FCD"/>
    <w:rsid w:val="003E1FEF"/>
    <w:rsid w:val="003E212D"/>
    <w:rsid w:val="003E237D"/>
    <w:rsid w:val="003E25CA"/>
    <w:rsid w:val="003E277D"/>
    <w:rsid w:val="003E2856"/>
    <w:rsid w:val="003E2960"/>
    <w:rsid w:val="003E2964"/>
    <w:rsid w:val="003E297A"/>
    <w:rsid w:val="003E2B1B"/>
    <w:rsid w:val="003E2D79"/>
    <w:rsid w:val="003E2F39"/>
    <w:rsid w:val="003E3314"/>
    <w:rsid w:val="003E3398"/>
    <w:rsid w:val="003E33D8"/>
    <w:rsid w:val="003E34FC"/>
    <w:rsid w:val="003E3B20"/>
    <w:rsid w:val="003E3CD0"/>
    <w:rsid w:val="003E3FC4"/>
    <w:rsid w:val="003E4101"/>
    <w:rsid w:val="003E414F"/>
    <w:rsid w:val="003E4460"/>
    <w:rsid w:val="003E45C5"/>
    <w:rsid w:val="003E463D"/>
    <w:rsid w:val="003E48D1"/>
    <w:rsid w:val="003E51AB"/>
    <w:rsid w:val="003E5216"/>
    <w:rsid w:val="003E524F"/>
    <w:rsid w:val="003E52C6"/>
    <w:rsid w:val="003E53E1"/>
    <w:rsid w:val="003E5824"/>
    <w:rsid w:val="003E5995"/>
    <w:rsid w:val="003E5A41"/>
    <w:rsid w:val="003E5C0D"/>
    <w:rsid w:val="003E60AA"/>
    <w:rsid w:val="003E6108"/>
    <w:rsid w:val="003E63A0"/>
    <w:rsid w:val="003E6415"/>
    <w:rsid w:val="003E67C5"/>
    <w:rsid w:val="003E6A8B"/>
    <w:rsid w:val="003E6AD9"/>
    <w:rsid w:val="003E6AFE"/>
    <w:rsid w:val="003E6C75"/>
    <w:rsid w:val="003E6D5B"/>
    <w:rsid w:val="003E6DD8"/>
    <w:rsid w:val="003E6F0C"/>
    <w:rsid w:val="003E6FCC"/>
    <w:rsid w:val="003E702A"/>
    <w:rsid w:val="003E732C"/>
    <w:rsid w:val="003E7451"/>
    <w:rsid w:val="003E74F1"/>
    <w:rsid w:val="003E7613"/>
    <w:rsid w:val="003E7A44"/>
    <w:rsid w:val="003E7B7C"/>
    <w:rsid w:val="003E7B95"/>
    <w:rsid w:val="003E7C0F"/>
    <w:rsid w:val="003E7C15"/>
    <w:rsid w:val="003E7E92"/>
    <w:rsid w:val="003F00AD"/>
    <w:rsid w:val="003F0227"/>
    <w:rsid w:val="003F02B8"/>
    <w:rsid w:val="003F046D"/>
    <w:rsid w:val="003F048A"/>
    <w:rsid w:val="003F0600"/>
    <w:rsid w:val="003F0B71"/>
    <w:rsid w:val="003F0C80"/>
    <w:rsid w:val="003F106B"/>
    <w:rsid w:val="003F1151"/>
    <w:rsid w:val="003F117E"/>
    <w:rsid w:val="003F1505"/>
    <w:rsid w:val="003F18FA"/>
    <w:rsid w:val="003F19F2"/>
    <w:rsid w:val="003F1AB1"/>
    <w:rsid w:val="003F1B2E"/>
    <w:rsid w:val="003F1C57"/>
    <w:rsid w:val="003F1C9C"/>
    <w:rsid w:val="003F1EB3"/>
    <w:rsid w:val="003F1F45"/>
    <w:rsid w:val="003F205C"/>
    <w:rsid w:val="003F20F3"/>
    <w:rsid w:val="003F2128"/>
    <w:rsid w:val="003F24B0"/>
    <w:rsid w:val="003F24CF"/>
    <w:rsid w:val="003F27B5"/>
    <w:rsid w:val="003F2878"/>
    <w:rsid w:val="003F298A"/>
    <w:rsid w:val="003F2B0F"/>
    <w:rsid w:val="003F3260"/>
    <w:rsid w:val="003F3366"/>
    <w:rsid w:val="003F3696"/>
    <w:rsid w:val="003F3714"/>
    <w:rsid w:val="003F3811"/>
    <w:rsid w:val="003F3978"/>
    <w:rsid w:val="003F3986"/>
    <w:rsid w:val="003F39AD"/>
    <w:rsid w:val="003F3A9D"/>
    <w:rsid w:val="003F3AA2"/>
    <w:rsid w:val="003F3C0D"/>
    <w:rsid w:val="003F3EF2"/>
    <w:rsid w:val="003F3F67"/>
    <w:rsid w:val="003F40C7"/>
    <w:rsid w:val="003F434D"/>
    <w:rsid w:val="003F448D"/>
    <w:rsid w:val="003F49CA"/>
    <w:rsid w:val="003F4BDF"/>
    <w:rsid w:val="003F4C41"/>
    <w:rsid w:val="003F4C91"/>
    <w:rsid w:val="003F4F49"/>
    <w:rsid w:val="003F5184"/>
    <w:rsid w:val="003F51AC"/>
    <w:rsid w:val="003F545B"/>
    <w:rsid w:val="003F57AD"/>
    <w:rsid w:val="003F5AF2"/>
    <w:rsid w:val="003F5B23"/>
    <w:rsid w:val="003F5B4B"/>
    <w:rsid w:val="003F5DED"/>
    <w:rsid w:val="003F5F5E"/>
    <w:rsid w:val="003F5F8D"/>
    <w:rsid w:val="003F61A5"/>
    <w:rsid w:val="003F61A8"/>
    <w:rsid w:val="003F622F"/>
    <w:rsid w:val="003F62FA"/>
    <w:rsid w:val="003F636C"/>
    <w:rsid w:val="003F63B3"/>
    <w:rsid w:val="003F645C"/>
    <w:rsid w:val="003F675A"/>
    <w:rsid w:val="003F67EB"/>
    <w:rsid w:val="003F6857"/>
    <w:rsid w:val="003F695B"/>
    <w:rsid w:val="003F69AB"/>
    <w:rsid w:val="003F6ABE"/>
    <w:rsid w:val="003F6BD2"/>
    <w:rsid w:val="003F6EF6"/>
    <w:rsid w:val="003F6F38"/>
    <w:rsid w:val="003F6FBD"/>
    <w:rsid w:val="003F70DE"/>
    <w:rsid w:val="003F730C"/>
    <w:rsid w:val="003F731C"/>
    <w:rsid w:val="003F73AE"/>
    <w:rsid w:val="003F73BA"/>
    <w:rsid w:val="003F7645"/>
    <w:rsid w:val="003F76BC"/>
    <w:rsid w:val="003F7757"/>
    <w:rsid w:val="003F7985"/>
    <w:rsid w:val="003F7A69"/>
    <w:rsid w:val="003F7B43"/>
    <w:rsid w:val="003F7CC8"/>
    <w:rsid w:val="003F7D35"/>
    <w:rsid w:val="003F7D5A"/>
    <w:rsid w:val="003F7E68"/>
    <w:rsid w:val="003F7EB5"/>
    <w:rsid w:val="003F7F54"/>
    <w:rsid w:val="003F7F7C"/>
    <w:rsid w:val="004001CD"/>
    <w:rsid w:val="004003CD"/>
    <w:rsid w:val="004004DA"/>
    <w:rsid w:val="004005F0"/>
    <w:rsid w:val="00400799"/>
    <w:rsid w:val="0040079B"/>
    <w:rsid w:val="004007DC"/>
    <w:rsid w:val="00400802"/>
    <w:rsid w:val="00400839"/>
    <w:rsid w:val="0040085F"/>
    <w:rsid w:val="0040091F"/>
    <w:rsid w:val="00400BB7"/>
    <w:rsid w:val="00400BF0"/>
    <w:rsid w:val="00400C92"/>
    <w:rsid w:val="00400FBB"/>
    <w:rsid w:val="0040112C"/>
    <w:rsid w:val="0040118F"/>
    <w:rsid w:val="004011E4"/>
    <w:rsid w:val="004014A2"/>
    <w:rsid w:val="004015D5"/>
    <w:rsid w:val="004017B9"/>
    <w:rsid w:val="0040180B"/>
    <w:rsid w:val="0040187D"/>
    <w:rsid w:val="00401ABE"/>
    <w:rsid w:val="00401BE4"/>
    <w:rsid w:val="00401D6A"/>
    <w:rsid w:val="00401EC6"/>
    <w:rsid w:val="00401EE8"/>
    <w:rsid w:val="00401F12"/>
    <w:rsid w:val="00402029"/>
    <w:rsid w:val="004022E3"/>
    <w:rsid w:val="00402301"/>
    <w:rsid w:val="00402660"/>
    <w:rsid w:val="00402A47"/>
    <w:rsid w:val="00402A9B"/>
    <w:rsid w:val="00402AA7"/>
    <w:rsid w:val="00402B64"/>
    <w:rsid w:val="00402F99"/>
    <w:rsid w:val="0040340F"/>
    <w:rsid w:val="00403419"/>
    <w:rsid w:val="0040349D"/>
    <w:rsid w:val="004037F0"/>
    <w:rsid w:val="00403925"/>
    <w:rsid w:val="00403930"/>
    <w:rsid w:val="00403DCF"/>
    <w:rsid w:val="00403EF0"/>
    <w:rsid w:val="00404113"/>
    <w:rsid w:val="00404202"/>
    <w:rsid w:val="004046DE"/>
    <w:rsid w:val="00404839"/>
    <w:rsid w:val="00404967"/>
    <w:rsid w:val="00404E23"/>
    <w:rsid w:val="00404E30"/>
    <w:rsid w:val="00404E80"/>
    <w:rsid w:val="004051FA"/>
    <w:rsid w:val="004053C6"/>
    <w:rsid w:val="00405710"/>
    <w:rsid w:val="00405729"/>
    <w:rsid w:val="00405AF3"/>
    <w:rsid w:val="00405D42"/>
    <w:rsid w:val="00405F5F"/>
    <w:rsid w:val="00406019"/>
    <w:rsid w:val="00406256"/>
    <w:rsid w:val="0040637E"/>
    <w:rsid w:val="004063C3"/>
    <w:rsid w:val="00406741"/>
    <w:rsid w:val="00406771"/>
    <w:rsid w:val="0040678B"/>
    <w:rsid w:val="00406A38"/>
    <w:rsid w:val="00406B5E"/>
    <w:rsid w:val="00406C66"/>
    <w:rsid w:val="00406D0A"/>
    <w:rsid w:val="00407161"/>
    <w:rsid w:val="00407516"/>
    <w:rsid w:val="00407616"/>
    <w:rsid w:val="004077A0"/>
    <w:rsid w:val="00407996"/>
    <w:rsid w:val="004079CB"/>
    <w:rsid w:val="00407A3B"/>
    <w:rsid w:val="00407B54"/>
    <w:rsid w:val="00407B89"/>
    <w:rsid w:val="00407B9A"/>
    <w:rsid w:val="00407BD2"/>
    <w:rsid w:val="00407E49"/>
    <w:rsid w:val="00407EA3"/>
    <w:rsid w:val="0041017C"/>
    <w:rsid w:val="00410189"/>
    <w:rsid w:val="004102CF"/>
    <w:rsid w:val="0041076E"/>
    <w:rsid w:val="00410901"/>
    <w:rsid w:val="00410BBE"/>
    <w:rsid w:val="0041107B"/>
    <w:rsid w:val="00411330"/>
    <w:rsid w:val="004114E6"/>
    <w:rsid w:val="004117B0"/>
    <w:rsid w:val="004118A7"/>
    <w:rsid w:val="00411933"/>
    <w:rsid w:val="004119A3"/>
    <w:rsid w:val="004119F7"/>
    <w:rsid w:val="00411ABA"/>
    <w:rsid w:val="0041220E"/>
    <w:rsid w:val="004122A5"/>
    <w:rsid w:val="004122EC"/>
    <w:rsid w:val="00412632"/>
    <w:rsid w:val="00412696"/>
    <w:rsid w:val="004129FF"/>
    <w:rsid w:val="00412A18"/>
    <w:rsid w:val="00412A9C"/>
    <w:rsid w:val="00412C3C"/>
    <w:rsid w:val="00412D5B"/>
    <w:rsid w:val="00412F98"/>
    <w:rsid w:val="00412FB3"/>
    <w:rsid w:val="004131BC"/>
    <w:rsid w:val="00413231"/>
    <w:rsid w:val="004132DC"/>
    <w:rsid w:val="004133DD"/>
    <w:rsid w:val="004134C2"/>
    <w:rsid w:val="004134C3"/>
    <w:rsid w:val="004135D7"/>
    <w:rsid w:val="004135DC"/>
    <w:rsid w:val="00413755"/>
    <w:rsid w:val="00413780"/>
    <w:rsid w:val="00413870"/>
    <w:rsid w:val="00413938"/>
    <w:rsid w:val="0041395B"/>
    <w:rsid w:val="00413A37"/>
    <w:rsid w:val="00413F41"/>
    <w:rsid w:val="00413FD3"/>
    <w:rsid w:val="00414084"/>
    <w:rsid w:val="0041419E"/>
    <w:rsid w:val="004141EF"/>
    <w:rsid w:val="00414234"/>
    <w:rsid w:val="0041454A"/>
    <w:rsid w:val="0041472B"/>
    <w:rsid w:val="004147D5"/>
    <w:rsid w:val="0041490C"/>
    <w:rsid w:val="00414AB9"/>
    <w:rsid w:val="00414EA5"/>
    <w:rsid w:val="00414FAC"/>
    <w:rsid w:val="00415009"/>
    <w:rsid w:val="00415020"/>
    <w:rsid w:val="00415093"/>
    <w:rsid w:val="0041518E"/>
    <w:rsid w:val="0041527C"/>
    <w:rsid w:val="00415307"/>
    <w:rsid w:val="0041538D"/>
    <w:rsid w:val="00415450"/>
    <w:rsid w:val="00415480"/>
    <w:rsid w:val="004158C6"/>
    <w:rsid w:val="00415997"/>
    <w:rsid w:val="00416290"/>
    <w:rsid w:val="0041631F"/>
    <w:rsid w:val="004164A9"/>
    <w:rsid w:val="00416770"/>
    <w:rsid w:val="00416A13"/>
    <w:rsid w:val="00416B15"/>
    <w:rsid w:val="00416B86"/>
    <w:rsid w:val="00416D9B"/>
    <w:rsid w:val="00416FC2"/>
    <w:rsid w:val="00417225"/>
    <w:rsid w:val="00417451"/>
    <w:rsid w:val="00417468"/>
    <w:rsid w:val="00417469"/>
    <w:rsid w:val="00417559"/>
    <w:rsid w:val="00417582"/>
    <w:rsid w:val="004176FF"/>
    <w:rsid w:val="00417E6F"/>
    <w:rsid w:val="00417FE0"/>
    <w:rsid w:val="00420043"/>
    <w:rsid w:val="004201A4"/>
    <w:rsid w:val="00420234"/>
    <w:rsid w:val="00420241"/>
    <w:rsid w:val="00420328"/>
    <w:rsid w:val="0042065A"/>
    <w:rsid w:val="004208A8"/>
    <w:rsid w:val="00420992"/>
    <w:rsid w:val="00420B81"/>
    <w:rsid w:val="00420BFA"/>
    <w:rsid w:val="00420C9A"/>
    <w:rsid w:val="00420CC0"/>
    <w:rsid w:val="00421249"/>
    <w:rsid w:val="004213B1"/>
    <w:rsid w:val="0042148D"/>
    <w:rsid w:val="004215C2"/>
    <w:rsid w:val="004217BA"/>
    <w:rsid w:val="00421A4B"/>
    <w:rsid w:val="00421BBD"/>
    <w:rsid w:val="00421BF9"/>
    <w:rsid w:val="0042212D"/>
    <w:rsid w:val="004222E2"/>
    <w:rsid w:val="004226F9"/>
    <w:rsid w:val="00422798"/>
    <w:rsid w:val="004227F6"/>
    <w:rsid w:val="004228C0"/>
    <w:rsid w:val="00422B92"/>
    <w:rsid w:val="00422C77"/>
    <w:rsid w:val="00422CEF"/>
    <w:rsid w:val="00422D48"/>
    <w:rsid w:val="00422F32"/>
    <w:rsid w:val="00423188"/>
    <w:rsid w:val="00423212"/>
    <w:rsid w:val="00423251"/>
    <w:rsid w:val="00423332"/>
    <w:rsid w:val="0042340D"/>
    <w:rsid w:val="00423621"/>
    <w:rsid w:val="0042370F"/>
    <w:rsid w:val="00423A25"/>
    <w:rsid w:val="00423A34"/>
    <w:rsid w:val="00423C24"/>
    <w:rsid w:val="00423FA8"/>
    <w:rsid w:val="0042405F"/>
    <w:rsid w:val="0042429B"/>
    <w:rsid w:val="0042433F"/>
    <w:rsid w:val="00424399"/>
    <w:rsid w:val="004246D4"/>
    <w:rsid w:val="004248C8"/>
    <w:rsid w:val="0042491E"/>
    <w:rsid w:val="00424A73"/>
    <w:rsid w:val="00424ABB"/>
    <w:rsid w:val="00424C5F"/>
    <w:rsid w:val="00424CBE"/>
    <w:rsid w:val="00424D54"/>
    <w:rsid w:val="00424E78"/>
    <w:rsid w:val="004250D0"/>
    <w:rsid w:val="004250D6"/>
    <w:rsid w:val="00425273"/>
    <w:rsid w:val="0042563F"/>
    <w:rsid w:val="00425696"/>
    <w:rsid w:val="00425731"/>
    <w:rsid w:val="004259CD"/>
    <w:rsid w:val="004259CE"/>
    <w:rsid w:val="00425D04"/>
    <w:rsid w:val="00425D1C"/>
    <w:rsid w:val="00425F09"/>
    <w:rsid w:val="00426062"/>
    <w:rsid w:val="0042608C"/>
    <w:rsid w:val="00426157"/>
    <w:rsid w:val="004261AA"/>
    <w:rsid w:val="004267D7"/>
    <w:rsid w:val="00426B5E"/>
    <w:rsid w:val="00426C3E"/>
    <w:rsid w:val="00426E1F"/>
    <w:rsid w:val="00426EEC"/>
    <w:rsid w:val="00426F2C"/>
    <w:rsid w:val="00427184"/>
    <w:rsid w:val="00427223"/>
    <w:rsid w:val="004272FD"/>
    <w:rsid w:val="0042742B"/>
    <w:rsid w:val="00427699"/>
    <w:rsid w:val="004276CE"/>
    <w:rsid w:val="004277DB"/>
    <w:rsid w:val="00427AEA"/>
    <w:rsid w:val="00427CFE"/>
    <w:rsid w:val="00427DA5"/>
    <w:rsid w:val="00427E5C"/>
    <w:rsid w:val="00427F2B"/>
    <w:rsid w:val="00430010"/>
    <w:rsid w:val="004301AD"/>
    <w:rsid w:val="00430243"/>
    <w:rsid w:val="00430308"/>
    <w:rsid w:val="004307BC"/>
    <w:rsid w:val="00430CE0"/>
    <w:rsid w:val="00430EB8"/>
    <w:rsid w:val="00430EDD"/>
    <w:rsid w:val="004310A1"/>
    <w:rsid w:val="00431107"/>
    <w:rsid w:val="00431112"/>
    <w:rsid w:val="00431257"/>
    <w:rsid w:val="004314D7"/>
    <w:rsid w:val="0043181C"/>
    <w:rsid w:val="004319CA"/>
    <w:rsid w:val="00431A43"/>
    <w:rsid w:val="00431AAC"/>
    <w:rsid w:val="00431C3D"/>
    <w:rsid w:val="00431F38"/>
    <w:rsid w:val="004321DE"/>
    <w:rsid w:val="0043229D"/>
    <w:rsid w:val="0043236B"/>
    <w:rsid w:val="0043238A"/>
    <w:rsid w:val="0043250D"/>
    <w:rsid w:val="00432657"/>
    <w:rsid w:val="0043291A"/>
    <w:rsid w:val="00432C90"/>
    <w:rsid w:val="0043303F"/>
    <w:rsid w:val="0043308A"/>
    <w:rsid w:val="004331A8"/>
    <w:rsid w:val="00433499"/>
    <w:rsid w:val="004336C6"/>
    <w:rsid w:val="00433892"/>
    <w:rsid w:val="0043397D"/>
    <w:rsid w:val="00433D0F"/>
    <w:rsid w:val="00433D13"/>
    <w:rsid w:val="00433F56"/>
    <w:rsid w:val="004345A9"/>
    <w:rsid w:val="004346BF"/>
    <w:rsid w:val="00434733"/>
    <w:rsid w:val="004347AE"/>
    <w:rsid w:val="004347FB"/>
    <w:rsid w:val="00434897"/>
    <w:rsid w:val="00434939"/>
    <w:rsid w:val="004349D1"/>
    <w:rsid w:val="00434B97"/>
    <w:rsid w:val="00434BC0"/>
    <w:rsid w:val="00434D0E"/>
    <w:rsid w:val="00434DAE"/>
    <w:rsid w:val="00434F88"/>
    <w:rsid w:val="00434FA3"/>
    <w:rsid w:val="00434FDE"/>
    <w:rsid w:val="004354C4"/>
    <w:rsid w:val="004355DA"/>
    <w:rsid w:val="004358AF"/>
    <w:rsid w:val="004358EA"/>
    <w:rsid w:val="00435BD9"/>
    <w:rsid w:val="00435C5C"/>
    <w:rsid w:val="00435D93"/>
    <w:rsid w:val="00435F5F"/>
    <w:rsid w:val="00435F6E"/>
    <w:rsid w:val="00435FA9"/>
    <w:rsid w:val="00435FE8"/>
    <w:rsid w:val="00436166"/>
    <w:rsid w:val="004361BD"/>
    <w:rsid w:val="00436757"/>
    <w:rsid w:val="00436914"/>
    <w:rsid w:val="00436A3E"/>
    <w:rsid w:val="00436CA6"/>
    <w:rsid w:val="00436D42"/>
    <w:rsid w:val="00436DC4"/>
    <w:rsid w:val="00436E4A"/>
    <w:rsid w:val="00436EB4"/>
    <w:rsid w:val="00436FB2"/>
    <w:rsid w:val="004370A1"/>
    <w:rsid w:val="004371F4"/>
    <w:rsid w:val="00437317"/>
    <w:rsid w:val="00437341"/>
    <w:rsid w:val="00437594"/>
    <w:rsid w:val="00437611"/>
    <w:rsid w:val="00437794"/>
    <w:rsid w:val="0043783D"/>
    <w:rsid w:val="004378EA"/>
    <w:rsid w:val="00437A66"/>
    <w:rsid w:val="00437A6D"/>
    <w:rsid w:val="00437E28"/>
    <w:rsid w:val="00437ED7"/>
    <w:rsid w:val="00437FA1"/>
    <w:rsid w:val="004401A0"/>
    <w:rsid w:val="00440210"/>
    <w:rsid w:val="0044038B"/>
    <w:rsid w:val="00440443"/>
    <w:rsid w:val="004404AF"/>
    <w:rsid w:val="004405FD"/>
    <w:rsid w:val="0044062C"/>
    <w:rsid w:val="0044069E"/>
    <w:rsid w:val="004406C9"/>
    <w:rsid w:val="004406FF"/>
    <w:rsid w:val="004409B8"/>
    <w:rsid w:val="00440EF0"/>
    <w:rsid w:val="00440F27"/>
    <w:rsid w:val="00440F54"/>
    <w:rsid w:val="00440F92"/>
    <w:rsid w:val="004411E0"/>
    <w:rsid w:val="0044142E"/>
    <w:rsid w:val="004414B0"/>
    <w:rsid w:val="0044151B"/>
    <w:rsid w:val="004415CB"/>
    <w:rsid w:val="004415EC"/>
    <w:rsid w:val="00441887"/>
    <w:rsid w:val="0044189E"/>
    <w:rsid w:val="0044197B"/>
    <w:rsid w:val="00441FA6"/>
    <w:rsid w:val="00441FD0"/>
    <w:rsid w:val="00441FDE"/>
    <w:rsid w:val="00441FF0"/>
    <w:rsid w:val="004420C7"/>
    <w:rsid w:val="004420CC"/>
    <w:rsid w:val="004420D7"/>
    <w:rsid w:val="00442422"/>
    <w:rsid w:val="00442477"/>
    <w:rsid w:val="0044249E"/>
    <w:rsid w:val="004424EF"/>
    <w:rsid w:val="004425D9"/>
    <w:rsid w:val="004426A2"/>
    <w:rsid w:val="00442885"/>
    <w:rsid w:val="00442AE7"/>
    <w:rsid w:val="00442BB2"/>
    <w:rsid w:val="00442C99"/>
    <w:rsid w:val="00442CC2"/>
    <w:rsid w:val="004432BE"/>
    <w:rsid w:val="00443515"/>
    <w:rsid w:val="00443760"/>
    <w:rsid w:val="0044388C"/>
    <w:rsid w:val="00443BBA"/>
    <w:rsid w:val="00443CFF"/>
    <w:rsid w:val="00443DE9"/>
    <w:rsid w:val="00443F74"/>
    <w:rsid w:val="00443FDB"/>
    <w:rsid w:val="0044401E"/>
    <w:rsid w:val="00444217"/>
    <w:rsid w:val="00444300"/>
    <w:rsid w:val="0044479D"/>
    <w:rsid w:val="00444D92"/>
    <w:rsid w:val="00444E8B"/>
    <w:rsid w:val="00444FD4"/>
    <w:rsid w:val="004450C6"/>
    <w:rsid w:val="0044524D"/>
    <w:rsid w:val="00445264"/>
    <w:rsid w:val="004453CA"/>
    <w:rsid w:val="00445696"/>
    <w:rsid w:val="0044575C"/>
    <w:rsid w:val="0044577D"/>
    <w:rsid w:val="004459F4"/>
    <w:rsid w:val="00445BD1"/>
    <w:rsid w:val="00445C8B"/>
    <w:rsid w:val="00445DED"/>
    <w:rsid w:val="00445E43"/>
    <w:rsid w:val="00445F0F"/>
    <w:rsid w:val="004460DA"/>
    <w:rsid w:val="0044610F"/>
    <w:rsid w:val="0044623B"/>
    <w:rsid w:val="00446279"/>
    <w:rsid w:val="004462A5"/>
    <w:rsid w:val="00446424"/>
    <w:rsid w:val="00446592"/>
    <w:rsid w:val="004466C1"/>
    <w:rsid w:val="00446818"/>
    <w:rsid w:val="004469C4"/>
    <w:rsid w:val="00446B71"/>
    <w:rsid w:val="00446F58"/>
    <w:rsid w:val="00446FF2"/>
    <w:rsid w:val="004470D0"/>
    <w:rsid w:val="004471C3"/>
    <w:rsid w:val="00447381"/>
    <w:rsid w:val="004473D8"/>
    <w:rsid w:val="004474CE"/>
    <w:rsid w:val="00447628"/>
    <w:rsid w:val="004477BB"/>
    <w:rsid w:val="00447B29"/>
    <w:rsid w:val="00447D37"/>
    <w:rsid w:val="00447F12"/>
    <w:rsid w:val="00447F2E"/>
    <w:rsid w:val="00447FE0"/>
    <w:rsid w:val="00450004"/>
    <w:rsid w:val="0045024A"/>
    <w:rsid w:val="0045028C"/>
    <w:rsid w:val="004503DD"/>
    <w:rsid w:val="00450427"/>
    <w:rsid w:val="00450658"/>
    <w:rsid w:val="00450687"/>
    <w:rsid w:val="004507CD"/>
    <w:rsid w:val="00450AB7"/>
    <w:rsid w:val="00450D40"/>
    <w:rsid w:val="004511A0"/>
    <w:rsid w:val="00451233"/>
    <w:rsid w:val="004512D6"/>
    <w:rsid w:val="0045165B"/>
    <w:rsid w:val="00451AE9"/>
    <w:rsid w:val="00451C0A"/>
    <w:rsid w:val="00451D47"/>
    <w:rsid w:val="00451D6D"/>
    <w:rsid w:val="00451DEE"/>
    <w:rsid w:val="00451DF4"/>
    <w:rsid w:val="00452134"/>
    <w:rsid w:val="00452221"/>
    <w:rsid w:val="00452242"/>
    <w:rsid w:val="00452246"/>
    <w:rsid w:val="0045247B"/>
    <w:rsid w:val="00452484"/>
    <w:rsid w:val="00452590"/>
    <w:rsid w:val="004527EA"/>
    <w:rsid w:val="0045291D"/>
    <w:rsid w:val="00452936"/>
    <w:rsid w:val="00452BAD"/>
    <w:rsid w:val="00452BBE"/>
    <w:rsid w:val="00452BCB"/>
    <w:rsid w:val="00453207"/>
    <w:rsid w:val="0045323D"/>
    <w:rsid w:val="004533CC"/>
    <w:rsid w:val="004536A1"/>
    <w:rsid w:val="004537AA"/>
    <w:rsid w:val="0045389E"/>
    <w:rsid w:val="00453AD0"/>
    <w:rsid w:val="00453B70"/>
    <w:rsid w:val="00453CFB"/>
    <w:rsid w:val="00453D78"/>
    <w:rsid w:val="00453F21"/>
    <w:rsid w:val="00453F3C"/>
    <w:rsid w:val="0045401C"/>
    <w:rsid w:val="00454340"/>
    <w:rsid w:val="004547AF"/>
    <w:rsid w:val="0045488F"/>
    <w:rsid w:val="004548DF"/>
    <w:rsid w:val="00454AE0"/>
    <w:rsid w:val="00454CAA"/>
    <w:rsid w:val="00454CBF"/>
    <w:rsid w:val="00454EEA"/>
    <w:rsid w:val="00454F78"/>
    <w:rsid w:val="00455036"/>
    <w:rsid w:val="004550A4"/>
    <w:rsid w:val="004551C9"/>
    <w:rsid w:val="0045527D"/>
    <w:rsid w:val="004553EC"/>
    <w:rsid w:val="00455679"/>
    <w:rsid w:val="0045570F"/>
    <w:rsid w:val="004558FF"/>
    <w:rsid w:val="00455970"/>
    <w:rsid w:val="00456015"/>
    <w:rsid w:val="00456030"/>
    <w:rsid w:val="00456142"/>
    <w:rsid w:val="004561C0"/>
    <w:rsid w:val="0045629E"/>
    <w:rsid w:val="004562A0"/>
    <w:rsid w:val="00456356"/>
    <w:rsid w:val="004566C0"/>
    <w:rsid w:val="004566D2"/>
    <w:rsid w:val="00456730"/>
    <w:rsid w:val="0045675E"/>
    <w:rsid w:val="0045680C"/>
    <w:rsid w:val="00456920"/>
    <w:rsid w:val="004569D7"/>
    <w:rsid w:val="004569EF"/>
    <w:rsid w:val="00456A21"/>
    <w:rsid w:val="00456BC6"/>
    <w:rsid w:val="00456DDD"/>
    <w:rsid w:val="00456E30"/>
    <w:rsid w:val="00456EAF"/>
    <w:rsid w:val="00456F1B"/>
    <w:rsid w:val="00457274"/>
    <w:rsid w:val="0045734C"/>
    <w:rsid w:val="00457356"/>
    <w:rsid w:val="0045751D"/>
    <w:rsid w:val="00457574"/>
    <w:rsid w:val="00457596"/>
    <w:rsid w:val="0045761F"/>
    <w:rsid w:val="00457671"/>
    <w:rsid w:val="004576C9"/>
    <w:rsid w:val="00457872"/>
    <w:rsid w:val="004578D3"/>
    <w:rsid w:val="00457BA6"/>
    <w:rsid w:val="00457BE0"/>
    <w:rsid w:val="00457E72"/>
    <w:rsid w:val="00457F40"/>
    <w:rsid w:val="00460199"/>
    <w:rsid w:val="0046029B"/>
    <w:rsid w:val="00460454"/>
    <w:rsid w:val="004604F0"/>
    <w:rsid w:val="0046053A"/>
    <w:rsid w:val="00460A0A"/>
    <w:rsid w:val="00460BC2"/>
    <w:rsid w:val="00460BCF"/>
    <w:rsid w:val="00460C6B"/>
    <w:rsid w:val="00460D22"/>
    <w:rsid w:val="00460F8D"/>
    <w:rsid w:val="00461101"/>
    <w:rsid w:val="00461295"/>
    <w:rsid w:val="004612C4"/>
    <w:rsid w:val="0046195D"/>
    <w:rsid w:val="00461DAA"/>
    <w:rsid w:val="00461E61"/>
    <w:rsid w:val="00461F07"/>
    <w:rsid w:val="00461F16"/>
    <w:rsid w:val="00461FA5"/>
    <w:rsid w:val="0046214D"/>
    <w:rsid w:val="0046219D"/>
    <w:rsid w:val="00462536"/>
    <w:rsid w:val="004627EC"/>
    <w:rsid w:val="00462A96"/>
    <w:rsid w:val="00462B2C"/>
    <w:rsid w:val="00462B98"/>
    <w:rsid w:val="00462C6F"/>
    <w:rsid w:val="00462FFE"/>
    <w:rsid w:val="00463175"/>
    <w:rsid w:val="004631FE"/>
    <w:rsid w:val="004633C4"/>
    <w:rsid w:val="004639AA"/>
    <w:rsid w:val="00463ABD"/>
    <w:rsid w:val="00463B31"/>
    <w:rsid w:val="00463DC9"/>
    <w:rsid w:val="00463EE4"/>
    <w:rsid w:val="0046408D"/>
    <w:rsid w:val="004641D4"/>
    <w:rsid w:val="0046477F"/>
    <w:rsid w:val="00464911"/>
    <w:rsid w:val="00464913"/>
    <w:rsid w:val="00464C75"/>
    <w:rsid w:val="00464C81"/>
    <w:rsid w:val="00464D54"/>
    <w:rsid w:val="00464D96"/>
    <w:rsid w:val="00464E8A"/>
    <w:rsid w:val="00464F78"/>
    <w:rsid w:val="00464FDC"/>
    <w:rsid w:val="00465146"/>
    <w:rsid w:val="0046522E"/>
    <w:rsid w:val="00465298"/>
    <w:rsid w:val="004652B6"/>
    <w:rsid w:val="00465303"/>
    <w:rsid w:val="00465490"/>
    <w:rsid w:val="004655F3"/>
    <w:rsid w:val="0046582E"/>
    <w:rsid w:val="00465B37"/>
    <w:rsid w:val="00465D37"/>
    <w:rsid w:val="00465D83"/>
    <w:rsid w:val="00465EC8"/>
    <w:rsid w:val="00465F8C"/>
    <w:rsid w:val="004660B0"/>
    <w:rsid w:val="004660E5"/>
    <w:rsid w:val="0046621C"/>
    <w:rsid w:val="004664A6"/>
    <w:rsid w:val="00466813"/>
    <w:rsid w:val="004669D9"/>
    <w:rsid w:val="00466A77"/>
    <w:rsid w:val="00466AD1"/>
    <w:rsid w:val="00466C3F"/>
    <w:rsid w:val="00466C98"/>
    <w:rsid w:val="00466C9C"/>
    <w:rsid w:val="00466D25"/>
    <w:rsid w:val="00466ED9"/>
    <w:rsid w:val="00466FCA"/>
    <w:rsid w:val="0046720E"/>
    <w:rsid w:val="00467411"/>
    <w:rsid w:val="00467438"/>
    <w:rsid w:val="0046745D"/>
    <w:rsid w:val="0046762A"/>
    <w:rsid w:val="004678DE"/>
    <w:rsid w:val="0046791A"/>
    <w:rsid w:val="00467926"/>
    <w:rsid w:val="00467964"/>
    <w:rsid w:val="00467A73"/>
    <w:rsid w:val="00467AF2"/>
    <w:rsid w:val="00467B10"/>
    <w:rsid w:val="00467BB3"/>
    <w:rsid w:val="00467BC7"/>
    <w:rsid w:val="00467D27"/>
    <w:rsid w:val="00467E10"/>
    <w:rsid w:val="00467E33"/>
    <w:rsid w:val="004700E3"/>
    <w:rsid w:val="00470241"/>
    <w:rsid w:val="004702B1"/>
    <w:rsid w:val="0047037A"/>
    <w:rsid w:val="0047038E"/>
    <w:rsid w:val="004705EE"/>
    <w:rsid w:val="004706C1"/>
    <w:rsid w:val="00470753"/>
    <w:rsid w:val="00470789"/>
    <w:rsid w:val="00470854"/>
    <w:rsid w:val="00470B8B"/>
    <w:rsid w:val="00470EAA"/>
    <w:rsid w:val="0047106A"/>
    <w:rsid w:val="004710D7"/>
    <w:rsid w:val="004712FA"/>
    <w:rsid w:val="00471597"/>
    <w:rsid w:val="004716B3"/>
    <w:rsid w:val="004718D0"/>
    <w:rsid w:val="0047197B"/>
    <w:rsid w:val="004719AA"/>
    <w:rsid w:val="00471A20"/>
    <w:rsid w:val="00472021"/>
    <w:rsid w:val="004721E0"/>
    <w:rsid w:val="00472334"/>
    <w:rsid w:val="00472426"/>
    <w:rsid w:val="004724AF"/>
    <w:rsid w:val="0047261C"/>
    <w:rsid w:val="00472785"/>
    <w:rsid w:val="0047282C"/>
    <w:rsid w:val="00472A67"/>
    <w:rsid w:val="00472B3C"/>
    <w:rsid w:val="00472C8E"/>
    <w:rsid w:val="00472D74"/>
    <w:rsid w:val="00472E6D"/>
    <w:rsid w:val="00472E8F"/>
    <w:rsid w:val="00472F8F"/>
    <w:rsid w:val="004731DC"/>
    <w:rsid w:val="00473269"/>
    <w:rsid w:val="0047352E"/>
    <w:rsid w:val="00473A4B"/>
    <w:rsid w:val="00473D86"/>
    <w:rsid w:val="00473DE5"/>
    <w:rsid w:val="00473E82"/>
    <w:rsid w:val="00473EFE"/>
    <w:rsid w:val="00473F62"/>
    <w:rsid w:val="00474184"/>
    <w:rsid w:val="004741AC"/>
    <w:rsid w:val="00474422"/>
    <w:rsid w:val="004744EA"/>
    <w:rsid w:val="0047470D"/>
    <w:rsid w:val="004747C3"/>
    <w:rsid w:val="004749B4"/>
    <w:rsid w:val="00474B36"/>
    <w:rsid w:val="00474B5E"/>
    <w:rsid w:val="00474FBC"/>
    <w:rsid w:val="0047511A"/>
    <w:rsid w:val="00475132"/>
    <w:rsid w:val="004751BD"/>
    <w:rsid w:val="004751DD"/>
    <w:rsid w:val="004752DC"/>
    <w:rsid w:val="00475945"/>
    <w:rsid w:val="00475A43"/>
    <w:rsid w:val="00475B11"/>
    <w:rsid w:val="00476264"/>
    <w:rsid w:val="004762F2"/>
    <w:rsid w:val="0047645D"/>
    <w:rsid w:val="004764AA"/>
    <w:rsid w:val="00476563"/>
    <w:rsid w:val="00476792"/>
    <w:rsid w:val="004768CF"/>
    <w:rsid w:val="00476941"/>
    <w:rsid w:val="0047698E"/>
    <w:rsid w:val="00476CB9"/>
    <w:rsid w:val="00476D09"/>
    <w:rsid w:val="00476EF6"/>
    <w:rsid w:val="00476FEB"/>
    <w:rsid w:val="004772BF"/>
    <w:rsid w:val="004774BC"/>
    <w:rsid w:val="00477730"/>
    <w:rsid w:val="00477806"/>
    <w:rsid w:val="0047798D"/>
    <w:rsid w:val="00477AAC"/>
    <w:rsid w:val="00477B82"/>
    <w:rsid w:val="00477CC4"/>
    <w:rsid w:val="00480067"/>
    <w:rsid w:val="004801F0"/>
    <w:rsid w:val="004804B9"/>
    <w:rsid w:val="0048050A"/>
    <w:rsid w:val="004806C2"/>
    <w:rsid w:val="004806CB"/>
    <w:rsid w:val="00480704"/>
    <w:rsid w:val="00480852"/>
    <w:rsid w:val="004808CF"/>
    <w:rsid w:val="00480CD8"/>
    <w:rsid w:val="00481044"/>
    <w:rsid w:val="004811C9"/>
    <w:rsid w:val="0048141F"/>
    <w:rsid w:val="004815CA"/>
    <w:rsid w:val="0048182E"/>
    <w:rsid w:val="00481D05"/>
    <w:rsid w:val="00481D38"/>
    <w:rsid w:val="00481DAE"/>
    <w:rsid w:val="00481DD8"/>
    <w:rsid w:val="00481EF1"/>
    <w:rsid w:val="00481F9C"/>
    <w:rsid w:val="0048203D"/>
    <w:rsid w:val="00482108"/>
    <w:rsid w:val="00482186"/>
    <w:rsid w:val="00482221"/>
    <w:rsid w:val="00482253"/>
    <w:rsid w:val="00482268"/>
    <w:rsid w:val="00482495"/>
    <w:rsid w:val="00482571"/>
    <w:rsid w:val="004826B1"/>
    <w:rsid w:val="004826D3"/>
    <w:rsid w:val="004828D8"/>
    <w:rsid w:val="0048290A"/>
    <w:rsid w:val="00482993"/>
    <w:rsid w:val="004829AB"/>
    <w:rsid w:val="00482CCA"/>
    <w:rsid w:val="00482DD1"/>
    <w:rsid w:val="00482DEF"/>
    <w:rsid w:val="00482E81"/>
    <w:rsid w:val="0048316E"/>
    <w:rsid w:val="0048324D"/>
    <w:rsid w:val="00483291"/>
    <w:rsid w:val="0048342F"/>
    <w:rsid w:val="0048349D"/>
    <w:rsid w:val="004834E9"/>
    <w:rsid w:val="004835B8"/>
    <w:rsid w:val="004837AB"/>
    <w:rsid w:val="004838BA"/>
    <w:rsid w:val="00483B0D"/>
    <w:rsid w:val="00483C4B"/>
    <w:rsid w:val="00483DB5"/>
    <w:rsid w:val="00483E5E"/>
    <w:rsid w:val="00483E6A"/>
    <w:rsid w:val="00483F3E"/>
    <w:rsid w:val="00484456"/>
    <w:rsid w:val="004845F7"/>
    <w:rsid w:val="00484641"/>
    <w:rsid w:val="004846FE"/>
    <w:rsid w:val="0048472B"/>
    <w:rsid w:val="00484786"/>
    <w:rsid w:val="004849AA"/>
    <w:rsid w:val="00484D42"/>
    <w:rsid w:val="00484D99"/>
    <w:rsid w:val="00484EB6"/>
    <w:rsid w:val="00484F5C"/>
    <w:rsid w:val="00484F79"/>
    <w:rsid w:val="0048504B"/>
    <w:rsid w:val="004851D9"/>
    <w:rsid w:val="00485371"/>
    <w:rsid w:val="00485405"/>
    <w:rsid w:val="004854F1"/>
    <w:rsid w:val="00485863"/>
    <w:rsid w:val="00485A27"/>
    <w:rsid w:val="00485A44"/>
    <w:rsid w:val="00485B78"/>
    <w:rsid w:val="00485BAD"/>
    <w:rsid w:val="00485C21"/>
    <w:rsid w:val="00485C30"/>
    <w:rsid w:val="00485C48"/>
    <w:rsid w:val="00485C70"/>
    <w:rsid w:val="00485D5A"/>
    <w:rsid w:val="00485D64"/>
    <w:rsid w:val="00485D73"/>
    <w:rsid w:val="00485E3E"/>
    <w:rsid w:val="00486013"/>
    <w:rsid w:val="00486043"/>
    <w:rsid w:val="00486333"/>
    <w:rsid w:val="00486433"/>
    <w:rsid w:val="00486769"/>
    <w:rsid w:val="0048682A"/>
    <w:rsid w:val="004868EB"/>
    <w:rsid w:val="00486944"/>
    <w:rsid w:val="004869B2"/>
    <w:rsid w:val="00486B28"/>
    <w:rsid w:val="00486C09"/>
    <w:rsid w:val="00486D19"/>
    <w:rsid w:val="00486D36"/>
    <w:rsid w:val="0048707C"/>
    <w:rsid w:val="00487197"/>
    <w:rsid w:val="004872E6"/>
    <w:rsid w:val="0048736C"/>
    <w:rsid w:val="00487480"/>
    <w:rsid w:val="004874F9"/>
    <w:rsid w:val="00487522"/>
    <w:rsid w:val="004875E4"/>
    <w:rsid w:val="0048766D"/>
    <w:rsid w:val="00487690"/>
    <w:rsid w:val="004877E5"/>
    <w:rsid w:val="0048781A"/>
    <w:rsid w:val="00487A9C"/>
    <w:rsid w:val="00487B5C"/>
    <w:rsid w:val="00487C57"/>
    <w:rsid w:val="00487CD4"/>
    <w:rsid w:val="00487F55"/>
    <w:rsid w:val="004900A0"/>
    <w:rsid w:val="00490125"/>
    <w:rsid w:val="0049022A"/>
    <w:rsid w:val="004903BD"/>
    <w:rsid w:val="004904D7"/>
    <w:rsid w:val="004905B7"/>
    <w:rsid w:val="004905FA"/>
    <w:rsid w:val="0049068A"/>
    <w:rsid w:val="0049077B"/>
    <w:rsid w:val="004907EE"/>
    <w:rsid w:val="0049095C"/>
    <w:rsid w:val="00490A5B"/>
    <w:rsid w:val="00490A6C"/>
    <w:rsid w:val="00490ADA"/>
    <w:rsid w:val="00490CEE"/>
    <w:rsid w:val="00490D00"/>
    <w:rsid w:val="00490E2D"/>
    <w:rsid w:val="00490F41"/>
    <w:rsid w:val="00490FF1"/>
    <w:rsid w:val="00491131"/>
    <w:rsid w:val="0049141B"/>
    <w:rsid w:val="00491528"/>
    <w:rsid w:val="0049155E"/>
    <w:rsid w:val="0049157F"/>
    <w:rsid w:val="00491883"/>
    <w:rsid w:val="004918F2"/>
    <w:rsid w:val="00491D1F"/>
    <w:rsid w:val="00491D73"/>
    <w:rsid w:val="00491EF0"/>
    <w:rsid w:val="00492005"/>
    <w:rsid w:val="004920DE"/>
    <w:rsid w:val="00492102"/>
    <w:rsid w:val="00492260"/>
    <w:rsid w:val="004922B2"/>
    <w:rsid w:val="00492300"/>
    <w:rsid w:val="00492334"/>
    <w:rsid w:val="0049236C"/>
    <w:rsid w:val="004924A7"/>
    <w:rsid w:val="004924B2"/>
    <w:rsid w:val="004926C6"/>
    <w:rsid w:val="004927AC"/>
    <w:rsid w:val="0049283E"/>
    <w:rsid w:val="00492956"/>
    <w:rsid w:val="004929BE"/>
    <w:rsid w:val="00492B78"/>
    <w:rsid w:val="00492D1F"/>
    <w:rsid w:val="00492D58"/>
    <w:rsid w:val="00492D63"/>
    <w:rsid w:val="00493175"/>
    <w:rsid w:val="00493325"/>
    <w:rsid w:val="0049348D"/>
    <w:rsid w:val="004934A2"/>
    <w:rsid w:val="0049365E"/>
    <w:rsid w:val="00493A84"/>
    <w:rsid w:val="00493B90"/>
    <w:rsid w:val="00493C10"/>
    <w:rsid w:val="00493DC6"/>
    <w:rsid w:val="00493F5A"/>
    <w:rsid w:val="004942DF"/>
    <w:rsid w:val="004942ED"/>
    <w:rsid w:val="00494651"/>
    <w:rsid w:val="004947F4"/>
    <w:rsid w:val="004948CD"/>
    <w:rsid w:val="004948CF"/>
    <w:rsid w:val="00494962"/>
    <w:rsid w:val="00494A86"/>
    <w:rsid w:val="00494B78"/>
    <w:rsid w:val="00494CD8"/>
    <w:rsid w:val="00494F5A"/>
    <w:rsid w:val="0049500F"/>
    <w:rsid w:val="004950E5"/>
    <w:rsid w:val="004951EF"/>
    <w:rsid w:val="004955CB"/>
    <w:rsid w:val="00495670"/>
    <w:rsid w:val="00495797"/>
    <w:rsid w:val="00495D1D"/>
    <w:rsid w:val="00495D7D"/>
    <w:rsid w:val="00495DD4"/>
    <w:rsid w:val="00495ED7"/>
    <w:rsid w:val="00495EE2"/>
    <w:rsid w:val="00495FCA"/>
    <w:rsid w:val="0049613A"/>
    <w:rsid w:val="004962FE"/>
    <w:rsid w:val="004965D8"/>
    <w:rsid w:val="004967B9"/>
    <w:rsid w:val="00496997"/>
    <w:rsid w:val="00496A3D"/>
    <w:rsid w:val="00496B1D"/>
    <w:rsid w:val="00496BCB"/>
    <w:rsid w:val="00496E33"/>
    <w:rsid w:val="00496F07"/>
    <w:rsid w:val="00496F2F"/>
    <w:rsid w:val="00496F95"/>
    <w:rsid w:val="00497113"/>
    <w:rsid w:val="004972CC"/>
    <w:rsid w:val="004972D7"/>
    <w:rsid w:val="00497308"/>
    <w:rsid w:val="004973DD"/>
    <w:rsid w:val="004973FD"/>
    <w:rsid w:val="00497506"/>
    <w:rsid w:val="00497535"/>
    <w:rsid w:val="00497600"/>
    <w:rsid w:val="004976A4"/>
    <w:rsid w:val="004976AA"/>
    <w:rsid w:val="004976C9"/>
    <w:rsid w:val="0049772C"/>
    <w:rsid w:val="0049774C"/>
    <w:rsid w:val="004977B6"/>
    <w:rsid w:val="004978E7"/>
    <w:rsid w:val="00497916"/>
    <w:rsid w:val="00497A1D"/>
    <w:rsid w:val="00497BA5"/>
    <w:rsid w:val="00497D1D"/>
    <w:rsid w:val="00497E07"/>
    <w:rsid w:val="00497E3A"/>
    <w:rsid w:val="00497E66"/>
    <w:rsid w:val="004A02F2"/>
    <w:rsid w:val="004A05DE"/>
    <w:rsid w:val="004A0733"/>
    <w:rsid w:val="004A0780"/>
    <w:rsid w:val="004A079B"/>
    <w:rsid w:val="004A088D"/>
    <w:rsid w:val="004A0916"/>
    <w:rsid w:val="004A0AED"/>
    <w:rsid w:val="004A0D53"/>
    <w:rsid w:val="004A0D80"/>
    <w:rsid w:val="004A0E03"/>
    <w:rsid w:val="004A0EDF"/>
    <w:rsid w:val="004A0FA4"/>
    <w:rsid w:val="004A115C"/>
    <w:rsid w:val="004A12A5"/>
    <w:rsid w:val="004A12CD"/>
    <w:rsid w:val="004A1309"/>
    <w:rsid w:val="004A132B"/>
    <w:rsid w:val="004A1423"/>
    <w:rsid w:val="004A153A"/>
    <w:rsid w:val="004A170A"/>
    <w:rsid w:val="004A195E"/>
    <w:rsid w:val="004A1C06"/>
    <w:rsid w:val="004A1DBA"/>
    <w:rsid w:val="004A1DF5"/>
    <w:rsid w:val="004A218D"/>
    <w:rsid w:val="004A21AD"/>
    <w:rsid w:val="004A24CB"/>
    <w:rsid w:val="004A27AD"/>
    <w:rsid w:val="004A2889"/>
    <w:rsid w:val="004A2A13"/>
    <w:rsid w:val="004A2A2B"/>
    <w:rsid w:val="004A2DB2"/>
    <w:rsid w:val="004A2F80"/>
    <w:rsid w:val="004A2FBF"/>
    <w:rsid w:val="004A32B8"/>
    <w:rsid w:val="004A339F"/>
    <w:rsid w:val="004A33CB"/>
    <w:rsid w:val="004A36EC"/>
    <w:rsid w:val="004A3873"/>
    <w:rsid w:val="004A39BE"/>
    <w:rsid w:val="004A3D0C"/>
    <w:rsid w:val="004A3DD2"/>
    <w:rsid w:val="004A3E59"/>
    <w:rsid w:val="004A40C0"/>
    <w:rsid w:val="004A42DC"/>
    <w:rsid w:val="004A4613"/>
    <w:rsid w:val="004A46C7"/>
    <w:rsid w:val="004A476F"/>
    <w:rsid w:val="004A48C2"/>
    <w:rsid w:val="004A4901"/>
    <w:rsid w:val="004A4B66"/>
    <w:rsid w:val="004A4B7E"/>
    <w:rsid w:val="004A4BAD"/>
    <w:rsid w:val="004A4C35"/>
    <w:rsid w:val="004A4CA6"/>
    <w:rsid w:val="004A4D3D"/>
    <w:rsid w:val="004A4DEE"/>
    <w:rsid w:val="004A4EF3"/>
    <w:rsid w:val="004A510B"/>
    <w:rsid w:val="004A516B"/>
    <w:rsid w:val="004A58C2"/>
    <w:rsid w:val="004A58CA"/>
    <w:rsid w:val="004A58F1"/>
    <w:rsid w:val="004A5BAB"/>
    <w:rsid w:val="004A5D39"/>
    <w:rsid w:val="004A620E"/>
    <w:rsid w:val="004A63D7"/>
    <w:rsid w:val="004A646B"/>
    <w:rsid w:val="004A66A4"/>
    <w:rsid w:val="004A6718"/>
    <w:rsid w:val="004A679E"/>
    <w:rsid w:val="004A67D5"/>
    <w:rsid w:val="004A6A77"/>
    <w:rsid w:val="004A6BBA"/>
    <w:rsid w:val="004A7292"/>
    <w:rsid w:val="004A7408"/>
    <w:rsid w:val="004A7585"/>
    <w:rsid w:val="004A75B3"/>
    <w:rsid w:val="004A76E2"/>
    <w:rsid w:val="004A773B"/>
    <w:rsid w:val="004A789A"/>
    <w:rsid w:val="004A791B"/>
    <w:rsid w:val="004A7A0C"/>
    <w:rsid w:val="004A7BA7"/>
    <w:rsid w:val="004A7F7F"/>
    <w:rsid w:val="004B01A5"/>
    <w:rsid w:val="004B022A"/>
    <w:rsid w:val="004B0362"/>
    <w:rsid w:val="004B045B"/>
    <w:rsid w:val="004B047E"/>
    <w:rsid w:val="004B057C"/>
    <w:rsid w:val="004B05FE"/>
    <w:rsid w:val="004B0C63"/>
    <w:rsid w:val="004B0D5B"/>
    <w:rsid w:val="004B0E7A"/>
    <w:rsid w:val="004B0F3E"/>
    <w:rsid w:val="004B0FBA"/>
    <w:rsid w:val="004B1063"/>
    <w:rsid w:val="004B126F"/>
    <w:rsid w:val="004B1369"/>
    <w:rsid w:val="004B154A"/>
    <w:rsid w:val="004B16F9"/>
    <w:rsid w:val="004B178D"/>
    <w:rsid w:val="004B187B"/>
    <w:rsid w:val="004B1962"/>
    <w:rsid w:val="004B1B15"/>
    <w:rsid w:val="004B1E06"/>
    <w:rsid w:val="004B2000"/>
    <w:rsid w:val="004B204D"/>
    <w:rsid w:val="004B276A"/>
    <w:rsid w:val="004B29D7"/>
    <w:rsid w:val="004B2AB2"/>
    <w:rsid w:val="004B2AD8"/>
    <w:rsid w:val="004B2CF7"/>
    <w:rsid w:val="004B2E45"/>
    <w:rsid w:val="004B2F86"/>
    <w:rsid w:val="004B3158"/>
    <w:rsid w:val="004B3396"/>
    <w:rsid w:val="004B3489"/>
    <w:rsid w:val="004B39F2"/>
    <w:rsid w:val="004B3BE7"/>
    <w:rsid w:val="004B3CD2"/>
    <w:rsid w:val="004B3E4A"/>
    <w:rsid w:val="004B3F64"/>
    <w:rsid w:val="004B41E9"/>
    <w:rsid w:val="004B451C"/>
    <w:rsid w:val="004B453A"/>
    <w:rsid w:val="004B456B"/>
    <w:rsid w:val="004B46D5"/>
    <w:rsid w:val="004B4BA3"/>
    <w:rsid w:val="004B4BD3"/>
    <w:rsid w:val="004B4BDD"/>
    <w:rsid w:val="004B4CB6"/>
    <w:rsid w:val="004B4EF5"/>
    <w:rsid w:val="004B4F35"/>
    <w:rsid w:val="004B4F93"/>
    <w:rsid w:val="004B5056"/>
    <w:rsid w:val="004B50EF"/>
    <w:rsid w:val="004B5125"/>
    <w:rsid w:val="004B51DA"/>
    <w:rsid w:val="004B526A"/>
    <w:rsid w:val="004B52E0"/>
    <w:rsid w:val="004B5335"/>
    <w:rsid w:val="004B53CD"/>
    <w:rsid w:val="004B59B3"/>
    <w:rsid w:val="004B5C05"/>
    <w:rsid w:val="004B5C78"/>
    <w:rsid w:val="004B5DED"/>
    <w:rsid w:val="004B5F38"/>
    <w:rsid w:val="004B5FFA"/>
    <w:rsid w:val="004B61FD"/>
    <w:rsid w:val="004B623E"/>
    <w:rsid w:val="004B6317"/>
    <w:rsid w:val="004B63BD"/>
    <w:rsid w:val="004B63F7"/>
    <w:rsid w:val="004B644A"/>
    <w:rsid w:val="004B6524"/>
    <w:rsid w:val="004B6775"/>
    <w:rsid w:val="004B6781"/>
    <w:rsid w:val="004B6CB2"/>
    <w:rsid w:val="004B6E0E"/>
    <w:rsid w:val="004B6E9E"/>
    <w:rsid w:val="004B6F1D"/>
    <w:rsid w:val="004B6FBC"/>
    <w:rsid w:val="004B70B9"/>
    <w:rsid w:val="004B7118"/>
    <w:rsid w:val="004B711C"/>
    <w:rsid w:val="004B73E7"/>
    <w:rsid w:val="004B7739"/>
    <w:rsid w:val="004B779F"/>
    <w:rsid w:val="004B7B21"/>
    <w:rsid w:val="004B7B27"/>
    <w:rsid w:val="004B7DA3"/>
    <w:rsid w:val="004C003D"/>
    <w:rsid w:val="004C0052"/>
    <w:rsid w:val="004C0100"/>
    <w:rsid w:val="004C0203"/>
    <w:rsid w:val="004C0301"/>
    <w:rsid w:val="004C0306"/>
    <w:rsid w:val="004C0431"/>
    <w:rsid w:val="004C0478"/>
    <w:rsid w:val="004C05B1"/>
    <w:rsid w:val="004C05F8"/>
    <w:rsid w:val="004C06D8"/>
    <w:rsid w:val="004C07AE"/>
    <w:rsid w:val="004C0961"/>
    <w:rsid w:val="004C0A8F"/>
    <w:rsid w:val="004C0A9E"/>
    <w:rsid w:val="004C0EDC"/>
    <w:rsid w:val="004C10E5"/>
    <w:rsid w:val="004C124A"/>
    <w:rsid w:val="004C1296"/>
    <w:rsid w:val="004C1458"/>
    <w:rsid w:val="004C162C"/>
    <w:rsid w:val="004C16B7"/>
    <w:rsid w:val="004C187E"/>
    <w:rsid w:val="004C1901"/>
    <w:rsid w:val="004C1949"/>
    <w:rsid w:val="004C1B16"/>
    <w:rsid w:val="004C1C86"/>
    <w:rsid w:val="004C1D4E"/>
    <w:rsid w:val="004C1EB7"/>
    <w:rsid w:val="004C1FA2"/>
    <w:rsid w:val="004C203B"/>
    <w:rsid w:val="004C2270"/>
    <w:rsid w:val="004C22EC"/>
    <w:rsid w:val="004C23B4"/>
    <w:rsid w:val="004C2620"/>
    <w:rsid w:val="004C2742"/>
    <w:rsid w:val="004C29F7"/>
    <w:rsid w:val="004C2B98"/>
    <w:rsid w:val="004C2DD6"/>
    <w:rsid w:val="004C2DF1"/>
    <w:rsid w:val="004C2ECD"/>
    <w:rsid w:val="004C2EE1"/>
    <w:rsid w:val="004C2F44"/>
    <w:rsid w:val="004C328E"/>
    <w:rsid w:val="004C342E"/>
    <w:rsid w:val="004C34F8"/>
    <w:rsid w:val="004C357A"/>
    <w:rsid w:val="004C3778"/>
    <w:rsid w:val="004C3A85"/>
    <w:rsid w:val="004C3B82"/>
    <w:rsid w:val="004C3C24"/>
    <w:rsid w:val="004C3C8F"/>
    <w:rsid w:val="004C3D51"/>
    <w:rsid w:val="004C3DF6"/>
    <w:rsid w:val="004C401B"/>
    <w:rsid w:val="004C419A"/>
    <w:rsid w:val="004C41CE"/>
    <w:rsid w:val="004C423B"/>
    <w:rsid w:val="004C4287"/>
    <w:rsid w:val="004C455F"/>
    <w:rsid w:val="004C458D"/>
    <w:rsid w:val="004C4676"/>
    <w:rsid w:val="004C49A6"/>
    <w:rsid w:val="004C49B2"/>
    <w:rsid w:val="004C49CD"/>
    <w:rsid w:val="004C4BAE"/>
    <w:rsid w:val="004C4FB2"/>
    <w:rsid w:val="004C511A"/>
    <w:rsid w:val="004C542F"/>
    <w:rsid w:val="004C565C"/>
    <w:rsid w:val="004C56BA"/>
    <w:rsid w:val="004C59B7"/>
    <w:rsid w:val="004C5B5A"/>
    <w:rsid w:val="004C5C13"/>
    <w:rsid w:val="004C5E69"/>
    <w:rsid w:val="004C5EC9"/>
    <w:rsid w:val="004C6004"/>
    <w:rsid w:val="004C6230"/>
    <w:rsid w:val="004C62CD"/>
    <w:rsid w:val="004C6A79"/>
    <w:rsid w:val="004C6B3B"/>
    <w:rsid w:val="004C6BA0"/>
    <w:rsid w:val="004C6C60"/>
    <w:rsid w:val="004C6D7E"/>
    <w:rsid w:val="004C6ECA"/>
    <w:rsid w:val="004C6F37"/>
    <w:rsid w:val="004C7313"/>
    <w:rsid w:val="004C73E7"/>
    <w:rsid w:val="004C7475"/>
    <w:rsid w:val="004C7ADD"/>
    <w:rsid w:val="004C7B31"/>
    <w:rsid w:val="004C7B5E"/>
    <w:rsid w:val="004C7D3D"/>
    <w:rsid w:val="004C7F54"/>
    <w:rsid w:val="004C7FE8"/>
    <w:rsid w:val="004D0051"/>
    <w:rsid w:val="004D00A9"/>
    <w:rsid w:val="004D0145"/>
    <w:rsid w:val="004D017E"/>
    <w:rsid w:val="004D030A"/>
    <w:rsid w:val="004D032E"/>
    <w:rsid w:val="004D049C"/>
    <w:rsid w:val="004D04F1"/>
    <w:rsid w:val="004D074D"/>
    <w:rsid w:val="004D0913"/>
    <w:rsid w:val="004D0928"/>
    <w:rsid w:val="004D0B38"/>
    <w:rsid w:val="004D0C58"/>
    <w:rsid w:val="004D107B"/>
    <w:rsid w:val="004D12B9"/>
    <w:rsid w:val="004D1336"/>
    <w:rsid w:val="004D1347"/>
    <w:rsid w:val="004D13D6"/>
    <w:rsid w:val="004D153B"/>
    <w:rsid w:val="004D1893"/>
    <w:rsid w:val="004D1A85"/>
    <w:rsid w:val="004D1F2F"/>
    <w:rsid w:val="004D1FFD"/>
    <w:rsid w:val="004D224F"/>
    <w:rsid w:val="004D22DA"/>
    <w:rsid w:val="004D250C"/>
    <w:rsid w:val="004D2536"/>
    <w:rsid w:val="004D2705"/>
    <w:rsid w:val="004D27F5"/>
    <w:rsid w:val="004D29F2"/>
    <w:rsid w:val="004D2A2B"/>
    <w:rsid w:val="004D2BD0"/>
    <w:rsid w:val="004D2DBA"/>
    <w:rsid w:val="004D2EFA"/>
    <w:rsid w:val="004D2F58"/>
    <w:rsid w:val="004D2FB5"/>
    <w:rsid w:val="004D3208"/>
    <w:rsid w:val="004D32B7"/>
    <w:rsid w:val="004D358C"/>
    <w:rsid w:val="004D383C"/>
    <w:rsid w:val="004D3877"/>
    <w:rsid w:val="004D3948"/>
    <w:rsid w:val="004D39D1"/>
    <w:rsid w:val="004D3AA5"/>
    <w:rsid w:val="004D3C3C"/>
    <w:rsid w:val="004D3EA1"/>
    <w:rsid w:val="004D4077"/>
    <w:rsid w:val="004D4098"/>
    <w:rsid w:val="004D4331"/>
    <w:rsid w:val="004D4558"/>
    <w:rsid w:val="004D4565"/>
    <w:rsid w:val="004D4817"/>
    <w:rsid w:val="004D4921"/>
    <w:rsid w:val="004D49FB"/>
    <w:rsid w:val="004D4AD7"/>
    <w:rsid w:val="004D4B11"/>
    <w:rsid w:val="004D4B33"/>
    <w:rsid w:val="004D4D08"/>
    <w:rsid w:val="004D51DC"/>
    <w:rsid w:val="004D537D"/>
    <w:rsid w:val="004D54CD"/>
    <w:rsid w:val="004D55A6"/>
    <w:rsid w:val="004D56A2"/>
    <w:rsid w:val="004D5719"/>
    <w:rsid w:val="004D58CF"/>
    <w:rsid w:val="004D5947"/>
    <w:rsid w:val="004D5962"/>
    <w:rsid w:val="004D5A8B"/>
    <w:rsid w:val="004D5C54"/>
    <w:rsid w:val="004D614B"/>
    <w:rsid w:val="004D6171"/>
    <w:rsid w:val="004D64D5"/>
    <w:rsid w:val="004D657E"/>
    <w:rsid w:val="004D6614"/>
    <w:rsid w:val="004D665A"/>
    <w:rsid w:val="004D679D"/>
    <w:rsid w:val="004D6991"/>
    <w:rsid w:val="004D6A37"/>
    <w:rsid w:val="004D6BDE"/>
    <w:rsid w:val="004D6C98"/>
    <w:rsid w:val="004D6DF0"/>
    <w:rsid w:val="004D6E50"/>
    <w:rsid w:val="004D6F22"/>
    <w:rsid w:val="004D6F24"/>
    <w:rsid w:val="004D6FB9"/>
    <w:rsid w:val="004D706D"/>
    <w:rsid w:val="004D7119"/>
    <w:rsid w:val="004D73B7"/>
    <w:rsid w:val="004D744E"/>
    <w:rsid w:val="004D74E0"/>
    <w:rsid w:val="004D76E4"/>
    <w:rsid w:val="004D7A59"/>
    <w:rsid w:val="004D7DF0"/>
    <w:rsid w:val="004E0037"/>
    <w:rsid w:val="004E007D"/>
    <w:rsid w:val="004E0162"/>
    <w:rsid w:val="004E01A4"/>
    <w:rsid w:val="004E01CC"/>
    <w:rsid w:val="004E01F5"/>
    <w:rsid w:val="004E050B"/>
    <w:rsid w:val="004E0672"/>
    <w:rsid w:val="004E0790"/>
    <w:rsid w:val="004E0A1D"/>
    <w:rsid w:val="004E0A1E"/>
    <w:rsid w:val="004E0A99"/>
    <w:rsid w:val="004E0AE6"/>
    <w:rsid w:val="004E0E8F"/>
    <w:rsid w:val="004E0F92"/>
    <w:rsid w:val="004E1086"/>
    <w:rsid w:val="004E1182"/>
    <w:rsid w:val="004E1288"/>
    <w:rsid w:val="004E14AA"/>
    <w:rsid w:val="004E1522"/>
    <w:rsid w:val="004E18A7"/>
    <w:rsid w:val="004E1913"/>
    <w:rsid w:val="004E1B85"/>
    <w:rsid w:val="004E1BFA"/>
    <w:rsid w:val="004E1E92"/>
    <w:rsid w:val="004E1F56"/>
    <w:rsid w:val="004E21C2"/>
    <w:rsid w:val="004E23C6"/>
    <w:rsid w:val="004E2427"/>
    <w:rsid w:val="004E2697"/>
    <w:rsid w:val="004E26E5"/>
    <w:rsid w:val="004E2876"/>
    <w:rsid w:val="004E296B"/>
    <w:rsid w:val="004E2AE9"/>
    <w:rsid w:val="004E2B3F"/>
    <w:rsid w:val="004E30C3"/>
    <w:rsid w:val="004E32C1"/>
    <w:rsid w:val="004E32E8"/>
    <w:rsid w:val="004E34E0"/>
    <w:rsid w:val="004E3791"/>
    <w:rsid w:val="004E39FB"/>
    <w:rsid w:val="004E3ADA"/>
    <w:rsid w:val="004E3B0C"/>
    <w:rsid w:val="004E3C8B"/>
    <w:rsid w:val="004E3D6C"/>
    <w:rsid w:val="004E3EDB"/>
    <w:rsid w:val="004E3FB0"/>
    <w:rsid w:val="004E424D"/>
    <w:rsid w:val="004E43B4"/>
    <w:rsid w:val="004E4410"/>
    <w:rsid w:val="004E44BB"/>
    <w:rsid w:val="004E44C6"/>
    <w:rsid w:val="004E44DE"/>
    <w:rsid w:val="004E4947"/>
    <w:rsid w:val="004E4B09"/>
    <w:rsid w:val="004E4B4B"/>
    <w:rsid w:val="004E4CED"/>
    <w:rsid w:val="004E4F00"/>
    <w:rsid w:val="004E50F0"/>
    <w:rsid w:val="004E513C"/>
    <w:rsid w:val="004E526D"/>
    <w:rsid w:val="004E5383"/>
    <w:rsid w:val="004E53BC"/>
    <w:rsid w:val="004E54FA"/>
    <w:rsid w:val="004E5960"/>
    <w:rsid w:val="004E5969"/>
    <w:rsid w:val="004E5B89"/>
    <w:rsid w:val="004E5BC6"/>
    <w:rsid w:val="004E5C06"/>
    <w:rsid w:val="004E5F88"/>
    <w:rsid w:val="004E5F96"/>
    <w:rsid w:val="004E60AD"/>
    <w:rsid w:val="004E6152"/>
    <w:rsid w:val="004E65B8"/>
    <w:rsid w:val="004E65D3"/>
    <w:rsid w:val="004E66C2"/>
    <w:rsid w:val="004E6718"/>
    <w:rsid w:val="004E67AD"/>
    <w:rsid w:val="004E6AB9"/>
    <w:rsid w:val="004E6C87"/>
    <w:rsid w:val="004E6D49"/>
    <w:rsid w:val="004E6F74"/>
    <w:rsid w:val="004E6FC3"/>
    <w:rsid w:val="004E73F6"/>
    <w:rsid w:val="004E7406"/>
    <w:rsid w:val="004E7AE2"/>
    <w:rsid w:val="004E7CEC"/>
    <w:rsid w:val="004F0276"/>
    <w:rsid w:val="004F053A"/>
    <w:rsid w:val="004F0BA2"/>
    <w:rsid w:val="004F0C3E"/>
    <w:rsid w:val="004F1020"/>
    <w:rsid w:val="004F1401"/>
    <w:rsid w:val="004F1582"/>
    <w:rsid w:val="004F160C"/>
    <w:rsid w:val="004F186E"/>
    <w:rsid w:val="004F1A76"/>
    <w:rsid w:val="004F1BFE"/>
    <w:rsid w:val="004F1C68"/>
    <w:rsid w:val="004F1F3B"/>
    <w:rsid w:val="004F1FB2"/>
    <w:rsid w:val="004F208D"/>
    <w:rsid w:val="004F214C"/>
    <w:rsid w:val="004F248B"/>
    <w:rsid w:val="004F272B"/>
    <w:rsid w:val="004F2734"/>
    <w:rsid w:val="004F27A0"/>
    <w:rsid w:val="004F28C6"/>
    <w:rsid w:val="004F28E1"/>
    <w:rsid w:val="004F2A02"/>
    <w:rsid w:val="004F2A4A"/>
    <w:rsid w:val="004F2BDD"/>
    <w:rsid w:val="004F2CB5"/>
    <w:rsid w:val="004F2E0F"/>
    <w:rsid w:val="004F2F14"/>
    <w:rsid w:val="004F3148"/>
    <w:rsid w:val="004F3185"/>
    <w:rsid w:val="004F3255"/>
    <w:rsid w:val="004F3493"/>
    <w:rsid w:val="004F3520"/>
    <w:rsid w:val="004F3662"/>
    <w:rsid w:val="004F368D"/>
    <w:rsid w:val="004F369C"/>
    <w:rsid w:val="004F3829"/>
    <w:rsid w:val="004F3AE3"/>
    <w:rsid w:val="004F3B63"/>
    <w:rsid w:val="004F422B"/>
    <w:rsid w:val="004F4545"/>
    <w:rsid w:val="004F47AF"/>
    <w:rsid w:val="004F47CE"/>
    <w:rsid w:val="004F481E"/>
    <w:rsid w:val="004F4875"/>
    <w:rsid w:val="004F4C6D"/>
    <w:rsid w:val="004F4D39"/>
    <w:rsid w:val="004F4FA8"/>
    <w:rsid w:val="004F50B5"/>
    <w:rsid w:val="004F5336"/>
    <w:rsid w:val="004F5377"/>
    <w:rsid w:val="004F5531"/>
    <w:rsid w:val="004F56AF"/>
    <w:rsid w:val="004F575D"/>
    <w:rsid w:val="004F5897"/>
    <w:rsid w:val="004F5965"/>
    <w:rsid w:val="004F5BB0"/>
    <w:rsid w:val="004F5EC3"/>
    <w:rsid w:val="004F60FB"/>
    <w:rsid w:val="004F610F"/>
    <w:rsid w:val="004F65FA"/>
    <w:rsid w:val="004F669C"/>
    <w:rsid w:val="004F6AF0"/>
    <w:rsid w:val="004F6B6A"/>
    <w:rsid w:val="004F6BA5"/>
    <w:rsid w:val="004F6BC9"/>
    <w:rsid w:val="004F6DD5"/>
    <w:rsid w:val="004F6E76"/>
    <w:rsid w:val="004F70B1"/>
    <w:rsid w:val="004F73E5"/>
    <w:rsid w:val="004F7727"/>
    <w:rsid w:val="004F7860"/>
    <w:rsid w:val="004F7B17"/>
    <w:rsid w:val="004F7D63"/>
    <w:rsid w:val="00500057"/>
    <w:rsid w:val="005000D1"/>
    <w:rsid w:val="005001B3"/>
    <w:rsid w:val="005002D9"/>
    <w:rsid w:val="005002FA"/>
    <w:rsid w:val="00500374"/>
    <w:rsid w:val="005003C9"/>
    <w:rsid w:val="005003D7"/>
    <w:rsid w:val="00500412"/>
    <w:rsid w:val="005007AC"/>
    <w:rsid w:val="005007B2"/>
    <w:rsid w:val="00500A76"/>
    <w:rsid w:val="00500BB5"/>
    <w:rsid w:val="0050117D"/>
    <w:rsid w:val="00501335"/>
    <w:rsid w:val="0050137A"/>
    <w:rsid w:val="005013D2"/>
    <w:rsid w:val="00501449"/>
    <w:rsid w:val="00501731"/>
    <w:rsid w:val="0050190B"/>
    <w:rsid w:val="00501B03"/>
    <w:rsid w:val="00501EFC"/>
    <w:rsid w:val="00501EFD"/>
    <w:rsid w:val="0050221C"/>
    <w:rsid w:val="0050241E"/>
    <w:rsid w:val="005025A5"/>
    <w:rsid w:val="00502630"/>
    <w:rsid w:val="00502941"/>
    <w:rsid w:val="0050294D"/>
    <w:rsid w:val="0050296E"/>
    <w:rsid w:val="00502BFB"/>
    <w:rsid w:val="00502C02"/>
    <w:rsid w:val="00502CF2"/>
    <w:rsid w:val="00502D48"/>
    <w:rsid w:val="00502DEA"/>
    <w:rsid w:val="00502E3F"/>
    <w:rsid w:val="00502E60"/>
    <w:rsid w:val="00502E6B"/>
    <w:rsid w:val="00503508"/>
    <w:rsid w:val="005035B2"/>
    <w:rsid w:val="00503625"/>
    <w:rsid w:val="005036BB"/>
    <w:rsid w:val="005036E3"/>
    <w:rsid w:val="005036F6"/>
    <w:rsid w:val="0050375C"/>
    <w:rsid w:val="0050377F"/>
    <w:rsid w:val="00503B7B"/>
    <w:rsid w:val="00503BAF"/>
    <w:rsid w:val="00503D9B"/>
    <w:rsid w:val="00503E2D"/>
    <w:rsid w:val="00503F01"/>
    <w:rsid w:val="00503F42"/>
    <w:rsid w:val="00503FA6"/>
    <w:rsid w:val="00504340"/>
    <w:rsid w:val="00504864"/>
    <w:rsid w:val="005048A9"/>
    <w:rsid w:val="00504A04"/>
    <w:rsid w:val="00504A06"/>
    <w:rsid w:val="00504A3A"/>
    <w:rsid w:val="00504F66"/>
    <w:rsid w:val="005050FD"/>
    <w:rsid w:val="00505837"/>
    <w:rsid w:val="0050583F"/>
    <w:rsid w:val="00505980"/>
    <w:rsid w:val="00505AB0"/>
    <w:rsid w:val="005060CF"/>
    <w:rsid w:val="00506445"/>
    <w:rsid w:val="00506756"/>
    <w:rsid w:val="00506AEE"/>
    <w:rsid w:val="00506B07"/>
    <w:rsid w:val="00506C3C"/>
    <w:rsid w:val="00506F7C"/>
    <w:rsid w:val="00506FCC"/>
    <w:rsid w:val="005070B6"/>
    <w:rsid w:val="0050717F"/>
    <w:rsid w:val="005073FF"/>
    <w:rsid w:val="00507785"/>
    <w:rsid w:val="005077FC"/>
    <w:rsid w:val="00507B7C"/>
    <w:rsid w:val="00507EF1"/>
    <w:rsid w:val="00510085"/>
    <w:rsid w:val="005101C1"/>
    <w:rsid w:val="005102D5"/>
    <w:rsid w:val="005102F9"/>
    <w:rsid w:val="00510582"/>
    <w:rsid w:val="00510697"/>
    <w:rsid w:val="00510776"/>
    <w:rsid w:val="005108C3"/>
    <w:rsid w:val="00510976"/>
    <w:rsid w:val="00510CD8"/>
    <w:rsid w:val="00510D32"/>
    <w:rsid w:val="00510EB0"/>
    <w:rsid w:val="0051152E"/>
    <w:rsid w:val="0051153D"/>
    <w:rsid w:val="005115FA"/>
    <w:rsid w:val="00511BB2"/>
    <w:rsid w:val="00511CE8"/>
    <w:rsid w:val="00512040"/>
    <w:rsid w:val="005120BF"/>
    <w:rsid w:val="0051210D"/>
    <w:rsid w:val="0051227A"/>
    <w:rsid w:val="00512312"/>
    <w:rsid w:val="005123EB"/>
    <w:rsid w:val="00512401"/>
    <w:rsid w:val="005127F8"/>
    <w:rsid w:val="00512899"/>
    <w:rsid w:val="00512AC1"/>
    <w:rsid w:val="00512ED8"/>
    <w:rsid w:val="00512F4E"/>
    <w:rsid w:val="00513225"/>
    <w:rsid w:val="005132EA"/>
    <w:rsid w:val="005132F1"/>
    <w:rsid w:val="0051348A"/>
    <w:rsid w:val="005134A4"/>
    <w:rsid w:val="00513689"/>
    <w:rsid w:val="005136B2"/>
    <w:rsid w:val="005136E3"/>
    <w:rsid w:val="005137ED"/>
    <w:rsid w:val="00513838"/>
    <w:rsid w:val="0051386B"/>
    <w:rsid w:val="0051388C"/>
    <w:rsid w:val="0051392F"/>
    <w:rsid w:val="00513DC2"/>
    <w:rsid w:val="00513EA0"/>
    <w:rsid w:val="00513F37"/>
    <w:rsid w:val="00514076"/>
    <w:rsid w:val="005140D9"/>
    <w:rsid w:val="0051423D"/>
    <w:rsid w:val="00514327"/>
    <w:rsid w:val="005143E4"/>
    <w:rsid w:val="0051456D"/>
    <w:rsid w:val="00514630"/>
    <w:rsid w:val="0051469C"/>
    <w:rsid w:val="005147DE"/>
    <w:rsid w:val="005148A1"/>
    <w:rsid w:val="00514928"/>
    <w:rsid w:val="00514976"/>
    <w:rsid w:val="00514A76"/>
    <w:rsid w:val="00514C9B"/>
    <w:rsid w:val="00514CD3"/>
    <w:rsid w:val="00514D35"/>
    <w:rsid w:val="00514D4D"/>
    <w:rsid w:val="00514E0C"/>
    <w:rsid w:val="005152A7"/>
    <w:rsid w:val="0051533E"/>
    <w:rsid w:val="00515477"/>
    <w:rsid w:val="005155C5"/>
    <w:rsid w:val="0051566E"/>
    <w:rsid w:val="005159EB"/>
    <w:rsid w:val="00515A7D"/>
    <w:rsid w:val="00515B26"/>
    <w:rsid w:val="00515B4F"/>
    <w:rsid w:val="00515DEF"/>
    <w:rsid w:val="00515F1F"/>
    <w:rsid w:val="0051625F"/>
    <w:rsid w:val="0051638A"/>
    <w:rsid w:val="005163D4"/>
    <w:rsid w:val="005164AB"/>
    <w:rsid w:val="005164E3"/>
    <w:rsid w:val="005167CB"/>
    <w:rsid w:val="005167E5"/>
    <w:rsid w:val="0051688D"/>
    <w:rsid w:val="00516AA0"/>
    <w:rsid w:val="00516B0E"/>
    <w:rsid w:val="00516BEF"/>
    <w:rsid w:val="00516BF8"/>
    <w:rsid w:val="00516CE0"/>
    <w:rsid w:val="005171F7"/>
    <w:rsid w:val="0051756C"/>
    <w:rsid w:val="0051773F"/>
    <w:rsid w:val="00517A74"/>
    <w:rsid w:val="00517C97"/>
    <w:rsid w:val="00517D23"/>
    <w:rsid w:val="00517DE7"/>
    <w:rsid w:val="00517FB8"/>
    <w:rsid w:val="00520131"/>
    <w:rsid w:val="005206B5"/>
    <w:rsid w:val="00520739"/>
    <w:rsid w:val="00520A97"/>
    <w:rsid w:val="00520AA6"/>
    <w:rsid w:val="00520D70"/>
    <w:rsid w:val="00520F1E"/>
    <w:rsid w:val="0052112F"/>
    <w:rsid w:val="0052113D"/>
    <w:rsid w:val="0052121F"/>
    <w:rsid w:val="005212CE"/>
    <w:rsid w:val="005212E2"/>
    <w:rsid w:val="00521359"/>
    <w:rsid w:val="0052139A"/>
    <w:rsid w:val="00521520"/>
    <w:rsid w:val="0052170D"/>
    <w:rsid w:val="00521792"/>
    <w:rsid w:val="00521ACE"/>
    <w:rsid w:val="00521AE3"/>
    <w:rsid w:val="00521B71"/>
    <w:rsid w:val="00521B92"/>
    <w:rsid w:val="00521C61"/>
    <w:rsid w:val="00521D2C"/>
    <w:rsid w:val="00521DFD"/>
    <w:rsid w:val="00521E96"/>
    <w:rsid w:val="00521F4C"/>
    <w:rsid w:val="00522092"/>
    <w:rsid w:val="0052213C"/>
    <w:rsid w:val="00522164"/>
    <w:rsid w:val="00522291"/>
    <w:rsid w:val="00522312"/>
    <w:rsid w:val="0052270C"/>
    <w:rsid w:val="0052279E"/>
    <w:rsid w:val="00522841"/>
    <w:rsid w:val="00522B12"/>
    <w:rsid w:val="00522C3E"/>
    <w:rsid w:val="005230AB"/>
    <w:rsid w:val="005230D6"/>
    <w:rsid w:val="005232B2"/>
    <w:rsid w:val="00523570"/>
    <w:rsid w:val="00523792"/>
    <w:rsid w:val="005239EA"/>
    <w:rsid w:val="00523B88"/>
    <w:rsid w:val="00523BAE"/>
    <w:rsid w:val="00523BDE"/>
    <w:rsid w:val="00523BEA"/>
    <w:rsid w:val="00523E46"/>
    <w:rsid w:val="00523EE3"/>
    <w:rsid w:val="005241AE"/>
    <w:rsid w:val="0052452E"/>
    <w:rsid w:val="00524545"/>
    <w:rsid w:val="005246B3"/>
    <w:rsid w:val="0052481B"/>
    <w:rsid w:val="0052483C"/>
    <w:rsid w:val="005249EE"/>
    <w:rsid w:val="00524AA0"/>
    <w:rsid w:val="00524D31"/>
    <w:rsid w:val="00524E93"/>
    <w:rsid w:val="00524EE1"/>
    <w:rsid w:val="005254F7"/>
    <w:rsid w:val="0052555D"/>
    <w:rsid w:val="0052559F"/>
    <w:rsid w:val="00525711"/>
    <w:rsid w:val="00525910"/>
    <w:rsid w:val="00525958"/>
    <w:rsid w:val="00525C1C"/>
    <w:rsid w:val="00525E72"/>
    <w:rsid w:val="0052605E"/>
    <w:rsid w:val="0052631A"/>
    <w:rsid w:val="005263A3"/>
    <w:rsid w:val="005263C9"/>
    <w:rsid w:val="005264B0"/>
    <w:rsid w:val="005265DA"/>
    <w:rsid w:val="005268B7"/>
    <w:rsid w:val="0052692D"/>
    <w:rsid w:val="00526B57"/>
    <w:rsid w:val="00526B92"/>
    <w:rsid w:val="00526BE9"/>
    <w:rsid w:val="00526DC5"/>
    <w:rsid w:val="005270EA"/>
    <w:rsid w:val="00527146"/>
    <w:rsid w:val="0052718D"/>
    <w:rsid w:val="00527307"/>
    <w:rsid w:val="0052730E"/>
    <w:rsid w:val="00527355"/>
    <w:rsid w:val="00527366"/>
    <w:rsid w:val="005273CF"/>
    <w:rsid w:val="0052741C"/>
    <w:rsid w:val="005274A5"/>
    <w:rsid w:val="00527573"/>
    <w:rsid w:val="00527575"/>
    <w:rsid w:val="0052757F"/>
    <w:rsid w:val="005275E0"/>
    <w:rsid w:val="00527719"/>
    <w:rsid w:val="005277D3"/>
    <w:rsid w:val="00527A85"/>
    <w:rsid w:val="00527B82"/>
    <w:rsid w:val="00527E6D"/>
    <w:rsid w:val="00527F0B"/>
    <w:rsid w:val="00527F4B"/>
    <w:rsid w:val="0053000D"/>
    <w:rsid w:val="005300FD"/>
    <w:rsid w:val="00530103"/>
    <w:rsid w:val="0053012D"/>
    <w:rsid w:val="005301AF"/>
    <w:rsid w:val="005307FE"/>
    <w:rsid w:val="00530836"/>
    <w:rsid w:val="00530867"/>
    <w:rsid w:val="00530888"/>
    <w:rsid w:val="00530CAB"/>
    <w:rsid w:val="00530D0D"/>
    <w:rsid w:val="00530FD2"/>
    <w:rsid w:val="0053113B"/>
    <w:rsid w:val="005311EB"/>
    <w:rsid w:val="0053131B"/>
    <w:rsid w:val="005317A3"/>
    <w:rsid w:val="0053189E"/>
    <w:rsid w:val="00531EDD"/>
    <w:rsid w:val="00531FF7"/>
    <w:rsid w:val="00532194"/>
    <w:rsid w:val="005322AA"/>
    <w:rsid w:val="00532633"/>
    <w:rsid w:val="005326A2"/>
    <w:rsid w:val="005328A0"/>
    <w:rsid w:val="00532978"/>
    <w:rsid w:val="00532AC3"/>
    <w:rsid w:val="00533419"/>
    <w:rsid w:val="00533426"/>
    <w:rsid w:val="00533726"/>
    <w:rsid w:val="005339B2"/>
    <w:rsid w:val="00533CC1"/>
    <w:rsid w:val="00533DC1"/>
    <w:rsid w:val="00533E8B"/>
    <w:rsid w:val="00533EB1"/>
    <w:rsid w:val="005341A8"/>
    <w:rsid w:val="005345C5"/>
    <w:rsid w:val="0053467F"/>
    <w:rsid w:val="0053484B"/>
    <w:rsid w:val="00534903"/>
    <w:rsid w:val="0053491E"/>
    <w:rsid w:val="00534920"/>
    <w:rsid w:val="00534AEB"/>
    <w:rsid w:val="00534BCA"/>
    <w:rsid w:val="00534BE3"/>
    <w:rsid w:val="00534C29"/>
    <w:rsid w:val="00534CAB"/>
    <w:rsid w:val="005350A0"/>
    <w:rsid w:val="0053517E"/>
    <w:rsid w:val="005351AD"/>
    <w:rsid w:val="00535666"/>
    <w:rsid w:val="005356C2"/>
    <w:rsid w:val="00535727"/>
    <w:rsid w:val="00535881"/>
    <w:rsid w:val="005359DC"/>
    <w:rsid w:val="00535A24"/>
    <w:rsid w:val="00535BDF"/>
    <w:rsid w:val="00535C6F"/>
    <w:rsid w:val="00535DCF"/>
    <w:rsid w:val="00535F18"/>
    <w:rsid w:val="00535F84"/>
    <w:rsid w:val="00536130"/>
    <w:rsid w:val="00536133"/>
    <w:rsid w:val="005361F5"/>
    <w:rsid w:val="005361F6"/>
    <w:rsid w:val="0053620C"/>
    <w:rsid w:val="00536323"/>
    <w:rsid w:val="005365B3"/>
    <w:rsid w:val="0053663B"/>
    <w:rsid w:val="0053694B"/>
    <w:rsid w:val="00536A47"/>
    <w:rsid w:val="00536D59"/>
    <w:rsid w:val="00536ED9"/>
    <w:rsid w:val="00536F1F"/>
    <w:rsid w:val="00536FE4"/>
    <w:rsid w:val="00536FEF"/>
    <w:rsid w:val="00537034"/>
    <w:rsid w:val="00537205"/>
    <w:rsid w:val="005372C8"/>
    <w:rsid w:val="00537474"/>
    <w:rsid w:val="005374F1"/>
    <w:rsid w:val="0053771D"/>
    <w:rsid w:val="00537B43"/>
    <w:rsid w:val="00537C49"/>
    <w:rsid w:val="00537D5E"/>
    <w:rsid w:val="00537F47"/>
    <w:rsid w:val="00540338"/>
    <w:rsid w:val="00540359"/>
    <w:rsid w:val="005404C8"/>
    <w:rsid w:val="0054086C"/>
    <w:rsid w:val="005409A1"/>
    <w:rsid w:val="005409B6"/>
    <w:rsid w:val="00540BC3"/>
    <w:rsid w:val="00540CFF"/>
    <w:rsid w:val="00540E30"/>
    <w:rsid w:val="00541143"/>
    <w:rsid w:val="0054141B"/>
    <w:rsid w:val="00541685"/>
    <w:rsid w:val="005416E6"/>
    <w:rsid w:val="00541782"/>
    <w:rsid w:val="005419AD"/>
    <w:rsid w:val="00541B5C"/>
    <w:rsid w:val="00542110"/>
    <w:rsid w:val="005425B8"/>
    <w:rsid w:val="0054263E"/>
    <w:rsid w:val="00542892"/>
    <w:rsid w:val="00542A6F"/>
    <w:rsid w:val="00542B01"/>
    <w:rsid w:val="00542BAA"/>
    <w:rsid w:val="005432F7"/>
    <w:rsid w:val="00543494"/>
    <w:rsid w:val="005434C1"/>
    <w:rsid w:val="005436B9"/>
    <w:rsid w:val="0054390D"/>
    <w:rsid w:val="00543917"/>
    <w:rsid w:val="0054397F"/>
    <w:rsid w:val="00543A1E"/>
    <w:rsid w:val="00543D9E"/>
    <w:rsid w:val="00543E85"/>
    <w:rsid w:val="00543F12"/>
    <w:rsid w:val="005441F6"/>
    <w:rsid w:val="0054425B"/>
    <w:rsid w:val="00544577"/>
    <w:rsid w:val="005445BF"/>
    <w:rsid w:val="00544817"/>
    <w:rsid w:val="00544C91"/>
    <w:rsid w:val="00544CA7"/>
    <w:rsid w:val="00544DF2"/>
    <w:rsid w:val="00544FB4"/>
    <w:rsid w:val="0054505B"/>
    <w:rsid w:val="00545307"/>
    <w:rsid w:val="005453F1"/>
    <w:rsid w:val="00545591"/>
    <w:rsid w:val="00545A5E"/>
    <w:rsid w:val="00545A71"/>
    <w:rsid w:val="00545AA7"/>
    <w:rsid w:val="00545B9A"/>
    <w:rsid w:val="00545C9E"/>
    <w:rsid w:val="00545D4A"/>
    <w:rsid w:val="00545DDF"/>
    <w:rsid w:val="00545EC2"/>
    <w:rsid w:val="00545EFD"/>
    <w:rsid w:val="00545F68"/>
    <w:rsid w:val="005460E0"/>
    <w:rsid w:val="0054615F"/>
    <w:rsid w:val="005461F3"/>
    <w:rsid w:val="00546203"/>
    <w:rsid w:val="00546212"/>
    <w:rsid w:val="0054654A"/>
    <w:rsid w:val="00546C0D"/>
    <w:rsid w:val="00546EDA"/>
    <w:rsid w:val="0054704A"/>
    <w:rsid w:val="005471F3"/>
    <w:rsid w:val="005472C6"/>
    <w:rsid w:val="00547583"/>
    <w:rsid w:val="00547587"/>
    <w:rsid w:val="00547775"/>
    <w:rsid w:val="00547AE0"/>
    <w:rsid w:val="00547CAF"/>
    <w:rsid w:val="00547CCF"/>
    <w:rsid w:val="00547F20"/>
    <w:rsid w:val="00547FF0"/>
    <w:rsid w:val="0055001E"/>
    <w:rsid w:val="0055007C"/>
    <w:rsid w:val="005500D3"/>
    <w:rsid w:val="005501D2"/>
    <w:rsid w:val="005502B7"/>
    <w:rsid w:val="00550661"/>
    <w:rsid w:val="005508A1"/>
    <w:rsid w:val="00550A7C"/>
    <w:rsid w:val="00550CF5"/>
    <w:rsid w:val="00550D5B"/>
    <w:rsid w:val="00550FDA"/>
    <w:rsid w:val="00551246"/>
    <w:rsid w:val="0055124C"/>
    <w:rsid w:val="00551478"/>
    <w:rsid w:val="0055164B"/>
    <w:rsid w:val="00551B25"/>
    <w:rsid w:val="00551C1B"/>
    <w:rsid w:val="00551D13"/>
    <w:rsid w:val="0055229C"/>
    <w:rsid w:val="00552306"/>
    <w:rsid w:val="00552331"/>
    <w:rsid w:val="00552565"/>
    <w:rsid w:val="005526A4"/>
    <w:rsid w:val="00552860"/>
    <w:rsid w:val="00552950"/>
    <w:rsid w:val="00552A9B"/>
    <w:rsid w:val="00552B62"/>
    <w:rsid w:val="00552CFE"/>
    <w:rsid w:val="00552D2C"/>
    <w:rsid w:val="0055300D"/>
    <w:rsid w:val="00553226"/>
    <w:rsid w:val="00553764"/>
    <w:rsid w:val="005537FD"/>
    <w:rsid w:val="00553833"/>
    <w:rsid w:val="00553B79"/>
    <w:rsid w:val="00553B96"/>
    <w:rsid w:val="00553C1F"/>
    <w:rsid w:val="00553DBE"/>
    <w:rsid w:val="00553DE0"/>
    <w:rsid w:val="00554145"/>
    <w:rsid w:val="005544D1"/>
    <w:rsid w:val="00554656"/>
    <w:rsid w:val="005546EA"/>
    <w:rsid w:val="00554724"/>
    <w:rsid w:val="0055477E"/>
    <w:rsid w:val="00554788"/>
    <w:rsid w:val="00554859"/>
    <w:rsid w:val="00554BD4"/>
    <w:rsid w:val="00554DA3"/>
    <w:rsid w:val="00554EA9"/>
    <w:rsid w:val="0055537F"/>
    <w:rsid w:val="00555495"/>
    <w:rsid w:val="00555513"/>
    <w:rsid w:val="005555D4"/>
    <w:rsid w:val="005555E3"/>
    <w:rsid w:val="00555891"/>
    <w:rsid w:val="00555D42"/>
    <w:rsid w:val="00555EEE"/>
    <w:rsid w:val="00556145"/>
    <w:rsid w:val="00556601"/>
    <w:rsid w:val="0055662F"/>
    <w:rsid w:val="00556B07"/>
    <w:rsid w:val="00556CF7"/>
    <w:rsid w:val="00556DE2"/>
    <w:rsid w:val="00556FAC"/>
    <w:rsid w:val="0055711E"/>
    <w:rsid w:val="00557176"/>
    <w:rsid w:val="00557309"/>
    <w:rsid w:val="005574D0"/>
    <w:rsid w:val="0055751B"/>
    <w:rsid w:val="00557533"/>
    <w:rsid w:val="00557612"/>
    <w:rsid w:val="00557634"/>
    <w:rsid w:val="00557644"/>
    <w:rsid w:val="00557726"/>
    <w:rsid w:val="00557732"/>
    <w:rsid w:val="005578A1"/>
    <w:rsid w:val="00557A57"/>
    <w:rsid w:val="00557B17"/>
    <w:rsid w:val="00557C11"/>
    <w:rsid w:val="00557D0F"/>
    <w:rsid w:val="00557D3C"/>
    <w:rsid w:val="00557D98"/>
    <w:rsid w:val="00557DCB"/>
    <w:rsid w:val="00557ECE"/>
    <w:rsid w:val="00557F37"/>
    <w:rsid w:val="0056031B"/>
    <w:rsid w:val="00560647"/>
    <w:rsid w:val="005606F9"/>
    <w:rsid w:val="00560777"/>
    <w:rsid w:val="0056077E"/>
    <w:rsid w:val="00560B17"/>
    <w:rsid w:val="00560BFE"/>
    <w:rsid w:val="00560E6B"/>
    <w:rsid w:val="00560F4E"/>
    <w:rsid w:val="00560FE0"/>
    <w:rsid w:val="00561589"/>
    <w:rsid w:val="005615E2"/>
    <w:rsid w:val="00561716"/>
    <w:rsid w:val="00561904"/>
    <w:rsid w:val="00561C22"/>
    <w:rsid w:val="00561C74"/>
    <w:rsid w:val="00561E70"/>
    <w:rsid w:val="00561F60"/>
    <w:rsid w:val="0056206A"/>
    <w:rsid w:val="0056210F"/>
    <w:rsid w:val="00562120"/>
    <w:rsid w:val="005623A2"/>
    <w:rsid w:val="00562471"/>
    <w:rsid w:val="005624FA"/>
    <w:rsid w:val="0056253B"/>
    <w:rsid w:val="0056259A"/>
    <w:rsid w:val="00562867"/>
    <w:rsid w:val="005628A3"/>
    <w:rsid w:val="00562ADC"/>
    <w:rsid w:val="00562C4A"/>
    <w:rsid w:val="00562D0D"/>
    <w:rsid w:val="00562F01"/>
    <w:rsid w:val="005630D5"/>
    <w:rsid w:val="0056315C"/>
    <w:rsid w:val="005634FD"/>
    <w:rsid w:val="00563517"/>
    <w:rsid w:val="005635F8"/>
    <w:rsid w:val="00563683"/>
    <w:rsid w:val="0056391C"/>
    <w:rsid w:val="00563A9C"/>
    <w:rsid w:val="00563AAF"/>
    <w:rsid w:val="00563C2F"/>
    <w:rsid w:val="00563FE4"/>
    <w:rsid w:val="00564115"/>
    <w:rsid w:val="005641ED"/>
    <w:rsid w:val="0056427F"/>
    <w:rsid w:val="005643F2"/>
    <w:rsid w:val="0056443E"/>
    <w:rsid w:val="005645E4"/>
    <w:rsid w:val="005647DF"/>
    <w:rsid w:val="00564B09"/>
    <w:rsid w:val="00564CA2"/>
    <w:rsid w:val="00564D42"/>
    <w:rsid w:val="00564D6F"/>
    <w:rsid w:val="00564E0F"/>
    <w:rsid w:val="00564E67"/>
    <w:rsid w:val="00565357"/>
    <w:rsid w:val="00565369"/>
    <w:rsid w:val="005655F7"/>
    <w:rsid w:val="0056580C"/>
    <w:rsid w:val="00565987"/>
    <w:rsid w:val="00565A5B"/>
    <w:rsid w:val="00565A94"/>
    <w:rsid w:val="00565A9B"/>
    <w:rsid w:val="00565BB0"/>
    <w:rsid w:val="00565BDC"/>
    <w:rsid w:val="00565C3E"/>
    <w:rsid w:val="00565CDB"/>
    <w:rsid w:val="00565DA6"/>
    <w:rsid w:val="00565E80"/>
    <w:rsid w:val="005661B1"/>
    <w:rsid w:val="00566261"/>
    <w:rsid w:val="00566280"/>
    <w:rsid w:val="005662CC"/>
    <w:rsid w:val="00566724"/>
    <w:rsid w:val="00566849"/>
    <w:rsid w:val="00566A32"/>
    <w:rsid w:val="00566C76"/>
    <w:rsid w:val="00566F52"/>
    <w:rsid w:val="00567005"/>
    <w:rsid w:val="0056709E"/>
    <w:rsid w:val="00567197"/>
    <w:rsid w:val="005671DD"/>
    <w:rsid w:val="005678A3"/>
    <w:rsid w:val="00567C73"/>
    <w:rsid w:val="00567E88"/>
    <w:rsid w:val="00567E92"/>
    <w:rsid w:val="00567EE6"/>
    <w:rsid w:val="00570117"/>
    <w:rsid w:val="00570149"/>
    <w:rsid w:val="00570380"/>
    <w:rsid w:val="005704A7"/>
    <w:rsid w:val="005704AE"/>
    <w:rsid w:val="005704BD"/>
    <w:rsid w:val="005704D5"/>
    <w:rsid w:val="005705FF"/>
    <w:rsid w:val="005707EE"/>
    <w:rsid w:val="00570811"/>
    <w:rsid w:val="0057081A"/>
    <w:rsid w:val="005708CD"/>
    <w:rsid w:val="00570903"/>
    <w:rsid w:val="00570928"/>
    <w:rsid w:val="00570A73"/>
    <w:rsid w:val="0057104A"/>
    <w:rsid w:val="0057125D"/>
    <w:rsid w:val="005713EE"/>
    <w:rsid w:val="00571497"/>
    <w:rsid w:val="00571504"/>
    <w:rsid w:val="00571692"/>
    <w:rsid w:val="00571A0F"/>
    <w:rsid w:val="00571C55"/>
    <w:rsid w:val="00571CDD"/>
    <w:rsid w:val="00572086"/>
    <w:rsid w:val="0057229F"/>
    <w:rsid w:val="005726C3"/>
    <w:rsid w:val="00572B54"/>
    <w:rsid w:val="00572C84"/>
    <w:rsid w:val="00572DCE"/>
    <w:rsid w:val="00572EB2"/>
    <w:rsid w:val="00572EE7"/>
    <w:rsid w:val="0057309B"/>
    <w:rsid w:val="00573253"/>
    <w:rsid w:val="00573284"/>
    <w:rsid w:val="0057367B"/>
    <w:rsid w:val="0057372F"/>
    <w:rsid w:val="0057378D"/>
    <w:rsid w:val="005739A9"/>
    <w:rsid w:val="00573A66"/>
    <w:rsid w:val="00573B40"/>
    <w:rsid w:val="00573CFB"/>
    <w:rsid w:val="00573D44"/>
    <w:rsid w:val="00573EA4"/>
    <w:rsid w:val="00573FFE"/>
    <w:rsid w:val="0057416C"/>
    <w:rsid w:val="005742B2"/>
    <w:rsid w:val="00574377"/>
    <w:rsid w:val="0057443E"/>
    <w:rsid w:val="00574486"/>
    <w:rsid w:val="005744E1"/>
    <w:rsid w:val="0057456F"/>
    <w:rsid w:val="00574675"/>
    <w:rsid w:val="00574697"/>
    <w:rsid w:val="005747A5"/>
    <w:rsid w:val="005749BD"/>
    <w:rsid w:val="00574BD8"/>
    <w:rsid w:val="00574EA0"/>
    <w:rsid w:val="00574F86"/>
    <w:rsid w:val="00575322"/>
    <w:rsid w:val="0057542F"/>
    <w:rsid w:val="00575615"/>
    <w:rsid w:val="00575793"/>
    <w:rsid w:val="005758C4"/>
    <w:rsid w:val="00575975"/>
    <w:rsid w:val="00575981"/>
    <w:rsid w:val="00575986"/>
    <w:rsid w:val="005759EF"/>
    <w:rsid w:val="00575A83"/>
    <w:rsid w:val="00575AA3"/>
    <w:rsid w:val="00575C5B"/>
    <w:rsid w:val="00575C74"/>
    <w:rsid w:val="00575CAF"/>
    <w:rsid w:val="00575E39"/>
    <w:rsid w:val="00575E78"/>
    <w:rsid w:val="005761E5"/>
    <w:rsid w:val="00576286"/>
    <w:rsid w:val="005762B5"/>
    <w:rsid w:val="005763C6"/>
    <w:rsid w:val="005763F7"/>
    <w:rsid w:val="0057646F"/>
    <w:rsid w:val="00576723"/>
    <w:rsid w:val="00576761"/>
    <w:rsid w:val="005768DB"/>
    <w:rsid w:val="005769C5"/>
    <w:rsid w:val="005769F0"/>
    <w:rsid w:val="00576C75"/>
    <w:rsid w:val="00577040"/>
    <w:rsid w:val="005770EF"/>
    <w:rsid w:val="005771F3"/>
    <w:rsid w:val="0057720E"/>
    <w:rsid w:val="0057722F"/>
    <w:rsid w:val="00577304"/>
    <w:rsid w:val="0057740A"/>
    <w:rsid w:val="005774CB"/>
    <w:rsid w:val="005775C9"/>
    <w:rsid w:val="00577ABB"/>
    <w:rsid w:val="00577BBF"/>
    <w:rsid w:val="00577E9B"/>
    <w:rsid w:val="0058003E"/>
    <w:rsid w:val="00580040"/>
    <w:rsid w:val="005800A2"/>
    <w:rsid w:val="0058029F"/>
    <w:rsid w:val="00580387"/>
    <w:rsid w:val="005803A1"/>
    <w:rsid w:val="005803C8"/>
    <w:rsid w:val="005803D5"/>
    <w:rsid w:val="0058063D"/>
    <w:rsid w:val="005807C4"/>
    <w:rsid w:val="00580895"/>
    <w:rsid w:val="00580C4E"/>
    <w:rsid w:val="00580D49"/>
    <w:rsid w:val="00580E2F"/>
    <w:rsid w:val="00581021"/>
    <w:rsid w:val="00581037"/>
    <w:rsid w:val="005810AF"/>
    <w:rsid w:val="00581511"/>
    <w:rsid w:val="005817C8"/>
    <w:rsid w:val="005818C5"/>
    <w:rsid w:val="00581C2D"/>
    <w:rsid w:val="00581D8D"/>
    <w:rsid w:val="0058211C"/>
    <w:rsid w:val="00582128"/>
    <w:rsid w:val="0058217E"/>
    <w:rsid w:val="005826E1"/>
    <w:rsid w:val="0058285D"/>
    <w:rsid w:val="00582B8E"/>
    <w:rsid w:val="00582CE8"/>
    <w:rsid w:val="005830A1"/>
    <w:rsid w:val="005830A2"/>
    <w:rsid w:val="00583281"/>
    <w:rsid w:val="005833F6"/>
    <w:rsid w:val="0058388E"/>
    <w:rsid w:val="00583A16"/>
    <w:rsid w:val="00583C5D"/>
    <w:rsid w:val="00583CCA"/>
    <w:rsid w:val="00583FA0"/>
    <w:rsid w:val="00584214"/>
    <w:rsid w:val="0058422B"/>
    <w:rsid w:val="005843EA"/>
    <w:rsid w:val="0058452E"/>
    <w:rsid w:val="00584615"/>
    <w:rsid w:val="0058465C"/>
    <w:rsid w:val="00584CBD"/>
    <w:rsid w:val="00584F23"/>
    <w:rsid w:val="00584F26"/>
    <w:rsid w:val="00585297"/>
    <w:rsid w:val="00585387"/>
    <w:rsid w:val="0058551E"/>
    <w:rsid w:val="005855C5"/>
    <w:rsid w:val="00585A00"/>
    <w:rsid w:val="00585A07"/>
    <w:rsid w:val="00585DF9"/>
    <w:rsid w:val="00585E49"/>
    <w:rsid w:val="00585E56"/>
    <w:rsid w:val="00585F54"/>
    <w:rsid w:val="00585F8A"/>
    <w:rsid w:val="00586016"/>
    <w:rsid w:val="00586058"/>
    <w:rsid w:val="00586089"/>
    <w:rsid w:val="005860F0"/>
    <w:rsid w:val="005863DB"/>
    <w:rsid w:val="00586470"/>
    <w:rsid w:val="00586560"/>
    <w:rsid w:val="0058681C"/>
    <w:rsid w:val="00586900"/>
    <w:rsid w:val="00586913"/>
    <w:rsid w:val="00586A90"/>
    <w:rsid w:val="00586D3B"/>
    <w:rsid w:val="00586DA6"/>
    <w:rsid w:val="00586F78"/>
    <w:rsid w:val="0058702E"/>
    <w:rsid w:val="00587036"/>
    <w:rsid w:val="005871EB"/>
    <w:rsid w:val="00587275"/>
    <w:rsid w:val="0058731A"/>
    <w:rsid w:val="005877C7"/>
    <w:rsid w:val="00587AF9"/>
    <w:rsid w:val="00587C43"/>
    <w:rsid w:val="00587C5B"/>
    <w:rsid w:val="00587D8D"/>
    <w:rsid w:val="00587EDC"/>
    <w:rsid w:val="00587F33"/>
    <w:rsid w:val="00590069"/>
    <w:rsid w:val="00590297"/>
    <w:rsid w:val="00590307"/>
    <w:rsid w:val="00590312"/>
    <w:rsid w:val="00590369"/>
    <w:rsid w:val="005903B5"/>
    <w:rsid w:val="005903D6"/>
    <w:rsid w:val="005904E5"/>
    <w:rsid w:val="00590648"/>
    <w:rsid w:val="00590699"/>
    <w:rsid w:val="005906B0"/>
    <w:rsid w:val="00590981"/>
    <w:rsid w:val="005909A8"/>
    <w:rsid w:val="00590A0F"/>
    <w:rsid w:val="00590BF4"/>
    <w:rsid w:val="00590C4C"/>
    <w:rsid w:val="00590D58"/>
    <w:rsid w:val="00590DA4"/>
    <w:rsid w:val="0059102D"/>
    <w:rsid w:val="005911C0"/>
    <w:rsid w:val="00591671"/>
    <w:rsid w:val="00591B14"/>
    <w:rsid w:val="00591C75"/>
    <w:rsid w:val="00591DCF"/>
    <w:rsid w:val="00591DDE"/>
    <w:rsid w:val="00591EC7"/>
    <w:rsid w:val="00592006"/>
    <w:rsid w:val="00592020"/>
    <w:rsid w:val="0059258F"/>
    <w:rsid w:val="005926FC"/>
    <w:rsid w:val="005928A1"/>
    <w:rsid w:val="005929C3"/>
    <w:rsid w:val="00592A33"/>
    <w:rsid w:val="00592AC8"/>
    <w:rsid w:val="00592E27"/>
    <w:rsid w:val="00592FD1"/>
    <w:rsid w:val="00593134"/>
    <w:rsid w:val="00593296"/>
    <w:rsid w:val="00593415"/>
    <w:rsid w:val="00593428"/>
    <w:rsid w:val="00593433"/>
    <w:rsid w:val="005934B8"/>
    <w:rsid w:val="00593663"/>
    <w:rsid w:val="005936E9"/>
    <w:rsid w:val="0059373B"/>
    <w:rsid w:val="00593AD2"/>
    <w:rsid w:val="00593AF0"/>
    <w:rsid w:val="00593AFE"/>
    <w:rsid w:val="00593B0E"/>
    <w:rsid w:val="00593B29"/>
    <w:rsid w:val="00593BA4"/>
    <w:rsid w:val="00593CCF"/>
    <w:rsid w:val="00593D68"/>
    <w:rsid w:val="005940A3"/>
    <w:rsid w:val="005941DA"/>
    <w:rsid w:val="005942ED"/>
    <w:rsid w:val="00594534"/>
    <w:rsid w:val="005946D5"/>
    <w:rsid w:val="00594720"/>
    <w:rsid w:val="00594811"/>
    <w:rsid w:val="00594A20"/>
    <w:rsid w:val="00594A23"/>
    <w:rsid w:val="00594ABC"/>
    <w:rsid w:val="00594C07"/>
    <w:rsid w:val="00594DB9"/>
    <w:rsid w:val="0059511F"/>
    <w:rsid w:val="005951EF"/>
    <w:rsid w:val="0059538B"/>
    <w:rsid w:val="005955CC"/>
    <w:rsid w:val="0059565A"/>
    <w:rsid w:val="00595715"/>
    <w:rsid w:val="00595758"/>
    <w:rsid w:val="00595772"/>
    <w:rsid w:val="005957E9"/>
    <w:rsid w:val="005957EF"/>
    <w:rsid w:val="005959AC"/>
    <w:rsid w:val="005959E4"/>
    <w:rsid w:val="00595ABD"/>
    <w:rsid w:val="00595AE7"/>
    <w:rsid w:val="00595D32"/>
    <w:rsid w:val="00595D3D"/>
    <w:rsid w:val="00596218"/>
    <w:rsid w:val="0059629B"/>
    <w:rsid w:val="00596377"/>
    <w:rsid w:val="00596395"/>
    <w:rsid w:val="005963F0"/>
    <w:rsid w:val="005965D7"/>
    <w:rsid w:val="005966C8"/>
    <w:rsid w:val="0059679F"/>
    <w:rsid w:val="005967BF"/>
    <w:rsid w:val="005968BE"/>
    <w:rsid w:val="00596AB9"/>
    <w:rsid w:val="00596C6A"/>
    <w:rsid w:val="00596E05"/>
    <w:rsid w:val="00596EA2"/>
    <w:rsid w:val="00596F5B"/>
    <w:rsid w:val="0059723F"/>
    <w:rsid w:val="0059733A"/>
    <w:rsid w:val="0059733B"/>
    <w:rsid w:val="005973BC"/>
    <w:rsid w:val="005975FA"/>
    <w:rsid w:val="00597754"/>
    <w:rsid w:val="00597861"/>
    <w:rsid w:val="005978E3"/>
    <w:rsid w:val="005979EB"/>
    <w:rsid w:val="00597B30"/>
    <w:rsid w:val="00597D78"/>
    <w:rsid w:val="00597DDF"/>
    <w:rsid w:val="005A0104"/>
    <w:rsid w:val="005A0187"/>
    <w:rsid w:val="005A018B"/>
    <w:rsid w:val="005A028A"/>
    <w:rsid w:val="005A0662"/>
    <w:rsid w:val="005A0889"/>
    <w:rsid w:val="005A0B69"/>
    <w:rsid w:val="005A0C34"/>
    <w:rsid w:val="005A0D35"/>
    <w:rsid w:val="005A0D65"/>
    <w:rsid w:val="005A0D79"/>
    <w:rsid w:val="005A0DDD"/>
    <w:rsid w:val="005A0E20"/>
    <w:rsid w:val="005A0F59"/>
    <w:rsid w:val="005A1031"/>
    <w:rsid w:val="005A1066"/>
    <w:rsid w:val="005A10C3"/>
    <w:rsid w:val="005A115E"/>
    <w:rsid w:val="005A1185"/>
    <w:rsid w:val="005A12FC"/>
    <w:rsid w:val="005A134A"/>
    <w:rsid w:val="005A145F"/>
    <w:rsid w:val="005A1746"/>
    <w:rsid w:val="005A188B"/>
    <w:rsid w:val="005A18C9"/>
    <w:rsid w:val="005A1960"/>
    <w:rsid w:val="005A1A16"/>
    <w:rsid w:val="005A1A9A"/>
    <w:rsid w:val="005A1E9C"/>
    <w:rsid w:val="005A1F04"/>
    <w:rsid w:val="005A2192"/>
    <w:rsid w:val="005A2199"/>
    <w:rsid w:val="005A22CA"/>
    <w:rsid w:val="005A2344"/>
    <w:rsid w:val="005A2514"/>
    <w:rsid w:val="005A2735"/>
    <w:rsid w:val="005A28B0"/>
    <w:rsid w:val="005A2A28"/>
    <w:rsid w:val="005A2AE0"/>
    <w:rsid w:val="005A2B97"/>
    <w:rsid w:val="005A2C15"/>
    <w:rsid w:val="005A2D9A"/>
    <w:rsid w:val="005A2DCE"/>
    <w:rsid w:val="005A3117"/>
    <w:rsid w:val="005A32D4"/>
    <w:rsid w:val="005A33C8"/>
    <w:rsid w:val="005A340D"/>
    <w:rsid w:val="005A364E"/>
    <w:rsid w:val="005A3916"/>
    <w:rsid w:val="005A394D"/>
    <w:rsid w:val="005A3B54"/>
    <w:rsid w:val="005A3D0C"/>
    <w:rsid w:val="005A3DB8"/>
    <w:rsid w:val="005A3DD8"/>
    <w:rsid w:val="005A3EBD"/>
    <w:rsid w:val="005A4075"/>
    <w:rsid w:val="005A4196"/>
    <w:rsid w:val="005A446E"/>
    <w:rsid w:val="005A4482"/>
    <w:rsid w:val="005A44F1"/>
    <w:rsid w:val="005A45F6"/>
    <w:rsid w:val="005A467D"/>
    <w:rsid w:val="005A468D"/>
    <w:rsid w:val="005A4922"/>
    <w:rsid w:val="005A4975"/>
    <w:rsid w:val="005A4C74"/>
    <w:rsid w:val="005A4EB3"/>
    <w:rsid w:val="005A4F22"/>
    <w:rsid w:val="005A5041"/>
    <w:rsid w:val="005A517E"/>
    <w:rsid w:val="005A5356"/>
    <w:rsid w:val="005A5827"/>
    <w:rsid w:val="005A59F7"/>
    <w:rsid w:val="005A5C25"/>
    <w:rsid w:val="005A5C2D"/>
    <w:rsid w:val="005A5DAD"/>
    <w:rsid w:val="005A5E10"/>
    <w:rsid w:val="005A611F"/>
    <w:rsid w:val="005A6247"/>
    <w:rsid w:val="005A63E7"/>
    <w:rsid w:val="005A64EE"/>
    <w:rsid w:val="005A65B7"/>
    <w:rsid w:val="005A65C2"/>
    <w:rsid w:val="005A6655"/>
    <w:rsid w:val="005A6744"/>
    <w:rsid w:val="005A683F"/>
    <w:rsid w:val="005A6A7B"/>
    <w:rsid w:val="005A6C56"/>
    <w:rsid w:val="005A6C6A"/>
    <w:rsid w:val="005A6CA3"/>
    <w:rsid w:val="005A6E42"/>
    <w:rsid w:val="005A6E94"/>
    <w:rsid w:val="005A6EBF"/>
    <w:rsid w:val="005A705D"/>
    <w:rsid w:val="005A708C"/>
    <w:rsid w:val="005A7298"/>
    <w:rsid w:val="005A7416"/>
    <w:rsid w:val="005A7451"/>
    <w:rsid w:val="005A75D3"/>
    <w:rsid w:val="005A7606"/>
    <w:rsid w:val="005A7704"/>
    <w:rsid w:val="005A77D2"/>
    <w:rsid w:val="005A7A3E"/>
    <w:rsid w:val="005A7D71"/>
    <w:rsid w:val="005A7D74"/>
    <w:rsid w:val="005A7DB9"/>
    <w:rsid w:val="005A7EC2"/>
    <w:rsid w:val="005B00AB"/>
    <w:rsid w:val="005B0199"/>
    <w:rsid w:val="005B021C"/>
    <w:rsid w:val="005B025E"/>
    <w:rsid w:val="005B02BD"/>
    <w:rsid w:val="005B02CF"/>
    <w:rsid w:val="005B035F"/>
    <w:rsid w:val="005B0435"/>
    <w:rsid w:val="005B050B"/>
    <w:rsid w:val="005B05AD"/>
    <w:rsid w:val="005B0A3D"/>
    <w:rsid w:val="005B1043"/>
    <w:rsid w:val="005B1113"/>
    <w:rsid w:val="005B11BA"/>
    <w:rsid w:val="005B12AC"/>
    <w:rsid w:val="005B1541"/>
    <w:rsid w:val="005B154C"/>
    <w:rsid w:val="005B1575"/>
    <w:rsid w:val="005B157A"/>
    <w:rsid w:val="005B15CA"/>
    <w:rsid w:val="005B1859"/>
    <w:rsid w:val="005B1A66"/>
    <w:rsid w:val="005B1A89"/>
    <w:rsid w:val="005B1AE0"/>
    <w:rsid w:val="005B1F92"/>
    <w:rsid w:val="005B1FE3"/>
    <w:rsid w:val="005B204B"/>
    <w:rsid w:val="005B2105"/>
    <w:rsid w:val="005B210F"/>
    <w:rsid w:val="005B2357"/>
    <w:rsid w:val="005B23B6"/>
    <w:rsid w:val="005B23F2"/>
    <w:rsid w:val="005B243C"/>
    <w:rsid w:val="005B25E0"/>
    <w:rsid w:val="005B26BC"/>
    <w:rsid w:val="005B28D3"/>
    <w:rsid w:val="005B2988"/>
    <w:rsid w:val="005B2A21"/>
    <w:rsid w:val="005B2A44"/>
    <w:rsid w:val="005B2A5D"/>
    <w:rsid w:val="005B2A86"/>
    <w:rsid w:val="005B2AFE"/>
    <w:rsid w:val="005B3093"/>
    <w:rsid w:val="005B30A7"/>
    <w:rsid w:val="005B354A"/>
    <w:rsid w:val="005B35C9"/>
    <w:rsid w:val="005B3A2C"/>
    <w:rsid w:val="005B3A75"/>
    <w:rsid w:val="005B3B16"/>
    <w:rsid w:val="005B3B5A"/>
    <w:rsid w:val="005B3C2C"/>
    <w:rsid w:val="005B3D61"/>
    <w:rsid w:val="005B3DB8"/>
    <w:rsid w:val="005B3E0C"/>
    <w:rsid w:val="005B3E12"/>
    <w:rsid w:val="005B3F7E"/>
    <w:rsid w:val="005B4032"/>
    <w:rsid w:val="005B4263"/>
    <w:rsid w:val="005B445E"/>
    <w:rsid w:val="005B44D2"/>
    <w:rsid w:val="005B46C1"/>
    <w:rsid w:val="005B479B"/>
    <w:rsid w:val="005B4A38"/>
    <w:rsid w:val="005B4DB6"/>
    <w:rsid w:val="005B4EDD"/>
    <w:rsid w:val="005B5077"/>
    <w:rsid w:val="005B54C5"/>
    <w:rsid w:val="005B565F"/>
    <w:rsid w:val="005B56DC"/>
    <w:rsid w:val="005B57F7"/>
    <w:rsid w:val="005B5841"/>
    <w:rsid w:val="005B5893"/>
    <w:rsid w:val="005B5994"/>
    <w:rsid w:val="005B5B3E"/>
    <w:rsid w:val="005B5B40"/>
    <w:rsid w:val="005B611D"/>
    <w:rsid w:val="005B626A"/>
    <w:rsid w:val="005B62D9"/>
    <w:rsid w:val="005B64E8"/>
    <w:rsid w:val="005B65B1"/>
    <w:rsid w:val="005B6743"/>
    <w:rsid w:val="005B678E"/>
    <w:rsid w:val="005B67C3"/>
    <w:rsid w:val="005B689B"/>
    <w:rsid w:val="005B694A"/>
    <w:rsid w:val="005B69D2"/>
    <w:rsid w:val="005B69D3"/>
    <w:rsid w:val="005B6A10"/>
    <w:rsid w:val="005B6E67"/>
    <w:rsid w:val="005B6FAD"/>
    <w:rsid w:val="005B71CC"/>
    <w:rsid w:val="005B721F"/>
    <w:rsid w:val="005B7304"/>
    <w:rsid w:val="005B7334"/>
    <w:rsid w:val="005B734C"/>
    <w:rsid w:val="005B73D3"/>
    <w:rsid w:val="005B74A4"/>
    <w:rsid w:val="005B7805"/>
    <w:rsid w:val="005B797A"/>
    <w:rsid w:val="005B7B9A"/>
    <w:rsid w:val="005B7E22"/>
    <w:rsid w:val="005C0121"/>
    <w:rsid w:val="005C01D4"/>
    <w:rsid w:val="005C022B"/>
    <w:rsid w:val="005C0722"/>
    <w:rsid w:val="005C07AA"/>
    <w:rsid w:val="005C0B1D"/>
    <w:rsid w:val="005C0B52"/>
    <w:rsid w:val="005C0D7C"/>
    <w:rsid w:val="005C0E66"/>
    <w:rsid w:val="005C0E96"/>
    <w:rsid w:val="005C0F28"/>
    <w:rsid w:val="005C1161"/>
    <w:rsid w:val="005C123B"/>
    <w:rsid w:val="005C1352"/>
    <w:rsid w:val="005C135E"/>
    <w:rsid w:val="005C13F0"/>
    <w:rsid w:val="005C1412"/>
    <w:rsid w:val="005C1436"/>
    <w:rsid w:val="005C1802"/>
    <w:rsid w:val="005C188D"/>
    <w:rsid w:val="005C18F3"/>
    <w:rsid w:val="005C1956"/>
    <w:rsid w:val="005C1972"/>
    <w:rsid w:val="005C1A48"/>
    <w:rsid w:val="005C1F71"/>
    <w:rsid w:val="005C2745"/>
    <w:rsid w:val="005C29FF"/>
    <w:rsid w:val="005C2A9E"/>
    <w:rsid w:val="005C2E5E"/>
    <w:rsid w:val="005C3058"/>
    <w:rsid w:val="005C3112"/>
    <w:rsid w:val="005C3190"/>
    <w:rsid w:val="005C31A7"/>
    <w:rsid w:val="005C31AA"/>
    <w:rsid w:val="005C31BA"/>
    <w:rsid w:val="005C322C"/>
    <w:rsid w:val="005C3357"/>
    <w:rsid w:val="005C372B"/>
    <w:rsid w:val="005C3D2B"/>
    <w:rsid w:val="005C3D50"/>
    <w:rsid w:val="005C3D9C"/>
    <w:rsid w:val="005C3EE9"/>
    <w:rsid w:val="005C4066"/>
    <w:rsid w:val="005C4202"/>
    <w:rsid w:val="005C42F6"/>
    <w:rsid w:val="005C4493"/>
    <w:rsid w:val="005C44AD"/>
    <w:rsid w:val="005C47AF"/>
    <w:rsid w:val="005C4833"/>
    <w:rsid w:val="005C4916"/>
    <w:rsid w:val="005C49DB"/>
    <w:rsid w:val="005C4A29"/>
    <w:rsid w:val="005C4ACF"/>
    <w:rsid w:val="005C4B00"/>
    <w:rsid w:val="005C4DFF"/>
    <w:rsid w:val="005C501B"/>
    <w:rsid w:val="005C50D2"/>
    <w:rsid w:val="005C520E"/>
    <w:rsid w:val="005C528B"/>
    <w:rsid w:val="005C5449"/>
    <w:rsid w:val="005C553A"/>
    <w:rsid w:val="005C5573"/>
    <w:rsid w:val="005C5733"/>
    <w:rsid w:val="005C5962"/>
    <w:rsid w:val="005C5AA5"/>
    <w:rsid w:val="005C5DC2"/>
    <w:rsid w:val="005C5DEF"/>
    <w:rsid w:val="005C61EA"/>
    <w:rsid w:val="005C6242"/>
    <w:rsid w:val="005C677F"/>
    <w:rsid w:val="005C68A1"/>
    <w:rsid w:val="005C69E9"/>
    <w:rsid w:val="005C6AC1"/>
    <w:rsid w:val="005C6C0C"/>
    <w:rsid w:val="005C6C3B"/>
    <w:rsid w:val="005C6C5B"/>
    <w:rsid w:val="005C6DFD"/>
    <w:rsid w:val="005C6FE3"/>
    <w:rsid w:val="005C714A"/>
    <w:rsid w:val="005C7254"/>
    <w:rsid w:val="005C7306"/>
    <w:rsid w:val="005C77D5"/>
    <w:rsid w:val="005C7A40"/>
    <w:rsid w:val="005C7BA9"/>
    <w:rsid w:val="005C7BF9"/>
    <w:rsid w:val="005C7C89"/>
    <w:rsid w:val="005C7E1A"/>
    <w:rsid w:val="005C7ED0"/>
    <w:rsid w:val="005C7F57"/>
    <w:rsid w:val="005D0065"/>
    <w:rsid w:val="005D00C7"/>
    <w:rsid w:val="005D025E"/>
    <w:rsid w:val="005D051A"/>
    <w:rsid w:val="005D053C"/>
    <w:rsid w:val="005D06C6"/>
    <w:rsid w:val="005D06CC"/>
    <w:rsid w:val="005D087A"/>
    <w:rsid w:val="005D0974"/>
    <w:rsid w:val="005D0B35"/>
    <w:rsid w:val="005D0B5E"/>
    <w:rsid w:val="005D0C87"/>
    <w:rsid w:val="005D0D41"/>
    <w:rsid w:val="005D0DFA"/>
    <w:rsid w:val="005D0FFE"/>
    <w:rsid w:val="005D10A8"/>
    <w:rsid w:val="005D118E"/>
    <w:rsid w:val="005D1428"/>
    <w:rsid w:val="005D1564"/>
    <w:rsid w:val="005D1708"/>
    <w:rsid w:val="005D1779"/>
    <w:rsid w:val="005D18C6"/>
    <w:rsid w:val="005D18F3"/>
    <w:rsid w:val="005D195C"/>
    <w:rsid w:val="005D197F"/>
    <w:rsid w:val="005D1E83"/>
    <w:rsid w:val="005D1ED6"/>
    <w:rsid w:val="005D1F82"/>
    <w:rsid w:val="005D2096"/>
    <w:rsid w:val="005D20D9"/>
    <w:rsid w:val="005D2135"/>
    <w:rsid w:val="005D253B"/>
    <w:rsid w:val="005D26DE"/>
    <w:rsid w:val="005D27B6"/>
    <w:rsid w:val="005D27B9"/>
    <w:rsid w:val="005D27C3"/>
    <w:rsid w:val="005D2959"/>
    <w:rsid w:val="005D2B86"/>
    <w:rsid w:val="005D2F1B"/>
    <w:rsid w:val="005D313F"/>
    <w:rsid w:val="005D31EE"/>
    <w:rsid w:val="005D33DE"/>
    <w:rsid w:val="005D342A"/>
    <w:rsid w:val="005D3659"/>
    <w:rsid w:val="005D366D"/>
    <w:rsid w:val="005D37E1"/>
    <w:rsid w:val="005D3AEC"/>
    <w:rsid w:val="005D3CB7"/>
    <w:rsid w:val="005D3F1B"/>
    <w:rsid w:val="005D4139"/>
    <w:rsid w:val="005D43AB"/>
    <w:rsid w:val="005D450C"/>
    <w:rsid w:val="005D4540"/>
    <w:rsid w:val="005D46FC"/>
    <w:rsid w:val="005D4BE9"/>
    <w:rsid w:val="005D4DE5"/>
    <w:rsid w:val="005D4EBE"/>
    <w:rsid w:val="005D562B"/>
    <w:rsid w:val="005D5672"/>
    <w:rsid w:val="005D57B2"/>
    <w:rsid w:val="005D5853"/>
    <w:rsid w:val="005D586D"/>
    <w:rsid w:val="005D58CF"/>
    <w:rsid w:val="005D593C"/>
    <w:rsid w:val="005D5968"/>
    <w:rsid w:val="005D5ADA"/>
    <w:rsid w:val="005D5BE7"/>
    <w:rsid w:val="005D5C4D"/>
    <w:rsid w:val="005D5DBA"/>
    <w:rsid w:val="005D5ED6"/>
    <w:rsid w:val="005D609F"/>
    <w:rsid w:val="005D60A2"/>
    <w:rsid w:val="005D621B"/>
    <w:rsid w:val="005D636C"/>
    <w:rsid w:val="005D673E"/>
    <w:rsid w:val="005D6ACC"/>
    <w:rsid w:val="005D6C1D"/>
    <w:rsid w:val="005D6D82"/>
    <w:rsid w:val="005D6DA2"/>
    <w:rsid w:val="005D7083"/>
    <w:rsid w:val="005D7126"/>
    <w:rsid w:val="005D74F7"/>
    <w:rsid w:val="005D76BA"/>
    <w:rsid w:val="005D7786"/>
    <w:rsid w:val="005D7DF8"/>
    <w:rsid w:val="005E009C"/>
    <w:rsid w:val="005E00B5"/>
    <w:rsid w:val="005E0254"/>
    <w:rsid w:val="005E03E7"/>
    <w:rsid w:val="005E04DF"/>
    <w:rsid w:val="005E04E5"/>
    <w:rsid w:val="005E07AF"/>
    <w:rsid w:val="005E0A05"/>
    <w:rsid w:val="005E0A67"/>
    <w:rsid w:val="005E0BBA"/>
    <w:rsid w:val="005E0E48"/>
    <w:rsid w:val="005E0ED7"/>
    <w:rsid w:val="005E12AB"/>
    <w:rsid w:val="005E133C"/>
    <w:rsid w:val="005E1349"/>
    <w:rsid w:val="005E1456"/>
    <w:rsid w:val="005E1692"/>
    <w:rsid w:val="005E17CA"/>
    <w:rsid w:val="005E1870"/>
    <w:rsid w:val="005E18BF"/>
    <w:rsid w:val="005E18D1"/>
    <w:rsid w:val="005E19E4"/>
    <w:rsid w:val="005E1D01"/>
    <w:rsid w:val="005E1F4D"/>
    <w:rsid w:val="005E2044"/>
    <w:rsid w:val="005E2082"/>
    <w:rsid w:val="005E286D"/>
    <w:rsid w:val="005E297A"/>
    <w:rsid w:val="005E2994"/>
    <w:rsid w:val="005E2A35"/>
    <w:rsid w:val="005E2AFA"/>
    <w:rsid w:val="005E2B56"/>
    <w:rsid w:val="005E2B8E"/>
    <w:rsid w:val="005E2BF7"/>
    <w:rsid w:val="005E2C24"/>
    <w:rsid w:val="005E2DD8"/>
    <w:rsid w:val="005E2F06"/>
    <w:rsid w:val="005E2F0F"/>
    <w:rsid w:val="005E2FC9"/>
    <w:rsid w:val="005E306E"/>
    <w:rsid w:val="005E350C"/>
    <w:rsid w:val="005E359F"/>
    <w:rsid w:val="005E3811"/>
    <w:rsid w:val="005E38B7"/>
    <w:rsid w:val="005E3F7D"/>
    <w:rsid w:val="005E41E1"/>
    <w:rsid w:val="005E4275"/>
    <w:rsid w:val="005E4649"/>
    <w:rsid w:val="005E4A3E"/>
    <w:rsid w:val="005E4A47"/>
    <w:rsid w:val="005E4B37"/>
    <w:rsid w:val="005E5012"/>
    <w:rsid w:val="005E52E3"/>
    <w:rsid w:val="005E55C4"/>
    <w:rsid w:val="005E5600"/>
    <w:rsid w:val="005E5649"/>
    <w:rsid w:val="005E5923"/>
    <w:rsid w:val="005E59AD"/>
    <w:rsid w:val="005E5B4B"/>
    <w:rsid w:val="005E5BE4"/>
    <w:rsid w:val="005E5C7E"/>
    <w:rsid w:val="005E6428"/>
    <w:rsid w:val="005E6590"/>
    <w:rsid w:val="005E6B3F"/>
    <w:rsid w:val="005E6B5F"/>
    <w:rsid w:val="005E6E18"/>
    <w:rsid w:val="005E6F74"/>
    <w:rsid w:val="005E7022"/>
    <w:rsid w:val="005E7163"/>
    <w:rsid w:val="005E7446"/>
    <w:rsid w:val="005E7558"/>
    <w:rsid w:val="005E77B0"/>
    <w:rsid w:val="005E7868"/>
    <w:rsid w:val="005E7891"/>
    <w:rsid w:val="005E7A2B"/>
    <w:rsid w:val="005E7A89"/>
    <w:rsid w:val="005E7A8B"/>
    <w:rsid w:val="005E7C8B"/>
    <w:rsid w:val="005E7D00"/>
    <w:rsid w:val="005E7D31"/>
    <w:rsid w:val="005F0357"/>
    <w:rsid w:val="005F05F3"/>
    <w:rsid w:val="005F0663"/>
    <w:rsid w:val="005F066F"/>
    <w:rsid w:val="005F0675"/>
    <w:rsid w:val="005F07AC"/>
    <w:rsid w:val="005F0C14"/>
    <w:rsid w:val="005F0FB1"/>
    <w:rsid w:val="005F127D"/>
    <w:rsid w:val="005F12E1"/>
    <w:rsid w:val="005F14AC"/>
    <w:rsid w:val="005F14D7"/>
    <w:rsid w:val="005F154C"/>
    <w:rsid w:val="005F156E"/>
    <w:rsid w:val="005F1593"/>
    <w:rsid w:val="005F17C8"/>
    <w:rsid w:val="005F1824"/>
    <w:rsid w:val="005F1B7C"/>
    <w:rsid w:val="005F1B89"/>
    <w:rsid w:val="005F1C9F"/>
    <w:rsid w:val="005F1EDC"/>
    <w:rsid w:val="005F2263"/>
    <w:rsid w:val="005F2530"/>
    <w:rsid w:val="005F2733"/>
    <w:rsid w:val="005F27CC"/>
    <w:rsid w:val="005F2AA1"/>
    <w:rsid w:val="005F2AB8"/>
    <w:rsid w:val="005F2B9B"/>
    <w:rsid w:val="005F2E16"/>
    <w:rsid w:val="005F2E5F"/>
    <w:rsid w:val="005F3350"/>
    <w:rsid w:val="005F3569"/>
    <w:rsid w:val="005F399C"/>
    <w:rsid w:val="005F3BEA"/>
    <w:rsid w:val="005F3DA1"/>
    <w:rsid w:val="005F3E84"/>
    <w:rsid w:val="005F3F43"/>
    <w:rsid w:val="005F3F4D"/>
    <w:rsid w:val="005F4130"/>
    <w:rsid w:val="005F4149"/>
    <w:rsid w:val="005F41E1"/>
    <w:rsid w:val="005F420A"/>
    <w:rsid w:val="005F4484"/>
    <w:rsid w:val="005F44A1"/>
    <w:rsid w:val="005F4791"/>
    <w:rsid w:val="005F479F"/>
    <w:rsid w:val="005F4BAF"/>
    <w:rsid w:val="005F4CF7"/>
    <w:rsid w:val="005F4E06"/>
    <w:rsid w:val="005F4FF3"/>
    <w:rsid w:val="005F5010"/>
    <w:rsid w:val="005F524C"/>
    <w:rsid w:val="005F5326"/>
    <w:rsid w:val="005F53A7"/>
    <w:rsid w:val="005F53D8"/>
    <w:rsid w:val="005F5468"/>
    <w:rsid w:val="005F5521"/>
    <w:rsid w:val="005F560E"/>
    <w:rsid w:val="005F5856"/>
    <w:rsid w:val="005F58BE"/>
    <w:rsid w:val="005F594E"/>
    <w:rsid w:val="005F5DBF"/>
    <w:rsid w:val="005F5E8E"/>
    <w:rsid w:val="005F5EC3"/>
    <w:rsid w:val="005F5EFC"/>
    <w:rsid w:val="005F5F99"/>
    <w:rsid w:val="005F614F"/>
    <w:rsid w:val="005F61EC"/>
    <w:rsid w:val="005F6261"/>
    <w:rsid w:val="005F63AF"/>
    <w:rsid w:val="005F6422"/>
    <w:rsid w:val="005F65AA"/>
    <w:rsid w:val="005F66F4"/>
    <w:rsid w:val="005F670B"/>
    <w:rsid w:val="005F6841"/>
    <w:rsid w:val="005F6BB6"/>
    <w:rsid w:val="005F6C73"/>
    <w:rsid w:val="005F6CB9"/>
    <w:rsid w:val="005F6CF6"/>
    <w:rsid w:val="005F6F4C"/>
    <w:rsid w:val="005F6FA7"/>
    <w:rsid w:val="005F700E"/>
    <w:rsid w:val="005F71C8"/>
    <w:rsid w:val="005F741E"/>
    <w:rsid w:val="005F753B"/>
    <w:rsid w:val="005F76C5"/>
    <w:rsid w:val="005F778D"/>
    <w:rsid w:val="005F7995"/>
    <w:rsid w:val="005F79D3"/>
    <w:rsid w:val="005F7A39"/>
    <w:rsid w:val="005F7CA5"/>
    <w:rsid w:val="005F7EB0"/>
    <w:rsid w:val="005F7F1E"/>
    <w:rsid w:val="0060008E"/>
    <w:rsid w:val="00600334"/>
    <w:rsid w:val="00600475"/>
    <w:rsid w:val="0060050B"/>
    <w:rsid w:val="00600711"/>
    <w:rsid w:val="0060072A"/>
    <w:rsid w:val="006009AF"/>
    <w:rsid w:val="00600A22"/>
    <w:rsid w:val="00600A88"/>
    <w:rsid w:val="00600C67"/>
    <w:rsid w:val="00600CBD"/>
    <w:rsid w:val="00600F8F"/>
    <w:rsid w:val="00600FBE"/>
    <w:rsid w:val="00601141"/>
    <w:rsid w:val="006011D2"/>
    <w:rsid w:val="006011EF"/>
    <w:rsid w:val="006011F1"/>
    <w:rsid w:val="006014F9"/>
    <w:rsid w:val="006014FA"/>
    <w:rsid w:val="00601833"/>
    <w:rsid w:val="0060190E"/>
    <w:rsid w:val="006019B8"/>
    <w:rsid w:val="006019DE"/>
    <w:rsid w:val="00601CDC"/>
    <w:rsid w:val="0060210F"/>
    <w:rsid w:val="006022B9"/>
    <w:rsid w:val="006022F8"/>
    <w:rsid w:val="0060254A"/>
    <w:rsid w:val="0060273E"/>
    <w:rsid w:val="00602784"/>
    <w:rsid w:val="00602849"/>
    <w:rsid w:val="0060285B"/>
    <w:rsid w:val="0060297A"/>
    <w:rsid w:val="006029ED"/>
    <w:rsid w:val="00603152"/>
    <w:rsid w:val="0060316B"/>
    <w:rsid w:val="006031FC"/>
    <w:rsid w:val="006032B6"/>
    <w:rsid w:val="006032D2"/>
    <w:rsid w:val="006032E9"/>
    <w:rsid w:val="0060393C"/>
    <w:rsid w:val="006039BB"/>
    <w:rsid w:val="00603AA5"/>
    <w:rsid w:val="00603C5C"/>
    <w:rsid w:val="00603D33"/>
    <w:rsid w:val="00603E09"/>
    <w:rsid w:val="00603F00"/>
    <w:rsid w:val="00603F06"/>
    <w:rsid w:val="006040D4"/>
    <w:rsid w:val="006040F2"/>
    <w:rsid w:val="00604484"/>
    <w:rsid w:val="006045F5"/>
    <w:rsid w:val="006047AE"/>
    <w:rsid w:val="00604877"/>
    <w:rsid w:val="00604A47"/>
    <w:rsid w:val="00604B50"/>
    <w:rsid w:val="00604C6A"/>
    <w:rsid w:val="00604DA7"/>
    <w:rsid w:val="00604DBF"/>
    <w:rsid w:val="00604DF9"/>
    <w:rsid w:val="00604E99"/>
    <w:rsid w:val="00604EC8"/>
    <w:rsid w:val="00604ECE"/>
    <w:rsid w:val="00604F83"/>
    <w:rsid w:val="00604FA4"/>
    <w:rsid w:val="006051A6"/>
    <w:rsid w:val="0060527B"/>
    <w:rsid w:val="006052E4"/>
    <w:rsid w:val="0060545F"/>
    <w:rsid w:val="006056CA"/>
    <w:rsid w:val="00605B0B"/>
    <w:rsid w:val="00605C44"/>
    <w:rsid w:val="00605C86"/>
    <w:rsid w:val="00605CBF"/>
    <w:rsid w:val="00605D78"/>
    <w:rsid w:val="00605EB9"/>
    <w:rsid w:val="00605F47"/>
    <w:rsid w:val="00605F81"/>
    <w:rsid w:val="00605FD1"/>
    <w:rsid w:val="006062B7"/>
    <w:rsid w:val="0060642A"/>
    <w:rsid w:val="00606529"/>
    <w:rsid w:val="00606640"/>
    <w:rsid w:val="006068E1"/>
    <w:rsid w:val="006069B7"/>
    <w:rsid w:val="00606A30"/>
    <w:rsid w:val="00606C87"/>
    <w:rsid w:val="00606E3D"/>
    <w:rsid w:val="00606F69"/>
    <w:rsid w:val="00606F6D"/>
    <w:rsid w:val="00607026"/>
    <w:rsid w:val="006070CF"/>
    <w:rsid w:val="006072CC"/>
    <w:rsid w:val="00607338"/>
    <w:rsid w:val="00607772"/>
    <w:rsid w:val="00607868"/>
    <w:rsid w:val="006078C3"/>
    <w:rsid w:val="006078E9"/>
    <w:rsid w:val="00607901"/>
    <w:rsid w:val="006079FC"/>
    <w:rsid w:val="00607C91"/>
    <w:rsid w:val="006100F1"/>
    <w:rsid w:val="00610107"/>
    <w:rsid w:val="0061012C"/>
    <w:rsid w:val="006101AF"/>
    <w:rsid w:val="0061030B"/>
    <w:rsid w:val="00610714"/>
    <w:rsid w:val="00610A3A"/>
    <w:rsid w:val="00610E77"/>
    <w:rsid w:val="00610FF8"/>
    <w:rsid w:val="0061111C"/>
    <w:rsid w:val="0061140A"/>
    <w:rsid w:val="006116C8"/>
    <w:rsid w:val="00611BFA"/>
    <w:rsid w:val="00611CFA"/>
    <w:rsid w:val="00611E33"/>
    <w:rsid w:val="00611E9D"/>
    <w:rsid w:val="00612239"/>
    <w:rsid w:val="00612622"/>
    <w:rsid w:val="00612774"/>
    <w:rsid w:val="006128C0"/>
    <w:rsid w:val="0061298C"/>
    <w:rsid w:val="00612A9F"/>
    <w:rsid w:val="00612AB3"/>
    <w:rsid w:val="00612ADB"/>
    <w:rsid w:val="00612B55"/>
    <w:rsid w:val="00612D15"/>
    <w:rsid w:val="00612DDB"/>
    <w:rsid w:val="00612E95"/>
    <w:rsid w:val="00612EE7"/>
    <w:rsid w:val="00612F4C"/>
    <w:rsid w:val="006130A2"/>
    <w:rsid w:val="00613151"/>
    <w:rsid w:val="006131C9"/>
    <w:rsid w:val="00613221"/>
    <w:rsid w:val="00613418"/>
    <w:rsid w:val="0061348C"/>
    <w:rsid w:val="00613549"/>
    <w:rsid w:val="00613756"/>
    <w:rsid w:val="006137D9"/>
    <w:rsid w:val="00613919"/>
    <w:rsid w:val="00613992"/>
    <w:rsid w:val="00613C78"/>
    <w:rsid w:val="00613D3C"/>
    <w:rsid w:val="00613D4E"/>
    <w:rsid w:val="00613E67"/>
    <w:rsid w:val="00613E9D"/>
    <w:rsid w:val="00614066"/>
    <w:rsid w:val="00614274"/>
    <w:rsid w:val="0061430A"/>
    <w:rsid w:val="00614441"/>
    <w:rsid w:val="00614894"/>
    <w:rsid w:val="006148A0"/>
    <w:rsid w:val="006148B3"/>
    <w:rsid w:val="00614B70"/>
    <w:rsid w:val="00614BB8"/>
    <w:rsid w:val="00614C9A"/>
    <w:rsid w:val="00614CA9"/>
    <w:rsid w:val="00614CCF"/>
    <w:rsid w:val="00614CE2"/>
    <w:rsid w:val="00614EA0"/>
    <w:rsid w:val="00614F27"/>
    <w:rsid w:val="00614F2C"/>
    <w:rsid w:val="00615258"/>
    <w:rsid w:val="00615693"/>
    <w:rsid w:val="0061570E"/>
    <w:rsid w:val="0061589E"/>
    <w:rsid w:val="00615A05"/>
    <w:rsid w:val="00615B58"/>
    <w:rsid w:val="00615C32"/>
    <w:rsid w:val="00615D0A"/>
    <w:rsid w:val="00615F5F"/>
    <w:rsid w:val="00615FFD"/>
    <w:rsid w:val="006161C0"/>
    <w:rsid w:val="006162A3"/>
    <w:rsid w:val="00616393"/>
    <w:rsid w:val="00616586"/>
    <w:rsid w:val="00616707"/>
    <w:rsid w:val="00616712"/>
    <w:rsid w:val="0061671D"/>
    <w:rsid w:val="006167A2"/>
    <w:rsid w:val="0061680F"/>
    <w:rsid w:val="0061682B"/>
    <w:rsid w:val="00616848"/>
    <w:rsid w:val="00616B88"/>
    <w:rsid w:val="00616C0F"/>
    <w:rsid w:val="00616C27"/>
    <w:rsid w:val="00616C62"/>
    <w:rsid w:val="00616CC2"/>
    <w:rsid w:val="00616DDE"/>
    <w:rsid w:val="00616E95"/>
    <w:rsid w:val="00616FCD"/>
    <w:rsid w:val="0061712E"/>
    <w:rsid w:val="0061714F"/>
    <w:rsid w:val="00617182"/>
    <w:rsid w:val="0061719D"/>
    <w:rsid w:val="0061730B"/>
    <w:rsid w:val="0061735F"/>
    <w:rsid w:val="006173ED"/>
    <w:rsid w:val="0061749E"/>
    <w:rsid w:val="00617645"/>
    <w:rsid w:val="00617853"/>
    <w:rsid w:val="006178F7"/>
    <w:rsid w:val="0061797F"/>
    <w:rsid w:val="00617BC0"/>
    <w:rsid w:val="00617C55"/>
    <w:rsid w:val="00617EDD"/>
    <w:rsid w:val="00620079"/>
    <w:rsid w:val="006203AA"/>
    <w:rsid w:val="00620805"/>
    <w:rsid w:val="00620B32"/>
    <w:rsid w:val="00620D3D"/>
    <w:rsid w:val="006210D4"/>
    <w:rsid w:val="00621218"/>
    <w:rsid w:val="0062123B"/>
    <w:rsid w:val="006212E3"/>
    <w:rsid w:val="00621391"/>
    <w:rsid w:val="0062161F"/>
    <w:rsid w:val="00621661"/>
    <w:rsid w:val="00621AD5"/>
    <w:rsid w:val="00621DD3"/>
    <w:rsid w:val="00621DEA"/>
    <w:rsid w:val="006220DA"/>
    <w:rsid w:val="00622213"/>
    <w:rsid w:val="00622302"/>
    <w:rsid w:val="00622541"/>
    <w:rsid w:val="00622664"/>
    <w:rsid w:val="00622731"/>
    <w:rsid w:val="006227CA"/>
    <w:rsid w:val="006229C1"/>
    <w:rsid w:val="006229DB"/>
    <w:rsid w:val="00622BE0"/>
    <w:rsid w:val="00622DEB"/>
    <w:rsid w:val="00622EF4"/>
    <w:rsid w:val="006232CA"/>
    <w:rsid w:val="006232E1"/>
    <w:rsid w:val="006232F3"/>
    <w:rsid w:val="006234AD"/>
    <w:rsid w:val="006238B3"/>
    <w:rsid w:val="00623A5B"/>
    <w:rsid w:val="00623AF4"/>
    <w:rsid w:val="00623B3C"/>
    <w:rsid w:val="00623CFC"/>
    <w:rsid w:val="00623D2C"/>
    <w:rsid w:val="00623D6C"/>
    <w:rsid w:val="00623E19"/>
    <w:rsid w:val="00623F24"/>
    <w:rsid w:val="00624194"/>
    <w:rsid w:val="00624224"/>
    <w:rsid w:val="006242E6"/>
    <w:rsid w:val="006243B1"/>
    <w:rsid w:val="006245F6"/>
    <w:rsid w:val="006247A2"/>
    <w:rsid w:val="006249E2"/>
    <w:rsid w:val="00624AD5"/>
    <w:rsid w:val="00624BEA"/>
    <w:rsid w:val="00624E62"/>
    <w:rsid w:val="00624FB3"/>
    <w:rsid w:val="0062553A"/>
    <w:rsid w:val="006256A1"/>
    <w:rsid w:val="006256E6"/>
    <w:rsid w:val="006257CD"/>
    <w:rsid w:val="00625873"/>
    <w:rsid w:val="00625875"/>
    <w:rsid w:val="006258B3"/>
    <w:rsid w:val="0062593B"/>
    <w:rsid w:val="00625B06"/>
    <w:rsid w:val="00625B2F"/>
    <w:rsid w:val="00625C0A"/>
    <w:rsid w:val="00625C62"/>
    <w:rsid w:val="00625CDF"/>
    <w:rsid w:val="00625D96"/>
    <w:rsid w:val="00625E37"/>
    <w:rsid w:val="00625EC2"/>
    <w:rsid w:val="00626012"/>
    <w:rsid w:val="0062605B"/>
    <w:rsid w:val="00626104"/>
    <w:rsid w:val="00626125"/>
    <w:rsid w:val="00626197"/>
    <w:rsid w:val="006261AB"/>
    <w:rsid w:val="006269A2"/>
    <w:rsid w:val="00626A9B"/>
    <w:rsid w:val="00626BF9"/>
    <w:rsid w:val="00626D70"/>
    <w:rsid w:val="00626E33"/>
    <w:rsid w:val="00626ED7"/>
    <w:rsid w:val="00626F0B"/>
    <w:rsid w:val="0062704B"/>
    <w:rsid w:val="00627071"/>
    <w:rsid w:val="006271AD"/>
    <w:rsid w:val="0062738D"/>
    <w:rsid w:val="006273F3"/>
    <w:rsid w:val="006274E3"/>
    <w:rsid w:val="00627623"/>
    <w:rsid w:val="006278AB"/>
    <w:rsid w:val="00627F45"/>
    <w:rsid w:val="00630494"/>
    <w:rsid w:val="00630515"/>
    <w:rsid w:val="0063053C"/>
    <w:rsid w:val="006308F7"/>
    <w:rsid w:val="00630EE1"/>
    <w:rsid w:val="006310F9"/>
    <w:rsid w:val="00631136"/>
    <w:rsid w:val="006315EE"/>
    <w:rsid w:val="00631B48"/>
    <w:rsid w:val="00631B7C"/>
    <w:rsid w:val="00631E2B"/>
    <w:rsid w:val="00631EBD"/>
    <w:rsid w:val="00631EEA"/>
    <w:rsid w:val="00631FA8"/>
    <w:rsid w:val="00632141"/>
    <w:rsid w:val="00632306"/>
    <w:rsid w:val="00632437"/>
    <w:rsid w:val="006325B1"/>
    <w:rsid w:val="006327A1"/>
    <w:rsid w:val="00632802"/>
    <w:rsid w:val="0063287F"/>
    <w:rsid w:val="006328F0"/>
    <w:rsid w:val="00632B2D"/>
    <w:rsid w:val="006330B1"/>
    <w:rsid w:val="006333C1"/>
    <w:rsid w:val="00633708"/>
    <w:rsid w:val="00633C41"/>
    <w:rsid w:val="00633C7C"/>
    <w:rsid w:val="00633E0A"/>
    <w:rsid w:val="00633E2A"/>
    <w:rsid w:val="00633EF0"/>
    <w:rsid w:val="00633FAE"/>
    <w:rsid w:val="0063400E"/>
    <w:rsid w:val="006340EC"/>
    <w:rsid w:val="0063410C"/>
    <w:rsid w:val="00634121"/>
    <w:rsid w:val="00634552"/>
    <w:rsid w:val="0063461C"/>
    <w:rsid w:val="006347B9"/>
    <w:rsid w:val="00634856"/>
    <w:rsid w:val="00634956"/>
    <w:rsid w:val="00634BB5"/>
    <w:rsid w:val="00634DD2"/>
    <w:rsid w:val="00635079"/>
    <w:rsid w:val="006350A1"/>
    <w:rsid w:val="00635100"/>
    <w:rsid w:val="006354E0"/>
    <w:rsid w:val="0063557C"/>
    <w:rsid w:val="006357DC"/>
    <w:rsid w:val="006357F4"/>
    <w:rsid w:val="00635996"/>
    <w:rsid w:val="00635A58"/>
    <w:rsid w:val="00635B24"/>
    <w:rsid w:val="00635D3B"/>
    <w:rsid w:val="00635FCE"/>
    <w:rsid w:val="00636059"/>
    <w:rsid w:val="0063618E"/>
    <w:rsid w:val="00636292"/>
    <w:rsid w:val="00636432"/>
    <w:rsid w:val="00636672"/>
    <w:rsid w:val="00636999"/>
    <w:rsid w:val="006369AB"/>
    <w:rsid w:val="00636A3D"/>
    <w:rsid w:val="00636B0F"/>
    <w:rsid w:val="00636BA1"/>
    <w:rsid w:val="00636D33"/>
    <w:rsid w:val="00636EBE"/>
    <w:rsid w:val="00636F80"/>
    <w:rsid w:val="00636FFF"/>
    <w:rsid w:val="0063702A"/>
    <w:rsid w:val="006370A7"/>
    <w:rsid w:val="006371E7"/>
    <w:rsid w:val="00637205"/>
    <w:rsid w:val="00637222"/>
    <w:rsid w:val="00637259"/>
    <w:rsid w:val="006372DA"/>
    <w:rsid w:val="006375DC"/>
    <w:rsid w:val="006375FA"/>
    <w:rsid w:val="00637647"/>
    <w:rsid w:val="00637919"/>
    <w:rsid w:val="00637A00"/>
    <w:rsid w:val="00637C0F"/>
    <w:rsid w:val="00637E06"/>
    <w:rsid w:val="006400F9"/>
    <w:rsid w:val="0064010F"/>
    <w:rsid w:val="006402EF"/>
    <w:rsid w:val="006403BC"/>
    <w:rsid w:val="006403E6"/>
    <w:rsid w:val="006405CE"/>
    <w:rsid w:val="0064063C"/>
    <w:rsid w:val="00640855"/>
    <w:rsid w:val="00640A58"/>
    <w:rsid w:val="00640C0A"/>
    <w:rsid w:val="00640C2B"/>
    <w:rsid w:val="00640C6F"/>
    <w:rsid w:val="00640E2E"/>
    <w:rsid w:val="00640F58"/>
    <w:rsid w:val="00640FA9"/>
    <w:rsid w:val="00641030"/>
    <w:rsid w:val="0064110A"/>
    <w:rsid w:val="0064131A"/>
    <w:rsid w:val="00641369"/>
    <w:rsid w:val="006413AD"/>
    <w:rsid w:val="00641887"/>
    <w:rsid w:val="0064191A"/>
    <w:rsid w:val="00641B06"/>
    <w:rsid w:val="00641B36"/>
    <w:rsid w:val="00641D2A"/>
    <w:rsid w:val="00641DF4"/>
    <w:rsid w:val="006421C9"/>
    <w:rsid w:val="00642383"/>
    <w:rsid w:val="006423BB"/>
    <w:rsid w:val="006423E1"/>
    <w:rsid w:val="00642466"/>
    <w:rsid w:val="00642920"/>
    <w:rsid w:val="00642936"/>
    <w:rsid w:val="00642B25"/>
    <w:rsid w:val="00642CBD"/>
    <w:rsid w:val="00642D18"/>
    <w:rsid w:val="00642D81"/>
    <w:rsid w:val="00642EC1"/>
    <w:rsid w:val="00642FE3"/>
    <w:rsid w:val="006431E8"/>
    <w:rsid w:val="00643301"/>
    <w:rsid w:val="006433D8"/>
    <w:rsid w:val="006434F2"/>
    <w:rsid w:val="00643568"/>
    <w:rsid w:val="00643969"/>
    <w:rsid w:val="00643A84"/>
    <w:rsid w:val="00643BCB"/>
    <w:rsid w:val="00643C57"/>
    <w:rsid w:val="00643E7E"/>
    <w:rsid w:val="00643F2B"/>
    <w:rsid w:val="00643F5C"/>
    <w:rsid w:val="0064405F"/>
    <w:rsid w:val="00644078"/>
    <w:rsid w:val="006440D4"/>
    <w:rsid w:val="006443D2"/>
    <w:rsid w:val="00644436"/>
    <w:rsid w:val="006444A9"/>
    <w:rsid w:val="00644625"/>
    <w:rsid w:val="006447A0"/>
    <w:rsid w:val="006448B6"/>
    <w:rsid w:val="00644DF3"/>
    <w:rsid w:val="00644E8E"/>
    <w:rsid w:val="0064505B"/>
    <w:rsid w:val="00645078"/>
    <w:rsid w:val="006450C0"/>
    <w:rsid w:val="0064556D"/>
    <w:rsid w:val="0064562B"/>
    <w:rsid w:val="006458D8"/>
    <w:rsid w:val="00645BCF"/>
    <w:rsid w:val="00645BD1"/>
    <w:rsid w:val="00645D7A"/>
    <w:rsid w:val="006462C1"/>
    <w:rsid w:val="00646337"/>
    <w:rsid w:val="00646442"/>
    <w:rsid w:val="00646462"/>
    <w:rsid w:val="006464A8"/>
    <w:rsid w:val="006464F5"/>
    <w:rsid w:val="00646709"/>
    <w:rsid w:val="006468E2"/>
    <w:rsid w:val="006469AC"/>
    <w:rsid w:val="00646B06"/>
    <w:rsid w:val="00646B1F"/>
    <w:rsid w:val="00646B4B"/>
    <w:rsid w:val="00646CB7"/>
    <w:rsid w:val="00646D8F"/>
    <w:rsid w:val="00646D92"/>
    <w:rsid w:val="00646DB8"/>
    <w:rsid w:val="00646E2D"/>
    <w:rsid w:val="00646F0D"/>
    <w:rsid w:val="006471CD"/>
    <w:rsid w:val="00647324"/>
    <w:rsid w:val="00647364"/>
    <w:rsid w:val="00647444"/>
    <w:rsid w:val="00647480"/>
    <w:rsid w:val="006474EF"/>
    <w:rsid w:val="006479CE"/>
    <w:rsid w:val="006500CF"/>
    <w:rsid w:val="0065015F"/>
    <w:rsid w:val="0065033F"/>
    <w:rsid w:val="00650342"/>
    <w:rsid w:val="006505A4"/>
    <w:rsid w:val="0065068B"/>
    <w:rsid w:val="0065097F"/>
    <w:rsid w:val="00650987"/>
    <w:rsid w:val="00650A21"/>
    <w:rsid w:val="00650C02"/>
    <w:rsid w:val="00650F72"/>
    <w:rsid w:val="00650FB7"/>
    <w:rsid w:val="00651047"/>
    <w:rsid w:val="0065110F"/>
    <w:rsid w:val="00651361"/>
    <w:rsid w:val="006516CE"/>
    <w:rsid w:val="00651718"/>
    <w:rsid w:val="00651723"/>
    <w:rsid w:val="00651884"/>
    <w:rsid w:val="006519AD"/>
    <w:rsid w:val="00651AF6"/>
    <w:rsid w:val="00651CA3"/>
    <w:rsid w:val="00651E57"/>
    <w:rsid w:val="00651F09"/>
    <w:rsid w:val="00651F59"/>
    <w:rsid w:val="00651FDE"/>
    <w:rsid w:val="00651FE1"/>
    <w:rsid w:val="006520C5"/>
    <w:rsid w:val="006524A3"/>
    <w:rsid w:val="006524A5"/>
    <w:rsid w:val="00652A01"/>
    <w:rsid w:val="00652A7E"/>
    <w:rsid w:val="00652A80"/>
    <w:rsid w:val="00652A81"/>
    <w:rsid w:val="00652A8D"/>
    <w:rsid w:val="00652BA5"/>
    <w:rsid w:val="00652C1D"/>
    <w:rsid w:val="00652D87"/>
    <w:rsid w:val="00652F94"/>
    <w:rsid w:val="00652FED"/>
    <w:rsid w:val="0065315F"/>
    <w:rsid w:val="00653248"/>
    <w:rsid w:val="00653256"/>
    <w:rsid w:val="00653381"/>
    <w:rsid w:val="00653472"/>
    <w:rsid w:val="0065352E"/>
    <w:rsid w:val="006536C2"/>
    <w:rsid w:val="0065389E"/>
    <w:rsid w:val="006538C5"/>
    <w:rsid w:val="006539D4"/>
    <w:rsid w:val="006539F4"/>
    <w:rsid w:val="00653A95"/>
    <w:rsid w:val="00653D7D"/>
    <w:rsid w:val="00653D8E"/>
    <w:rsid w:val="00653F8A"/>
    <w:rsid w:val="00653F97"/>
    <w:rsid w:val="00654656"/>
    <w:rsid w:val="0065479C"/>
    <w:rsid w:val="006547D3"/>
    <w:rsid w:val="006548C9"/>
    <w:rsid w:val="0065496A"/>
    <w:rsid w:val="00654BD9"/>
    <w:rsid w:val="00654C7F"/>
    <w:rsid w:val="00654CDF"/>
    <w:rsid w:val="0065505D"/>
    <w:rsid w:val="0065560C"/>
    <w:rsid w:val="0065573E"/>
    <w:rsid w:val="0065578E"/>
    <w:rsid w:val="0065581C"/>
    <w:rsid w:val="00655934"/>
    <w:rsid w:val="0065599E"/>
    <w:rsid w:val="00655B64"/>
    <w:rsid w:val="00655C1E"/>
    <w:rsid w:val="00655C7E"/>
    <w:rsid w:val="00655CDE"/>
    <w:rsid w:val="00655DCB"/>
    <w:rsid w:val="00655E62"/>
    <w:rsid w:val="00655F13"/>
    <w:rsid w:val="00656003"/>
    <w:rsid w:val="00656171"/>
    <w:rsid w:val="006563AC"/>
    <w:rsid w:val="0065641E"/>
    <w:rsid w:val="0065662C"/>
    <w:rsid w:val="006566EE"/>
    <w:rsid w:val="006567A9"/>
    <w:rsid w:val="006568B2"/>
    <w:rsid w:val="00656950"/>
    <w:rsid w:val="0065695B"/>
    <w:rsid w:val="006569F7"/>
    <w:rsid w:val="00656A6B"/>
    <w:rsid w:val="006571A5"/>
    <w:rsid w:val="00657227"/>
    <w:rsid w:val="006574E0"/>
    <w:rsid w:val="006575A3"/>
    <w:rsid w:val="00657772"/>
    <w:rsid w:val="006578EA"/>
    <w:rsid w:val="00657ADD"/>
    <w:rsid w:val="00657CE9"/>
    <w:rsid w:val="00660081"/>
    <w:rsid w:val="0066027F"/>
    <w:rsid w:val="00660294"/>
    <w:rsid w:val="006603D6"/>
    <w:rsid w:val="006605CA"/>
    <w:rsid w:val="00660702"/>
    <w:rsid w:val="00660A3F"/>
    <w:rsid w:val="00660B97"/>
    <w:rsid w:val="00660F13"/>
    <w:rsid w:val="0066123D"/>
    <w:rsid w:val="006612D6"/>
    <w:rsid w:val="0066142A"/>
    <w:rsid w:val="0066154B"/>
    <w:rsid w:val="00661773"/>
    <w:rsid w:val="00661810"/>
    <w:rsid w:val="00661C22"/>
    <w:rsid w:val="00661D98"/>
    <w:rsid w:val="00662383"/>
    <w:rsid w:val="00662394"/>
    <w:rsid w:val="006623A8"/>
    <w:rsid w:val="0066268E"/>
    <w:rsid w:val="00662939"/>
    <w:rsid w:val="00662A1D"/>
    <w:rsid w:val="00662A7C"/>
    <w:rsid w:val="00662AF3"/>
    <w:rsid w:val="00662B50"/>
    <w:rsid w:val="00662CEC"/>
    <w:rsid w:val="00662D0D"/>
    <w:rsid w:val="00662E79"/>
    <w:rsid w:val="00662F60"/>
    <w:rsid w:val="0066310D"/>
    <w:rsid w:val="006633FC"/>
    <w:rsid w:val="00663443"/>
    <w:rsid w:val="00663557"/>
    <w:rsid w:val="00663666"/>
    <w:rsid w:val="00663ACE"/>
    <w:rsid w:val="00663BC6"/>
    <w:rsid w:val="00663E5A"/>
    <w:rsid w:val="00663EBD"/>
    <w:rsid w:val="006640C7"/>
    <w:rsid w:val="006640D6"/>
    <w:rsid w:val="00664391"/>
    <w:rsid w:val="006645A7"/>
    <w:rsid w:val="006645C3"/>
    <w:rsid w:val="00664602"/>
    <w:rsid w:val="006647B1"/>
    <w:rsid w:val="00664941"/>
    <w:rsid w:val="00664A4E"/>
    <w:rsid w:val="00664A80"/>
    <w:rsid w:val="00664D7A"/>
    <w:rsid w:val="00664F48"/>
    <w:rsid w:val="0066518F"/>
    <w:rsid w:val="00665211"/>
    <w:rsid w:val="00665476"/>
    <w:rsid w:val="00665522"/>
    <w:rsid w:val="00665584"/>
    <w:rsid w:val="006657D5"/>
    <w:rsid w:val="0066584A"/>
    <w:rsid w:val="00665A71"/>
    <w:rsid w:val="00665A9C"/>
    <w:rsid w:val="00665AD9"/>
    <w:rsid w:val="00665D4D"/>
    <w:rsid w:val="00665D7B"/>
    <w:rsid w:val="00665E04"/>
    <w:rsid w:val="00665EC0"/>
    <w:rsid w:val="00666296"/>
    <w:rsid w:val="00666408"/>
    <w:rsid w:val="0066651C"/>
    <w:rsid w:val="006667B5"/>
    <w:rsid w:val="0066695F"/>
    <w:rsid w:val="006669A0"/>
    <w:rsid w:val="00666A5F"/>
    <w:rsid w:val="00666C15"/>
    <w:rsid w:val="00666CDE"/>
    <w:rsid w:val="0066713D"/>
    <w:rsid w:val="00667298"/>
    <w:rsid w:val="0066740C"/>
    <w:rsid w:val="00667481"/>
    <w:rsid w:val="006677B5"/>
    <w:rsid w:val="00667BCF"/>
    <w:rsid w:val="00667C77"/>
    <w:rsid w:val="00667CB6"/>
    <w:rsid w:val="00667D71"/>
    <w:rsid w:val="00667D85"/>
    <w:rsid w:val="00670382"/>
    <w:rsid w:val="00670587"/>
    <w:rsid w:val="00670613"/>
    <w:rsid w:val="006707FC"/>
    <w:rsid w:val="006709E8"/>
    <w:rsid w:val="00670A7A"/>
    <w:rsid w:val="00670C8F"/>
    <w:rsid w:val="00670CE0"/>
    <w:rsid w:val="00670E3D"/>
    <w:rsid w:val="00670EA1"/>
    <w:rsid w:val="006711EC"/>
    <w:rsid w:val="00671580"/>
    <w:rsid w:val="00671B81"/>
    <w:rsid w:val="00671B91"/>
    <w:rsid w:val="00671E30"/>
    <w:rsid w:val="00672062"/>
    <w:rsid w:val="00672173"/>
    <w:rsid w:val="00672440"/>
    <w:rsid w:val="00672C0B"/>
    <w:rsid w:val="00672C86"/>
    <w:rsid w:val="00672CB1"/>
    <w:rsid w:val="00672DE5"/>
    <w:rsid w:val="00672E07"/>
    <w:rsid w:val="00672E8A"/>
    <w:rsid w:val="006730F0"/>
    <w:rsid w:val="00673196"/>
    <w:rsid w:val="006731BB"/>
    <w:rsid w:val="00673728"/>
    <w:rsid w:val="00673733"/>
    <w:rsid w:val="00673768"/>
    <w:rsid w:val="00673856"/>
    <w:rsid w:val="006738B8"/>
    <w:rsid w:val="00673AAB"/>
    <w:rsid w:val="00673D9D"/>
    <w:rsid w:val="00673F66"/>
    <w:rsid w:val="00673F99"/>
    <w:rsid w:val="00674090"/>
    <w:rsid w:val="00674110"/>
    <w:rsid w:val="0067434D"/>
    <w:rsid w:val="00674729"/>
    <w:rsid w:val="006748FA"/>
    <w:rsid w:val="00674A62"/>
    <w:rsid w:val="00674B1E"/>
    <w:rsid w:val="00674C52"/>
    <w:rsid w:val="00674C75"/>
    <w:rsid w:val="00674DA0"/>
    <w:rsid w:val="0067516F"/>
    <w:rsid w:val="0067529E"/>
    <w:rsid w:val="00675477"/>
    <w:rsid w:val="006755CB"/>
    <w:rsid w:val="0067570A"/>
    <w:rsid w:val="0067576B"/>
    <w:rsid w:val="0067584A"/>
    <w:rsid w:val="00675C6B"/>
    <w:rsid w:val="00675F8B"/>
    <w:rsid w:val="0067617A"/>
    <w:rsid w:val="006761EA"/>
    <w:rsid w:val="006762CB"/>
    <w:rsid w:val="006762F9"/>
    <w:rsid w:val="00676376"/>
    <w:rsid w:val="0067640A"/>
    <w:rsid w:val="0067661D"/>
    <w:rsid w:val="00676845"/>
    <w:rsid w:val="00676933"/>
    <w:rsid w:val="00676B4B"/>
    <w:rsid w:val="00676B5C"/>
    <w:rsid w:val="00676F99"/>
    <w:rsid w:val="00677129"/>
    <w:rsid w:val="00677198"/>
    <w:rsid w:val="006778D8"/>
    <w:rsid w:val="00677A03"/>
    <w:rsid w:val="00677B1C"/>
    <w:rsid w:val="00677B44"/>
    <w:rsid w:val="00677F82"/>
    <w:rsid w:val="00677FBD"/>
    <w:rsid w:val="0068008A"/>
    <w:rsid w:val="006800A6"/>
    <w:rsid w:val="006800BA"/>
    <w:rsid w:val="006800E4"/>
    <w:rsid w:val="00680127"/>
    <w:rsid w:val="006801C4"/>
    <w:rsid w:val="00680209"/>
    <w:rsid w:val="00680424"/>
    <w:rsid w:val="00680443"/>
    <w:rsid w:val="0068069B"/>
    <w:rsid w:val="006806B6"/>
    <w:rsid w:val="0068075F"/>
    <w:rsid w:val="006807F4"/>
    <w:rsid w:val="0068090E"/>
    <w:rsid w:val="00680AA6"/>
    <w:rsid w:val="00680ACD"/>
    <w:rsid w:val="00680DD3"/>
    <w:rsid w:val="00680E33"/>
    <w:rsid w:val="00680E74"/>
    <w:rsid w:val="00680EB2"/>
    <w:rsid w:val="0068110A"/>
    <w:rsid w:val="006814C0"/>
    <w:rsid w:val="00681588"/>
    <w:rsid w:val="006817BA"/>
    <w:rsid w:val="00681AC8"/>
    <w:rsid w:val="00681B3A"/>
    <w:rsid w:val="00681B9C"/>
    <w:rsid w:val="00681D90"/>
    <w:rsid w:val="00681EC9"/>
    <w:rsid w:val="00681F31"/>
    <w:rsid w:val="0068227E"/>
    <w:rsid w:val="00682508"/>
    <w:rsid w:val="00682645"/>
    <w:rsid w:val="00682790"/>
    <w:rsid w:val="006827A0"/>
    <w:rsid w:val="00682A9D"/>
    <w:rsid w:val="00682AE6"/>
    <w:rsid w:val="00682C15"/>
    <w:rsid w:val="0068313D"/>
    <w:rsid w:val="00683257"/>
    <w:rsid w:val="006833BC"/>
    <w:rsid w:val="006833F0"/>
    <w:rsid w:val="0068365E"/>
    <w:rsid w:val="00683746"/>
    <w:rsid w:val="006839F1"/>
    <w:rsid w:val="00683AC2"/>
    <w:rsid w:val="00683C4A"/>
    <w:rsid w:val="0068404D"/>
    <w:rsid w:val="00684373"/>
    <w:rsid w:val="006844C5"/>
    <w:rsid w:val="00684BF4"/>
    <w:rsid w:val="00684FB8"/>
    <w:rsid w:val="006852FD"/>
    <w:rsid w:val="006853CD"/>
    <w:rsid w:val="0068551F"/>
    <w:rsid w:val="006856FA"/>
    <w:rsid w:val="006857E5"/>
    <w:rsid w:val="0068598D"/>
    <w:rsid w:val="00685A2E"/>
    <w:rsid w:val="00685A45"/>
    <w:rsid w:val="00685C24"/>
    <w:rsid w:val="00685FAD"/>
    <w:rsid w:val="00686057"/>
    <w:rsid w:val="00686133"/>
    <w:rsid w:val="00686297"/>
    <w:rsid w:val="00686477"/>
    <w:rsid w:val="006864B9"/>
    <w:rsid w:val="006866D4"/>
    <w:rsid w:val="006866D9"/>
    <w:rsid w:val="0068687D"/>
    <w:rsid w:val="00686EB0"/>
    <w:rsid w:val="00686F84"/>
    <w:rsid w:val="00687038"/>
    <w:rsid w:val="006872E0"/>
    <w:rsid w:val="00687424"/>
    <w:rsid w:val="006876BA"/>
    <w:rsid w:val="00687773"/>
    <w:rsid w:val="00687797"/>
    <w:rsid w:val="00687D51"/>
    <w:rsid w:val="00687D98"/>
    <w:rsid w:val="00687FAB"/>
    <w:rsid w:val="00690147"/>
    <w:rsid w:val="006901C3"/>
    <w:rsid w:val="00690212"/>
    <w:rsid w:val="00690265"/>
    <w:rsid w:val="0069040B"/>
    <w:rsid w:val="00690480"/>
    <w:rsid w:val="006905FD"/>
    <w:rsid w:val="00690656"/>
    <w:rsid w:val="0069067F"/>
    <w:rsid w:val="006906DE"/>
    <w:rsid w:val="006907E1"/>
    <w:rsid w:val="00690BEC"/>
    <w:rsid w:val="00690C9F"/>
    <w:rsid w:val="00690DEF"/>
    <w:rsid w:val="006910CE"/>
    <w:rsid w:val="0069117E"/>
    <w:rsid w:val="0069118B"/>
    <w:rsid w:val="006912B0"/>
    <w:rsid w:val="0069131E"/>
    <w:rsid w:val="0069138D"/>
    <w:rsid w:val="006913AE"/>
    <w:rsid w:val="006919C0"/>
    <w:rsid w:val="00691CC2"/>
    <w:rsid w:val="00691EC8"/>
    <w:rsid w:val="00691F57"/>
    <w:rsid w:val="006920A9"/>
    <w:rsid w:val="006921EE"/>
    <w:rsid w:val="0069243C"/>
    <w:rsid w:val="00692476"/>
    <w:rsid w:val="006928EE"/>
    <w:rsid w:val="00692A39"/>
    <w:rsid w:val="00692AD4"/>
    <w:rsid w:val="00692BA8"/>
    <w:rsid w:val="00692DB5"/>
    <w:rsid w:val="00692F1D"/>
    <w:rsid w:val="006930B5"/>
    <w:rsid w:val="0069311E"/>
    <w:rsid w:val="00693133"/>
    <w:rsid w:val="00693183"/>
    <w:rsid w:val="00693218"/>
    <w:rsid w:val="006934AE"/>
    <w:rsid w:val="006934F0"/>
    <w:rsid w:val="006936F8"/>
    <w:rsid w:val="00693720"/>
    <w:rsid w:val="006937A9"/>
    <w:rsid w:val="00693843"/>
    <w:rsid w:val="0069389A"/>
    <w:rsid w:val="00693A87"/>
    <w:rsid w:val="00693F96"/>
    <w:rsid w:val="006940D0"/>
    <w:rsid w:val="00694246"/>
    <w:rsid w:val="006947EF"/>
    <w:rsid w:val="00694A0E"/>
    <w:rsid w:val="00694ADD"/>
    <w:rsid w:val="00694C35"/>
    <w:rsid w:val="00694D53"/>
    <w:rsid w:val="00694DD8"/>
    <w:rsid w:val="00694F7E"/>
    <w:rsid w:val="00695068"/>
    <w:rsid w:val="006950A4"/>
    <w:rsid w:val="00695110"/>
    <w:rsid w:val="006951FB"/>
    <w:rsid w:val="0069526C"/>
    <w:rsid w:val="00695347"/>
    <w:rsid w:val="00695465"/>
    <w:rsid w:val="006955E7"/>
    <w:rsid w:val="00695738"/>
    <w:rsid w:val="006957A7"/>
    <w:rsid w:val="006957C0"/>
    <w:rsid w:val="00695C6E"/>
    <w:rsid w:val="00695FB3"/>
    <w:rsid w:val="00696013"/>
    <w:rsid w:val="0069609E"/>
    <w:rsid w:val="00696223"/>
    <w:rsid w:val="006962BB"/>
    <w:rsid w:val="00696378"/>
    <w:rsid w:val="00696619"/>
    <w:rsid w:val="006967CD"/>
    <w:rsid w:val="0069696B"/>
    <w:rsid w:val="00696994"/>
    <w:rsid w:val="00696B91"/>
    <w:rsid w:val="00696BF0"/>
    <w:rsid w:val="00696D10"/>
    <w:rsid w:val="00696E70"/>
    <w:rsid w:val="00696F6C"/>
    <w:rsid w:val="00697154"/>
    <w:rsid w:val="006973A8"/>
    <w:rsid w:val="00697630"/>
    <w:rsid w:val="0069790A"/>
    <w:rsid w:val="00697BE1"/>
    <w:rsid w:val="00697CFC"/>
    <w:rsid w:val="00697D26"/>
    <w:rsid w:val="00697D5A"/>
    <w:rsid w:val="00697E19"/>
    <w:rsid w:val="00697E62"/>
    <w:rsid w:val="00697F7E"/>
    <w:rsid w:val="006A01CC"/>
    <w:rsid w:val="006A032A"/>
    <w:rsid w:val="006A0386"/>
    <w:rsid w:val="006A05C5"/>
    <w:rsid w:val="006A0633"/>
    <w:rsid w:val="006A06C3"/>
    <w:rsid w:val="006A08B3"/>
    <w:rsid w:val="006A0B29"/>
    <w:rsid w:val="006A0B3E"/>
    <w:rsid w:val="006A0B40"/>
    <w:rsid w:val="006A0C97"/>
    <w:rsid w:val="006A0FF7"/>
    <w:rsid w:val="006A13F0"/>
    <w:rsid w:val="006A1509"/>
    <w:rsid w:val="006A1621"/>
    <w:rsid w:val="006A1697"/>
    <w:rsid w:val="006A17D6"/>
    <w:rsid w:val="006A184A"/>
    <w:rsid w:val="006A1905"/>
    <w:rsid w:val="006A1A4C"/>
    <w:rsid w:val="006A1B86"/>
    <w:rsid w:val="006A1CAC"/>
    <w:rsid w:val="006A1CB1"/>
    <w:rsid w:val="006A20AC"/>
    <w:rsid w:val="006A24E6"/>
    <w:rsid w:val="006A2530"/>
    <w:rsid w:val="006A294A"/>
    <w:rsid w:val="006A2AE3"/>
    <w:rsid w:val="006A2B9A"/>
    <w:rsid w:val="006A2E5A"/>
    <w:rsid w:val="006A2E85"/>
    <w:rsid w:val="006A2EE1"/>
    <w:rsid w:val="006A3008"/>
    <w:rsid w:val="006A30D1"/>
    <w:rsid w:val="006A31D4"/>
    <w:rsid w:val="006A3286"/>
    <w:rsid w:val="006A32EE"/>
    <w:rsid w:val="006A33E4"/>
    <w:rsid w:val="006A35B0"/>
    <w:rsid w:val="006A3635"/>
    <w:rsid w:val="006A3778"/>
    <w:rsid w:val="006A3793"/>
    <w:rsid w:val="006A3AB2"/>
    <w:rsid w:val="006A3C58"/>
    <w:rsid w:val="006A3C5E"/>
    <w:rsid w:val="006A3EB9"/>
    <w:rsid w:val="006A3EF7"/>
    <w:rsid w:val="006A3F32"/>
    <w:rsid w:val="006A4016"/>
    <w:rsid w:val="006A4215"/>
    <w:rsid w:val="006A426E"/>
    <w:rsid w:val="006A4297"/>
    <w:rsid w:val="006A43C0"/>
    <w:rsid w:val="006A4478"/>
    <w:rsid w:val="006A45B4"/>
    <w:rsid w:val="006A45D9"/>
    <w:rsid w:val="006A474C"/>
    <w:rsid w:val="006A495C"/>
    <w:rsid w:val="006A4A93"/>
    <w:rsid w:val="006A4B02"/>
    <w:rsid w:val="006A4BB6"/>
    <w:rsid w:val="006A4C12"/>
    <w:rsid w:val="006A52BD"/>
    <w:rsid w:val="006A530B"/>
    <w:rsid w:val="006A536B"/>
    <w:rsid w:val="006A5374"/>
    <w:rsid w:val="006A542F"/>
    <w:rsid w:val="006A5698"/>
    <w:rsid w:val="006A5A3B"/>
    <w:rsid w:val="006A5B22"/>
    <w:rsid w:val="006A5BE7"/>
    <w:rsid w:val="006A5C7F"/>
    <w:rsid w:val="006A5CDC"/>
    <w:rsid w:val="006A5E3C"/>
    <w:rsid w:val="006A643B"/>
    <w:rsid w:val="006A6499"/>
    <w:rsid w:val="006A65C4"/>
    <w:rsid w:val="006A67C7"/>
    <w:rsid w:val="006A683B"/>
    <w:rsid w:val="006A6891"/>
    <w:rsid w:val="006A6F66"/>
    <w:rsid w:val="006A7013"/>
    <w:rsid w:val="006A70F5"/>
    <w:rsid w:val="006A721D"/>
    <w:rsid w:val="006A73B1"/>
    <w:rsid w:val="006A745D"/>
    <w:rsid w:val="006A7580"/>
    <w:rsid w:val="006A75C7"/>
    <w:rsid w:val="006A7712"/>
    <w:rsid w:val="006A7873"/>
    <w:rsid w:val="006A78C4"/>
    <w:rsid w:val="006A7B6C"/>
    <w:rsid w:val="006A7E4A"/>
    <w:rsid w:val="006B009E"/>
    <w:rsid w:val="006B0127"/>
    <w:rsid w:val="006B0248"/>
    <w:rsid w:val="006B029B"/>
    <w:rsid w:val="006B057D"/>
    <w:rsid w:val="006B0591"/>
    <w:rsid w:val="006B072C"/>
    <w:rsid w:val="006B07E9"/>
    <w:rsid w:val="006B0808"/>
    <w:rsid w:val="006B08E3"/>
    <w:rsid w:val="006B0AAC"/>
    <w:rsid w:val="006B0BB7"/>
    <w:rsid w:val="006B0E16"/>
    <w:rsid w:val="006B1064"/>
    <w:rsid w:val="006B11F9"/>
    <w:rsid w:val="006B120C"/>
    <w:rsid w:val="006B149A"/>
    <w:rsid w:val="006B160F"/>
    <w:rsid w:val="006B166C"/>
    <w:rsid w:val="006B18D6"/>
    <w:rsid w:val="006B1987"/>
    <w:rsid w:val="006B19E1"/>
    <w:rsid w:val="006B19F1"/>
    <w:rsid w:val="006B1B4B"/>
    <w:rsid w:val="006B1B80"/>
    <w:rsid w:val="006B20C7"/>
    <w:rsid w:val="006B2193"/>
    <w:rsid w:val="006B25F1"/>
    <w:rsid w:val="006B2707"/>
    <w:rsid w:val="006B2977"/>
    <w:rsid w:val="006B2C8B"/>
    <w:rsid w:val="006B2D63"/>
    <w:rsid w:val="006B2F51"/>
    <w:rsid w:val="006B3398"/>
    <w:rsid w:val="006B349B"/>
    <w:rsid w:val="006B34DC"/>
    <w:rsid w:val="006B353D"/>
    <w:rsid w:val="006B355A"/>
    <w:rsid w:val="006B3821"/>
    <w:rsid w:val="006B38C8"/>
    <w:rsid w:val="006B38CD"/>
    <w:rsid w:val="006B3A56"/>
    <w:rsid w:val="006B3E6B"/>
    <w:rsid w:val="006B4114"/>
    <w:rsid w:val="006B4394"/>
    <w:rsid w:val="006B445B"/>
    <w:rsid w:val="006B4528"/>
    <w:rsid w:val="006B4575"/>
    <w:rsid w:val="006B468A"/>
    <w:rsid w:val="006B480F"/>
    <w:rsid w:val="006B4841"/>
    <w:rsid w:val="006B48FC"/>
    <w:rsid w:val="006B4BA2"/>
    <w:rsid w:val="006B4D00"/>
    <w:rsid w:val="006B519D"/>
    <w:rsid w:val="006B53DA"/>
    <w:rsid w:val="006B5409"/>
    <w:rsid w:val="006B559B"/>
    <w:rsid w:val="006B5690"/>
    <w:rsid w:val="006B5761"/>
    <w:rsid w:val="006B58FA"/>
    <w:rsid w:val="006B5919"/>
    <w:rsid w:val="006B5A33"/>
    <w:rsid w:val="006B5D9B"/>
    <w:rsid w:val="006B5DDD"/>
    <w:rsid w:val="006B5FBF"/>
    <w:rsid w:val="006B60E6"/>
    <w:rsid w:val="006B649F"/>
    <w:rsid w:val="006B66E3"/>
    <w:rsid w:val="006B6842"/>
    <w:rsid w:val="006B68B2"/>
    <w:rsid w:val="006B6AFB"/>
    <w:rsid w:val="006B6B63"/>
    <w:rsid w:val="006B6ED4"/>
    <w:rsid w:val="006B7015"/>
    <w:rsid w:val="006B7069"/>
    <w:rsid w:val="006B70AF"/>
    <w:rsid w:val="006B7198"/>
    <w:rsid w:val="006B71C5"/>
    <w:rsid w:val="006B7289"/>
    <w:rsid w:val="006B734C"/>
    <w:rsid w:val="006B759F"/>
    <w:rsid w:val="006B75E0"/>
    <w:rsid w:val="006B7641"/>
    <w:rsid w:val="006B784A"/>
    <w:rsid w:val="006B78E9"/>
    <w:rsid w:val="006B7A1C"/>
    <w:rsid w:val="006B7C19"/>
    <w:rsid w:val="006C0017"/>
    <w:rsid w:val="006C0022"/>
    <w:rsid w:val="006C00D9"/>
    <w:rsid w:val="006C03C8"/>
    <w:rsid w:val="006C084E"/>
    <w:rsid w:val="006C0897"/>
    <w:rsid w:val="006C0948"/>
    <w:rsid w:val="006C09FF"/>
    <w:rsid w:val="006C0B04"/>
    <w:rsid w:val="006C0C73"/>
    <w:rsid w:val="006C0CF4"/>
    <w:rsid w:val="006C0DD5"/>
    <w:rsid w:val="006C0F4D"/>
    <w:rsid w:val="006C1091"/>
    <w:rsid w:val="006C1163"/>
    <w:rsid w:val="006C12AF"/>
    <w:rsid w:val="006C13DF"/>
    <w:rsid w:val="006C16B9"/>
    <w:rsid w:val="006C188E"/>
    <w:rsid w:val="006C1932"/>
    <w:rsid w:val="006C1A4E"/>
    <w:rsid w:val="006C1B38"/>
    <w:rsid w:val="006C1C7F"/>
    <w:rsid w:val="006C1CE6"/>
    <w:rsid w:val="006C1D91"/>
    <w:rsid w:val="006C1E10"/>
    <w:rsid w:val="006C1ECB"/>
    <w:rsid w:val="006C1EE0"/>
    <w:rsid w:val="006C20FD"/>
    <w:rsid w:val="006C2122"/>
    <w:rsid w:val="006C251F"/>
    <w:rsid w:val="006C25C1"/>
    <w:rsid w:val="006C2602"/>
    <w:rsid w:val="006C270C"/>
    <w:rsid w:val="006C2A08"/>
    <w:rsid w:val="006C2A4A"/>
    <w:rsid w:val="006C2A7B"/>
    <w:rsid w:val="006C2C42"/>
    <w:rsid w:val="006C2D0D"/>
    <w:rsid w:val="006C2EFF"/>
    <w:rsid w:val="006C2F46"/>
    <w:rsid w:val="006C315F"/>
    <w:rsid w:val="006C3289"/>
    <w:rsid w:val="006C38BA"/>
    <w:rsid w:val="006C3C03"/>
    <w:rsid w:val="006C3C2C"/>
    <w:rsid w:val="006C3C3D"/>
    <w:rsid w:val="006C3CD9"/>
    <w:rsid w:val="006C3D1B"/>
    <w:rsid w:val="006C3D23"/>
    <w:rsid w:val="006C3D4B"/>
    <w:rsid w:val="006C3FB8"/>
    <w:rsid w:val="006C41FC"/>
    <w:rsid w:val="006C4223"/>
    <w:rsid w:val="006C4224"/>
    <w:rsid w:val="006C4259"/>
    <w:rsid w:val="006C4405"/>
    <w:rsid w:val="006C4406"/>
    <w:rsid w:val="006C44E3"/>
    <w:rsid w:val="006C4574"/>
    <w:rsid w:val="006C4687"/>
    <w:rsid w:val="006C46B4"/>
    <w:rsid w:val="006C47E8"/>
    <w:rsid w:val="006C4D03"/>
    <w:rsid w:val="006C4D17"/>
    <w:rsid w:val="006C4EBD"/>
    <w:rsid w:val="006C4FC1"/>
    <w:rsid w:val="006C513D"/>
    <w:rsid w:val="006C5339"/>
    <w:rsid w:val="006C55A9"/>
    <w:rsid w:val="006C5607"/>
    <w:rsid w:val="006C576F"/>
    <w:rsid w:val="006C5911"/>
    <w:rsid w:val="006C59B4"/>
    <w:rsid w:val="006C5C55"/>
    <w:rsid w:val="006C5C6B"/>
    <w:rsid w:val="006C6033"/>
    <w:rsid w:val="006C60EF"/>
    <w:rsid w:val="006C623B"/>
    <w:rsid w:val="006C62FD"/>
    <w:rsid w:val="006C63F7"/>
    <w:rsid w:val="006C6494"/>
    <w:rsid w:val="006C6500"/>
    <w:rsid w:val="006C658F"/>
    <w:rsid w:val="006C661D"/>
    <w:rsid w:val="006C667E"/>
    <w:rsid w:val="006C6821"/>
    <w:rsid w:val="006C6902"/>
    <w:rsid w:val="006C6957"/>
    <w:rsid w:val="006C6B89"/>
    <w:rsid w:val="006C7006"/>
    <w:rsid w:val="006C75DC"/>
    <w:rsid w:val="006C798D"/>
    <w:rsid w:val="006C7A57"/>
    <w:rsid w:val="006C7C6F"/>
    <w:rsid w:val="006C7DBB"/>
    <w:rsid w:val="006C7DF5"/>
    <w:rsid w:val="006C7E6E"/>
    <w:rsid w:val="006C7ED4"/>
    <w:rsid w:val="006D00F3"/>
    <w:rsid w:val="006D03AA"/>
    <w:rsid w:val="006D0468"/>
    <w:rsid w:val="006D04F1"/>
    <w:rsid w:val="006D0588"/>
    <w:rsid w:val="006D066D"/>
    <w:rsid w:val="006D07CE"/>
    <w:rsid w:val="006D07E6"/>
    <w:rsid w:val="006D0912"/>
    <w:rsid w:val="006D0959"/>
    <w:rsid w:val="006D0BA8"/>
    <w:rsid w:val="006D0C31"/>
    <w:rsid w:val="006D0C49"/>
    <w:rsid w:val="006D0D77"/>
    <w:rsid w:val="006D0EE0"/>
    <w:rsid w:val="006D0EF5"/>
    <w:rsid w:val="006D0F2E"/>
    <w:rsid w:val="006D106F"/>
    <w:rsid w:val="006D10BC"/>
    <w:rsid w:val="006D10DF"/>
    <w:rsid w:val="006D14B5"/>
    <w:rsid w:val="006D14FB"/>
    <w:rsid w:val="006D153B"/>
    <w:rsid w:val="006D160A"/>
    <w:rsid w:val="006D169F"/>
    <w:rsid w:val="006D18DF"/>
    <w:rsid w:val="006D1DB6"/>
    <w:rsid w:val="006D25F2"/>
    <w:rsid w:val="006D2748"/>
    <w:rsid w:val="006D2792"/>
    <w:rsid w:val="006D284A"/>
    <w:rsid w:val="006D298E"/>
    <w:rsid w:val="006D2FE8"/>
    <w:rsid w:val="006D30B1"/>
    <w:rsid w:val="006D32AD"/>
    <w:rsid w:val="006D3341"/>
    <w:rsid w:val="006D336C"/>
    <w:rsid w:val="006D35BE"/>
    <w:rsid w:val="006D3625"/>
    <w:rsid w:val="006D3A7F"/>
    <w:rsid w:val="006D3A9D"/>
    <w:rsid w:val="006D3CF1"/>
    <w:rsid w:val="006D3D0B"/>
    <w:rsid w:val="006D3F12"/>
    <w:rsid w:val="006D4081"/>
    <w:rsid w:val="006D40C7"/>
    <w:rsid w:val="006D4441"/>
    <w:rsid w:val="006D44DF"/>
    <w:rsid w:val="006D48F4"/>
    <w:rsid w:val="006D4934"/>
    <w:rsid w:val="006D4952"/>
    <w:rsid w:val="006D496B"/>
    <w:rsid w:val="006D4B81"/>
    <w:rsid w:val="006D4BE6"/>
    <w:rsid w:val="006D4CF6"/>
    <w:rsid w:val="006D4D41"/>
    <w:rsid w:val="006D4E66"/>
    <w:rsid w:val="006D4F3E"/>
    <w:rsid w:val="006D4FA6"/>
    <w:rsid w:val="006D4FC6"/>
    <w:rsid w:val="006D5516"/>
    <w:rsid w:val="006D56F9"/>
    <w:rsid w:val="006D574E"/>
    <w:rsid w:val="006D59E9"/>
    <w:rsid w:val="006D5D1C"/>
    <w:rsid w:val="006D5DD2"/>
    <w:rsid w:val="006D5E41"/>
    <w:rsid w:val="006D5FA0"/>
    <w:rsid w:val="006D61D9"/>
    <w:rsid w:val="006D6293"/>
    <w:rsid w:val="006D62B1"/>
    <w:rsid w:val="006D62FB"/>
    <w:rsid w:val="006D64C3"/>
    <w:rsid w:val="006D6668"/>
    <w:rsid w:val="006D6671"/>
    <w:rsid w:val="006D695D"/>
    <w:rsid w:val="006D697B"/>
    <w:rsid w:val="006D6EDB"/>
    <w:rsid w:val="006D6F3B"/>
    <w:rsid w:val="006D712F"/>
    <w:rsid w:val="006D724A"/>
    <w:rsid w:val="006D7424"/>
    <w:rsid w:val="006D7648"/>
    <w:rsid w:val="006D778C"/>
    <w:rsid w:val="006D7881"/>
    <w:rsid w:val="006D7946"/>
    <w:rsid w:val="006D7BE7"/>
    <w:rsid w:val="006D7D75"/>
    <w:rsid w:val="006E0058"/>
    <w:rsid w:val="006E00BD"/>
    <w:rsid w:val="006E02EA"/>
    <w:rsid w:val="006E03A1"/>
    <w:rsid w:val="006E03AA"/>
    <w:rsid w:val="006E04CA"/>
    <w:rsid w:val="006E0752"/>
    <w:rsid w:val="006E0889"/>
    <w:rsid w:val="006E08E7"/>
    <w:rsid w:val="006E092B"/>
    <w:rsid w:val="006E098C"/>
    <w:rsid w:val="006E09F4"/>
    <w:rsid w:val="006E0B51"/>
    <w:rsid w:val="006E0CE2"/>
    <w:rsid w:val="006E0F25"/>
    <w:rsid w:val="006E0F4A"/>
    <w:rsid w:val="006E0FA0"/>
    <w:rsid w:val="006E0FB7"/>
    <w:rsid w:val="006E101E"/>
    <w:rsid w:val="006E1032"/>
    <w:rsid w:val="006E1221"/>
    <w:rsid w:val="006E1332"/>
    <w:rsid w:val="006E136B"/>
    <w:rsid w:val="006E145F"/>
    <w:rsid w:val="006E16EE"/>
    <w:rsid w:val="006E17F6"/>
    <w:rsid w:val="006E193F"/>
    <w:rsid w:val="006E1B65"/>
    <w:rsid w:val="006E1B94"/>
    <w:rsid w:val="006E1C4A"/>
    <w:rsid w:val="006E1D57"/>
    <w:rsid w:val="006E1DC1"/>
    <w:rsid w:val="006E23A5"/>
    <w:rsid w:val="006E2426"/>
    <w:rsid w:val="006E24D1"/>
    <w:rsid w:val="006E27A0"/>
    <w:rsid w:val="006E2B0E"/>
    <w:rsid w:val="006E2B6C"/>
    <w:rsid w:val="006E2E7B"/>
    <w:rsid w:val="006E2EFD"/>
    <w:rsid w:val="006E30CC"/>
    <w:rsid w:val="006E316E"/>
    <w:rsid w:val="006E3174"/>
    <w:rsid w:val="006E31C7"/>
    <w:rsid w:val="006E3276"/>
    <w:rsid w:val="006E3374"/>
    <w:rsid w:val="006E33A0"/>
    <w:rsid w:val="006E33BD"/>
    <w:rsid w:val="006E34B3"/>
    <w:rsid w:val="006E353F"/>
    <w:rsid w:val="006E3602"/>
    <w:rsid w:val="006E36E3"/>
    <w:rsid w:val="006E36E4"/>
    <w:rsid w:val="006E3700"/>
    <w:rsid w:val="006E3A22"/>
    <w:rsid w:val="006E3A40"/>
    <w:rsid w:val="006E3BB1"/>
    <w:rsid w:val="006E3BBD"/>
    <w:rsid w:val="006E3ECB"/>
    <w:rsid w:val="006E3FCD"/>
    <w:rsid w:val="006E401F"/>
    <w:rsid w:val="006E42DE"/>
    <w:rsid w:val="006E4378"/>
    <w:rsid w:val="006E449E"/>
    <w:rsid w:val="006E45F7"/>
    <w:rsid w:val="006E4712"/>
    <w:rsid w:val="006E4812"/>
    <w:rsid w:val="006E4852"/>
    <w:rsid w:val="006E4884"/>
    <w:rsid w:val="006E4907"/>
    <w:rsid w:val="006E49BA"/>
    <w:rsid w:val="006E4AD5"/>
    <w:rsid w:val="006E4CD1"/>
    <w:rsid w:val="006E4CF0"/>
    <w:rsid w:val="006E4F5B"/>
    <w:rsid w:val="006E5080"/>
    <w:rsid w:val="006E5141"/>
    <w:rsid w:val="006E52C6"/>
    <w:rsid w:val="006E5340"/>
    <w:rsid w:val="006E5432"/>
    <w:rsid w:val="006E54D0"/>
    <w:rsid w:val="006E55D1"/>
    <w:rsid w:val="006E56DA"/>
    <w:rsid w:val="006E5709"/>
    <w:rsid w:val="006E5868"/>
    <w:rsid w:val="006E5A0D"/>
    <w:rsid w:val="006E5DEE"/>
    <w:rsid w:val="006E5E29"/>
    <w:rsid w:val="006E611A"/>
    <w:rsid w:val="006E6491"/>
    <w:rsid w:val="006E6540"/>
    <w:rsid w:val="006E6630"/>
    <w:rsid w:val="006E6659"/>
    <w:rsid w:val="006E66FE"/>
    <w:rsid w:val="006E67CA"/>
    <w:rsid w:val="006E6845"/>
    <w:rsid w:val="006E68A2"/>
    <w:rsid w:val="006E6A1E"/>
    <w:rsid w:val="006E6A32"/>
    <w:rsid w:val="006E6B4F"/>
    <w:rsid w:val="006E6CF9"/>
    <w:rsid w:val="006E6E13"/>
    <w:rsid w:val="006E70E9"/>
    <w:rsid w:val="006E71B4"/>
    <w:rsid w:val="006E7669"/>
    <w:rsid w:val="006E76E9"/>
    <w:rsid w:val="006E7A05"/>
    <w:rsid w:val="006E7B03"/>
    <w:rsid w:val="006E7BEF"/>
    <w:rsid w:val="006E7CD8"/>
    <w:rsid w:val="006E7DDA"/>
    <w:rsid w:val="006F0022"/>
    <w:rsid w:val="006F0574"/>
    <w:rsid w:val="006F0884"/>
    <w:rsid w:val="006F08BC"/>
    <w:rsid w:val="006F08C1"/>
    <w:rsid w:val="006F08CF"/>
    <w:rsid w:val="006F0923"/>
    <w:rsid w:val="006F09C1"/>
    <w:rsid w:val="006F0BAB"/>
    <w:rsid w:val="006F0ED6"/>
    <w:rsid w:val="006F0EEE"/>
    <w:rsid w:val="006F0EF2"/>
    <w:rsid w:val="006F0F65"/>
    <w:rsid w:val="006F10C4"/>
    <w:rsid w:val="006F1265"/>
    <w:rsid w:val="006F1360"/>
    <w:rsid w:val="006F1461"/>
    <w:rsid w:val="006F1568"/>
    <w:rsid w:val="006F1604"/>
    <w:rsid w:val="006F188B"/>
    <w:rsid w:val="006F1911"/>
    <w:rsid w:val="006F1A75"/>
    <w:rsid w:val="006F1C75"/>
    <w:rsid w:val="006F1CE1"/>
    <w:rsid w:val="006F1D34"/>
    <w:rsid w:val="006F1FBB"/>
    <w:rsid w:val="006F1FE7"/>
    <w:rsid w:val="006F1FEE"/>
    <w:rsid w:val="006F2091"/>
    <w:rsid w:val="006F2247"/>
    <w:rsid w:val="006F23E0"/>
    <w:rsid w:val="006F248F"/>
    <w:rsid w:val="006F24EC"/>
    <w:rsid w:val="006F24F2"/>
    <w:rsid w:val="006F252D"/>
    <w:rsid w:val="006F25AE"/>
    <w:rsid w:val="006F25C5"/>
    <w:rsid w:val="006F2835"/>
    <w:rsid w:val="006F2849"/>
    <w:rsid w:val="006F29F4"/>
    <w:rsid w:val="006F2C0D"/>
    <w:rsid w:val="006F2D57"/>
    <w:rsid w:val="006F2E8A"/>
    <w:rsid w:val="006F3080"/>
    <w:rsid w:val="006F30BF"/>
    <w:rsid w:val="006F3100"/>
    <w:rsid w:val="006F310D"/>
    <w:rsid w:val="006F314E"/>
    <w:rsid w:val="006F32C4"/>
    <w:rsid w:val="006F3425"/>
    <w:rsid w:val="006F36D6"/>
    <w:rsid w:val="006F3863"/>
    <w:rsid w:val="006F3A83"/>
    <w:rsid w:val="006F3DEE"/>
    <w:rsid w:val="006F3FB0"/>
    <w:rsid w:val="006F4043"/>
    <w:rsid w:val="006F40D1"/>
    <w:rsid w:val="006F419A"/>
    <w:rsid w:val="006F425F"/>
    <w:rsid w:val="006F42E6"/>
    <w:rsid w:val="006F43C5"/>
    <w:rsid w:val="006F4473"/>
    <w:rsid w:val="006F45E8"/>
    <w:rsid w:val="006F462C"/>
    <w:rsid w:val="006F465A"/>
    <w:rsid w:val="006F469A"/>
    <w:rsid w:val="006F4915"/>
    <w:rsid w:val="006F4A4B"/>
    <w:rsid w:val="006F4AE6"/>
    <w:rsid w:val="006F4C93"/>
    <w:rsid w:val="006F4DD5"/>
    <w:rsid w:val="006F4FA2"/>
    <w:rsid w:val="006F522A"/>
    <w:rsid w:val="006F546E"/>
    <w:rsid w:val="006F56B1"/>
    <w:rsid w:val="006F57DB"/>
    <w:rsid w:val="006F59B9"/>
    <w:rsid w:val="006F5B08"/>
    <w:rsid w:val="006F5BCC"/>
    <w:rsid w:val="006F5C81"/>
    <w:rsid w:val="006F5D8B"/>
    <w:rsid w:val="006F5FD0"/>
    <w:rsid w:val="006F6036"/>
    <w:rsid w:val="006F611E"/>
    <w:rsid w:val="006F6130"/>
    <w:rsid w:val="006F6198"/>
    <w:rsid w:val="006F691C"/>
    <w:rsid w:val="006F69F8"/>
    <w:rsid w:val="006F6AD1"/>
    <w:rsid w:val="006F6BD1"/>
    <w:rsid w:val="006F6F35"/>
    <w:rsid w:val="006F71F1"/>
    <w:rsid w:val="006F7220"/>
    <w:rsid w:val="006F744B"/>
    <w:rsid w:val="006F74E2"/>
    <w:rsid w:val="006F762B"/>
    <w:rsid w:val="006F773A"/>
    <w:rsid w:val="006F7756"/>
    <w:rsid w:val="006F7893"/>
    <w:rsid w:val="006F78F7"/>
    <w:rsid w:val="006F790B"/>
    <w:rsid w:val="006F7A81"/>
    <w:rsid w:val="006F7C8C"/>
    <w:rsid w:val="006F7CE0"/>
    <w:rsid w:val="00700121"/>
    <w:rsid w:val="007001E8"/>
    <w:rsid w:val="0070020C"/>
    <w:rsid w:val="007002B7"/>
    <w:rsid w:val="00700361"/>
    <w:rsid w:val="00700853"/>
    <w:rsid w:val="00700955"/>
    <w:rsid w:val="0070097B"/>
    <w:rsid w:val="00700980"/>
    <w:rsid w:val="00700A16"/>
    <w:rsid w:val="00700AC5"/>
    <w:rsid w:val="00700D5D"/>
    <w:rsid w:val="00701098"/>
    <w:rsid w:val="0070111F"/>
    <w:rsid w:val="0070122D"/>
    <w:rsid w:val="007012E3"/>
    <w:rsid w:val="00701369"/>
    <w:rsid w:val="00701459"/>
    <w:rsid w:val="007017BC"/>
    <w:rsid w:val="0070191C"/>
    <w:rsid w:val="00701AA6"/>
    <w:rsid w:val="00701AF5"/>
    <w:rsid w:val="00701BCA"/>
    <w:rsid w:val="00701D4B"/>
    <w:rsid w:val="00701F9B"/>
    <w:rsid w:val="00702078"/>
    <w:rsid w:val="00702156"/>
    <w:rsid w:val="007023B7"/>
    <w:rsid w:val="00702400"/>
    <w:rsid w:val="00702604"/>
    <w:rsid w:val="0070279B"/>
    <w:rsid w:val="007027CF"/>
    <w:rsid w:val="00702956"/>
    <w:rsid w:val="007029CF"/>
    <w:rsid w:val="00702AA2"/>
    <w:rsid w:val="00702C60"/>
    <w:rsid w:val="00702CBF"/>
    <w:rsid w:val="00702DC9"/>
    <w:rsid w:val="00702E8A"/>
    <w:rsid w:val="00702E8E"/>
    <w:rsid w:val="00702FA0"/>
    <w:rsid w:val="00703198"/>
    <w:rsid w:val="0070322B"/>
    <w:rsid w:val="007032C9"/>
    <w:rsid w:val="00703376"/>
    <w:rsid w:val="00703668"/>
    <w:rsid w:val="0070377E"/>
    <w:rsid w:val="00703932"/>
    <w:rsid w:val="00703986"/>
    <w:rsid w:val="00703B4B"/>
    <w:rsid w:val="00703C32"/>
    <w:rsid w:val="00703FFE"/>
    <w:rsid w:val="007040B9"/>
    <w:rsid w:val="0070422A"/>
    <w:rsid w:val="007043EC"/>
    <w:rsid w:val="00704727"/>
    <w:rsid w:val="0070480D"/>
    <w:rsid w:val="007049E0"/>
    <w:rsid w:val="00704AD8"/>
    <w:rsid w:val="00704CBF"/>
    <w:rsid w:val="00704E29"/>
    <w:rsid w:val="00704FA1"/>
    <w:rsid w:val="00705176"/>
    <w:rsid w:val="007051B5"/>
    <w:rsid w:val="00705406"/>
    <w:rsid w:val="007054D2"/>
    <w:rsid w:val="00705544"/>
    <w:rsid w:val="007058A8"/>
    <w:rsid w:val="00705942"/>
    <w:rsid w:val="0070598D"/>
    <w:rsid w:val="007059B2"/>
    <w:rsid w:val="00705C18"/>
    <w:rsid w:val="00705D37"/>
    <w:rsid w:val="00705E60"/>
    <w:rsid w:val="00705F4D"/>
    <w:rsid w:val="00705FA1"/>
    <w:rsid w:val="0070605C"/>
    <w:rsid w:val="0070607F"/>
    <w:rsid w:val="00706277"/>
    <w:rsid w:val="00706615"/>
    <w:rsid w:val="0070694F"/>
    <w:rsid w:val="007069BE"/>
    <w:rsid w:val="00706AC7"/>
    <w:rsid w:val="00706CA1"/>
    <w:rsid w:val="00706DE4"/>
    <w:rsid w:val="00706EF9"/>
    <w:rsid w:val="00707009"/>
    <w:rsid w:val="00707080"/>
    <w:rsid w:val="007070B2"/>
    <w:rsid w:val="00707265"/>
    <w:rsid w:val="00707308"/>
    <w:rsid w:val="007078C8"/>
    <w:rsid w:val="00707918"/>
    <w:rsid w:val="007079BE"/>
    <w:rsid w:val="00707DAC"/>
    <w:rsid w:val="00707F92"/>
    <w:rsid w:val="007100DD"/>
    <w:rsid w:val="007100DF"/>
    <w:rsid w:val="00710181"/>
    <w:rsid w:val="00710798"/>
    <w:rsid w:val="007107AE"/>
    <w:rsid w:val="00710A49"/>
    <w:rsid w:val="00710C69"/>
    <w:rsid w:val="00710D59"/>
    <w:rsid w:val="00710DE1"/>
    <w:rsid w:val="00710E1D"/>
    <w:rsid w:val="00710EA5"/>
    <w:rsid w:val="00710EA9"/>
    <w:rsid w:val="00710F6C"/>
    <w:rsid w:val="007111E3"/>
    <w:rsid w:val="0071156A"/>
    <w:rsid w:val="007117EA"/>
    <w:rsid w:val="0071185B"/>
    <w:rsid w:val="00711C8D"/>
    <w:rsid w:val="00711C94"/>
    <w:rsid w:val="00711C96"/>
    <w:rsid w:val="00711FC9"/>
    <w:rsid w:val="007122C4"/>
    <w:rsid w:val="0071245D"/>
    <w:rsid w:val="007125A7"/>
    <w:rsid w:val="00712612"/>
    <w:rsid w:val="0071275D"/>
    <w:rsid w:val="007128BB"/>
    <w:rsid w:val="00712B46"/>
    <w:rsid w:val="00712BD2"/>
    <w:rsid w:val="00712D6B"/>
    <w:rsid w:val="00712EF5"/>
    <w:rsid w:val="0071300A"/>
    <w:rsid w:val="007131DB"/>
    <w:rsid w:val="00713287"/>
    <w:rsid w:val="00713323"/>
    <w:rsid w:val="00713378"/>
    <w:rsid w:val="00713484"/>
    <w:rsid w:val="00713693"/>
    <w:rsid w:val="007136D0"/>
    <w:rsid w:val="007137D4"/>
    <w:rsid w:val="007138AB"/>
    <w:rsid w:val="00713B91"/>
    <w:rsid w:val="00713DA0"/>
    <w:rsid w:val="00713F43"/>
    <w:rsid w:val="007141DA"/>
    <w:rsid w:val="007141E1"/>
    <w:rsid w:val="007143D6"/>
    <w:rsid w:val="007143E7"/>
    <w:rsid w:val="007148C8"/>
    <w:rsid w:val="007148F6"/>
    <w:rsid w:val="00714A89"/>
    <w:rsid w:val="00714D98"/>
    <w:rsid w:val="00714E17"/>
    <w:rsid w:val="00714E1C"/>
    <w:rsid w:val="007150F8"/>
    <w:rsid w:val="00715130"/>
    <w:rsid w:val="00715202"/>
    <w:rsid w:val="007152E1"/>
    <w:rsid w:val="007155CB"/>
    <w:rsid w:val="00715621"/>
    <w:rsid w:val="00715965"/>
    <w:rsid w:val="007159E0"/>
    <w:rsid w:val="00715C08"/>
    <w:rsid w:val="007160F5"/>
    <w:rsid w:val="007162A3"/>
    <w:rsid w:val="0071633C"/>
    <w:rsid w:val="00716511"/>
    <w:rsid w:val="007166A0"/>
    <w:rsid w:val="0071672A"/>
    <w:rsid w:val="0071673B"/>
    <w:rsid w:val="0071687E"/>
    <w:rsid w:val="007168D0"/>
    <w:rsid w:val="00716A41"/>
    <w:rsid w:val="00716A56"/>
    <w:rsid w:val="00716AAB"/>
    <w:rsid w:val="00716B1D"/>
    <w:rsid w:val="00716BED"/>
    <w:rsid w:val="00716C69"/>
    <w:rsid w:val="00716CB9"/>
    <w:rsid w:val="00716D2C"/>
    <w:rsid w:val="007173AC"/>
    <w:rsid w:val="0071741E"/>
    <w:rsid w:val="0071743E"/>
    <w:rsid w:val="0071753D"/>
    <w:rsid w:val="007175E7"/>
    <w:rsid w:val="00717727"/>
    <w:rsid w:val="007177A3"/>
    <w:rsid w:val="0071782D"/>
    <w:rsid w:val="00717A26"/>
    <w:rsid w:val="00717D37"/>
    <w:rsid w:val="00717DD3"/>
    <w:rsid w:val="00717F72"/>
    <w:rsid w:val="007200CC"/>
    <w:rsid w:val="007201C4"/>
    <w:rsid w:val="00720461"/>
    <w:rsid w:val="00720B15"/>
    <w:rsid w:val="00720BB4"/>
    <w:rsid w:val="00720D32"/>
    <w:rsid w:val="00720F5E"/>
    <w:rsid w:val="007210D1"/>
    <w:rsid w:val="00721101"/>
    <w:rsid w:val="007211E1"/>
    <w:rsid w:val="007216A0"/>
    <w:rsid w:val="007217C4"/>
    <w:rsid w:val="0072194D"/>
    <w:rsid w:val="00721B06"/>
    <w:rsid w:val="00721BCA"/>
    <w:rsid w:val="00721D65"/>
    <w:rsid w:val="00721E59"/>
    <w:rsid w:val="00721EAF"/>
    <w:rsid w:val="00721EEE"/>
    <w:rsid w:val="00722037"/>
    <w:rsid w:val="00722181"/>
    <w:rsid w:val="00722197"/>
    <w:rsid w:val="007222F1"/>
    <w:rsid w:val="00722319"/>
    <w:rsid w:val="007224D8"/>
    <w:rsid w:val="00722542"/>
    <w:rsid w:val="007226F9"/>
    <w:rsid w:val="007228C5"/>
    <w:rsid w:val="00722A73"/>
    <w:rsid w:val="00722A80"/>
    <w:rsid w:val="00722CC0"/>
    <w:rsid w:val="00722DF9"/>
    <w:rsid w:val="00722E01"/>
    <w:rsid w:val="00722E62"/>
    <w:rsid w:val="00722F90"/>
    <w:rsid w:val="00723022"/>
    <w:rsid w:val="00723130"/>
    <w:rsid w:val="0072314B"/>
    <w:rsid w:val="00723204"/>
    <w:rsid w:val="007232FC"/>
    <w:rsid w:val="007236A6"/>
    <w:rsid w:val="007238E9"/>
    <w:rsid w:val="007238F0"/>
    <w:rsid w:val="00724312"/>
    <w:rsid w:val="0072436E"/>
    <w:rsid w:val="007243BE"/>
    <w:rsid w:val="00724838"/>
    <w:rsid w:val="00724B4D"/>
    <w:rsid w:val="00724B5C"/>
    <w:rsid w:val="00724CA8"/>
    <w:rsid w:val="00724CFD"/>
    <w:rsid w:val="00724E4C"/>
    <w:rsid w:val="00725528"/>
    <w:rsid w:val="00725603"/>
    <w:rsid w:val="007256A9"/>
    <w:rsid w:val="00725986"/>
    <w:rsid w:val="00725A49"/>
    <w:rsid w:val="00725B08"/>
    <w:rsid w:val="00725D15"/>
    <w:rsid w:val="00725E95"/>
    <w:rsid w:val="00726021"/>
    <w:rsid w:val="007261E7"/>
    <w:rsid w:val="00726277"/>
    <w:rsid w:val="00726576"/>
    <w:rsid w:val="00726601"/>
    <w:rsid w:val="00726642"/>
    <w:rsid w:val="0072664C"/>
    <w:rsid w:val="007266BD"/>
    <w:rsid w:val="00726973"/>
    <w:rsid w:val="00726D99"/>
    <w:rsid w:val="00726DDD"/>
    <w:rsid w:val="00726E00"/>
    <w:rsid w:val="007271AD"/>
    <w:rsid w:val="00727340"/>
    <w:rsid w:val="00727CB3"/>
    <w:rsid w:val="00727E41"/>
    <w:rsid w:val="007300D0"/>
    <w:rsid w:val="0073018F"/>
    <w:rsid w:val="0073034E"/>
    <w:rsid w:val="007303F4"/>
    <w:rsid w:val="0073040C"/>
    <w:rsid w:val="00730649"/>
    <w:rsid w:val="00730748"/>
    <w:rsid w:val="00730841"/>
    <w:rsid w:val="007309EF"/>
    <w:rsid w:val="00730A7C"/>
    <w:rsid w:val="00730B51"/>
    <w:rsid w:val="00730F34"/>
    <w:rsid w:val="0073120B"/>
    <w:rsid w:val="00731214"/>
    <w:rsid w:val="007312AC"/>
    <w:rsid w:val="00731709"/>
    <w:rsid w:val="00731785"/>
    <w:rsid w:val="007317CD"/>
    <w:rsid w:val="00731BC1"/>
    <w:rsid w:val="00731C8A"/>
    <w:rsid w:val="00731C9F"/>
    <w:rsid w:val="00731D64"/>
    <w:rsid w:val="00731E5C"/>
    <w:rsid w:val="00731E9E"/>
    <w:rsid w:val="00731FD0"/>
    <w:rsid w:val="0073200C"/>
    <w:rsid w:val="007320A2"/>
    <w:rsid w:val="00732178"/>
    <w:rsid w:val="00732796"/>
    <w:rsid w:val="00732863"/>
    <w:rsid w:val="00732A0F"/>
    <w:rsid w:val="00732C03"/>
    <w:rsid w:val="0073311E"/>
    <w:rsid w:val="0073374B"/>
    <w:rsid w:val="007337EC"/>
    <w:rsid w:val="00733902"/>
    <w:rsid w:val="00733DA9"/>
    <w:rsid w:val="00733E65"/>
    <w:rsid w:val="00733F31"/>
    <w:rsid w:val="00733F7D"/>
    <w:rsid w:val="00733FE2"/>
    <w:rsid w:val="007343FF"/>
    <w:rsid w:val="00734797"/>
    <w:rsid w:val="0073485F"/>
    <w:rsid w:val="007348C5"/>
    <w:rsid w:val="0073499F"/>
    <w:rsid w:val="00734B4A"/>
    <w:rsid w:val="00734DF3"/>
    <w:rsid w:val="00734E41"/>
    <w:rsid w:val="00734EF4"/>
    <w:rsid w:val="0073501F"/>
    <w:rsid w:val="00735054"/>
    <w:rsid w:val="0073569B"/>
    <w:rsid w:val="007356A4"/>
    <w:rsid w:val="00735A03"/>
    <w:rsid w:val="00735A84"/>
    <w:rsid w:val="00735CE6"/>
    <w:rsid w:val="00735E6F"/>
    <w:rsid w:val="00735F33"/>
    <w:rsid w:val="00735FD2"/>
    <w:rsid w:val="0073608A"/>
    <w:rsid w:val="007361A7"/>
    <w:rsid w:val="007362B5"/>
    <w:rsid w:val="007363BF"/>
    <w:rsid w:val="007364BB"/>
    <w:rsid w:val="00736665"/>
    <w:rsid w:val="00736668"/>
    <w:rsid w:val="0073667D"/>
    <w:rsid w:val="007367A6"/>
    <w:rsid w:val="00736A02"/>
    <w:rsid w:val="00736A5A"/>
    <w:rsid w:val="00736A65"/>
    <w:rsid w:val="007370A8"/>
    <w:rsid w:val="0073713D"/>
    <w:rsid w:val="0073737E"/>
    <w:rsid w:val="007373EA"/>
    <w:rsid w:val="00737602"/>
    <w:rsid w:val="0073762E"/>
    <w:rsid w:val="007379E3"/>
    <w:rsid w:val="00737A07"/>
    <w:rsid w:val="00737B83"/>
    <w:rsid w:val="00737BE1"/>
    <w:rsid w:val="00737BF5"/>
    <w:rsid w:val="00737F73"/>
    <w:rsid w:val="00740002"/>
    <w:rsid w:val="00740209"/>
    <w:rsid w:val="007402BB"/>
    <w:rsid w:val="007402D7"/>
    <w:rsid w:val="007402DA"/>
    <w:rsid w:val="007402E0"/>
    <w:rsid w:val="007404C4"/>
    <w:rsid w:val="007404E1"/>
    <w:rsid w:val="00740581"/>
    <w:rsid w:val="00740826"/>
    <w:rsid w:val="00740A5A"/>
    <w:rsid w:val="00740AF8"/>
    <w:rsid w:val="00740E92"/>
    <w:rsid w:val="00740ECF"/>
    <w:rsid w:val="00740F1E"/>
    <w:rsid w:val="00740F6D"/>
    <w:rsid w:val="0074120E"/>
    <w:rsid w:val="007412C6"/>
    <w:rsid w:val="007412CD"/>
    <w:rsid w:val="00741332"/>
    <w:rsid w:val="007413E9"/>
    <w:rsid w:val="007414B2"/>
    <w:rsid w:val="007415F3"/>
    <w:rsid w:val="00741669"/>
    <w:rsid w:val="007416CE"/>
    <w:rsid w:val="00741825"/>
    <w:rsid w:val="00741868"/>
    <w:rsid w:val="00741B8F"/>
    <w:rsid w:val="00741D2A"/>
    <w:rsid w:val="00741D65"/>
    <w:rsid w:val="00741F1C"/>
    <w:rsid w:val="00742052"/>
    <w:rsid w:val="007420B3"/>
    <w:rsid w:val="007422AC"/>
    <w:rsid w:val="007422C8"/>
    <w:rsid w:val="00742521"/>
    <w:rsid w:val="00743229"/>
    <w:rsid w:val="00743285"/>
    <w:rsid w:val="007435FF"/>
    <w:rsid w:val="00743730"/>
    <w:rsid w:val="007438A5"/>
    <w:rsid w:val="007438F0"/>
    <w:rsid w:val="00743912"/>
    <w:rsid w:val="00743ABF"/>
    <w:rsid w:val="00743BB2"/>
    <w:rsid w:val="00743F67"/>
    <w:rsid w:val="00744001"/>
    <w:rsid w:val="007440D4"/>
    <w:rsid w:val="007440DD"/>
    <w:rsid w:val="007441E2"/>
    <w:rsid w:val="0074420B"/>
    <w:rsid w:val="00744246"/>
    <w:rsid w:val="00744313"/>
    <w:rsid w:val="00744444"/>
    <w:rsid w:val="007444F4"/>
    <w:rsid w:val="00744521"/>
    <w:rsid w:val="0074458B"/>
    <w:rsid w:val="00744646"/>
    <w:rsid w:val="0074477C"/>
    <w:rsid w:val="00744CAC"/>
    <w:rsid w:val="00744D0C"/>
    <w:rsid w:val="00745023"/>
    <w:rsid w:val="00745162"/>
    <w:rsid w:val="007452CE"/>
    <w:rsid w:val="0074564F"/>
    <w:rsid w:val="007456AC"/>
    <w:rsid w:val="00745B59"/>
    <w:rsid w:val="00745F79"/>
    <w:rsid w:val="00746016"/>
    <w:rsid w:val="0074640F"/>
    <w:rsid w:val="007465EA"/>
    <w:rsid w:val="00746930"/>
    <w:rsid w:val="0074693E"/>
    <w:rsid w:val="00746E2C"/>
    <w:rsid w:val="00746E92"/>
    <w:rsid w:val="00746F73"/>
    <w:rsid w:val="00746F8F"/>
    <w:rsid w:val="00746FFB"/>
    <w:rsid w:val="00747188"/>
    <w:rsid w:val="007471BA"/>
    <w:rsid w:val="0074747D"/>
    <w:rsid w:val="00747A2B"/>
    <w:rsid w:val="00747AD9"/>
    <w:rsid w:val="00747B1D"/>
    <w:rsid w:val="00747C5F"/>
    <w:rsid w:val="00747CB4"/>
    <w:rsid w:val="00747F0E"/>
    <w:rsid w:val="00747F4F"/>
    <w:rsid w:val="00747F85"/>
    <w:rsid w:val="00747FA0"/>
    <w:rsid w:val="0075018F"/>
    <w:rsid w:val="0075019C"/>
    <w:rsid w:val="00750230"/>
    <w:rsid w:val="0075023A"/>
    <w:rsid w:val="007506B5"/>
    <w:rsid w:val="00750739"/>
    <w:rsid w:val="00750881"/>
    <w:rsid w:val="00750EE9"/>
    <w:rsid w:val="00751055"/>
    <w:rsid w:val="0075112F"/>
    <w:rsid w:val="007511D0"/>
    <w:rsid w:val="007512A6"/>
    <w:rsid w:val="00751389"/>
    <w:rsid w:val="00751398"/>
    <w:rsid w:val="00751421"/>
    <w:rsid w:val="0075148F"/>
    <w:rsid w:val="007514EE"/>
    <w:rsid w:val="00751732"/>
    <w:rsid w:val="0075174D"/>
    <w:rsid w:val="00751811"/>
    <w:rsid w:val="00751817"/>
    <w:rsid w:val="007518B6"/>
    <w:rsid w:val="00751AB1"/>
    <w:rsid w:val="00751C27"/>
    <w:rsid w:val="00751CF5"/>
    <w:rsid w:val="00751E5C"/>
    <w:rsid w:val="00751F58"/>
    <w:rsid w:val="00751FF5"/>
    <w:rsid w:val="00752031"/>
    <w:rsid w:val="0075218B"/>
    <w:rsid w:val="007521F9"/>
    <w:rsid w:val="007523D9"/>
    <w:rsid w:val="00752422"/>
    <w:rsid w:val="007525A3"/>
    <w:rsid w:val="007525D9"/>
    <w:rsid w:val="00752897"/>
    <w:rsid w:val="00752CE9"/>
    <w:rsid w:val="00752E82"/>
    <w:rsid w:val="00752FF0"/>
    <w:rsid w:val="007530BF"/>
    <w:rsid w:val="0075310A"/>
    <w:rsid w:val="00753677"/>
    <w:rsid w:val="00753881"/>
    <w:rsid w:val="00753A95"/>
    <w:rsid w:val="00753B0E"/>
    <w:rsid w:val="00753B8A"/>
    <w:rsid w:val="00753BA3"/>
    <w:rsid w:val="00753BFA"/>
    <w:rsid w:val="00753D19"/>
    <w:rsid w:val="00753D8A"/>
    <w:rsid w:val="00753F40"/>
    <w:rsid w:val="00753F4B"/>
    <w:rsid w:val="0075400E"/>
    <w:rsid w:val="00754225"/>
    <w:rsid w:val="00754383"/>
    <w:rsid w:val="007543EC"/>
    <w:rsid w:val="00754437"/>
    <w:rsid w:val="007545AE"/>
    <w:rsid w:val="0075473D"/>
    <w:rsid w:val="0075476D"/>
    <w:rsid w:val="007547F4"/>
    <w:rsid w:val="00754BD4"/>
    <w:rsid w:val="00754BEC"/>
    <w:rsid w:val="00754D20"/>
    <w:rsid w:val="00754EDC"/>
    <w:rsid w:val="007552F7"/>
    <w:rsid w:val="0075551E"/>
    <w:rsid w:val="00755742"/>
    <w:rsid w:val="007559F4"/>
    <w:rsid w:val="007559F8"/>
    <w:rsid w:val="00755CD3"/>
    <w:rsid w:val="00755D73"/>
    <w:rsid w:val="00755DA0"/>
    <w:rsid w:val="00755F6C"/>
    <w:rsid w:val="00755F7F"/>
    <w:rsid w:val="0075600B"/>
    <w:rsid w:val="0075618B"/>
    <w:rsid w:val="00756385"/>
    <w:rsid w:val="00756397"/>
    <w:rsid w:val="00756505"/>
    <w:rsid w:val="0075664A"/>
    <w:rsid w:val="007566D1"/>
    <w:rsid w:val="007568E8"/>
    <w:rsid w:val="007568F0"/>
    <w:rsid w:val="00756C9C"/>
    <w:rsid w:val="00756E11"/>
    <w:rsid w:val="00756E57"/>
    <w:rsid w:val="00756F06"/>
    <w:rsid w:val="007570DA"/>
    <w:rsid w:val="00757151"/>
    <w:rsid w:val="007571A6"/>
    <w:rsid w:val="007573B2"/>
    <w:rsid w:val="00757511"/>
    <w:rsid w:val="00757683"/>
    <w:rsid w:val="0075775E"/>
    <w:rsid w:val="007577B8"/>
    <w:rsid w:val="007577CC"/>
    <w:rsid w:val="007577D7"/>
    <w:rsid w:val="00757872"/>
    <w:rsid w:val="00757AB6"/>
    <w:rsid w:val="00757C48"/>
    <w:rsid w:val="00757CA1"/>
    <w:rsid w:val="00757D88"/>
    <w:rsid w:val="00757E1B"/>
    <w:rsid w:val="007600A4"/>
    <w:rsid w:val="007600C0"/>
    <w:rsid w:val="0076010F"/>
    <w:rsid w:val="0076018A"/>
    <w:rsid w:val="007603AE"/>
    <w:rsid w:val="007604FA"/>
    <w:rsid w:val="007605A8"/>
    <w:rsid w:val="007605AE"/>
    <w:rsid w:val="0076085D"/>
    <w:rsid w:val="0076095F"/>
    <w:rsid w:val="00760A3C"/>
    <w:rsid w:val="00760B8B"/>
    <w:rsid w:val="00760CC8"/>
    <w:rsid w:val="00760E34"/>
    <w:rsid w:val="0076106D"/>
    <w:rsid w:val="0076125F"/>
    <w:rsid w:val="00761536"/>
    <w:rsid w:val="00761581"/>
    <w:rsid w:val="0076171E"/>
    <w:rsid w:val="00761844"/>
    <w:rsid w:val="00761882"/>
    <w:rsid w:val="007619EF"/>
    <w:rsid w:val="00761C1D"/>
    <w:rsid w:val="00761CE3"/>
    <w:rsid w:val="00761D31"/>
    <w:rsid w:val="00761E79"/>
    <w:rsid w:val="00761EAD"/>
    <w:rsid w:val="00761F81"/>
    <w:rsid w:val="007620E4"/>
    <w:rsid w:val="0076210B"/>
    <w:rsid w:val="00762807"/>
    <w:rsid w:val="0076280F"/>
    <w:rsid w:val="007629FE"/>
    <w:rsid w:val="00762B0F"/>
    <w:rsid w:val="00762C35"/>
    <w:rsid w:val="00762C38"/>
    <w:rsid w:val="00762D9C"/>
    <w:rsid w:val="00763245"/>
    <w:rsid w:val="007639A2"/>
    <w:rsid w:val="00763AFA"/>
    <w:rsid w:val="00763B1E"/>
    <w:rsid w:val="00763B28"/>
    <w:rsid w:val="00763BCA"/>
    <w:rsid w:val="00763EBA"/>
    <w:rsid w:val="00764063"/>
    <w:rsid w:val="0076420A"/>
    <w:rsid w:val="007642A0"/>
    <w:rsid w:val="00764620"/>
    <w:rsid w:val="0076474D"/>
    <w:rsid w:val="00764970"/>
    <w:rsid w:val="007649FA"/>
    <w:rsid w:val="00764B05"/>
    <w:rsid w:val="00764C00"/>
    <w:rsid w:val="00764CC7"/>
    <w:rsid w:val="00764CDF"/>
    <w:rsid w:val="00764CF2"/>
    <w:rsid w:val="00764E11"/>
    <w:rsid w:val="00764E73"/>
    <w:rsid w:val="00764F16"/>
    <w:rsid w:val="00764F26"/>
    <w:rsid w:val="00764FB6"/>
    <w:rsid w:val="007651F4"/>
    <w:rsid w:val="00765479"/>
    <w:rsid w:val="007654D5"/>
    <w:rsid w:val="00765707"/>
    <w:rsid w:val="007658A0"/>
    <w:rsid w:val="00765966"/>
    <w:rsid w:val="00765AAB"/>
    <w:rsid w:val="00765ABF"/>
    <w:rsid w:val="00765D00"/>
    <w:rsid w:val="00766268"/>
    <w:rsid w:val="0076626E"/>
    <w:rsid w:val="0076629A"/>
    <w:rsid w:val="0076634D"/>
    <w:rsid w:val="00766439"/>
    <w:rsid w:val="0076651D"/>
    <w:rsid w:val="00766637"/>
    <w:rsid w:val="00766761"/>
    <w:rsid w:val="007668C8"/>
    <w:rsid w:val="007669AF"/>
    <w:rsid w:val="00766B4B"/>
    <w:rsid w:val="00766BFB"/>
    <w:rsid w:val="00766F03"/>
    <w:rsid w:val="00766F65"/>
    <w:rsid w:val="00767215"/>
    <w:rsid w:val="007673C2"/>
    <w:rsid w:val="007675CF"/>
    <w:rsid w:val="0076787B"/>
    <w:rsid w:val="00767944"/>
    <w:rsid w:val="00767A0A"/>
    <w:rsid w:val="00767A8D"/>
    <w:rsid w:val="00767A99"/>
    <w:rsid w:val="00767B3C"/>
    <w:rsid w:val="00767B50"/>
    <w:rsid w:val="00767BE5"/>
    <w:rsid w:val="00767C0E"/>
    <w:rsid w:val="00767DBC"/>
    <w:rsid w:val="00767DDA"/>
    <w:rsid w:val="00767ECA"/>
    <w:rsid w:val="00767F3C"/>
    <w:rsid w:val="00767F86"/>
    <w:rsid w:val="00770156"/>
    <w:rsid w:val="00770181"/>
    <w:rsid w:val="007704C1"/>
    <w:rsid w:val="007705CA"/>
    <w:rsid w:val="007705FC"/>
    <w:rsid w:val="00770608"/>
    <w:rsid w:val="00770B6D"/>
    <w:rsid w:val="00770BCC"/>
    <w:rsid w:val="00770D3F"/>
    <w:rsid w:val="007710FD"/>
    <w:rsid w:val="007711C1"/>
    <w:rsid w:val="0077133F"/>
    <w:rsid w:val="0077170A"/>
    <w:rsid w:val="00771723"/>
    <w:rsid w:val="00771824"/>
    <w:rsid w:val="00771856"/>
    <w:rsid w:val="007719AA"/>
    <w:rsid w:val="007719AC"/>
    <w:rsid w:val="007719FC"/>
    <w:rsid w:val="00771B76"/>
    <w:rsid w:val="00771C54"/>
    <w:rsid w:val="0077212C"/>
    <w:rsid w:val="00772408"/>
    <w:rsid w:val="00772658"/>
    <w:rsid w:val="0077283F"/>
    <w:rsid w:val="00772AB9"/>
    <w:rsid w:val="00773272"/>
    <w:rsid w:val="00773468"/>
    <w:rsid w:val="007734EF"/>
    <w:rsid w:val="0077357C"/>
    <w:rsid w:val="007735F9"/>
    <w:rsid w:val="0077374F"/>
    <w:rsid w:val="0077383C"/>
    <w:rsid w:val="007738D8"/>
    <w:rsid w:val="007738E2"/>
    <w:rsid w:val="00773AA4"/>
    <w:rsid w:val="00773D28"/>
    <w:rsid w:val="00773E42"/>
    <w:rsid w:val="00773ED1"/>
    <w:rsid w:val="00773F2C"/>
    <w:rsid w:val="0077407D"/>
    <w:rsid w:val="007741B3"/>
    <w:rsid w:val="0077430A"/>
    <w:rsid w:val="007746FE"/>
    <w:rsid w:val="00774727"/>
    <w:rsid w:val="00774B67"/>
    <w:rsid w:val="00774BD9"/>
    <w:rsid w:val="00774D00"/>
    <w:rsid w:val="00774DCC"/>
    <w:rsid w:val="00774F09"/>
    <w:rsid w:val="00774FB6"/>
    <w:rsid w:val="00774FC7"/>
    <w:rsid w:val="00774FD7"/>
    <w:rsid w:val="00775036"/>
    <w:rsid w:val="00775068"/>
    <w:rsid w:val="00775095"/>
    <w:rsid w:val="0077512D"/>
    <w:rsid w:val="0077517B"/>
    <w:rsid w:val="007751A3"/>
    <w:rsid w:val="007751D5"/>
    <w:rsid w:val="0077542C"/>
    <w:rsid w:val="00775434"/>
    <w:rsid w:val="00775533"/>
    <w:rsid w:val="007755B8"/>
    <w:rsid w:val="00775742"/>
    <w:rsid w:val="00775859"/>
    <w:rsid w:val="00775BF6"/>
    <w:rsid w:val="00775CA3"/>
    <w:rsid w:val="007762AA"/>
    <w:rsid w:val="00776664"/>
    <w:rsid w:val="00776945"/>
    <w:rsid w:val="007769D5"/>
    <w:rsid w:val="00776B9A"/>
    <w:rsid w:val="00776BDF"/>
    <w:rsid w:val="00776C87"/>
    <w:rsid w:val="00776E2E"/>
    <w:rsid w:val="00776F06"/>
    <w:rsid w:val="00776F79"/>
    <w:rsid w:val="00776F99"/>
    <w:rsid w:val="00777035"/>
    <w:rsid w:val="007770E7"/>
    <w:rsid w:val="0077723D"/>
    <w:rsid w:val="007772E6"/>
    <w:rsid w:val="0077744B"/>
    <w:rsid w:val="00777486"/>
    <w:rsid w:val="0077781D"/>
    <w:rsid w:val="00777850"/>
    <w:rsid w:val="00777864"/>
    <w:rsid w:val="00777AB5"/>
    <w:rsid w:val="00777B9F"/>
    <w:rsid w:val="00777DA4"/>
    <w:rsid w:val="00777E9C"/>
    <w:rsid w:val="00777EBC"/>
    <w:rsid w:val="00777FA2"/>
    <w:rsid w:val="00780000"/>
    <w:rsid w:val="00780028"/>
    <w:rsid w:val="0078027D"/>
    <w:rsid w:val="00780582"/>
    <w:rsid w:val="0078061D"/>
    <w:rsid w:val="0078064F"/>
    <w:rsid w:val="007807DD"/>
    <w:rsid w:val="00780B42"/>
    <w:rsid w:val="00780B4E"/>
    <w:rsid w:val="00780BC5"/>
    <w:rsid w:val="00780EE0"/>
    <w:rsid w:val="00781168"/>
    <w:rsid w:val="00781478"/>
    <w:rsid w:val="007815C8"/>
    <w:rsid w:val="0078161C"/>
    <w:rsid w:val="0078167B"/>
    <w:rsid w:val="00781B4E"/>
    <w:rsid w:val="00781C32"/>
    <w:rsid w:val="00781D77"/>
    <w:rsid w:val="00781D8A"/>
    <w:rsid w:val="00782224"/>
    <w:rsid w:val="007822F0"/>
    <w:rsid w:val="0078232B"/>
    <w:rsid w:val="00782433"/>
    <w:rsid w:val="00782484"/>
    <w:rsid w:val="007824A7"/>
    <w:rsid w:val="00782629"/>
    <w:rsid w:val="0078267A"/>
    <w:rsid w:val="00782968"/>
    <w:rsid w:val="00783336"/>
    <w:rsid w:val="00783371"/>
    <w:rsid w:val="007834F2"/>
    <w:rsid w:val="0078353B"/>
    <w:rsid w:val="00783592"/>
    <w:rsid w:val="007838C4"/>
    <w:rsid w:val="007838F8"/>
    <w:rsid w:val="00783947"/>
    <w:rsid w:val="00783A2D"/>
    <w:rsid w:val="00783A9A"/>
    <w:rsid w:val="00783B4F"/>
    <w:rsid w:val="00783C96"/>
    <w:rsid w:val="00783CFB"/>
    <w:rsid w:val="00783E5D"/>
    <w:rsid w:val="00783EC1"/>
    <w:rsid w:val="00783F20"/>
    <w:rsid w:val="00783FB7"/>
    <w:rsid w:val="007845C0"/>
    <w:rsid w:val="0078493F"/>
    <w:rsid w:val="00784A29"/>
    <w:rsid w:val="00784CDB"/>
    <w:rsid w:val="00784CEA"/>
    <w:rsid w:val="00785296"/>
    <w:rsid w:val="007854C1"/>
    <w:rsid w:val="0078553F"/>
    <w:rsid w:val="00785596"/>
    <w:rsid w:val="00785945"/>
    <w:rsid w:val="00785AAA"/>
    <w:rsid w:val="00785CD0"/>
    <w:rsid w:val="00785D37"/>
    <w:rsid w:val="00785DD6"/>
    <w:rsid w:val="00785DFD"/>
    <w:rsid w:val="007860D0"/>
    <w:rsid w:val="007860EA"/>
    <w:rsid w:val="007861C7"/>
    <w:rsid w:val="0078662D"/>
    <w:rsid w:val="007866C6"/>
    <w:rsid w:val="007867E2"/>
    <w:rsid w:val="00786999"/>
    <w:rsid w:val="00786C8B"/>
    <w:rsid w:val="00786C97"/>
    <w:rsid w:val="00786CCA"/>
    <w:rsid w:val="00786EEF"/>
    <w:rsid w:val="00786F7F"/>
    <w:rsid w:val="0078723F"/>
    <w:rsid w:val="00787342"/>
    <w:rsid w:val="007873D1"/>
    <w:rsid w:val="00787407"/>
    <w:rsid w:val="0078744C"/>
    <w:rsid w:val="00787493"/>
    <w:rsid w:val="00787723"/>
    <w:rsid w:val="00787CA1"/>
    <w:rsid w:val="00787E13"/>
    <w:rsid w:val="0079001F"/>
    <w:rsid w:val="0079004B"/>
    <w:rsid w:val="00790051"/>
    <w:rsid w:val="0079010D"/>
    <w:rsid w:val="007901E6"/>
    <w:rsid w:val="0079036C"/>
    <w:rsid w:val="00790460"/>
    <w:rsid w:val="007906C3"/>
    <w:rsid w:val="00790837"/>
    <w:rsid w:val="00790C04"/>
    <w:rsid w:val="00790C15"/>
    <w:rsid w:val="00790C4E"/>
    <w:rsid w:val="00790D59"/>
    <w:rsid w:val="00790D87"/>
    <w:rsid w:val="00790EE0"/>
    <w:rsid w:val="007913AE"/>
    <w:rsid w:val="00791475"/>
    <w:rsid w:val="00791718"/>
    <w:rsid w:val="007917C1"/>
    <w:rsid w:val="00791C48"/>
    <w:rsid w:val="00791CCB"/>
    <w:rsid w:val="00791E34"/>
    <w:rsid w:val="00791FAA"/>
    <w:rsid w:val="0079232D"/>
    <w:rsid w:val="00792650"/>
    <w:rsid w:val="00792721"/>
    <w:rsid w:val="00792918"/>
    <w:rsid w:val="00792BAE"/>
    <w:rsid w:val="00792DED"/>
    <w:rsid w:val="00792DF5"/>
    <w:rsid w:val="00793222"/>
    <w:rsid w:val="00793346"/>
    <w:rsid w:val="007933FA"/>
    <w:rsid w:val="007934D6"/>
    <w:rsid w:val="00793504"/>
    <w:rsid w:val="00793605"/>
    <w:rsid w:val="00793692"/>
    <w:rsid w:val="0079369A"/>
    <w:rsid w:val="007936C9"/>
    <w:rsid w:val="0079376A"/>
    <w:rsid w:val="00793805"/>
    <w:rsid w:val="007939FC"/>
    <w:rsid w:val="00793C24"/>
    <w:rsid w:val="00793D85"/>
    <w:rsid w:val="00793EE7"/>
    <w:rsid w:val="00793F98"/>
    <w:rsid w:val="00794063"/>
    <w:rsid w:val="00794110"/>
    <w:rsid w:val="00794226"/>
    <w:rsid w:val="00794262"/>
    <w:rsid w:val="007942EB"/>
    <w:rsid w:val="00794367"/>
    <w:rsid w:val="00794864"/>
    <w:rsid w:val="00794E54"/>
    <w:rsid w:val="00795158"/>
    <w:rsid w:val="00795349"/>
    <w:rsid w:val="00795407"/>
    <w:rsid w:val="00795632"/>
    <w:rsid w:val="007957BA"/>
    <w:rsid w:val="00795AEF"/>
    <w:rsid w:val="00795D07"/>
    <w:rsid w:val="00795FCF"/>
    <w:rsid w:val="007961FE"/>
    <w:rsid w:val="0079620D"/>
    <w:rsid w:val="007963B2"/>
    <w:rsid w:val="007964A1"/>
    <w:rsid w:val="007964BC"/>
    <w:rsid w:val="00796556"/>
    <w:rsid w:val="00796585"/>
    <w:rsid w:val="007965A7"/>
    <w:rsid w:val="007965DC"/>
    <w:rsid w:val="0079669E"/>
    <w:rsid w:val="00796753"/>
    <w:rsid w:val="007967EF"/>
    <w:rsid w:val="007969FF"/>
    <w:rsid w:val="00796A00"/>
    <w:rsid w:val="00796C82"/>
    <w:rsid w:val="00796D5D"/>
    <w:rsid w:val="00796FE5"/>
    <w:rsid w:val="0079760B"/>
    <w:rsid w:val="00797696"/>
    <w:rsid w:val="007976EF"/>
    <w:rsid w:val="007979A2"/>
    <w:rsid w:val="00797CA4"/>
    <w:rsid w:val="00797D25"/>
    <w:rsid w:val="00797E0F"/>
    <w:rsid w:val="00797EAB"/>
    <w:rsid w:val="00797FE5"/>
    <w:rsid w:val="007A002D"/>
    <w:rsid w:val="007A005B"/>
    <w:rsid w:val="007A0276"/>
    <w:rsid w:val="007A032B"/>
    <w:rsid w:val="007A0682"/>
    <w:rsid w:val="007A071E"/>
    <w:rsid w:val="007A0C1F"/>
    <w:rsid w:val="007A0C3A"/>
    <w:rsid w:val="007A0C66"/>
    <w:rsid w:val="007A0FF0"/>
    <w:rsid w:val="007A101A"/>
    <w:rsid w:val="007A104A"/>
    <w:rsid w:val="007A1056"/>
    <w:rsid w:val="007A10E3"/>
    <w:rsid w:val="007A1112"/>
    <w:rsid w:val="007A1279"/>
    <w:rsid w:val="007A13AB"/>
    <w:rsid w:val="007A1539"/>
    <w:rsid w:val="007A1637"/>
    <w:rsid w:val="007A1728"/>
    <w:rsid w:val="007A1890"/>
    <w:rsid w:val="007A1897"/>
    <w:rsid w:val="007A18E3"/>
    <w:rsid w:val="007A1A84"/>
    <w:rsid w:val="007A1CBA"/>
    <w:rsid w:val="007A1ED6"/>
    <w:rsid w:val="007A1F3B"/>
    <w:rsid w:val="007A2099"/>
    <w:rsid w:val="007A2140"/>
    <w:rsid w:val="007A22A8"/>
    <w:rsid w:val="007A22D2"/>
    <w:rsid w:val="007A2388"/>
    <w:rsid w:val="007A23FA"/>
    <w:rsid w:val="007A25C2"/>
    <w:rsid w:val="007A2681"/>
    <w:rsid w:val="007A26BE"/>
    <w:rsid w:val="007A297E"/>
    <w:rsid w:val="007A2A08"/>
    <w:rsid w:val="007A2A5E"/>
    <w:rsid w:val="007A2BBC"/>
    <w:rsid w:val="007A2C15"/>
    <w:rsid w:val="007A2EC2"/>
    <w:rsid w:val="007A2EC8"/>
    <w:rsid w:val="007A33DE"/>
    <w:rsid w:val="007A3868"/>
    <w:rsid w:val="007A3D92"/>
    <w:rsid w:val="007A3DF3"/>
    <w:rsid w:val="007A3FF9"/>
    <w:rsid w:val="007A4114"/>
    <w:rsid w:val="007A43D1"/>
    <w:rsid w:val="007A4599"/>
    <w:rsid w:val="007A4C33"/>
    <w:rsid w:val="007A4C5C"/>
    <w:rsid w:val="007A4D85"/>
    <w:rsid w:val="007A4E8D"/>
    <w:rsid w:val="007A5032"/>
    <w:rsid w:val="007A5089"/>
    <w:rsid w:val="007A5094"/>
    <w:rsid w:val="007A515A"/>
    <w:rsid w:val="007A51B4"/>
    <w:rsid w:val="007A5267"/>
    <w:rsid w:val="007A5282"/>
    <w:rsid w:val="007A52D8"/>
    <w:rsid w:val="007A5927"/>
    <w:rsid w:val="007A5A0D"/>
    <w:rsid w:val="007A5AB1"/>
    <w:rsid w:val="007A5AC0"/>
    <w:rsid w:val="007A5B22"/>
    <w:rsid w:val="007A5BC8"/>
    <w:rsid w:val="007A5C41"/>
    <w:rsid w:val="007A5E48"/>
    <w:rsid w:val="007A5F63"/>
    <w:rsid w:val="007A605D"/>
    <w:rsid w:val="007A6176"/>
    <w:rsid w:val="007A624A"/>
    <w:rsid w:val="007A6428"/>
    <w:rsid w:val="007A648E"/>
    <w:rsid w:val="007A670D"/>
    <w:rsid w:val="007A670F"/>
    <w:rsid w:val="007A67EB"/>
    <w:rsid w:val="007A67EF"/>
    <w:rsid w:val="007A699D"/>
    <w:rsid w:val="007A6BD2"/>
    <w:rsid w:val="007A70A5"/>
    <w:rsid w:val="007A71A1"/>
    <w:rsid w:val="007A71E7"/>
    <w:rsid w:val="007A7205"/>
    <w:rsid w:val="007A7244"/>
    <w:rsid w:val="007A7440"/>
    <w:rsid w:val="007A759E"/>
    <w:rsid w:val="007A77ED"/>
    <w:rsid w:val="007A7A81"/>
    <w:rsid w:val="007A7B7C"/>
    <w:rsid w:val="007A7C92"/>
    <w:rsid w:val="007A7E96"/>
    <w:rsid w:val="007A7F63"/>
    <w:rsid w:val="007A7F80"/>
    <w:rsid w:val="007B03A9"/>
    <w:rsid w:val="007B07C5"/>
    <w:rsid w:val="007B0A1B"/>
    <w:rsid w:val="007B0A94"/>
    <w:rsid w:val="007B0ADA"/>
    <w:rsid w:val="007B0C4B"/>
    <w:rsid w:val="007B0DA8"/>
    <w:rsid w:val="007B11EC"/>
    <w:rsid w:val="007B135F"/>
    <w:rsid w:val="007B173A"/>
    <w:rsid w:val="007B17BA"/>
    <w:rsid w:val="007B1A6D"/>
    <w:rsid w:val="007B1B3E"/>
    <w:rsid w:val="007B1C22"/>
    <w:rsid w:val="007B1C83"/>
    <w:rsid w:val="007B1CD8"/>
    <w:rsid w:val="007B1D0F"/>
    <w:rsid w:val="007B202E"/>
    <w:rsid w:val="007B21F1"/>
    <w:rsid w:val="007B24DE"/>
    <w:rsid w:val="007B2624"/>
    <w:rsid w:val="007B270D"/>
    <w:rsid w:val="007B28B5"/>
    <w:rsid w:val="007B299C"/>
    <w:rsid w:val="007B2E65"/>
    <w:rsid w:val="007B2E8F"/>
    <w:rsid w:val="007B2FFF"/>
    <w:rsid w:val="007B3041"/>
    <w:rsid w:val="007B315A"/>
    <w:rsid w:val="007B326C"/>
    <w:rsid w:val="007B343C"/>
    <w:rsid w:val="007B34F8"/>
    <w:rsid w:val="007B356D"/>
    <w:rsid w:val="007B39DB"/>
    <w:rsid w:val="007B3D00"/>
    <w:rsid w:val="007B3D70"/>
    <w:rsid w:val="007B3D91"/>
    <w:rsid w:val="007B3EAD"/>
    <w:rsid w:val="007B3F2D"/>
    <w:rsid w:val="007B4127"/>
    <w:rsid w:val="007B422F"/>
    <w:rsid w:val="007B42B9"/>
    <w:rsid w:val="007B47C9"/>
    <w:rsid w:val="007B4956"/>
    <w:rsid w:val="007B4BB7"/>
    <w:rsid w:val="007B4BFC"/>
    <w:rsid w:val="007B4EA4"/>
    <w:rsid w:val="007B4EE1"/>
    <w:rsid w:val="007B4FDB"/>
    <w:rsid w:val="007B513C"/>
    <w:rsid w:val="007B51C2"/>
    <w:rsid w:val="007B57D1"/>
    <w:rsid w:val="007B5ADD"/>
    <w:rsid w:val="007B5B7A"/>
    <w:rsid w:val="007B5BC6"/>
    <w:rsid w:val="007B5DB8"/>
    <w:rsid w:val="007B5DF7"/>
    <w:rsid w:val="007B5EDD"/>
    <w:rsid w:val="007B60F4"/>
    <w:rsid w:val="007B6216"/>
    <w:rsid w:val="007B621A"/>
    <w:rsid w:val="007B6329"/>
    <w:rsid w:val="007B6502"/>
    <w:rsid w:val="007B654A"/>
    <w:rsid w:val="007B66A1"/>
    <w:rsid w:val="007B6D2D"/>
    <w:rsid w:val="007B6D6E"/>
    <w:rsid w:val="007B6DBE"/>
    <w:rsid w:val="007B738E"/>
    <w:rsid w:val="007B73AA"/>
    <w:rsid w:val="007B746F"/>
    <w:rsid w:val="007B7470"/>
    <w:rsid w:val="007B7546"/>
    <w:rsid w:val="007B754A"/>
    <w:rsid w:val="007B7704"/>
    <w:rsid w:val="007B77B6"/>
    <w:rsid w:val="007B7ACF"/>
    <w:rsid w:val="007B7E04"/>
    <w:rsid w:val="007B7F29"/>
    <w:rsid w:val="007C0180"/>
    <w:rsid w:val="007C023B"/>
    <w:rsid w:val="007C02BF"/>
    <w:rsid w:val="007C0358"/>
    <w:rsid w:val="007C0410"/>
    <w:rsid w:val="007C0432"/>
    <w:rsid w:val="007C05D6"/>
    <w:rsid w:val="007C061C"/>
    <w:rsid w:val="007C0BA4"/>
    <w:rsid w:val="007C0C7A"/>
    <w:rsid w:val="007C0D03"/>
    <w:rsid w:val="007C104D"/>
    <w:rsid w:val="007C1238"/>
    <w:rsid w:val="007C1251"/>
    <w:rsid w:val="007C129F"/>
    <w:rsid w:val="007C12C5"/>
    <w:rsid w:val="007C1319"/>
    <w:rsid w:val="007C1323"/>
    <w:rsid w:val="007C15CE"/>
    <w:rsid w:val="007C160C"/>
    <w:rsid w:val="007C1624"/>
    <w:rsid w:val="007C1671"/>
    <w:rsid w:val="007C18AF"/>
    <w:rsid w:val="007C19A7"/>
    <w:rsid w:val="007C19B6"/>
    <w:rsid w:val="007C19EB"/>
    <w:rsid w:val="007C1A63"/>
    <w:rsid w:val="007C1E89"/>
    <w:rsid w:val="007C20BC"/>
    <w:rsid w:val="007C2145"/>
    <w:rsid w:val="007C2268"/>
    <w:rsid w:val="007C2481"/>
    <w:rsid w:val="007C252F"/>
    <w:rsid w:val="007C2676"/>
    <w:rsid w:val="007C27F4"/>
    <w:rsid w:val="007C2833"/>
    <w:rsid w:val="007C2B63"/>
    <w:rsid w:val="007C2F7F"/>
    <w:rsid w:val="007C2FE3"/>
    <w:rsid w:val="007C3197"/>
    <w:rsid w:val="007C321A"/>
    <w:rsid w:val="007C3258"/>
    <w:rsid w:val="007C337F"/>
    <w:rsid w:val="007C3415"/>
    <w:rsid w:val="007C356B"/>
    <w:rsid w:val="007C35DB"/>
    <w:rsid w:val="007C36A6"/>
    <w:rsid w:val="007C3AAF"/>
    <w:rsid w:val="007C3B7C"/>
    <w:rsid w:val="007C3BED"/>
    <w:rsid w:val="007C3D15"/>
    <w:rsid w:val="007C3DEC"/>
    <w:rsid w:val="007C3F90"/>
    <w:rsid w:val="007C438E"/>
    <w:rsid w:val="007C4410"/>
    <w:rsid w:val="007C46F5"/>
    <w:rsid w:val="007C4760"/>
    <w:rsid w:val="007C4794"/>
    <w:rsid w:val="007C48AA"/>
    <w:rsid w:val="007C4B8C"/>
    <w:rsid w:val="007C4D38"/>
    <w:rsid w:val="007C4DA0"/>
    <w:rsid w:val="007C4EC1"/>
    <w:rsid w:val="007C4FCA"/>
    <w:rsid w:val="007C50AB"/>
    <w:rsid w:val="007C5112"/>
    <w:rsid w:val="007C5307"/>
    <w:rsid w:val="007C53B4"/>
    <w:rsid w:val="007C5671"/>
    <w:rsid w:val="007C567B"/>
    <w:rsid w:val="007C5A19"/>
    <w:rsid w:val="007C5E71"/>
    <w:rsid w:val="007C5FDD"/>
    <w:rsid w:val="007C644B"/>
    <w:rsid w:val="007C655E"/>
    <w:rsid w:val="007C65FB"/>
    <w:rsid w:val="007C66CF"/>
    <w:rsid w:val="007C6987"/>
    <w:rsid w:val="007C6D11"/>
    <w:rsid w:val="007C6FD8"/>
    <w:rsid w:val="007C71CD"/>
    <w:rsid w:val="007C7292"/>
    <w:rsid w:val="007C74A1"/>
    <w:rsid w:val="007C76D4"/>
    <w:rsid w:val="007C77A5"/>
    <w:rsid w:val="007C7831"/>
    <w:rsid w:val="007C786F"/>
    <w:rsid w:val="007C7A36"/>
    <w:rsid w:val="007C7A86"/>
    <w:rsid w:val="007C7B11"/>
    <w:rsid w:val="007C7C79"/>
    <w:rsid w:val="007C7FFD"/>
    <w:rsid w:val="007D032F"/>
    <w:rsid w:val="007D0377"/>
    <w:rsid w:val="007D0421"/>
    <w:rsid w:val="007D048B"/>
    <w:rsid w:val="007D0556"/>
    <w:rsid w:val="007D05FC"/>
    <w:rsid w:val="007D0704"/>
    <w:rsid w:val="007D0992"/>
    <w:rsid w:val="007D0A23"/>
    <w:rsid w:val="007D0B4E"/>
    <w:rsid w:val="007D0E6D"/>
    <w:rsid w:val="007D0E71"/>
    <w:rsid w:val="007D0F15"/>
    <w:rsid w:val="007D0F8C"/>
    <w:rsid w:val="007D106C"/>
    <w:rsid w:val="007D1196"/>
    <w:rsid w:val="007D1284"/>
    <w:rsid w:val="007D1385"/>
    <w:rsid w:val="007D1510"/>
    <w:rsid w:val="007D152B"/>
    <w:rsid w:val="007D16F7"/>
    <w:rsid w:val="007D1719"/>
    <w:rsid w:val="007D17D7"/>
    <w:rsid w:val="007D1916"/>
    <w:rsid w:val="007D1A5B"/>
    <w:rsid w:val="007D1E84"/>
    <w:rsid w:val="007D1EA1"/>
    <w:rsid w:val="007D1EB7"/>
    <w:rsid w:val="007D205B"/>
    <w:rsid w:val="007D2538"/>
    <w:rsid w:val="007D26AB"/>
    <w:rsid w:val="007D2803"/>
    <w:rsid w:val="007D29ED"/>
    <w:rsid w:val="007D2EDC"/>
    <w:rsid w:val="007D31E0"/>
    <w:rsid w:val="007D328A"/>
    <w:rsid w:val="007D3537"/>
    <w:rsid w:val="007D35EB"/>
    <w:rsid w:val="007D363D"/>
    <w:rsid w:val="007D3748"/>
    <w:rsid w:val="007D3ACA"/>
    <w:rsid w:val="007D3BBC"/>
    <w:rsid w:val="007D3E62"/>
    <w:rsid w:val="007D4079"/>
    <w:rsid w:val="007D41D7"/>
    <w:rsid w:val="007D423D"/>
    <w:rsid w:val="007D4358"/>
    <w:rsid w:val="007D43DD"/>
    <w:rsid w:val="007D456F"/>
    <w:rsid w:val="007D4598"/>
    <w:rsid w:val="007D4A98"/>
    <w:rsid w:val="007D4CFF"/>
    <w:rsid w:val="007D4EB0"/>
    <w:rsid w:val="007D4F6B"/>
    <w:rsid w:val="007D5027"/>
    <w:rsid w:val="007D516A"/>
    <w:rsid w:val="007D5480"/>
    <w:rsid w:val="007D553D"/>
    <w:rsid w:val="007D5598"/>
    <w:rsid w:val="007D5618"/>
    <w:rsid w:val="007D58EE"/>
    <w:rsid w:val="007D59E0"/>
    <w:rsid w:val="007D5B55"/>
    <w:rsid w:val="007D5FA1"/>
    <w:rsid w:val="007D6166"/>
    <w:rsid w:val="007D6246"/>
    <w:rsid w:val="007D624A"/>
    <w:rsid w:val="007D6255"/>
    <w:rsid w:val="007D625D"/>
    <w:rsid w:val="007D6681"/>
    <w:rsid w:val="007D670A"/>
    <w:rsid w:val="007D6A1F"/>
    <w:rsid w:val="007D6A8D"/>
    <w:rsid w:val="007D6AAB"/>
    <w:rsid w:val="007D6C40"/>
    <w:rsid w:val="007D6E67"/>
    <w:rsid w:val="007D6E7C"/>
    <w:rsid w:val="007D7263"/>
    <w:rsid w:val="007D74AA"/>
    <w:rsid w:val="007D75D8"/>
    <w:rsid w:val="007D7667"/>
    <w:rsid w:val="007D76BC"/>
    <w:rsid w:val="007D7A1C"/>
    <w:rsid w:val="007D7A8A"/>
    <w:rsid w:val="007D7BAF"/>
    <w:rsid w:val="007D7E30"/>
    <w:rsid w:val="007D7F65"/>
    <w:rsid w:val="007E029C"/>
    <w:rsid w:val="007E038C"/>
    <w:rsid w:val="007E04B7"/>
    <w:rsid w:val="007E0593"/>
    <w:rsid w:val="007E0635"/>
    <w:rsid w:val="007E0668"/>
    <w:rsid w:val="007E070F"/>
    <w:rsid w:val="007E0AB9"/>
    <w:rsid w:val="007E0B58"/>
    <w:rsid w:val="007E0E64"/>
    <w:rsid w:val="007E0F3D"/>
    <w:rsid w:val="007E0F94"/>
    <w:rsid w:val="007E106D"/>
    <w:rsid w:val="007E1247"/>
    <w:rsid w:val="007E12ED"/>
    <w:rsid w:val="007E147C"/>
    <w:rsid w:val="007E1773"/>
    <w:rsid w:val="007E184F"/>
    <w:rsid w:val="007E198A"/>
    <w:rsid w:val="007E1BBF"/>
    <w:rsid w:val="007E1F11"/>
    <w:rsid w:val="007E1F85"/>
    <w:rsid w:val="007E1FF5"/>
    <w:rsid w:val="007E20B6"/>
    <w:rsid w:val="007E236B"/>
    <w:rsid w:val="007E2399"/>
    <w:rsid w:val="007E23AA"/>
    <w:rsid w:val="007E2599"/>
    <w:rsid w:val="007E26E1"/>
    <w:rsid w:val="007E2942"/>
    <w:rsid w:val="007E2ACB"/>
    <w:rsid w:val="007E2B38"/>
    <w:rsid w:val="007E2CA1"/>
    <w:rsid w:val="007E2D19"/>
    <w:rsid w:val="007E2D1E"/>
    <w:rsid w:val="007E2E09"/>
    <w:rsid w:val="007E2E62"/>
    <w:rsid w:val="007E3069"/>
    <w:rsid w:val="007E33D9"/>
    <w:rsid w:val="007E3430"/>
    <w:rsid w:val="007E392B"/>
    <w:rsid w:val="007E3A3C"/>
    <w:rsid w:val="007E3BFB"/>
    <w:rsid w:val="007E3CB6"/>
    <w:rsid w:val="007E3DC0"/>
    <w:rsid w:val="007E3E56"/>
    <w:rsid w:val="007E415C"/>
    <w:rsid w:val="007E420C"/>
    <w:rsid w:val="007E4213"/>
    <w:rsid w:val="007E43E7"/>
    <w:rsid w:val="007E45AE"/>
    <w:rsid w:val="007E45CE"/>
    <w:rsid w:val="007E4740"/>
    <w:rsid w:val="007E481D"/>
    <w:rsid w:val="007E4893"/>
    <w:rsid w:val="007E4A3E"/>
    <w:rsid w:val="007E4ADD"/>
    <w:rsid w:val="007E4AFB"/>
    <w:rsid w:val="007E4C9D"/>
    <w:rsid w:val="007E5109"/>
    <w:rsid w:val="007E5120"/>
    <w:rsid w:val="007E513B"/>
    <w:rsid w:val="007E52E5"/>
    <w:rsid w:val="007E54DC"/>
    <w:rsid w:val="007E56D2"/>
    <w:rsid w:val="007E5727"/>
    <w:rsid w:val="007E5742"/>
    <w:rsid w:val="007E592E"/>
    <w:rsid w:val="007E59FF"/>
    <w:rsid w:val="007E5A9E"/>
    <w:rsid w:val="007E5C05"/>
    <w:rsid w:val="007E5CE0"/>
    <w:rsid w:val="007E5DDA"/>
    <w:rsid w:val="007E6051"/>
    <w:rsid w:val="007E62CB"/>
    <w:rsid w:val="007E6361"/>
    <w:rsid w:val="007E6375"/>
    <w:rsid w:val="007E6575"/>
    <w:rsid w:val="007E66CF"/>
    <w:rsid w:val="007E6702"/>
    <w:rsid w:val="007E6982"/>
    <w:rsid w:val="007E699D"/>
    <w:rsid w:val="007E6A13"/>
    <w:rsid w:val="007E6AE4"/>
    <w:rsid w:val="007E6BF4"/>
    <w:rsid w:val="007E6C6E"/>
    <w:rsid w:val="007E6D25"/>
    <w:rsid w:val="007E6DB1"/>
    <w:rsid w:val="007E6E3F"/>
    <w:rsid w:val="007E6F95"/>
    <w:rsid w:val="007E6FB7"/>
    <w:rsid w:val="007E6FBD"/>
    <w:rsid w:val="007E702C"/>
    <w:rsid w:val="007E72AD"/>
    <w:rsid w:val="007E7358"/>
    <w:rsid w:val="007E7638"/>
    <w:rsid w:val="007E788D"/>
    <w:rsid w:val="007E78A3"/>
    <w:rsid w:val="007E791A"/>
    <w:rsid w:val="007E7DAA"/>
    <w:rsid w:val="007E7DE0"/>
    <w:rsid w:val="007F0015"/>
    <w:rsid w:val="007F0059"/>
    <w:rsid w:val="007F0080"/>
    <w:rsid w:val="007F02AE"/>
    <w:rsid w:val="007F0552"/>
    <w:rsid w:val="007F08A4"/>
    <w:rsid w:val="007F092E"/>
    <w:rsid w:val="007F0A24"/>
    <w:rsid w:val="007F0A3E"/>
    <w:rsid w:val="007F0A52"/>
    <w:rsid w:val="007F0CC3"/>
    <w:rsid w:val="007F0EE7"/>
    <w:rsid w:val="007F0FB3"/>
    <w:rsid w:val="007F10E3"/>
    <w:rsid w:val="007F1292"/>
    <w:rsid w:val="007F1530"/>
    <w:rsid w:val="007F17B6"/>
    <w:rsid w:val="007F17DB"/>
    <w:rsid w:val="007F18B9"/>
    <w:rsid w:val="007F1960"/>
    <w:rsid w:val="007F19E5"/>
    <w:rsid w:val="007F1A1D"/>
    <w:rsid w:val="007F1AEB"/>
    <w:rsid w:val="007F1CC0"/>
    <w:rsid w:val="007F1D1D"/>
    <w:rsid w:val="007F1F86"/>
    <w:rsid w:val="007F1FB2"/>
    <w:rsid w:val="007F227A"/>
    <w:rsid w:val="007F24A3"/>
    <w:rsid w:val="007F268C"/>
    <w:rsid w:val="007F2920"/>
    <w:rsid w:val="007F2937"/>
    <w:rsid w:val="007F29E0"/>
    <w:rsid w:val="007F2C1D"/>
    <w:rsid w:val="007F2CAF"/>
    <w:rsid w:val="007F2E3E"/>
    <w:rsid w:val="007F2E52"/>
    <w:rsid w:val="007F316C"/>
    <w:rsid w:val="007F349C"/>
    <w:rsid w:val="007F35DB"/>
    <w:rsid w:val="007F36AF"/>
    <w:rsid w:val="007F37D7"/>
    <w:rsid w:val="007F380B"/>
    <w:rsid w:val="007F389C"/>
    <w:rsid w:val="007F38FD"/>
    <w:rsid w:val="007F3C42"/>
    <w:rsid w:val="007F3E70"/>
    <w:rsid w:val="007F456F"/>
    <w:rsid w:val="007F45E5"/>
    <w:rsid w:val="007F46CB"/>
    <w:rsid w:val="007F46EF"/>
    <w:rsid w:val="007F46F7"/>
    <w:rsid w:val="007F47D7"/>
    <w:rsid w:val="007F47F5"/>
    <w:rsid w:val="007F4860"/>
    <w:rsid w:val="007F4A06"/>
    <w:rsid w:val="007F4B09"/>
    <w:rsid w:val="007F4BC3"/>
    <w:rsid w:val="007F4C99"/>
    <w:rsid w:val="007F4DE1"/>
    <w:rsid w:val="007F4F44"/>
    <w:rsid w:val="007F4FE6"/>
    <w:rsid w:val="007F51CD"/>
    <w:rsid w:val="007F533D"/>
    <w:rsid w:val="007F56CA"/>
    <w:rsid w:val="007F5AE1"/>
    <w:rsid w:val="007F5D68"/>
    <w:rsid w:val="007F6022"/>
    <w:rsid w:val="007F603D"/>
    <w:rsid w:val="007F61C9"/>
    <w:rsid w:val="007F6477"/>
    <w:rsid w:val="007F6544"/>
    <w:rsid w:val="007F6610"/>
    <w:rsid w:val="007F6812"/>
    <w:rsid w:val="007F6842"/>
    <w:rsid w:val="007F6967"/>
    <w:rsid w:val="007F6A2D"/>
    <w:rsid w:val="007F6CF0"/>
    <w:rsid w:val="007F7040"/>
    <w:rsid w:val="007F7436"/>
    <w:rsid w:val="007F7646"/>
    <w:rsid w:val="007F77DF"/>
    <w:rsid w:val="00800015"/>
    <w:rsid w:val="0080058D"/>
    <w:rsid w:val="008005A3"/>
    <w:rsid w:val="008007C5"/>
    <w:rsid w:val="008008B2"/>
    <w:rsid w:val="00800D99"/>
    <w:rsid w:val="008011C5"/>
    <w:rsid w:val="00801298"/>
    <w:rsid w:val="008012D4"/>
    <w:rsid w:val="0080146E"/>
    <w:rsid w:val="00801491"/>
    <w:rsid w:val="0080153C"/>
    <w:rsid w:val="0080171D"/>
    <w:rsid w:val="008017E9"/>
    <w:rsid w:val="008019A2"/>
    <w:rsid w:val="008019D1"/>
    <w:rsid w:val="00801ABF"/>
    <w:rsid w:val="00801BFF"/>
    <w:rsid w:val="00801E79"/>
    <w:rsid w:val="00801E98"/>
    <w:rsid w:val="0080203B"/>
    <w:rsid w:val="008020A1"/>
    <w:rsid w:val="00802237"/>
    <w:rsid w:val="00802400"/>
    <w:rsid w:val="00802484"/>
    <w:rsid w:val="00802683"/>
    <w:rsid w:val="008027D1"/>
    <w:rsid w:val="00802C8C"/>
    <w:rsid w:val="00802D53"/>
    <w:rsid w:val="00802E39"/>
    <w:rsid w:val="00803155"/>
    <w:rsid w:val="0080319C"/>
    <w:rsid w:val="008031D5"/>
    <w:rsid w:val="008035C4"/>
    <w:rsid w:val="00803673"/>
    <w:rsid w:val="00803823"/>
    <w:rsid w:val="00803868"/>
    <w:rsid w:val="008039AD"/>
    <w:rsid w:val="00803AC7"/>
    <w:rsid w:val="00803AD2"/>
    <w:rsid w:val="00803B4E"/>
    <w:rsid w:val="00803C25"/>
    <w:rsid w:val="00803CBA"/>
    <w:rsid w:val="00803D5F"/>
    <w:rsid w:val="00803EA8"/>
    <w:rsid w:val="00803F51"/>
    <w:rsid w:val="00804329"/>
    <w:rsid w:val="00804371"/>
    <w:rsid w:val="008043DB"/>
    <w:rsid w:val="00804700"/>
    <w:rsid w:val="00804768"/>
    <w:rsid w:val="00804789"/>
    <w:rsid w:val="00804860"/>
    <w:rsid w:val="00804884"/>
    <w:rsid w:val="00804D5C"/>
    <w:rsid w:val="00804E3F"/>
    <w:rsid w:val="00804EE7"/>
    <w:rsid w:val="00804F53"/>
    <w:rsid w:val="00804FBE"/>
    <w:rsid w:val="0080516B"/>
    <w:rsid w:val="00805286"/>
    <w:rsid w:val="0080529F"/>
    <w:rsid w:val="008054BA"/>
    <w:rsid w:val="008056D6"/>
    <w:rsid w:val="00805734"/>
    <w:rsid w:val="00805A42"/>
    <w:rsid w:val="00805AD9"/>
    <w:rsid w:val="00806069"/>
    <w:rsid w:val="008064E4"/>
    <w:rsid w:val="00806704"/>
    <w:rsid w:val="00806BB8"/>
    <w:rsid w:val="00806E4E"/>
    <w:rsid w:val="00806E82"/>
    <w:rsid w:val="00806E86"/>
    <w:rsid w:val="008071AA"/>
    <w:rsid w:val="008073D4"/>
    <w:rsid w:val="008075A9"/>
    <w:rsid w:val="008075AF"/>
    <w:rsid w:val="00807928"/>
    <w:rsid w:val="00807930"/>
    <w:rsid w:val="0080797E"/>
    <w:rsid w:val="008079B9"/>
    <w:rsid w:val="00807AC0"/>
    <w:rsid w:val="00807B48"/>
    <w:rsid w:val="00807EB8"/>
    <w:rsid w:val="00807FC0"/>
    <w:rsid w:val="008101C4"/>
    <w:rsid w:val="008102E1"/>
    <w:rsid w:val="0081035F"/>
    <w:rsid w:val="00810C7A"/>
    <w:rsid w:val="00810EAD"/>
    <w:rsid w:val="00810FCE"/>
    <w:rsid w:val="00811103"/>
    <w:rsid w:val="00811236"/>
    <w:rsid w:val="008112E2"/>
    <w:rsid w:val="00811491"/>
    <w:rsid w:val="008116AA"/>
    <w:rsid w:val="0081179C"/>
    <w:rsid w:val="0081188E"/>
    <w:rsid w:val="00811B48"/>
    <w:rsid w:val="00811D49"/>
    <w:rsid w:val="00811EDC"/>
    <w:rsid w:val="00812261"/>
    <w:rsid w:val="0081227C"/>
    <w:rsid w:val="008126F9"/>
    <w:rsid w:val="0081291F"/>
    <w:rsid w:val="00812B92"/>
    <w:rsid w:val="00812C99"/>
    <w:rsid w:val="00812E0D"/>
    <w:rsid w:val="00812EB2"/>
    <w:rsid w:val="00812EC2"/>
    <w:rsid w:val="00812F27"/>
    <w:rsid w:val="00813041"/>
    <w:rsid w:val="008134B5"/>
    <w:rsid w:val="008137EE"/>
    <w:rsid w:val="008138EA"/>
    <w:rsid w:val="008139B8"/>
    <w:rsid w:val="00813A7C"/>
    <w:rsid w:val="00813CFA"/>
    <w:rsid w:val="00813DEF"/>
    <w:rsid w:val="00813F5F"/>
    <w:rsid w:val="00814021"/>
    <w:rsid w:val="00814190"/>
    <w:rsid w:val="008143DD"/>
    <w:rsid w:val="0081447A"/>
    <w:rsid w:val="008148AD"/>
    <w:rsid w:val="008148B0"/>
    <w:rsid w:val="00814961"/>
    <w:rsid w:val="00814B15"/>
    <w:rsid w:val="00814DAA"/>
    <w:rsid w:val="00814E15"/>
    <w:rsid w:val="008150CD"/>
    <w:rsid w:val="00815128"/>
    <w:rsid w:val="0081515E"/>
    <w:rsid w:val="00815566"/>
    <w:rsid w:val="00815571"/>
    <w:rsid w:val="008157A3"/>
    <w:rsid w:val="0081593A"/>
    <w:rsid w:val="0081598D"/>
    <w:rsid w:val="008159B2"/>
    <w:rsid w:val="00815C32"/>
    <w:rsid w:val="00815E71"/>
    <w:rsid w:val="008161A5"/>
    <w:rsid w:val="0081624A"/>
    <w:rsid w:val="00816298"/>
    <w:rsid w:val="008165AF"/>
    <w:rsid w:val="008165E6"/>
    <w:rsid w:val="0081672A"/>
    <w:rsid w:val="00816C64"/>
    <w:rsid w:val="00816D1F"/>
    <w:rsid w:val="00816E0A"/>
    <w:rsid w:val="0081710A"/>
    <w:rsid w:val="00817151"/>
    <w:rsid w:val="0081733D"/>
    <w:rsid w:val="0081748D"/>
    <w:rsid w:val="008174B8"/>
    <w:rsid w:val="0081757E"/>
    <w:rsid w:val="0081765A"/>
    <w:rsid w:val="0081781C"/>
    <w:rsid w:val="00817917"/>
    <w:rsid w:val="00817A92"/>
    <w:rsid w:val="00817CD1"/>
    <w:rsid w:val="00817E6D"/>
    <w:rsid w:val="00817F6E"/>
    <w:rsid w:val="00817FB4"/>
    <w:rsid w:val="00820078"/>
    <w:rsid w:val="00820089"/>
    <w:rsid w:val="0082047D"/>
    <w:rsid w:val="00820556"/>
    <w:rsid w:val="00820578"/>
    <w:rsid w:val="00820604"/>
    <w:rsid w:val="0082065B"/>
    <w:rsid w:val="008207A2"/>
    <w:rsid w:val="008207BC"/>
    <w:rsid w:val="00820A5B"/>
    <w:rsid w:val="00820E05"/>
    <w:rsid w:val="00820F5D"/>
    <w:rsid w:val="00820FFF"/>
    <w:rsid w:val="00821089"/>
    <w:rsid w:val="008210F6"/>
    <w:rsid w:val="00821193"/>
    <w:rsid w:val="008211CF"/>
    <w:rsid w:val="0082129E"/>
    <w:rsid w:val="008212A6"/>
    <w:rsid w:val="008213FD"/>
    <w:rsid w:val="0082146E"/>
    <w:rsid w:val="008215E5"/>
    <w:rsid w:val="008216D1"/>
    <w:rsid w:val="00821A30"/>
    <w:rsid w:val="00821A7E"/>
    <w:rsid w:val="00821CE0"/>
    <w:rsid w:val="00821E87"/>
    <w:rsid w:val="00822179"/>
    <w:rsid w:val="008222FD"/>
    <w:rsid w:val="008223DC"/>
    <w:rsid w:val="0082255A"/>
    <w:rsid w:val="0082259C"/>
    <w:rsid w:val="00822610"/>
    <w:rsid w:val="00822615"/>
    <w:rsid w:val="008226CE"/>
    <w:rsid w:val="0082290F"/>
    <w:rsid w:val="00822939"/>
    <w:rsid w:val="00822B87"/>
    <w:rsid w:val="00822C6C"/>
    <w:rsid w:val="00822CCA"/>
    <w:rsid w:val="00822CDB"/>
    <w:rsid w:val="00822D01"/>
    <w:rsid w:val="00822E89"/>
    <w:rsid w:val="00822F6A"/>
    <w:rsid w:val="00822FC9"/>
    <w:rsid w:val="00822FE0"/>
    <w:rsid w:val="0082300C"/>
    <w:rsid w:val="008230E4"/>
    <w:rsid w:val="00823127"/>
    <w:rsid w:val="00823264"/>
    <w:rsid w:val="0082347D"/>
    <w:rsid w:val="008234AB"/>
    <w:rsid w:val="008234D3"/>
    <w:rsid w:val="008234F1"/>
    <w:rsid w:val="00823510"/>
    <w:rsid w:val="00823577"/>
    <w:rsid w:val="00824150"/>
    <w:rsid w:val="008243FF"/>
    <w:rsid w:val="008244AB"/>
    <w:rsid w:val="00824560"/>
    <w:rsid w:val="00824595"/>
    <w:rsid w:val="008248C2"/>
    <w:rsid w:val="008248E6"/>
    <w:rsid w:val="0082490C"/>
    <w:rsid w:val="00824B45"/>
    <w:rsid w:val="00824C22"/>
    <w:rsid w:val="00824C47"/>
    <w:rsid w:val="00824E27"/>
    <w:rsid w:val="00824EE3"/>
    <w:rsid w:val="00824EE6"/>
    <w:rsid w:val="00824FFB"/>
    <w:rsid w:val="008252CF"/>
    <w:rsid w:val="008255EF"/>
    <w:rsid w:val="00825852"/>
    <w:rsid w:val="008258C7"/>
    <w:rsid w:val="00825AFE"/>
    <w:rsid w:val="00825DE3"/>
    <w:rsid w:val="00825EDC"/>
    <w:rsid w:val="008261CF"/>
    <w:rsid w:val="00826242"/>
    <w:rsid w:val="00826297"/>
    <w:rsid w:val="00826392"/>
    <w:rsid w:val="00826AAE"/>
    <w:rsid w:val="00826E35"/>
    <w:rsid w:val="00826EA3"/>
    <w:rsid w:val="0082717E"/>
    <w:rsid w:val="008271A1"/>
    <w:rsid w:val="008271A3"/>
    <w:rsid w:val="008271B6"/>
    <w:rsid w:val="008277F9"/>
    <w:rsid w:val="0082783B"/>
    <w:rsid w:val="00827D22"/>
    <w:rsid w:val="00827D3C"/>
    <w:rsid w:val="00827DE5"/>
    <w:rsid w:val="008300A5"/>
    <w:rsid w:val="008301A3"/>
    <w:rsid w:val="008303A9"/>
    <w:rsid w:val="008307F5"/>
    <w:rsid w:val="00830A61"/>
    <w:rsid w:val="00830A99"/>
    <w:rsid w:val="00830E2B"/>
    <w:rsid w:val="00830EF3"/>
    <w:rsid w:val="00830F86"/>
    <w:rsid w:val="0083128D"/>
    <w:rsid w:val="0083169A"/>
    <w:rsid w:val="00831A5F"/>
    <w:rsid w:val="00831E25"/>
    <w:rsid w:val="00831ECC"/>
    <w:rsid w:val="0083211C"/>
    <w:rsid w:val="0083230B"/>
    <w:rsid w:val="008325ED"/>
    <w:rsid w:val="00832F44"/>
    <w:rsid w:val="00833091"/>
    <w:rsid w:val="00833158"/>
    <w:rsid w:val="0083315C"/>
    <w:rsid w:val="0083315D"/>
    <w:rsid w:val="0083338D"/>
    <w:rsid w:val="00833647"/>
    <w:rsid w:val="0083371D"/>
    <w:rsid w:val="00833723"/>
    <w:rsid w:val="008338B2"/>
    <w:rsid w:val="008338B4"/>
    <w:rsid w:val="00833A2A"/>
    <w:rsid w:val="008343C6"/>
    <w:rsid w:val="00834878"/>
    <w:rsid w:val="00834AD4"/>
    <w:rsid w:val="00834AFB"/>
    <w:rsid w:val="00834B01"/>
    <w:rsid w:val="00834B5A"/>
    <w:rsid w:val="00834B65"/>
    <w:rsid w:val="00834BEC"/>
    <w:rsid w:val="00834D3A"/>
    <w:rsid w:val="00834F12"/>
    <w:rsid w:val="0083503A"/>
    <w:rsid w:val="008350EE"/>
    <w:rsid w:val="00835212"/>
    <w:rsid w:val="00835485"/>
    <w:rsid w:val="008354D2"/>
    <w:rsid w:val="008355F6"/>
    <w:rsid w:val="008356C8"/>
    <w:rsid w:val="0083571C"/>
    <w:rsid w:val="0083591B"/>
    <w:rsid w:val="00835AAF"/>
    <w:rsid w:val="00835B45"/>
    <w:rsid w:val="00835FCD"/>
    <w:rsid w:val="00836033"/>
    <w:rsid w:val="008361D4"/>
    <w:rsid w:val="00836264"/>
    <w:rsid w:val="008364A3"/>
    <w:rsid w:val="008365F2"/>
    <w:rsid w:val="00836900"/>
    <w:rsid w:val="00836918"/>
    <w:rsid w:val="00836933"/>
    <w:rsid w:val="00836A67"/>
    <w:rsid w:val="00837215"/>
    <w:rsid w:val="0083733E"/>
    <w:rsid w:val="00837452"/>
    <w:rsid w:val="00837573"/>
    <w:rsid w:val="00837654"/>
    <w:rsid w:val="008376C4"/>
    <w:rsid w:val="00837802"/>
    <w:rsid w:val="00837852"/>
    <w:rsid w:val="00837953"/>
    <w:rsid w:val="00837B26"/>
    <w:rsid w:val="00837CA7"/>
    <w:rsid w:val="00837D23"/>
    <w:rsid w:val="00837D26"/>
    <w:rsid w:val="00837DC5"/>
    <w:rsid w:val="00837E3A"/>
    <w:rsid w:val="008400A9"/>
    <w:rsid w:val="008401D8"/>
    <w:rsid w:val="0084036B"/>
    <w:rsid w:val="008404A4"/>
    <w:rsid w:val="008404D3"/>
    <w:rsid w:val="00840632"/>
    <w:rsid w:val="00840707"/>
    <w:rsid w:val="00840A1E"/>
    <w:rsid w:val="00840A6D"/>
    <w:rsid w:val="00840AA2"/>
    <w:rsid w:val="00840E53"/>
    <w:rsid w:val="008410B2"/>
    <w:rsid w:val="00841291"/>
    <w:rsid w:val="008412FF"/>
    <w:rsid w:val="008413BB"/>
    <w:rsid w:val="008416A1"/>
    <w:rsid w:val="0084176D"/>
    <w:rsid w:val="008419C9"/>
    <w:rsid w:val="008419D9"/>
    <w:rsid w:val="00841A11"/>
    <w:rsid w:val="00841A3B"/>
    <w:rsid w:val="00841B3F"/>
    <w:rsid w:val="00841BD8"/>
    <w:rsid w:val="00841C79"/>
    <w:rsid w:val="00841C7B"/>
    <w:rsid w:val="00841D42"/>
    <w:rsid w:val="00841EE5"/>
    <w:rsid w:val="00842389"/>
    <w:rsid w:val="00842731"/>
    <w:rsid w:val="00842772"/>
    <w:rsid w:val="00842834"/>
    <w:rsid w:val="00842B0F"/>
    <w:rsid w:val="00842B69"/>
    <w:rsid w:val="00842B9C"/>
    <w:rsid w:val="00842D38"/>
    <w:rsid w:val="00842FD4"/>
    <w:rsid w:val="00842FD9"/>
    <w:rsid w:val="00843038"/>
    <w:rsid w:val="008431ED"/>
    <w:rsid w:val="00843412"/>
    <w:rsid w:val="008435F7"/>
    <w:rsid w:val="008435FA"/>
    <w:rsid w:val="008436A3"/>
    <w:rsid w:val="008436D1"/>
    <w:rsid w:val="00843840"/>
    <w:rsid w:val="008439BC"/>
    <w:rsid w:val="00843B00"/>
    <w:rsid w:val="00843B1A"/>
    <w:rsid w:val="00843B4F"/>
    <w:rsid w:val="00843D3A"/>
    <w:rsid w:val="00844171"/>
    <w:rsid w:val="008442EC"/>
    <w:rsid w:val="00844362"/>
    <w:rsid w:val="0084447C"/>
    <w:rsid w:val="00844664"/>
    <w:rsid w:val="008446C8"/>
    <w:rsid w:val="00844759"/>
    <w:rsid w:val="00844909"/>
    <w:rsid w:val="00844AA8"/>
    <w:rsid w:val="00844BDC"/>
    <w:rsid w:val="00844C30"/>
    <w:rsid w:val="00844CEA"/>
    <w:rsid w:val="00844D45"/>
    <w:rsid w:val="00844E15"/>
    <w:rsid w:val="00844EF7"/>
    <w:rsid w:val="0084507B"/>
    <w:rsid w:val="008451F0"/>
    <w:rsid w:val="008452B6"/>
    <w:rsid w:val="008452CE"/>
    <w:rsid w:val="008453A7"/>
    <w:rsid w:val="008454D8"/>
    <w:rsid w:val="008455DC"/>
    <w:rsid w:val="00845679"/>
    <w:rsid w:val="008456E7"/>
    <w:rsid w:val="00845823"/>
    <w:rsid w:val="00845853"/>
    <w:rsid w:val="00845E35"/>
    <w:rsid w:val="00845FEC"/>
    <w:rsid w:val="008461E1"/>
    <w:rsid w:val="008461FA"/>
    <w:rsid w:val="008462A0"/>
    <w:rsid w:val="008462C4"/>
    <w:rsid w:val="008463F6"/>
    <w:rsid w:val="00846496"/>
    <w:rsid w:val="008464EC"/>
    <w:rsid w:val="0084653F"/>
    <w:rsid w:val="0084686A"/>
    <w:rsid w:val="00846888"/>
    <w:rsid w:val="00846AD5"/>
    <w:rsid w:val="00846B1C"/>
    <w:rsid w:val="00846B36"/>
    <w:rsid w:val="00846D89"/>
    <w:rsid w:val="00846D8F"/>
    <w:rsid w:val="00846DDD"/>
    <w:rsid w:val="00846F2D"/>
    <w:rsid w:val="00847260"/>
    <w:rsid w:val="00847274"/>
    <w:rsid w:val="008478DA"/>
    <w:rsid w:val="00847A12"/>
    <w:rsid w:val="00847AEC"/>
    <w:rsid w:val="00847C06"/>
    <w:rsid w:val="00847C49"/>
    <w:rsid w:val="00847D58"/>
    <w:rsid w:val="008501F0"/>
    <w:rsid w:val="00850461"/>
    <w:rsid w:val="00850550"/>
    <w:rsid w:val="008508FF"/>
    <w:rsid w:val="008509EA"/>
    <w:rsid w:val="00850ABB"/>
    <w:rsid w:val="00850B5F"/>
    <w:rsid w:val="00850B8A"/>
    <w:rsid w:val="00850D36"/>
    <w:rsid w:val="00850DFB"/>
    <w:rsid w:val="00850F40"/>
    <w:rsid w:val="00850F5C"/>
    <w:rsid w:val="0085120A"/>
    <w:rsid w:val="0085123B"/>
    <w:rsid w:val="00851448"/>
    <w:rsid w:val="00851913"/>
    <w:rsid w:val="00851919"/>
    <w:rsid w:val="0085198D"/>
    <w:rsid w:val="00851A1C"/>
    <w:rsid w:val="00851DD9"/>
    <w:rsid w:val="00851E0E"/>
    <w:rsid w:val="00851F79"/>
    <w:rsid w:val="00851FE9"/>
    <w:rsid w:val="0085202C"/>
    <w:rsid w:val="00852144"/>
    <w:rsid w:val="008522D1"/>
    <w:rsid w:val="0085234A"/>
    <w:rsid w:val="00852356"/>
    <w:rsid w:val="008524CD"/>
    <w:rsid w:val="008527BF"/>
    <w:rsid w:val="00852956"/>
    <w:rsid w:val="00852972"/>
    <w:rsid w:val="00852B1F"/>
    <w:rsid w:val="00852C1A"/>
    <w:rsid w:val="00852F48"/>
    <w:rsid w:val="00852F75"/>
    <w:rsid w:val="00852FA2"/>
    <w:rsid w:val="0085309A"/>
    <w:rsid w:val="00853328"/>
    <w:rsid w:val="008534EC"/>
    <w:rsid w:val="008536FC"/>
    <w:rsid w:val="008537A1"/>
    <w:rsid w:val="0085395D"/>
    <w:rsid w:val="00853AD1"/>
    <w:rsid w:val="00853B87"/>
    <w:rsid w:val="00853BB6"/>
    <w:rsid w:val="00853C25"/>
    <w:rsid w:val="00853DA2"/>
    <w:rsid w:val="00854015"/>
    <w:rsid w:val="00854084"/>
    <w:rsid w:val="00854299"/>
    <w:rsid w:val="0085449A"/>
    <w:rsid w:val="008544F3"/>
    <w:rsid w:val="0085478B"/>
    <w:rsid w:val="00854B66"/>
    <w:rsid w:val="00854CFD"/>
    <w:rsid w:val="00854FA8"/>
    <w:rsid w:val="0085501B"/>
    <w:rsid w:val="00855076"/>
    <w:rsid w:val="0085528C"/>
    <w:rsid w:val="00855342"/>
    <w:rsid w:val="008553CB"/>
    <w:rsid w:val="0085584D"/>
    <w:rsid w:val="00855B13"/>
    <w:rsid w:val="00855CF9"/>
    <w:rsid w:val="00855DB4"/>
    <w:rsid w:val="00855F34"/>
    <w:rsid w:val="00855F5F"/>
    <w:rsid w:val="00856018"/>
    <w:rsid w:val="00856038"/>
    <w:rsid w:val="00856084"/>
    <w:rsid w:val="008560CD"/>
    <w:rsid w:val="008560EB"/>
    <w:rsid w:val="0085668C"/>
    <w:rsid w:val="00856697"/>
    <w:rsid w:val="008566CE"/>
    <w:rsid w:val="00856830"/>
    <w:rsid w:val="00856ADF"/>
    <w:rsid w:val="00856DB7"/>
    <w:rsid w:val="00856F74"/>
    <w:rsid w:val="00856F84"/>
    <w:rsid w:val="008570AD"/>
    <w:rsid w:val="008570C0"/>
    <w:rsid w:val="00857106"/>
    <w:rsid w:val="00857221"/>
    <w:rsid w:val="0085734D"/>
    <w:rsid w:val="0085755B"/>
    <w:rsid w:val="00857652"/>
    <w:rsid w:val="00857699"/>
    <w:rsid w:val="0085769B"/>
    <w:rsid w:val="008577F9"/>
    <w:rsid w:val="00857867"/>
    <w:rsid w:val="00857BB2"/>
    <w:rsid w:val="00857D33"/>
    <w:rsid w:val="00857D45"/>
    <w:rsid w:val="00857DC7"/>
    <w:rsid w:val="00857DFF"/>
    <w:rsid w:val="00857E21"/>
    <w:rsid w:val="00857EBE"/>
    <w:rsid w:val="0086004F"/>
    <w:rsid w:val="0086013E"/>
    <w:rsid w:val="008604CE"/>
    <w:rsid w:val="00860640"/>
    <w:rsid w:val="00860692"/>
    <w:rsid w:val="00860AED"/>
    <w:rsid w:val="00860BD1"/>
    <w:rsid w:val="00860D29"/>
    <w:rsid w:val="00860E91"/>
    <w:rsid w:val="00860FD8"/>
    <w:rsid w:val="00861324"/>
    <w:rsid w:val="0086132C"/>
    <w:rsid w:val="008615EA"/>
    <w:rsid w:val="00861797"/>
    <w:rsid w:val="00861874"/>
    <w:rsid w:val="0086196C"/>
    <w:rsid w:val="008619ED"/>
    <w:rsid w:val="00861A1A"/>
    <w:rsid w:val="00861A6A"/>
    <w:rsid w:val="00861B43"/>
    <w:rsid w:val="00861CC5"/>
    <w:rsid w:val="00861DCE"/>
    <w:rsid w:val="00861DDB"/>
    <w:rsid w:val="00861E23"/>
    <w:rsid w:val="00862132"/>
    <w:rsid w:val="008623B4"/>
    <w:rsid w:val="008623CB"/>
    <w:rsid w:val="008624F0"/>
    <w:rsid w:val="008625A2"/>
    <w:rsid w:val="0086263F"/>
    <w:rsid w:val="0086270F"/>
    <w:rsid w:val="0086277A"/>
    <w:rsid w:val="00862896"/>
    <w:rsid w:val="008628E9"/>
    <w:rsid w:val="00862A02"/>
    <w:rsid w:val="00862A49"/>
    <w:rsid w:val="00862CFA"/>
    <w:rsid w:val="00863003"/>
    <w:rsid w:val="0086317C"/>
    <w:rsid w:val="00863186"/>
    <w:rsid w:val="008633F3"/>
    <w:rsid w:val="0086365A"/>
    <w:rsid w:val="00863882"/>
    <w:rsid w:val="008639A8"/>
    <w:rsid w:val="00863A63"/>
    <w:rsid w:val="00863B77"/>
    <w:rsid w:val="00863C45"/>
    <w:rsid w:val="00863C5A"/>
    <w:rsid w:val="00863D28"/>
    <w:rsid w:val="00863DA7"/>
    <w:rsid w:val="00863E02"/>
    <w:rsid w:val="00864272"/>
    <w:rsid w:val="0086434E"/>
    <w:rsid w:val="00864381"/>
    <w:rsid w:val="0086454A"/>
    <w:rsid w:val="00864570"/>
    <w:rsid w:val="0086466C"/>
    <w:rsid w:val="008648CF"/>
    <w:rsid w:val="00864B2A"/>
    <w:rsid w:val="00864D48"/>
    <w:rsid w:val="00864E75"/>
    <w:rsid w:val="00864E76"/>
    <w:rsid w:val="00864EDA"/>
    <w:rsid w:val="00864FB1"/>
    <w:rsid w:val="00864FEC"/>
    <w:rsid w:val="008650AE"/>
    <w:rsid w:val="008652D4"/>
    <w:rsid w:val="0086547C"/>
    <w:rsid w:val="00865591"/>
    <w:rsid w:val="008655EA"/>
    <w:rsid w:val="008658E1"/>
    <w:rsid w:val="0086590C"/>
    <w:rsid w:val="00865A8D"/>
    <w:rsid w:val="00865D9B"/>
    <w:rsid w:val="00865DC5"/>
    <w:rsid w:val="00865E3F"/>
    <w:rsid w:val="00865FAC"/>
    <w:rsid w:val="00866017"/>
    <w:rsid w:val="0086603C"/>
    <w:rsid w:val="00866441"/>
    <w:rsid w:val="00866484"/>
    <w:rsid w:val="00866580"/>
    <w:rsid w:val="008667C4"/>
    <w:rsid w:val="008669E1"/>
    <w:rsid w:val="00866BB5"/>
    <w:rsid w:val="00866C9A"/>
    <w:rsid w:val="00866D9A"/>
    <w:rsid w:val="00866FB9"/>
    <w:rsid w:val="00867237"/>
    <w:rsid w:val="00867685"/>
    <w:rsid w:val="00867782"/>
    <w:rsid w:val="008677CB"/>
    <w:rsid w:val="0086780C"/>
    <w:rsid w:val="0086785D"/>
    <w:rsid w:val="00867B8C"/>
    <w:rsid w:val="00867BE0"/>
    <w:rsid w:val="00867FC3"/>
    <w:rsid w:val="0087006B"/>
    <w:rsid w:val="008700B0"/>
    <w:rsid w:val="008703CB"/>
    <w:rsid w:val="008703D3"/>
    <w:rsid w:val="0087071D"/>
    <w:rsid w:val="0087079A"/>
    <w:rsid w:val="00870BD0"/>
    <w:rsid w:val="00870CF2"/>
    <w:rsid w:val="00870F58"/>
    <w:rsid w:val="00871106"/>
    <w:rsid w:val="00871122"/>
    <w:rsid w:val="008711FC"/>
    <w:rsid w:val="0087125A"/>
    <w:rsid w:val="0087130F"/>
    <w:rsid w:val="0087131C"/>
    <w:rsid w:val="0087143A"/>
    <w:rsid w:val="0087151A"/>
    <w:rsid w:val="00871798"/>
    <w:rsid w:val="008717BE"/>
    <w:rsid w:val="00871B20"/>
    <w:rsid w:val="00871CAF"/>
    <w:rsid w:val="00871D16"/>
    <w:rsid w:val="00871F28"/>
    <w:rsid w:val="00871F86"/>
    <w:rsid w:val="00871FCA"/>
    <w:rsid w:val="0087203C"/>
    <w:rsid w:val="008720B5"/>
    <w:rsid w:val="00872107"/>
    <w:rsid w:val="0087239D"/>
    <w:rsid w:val="008723A8"/>
    <w:rsid w:val="00872513"/>
    <w:rsid w:val="0087259C"/>
    <w:rsid w:val="008728A6"/>
    <w:rsid w:val="008729AD"/>
    <w:rsid w:val="00872C5C"/>
    <w:rsid w:val="00872CC3"/>
    <w:rsid w:val="00872F98"/>
    <w:rsid w:val="008731DB"/>
    <w:rsid w:val="008731FB"/>
    <w:rsid w:val="00873440"/>
    <w:rsid w:val="008735E9"/>
    <w:rsid w:val="00873ACA"/>
    <w:rsid w:val="00873B74"/>
    <w:rsid w:val="00873BD1"/>
    <w:rsid w:val="00873E2C"/>
    <w:rsid w:val="00874020"/>
    <w:rsid w:val="00874022"/>
    <w:rsid w:val="0087403E"/>
    <w:rsid w:val="00874088"/>
    <w:rsid w:val="00874136"/>
    <w:rsid w:val="0087414E"/>
    <w:rsid w:val="00874495"/>
    <w:rsid w:val="008744B9"/>
    <w:rsid w:val="008746BC"/>
    <w:rsid w:val="008746BE"/>
    <w:rsid w:val="00874D71"/>
    <w:rsid w:val="00874E40"/>
    <w:rsid w:val="00874E44"/>
    <w:rsid w:val="00874E7A"/>
    <w:rsid w:val="008750A0"/>
    <w:rsid w:val="0087513F"/>
    <w:rsid w:val="00875198"/>
    <w:rsid w:val="008754BB"/>
    <w:rsid w:val="00875521"/>
    <w:rsid w:val="0087554E"/>
    <w:rsid w:val="008755AE"/>
    <w:rsid w:val="00875661"/>
    <w:rsid w:val="008758D4"/>
    <w:rsid w:val="00875954"/>
    <w:rsid w:val="00875A22"/>
    <w:rsid w:val="00875CFC"/>
    <w:rsid w:val="008764C5"/>
    <w:rsid w:val="008765CB"/>
    <w:rsid w:val="0087667F"/>
    <w:rsid w:val="00876814"/>
    <w:rsid w:val="00876987"/>
    <w:rsid w:val="0087698C"/>
    <w:rsid w:val="00876A88"/>
    <w:rsid w:val="00876AF0"/>
    <w:rsid w:val="00876D2B"/>
    <w:rsid w:val="00876F77"/>
    <w:rsid w:val="00876FC6"/>
    <w:rsid w:val="0087711A"/>
    <w:rsid w:val="00877302"/>
    <w:rsid w:val="008773CC"/>
    <w:rsid w:val="008775BA"/>
    <w:rsid w:val="0087761B"/>
    <w:rsid w:val="00877684"/>
    <w:rsid w:val="008778D8"/>
    <w:rsid w:val="008778EC"/>
    <w:rsid w:val="00877908"/>
    <w:rsid w:val="00877D92"/>
    <w:rsid w:val="00877E10"/>
    <w:rsid w:val="0088007A"/>
    <w:rsid w:val="00880441"/>
    <w:rsid w:val="00880590"/>
    <w:rsid w:val="008807FE"/>
    <w:rsid w:val="00880993"/>
    <w:rsid w:val="00880B34"/>
    <w:rsid w:val="00880B99"/>
    <w:rsid w:val="00880BC5"/>
    <w:rsid w:val="00881229"/>
    <w:rsid w:val="008812ED"/>
    <w:rsid w:val="008813D1"/>
    <w:rsid w:val="00881600"/>
    <w:rsid w:val="0088176A"/>
    <w:rsid w:val="008817AD"/>
    <w:rsid w:val="00881984"/>
    <w:rsid w:val="00881A3F"/>
    <w:rsid w:val="00881A4C"/>
    <w:rsid w:val="00881BE0"/>
    <w:rsid w:val="00881D35"/>
    <w:rsid w:val="00881E23"/>
    <w:rsid w:val="00881F55"/>
    <w:rsid w:val="008823DC"/>
    <w:rsid w:val="00882497"/>
    <w:rsid w:val="00882516"/>
    <w:rsid w:val="00882675"/>
    <w:rsid w:val="00882932"/>
    <w:rsid w:val="008829C9"/>
    <w:rsid w:val="00882A7D"/>
    <w:rsid w:val="00882B15"/>
    <w:rsid w:val="00882B23"/>
    <w:rsid w:val="00882C18"/>
    <w:rsid w:val="00882C7E"/>
    <w:rsid w:val="00882C96"/>
    <w:rsid w:val="008830DE"/>
    <w:rsid w:val="0088338C"/>
    <w:rsid w:val="008834FE"/>
    <w:rsid w:val="0088357B"/>
    <w:rsid w:val="008837EB"/>
    <w:rsid w:val="00883850"/>
    <w:rsid w:val="00883917"/>
    <w:rsid w:val="00883981"/>
    <w:rsid w:val="00883F5C"/>
    <w:rsid w:val="0088417D"/>
    <w:rsid w:val="0088420A"/>
    <w:rsid w:val="008844CF"/>
    <w:rsid w:val="008844E7"/>
    <w:rsid w:val="008844F5"/>
    <w:rsid w:val="00884507"/>
    <w:rsid w:val="00884545"/>
    <w:rsid w:val="00884921"/>
    <w:rsid w:val="00884A7B"/>
    <w:rsid w:val="00884B4B"/>
    <w:rsid w:val="00884B4C"/>
    <w:rsid w:val="00884C6F"/>
    <w:rsid w:val="00884F04"/>
    <w:rsid w:val="00884F33"/>
    <w:rsid w:val="00884FC4"/>
    <w:rsid w:val="00885335"/>
    <w:rsid w:val="0088554F"/>
    <w:rsid w:val="00885573"/>
    <w:rsid w:val="0088557B"/>
    <w:rsid w:val="008855CF"/>
    <w:rsid w:val="00885C79"/>
    <w:rsid w:val="008861EC"/>
    <w:rsid w:val="00886204"/>
    <w:rsid w:val="00886229"/>
    <w:rsid w:val="008863D3"/>
    <w:rsid w:val="00886459"/>
    <w:rsid w:val="00886580"/>
    <w:rsid w:val="0088662A"/>
    <w:rsid w:val="0088671E"/>
    <w:rsid w:val="00886722"/>
    <w:rsid w:val="00886738"/>
    <w:rsid w:val="00886840"/>
    <w:rsid w:val="008869F3"/>
    <w:rsid w:val="00886AFF"/>
    <w:rsid w:val="00886B30"/>
    <w:rsid w:val="00886C3E"/>
    <w:rsid w:val="00886D4A"/>
    <w:rsid w:val="00886DBB"/>
    <w:rsid w:val="0088703D"/>
    <w:rsid w:val="00887075"/>
    <w:rsid w:val="00887345"/>
    <w:rsid w:val="00887617"/>
    <w:rsid w:val="0088790D"/>
    <w:rsid w:val="00887D23"/>
    <w:rsid w:val="00887D52"/>
    <w:rsid w:val="00887F8F"/>
    <w:rsid w:val="00887F9D"/>
    <w:rsid w:val="00887FF5"/>
    <w:rsid w:val="0089015E"/>
    <w:rsid w:val="00890422"/>
    <w:rsid w:val="00890549"/>
    <w:rsid w:val="00890602"/>
    <w:rsid w:val="00890653"/>
    <w:rsid w:val="0089091B"/>
    <w:rsid w:val="00890C4F"/>
    <w:rsid w:val="00890C8E"/>
    <w:rsid w:val="00890D58"/>
    <w:rsid w:val="00890F9E"/>
    <w:rsid w:val="00891149"/>
    <w:rsid w:val="008911F2"/>
    <w:rsid w:val="00891247"/>
    <w:rsid w:val="00891264"/>
    <w:rsid w:val="0089152E"/>
    <w:rsid w:val="00891537"/>
    <w:rsid w:val="0089156D"/>
    <w:rsid w:val="00891615"/>
    <w:rsid w:val="00891620"/>
    <w:rsid w:val="00891BFB"/>
    <w:rsid w:val="00891C4F"/>
    <w:rsid w:val="00891F15"/>
    <w:rsid w:val="00891F5E"/>
    <w:rsid w:val="008921B8"/>
    <w:rsid w:val="0089225B"/>
    <w:rsid w:val="008922D6"/>
    <w:rsid w:val="008922FD"/>
    <w:rsid w:val="008924E1"/>
    <w:rsid w:val="008925B8"/>
    <w:rsid w:val="00892719"/>
    <w:rsid w:val="008927FD"/>
    <w:rsid w:val="008928E5"/>
    <w:rsid w:val="00892998"/>
    <w:rsid w:val="00893012"/>
    <w:rsid w:val="00893121"/>
    <w:rsid w:val="00893299"/>
    <w:rsid w:val="00893300"/>
    <w:rsid w:val="008933AC"/>
    <w:rsid w:val="008933DF"/>
    <w:rsid w:val="0089348F"/>
    <w:rsid w:val="00893648"/>
    <w:rsid w:val="00893758"/>
    <w:rsid w:val="00893AB7"/>
    <w:rsid w:val="00893AF1"/>
    <w:rsid w:val="00893B88"/>
    <w:rsid w:val="00893CCB"/>
    <w:rsid w:val="00893E13"/>
    <w:rsid w:val="00893E8E"/>
    <w:rsid w:val="00894287"/>
    <w:rsid w:val="00894A08"/>
    <w:rsid w:val="00894C6D"/>
    <w:rsid w:val="00894D64"/>
    <w:rsid w:val="00895147"/>
    <w:rsid w:val="0089543D"/>
    <w:rsid w:val="008954B6"/>
    <w:rsid w:val="0089550B"/>
    <w:rsid w:val="00895AC2"/>
    <w:rsid w:val="00895BEE"/>
    <w:rsid w:val="00896264"/>
    <w:rsid w:val="00896458"/>
    <w:rsid w:val="008964FA"/>
    <w:rsid w:val="008965D9"/>
    <w:rsid w:val="0089677C"/>
    <w:rsid w:val="008967E8"/>
    <w:rsid w:val="00896BD2"/>
    <w:rsid w:val="00896CE7"/>
    <w:rsid w:val="00896CF4"/>
    <w:rsid w:val="00896E0B"/>
    <w:rsid w:val="00896E0E"/>
    <w:rsid w:val="00896EB6"/>
    <w:rsid w:val="00896FDE"/>
    <w:rsid w:val="00897007"/>
    <w:rsid w:val="008971E6"/>
    <w:rsid w:val="00897471"/>
    <w:rsid w:val="00897788"/>
    <w:rsid w:val="00897C32"/>
    <w:rsid w:val="00897CF5"/>
    <w:rsid w:val="008A0048"/>
    <w:rsid w:val="008A006F"/>
    <w:rsid w:val="008A00C8"/>
    <w:rsid w:val="008A00CD"/>
    <w:rsid w:val="008A0174"/>
    <w:rsid w:val="008A01C5"/>
    <w:rsid w:val="008A023A"/>
    <w:rsid w:val="008A0399"/>
    <w:rsid w:val="008A047A"/>
    <w:rsid w:val="008A04B5"/>
    <w:rsid w:val="008A059F"/>
    <w:rsid w:val="008A05F8"/>
    <w:rsid w:val="008A0701"/>
    <w:rsid w:val="008A0787"/>
    <w:rsid w:val="008A0860"/>
    <w:rsid w:val="008A086F"/>
    <w:rsid w:val="008A0871"/>
    <w:rsid w:val="008A09C6"/>
    <w:rsid w:val="008A0A0F"/>
    <w:rsid w:val="008A108B"/>
    <w:rsid w:val="008A10C1"/>
    <w:rsid w:val="008A1115"/>
    <w:rsid w:val="008A1128"/>
    <w:rsid w:val="008A1268"/>
    <w:rsid w:val="008A151E"/>
    <w:rsid w:val="008A176E"/>
    <w:rsid w:val="008A1780"/>
    <w:rsid w:val="008A1A1E"/>
    <w:rsid w:val="008A1AAD"/>
    <w:rsid w:val="008A1B45"/>
    <w:rsid w:val="008A1B8C"/>
    <w:rsid w:val="008A1C97"/>
    <w:rsid w:val="008A1D3F"/>
    <w:rsid w:val="008A20F3"/>
    <w:rsid w:val="008A2164"/>
    <w:rsid w:val="008A23DB"/>
    <w:rsid w:val="008A25E6"/>
    <w:rsid w:val="008A27A5"/>
    <w:rsid w:val="008A28C3"/>
    <w:rsid w:val="008A2A7A"/>
    <w:rsid w:val="008A2BAE"/>
    <w:rsid w:val="008A2BC9"/>
    <w:rsid w:val="008A2C04"/>
    <w:rsid w:val="008A2D21"/>
    <w:rsid w:val="008A2F6A"/>
    <w:rsid w:val="008A2F7A"/>
    <w:rsid w:val="008A3062"/>
    <w:rsid w:val="008A3174"/>
    <w:rsid w:val="008A3253"/>
    <w:rsid w:val="008A32B6"/>
    <w:rsid w:val="008A335B"/>
    <w:rsid w:val="008A34AA"/>
    <w:rsid w:val="008A3526"/>
    <w:rsid w:val="008A356C"/>
    <w:rsid w:val="008A37A1"/>
    <w:rsid w:val="008A3867"/>
    <w:rsid w:val="008A3988"/>
    <w:rsid w:val="008A3A92"/>
    <w:rsid w:val="008A3D09"/>
    <w:rsid w:val="008A3D1B"/>
    <w:rsid w:val="008A3E12"/>
    <w:rsid w:val="008A4100"/>
    <w:rsid w:val="008A4139"/>
    <w:rsid w:val="008A41B6"/>
    <w:rsid w:val="008A41FC"/>
    <w:rsid w:val="008A420E"/>
    <w:rsid w:val="008A4228"/>
    <w:rsid w:val="008A429D"/>
    <w:rsid w:val="008A42DA"/>
    <w:rsid w:val="008A42F6"/>
    <w:rsid w:val="008A464A"/>
    <w:rsid w:val="008A4788"/>
    <w:rsid w:val="008A47FB"/>
    <w:rsid w:val="008A48AF"/>
    <w:rsid w:val="008A48D2"/>
    <w:rsid w:val="008A4A79"/>
    <w:rsid w:val="008A4A7B"/>
    <w:rsid w:val="008A4B57"/>
    <w:rsid w:val="008A4D06"/>
    <w:rsid w:val="008A4D83"/>
    <w:rsid w:val="008A4F2C"/>
    <w:rsid w:val="008A5022"/>
    <w:rsid w:val="008A5074"/>
    <w:rsid w:val="008A50CC"/>
    <w:rsid w:val="008A5188"/>
    <w:rsid w:val="008A5321"/>
    <w:rsid w:val="008A5458"/>
    <w:rsid w:val="008A55D6"/>
    <w:rsid w:val="008A5746"/>
    <w:rsid w:val="008A574B"/>
    <w:rsid w:val="008A57C1"/>
    <w:rsid w:val="008A5A1D"/>
    <w:rsid w:val="008A5A3D"/>
    <w:rsid w:val="008A5BE6"/>
    <w:rsid w:val="008A5BE9"/>
    <w:rsid w:val="008A5E08"/>
    <w:rsid w:val="008A5EEF"/>
    <w:rsid w:val="008A5FF2"/>
    <w:rsid w:val="008A608B"/>
    <w:rsid w:val="008A63BF"/>
    <w:rsid w:val="008A64E6"/>
    <w:rsid w:val="008A6519"/>
    <w:rsid w:val="008A65AF"/>
    <w:rsid w:val="008A6784"/>
    <w:rsid w:val="008A6934"/>
    <w:rsid w:val="008A69AA"/>
    <w:rsid w:val="008A69D1"/>
    <w:rsid w:val="008A69EB"/>
    <w:rsid w:val="008A6A19"/>
    <w:rsid w:val="008A6AB1"/>
    <w:rsid w:val="008A6ADF"/>
    <w:rsid w:val="008A6D32"/>
    <w:rsid w:val="008A6D89"/>
    <w:rsid w:val="008A6E42"/>
    <w:rsid w:val="008A6F13"/>
    <w:rsid w:val="008A6F76"/>
    <w:rsid w:val="008A7310"/>
    <w:rsid w:val="008A7323"/>
    <w:rsid w:val="008A748B"/>
    <w:rsid w:val="008A756D"/>
    <w:rsid w:val="008A771A"/>
    <w:rsid w:val="008A77D5"/>
    <w:rsid w:val="008A7AE2"/>
    <w:rsid w:val="008A7ED2"/>
    <w:rsid w:val="008B0073"/>
    <w:rsid w:val="008B0251"/>
    <w:rsid w:val="008B0281"/>
    <w:rsid w:val="008B0330"/>
    <w:rsid w:val="008B0407"/>
    <w:rsid w:val="008B05D1"/>
    <w:rsid w:val="008B0652"/>
    <w:rsid w:val="008B06FF"/>
    <w:rsid w:val="008B0727"/>
    <w:rsid w:val="008B0754"/>
    <w:rsid w:val="008B0816"/>
    <w:rsid w:val="008B08C8"/>
    <w:rsid w:val="008B0A7C"/>
    <w:rsid w:val="008B0AEB"/>
    <w:rsid w:val="008B0B6E"/>
    <w:rsid w:val="008B0B8D"/>
    <w:rsid w:val="008B0CE3"/>
    <w:rsid w:val="008B0E29"/>
    <w:rsid w:val="008B0E74"/>
    <w:rsid w:val="008B0F1E"/>
    <w:rsid w:val="008B115C"/>
    <w:rsid w:val="008B1582"/>
    <w:rsid w:val="008B1662"/>
    <w:rsid w:val="008B1908"/>
    <w:rsid w:val="008B1915"/>
    <w:rsid w:val="008B1AD9"/>
    <w:rsid w:val="008B1CB6"/>
    <w:rsid w:val="008B1D50"/>
    <w:rsid w:val="008B1D6C"/>
    <w:rsid w:val="008B1DD2"/>
    <w:rsid w:val="008B2006"/>
    <w:rsid w:val="008B2027"/>
    <w:rsid w:val="008B21B6"/>
    <w:rsid w:val="008B22A0"/>
    <w:rsid w:val="008B2549"/>
    <w:rsid w:val="008B2550"/>
    <w:rsid w:val="008B26D9"/>
    <w:rsid w:val="008B2864"/>
    <w:rsid w:val="008B2ACF"/>
    <w:rsid w:val="008B2D9D"/>
    <w:rsid w:val="008B3068"/>
    <w:rsid w:val="008B307D"/>
    <w:rsid w:val="008B310E"/>
    <w:rsid w:val="008B32CF"/>
    <w:rsid w:val="008B34BE"/>
    <w:rsid w:val="008B37E5"/>
    <w:rsid w:val="008B38F4"/>
    <w:rsid w:val="008B3967"/>
    <w:rsid w:val="008B3A56"/>
    <w:rsid w:val="008B3ED3"/>
    <w:rsid w:val="008B3F1A"/>
    <w:rsid w:val="008B4218"/>
    <w:rsid w:val="008B434F"/>
    <w:rsid w:val="008B44FF"/>
    <w:rsid w:val="008B4525"/>
    <w:rsid w:val="008B462C"/>
    <w:rsid w:val="008B4983"/>
    <w:rsid w:val="008B4CE4"/>
    <w:rsid w:val="008B4D04"/>
    <w:rsid w:val="008B4FA7"/>
    <w:rsid w:val="008B5191"/>
    <w:rsid w:val="008B51B5"/>
    <w:rsid w:val="008B51FC"/>
    <w:rsid w:val="008B524F"/>
    <w:rsid w:val="008B552D"/>
    <w:rsid w:val="008B5549"/>
    <w:rsid w:val="008B5615"/>
    <w:rsid w:val="008B6067"/>
    <w:rsid w:val="008B6128"/>
    <w:rsid w:val="008B6360"/>
    <w:rsid w:val="008B639A"/>
    <w:rsid w:val="008B6650"/>
    <w:rsid w:val="008B670E"/>
    <w:rsid w:val="008B676E"/>
    <w:rsid w:val="008B6B54"/>
    <w:rsid w:val="008B6B76"/>
    <w:rsid w:val="008B6EAC"/>
    <w:rsid w:val="008B700B"/>
    <w:rsid w:val="008B71C5"/>
    <w:rsid w:val="008B71C8"/>
    <w:rsid w:val="008B7227"/>
    <w:rsid w:val="008B734F"/>
    <w:rsid w:val="008B7404"/>
    <w:rsid w:val="008B747C"/>
    <w:rsid w:val="008B74AA"/>
    <w:rsid w:val="008B7578"/>
    <w:rsid w:val="008B7591"/>
    <w:rsid w:val="008B75F8"/>
    <w:rsid w:val="008B7ADB"/>
    <w:rsid w:val="008B7CB9"/>
    <w:rsid w:val="008B7D53"/>
    <w:rsid w:val="008B7DCD"/>
    <w:rsid w:val="008B7DE8"/>
    <w:rsid w:val="008B7F5E"/>
    <w:rsid w:val="008C0045"/>
    <w:rsid w:val="008C0146"/>
    <w:rsid w:val="008C0211"/>
    <w:rsid w:val="008C04B8"/>
    <w:rsid w:val="008C04E8"/>
    <w:rsid w:val="008C0545"/>
    <w:rsid w:val="008C0575"/>
    <w:rsid w:val="008C0711"/>
    <w:rsid w:val="008C0742"/>
    <w:rsid w:val="008C0844"/>
    <w:rsid w:val="008C086B"/>
    <w:rsid w:val="008C0910"/>
    <w:rsid w:val="008C09B7"/>
    <w:rsid w:val="008C0ABD"/>
    <w:rsid w:val="008C0AFD"/>
    <w:rsid w:val="008C0C03"/>
    <w:rsid w:val="008C103E"/>
    <w:rsid w:val="008C104F"/>
    <w:rsid w:val="008C1089"/>
    <w:rsid w:val="008C1145"/>
    <w:rsid w:val="008C11A4"/>
    <w:rsid w:val="008C12FC"/>
    <w:rsid w:val="008C14D8"/>
    <w:rsid w:val="008C1550"/>
    <w:rsid w:val="008C16C1"/>
    <w:rsid w:val="008C187B"/>
    <w:rsid w:val="008C192C"/>
    <w:rsid w:val="008C199A"/>
    <w:rsid w:val="008C1B34"/>
    <w:rsid w:val="008C1B4B"/>
    <w:rsid w:val="008C1C14"/>
    <w:rsid w:val="008C1C6F"/>
    <w:rsid w:val="008C1D2C"/>
    <w:rsid w:val="008C20CF"/>
    <w:rsid w:val="008C23AD"/>
    <w:rsid w:val="008C27C0"/>
    <w:rsid w:val="008C28DC"/>
    <w:rsid w:val="008C2AA9"/>
    <w:rsid w:val="008C2DBD"/>
    <w:rsid w:val="008C2E09"/>
    <w:rsid w:val="008C2F39"/>
    <w:rsid w:val="008C2FD1"/>
    <w:rsid w:val="008C2FFD"/>
    <w:rsid w:val="008C3048"/>
    <w:rsid w:val="008C3207"/>
    <w:rsid w:val="008C3806"/>
    <w:rsid w:val="008C38EB"/>
    <w:rsid w:val="008C392E"/>
    <w:rsid w:val="008C3D55"/>
    <w:rsid w:val="008C3E52"/>
    <w:rsid w:val="008C403D"/>
    <w:rsid w:val="008C4164"/>
    <w:rsid w:val="008C4285"/>
    <w:rsid w:val="008C429E"/>
    <w:rsid w:val="008C42FA"/>
    <w:rsid w:val="008C44B0"/>
    <w:rsid w:val="008C4845"/>
    <w:rsid w:val="008C48ED"/>
    <w:rsid w:val="008C4A12"/>
    <w:rsid w:val="008C4A19"/>
    <w:rsid w:val="008C4BDA"/>
    <w:rsid w:val="008C4C58"/>
    <w:rsid w:val="008C4D43"/>
    <w:rsid w:val="008C4DA4"/>
    <w:rsid w:val="008C506C"/>
    <w:rsid w:val="008C536D"/>
    <w:rsid w:val="008C557E"/>
    <w:rsid w:val="008C559E"/>
    <w:rsid w:val="008C55E1"/>
    <w:rsid w:val="008C572D"/>
    <w:rsid w:val="008C5879"/>
    <w:rsid w:val="008C588E"/>
    <w:rsid w:val="008C58A2"/>
    <w:rsid w:val="008C59F7"/>
    <w:rsid w:val="008C5B8B"/>
    <w:rsid w:val="008C5B9E"/>
    <w:rsid w:val="008C5CD0"/>
    <w:rsid w:val="008C5CD4"/>
    <w:rsid w:val="008C5CE6"/>
    <w:rsid w:val="008C5E97"/>
    <w:rsid w:val="008C5FF3"/>
    <w:rsid w:val="008C60D1"/>
    <w:rsid w:val="008C6201"/>
    <w:rsid w:val="008C6345"/>
    <w:rsid w:val="008C6556"/>
    <w:rsid w:val="008C6601"/>
    <w:rsid w:val="008C67D7"/>
    <w:rsid w:val="008C67FE"/>
    <w:rsid w:val="008C6A05"/>
    <w:rsid w:val="008C6B11"/>
    <w:rsid w:val="008C6B52"/>
    <w:rsid w:val="008C6B91"/>
    <w:rsid w:val="008C6C96"/>
    <w:rsid w:val="008C6CEB"/>
    <w:rsid w:val="008C7042"/>
    <w:rsid w:val="008C707F"/>
    <w:rsid w:val="008C7172"/>
    <w:rsid w:val="008C730A"/>
    <w:rsid w:val="008C7434"/>
    <w:rsid w:val="008C7536"/>
    <w:rsid w:val="008C7588"/>
    <w:rsid w:val="008C779D"/>
    <w:rsid w:val="008C7B1E"/>
    <w:rsid w:val="008C7EC7"/>
    <w:rsid w:val="008D0133"/>
    <w:rsid w:val="008D01E6"/>
    <w:rsid w:val="008D038F"/>
    <w:rsid w:val="008D03A8"/>
    <w:rsid w:val="008D048B"/>
    <w:rsid w:val="008D058A"/>
    <w:rsid w:val="008D0606"/>
    <w:rsid w:val="008D06C8"/>
    <w:rsid w:val="008D0732"/>
    <w:rsid w:val="008D0882"/>
    <w:rsid w:val="008D09B1"/>
    <w:rsid w:val="008D0AD8"/>
    <w:rsid w:val="008D0B33"/>
    <w:rsid w:val="008D0B77"/>
    <w:rsid w:val="008D0B79"/>
    <w:rsid w:val="008D0D56"/>
    <w:rsid w:val="008D0DD4"/>
    <w:rsid w:val="008D0DF7"/>
    <w:rsid w:val="008D0E86"/>
    <w:rsid w:val="008D0E99"/>
    <w:rsid w:val="008D11EF"/>
    <w:rsid w:val="008D16C6"/>
    <w:rsid w:val="008D17F6"/>
    <w:rsid w:val="008D1957"/>
    <w:rsid w:val="008D1D31"/>
    <w:rsid w:val="008D1EC7"/>
    <w:rsid w:val="008D1F72"/>
    <w:rsid w:val="008D1FD1"/>
    <w:rsid w:val="008D2674"/>
    <w:rsid w:val="008D28A5"/>
    <w:rsid w:val="008D28D5"/>
    <w:rsid w:val="008D2B0D"/>
    <w:rsid w:val="008D2B7D"/>
    <w:rsid w:val="008D2D02"/>
    <w:rsid w:val="008D2E9B"/>
    <w:rsid w:val="008D31D8"/>
    <w:rsid w:val="008D31F2"/>
    <w:rsid w:val="008D3223"/>
    <w:rsid w:val="008D3264"/>
    <w:rsid w:val="008D3566"/>
    <w:rsid w:val="008D3677"/>
    <w:rsid w:val="008D368D"/>
    <w:rsid w:val="008D3793"/>
    <w:rsid w:val="008D3AB3"/>
    <w:rsid w:val="008D3C7D"/>
    <w:rsid w:val="008D3D03"/>
    <w:rsid w:val="008D3E96"/>
    <w:rsid w:val="008D3EE1"/>
    <w:rsid w:val="008D4011"/>
    <w:rsid w:val="008D4044"/>
    <w:rsid w:val="008D4054"/>
    <w:rsid w:val="008D4079"/>
    <w:rsid w:val="008D424E"/>
    <w:rsid w:val="008D4427"/>
    <w:rsid w:val="008D4939"/>
    <w:rsid w:val="008D49EF"/>
    <w:rsid w:val="008D4A40"/>
    <w:rsid w:val="008D4E12"/>
    <w:rsid w:val="008D4FBA"/>
    <w:rsid w:val="008D4FE1"/>
    <w:rsid w:val="008D51A7"/>
    <w:rsid w:val="008D5759"/>
    <w:rsid w:val="008D5862"/>
    <w:rsid w:val="008D5901"/>
    <w:rsid w:val="008D59D4"/>
    <w:rsid w:val="008D5B09"/>
    <w:rsid w:val="008D5BC0"/>
    <w:rsid w:val="008D5D7D"/>
    <w:rsid w:val="008D5E30"/>
    <w:rsid w:val="008D5E91"/>
    <w:rsid w:val="008D5F5F"/>
    <w:rsid w:val="008D6591"/>
    <w:rsid w:val="008D667C"/>
    <w:rsid w:val="008D6810"/>
    <w:rsid w:val="008D6CE4"/>
    <w:rsid w:val="008D73F9"/>
    <w:rsid w:val="008D7410"/>
    <w:rsid w:val="008D743A"/>
    <w:rsid w:val="008D7452"/>
    <w:rsid w:val="008D75B4"/>
    <w:rsid w:val="008D76D1"/>
    <w:rsid w:val="008D781C"/>
    <w:rsid w:val="008D7BC9"/>
    <w:rsid w:val="008D7DAE"/>
    <w:rsid w:val="008D7E29"/>
    <w:rsid w:val="008E00FA"/>
    <w:rsid w:val="008E01F8"/>
    <w:rsid w:val="008E02C8"/>
    <w:rsid w:val="008E05D1"/>
    <w:rsid w:val="008E064F"/>
    <w:rsid w:val="008E0861"/>
    <w:rsid w:val="008E0948"/>
    <w:rsid w:val="008E09F5"/>
    <w:rsid w:val="008E0B07"/>
    <w:rsid w:val="008E0B5B"/>
    <w:rsid w:val="008E0D2B"/>
    <w:rsid w:val="008E0EFB"/>
    <w:rsid w:val="008E0F66"/>
    <w:rsid w:val="008E1027"/>
    <w:rsid w:val="008E12A1"/>
    <w:rsid w:val="008E1318"/>
    <w:rsid w:val="008E1604"/>
    <w:rsid w:val="008E16A4"/>
    <w:rsid w:val="008E16F8"/>
    <w:rsid w:val="008E18F8"/>
    <w:rsid w:val="008E194D"/>
    <w:rsid w:val="008E19EC"/>
    <w:rsid w:val="008E1C93"/>
    <w:rsid w:val="008E1CBF"/>
    <w:rsid w:val="008E207E"/>
    <w:rsid w:val="008E209D"/>
    <w:rsid w:val="008E237B"/>
    <w:rsid w:val="008E247A"/>
    <w:rsid w:val="008E24A9"/>
    <w:rsid w:val="008E2609"/>
    <w:rsid w:val="008E28F1"/>
    <w:rsid w:val="008E2A1C"/>
    <w:rsid w:val="008E2A22"/>
    <w:rsid w:val="008E2E3F"/>
    <w:rsid w:val="008E2FB9"/>
    <w:rsid w:val="008E3012"/>
    <w:rsid w:val="008E314A"/>
    <w:rsid w:val="008E31AB"/>
    <w:rsid w:val="008E3275"/>
    <w:rsid w:val="008E3412"/>
    <w:rsid w:val="008E3525"/>
    <w:rsid w:val="008E3694"/>
    <w:rsid w:val="008E374C"/>
    <w:rsid w:val="008E3773"/>
    <w:rsid w:val="008E3A0A"/>
    <w:rsid w:val="008E3AA7"/>
    <w:rsid w:val="008E3CA1"/>
    <w:rsid w:val="008E3D0F"/>
    <w:rsid w:val="008E3E74"/>
    <w:rsid w:val="008E3ECF"/>
    <w:rsid w:val="008E3FA0"/>
    <w:rsid w:val="008E4168"/>
    <w:rsid w:val="008E421E"/>
    <w:rsid w:val="008E424B"/>
    <w:rsid w:val="008E431F"/>
    <w:rsid w:val="008E43D4"/>
    <w:rsid w:val="008E43FC"/>
    <w:rsid w:val="008E442F"/>
    <w:rsid w:val="008E453D"/>
    <w:rsid w:val="008E46AB"/>
    <w:rsid w:val="008E4809"/>
    <w:rsid w:val="008E4832"/>
    <w:rsid w:val="008E4A68"/>
    <w:rsid w:val="008E4B2D"/>
    <w:rsid w:val="008E4E40"/>
    <w:rsid w:val="008E4F58"/>
    <w:rsid w:val="008E4F96"/>
    <w:rsid w:val="008E5117"/>
    <w:rsid w:val="008E55A3"/>
    <w:rsid w:val="008E55A4"/>
    <w:rsid w:val="008E56E4"/>
    <w:rsid w:val="008E5723"/>
    <w:rsid w:val="008E5738"/>
    <w:rsid w:val="008E5754"/>
    <w:rsid w:val="008E57C3"/>
    <w:rsid w:val="008E589F"/>
    <w:rsid w:val="008E5938"/>
    <w:rsid w:val="008E5D20"/>
    <w:rsid w:val="008E5D74"/>
    <w:rsid w:val="008E5D75"/>
    <w:rsid w:val="008E5F27"/>
    <w:rsid w:val="008E5F51"/>
    <w:rsid w:val="008E6021"/>
    <w:rsid w:val="008E60C9"/>
    <w:rsid w:val="008E6104"/>
    <w:rsid w:val="008E6219"/>
    <w:rsid w:val="008E624A"/>
    <w:rsid w:val="008E660E"/>
    <w:rsid w:val="008E686B"/>
    <w:rsid w:val="008E6DBF"/>
    <w:rsid w:val="008E6EA9"/>
    <w:rsid w:val="008E6FDF"/>
    <w:rsid w:val="008E7088"/>
    <w:rsid w:val="008E7328"/>
    <w:rsid w:val="008E7382"/>
    <w:rsid w:val="008E741D"/>
    <w:rsid w:val="008E742A"/>
    <w:rsid w:val="008E76F0"/>
    <w:rsid w:val="008E772F"/>
    <w:rsid w:val="008E787C"/>
    <w:rsid w:val="008E78E9"/>
    <w:rsid w:val="008E7975"/>
    <w:rsid w:val="008E79A5"/>
    <w:rsid w:val="008E7EA8"/>
    <w:rsid w:val="008F0027"/>
    <w:rsid w:val="008F011A"/>
    <w:rsid w:val="008F0145"/>
    <w:rsid w:val="008F01EB"/>
    <w:rsid w:val="008F02FF"/>
    <w:rsid w:val="008F03FC"/>
    <w:rsid w:val="008F071B"/>
    <w:rsid w:val="008F0A32"/>
    <w:rsid w:val="008F0AC4"/>
    <w:rsid w:val="008F0EB0"/>
    <w:rsid w:val="008F10BB"/>
    <w:rsid w:val="008F1270"/>
    <w:rsid w:val="008F12BC"/>
    <w:rsid w:val="008F12CD"/>
    <w:rsid w:val="008F149B"/>
    <w:rsid w:val="008F1513"/>
    <w:rsid w:val="008F1676"/>
    <w:rsid w:val="008F1BF8"/>
    <w:rsid w:val="008F1D07"/>
    <w:rsid w:val="008F1D61"/>
    <w:rsid w:val="008F204B"/>
    <w:rsid w:val="008F21C8"/>
    <w:rsid w:val="008F2263"/>
    <w:rsid w:val="008F2375"/>
    <w:rsid w:val="008F2547"/>
    <w:rsid w:val="008F2664"/>
    <w:rsid w:val="008F299A"/>
    <w:rsid w:val="008F2A34"/>
    <w:rsid w:val="008F2A4B"/>
    <w:rsid w:val="008F2B8F"/>
    <w:rsid w:val="008F2C09"/>
    <w:rsid w:val="008F2C54"/>
    <w:rsid w:val="008F2DB5"/>
    <w:rsid w:val="008F309C"/>
    <w:rsid w:val="008F3159"/>
    <w:rsid w:val="008F31E9"/>
    <w:rsid w:val="008F3384"/>
    <w:rsid w:val="008F35C4"/>
    <w:rsid w:val="008F35F7"/>
    <w:rsid w:val="008F3869"/>
    <w:rsid w:val="008F395B"/>
    <w:rsid w:val="008F3A81"/>
    <w:rsid w:val="008F3BE4"/>
    <w:rsid w:val="008F3C22"/>
    <w:rsid w:val="008F3C48"/>
    <w:rsid w:val="008F3FA6"/>
    <w:rsid w:val="008F4058"/>
    <w:rsid w:val="008F41D1"/>
    <w:rsid w:val="008F435B"/>
    <w:rsid w:val="008F4459"/>
    <w:rsid w:val="008F44C1"/>
    <w:rsid w:val="008F4563"/>
    <w:rsid w:val="008F46BC"/>
    <w:rsid w:val="008F48E6"/>
    <w:rsid w:val="008F495B"/>
    <w:rsid w:val="008F4A21"/>
    <w:rsid w:val="008F4A70"/>
    <w:rsid w:val="008F4B26"/>
    <w:rsid w:val="008F4C93"/>
    <w:rsid w:val="008F4FD3"/>
    <w:rsid w:val="008F5202"/>
    <w:rsid w:val="008F5278"/>
    <w:rsid w:val="008F5297"/>
    <w:rsid w:val="008F541A"/>
    <w:rsid w:val="008F55CF"/>
    <w:rsid w:val="008F5916"/>
    <w:rsid w:val="008F5A9A"/>
    <w:rsid w:val="008F5AFB"/>
    <w:rsid w:val="008F5BB7"/>
    <w:rsid w:val="008F6501"/>
    <w:rsid w:val="008F68DE"/>
    <w:rsid w:val="008F6978"/>
    <w:rsid w:val="008F69AD"/>
    <w:rsid w:val="008F69EA"/>
    <w:rsid w:val="008F69F5"/>
    <w:rsid w:val="008F6B5D"/>
    <w:rsid w:val="008F6C25"/>
    <w:rsid w:val="008F7073"/>
    <w:rsid w:val="008F71C9"/>
    <w:rsid w:val="008F7211"/>
    <w:rsid w:val="008F7809"/>
    <w:rsid w:val="008F7874"/>
    <w:rsid w:val="008F7989"/>
    <w:rsid w:val="008F7B34"/>
    <w:rsid w:val="008F7B6C"/>
    <w:rsid w:val="008F7E6F"/>
    <w:rsid w:val="008F7E88"/>
    <w:rsid w:val="008F7EEF"/>
    <w:rsid w:val="008F7F82"/>
    <w:rsid w:val="00900249"/>
    <w:rsid w:val="0090037A"/>
    <w:rsid w:val="009003C9"/>
    <w:rsid w:val="009003E6"/>
    <w:rsid w:val="009004A3"/>
    <w:rsid w:val="0090059F"/>
    <w:rsid w:val="009006E4"/>
    <w:rsid w:val="009007E4"/>
    <w:rsid w:val="009008A5"/>
    <w:rsid w:val="00900B7D"/>
    <w:rsid w:val="00900C03"/>
    <w:rsid w:val="00900E67"/>
    <w:rsid w:val="0090109F"/>
    <w:rsid w:val="0090111F"/>
    <w:rsid w:val="009011A5"/>
    <w:rsid w:val="009011CC"/>
    <w:rsid w:val="0090126A"/>
    <w:rsid w:val="009013C8"/>
    <w:rsid w:val="009018D4"/>
    <w:rsid w:val="009019BC"/>
    <w:rsid w:val="00901B80"/>
    <w:rsid w:val="00901DB9"/>
    <w:rsid w:val="00901E19"/>
    <w:rsid w:val="00901F42"/>
    <w:rsid w:val="0090227D"/>
    <w:rsid w:val="009023CF"/>
    <w:rsid w:val="009023DD"/>
    <w:rsid w:val="00902474"/>
    <w:rsid w:val="0090266B"/>
    <w:rsid w:val="0090275E"/>
    <w:rsid w:val="00902949"/>
    <w:rsid w:val="00902983"/>
    <w:rsid w:val="00902B1A"/>
    <w:rsid w:val="00902BFA"/>
    <w:rsid w:val="00902D16"/>
    <w:rsid w:val="00902D80"/>
    <w:rsid w:val="00902E26"/>
    <w:rsid w:val="00902E78"/>
    <w:rsid w:val="00902E7C"/>
    <w:rsid w:val="00902E90"/>
    <w:rsid w:val="00902F55"/>
    <w:rsid w:val="0090313E"/>
    <w:rsid w:val="0090317B"/>
    <w:rsid w:val="00903327"/>
    <w:rsid w:val="009033A1"/>
    <w:rsid w:val="0090359A"/>
    <w:rsid w:val="009035BA"/>
    <w:rsid w:val="009037BC"/>
    <w:rsid w:val="009037DF"/>
    <w:rsid w:val="0090395E"/>
    <w:rsid w:val="00903995"/>
    <w:rsid w:val="00903A18"/>
    <w:rsid w:val="00903B21"/>
    <w:rsid w:val="00903BB7"/>
    <w:rsid w:val="00903CF1"/>
    <w:rsid w:val="00903DA3"/>
    <w:rsid w:val="00903E06"/>
    <w:rsid w:val="00903EF2"/>
    <w:rsid w:val="00903FC0"/>
    <w:rsid w:val="0090408A"/>
    <w:rsid w:val="009040AF"/>
    <w:rsid w:val="009040DD"/>
    <w:rsid w:val="009041A7"/>
    <w:rsid w:val="00904298"/>
    <w:rsid w:val="009042D4"/>
    <w:rsid w:val="00904358"/>
    <w:rsid w:val="00904556"/>
    <w:rsid w:val="00904568"/>
    <w:rsid w:val="00904CF6"/>
    <w:rsid w:val="00904E33"/>
    <w:rsid w:val="00904E90"/>
    <w:rsid w:val="00904F41"/>
    <w:rsid w:val="00904FB3"/>
    <w:rsid w:val="009050FD"/>
    <w:rsid w:val="009053AB"/>
    <w:rsid w:val="00905978"/>
    <w:rsid w:val="009059C8"/>
    <w:rsid w:val="009059E7"/>
    <w:rsid w:val="00905CC9"/>
    <w:rsid w:val="00905D9A"/>
    <w:rsid w:val="00905DA5"/>
    <w:rsid w:val="00905EB1"/>
    <w:rsid w:val="00905F91"/>
    <w:rsid w:val="009063F1"/>
    <w:rsid w:val="009064F1"/>
    <w:rsid w:val="00906514"/>
    <w:rsid w:val="009065EB"/>
    <w:rsid w:val="0090662E"/>
    <w:rsid w:val="00906687"/>
    <w:rsid w:val="0090686C"/>
    <w:rsid w:val="00906B2A"/>
    <w:rsid w:val="00906BBB"/>
    <w:rsid w:val="0090705C"/>
    <w:rsid w:val="0090706C"/>
    <w:rsid w:val="009070CB"/>
    <w:rsid w:val="00907222"/>
    <w:rsid w:val="00907361"/>
    <w:rsid w:val="0090740A"/>
    <w:rsid w:val="00907563"/>
    <w:rsid w:val="009075BD"/>
    <w:rsid w:val="00907774"/>
    <w:rsid w:val="009077DF"/>
    <w:rsid w:val="00907982"/>
    <w:rsid w:val="009079F4"/>
    <w:rsid w:val="00907AA7"/>
    <w:rsid w:val="00907B0F"/>
    <w:rsid w:val="00907CC1"/>
    <w:rsid w:val="00907ED7"/>
    <w:rsid w:val="0091003A"/>
    <w:rsid w:val="009103ED"/>
    <w:rsid w:val="00910565"/>
    <w:rsid w:val="009107DE"/>
    <w:rsid w:val="00910964"/>
    <w:rsid w:val="00911264"/>
    <w:rsid w:val="009112EF"/>
    <w:rsid w:val="00911419"/>
    <w:rsid w:val="009116ED"/>
    <w:rsid w:val="00911806"/>
    <w:rsid w:val="00911859"/>
    <w:rsid w:val="00911905"/>
    <w:rsid w:val="00911946"/>
    <w:rsid w:val="00911B87"/>
    <w:rsid w:val="00911D29"/>
    <w:rsid w:val="00911E4C"/>
    <w:rsid w:val="00911EF5"/>
    <w:rsid w:val="00912129"/>
    <w:rsid w:val="0091219F"/>
    <w:rsid w:val="0091223D"/>
    <w:rsid w:val="0091225D"/>
    <w:rsid w:val="009122CC"/>
    <w:rsid w:val="009125E3"/>
    <w:rsid w:val="0091271C"/>
    <w:rsid w:val="009127B3"/>
    <w:rsid w:val="00912AF2"/>
    <w:rsid w:val="00912B67"/>
    <w:rsid w:val="00912BA0"/>
    <w:rsid w:val="00912BEF"/>
    <w:rsid w:val="00912CC1"/>
    <w:rsid w:val="00912DEB"/>
    <w:rsid w:val="00912FBD"/>
    <w:rsid w:val="00912FF0"/>
    <w:rsid w:val="00913450"/>
    <w:rsid w:val="009135CE"/>
    <w:rsid w:val="0091360D"/>
    <w:rsid w:val="009137BE"/>
    <w:rsid w:val="00913A09"/>
    <w:rsid w:val="00913B7D"/>
    <w:rsid w:val="00913D23"/>
    <w:rsid w:val="00913FA4"/>
    <w:rsid w:val="009143A5"/>
    <w:rsid w:val="0091460B"/>
    <w:rsid w:val="00914BB9"/>
    <w:rsid w:val="00914C57"/>
    <w:rsid w:val="00914CC0"/>
    <w:rsid w:val="00914E9A"/>
    <w:rsid w:val="00915174"/>
    <w:rsid w:val="009154ED"/>
    <w:rsid w:val="0091556D"/>
    <w:rsid w:val="009155D4"/>
    <w:rsid w:val="009156A7"/>
    <w:rsid w:val="0091581C"/>
    <w:rsid w:val="00915862"/>
    <w:rsid w:val="00915A49"/>
    <w:rsid w:val="00915D1D"/>
    <w:rsid w:val="00915F3E"/>
    <w:rsid w:val="00915F3F"/>
    <w:rsid w:val="00916197"/>
    <w:rsid w:val="009161BF"/>
    <w:rsid w:val="009164CF"/>
    <w:rsid w:val="009165A2"/>
    <w:rsid w:val="009168CA"/>
    <w:rsid w:val="00916A1E"/>
    <w:rsid w:val="00916AA0"/>
    <w:rsid w:val="00916B92"/>
    <w:rsid w:val="00916BB1"/>
    <w:rsid w:val="00916BED"/>
    <w:rsid w:val="00916C58"/>
    <w:rsid w:val="00916E9E"/>
    <w:rsid w:val="00916F7D"/>
    <w:rsid w:val="009170B2"/>
    <w:rsid w:val="009170E2"/>
    <w:rsid w:val="00917377"/>
    <w:rsid w:val="00917440"/>
    <w:rsid w:val="00917EBE"/>
    <w:rsid w:val="00917EF5"/>
    <w:rsid w:val="00920048"/>
    <w:rsid w:val="00920140"/>
    <w:rsid w:val="0092028B"/>
    <w:rsid w:val="009202B0"/>
    <w:rsid w:val="009202BB"/>
    <w:rsid w:val="009202D9"/>
    <w:rsid w:val="00920401"/>
    <w:rsid w:val="009204A8"/>
    <w:rsid w:val="0092058C"/>
    <w:rsid w:val="00920667"/>
    <w:rsid w:val="00920A82"/>
    <w:rsid w:val="00920B76"/>
    <w:rsid w:val="00920C5A"/>
    <w:rsid w:val="00920E93"/>
    <w:rsid w:val="0092109C"/>
    <w:rsid w:val="009212D2"/>
    <w:rsid w:val="00921383"/>
    <w:rsid w:val="00921522"/>
    <w:rsid w:val="00921526"/>
    <w:rsid w:val="00921574"/>
    <w:rsid w:val="009216AC"/>
    <w:rsid w:val="009218CE"/>
    <w:rsid w:val="00921C69"/>
    <w:rsid w:val="00921C6C"/>
    <w:rsid w:val="00921D50"/>
    <w:rsid w:val="00921D7C"/>
    <w:rsid w:val="00921E9A"/>
    <w:rsid w:val="00922796"/>
    <w:rsid w:val="00922973"/>
    <w:rsid w:val="00922C43"/>
    <w:rsid w:val="00922E43"/>
    <w:rsid w:val="00922F2A"/>
    <w:rsid w:val="00923138"/>
    <w:rsid w:val="009231FA"/>
    <w:rsid w:val="0092355D"/>
    <w:rsid w:val="00923775"/>
    <w:rsid w:val="00923793"/>
    <w:rsid w:val="009238B8"/>
    <w:rsid w:val="0092390E"/>
    <w:rsid w:val="00923C9E"/>
    <w:rsid w:val="00923CDE"/>
    <w:rsid w:val="00923E63"/>
    <w:rsid w:val="00923F7B"/>
    <w:rsid w:val="009240F9"/>
    <w:rsid w:val="00924123"/>
    <w:rsid w:val="009242BF"/>
    <w:rsid w:val="0092439D"/>
    <w:rsid w:val="00924653"/>
    <w:rsid w:val="00924715"/>
    <w:rsid w:val="00924AA5"/>
    <w:rsid w:val="00924B71"/>
    <w:rsid w:val="00924FB5"/>
    <w:rsid w:val="00925019"/>
    <w:rsid w:val="00925053"/>
    <w:rsid w:val="009250F1"/>
    <w:rsid w:val="009254DF"/>
    <w:rsid w:val="00925890"/>
    <w:rsid w:val="009258BA"/>
    <w:rsid w:val="009259AD"/>
    <w:rsid w:val="00925BA5"/>
    <w:rsid w:val="00925C14"/>
    <w:rsid w:val="00925CA7"/>
    <w:rsid w:val="00925EDD"/>
    <w:rsid w:val="00925FF3"/>
    <w:rsid w:val="0092617D"/>
    <w:rsid w:val="009264EF"/>
    <w:rsid w:val="009264FD"/>
    <w:rsid w:val="00926764"/>
    <w:rsid w:val="009267E9"/>
    <w:rsid w:val="00926A67"/>
    <w:rsid w:val="00926C38"/>
    <w:rsid w:val="00927013"/>
    <w:rsid w:val="009272D7"/>
    <w:rsid w:val="0092736B"/>
    <w:rsid w:val="009273A7"/>
    <w:rsid w:val="00927473"/>
    <w:rsid w:val="0092747F"/>
    <w:rsid w:val="009274C8"/>
    <w:rsid w:val="00927869"/>
    <w:rsid w:val="0092786B"/>
    <w:rsid w:val="009278B5"/>
    <w:rsid w:val="00927992"/>
    <w:rsid w:val="00927AD3"/>
    <w:rsid w:val="00927BDB"/>
    <w:rsid w:val="00927D1D"/>
    <w:rsid w:val="00927E30"/>
    <w:rsid w:val="00930385"/>
    <w:rsid w:val="009303DD"/>
    <w:rsid w:val="009304DF"/>
    <w:rsid w:val="00930589"/>
    <w:rsid w:val="009307E1"/>
    <w:rsid w:val="0093082E"/>
    <w:rsid w:val="009308B7"/>
    <w:rsid w:val="00930948"/>
    <w:rsid w:val="009309A2"/>
    <w:rsid w:val="00930B4F"/>
    <w:rsid w:val="00930B85"/>
    <w:rsid w:val="00930BEB"/>
    <w:rsid w:val="00930CE1"/>
    <w:rsid w:val="00930DD6"/>
    <w:rsid w:val="00930DF7"/>
    <w:rsid w:val="00930E05"/>
    <w:rsid w:val="00930E14"/>
    <w:rsid w:val="00930F8C"/>
    <w:rsid w:val="009310DC"/>
    <w:rsid w:val="009310EE"/>
    <w:rsid w:val="00931248"/>
    <w:rsid w:val="0093125A"/>
    <w:rsid w:val="0093140C"/>
    <w:rsid w:val="00931489"/>
    <w:rsid w:val="00931581"/>
    <w:rsid w:val="0093159F"/>
    <w:rsid w:val="009316A4"/>
    <w:rsid w:val="00931B26"/>
    <w:rsid w:val="00932048"/>
    <w:rsid w:val="009320D3"/>
    <w:rsid w:val="00932343"/>
    <w:rsid w:val="0093249C"/>
    <w:rsid w:val="009326FB"/>
    <w:rsid w:val="009329E2"/>
    <w:rsid w:val="00932A9F"/>
    <w:rsid w:val="00932B61"/>
    <w:rsid w:val="00932B6A"/>
    <w:rsid w:val="00932EBA"/>
    <w:rsid w:val="00932EE5"/>
    <w:rsid w:val="00932FD3"/>
    <w:rsid w:val="009333BA"/>
    <w:rsid w:val="00933498"/>
    <w:rsid w:val="00933582"/>
    <w:rsid w:val="00933657"/>
    <w:rsid w:val="0093395D"/>
    <w:rsid w:val="00933A79"/>
    <w:rsid w:val="00933C33"/>
    <w:rsid w:val="00933D07"/>
    <w:rsid w:val="00933DE3"/>
    <w:rsid w:val="00933E9D"/>
    <w:rsid w:val="009340CE"/>
    <w:rsid w:val="00934137"/>
    <w:rsid w:val="0093423E"/>
    <w:rsid w:val="009342D4"/>
    <w:rsid w:val="00934773"/>
    <w:rsid w:val="009349F9"/>
    <w:rsid w:val="00934A9A"/>
    <w:rsid w:val="00934E38"/>
    <w:rsid w:val="00934EA4"/>
    <w:rsid w:val="00935062"/>
    <w:rsid w:val="009350D4"/>
    <w:rsid w:val="009352F4"/>
    <w:rsid w:val="00935460"/>
    <w:rsid w:val="00935466"/>
    <w:rsid w:val="00935536"/>
    <w:rsid w:val="0093562C"/>
    <w:rsid w:val="0093574C"/>
    <w:rsid w:val="00935852"/>
    <w:rsid w:val="00935B02"/>
    <w:rsid w:val="00935D55"/>
    <w:rsid w:val="00935ED6"/>
    <w:rsid w:val="009360C7"/>
    <w:rsid w:val="00936273"/>
    <w:rsid w:val="009363DD"/>
    <w:rsid w:val="009364DF"/>
    <w:rsid w:val="00936552"/>
    <w:rsid w:val="009365A2"/>
    <w:rsid w:val="0093661B"/>
    <w:rsid w:val="00936771"/>
    <w:rsid w:val="009367F7"/>
    <w:rsid w:val="00936919"/>
    <w:rsid w:val="009369B8"/>
    <w:rsid w:val="00936CD2"/>
    <w:rsid w:val="00936EFD"/>
    <w:rsid w:val="00936F6E"/>
    <w:rsid w:val="00936F9F"/>
    <w:rsid w:val="0093706F"/>
    <w:rsid w:val="009375BF"/>
    <w:rsid w:val="00937908"/>
    <w:rsid w:val="00937ABC"/>
    <w:rsid w:val="00937D73"/>
    <w:rsid w:val="00937EA9"/>
    <w:rsid w:val="00940049"/>
    <w:rsid w:val="0094016B"/>
    <w:rsid w:val="0094020C"/>
    <w:rsid w:val="0094046C"/>
    <w:rsid w:val="0094068F"/>
    <w:rsid w:val="009407A8"/>
    <w:rsid w:val="009408C8"/>
    <w:rsid w:val="00940AE0"/>
    <w:rsid w:val="00940B9D"/>
    <w:rsid w:val="00940BE0"/>
    <w:rsid w:val="00940DB4"/>
    <w:rsid w:val="00940EF0"/>
    <w:rsid w:val="009414B7"/>
    <w:rsid w:val="00941598"/>
    <w:rsid w:val="00941720"/>
    <w:rsid w:val="0094192B"/>
    <w:rsid w:val="009419DD"/>
    <w:rsid w:val="00941D44"/>
    <w:rsid w:val="00941D8C"/>
    <w:rsid w:val="00941ECD"/>
    <w:rsid w:val="009420A0"/>
    <w:rsid w:val="00942453"/>
    <w:rsid w:val="00942504"/>
    <w:rsid w:val="0094279B"/>
    <w:rsid w:val="009427BA"/>
    <w:rsid w:val="009428D4"/>
    <w:rsid w:val="009428F5"/>
    <w:rsid w:val="0094295A"/>
    <w:rsid w:val="00942BF1"/>
    <w:rsid w:val="00942CDB"/>
    <w:rsid w:val="00942D26"/>
    <w:rsid w:val="00942E86"/>
    <w:rsid w:val="00942F4A"/>
    <w:rsid w:val="00943111"/>
    <w:rsid w:val="0094330D"/>
    <w:rsid w:val="009433D5"/>
    <w:rsid w:val="0094343C"/>
    <w:rsid w:val="00943663"/>
    <w:rsid w:val="009437BE"/>
    <w:rsid w:val="00943A0A"/>
    <w:rsid w:val="00943A5C"/>
    <w:rsid w:val="00943A7E"/>
    <w:rsid w:val="00943C1A"/>
    <w:rsid w:val="00943D1C"/>
    <w:rsid w:val="00943E29"/>
    <w:rsid w:val="00943F84"/>
    <w:rsid w:val="009441F1"/>
    <w:rsid w:val="0094426F"/>
    <w:rsid w:val="009442A6"/>
    <w:rsid w:val="00944945"/>
    <w:rsid w:val="0094499F"/>
    <w:rsid w:val="00944B98"/>
    <w:rsid w:val="00944BD7"/>
    <w:rsid w:val="00944CB4"/>
    <w:rsid w:val="00944CC1"/>
    <w:rsid w:val="00944EDA"/>
    <w:rsid w:val="009453F0"/>
    <w:rsid w:val="009454F1"/>
    <w:rsid w:val="009456F8"/>
    <w:rsid w:val="00945762"/>
    <w:rsid w:val="00945791"/>
    <w:rsid w:val="00945A01"/>
    <w:rsid w:val="00945BC9"/>
    <w:rsid w:val="00945ED3"/>
    <w:rsid w:val="00945F8B"/>
    <w:rsid w:val="009460A6"/>
    <w:rsid w:val="0094612E"/>
    <w:rsid w:val="009461C7"/>
    <w:rsid w:val="009463D9"/>
    <w:rsid w:val="0094645B"/>
    <w:rsid w:val="00946834"/>
    <w:rsid w:val="009468C6"/>
    <w:rsid w:val="009468D0"/>
    <w:rsid w:val="009468F4"/>
    <w:rsid w:val="009469C7"/>
    <w:rsid w:val="00946A97"/>
    <w:rsid w:val="00946AC5"/>
    <w:rsid w:val="00946AD0"/>
    <w:rsid w:val="00946BBE"/>
    <w:rsid w:val="00946BDD"/>
    <w:rsid w:val="00946D1F"/>
    <w:rsid w:val="00946E1B"/>
    <w:rsid w:val="00946EAB"/>
    <w:rsid w:val="00946FC2"/>
    <w:rsid w:val="00947033"/>
    <w:rsid w:val="009470D0"/>
    <w:rsid w:val="009472DC"/>
    <w:rsid w:val="00947308"/>
    <w:rsid w:val="00947391"/>
    <w:rsid w:val="009473C2"/>
    <w:rsid w:val="009475BE"/>
    <w:rsid w:val="009475D4"/>
    <w:rsid w:val="009476C8"/>
    <w:rsid w:val="009477C3"/>
    <w:rsid w:val="00947802"/>
    <w:rsid w:val="0094781F"/>
    <w:rsid w:val="00947872"/>
    <w:rsid w:val="00947934"/>
    <w:rsid w:val="00947939"/>
    <w:rsid w:val="009479FB"/>
    <w:rsid w:val="00947AA3"/>
    <w:rsid w:val="00947C03"/>
    <w:rsid w:val="00947D97"/>
    <w:rsid w:val="00950059"/>
    <w:rsid w:val="009501B0"/>
    <w:rsid w:val="0095033D"/>
    <w:rsid w:val="00950446"/>
    <w:rsid w:val="0095044F"/>
    <w:rsid w:val="0095083C"/>
    <w:rsid w:val="00950859"/>
    <w:rsid w:val="00950929"/>
    <w:rsid w:val="009509B0"/>
    <w:rsid w:val="00950EB7"/>
    <w:rsid w:val="009517D4"/>
    <w:rsid w:val="00951B16"/>
    <w:rsid w:val="00951BE9"/>
    <w:rsid w:val="00951BEC"/>
    <w:rsid w:val="00951DA4"/>
    <w:rsid w:val="00951F49"/>
    <w:rsid w:val="00951F87"/>
    <w:rsid w:val="00951F94"/>
    <w:rsid w:val="00952033"/>
    <w:rsid w:val="00952047"/>
    <w:rsid w:val="009520CC"/>
    <w:rsid w:val="00952285"/>
    <w:rsid w:val="00952315"/>
    <w:rsid w:val="009524A9"/>
    <w:rsid w:val="009526A2"/>
    <w:rsid w:val="00952B88"/>
    <w:rsid w:val="00952BA2"/>
    <w:rsid w:val="00952BF8"/>
    <w:rsid w:val="009532BE"/>
    <w:rsid w:val="00953398"/>
    <w:rsid w:val="0095340B"/>
    <w:rsid w:val="0095340E"/>
    <w:rsid w:val="0095356C"/>
    <w:rsid w:val="00953B0A"/>
    <w:rsid w:val="00953C0B"/>
    <w:rsid w:val="00953C12"/>
    <w:rsid w:val="00953D4C"/>
    <w:rsid w:val="00953F32"/>
    <w:rsid w:val="00953F96"/>
    <w:rsid w:val="009540E7"/>
    <w:rsid w:val="0095415A"/>
    <w:rsid w:val="00954395"/>
    <w:rsid w:val="009543E4"/>
    <w:rsid w:val="0095452A"/>
    <w:rsid w:val="009549F0"/>
    <w:rsid w:val="00954B2E"/>
    <w:rsid w:val="00954BB4"/>
    <w:rsid w:val="0095514A"/>
    <w:rsid w:val="00955200"/>
    <w:rsid w:val="00955339"/>
    <w:rsid w:val="00955702"/>
    <w:rsid w:val="009558D8"/>
    <w:rsid w:val="00955F1A"/>
    <w:rsid w:val="00955FD0"/>
    <w:rsid w:val="00956037"/>
    <w:rsid w:val="009560AC"/>
    <w:rsid w:val="0095611E"/>
    <w:rsid w:val="0095615C"/>
    <w:rsid w:val="0095619C"/>
    <w:rsid w:val="00956756"/>
    <w:rsid w:val="00956A93"/>
    <w:rsid w:val="00956C6E"/>
    <w:rsid w:val="00956E56"/>
    <w:rsid w:val="00956F28"/>
    <w:rsid w:val="00956F73"/>
    <w:rsid w:val="00957238"/>
    <w:rsid w:val="0095745A"/>
    <w:rsid w:val="00957574"/>
    <w:rsid w:val="009575BF"/>
    <w:rsid w:val="0095767A"/>
    <w:rsid w:val="009578C3"/>
    <w:rsid w:val="009578DA"/>
    <w:rsid w:val="00957A83"/>
    <w:rsid w:val="00957C6E"/>
    <w:rsid w:val="00957D63"/>
    <w:rsid w:val="00957F53"/>
    <w:rsid w:val="00960113"/>
    <w:rsid w:val="009601F3"/>
    <w:rsid w:val="0096067A"/>
    <w:rsid w:val="00960736"/>
    <w:rsid w:val="009608D5"/>
    <w:rsid w:val="009609D0"/>
    <w:rsid w:val="00960AFE"/>
    <w:rsid w:val="00960F10"/>
    <w:rsid w:val="00961636"/>
    <w:rsid w:val="0096181E"/>
    <w:rsid w:val="00961C40"/>
    <w:rsid w:val="00961D30"/>
    <w:rsid w:val="0096225A"/>
    <w:rsid w:val="0096227E"/>
    <w:rsid w:val="009623F1"/>
    <w:rsid w:val="00962622"/>
    <w:rsid w:val="009628EE"/>
    <w:rsid w:val="0096295A"/>
    <w:rsid w:val="00962ABD"/>
    <w:rsid w:val="00962AFC"/>
    <w:rsid w:val="00962B2C"/>
    <w:rsid w:val="00962CE0"/>
    <w:rsid w:val="00962D2C"/>
    <w:rsid w:val="00962E94"/>
    <w:rsid w:val="00962F8A"/>
    <w:rsid w:val="00962F99"/>
    <w:rsid w:val="00963017"/>
    <w:rsid w:val="009630EF"/>
    <w:rsid w:val="009630FB"/>
    <w:rsid w:val="00963389"/>
    <w:rsid w:val="009634C3"/>
    <w:rsid w:val="00963951"/>
    <w:rsid w:val="0096398D"/>
    <w:rsid w:val="00963A51"/>
    <w:rsid w:val="00963D90"/>
    <w:rsid w:val="00963DD2"/>
    <w:rsid w:val="00963E05"/>
    <w:rsid w:val="00963F21"/>
    <w:rsid w:val="00964072"/>
    <w:rsid w:val="009643F7"/>
    <w:rsid w:val="00964474"/>
    <w:rsid w:val="00964649"/>
    <w:rsid w:val="009647BA"/>
    <w:rsid w:val="00964895"/>
    <w:rsid w:val="00964A9D"/>
    <w:rsid w:val="00964BCE"/>
    <w:rsid w:val="00964E37"/>
    <w:rsid w:val="00964F90"/>
    <w:rsid w:val="0096501D"/>
    <w:rsid w:val="00965095"/>
    <w:rsid w:val="00965112"/>
    <w:rsid w:val="009652B8"/>
    <w:rsid w:val="009653E7"/>
    <w:rsid w:val="009656F0"/>
    <w:rsid w:val="00965912"/>
    <w:rsid w:val="00965D01"/>
    <w:rsid w:val="00965D66"/>
    <w:rsid w:val="0096600C"/>
    <w:rsid w:val="00966035"/>
    <w:rsid w:val="009660DD"/>
    <w:rsid w:val="009662BD"/>
    <w:rsid w:val="009663C3"/>
    <w:rsid w:val="00966518"/>
    <w:rsid w:val="00966665"/>
    <w:rsid w:val="0096696C"/>
    <w:rsid w:val="00966A85"/>
    <w:rsid w:val="00966B23"/>
    <w:rsid w:val="00966B24"/>
    <w:rsid w:val="00966D15"/>
    <w:rsid w:val="00966D26"/>
    <w:rsid w:val="009670E3"/>
    <w:rsid w:val="00967290"/>
    <w:rsid w:val="009672AC"/>
    <w:rsid w:val="0096745C"/>
    <w:rsid w:val="00967477"/>
    <w:rsid w:val="0096790E"/>
    <w:rsid w:val="00967A58"/>
    <w:rsid w:val="00967ABF"/>
    <w:rsid w:val="00967D9A"/>
    <w:rsid w:val="00967EB6"/>
    <w:rsid w:val="00967EE1"/>
    <w:rsid w:val="00967F89"/>
    <w:rsid w:val="0097001B"/>
    <w:rsid w:val="009700A3"/>
    <w:rsid w:val="00970172"/>
    <w:rsid w:val="0097017A"/>
    <w:rsid w:val="00970290"/>
    <w:rsid w:val="00970297"/>
    <w:rsid w:val="0097047B"/>
    <w:rsid w:val="00970619"/>
    <w:rsid w:val="00970859"/>
    <w:rsid w:val="00970954"/>
    <w:rsid w:val="00970BE5"/>
    <w:rsid w:val="00970C96"/>
    <w:rsid w:val="00970CD1"/>
    <w:rsid w:val="00970F07"/>
    <w:rsid w:val="0097109F"/>
    <w:rsid w:val="009710A0"/>
    <w:rsid w:val="00971326"/>
    <w:rsid w:val="009713A6"/>
    <w:rsid w:val="009716AD"/>
    <w:rsid w:val="009717FA"/>
    <w:rsid w:val="009718AC"/>
    <w:rsid w:val="009718C5"/>
    <w:rsid w:val="00971A1C"/>
    <w:rsid w:val="00971B2B"/>
    <w:rsid w:val="00971C40"/>
    <w:rsid w:val="00971C86"/>
    <w:rsid w:val="00971D00"/>
    <w:rsid w:val="00971D36"/>
    <w:rsid w:val="00971F12"/>
    <w:rsid w:val="0097208A"/>
    <w:rsid w:val="009721F5"/>
    <w:rsid w:val="00972255"/>
    <w:rsid w:val="009722F3"/>
    <w:rsid w:val="0097236F"/>
    <w:rsid w:val="009724FD"/>
    <w:rsid w:val="0097273D"/>
    <w:rsid w:val="00972965"/>
    <w:rsid w:val="00972973"/>
    <w:rsid w:val="00972B8B"/>
    <w:rsid w:val="00972BC5"/>
    <w:rsid w:val="00972CE8"/>
    <w:rsid w:val="00972F00"/>
    <w:rsid w:val="00973494"/>
    <w:rsid w:val="009734BA"/>
    <w:rsid w:val="00973585"/>
    <w:rsid w:val="00973699"/>
    <w:rsid w:val="00973D5F"/>
    <w:rsid w:val="00973D6E"/>
    <w:rsid w:val="00973D79"/>
    <w:rsid w:val="00973E25"/>
    <w:rsid w:val="00973F10"/>
    <w:rsid w:val="009742E8"/>
    <w:rsid w:val="009744D9"/>
    <w:rsid w:val="00974505"/>
    <w:rsid w:val="0097467F"/>
    <w:rsid w:val="00974762"/>
    <w:rsid w:val="00974871"/>
    <w:rsid w:val="00974944"/>
    <w:rsid w:val="00974BD9"/>
    <w:rsid w:val="00974D74"/>
    <w:rsid w:val="00975195"/>
    <w:rsid w:val="009752D7"/>
    <w:rsid w:val="00975491"/>
    <w:rsid w:val="00975526"/>
    <w:rsid w:val="009759A6"/>
    <w:rsid w:val="00975AD2"/>
    <w:rsid w:val="00975B27"/>
    <w:rsid w:val="00975CED"/>
    <w:rsid w:val="00975D95"/>
    <w:rsid w:val="00975E68"/>
    <w:rsid w:val="00975EEB"/>
    <w:rsid w:val="00975F84"/>
    <w:rsid w:val="009761A5"/>
    <w:rsid w:val="0097621E"/>
    <w:rsid w:val="00976253"/>
    <w:rsid w:val="009763BC"/>
    <w:rsid w:val="009763EE"/>
    <w:rsid w:val="0097673C"/>
    <w:rsid w:val="00976832"/>
    <w:rsid w:val="0097692A"/>
    <w:rsid w:val="00976A6B"/>
    <w:rsid w:val="00976C1B"/>
    <w:rsid w:val="00976C9E"/>
    <w:rsid w:val="00976F0A"/>
    <w:rsid w:val="009771E6"/>
    <w:rsid w:val="0097757B"/>
    <w:rsid w:val="00977692"/>
    <w:rsid w:val="009776DB"/>
    <w:rsid w:val="00977B6D"/>
    <w:rsid w:val="00977BA7"/>
    <w:rsid w:val="00977BD6"/>
    <w:rsid w:val="00977D98"/>
    <w:rsid w:val="00977DE4"/>
    <w:rsid w:val="00977E1E"/>
    <w:rsid w:val="0098013A"/>
    <w:rsid w:val="00980351"/>
    <w:rsid w:val="0098071F"/>
    <w:rsid w:val="00980819"/>
    <w:rsid w:val="009809B1"/>
    <w:rsid w:val="009809FF"/>
    <w:rsid w:val="00980A05"/>
    <w:rsid w:val="00980B6C"/>
    <w:rsid w:val="00980CA0"/>
    <w:rsid w:val="00980CAC"/>
    <w:rsid w:val="00980CD1"/>
    <w:rsid w:val="00980CDD"/>
    <w:rsid w:val="00980D96"/>
    <w:rsid w:val="00980FBE"/>
    <w:rsid w:val="00981077"/>
    <w:rsid w:val="009812B6"/>
    <w:rsid w:val="009815C0"/>
    <w:rsid w:val="009815F4"/>
    <w:rsid w:val="00981990"/>
    <w:rsid w:val="009819E3"/>
    <w:rsid w:val="00981A05"/>
    <w:rsid w:val="00981AC6"/>
    <w:rsid w:val="00981DDA"/>
    <w:rsid w:val="00981EC1"/>
    <w:rsid w:val="00981F8A"/>
    <w:rsid w:val="00982342"/>
    <w:rsid w:val="009824D2"/>
    <w:rsid w:val="00982519"/>
    <w:rsid w:val="00982920"/>
    <w:rsid w:val="00982B9E"/>
    <w:rsid w:val="00982D60"/>
    <w:rsid w:val="00982DEB"/>
    <w:rsid w:val="00982E31"/>
    <w:rsid w:val="00982E91"/>
    <w:rsid w:val="00982F40"/>
    <w:rsid w:val="009834E8"/>
    <w:rsid w:val="009837D2"/>
    <w:rsid w:val="00983EC7"/>
    <w:rsid w:val="009841F4"/>
    <w:rsid w:val="009843B2"/>
    <w:rsid w:val="009844DF"/>
    <w:rsid w:val="00984539"/>
    <w:rsid w:val="0098455E"/>
    <w:rsid w:val="00984609"/>
    <w:rsid w:val="00984662"/>
    <w:rsid w:val="009847EF"/>
    <w:rsid w:val="0098482A"/>
    <w:rsid w:val="00984953"/>
    <w:rsid w:val="00984A84"/>
    <w:rsid w:val="00984AFA"/>
    <w:rsid w:val="00984B9D"/>
    <w:rsid w:val="00984C37"/>
    <w:rsid w:val="00984C96"/>
    <w:rsid w:val="00984CA0"/>
    <w:rsid w:val="00984CC4"/>
    <w:rsid w:val="00984E87"/>
    <w:rsid w:val="00984EBC"/>
    <w:rsid w:val="00984F52"/>
    <w:rsid w:val="00985009"/>
    <w:rsid w:val="00985075"/>
    <w:rsid w:val="009850F7"/>
    <w:rsid w:val="00985297"/>
    <w:rsid w:val="00985593"/>
    <w:rsid w:val="009855DC"/>
    <w:rsid w:val="009857D0"/>
    <w:rsid w:val="00985841"/>
    <w:rsid w:val="0098595A"/>
    <w:rsid w:val="00985BD8"/>
    <w:rsid w:val="00985C93"/>
    <w:rsid w:val="00985CEC"/>
    <w:rsid w:val="00985CF3"/>
    <w:rsid w:val="00985D03"/>
    <w:rsid w:val="00985DF0"/>
    <w:rsid w:val="00985EDC"/>
    <w:rsid w:val="009863C2"/>
    <w:rsid w:val="00986483"/>
    <w:rsid w:val="00986664"/>
    <w:rsid w:val="0098675D"/>
    <w:rsid w:val="00986834"/>
    <w:rsid w:val="00986856"/>
    <w:rsid w:val="00986B0D"/>
    <w:rsid w:val="00986B1E"/>
    <w:rsid w:val="009870AE"/>
    <w:rsid w:val="009870D8"/>
    <w:rsid w:val="0098767B"/>
    <w:rsid w:val="0098790B"/>
    <w:rsid w:val="0098799D"/>
    <w:rsid w:val="00987DCD"/>
    <w:rsid w:val="00987DFB"/>
    <w:rsid w:val="009902F6"/>
    <w:rsid w:val="00990398"/>
    <w:rsid w:val="0099047C"/>
    <w:rsid w:val="0099068A"/>
    <w:rsid w:val="00990AEF"/>
    <w:rsid w:val="00990AF5"/>
    <w:rsid w:val="00990AFD"/>
    <w:rsid w:val="00990D7B"/>
    <w:rsid w:val="00990DD0"/>
    <w:rsid w:val="00990E04"/>
    <w:rsid w:val="00990F75"/>
    <w:rsid w:val="00991371"/>
    <w:rsid w:val="00991460"/>
    <w:rsid w:val="0099151F"/>
    <w:rsid w:val="00991600"/>
    <w:rsid w:val="00991816"/>
    <w:rsid w:val="00991873"/>
    <w:rsid w:val="00991C54"/>
    <w:rsid w:val="00991DFD"/>
    <w:rsid w:val="00991E60"/>
    <w:rsid w:val="00991EF6"/>
    <w:rsid w:val="00991FD2"/>
    <w:rsid w:val="00992055"/>
    <w:rsid w:val="00992163"/>
    <w:rsid w:val="009921F9"/>
    <w:rsid w:val="009924F5"/>
    <w:rsid w:val="00992867"/>
    <w:rsid w:val="0099297D"/>
    <w:rsid w:val="0099298B"/>
    <w:rsid w:val="009929FD"/>
    <w:rsid w:val="00992CC3"/>
    <w:rsid w:val="00993033"/>
    <w:rsid w:val="00993273"/>
    <w:rsid w:val="00993415"/>
    <w:rsid w:val="009935F0"/>
    <w:rsid w:val="00993682"/>
    <w:rsid w:val="009937DC"/>
    <w:rsid w:val="00993A11"/>
    <w:rsid w:val="00993A5E"/>
    <w:rsid w:val="00993F1F"/>
    <w:rsid w:val="00993F52"/>
    <w:rsid w:val="00993F8C"/>
    <w:rsid w:val="009942B7"/>
    <w:rsid w:val="00994366"/>
    <w:rsid w:val="00994418"/>
    <w:rsid w:val="00994843"/>
    <w:rsid w:val="00994C06"/>
    <w:rsid w:val="00994FCD"/>
    <w:rsid w:val="009951FC"/>
    <w:rsid w:val="00995343"/>
    <w:rsid w:val="009954F5"/>
    <w:rsid w:val="00995533"/>
    <w:rsid w:val="009955CF"/>
    <w:rsid w:val="00995757"/>
    <w:rsid w:val="00995956"/>
    <w:rsid w:val="0099597B"/>
    <w:rsid w:val="00995EB2"/>
    <w:rsid w:val="00995FB2"/>
    <w:rsid w:val="0099634E"/>
    <w:rsid w:val="0099636F"/>
    <w:rsid w:val="009963EE"/>
    <w:rsid w:val="00996531"/>
    <w:rsid w:val="0099660D"/>
    <w:rsid w:val="00996714"/>
    <w:rsid w:val="0099688B"/>
    <w:rsid w:val="009968D9"/>
    <w:rsid w:val="00996A5A"/>
    <w:rsid w:val="00996B98"/>
    <w:rsid w:val="00996D7B"/>
    <w:rsid w:val="00996E31"/>
    <w:rsid w:val="00996FB7"/>
    <w:rsid w:val="0099746C"/>
    <w:rsid w:val="009979F4"/>
    <w:rsid w:val="00997AF1"/>
    <w:rsid w:val="00997BEC"/>
    <w:rsid w:val="00997C94"/>
    <w:rsid w:val="00997E6E"/>
    <w:rsid w:val="00997ECE"/>
    <w:rsid w:val="009A007F"/>
    <w:rsid w:val="009A00E5"/>
    <w:rsid w:val="009A00F2"/>
    <w:rsid w:val="009A0365"/>
    <w:rsid w:val="009A0526"/>
    <w:rsid w:val="009A0563"/>
    <w:rsid w:val="009A05E5"/>
    <w:rsid w:val="009A09FD"/>
    <w:rsid w:val="009A0AEE"/>
    <w:rsid w:val="009A0CBA"/>
    <w:rsid w:val="009A0CE7"/>
    <w:rsid w:val="009A0D7A"/>
    <w:rsid w:val="009A0E28"/>
    <w:rsid w:val="009A0F63"/>
    <w:rsid w:val="009A1215"/>
    <w:rsid w:val="009A1347"/>
    <w:rsid w:val="009A1A3D"/>
    <w:rsid w:val="009A1CD3"/>
    <w:rsid w:val="009A1E33"/>
    <w:rsid w:val="009A1FA3"/>
    <w:rsid w:val="009A2067"/>
    <w:rsid w:val="009A211D"/>
    <w:rsid w:val="009A2196"/>
    <w:rsid w:val="009A2726"/>
    <w:rsid w:val="009A27BF"/>
    <w:rsid w:val="009A27D9"/>
    <w:rsid w:val="009A2F66"/>
    <w:rsid w:val="009A322E"/>
    <w:rsid w:val="009A3251"/>
    <w:rsid w:val="009A334B"/>
    <w:rsid w:val="009A33F7"/>
    <w:rsid w:val="009A34E7"/>
    <w:rsid w:val="009A3541"/>
    <w:rsid w:val="009A3546"/>
    <w:rsid w:val="009A35EC"/>
    <w:rsid w:val="009A3629"/>
    <w:rsid w:val="009A3648"/>
    <w:rsid w:val="009A36AE"/>
    <w:rsid w:val="009A36B1"/>
    <w:rsid w:val="009A396D"/>
    <w:rsid w:val="009A3B38"/>
    <w:rsid w:val="009A3C66"/>
    <w:rsid w:val="009A3CD2"/>
    <w:rsid w:val="009A405A"/>
    <w:rsid w:val="009A40BB"/>
    <w:rsid w:val="009A43C7"/>
    <w:rsid w:val="009A43C9"/>
    <w:rsid w:val="009A47F0"/>
    <w:rsid w:val="009A4948"/>
    <w:rsid w:val="009A4E10"/>
    <w:rsid w:val="009A4E4C"/>
    <w:rsid w:val="009A4E8F"/>
    <w:rsid w:val="009A538A"/>
    <w:rsid w:val="009A56B3"/>
    <w:rsid w:val="009A5867"/>
    <w:rsid w:val="009A5877"/>
    <w:rsid w:val="009A59D7"/>
    <w:rsid w:val="009A59F2"/>
    <w:rsid w:val="009A5BA0"/>
    <w:rsid w:val="009A5C21"/>
    <w:rsid w:val="009A5CE7"/>
    <w:rsid w:val="009A5E96"/>
    <w:rsid w:val="009A5ECF"/>
    <w:rsid w:val="009A5FAE"/>
    <w:rsid w:val="009A5FF4"/>
    <w:rsid w:val="009A6008"/>
    <w:rsid w:val="009A62C4"/>
    <w:rsid w:val="009A63CA"/>
    <w:rsid w:val="009A63E1"/>
    <w:rsid w:val="009A6722"/>
    <w:rsid w:val="009A6AFF"/>
    <w:rsid w:val="009A71DF"/>
    <w:rsid w:val="009A72C9"/>
    <w:rsid w:val="009A732F"/>
    <w:rsid w:val="009A7538"/>
    <w:rsid w:val="009A765F"/>
    <w:rsid w:val="009A7705"/>
    <w:rsid w:val="009A7941"/>
    <w:rsid w:val="009A7987"/>
    <w:rsid w:val="009A79C3"/>
    <w:rsid w:val="009A7B23"/>
    <w:rsid w:val="009A7F26"/>
    <w:rsid w:val="009A7FBB"/>
    <w:rsid w:val="009B0010"/>
    <w:rsid w:val="009B0451"/>
    <w:rsid w:val="009B047E"/>
    <w:rsid w:val="009B058D"/>
    <w:rsid w:val="009B05F7"/>
    <w:rsid w:val="009B0716"/>
    <w:rsid w:val="009B07BD"/>
    <w:rsid w:val="009B0B1C"/>
    <w:rsid w:val="009B0B47"/>
    <w:rsid w:val="009B0CD1"/>
    <w:rsid w:val="009B10CE"/>
    <w:rsid w:val="009B11F3"/>
    <w:rsid w:val="009B1214"/>
    <w:rsid w:val="009B14EA"/>
    <w:rsid w:val="009B1AB1"/>
    <w:rsid w:val="009B1B02"/>
    <w:rsid w:val="009B1B8A"/>
    <w:rsid w:val="009B1BA2"/>
    <w:rsid w:val="009B1BD0"/>
    <w:rsid w:val="009B1D4A"/>
    <w:rsid w:val="009B1EA0"/>
    <w:rsid w:val="009B2096"/>
    <w:rsid w:val="009B2135"/>
    <w:rsid w:val="009B225E"/>
    <w:rsid w:val="009B232A"/>
    <w:rsid w:val="009B25B6"/>
    <w:rsid w:val="009B2643"/>
    <w:rsid w:val="009B28D9"/>
    <w:rsid w:val="009B29AC"/>
    <w:rsid w:val="009B2D7D"/>
    <w:rsid w:val="009B2DE4"/>
    <w:rsid w:val="009B2F5F"/>
    <w:rsid w:val="009B2FC4"/>
    <w:rsid w:val="009B300D"/>
    <w:rsid w:val="009B31EC"/>
    <w:rsid w:val="009B33FD"/>
    <w:rsid w:val="009B3425"/>
    <w:rsid w:val="009B354E"/>
    <w:rsid w:val="009B3720"/>
    <w:rsid w:val="009B38BE"/>
    <w:rsid w:val="009B38D8"/>
    <w:rsid w:val="009B39B3"/>
    <w:rsid w:val="009B3A19"/>
    <w:rsid w:val="009B3A89"/>
    <w:rsid w:val="009B3C07"/>
    <w:rsid w:val="009B3C11"/>
    <w:rsid w:val="009B3C9C"/>
    <w:rsid w:val="009B3D8A"/>
    <w:rsid w:val="009B3DAC"/>
    <w:rsid w:val="009B3FD2"/>
    <w:rsid w:val="009B42B7"/>
    <w:rsid w:val="009B43E7"/>
    <w:rsid w:val="009B44F5"/>
    <w:rsid w:val="009B488C"/>
    <w:rsid w:val="009B493A"/>
    <w:rsid w:val="009B4DE1"/>
    <w:rsid w:val="009B4E91"/>
    <w:rsid w:val="009B4F39"/>
    <w:rsid w:val="009B4FAE"/>
    <w:rsid w:val="009B5181"/>
    <w:rsid w:val="009B5361"/>
    <w:rsid w:val="009B5389"/>
    <w:rsid w:val="009B554A"/>
    <w:rsid w:val="009B57C7"/>
    <w:rsid w:val="009B5B77"/>
    <w:rsid w:val="009B5E77"/>
    <w:rsid w:val="009B5F35"/>
    <w:rsid w:val="009B6069"/>
    <w:rsid w:val="009B6216"/>
    <w:rsid w:val="009B62DD"/>
    <w:rsid w:val="009B62F6"/>
    <w:rsid w:val="009B64F8"/>
    <w:rsid w:val="009B64FC"/>
    <w:rsid w:val="009B6587"/>
    <w:rsid w:val="009B65BB"/>
    <w:rsid w:val="009B6899"/>
    <w:rsid w:val="009B6B48"/>
    <w:rsid w:val="009B6BAE"/>
    <w:rsid w:val="009B6CC7"/>
    <w:rsid w:val="009B6CEE"/>
    <w:rsid w:val="009B6CF8"/>
    <w:rsid w:val="009B706A"/>
    <w:rsid w:val="009B70D1"/>
    <w:rsid w:val="009B7201"/>
    <w:rsid w:val="009B724D"/>
    <w:rsid w:val="009B7357"/>
    <w:rsid w:val="009B7427"/>
    <w:rsid w:val="009B75A6"/>
    <w:rsid w:val="009B76D0"/>
    <w:rsid w:val="009B77A5"/>
    <w:rsid w:val="009B77AA"/>
    <w:rsid w:val="009B795C"/>
    <w:rsid w:val="009B7D90"/>
    <w:rsid w:val="009B7DA9"/>
    <w:rsid w:val="009B7EC1"/>
    <w:rsid w:val="009B7EFB"/>
    <w:rsid w:val="009B7F8C"/>
    <w:rsid w:val="009C0074"/>
    <w:rsid w:val="009C0094"/>
    <w:rsid w:val="009C009A"/>
    <w:rsid w:val="009C026F"/>
    <w:rsid w:val="009C02F9"/>
    <w:rsid w:val="009C034E"/>
    <w:rsid w:val="009C04FE"/>
    <w:rsid w:val="009C0653"/>
    <w:rsid w:val="009C0836"/>
    <w:rsid w:val="009C099A"/>
    <w:rsid w:val="009C0A90"/>
    <w:rsid w:val="009C0AB6"/>
    <w:rsid w:val="009C0B1B"/>
    <w:rsid w:val="009C19BA"/>
    <w:rsid w:val="009C1A45"/>
    <w:rsid w:val="009C1ABE"/>
    <w:rsid w:val="009C1B7A"/>
    <w:rsid w:val="009C1BC0"/>
    <w:rsid w:val="009C1D59"/>
    <w:rsid w:val="009C1FCB"/>
    <w:rsid w:val="009C201B"/>
    <w:rsid w:val="009C230C"/>
    <w:rsid w:val="009C232B"/>
    <w:rsid w:val="009C2362"/>
    <w:rsid w:val="009C2512"/>
    <w:rsid w:val="009C2695"/>
    <w:rsid w:val="009C26E1"/>
    <w:rsid w:val="009C279B"/>
    <w:rsid w:val="009C27C2"/>
    <w:rsid w:val="009C2999"/>
    <w:rsid w:val="009C2BB2"/>
    <w:rsid w:val="009C2C1A"/>
    <w:rsid w:val="009C2DD2"/>
    <w:rsid w:val="009C3046"/>
    <w:rsid w:val="009C30FC"/>
    <w:rsid w:val="009C3160"/>
    <w:rsid w:val="009C3181"/>
    <w:rsid w:val="009C33F8"/>
    <w:rsid w:val="009C34E1"/>
    <w:rsid w:val="009C35D0"/>
    <w:rsid w:val="009C3677"/>
    <w:rsid w:val="009C3ABD"/>
    <w:rsid w:val="009C431A"/>
    <w:rsid w:val="009C43D8"/>
    <w:rsid w:val="009C4457"/>
    <w:rsid w:val="009C447F"/>
    <w:rsid w:val="009C44FA"/>
    <w:rsid w:val="009C45B0"/>
    <w:rsid w:val="009C4756"/>
    <w:rsid w:val="009C47EE"/>
    <w:rsid w:val="009C4907"/>
    <w:rsid w:val="009C490C"/>
    <w:rsid w:val="009C4919"/>
    <w:rsid w:val="009C496E"/>
    <w:rsid w:val="009C4C1C"/>
    <w:rsid w:val="009C4CD8"/>
    <w:rsid w:val="009C4F48"/>
    <w:rsid w:val="009C51B5"/>
    <w:rsid w:val="009C51D7"/>
    <w:rsid w:val="009C52F6"/>
    <w:rsid w:val="009C53B7"/>
    <w:rsid w:val="009C53EE"/>
    <w:rsid w:val="009C54F5"/>
    <w:rsid w:val="009C5866"/>
    <w:rsid w:val="009C58AD"/>
    <w:rsid w:val="009C5D1E"/>
    <w:rsid w:val="009C5DCE"/>
    <w:rsid w:val="009C5E22"/>
    <w:rsid w:val="009C5FED"/>
    <w:rsid w:val="009C6121"/>
    <w:rsid w:val="009C6173"/>
    <w:rsid w:val="009C6179"/>
    <w:rsid w:val="009C62A8"/>
    <w:rsid w:val="009C6531"/>
    <w:rsid w:val="009C668C"/>
    <w:rsid w:val="009C673D"/>
    <w:rsid w:val="009C690C"/>
    <w:rsid w:val="009C698D"/>
    <w:rsid w:val="009C69DF"/>
    <w:rsid w:val="009C6A83"/>
    <w:rsid w:val="009C6C51"/>
    <w:rsid w:val="009C6CE5"/>
    <w:rsid w:val="009C6D83"/>
    <w:rsid w:val="009C6DE9"/>
    <w:rsid w:val="009C6EAC"/>
    <w:rsid w:val="009C70E6"/>
    <w:rsid w:val="009C7174"/>
    <w:rsid w:val="009C72C1"/>
    <w:rsid w:val="009C74EB"/>
    <w:rsid w:val="009C7662"/>
    <w:rsid w:val="009C78B0"/>
    <w:rsid w:val="009C7A15"/>
    <w:rsid w:val="009C7ABC"/>
    <w:rsid w:val="009C7C0F"/>
    <w:rsid w:val="009C7CCA"/>
    <w:rsid w:val="009C7F49"/>
    <w:rsid w:val="009C7F72"/>
    <w:rsid w:val="009D0A21"/>
    <w:rsid w:val="009D0A43"/>
    <w:rsid w:val="009D126F"/>
    <w:rsid w:val="009D139A"/>
    <w:rsid w:val="009D13A1"/>
    <w:rsid w:val="009D173F"/>
    <w:rsid w:val="009D1A92"/>
    <w:rsid w:val="009D1CF0"/>
    <w:rsid w:val="009D1DE4"/>
    <w:rsid w:val="009D1F58"/>
    <w:rsid w:val="009D21A4"/>
    <w:rsid w:val="009D2275"/>
    <w:rsid w:val="009D2507"/>
    <w:rsid w:val="009D2531"/>
    <w:rsid w:val="009D2569"/>
    <w:rsid w:val="009D2BA6"/>
    <w:rsid w:val="009D2C0E"/>
    <w:rsid w:val="009D2CB9"/>
    <w:rsid w:val="009D2D68"/>
    <w:rsid w:val="009D2E7A"/>
    <w:rsid w:val="009D2EB8"/>
    <w:rsid w:val="009D3028"/>
    <w:rsid w:val="009D3034"/>
    <w:rsid w:val="009D3057"/>
    <w:rsid w:val="009D3541"/>
    <w:rsid w:val="009D36CC"/>
    <w:rsid w:val="009D38A2"/>
    <w:rsid w:val="009D3B6B"/>
    <w:rsid w:val="009D3BC6"/>
    <w:rsid w:val="009D3D75"/>
    <w:rsid w:val="009D3FE7"/>
    <w:rsid w:val="009D4145"/>
    <w:rsid w:val="009D4AC0"/>
    <w:rsid w:val="009D4EAD"/>
    <w:rsid w:val="009D51FF"/>
    <w:rsid w:val="009D5201"/>
    <w:rsid w:val="009D5219"/>
    <w:rsid w:val="009D548C"/>
    <w:rsid w:val="009D556F"/>
    <w:rsid w:val="009D5570"/>
    <w:rsid w:val="009D55A7"/>
    <w:rsid w:val="009D5781"/>
    <w:rsid w:val="009D5807"/>
    <w:rsid w:val="009D5B49"/>
    <w:rsid w:val="009D5C10"/>
    <w:rsid w:val="009D5E36"/>
    <w:rsid w:val="009D6385"/>
    <w:rsid w:val="009D648F"/>
    <w:rsid w:val="009D662C"/>
    <w:rsid w:val="009D6990"/>
    <w:rsid w:val="009D6A63"/>
    <w:rsid w:val="009D6DB9"/>
    <w:rsid w:val="009D6E7C"/>
    <w:rsid w:val="009D6EC7"/>
    <w:rsid w:val="009D6EFD"/>
    <w:rsid w:val="009D70A9"/>
    <w:rsid w:val="009D718F"/>
    <w:rsid w:val="009D7919"/>
    <w:rsid w:val="009D7989"/>
    <w:rsid w:val="009D79A6"/>
    <w:rsid w:val="009D7A82"/>
    <w:rsid w:val="009D7C8F"/>
    <w:rsid w:val="009D7F67"/>
    <w:rsid w:val="009E03B4"/>
    <w:rsid w:val="009E04B6"/>
    <w:rsid w:val="009E0851"/>
    <w:rsid w:val="009E08B4"/>
    <w:rsid w:val="009E0C4A"/>
    <w:rsid w:val="009E0E4F"/>
    <w:rsid w:val="009E0EE4"/>
    <w:rsid w:val="009E0FD3"/>
    <w:rsid w:val="009E0FEE"/>
    <w:rsid w:val="009E10EA"/>
    <w:rsid w:val="009E11FD"/>
    <w:rsid w:val="009E12B2"/>
    <w:rsid w:val="009E13EA"/>
    <w:rsid w:val="009E14BC"/>
    <w:rsid w:val="009E16A5"/>
    <w:rsid w:val="009E17A0"/>
    <w:rsid w:val="009E18A0"/>
    <w:rsid w:val="009E1BF1"/>
    <w:rsid w:val="009E1C10"/>
    <w:rsid w:val="009E1C3E"/>
    <w:rsid w:val="009E1EBE"/>
    <w:rsid w:val="009E1F68"/>
    <w:rsid w:val="009E21BA"/>
    <w:rsid w:val="009E23A9"/>
    <w:rsid w:val="009E247D"/>
    <w:rsid w:val="009E2550"/>
    <w:rsid w:val="009E2D5C"/>
    <w:rsid w:val="009E2EC5"/>
    <w:rsid w:val="009E34CC"/>
    <w:rsid w:val="009E34E7"/>
    <w:rsid w:val="009E35E8"/>
    <w:rsid w:val="009E3763"/>
    <w:rsid w:val="009E37E1"/>
    <w:rsid w:val="009E3AD3"/>
    <w:rsid w:val="009E3D32"/>
    <w:rsid w:val="009E3F7A"/>
    <w:rsid w:val="009E3FC0"/>
    <w:rsid w:val="009E40D1"/>
    <w:rsid w:val="009E41E6"/>
    <w:rsid w:val="009E4224"/>
    <w:rsid w:val="009E42C2"/>
    <w:rsid w:val="009E42CB"/>
    <w:rsid w:val="009E4330"/>
    <w:rsid w:val="009E43CD"/>
    <w:rsid w:val="009E4540"/>
    <w:rsid w:val="009E4555"/>
    <w:rsid w:val="009E496F"/>
    <w:rsid w:val="009E49A4"/>
    <w:rsid w:val="009E4CAC"/>
    <w:rsid w:val="009E4E62"/>
    <w:rsid w:val="009E4F2C"/>
    <w:rsid w:val="009E4F5C"/>
    <w:rsid w:val="009E4F82"/>
    <w:rsid w:val="009E51F6"/>
    <w:rsid w:val="009E533E"/>
    <w:rsid w:val="009E5405"/>
    <w:rsid w:val="009E5587"/>
    <w:rsid w:val="009E563D"/>
    <w:rsid w:val="009E5943"/>
    <w:rsid w:val="009E597C"/>
    <w:rsid w:val="009E59E5"/>
    <w:rsid w:val="009E5A9B"/>
    <w:rsid w:val="009E5A9C"/>
    <w:rsid w:val="009E5AF1"/>
    <w:rsid w:val="009E5C4A"/>
    <w:rsid w:val="009E6196"/>
    <w:rsid w:val="009E61A0"/>
    <w:rsid w:val="009E63A4"/>
    <w:rsid w:val="009E6499"/>
    <w:rsid w:val="009E6697"/>
    <w:rsid w:val="009E675D"/>
    <w:rsid w:val="009E6797"/>
    <w:rsid w:val="009E67E2"/>
    <w:rsid w:val="009E68A4"/>
    <w:rsid w:val="009E6A0F"/>
    <w:rsid w:val="009E6C10"/>
    <w:rsid w:val="009E6EA1"/>
    <w:rsid w:val="009E6EB1"/>
    <w:rsid w:val="009E6F2D"/>
    <w:rsid w:val="009E7008"/>
    <w:rsid w:val="009E7460"/>
    <w:rsid w:val="009E7734"/>
    <w:rsid w:val="009E7830"/>
    <w:rsid w:val="009E7982"/>
    <w:rsid w:val="009E7B1A"/>
    <w:rsid w:val="009E7CA0"/>
    <w:rsid w:val="009E7CEA"/>
    <w:rsid w:val="009E7E79"/>
    <w:rsid w:val="009E7EBE"/>
    <w:rsid w:val="009F03EB"/>
    <w:rsid w:val="009F04BF"/>
    <w:rsid w:val="009F0527"/>
    <w:rsid w:val="009F0645"/>
    <w:rsid w:val="009F06BA"/>
    <w:rsid w:val="009F082F"/>
    <w:rsid w:val="009F087C"/>
    <w:rsid w:val="009F088A"/>
    <w:rsid w:val="009F0C3B"/>
    <w:rsid w:val="009F1001"/>
    <w:rsid w:val="009F11BD"/>
    <w:rsid w:val="009F11E9"/>
    <w:rsid w:val="009F150B"/>
    <w:rsid w:val="009F150D"/>
    <w:rsid w:val="009F15EB"/>
    <w:rsid w:val="009F1784"/>
    <w:rsid w:val="009F181F"/>
    <w:rsid w:val="009F1DD3"/>
    <w:rsid w:val="009F1F42"/>
    <w:rsid w:val="009F1F4D"/>
    <w:rsid w:val="009F2092"/>
    <w:rsid w:val="009F2105"/>
    <w:rsid w:val="009F25B5"/>
    <w:rsid w:val="009F276E"/>
    <w:rsid w:val="009F277F"/>
    <w:rsid w:val="009F2D5C"/>
    <w:rsid w:val="009F31EF"/>
    <w:rsid w:val="009F3353"/>
    <w:rsid w:val="009F366D"/>
    <w:rsid w:val="009F3806"/>
    <w:rsid w:val="009F3833"/>
    <w:rsid w:val="009F3C8D"/>
    <w:rsid w:val="009F3D43"/>
    <w:rsid w:val="009F411B"/>
    <w:rsid w:val="009F434D"/>
    <w:rsid w:val="009F44B1"/>
    <w:rsid w:val="009F4635"/>
    <w:rsid w:val="009F471A"/>
    <w:rsid w:val="009F47E1"/>
    <w:rsid w:val="009F4A49"/>
    <w:rsid w:val="009F4B68"/>
    <w:rsid w:val="009F4C53"/>
    <w:rsid w:val="009F501C"/>
    <w:rsid w:val="009F511C"/>
    <w:rsid w:val="009F51C4"/>
    <w:rsid w:val="009F528B"/>
    <w:rsid w:val="009F52F1"/>
    <w:rsid w:val="009F55B6"/>
    <w:rsid w:val="009F56DC"/>
    <w:rsid w:val="009F575F"/>
    <w:rsid w:val="009F5A57"/>
    <w:rsid w:val="009F5DCB"/>
    <w:rsid w:val="009F5DDC"/>
    <w:rsid w:val="009F5FA2"/>
    <w:rsid w:val="009F615D"/>
    <w:rsid w:val="009F618D"/>
    <w:rsid w:val="009F630B"/>
    <w:rsid w:val="009F6380"/>
    <w:rsid w:val="009F6394"/>
    <w:rsid w:val="009F654A"/>
    <w:rsid w:val="009F692C"/>
    <w:rsid w:val="009F69F2"/>
    <w:rsid w:val="009F6D00"/>
    <w:rsid w:val="009F6E69"/>
    <w:rsid w:val="009F72AA"/>
    <w:rsid w:val="009F750D"/>
    <w:rsid w:val="009F76AE"/>
    <w:rsid w:val="009F76F8"/>
    <w:rsid w:val="009F7873"/>
    <w:rsid w:val="009F78DA"/>
    <w:rsid w:val="009F7AFA"/>
    <w:rsid w:val="009F7BD5"/>
    <w:rsid w:val="009F7EC3"/>
    <w:rsid w:val="009F7F28"/>
    <w:rsid w:val="009F7FC3"/>
    <w:rsid w:val="00A004EC"/>
    <w:rsid w:val="00A0050E"/>
    <w:rsid w:val="00A00653"/>
    <w:rsid w:val="00A00729"/>
    <w:rsid w:val="00A009BD"/>
    <w:rsid w:val="00A00AC3"/>
    <w:rsid w:val="00A00B5B"/>
    <w:rsid w:val="00A00B77"/>
    <w:rsid w:val="00A00D2D"/>
    <w:rsid w:val="00A00E26"/>
    <w:rsid w:val="00A00E45"/>
    <w:rsid w:val="00A0121C"/>
    <w:rsid w:val="00A0124E"/>
    <w:rsid w:val="00A012F1"/>
    <w:rsid w:val="00A0131A"/>
    <w:rsid w:val="00A013EB"/>
    <w:rsid w:val="00A013F4"/>
    <w:rsid w:val="00A01629"/>
    <w:rsid w:val="00A01746"/>
    <w:rsid w:val="00A017DA"/>
    <w:rsid w:val="00A0190F"/>
    <w:rsid w:val="00A01BAA"/>
    <w:rsid w:val="00A01E50"/>
    <w:rsid w:val="00A0210C"/>
    <w:rsid w:val="00A021A2"/>
    <w:rsid w:val="00A0290D"/>
    <w:rsid w:val="00A029EA"/>
    <w:rsid w:val="00A02AE1"/>
    <w:rsid w:val="00A02BAD"/>
    <w:rsid w:val="00A03048"/>
    <w:rsid w:val="00A03061"/>
    <w:rsid w:val="00A0309F"/>
    <w:rsid w:val="00A03161"/>
    <w:rsid w:val="00A031AC"/>
    <w:rsid w:val="00A033EC"/>
    <w:rsid w:val="00A0364F"/>
    <w:rsid w:val="00A03755"/>
    <w:rsid w:val="00A03854"/>
    <w:rsid w:val="00A03A30"/>
    <w:rsid w:val="00A03BE1"/>
    <w:rsid w:val="00A03C5E"/>
    <w:rsid w:val="00A041F2"/>
    <w:rsid w:val="00A045C6"/>
    <w:rsid w:val="00A04741"/>
    <w:rsid w:val="00A048E9"/>
    <w:rsid w:val="00A04D14"/>
    <w:rsid w:val="00A04D47"/>
    <w:rsid w:val="00A04D69"/>
    <w:rsid w:val="00A04DE2"/>
    <w:rsid w:val="00A050FC"/>
    <w:rsid w:val="00A05150"/>
    <w:rsid w:val="00A0515C"/>
    <w:rsid w:val="00A0522E"/>
    <w:rsid w:val="00A0544E"/>
    <w:rsid w:val="00A05476"/>
    <w:rsid w:val="00A056D5"/>
    <w:rsid w:val="00A0597E"/>
    <w:rsid w:val="00A05AF1"/>
    <w:rsid w:val="00A05AF2"/>
    <w:rsid w:val="00A05D72"/>
    <w:rsid w:val="00A068A8"/>
    <w:rsid w:val="00A0699E"/>
    <w:rsid w:val="00A06B5C"/>
    <w:rsid w:val="00A06C9D"/>
    <w:rsid w:val="00A06EDD"/>
    <w:rsid w:val="00A0707D"/>
    <w:rsid w:val="00A0711F"/>
    <w:rsid w:val="00A0714A"/>
    <w:rsid w:val="00A073A1"/>
    <w:rsid w:val="00A076F4"/>
    <w:rsid w:val="00A07AF4"/>
    <w:rsid w:val="00A07B59"/>
    <w:rsid w:val="00A07C84"/>
    <w:rsid w:val="00A07D3B"/>
    <w:rsid w:val="00A07DC1"/>
    <w:rsid w:val="00A102DF"/>
    <w:rsid w:val="00A10311"/>
    <w:rsid w:val="00A1040B"/>
    <w:rsid w:val="00A1055F"/>
    <w:rsid w:val="00A105C2"/>
    <w:rsid w:val="00A105CD"/>
    <w:rsid w:val="00A10A39"/>
    <w:rsid w:val="00A10A78"/>
    <w:rsid w:val="00A10B01"/>
    <w:rsid w:val="00A10B1A"/>
    <w:rsid w:val="00A10F11"/>
    <w:rsid w:val="00A110FC"/>
    <w:rsid w:val="00A111B5"/>
    <w:rsid w:val="00A11431"/>
    <w:rsid w:val="00A115A0"/>
    <w:rsid w:val="00A115F3"/>
    <w:rsid w:val="00A115F7"/>
    <w:rsid w:val="00A11611"/>
    <w:rsid w:val="00A11A48"/>
    <w:rsid w:val="00A11B0E"/>
    <w:rsid w:val="00A11BB4"/>
    <w:rsid w:val="00A120E2"/>
    <w:rsid w:val="00A122AC"/>
    <w:rsid w:val="00A12342"/>
    <w:rsid w:val="00A12486"/>
    <w:rsid w:val="00A124E1"/>
    <w:rsid w:val="00A126BD"/>
    <w:rsid w:val="00A126DA"/>
    <w:rsid w:val="00A1291A"/>
    <w:rsid w:val="00A129B1"/>
    <w:rsid w:val="00A12E21"/>
    <w:rsid w:val="00A12E42"/>
    <w:rsid w:val="00A13243"/>
    <w:rsid w:val="00A13268"/>
    <w:rsid w:val="00A13411"/>
    <w:rsid w:val="00A134E4"/>
    <w:rsid w:val="00A13702"/>
    <w:rsid w:val="00A138D4"/>
    <w:rsid w:val="00A13949"/>
    <w:rsid w:val="00A13C03"/>
    <w:rsid w:val="00A13CD5"/>
    <w:rsid w:val="00A13D9B"/>
    <w:rsid w:val="00A13EA1"/>
    <w:rsid w:val="00A14062"/>
    <w:rsid w:val="00A1411C"/>
    <w:rsid w:val="00A141FF"/>
    <w:rsid w:val="00A14218"/>
    <w:rsid w:val="00A142B9"/>
    <w:rsid w:val="00A14313"/>
    <w:rsid w:val="00A146E8"/>
    <w:rsid w:val="00A14982"/>
    <w:rsid w:val="00A149F0"/>
    <w:rsid w:val="00A14AF0"/>
    <w:rsid w:val="00A1517A"/>
    <w:rsid w:val="00A15467"/>
    <w:rsid w:val="00A157BD"/>
    <w:rsid w:val="00A15B60"/>
    <w:rsid w:val="00A15B71"/>
    <w:rsid w:val="00A15D08"/>
    <w:rsid w:val="00A15EEC"/>
    <w:rsid w:val="00A15F0D"/>
    <w:rsid w:val="00A15F15"/>
    <w:rsid w:val="00A15FE1"/>
    <w:rsid w:val="00A16009"/>
    <w:rsid w:val="00A161AF"/>
    <w:rsid w:val="00A16251"/>
    <w:rsid w:val="00A162B6"/>
    <w:rsid w:val="00A165B8"/>
    <w:rsid w:val="00A16672"/>
    <w:rsid w:val="00A166AF"/>
    <w:rsid w:val="00A166ED"/>
    <w:rsid w:val="00A16827"/>
    <w:rsid w:val="00A16912"/>
    <w:rsid w:val="00A16D98"/>
    <w:rsid w:val="00A16DC0"/>
    <w:rsid w:val="00A16FBE"/>
    <w:rsid w:val="00A17014"/>
    <w:rsid w:val="00A1707E"/>
    <w:rsid w:val="00A170CC"/>
    <w:rsid w:val="00A171D2"/>
    <w:rsid w:val="00A17463"/>
    <w:rsid w:val="00A17500"/>
    <w:rsid w:val="00A1795F"/>
    <w:rsid w:val="00A17979"/>
    <w:rsid w:val="00A17CFC"/>
    <w:rsid w:val="00A17EF5"/>
    <w:rsid w:val="00A17EFB"/>
    <w:rsid w:val="00A17F99"/>
    <w:rsid w:val="00A200C1"/>
    <w:rsid w:val="00A2033B"/>
    <w:rsid w:val="00A205DE"/>
    <w:rsid w:val="00A2099C"/>
    <w:rsid w:val="00A20AAE"/>
    <w:rsid w:val="00A20D09"/>
    <w:rsid w:val="00A20E94"/>
    <w:rsid w:val="00A20EC9"/>
    <w:rsid w:val="00A20FE3"/>
    <w:rsid w:val="00A21098"/>
    <w:rsid w:val="00A21409"/>
    <w:rsid w:val="00A214A8"/>
    <w:rsid w:val="00A2172D"/>
    <w:rsid w:val="00A21741"/>
    <w:rsid w:val="00A21925"/>
    <w:rsid w:val="00A21BF6"/>
    <w:rsid w:val="00A21C00"/>
    <w:rsid w:val="00A21CC2"/>
    <w:rsid w:val="00A21FAA"/>
    <w:rsid w:val="00A221EC"/>
    <w:rsid w:val="00A22265"/>
    <w:rsid w:val="00A226F1"/>
    <w:rsid w:val="00A22758"/>
    <w:rsid w:val="00A2281B"/>
    <w:rsid w:val="00A228EF"/>
    <w:rsid w:val="00A22AED"/>
    <w:rsid w:val="00A23031"/>
    <w:rsid w:val="00A23153"/>
    <w:rsid w:val="00A23203"/>
    <w:rsid w:val="00A23226"/>
    <w:rsid w:val="00A2350B"/>
    <w:rsid w:val="00A23561"/>
    <w:rsid w:val="00A236B4"/>
    <w:rsid w:val="00A238F3"/>
    <w:rsid w:val="00A23A0B"/>
    <w:rsid w:val="00A23A8F"/>
    <w:rsid w:val="00A23AC9"/>
    <w:rsid w:val="00A23B94"/>
    <w:rsid w:val="00A23C6A"/>
    <w:rsid w:val="00A23D7E"/>
    <w:rsid w:val="00A23DC4"/>
    <w:rsid w:val="00A23F6D"/>
    <w:rsid w:val="00A240BD"/>
    <w:rsid w:val="00A24191"/>
    <w:rsid w:val="00A2433E"/>
    <w:rsid w:val="00A24491"/>
    <w:rsid w:val="00A2453A"/>
    <w:rsid w:val="00A24726"/>
    <w:rsid w:val="00A247AE"/>
    <w:rsid w:val="00A249B7"/>
    <w:rsid w:val="00A24BBD"/>
    <w:rsid w:val="00A24CDA"/>
    <w:rsid w:val="00A24D30"/>
    <w:rsid w:val="00A24D6F"/>
    <w:rsid w:val="00A24DCB"/>
    <w:rsid w:val="00A2510C"/>
    <w:rsid w:val="00A25276"/>
    <w:rsid w:val="00A2554B"/>
    <w:rsid w:val="00A2578C"/>
    <w:rsid w:val="00A257AB"/>
    <w:rsid w:val="00A258D8"/>
    <w:rsid w:val="00A258E4"/>
    <w:rsid w:val="00A2590C"/>
    <w:rsid w:val="00A2596D"/>
    <w:rsid w:val="00A25A13"/>
    <w:rsid w:val="00A25A3A"/>
    <w:rsid w:val="00A25A47"/>
    <w:rsid w:val="00A25AA1"/>
    <w:rsid w:val="00A25B62"/>
    <w:rsid w:val="00A25C3F"/>
    <w:rsid w:val="00A25EA8"/>
    <w:rsid w:val="00A25EBA"/>
    <w:rsid w:val="00A25ED4"/>
    <w:rsid w:val="00A26194"/>
    <w:rsid w:val="00A264BF"/>
    <w:rsid w:val="00A264C4"/>
    <w:rsid w:val="00A26622"/>
    <w:rsid w:val="00A26656"/>
    <w:rsid w:val="00A266C9"/>
    <w:rsid w:val="00A2688E"/>
    <w:rsid w:val="00A26968"/>
    <w:rsid w:val="00A2696D"/>
    <w:rsid w:val="00A269B7"/>
    <w:rsid w:val="00A26D3E"/>
    <w:rsid w:val="00A26E25"/>
    <w:rsid w:val="00A26E8D"/>
    <w:rsid w:val="00A26EC6"/>
    <w:rsid w:val="00A26ED3"/>
    <w:rsid w:val="00A26F22"/>
    <w:rsid w:val="00A27250"/>
    <w:rsid w:val="00A273C0"/>
    <w:rsid w:val="00A273D4"/>
    <w:rsid w:val="00A276F7"/>
    <w:rsid w:val="00A27891"/>
    <w:rsid w:val="00A27929"/>
    <w:rsid w:val="00A27A6D"/>
    <w:rsid w:val="00A27B42"/>
    <w:rsid w:val="00A27B48"/>
    <w:rsid w:val="00A27B95"/>
    <w:rsid w:val="00A27BA0"/>
    <w:rsid w:val="00A27E76"/>
    <w:rsid w:val="00A3011E"/>
    <w:rsid w:val="00A30444"/>
    <w:rsid w:val="00A30700"/>
    <w:rsid w:val="00A30707"/>
    <w:rsid w:val="00A308AA"/>
    <w:rsid w:val="00A3097D"/>
    <w:rsid w:val="00A30C7B"/>
    <w:rsid w:val="00A30D91"/>
    <w:rsid w:val="00A31187"/>
    <w:rsid w:val="00A312C0"/>
    <w:rsid w:val="00A3156C"/>
    <w:rsid w:val="00A3157A"/>
    <w:rsid w:val="00A31613"/>
    <w:rsid w:val="00A3178D"/>
    <w:rsid w:val="00A3184E"/>
    <w:rsid w:val="00A319B6"/>
    <w:rsid w:val="00A319F7"/>
    <w:rsid w:val="00A31A17"/>
    <w:rsid w:val="00A31B99"/>
    <w:rsid w:val="00A31C5A"/>
    <w:rsid w:val="00A31CD3"/>
    <w:rsid w:val="00A31D21"/>
    <w:rsid w:val="00A31DE3"/>
    <w:rsid w:val="00A31EFA"/>
    <w:rsid w:val="00A32070"/>
    <w:rsid w:val="00A320A8"/>
    <w:rsid w:val="00A32218"/>
    <w:rsid w:val="00A3263B"/>
    <w:rsid w:val="00A32AF3"/>
    <w:rsid w:val="00A32D7E"/>
    <w:rsid w:val="00A32E85"/>
    <w:rsid w:val="00A33295"/>
    <w:rsid w:val="00A33368"/>
    <w:rsid w:val="00A334FA"/>
    <w:rsid w:val="00A33861"/>
    <w:rsid w:val="00A33A4B"/>
    <w:rsid w:val="00A33A6D"/>
    <w:rsid w:val="00A33AA5"/>
    <w:rsid w:val="00A33C64"/>
    <w:rsid w:val="00A33D68"/>
    <w:rsid w:val="00A33D7C"/>
    <w:rsid w:val="00A33FE4"/>
    <w:rsid w:val="00A34021"/>
    <w:rsid w:val="00A340AF"/>
    <w:rsid w:val="00A341C1"/>
    <w:rsid w:val="00A341EF"/>
    <w:rsid w:val="00A34292"/>
    <w:rsid w:val="00A342AF"/>
    <w:rsid w:val="00A345A3"/>
    <w:rsid w:val="00A34845"/>
    <w:rsid w:val="00A34B0A"/>
    <w:rsid w:val="00A34C72"/>
    <w:rsid w:val="00A34DE7"/>
    <w:rsid w:val="00A34DFF"/>
    <w:rsid w:val="00A34E2B"/>
    <w:rsid w:val="00A34E52"/>
    <w:rsid w:val="00A34EF8"/>
    <w:rsid w:val="00A34FB8"/>
    <w:rsid w:val="00A351FA"/>
    <w:rsid w:val="00A352AF"/>
    <w:rsid w:val="00A3535C"/>
    <w:rsid w:val="00A35364"/>
    <w:rsid w:val="00A35474"/>
    <w:rsid w:val="00A355BA"/>
    <w:rsid w:val="00A35634"/>
    <w:rsid w:val="00A357C7"/>
    <w:rsid w:val="00A3583A"/>
    <w:rsid w:val="00A35B45"/>
    <w:rsid w:val="00A35CBF"/>
    <w:rsid w:val="00A35E50"/>
    <w:rsid w:val="00A36110"/>
    <w:rsid w:val="00A36203"/>
    <w:rsid w:val="00A3642B"/>
    <w:rsid w:val="00A365A6"/>
    <w:rsid w:val="00A365C8"/>
    <w:rsid w:val="00A365F8"/>
    <w:rsid w:val="00A36899"/>
    <w:rsid w:val="00A369EA"/>
    <w:rsid w:val="00A36A82"/>
    <w:rsid w:val="00A36DF7"/>
    <w:rsid w:val="00A371CA"/>
    <w:rsid w:val="00A3729D"/>
    <w:rsid w:val="00A374F8"/>
    <w:rsid w:val="00A37511"/>
    <w:rsid w:val="00A37548"/>
    <w:rsid w:val="00A37688"/>
    <w:rsid w:val="00A376AB"/>
    <w:rsid w:val="00A376EE"/>
    <w:rsid w:val="00A37810"/>
    <w:rsid w:val="00A37859"/>
    <w:rsid w:val="00A3791B"/>
    <w:rsid w:val="00A37E55"/>
    <w:rsid w:val="00A37F3B"/>
    <w:rsid w:val="00A400E1"/>
    <w:rsid w:val="00A400F8"/>
    <w:rsid w:val="00A40471"/>
    <w:rsid w:val="00A40591"/>
    <w:rsid w:val="00A40636"/>
    <w:rsid w:val="00A407F1"/>
    <w:rsid w:val="00A40869"/>
    <w:rsid w:val="00A40994"/>
    <w:rsid w:val="00A40A59"/>
    <w:rsid w:val="00A40B51"/>
    <w:rsid w:val="00A40C2E"/>
    <w:rsid w:val="00A41184"/>
    <w:rsid w:val="00A4152E"/>
    <w:rsid w:val="00A41539"/>
    <w:rsid w:val="00A41608"/>
    <w:rsid w:val="00A4162C"/>
    <w:rsid w:val="00A417C2"/>
    <w:rsid w:val="00A418AB"/>
    <w:rsid w:val="00A41953"/>
    <w:rsid w:val="00A419AB"/>
    <w:rsid w:val="00A41D3D"/>
    <w:rsid w:val="00A41F7E"/>
    <w:rsid w:val="00A421DB"/>
    <w:rsid w:val="00A422B4"/>
    <w:rsid w:val="00A422CF"/>
    <w:rsid w:val="00A423F7"/>
    <w:rsid w:val="00A4241A"/>
    <w:rsid w:val="00A42433"/>
    <w:rsid w:val="00A42686"/>
    <w:rsid w:val="00A42788"/>
    <w:rsid w:val="00A427ED"/>
    <w:rsid w:val="00A42896"/>
    <w:rsid w:val="00A428CE"/>
    <w:rsid w:val="00A42995"/>
    <w:rsid w:val="00A42C0B"/>
    <w:rsid w:val="00A42C7A"/>
    <w:rsid w:val="00A42DB8"/>
    <w:rsid w:val="00A42E37"/>
    <w:rsid w:val="00A42EBE"/>
    <w:rsid w:val="00A42ECF"/>
    <w:rsid w:val="00A42F6E"/>
    <w:rsid w:val="00A430CE"/>
    <w:rsid w:val="00A43476"/>
    <w:rsid w:val="00A4363A"/>
    <w:rsid w:val="00A4367F"/>
    <w:rsid w:val="00A439C4"/>
    <w:rsid w:val="00A43D8E"/>
    <w:rsid w:val="00A43FD7"/>
    <w:rsid w:val="00A44053"/>
    <w:rsid w:val="00A440DA"/>
    <w:rsid w:val="00A441F3"/>
    <w:rsid w:val="00A443DC"/>
    <w:rsid w:val="00A44448"/>
    <w:rsid w:val="00A44A3E"/>
    <w:rsid w:val="00A44AD9"/>
    <w:rsid w:val="00A44BF2"/>
    <w:rsid w:val="00A44C66"/>
    <w:rsid w:val="00A44D96"/>
    <w:rsid w:val="00A450AF"/>
    <w:rsid w:val="00A45130"/>
    <w:rsid w:val="00A451BC"/>
    <w:rsid w:val="00A452AF"/>
    <w:rsid w:val="00A4571A"/>
    <w:rsid w:val="00A457CA"/>
    <w:rsid w:val="00A457EF"/>
    <w:rsid w:val="00A45A58"/>
    <w:rsid w:val="00A45D56"/>
    <w:rsid w:val="00A45F7A"/>
    <w:rsid w:val="00A460DF"/>
    <w:rsid w:val="00A462C2"/>
    <w:rsid w:val="00A464DF"/>
    <w:rsid w:val="00A4659E"/>
    <w:rsid w:val="00A467E7"/>
    <w:rsid w:val="00A4685A"/>
    <w:rsid w:val="00A46B97"/>
    <w:rsid w:val="00A46F4A"/>
    <w:rsid w:val="00A470C1"/>
    <w:rsid w:val="00A474AE"/>
    <w:rsid w:val="00A4752C"/>
    <w:rsid w:val="00A47734"/>
    <w:rsid w:val="00A47940"/>
    <w:rsid w:val="00A4795F"/>
    <w:rsid w:val="00A47989"/>
    <w:rsid w:val="00A47ACB"/>
    <w:rsid w:val="00A47CA8"/>
    <w:rsid w:val="00A47D66"/>
    <w:rsid w:val="00A47EBD"/>
    <w:rsid w:val="00A47EC8"/>
    <w:rsid w:val="00A47FE0"/>
    <w:rsid w:val="00A500E7"/>
    <w:rsid w:val="00A500F0"/>
    <w:rsid w:val="00A50175"/>
    <w:rsid w:val="00A504F7"/>
    <w:rsid w:val="00A50AA9"/>
    <w:rsid w:val="00A50CAD"/>
    <w:rsid w:val="00A50CB3"/>
    <w:rsid w:val="00A50DCF"/>
    <w:rsid w:val="00A50E62"/>
    <w:rsid w:val="00A50EAF"/>
    <w:rsid w:val="00A50F0C"/>
    <w:rsid w:val="00A51114"/>
    <w:rsid w:val="00A5125F"/>
    <w:rsid w:val="00A512FC"/>
    <w:rsid w:val="00A51453"/>
    <w:rsid w:val="00A514CB"/>
    <w:rsid w:val="00A5158B"/>
    <w:rsid w:val="00A5168A"/>
    <w:rsid w:val="00A5173A"/>
    <w:rsid w:val="00A517E8"/>
    <w:rsid w:val="00A521E9"/>
    <w:rsid w:val="00A5251F"/>
    <w:rsid w:val="00A525CD"/>
    <w:rsid w:val="00A527C8"/>
    <w:rsid w:val="00A5284F"/>
    <w:rsid w:val="00A52E03"/>
    <w:rsid w:val="00A53489"/>
    <w:rsid w:val="00A534FE"/>
    <w:rsid w:val="00A53859"/>
    <w:rsid w:val="00A53883"/>
    <w:rsid w:val="00A53B79"/>
    <w:rsid w:val="00A53BDF"/>
    <w:rsid w:val="00A53E4C"/>
    <w:rsid w:val="00A53EAF"/>
    <w:rsid w:val="00A53F36"/>
    <w:rsid w:val="00A53FB9"/>
    <w:rsid w:val="00A54058"/>
    <w:rsid w:val="00A5419B"/>
    <w:rsid w:val="00A544D6"/>
    <w:rsid w:val="00A5455E"/>
    <w:rsid w:val="00A5470E"/>
    <w:rsid w:val="00A54B98"/>
    <w:rsid w:val="00A54C35"/>
    <w:rsid w:val="00A54F42"/>
    <w:rsid w:val="00A54F87"/>
    <w:rsid w:val="00A551AF"/>
    <w:rsid w:val="00A5544E"/>
    <w:rsid w:val="00A55C3B"/>
    <w:rsid w:val="00A55C83"/>
    <w:rsid w:val="00A55D9A"/>
    <w:rsid w:val="00A55EE7"/>
    <w:rsid w:val="00A55F10"/>
    <w:rsid w:val="00A55F5C"/>
    <w:rsid w:val="00A562FB"/>
    <w:rsid w:val="00A56782"/>
    <w:rsid w:val="00A569BE"/>
    <w:rsid w:val="00A56B2D"/>
    <w:rsid w:val="00A56EA9"/>
    <w:rsid w:val="00A5701B"/>
    <w:rsid w:val="00A572A6"/>
    <w:rsid w:val="00A573A4"/>
    <w:rsid w:val="00A573A6"/>
    <w:rsid w:val="00A57AA5"/>
    <w:rsid w:val="00A57ABE"/>
    <w:rsid w:val="00A57B7A"/>
    <w:rsid w:val="00A57B97"/>
    <w:rsid w:val="00A57C2E"/>
    <w:rsid w:val="00A57D54"/>
    <w:rsid w:val="00A57D81"/>
    <w:rsid w:val="00A57DE3"/>
    <w:rsid w:val="00A57E55"/>
    <w:rsid w:val="00A57EB8"/>
    <w:rsid w:val="00A57ECE"/>
    <w:rsid w:val="00A57FA8"/>
    <w:rsid w:val="00A57FAB"/>
    <w:rsid w:val="00A602F7"/>
    <w:rsid w:val="00A6038B"/>
    <w:rsid w:val="00A607A3"/>
    <w:rsid w:val="00A60B5C"/>
    <w:rsid w:val="00A60C9A"/>
    <w:rsid w:val="00A60D77"/>
    <w:rsid w:val="00A60DB6"/>
    <w:rsid w:val="00A61132"/>
    <w:rsid w:val="00A611F3"/>
    <w:rsid w:val="00A61246"/>
    <w:rsid w:val="00A6127A"/>
    <w:rsid w:val="00A61326"/>
    <w:rsid w:val="00A61512"/>
    <w:rsid w:val="00A618BB"/>
    <w:rsid w:val="00A6195A"/>
    <w:rsid w:val="00A61A37"/>
    <w:rsid w:val="00A61C3B"/>
    <w:rsid w:val="00A61DE6"/>
    <w:rsid w:val="00A61DFD"/>
    <w:rsid w:val="00A61FE4"/>
    <w:rsid w:val="00A6207A"/>
    <w:rsid w:val="00A620A5"/>
    <w:rsid w:val="00A620B2"/>
    <w:rsid w:val="00A627EA"/>
    <w:rsid w:val="00A6290A"/>
    <w:rsid w:val="00A62A6C"/>
    <w:rsid w:val="00A62B01"/>
    <w:rsid w:val="00A62F1F"/>
    <w:rsid w:val="00A62FDE"/>
    <w:rsid w:val="00A630D0"/>
    <w:rsid w:val="00A6329A"/>
    <w:rsid w:val="00A633B4"/>
    <w:rsid w:val="00A63510"/>
    <w:rsid w:val="00A638FE"/>
    <w:rsid w:val="00A639FB"/>
    <w:rsid w:val="00A63EC3"/>
    <w:rsid w:val="00A63FAE"/>
    <w:rsid w:val="00A63FE2"/>
    <w:rsid w:val="00A641B8"/>
    <w:rsid w:val="00A6453D"/>
    <w:rsid w:val="00A64714"/>
    <w:rsid w:val="00A64762"/>
    <w:rsid w:val="00A64771"/>
    <w:rsid w:val="00A647AD"/>
    <w:rsid w:val="00A64A30"/>
    <w:rsid w:val="00A64DDC"/>
    <w:rsid w:val="00A64E31"/>
    <w:rsid w:val="00A64F74"/>
    <w:rsid w:val="00A65124"/>
    <w:rsid w:val="00A657CB"/>
    <w:rsid w:val="00A65938"/>
    <w:rsid w:val="00A65987"/>
    <w:rsid w:val="00A65B0D"/>
    <w:rsid w:val="00A65CAA"/>
    <w:rsid w:val="00A65CC5"/>
    <w:rsid w:val="00A65F31"/>
    <w:rsid w:val="00A65FCD"/>
    <w:rsid w:val="00A661E9"/>
    <w:rsid w:val="00A662DD"/>
    <w:rsid w:val="00A66397"/>
    <w:rsid w:val="00A663CB"/>
    <w:rsid w:val="00A6656F"/>
    <w:rsid w:val="00A665E6"/>
    <w:rsid w:val="00A6662E"/>
    <w:rsid w:val="00A66AE1"/>
    <w:rsid w:val="00A66DDD"/>
    <w:rsid w:val="00A67318"/>
    <w:rsid w:val="00A67394"/>
    <w:rsid w:val="00A677D0"/>
    <w:rsid w:val="00A67843"/>
    <w:rsid w:val="00A678F1"/>
    <w:rsid w:val="00A67C72"/>
    <w:rsid w:val="00A67C7D"/>
    <w:rsid w:val="00A67DA0"/>
    <w:rsid w:val="00A67DB9"/>
    <w:rsid w:val="00A67DF9"/>
    <w:rsid w:val="00A67E7F"/>
    <w:rsid w:val="00A70047"/>
    <w:rsid w:val="00A70248"/>
    <w:rsid w:val="00A70544"/>
    <w:rsid w:val="00A705FF"/>
    <w:rsid w:val="00A70601"/>
    <w:rsid w:val="00A7063D"/>
    <w:rsid w:val="00A7079D"/>
    <w:rsid w:val="00A707E7"/>
    <w:rsid w:val="00A708DD"/>
    <w:rsid w:val="00A7095B"/>
    <w:rsid w:val="00A709E4"/>
    <w:rsid w:val="00A70BAF"/>
    <w:rsid w:val="00A70ECD"/>
    <w:rsid w:val="00A713E9"/>
    <w:rsid w:val="00A71486"/>
    <w:rsid w:val="00A71760"/>
    <w:rsid w:val="00A717FF"/>
    <w:rsid w:val="00A7183C"/>
    <w:rsid w:val="00A718BC"/>
    <w:rsid w:val="00A71937"/>
    <w:rsid w:val="00A71A94"/>
    <w:rsid w:val="00A71AA2"/>
    <w:rsid w:val="00A71CF9"/>
    <w:rsid w:val="00A71D68"/>
    <w:rsid w:val="00A71EA8"/>
    <w:rsid w:val="00A72171"/>
    <w:rsid w:val="00A72184"/>
    <w:rsid w:val="00A721CD"/>
    <w:rsid w:val="00A7233F"/>
    <w:rsid w:val="00A724DC"/>
    <w:rsid w:val="00A725FE"/>
    <w:rsid w:val="00A7269D"/>
    <w:rsid w:val="00A7277C"/>
    <w:rsid w:val="00A727CE"/>
    <w:rsid w:val="00A7293D"/>
    <w:rsid w:val="00A72A5F"/>
    <w:rsid w:val="00A72BFA"/>
    <w:rsid w:val="00A72CD5"/>
    <w:rsid w:val="00A72EC6"/>
    <w:rsid w:val="00A73323"/>
    <w:rsid w:val="00A7342C"/>
    <w:rsid w:val="00A73564"/>
    <w:rsid w:val="00A735C3"/>
    <w:rsid w:val="00A739FB"/>
    <w:rsid w:val="00A73B18"/>
    <w:rsid w:val="00A73C88"/>
    <w:rsid w:val="00A73F16"/>
    <w:rsid w:val="00A7421C"/>
    <w:rsid w:val="00A742F4"/>
    <w:rsid w:val="00A743B9"/>
    <w:rsid w:val="00A74479"/>
    <w:rsid w:val="00A745D5"/>
    <w:rsid w:val="00A74652"/>
    <w:rsid w:val="00A747A7"/>
    <w:rsid w:val="00A748E3"/>
    <w:rsid w:val="00A748EC"/>
    <w:rsid w:val="00A74938"/>
    <w:rsid w:val="00A74C24"/>
    <w:rsid w:val="00A74CFC"/>
    <w:rsid w:val="00A74D44"/>
    <w:rsid w:val="00A74E78"/>
    <w:rsid w:val="00A74F14"/>
    <w:rsid w:val="00A75157"/>
    <w:rsid w:val="00A7540D"/>
    <w:rsid w:val="00A75422"/>
    <w:rsid w:val="00A75483"/>
    <w:rsid w:val="00A757D8"/>
    <w:rsid w:val="00A75969"/>
    <w:rsid w:val="00A7599C"/>
    <w:rsid w:val="00A75A05"/>
    <w:rsid w:val="00A75C69"/>
    <w:rsid w:val="00A75CBD"/>
    <w:rsid w:val="00A75D2C"/>
    <w:rsid w:val="00A75EA7"/>
    <w:rsid w:val="00A76305"/>
    <w:rsid w:val="00A764E5"/>
    <w:rsid w:val="00A7654F"/>
    <w:rsid w:val="00A7679D"/>
    <w:rsid w:val="00A767C7"/>
    <w:rsid w:val="00A76810"/>
    <w:rsid w:val="00A7691B"/>
    <w:rsid w:val="00A7692E"/>
    <w:rsid w:val="00A76B05"/>
    <w:rsid w:val="00A76EF7"/>
    <w:rsid w:val="00A76F0E"/>
    <w:rsid w:val="00A77584"/>
    <w:rsid w:val="00A7772B"/>
    <w:rsid w:val="00A77962"/>
    <w:rsid w:val="00A779D7"/>
    <w:rsid w:val="00A77B01"/>
    <w:rsid w:val="00A77C2F"/>
    <w:rsid w:val="00A77D05"/>
    <w:rsid w:val="00A77EF1"/>
    <w:rsid w:val="00A80346"/>
    <w:rsid w:val="00A803B6"/>
    <w:rsid w:val="00A8060C"/>
    <w:rsid w:val="00A808D8"/>
    <w:rsid w:val="00A80934"/>
    <w:rsid w:val="00A80999"/>
    <w:rsid w:val="00A80B62"/>
    <w:rsid w:val="00A80B67"/>
    <w:rsid w:val="00A80BFA"/>
    <w:rsid w:val="00A80C48"/>
    <w:rsid w:val="00A80C82"/>
    <w:rsid w:val="00A80CCE"/>
    <w:rsid w:val="00A80EEB"/>
    <w:rsid w:val="00A81002"/>
    <w:rsid w:val="00A811D4"/>
    <w:rsid w:val="00A81377"/>
    <w:rsid w:val="00A81472"/>
    <w:rsid w:val="00A814B9"/>
    <w:rsid w:val="00A81517"/>
    <w:rsid w:val="00A81544"/>
    <w:rsid w:val="00A81870"/>
    <w:rsid w:val="00A81A2D"/>
    <w:rsid w:val="00A81AB9"/>
    <w:rsid w:val="00A81B60"/>
    <w:rsid w:val="00A81D62"/>
    <w:rsid w:val="00A81E6A"/>
    <w:rsid w:val="00A81EAE"/>
    <w:rsid w:val="00A821D2"/>
    <w:rsid w:val="00A8226F"/>
    <w:rsid w:val="00A82370"/>
    <w:rsid w:val="00A8270D"/>
    <w:rsid w:val="00A827AB"/>
    <w:rsid w:val="00A827F7"/>
    <w:rsid w:val="00A8285D"/>
    <w:rsid w:val="00A8292C"/>
    <w:rsid w:val="00A82DAB"/>
    <w:rsid w:val="00A82DFE"/>
    <w:rsid w:val="00A82E7F"/>
    <w:rsid w:val="00A82FD2"/>
    <w:rsid w:val="00A8303D"/>
    <w:rsid w:val="00A83160"/>
    <w:rsid w:val="00A8365F"/>
    <w:rsid w:val="00A83693"/>
    <w:rsid w:val="00A83BF1"/>
    <w:rsid w:val="00A83C92"/>
    <w:rsid w:val="00A83E09"/>
    <w:rsid w:val="00A84068"/>
    <w:rsid w:val="00A84115"/>
    <w:rsid w:val="00A84257"/>
    <w:rsid w:val="00A84339"/>
    <w:rsid w:val="00A8486B"/>
    <w:rsid w:val="00A84877"/>
    <w:rsid w:val="00A848CF"/>
    <w:rsid w:val="00A8498D"/>
    <w:rsid w:val="00A84A54"/>
    <w:rsid w:val="00A84BC1"/>
    <w:rsid w:val="00A84DC5"/>
    <w:rsid w:val="00A85006"/>
    <w:rsid w:val="00A850E9"/>
    <w:rsid w:val="00A85277"/>
    <w:rsid w:val="00A854C2"/>
    <w:rsid w:val="00A858B2"/>
    <w:rsid w:val="00A85969"/>
    <w:rsid w:val="00A85A4C"/>
    <w:rsid w:val="00A85A7B"/>
    <w:rsid w:val="00A85BE1"/>
    <w:rsid w:val="00A85EBF"/>
    <w:rsid w:val="00A860AC"/>
    <w:rsid w:val="00A8622F"/>
    <w:rsid w:val="00A8643D"/>
    <w:rsid w:val="00A866F4"/>
    <w:rsid w:val="00A867C6"/>
    <w:rsid w:val="00A86806"/>
    <w:rsid w:val="00A869D3"/>
    <w:rsid w:val="00A86A63"/>
    <w:rsid w:val="00A86E36"/>
    <w:rsid w:val="00A8708E"/>
    <w:rsid w:val="00A872C1"/>
    <w:rsid w:val="00A8749C"/>
    <w:rsid w:val="00A87534"/>
    <w:rsid w:val="00A87660"/>
    <w:rsid w:val="00A876B8"/>
    <w:rsid w:val="00A87A06"/>
    <w:rsid w:val="00A87B1F"/>
    <w:rsid w:val="00A87B40"/>
    <w:rsid w:val="00A87C22"/>
    <w:rsid w:val="00A87D04"/>
    <w:rsid w:val="00A87D6B"/>
    <w:rsid w:val="00A87EA4"/>
    <w:rsid w:val="00A87EF6"/>
    <w:rsid w:val="00A90091"/>
    <w:rsid w:val="00A900BE"/>
    <w:rsid w:val="00A90160"/>
    <w:rsid w:val="00A901BC"/>
    <w:rsid w:val="00A9085E"/>
    <w:rsid w:val="00A9095E"/>
    <w:rsid w:val="00A90A4B"/>
    <w:rsid w:val="00A90A55"/>
    <w:rsid w:val="00A90AA1"/>
    <w:rsid w:val="00A90C29"/>
    <w:rsid w:val="00A90D73"/>
    <w:rsid w:val="00A90F54"/>
    <w:rsid w:val="00A9108A"/>
    <w:rsid w:val="00A91279"/>
    <w:rsid w:val="00A91488"/>
    <w:rsid w:val="00A91648"/>
    <w:rsid w:val="00A9165A"/>
    <w:rsid w:val="00A918E3"/>
    <w:rsid w:val="00A919B2"/>
    <w:rsid w:val="00A919E8"/>
    <w:rsid w:val="00A91A98"/>
    <w:rsid w:val="00A91AC5"/>
    <w:rsid w:val="00A91B56"/>
    <w:rsid w:val="00A91BD5"/>
    <w:rsid w:val="00A91BF8"/>
    <w:rsid w:val="00A91CBF"/>
    <w:rsid w:val="00A91F44"/>
    <w:rsid w:val="00A91F8D"/>
    <w:rsid w:val="00A91FDE"/>
    <w:rsid w:val="00A92365"/>
    <w:rsid w:val="00A923E0"/>
    <w:rsid w:val="00A923F4"/>
    <w:rsid w:val="00A9249D"/>
    <w:rsid w:val="00A924AD"/>
    <w:rsid w:val="00A924BB"/>
    <w:rsid w:val="00A92720"/>
    <w:rsid w:val="00A92837"/>
    <w:rsid w:val="00A92A0A"/>
    <w:rsid w:val="00A92BAA"/>
    <w:rsid w:val="00A92E8F"/>
    <w:rsid w:val="00A92EA3"/>
    <w:rsid w:val="00A93112"/>
    <w:rsid w:val="00A932C4"/>
    <w:rsid w:val="00A93361"/>
    <w:rsid w:val="00A9342D"/>
    <w:rsid w:val="00A93630"/>
    <w:rsid w:val="00A938A2"/>
    <w:rsid w:val="00A9399B"/>
    <w:rsid w:val="00A93A66"/>
    <w:rsid w:val="00A93B88"/>
    <w:rsid w:val="00A93BBD"/>
    <w:rsid w:val="00A93CEB"/>
    <w:rsid w:val="00A93FFA"/>
    <w:rsid w:val="00A94066"/>
    <w:rsid w:val="00A940F5"/>
    <w:rsid w:val="00A94119"/>
    <w:rsid w:val="00A94168"/>
    <w:rsid w:val="00A94315"/>
    <w:rsid w:val="00A944A5"/>
    <w:rsid w:val="00A9492D"/>
    <w:rsid w:val="00A949D5"/>
    <w:rsid w:val="00A94B25"/>
    <w:rsid w:val="00A94D16"/>
    <w:rsid w:val="00A94DFE"/>
    <w:rsid w:val="00A94E66"/>
    <w:rsid w:val="00A950B8"/>
    <w:rsid w:val="00A950ED"/>
    <w:rsid w:val="00A95381"/>
    <w:rsid w:val="00A95470"/>
    <w:rsid w:val="00A95556"/>
    <w:rsid w:val="00A9574A"/>
    <w:rsid w:val="00A95900"/>
    <w:rsid w:val="00A95948"/>
    <w:rsid w:val="00A95B76"/>
    <w:rsid w:val="00A95C10"/>
    <w:rsid w:val="00A960C6"/>
    <w:rsid w:val="00A960E1"/>
    <w:rsid w:val="00A96103"/>
    <w:rsid w:val="00A9620E"/>
    <w:rsid w:val="00A965F2"/>
    <w:rsid w:val="00A96626"/>
    <w:rsid w:val="00A96884"/>
    <w:rsid w:val="00A96892"/>
    <w:rsid w:val="00A968F8"/>
    <w:rsid w:val="00A96A06"/>
    <w:rsid w:val="00A96CBE"/>
    <w:rsid w:val="00A96E9B"/>
    <w:rsid w:val="00A96FD8"/>
    <w:rsid w:val="00A970CB"/>
    <w:rsid w:val="00A97263"/>
    <w:rsid w:val="00A97283"/>
    <w:rsid w:val="00A9763A"/>
    <w:rsid w:val="00A978C0"/>
    <w:rsid w:val="00A9795D"/>
    <w:rsid w:val="00A97C50"/>
    <w:rsid w:val="00A97CA1"/>
    <w:rsid w:val="00A97E08"/>
    <w:rsid w:val="00A97EB7"/>
    <w:rsid w:val="00A97EF6"/>
    <w:rsid w:val="00AA00C6"/>
    <w:rsid w:val="00AA017D"/>
    <w:rsid w:val="00AA01ED"/>
    <w:rsid w:val="00AA024F"/>
    <w:rsid w:val="00AA02DE"/>
    <w:rsid w:val="00AA05DD"/>
    <w:rsid w:val="00AA076A"/>
    <w:rsid w:val="00AA07B5"/>
    <w:rsid w:val="00AA0987"/>
    <w:rsid w:val="00AA0B4F"/>
    <w:rsid w:val="00AA0BDB"/>
    <w:rsid w:val="00AA162C"/>
    <w:rsid w:val="00AA19A4"/>
    <w:rsid w:val="00AA1A1A"/>
    <w:rsid w:val="00AA1A98"/>
    <w:rsid w:val="00AA1B9C"/>
    <w:rsid w:val="00AA1CB6"/>
    <w:rsid w:val="00AA1E86"/>
    <w:rsid w:val="00AA1EC1"/>
    <w:rsid w:val="00AA1FD5"/>
    <w:rsid w:val="00AA2239"/>
    <w:rsid w:val="00AA2BC8"/>
    <w:rsid w:val="00AA2C6B"/>
    <w:rsid w:val="00AA2CF5"/>
    <w:rsid w:val="00AA2CFB"/>
    <w:rsid w:val="00AA2F3C"/>
    <w:rsid w:val="00AA313E"/>
    <w:rsid w:val="00AA31E8"/>
    <w:rsid w:val="00AA32D4"/>
    <w:rsid w:val="00AA3303"/>
    <w:rsid w:val="00AA334E"/>
    <w:rsid w:val="00AA3379"/>
    <w:rsid w:val="00AA342A"/>
    <w:rsid w:val="00AA34B8"/>
    <w:rsid w:val="00AA34C0"/>
    <w:rsid w:val="00AA359B"/>
    <w:rsid w:val="00AA38D0"/>
    <w:rsid w:val="00AA3DAA"/>
    <w:rsid w:val="00AA4029"/>
    <w:rsid w:val="00AA4043"/>
    <w:rsid w:val="00AA40B6"/>
    <w:rsid w:val="00AA4577"/>
    <w:rsid w:val="00AA492E"/>
    <w:rsid w:val="00AA49EC"/>
    <w:rsid w:val="00AA4B07"/>
    <w:rsid w:val="00AA4F37"/>
    <w:rsid w:val="00AA5285"/>
    <w:rsid w:val="00AA5465"/>
    <w:rsid w:val="00AA5493"/>
    <w:rsid w:val="00AA554A"/>
    <w:rsid w:val="00AA559A"/>
    <w:rsid w:val="00AA5615"/>
    <w:rsid w:val="00AA5C5B"/>
    <w:rsid w:val="00AA5D9E"/>
    <w:rsid w:val="00AA5DF6"/>
    <w:rsid w:val="00AA5E13"/>
    <w:rsid w:val="00AA5EF2"/>
    <w:rsid w:val="00AA5F34"/>
    <w:rsid w:val="00AA60FF"/>
    <w:rsid w:val="00AA6494"/>
    <w:rsid w:val="00AA668F"/>
    <w:rsid w:val="00AA6728"/>
    <w:rsid w:val="00AA676D"/>
    <w:rsid w:val="00AA67B6"/>
    <w:rsid w:val="00AA6B09"/>
    <w:rsid w:val="00AA7044"/>
    <w:rsid w:val="00AA7058"/>
    <w:rsid w:val="00AA7169"/>
    <w:rsid w:val="00AA739E"/>
    <w:rsid w:val="00AA73AB"/>
    <w:rsid w:val="00AA756C"/>
    <w:rsid w:val="00AA768B"/>
    <w:rsid w:val="00AA7762"/>
    <w:rsid w:val="00AA78C7"/>
    <w:rsid w:val="00AA79C1"/>
    <w:rsid w:val="00AA7B47"/>
    <w:rsid w:val="00AB003A"/>
    <w:rsid w:val="00AB00D5"/>
    <w:rsid w:val="00AB0166"/>
    <w:rsid w:val="00AB0243"/>
    <w:rsid w:val="00AB06FE"/>
    <w:rsid w:val="00AB0739"/>
    <w:rsid w:val="00AB088D"/>
    <w:rsid w:val="00AB097D"/>
    <w:rsid w:val="00AB09D9"/>
    <w:rsid w:val="00AB0B7D"/>
    <w:rsid w:val="00AB0E89"/>
    <w:rsid w:val="00AB0EBF"/>
    <w:rsid w:val="00AB1174"/>
    <w:rsid w:val="00AB11A4"/>
    <w:rsid w:val="00AB124F"/>
    <w:rsid w:val="00AB16CF"/>
    <w:rsid w:val="00AB18C2"/>
    <w:rsid w:val="00AB1CA2"/>
    <w:rsid w:val="00AB2034"/>
    <w:rsid w:val="00AB2421"/>
    <w:rsid w:val="00AB2615"/>
    <w:rsid w:val="00AB2632"/>
    <w:rsid w:val="00AB2658"/>
    <w:rsid w:val="00AB2677"/>
    <w:rsid w:val="00AB293A"/>
    <w:rsid w:val="00AB2950"/>
    <w:rsid w:val="00AB29B8"/>
    <w:rsid w:val="00AB2C69"/>
    <w:rsid w:val="00AB2D0F"/>
    <w:rsid w:val="00AB2F17"/>
    <w:rsid w:val="00AB3062"/>
    <w:rsid w:val="00AB3083"/>
    <w:rsid w:val="00AB310B"/>
    <w:rsid w:val="00AB32D1"/>
    <w:rsid w:val="00AB35ED"/>
    <w:rsid w:val="00AB3723"/>
    <w:rsid w:val="00AB383C"/>
    <w:rsid w:val="00AB3BD4"/>
    <w:rsid w:val="00AB3E11"/>
    <w:rsid w:val="00AB3F57"/>
    <w:rsid w:val="00AB4022"/>
    <w:rsid w:val="00AB4201"/>
    <w:rsid w:val="00AB4407"/>
    <w:rsid w:val="00AB44D4"/>
    <w:rsid w:val="00AB457A"/>
    <w:rsid w:val="00AB46E1"/>
    <w:rsid w:val="00AB47E7"/>
    <w:rsid w:val="00AB4817"/>
    <w:rsid w:val="00AB4961"/>
    <w:rsid w:val="00AB4BC8"/>
    <w:rsid w:val="00AB4D7F"/>
    <w:rsid w:val="00AB4DA9"/>
    <w:rsid w:val="00AB4EC4"/>
    <w:rsid w:val="00AB4EE2"/>
    <w:rsid w:val="00AB4F2A"/>
    <w:rsid w:val="00AB4F61"/>
    <w:rsid w:val="00AB4FE4"/>
    <w:rsid w:val="00AB5031"/>
    <w:rsid w:val="00AB51AA"/>
    <w:rsid w:val="00AB53F5"/>
    <w:rsid w:val="00AB543F"/>
    <w:rsid w:val="00AB5476"/>
    <w:rsid w:val="00AB5478"/>
    <w:rsid w:val="00AB55C6"/>
    <w:rsid w:val="00AB563E"/>
    <w:rsid w:val="00AB56F5"/>
    <w:rsid w:val="00AB575E"/>
    <w:rsid w:val="00AB578A"/>
    <w:rsid w:val="00AB58B3"/>
    <w:rsid w:val="00AB58BA"/>
    <w:rsid w:val="00AB5988"/>
    <w:rsid w:val="00AB598A"/>
    <w:rsid w:val="00AB5995"/>
    <w:rsid w:val="00AB5B90"/>
    <w:rsid w:val="00AB5C1B"/>
    <w:rsid w:val="00AB5E50"/>
    <w:rsid w:val="00AB6164"/>
    <w:rsid w:val="00AB6421"/>
    <w:rsid w:val="00AB6462"/>
    <w:rsid w:val="00AB6683"/>
    <w:rsid w:val="00AB6702"/>
    <w:rsid w:val="00AB6805"/>
    <w:rsid w:val="00AB68A5"/>
    <w:rsid w:val="00AB697F"/>
    <w:rsid w:val="00AB6B4C"/>
    <w:rsid w:val="00AB6E4E"/>
    <w:rsid w:val="00AB6EDE"/>
    <w:rsid w:val="00AB6FE3"/>
    <w:rsid w:val="00AB71A1"/>
    <w:rsid w:val="00AB71D9"/>
    <w:rsid w:val="00AB747B"/>
    <w:rsid w:val="00AB7695"/>
    <w:rsid w:val="00AB76EA"/>
    <w:rsid w:val="00AB773C"/>
    <w:rsid w:val="00AB77A9"/>
    <w:rsid w:val="00AB78BF"/>
    <w:rsid w:val="00AB7A99"/>
    <w:rsid w:val="00AB7A9C"/>
    <w:rsid w:val="00AB7EDA"/>
    <w:rsid w:val="00AB7EF7"/>
    <w:rsid w:val="00AC0012"/>
    <w:rsid w:val="00AC0190"/>
    <w:rsid w:val="00AC0343"/>
    <w:rsid w:val="00AC0D98"/>
    <w:rsid w:val="00AC0E5D"/>
    <w:rsid w:val="00AC0F77"/>
    <w:rsid w:val="00AC101D"/>
    <w:rsid w:val="00AC14A4"/>
    <w:rsid w:val="00AC14C2"/>
    <w:rsid w:val="00AC1527"/>
    <w:rsid w:val="00AC16D7"/>
    <w:rsid w:val="00AC1788"/>
    <w:rsid w:val="00AC17F2"/>
    <w:rsid w:val="00AC1831"/>
    <w:rsid w:val="00AC18E6"/>
    <w:rsid w:val="00AC196A"/>
    <w:rsid w:val="00AC1C87"/>
    <w:rsid w:val="00AC21B6"/>
    <w:rsid w:val="00AC22A8"/>
    <w:rsid w:val="00AC2434"/>
    <w:rsid w:val="00AC256A"/>
    <w:rsid w:val="00AC259B"/>
    <w:rsid w:val="00AC28AE"/>
    <w:rsid w:val="00AC297C"/>
    <w:rsid w:val="00AC29BA"/>
    <w:rsid w:val="00AC2AA8"/>
    <w:rsid w:val="00AC2B7A"/>
    <w:rsid w:val="00AC2BE1"/>
    <w:rsid w:val="00AC2C60"/>
    <w:rsid w:val="00AC306B"/>
    <w:rsid w:val="00AC3267"/>
    <w:rsid w:val="00AC337B"/>
    <w:rsid w:val="00AC3663"/>
    <w:rsid w:val="00AC37DC"/>
    <w:rsid w:val="00AC39A2"/>
    <w:rsid w:val="00AC39F6"/>
    <w:rsid w:val="00AC3D9E"/>
    <w:rsid w:val="00AC3E0B"/>
    <w:rsid w:val="00AC41EE"/>
    <w:rsid w:val="00AC422B"/>
    <w:rsid w:val="00AC42D4"/>
    <w:rsid w:val="00AC4AB1"/>
    <w:rsid w:val="00AC4AF3"/>
    <w:rsid w:val="00AC4B90"/>
    <w:rsid w:val="00AC4DEC"/>
    <w:rsid w:val="00AC4EA0"/>
    <w:rsid w:val="00AC507D"/>
    <w:rsid w:val="00AC5094"/>
    <w:rsid w:val="00AC558F"/>
    <w:rsid w:val="00AC5A44"/>
    <w:rsid w:val="00AC5A7A"/>
    <w:rsid w:val="00AC5AD1"/>
    <w:rsid w:val="00AC5ADA"/>
    <w:rsid w:val="00AC5B3B"/>
    <w:rsid w:val="00AC5C85"/>
    <w:rsid w:val="00AC5E35"/>
    <w:rsid w:val="00AC5F30"/>
    <w:rsid w:val="00AC60C3"/>
    <w:rsid w:val="00AC6294"/>
    <w:rsid w:val="00AC6571"/>
    <w:rsid w:val="00AC65F9"/>
    <w:rsid w:val="00AC688D"/>
    <w:rsid w:val="00AC69F3"/>
    <w:rsid w:val="00AC6C19"/>
    <w:rsid w:val="00AC6D76"/>
    <w:rsid w:val="00AC6F5A"/>
    <w:rsid w:val="00AC7021"/>
    <w:rsid w:val="00AC70CA"/>
    <w:rsid w:val="00AC7202"/>
    <w:rsid w:val="00AC7261"/>
    <w:rsid w:val="00AC7332"/>
    <w:rsid w:val="00AC7720"/>
    <w:rsid w:val="00AC7BA8"/>
    <w:rsid w:val="00AC7F4B"/>
    <w:rsid w:val="00AC7FA2"/>
    <w:rsid w:val="00AC7FEE"/>
    <w:rsid w:val="00AD0223"/>
    <w:rsid w:val="00AD02F7"/>
    <w:rsid w:val="00AD039F"/>
    <w:rsid w:val="00AD03F3"/>
    <w:rsid w:val="00AD077A"/>
    <w:rsid w:val="00AD09B7"/>
    <w:rsid w:val="00AD0D71"/>
    <w:rsid w:val="00AD1020"/>
    <w:rsid w:val="00AD103E"/>
    <w:rsid w:val="00AD10E9"/>
    <w:rsid w:val="00AD1467"/>
    <w:rsid w:val="00AD14C8"/>
    <w:rsid w:val="00AD163E"/>
    <w:rsid w:val="00AD1666"/>
    <w:rsid w:val="00AD167F"/>
    <w:rsid w:val="00AD16EA"/>
    <w:rsid w:val="00AD1799"/>
    <w:rsid w:val="00AD18B5"/>
    <w:rsid w:val="00AD19D3"/>
    <w:rsid w:val="00AD1C91"/>
    <w:rsid w:val="00AD1CE4"/>
    <w:rsid w:val="00AD1D96"/>
    <w:rsid w:val="00AD1E54"/>
    <w:rsid w:val="00AD1E75"/>
    <w:rsid w:val="00AD1F5B"/>
    <w:rsid w:val="00AD20A7"/>
    <w:rsid w:val="00AD2117"/>
    <w:rsid w:val="00AD2360"/>
    <w:rsid w:val="00AD259F"/>
    <w:rsid w:val="00AD26B0"/>
    <w:rsid w:val="00AD2809"/>
    <w:rsid w:val="00AD296B"/>
    <w:rsid w:val="00AD2A25"/>
    <w:rsid w:val="00AD2BBB"/>
    <w:rsid w:val="00AD2DBB"/>
    <w:rsid w:val="00AD2DBC"/>
    <w:rsid w:val="00AD2FB4"/>
    <w:rsid w:val="00AD317A"/>
    <w:rsid w:val="00AD3342"/>
    <w:rsid w:val="00AD33A0"/>
    <w:rsid w:val="00AD34EA"/>
    <w:rsid w:val="00AD35A5"/>
    <w:rsid w:val="00AD35D7"/>
    <w:rsid w:val="00AD35DC"/>
    <w:rsid w:val="00AD36A0"/>
    <w:rsid w:val="00AD3879"/>
    <w:rsid w:val="00AD39C7"/>
    <w:rsid w:val="00AD39CA"/>
    <w:rsid w:val="00AD39FE"/>
    <w:rsid w:val="00AD3BDF"/>
    <w:rsid w:val="00AD3C58"/>
    <w:rsid w:val="00AD3CA7"/>
    <w:rsid w:val="00AD407F"/>
    <w:rsid w:val="00AD42D2"/>
    <w:rsid w:val="00AD45BE"/>
    <w:rsid w:val="00AD46D5"/>
    <w:rsid w:val="00AD486F"/>
    <w:rsid w:val="00AD4A0F"/>
    <w:rsid w:val="00AD4F72"/>
    <w:rsid w:val="00AD5019"/>
    <w:rsid w:val="00AD5394"/>
    <w:rsid w:val="00AD5585"/>
    <w:rsid w:val="00AD56CE"/>
    <w:rsid w:val="00AD56F1"/>
    <w:rsid w:val="00AD58E8"/>
    <w:rsid w:val="00AD60C2"/>
    <w:rsid w:val="00AD6143"/>
    <w:rsid w:val="00AD6284"/>
    <w:rsid w:val="00AD6294"/>
    <w:rsid w:val="00AD646A"/>
    <w:rsid w:val="00AD64B6"/>
    <w:rsid w:val="00AD660A"/>
    <w:rsid w:val="00AD679D"/>
    <w:rsid w:val="00AD67C2"/>
    <w:rsid w:val="00AD6828"/>
    <w:rsid w:val="00AD6A32"/>
    <w:rsid w:val="00AD6B1E"/>
    <w:rsid w:val="00AD6CB6"/>
    <w:rsid w:val="00AD6D67"/>
    <w:rsid w:val="00AD6D68"/>
    <w:rsid w:val="00AD6E5A"/>
    <w:rsid w:val="00AD7131"/>
    <w:rsid w:val="00AD72B1"/>
    <w:rsid w:val="00AD7332"/>
    <w:rsid w:val="00AD74E4"/>
    <w:rsid w:val="00AD755B"/>
    <w:rsid w:val="00AD761E"/>
    <w:rsid w:val="00AD76AE"/>
    <w:rsid w:val="00AD79D2"/>
    <w:rsid w:val="00AD7D21"/>
    <w:rsid w:val="00AD7D3F"/>
    <w:rsid w:val="00AD7D99"/>
    <w:rsid w:val="00AD7DC5"/>
    <w:rsid w:val="00AD7DC7"/>
    <w:rsid w:val="00AD7FA0"/>
    <w:rsid w:val="00AE0045"/>
    <w:rsid w:val="00AE0063"/>
    <w:rsid w:val="00AE0144"/>
    <w:rsid w:val="00AE0212"/>
    <w:rsid w:val="00AE025E"/>
    <w:rsid w:val="00AE0289"/>
    <w:rsid w:val="00AE03FB"/>
    <w:rsid w:val="00AE05F5"/>
    <w:rsid w:val="00AE0702"/>
    <w:rsid w:val="00AE074B"/>
    <w:rsid w:val="00AE07C5"/>
    <w:rsid w:val="00AE0A2A"/>
    <w:rsid w:val="00AE0A3F"/>
    <w:rsid w:val="00AE0D24"/>
    <w:rsid w:val="00AE0F1E"/>
    <w:rsid w:val="00AE107B"/>
    <w:rsid w:val="00AE10EA"/>
    <w:rsid w:val="00AE1159"/>
    <w:rsid w:val="00AE11CC"/>
    <w:rsid w:val="00AE15B1"/>
    <w:rsid w:val="00AE1878"/>
    <w:rsid w:val="00AE1CA2"/>
    <w:rsid w:val="00AE1FED"/>
    <w:rsid w:val="00AE20AD"/>
    <w:rsid w:val="00AE20E8"/>
    <w:rsid w:val="00AE2148"/>
    <w:rsid w:val="00AE2B4D"/>
    <w:rsid w:val="00AE2C0C"/>
    <w:rsid w:val="00AE2D47"/>
    <w:rsid w:val="00AE2F0A"/>
    <w:rsid w:val="00AE2FBA"/>
    <w:rsid w:val="00AE311F"/>
    <w:rsid w:val="00AE31BB"/>
    <w:rsid w:val="00AE3281"/>
    <w:rsid w:val="00AE3375"/>
    <w:rsid w:val="00AE34F0"/>
    <w:rsid w:val="00AE3624"/>
    <w:rsid w:val="00AE380E"/>
    <w:rsid w:val="00AE38BD"/>
    <w:rsid w:val="00AE3A24"/>
    <w:rsid w:val="00AE3A3E"/>
    <w:rsid w:val="00AE3B40"/>
    <w:rsid w:val="00AE3CD5"/>
    <w:rsid w:val="00AE3E04"/>
    <w:rsid w:val="00AE3F5C"/>
    <w:rsid w:val="00AE40E3"/>
    <w:rsid w:val="00AE4197"/>
    <w:rsid w:val="00AE4283"/>
    <w:rsid w:val="00AE42AF"/>
    <w:rsid w:val="00AE44B9"/>
    <w:rsid w:val="00AE4563"/>
    <w:rsid w:val="00AE4596"/>
    <w:rsid w:val="00AE45F2"/>
    <w:rsid w:val="00AE463F"/>
    <w:rsid w:val="00AE4A24"/>
    <w:rsid w:val="00AE4A81"/>
    <w:rsid w:val="00AE4B99"/>
    <w:rsid w:val="00AE4C29"/>
    <w:rsid w:val="00AE530D"/>
    <w:rsid w:val="00AE5521"/>
    <w:rsid w:val="00AE5579"/>
    <w:rsid w:val="00AE55BF"/>
    <w:rsid w:val="00AE5661"/>
    <w:rsid w:val="00AE57B4"/>
    <w:rsid w:val="00AE5920"/>
    <w:rsid w:val="00AE5944"/>
    <w:rsid w:val="00AE6051"/>
    <w:rsid w:val="00AE61A3"/>
    <w:rsid w:val="00AE6234"/>
    <w:rsid w:val="00AE62BE"/>
    <w:rsid w:val="00AE62E0"/>
    <w:rsid w:val="00AE646F"/>
    <w:rsid w:val="00AE652F"/>
    <w:rsid w:val="00AE7009"/>
    <w:rsid w:val="00AE706C"/>
    <w:rsid w:val="00AE7268"/>
    <w:rsid w:val="00AE757E"/>
    <w:rsid w:val="00AE75E0"/>
    <w:rsid w:val="00AE7789"/>
    <w:rsid w:val="00AE77B2"/>
    <w:rsid w:val="00AE7800"/>
    <w:rsid w:val="00AE7819"/>
    <w:rsid w:val="00AE7A07"/>
    <w:rsid w:val="00AE7A5B"/>
    <w:rsid w:val="00AE7B34"/>
    <w:rsid w:val="00AE7C3A"/>
    <w:rsid w:val="00AE7C52"/>
    <w:rsid w:val="00AE7D62"/>
    <w:rsid w:val="00AF0243"/>
    <w:rsid w:val="00AF03B7"/>
    <w:rsid w:val="00AF0419"/>
    <w:rsid w:val="00AF041C"/>
    <w:rsid w:val="00AF0572"/>
    <w:rsid w:val="00AF0620"/>
    <w:rsid w:val="00AF06FD"/>
    <w:rsid w:val="00AF08B5"/>
    <w:rsid w:val="00AF0C2F"/>
    <w:rsid w:val="00AF0CA3"/>
    <w:rsid w:val="00AF1210"/>
    <w:rsid w:val="00AF135E"/>
    <w:rsid w:val="00AF1443"/>
    <w:rsid w:val="00AF1739"/>
    <w:rsid w:val="00AF18F5"/>
    <w:rsid w:val="00AF1905"/>
    <w:rsid w:val="00AF1972"/>
    <w:rsid w:val="00AF1E60"/>
    <w:rsid w:val="00AF1EE7"/>
    <w:rsid w:val="00AF1F20"/>
    <w:rsid w:val="00AF1F84"/>
    <w:rsid w:val="00AF20AA"/>
    <w:rsid w:val="00AF238E"/>
    <w:rsid w:val="00AF2465"/>
    <w:rsid w:val="00AF2547"/>
    <w:rsid w:val="00AF26B7"/>
    <w:rsid w:val="00AF279A"/>
    <w:rsid w:val="00AF2913"/>
    <w:rsid w:val="00AF2B33"/>
    <w:rsid w:val="00AF2BB4"/>
    <w:rsid w:val="00AF2E37"/>
    <w:rsid w:val="00AF317B"/>
    <w:rsid w:val="00AF3251"/>
    <w:rsid w:val="00AF3448"/>
    <w:rsid w:val="00AF3714"/>
    <w:rsid w:val="00AF3736"/>
    <w:rsid w:val="00AF37D9"/>
    <w:rsid w:val="00AF38A6"/>
    <w:rsid w:val="00AF38FF"/>
    <w:rsid w:val="00AF3DDD"/>
    <w:rsid w:val="00AF4183"/>
    <w:rsid w:val="00AF42C1"/>
    <w:rsid w:val="00AF43D3"/>
    <w:rsid w:val="00AF4618"/>
    <w:rsid w:val="00AF4787"/>
    <w:rsid w:val="00AF4AA6"/>
    <w:rsid w:val="00AF4C2E"/>
    <w:rsid w:val="00AF4CA0"/>
    <w:rsid w:val="00AF4D4F"/>
    <w:rsid w:val="00AF4D7E"/>
    <w:rsid w:val="00AF4F7F"/>
    <w:rsid w:val="00AF50F3"/>
    <w:rsid w:val="00AF5274"/>
    <w:rsid w:val="00AF558C"/>
    <w:rsid w:val="00AF5695"/>
    <w:rsid w:val="00AF5705"/>
    <w:rsid w:val="00AF57E9"/>
    <w:rsid w:val="00AF5955"/>
    <w:rsid w:val="00AF59A8"/>
    <w:rsid w:val="00AF5B6F"/>
    <w:rsid w:val="00AF5CB2"/>
    <w:rsid w:val="00AF5CE1"/>
    <w:rsid w:val="00AF5D3E"/>
    <w:rsid w:val="00AF5E9B"/>
    <w:rsid w:val="00AF6065"/>
    <w:rsid w:val="00AF6168"/>
    <w:rsid w:val="00AF62B3"/>
    <w:rsid w:val="00AF632E"/>
    <w:rsid w:val="00AF6414"/>
    <w:rsid w:val="00AF65BB"/>
    <w:rsid w:val="00AF6964"/>
    <w:rsid w:val="00AF6A76"/>
    <w:rsid w:val="00AF6A77"/>
    <w:rsid w:val="00AF6B19"/>
    <w:rsid w:val="00AF709A"/>
    <w:rsid w:val="00AF71DC"/>
    <w:rsid w:val="00AF7298"/>
    <w:rsid w:val="00AF7372"/>
    <w:rsid w:val="00AF7474"/>
    <w:rsid w:val="00AF7504"/>
    <w:rsid w:val="00AF766D"/>
    <w:rsid w:val="00AF7843"/>
    <w:rsid w:val="00AF7B48"/>
    <w:rsid w:val="00AF7BCE"/>
    <w:rsid w:val="00AF7BDD"/>
    <w:rsid w:val="00AF7CD5"/>
    <w:rsid w:val="00B00192"/>
    <w:rsid w:val="00B007CB"/>
    <w:rsid w:val="00B00A15"/>
    <w:rsid w:val="00B010B5"/>
    <w:rsid w:val="00B0113C"/>
    <w:rsid w:val="00B011F5"/>
    <w:rsid w:val="00B01383"/>
    <w:rsid w:val="00B0160D"/>
    <w:rsid w:val="00B018ED"/>
    <w:rsid w:val="00B01956"/>
    <w:rsid w:val="00B01BA2"/>
    <w:rsid w:val="00B01CA6"/>
    <w:rsid w:val="00B01D26"/>
    <w:rsid w:val="00B01F0E"/>
    <w:rsid w:val="00B01F65"/>
    <w:rsid w:val="00B02228"/>
    <w:rsid w:val="00B02267"/>
    <w:rsid w:val="00B0226F"/>
    <w:rsid w:val="00B0230E"/>
    <w:rsid w:val="00B025FC"/>
    <w:rsid w:val="00B027F9"/>
    <w:rsid w:val="00B02B28"/>
    <w:rsid w:val="00B02B3B"/>
    <w:rsid w:val="00B02C4C"/>
    <w:rsid w:val="00B02CA2"/>
    <w:rsid w:val="00B02F7E"/>
    <w:rsid w:val="00B0301C"/>
    <w:rsid w:val="00B03317"/>
    <w:rsid w:val="00B03351"/>
    <w:rsid w:val="00B03381"/>
    <w:rsid w:val="00B03714"/>
    <w:rsid w:val="00B03779"/>
    <w:rsid w:val="00B03837"/>
    <w:rsid w:val="00B03AA4"/>
    <w:rsid w:val="00B03ACF"/>
    <w:rsid w:val="00B04010"/>
    <w:rsid w:val="00B0410C"/>
    <w:rsid w:val="00B043B8"/>
    <w:rsid w:val="00B043DB"/>
    <w:rsid w:val="00B04493"/>
    <w:rsid w:val="00B045D7"/>
    <w:rsid w:val="00B047FC"/>
    <w:rsid w:val="00B04B06"/>
    <w:rsid w:val="00B04DE1"/>
    <w:rsid w:val="00B04E1C"/>
    <w:rsid w:val="00B04F5B"/>
    <w:rsid w:val="00B04FBE"/>
    <w:rsid w:val="00B05060"/>
    <w:rsid w:val="00B050A4"/>
    <w:rsid w:val="00B0516D"/>
    <w:rsid w:val="00B0518A"/>
    <w:rsid w:val="00B052D0"/>
    <w:rsid w:val="00B05617"/>
    <w:rsid w:val="00B056FA"/>
    <w:rsid w:val="00B0591A"/>
    <w:rsid w:val="00B05947"/>
    <w:rsid w:val="00B0596C"/>
    <w:rsid w:val="00B05A86"/>
    <w:rsid w:val="00B05BC4"/>
    <w:rsid w:val="00B05DBB"/>
    <w:rsid w:val="00B05F31"/>
    <w:rsid w:val="00B05F55"/>
    <w:rsid w:val="00B0628B"/>
    <w:rsid w:val="00B06382"/>
    <w:rsid w:val="00B063D0"/>
    <w:rsid w:val="00B06436"/>
    <w:rsid w:val="00B0685F"/>
    <w:rsid w:val="00B069CA"/>
    <w:rsid w:val="00B06A61"/>
    <w:rsid w:val="00B06B22"/>
    <w:rsid w:val="00B06D50"/>
    <w:rsid w:val="00B06D90"/>
    <w:rsid w:val="00B070CB"/>
    <w:rsid w:val="00B0720D"/>
    <w:rsid w:val="00B07372"/>
    <w:rsid w:val="00B07410"/>
    <w:rsid w:val="00B07417"/>
    <w:rsid w:val="00B076D0"/>
    <w:rsid w:val="00B07BB4"/>
    <w:rsid w:val="00B07DFB"/>
    <w:rsid w:val="00B10467"/>
    <w:rsid w:val="00B10496"/>
    <w:rsid w:val="00B107A2"/>
    <w:rsid w:val="00B107EE"/>
    <w:rsid w:val="00B10845"/>
    <w:rsid w:val="00B109B5"/>
    <w:rsid w:val="00B10A2A"/>
    <w:rsid w:val="00B10BE3"/>
    <w:rsid w:val="00B10F35"/>
    <w:rsid w:val="00B11208"/>
    <w:rsid w:val="00B11405"/>
    <w:rsid w:val="00B11412"/>
    <w:rsid w:val="00B11452"/>
    <w:rsid w:val="00B1146E"/>
    <w:rsid w:val="00B11571"/>
    <w:rsid w:val="00B11612"/>
    <w:rsid w:val="00B11740"/>
    <w:rsid w:val="00B1174E"/>
    <w:rsid w:val="00B11BBD"/>
    <w:rsid w:val="00B11E87"/>
    <w:rsid w:val="00B11EAE"/>
    <w:rsid w:val="00B11EEA"/>
    <w:rsid w:val="00B11EF6"/>
    <w:rsid w:val="00B12033"/>
    <w:rsid w:val="00B121E0"/>
    <w:rsid w:val="00B124A8"/>
    <w:rsid w:val="00B12664"/>
    <w:rsid w:val="00B12AE5"/>
    <w:rsid w:val="00B12BE4"/>
    <w:rsid w:val="00B12C59"/>
    <w:rsid w:val="00B12D7E"/>
    <w:rsid w:val="00B12FA5"/>
    <w:rsid w:val="00B13097"/>
    <w:rsid w:val="00B133E1"/>
    <w:rsid w:val="00B134C2"/>
    <w:rsid w:val="00B13585"/>
    <w:rsid w:val="00B136AE"/>
    <w:rsid w:val="00B138A5"/>
    <w:rsid w:val="00B1396C"/>
    <w:rsid w:val="00B13A09"/>
    <w:rsid w:val="00B13DA1"/>
    <w:rsid w:val="00B13F87"/>
    <w:rsid w:val="00B1436B"/>
    <w:rsid w:val="00B14412"/>
    <w:rsid w:val="00B145DA"/>
    <w:rsid w:val="00B147E8"/>
    <w:rsid w:val="00B1498C"/>
    <w:rsid w:val="00B149BB"/>
    <w:rsid w:val="00B14A20"/>
    <w:rsid w:val="00B14B91"/>
    <w:rsid w:val="00B14C73"/>
    <w:rsid w:val="00B14F82"/>
    <w:rsid w:val="00B14F91"/>
    <w:rsid w:val="00B14FE8"/>
    <w:rsid w:val="00B1505A"/>
    <w:rsid w:val="00B150FD"/>
    <w:rsid w:val="00B15110"/>
    <w:rsid w:val="00B15137"/>
    <w:rsid w:val="00B15577"/>
    <w:rsid w:val="00B15602"/>
    <w:rsid w:val="00B1590D"/>
    <w:rsid w:val="00B15A1A"/>
    <w:rsid w:val="00B15AE5"/>
    <w:rsid w:val="00B15B62"/>
    <w:rsid w:val="00B15BC9"/>
    <w:rsid w:val="00B15BFE"/>
    <w:rsid w:val="00B15D5A"/>
    <w:rsid w:val="00B15D73"/>
    <w:rsid w:val="00B15E64"/>
    <w:rsid w:val="00B15F0A"/>
    <w:rsid w:val="00B1628C"/>
    <w:rsid w:val="00B1646A"/>
    <w:rsid w:val="00B1695D"/>
    <w:rsid w:val="00B16A9C"/>
    <w:rsid w:val="00B16AD4"/>
    <w:rsid w:val="00B16B6B"/>
    <w:rsid w:val="00B16C26"/>
    <w:rsid w:val="00B16CE1"/>
    <w:rsid w:val="00B16DA3"/>
    <w:rsid w:val="00B16DED"/>
    <w:rsid w:val="00B16E8E"/>
    <w:rsid w:val="00B16FC6"/>
    <w:rsid w:val="00B17070"/>
    <w:rsid w:val="00B17126"/>
    <w:rsid w:val="00B17130"/>
    <w:rsid w:val="00B171AE"/>
    <w:rsid w:val="00B172FF"/>
    <w:rsid w:val="00B17433"/>
    <w:rsid w:val="00B1745F"/>
    <w:rsid w:val="00B17529"/>
    <w:rsid w:val="00B17573"/>
    <w:rsid w:val="00B17842"/>
    <w:rsid w:val="00B17A33"/>
    <w:rsid w:val="00B17B2E"/>
    <w:rsid w:val="00B17B4E"/>
    <w:rsid w:val="00B17BF0"/>
    <w:rsid w:val="00B17E2A"/>
    <w:rsid w:val="00B202DD"/>
    <w:rsid w:val="00B203F9"/>
    <w:rsid w:val="00B204FE"/>
    <w:rsid w:val="00B206EC"/>
    <w:rsid w:val="00B20863"/>
    <w:rsid w:val="00B2089D"/>
    <w:rsid w:val="00B20A6B"/>
    <w:rsid w:val="00B20AD0"/>
    <w:rsid w:val="00B20B78"/>
    <w:rsid w:val="00B20B9A"/>
    <w:rsid w:val="00B20E6B"/>
    <w:rsid w:val="00B211FF"/>
    <w:rsid w:val="00B21285"/>
    <w:rsid w:val="00B212E9"/>
    <w:rsid w:val="00B2157B"/>
    <w:rsid w:val="00B21775"/>
    <w:rsid w:val="00B21C09"/>
    <w:rsid w:val="00B21C4B"/>
    <w:rsid w:val="00B21DA9"/>
    <w:rsid w:val="00B22069"/>
    <w:rsid w:val="00B2225C"/>
    <w:rsid w:val="00B2244E"/>
    <w:rsid w:val="00B226CF"/>
    <w:rsid w:val="00B22700"/>
    <w:rsid w:val="00B22823"/>
    <w:rsid w:val="00B228CD"/>
    <w:rsid w:val="00B2293E"/>
    <w:rsid w:val="00B22B27"/>
    <w:rsid w:val="00B22B2F"/>
    <w:rsid w:val="00B22BC3"/>
    <w:rsid w:val="00B22CCA"/>
    <w:rsid w:val="00B22E04"/>
    <w:rsid w:val="00B22E81"/>
    <w:rsid w:val="00B23073"/>
    <w:rsid w:val="00B23164"/>
    <w:rsid w:val="00B238A9"/>
    <w:rsid w:val="00B23C0E"/>
    <w:rsid w:val="00B23C3B"/>
    <w:rsid w:val="00B23C4B"/>
    <w:rsid w:val="00B23CB3"/>
    <w:rsid w:val="00B2426E"/>
    <w:rsid w:val="00B24315"/>
    <w:rsid w:val="00B243A9"/>
    <w:rsid w:val="00B243DC"/>
    <w:rsid w:val="00B244E1"/>
    <w:rsid w:val="00B24751"/>
    <w:rsid w:val="00B24925"/>
    <w:rsid w:val="00B24B92"/>
    <w:rsid w:val="00B24EB2"/>
    <w:rsid w:val="00B24F1C"/>
    <w:rsid w:val="00B25296"/>
    <w:rsid w:val="00B25863"/>
    <w:rsid w:val="00B2589E"/>
    <w:rsid w:val="00B25A81"/>
    <w:rsid w:val="00B25A86"/>
    <w:rsid w:val="00B25D05"/>
    <w:rsid w:val="00B2653C"/>
    <w:rsid w:val="00B26578"/>
    <w:rsid w:val="00B265A2"/>
    <w:rsid w:val="00B266CB"/>
    <w:rsid w:val="00B267D1"/>
    <w:rsid w:val="00B267D8"/>
    <w:rsid w:val="00B268E1"/>
    <w:rsid w:val="00B26DA2"/>
    <w:rsid w:val="00B2714B"/>
    <w:rsid w:val="00B272A7"/>
    <w:rsid w:val="00B2762A"/>
    <w:rsid w:val="00B27815"/>
    <w:rsid w:val="00B27C9F"/>
    <w:rsid w:val="00B27E85"/>
    <w:rsid w:val="00B27E8B"/>
    <w:rsid w:val="00B27F20"/>
    <w:rsid w:val="00B27F28"/>
    <w:rsid w:val="00B3007D"/>
    <w:rsid w:val="00B30458"/>
    <w:rsid w:val="00B307F5"/>
    <w:rsid w:val="00B30A05"/>
    <w:rsid w:val="00B30AAE"/>
    <w:rsid w:val="00B30BEC"/>
    <w:rsid w:val="00B30D05"/>
    <w:rsid w:val="00B30D75"/>
    <w:rsid w:val="00B30E31"/>
    <w:rsid w:val="00B30E4F"/>
    <w:rsid w:val="00B30F72"/>
    <w:rsid w:val="00B30FD5"/>
    <w:rsid w:val="00B31073"/>
    <w:rsid w:val="00B3122E"/>
    <w:rsid w:val="00B312DB"/>
    <w:rsid w:val="00B313FB"/>
    <w:rsid w:val="00B3175D"/>
    <w:rsid w:val="00B3181C"/>
    <w:rsid w:val="00B3199D"/>
    <w:rsid w:val="00B3218B"/>
    <w:rsid w:val="00B322D1"/>
    <w:rsid w:val="00B3236C"/>
    <w:rsid w:val="00B32439"/>
    <w:rsid w:val="00B32590"/>
    <w:rsid w:val="00B32672"/>
    <w:rsid w:val="00B3269B"/>
    <w:rsid w:val="00B326CA"/>
    <w:rsid w:val="00B32741"/>
    <w:rsid w:val="00B32791"/>
    <w:rsid w:val="00B328EF"/>
    <w:rsid w:val="00B32C08"/>
    <w:rsid w:val="00B32D10"/>
    <w:rsid w:val="00B33055"/>
    <w:rsid w:val="00B33112"/>
    <w:rsid w:val="00B331D1"/>
    <w:rsid w:val="00B33363"/>
    <w:rsid w:val="00B33479"/>
    <w:rsid w:val="00B334D7"/>
    <w:rsid w:val="00B335B7"/>
    <w:rsid w:val="00B336A7"/>
    <w:rsid w:val="00B3377C"/>
    <w:rsid w:val="00B337D6"/>
    <w:rsid w:val="00B33932"/>
    <w:rsid w:val="00B339B8"/>
    <w:rsid w:val="00B33BBB"/>
    <w:rsid w:val="00B33D79"/>
    <w:rsid w:val="00B342EC"/>
    <w:rsid w:val="00B3438E"/>
    <w:rsid w:val="00B34540"/>
    <w:rsid w:val="00B347BB"/>
    <w:rsid w:val="00B349AB"/>
    <w:rsid w:val="00B34BBB"/>
    <w:rsid w:val="00B34CDD"/>
    <w:rsid w:val="00B35106"/>
    <w:rsid w:val="00B35155"/>
    <w:rsid w:val="00B3558C"/>
    <w:rsid w:val="00B3575D"/>
    <w:rsid w:val="00B3580A"/>
    <w:rsid w:val="00B359E2"/>
    <w:rsid w:val="00B35A1E"/>
    <w:rsid w:val="00B35B22"/>
    <w:rsid w:val="00B35B24"/>
    <w:rsid w:val="00B35C6A"/>
    <w:rsid w:val="00B35CB8"/>
    <w:rsid w:val="00B3615A"/>
    <w:rsid w:val="00B363E0"/>
    <w:rsid w:val="00B36453"/>
    <w:rsid w:val="00B36506"/>
    <w:rsid w:val="00B365CD"/>
    <w:rsid w:val="00B3682B"/>
    <w:rsid w:val="00B36BC0"/>
    <w:rsid w:val="00B36DD1"/>
    <w:rsid w:val="00B36E22"/>
    <w:rsid w:val="00B36EE5"/>
    <w:rsid w:val="00B372D6"/>
    <w:rsid w:val="00B372E1"/>
    <w:rsid w:val="00B37313"/>
    <w:rsid w:val="00B374FB"/>
    <w:rsid w:val="00B37556"/>
    <w:rsid w:val="00B37753"/>
    <w:rsid w:val="00B377EC"/>
    <w:rsid w:val="00B37877"/>
    <w:rsid w:val="00B379A4"/>
    <w:rsid w:val="00B37B36"/>
    <w:rsid w:val="00B37B5E"/>
    <w:rsid w:val="00B37B84"/>
    <w:rsid w:val="00B37D38"/>
    <w:rsid w:val="00B37FB3"/>
    <w:rsid w:val="00B40125"/>
    <w:rsid w:val="00B403B1"/>
    <w:rsid w:val="00B40404"/>
    <w:rsid w:val="00B406F4"/>
    <w:rsid w:val="00B40B64"/>
    <w:rsid w:val="00B40BDE"/>
    <w:rsid w:val="00B40DD9"/>
    <w:rsid w:val="00B40E58"/>
    <w:rsid w:val="00B40E5E"/>
    <w:rsid w:val="00B41147"/>
    <w:rsid w:val="00B41148"/>
    <w:rsid w:val="00B411A0"/>
    <w:rsid w:val="00B411CD"/>
    <w:rsid w:val="00B411EC"/>
    <w:rsid w:val="00B414EC"/>
    <w:rsid w:val="00B41678"/>
    <w:rsid w:val="00B4175C"/>
    <w:rsid w:val="00B418FA"/>
    <w:rsid w:val="00B41999"/>
    <w:rsid w:val="00B4199C"/>
    <w:rsid w:val="00B419E5"/>
    <w:rsid w:val="00B41A8D"/>
    <w:rsid w:val="00B41AD5"/>
    <w:rsid w:val="00B41B8A"/>
    <w:rsid w:val="00B41DDA"/>
    <w:rsid w:val="00B41DE5"/>
    <w:rsid w:val="00B41FBE"/>
    <w:rsid w:val="00B42429"/>
    <w:rsid w:val="00B425F4"/>
    <w:rsid w:val="00B427ED"/>
    <w:rsid w:val="00B42881"/>
    <w:rsid w:val="00B428E1"/>
    <w:rsid w:val="00B42AEB"/>
    <w:rsid w:val="00B42B6B"/>
    <w:rsid w:val="00B42B88"/>
    <w:rsid w:val="00B42C41"/>
    <w:rsid w:val="00B42C46"/>
    <w:rsid w:val="00B42E9D"/>
    <w:rsid w:val="00B43020"/>
    <w:rsid w:val="00B4316F"/>
    <w:rsid w:val="00B43204"/>
    <w:rsid w:val="00B4337A"/>
    <w:rsid w:val="00B4339A"/>
    <w:rsid w:val="00B4386E"/>
    <w:rsid w:val="00B43901"/>
    <w:rsid w:val="00B43959"/>
    <w:rsid w:val="00B43A41"/>
    <w:rsid w:val="00B43BDC"/>
    <w:rsid w:val="00B43C5E"/>
    <w:rsid w:val="00B43C76"/>
    <w:rsid w:val="00B43D5B"/>
    <w:rsid w:val="00B43E05"/>
    <w:rsid w:val="00B43E52"/>
    <w:rsid w:val="00B44184"/>
    <w:rsid w:val="00B44235"/>
    <w:rsid w:val="00B44290"/>
    <w:rsid w:val="00B444E1"/>
    <w:rsid w:val="00B44679"/>
    <w:rsid w:val="00B44760"/>
    <w:rsid w:val="00B447D7"/>
    <w:rsid w:val="00B448DF"/>
    <w:rsid w:val="00B448FC"/>
    <w:rsid w:val="00B44A00"/>
    <w:rsid w:val="00B44C3E"/>
    <w:rsid w:val="00B44C71"/>
    <w:rsid w:val="00B451A5"/>
    <w:rsid w:val="00B45237"/>
    <w:rsid w:val="00B45649"/>
    <w:rsid w:val="00B4565A"/>
    <w:rsid w:val="00B45759"/>
    <w:rsid w:val="00B45869"/>
    <w:rsid w:val="00B45887"/>
    <w:rsid w:val="00B45C8F"/>
    <w:rsid w:val="00B45D02"/>
    <w:rsid w:val="00B45D34"/>
    <w:rsid w:val="00B45D6B"/>
    <w:rsid w:val="00B4602F"/>
    <w:rsid w:val="00B4619F"/>
    <w:rsid w:val="00B46402"/>
    <w:rsid w:val="00B466E1"/>
    <w:rsid w:val="00B46A29"/>
    <w:rsid w:val="00B46BC9"/>
    <w:rsid w:val="00B46E4C"/>
    <w:rsid w:val="00B46E60"/>
    <w:rsid w:val="00B46EB4"/>
    <w:rsid w:val="00B46FF5"/>
    <w:rsid w:val="00B472B7"/>
    <w:rsid w:val="00B4747F"/>
    <w:rsid w:val="00B47515"/>
    <w:rsid w:val="00B4759A"/>
    <w:rsid w:val="00B476B5"/>
    <w:rsid w:val="00B476C1"/>
    <w:rsid w:val="00B4771F"/>
    <w:rsid w:val="00B47830"/>
    <w:rsid w:val="00B4790F"/>
    <w:rsid w:val="00B47A9D"/>
    <w:rsid w:val="00B47AD2"/>
    <w:rsid w:val="00B47B4B"/>
    <w:rsid w:val="00B47BE1"/>
    <w:rsid w:val="00B47C50"/>
    <w:rsid w:val="00B47C7D"/>
    <w:rsid w:val="00B50010"/>
    <w:rsid w:val="00B500D1"/>
    <w:rsid w:val="00B5034E"/>
    <w:rsid w:val="00B5036B"/>
    <w:rsid w:val="00B50472"/>
    <w:rsid w:val="00B504D5"/>
    <w:rsid w:val="00B5079D"/>
    <w:rsid w:val="00B507A3"/>
    <w:rsid w:val="00B50945"/>
    <w:rsid w:val="00B50959"/>
    <w:rsid w:val="00B50A05"/>
    <w:rsid w:val="00B50A77"/>
    <w:rsid w:val="00B50C30"/>
    <w:rsid w:val="00B50D5A"/>
    <w:rsid w:val="00B50E0D"/>
    <w:rsid w:val="00B50E4C"/>
    <w:rsid w:val="00B51421"/>
    <w:rsid w:val="00B515AF"/>
    <w:rsid w:val="00B51702"/>
    <w:rsid w:val="00B517EA"/>
    <w:rsid w:val="00B51B67"/>
    <w:rsid w:val="00B51C75"/>
    <w:rsid w:val="00B51CD5"/>
    <w:rsid w:val="00B51F01"/>
    <w:rsid w:val="00B5214C"/>
    <w:rsid w:val="00B52171"/>
    <w:rsid w:val="00B52190"/>
    <w:rsid w:val="00B522B1"/>
    <w:rsid w:val="00B52371"/>
    <w:rsid w:val="00B52401"/>
    <w:rsid w:val="00B52755"/>
    <w:rsid w:val="00B52776"/>
    <w:rsid w:val="00B527A3"/>
    <w:rsid w:val="00B52A81"/>
    <w:rsid w:val="00B52B5C"/>
    <w:rsid w:val="00B52DEF"/>
    <w:rsid w:val="00B5384C"/>
    <w:rsid w:val="00B53852"/>
    <w:rsid w:val="00B53985"/>
    <w:rsid w:val="00B539B8"/>
    <w:rsid w:val="00B53B29"/>
    <w:rsid w:val="00B53B97"/>
    <w:rsid w:val="00B53CE9"/>
    <w:rsid w:val="00B53E1D"/>
    <w:rsid w:val="00B53E40"/>
    <w:rsid w:val="00B540D3"/>
    <w:rsid w:val="00B54130"/>
    <w:rsid w:val="00B54382"/>
    <w:rsid w:val="00B54BF9"/>
    <w:rsid w:val="00B54DD8"/>
    <w:rsid w:val="00B54E50"/>
    <w:rsid w:val="00B55289"/>
    <w:rsid w:val="00B55355"/>
    <w:rsid w:val="00B55401"/>
    <w:rsid w:val="00B554FA"/>
    <w:rsid w:val="00B5550F"/>
    <w:rsid w:val="00B559EC"/>
    <w:rsid w:val="00B55B2A"/>
    <w:rsid w:val="00B55BC2"/>
    <w:rsid w:val="00B55D81"/>
    <w:rsid w:val="00B55E69"/>
    <w:rsid w:val="00B560FC"/>
    <w:rsid w:val="00B5619D"/>
    <w:rsid w:val="00B56218"/>
    <w:rsid w:val="00B56286"/>
    <w:rsid w:val="00B56696"/>
    <w:rsid w:val="00B5698C"/>
    <w:rsid w:val="00B569D0"/>
    <w:rsid w:val="00B56A4B"/>
    <w:rsid w:val="00B56ACE"/>
    <w:rsid w:val="00B56D6F"/>
    <w:rsid w:val="00B56DEC"/>
    <w:rsid w:val="00B56F44"/>
    <w:rsid w:val="00B573A4"/>
    <w:rsid w:val="00B57413"/>
    <w:rsid w:val="00B57593"/>
    <w:rsid w:val="00B5766A"/>
    <w:rsid w:val="00B577A5"/>
    <w:rsid w:val="00B578D3"/>
    <w:rsid w:val="00B57926"/>
    <w:rsid w:val="00B579D7"/>
    <w:rsid w:val="00B57A64"/>
    <w:rsid w:val="00B57AA7"/>
    <w:rsid w:val="00B57B28"/>
    <w:rsid w:val="00B57FF3"/>
    <w:rsid w:val="00B604AC"/>
    <w:rsid w:val="00B607C7"/>
    <w:rsid w:val="00B60C7C"/>
    <w:rsid w:val="00B60CE2"/>
    <w:rsid w:val="00B60E46"/>
    <w:rsid w:val="00B60E5D"/>
    <w:rsid w:val="00B610CB"/>
    <w:rsid w:val="00B611C0"/>
    <w:rsid w:val="00B611DD"/>
    <w:rsid w:val="00B61491"/>
    <w:rsid w:val="00B6149F"/>
    <w:rsid w:val="00B61599"/>
    <w:rsid w:val="00B61644"/>
    <w:rsid w:val="00B61837"/>
    <w:rsid w:val="00B61B19"/>
    <w:rsid w:val="00B61D53"/>
    <w:rsid w:val="00B61DBF"/>
    <w:rsid w:val="00B6227F"/>
    <w:rsid w:val="00B6230A"/>
    <w:rsid w:val="00B624CC"/>
    <w:rsid w:val="00B6275E"/>
    <w:rsid w:val="00B627FF"/>
    <w:rsid w:val="00B62965"/>
    <w:rsid w:val="00B62995"/>
    <w:rsid w:val="00B62E20"/>
    <w:rsid w:val="00B62E3D"/>
    <w:rsid w:val="00B62E61"/>
    <w:rsid w:val="00B631E8"/>
    <w:rsid w:val="00B63448"/>
    <w:rsid w:val="00B634D2"/>
    <w:rsid w:val="00B6357F"/>
    <w:rsid w:val="00B636F9"/>
    <w:rsid w:val="00B639BC"/>
    <w:rsid w:val="00B63A13"/>
    <w:rsid w:val="00B63B3E"/>
    <w:rsid w:val="00B63D3F"/>
    <w:rsid w:val="00B63DAF"/>
    <w:rsid w:val="00B63FA8"/>
    <w:rsid w:val="00B640FD"/>
    <w:rsid w:val="00B6416D"/>
    <w:rsid w:val="00B6435A"/>
    <w:rsid w:val="00B6436B"/>
    <w:rsid w:val="00B6454A"/>
    <w:rsid w:val="00B645E5"/>
    <w:rsid w:val="00B64781"/>
    <w:rsid w:val="00B648E5"/>
    <w:rsid w:val="00B64933"/>
    <w:rsid w:val="00B64B18"/>
    <w:rsid w:val="00B64B39"/>
    <w:rsid w:val="00B64C51"/>
    <w:rsid w:val="00B64CA0"/>
    <w:rsid w:val="00B64CB3"/>
    <w:rsid w:val="00B64CF2"/>
    <w:rsid w:val="00B64CF8"/>
    <w:rsid w:val="00B64E2D"/>
    <w:rsid w:val="00B64F07"/>
    <w:rsid w:val="00B6518E"/>
    <w:rsid w:val="00B65442"/>
    <w:rsid w:val="00B654AF"/>
    <w:rsid w:val="00B65603"/>
    <w:rsid w:val="00B65609"/>
    <w:rsid w:val="00B6589B"/>
    <w:rsid w:val="00B65A2C"/>
    <w:rsid w:val="00B65B39"/>
    <w:rsid w:val="00B65BC5"/>
    <w:rsid w:val="00B65C41"/>
    <w:rsid w:val="00B65CA3"/>
    <w:rsid w:val="00B65F43"/>
    <w:rsid w:val="00B6600F"/>
    <w:rsid w:val="00B66238"/>
    <w:rsid w:val="00B662E9"/>
    <w:rsid w:val="00B66330"/>
    <w:rsid w:val="00B663C0"/>
    <w:rsid w:val="00B666CD"/>
    <w:rsid w:val="00B667A9"/>
    <w:rsid w:val="00B667E4"/>
    <w:rsid w:val="00B66B19"/>
    <w:rsid w:val="00B66C51"/>
    <w:rsid w:val="00B66E1B"/>
    <w:rsid w:val="00B66E58"/>
    <w:rsid w:val="00B67105"/>
    <w:rsid w:val="00B67157"/>
    <w:rsid w:val="00B6733E"/>
    <w:rsid w:val="00B6735B"/>
    <w:rsid w:val="00B67361"/>
    <w:rsid w:val="00B67397"/>
    <w:rsid w:val="00B6751D"/>
    <w:rsid w:val="00B67899"/>
    <w:rsid w:val="00B678C1"/>
    <w:rsid w:val="00B678E0"/>
    <w:rsid w:val="00B679A5"/>
    <w:rsid w:val="00B67A19"/>
    <w:rsid w:val="00B67C1A"/>
    <w:rsid w:val="00B67C3E"/>
    <w:rsid w:val="00B67D18"/>
    <w:rsid w:val="00B700B9"/>
    <w:rsid w:val="00B7036A"/>
    <w:rsid w:val="00B70399"/>
    <w:rsid w:val="00B703A2"/>
    <w:rsid w:val="00B70441"/>
    <w:rsid w:val="00B704AF"/>
    <w:rsid w:val="00B70629"/>
    <w:rsid w:val="00B706FE"/>
    <w:rsid w:val="00B7095A"/>
    <w:rsid w:val="00B709B2"/>
    <w:rsid w:val="00B709C4"/>
    <w:rsid w:val="00B70BC5"/>
    <w:rsid w:val="00B70CB6"/>
    <w:rsid w:val="00B70EAF"/>
    <w:rsid w:val="00B70F72"/>
    <w:rsid w:val="00B70FE3"/>
    <w:rsid w:val="00B7126F"/>
    <w:rsid w:val="00B713AB"/>
    <w:rsid w:val="00B71512"/>
    <w:rsid w:val="00B71608"/>
    <w:rsid w:val="00B718A3"/>
    <w:rsid w:val="00B718E3"/>
    <w:rsid w:val="00B71903"/>
    <w:rsid w:val="00B71AC7"/>
    <w:rsid w:val="00B72044"/>
    <w:rsid w:val="00B72222"/>
    <w:rsid w:val="00B7235F"/>
    <w:rsid w:val="00B72682"/>
    <w:rsid w:val="00B72744"/>
    <w:rsid w:val="00B72A95"/>
    <w:rsid w:val="00B72B20"/>
    <w:rsid w:val="00B72C22"/>
    <w:rsid w:val="00B72DE1"/>
    <w:rsid w:val="00B72EC1"/>
    <w:rsid w:val="00B731DB"/>
    <w:rsid w:val="00B73346"/>
    <w:rsid w:val="00B7337D"/>
    <w:rsid w:val="00B734A7"/>
    <w:rsid w:val="00B73541"/>
    <w:rsid w:val="00B73A3B"/>
    <w:rsid w:val="00B73AB2"/>
    <w:rsid w:val="00B73BA9"/>
    <w:rsid w:val="00B73BD9"/>
    <w:rsid w:val="00B73C90"/>
    <w:rsid w:val="00B73E09"/>
    <w:rsid w:val="00B740DF"/>
    <w:rsid w:val="00B74638"/>
    <w:rsid w:val="00B74667"/>
    <w:rsid w:val="00B746C4"/>
    <w:rsid w:val="00B74950"/>
    <w:rsid w:val="00B749B8"/>
    <w:rsid w:val="00B74B37"/>
    <w:rsid w:val="00B74B4C"/>
    <w:rsid w:val="00B7505F"/>
    <w:rsid w:val="00B75133"/>
    <w:rsid w:val="00B756BF"/>
    <w:rsid w:val="00B75872"/>
    <w:rsid w:val="00B75F78"/>
    <w:rsid w:val="00B75F9A"/>
    <w:rsid w:val="00B761E1"/>
    <w:rsid w:val="00B76206"/>
    <w:rsid w:val="00B762B8"/>
    <w:rsid w:val="00B762EF"/>
    <w:rsid w:val="00B766AE"/>
    <w:rsid w:val="00B766D6"/>
    <w:rsid w:val="00B7679A"/>
    <w:rsid w:val="00B7682B"/>
    <w:rsid w:val="00B76C21"/>
    <w:rsid w:val="00B76DFF"/>
    <w:rsid w:val="00B76FE5"/>
    <w:rsid w:val="00B77031"/>
    <w:rsid w:val="00B77211"/>
    <w:rsid w:val="00B77282"/>
    <w:rsid w:val="00B77441"/>
    <w:rsid w:val="00B7752C"/>
    <w:rsid w:val="00B77668"/>
    <w:rsid w:val="00B7784B"/>
    <w:rsid w:val="00B77AEC"/>
    <w:rsid w:val="00B77AF5"/>
    <w:rsid w:val="00B77B1C"/>
    <w:rsid w:val="00B800F8"/>
    <w:rsid w:val="00B80185"/>
    <w:rsid w:val="00B8070E"/>
    <w:rsid w:val="00B80723"/>
    <w:rsid w:val="00B809DD"/>
    <w:rsid w:val="00B80B33"/>
    <w:rsid w:val="00B80CCF"/>
    <w:rsid w:val="00B80E73"/>
    <w:rsid w:val="00B80FE5"/>
    <w:rsid w:val="00B8111B"/>
    <w:rsid w:val="00B81273"/>
    <w:rsid w:val="00B817DB"/>
    <w:rsid w:val="00B81931"/>
    <w:rsid w:val="00B81A28"/>
    <w:rsid w:val="00B81C0C"/>
    <w:rsid w:val="00B81D49"/>
    <w:rsid w:val="00B81E53"/>
    <w:rsid w:val="00B823AA"/>
    <w:rsid w:val="00B823AC"/>
    <w:rsid w:val="00B82429"/>
    <w:rsid w:val="00B8243B"/>
    <w:rsid w:val="00B8247E"/>
    <w:rsid w:val="00B82609"/>
    <w:rsid w:val="00B82707"/>
    <w:rsid w:val="00B82786"/>
    <w:rsid w:val="00B82902"/>
    <w:rsid w:val="00B82A3A"/>
    <w:rsid w:val="00B82A49"/>
    <w:rsid w:val="00B82A67"/>
    <w:rsid w:val="00B83332"/>
    <w:rsid w:val="00B834AB"/>
    <w:rsid w:val="00B83558"/>
    <w:rsid w:val="00B83A26"/>
    <w:rsid w:val="00B83A7D"/>
    <w:rsid w:val="00B84010"/>
    <w:rsid w:val="00B84110"/>
    <w:rsid w:val="00B8422D"/>
    <w:rsid w:val="00B8429E"/>
    <w:rsid w:val="00B843AA"/>
    <w:rsid w:val="00B843F9"/>
    <w:rsid w:val="00B846FB"/>
    <w:rsid w:val="00B8478E"/>
    <w:rsid w:val="00B84AAA"/>
    <w:rsid w:val="00B84B93"/>
    <w:rsid w:val="00B84CCB"/>
    <w:rsid w:val="00B84D18"/>
    <w:rsid w:val="00B84DB4"/>
    <w:rsid w:val="00B84DC5"/>
    <w:rsid w:val="00B84EB0"/>
    <w:rsid w:val="00B84EE1"/>
    <w:rsid w:val="00B84FBA"/>
    <w:rsid w:val="00B85026"/>
    <w:rsid w:val="00B85031"/>
    <w:rsid w:val="00B852D6"/>
    <w:rsid w:val="00B85C59"/>
    <w:rsid w:val="00B8606B"/>
    <w:rsid w:val="00B86110"/>
    <w:rsid w:val="00B861E1"/>
    <w:rsid w:val="00B8642D"/>
    <w:rsid w:val="00B86941"/>
    <w:rsid w:val="00B86A90"/>
    <w:rsid w:val="00B86CFA"/>
    <w:rsid w:val="00B86D59"/>
    <w:rsid w:val="00B86F60"/>
    <w:rsid w:val="00B86F98"/>
    <w:rsid w:val="00B87025"/>
    <w:rsid w:val="00B87069"/>
    <w:rsid w:val="00B87090"/>
    <w:rsid w:val="00B871A4"/>
    <w:rsid w:val="00B87262"/>
    <w:rsid w:val="00B87311"/>
    <w:rsid w:val="00B873E7"/>
    <w:rsid w:val="00B8761C"/>
    <w:rsid w:val="00B87A2D"/>
    <w:rsid w:val="00B87B1A"/>
    <w:rsid w:val="00B87BF8"/>
    <w:rsid w:val="00B87CC5"/>
    <w:rsid w:val="00B87CDA"/>
    <w:rsid w:val="00B87E9D"/>
    <w:rsid w:val="00B87EAA"/>
    <w:rsid w:val="00B87F6C"/>
    <w:rsid w:val="00B900DF"/>
    <w:rsid w:val="00B900FA"/>
    <w:rsid w:val="00B90279"/>
    <w:rsid w:val="00B9035E"/>
    <w:rsid w:val="00B903BD"/>
    <w:rsid w:val="00B90667"/>
    <w:rsid w:val="00B906D2"/>
    <w:rsid w:val="00B906F7"/>
    <w:rsid w:val="00B9079E"/>
    <w:rsid w:val="00B90814"/>
    <w:rsid w:val="00B90B0C"/>
    <w:rsid w:val="00B90BD2"/>
    <w:rsid w:val="00B90C93"/>
    <w:rsid w:val="00B90E06"/>
    <w:rsid w:val="00B90E72"/>
    <w:rsid w:val="00B90FCB"/>
    <w:rsid w:val="00B9105F"/>
    <w:rsid w:val="00B91163"/>
    <w:rsid w:val="00B911F7"/>
    <w:rsid w:val="00B912D1"/>
    <w:rsid w:val="00B912F9"/>
    <w:rsid w:val="00B916EC"/>
    <w:rsid w:val="00B91C9A"/>
    <w:rsid w:val="00B91E24"/>
    <w:rsid w:val="00B9248B"/>
    <w:rsid w:val="00B92668"/>
    <w:rsid w:val="00B926CA"/>
    <w:rsid w:val="00B92753"/>
    <w:rsid w:val="00B928A7"/>
    <w:rsid w:val="00B92DCF"/>
    <w:rsid w:val="00B9327F"/>
    <w:rsid w:val="00B93384"/>
    <w:rsid w:val="00B934DA"/>
    <w:rsid w:val="00B9355B"/>
    <w:rsid w:val="00B938EF"/>
    <w:rsid w:val="00B939A4"/>
    <w:rsid w:val="00B93A67"/>
    <w:rsid w:val="00B93AFF"/>
    <w:rsid w:val="00B940D0"/>
    <w:rsid w:val="00B941A4"/>
    <w:rsid w:val="00B9424B"/>
    <w:rsid w:val="00B943E7"/>
    <w:rsid w:val="00B94540"/>
    <w:rsid w:val="00B945ED"/>
    <w:rsid w:val="00B94851"/>
    <w:rsid w:val="00B94A75"/>
    <w:rsid w:val="00B94B29"/>
    <w:rsid w:val="00B94BDF"/>
    <w:rsid w:val="00B94BF5"/>
    <w:rsid w:val="00B94E2C"/>
    <w:rsid w:val="00B94F0F"/>
    <w:rsid w:val="00B95021"/>
    <w:rsid w:val="00B9539A"/>
    <w:rsid w:val="00B95648"/>
    <w:rsid w:val="00B956F7"/>
    <w:rsid w:val="00B957AA"/>
    <w:rsid w:val="00B95947"/>
    <w:rsid w:val="00B959B3"/>
    <w:rsid w:val="00B95C66"/>
    <w:rsid w:val="00B95D0C"/>
    <w:rsid w:val="00B95EDA"/>
    <w:rsid w:val="00B9610B"/>
    <w:rsid w:val="00B961B1"/>
    <w:rsid w:val="00B961C7"/>
    <w:rsid w:val="00B9621D"/>
    <w:rsid w:val="00B96231"/>
    <w:rsid w:val="00B96390"/>
    <w:rsid w:val="00B96495"/>
    <w:rsid w:val="00B96693"/>
    <w:rsid w:val="00B966CC"/>
    <w:rsid w:val="00B966ED"/>
    <w:rsid w:val="00B967EF"/>
    <w:rsid w:val="00B96EA2"/>
    <w:rsid w:val="00B970C7"/>
    <w:rsid w:val="00B971D8"/>
    <w:rsid w:val="00B9726B"/>
    <w:rsid w:val="00B97540"/>
    <w:rsid w:val="00B9769F"/>
    <w:rsid w:val="00B97759"/>
    <w:rsid w:val="00B977BD"/>
    <w:rsid w:val="00B97B25"/>
    <w:rsid w:val="00B97B53"/>
    <w:rsid w:val="00B97BA6"/>
    <w:rsid w:val="00B97C18"/>
    <w:rsid w:val="00B97F34"/>
    <w:rsid w:val="00B97F83"/>
    <w:rsid w:val="00B97F95"/>
    <w:rsid w:val="00BA00E7"/>
    <w:rsid w:val="00BA02E7"/>
    <w:rsid w:val="00BA03E9"/>
    <w:rsid w:val="00BA043B"/>
    <w:rsid w:val="00BA069C"/>
    <w:rsid w:val="00BA07DC"/>
    <w:rsid w:val="00BA083F"/>
    <w:rsid w:val="00BA08D2"/>
    <w:rsid w:val="00BA090B"/>
    <w:rsid w:val="00BA0AE8"/>
    <w:rsid w:val="00BA0C56"/>
    <w:rsid w:val="00BA0CB5"/>
    <w:rsid w:val="00BA0D9B"/>
    <w:rsid w:val="00BA0E57"/>
    <w:rsid w:val="00BA1001"/>
    <w:rsid w:val="00BA112D"/>
    <w:rsid w:val="00BA113C"/>
    <w:rsid w:val="00BA11FF"/>
    <w:rsid w:val="00BA1431"/>
    <w:rsid w:val="00BA16AC"/>
    <w:rsid w:val="00BA1875"/>
    <w:rsid w:val="00BA1884"/>
    <w:rsid w:val="00BA193C"/>
    <w:rsid w:val="00BA197D"/>
    <w:rsid w:val="00BA1A6C"/>
    <w:rsid w:val="00BA1A89"/>
    <w:rsid w:val="00BA1B89"/>
    <w:rsid w:val="00BA1D92"/>
    <w:rsid w:val="00BA1DD3"/>
    <w:rsid w:val="00BA1E69"/>
    <w:rsid w:val="00BA1EC0"/>
    <w:rsid w:val="00BA240F"/>
    <w:rsid w:val="00BA2450"/>
    <w:rsid w:val="00BA2528"/>
    <w:rsid w:val="00BA2698"/>
    <w:rsid w:val="00BA2B66"/>
    <w:rsid w:val="00BA2D76"/>
    <w:rsid w:val="00BA2E22"/>
    <w:rsid w:val="00BA2FA9"/>
    <w:rsid w:val="00BA3119"/>
    <w:rsid w:val="00BA31E1"/>
    <w:rsid w:val="00BA32B3"/>
    <w:rsid w:val="00BA331C"/>
    <w:rsid w:val="00BA3321"/>
    <w:rsid w:val="00BA3685"/>
    <w:rsid w:val="00BA375E"/>
    <w:rsid w:val="00BA3877"/>
    <w:rsid w:val="00BA39CF"/>
    <w:rsid w:val="00BA39F0"/>
    <w:rsid w:val="00BA3A42"/>
    <w:rsid w:val="00BA3AB1"/>
    <w:rsid w:val="00BA3AE2"/>
    <w:rsid w:val="00BA3C3E"/>
    <w:rsid w:val="00BA3CF2"/>
    <w:rsid w:val="00BA40E5"/>
    <w:rsid w:val="00BA422B"/>
    <w:rsid w:val="00BA43CF"/>
    <w:rsid w:val="00BA44BD"/>
    <w:rsid w:val="00BA4591"/>
    <w:rsid w:val="00BA4600"/>
    <w:rsid w:val="00BA4615"/>
    <w:rsid w:val="00BA463B"/>
    <w:rsid w:val="00BA4713"/>
    <w:rsid w:val="00BA48F8"/>
    <w:rsid w:val="00BA4EAC"/>
    <w:rsid w:val="00BA51FE"/>
    <w:rsid w:val="00BA5423"/>
    <w:rsid w:val="00BA5599"/>
    <w:rsid w:val="00BA5771"/>
    <w:rsid w:val="00BA57F6"/>
    <w:rsid w:val="00BA5913"/>
    <w:rsid w:val="00BA5DC0"/>
    <w:rsid w:val="00BA5DD4"/>
    <w:rsid w:val="00BA6032"/>
    <w:rsid w:val="00BA6055"/>
    <w:rsid w:val="00BA614C"/>
    <w:rsid w:val="00BA62F8"/>
    <w:rsid w:val="00BA6494"/>
    <w:rsid w:val="00BA67D8"/>
    <w:rsid w:val="00BA6875"/>
    <w:rsid w:val="00BA6A88"/>
    <w:rsid w:val="00BA6B33"/>
    <w:rsid w:val="00BA6E5D"/>
    <w:rsid w:val="00BA6F94"/>
    <w:rsid w:val="00BA70CF"/>
    <w:rsid w:val="00BA7167"/>
    <w:rsid w:val="00BA71E5"/>
    <w:rsid w:val="00BA7296"/>
    <w:rsid w:val="00BA754E"/>
    <w:rsid w:val="00BA7604"/>
    <w:rsid w:val="00BA763E"/>
    <w:rsid w:val="00BA76A2"/>
    <w:rsid w:val="00BA7FFC"/>
    <w:rsid w:val="00BB012D"/>
    <w:rsid w:val="00BB05D8"/>
    <w:rsid w:val="00BB0872"/>
    <w:rsid w:val="00BB0964"/>
    <w:rsid w:val="00BB0BEB"/>
    <w:rsid w:val="00BB0C65"/>
    <w:rsid w:val="00BB0D85"/>
    <w:rsid w:val="00BB1136"/>
    <w:rsid w:val="00BB1201"/>
    <w:rsid w:val="00BB1263"/>
    <w:rsid w:val="00BB12A5"/>
    <w:rsid w:val="00BB12EF"/>
    <w:rsid w:val="00BB137B"/>
    <w:rsid w:val="00BB1454"/>
    <w:rsid w:val="00BB14AB"/>
    <w:rsid w:val="00BB1A4B"/>
    <w:rsid w:val="00BB1CE0"/>
    <w:rsid w:val="00BB1D86"/>
    <w:rsid w:val="00BB1EB4"/>
    <w:rsid w:val="00BB1F3B"/>
    <w:rsid w:val="00BB22DE"/>
    <w:rsid w:val="00BB232C"/>
    <w:rsid w:val="00BB24E1"/>
    <w:rsid w:val="00BB25CC"/>
    <w:rsid w:val="00BB27B3"/>
    <w:rsid w:val="00BB27B5"/>
    <w:rsid w:val="00BB28C8"/>
    <w:rsid w:val="00BB2CA4"/>
    <w:rsid w:val="00BB2D71"/>
    <w:rsid w:val="00BB2D7D"/>
    <w:rsid w:val="00BB2E8D"/>
    <w:rsid w:val="00BB3156"/>
    <w:rsid w:val="00BB3379"/>
    <w:rsid w:val="00BB3405"/>
    <w:rsid w:val="00BB3589"/>
    <w:rsid w:val="00BB3726"/>
    <w:rsid w:val="00BB3826"/>
    <w:rsid w:val="00BB384A"/>
    <w:rsid w:val="00BB38C6"/>
    <w:rsid w:val="00BB3AA8"/>
    <w:rsid w:val="00BB3BDF"/>
    <w:rsid w:val="00BB3BF9"/>
    <w:rsid w:val="00BB3C42"/>
    <w:rsid w:val="00BB3DCD"/>
    <w:rsid w:val="00BB3E9A"/>
    <w:rsid w:val="00BB3F45"/>
    <w:rsid w:val="00BB4741"/>
    <w:rsid w:val="00BB4825"/>
    <w:rsid w:val="00BB48D9"/>
    <w:rsid w:val="00BB48FD"/>
    <w:rsid w:val="00BB497E"/>
    <w:rsid w:val="00BB4BB1"/>
    <w:rsid w:val="00BB4DF9"/>
    <w:rsid w:val="00BB4EFD"/>
    <w:rsid w:val="00BB5097"/>
    <w:rsid w:val="00BB53E0"/>
    <w:rsid w:val="00BB5C88"/>
    <w:rsid w:val="00BB5D3D"/>
    <w:rsid w:val="00BB5D3F"/>
    <w:rsid w:val="00BB5FC8"/>
    <w:rsid w:val="00BB6091"/>
    <w:rsid w:val="00BB60E4"/>
    <w:rsid w:val="00BB615D"/>
    <w:rsid w:val="00BB6173"/>
    <w:rsid w:val="00BB62CB"/>
    <w:rsid w:val="00BB62D3"/>
    <w:rsid w:val="00BB62E2"/>
    <w:rsid w:val="00BB64B1"/>
    <w:rsid w:val="00BB6500"/>
    <w:rsid w:val="00BB6637"/>
    <w:rsid w:val="00BB67EF"/>
    <w:rsid w:val="00BB6AAA"/>
    <w:rsid w:val="00BB6C2A"/>
    <w:rsid w:val="00BB6DA1"/>
    <w:rsid w:val="00BB6FC8"/>
    <w:rsid w:val="00BB738F"/>
    <w:rsid w:val="00BB7411"/>
    <w:rsid w:val="00BB7428"/>
    <w:rsid w:val="00BB74F8"/>
    <w:rsid w:val="00BB77E7"/>
    <w:rsid w:val="00BB7BDD"/>
    <w:rsid w:val="00BB7C4E"/>
    <w:rsid w:val="00BB7DDF"/>
    <w:rsid w:val="00BB7EB4"/>
    <w:rsid w:val="00BB7FF2"/>
    <w:rsid w:val="00BC03EC"/>
    <w:rsid w:val="00BC0487"/>
    <w:rsid w:val="00BC0735"/>
    <w:rsid w:val="00BC09C1"/>
    <w:rsid w:val="00BC0D03"/>
    <w:rsid w:val="00BC0FAB"/>
    <w:rsid w:val="00BC1527"/>
    <w:rsid w:val="00BC154A"/>
    <w:rsid w:val="00BC172A"/>
    <w:rsid w:val="00BC1A25"/>
    <w:rsid w:val="00BC1BD3"/>
    <w:rsid w:val="00BC1BE8"/>
    <w:rsid w:val="00BC1E45"/>
    <w:rsid w:val="00BC1F42"/>
    <w:rsid w:val="00BC22E1"/>
    <w:rsid w:val="00BC2338"/>
    <w:rsid w:val="00BC236B"/>
    <w:rsid w:val="00BC23CF"/>
    <w:rsid w:val="00BC257C"/>
    <w:rsid w:val="00BC259D"/>
    <w:rsid w:val="00BC25C1"/>
    <w:rsid w:val="00BC26A4"/>
    <w:rsid w:val="00BC270C"/>
    <w:rsid w:val="00BC2748"/>
    <w:rsid w:val="00BC27FF"/>
    <w:rsid w:val="00BC28FF"/>
    <w:rsid w:val="00BC2B08"/>
    <w:rsid w:val="00BC2B6E"/>
    <w:rsid w:val="00BC2C80"/>
    <w:rsid w:val="00BC2F78"/>
    <w:rsid w:val="00BC2F7B"/>
    <w:rsid w:val="00BC30CF"/>
    <w:rsid w:val="00BC30EA"/>
    <w:rsid w:val="00BC330F"/>
    <w:rsid w:val="00BC33DE"/>
    <w:rsid w:val="00BC3402"/>
    <w:rsid w:val="00BC342F"/>
    <w:rsid w:val="00BC350B"/>
    <w:rsid w:val="00BC35E2"/>
    <w:rsid w:val="00BC386A"/>
    <w:rsid w:val="00BC38F0"/>
    <w:rsid w:val="00BC391E"/>
    <w:rsid w:val="00BC3968"/>
    <w:rsid w:val="00BC3AD6"/>
    <w:rsid w:val="00BC3E81"/>
    <w:rsid w:val="00BC40F5"/>
    <w:rsid w:val="00BC43C8"/>
    <w:rsid w:val="00BC4400"/>
    <w:rsid w:val="00BC44D2"/>
    <w:rsid w:val="00BC4515"/>
    <w:rsid w:val="00BC45AD"/>
    <w:rsid w:val="00BC46BD"/>
    <w:rsid w:val="00BC49DE"/>
    <w:rsid w:val="00BC4AF4"/>
    <w:rsid w:val="00BC4B64"/>
    <w:rsid w:val="00BC4CCD"/>
    <w:rsid w:val="00BC4E35"/>
    <w:rsid w:val="00BC4EF6"/>
    <w:rsid w:val="00BC509D"/>
    <w:rsid w:val="00BC51EF"/>
    <w:rsid w:val="00BC527D"/>
    <w:rsid w:val="00BC530F"/>
    <w:rsid w:val="00BC543E"/>
    <w:rsid w:val="00BC55E7"/>
    <w:rsid w:val="00BC58DB"/>
    <w:rsid w:val="00BC59ED"/>
    <w:rsid w:val="00BC5DD1"/>
    <w:rsid w:val="00BC6054"/>
    <w:rsid w:val="00BC6553"/>
    <w:rsid w:val="00BC659C"/>
    <w:rsid w:val="00BC6851"/>
    <w:rsid w:val="00BC690A"/>
    <w:rsid w:val="00BC6ACF"/>
    <w:rsid w:val="00BC6C9E"/>
    <w:rsid w:val="00BC7030"/>
    <w:rsid w:val="00BC7222"/>
    <w:rsid w:val="00BC72CC"/>
    <w:rsid w:val="00BC739F"/>
    <w:rsid w:val="00BC7459"/>
    <w:rsid w:val="00BC7662"/>
    <w:rsid w:val="00BC7706"/>
    <w:rsid w:val="00BC7B81"/>
    <w:rsid w:val="00BC7EC9"/>
    <w:rsid w:val="00BC7F28"/>
    <w:rsid w:val="00BC7F88"/>
    <w:rsid w:val="00BD0157"/>
    <w:rsid w:val="00BD0234"/>
    <w:rsid w:val="00BD03F2"/>
    <w:rsid w:val="00BD052C"/>
    <w:rsid w:val="00BD05E2"/>
    <w:rsid w:val="00BD0673"/>
    <w:rsid w:val="00BD0C1D"/>
    <w:rsid w:val="00BD0F21"/>
    <w:rsid w:val="00BD117D"/>
    <w:rsid w:val="00BD125A"/>
    <w:rsid w:val="00BD133F"/>
    <w:rsid w:val="00BD13EB"/>
    <w:rsid w:val="00BD141E"/>
    <w:rsid w:val="00BD1456"/>
    <w:rsid w:val="00BD14E8"/>
    <w:rsid w:val="00BD1516"/>
    <w:rsid w:val="00BD1519"/>
    <w:rsid w:val="00BD1563"/>
    <w:rsid w:val="00BD1717"/>
    <w:rsid w:val="00BD1793"/>
    <w:rsid w:val="00BD1952"/>
    <w:rsid w:val="00BD1A67"/>
    <w:rsid w:val="00BD1B1E"/>
    <w:rsid w:val="00BD1D70"/>
    <w:rsid w:val="00BD1EB6"/>
    <w:rsid w:val="00BD1F5F"/>
    <w:rsid w:val="00BD1F8E"/>
    <w:rsid w:val="00BD267D"/>
    <w:rsid w:val="00BD2879"/>
    <w:rsid w:val="00BD2BA7"/>
    <w:rsid w:val="00BD2CBE"/>
    <w:rsid w:val="00BD2E70"/>
    <w:rsid w:val="00BD2EB6"/>
    <w:rsid w:val="00BD2F82"/>
    <w:rsid w:val="00BD301D"/>
    <w:rsid w:val="00BD3147"/>
    <w:rsid w:val="00BD324F"/>
    <w:rsid w:val="00BD34E2"/>
    <w:rsid w:val="00BD35A7"/>
    <w:rsid w:val="00BD35F5"/>
    <w:rsid w:val="00BD36F0"/>
    <w:rsid w:val="00BD3722"/>
    <w:rsid w:val="00BD3773"/>
    <w:rsid w:val="00BD377B"/>
    <w:rsid w:val="00BD3783"/>
    <w:rsid w:val="00BD379B"/>
    <w:rsid w:val="00BD3931"/>
    <w:rsid w:val="00BD39C1"/>
    <w:rsid w:val="00BD3BA5"/>
    <w:rsid w:val="00BD3D07"/>
    <w:rsid w:val="00BD40C4"/>
    <w:rsid w:val="00BD40DD"/>
    <w:rsid w:val="00BD4426"/>
    <w:rsid w:val="00BD45A0"/>
    <w:rsid w:val="00BD4661"/>
    <w:rsid w:val="00BD46B2"/>
    <w:rsid w:val="00BD4768"/>
    <w:rsid w:val="00BD4919"/>
    <w:rsid w:val="00BD4C00"/>
    <w:rsid w:val="00BD4F6E"/>
    <w:rsid w:val="00BD502C"/>
    <w:rsid w:val="00BD5368"/>
    <w:rsid w:val="00BD5423"/>
    <w:rsid w:val="00BD542D"/>
    <w:rsid w:val="00BD5459"/>
    <w:rsid w:val="00BD56D0"/>
    <w:rsid w:val="00BD56F1"/>
    <w:rsid w:val="00BD5B2A"/>
    <w:rsid w:val="00BD5C35"/>
    <w:rsid w:val="00BD5FA2"/>
    <w:rsid w:val="00BD6259"/>
    <w:rsid w:val="00BD62C7"/>
    <w:rsid w:val="00BD63C9"/>
    <w:rsid w:val="00BD646C"/>
    <w:rsid w:val="00BD64BF"/>
    <w:rsid w:val="00BD64F3"/>
    <w:rsid w:val="00BD65D6"/>
    <w:rsid w:val="00BD6667"/>
    <w:rsid w:val="00BD6786"/>
    <w:rsid w:val="00BD67E1"/>
    <w:rsid w:val="00BD6970"/>
    <w:rsid w:val="00BD6A52"/>
    <w:rsid w:val="00BD6BD6"/>
    <w:rsid w:val="00BD6F39"/>
    <w:rsid w:val="00BD6F5E"/>
    <w:rsid w:val="00BD724E"/>
    <w:rsid w:val="00BD75E1"/>
    <w:rsid w:val="00BD773F"/>
    <w:rsid w:val="00BD7967"/>
    <w:rsid w:val="00BD798B"/>
    <w:rsid w:val="00BD798D"/>
    <w:rsid w:val="00BD79C5"/>
    <w:rsid w:val="00BD7D40"/>
    <w:rsid w:val="00BE0218"/>
    <w:rsid w:val="00BE066F"/>
    <w:rsid w:val="00BE0911"/>
    <w:rsid w:val="00BE0941"/>
    <w:rsid w:val="00BE0AED"/>
    <w:rsid w:val="00BE0E18"/>
    <w:rsid w:val="00BE0FD9"/>
    <w:rsid w:val="00BE1064"/>
    <w:rsid w:val="00BE10FD"/>
    <w:rsid w:val="00BE11BC"/>
    <w:rsid w:val="00BE11EE"/>
    <w:rsid w:val="00BE13E0"/>
    <w:rsid w:val="00BE15B1"/>
    <w:rsid w:val="00BE174D"/>
    <w:rsid w:val="00BE180F"/>
    <w:rsid w:val="00BE1A96"/>
    <w:rsid w:val="00BE1AA8"/>
    <w:rsid w:val="00BE1BC5"/>
    <w:rsid w:val="00BE1BF6"/>
    <w:rsid w:val="00BE234F"/>
    <w:rsid w:val="00BE2393"/>
    <w:rsid w:val="00BE23E3"/>
    <w:rsid w:val="00BE259B"/>
    <w:rsid w:val="00BE268D"/>
    <w:rsid w:val="00BE27F2"/>
    <w:rsid w:val="00BE292A"/>
    <w:rsid w:val="00BE2A7B"/>
    <w:rsid w:val="00BE2C7E"/>
    <w:rsid w:val="00BE2FBA"/>
    <w:rsid w:val="00BE321B"/>
    <w:rsid w:val="00BE329C"/>
    <w:rsid w:val="00BE33CD"/>
    <w:rsid w:val="00BE33FE"/>
    <w:rsid w:val="00BE3504"/>
    <w:rsid w:val="00BE35DE"/>
    <w:rsid w:val="00BE35EE"/>
    <w:rsid w:val="00BE3711"/>
    <w:rsid w:val="00BE3A45"/>
    <w:rsid w:val="00BE3BFA"/>
    <w:rsid w:val="00BE3C1C"/>
    <w:rsid w:val="00BE3D18"/>
    <w:rsid w:val="00BE3E99"/>
    <w:rsid w:val="00BE3EE8"/>
    <w:rsid w:val="00BE4069"/>
    <w:rsid w:val="00BE4120"/>
    <w:rsid w:val="00BE4149"/>
    <w:rsid w:val="00BE4559"/>
    <w:rsid w:val="00BE471E"/>
    <w:rsid w:val="00BE4915"/>
    <w:rsid w:val="00BE4940"/>
    <w:rsid w:val="00BE498A"/>
    <w:rsid w:val="00BE514F"/>
    <w:rsid w:val="00BE5259"/>
    <w:rsid w:val="00BE565A"/>
    <w:rsid w:val="00BE5803"/>
    <w:rsid w:val="00BE592A"/>
    <w:rsid w:val="00BE5E12"/>
    <w:rsid w:val="00BE5EC6"/>
    <w:rsid w:val="00BE5F8E"/>
    <w:rsid w:val="00BE61F8"/>
    <w:rsid w:val="00BE6228"/>
    <w:rsid w:val="00BE6387"/>
    <w:rsid w:val="00BE63B5"/>
    <w:rsid w:val="00BE64E4"/>
    <w:rsid w:val="00BE6523"/>
    <w:rsid w:val="00BE6916"/>
    <w:rsid w:val="00BE698D"/>
    <w:rsid w:val="00BE6A5B"/>
    <w:rsid w:val="00BE6B36"/>
    <w:rsid w:val="00BE6FC6"/>
    <w:rsid w:val="00BE716C"/>
    <w:rsid w:val="00BE71DF"/>
    <w:rsid w:val="00BE74ED"/>
    <w:rsid w:val="00BE74F2"/>
    <w:rsid w:val="00BE750A"/>
    <w:rsid w:val="00BE7AD9"/>
    <w:rsid w:val="00BE7B82"/>
    <w:rsid w:val="00BE7CC9"/>
    <w:rsid w:val="00BE7D12"/>
    <w:rsid w:val="00BE7DDC"/>
    <w:rsid w:val="00BE7EEE"/>
    <w:rsid w:val="00BF019A"/>
    <w:rsid w:val="00BF0358"/>
    <w:rsid w:val="00BF0391"/>
    <w:rsid w:val="00BF03A9"/>
    <w:rsid w:val="00BF0652"/>
    <w:rsid w:val="00BF06B7"/>
    <w:rsid w:val="00BF06E4"/>
    <w:rsid w:val="00BF0912"/>
    <w:rsid w:val="00BF0A5E"/>
    <w:rsid w:val="00BF0CC9"/>
    <w:rsid w:val="00BF0D15"/>
    <w:rsid w:val="00BF0D31"/>
    <w:rsid w:val="00BF0E9E"/>
    <w:rsid w:val="00BF0EE4"/>
    <w:rsid w:val="00BF1032"/>
    <w:rsid w:val="00BF1222"/>
    <w:rsid w:val="00BF12B1"/>
    <w:rsid w:val="00BF15DD"/>
    <w:rsid w:val="00BF161A"/>
    <w:rsid w:val="00BF17EF"/>
    <w:rsid w:val="00BF1A40"/>
    <w:rsid w:val="00BF1AF1"/>
    <w:rsid w:val="00BF1B77"/>
    <w:rsid w:val="00BF1BC8"/>
    <w:rsid w:val="00BF1CE5"/>
    <w:rsid w:val="00BF1E39"/>
    <w:rsid w:val="00BF1F7A"/>
    <w:rsid w:val="00BF1FBA"/>
    <w:rsid w:val="00BF203B"/>
    <w:rsid w:val="00BF210C"/>
    <w:rsid w:val="00BF21F2"/>
    <w:rsid w:val="00BF22EB"/>
    <w:rsid w:val="00BF2456"/>
    <w:rsid w:val="00BF2485"/>
    <w:rsid w:val="00BF24D6"/>
    <w:rsid w:val="00BF25A4"/>
    <w:rsid w:val="00BF270A"/>
    <w:rsid w:val="00BF2759"/>
    <w:rsid w:val="00BF27A1"/>
    <w:rsid w:val="00BF2ACD"/>
    <w:rsid w:val="00BF2C14"/>
    <w:rsid w:val="00BF2E17"/>
    <w:rsid w:val="00BF2F71"/>
    <w:rsid w:val="00BF30A1"/>
    <w:rsid w:val="00BF319E"/>
    <w:rsid w:val="00BF3256"/>
    <w:rsid w:val="00BF3375"/>
    <w:rsid w:val="00BF3536"/>
    <w:rsid w:val="00BF3581"/>
    <w:rsid w:val="00BF3601"/>
    <w:rsid w:val="00BF37C7"/>
    <w:rsid w:val="00BF3802"/>
    <w:rsid w:val="00BF3C78"/>
    <w:rsid w:val="00BF3CFD"/>
    <w:rsid w:val="00BF3EB5"/>
    <w:rsid w:val="00BF3EE8"/>
    <w:rsid w:val="00BF40FC"/>
    <w:rsid w:val="00BF4171"/>
    <w:rsid w:val="00BF417B"/>
    <w:rsid w:val="00BF457E"/>
    <w:rsid w:val="00BF4702"/>
    <w:rsid w:val="00BF4803"/>
    <w:rsid w:val="00BF48AB"/>
    <w:rsid w:val="00BF4C44"/>
    <w:rsid w:val="00BF4F15"/>
    <w:rsid w:val="00BF4F6D"/>
    <w:rsid w:val="00BF514B"/>
    <w:rsid w:val="00BF5194"/>
    <w:rsid w:val="00BF51E0"/>
    <w:rsid w:val="00BF53D6"/>
    <w:rsid w:val="00BF574E"/>
    <w:rsid w:val="00BF599A"/>
    <w:rsid w:val="00BF5A06"/>
    <w:rsid w:val="00BF5C69"/>
    <w:rsid w:val="00BF5CA6"/>
    <w:rsid w:val="00BF5CB3"/>
    <w:rsid w:val="00BF5D01"/>
    <w:rsid w:val="00BF5DA1"/>
    <w:rsid w:val="00BF6004"/>
    <w:rsid w:val="00BF605D"/>
    <w:rsid w:val="00BF6153"/>
    <w:rsid w:val="00BF629D"/>
    <w:rsid w:val="00BF6501"/>
    <w:rsid w:val="00BF69BF"/>
    <w:rsid w:val="00BF6C5B"/>
    <w:rsid w:val="00BF6C8E"/>
    <w:rsid w:val="00BF6CE4"/>
    <w:rsid w:val="00BF6DBE"/>
    <w:rsid w:val="00BF6DCE"/>
    <w:rsid w:val="00BF75F9"/>
    <w:rsid w:val="00BF765A"/>
    <w:rsid w:val="00BF774B"/>
    <w:rsid w:val="00BF7775"/>
    <w:rsid w:val="00BF7793"/>
    <w:rsid w:val="00BF7838"/>
    <w:rsid w:val="00BF7C67"/>
    <w:rsid w:val="00BF7E3D"/>
    <w:rsid w:val="00BF7E94"/>
    <w:rsid w:val="00BF7EC0"/>
    <w:rsid w:val="00C003CA"/>
    <w:rsid w:val="00C00777"/>
    <w:rsid w:val="00C00910"/>
    <w:rsid w:val="00C00959"/>
    <w:rsid w:val="00C00A3B"/>
    <w:rsid w:val="00C00CF7"/>
    <w:rsid w:val="00C00DC7"/>
    <w:rsid w:val="00C00DFA"/>
    <w:rsid w:val="00C00EAF"/>
    <w:rsid w:val="00C010B7"/>
    <w:rsid w:val="00C0112A"/>
    <w:rsid w:val="00C01169"/>
    <w:rsid w:val="00C011C8"/>
    <w:rsid w:val="00C012B8"/>
    <w:rsid w:val="00C01319"/>
    <w:rsid w:val="00C013D0"/>
    <w:rsid w:val="00C0151E"/>
    <w:rsid w:val="00C0159C"/>
    <w:rsid w:val="00C017EE"/>
    <w:rsid w:val="00C01B50"/>
    <w:rsid w:val="00C01C34"/>
    <w:rsid w:val="00C01E21"/>
    <w:rsid w:val="00C02024"/>
    <w:rsid w:val="00C0218B"/>
    <w:rsid w:val="00C0222E"/>
    <w:rsid w:val="00C022D9"/>
    <w:rsid w:val="00C02524"/>
    <w:rsid w:val="00C026F2"/>
    <w:rsid w:val="00C028CC"/>
    <w:rsid w:val="00C02AB1"/>
    <w:rsid w:val="00C02BB1"/>
    <w:rsid w:val="00C02E59"/>
    <w:rsid w:val="00C02FBC"/>
    <w:rsid w:val="00C03219"/>
    <w:rsid w:val="00C0339A"/>
    <w:rsid w:val="00C0345A"/>
    <w:rsid w:val="00C03487"/>
    <w:rsid w:val="00C034E8"/>
    <w:rsid w:val="00C03715"/>
    <w:rsid w:val="00C0392E"/>
    <w:rsid w:val="00C03970"/>
    <w:rsid w:val="00C03980"/>
    <w:rsid w:val="00C03CE5"/>
    <w:rsid w:val="00C03CED"/>
    <w:rsid w:val="00C03DDC"/>
    <w:rsid w:val="00C03F64"/>
    <w:rsid w:val="00C043E7"/>
    <w:rsid w:val="00C04625"/>
    <w:rsid w:val="00C04641"/>
    <w:rsid w:val="00C04675"/>
    <w:rsid w:val="00C04974"/>
    <w:rsid w:val="00C04A0B"/>
    <w:rsid w:val="00C04A30"/>
    <w:rsid w:val="00C04B97"/>
    <w:rsid w:val="00C04BF3"/>
    <w:rsid w:val="00C04C31"/>
    <w:rsid w:val="00C04C39"/>
    <w:rsid w:val="00C04EDE"/>
    <w:rsid w:val="00C053AA"/>
    <w:rsid w:val="00C0560C"/>
    <w:rsid w:val="00C057DC"/>
    <w:rsid w:val="00C05872"/>
    <w:rsid w:val="00C058F1"/>
    <w:rsid w:val="00C059D6"/>
    <w:rsid w:val="00C05C6C"/>
    <w:rsid w:val="00C05D83"/>
    <w:rsid w:val="00C05EF0"/>
    <w:rsid w:val="00C05F39"/>
    <w:rsid w:val="00C05F40"/>
    <w:rsid w:val="00C06168"/>
    <w:rsid w:val="00C062DE"/>
    <w:rsid w:val="00C06315"/>
    <w:rsid w:val="00C06427"/>
    <w:rsid w:val="00C06709"/>
    <w:rsid w:val="00C06AEB"/>
    <w:rsid w:val="00C06C40"/>
    <w:rsid w:val="00C06CC9"/>
    <w:rsid w:val="00C06D7A"/>
    <w:rsid w:val="00C06DE3"/>
    <w:rsid w:val="00C0700A"/>
    <w:rsid w:val="00C0733E"/>
    <w:rsid w:val="00C07487"/>
    <w:rsid w:val="00C07926"/>
    <w:rsid w:val="00C07AF6"/>
    <w:rsid w:val="00C07DC1"/>
    <w:rsid w:val="00C10132"/>
    <w:rsid w:val="00C1050D"/>
    <w:rsid w:val="00C10697"/>
    <w:rsid w:val="00C10824"/>
    <w:rsid w:val="00C10BDE"/>
    <w:rsid w:val="00C10C77"/>
    <w:rsid w:val="00C10D8E"/>
    <w:rsid w:val="00C113C1"/>
    <w:rsid w:val="00C11493"/>
    <w:rsid w:val="00C114F6"/>
    <w:rsid w:val="00C11554"/>
    <w:rsid w:val="00C115FA"/>
    <w:rsid w:val="00C11609"/>
    <w:rsid w:val="00C116BF"/>
    <w:rsid w:val="00C1181E"/>
    <w:rsid w:val="00C11A39"/>
    <w:rsid w:val="00C11BFC"/>
    <w:rsid w:val="00C11C94"/>
    <w:rsid w:val="00C11C9A"/>
    <w:rsid w:val="00C12012"/>
    <w:rsid w:val="00C120ED"/>
    <w:rsid w:val="00C120FD"/>
    <w:rsid w:val="00C12354"/>
    <w:rsid w:val="00C123F9"/>
    <w:rsid w:val="00C124C0"/>
    <w:rsid w:val="00C12509"/>
    <w:rsid w:val="00C12532"/>
    <w:rsid w:val="00C12545"/>
    <w:rsid w:val="00C12580"/>
    <w:rsid w:val="00C12634"/>
    <w:rsid w:val="00C1269B"/>
    <w:rsid w:val="00C129D7"/>
    <w:rsid w:val="00C12B4C"/>
    <w:rsid w:val="00C12ED4"/>
    <w:rsid w:val="00C12F63"/>
    <w:rsid w:val="00C13096"/>
    <w:rsid w:val="00C130A1"/>
    <w:rsid w:val="00C1393E"/>
    <w:rsid w:val="00C13A8F"/>
    <w:rsid w:val="00C13A92"/>
    <w:rsid w:val="00C13E21"/>
    <w:rsid w:val="00C140A9"/>
    <w:rsid w:val="00C14436"/>
    <w:rsid w:val="00C14440"/>
    <w:rsid w:val="00C14491"/>
    <w:rsid w:val="00C1453E"/>
    <w:rsid w:val="00C14563"/>
    <w:rsid w:val="00C1469C"/>
    <w:rsid w:val="00C1495C"/>
    <w:rsid w:val="00C14967"/>
    <w:rsid w:val="00C1496B"/>
    <w:rsid w:val="00C14A5B"/>
    <w:rsid w:val="00C14E3A"/>
    <w:rsid w:val="00C14E80"/>
    <w:rsid w:val="00C14FAF"/>
    <w:rsid w:val="00C14FC5"/>
    <w:rsid w:val="00C14FDE"/>
    <w:rsid w:val="00C151E6"/>
    <w:rsid w:val="00C1521A"/>
    <w:rsid w:val="00C15223"/>
    <w:rsid w:val="00C15236"/>
    <w:rsid w:val="00C152F4"/>
    <w:rsid w:val="00C15328"/>
    <w:rsid w:val="00C155F7"/>
    <w:rsid w:val="00C1562B"/>
    <w:rsid w:val="00C159E2"/>
    <w:rsid w:val="00C15A8D"/>
    <w:rsid w:val="00C15EA1"/>
    <w:rsid w:val="00C15F80"/>
    <w:rsid w:val="00C1617F"/>
    <w:rsid w:val="00C1658D"/>
    <w:rsid w:val="00C16892"/>
    <w:rsid w:val="00C16B08"/>
    <w:rsid w:val="00C16B09"/>
    <w:rsid w:val="00C16BDE"/>
    <w:rsid w:val="00C16C29"/>
    <w:rsid w:val="00C16D68"/>
    <w:rsid w:val="00C16DC9"/>
    <w:rsid w:val="00C16ED6"/>
    <w:rsid w:val="00C1713C"/>
    <w:rsid w:val="00C17253"/>
    <w:rsid w:val="00C1735D"/>
    <w:rsid w:val="00C173A0"/>
    <w:rsid w:val="00C17440"/>
    <w:rsid w:val="00C17521"/>
    <w:rsid w:val="00C17582"/>
    <w:rsid w:val="00C177F3"/>
    <w:rsid w:val="00C17828"/>
    <w:rsid w:val="00C17C10"/>
    <w:rsid w:val="00C17CF0"/>
    <w:rsid w:val="00C17D68"/>
    <w:rsid w:val="00C2011D"/>
    <w:rsid w:val="00C2062F"/>
    <w:rsid w:val="00C206A8"/>
    <w:rsid w:val="00C20759"/>
    <w:rsid w:val="00C20ADA"/>
    <w:rsid w:val="00C20B6A"/>
    <w:rsid w:val="00C20C73"/>
    <w:rsid w:val="00C20E06"/>
    <w:rsid w:val="00C20E5C"/>
    <w:rsid w:val="00C2104E"/>
    <w:rsid w:val="00C21335"/>
    <w:rsid w:val="00C2134D"/>
    <w:rsid w:val="00C2163B"/>
    <w:rsid w:val="00C2181E"/>
    <w:rsid w:val="00C218FA"/>
    <w:rsid w:val="00C218FB"/>
    <w:rsid w:val="00C21A33"/>
    <w:rsid w:val="00C21BEF"/>
    <w:rsid w:val="00C21C7B"/>
    <w:rsid w:val="00C21DE4"/>
    <w:rsid w:val="00C21E49"/>
    <w:rsid w:val="00C22085"/>
    <w:rsid w:val="00C2241A"/>
    <w:rsid w:val="00C22998"/>
    <w:rsid w:val="00C22CCC"/>
    <w:rsid w:val="00C22D9B"/>
    <w:rsid w:val="00C22EE5"/>
    <w:rsid w:val="00C230A9"/>
    <w:rsid w:val="00C2321D"/>
    <w:rsid w:val="00C232A8"/>
    <w:rsid w:val="00C233AE"/>
    <w:rsid w:val="00C23456"/>
    <w:rsid w:val="00C23470"/>
    <w:rsid w:val="00C23598"/>
    <w:rsid w:val="00C236D8"/>
    <w:rsid w:val="00C239F7"/>
    <w:rsid w:val="00C23AA8"/>
    <w:rsid w:val="00C23AD6"/>
    <w:rsid w:val="00C23BD2"/>
    <w:rsid w:val="00C23BDA"/>
    <w:rsid w:val="00C23CD3"/>
    <w:rsid w:val="00C23DF3"/>
    <w:rsid w:val="00C23E76"/>
    <w:rsid w:val="00C23F8E"/>
    <w:rsid w:val="00C23FAB"/>
    <w:rsid w:val="00C23FE3"/>
    <w:rsid w:val="00C240B4"/>
    <w:rsid w:val="00C2425F"/>
    <w:rsid w:val="00C24344"/>
    <w:rsid w:val="00C24423"/>
    <w:rsid w:val="00C247BA"/>
    <w:rsid w:val="00C24829"/>
    <w:rsid w:val="00C24A7B"/>
    <w:rsid w:val="00C24C5D"/>
    <w:rsid w:val="00C24F65"/>
    <w:rsid w:val="00C25106"/>
    <w:rsid w:val="00C2526D"/>
    <w:rsid w:val="00C25303"/>
    <w:rsid w:val="00C2541D"/>
    <w:rsid w:val="00C25459"/>
    <w:rsid w:val="00C254F4"/>
    <w:rsid w:val="00C25672"/>
    <w:rsid w:val="00C2580B"/>
    <w:rsid w:val="00C258D8"/>
    <w:rsid w:val="00C25CC2"/>
    <w:rsid w:val="00C25D53"/>
    <w:rsid w:val="00C25D5B"/>
    <w:rsid w:val="00C25DFD"/>
    <w:rsid w:val="00C25F9B"/>
    <w:rsid w:val="00C2646C"/>
    <w:rsid w:val="00C26795"/>
    <w:rsid w:val="00C26949"/>
    <w:rsid w:val="00C26A39"/>
    <w:rsid w:val="00C26AE8"/>
    <w:rsid w:val="00C26B72"/>
    <w:rsid w:val="00C26CD3"/>
    <w:rsid w:val="00C26D18"/>
    <w:rsid w:val="00C26F6A"/>
    <w:rsid w:val="00C2702D"/>
    <w:rsid w:val="00C27218"/>
    <w:rsid w:val="00C2738D"/>
    <w:rsid w:val="00C274A3"/>
    <w:rsid w:val="00C275FE"/>
    <w:rsid w:val="00C27679"/>
    <w:rsid w:val="00C27725"/>
    <w:rsid w:val="00C27819"/>
    <w:rsid w:val="00C278AE"/>
    <w:rsid w:val="00C278ED"/>
    <w:rsid w:val="00C27C46"/>
    <w:rsid w:val="00C27DA7"/>
    <w:rsid w:val="00C27DFF"/>
    <w:rsid w:val="00C27E13"/>
    <w:rsid w:val="00C27E3A"/>
    <w:rsid w:val="00C30058"/>
    <w:rsid w:val="00C30115"/>
    <w:rsid w:val="00C3023C"/>
    <w:rsid w:val="00C30645"/>
    <w:rsid w:val="00C3078F"/>
    <w:rsid w:val="00C30811"/>
    <w:rsid w:val="00C308BA"/>
    <w:rsid w:val="00C3090E"/>
    <w:rsid w:val="00C3095C"/>
    <w:rsid w:val="00C30990"/>
    <w:rsid w:val="00C30AC2"/>
    <w:rsid w:val="00C30CBF"/>
    <w:rsid w:val="00C30FB6"/>
    <w:rsid w:val="00C30FB7"/>
    <w:rsid w:val="00C30FE4"/>
    <w:rsid w:val="00C310ED"/>
    <w:rsid w:val="00C314F9"/>
    <w:rsid w:val="00C315D9"/>
    <w:rsid w:val="00C3168C"/>
    <w:rsid w:val="00C3175E"/>
    <w:rsid w:val="00C318E9"/>
    <w:rsid w:val="00C318F9"/>
    <w:rsid w:val="00C31AA2"/>
    <w:rsid w:val="00C31EEA"/>
    <w:rsid w:val="00C31F22"/>
    <w:rsid w:val="00C31F46"/>
    <w:rsid w:val="00C32120"/>
    <w:rsid w:val="00C32284"/>
    <w:rsid w:val="00C3258E"/>
    <w:rsid w:val="00C32762"/>
    <w:rsid w:val="00C32768"/>
    <w:rsid w:val="00C327C5"/>
    <w:rsid w:val="00C328D8"/>
    <w:rsid w:val="00C3296B"/>
    <w:rsid w:val="00C32BC1"/>
    <w:rsid w:val="00C32C0C"/>
    <w:rsid w:val="00C32C2F"/>
    <w:rsid w:val="00C32D2C"/>
    <w:rsid w:val="00C3350F"/>
    <w:rsid w:val="00C33750"/>
    <w:rsid w:val="00C337FF"/>
    <w:rsid w:val="00C33956"/>
    <w:rsid w:val="00C33E1E"/>
    <w:rsid w:val="00C33E37"/>
    <w:rsid w:val="00C341BD"/>
    <w:rsid w:val="00C341BE"/>
    <w:rsid w:val="00C34259"/>
    <w:rsid w:val="00C3473B"/>
    <w:rsid w:val="00C3481E"/>
    <w:rsid w:val="00C3487A"/>
    <w:rsid w:val="00C3498B"/>
    <w:rsid w:val="00C349DC"/>
    <w:rsid w:val="00C34B3A"/>
    <w:rsid w:val="00C34D55"/>
    <w:rsid w:val="00C34E61"/>
    <w:rsid w:val="00C35492"/>
    <w:rsid w:val="00C357DB"/>
    <w:rsid w:val="00C35BBE"/>
    <w:rsid w:val="00C35D44"/>
    <w:rsid w:val="00C360F0"/>
    <w:rsid w:val="00C36160"/>
    <w:rsid w:val="00C36239"/>
    <w:rsid w:val="00C362CF"/>
    <w:rsid w:val="00C36358"/>
    <w:rsid w:val="00C364B2"/>
    <w:rsid w:val="00C36773"/>
    <w:rsid w:val="00C369A3"/>
    <w:rsid w:val="00C36B1A"/>
    <w:rsid w:val="00C36B87"/>
    <w:rsid w:val="00C36C15"/>
    <w:rsid w:val="00C36F26"/>
    <w:rsid w:val="00C37237"/>
    <w:rsid w:val="00C374FB"/>
    <w:rsid w:val="00C37536"/>
    <w:rsid w:val="00C37800"/>
    <w:rsid w:val="00C3785B"/>
    <w:rsid w:val="00C37ABA"/>
    <w:rsid w:val="00C37B07"/>
    <w:rsid w:val="00C37B4C"/>
    <w:rsid w:val="00C37DE4"/>
    <w:rsid w:val="00C40227"/>
    <w:rsid w:val="00C40250"/>
    <w:rsid w:val="00C4085C"/>
    <w:rsid w:val="00C40B54"/>
    <w:rsid w:val="00C40BE5"/>
    <w:rsid w:val="00C40DAF"/>
    <w:rsid w:val="00C40FAB"/>
    <w:rsid w:val="00C410AC"/>
    <w:rsid w:val="00C410B7"/>
    <w:rsid w:val="00C41182"/>
    <w:rsid w:val="00C41367"/>
    <w:rsid w:val="00C41628"/>
    <w:rsid w:val="00C418A1"/>
    <w:rsid w:val="00C418A7"/>
    <w:rsid w:val="00C41C69"/>
    <w:rsid w:val="00C41CF7"/>
    <w:rsid w:val="00C41E31"/>
    <w:rsid w:val="00C42079"/>
    <w:rsid w:val="00C42119"/>
    <w:rsid w:val="00C42131"/>
    <w:rsid w:val="00C422CA"/>
    <w:rsid w:val="00C4232D"/>
    <w:rsid w:val="00C42347"/>
    <w:rsid w:val="00C423EE"/>
    <w:rsid w:val="00C42407"/>
    <w:rsid w:val="00C42663"/>
    <w:rsid w:val="00C4267B"/>
    <w:rsid w:val="00C426EF"/>
    <w:rsid w:val="00C42880"/>
    <w:rsid w:val="00C42B54"/>
    <w:rsid w:val="00C42BFA"/>
    <w:rsid w:val="00C42C1D"/>
    <w:rsid w:val="00C42C60"/>
    <w:rsid w:val="00C42FEA"/>
    <w:rsid w:val="00C43085"/>
    <w:rsid w:val="00C432E9"/>
    <w:rsid w:val="00C4379C"/>
    <w:rsid w:val="00C43815"/>
    <w:rsid w:val="00C43AC2"/>
    <w:rsid w:val="00C43CAB"/>
    <w:rsid w:val="00C43EC2"/>
    <w:rsid w:val="00C43FF5"/>
    <w:rsid w:val="00C44038"/>
    <w:rsid w:val="00C441E2"/>
    <w:rsid w:val="00C44201"/>
    <w:rsid w:val="00C4447C"/>
    <w:rsid w:val="00C44862"/>
    <w:rsid w:val="00C448A2"/>
    <w:rsid w:val="00C44A89"/>
    <w:rsid w:val="00C44ACD"/>
    <w:rsid w:val="00C44C04"/>
    <w:rsid w:val="00C44C5E"/>
    <w:rsid w:val="00C44D1B"/>
    <w:rsid w:val="00C451CB"/>
    <w:rsid w:val="00C452A7"/>
    <w:rsid w:val="00C4537B"/>
    <w:rsid w:val="00C45381"/>
    <w:rsid w:val="00C4538A"/>
    <w:rsid w:val="00C45441"/>
    <w:rsid w:val="00C45583"/>
    <w:rsid w:val="00C455B4"/>
    <w:rsid w:val="00C456F4"/>
    <w:rsid w:val="00C4571B"/>
    <w:rsid w:val="00C457B4"/>
    <w:rsid w:val="00C457B8"/>
    <w:rsid w:val="00C45941"/>
    <w:rsid w:val="00C45950"/>
    <w:rsid w:val="00C45B6C"/>
    <w:rsid w:val="00C45EA1"/>
    <w:rsid w:val="00C46029"/>
    <w:rsid w:val="00C46068"/>
    <w:rsid w:val="00C4607D"/>
    <w:rsid w:val="00C460FD"/>
    <w:rsid w:val="00C463D1"/>
    <w:rsid w:val="00C464C6"/>
    <w:rsid w:val="00C466D1"/>
    <w:rsid w:val="00C46759"/>
    <w:rsid w:val="00C4680A"/>
    <w:rsid w:val="00C46A2D"/>
    <w:rsid w:val="00C46C0C"/>
    <w:rsid w:val="00C46C3D"/>
    <w:rsid w:val="00C46D2F"/>
    <w:rsid w:val="00C46E0A"/>
    <w:rsid w:val="00C46FCB"/>
    <w:rsid w:val="00C4724C"/>
    <w:rsid w:val="00C476AD"/>
    <w:rsid w:val="00C47802"/>
    <w:rsid w:val="00C478CB"/>
    <w:rsid w:val="00C47958"/>
    <w:rsid w:val="00C47E75"/>
    <w:rsid w:val="00C47F09"/>
    <w:rsid w:val="00C47FC6"/>
    <w:rsid w:val="00C5027F"/>
    <w:rsid w:val="00C503F7"/>
    <w:rsid w:val="00C5055C"/>
    <w:rsid w:val="00C5077D"/>
    <w:rsid w:val="00C50873"/>
    <w:rsid w:val="00C509F0"/>
    <w:rsid w:val="00C50BC0"/>
    <w:rsid w:val="00C50C52"/>
    <w:rsid w:val="00C50D00"/>
    <w:rsid w:val="00C50F78"/>
    <w:rsid w:val="00C51291"/>
    <w:rsid w:val="00C5135C"/>
    <w:rsid w:val="00C514D4"/>
    <w:rsid w:val="00C5156B"/>
    <w:rsid w:val="00C5168C"/>
    <w:rsid w:val="00C518BE"/>
    <w:rsid w:val="00C51975"/>
    <w:rsid w:val="00C51CBA"/>
    <w:rsid w:val="00C5201F"/>
    <w:rsid w:val="00C5206E"/>
    <w:rsid w:val="00C52CE4"/>
    <w:rsid w:val="00C52E01"/>
    <w:rsid w:val="00C52F5E"/>
    <w:rsid w:val="00C5302A"/>
    <w:rsid w:val="00C53158"/>
    <w:rsid w:val="00C5328A"/>
    <w:rsid w:val="00C532D8"/>
    <w:rsid w:val="00C53870"/>
    <w:rsid w:val="00C53938"/>
    <w:rsid w:val="00C53A2B"/>
    <w:rsid w:val="00C53AEB"/>
    <w:rsid w:val="00C53AFC"/>
    <w:rsid w:val="00C53C7B"/>
    <w:rsid w:val="00C53CA8"/>
    <w:rsid w:val="00C540AB"/>
    <w:rsid w:val="00C54293"/>
    <w:rsid w:val="00C54472"/>
    <w:rsid w:val="00C5467B"/>
    <w:rsid w:val="00C546B1"/>
    <w:rsid w:val="00C546E8"/>
    <w:rsid w:val="00C547C3"/>
    <w:rsid w:val="00C54AD6"/>
    <w:rsid w:val="00C54C44"/>
    <w:rsid w:val="00C54E46"/>
    <w:rsid w:val="00C55038"/>
    <w:rsid w:val="00C55219"/>
    <w:rsid w:val="00C552B8"/>
    <w:rsid w:val="00C55381"/>
    <w:rsid w:val="00C5556C"/>
    <w:rsid w:val="00C55643"/>
    <w:rsid w:val="00C559A8"/>
    <w:rsid w:val="00C55A16"/>
    <w:rsid w:val="00C55ACF"/>
    <w:rsid w:val="00C55B0E"/>
    <w:rsid w:val="00C55D5A"/>
    <w:rsid w:val="00C55F8A"/>
    <w:rsid w:val="00C560FA"/>
    <w:rsid w:val="00C564B2"/>
    <w:rsid w:val="00C56775"/>
    <w:rsid w:val="00C567D6"/>
    <w:rsid w:val="00C56809"/>
    <w:rsid w:val="00C568CB"/>
    <w:rsid w:val="00C568E9"/>
    <w:rsid w:val="00C56981"/>
    <w:rsid w:val="00C56AD4"/>
    <w:rsid w:val="00C56C51"/>
    <w:rsid w:val="00C56EC9"/>
    <w:rsid w:val="00C56FB1"/>
    <w:rsid w:val="00C57097"/>
    <w:rsid w:val="00C5711F"/>
    <w:rsid w:val="00C5715C"/>
    <w:rsid w:val="00C571AA"/>
    <w:rsid w:val="00C57353"/>
    <w:rsid w:val="00C5737F"/>
    <w:rsid w:val="00C57479"/>
    <w:rsid w:val="00C575ED"/>
    <w:rsid w:val="00C5768B"/>
    <w:rsid w:val="00C57834"/>
    <w:rsid w:val="00C578C6"/>
    <w:rsid w:val="00C57B07"/>
    <w:rsid w:val="00C57D54"/>
    <w:rsid w:val="00C57FA2"/>
    <w:rsid w:val="00C6036F"/>
    <w:rsid w:val="00C604DD"/>
    <w:rsid w:val="00C608E7"/>
    <w:rsid w:val="00C60929"/>
    <w:rsid w:val="00C60A13"/>
    <w:rsid w:val="00C60AB5"/>
    <w:rsid w:val="00C60C93"/>
    <w:rsid w:val="00C60CEA"/>
    <w:rsid w:val="00C60D63"/>
    <w:rsid w:val="00C61001"/>
    <w:rsid w:val="00C6125A"/>
    <w:rsid w:val="00C61475"/>
    <w:rsid w:val="00C61640"/>
    <w:rsid w:val="00C6184C"/>
    <w:rsid w:val="00C61897"/>
    <w:rsid w:val="00C61946"/>
    <w:rsid w:val="00C61B8B"/>
    <w:rsid w:val="00C61C57"/>
    <w:rsid w:val="00C61F5A"/>
    <w:rsid w:val="00C62058"/>
    <w:rsid w:val="00C623CC"/>
    <w:rsid w:val="00C624A4"/>
    <w:rsid w:val="00C62533"/>
    <w:rsid w:val="00C6271F"/>
    <w:rsid w:val="00C62753"/>
    <w:rsid w:val="00C62B2A"/>
    <w:rsid w:val="00C62C15"/>
    <w:rsid w:val="00C62CD8"/>
    <w:rsid w:val="00C62D57"/>
    <w:rsid w:val="00C6317B"/>
    <w:rsid w:val="00C6390E"/>
    <w:rsid w:val="00C63ECA"/>
    <w:rsid w:val="00C6408E"/>
    <w:rsid w:val="00C64348"/>
    <w:rsid w:val="00C6441D"/>
    <w:rsid w:val="00C644E2"/>
    <w:rsid w:val="00C6466C"/>
    <w:rsid w:val="00C646A5"/>
    <w:rsid w:val="00C649B5"/>
    <w:rsid w:val="00C649B7"/>
    <w:rsid w:val="00C64BB0"/>
    <w:rsid w:val="00C64DAE"/>
    <w:rsid w:val="00C64FE5"/>
    <w:rsid w:val="00C6513C"/>
    <w:rsid w:val="00C65184"/>
    <w:rsid w:val="00C65277"/>
    <w:rsid w:val="00C65638"/>
    <w:rsid w:val="00C6563C"/>
    <w:rsid w:val="00C656A2"/>
    <w:rsid w:val="00C65972"/>
    <w:rsid w:val="00C65E22"/>
    <w:rsid w:val="00C65E26"/>
    <w:rsid w:val="00C65EBD"/>
    <w:rsid w:val="00C664F4"/>
    <w:rsid w:val="00C666CD"/>
    <w:rsid w:val="00C667A8"/>
    <w:rsid w:val="00C667C2"/>
    <w:rsid w:val="00C667E6"/>
    <w:rsid w:val="00C66BAC"/>
    <w:rsid w:val="00C66E2F"/>
    <w:rsid w:val="00C66FDE"/>
    <w:rsid w:val="00C679BE"/>
    <w:rsid w:val="00C67A60"/>
    <w:rsid w:val="00C67C56"/>
    <w:rsid w:val="00C67F53"/>
    <w:rsid w:val="00C67F72"/>
    <w:rsid w:val="00C70075"/>
    <w:rsid w:val="00C700FF"/>
    <w:rsid w:val="00C70416"/>
    <w:rsid w:val="00C70642"/>
    <w:rsid w:val="00C708D2"/>
    <w:rsid w:val="00C70AFB"/>
    <w:rsid w:val="00C70B4E"/>
    <w:rsid w:val="00C70D51"/>
    <w:rsid w:val="00C70E3A"/>
    <w:rsid w:val="00C71059"/>
    <w:rsid w:val="00C71370"/>
    <w:rsid w:val="00C71413"/>
    <w:rsid w:val="00C71429"/>
    <w:rsid w:val="00C715D2"/>
    <w:rsid w:val="00C71665"/>
    <w:rsid w:val="00C71A29"/>
    <w:rsid w:val="00C71AF4"/>
    <w:rsid w:val="00C71BDB"/>
    <w:rsid w:val="00C71E12"/>
    <w:rsid w:val="00C7219B"/>
    <w:rsid w:val="00C722C3"/>
    <w:rsid w:val="00C7271C"/>
    <w:rsid w:val="00C72AFA"/>
    <w:rsid w:val="00C72BB7"/>
    <w:rsid w:val="00C72BEF"/>
    <w:rsid w:val="00C72C99"/>
    <w:rsid w:val="00C72D9E"/>
    <w:rsid w:val="00C72DE1"/>
    <w:rsid w:val="00C72EC6"/>
    <w:rsid w:val="00C731B0"/>
    <w:rsid w:val="00C7321C"/>
    <w:rsid w:val="00C73415"/>
    <w:rsid w:val="00C7345D"/>
    <w:rsid w:val="00C739B6"/>
    <w:rsid w:val="00C73ACC"/>
    <w:rsid w:val="00C73BEE"/>
    <w:rsid w:val="00C73D51"/>
    <w:rsid w:val="00C73E10"/>
    <w:rsid w:val="00C74181"/>
    <w:rsid w:val="00C741C9"/>
    <w:rsid w:val="00C741F5"/>
    <w:rsid w:val="00C7423F"/>
    <w:rsid w:val="00C74415"/>
    <w:rsid w:val="00C74441"/>
    <w:rsid w:val="00C74698"/>
    <w:rsid w:val="00C746CC"/>
    <w:rsid w:val="00C7474E"/>
    <w:rsid w:val="00C74AD8"/>
    <w:rsid w:val="00C74CC9"/>
    <w:rsid w:val="00C74EA9"/>
    <w:rsid w:val="00C74FB6"/>
    <w:rsid w:val="00C75155"/>
    <w:rsid w:val="00C75493"/>
    <w:rsid w:val="00C75677"/>
    <w:rsid w:val="00C75BAC"/>
    <w:rsid w:val="00C75D05"/>
    <w:rsid w:val="00C75ED1"/>
    <w:rsid w:val="00C75F58"/>
    <w:rsid w:val="00C760B6"/>
    <w:rsid w:val="00C761C7"/>
    <w:rsid w:val="00C764BF"/>
    <w:rsid w:val="00C765BA"/>
    <w:rsid w:val="00C765C4"/>
    <w:rsid w:val="00C769AB"/>
    <w:rsid w:val="00C76B32"/>
    <w:rsid w:val="00C76CD4"/>
    <w:rsid w:val="00C771A2"/>
    <w:rsid w:val="00C77223"/>
    <w:rsid w:val="00C7735D"/>
    <w:rsid w:val="00C774EC"/>
    <w:rsid w:val="00C77651"/>
    <w:rsid w:val="00C7777B"/>
    <w:rsid w:val="00C777E0"/>
    <w:rsid w:val="00C77834"/>
    <w:rsid w:val="00C77890"/>
    <w:rsid w:val="00C778B0"/>
    <w:rsid w:val="00C778E6"/>
    <w:rsid w:val="00C77911"/>
    <w:rsid w:val="00C77A37"/>
    <w:rsid w:val="00C77B24"/>
    <w:rsid w:val="00C77B50"/>
    <w:rsid w:val="00C77B7D"/>
    <w:rsid w:val="00C77B91"/>
    <w:rsid w:val="00C77C08"/>
    <w:rsid w:val="00C77C26"/>
    <w:rsid w:val="00C77D79"/>
    <w:rsid w:val="00C8028D"/>
    <w:rsid w:val="00C80393"/>
    <w:rsid w:val="00C80572"/>
    <w:rsid w:val="00C8059D"/>
    <w:rsid w:val="00C80741"/>
    <w:rsid w:val="00C809EF"/>
    <w:rsid w:val="00C80A65"/>
    <w:rsid w:val="00C80E8C"/>
    <w:rsid w:val="00C81022"/>
    <w:rsid w:val="00C81098"/>
    <w:rsid w:val="00C81213"/>
    <w:rsid w:val="00C812CE"/>
    <w:rsid w:val="00C8133C"/>
    <w:rsid w:val="00C815B2"/>
    <w:rsid w:val="00C817CF"/>
    <w:rsid w:val="00C81934"/>
    <w:rsid w:val="00C81CDB"/>
    <w:rsid w:val="00C81ED3"/>
    <w:rsid w:val="00C81F72"/>
    <w:rsid w:val="00C81FF3"/>
    <w:rsid w:val="00C8202B"/>
    <w:rsid w:val="00C821A7"/>
    <w:rsid w:val="00C822B7"/>
    <w:rsid w:val="00C8236B"/>
    <w:rsid w:val="00C8240C"/>
    <w:rsid w:val="00C828D8"/>
    <w:rsid w:val="00C828DB"/>
    <w:rsid w:val="00C82909"/>
    <w:rsid w:val="00C82952"/>
    <w:rsid w:val="00C829C9"/>
    <w:rsid w:val="00C82B2A"/>
    <w:rsid w:val="00C82B46"/>
    <w:rsid w:val="00C82D4C"/>
    <w:rsid w:val="00C82E93"/>
    <w:rsid w:val="00C82F13"/>
    <w:rsid w:val="00C82F49"/>
    <w:rsid w:val="00C833D4"/>
    <w:rsid w:val="00C83434"/>
    <w:rsid w:val="00C834E2"/>
    <w:rsid w:val="00C8352D"/>
    <w:rsid w:val="00C83551"/>
    <w:rsid w:val="00C8355F"/>
    <w:rsid w:val="00C8357F"/>
    <w:rsid w:val="00C8367B"/>
    <w:rsid w:val="00C83808"/>
    <w:rsid w:val="00C838AD"/>
    <w:rsid w:val="00C83C5C"/>
    <w:rsid w:val="00C83E1C"/>
    <w:rsid w:val="00C83E32"/>
    <w:rsid w:val="00C83E8F"/>
    <w:rsid w:val="00C8418C"/>
    <w:rsid w:val="00C84389"/>
    <w:rsid w:val="00C843D8"/>
    <w:rsid w:val="00C843ED"/>
    <w:rsid w:val="00C846E3"/>
    <w:rsid w:val="00C8476D"/>
    <w:rsid w:val="00C847C0"/>
    <w:rsid w:val="00C84922"/>
    <w:rsid w:val="00C84959"/>
    <w:rsid w:val="00C84BB9"/>
    <w:rsid w:val="00C84CB5"/>
    <w:rsid w:val="00C84D56"/>
    <w:rsid w:val="00C85354"/>
    <w:rsid w:val="00C8564E"/>
    <w:rsid w:val="00C856D6"/>
    <w:rsid w:val="00C85F47"/>
    <w:rsid w:val="00C86030"/>
    <w:rsid w:val="00C86294"/>
    <w:rsid w:val="00C864CA"/>
    <w:rsid w:val="00C864FA"/>
    <w:rsid w:val="00C8655D"/>
    <w:rsid w:val="00C86571"/>
    <w:rsid w:val="00C86750"/>
    <w:rsid w:val="00C867A4"/>
    <w:rsid w:val="00C86A19"/>
    <w:rsid w:val="00C86A8C"/>
    <w:rsid w:val="00C86C04"/>
    <w:rsid w:val="00C86C26"/>
    <w:rsid w:val="00C86DE0"/>
    <w:rsid w:val="00C86E52"/>
    <w:rsid w:val="00C86F45"/>
    <w:rsid w:val="00C86F4B"/>
    <w:rsid w:val="00C8701B"/>
    <w:rsid w:val="00C87245"/>
    <w:rsid w:val="00C87292"/>
    <w:rsid w:val="00C873AE"/>
    <w:rsid w:val="00C87668"/>
    <w:rsid w:val="00C876C4"/>
    <w:rsid w:val="00C877C1"/>
    <w:rsid w:val="00C87B3C"/>
    <w:rsid w:val="00C87B68"/>
    <w:rsid w:val="00C87C9A"/>
    <w:rsid w:val="00C87F5A"/>
    <w:rsid w:val="00C87FDB"/>
    <w:rsid w:val="00C87FFE"/>
    <w:rsid w:val="00C90011"/>
    <w:rsid w:val="00C901AA"/>
    <w:rsid w:val="00C9050C"/>
    <w:rsid w:val="00C90551"/>
    <w:rsid w:val="00C905E0"/>
    <w:rsid w:val="00C9081A"/>
    <w:rsid w:val="00C90BB3"/>
    <w:rsid w:val="00C90C0A"/>
    <w:rsid w:val="00C90C33"/>
    <w:rsid w:val="00C910E6"/>
    <w:rsid w:val="00C9128E"/>
    <w:rsid w:val="00C91434"/>
    <w:rsid w:val="00C9155A"/>
    <w:rsid w:val="00C915A2"/>
    <w:rsid w:val="00C9193E"/>
    <w:rsid w:val="00C91B2C"/>
    <w:rsid w:val="00C91C78"/>
    <w:rsid w:val="00C91E0B"/>
    <w:rsid w:val="00C91E69"/>
    <w:rsid w:val="00C92022"/>
    <w:rsid w:val="00C922BF"/>
    <w:rsid w:val="00C92318"/>
    <w:rsid w:val="00C9243F"/>
    <w:rsid w:val="00C92770"/>
    <w:rsid w:val="00C92A50"/>
    <w:rsid w:val="00C92BF4"/>
    <w:rsid w:val="00C92C59"/>
    <w:rsid w:val="00C92E45"/>
    <w:rsid w:val="00C92E95"/>
    <w:rsid w:val="00C932E7"/>
    <w:rsid w:val="00C93844"/>
    <w:rsid w:val="00C93935"/>
    <w:rsid w:val="00C939AC"/>
    <w:rsid w:val="00C93AB0"/>
    <w:rsid w:val="00C93B48"/>
    <w:rsid w:val="00C93B83"/>
    <w:rsid w:val="00C93C05"/>
    <w:rsid w:val="00C93C1E"/>
    <w:rsid w:val="00C93FDA"/>
    <w:rsid w:val="00C940C6"/>
    <w:rsid w:val="00C94133"/>
    <w:rsid w:val="00C94175"/>
    <w:rsid w:val="00C9465E"/>
    <w:rsid w:val="00C94674"/>
    <w:rsid w:val="00C9479B"/>
    <w:rsid w:val="00C947C9"/>
    <w:rsid w:val="00C949B6"/>
    <w:rsid w:val="00C94A07"/>
    <w:rsid w:val="00C94EBB"/>
    <w:rsid w:val="00C94FED"/>
    <w:rsid w:val="00C951CE"/>
    <w:rsid w:val="00C95227"/>
    <w:rsid w:val="00C9529C"/>
    <w:rsid w:val="00C95396"/>
    <w:rsid w:val="00C953C2"/>
    <w:rsid w:val="00C95730"/>
    <w:rsid w:val="00C95926"/>
    <w:rsid w:val="00C95C0E"/>
    <w:rsid w:val="00C961CA"/>
    <w:rsid w:val="00C961F8"/>
    <w:rsid w:val="00C9627A"/>
    <w:rsid w:val="00C96332"/>
    <w:rsid w:val="00C9635F"/>
    <w:rsid w:val="00C964D0"/>
    <w:rsid w:val="00C9653C"/>
    <w:rsid w:val="00C96743"/>
    <w:rsid w:val="00C9699E"/>
    <w:rsid w:val="00C96C34"/>
    <w:rsid w:val="00C96C4C"/>
    <w:rsid w:val="00C96C8B"/>
    <w:rsid w:val="00C96CDD"/>
    <w:rsid w:val="00C96CEB"/>
    <w:rsid w:val="00C96E98"/>
    <w:rsid w:val="00C96F62"/>
    <w:rsid w:val="00C96F7A"/>
    <w:rsid w:val="00C96FF0"/>
    <w:rsid w:val="00C971BC"/>
    <w:rsid w:val="00C97260"/>
    <w:rsid w:val="00C97340"/>
    <w:rsid w:val="00C97653"/>
    <w:rsid w:val="00C977D6"/>
    <w:rsid w:val="00C97832"/>
    <w:rsid w:val="00C97BC3"/>
    <w:rsid w:val="00CA00B2"/>
    <w:rsid w:val="00CA00E2"/>
    <w:rsid w:val="00CA01BE"/>
    <w:rsid w:val="00CA05EF"/>
    <w:rsid w:val="00CA070E"/>
    <w:rsid w:val="00CA071D"/>
    <w:rsid w:val="00CA09CA"/>
    <w:rsid w:val="00CA0A56"/>
    <w:rsid w:val="00CA0AE2"/>
    <w:rsid w:val="00CA0B11"/>
    <w:rsid w:val="00CA0CF3"/>
    <w:rsid w:val="00CA0FDD"/>
    <w:rsid w:val="00CA1086"/>
    <w:rsid w:val="00CA1137"/>
    <w:rsid w:val="00CA1252"/>
    <w:rsid w:val="00CA1275"/>
    <w:rsid w:val="00CA1277"/>
    <w:rsid w:val="00CA12FE"/>
    <w:rsid w:val="00CA145F"/>
    <w:rsid w:val="00CA1712"/>
    <w:rsid w:val="00CA19CB"/>
    <w:rsid w:val="00CA19FA"/>
    <w:rsid w:val="00CA1A50"/>
    <w:rsid w:val="00CA1B3D"/>
    <w:rsid w:val="00CA1E7A"/>
    <w:rsid w:val="00CA1EAF"/>
    <w:rsid w:val="00CA1FB0"/>
    <w:rsid w:val="00CA2008"/>
    <w:rsid w:val="00CA230C"/>
    <w:rsid w:val="00CA2493"/>
    <w:rsid w:val="00CA25A6"/>
    <w:rsid w:val="00CA25E7"/>
    <w:rsid w:val="00CA2663"/>
    <w:rsid w:val="00CA2764"/>
    <w:rsid w:val="00CA2827"/>
    <w:rsid w:val="00CA28D5"/>
    <w:rsid w:val="00CA2B1B"/>
    <w:rsid w:val="00CA3159"/>
    <w:rsid w:val="00CA3327"/>
    <w:rsid w:val="00CA3421"/>
    <w:rsid w:val="00CA3538"/>
    <w:rsid w:val="00CA358A"/>
    <w:rsid w:val="00CA35E6"/>
    <w:rsid w:val="00CA3782"/>
    <w:rsid w:val="00CA3992"/>
    <w:rsid w:val="00CA3ADB"/>
    <w:rsid w:val="00CA3D63"/>
    <w:rsid w:val="00CA408D"/>
    <w:rsid w:val="00CA427E"/>
    <w:rsid w:val="00CA42D6"/>
    <w:rsid w:val="00CA446A"/>
    <w:rsid w:val="00CA4493"/>
    <w:rsid w:val="00CA4636"/>
    <w:rsid w:val="00CA48A3"/>
    <w:rsid w:val="00CA48F5"/>
    <w:rsid w:val="00CA492B"/>
    <w:rsid w:val="00CA4B92"/>
    <w:rsid w:val="00CA4C32"/>
    <w:rsid w:val="00CA4CC8"/>
    <w:rsid w:val="00CA4D1C"/>
    <w:rsid w:val="00CA4E5A"/>
    <w:rsid w:val="00CA50BF"/>
    <w:rsid w:val="00CA51EF"/>
    <w:rsid w:val="00CA5301"/>
    <w:rsid w:val="00CA55EC"/>
    <w:rsid w:val="00CA56DE"/>
    <w:rsid w:val="00CA576D"/>
    <w:rsid w:val="00CA5868"/>
    <w:rsid w:val="00CA592A"/>
    <w:rsid w:val="00CA5966"/>
    <w:rsid w:val="00CA5B5A"/>
    <w:rsid w:val="00CA5DB8"/>
    <w:rsid w:val="00CA5E95"/>
    <w:rsid w:val="00CA5F81"/>
    <w:rsid w:val="00CA60F1"/>
    <w:rsid w:val="00CA6190"/>
    <w:rsid w:val="00CA6223"/>
    <w:rsid w:val="00CA641B"/>
    <w:rsid w:val="00CA6665"/>
    <w:rsid w:val="00CA667A"/>
    <w:rsid w:val="00CA66AA"/>
    <w:rsid w:val="00CA66C4"/>
    <w:rsid w:val="00CA678D"/>
    <w:rsid w:val="00CA67AE"/>
    <w:rsid w:val="00CA6986"/>
    <w:rsid w:val="00CA6B8D"/>
    <w:rsid w:val="00CA6BF9"/>
    <w:rsid w:val="00CA6F0D"/>
    <w:rsid w:val="00CA703D"/>
    <w:rsid w:val="00CA726B"/>
    <w:rsid w:val="00CA72DF"/>
    <w:rsid w:val="00CA75A2"/>
    <w:rsid w:val="00CA7C10"/>
    <w:rsid w:val="00CA7DD7"/>
    <w:rsid w:val="00CA7F9F"/>
    <w:rsid w:val="00CB003D"/>
    <w:rsid w:val="00CB0145"/>
    <w:rsid w:val="00CB0316"/>
    <w:rsid w:val="00CB0527"/>
    <w:rsid w:val="00CB067B"/>
    <w:rsid w:val="00CB0763"/>
    <w:rsid w:val="00CB0944"/>
    <w:rsid w:val="00CB0ACD"/>
    <w:rsid w:val="00CB0C8D"/>
    <w:rsid w:val="00CB0ED1"/>
    <w:rsid w:val="00CB11FF"/>
    <w:rsid w:val="00CB13C5"/>
    <w:rsid w:val="00CB140A"/>
    <w:rsid w:val="00CB1512"/>
    <w:rsid w:val="00CB1567"/>
    <w:rsid w:val="00CB15F1"/>
    <w:rsid w:val="00CB1876"/>
    <w:rsid w:val="00CB1968"/>
    <w:rsid w:val="00CB2206"/>
    <w:rsid w:val="00CB26FA"/>
    <w:rsid w:val="00CB2725"/>
    <w:rsid w:val="00CB27CF"/>
    <w:rsid w:val="00CB2851"/>
    <w:rsid w:val="00CB2921"/>
    <w:rsid w:val="00CB2D6A"/>
    <w:rsid w:val="00CB2EBC"/>
    <w:rsid w:val="00CB2EF9"/>
    <w:rsid w:val="00CB2F61"/>
    <w:rsid w:val="00CB31A0"/>
    <w:rsid w:val="00CB3212"/>
    <w:rsid w:val="00CB33CE"/>
    <w:rsid w:val="00CB343F"/>
    <w:rsid w:val="00CB3538"/>
    <w:rsid w:val="00CB3575"/>
    <w:rsid w:val="00CB3592"/>
    <w:rsid w:val="00CB36C7"/>
    <w:rsid w:val="00CB36E4"/>
    <w:rsid w:val="00CB36E6"/>
    <w:rsid w:val="00CB3702"/>
    <w:rsid w:val="00CB3762"/>
    <w:rsid w:val="00CB3834"/>
    <w:rsid w:val="00CB394F"/>
    <w:rsid w:val="00CB3BF6"/>
    <w:rsid w:val="00CB3DD2"/>
    <w:rsid w:val="00CB3EE2"/>
    <w:rsid w:val="00CB40DC"/>
    <w:rsid w:val="00CB412A"/>
    <w:rsid w:val="00CB42C1"/>
    <w:rsid w:val="00CB44A3"/>
    <w:rsid w:val="00CB45B2"/>
    <w:rsid w:val="00CB4890"/>
    <w:rsid w:val="00CB492E"/>
    <w:rsid w:val="00CB4C53"/>
    <w:rsid w:val="00CB5105"/>
    <w:rsid w:val="00CB5387"/>
    <w:rsid w:val="00CB54AA"/>
    <w:rsid w:val="00CB57C0"/>
    <w:rsid w:val="00CB582B"/>
    <w:rsid w:val="00CB5833"/>
    <w:rsid w:val="00CB5858"/>
    <w:rsid w:val="00CB5A36"/>
    <w:rsid w:val="00CB5D9B"/>
    <w:rsid w:val="00CB5DC2"/>
    <w:rsid w:val="00CB5DCB"/>
    <w:rsid w:val="00CB5E25"/>
    <w:rsid w:val="00CB5EDB"/>
    <w:rsid w:val="00CB6262"/>
    <w:rsid w:val="00CB62D1"/>
    <w:rsid w:val="00CB639D"/>
    <w:rsid w:val="00CB648D"/>
    <w:rsid w:val="00CB663F"/>
    <w:rsid w:val="00CB6A5C"/>
    <w:rsid w:val="00CB703C"/>
    <w:rsid w:val="00CB704D"/>
    <w:rsid w:val="00CB70F4"/>
    <w:rsid w:val="00CB7108"/>
    <w:rsid w:val="00CB712B"/>
    <w:rsid w:val="00CB7324"/>
    <w:rsid w:val="00CB7505"/>
    <w:rsid w:val="00CB7541"/>
    <w:rsid w:val="00CB756B"/>
    <w:rsid w:val="00CB75BD"/>
    <w:rsid w:val="00CB794E"/>
    <w:rsid w:val="00CB7A39"/>
    <w:rsid w:val="00CB7A69"/>
    <w:rsid w:val="00CC0107"/>
    <w:rsid w:val="00CC0112"/>
    <w:rsid w:val="00CC0144"/>
    <w:rsid w:val="00CC01F0"/>
    <w:rsid w:val="00CC034E"/>
    <w:rsid w:val="00CC042D"/>
    <w:rsid w:val="00CC04DB"/>
    <w:rsid w:val="00CC0B92"/>
    <w:rsid w:val="00CC0BBD"/>
    <w:rsid w:val="00CC0C0E"/>
    <w:rsid w:val="00CC0C21"/>
    <w:rsid w:val="00CC0CF5"/>
    <w:rsid w:val="00CC0E7D"/>
    <w:rsid w:val="00CC0E82"/>
    <w:rsid w:val="00CC10FC"/>
    <w:rsid w:val="00CC11BF"/>
    <w:rsid w:val="00CC13CC"/>
    <w:rsid w:val="00CC1458"/>
    <w:rsid w:val="00CC156B"/>
    <w:rsid w:val="00CC1642"/>
    <w:rsid w:val="00CC16AC"/>
    <w:rsid w:val="00CC1821"/>
    <w:rsid w:val="00CC1A04"/>
    <w:rsid w:val="00CC1D9F"/>
    <w:rsid w:val="00CC1E25"/>
    <w:rsid w:val="00CC2204"/>
    <w:rsid w:val="00CC2220"/>
    <w:rsid w:val="00CC249A"/>
    <w:rsid w:val="00CC24D2"/>
    <w:rsid w:val="00CC26E4"/>
    <w:rsid w:val="00CC2722"/>
    <w:rsid w:val="00CC276B"/>
    <w:rsid w:val="00CC297A"/>
    <w:rsid w:val="00CC2A4F"/>
    <w:rsid w:val="00CC2BF2"/>
    <w:rsid w:val="00CC2FBE"/>
    <w:rsid w:val="00CC30E9"/>
    <w:rsid w:val="00CC31B8"/>
    <w:rsid w:val="00CC32CD"/>
    <w:rsid w:val="00CC3368"/>
    <w:rsid w:val="00CC39A8"/>
    <w:rsid w:val="00CC3AA2"/>
    <w:rsid w:val="00CC3BD2"/>
    <w:rsid w:val="00CC3DC7"/>
    <w:rsid w:val="00CC3E8D"/>
    <w:rsid w:val="00CC3F48"/>
    <w:rsid w:val="00CC4192"/>
    <w:rsid w:val="00CC4426"/>
    <w:rsid w:val="00CC444F"/>
    <w:rsid w:val="00CC49F3"/>
    <w:rsid w:val="00CC4B96"/>
    <w:rsid w:val="00CC4BFF"/>
    <w:rsid w:val="00CC4EE7"/>
    <w:rsid w:val="00CC51E8"/>
    <w:rsid w:val="00CC522C"/>
    <w:rsid w:val="00CC550C"/>
    <w:rsid w:val="00CC5585"/>
    <w:rsid w:val="00CC5597"/>
    <w:rsid w:val="00CC58F7"/>
    <w:rsid w:val="00CC594D"/>
    <w:rsid w:val="00CC5BC9"/>
    <w:rsid w:val="00CC5D48"/>
    <w:rsid w:val="00CC5E3E"/>
    <w:rsid w:val="00CC5F24"/>
    <w:rsid w:val="00CC5FED"/>
    <w:rsid w:val="00CC62EB"/>
    <w:rsid w:val="00CC6312"/>
    <w:rsid w:val="00CC63AC"/>
    <w:rsid w:val="00CC6492"/>
    <w:rsid w:val="00CC6634"/>
    <w:rsid w:val="00CC66AD"/>
    <w:rsid w:val="00CC6782"/>
    <w:rsid w:val="00CC68FA"/>
    <w:rsid w:val="00CC6A11"/>
    <w:rsid w:val="00CC6D4F"/>
    <w:rsid w:val="00CC6DFA"/>
    <w:rsid w:val="00CC6DFC"/>
    <w:rsid w:val="00CC6EC8"/>
    <w:rsid w:val="00CC7052"/>
    <w:rsid w:val="00CC70B4"/>
    <w:rsid w:val="00CC70C3"/>
    <w:rsid w:val="00CC71B6"/>
    <w:rsid w:val="00CC73AD"/>
    <w:rsid w:val="00CC74CD"/>
    <w:rsid w:val="00CC75B2"/>
    <w:rsid w:val="00CC761B"/>
    <w:rsid w:val="00CC767B"/>
    <w:rsid w:val="00CC772D"/>
    <w:rsid w:val="00CC7866"/>
    <w:rsid w:val="00CC79CC"/>
    <w:rsid w:val="00CC7A0F"/>
    <w:rsid w:val="00CC7AD6"/>
    <w:rsid w:val="00CC7B81"/>
    <w:rsid w:val="00CD004D"/>
    <w:rsid w:val="00CD017E"/>
    <w:rsid w:val="00CD01D0"/>
    <w:rsid w:val="00CD0203"/>
    <w:rsid w:val="00CD0646"/>
    <w:rsid w:val="00CD0784"/>
    <w:rsid w:val="00CD09F5"/>
    <w:rsid w:val="00CD0BE9"/>
    <w:rsid w:val="00CD0CE2"/>
    <w:rsid w:val="00CD0D85"/>
    <w:rsid w:val="00CD0DF8"/>
    <w:rsid w:val="00CD1157"/>
    <w:rsid w:val="00CD11AB"/>
    <w:rsid w:val="00CD1448"/>
    <w:rsid w:val="00CD14C1"/>
    <w:rsid w:val="00CD1726"/>
    <w:rsid w:val="00CD1841"/>
    <w:rsid w:val="00CD1868"/>
    <w:rsid w:val="00CD19F1"/>
    <w:rsid w:val="00CD1C80"/>
    <w:rsid w:val="00CD1FCC"/>
    <w:rsid w:val="00CD21AD"/>
    <w:rsid w:val="00CD23A7"/>
    <w:rsid w:val="00CD2800"/>
    <w:rsid w:val="00CD2A1C"/>
    <w:rsid w:val="00CD2AFB"/>
    <w:rsid w:val="00CD2D98"/>
    <w:rsid w:val="00CD2E55"/>
    <w:rsid w:val="00CD31C0"/>
    <w:rsid w:val="00CD32A1"/>
    <w:rsid w:val="00CD3510"/>
    <w:rsid w:val="00CD36DF"/>
    <w:rsid w:val="00CD3742"/>
    <w:rsid w:val="00CD38AA"/>
    <w:rsid w:val="00CD3D73"/>
    <w:rsid w:val="00CD3DB9"/>
    <w:rsid w:val="00CD3DEC"/>
    <w:rsid w:val="00CD3FA2"/>
    <w:rsid w:val="00CD43E1"/>
    <w:rsid w:val="00CD44E0"/>
    <w:rsid w:val="00CD499C"/>
    <w:rsid w:val="00CD4C38"/>
    <w:rsid w:val="00CD4CC6"/>
    <w:rsid w:val="00CD4DF3"/>
    <w:rsid w:val="00CD4E83"/>
    <w:rsid w:val="00CD5083"/>
    <w:rsid w:val="00CD5106"/>
    <w:rsid w:val="00CD51C3"/>
    <w:rsid w:val="00CD5284"/>
    <w:rsid w:val="00CD5297"/>
    <w:rsid w:val="00CD54E3"/>
    <w:rsid w:val="00CD5609"/>
    <w:rsid w:val="00CD578A"/>
    <w:rsid w:val="00CD58DD"/>
    <w:rsid w:val="00CD5AC7"/>
    <w:rsid w:val="00CD5AD6"/>
    <w:rsid w:val="00CD5B99"/>
    <w:rsid w:val="00CD5BB5"/>
    <w:rsid w:val="00CD5E24"/>
    <w:rsid w:val="00CD5F56"/>
    <w:rsid w:val="00CD60BA"/>
    <w:rsid w:val="00CD60BF"/>
    <w:rsid w:val="00CD61B7"/>
    <w:rsid w:val="00CD621E"/>
    <w:rsid w:val="00CD625E"/>
    <w:rsid w:val="00CD6276"/>
    <w:rsid w:val="00CD635C"/>
    <w:rsid w:val="00CD63B9"/>
    <w:rsid w:val="00CD652C"/>
    <w:rsid w:val="00CD6778"/>
    <w:rsid w:val="00CD683F"/>
    <w:rsid w:val="00CD6886"/>
    <w:rsid w:val="00CD68C7"/>
    <w:rsid w:val="00CD6C17"/>
    <w:rsid w:val="00CD6C7F"/>
    <w:rsid w:val="00CD7138"/>
    <w:rsid w:val="00CD7354"/>
    <w:rsid w:val="00CD73E3"/>
    <w:rsid w:val="00CD7781"/>
    <w:rsid w:val="00CD77CF"/>
    <w:rsid w:val="00CD78D0"/>
    <w:rsid w:val="00CD7A92"/>
    <w:rsid w:val="00CD7D71"/>
    <w:rsid w:val="00CD7F38"/>
    <w:rsid w:val="00CE0006"/>
    <w:rsid w:val="00CE0221"/>
    <w:rsid w:val="00CE03FD"/>
    <w:rsid w:val="00CE0413"/>
    <w:rsid w:val="00CE04CA"/>
    <w:rsid w:val="00CE07BB"/>
    <w:rsid w:val="00CE0A41"/>
    <w:rsid w:val="00CE0B37"/>
    <w:rsid w:val="00CE0C34"/>
    <w:rsid w:val="00CE0C76"/>
    <w:rsid w:val="00CE0DC7"/>
    <w:rsid w:val="00CE0E5D"/>
    <w:rsid w:val="00CE0FF7"/>
    <w:rsid w:val="00CE12DB"/>
    <w:rsid w:val="00CE1945"/>
    <w:rsid w:val="00CE1C0B"/>
    <w:rsid w:val="00CE1EB5"/>
    <w:rsid w:val="00CE1EDD"/>
    <w:rsid w:val="00CE1F53"/>
    <w:rsid w:val="00CE21EB"/>
    <w:rsid w:val="00CE237B"/>
    <w:rsid w:val="00CE2448"/>
    <w:rsid w:val="00CE24E9"/>
    <w:rsid w:val="00CE2BEE"/>
    <w:rsid w:val="00CE2D44"/>
    <w:rsid w:val="00CE2DF2"/>
    <w:rsid w:val="00CE2EC4"/>
    <w:rsid w:val="00CE2F10"/>
    <w:rsid w:val="00CE30BC"/>
    <w:rsid w:val="00CE30C5"/>
    <w:rsid w:val="00CE3541"/>
    <w:rsid w:val="00CE354E"/>
    <w:rsid w:val="00CE384E"/>
    <w:rsid w:val="00CE38D2"/>
    <w:rsid w:val="00CE398C"/>
    <w:rsid w:val="00CE39F0"/>
    <w:rsid w:val="00CE3F0F"/>
    <w:rsid w:val="00CE3FA9"/>
    <w:rsid w:val="00CE3FC7"/>
    <w:rsid w:val="00CE3FD3"/>
    <w:rsid w:val="00CE3FFD"/>
    <w:rsid w:val="00CE401C"/>
    <w:rsid w:val="00CE4185"/>
    <w:rsid w:val="00CE4238"/>
    <w:rsid w:val="00CE448B"/>
    <w:rsid w:val="00CE4639"/>
    <w:rsid w:val="00CE4727"/>
    <w:rsid w:val="00CE47BA"/>
    <w:rsid w:val="00CE4810"/>
    <w:rsid w:val="00CE491F"/>
    <w:rsid w:val="00CE4A39"/>
    <w:rsid w:val="00CE4C26"/>
    <w:rsid w:val="00CE4CE8"/>
    <w:rsid w:val="00CE4D5E"/>
    <w:rsid w:val="00CE4D6A"/>
    <w:rsid w:val="00CE5004"/>
    <w:rsid w:val="00CE526D"/>
    <w:rsid w:val="00CE5428"/>
    <w:rsid w:val="00CE55B7"/>
    <w:rsid w:val="00CE57D9"/>
    <w:rsid w:val="00CE5B57"/>
    <w:rsid w:val="00CE5BC6"/>
    <w:rsid w:val="00CE5C54"/>
    <w:rsid w:val="00CE5C9C"/>
    <w:rsid w:val="00CE5DC6"/>
    <w:rsid w:val="00CE5F39"/>
    <w:rsid w:val="00CE5FDA"/>
    <w:rsid w:val="00CE609A"/>
    <w:rsid w:val="00CE635E"/>
    <w:rsid w:val="00CE6400"/>
    <w:rsid w:val="00CE66A2"/>
    <w:rsid w:val="00CE68AD"/>
    <w:rsid w:val="00CE6926"/>
    <w:rsid w:val="00CE6AD1"/>
    <w:rsid w:val="00CE6C33"/>
    <w:rsid w:val="00CE6EC9"/>
    <w:rsid w:val="00CE6F25"/>
    <w:rsid w:val="00CE6F9D"/>
    <w:rsid w:val="00CE6FDB"/>
    <w:rsid w:val="00CE700B"/>
    <w:rsid w:val="00CE7014"/>
    <w:rsid w:val="00CE7112"/>
    <w:rsid w:val="00CE7162"/>
    <w:rsid w:val="00CE7242"/>
    <w:rsid w:val="00CE7311"/>
    <w:rsid w:val="00CE7494"/>
    <w:rsid w:val="00CE771F"/>
    <w:rsid w:val="00CE79ED"/>
    <w:rsid w:val="00CE7A5A"/>
    <w:rsid w:val="00CE7ABE"/>
    <w:rsid w:val="00CE7C24"/>
    <w:rsid w:val="00CE7EF6"/>
    <w:rsid w:val="00CF00FB"/>
    <w:rsid w:val="00CF02A9"/>
    <w:rsid w:val="00CF02E6"/>
    <w:rsid w:val="00CF0459"/>
    <w:rsid w:val="00CF0686"/>
    <w:rsid w:val="00CF0A54"/>
    <w:rsid w:val="00CF0B2C"/>
    <w:rsid w:val="00CF0C5E"/>
    <w:rsid w:val="00CF0D86"/>
    <w:rsid w:val="00CF0E0D"/>
    <w:rsid w:val="00CF0E53"/>
    <w:rsid w:val="00CF0EA1"/>
    <w:rsid w:val="00CF1058"/>
    <w:rsid w:val="00CF11D0"/>
    <w:rsid w:val="00CF1242"/>
    <w:rsid w:val="00CF12C2"/>
    <w:rsid w:val="00CF155C"/>
    <w:rsid w:val="00CF1857"/>
    <w:rsid w:val="00CF1894"/>
    <w:rsid w:val="00CF18E1"/>
    <w:rsid w:val="00CF1A69"/>
    <w:rsid w:val="00CF1D11"/>
    <w:rsid w:val="00CF1F2B"/>
    <w:rsid w:val="00CF1F62"/>
    <w:rsid w:val="00CF1FF7"/>
    <w:rsid w:val="00CF20F4"/>
    <w:rsid w:val="00CF217E"/>
    <w:rsid w:val="00CF2186"/>
    <w:rsid w:val="00CF2255"/>
    <w:rsid w:val="00CF22C8"/>
    <w:rsid w:val="00CF22E3"/>
    <w:rsid w:val="00CF236E"/>
    <w:rsid w:val="00CF23CB"/>
    <w:rsid w:val="00CF2521"/>
    <w:rsid w:val="00CF2624"/>
    <w:rsid w:val="00CF2658"/>
    <w:rsid w:val="00CF2748"/>
    <w:rsid w:val="00CF27AA"/>
    <w:rsid w:val="00CF282D"/>
    <w:rsid w:val="00CF28A6"/>
    <w:rsid w:val="00CF29F5"/>
    <w:rsid w:val="00CF2ABD"/>
    <w:rsid w:val="00CF2BC3"/>
    <w:rsid w:val="00CF2C91"/>
    <w:rsid w:val="00CF2CAB"/>
    <w:rsid w:val="00CF2E12"/>
    <w:rsid w:val="00CF305E"/>
    <w:rsid w:val="00CF30DB"/>
    <w:rsid w:val="00CF30EE"/>
    <w:rsid w:val="00CF312D"/>
    <w:rsid w:val="00CF34C1"/>
    <w:rsid w:val="00CF357B"/>
    <w:rsid w:val="00CF3603"/>
    <w:rsid w:val="00CF36E4"/>
    <w:rsid w:val="00CF384D"/>
    <w:rsid w:val="00CF3935"/>
    <w:rsid w:val="00CF394B"/>
    <w:rsid w:val="00CF3A09"/>
    <w:rsid w:val="00CF3A63"/>
    <w:rsid w:val="00CF3CA7"/>
    <w:rsid w:val="00CF43D3"/>
    <w:rsid w:val="00CF4404"/>
    <w:rsid w:val="00CF445A"/>
    <w:rsid w:val="00CF44F3"/>
    <w:rsid w:val="00CF453E"/>
    <w:rsid w:val="00CF465B"/>
    <w:rsid w:val="00CF465D"/>
    <w:rsid w:val="00CF4751"/>
    <w:rsid w:val="00CF4823"/>
    <w:rsid w:val="00CF4855"/>
    <w:rsid w:val="00CF49C2"/>
    <w:rsid w:val="00CF4AF1"/>
    <w:rsid w:val="00CF4B53"/>
    <w:rsid w:val="00CF4BBA"/>
    <w:rsid w:val="00CF4D3B"/>
    <w:rsid w:val="00CF4DBF"/>
    <w:rsid w:val="00CF4DEE"/>
    <w:rsid w:val="00CF4EC0"/>
    <w:rsid w:val="00CF5322"/>
    <w:rsid w:val="00CF55ED"/>
    <w:rsid w:val="00CF5B2B"/>
    <w:rsid w:val="00CF5D49"/>
    <w:rsid w:val="00CF5F70"/>
    <w:rsid w:val="00CF6102"/>
    <w:rsid w:val="00CF6311"/>
    <w:rsid w:val="00CF6456"/>
    <w:rsid w:val="00CF665C"/>
    <w:rsid w:val="00CF67C8"/>
    <w:rsid w:val="00CF6841"/>
    <w:rsid w:val="00CF688E"/>
    <w:rsid w:val="00CF6A6D"/>
    <w:rsid w:val="00CF6B14"/>
    <w:rsid w:val="00CF6BF1"/>
    <w:rsid w:val="00CF6D45"/>
    <w:rsid w:val="00CF6DE7"/>
    <w:rsid w:val="00CF6F6E"/>
    <w:rsid w:val="00CF70B8"/>
    <w:rsid w:val="00CF735F"/>
    <w:rsid w:val="00CF7411"/>
    <w:rsid w:val="00CF750E"/>
    <w:rsid w:val="00CF7532"/>
    <w:rsid w:val="00CF7722"/>
    <w:rsid w:val="00CF77A7"/>
    <w:rsid w:val="00CF7811"/>
    <w:rsid w:val="00CF7BB7"/>
    <w:rsid w:val="00CF7C7A"/>
    <w:rsid w:val="00CF7E3F"/>
    <w:rsid w:val="00D000DA"/>
    <w:rsid w:val="00D00382"/>
    <w:rsid w:val="00D005AB"/>
    <w:rsid w:val="00D005DF"/>
    <w:rsid w:val="00D0067F"/>
    <w:rsid w:val="00D007D4"/>
    <w:rsid w:val="00D00B4C"/>
    <w:rsid w:val="00D00EB7"/>
    <w:rsid w:val="00D013D6"/>
    <w:rsid w:val="00D0143E"/>
    <w:rsid w:val="00D016B6"/>
    <w:rsid w:val="00D016F0"/>
    <w:rsid w:val="00D01E15"/>
    <w:rsid w:val="00D0205E"/>
    <w:rsid w:val="00D02122"/>
    <w:rsid w:val="00D02360"/>
    <w:rsid w:val="00D023F8"/>
    <w:rsid w:val="00D0246E"/>
    <w:rsid w:val="00D025BF"/>
    <w:rsid w:val="00D02712"/>
    <w:rsid w:val="00D0271F"/>
    <w:rsid w:val="00D02729"/>
    <w:rsid w:val="00D02A18"/>
    <w:rsid w:val="00D02A92"/>
    <w:rsid w:val="00D02AC8"/>
    <w:rsid w:val="00D02BB1"/>
    <w:rsid w:val="00D02C5D"/>
    <w:rsid w:val="00D02D40"/>
    <w:rsid w:val="00D02EB7"/>
    <w:rsid w:val="00D02F7F"/>
    <w:rsid w:val="00D032B2"/>
    <w:rsid w:val="00D035CB"/>
    <w:rsid w:val="00D035CE"/>
    <w:rsid w:val="00D0367D"/>
    <w:rsid w:val="00D038A7"/>
    <w:rsid w:val="00D03936"/>
    <w:rsid w:val="00D03A33"/>
    <w:rsid w:val="00D03AAF"/>
    <w:rsid w:val="00D040A5"/>
    <w:rsid w:val="00D04239"/>
    <w:rsid w:val="00D043A0"/>
    <w:rsid w:val="00D046C5"/>
    <w:rsid w:val="00D047A8"/>
    <w:rsid w:val="00D047D1"/>
    <w:rsid w:val="00D04934"/>
    <w:rsid w:val="00D04948"/>
    <w:rsid w:val="00D04A80"/>
    <w:rsid w:val="00D04EF2"/>
    <w:rsid w:val="00D05059"/>
    <w:rsid w:val="00D051B8"/>
    <w:rsid w:val="00D052AF"/>
    <w:rsid w:val="00D052BA"/>
    <w:rsid w:val="00D05309"/>
    <w:rsid w:val="00D055A0"/>
    <w:rsid w:val="00D055DA"/>
    <w:rsid w:val="00D05606"/>
    <w:rsid w:val="00D056C3"/>
    <w:rsid w:val="00D05733"/>
    <w:rsid w:val="00D0580E"/>
    <w:rsid w:val="00D05BDB"/>
    <w:rsid w:val="00D05C10"/>
    <w:rsid w:val="00D0611B"/>
    <w:rsid w:val="00D06145"/>
    <w:rsid w:val="00D065E4"/>
    <w:rsid w:val="00D065F4"/>
    <w:rsid w:val="00D0663E"/>
    <w:rsid w:val="00D06BA7"/>
    <w:rsid w:val="00D06C1B"/>
    <w:rsid w:val="00D06C60"/>
    <w:rsid w:val="00D06C8C"/>
    <w:rsid w:val="00D06D50"/>
    <w:rsid w:val="00D06DCE"/>
    <w:rsid w:val="00D06E02"/>
    <w:rsid w:val="00D06E0A"/>
    <w:rsid w:val="00D071F7"/>
    <w:rsid w:val="00D07447"/>
    <w:rsid w:val="00D07534"/>
    <w:rsid w:val="00D075E6"/>
    <w:rsid w:val="00D076A7"/>
    <w:rsid w:val="00D07B15"/>
    <w:rsid w:val="00D07CE1"/>
    <w:rsid w:val="00D07DA4"/>
    <w:rsid w:val="00D100C4"/>
    <w:rsid w:val="00D10227"/>
    <w:rsid w:val="00D10254"/>
    <w:rsid w:val="00D10377"/>
    <w:rsid w:val="00D10480"/>
    <w:rsid w:val="00D1056F"/>
    <w:rsid w:val="00D10617"/>
    <w:rsid w:val="00D1074C"/>
    <w:rsid w:val="00D10912"/>
    <w:rsid w:val="00D10968"/>
    <w:rsid w:val="00D10A05"/>
    <w:rsid w:val="00D10AD3"/>
    <w:rsid w:val="00D10AE2"/>
    <w:rsid w:val="00D10C29"/>
    <w:rsid w:val="00D11131"/>
    <w:rsid w:val="00D11199"/>
    <w:rsid w:val="00D112F1"/>
    <w:rsid w:val="00D115CD"/>
    <w:rsid w:val="00D115F2"/>
    <w:rsid w:val="00D1168B"/>
    <w:rsid w:val="00D117D5"/>
    <w:rsid w:val="00D1186D"/>
    <w:rsid w:val="00D11A2C"/>
    <w:rsid w:val="00D11D18"/>
    <w:rsid w:val="00D121CC"/>
    <w:rsid w:val="00D12282"/>
    <w:rsid w:val="00D123DB"/>
    <w:rsid w:val="00D1293F"/>
    <w:rsid w:val="00D12E9D"/>
    <w:rsid w:val="00D12FFA"/>
    <w:rsid w:val="00D13038"/>
    <w:rsid w:val="00D134F6"/>
    <w:rsid w:val="00D13891"/>
    <w:rsid w:val="00D139AC"/>
    <w:rsid w:val="00D13EC2"/>
    <w:rsid w:val="00D13F7A"/>
    <w:rsid w:val="00D13FBD"/>
    <w:rsid w:val="00D140DA"/>
    <w:rsid w:val="00D14283"/>
    <w:rsid w:val="00D14480"/>
    <w:rsid w:val="00D14564"/>
    <w:rsid w:val="00D145D6"/>
    <w:rsid w:val="00D14882"/>
    <w:rsid w:val="00D1495E"/>
    <w:rsid w:val="00D14A97"/>
    <w:rsid w:val="00D14B25"/>
    <w:rsid w:val="00D14E95"/>
    <w:rsid w:val="00D14EAC"/>
    <w:rsid w:val="00D152FF"/>
    <w:rsid w:val="00D1534B"/>
    <w:rsid w:val="00D153D0"/>
    <w:rsid w:val="00D15407"/>
    <w:rsid w:val="00D15538"/>
    <w:rsid w:val="00D156C7"/>
    <w:rsid w:val="00D15A01"/>
    <w:rsid w:val="00D15A2A"/>
    <w:rsid w:val="00D15C18"/>
    <w:rsid w:val="00D15DFE"/>
    <w:rsid w:val="00D15E61"/>
    <w:rsid w:val="00D15F3A"/>
    <w:rsid w:val="00D16412"/>
    <w:rsid w:val="00D165E2"/>
    <w:rsid w:val="00D1677D"/>
    <w:rsid w:val="00D167D5"/>
    <w:rsid w:val="00D16878"/>
    <w:rsid w:val="00D168FC"/>
    <w:rsid w:val="00D16A72"/>
    <w:rsid w:val="00D16B12"/>
    <w:rsid w:val="00D16B66"/>
    <w:rsid w:val="00D16F9A"/>
    <w:rsid w:val="00D17219"/>
    <w:rsid w:val="00D1733D"/>
    <w:rsid w:val="00D1752F"/>
    <w:rsid w:val="00D175D4"/>
    <w:rsid w:val="00D17621"/>
    <w:rsid w:val="00D17626"/>
    <w:rsid w:val="00D178AC"/>
    <w:rsid w:val="00D17904"/>
    <w:rsid w:val="00D17A38"/>
    <w:rsid w:val="00D17BB6"/>
    <w:rsid w:val="00D17C4A"/>
    <w:rsid w:val="00D17CFC"/>
    <w:rsid w:val="00D20057"/>
    <w:rsid w:val="00D205C6"/>
    <w:rsid w:val="00D206E3"/>
    <w:rsid w:val="00D20740"/>
    <w:rsid w:val="00D20796"/>
    <w:rsid w:val="00D20805"/>
    <w:rsid w:val="00D2087F"/>
    <w:rsid w:val="00D20925"/>
    <w:rsid w:val="00D20AC5"/>
    <w:rsid w:val="00D20AFD"/>
    <w:rsid w:val="00D20C64"/>
    <w:rsid w:val="00D20E30"/>
    <w:rsid w:val="00D20E3B"/>
    <w:rsid w:val="00D20E3E"/>
    <w:rsid w:val="00D20E64"/>
    <w:rsid w:val="00D21055"/>
    <w:rsid w:val="00D21236"/>
    <w:rsid w:val="00D213E3"/>
    <w:rsid w:val="00D2146F"/>
    <w:rsid w:val="00D214C6"/>
    <w:rsid w:val="00D216BF"/>
    <w:rsid w:val="00D216CA"/>
    <w:rsid w:val="00D21835"/>
    <w:rsid w:val="00D21909"/>
    <w:rsid w:val="00D21C6B"/>
    <w:rsid w:val="00D21E26"/>
    <w:rsid w:val="00D21E29"/>
    <w:rsid w:val="00D21E8F"/>
    <w:rsid w:val="00D22347"/>
    <w:rsid w:val="00D224BF"/>
    <w:rsid w:val="00D224CB"/>
    <w:rsid w:val="00D22608"/>
    <w:rsid w:val="00D226F6"/>
    <w:rsid w:val="00D22860"/>
    <w:rsid w:val="00D228CA"/>
    <w:rsid w:val="00D228E8"/>
    <w:rsid w:val="00D22A18"/>
    <w:rsid w:val="00D22B3A"/>
    <w:rsid w:val="00D22CB9"/>
    <w:rsid w:val="00D22F66"/>
    <w:rsid w:val="00D22F8D"/>
    <w:rsid w:val="00D22FEB"/>
    <w:rsid w:val="00D2310C"/>
    <w:rsid w:val="00D233DD"/>
    <w:rsid w:val="00D23583"/>
    <w:rsid w:val="00D238EF"/>
    <w:rsid w:val="00D23A79"/>
    <w:rsid w:val="00D23A7D"/>
    <w:rsid w:val="00D23A8E"/>
    <w:rsid w:val="00D23AD4"/>
    <w:rsid w:val="00D23B89"/>
    <w:rsid w:val="00D23CD6"/>
    <w:rsid w:val="00D23CE3"/>
    <w:rsid w:val="00D23F3D"/>
    <w:rsid w:val="00D2402A"/>
    <w:rsid w:val="00D241FC"/>
    <w:rsid w:val="00D24239"/>
    <w:rsid w:val="00D244DD"/>
    <w:rsid w:val="00D24561"/>
    <w:rsid w:val="00D245F3"/>
    <w:rsid w:val="00D24733"/>
    <w:rsid w:val="00D24944"/>
    <w:rsid w:val="00D24985"/>
    <w:rsid w:val="00D24B87"/>
    <w:rsid w:val="00D24E3C"/>
    <w:rsid w:val="00D24EC1"/>
    <w:rsid w:val="00D251BE"/>
    <w:rsid w:val="00D25332"/>
    <w:rsid w:val="00D25507"/>
    <w:rsid w:val="00D25638"/>
    <w:rsid w:val="00D257EF"/>
    <w:rsid w:val="00D258E7"/>
    <w:rsid w:val="00D259AB"/>
    <w:rsid w:val="00D259F0"/>
    <w:rsid w:val="00D25A83"/>
    <w:rsid w:val="00D25AAA"/>
    <w:rsid w:val="00D25BE0"/>
    <w:rsid w:val="00D25CC1"/>
    <w:rsid w:val="00D26144"/>
    <w:rsid w:val="00D261EA"/>
    <w:rsid w:val="00D2625B"/>
    <w:rsid w:val="00D26623"/>
    <w:rsid w:val="00D267D4"/>
    <w:rsid w:val="00D268E9"/>
    <w:rsid w:val="00D26946"/>
    <w:rsid w:val="00D2699B"/>
    <w:rsid w:val="00D26AA1"/>
    <w:rsid w:val="00D26C8F"/>
    <w:rsid w:val="00D26D99"/>
    <w:rsid w:val="00D26E60"/>
    <w:rsid w:val="00D26F5F"/>
    <w:rsid w:val="00D26FC2"/>
    <w:rsid w:val="00D27054"/>
    <w:rsid w:val="00D27084"/>
    <w:rsid w:val="00D270C3"/>
    <w:rsid w:val="00D27316"/>
    <w:rsid w:val="00D2740D"/>
    <w:rsid w:val="00D2770A"/>
    <w:rsid w:val="00D27916"/>
    <w:rsid w:val="00D27A9C"/>
    <w:rsid w:val="00D27AF0"/>
    <w:rsid w:val="00D27D67"/>
    <w:rsid w:val="00D27DA1"/>
    <w:rsid w:val="00D27DEA"/>
    <w:rsid w:val="00D27E96"/>
    <w:rsid w:val="00D27EFE"/>
    <w:rsid w:val="00D27F5F"/>
    <w:rsid w:val="00D300C6"/>
    <w:rsid w:val="00D30101"/>
    <w:rsid w:val="00D30109"/>
    <w:rsid w:val="00D30205"/>
    <w:rsid w:val="00D302A6"/>
    <w:rsid w:val="00D302DE"/>
    <w:rsid w:val="00D30348"/>
    <w:rsid w:val="00D3042E"/>
    <w:rsid w:val="00D30495"/>
    <w:rsid w:val="00D30598"/>
    <w:rsid w:val="00D3068F"/>
    <w:rsid w:val="00D30A75"/>
    <w:rsid w:val="00D30BF9"/>
    <w:rsid w:val="00D31306"/>
    <w:rsid w:val="00D313F2"/>
    <w:rsid w:val="00D3145B"/>
    <w:rsid w:val="00D31A0A"/>
    <w:rsid w:val="00D31DEA"/>
    <w:rsid w:val="00D323A4"/>
    <w:rsid w:val="00D323BF"/>
    <w:rsid w:val="00D3259F"/>
    <w:rsid w:val="00D328AB"/>
    <w:rsid w:val="00D328BC"/>
    <w:rsid w:val="00D32AF1"/>
    <w:rsid w:val="00D32D5A"/>
    <w:rsid w:val="00D32FD6"/>
    <w:rsid w:val="00D3305D"/>
    <w:rsid w:val="00D33264"/>
    <w:rsid w:val="00D3368C"/>
    <w:rsid w:val="00D33779"/>
    <w:rsid w:val="00D33824"/>
    <w:rsid w:val="00D3392B"/>
    <w:rsid w:val="00D33DBF"/>
    <w:rsid w:val="00D33DDD"/>
    <w:rsid w:val="00D33F4F"/>
    <w:rsid w:val="00D33F98"/>
    <w:rsid w:val="00D34160"/>
    <w:rsid w:val="00D341DA"/>
    <w:rsid w:val="00D34304"/>
    <w:rsid w:val="00D343B5"/>
    <w:rsid w:val="00D34A4D"/>
    <w:rsid w:val="00D34BF9"/>
    <w:rsid w:val="00D34C68"/>
    <w:rsid w:val="00D34D0D"/>
    <w:rsid w:val="00D34EBC"/>
    <w:rsid w:val="00D34FBF"/>
    <w:rsid w:val="00D35056"/>
    <w:rsid w:val="00D3518A"/>
    <w:rsid w:val="00D35317"/>
    <w:rsid w:val="00D354CE"/>
    <w:rsid w:val="00D357AD"/>
    <w:rsid w:val="00D359AD"/>
    <w:rsid w:val="00D35AD9"/>
    <w:rsid w:val="00D35C31"/>
    <w:rsid w:val="00D35C59"/>
    <w:rsid w:val="00D35CB2"/>
    <w:rsid w:val="00D35E84"/>
    <w:rsid w:val="00D35F0F"/>
    <w:rsid w:val="00D361A4"/>
    <w:rsid w:val="00D361E8"/>
    <w:rsid w:val="00D3637C"/>
    <w:rsid w:val="00D366B6"/>
    <w:rsid w:val="00D36783"/>
    <w:rsid w:val="00D369A0"/>
    <w:rsid w:val="00D369D6"/>
    <w:rsid w:val="00D36B21"/>
    <w:rsid w:val="00D36D2D"/>
    <w:rsid w:val="00D36D57"/>
    <w:rsid w:val="00D36E89"/>
    <w:rsid w:val="00D37224"/>
    <w:rsid w:val="00D3748D"/>
    <w:rsid w:val="00D37744"/>
    <w:rsid w:val="00D37771"/>
    <w:rsid w:val="00D3779A"/>
    <w:rsid w:val="00D37820"/>
    <w:rsid w:val="00D378CC"/>
    <w:rsid w:val="00D37B00"/>
    <w:rsid w:val="00D37CD3"/>
    <w:rsid w:val="00D37F65"/>
    <w:rsid w:val="00D40088"/>
    <w:rsid w:val="00D402BA"/>
    <w:rsid w:val="00D40730"/>
    <w:rsid w:val="00D40900"/>
    <w:rsid w:val="00D4090B"/>
    <w:rsid w:val="00D40E28"/>
    <w:rsid w:val="00D40EC1"/>
    <w:rsid w:val="00D40F65"/>
    <w:rsid w:val="00D41088"/>
    <w:rsid w:val="00D410FF"/>
    <w:rsid w:val="00D41158"/>
    <w:rsid w:val="00D4141E"/>
    <w:rsid w:val="00D41604"/>
    <w:rsid w:val="00D416A0"/>
    <w:rsid w:val="00D416CD"/>
    <w:rsid w:val="00D416DF"/>
    <w:rsid w:val="00D417D4"/>
    <w:rsid w:val="00D41A65"/>
    <w:rsid w:val="00D41CCE"/>
    <w:rsid w:val="00D41E41"/>
    <w:rsid w:val="00D41F25"/>
    <w:rsid w:val="00D42174"/>
    <w:rsid w:val="00D42198"/>
    <w:rsid w:val="00D42680"/>
    <w:rsid w:val="00D42779"/>
    <w:rsid w:val="00D42898"/>
    <w:rsid w:val="00D428CA"/>
    <w:rsid w:val="00D42912"/>
    <w:rsid w:val="00D42C2B"/>
    <w:rsid w:val="00D42C8D"/>
    <w:rsid w:val="00D42E4B"/>
    <w:rsid w:val="00D431A8"/>
    <w:rsid w:val="00D43538"/>
    <w:rsid w:val="00D43703"/>
    <w:rsid w:val="00D4386F"/>
    <w:rsid w:val="00D4387B"/>
    <w:rsid w:val="00D43973"/>
    <w:rsid w:val="00D43C5C"/>
    <w:rsid w:val="00D43E03"/>
    <w:rsid w:val="00D43E4E"/>
    <w:rsid w:val="00D44103"/>
    <w:rsid w:val="00D443FC"/>
    <w:rsid w:val="00D4440E"/>
    <w:rsid w:val="00D446DB"/>
    <w:rsid w:val="00D449CB"/>
    <w:rsid w:val="00D44AF2"/>
    <w:rsid w:val="00D454F6"/>
    <w:rsid w:val="00D456E3"/>
    <w:rsid w:val="00D45731"/>
    <w:rsid w:val="00D4577F"/>
    <w:rsid w:val="00D457A1"/>
    <w:rsid w:val="00D45958"/>
    <w:rsid w:val="00D4598F"/>
    <w:rsid w:val="00D45C4D"/>
    <w:rsid w:val="00D45C73"/>
    <w:rsid w:val="00D45CA1"/>
    <w:rsid w:val="00D45DA9"/>
    <w:rsid w:val="00D45E86"/>
    <w:rsid w:val="00D46148"/>
    <w:rsid w:val="00D467E0"/>
    <w:rsid w:val="00D46823"/>
    <w:rsid w:val="00D46A1A"/>
    <w:rsid w:val="00D46A99"/>
    <w:rsid w:val="00D46AB7"/>
    <w:rsid w:val="00D46BEA"/>
    <w:rsid w:val="00D46D27"/>
    <w:rsid w:val="00D46D80"/>
    <w:rsid w:val="00D46DA6"/>
    <w:rsid w:val="00D46E63"/>
    <w:rsid w:val="00D46EAA"/>
    <w:rsid w:val="00D472EC"/>
    <w:rsid w:val="00D477FF"/>
    <w:rsid w:val="00D47994"/>
    <w:rsid w:val="00D479BB"/>
    <w:rsid w:val="00D47B0D"/>
    <w:rsid w:val="00D47B6B"/>
    <w:rsid w:val="00D47B93"/>
    <w:rsid w:val="00D47C0C"/>
    <w:rsid w:val="00D47F9B"/>
    <w:rsid w:val="00D47FC0"/>
    <w:rsid w:val="00D50000"/>
    <w:rsid w:val="00D5025F"/>
    <w:rsid w:val="00D5049B"/>
    <w:rsid w:val="00D504AF"/>
    <w:rsid w:val="00D507A0"/>
    <w:rsid w:val="00D507A7"/>
    <w:rsid w:val="00D50863"/>
    <w:rsid w:val="00D50934"/>
    <w:rsid w:val="00D50B82"/>
    <w:rsid w:val="00D50D4E"/>
    <w:rsid w:val="00D50D65"/>
    <w:rsid w:val="00D50E8E"/>
    <w:rsid w:val="00D511A2"/>
    <w:rsid w:val="00D511B2"/>
    <w:rsid w:val="00D5124C"/>
    <w:rsid w:val="00D5126C"/>
    <w:rsid w:val="00D512C3"/>
    <w:rsid w:val="00D51338"/>
    <w:rsid w:val="00D5137E"/>
    <w:rsid w:val="00D51487"/>
    <w:rsid w:val="00D514D2"/>
    <w:rsid w:val="00D514E9"/>
    <w:rsid w:val="00D51796"/>
    <w:rsid w:val="00D51815"/>
    <w:rsid w:val="00D519B1"/>
    <w:rsid w:val="00D51C82"/>
    <w:rsid w:val="00D51EE8"/>
    <w:rsid w:val="00D51F35"/>
    <w:rsid w:val="00D5218D"/>
    <w:rsid w:val="00D521A9"/>
    <w:rsid w:val="00D5236E"/>
    <w:rsid w:val="00D523D8"/>
    <w:rsid w:val="00D523F2"/>
    <w:rsid w:val="00D52508"/>
    <w:rsid w:val="00D5262C"/>
    <w:rsid w:val="00D52652"/>
    <w:rsid w:val="00D52686"/>
    <w:rsid w:val="00D52847"/>
    <w:rsid w:val="00D52973"/>
    <w:rsid w:val="00D52975"/>
    <w:rsid w:val="00D52A0E"/>
    <w:rsid w:val="00D52C02"/>
    <w:rsid w:val="00D52D97"/>
    <w:rsid w:val="00D52EAC"/>
    <w:rsid w:val="00D52F3D"/>
    <w:rsid w:val="00D52F44"/>
    <w:rsid w:val="00D53199"/>
    <w:rsid w:val="00D53364"/>
    <w:rsid w:val="00D534DF"/>
    <w:rsid w:val="00D53564"/>
    <w:rsid w:val="00D5358E"/>
    <w:rsid w:val="00D536CD"/>
    <w:rsid w:val="00D537FB"/>
    <w:rsid w:val="00D539FA"/>
    <w:rsid w:val="00D53C4F"/>
    <w:rsid w:val="00D54015"/>
    <w:rsid w:val="00D5411B"/>
    <w:rsid w:val="00D54264"/>
    <w:rsid w:val="00D542C9"/>
    <w:rsid w:val="00D54392"/>
    <w:rsid w:val="00D54426"/>
    <w:rsid w:val="00D54478"/>
    <w:rsid w:val="00D546D3"/>
    <w:rsid w:val="00D5483C"/>
    <w:rsid w:val="00D548B9"/>
    <w:rsid w:val="00D54944"/>
    <w:rsid w:val="00D55058"/>
    <w:rsid w:val="00D550D2"/>
    <w:rsid w:val="00D5529D"/>
    <w:rsid w:val="00D55358"/>
    <w:rsid w:val="00D555B0"/>
    <w:rsid w:val="00D55669"/>
    <w:rsid w:val="00D55671"/>
    <w:rsid w:val="00D55837"/>
    <w:rsid w:val="00D55A7D"/>
    <w:rsid w:val="00D55AAA"/>
    <w:rsid w:val="00D55C44"/>
    <w:rsid w:val="00D55E03"/>
    <w:rsid w:val="00D55F75"/>
    <w:rsid w:val="00D562D3"/>
    <w:rsid w:val="00D56356"/>
    <w:rsid w:val="00D56706"/>
    <w:rsid w:val="00D56731"/>
    <w:rsid w:val="00D5692C"/>
    <w:rsid w:val="00D56CEE"/>
    <w:rsid w:val="00D56FB6"/>
    <w:rsid w:val="00D56FDC"/>
    <w:rsid w:val="00D570D7"/>
    <w:rsid w:val="00D570DA"/>
    <w:rsid w:val="00D5723D"/>
    <w:rsid w:val="00D57269"/>
    <w:rsid w:val="00D57272"/>
    <w:rsid w:val="00D572A2"/>
    <w:rsid w:val="00D57517"/>
    <w:rsid w:val="00D5753F"/>
    <w:rsid w:val="00D57576"/>
    <w:rsid w:val="00D575BB"/>
    <w:rsid w:val="00D575FF"/>
    <w:rsid w:val="00D57625"/>
    <w:rsid w:val="00D57897"/>
    <w:rsid w:val="00D578EF"/>
    <w:rsid w:val="00D57C4C"/>
    <w:rsid w:val="00D57C70"/>
    <w:rsid w:val="00D57CFB"/>
    <w:rsid w:val="00D57E27"/>
    <w:rsid w:val="00D6041F"/>
    <w:rsid w:val="00D604DC"/>
    <w:rsid w:val="00D60502"/>
    <w:rsid w:val="00D60660"/>
    <w:rsid w:val="00D60687"/>
    <w:rsid w:val="00D6091B"/>
    <w:rsid w:val="00D60B48"/>
    <w:rsid w:val="00D60F74"/>
    <w:rsid w:val="00D6100D"/>
    <w:rsid w:val="00D610A3"/>
    <w:rsid w:val="00D6122F"/>
    <w:rsid w:val="00D6131D"/>
    <w:rsid w:val="00D6155F"/>
    <w:rsid w:val="00D6162E"/>
    <w:rsid w:val="00D61705"/>
    <w:rsid w:val="00D61948"/>
    <w:rsid w:val="00D619AE"/>
    <w:rsid w:val="00D61B66"/>
    <w:rsid w:val="00D61D8A"/>
    <w:rsid w:val="00D61E2B"/>
    <w:rsid w:val="00D61F58"/>
    <w:rsid w:val="00D61FD3"/>
    <w:rsid w:val="00D62102"/>
    <w:rsid w:val="00D6224A"/>
    <w:rsid w:val="00D62855"/>
    <w:rsid w:val="00D62B9F"/>
    <w:rsid w:val="00D62E57"/>
    <w:rsid w:val="00D62E95"/>
    <w:rsid w:val="00D630AB"/>
    <w:rsid w:val="00D63118"/>
    <w:rsid w:val="00D63237"/>
    <w:rsid w:val="00D63339"/>
    <w:rsid w:val="00D63729"/>
    <w:rsid w:val="00D6397D"/>
    <w:rsid w:val="00D63A76"/>
    <w:rsid w:val="00D63D50"/>
    <w:rsid w:val="00D63E1D"/>
    <w:rsid w:val="00D6406B"/>
    <w:rsid w:val="00D6407D"/>
    <w:rsid w:val="00D64186"/>
    <w:rsid w:val="00D6425F"/>
    <w:rsid w:val="00D643CF"/>
    <w:rsid w:val="00D6449B"/>
    <w:rsid w:val="00D64818"/>
    <w:rsid w:val="00D6493C"/>
    <w:rsid w:val="00D64A39"/>
    <w:rsid w:val="00D65114"/>
    <w:rsid w:val="00D65121"/>
    <w:rsid w:val="00D65277"/>
    <w:rsid w:val="00D652E9"/>
    <w:rsid w:val="00D65408"/>
    <w:rsid w:val="00D65511"/>
    <w:rsid w:val="00D65548"/>
    <w:rsid w:val="00D657F9"/>
    <w:rsid w:val="00D65C18"/>
    <w:rsid w:val="00D65F82"/>
    <w:rsid w:val="00D66041"/>
    <w:rsid w:val="00D66141"/>
    <w:rsid w:val="00D66546"/>
    <w:rsid w:val="00D6657C"/>
    <w:rsid w:val="00D667C4"/>
    <w:rsid w:val="00D66ABD"/>
    <w:rsid w:val="00D66DB2"/>
    <w:rsid w:val="00D67058"/>
    <w:rsid w:val="00D671EA"/>
    <w:rsid w:val="00D6728C"/>
    <w:rsid w:val="00D672B5"/>
    <w:rsid w:val="00D67373"/>
    <w:rsid w:val="00D67441"/>
    <w:rsid w:val="00D6771B"/>
    <w:rsid w:val="00D6781B"/>
    <w:rsid w:val="00D67A8B"/>
    <w:rsid w:val="00D67D7F"/>
    <w:rsid w:val="00D67EAB"/>
    <w:rsid w:val="00D70070"/>
    <w:rsid w:val="00D70080"/>
    <w:rsid w:val="00D702BE"/>
    <w:rsid w:val="00D7050C"/>
    <w:rsid w:val="00D706CB"/>
    <w:rsid w:val="00D706DC"/>
    <w:rsid w:val="00D70723"/>
    <w:rsid w:val="00D70A3B"/>
    <w:rsid w:val="00D70ECF"/>
    <w:rsid w:val="00D7115D"/>
    <w:rsid w:val="00D711FE"/>
    <w:rsid w:val="00D71231"/>
    <w:rsid w:val="00D713AC"/>
    <w:rsid w:val="00D713C6"/>
    <w:rsid w:val="00D71470"/>
    <w:rsid w:val="00D7150D"/>
    <w:rsid w:val="00D716E2"/>
    <w:rsid w:val="00D71798"/>
    <w:rsid w:val="00D71802"/>
    <w:rsid w:val="00D71870"/>
    <w:rsid w:val="00D718C9"/>
    <w:rsid w:val="00D71928"/>
    <w:rsid w:val="00D71AAA"/>
    <w:rsid w:val="00D71ADB"/>
    <w:rsid w:val="00D71C11"/>
    <w:rsid w:val="00D71C3B"/>
    <w:rsid w:val="00D71EAC"/>
    <w:rsid w:val="00D71FB7"/>
    <w:rsid w:val="00D71FFF"/>
    <w:rsid w:val="00D7204D"/>
    <w:rsid w:val="00D721C8"/>
    <w:rsid w:val="00D721E4"/>
    <w:rsid w:val="00D72209"/>
    <w:rsid w:val="00D72349"/>
    <w:rsid w:val="00D72386"/>
    <w:rsid w:val="00D7241D"/>
    <w:rsid w:val="00D72474"/>
    <w:rsid w:val="00D7247C"/>
    <w:rsid w:val="00D725E6"/>
    <w:rsid w:val="00D727F2"/>
    <w:rsid w:val="00D7296B"/>
    <w:rsid w:val="00D729D3"/>
    <w:rsid w:val="00D72A21"/>
    <w:rsid w:val="00D72A51"/>
    <w:rsid w:val="00D72A66"/>
    <w:rsid w:val="00D72A6D"/>
    <w:rsid w:val="00D72BC2"/>
    <w:rsid w:val="00D72E47"/>
    <w:rsid w:val="00D72F7F"/>
    <w:rsid w:val="00D73143"/>
    <w:rsid w:val="00D733BA"/>
    <w:rsid w:val="00D73529"/>
    <w:rsid w:val="00D737EC"/>
    <w:rsid w:val="00D73A69"/>
    <w:rsid w:val="00D73AD5"/>
    <w:rsid w:val="00D73CC5"/>
    <w:rsid w:val="00D73D4B"/>
    <w:rsid w:val="00D73F1D"/>
    <w:rsid w:val="00D7401C"/>
    <w:rsid w:val="00D7406A"/>
    <w:rsid w:val="00D743F9"/>
    <w:rsid w:val="00D74437"/>
    <w:rsid w:val="00D7459E"/>
    <w:rsid w:val="00D745DF"/>
    <w:rsid w:val="00D74619"/>
    <w:rsid w:val="00D74688"/>
    <w:rsid w:val="00D74A94"/>
    <w:rsid w:val="00D74DC2"/>
    <w:rsid w:val="00D7506D"/>
    <w:rsid w:val="00D751B4"/>
    <w:rsid w:val="00D752DF"/>
    <w:rsid w:val="00D753B3"/>
    <w:rsid w:val="00D75481"/>
    <w:rsid w:val="00D754A3"/>
    <w:rsid w:val="00D755C4"/>
    <w:rsid w:val="00D75791"/>
    <w:rsid w:val="00D759FF"/>
    <w:rsid w:val="00D75AB1"/>
    <w:rsid w:val="00D75B25"/>
    <w:rsid w:val="00D75C94"/>
    <w:rsid w:val="00D75DD0"/>
    <w:rsid w:val="00D75E73"/>
    <w:rsid w:val="00D75FC1"/>
    <w:rsid w:val="00D76143"/>
    <w:rsid w:val="00D765DC"/>
    <w:rsid w:val="00D7664D"/>
    <w:rsid w:val="00D767D0"/>
    <w:rsid w:val="00D76A57"/>
    <w:rsid w:val="00D76A66"/>
    <w:rsid w:val="00D76A86"/>
    <w:rsid w:val="00D76CBB"/>
    <w:rsid w:val="00D76CE8"/>
    <w:rsid w:val="00D76E35"/>
    <w:rsid w:val="00D76EDB"/>
    <w:rsid w:val="00D77613"/>
    <w:rsid w:val="00D776CB"/>
    <w:rsid w:val="00D77BE0"/>
    <w:rsid w:val="00D77CDE"/>
    <w:rsid w:val="00D77D02"/>
    <w:rsid w:val="00D77D48"/>
    <w:rsid w:val="00D77F95"/>
    <w:rsid w:val="00D77F9D"/>
    <w:rsid w:val="00D801A1"/>
    <w:rsid w:val="00D8022A"/>
    <w:rsid w:val="00D808BB"/>
    <w:rsid w:val="00D8092D"/>
    <w:rsid w:val="00D80A1A"/>
    <w:rsid w:val="00D80B53"/>
    <w:rsid w:val="00D80C1E"/>
    <w:rsid w:val="00D80C57"/>
    <w:rsid w:val="00D80E84"/>
    <w:rsid w:val="00D80F64"/>
    <w:rsid w:val="00D81201"/>
    <w:rsid w:val="00D81600"/>
    <w:rsid w:val="00D817F4"/>
    <w:rsid w:val="00D819D1"/>
    <w:rsid w:val="00D81A5C"/>
    <w:rsid w:val="00D81BD3"/>
    <w:rsid w:val="00D81EF5"/>
    <w:rsid w:val="00D82202"/>
    <w:rsid w:val="00D82232"/>
    <w:rsid w:val="00D82456"/>
    <w:rsid w:val="00D824E9"/>
    <w:rsid w:val="00D825AF"/>
    <w:rsid w:val="00D82652"/>
    <w:rsid w:val="00D826BF"/>
    <w:rsid w:val="00D827FF"/>
    <w:rsid w:val="00D82ABD"/>
    <w:rsid w:val="00D82F5F"/>
    <w:rsid w:val="00D82F8E"/>
    <w:rsid w:val="00D82FB9"/>
    <w:rsid w:val="00D82FE3"/>
    <w:rsid w:val="00D835BE"/>
    <w:rsid w:val="00D83698"/>
    <w:rsid w:val="00D83815"/>
    <w:rsid w:val="00D83906"/>
    <w:rsid w:val="00D83A4B"/>
    <w:rsid w:val="00D83AA2"/>
    <w:rsid w:val="00D83BAB"/>
    <w:rsid w:val="00D83CD2"/>
    <w:rsid w:val="00D83CFB"/>
    <w:rsid w:val="00D83ECD"/>
    <w:rsid w:val="00D83F16"/>
    <w:rsid w:val="00D83F1F"/>
    <w:rsid w:val="00D83F7C"/>
    <w:rsid w:val="00D84036"/>
    <w:rsid w:val="00D842E0"/>
    <w:rsid w:val="00D8451C"/>
    <w:rsid w:val="00D84939"/>
    <w:rsid w:val="00D84B73"/>
    <w:rsid w:val="00D84ED6"/>
    <w:rsid w:val="00D85199"/>
    <w:rsid w:val="00D852F8"/>
    <w:rsid w:val="00D855FB"/>
    <w:rsid w:val="00D8574C"/>
    <w:rsid w:val="00D857DA"/>
    <w:rsid w:val="00D85DC0"/>
    <w:rsid w:val="00D85E32"/>
    <w:rsid w:val="00D860E7"/>
    <w:rsid w:val="00D86123"/>
    <w:rsid w:val="00D862E5"/>
    <w:rsid w:val="00D8660B"/>
    <w:rsid w:val="00D866FA"/>
    <w:rsid w:val="00D86705"/>
    <w:rsid w:val="00D86828"/>
    <w:rsid w:val="00D8693D"/>
    <w:rsid w:val="00D869A0"/>
    <w:rsid w:val="00D86BA3"/>
    <w:rsid w:val="00D86CC6"/>
    <w:rsid w:val="00D86CD0"/>
    <w:rsid w:val="00D86EA3"/>
    <w:rsid w:val="00D87035"/>
    <w:rsid w:val="00D871C7"/>
    <w:rsid w:val="00D8736A"/>
    <w:rsid w:val="00D87792"/>
    <w:rsid w:val="00D8786F"/>
    <w:rsid w:val="00D878DE"/>
    <w:rsid w:val="00D87A3E"/>
    <w:rsid w:val="00D87A67"/>
    <w:rsid w:val="00D87C46"/>
    <w:rsid w:val="00D87FCD"/>
    <w:rsid w:val="00D900E7"/>
    <w:rsid w:val="00D9039F"/>
    <w:rsid w:val="00D90539"/>
    <w:rsid w:val="00D9053D"/>
    <w:rsid w:val="00D908E6"/>
    <w:rsid w:val="00D909A4"/>
    <w:rsid w:val="00D909D3"/>
    <w:rsid w:val="00D90A65"/>
    <w:rsid w:val="00D90A9B"/>
    <w:rsid w:val="00D90B71"/>
    <w:rsid w:val="00D90CF9"/>
    <w:rsid w:val="00D90F85"/>
    <w:rsid w:val="00D91045"/>
    <w:rsid w:val="00D91097"/>
    <w:rsid w:val="00D91183"/>
    <w:rsid w:val="00D911CA"/>
    <w:rsid w:val="00D912A4"/>
    <w:rsid w:val="00D916BC"/>
    <w:rsid w:val="00D9175E"/>
    <w:rsid w:val="00D91AB0"/>
    <w:rsid w:val="00D91CAC"/>
    <w:rsid w:val="00D91E25"/>
    <w:rsid w:val="00D92006"/>
    <w:rsid w:val="00D920BE"/>
    <w:rsid w:val="00D92286"/>
    <w:rsid w:val="00D922E4"/>
    <w:rsid w:val="00D92479"/>
    <w:rsid w:val="00D925B0"/>
    <w:rsid w:val="00D92661"/>
    <w:rsid w:val="00D926A6"/>
    <w:rsid w:val="00D92835"/>
    <w:rsid w:val="00D92851"/>
    <w:rsid w:val="00D928B3"/>
    <w:rsid w:val="00D92990"/>
    <w:rsid w:val="00D92A22"/>
    <w:rsid w:val="00D92A63"/>
    <w:rsid w:val="00D92AE4"/>
    <w:rsid w:val="00D92CCA"/>
    <w:rsid w:val="00D92D2A"/>
    <w:rsid w:val="00D92DF7"/>
    <w:rsid w:val="00D92E4B"/>
    <w:rsid w:val="00D93040"/>
    <w:rsid w:val="00D930CE"/>
    <w:rsid w:val="00D93134"/>
    <w:rsid w:val="00D93464"/>
    <w:rsid w:val="00D93AE1"/>
    <w:rsid w:val="00D93BD2"/>
    <w:rsid w:val="00D93C2B"/>
    <w:rsid w:val="00D93D1B"/>
    <w:rsid w:val="00D93D4E"/>
    <w:rsid w:val="00D93ECB"/>
    <w:rsid w:val="00D94062"/>
    <w:rsid w:val="00D941DF"/>
    <w:rsid w:val="00D9434D"/>
    <w:rsid w:val="00D943BD"/>
    <w:rsid w:val="00D94494"/>
    <w:rsid w:val="00D945F9"/>
    <w:rsid w:val="00D94658"/>
    <w:rsid w:val="00D94C31"/>
    <w:rsid w:val="00D94E18"/>
    <w:rsid w:val="00D94E87"/>
    <w:rsid w:val="00D94EA0"/>
    <w:rsid w:val="00D94EA5"/>
    <w:rsid w:val="00D94FC8"/>
    <w:rsid w:val="00D950A0"/>
    <w:rsid w:val="00D950CC"/>
    <w:rsid w:val="00D9515F"/>
    <w:rsid w:val="00D952DD"/>
    <w:rsid w:val="00D953C1"/>
    <w:rsid w:val="00D9582C"/>
    <w:rsid w:val="00D959BA"/>
    <w:rsid w:val="00D95B64"/>
    <w:rsid w:val="00D95D8F"/>
    <w:rsid w:val="00D960B3"/>
    <w:rsid w:val="00D963C8"/>
    <w:rsid w:val="00D9661A"/>
    <w:rsid w:val="00D96693"/>
    <w:rsid w:val="00D966F9"/>
    <w:rsid w:val="00D9697D"/>
    <w:rsid w:val="00D96BA8"/>
    <w:rsid w:val="00D96E41"/>
    <w:rsid w:val="00D96FDF"/>
    <w:rsid w:val="00D97003"/>
    <w:rsid w:val="00D971B6"/>
    <w:rsid w:val="00D97225"/>
    <w:rsid w:val="00D97457"/>
    <w:rsid w:val="00D974C9"/>
    <w:rsid w:val="00D9776C"/>
    <w:rsid w:val="00D977B6"/>
    <w:rsid w:val="00D97876"/>
    <w:rsid w:val="00D97877"/>
    <w:rsid w:val="00D97A3F"/>
    <w:rsid w:val="00D97C1C"/>
    <w:rsid w:val="00D97CE5"/>
    <w:rsid w:val="00D97D29"/>
    <w:rsid w:val="00D97DF9"/>
    <w:rsid w:val="00D97ED2"/>
    <w:rsid w:val="00D97FDC"/>
    <w:rsid w:val="00DA001A"/>
    <w:rsid w:val="00DA0045"/>
    <w:rsid w:val="00DA0068"/>
    <w:rsid w:val="00DA01B4"/>
    <w:rsid w:val="00DA02F4"/>
    <w:rsid w:val="00DA0359"/>
    <w:rsid w:val="00DA0569"/>
    <w:rsid w:val="00DA0585"/>
    <w:rsid w:val="00DA0776"/>
    <w:rsid w:val="00DA084A"/>
    <w:rsid w:val="00DA088B"/>
    <w:rsid w:val="00DA0B54"/>
    <w:rsid w:val="00DA0B6A"/>
    <w:rsid w:val="00DA1082"/>
    <w:rsid w:val="00DA1136"/>
    <w:rsid w:val="00DA119E"/>
    <w:rsid w:val="00DA12F6"/>
    <w:rsid w:val="00DA1467"/>
    <w:rsid w:val="00DA14CF"/>
    <w:rsid w:val="00DA1516"/>
    <w:rsid w:val="00DA1554"/>
    <w:rsid w:val="00DA1584"/>
    <w:rsid w:val="00DA18B6"/>
    <w:rsid w:val="00DA19AF"/>
    <w:rsid w:val="00DA1AC6"/>
    <w:rsid w:val="00DA1BAA"/>
    <w:rsid w:val="00DA1BAD"/>
    <w:rsid w:val="00DA1BBE"/>
    <w:rsid w:val="00DA1D86"/>
    <w:rsid w:val="00DA1E72"/>
    <w:rsid w:val="00DA222D"/>
    <w:rsid w:val="00DA2231"/>
    <w:rsid w:val="00DA229F"/>
    <w:rsid w:val="00DA24BA"/>
    <w:rsid w:val="00DA2936"/>
    <w:rsid w:val="00DA2AB2"/>
    <w:rsid w:val="00DA2ABF"/>
    <w:rsid w:val="00DA2C90"/>
    <w:rsid w:val="00DA2D82"/>
    <w:rsid w:val="00DA2DAB"/>
    <w:rsid w:val="00DA2ED2"/>
    <w:rsid w:val="00DA331A"/>
    <w:rsid w:val="00DA3375"/>
    <w:rsid w:val="00DA342C"/>
    <w:rsid w:val="00DA368F"/>
    <w:rsid w:val="00DA3696"/>
    <w:rsid w:val="00DA36FB"/>
    <w:rsid w:val="00DA38D6"/>
    <w:rsid w:val="00DA38D9"/>
    <w:rsid w:val="00DA39F3"/>
    <w:rsid w:val="00DA3A99"/>
    <w:rsid w:val="00DA3B23"/>
    <w:rsid w:val="00DA3E87"/>
    <w:rsid w:val="00DA3ECB"/>
    <w:rsid w:val="00DA40FF"/>
    <w:rsid w:val="00DA413B"/>
    <w:rsid w:val="00DA43B1"/>
    <w:rsid w:val="00DA46E2"/>
    <w:rsid w:val="00DA481C"/>
    <w:rsid w:val="00DA48E8"/>
    <w:rsid w:val="00DA4A4E"/>
    <w:rsid w:val="00DA4B27"/>
    <w:rsid w:val="00DA4B82"/>
    <w:rsid w:val="00DA4C60"/>
    <w:rsid w:val="00DA4CFA"/>
    <w:rsid w:val="00DA4EB8"/>
    <w:rsid w:val="00DA4EBF"/>
    <w:rsid w:val="00DA500B"/>
    <w:rsid w:val="00DA50E4"/>
    <w:rsid w:val="00DA5189"/>
    <w:rsid w:val="00DA51C0"/>
    <w:rsid w:val="00DA53EC"/>
    <w:rsid w:val="00DA5412"/>
    <w:rsid w:val="00DA54CD"/>
    <w:rsid w:val="00DA55AF"/>
    <w:rsid w:val="00DA568E"/>
    <w:rsid w:val="00DA56F5"/>
    <w:rsid w:val="00DA57EB"/>
    <w:rsid w:val="00DA587F"/>
    <w:rsid w:val="00DA5A68"/>
    <w:rsid w:val="00DA5ABB"/>
    <w:rsid w:val="00DA5AD9"/>
    <w:rsid w:val="00DA5B54"/>
    <w:rsid w:val="00DA5B99"/>
    <w:rsid w:val="00DA5D0C"/>
    <w:rsid w:val="00DA5D5B"/>
    <w:rsid w:val="00DA607B"/>
    <w:rsid w:val="00DA63EE"/>
    <w:rsid w:val="00DA6406"/>
    <w:rsid w:val="00DA6565"/>
    <w:rsid w:val="00DA65B3"/>
    <w:rsid w:val="00DA6681"/>
    <w:rsid w:val="00DA67CE"/>
    <w:rsid w:val="00DA687B"/>
    <w:rsid w:val="00DA689F"/>
    <w:rsid w:val="00DA6986"/>
    <w:rsid w:val="00DA6BC9"/>
    <w:rsid w:val="00DA6C45"/>
    <w:rsid w:val="00DA6CFD"/>
    <w:rsid w:val="00DA6D62"/>
    <w:rsid w:val="00DA6EE9"/>
    <w:rsid w:val="00DA7100"/>
    <w:rsid w:val="00DA7298"/>
    <w:rsid w:val="00DA72B9"/>
    <w:rsid w:val="00DA7407"/>
    <w:rsid w:val="00DA7711"/>
    <w:rsid w:val="00DA788B"/>
    <w:rsid w:val="00DA79D8"/>
    <w:rsid w:val="00DA7BD1"/>
    <w:rsid w:val="00DA7E79"/>
    <w:rsid w:val="00DA7F61"/>
    <w:rsid w:val="00DB017F"/>
    <w:rsid w:val="00DB020D"/>
    <w:rsid w:val="00DB0341"/>
    <w:rsid w:val="00DB0363"/>
    <w:rsid w:val="00DB047B"/>
    <w:rsid w:val="00DB0521"/>
    <w:rsid w:val="00DB06C9"/>
    <w:rsid w:val="00DB06FD"/>
    <w:rsid w:val="00DB077B"/>
    <w:rsid w:val="00DB0BAB"/>
    <w:rsid w:val="00DB0DEF"/>
    <w:rsid w:val="00DB0E16"/>
    <w:rsid w:val="00DB12B8"/>
    <w:rsid w:val="00DB17E3"/>
    <w:rsid w:val="00DB1AAF"/>
    <w:rsid w:val="00DB1B55"/>
    <w:rsid w:val="00DB1FA5"/>
    <w:rsid w:val="00DB209C"/>
    <w:rsid w:val="00DB20E8"/>
    <w:rsid w:val="00DB221B"/>
    <w:rsid w:val="00DB2454"/>
    <w:rsid w:val="00DB26EE"/>
    <w:rsid w:val="00DB290C"/>
    <w:rsid w:val="00DB29FD"/>
    <w:rsid w:val="00DB2BA3"/>
    <w:rsid w:val="00DB2DAF"/>
    <w:rsid w:val="00DB2F32"/>
    <w:rsid w:val="00DB3199"/>
    <w:rsid w:val="00DB32B6"/>
    <w:rsid w:val="00DB3706"/>
    <w:rsid w:val="00DB375B"/>
    <w:rsid w:val="00DB386D"/>
    <w:rsid w:val="00DB38CE"/>
    <w:rsid w:val="00DB398C"/>
    <w:rsid w:val="00DB3B88"/>
    <w:rsid w:val="00DB3D5A"/>
    <w:rsid w:val="00DB3F8A"/>
    <w:rsid w:val="00DB410C"/>
    <w:rsid w:val="00DB4118"/>
    <w:rsid w:val="00DB423F"/>
    <w:rsid w:val="00DB42B2"/>
    <w:rsid w:val="00DB42F6"/>
    <w:rsid w:val="00DB438A"/>
    <w:rsid w:val="00DB45EA"/>
    <w:rsid w:val="00DB482D"/>
    <w:rsid w:val="00DB48F9"/>
    <w:rsid w:val="00DB4933"/>
    <w:rsid w:val="00DB4975"/>
    <w:rsid w:val="00DB49EE"/>
    <w:rsid w:val="00DB4ADD"/>
    <w:rsid w:val="00DB4B06"/>
    <w:rsid w:val="00DB4BC3"/>
    <w:rsid w:val="00DB4F09"/>
    <w:rsid w:val="00DB4F41"/>
    <w:rsid w:val="00DB5196"/>
    <w:rsid w:val="00DB51F6"/>
    <w:rsid w:val="00DB55BB"/>
    <w:rsid w:val="00DB5638"/>
    <w:rsid w:val="00DB597D"/>
    <w:rsid w:val="00DB5D99"/>
    <w:rsid w:val="00DB5ECB"/>
    <w:rsid w:val="00DB5EF2"/>
    <w:rsid w:val="00DB5F4D"/>
    <w:rsid w:val="00DB61BB"/>
    <w:rsid w:val="00DB61DE"/>
    <w:rsid w:val="00DB6308"/>
    <w:rsid w:val="00DB6516"/>
    <w:rsid w:val="00DB653E"/>
    <w:rsid w:val="00DB68E3"/>
    <w:rsid w:val="00DB690C"/>
    <w:rsid w:val="00DB6A44"/>
    <w:rsid w:val="00DB6CE7"/>
    <w:rsid w:val="00DB6DC9"/>
    <w:rsid w:val="00DB6DDE"/>
    <w:rsid w:val="00DB6E0E"/>
    <w:rsid w:val="00DB7192"/>
    <w:rsid w:val="00DB7407"/>
    <w:rsid w:val="00DB758A"/>
    <w:rsid w:val="00DB78C6"/>
    <w:rsid w:val="00DB79CF"/>
    <w:rsid w:val="00DB79DF"/>
    <w:rsid w:val="00DB7E72"/>
    <w:rsid w:val="00DC004B"/>
    <w:rsid w:val="00DC00E4"/>
    <w:rsid w:val="00DC0151"/>
    <w:rsid w:val="00DC01E2"/>
    <w:rsid w:val="00DC032F"/>
    <w:rsid w:val="00DC03A0"/>
    <w:rsid w:val="00DC05FA"/>
    <w:rsid w:val="00DC072A"/>
    <w:rsid w:val="00DC0C88"/>
    <w:rsid w:val="00DC0FA7"/>
    <w:rsid w:val="00DC1188"/>
    <w:rsid w:val="00DC1231"/>
    <w:rsid w:val="00DC1273"/>
    <w:rsid w:val="00DC17D8"/>
    <w:rsid w:val="00DC1B69"/>
    <w:rsid w:val="00DC1BC0"/>
    <w:rsid w:val="00DC1C93"/>
    <w:rsid w:val="00DC1EC1"/>
    <w:rsid w:val="00DC1F0F"/>
    <w:rsid w:val="00DC239E"/>
    <w:rsid w:val="00DC23DE"/>
    <w:rsid w:val="00DC2413"/>
    <w:rsid w:val="00DC2483"/>
    <w:rsid w:val="00DC2599"/>
    <w:rsid w:val="00DC2B21"/>
    <w:rsid w:val="00DC2ECC"/>
    <w:rsid w:val="00DC330F"/>
    <w:rsid w:val="00DC358E"/>
    <w:rsid w:val="00DC361D"/>
    <w:rsid w:val="00DC38AF"/>
    <w:rsid w:val="00DC39CE"/>
    <w:rsid w:val="00DC3A62"/>
    <w:rsid w:val="00DC3EAA"/>
    <w:rsid w:val="00DC3F70"/>
    <w:rsid w:val="00DC40D0"/>
    <w:rsid w:val="00DC4227"/>
    <w:rsid w:val="00DC4540"/>
    <w:rsid w:val="00DC45E8"/>
    <w:rsid w:val="00DC4627"/>
    <w:rsid w:val="00DC469F"/>
    <w:rsid w:val="00DC4731"/>
    <w:rsid w:val="00DC47EC"/>
    <w:rsid w:val="00DC49A8"/>
    <w:rsid w:val="00DC4F8B"/>
    <w:rsid w:val="00DC50D8"/>
    <w:rsid w:val="00DC5116"/>
    <w:rsid w:val="00DC51C9"/>
    <w:rsid w:val="00DC525E"/>
    <w:rsid w:val="00DC54BA"/>
    <w:rsid w:val="00DC54D4"/>
    <w:rsid w:val="00DC572D"/>
    <w:rsid w:val="00DC57A6"/>
    <w:rsid w:val="00DC5B5D"/>
    <w:rsid w:val="00DC612A"/>
    <w:rsid w:val="00DC6325"/>
    <w:rsid w:val="00DC6348"/>
    <w:rsid w:val="00DC6480"/>
    <w:rsid w:val="00DC667E"/>
    <w:rsid w:val="00DC6766"/>
    <w:rsid w:val="00DC6867"/>
    <w:rsid w:val="00DC69DD"/>
    <w:rsid w:val="00DC6C47"/>
    <w:rsid w:val="00DC6CFB"/>
    <w:rsid w:val="00DC6D26"/>
    <w:rsid w:val="00DC6D78"/>
    <w:rsid w:val="00DC6E0C"/>
    <w:rsid w:val="00DC6E65"/>
    <w:rsid w:val="00DC70C8"/>
    <w:rsid w:val="00DC723B"/>
    <w:rsid w:val="00DC7347"/>
    <w:rsid w:val="00DC7382"/>
    <w:rsid w:val="00DC7514"/>
    <w:rsid w:val="00DC7778"/>
    <w:rsid w:val="00DC7B27"/>
    <w:rsid w:val="00DC7B9A"/>
    <w:rsid w:val="00DC7BBB"/>
    <w:rsid w:val="00DC7D02"/>
    <w:rsid w:val="00DC7D63"/>
    <w:rsid w:val="00DC7DEB"/>
    <w:rsid w:val="00DC7F0B"/>
    <w:rsid w:val="00DC7F25"/>
    <w:rsid w:val="00DD0188"/>
    <w:rsid w:val="00DD050A"/>
    <w:rsid w:val="00DD053C"/>
    <w:rsid w:val="00DD05F9"/>
    <w:rsid w:val="00DD072D"/>
    <w:rsid w:val="00DD0914"/>
    <w:rsid w:val="00DD0B7F"/>
    <w:rsid w:val="00DD0BB3"/>
    <w:rsid w:val="00DD0BED"/>
    <w:rsid w:val="00DD13D2"/>
    <w:rsid w:val="00DD148A"/>
    <w:rsid w:val="00DD14FA"/>
    <w:rsid w:val="00DD1539"/>
    <w:rsid w:val="00DD1622"/>
    <w:rsid w:val="00DD179A"/>
    <w:rsid w:val="00DD187F"/>
    <w:rsid w:val="00DD1898"/>
    <w:rsid w:val="00DD18B5"/>
    <w:rsid w:val="00DD1B8D"/>
    <w:rsid w:val="00DD1C10"/>
    <w:rsid w:val="00DD1C59"/>
    <w:rsid w:val="00DD1D58"/>
    <w:rsid w:val="00DD1EB6"/>
    <w:rsid w:val="00DD1F59"/>
    <w:rsid w:val="00DD1F7D"/>
    <w:rsid w:val="00DD22E2"/>
    <w:rsid w:val="00DD27AE"/>
    <w:rsid w:val="00DD2CDA"/>
    <w:rsid w:val="00DD2E76"/>
    <w:rsid w:val="00DD2EDB"/>
    <w:rsid w:val="00DD342A"/>
    <w:rsid w:val="00DD3735"/>
    <w:rsid w:val="00DD3736"/>
    <w:rsid w:val="00DD44C3"/>
    <w:rsid w:val="00DD45EE"/>
    <w:rsid w:val="00DD4641"/>
    <w:rsid w:val="00DD476E"/>
    <w:rsid w:val="00DD4B85"/>
    <w:rsid w:val="00DD4F8C"/>
    <w:rsid w:val="00DD5092"/>
    <w:rsid w:val="00DD5226"/>
    <w:rsid w:val="00DD5418"/>
    <w:rsid w:val="00DD5421"/>
    <w:rsid w:val="00DD544B"/>
    <w:rsid w:val="00DD571C"/>
    <w:rsid w:val="00DD577C"/>
    <w:rsid w:val="00DD5859"/>
    <w:rsid w:val="00DD594F"/>
    <w:rsid w:val="00DD595A"/>
    <w:rsid w:val="00DD5A01"/>
    <w:rsid w:val="00DD5AAA"/>
    <w:rsid w:val="00DD5FEB"/>
    <w:rsid w:val="00DD6558"/>
    <w:rsid w:val="00DD676C"/>
    <w:rsid w:val="00DD68B5"/>
    <w:rsid w:val="00DD6A22"/>
    <w:rsid w:val="00DD6AF3"/>
    <w:rsid w:val="00DD6B64"/>
    <w:rsid w:val="00DD6C34"/>
    <w:rsid w:val="00DD708D"/>
    <w:rsid w:val="00DD712F"/>
    <w:rsid w:val="00DD71C5"/>
    <w:rsid w:val="00DD74FB"/>
    <w:rsid w:val="00DD7626"/>
    <w:rsid w:val="00DD76D3"/>
    <w:rsid w:val="00DD781F"/>
    <w:rsid w:val="00DD7BA9"/>
    <w:rsid w:val="00DD7C21"/>
    <w:rsid w:val="00DD7D2A"/>
    <w:rsid w:val="00DD7D87"/>
    <w:rsid w:val="00DD7EA0"/>
    <w:rsid w:val="00DD7EA3"/>
    <w:rsid w:val="00DE041D"/>
    <w:rsid w:val="00DE04FB"/>
    <w:rsid w:val="00DE05CF"/>
    <w:rsid w:val="00DE05F5"/>
    <w:rsid w:val="00DE0650"/>
    <w:rsid w:val="00DE09E6"/>
    <w:rsid w:val="00DE0B22"/>
    <w:rsid w:val="00DE0BCF"/>
    <w:rsid w:val="00DE0BDA"/>
    <w:rsid w:val="00DE0C11"/>
    <w:rsid w:val="00DE0E1A"/>
    <w:rsid w:val="00DE1016"/>
    <w:rsid w:val="00DE11A7"/>
    <w:rsid w:val="00DE1475"/>
    <w:rsid w:val="00DE1869"/>
    <w:rsid w:val="00DE194B"/>
    <w:rsid w:val="00DE1AB4"/>
    <w:rsid w:val="00DE1B29"/>
    <w:rsid w:val="00DE1D1A"/>
    <w:rsid w:val="00DE208A"/>
    <w:rsid w:val="00DE220F"/>
    <w:rsid w:val="00DE2573"/>
    <w:rsid w:val="00DE259F"/>
    <w:rsid w:val="00DE264E"/>
    <w:rsid w:val="00DE2808"/>
    <w:rsid w:val="00DE2AF4"/>
    <w:rsid w:val="00DE2F67"/>
    <w:rsid w:val="00DE2FC7"/>
    <w:rsid w:val="00DE2FDD"/>
    <w:rsid w:val="00DE3036"/>
    <w:rsid w:val="00DE31CF"/>
    <w:rsid w:val="00DE342D"/>
    <w:rsid w:val="00DE379D"/>
    <w:rsid w:val="00DE382B"/>
    <w:rsid w:val="00DE38C0"/>
    <w:rsid w:val="00DE39BE"/>
    <w:rsid w:val="00DE3BD6"/>
    <w:rsid w:val="00DE3BE5"/>
    <w:rsid w:val="00DE3CAB"/>
    <w:rsid w:val="00DE4317"/>
    <w:rsid w:val="00DE4351"/>
    <w:rsid w:val="00DE45D5"/>
    <w:rsid w:val="00DE4653"/>
    <w:rsid w:val="00DE495E"/>
    <w:rsid w:val="00DE49EE"/>
    <w:rsid w:val="00DE4F83"/>
    <w:rsid w:val="00DE51C5"/>
    <w:rsid w:val="00DE5226"/>
    <w:rsid w:val="00DE58E0"/>
    <w:rsid w:val="00DE594C"/>
    <w:rsid w:val="00DE5A02"/>
    <w:rsid w:val="00DE5CC3"/>
    <w:rsid w:val="00DE5D9D"/>
    <w:rsid w:val="00DE6030"/>
    <w:rsid w:val="00DE6106"/>
    <w:rsid w:val="00DE6135"/>
    <w:rsid w:val="00DE615F"/>
    <w:rsid w:val="00DE6186"/>
    <w:rsid w:val="00DE622C"/>
    <w:rsid w:val="00DE64E5"/>
    <w:rsid w:val="00DE6645"/>
    <w:rsid w:val="00DE6674"/>
    <w:rsid w:val="00DE68E9"/>
    <w:rsid w:val="00DE68EE"/>
    <w:rsid w:val="00DE6ABF"/>
    <w:rsid w:val="00DE6B5A"/>
    <w:rsid w:val="00DE6C63"/>
    <w:rsid w:val="00DE6CAF"/>
    <w:rsid w:val="00DE6D70"/>
    <w:rsid w:val="00DE6ECA"/>
    <w:rsid w:val="00DE6ED9"/>
    <w:rsid w:val="00DE6EE8"/>
    <w:rsid w:val="00DE7304"/>
    <w:rsid w:val="00DE7408"/>
    <w:rsid w:val="00DE779D"/>
    <w:rsid w:val="00DE77EE"/>
    <w:rsid w:val="00DE7997"/>
    <w:rsid w:val="00DE79CF"/>
    <w:rsid w:val="00DE79F5"/>
    <w:rsid w:val="00DE7B8D"/>
    <w:rsid w:val="00DE7BAF"/>
    <w:rsid w:val="00DE7C7D"/>
    <w:rsid w:val="00DE7D87"/>
    <w:rsid w:val="00DE7E07"/>
    <w:rsid w:val="00DE7E1C"/>
    <w:rsid w:val="00DE7E51"/>
    <w:rsid w:val="00DE7F46"/>
    <w:rsid w:val="00DE7FD5"/>
    <w:rsid w:val="00DF01AA"/>
    <w:rsid w:val="00DF0217"/>
    <w:rsid w:val="00DF046F"/>
    <w:rsid w:val="00DF04A6"/>
    <w:rsid w:val="00DF0586"/>
    <w:rsid w:val="00DF05CA"/>
    <w:rsid w:val="00DF0656"/>
    <w:rsid w:val="00DF06A7"/>
    <w:rsid w:val="00DF0B48"/>
    <w:rsid w:val="00DF0BDA"/>
    <w:rsid w:val="00DF0C0C"/>
    <w:rsid w:val="00DF0C1B"/>
    <w:rsid w:val="00DF0CA4"/>
    <w:rsid w:val="00DF0CBC"/>
    <w:rsid w:val="00DF0DF5"/>
    <w:rsid w:val="00DF0E84"/>
    <w:rsid w:val="00DF0FCB"/>
    <w:rsid w:val="00DF114A"/>
    <w:rsid w:val="00DF1497"/>
    <w:rsid w:val="00DF14B4"/>
    <w:rsid w:val="00DF157C"/>
    <w:rsid w:val="00DF1613"/>
    <w:rsid w:val="00DF1950"/>
    <w:rsid w:val="00DF1A31"/>
    <w:rsid w:val="00DF1B05"/>
    <w:rsid w:val="00DF1D2E"/>
    <w:rsid w:val="00DF1E52"/>
    <w:rsid w:val="00DF20D8"/>
    <w:rsid w:val="00DF212A"/>
    <w:rsid w:val="00DF219D"/>
    <w:rsid w:val="00DF21CB"/>
    <w:rsid w:val="00DF239C"/>
    <w:rsid w:val="00DF2501"/>
    <w:rsid w:val="00DF257A"/>
    <w:rsid w:val="00DF2585"/>
    <w:rsid w:val="00DF26E9"/>
    <w:rsid w:val="00DF2B83"/>
    <w:rsid w:val="00DF2CAF"/>
    <w:rsid w:val="00DF2D28"/>
    <w:rsid w:val="00DF2DC7"/>
    <w:rsid w:val="00DF2FAA"/>
    <w:rsid w:val="00DF30A2"/>
    <w:rsid w:val="00DF30DF"/>
    <w:rsid w:val="00DF329D"/>
    <w:rsid w:val="00DF33C4"/>
    <w:rsid w:val="00DF34D7"/>
    <w:rsid w:val="00DF3AA6"/>
    <w:rsid w:val="00DF3D06"/>
    <w:rsid w:val="00DF40A7"/>
    <w:rsid w:val="00DF41BC"/>
    <w:rsid w:val="00DF42CF"/>
    <w:rsid w:val="00DF43ED"/>
    <w:rsid w:val="00DF4534"/>
    <w:rsid w:val="00DF465E"/>
    <w:rsid w:val="00DF4794"/>
    <w:rsid w:val="00DF48F2"/>
    <w:rsid w:val="00DF4B6C"/>
    <w:rsid w:val="00DF4BB2"/>
    <w:rsid w:val="00DF4C71"/>
    <w:rsid w:val="00DF5011"/>
    <w:rsid w:val="00DF507A"/>
    <w:rsid w:val="00DF5A98"/>
    <w:rsid w:val="00DF5ABD"/>
    <w:rsid w:val="00DF5B36"/>
    <w:rsid w:val="00DF5CE6"/>
    <w:rsid w:val="00DF5D04"/>
    <w:rsid w:val="00DF5E25"/>
    <w:rsid w:val="00DF5E6A"/>
    <w:rsid w:val="00DF5EB6"/>
    <w:rsid w:val="00DF5ECA"/>
    <w:rsid w:val="00DF5FDE"/>
    <w:rsid w:val="00DF648A"/>
    <w:rsid w:val="00DF65B6"/>
    <w:rsid w:val="00DF65F9"/>
    <w:rsid w:val="00DF6A87"/>
    <w:rsid w:val="00DF6AAF"/>
    <w:rsid w:val="00DF6D77"/>
    <w:rsid w:val="00DF6F25"/>
    <w:rsid w:val="00DF7229"/>
    <w:rsid w:val="00DF73C6"/>
    <w:rsid w:val="00DF75EC"/>
    <w:rsid w:val="00DF77A2"/>
    <w:rsid w:val="00DF799F"/>
    <w:rsid w:val="00DF7A40"/>
    <w:rsid w:val="00DF7BE2"/>
    <w:rsid w:val="00DF7C35"/>
    <w:rsid w:val="00DF7D72"/>
    <w:rsid w:val="00DF7E54"/>
    <w:rsid w:val="00E0010D"/>
    <w:rsid w:val="00E0090B"/>
    <w:rsid w:val="00E00B7B"/>
    <w:rsid w:val="00E00D0B"/>
    <w:rsid w:val="00E00D93"/>
    <w:rsid w:val="00E00DF9"/>
    <w:rsid w:val="00E00E41"/>
    <w:rsid w:val="00E00E6F"/>
    <w:rsid w:val="00E00ED9"/>
    <w:rsid w:val="00E00F2E"/>
    <w:rsid w:val="00E010FC"/>
    <w:rsid w:val="00E011A4"/>
    <w:rsid w:val="00E011A6"/>
    <w:rsid w:val="00E01311"/>
    <w:rsid w:val="00E01403"/>
    <w:rsid w:val="00E0143C"/>
    <w:rsid w:val="00E016AE"/>
    <w:rsid w:val="00E01A20"/>
    <w:rsid w:val="00E01DD6"/>
    <w:rsid w:val="00E020E7"/>
    <w:rsid w:val="00E0221A"/>
    <w:rsid w:val="00E02393"/>
    <w:rsid w:val="00E023D4"/>
    <w:rsid w:val="00E02573"/>
    <w:rsid w:val="00E0262D"/>
    <w:rsid w:val="00E02634"/>
    <w:rsid w:val="00E02856"/>
    <w:rsid w:val="00E02871"/>
    <w:rsid w:val="00E028AD"/>
    <w:rsid w:val="00E02907"/>
    <w:rsid w:val="00E02A29"/>
    <w:rsid w:val="00E02C5D"/>
    <w:rsid w:val="00E02CC9"/>
    <w:rsid w:val="00E02FCD"/>
    <w:rsid w:val="00E02FEC"/>
    <w:rsid w:val="00E03007"/>
    <w:rsid w:val="00E0304A"/>
    <w:rsid w:val="00E033B5"/>
    <w:rsid w:val="00E034B0"/>
    <w:rsid w:val="00E034C4"/>
    <w:rsid w:val="00E036FD"/>
    <w:rsid w:val="00E0376A"/>
    <w:rsid w:val="00E038E1"/>
    <w:rsid w:val="00E038FA"/>
    <w:rsid w:val="00E03A74"/>
    <w:rsid w:val="00E03A80"/>
    <w:rsid w:val="00E03AA4"/>
    <w:rsid w:val="00E03ED1"/>
    <w:rsid w:val="00E04059"/>
    <w:rsid w:val="00E040F7"/>
    <w:rsid w:val="00E04121"/>
    <w:rsid w:val="00E04144"/>
    <w:rsid w:val="00E041F2"/>
    <w:rsid w:val="00E042E4"/>
    <w:rsid w:val="00E0432C"/>
    <w:rsid w:val="00E04391"/>
    <w:rsid w:val="00E043D3"/>
    <w:rsid w:val="00E04613"/>
    <w:rsid w:val="00E04674"/>
    <w:rsid w:val="00E046C5"/>
    <w:rsid w:val="00E0470C"/>
    <w:rsid w:val="00E04A53"/>
    <w:rsid w:val="00E04B6E"/>
    <w:rsid w:val="00E04BF5"/>
    <w:rsid w:val="00E04DE2"/>
    <w:rsid w:val="00E04E42"/>
    <w:rsid w:val="00E05180"/>
    <w:rsid w:val="00E0523F"/>
    <w:rsid w:val="00E05512"/>
    <w:rsid w:val="00E055AE"/>
    <w:rsid w:val="00E0574A"/>
    <w:rsid w:val="00E058F4"/>
    <w:rsid w:val="00E05CE3"/>
    <w:rsid w:val="00E05CF6"/>
    <w:rsid w:val="00E05F50"/>
    <w:rsid w:val="00E062C9"/>
    <w:rsid w:val="00E06449"/>
    <w:rsid w:val="00E064E4"/>
    <w:rsid w:val="00E065EA"/>
    <w:rsid w:val="00E066D3"/>
    <w:rsid w:val="00E06AE0"/>
    <w:rsid w:val="00E06E53"/>
    <w:rsid w:val="00E06E8D"/>
    <w:rsid w:val="00E06ED4"/>
    <w:rsid w:val="00E07131"/>
    <w:rsid w:val="00E07316"/>
    <w:rsid w:val="00E07320"/>
    <w:rsid w:val="00E07333"/>
    <w:rsid w:val="00E074F5"/>
    <w:rsid w:val="00E0755C"/>
    <w:rsid w:val="00E075D0"/>
    <w:rsid w:val="00E079DD"/>
    <w:rsid w:val="00E07B21"/>
    <w:rsid w:val="00E07D20"/>
    <w:rsid w:val="00E07E52"/>
    <w:rsid w:val="00E07E70"/>
    <w:rsid w:val="00E07EB4"/>
    <w:rsid w:val="00E10018"/>
    <w:rsid w:val="00E1015B"/>
    <w:rsid w:val="00E10223"/>
    <w:rsid w:val="00E10509"/>
    <w:rsid w:val="00E10770"/>
    <w:rsid w:val="00E10941"/>
    <w:rsid w:val="00E10A73"/>
    <w:rsid w:val="00E10B5D"/>
    <w:rsid w:val="00E11072"/>
    <w:rsid w:val="00E110B6"/>
    <w:rsid w:val="00E11146"/>
    <w:rsid w:val="00E112BB"/>
    <w:rsid w:val="00E11348"/>
    <w:rsid w:val="00E113FB"/>
    <w:rsid w:val="00E11400"/>
    <w:rsid w:val="00E1145F"/>
    <w:rsid w:val="00E114B5"/>
    <w:rsid w:val="00E114E9"/>
    <w:rsid w:val="00E1154C"/>
    <w:rsid w:val="00E11A6C"/>
    <w:rsid w:val="00E11C18"/>
    <w:rsid w:val="00E11D02"/>
    <w:rsid w:val="00E11DD2"/>
    <w:rsid w:val="00E12096"/>
    <w:rsid w:val="00E120D8"/>
    <w:rsid w:val="00E121DC"/>
    <w:rsid w:val="00E12483"/>
    <w:rsid w:val="00E1289D"/>
    <w:rsid w:val="00E12AC6"/>
    <w:rsid w:val="00E12B52"/>
    <w:rsid w:val="00E12BE2"/>
    <w:rsid w:val="00E12C6E"/>
    <w:rsid w:val="00E12F09"/>
    <w:rsid w:val="00E1310D"/>
    <w:rsid w:val="00E131DA"/>
    <w:rsid w:val="00E134E0"/>
    <w:rsid w:val="00E134FA"/>
    <w:rsid w:val="00E13698"/>
    <w:rsid w:val="00E1377B"/>
    <w:rsid w:val="00E137E9"/>
    <w:rsid w:val="00E139E1"/>
    <w:rsid w:val="00E139F4"/>
    <w:rsid w:val="00E13A6F"/>
    <w:rsid w:val="00E13C92"/>
    <w:rsid w:val="00E13D31"/>
    <w:rsid w:val="00E13DC4"/>
    <w:rsid w:val="00E13EB7"/>
    <w:rsid w:val="00E1430E"/>
    <w:rsid w:val="00E14380"/>
    <w:rsid w:val="00E145BB"/>
    <w:rsid w:val="00E145EF"/>
    <w:rsid w:val="00E148FC"/>
    <w:rsid w:val="00E14910"/>
    <w:rsid w:val="00E149C2"/>
    <w:rsid w:val="00E14B99"/>
    <w:rsid w:val="00E14C13"/>
    <w:rsid w:val="00E14CAC"/>
    <w:rsid w:val="00E14ECA"/>
    <w:rsid w:val="00E14F5F"/>
    <w:rsid w:val="00E15025"/>
    <w:rsid w:val="00E15455"/>
    <w:rsid w:val="00E156A7"/>
    <w:rsid w:val="00E15745"/>
    <w:rsid w:val="00E15931"/>
    <w:rsid w:val="00E159E2"/>
    <w:rsid w:val="00E15C5F"/>
    <w:rsid w:val="00E15D45"/>
    <w:rsid w:val="00E15EAD"/>
    <w:rsid w:val="00E15EBD"/>
    <w:rsid w:val="00E15F2C"/>
    <w:rsid w:val="00E15FA5"/>
    <w:rsid w:val="00E16049"/>
    <w:rsid w:val="00E16157"/>
    <w:rsid w:val="00E1635B"/>
    <w:rsid w:val="00E16366"/>
    <w:rsid w:val="00E1661C"/>
    <w:rsid w:val="00E16671"/>
    <w:rsid w:val="00E16719"/>
    <w:rsid w:val="00E169B0"/>
    <w:rsid w:val="00E16C34"/>
    <w:rsid w:val="00E16C4B"/>
    <w:rsid w:val="00E16C5C"/>
    <w:rsid w:val="00E16CFB"/>
    <w:rsid w:val="00E16E5A"/>
    <w:rsid w:val="00E16EA1"/>
    <w:rsid w:val="00E16F28"/>
    <w:rsid w:val="00E1733D"/>
    <w:rsid w:val="00E174DD"/>
    <w:rsid w:val="00E175B6"/>
    <w:rsid w:val="00E17695"/>
    <w:rsid w:val="00E176E4"/>
    <w:rsid w:val="00E17952"/>
    <w:rsid w:val="00E17AF2"/>
    <w:rsid w:val="00E17AF6"/>
    <w:rsid w:val="00E17B31"/>
    <w:rsid w:val="00E17C35"/>
    <w:rsid w:val="00E17CFB"/>
    <w:rsid w:val="00E17DE5"/>
    <w:rsid w:val="00E20032"/>
    <w:rsid w:val="00E200EC"/>
    <w:rsid w:val="00E20260"/>
    <w:rsid w:val="00E2049B"/>
    <w:rsid w:val="00E206D7"/>
    <w:rsid w:val="00E20A11"/>
    <w:rsid w:val="00E20A28"/>
    <w:rsid w:val="00E20A73"/>
    <w:rsid w:val="00E20ADA"/>
    <w:rsid w:val="00E20EAC"/>
    <w:rsid w:val="00E20F27"/>
    <w:rsid w:val="00E21016"/>
    <w:rsid w:val="00E2118C"/>
    <w:rsid w:val="00E21295"/>
    <w:rsid w:val="00E2167E"/>
    <w:rsid w:val="00E2168D"/>
    <w:rsid w:val="00E2193A"/>
    <w:rsid w:val="00E21A7E"/>
    <w:rsid w:val="00E21BDF"/>
    <w:rsid w:val="00E21E98"/>
    <w:rsid w:val="00E21F22"/>
    <w:rsid w:val="00E223B5"/>
    <w:rsid w:val="00E226B5"/>
    <w:rsid w:val="00E226F1"/>
    <w:rsid w:val="00E2274A"/>
    <w:rsid w:val="00E2281F"/>
    <w:rsid w:val="00E22A35"/>
    <w:rsid w:val="00E22B08"/>
    <w:rsid w:val="00E22D8A"/>
    <w:rsid w:val="00E22D92"/>
    <w:rsid w:val="00E22F04"/>
    <w:rsid w:val="00E22F81"/>
    <w:rsid w:val="00E2305F"/>
    <w:rsid w:val="00E23265"/>
    <w:rsid w:val="00E23682"/>
    <w:rsid w:val="00E2377D"/>
    <w:rsid w:val="00E238B6"/>
    <w:rsid w:val="00E2393D"/>
    <w:rsid w:val="00E23A4E"/>
    <w:rsid w:val="00E23A89"/>
    <w:rsid w:val="00E23C99"/>
    <w:rsid w:val="00E23E22"/>
    <w:rsid w:val="00E23EFF"/>
    <w:rsid w:val="00E2421C"/>
    <w:rsid w:val="00E24413"/>
    <w:rsid w:val="00E244DB"/>
    <w:rsid w:val="00E245FF"/>
    <w:rsid w:val="00E247CD"/>
    <w:rsid w:val="00E24B45"/>
    <w:rsid w:val="00E24C99"/>
    <w:rsid w:val="00E24D67"/>
    <w:rsid w:val="00E252DF"/>
    <w:rsid w:val="00E253B9"/>
    <w:rsid w:val="00E25430"/>
    <w:rsid w:val="00E25561"/>
    <w:rsid w:val="00E25727"/>
    <w:rsid w:val="00E258FA"/>
    <w:rsid w:val="00E25986"/>
    <w:rsid w:val="00E25B51"/>
    <w:rsid w:val="00E25C0A"/>
    <w:rsid w:val="00E25DBF"/>
    <w:rsid w:val="00E25E8F"/>
    <w:rsid w:val="00E260D9"/>
    <w:rsid w:val="00E26537"/>
    <w:rsid w:val="00E26821"/>
    <w:rsid w:val="00E268B3"/>
    <w:rsid w:val="00E26A90"/>
    <w:rsid w:val="00E26AAB"/>
    <w:rsid w:val="00E26AAC"/>
    <w:rsid w:val="00E26CEA"/>
    <w:rsid w:val="00E26DA7"/>
    <w:rsid w:val="00E27226"/>
    <w:rsid w:val="00E27230"/>
    <w:rsid w:val="00E272C3"/>
    <w:rsid w:val="00E272DE"/>
    <w:rsid w:val="00E2731B"/>
    <w:rsid w:val="00E273D4"/>
    <w:rsid w:val="00E2773D"/>
    <w:rsid w:val="00E277F1"/>
    <w:rsid w:val="00E278E7"/>
    <w:rsid w:val="00E279F6"/>
    <w:rsid w:val="00E27A30"/>
    <w:rsid w:val="00E27B45"/>
    <w:rsid w:val="00E27BF8"/>
    <w:rsid w:val="00E27CFF"/>
    <w:rsid w:val="00E27FE9"/>
    <w:rsid w:val="00E3005C"/>
    <w:rsid w:val="00E3006C"/>
    <w:rsid w:val="00E30070"/>
    <w:rsid w:val="00E302C6"/>
    <w:rsid w:val="00E3038A"/>
    <w:rsid w:val="00E303AE"/>
    <w:rsid w:val="00E304CF"/>
    <w:rsid w:val="00E30898"/>
    <w:rsid w:val="00E30934"/>
    <w:rsid w:val="00E30A47"/>
    <w:rsid w:val="00E30A87"/>
    <w:rsid w:val="00E30B58"/>
    <w:rsid w:val="00E30D11"/>
    <w:rsid w:val="00E30DB5"/>
    <w:rsid w:val="00E3104F"/>
    <w:rsid w:val="00E31105"/>
    <w:rsid w:val="00E31229"/>
    <w:rsid w:val="00E312AC"/>
    <w:rsid w:val="00E3155C"/>
    <w:rsid w:val="00E316FB"/>
    <w:rsid w:val="00E3178D"/>
    <w:rsid w:val="00E317F7"/>
    <w:rsid w:val="00E31857"/>
    <w:rsid w:val="00E318FF"/>
    <w:rsid w:val="00E319D3"/>
    <w:rsid w:val="00E31A9C"/>
    <w:rsid w:val="00E320C5"/>
    <w:rsid w:val="00E322D2"/>
    <w:rsid w:val="00E32376"/>
    <w:rsid w:val="00E323CF"/>
    <w:rsid w:val="00E3247A"/>
    <w:rsid w:val="00E32499"/>
    <w:rsid w:val="00E324BD"/>
    <w:rsid w:val="00E32620"/>
    <w:rsid w:val="00E32787"/>
    <w:rsid w:val="00E32846"/>
    <w:rsid w:val="00E32982"/>
    <w:rsid w:val="00E32AED"/>
    <w:rsid w:val="00E32BA2"/>
    <w:rsid w:val="00E32D62"/>
    <w:rsid w:val="00E32E4C"/>
    <w:rsid w:val="00E32F3C"/>
    <w:rsid w:val="00E32FBC"/>
    <w:rsid w:val="00E3305E"/>
    <w:rsid w:val="00E3309F"/>
    <w:rsid w:val="00E331EC"/>
    <w:rsid w:val="00E3320D"/>
    <w:rsid w:val="00E3328C"/>
    <w:rsid w:val="00E33373"/>
    <w:rsid w:val="00E33563"/>
    <w:rsid w:val="00E3356C"/>
    <w:rsid w:val="00E3368D"/>
    <w:rsid w:val="00E33893"/>
    <w:rsid w:val="00E338E5"/>
    <w:rsid w:val="00E33C47"/>
    <w:rsid w:val="00E33DD7"/>
    <w:rsid w:val="00E340BD"/>
    <w:rsid w:val="00E3418E"/>
    <w:rsid w:val="00E341B9"/>
    <w:rsid w:val="00E3441A"/>
    <w:rsid w:val="00E34631"/>
    <w:rsid w:val="00E34A05"/>
    <w:rsid w:val="00E34AD0"/>
    <w:rsid w:val="00E34B32"/>
    <w:rsid w:val="00E34C5C"/>
    <w:rsid w:val="00E34D08"/>
    <w:rsid w:val="00E350E5"/>
    <w:rsid w:val="00E351C3"/>
    <w:rsid w:val="00E352A0"/>
    <w:rsid w:val="00E355E0"/>
    <w:rsid w:val="00E35885"/>
    <w:rsid w:val="00E35AD1"/>
    <w:rsid w:val="00E35C28"/>
    <w:rsid w:val="00E35FA3"/>
    <w:rsid w:val="00E360E0"/>
    <w:rsid w:val="00E36144"/>
    <w:rsid w:val="00E3632E"/>
    <w:rsid w:val="00E365D6"/>
    <w:rsid w:val="00E3676E"/>
    <w:rsid w:val="00E36BF5"/>
    <w:rsid w:val="00E36C3E"/>
    <w:rsid w:val="00E36F08"/>
    <w:rsid w:val="00E36F9E"/>
    <w:rsid w:val="00E371A0"/>
    <w:rsid w:val="00E37225"/>
    <w:rsid w:val="00E37633"/>
    <w:rsid w:val="00E377CC"/>
    <w:rsid w:val="00E37A20"/>
    <w:rsid w:val="00E37A6B"/>
    <w:rsid w:val="00E37BFB"/>
    <w:rsid w:val="00E37E0A"/>
    <w:rsid w:val="00E37E4C"/>
    <w:rsid w:val="00E37FD1"/>
    <w:rsid w:val="00E4011D"/>
    <w:rsid w:val="00E40148"/>
    <w:rsid w:val="00E401E4"/>
    <w:rsid w:val="00E40292"/>
    <w:rsid w:val="00E4029F"/>
    <w:rsid w:val="00E4034A"/>
    <w:rsid w:val="00E4051C"/>
    <w:rsid w:val="00E40764"/>
    <w:rsid w:val="00E407B7"/>
    <w:rsid w:val="00E408FD"/>
    <w:rsid w:val="00E40A3D"/>
    <w:rsid w:val="00E40AD8"/>
    <w:rsid w:val="00E40B08"/>
    <w:rsid w:val="00E40B0B"/>
    <w:rsid w:val="00E40B40"/>
    <w:rsid w:val="00E41741"/>
    <w:rsid w:val="00E41810"/>
    <w:rsid w:val="00E41937"/>
    <w:rsid w:val="00E41BB1"/>
    <w:rsid w:val="00E41C45"/>
    <w:rsid w:val="00E41E98"/>
    <w:rsid w:val="00E4214F"/>
    <w:rsid w:val="00E42223"/>
    <w:rsid w:val="00E4239B"/>
    <w:rsid w:val="00E4244F"/>
    <w:rsid w:val="00E42580"/>
    <w:rsid w:val="00E42AAA"/>
    <w:rsid w:val="00E42AB0"/>
    <w:rsid w:val="00E42CB3"/>
    <w:rsid w:val="00E42FBA"/>
    <w:rsid w:val="00E430ED"/>
    <w:rsid w:val="00E43193"/>
    <w:rsid w:val="00E432E6"/>
    <w:rsid w:val="00E43418"/>
    <w:rsid w:val="00E435BA"/>
    <w:rsid w:val="00E43700"/>
    <w:rsid w:val="00E43724"/>
    <w:rsid w:val="00E43874"/>
    <w:rsid w:val="00E43ABD"/>
    <w:rsid w:val="00E43B07"/>
    <w:rsid w:val="00E43B6D"/>
    <w:rsid w:val="00E43E60"/>
    <w:rsid w:val="00E43EAB"/>
    <w:rsid w:val="00E441BE"/>
    <w:rsid w:val="00E444B6"/>
    <w:rsid w:val="00E445C8"/>
    <w:rsid w:val="00E44989"/>
    <w:rsid w:val="00E449A3"/>
    <w:rsid w:val="00E44B44"/>
    <w:rsid w:val="00E44EF6"/>
    <w:rsid w:val="00E44FA4"/>
    <w:rsid w:val="00E45021"/>
    <w:rsid w:val="00E450E1"/>
    <w:rsid w:val="00E45512"/>
    <w:rsid w:val="00E45521"/>
    <w:rsid w:val="00E4560A"/>
    <w:rsid w:val="00E4583F"/>
    <w:rsid w:val="00E45851"/>
    <w:rsid w:val="00E45957"/>
    <w:rsid w:val="00E45C1D"/>
    <w:rsid w:val="00E45CC7"/>
    <w:rsid w:val="00E45CEF"/>
    <w:rsid w:val="00E45E8C"/>
    <w:rsid w:val="00E45FBB"/>
    <w:rsid w:val="00E45FFF"/>
    <w:rsid w:val="00E46041"/>
    <w:rsid w:val="00E46042"/>
    <w:rsid w:val="00E462CC"/>
    <w:rsid w:val="00E462D8"/>
    <w:rsid w:val="00E4632A"/>
    <w:rsid w:val="00E46387"/>
    <w:rsid w:val="00E46399"/>
    <w:rsid w:val="00E463BF"/>
    <w:rsid w:val="00E463ED"/>
    <w:rsid w:val="00E46506"/>
    <w:rsid w:val="00E46534"/>
    <w:rsid w:val="00E46766"/>
    <w:rsid w:val="00E467E7"/>
    <w:rsid w:val="00E46B9A"/>
    <w:rsid w:val="00E46BB9"/>
    <w:rsid w:val="00E46C05"/>
    <w:rsid w:val="00E46DF3"/>
    <w:rsid w:val="00E46EF4"/>
    <w:rsid w:val="00E46FC5"/>
    <w:rsid w:val="00E46FE8"/>
    <w:rsid w:val="00E47208"/>
    <w:rsid w:val="00E47502"/>
    <w:rsid w:val="00E4771B"/>
    <w:rsid w:val="00E47854"/>
    <w:rsid w:val="00E47A2B"/>
    <w:rsid w:val="00E47A7E"/>
    <w:rsid w:val="00E47A95"/>
    <w:rsid w:val="00E47BF5"/>
    <w:rsid w:val="00E47D8D"/>
    <w:rsid w:val="00E47DA0"/>
    <w:rsid w:val="00E47DF2"/>
    <w:rsid w:val="00E47EDD"/>
    <w:rsid w:val="00E47F1B"/>
    <w:rsid w:val="00E47F33"/>
    <w:rsid w:val="00E47FB5"/>
    <w:rsid w:val="00E47FF5"/>
    <w:rsid w:val="00E5012B"/>
    <w:rsid w:val="00E5012D"/>
    <w:rsid w:val="00E50463"/>
    <w:rsid w:val="00E506C6"/>
    <w:rsid w:val="00E508E9"/>
    <w:rsid w:val="00E509F0"/>
    <w:rsid w:val="00E50B2C"/>
    <w:rsid w:val="00E50B73"/>
    <w:rsid w:val="00E50DF7"/>
    <w:rsid w:val="00E50E8D"/>
    <w:rsid w:val="00E50E9F"/>
    <w:rsid w:val="00E50F1A"/>
    <w:rsid w:val="00E50FC5"/>
    <w:rsid w:val="00E50FC7"/>
    <w:rsid w:val="00E51102"/>
    <w:rsid w:val="00E516F4"/>
    <w:rsid w:val="00E51A11"/>
    <w:rsid w:val="00E51A7E"/>
    <w:rsid w:val="00E51BDD"/>
    <w:rsid w:val="00E51DC0"/>
    <w:rsid w:val="00E52219"/>
    <w:rsid w:val="00E52267"/>
    <w:rsid w:val="00E525DC"/>
    <w:rsid w:val="00E525ED"/>
    <w:rsid w:val="00E527DE"/>
    <w:rsid w:val="00E527E0"/>
    <w:rsid w:val="00E52D04"/>
    <w:rsid w:val="00E52EA8"/>
    <w:rsid w:val="00E52F9B"/>
    <w:rsid w:val="00E53317"/>
    <w:rsid w:val="00E535E7"/>
    <w:rsid w:val="00E5377D"/>
    <w:rsid w:val="00E537CA"/>
    <w:rsid w:val="00E537FC"/>
    <w:rsid w:val="00E538F1"/>
    <w:rsid w:val="00E53A76"/>
    <w:rsid w:val="00E53ABC"/>
    <w:rsid w:val="00E53DDE"/>
    <w:rsid w:val="00E541DA"/>
    <w:rsid w:val="00E5444B"/>
    <w:rsid w:val="00E5452E"/>
    <w:rsid w:val="00E5461E"/>
    <w:rsid w:val="00E546D6"/>
    <w:rsid w:val="00E549A2"/>
    <w:rsid w:val="00E549B1"/>
    <w:rsid w:val="00E54A98"/>
    <w:rsid w:val="00E54AC3"/>
    <w:rsid w:val="00E54B24"/>
    <w:rsid w:val="00E54BD9"/>
    <w:rsid w:val="00E54CC9"/>
    <w:rsid w:val="00E54D14"/>
    <w:rsid w:val="00E54D75"/>
    <w:rsid w:val="00E5510D"/>
    <w:rsid w:val="00E5531D"/>
    <w:rsid w:val="00E553B4"/>
    <w:rsid w:val="00E5546B"/>
    <w:rsid w:val="00E55525"/>
    <w:rsid w:val="00E5553F"/>
    <w:rsid w:val="00E555B0"/>
    <w:rsid w:val="00E5571D"/>
    <w:rsid w:val="00E55A0A"/>
    <w:rsid w:val="00E55B9D"/>
    <w:rsid w:val="00E55C7B"/>
    <w:rsid w:val="00E55EB7"/>
    <w:rsid w:val="00E55F14"/>
    <w:rsid w:val="00E55F3D"/>
    <w:rsid w:val="00E56011"/>
    <w:rsid w:val="00E5601E"/>
    <w:rsid w:val="00E5643C"/>
    <w:rsid w:val="00E568EA"/>
    <w:rsid w:val="00E569D0"/>
    <w:rsid w:val="00E56B16"/>
    <w:rsid w:val="00E56F9C"/>
    <w:rsid w:val="00E5704C"/>
    <w:rsid w:val="00E573D1"/>
    <w:rsid w:val="00E57767"/>
    <w:rsid w:val="00E57BCB"/>
    <w:rsid w:val="00E57BE6"/>
    <w:rsid w:val="00E57C19"/>
    <w:rsid w:val="00E57CF4"/>
    <w:rsid w:val="00E57D8F"/>
    <w:rsid w:val="00E600FC"/>
    <w:rsid w:val="00E6036E"/>
    <w:rsid w:val="00E6067A"/>
    <w:rsid w:val="00E60E6C"/>
    <w:rsid w:val="00E60FDE"/>
    <w:rsid w:val="00E612E8"/>
    <w:rsid w:val="00E613BE"/>
    <w:rsid w:val="00E614DE"/>
    <w:rsid w:val="00E614E3"/>
    <w:rsid w:val="00E6153F"/>
    <w:rsid w:val="00E616D7"/>
    <w:rsid w:val="00E61A5C"/>
    <w:rsid w:val="00E61B95"/>
    <w:rsid w:val="00E61CD0"/>
    <w:rsid w:val="00E61D34"/>
    <w:rsid w:val="00E61D70"/>
    <w:rsid w:val="00E61DEC"/>
    <w:rsid w:val="00E61F7E"/>
    <w:rsid w:val="00E620C1"/>
    <w:rsid w:val="00E6215E"/>
    <w:rsid w:val="00E621C1"/>
    <w:rsid w:val="00E62253"/>
    <w:rsid w:val="00E624BB"/>
    <w:rsid w:val="00E625E8"/>
    <w:rsid w:val="00E6263B"/>
    <w:rsid w:val="00E62717"/>
    <w:rsid w:val="00E62737"/>
    <w:rsid w:val="00E62B2F"/>
    <w:rsid w:val="00E62C8B"/>
    <w:rsid w:val="00E62CEA"/>
    <w:rsid w:val="00E62FB1"/>
    <w:rsid w:val="00E6301B"/>
    <w:rsid w:val="00E63024"/>
    <w:rsid w:val="00E63273"/>
    <w:rsid w:val="00E632C7"/>
    <w:rsid w:val="00E632E5"/>
    <w:rsid w:val="00E63360"/>
    <w:rsid w:val="00E63381"/>
    <w:rsid w:val="00E63393"/>
    <w:rsid w:val="00E6366D"/>
    <w:rsid w:val="00E63786"/>
    <w:rsid w:val="00E637B5"/>
    <w:rsid w:val="00E63A13"/>
    <w:rsid w:val="00E63B58"/>
    <w:rsid w:val="00E63F68"/>
    <w:rsid w:val="00E6418B"/>
    <w:rsid w:val="00E647BA"/>
    <w:rsid w:val="00E64B7D"/>
    <w:rsid w:val="00E64C8C"/>
    <w:rsid w:val="00E64FC5"/>
    <w:rsid w:val="00E65203"/>
    <w:rsid w:val="00E6521B"/>
    <w:rsid w:val="00E654C5"/>
    <w:rsid w:val="00E65592"/>
    <w:rsid w:val="00E655C6"/>
    <w:rsid w:val="00E655FD"/>
    <w:rsid w:val="00E65632"/>
    <w:rsid w:val="00E656DD"/>
    <w:rsid w:val="00E657A3"/>
    <w:rsid w:val="00E65814"/>
    <w:rsid w:val="00E65849"/>
    <w:rsid w:val="00E65B13"/>
    <w:rsid w:val="00E65C84"/>
    <w:rsid w:val="00E65CCD"/>
    <w:rsid w:val="00E65EC7"/>
    <w:rsid w:val="00E65F5D"/>
    <w:rsid w:val="00E65F62"/>
    <w:rsid w:val="00E65F92"/>
    <w:rsid w:val="00E65FA3"/>
    <w:rsid w:val="00E661DB"/>
    <w:rsid w:val="00E66282"/>
    <w:rsid w:val="00E665DC"/>
    <w:rsid w:val="00E666AD"/>
    <w:rsid w:val="00E66825"/>
    <w:rsid w:val="00E6690C"/>
    <w:rsid w:val="00E66CAF"/>
    <w:rsid w:val="00E66D52"/>
    <w:rsid w:val="00E66D5F"/>
    <w:rsid w:val="00E66E74"/>
    <w:rsid w:val="00E67152"/>
    <w:rsid w:val="00E67207"/>
    <w:rsid w:val="00E67250"/>
    <w:rsid w:val="00E67376"/>
    <w:rsid w:val="00E67391"/>
    <w:rsid w:val="00E673E2"/>
    <w:rsid w:val="00E678CD"/>
    <w:rsid w:val="00E67AAA"/>
    <w:rsid w:val="00E67E43"/>
    <w:rsid w:val="00E70126"/>
    <w:rsid w:val="00E70489"/>
    <w:rsid w:val="00E7070F"/>
    <w:rsid w:val="00E7087B"/>
    <w:rsid w:val="00E70899"/>
    <w:rsid w:val="00E709CF"/>
    <w:rsid w:val="00E70B33"/>
    <w:rsid w:val="00E70B51"/>
    <w:rsid w:val="00E70C27"/>
    <w:rsid w:val="00E70D87"/>
    <w:rsid w:val="00E70D9F"/>
    <w:rsid w:val="00E71031"/>
    <w:rsid w:val="00E7109E"/>
    <w:rsid w:val="00E71131"/>
    <w:rsid w:val="00E711DD"/>
    <w:rsid w:val="00E71206"/>
    <w:rsid w:val="00E71350"/>
    <w:rsid w:val="00E71371"/>
    <w:rsid w:val="00E715A3"/>
    <w:rsid w:val="00E716EE"/>
    <w:rsid w:val="00E71AAD"/>
    <w:rsid w:val="00E71BB4"/>
    <w:rsid w:val="00E71C80"/>
    <w:rsid w:val="00E71C9F"/>
    <w:rsid w:val="00E71CED"/>
    <w:rsid w:val="00E71DF0"/>
    <w:rsid w:val="00E72001"/>
    <w:rsid w:val="00E7203F"/>
    <w:rsid w:val="00E723EC"/>
    <w:rsid w:val="00E726EC"/>
    <w:rsid w:val="00E72A1D"/>
    <w:rsid w:val="00E72B5D"/>
    <w:rsid w:val="00E72C6B"/>
    <w:rsid w:val="00E72D37"/>
    <w:rsid w:val="00E72D76"/>
    <w:rsid w:val="00E72E4C"/>
    <w:rsid w:val="00E72E57"/>
    <w:rsid w:val="00E72E70"/>
    <w:rsid w:val="00E73043"/>
    <w:rsid w:val="00E73142"/>
    <w:rsid w:val="00E732C3"/>
    <w:rsid w:val="00E734F7"/>
    <w:rsid w:val="00E73577"/>
    <w:rsid w:val="00E73643"/>
    <w:rsid w:val="00E736D2"/>
    <w:rsid w:val="00E7370E"/>
    <w:rsid w:val="00E73855"/>
    <w:rsid w:val="00E73CD4"/>
    <w:rsid w:val="00E73E5C"/>
    <w:rsid w:val="00E73F2E"/>
    <w:rsid w:val="00E74059"/>
    <w:rsid w:val="00E740A4"/>
    <w:rsid w:val="00E741AF"/>
    <w:rsid w:val="00E742A5"/>
    <w:rsid w:val="00E74485"/>
    <w:rsid w:val="00E7448A"/>
    <w:rsid w:val="00E7459D"/>
    <w:rsid w:val="00E74638"/>
    <w:rsid w:val="00E74749"/>
    <w:rsid w:val="00E748B8"/>
    <w:rsid w:val="00E749BF"/>
    <w:rsid w:val="00E74A61"/>
    <w:rsid w:val="00E74C99"/>
    <w:rsid w:val="00E75406"/>
    <w:rsid w:val="00E75569"/>
    <w:rsid w:val="00E75611"/>
    <w:rsid w:val="00E757C7"/>
    <w:rsid w:val="00E7590C"/>
    <w:rsid w:val="00E75C63"/>
    <w:rsid w:val="00E75CC4"/>
    <w:rsid w:val="00E75D0B"/>
    <w:rsid w:val="00E75D77"/>
    <w:rsid w:val="00E75E2A"/>
    <w:rsid w:val="00E75E2C"/>
    <w:rsid w:val="00E75E4C"/>
    <w:rsid w:val="00E75E7E"/>
    <w:rsid w:val="00E75EF7"/>
    <w:rsid w:val="00E75FC6"/>
    <w:rsid w:val="00E76239"/>
    <w:rsid w:val="00E762D1"/>
    <w:rsid w:val="00E7640E"/>
    <w:rsid w:val="00E76489"/>
    <w:rsid w:val="00E76595"/>
    <w:rsid w:val="00E76639"/>
    <w:rsid w:val="00E76732"/>
    <w:rsid w:val="00E7679F"/>
    <w:rsid w:val="00E7697F"/>
    <w:rsid w:val="00E76B40"/>
    <w:rsid w:val="00E76C61"/>
    <w:rsid w:val="00E76C72"/>
    <w:rsid w:val="00E76D2F"/>
    <w:rsid w:val="00E771C5"/>
    <w:rsid w:val="00E77338"/>
    <w:rsid w:val="00E77626"/>
    <w:rsid w:val="00E777BC"/>
    <w:rsid w:val="00E7793C"/>
    <w:rsid w:val="00E779AE"/>
    <w:rsid w:val="00E77B10"/>
    <w:rsid w:val="00E77B9D"/>
    <w:rsid w:val="00E77ECF"/>
    <w:rsid w:val="00E80150"/>
    <w:rsid w:val="00E80181"/>
    <w:rsid w:val="00E80196"/>
    <w:rsid w:val="00E801FE"/>
    <w:rsid w:val="00E8021D"/>
    <w:rsid w:val="00E80785"/>
    <w:rsid w:val="00E80802"/>
    <w:rsid w:val="00E80B15"/>
    <w:rsid w:val="00E80C7E"/>
    <w:rsid w:val="00E80D07"/>
    <w:rsid w:val="00E80DF6"/>
    <w:rsid w:val="00E80F84"/>
    <w:rsid w:val="00E80FDB"/>
    <w:rsid w:val="00E81378"/>
    <w:rsid w:val="00E814D1"/>
    <w:rsid w:val="00E8172B"/>
    <w:rsid w:val="00E817D0"/>
    <w:rsid w:val="00E81831"/>
    <w:rsid w:val="00E819A4"/>
    <w:rsid w:val="00E81A06"/>
    <w:rsid w:val="00E81A2A"/>
    <w:rsid w:val="00E81A86"/>
    <w:rsid w:val="00E81AF7"/>
    <w:rsid w:val="00E81C3B"/>
    <w:rsid w:val="00E81CC0"/>
    <w:rsid w:val="00E81F0C"/>
    <w:rsid w:val="00E824EA"/>
    <w:rsid w:val="00E826B1"/>
    <w:rsid w:val="00E82963"/>
    <w:rsid w:val="00E82C37"/>
    <w:rsid w:val="00E82CE9"/>
    <w:rsid w:val="00E82DFB"/>
    <w:rsid w:val="00E82E5F"/>
    <w:rsid w:val="00E830C9"/>
    <w:rsid w:val="00E83301"/>
    <w:rsid w:val="00E83562"/>
    <w:rsid w:val="00E836BC"/>
    <w:rsid w:val="00E83868"/>
    <w:rsid w:val="00E838CF"/>
    <w:rsid w:val="00E8394E"/>
    <w:rsid w:val="00E839D9"/>
    <w:rsid w:val="00E83A7C"/>
    <w:rsid w:val="00E83EEE"/>
    <w:rsid w:val="00E83FA9"/>
    <w:rsid w:val="00E83FE9"/>
    <w:rsid w:val="00E8405E"/>
    <w:rsid w:val="00E84202"/>
    <w:rsid w:val="00E84243"/>
    <w:rsid w:val="00E8443D"/>
    <w:rsid w:val="00E844CB"/>
    <w:rsid w:val="00E8454A"/>
    <w:rsid w:val="00E84591"/>
    <w:rsid w:val="00E8465B"/>
    <w:rsid w:val="00E84677"/>
    <w:rsid w:val="00E846B4"/>
    <w:rsid w:val="00E847EF"/>
    <w:rsid w:val="00E84A02"/>
    <w:rsid w:val="00E84C44"/>
    <w:rsid w:val="00E84DE2"/>
    <w:rsid w:val="00E84ED2"/>
    <w:rsid w:val="00E84F0F"/>
    <w:rsid w:val="00E8553A"/>
    <w:rsid w:val="00E85653"/>
    <w:rsid w:val="00E857AC"/>
    <w:rsid w:val="00E85950"/>
    <w:rsid w:val="00E85986"/>
    <w:rsid w:val="00E85A5A"/>
    <w:rsid w:val="00E85B24"/>
    <w:rsid w:val="00E85E34"/>
    <w:rsid w:val="00E85EE5"/>
    <w:rsid w:val="00E85F19"/>
    <w:rsid w:val="00E86164"/>
    <w:rsid w:val="00E861D4"/>
    <w:rsid w:val="00E8657A"/>
    <w:rsid w:val="00E86654"/>
    <w:rsid w:val="00E8670B"/>
    <w:rsid w:val="00E8673E"/>
    <w:rsid w:val="00E86985"/>
    <w:rsid w:val="00E8698D"/>
    <w:rsid w:val="00E869A0"/>
    <w:rsid w:val="00E86A86"/>
    <w:rsid w:val="00E86B36"/>
    <w:rsid w:val="00E86CB4"/>
    <w:rsid w:val="00E86D57"/>
    <w:rsid w:val="00E86F74"/>
    <w:rsid w:val="00E86F90"/>
    <w:rsid w:val="00E871C8"/>
    <w:rsid w:val="00E873B3"/>
    <w:rsid w:val="00E8748B"/>
    <w:rsid w:val="00E874D5"/>
    <w:rsid w:val="00E87562"/>
    <w:rsid w:val="00E87659"/>
    <w:rsid w:val="00E8768E"/>
    <w:rsid w:val="00E876CF"/>
    <w:rsid w:val="00E8770D"/>
    <w:rsid w:val="00E87855"/>
    <w:rsid w:val="00E87A30"/>
    <w:rsid w:val="00E9015F"/>
    <w:rsid w:val="00E90320"/>
    <w:rsid w:val="00E90405"/>
    <w:rsid w:val="00E9073E"/>
    <w:rsid w:val="00E908C6"/>
    <w:rsid w:val="00E9096D"/>
    <w:rsid w:val="00E90B2B"/>
    <w:rsid w:val="00E90E07"/>
    <w:rsid w:val="00E90EAA"/>
    <w:rsid w:val="00E90F46"/>
    <w:rsid w:val="00E90FEC"/>
    <w:rsid w:val="00E91041"/>
    <w:rsid w:val="00E91157"/>
    <w:rsid w:val="00E9162C"/>
    <w:rsid w:val="00E9167B"/>
    <w:rsid w:val="00E9171F"/>
    <w:rsid w:val="00E9190A"/>
    <w:rsid w:val="00E919BF"/>
    <w:rsid w:val="00E919E6"/>
    <w:rsid w:val="00E91F2F"/>
    <w:rsid w:val="00E92071"/>
    <w:rsid w:val="00E92184"/>
    <w:rsid w:val="00E9221D"/>
    <w:rsid w:val="00E92430"/>
    <w:rsid w:val="00E9248F"/>
    <w:rsid w:val="00E9256C"/>
    <w:rsid w:val="00E925C4"/>
    <w:rsid w:val="00E9262B"/>
    <w:rsid w:val="00E9264D"/>
    <w:rsid w:val="00E92872"/>
    <w:rsid w:val="00E92903"/>
    <w:rsid w:val="00E929DD"/>
    <w:rsid w:val="00E92B01"/>
    <w:rsid w:val="00E92BDB"/>
    <w:rsid w:val="00E92D5D"/>
    <w:rsid w:val="00E93514"/>
    <w:rsid w:val="00E9368B"/>
    <w:rsid w:val="00E936F7"/>
    <w:rsid w:val="00E93778"/>
    <w:rsid w:val="00E939FB"/>
    <w:rsid w:val="00E93A54"/>
    <w:rsid w:val="00E93AA4"/>
    <w:rsid w:val="00E93AC0"/>
    <w:rsid w:val="00E93DFA"/>
    <w:rsid w:val="00E93DFC"/>
    <w:rsid w:val="00E93F4B"/>
    <w:rsid w:val="00E93F92"/>
    <w:rsid w:val="00E940CC"/>
    <w:rsid w:val="00E941C1"/>
    <w:rsid w:val="00E942D7"/>
    <w:rsid w:val="00E94399"/>
    <w:rsid w:val="00E9447B"/>
    <w:rsid w:val="00E944E1"/>
    <w:rsid w:val="00E94559"/>
    <w:rsid w:val="00E94637"/>
    <w:rsid w:val="00E94714"/>
    <w:rsid w:val="00E94779"/>
    <w:rsid w:val="00E948D6"/>
    <w:rsid w:val="00E94905"/>
    <w:rsid w:val="00E94963"/>
    <w:rsid w:val="00E94C94"/>
    <w:rsid w:val="00E95458"/>
    <w:rsid w:val="00E955C3"/>
    <w:rsid w:val="00E9564F"/>
    <w:rsid w:val="00E95696"/>
    <w:rsid w:val="00E95824"/>
    <w:rsid w:val="00E95A1A"/>
    <w:rsid w:val="00E95B55"/>
    <w:rsid w:val="00E95E08"/>
    <w:rsid w:val="00E95FF2"/>
    <w:rsid w:val="00E96335"/>
    <w:rsid w:val="00E96466"/>
    <w:rsid w:val="00E964D5"/>
    <w:rsid w:val="00E96601"/>
    <w:rsid w:val="00E96697"/>
    <w:rsid w:val="00E966DB"/>
    <w:rsid w:val="00E96838"/>
    <w:rsid w:val="00E968C3"/>
    <w:rsid w:val="00E96C7E"/>
    <w:rsid w:val="00E96F0D"/>
    <w:rsid w:val="00E972C0"/>
    <w:rsid w:val="00E97313"/>
    <w:rsid w:val="00E97738"/>
    <w:rsid w:val="00E97789"/>
    <w:rsid w:val="00E97792"/>
    <w:rsid w:val="00E97829"/>
    <w:rsid w:val="00E97833"/>
    <w:rsid w:val="00E978A5"/>
    <w:rsid w:val="00E97CE1"/>
    <w:rsid w:val="00E97E9F"/>
    <w:rsid w:val="00EA00B9"/>
    <w:rsid w:val="00EA0134"/>
    <w:rsid w:val="00EA016E"/>
    <w:rsid w:val="00EA01E9"/>
    <w:rsid w:val="00EA0210"/>
    <w:rsid w:val="00EA0272"/>
    <w:rsid w:val="00EA02EC"/>
    <w:rsid w:val="00EA043E"/>
    <w:rsid w:val="00EA0708"/>
    <w:rsid w:val="00EA0840"/>
    <w:rsid w:val="00EA09DF"/>
    <w:rsid w:val="00EA0EA1"/>
    <w:rsid w:val="00EA0F5A"/>
    <w:rsid w:val="00EA0F62"/>
    <w:rsid w:val="00EA12DE"/>
    <w:rsid w:val="00EA139B"/>
    <w:rsid w:val="00EA16D5"/>
    <w:rsid w:val="00EA175A"/>
    <w:rsid w:val="00EA1A14"/>
    <w:rsid w:val="00EA1C32"/>
    <w:rsid w:val="00EA1EBA"/>
    <w:rsid w:val="00EA20CE"/>
    <w:rsid w:val="00EA21CB"/>
    <w:rsid w:val="00EA2526"/>
    <w:rsid w:val="00EA2547"/>
    <w:rsid w:val="00EA2969"/>
    <w:rsid w:val="00EA2A6E"/>
    <w:rsid w:val="00EA2B5A"/>
    <w:rsid w:val="00EA2BCD"/>
    <w:rsid w:val="00EA2C27"/>
    <w:rsid w:val="00EA2CBF"/>
    <w:rsid w:val="00EA2CE7"/>
    <w:rsid w:val="00EA302F"/>
    <w:rsid w:val="00EA307A"/>
    <w:rsid w:val="00EA3500"/>
    <w:rsid w:val="00EA3574"/>
    <w:rsid w:val="00EA3575"/>
    <w:rsid w:val="00EA3713"/>
    <w:rsid w:val="00EA3783"/>
    <w:rsid w:val="00EA382D"/>
    <w:rsid w:val="00EA3A36"/>
    <w:rsid w:val="00EA3B0F"/>
    <w:rsid w:val="00EA3C67"/>
    <w:rsid w:val="00EA3E5F"/>
    <w:rsid w:val="00EA3F21"/>
    <w:rsid w:val="00EA3FAB"/>
    <w:rsid w:val="00EA4066"/>
    <w:rsid w:val="00EA4112"/>
    <w:rsid w:val="00EA4161"/>
    <w:rsid w:val="00EA462F"/>
    <w:rsid w:val="00EA4890"/>
    <w:rsid w:val="00EA495D"/>
    <w:rsid w:val="00EA4C37"/>
    <w:rsid w:val="00EA4C77"/>
    <w:rsid w:val="00EA4CC9"/>
    <w:rsid w:val="00EA4D76"/>
    <w:rsid w:val="00EA54A3"/>
    <w:rsid w:val="00EA5673"/>
    <w:rsid w:val="00EA56E0"/>
    <w:rsid w:val="00EA585F"/>
    <w:rsid w:val="00EA58BB"/>
    <w:rsid w:val="00EA5A4B"/>
    <w:rsid w:val="00EA5B2C"/>
    <w:rsid w:val="00EA5CE2"/>
    <w:rsid w:val="00EA5D6B"/>
    <w:rsid w:val="00EA609F"/>
    <w:rsid w:val="00EA60EF"/>
    <w:rsid w:val="00EA622F"/>
    <w:rsid w:val="00EA6283"/>
    <w:rsid w:val="00EA6287"/>
    <w:rsid w:val="00EA62FC"/>
    <w:rsid w:val="00EA6327"/>
    <w:rsid w:val="00EA63CA"/>
    <w:rsid w:val="00EA6488"/>
    <w:rsid w:val="00EA6711"/>
    <w:rsid w:val="00EA6730"/>
    <w:rsid w:val="00EA680C"/>
    <w:rsid w:val="00EA68F2"/>
    <w:rsid w:val="00EA6A98"/>
    <w:rsid w:val="00EA6F0D"/>
    <w:rsid w:val="00EA6FEE"/>
    <w:rsid w:val="00EA72D7"/>
    <w:rsid w:val="00EA73E8"/>
    <w:rsid w:val="00EA74B5"/>
    <w:rsid w:val="00EA7664"/>
    <w:rsid w:val="00EA7728"/>
    <w:rsid w:val="00EA7945"/>
    <w:rsid w:val="00EA7AB6"/>
    <w:rsid w:val="00EA7CA5"/>
    <w:rsid w:val="00EA7D6A"/>
    <w:rsid w:val="00EA7EA4"/>
    <w:rsid w:val="00EB0449"/>
    <w:rsid w:val="00EB05C8"/>
    <w:rsid w:val="00EB09D2"/>
    <w:rsid w:val="00EB0BE6"/>
    <w:rsid w:val="00EB0D14"/>
    <w:rsid w:val="00EB0FD1"/>
    <w:rsid w:val="00EB1494"/>
    <w:rsid w:val="00EB151D"/>
    <w:rsid w:val="00EB1835"/>
    <w:rsid w:val="00EB1858"/>
    <w:rsid w:val="00EB18F9"/>
    <w:rsid w:val="00EB1B3D"/>
    <w:rsid w:val="00EB1BB4"/>
    <w:rsid w:val="00EB1E0D"/>
    <w:rsid w:val="00EB1EFF"/>
    <w:rsid w:val="00EB203B"/>
    <w:rsid w:val="00EB2151"/>
    <w:rsid w:val="00EB21FE"/>
    <w:rsid w:val="00EB2273"/>
    <w:rsid w:val="00EB23AD"/>
    <w:rsid w:val="00EB2544"/>
    <w:rsid w:val="00EB28F5"/>
    <w:rsid w:val="00EB2930"/>
    <w:rsid w:val="00EB2A54"/>
    <w:rsid w:val="00EB2B03"/>
    <w:rsid w:val="00EB2DD5"/>
    <w:rsid w:val="00EB2F97"/>
    <w:rsid w:val="00EB34E0"/>
    <w:rsid w:val="00EB3512"/>
    <w:rsid w:val="00EB37EC"/>
    <w:rsid w:val="00EB3867"/>
    <w:rsid w:val="00EB38EA"/>
    <w:rsid w:val="00EB3E65"/>
    <w:rsid w:val="00EB3FFB"/>
    <w:rsid w:val="00EB4159"/>
    <w:rsid w:val="00EB42D1"/>
    <w:rsid w:val="00EB44BF"/>
    <w:rsid w:val="00EB4827"/>
    <w:rsid w:val="00EB482E"/>
    <w:rsid w:val="00EB4964"/>
    <w:rsid w:val="00EB4B34"/>
    <w:rsid w:val="00EB4C6D"/>
    <w:rsid w:val="00EB4DAE"/>
    <w:rsid w:val="00EB4DAF"/>
    <w:rsid w:val="00EB4E52"/>
    <w:rsid w:val="00EB4E96"/>
    <w:rsid w:val="00EB4ECC"/>
    <w:rsid w:val="00EB5562"/>
    <w:rsid w:val="00EB585F"/>
    <w:rsid w:val="00EB5A21"/>
    <w:rsid w:val="00EB5A2C"/>
    <w:rsid w:val="00EB5AF3"/>
    <w:rsid w:val="00EB5D1C"/>
    <w:rsid w:val="00EB5D37"/>
    <w:rsid w:val="00EB5F4B"/>
    <w:rsid w:val="00EB6055"/>
    <w:rsid w:val="00EB60D9"/>
    <w:rsid w:val="00EB619B"/>
    <w:rsid w:val="00EB647F"/>
    <w:rsid w:val="00EB6531"/>
    <w:rsid w:val="00EB65A7"/>
    <w:rsid w:val="00EB65F1"/>
    <w:rsid w:val="00EB667E"/>
    <w:rsid w:val="00EB6A33"/>
    <w:rsid w:val="00EB6F8D"/>
    <w:rsid w:val="00EB6FC1"/>
    <w:rsid w:val="00EB70A0"/>
    <w:rsid w:val="00EB7195"/>
    <w:rsid w:val="00EB71AD"/>
    <w:rsid w:val="00EB7283"/>
    <w:rsid w:val="00EB733D"/>
    <w:rsid w:val="00EB7832"/>
    <w:rsid w:val="00EB78B3"/>
    <w:rsid w:val="00EB7C27"/>
    <w:rsid w:val="00EC008D"/>
    <w:rsid w:val="00EC0317"/>
    <w:rsid w:val="00EC06F4"/>
    <w:rsid w:val="00EC0775"/>
    <w:rsid w:val="00EC0884"/>
    <w:rsid w:val="00EC0978"/>
    <w:rsid w:val="00EC09D8"/>
    <w:rsid w:val="00EC0A78"/>
    <w:rsid w:val="00EC0B69"/>
    <w:rsid w:val="00EC0D38"/>
    <w:rsid w:val="00EC0DBE"/>
    <w:rsid w:val="00EC0F38"/>
    <w:rsid w:val="00EC109C"/>
    <w:rsid w:val="00EC10A3"/>
    <w:rsid w:val="00EC117B"/>
    <w:rsid w:val="00EC1314"/>
    <w:rsid w:val="00EC1342"/>
    <w:rsid w:val="00EC1480"/>
    <w:rsid w:val="00EC157D"/>
    <w:rsid w:val="00EC1932"/>
    <w:rsid w:val="00EC1D56"/>
    <w:rsid w:val="00EC1D6E"/>
    <w:rsid w:val="00EC1ECF"/>
    <w:rsid w:val="00EC1F86"/>
    <w:rsid w:val="00EC1FC3"/>
    <w:rsid w:val="00EC202F"/>
    <w:rsid w:val="00EC20CA"/>
    <w:rsid w:val="00EC20D0"/>
    <w:rsid w:val="00EC2697"/>
    <w:rsid w:val="00EC2835"/>
    <w:rsid w:val="00EC2B1C"/>
    <w:rsid w:val="00EC2D94"/>
    <w:rsid w:val="00EC2F4A"/>
    <w:rsid w:val="00EC315F"/>
    <w:rsid w:val="00EC3161"/>
    <w:rsid w:val="00EC31B9"/>
    <w:rsid w:val="00EC3281"/>
    <w:rsid w:val="00EC3313"/>
    <w:rsid w:val="00EC35CF"/>
    <w:rsid w:val="00EC369F"/>
    <w:rsid w:val="00EC3930"/>
    <w:rsid w:val="00EC3953"/>
    <w:rsid w:val="00EC396E"/>
    <w:rsid w:val="00EC39D3"/>
    <w:rsid w:val="00EC3A7F"/>
    <w:rsid w:val="00EC3B13"/>
    <w:rsid w:val="00EC3B74"/>
    <w:rsid w:val="00EC3B8B"/>
    <w:rsid w:val="00EC40C7"/>
    <w:rsid w:val="00EC41F4"/>
    <w:rsid w:val="00EC421C"/>
    <w:rsid w:val="00EC473A"/>
    <w:rsid w:val="00EC47CA"/>
    <w:rsid w:val="00EC487E"/>
    <w:rsid w:val="00EC4984"/>
    <w:rsid w:val="00EC4B06"/>
    <w:rsid w:val="00EC4E0A"/>
    <w:rsid w:val="00EC519B"/>
    <w:rsid w:val="00EC51C5"/>
    <w:rsid w:val="00EC52E7"/>
    <w:rsid w:val="00EC540D"/>
    <w:rsid w:val="00EC5746"/>
    <w:rsid w:val="00EC5806"/>
    <w:rsid w:val="00EC5906"/>
    <w:rsid w:val="00EC5AC1"/>
    <w:rsid w:val="00EC5B16"/>
    <w:rsid w:val="00EC5BD8"/>
    <w:rsid w:val="00EC61CA"/>
    <w:rsid w:val="00EC62FE"/>
    <w:rsid w:val="00EC66A7"/>
    <w:rsid w:val="00EC6924"/>
    <w:rsid w:val="00EC6936"/>
    <w:rsid w:val="00EC6A53"/>
    <w:rsid w:val="00EC6AFD"/>
    <w:rsid w:val="00EC6BB1"/>
    <w:rsid w:val="00EC6C16"/>
    <w:rsid w:val="00EC6D40"/>
    <w:rsid w:val="00EC6E33"/>
    <w:rsid w:val="00EC6E67"/>
    <w:rsid w:val="00EC6FDB"/>
    <w:rsid w:val="00EC701E"/>
    <w:rsid w:val="00EC7034"/>
    <w:rsid w:val="00EC7122"/>
    <w:rsid w:val="00EC7249"/>
    <w:rsid w:val="00EC72B0"/>
    <w:rsid w:val="00EC75FA"/>
    <w:rsid w:val="00EC75FD"/>
    <w:rsid w:val="00EC77E2"/>
    <w:rsid w:val="00EC7B05"/>
    <w:rsid w:val="00EC7CF6"/>
    <w:rsid w:val="00EC7E3B"/>
    <w:rsid w:val="00EC7E9E"/>
    <w:rsid w:val="00EC7ED4"/>
    <w:rsid w:val="00EC7F95"/>
    <w:rsid w:val="00ED0048"/>
    <w:rsid w:val="00ED00F0"/>
    <w:rsid w:val="00ED02AD"/>
    <w:rsid w:val="00ED02F0"/>
    <w:rsid w:val="00ED0503"/>
    <w:rsid w:val="00ED0679"/>
    <w:rsid w:val="00ED06A2"/>
    <w:rsid w:val="00ED09A6"/>
    <w:rsid w:val="00ED0B8F"/>
    <w:rsid w:val="00ED0BE9"/>
    <w:rsid w:val="00ED105C"/>
    <w:rsid w:val="00ED11BB"/>
    <w:rsid w:val="00ED1482"/>
    <w:rsid w:val="00ED183A"/>
    <w:rsid w:val="00ED1BBF"/>
    <w:rsid w:val="00ED1BEE"/>
    <w:rsid w:val="00ED210A"/>
    <w:rsid w:val="00ED2473"/>
    <w:rsid w:val="00ED24BF"/>
    <w:rsid w:val="00ED25BC"/>
    <w:rsid w:val="00ED26A0"/>
    <w:rsid w:val="00ED26AA"/>
    <w:rsid w:val="00ED27E5"/>
    <w:rsid w:val="00ED2D56"/>
    <w:rsid w:val="00ED304B"/>
    <w:rsid w:val="00ED34E0"/>
    <w:rsid w:val="00ED35D5"/>
    <w:rsid w:val="00ED3A6E"/>
    <w:rsid w:val="00ED3ACD"/>
    <w:rsid w:val="00ED3C23"/>
    <w:rsid w:val="00ED3DD3"/>
    <w:rsid w:val="00ED4057"/>
    <w:rsid w:val="00ED4148"/>
    <w:rsid w:val="00ED416A"/>
    <w:rsid w:val="00ED4285"/>
    <w:rsid w:val="00ED4315"/>
    <w:rsid w:val="00ED44DD"/>
    <w:rsid w:val="00ED45F8"/>
    <w:rsid w:val="00ED49B4"/>
    <w:rsid w:val="00ED4A57"/>
    <w:rsid w:val="00ED4ACC"/>
    <w:rsid w:val="00ED4B23"/>
    <w:rsid w:val="00ED4BEB"/>
    <w:rsid w:val="00ED4C6D"/>
    <w:rsid w:val="00ED4D9F"/>
    <w:rsid w:val="00ED4E88"/>
    <w:rsid w:val="00ED4F9F"/>
    <w:rsid w:val="00ED534A"/>
    <w:rsid w:val="00ED5373"/>
    <w:rsid w:val="00ED53A1"/>
    <w:rsid w:val="00ED55C1"/>
    <w:rsid w:val="00ED5996"/>
    <w:rsid w:val="00ED59F6"/>
    <w:rsid w:val="00ED5B6F"/>
    <w:rsid w:val="00ED5BE4"/>
    <w:rsid w:val="00ED5C58"/>
    <w:rsid w:val="00ED5C6D"/>
    <w:rsid w:val="00ED5F51"/>
    <w:rsid w:val="00ED6079"/>
    <w:rsid w:val="00ED64E9"/>
    <w:rsid w:val="00ED6550"/>
    <w:rsid w:val="00ED657A"/>
    <w:rsid w:val="00ED6895"/>
    <w:rsid w:val="00ED6A12"/>
    <w:rsid w:val="00ED6CD4"/>
    <w:rsid w:val="00ED6D49"/>
    <w:rsid w:val="00ED6DEF"/>
    <w:rsid w:val="00ED6FEE"/>
    <w:rsid w:val="00ED70EE"/>
    <w:rsid w:val="00ED7399"/>
    <w:rsid w:val="00ED74EF"/>
    <w:rsid w:val="00ED75A2"/>
    <w:rsid w:val="00ED75FF"/>
    <w:rsid w:val="00ED776A"/>
    <w:rsid w:val="00ED783F"/>
    <w:rsid w:val="00ED7B14"/>
    <w:rsid w:val="00ED7B28"/>
    <w:rsid w:val="00ED7C72"/>
    <w:rsid w:val="00ED7ED3"/>
    <w:rsid w:val="00ED7FE9"/>
    <w:rsid w:val="00EE0075"/>
    <w:rsid w:val="00EE0109"/>
    <w:rsid w:val="00EE0111"/>
    <w:rsid w:val="00EE01BD"/>
    <w:rsid w:val="00EE0314"/>
    <w:rsid w:val="00EE0655"/>
    <w:rsid w:val="00EE0695"/>
    <w:rsid w:val="00EE098B"/>
    <w:rsid w:val="00EE09FF"/>
    <w:rsid w:val="00EE0A4F"/>
    <w:rsid w:val="00EE1011"/>
    <w:rsid w:val="00EE1189"/>
    <w:rsid w:val="00EE1589"/>
    <w:rsid w:val="00EE192E"/>
    <w:rsid w:val="00EE1B6B"/>
    <w:rsid w:val="00EE1BB8"/>
    <w:rsid w:val="00EE1C2F"/>
    <w:rsid w:val="00EE1CAB"/>
    <w:rsid w:val="00EE1E10"/>
    <w:rsid w:val="00EE1EBB"/>
    <w:rsid w:val="00EE1F05"/>
    <w:rsid w:val="00EE1FCF"/>
    <w:rsid w:val="00EE23EF"/>
    <w:rsid w:val="00EE250B"/>
    <w:rsid w:val="00EE25B3"/>
    <w:rsid w:val="00EE2A0C"/>
    <w:rsid w:val="00EE2A39"/>
    <w:rsid w:val="00EE2E3C"/>
    <w:rsid w:val="00EE31CE"/>
    <w:rsid w:val="00EE32D3"/>
    <w:rsid w:val="00EE34D7"/>
    <w:rsid w:val="00EE389C"/>
    <w:rsid w:val="00EE3CE2"/>
    <w:rsid w:val="00EE3D35"/>
    <w:rsid w:val="00EE3FC8"/>
    <w:rsid w:val="00EE3FFE"/>
    <w:rsid w:val="00EE41CD"/>
    <w:rsid w:val="00EE44FC"/>
    <w:rsid w:val="00EE4613"/>
    <w:rsid w:val="00EE469C"/>
    <w:rsid w:val="00EE4AD5"/>
    <w:rsid w:val="00EE4C2F"/>
    <w:rsid w:val="00EE4CEE"/>
    <w:rsid w:val="00EE5041"/>
    <w:rsid w:val="00EE504B"/>
    <w:rsid w:val="00EE523D"/>
    <w:rsid w:val="00EE525D"/>
    <w:rsid w:val="00EE54BA"/>
    <w:rsid w:val="00EE5775"/>
    <w:rsid w:val="00EE57E0"/>
    <w:rsid w:val="00EE5851"/>
    <w:rsid w:val="00EE5972"/>
    <w:rsid w:val="00EE5ABC"/>
    <w:rsid w:val="00EE5B87"/>
    <w:rsid w:val="00EE5C29"/>
    <w:rsid w:val="00EE5C54"/>
    <w:rsid w:val="00EE5C5B"/>
    <w:rsid w:val="00EE5D1D"/>
    <w:rsid w:val="00EE5D7B"/>
    <w:rsid w:val="00EE5DDE"/>
    <w:rsid w:val="00EE6080"/>
    <w:rsid w:val="00EE6100"/>
    <w:rsid w:val="00EE61E2"/>
    <w:rsid w:val="00EE635E"/>
    <w:rsid w:val="00EE6784"/>
    <w:rsid w:val="00EE67D8"/>
    <w:rsid w:val="00EE6812"/>
    <w:rsid w:val="00EE6D41"/>
    <w:rsid w:val="00EE6E9F"/>
    <w:rsid w:val="00EE7915"/>
    <w:rsid w:val="00EE79F9"/>
    <w:rsid w:val="00EE7D95"/>
    <w:rsid w:val="00EE7E17"/>
    <w:rsid w:val="00EE7E99"/>
    <w:rsid w:val="00EE7FF1"/>
    <w:rsid w:val="00EF017E"/>
    <w:rsid w:val="00EF0299"/>
    <w:rsid w:val="00EF0680"/>
    <w:rsid w:val="00EF06D4"/>
    <w:rsid w:val="00EF0729"/>
    <w:rsid w:val="00EF07B9"/>
    <w:rsid w:val="00EF08D3"/>
    <w:rsid w:val="00EF0B96"/>
    <w:rsid w:val="00EF0C33"/>
    <w:rsid w:val="00EF0D36"/>
    <w:rsid w:val="00EF0DAA"/>
    <w:rsid w:val="00EF0DFA"/>
    <w:rsid w:val="00EF120C"/>
    <w:rsid w:val="00EF13F5"/>
    <w:rsid w:val="00EF1859"/>
    <w:rsid w:val="00EF1E30"/>
    <w:rsid w:val="00EF21D0"/>
    <w:rsid w:val="00EF23AE"/>
    <w:rsid w:val="00EF23E3"/>
    <w:rsid w:val="00EF25C0"/>
    <w:rsid w:val="00EF26DB"/>
    <w:rsid w:val="00EF2864"/>
    <w:rsid w:val="00EF28FB"/>
    <w:rsid w:val="00EF2929"/>
    <w:rsid w:val="00EF2A08"/>
    <w:rsid w:val="00EF2E7D"/>
    <w:rsid w:val="00EF32EF"/>
    <w:rsid w:val="00EF3438"/>
    <w:rsid w:val="00EF3735"/>
    <w:rsid w:val="00EF3C09"/>
    <w:rsid w:val="00EF3CE4"/>
    <w:rsid w:val="00EF3F98"/>
    <w:rsid w:val="00EF4125"/>
    <w:rsid w:val="00EF436B"/>
    <w:rsid w:val="00EF4407"/>
    <w:rsid w:val="00EF4621"/>
    <w:rsid w:val="00EF486E"/>
    <w:rsid w:val="00EF491D"/>
    <w:rsid w:val="00EF495D"/>
    <w:rsid w:val="00EF4B17"/>
    <w:rsid w:val="00EF4C3E"/>
    <w:rsid w:val="00EF4D42"/>
    <w:rsid w:val="00EF4FD5"/>
    <w:rsid w:val="00EF50AF"/>
    <w:rsid w:val="00EF50FD"/>
    <w:rsid w:val="00EF541F"/>
    <w:rsid w:val="00EF54BB"/>
    <w:rsid w:val="00EF5661"/>
    <w:rsid w:val="00EF5686"/>
    <w:rsid w:val="00EF57CA"/>
    <w:rsid w:val="00EF5A7D"/>
    <w:rsid w:val="00EF5DB8"/>
    <w:rsid w:val="00EF605C"/>
    <w:rsid w:val="00EF61D3"/>
    <w:rsid w:val="00EF61E1"/>
    <w:rsid w:val="00EF6298"/>
    <w:rsid w:val="00EF62E5"/>
    <w:rsid w:val="00EF64F2"/>
    <w:rsid w:val="00EF672F"/>
    <w:rsid w:val="00EF6868"/>
    <w:rsid w:val="00EF6E4F"/>
    <w:rsid w:val="00EF70A9"/>
    <w:rsid w:val="00EF712E"/>
    <w:rsid w:val="00EF767A"/>
    <w:rsid w:val="00EF76F0"/>
    <w:rsid w:val="00EF7724"/>
    <w:rsid w:val="00EF7856"/>
    <w:rsid w:val="00EF794E"/>
    <w:rsid w:val="00EF7C50"/>
    <w:rsid w:val="00EF7CDB"/>
    <w:rsid w:val="00EF7EB9"/>
    <w:rsid w:val="00F0002F"/>
    <w:rsid w:val="00F0003F"/>
    <w:rsid w:val="00F000FA"/>
    <w:rsid w:val="00F0014E"/>
    <w:rsid w:val="00F003A2"/>
    <w:rsid w:val="00F006F9"/>
    <w:rsid w:val="00F00A91"/>
    <w:rsid w:val="00F00BAA"/>
    <w:rsid w:val="00F00C1F"/>
    <w:rsid w:val="00F00CCD"/>
    <w:rsid w:val="00F00D99"/>
    <w:rsid w:val="00F01093"/>
    <w:rsid w:val="00F01394"/>
    <w:rsid w:val="00F014C9"/>
    <w:rsid w:val="00F014E3"/>
    <w:rsid w:val="00F016D4"/>
    <w:rsid w:val="00F016DF"/>
    <w:rsid w:val="00F0186D"/>
    <w:rsid w:val="00F0195E"/>
    <w:rsid w:val="00F01A11"/>
    <w:rsid w:val="00F01A2E"/>
    <w:rsid w:val="00F01D7E"/>
    <w:rsid w:val="00F02054"/>
    <w:rsid w:val="00F0240A"/>
    <w:rsid w:val="00F02436"/>
    <w:rsid w:val="00F02647"/>
    <w:rsid w:val="00F0276C"/>
    <w:rsid w:val="00F0297E"/>
    <w:rsid w:val="00F02A6C"/>
    <w:rsid w:val="00F02EAF"/>
    <w:rsid w:val="00F031C4"/>
    <w:rsid w:val="00F03282"/>
    <w:rsid w:val="00F034BB"/>
    <w:rsid w:val="00F036EE"/>
    <w:rsid w:val="00F037B6"/>
    <w:rsid w:val="00F03C68"/>
    <w:rsid w:val="00F03D39"/>
    <w:rsid w:val="00F03FD0"/>
    <w:rsid w:val="00F03FDF"/>
    <w:rsid w:val="00F04056"/>
    <w:rsid w:val="00F040DD"/>
    <w:rsid w:val="00F0414F"/>
    <w:rsid w:val="00F0423F"/>
    <w:rsid w:val="00F04456"/>
    <w:rsid w:val="00F04531"/>
    <w:rsid w:val="00F045A6"/>
    <w:rsid w:val="00F04693"/>
    <w:rsid w:val="00F0476C"/>
    <w:rsid w:val="00F0478A"/>
    <w:rsid w:val="00F048AF"/>
    <w:rsid w:val="00F04941"/>
    <w:rsid w:val="00F0495B"/>
    <w:rsid w:val="00F04B7C"/>
    <w:rsid w:val="00F04B9E"/>
    <w:rsid w:val="00F04C3E"/>
    <w:rsid w:val="00F05035"/>
    <w:rsid w:val="00F05265"/>
    <w:rsid w:val="00F0529B"/>
    <w:rsid w:val="00F05345"/>
    <w:rsid w:val="00F05399"/>
    <w:rsid w:val="00F054C5"/>
    <w:rsid w:val="00F05991"/>
    <w:rsid w:val="00F05C1E"/>
    <w:rsid w:val="00F05C23"/>
    <w:rsid w:val="00F05C2C"/>
    <w:rsid w:val="00F05E19"/>
    <w:rsid w:val="00F05E25"/>
    <w:rsid w:val="00F05F53"/>
    <w:rsid w:val="00F060AD"/>
    <w:rsid w:val="00F06103"/>
    <w:rsid w:val="00F06128"/>
    <w:rsid w:val="00F06212"/>
    <w:rsid w:val="00F06244"/>
    <w:rsid w:val="00F066DA"/>
    <w:rsid w:val="00F06806"/>
    <w:rsid w:val="00F069C8"/>
    <w:rsid w:val="00F06A3C"/>
    <w:rsid w:val="00F06AF2"/>
    <w:rsid w:val="00F06AFB"/>
    <w:rsid w:val="00F06B1E"/>
    <w:rsid w:val="00F06F8C"/>
    <w:rsid w:val="00F070C0"/>
    <w:rsid w:val="00F0710D"/>
    <w:rsid w:val="00F07514"/>
    <w:rsid w:val="00F07581"/>
    <w:rsid w:val="00F0760F"/>
    <w:rsid w:val="00F07682"/>
    <w:rsid w:val="00F07703"/>
    <w:rsid w:val="00F079E2"/>
    <w:rsid w:val="00F07B91"/>
    <w:rsid w:val="00F07D98"/>
    <w:rsid w:val="00F07E62"/>
    <w:rsid w:val="00F07F14"/>
    <w:rsid w:val="00F07F2C"/>
    <w:rsid w:val="00F07F3F"/>
    <w:rsid w:val="00F100C1"/>
    <w:rsid w:val="00F10267"/>
    <w:rsid w:val="00F103A8"/>
    <w:rsid w:val="00F103D6"/>
    <w:rsid w:val="00F103EA"/>
    <w:rsid w:val="00F104BB"/>
    <w:rsid w:val="00F109EB"/>
    <w:rsid w:val="00F10C3B"/>
    <w:rsid w:val="00F10D54"/>
    <w:rsid w:val="00F10D69"/>
    <w:rsid w:val="00F10E51"/>
    <w:rsid w:val="00F10EEF"/>
    <w:rsid w:val="00F1106F"/>
    <w:rsid w:val="00F110DA"/>
    <w:rsid w:val="00F11112"/>
    <w:rsid w:val="00F112F5"/>
    <w:rsid w:val="00F11964"/>
    <w:rsid w:val="00F11B04"/>
    <w:rsid w:val="00F11BF2"/>
    <w:rsid w:val="00F11C2B"/>
    <w:rsid w:val="00F11CED"/>
    <w:rsid w:val="00F11E51"/>
    <w:rsid w:val="00F12231"/>
    <w:rsid w:val="00F12253"/>
    <w:rsid w:val="00F122AA"/>
    <w:rsid w:val="00F12392"/>
    <w:rsid w:val="00F1243F"/>
    <w:rsid w:val="00F124EB"/>
    <w:rsid w:val="00F1268F"/>
    <w:rsid w:val="00F12774"/>
    <w:rsid w:val="00F12AF4"/>
    <w:rsid w:val="00F12B5B"/>
    <w:rsid w:val="00F12B8A"/>
    <w:rsid w:val="00F12C85"/>
    <w:rsid w:val="00F12E11"/>
    <w:rsid w:val="00F12EAC"/>
    <w:rsid w:val="00F13187"/>
    <w:rsid w:val="00F131B4"/>
    <w:rsid w:val="00F13215"/>
    <w:rsid w:val="00F13430"/>
    <w:rsid w:val="00F134A1"/>
    <w:rsid w:val="00F13881"/>
    <w:rsid w:val="00F13967"/>
    <w:rsid w:val="00F13CE0"/>
    <w:rsid w:val="00F13D39"/>
    <w:rsid w:val="00F13DBC"/>
    <w:rsid w:val="00F13EEA"/>
    <w:rsid w:val="00F1434D"/>
    <w:rsid w:val="00F147F8"/>
    <w:rsid w:val="00F148B4"/>
    <w:rsid w:val="00F14BC5"/>
    <w:rsid w:val="00F14FD4"/>
    <w:rsid w:val="00F1567A"/>
    <w:rsid w:val="00F156B9"/>
    <w:rsid w:val="00F15705"/>
    <w:rsid w:val="00F1599B"/>
    <w:rsid w:val="00F15BAE"/>
    <w:rsid w:val="00F15D38"/>
    <w:rsid w:val="00F15E20"/>
    <w:rsid w:val="00F15FAE"/>
    <w:rsid w:val="00F16201"/>
    <w:rsid w:val="00F16270"/>
    <w:rsid w:val="00F164DD"/>
    <w:rsid w:val="00F16686"/>
    <w:rsid w:val="00F16A99"/>
    <w:rsid w:val="00F16BDF"/>
    <w:rsid w:val="00F16E5E"/>
    <w:rsid w:val="00F16FA1"/>
    <w:rsid w:val="00F1707D"/>
    <w:rsid w:val="00F17707"/>
    <w:rsid w:val="00F17A9B"/>
    <w:rsid w:val="00F17B33"/>
    <w:rsid w:val="00F17BF0"/>
    <w:rsid w:val="00F20031"/>
    <w:rsid w:val="00F2026D"/>
    <w:rsid w:val="00F20AF2"/>
    <w:rsid w:val="00F20D45"/>
    <w:rsid w:val="00F20D5C"/>
    <w:rsid w:val="00F20E64"/>
    <w:rsid w:val="00F20F52"/>
    <w:rsid w:val="00F20FC0"/>
    <w:rsid w:val="00F212FB"/>
    <w:rsid w:val="00F2130F"/>
    <w:rsid w:val="00F2136B"/>
    <w:rsid w:val="00F213B7"/>
    <w:rsid w:val="00F21412"/>
    <w:rsid w:val="00F21816"/>
    <w:rsid w:val="00F21B39"/>
    <w:rsid w:val="00F21B89"/>
    <w:rsid w:val="00F21C98"/>
    <w:rsid w:val="00F21CAC"/>
    <w:rsid w:val="00F21D23"/>
    <w:rsid w:val="00F21FB3"/>
    <w:rsid w:val="00F22344"/>
    <w:rsid w:val="00F224B0"/>
    <w:rsid w:val="00F224D5"/>
    <w:rsid w:val="00F22612"/>
    <w:rsid w:val="00F2270F"/>
    <w:rsid w:val="00F22B3C"/>
    <w:rsid w:val="00F22C11"/>
    <w:rsid w:val="00F22EA0"/>
    <w:rsid w:val="00F22EA6"/>
    <w:rsid w:val="00F2325C"/>
    <w:rsid w:val="00F2328C"/>
    <w:rsid w:val="00F234E3"/>
    <w:rsid w:val="00F23589"/>
    <w:rsid w:val="00F2363A"/>
    <w:rsid w:val="00F23684"/>
    <w:rsid w:val="00F23768"/>
    <w:rsid w:val="00F238EE"/>
    <w:rsid w:val="00F23995"/>
    <w:rsid w:val="00F23D80"/>
    <w:rsid w:val="00F23DAE"/>
    <w:rsid w:val="00F24376"/>
    <w:rsid w:val="00F243DB"/>
    <w:rsid w:val="00F243DD"/>
    <w:rsid w:val="00F24403"/>
    <w:rsid w:val="00F24811"/>
    <w:rsid w:val="00F2483B"/>
    <w:rsid w:val="00F24A2F"/>
    <w:rsid w:val="00F24AEA"/>
    <w:rsid w:val="00F24C56"/>
    <w:rsid w:val="00F24D5A"/>
    <w:rsid w:val="00F24F58"/>
    <w:rsid w:val="00F24F92"/>
    <w:rsid w:val="00F24FC0"/>
    <w:rsid w:val="00F24FCB"/>
    <w:rsid w:val="00F250A4"/>
    <w:rsid w:val="00F250FC"/>
    <w:rsid w:val="00F25173"/>
    <w:rsid w:val="00F251F1"/>
    <w:rsid w:val="00F25676"/>
    <w:rsid w:val="00F257A7"/>
    <w:rsid w:val="00F257B8"/>
    <w:rsid w:val="00F2582E"/>
    <w:rsid w:val="00F258C3"/>
    <w:rsid w:val="00F25B88"/>
    <w:rsid w:val="00F25C86"/>
    <w:rsid w:val="00F25CC7"/>
    <w:rsid w:val="00F25DF6"/>
    <w:rsid w:val="00F25FC8"/>
    <w:rsid w:val="00F26249"/>
    <w:rsid w:val="00F2625F"/>
    <w:rsid w:val="00F262E8"/>
    <w:rsid w:val="00F2641A"/>
    <w:rsid w:val="00F2647F"/>
    <w:rsid w:val="00F2658F"/>
    <w:rsid w:val="00F265D6"/>
    <w:rsid w:val="00F26739"/>
    <w:rsid w:val="00F26783"/>
    <w:rsid w:val="00F26B9C"/>
    <w:rsid w:val="00F26BF8"/>
    <w:rsid w:val="00F26E4A"/>
    <w:rsid w:val="00F26EE4"/>
    <w:rsid w:val="00F27018"/>
    <w:rsid w:val="00F272E9"/>
    <w:rsid w:val="00F273D3"/>
    <w:rsid w:val="00F2750B"/>
    <w:rsid w:val="00F27644"/>
    <w:rsid w:val="00F27809"/>
    <w:rsid w:val="00F27C35"/>
    <w:rsid w:val="00F27C37"/>
    <w:rsid w:val="00F27C48"/>
    <w:rsid w:val="00F27E8C"/>
    <w:rsid w:val="00F27EC3"/>
    <w:rsid w:val="00F3013C"/>
    <w:rsid w:val="00F3027E"/>
    <w:rsid w:val="00F303F9"/>
    <w:rsid w:val="00F30499"/>
    <w:rsid w:val="00F30540"/>
    <w:rsid w:val="00F305BB"/>
    <w:rsid w:val="00F306E3"/>
    <w:rsid w:val="00F30B0E"/>
    <w:rsid w:val="00F30D17"/>
    <w:rsid w:val="00F3105B"/>
    <w:rsid w:val="00F3107A"/>
    <w:rsid w:val="00F31F0C"/>
    <w:rsid w:val="00F323D8"/>
    <w:rsid w:val="00F326C3"/>
    <w:rsid w:val="00F326E0"/>
    <w:rsid w:val="00F327D1"/>
    <w:rsid w:val="00F32C0B"/>
    <w:rsid w:val="00F32CA6"/>
    <w:rsid w:val="00F32CB0"/>
    <w:rsid w:val="00F32EE2"/>
    <w:rsid w:val="00F32F77"/>
    <w:rsid w:val="00F32FE7"/>
    <w:rsid w:val="00F33117"/>
    <w:rsid w:val="00F33323"/>
    <w:rsid w:val="00F33386"/>
    <w:rsid w:val="00F33847"/>
    <w:rsid w:val="00F3397C"/>
    <w:rsid w:val="00F33F59"/>
    <w:rsid w:val="00F3411B"/>
    <w:rsid w:val="00F34305"/>
    <w:rsid w:val="00F343CC"/>
    <w:rsid w:val="00F3448B"/>
    <w:rsid w:val="00F345D7"/>
    <w:rsid w:val="00F34649"/>
    <w:rsid w:val="00F3465E"/>
    <w:rsid w:val="00F34869"/>
    <w:rsid w:val="00F34893"/>
    <w:rsid w:val="00F349BF"/>
    <w:rsid w:val="00F34BE9"/>
    <w:rsid w:val="00F34BF2"/>
    <w:rsid w:val="00F34BFB"/>
    <w:rsid w:val="00F34C59"/>
    <w:rsid w:val="00F34C7B"/>
    <w:rsid w:val="00F34EA2"/>
    <w:rsid w:val="00F3511A"/>
    <w:rsid w:val="00F35445"/>
    <w:rsid w:val="00F354DC"/>
    <w:rsid w:val="00F354FA"/>
    <w:rsid w:val="00F35599"/>
    <w:rsid w:val="00F35690"/>
    <w:rsid w:val="00F358AD"/>
    <w:rsid w:val="00F35992"/>
    <w:rsid w:val="00F35A28"/>
    <w:rsid w:val="00F35B67"/>
    <w:rsid w:val="00F35F45"/>
    <w:rsid w:val="00F36211"/>
    <w:rsid w:val="00F36235"/>
    <w:rsid w:val="00F36272"/>
    <w:rsid w:val="00F36333"/>
    <w:rsid w:val="00F36353"/>
    <w:rsid w:val="00F363DB"/>
    <w:rsid w:val="00F36545"/>
    <w:rsid w:val="00F36592"/>
    <w:rsid w:val="00F36621"/>
    <w:rsid w:val="00F36653"/>
    <w:rsid w:val="00F36656"/>
    <w:rsid w:val="00F3681C"/>
    <w:rsid w:val="00F36A7E"/>
    <w:rsid w:val="00F36E5F"/>
    <w:rsid w:val="00F36FEA"/>
    <w:rsid w:val="00F372BB"/>
    <w:rsid w:val="00F374E9"/>
    <w:rsid w:val="00F37609"/>
    <w:rsid w:val="00F37709"/>
    <w:rsid w:val="00F3790F"/>
    <w:rsid w:val="00F37948"/>
    <w:rsid w:val="00F37A94"/>
    <w:rsid w:val="00F37D1E"/>
    <w:rsid w:val="00F37D5C"/>
    <w:rsid w:val="00F4006B"/>
    <w:rsid w:val="00F40138"/>
    <w:rsid w:val="00F40420"/>
    <w:rsid w:val="00F40441"/>
    <w:rsid w:val="00F4057D"/>
    <w:rsid w:val="00F4063A"/>
    <w:rsid w:val="00F40683"/>
    <w:rsid w:val="00F406A0"/>
    <w:rsid w:val="00F407BA"/>
    <w:rsid w:val="00F40D66"/>
    <w:rsid w:val="00F41042"/>
    <w:rsid w:val="00F411AE"/>
    <w:rsid w:val="00F412BB"/>
    <w:rsid w:val="00F413B1"/>
    <w:rsid w:val="00F419C7"/>
    <w:rsid w:val="00F41E5E"/>
    <w:rsid w:val="00F42059"/>
    <w:rsid w:val="00F421A8"/>
    <w:rsid w:val="00F423BB"/>
    <w:rsid w:val="00F4244B"/>
    <w:rsid w:val="00F42491"/>
    <w:rsid w:val="00F427CE"/>
    <w:rsid w:val="00F429FC"/>
    <w:rsid w:val="00F42CA9"/>
    <w:rsid w:val="00F42E3E"/>
    <w:rsid w:val="00F43092"/>
    <w:rsid w:val="00F430F1"/>
    <w:rsid w:val="00F43760"/>
    <w:rsid w:val="00F43B60"/>
    <w:rsid w:val="00F43C2F"/>
    <w:rsid w:val="00F43D8C"/>
    <w:rsid w:val="00F44186"/>
    <w:rsid w:val="00F443AF"/>
    <w:rsid w:val="00F445D6"/>
    <w:rsid w:val="00F448CE"/>
    <w:rsid w:val="00F44B4E"/>
    <w:rsid w:val="00F44C77"/>
    <w:rsid w:val="00F44D0E"/>
    <w:rsid w:val="00F44DD6"/>
    <w:rsid w:val="00F44F41"/>
    <w:rsid w:val="00F44FD9"/>
    <w:rsid w:val="00F4502A"/>
    <w:rsid w:val="00F4516C"/>
    <w:rsid w:val="00F45224"/>
    <w:rsid w:val="00F45255"/>
    <w:rsid w:val="00F453EE"/>
    <w:rsid w:val="00F4549D"/>
    <w:rsid w:val="00F456C9"/>
    <w:rsid w:val="00F45790"/>
    <w:rsid w:val="00F457A0"/>
    <w:rsid w:val="00F457FD"/>
    <w:rsid w:val="00F45A52"/>
    <w:rsid w:val="00F45E62"/>
    <w:rsid w:val="00F46111"/>
    <w:rsid w:val="00F46198"/>
    <w:rsid w:val="00F461E2"/>
    <w:rsid w:val="00F4629E"/>
    <w:rsid w:val="00F4644E"/>
    <w:rsid w:val="00F46649"/>
    <w:rsid w:val="00F46774"/>
    <w:rsid w:val="00F469F7"/>
    <w:rsid w:val="00F46A15"/>
    <w:rsid w:val="00F46A6F"/>
    <w:rsid w:val="00F46E96"/>
    <w:rsid w:val="00F46F30"/>
    <w:rsid w:val="00F472F0"/>
    <w:rsid w:val="00F47400"/>
    <w:rsid w:val="00F4747E"/>
    <w:rsid w:val="00F47575"/>
    <w:rsid w:val="00F475B3"/>
    <w:rsid w:val="00F479D9"/>
    <w:rsid w:val="00F479E2"/>
    <w:rsid w:val="00F47CCA"/>
    <w:rsid w:val="00F47E94"/>
    <w:rsid w:val="00F5046F"/>
    <w:rsid w:val="00F504A7"/>
    <w:rsid w:val="00F50557"/>
    <w:rsid w:val="00F507E1"/>
    <w:rsid w:val="00F50AC7"/>
    <w:rsid w:val="00F50CD7"/>
    <w:rsid w:val="00F50EDF"/>
    <w:rsid w:val="00F5144D"/>
    <w:rsid w:val="00F51C20"/>
    <w:rsid w:val="00F51E4E"/>
    <w:rsid w:val="00F5209E"/>
    <w:rsid w:val="00F52281"/>
    <w:rsid w:val="00F5229E"/>
    <w:rsid w:val="00F52781"/>
    <w:rsid w:val="00F52805"/>
    <w:rsid w:val="00F5296E"/>
    <w:rsid w:val="00F52985"/>
    <w:rsid w:val="00F52C04"/>
    <w:rsid w:val="00F52C51"/>
    <w:rsid w:val="00F52CB1"/>
    <w:rsid w:val="00F52D47"/>
    <w:rsid w:val="00F52FC7"/>
    <w:rsid w:val="00F53021"/>
    <w:rsid w:val="00F53049"/>
    <w:rsid w:val="00F53070"/>
    <w:rsid w:val="00F53141"/>
    <w:rsid w:val="00F53443"/>
    <w:rsid w:val="00F53609"/>
    <w:rsid w:val="00F5369B"/>
    <w:rsid w:val="00F53881"/>
    <w:rsid w:val="00F538D4"/>
    <w:rsid w:val="00F53A44"/>
    <w:rsid w:val="00F53CD8"/>
    <w:rsid w:val="00F53F69"/>
    <w:rsid w:val="00F54731"/>
    <w:rsid w:val="00F5473B"/>
    <w:rsid w:val="00F54871"/>
    <w:rsid w:val="00F54A2C"/>
    <w:rsid w:val="00F54C1F"/>
    <w:rsid w:val="00F54DE2"/>
    <w:rsid w:val="00F54EE5"/>
    <w:rsid w:val="00F54F64"/>
    <w:rsid w:val="00F551A1"/>
    <w:rsid w:val="00F5528F"/>
    <w:rsid w:val="00F55364"/>
    <w:rsid w:val="00F5550D"/>
    <w:rsid w:val="00F55898"/>
    <w:rsid w:val="00F5599B"/>
    <w:rsid w:val="00F56050"/>
    <w:rsid w:val="00F56079"/>
    <w:rsid w:val="00F56140"/>
    <w:rsid w:val="00F56185"/>
    <w:rsid w:val="00F5631F"/>
    <w:rsid w:val="00F564C7"/>
    <w:rsid w:val="00F5653B"/>
    <w:rsid w:val="00F565E5"/>
    <w:rsid w:val="00F5669A"/>
    <w:rsid w:val="00F566F7"/>
    <w:rsid w:val="00F56909"/>
    <w:rsid w:val="00F56953"/>
    <w:rsid w:val="00F569C1"/>
    <w:rsid w:val="00F56A47"/>
    <w:rsid w:val="00F56B09"/>
    <w:rsid w:val="00F56C4D"/>
    <w:rsid w:val="00F56DCD"/>
    <w:rsid w:val="00F56ED9"/>
    <w:rsid w:val="00F5701C"/>
    <w:rsid w:val="00F571F6"/>
    <w:rsid w:val="00F57202"/>
    <w:rsid w:val="00F57383"/>
    <w:rsid w:val="00F57388"/>
    <w:rsid w:val="00F573EA"/>
    <w:rsid w:val="00F57420"/>
    <w:rsid w:val="00F574B9"/>
    <w:rsid w:val="00F575CD"/>
    <w:rsid w:val="00F576AE"/>
    <w:rsid w:val="00F57771"/>
    <w:rsid w:val="00F577E8"/>
    <w:rsid w:val="00F578D5"/>
    <w:rsid w:val="00F57A70"/>
    <w:rsid w:val="00F57F75"/>
    <w:rsid w:val="00F57FE3"/>
    <w:rsid w:val="00F6006A"/>
    <w:rsid w:val="00F60246"/>
    <w:rsid w:val="00F60279"/>
    <w:rsid w:val="00F6029A"/>
    <w:rsid w:val="00F60386"/>
    <w:rsid w:val="00F605B6"/>
    <w:rsid w:val="00F6090A"/>
    <w:rsid w:val="00F60AF0"/>
    <w:rsid w:val="00F60B3D"/>
    <w:rsid w:val="00F60BBD"/>
    <w:rsid w:val="00F60BC8"/>
    <w:rsid w:val="00F60C0C"/>
    <w:rsid w:val="00F60C22"/>
    <w:rsid w:val="00F60E2D"/>
    <w:rsid w:val="00F60E3D"/>
    <w:rsid w:val="00F60E68"/>
    <w:rsid w:val="00F60F10"/>
    <w:rsid w:val="00F60F1B"/>
    <w:rsid w:val="00F60F3A"/>
    <w:rsid w:val="00F60F8C"/>
    <w:rsid w:val="00F6103A"/>
    <w:rsid w:val="00F61083"/>
    <w:rsid w:val="00F61125"/>
    <w:rsid w:val="00F61149"/>
    <w:rsid w:val="00F6120E"/>
    <w:rsid w:val="00F6122E"/>
    <w:rsid w:val="00F61332"/>
    <w:rsid w:val="00F61389"/>
    <w:rsid w:val="00F6138A"/>
    <w:rsid w:val="00F6151A"/>
    <w:rsid w:val="00F61558"/>
    <w:rsid w:val="00F61763"/>
    <w:rsid w:val="00F61AA3"/>
    <w:rsid w:val="00F61B21"/>
    <w:rsid w:val="00F61C21"/>
    <w:rsid w:val="00F61DE9"/>
    <w:rsid w:val="00F61E63"/>
    <w:rsid w:val="00F62009"/>
    <w:rsid w:val="00F62260"/>
    <w:rsid w:val="00F623D5"/>
    <w:rsid w:val="00F625D4"/>
    <w:rsid w:val="00F6264D"/>
    <w:rsid w:val="00F62662"/>
    <w:rsid w:val="00F62816"/>
    <w:rsid w:val="00F62836"/>
    <w:rsid w:val="00F62A00"/>
    <w:rsid w:val="00F62B7A"/>
    <w:rsid w:val="00F62C61"/>
    <w:rsid w:val="00F62E47"/>
    <w:rsid w:val="00F62ED4"/>
    <w:rsid w:val="00F62F3B"/>
    <w:rsid w:val="00F62FC8"/>
    <w:rsid w:val="00F6307C"/>
    <w:rsid w:val="00F63175"/>
    <w:rsid w:val="00F6326F"/>
    <w:rsid w:val="00F63271"/>
    <w:rsid w:val="00F63460"/>
    <w:rsid w:val="00F6349E"/>
    <w:rsid w:val="00F634FD"/>
    <w:rsid w:val="00F635B5"/>
    <w:rsid w:val="00F6385C"/>
    <w:rsid w:val="00F638E6"/>
    <w:rsid w:val="00F639F4"/>
    <w:rsid w:val="00F63A98"/>
    <w:rsid w:val="00F63BB8"/>
    <w:rsid w:val="00F63CDE"/>
    <w:rsid w:val="00F64184"/>
    <w:rsid w:val="00F64379"/>
    <w:rsid w:val="00F6441B"/>
    <w:rsid w:val="00F6459A"/>
    <w:rsid w:val="00F646AD"/>
    <w:rsid w:val="00F64721"/>
    <w:rsid w:val="00F6496F"/>
    <w:rsid w:val="00F64A08"/>
    <w:rsid w:val="00F64AEA"/>
    <w:rsid w:val="00F64B47"/>
    <w:rsid w:val="00F64C83"/>
    <w:rsid w:val="00F64E29"/>
    <w:rsid w:val="00F64FCA"/>
    <w:rsid w:val="00F64FE3"/>
    <w:rsid w:val="00F65004"/>
    <w:rsid w:val="00F653AF"/>
    <w:rsid w:val="00F653F8"/>
    <w:rsid w:val="00F654C8"/>
    <w:rsid w:val="00F65582"/>
    <w:rsid w:val="00F6594E"/>
    <w:rsid w:val="00F65A13"/>
    <w:rsid w:val="00F65C22"/>
    <w:rsid w:val="00F66207"/>
    <w:rsid w:val="00F662BF"/>
    <w:rsid w:val="00F663E6"/>
    <w:rsid w:val="00F6641C"/>
    <w:rsid w:val="00F666A1"/>
    <w:rsid w:val="00F6671B"/>
    <w:rsid w:val="00F6675D"/>
    <w:rsid w:val="00F66895"/>
    <w:rsid w:val="00F668B5"/>
    <w:rsid w:val="00F66980"/>
    <w:rsid w:val="00F66ED7"/>
    <w:rsid w:val="00F67045"/>
    <w:rsid w:val="00F6705B"/>
    <w:rsid w:val="00F67094"/>
    <w:rsid w:val="00F670B1"/>
    <w:rsid w:val="00F671AF"/>
    <w:rsid w:val="00F6733D"/>
    <w:rsid w:val="00F673D8"/>
    <w:rsid w:val="00F674B3"/>
    <w:rsid w:val="00F67623"/>
    <w:rsid w:val="00F6792D"/>
    <w:rsid w:val="00F67987"/>
    <w:rsid w:val="00F679CC"/>
    <w:rsid w:val="00F67C26"/>
    <w:rsid w:val="00F67CE6"/>
    <w:rsid w:val="00F67E39"/>
    <w:rsid w:val="00F67F17"/>
    <w:rsid w:val="00F67F96"/>
    <w:rsid w:val="00F701E1"/>
    <w:rsid w:val="00F707C5"/>
    <w:rsid w:val="00F7083F"/>
    <w:rsid w:val="00F708CB"/>
    <w:rsid w:val="00F709B8"/>
    <w:rsid w:val="00F70AF6"/>
    <w:rsid w:val="00F70CDB"/>
    <w:rsid w:val="00F70F70"/>
    <w:rsid w:val="00F71159"/>
    <w:rsid w:val="00F71170"/>
    <w:rsid w:val="00F71195"/>
    <w:rsid w:val="00F71200"/>
    <w:rsid w:val="00F7124E"/>
    <w:rsid w:val="00F71273"/>
    <w:rsid w:val="00F712D3"/>
    <w:rsid w:val="00F712DB"/>
    <w:rsid w:val="00F71377"/>
    <w:rsid w:val="00F71560"/>
    <w:rsid w:val="00F715D0"/>
    <w:rsid w:val="00F715D4"/>
    <w:rsid w:val="00F71663"/>
    <w:rsid w:val="00F716DF"/>
    <w:rsid w:val="00F718B4"/>
    <w:rsid w:val="00F7193C"/>
    <w:rsid w:val="00F719F2"/>
    <w:rsid w:val="00F71B36"/>
    <w:rsid w:val="00F71B49"/>
    <w:rsid w:val="00F71B66"/>
    <w:rsid w:val="00F71BAC"/>
    <w:rsid w:val="00F71C34"/>
    <w:rsid w:val="00F71D4B"/>
    <w:rsid w:val="00F71F86"/>
    <w:rsid w:val="00F721B5"/>
    <w:rsid w:val="00F7232A"/>
    <w:rsid w:val="00F72504"/>
    <w:rsid w:val="00F728D8"/>
    <w:rsid w:val="00F72927"/>
    <w:rsid w:val="00F7292E"/>
    <w:rsid w:val="00F729E7"/>
    <w:rsid w:val="00F72F23"/>
    <w:rsid w:val="00F730C3"/>
    <w:rsid w:val="00F7317C"/>
    <w:rsid w:val="00F733E0"/>
    <w:rsid w:val="00F733E8"/>
    <w:rsid w:val="00F73438"/>
    <w:rsid w:val="00F73587"/>
    <w:rsid w:val="00F73757"/>
    <w:rsid w:val="00F738AC"/>
    <w:rsid w:val="00F738CD"/>
    <w:rsid w:val="00F73C8F"/>
    <w:rsid w:val="00F73CC2"/>
    <w:rsid w:val="00F73D22"/>
    <w:rsid w:val="00F73E94"/>
    <w:rsid w:val="00F73FB1"/>
    <w:rsid w:val="00F7401D"/>
    <w:rsid w:val="00F741D7"/>
    <w:rsid w:val="00F74209"/>
    <w:rsid w:val="00F742F5"/>
    <w:rsid w:val="00F744B3"/>
    <w:rsid w:val="00F74677"/>
    <w:rsid w:val="00F746FA"/>
    <w:rsid w:val="00F74AA5"/>
    <w:rsid w:val="00F74AEA"/>
    <w:rsid w:val="00F74BC2"/>
    <w:rsid w:val="00F74CA1"/>
    <w:rsid w:val="00F74D06"/>
    <w:rsid w:val="00F74F22"/>
    <w:rsid w:val="00F7518E"/>
    <w:rsid w:val="00F752FD"/>
    <w:rsid w:val="00F7559E"/>
    <w:rsid w:val="00F7560D"/>
    <w:rsid w:val="00F75656"/>
    <w:rsid w:val="00F75694"/>
    <w:rsid w:val="00F7579E"/>
    <w:rsid w:val="00F7592D"/>
    <w:rsid w:val="00F75B1E"/>
    <w:rsid w:val="00F75C97"/>
    <w:rsid w:val="00F75CD0"/>
    <w:rsid w:val="00F75E7E"/>
    <w:rsid w:val="00F75EDF"/>
    <w:rsid w:val="00F76154"/>
    <w:rsid w:val="00F7621D"/>
    <w:rsid w:val="00F763E9"/>
    <w:rsid w:val="00F7646D"/>
    <w:rsid w:val="00F76575"/>
    <w:rsid w:val="00F767E4"/>
    <w:rsid w:val="00F76A1C"/>
    <w:rsid w:val="00F76A67"/>
    <w:rsid w:val="00F76C56"/>
    <w:rsid w:val="00F76D83"/>
    <w:rsid w:val="00F76D9D"/>
    <w:rsid w:val="00F76DBC"/>
    <w:rsid w:val="00F76E42"/>
    <w:rsid w:val="00F7720B"/>
    <w:rsid w:val="00F77254"/>
    <w:rsid w:val="00F7732C"/>
    <w:rsid w:val="00F77362"/>
    <w:rsid w:val="00F774B0"/>
    <w:rsid w:val="00F776D0"/>
    <w:rsid w:val="00F77F51"/>
    <w:rsid w:val="00F77F59"/>
    <w:rsid w:val="00F80019"/>
    <w:rsid w:val="00F80066"/>
    <w:rsid w:val="00F801DB"/>
    <w:rsid w:val="00F8062E"/>
    <w:rsid w:val="00F80815"/>
    <w:rsid w:val="00F808D8"/>
    <w:rsid w:val="00F80930"/>
    <w:rsid w:val="00F80B10"/>
    <w:rsid w:val="00F80BBC"/>
    <w:rsid w:val="00F80F10"/>
    <w:rsid w:val="00F810D7"/>
    <w:rsid w:val="00F810F7"/>
    <w:rsid w:val="00F81107"/>
    <w:rsid w:val="00F81117"/>
    <w:rsid w:val="00F8160E"/>
    <w:rsid w:val="00F816C5"/>
    <w:rsid w:val="00F81826"/>
    <w:rsid w:val="00F81B19"/>
    <w:rsid w:val="00F81B23"/>
    <w:rsid w:val="00F81D01"/>
    <w:rsid w:val="00F81D0F"/>
    <w:rsid w:val="00F81D24"/>
    <w:rsid w:val="00F8233E"/>
    <w:rsid w:val="00F8236B"/>
    <w:rsid w:val="00F8277D"/>
    <w:rsid w:val="00F82A68"/>
    <w:rsid w:val="00F82B43"/>
    <w:rsid w:val="00F82C54"/>
    <w:rsid w:val="00F82C59"/>
    <w:rsid w:val="00F82DFD"/>
    <w:rsid w:val="00F82F34"/>
    <w:rsid w:val="00F82F8A"/>
    <w:rsid w:val="00F830A4"/>
    <w:rsid w:val="00F831D1"/>
    <w:rsid w:val="00F831F6"/>
    <w:rsid w:val="00F83382"/>
    <w:rsid w:val="00F833ED"/>
    <w:rsid w:val="00F83699"/>
    <w:rsid w:val="00F836DB"/>
    <w:rsid w:val="00F8375C"/>
    <w:rsid w:val="00F83820"/>
    <w:rsid w:val="00F838AA"/>
    <w:rsid w:val="00F83B2D"/>
    <w:rsid w:val="00F8405C"/>
    <w:rsid w:val="00F84084"/>
    <w:rsid w:val="00F840BA"/>
    <w:rsid w:val="00F84242"/>
    <w:rsid w:val="00F842BC"/>
    <w:rsid w:val="00F8455F"/>
    <w:rsid w:val="00F846A2"/>
    <w:rsid w:val="00F8482D"/>
    <w:rsid w:val="00F8484D"/>
    <w:rsid w:val="00F848B3"/>
    <w:rsid w:val="00F84968"/>
    <w:rsid w:val="00F84979"/>
    <w:rsid w:val="00F84AED"/>
    <w:rsid w:val="00F84B8D"/>
    <w:rsid w:val="00F84C41"/>
    <w:rsid w:val="00F84D66"/>
    <w:rsid w:val="00F857BD"/>
    <w:rsid w:val="00F85965"/>
    <w:rsid w:val="00F85988"/>
    <w:rsid w:val="00F85D07"/>
    <w:rsid w:val="00F85DB8"/>
    <w:rsid w:val="00F863F6"/>
    <w:rsid w:val="00F86417"/>
    <w:rsid w:val="00F8656F"/>
    <w:rsid w:val="00F86660"/>
    <w:rsid w:val="00F866A2"/>
    <w:rsid w:val="00F868F2"/>
    <w:rsid w:val="00F86902"/>
    <w:rsid w:val="00F8691E"/>
    <w:rsid w:val="00F86C5D"/>
    <w:rsid w:val="00F86DDD"/>
    <w:rsid w:val="00F86F72"/>
    <w:rsid w:val="00F86F94"/>
    <w:rsid w:val="00F870D2"/>
    <w:rsid w:val="00F871C9"/>
    <w:rsid w:val="00F874ED"/>
    <w:rsid w:val="00F875CC"/>
    <w:rsid w:val="00F87797"/>
    <w:rsid w:val="00F8785E"/>
    <w:rsid w:val="00F878CA"/>
    <w:rsid w:val="00F87F32"/>
    <w:rsid w:val="00F87F83"/>
    <w:rsid w:val="00F90711"/>
    <w:rsid w:val="00F908D8"/>
    <w:rsid w:val="00F90BB9"/>
    <w:rsid w:val="00F90E51"/>
    <w:rsid w:val="00F91048"/>
    <w:rsid w:val="00F9143A"/>
    <w:rsid w:val="00F916F1"/>
    <w:rsid w:val="00F9175E"/>
    <w:rsid w:val="00F91A47"/>
    <w:rsid w:val="00F91BD2"/>
    <w:rsid w:val="00F91D5F"/>
    <w:rsid w:val="00F92069"/>
    <w:rsid w:val="00F92100"/>
    <w:rsid w:val="00F92264"/>
    <w:rsid w:val="00F925CB"/>
    <w:rsid w:val="00F9288F"/>
    <w:rsid w:val="00F929C2"/>
    <w:rsid w:val="00F92C66"/>
    <w:rsid w:val="00F92DE6"/>
    <w:rsid w:val="00F92F03"/>
    <w:rsid w:val="00F931BD"/>
    <w:rsid w:val="00F93263"/>
    <w:rsid w:val="00F932CF"/>
    <w:rsid w:val="00F934EA"/>
    <w:rsid w:val="00F935D4"/>
    <w:rsid w:val="00F93703"/>
    <w:rsid w:val="00F93772"/>
    <w:rsid w:val="00F937FC"/>
    <w:rsid w:val="00F93842"/>
    <w:rsid w:val="00F93948"/>
    <w:rsid w:val="00F93A41"/>
    <w:rsid w:val="00F93B05"/>
    <w:rsid w:val="00F93C79"/>
    <w:rsid w:val="00F93D9A"/>
    <w:rsid w:val="00F93F32"/>
    <w:rsid w:val="00F93FC2"/>
    <w:rsid w:val="00F94253"/>
    <w:rsid w:val="00F9425A"/>
    <w:rsid w:val="00F94793"/>
    <w:rsid w:val="00F947F2"/>
    <w:rsid w:val="00F94931"/>
    <w:rsid w:val="00F94A71"/>
    <w:rsid w:val="00F94D09"/>
    <w:rsid w:val="00F94F0F"/>
    <w:rsid w:val="00F952D1"/>
    <w:rsid w:val="00F956E7"/>
    <w:rsid w:val="00F957F7"/>
    <w:rsid w:val="00F95922"/>
    <w:rsid w:val="00F9599B"/>
    <w:rsid w:val="00F95A64"/>
    <w:rsid w:val="00F95AC0"/>
    <w:rsid w:val="00F95C81"/>
    <w:rsid w:val="00F95D25"/>
    <w:rsid w:val="00F95FEF"/>
    <w:rsid w:val="00F96175"/>
    <w:rsid w:val="00F9628B"/>
    <w:rsid w:val="00F96361"/>
    <w:rsid w:val="00F964E7"/>
    <w:rsid w:val="00F965C8"/>
    <w:rsid w:val="00F96863"/>
    <w:rsid w:val="00F9693C"/>
    <w:rsid w:val="00F969EA"/>
    <w:rsid w:val="00F96D5B"/>
    <w:rsid w:val="00F96F7E"/>
    <w:rsid w:val="00F97171"/>
    <w:rsid w:val="00F97176"/>
    <w:rsid w:val="00F971E5"/>
    <w:rsid w:val="00F97B70"/>
    <w:rsid w:val="00F97C21"/>
    <w:rsid w:val="00F97CAE"/>
    <w:rsid w:val="00F97D63"/>
    <w:rsid w:val="00F97D65"/>
    <w:rsid w:val="00FA00B4"/>
    <w:rsid w:val="00FA03A1"/>
    <w:rsid w:val="00FA0632"/>
    <w:rsid w:val="00FA0753"/>
    <w:rsid w:val="00FA07E0"/>
    <w:rsid w:val="00FA0EC8"/>
    <w:rsid w:val="00FA0FC7"/>
    <w:rsid w:val="00FA1288"/>
    <w:rsid w:val="00FA1299"/>
    <w:rsid w:val="00FA1395"/>
    <w:rsid w:val="00FA16C7"/>
    <w:rsid w:val="00FA171F"/>
    <w:rsid w:val="00FA1799"/>
    <w:rsid w:val="00FA18EB"/>
    <w:rsid w:val="00FA1E58"/>
    <w:rsid w:val="00FA1EAE"/>
    <w:rsid w:val="00FA20B0"/>
    <w:rsid w:val="00FA25EE"/>
    <w:rsid w:val="00FA2759"/>
    <w:rsid w:val="00FA277E"/>
    <w:rsid w:val="00FA2A07"/>
    <w:rsid w:val="00FA2DB4"/>
    <w:rsid w:val="00FA2DC5"/>
    <w:rsid w:val="00FA2E63"/>
    <w:rsid w:val="00FA30CA"/>
    <w:rsid w:val="00FA3136"/>
    <w:rsid w:val="00FA32F1"/>
    <w:rsid w:val="00FA334E"/>
    <w:rsid w:val="00FA3382"/>
    <w:rsid w:val="00FA345F"/>
    <w:rsid w:val="00FA3702"/>
    <w:rsid w:val="00FA3725"/>
    <w:rsid w:val="00FA3887"/>
    <w:rsid w:val="00FA3895"/>
    <w:rsid w:val="00FA3907"/>
    <w:rsid w:val="00FA3A58"/>
    <w:rsid w:val="00FA3A66"/>
    <w:rsid w:val="00FA3E1D"/>
    <w:rsid w:val="00FA3EAA"/>
    <w:rsid w:val="00FA3EC1"/>
    <w:rsid w:val="00FA4216"/>
    <w:rsid w:val="00FA429F"/>
    <w:rsid w:val="00FA4357"/>
    <w:rsid w:val="00FA4516"/>
    <w:rsid w:val="00FA4845"/>
    <w:rsid w:val="00FA4964"/>
    <w:rsid w:val="00FA4A3F"/>
    <w:rsid w:val="00FA4B02"/>
    <w:rsid w:val="00FA4BFE"/>
    <w:rsid w:val="00FA4C2B"/>
    <w:rsid w:val="00FA50B6"/>
    <w:rsid w:val="00FA51C8"/>
    <w:rsid w:val="00FA5249"/>
    <w:rsid w:val="00FA5343"/>
    <w:rsid w:val="00FA54D6"/>
    <w:rsid w:val="00FA5510"/>
    <w:rsid w:val="00FA556A"/>
    <w:rsid w:val="00FA56B6"/>
    <w:rsid w:val="00FA56C3"/>
    <w:rsid w:val="00FA5ADF"/>
    <w:rsid w:val="00FA5BC5"/>
    <w:rsid w:val="00FA6235"/>
    <w:rsid w:val="00FA62B3"/>
    <w:rsid w:val="00FA62F2"/>
    <w:rsid w:val="00FA6322"/>
    <w:rsid w:val="00FA647D"/>
    <w:rsid w:val="00FA656D"/>
    <w:rsid w:val="00FA6738"/>
    <w:rsid w:val="00FA67AA"/>
    <w:rsid w:val="00FA6808"/>
    <w:rsid w:val="00FA696C"/>
    <w:rsid w:val="00FA6A52"/>
    <w:rsid w:val="00FA6B90"/>
    <w:rsid w:val="00FA6C7C"/>
    <w:rsid w:val="00FA6ED6"/>
    <w:rsid w:val="00FA730A"/>
    <w:rsid w:val="00FA77F9"/>
    <w:rsid w:val="00FA79C1"/>
    <w:rsid w:val="00FA7C85"/>
    <w:rsid w:val="00FA7D9A"/>
    <w:rsid w:val="00FA7E0F"/>
    <w:rsid w:val="00FB0258"/>
    <w:rsid w:val="00FB02E2"/>
    <w:rsid w:val="00FB0407"/>
    <w:rsid w:val="00FB0E19"/>
    <w:rsid w:val="00FB138E"/>
    <w:rsid w:val="00FB13BE"/>
    <w:rsid w:val="00FB14D8"/>
    <w:rsid w:val="00FB1608"/>
    <w:rsid w:val="00FB17C1"/>
    <w:rsid w:val="00FB1BA8"/>
    <w:rsid w:val="00FB1CF1"/>
    <w:rsid w:val="00FB1D36"/>
    <w:rsid w:val="00FB1D7A"/>
    <w:rsid w:val="00FB2003"/>
    <w:rsid w:val="00FB23AC"/>
    <w:rsid w:val="00FB246C"/>
    <w:rsid w:val="00FB2613"/>
    <w:rsid w:val="00FB2647"/>
    <w:rsid w:val="00FB2709"/>
    <w:rsid w:val="00FB27E4"/>
    <w:rsid w:val="00FB28D0"/>
    <w:rsid w:val="00FB29B9"/>
    <w:rsid w:val="00FB2C33"/>
    <w:rsid w:val="00FB2D0F"/>
    <w:rsid w:val="00FB2DE9"/>
    <w:rsid w:val="00FB3065"/>
    <w:rsid w:val="00FB30BA"/>
    <w:rsid w:val="00FB3335"/>
    <w:rsid w:val="00FB3BFE"/>
    <w:rsid w:val="00FB3F20"/>
    <w:rsid w:val="00FB40BE"/>
    <w:rsid w:val="00FB4241"/>
    <w:rsid w:val="00FB444A"/>
    <w:rsid w:val="00FB4508"/>
    <w:rsid w:val="00FB45BF"/>
    <w:rsid w:val="00FB4646"/>
    <w:rsid w:val="00FB488A"/>
    <w:rsid w:val="00FB4ABB"/>
    <w:rsid w:val="00FB4BA1"/>
    <w:rsid w:val="00FB4BA2"/>
    <w:rsid w:val="00FB4BB0"/>
    <w:rsid w:val="00FB4D15"/>
    <w:rsid w:val="00FB4D41"/>
    <w:rsid w:val="00FB4E3D"/>
    <w:rsid w:val="00FB4E42"/>
    <w:rsid w:val="00FB4EAD"/>
    <w:rsid w:val="00FB4FB0"/>
    <w:rsid w:val="00FB50DF"/>
    <w:rsid w:val="00FB5224"/>
    <w:rsid w:val="00FB5320"/>
    <w:rsid w:val="00FB5416"/>
    <w:rsid w:val="00FB573B"/>
    <w:rsid w:val="00FB574F"/>
    <w:rsid w:val="00FB58A6"/>
    <w:rsid w:val="00FB5EC7"/>
    <w:rsid w:val="00FB60F6"/>
    <w:rsid w:val="00FB63BC"/>
    <w:rsid w:val="00FB65A1"/>
    <w:rsid w:val="00FB6631"/>
    <w:rsid w:val="00FB6BA9"/>
    <w:rsid w:val="00FB6BBB"/>
    <w:rsid w:val="00FB6D89"/>
    <w:rsid w:val="00FB6D8B"/>
    <w:rsid w:val="00FB713C"/>
    <w:rsid w:val="00FB71A6"/>
    <w:rsid w:val="00FB7337"/>
    <w:rsid w:val="00FB7350"/>
    <w:rsid w:val="00FB7424"/>
    <w:rsid w:val="00FB750C"/>
    <w:rsid w:val="00FB75DA"/>
    <w:rsid w:val="00FB77D4"/>
    <w:rsid w:val="00FB7956"/>
    <w:rsid w:val="00FB7A7E"/>
    <w:rsid w:val="00FB7B15"/>
    <w:rsid w:val="00FB7DB3"/>
    <w:rsid w:val="00FB7DD8"/>
    <w:rsid w:val="00FB7E9B"/>
    <w:rsid w:val="00FB7EA3"/>
    <w:rsid w:val="00FB7ED4"/>
    <w:rsid w:val="00FB7F21"/>
    <w:rsid w:val="00FC0115"/>
    <w:rsid w:val="00FC0388"/>
    <w:rsid w:val="00FC04BD"/>
    <w:rsid w:val="00FC074E"/>
    <w:rsid w:val="00FC0929"/>
    <w:rsid w:val="00FC0B10"/>
    <w:rsid w:val="00FC0B1C"/>
    <w:rsid w:val="00FC0B8E"/>
    <w:rsid w:val="00FC0C30"/>
    <w:rsid w:val="00FC0CAA"/>
    <w:rsid w:val="00FC0D0B"/>
    <w:rsid w:val="00FC0D86"/>
    <w:rsid w:val="00FC0D91"/>
    <w:rsid w:val="00FC0DE0"/>
    <w:rsid w:val="00FC154E"/>
    <w:rsid w:val="00FC15A7"/>
    <w:rsid w:val="00FC15C4"/>
    <w:rsid w:val="00FC1748"/>
    <w:rsid w:val="00FC18F7"/>
    <w:rsid w:val="00FC1AB9"/>
    <w:rsid w:val="00FC1ABA"/>
    <w:rsid w:val="00FC1B40"/>
    <w:rsid w:val="00FC1C26"/>
    <w:rsid w:val="00FC1C67"/>
    <w:rsid w:val="00FC1D00"/>
    <w:rsid w:val="00FC1FCE"/>
    <w:rsid w:val="00FC203C"/>
    <w:rsid w:val="00FC21B2"/>
    <w:rsid w:val="00FC21B8"/>
    <w:rsid w:val="00FC21BA"/>
    <w:rsid w:val="00FC21E3"/>
    <w:rsid w:val="00FC2201"/>
    <w:rsid w:val="00FC22C1"/>
    <w:rsid w:val="00FC23B5"/>
    <w:rsid w:val="00FC23C5"/>
    <w:rsid w:val="00FC251F"/>
    <w:rsid w:val="00FC258E"/>
    <w:rsid w:val="00FC27ED"/>
    <w:rsid w:val="00FC2883"/>
    <w:rsid w:val="00FC2944"/>
    <w:rsid w:val="00FC2BB6"/>
    <w:rsid w:val="00FC2BE4"/>
    <w:rsid w:val="00FC2C83"/>
    <w:rsid w:val="00FC2E97"/>
    <w:rsid w:val="00FC2ECA"/>
    <w:rsid w:val="00FC308D"/>
    <w:rsid w:val="00FC31FA"/>
    <w:rsid w:val="00FC3292"/>
    <w:rsid w:val="00FC33B7"/>
    <w:rsid w:val="00FC3468"/>
    <w:rsid w:val="00FC34E6"/>
    <w:rsid w:val="00FC3512"/>
    <w:rsid w:val="00FC385D"/>
    <w:rsid w:val="00FC386F"/>
    <w:rsid w:val="00FC389B"/>
    <w:rsid w:val="00FC3938"/>
    <w:rsid w:val="00FC3A8C"/>
    <w:rsid w:val="00FC3B3D"/>
    <w:rsid w:val="00FC3CDD"/>
    <w:rsid w:val="00FC3ED0"/>
    <w:rsid w:val="00FC4336"/>
    <w:rsid w:val="00FC4414"/>
    <w:rsid w:val="00FC4428"/>
    <w:rsid w:val="00FC44D3"/>
    <w:rsid w:val="00FC46AA"/>
    <w:rsid w:val="00FC46F6"/>
    <w:rsid w:val="00FC480B"/>
    <w:rsid w:val="00FC48AF"/>
    <w:rsid w:val="00FC497E"/>
    <w:rsid w:val="00FC4CBB"/>
    <w:rsid w:val="00FC4D55"/>
    <w:rsid w:val="00FC4D83"/>
    <w:rsid w:val="00FC4D8D"/>
    <w:rsid w:val="00FC4D9B"/>
    <w:rsid w:val="00FC5018"/>
    <w:rsid w:val="00FC5261"/>
    <w:rsid w:val="00FC5367"/>
    <w:rsid w:val="00FC5371"/>
    <w:rsid w:val="00FC5500"/>
    <w:rsid w:val="00FC551E"/>
    <w:rsid w:val="00FC55CE"/>
    <w:rsid w:val="00FC5831"/>
    <w:rsid w:val="00FC5834"/>
    <w:rsid w:val="00FC5997"/>
    <w:rsid w:val="00FC5B3F"/>
    <w:rsid w:val="00FC5C9A"/>
    <w:rsid w:val="00FC5DE5"/>
    <w:rsid w:val="00FC5ECD"/>
    <w:rsid w:val="00FC5F45"/>
    <w:rsid w:val="00FC60E3"/>
    <w:rsid w:val="00FC61D5"/>
    <w:rsid w:val="00FC63B1"/>
    <w:rsid w:val="00FC63E3"/>
    <w:rsid w:val="00FC646D"/>
    <w:rsid w:val="00FC64AE"/>
    <w:rsid w:val="00FC6617"/>
    <w:rsid w:val="00FC6712"/>
    <w:rsid w:val="00FC67EB"/>
    <w:rsid w:val="00FC6911"/>
    <w:rsid w:val="00FC6914"/>
    <w:rsid w:val="00FC6A9D"/>
    <w:rsid w:val="00FC6AE9"/>
    <w:rsid w:val="00FC6D3A"/>
    <w:rsid w:val="00FC6D3E"/>
    <w:rsid w:val="00FC6F04"/>
    <w:rsid w:val="00FC6FB9"/>
    <w:rsid w:val="00FC70BE"/>
    <w:rsid w:val="00FC7167"/>
    <w:rsid w:val="00FC71B3"/>
    <w:rsid w:val="00FC7485"/>
    <w:rsid w:val="00FC75C8"/>
    <w:rsid w:val="00FC7603"/>
    <w:rsid w:val="00FC78BE"/>
    <w:rsid w:val="00FC79B7"/>
    <w:rsid w:val="00FC79BB"/>
    <w:rsid w:val="00FC79DC"/>
    <w:rsid w:val="00FC79E0"/>
    <w:rsid w:val="00FC7C3B"/>
    <w:rsid w:val="00FC7FA8"/>
    <w:rsid w:val="00FD0034"/>
    <w:rsid w:val="00FD005A"/>
    <w:rsid w:val="00FD0179"/>
    <w:rsid w:val="00FD0399"/>
    <w:rsid w:val="00FD046A"/>
    <w:rsid w:val="00FD04C0"/>
    <w:rsid w:val="00FD050E"/>
    <w:rsid w:val="00FD056A"/>
    <w:rsid w:val="00FD08DC"/>
    <w:rsid w:val="00FD0948"/>
    <w:rsid w:val="00FD09DB"/>
    <w:rsid w:val="00FD0C6E"/>
    <w:rsid w:val="00FD0EB4"/>
    <w:rsid w:val="00FD0F05"/>
    <w:rsid w:val="00FD0F65"/>
    <w:rsid w:val="00FD124B"/>
    <w:rsid w:val="00FD124C"/>
    <w:rsid w:val="00FD12CB"/>
    <w:rsid w:val="00FD1352"/>
    <w:rsid w:val="00FD136B"/>
    <w:rsid w:val="00FD142F"/>
    <w:rsid w:val="00FD1435"/>
    <w:rsid w:val="00FD14F2"/>
    <w:rsid w:val="00FD1950"/>
    <w:rsid w:val="00FD1C0A"/>
    <w:rsid w:val="00FD1CAC"/>
    <w:rsid w:val="00FD1D5B"/>
    <w:rsid w:val="00FD1E85"/>
    <w:rsid w:val="00FD2343"/>
    <w:rsid w:val="00FD243A"/>
    <w:rsid w:val="00FD2688"/>
    <w:rsid w:val="00FD26CD"/>
    <w:rsid w:val="00FD2737"/>
    <w:rsid w:val="00FD2787"/>
    <w:rsid w:val="00FD2795"/>
    <w:rsid w:val="00FD2ADE"/>
    <w:rsid w:val="00FD2AF1"/>
    <w:rsid w:val="00FD2C03"/>
    <w:rsid w:val="00FD2C34"/>
    <w:rsid w:val="00FD2C8C"/>
    <w:rsid w:val="00FD2DA8"/>
    <w:rsid w:val="00FD2DC6"/>
    <w:rsid w:val="00FD2FAA"/>
    <w:rsid w:val="00FD3047"/>
    <w:rsid w:val="00FD311E"/>
    <w:rsid w:val="00FD3264"/>
    <w:rsid w:val="00FD3292"/>
    <w:rsid w:val="00FD3327"/>
    <w:rsid w:val="00FD347E"/>
    <w:rsid w:val="00FD3543"/>
    <w:rsid w:val="00FD367A"/>
    <w:rsid w:val="00FD3728"/>
    <w:rsid w:val="00FD3802"/>
    <w:rsid w:val="00FD3807"/>
    <w:rsid w:val="00FD3B3A"/>
    <w:rsid w:val="00FD3B6C"/>
    <w:rsid w:val="00FD3C58"/>
    <w:rsid w:val="00FD3CBA"/>
    <w:rsid w:val="00FD3E8A"/>
    <w:rsid w:val="00FD3FD6"/>
    <w:rsid w:val="00FD4001"/>
    <w:rsid w:val="00FD406C"/>
    <w:rsid w:val="00FD407A"/>
    <w:rsid w:val="00FD427B"/>
    <w:rsid w:val="00FD431B"/>
    <w:rsid w:val="00FD43B4"/>
    <w:rsid w:val="00FD43D1"/>
    <w:rsid w:val="00FD485A"/>
    <w:rsid w:val="00FD49B8"/>
    <w:rsid w:val="00FD4B48"/>
    <w:rsid w:val="00FD4BB1"/>
    <w:rsid w:val="00FD4BB9"/>
    <w:rsid w:val="00FD4DE1"/>
    <w:rsid w:val="00FD4F69"/>
    <w:rsid w:val="00FD4F77"/>
    <w:rsid w:val="00FD53DA"/>
    <w:rsid w:val="00FD546B"/>
    <w:rsid w:val="00FD5551"/>
    <w:rsid w:val="00FD55E8"/>
    <w:rsid w:val="00FD57CB"/>
    <w:rsid w:val="00FD58F7"/>
    <w:rsid w:val="00FD5B1A"/>
    <w:rsid w:val="00FD5B44"/>
    <w:rsid w:val="00FD5C41"/>
    <w:rsid w:val="00FD5C4D"/>
    <w:rsid w:val="00FD60CA"/>
    <w:rsid w:val="00FD6220"/>
    <w:rsid w:val="00FD6322"/>
    <w:rsid w:val="00FD63D4"/>
    <w:rsid w:val="00FD641F"/>
    <w:rsid w:val="00FD6521"/>
    <w:rsid w:val="00FD6758"/>
    <w:rsid w:val="00FD67F5"/>
    <w:rsid w:val="00FD6872"/>
    <w:rsid w:val="00FD6978"/>
    <w:rsid w:val="00FD69FC"/>
    <w:rsid w:val="00FD6EA8"/>
    <w:rsid w:val="00FD6F83"/>
    <w:rsid w:val="00FD6FF9"/>
    <w:rsid w:val="00FD7215"/>
    <w:rsid w:val="00FD721F"/>
    <w:rsid w:val="00FD7291"/>
    <w:rsid w:val="00FD7427"/>
    <w:rsid w:val="00FD7434"/>
    <w:rsid w:val="00FD7517"/>
    <w:rsid w:val="00FD7688"/>
    <w:rsid w:val="00FD7773"/>
    <w:rsid w:val="00FD7934"/>
    <w:rsid w:val="00FD7963"/>
    <w:rsid w:val="00FD79E5"/>
    <w:rsid w:val="00FD7B49"/>
    <w:rsid w:val="00FD7B54"/>
    <w:rsid w:val="00FD7C45"/>
    <w:rsid w:val="00FD7CDB"/>
    <w:rsid w:val="00FD7DB8"/>
    <w:rsid w:val="00FD7F11"/>
    <w:rsid w:val="00FD7F50"/>
    <w:rsid w:val="00FE0213"/>
    <w:rsid w:val="00FE0286"/>
    <w:rsid w:val="00FE02D8"/>
    <w:rsid w:val="00FE0477"/>
    <w:rsid w:val="00FE054D"/>
    <w:rsid w:val="00FE0768"/>
    <w:rsid w:val="00FE0972"/>
    <w:rsid w:val="00FE0993"/>
    <w:rsid w:val="00FE0B2A"/>
    <w:rsid w:val="00FE0C1D"/>
    <w:rsid w:val="00FE0DD8"/>
    <w:rsid w:val="00FE117E"/>
    <w:rsid w:val="00FE1212"/>
    <w:rsid w:val="00FE156E"/>
    <w:rsid w:val="00FE15DD"/>
    <w:rsid w:val="00FE19B1"/>
    <w:rsid w:val="00FE19BA"/>
    <w:rsid w:val="00FE1A82"/>
    <w:rsid w:val="00FE1C87"/>
    <w:rsid w:val="00FE1D30"/>
    <w:rsid w:val="00FE2000"/>
    <w:rsid w:val="00FE2413"/>
    <w:rsid w:val="00FE24EA"/>
    <w:rsid w:val="00FE252C"/>
    <w:rsid w:val="00FE259B"/>
    <w:rsid w:val="00FE25F7"/>
    <w:rsid w:val="00FE2747"/>
    <w:rsid w:val="00FE2A95"/>
    <w:rsid w:val="00FE2DAE"/>
    <w:rsid w:val="00FE2E39"/>
    <w:rsid w:val="00FE2E40"/>
    <w:rsid w:val="00FE2E46"/>
    <w:rsid w:val="00FE2F26"/>
    <w:rsid w:val="00FE311F"/>
    <w:rsid w:val="00FE3474"/>
    <w:rsid w:val="00FE350A"/>
    <w:rsid w:val="00FE353A"/>
    <w:rsid w:val="00FE363B"/>
    <w:rsid w:val="00FE366D"/>
    <w:rsid w:val="00FE3937"/>
    <w:rsid w:val="00FE3AFB"/>
    <w:rsid w:val="00FE3D34"/>
    <w:rsid w:val="00FE3D6E"/>
    <w:rsid w:val="00FE417A"/>
    <w:rsid w:val="00FE42A7"/>
    <w:rsid w:val="00FE451F"/>
    <w:rsid w:val="00FE47B0"/>
    <w:rsid w:val="00FE48DA"/>
    <w:rsid w:val="00FE4961"/>
    <w:rsid w:val="00FE4AAF"/>
    <w:rsid w:val="00FE4C7E"/>
    <w:rsid w:val="00FE4CA8"/>
    <w:rsid w:val="00FE4D6C"/>
    <w:rsid w:val="00FE4D9D"/>
    <w:rsid w:val="00FE4F88"/>
    <w:rsid w:val="00FE5060"/>
    <w:rsid w:val="00FE50A3"/>
    <w:rsid w:val="00FE5105"/>
    <w:rsid w:val="00FE5145"/>
    <w:rsid w:val="00FE5232"/>
    <w:rsid w:val="00FE527B"/>
    <w:rsid w:val="00FE52C9"/>
    <w:rsid w:val="00FE5301"/>
    <w:rsid w:val="00FE5420"/>
    <w:rsid w:val="00FE5683"/>
    <w:rsid w:val="00FE577E"/>
    <w:rsid w:val="00FE583D"/>
    <w:rsid w:val="00FE58F0"/>
    <w:rsid w:val="00FE5AE5"/>
    <w:rsid w:val="00FE5B8F"/>
    <w:rsid w:val="00FE5B9E"/>
    <w:rsid w:val="00FE6144"/>
    <w:rsid w:val="00FE63FC"/>
    <w:rsid w:val="00FE69E6"/>
    <w:rsid w:val="00FE6A4D"/>
    <w:rsid w:val="00FE6B8A"/>
    <w:rsid w:val="00FE6CBE"/>
    <w:rsid w:val="00FE6CDA"/>
    <w:rsid w:val="00FE6FF3"/>
    <w:rsid w:val="00FE726C"/>
    <w:rsid w:val="00FE743C"/>
    <w:rsid w:val="00FE748E"/>
    <w:rsid w:val="00FE74BD"/>
    <w:rsid w:val="00FE77C1"/>
    <w:rsid w:val="00FE782D"/>
    <w:rsid w:val="00FE7C74"/>
    <w:rsid w:val="00FE7D10"/>
    <w:rsid w:val="00FE7E4D"/>
    <w:rsid w:val="00FE7EE4"/>
    <w:rsid w:val="00FF0163"/>
    <w:rsid w:val="00FF026A"/>
    <w:rsid w:val="00FF0455"/>
    <w:rsid w:val="00FF064C"/>
    <w:rsid w:val="00FF0882"/>
    <w:rsid w:val="00FF08F1"/>
    <w:rsid w:val="00FF092A"/>
    <w:rsid w:val="00FF0B92"/>
    <w:rsid w:val="00FF0BE6"/>
    <w:rsid w:val="00FF0D5F"/>
    <w:rsid w:val="00FF0DD7"/>
    <w:rsid w:val="00FF0DFD"/>
    <w:rsid w:val="00FF0E0A"/>
    <w:rsid w:val="00FF0E1F"/>
    <w:rsid w:val="00FF0E7C"/>
    <w:rsid w:val="00FF0FFA"/>
    <w:rsid w:val="00FF1166"/>
    <w:rsid w:val="00FF1180"/>
    <w:rsid w:val="00FF12F9"/>
    <w:rsid w:val="00FF14A1"/>
    <w:rsid w:val="00FF1649"/>
    <w:rsid w:val="00FF166D"/>
    <w:rsid w:val="00FF16FE"/>
    <w:rsid w:val="00FF17FE"/>
    <w:rsid w:val="00FF18B8"/>
    <w:rsid w:val="00FF18C2"/>
    <w:rsid w:val="00FF197F"/>
    <w:rsid w:val="00FF1A5C"/>
    <w:rsid w:val="00FF1D4A"/>
    <w:rsid w:val="00FF1F67"/>
    <w:rsid w:val="00FF201C"/>
    <w:rsid w:val="00FF21A5"/>
    <w:rsid w:val="00FF2210"/>
    <w:rsid w:val="00FF2242"/>
    <w:rsid w:val="00FF224D"/>
    <w:rsid w:val="00FF23B7"/>
    <w:rsid w:val="00FF2749"/>
    <w:rsid w:val="00FF293A"/>
    <w:rsid w:val="00FF296E"/>
    <w:rsid w:val="00FF2F00"/>
    <w:rsid w:val="00FF30E0"/>
    <w:rsid w:val="00FF3111"/>
    <w:rsid w:val="00FF3163"/>
    <w:rsid w:val="00FF326A"/>
    <w:rsid w:val="00FF32D8"/>
    <w:rsid w:val="00FF3598"/>
    <w:rsid w:val="00FF3895"/>
    <w:rsid w:val="00FF39B9"/>
    <w:rsid w:val="00FF3A3C"/>
    <w:rsid w:val="00FF3A87"/>
    <w:rsid w:val="00FF3AAF"/>
    <w:rsid w:val="00FF3DC9"/>
    <w:rsid w:val="00FF3DF8"/>
    <w:rsid w:val="00FF3E4F"/>
    <w:rsid w:val="00FF40AE"/>
    <w:rsid w:val="00FF42FF"/>
    <w:rsid w:val="00FF4405"/>
    <w:rsid w:val="00FF440A"/>
    <w:rsid w:val="00FF446E"/>
    <w:rsid w:val="00FF47B0"/>
    <w:rsid w:val="00FF4823"/>
    <w:rsid w:val="00FF489E"/>
    <w:rsid w:val="00FF492F"/>
    <w:rsid w:val="00FF49B7"/>
    <w:rsid w:val="00FF49F7"/>
    <w:rsid w:val="00FF4ECD"/>
    <w:rsid w:val="00FF4FC5"/>
    <w:rsid w:val="00FF508C"/>
    <w:rsid w:val="00FF50EA"/>
    <w:rsid w:val="00FF5132"/>
    <w:rsid w:val="00FF52E9"/>
    <w:rsid w:val="00FF5481"/>
    <w:rsid w:val="00FF553A"/>
    <w:rsid w:val="00FF57BA"/>
    <w:rsid w:val="00FF5805"/>
    <w:rsid w:val="00FF5858"/>
    <w:rsid w:val="00FF5BB9"/>
    <w:rsid w:val="00FF5E9C"/>
    <w:rsid w:val="00FF5F19"/>
    <w:rsid w:val="00FF60A6"/>
    <w:rsid w:val="00FF60B2"/>
    <w:rsid w:val="00FF63E5"/>
    <w:rsid w:val="00FF65E8"/>
    <w:rsid w:val="00FF6646"/>
    <w:rsid w:val="00FF66E2"/>
    <w:rsid w:val="00FF6787"/>
    <w:rsid w:val="00FF6960"/>
    <w:rsid w:val="00FF6ACA"/>
    <w:rsid w:val="00FF6D32"/>
    <w:rsid w:val="00FF71F7"/>
    <w:rsid w:val="00FF7498"/>
    <w:rsid w:val="00FF7601"/>
    <w:rsid w:val="00FF760B"/>
    <w:rsid w:val="00FF79AD"/>
    <w:rsid w:val="00FF79D4"/>
    <w:rsid w:val="00FF7C19"/>
    <w:rsid w:val="00FF7E00"/>
    <w:rsid w:val="00FF7F9A"/>
    <w:rsid w:val="00FF7FAA"/>
    <w:rsid w:val="00FF7F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59995D6"/>
  <w15:chartTrackingRefBased/>
  <w15:docId w15:val="{3353488D-D48B-4845-A61B-441E4E692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Batang"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uiPriority="9" w:qFormat="1"/>
    <w:lsdException w:name="heading 5" w:qFormat="1"/>
    <w:lsdException w:name="heading 6" w:uiPriority="9" w:qFormat="1"/>
    <w:lsdException w:name="heading 7" w:uiPriority="9"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uiPriority="99" w:qFormat="1"/>
    <w:lsdException w:name="caption" w:qFormat="1"/>
    <w:lsdException w:name="table of figures" w:uiPriority="99" w:qFormat="1"/>
    <w:lsdException w:name="annotation reference" w:qFormat="1"/>
    <w:lsdException w:name="List Bullet" w:qFormat="1"/>
    <w:lsdException w:name="List Bullet 2" w:qFormat="1"/>
    <w:lsdException w:name="List Bullet 3" w:qFormat="1"/>
    <w:lsdException w:name="List Number 3" w:qFormat="1"/>
    <w:lsdException w:name="Title" w:qFormat="1"/>
    <w:lsdException w:name="Body Text" w:qFormat="1"/>
    <w:lsdException w:name="Subtitle" w:qFormat="1"/>
    <w:lsdException w:name="Body Text Indent 2" w:uiPriority="99" w:qFormat="1"/>
    <w:lsdException w:name="Hyperlink" w:uiPriority="99" w:qFormat="1"/>
    <w:lsdException w:name="Strong" w:uiPriority="22" w:qFormat="1"/>
    <w:lsdException w:name="Emphasis" w:uiPriority="20" w:qFormat="1"/>
    <w:lsdException w:name="Plain Text" w:uiPriority="99"/>
    <w:lsdException w:name="HTML Top of Form" w:uiPriority="99"/>
    <w:lsdException w:name="HTML Bottom of Form" w:uiPriority="99"/>
    <w:lsdException w:name="Normal (Web)" w:uiPriority="99" w:qFormat="1"/>
    <w:lsdException w:name="HTML Preformatted" w:semiHidden="1" w:uiPriority="99" w:unhideWhenUsed="1"/>
    <w:lsdException w:name="HTML Typewriter"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31A9C"/>
    <w:rPr>
      <w:rFonts w:ascii="Times" w:hAnsi="Times"/>
      <w:szCs w:val="24"/>
      <w:lang w:eastAsia="en-US"/>
    </w:rPr>
  </w:style>
  <w:style w:type="paragraph" w:styleId="Heading1">
    <w:name w:val="heading 1"/>
    <w:aliases w:val="NMP Heading 1,H1,h11,h12,h13,h14,h15,h16,app heading 1,l1,Memo Heading 1,Heading 1_a,heading 1,h17,h111,h121,h131,h141,h151,h161,h18,h112,h122,h132,h142,h152,h162,h19,h113,h123,h133,h143,h153,h163,Heading 1 Char,Alt+1,Alt+11,Alt+12,Alt+13,标题 1"/>
    <w:basedOn w:val="Normal"/>
    <w:next w:val="Normal"/>
    <w:link w:val="Heading1Char1"/>
    <w:uiPriority w:val="9"/>
    <w:qFormat/>
    <w:rsid w:val="0089225B"/>
    <w:pPr>
      <w:keepNext/>
      <w:numPr>
        <w:numId w:val="3"/>
      </w:numPr>
      <w:spacing w:before="240" w:after="60"/>
      <w:outlineLvl w:val="0"/>
    </w:pPr>
    <w:rPr>
      <w:rFonts w:ascii="Arial" w:hAnsi="Arial" w:cs="Arial"/>
      <w:b/>
      <w:bCs/>
      <w:kern w:val="32"/>
      <w:sz w:val="32"/>
      <w:szCs w:val="32"/>
    </w:rPr>
  </w:style>
  <w:style w:type="paragraph" w:styleId="Heading2">
    <w:name w:val="heading 2"/>
    <w:aliases w:val="H2,h2,Head2A,2,UNDERRUBRIK 1-2,DO NOT USE_h2,h21,Heading 2 Char,H2 Char,h2 Char,标题 2,Header 2,Header2,22,heading2,2nd level,H21,H22,H23,H24,H25,R2,E2,†berschrift 2,õberschrift 2,插图,Heading 2 3GPP,제목 2,heading 2"/>
    <w:basedOn w:val="Normal"/>
    <w:next w:val="Normal"/>
    <w:link w:val="Heading2Char1"/>
    <w:uiPriority w:val="9"/>
    <w:qFormat/>
    <w:rsid w:val="0089225B"/>
    <w:pPr>
      <w:keepNext/>
      <w:numPr>
        <w:ilvl w:val="1"/>
        <w:numId w:val="3"/>
      </w:numPr>
      <w:spacing w:before="240" w:after="60"/>
      <w:outlineLvl w:val="1"/>
    </w:pPr>
    <w:rPr>
      <w:rFonts w:ascii="Arial" w:hAnsi="Arial" w:cs="Arial"/>
      <w:b/>
      <w:bCs/>
      <w:i/>
      <w:iCs/>
      <w:sz w:val="24"/>
      <w:szCs w:val="28"/>
    </w:rPr>
  </w:style>
  <w:style w:type="paragraph" w:styleId="Heading3">
    <w:name w:val="heading 3"/>
    <w:aliases w:val="no break,H3,Underrubrik2,h3,Memo Heading 3,hello,Titre 3 Car,no break Car,H3 Car,Underrubrik2 Car,h3 Car,Memo Heading 3 Car,hello Car,Heading 3 Char Car,no break Char Car,H3 Char Car,Underrubrik2 Char Car,h3 Char Car,Memo Heading 3 Char Car,标题"/>
    <w:basedOn w:val="Normal"/>
    <w:next w:val="Normal"/>
    <w:link w:val="Heading3Char"/>
    <w:qFormat/>
    <w:rsid w:val="00A03C5E"/>
    <w:pPr>
      <w:keepNext/>
      <w:numPr>
        <w:ilvl w:val="2"/>
        <w:numId w:val="3"/>
      </w:numPr>
      <w:spacing w:before="240" w:after="60"/>
      <w:outlineLvl w:val="2"/>
    </w:pPr>
    <w:rPr>
      <w:rFonts w:ascii="Arial" w:hAnsi="Arial" w:cs="Arial"/>
      <w:b/>
      <w:bCs/>
      <w:szCs w:val="26"/>
    </w:rPr>
  </w:style>
  <w:style w:type="paragraph" w:styleId="Heading4">
    <w:name w:val="heading 4"/>
    <w:aliases w:val="h4,H4,H41,h41,H42,h42,H43,h43,H411,h411,H421,h421,H44,h44,H412,h412,H422,h422,H431,h431,H45,h45,H413,h413,H423,h423,H432,h432,H46,h46,H47,h47,Memo Heading 4,Memo Heading 5,heading 4,标题 4,heading 4 + Indent: Left 0.5 in,标题3a,4th level,Heading,4"/>
    <w:basedOn w:val="Heading3"/>
    <w:next w:val="Normal"/>
    <w:link w:val="Heading4Char"/>
    <w:uiPriority w:val="9"/>
    <w:qFormat/>
    <w:rsid w:val="0089225B"/>
    <w:pPr>
      <w:numPr>
        <w:ilvl w:val="3"/>
      </w:numPr>
      <w:outlineLvl w:val="3"/>
    </w:pPr>
    <w:rPr>
      <w:i/>
    </w:rPr>
  </w:style>
  <w:style w:type="paragraph" w:styleId="Heading5">
    <w:name w:val="heading 5"/>
    <w:aliases w:val="H5,h5,Heading5,标题 5"/>
    <w:basedOn w:val="Heading4"/>
    <w:next w:val="Normal"/>
    <w:link w:val="Heading5Char"/>
    <w:qFormat/>
    <w:rsid w:val="0089225B"/>
    <w:pPr>
      <w:numPr>
        <w:ilvl w:val="4"/>
      </w:numPr>
      <w:outlineLvl w:val="4"/>
    </w:pPr>
    <w:rPr>
      <w:bCs w:val="0"/>
      <w:i w:val="0"/>
      <w:iCs/>
      <w:sz w:val="18"/>
    </w:rPr>
  </w:style>
  <w:style w:type="paragraph" w:styleId="Heading6">
    <w:name w:val="heading 6"/>
    <w:basedOn w:val="Normal"/>
    <w:next w:val="Normal"/>
    <w:link w:val="Heading6Char"/>
    <w:uiPriority w:val="9"/>
    <w:qFormat/>
    <w:rsid w:val="0089225B"/>
    <w:pPr>
      <w:numPr>
        <w:ilvl w:val="5"/>
        <w:numId w:val="3"/>
      </w:numPr>
      <w:spacing w:before="240" w:after="60"/>
      <w:outlineLvl w:val="5"/>
    </w:pPr>
    <w:rPr>
      <w:rFonts w:ascii="Times New Roman" w:hAnsi="Times New Roman"/>
      <w:b/>
      <w:bCs/>
      <w:sz w:val="22"/>
      <w:szCs w:val="22"/>
    </w:rPr>
  </w:style>
  <w:style w:type="paragraph" w:styleId="Heading7">
    <w:name w:val="heading 7"/>
    <w:basedOn w:val="Normal"/>
    <w:next w:val="Normal"/>
    <w:link w:val="Heading7Char"/>
    <w:uiPriority w:val="9"/>
    <w:qFormat/>
    <w:rsid w:val="0089225B"/>
    <w:pPr>
      <w:numPr>
        <w:ilvl w:val="6"/>
        <w:numId w:val="3"/>
      </w:numPr>
      <w:spacing w:before="240" w:after="60"/>
      <w:outlineLvl w:val="6"/>
    </w:pPr>
    <w:rPr>
      <w:rFonts w:ascii="Times New Roman" w:hAnsi="Times New Roman"/>
      <w:sz w:val="24"/>
    </w:rPr>
  </w:style>
  <w:style w:type="paragraph" w:styleId="Heading8">
    <w:name w:val="heading 8"/>
    <w:aliases w:val="Table Heading,标题 8"/>
    <w:basedOn w:val="Normal"/>
    <w:next w:val="Normal"/>
    <w:link w:val="Heading8Char"/>
    <w:qFormat/>
    <w:rsid w:val="0089225B"/>
    <w:pPr>
      <w:numPr>
        <w:ilvl w:val="7"/>
        <w:numId w:val="3"/>
      </w:numPr>
      <w:spacing w:before="240" w:after="60"/>
      <w:outlineLvl w:val="7"/>
    </w:pPr>
    <w:rPr>
      <w:rFonts w:ascii="Times New Roman" w:hAnsi="Times New Roman"/>
      <w:i/>
      <w:iCs/>
      <w:sz w:val="24"/>
    </w:rPr>
  </w:style>
  <w:style w:type="paragraph" w:styleId="Heading9">
    <w:name w:val="heading 9"/>
    <w:aliases w:val="Figure Heading,FH,标题 9"/>
    <w:basedOn w:val="Normal"/>
    <w:next w:val="Normal"/>
    <w:link w:val="Heading9Char"/>
    <w:qFormat/>
    <w:rsid w:val="0089225B"/>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no break Char,H3 Char,Underrubrik2 Char,h3 Char,Memo Heading 3 Char,hello Char,Titre 3 Car Char,no break Car Char,H3 Car Char,Underrubrik2 Car Char,h3 Car Char,Memo Heading 3 Car Char,hello Car Char,Heading 3 Char Car Char,标题 Char"/>
    <w:link w:val="Heading3"/>
    <w:rsid w:val="00A03C5E"/>
    <w:rPr>
      <w:rFonts w:ascii="Arial" w:hAnsi="Arial" w:cs="Arial"/>
      <w:b/>
      <w:bCs/>
      <w:szCs w:val="26"/>
      <w:lang w:eastAsia="en-US"/>
    </w:rPr>
  </w:style>
  <w:style w:type="paragraph" w:customStyle="1" w:styleId="TdocHeader2">
    <w:name w:val="Tdoc_Header_2"/>
    <w:basedOn w:val="Normal"/>
    <w:pPr>
      <w:widowControl w:val="0"/>
      <w:tabs>
        <w:tab w:val="left" w:pos="1701"/>
        <w:tab w:val="right" w:pos="9072"/>
        <w:tab w:val="right" w:pos="10206"/>
      </w:tabs>
      <w:jc w:val="both"/>
    </w:pPr>
    <w:rPr>
      <w:rFonts w:ascii="Arial" w:hAnsi="Arial"/>
      <w:b/>
      <w:sz w:val="18"/>
      <w:szCs w:val="20"/>
    </w:rPr>
  </w:style>
  <w:style w:type="paragraph" w:customStyle="1" w:styleId="TdocHeading1">
    <w:name w:val="Tdoc_Heading_1"/>
    <w:basedOn w:val="Heading1"/>
    <w:next w:val="BodyText"/>
    <w:autoRedefine/>
    <w:pPr>
      <w:numPr>
        <w:numId w:val="1"/>
      </w:numPr>
      <w:spacing w:after="120"/>
      <w:ind w:left="357" w:hanging="357"/>
      <w:jc w:val="both"/>
    </w:pPr>
    <w:rPr>
      <w:rFonts w:cs="Times New Roman"/>
      <w:bCs w:val="0"/>
      <w:noProof/>
      <w:kern w:val="28"/>
      <w:sz w:val="24"/>
      <w:szCs w:val="20"/>
      <w:lang w:val="en-US"/>
    </w:rPr>
  </w:style>
  <w:style w:type="paragraph" w:styleId="BodyText">
    <w:name w:val="Body Text"/>
    <w:aliases w:val="bt,Corps de texte Car,Corps de texte Car1 Car,Corps de texte Car Car Car,Corps de texte Car1 Car Car Car,Corps de texte Car Car Car Car Car,Corps de texte Car1 Car Car Car Car Car,Corps de texte Car Car Car Car Car Car Car,bt Car,AvtalBrödtext"/>
    <w:basedOn w:val="Normal"/>
    <w:link w:val="BodyTextChar"/>
    <w:qFormat/>
    <w:pPr>
      <w:spacing w:after="120"/>
      <w:jc w:val="both"/>
    </w:pPr>
  </w:style>
  <w:style w:type="paragraph" w:customStyle="1" w:styleId="TdocHeader1">
    <w:name w:val="Tdoc_Header_1"/>
    <w:basedOn w:val="Header"/>
    <w:pPr>
      <w:widowControl w:val="0"/>
      <w:tabs>
        <w:tab w:val="clear" w:pos="4536"/>
        <w:tab w:val="right" w:pos="10206"/>
      </w:tabs>
      <w:jc w:val="both"/>
    </w:pPr>
    <w:rPr>
      <w:rFonts w:ascii="Arial" w:hAnsi="Arial"/>
      <w:b/>
      <w:szCs w:val="20"/>
    </w:rPr>
  </w:style>
  <w:style w:type="paragraph" w:styleId="Header">
    <w:name w:val="header"/>
    <w:aliases w:val="header odd,header,header odd1,header odd2,header odd3,header odd4,header odd5,header odd6,header1,header2,header3,header odd11,header odd21,header odd7,header4,header odd8,header odd9,header5,header odd12,header11,header21,header odd22,header31,h"/>
    <w:basedOn w:val="Normal"/>
    <w:link w:val="HeaderChar"/>
    <w:uiPriority w:val="99"/>
    <w:qFormat/>
    <w:pPr>
      <w:tabs>
        <w:tab w:val="center" w:pos="4536"/>
        <w:tab w:val="right" w:pos="9072"/>
      </w:tabs>
    </w:pPr>
  </w:style>
  <w:style w:type="character" w:customStyle="1" w:styleId="HeaderChar">
    <w:name w:val="Header Char"/>
    <w:aliases w:val="header odd Char,header Char,header odd1 Char,header odd2 Char,header odd3 Char,header odd4 Char,header odd5 Char,header odd6 Char,header1 Char,header2 Char,header3 Char,header odd11 Char,header odd21 Char,header odd7 Char,header4 Char,h Char"/>
    <w:link w:val="Header"/>
    <w:uiPriority w:val="99"/>
    <w:qFormat/>
    <w:rsid w:val="00B43E52"/>
    <w:rPr>
      <w:rFonts w:ascii="Times" w:eastAsia="Batang" w:hAnsi="Times"/>
      <w:szCs w:val="24"/>
      <w:lang w:val="en-GB" w:eastAsia="en-US" w:bidi="ar-SA"/>
    </w:rPr>
  </w:style>
  <w:style w:type="paragraph" w:styleId="FootnoteText">
    <w:name w:val="footnote text"/>
    <w:aliases w:val="footnote text1,footnote text2,footnote text3,footnote text4,footnote text5,footnote text6,footnote text7,footnote text11,footnote text21,footnote text31,footnote text41,footnote text51,footnote text61,footnote text8"/>
    <w:basedOn w:val="Normal"/>
    <w:link w:val="FootnoteTextChar"/>
    <w:pPr>
      <w:jc w:val="both"/>
    </w:pPr>
    <w:rPr>
      <w:szCs w:val="20"/>
      <w:lang w:val="en-US"/>
    </w:rPr>
  </w:style>
  <w:style w:type="paragraph" w:styleId="DocumentMap">
    <w:name w:val="Document Map"/>
    <w:basedOn w:val="Normal"/>
    <w:link w:val="DocumentMapChar"/>
    <w:pPr>
      <w:shd w:val="clear" w:color="auto" w:fill="000080"/>
    </w:pPr>
    <w:rPr>
      <w:rFonts w:ascii="Tahoma" w:hAnsi="Tahoma" w:cs="Tahoma"/>
    </w:rPr>
  </w:style>
  <w:style w:type="paragraph" w:customStyle="1" w:styleId="TdocHeading2">
    <w:name w:val="Tdoc_Heading_2"/>
    <w:basedOn w:val="Normal"/>
  </w:style>
  <w:style w:type="character" w:styleId="Hyperlink">
    <w:name w:val="Hyperlink"/>
    <w:uiPriority w:val="99"/>
    <w:qFormat/>
    <w:rPr>
      <w:color w:val="0000FF"/>
      <w:u w:val="single"/>
    </w:rPr>
  </w:style>
  <w:style w:type="character" w:styleId="FollowedHyperlink">
    <w:name w:val="FollowedHyperlink"/>
    <w:rsid w:val="00E10770"/>
    <w:rPr>
      <w:color w:val="0000FF"/>
      <w:u w:val="single"/>
    </w:rPr>
  </w:style>
  <w:style w:type="paragraph" w:styleId="BalloonText">
    <w:name w:val="Balloon Text"/>
    <w:basedOn w:val="Normal"/>
    <w:link w:val="BalloonTextChar"/>
    <w:rPr>
      <w:rFonts w:ascii="Tahoma" w:hAnsi="Tahoma" w:cs="Tahoma"/>
      <w:sz w:val="16"/>
      <w:szCs w:val="16"/>
    </w:rPr>
  </w:style>
  <w:style w:type="paragraph" w:customStyle="1" w:styleId="NO">
    <w:name w:val="NO"/>
    <w:basedOn w:val="Normal"/>
    <w:link w:val="NOChar"/>
    <w:qFormat/>
    <w:rsid w:val="00663BC6"/>
    <w:pPr>
      <w:keepLines/>
      <w:ind w:left="1135" w:hanging="851"/>
    </w:pPr>
    <w:rPr>
      <w:rFonts w:ascii="Times New Roman" w:hAnsi="Times New Roman"/>
      <w:sz w:val="24"/>
      <w:szCs w:val="20"/>
    </w:rPr>
  </w:style>
  <w:style w:type="paragraph" w:customStyle="1" w:styleId="h1">
    <w:name w:val="h1"/>
    <w:basedOn w:val="Normal"/>
  </w:style>
  <w:style w:type="paragraph" w:styleId="NormalWeb">
    <w:name w:val="Normal (Web)"/>
    <w:basedOn w:val="Normal"/>
    <w:uiPriority w:val="99"/>
    <w:qFormat/>
    <w:rsid w:val="00DF3AA6"/>
    <w:pPr>
      <w:spacing w:before="100" w:beforeAutospacing="1" w:after="100" w:afterAutospacing="1"/>
    </w:pPr>
    <w:rPr>
      <w:rFonts w:ascii="Arial" w:eastAsia="SimSun" w:hAnsi="Arial" w:cs="Arial"/>
      <w:color w:val="493118"/>
      <w:sz w:val="18"/>
      <w:szCs w:val="18"/>
      <w:lang w:val="en-US" w:eastAsia="zh-CN"/>
    </w:rPr>
  </w:style>
  <w:style w:type="character" w:styleId="Emphasis">
    <w:name w:val="Emphasis"/>
    <w:uiPriority w:val="20"/>
    <w:qFormat/>
    <w:rsid w:val="000E4D41"/>
    <w:rPr>
      <w:i/>
      <w:iCs/>
    </w:rPr>
  </w:style>
  <w:style w:type="character" w:styleId="CommentReference">
    <w:name w:val="annotation reference"/>
    <w:qFormat/>
    <w:rsid w:val="00F45790"/>
    <w:rPr>
      <w:sz w:val="16"/>
      <w:szCs w:val="16"/>
    </w:rPr>
  </w:style>
  <w:style w:type="paragraph" w:styleId="CommentText">
    <w:name w:val="annotation text"/>
    <w:basedOn w:val="Normal"/>
    <w:link w:val="CommentTextChar"/>
    <w:qFormat/>
    <w:rsid w:val="00F45790"/>
    <w:rPr>
      <w:szCs w:val="20"/>
    </w:rPr>
  </w:style>
  <w:style w:type="paragraph" w:styleId="CommentSubject">
    <w:name w:val="annotation subject"/>
    <w:basedOn w:val="CommentText"/>
    <w:next w:val="CommentText"/>
    <w:link w:val="CommentSubjectChar"/>
    <w:rsid w:val="00F45790"/>
    <w:rPr>
      <w:b/>
      <w:bCs/>
    </w:rPr>
  </w:style>
  <w:style w:type="paragraph" w:customStyle="1" w:styleId="CharChar1CharCharCharCharCharCharCharCharCharCharCharCharCharCharChar">
    <w:name w:val="Char Char1 Char Char Char Char Char Char Char Char Char Char Char Char Char Char Char"/>
    <w:uiPriority w:val="99"/>
    <w:semiHidden/>
    <w:rsid w:val="007D0B4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styleId="Index1">
    <w:name w:val="index 1"/>
    <w:basedOn w:val="Normal"/>
    <w:rsid w:val="000A5D78"/>
    <w:pPr>
      <w:keepLines/>
      <w:overflowPunct w:val="0"/>
      <w:autoSpaceDE w:val="0"/>
      <w:autoSpaceDN w:val="0"/>
      <w:adjustRightInd w:val="0"/>
      <w:textAlignment w:val="baseline"/>
    </w:pPr>
    <w:rPr>
      <w:rFonts w:ascii="Times New Roman" w:eastAsia="Times New Roman" w:hAnsi="Times New Roman"/>
      <w:szCs w:val="20"/>
      <w:lang w:eastAsia="en-GB"/>
    </w:rPr>
  </w:style>
  <w:style w:type="paragraph" w:customStyle="1" w:styleId="StyleHeading1NMPHeading1H1h11h12h13h14h15h16appheadin">
    <w:name w:val="Style Heading 1NMP Heading 1H1h11h12h13h14h15h16app headin..."/>
    <w:basedOn w:val="Heading1"/>
    <w:rsid w:val="004905B7"/>
    <w:pPr>
      <w:numPr>
        <w:numId w:val="2"/>
      </w:numPr>
    </w:pPr>
    <w:rPr>
      <w:sz w:val="28"/>
    </w:rPr>
  </w:style>
  <w:style w:type="paragraph" w:customStyle="1" w:styleId="Comments">
    <w:name w:val="Comments"/>
    <w:basedOn w:val="Normal"/>
    <w:link w:val="CommentsChar"/>
    <w:qFormat/>
    <w:rsid w:val="008F5AFB"/>
    <w:pPr>
      <w:spacing w:before="40"/>
    </w:pPr>
    <w:rPr>
      <w:rFonts w:ascii="Arial" w:eastAsia="MS Mincho" w:hAnsi="Arial"/>
      <w:i/>
      <w:sz w:val="18"/>
      <w:lang w:eastAsia="en-GB"/>
    </w:rPr>
  </w:style>
  <w:style w:type="character" w:customStyle="1" w:styleId="CommentsChar">
    <w:name w:val="Comments Char"/>
    <w:link w:val="Comments"/>
    <w:qFormat/>
    <w:rsid w:val="008F5AFB"/>
    <w:rPr>
      <w:rFonts w:ascii="Arial" w:eastAsia="MS Mincho" w:hAnsi="Arial"/>
      <w:i/>
      <w:sz w:val="18"/>
      <w:szCs w:val="24"/>
      <w:lang w:val="en-GB" w:eastAsia="en-GB" w:bidi="ar-SA"/>
    </w:rPr>
  </w:style>
  <w:style w:type="paragraph" w:styleId="Footer">
    <w:name w:val="footer"/>
    <w:basedOn w:val="Normal"/>
    <w:link w:val="FooterChar"/>
    <w:rsid w:val="00666408"/>
    <w:pPr>
      <w:tabs>
        <w:tab w:val="center" w:pos="4153"/>
        <w:tab w:val="right" w:pos="8306"/>
      </w:tabs>
    </w:pPr>
  </w:style>
  <w:style w:type="paragraph" w:styleId="TOC1">
    <w:name w:val="toc 1"/>
    <w:aliases w:val="Observation TOC2"/>
    <w:basedOn w:val="Normal"/>
    <w:next w:val="Normal"/>
    <w:autoRedefine/>
    <w:uiPriority w:val="39"/>
    <w:rsid w:val="00D50E8E"/>
    <w:pPr>
      <w:spacing w:before="120" w:after="120"/>
    </w:pPr>
    <w:rPr>
      <w:rFonts w:asciiTheme="minorHAnsi" w:hAnsiTheme="minorHAnsi" w:cstheme="minorHAnsi"/>
      <w:b/>
      <w:bCs/>
      <w:caps/>
      <w:szCs w:val="20"/>
    </w:rPr>
  </w:style>
  <w:style w:type="paragraph" w:styleId="TOC2">
    <w:name w:val="toc 2"/>
    <w:basedOn w:val="Normal"/>
    <w:next w:val="Normal"/>
    <w:autoRedefine/>
    <w:uiPriority w:val="39"/>
    <w:rsid w:val="00666408"/>
    <w:pPr>
      <w:ind w:left="200"/>
    </w:pPr>
    <w:rPr>
      <w:rFonts w:asciiTheme="minorHAnsi" w:hAnsiTheme="minorHAnsi" w:cstheme="minorHAnsi"/>
      <w:smallCaps/>
      <w:szCs w:val="20"/>
    </w:rPr>
  </w:style>
  <w:style w:type="paragraph" w:styleId="TOC3">
    <w:name w:val="toc 3"/>
    <w:basedOn w:val="Normal"/>
    <w:next w:val="Normal"/>
    <w:autoRedefine/>
    <w:uiPriority w:val="39"/>
    <w:rsid w:val="00666408"/>
    <w:pPr>
      <w:ind w:left="400"/>
    </w:pPr>
    <w:rPr>
      <w:rFonts w:asciiTheme="minorHAnsi" w:hAnsiTheme="minorHAnsi" w:cstheme="minorHAnsi"/>
      <w:i/>
      <w:iCs/>
      <w:szCs w:val="20"/>
    </w:rPr>
  </w:style>
  <w:style w:type="paragraph" w:styleId="TOC4">
    <w:name w:val="toc 4"/>
    <w:basedOn w:val="Normal"/>
    <w:next w:val="Normal"/>
    <w:autoRedefine/>
    <w:uiPriority w:val="39"/>
    <w:rsid w:val="00666408"/>
    <w:pPr>
      <w:ind w:left="600"/>
    </w:pPr>
    <w:rPr>
      <w:rFonts w:asciiTheme="minorHAnsi" w:hAnsiTheme="minorHAnsi" w:cstheme="minorHAnsi"/>
      <w:sz w:val="18"/>
      <w:szCs w:val="18"/>
    </w:rPr>
  </w:style>
  <w:style w:type="paragraph" w:styleId="TOC5">
    <w:name w:val="toc 5"/>
    <w:basedOn w:val="Normal"/>
    <w:next w:val="Normal"/>
    <w:autoRedefine/>
    <w:uiPriority w:val="39"/>
    <w:rsid w:val="00666408"/>
    <w:pPr>
      <w:ind w:left="800"/>
    </w:pPr>
    <w:rPr>
      <w:rFonts w:asciiTheme="minorHAnsi" w:hAnsiTheme="minorHAnsi" w:cstheme="minorHAnsi"/>
      <w:sz w:val="18"/>
      <w:szCs w:val="18"/>
    </w:rPr>
  </w:style>
  <w:style w:type="paragraph" w:customStyle="1" w:styleId="DocHead">
    <w:name w:val="DocHead"/>
    <w:basedOn w:val="Normal"/>
    <w:next w:val="Normal"/>
    <w:rsid w:val="007A5AC0"/>
    <w:pPr>
      <w:ind w:left="1418" w:hanging="1418"/>
    </w:pPr>
    <w:rPr>
      <w:rFonts w:ascii="Times New Roman" w:eastAsia="Times New Roman" w:hAnsi="Times New Roman"/>
      <w:b/>
      <w:bCs/>
      <w:sz w:val="24"/>
      <w:szCs w:val="20"/>
      <w:lang w:val="en-AU"/>
    </w:rPr>
  </w:style>
  <w:style w:type="character" w:styleId="PageNumber">
    <w:name w:val="page number"/>
    <w:rsid w:val="007A5AC0"/>
    <w:rPr>
      <w:rFonts w:ascii="Arial" w:eastAsia="SimSun" w:hAnsi="Arial" w:cs="Arial"/>
      <w:color w:val="0000FF"/>
      <w:kern w:val="2"/>
      <w:lang w:val="en-US" w:eastAsia="zh-CN" w:bidi="ar-SA"/>
    </w:rPr>
  </w:style>
  <w:style w:type="paragraph" w:customStyle="1" w:styleId="Bulleted">
    <w:name w:val="Bulleted"/>
    <w:aliases w:val="Symbol (symbol),Left:  0,25&quot;,Hanging:  0"/>
    <w:basedOn w:val="Normal"/>
    <w:rsid w:val="007A5AC0"/>
    <w:pPr>
      <w:numPr>
        <w:ilvl w:val="2"/>
        <w:numId w:val="4"/>
      </w:numPr>
      <w:spacing w:after="180"/>
    </w:pPr>
    <w:rPr>
      <w:rFonts w:ascii="Arial" w:hAnsi="Arial"/>
    </w:rPr>
  </w:style>
  <w:style w:type="paragraph" w:styleId="Caption">
    <w:name w:val="caption"/>
    <w:aliases w:val="cap,cap Char,Caption Char,Caption Char1 Char,cap Char Char1,Caption Char Char1 Char,cap Char2,条目,3GPP Caption Table,cap1,cap2,cap11,Légende-figure,Légende-figure Char,Beschrifubg,Beschriftung Char,label,cap11 Char,cap11 Char Char Char,captions,题"/>
    <w:basedOn w:val="Normal"/>
    <w:next w:val="Normal"/>
    <w:link w:val="CaptionChar1"/>
    <w:qFormat/>
    <w:rsid w:val="00A073A1"/>
    <w:pPr>
      <w:overflowPunct w:val="0"/>
      <w:autoSpaceDE w:val="0"/>
      <w:autoSpaceDN w:val="0"/>
      <w:adjustRightInd w:val="0"/>
      <w:spacing w:before="120" w:after="120"/>
      <w:textAlignment w:val="baseline"/>
    </w:pPr>
    <w:rPr>
      <w:rFonts w:ascii="Times New Roman" w:eastAsia="Times New Roman" w:hAnsi="Times New Roman"/>
      <w:b/>
      <w:szCs w:val="20"/>
      <w:lang w:eastAsia="en-GB"/>
    </w:rPr>
  </w:style>
  <w:style w:type="paragraph" w:customStyle="1" w:styleId="CRCoverPage">
    <w:name w:val="CR Cover Page"/>
    <w:link w:val="CRCoverPageChar"/>
    <w:qFormat/>
    <w:rsid w:val="006667B5"/>
    <w:pPr>
      <w:spacing w:after="120"/>
    </w:pPr>
    <w:rPr>
      <w:rFonts w:ascii="Arial" w:eastAsia="Malgun Gothic" w:hAnsi="Arial"/>
      <w:lang w:eastAsia="en-US"/>
    </w:rPr>
  </w:style>
  <w:style w:type="character" w:customStyle="1" w:styleId="CRCoverPageChar">
    <w:name w:val="CR Cover Page Char"/>
    <w:link w:val="CRCoverPage"/>
    <w:rsid w:val="00A6329A"/>
    <w:rPr>
      <w:rFonts w:ascii="Arial" w:eastAsia="Malgun Gothic" w:hAnsi="Arial"/>
      <w:lang w:val="en-GB" w:eastAsia="en-US" w:bidi="ar-SA"/>
    </w:rPr>
  </w:style>
  <w:style w:type="character" w:customStyle="1" w:styleId="a3">
    <w:name w:val="スタイル 標準 +"/>
    <w:rsid w:val="004A339F"/>
    <w:rPr>
      <w:rFonts w:ascii="Times New Roman" w:eastAsia="MS Gothic" w:hAnsi="Times New Roman"/>
      <w:color w:val="auto"/>
      <w:kern w:val="0"/>
      <w:sz w:val="20"/>
      <w:u w:val="none"/>
    </w:rPr>
  </w:style>
  <w:style w:type="paragraph" w:customStyle="1" w:styleId="B1">
    <w:name w:val="B1"/>
    <w:basedOn w:val="List"/>
    <w:link w:val="B1Zchn"/>
    <w:qFormat/>
    <w:rsid w:val="00032716"/>
    <w:pPr>
      <w:overflowPunct w:val="0"/>
      <w:autoSpaceDE w:val="0"/>
      <w:autoSpaceDN w:val="0"/>
      <w:adjustRightInd w:val="0"/>
      <w:spacing w:after="180"/>
      <w:ind w:left="568" w:hanging="284"/>
      <w:textAlignment w:val="baseline"/>
    </w:pPr>
    <w:rPr>
      <w:rFonts w:ascii="CG Times (WN)" w:eastAsia="SimSun" w:hAnsi="CG Times (WN)"/>
      <w:szCs w:val="20"/>
      <w:lang w:val="en-US"/>
    </w:rPr>
  </w:style>
  <w:style w:type="paragraph" w:styleId="List">
    <w:name w:val="List"/>
    <w:basedOn w:val="Normal"/>
    <w:link w:val="ListChar"/>
    <w:rsid w:val="00032716"/>
    <w:pPr>
      <w:ind w:left="283" w:hanging="283"/>
    </w:pPr>
  </w:style>
  <w:style w:type="character" w:customStyle="1" w:styleId="B1Zchn">
    <w:name w:val="B1 Zchn"/>
    <w:link w:val="B1"/>
    <w:qFormat/>
    <w:rsid w:val="00032716"/>
    <w:rPr>
      <w:rFonts w:ascii="CG Times (WN)" w:eastAsia="SimSun" w:hAnsi="CG Times (WN)"/>
      <w:lang w:val="en-US" w:eastAsia="en-US" w:bidi="ar-SA"/>
    </w:rPr>
  </w:style>
  <w:style w:type="character" w:customStyle="1" w:styleId="B10">
    <w:name w:val="B1 (文字)"/>
    <w:qFormat/>
    <w:rsid w:val="00032716"/>
    <w:rPr>
      <w:rFonts w:eastAsia="MS Mincho"/>
      <w:lang w:val="en-GB" w:eastAsia="en-US" w:bidi="ar-SA"/>
    </w:rPr>
  </w:style>
  <w:style w:type="paragraph" w:styleId="ListParagraph">
    <w:name w:val="List Paragraph"/>
    <w:aliases w:val="- Bullets,?? ??,?????,????,Lista1,列出段落,中等深浅网格 1 - 着色 21,列表段落,¥¡¡¡¡ì¬º¥¹¥È¶ÎÂä,ÁÐ³ö¶ÎÂä,¥ê¥¹¥È¶ÎÂä,列表段落1,—ño’i—Ž,1st level - Bullet List Paragraph,Lettre d'introduction,Paragrafo elenco,Normal bullet 2,Bullet list,列表段落11,목록단락,Task Body,列"/>
    <w:basedOn w:val="Normal"/>
    <w:link w:val="ListParagraphChar"/>
    <w:uiPriority w:val="34"/>
    <w:qFormat/>
    <w:rsid w:val="00224562"/>
    <w:pPr>
      <w:overflowPunct w:val="0"/>
      <w:autoSpaceDE w:val="0"/>
      <w:autoSpaceDN w:val="0"/>
      <w:adjustRightInd w:val="0"/>
      <w:spacing w:after="180"/>
      <w:ind w:left="720"/>
      <w:contextualSpacing/>
      <w:textAlignment w:val="baseline"/>
    </w:pPr>
    <w:rPr>
      <w:rFonts w:ascii="Times New Roman" w:eastAsia="SimSun" w:hAnsi="Times New Roman"/>
      <w:szCs w:val="20"/>
      <w:lang w:eastAsia="ja-JP"/>
    </w:rPr>
  </w:style>
  <w:style w:type="paragraph" w:customStyle="1" w:styleId="StatementBody">
    <w:name w:val="Statement Body"/>
    <w:basedOn w:val="Normal"/>
    <w:link w:val="StatementBodyChar"/>
    <w:qFormat/>
    <w:rsid w:val="00224562"/>
    <w:pPr>
      <w:numPr>
        <w:numId w:val="5"/>
      </w:numPr>
      <w:spacing w:after="100" w:afterAutospacing="1"/>
      <w:contextualSpacing/>
    </w:pPr>
    <w:rPr>
      <w:rFonts w:ascii="Times New Roman" w:eastAsia="Times New Roman" w:hAnsi="Times New Roman"/>
      <w:sz w:val="22"/>
      <w:lang w:val="en-US" w:eastAsia="ko-KR"/>
    </w:rPr>
  </w:style>
  <w:style w:type="character" w:customStyle="1" w:styleId="StatementBodyChar">
    <w:name w:val="Statement Body Char"/>
    <w:link w:val="StatementBody"/>
    <w:rsid w:val="00224562"/>
    <w:rPr>
      <w:rFonts w:eastAsia="Times New Roman"/>
      <w:sz w:val="22"/>
      <w:szCs w:val="24"/>
      <w:lang w:val="en-US" w:eastAsia="ko-KR"/>
    </w:rPr>
  </w:style>
  <w:style w:type="paragraph" w:customStyle="1" w:styleId="bullet">
    <w:name w:val="bullet"/>
    <w:basedOn w:val="Normal"/>
    <w:link w:val="bullet1"/>
    <w:qFormat/>
    <w:rsid w:val="004007DC"/>
    <w:pPr>
      <w:numPr>
        <w:numId w:val="8"/>
      </w:numPr>
      <w:snapToGrid w:val="0"/>
      <w:spacing w:after="100" w:afterAutospacing="1"/>
      <w:jc w:val="both"/>
    </w:pPr>
    <w:rPr>
      <w:rFonts w:ascii="Times New Roman" w:eastAsia="MS Gothic" w:hAnsi="Times New Roman"/>
      <w:sz w:val="24"/>
      <w:szCs w:val="20"/>
      <w:lang w:val="x-none" w:eastAsia="x-none"/>
    </w:rPr>
  </w:style>
  <w:style w:type="character" w:customStyle="1" w:styleId="bullet1">
    <w:name w:val="bullet (文字)"/>
    <w:link w:val="bullet"/>
    <w:rsid w:val="004007DC"/>
    <w:rPr>
      <w:rFonts w:eastAsia="MS Gothic"/>
      <w:sz w:val="24"/>
      <w:lang w:val="x-none" w:eastAsia="x-none"/>
    </w:rPr>
  </w:style>
  <w:style w:type="paragraph" w:customStyle="1" w:styleId="References">
    <w:name w:val="References"/>
    <w:basedOn w:val="Normal"/>
    <w:qFormat/>
    <w:rsid w:val="00CA4C32"/>
    <w:pPr>
      <w:numPr>
        <w:numId w:val="6"/>
      </w:numPr>
      <w:autoSpaceDE w:val="0"/>
      <w:autoSpaceDN w:val="0"/>
      <w:snapToGrid w:val="0"/>
      <w:spacing w:after="60"/>
    </w:pPr>
    <w:rPr>
      <w:rFonts w:ascii="Times New Roman" w:eastAsia="SimSun" w:hAnsi="Times New Roman"/>
      <w:szCs w:val="16"/>
      <w:lang w:val="en-US"/>
    </w:rPr>
  </w:style>
  <w:style w:type="paragraph" w:customStyle="1" w:styleId="Char">
    <w:name w:val="Char"/>
    <w:rsid w:val="00CA4C32"/>
    <w:pPr>
      <w:keepNext/>
      <w:numPr>
        <w:numId w:val="7"/>
      </w:numPr>
      <w:autoSpaceDE w:val="0"/>
      <w:autoSpaceDN w:val="0"/>
      <w:adjustRightInd w:val="0"/>
      <w:spacing w:before="60" w:after="60"/>
      <w:jc w:val="both"/>
    </w:pPr>
    <w:rPr>
      <w:rFonts w:ascii="Arial" w:eastAsia="SimSun" w:hAnsi="Arial" w:cs="Arial"/>
      <w:color w:val="0000FF"/>
      <w:kern w:val="2"/>
      <w:lang w:val="en-US" w:eastAsia="zh-CN"/>
    </w:rPr>
  </w:style>
  <w:style w:type="paragraph" w:customStyle="1" w:styleId="a4">
    <w:name w:val="목록 단락"/>
    <w:basedOn w:val="Normal"/>
    <w:uiPriority w:val="34"/>
    <w:qFormat/>
    <w:rsid w:val="00093DD5"/>
    <w:pPr>
      <w:overflowPunct w:val="0"/>
      <w:autoSpaceDE w:val="0"/>
      <w:autoSpaceDN w:val="0"/>
      <w:adjustRightInd w:val="0"/>
      <w:spacing w:after="180"/>
      <w:ind w:leftChars="400" w:left="800"/>
      <w:textAlignment w:val="baseline"/>
    </w:pPr>
    <w:rPr>
      <w:rFonts w:ascii="Times New Roman" w:eastAsia="Times New Roman" w:hAnsi="Times New Roman"/>
      <w:szCs w:val="20"/>
      <w:lang w:eastAsia="en-GB"/>
    </w:rPr>
  </w:style>
  <w:style w:type="paragraph" w:customStyle="1" w:styleId="StatementHeading">
    <w:name w:val="Statement Heading"/>
    <w:basedOn w:val="Normal"/>
    <w:next w:val="StatementBody"/>
    <w:uiPriority w:val="99"/>
    <w:qFormat/>
    <w:rsid w:val="00335250"/>
    <w:pPr>
      <w:keepNext/>
      <w:spacing w:before="100" w:beforeAutospacing="1"/>
      <w:ind w:left="601" w:hanging="601"/>
    </w:pPr>
    <w:rPr>
      <w:rFonts w:ascii="Times New Roman" w:hAnsi="Times New Roman"/>
      <w:b/>
      <w:i/>
      <w:sz w:val="22"/>
      <w:lang w:val="en-US" w:eastAsia="ko-KR"/>
    </w:rPr>
  </w:style>
  <w:style w:type="paragraph" w:customStyle="1" w:styleId="Default">
    <w:name w:val="Default"/>
    <w:rsid w:val="00E13DC4"/>
    <w:pPr>
      <w:widowControl w:val="0"/>
      <w:autoSpaceDE w:val="0"/>
      <w:autoSpaceDN w:val="0"/>
      <w:adjustRightInd w:val="0"/>
    </w:pPr>
    <w:rPr>
      <w:rFonts w:eastAsia="Times New Roman"/>
      <w:noProof/>
      <w:sz w:val="24"/>
      <w:szCs w:val="24"/>
      <w:lang w:val="en-US" w:eastAsia="zh-CN"/>
    </w:rPr>
  </w:style>
  <w:style w:type="paragraph" w:customStyle="1" w:styleId="2222">
    <w:name w:val="스타일 스타일 스타일 스타일 양쪽 첫 줄:  2 글자 + 첫 줄:  2 글자 + 첫 줄:  2 글자 + 첫 줄:  2..."/>
    <w:basedOn w:val="Normal"/>
    <w:link w:val="2222Char"/>
    <w:rsid w:val="00B06D90"/>
    <w:pPr>
      <w:spacing w:after="180" w:line="336" w:lineRule="auto"/>
      <w:ind w:firstLineChars="200" w:firstLine="200"/>
      <w:jc w:val="both"/>
    </w:pPr>
    <w:rPr>
      <w:rFonts w:ascii="Times New Roman" w:eastAsia="Malgun Gothic" w:hAnsi="Times New Roman" w:cs="Batang"/>
      <w:szCs w:val="20"/>
    </w:rPr>
  </w:style>
  <w:style w:type="paragraph" w:styleId="ListBullet">
    <w:name w:val="List Bullet"/>
    <w:basedOn w:val="List"/>
    <w:qFormat/>
    <w:rsid w:val="009E34E7"/>
    <w:pPr>
      <w:overflowPunct w:val="0"/>
      <w:autoSpaceDE w:val="0"/>
      <w:autoSpaceDN w:val="0"/>
      <w:adjustRightInd w:val="0"/>
      <w:spacing w:after="180"/>
      <w:ind w:left="568" w:hanging="284"/>
      <w:textAlignment w:val="baseline"/>
    </w:pPr>
    <w:rPr>
      <w:rFonts w:ascii="Times New Roman" w:eastAsia="Times New Roman" w:hAnsi="Times New Roman"/>
      <w:szCs w:val="20"/>
      <w:lang w:eastAsia="en-GB"/>
    </w:rPr>
  </w:style>
  <w:style w:type="paragraph" w:customStyle="1" w:styleId="StyleLGTdocAsianSimSunComplex11ptBefore6ptL">
    <w:name w:val="Style LGTdoc_본문 + (Asian) SimSun (Complex) 11 pt Before:  6 pt L..."/>
    <w:basedOn w:val="Normal"/>
    <w:rsid w:val="00F07F2C"/>
    <w:pPr>
      <w:widowControl w:val="0"/>
      <w:autoSpaceDE w:val="0"/>
      <w:autoSpaceDN w:val="0"/>
      <w:adjustRightInd w:val="0"/>
      <w:snapToGrid w:val="0"/>
      <w:spacing w:before="120" w:afterLines="50" w:after="50"/>
      <w:jc w:val="both"/>
    </w:pPr>
    <w:rPr>
      <w:rFonts w:ascii="Times New Roman" w:eastAsia="SimSun" w:hAnsi="Times New Roman"/>
      <w:kern w:val="2"/>
      <w:sz w:val="22"/>
      <w:szCs w:val="22"/>
      <w:lang w:eastAsia="ko-KR"/>
    </w:rPr>
  </w:style>
  <w:style w:type="paragraph" w:customStyle="1" w:styleId="ListParagraph1">
    <w:name w:val="List Paragraph1"/>
    <w:basedOn w:val="Normal"/>
    <w:qFormat/>
    <w:rsid w:val="00261FDC"/>
    <w:pPr>
      <w:spacing w:after="200" w:line="276" w:lineRule="auto"/>
      <w:ind w:firstLineChars="200" w:firstLine="420"/>
    </w:pPr>
    <w:rPr>
      <w:rFonts w:ascii="Calibri" w:eastAsia="SimSun" w:hAnsi="Calibri"/>
      <w:sz w:val="22"/>
      <w:szCs w:val="22"/>
      <w:lang w:val="en-US"/>
    </w:rPr>
  </w:style>
  <w:style w:type="paragraph" w:customStyle="1" w:styleId="section1">
    <w:name w:val="section1"/>
    <w:basedOn w:val="Normal"/>
    <w:rsid w:val="00C27725"/>
    <w:pPr>
      <w:spacing w:before="100" w:beforeAutospacing="1" w:after="100" w:afterAutospacing="1"/>
    </w:pPr>
    <w:rPr>
      <w:rFonts w:ascii="Times New Roman" w:hAnsi="Times New Roman"/>
      <w:sz w:val="24"/>
      <w:lang w:eastAsia="ja-JP"/>
    </w:rPr>
  </w:style>
  <w:style w:type="paragraph" w:customStyle="1" w:styleId="enumlev1">
    <w:name w:val="enumlev1"/>
    <w:basedOn w:val="Normal"/>
    <w:link w:val="enumlev1Char"/>
    <w:rsid w:val="003D2733"/>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ascii="Times New Roman" w:eastAsia="Times New Roman" w:hAnsi="Times New Roman"/>
      <w:sz w:val="24"/>
      <w:szCs w:val="20"/>
    </w:rPr>
  </w:style>
  <w:style w:type="paragraph" w:customStyle="1" w:styleId="LGTdoc">
    <w:name w:val="LGTdoc_본문"/>
    <w:basedOn w:val="Normal"/>
    <w:link w:val="LGTdocChar"/>
    <w:qFormat/>
    <w:rsid w:val="00A61DE6"/>
    <w:pPr>
      <w:widowControl w:val="0"/>
      <w:autoSpaceDE w:val="0"/>
      <w:autoSpaceDN w:val="0"/>
      <w:adjustRightInd w:val="0"/>
      <w:snapToGrid w:val="0"/>
      <w:spacing w:afterLines="50" w:after="120" w:line="264" w:lineRule="auto"/>
      <w:jc w:val="both"/>
    </w:pPr>
    <w:rPr>
      <w:rFonts w:ascii="Times New Roman" w:hAnsi="Times New Roman"/>
      <w:kern w:val="2"/>
      <w:sz w:val="22"/>
      <w:lang w:eastAsia="ko-KR"/>
    </w:rPr>
  </w:style>
  <w:style w:type="paragraph" w:customStyle="1" w:styleId="LGTdoc1">
    <w:name w:val="LGTdoc_제목1"/>
    <w:basedOn w:val="Normal"/>
    <w:link w:val="LGTdoc1Char"/>
    <w:rsid w:val="00646D92"/>
    <w:pPr>
      <w:adjustRightInd w:val="0"/>
      <w:snapToGrid w:val="0"/>
      <w:spacing w:beforeLines="50" w:before="120" w:after="100" w:afterAutospacing="1"/>
      <w:jc w:val="both"/>
    </w:pPr>
    <w:rPr>
      <w:rFonts w:ascii="Times New Roman" w:hAnsi="Times New Roman"/>
      <w:b/>
      <w:snapToGrid w:val="0"/>
      <w:sz w:val="28"/>
      <w:szCs w:val="20"/>
      <w:lang w:eastAsia="ko-KR"/>
    </w:rPr>
  </w:style>
  <w:style w:type="paragraph" w:customStyle="1" w:styleId="a5">
    <w:name w:val="본문글"/>
    <w:basedOn w:val="Normal"/>
    <w:qFormat/>
    <w:rsid w:val="00DD7C21"/>
    <w:pPr>
      <w:widowControl w:val="0"/>
      <w:spacing w:after="180" w:line="240" w:lineRule="exact"/>
      <w:jc w:val="both"/>
    </w:pPr>
    <w:rPr>
      <w:rFonts w:ascii="Arial" w:eastAsia="Malgun Gothic" w:hAnsi="Arial" w:cs="Batang"/>
      <w:color w:val="000000"/>
      <w:szCs w:val="20"/>
      <w:lang w:val="en-US" w:eastAsia="ko-KR"/>
    </w:rPr>
  </w:style>
  <w:style w:type="paragraph" w:customStyle="1" w:styleId="00BodyText">
    <w:name w:val="00 BodyText"/>
    <w:basedOn w:val="Normal"/>
    <w:rsid w:val="00DB6DDE"/>
    <w:pPr>
      <w:spacing w:after="220"/>
    </w:pPr>
    <w:rPr>
      <w:rFonts w:ascii="Arial" w:eastAsia="Times New Roman" w:hAnsi="Arial"/>
      <w:sz w:val="22"/>
      <w:szCs w:val="20"/>
      <w:lang w:val="en-US"/>
    </w:rPr>
  </w:style>
  <w:style w:type="character" w:customStyle="1" w:styleId="apple-style-span">
    <w:name w:val="apple-style-span"/>
    <w:basedOn w:val="DefaultParagraphFont"/>
    <w:rsid w:val="00802484"/>
  </w:style>
  <w:style w:type="paragraph" w:customStyle="1" w:styleId="3GPPHeading1">
    <w:name w:val="3GPP Heading 1"/>
    <w:basedOn w:val="Heading1"/>
    <w:link w:val="3GPPHeading1Char"/>
    <w:qFormat/>
    <w:rsid w:val="00BB2E8D"/>
    <w:pPr>
      <w:tabs>
        <w:tab w:val="num" w:pos="426"/>
      </w:tabs>
      <w:spacing w:before="360" w:after="120"/>
      <w:ind w:left="426" w:hanging="425"/>
    </w:pPr>
    <w:rPr>
      <w:rFonts w:eastAsia="MS Mincho" w:cs="Times New Roman"/>
      <w:b w:val="0"/>
      <w:bCs w:val="0"/>
      <w:lang w:val="x-none" w:eastAsia="x-none"/>
    </w:rPr>
  </w:style>
  <w:style w:type="character" w:customStyle="1" w:styleId="3GPPHeading1Char">
    <w:name w:val="3GPP Heading 1 Char"/>
    <w:link w:val="3GPPHeading1"/>
    <w:rsid w:val="00BB2E8D"/>
    <w:rPr>
      <w:rFonts w:ascii="Arial" w:eastAsia="MS Mincho" w:hAnsi="Arial"/>
      <w:kern w:val="32"/>
      <w:sz w:val="32"/>
      <w:szCs w:val="32"/>
      <w:lang w:val="x-none" w:eastAsia="x-none"/>
    </w:rPr>
  </w:style>
  <w:style w:type="paragraph" w:customStyle="1" w:styleId="Doc-text2">
    <w:name w:val="Doc-text2"/>
    <w:basedOn w:val="Normal"/>
    <w:link w:val="Doc-text2Char"/>
    <w:qFormat/>
    <w:rsid w:val="003116DF"/>
    <w:pPr>
      <w:tabs>
        <w:tab w:val="left" w:pos="1622"/>
      </w:tabs>
      <w:ind w:left="1622" w:hanging="363"/>
    </w:pPr>
    <w:rPr>
      <w:rFonts w:ascii="Arial" w:eastAsia="MS Mincho" w:hAnsi="Arial"/>
      <w:lang w:val="x-none" w:eastAsia="en-GB"/>
    </w:rPr>
  </w:style>
  <w:style w:type="character" w:customStyle="1" w:styleId="Doc-text2Char">
    <w:name w:val="Doc-text2 Char"/>
    <w:link w:val="Doc-text2"/>
    <w:qFormat/>
    <w:rsid w:val="003116DF"/>
    <w:rPr>
      <w:rFonts w:ascii="Arial" w:eastAsia="MS Mincho" w:hAnsi="Arial"/>
      <w:szCs w:val="24"/>
      <w:lang w:val="x-none" w:eastAsia="en-GB" w:bidi="ar-SA"/>
    </w:rPr>
  </w:style>
  <w:style w:type="character" w:customStyle="1" w:styleId="B1Char">
    <w:name w:val="B1 Char"/>
    <w:qFormat/>
    <w:locked/>
    <w:rsid w:val="007F0059"/>
    <w:rPr>
      <w:lang w:val="en-GB" w:eastAsia="en-US"/>
    </w:rPr>
  </w:style>
  <w:style w:type="paragraph" w:customStyle="1" w:styleId="CharCharCharCharCharChar">
    <w:name w:val="Char Char Char Char Char Char"/>
    <w:semiHidden/>
    <w:rsid w:val="004F1F3B"/>
    <w:pPr>
      <w:keepNext/>
      <w:tabs>
        <w:tab w:val="num" w:pos="510"/>
      </w:tabs>
      <w:autoSpaceDE w:val="0"/>
      <w:autoSpaceDN w:val="0"/>
      <w:adjustRightInd w:val="0"/>
      <w:spacing w:before="60" w:after="60"/>
      <w:ind w:left="510" w:hanging="510"/>
      <w:jc w:val="both"/>
    </w:pPr>
    <w:rPr>
      <w:rFonts w:ascii="Arial" w:eastAsia="SimSun" w:hAnsi="Arial" w:cs="Arial"/>
      <w:color w:val="0000FF"/>
      <w:kern w:val="2"/>
      <w:lang w:val="en-US" w:eastAsia="zh-CN"/>
    </w:rPr>
  </w:style>
  <w:style w:type="paragraph" w:customStyle="1" w:styleId="TAH">
    <w:name w:val="TAH"/>
    <w:basedOn w:val="TAC"/>
    <w:link w:val="TAHCar"/>
    <w:qFormat/>
    <w:rsid w:val="004F1F3B"/>
    <w:rPr>
      <w:b/>
    </w:rPr>
  </w:style>
  <w:style w:type="paragraph" w:customStyle="1" w:styleId="TAC">
    <w:name w:val="TAC"/>
    <w:basedOn w:val="Normal"/>
    <w:link w:val="TACChar"/>
    <w:qFormat/>
    <w:rsid w:val="004F1F3B"/>
    <w:pPr>
      <w:keepNext/>
      <w:keepLines/>
      <w:overflowPunct w:val="0"/>
      <w:autoSpaceDE w:val="0"/>
      <w:autoSpaceDN w:val="0"/>
      <w:adjustRightInd w:val="0"/>
      <w:jc w:val="center"/>
      <w:textAlignment w:val="baseline"/>
    </w:pPr>
    <w:rPr>
      <w:rFonts w:ascii="Arial" w:eastAsia="Times New Roman" w:hAnsi="Arial"/>
      <w:sz w:val="18"/>
      <w:szCs w:val="20"/>
      <w:lang w:eastAsia="ja-JP"/>
    </w:rPr>
  </w:style>
  <w:style w:type="character" w:customStyle="1" w:styleId="TACChar">
    <w:name w:val="TAC Char"/>
    <w:link w:val="TAC"/>
    <w:qFormat/>
    <w:rsid w:val="004F1F3B"/>
    <w:rPr>
      <w:rFonts w:ascii="Arial" w:hAnsi="Arial"/>
      <w:sz w:val="18"/>
      <w:lang w:val="en-GB" w:eastAsia="ja-JP" w:bidi="ar-SA"/>
    </w:rPr>
  </w:style>
  <w:style w:type="paragraph" w:customStyle="1" w:styleId="TAL">
    <w:name w:val="TAL"/>
    <w:basedOn w:val="Normal"/>
    <w:link w:val="TALChar"/>
    <w:qFormat/>
    <w:rsid w:val="004F1F3B"/>
    <w:pPr>
      <w:keepNext/>
      <w:keepLines/>
    </w:pPr>
    <w:rPr>
      <w:rFonts w:ascii="Arial" w:eastAsia="SimSun" w:hAnsi="Arial"/>
      <w:sz w:val="18"/>
      <w:szCs w:val="20"/>
    </w:rPr>
  </w:style>
  <w:style w:type="paragraph" w:customStyle="1" w:styleId="msolistparagraph0">
    <w:name w:val="msolistparagraph"/>
    <w:basedOn w:val="Normal"/>
    <w:rsid w:val="00822B87"/>
    <w:pPr>
      <w:ind w:left="720"/>
      <w:jc w:val="both"/>
    </w:pPr>
    <w:rPr>
      <w:rFonts w:ascii="Calibri" w:hAnsi="Calibri"/>
      <w:sz w:val="21"/>
      <w:szCs w:val="21"/>
      <w:lang w:eastAsia="ja-JP"/>
    </w:rPr>
  </w:style>
  <w:style w:type="character" w:customStyle="1" w:styleId="CRCoverPageZchn">
    <w:name w:val="CR Cover Page Zchn"/>
    <w:locked/>
    <w:rsid w:val="005B611D"/>
    <w:rPr>
      <w:rFonts w:ascii="Arial" w:eastAsia="SimSun" w:hAnsi="Arial"/>
      <w:lang w:val="en-GB" w:eastAsia="en-US" w:bidi="ar-SA"/>
    </w:rPr>
  </w:style>
  <w:style w:type="paragraph" w:styleId="PlainText">
    <w:name w:val="Plain Text"/>
    <w:basedOn w:val="Normal"/>
    <w:link w:val="PlainTextChar"/>
    <w:uiPriority w:val="99"/>
    <w:unhideWhenUsed/>
    <w:rsid w:val="00172EDF"/>
    <w:rPr>
      <w:rFonts w:ascii="Consolas" w:eastAsia="Calibri" w:hAnsi="Consolas" w:cs="Consolas"/>
      <w:sz w:val="21"/>
      <w:szCs w:val="21"/>
      <w:lang w:val="en-US" w:eastAsia="zh-CN"/>
    </w:rPr>
  </w:style>
  <w:style w:type="character" w:customStyle="1" w:styleId="PlainTextChar">
    <w:name w:val="Plain Text Char"/>
    <w:link w:val="PlainText"/>
    <w:uiPriority w:val="99"/>
    <w:rsid w:val="00172EDF"/>
    <w:rPr>
      <w:rFonts w:ascii="Consolas" w:eastAsia="Calibri" w:hAnsi="Consolas" w:cs="Consolas"/>
      <w:sz w:val="21"/>
      <w:szCs w:val="21"/>
      <w:lang w:val="en-US" w:eastAsia="zh-CN" w:bidi="ar-SA"/>
    </w:rPr>
  </w:style>
  <w:style w:type="paragraph" w:customStyle="1" w:styleId="IEEEParagraph">
    <w:name w:val="IEEE Paragraph"/>
    <w:basedOn w:val="Normal"/>
    <w:link w:val="IEEEParagraphChar"/>
    <w:rsid w:val="00AA5285"/>
    <w:pPr>
      <w:adjustRightInd w:val="0"/>
      <w:snapToGrid w:val="0"/>
      <w:ind w:firstLine="216"/>
      <w:jc w:val="both"/>
    </w:pPr>
    <w:rPr>
      <w:rFonts w:ascii="Arial" w:eastAsia="SimSun" w:hAnsi="Arial" w:cs="Arial"/>
      <w:color w:val="0000FF"/>
      <w:kern w:val="2"/>
      <w:lang w:val="en-AU" w:eastAsia="zh-CN"/>
    </w:rPr>
  </w:style>
  <w:style w:type="character" w:customStyle="1" w:styleId="IEEEParagraphChar">
    <w:name w:val="IEEE Paragraph Char"/>
    <w:link w:val="IEEEParagraph"/>
    <w:rsid w:val="00AA5285"/>
    <w:rPr>
      <w:rFonts w:ascii="Arial" w:eastAsia="SimSun" w:hAnsi="Arial" w:cs="Arial"/>
      <w:color w:val="0000FF"/>
      <w:kern w:val="2"/>
      <w:szCs w:val="24"/>
      <w:lang w:val="en-AU" w:eastAsia="zh-CN" w:bidi="ar-SA"/>
    </w:rPr>
  </w:style>
  <w:style w:type="paragraph" w:styleId="TOC6">
    <w:name w:val="toc 6"/>
    <w:basedOn w:val="Normal"/>
    <w:next w:val="Normal"/>
    <w:autoRedefine/>
    <w:uiPriority w:val="39"/>
    <w:rsid w:val="00CE4CE8"/>
    <w:pPr>
      <w:ind w:left="1000"/>
    </w:pPr>
    <w:rPr>
      <w:rFonts w:asciiTheme="minorHAnsi" w:hAnsiTheme="minorHAnsi" w:cstheme="minorHAnsi"/>
      <w:sz w:val="18"/>
      <w:szCs w:val="18"/>
    </w:rPr>
  </w:style>
  <w:style w:type="paragraph" w:styleId="TOC7">
    <w:name w:val="toc 7"/>
    <w:basedOn w:val="Normal"/>
    <w:next w:val="Normal"/>
    <w:autoRedefine/>
    <w:uiPriority w:val="39"/>
    <w:rsid w:val="00CE4CE8"/>
    <w:pPr>
      <w:ind w:left="1200"/>
    </w:pPr>
    <w:rPr>
      <w:rFonts w:asciiTheme="minorHAnsi" w:hAnsiTheme="minorHAnsi" w:cstheme="minorHAnsi"/>
      <w:sz w:val="18"/>
      <w:szCs w:val="18"/>
    </w:rPr>
  </w:style>
  <w:style w:type="paragraph" w:styleId="TOC8">
    <w:name w:val="toc 8"/>
    <w:basedOn w:val="Normal"/>
    <w:next w:val="Normal"/>
    <w:autoRedefine/>
    <w:uiPriority w:val="39"/>
    <w:rsid w:val="00CE4CE8"/>
    <w:pPr>
      <w:ind w:left="1400"/>
    </w:pPr>
    <w:rPr>
      <w:rFonts w:asciiTheme="minorHAnsi" w:hAnsiTheme="minorHAnsi" w:cstheme="minorHAnsi"/>
      <w:sz w:val="18"/>
      <w:szCs w:val="18"/>
    </w:rPr>
  </w:style>
  <w:style w:type="paragraph" w:styleId="TOC9">
    <w:name w:val="toc 9"/>
    <w:basedOn w:val="Normal"/>
    <w:next w:val="Normal"/>
    <w:autoRedefine/>
    <w:uiPriority w:val="39"/>
    <w:rsid w:val="00CE4CE8"/>
    <w:pPr>
      <w:ind w:left="1600"/>
    </w:pPr>
    <w:rPr>
      <w:rFonts w:asciiTheme="minorHAnsi" w:hAnsiTheme="minorHAnsi" w:cstheme="minorHAnsi"/>
      <w:sz w:val="18"/>
      <w:szCs w:val="18"/>
    </w:rPr>
  </w:style>
  <w:style w:type="table" w:styleId="TableGrid">
    <w:name w:val="Table Grid"/>
    <w:aliases w:val="TableGrid,网格型"/>
    <w:basedOn w:val="TableNormal"/>
    <w:qFormat/>
    <w:rsid w:val="00EC71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rsid w:val="00EC7122"/>
    <w:pPr>
      <w:ind w:left="1440" w:hanging="1440"/>
    </w:pPr>
  </w:style>
  <w:style w:type="paragraph" w:customStyle="1" w:styleId="3GPPNormalText">
    <w:name w:val="3GPP Normal Text"/>
    <w:basedOn w:val="BodyText"/>
    <w:link w:val="3GPPNormalTextChar"/>
    <w:qFormat/>
    <w:rsid w:val="00EC7122"/>
    <w:pPr>
      <w:ind w:left="1440" w:hanging="1440"/>
    </w:pPr>
    <w:rPr>
      <w:rFonts w:ascii="Times New Roman" w:eastAsia="MS Mincho" w:hAnsi="Times New Roman"/>
      <w:sz w:val="22"/>
      <w:lang w:val="x-none" w:eastAsia="x-none"/>
    </w:rPr>
  </w:style>
  <w:style w:type="character" w:customStyle="1" w:styleId="3GPPNormalTextChar">
    <w:name w:val="3GPP Normal Text Char"/>
    <w:link w:val="3GPPNormalText"/>
    <w:qFormat/>
    <w:rsid w:val="00EC7122"/>
    <w:rPr>
      <w:rFonts w:eastAsia="MS Mincho"/>
      <w:sz w:val="22"/>
      <w:szCs w:val="24"/>
      <w:lang w:val="x-none" w:eastAsia="x-none" w:bidi="ar-SA"/>
    </w:rPr>
  </w:style>
  <w:style w:type="paragraph" w:customStyle="1" w:styleId="Statement">
    <w:name w:val="Statement"/>
    <w:basedOn w:val="Normal"/>
    <w:rsid w:val="00EC7122"/>
    <w:pPr>
      <w:keepNext/>
      <w:ind w:left="601" w:hanging="601"/>
    </w:pPr>
    <w:rPr>
      <w:rFonts w:ascii="Times New Roman" w:hAnsi="Times New Roman"/>
      <w:b/>
      <w:i/>
      <w:lang w:val="en-US" w:eastAsia="ko-KR"/>
    </w:rPr>
  </w:style>
  <w:style w:type="paragraph" w:customStyle="1" w:styleId="B2">
    <w:name w:val="B2"/>
    <w:basedOn w:val="List2"/>
    <w:link w:val="B2Char"/>
    <w:qFormat/>
    <w:rsid w:val="00EC7122"/>
    <w:pPr>
      <w:spacing w:after="180"/>
      <w:ind w:left="851" w:hanging="284"/>
    </w:pPr>
    <w:rPr>
      <w:rFonts w:ascii="Times New Roman" w:eastAsia="MS Mincho" w:hAnsi="Times New Roman"/>
      <w:szCs w:val="20"/>
    </w:rPr>
  </w:style>
  <w:style w:type="character" w:customStyle="1" w:styleId="B2Char">
    <w:name w:val="B2 Char"/>
    <w:link w:val="B2"/>
    <w:qFormat/>
    <w:rsid w:val="00EC7122"/>
    <w:rPr>
      <w:rFonts w:eastAsia="MS Mincho"/>
      <w:lang w:val="en-GB" w:eastAsia="en-US" w:bidi="ar-SA"/>
    </w:rPr>
  </w:style>
  <w:style w:type="paragraph" w:styleId="List2">
    <w:name w:val="List 2"/>
    <w:basedOn w:val="Normal"/>
    <w:link w:val="List2Char"/>
    <w:rsid w:val="00EC7122"/>
    <w:pPr>
      <w:ind w:left="566" w:hanging="283"/>
    </w:pPr>
  </w:style>
  <w:style w:type="character" w:customStyle="1" w:styleId="Alcatel-Lucent-4">
    <w:name w:val="Alcatel-Lucent-4"/>
    <w:semiHidden/>
    <w:rsid w:val="00EC7122"/>
    <w:rPr>
      <w:rFonts w:ascii="Arial" w:hAnsi="Arial" w:cs="Arial"/>
      <w:color w:val="auto"/>
      <w:sz w:val="20"/>
      <w:szCs w:val="20"/>
    </w:rPr>
  </w:style>
  <w:style w:type="paragraph" w:customStyle="1" w:styleId="ZchnZchn">
    <w:name w:val="Zchn Zchn"/>
    <w:rsid w:val="00EC7122"/>
    <w:pPr>
      <w:keepNext/>
      <w:numPr>
        <w:numId w:val="10"/>
      </w:numPr>
      <w:suppressAutoHyphens/>
      <w:autoSpaceDE w:val="0"/>
      <w:spacing w:before="60" w:after="60"/>
      <w:jc w:val="both"/>
    </w:pPr>
    <w:rPr>
      <w:rFonts w:ascii="Arial" w:eastAsia="SimSun" w:hAnsi="Arial" w:cs="Arial"/>
      <w:color w:val="0000FF"/>
      <w:kern w:val="1"/>
      <w:lang w:val="en-US" w:eastAsia="ar-SA"/>
    </w:rPr>
  </w:style>
  <w:style w:type="numbering" w:customStyle="1" w:styleId="StyleBulleted">
    <w:name w:val="Style Bulleted"/>
    <w:rsid w:val="00EC7122"/>
  </w:style>
  <w:style w:type="paragraph" w:customStyle="1" w:styleId="EQ">
    <w:name w:val="EQ"/>
    <w:basedOn w:val="Normal"/>
    <w:next w:val="Normal"/>
    <w:qFormat/>
    <w:rsid w:val="00EC7122"/>
    <w:pPr>
      <w:keepLines/>
      <w:tabs>
        <w:tab w:val="center" w:pos="4536"/>
        <w:tab w:val="right" w:pos="9072"/>
      </w:tabs>
      <w:spacing w:after="180"/>
    </w:pPr>
    <w:rPr>
      <w:rFonts w:ascii="Times New Roman" w:eastAsia="Times New Roman" w:hAnsi="Times New Roman"/>
      <w:noProof/>
      <w:szCs w:val="20"/>
    </w:rPr>
  </w:style>
  <w:style w:type="character" w:customStyle="1" w:styleId="Alcatel-Lucent2">
    <w:name w:val="Alcatel-Lucent2"/>
    <w:semiHidden/>
    <w:rsid w:val="00EC7122"/>
    <w:rPr>
      <w:rFonts w:ascii="Arial" w:hAnsi="Arial" w:cs="Arial"/>
      <w:color w:val="auto"/>
      <w:sz w:val="20"/>
      <w:szCs w:val="20"/>
    </w:rPr>
  </w:style>
  <w:style w:type="character" w:customStyle="1" w:styleId="CaptionChar1">
    <w:name w:val="Caption Char1"/>
    <w:aliases w:val="cap Char1,cap Char Char,Caption Char Char,Caption Char1 Char Char,cap Char Char1 Char,Caption Char Char1 Char Char,cap Char2 Char,条目 Char,3GPP Caption Table Char1,cap1 Char,cap2 Char,cap11 Char1,Légende-figure Char1,Beschrifubg Char,题 Char"/>
    <w:link w:val="Caption"/>
    <w:qFormat/>
    <w:rsid w:val="00EC7122"/>
    <w:rPr>
      <w:b/>
      <w:lang w:val="en-GB" w:eastAsia="en-GB" w:bidi="ar-SA"/>
    </w:rPr>
  </w:style>
  <w:style w:type="numbering" w:customStyle="1" w:styleId="1">
    <w:name w:val="現在のリスト1"/>
    <w:rsid w:val="0032429A"/>
    <w:pPr>
      <w:numPr>
        <w:numId w:val="12"/>
      </w:numPr>
    </w:pPr>
  </w:style>
  <w:style w:type="numbering" w:customStyle="1" w:styleId="2">
    <w:name w:val="現在のリスト2"/>
    <w:rsid w:val="0032429A"/>
    <w:pPr>
      <w:numPr>
        <w:numId w:val="13"/>
      </w:numPr>
    </w:pPr>
  </w:style>
  <w:style w:type="numbering" w:styleId="ArticleSection">
    <w:name w:val="Outline List 3"/>
    <w:basedOn w:val="NoList"/>
    <w:rsid w:val="0032429A"/>
    <w:pPr>
      <w:numPr>
        <w:numId w:val="14"/>
      </w:numPr>
    </w:pPr>
  </w:style>
  <w:style w:type="numbering" w:customStyle="1" w:styleId="3">
    <w:name w:val="現在のリスト3"/>
    <w:rsid w:val="0032429A"/>
    <w:pPr>
      <w:numPr>
        <w:numId w:val="15"/>
      </w:numPr>
    </w:pPr>
  </w:style>
  <w:style w:type="numbering" w:customStyle="1" w:styleId="10">
    <w:name w:val="スタイル1"/>
    <w:rsid w:val="0032429A"/>
    <w:pPr>
      <w:numPr>
        <w:numId w:val="16"/>
      </w:numPr>
    </w:pPr>
  </w:style>
  <w:style w:type="numbering" w:styleId="111111">
    <w:name w:val="Outline List 2"/>
    <w:basedOn w:val="NoList"/>
    <w:rsid w:val="0032429A"/>
    <w:pPr>
      <w:numPr>
        <w:numId w:val="17"/>
      </w:numPr>
    </w:pPr>
  </w:style>
  <w:style w:type="paragraph" w:customStyle="1" w:styleId="a6">
    <w:name w:val="リスト段落"/>
    <w:basedOn w:val="Normal"/>
    <w:uiPriority w:val="34"/>
    <w:qFormat/>
    <w:rsid w:val="00074EB6"/>
    <w:pPr>
      <w:ind w:firstLineChars="200" w:firstLine="420"/>
    </w:pPr>
    <w:rPr>
      <w:rFonts w:ascii="Times New Roman" w:eastAsia="Times New Roman" w:hAnsi="Times New Roman"/>
      <w:lang w:val="en-US"/>
    </w:rPr>
  </w:style>
  <w:style w:type="character" w:customStyle="1" w:styleId="Heading4Char">
    <w:name w:val="Heading 4 Char"/>
    <w:aliases w:val="h4 Char,H4 Char,H41 Char,h41 Char,H42 Char,h42 Char,H43 Char,h43 Char,H411 Char,h411 Char,H421 Char,h421 Char,H44 Char,h44 Char,H412 Char,h412 Char,H422 Char,h422 Char,H431 Char,h431 Char,H45 Char,h45 Char,H413 Char,h413 Char,H423 Char"/>
    <w:basedOn w:val="DefaultParagraphFont"/>
    <w:link w:val="Heading4"/>
    <w:uiPriority w:val="9"/>
    <w:rsid w:val="00FD1435"/>
    <w:rPr>
      <w:rFonts w:ascii="Arial" w:hAnsi="Arial" w:cs="Arial"/>
      <w:b/>
      <w:bCs/>
      <w:i/>
      <w:szCs w:val="26"/>
      <w:lang w:eastAsia="en-US"/>
    </w:rPr>
  </w:style>
  <w:style w:type="character" w:customStyle="1" w:styleId="Heading5Char">
    <w:name w:val="Heading 5 Char"/>
    <w:aliases w:val="H5 Char,h5 Char,Heading5 Char,标题 5 Char"/>
    <w:basedOn w:val="DefaultParagraphFont"/>
    <w:link w:val="Heading5"/>
    <w:qFormat/>
    <w:rsid w:val="00FD1435"/>
    <w:rPr>
      <w:rFonts w:ascii="Arial" w:hAnsi="Arial" w:cs="Arial"/>
      <w:b/>
      <w:iCs/>
      <w:sz w:val="18"/>
      <w:szCs w:val="26"/>
      <w:lang w:eastAsia="en-US"/>
    </w:rPr>
  </w:style>
  <w:style w:type="character" w:customStyle="1" w:styleId="NOChar">
    <w:name w:val="NO Char"/>
    <w:link w:val="NO"/>
    <w:locked/>
    <w:rsid w:val="00D51C82"/>
    <w:rPr>
      <w:sz w:val="24"/>
      <w:lang w:eastAsia="en-US"/>
    </w:rPr>
  </w:style>
  <w:style w:type="paragraph" w:customStyle="1" w:styleId="CharChar1CharCharCharCharCharCharCharCharCharCharCharCharCharCharChar1">
    <w:name w:val="Char Char1 Char Char Char Char Char Char Char Char Char Char Char Char Char Char Char1"/>
    <w:semiHidden/>
    <w:rsid w:val="00EC692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CommentTextChar">
    <w:name w:val="Comment Text Char"/>
    <w:link w:val="CommentText"/>
    <w:qFormat/>
    <w:rsid w:val="00EC6924"/>
    <w:rPr>
      <w:rFonts w:ascii="Times" w:hAnsi="Times"/>
      <w:lang w:eastAsia="en-US"/>
    </w:rPr>
  </w:style>
  <w:style w:type="character" w:customStyle="1" w:styleId="NOZchn">
    <w:name w:val="NO Zchn"/>
    <w:rsid w:val="00176707"/>
    <w:rPr>
      <w:color w:val="000000"/>
      <w:lang w:eastAsia="ja-JP"/>
    </w:rPr>
  </w:style>
  <w:style w:type="character" w:customStyle="1" w:styleId="ListParagraphChar">
    <w:name w:val="List Paragraph Char"/>
    <w:aliases w:val="- Bullets Char,?? ?? Char,????? Char,???? Char,Lista1 Char,列出段落 Char1,中等深浅网格 1 - 着色 21 Char,列表段落 Char,¥¡¡¡¡ì¬º¥¹¥È¶ÎÂä Char,ÁÐ³ö¶ÎÂä Char,¥ê¥¹¥È¶ÎÂä Char,列表段落1 Char,—ño’i—Ž Char,1st level - Bullet List Paragraph Char,列表段落11 Char"/>
    <w:link w:val="ListParagraph"/>
    <w:uiPriority w:val="34"/>
    <w:qFormat/>
    <w:locked/>
    <w:rsid w:val="00FF0E7C"/>
    <w:rPr>
      <w:rFonts w:eastAsia="SimSun"/>
      <w:lang w:eastAsia="ja-JP"/>
    </w:rPr>
  </w:style>
  <w:style w:type="paragraph" w:customStyle="1" w:styleId="07cm12pt12">
    <w:name w:val="스타일 첫 줄:  0.7 cm 앞: 12 pt 줄 간격: 배수 1.2 줄"/>
    <w:basedOn w:val="Normal"/>
    <w:rsid w:val="007200CC"/>
    <w:pPr>
      <w:spacing w:before="240" w:after="120" w:line="288" w:lineRule="auto"/>
      <w:ind w:firstLine="397"/>
      <w:jc w:val="both"/>
    </w:pPr>
    <w:rPr>
      <w:rFonts w:cs="Batang"/>
      <w:szCs w:val="20"/>
    </w:rPr>
  </w:style>
  <w:style w:type="character" w:customStyle="1" w:styleId="TAHCar">
    <w:name w:val="TAH Car"/>
    <w:link w:val="TAH"/>
    <w:qFormat/>
    <w:rsid w:val="00A919E8"/>
    <w:rPr>
      <w:rFonts w:ascii="Arial" w:eastAsia="Times New Roman" w:hAnsi="Arial"/>
      <w:b/>
      <w:sz w:val="18"/>
      <w:lang w:eastAsia="ja-JP"/>
    </w:rPr>
  </w:style>
  <w:style w:type="character" w:customStyle="1" w:styleId="BodyTextChar">
    <w:name w:val="Body Text Char"/>
    <w:aliases w:val="bt Char,Corps de texte Car Char,Corps de texte Car1 Car Char,Corps de texte Car Car Car Char,Corps de texte Car1 Car Car Car Char,Corps de texte Car Car Car Car Car Char,Corps de texte Car1 Car Car Car Car Car Char,bt Car Char"/>
    <w:basedOn w:val="DefaultParagraphFont"/>
    <w:link w:val="BodyText"/>
    <w:qFormat/>
    <w:locked/>
    <w:rsid w:val="007E4893"/>
    <w:rPr>
      <w:rFonts w:ascii="Times" w:hAnsi="Times"/>
      <w:szCs w:val="24"/>
      <w:lang w:eastAsia="en-US"/>
    </w:rPr>
  </w:style>
  <w:style w:type="character" w:customStyle="1" w:styleId="TALChar">
    <w:name w:val="TAL Char"/>
    <w:link w:val="TAL"/>
    <w:qFormat/>
    <w:locked/>
    <w:rsid w:val="00074313"/>
    <w:rPr>
      <w:rFonts w:ascii="Arial" w:eastAsia="SimSun" w:hAnsi="Arial"/>
      <w:sz w:val="18"/>
      <w:lang w:eastAsia="en-US"/>
    </w:rPr>
  </w:style>
  <w:style w:type="character" w:customStyle="1" w:styleId="Heading2Char1">
    <w:name w:val="Heading 2 Char1"/>
    <w:aliases w:val="H2 Char1,h2 Char1,Head2A Char,2 Char,UNDERRUBRIK 1-2 Char,DO NOT USE_h2 Char,h21 Char,Heading 2 Char Char,H2 Char Char,h2 Char Char,标题 2 Char,Header 2 Char,Header2 Char,22 Char,heading2 Char,2nd level Char,H21 Char,H22 Char,H23 Char"/>
    <w:basedOn w:val="DefaultParagraphFont"/>
    <w:link w:val="Heading2"/>
    <w:uiPriority w:val="9"/>
    <w:rsid w:val="00C010B7"/>
    <w:rPr>
      <w:rFonts w:ascii="Arial" w:hAnsi="Arial" w:cs="Arial"/>
      <w:b/>
      <w:bCs/>
      <w:i/>
      <w:iCs/>
      <w:sz w:val="24"/>
      <w:szCs w:val="28"/>
      <w:lang w:eastAsia="en-US"/>
    </w:rPr>
  </w:style>
  <w:style w:type="character" w:styleId="Strong">
    <w:name w:val="Strong"/>
    <w:basedOn w:val="DefaultParagraphFont"/>
    <w:uiPriority w:val="22"/>
    <w:qFormat/>
    <w:rsid w:val="00C010B7"/>
    <w:rPr>
      <w:b/>
      <w:bCs/>
    </w:rPr>
  </w:style>
  <w:style w:type="paragraph" w:customStyle="1" w:styleId="CharCharCharCharCharChar2">
    <w:name w:val="Char Char Char Char Char Char2"/>
    <w:semiHidden/>
    <w:rsid w:val="0016300F"/>
    <w:pPr>
      <w:keepNext/>
      <w:tabs>
        <w:tab w:val="num" w:pos="510"/>
      </w:tabs>
      <w:autoSpaceDE w:val="0"/>
      <w:autoSpaceDN w:val="0"/>
      <w:adjustRightInd w:val="0"/>
      <w:spacing w:before="60" w:after="60"/>
      <w:ind w:left="510" w:hanging="510"/>
      <w:jc w:val="both"/>
    </w:pPr>
    <w:rPr>
      <w:rFonts w:ascii="Arial" w:eastAsia="SimSun" w:hAnsi="Arial" w:cs="Arial"/>
      <w:color w:val="0000FF"/>
      <w:kern w:val="2"/>
      <w:lang w:val="en-US" w:eastAsia="zh-CN"/>
    </w:rPr>
  </w:style>
  <w:style w:type="character" w:customStyle="1" w:styleId="Heading1Char1">
    <w:name w:val="Heading 1 Char1"/>
    <w:aliases w:val="NMP Heading 1 Char,H1 Char,h11 Char,h12 Char,h13 Char,h14 Char,h15 Char,h16 Char,app heading 1 Char,l1 Char,Memo Heading 1 Char,Heading 1_a Char,heading 1 Char,h17 Char,h111 Char,h121 Char,h131 Char,h141 Char,h151 Char,h161 Char,h18 Char"/>
    <w:basedOn w:val="DefaultParagraphFont"/>
    <w:link w:val="Heading1"/>
    <w:uiPriority w:val="9"/>
    <w:locked/>
    <w:rsid w:val="0016300F"/>
    <w:rPr>
      <w:rFonts w:ascii="Arial" w:hAnsi="Arial" w:cs="Arial"/>
      <w:b/>
      <w:bCs/>
      <w:kern w:val="32"/>
      <w:sz w:val="32"/>
      <w:szCs w:val="32"/>
      <w:lang w:eastAsia="en-US"/>
    </w:rPr>
  </w:style>
  <w:style w:type="paragraph" w:customStyle="1" w:styleId="H6">
    <w:name w:val="H6"/>
    <w:basedOn w:val="Heading5"/>
    <w:next w:val="Normal"/>
    <w:qFormat/>
    <w:rsid w:val="0016300F"/>
    <w:pPr>
      <w:keepLines/>
      <w:numPr>
        <w:ilvl w:val="0"/>
        <w:numId w:val="0"/>
      </w:numPr>
      <w:tabs>
        <w:tab w:val="num" w:pos="360"/>
        <w:tab w:val="num" w:pos="1008"/>
      </w:tabs>
      <w:spacing w:before="120" w:after="180"/>
      <w:ind w:left="1985" w:hanging="1985"/>
      <w:outlineLvl w:val="9"/>
    </w:pPr>
    <w:rPr>
      <w:rFonts w:eastAsia="MS Mincho" w:cs="Times New Roman"/>
      <w:b w:val="0"/>
      <w:iCs w:val="0"/>
      <w:sz w:val="20"/>
      <w:szCs w:val="20"/>
    </w:rPr>
  </w:style>
  <w:style w:type="character" w:customStyle="1" w:styleId="PlainTextChar1">
    <w:name w:val="Plain Text Char1"/>
    <w:semiHidden/>
    <w:locked/>
    <w:rsid w:val="00CC74CD"/>
    <w:rPr>
      <w:rFonts w:ascii="Consolas" w:hAnsi="Consolas"/>
      <w:sz w:val="21"/>
      <w:szCs w:val="21"/>
      <w:lang w:bidi="ar-SA"/>
    </w:rPr>
  </w:style>
  <w:style w:type="paragraph" w:customStyle="1" w:styleId="CharChar1CharCharCharCharCharCharCharCharCharCharCharCharCharCharChar34">
    <w:name w:val="Char Char1 Char Char Char Char Char Char Char Char Char Char Char Char Char Char Char34"/>
    <w:semiHidden/>
    <w:rsid w:val="00F6151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customStyle="1" w:styleId="TableCell">
    <w:name w:val="TableCell"/>
    <w:basedOn w:val="Normal"/>
    <w:qFormat/>
    <w:rsid w:val="00F6151A"/>
    <w:pPr>
      <w:autoSpaceDE w:val="0"/>
      <w:autoSpaceDN w:val="0"/>
      <w:adjustRightInd w:val="0"/>
      <w:snapToGrid w:val="0"/>
      <w:spacing w:before="20" w:after="20"/>
    </w:pPr>
    <w:rPr>
      <w:rFonts w:ascii="Times New Roman" w:eastAsia="Times New Roman" w:hAnsi="Times New Roman"/>
      <w:szCs w:val="21"/>
      <w:lang w:val="en-US" w:eastAsia="zh-CN"/>
    </w:rPr>
  </w:style>
  <w:style w:type="character" w:customStyle="1" w:styleId="FooterChar">
    <w:name w:val="Footer Char"/>
    <w:basedOn w:val="DefaultParagraphFont"/>
    <w:link w:val="Footer"/>
    <w:rsid w:val="00F6151A"/>
    <w:rPr>
      <w:rFonts w:ascii="Times" w:hAnsi="Times"/>
      <w:szCs w:val="24"/>
      <w:lang w:eastAsia="en-US"/>
    </w:rPr>
  </w:style>
  <w:style w:type="paragraph" w:customStyle="1" w:styleId="TH">
    <w:name w:val="TH"/>
    <w:basedOn w:val="Normal"/>
    <w:link w:val="THChar"/>
    <w:qFormat/>
    <w:rsid w:val="008A05F8"/>
    <w:pPr>
      <w:keepNext/>
      <w:keepLines/>
      <w:overflowPunct w:val="0"/>
      <w:autoSpaceDE w:val="0"/>
      <w:autoSpaceDN w:val="0"/>
      <w:adjustRightInd w:val="0"/>
      <w:spacing w:before="60" w:after="180"/>
      <w:jc w:val="center"/>
      <w:textAlignment w:val="baseline"/>
    </w:pPr>
    <w:rPr>
      <w:rFonts w:ascii="Arial" w:eastAsia="Times New Roman" w:hAnsi="Arial"/>
      <w:b/>
      <w:szCs w:val="20"/>
      <w:lang w:eastAsia="en-GB"/>
    </w:rPr>
  </w:style>
  <w:style w:type="character" w:customStyle="1" w:styleId="THChar">
    <w:name w:val="TH Char"/>
    <w:link w:val="TH"/>
    <w:qFormat/>
    <w:rsid w:val="008A05F8"/>
    <w:rPr>
      <w:rFonts w:ascii="Arial" w:eastAsia="Times New Roman" w:hAnsi="Arial"/>
      <w:b/>
    </w:rPr>
  </w:style>
  <w:style w:type="character" w:customStyle="1" w:styleId="H2Char2">
    <w:name w:val="H2 Char2"/>
    <w:aliases w:val="h2 Char2,Head2A Char1,2 Char1,UNDERRUBRIK 1-2 Char1,DO NOT USE_h2 Char1,h21 Char1,H2 Char Char1,h2 Char Char1,标题 2 Char1,Header 2 Char1,Header2 Char1,22 Char1,heading2 Char1,2nd level Char1,H21 Char1,H22 Char1,H23 Char1,H24 Char1,H25 Char"/>
    <w:basedOn w:val="DefaultParagraphFont"/>
    <w:uiPriority w:val="9"/>
    <w:rsid w:val="000E6C90"/>
    <w:rPr>
      <w:rFonts w:ascii="Arial" w:eastAsia="Times New Roman" w:hAnsi="Arial" w:cs="Arial"/>
      <w:i/>
      <w:iCs/>
      <w:sz w:val="24"/>
      <w:szCs w:val="28"/>
      <w:lang w:eastAsia="en-US"/>
    </w:rPr>
  </w:style>
  <w:style w:type="character" w:customStyle="1" w:styleId="H1Char1">
    <w:name w:val="H1 Char1"/>
    <w:aliases w:val="h1 Char1,app heading 1 Char1,l1 Char1,Memo Heading 1 Char1,h11 Char1,h12 Char1,h13 Char1,h14 Char1,h15 Char1,h16 Char1,NMP Heading 1 Char1,Heading 1_a Char1,heading 1 Char1,h17 Char1,h111 Char1,h121 Char1,h131 Char1,h141 Char1,h151 Char1"/>
    <w:basedOn w:val="DefaultParagraphFont"/>
    <w:uiPriority w:val="9"/>
    <w:rsid w:val="009A1CD3"/>
    <w:rPr>
      <w:rFonts w:ascii="Arial" w:eastAsia="MS Gothic" w:hAnsi="Arial"/>
      <w:kern w:val="28"/>
      <w:sz w:val="28"/>
      <w:lang w:eastAsia="ja-JP"/>
    </w:rPr>
  </w:style>
  <w:style w:type="character" w:customStyle="1" w:styleId="3GPPCaptionTableChar">
    <w:name w:val="3GPP Caption Table Char"/>
    <w:aliases w:val="cap Char2 Char1,cap Char2 Char Char,Ca Char"/>
    <w:rsid w:val="00FB29B9"/>
    <w:rPr>
      <w:rFonts w:ascii="Times New Roman" w:eastAsia="Times New Roman" w:hAnsi="Times New Roman"/>
      <w:b/>
      <w:bCs/>
    </w:rPr>
  </w:style>
  <w:style w:type="paragraph" w:customStyle="1" w:styleId="Text">
    <w:name w:val="Text"/>
    <w:basedOn w:val="Normal"/>
    <w:link w:val="TextChar"/>
    <w:qFormat/>
    <w:rsid w:val="00FB29B9"/>
    <w:rPr>
      <w:lang w:eastAsia="en-GB"/>
    </w:rPr>
  </w:style>
  <w:style w:type="character" w:customStyle="1" w:styleId="TextChar">
    <w:name w:val="Text Char"/>
    <w:link w:val="Text"/>
    <w:rsid w:val="00FB29B9"/>
    <w:rPr>
      <w:rFonts w:ascii="Times" w:hAnsi="Times"/>
      <w:szCs w:val="24"/>
    </w:rPr>
  </w:style>
  <w:style w:type="character" w:customStyle="1" w:styleId="B1Char1">
    <w:name w:val="B1 Char1"/>
    <w:qFormat/>
    <w:locked/>
    <w:rsid w:val="001278D3"/>
    <w:rPr>
      <w:lang w:eastAsia="en-GB"/>
    </w:rPr>
  </w:style>
  <w:style w:type="paragraph" w:customStyle="1" w:styleId="20">
    <w:name w:val="我的正文首行2缩进"/>
    <w:basedOn w:val="Normal"/>
    <w:rsid w:val="00535DCF"/>
    <w:pPr>
      <w:widowControl w:val="0"/>
      <w:snapToGrid w:val="0"/>
      <w:ind w:firstLine="420"/>
      <w:jc w:val="both"/>
    </w:pPr>
    <w:rPr>
      <w:rFonts w:ascii="Times New Roman" w:eastAsia="SimSun" w:hAnsi="Times New Roman" w:cs="SimSun"/>
      <w:sz w:val="21"/>
      <w:szCs w:val="20"/>
      <w:lang w:val="en-US" w:eastAsia="zh-CN"/>
    </w:rPr>
  </w:style>
  <w:style w:type="character" w:customStyle="1" w:styleId="FootnoteTextChar">
    <w:name w:val="Footnote Text Char"/>
    <w:aliases w:val="footnote text1 Char,footnote text2 Char,footnote text3 Char,footnote text4 Char,footnote text5 Char,footnote text6 Char,footnote text7 Char,footnote text11 Char,footnote text21 Char,footnote text31 Char,footnote text41 Char"/>
    <w:basedOn w:val="DefaultParagraphFont"/>
    <w:link w:val="FootnoteText"/>
    <w:rsid w:val="007B6D2D"/>
    <w:rPr>
      <w:rFonts w:ascii="Times" w:hAnsi="Times"/>
      <w:lang w:val="en-US" w:eastAsia="en-US"/>
    </w:rPr>
  </w:style>
  <w:style w:type="paragraph" w:customStyle="1" w:styleId="Paragraph">
    <w:name w:val="Paragraph"/>
    <w:basedOn w:val="Normal"/>
    <w:link w:val="ParagraphChar"/>
    <w:qFormat/>
    <w:rsid w:val="000F2DDE"/>
    <w:pPr>
      <w:spacing w:before="220"/>
    </w:pPr>
    <w:rPr>
      <w:rFonts w:ascii="Times New Roman" w:eastAsia="MS Mincho" w:hAnsi="Times New Roman"/>
      <w:sz w:val="22"/>
      <w:szCs w:val="20"/>
    </w:rPr>
  </w:style>
  <w:style w:type="character" w:customStyle="1" w:styleId="im-content1">
    <w:name w:val="im-content1"/>
    <w:basedOn w:val="DefaultParagraphFont"/>
    <w:rsid w:val="00840707"/>
    <w:rPr>
      <w:color w:val="333333"/>
    </w:rPr>
  </w:style>
  <w:style w:type="paragraph" w:customStyle="1" w:styleId="Standard">
    <w:name w:val="Standard"/>
    <w:rsid w:val="006C44E3"/>
    <w:pPr>
      <w:widowControl w:val="0"/>
      <w:suppressAutoHyphens/>
      <w:spacing w:after="120"/>
      <w:textAlignment w:val="baseline"/>
    </w:pPr>
    <w:rPr>
      <w:rFonts w:eastAsia="Times" w:cs="Times"/>
      <w:kern w:val="1"/>
      <w:sz w:val="22"/>
      <w:lang w:val="en-US" w:eastAsia="zh-CN"/>
    </w:rPr>
  </w:style>
  <w:style w:type="paragraph" w:customStyle="1" w:styleId="enumlev2">
    <w:name w:val="enumlev2"/>
    <w:basedOn w:val="enumlev1"/>
    <w:rsid w:val="00B87025"/>
    <w:pPr>
      <w:tabs>
        <w:tab w:val="clear" w:pos="794"/>
        <w:tab w:val="clear" w:pos="1191"/>
        <w:tab w:val="clear" w:pos="1588"/>
        <w:tab w:val="clear" w:pos="1985"/>
        <w:tab w:val="left" w:pos="1134"/>
        <w:tab w:val="left" w:pos="1871"/>
        <w:tab w:val="left" w:pos="2608"/>
        <w:tab w:val="left" w:pos="3345"/>
      </w:tabs>
      <w:ind w:left="1871" w:hanging="737"/>
    </w:pPr>
  </w:style>
  <w:style w:type="character" w:customStyle="1" w:styleId="enumlev1Char">
    <w:name w:val="enumlev1 Char"/>
    <w:link w:val="enumlev1"/>
    <w:uiPriority w:val="99"/>
    <w:locked/>
    <w:rsid w:val="00B87025"/>
    <w:rPr>
      <w:rFonts w:eastAsia="Times New Roman"/>
      <w:sz w:val="24"/>
      <w:lang w:eastAsia="en-US"/>
    </w:rPr>
  </w:style>
  <w:style w:type="paragraph" w:customStyle="1" w:styleId="a7">
    <w:name w:val="样式 (中文) 宋体 两端对齐"/>
    <w:basedOn w:val="Normal"/>
    <w:rsid w:val="00722319"/>
    <w:pPr>
      <w:overflowPunct w:val="0"/>
      <w:autoSpaceDE w:val="0"/>
      <w:autoSpaceDN w:val="0"/>
      <w:adjustRightInd w:val="0"/>
      <w:spacing w:after="180"/>
      <w:jc w:val="both"/>
      <w:textAlignment w:val="baseline"/>
    </w:pPr>
    <w:rPr>
      <w:rFonts w:ascii="Times New Roman" w:eastAsia="SimSun" w:hAnsi="Times New Roman" w:cs="SimSun"/>
      <w:szCs w:val="20"/>
      <w:lang w:eastAsia="en-GB"/>
    </w:rPr>
  </w:style>
  <w:style w:type="paragraph" w:customStyle="1" w:styleId="Normal1">
    <w:name w:val="Normal1"/>
    <w:qFormat/>
    <w:rsid w:val="00CA0FDD"/>
    <w:pPr>
      <w:spacing w:after="200" w:line="276" w:lineRule="auto"/>
    </w:pPr>
    <w:rPr>
      <w:rFonts w:eastAsia="Times New Roman"/>
      <w:color w:val="000000"/>
      <w:lang w:val="en-US" w:eastAsia="en-US"/>
    </w:rPr>
  </w:style>
  <w:style w:type="paragraph" w:customStyle="1" w:styleId="maintext">
    <w:name w:val="main text"/>
    <w:basedOn w:val="Normal"/>
    <w:link w:val="maintextChar"/>
    <w:qFormat/>
    <w:rsid w:val="00224354"/>
    <w:pPr>
      <w:spacing w:before="60" w:after="60" w:line="288" w:lineRule="auto"/>
      <w:ind w:firstLineChars="200" w:firstLine="200"/>
      <w:jc w:val="both"/>
    </w:pPr>
    <w:rPr>
      <w:rFonts w:ascii="Times New Roman" w:eastAsia="Malgun Gothic" w:hAnsi="Times New Roman" w:cs="Batang"/>
      <w:szCs w:val="20"/>
      <w:lang w:eastAsia="ko-KR"/>
    </w:rPr>
  </w:style>
  <w:style w:type="character" w:customStyle="1" w:styleId="maintextChar">
    <w:name w:val="main text Char"/>
    <w:basedOn w:val="DefaultParagraphFont"/>
    <w:link w:val="maintext"/>
    <w:qFormat/>
    <w:rsid w:val="00224354"/>
    <w:rPr>
      <w:rFonts w:eastAsia="Malgun Gothic" w:cs="Batang"/>
      <w:lang w:eastAsia="ko-KR"/>
    </w:rPr>
  </w:style>
  <w:style w:type="paragraph" w:customStyle="1" w:styleId="Proposal">
    <w:name w:val="Proposal"/>
    <w:basedOn w:val="Normal"/>
    <w:link w:val="ProposalChar"/>
    <w:qFormat/>
    <w:rsid w:val="004A4B66"/>
    <w:pPr>
      <w:numPr>
        <w:numId w:val="18"/>
      </w:numPr>
      <w:tabs>
        <w:tab w:val="left" w:pos="1701"/>
      </w:tabs>
      <w:overflowPunct w:val="0"/>
      <w:autoSpaceDE w:val="0"/>
      <w:autoSpaceDN w:val="0"/>
      <w:adjustRightInd w:val="0"/>
      <w:spacing w:after="120"/>
      <w:jc w:val="both"/>
      <w:textAlignment w:val="baseline"/>
    </w:pPr>
    <w:rPr>
      <w:rFonts w:ascii="Arial" w:eastAsia="Times New Roman" w:hAnsi="Arial"/>
      <w:b/>
      <w:bCs/>
      <w:szCs w:val="20"/>
      <w:lang w:eastAsia="zh-CN"/>
    </w:rPr>
  </w:style>
  <w:style w:type="paragraph" w:customStyle="1" w:styleId="CharChar1CharCharCharCharCharCharCharCharCharCharCharCharCharCharChar33">
    <w:name w:val="Char Char1 Char Char Char Char Char Char Char Char Char Char Char Char Char Char Char33"/>
    <w:semiHidden/>
    <w:rsid w:val="009E7CE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
    <w:name w:val="(文字) (文字)5"/>
    <w:semiHidden/>
    <w:rsid w:val="009E7CEA"/>
    <w:rPr>
      <w:rFonts w:ascii="Times New Roman" w:hAnsi="Times New Roman"/>
      <w:lang w:eastAsia="en-US"/>
    </w:rPr>
  </w:style>
  <w:style w:type="character" w:customStyle="1" w:styleId="TALCar">
    <w:name w:val="TAL Car"/>
    <w:qFormat/>
    <w:rsid w:val="009E7CEA"/>
    <w:rPr>
      <w:rFonts w:ascii="Arial" w:eastAsia="Times New Roman" w:hAnsi="Arial" w:cs="Times New Roman"/>
      <w:sz w:val="18"/>
      <w:szCs w:val="20"/>
      <w:lang w:val="en-GB" w:eastAsia="en-GB"/>
    </w:rPr>
  </w:style>
  <w:style w:type="paragraph" w:customStyle="1" w:styleId="ListParagraph3">
    <w:name w:val="List Paragraph3"/>
    <w:basedOn w:val="Normal"/>
    <w:qFormat/>
    <w:rsid w:val="009E7CEA"/>
    <w:pPr>
      <w:ind w:left="720"/>
      <w:contextualSpacing/>
    </w:pPr>
    <w:rPr>
      <w:rFonts w:ascii="Times New Roman" w:eastAsia="Times New Roman" w:hAnsi="Times New Roman"/>
      <w:sz w:val="24"/>
      <w:lang w:val="en-US" w:eastAsia="zh-CN"/>
    </w:rPr>
  </w:style>
  <w:style w:type="character" w:customStyle="1" w:styleId="Heading6Char">
    <w:name w:val="Heading 6 Char"/>
    <w:link w:val="Heading6"/>
    <w:uiPriority w:val="9"/>
    <w:rsid w:val="009E7CEA"/>
    <w:rPr>
      <w:b/>
      <w:bCs/>
      <w:sz w:val="22"/>
      <w:szCs w:val="22"/>
      <w:lang w:eastAsia="en-US"/>
    </w:rPr>
  </w:style>
  <w:style w:type="character" w:customStyle="1" w:styleId="Heading7Char">
    <w:name w:val="Heading 7 Char"/>
    <w:link w:val="Heading7"/>
    <w:uiPriority w:val="9"/>
    <w:rsid w:val="009E7CEA"/>
    <w:rPr>
      <w:sz w:val="24"/>
      <w:szCs w:val="24"/>
      <w:lang w:eastAsia="en-US"/>
    </w:rPr>
  </w:style>
  <w:style w:type="character" w:customStyle="1" w:styleId="Heading8Char">
    <w:name w:val="Heading 8 Char"/>
    <w:aliases w:val="Table Heading Char,标题 8 Char"/>
    <w:link w:val="Heading8"/>
    <w:rsid w:val="009E7CEA"/>
    <w:rPr>
      <w:i/>
      <w:iCs/>
      <w:sz w:val="24"/>
      <w:szCs w:val="24"/>
      <w:lang w:eastAsia="en-US"/>
    </w:rPr>
  </w:style>
  <w:style w:type="character" w:customStyle="1" w:styleId="Heading9Char">
    <w:name w:val="Heading 9 Char"/>
    <w:aliases w:val="Figure Heading Char,FH Char,标题 9 Char"/>
    <w:link w:val="Heading9"/>
    <w:rsid w:val="009E7CEA"/>
    <w:rPr>
      <w:rFonts w:ascii="Arial" w:hAnsi="Arial" w:cs="Arial"/>
      <w:sz w:val="22"/>
      <w:szCs w:val="22"/>
      <w:lang w:eastAsia="en-US"/>
    </w:rPr>
  </w:style>
  <w:style w:type="character" w:customStyle="1" w:styleId="DocumentMapChar">
    <w:name w:val="Document Map Char"/>
    <w:link w:val="DocumentMap"/>
    <w:rsid w:val="009E7CEA"/>
    <w:rPr>
      <w:rFonts w:ascii="Tahoma" w:hAnsi="Tahoma" w:cs="Tahoma"/>
      <w:szCs w:val="24"/>
      <w:shd w:val="clear" w:color="auto" w:fill="000080"/>
      <w:lang w:eastAsia="en-US"/>
    </w:rPr>
  </w:style>
  <w:style w:type="character" w:customStyle="1" w:styleId="BalloonTextChar">
    <w:name w:val="Balloon Text Char"/>
    <w:link w:val="BalloonText"/>
    <w:qFormat/>
    <w:rsid w:val="009E7CEA"/>
    <w:rPr>
      <w:rFonts w:ascii="Tahoma" w:hAnsi="Tahoma" w:cs="Tahoma"/>
      <w:sz w:val="16"/>
      <w:szCs w:val="16"/>
      <w:lang w:eastAsia="en-US"/>
    </w:rPr>
  </w:style>
  <w:style w:type="character" w:customStyle="1" w:styleId="DateChar">
    <w:name w:val="Date Char"/>
    <w:link w:val="Date"/>
    <w:rsid w:val="009E7CEA"/>
    <w:rPr>
      <w:rFonts w:ascii="Times" w:hAnsi="Times"/>
      <w:szCs w:val="24"/>
      <w:lang w:eastAsia="en-US"/>
    </w:rPr>
  </w:style>
  <w:style w:type="character" w:customStyle="1" w:styleId="CommentSubjectChar">
    <w:name w:val="Comment Subject Char"/>
    <w:link w:val="CommentSubject"/>
    <w:rsid w:val="009E7CEA"/>
    <w:rPr>
      <w:rFonts w:ascii="Times" w:hAnsi="Times"/>
      <w:b/>
      <w:bCs/>
      <w:lang w:eastAsia="en-US"/>
    </w:rPr>
  </w:style>
  <w:style w:type="paragraph" w:customStyle="1" w:styleId="ListParagraph2">
    <w:name w:val="List Paragraph2"/>
    <w:basedOn w:val="Normal"/>
    <w:qFormat/>
    <w:rsid w:val="009E7CEA"/>
    <w:pPr>
      <w:ind w:left="720"/>
      <w:contextualSpacing/>
    </w:pPr>
    <w:rPr>
      <w:rFonts w:ascii="Times New Roman" w:eastAsia="Times New Roman" w:hAnsi="Times New Roman"/>
      <w:sz w:val="24"/>
      <w:lang w:val="en-US" w:eastAsia="zh-CN"/>
    </w:rPr>
  </w:style>
  <w:style w:type="paragraph" w:customStyle="1" w:styleId="ListParagraph5">
    <w:name w:val="List Paragraph5"/>
    <w:basedOn w:val="Normal"/>
    <w:qFormat/>
    <w:rsid w:val="009E7CEA"/>
    <w:pPr>
      <w:ind w:left="720"/>
      <w:contextualSpacing/>
    </w:pPr>
    <w:rPr>
      <w:rFonts w:ascii="Times New Roman" w:eastAsia="Times New Roman" w:hAnsi="Times New Roman"/>
      <w:sz w:val="24"/>
      <w:lang w:val="en-US" w:eastAsia="zh-CN"/>
    </w:rPr>
  </w:style>
  <w:style w:type="paragraph" w:customStyle="1" w:styleId="ListParagraph4">
    <w:name w:val="List Paragraph4"/>
    <w:basedOn w:val="Normal"/>
    <w:qFormat/>
    <w:rsid w:val="009E7CEA"/>
    <w:pPr>
      <w:ind w:left="720"/>
      <w:contextualSpacing/>
    </w:pPr>
    <w:rPr>
      <w:rFonts w:ascii="Times New Roman" w:eastAsia="Times New Roman" w:hAnsi="Times New Roman"/>
      <w:sz w:val="24"/>
      <w:lang w:val="en-US" w:eastAsia="zh-CN"/>
    </w:rPr>
  </w:style>
  <w:style w:type="paragraph" w:customStyle="1" w:styleId="6">
    <w:name w:val="标题 6"/>
    <w:basedOn w:val="Normal"/>
    <w:rsid w:val="009E7CEA"/>
    <w:pPr>
      <w:tabs>
        <w:tab w:val="num" w:pos="1152"/>
      </w:tabs>
    </w:pPr>
    <w:rPr>
      <w:rFonts w:eastAsia="MS PGothic" w:cs="Times"/>
      <w:szCs w:val="20"/>
      <w:lang w:val="en-US" w:eastAsia="ja-JP"/>
    </w:rPr>
  </w:style>
  <w:style w:type="paragraph" w:customStyle="1" w:styleId="7">
    <w:name w:val="标题 7"/>
    <w:basedOn w:val="Normal"/>
    <w:rsid w:val="009E7CEA"/>
    <w:pPr>
      <w:tabs>
        <w:tab w:val="num" w:pos="1296"/>
      </w:tabs>
    </w:pPr>
    <w:rPr>
      <w:rFonts w:eastAsia="MS PGothic" w:cs="Times"/>
      <w:szCs w:val="20"/>
      <w:lang w:val="en-US" w:eastAsia="ja-JP"/>
    </w:rPr>
  </w:style>
  <w:style w:type="paragraph" w:customStyle="1" w:styleId="heading30">
    <w:name w:val="heading3"/>
    <w:basedOn w:val="Normal"/>
    <w:rsid w:val="009E7CEA"/>
    <w:pPr>
      <w:keepNext/>
      <w:spacing w:before="240" w:after="60"/>
      <w:ind w:left="720" w:hanging="720"/>
    </w:pPr>
    <w:rPr>
      <w:rFonts w:ascii="Arial" w:eastAsia="MS PGothic" w:hAnsi="Arial" w:cs="Arial"/>
      <w:color w:val="000000"/>
      <w:szCs w:val="20"/>
      <w:lang w:val="en-US" w:eastAsia="ja-JP"/>
    </w:rPr>
  </w:style>
  <w:style w:type="paragraph" w:customStyle="1" w:styleId="heading40">
    <w:name w:val="heading4"/>
    <w:basedOn w:val="Normal"/>
    <w:rsid w:val="009E7CEA"/>
    <w:pPr>
      <w:keepNext/>
      <w:spacing w:before="240" w:after="60"/>
      <w:ind w:left="864" w:hanging="864"/>
    </w:pPr>
    <w:rPr>
      <w:rFonts w:ascii="Arial" w:eastAsia="MS PGothic" w:hAnsi="Arial" w:cs="Arial"/>
      <w:i/>
      <w:iCs/>
      <w:color w:val="000000"/>
      <w:szCs w:val="20"/>
      <w:lang w:val="en-US" w:eastAsia="ja-JP"/>
    </w:rPr>
  </w:style>
  <w:style w:type="paragraph" w:customStyle="1" w:styleId="ListParagraph7">
    <w:name w:val="List Paragraph7"/>
    <w:basedOn w:val="Normal"/>
    <w:qFormat/>
    <w:rsid w:val="009E7CEA"/>
    <w:pPr>
      <w:ind w:left="720"/>
      <w:contextualSpacing/>
    </w:pPr>
    <w:rPr>
      <w:rFonts w:ascii="Times New Roman" w:eastAsia="Times New Roman" w:hAnsi="Times New Roman"/>
      <w:sz w:val="24"/>
      <w:lang w:val="en-US" w:eastAsia="zh-CN"/>
    </w:rPr>
  </w:style>
  <w:style w:type="paragraph" w:customStyle="1" w:styleId="ListParagraph6">
    <w:name w:val="List Paragraph6"/>
    <w:basedOn w:val="Normal"/>
    <w:qFormat/>
    <w:rsid w:val="009E7CEA"/>
    <w:pPr>
      <w:ind w:left="720"/>
      <w:contextualSpacing/>
    </w:pPr>
    <w:rPr>
      <w:rFonts w:ascii="Times New Roman" w:eastAsia="Times New Roman" w:hAnsi="Times New Roman"/>
      <w:sz w:val="24"/>
      <w:lang w:val="en-US" w:eastAsia="zh-CN"/>
    </w:rPr>
  </w:style>
  <w:style w:type="paragraph" w:customStyle="1" w:styleId="61">
    <w:name w:val="标题 61"/>
    <w:basedOn w:val="Normal"/>
    <w:rsid w:val="009E7CEA"/>
    <w:pPr>
      <w:tabs>
        <w:tab w:val="num" w:pos="1152"/>
      </w:tabs>
    </w:pPr>
    <w:rPr>
      <w:rFonts w:eastAsia="MS PGothic" w:cs="Times"/>
      <w:szCs w:val="20"/>
      <w:lang w:val="en-US" w:eastAsia="ja-JP"/>
    </w:rPr>
  </w:style>
  <w:style w:type="paragraph" w:customStyle="1" w:styleId="71">
    <w:name w:val="标题 71"/>
    <w:basedOn w:val="Normal"/>
    <w:rsid w:val="009E7CEA"/>
    <w:pPr>
      <w:tabs>
        <w:tab w:val="num" w:pos="1296"/>
      </w:tabs>
    </w:pPr>
    <w:rPr>
      <w:rFonts w:eastAsia="MS PGothic" w:cs="Times"/>
      <w:szCs w:val="20"/>
      <w:lang w:val="en-US" w:eastAsia="ja-JP"/>
    </w:rPr>
  </w:style>
  <w:style w:type="paragraph" w:customStyle="1" w:styleId="3GPPHeader">
    <w:name w:val="3GPP_Header"/>
    <w:basedOn w:val="Normal"/>
    <w:qFormat/>
    <w:rsid w:val="009E7CEA"/>
    <w:pPr>
      <w:tabs>
        <w:tab w:val="left" w:pos="1701"/>
        <w:tab w:val="right" w:pos="9639"/>
      </w:tabs>
      <w:overflowPunct w:val="0"/>
      <w:autoSpaceDE w:val="0"/>
      <w:autoSpaceDN w:val="0"/>
      <w:adjustRightInd w:val="0"/>
      <w:spacing w:after="240"/>
      <w:jc w:val="both"/>
      <w:textAlignment w:val="baseline"/>
    </w:pPr>
    <w:rPr>
      <w:rFonts w:ascii="Arial" w:eastAsia="Times New Roman" w:hAnsi="Arial"/>
      <w:b/>
      <w:sz w:val="24"/>
      <w:szCs w:val="20"/>
      <w:lang w:eastAsia="zh-CN"/>
    </w:rPr>
  </w:style>
  <w:style w:type="paragraph" w:customStyle="1" w:styleId="CharChar1CharCharCharCharCharCharCharCharCharCharCharCharCharCharChar32">
    <w:name w:val="Char Char1 Char Char Char Char Char Char Char Char Char Char Char Char Char Char Char32"/>
    <w:semiHidden/>
    <w:rsid w:val="003356C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9">
    <w:name w:val="(文字) (文字)529"/>
    <w:semiHidden/>
    <w:rsid w:val="003356C4"/>
    <w:rPr>
      <w:rFonts w:ascii="Times New Roman" w:hAnsi="Times New Roman"/>
      <w:lang w:eastAsia="en-US"/>
    </w:rPr>
  </w:style>
  <w:style w:type="paragraph" w:customStyle="1" w:styleId="Normalwithindent">
    <w:name w:val="Normal with indent"/>
    <w:basedOn w:val="Normal"/>
    <w:link w:val="NormalwithindentChar"/>
    <w:qFormat/>
    <w:rsid w:val="003356C4"/>
    <w:pPr>
      <w:spacing w:before="120" w:after="120" w:line="336" w:lineRule="auto"/>
      <w:ind w:firstLine="397"/>
      <w:jc w:val="both"/>
    </w:pPr>
    <w:rPr>
      <w:rFonts w:ascii="Times New Roman" w:eastAsia="Malgun Gothic" w:hAnsi="Times New Roman"/>
      <w:szCs w:val="20"/>
      <w:lang w:eastAsia="x-none"/>
    </w:rPr>
  </w:style>
  <w:style w:type="character" w:customStyle="1" w:styleId="NormalwithindentChar">
    <w:name w:val="Normal with indent Char"/>
    <w:link w:val="Normalwithindent"/>
    <w:rsid w:val="003356C4"/>
    <w:rPr>
      <w:rFonts w:eastAsia="Malgun Gothic"/>
      <w:lang w:eastAsia="x-none"/>
    </w:rPr>
  </w:style>
  <w:style w:type="character" w:customStyle="1" w:styleId="2222Char">
    <w:name w:val="스타일 스타일 스타일 스타일 양쪽 첫 줄:  2 글자 + 첫 줄:  2 글자 + 첫 줄:  2 글자 + 첫 줄:  2... Char"/>
    <w:link w:val="2222"/>
    <w:rsid w:val="003356C4"/>
    <w:rPr>
      <w:rFonts w:eastAsia="Malgun Gothic" w:cs="Batang"/>
      <w:lang w:eastAsia="en-US"/>
    </w:rPr>
  </w:style>
  <w:style w:type="paragraph" w:customStyle="1" w:styleId="a8">
    <w:name w:val="스타일 양쪽"/>
    <w:basedOn w:val="Normal"/>
    <w:rsid w:val="00667298"/>
    <w:pPr>
      <w:spacing w:after="120" w:line="300" w:lineRule="auto"/>
      <w:ind w:firstLine="284"/>
      <w:jc w:val="both"/>
    </w:pPr>
    <w:rPr>
      <w:rFonts w:ascii="Times New Roman" w:eastAsia="Malgun Gothic" w:hAnsi="Times New Roman" w:cs="Batang"/>
      <w:szCs w:val="20"/>
      <w:lang w:val="en-US" w:eastAsia="ko-KR"/>
    </w:rPr>
  </w:style>
  <w:style w:type="character" w:styleId="PlaceholderText">
    <w:name w:val="Placeholder Text"/>
    <w:basedOn w:val="DefaultParagraphFont"/>
    <w:uiPriority w:val="99"/>
    <w:qFormat/>
    <w:rsid w:val="00FE6144"/>
    <w:rPr>
      <w:color w:val="808080"/>
    </w:rPr>
  </w:style>
  <w:style w:type="paragraph" w:customStyle="1" w:styleId="CharCharCharCharCharChar1">
    <w:name w:val="Char Char Char Char Char Char1"/>
    <w:semiHidden/>
    <w:rsid w:val="007A5E48"/>
    <w:pPr>
      <w:keepNext/>
      <w:tabs>
        <w:tab w:val="num" w:pos="510"/>
      </w:tabs>
      <w:autoSpaceDE w:val="0"/>
      <w:autoSpaceDN w:val="0"/>
      <w:adjustRightInd w:val="0"/>
      <w:spacing w:before="60" w:after="60"/>
      <w:ind w:left="510" w:hanging="510"/>
      <w:jc w:val="both"/>
    </w:pPr>
    <w:rPr>
      <w:rFonts w:ascii="Arial" w:eastAsia="SimSun" w:hAnsi="Arial" w:cs="Arial"/>
      <w:color w:val="0000FF"/>
      <w:kern w:val="2"/>
      <w:lang w:val="en-US" w:eastAsia="zh-CN"/>
    </w:rPr>
  </w:style>
  <w:style w:type="paragraph" w:customStyle="1" w:styleId="CharChar1CharCharCharCharCharCharCharCharCharCharCharCharCharCharChar3">
    <w:name w:val="Char Char1 Char Char Char Char Char Char Char Char Char Char Char Char Char Char Char3"/>
    <w:semiHidden/>
    <w:rsid w:val="007A5E4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a9">
    <w:name w:val="本文 (文字)"/>
    <w:aliases w:val="bt (文字),Corps de texte Car (文字),Corps de texte Car1 Car (文字),Corps de texte Car Car Car (文字),Corps de texte Car1 Car Car Car (文字),Corps de texte Car Car Car Car Car (文字),Corps de texte Car1 Car Car Car Car Car (文字),bt Car (文字)"/>
    <w:basedOn w:val="DefaultParagraphFont"/>
    <w:locked/>
    <w:rsid w:val="007A5E48"/>
    <w:rPr>
      <w:rFonts w:ascii="?? ??" w:hAnsi="?? ??"/>
      <w:lang w:eastAsia="en-US"/>
    </w:rPr>
  </w:style>
  <w:style w:type="paragraph" w:customStyle="1" w:styleId="Doc-text2JK">
    <w:name w:val="Doc-text2_JK"/>
    <w:basedOn w:val="Normal"/>
    <w:link w:val="Doc-text2JKChar"/>
    <w:rsid w:val="007A5E48"/>
    <w:pPr>
      <w:tabs>
        <w:tab w:val="left" w:pos="1622"/>
      </w:tabs>
      <w:ind w:left="1622" w:hanging="363"/>
    </w:pPr>
    <w:rPr>
      <w:rFonts w:ascii="Times New Roman" w:eastAsia="MS Mincho" w:hAnsi="Times New Roman"/>
      <w:lang w:eastAsia="en-GB"/>
    </w:rPr>
  </w:style>
  <w:style w:type="character" w:customStyle="1" w:styleId="Doc-text2JKChar">
    <w:name w:val="Doc-text2_JK Char"/>
    <w:basedOn w:val="DefaultParagraphFont"/>
    <w:link w:val="Doc-text2JK"/>
    <w:rsid w:val="007A5E48"/>
    <w:rPr>
      <w:rFonts w:eastAsia="MS Mincho"/>
      <w:szCs w:val="24"/>
    </w:rPr>
  </w:style>
  <w:style w:type="paragraph" w:customStyle="1" w:styleId="Reference">
    <w:name w:val="Reference"/>
    <w:basedOn w:val="BodyText"/>
    <w:link w:val="ReferenceChar"/>
    <w:qFormat/>
    <w:rsid w:val="007A5E48"/>
    <w:pPr>
      <w:numPr>
        <w:numId w:val="19"/>
      </w:numPr>
      <w:ind w:left="567" w:hanging="567"/>
    </w:pPr>
    <w:rPr>
      <w:rFonts w:ascii="Times New Roman" w:eastAsia="MS Mincho" w:hAnsi="Times New Roman"/>
      <w:sz w:val="22"/>
      <w:lang w:val="en-US"/>
    </w:rPr>
  </w:style>
  <w:style w:type="character" w:customStyle="1" w:styleId="ReferenceChar">
    <w:name w:val="Reference Char"/>
    <w:link w:val="Reference"/>
    <w:rsid w:val="007A5E48"/>
    <w:rPr>
      <w:rFonts w:eastAsia="MS Mincho"/>
      <w:sz w:val="22"/>
      <w:szCs w:val="24"/>
      <w:lang w:val="en-US" w:eastAsia="en-US"/>
    </w:rPr>
  </w:style>
  <w:style w:type="paragraph" w:customStyle="1" w:styleId="CharChar1CharCharCharCharCharCharCharCharCharCharCharCharCharCharChar2">
    <w:name w:val="Char Char1 Char Char Char Char Char Char Char Char Char Char Char Char Char Char Char2"/>
    <w:semiHidden/>
    <w:rsid w:val="007A5E4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LGTdocChar">
    <w:name w:val="LGTdoc_본문 Char"/>
    <w:link w:val="LGTdoc"/>
    <w:qFormat/>
    <w:rsid w:val="007A5E48"/>
    <w:rPr>
      <w:kern w:val="2"/>
      <w:sz w:val="22"/>
      <w:szCs w:val="24"/>
      <w:lang w:eastAsia="ko-KR"/>
    </w:rPr>
  </w:style>
  <w:style w:type="paragraph" w:styleId="NoSpacing">
    <w:name w:val="No Spacing"/>
    <w:uiPriority w:val="1"/>
    <w:qFormat/>
    <w:rsid w:val="007A5E48"/>
    <w:rPr>
      <w:rFonts w:ascii="Calibri" w:eastAsia="SimSun" w:hAnsi="Calibri"/>
      <w:sz w:val="22"/>
      <w:szCs w:val="22"/>
      <w:lang w:val="en-US" w:eastAsia="zh-CN"/>
    </w:rPr>
  </w:style>
  <w:style w:type="paragraph" w:customStyle="1" w:styleId="Equ">
    <w:name w:val="Equ"/>
    <w:basedOn w:val="BodyText"/>
    <w:rsid w:val="007A5E48"/>
    <w:pPr>
      <w:tabs>
        <w:tab w:val="center" w:pos="4395"/>
        <w:tab w:val="right" w:pos="9072"/>
      </w:tabs>
    </w:pPr>
    <w:rPr>
      <w:rFonts w:eastAsia="Times New Roman"/>
      <w:szCs w:val="20"/>
      <w:lang w:val="en-US"/>
    </w:rPr>
  </w:style>
  <w:style w:type="paragraph" w:customStyle="1" w:styleId="Observation">
    <w:name w:val="Observation"/>
    <w:basedOn w:val="Normal"/>
    <w:link w:val="ObservationChar"/>
    <w:qFormat/>
    <w:rsid w:val="007A5E48"/>
    <w:pPr>
      <w:numPr>
        <w:numId w:val="20"/>
      </w:numPr>
      <w:tabs>
        <w:tab w:val="left" w:pos="1701"/>
      </w:tabs>
      <w:overflowPunct w:val="0"/>
      <w:autoSpaceDE w:val="0"/>
      <w:autoSpaceDN w:val="0"/>
      <w:adjustRightInd w:val="0"/>
      <w:spacing w:after="120"/>
      <w:ind w:left="1701" w:hanging="1701"/>
      <w:jc w:val="both"/>
      <w:textAlignment w:val="baseline"/>
    </w:pPr>
    <w:rPr>
      <w:rFonts w:ascii="Arial" w:eastAsia="Times New Roman" w:hAnsi="Arial"/>
      <w:b/>
      <w:bCs/>
      <w:szCs w:val="20"/>
      <w:lang w:eastAsia="zh-CN"/>
    </w:rPr>
  </w:style>
  <w:style w:type="paragraph" w:customStyle="1" w:styleId="Agreement0">
    <w:name w:val="Agreement"/>
    <w:basedOn w:val="Normal"/>
    <w:next w:val="Normal"/>
    <w:qFormat/>
    <w:rsid w:val="00084587"/>
    <w:pPr>
      <w:numPr>
        <w:numId w:val="21"/>
      </w:numPr>
      <w:tabs>
        <w:tab w:val="clear" w:pos="2070"/>
        <w:tab w:val="num" w:pos="1800"/>
      </w:tabs>
      <w:spacing w:before="60"/>
      <w:ind w:left="1800"/>
    </w:pPr>
    <w:rPr>
      <w:rFonts w:ascii="Arial" w:eastAsia="MS Mincho" w:hAnsi="Arial"/>
      <w:b/>
      <w:lang w:eastAsia="en-GB"/>
    </w:rPr>
  </w:style>
  <w:style w:type="paragraph" w:customStyle="1" w:styleId="CharChar1CharCharCharCharCharCharCharCharCharCharCharCharCharCharChar31">
    <w:name w:val="Char Char1 Char Char Char Char Char Char Char Char Char Char Char Char Char Char Char31"/>
    <w:semiHidden/>
    <w:rsid w:val="00144AA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8">
    <w:name w:val="(文字) (文字)528"/>
    <w:semiHidden/>
    <w:rsid w:val="00144AA6"/>
    <w:rPr>
      <w:rFonts w:ascii="Times New Roman" w:hAnsi="Times New Roman"/>
      <w:lang w:eastAsia="en-US"/>
    </w:rPr>
  </w:style>
  <w:style w:type="paragraph" w:customStyle="1" w:styleId="CharChar1CharCharCharCharCharCharCharCharCharCharCharCharCharCharChar30">
    <w:name w:val="Char Char1 Char Char Char Char Char Char Char Char Char Char Char Char Char Char Char30"/>
    <w:uiPriority w:val="99"/>
    <w:semiHidden/>
    <w:rsid w:val="003260D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7">
    <w:name w:val="(文字) (文字)527"/>
    <w:semiHidden/>
    <w:rsid w:val="003260DA"/>
    <w:rPr>
      <w:rFonts w:ascii="Times New Roman" w:hAnsi="Times New Roman"/>
      <w:lang w:eastAsia="en-US"/>
    </w:rPr>
  </w:style>
  <w:style w:type="paragraph" w:customStyle="1" w:styleId="Headingb">
    <w:name w:val="Heading_b"/>
    <w:basedOn w:val="Normal"/>
    <w:next w:val="Normal"/>
    <w:qFormat/>
    <w:rsid w:val="009264FD"/>
    <w:pPr>
      <w:tabs>
        <w:tab w:val="left" w:pos="1134"/>
        <w:tab w:val="left" w:pos="1871"/>
        <w:tab w:val="left" w:pos="2268"/>
      </w:tabs>
      <w:overflowPunct w:val="0"/>
      <w:autoSpaceDE w:val="0"/>
      <w:autoSpaceDN w:val="0"/>
      <w:adjustRightInd w:val="0"/>
      <w:spacing w:before="160"/>
      <w:textAlignment w:val="baseline"/>
    </w:pPr>
    <w:rPr>
      <w:rFonts w:ascii="Times New Roman Bold" w:hAnsi="Times New Roman Bold" w:cs="Times New Roman Bold"/>
      <w:b/>
      <w:sz w:val="24"/>
      <w:szCs w:val="20"/>
      <w:lang w:val="fr-CH"/>
    </w:rPr>
  </w:style>
  <w:style w:type="character" w:customStyle="1" w:styleId="Heading3Char1">
    <w:name w:val="Heading 3 Char1"/>
    <w:aliases w:val="no break Char1,H3 Char1,Underrubrik2 Char1,h3 Char1,Memo Heading 3 Char1,hello Char1,Titre 3 Car Char1,no break Car Char1,H3 Car Char1,Underrubrik2 Car Char1,h3 Car Char1,Memo Heading 3 Car Char1,hello Car Char1,Heading 3 Char Car Char1"/>
    <w:basedOn w:val="DefaultParagraphFont"/>
    <w:rsid w:val="004C0301"/>
    <w:rPr>
      <w:rFonts w:asciiTheme="majorHAnsi" w:eastAsiaTheme="majorEastAsia" w:hAnsiTheme="majorHAnsi" w:cstheme="majorBidi"/>
      <w:color w:val="1F4D78" w:themeColor="accent1" w:themeShade="7F"/>
      <w:sz w:val="24"/>
      <w:szCs w:val="24"/>
      <w:lang w:eastAsia="en-US"/>
    </w:rPr>
  </w:style>
  <w:style w:type="character" w:customStyle="1" w:styleId="Heading4Char1">
    <w:name w:val="Heading 4 Char1"/>
    <w:aliases w:val="h4 Char1,H4 Char1,H41 Char1,h41 Char1,H42 Char1,h42 Char1,H43 Char1,h43 Char1,H411 Char1,h411 Char1,H421 Char1,h421 Char1,H44 Char1,h44 Char1,H412 Char1,h412 Char1,H422 Char1,h422 Char1,H431 Char1,h431 Char1,H45 Char1,h45 Char1,h423 Char"/>
    <w:basedOn w:val="DefaultParagraphFont"/>
    <w:uiPriority w:val="9"/>
    <w:rsid w:val="004C0301"/>
    <w:rPr>
      <w:rFonts w:asciiTheme="majorHAnsi" w:eastAsiaTheme="majorEastAsia" w:hAnsiTheme="majorHAnsi" w:cstheme="majorBidi"/>
      <w:i/>
      <w:iCs/>
      <w:color w:val="2E74B5" w:themeColor="accent1" w:themeShade="BF"/>
      <w:szCs w:val="24"/>
      <w:lang w:eastAsia="en-US"/>
    </w:rPr>
  </w:style>
  <w:style w:type="character" w:customStyle="1" w:styleId="HeaderChar1">
    <w:name w:val="Header Char1"/>
    <w:aliases w:val="header odd Char1,header Char1,header odd1 Char1,header odd2 Char1,header odd3 Char1,header odd4 Char1,header odd5 Char1,header odd6 Char1,header1 Char1,header2 Char1,header3 Char1,header odd11 Char1,header odd21 Char1,header odd7 Char1"/>
    <w:basedOn w:val="DefaultParagraphFont"/>
    <w:semiHidden/>
    <w:rsid w:val="004C0301"/>
    <w:rPr>
      <w:rFonts w:ascii="Times" w:hAnsi="Times"/>
      <w:szCs w:val="24"/>
      <w:lang w:eastAsia="en-US"/>
    </w:rPr>
  </w:style>
  <w:style w:type="character" w:customStyle="1" w:styleId="BodyTextChar1">
    <w:name w:val="Body Text Char1"/>
    <w:aliases w:val="bt Char1"/>
    <w:basedOn w:val="DefaultParagraphFont"/>
    <w:rsid w:val="004C0301"/>
    <w:rPr>
      <w:rFonts w:ascii="Times" w:hAnsi="Times"/>
      <w:szCs w:val="24"/>
      <w:lang w:eastAsia="en-US"/>
    </w:rPr>
  </w:style>
  <w:style w:type="paragraph" w:customStyle="1" w:styleId="StyleHeading1H1h1appheading1l1MemoHeading1h11h12h13h">
    <w:name w:val="Style Heading 1H1h1app heading 1l1Memo Heading 1h11h12h13h..."/>
    <w:basedOn w:val="Heading1"/>
    <w:rsid w:val="000511DF"/>
    <w:pPr>
      <w:numPr>
        <w:numId w:val="22"/>
      </w:numPr>
    </w:pPr>
    <w:rPr>
      <w:rFonts w:ascii="Helvetica" w:eastAsia="Times New Roman" w:hAnsi="Helvetica" w:cs="Times New Roman"/>
      <w:sz w:val="28"/>
      <w:szCs w:val="20"/>
      <w:lang w:val="en-US"/>
    </w:rPr>
  </w:style>
  <w:style w:type="paragraph" w:customStyle="1" w:styleId="CharChar1CharCharCharCharCharCharCharCharCharCharCharCharCharCharChar29">
    <w:name w:val="Char Char1 Char Char Char Char Char Char Char Char Char Char Char Char Char Char Char29"/>
    <w:semiHidden/>
    <w:rsid w:val="0089543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customStyle="1" w:styleId="ListParagraph8">
    <w:name w:val="List Paragraph8"/>
    <w:basedOn w:val="Normal"/>
    <w:qFormat/>
    <w:rsid w:val="0089543D"/>
    <w:pPr>
      <w:ind w:left="720"/>
      <w:contextualSpacing/>
    </w:pPr>
    <w:rPr>
      <w:rFonts w:ascii="Times New Roman" w:eastAsia="Times New Roman" w:hAnsi="Times New Roman"/>
      <w:sz w:val="24"/>
      <w:lang w:val="en-US" w:eastAsia="zh-CN"/>
    </w:rPr>
  </w:style>
  <w:style w:type="character" w:customStyle="1" w:styleId="526">
    <w:name w:val="(文字) (文字)526"/>
    <w:semiHidden/>
    <w:rsid w:val="0089543D"/>
    <w:rPr>
      <w:rFonts w:ascii="Times New Roman" w:hAnsi="Times New Roman"/>
      <w:lang w:eastAsia="en-US"/>
    </w:rPr>
  </w:style>
  <w:style w:type="paragraph" w:customStyle="1" w:styleId="xl63">
    <w:name w:val="xl63"/>
    <w:basedOn w:val="Normal"/>
    <w:rsid w:val="00E3676E"/>
    <w:pPr>
      <w:pBdr>
        <w:top w:val="single" w:sz="4" w:space="0" w:color="auto"/>
        <w:left w:val="single" w:sz="4" w:space="0" w:color="auto"/>
        <w:bottom w:val="single" w:sz="4" w:space="0" w:color="auto"/>
        <w:right w:val="single" w:sz="4" w:space="0" w:color="auto"/>
      </w:pBdr>
      <w:shd w:val="clear" w:color="000000" w:fill="F3F3F3"/>
      <w:spacing w:before="100" w:beforeAutospacing="1" w:after="100" w:afterAutospacing="1"/>
      <w:jc w:val="center"/>
      <w:textAlignment w:val="center"/>
    </w:pPr>
    <w:rPr>
      <w:rFonts w:ascii="Arial" w:eastAsia="Times New Roman" w:hAnsi="Arial" w:cs="Arial"/>
      <w:b/>
      <w:bCs/>
      <w:sz w:val="16"/>
      <w:szCs w:val="16"/>
      <w:lang w:eastAsia="en-GB"/>
    </w:rPr>
  </w:style>
  <w:style w:type="paragraph" w:customStyle="1" w:styleId="xl64">
    <w:name w:val="xl64"/>
    <w:basedOn w:val="Normal"/>
    <w:rsid w:val="00E367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Times New Roman" w:hAnsi="Arial" w:cs="Arial"/>
      <w:sz w:val="16"/>
      <w:szCs w:val="16"/>
      <w:lang w:eastAsia="en-GB"/>
    </w:rPr>
  </w:style>
  <w:style w:type="paragraph" w:customStyle="1" w:styleId="CharChar1CharCharCharCharCharCharCharCharCharCharCharCharCharCharChar28">
    <w:name w:val="Char Char1 Char Char Char Char Char Char Char Char Char Char Char Char Char Char Char28"/>
    <w:semiHidden/>
    <w:rsid w:val="001928D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5">
    <w:name w:val="(文字) (文字)525"/>
    <w:semiHidden/>
    <w:rsid w:val="001928D8"/>
    <w:rPr>
      <w:rFonts w:ascii="Times New Roman" w:hAnsi="Times New Roman"/>
      <w:lang w:eastAsia="en-US"/>
    </w:rPr>
  </w:style>
  <w:style w:type="paragraph" w:customStyle="1" w:styleId="paratdoc">
    <w:name w:val="para tdoc"/>
    <w:basedOn w:val="Normal"/>
    <w:link w:val="paratdocChar"/>
    <w:qFormat/>
    <w:rsid w:val="00C947C9"/>
    <w:pPr>
      <w:spacing w:after="120"/>
      <w:jc w:val="both"/>
    </w:pPr>
    <w:rPr>
      <w:rFonts w:ascii="Times New Roman" w:eastAsia="SimSun" w:hAnsi="Times New Roman"/>
      <w:bCs/>
      <w:sz w:val="22"/>
      <w:szCs w:val="22"/>
      <w:lang w:val="en-AU" w:eastAsia="en-AU"/>
    </w:rPr>
  </w:style>
  <w:style w:type="character" w:customStyle="1" w:styleId="paratdocChar">
    <w:name w:val="para tdoc Char"/>
    <w:basedOn w:val="DefaultParagraphFont"/>
    <w:link w:val="paratdoc"/>
    <w:rsid w:val="00C947C9"/>
    <w:rPr>
      <w:rFonts w:eastAsia="SimSun"/>
      <w:bCs/>
      <w:sz w:val="22"/>
      <w:szCs w:val="22"/>
      <w:lang w:val="en-AU" w:eastAsia="en-AU"/>
    </w:rPr>
  </w:style>
  <w:style w:type="paragraph" w:customStyle="1" w:styleId="berschrift1H1">
    <w:name w:val="Überschrift 1.H1"/>
    <w:basedOn w:val="Normal"/>
    <w:next w:val="Normal"/>
    <w:qFormat/>
    <w:rsid w:val="008F2B8F"/>
    <w:pPr>
      <w:keepNext/>
      <w:keepLines/>
      <w:numPr>
        <w:numId w:val="23"/>
      </w:numPr>
      <w:pBdr>
        <w:top w:val="single" w:sz="12" w:space="3" w:color="auto"/>
      </w:pBdr>
      <w:overflowPunct w:val="0"/>
      <w:autoSpaceDE w:val="0"/>
      <w:autoSpaceDN w:val="0"/>
      <w:adjustRightInd w:val="0"/>
      <w:spacing w:before="240" w:after="180"/>
      <w:textAlignment w:val="baseline"/>
      <w:outlineLvl w:val="0"/>
    </w:pPr>
    <w:rPr>
      <w:rFonts w:ascii="Arial" w:eastAsia="Times New Roman" w:hAnsi="Arial"/>
      <w:sz w:val="36"/>
      <w:szCs w:val="20"/>
      <w:lang w:eastAsia="de-DE"/>
    </w:rPr>
  </w:style>
  <w:style w:type="paragraph" w:customStyle="1" w:styleId="IvDbodytext">
    <w:name w:val="IvD bodytext"/>
    <w:basedOn w:val="BodyText"/>
    <w:link w:val="IvDbodytextChar"/>
    <w:qFormat/>
    <w:rsid w:val="00036DBD"/>
    <w:pPr>
      <w:keepLines/>
      <w:tabs>
        <w:tab w:val="left" w:pos="2552"/>
        <w:tab w:val="left" w:pos="3856"/>
        <w:tab w:val="left" w:pos="5216"/>
        <w:tab w:val="left" w:pos="6464"/>
        <w:tab w:val="left" w:pos="7768"/>
        <w:tab w:val="left" w:pos="9072"/>
        <w:tab w:val="left" w:pos="9639"/>
      </w:tabs>
      <w:spacing w:before="240" w:after="0"/>
      <w:jc w:val="left"/>
    </w:pPr>
    <w:rPr>
      <w:rFonts w:ascii="Arial" w:eastAsia="Times New Roman" w:hAnsi="Arial"/>
      <w:spacing w:val="2"/>
      <w:szCs w:val="20"/>
      <w:lang w:val="en-US"/>
    </w:rPr>
  </w:style>
  <w:style w:type="character" w:customStyle="1" w:styleId="IvDbodytextChar">
    <w:name w:val="IvD bodytext Char"/>
    <w:link w:val="IvDbodytext"/>
    <w:rsid w:val="00036DBD"/>
    <w:rPr>
      <w:rFonts w:ascii="Arial" w:eastAsia="Times New Roman" w:hAnsi="Arial"/>
      <w:spacing w:val="2"/>
      <w:lang w:val="en-US" w:eastAsia="en-US"/>
    </w:rPr>
  </w:style>
  <w:style w:type="paragraph" w:styleId="Revision">
    <w:name w:val="Revision"/>
    <w:hidden/>
    <w:uiPriority w:val="99"/>
    <w:semiHidden/>
    <w:rsid w:val="008138EA"/>
    <w:rPr>
      <w:rFonts w:ascii="Times" w:hAnsi="Times"/>
      <w:szCs w:val="24"/>
      <w:lang w:eastAsia="en-US"/>
    </w:rPr>
  </w:style>
  <w:style w:type="paragraph" w:customStyle="1" w:styleId="CharChar1CharCharCharCharCharCharCharCharCharCharCharCharCharCharChar27">
    <w:name w:val="Char Char1 Char Char Char Char Char Char Char Char Char Char Char Char Char Char Char27"/>
    <w:semiHidden/>
    <w:rsid w:val="00D7241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4">
    <w:name w:val="(文字) (文字)524"/>
    <w:semiHidden/>
    <w:rsid w:val="00D7241D"/>
    <w:rPr>
      <w:rFonts w:ascii="Times New Roman" w:hAnsi="Times New Roman"/>
      <w:lang w:eastAsia="en-US"/>
    </w:rPr>
  </w:style>
  <w:style w:type="paragraph" w:customStyle="1" w:styleId="CharChar1CharCharCharCharCharCharCharCharCharCharCharCharCharCharChar26">
    <w:name w:val="Char Char1 Char Char Char Char Char Char Char Char Char Char Char Char Char Char Char26"/>
    <w:semiHidden/>
    <w:rsid w:val="00F5304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3">
    <w:name w:val="(文字) (文字)523"/>
    <w:semiHidden/>
    <w:rsid w:val="00F53049"/>
    <w:rPr>
      <w:rFonts w:ascii="Times New Roman" w:hAnsi="Times New Roman"/>
      <w:lang w:eastAsia="en-US"/>
    </w:rPr>
  </w:style>
  <w:style w:type="paragraph" w:customStyle="1" w:styleId="tac0">
    <w:name w:val="tac"/>
    <w:basedOn w:val="Normal"/>
    <w:rsid w:val="007A67EB"/>
    <w:pPr>
      <w:keepNext/>
      <w:autoSpaceDE w:val="0"/>
      <w:autoSpaceDN w:val="0"/>
      <w:jc w:val="center"/>
    </w:pPr>
    <w:rPr>
      <w:rFonts w:ascii="Arial" w:eastAsia="SimSun" w:hAnsi="Arial" w:cs="Arial"/>
      <w:sz w:val="18"/>
      <w:szCs w:val="18"/>
      <w:lang w:val="en-US" w:eastAsia="zh-CN"/>
    </w:rPr>
  </w:style>
  <w:style w:type="paragraph" w:customStyle="1" w:styleId="th0">
    <w:name w:val="th"/>
    <w:basedOn w:val="Normal"/>
    <w:rsid w:val="007A67EB"/>
    <w:pPr>
      <w:keepNext/>
      <w:autoSpaceDE w:val="0"/>
      <w:autoSpaceDN w:val="0"/>
      <w:spacing w:before="60" w:after="180"/>
      <w:jc w:val="center"/>
    </w:pPr>
    <w:rPr>
      <w:rFonts w:ascii="Arial" w:eastAsia="SimSun" w:hAnsi="Arial" w:cs="Arial"/>
      <w:b/>
      <w:bCs/>
      <w:szCs w:val="20"/>
      <w:lang w:val="en-US" w:eastAsia="zh-CN"/>
    </w:rPr>
  </w:style>
  <w:style w:type="paragraph" w:customStyle="1" w:styleId="tah0">
    <w:name w:val="tah"/>
    <w:basedOn w:val="Normal"/>
    <w:rsid w:val="007A67EB"/>
    <w:pPr>
      <w:keepNext/>
      <w:autoSpaceDE w:val="0"/>
      <w:autoSpaceDN w:val="0"/>
      <w:jc w:val="center"/>
    </w:pPr>
    <w:rPr>
      <w:rFonts w:ascii="Arial" w:eastAsia="SimSun" w:hAnsi="Arial" w:cs="Arial"/>
      <w:b/>
      <w:bCs/>
      <w:sz w:val="18"/>
      <w:szCs w:val="18"/>
      <w:lang w:val="en-US" w:eastAsia="zh-CN"/>
    </w:rPr>
  </w:style>
  <w:style w:type="paragraph" w:customStyle="1" w:styleId="CharChar1CharCharCharCharCharCharCharCharCharCharCharCharCharCharChar25">
    <w:name w:val="Char Char1 Char Char Char Char Char Char Char Char Char Char Char Char Char Char Char25"/>
    <w:semiHidden/>
    <w:rsid w:val="006928E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2">
    <w:name w:val="(文字) (文字)522"/>
    <w:semiHidden/>
    <w:rsid w:val="006928EE"/>
    <w:rPr>
      <w:rFonts w:ascii="Times New Roman" w:hAnsi="Times New Roman"/>
      <w:lang w:eastAsia="en-US"/>
    </w:rPr>
  </w:style>
  <w:style w:type="paragraph" w:customStyle="1" w:styleId="CharChar1CharCharCharCharCharCharCharCharCharCharCharCharCharCharChar24">
    <w:name w:val="Char Char1 Char Char Char Char Char Char Char Char Char Char Char Char Char Char Char24"/>
    <w:semiHidden/>
    <w:rsid w:val="0089677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1">
    <w:name w:val="(文字) (文字)521"/>
    <w:semiHidden/>
    <w:rsid w:val="0089677C"/>
    <w:rPr>
      <w:rFonts w:ascii="Times New Roman" w:hAnsi="Times New Roman"/>
      <w:lang w:eastAsia="en-US"/>
    </w:rPr>
  </w:style>
  <w:style w:type="paragraph" w:customStyle="1" w:styleId="CharChar1CharCharCharCharCharCharCharCharCharCharCharCharCharCharChar23">
    <w:name w:val="Char Char1 Char Char Char Char Char Char Char Char Char Char Char Char Char Char Char23"/>
    <w:semiHidden/>
    <w:rsid w:val="00E8459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0">
    <w:name w:val="(文字) (文字)520"/>
    <w:semiHidden/>
    <w:rsid w:val="00E84591"/>
    <w:rPr>
      <w:rFonts w:ascii="Times New Roman" w:hAnsi="Times New Roman"/>
      <w:lang w:eastAsia="en-US"/>
    </w:rPr>
  </w:style>
  <w:style w:type="paragraph" w:customStyle="1" w:styleId="CharChar1CharCharCharCharCharCharCharCharCharCharCharCharCharCharChar22">
    <w:name w:val="Char Char1 Char Char Char Char Char Char Char Char Char Char Char Char Char Char Char22"/>
    <w:semiHidden/>
    <w:rsid w:val="004E1F5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9">
    <w:name w:val="(文字) (文字)519"/>
    <w:semiHidden/>
    <w:rsid w:val="004E1F56"/>
    <w:rPr>
      <w:rFonts w:ascii="Times New Roman" w:hAnsi="Times New Roman"/>
      <w:lang w:eastAsia="en-US"/>
    </w:rPr>
  </w:style>
  <w:style w:type="paragraph" w:customStyle="1" w:styleId="CharChar1CharCharCharCharCharCharCharCharCharCharCharCharCharCharChar21">
    <w:name w:val="Char Char1 Char Char Char Char Char Char Char Char Char Char Char Char Char Char Char21"/>
    <w:semiHidden/>
    <w:rsid w:val="00767EC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8">
    <w:name w:val="(文字) (文字)518"/>
    <w:semiHidden/>
    <w:rsid w:val="00767ECA"/>
    <w:rPr>
      <w:rFonts w:ascii="Times New Roman" w:hAnsi="Times New Roman"/>
      <w:lang w:eastAsia="en-US"/>
    </w:rPr>
  </w:style>
  <w:style w:type="character" w:customStyle="1" w:styleId="gmail-apple-tab-span">
    <w:name w:val="gmail-apple-tab-span"/>
    <w:basedOn w:val="DefaultParagraphFont"/>
    <w:rsid w:val="009E4224"/>
  </w:style>
  <w:style w:type="paragraph" w:customStyle="1" w:styleId="para">
    <w:name w:val="para"/>
    <w:basedOn w:val="Normal"/>
    <w:next w:val="para-ind"/>
    <w:autoRedefine/>
    <w:rsid w:val="00DB42B2"/>
    <w:pPr>
      <w:keepNext/>
    </w:pPr>
    <w:rPr>
      <w:rFonts w:ascii="Times New Roman" w:eastAsia="Times New Roman" w:hAnsi="Times New Roman"/>
      <w:sz w:val="24"/>
      <w:lang w:val="en-US"/>
    </w:rPr>
  </w:style>
  <w:style w:type="paragraph" w:customStyle="1" w:styleId="para-ind">
    <w:name w:val="para-ind"/>
    <w:basedOn w:val="Normal"/>
    <w:autoRedefine/>
    <w:rsid w:val="00DB42B2"/>
    <w:pPr>
      <w:ind w:firstLine="357"/>
    </w:pPr>
    <w:rPr>
      <w:rFonts w:ascii="Times New Roman" w:eastAsia="Times New Roman" w:hAnsi="Times New Roman"/>
      <w:sz w:val="24"/>
      <w:lang w:val="en-US"/>
    </w:rPr>
  </w:style>
  <w:style w:type="paragraph" w:customStyle="1" w:styleId="Style1">
    <w:name w:val="Style1"/>
    <w:basedOn w:val="Heading3"/>
    <w:link w:val="Style1Char"/>
    <w:qFormat/>
    <w:rsid w:val="00363B2A"/>
    <w:pPr>
      <w:keepNext w:val="0"/>
      <w:widowControl w:val="0"/>
      <w:numPr>
        <w:ilvl w:val="0"/>
        <w:numId w:val="0"/>
      </w:numPr>
      <w:tabs>
        <w:tab w:val="num" w:pos="576"/>
      </w:tabs>
      <w:autoSpaceDE w:val="0"/>
      <w:autoSpaceDN w:val="0"/>
      <w:adjustRightInd w:val="0"/>
      <w:spacing w:before="0" w:after="120"/>
      <w:ind w:left="576" w:hanging="576"/>
      <w:jc w:val="both"/>
    </w:pPr>
    <w:rPr>
      <w:rFonts w:ascii="Times New Roman" w:eastAsia="SimSun" w:hAnsi="Times New Roman" w:cs="Times New Roman"/>
      <w:bCs w:val="0"/>
      <w:sz w:val="24"/>
      <w:szCs w:val="22"/>
    </w:rPr>
  </w:style>
  <w:style w:type="character" w:customStyle="1" w:styleId="Style1Char">
    <w:name w:val="Style1 Char"/>
    <w:basedOn w:val="DefaultParagraphFont"/>
    <w:link w:val="Style1"/>
    <w:qFormat/>
    <w:rsid w:val="00363B2A"/>
    <w:rPr>
      <w:rFonts w:eastAsia="SimSun"/>
      <w:b/>
      <w:sz w:val="24"/>
      <w:szCs w:val="22"/>
      <w:lang w:eastAsia="en-US"/>
    </w:rPr>
  </w:style>
  <w:style w:type="paragraph" w:customStyle="1" w:styleId="CharChar1CharCharCharCharCharCharCharCharCharCharCharCharCharCharChar20">
    <w:name w:val="Char Char1 Char Char Char Char Char Char Char Char Char Char Char Char Char Char Char20"/>
    <w:semiHidden/>
    <w:rsid w:val="0033085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7">
    <w:name w:val="(文字) (文字)517"/>
    <w:semiHidden/>
    <w:rsid w:val="0033085B"/>
    <w:rPr>
      <w:rFonts w:ascii="Times New Roman" w:hAnsi="Times New Roman"/>
      <w:lang w:eastAsia="en-US"/>
    </w:rPr>
  </w:style>
  <w:style w:type="character" w:customStyle="1" w:styleId="13">
    <w:name w:val="表 (青) 13 (文字)"/>
    <w:link w:val="ColorfulList-Accent1"/>
    <w:uiPriority w:val="34"/>
    <w:locked/>
    <w:rsid w:val="0033085B"/>
    <w:rPr>
      <w:rFonts w:eastAsia="MS Gothic"/>
      <w:sz w:val="24"/>
      <w:szCs w:val="24"/>
      <w:lang w:val="en-GB" w:eastAsia="en-US"/>
    </w:rPr>
  </w:style>
  <w:style w:type="table" w:styleId="ColorfulList-Accent1">
    <w:name w:val="Colorful List Accent 1"/>
    <w:basedOn w:val="TableNormal"/>
    <w:link w:val="13"/>
    <w:uiPriority w:val="34"/>
    <w:rsid w:val="0033085B"/>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B3">
    <w:name w:val="B3"/>
    <w:basedOn w:val="List3"/>
    <w:link w:val="B3Char"/>
    <w:qFormat/>
    <w:rsid w:val="0032107C"/>
    <w:pPr>
      <w:overflowPunct w:val="0"/>
      <w:autoSpaceDE w:val="0"/>
      <w:autoSpaceDN w:val="0"/>
      <w:adjustRightInd w:val="0"/>
      <w:spacing w:after="180"/>
      <w:ind w:left="1135" w:hanging="284"/>
      <w:contextualSpacing w:val="0"/>
      <w:textAlignment w:val="baseline"/>
    </w:pPr>
    <w:rPr>
      <w:rFonts w:ascii="Times New Roman" w:eastAsia="Times New Roman" w:hAnsi="Times New Roman"/>
      <w:szCs w:val="20"/>
      <w:lang w:eastAsia="en-GB"/>
    </w:rPr>
  </w:style>
  <w:style w:type="character" w:customStyle="1" w:styleId="B3Char">
    <w:name w:val="B3 Char"/>
    <w:link w:val="B3"/>
    <w:qFormat/>
    <w:rsid w:val="0032107C"/>
    <w:rPr>
      <w:rFonts w:eastAsia="Times New Roman"/>
    </w:rPr>
  </w:style>
  <w:style w:type="paragraph" w:styleId="List3">
    <w:name w:val="List 3"/>
    <w:basedOn w:val="Normal"/>
    <w:link w:val="List3Char"/>
    <w:rsid w:val="0032107C"/>
    <w:pPr>
      <w:ind w:left="849" w:hanging="283"/>
      <w:contextualSpacing/>
    </w:pPr>
  </w:style>
  <w:style w:type="paragraph" w:customStyle="1" w:styleId="CharChar1CharCharCharCharCharCharCharCharCharCharCharCharCharCharChar19">
    <w:name w:val="Char Char1 Char Char Char Char Char Char Char Char Char Char Char Char Char Char Char19"/>
    <w:semiHidden/>
    <w:rsid w:val="00A42C0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6">
    <w:name w:val="(文字) (文字)516"/>
    <w:semiHidden/>
    <w:rsid w:val="00A42C0B"/>
    <w:rPr>
      <w:rFonts w:ascii="Times New Roman" w:hAnsi="Times New Roman"/>
      <w:lang w:eastAsia="en-US"/>
    </w:rPr>
  </w:style>
  <w:style w:type="character" w:customStyle="1" w:styleId="131">
    <w:name w:val="表 (青) 13 (文字)1"/>
    <w:uiPriority w:val="34"/>
    <w:rsid w:val="00A42C0B"/>
    <w:rPr>
      <w:rFonts w:ascii="Times" w:hAnsi="Times"/>
      <w:szCs w:val="24"/>
      <w:lang w:val="en-GB"/>
    </w:rPr>
  </w:style>
  <w:style w:type="paragraph" w:customStyle="1" w:styleId="CharChar1CharCharCharCharCharCharCharCharCharCharCharCharCharCharChar18">
    <w:name w:val="Char Char1 Char Char Char Char Char Char Char Char Char Char Char Char Char Char Char18"/>
    <w:semiHidden/>
    <w:rsid w:val="00402B6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5">
    <w:name w:val="(文字) (文字)515"/>
    <w:semiHidden/>
    <w:rsid w:val="00402B64"/>
    <w:rPr>
      <w:rFonts w:ascii="Times New Roman" w:hAnsi="Times New Roman"/>
      <w:lang w:eastAsia="en-US"/>
    </w:rPr>
  </w:style>
  <w:style w:type="paragraph" w:customStyle="1" w:styleId="3nobreakH3Underrubrik2h3MemoHeading3helloTitre">
    <w:name w:val="スタイル 見出し 3no breakH3Underrubrik2h3Memo Heading 3helloTitre ..."/>
    <w:basedOn w:val="Heading3"/>
    <w:rsid w:val="00402B64"/>
    <w:pPr>
      <w:tabs>
        <w:tab w:val="clear" w:pos="862"/>
        <w:tab w:val="num" w:pos="720"/>
      </w:tabs>
      <w:ind w:left="720"/>
    </w:pPr>
    <w:rPr>
      <w:rFonts w:cs="Times New Roman"/>
      <w:bCs w:val="0"/>
      <w:lang w:eastAsia="x-none"/>
    </w:rPr>
  </w:style>
  <w:style w:type="paragraph" w:customStyle="1" w:styleId="4h4H4H41h41H42h42H43h43H411h411H421h421H44h">
    <w:name w:val="スタイル 見出し 4h4H4H41h41H42h42H43h43H411h411H421h421H44h..."/>
    <w:basedOn w:val="Heading4"/>
    <w:rsid w:val="00402B64"/>
    <w:pPr>
      <w:tabs>
        <w:tab w:val="clear" w:pos="1574"/>
        <w:tab w:val="num" w:pos="864"/>
      </w:tabs>
      <w:ind w:left="864"/>
    </w:pPr>
    <w:rPr>
      <w:rFonts w:cs="Times New Roman"/>
      <w:bCs w:val="0"/>
      <w:iCs/>
      <w:lang w:eastAsia="x-none"/>
    </w:rPr>
  </w:style>
  <w:style w:type="paragraph" w:customStyle="1" w:styleId="3nobreakH3Underrubrik2h3MemoHeading3helloTitre1">
    <w:name w:val="スタイル 見出し 3no breakH3Underrubrik2h3Memo Heading 3helloTitre ...1"/>
    <w:basedOn w:val="Heading3"/>
    <w:rsid w:val="00402B64"/>
    <w:pPr>
      <w:tabs>
        <w:tab w:val="clear" w:pos="862"/>
        <w:tab w:val="num" w:pos="720"/>
      </w:tabs>
      <w:ind w:left="720"/>
    </w:pPr>
    <w:rPr>
      <w:rFonts w:eastAsia="MS Mincho" w:cs="Times New Roman"/>
      <w:bCs w:val="0"/>
      <w:lang w:eastAsia="x-none"/>
    </w:rPr>
  </w:style>
  <w:style w:type="paragraph" w:customStyle="1" w:styleId="4h4H4H41h41H42h42H43h43H411h411H421h421H44h1">
    <w:name w:val="スタイル 見出し 4h4H4H41h41H42h42H43h43H411h411H421h421H44h...1"/>
    <w:basedOn w:val="Heading4"/>
    <w:rsid w:val="00402B64"/>
    <w:pPr>
      <w:tabs>
        <w:tab w:val="clear" w:pos="1574"/>
        <w:tab w:val="num" w:pos="864"/>
      </w:tabs>
      <w:ind w:left="864"/>
    </w:pPr>
    <w:rPr>
      <w:rFonts w:eastAsia="Malgun Gothic" w:cs="Times New Roman"/>
      <w:bCs w:val="0"/>
      <w:iCs/>
      <w:lang w:eastAsia="x-none"/>
    </w:rPr>
  </w:style>
  <w:style w:type="paragraph" w:customStyle="1" w:styleId="4h4H4H41h41H42h42H43h43H411h411H421h421H44h2">
    <w:name w:val="スタイル 見出し 4h4H4H41h41H42h42H43h43H411h411H421h421H44h...2"/>
    <w:basedOn w:val="Heading4"/>
    <w:rsid w:val="00402B64"/>
    <w:pPr>
      <w:tabs>
        <w:tab w:val="clear" w:pos="1574"/>
        <w:tab w:val="num" w:pos="864"/>
      </w:tabs>
      <w:ind w:left="864"/>
    </w:pPr>
    <w:rPr>
      <w:rFonts w:eastAsia="MS Mincho" w:cs="Times New Roman"/>
      <w:bCs w:val="0"/>
      <w:iCs/>
      <w:color w:val="000000"/>
      <w:lang w:eastAsia="x-none"/>
    </w:rPr>
  </w:style>
  <w:style w:type="paragraph" w:customStyle="1" w:styleId="4h4H4H41h41H42h42H43h43H411h411H421h421H44h3">
    <w:name w:val="スタイル 見出し 4h4H4H41h41H42h42H43h43H411h411H421h421H44h...3"/>
    <w:basedOn w:val="Heading4"/>
    <w:rsid w:val="00402B64"/>
    <w:pPr>
      <w:tabs>
        <w:tab w:val="clear" w:pos="1574"/>
        <w:tab w:val="num" w:pos="864"/>
      </w:tabs>
      <w:ind w:left="864"/>
    </w:pPr>
    <w:rPr>
      <w:rFonts w:eastAsia="SimSun" w:cs="Times New Roman"/>
      <w:bCs w:val="0"/>
      <w:iCs/>
      <w:lang w:eastAsia="x-none"/>
    </w:rPr>
  </w:style>
  <w:style w:type="paragraph" w:customStyle="1" w:styleId="CharChar1CharCharCharCharCharCharCharCharCharCharCharCharCharCharChar17">
    <w:name w:val="Char Char1 Char Char Char Char Char Char Char Char Char Char Char Char Char Char Char17"/>
    <w:semiHidden/>
    <w:rsid w:val="0044421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4">
    <w:name w:val="(文字) (文字)514"/>
    <w:semiHidden/>
    <w:rsid w:val="00444217"/>
    <w:rPr>
      <w:rFonts w:ascii="Times New Roman" w:hAnsi="Times New Roman"/>
      <w:lang w:eastAsia="en-US"/>
    </w:rPr>
  </w:style>
  <w:style w:type="character" w:customStyle="1" w:styleId="Mention1">
    <w:name w:val="Mention1"/>
    <w:uiPriority w:val="99"/>
    <w:semiHidden/>
    <w:unhideWhenUsed/>
    <w:rsid w:val="00444217"/>
    <w:rPr>
      <w:color w:val="2B579A"/>
      <w:shd w:val="clear" w:color="auto" w:fill="E6E6E6"/>
    </w:rPr>
  </w:style>
  <w:style w:type="paragraph" w:customStyle="1" w:styleId="CharChar1CharCharCharCharCharCharCharCharCharCharCharCharCharCharChar16">
    <w:name w:val="Char Char1 Char Char Char Char Char Char Char Char Char Char Char Char Char Char Char16"/>
    <w:semiHidden/>
    <w:rsid w:val="007D191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3">
    <w:name w:val="(文字) (文字)513"/>
    <w:semiHidden/>
    <w:rsid w:val="007D1916"/>
    <w:rPr>
      <w:rFonts w:ascii="Times New Roman" w:hAnsi="Times New Roman"/>
      <w:lang w:eastAsia="en-US"/>
    </w:rPr>
  </w:style>
  <w:style w:type="paragraph" w:customStyle="1" w:styleId="CharChar1CharCharCharCharCharCharCharCharCharCharCharCharCharCharChar15">
    <w:name w:val="Char Char1 Char Char Char Char Char Char Char Char Char Char Char Char Char Char Char15"/>
    <w:semiHidden/>
    <w:rsid w:val="0078553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2">
    <w:name w:val="(文字) (文字)512"/>
    <w:semiHidden/>
    <w:rsid w:val="0078553F"/>
    <w:rPr>
      <w:rFonts w:ascii="Times New Roman" w:hAnsi="Times New Roman"/>
      <w:lang w:eastAsia="en-US"/>
    </w:rPr>
  </w:style>
  <w:style w:type="paragraph" w:customStyle="1" w:styleId="CharChar1CharCharCharCharCharCharCharCharCharCharCharCharCharCharChar14">
    <w:name w:val="Char Char1 Char Char Char Char Char Char Char Char Char Char Char Char Char Char Char14"/>
    <w:semiHidden/>
    <w:rsid w:val="008451F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1">
    <w:name w:val="(文字) (文字)511"/>
    <w:semiHidden/>
    <w:rsid w:val="008451F0"/>
    <w:rPr>
      <w:rFonts w:ascii="Times New Roman" w:hAnsi="Times New Roman"/>
      <w:lang w:eastAsia="en-US"/>
    </w:rPr>
  </w:style>
  <w:style w:type="paragraph" w:customStyle="1" w:styleId="CharChar1CharCharCharCharCharCharCharCharCharCharCharCharCharCharChar13">
    <w:name w:val="Char Char1 Char Char Char Char Char Char Char Char Char Char Char Char Char Char Char13"/>
    <w:semiHidden/>
    <w:rsid w:val="006F773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0">
    <w:name w:val="(文字) (文字)510"/>
    <w:semiHidden/>
    <w:rsid w:val="006F773A"/>
    <w:rPr>
      <w:rFonts w:ascii="Times New Roman" w:hAnsi="Times New Roman"/>
      <w:lang w:eastAsia="en-US"/>
    </w:rPr>
  </w:style>
  <w:style w:type="character" w:customStyle="1" w:styleId="UnresolvedMention1">
    <w:name w:val="Unresolved Mention1"/>
    <w:uiPriority w:val="99"/>
    <w:semiHidden/>
    <w:unhideWhenUsed/>
    <w:rsid w:val="006F773A"/>
    <w:rPr>
      <w:color w:val="808080"/>
      <w:shd w:val="clear" w:color="auto" w:fill="E6E6E6"/>
    </w:rPr>
  </w:style>
  <w:style w:type="paragraph" w:customStyle="1" w:styleId="CharChar1CharCharCharCharCharCharCharCharCharCharCharCharCharCharChar12">
    <w:name w:val="Char Char1 Char Char Char Char Char Char Char Char Char Char Char Char Char Char Char12"/>
    <w:semiHidden/>
    <w:rsid w:val="0020094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
    <w:name w:val="(文字) (文字)59"/>
    <w:semiHidden/>
    <w:rsid w:val="0020094B"/>
    <w:rPr>
      <w:rFonts w:ascii="Times New Roman" w:hAnsi="Times New Roman"/>
      <w:lang w:eastAsia="en-US"/>
    </w:rPr>
  </w:style>
  <w:style w:type="paragraph" w:customStyle="1" w:styleId="CharChar1CharCharCharCharCharCharCharCharCharCharCharCharCharCharChar11">
    <w:name w:val="Char Char1 Char Char Char Char Char Char Char Char Char Char Char Char Char Char Char11"/>
    <w:semiHidden/>
    <w:rsid w:val="0053620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
    <w:name w:val="(文字) (文字)58"/>
    <w:semiHidden/>
    <w:rsid w:val="0053620C"/>
    <w:rPr>
      <w:rFonts w:ascii="Times New Roman" w:hAnsi="Times New Roman"/>
      <w:lang w:eastAsia="en-US"/>
    </w:rPr>
  </w:style>
  <w:style w:type="paragraph" w:customStyle="1" w:styleId="CharChar1CharCharCharCharCharCharCharCharCharCharCharCharCharCharChar10">
    <w:name w:val="Char Char1 Char Char Char Char Char Char Char Char Char Char Char Char Char Char Char10"/>
    <w:semiHidden/>
    <w:rsid w:val="0021473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
    <w:name w:val="(文字) (文字)57"/>
    <w:semiHidden/>
    <w:rsid w:val="00214739"/>
    <w:rPr>
      <w:rFonts w:ascii="Times New Roman" w:hAnsi="Times New Roman"/>
      <w:lang w:eastAsia="en-US"/>
    </w:rPr>
  </w:style>
  <w:style w:type="paragraph" w:styleId="BodyText2">
    <w:name w:val="Body Text 2"/>
    <w:basedOn w:val="Normal"/>
    <w:link w:val="BodyText2Char"/>
    <w:rsid w:val="00214739"/>
    <w:pPr>
      <w:spacing w:after="120" w:line="480" w:lineRule="auto"/>
      <w:ind w:left="1440" w:hanging="1440"/>
    </w:pPr>
  </w:style>
  <w:style w:type="character" w:customStyle="1" w:styleId="BodyText2Char">
    <w:name w:val="Body Text 2 Char"/>
    <w:basedOn w:val="DefaultParagraphFont"/>
    <w:link w:val="BodyText2"/>
    <w:rsid w:val="00214739"/>
    <w:rPr>
      <w:rFonts w:ascii="Times" w:hAnsi="Times"/>
      <w:szCs w:val="24"/>
      <w:lang w:eastAsia="en-US"/>
    </w:rPr>
  </w:style>
  <w:style w:type="character" w:customStyle="1" w:styleId="ParagraphChar">
    <w:name w:val="Paragraph Char"/>
    <w:link w:val="Paragraph"/>
    <w:locked/>
    <w:rsid w:val="00105EB4"/>
    <w:rPr>
      <w:rFonts w:eastAsia="MS Mincho"/>
      <w:sz w:val="22"/>
      <w:lang w:eastAsia="en-US"/>
    </w:rPr>
  </w:style>
  <w:style w:type="paragraph" w:customStyle="1" w:styleId="CharChar1CharCharCharCharCharCharCharCharCharCharCharCharCharCharChar9">
    <w:name w:val="Char Char1 Char Char Char Char Char Char Char Char Char Char Char Char Char Char Char9"/>
    <w:semiHidden/>
    <w:rsid w:val="00C778B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
    <w:name w:val="(文字) (文字)56"/>
    <w:semiHidden/>
    <w:rsid w:val="00C778B0"/>
    <w:rPr>
      <w:rFonts w:ascii="Times New Roman" w:hAnsi="Times New Roman"/>
      <w:lang w:eastAsia="en-US"/>
    </w:rPr>
  </w:style>
  <w:style w:type="character" w:customStyle="1" w:styleId="ColorfulList-Accent1Char">
    <w:name w:val="Colorful List - Accent 1 Char"/>
    <w:uiPriority w:val="34"/>
    <w:locked/>
    <w:rsid w:val="00C778B0"/>
    <w:rPr>
      <w:rFonts w:eastAsia="MS Gothic"/>
      <w:sz w:val="24"/>
      <w:szCs w:val="24"/>
      <w:lang w:eastAsia="en-US"/>
    </w:rPr>
  </w:style>
  <w:style w:type="paragraph" w:customStyle="1" w:styleId="CharChar1CharCharCharCharCharCharCharCharCharCharCharCharCharCharChar8">
    <w:name w:val="Char Char1 Char Char Char Char Char Char Char Char Char Char Char Char Char Char Char8"/>
    <w:semiHidden/>
    <w:rsid w:val="00354C3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
    <w:name w:val="(文字) (文字)55"/>
    <w:semiHidden/>
    <w:rsid w:val="00354C36"/>
    <w:rPr>
      <w:rFonts w:ascii="Times New Roman" w:hAnsi="Times New Roman"/>
      <w:lang w:eastAsia="en-US"/>
    </w:rPr>
  </w:style>
  <w:style w:type="numbering" w:customStyle="1" w:styleId="StyleBulletedSymbolsymbolLeft025Hanging0">
    <w:name w:val="Style Bulleted Symbol (symbol) Left:  0.25&quot; Hanging:  0."/>
    <w:basedOn w:val="NoList"/>
    <w:rsid w:val="00354C36"/>
    <w:pPr>
      <w:numPr>
        <w:numId w:val="26"/>
      </w:numPr>
    </w:pPr>
  </w:style>
  <w:style w:type="table" w:styleId="GridTable4-Accent5">
    <w:name w:val="Grid Table 4 Accent 5"/>
    <w:basedOn w:val="TableNormal"/>
    <w:uiPriority w:val="49"/>
    <w:rsid w:val="00354C36"/>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emailstyle15">
    <w:name w:val="emailstyle15"/>
    <w:semiHidden/>
    <w:rsid w:val="00354C36"/>
    <w:rPr>
      <w:color w:val="000000"/>
    </w:rPr>
  </w:style>
  <w:style w:type="numbering" w:customStyle="1" w:styleId="StyleBulletedSymbolsymbolLeft025Hanging025">
    <w:name w:val="Style Bulleted Symbol (symbol) Left:  0.25&quot; Hanging:  0.25&quot;"/>
    <w:basedOn w:val="NoList"/>
    <w:rsid w:val="00354C36"/>
    <w:pPr>
      <w:numPr>
        <w:numId w:val="24"/>
      </w:numPr>
    </w:pPr>
  </w:style>
  <w:style w:type="numbering" w:customStyle="1" w:styleId="StyleBulletedSymbolsymbolLeft025Hanging0251">
    <w:name w:val="Style Bulleted Symbol (symbol) Left:  0.25&quot; Hanging:  0.25&quot;1"/>
    <w:basedOn w:val="NoList"/>
    <w:rsid w:val="00354C36"/>
    <w:pPr>
      <w:numPr>
        <w:numId w:val="25"/>
      </w:numPr>
    </w:pPr>
  </w:style>
  <w:style w:type="numbering" w:customStyle="1" w:styleId="StyleBulletedSymbolsymbolLeft025Hanging0252">
    <w:name w:val="Style Bulleted Symbol (symbol) Left:  0.25&quot; Hanging:  0.25&quot;2"/>
    <w:basedOn w:val="NoList"/>
    <w:rsid w:val="00354C36"/>
    <w:pPr>
      <w:numPr>
        <w:numId w:val="27"/>
      </w:numPr>
    </w:pPr>
  </w:style>
  <w:style w:type="paragraph" w:customStyle="1" w:styleId="21">
    <w:name w:val="列出段落2"/>
    <w:basedOn w:val="Normal"/>
    <w:link w:val="Char0"/>
    <w:qFormat/>
    <w:rsid w:val="00A7679D"/>
    <w:pPr>
      <w:ind w:leftChars="400" w:left="840"/>
    </w:pPr>
    <w:rPr>
      <w:rFonts w:ascii="Times New Roman" w:eastAsia="MS Gothic" w:hAnsi="Times New Roman"/>
      <w:sz w:val="24"/>
      <w:szCs w:val="20"/>
      <w:lang w:eastAsia="ja-JP"/>
    </w:rPr>
  </w:style>
  <w:style w:type="character" w:customStyle="1" w:styleId="Char0">
    <w:name w:val="列出段落 Char"/>
    <w:aliases w:val="목록 단락 Char,リスト段落 Char,列出段落1 Char,Paragrafo elenco Char,Lettre d'introduction Char,列 Char"/>
    <w:link w:val="21"/>
    <w:uiPriority w:val="34"/>
    <w:qFormat/>
    <w:rsid w:val="00A7679D"/>
    <w:rPr>
      <w:rFonts w:eastAsia="MS Gothic"/>
      <w:sz w:val="24"/>
      <w:lang w:eastAsia="ja-JP"/>
    </w:rPr>
  </w:style>
  <w:style w:type="paragraph" w:customStyle="1" w:styleId="Normal1CharChar">
    <w:name w:val="Normal1 Char Char"/>
    <w:basedOn w:val="Normal"/>
    <w:rsid w:val="00566F52"/>
    <w:pPr>
      <w:numPr>
        <w:numId w:val="28"/>
      </w:numPr>
      <w:overflowPunct w:val="0"/>
      <w:autoSpaceDE w:val="0"/>
      <w:autoSpaceDN w:val="0"/>
      <w:adjustRightInd w:val="0"/>
      <w:spacing w:after="180"/>
      <w:textAlignment w:val="baseline"/>
    </w:pPr>
    <w:rPr>
      <w:rFonts w:ascii="Times New Roman" w:eastAsia="Times New Roman" w:hAnsi="Times New Roman"/>
      <w:szCs w:val="20"/>
      <w:lang w:eastAsia="en-GB"/>
    </w:rPr>
  </w:style>
  <w:style w:type="character" w:customStyle="1" w:styleId="bulletChar">
    <w:name w:val="bullet Char"/>
    <w:rsid w:val="00E03007"/>
    <w:rPr>
      <w:rFonts w:eastAsia="Times New Roman"/>
      <w:szCs w:val="24"/>
    </w:rPr>
  </w:style>
  <w:style w:type="paragraph" w:customStyle="1" w:styleId="CharChar1CharCharCharCharCharCharCharCharCharCharCharCharCharCharChar7">
    <w:name w:val="Char Char1 Char Char Char Char Char Char Char Char Char Char Char Char Char Char Char7"/>
    <w:semiHidden/>
    <w:rsid w:val="003A150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
    <w:name w:val="(文字) (文字)54"/>
    <w:semiHidden/>
    <w:rsid w:val="003A1500"/>
    <w:rPr>
      <w:rFonts w:ascii="Times New Roman" w:hAnsi="Times New Roman"/>
      <w:lang w:eastAsia="en-US"/>
    </w:rPr>
  </w:style>
  <w:style w:type="paragraph" w:customStyle="1" w:styleId="B-Body">
    <w:name w:val="B-Body"/>
    <w:link w:val="B-BodyChar"/>
    <w:qFormat/>
    <w:rsid w:val="003A1500"/>
    <w:pPr>
      <w:tabs>
        <w:tab w:val="left" w:pos="2160"/>
      </w:tabs>
      <w:spacing w:before="120" w:after="40"/>
      <w:ind w:left="720"/>
    </w:pPr>
    <w:rPr>
      <w:rFonts w:eastAsia="Times New Roman"/>
      <w:sz w:val="22"/>
      <w:lang w:val="en-US" w:eastAsia="en-US"/>
    </w:rPr>
  </w:style>
  <w:style w:type="character" w:customStyle="1" w:styleId="B-BodyChar">
    <w:name w:val="B-Body Char"/>
    <w:basedOn w:val="DefaultParagraphFont"/>
    <w:link w:val="B-Body"/>
    <w:rsid w:val="003A1500"/>
    <w:rPr>
      <w:rFonts w:eastAsia="Times New Roman"/>
      <w:sz w:val="22"/>
      <w:lang w:val="en-US" w:eastAsia="en-US"/>
    </w:rPr>
  </w:style>
  <w:style w:type="paragraph" w:customStyle="1" w:styleId="ComeBack">
    <w:name w:val="ComeBack"/>
    <w:basedOn w:val="Doc-text2"/>
    <w:next w:val="Doc-text2"/>
    <w:link w:val="ComeBackCharChar"/>
    <w:rsid w:val="003A1500"/>
    <w:pPr>
      <w:numPr>
        <w:numId w:val="29"/>
      </w:numPr>
      <w:tabs>
        <w:tab w:val="clear" w:pos="1622"/>
      </w:tabs>
    </w:pPr>
    <w:rPr>
      <w:lang w:val="en-GB"/>
    </w:rPr>
  </w:style>
  <w:style w:type="character" w:customStyle="1" w:styleId="ComeBackCharChar">
    <w:name w:val="ComeBack Char Char"/>
    <w:link w:val="ComeBack"/>
    <w:rsid w:val="003A1500"/>
    <w:rPr>
      <w:rFonts w:ascii="Arial" w:eastAsia="MS Mincho" w:hAnsi="Arial"/>
      <w:szCs w:val="24"/>
    </w:rPr>
  </w:style>
  <w:style w:type="paragraph" w:customStyle="1" w:styleId="RAN1text">
    <w:name w:val="RAN1 text"/>
    <w:basedOn w:val="BodyText"/>
    <w:link w:val="RAN1textChar"/>
    <w:qFormat/>
    <w:rsid w:val="00774BD9"/>
    <w:pPr>
      <w:spacing w:after="0"/>
    </w:pPr>
    <w:rPr>
      <w:rFonts w:ascii="Times New Roman" w:eastAsia="MS Mincho" w:hAnsi="Times New Roman"/>
      <w:lang w:val="x-none" w:eastAsia="x-none"/>
    </w:rPr>
  </w:style>
  <w:style w:type="character" w:customStyle="1" w:styleId="RAN1textChar">
    <w:name w:val="RAN1 text Char"/>
    <w:link w:val="RAN1text"/>
    <w:rsid w:val="00774BD9"/>
    <w:rPr>
      <w:rFonts w:eastAsia="MS Mincho"/>
      <w:szCs w:val="24"/>
      <w:lang w:val="x-none" w:eastAsia="x-none"/>
    </w:rPr>
  </w:style>
  <w:style w:type="paragraph" w:customStyle="1" w:styleId="RAN1tdoc">
    <w:name w:val="RAN1 tdoc"/>
    <w:basedOn w:val="Normal"/>
    <w:link w:val="RAN1tdocChar"/>
    <w:qFormat/>
    <w:rsid w:val="00774BD9"/>
    <w:pPr>
      <w:ind w:left="720" w:hanging="720"/>
    </w:pPr>
    <w:rPr>
      <w:b/>
      <w:color w:val="0000FF"/>
      <w:u w:val="single" w:color="0000FF"/>
      <w:lang w:eastAsia="x-none"/>
    </w:rPr>
  </w:style>
  <w:style w:type="paragraph" w:customStyle="1" w:styleId="RAN1bullet1">
    <w:name w:val="RAN1 bullet1"/>
    <w:basedOn w:val="Normal"/>
    <w:link w:val="RAN1bullet1Char"/>
    <w:uiPriority w:val="99"/>
    <w:qFormat/>
    <w:rsid w:val="00774BD9"/>
    <w:pPr>
      <w:numPr>
        <w:numId w:val="30"/>
      </w:numPr>
    </w:pPr>
    <w:rPr>
      <w:lang w:eastAsia="x-none"/>
    </w:rPr>
  </w:style>
  <w:style w:type="character" w:customStyle="1" w:styleId="RAN1tdocChar">
    <w:name w:val="RAN1 tdoc Char"/>
    <w:link w:val="RAN1tdoc"/>
    <w:rsid w:val="00774BD9"/>
    <w:rPr>
      <w:rFonts w:ascii="Times" w:hAnsi="Times"/>
      <w:b/>
      <w:color w:val="0000FF"/>
      <w:szCs w:val="24"/>
      <w:u w:val="single" w:color="0000FF"/>
      <w:lang w:eastAsia="x-none"/>
    </w:rPr>
  </w:style>
  <w:style w:type="paragraph" w:customStyle="1" w:styleId="RAN1bullet2">
    <w:name w:val="RAN1 bullet2"/>
    <w:basedOn w:val="Normal"/>
    <w:link w:val="RAN1bullet2Char"/>
    <w:qFormat/>
    <w:rsid w:val="00774BD9"/>
    <w:pPr>
      <w:numPr>
        <w:ilvl w:val="1"/>
        <w:numId w:val="32"/>
      </w:numPr>
      <w:tabs>
        <w:tab w:val="left" w:pos="1440"/>
      </w:tabs>
    </w:pPr>
    <w:rPr>
      <w:szCs w:val="20"/>
      <w:lang w:val="en-US"/>
    </w:rPr>
  </w:style>
  <w:style w:type="character" w:customStyle="1" w:styleId="RAN1bullet1Char">
    <w:name w:val="RAN1 bullet1 Char"/>
    <w:link w:val="RAN1bullet1"/>
    <w:uiPriority w:val="99"/>
    <w:qFormat/>
    <w:rsid w:val="00774BD9"/>
    <w:rPr>
      <w:rFonts w:ascii="Times" w:hAnsi="Times"/>
      <w:szCs w:val="24"/>
      <w:lang w:eastAsia="x-none"/>
    </w:rPr>
  </w:style>
  <w:style w:type="paragraph" w:customStyle="1" w:styleId="RAN1bullet3">
    <w:name w:val="RAN1 bullet3"/>
    <w:basedOn w:val="RAN1bullet2"/>
    <w:link w:val="RAN1bullet3Char"/>
    <w:uiPriority w:val="99"/>
    <w:qFormat/>
    <w:rsid w:val="00774BD9"/>
    <w:pPr>
      <w:numPr>
        <w:ilvl w:val="2"/>
        <w:numId w:val="31"/>
      </w:numPr>
    </w:pPr>
  </w:style>
  <w:style w:type="character" w:customStyle="1" w:styleId="RAN1bullet2Char">
    <w:name w:val="RAN1 bullet2 Char"/>
    <w:link w:val="RAN1bullet2"/>
    <w:qFormat/>
    <w:rsid w:val="00774BD9"/>
    <w:rPr>
      <w:rFonts w:ascii="Times" w:hAnsi="Times"/>
      <w:lang w:val="en-US" w:eastAsia="en-US"/>
    </w:rPr>
  </w:style>
  <w:style w:type="paragraph" w:customStyle="1" w:styleId="RAN1normal">
    <w:name w:val="RAN1 normal"/>
    <w:basedOn w:val="Normal"/>
    <w:link w:val="RAN1normalChar"/>
    <w:qFormat/>
    <w:rsid w:val="00774BD9"/>
    <w:pPr>
      <w:ind w:left="720" w:hanging="720"/>
    </w:pPr>
    <w:rPr>
      <w:lang w:eastAsia="x-none"/>
    </w:rPr>
  </w:style>
  <w:style w:type="character" w:customStyle="1" w:styleId="RAN1bullet3Char">
    <w:name w:val="RAN1 bullet3 Char"/>
    <w:basedOn w:val="RAN1bullet2Char"/>
    <w:link w:val="RAN1bullet3"/>
    <w:uiPriority w:val="99"/>
    <w:qFormat/>
    <w:rsid w:val="00774BD9"/>
    <w:rPr>
      <w:rFonts w:ascii="Times" w:hAnsi="Times"/>
      <w:lang w:val="en-US" w:eastAsia="en-US"/>
    </w:rPr>
  </w:style>
  <w:style w:type="character" w:customStyle="1" w:styleId="ProposalChar">
    <w:name w:val="Proposal Char"/>
    <w:link w:val="Proposal"/>
    <w:qFormat/>
    <w:rsid w:val="00774BD9"/>
    <w:rPr>
      <w:rFonts w:ascii="Arial" w:eastAsia="Times New Roman" w:hAnsi="Arial"/>
      <w:b/>
      <w:bCs/>
      <w:lang w:eastAsia="zh-CN"/>
    </w:rPr>
  </w:style>
  <w:style w:type="character" w:customStyle="1" w:styleId="RAN1normalChar">
    <w:name w:val="RAN1 normal Char"/>
    <w:link w:val="RAN1normal"/>
    <w:rsid w:val="00774BD9"/>
    <w:rPr>
      <w:rFonts w:ascii="Times" w:hAnsi="Times"/>
      <w:szCs w:val="24"/>
      <w:lang w:eastAsia="x-none"/>
    </w:rPr>
  </w:style>
  <w:style w:type="character" w:styleId="BookTitle">
    <w:name w:val="Book Title"/>
    <w:uiPriority w:val="33"/>
    <w:qFormat/>
    <w:rsid w:val="00774BD9"/>
    <w:rPr>
      <w:b/>
      <w:bCs/>
      <w:i/>
      <w:iCs/>
      <w:spacing w:val="5"/>
    </w:rPr>
  </w:style>
  <w:style w:type="numbering" w:customStyle="1" w:styleId="NoList1">
    <w:name w:val="No List1"/>
    <w:next w:val="NoList"/>
    <w:uiPriority w:val="99"/>
    <w:semiHidden/>
    <w:rsid w:val="00254752"/>
  </w:style>
  <w:style w:type="paragraph" w:customStyle="1" w:styleId="CharChar1CharCharCharCharCharCharCharCharCharCharCharCharCharCharChar6">
    <w:name w:val="Char Char1 Char Char Char Char Char Char Char Char Char Char Char Char Char Char Char6"/>
    <w:semiHidden/>
    <w:rsid w:val="00254752"/>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1">
    <w:name w:val="Style Bulleted1"/>
    <w:rsid w:val="00254752"/>
  </w:style>
  <w:style w:type="character" w:customStyle="1" w:styleId="53">
    <w:name w:val="(文字) (文字)53"/>
    <w:semiHidden/>
    <w:rsid w:val="00254752"/>
    <w:rPr>
      <w:rFonts w:ascii="Times New Roman" w:hAnsi="Times New Roman"/>
      <w:lang w:eastAsia="en-US"/>
    </w:rPr>
  </w:style>
  <w:style w:type="numbering" w:customStyle="1" w:styleId="StyleBulletedSymbolsymbolLeft025Hanging01">
    <w:name w:val="Style Bulleted Symbol (symbol) Left:  0.25&quot; Hanging:  0.1"/>
    <w:basedOn w:val="NoList"/>
    <w:rsid w:val="00254752"/>
  </w:style>
  <w:style w:type="character" w:styleId="SubtleEmphasis">
    <w:name w:val="Subtle Emphasis"/>
    <w:uiPriority w:val="19"/>
    <w:qFormat/>
    <w:rsid w:val="00254752"/>
    <w:rPr>
      <w:i/>
      <w:iCs/>
      <w:color w:val="404040"/>
    </w:rPr>
  </w:style>
  <w:style w:type="table" w:customStyle="1" w:styleId="ColorfulList-Accent11">
    <w:name w:val="Colorful List - Accent 11"/>
    <w:basedOn w:val="TableNormal"/>
    <w:next w:val="ColorfulList-Accent1"/>
    <w:uiPriority w:val="34"/>
    <w:rsid w:val="00254752"/>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
    <w:name w:val="Grid Table 4 - Accent 51"/>
    <w:basedOn w:val="TableNormal"/>
    <w:next w:val="GridTable4-Accent5"/>
    <w:uiPriority w:val="49"/>
    <w:rsid w:val="00254752"/>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3">
    <w:name w:val="Style Bulleted Symbol (symbol) Left:  0.25&quot; Hanging:  0.25&quot;3"/>
    <w:basedOn w:val="NoList"/>
    <w:rsid w:val="00254752"/>
  </w:style>
  <w:style w:type="numbering" w:customStyle="1" w:styleId="StyleBulletedSymbolsymbolLeft025Hanging02511">
    <w:name w:val="Style Bulleted Symbol (symbol) Left:  0.25&quot; Hanging:  0.25&quot;11"/>
    <w:basedOn w:val="NoList"/>
    <w:rsid w:val="00254752"/>
    <w:pPr>
      <w:numPr>
        <w:numId w:val="57"/>
      </w:numPr>
    </w:pPr>
  </w:style>
  <w:style w:type="numbering" w:customStyle="1" w:styleId="StyleBulletedSymbolsymbolLeft025Hanging02521">
    <w:name w:val="Style Bulleted Symbol (symbol) Left:  0.25&quot; Hanging:  0.25&quot;21"/>
    <w:basedOn w:val="NoList"/>
    <w:rsid w:val="00254752"/>
  </w:style>
  <w:style w:type="paragraph" w:customStyle="1" w:styleId="CharChar1CharCharCharCharCharCharCharCharCharCharCharCharCharCharChar5">
    <w:name w:val="Char Char1 Char Char Char Char Char Char Char Char Char Char Char Char Char Char Char5"/>
    <w:semiHidden/>
    <w:rsid w:val="00F715D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
    <w:name w:val="(文字) (文字)52"/>
    <w:semiHidden/>
    <w:rsid w:val="00F715D0"/>
    <w:rPr>
      <w:rFonts w:ascii="Times New Roman" w:hAnsi="Times New Roman"/>
      <w:lang w:eastAsia="en-US"/>
    </w:rPr>
  </w:style>
  <w:style w:type="paragraph" w:customStyle="1" w:styleId="a0">
    <w:name w:val="佐藤２"/>
    <w:basedOn w:val="Normal"/>
    <w:qFormat/>
    <w:rsid w:val="00F715D0"/>
    <w:pPr>
      <w:numPr>
        <w:numId w:val="33"/>
      </w:numPr>
      <w:spacing w:after="180"/>
    </w:pPr>
    <w:rPr>
      <w:rFonts w:ascii="Times New Roman" w:eastAsia="MS Gothic" w:hAnsi="Times New Roman"/>
      <w:sz w:val="24"/>
      <w:szCs w:val="20"/>
      <w:lang w:eastAsia="ja-JP"/>
    </w:rPr>
  </w:style>
  <w:style w:type="table" w:customStyle="1" w:styleId="11">
    <w:name w:val="网格型1"/>
    <w:basedOn w:val="TableNormal"/>
    <w:next w:val="TableGrid"/>
    <w:rsid w:val="00F715D0"/>
    <w:pPr>
      <w:overflowPunct w:val="0"/>
      <w:autoSpaceDE w:val="0"/>
      <w:autoSpaceDN w:val="0"/>
      <w:adjustRightInd w:val="0"/>
      <w:spacing w:after="180"/>
      <w:textAlignment w:val="baseline"/>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2">
    <w:name w:val="bullet2"/>
    <w:basedOn w:val="Normal"/>
    <w:link w:val="bullet2Char"/>
    <w:qFormat/>
    <w:rsid w:val="00F715D0"/>
    <w:pPr>
      <w:numPr>
        <w:ilvl w:val="1"/>
        <w:numId w:val="34"/>
      </w:numPr>
    </w:pPr>
  </w:style>
  <w:style w:type="paragraph" w:customStyle="1" w:styleId="bullet3">
    <w:name w:val="bullet3"/>
    <w:basedOn w:val="Normal"/>
    <w:link w:val="bullet3Char"/>
    <w:qFormat/>
    <w:rsid w:val="00F715D0"/>
    <w:pPr>
      <w:numPr>
        <w:ilvl w:val="2"/>
        <w:numId w:val="34"/>
      </w:numPr>
      <w:ind w:hanging="180"/>
    </w:pPr>
  </w:style>
  <w:style w:type="character" w:customStyle="1" w:styleId="bullet2Char">
    <w:name w:val="bullet2 Char"/>
    <w:link w:val="bullet2"/>
    <w:qFormat/>
    <w:rsid w:val="00F715D0"/>
    <w:rPr>
      <w:rFonts w:ascii="Times" w:hAnsi="Times"/>
      <w:szCs w:val="24"/>
      <w:lang w:eastAsia="en-US"/>
    </w:rPr>
  </w:style>
  <w:style w:type="paragraph" w:customStyle="1" w:styleId="bullet4">
    <w:name w:val="bullet4"/>
    <w:basedOn w:val="Normal"/>
    <w:qFormat/>
    <w:rsid w:val="00F715D0"/>
    <w:pPr>
      <w:numPr>
        <w:ilvl w:val="3"/>
        <w:numId w:val="34"/>
      </w:numPr>
    </w:pPr>
  </w:style>
  <w:style w:type="paragraph" w:customStyle="1" w:styleId="CharChar1CharCharCharChar">
    <w:name w:val="Char Char1 Char Char Char Char"/>
    <w:semiHidden/>
    <w:rsid w:val="00F715D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styleId="NormalIndent">
    <w:name w:val="Normal Indent"/>
    <w:aliases w:val="表正文,正文非缩进,正文不缩进,首行缩进,正文（首行缩进两字）＋行距：1.5倍行距,正文缩进 Char,特点,段1,正文缩进 Char Char Char Char Char,正文缩进 Char Char Char,Alt+X,mr正文缩进,正文对齐,正文缩进William,四号,缩进,正文（首行缩进两字） Char Char Char Char,正文（首行缩进两字） Char Char,特点 Char,ALT+Z,水上软件,正文缩进1,正文-段前3磅,正文缩进11,标题4"/>
    <w:basedOn w:val="Normal"/>
    <w:rsid w:val="00F715D0"/>
    <w:pPr>
      <w:widowControl w:val="0"/>
      <w:ind w:firstLine="420"/>
      <w:jc w:val="both"/>
    </w:pPr>
    <w:rPr>
      <w:rFonts w:ascii="Times New Roman" w:eastAsia="SimSun" w:hAnsi="Times New Roman"/>
      <w:kern w:val="2"/>
      <w:sz w:val="21"/>
      <w:szCs w:val="20"/>
      <w:lang w:val="en-US" w:eastAsia="zh-CN"/>
    </w:rPr>
  </w:style>
  <w:style w:type="paragraph" w:customStyle="1" w:styleId="aa">
    <w:name w:val="表格文字居左"/>
    <w:basedOn w:val="Normal"/>
    <w:next w:val="Normal"/>
    <w:rsid w:val="00F715D0"/>
    <w:pPr>
      <w:widowControl w:val="0"/>
      <w:jc w:val="both"/>
    </w:pPr>
    <w:rPr>
      <w:rFonts w:ascii="Arial" w:eastAsia="SimSun" w:hAnsi="Arial" w:cs="SimSun"/>
      <w:kern w:val="2"/>
      <w:sz w:val="21"/>
      <w:szCs w:val="20"/>
      <w:lang w:val="en-US" w:eastAsia="zh-CN"/>
    </w:rPr>
  </w:style>
  <w:style w:type="paragraph" w:customStyle="1" w:styleId="ZA">
    <w:name w:val="ZA"/>
    <w:rsid w:val="00F715D0"/>
    <w:pPr>
      <w:framePr w:w="10206" w:h="794" w:hRule="exact" w:wrap="notBeside" w:vAnchor="page" w:hAnchor="margin" w:y="1135"/>
      <w:widowControl w:val="0"/>
      <w:pBdr>
        <w:bottom w:val="single" w:sz="12" w:space="1" w:color="auto"/>
      </w:pBdr>
      <w:jc w:val="right"/>
    </w:pPr>
    <w:rPr>
      <w:rFonts w:ascii="Arial" w:eastAsia="SimSun" w:hAnsi="Arial"/>
      <w:noProof/>
      <w:sz w:val="40"/>
      <w:lang w:eastAsia="en-US"/>
    </w:rPr>
  </w:style>
  <w:style w:type="paragraph" w:styleId="z-TopofForm">
    <w:name w:val="HTML Top of Form"/>
    <w:basedOn w:val="Normal"/>
    <w:next w:val="Normal"/>
    <w:link w:val="z-TopofFormChar"/>
    <w:hidden/>
    <w:uiPriority w:val="99"/>
    <w:unhideWhenUsed/>
    <w:rsid w:val="00F715D0"/>
    <w:pPr>
      <w:pBdr>
        <w:bottom w:val="single" w:sz="6" w:space="1" w:color="auto"/>
      </w:pBdr>
      <w:jc w:val="center"/>
    </w:pPr>
    <w:rPr>
      <w:rFonts w:ascii="Arial" w:eastAsia="SimSun" w:hAnsi="Arial"/>
      <w:vanish/>
      <w:sz w:val="16"/>
      <w:szCs w:val="16"/>
      <w:lang w:val="en-US" w:eastAsia="zh-CN"/>
    </w:rPr>
  </w:style>
  <w:style w:type="character" w:customStyle="1" w:styleId="z-TopofFormChar">
    <w:name w:val="z-Top of Form Char"/>
    <w:basedOn w:val="DefaultParagraphFont"/>
    <w:link w:val="z-TopofForm"/>
    <w:uiPriority w:val="99"/>
    <w:rsid w:val="00F715D0"/>
    <w:rPr>
      <w:rFonts w:ascii="Arial" w:eastAsia="SimSun" w:hAnsi="Arial"/>
      <w:vanish/>
      <w:sz w:val="16"/>
      <w:szCs w:val="16"/>
      <w:lang w:val="en-US" w:eastAsia="zh-CN"/>
    </w:rPr>
  </w:style>
  <w:style w:type="character" w:customStyle="1" w:styleId="hps">
    <w:name w:val="hps"/>
    <w:rsid w:val="00F715D0"/>
  </w:style>
  <w:style w:type="paragraph" w:styleId="z-BottomofForm">
    <w:name w:val="HTML Bottom of Form"/>
    <w:basedOn w:val="Normal"/>
    <w:next w:val="Normal"/>
    <w:link w:val="z-BottomofFormChar"/>
    <w:hidden/>
    <w:uiPriority w:val="99"/>
    <w:unhideWhenUsed/>
    <w:rsid w:val="00F715D0"/>
    <w:pPr>
      <w:pBdr>
        <w:top w:val="single" w:sz="6" w:space="1" w:color="auto"/>
      </w:pBdr>
      <w:jc w:val="center"/>
    </w:pPr>
    <w:rPr>
      <w:rFonts w:ascii="Arial" w:eastAsia="SimSun" w:hAnsi="Arial"/>
      <w:vanish/>
      <w:sz w:val="16"/>
      <w:szCs w:val="16"/>
      <w:lang w:val="en-US" w:eastAsia="zh-CN"/>
    </w:rPr>
  </w:style>
  <w:style w:type="character" w:customStyle="1" w:styleId="z-BottomofFormChar">
    <w:name w:val="z-Bottom of Form Char"/>
    <w:basedOn w:val="DefaultParagraphFont"/>
    <w:link w:val="z-BottomofForm"/>
    <w:uiPriority w:val="99"/>
    <w:rsid w:val="00F715D0"/>
    <w:rPr>
      <w:rFonts w:ascii="Arial" w:eastAsia="SimSun" w:hAnsi="Arial"/>
      <w:vanish/>
      <w:sz w:val="16"/>
      <w:szCs w:val="16"/>
      <w:lang w:val="en-US" w:eastAsia="zh-CN"/>
    </w:rPr>
  </w:style>
  <w:style w:type="paragraph" w:customStyle="1" w:styleId="tablecell0">
    <w:name w:val="tablecell"/>
    <w:basedOn w:val="Normal"/>
    <w:qFormat/>
    <w:rsid w:val="00F715D0"/>
    <w:pPr>
      <w:autoSpaceDE w:val="0"/>
      <w:autoSpaceDN w:val="0"/>
      <w:adjustRightInd w:val="0"/>
      <w:snapToGrid w:val="0"/>
      <w:spacing w:before="40" w:after="40"/>
    </w:pPr>
    <w:rPr>
      <w:rFonts w:ascii="Times New Roman" w:eastAsia="SimSun" w:hAnsi="Times New Roman"/>
      <w:szCs w:val="20"/>
      <w:lang w:val="en-US"/>
    </w:rPr>
  </w:style>
  <w:style w:type="character" w:customStyle="1" w:styleId="shorttext">
    <w:name w:val="short_text"/>
    <w:rsid w:val="00F715D0"/>
  </w:style>
  <w:style w:type="paragraph" w:customStyle="1" w:styleId="tableheader">
    <w:name w:val="tableheader"/>
    <w:basedOn w:val="Normal"/>
    <w:qFormat/>
    <w:rsid w:val="00F715D0"/>
    <w:pPr>
      <w:snapToGrid w:val="0"/>
      <w:spacing w:before="40" w:after="40"/>
      <w:jc w:val="center"/>
    </w:pPr>
    <w:rPr>
      <w:rFonts w:ascii="Times New Roman" w:eastAsia="SimSun" w:hAnsi="Times New Roman" w:cs="Calibri"/>
      <w:b/>
      <w:bCs/>
      <w:color w:val="000000"/>
      <w:szCs w:val="20"/>
      <w:lang w:val="en-US"/>
    </w:rPr>
  </w:style>
  <w:style w:type="paragraph" w:customStyle="1" w:styleId="TAN">
    <w:name w:val="TAN"/>
    <w:basedOn w:val="Normal"/>
    <w:link w:val="TANChar"/>
    <w:qFormat/>
    <w:rsid w:val="00F715D0"/>
    <w:pPr>
      <w:keepNext/>
      <w:keepLines/>
      <w:ind w:left="851" w:hanging="851"/>
    </w:pPr>
    <w:rPr>
      <w:rFonts w:ascii="Arial" w:eastAsia="SimSun" w:hAnsi="Arial"/>
      <w:sz w:val="18"/>
      <w:szCs w:val="20"/>
    </w:rPr>
  </w:style>
  <w:style w:type="character" w:customStyle="1" w:styleId="apple-converted-space">
    <w:name w:val="apple-converted-space"/>
    <w:qFormat/>
    <w:rsid w:val="00F715D0"/>
  </w:style>
  <w:style w:type="character" w:customStyle="1" w:styleId="keyword">
    <w:name w:val="keyword"/>
    <w:rsid w:val="00F715D0"/>
  </w:style>
  <w:style w:type="paragraph" w:customStyle="1" w:styleId="Test">
    <w:name w:val="Test"/>
    <w:basedOn w:val="Normal"/>
    <w:rsid w:val="00F715D0"/>
    <w:pPr>
      <w:spacing w:before="60" w:after="60" w:line="280" w:lineRule="atLeast"/>
      <w:ind w:left="2160"/>
      <w:jc w:val="both"/>
    </w:pPr>
    <w:rPr>
      <w:rFonts w:ascii="Times New Roman" w:eastAsia="MS Mincho" w:hAnsi="Times New Roman"/>
      <w:szCs w:val="20"/>
    </w:rPr>
  </w:style>
  <w:style w:type="paragraph" w:styleId="BodyTextIndent">
    <w:name w:val="Body Text Indent"/>
    <w:basedOn w:val="Normal"/>
    <w:link w:val="BodyTextIndentChar"/>
    <w:unhideWhenUsed/>
    <w:rsid w:val="00F715D0"/>
    <w:pPr>
      <w:spacing w:after="120" w:line="276" w:lineRule="auto"/>
      <w:ind w:left="360"/>
    </w:pPr>
    <w:rPr>
      <w:rFonts w:ascii="Times New Roman" w:eastAsia="SimSun" w:hAnsi="Times New Roman"/>
      <w:szCs w:val="20"/>
      <w:lang w:val="en-US" w:eastAsia="zh-CN"/>
    </w:rPr>
  </w:style>
  <w:style w:type="character" w:customStyle="1" w:styleId="BodyTextIndentChar">
    <w:name w:val="Body Text Indent Char"/>
    <w:basedOn w:val="DefaultParagraphFont"/>
    <w:link w:val="BodyTextIndent"/>
    <w:rsid w:val="00F715D0"/>
    <w:rPr>
      <w:rFonts w:eastAsia="SimSun"/>
      <w:lang w:val="en-US" w:eastAsia="zh-CN"/>
    </w:rPr>
  </w:style>
  <w:style w:type="paragraph" w:customStyle="1" w:styleId="ordinary-output">
    <w:name w:val="ordinary-output"/>
    <w:basedOn w:val="Normal"/>
    <w:rsid w:val="00F715D0"/>
    <w:pPr>
      <w:spacing w:before="100" w:beforeAutospacing="1" w:after="100" w:afterAutospacing="1" w:line="322" w:lineRule="atLeast"/>
    </w:pPr>
    <w:rPr>
      <w:rFonts w:ascii="SimSun" w:eastAsia="SimSun" w:hAnsi="SimSun" w:cs="SimSun"/>
      <w:color w:val="333333"/>
      <w:sz w:val="26"/>
      <w:szCs w:val="26"/>
      <w:lang w:val="en-US" w:eastAsia="zh-CN"/>
    </w:rPr>
  </w:style>
  <w:style w:type="character" w:customStyle="1" w:styleId="ordinary-span-edit2">
    <w:name w:val="ordinary-span-edit2"/>
    <w:rsid w:val="00F715D0"/>
  </w:style>
  <w:style w:type="paragraph" w:customStyle="1" w:styleId="PL">
    <w:name w:val="PL"/>
    <w:link w:val="PLChar"/>
    <w:qFormat/>
    <w:rsid w:val="00F715D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sv-SE" w:eastAsia="sv-SE"/>
    </w:rPr>
  </w:style>
  <w:style w:type="character" w:customStyle="1" w:styleId="PLChar">
    <w:name w:val="PL Char"/>
    <w:link w:val="PL"/>
    <w:qFormat/>
    <w:rsid w:val="00F715D0"/>
    <w:rPr>
      <w:rFonts w:ascii="Courier New" w:eastAsia="Times New Roman" w:hAnsi="Courier New"/>
      <w:noProof/>
      <w:sz w:val="16"/>
      <w:lang w:val="sv-SE" w:eastAsia="sv-SE"/>
    </w:rPr>
  </w:style>
  <w:style w:type="paragraph" w:styleId="ListNumber3">
    <w:name w:val="List Number 3"/>
    <w:basedOn w:val="Normal"/>
    <w:qFormat/>
    <w:rsid w:val="00F715D0"/>
    <w:pPr>
      <w:numPr>
        <w:numId w:val="35"/>
      </w:numPr>
      <w:overflowPunct w:val="0"/>
      <w:autoSpaceDE w:val="0"/>
      <w:autoSpaceDN w:val="0"/>
      <w:adjustRightInd w:val="0"/>
      <w:spacing w:after="180"/>
      <w:textAlignment w:val="baseline"/>
    </w:pPr>
    <w:rPr>
      <w:rFonts w:ascii="Times New Roman" w:eastAsia="Times New Roman" w:hAnsi="Times New Roman"/>
      <w:szCs w:val="20"/>
    </w:rPr>
  </w:style>
  <w:style w:type="paragraph" w:styleId="Subtitle">
    <w:name w:val="Subtitle"/>
    <w:basedOn w:val="Normal"/>
    <w:next w:val="Normal"/>
    <w:link w:val="SubtitleChar"/>
    <w:qFormat/>
    <w:rsid w:val="00F715D0"/>
    <w:pPr>
      <w:numPr>
        <w:ilvl w:val="1"/>
      </w:numPr>
      <w:snapToGrid w:val="0"/>
    </w:pPr>
    <w:rPr>
      <w:rFonts w:ascii="Cambria" w:eastAsia="SimSun" w:hAnsi="Cambria"/>
      <w:b/>
      <w:i/>
      <w:iCs/>
      <w:color w:val="4F81BD"/>
      <w:spacing w:val="15"/>
      <w:lang w:val="en-US" w:eastAsia="zh-CN"/>
    </w:rPr>
  </w:style>
  <w:style w:type="character" w:customStyle="1" w:styleId="SubtitleChar">
    <w:name w:val="Subtitle Char"/>
    <w:basedOn w:val="DefaultParagraphFont"/>
    <w:link w:val="Subtitle"/>
    <w:rsid w:val="00F715D0"/>
    <w:rPr>
      <w:rFonts w:ascii="Cambria" w:eastAsia="SimSun" w:hAnsi="Cambria"/>
      <w:b/>
      <w:i/>
      <w:iCs/>
      <w:color w:val="4F81BD"/>
      <w:spacing w:val="15"/>
      <w:szCs w:val="24"/>
      <w:lang w:val="en-US" w:eastAsia="zh-CN"/>
    </w:rPr>
  </w:style>
  <w:style w:type="table" w:customStyle="1" w:styleId="TableGridLight1">
    <w:name w:val="Table Grid Light1"/>
    <w:basedOn w:val="TableNormal"/>
    <w:uiPriority w:val="40"/>
    <w:rsid w:val="00F715D0"/>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
    <w:name w:val="Plain Table 11"/>
    <w:basedOn w:val="TableNormal"/>
    <w:uiPriority w:val="41"/>
    <w:rsid w:val="00F715D0"/>
    <w:rPr>
      <w:rFonts w:ascii="Calibri" w:eastAsia="SimSun" w:hAnsi="Calibri"/>
      <w:lang w:eastAsia="zh-C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ize">
    <w:name w:val="size"/>
    <w:rsid w:val="00F715D0"/>
  </w:style>
  <w:style w:type="paragraph" w:styleId="Title">
    <w:name w:val="Title"/>
    <w:aliases w:val="Heading 31"/>
    <w:basedOn w:val="Normal"/>
    <w:link w:val="TitleChar1"/>
    <w:qFormat/>
    <w:rsid w:val="00F715D0"/>
    <w:pPr>
      <w:overflowPunct w:val="0"/>
      <w:autoSpaceDE w:val="0"/>
      <w:autoSpaceDN w:val="0"/>
      <w:adjustRightInd w:val="0"/>
      <w:spacing w:after="120"/>
      <w:jc w:val="center"/>
      <w:textAlignment w:val="baseline"/>
    </w:pPr>
    <w:rPr>
      <w:rFonts w:ascii="Arial" w:eastAsia="MS Mincho" w:hAnsi="Arial"/>
      <w:b/>
      <w:sz w:val="24"/>
      <w:szCs w:val="20"/>
      <w:lang w:val="de-DE" w:eastAsia="ja-JP"/>
    </w:rPr>
  </w:style>
  <w:style w:type="character" w:customStyle="1" w:styleId="TitleChar">
    <w:name w:val="Title Char"/>
    <w:aliases w:val="no break Char Car Char,H3 Char Car Char,h3 Char Car Char"/>
    <w:basedOn w:val="DefaultParagraphFont"/>
    <w:rsid w:val="00F715D0"/>
    <w:rPr>
      <w:rFonts w:asciiTheme="majorHAnsi" w:eastAsiaTheme="majorEastAsia" w:hAnsiTheme="majorHAnsi" w:cstheme="majorBidi"/>
      <w:spacing w:val="-10"/>
      <w:kern w:val="28"/>
      <w:sz w:val="56"/>
      <w:szCs w:val="56"/>
      <w:lang w:eastAsia="en-US"/>
    </w:rPr>
  </w:style>
  <w:style w:type="character" w:customStyle="1" w:styleId="TitleChar1">
    <w:name w:val="Title Char1"/>
    <w:aliases w:val="Heading 31 Char"/>
    <w:link w:val="Title"/>
    <w:rsid w:val="00F715D0"/>
    <w:rPr>
      <w:rFonts w:ascii="Arial" w:eastAsia="MS Mincho" w:hAnsi="Arial"/>
      <w:b/>
      <w:sz w:val="24"/>
      <w:lang w:val="de-DE" w:eastAsia="ja-JP"/>
    </w:rPr>
  </w:style>
  <w:style w:type="paragraph" w:customStyle="1" w:styleId="TAR">
    <w:name w:val="TAR"/>
    <w:basedOn w:val="TAL"/>
    <w:rsid w:val="00F715D0"/>
    <w:pPr>
      <w:jc w:val="right"/>
    </w:pPr>
    <w:rPr>
      <w:rFonts w:eastAsia="Times New Roman"/>
    </w:rPr>
  </w:style>
  <w:style w:type="paragraph" w:customStyle="1" w:styleId="TableText">
    <w:name w:val="TableText"/>
    <w:basedOn w:val="BodyTextIndent"/>
    <w:rsid w:val="00F715D0"/>
    <w:pPr>
      <w:keepNext/>
      <w:keepLines/>
      <w:overflowPunct w:val="0"/>
      <w:autoSpaceDE w:val="0"/>
      <w:autoSpaceDN w:val="0"/>
      <w:adjustRightInd w:val="0"/>
      <w:snapToGrid w:val="0"/>
      <w:spacing w:after="180" w:line="240" w:lineRule="auto"/>
      <w:ind w:left="0"/>
      <w:jc w:val="center"/>
    </w:pPr>
    <w:rPr>
      <w:rFonts w:eastAsia="Times New Roman"/>
      <w:kern w:val="2"/>
      <w:lang w:val="en-GB" w:eastAsia="en-US"/>
    </w:rPr>
  </w:style>
  <w:style w:type="paragraph" w:customStyle="1" w:styleId="ZT">
    <w:name w:val="ZT"/>
    <w:rsid w:val="00F715D0"/>
    <w:pPr>
      <w:framePr w:wrap="notBeside" w:hAnchor="margin" w:yAlign="center"/>
      <w:widowControl w:val="0"/>
      <w:spacing w:line="240" w:lineRule="atLeast"/>
      <w:jc w:val="right"/>
    </w:pPr>
    <w:rPr>
      <w:rFonts w:ascii="Arial" w:eastAsia="MS Mincho" w:hAnsi="Arial"/>
      <w:b/>
      <w:sz w:val="34"/>
      <w:lang w:eastAsia="en-US"/>
    </w:rPr>
  </w:style>
  <w:style w:type="paragraph" w:styleId="Index2">
    <w:name w:val="index 2"/>
    <w:basedOn w:val="Index1"/>
    <w:rsid w:val="00F715D0"/>
    <w:pPr>
      <w:overflowPunct/>
      <w:autoSpaceDE/>
      <w:autoSpaceDN/>
      <w:adjustRightInd/>
      <w:ind w:left="284"/>
      <w:textAlignment w:val="auto"/>
    </w:pPr>
    <w:rPr>
      <w:rFonts w:eastAsia="MS Mincho"/>
      <w:lang w:eastAsia="ja-JP"/>
    </w:rPr>
  </w:style>
  <w:style w:type="paragraph" w:customStyle="1" w:styleId="ZH">
    <w:name w:val="ZH"/>
    <w:rsid w:val="00F715D0"/>
    <w:pPr>
      <w:framePr w:wrap="notBeside" w:vAnchor="page" w:hAnchor="margin" w:xAlign="center" w:y="6805"/>
      <w:widowControl w:val="0"/>
    </w:pPr>
    <w:rPr>
      <w:rFonts w:ascii="Arial" w:eastAsia="MS Mincho" w:hAnsi="Arial"/>
      <w:noProof/>
      <w:lang w:eastAsia="en-US"/>
    </w:rPr>
  </w:style>
  <w:style w:type="paragraph" w:customStyle="1" w:styleId="TT">
    <w:name w:val="TT"/>
    <w:basedOn w:val="Heading1"/>
    <w:next w:val="Normal"/>
    <w:rsid w:val="00F715D0"/>
    <w:pPr>
      <w:keepLines/>
      <w:numPr>
        <w:numId w:val="0"/>
      </w:numPr>
      <w:tabs>
        <w:tab w:val="num" w:pos="851"/>
      </w:tabs>
      <w:spacing w:after="180"/>
      <w:ind w:left="851" w:hanging="851"/>
      <w:outlineLvl w:val="9"/>
    </w:pPr>
    <w:rPr>
      <w:rFonts w:eastAsia="MS Mincho" w:cs="Times New Roman"/>
      <w:b w:val="0"/>
      <w:bCs w:val="0"/>
      <w:kern w:val="0"/>
      <w:sz w:val="36"/>
      <w:szCs w:val="20"/>
    </w:rPr>
  </w:style>
  <w:style w:type="paragraph" w:styleId="ListNumber2">
    <w:name w:val="List Number 2"/>
    <w:basedOn w:val="ListNumber"/>
    <w:rsid w:val="00F715D0"/>
    <w:pPr>
      <w:ind w:left="851"/>
    </w:pPr>
  </w:style>
  <w:style w:type="paragraph" w:styleId="ListNumber">
    <w:name w:val="List Number"/>
    <w:basedOn w:val="List"/>
    <w:rsid w:val="00F715D0"/>
    <w:pPr>
      <w:spacing w:after="180"/>
      <w:ind w:left="568" w:hanging="284"/>
    </w:pPr>
    <w:rPr>
      <w:rFonts w:ascii="Times New Roman" w:eastAsia="MS Mincho" w:hAnsi="Times New Roman"/>
      <w:szCs w:val="20"/>
      <w:lang w:eastAsia="ja-JP"/>
    </w:rPr>
  </w:style>
  <w:style w:type="character" w:styleId="FootnoteReference">
    <w:name w:val="footnote reference"/>
    <w:rsid w:val="00F715D0"/>
    <w:rPr>
      <w:b/>
      <w:position w:val="6"/>
      <w:sz w:val="16"/>
    </w:rPr>
  </w:style>
  <w:style w:type="paragraph" w:customStyle="1" w:styleId="TF">
    <w:name w:val="TF"/>
    <w:aliases w:val="left"/>
    <w:basedOn w:val="TH"/>
    <w:link w:val="TFZchn"/>
    <w:qFormat/>
    <w:rsid w:val="00F715D0"/>
    <w:pPr>
      <w:keepNext w:val="0"/>
      <w:overflowPunct/>
      <w:autoSpaceDE/>
      <w:autoSpaceDN/>
      <w:adjustRightInd/>
      <w:spacing w:before="0" w:after="240"/>
      <w:textAlignment w:val="auto"/>
    </w:pPr>
    <w:rPr>
      <w:rFonts w:eastAsia="MS Mincho"/>
      <w:lang w:eastAsia="ja-JP"/>
    </w:rPr>
  </w:style>
  <w:style w:type="paragraph" w:customStyle="1" w:styleId="EX">
    <w:name w:val="EX"/>
    <w:basedOn w:val="Normal"/>
    <w:rsid w:val="00F715D0"/>
    <w:pPr>
      <w:keepLines/>
      <w:spacing w:after="180"/>
      <w:ind w:left="1702" w:hanging="1418"/>
    </w:pPr>
    <w:rPr>
      <w:rFonts w:ascii="Times New Roman" w:eastAsia="MS Mincho" w:hAnsi="Times New Roman"/>
      <w:szCs w:val="20"/>
      <w:lang w:eastAsia="ja-JP"/>
    </w:rPr>
  </w:style>
  <w:style w:type="paragraph" w:customStyle="1" w:styleId="FP">
    <w:name w:val="FP"/>
    <w:basedOn w:val="Normal"/>
    <w:uiPriority w:val="99"/>
    <w:rsid w:val="00F715D0"/>
    <w:rPr>
      <w:rFonts w:ascii="Times New Roman" w:eastAsia="MS Mincho" w:hAnsi="Times New Roman"/>
      <w:szCs w:val="20"/>
      <w:lang w:eastAsia="ja-JP"/>
    </w:rPr>
  </w:style>
  <w:style w:type="paragraph" w:customStyle="1" w:styleId="LD">
    <w:name w:val="LD"/>
    <w:rsid w:val="00F715D0"/>
    <w:pPr>
      <w:keepNext/>
      <w:keepLines/>
      <w:spacing w:line="180" w:lineRule="exact"/>
    </w:pPr>
    <w:rPr>
      <w:rFonts w:ascii="MS LineDraw" w:eastAsia="MS Mincho" w:hAnsi="MS LineDraw"/>
      <w:noProof/>
      <w:lang w:eastAsia="en-US"/>
    </w:rPr>
  </w:style>
  <w:style w:type="paragraph" w:customStyle="1" w:styleId="NW">
    <w:name w:val="NW"/>
    <w:basedOn w:val="NO"/>
    <w:rsid w:val="00F715D0"/>
    <w:rPr>
      <w:rFonts w:eastAsia="MS Mincho"/>
      <w:sz w:val="20"/>
      <w:lang w:eastAsia="ja-JP"/>
    </w:rPr>
  </w:style>
  <w:style w:type="paragraph" w:customStyle="1" w:styleId="EW">
    <w:name w:val="EW"/>
    <w:basedOn w:val="EX"/>
    <w:rsid w:val="00F715D0"/>
    <w:pPr>
      <w:spacing w:after="0"/>
    </w:pPr>
  </w:style>
  <w:style w:type="paragraph" w:styleId="ListBullet2">
    <w:name w:val="List Bullet 2"/>
    <w:aliases w:val="lb2"/>
    <w:basedOn w:val="ListBullet"/>
    <w:qFormat/>
    <w:rsid w:val="00F715D0"/>
    <w:pPr>
      <w:overflowPunct/>
      <w:autoSpaceDE/>
      <w:autoSpaceDN/>
      <w:adjustRightInd/>
      <w:ind w:left="851"/>
      <w:textAlignment w:val="auto"/>
    </w:pPr>
    <w:rPr>
      <w:rFonts w:eastAsia="MS Mincho"/>
      <w:lang w:eastAsia="ja-JP"/>
    </w:rPr>
  </w:style>
  <w:style w:type="paragraph" w:styleId="ListBullet3">
    <w:name w:val="List Bullet 3"/>
    <w:basedOn w:val="ListBullet2"/>
    <w:qFormat/>
    <w:rsid w:val="00F715D0"/>
    <w:pPr>
      <w:ind w:left="1135"/>
    </w:pPr>
  </w:style>
  <w:style w:type="paragraph" w:customStyle="1" w:styleId="NF">
    <w:name w:val="NF"/>
    <w:basedOn w:val="NO"/>
    <w:rsid w:val="00F715D0"/>
    <w:pPr>
      <w:keepNext/>
    </w:pPr>
    <w:rPr>
      <w:rFonts w:ascii="Arial" w:eastAsia="MS Mincho" w:hAnsi="Arial"/>
      <w:sz w:val="18"/>
      <w:lang w:eastAsia="ja-JP"/>
    </w:rPr>
  </w:style>
  <w:style w:type="paragraph" w:customStyle="1" w:styleId="ZB">
    <w:name w:val="ZB"/>
    <w:rsid w:val="00F715D0"/>
    <w:pPr>
      <w:framePr w:w="10206" w:h="284" w:hRule="exact" w:wrap="notBeside" w:vAnchor="page" w:hAnchor="margin" w:y="1986"/>
      <w:widowControl w:val="0"/>
      <w:ind w:right="28"/>
      <w:jc w:val="right"/>
    </w:pPr>
    <w:rPr>
      <w:rFonts w:ascii="Arial" w:eastAsia="MS Mincho" w:hAnsi="Arial"/>
      <w:i/>
      <w:noProof/>
      <w:lang w:eastAsia="en-US"/>
    </w:rPr>
  </w:style>
  <w:style w:type="paragraph" w:customStyle="1" w:styleId="ZD">
    <w:name w:val="ZD"/>
    <w:rsid w:val="00F715D0"/>
    <w:pPr>
      <w:framePr w:wrap="notBeside" w:vAnchor="page" w:hAnchor="margin" w:y="15764"/>
      <w:widowControl w:val="0"/>
    </w:pPr>
    <w:rPr>
      <w:rFonts w:ascii="Arial" w:eastAsia="MS Mincho" w:hAnsi="Arial"/>
      <w:noProof/>
      <w:sz w:val="32"/>
      <w:lang w:eastAsia="en-US"/>
    </w:rPr>
  </w:style>
  <w:style w:type="paragraph" w:customStyle="1" w:styleId="ZU">
    <w:name w:val="ZU"/>
    <w:rsid w:val="00F715D0"/>
    <w:pPr>
      <w:framePr w:w="10206" w:wrap="notBeside" w:vAnchor="page" w:hAnchor="margin" w:y="6238"/>
      <w:widowControl w:val="0"/>
      <w:pBdr>
        <w:top w:val="single" w:sz="12" w:space="1" w:color="auto"/>
      </w:pBdr>
      <w:jc w:val="right"/>
    </w:pPr>
    <w:rPr>
      <w:rFonts w:ascii="Arial" w:eastAsia="MS Mincho" w:hAnsi="Arial"/>
      <w:noProof/>
      <w:lang w:eastAsia="en-US"/>
    </w:rPr>
  </w:style>
  <w:style w:type="paragraph" w:customStyle="1" w:styleId="ZV">
    <w:name w:val="ZV"/>
    <w:basedOn w:val="ZU"/>
    <w:qFormat/>
    <w:rsid w:val="00F715D0"/>
    <w:pPr>
      <w:framePr w:wrap="notBeside" w:y="16161"/>
    </w:pPr>
  </w:style>
  <w:style w:type="character" w:customStyle="1" w:styleId="ZGSM">
    <w:name w:val="ZGSM"/>
    <w:rsid w:val="00F715D0"/>
  </w:style>
  <w:style w:type="paragraph" w:customStyle="1" w:styleId="ZG">
    <w:name w:val="ZG"/>
    <w:qFormat/>
    <w:rsid w:val="00F715D0"/>
    <w:pPr>
      <w:framePr w:wrap="notBeside" w:vAnchor="page" w:hAnchor="margin" w:xAlign="right" w:y="6805"/>
      <w:widowControl w:val="0"/>
      <w:jc w:val="right"/>
    </w:pPr>
    <w:rPr>
      <w:rFonts w:ascii="Arial" w:eastAsia="MS Mincho" w:hAnsi="Arial"/>
      <w:noProof/>
      <w:lang w:eastAsia="en-US"/>
    </w:rPr>
  </w:style>
  <w:style w:type="paragraph" w:styleId="List4">
    <w:name w:val="List 4"/>
    <w:basedOn w:val="List3"/>
    <w:rsid w:val="00F715D0"/>
    <w:pPr>
      <w:spacing w:after="180"/>
      <w:ind w:left="1418" w:hanging="284"/>
      <w:contextualSpacing w:val="0"/>
    </w:pPr>
    <w:rPr>
      <w:rFonts w:ascii="Times New Roman" w:eastAsia="SimSun" w:hAnsi="Times New Roman"/>
      <w:szCs w:val="20"/>
      <w:lang w:val="en-US" w:eastAsia="ja-JP"/>
    </w:rPr>
  </w:style>
  <w:style w:type="paragraph" w:styleId="List5">
    <w:name w:val="List 5"/>
    <w:basedOn w:val="List4"/>
    <w:rsid w:val="00F715D0"/>
    <w:pPr>
      <w:ind w:left="1702"/>
    </w:pPr>
  </w:style>
  <w:style w:type="paragraph" w:customStyle="1" w:styleId="EditorsNote">
    <w:name w:val="Editor's Note"/>
    <w:basedOn w:val="NO"/>
    <w:rsid w:val="00F715D0"/>
    <w:pPr>
      <w:spacing w:after="180"/>
    </w:pPr>
    <w:rPr>
      <w:rFonts w:eastAsia="MS Mincho"/>
      <w:color w:val="FF0000"/>
      <w:sz w:val="20"/>
      <w:lang w:eastAsia="ja-JP"/>
    </w:rPr>
  </w:style>
  <w:style w:type="paragraph" w:styleId="ListBullet4">
    <w:name w:val="List Bullet 4"/>
    <w:basedOn w:val="ListBullet3"/>
    <w:rsid w:val="00F715D0"/>
    <w:pPr>
      <w:ind w:left="1418"/>
    </w:pPr>
  </w:style>
  <w:style w:type="paragraph" w:styleId="ListBullet5">
    <w:name w:val="List Bullet 5"/>
    <w:basedOn w:val="ListBullet4"/>
    <w:rsid w:val="00F715D0"/>
    <w:pPr>
      <w:ind w:left="1702"/>
    </w:pPr>
  </w:style>
  <w:style w:type="paragraph" w:customStyle="1" w:styleId="B4">
    <w:name w:val="B4"/>
    <w:basedOn w:val="List4"/>
    <w:link w:val="B4Char"/>
    <w:qFormat/>
    <w:rsid w:val="00F715D0"/>
  </w:style>
  <w:style w:type="paragraph" w:customStyle="1" w:styleId="B5">
    <w:name w:val="B5"/>
    <w:basedOn w:val="List5"/>
    <w:uiPriority w:val="99"/>
    <w:rsid w:val="00F715D0"/>
  </w:style>
  <w:style w:type="paragraph" w:customStyle="1" w:styleId="ZTD">
    <w:name w:val="ZTD"/>
    <w:basedOn w:val="ZB"/>
    <w:rsid w:val="00F715D0"/>
    <w:pPr>
      <w:framePr w:hRule="auto" w:wrap="notBeside" w:y="852"/>
    </w:pPr>
    <w:rPr>
      <w:i w:val="0"/>
      <w:sz w:val="40"/>
    </w:rPr>
  </w:style>
  <w:style w:type="paragraph" w:customStyle="1" w:styleId="tdoc-header">
    <w:name w:val="tdoc-header"/>
    <w:rsid w:val="00F715D0"/>
    <w:rPr>
      <w:rFonts w:ascii="Arial" w:eastAsia="MS Mincho" w:hAnsi="Arial"/>
      <w:noProof/>
      <w:sz w:val="24"/>
      <w:lang w:eastAsia="en-US"/>
    </w:rPr>
  </w:style>
  <w:style w:type="paragraph" w:customStyle="1" w:styleId="HDStyleLS">
    <w:name w:val="HDStyle_LS"/>
    <w:basedOn w:val="Header"/>
    <w:rsid w:val="00F715D0"/>
    <w:pPr>
      <w:tabs>
        <w:tab w:val="clear" w:pos="4536"/>
        <w:tab w:val="clear" w:pos="9072"/>
        <w:tab w:val="center" w:pos="4680"/>
        <w:tab w:val="right" w:pos="9360"/>
        <w:tab w:val="right" w:pos="9639"/>
        <w:tab w:val="right" w:pos="10206"/>
      </w:tabs>
      <w:jc w:val="both"/>
    </w:pPr>
    <w:rPr>
      <w:rFonts w:ascii="Arial" w:eastAsia="MS Mincho" w:hAnsi="Arial" w:cs="Arial"/>
      <w:b/>
      <w:sz w:val="28"/>
      <w:szCs w:val="20"/>
    </w:rPr>
  </w:style>
  <w:style w:type="paragraph" w:customStyle="1" w:styleId="INDENT1">
    <w:name w:val="INDENT1"/>
    <w:basedOn w:val="Normal"/>
    <w:rsid w:val="00F715D0"/>
    <w:pPr>
      <w:overflowPunct w:val="0"/>
      <w:autoSpaceDE w:val="0"/>
      <w:autoSpaceDN w:val="0"/>
      <w:adjustRightInd w:val="0"/>
      <w:spacing w:after="180"/>
      <w:ind w:left="851"/>
      <w:textAlignment w:val="baseline"/>
    </w:pPr>
    <w:rPr>
      <w:rFonts w:ascii="Times New Roman" w:eastAsia="MS Mincho" w:hAnsi="Times New Roman"/>
      <w:szCs w:val="20"/>
      <w:lang w:eastAsia="ja-JP"/>
    </w:rPr>
  </w:style>
  <w:style w:type="paragraph" w:customStyle="1" w:styleId="INDENT2">
    <w:name w:val="INDENT2"/>
    <w:basedOn w:val="Normal"/>
    <w:rsid w:val="00F715D0"/>
    <w:pPr>
      <w:overflowPunct w:val="0"/>
      <w:autoSpaceDE w:val="0"/>
      <w:autoSpaceDN w:val="0"/>
      <w:adjustRightInd w:val="0"/>
      <w:spacing w:after="180"/>
      <w:ind w:left="1135" w:hanging="284"/>
      <w:textAlignment w:val="baseline"/>
    </w:pPr>
    <w:rPr>
      <w:rFonts w:ascii="Times New Roman" w:eastAsia="MS Mincho" w:hAnsi="Times New Roman"/>
      <w:szCs w:val="20"/>
      <w:lang w:eastAsia="ja-JP"/>
    </w:rPr>
  </w:style>
  <w:style w:type="paragraph" w:customStyle="1" w:styleId="INDENT3">
    <w:name w:val="INDENT3"/>
    <w:basedOn w:val="Normal"/>
    <w:rsid w:val="00F715D0"/>
    <w:pPr>
      <w:overflowPunct w:val="0"/>
      <w:autoSpaceDE w:val="0"/>
      <w:autoSpaceDN w:val="0"/>
      <w:adjustRightInd w:val="0"/>
      <w:spacing w:after="180"/>
      <w:ind w:left="1701" w:hanging="567"/>
      <w:textAlignment w:val="baseline"/>
    </w:pPr>
    <w:rPr>
      <w:rFonts w:ascii="Times New Roman" w:eastAsia="MS Mincho" w:hAnsi="Times New Roman"/>
      <w:szCs w:val="20"/>
      <w:lang w:eastAsia="ja-JP"/>
    </w:rPr>
  </w:style>
  <w:style w:type="paragraph" w:customStyle="1" w:styleId="FigureTitle">
    <w:name w:val="Figure_Title"/>
    <w:basedOn w:val="Normal"/>
    <w:next w:val="Normal"/>
    <w:rsid w:val="00F715D0"/>
    <w:pPr>
      <w:keepLines/>
      <w:tabs>
        <w:tab w:val="left" w:pos="794"/>
        <w:tab w:val="left" w:pos="1191"/>
        <w:tab w:val="left" w:pos="1588"/>
        <w:tab w:val="left" w:pos="1985"/>
      </w:tabs>
      <w:overflowPunct w:val="0"/>
      <w:autoSpaceDE w:val="0"/>
      <w:autoSpaceDN w:val="0"/>
      <w:adjustRightInd w:val="0"/>
      <w:spacing w:before="120" w:after="480"/>
      <w:jc w:val="center"/>
      <w:textAlignment w:val="baseline"/>
    </w:pPr>
    <w:rPr>
      <w:rFonts w:ascii="Times New Roman" w:eastAsia="MS Mincho" w:hAnsi="Times New Roman"/>
      <w:b/>
      <w:sz w:val="24"/>
      <w:szCs w:val="20"/>
      <w:lang w:eastAsia="ja-JP"/>
    </w:rPr>
  </w:style>
  <w:style w:type="paragraph" w:customStyle="1" w:styleId="RecCCITT">
    <w:name w:val="Rec_CCITT_#"/>
    <w:basedOn w:val="Normal"/>
    <w:rsid w:val="00F715D0"/>
    <w:pPr>
      <w:keepNext/>
      <w:keepLines/>
      <w:overflowPunct w:val="0"/>
      <w:autoSpaceDE w:val="0"/>
      <w:autoSpaceDN w:val="0"/>
      <w:adjustRightInd w:val="0"/>
      <w:spacing w:after="180"/>
      <w:textAlignment w:val="baseline"/>
    </w:pPr>
    <w:rPr>
      <w:rFonts w:ascii="Times New Roman" w:eastAsia="MS Mincho" w:hAnsi="Times New Roman"/>
      <w:b/>
      <w:szCs w:val="20"/>
      <w:lang w:eastAsia="ja-JP"/>
    </w:rPr>
  </w:style>
  <w:style w:type="paragraph" w:customStyle="1" w:styleId="CouvRecTitle">
    <w:name w:val="Couv Rec Title"/>
    <w:basedOn w:val="Normal"/>
    <w:rsid w:val="00F715D0"/>
    <w:pPr>
      <w:keepNext/>
      <w:keepLines/>
      <w:overflowPunct w:val="0"/>
      <w:autoSpaceDE w:val="0"/>
      <w:autoSpaceDN w:val="0"/>
      <w:adjustRightInd w:val="0"/>
      <w:spacing w:before="240" w:after="180"/>
      <w:ind w:left="1418"/>
      <w:textAlignment w:val="baseline"/>
    </w:pPr>
    <w:rPr>
      <w:rFonts w:ascii="Arial" w:eastAsia="MS Mincho" w:hAnsi="Arial"/>
      <w:b/>
      <w:sz w:val="36"/>
      <w:szCs w:val="20"/>
      <w:lang w:val="en-US" w:eastAsia="ja-JP"/>
    </w:rPr>
  </w:style>
  <w:style w:type="paragraph" w:customStyle="1" w:styleId="TAJ">
    <w:name w:val="TAJ"/>
    <w:basedOn w:val="TH"/>
    <w:rsid w:val="00F715D0"/>
    <w:rPr>
      <w:rFonts w:eastAsia="MS Mincho"/>
      <w:lang w:eastAsia="ja-JP"/>
    </w:rPr>
  </w:style>
  <w:style w:type="paragraph" w:customStyle="1" w:styleId="Guidance">
    <w:name w:val="Guidance"/>
    <w:basedOn w:val="Normal"/>
    <w:rsid w:val="00F715D0"/>
    <w:pPr>
      <w:overflowPunct w:val="0"/>
      <w:autoSpaceDE w:val="0"/>
      <w:autoSpaceDN w:val="0"/>
      <w:adjustRightInd w:val="0"/>
      <w:spacing w:after="180"/>
      <w:textAlignment w:val="baseline"/>
    </w:pPr>
    <w:rPr>
      <w:rFonts w:ascii="Times New Roman" w:eastAsia="MS Mincho" w:hAnsi="Times New Roman"/>
      <w:i/>
      <w:color w:val="0000FF"/>
      <w:szCs w:val="20"/>
      <w:lang w:eastAsia="ja-JP"/>
    </w:rPr>
  </w:style>
  <w:style w:type="paragraph" w:customStyle="1" w:styleId="TitleText">
    <w:name w:val="Title Text"/>
    <w:basedOn w:val="Normal"/>
    <w:next w:val="Normal"/>
    <w:rsid w:val="00F715D0"/>
    <w:pPr>
      <w:overflowPunct w:val="0"/>
      <w:autoSpaceDE w:val="0"/>
      <w:autoSpaceDN w:val="0"/>
      <w:adjustRightInd w:val="0"/>
      <w:spacing w:after="220"/>
      <w:textAlignment w:val="baseline"/>
    </w:pPr>
    <w:rPr>
      <w:rFonts w:ascii="Times New Roman" w:eastAsia="MS Mincho" w:hAnsi="Times New Roman"/>
      <w:b/>
      <w:szCs w:val="20"/>
      <w:lang w:val="en-US" w:eastAsia="ja-JP"/>
    </w:rPr>
  </w:style>
  <w:style w:type="paragraph" w:customStyle="1" w:styleId="91">
    <w:name w:val="目录 91"/>
    <w:basedOn w:val="TOC8"/>
    <w:uiPriority w:val="39"/>
    <w:rsid w:val="00F715D0"/>
    <w:pPr>
      <w:keepLines/>
      <w:tabs>
        <w:tab w:val="right" w:leader="dot" w:pos="9639"/>
      </w:tabs>
      <w:overflowPunct w:val="0"/>
      <w:autoSpaceDE w:val="0"/>
      <w:autoSpaceDN w:val="0"/>
      <w:adjustRightInd w:val="0"/>
      <w:spacing w:before="180"/>
      <w:ind w:left="1418" w:right="425" w:hanging="1418"/>
      <w:textAlignment w:val="baseline"/>
    </w:pPr>
    <w:rPr>
      <w:rFonts w:ascii="Times New Roman" w:eastAsia="MS Mincho" w:hAnsi="Times New Roman" w:cs="Times New Roman"/>
      <w:b/>
      <w:noProof/>
      <w:sz w:val="22"/>
      <w:szCs w:val="20"/>
    </w:rPr>
  </w:style>
  <w:style w:type="paragraph" w:customStyle="1" w:styleId="CRfront">
    <w:name w:val="CR_front"/>
    <w:next w:val="Normal"/>
    <w:rsid w:val="00F715D0"/>
    <w:rPr>
      <w:rFonts w:ascii="Arial" w:eastAsia="MS Mincho" w:hAnsi="Arial"/>
      <w:lang w:eastAsia="en-US"/>
    </w:rPr>
  </w:style>
  <w:style w:type="paragraph" w:customStyle="1" w:styleId="berschrift2Head2A2">
    <w:name w:val="Überschrift 2.Head2A.2"/>
    <w:basedOn w:val="Heading1"/>
    <w:next w:val="Normal"/>
    <w:rsid w:val="00F715D0"/>
    <w:pPr>
      <w:keepLines/>
      <w:numPr>
        <w:numId w:val="0"/>
      </w:numPr>
      <w:tabs>
        <w:tab w:val="num" w:pos="851"/>
      </w:tabs>
      <w:spacing w:before="180" w:after="180"/>
      <w:ind w:left="851" w:hanging="851"/>
      <w:outlineLvl w:val="1"/>
    </w:pPr>
    <w:rPr>
      <w:rFonts w:eastAsia="MS Mincho" w:cs="Times New Roman"/>
      <w:b w:val="0"/>
      <w:bCs w:val="0"/>
      <w:kern w:val="0"/>
      <w:szCs w:val="20"/>
      <w:lang w:eastAsia="de-DE"/>
    </w:rPr>
  </w:style>
  <w:style w:type="paragraph" w:customStyle="1" w:styleId="berschrift3h3H3Underrubrik2">
    <w:name w:val="Überschrift 3.h3.H3.Underrubrik2"/>
    <w:basedOn w:val="Heading2"/>
    <w:next w:val="Normal"/>
    <w:rsid w:val="00F715D0"/>
    <w:pPr>
      <w:keepLines/>
      <w:numPr>
        <w:numId w:val="7"/>
      </w:numPr>
      <w:spacing w:before="120" w:after="180"/>
      <w:outlineLvl w:val="2"/>
    </w:pPr>
    <w:rPr>
      <w:rFonts w:eastAsia="MS Mincho" w:cs="Times New Roman"/>
      <w:b w:val="0"/>
      <w:bCs w:val="0"/>
      <w:i w:val="0"/>
      <w:iCs w:val="0"/>
      <w:sz w:val="28"/>
      <w:szCs w:val="20"/>
      <w:lang w:eastAsia="de-DE"/>
    </w:rPr>
  </w:style>
  <w:style w:type="paragraph" w:customStyle="1" w:styleId="Bullets">
    <w:name w:val="Bullets"/>
    <w:basedOn w:val="BodyText"/>
    <w:rsid w:val="00F715D0"/>
    <w:pPr>
      <w:widowControl w:val="0"/>
      <w:spacing w:after="0"/>
    </w:pPr>
    <w:rPr>
      <w:rFonts w:ascii="Times New Roman" w:eastAsia="SimSun" w:hAnsi="Times New Roman"/>
      <w:color w:val="0000FF"/>
      <w:kern w:val="2"/>
      <w:sz w:val="21"/>
      <w:szCs w:val="20"/>
      <w:lang w:val="en-US" w:eastAsia="zh-CN"/>
    </w:rPr>
  </w:style>
  <w:style w:type="paragraph" w:customStyle="1" w:styleId="BalloonText1">
    <w:name w:val="Balloon Text1"/>
    <w:basedOn w:val="Normal"/>
    <w:semiHidden/>
    <w:rsid w:val="00F715D0"/>
    <w:pPr>
      <w:overflowPunct w:val="0"/>
      <w:autoSpaceDE w:val="0"/>
      <w:autoSpaceDN w:val="0"/>
      <w:adjustRightInd w:val="0"/>
      <w:spacing w:after="180"/>
      <w:textAlignment w:val="baseline"/>
    </w:pPr>
    <w:rPr>
      <w:rFonts w:ascii="Tahoma" w:eastAsia="MS Mincho" w:hAnsi="Tahoma" w:cs="Tahoma"/>
      <w:sz w:val="16"/>
      <w:szCs w:val="16"/>
      <w:lang w:eastAsia="ja-JP"/>
    </w:rPr>
  </w:style>
  <w:style w:type="paragraph" w:customStyle="1" w:styleId="Normal-Figure">
    <w:name w:val="Normal-Figure"/>
    <w:basedOn w:val="Normal"/>
    <w:rsid w:val="00F715D0"/>
    <w:pPr>
      <w:spacing w:before="360" w:line="240" w:lineRule="atLeast"/>
      <w:jc w:val="center"/>
    </w:pPr>
    <w:rPr>
      <w:rFonts w:ascii="Times New Roman" w:eastAsia="MS Mincho" w:hAnsi="Times New Roman"/>
      <w:szCs w:val="20"/>
      <w:lang w:val="en-US" w:eastAsia="ja-JP"/>
    </w:rPr>
  </w:style>
  <w:style w:type="paragraph" w:styleId="BodyTextIndent2">
    <w:name w:val="Body Text Indent 2"/>
    <w:basedOn w:val="Normal"/>
    <w:link w:val="BodyTextIndent2Char"/>
    <w:uiPriority w:val="99"/>
    <w:qFormat/>
    <w:rsid w:val="00F715D0"/>
    <w:pPr>
      <w:spacing w:after="180"/>
      <w:ind w:leftChars="100" w:left="200"/>
    </w:pPr>
    <w:rPr>
      <w:rFonts w:ascii="Times New Roman" w:eastAsia="MS Mincho" w:hAnsi="Times New Roman"/>
      <w:szCs w:val="20"/>
      <w:lang w:eastAsia="ja-JP"/>
    </w:rPr>
  </w:style>
  <w:style w:type="character" w:customStyle="1" w:styleId="BodyTextIndent2Char">
    <w:name w:val="Body Text Indent 2 Char"/>
    <w:basedOn w:val="DefaultParagraphFont"/>
    <w:link w:val="BodyTextIndent2"/>
    <w:rsid w:val="00F715D0"/>
    <w:rPr>
      <w:rFonts w:eastAsia="MS Mincho"/>
      <w:lang w:eastAsia="ja-JP"/>
    </w:rPr>
  </w:style>
  <w:style w:type="character" w:customStyle="1" w:styleId="ListChar">
    <w:name w:val="List Char"/>
    <w:link w:val="List"/>
    <w:rsid w:val="00F715D0"/>
    <w:rPr>
      <w:rFonts w:ascii="Times" w:hAnsi="Times"/>
      <w:szCs w:val="24"/>
      <w:lang w:eastAsia="en-US"/>
    </w:rPr>
  </w:style>
  <w:style w:type="character" w:customStyle="1" w:styleId="List2Char">
    <w:name w:val="List 2 Char"/>
    <w:link w:val="List2"/>
    <w:rsid w:val="00F715D0"/>
    <w:rPr>
      <w:rFonts w:ascii="Times" w:hAnsi="Times"/>
      <w:szCs w:val="24"/>
      <w:lang w:eastAsia="en-US"/>
    </w:rPr>
  </w:style>
  <w:style w:type="character" w:customStyle="1" w:styleId="List3Char">
    <w:name w:val="List 3 Char"/>
    <w:link w:val="List3"/>
    <w:rsid w:val="00F715D0"/>
    <w:rPr>
      <w:rFonts w:ascii="Times" w:hAnsi="Times"/>
      <w:szCs w:val="24"/>
      <w:lang w:eastAsia="en-US"/>
    </w:rPr>
  </w:style>
  <w:style w:type="paragraph" w:styleId="ListContinue2">
    <w:name w:val="List Continue 2"/>
    <w:basedOn w:val="Normal"/>
    <w:rsid w:val="00F715D0"/>
    <w:pPr>
      <w:spacing w:after="180"/>
      <w:ind w:leftChars="400" w:left="850"/>
    </w:pPr>
    <w:rPr>
      <w:rFonts w:ascii="Times New Roman" w:eastAsia="MS Mincho" w:hAnsi="Times New Roman"/>
      <w:szCs w:val="20"/>
      <w:lang w:eastAsia="ja-JP"/>
    </w:rPr>
  </w:style>
  <w:style w:type="paragraph" w:styleId="BodyTextFirstIndent2">
    <w:name w:val="Body Text First Indent 2"/>
    <w:basedOn w:val="BodyTextIndent"/>
    <w:link w:val="BodyTextFirstIndent2Char"/>
    <w:rsid w:val="00F715D0"/>
    <w:pPr>
      <w:spacing w:after="180" w:line="240" w:lineRule="auto"/>
      <w:ind w:leftChars="400" w:left="851" w:firstLineChars="100" w:firstLine="210"/>
    </w:pPr>
    <w:rPr>
      <w:rFonts w:eastAsia="MS Mincho"/>
      <w:lang w:val="en-GB" w:eastAsia="en-US"/>
    </w:rPr>
  </w:style>
  <w:style w:type="character" w:customStyle="1" w:styleId="BodyTextFirstIndent2Char">
    <w:name w:val="Body Text First Indent 2 Char"/>
    <w:basedOn w:val="BodyTextIndentChar"/>
    <w:link w:val="BodyTextFirstIndent2"/>
    <w:rsid w:val="00F715D0"/>
    <w:rPr>
      <w:rFonts w:eastAsia="MS Mincho"/>
      <w:lang w:val="en-US" w:eastAsia="en-US"/>
    </w:rPr>
  </w:style>
  <w:style w:type="paragraph" w:customStyle="1" w:styleId="List1">
    <w:name w:val="List 1"/>
    <w:basedOn w:val="Normal"/>
    <w:rsid w:val="00F715D0"/>
    <w:pPr>
      <w:spacing w:after="120"/>
      <w:ind w:left="568" w:hanging="284"/>
    </w:pPr>
    <w:rPr>
      <w:rFonts w:ascii="Arial" w:eastAsia="MS Mincho" w:hAnsi="Arial"/>
      <w:szCs w:val="22"/>
      <w:lang w:eastAsia="ja-JP"/>
    </w:rPr>
  </w:style>
  <w:style w:type="paragraph" w:customStyle="1" w:styleId="assocaitedwith">
    <w:name w:val="assocaited with"/>
    <w:basedOn w:val="Normal"/>
    <w:rsid w:val="00F715D0"/>
    <w:pPr>
      <w:spacing w:after="180"/>
      <w:jc w:val="center"/>
    </w:pPr>
    <w:rPr>
      <w:rFonts w:ascii="Times New Roman" w:eastAsia="MS Mincho" w:hAnsi="Times New Roman"/>
      <w:szCs w:val="20"/>
      <w:lang w:eastAsia="ja-JP"/>
    </w:rPr>
  </w:style>
  <w:style w:type="paragraph" w:customStyle="1" w:styleId="Nor">
    <w:name w:val="Nor'"/>
    <w:basedOn w:val="assocaitedwith"/>
    <w:rsid w:val="00F715D0"/>
    <w:rPr>
      <w:b/>
    </w:rPr>
  </w:style>
  <w:style w:type="table" w:styleId="TableClassic2">
    <w:name w:val="Table Classic 2"/>
    <w:basedOn w:val="TableNormal"/>
    <w:rsid w:val="00F715D0"/>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1">
    <w:name w:val="Table Classic 1"/>
    <w:basedOn w:val="TableNormal"/>
    <w:rsid w:val="00F715D0"/>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F715D0"/>
    <w:pPr>
      <w:spacing w:after="180"/>
    </w:pPr>
    <w:rPr>
      <w:rFonts w:ascii="CG Times (WN)" w:eastAsia="MS Mincho" w:hAnsi="CG Times (WN)"/>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F715D0"/>
    <w:pPr>
      <w:spacing w:after="180"/>
    </w:pPr>
    <w:rPr>
      <w:rFonts w:ascii="CG Times (WN)" w:eastAsia="MS Mincho" w:hAnsi="CG Times (W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2">
    <w:name w:val="Table Simple 2"/>
    <w:basedOn w:val="TableNormal"/>
    <w:rsid w:val="00F715D0"/>
    <w:pPr>
      <w:spacing w:after="180"/>
    </w:pPr>
    <w:rPr>
      <w:rFonts w:ascii="CG Times (WN)" w:eastAsia="MS Mincho" w:hAnsi="CG Times (WN)"/>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2">
    <w:name w:val="浅色列表1"/>
    <w:basedOn w:val="TableNormal"/>
    <w:uiPriority w:val="61"/>
    <w:rsid w:val="00F715D0"/>
    <w:rPr>
      <w:rFonts w:ascii="CG Times (WN)" w:eastAsia="MS Mincho" w:hAnsi="CG Times (WN)"/>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Shading-Accent6">
    <w:name w:val="Light Shading Accent 6"/>
    <w:basedOn w:val="TableNormal"/>
    <w:uiPriority w:val="60"/>
    <w:rsid w:val="00F715D0"/>
    <w:rPr>
      <w:rFonts w:ascii="CG Times (WN)" w:eastAsia="MS Mincho" w:hAnsi="CG Times (WN)"/>
      <w:color w:val="E36C0A"/>
      <w:lang w:eastAsia="zh-C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MediumShading2-Accent3">
    <w:name w:val="Medium Shading 2 Accent 3"/>
    <w:basedOn w:val="TableNormal"/>
    <w:uiPriority w:val="64"/>
    <w:rsid w:val="00F715D0"/>
    <w:rPr>
      <w:rFonts w:ascii="CG Times (WN)" w:eastAsia="MS Mincho" w:hAnsi="CG Times (WN)"/>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TableGrid4">
    <w:name w:val="Table Grid 4"/>
    <w:basedOn w:val="TableNormal"/>
    <w:rsid w:val="00F715D0"/>
    <w:pPr>
      <w:spacing w:after="180"/>
    </w:pPr>
    <w:rPr>
      <w:rFonts w:ascii="CG Times (WN)" w:eastAsia="MS Mincho" w:hAnsi="CG Times (WN)"/>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3">
    <w:name w:val="Table Grid 3"/>
    <w:basedOn w:val="TableNormal"/>
    <w:rsid w:val="00F715D0"/>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2">
    <w:name w:val="Table Grid 2"/>
    <w:basedOn w:val="TableNormal"/>
    <w:rsid w:val="00F715D0"/>
    <w:pPr>
      <w:spacing w:after="180"/>
    </w:pPr>
    <w:rPr>
      <w:rFonts w:ascii="CG Times (WN)" w:eastAsia="MS Mincho" w:hAnsi="CG Times (WN)"/>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Elegant">
    <w:name w:val="Table Elegant"/>
    <w:basedOn w:val="TableNormal"/>
    <w:rsid w:val="00F715D0"/>
    <w:pPr>
      <w:spacing w:after="180"/>
    </w:pPr>
    <w:rPr>
      <w:rFonts w:ascii="CG Times (WN)" w:eastAsia="MS Mincho" w:hAnsi="CG Times (WN)"/>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MTDisplayEquation">
    <w:name w:val="MTDisplayEquation"/>
    <w:basedOn w:val="Normal"/>
    <w:next w:val="Normal"/>
    <w:link w:val="MTDisplayEquationChar"/>
    <w:rsid w:val="00F715D0"/>
    <w:pPr>
      <w:widowControl w:val="0"/>
      <w:tabs>
        <w:tab w:val="center" w:pos="4160"/>
        <w:tab w:val="right" w:pos="8300"/>
      </w:tabs>
      <w:jc w:val="both"/>
    </w:pPr>
    <w:rPr>
      <w:rFonts w:ascii="Calibri" w:eastAsia="SimSun" w:hAnsi="Calibri"/>
      <w:kern w:val="2"/>
      <w:sz w:val="21"/>
      <w:szCs w:val="22"/>
      <w:lang w:val="en-US" w:eastAsia="zh-CN"/>
    </w:rPr>
  </w:style>
  <w:style w:type="character" w:customStyle="1" w:styleId="MTDisplayEquationChar">
    <w:name w:val="MTDisplayEquation Char"/>
    <w:link w:val="MTDisplayEquation"/>
    <w:rsid w:val="00F715D0"/>
    <w:rPr>
      <w:rFonts w:ascii="Calibri" w:eastAsia="SimSun" w:hAnsi="Calibri"/>
      <w:kern w:val="2"/>
      <w:sz w:val="21"/>
      <w:szCs w:val="22"/>
      <w:lang w:val="en-US" w:eastAsia="zh-CN"/>
    </w:rPr>
  </w:style>
  <w:style w:type="paragraph" w:customStyle="1" w:styleId="ab">
    <w:name w:val="样式 正文"/>
    <w:basedOn w:val="Normal"/>
    <w:link w:val="Char1"/>
    <w:rsid w:val="00F715D0"/>
    <w:pPr>
      <w:widowControl w:val="0"/>
      <w:ind w:firstLineChars="200" w:firstLine="420"/>
      <w:jc w:val="both"/>
    </w:pPr>
    <w:rPr>
      <w:rFonts w:ascii="Times New Roman" w:eastAsia="SimSun" w:hAnsi="Times New Roman" w:cs="SimSun"/>
      <w:kern w:val="2"/>
      <w:sz w:val="21"/>
      <w:szCs w:val="20"/>
      <w:lang w:val="en-US" w:eastAsia="zh-CN"/>
    </w:rPr>
  </w:style>
  <w:style w:type="character" w:customStyle="1" w:styleId="Char1">
    <w:name w:val="样式 正文 Char"/>
    <w:link w:val="ab"/>
    <w:rsid w:val="00F715D0"/>
    <w:rPr>
      <w:rFonts w:eastAsia="SimSun" w:cs="SimSun"/>
      <w:kern w:val="2"/>
      <w:sz w:val="21"/>
      <w:lang w:val="en-US" w:eastAsia="zh-CN"/>
    </w:rPr>
  </w:style>
  <w:style w:type="paragraph" w:customStyle="1" w:styleId="ac">
    <w:name w:val="公式"/>
    <w:basedOn w:val="Normal"/>
    <w:rsid w:val="00F715D0"/>
    <w:pPr>
      <w:widowControl w:val="0"/>
      <w:ind w:firstLine="420"/>
      <w:jc w:val="right"/>
    </w:pPr>
    <w:rPr>
      <w:rFonts w:ascii="Times New Roman" w:eastAsia="SimSun" w:hAnsi="Times New Roman" w:cs="SimSun"/>
      <w:kern w:val="2"/>
      <w:sz w:val="21"/>
      <w:szCs w:val="20"/>
      <w:lang w:val="en-US" w:eastAsia="zh-CN"/>
    </w:rPr>
  </w:style>
  <w:style w:type="paragraph" w:customStyle="1" w:styleId="Normal9pointspacing">
    <w:name w:val="Normal 9 point spacing"/>
    <w:basedOn w:val="BodyText"/>
    <w:link w:val="Normal9pointspacingChar"/>
    <w:qFormat/>
    <w:rsid w:val="00F715D0"/>
    <w:pPr>
      <w:spacing w:before="180" w:after="60"/>
    </w:pPr>
    <w:rPr>
      <w:rFonts w:ascii="Times New Roman" w:eastAsia="MS Mincho" w:hAnsi="Times New Roman"/>
    </w:rPr>
  </w:style>
  <w:style w:type="character" w:customStyle="1" w:styleId="Normal9pointspacingChar">
    <w:name w:val="Normal 9 point spacing Char"/>
    <w:link w:val="Normal9pointspacing"/>
    <w:rsid w:val="00F715D0"/>
    <w:rPr>
      <w:rFonts w:eastAsia="MS Mincho"/>
      <w:szCs w:val="24"/>
      <w:lang w:eastAsia="en-US"/>
    </w:rPr>
  </w:style>
  <w:style w:type="paragraph" w:customStyle="1" w:styleId="Doc-title">
    <w:name w:val="Doc-title"/>
    <w:basedOn w:val="Normal"/>
    <w:link w:val="Doc-titleChar"/>
    <w:qFormat/>
    <w:rsid w:val="00F715D0"/>
    <w:pPr>
      <w:spacing w:before="60"/>
      <w:ind w:left="1259" w:hanging="1259"/>
    </w:pPr>
    <w:rPr>
      <w:rFonts w:ascii="Arial" w:eastAsia="SimSun" w:hAnsi="Arial" w:cs="Arial"/>
      <w:szCs w:val="20"/>
      <w:lang w:val="en-US" w:eastAsia="zh-CN"/>
    </w:rPr>
  </w:style>
  <w:style w:type="paragraph" w:customStyle="1" w:styleId="onecomwebmail-msonormal">
    <w:name w:val="onecomwebmail-msonormal"/>
    <w:basedOn w:val="Normal"/>
    <w:rsid w:val="00F715D0"/>
    <w:pPr>
      <w:spacing w:before="100" w:beforeAutospacing="1" w:after="100" w:afterAutospacing="1"/>
    </w:pPr>
    <w:rPr>
      <w:rFonts w:ascii="Times New Roman" w:eastAsia="Times New Roman" w:hAnsi="Times New Roman"/>
      <w:sz w:val="24"/>
      <w:lang w:val="en-US"/>
    </w:rPr>
  </w:style>
  <w:style w:type="paragraph" w:customStyle="1" w:styleId="Figure">
    <w:name w:val="Figure"/>
    <w:basedOn w:val="Normal"/>
    <w:next w:val="Caption"/>
    <w:qFormat/>
    <w:rsid w:val="00F715D0"/>
    <w:pPr>
      <w:keepNext/>
      <w:keepLines/>
      <w:spacing w:before="180" w:after="160" w:line="259" w:lineRule="auto"/>
      <w:jc w:val="center"/>
    </w:pPr>
    <w:rPr>
      <w:rFonts w:ascii="Calibri" w:eastAsia="Calibri" w:hAnsi="Calibri"/>
      <w:sz w:val="22"/>
      <w:szCs w:val="22"/>
      <w:lang w:val="en-US"/>
    </w:rPr>
  </w:style>
  <w:style w:type="paragraph" w:styleId="TableofFigures">
    <w:name w:val="table of figures"/>
    <w:basedOn w:val="Normal"/>
    <w:next w:val="Normal"/>
    <w:uiPriority w:val="99"/>
    <w:qFormat/>
    <w:rsid w:val="00F715D0"/>
    <w:pPr>
      <w:spacing w:after="160" w:line="259" w:lineRule="auto"/>
      <w:ind w:left="1418" w:hanging="1418"/>
    </w:pPr>
    <w:rPr>
      <w:rFonts w:ascii="Calibri" w:eastAsia="Calibri" w:hAnsi="Calibri"/>
      <w:b/>
      <w:sz w:val="22"/>
      <w:szCs w:val="22"/>
      <w:lang w:val="en-US"/>
    </w:rPr>
  </w:style>
  <w:style w:type="paragraph" w:customStyle="1" w:styleId="references0">
    <w:name w:val="references"/>
    <w:rsid w:val="00F715D0"/>
    <w:pPr>
      <w:numPr>
        <w:numId w:val="36"/>
      </w:numPr>
      <w:spacing w:after="50" w:line="180" w:lineRule="exact"/>
      <w:jc w:val="both"/>
    </w:pPr>
    <w:rPr>
      <w:rFonts w:eastAsia="MS Mincho"/>
      <w:noProof/>
      <w:sz w:val="16"/>
      <w:szCs w:val="16"/>
      <w:lang w:val="en-US" w:eastAsia="en-US"/>
    </w:rPr>
  </w:style>
  <w:style w:type="paragraph" w:styleId="IndexHeading">
    <w:name w:val="index heading"/>
    <w:basedOn w:val="Normal"/>
    <w:next w:val="Normal"/>
    <w:rsid w:val="00F715D0"/>
    <w:pPr>
      <w:pBdr>
        <w:top w:val="single" w:sz="12" w:space="0" w:color="auto"/>
      </w:pBdr>
      <w:spacing w:before="360" w:after="240"/>
    </w:pPr>
    <w:rPr>
      <w:rFonts w:ascii="Times New Roman" w:eastAsia="SimSun" w:hAnsi="Times New Roman"/>
      <w:b/>
      <w:i/>
      <w:sz w:val="26"/>
      <w:szCs w:val="20"/>
    </w:rPr>
  </w:style>
  <w:style w:type="paragraph" w:customStyle="1" w:styleId="NumberedList">
    <w:name w:val="Numbered List"/>
    <w:basedOn w:val="Normal"/>
    <w:rsid w:val="00F715D0"/>
    <w:pPr>
      <w:numPr>
        <w:numId w:val="38"/>
      </w:numPr>
      <w:jc w:val="both"/>
    </w:pPr>
    <w:rPr>
      <w:rFonts w:ascii="Times New Roman" w:eastAsia="MS Mincho" w:hAnsi="Times New Roman"/>
      <w:szCs w:val="20"/>
    </w:rPr>
  </w:style>
  <w:style w:type="paragraph" w:customStyle="1" w:styleId="FigureCaption">
    <w:name w:val="Figure Caption"/>
    <w:aliases w:val="fc Char,Figure Caption Char"/>
    <w:basedOn w:val="Normal"/>
    <w:rsid w:val="00F715D0"/>
    <w:pPr>
      <w:keepLines/>
      <w:spacing w:before="60" w:after="120" w:line="300" w:lineRule="atLeast"/>
      <w:ind w:left="1008" w:hanging="1008"/>
      <w:jc w:val="both"/>
    </w:pPr>
    <w:rPr>
      <w:rFonts w:ascii="Times New Roman" w:eastAsia="????" w:hAnsi="Times New Roman"/>
      <w:szCs w:val="20"/>
      <w:lang w:val="en-US"/>
    </w:rPr>
  </w:style>
  <w:style w:type="paragraph" w:customStyle="1" w:styleId="Equation-Numbered">
    <w:name w:val="Equation-Numbered"/>
    <w:basedOn w:val="Normal"/>
    <w:next w:val="Normal"/>
    <w:autoRedefine/>
    <w:rsid w:val="00F715D0"/>
    <w:pPr>
      <w:spacing w:before="120" w:after="120" w:line="240" w:lineRule="atLeast"/>
      <w:jc w:val="right"/>
    </w:pPr>
    <w:rPr>
      <w:rFonts w:ascii="Times New Roman" w:eastAsia="SimSun" w:hAnsi="Times New Roman"/>
      <w:sz w:val="22"/>
      <w:szCs w:val="20"/>
      <w:lang w:val="en-US"/>
    </w:rPr>
  </w:style>
  <w:style w:type="paragraph" w:customStyle="1" w:styleId="multifig">
    <w:name w:val="multifig"/>
    <w:basedOn w:val="Normal"/>
    <w:rsid w:val="00F715D0"/>
    <w:pPr>
      <w:keepNext/>
      <w:tabs>
        <w:tab w:val="center" w:pos="2160"/>
        <w:tab w:val="center" w:pos="6480"/>
      </w:tabs>
      <w:spacing w:line="240" w:lineRule="atLeast"/>
    </w:pPr>
    <w:rPr>
      <w:rFonts w:ascii="Times New Roman" w:eastAsia="SimSun" w:hAnsi="Times New Roman"/>
      <w:sz w:val="24"/>
      <w:szCs w:val="20"/>
      <w:lang w:val="en-US"/>
    </w:rPr>
  </w:style>
  <w:style w:type="paragraph" w:customStyle="1" w:styleId="TableCaption">
    <w:name w:val="TableCaption"/>
    <w:basedOn w:val="Normal"/>
    <w:rsid w:val="00F715D0"/>
    <w:pPr>
      <w:keepNext/>
      <w:tabs>
        <w:tab w:val="left" w:pos="936"/>
      </w:tabs>
      <w:spacing w:before="120" w:after="60"/>
      <w:ind w:left="936" w:hanging="936"/>
      <w:jc w:val="both"/>
    </w:pPr>
    <w:rPr>
      <w:rFonts w:ascii="Times New Roman" w:eastAsia="SimSun" w:hAnsi="Times New Roman"/>
      <w:sz w:val="22"/>
      <w:szCs w:val="20"/>
      <w:lang w:val="en-US"/>
    </w:rPr>
  </w:style>
  <w:style w:type="paragraph" w:customStyle="1" w:styleId="EquationNumbered">
    <w:name w:val="Equation Numbered"/>
    <w:basedOn w:val="Normal"/>
    <w:rsid w:val="00F715D0"/>
    <w:pPr>
      <w:tabs>
        <w:tab w:val="center" w:pos="4320"/>
        <w:tab w:val="right" w:pos="8640"/>
      </w:tabs>
      <w:spacing w:before="60" w:after="60" w:line="300" w:lineRule="atLeast"/>
    </w:pPr>
    <w:rPr>
      <w:rFonts w:ascii="Times New Roman" w:eastAsia="SimSun" w:hAnsi="Times New Roman"/>
      <w:sz w:val="22"/>
      <w:szCs w:val="20"/>
      <w:lang w:val="en-US"/>
    </w:rPr>
  </w:style>
  <w:style w:type="paragraph" w:customStyle="1" w:styleId="Style10ptChar">
    <w:name w:val="Style 10 pt Char"/>
    <w:basedOn w:val="Normal"/>
    <w:rsid w:val="00F715D0"/>
    <w:pPr>
      <w:spacing w:before="120" w:line="240" w:lineRule="exact"/>
      <w:jc w:val="both"/>
    </w:pPr>
    <w:rPr>
      <w:rFonts w:ascii="Times New Roman" w:eastAsia="MS Mincho" w:hAnsi="Times New Roman"/>
      <w:szCs w:val="20"/>
      <w:lang w:val="en-US"/>
    </w:rPr>
  </w:style>
  <w:style w:type="character" w:customStyle="1" w:styleId="Style10ptCharChar">
    <w:name w:val="Style 10 pt Char Char"/>
    <w:rsid w:val="00F715D0"/>
    <w:rPr>
      <w:rFonts w:ascii="Arial" w:eastAsia="MS Mincho" w:hAnsi="Arial" w:cs="Arial"/>
      <w:color w:val="0000FF"/>
      <w:kern w:val="2"/>
      <w:lang w:val="en-US" w:eastAsia="en-US" w:bidi="ar-SA"/>
    </w:rPr>
  </w:style>
  <w:style w:type="paragraph" w:customStyle="1" w:styleId="Style10ptBoldChar">
    <w:name w:val="Style 10 pt Bold Char"/>
    <w:basedOn w:val="Normal"/>
    <w:autoRedefine/>
    <w:rsid w:val="00F715D0"/>
    <w:pPr>
      <w:spacing w:before="60" w:after="60" w:line="240" w:lineRule="exact"/>
      <w:jc w:val="both"/>
    </w:pPr>
    <w:rPr>
      <w:rFonts w:ascii="Times New Roman" w:eastAsia="MS Mincho" w:hAnsi="Times New Roman"/>
      <w:b/>
      <w:szCs w:val="20"/>
      <w:lang w:val="en-US"/>
    </w:rPr>
  </w:style>
  <w:style w:type="character" w:customStyle="1" w:styleId="Style10ptBoldCharChar">
    <w:name w:val="Style 10 pt Bold Char Char"/>
    <w:rsid w:val="00F715D0"/>
    <w:rPr>
      <w:rFonts w:ascii="Arial" w:eastAsia="MS Mincho" w:hAnsi="Arial" w:cs="Arial"/>
      <w:b/>
      <w:color w:val="0000FF"/>
      <w:kern w:val="2"/>
      <w:lang w:val="en-US" w:eastAsia="en-US" w:bidi="ar-SA"/>
    </w:rPr>
  </w:style>
  <w:style w:type="paragraph" w:styleId="HTMLPreformatted">
    <w:name w:val="HTML Preformatted"/>
    <w:basedOn w:val="Normal"/>
    <w:link w:val="HTMLPreformattedChar"/>
    <w:uiPriority w:val="99"/>
    <w:rsid w:val="00F715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val="en-US" w:eastAsia="ko-KR"/>
    </w:rPr>
  </w:style>
  <w:style w:type="character" w:customStyle="1" w:styleId="HTMLPreformattedChar">
    <w:name w:val="HTML Preformatted Char"/>
    <w:basedOn w:val="DefaultParagraphFont"/>
    <w:link w:val="HTMLPreformatted"/>
    <w:uiPriority w:val="99"/>
    <w:rsid w:val="00F715D0"/>
    <w:rPr>
      <w:rFonts w:ascii="Courier New" w:hAnsi="Courier New" w:cs="Courier New"/>
      <w:lang w:val="en-US" w:eastAsia="ko-KR"/>
    </w:rPr>
  </w:style>
  <w:style w:type="paragraph" w:customStyle="1" w:styleId="Bullet0">
    <w:name w:val="Bullet"/>
    <w:basedOn w:val="Normal"/>
    <w:rsid w:val="00F715D0"/>
    <w:pPr>
      <w:numPr>
        <w:numId w:val="37"/>
      </w:numPr>
      <w:tabs>
        <w:tab w:val="clear" w:pos="1440"/>
        <w:tab w:val="num" w:pos="432"/>
      </w:tabs>
      <w:ind w:left="432" w:hanging="432"/>
    </w:pPr>
    <w:rPr>
      <w:rFonts w:ascii="Times New Roman" w:eastAsia="SimSun" w:hAnsi="Times New Roman"/>
      <w:sz w:val="24"/>
      <w:lang w:val="en-US"/>
    </w:rPr>
  </w:style>
  <w:style w:type="character" w:customStyle="1" w:styleId="FigureCaption1">
    <w:name w:val="Figure Caption1"/>
    <w:aliases w:val="fc Char1,Figure Caption Char Char"/>
    <w:rsid w:val="00F715D0"/>
    <w:rPr>
      <w:rFonts w:ascii="Arial" w:eastAsia="????" w:hAnsi="Arial" w:cs="Arial"/>
      <w:color w:val="0000FF"/>
      <w:kern w:val="2"/>
      <w:lang w:val="en-US" w:eastAsia="en-US" w:bidi="ar-SA"/>
    </w:rPr>
  </w:style>
  <w:style w:type="paragraph" w:customStyle="1" w:styleId="FigureCentered">
    <w:name w:val="FigureCentered"/>
    <w:basedOn w:val="Normal"/>
    <w:next w:val="Normal"/>
    <w:rsid w:val="00F715D0"/>
    <w:pPr>
      <w:keepNext/>
      <w:spacing w:before="60" w:after="60" w:line="240" w:lineRule="atLeast"/>
      <w:jc w:val="center"/>
    </w:pPr>
    <w:rPr>
      <w:rFonts w:ascii="Times New Roman" w:eastAsia="SimSun" w:hAnsi="Times New Roman"/>
      <w:sz w:val="24"/>
      <w:szCs w:val="20"/>
      <w:lang w:val="en-US"/>
    </w:rPr>
  </w:style>
  <w:style w:type="character" w:customStyle="1" w:styleId="Equation-NumberedChar">
    <w:name w:val="Equation-Numbered Char"/>
    <w:rsid w:val="00F715D0"/>
    <w:rPr>
      <w:rFonts w:ascii="Arial" w:eastAsia="SimSun" w:hAnsi="Arial" w:cs="Arial"/>
      <w:color w:val="0000FF"/>
      <w:kern w:val="2"/>
      <w:sz w:val="22"/>
      <w:lang w:val="en-US" w:eastAsia="en-US" w:bidi="ar-SA"/>
    </w:rPr>
  </w:style>
  <w:style w:type="paragraph" w:customStyle="1" w:styleId="item">
    <w:name w:val="item"/>
    <w:basedOn w:val="Normal"/>
    <w:rsid w:val="00F715D0"/>
    <w:pPr>
      <w:numPr>
        <w:numId w:val="39"/>
      </w:numPr>
      <w:jc w:val="both"/>
    </w:pPr>
    <w:rPr>
      <w:rFonts w:ascii="Times New Roman" w:eastAsia="MS Mincho" w:hAnsi="Times New Roman"/>
      <w:szCs w:val="20"/>
    </w:rPr>
  </w:style>
  <w:style w:type="paragraph" w:customStyle="1" w:styleId="PaperTableCell">
    <w:name w:val="PaperTableCell"/>
    <w:basedOn w:val="Normal"/>
    <w:rsid w:val="00F715D0"/>
    <w:pPr>
      <w:jc w:val="both"/>
    </w:pPr>
    <w:rPr>
      <w:rFonts w:ascii="Times New Roman" w:eastAsia="SimSun" w:hAnsi="Times New Roman"/>
      <w:sz w:val="16"/>
      <w:lang w:val="en-US"/>
    </w:rPr>
  </w:style>
  <w:style w:type="character" w:styleId="LineNumber">
    <w:name w:val="line number"/>
    <w:rsid w:val="00F715D0"/>
    <w:rPr>
      <w:rFonts w:ascii="Arial" w:eastAsia="SimSun" w:hAnsi="Arial" w:cs="Arial"/>
      <w:color w:val="0000FF"/>
      <w:kern w:val="2"/>
      <w:sz w:val="18"/>
      <w:lang w:val="en-US" w:eastAsia="zh-CN" w:bidi="ar-SA"/>
    </w:rPr>
  </w:style>
  <w:style w:type="paragraph" w:customStyle="1" w:styleId="figure0">
    <w:name w:val="figure"/>
    <w:basedOn w:val="Normal"/>
    <w:qFormat/>
    <w:rsid w:val="00F715D0"/>
    <w:pPr>
      <w:keepNext/>
      <w:keepLines/>
      <w:spacing w:before="60" w:after="60" w:line="240" w:lineRule="atLeast"/>
      <w:jc w:val="center"/>
    </w:pPr>
    <w:rPr>
      <w:rFonts w:ascii="Times New Roman" w:eastAsia="SimSun" w:hAnsi="Times New Roman"/>
      <w:szCs w:val="20"/>
      <w:lang w:val="en-US"/>
    </w:rPr>
  </w:style>
  <w:style w:type="character" w:customStyle="1" w:styleId="moz-txt-tag">
    <w:name w:val="moz-txt-tag"/>
    <w:rsid w:val="00F715D0"/>
    <w:rPr>
      <w:rFonts w:ascii="Arial" w:eastAsia="SimSun" w:hAnsi="Arial" w:cs="Arial"/>
      <w:color w:val="0000FF"/>
      <w:kern w:val="2"/>
      <w:lang w:val="en-US" w:eastAsia="zh-CN" w:bidi="ar-SA"/>
    </w:rPr>
  </w:style>
  <w:style w:type="character" w:customStyle="1" w:styleId="GuidanceChar">
    <w:name w:val="Guidance Char"/>
    <w:rsid w:val="00F715D0"/>
    <w:rPr>
      <w:i/>
      <w:color w:val="0000FF"/>
      <w:lang w:val="en-GB" w:eastAsia="en-US" w:bidi="ar-SA"/>
    </w:rPr>
  </w:style>
  <w:style w:type="paragraph" w:styleId="BodyTextIndent3">
    <w:name w:val="Body Text Indent 3"/>
    <w:basedOn w:val="Normal"/>
    <w:link w:val="BodyTextIndent3Char"/>
    <w:rsid w:val="00F715D0"/>
    <w:pPr>
      <w:overflowPunct w:val="0"/>
      <w:autoSpaceDE w:val="0"/>
      <w:autoSpaceDN w:val="0"/>
      <w:adjustRightInd w:val="0"/>
      <w:ind w:left="1080"/>
      <w:textAlignment w:val="baseline"/>
    </w:pPr>
    <w:rPr>
      <w:rFonts w:ascii="Times New Roman" w:eastAsia="SimSun" w:hAnsi="Times New Roman"/>
      <w:szCs w:val="20"/>
      <w:lang w:val="en-US" w:eastAsia="ja-JP"/>
    </w:rPr>
  </w:style>
  <w:style w:type="character" w:customStyle="1" w:styleId="BodyTextIndent3Char">
    <w:name w:val="Body Text Indent 3 Char"/>
    <w:basedOn w:val="DefaultParagraphFont"/>
    <w:link w:val="BodyTextIndent3"/>
    <w:rsid w:val="00F715D0"/>
    <w:rPr>
      <w:rFonts w:eastAsia="SimSun"/>
      <w:lang w:val="en-US" w:eastAsia="ja-JP"/>
    </w:rPr>
  </w:style>
  <w:style w:type="paragraph" w:customStyle="1" w:styleId="CharCharCharCharCharChar1CharChar">
    <w:name w:val="Char Char Char Char Char Char1 Char Char"/>
    <w:next w:val="Normal"/>
    <w:semiHidden/>
    <w:rsid w:val="00F715D0"/>
    <w:pPr>
      <w:keepNext/>
      <w:tabs>
        <w:tab w:val="num" w:pos="720"/>
      </w:tabs>
      <w:autoSpaceDE w:val="0"/>
      <w:autoSpaceDN w:val="0"/>
      <w:adjustRightInd w:val="0"/>
      <w:ind w:left="720" w:hanging="360"/>
      <w:jc w:val="both"/>
    </w:pPr>
    <w:rPr>
      <w:rFonts w:eastAsia="SimSun"/>
      <w:kern w:val="2"/>
      <w:lang w:eastAsia="zh-CN"/>
    </w:rPr>
  </w:style>
  <w:style w:type="paragraph" w:customStyle="1" w:styleId="numberedlist0">
    <w:name w:val="numbered list"/>
    <w:basedOn w:val="ListBullet"/>
    <w:rsid w:val="00F715D0"/>
    <w:pPr>
      <w:widowControl w:val="0"/>
      <w:tabs>
        <w:tab w:val="num" w:pos="574"/>
      </w:tabs>
      <w:overflowPunct/>
      <w:autoSpaceDE/>
      <w:autoSpaceDN/>
      <w:adjustRightInd/>
      <w:spacing w:after="0"/>
      <w:ind w:left="0" w:hangingChars="200" w:hanging="200"/>
      <w:jc w:val="both"/>
      <w:textAlignment w:val="auto"/>
    </w:pPr>
    <w:rPr>
      <w:rFonts w:eastAsia="MS Gothic"/>
      <w:kern w:val="2"/>
      <w:lang w:val="en-US" w:eastAsia="ja-JP"/>
    </w:rPr>
  </w:style>
  <w:style w:type="paragraph" w:customStyle="1" w:styleId="TabList">
    <w:name w:val="TabList"/>
    <w:basedOn w:val="Normal"/>
    <w:rsid w:val="00F715D0"/>
    <w:pPr>
      <w:tabs>
        <w:tab w:val="left" w:pos="1134"/>
      </w:tabs>
      <w:overflowPunct w:val="0"/>
      <w:autoSpaceDE w:val="0"/>
      <w:autoSpaceDN w:val="0"/>
      <w:adjustRightInd w:val="0"/>
      <w:textAlignment w:val="baseline"/>
    </w:pPr>
    <w:rPr>
      <w:rFonts w:ascii="Times New Roman" w:eastAsia="MS Mincho" w:hAnsi="Times New Roman"/>
      <w:szCs w:val="20"/>
      <w:lang w:eastAsia="en-GB"/>
    </w:rPr>
  </w:style>
  <w:style w:type="paragraph" w:customStyle="1" w:styleId="tabletext0">
    <w:name w:val="table text"/>
    <w:basedOn w:val="Normal"/>
    <w:next w:val="table"/>
    <w:rsid w:val="00F715D0"/>
    <w:pPr>
      <w:overflowPunct w:val="0"/>
      <w:autoSpaceDE w:val="0"/>
      <w:autoSpaceDN w:val="0"/>
      <w:adjustRightInd w:val="0"/>
      <w:textAlignment w:val="baseline"/>
    </w:pPr>
    <w:rPr>
      <w:rFonts w:ascii="Times New Roman" w:eastAsia="MS Mincho" w:hAnsi="Times New Roman"/>
      <w:i/>
      <w:szCs w:val="20"/>
      <w:lang w:eastAsia="en-GB"/>
    </w:rPr>
  </w:style>
  <w:style w:type="paragraph" w:customStyle="1" w:styleId="table">
    <w:name w:val="table"/>
    <w:basedOn w:val="Normal"/>
    <w:next w:val="Normal"/>
    <w:rsid w:val="00F715D0"/>
    <w:pPr>
      <w:overflowPunct w:val="0"/>
      <w:autoSpaceDE w:val="0"/>
      <w:autoSpaceDN w:val="0"/>
      <w:adjustRightInd w:val="0"/>
      <w:jc w:val="center"/>
      <w:textAlignment w:val="baseline"/>
    </w:pPr>
    <w:rPr>
      <w:rFonts w:ascii="Times New Roman" w:eastAsia="MS Mincho" w:hAnsi="Times New Roman"/>
      <w:szCs w:val="20"/>
      <w:lang w:val="en-US" w:eastAsia="en-GB"/>
    </w:rPr>
  </w:style>
  <w:style w:type="paragraph" w:customStyle="1" w:styleId="HE">
    <w:name w:val="HE"/>
    <w:basedOn w:val="Normal"/>
    <w:rsid w:val="00F715D0"/>
    <w:pPr>
      <w:overflowPunct w:val="0"/>
      <w:autoSpaceDE w:val="0"/>
      <w:autoSpaceDN w:val="0"/>
      <w:adjustRightInd w:val="0"/>
      <w:textAlignment w:val="baseline"/>
    </w:pPr>
    <w:rPr>
      <w:rFonts w:ascii="Times New Roman" w:eastAsia="MS Mincho" w:hAnsi="Times New Roman"/>
      <w:b/>
      <w:szCs w:val="20"/>
      <w:lang w:eastAsia="en-GB"/>
    </w:rPr>
  </w:style>
  <w:style w:type="paragraph" w:customStyle="1" w:styleId="text0">
    <w:name w:val="text"/>
    <w:basedOn w:val="Normal"/>
    <w:link w:val="textChar0"/>
    <w:qFormat/>
    <w:rsid w:val="00F715D0"/>
    <w:pPr>
      <w:widowControl w:val="0"/>
      <w:overflowPunct w:val="0"/>
      <w:autoSpaceDE w:val="0"/>
      <w:autoSpaceDN w:val="0"/>
      <w:adjustRightInd w:val="0"/>
      <w:spacing w:after="240"/>
      <w:jc w:val="both"/>
      <w:textAlignment w:val="baseline"/>
    </w:pPr>
    <w:rPr>
      <w:rFonts w:ascii="Times New Roman" w:eastAsia="Times New Roman" w:hAnsi="Times New Roman"/>
      <w:sz w:val="24"/>
      <w:szCs w:val="20"/>
      <w:lang w:val="en-AU" w:eastAsia="en-GB"/>
    </w:rPr>
  </w:style>
  <w:style w:type="paragraph" w:customStyle="1" w:styleId="textintend1">
    <w:name w:val="text intend 1"/>
    <w:basedOn w:val="text0"/>
    <w:rsid w:val="00F715D0"/>
    <w:pPr>
      <w:widowControl/>
      <w:numPr>
        <w:numId w:val="40"/>
      </w:numPr>
      <w:tabs>
        <w:tab w:val="clear" w:pos="992"/>
      </w:tabs>
      <w:spacing w:after="120"/>
      <w:ind w:left="720" w:hanging="360"/>
    </w:pPr>
    <w:rPr>
      <w:rFonts w:eastAsia="MS Mincho"/>
      <w:lang w:val="en-US"/>
    </w:rPr>
  </w:style>
  <w:style w:type="paragraph" w:customStyle="1" w:styleId="textintend2">
    <w:name w:val="text intend 2"/>
    <w:basedOn w:val="text0"/>
    <w:qFormat/>
    <w:rsid w:val="00F715D0"/>
    <w:pPr>
      <w:widowControl/>
      <w:numPr>
        <w:numId w:val="41"/>
      </w:numPr>
      <w:tabs>
        <w:tab w:val="clear" w:pos="1418"/>
      </w:tabs>
      <w:spacing w:after="120"/>
      <w:ind w:left="360" w:firstLine="0"/>
    </w:pPr>
    <w:rPr>
      <w:rFonts w:eastAsia="MS Mincho"/>
      <w:lang w:val="en-US"/>
    </w:rPr>
  </w:style>
  <w:style w:type="paragraph" w:customStyle="1" w:styleId="textintend3">
    <w:name w:val="text intend 3"/>
    <w:basedOn w:val="text0"/>
    <w:rsid w:val="00F715D0"/>
    <w:pPr>
      <w:widowControl/>
      <w:numPr>
        <w:numId w:val="42"/>
      </w:numPr>
      <w:tabs>
        <w:tab w:val="clear" w:pos="1843"/>
        <w:tab w:val="num" w:pos="432"/>
      </w:tabs>
      <w:spacing w:after="120"/>
      <w:ind w:left="432" w:hanging="432"/>
    </w:pPr>
    <w:rPr>
      <w:rFonts w:eastAsia="MS Mincho"/>
      <w:lang w:val="en-US"/>
    </w:rPr>
  </w:style>
  <w:style w:type="paragraph" w:customStyle="1" w:styleId="normalpuce">
    <w:name w:val="normal puce"/>
    <w:basedOn w:val="Normal"/>
    <w:qFormat/>
    <w:rsid w:val="00F715D0"/>
    <w:pPr>
      <w:widowControl w:val="0"/>
      <w:numPr>
        <w:numId w:val="43"/>
      </w:numPr>
      <w:overflowPunct w:val="0"/>
      <w:autoSpaceDE w:val="0"/>
      <w:autoSpaceDN w:val="0"/>
      <w:adjustRightInd w:val="0"/>
      <w:spacing w:before="60" w:after="60"/>
      <w:jc w:val="both"/>
      <w:textAlignment w:val="baseline"/>
    </w:pPr>
    <w:rPr>
      <w:rFonts w:ascii="Times New Roman" w:eastAsia="MS Mincho" w:hAnsi="Times New Roman"/>
      <w:szCs w:val="20"/>
      <w:lang w:eastAsia="en-GB"/>
    </w:rPr>
  </w:style>
  <w:style w:type="paragraph" w:customStyle="1" w:styleId="Meetingcaption">
    <w:name w:val="Meeting caption"/>
    <w:basedOn w:val="Normal"/>
    <w:rsid w:val="00F715D0"/>
    <w:pPr>
      <w:framePr w:w="4120" w:hSpace="141" w:wrap="auto" w:vAnchor="text" w:hAnchor="text" w:y="3"/>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textAlignment w:val="baseline"/>
    </w:pPr>
    <w:rPr>
      <w:rFonts w:ascii="Times New Roman" w:eastAsia="Times New Roman" w:hAnsi="Times New Roman"/>
      <w:snapToGrid w:val="0"/>
      <w:sz w:val="22"/>
      <w:szCs w:val="20"/>
      <w:lang w:val="fr-FR" w:eastAsia="en-GB"/>
    </w:rPr>
  </w:style>
  <w:style w:type="paragraph" w:customStyle="1" w:styleId="Cell">
    <w:name w:val="Cell"/>
    <w:basedOn w:val="Normal"/>
    <w:rsid w:val="00F715D0"/>
    <w:pPr>
      <w:overflowPunct w:val="0"/>
      <w:autoSpaceDE w:val="0"/>
      <w:autoSpaceDN w:val="0"/>
      <w:adjustRightInd w:val="0"/>
      <w:spacing w:line="240" w:lineRule="exact"/>
      <w:jc w:val="center"/>
      <w:textAlignment w:val="baseline"/>
    </w:pPr>
    <w:rPr>
      <w:rFonts w:ascii="Times New Roman" w:eastAsia="Times New Roman" w:hAnsi="Times New Roman"/>
      <w:sz w:val="16"/>
      <w:szCs w:val="20"/>
      <w:lang w:val="en-US" w:eastAsia="ja-JP"/>
    </w:rPr>
  </w:style>
  <w:style w:type="paragraph" w:customStyle="1" w:styleId="h60">
    <w:name w:val="h6"/>
    <w:basedOn w:val="Normal"/>
    <w:rsid w:val="00F715D0"/>
    <w:pPr>
      <w:overflowPunct w:val="0"/>
      <w:autoSpaceDE w:val="0"/>
      <w:autoSpaceDN w:val="0"/>
      <w:adjustRightInd w:val="0"/>
      <w:spacing w:before="100" w:beforeAutospacing="1" w:after="100" w:afterAutospacing="1"/>
      <w:textAlignment w:val="baseline"/>
    </w:pPr>
    <w:rPr>
      <w:rFonts w:ascii="Times New Roman" w:eastAsia="Times New Roman" w:hAnsi="Times New Roman"/>
      <w:sz w:val="24"/>
      <w:lang w:val="en-US" w:eastAsia="ja-JP"/>
    </w:rPr>
  </w:style>
  <w:style w:type="paragraph" w:customStyle="1" w:styleId="b11">
    <w:name w:val="b1"/>
    <w:basedOn w:val="Normal"/>
    <w:qFormat/>
    <w:rsid w:val="00F715D0"/>
    <w:pPr>
      <w:overflowPunct w:val="0"/>
      <w:autoSpaceDE w:val="0"/>
      <w:autoSpaceDN w:val="0"/>
      <w:adjustRightInd w:val="0"/>
      <w:spacing w:before="100" w:beforeAutospacing="1" w:after="100" w:afterAutospacing="1"/>
      <w:textAlignment w:val="baseline"/>
    </w:pPr>
    <w:rPr>
      <w:rFonts w:ascii="Times New Roman" w:eastAsia="Times New Roman" w:hAnsi="Times New Roman"/>
      <w:sz w:val="24"/>
      <w:lang w:val="en-US" w:eastAsia="ja-JP"/>
    </w:rPr>
  </w:style>
  <w:style w:type="paragraph" w:customStyle="1" w:styleId="CharCharCharChar">
    <w:name w:val="Char Char Char Char"/>
    <w:rsid w:val="00F715D0"/>
    <w:pPr>
      <w:keepNext/>
      <w:tabs>
        <w:tab w:val="left" w:pos="-1134"/>
      </w:tabs>
      <w:autoSpaceDE w:val="0"/>
      <w:autoSpaceDN w:val="0"/>
      <w:adjustRightInd w:val="0"/>
      <w:spacing w:before="60" w:after="60"/>
      <w:jc w:val="both"/>
    </w:pPr>
    <w:rPr>
      <w:rFonts w:eastAsia="SimSun"/>
    </w:rPr>
  </w:style>
  <w:style w:type="paragraph" w:customStyle="1" w:styleId="CharCharCharCharCharCharCharCharCharCharCharChar">
    <w:name w:val="Char Char Char Char Char Char Char Char Char Char Char Char"/>
    <w:semiHidden/>
    <w:rsid w:val="00F715D0"/>
    <w:pPr>
      <w:keepNext/>
      <w:tabs>
        <w:tab w:val="num" w:pos="851"/>
      </w:tabs>
      <w:autoSpaceDE w:val="0"/>
      <w:autoSpaceDN w:val="0"/>
      <w:adjustRightInd w:val="0"/>
      <w:spacing w:before="60" w:after="60"/>
      <w:ind w:left="851" w:hanging="851"/>
      <w:jc w:val="both"/>
    </w:pPr>
    <w:rPr>
      <w:rFonts w:ascii="Arial" w:eastAsia="SimSun" w:hAnsi="Arial" w:cs="Arial"/>
      <w:color w:val="0000FF"/>
      <w:kern w:val="2"/>
      <w:lang w:val="en-US" w:eastAsia="zh-CN"/>
    </w:rPr>
  </w:style>
  <w:style w:type="character" w:customStyle="1" w:styleId="h4CharChar">
    <w:name w:val="h4 Char Char"/>
    <w:rsid w:val="00F715D0"/>
    <w:rPr>
      <w:rFonts w:ascii="Arial" w:hAnsi="Arial"/>
      <w:sz w:val="24"/>
      <w:lang w:val="en-GB" w:eastAsia="ja-JP" w:bidi="ar-SA"/>
    </w:rPr>
  </w:style>
  <w:style w:type="paragraph" w:customStyle="1" w:styleId="NormalAfter3pt">
    <w:name w:val="Normal + After:  3 pt"/>
    <w:basedOn w:val="Normal"/>
    <w:qFormat/>
    <w:rsid w:val="00F715D0"/>
    <w:pPr>
      <w:tabs>
        <w:tab w:val="num" w:pos="2560"/>
      </w:tabs>
      <w:spacing w:after="180"/>
      <w:ind w:left="2560" w:hanging="357"/>
    </w:pPr>
    <w:rPr>
      <w:rFonts w:ascii="Times New Roman" w:eastAsia="Times New Roman" w:hAnsi="Times New Roman"/>
      <w:szCs w:val="20"/>
      <w:lang w:val="en-AU" w:eastAsia="ko-KR"/>
    </w:rPr>
  </w:style>
  <w:style w:type="character" w:customStyle="1" w:styleId="CharChar5">
    <w:name w:val="Char Char5"/>
    <w:semiHidden/>
    <w:rsid w:val="00F715D0"/>
    <w:rPr>
      <w:rFonts w:ascii="Times New Roman" w:hAnsi="Times New Roman"/>
      <w:lang w:eastAsia="en-US"/>
    </w:rPr>
  </w:style>
  <w:style w:type="paragraph" w:customStyle="1" w:styleId="CharChar3CharCharCharCharCharChar">
    <w:name w:val="Char Char3 Char Char Char Char Char Char"/>
    <w:semiHidden/>
    <w:rsid w:val="00F715D0"/>
    <w:pPr>
      <w:keepNext/>
      <w:autoSpaceDE w:val="0"/>
      <w:autoSpaceDN w:val="0"/>
      <w:adjustRightInd w:val="0"/>
      <w:spacing w:before="60" w:after="60"/>
      <w:ind w:left="567" w:hanging="283"/>
      <w:jc w:val="both"/>
    </w:pPr>
    <w:rPr>
      <w:rFonts w:ascii="Arial" w:eastAsia="SimSun" w:hAnsi="Arial" w:cs="Arial"/>
      <w:color w:val="0000FF"/>
      <w:kern w:val="2"/>
      <w:lang w:val="en-US" w:eastAsia="zh-CN"/>
    </w:rPr>
  </w:style>
  <w:style w:type="paragraph" w:customStyle="1" w:styleId="CharChar1CharChar">
    <w:name w:val="Char Char1 Char Char"/>
    <w:rsid w:val="00F715D0"/>
    <w:pPr>
      <w:keepNext/>
      <w:tabs>
        <w:tab w:val="left" w:pos="-1134"/>
      </w:tabs>
      <w:autoSpaceDE w:val="0"/>
      <w:autoSpaceDN w:val="0"/>
      <w:adjustRightInd w:val="0"/>
      <w:spacing w:before="60" w:after="60"/>
      <w:jc w:val="both"/>
    </w:pPr>
    <w:rPr>
      <w:rFonts w:eastAsia="SimSun"/>
    </w:rPr>
  </w:style>
  <w:style w:type="paragraph" w:customStyle="1" w:styleId="TableCell1">
    <w:name w:val="Table Cell"/>
    <w:basedOn w:val="TAC"/>
    <w:link w:val="TableCellChar"/>
    <w:qFormat/>
    <w:rsid w:val="00F715D0"/>
    <w:pPr>
      <w:textAlignment w:val="auto"/>
    </w:pPr>
    <w:rPr>
      <w:rFonts w:eastAsia="SimSun"/>
      <w:lang w:val="en-US" w:eastAsia="zh-CN"/>
    </w:rPr>
  </w:style>
  <w:style w:type="character" w:customStyle="1" w:styleId="TableCellChar">
    <w:name w:val="Table Cell Char"/>
    <w:link w:val="TableCell1"/>
    <w:rsid w:val="00F715D0"/>
    <w:rPr>
      <w:rFonts w:ascii="Arial" w:eastAsia="SimSun" w:hAnsi="Arial"/>
      <w:sz w:val="18"/>
      <w:lang w:val="en-US" w:eastAsia="zh-CN"/>
    </w:rPr>
  </w:style>
  <w:style w:type="paragraph" w:customStyle="1" w:styleId="CharCharCharCharCharChar1CharChar1">
    <w:name w:val="Char Char Char Char Char Char1 Char Char1"/>
    <w:next w:val="Normal"/>
    <w:semiHidden/>
    <w:rsid w:val="00F715D0"/>
    <w:pPr>
      <w:keepNext/>
      <w:tabs>
        <w:tab w:val="num" w:pos="720"/>
      </w:tabs>
      <w:autoSpaceDE w:val="0"/>
      <w:autoSpaceDN w:val="0"/>
      <w:adjustRightInd w:val="0"/>
      <w:ind w:left="720" w:hanging="360"/>
      <w:jc w:val="both"/>
    </w:pPr>
    <w:rPr>
      <w:rFonts w:eastAsia="SimSun"/>
      <w:kern w:val="2"/>
      <w:lang w:eastAsia="zh-CN"/>
    </w:rPr>
  </w:style>
  <w:style w:type="numbering" w:customStyle="1" w:styleId="14">
    <w:name w:val="无列表1"/>
    <w:next w:val="NoList"/>
    <w:uiPriority w:val="99"/>
    <w:semiHidden/>
    <w:unhideWhenUsed/>
    <w:rsid w:val="00F715D0"/>
  </w:style>
  <w:style w:type="character" w:customStyle="1" w:styleId="opdicttext22">
    <w:name w:val="op_dict_text22"/>
    <w:rsid w:val="00F715D0"/>
  </w:style>
  <w:style w:type="character" w:customStyle="1" w:styleId="def">
    <w:name w:val="def"/>
    <w:rsid w:val="00F715D0"/>
  </w:style>
  <w:style w:type="character" w:customStyle="1" w:styleId="high-light-bg4">
    <w:name w:val="high-light-bg4"/>
    <w:rsid w:val="00F715D0"/>
  </w:style>
  <w:style w:type="character" w:customStyle="1" w:styleId="TitleChar2">
    <w:name w:val="Title Char2"/>
    <w:uiPriority w:val="10"/>
    <w:locked/>
    <w:rsid w:val="00F715D0"/>
    <w:rPr>
      <w:rFonts w:ascii="Cambria" w:eastAsia="SimSun" w:hAnsi="Cambria" w:cs="Times New Roman"/>
      <w:spacing w:val="-10"/>
      <w:kern w:val="28"/>
      <w:sz w:val="56"/>
      <w:szCs w:val="56"/>
      <w:lang w:val="en-GB" w:eastAsia="ja-JP"/>
    </w:rPr>
  </w:style>
  <w:style w:type="paragraph" w:customStyle="1" w:styleId="Heading1unnumbered">
    <w:name w:val="Heading 1 unnumbered"/>
    <w:basedOn w:val="Heading1"/>
    <w:next w:val="BodyText"/>
    <w:rsid w:val="00F715D0"/>
    <w:pPr>
      <w:numPr>
        <w:numId w:val="0"/>
      </w:numPr>
      <w:tabs>
        <w:tab w:val="left" w:pos="0"/>
        <w:tab w:val="num" w:pos="360"/>
      </w:tabs>
      <w:spacing w:before="360" w:after="240"/>
      <w:ind w:left="360" w:hanging="360"/>
      <w:outlineLvl w:val="9"/>
    </w:pPr>
    <w:rPr>
      <w:rFonts w:ascii="Times New Roman" w:eastAsia="MS Gothic" w:hAnsi="Times New Roman" w:cs="Times New Roman"/>
      <w:b w:val="0"/>
      <w:bCs w:val="0"/>
      <w:kern w:val="28"/>
      <w:szCs w:val="20"/>
      <w:lang w:eastAsia="ja-JP"/>
    </w:rPr>
  </w:style>
  <w:style w:type="paragraph" w:customStyle="1" w:styleId="lptext">
    <w:name w:val="lˆptext"/>
    <w:basedOn w:val="Normal"/>
    <w:rsid w:val="00F715D0"/>
    <w:pPr>
      <w:spacing w:before="100" w:after="100"/>
      <w:ind w:left="860"/>
    </w:pPr>
    <w:rPr>
      <w:rFonts w:eastAsia="MS Gothic"/>
      <w:sz w:val="24"/>
      <w:szCs w:val="20"/>
      <w:lang w:eastAsia="ja-JP"/>
    </w:rPr>
  </w:style>
  <w:style w:type="paragraph" w:customStyle="1" w:styleId="ListBulletLast">
    <w:name w:val="List Bullet Last"/>
    <w:aliases w:val="lbl"/>
    <w:basedOn w:val="ListBullet"/>
    <w:next w:val="BodyText"/>
    <w:rsid w:val="00F715D0"/>
    <w:pPr>
      <w:widowControl w:val="0"/>
      <w:tabs>
        <w:tab w:val="num" w:pos="574"/>
      </w:tabs>
      <w:overflowPunct/>
      <w:autoSpaceDE/>
      <w:autoSpaceDN/>
      <w:adjustRightInd/>
      <w:spacing w:after="0"/>
      <w:ind w:left="0" w:hangingChars="200" w:hanging="200"/>
      <w:jc w:val="both"/>
      <w:textAlignment w:val="auto"/>
    </w:pPr>
    <w:rPr>
      <w:rFonts w:eastAsia="MS Gothic"/>
      <w:kern w:val="2"/>
      <w:lang w:val="en-US" w:eastAsia="ja-JP"/>
    </w:rPr>
  </w:style>
  <w:style w:type="paragraph" w:styleId="BodyText3">
    <w:name w:val="Body Text 3"/>
    <w:basedOn w:val="Normal"/>
    <w:link w:val="BodyText3Char"/>
    <w:rsid w:val="00F715D0"/>
    <w:pPr>
      <w:jc w:val="both"/>
    </w:pPr>
    <w:rPr>
      <w:rFonts w:ascii="Times New Roman" w:eastAsia="MS Gothic" w:hAnsi="Times New Roman"/>
      <w:sz w:val="24"/>
      <w:szCs w:val="20"/>
      <w:lang w:eastAsia="ja-JP"/>
    </w:rPr>
  </w:style>
  <w:style w:type="character" w:customStyle="1" w:styleId="BodyText3Char">
    <w:name w:val="Body Text 3 Char"/>
    <w:basedOn w:val="DefaultParagraphFont"/>
    <w:link w:val="BodyText3"/>
    <w:rsid w:val="00F715D0"/>
    <w:rPr>
      <w:rFonts w:eastAsia="MS Gothic"/>
      <w:sz w:val="24"/>
      <w:lang w:eastAsia="ja-JP"/>
    </w:rPr>
  </w:style>
  <w:style w:type="paragraph" w:customStyle="1" w:styleId="TableText1">
    <w:name w:val="Table_Text"/>
    <w:basedOn w:val="Normal"/>
    <w:rsid w:val="00F715D0"/>
    <w:pPr>
      <w:keepNext/>
      <w:tabs>
        <w:tab w:val="left" w:pos="794"/>
        <w:tab w:val="left" w:pos="1191"/>
        <w:tab w:val="left" w:pos="1588"/>
        <w:tab w:val="left" w:pos="1985"/>
      </w:tabs>
      <w:spacing w:before="100" w:after="100" w:line="190" w:lineRule="exact"/>
      <w:jc w:val="both"/>
    </w:pPr>
    <w:rPr>
      <w:rFonts w:ascii="Times New Roman" w:eastAsia="MS Gothic" w:hAnsi="Times New Roman"/>
      <w:sz w:val="18"/>
      <w:szCs w:val="20"/>
      <w:lang w:eastAsia="ja-JP"/>
    </w:rPr>
  </w:style>
  <w:style w:type="paragraph" w:customStyle="1" w:styleId="shortcode">
    <w:name w:val="shortcode"/>
    <w:basedOn w:val="BodyText"/>
    <w:rsid w:val="00F715D0"/>
    <w:pPr>
      <w:keepNext/>
      <w:tabs>
        <w:tab w:val="left" w:pos="1247"/>
        <w:tab w:val="left" w:pos="2552"/>
        <w:tab w:val="left" w:pos="3856"/>
        <w:tab w:val="left" w:pos="5216"/>
        <w:tab w:val="left" w:pos="6464"/>
        <w:tab w:val="left" w:pos="7768"/>
        <w:tab w:val="left" w:pos="9072"/>
        <w:tab w:val="left" w:pos="10206"/>
      </w:tabs>
      <w:overflowPunct w:val="0"/>
      <w:autoSpaceDE w:val="0"/>
      <w:autoSpaceDN w:val="0"/>
      <w:adjustRightInd w:val="0"/>
      <w:spacing w:after="0" w:line="480" w:lineRule="auto"/>
      <w:jc w:val="left"/>
      <w:textAlignment w:val="baseline"/>
    </w:pPr>
    <w:rPr>
      <w:rFonts w:eastAsia="Mincho"/>
      <w:sz w:val="24"/>
      <w:szCs w:val="20"/>
      <w:lang w:eastAsia="ja-JP"/>
    </w:rPr>
  </w:style>
  <w:style w:type="paragraph" w:customStyle="1" w:styleId="HTMLBody">
    <w:name w:val="HTML Body"/>
    <w:rsid w:val="00F715D0"/>
    <w:pPr>
      <w:widowControl w:val="0"/>
      <w:autoSpaceDE w:val="0"/>
      <w:autoSpaceDN w:val="0"/>
      <w:adjustRightInd w:val="0"/>
    </w:pPr>
    <w:rPr>
      <w:rFonts w:ascii="MS PGothic" w:eastAsia="MS PGothic" w:hAnsi="Century"/>
      <w:lang w:val="en-US" w:eastAsia="ja-JP"/>
    </w:rPr>
  </w:style>
  <w:style w:type="character" w:customStyle="1" w:styleId="ad">
    <w:name w:val="図表番号 (文字)"/>
    <w:aliases w:val="cap (文字),cap Char (文字) (文字)1"/>
    <w:rsid w:val="00F715D0"/>
    <w:rPr>
      <w:rFonts w:eastAsia="MS Gothic"/>
      <w:b/>
      <w:noProof w:val="0"/>
      <w:kern w:val="2"/>
      <w:sz w:val="24"/>
      <w:lang w:val="en-GB"/>
    </w:rPr>
  </w:style>
  <w:style w:type="paragraph" w:customStyle="1" w:styleId="CharCharCharCarCarCharCharCarCar">
    <w:name w:val="Char Char Char Car Car Char Char Car Car"/>
    <w:rsid w:val="00F715D0"/>
    <w:pPr>
      <w:keepNext/>
      <w:tabs>
        <w:tab w:val="num" w:pos="851"/>
      </w:tabs>
      <w:autoSpaceDE w:val="0"/>
      <w:autoSpaceDN w:val="0"/>
      <w:adjustRightInd w:val="0"/>
      <w:spacing w:before="60" w:after="60"/>
      <w:ind w:left="851" w:hanging="851"/>
      <w:jc w:val="both"/>
    </w:pPr>
    <w:rPr>
      <w:rFonts w:ascii="Arial" w:eastAsia="SimSun" w:hAnsi="Arial"/>
      <w:color w:val="0000FF"/>
      <w:kern w:val="2"/>
      <w:lang w:val="en-US" w:eastAsia="ja-JP"/>
    </w:rPr>
  </w:style>
  <w:style w:type="paragraph" w:customStyle="1" w:styleId="CharChar1CharCharCharCharCharCharCharCharCharCharCharCharCharCharCharCharCharCharCharChar">
    <w:name w:val="Char Char1 Char Char Char Char Char Char Char Char Char Char Char Char Char Char Char Char Char Char Char Char"/>
    <w:next w:val="Normal"/>
    <w:semiHidden/>
    <w:rsid w:val="00F715D0"/>
    <w:pPr>
      <w:keepNext/>
      <w:tabs>
        <w:tab w:val="num" w:pos="720"/>
      </w:tabs>
      <w:autoSpaceDE w:val="0"/>
      <w:autoSpaceDN w:val="0"/>
      <w:adjustRightInd w:val="0"/>
      <w:ind w:left="720" w:hanging="360"/>
      <w:jc w:val="both"/>
    </w:pPr>
    <w:rPr>
      <w:rFonts w:eastAsia="Times New Roman"/>
      <w:kern w:val="2"/>
      <w:lang w:eastAsia="zh-CN"/>
    </w:rPr>
  </w:style>
  <w:style w:type="paragraph" w:customStyle="1" w:styleId="CharChar1CharCharCharCharCharCharCharCharCharCharCharCharCharCharCharCharCharCharCharCharCharCharCharCharCharCharCharCharCharChar">
    <w:name w:val="Char Char1 Char Char Char Char Char Char Char Char Char Char Char Char Char Char Char Char Char Char Char Char Char Char Char Char Char Char Char Char Char Char"/>
    <w:next w:val="Normal"/>
    <w:semiHidden/>
    <w:rsid w:val="00F715D0"/>
    <w:pPr>
      <w:keepNext/>
      <w:tabs>
        <w:tab w:val="num" w:pos="720"/>
      </w:tabs>
      <w:autoSpaceDE w:val="0"/>
      <w:autoSpaceDN w:val="0"/>
      <w:adjustRightInd w:val="0"/>
      <w:ind w:left="720" w:hanging="360"/>
      <w:jc w:val="both"/>
    </w:pPr>
    <w:rPr>
      <w:rFonts w:eastAsia="Times New Roman"/>
      <w:kern w:val="2"/>
      <w:lang w:eastAsia="zh-CN"/>
    </w:rPr>
  </w:style>
  <w:style w:type="paragraph" w:customStyle="1" w:styleId="81">
    <w:name w:val="表 (赤)  81"/>
    <w:basedOn w:val="Normal"/>
    <w:uiPriority w:val="34"/>
    <w:qFormat/>
    <w:rsid w:val="00F715D0"/>
    <w:pPr>
      <w:ind w:leftChars="400" w:left="840"/>
    </w:pPr>
    <w:rPr>
      <w:rFonts w:ascii="MS PGothic" w:eastAsia="MS PGothic" w:hAnsi="MS PGothic" w:cs="MS PGothic"/>
      <w:sz w:val="24"/>
      <w:lang w:val="en-US" w:eastAsia="ja-JP"/>
    </w:rPr>
  </w:style>
  <w:style w:type="paragraph" w:customStyle="1" w:styleId="710">
    <w:name w:val="表 (赤)  71"/>
    <w:hidden/>
    <w:uiPriority w:val="99"/>
    <w:semiHidden/>
    <w:rsid w:val="00F715D0"/>
    <w:rPr>
      <w:rFonts w:eastAsia="MS Gothic"/>
      <w:sz w:val="24"/>
      <w:lang w:eastAsia="ja-JP"/>
    </w:rPr>
  </w:style>
  <w:style w:type="character" w:customStyle="1" w:styleId="Doc-titleChar">
    <w:name w:val="Doc-title Char"/>
    <w:link w:val="Doc-title"/>
    <w:rsid w:val="00F715D0"/>
    <w:rPr>
      <w:rFonts w:ascii="Arial" w:eastAsia="SimSun" w:hAnsi="Arial" w:cs="Arial"/>
      <w:lang w:val="en-US" w:eastAsia="zh-CN"/>
    </w:rPr>
  </w:style>
  <w:style w:type="paragraph" w:customStyle="1" w:styleId="msonormal0">
    <w:name w:val="msonormal"/>
    <w:basedOn w:val="Normal"/>
    <w:rsid w:val="00F715D0"/>
    <w:pPr>
      <w:spacing w:before="100" w:beforeAutospacing="1" w:after="100" w:afterAutospacing="1"/>
    </w:pPr>
    <w:rPr>
      <w:rFonts w:ascii="SimSun" w:eastAsia="SimSun" w:hAnsi="SimSun" w:cs="SimSun"/>
      <w:sz w:val="24"/>
      <w:lang w:val="en-US" w:eastAsia="zh-CN"/>
    </w:rPr>
  </w:style>
  <w:style w:type="paragraph" w:customStyle="1" w:styleId="font5">
    <w:name w:val="font5"/>
    <w:basedOn w:val="Normal"/>
    <w:rsid w:val="00F715D0"/>
    <w:pPr>
      <w:spacing w:before="100" w:beforeAutospacing="1" w:after="100" w:afterAutospacing="1"/>
    </w:pPr>
    <w:rPr>
      <w:rFonts w:ascii="DengXian" w:eastAsia="DengXian" w:hAnsi="DengXian" w:cs="SimSun"/>
      <w:sz w:val="18"/>
      <w:szCs w:val="18"/>
      <w:lang w:val="en-US" w:eastAsia="zh-CN"/>
    </w:rPr>
  </w:style>
  <w:style w:type="paragraph" w:customStyle="1" w:styleId="xl65">
    <w:name w:val="xl65"/>
    <w:basedOn w:val="Normal"/>
    <w:rsid w:val="00F715D0"/>
    <w:pPr>
      <w:spacing w:before="100" w:beforeAutospacing="1" w:after="100" w:afterAutospacing="1"/>
      <w:jc w:val="center"/>
    </w:pPr>
    <w:rPr>
      <w:rFonts w:ascii="SimSun" w:eastAsia="SimSun" w:hAnsi="SimSun" w:cs="SimSun"/>
      <w:sz w:val="16"/>
      <w:szCs w:val="16"/>
      <w:lang w:val="en-US" w:eastAsia="zh-CN"/>
    </w:rPr>
  </w:style>
  <w:style w:type="paragraph" w:customStyle="1" w:styleId="xl66">
    <w:name w:val="xl66"/>
    <w:basedOn w:val="Normal"/>
    <w:rsid w:val="00F715D0"/>
    <w:pPr>
      <w:pBdr>
        <w:top w:val="single" w:sz="8" w:space="0" w:color="auto"/>
        <w:left w:val="single" w:sz="8" w:space="0" w:color="auto"/>
        <w:right w:val="single" w:sz="8"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67">
    <w:name w:val="xl67"/>
    <w:basedOn w:val="Normal"/>
    <w:rsid w:val="00F715D0"/>
    <w:pPr>
      <w:pBdr>
        <w:top w:val="single" w:sz="8" w:space="0" w:color="auto"/>
        <w:right w:val="single" w:sz="8"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68">
    <w:name w:val="xl68"/>
    <w:basedOn w:val="Normal"/>
    <w:rsid w:val="00F715D0"/>
    <w:pPr>
      <w:spacing w:before="100" w:beforeAutospacing="1" w:after="100" w:afterAutospacing="1"/>
      <w:jc w:val="center"/>
    </w:pPr>
    <w:rPr>
      <w:rFonts w:ascii="SimSun" w:eastAsia="SimSun" w:hAnsi="SimSun" w:cs="SimSun"/>
      <w:sz w:val="15"/>
      <w:szCs w:val="15"/>
      <w:lang w:val="en-US" w:eastAsia="zh-CN"/>
    </w:rPr>
  </w:style>
  <w:style w:type="paragraph" w:customStyle="1" w:styleId="xl69">
    <w:name w:val="xl69"/>
    <w:basedOn w:val="Normal"/>
    <w:rsid w:val="00F715D0"/>
    <w:pPr>
      <w:pBdr>
        <w:top w:val="single" w:sz="8"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70">
    <w:name w:val="xl70"/>
    <w:basedOn w:val="Normal"/>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71">
    <w:name w:val="xl71"/>
    <w:basedOn w:val="Normal"/>
    <w:rsid w:val="00F715D0"/>
    <w:pPr>
      <w:pBdr>
        <w:top w:val="single" w:sz="4" w:space="0" w:color="auto"/>
        <w:left w:val="single" w:sz="4" w:space="0" w:color="auto"/>
        <w:bottom w:val="single" w:sz="4" w:space="0" w:color="auto"/>
        <w:right w:val="single" w:sz="8"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72">
    <w:name w:val="xl72"/>
    <w:basedOn w:val="Normal"/>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73">
    <w:name w:val="xl73"/>
    <w:basedOn w:val="Normal"/>
    <w:rsid w:val="00F715D0"/>
    <w:pPr>
      <w:pBdr>
        <w:top w:val="single" w:sz="8"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4">
    <w:name w:val="xl74"/>
    <w:basedOn w:val="Normal"/>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5">
    <w:name w:val="xl75"/>
    <w:basedOn w:val="Normal"/>
    <w:rsid w:val="00F715D0"/>
    <w:pPr>
      <w:pBdr>
        <w:top w:val="single" w:sz="4" w:space="0" w:color="auto"/>
        <w:left w:val="single" w:sz="4" w:space="0" w:color="auto"/>
        <w:bottom w:val="single" w:sz="4" w:space="0" w:color="auto"/>
        <w:right w:val="single" w:sz="8"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6">
    <w:name w:val="xl76"/>
    <w:basedOn w:val="Normal"/>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77">
    <w:name w:val="xl77"/>
    <w:basedOn w:val="Normal"/>
    <w:rsid w:val="00F715D0"/>
    <w:pPr>
      <w:pBdr>
        <w:top w:val="single" w:sz="8" w:space="0" w:color="auto"/>
        <w:left w:val="single" w:sz="4" w:space="0" w:color="auto"/>
        <w:bottom w:val="single" w:sz="4" w:space="0" w:color="auto"/>
        <w:right w:val="single" w:sz="8"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8">
    <w:name w:val="xl78"/>
    <w:basedOn w:val="Normal"/>
    <w:rsid w:val="00F715D0"/>
    <w:pPr>
      <w:pBdr>
        <w:top w:val="single" w:sz="8" w:space="0" w:color="auto"/>
        <w:bottom w:val="single" w:sz="8" w:space="0" w:color="auto"/>
        <w:right w:val="single" w:sz="8"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79">
    <w:name w:val="xl79"/>
    <w:basedOn w:val="Normal"/>
    <w:rsid w:val="00F715D0"/>
    <w:pPr>
      <w:pBdr>
        <w:top w:val="single" w:sz="4" w:space="0" w:color="auto"/>
        <w:left w:val="single" w:sz="4" w:space="0" w:color="auto"/>
        <w:bottom w:val="single" w:sz="4" w:space="0" w:color="auto"/>
        <w:right w:val="single" w:sz="8"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80">
    <w:name w:val="xl80"/>
    <w:basedOn w:val="Normal"/>
    <w:rsid w:val="00F715D0"/>
    <w:pPr>
      <w:pBdr>
        <w:top w:val="single" w:sz="4" w:space="0" w:color="auto"/>
        <w:left w:val="single" w:sz="4" w:space="0" w:color="auto"/>
        <w:bottom w:val="single" w:sz="8"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81">
    <w:name w:val="xl81"/>
    <w:basedOn w:val="Normal"/>
    <w:rsid w:val="00F715D0"/>
    <w:pPr>
      <w:pBdr>
        <w:top w:val="single" w:sz="4" w:space="0" w:color="auto"/>
        <w:left w:val="single" w:sz="4" w:space="0" w:color="auto"/>
        <w:bottom w:val="single" w:sz="8"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2">
    <w:name w:val="xl82"/>
    <w:basedOn w:val="Normal"/>
    <w:rsid w:val="00F715D0"/>
    <w:pPr>
      <w:pBdr>
        <w:top w:val="single" w:sz="4" w:space="0" w:color="auto"/>
        <w:left w:val="single" w:sz="4" w:space="0" w:color="auto"/>
        <w:bottom w:val="single" w:sz="8" w:space="0" w:color="auto"/>
        <w:right w:val="single" w:sz="8"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3">
    <w:name w:val="xl83"/>
    <w:basedOn w:val="Normal"/>
    <w:rsid w:val="00F715D0"/>
    <w:pPr>
      <w:pBdr>
        <w:top w:val="single" w:sz="4" w:space="0" w:color="auto"/>
        <w:left w:val="single" w:sz="4" w:space="0" w:color="auto"/>
        <w:bottom w:val="single" w:sz="8" w:space="0" w:color="auto"/>
        <w:right w:val="single" w:sz="4"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84">
    <w:name w:val="xl84"/>
    <w:basedOn w:val="Normal"/>
    <w:rsid w:val="00F715D0"/>
    <w:pPr>
      <w:pBdr>
        <w:top w:val="single" w:sz="4" w:space="0" w:color="auto"/>
        <w:left w:val="single" w:sz="4" w:space="0" w:color="auto"/>
        <w:bottom w:val="single" w:sz="8" w:space="0" w:color="auto"/>
        <w:right w:val="single" w:sz="8"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85">
    <w:name w:val="xl85"/>
    <w:basedOn w:val="Normal"/>
    <w:rsid w:val="00F715D0"/>
    <w:pPr>
      <w:pBdr>
        <w:left w:val="single" w:sz="4" w:space="0" w:color="auto"/>
        <w:bottom w:val="single" w:sz="8"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86">
    <w:name w:val="xl86"/>
    <w:basedOn w:val="Normal"/>
    <w:rsid w:val="00F715D0"/>
    <w:pPr>
      <w:pBdr>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87">
    <w:name w:val="xl87"/>
    <w:basedOn w:val="Normal"/>
    <w:rsid w:val="00F715D0"/>
    <w:pPr>
      <w:pBdr>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8">
    <w:name w:val="xl88"/>
    <w:basedOn w:val="Normal"/>
    <w:rsid w:val="00F715D0"/>
    <w:pPr>
      <w:pBdr>
        <w:top w:val="single" w:sz="8" w:space="0" w:color="auto"/>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9">
    <w:name w:val="xl89"/>
    <w:basedOn w:val="Normal"/>
    <w:rsid w:val="00F715D0"/>
    <w:pPr>
      <w:pBdr>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90">
    <w:name w:val="xl90"/>
    <w:basedOn w:val="Normal"/>
    <w:rsid w:val="00F715D0"/>
    <w:pPr>
      <w:pBdr>
        <w:left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91">
    <w:name w:val="xl91"/>
    <w:basedOn w:val="Normal"/>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92">
    <w:name w:val="xl92"/>
    <w:basedOn w:val="Normal"/>
    <w:rsid w:val="00F715D0"/>
    <w:pPr>
      <w:pBdr>
        <w:top w:val="single" w:sz="8" w:space="0" w:color="auto"/>
        <w:left w:val="single" w:sz="4" w:space="0" w:color="auto"/>
        <w:right w:val="single" w:sz="4" w:space="0" w:color="auto"/>
      </w:pBdr>
      <w:shd w:val="clear" w:color="000000" w:fill="8EA9DB"/>
      <w:spacing w:before="100" w:beforeAutospacing="1" w:after="100" w:afterAutospacing="1"/>
    </w:pPr>
    <w:rPr>
      <w:rFonts w:ascii="SimSun" w:eastAsia="SimSun" w:hAnsi="SimSun" w:cs="SimSun"/>
      <w:sz w:val="16"/>
      <w:szCs w:val="16"/>
      <w:lang w:val="en-US" w:eastAsia="zh-CN"/>
    </w:rPr>
  </w:style>
  <w:style w:type="paragraph" w:customStyle="1" w:styleId="xl93">
    <w:name w:val="xl93"/>
    <w:basedOn w:val="Normal"/>
    <w:rsid w:val="00F715D0"/>
    <w:pPr>
      <w:pBdr>
        <w:top w:val="single" w:sz="4" w:space="0" w:color="auto"/>
        <w:left w:val="single" w:sz="4" w:space="0" w:color="auto"/>
        <w:bottom w:val="single" w:sz="8" w:space="0" w:color="auto"/>
        <w:right w:val="single" w:sz="4" w:space="0" w:color="auto"/>
      </w:pBdr>
      <w:shd w:val="clear" w:color="000000" w:fill="8EA9DB"/>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94">
    <w:name w:val="xl94"/>
    <w:basedOn w:val="Normal"/>
    <w:rsid w:val="00F715D0"/>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95">
    <w:name w:val="xl95"/>
    <w:basedOn w:val="Normal"/>
    <w:rsid w:val="00F715D0"/>
    <w:pPr>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96">
    <w:name w:val="xl96"/>
    <w:basedOn w:val="Normal"/>
    <w:rsid w:val="00F715D0"/>
    <w:pPr>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97">
    <w:name w:val="xl97"/>
    <w:basedOn w:val="Normal"/>
    <w:rsid w:val="00F715D0"/>
    <w:pPr>
      <w:pBdr>
        <w:top w:val="single" w:sz="8" w:space="0" w:color="auto"/>
        <w:left w:val="single" w:sz="4" w:space="0" w:color="auto"/>
        <w:bottom w:val="single" w:sz="4" w:space="0" w:color="auto"/>
        <w:right w:val="single" w:sz="8"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98">
    <w:name w:val="xl98"/>
    <w:basedOn w:val="Normal"/>
    <w:rsid w:val="00F715D0"/>
    <w:pPr>
      <w:pBdr>
        <w:top w:val="single" w:sz="4" w:space="0" w:color="auto"/>
        <w:left w:val="single" w:sz="4" w:space="0" w:color="auto"/>
        <w:bottom w:val="single" w:sz="8" w:space="0" w:color="auto"/>
        <w:right w:val="single" w:sz="8"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99">
    <w:name w:val="xl99"/>
    <w:basedOn w:val="Normal"/>
    <w:rsid w:val="00F715D0"/>
    <w:pPr>
      <w:pBdr>
        <w:top w:val="single" w:sz="8"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00">
    <w:name w:val="xl100"/>
    <w:basedOn w:val="Normal"/>
    <w:rsid w:val="00F715D0"/>
    <w:pPr>
      <w:pBdr>
        <w:top w:val="single" w:sz="8" w:space="0" w:color="auto"/>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01">
    <w:name w:val="xl101"/>
    <w:basedOn w:val="Normal"/>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pPr>
    <w:rPr>
      <w:rFonts w:ascii="SimSun" w:eastAsia="SimSun" w:hAnsi="SimSun" w:cs="SimSun"/>
      <w:sz w:val="16"/>
      <w:szCs w:val="16"/>
      <w:lang w:val="en-US" w:eastAsia="zh-CN"/>
    </w:rPr>
  </w:style>
  <w:style w:type="paragraph" w:customStyle="1" w:styleId="xl102">
    <w:name w:val="xl102"/>
    <w:basedOn w:val="Normal"/>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pPr>
    <w:rPr>
      <w:rFonts w:ascii="SimSun" w:eastAsia="SimSun" w:hAnsi="SimSun" w:cs="SimSun"/>
      <w:sz w:val="16"/>
      <w:szCs w:val="16"/>
      <w:lang w:val="en-US" w:eastAsia="zh-CN"/>
    </w:rPr>
  </w:style>
  <w:style w:type="paragraph" w:customStyle="1" w:styleId="xl103">
    <w:name w:val="xl103"/>
    <w:basedOn w:val="Normal"/>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04">
    <w:name w:val="xl104"/>
    <w:basedOn w:val="Normal"/>
    <w:rsid w:val="00F715D0"/>
    <w:pPr>
      <w:pBdr>
        <w:top w:val="single" w:sz="8" w:space="0" w:color="auto"/>
        <w:left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05">
    <w:name w:val="xl105"/>
    <w:basedOn w:val="Normal"/>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06">
    <w:name w:val="xl106"/>
    <w:basedOn w:val="Normal"/>
    <w:rsid w:val="00F715D0"/>
    <w:pPr>
      <w:pBdr>
        <w:top w:val="single" w:sz="8" w:space="0" w:color="auto"/>
        <w:left w:val="single" w:sz="4" w:space="0" w:color="auto"/>
        <w:right w:val="single" w:sz="4" w:space="0" w:color="auto"/>
      </w:pBdr>
      <w:shd w:val="clear" w:color="000000" w:fill="D9E1F2"/>
      <w:spacing w:before="100" w:beforeAutospacing="1" w:after="100" w:afterAutospacing="1"/>
    </w:pPr>
    <w:rPr>
      <w:rFonts w:ascii="SimSun" w:eastAsia="SimSun" w:hAnsi="SimSun" w:cs="SimSun"/>
      <w:sz w:val="16"/>
      <w:szCs w:val="16"/>
      <w:lang w:val="en-US" w:eastAsia="zh-CN"/>
    </w:rPr>
  </w:style>
  <w:style w:type="paragraph" w:customStyle="1" w:styleId="xl107">
    <w:name w:val="xl107"/>
    <w:basedOn w:val="Normal"/>
    <w:rsid w:val="00F715D0"/>
    <w:pPr>
      <w:pBdr>
        <w:left w:val="single" w:sz="4" w:space="0" w:color="auto"/>
        <w:right w:val="single" w:sz="4" w:space="0" w:color="auto"/>
      </w:pBdr>
      <w:shd w:val="clear" w:color="000000" w:fill="D9E1F2"/>
      <w:spacing w:before="100" w:beforeAutospacing="1" w:after="100" w:afterAutospacing="1"/>
    </w:pPr>
    <w:rPr>
      <w:rFonts w:ascii="SimSun" w:eastAsia="SimSun" w:hAnsi="SimSun" w:cs="SimSun"/>
      <w:sz w:val="16"/>
      <w:szCs w:val="16"/>
      <w:lang w:val="en-US" w:eastAsia="zh-CN"/>
    </w:rPr>
  </w:style>
  <w:style w:type="paragraph" w:customStyle="1" w:styleId="xl108">
    <w:name w:val="xl108"/>
    <w:basedOn w:val="Normal"/>
    <w:rsid w:val="00F715D0"/>
    <w:pPr>
      <w:pBdr>
        <w:top w:val="single" w:sz="8" w:space="0" w:color="auto"/>
        <w:left w:val="single" w:sz="8" w:space="0" w:color="auto"/>
        <w:bottom w:val="single" w:sz="8" w:space="0" w:color="auto"/>
        <w:right w:val="double" w:sz="6"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109">
    <w:name w:val="xl109"/>
    <w:basedOn w:val="Normal"/>
    <w:rsid w:val="00F715D0"/>
    <w:pPr>
      <w:pBdr>
        <w:top w:val="single" w:sz="4"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110">
    <w:name w:val="xl110"/>
    <w:basedOn w:val="Normal"/>
    <w:rsid w:val="00F715D0"/>
    <w:pPr>
      <w:pBdr>
        <w:top w:val="single" w:sz="4" w:space="0" w:color="auto"/>
        <w:bottom w:val="single" w:sz="8"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111">
    <w:name w:val="xl111"/>
    <w:basedOn w:val="Normal"/>
    <w:rsid w:val="00F715D0"/>
    <w:pPr>
      <w:pBdr>
        <w:top w:val="single" w:sz="8"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112">
    <w:name w:val="xl112"/>
    <w:basedOn w:val="Normal"/>
    <w:rsid w:val="00F715D0"/>
    <w:pPr>
      <w:pBdr>
        <w:top w:val="single" w:sz="8" w:space="0" w:color="auto"/>
        <w:left w:val="single" w:sz="4" w:space="0" w:color="auto"/>
        <w:bottom w:val="single" w:sz="4" w:space="0" w:color="auto"/>
        <w:right w:val="double" w:sz="6"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13">
    <w:name w:val="xl113"/>
    <w:basedOn w:val="Normal"/>
    <w:rsid w:val="00F715D0"/>
    <w:pPr>
      <w:pBdr>
        <w:top w:val="single" w:sz="4" w:space="0" w:color="auto"/>
        <w:left w:val="single" w:sz="4" w:space="0" w:color="auto"/>
        <w:bottom w:val="single" w:sz="4" w:space="0" w:color="auto"/>
        <w:right w:val="double" w:sz="6"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14">
    <w:name w:val="xl114"/>
    <w:basedOn w:val="Normal"/>
    <w:rsid w:val="00F715D0"/>
    <w:pPr>
      <w:pBdr>
        <w:top w:val="single" w:sz="4" w:space="0" w:color="auto"/>
        <w:left w:val="single" w:sz="4" w:space="0" w:color="auto"/>
        <w:bottom w:val="single" w:sz="8" w:space="0" w:color="auto"/>
        <w:right w:val="double" w:sz="6"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15">
    <w:name w:val="xl115"/>
    <w:basedOn w:val="Normal"/>
    <w:rsid w:val="00F715D0"/>
    <w:pPr>
      <w:pBdr>
        <w:top w:val="single" w:sz="8" w:space="0" w:color="auto"/>
        <w:left w:val="single" w:sz="4" w:space="0" w:color="auto"/>
        <w:bottom w:val="single" w:sz="4" w:space="0" w:color="auto"/>
        <w:right w:val="double" w:sz="6"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16">
    <w:name w:val="xl116"/>
    <w:basedOn w:val="Normal"/>
    <w:rsid w:val="00F715D0"/>
    <w:pPr>
      <w:pBdr>
        <w:top w:val="single" w:sz="4" w:space="0" w:color="auto"/>
        <w:left w:val="single" w:sz="4" w:space="0" w:color="auto"/>
        <w:bottom w:val="single" w:sz="4" w:space="0" w:color="auto"/>
        <w:right w:val="double" w:sz="6"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17">
    <w:name w:val="xl117"/>
    <w:basedOn w:val="Normal"/>
    <w:rsid w:val="00F715D0"/>
    <w:pPr>
      <w:pBdr>
        <w:top w:val="single" w:sz="4" w:space="0" w:color="auto"/>
        <w:left w:val="single" w:sz="4" w:space="0" w:color="auto"/>
        <w:bottom w:val="single" w:sz="8" w:space="0" w:color="auto"/>
        <w:right w:val="double" w:sz="6"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character" w:customStyle="1" w:styleId="MTEquationSection">
    <w:name w:val="MTEquationSection"/>
    <w:rsid w:val="00F715D0"/>
    <w:rPr>
      <w:rFonts w:ascii="Arial" w:hAnsi="Arial"/>
      <w:vanish w:val="0"/>
      <w:color w:val="FF0000"/>
      <w:sz w:val="24"/>
    </w:rPr>
  </w:style>
  <w:style w:type="paragraph" w:customStyle="1" w:styleId="Bulletedo1">
    <w:name w:val="Bulleted o 1"/>
    <w:basedOn w:val="Normal"/>
    <w:qFormat/>
    <w:rsid w:val="00F715D0"/>
    <w:pPr>
      <w:numPr>
        <w:numId w:val="44"/>
      </w:numPr>
      <w:overflowPunct w:val="0"/>
      <w:autoSpaceDE w:val="0"/>
      <w:autoSpaceDN w:val="0"/>
      <w:adjustRightInd w:val="0"/>
      <w:spacing w:after="180"/>
      <w:textAlignment w:val="baseline"/>
    </w:pPr>
    <w:rPr>
      <w:rFonts w:ascii="Times New Roman" w:eastAsia="SimSun" w:hAnsi="Times New Roman"/>
      <w:szCs w:val="20"/>
      <w:lang w:val="en-US"/>
    </w:rPr>
  </w:style>
  <w:style w:type="paragraph" w:customStyle="1" w:styleId="Equation">
    <w:name w:val="Equation"/>
    <w:basedOn w:val="Normal"/>
    <w:next w:val="Normal"/>
    <w:rsid w:val="00F715D0"/>
    <w:pPr>
      <w:tabs>
        <w:tab w:val="right" w:pos="10206"/>
      </w:tabs>
      <w:overflowPunct w:val="0"/>
      <w:autoSpaceDE w:val="0"/>
      <w:autoSpaceDN w:val="0"/>
      <w:adjustRightInd w:val="0"/>
      <w:spacing w:after="220"/>
      <w:ind w:left="1298"/>
      <w:textAlignment w:val="baseline"/>
    </w:pPr>
    <w:rPr>
      <w:rFonts w:ascii="Arial" w:eastAsia="SimSun" w:hAnsi="Arial"/>
      <w:sz w:val="22"/>
      <w:szCs w:val="20"/>
      <w:lang w:val="en-US" w:eastAsia="zh-CN"/>
    </w:rPr>
  </w:style>
  <w:style w:type="paragraph" w:customStyle="1" w:styleId="11BodyText">
    <w:name w:val="11 BodyText"/>
    <w:basedOn w:val="Normal"/>
    <w:rsid w:val="00F715D0"/>
    <w:pPr>
      <w:overflowPunct w:val="0"/>
      <w:autoSpaceDE w:val="0"/>
      <w:autoSpaceDN w:val="0"/>
      <w:adjustRightInd w:val="0"/>
      <w:spacing w:after="220"/>
      <w:ind w:left="1298"/>
      <w:textAlignment w:val="baseline"/>
    </w:pPr>
    <w:rPr>
      <w:rFonts w:ascii="Arial" w:eastAsia="SimSun" w:hAnsi="Arial"/>
      <w:sz w:val="22"/>
      <w:szCs w:val="20"/>
      <w:lang w:val="en-US"/>
    </w:rPr>
  </w:style>
  <w:style w:type="paragraph" w:customStyle="1" w:styleId="bodyCharCharChar">
    <w:name w:val="body Char Char Char"/>
    <w:basedOn w:val="Normal"/>
    <w:rsid w:val="00F715D0"/>
    <w:pPr>
      <w:tabs>
        <w:tab w:val="left" w:pos="2160"/>
      </w:tabs>
      <w:overflowPunct w:val="0"/>
      <w:autoSpaceDE w:val="0"/>
      <w:autoSpaceDN w:val="0"/>
      <w:adjustRightInd w:val="0"/>
      <w:spacing w:before="120" w:after="120" w:line="280" w:lineRule="atLeast"/>
      <w:jc w:val="both"/>
      <w:textAlignment w:val="baseline"/>
    </w:pPr>
    <w:rPr>
      <w:rFonts w:ascii="New York" w:eastAsia="SimSun" w:hAnsi="New York"/>
      <w:sz w:val="24"/>
      <w:szCs w:val="20"/>
      <w:lang w:val="en-US"/>
    </w:rPr>
  </w:style>
  <w:style w:type="paragraph" w:customStyle="1" w:styleId="body">
    <w:name w:val="body"/>
    <w:basedOn w:val="Normal"/>
    <w:rsid w:val="00F715D0"/>
    <w:pPr>
      <w:tabs>
        <w:tab w:val="left" w:pos="2160"/>
      </w:tabs>
      <w:overflowPunct w:val="0"/>
      <w:autoSpaceDE w:val="0"/>
      <w:autoSpaceDN w:val="0"/>
      <w:adjustRightInd w:val="0"/>
      <w:spacing w:before="120" w:after="120" w:line="280" w:lineRule="atLeast"/>
      <w:jc w:val="both"/>
      <w:textAlignment w:val="baseline"/>
    </w:pPr>
    <w:rPr>
      <w:rFonts w:ascii="New York" w:eastAsia="SimSun" w:hAnsi="New York"/>
      <w:sz w:val="24"/>
      <w:szCs w:val="20"/>
      <w:lang w:val="en-US"/>
    </w:rPr>
  </w:style>
  <w:style w:type="character" w:customStyle="1" w:styleId="CharChar3">
    <w:name w:val="Char Char3"/>
    <w:rsid w:val="00F715D0"/>
    <w:rPr>
      <w:rFonts w:ascii="Arial" w:hAnsi="Arial"/>
      <w:sz w:val="36"/>
      <w:lang w:val="en-GB" w:eastAsia="en-US" w:bidi="ar-SA"/>
    </w:rPr>
  </w:style>
  <w:style w:type="character" w:customStyle="1" w:styleId="CharChar2">
    <w:name w:val="Char Char2"/>
    <w:rsid w:val="00F715D0"/>
    <w:rPr>
      <w:rFonts w:ascii="Arial" w:hAnsi="Arial"/>
      <w:sz w:val="32"/>
      <w:lang w:val="en-GB" w:eastAsia="en-US" w:bidi="ar-SA"/>
    </w:rPr>
  </w:style>
  <w:style w:type="character" w:customStyle="1" w:styleId="CharChar1">
    <w:name w:val="Char Char1"/>
    <w:rsid w:val="00F715D0"/>
    <w:rPr>
      <w:rFonts w:ascii="Arial" w:hAnsi="Arial"/>
      <w:sz w:val="28"/>
      <w:lang w:val="en-GB" w:eastAsia="en-US" w:bidi="ar-SA"/>
    </w:rPr>
  </w:style>
  <w:style w:type="character" w:customStyle="1" w:styleId="CharChar">
    <w:name w:val="Char Char"/>
    <w:rsid w:val="00F715D0"/>
    <w:rPr>
      <w:rFonts w:ascii="Arial" w:hAnsi="Arial"/>
      <w:sz w:val="22"/>
      <w:lang w:val="en-GB" w:eastAsia="en-US" w:bidi="ar-SA"/>
    </w:rPr>
  </w:style>
  <w:style w:type="table" w:styleId="DarkList-Accent6">
    <w:name w:val="Dark List Accent 6"/>
    <w:basedOn w:val="TableNormal"/>
    <w:uiPriority w:val="70"/>
    <w:rsid w:val="00F715D0"/>
    <w:rPr>
      <w:rFonts w:ascii="CG Times (WN)" w:eastAsia="SimSun" w:hAnsi="CG Times (WN)"/>
      <w:color w:val="FFFFFF"/>
      <w:lang w:eastAsia="ko-KR"/>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customStyle="1" w:styleId="ae">
    <w:name w:val="テキスト"/>
    <w:basedOn w:val="Normal"/>
    <w:link w:val="af"/>
    <w:qFormat/>
    <w:rsid w:val="00F715D0"/>
    <w:pPr>
      <w:widowControl w:val="0"/>
      <w:spacing w:afterLines="50" w:after="200" w:line="320" w:lineRule="exact"/>
      <w:ind w:firstLineChars="100" w:firstLine="210"/>
      <w:jc w:val="both"/>
    </w:pPr>
    <w:rPr>
      <w:rFonts w:ascii="Century" w:eastAsia="MS Mincho" w:hAnsi="Century"/>
      <w:kern w:val="2"/>
      <w:sz w:val="21"/>
      <w:szCs w:val="22"/>
      <w:lang w:eastAsia="ja-JP"/>
    </w:rPr>
  </w:style>
  <w:style w:type="character" w:customStyle="1" w:styleId="af">
    <w:name w:val="テキスト (文字)"/>
    <w:link w:val="ae"/>
    <w:rsid w:val="00F715D0"/>
    <w:rPr>
      <w:rFonts w:ascii="Century" w:eastAsia="MS Mincho" w:hAnsi="Century"/>
      <w:kern w:val="2"/>
      <w:sz w:val="21"/>
      <w:szCs w:val="22"/>
      <w:lang w:eastAsia="ja-JP"/>
    </w:rPr>
  </w:style>
  <w:style w:type="character" w:customStyle="1" w:styleId="TFZchn">
    <w:name w:val="TF Zchn"/>
    <w:link w:val="TF"/>
    <w:locked/>
    <w:rsid w:val="00F715D0"/>
    <w:rPr>
      <w:rFonts w:ascii="Arial" w:eastAsia="MS Mincho" w:hAnsi="Arial"/>
      <w:b/>
      <w:lang w:eastAsia="ja-JP"/>
    </w:rPr>
  </w:style>
  <w:style w:type="paragraph" w:styleId="TOCHeading">
    <w:name w:val="TOC Heading"/>
    <w:basedOn w:val="Heading1"/>
    <w:next w:val="Normal"/>
    <w:uiPriority w:val="39"/>
    <w:unhideWhenUsed/>
    <w:qFormat/>
    <w:rsid w:val="00F715D0"/>
    <w:pPr>
      <w:keepLines/>
      <w:numPr>
        <w:numId w:val="0"/>
      </w:numPr>
      <w:spacing w:after="0" w:line="259" w:lineRule="auto"/>
      <w:outlineLvl w:val="9"/>
    </w:pPr>
    <w:rPr>
      <w:rFonts w:ascii="Calibri Light" w:eastAsia="Times New Roman" w:hAnsi="Calibri Light" w:cs="Times New Roman"/>
      <w:b w:val="0"/>
      <w:bCs w:val="0"/>
      <w:color w:val="2F5496"/>
      <w:kern w:val="0"/>
      <w:lang w:val="en-US"/>
    </w:rPr>
  </w:style>
  <w:style w:type="paragraph" w:customStyle="1" w:styleId="bullet10">
    <w:name w:val="bullet1"/>
    <w:basedOn w:val="text0"/>
    <w:link w:val="bullet1Char"/>
    <w:qFormat/>
    <w:rsid w:val="00F715D0"/>
    <w:pPr>
      <w:widowControl/>
      <w:overflowPunct/>
      <w:autoSpaceDE/>
      <w:autoSpaceDN/>
      <w:adjustRightInd/>
      <w:spacing w:after="0"/>
      <w:ind w:left="720" w:hanging="360"/>
      <w:jc w:val="left"/>
      <w:textAlignment w:val="auto"/>
    </w:pPr>
    <w:rPr>
      <w:rFonts w:ascii="Calibri" w:eastAsia="SimSun" w:hAnsi="Calibri"/>
      <w:kern w:val="2"/>
      <w:szCs w:val="24"/>
      <w:lang w:val="en-GB" w:eastAsia="zh-CN"/>
    </w:rPr>
  </w:style>
  <w:style w:type="character" w:customStyle="1" w:styleId="textChar0">
    <w:name w:val="text Char"/>
    <w:link w:val="text0"/>
    <w:qFormat/>
    <w:rsid w:val="00F715D0"/>
    <w:rPr>
      <w:rFonts w:eastAsia="Times New Roman"/>
      <w:sz w:val="24"/>
      <w:lang w:val="en-AU"/>
    </w:rPr>
  </w:style>
  <w:style w:type="character" w:customStyle="1" w:styleId="bullet1Char">
    <w:name w:val="bullet1 Char"/>
    <w:link w:val="bullet10"/>
    <w:rsid w:val="00F715D0"/>
    <w:rPr>
      <w:rFonts w:ascii="Calibri" w:eastAsia="SimSun" w:hAnsi="Calibri"/>
      <w:kern w:val="2"/>
      <w:sz w:val="24"/>
      <w:szCs w:val="24"/>
      <w:lang w:eastAsia="zh-CN"/>
    </w:rPr>
  </w:style>
  <w:style w:type="paragraph" w:customStyle="1" w:styleId="tdoc">
    <w:name w:val="tdoc"/>
    <w:basedOn w:val="Normal"/>
    <w:link w:val="tdocChar"/>
    <w:qFormat/>
    <w:rsid w:val="00F715D0"/>
    <w:pPr>
      <w:ind w:left="1440" w:hanging="1440"/>
    </w:pPr>
  </w:style>
  <w:style w:type="character" w:customStyle="1" w:styleId="tdocChar">
    <w:name w:val="tdoc Char"/>
    <w:link w:val="tdoc"/>
    <w:rsid w:val="00F715D0"/>
    <w:rPr>
      <w:rFonts w:ascii="Times" w:hAnsi="Times"/>
      <w:szCs w:val="24"/>
      <w:lang w:eastAsia="en-US"/>
    </w:rPr>
  </w:style>
  <w:style w:type="character" w:customStyle="1" w:styleId="bullet3Char">
    <w:name w:val="bullet3 Char"/>
    <w:link w:val="bullet3"/>
    <w:rsid w:val="00F715D0"/>
    <w:rPr>
      <w:rFonts w:ascii="Times" w:hAnsi="Times"/>
      <w:szCs w:val="24"/>
      <w:lang w:eastAsia="en-US"/>
    </w:rPr>
  </w:style>
  <w:style w:type="paragraph" w:customStyle="1" w:styleId="gmail-msolistparagraph">
    <w:name w:val="gmail-msolistparagraph"/>
    <w:basedOn w:val="Normal"/>
    <w:uiPriority w:val="99"/>
    <w:rsid w:val="00F715D0"/>
    <w:pPr>
      <w:spacing w:before="75" w:after="75"/>
    </w:pPr>
    <w:rPr>
      <w:rFonts w:ascii="Malgun Gothic" w:eastAsia="Malgun Gothic" w:hAnsi="Malgun Gothic" w:cs="Calibri"/>
      <w:szCs w:val="20"/>
      <w:lang w:val="sv-SE" w:eastAsia="sv-SE"/>
    </w:rPr>
  </w:style>
  <w:style w:type="paragraph" w:customStyle="1" w:styleId="gmail-b2">
    <w:name w:val="gmail-b2"/>
    <w:basedOn w:val="Normal"/>
    <w:uiPriority w:val="99"/>
    <w:semiHidden/>
    <w:rsid w:val="00F715D0"/>
    <w:pPr>
      <w:spacing w:before="75" w:after="75"/>
    </w:pPr>
    <w:rPr>
      <w:rFonts w:ascii="Malgun Gothic" w:eastAsia="Malgun Gothic" w:hAnsi="Malgun Gothic" w:cs="Calibri"/>
      <w:szCs w:val="20"/>
      <w:lang w:val="sv-SE" w:eastAsia="sv-SE"/>
    </w:rPr>
  </w:style>
  <w:style w:type="character" w:customStyle="1" w:styleId="onecomwebmail-spelle">
    <w:name w:val="onecomwebmail-spelle"/>
    <w:rsid w:val="00F715D0"/>
  </w:style>
  <w:style w:type="paragraph" w:customStyle="1" w:styleId="onecomwebmail-msolistparagraph">
    <w:name w:val="onecomwebmail-msolistparagraph"/>
    <w:basedOn w:val="Normal"/>
    <w:rsid w:val="00F715D0"/>
    <w:pPr>
      <w:spacing w:before="100" w:beforeAutospacing="1" w:after="100" w:afterAutospacing="1"/>
    </w:pPr>
    <w:rPr>
      <w:rFonts w:ascii="Times New Roman" w:eastAsia="Times New Roman" w:hAnsi="Times New Roman"/>
      <w:sz w:val="24"/>
      <w:lang w:val="sv-SE" w:eastAsia="sv-SE"/>
    </w:rPr>
  </w:style>
  <w:style w:type="paragraph" w:customStyle="1" w:styleId="onecomwebmail-tah">
    <w:name w:val="onecomwebmail-tah"/>
    <w:basedOn w:val="Normal"/>
    <w:rsid w:val="00F715D0"/>
    <w:pPr>
      <w:spacing w:before="100" w:beforeAutospacing="1" w:after="100" w:afterAutospacing="1"/>
    </w:pPr>
    <w:rPr>
      <w:rFonts w:ascii="Times New Roman" w:eastAsia="Times New Roman" w:hAnsi="Times New Roman"/>
      <w:sz w:val="24"/>
      <w:lang w:val="sv-SE" w:eastAsia="sv-SE"/>
    </w:rPr>
  </w:style>
  <w:style w:type="paragraph" w:customStyle="1" w:styleId="onecomwebmail-tac">
    <w:name w:val="onecomwebmail-tac"/>
    <w:basedOn w:val="Normal"/>
    <w:rsid w:val="00F715D0"/>
    <w:pPr>
      <w:spacing w:before="100" w:beforeAutospacing="1" w:after="100" w:afterAutospacing="1"/>
    </w:pPr>
    <w:rPr>
      <w:rFonts w:ascii="Times New Roman" w:eastAsia="Times New Roman" w:hAnsi="Times New Roman"/>
      <w:sz w:val="24"/>
      <w:lang w:val="sv-SE" w:eastAsia="sv-SE"/>
    </w:rPr>
  </w:style>
  <w:style w:type="character" w:customStyle="1" w:styleId="onecomwebmail-font">
    <w:name w:val="onecomwebmail-font"/>
    <w:rsid w:val="00F715D0"/>
  </w:style>
  <w:style w:type="character" w:customStyle="1" w:styleId="onecomwebmail-size">
    <w:name w:val="onecomwebmail-size"/>
    <w:rsid w:val="00F715D0"/>
  </w:style>
  <w:style w:type="numbering" w:customStyle="1" w:styleId="NoList2">
    <w:name w:val="No List2"/>
    <w:next w:val="NoList"/>
    <w:uiPriority w:val="99"/>
    <w:semiHidden/>
    <w:rsid w:val="006B4D00"/>
  </w:style>
  <w:style w:type="paragraph" w:customStyle="1" w:styleId="CharChar1CharCharCharCharCharCharCharCharCharCharCharCharCharCharChar4">
    <w:name w:val="Char Char1 Char Char Char Char Char Char Char Char Char Char Char Char Char Char Char4"/>
    <w:semiHidden/>
    <w:rsid w:val="006B4D0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2">
    <w:name w:val="Style Bulleted2"/>
    <w:rsid w:val="006B4D00"/>
  </w:style>
  <w:style w:type="character" w:customStyle="1" w:styleId="af0">
    <w:name w:val="未解決のメンション"/>
    <w:uiPriority w:val="99"/>
    <w:semiHidden/>
    <w:unhideWhenUsed/>
    <w:rsid w:val="006B4D00"/>
    <w:rPr>
      <w:color w:val="808080"/>
      <w:shd w:val="clear" w:color="auto" w:fill="E6E6E6"/>
    </w:rPr>
  </w:style>
  <w:style w:type="character" w:customStyle="1" w:styleId="51">
    <w:name w:val="(文字) (文字)51"/>
    <w:semiHidden/>
    <w:rsid w:val="006B4D00"/>
    <w:rPr>
      <w:rFonts w:ascii="Times New Roman" w:hAnsi="Times New Roman"/>
      <w:lang w:eastAsia="en-US"/>
    </w:rPr>
  </w:style>
  <w:style w:type="numbering" w:customStyle="1" w:styleId="StyleBulletedSymbolsymbolLeft025Hanging02">
    <w:name w:val="Style Bulleted Symbol (symbol) Left:  0.25&quot; Hanging:  0.2"/>
    <w:basedOn w:val="NoList"/>
    <w:rsid w:val="006B4D00"/>
  </w:style>
  <w:style w:type="table" w:customStyle="1" w:styleId="TableGrid1">
    <w:name w:val="Table Grid1"/>
    <w:basedOn w:val="TableNormal"/>
    <w:next w:val="TableGrid"/>
    <w:uiPriority w:val="39"/>
    <w:qFormat/>
    <w:rsid w:val="006B4D00"/>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
    <w:name w:val="Colorful List - Accent 12"/>
    <w:basedOn w:val="TableNormal"/>
    <w:next w:val="ColorfulList-Accent1"/>
    <w:uiPriority w:val="34"/>
    <w:rsid w:val="006B4D00"/>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rProposal">
    <w:name w:val="rProposal"/>
    <w:basedOn w:val="Normal"/>
    <w:next w:val="Normal"/>
    <w:link w:val="rProposalChar"/>
    <w:qFormat/>
    <w:rsid w:val="006B4D00"/>
    <w:pPr>
      <w:spacing w:before="120" w:after="120"/>
      <w:ind w:leftChars="213" w:left="1275" w:hanging="849"/>
      <w:jc w:val="both"/>
    </w:pPr>
    <w:rPr>
      <w:rFonts w:ascii="Times New Roman" w:eastAsia="Malgun Gothic" w:hAnsi="Times New Roman"/>
      <w:i/>
      <w:kern w:val="2"/>
      <w:sz w:val="22"/>
      <w:szCs w:val="22"/>
      <w:lang w:val="en-US" w:eastAsia="ko-KR"/>
    </w:rPr>
  </w:style>
  <w:style w:type="character" w:customStyle="1" w:styleId="rProposalChar">
    <w:name w:val="rProposal Char"/>
    <w:link w:val="rProposal"/>
    <w:rsid w:val="006B4D00"/>
    <w:rPr>
      <w:rFonts w:eastAsia="Malgun Gothic"/>
      <w:i/>
      <w:kern w:val="2"/>
      <w:sz w:val="22"/>
      <w:szCs w:val="22"/>
      <w:lang w:val="en-US" w:eastAsia="ko-KR"/>
    </w:rPr>
  </w:style>
  <w:style w:type="character" w:customStyle="1" w:styleId="af1">
    <w:name w:val="メンション"/>
    <w:uiPriority w:val="99"/>
    <w:semiHidden/>
    <w:unhideWhenUsed/>
    <w:rsid w:val="006B4D00"/>
    <w:rPr>
      <w:color w:val="2B579A"/>
      <w:shd w:val="clear" w:color="auto" w:fill="E6E6E6"/>
    </w:rPr>
  </w:style>
  <w:style w:type="paragraph" w:customStyle="1" w:styleId="Proposalsub">
    <w:name w:val="Proposal_sub"/>
    <w:basedOn w:val="Normal"/>
    <w:link w:val="ProposalsubChar"/>
    <w:qFormat/>
    <w:rsid w:val="006B4D00"/>
    <w:pPr>
      <w:numPr>
        <w:numId w:val="45"/>
      </w:numPr>
      <w:spacing w:before="120" w:after="120"/>
      <w:ind w:left="1167" w:hanging="283"/>
      <w:jc w:val="both"/>
    </w:pPr>
    <w:rPr>
      <w:rFonts w:ascii="Times New Roman" w:eastAsia="Malgun Gothic" w:hAnsi="Times New Roman"/>
      <w:kern w:val="2"/>
      <w:szCs w:val="22"/>
      <w:lang w:val="en-US" w:eastAsia="ko-KR"/>
    </w:rPr>
  </w:style>
  <w:style w:type="paragraph" w:customStyle="1" w:styleId="Proposalsubsub">
    <w:name w:val="Proposal_sub_sub"/>
    <w:basedOn w:val="Normal"/>
    <w:link w:val="ProposalsubsubChar"/>
    <w:qFormat/>
    <w:rsid w:val="006B4D00"/>
    <w:pPr>
      <w:numPr>
        <w:ilvl w:val="1"/>
        <w:numId w:val="45"/>
      </w:numPr>
      <w:spacing w:before="120" w:after="120"/>
      <w:ind w:left="1593"/>
      <w:jc w:val="both"/>
    </w:pPr>
    <w:rPr>
      <w:rFonts w:ascii="Times New Roman" w:eastAsia="Malgun Gothic" w:hAnsi="Times New Roman"/>
      <w:kern w:val="2"/>
      <w:szCs w:val="22"/>
      <w:lang w:val="en-US" w:eastAsia="ko-KR"/>
    </w:rPr>
  </w:style>
  <w:style w:type="paragraph" w:customStyle="1" w:styleId="rProposalsub">
    <w:name w:val="rProposal_sub"/>
    <w:basedOn w:val="Normal"/>
    <w:next w:val="Normal"/>
    <w:link w:val="rProposalsubChar"/>
    <w:qFormat/>
    <w:rsid w:val="006B4D00"/>
    <w:pPr>
      <w:numPr>
        <w:numId w:val="4"/>
      </w:numPr>
      <w:spacing w:before="120" w:after="120"/>
      <w:jc w:val="both"/>
    </w:pPr>
    <w:rPr>
      <w:rFonts w:ascii="Times New Roman" w:eastAsia="Malgun Gothic" w:hAnsi="Times New Roman"/>
      <w:i/>
      <w:kern w:val="2"/>
      <w:sz w:val="22"/>
      <w:szCs w:val="22"/>
      <w:lang w:val="en-US" w:eastAsia="ko-KR"/>
    </w:rPr>
  </w:style>
  <w:style w:type="table" w:customStyle="1" w:styleId="GridTable4-Accent52">
    <w:name w:val="Grid Table 4 - Accent 52"/>
    <w:basedOn w:val="TableNormal"/>
    <w:next w:val="GridTable4-Accent5"/>
    <w:uiPriority w:val="49"/>
    <w:rsid w:val="006B4D00"/>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4">
    <w:name w:val="Style Bulleted Symbol (symbol) Left:  0.25&quot; Hanging:  0.25&quot;4"/>
    <w:basedOn w:val="NoList"/>
    <w:rsid w:val="006B4D00"/>
  </w:style>
  <w:style w:type="numbering" w:customStyle="1" w:styleId="StyleBulletedSymbolsymbolLeft025Hanging02512">
    <w:name w:val="Style Bulleted Symbol (symbol) Left:  0.25&quot; Hanging:  0.25&quot;12"/>
    <w:basedOn w:val="NoList"/>
    <w:rsid w:val="006B4D00"/>
  </w:style>
  <w:style w:type="numbering" w:customStyle="1" w:styleId="StyleBulletedSymbolsymbolLeft025Hanging02522">
    <w:name w:val="Style Bulleted Symbol (symbol) Left:  0.25&quot; Hanging:  0.25&quot;22"/>
    <w:basedOn w:val="NoList"/>
    <w:rsid w:val="006B4D00"/>
  </w:style>
  <w:style w:type="character" w:customStyle="1" w:styleId="rProposalsubChar">
    <w:name w:val="rProposal_sub Char"/>
    <w:link w:val="rProposalsub"/>
    <w:rsid w:val="006B4D00"/>
    <w:rPr>
      <w:rFonts w:eastAsia="Malgun Gothic"/>
      <w:i/>
      <w:kern w:val="2"/>
      <w:sz w:val="22"/>
      <w:szCs w:val="22"/>
      <w:lang w:val="en-US" w:eastAsia="ko-KR"/>
    </w:rPr>
  </w:style>
  <w:style w:type="numbering" w:customStyle="1" w:styleId="StyleBulletedSymbolsymbolLeft025Hanging02523">
    <w:name w:val="Style Bulleted Symbol (symbol) Left:  0.25&quot; Hanging:  0.25&quot;23"/>
    <w:basedOn w:val="NoList"/>
    <w:rsid w:val="00175422"/>
  </w:style>
  <w:style w:type="paragraph" w:customStyle="1" w:styleId="15">
    <w:name w:val="列出段落1"/>
    <w:basedOn w:val="Normal"/>
    <w:uiPriority w:val="34"/>
    <w:qFormat/>
    <w:rsid w:val="00C95926"/>
    <w:pPr>
      <w:spacing w:line="259" w:lineRule="auto"/>
      <w:ind w:firstLineChars="200" w:firstLine="420"/>
    </w:pPr>
    <w:rPr>
      <w:rFonts w:ascii="SimSun" w:eastAsia="SimSun" w:hAnsi="SimSun"/>
      <w:sz w:val="24"/>
      <w:lang w:val="en-US"/>
    </w:rPr>
  </w:style>
  <w:style w:type="paragraph" w:customStyle="1" w:styleId="ParagraphNumbering">
    <w:name w:val="Paragraph Numbering"/>
    <w:basedOn w:val="Normal"/>
    <w:rsid w:val="00C95926"/>
    <w:pPr>
      <w:numPr>
        <w:numId w:val="46"/>
      </w:numPr>
      <w:tabs>
        <w:tab w:val="left" w:pos="851"/>
      </w:tabs>
      <w:spacing w:line="360" w:lineRule="auto"/>
    </w:pPr>
    <w:rPr>
      <w:rFonts w:ascii="Arial" w:eastAsia="MS Mincho" w:hAnsi="Arial" w:cs="MS PGothic"/>
      <w:sz w:val="22"/>
      <w:szCs w:val="22"/>
      <w:lang w:val="en-US" w:eastAsia="ja-JP"/>
    </w:rPr>
  </w:style>
  <w:style w:type="numbering" w:customStyle="1" w:styleId="NoList3">
    <w:name w:val="No List3"/>
    <w:next w:val="NoList"/>
    <w:uiPriority w:val="99"/>
    <w:semiHidden/>
    <w:unhideWhenUsed/>
    <w:rsid w:val="000F713F"/>
  </w:style>
  <w:style w:type="paragraph" w:customStyle="1" w:styleId="CharChar1CharCharCharCharCharCharCharCharCharCharCharCharCharCharChar40">
    <w:name w:val="Char Char1 Char Char Char Char Char Char Char Char Char Char Char Char Char Char Char40"/>
    <w:semiHidden/>
    <w:rsid w:val="000F713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3">
    <w:name w:val="Style Bulleted3"/>
    <w:rsid w:val="000F713F"/>
  </w:style>
  <w:style w:type="character" w:customStyle="1" w:styleId="535">
    <w:name w:val="(文字) (文字)535"/>
    <w:semiHidden/>
    <w:rsid w:val="000F713F"/>
    <w:rPr>
      <w:rFonts w:ascii="Times New Roman" w:hAnsi="Times New Roman"/>
      <w:lang w:eastAsia="en-US"/>
    </w:rPr>
  </w:style>
  <w:style w:type="numbering" w:customStyle="1" w:styleId="StyleBulletedSymbolsymbolLeft025Hanging03">
    <w:name w:val="Style Bulleted Symbol (symbol) Left:  0.25&quot; Hanging:  0.3"/>
    <w:basedOn w:val="NoList"/>
    <w:rsid w:val="000F713F"/>
  </w:style>
  <w:style w:type="character" w:customStyle="1" w:styleId="CaptionEquationChar">
    <w:name w:val="Caption Equation Char"/>
    <w:aliases w:val="Caption Char1 Char2,Caption Char Char Char2,Caption Char1 Char Char1,Caption Char2 Char1,Caption Char Char Char Char1,Caption Char Char1 Char1,fig and tbl Char1,fighead2 Char1,Table Caption Char1,topic Char,cap Char3,cap Char Char2"/>
    <w:uiPriority w:val="35"/>
    <w:qFormat/>
    <w:rsid w:val="000F713F"/>
    <w:rPr>
      <w:rFonts w:ascii="Times New Roman" w:eastAsia="PMingLiU" w:hAnsi="Times New Roman" w:cs="Times New Roman"/>
      <w:b/>
      <w:bCs/>
      <w:kern w:val="2"/>
      <w:sz w:val="20"/>
      <w:szCs w:val="20"/>
      <w:lang w:eastAsia="zh-CN"/>
    </w:rPr>
  </w:style>
  <w:style w:type="table" w:customStyle="1" w:styleId="ColorfulList-Accent13">
    <w:name w:val="Colorful List - Accent 13"/>
    <w:basedOn w:val="TableNormal"/>
    <w:next w:val="ColorfulList-Accent1"/>
    <w:uiPriority w:val="34"/>
    <w:rsid w:val="000F713F"/>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
    <w:name w:val="Grid Table 4 - Accent 53"/>
    <w:basedOn w:val="TableNormal"/>
    <w:next w:val="GridTable4-Accent5"/>
    <w:uiPriority w:val="49"/>
    <w:rsid w:val="000F713F"/>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5">
    <w:name w:val="Style Bulleted Symbol (symbol) Left:  0.25&quot; Hanging:  0.25&quot;5"/>
    <w:basedOn w:val="NoList"/>
    <w:rsid w:val="000F713F"/>
  </w:style>
  <w:style w:type="numbering" w:customStyle="1" w:styleId="StyleBulletedSymbolsymbolLeft025Hanging02513">
    <w:name w:val="Style Bulleted Symbol (symbol) Left:  0.25&quot; Hanging:  0.25&quot;13"/>
    <w:basedOn w:val="NoList"/>
    <w:rsid w:val="000F713F"/>
  </w:style>
  <w:style w:type="numbering" w:customStyle="1" w:styleId="StyleBulletedSymbolsymbolLeft025Hanging02524">
    <w:name w:val="Style Bulleted Symbol (symbol) Left:  0.25&quot; Hanging:  0.25&quot;24"/>
    <w:basedOn w:val="NoList"/>
    <w:rsid w:val="000F713F"/>
  </w:style>
  <w:style w:type="character" w:customStyle="1" w:styleId="NOChar1">
    <w:name w:val="NO Char1"/>
    <w:qFormat/>
    <w:rsid w:val="000F713F"/>
    <w:rPr>
      <w:sz w:val="24"/>
      <w:lang w:eastAsia="en-US"/>
    </w:rPr>
  </w:style>
  <w:style w:type="character" w:customStyle="1" w:styleId="CommentaireCar">
    <w:name w:val="Commentaire Car"/>
    <w:rsid w:val="000F713F"/>
    <w:rPr>
      <w:sz w:val="20"/>
      <w:szCs w:val="20"/>
    </w:rPr>
  </w:style>
  <w:style w:type="character" w:customStyle="1" w:styleId="citationref">
    <w:name w:val="citationref"/>
    <w:rsid w:val="000F713F"/>
  </w:style>
  <w:style w:type="character" w:customStyle="1" w:styleId="mw-mmv-title">
    <w:name w:val="mw-mmv-title"/>
    <w:rsid w:val="000F713F"/>
  </w:style>
  <w:style w:type="character" w:customStyle="1" w:styleId="legend-color">
    <w:name w:val="legend-color"/>
    <w:rsid w:val="000F713F"/>
  </w:style>
  <w:style w:type="paragraph" w:customStyle="1" w:styleId="Equationlegend">
    <w:name w:val="Equation_legend"/>
    <w:basedOn w:val="NormalIndent"/>
    <w:link w:val="EquationlegendChar"/>
    <w:rsid w:val="000F713F"/>
    <w:pPr>
      <w:widowControl/>
      <w:tabs>
        <w:tab w:val="right" w:pos="1701"/>
        <w:tab w:val="left" w:pos="1985"/>
      </w:tabs>
      <w:overflowPunct w:val="0"/>
      <w:autoSpaceDE w:val="0"/>
      <w:autoSpaceDN w:val="0"/>
      <w:adjustRightInd w:val="0"/>
      <w:spacing w:before="80"/>
      <w:ind w:left="1985" w:hanging="1985"/>
      <w:textAlignment w:val="baseline"/>
    </w:pPr>
    <w:rPr>
      <w:rFonts w:eastAsia="Times New Roman"/>
      <w:kern w:val="0"/>
      <w:sz w:val="24"/>
      <w:lang w:eastAsia="en-US"/>
    </w:rPr>
  </w:style>
  <w:style w:type="character" w:customStyle="1" w:styleId="EquationlegendChar">
    <w:name w:val="Equation_legend Char"/>
    <w:link w:val="Equationlegend"/>
    <w:locked/>
    <w:rsid w:val="000F713F"/>
    <w:rPr>
      <w:rFonts w:eastAsia="Times New Roman"/>
      <w:sz w:val="24"/>
      <w:lang w:val="en-US" w:eastAsia="en-US"/>
    </w:rPr>
  </w:style>
  <w:style w:type="numbering" w:customStyle="1" w:styleId="NoList4">
    <w:name w:val="No List4"/>
    <w:next w:val="NoList"/>
    <w:uiPriority w:val="99"/>
    <w:semiHidden/>
    <w:rsid w:val="00966D15"/>
  </w:style>
  <w:style w:type="paragraph" w:customStyle="1" w:styleId="CharChar1CharCharCharCharCharCharCharCharCharCharCharCharCharCharChar39">
    <w:name w:val="Char Char1 Char Char Char Char Char Char Char Char Char Char Char Char Char Char Char39"/>
    <w:semiHidden/>
    <w:rsid w:val="00966D1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4">
    <w:name w:val="Style Bulleted4"/>
    <w:rsid w:val="00966D15"/>
  </w:style>
  <w:style w:type="character" w:customStyle="1" w:styleId="534">
    <w:name w:val="(文字) (文字)534"/>
    <w:semiHidden/>
    <w:rsid w:val="00966D15"/>
    <w:rPr>
      <w:rFonts w:ascii="Times New Roman" w:hAnsi="Times New Roman"/>
      <w:lang w:eastAsia="en-US"/>
    </w:rPr>
  </w:style>
  <w:style w:type="numbering" w:customStyle="1" w:styleId="StyleBulletedSymbolsymbolLeft025Hanging04">
    <w:name w:val="Style Bulleted Symbol (symbol) Left:  0.25&quot; Hanging:  0.4"/>
    <w:basedOn w:val="NoList"/>
    <w:rsid w:val="00966D15"/>
  </w:style>
  <w:style w:type="table" w:customStyle="1" w:styleId="ColorfulList-Accent14">
    <w:name w:val="Colorful List - Accent 14"/>
    <w:basedOn w:val="TableNormal"/>
    <w:next w:val="ColorfulList-Accent1"/>
    <w:uiPriority w:val="34"/>
    <w:rsid w:val="00966D15"/>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
    <w:name w:val="Grid Table 4 - Accent 54"/>
    <w:basedOn w:val="TableNormal"/>
    <w:next w:val="GridTable4-Accent5"/>
    <w:uiPriority w:val="49"/>
    <w:rsid w:val="00966D1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6">
    <w:name w:val="Style Bulleted Symbol (symbol) Left:  0.25&quot; Hanging:  0.25&quot;6"/>
    <w:basedOn w:val="NoList"/>
    <w:rsid w:val="00966D15"/>
  </w:style>
  <w:style w:type="numbering" w:customStyle="1" w:styleId="StyleBulletedSymbolsymbolLeft025Hanging02514">
    <w:name w:val="Style Bulleted Symbol (symbol) Left:  0.25&quot; Hanging:  0.25&quot;14"/>
    <w:basedOn w:val="NoList"/>
    <w:rsid w:val="00966D15"/>
  </w:style>
  <w:style w:type="numbering" w:customStyle="1" w:styleId="StyleBulletedSymbolsymbolLeft025Hanging02525">
    <w:name w:val="Style Bulleted Symbol (symbol) Left:  0.25&quot; Hanging:  0.25&quot;25"/>
    <w:basedOn w:val="NoList"/>
    <w:rsid w:val="00966D15"/>
  </w:style>
  <w:style w:type="numbering" w:customStyle="1" w:styleId="NoList5">
    <w:name w:val="No List5"/>
    <w:next w:val="NoList"/>
    <w:uiPriority w:val="99"/>
    <w:semiHidden/>
    <w:unhideWhenUsed/>
    <w:rsid w:val="006D7D75"/>
  </w:style>
  <w:style w:type="paragraph" w:customStyle="1" w:styleId="CharChar1CharCharCharCharCharCharCharCharCharCharCharCharCharCharChar38">
    <w:name w:val="Char Char1 Char Char Char Char Char Char Char Char Char Char Char Char Char Char Char38"/>
    <w:semiHidden/>
    <w:rsid w:val="006D7D7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5">
    <w:name w:val="Style Bulleted5"/>
    <w:rsid w:val="006D7D75"/>
  </w:style>
  <w:style w:type="character" w:customStyle="1" w:styleId="533">
    <w:name w:val="(文字) (文字)533"/>
    <w:semiHidden/>
    <w:rsid w:val="006D7D75"/>
    <w:rPr>
      <w:rFonts w:ascii="Times New Roman" w:hAnsi="Times New Roman"/>
      <w:lang w:eastAsia="en-US"/>
    </w:rPr>
  </w:style>
  <w:style w:type="numbering" w:customStyle="1" w:styleId="StyleBulletedSymbolsymbolLeft025Hanging05">
    <w:name w:val="Style Bulleted Symbol (symbol) Left:  0.25&quot; Hanging:  0.5"/>
    <w:basedOn w:val="NoList"/>
    <w:rsid w:val="006D7D75"/>
  </w:style>
  <w:style w:type="table" w:customStyle="1" w:styleId="ColorfulList-Accent15">
    <w:name w:val="Colorful List - Accent 15"/>
    <w:basedOn w:val="TableNormal"/>
    <w:next w:val="ColorfulList-Accent1"/>
    <w:uiPriority w:val="34"/>
    <w:rsid w:val="006D7D75"/>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16">
    <w:name w:val="访问过的超链接1"/>
    <w:rsid w:val="006D7D75"/>
    <w:rPr>
      <w:color w:val="800080"/>
      <w:kern w:val="2"/>
      <w:u w:val="single"/>
      <w:lang w:val="en-GB" w:eastAsia="zh-CN" w:bidi="ar-SA"/>
    </w:rPr>
  </w:style>
  <w:style w:type="paragraph" w:customStyle="1" w:styleId="17">
    <w:name w:val="1"/>
    <w:next w:val="Normal"/>
    <w:rsid w:val="006D7D75"/>
    <w:pPr>
      <w:keepNext/>
      <w:tabs>
        <w:tab w:val="num" w:pos="720"/>
      </w:tabs>
      <w:autoSpaceDE w:val="0"/>
      <w:autoSpaceDN w:val="0"/>
      <w:adjustRightInd w:val="0"/>
      <w:ind w:left="720" w:hanging="360"/>
      <w:jc w:val="both"/>
    </w:pPr>
    <w:rPr>
      <w:rFonts w:eastAsia="Times New Roman"/>
      <w:kern w:val="2"/>
      <w:lang w:eastAsia="zh-CN"/>
    </w:rPr>
  </w:style>
  <w:style w:type="table" w:customStyle="1" w:styleId="GridTable4-Accent55">
    <w:name w:val="Grid Table 4 - Accent 55"/>
    <w:basedOn w:val="TableNormal"/>
    <w:next w:val="GridTable4-Accent5"/>
    <w:uiPriority w:val="49"/>
    <w:rsid w:val="006D7D7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7">
    <w:name w:val="Style Bulleted Symbol (symbol) Left:  0.25&quot; Hanging:  0.25&quot;7"/>
    <w:basedOn w:val="NoList"/>
    <w:rsid w:val="006D7D75"/>
  </w:style>
  <w:style w:type="numbering" w:customStyle="1" w:styleId="StyleBulletedSymbolsymbolLeft025Hanging02515">
    <w:name w:val="Style Bulleted Symbol (symbol) Left:  0.25&quot; Hanging:  0.25&quot;15"/>
    <w:basedOn w:val="NoList"/>
    <w:rsid w:val="006D7D75"/>
  </w:style>
  <w:style w:type="numbering" w:customStyle="1" w:styleId="StyleBulletedSymbolsymbolLeft025Hanging02526">
    <w:name w:val="Style Bulleted Symbol (symbol) Left:  0.25&quot; Hanging:  0.25&quot;26"/>
    <w:basedOn w:val="NoList"/>
    <w:rsid w:val="006D7D75"/>
  </w:style>
  <w:style w:type="paragraph" w:customStyle="1" w:styleId="Eqn">
    <w:name w:val="Eqn"/>
    <w:basedOn w:val="Normal"/>
    <w:qFormat/>
    <w:rsid w:val="006D7D75"/>
    <w:pPr>
      <w:tabs>
        <w:tab w:val="center" w:pos="4608"/>
        <w:tab w:val="right" w:pos="9216"/>
      </w:tabs>
      <w:autoSpaceDE w:val="0"/>
      <w:autoSpaceDN w:val="0"/>
      <w:adjustRightInd w:val="0"/>
      <w:snapToGrid w:val="0"/>
      <w:spacing w:after="120"/>
      <w:jc w:val="both"/>
    </w:pPr>
    <w:rPr>
      <w:rFonts w:ascii="Times New Roman" w:eastAsia="SimSun" w:hAnsi="Times New Roman"/>
      <w:sz w:val="22"/>
      <w:szCs w:val="22"/>
      <w:lang w:val="en-US" w:eastAsia="ja-JP"/>
    </w:rPr>
  </w:style>
  <w:style w:type="paragraph" w:customStyle="1" w:styleId="tablecol">
    <w:name w:val="tablecol"/>
    <w:basedOn w:val="tablecell0"/>
    <w:qFormat/>
    <w:rsid w:val="006D7D75"/>
    <w:pPr>
      <w:spacing w:before="20" w:after="20"/>
      <w:jc w:val="center"/>
    </w:pPr>
    <w:rPr>
      <w:b/>
      <w:sz w:val="22"/>
      <w:szCs w:val="22"/>
    </w:rPr>
  </w:style>
  <w:style w:type="paragraph" w:customStyle="1" w:styleId="ydp76149c4fyiv9573453272msolistparagraph">
    <w:name w:val="ydp76149c4fyiv9573453272msolistparagraph"/>
    <w:basedOn w:val="Normal"/>
    <w:uiPriority w:val="99"/>
    <w:rsid w:val="006D7D75"/>
    <w:pPr>
      <w:spacing w:before="100" w:beforeAutospacing="1" w:after="100" w:afterAutospacing="1"/>
    </w:pPr>
    <w:rPr>
      <w:rFonts w:ascii="Times New Roman" w:eastAsia="Calibri" w:hAnsi="Times New Roman"/>
      <w:sz w:val="24"/>
      <w:lang w:val="en-US"/>
    </w:rPr>
  </w:style>
  <w:style w:type="character" w:customStyle="1" w:styleId="MTConvertedEquation">
    <w:name w:val="MTConvertedEquation"/>
    <w:rsid w:val="006D7D75"/>
    <w:rPr>
      <w:lang w:eastAsia="zh-CN"/>
    </w:rPr>
  </w:style>
  <w:style w:type="character" w:customStyle="1" w:styleId="gmail-il">
    <w:name w:val="gmail-il"/>
    <w:rsid w:val="006D7D75"/>
  </w:style>
  <w:style w:type="paragraph" w:customStyle="1" w:styleId="gmail-m-6486197391449858303msolistparagraph">
    <w:name w:val="gmail-m-6486197391449858303msolistparagraph"/>
    <w:basedOn w:val="Normal"/>
    <w:rsid w:val="006D7D75"/>
    <w:pPr>
      <w:spacing w:before="100" w:beforeAutospacing="1" w:after="100" w:afterAutospacing="1"/>
    </w:pPr>
    <w:rPr>
      <w:rFonts w:ascii="Times New Roman" w:eastAsia="Times New Roman" w:hAnsi="Times New Roman"/>
      <w:sz w:val="24"/>
      <w:lang w:val="en-US" w:eastAsia="zh-CN"/>
    </w:rPr>
  </w:style>
  <w:style w:type="numbering" w:customStyle="1" w:styleId="110">
    <w:name w:val="无列表11"/>
    <w:next w:val="NoList"/>
    <w:uiPriority w:val="99"/>
    <w:semiHidden/>
    <w:unhideWhenUsed/>
    <w:rsid w:val="006D7D75"/>
  </w:style>
  <w:style w:type="character" w:customStyle="1" w:styleId="af2">
    <w:name w:val="上角标"/>
    <w:rsid w:val="006D7D75"/>
    <w:rPr>
      <w:vertAlign w:val="superscript"/>
    </w:rPr>
  </w:style>
  <w:style w:type="character" w:customStyle="1" w:styleId="af3">
    <w:name w:val="下角标"/>
    <w:rsid w:val="006D7D75"/>
    <w:rPr>
      <w:vertAlign w:val="subscript"/>
    </w:rPr>
  </w:style>
  <w:style w:type="character" w:customStyle="1" w:styleId="af4">
    <w:name w:val="正文字符"/>
    <w:rsid w:val="006D7D75"/>
    <w:rPr>
      <w:rFonts w:ascii="Times New Roman" w:eastAsia="SimSun" w:hAnsi="Times New Roman"/>
      <w:spacing w:val="6"/>
      <w:position w:val="0"/>
      <w:sz w:val="26"/>
    </w:rPr>
  </w:style>
  <w:style w:type="paragraph" w:customStyle="1" w:styleId="22">
    <w:name w:val="标题2"/>
    <w:basedOn w:val="Normal"/>
    <w:rsid w:val="006D7D75"/>
    <w:pPr>
      <w:widowControl w:val="0"/>
      <w:autoSpaceDE w:val="0"/>
      <w:autoSpaceDN w:val="0"/>
      <w:adjustRightInd w:val="0"/>
      <w:spacing w:line="360" w:lineRule="auto"/>
    </w:pPr>
    <w:rPr>
      <w:rFonts w:ascii="SimSun" w:eastAsia="SimSun" w:hAnsi="Times New Roman"/>
      <w:sz w:val="24"/>
      <w:szCs w:val="20"/>
      <w:lang w:val="en-US" w:eastAsia="zh-CN"/>
    </w:rPr>
  </w:style>
  <w:style w:type="paragraph" w:customStyle="1" w:styleId="af5">
    <w:name w:val="缺省文本"/>
    <w:basedOn w:val="Normal"/>
    <w:link w:val="Char2"/>
    <w:rsid w:val="006D7D75"/>
    <w:pPr>
      <w:widowControl w:val="0"/>
      <w:autoSpaceDE w:val="0"/>
      <w:autoSpaceDN w:val="0"/>
      <w:adjustRightInd w:val="0"/>
      <w:spacing w:line="360" w:lineRule="auto"/>
    </w:pPr>
    <w:rPr>
      <w:rFonts w:ascii="Times New Roman" w:eastAsia="SimSun" w:hAnsi="Times New Roman"/>
      <w:sz w:val="21"/>
      <w:szCs w:val="20"/>
      <w:lang w:val="en-US" w:eastAsia="zh-CN"/>
    </w:rPr>
  </w:style>
  <w:style w:type="character" w:customStyle="1" w:styleId="Char2">
    <w:name w:val="缺省文本 Char"/>
    <w:link w:val="af5"/>
    <w:rsid w:val="006D7D75"/>
    <w:rPr>
      <w:rFonts w:eastAsia="SimSun"/>
      <w:sz w:val="21"/>
      <w:lang w:val="en-US" w:eastAsia="zh-CN"/>
    </w:rPr>
  </w:style>
  <w:style w:type="paragraph" w:customStyle="1" w:styleId="af6">
    <w:name w:val="编写建议"/>
    <w:basedOn w:val="Normal"/>
    <w:rsid w:val="006D7D75"/>
    <w:pPr>
      <w:widowControl w:val="0"/>
      <w:autoSpaceDE w:val="0"/>
      <w:autoSpaceDN w:val="0"/>
      <w:adjustRightInd w:val="0"/>
      <w:spacing w:line="360" w:lineRule="auto"/>
      <w:ind w:left="1134"/>
      <w:jc w:val="both"/>
    </w:pPr>
    <w:rPr>
      <w:rFonts w:ascii="Times New Roman" w:eastAsia="SimSun" w:hAnsi="Times New Roman"/>
      <w:i/>
      <w:color w:val="0000FF"/>
      <w:sz w:val="21"/>
      <w:szCs w:val="20"/>
      <w:lang w:val="en-US" w:eastAsia="zh-CN"/>
    </w:rPr>
  </w:style>
  <w:style w:type="paragraph" w:customStyle="1" w:styleId="af7">
    <w:name w:val="样式 编写建议"/>
    <w:basedOn w:val="Normal"/>
    <w:next w:val="BodyTextFirstIndent"/>
    <w:autoRedefine/>
    <w:rsid w:val="006D7D75"/>
    <w:pPr>
      <w:widowControl w:val="0"/>
      <w:autoSpaceDE w:val="0"/>
      <w:autoSpaceDN w:val="0"/>
      <w:adjustRightInd w:val="0"/>
      <w:spacing w:line="360" w:lineRule="auto"/>
      <w:jc w:val="both"/>
    </w:pPr>
    <w:rPr>
      <w:rFonts w:ascii="Times New Roman" w:eastAsia="KaiTi_GB2312" w:hAnsi="Times New Roman"/>
      <w:iCs/>
      <w:color w:val="000000"/>
      <w:sz w:val="21"/>
      <w:szCs w:val="20"/>
      <w:lang w:val="en-US" w:eastAsia="zh-CN"/>
    </w:rPr>
  </w:style>
  <w:style w:type="paragraph" w:styleId="BodyTextFirstIndent">
    <w:name w:val="Body Text First Indent"/>
    <w:basedOn w:val="BodyText"/>
    <w:link w:val="BodyTextFirstIndentChar"/>
    <w:rsid w:val="006D7D75"/>
    <w:pPr>
      <w:widowControl w:val="0"/>
      <w:adjustRightInd w:val="0"/>
      <w:spacing w:line="460" w:lineRule="exact"/>
      <w:ind w:firstLineChars="100" w:firstLine="420"/>
      <w:jc w:val="left"/>
      <w:textAlignment w:val="baseline"/>
    </w:pPr>
    <w:rPr>
      <w:rFonts w:ascii="Times New Roman" w:eastAsia="KaiTi" w:hAnsi="Times New Roman"/>
      <w:kern w:val="28"/>
      <w:sz w:val="28"/>
      <w:szCs w:val="20"/>
      <w:lang w:val="en-US" w:eastAsia="zh-CN"/>
    </w:rPr>
  </w:style>
  <w:style w:type="character" w:customStyle="1" w:styleId="BodyTextFirstIndentChar">
    <w:name w:val="Body Text First Indent Char"/>
    <w:basedOn w:val="BodyTextChar"/>
    <w:link w:val="BodyTextFirstIndent"/>
    <w:rsid w:val="006D7D75"/>
    <w:rPr>
      <w:rFonts w:ascii="Times" w:eastAsia="KaiTi" w:hAnsi="Times"/>
      <w:kern w:val="28"/>
      <w:sz w:val="28"/>
      <w:szCs w:val="24"/>
      <w:lang w:val="en-US" w:eastAsia="zh-CN"/>
    </w:rPr>
  </w:style>
  <w:style w:type="paragraph" w:customStyle="1" w:styleId="ParaCharCharCharCharCharCharCharCharCharChar">
    <w:name w:val="默认段落字体 Para Char Char Char Char Char Char Char Char Char Char"/>
    <w:basedOn w:val="DocumentMap"/>
    <w:autoRedefine/>
    <w:rsid w:val="006D7D75"/>
    <w:pPr>
      <w:widowControl w:val="0"/>
      <w:adjustRightInd w:val="0"/>
      <w:spacing w:line="436" w:lineRule="exact"/>
      <w:ind w:left="357"/>
      <w:outlineLvl w:val="3"/>
    </w:pPr>
    <w:rPr>
      <w:rFonts w:ascii="Arial" w:eastAsia="SimHei" w:hAnsi="Arial" w:cs="Arial"/>
      <w:snapToGrid w:val="0"/>
      <w:sz w:val="21"/>
      <w:szCs w:val="21"/>
      <w:lang w:val="en-US" w:eastAsia="zh-CN"/>
    </w:rPr>
  </w:style>
  <w:style w:type="paragraph" w:customStyle="1" w:styleId="af8">
    <w:name w:val="È±Ê¡ÎÄ±¾"/>
    <w:basedOn w:val="Normal"/>
    <w:rsid w:val="006D7D75"/>
    <w:pPr>
      <w:overflowPunct w:val="0"/>
      <w:autoSpaceDE w:val="0"/>
      <w:autoSpaceDN w:val="0"/>
      <w:adjustRightInd w:val="0"/>
      <w:textAlignment w:val="baseline"/>
    </w:pPr>
    <w:rPr>
      <w:rFonts w:ascii="Times New Roman" w:eastAsia="SimSun" w:hAnsi="Times New Roman"/>
      <w:sz w:val="24"/>
      <w:szCs w:val="20"/>
      <w:lang w:val="en-US" w:eastAsia="zh-CN"/>
    </w:rPr>
  </w:style>
  <w:style w:type="paragraph" w:customStyle="1" w:styleId="ParaChar">
    <w:name w:val="默认段落字体 Para Char"/>
    <w:basedOn w:val="Normal"/>
    <w:rsid w:val="006D7D75"/>
    <w:pPr>
      <w:keepNext/>
      <w:widowControl w:val="0"/>
      <w:autoSpaceDE w:val="0"/>
      <w:autoSpaceDN w:val="0"/>
      <w:adjustRightInd w:val="0"/>
    </w:pPr>
    <w:rPr>
      <w:rFonts w:ascii="Times New Roman" w:eastAsia="SimSun" w:hAnsi="Times New Roman"/>
      <w:szCs w:val="20"/>
      <w:lang w:val="en-US" w:eastAsia="zh-CN"/>
    </w:rPr>
  </w:style>
  <w:style w:type="paragraph" w:customStyle="1" w:styleId="Char10">
    <w:name w:val="Char1"/>
    <w:basedOn w:val="Normal"/>
    <w:rsid w:val="006D7D75"/>
    <w:pPr>
      <w:spacing w:after="160" w:line="240" w:lineRule="exact"/>
    </w:pPr>
    <w:rPr>
      <w:rFonts w:ascii="Verdana" w:eastAsia="SimSun" w:hAnsi="Verdana"/>
      <w:szCs w:val="20"/>
      <w:lang w:val="en-US"/>
    </w:rPr>
  </w:style>
  <w:style w:type="paragraph" w:customStyle="1" w:styleId="a">
    <w:name w:val="图号"/>
    <w:basedOn w:val="Normal"/>
    <w:rsid w:val="006D7D75"/>
    <w:pPr>
      <w:widowControl w:val="0"/>
      <w:numPr>
        <w:numId w:val="47"/>
      </w:numPr>
      <w:tabs>
        <w:tab w:val="clear" w:pos="720"/>
      </w:tabs>
      <w:autoSpaceDE w:val="0"/>
      <w:autoSpaceDN w:val="0"/>
      <w:adjustRightInd w:val="0"/>
      <w:spacing w:before="105" w:line="360" w:lineRule="auto"/>
      <w:ind w:left="420" w:hanging="420"/>
      <w:jc w:val="center"/>
    </w:pPr>
    <w:rPr>
      <w:rFonts w:ascii="Times New Roman" w:eastAsia="SimSun" w:hAnsi="Times New Roman"/>
      <w:sz w:val="21"/>
      <w:szCs w:val="21"/>
      <w:lang w:val="en-US" w:eastAsia="zh-CN"/>
    </w:rPr>
  </w:style>
  <w:style w:type="paragraph" w:customStyle="1" w:styleId="30">
    <w:name w:val="标题3"/>
    <w:basedOn w:val="Normal"/>
    <w:rsid w:val="006D7D75"/>
    <w:pPr>
      <w:widowControl w:val="0"/>
      <w:autoSpaceDE w:val="0"/>
      <w:autoSpaceDN w:val="0"/>
      <w:adjustRightInd w:val="0"/>
      <w:spacing w:line="360" w:lineRule="auto"/>
      <w:ind w:left="1134"/>
      <w:jc w:val="both"/>
    </w:pPr>
    <w:rPr>
      <w:rFonts w:ascii="Times New Roman" w:eastAsia="SimSun" w:hAnsi="Times New Roman"/>
      <w:i/>
      <w:color w:val="0000FF"/>
      <w:sz w:val="21"/>
      <w:szCs w:val="20"/>
      <w:u w:color="EEECE1"/>
      <w:lang w:val="en-US" w:eastAsia="zh-CN"/>
    </w:rPr>
  </w:style>
  <w:style w:type="table" w:customStyle="1" w:styleId="111">
    <w:name w:val="网格型11"/>
    <w:basedOn w:val="TableNormal"/>
    <w:next w:val="TableGrid"/>
    <w:rsid w:val="006D7D75"/>
    <w:pPr>
      <w:widowControl w:val="0"/>
      <w:jc w:val="both"/>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表头文本"/>
    <w:rsid w:val="006D7D75"/>
    <w:pPr>
      <w:jc w:val="center"/>
    </w:pPr>
    <w:rPr>
      <w:rFonts w:ascii="Arial" w:eastAsia="SimSun" w:hAnsi="Arial"/>
      <w:b/>
      <w:color w:val="1F497D"/>
      <w:sz w:val="21"/>
      <w:szCs w:val="21"/>
      <w:u w:color="EEECE1"/>
      <w:lang w:val="en-US" w:eastAsia="zh-CN"/>
    </w:rPr>
  </w:style>
  <w:style w:type="paragraph" w:customStyle="1" w:styleId="GB2312242">
    <w:name w:val="楷体_GB2312 （正文）四号 行距: 固定值 24 磅 首行缩进:  2 字符"/>
    <w:basedOn w:val="Normal"/>
    <w:qFormat/>
    <w:rsid w:val="006D7D75"/>
    <w:pPr>
      <w:widowControl w:val="0"/>
      <w:spacing w:line="480" w:lineRule="exact"/>
      <w:ind w:firstLineChars="200" w:firstLine="560"/>
      <w:jc w:val="both"/>
    </w:pPr>
    <w:rPr>
      <w:rFonts w:ascii="KaiTi_GB2312" w:eastAsia="KaiTi_GB2312" w:hAnsi="KaiTi_GB2312" w:cs="SimSun"/>
      <w:color w:val="000000"/>
      <w:kern w:val="2"/>
      <w:sz w:val="28"/>
      <w:szCs w:val="20"/>
      <w:u w:color="EEECE1"/>
      <w:lang w:val="en-US" w:eastAsia="zh-CN"/>
    </w:rPr>
  </w:style>
  <w:style w:type="paragraph" w:customStyle="1" w:styleId="afa">
    <w:name w:val="表头样式"/>
    <w:basedOn w:val="Normal"/>
    <w:rsid w:val="006D7D75"/>
    <w:pPr>
      <w:keepNext/>
      <w:autoSpaceDE w:val="0"/>
      <w:autoSpaceDN w:val="0"/>
      <w:adjustRightInd w:val="0"/>
      <w:spacing w:line="360" w:lineRule="auto"/>
      <w:jc w:val="center"/>
    </w:pPr>
    <w:rPr>
      <w:rFonts w:ascii="Arial" w:eastAsia="SimSun" w:hAnsi="Arial"/>
      <w:b/>
      <w:sz w:val="21"/>
      <w:szCs w:val="21"/>
      <w:u w:color="EEECE1"/>
      <w:lang w:val="en-US" w:eastAsia="zh-CN"/>
    </w:rPr>
  </w:style>
  <w:style w:type="table" w:customStyle="1" w:styleId="18">
    <w:name w:val="网格型浅色1"/>
    <w:basedOn w:val="TableNormal"/>
    <w:next w:val="TableGridLight1"/>
    <w:uiPriority w:val="40"/>
    <w:rsid w:val="006D7D75"/>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11">
    <w:name w:val="Table Grid Light11"/>
    <w:basedOn w:val="TableNormal"/>
    <w:uiPriority w:val="40"/>
    <w:rsid w:val="006D7D75"/>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23">
    <w:name w:val="无列表2"/>
    <w:next w:val="NoList"/>
    <w:uiPriority w:val="99"/>
    <w:semiHidden/>
    <w:unhideWhenUsed/>
    <w:rsid w:val="006D7D75"/>
  </w:style>
  <w:style w:type="paragraph" w:customStyle="1" w:styleId="810">
    <w:name w:val="目录 81"/>
    <w:basedOn w:val="TOC1"/>
    <w:next w:val="TOC8"/>
    <w:uiPriority w:val="39"/>
    <w:rsid w:val="006D7D75"/>
    <w:pPr>
      <w:keepNext/>
      <w:keepLines/>
      <w:widowControl w:val="0"/>
      <w:tabs>
        <w:tab w:val="right" w:leader="dot" w:pos="9639"/>
      </w:tabs>
      <w:spacing w:before="180" w:after="0"/>
      <w:ind w:left="2693" w:right="425" w:hanging="2693"/>
    </w:pPr>
    <w:rPr>
      <w:rFonts w:ascii="Times New Roman" w:eastAsia="SimSun" w:hAnsi="Times New Roman" w:cs="Times New Roman"/>
      <w:bCs w:val="0"/>
      <w:caps w:val="0"/>
      <w:noProof/>
      <w:sz w:val="22"/>
      <w:u w:color="EEECE1"/>
    </w:rPr>
  </w:style>
  <w:style w:type="paragraph" w:customStyle="1" w:styleId="51a">
    <w:name w:val="目录 51"/>
    <w:basedOn w:val="TOC4"/>
    <w:next w:val="TOC5"/>
    <w:uiPriority w:val="39"/>
    <w:rsid w:val="006D7D75"/>
    <w:pPr>
      <w:keepLines/>
      <w:widowControl w:val="0"/>
      <w:tabs>
        <w:tab w:val="right" w:leader="dot" w:pos="9639"/>
      </w:tabs>
      <w:ind w:left="1701" w:right="425" w:hanging="1701"/>
    </w:pPr>
    <w:rPr>
      <w:rFonts w:ascii="Times New Roman" w:eastAsia="SimSun" w:hAnsi="Times New Roman" w:cs="Times New Roman"/>
      <w:noProof/>
      <w:sz w:val="20"/>
      <w:szCs w:val="20"/>
    </w:rPr>
  </w:style>
  <w:style w:type="paragraph" w:customStyle="1" w:styleId="41">
    <w:name w:val="目录 41"/>
    <w:basedOn w:val="TOC3"/>
    <w:next w:val="TOC4"/>
    <w:uiPriority w:val="39"/>
    <w:rsid w:val="006D7D75"/>
    <w:pPr>
      <w:keepLines/>
      <w:widowControl w:val="0"/>
      <w:tabs>
        <w:tab w:val="right" w:leader="dot" w:pos="9639"/>
      </w:tabs>
      <w:ind w:left="1418" w:right="425" w:hanging="1418"/>
    </w:pPr>
    <w:rPr>
      <w:rFonts w:ascii="Times New Roman" w:eastAsia="SimSun" w:hAnsi="Times New Roman" w:cs="Times New Roman"/>
      <w:i w:val="0"/>
      <w:iCs w:val="0"/>
      <w:noProof/>
      <w:u w:color="EEECE1"/>
    </w:rPr>
  </w:style>
  <w:style w:type="paragraph" w:customStyle="1" w:styleId="610">
    <w:name w:val="目录 61"/>
    <w:basedOn w:val="TOC5"/>
    <w:next w:val="Normal"/>
    <w:uiPriority w:val="39"/>
    <w:rsid w:val="006D7D75"/>
    <w:pPr>
      <w:keepLines/>
      <w:widowControl w:val="0"/>
      <w:tabs>
        <w:tab w:val="right" w:leader="dot" w:pos="9639"/>
      </w:tabs>
      <w:ind w:left="1985" w:right="425" w:hanging="1985"/>
    </w:pPr>
    <w:rPr>
      <w:rFonts w:ascii="Times New Roman" w:eastAsia="SimSun" w:hAnsi="Times New Roman" w:cs="Times New Roman"/>
      <w:noProof/>
      <w:sz w:val="20"/>
      <w:szCs w:val="20"/>
    </w:rPr>
  </w:style>
  <w:style w:type="paragraph" w:customStyle="1" w:styleId="711">
    <w:name w:val="目录 71"/>
    <w:basedOn w:val="TOC6"/>
    <w:next w:val="Normal"/>
    <w:uiPriority w:val="39"/>
    <w:rsid w:val="006D7D75"/>
    <w:pPr>
      <w:keepLines/>
      <w:widowControl w:val="0"/>
      <w:tabs>
        <w:tab w:val="right" w:leader="dot" w:pos="9639"/>
      </w:tabs>
      <w:ind w:left="2268" w:right="425" w:hanging="2268"/>
    </w:pPr>
    <w:rPr>
      <w:rFonts w:ascii="Times New Roman" w:eastAsia="SimSun" w:hAnsi="Times New Roman" w:cs="Times New Roman"/>
      <w:noProof/>
      <w:sz w:val="20"/>
      <w:szCs w:val="20"/>
    </w:rPr>
  </w:style>
  <w:style w:type="table" w:customStyle="1" w:styleId="24">
    <w:name w:val="网格型2"/>
    <w:basedOn w:val="TableNormal"/>
    <w:next w:val="TableGrid"/>
    <w:uiPriority w:val="39"/>
    <w:qFormat/>
    <w:rsid w:val="006D7D75"/>
    <w:rPr>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
    <w:name w:val="无列表3"/>
    <w:next w:val="NoList"/>
    <w:uiPriority w:val="99"/>
    <w:semiHidden/>
    <w:unhideWhenUsed/>
    <w:rsid w:val="006D7D75"/>
  </w:style>
  <w:style w:type="numbering" w:customStyle="1" w:styleId="1110">
    <w:name w:val="无列表111"/>
    <w:next w:val="NoList"/>
    <w:uiPriority w:val="99"/>
    <w:semiHidden/>
    <w:unhideWhenUsed/>
    <w:rsid w:val="006D7D75"/>
  </w:style>
  <w:style w:type="table" w:customStyle="1" w:styleId="32">
    <w:name w:val="网格型3"/>
    <w:basedOn w:val="TableNormal"/>
    <w:next w:val="TableGrid"/>
    <w:uiPriority w:val="39"/>
    <w:rsid w:val="006D7D75"/>
    <w:pPr>
      <w:widowControl w:val="0"/>
      <w:autoSpaceDE w:val="0"/>
      <w:autoSpaceDN w:val="0"/>
      <w:adjustRightInd w:val="0"/>
      <w:spacing w:after="120"/>
      <w:jc w:val="both"/>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
    <w:name w:val="无列表1111"/>
    <w:next w:val="NoList"/>
    <w:uiPriority w:val="99"/>
    <w:semiHidden/>
    <w:unhideWhenUsed/>
    <w:rsid w:val="006D7D75"/>
  </w:style>
  <w:style w:type="table" w:customStyle="1" w:styleId="112">
    <w:name w:val="网格型浅色11"/>
    <w:basedOn w:val="TableNormal"/>
    <w:next w:val="TableGridLight1"/>
    <w:uiPriority w:val="40"/>
    <w:rsid w:val="006D7D75"/>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25">
    <w:name w:val="网格型浅色2"/>
    <w:basedOn w:val="TableNormal"/>
    <w:next w:val="TableGridLight1"/>
    <w:uiPriority w:val="40"/>
    <w:rsid w:val="006D7D75"/>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210">
    <w:name w:val="无列表21"/>
    <w:next w:val="NoList"/>
    <w:uiPriority w:val="99"/>
    <w:semiHidden/>
    <w:unhideWhenUsed/>
    <w:rsid w:val="006D7D75"/>
  </w:style>
  <w:style w:type="table" w:customStyle="1" w:styleId="211">
    <w:name w:val="网格型21"/>
    <w:basedOn w:val="TableNormal"/>
    <w:next w:val="TableGrid"/>
    <w:uiPriority w:val="39"/>
    <w:qFormat/>
    <w:rsid w:val="006D7D75"/>
    <w:rPr>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
    <w:name w:val="网格型浅色3"/>
    <w:basedOn w:val="TableNormal"/>
    <w:next w:val="TableGridLight1"/>
    <w:uiPriority w:val="40"/>
    <w:rsid w:val="006D7D75"/>
    <w:rPr>
      <w:rFonts w:ascii="Calibri" w:eastAsia="SimSun" w:hAnsi="Calibri"/>
      <w:kern w:val="2"/>
      <w:sz w:val="21"/>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CharChar1CharCharCharCharCharCharCharCharCharCharCharCharCharCharChar37">
    <w:name w:val="Char Char1 Char Char Char Char Char Char Char Char Char Char Char Char Char Char Char37"/>
    <w:semiHidden/>
    <w:rsid w:val="00046502"/>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2">
    <w:name w:val="(文字) (文字)532"/>
    <w:semiHidden/>
    <w:rsid w:val="00046502"/>
    <w:rPr>
      <w:rFonts w:ascii="Times New Roman" w:hAnsi="Times New Roman"/>
      <w:lang w:eastAsia="en-US"/>
    </w:rPr>
  </w:style>
  <w:style w:type="table" w:customStyle="1" w:styleId="TableGrid20">
    <w:name w:val="Table Grid2"/>
    <w:basedOn w:val="TableNormal"/>
    <w:next w:val="TableGrid"/>
    <w:rsid w:val="00C96FF0"/>
    <w:pPr>
      <w:spacing w:after="180"/>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0">
    <w:name w:val="_Style 1"/>
    <w:basedOn w:val="Normal"/>
    <w:uiPriority w:val="34"/>
    <w:qFormat/>
    <w:rsid w:val="00DB17E3"/>
    <w:pPr>
      <w:widowControl w:val="0"/>
      <w:overflowPunct w:val="0"/>
      <w:autoSpaceDE w:val="0"/>
      <w:autoSpaceDN w:val="0"/>
      <w:adjustRightInd w:val="0"/>
      <w:ind w:firstLineChars="200" w:firstLine="420"/>
      <w:jc w:val="both"/>
    </w:pPr>
    <w:rPr>
      <w:rFonts w:ascii="Times New Roman" w:eastAsia="SimSun" w:hAnsi="Times New Roman"/>
      <w:kern w:val="2"/>
      <w:sz w:val="21"/>
      <w:lang w:val="en-US"/>
    </w:rPr>
  </w:style>
  <w:style w:type="paragraph" w:customStyle="1" w:styleId="rProposalsubsub">
    <w:name w:val="rProposal_sub_sub"/>
    <w:basedOn w:val="Proposalsubsub"/>
    <w:link w:val="rProposalsubsubChar"/>
    <w:qFormat/>
    <w:rsid w:val="00DB17E3"/>
    <w:pPr>
      <w:tabs>
        <w:tab w:val="left" w:pos="1701"/>
      </w:tabs>
      <w:ind w:left="1985" w:hanging="425"/>
    </w:pPr>
    <w:rPr>
      <w:i/>
      <w:sz w:val="22"/>
    </w:rPr>
  </w:style>
  <w:style w:type="character" w:customStyle="1" w:styleId="rProposalsubsubChar">
    <w:name w:val="rProposal_sub_sub Char"/>
    <w:link w:val="rProposalsubsub"/>
    <w:rsid w:val="00DB17E3"/>
    <w:rPr>
      <w:rFonts w:eastAsia="Malgun Gothic"/>
      <w:i/>
      <w:kern w:val="2"/>
      <w:sz w:val="22"/>
      <w:szCs w:val="22"/>
      <w:lang w:val="en-US" w:eastAsia="ko-KR"/>
    </w:rPr>
  </w:style>
  <w:style w:type="paragraph" w:customStyle="1" w:styleId="CharChar1CharCharCharCharCharCharCharCharCharCharCharCharCharCharChar36">
    <w:name w:val="Char Char1 Char Char Char Char Char Char Char Char Char Char Char Char Char Char Char36"/>
    <w:semiHidden/>
    <w:rsid w:val="00F728D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1">
    <w:name w:val="(文字) (文字)531"/>
    <w:semiHidden/>
    <w:rsid w:val="00F728D8"/>
    <w:rPr>
      <w:rFonts w:ascii="Times New Roman" w:hAnsi="Times New Roman"/>
      <w:lang w:eastAsia="en-US"/>
    </w:rPr>
  </w:style>
  <w:style w:type="paragraph" w:customStyle="1" w:styleId="34">
    <w:name w:val="목록 단락3"/>
    <w:basedOn w:val="Normal"/>
    <w:uiPriority w:val="34"/>
    <w:qFormat/>
    <w:rsid w:val="00F728D8"/>
    <w:pPr>
      <w:ind w:left="720"/>
      <w:contextualSpacing/>
      <w:jc w:val="both"/>
    </w:pPr>
    <w:rPr>
      <w:rFonts w:ascii="Calibri" w:eastAsia="Malgun Gothic" w:hAnsi="Calibri"/>
      <w:sz w:val="22"/>
      <w:szCs w:val="22"/>
      <w:lang w:val="en-US"/>
    </w:rPr>
  </w:style>
  <w:style w:type="paragraph" w:customStyle="1" w:styleId="reference0">
    <w:name w:val="reference"/>
    <w:basedOn w:val="Normal"/>
    <w:uiPriority w:val="99"/>
    <w:qFormat/>
    <w:rsid w:val="00F728D8"/>
    <w:pPr>
      <w:widowControl w:val="0"/>
      <w:numPr>
        <w:numId w:val="48"/>
      </w:numPr>
      <w:autoSpaceDE w:val="0"/>
      <w:autoSpaceDN w:val="0"/>
      <w:adjustRightInd w:val="0"/>
      <w:spacing w:after="60"/>
      <w:jc w:val="both"/>
    </w:pPr>
    <w:rPr>
      <w:rFonts w:ascii="Calibri" w:eastAsia="Times New Roman" w:hAnsi="Calibri"/>
      <w:sz w:val="22"/>
      <w:szCs w:val="22"/>
      <w:lang w:val="en-US"/>
    </w:rPr>
  </w:style>
  <w:style w:type="numbering" w:customStyle="1" w:styleId="NoList6">
    <w:name w:val="No List6"/>
    <w:next w:val="NoList"/>
    <w:uiPriority w:val="99"/>
    <w:semiHidden/>
    <w:rsid w:val="00E303AE"/>
  </w:style>
  <w:style w:type="paragraph" w:customStyle="1" w:styleId="CharChar1CharCharCharCharCharCharCharCharCharCharCharCharCharCharChar35">
    <w:name w:val="Char Char1 Char Char Char Char Char Char Char Char Char Char Char Char Char Char Char35"/>
    <w:semiHidden/>
    <w:rsid w:val="00E303A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6">
    <w:name w:val="Style Bulleted6"/>
    <w:rsid w:val="00E303AE"/>
  </w:style>
  <w:style w:type="character" w:customStyle="1" w:styleId="530">
    <w:name w:val="(文字) (文字)530"/>
    <w:semiHidden/>
    <w:rsid w:val="00E303AE"/>
    <w:rPr>
      <w:rFonts w:ascii="Times New Roman" w:hAnsi="Times New Roman"/>
      <w:lang w:eastAsia="en-US"/>
    </w:rPr>
  </w:style>
  <w:style w:type="numbering" w:customStyle="1" w:styleId="StyleBulletedSymbolsymbolLeft025Hanging06">
    <w:name w:val="Style Bulleted Symbol (symbol) Left:  0.25&quot; Hanging:  0.6"/>
    <w:basedOn w:val="NoList"/>
    <w:rsid w:val="00E303AE"/>
  </w:style>
  <w:style w:type="table" w:customStyle="1" w:styleId="ColorfulList-Accent16">
    <w:name w:val="Colorful List - Accent 16"/>
    <w:basedOn w:val="TableNormal"/>
    <w:next w:val="ColorfulList-Accent1"/>
    <w:uiPriority w:val="34"/>
    <w:rsid w:val="00E303AE"/>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6">
    <w:name w:val="Grid Table 4 - Accent 56"/>
    <w:basedOn w:val="TableNormal"/>
    <w:next w:val="GridTable4-Accent5"/>
    <w:uiPriority w:val="49"/>
    <w:rsid w:val="00E303AE"/>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8">
    <w:name w:val="Style Bulleted Symbol (symbol) Left:  0.25&quot; Hanging:  0.25&quot;8"/>
    <w:basedOn w:val="NoList"/>
    <w:rsid w:val="00E303AE"/>
  </w:style>
  <w:style w:type="numbering" w:customStyle="1" w:styleId="StyleBulletedSymbolsymbolLeft025Hanging02516">
    <w:name w:val="Style Bulleted Symbol (symbol) Left:  0.25&quot; Hanging:  0.25&quot;16"/>
    <w:basedOn w:val="NoList"/>
    <w:rsid w:val="00E303AE"/>
  </w:style>
  <w:style w:type="numbering" w:customStyle="1" w:styleId="StyleBulletedSymbolsymbolLeft025Hanging02527">
    <w:name w:val="Style Bulleted Symbol (symbol) Left:  0.25&quot; Hanging:  0.25&quot;27"/>
    <w:basedOn w:val="NoList"/>
    <w:rsid w:val="00E303AE"/>
  </w:style>
  <w:style w:type="numbering" w:customStyle="1" w:styleId="StyleBulletedSymbolsymbolLeft025Hanging0259">
    <w:name w:val="Style Bulleted Symbol (symbol) Left:  0.25&quot; Hanging:  0.25&quot;9"/>
    <w:basedOn w:val="NoList"/>
    <w:rsid w:val="00A62B01"/>
  </w:style>
  <w:style w:type="numbering" w:customStyle="1" w:styleId="3GPPListofBullets">
    <w:name w:val="3GPP List of Bullets"/>
    <w:rsid w:val="00707265"/>
    <w:pPr>
      <w:numPr>
        <w:numId w:val="49"/>
      </w:numPr>
    </w:pPr>
  </w:style>
  <w:style w:type="paragraph" w:customStyle="1" w:styleId="3GPPText">
    <w:name w:val="3GPP Text"/>
    <w:basedOn w:val="Normal"/>
    <w:link w:val="3GPPTextChar"/>
    <w:qFormat/>
    <w:rsid w:val="00707265"/>
    <w:pPr>
      <w:overflowPunct w:val="0"/>
      <w:autoSpaceDE w:val="0"/>
      <w:autoSpaceDN w:val="0"/>
      <w:adjustRightInd w:val="0"/>
      <w:spacing w:before="120" w:after="180"/>
      <w:jc w:val="both"/>
      <w:textAlignment w:val="baseline"/>
    </w:pPr>
    <w:rPr>
      <w:rFonts w:ascii="Times New Roman" w:eastAsia="Times New Roman" w:hAnsi="Times New Roman"/>
      <w:sz w:val="22"/>
      <w:szCs w:val="20"/>
      <w:lang w:val="en-US" w:eastAsia="en-GB"/>
    </w:rPr>
  </w:style>
  <w:style w:type="character" w:customStyle="1" w:styleId="3GPPTextChar">
    <w:name w:val="3GPP Text Char"/>
    <w:link w:val="3GPPText"/>
    <w:qFormat/>
    <w:rsid w:val="00707265"/>
    <w:rPr>
      <w:rFonts w:eastAsia="Times New Roman"/>
      <w:sz w:val="22"/>
      <w:lang w:val="en-US"/>
    </w:rPr>
  </w:style>
  <w:style w:type="paragraph" w:customStyle="1" w:styleId="3GPPAgreements">
    <w:name w:val="3GPP Agreements"/>
    <w:basedOn w:val="Normal"/>
    <w:link w:val="3GPPAgreementsChar"/>
    <w:qFormat/>
    <w:rsid w:val="00707265"/>
    <w:pPr>
      <w:numPr>
        <w:numId w:val="50"/>
      </w:numPr>
      <w:overflowPunct w:val="0"/>
      <w:autoSpaceDE w:val="0"/>
      <w:autoSpaceDN w:val="0"/>
      <w:adjustRightInd w:val="0"/>
      <w:spacing w:before="60" w:after="60"/>
      <w:jc w:val="both"/>
      <w:textAlignment w:val="baseline"/>
    </w:pPr>
    <w:rPr>
      <w:rFonts w:ascii="Times New Roman" w:eastAsia="Times New Roman" w:hAnsi="Times New Roman"/>
      <w:sz w:val="22"/>
      <w:szCs w:val="20"/>
      <w:lang w:val="en-US" w:eastAsia="zh-CN"/>
    </w:rPr>
  </w:style>
  <w:style w:type="character" w:customStyle="1" w:styleId="3GPPAgreementsChar">
    <w:name w:val="3GPP Agreements Char"/>
    <w:link w:val="3GPPAgreements"/>
    <w:qFormat/>
    <w:rsid w:val="00707265"/>
    <w:rPr>
      <w:rFonts w:eastAsia="Times New Roman"/>
      <w:sz w:val="22"/>
      <w:lang w:val="en-US" w:eastAsia="zh-CN"/>
    </w:rPr>
  </w:style>
  <w:style w:type="paragraph" w:customStyle="1" w:styleId="19">
    <w:name w:val="목록 단락1"/>
    <w:basedOn w:val="Normal"/>
    <w:uiPriority w:val="34"/>
    <w:qFormat/>
    <w:rsid w:val="00345194"/>
    <w:pPr>
      <w:snapToGrid w:val="0"/>
      <w:spacing w:after="100" w:afterAutospacing="1"/>
      <w:ind w:leftChars="400" w:left="400"/>
      <w:jc w:val="both"/>
    </w:pPr>
    <w:rPr>
      <w:rFonts w:ascii="Times New Roman" w:eastAsia="MS Gothic" w:hAnsi="Times New Roman"/>
      <w:sz w:val="24"/>
      <w:szCs w:val="20"/>
      <w:lang w:eastAsia="ja-JP"/>
    </w:rPr>
  </w:style>
  <w:style w:type="numbering" w:customStyle="1" w:styleId="NoList7">
    <w:name w:val="No List7"/>
    <w:next w:val="NoList"/>
    <w:uiPriority w:val="99"/>
    <w:semiHidden/>
    <w:rsid w:val="00982E91"/>
  </w:style>
  <w:style w:type="paragraph" w:customStyle="1" w:styleId="CharChar1CharCharCharCharCharCharCharCharCharCharCharCharCharCharChar41">
    <w:name w:val="Char Char1 Char Char Char Char Char Char Char Char Char Char Char Char Char Char Char41"/>
    <w:semiHidden/>
    <w:rsid w:val="00982E9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7">
    <w:name w:val="Style Bulleted7"/>
    <w:rsid w:val="00982E91"/>
  </w:style>
  <w:style w:type="character" w:customStyle="1" w:styleId="536">
    <w:name w:val="(文字) (文字)536"/>
    <w:semiHidden/>
    <w:rsid w:val="00982E91"/>
    <w:rPr>
      <w:rFonts w:ascii="Times New Roman" w:hAnsi="Times New Roman"/>
      <w:lang w:eastAsia="en-US"/>
    </w:rPr>
  </w:style>
  <w:style w:type="numbering" w:customStyle="1" w:styleId="StyleBulletedSymbolsymbolLeft025Hanging07">
    <w:name w:val="Style Bulleted Symbol (symbol) Left:  0.25&quot; Hanging:  0.7"/>
    <w:basedOn w:val="NoList"/>
    <w:rsid w:val="00982E91"/>
  </w:style>
  <w:style w:type="table" w:customStyle="1" w:styleId="ColorfulList-Accent17">
    <w:name w:val="Colorful List - Accent 17"/>
    <w:basedOn w:val="TableNormal"/>
    <w:next w:val="ColorfulList-Accent1"/>
    <w:uiPriority w:val="34"/>
    <w:rsid w:val="00982E91"/>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5">
    <w:name w:val="Table Grid5"/>
    <w:basedOn w:val="TableNormal"/>
    <w:uiPriority w:val="39"/>
    <w:qFormat/>
    <w:rsid w:val="00982E91"/>
    <w:pPr>
      <w:spacing w:after="160" w:line="259" w:lineRule="auto"/>
    </w:pPr>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Accent57">
    <w:name w:val="Grid Table 4 - Accent 57"/>
    <w:basedOn w:val="TableNormal"/>
    <w:next w:val="GridTable4-Accent5"/>
    <w:uiPriority w:val="49"/>
    <w:rsid w:val="00982E91"/>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10">
    <w:name w:val="Style Bulleted Symbol (symbol) Left:  0.25&quot; Hanging:  0.25&quot;10"/>
    <w:basedOn w:val="NoList"/>
    <w:rsid w:val="00982E91"/>
  </w:style>
  <w:style w:type="numbering" w:customStyle="1" w:styleId="StyleBulletedSymbolsymbolLeft025Hanging02517">
    <w:name w:val="Style Bulleted Symbol (symbol) Left:  0.25&quot; Hanging:  0.25&quot;17"/>
    <w:basedOn w:val="NoList"/>
    <w:rsid w:val="00982E91"/>
  </w:style>
  <w:style w:type="numbering" w:customStyle="1" w:styleId="StyleBulletedSymbolsymbolLeft025Hanging02528">
    <w:name w:val="Style Bulleted Symbol (symbol) Left:  0.25&quot; Hanging:  0.25&quot;28"/>
    <w:basedOn w:val="NoList"/>
    <w:rsid w:val="00982E91"/>
  </w:style>
  <w:style w:type="character" w:customStyle="1" w:styleId="B3Char2">
    <w:name w:val="B3 Char2"/>
    <w:qFormat/>
    <w:rsid w:val="00982E91"/>
    <w:rPr>
      <w:rFonts w:eastAsia="SimSun"/>
      <w:lang w:val="en-GB" w:eastAsia="en-US"/>
    </w:rPr>
  </w:style>
  <w:style w:type="character" w:customStyle="1" w:styleId="BoldCommentsChar">
    <w:name w:val="Bold Comments Char"/>
    <w:link w:val="BoldComments"/>
    <w:rsid w:val="00982E91"/>
    <w:rPr>
      <w:rFonts w:ascii="Arial" w:eastAsia="MS Mincho" w:hAnsi="Arial"/>
      <w:b/>
      <w:szCs w:val="24"/>
    </w:rPr>
  </w:style>
  <w:style w:type="paragraph" w:customStyle="1" w:styleId="BoldComments">
    <w:name w:val="Bold Comments"/>
    <w:basedOn w:val="Normal"/>
    <w:link w:val="BoldCommentsChar"/>
    <w:qFormat/>
    <w:rsid w:val="00982E91"/>
    <w:pPr>
      <w:spacing w:before="240" w:after="60"/>
      <w:outlineLvl w:val="8"/>
    </w:pPr>
    <w:rPr>
      <w:rFonts w:ascii="Arial" w:eastAsia="MS Mincho" w:hAnsi="Arial"/>
      <w:b/>
      <w:lang w:eastAsia="en-GB"/>
    </w:rPr>
  </w:style>
  <w:style w:type="numbering" w:customStyle="1" w:styleId="NoList8">
    <w:name w:val="No List8"/>
    <w:next w:val="NoList"/>
    <w:uiPriority w:val="99"/>
    <w:semiHidden/>
    <w:unhideWhenUsed/>
    <w:rsid w:val="00875521"/>
  </w:style>
  <w:style w:type="numbering" w:customStyle="1" w:styleId="StyleBulleted8">
    <w:name w:val="Style Bulleted8"/>
    <w:rsid w:val="00875521"/>
  </w:style>
  <w:style w:type="numbering" w:customStyle="1" w:styleId="StyleBulletedSymbolsymbolLeft025Hanging08">
    <w:name w:val="Style Bulleted Symbol (symbol) Left:  0.25&quot; Hanging:  0.8"/>
    <w:basedOn w:val="NoList"/>
    <w:rsid w:val="00875521"/>
  </w:style>
  <w:style w:type="numbering" w:customStyle="1" w:styleId="StyleBulletedSymbolsymbolLeft025Hanging02518">
    <w:name w:val="Style Bulleted Symbol (symbol) Left:  0.25&quot; Hanging:  0.25&quot;18"/>
    <w:basedOn w:val="NoList"/>
    <w:rsid w:val="00875521"/>
  </w:style>
  <w:style w:type="numbering" w:customStyle="1" w:styleId="StyleBulletedSymbolsymbolLeft025Hanging02519">
    <w:name w:val="Style Bulleted Symbol (symbol) Left:  0.25&quot; Hanging:  0.25&quot;19"/>
    <w:basedOn w:val="NoList"/>
    <w:rsid w:val="00875521"/>
  </w:style>
  <w:style w:type="numbering" w:customStyle="1" w:styleId="StyleBulletedSymbolsymbolLeft025Hanging02529">
    <w:name w:val="Style Bulleted Symbol (symbol) Left:  0.25&quot; Hanging:  0.25&quot;29"/>
    <w:basedOn w:val="NoList"/>
    <w:rsid w:val="00875521"/>
  </w:style>
  <w:style w:type="numbering" w:customStyle="1" w:styleId="NoList9">
    <w:name w:val="No List9"/>
    <w:next w:val="NoList"/>
    <w:uiPriority w:val="99"/>
    <w:semiHidden/>
    <w:rsid w:val="00D41604"/>
  </w:style>
  <w:style w:type="paragraph" w:customStyle="1" w:styleId="CharChar1CharCharCharCharCharCharCharCharCharCharCharCharCharCharChar44">
    <w:name w:val="Char Char1 Char Char Char Char Char Char Char Char Char Char Char Char Char Char Char44"/>
    <w:semiHidden/>
    <w:rsid w:val="00D4160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9">
    <w:name w:val="Style Bulleted9"/>
    <w:rsid w:val="00D41604"/>
  </w:style>
  <w:style w:type="character" w:customStyle="1" w:styleId="539">
    <w:name w:val="(文字) (文字)539"/>
    <w:semiHidden/>
    <w:rsid w:val="00D41604"/>
    <w:rPr>
      <w:rFonts w:ascii="Times New Roman" w:hAnsi="Times New Roman"/>
      <w:lang w:eastAsia="en-US"/>
    </w:rPr>
  </w:style>
  <w:style w:type="numbering" w:customStyle="1" w:styleId="StyleBulletedSymbolsymbolLeft025Hanging09">
    <w:name w:val="Style Bulleted Symbol (symbol) Left:  0.25&quot; Hanging:  0.9"/>
    <w:basedOn w:val="NoList"/>
    <w:rsid w:val="00D41604"/>
  </w:style>
  <w:style w:type="table" w:customStyle="1" w:styleId="ColorfulList-Accent18">
    <w:name w:val="Colorful List - Accent 18"/>
    <w:basedOn w:val="TableNormal"/>
    <w:next w:val="ColorfulList-Accent1"/>
    <w:uiPriority w:val="34"/>
    <w:rsid w:val="00D41604"/>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8">
    <w:name w:val="Grid Table 4 - Accent 58"/>
    <w:basedOn w:val="TableNormal"/>
    <w:next w:val="GridTable4-Accent5"/>
    <w:uiPriority w:val="49"/>
    <w:rsid w:val="00D4160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20">
    <w:name w:val="Style Bulleted Symbol (symbol) Left:  0.25&quot; Hanging:  0.25&quot;20"/>
    <w:basedOn w:val="NoList"/>
    <w:rsid w:val="00D41604"/>
  </w:style>
  <w:style w:type="numbering" w:customStyle="1" w:styleId="StyleBulletedSymbolsymbolLeft025Hanging025110">
    <w:name w:val="Style Bulleted Symbol (symbol) Left:  0.25&quot; Hanging:  0.25&quot;110"/>
    <w:basedOn w:val="NoList"/>
    <w:rsid w:val="00D41604"/>
  </w:style>
  <w:style w:type="numbering" w:customStyle="1" w:styleId="StyleBulletedSymbolsymbolLeft025Hanging025210">
    <w:name w:val="Style Bulleted Symbol (symbol) Left:  0.25&quot; Hanging:  0.25&quot;210"/>
    <w:basedOn w:val="NoList"/>
    <w:rsid w:val="00D41604"/>
  </w:style>
  <w:style w:type="numbering" w:customStyle="1" w:styleId="StyleBulletedSymbolsymbolLeft025Hanging02530">
    <w:name w:val="Style Bulleted Symbol (symbol) Left:  0.25&quot; Hanging:  0.25&quot;30"/>
    <w:basedOn w:val="NoList"/>
    <w:rsid w:val="004527EA"/>
  </w:style>
  <w:style w:type="numbering" w:customStyle="1" w:styleId="3GPPListofBullets1">
    <w:name w:val="3GPP List of Bullets1"/>
    <w:rsid w:val="00441FA6"/>
    <w:pPr>
      <w:numPr>
        <w:numId w:val="5"/>
      </w:numPr>
    </w:pPr>
  </w:style>
  <w:style w:type="paragraph" w:customStyle="1" w:styleId="agreement">
    <w:name w:val="agreement"/>
    <w:basedOn w:val="Normal"/>
    <w:rsid w:val="00347CA4"/>
    <w:pPr>
      <w:numPr>
        <w:numId w:val="51"/>
      </w:numPr>
      <w:spacing w:line="240" w:lineRule="exact"/>
    </w:pPr>
    <w:rPr>
      <w:rFonts w:ascii="Times New Roman" w:hAnsi="Times New Roman"/>
      <w:szCs w:val="20"/>
      <w:lang w:val="en-US" w:eastAsia="zh-CN"/>
    </w:rPr>
  </w:style>
  <w:style w:type="numbering" w:customStyle="1" w:styleId="StyleBulletedSymbolsymbolLeft025Hanging025211">
    <w:name w:val="Style Bulleted Symbol (symbol) Left:  0.25&quot; Hanging:  0.25&quot;211"/>
    <w:basedOn w:val="NoList"/>
    <w:rsid w:val="00C057DC"/>
  </w:style>
  <w:style w:type="numbering" w:customStyle="1" w:styleId="StyleBulletedSymbolsymbolLeft025Hanging010">
    <w:name w:val="Style Bulleted Symbol (symbol) Left:  0.25&quot; Hanging:  0.10"/>
    <w:basedOn w:val="NoList"/>
    <w:rsid w:val="003148C2"/>
  </w:style>
  <w:style w:type="numbering" w:customStyle="1" w:styleId="NoList10">
    <w:name w:val="No List10"/>
    <w:next w:val="NoList"/>
    <w:uiPriority w:val="99"/>
    <w:semiHidden/>
    <w:unhideWhenUsed/>
    <w:rsid w:val="000F59F3"/>
  </w:style>
  <w:style w:type="numbering" w:customStyle="1" w:styleId="StyleBulleted10">
    <w:name w:val="Style Bulleted10"/>
    <w:rsid w:val="000F59F3"/>
  </w:style>
  <w:style w:type="numbering" w:customStyle="1" w:styleId="StyleBulletedSymbolsymbolLeft025Hanging011">
    <w:name w:val="Style Bulleted Symbol (symbol) Left:  0.25&quot; Hanging:  0.11"/>
    <w:basedOn w:val="NoList"/>
    <w:rsid w:val="000F59F3"/>
  </w:style>
  <w:style w:type="numbering" w:customStyle="1" w:styleId="StyleBulletedSymbolsymbolLeft025Hanging02531">
    <w:name w:val="Style Bulleted Symbol (symbol) Left:  0.25&quot; Hanging:  0.25&quot;31"/>
    <w:basedOn w:val="NoList"/>
    <w:rsid w:val="000F59F3"/>
    <w:pPr>
      <w:numPr>
        <w:numId w:val="7"/>
      </w:numPr>
    </w:pPr>
  </w:style>
  <w:style w:type="numbering" w:customStyle="1" w:styleId="StyleBulletedSymbolsymbolLeft025Hanging025111">
    <w:name w:val="Style Bulleted Symbol (symbol) Left:  0.25&quot; Hanging:  0.25&quot;111"/>
    <w:basedOn w:val="NoList"/>
    <w:rsid w:val="000F59F3"/>
  </w:style>
  <w:style w:type="numbering" w:customStyle="1" w:styleId="StyleBulletedSymbolsymbolLeft025Hanging025212">
    <w:name w:val="Style Bulleted Symbol (symbol) Left:  0.25&quot; Hanging:  0.25&quot;212"/>
    <w:basedOn w:val="NoList"/>
    <w:rsid w:val="000F59F3"/>
  </w:style>
  <w:style w:type="paragraph" w:customStyle="1" w:styleId="CharChar1CharCharCharCharCharCharCharCharCharCharCharCharCharCharChar43">
    <w:name w:val="Char Char1 Char Char Char Char Char Char Char Char Char Char Char Char Char Char Char43"/>
    <w:semiHidden/>
    <w:rsid w:val="000F59F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8">
    <w:name w:val="(文字) (文字)538"/>
    <w:semiHidden/>
    <w:rsid w:val="000F59F3"/>
    <w:rPr>
      <w:rFonts w:ascii="Times New Roman" w:hAnsi="Times New Roman"/>
      <w:lang w:eastAsia="en-US"/>
    </w:rPr>
  </w:style>
  <w:style w:type="numbering" w:customStyle="1" w:styleId="NoList11">
    <w:name w:val="No List11"/>
    <w:next w:val="NoList"/>
    <w:uiPriority w:val="99"/>
    <w:semiHidden/>
    <w:rsid w:val="00735CE6"/>
  </w:style>
  <w:style w:type="numbering" w:customStyle="1" w:styleId="StyleBulleted11">
    <w:name w:val="Style Bulleted11"/>
    <w:rsid w:val="00735CE6"/>
  </w:style>
  <w:style w:type="numbering" w:customStyle="1" w:styleId="StyleBulletedSymbolsymbolLeft025Hanging012">
    <w:name w:val="Style Bulleted Symbol (symbol) Left:  0.25&quot; Hanging:  0.12"/>
    <w:basedOn w:val="NoList"/>
    <w:rsid w:val="00735CE6"/>
  </w:style>
  <w:style w:type="table" w:customStyle="1" w:styleId="ColorfulList-Accent19">
    <w:name w:val="Colorful List - Accent 19"/>
    <w:basedOn w:val="TableNormal"/>
    <w:next w:val="ColorfulList-Accent1"/>
    <w:uiPriority w:val="34"/>
    <w:rsid w:val="00735CE6"/>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9">
    <w:name w:val="Grid Table 4 - Accent 59"/>
    <w:basedOn w:val="TableNormal"/>
    <w:next w:val="GridTable4-Accent5"/>
    <w:uiPriority w:val="49"/>
    <w:rsid w:val="00735CE6"/>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32">
    <w:name w:val="Style Bulleted Symbol (symbol) Left:  0.25&quot; Hanging:  0.25&quot;32"/>
    <w:basedOn w:val="NoList"/>
    <w:rsid w:val="00735CE6"/>
  </w:style>
  <w:style w:type="numbering" w:customStyle="1" w:styleId="StyleBulletedSymbolsymbolLeft025Hanging025112">
    <w:name w:val="Style Bulleted Symbol (symbol) Left:  0.25&quot; Hanging:  0.25&quot;112"/>
    <w:basedOn w:val="NoList"/>
    <w:rsid w:val="00735CE6"/>
  </w:style>
  <w:style w:type="numbering" w:customStyle="1" w:styleId="StyleBulletedSymbolsymbolLeft025Hanging025213">
    <w:name w:val="Style Bulleted Symbol (symbol) Left:  0.25&quot; Hanging:  0.25&quot;213"/>
    <w:basedOn w:val="NoList"/>
    <w:rsid w:val="00735CE6"/>
  </w:style>
  <w:style w:type="numbering" w:customStyle="1" w:styleId="NoList12">
    <w:name w:val="No List12"/>
    <w:next w:val="NoList"/>
    <w:uiPriority w:val="99"/>
    <w:semiHidden/>
    <w:rsid w:val="002476B2"/>
  </w:style>
  <w:style w:type="numbering" w:customStyle="1" w:styleId="StyleBulleted12">
    <w:name w:val="Style Bulleted12"/>
    <w:rsid w:val="002476B2"/>
    <w:pPr>
      <w:numPr>
        <w:numId w:val="2"/>
      </w:numPr>
    </w:pPr>
  </w:style>
  <w:style w:type="numbering" w:customStyle="1" w:styleId="StyleBulletedSymbolsymbolLeft025Hanging013">
    <w:name w:val="Style Bulleted Symbol (symbol) Left:  0.25&quot; Hanging:  0.13"/>
    <w:basedOn w:val="NoList"/>
    <w:rsid w:val="002476B2"/>
    <w:pPr>
      <w:numPr>
        <w:numId w:val="10"/>
      </w:numPr>
    </w:pPr>
  </w:style>
  <w:style w:type="table" w:customStyle="1" w:styleId="ColorfulList-Accent110">
    <w:name w:val="Colorful List - Accent 110"/>
    <w:basedOn w:val="TableNormal"/>
    <w:next w:val="ColorfulList-Accent1"/>
    <w:uiPriority w:val="34"/>
    <w:rsid w:val="002476B2"/>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styleId="IntenseEmphasis">
    <w:name w:val="Intense Emphasis"/>
    <w:uiPriority w:val="21"/>
    <w:qFormat/>
    <w:rsid w:val="002476B2"/>
    <w:rPr>
      <w:i/>
      <w:iCs/>
      <w:color w:val="4F81BD"/>
    </w:rPr>
  </w:style>
  <w:style w:type="table" w:customStyle="1" w:styleId="GridTable4-Accent510">
    <w:name w:val="Grid Table 4 - Accent 510"/>
    <w:basedOn w:val="TableNormal"/>
    <w:next w:val="GridTable4-Accent5"/>
    <w:uiPriority w:val="49"/>
    <w:rsid w:val="002476B2"/>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33">
    <w:name w:val="Style Bulleted Symbol (symbol) Left:  0.25&quot; Hanging:  0.25&quot;33"/>
    <w:basedOn w:val="NoList"/>
    <w:rsid w:val="002476B2"/>
    <w:pPr>
      <w:numPr>
        <w:numId w:val="8"/>
      </w:numPr>
    </w:pPr>
  </w:style>
  <w:style w:type="numbering" w:customStyle="1" w:styleId="StyleBulletedSymbolsymbolLeft025Hanging025113">
    <w:name w:val="Style Bulleted Symbol (symbol) Left:  0.25&quot; Hanging:  0.25&quot;113"/>
    <w:basedOn w:val="NoList"/>
    <w:rsid w:val="002476B2"/>
    <w:pPr>
      <w:numPr>
        <w:numId w:val="9"/>
      </w:numPr>
    </w:pPr>
  </w:style>
  <w:style w:type="numbering" w:customStyle="1" w:styleId="StyleBulletedSymbolsymbolLeft025Hanging025214">
    <w:name w:val="Style Bulleted Symbol (symbol) Left:  0.25&quot; Hanging:  0.25&quot;214"/>
    <w:basedOn w:val="NoList"/>
    <w:rsid w:val="002476B2"/>
    <w:pPr>
      <w:numPr>
        <w:numId w:val="11"/>
      </w:numPr>
    </w:pPr>
  </w:style>
  <w:style w:type="character" w:styleId="UnresolvedMention">
    <w:name w:val="Unresolved Mention"/>
    <w:basedOn w:val="DefaultParagraphFont"/>
    <w:uiPriority w:val="99"/>
    <w:unhideWhenUsed/>
    <w:rsid w:val="00A443DC"/>
    <w:rPr>
      <w:color w:val="808080"/>
      <w:shd w:val="clear" w:color="auto" w:fill="E6E6E6"/>
    </w:rPr>
  </w:style>
  <w:style w:type="paragraph" w:customStyle="1" w:styleId="paragraph0">
    <w:name w:val="paragraph"/>
    <w:basedOn w:val="Normal"/>
    <w:uiPriority w:val="99"/>
    <w:qFormat/>
    <w:rsid w:val="002A50C8"/>
    <w:pPr>
      <w:spacing w:line="259" w:lineRule="auto"/>
    </w:pPr>
    <w:rPr>
      <w:rFonts w:asciiTheme="minorHAnsi" w:eastAsia="Times New Roman" w:hAnsiTheme="minorHAnsi" w:cstheme="minorBidi"/>
      <w:sz w:val="24"/>
      <w:lang w:val="en-US"/>
    </w:rPr>
  </w:style>
  <w:style w:type="character" w:customStyle="1" w:styleId="spellingerror">
    <w:name w:val="spellingerror"/>
    <w:basedOn w:val="DefaultParagraphFont"/>
    <w:qFormat/>
    <w:rsid w:val="002A50C8"/>
  </w:style>
  <w:style w:type="character" w:customStyle="1" w:styleId="normaltextrun1">
    <w:name w:val="normaltextrun1"/>
    <w:basedOn w:val="DefaultParagraphFont"/>
    <w:rsid w:val="002A50C8"/>
  </w:style>
  <w:style w:type="character" w:customStyle="1" w:styleId="eop">
    <w:name w:val="eop"/>
    <w:basedOn w:val="DefaultParagraphFont"/>
    <w:qFormat/>
    <w:rsid w:val="002A50C8"/>
  </w:style>
  <w:style w:type="paragraph" w:customStyle="1" w:styleId="CharChar1CharCharCharCharCharCharCharCharCharCharCharCharCharCharChar42">
    <w:name w:val="Char Char1 Char Char Char Char Char Char Char Char Char Char Char Char Char Char Char42"/>
    <w:semiHidden/>
    <w:rsid w:val="00D1762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7">
    <w:name w:val="(文字) (文字)537"/>
    <w:semiHidden/>
    <w:rsid w:val="00D17621"/>
    <w:rPr>
      <w:rFonts w:ascii="Times New Roman" w:hAnsi="Times New Roman"/>
      <w:lang w:eastAsia="en-US"/>
    </w:rPr>
  </w:style>
  <w:style w:type="paragraph" w:customStyle="1" w:styleId="PropObs">
    <w:name w:val="PropObs"/>
    <w:basedOn w:val="Normal"/>
    <w:link w:val="PropObsChar"/>
    <w:qFormat/>
    <w:rsid w:val="00D17621"/>
    <w:pPr>
      <w:numPr>
        <w:numId w:val="52"/>
      </w:numPr>
      <w:ind w:left="1134" w:hanging="1134"/>
      <w:jc w:val="both"/>
    </w:pPr>
    <w:rPr>
      <w:rFonts w:ascii="Calibri" w:eastAsia="MS Mincho" w:hAnsi="Calibri"/>
      <w:b/>
      <w:szCs w:val="20"/>
      <w:lang w:eastAsia="sv-SE"/>
    </w:rPr>
  </w:style>
  <w:style w:type="character" w:customStyle="1" w:styleId="PropObsChar">
    <w:name w:val="PropObs Char"/>
    <w:link w:val="PropObs"/>
    <w:rsid w:val="00D17621"/>
    <w:rPr>
      <w:rFonts w:ascii="Calibri" w:eastAsia="MS Mincho" w:hAnsi="Calibri"/>
      <w:b/>
      <w:lang w:eastAsia="sv-SE"/>
    </w:rPr>
  </w:style>
  <w:style w:type="character" w:styleId="Mention">
    <w:name w:val="Mention"/>
    <w:uiPriority w:val="99"/>
    <w:unhideWhenUsed/>
    <w:rsid w:val="00D17621"/>
    <w:rPr>
      <w:color w:val="2B579A"/>
      <w:shd w:val="clear" w:color="auto" w:fill="E6E6E6"/>
    </w:rPr>
  </w:style>
  <w:style w:type="character" w:customStyle="1" w:styleId="ProposalsubChar">
    <w:name w:val="Proposal_sub Char"/>
    <w:link w:val="Proposalsub"/>
    <w:rsid w:val="00D17621"/>
    <w:rPr>
      <w:rFonts w:eastAsia="Malgun Gothic"/>
      <w:kern w:val="2"/>
      <w:szCs w:val="22"/>
      <w:lang w:val="en-US" w:eastAsia="ko-KR"/>
    </w:rPr>
  </w:style>
  <w:style w:type="character" w:customStyle="1" w:styleId="ProposalsubsubChar">
    <w:name w:val="Proposal_sub_sub Char"/>
    <w:link w:val="Proposalsubsub"/>
    <w:rsid w:val="00D17621"/>
    <w:rPr>
      <w:rFonts w:eastAsia="Malgun Gothic"/>
      <w:kern w:val="2"/>
      <w:szCs w:val="22"/>
      <w:lang w:val="en-US" w:eastAsia="ko-KR"/>
    </w:rPr>
  </w:style>
  <w:style w:type="table" w:styleId="GridTable6Colorful-Accent1">
    <w:name w:val="Grid Table 6 Colorful Accent 1"/>
    <w:basedOn w:val="TableNormal"/>
    <w:uiPriority w:val="51"/>
    <w:rsid w:val="004E34E0"/>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b100">
    <w:name w:val="b10"/>
    <w:basedOn w:val="Normal"/>
    <w:rsid w:val="00BF2ACD"/>
    <w:pPr>
      <w:spacing w:before="100" w:beforeAutospacing="1" w:after="100" w:afterAutospacing="1"/>
    </w:pPr>
    <w:rPr>
      <w:rFonts w:ascii="Calibri" w:eastAsiaTheme="minorHAnsi" w:hAnsi="Calibri" w:cs="Calibri"/>
      <w:sz w:val="22"/>
      <w:szCs w:val="22"/>
      <w:lang w:eastAsia="en-GB"/>
    </w:rPr>
  </w:style>
  <w:style w:type="paragraph" w:customStyle="1" w:styleId="fp0">
    <w:name w:val="fp"/>
    <w:basedOn w:val="Normal"/>
    <w:rsid w:val="00BF2ACD"/>
    <w:pPr>
      <w:spacing w:before="100" w:beforeAutospacing="1" w:after="100" w:afterAutospacing="1"/>
    </w:pPr>
    <w:rPr>
      <w:rFonts w:ascii="Calibri" w:eastAsiaTheme="minorHAnsi" w:hAnsi="Calibri" w:cs="Calibri"/>
      <w:sz w:val="22"/>
      <w:szCs w:val="22"/>
      <w:lang w:eastAsia="en-GB"/>
    </w:rPr>
  </w:style>
  <w:style w:type="paragraph" w:customStyle="1" w:styleId="26">
    <w:name w:val="正文2"/>
    <w:qFormat/>
    <w:rsid w:val="00092386"/>
    <w:pPr>
      <w:spacing w:before="100" w:beforeAutospacing="1" w:after="100" w:afterAutospacing="1"/>
      <w:ind w:left="720" w:hanging="720"/>
    </w:pPr>
    <w:rPr>
      <w:rFonts w:ascii="Times" w:eastAsia="SimSun" w:hAnsi="Times" w:cs="SimSun"/>
      <w:sz w:val="24"/>
      <w:szCs w:val="24"/>
      <w:lang w:val="en-US" w:eastAsia="zh-CN"/>
    </w:rPr>
  </w:style>
  <w:style w:type="paragraph" w:customStyle="1" w:styleId="CharChar1CharCharCharCharCharCharCharCharCharCharCharCharCharCharChar63">
    <w:name w:val="Char Char1 Char Char Char Char Char Char Char Char Char Char Char Char Char Char Char63"/>
    <w:semiHidden/>
    <w:rsid w:val="001B2AB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8">
    <w:name w:val="(文字) (文字)558"/>
    <w:semiHidden/>
    <w:rsid w:val="001B2ABA"/>
    <w:rPr>
      <w:rFonts w:ascii="Times New Roman" w:hAnsi="Times New Roman"/>
      <w:lang w:eastAsia="en-US"/>
    </w:rPr>
  </w:style>
  <w:style w:type="character" w:customStyle="1" w:styleId="fontstyle01">
    <w:name w:val="fontstyle01"/>
    <w:basedOn w:val="DefaultParagraphFont"/>
    <w:rsid w:val="001F60F4"/>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1F60F4"/>
    <w:rPr>
      <w:rFonts w:ascii="TimesNewRomanPS-ItalicMT" w:hAnsi="TimesNewRomanPS-ItalicMT" w:hint="default"/>
      <w:b w:val="0"/>
      <w:bCs w:val="0"/>
      <w:i/>
      <w:iCs/>
      <w:color w:val="000000"/>
      <w:sz w:val="20"/>
      <w:szCs w:val="20"/>
    </w:rPr>
  </w:style>
  <w:style w:type="paragraph" w:customStyle="1" w:styleId="CharChar1CharCharCharCharCharCharCharCharCharCharCharCharCharCharChar62">
    <w:name w:val="Char Char1 Char Char Char Char Char Char Char Char Char Char Char Char Char Char Char62"/>
    <w:semiHidden/>
    <w:rsid w:val="002F087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7">
    <w:name w:val="(文字) (文字)557"/>
    <w:semiHidden/>
    <w:rsid w:val="002F087B"/>
    <w:rPr>
      <w:rFonts w:ascii="Times New Roman" w:hAnsi="Times New Roman"/>
      <w:lang w:eastAsia="en-US"/>
    </w:rPr>
  </w:style>
  <w:style w:type="paragraph" w:customStyle="1" w:styleId="CharChar1CharCharCharCharCharCharCharCharCharCharCharCharCharCharChar61">
    <w:name w:val="Char Char1 Char Char Char Char Char Char Char Char Char Char Char Char Char Char Char61"/>
    <w:semiHidden/>
    <w:rsid w:val="00EF6E4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6">
    <w:name w:val="(文字) (文字)556"/>
    <w:semiHidden/>
    <w:rsid w:val="00EF6E4F"/>
    <w:rPr>
      <w:rFonts w:ascii="Times New Roman" w:hAnsi="Times New Roman"/>
      <w:lang w:eastAsia="en-US"/>
    </w:rPr>
  </w:style>
  <w:style w:type="paragraph" w:customStyle="1" w:styleId="CharChar1CharCharCharCharCharCharCharCharCharCharCharCharCharCharChar60">
    <w:name w:val="Char Char1 Char Char Char Char Char Char Char Char Char Char Char Char Char Char Char60"/>
    <w:semiHidden/>
    <w:rsid w:val="00D16B6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5">
    <w:name w:val="(文字) (文字)555"/>
    <w:semiHidden/>
    <w:rsid w:val="00D16B66"/>
    <w:rPr>
      <w:rFonts w:ascii="Times New Roman" w:hAnsi="Times New Roman"/>
      <w:lang w:eastAsia="en-US"/>
    </w:rPr>
  </w:style>
  <w:style w:type="paragraph" w:customStyle="1" w:styleId="CharChar1CharCharCharCharCharCharCharCharCharCharCharCharCharCharChar59">
    <w:name w:val="Char Char1 Char Char Char Char Char Char Char Char Char Char Char Char Char Char Char59"/>
    <w:semiHidden/>
    <w:rsid w:val="005D1E8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4">
    <w:name w:val="(文字) (文字)554"/>
    <w:semiHidden/>
    <w:rsid w:val="005D1E83"/>
    <w:rPr>
      <w:rFonts w:ascii="Times New Roman" w:hAnsi="Times New Roman"/>
      <w:lang w:eastAsia="en-US"/>
    </w:rPr>
  </w:style>
  <w:style w:type="paragraph" w:customStyle="1" w:styleId="50">
    <w:name w:val="列出段落5"/>
    <w:basedOn w:val="Normal"/>
    <w:uiPriority w:val="99"/>
    <w:qFormat/>
    <w:rsid w:val="005D1E83"/>
    <w:pPr>
      <w:spacing w:beforeLines="50" w:before="50" w:after="120" w:line="276" w:lineRule="auto"/>
      <w:ind w:firstLineChars="200" w:firstLine="420"/>
      <w:jc w:val="both"/>
    </w:pPr>
    <w:rPr>
      <w:rFonts w:ascii="Times New Roman" w:eastAsia="SimSun" w:hAnsi="Times New Roman"/>
      <w:szCs w:val="20"/>
    </w:rPr>
  </w:style>
  <w:style w:type="paragraph" w:customStyle="1" w:styleId="CharChar1CharCharCharCharCharCharCharCharCharCharCharCharCharCharChar58">
    <w:name w:val="Char Char1 Char Char Char Char Char Char Char Char Char Char Char Char Char Char Char58"/>
    <w:semiHidden/>
    <w:rsid w:val="00E079D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3">
    <w:name w:val="(文字) (文字)553"/>
    <w:semiHidden/>
    <w:rsid w:val="00E079DD"/>
    <w:rPr>
      <w:rFonts w:ascii="Times New Roman" w:hAnsi="Times New Roman"/>
      <w:lang w:eastAsia="en-US"/>
    </w:rPr>
  </w:style>
  <w:style w:type="paragraph" w:customStyle="1" w:styleId="CharChar1CharCharCharCharCharCharCharCharCharCharCharCharCharCharChar57">
    <w:name w:val="Char Char1 Char Char Char Char Char Char Char Char Char Char Char Char Char Char Char57"/>
    <w:semiHidden/>
    <w:rsid w:val="008D1D3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2">
    <w:name w:val="(文字) (文字)552"/>
    <w:semiHidden/>
    <w:rsid w:val="008D1D31"/>
    <w:rPr>
      <w:rFonts w:ascii="Times New Roman" w:hAnsi="Times New Roman"/>
      <w:lang w:eastAsia="en-US"/>
    </w:rPr>
  </w:style>
  <w:style w:type="character" w:customStyle="1" w:styleId="normaltextrun">
    <w:name w:val="normaltextrun"/>
    <w:basedOn w:val="DefaultParagraphFont"/>
    <w:qFormat/>
    <w:rsid w:val="009D173F"/>
  </w:style>
  <w:style w:type="paragraph" w:customStyle="1" w:styleId="CharChar1CharCharCharCharCharCharCharCharCharCharCharCharCharCharChar56">
    <w:name w:val="Char Char1 Char Char Char Char Char Char Char Char Char Char Char Char Char Char Char56"/>
    <w:semiHidden/>
    <w:rsid w:val="00F17B3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1">
    <w:name w:val="(文字) (文字)551"/>
    <w:semiHidden/>
    <w:rsid w:val="00F17B33"/>
    <w:rPr>
      <w:rFonts w:ascii="Times New Roman" w:hAnsi="Times New Roman"/>
      <w:lang w:eastAsia="en-US"/>
    </w:rPr>
  </w:style>
  <w:style w:type="paragraph" w:customStyle="1" w:styleId="a2">
    <w:name w:val="들여쓰기"/>
    <w:basedOn w:val="Normal"/>
    <w:qFormat/>
    <w:rsid w:val="00F17B33"/>
    <w:pPr>
      <w:widowControl w:val="0"/>
      <w:numPr>
        <w:numId w:val="53"/>
      </w:numPr>
      <w:autoSpaceDE w:val="0"/>
      <w:autoSpaceDN w:val="0"/>
      <w:spacing w:afterLines="50" w:after="120"/>
      <w:jc w:val="both"/>
    </w:pPr>
    <w:rPr>
      <w:rFonts w:ascii="LG스마트체 Light" w:eastAsia="LG스마트체 Light" w:hAnsi="LG스마트체 Light"/>
      <w:kern w:val="2"/>
      <w:szCs w:val="22"/>
      <w:lang w:eastAsia="ko-KR"/>
    </w:rPr>
  </w:style>
  <w:style w:type="paragraph" w:customStyle="1" w:styleId="summary">
    <w:name w:val="summary"/>
    <w:basedOn w:val="a2"/>
    <w:link w:val="summaryChar"/>
    <w:qFormat/>
    <w:rsid w:val="00F17B33"/>
    <w:pPr>
      <w:numPr>
        <w:ilvl w:val="1"/>
      </w:numPr>
      <w:spacing w:after="180"/>
    </w:pPr>
  </w:style>
  <w:style w:type="character" w:customStyle="1" w:styleId="summaryChar">
    <w:name w:val="summary Char"/>
    <w:link w:val="summary"/>
    <w:rsid w:val="00F17B33"/>
    <w:rPr>
      <w:rFonts w:ascii="LG스마트체 Light" w:eastAsia="LG스마트체 Light" w:hAnsi="LG스마트체 Light"/>
      <w:kern w:val="2"/>
      <w:szCs w:val="22"/>
      <w:lang w:eastAsia="ko-KR"/>
    </w:rPr>
  </w:style>
  <w:style w:type="paragraph" w:customStyle="1" w:styleId="CharChar1CharCharCharCharCharCharCharCharCharCharCharCharCharCharChar55">
    <w:name w:val="Char Char1 Char Char Char Char Char Char Char Char Char Char Char Char Char Char Char55"/>
    <w:semiHidden/>
    <w:rsid w:val="00A872C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0">
    <w:name w:val="(文字) (文字)550"/>
    <w:semiHidden/>
    <w:rsid w:val="00A872C1"/>
    <w:rPr>
      <w:rFonts w:ascii="Times New Roman" w:hAnsi="Times New Roman"/>
      <w:lang w:eastAsia="en-US"/>
    </w:rPr>
  </w:style>
  <w:style w:type="paragraph" w:customStyle="1" w:styleId="TDOCProposal">
    <w:name w:val="TDOC Proposal"/>
    <w:basedOn w:val="Normal"/>
    <w:link w:val="TDOCProposalChar"/>
    <w:qFormat/>
    <w:rsid w:val="004B0E7A"/>
    <w:pPr>
      <w:spacing w:before="120" w:after="120"/>
      <w:jc w:val="both"/>
    </w:pPr>
    <w:rPr>
      <w:rFonts w:ascii="Times New Roman" w:eastAsia="Malgun Gothic" w:hAnsi="Times New Roman"/>
      <w:b/>
      <w:sz w:val="22"/>
      <w:szCs w:val="20"/>
      <w:lang w:val="en-US" w:eastAsia="ko-KR"/>
    </w:rPr>
  </w:style>
  <w:style w:type="character" w:customStyle="1" w:styleId="TDOCProposalChar">
    <w:name w:val="TDOC Proposal Char"/>
    <w:link w:val="TDOCProposal"/>
    <w:rsid w:val="004B0E7A"/>
    <w:rPr>
      <w:rFonts w:eastAsia="Malgun Gothic"/>
      <w:b/>
      <w:sz w:val="22"/>
      <w:lang w:val="en-US" w:eastAsia="ko-KR"/>
    </w:rPr>
  </w:style>
  <w:style w:type="paragraph" w:customStyle="1" w:styleId="N1">
    <w:name w:val="N1"/>
    <w:basedOn w:val="Normal"/>
    <w:link w:val="N1Char"/>
    <w:qFormat/>
    <w:rsid w:val="003E1918"/>
    <w:pPr>
      <w:ind w:left="634"/>
      <w:jc w:val="both"/>
    </w:pPr>
    <w:rPr>
      <w:rFonts w:ascii="Calibri" w:eastAsia="MS Mincho" w:hAnsi="Calibri" w:cs="Calibri"/>
      <w:sz w:val="22"/>
      <w:szCs w:val="22"/>
      <w:lang w:val="en-US" w:eastAsia="ko-KR" w:bidi="hi-IN"/>
    </w:rPr>
  </w:style>
  <w:style w:type="character" w:customStyle="1" w:styleId="N1Char">
    <w:name w:val="N1 Char"/>
    <w:link w:val="N1"/>
    <w:rsid w:val="003E1918"/>
    <w:rPr>
      <w:rFonts w:ascii="Calibri" w:eastAsia="MS Mincho" w:hAnsi="Calibri" w:cs="Calibri"/>
      <w:sz w:val="22"/>
      <w:szCs w:val="22"/>
      <w:lang w:val="en-US" w:eastAsia="ko-KR" w:bidi="hi-IN"/>
    </w:rPr>
  </w:style>
  <w:style w:type="paragraph" w:customStyle="1" w:styleId="CharChar1CharCharCharCharCharCharCharCharCharCharCharCharCharCharChar54">
    <w:name w:val="Char Char1 Char Char Char Char Char Char Char Char Char Char Char Char Char Char Char54"/>
    <w:semiHidden/>
    <w:rsid w:val="007964B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9">
    <w:name w:val="(文字) (文字)549"/>
    <w:semiHidden/>
    <w:rsid w:val="007964BC"/>
    <w:rPr>
      <w:rFonts w:ascii="Times New Roman" w:hAnsi="Times New Roman"/>
      <w:lang w:eastAsia="en-US"/>
    </w:rPr>
  </w:style>
  <w:style w:type="character" w:customStyle="1" w:styleId="LGTdoc1Char">
    <w:name w:val="LGTdoc_제목1 Char"/>
    <w:link w:val="LGTdoc1"/>
    <w:rsid w:val="007964BC"/>
    <w:rPr>
      <w:b/>
      <w:snapToGrid w:val="0"/>
      <w:sz w:val="28"/>
      <w:lang w:eastAsia="ko-KR"/>
    </w:rPr>
  </w:style>
  <w:style w:type="paragraph" w:customStyle="1" w:styleId="CharChar1CharCharCharCharCharCharCharCharCharCharCharCharCharCharChar53">
    <w:name w:val="Char Char1 Char Char Char Char Char Char Char Char Char Char Char Char Char Char Char53"/>
    <w:semiHidden/>
    <w:rsid w:val="00553DE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8">
    <w:name w:val="(文字) (文字)548"/>
    <w:semiHidden/>
    <w:rsid w:val="00553DE0"/>
    <w:rPr>
      <w:rFonts w:ascii="Times New Roman" w:hAnsi="Times New Roman"/>
      <w:lang w:eastAsia="en-US"/>
    </w:rPr>
  </w:style>
  <w:style w:type="numbering" w:customStyle="1" w:styleId="3GPPBullets">
    <w:name w:val="3GPP Bullets"/>
    <w:basedOn w:val="NoList"/>
    <w:uiPriority w:val="99"/>
    <w:rsid w:val="0059373B"/>
    <w:pPr>
      <w:numPr>
        <w:numId w:val="54"/>
      </w:numPr>
    </w:pPr>
  </w:style>
  <w:style w:type="paragraph" w:customStyle="1" w:styleId="6pt6pt120">
    <w:name w:val="스타일 목록 단락 + 양쪽 앞: 6 pt 단락 뒤: 6 pt 줄 간격: 배수 1.2 줄 왼쪽 0 글자"/>
    <w:basedOn w:val="ListParagraph"/>
    <w:rsid w:val="00684FB8"/>
    <w:pPr>
      <w:overflowPunct/>
      <w:autoSpaceDE/>
      <w:autoSpaceDN/>
      <w:adjustRightInd/>
      <w:spacing w:before="120" w:after="120" w:line="336" w:lineRule="auto"/>
      <w:ind w:left="0"/>
      <w:contextualSpacing w:val="0"/>
      <w:jc w:val="both"/>
      <w:textAlignment w:val="auto"/>
    </w:pPr>
    <w:rPr>
      <w:rFonts w:eastAsia="Malgun Gothic" w:cs="Batang"/>
      <w:lang w:eastAsia="en-US"/>
    </w:rPr>
  </w:style>
  <w:style w:type="paragraph" w:customStyle="1" w:styleId="xmsonormal">
    <w:name w:val="x_msonormal"/>
    <w:basedOn w:val="Normal"/>
    <w:qFormat/>
    <w:rsid w:val="0004707A"/>
    <w:pPr>
      <w:spacing w:before="100" w:beforeAutospacing="1" w:after="100" w:afterAutospacing="1"/>
    </w:pPr>
    <w:rPr>
      <w:rFonts w:ascii="Calibri" w:eastAsiaTheme="minorHAnsi" w:hAnsi="Calibri" w:cs="Calibri"/>
      <w:sz w:val="22"/>
      <w:szCs w:val="22"/>
      <w:lang w:eastAsia="en-GB"/>
    </w:rPr>
  </w:style>
  <w:style w:type="paragraph" w:customStyle="1" w:styleId="CharChar1CharCharCharCharCharCharCharCharCharCharCharCharCharCharChar52">
    <w:name w:val="Char Char1 Char Char Char Char Char Char Char Char Char Char Char Char Char Char Char52"/>
    <w:semiHidden/>
    <w:rsid w:val="0031401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7">
    <w:name w:val="(文字) (文字)547"/>
    <w:semiHidden/>
    <w:rsid w:val="0031401B"/>
    <w:rPr>
      <w:rFonts w:ascii="Times New Roman" w:hAnsi="Times New Roman"/>
      <w:lang w:eastAsia="en-US"/>
    </w:rPr>
  </w:style>
  <w:style w:type="paragraph" w:customStyle="1" w:styleId="0Maintext">
    <w:name w:val="0 Main text"/>
    <w:basedOn w:val="Normal"/>
    <w:link w:val="0MaintextChar"/>
    <w:qFormat/>
    <w:rsid w:val="00160D8E"/>
    <w:pPr>
      <w:spacing w:after="100" w:afterAutospacing="1" w:line="288" w:lineRule="auto"/>
      <w:ind w:firstLine="360"/>
      <w:jc w:val="both"/>
    </w:pPr>
    <w:rPr>
      <w:rFonts w:ascii="Times New Roman" w:eastAsia="Malgun Gothic" w:hAnsi="Times New Roman" w:cs="Batang"/>
      <w:szCs w:val="20"/>
    </w:rPr>
  </w:style>
  <w:style w:type="character" w:customStyle="1" w:styleId="0MaintextChar">
    <w:name w:val="0 Main text Char"/>
    <w:link w:val="0Maintext"/>
    <w:qFormat/>
    <w:rsid w:val="00160D8E"/>
    <w:rPr>
      <w:rFonts w:eastAsia="Malgun Gothic" w:cs="Batang"/>
      <w:lang w:eastAsia="en-US"/>
    </w:rPr>
  </w:style>
  <w:style w:type="paragraph" w:customStyle="1" w:styleId="CharChar1CharCharCharCharCharCharCharCharCharCharCharCharCharCharChar51">
    <w:name w:val="Char Char1 Char Char Char Char Char Char Char Char Char Char Char Char Char Char Char51"/>
    <w:semiHidden/>
    <w:rsid w:val="007F0FB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6">
    <w:name w:val="(文字) (文字)546"/>
    <w:semiHidden/>
    <w:rsid w:val="007F0FB3"/>
    <w:rPr>
      <w:rFonts w:ascii="Times New Roman" w:hAnsi="Times New Roman"/>
      <w:lang w:eastAsia="en-US"/>
    </w:rPr>
  </w:style>
  <w:style w:type="paragraph" w:customStyle="1" w:styleId="CharChar1CharCharCharCharCharCharCharCharCharCharCharCharCharCharChar50">
    <w:name w:val="Char Char1 Char Char Char Char Char Char Char Char Char Char Char Char Char Char Char50"/>
    <w:semiHidden/>
    <w:rsid w:val="00650C02"/>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5">
    <w:name w:val="(文字) (文字)545"/>
    <w:semiHidden/>
    <w:rsid w:val="00650C02"/>
    <w:rPr>
      <w:rFonts w:ascii="Times New Roman" w:hAnsi="Times New Roman"/>
      <w:lang w:eastAsia="en-US"/>
    </w:rPr>
  </w:style>
  <w:style w:type="paragraph" w:customStyle="1" w:styleId="CharChar1CharCharCharCharCharCharCharCharCharCharCharCharCharCharChar49">
    <w:name w:val="Char Char1 Char Char Char Char Char Char Char Char Char Char Char Char Char Char Char49"/>
    <w:semiHidden/>
    <w:rsid w:val="00B4316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4">
    <w:name w:val="(文字) (文字)544"/>
    <w:semiHidden/>
    <w:rsid w:val="00B4316F"/>
    <w:rPr>
      <w:rFonts w:ascii="Times New Roman" w:hAnsi="Times New Roman"/>
      <w:lang w:eastAsia="en-US"/>
    </w:rPr>
  </w:style>
  <w:style w:type="paragraph" w:customStyle="1" w:styleId="CharChar1CharCharCharCharCharCharCharCharCharCharCharCharCharCharChar48">
    <w:name w:val="Char Char1 Char Char Char Char Char Char Char Char Char Char Char Char Char Char Char48"/>
    <w:semiHidden/>
    <w:rsid w:val="000723C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3">
    <w:name w:val="(文字) (文字)543"/>
    <w:semiHidden/>
    <w:rsid w:val="000723C0"/>
    <w:rPr>
      <w:rFonts w:ascii="Times New Roman" w:hAnsi="Times New Roman"/>
      <w:lang w:eastAsia="en-US"/>
    </w:rPr>
  </w:style>
  <w:style w:type="paragraph" w:customStyle="1" w:styleId="CharChar1CharCharCharCharCharCharCharCharCharCharCharCharCharCharChar47">
    <w:name w:val="Char Char1 Char Char Char Char Char Char Char Char Char Char Char Char Char Char Char47"/>
    <w:semiHidden/>
    <w:rsid w:val="00476EF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2">
    <w:name w:val="(文字) (文字)542"/>
    <w:semiHidden/>
    <w:rsid w:val="00476EF6"/>
    <w:rPr>
      <w:rFonts w:ascii="Times New Roman" w:hAnsi="Times New Roman"/>
      <w:lang w:eastAsia="en-US"/>
    </w:rPr>
  </w:style>
  <w:style w:type="paragraph" w:customStyle="1" w:styleId="CharChar1CharCharCharCharCharCharCharCharCharCharCharCharCharCharChar46">
    <w:name w:val="Char Char1 Char Char Char Char Char Char Char Char Char Char Char Char Char Char Char46"/>
    <w:semiHidden/>
    <w:rsid w:val="0080476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1">
    <w:name w:val="(文字) (文字)541"/>
    <w:semiHidden/>
    <w:rsid w:val="00804768"/>
    <w:rPr>
      <w:rFonts w:ascii="Times New Roman" w:hAnsi="Times New Roman"/>
      <w:lang w:eastAsia="en-US"/>
    </w:rPr>
  </w:style>
  <w:style w:type="paragraph" w:customStyle="1" w:styleId="CharChar1CharCharCharCharCharCharCharCharCharCharCharCharCharCharChar45">
    <w:name w:val="Char Char1 Char Char Char Char Char Char Char Char Char Char Char Char Char Char Char45"/>
    <w:semiHidden/>
    <w:rsid w:val="0031321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0">
    <w:name w:val="(文字) (文字)540"/>
    <w:semiHidden/>
    <w:rsid w:val="00313216"/>
    <w:rPr>
      <w:rFonts w:ascii="Times New Roman" w:hAnsi="Times New Roman"/>
      <w:lang w:eastAsia="en-US"/>
    </w:rPr>
  </w:style>
  <w:style w:type="paragraph" w:customStyle="1" w:styleId="Proposal1">
    <w:name w:val="Proposal1"/>
    <w:basedOn w:val="Normal"/>
    <w:link w:val="Proposal1Char"/>
    <w:qFormat/>
    <w:rsid w:val="00FC70BE"/>
    <w:pPr>
      <w:tabs>
        <w:tab w:val="left" w:pos="1620"/>
      </w:tabs>
      <w:spacing w:before="120"/>
      <w:ind w:left="1620" w:hanging="1620"/>
      <w:jc w:val="both"/>
    </w:pPr>
    <w:rPr>
      <w:rFonts w:ascii="Calibri" w:eastAsia="MS Mincho" w:hAnsi="Calibri"/>
      <w:b/>
      <w:szCs w:val="20"/>
      <w:lang w:val="en-US"/>
    </w:rPr>
  </w:style>
  <w:style w:type="character" w:customStyle="1" w:styleId="Proposal1Char">
    <w:name w:val="Proposal1 Char"/>
    <w:link w:val="Proposal1"/>
    <w:rsid w:val="00FC70BE"/>
    <w:rPr>
      <w:rFonts w:ascii="Calibri" w:eastAsia="MS Mincho" w:hAnsi="Calibri"/>
      <w:b/>
      <w:lang w:val="en-US" w:eastAsia="en-US"/>
    </w:rPr>
  </w:style>
  <w:style w:type="table" w:styleId="GridTable2-Accent5">
    <w:name w:val="Grid Table 2 Accent 5"/>
    <w:basedOn w:val="TableNormal"/>
    <w:uiPriority w:val="47"/>
    <w:rsid w:val="00A71D68"/>
    <w:rPr>
      <w:rFonts w:ascii="CG Times (WN)" w:eastAsia="SimSun" w:hAnsi="CG Times (WN)"/>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3GPPH3">
    <w:name w:val="3GPP H3"/>
    <w:basedOn w:val="Heading3"/>
    <w:next w:val="3GPPText"/>
    <w:link w:val="3GPPH3Char"/>
    <w:qFormat/>
    <w:rsid w:val="00AB5B90"/>
    <w:pPr>
      <w:keepLines/>
      <w:numPr>
        <w:numId w:val="7"/>
      </w:numPr>
      <w:tabs>
        <w:tab w:val="num" w:pos="0"/>
      </w:tabs>
      <w:overflowPunct w:val="0"/>
      <w:autoSpaceDE w:val="0"/>
      <w:autoSpaceDN w:val="0"/>
      <w:adjustRightInd w:val="0"/>
      <w:spacing w:before="120" w:after="120"/>
      <w:ind w:left="709" w:hanging="709"/>
      <w:textAlignment w:val="baseline"/>
    </w:pPr>
    <w:rPr>
      <w:rFonts w:eastAsia="SimSun" w:cs="Times New Roman"/>
      <w:b w:val="0"/>
      <w:bCs w:val="0"/>
      <w:sz w:val="28"/>
      <w:szCs w:val="20"/>
    </w:rPr>
  </w:style>
  <w:style w:type="character" w:customStyle="1" w:styleId="3GPPH3Char">
    <w:name w:val="3GPP H3 Char"/>
    <w:link w:val="3GPPH3"/>
    <w:rsid w:val="00AB5B90"/>
    <w:rPr>
      <w:rFonts w:ascii="Arial" w:eastAsia="SimSun" w:hAnsi="Arial"/>
      <w:sz w:val="28"/>
      <w:lang w:eastAsia="en-US"/>
    </w:rPr>
  </w:style>
  <w:style w:type="paragraph" w:customStyle="1" w:styleId="00Text">
    <w:name w:val="00_Text"/>
    <w:basedOn w:val="Normal"/>
    <w:link w:val="00TextChar"/>
    <w:qFormat/>
    <w:rsid w:val="00AB5B90"/>
    <w:pPr>
      <w:spacing w:after="120"/>
      <w:jc w:val="both"/>
    </w:pPr>
    <w:rPr>
      <w:rFonts w:ascii="Times New Roman" w:eastAsia="SimSun" w:hAnsi="Times New Roman"/>
      <w:lang w:val="en-US" w:eastAsia="zh-CN"/>
    </w:rPr>
  </w:style>
  <w:style w:type="character" w:customStyle="1" w:styleId="00TextChar">
    <w:name w:val="00_Text Char"/>
    <w:link w:val="00Text"/>
    <w:qFormat/>
    <w:rsid w:val="00AB5B90"/>
    <w:rPr>
      <w:rFonts w:eastAsia="SimSun"/>
      <w:szCs w:val="24"/>
      <w:lang w:val="en-US" w:eastAsia="zh-CN"/>
    </w:rPr>
  </w:style>
  <w:style w:type="paragraph" w:customStyle="1" w:styleId="afb">
    <w:name w:val="문단"/>
    <w:basedOn w:val="Normal"/>
    <w:uiPriority w:val="99"/>
    <w:rsid w:val="00545EFD"/>
    <w:pPr>
      <w:autoSpaceDE w:val="0"/>
      <w:autoSpaceDN w:val="0"/>
      <w:ind w:firstLine="800"/>
      <w:jc w:val="both"/>
    </w:pPr>
    <w:rPr>
      <w:rFonts w:ascii="Gulim" w:eastAsia="Gulim" w:hAnsi="Calibri" w:cs="Calibri"/>
      <w:color w:val="000000"/>
      <w:szCs w:val="20"/>
      <w:lang w:eastAsia="en-GB"/>
    </w:rPr>
  </w:style>
  <w:style w:type="paragraph" w:customStyle="1" w:styleId="CharChar1CharCharCharCharCharCharCharCharCharCharCharCharCharCharChar64">
    <w:name w:val="Char Char1 Char Char Char Char Char Char Char Char Char Char Char Char Char Char Char64"/>
    <w:semiHidden/>
    <w:rsid w:val="002E37F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9">
    <w:name w:val="(文字) (文字)559"/>
    <w:semiHidden/>
    <w:rsid w:val="002E37F6"/>
    <w:rPr>
      <w:rFonts w:ascii="Times New Roman" w:hAnsi="Times New Roman"/>
      <w:lang w:eastAsia="en-US"/>
    </w:rPr>
  </w:style>
  <w:style w:type="paragraph" w:customStyle="1" w:styleId="0maintext0">
    <w:name w:val="0maintext"/>
    <w:basedOn w:val="Normal"/>
    <w:uiPriority w:val="99"/>
    <w:qFormat/>
    <w:rsid w:val="004F214C"/>
    <w:pPr>
      <w:spacing w:before="100" w:beforeAutospacing="1" w:after="100" w:afterAutospacing="1"/>
    </w:pPr>
    <w:rPr>
      <w:rFonts w:ascii="Calibri" w:eastAsia="SimSun" w:hAnsi="Calibri" w:cs="Calibri"/>
      <w:sz w:val="22"/>
      <w:szCs w:val="22"/>
      <w:lang w:val="en-US" w:eastAsia="zh-CN"/>
    </w:rPr>
  </w:style>
  <w:style w:type="paragraph" w:customStyle="1" w:styleId="xxmsonormal">
    <w:name w:val="x_xmsonormal"/>
    <w:basedOn w:val="Normal"/>
    <w:rsid w:val="00A77584"/>
    <w:rPr>
      <w:rFonts w:ascii="Calibri" w:eastAsia="Gulim" w:hAnsi="Calibri" w:cs="Calibri"/>
      <w:sz w:val="22"/>
      <w:szCs w:val="22"/>
      <w:lang w:val="en-US" w:eastAsia="ko-KR"/>
    </w:rPr>
  </w:style>
  <w:style w:type="paragraph" w:customStyle="1" w:styleId="listparagraph0">
    <w:name w:val="listparagraph"/>
    <w:basedOn w:val="Normal"/>
    <w:uiPriority w:val="99"/>
    <w:rsid w:val="00F07703"/>
    <w:pPr>
      <w:spacing w:before="100" w:beforeAutospacing="1" w:after="100" w:afterAutospacing="1"/>
    </w:pPr>
    <w:rPr>
      <w:rFonts w:ascii="Calibri" w:eastAsia="SimSun" w:hAnsi="Calibri" w:cs="Calibri"/>
      <w:sz w:val="22"/>
      <w:szCs w:val="22"/>
      <w:lang w:val="en-US" w:eastAsia="zh-CN"/>
    </w:rPr>
  </w:style>
  <w:style w:type="paragraph" w:customStyle="1" w:styleId="xmsonormal0">
    <w:name w:val="xmsonormal"/>
    <w:basedOn w:val="Normal"/>
    <w:rsid w:val="00F6307C"/>
    <w:pPr>
      <w:spacing w:before="100" w:beforeAutospacing="1" w:after="100" w:afterAutospacing="1"/>
    </w:pPr>
    <w:rPr>
      <w:rFonts w:ascii="Times New Roman" w:eastAsia="SimSun" w:hAnsi="Times New Roman"/>
      <w:sz w:val="24"/>
      <w:lang w:val="en-US" w:eastAsia="zh-CN"/>
    </w:rPr>
  </w:style>
  <w:style w:type="paragraph" w:customStyle="1" w:styleId="xb1">
    <w:name w:val="xb1"/>
    <w:basedOn w:val="Normal"/>
    <w:uiPriority w:val="99"/>
    <w:rsid w:val="00F6307C"/>
    <w:pPr>
      <w:spacing w:before="100" w:beforeAutospacing="1" w:after="100" w:afterAutospacing="1"/>
    </w:pPr>
    <w:rPr>
      <w:rFonts w:ascii="Times New Roman" w:eastAsia="SimSun" w:hAnsi="Times New Roman"/>
      <w:sz w:val="24"/>
      <w:lang w:val="en-US" w:eastAsia="zh-CN"/>
    </w:rPr>
  </w:style>
  <w:style w:type="paragraph" w:customStyle="1" w:styleId="xmsolistparagraph">
    <w:name w:val="xmsolistparagraph"/>
    <w:basedOn w:val="Normal"/>
    <w:rsid w:val="00F6307C"/>
    <w:pPr>
      <w:spacing w:before="100" w:beforeAutospacing="1" w:after="100" w:afterAutospacing="1"/>
    </w:pPr>
    <w:rPr>
      <w:rFonts w:ascii="Times New Roman" w:eastAsia="SimSun" w:hAnsi="Times New Roman"/>
      <w:sz w:val="24"/>
      <w:lang w:val="en-US" w:eastAsia="zh-CN"/>
    </w:rPr>
  </w:style>
  <w:style w:type="character" w:customStyle="1" w:styleId="apple-tab-span">
    <w:name w:val="apple-tab-span"/>
    <w:rsid w:val="00201A7E"/>
  </w:style>
  <w:style w:type="paragraph" w:customStyle="1" w:styleId="CharChar1CharCharCharCharCharCharCharCharCharCharCharCharCharCharChar96">
    <w:name w:val="Char Char1 Char Char Char Char Char Char Char Char Char Char Char Char Char Char Char96"/>
    <w:semiHidden/>
    <w:rsid w:val="00B04B0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1">
    <w:name w:val="(文字) (文字)591"/>
    <w:semiHidden/>
    <w:rsid w:val="00B04B06"/>
    <w:rPr>
      <w:rFonts w:ascii="Times New Roman" w:hAnsi="Times New Roman"/>
      <w:lang w:eastAsia="en-US"/>
    </w:rPr>
  </w:style>
  <w:style w:type="paragraph" w:customStyle="1" w:styleId="xxmsolistparagraph">
    <w:name w:val="x_xmsolistparagraph"/>
    <w:basedOn w:val="Normal"/>
    <w:rsid w:val="00B04B06"/>
    <w:pPr>
      <w:ind w:left="720"/>
    </w:pPr>
    <w:rPr>
      <w:rFonts w:ascii="Calibri" w:eastAsia="SimSun" w:hAnsi="Calibri" w:cs="Calibri"/>
      <w:sz w:val="22"/>
      <w:szCs w:val="22"/>
      <w:lang w:val="en-US" w:eastAsia="zh-CN"/>
    </w:rPr>
  </w:style>
  <w:style w:type="paragraph" w:customStyle="1" w:styleId="maintext0">
    <w:name w:val="maintext"/>
    <w:basedOn w:val="Normal"/>
    <w:rsid w:val="007A1728"/>
    <w:pPr>
      <w:spacing w:before="100" w:beforeAutospacing="1" w:after="100" w:afterAutospacing="1"/>
    </w:pPr>
    <w:rPr>
      <w:rFonts w:ascii="Calibri" w:eastAsiaTheme="minorHAnsi" w:hAnsi="Calibri" w:cs="Calibri"/>
      <w:sz w:val="22"/>
      <w:szCs w:val="22"/>
      <w:lang w:eastAsia="en-GB"/>
    </w:rPr>
  </w:style>
  <w:style w:type="paragraph" w:customStyle="1" w:styleId="tal0">
    <w:name w:val="tal"/>
    <w:basedOn w:val="Normal"/>
    <w:rsid w:val="007A1728"/>
    <w:pPr>
      <w:spacing w:before="100" w:beforeAutospacing="1" w:after="100" w:afterAutospacing="1"/>
    </w:pPr>
    <w:rPr>
      <w:rFonts w:ascii="Calibri" w:eastAsiaTheme="minorHAnsi" w:hAnsi="Calibri" w:cs="Calibri"/>
      <w:sz w:val="22"/>
      <w:szCs w:val="22"/>
      <w:lang w:eastAsia="en-GB"/>
    </w:rPr>
  </w:style>
  <w:style w:type="paragraph" w:customStyle="1" w:styleId="x03proposal">
    <w:name w:val="x_03proposal"/>
    <w:basedOn w:val="Normal"/>
    <w:uiPriority w:val="99"/>
    <w:rsid w:val="00B40DD9"/>
    <w:rPr>
      <w:rFonts w:ascii="Times New Roman" w:eastAsia="Gulim" w:hAnsi="Times New Roman"/>
      <w:sz w:val="24"/>
      <w:lang w:val="en-US" w:eastAsia="ko-KR"/>
    </w:rPr>
  </w:style>
  <w:style w:type="paragraph" w:customStyle="1" w:styleId="x00text">
    <w:name w:val="x_00text"/>
    <w:basedOn w:val="Normal"/>
    <w:uiPriority w:val="99"/>
    <w:rsid w:val="00B40DD9"/>
    <w:rPr>
      <w:rFonts w:ascii="Times New Roman" w:eastAsia="Gulim" w:hAnsi="Times New Roman"/>
      <w:sz w:val="24"/>
      <w:lang w:val="en-US" w:eastAsia="ko-KR"/>
    </w:rPr>
  </w:style>
  <w:style w:type="paragraph" w:customStyle="1" w:styleId="xb10">
    <w:name w:val="x_b1"/>
    <w:basedOn w:val="Normal"/>
    <w:uiPriority w:val="99"/>
    <w:rsid w:val="00B40DD9"/>
    <w:rPr>
      <w:rFonts w:ascii="Times New Roman" w:eastAsia="Gulim" w:hAnsi="Times New Roman"/>
      <w:sz w:val="24"/>
      <w:lang w:val="en-US" w:eastAsia="ko-KR"/>
    </w:rPr>
  </w:style>
  <w:style w:type="character" w:customStyle="1" w:styleId="colour">
    <w:name w:val="colour"/>
    <w:rsid w:val="00482CCA"/>
  </w:style>
  <w:style w:type="paragraph" w:customStyle="1" w:styleId="CharChar1CharCharCharCharCharCharCharCharCharCharCharCharCharCharChar95">
    <w:name w:val="Char Char1 Char Char Char Char Char Char Char Char Char Char Char Char Char Char Char95"/>
    <w:semiHidden/>
    <w:rsid w:val="00085B1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0">
    <w:name w:val="(文字) (文字)590"/>
    <w:semiHidden/>
    <w:rsid w:val="00085B14"/>
    <w:rPr>
      <w:rFonts w:ascii="Times New Roman" w:hAnsi="Times New Roman"/>
      <w:lang w:eastAsia="en-US"/>
    </w:rPr>
  </w:style>
  <w:style w:type="character" w:customStyle="1" w:styleId="afc">
    <w:name w:val="列表段落 字符"/>
    <w:aliases w:val="- Bullets 字符,목록 단락 字符,リスト段落 字符,Lista1 字符,?? ?? 字符,????? 字符,???? 字符,列出段落1 字符,中等深浅网格 1 - 着色 21 字符,¥¡¡¡¡ì¬º¥¹¥È¶ÎÂä 字符,ÁÐ³ö¶ÎÂä 字符,列表段落1 字符,—ño’i—Ž 字符,¥ê¥¹¥È¶ÎÂä 字符,1st level - Bullet List Paragraph 字符,Lettre d'introduction 字符,Paragrafo elenco 字符"/>
    <w:uiPriority w:val="34"/>
    <w:locked/>
    <w:rsid w:val="00085B14"/>
    <w:rPr>
      <w:rFonts w:ascii="Calibri" w:hAnsi="Calibri" w:cs="Calibri"/>
    </w:rPr>
  </w:style>
  <w:style w:type="paragraph" w:customStyle="1" w:styleId="xa0">
    <w:name w:val="x_a0"/>
    <w:basedOn w:val="Normal"/>
    <w:uiPriority w:val="99"/>
    <w:rsid w:val="00085B14"/>
    <w:rPr>
      <w:rFonts w:ascii="SimSun" w:eastAsia="SimSun" w:hAnsi="SimSun" w:cs="Calibri"/>
      <w:sz w:val="24"/>
      <w:lang w:val="en-US" w:eastAsia="zh-CN"/>
    </w:rPr>
  </w:style>
  <w:style w:type="character" w:customStyle="1" w:styleId="xapple-converted-space">
    <w:name w:val="x_apple-converted-space"/>
    <w:qFormat/>
    <w:rsid w:val="00085B14"/>
  </w:style>
  <w:style w:type="character" w:customStyle="1" w:styleId="msoins0">
    <w:name w:val="msoins"/>
    <w:rsid w:val="00085B14"/>
  </w:style>
  <w:style w:type="paragraph" w:customStyle="1" w:styleId="3gppagreements0">
    <w:name w:val="3gppagreements0"/>
    <w:basedOn w:val="Normal"/>
    <w:uiPriority w:val="99"/>
    <w:rsid w:val="00085B14"/>
    <w:rPr>
      <w:rFonts w:ascii="Times New Roman" w:eastAsia="SimSun" w:hAnsi="Times New Roman"/>
      <w:sz w:val="24"/>
      <w:lang w:val="en-US" w:eastAsia="zh-CN"/>
    </w:rPr>
  </w:style>
  <w:style w:type="paragraph" w:customStyle="1" w:styleId="b22">
    <w:name w:val="b22"/>
    <w:basedOn w:val="Normal"/>
    <w:uiPriority w:val="99"/>
    <w:rsid w:val="00085B14"/>
    <w:rPr>
      <w:rFonts w:ascii="Times New Roman" w:eastAsia="SimSun" w:hAnsi="Times New Roman"/>
      <w:sz w:val="24"/>
      <w:lang w:val="en-US" w:eastAsia="zh-CN"/>
    </w:rPr>
  </w:style>
  <w:style w:type="character" w:customStyle="1" w:styleId="Char20">
    <w:name w:val="正文文本 Char2"/>
    <w:aliases w:val="bt Char2"/>
    <w:locked/>
    <w:rsid w:val="00085B14"/>
    <w:rPr>
      <w:rFonts w:ascii="MS Mincho" w:eastAsia="MS Mincho" w:hAnsi="MS Mincho"/>
      <w:lang w:eastAsia="en-US"/>
    </w:rPr>
  </w:style>
  <w:style w:type="paragraph" w:customStyle="1" w:styleId="tan0">
    <w:name w:val="tan"/>
    <w:basedOn w:val="Normal"/>
    <w:rsid w:val="00085B14"/>
    <w:pPr>
      <w:keepNext/>
      <w:ind w:left="851" w:hanging="851"/>
    </w:pPr>
    <w:rPr>
      <w:rFonts w:ascii="Arial" w:eastAsia="SimSun" w:hAnsi="Arial" w:cs="Arial"/>
      <w:sz w:val="18"/>
      <w:szCs w:val="18"/>
      <w:lang w:val="en-US" w:eastAsia="zh-CN"/>
    </w:rPr>
  </w:style>
  <w:style w:type="paragraph" w:customStyle="1" w:styleId="x2">
    <w:name w:val="x2"/>
    <w:basedOn w:val="Normal"/>
    <w:uiPriority w:val="99"/>
    <w:rsid w:val="00085B14"/>
    <w:rPr>
      <w:rFonts w:ascii="Gulim" w:eastAsia="Gulim" w:hAnsi="Gulim" w:cs="Calibri"/>
      <w:sz w:val="24"/>
      <w:lang w:val="en-US" w:eastAsia="zh-CN"/>
    </w:rPr>
  </w:style>
  <w:style w:type="paragraph" w:customStyle="1" w:styleId="listparagraph11">
    <w:name w:val="listparagraph11"/>
    <w:basedOn w:val="Normal"/>
    <w:uiPriority w:val="99"/>
    <w:rsid w:val="00085B14"/>
    <w:rPr>
      <w:rFonts w:ascii="Calibri" w:eastAsia="Calibri" w:hAnsi="Calibri" w:cs="Calibri"/>
      <w:sz w:val="22"/>
      <w:szCs w:val="22"/>
      <w:lang w:val="en-US"/>
    </w:rPr>
  </w:style>
  <w:style w:type="paragraph" w:customStyle="1" w:styleId="CharChar1CharCharCharCharCharCharCharCharCharCharCharCharCharCharChar94">
    <w:name w:val="Char Char1 Char Char Char Char Char Char Char Char Char Char Char Char Char Char Char94"/>
    <w:semiHidden/>
    <w:rsid w:val="00A65B0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9">
    <w:name w:val="(文字) (文字)589"/>
    <w:semiHidden/>
    <w:rsid w:val="00A65B0D"/>
    <w:rPr>
      <w:rFonts w:ascii="Times New Roman" w:hAnsi="Times New Roman"/>
      <w:lang w:eastAsia="en-US"/>
    </w:rPr>
  </w:style>
  <w:style w:type="character" w:customStyle="1" w:styleId="proposalChar0">
    <w:name w:val="proposal Char"/>
    <w:basedOn w:val="DefaultParagraphFont"/>
    <w:link w:val="proposal0"/>
    <w:locked/>
    <w:rsid w:val="00A31187"/>
    <w:rPr>
      <w:b/>
      <w:bCs/>
      <w:i/>
      <w:iCs/>
    </w:rPr>
  </w:style>
  <w:style w:type="paragraph" w:customStyle="1" w:styleId="proposal0">
    <w:name w:val="proposal"/>
    <w:basedOn w:val="Normal"/>
    <w:link w:val="proposalChar0"/>
    <w:rsid w:val="00A31187"/>
    <w:pPr>
      <w:spacing w:before="60" w:after="180" w:line="360" w:lineRule="atLeast"/>
      <w:jc w:val="both"/>
    </w:pPr>
    <w:rPr>
      <w:rFonts w:ascii="Times New Roman" w:hAnsi="Times New Roman"/>
      <w:b/>
      <w:bCs/>
      <w:i/>
      <w:iCs/>
      <w:szCs w:val="20"/>
      <w:lang w:eastAsia="en-GB"/>
    </w:rPr>
  </w:style>
  <w:style w:type="character" w:customStyle="1" w:styleId="B4Char">
    <w:name w:val="B4 Char"/>
    <w:basedOn w:val="DefaultParagraphFont"/>
    <w:link w:val="B4"/>
    <w:locked/>
    <w:rsid w:val="00A31187"/>
    <w:rPr>
      <w:rFonts w:eastAsia="SimSun"/>
      <w:lang w:val="en-US" w:eastAsia="ja-JP"/>
    </w:rPr>
  </w:style>
  <w:style w:type="paragraph" w:customStyle="1" w:styleId="CharChar1CharCharCharCharCharCharCharCharCharCharCharCharCharCharChar93">
    <w:name w:val="Char Char1 Char Char Char Char Char Char Char Char Char Char Char Char Char Char Char93"/>
    <w:semiHidden/>
    <w:rsid w:val="00304B4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8">
    <w:name w:val="(文字) (文字)588"/>
    <w:semiHidden/>
    <w:rsid w:val="00304B4F"/>
    <w:rPr>
      <w:rFonts w:ascii="Times New Roman" w:hAnsi="Times New Roman"/>
      <w:lang w:eastAsia="en-US"/>
    </w:rPr>
  </w:style>
  <w:style w:type="paragraph" w:customStyle="1" w:styleId="b110">
    <w:name w:val="b11"/>
    <w:basedOn w:val="Normal"/>
    <w:uiPriority w:val="99"/>
    <w:rsid w:val="00304B4F"/>
    <w:pPr>
      <w:spacing w:before="100" w:beforeAutospacing="1" w:after="100" w:afterAutospacing="1"/>
    </w:pPr>
    <w:rPr>
      <w:rFonts w:ascii="SimSun" w:eastAsia="SimSun" w:hAnsi="SimSun" w:cs="Calibri"/>
      <w:sz w:val="24"/>
      <w:lang w:val="en-US" w:eastAsia="zh-CN"/>
    </w:rPr>
  </w:style>
  <w:style w:type="paragraph" w:customStyle="1" w:styleId="CharChar1CharCharCharCharCharCharCharCharCharCharCharCharCharCharChar92">
    <w:name w:val="Char Char1 Char Char Char Char Char Char Char Char Char Char Char Char Char Char Char92"/>
    <w:semiHidden/>
    <w:rsid w:val="0038235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7">
    <w:name w:val="(文字) (文字)587"/>
    <w:semiHidden/>
    <w:rsid w:val="0038235A"/>
    <w:rPr>
      <w:rFonts w:ascii="Times New Roman" w:hAnsi="Times New Roman"/>
      <w:lang w:eastAsia="en-US"/>
    </w:rPr>
  </w:style>
  <w:style w:type="paragraph" w:customStyle="1" w:styleId="gmail-m-2909877017254924335a">
    <w:name w:val="gmail-m_-2909877017254924335a"/>
    <w:basedOn w:val="Normal"/>
    <w:uiPriority w:val="99"/>
    <w:semiHidden/>
    <w:rsid w:val="0038235A"/>
    <w:pPr>
      <w:spacing w:before="100" w:beforeAutospacing="1" w:after="100" w:afterAutospacing="1"/>
    </w:pPr>
    <w:rPr>
      <w:rFonts w:ascii="Gulim" w:eastAsia="Gulim" w:hAnsi="Gulim" w:cs="Calibri"/>
      <w:sz w:val="24"/>
      <w:szCs w:val="20"/>
      <w:lang w:val="en-US" w:eastAsia="zh-CN"/>
    </w:rPr>
  </w:style>
  <w:style w:type="paragraph" w:customStyle="1" w:styleId="gmail-m4206033979048168252msolistparagraph">
    <w:name w:val="gmail-m_4206033979048168252msolistparagraph"/>
    <w:basedOn w:val="Normal"/>
    <w:uiPriority w:val="99"/>
    <w:rsid w:val="0038235A"/>
    <w:pPr>
      <w:spacing w:before="100" w:beforeAutospacing="1" w:after="100" w:afterAutospacing="1"/>
    </w:pPr>
    <w:rPr>
      <w:rFonts w:ascii="Gulim" w:eastAsia="Gulim" w:hAnsi="Gulim" w:cs="Calibri"/>
      <w:sz w:val="24"/>
      <w:szCs w:val="20"/>
      <w:lang w:val="en-US" w:eastAsia="zh-CN"/>
    </w:rPr>
  </w:style>
  <w:style w:type="character" w:customStyle="1" w:styleId="4">
    <w:name w:val="标题 4 字符"/>
    <w:aliases w:val="h4 字符,H4 字符,H41 字符,h41 字符,H42 字符,h42 字符,H43 字符,h43 字符,H411 字符,h411 字符,H421 字符,h421 字符,H44 字符,h44 字符,H412 字符,h412 字符,H422 字符,h422 字符,H431 字符,h431 字符,H45 字符,h45 字符,H413 字符,h413 字符,H423 字符,h423 字符,H432 字符,h432 字符,H46 字符,h46 字符,H47 字符,h47 字符,4 字符"/>
    <w:basedOn w:val="DefaultParagraphFont"/>
    <w:locked/>
    <w:rsid w:val="00BA3685"/>
    <w:rPr>
      <w:rFonts w:ascii="Arial" w:hAnsi="Arial" w:cs="Arial"/>
      <w:lang w:eastAsia="en-US"/>
    </w:rPr>
  </w:style>
  <w:style w:type="paragraph" w:customStyle="1" w:styleId="CharChar1CharCharCharCharCharCharCharCharCharCharCharCharCharCharChar91">
    <w:name w:val="Char Char1 Char Char Char Char Char Char Char Char Char Char Char Char Char Char Char91"/>
    <w:semiHidden/>
    <w:rsid w:val="005A4EB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6">
    <w:name w:val="(文字) (文字)586"/>
    <w:semiHidden/>
    <w:rsid w:val="005A4EB3"/>
    <w:rPr>
      <w:rFonts w:ascii="Times New Roman" w:hAnsi="Times New Roman"/>
      <w:lang w:eastAsia="en-US"/>
    </w:rPr>
  </w:style>
  <w:style w:type="paragraph" w:customStyle="1" w:styleId="xmsolistparagraph0">
    <w:name w:val="x_msolistparagraph"/>
    <w:basedOn w:val="Normal"/>
    <w:uiPriority w:val="99"/>
    <w:rsid w:val="005A4EB3"/>
    <w:pPr>
      <w:ind w:left="720"/>
    </w:pPr>
    <w:rPr>
      <w:rFonts w:ascii="Calibri" w:eastAsia="SimSun" w:hAnsi="Calibri" w:cs="Calibri"/>
      <w:sz w:val="22"/>
      <w:szCs w:val="22"/>
      <w:lang w:val="en-US" w:eastAsia="zh-CN"/>
    </w:rPr>
  </w:style>
  <w:style w:type="character" w:customStyle="1" w:styleId="TANChar">
    <w:name w:val="TAN Char"/>
    <w:link w:val="TAN"/>
    <w:qFormat/>
    <w:locked/>
    <w:rsid w:val="005A4EB3"/>
    <w:rPr>
      <w:rFonts w:ascii="Arial" w:eastAsia="SimSun" w:hAnsi="Arial"/>
      <w:sz w:val="18"/>
      <w:lang w:eastAsia="en-US"/>
    </w:rPr>
  </w:style>
  <w:style w:type="paragraph" w:customStyle="1" w:styleId="CharChar1CharCharCharCharCharCharCharCharCharCharCharCharCharCharChar90">
    <w:name w:val="Char Char1 Char Char Char Char Char Char Char Char Char Char Char Char Char Char Char90"/>
    <w:uiPriority w:val="99"/>
    <w:semiHidden/>
    <w:rsid w:val="00781B4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5">
    <w:name w:val="(文字) (文字)585"/>
    <w:semiHidden/>
    <w:rsid w:val="00781B4E"/>
    <w:rPr>
      <w:rFonts w:ascii="Times New Roman" w:hAnsi="Times New Roman"/>
      <w:lang w:eastAsia="en-US"/>
    </w:rPr>
  </w:style>
  <w:style w:type="paragraph" w:customStyle="1" w:styleId="CharChar1CharCharCharCharCharCharCharCharCharCharCharCharCharCharChar89">
    <w:name w:val="Char Char1 Char Char Char Char Char Char Char Char Char Char Char Char Char Char Char89"/>
    <w:uiPriority w:val="99"/>
    <w:semiHidden/>
    <w:rsid w:val="00C1522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4">
    <w:name w:val="(文字) (文字)584"/>
    <w:semiHidden/>
    <w:rsid w:val="00C15223"/>
    <w:rPr>
      <w:rFonts w:ascii="Times New Roman" w:hAnsi="Times New Roman"/>
      <w:lang w:eastAsia="en-US"/>
    </w:rPr>
  </w:style>
  <w:style w:type="paragraph" w:customStyle="1" w:styleId="b20">
    <w:name w:val="b2"/>
    <w:basedOn w:val="Normal"/>
    <w:rsid w:val="00C15223"/>
    <w:pPr>
      <w:spacing w:before="100" w:beforeAutospacing="1" w:after="100" w:afterAutospacing="1"/>
    </w:pPr>
    <w:rPr>
      <w:rFonts w:ascii="Times New Roman" w:eastAsia="Gulim" w:hAnsi="Times New Roman"/>
      <w:sz w:val="24"/>
      <w:lang w:val="en-US" w:eastAsia="zh-CN"/>
    </w:rPr>
  </w:style>
  <w:style w:type="paragraph" w:customStyle="1" w:styleId="b30">
    <w:name w:val="b3"/>
    <w:basedOn w:val="Normal"/>
    <w:uiPriority w:val="99"/>
    <w:rsid w:val="00C15223"/>
    <w:pPr>
      <w:spacing w:before="100" w:beforeAutospacing="1" w:after="100" w:afterAutospacing="1"/>
    </w:pPr>
    <w:rPr>
      <w:rFonts w:ascii="SimSun" w:eastAsia="SimSun" w:hAnsi="SimSun" w:cs="Gulim"/>
      <w:sz w:val="24"/>
      <w:lang w:val="en-US" w:eastAsia="ko-KR"/>
    </w:rPr>
  </w:style>
  <w:style w:type="paragraph" w:customStyle="1" w:styleId="b40">
    <w:name w:val="b4"/>
    <w:basedOn w:val="Normal"/>
    <w:uiPriority w:val="99"/>
    <w:rsid w:val="00C15223"/>
    <w:pPr>
      <w:spacing w:before="100" w:beforeAutospacing="1" w:after="100" w:afterAutospacing="1"/>
    </w:pPr>
    <w:rPr>
      <w:rFonts w:ascii="SimSun" w:eastAsia="SimSun" w:hAnsi="SimSun" w:cs="Gulim"/>
      <w:sz w:val="24"/>
      <w:lang w:val="en-US" w:eastAsia="ko-KR"/>
    </w:rPr>
  </w:style>
  <w:style w:type="paragraph" w:customStyle="1" w:styleId="b50">
    <w:name w:val="b5"/>
    <w:basedOn w:val="Normal"/>
    <w:uiPriority w:val="99"/>
    <w:rsid w:val="00C15223"/>
    <w:pPr>
      <w:spacing w:before="100" w:beforeAutospacing="1" w:after="100" w:afterAutospacing="1"/>
    </w:pPr>
    <w:rPr>
      <w:rFonts w:ascii="SimSun" w:eastAsia="SimSun" w:hAnsi="SimSun" w:cs="Gulim"/>
      <w:sz w:val="24"/>
      <w:lang w:val="en-US" w:eastAsia="ko-KR"/>
    </w:rPr>
  </w:style>
  <w:style w:type="character" w:customStyle="1" w:styleId="msodel0">
    <w:name w:val="msodel"/>
    <w:rsid w:val="00C15223"/>
  </w:style>
  <w:style w:type="table" w:customStyle="1" w:styleId="afd">
    <w:name w:val="普通表格"/>
    <w:uiPriority w:val="99"/>
    <w:semiHidden/>
    <w:rsid w:val="00C15223"/>
    <w:rPr>
      <w:rFonts w:ascii="Calibri" w:eastAsia="Times New Roman" w:hAnsi="Calibri"/>
      <w:lang w:val="en-US" w:eastAsia="ko-KR"/>
    </w:rPr>
    <w:tblPr>
      <w:tblCellMar>
        <w:top w:w="0" w:type="dxa"/>
        <w:left w:w="108" w:type="dxa"/>
        <w:bottom w:w="0" w:type="dxa"/>
        <w:right w:w="108" w:type="dxa"/>
      </w:tblCellMar>
    </w:tblPr>
  </w:style>
  <w:style w:type="paragraph" w:customStyle="1" w:styleId="CharChar1CharCharCharCharCharCharCharCharCharCharCharCharCharCharChar88">
    <w:name w:val="Char Char1 Char Char Char Char Char Char Char Char Char Char Char Char Char Char Char88"/>
    <w:semiHidden/>
    <w:rsid w:val="00654BD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3">
    <w:name w:val="(文字) (文字)583"/>
    <w:semiHidden/>
    <w:rsid w:val="00654BD9"/>
    <w:rPr>
      <w:rFonts w:ascii="Times New Roman" w:hAnsi="Times New Roman"/>
      <w:lang w:eastAsia="en-US"/>
    </w:rPr>
  </w:style>
  <w:style w:type="paragraph" w:customStyle="1" w:styleId="CharChar1CharCharCharCharCharCharCharCharCharCharCharCharCharCharChar87">
    <w:name w:val="Char Char1 Char Char Char Char Char Char Char Char Char Char Char Char Char Char Char87"/>
    <w:semiHidden/>
    <w:rsid w:val="00B6560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2">
    <w:name w:val="(文字) (文字)582"/>
    <w:semiHidden/>
    <w:rsid w:val="00B65609"/>
    <w:rPr>
      <w:rFonts w:ascii="Times New Roman" w:hAnsi="Times New Roman"/>
      <w:lang w:eastAsia="en-US"/>
    </w:rPr>
  </w:style>
  <w:style w:type="character" w:customStyle="1" w:styleId="TAHChar">
    <w:name w:val="TAH Char"/>
    <w:rsid w:val="00077147"/>
    <w:rPr>
      <w:rFonts w:ascii="Arial" w:eastAsia="Times New Roman" w:hAnsi="Arial"/>
      <w:b/>
      <w:sz w:val="18"/>
      <w:lang w:val="en-GB"/>
    </w:rPr>
  </w:style>
  <w:style w:type="character" w:customStyle="1" w:styleId="emailstyle19">
    <w:name w:val="emailstyle19"/>
    <w:basedOn w:val="DefaultParagraphFont"/>
    <w:semiHidden/>
    <w:rsid w:val="00F60279"/>
    <w:rPr>
      <w:rFonts w:ascii="Calibri" w:hAnsi="Calibri" w:cs="Calibri" w:hint="default"/>
      <w:color w:val="auto"/>
    </w:rPr>
  </w:style>
  <w:style w:type="character" w:customStyle="1" w:styleId="None">
    <w:name w:val="None"/>
    <w:basedOn w:val="DefaultParagraphFont"/>
    <w:rsid w:val="00F60279"/>
  </w:style>
  <w:style w:type="paragraph" w:customStyle="1" w:styleId="CharChar1CharCharCharCharCharCharCharCharCharCharCharCharCharCharChar86">
    <w:name w:val="Char Char1 Char Char Char Char Char Char Char Char Char Char Char Char Char Char Char86"/>
    <w:uiPriority w:val="99"/>
    <w:semiHidden/>
    <w:rsid w:val="00785D3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1">
    <w:name w:val="(文字) (文字)581"/>
    <w:semiHidden/>
    <w:rsid w:val="00785D37"/>
    <w:rPr>
      <w:rFonts w:ascii="Times New Roman" w:hAnsi="Times New Roman"/>
      <w:lang w:eastAsia="en-US"/>
    </w:rPr>
  </w:style>
  <w:style w:type="paragraph" w:customStyle="1" w:styleId="xtal">
    <w:name w:val="x_tal"/>
    <w:basedOn w:val="Normal"/>
    <w:uiPriority w:val="99"/>
    <w:rsid w:val="00785D37"/>
    <w:rPr>
      <w:rFonts w:ascii="Times New Roman" w:eastAsia="SimSun" w:hAnsi="Times New Roman" w:cs="Calibri"/>
      <w:sz w:val="24"/>
      <w:szCs w:val="22"/>
      <w:lang w:val="en-US" w:eastAsia="zh-CN"/>
    </w:rPr>
  </w:style>
  <w:style w:type="character" w:customStyle="1" w:styleId="xnone">
    <w:name w:val="x_none"/>
    <w:rsid w:val="00785D37"/>
  </w:style>
  <w:style w:type="character" w:customStyle="1" w:styleId="gmaildefault">
    <w:name w:val="gmail_default"/>
    <w:rsid w:val="00785D37"/>
  </w:style>
  <w:style w:type="paragraph" w:customStyle="1" w:styleId="afe">
    <w:name w:val="a"/>
    <w:basedOn w:val="Normal"/>
    <w:uiPriority w:val="99"/>
    <w:rsid w:val="00785D37"/>
    <w:pPr>
      <w:spacing w:before="100" w:beforeAutospacing="1" w:after="100" w:afterAutospacing="1"/>
    </w:pPr>
    <w:rPr>
      <w:rFonts w:ascii="Calibri" w:eastAsia="SimSun" w:hAnsi="Calibri" w:cs="Calibri"/>
      <w:sz w:val="22"/>
      <w:szCs w:val="22"/>
      <w:lang w:val="en-US" w:eastAsia="zh-CN"/>
    </w:rPr>
  </w:style>
  <w:style w:type="character" w:customStyle="1" w:styleId="xapple-converted-space0">
    <w:name w:val="xapple-converted-space"/>
    <w:rsid w:val="00785D37"/>
  </w:style>
  <w:style w:type="paragraph" w:customStyle="1" w:styleId="CharChar1CharCharCharCharCharCharCharCharCharCharCharCharCharCharChar85">
    <w:name w:val="Char Char1 Char Char Char Char Char Char Char Char Char Char Char Char Char Char Char85"/>
    <w:uiPriority w:val="99"/>
    <w:semiHidden/>
    <w:rsid w:val="00F64E2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0">
    <w:name w:val="(文字) (文字)580"/>
    <w:semiHidden/>
    <w:rsid w:val="00F64E29"/>
    <w:rPr>
      <w:rFonts w:ascii="Times New Roman" w:hAnsi="Times New Roman"/>
      <w:lang w:eastAsia="en-US"/>
    </w:rPr>
  </w:style>
  <w:style w:type="paragraph" w:customStyle="1" w:styleId="gmail-msonormal">
    <w:name w:val="gmail-msonormal"/>
    <w:basedOn w:val="Normal"/>
    <w:rsid w:val="00F64E29"/>
    <w:pPr>
      <w:spacing w:before="100" w:beforeAutospacing="1" w:after="100" w:afterAutospacing="1"/>
    </w:pPr>
    <w:rPr>
      <w:rFonts w:ascii="Calibri" w:eastAsia="SimSun" w:hAnsi="Calibri" w:cs="Calibri"/>
      <w:sz w:val="22"/>
      <w:szCs w:val="22"/>
      <w:lang w:val="en-US" w:eastAsia="zh-CN"/>
    </w:rPr>
  </w:style>
  <w:style w:type="character" w:customStyle="1" w:styleId="ListParagraphChar1">
    <w:name w:val="List Paragraph Char1"/>
    <w:aliases w:val="- Bullets Char1,?? ?? Char1,????? Char1,???? Char1,Lista1 Char1,リスト段落 Char1"/>
    <w:uiPriority w:val="34"/>
    <w:qFormat/>
    <w:locked/>
    <w:rsid w:val="00F64E29"/>
    <w:rPr>
      <w:rFonts w:ascii="Times New Roman" w:eastAsia="Calibri" w:hAnsi="Times New Roman"/>
      <w:szCs w:val="22"/>
      <w:lang w:eastAsia="en-US"/>
    </w:rPr>
  </w:style>
  <w:style w:type="character" w:customStyle="1" w:styleId="msoins2">
    <w:name w:val="msoins2"/>
    <w:rsid w:val="00F64E29"/>
  </w:style>
  <w:style w:type="paragraph" w:customStyle="1" w:styleId="xxxmsolistparagraph">
    <w:name w:val="x_xxmsolistparagraph"/>
    <w:basedOn w:val="Normal"/>
    <w:uiPriority w:val="99"/>
    <w:rsid w:val="00F64E29"/>
    <w:pPr>
      <w:ind w:left="800"/>
      <w:jc w:val="both"/>
    </w:pPr>
    <w:rPr>
      <w:rFonts w:ascii="Calibri" w:eastAsia="SimSun" w:hAnsi="Calibri" w:cs="Calibri"/>
      <w:sz w:val="21"/>
      <w:szCs w:val="21"/>
      <w:lang w:val="en-US" w:eastAsia="zh-CN"/>
    </w:rPr>
  </w:style>
  <w:style w:type="paragraph" w:customStyle="1" w:styleId="xxmsonormal0">
    <w:name w:val="xxmsonormal"/>
    <w:basedOn w:val="Normal"/>
    <w:rsid w:val="00F64E29"/>
    <w:rPr>
      <w:rFonts w:ascii="SimSun" w:eastAsia="SimSun" w:hAnsi="SimSun" w:cs="Gulim"/>
      <w:sz w:val="24"/>
      <w:lang w:val="en-US" w:eastAsia="zh-CN"/>
    </w:rPr>
  </w:style>
  <w:style w:type="paragraph" w:customStyle="1" w:styleId="CharChar1CharCharCharCharCharCharCharCharCharCharCharCharCharCharChar84">
    <w:name w:val="Char Char1 Char Char Char Char Char Char Char Char Char Char Char Char Char Char Char84"/>
    <w:semiHidden/>
    <w:rsid w:val="00C93B8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9">
    <w:name w:val="(文字) (文字)579"/>
    <w:semiHidden/>
    <w:rsid w:val="00C93B83"/>
    <w:rPr>
      <w:rFonts w:ascii="Times New Roman" w:hAnsi="Times New Roman"/>
      <w:lang w:eastAsia="en-US"/>
    </w:rPr>
  </w:style>
  <w:style w:type="paragraph" w:customStyle="1" w:styleId="Obserevation">
    <w:name w:val="Obserevation"/>
    <w:basedOn w:val="Normal"/>
    <w:link w:val="ObserevationChar"/>
    <w:qFormat/>
    <w:rsid w:val="00E47502"/>
    <w:pPr>
      <w:numPr>
        <w:numId w:val="56"/>
      </w:numPr>
      <w:tabs>
        <w:tab w:val="left" w:pos="1620"/>
      </w:tabs>
      <w:spacing w:before="120"/>
      <w:ind w:left="1627" w:hanging="1627"/>
    </w:pPr>
    <w:rPr>
      <w:rFonts w:ascii="Calibri" w:eastAsia="MS Mincho" w:hAnsi="Calibri"/>
      <w:b/>
      <w:szCs w:val="20"/>
      <w:lang w:val="en-US"/>
    </w:rPr>
  </w:style>
  <w:style w:type="character" w:customStyle="1" w:styleId="ObserevationChar">
    <w:name w:val="Obserevation Char"/>
    <w:basedOn w:val="Proposal1Char"/>
    <w:link w:val="Obserevation"/>
    <w:rsid w:val="00E47502"/>
    <w:rPr>
      <w:rFonts w:ascii="Calibri" w:eastAsia="MS Mincho" w:hAnsi="Calibri"/>
      <w:b/>
      <w:lang w:val="en-US" w:eastAsia="en-US"/>
    </w:rPr>
  </w:style>
  <w:style w:type="paragraph" w:customStyle="1" w:styleId="CharChar1CharCharCharCharCharCharCharCharCharCharCharCharCharCharChar83">
    <w:name w:val="Char Char1 Char Char Char Char Char Char Char Char Char Char Char Char Char Char Char83"/>
    <w:semiHidden/>
    <w:rsid w:val="00BE5F8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8">
    <w:name w:val="(文字) (文字)578"/>
    <w:semiHidden/>
    <w:rsid w:val="00BE5F8E"/>
    <w:rPr>
      <w:rFonts w:ascii="Times New Roman" w:hAnsi="Times New Roman"/>
      <w:lang w:eastAsia="en-US"/>
    </w:rPr>
  </w:style>
  <w:style w:type="character" w:customStyle="1" w:styleId="aff">
    <w:name w:val="リスト段落 (文字)"/>
    <w:aliases w:val="- Bullets (文字),?? ?? (文字),????? (文字),???? (文字),Lista1 (文字),列出段落1 (文字),中等深浅网格 1 - 着色 21 (文字),列表段落 (文字),¥¡¡¡¡ì¬º¥¹¥È¶ÎÂä (文字),ÁÐ³ö¶ÎÂä (文字),列表段落1 (文字),—ño’i—Ž (文字),¥ê¥¹¥È¶ÎÂä (文字),1st level - Bullet List Paragraph (文字),Paragrafo elenco (文字)"/>
    <w:uiPriority w:val="34"/>
    <w:locked/>
    <w:rsid w:val="00BE5F8E"/>
    <w:rPr>
      <w:rFonts w:ascii="Calibri" w:hAnsi="Calibri" w:cs="Calibri"/>
    </w:rPr>
  </w:style>
  <w:style w:type="paragraph" w:customStyle="1" w:styleId="CharChar1CharCharCharCharCharCharCharCharCharCharCharCharCharCharChar82">
    <w:name w:val="Char Char1 Char Char Char Char Char Char Char Char Char Char Char Char Char Char Char82"/>
    <w:semiHidden/>
    <w:rsid w:val="00A012F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7">
    <w:name w:val="(文字) (文字)577"/>
    <w:semiHidden/>
    <w:rsid w:val="00A012F1"/>
    <w:rPr>
      <w:rFonts w:ascii="Times New Roman" w:hAnsi="Times New Roman"/>
      <w:lang w:eastAsia="en-US"/>
    </w:rPr>
  </w:style>
  <w:style w:type="paragraph" w:customStyle="1" w:styleId="CharChar1CharCharCharCharCharCharCharCharCharCharCharCharCharCharChar81">
    <w:name w:val="Char Char1 Char Char Char Char Char Char Char Char Char Char Char Char Char Char Char81"/>
    <w:semiHidden/>
    <w:rsid w:val="00E110B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6">
    <w:name w:val="(文字) (文字)576"/>
    <w:semiHidden/>
    <w:rsid w:val="00E110B6"/>
    <w:rPr>
      <w:rFonts w:ascii="Times New Roman" w:hAnsi="Times New Roman"/>
      <w:lang w:eastAsia="en-US"/>
    </w:rPr>
  </w:style>
  <w:style w:type="paragraph" w:customStyle="1" w:styleId="gmail-3gppagreements">
    <w:name w:val="gmail-3gppagreements"/>
    <w:basedOn w:val="Normal"/>
    <w:uiPriority w:val="99"/>
    <w:rsid w:val="00E33DD7"/>
    <w:pPr>
      <w:spacing w:before="100" w:beforeAutospacing="1" w:after="100" w:afterAutospacing="1"/>
    </w:pPr>
    <w:rPr>
      <w:rFonts w:ascii="Calibri" w:eastAsia="Calibri" w:hAnsi="Calibri" w:cs="Calibri"/>
      <w:sz w:val="22"/>
      <w:szCs w:val="22"/>
      <w:lang w:val="en-US"/>
    </w:rPr>
  </w:style>
  <w:style w:type="character" w:customStyle="1" w:styleId="ObservationChar">
    <w:name w:val="Observation Char"/>
    <w:link w:val="Observation"/>
    <w:qFormat/>
    <w:locked/>
    <w:rsid w:val="00E33DD7"/>
    <w:rPr>
      <w:rFonts w:ascii="Arial" w:eastAsia="Times New Roman" w:hAnsi="Arial"/>
      <w:b/>
      <w:bCs/>
      <w:lang w:eastAsia="zh-CN"/>
    </w:rPr>
  </w:style>
  <w:style w:type="paragraph" w:customStyle="1" w:styleId="a00">
    <w:name w:val="a0"/>
    <w:basedOn w:val="Normal"/>
    <w:rsid w:val="008A0871"/>
    <w:pPr>
      <w:spacing w:before="100" w:beforeAutospacing="1" w:after="100" w:afterAutospacing="1"/>
    </w:pPr>
    <w:rPr>
      <w:rFonts w:ascii="Calibri" w:eastAsiaTheme="minorHAnsi" w:hAnsi="Calibri" w:cs="Calibri"/>
      <w:sz w:val="22"/>
      <w:szCs w:val="22"/>
      <w:lang w:eastAsia="en-GB"/>
    </w:rPr>
  </w:style>
  <w:style w:type="paragraph" w:customStyle="1" w:styleId="CharChar1CharCharCharCharCharCharCharCharCharCharCharCharCharCharChar80">
    <w:name w:val="Char Char1 Char Char Char Char Char Char Char Char Char Char Char Char Char Char Char80"/>
    <w:semiHidden/>
    <w:rsid w:val="00F93FC2"/>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5">
    <w:name w:val="(文字) (文字)575"/>
    <w:semiHidden/>
    <w:rsid w:val="00F93FC2"/>
    <w:rPr>
      <w:rFonts w:ascii="Times New Roman" w:hAnsi="Times New Roman"/>
      <w:lang w:eastAsia="en-US"/>
    </w:rPr>
  </w:style>
  <w:style w:type="paragraph" w:customStyle="1" w:styleId="CharChar1CharCharCharCharCharCharCharCharCharCharCharCharCharCharChar79">
    <w:name w:val="Char Char1 Char Char Char Char Char Char Char Char Char Char Char Char Char Char Char79"/>
    <w:uiPriority w:val="99"/>
    <w:semiHidden/>
    <w:rsid w:val="00BE622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4">
    <w:name w:val="(文字) (文字)574"/>
    <w:semiHidden/>
    <w:rsid w:val="00BE6228"/>
    <w:rPr>
      <w:rFonts w:ascii="Times New Roman" w:hAnsi="Times New Roman"/>
      <w:lang w:eastAsia="en-US"/>
    </w:rPr>
  </w:style>
  <w:style w:type="paragraph" w:customStyle="1" w:styleId="CharChar1CharCharCharCharCharCharCharCharCharCharCharCharCharCharChar78">
    <w:name w:val="Char Char1 Char Char Char Char Char Char Char Char Char Char Char Char Char Char Char78"/>
    <w:uiPriority w:val="99"/>
    <w:semiHidden/>
    <w:rsid w:val="00981A0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3">
    <w:name w:val="(文字) (文字)573"/>
    <w:semiHidden/>
    <w:rsid w:val="00981A05"/>
    <w:rPr>
      <w:rFonts w:ascii="Times New Roman" w:hAnsi="Times New Roman"/>
      <w:lang w:eastAsia="en-US"/>
    </w:rPr>
  </w:style>
  <w:style w:type="paragraph" w:customStyle="1" w:styleId="xxxmsonormal">
    <w:name w:val="x_x_xmsonormal"/>
    <w:basedOn w:val="Normal"/>
    <w:rsid w:val="00981A05"/>
    <w:rPr>
      <w:rFonts w:ascii="Calibri" w:eastAsia="Calibri" w:hAnsi="Calibri" w:cs="Calibri"/>
      <w:sz w:val="22"/>
      <w:szCs w:val="22"/>
      <w:lang w:val="en-US"/>
    </w:rPr>
  </w:style>
  <w:style w:type="character" w:customStyle="1" w:styleId="ListLabel47">
    <w:name w:val="ListLabel 47"/>
    <w:qFormat/>
    <w:rsid w:val="00981A05"/>
    <w:rPr>
      <w:rFonts w:cs="Courier New"/>
    </w:rPr>
  </w:style>
  <w:style w:type="table" w:customStyle="1" w:styleId="113">
    <w:name w:val="网格表 1 浅色1"/>
    <w:basedOn w:val="TableNormal"/>
    <w:uiPriority w:val="46"/>
    <w:rsid w:val="00981A05"/>
    <w:rPr>
      <w:rFonts w:ascii="Calibri" w:eastAsia="SimSun" w:hAnsi="Calibri" w:cs="Arial"/>
      <w:sz w:val="22"/>
      <w:szCs w:val="22"/>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xxxmsonormal0">
    <w:name w:val="x_xxmsonormal"/>
    <w:basedOn w:val="Normal"/>
    <w:rsid w:val="00981A05"/>
    <w:rPr>
      <w:rFonts w:ascii="Gulim" w:eastAsia="Gulim" w:hAnsi="Gulim" w:cs="Calibri"/>
      <w:sz w:val="24"/>
      <w:lang w:val="en-US"/>
    </w:rPr>
  </w:style>
  <w:style w:type="paragraph" w:customStyle="1" w:styleId="xxmsolistparagraph0">
    <w:name w:val="xxmsolistparagraph"/>
    <w:basedOn w:val="Normal"/>
    <w:rsid w:val="00981A05"/>
    <w:rPr>
      <w:rFonts w:ascii="Calibri" w:eastAsia="Calibri" w:hAnsi="Calibri" w:cs="Calibri"/>
      <w:sz w:val="22"/>
      <w:szCs w:val="22"/>
      <w:lang w:val="en-US"/>
    </w:rPr>
  </w:style>
  <w:style w:type="paragraph" w:customStyle="1" w:styleId="3GPPH2">
    <w:name w:val="3GPP H2"/>
    <w:basedOn w:val="Heading2"/>
    <w:next w:val="3GPPText"/>
    <w:uiPriority w:val="99"/>
    <w:qFormat/>
    <w:rsid w:val="00981A05"/>
    <w:pPr>
      <w:keepLines/>
      <w:numPr>
        <w:numId w:val="58"/>
      </w:numPr>
      <w:overflowPunct w:val="0"/>
      <w:autoSpaceDE w:val="0"/>
      <w:autoSpaceDN w:val="0"/>
      <w:adjustRightInd w:val="0"/>
      <w:spacing w:before="180" w:after="120"/>
    </w:pPr>
    <w:rPr>
      <w:rFonts w:eastAsia="SimSun" w:cs="Times New Roman"/>
      <w:b w:val="0"/>
      <w:bCs w:val="0"/>
      <w:i w:val="0"/>
      <w:iCs w:val="0"/>
      <w:sz w:val="32"/>
      <w:szCs w:val="20"/>
    </w:rPr>
  </w:style>
  <w:style w:type="paragraph" w:customStyle="1" w:styleId="m-8344110204669877727observation">
    <w:name w:val="m_-8344110204669877727observation"/>
    <w:basedOn w:val="Normal"/>
    <w:rsid w:val="00981A05"/>
    <w:pPr>
      <w:spacing w:before="100" w:beforeAutospacing="1" w:after="100" w:afterAutospacing="1"/>
    </w:pPr>
    <w:rPr>
      <w:rFonts w:ascii="Calibri" w:eastAsia="Calibri" w:hAnsi="Calibri" w:cs="Calibri"/>
      <w:sz w:val="22"/>
      <w:szCs w:val="22"/>
      <w:lang w:val="en-US"/>
    </w:rPr>
  </w:style>
  <w:style w:type="paragraph" w:customStyle="1" w:styleId="CharChar1CharCharCharCharCharCharCharCharCharCharCharCharCharCharChar77">
    <w:name w:val="Char Char1 Char Char Char Char Char Char Char Char Char Char Char Char Char Char Char77"/>
    <w:uiPriority w:val="99"/>
    <w:semiHidden/>
    <w:rsid w:val="00102C9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2">
    <w:name w:val="(文字) (文字)572"/>
    <w:semiHidden/>
    <w:rsid w:val="00102C91"/>
    <w:rPr>
      <w:rFonts w:ascii="Times New Roman" w:hAnsi="Times New Roman"/>
      <w:lang w:eastAsia="en-US"/>
    </w:rPr>
  </w:style>
  <w:style w:type="paragraph" w:customStyle="1" w:styleId="CharChar1CharCharCharCharCharCharCharCharCharCharCharCharCharCharChar76">
    <w:name w:val="Char Char1 Char Char Char Char Char Char Char Char Char Char Char Char Char Char Char76"/>
    <w:uiPriority w:val="99"/>
    <w:semiHidden/>
    <w:rsid w:val="001C7C2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1">
    <w:name w:val="(文字) (文字)571"/>
    <w:semiHidden/>
    <w:rsid w:val="001C7C24"/>
    <w:rPr>
      <w:rFonts w:ascii="Times New Roman" w:hAnsi="Times New Roman"/>
      <w:lang w:eastAsia="en-US"/>
    </w:rPr>
  </w:style>
  <w:style w:type="paragraph" w:customStyle="1" w:styleId="CharChar1CharCharCharCharCharCharCharCharCharCharCharCharCharCharChar75">
    <w:name w:val="Char Char1 Char Char Char Char Char Char Char Char Char Char Char Char Char Char Char75"/>
    <w:uiPriority w:val="99"/>
    <w:semiHidden/>
    <w:rsid w:val="009E746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0">
    <w:name w:val="(文字) (文字)570"/>
    <w:semiHidden/>
    <w:rsid w:val="009E7460"/>
    <w:rPr>
      <w:rFonts w:ascii="Times New Roman" w:hAnsi="Times New Roman"/>
      <w:lang w:eastAsia="en-US"/>
    </w:rPr>
  </w:style>
  <w:style w:type="paragraph" w:customStyle="1" w:styleId="CharChar1CharCharCharCharCharCharCharCharCharCharCharCharCharCharChar74">
    <w:name w:val="Char Char1 Char Char Char Char Char Char Char Char Char Char Char Char Char Char Char74"/>
    <w:semiHidden/>
    <w:rsid w:val="0092471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9">
    <w:name w:val="(文字) (文字)569"/>
    <w:semiHidden/>
    <w:rsid w:val="00924715"/>
    <w:rPr>
      <w:rFonts w:ascii="Times New Roman" w:hAnsi="Times New Roman"/>
      <w:lang w:eastAsia="en-US"/>
    </w:rPr>
  </w:style>
  <w:style w:type="paragraph" w:customStyle="1" w:styleId="CharChar1CharCharCharCharCharCharCharCharCharCharCharCharCharCharChar73">
    <w:name w:val="Char Char1 Char Char Char Char Char Char Char Char Char Char Char Char Char Char Char73"/>
    <w:semiHidden/>
    <w:rsid w:val="005F2E5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8">
    <w:name w:val="(文字) (文字)568"/>
    <w:semiHidden/>
    <w:rsid w:val="005F2E5F"/>
    <w:rPr>
      <w:rFonts w:ascii="Times New Roman" w:hAnsi="Times New Roman"/>
      <w:lang w:eastAsia="en-US"/>
    </w:rPr>
  </w:style>
  <w:style w:type="character" w:customStyle="1" w:styleId="aff0">
    <w:name w:val="清單段落 字元"/>
    <w:aliases w:val="- Bullets 字元,リスト段落 字元,Lista1 字元,?? ?? 字元,????? 字元,???? 字元,列出段落1 字元,中等深浅网格 1 - 着色 21 字元,¥  ¡  ¡  ¡  ¡  ì¬  º  ¥  ¹  ¥  È  ¶  Î  Â  ä 字元,Á  Ð  ³  ö  ¶  Î  Â  ä 字元,列表段落1 字元,—ñ    o’i—Ž 字元,¥  ê¥  ¹  ¥  È  ¶  Î  Â  ä 字元,Lettre d'introduction 字元"/>
    <w:basedOn w:val="DefaultParagraphFont"/>
    <w:uiPriority w:val="34"/>
    <w:locked/>
    <w:rsid w:val="00B40125"/>
    <w:rPr>
      <w:rFonts w:ascii="Calibri" w:hAnsi="Calibri" w:cs="Calibri"/>
      <w:lang w:eastAsia="zh-CN"/>
    </w:rPr>
  </w:style>
  <w:style w:type="paragraph" w:customStyle="1" w:styleId="xmsobodytext">
    <w:name w:val="xmsobodytext"/>
    <w:basedOn w:val="Normal"/>
    <w:uiPriority w:val="99"/>
    <w:rsid w:val="00142D8F"/>
    <w:pPr>
      <w:spacing w:before="100" w:beforeAutospacing="1" w:after="100" w:afterAutospacing="1"/>
    </w:pPr>
    <w:rPr>
      <w:rFonts w:ascii="Calibri" w:eastAsia="Gulim" w:hAnsi="Calibri" w:cs="Calibri"/>
      <w:sz w:val="22"/>
      <w:szCs w:val="22"/>
      <w:lang w:val="en-US" w:eastAsia="ko-KR"/>
    </w:rPr>
  </w:style>
  <w:style w:type="character" w:customStyle="1" w:styleId="discussionpointChar">
    <w:name w:val="discussion point Char"/>
    <w:link w:val="discussionpoint"/>
    <w:qFormat/>
    <w:locked/>
    <w:rsid w:val="00B02C4C"/>
    <w:rPr>
      <w:rFonts w:ascii="Batang" w:hAnsi="Batang"/>
    </w:rPr>
  </w:style>
  <w:style w:type="paragraph" w:customStyle="1" w:styleId="discussionpoint">
    <w:name w:val="discussion point"/>
    <w:basedOn w:val="Normal"/>
    <w:link w:val="discussionpointChar"/>
    <w:qFormat/>
    <w:rsid w:val="00B02C4C"/>
    <w:pPr>
      <w:overflowPunct w:val="0"/>
      <w:autoSpaceDE w:val="0"/>
      <w:autoSpaceDN w:val="0"/>
      <w:snapToGrid w:val="0"/>
      <w:spacing w:after="60" w:line="252" w:lineRule="auto"/>
      <w:jc w:val="both"/>
    </w:pPr>
    <w:rPr>
      <w:rFonts w:ascii="Batang" w:hAnsi="Batang"/>
      <w:szCs w:val="20"/>
      <w:lang w:eastAsia="en-GB"/>
    </w:rPr>
  </w:style>
  <w:style w:type="paragraph" w:customStyle="1" w:styleId="CharChar1CharCharCharCharCharCharCharCharCharCharCharCharCharCharChar72">
    <w:name w:val="Char Char1 Char Char Char Char Char Char Char Char Char Char Char Char Char Char Char72"/>
    <w:semiHidden/>
    <w:rsid w:val="006242E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7">
    <w:name w:val="(文字) (文字)567"/>
    <w:semiHidden/>
    <w:rsid w:val="006242E6"/>
    <w:rPr>
      <w:rFonts w:ascii="Times New Roman" w:hAnsi="Times New Roman"/>
      <w:lang w:eastAsia="en-US"/>
    </w:rPr>
  </w:style>
  <w:style w:type="character" w:customStyle="1" w:styleId="aff1">
    <w:name w:val="题注 字符"/>
    <w:aliases w:val="cap 字符,cap Char 字符,Caption Char 字符,Caption Char1 Char 字符,cap Char Char1 字符,Caption Char Char1 Char 字符,cap Char2 字符,cap1 字符,cap2 字符,cap11 字符,Légende-figure 字符,Légende-figure Char 字符,Beschrifubg 字符,Beschriftung Char 字符,label 字符,cap11 Char 字符"/>
    <w:locked/>
    <w:rsid w:val="006242E6"/>
    <w:rPr>
      <w:rFonts w:ascii="Malgun Gothic" w:eastAsia="Malgun Gothic" w:hAnsi="Malgun Gothic"/>
      <w:b/>
      <w:bCs/>
    </w:rPr>
  </w:style>
  <w:style w:type="table" w:styleId="TableGrid8">
    <w:name w:val="Table Grid 8"/>
    <w:basedOn w:val="TableNormal"/>
    <w:unhideWhenUsed/>
    <w:qFormat/>
    <w:rsid w:val="006242E6"/>
    <w:pPr>
      <w:snapToGrid w:val="0"/>
      <w:spacing w:after="100" w:afterAutospacing="1" w:line="256" w:lineRule="auto"/>
    </w:pPr>
    <w:rPr>
      <w:rFonts w:eastAsia="SimSun"/>
      <w:lang w:val="fr-FR"/>
    </w:r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character" w:customStyle="1" w:styleId="ParagraphedelisteCar">
    <w:name w:val="Paragraphe de liste Car"/>
    <w:aliases w:val="- Bullets Car,Lista1 Car,?? ?? Car,????? Car,???? Car,列出段落1 Car,中等深浅网格 1 - 着色 21 Car,1st level - Bullet List Paragraph Car,List Paragraph1 Car,Lettre d'introduction Car,Paragrafo elenco Car,Normal bullet 2 Car,Bullet list Car"/>
    <w:uiPriority w:val="34"/>
    <w:locked/>
    <w:rsid w:val="006242E6"/>
    <w:rPr>
      <w:rFonts w:ascii="Calibri" w:hAnsi="Calibri" w:cs="Calibri"/>
    </w:rPr>
  </w:style>
  <w:style w:type="paragraph" w:customStyle="1" w:styleId="DraftProposal">
    <w:name w:val="Draft Proposal"/>
    <w:basedOn w:val="Normal"/>
    <w:uiPriority w:val="99"/>
    <w:qFormat/>
    <w:rsid w:val="006242E6"/>
    <w:pPr>
      <w:snapToGrid w:val="0"/>
      <w:spacing w:after="160" w:line="252" w:lineRule="auto"/>
    </w:pPr>
    <w:rPr>
      <w:rFonts w:ascii="Arial" w:eastAsia="Calibri" w:hAnsi="Arial" w:cs="Arial"/>
      <w:b/>
      <w:bCs/>
      <w:sz w:val="22"/>
      <w:szCs w:val="22"/>
      <w:lang w:val="en-US"/>
    </w:rPr>
  </w:style>
  <w:style w:type="paragraph" w:customStyle="1" w:styleId="gmail-m-5668055802669296975msolistparagraph">
    <w:name w:val="gmail-m-5668055802669296975msolistparagraph"/>
    <w:basedOn w:val="Normal"/>
    <w:uiPriority w:val="99"/>
    <w:semiHidden/>
    <w:rsid w:val="006242E6"/>
    <w:pPr>
      <w:spacing w:before="100" w:beforeAutospacing="1" w:after="100" w:afterAutospacing="1"/>
    </w:pPr>
    <w:rPr>
      <w:rFonts w:ascii="Times New Roman" w:eastAsia="Calibri" w:hAnsi="Times New Roman"/>
      <w:sz w:val="24"/>
      <w:lang w:val="en-US"/>
    </w:rPr>
  </w:style>
  <w:style w:type="paragraph" w:customStyle="1" w:styleId="m-2728575548228320336msolistparagraph">
    <w:name w:val="m_-2728575548228320336msolistparagraph"/>
    <w:basedOn w:val="Normal"/>
    <w:rsid w:val="006242E6"/>
    <w:pPr>
      <w:spacing w:before="100" w:beforeAutospacing="1" w:after="100" w:afterAutospacing="1"/>
    </w:pPr>
    <w:rPr>
      <w:rFonts w:ascii="Times New Roman" w:eastAsia="Times New Roman" w:hAnsi="Times New Roman"/>
      <w:sz w:val="24"/>
      <w:lang w:val="en-US" w:eastAsia="ko-KR"/>
    </w:rPr>
  </w:style>
  <w:style w:type="paragraph" w:customStyle="1" w:styleId="000proposal">
    <w:name w:val="000_proposal"/>
    <w:basedOn w:val="00Text"/>
    <w:link w:val="000proposalChar"/>
    <w:qFormat/>
    <w:rsid w:val="00392A33"/>
    <w:pPr>
      <w:spacing w:before="120" w:line="264" w:lineRule="auto"/>
    </w:pPr>
    <w:rPr>
      <w:b/>
      <w:bCs/>
      <w:i/>
      <w:iCs/>
    </w:rPr>
  </w:style>
  <w:style w:type="character" w:customStyle="1" w:styleId="000proposalChar">
    <w:name w:val="000_proposal Char"/>
    <w:basedOn w:val="00TextChar"/>
    <w:link w:val="000proposal"/>
    <w:rsid w:val="00392A33"/>
    <w:rPr>
      <w:rFonts w:eastAsia="SimSun"/>
      <w:b/>
      <w:bCs/>
      <w:i/>
      <w:iCs/>
      <w:szCs w:val="24"/>
      <w:lang w:val="en-US" w:eastAsia="zh-CN"/>
    </w:rPr>
  </w:style>
  <w:style w:type="paragraph" w:customStyle="1" w:styleId="CharChar1CharCharCharCharCharCharCharCharCharCharCharCharCharCharChar71">
    <w:name w:val="Char Char1 Char Char Char Char Char Char Char Char Char Char Char Char Char Char Char71"/>
    <w:semiHidden/>
    <w:rsid w:val="00E757C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6">
    <w:name w:val="(文字) (文字)566"/>
    <w:semiHidden/>
    <w:rsid w:val="00E757C7"/>
    <w:rPr>
      <w:rFonts w:ascii="Times New Roman" w:hAnsi="Times New Roman"/>
      <w:lang w:eastAsia="en-US"/>
    </w:rPr>
  </w:style>
  <w:style w:type="character" w:customStyle="1" w:styleId="aff2">
    <w:name w:val="?  ?  ?  ?   ?  ?"/>
    <w:aliases w:val="?  ?  ?  ?  ?   ?  ?,?  ?  ?  ?  11 ?  ?"/>
    <w:link w:val="aff3"/>
    <w:uiPriority w:val="34"/>
    <w:locked/>
    <w:rsid w:val="006434F2"/>
    <w:rPr>
      <w:rFonts w:ascii="Calibri" w:hAnsi="Calibri" w:cs="Calibri"/>
    </w:rPr>
  </w:style>
  <w:style w:type="paragraph" w:customStyle="1" w:styleId="aff3">
    <w:name w:val="?  ?  ?  ?"/>
    <w:aliases w:val="?  ?  ?  ?  ?,?  ?  ?  ?  11"/>
    <w:basedOn w:val="Normal"/>
    <w:link w:val="aff2"/>
    <w:uiPriority w:val="34"/>
    <w:rsid w:val="006434F2"/>
    <w:pPr>
      <w:wordWrap w:val="0"/>
      <w:autoSpaceDE w:val="0"/>
      <w:autoSpaceDN w:val="0"/>
      <w:spacing w:before="120" w:after="360" w:line="264" w:lineRule="auto"/>
      <w:ind w:leftChars="400" w:left="800" w:firstLine="425"/>
      <w:jc w:val="both"/>
    </w:pPr>
    <w:rPr>
      <w:rFonts w:ascii="Calibri" w:hAnsi="Calibri" w:cs="Calibri"/>
      <w:szCs w:val="20"/>
      <w:lang w:eastAsia="en-GB"/>
    </w:rPr>
  </w:style>
  <w:style w:type="character" w:customStyle="1" w:styleId="bullet11">
    <w:name w:val="bullet1 字符"/>
    <w:qFormat/>
    <w:rsid w:val="00F666A1"/>
    <w:rPr>
      <w:rFonts w:ascii="Calibri" w:eastAsia="Malgun Gothic" w:hAnsi="Calibri"/>
      <w:sz w:val="22"/>
      <w:szCs w:val="22"/>
    </w:rPr>
  </w:style>
  <w:style w:type="paragraph" w:customStyle="1" w:styleId="CharChar1CharCharCharCharCharCharCharCharCharCharCharCharCharCharChar70">
    <w:name w:val="Char Char1 Char Char Char Char Char Char Char Char Char Char Char Char Char Char Char70"/>
    <w:semiHidden/>
    <w:rsid w:val="00773AA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5">
    <w:name w:val="(文字) (文字)565"/>
    <w:semiHidden/>
    <w:rsid w:val="00773AA4"/>
    <w:rPr>
      <w:rFonts w:ascii="Times New Roman" w:hAnsi="Times New Roman"/>
      <w:lang w:eastAsia="en-US"/>
    </w:rPr>
  </w:style>
  <w:style w:type="paragraph" w:customStyle="1" w:styleId="tal00">
    <w:name w:val="tal0"/>
    <w:basedOn w:val="Normal"/>
    <w:uiPriority w:val="99"/>
    <w:semiHidden/>
    <w:rsid w:val="00D17A38"/>
    <w:pPr>
      <w:spacing w:before="100" w:beforeAutospacing="1" w:after="100" w:afterAutospacing="1"/>
    </w:pPr>
    <w:rPr>
      <w:rFonts w:ascii="Calibri" w:eastAsia="Calibri" w:hAnsi="Calibri" w:cs="Calibri"/>
      <w:sz w:val="22"/>
      <w:szCs w:val="22"/>
      <w:lang w:val="en-US"/>
    </w:rPr>
  </w:style>
  <w:style w:type="paragraph" w:customStyle="1" w:styleId="xa00">
    <w:name w:val="xa0"/>
    <w:basedOn w:val="Normal"/>
    <w:qFormat/>
    <w:rsid w:val="0092617D"/>
    <w:pPr>
      <w:spacing w:before="100" w:beforeAutospacing="1" w:after="100" w:afterAutospacing="1"/>
    </w:pPr>
    <w:rPr>
      <w:rFonts w:ascii="Calibri" w:eastAsia="Calibri" w:hAnsi="Calibri" w:cs="Calibri"/>
      <w:sz w:val="22"/>
      <w:szCs w:val="22"/>
      <w:lang w:val="en-US"/>
    </w:rPr>
  </w:style>
  <w:style w:type="paragraph" w:customStyle="1" w:styleId="CharChar1CharCharCharCharCharCharCharCharCharCharCharCharCharCharChar69">
    <w:name w:val="Char Char1 Char Char Char Char Char Char Char Char Char Char Char Char Char Char Char69"/>
    <w:semiHidden/>
    <w:rsid w:val="00871FC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4">
    <w:name w:val="(文字) (文字)564"/>
    <w:semiHidden/>
    <w:rsid w:val="00871FCA"/>
    <w:rPr>
      <w:rFonts w:ascii="Times New Roman" w:hAnsi="Times New Roman"/>
      <w:lang w:eastAsia="en-US"/>
    </w:rPr>
  </w:style>
  <w:style w:type="paragraph" w:customStyle="1" w:styleId="affffffffc">
    <w:name w:val="affffffffc"/>
    <w:basedOn w:val="Normal"/>
    <w:rsid w:val="00871FCA"/>
    <w:pPr>
      <w:spacing w:before="100" w:beforeAutospacing="1" w:after="100" w:afterAutospacing="1"/>
    </w:pPr>
    <w:rPr>
      <w:rFonts w:ascii="SimSun" w:eastAsia="SimSun" w:hAnsi="SimSun" w:cs="Calibri"/>
      <w:sz w:val="24"/>
      <w:lang w:val="en-US"/>
    </w:rPr>
  </w:style>
  <w:style w:type="character" w:customStyle="1" w:styleId="HTML">
    <w:name w:val="HTML 预设格式 字符"/>
    <w:link w:val="HTML0"/>
    <w:uiPriority w:val="99"/>
    <w:semiHidden/>
    <w:locked/>
    <w:rsid w:val="00871FCA"/>
    <w:rPr>
      <w:rFonts w:ascii="Courier New" w:hAnsi="Courier New" w:cs="Courier New"/>
      <w:lang w:eastAsia="ko-KR"/>
    </w:rPr>
  </w:style>
  <w:style w:type="paragraph" w:customStyle="1" w:styleId="HTML0">
    <w:name w:val="HTML 预设格式"/>
    <w:basedOn w:val="Normal"/>
    <w:link w:val="HTML"/>
    <w:uiPriority w:val="99"/>
    <w:semiHidden/>
    <w:rsid w:val="00871FCA"/>
    <w:rPr>
      <w:rFonts w:ascii="Courier New" w:hAnsi="Courier New" w:cs="Courier New"/>
      <w:szCs w:val="20"/>
      <w:lang w:eastAsia="ko-KR"/>
    </w:rPr>
  </w:style>
  <w:style w:type="paragraph" w:customStyle="1" w:styleId="xmsocaption">
    <w:name w:val="x_msocaption"/>
    <w:basedOn w:val="Normal"/>
    <w:uiPriority w:val="99"/>
    <w:semiHidden/>
    <w:rsid w:val="00871FCA"/>
    <w:pPr>
      <w:spacing w:before="100" w:beforeAutospacing="1" w:after="100" w:afterAutospacing="1"/>
    </w:pPr>
    <w:rPr>
      <w:rFonts w:ascii="Calibri" w:eastAsia="Calibri" w:hAnsi="Calibri" w:cs="Calibri"/>
      <w:sz w:val="22"/>
      <w:szCs w:val="22"/>
      <w:lang w:val="en-US"/>
    </w:rPr>
  </w:style>
  <w:style w:type="paragraph" w:customStyle="1" w:styleId="xmsonormal00">
    <w:name w:val="x_msonormal0"/>
    <w:basedOn w:val="Normal"/>
    <w:uiPriority w:val="99"/>
    <w:semiHidden/>
    <w:rsid w:val="00871FCA"/>
    <w:pPr>
      <w:spacing w:before="100" w:beforeAutospacing="1" w:after="100" w:afterAutospacing="1"/>
    </w:pPr>
    <w:rPr>
      <w:rFonts w:ascii="Calibri" w:eastAsia="Calibri" w:hAnsi="Calibri" w:cs="Calibri"/>
      <w:sz w:val="22"/>
      <w:szCs w:val="22"/>
      <w:lang w:val="en-US"/>
    </w:rPr>
  </w:style>
  <w:style w:type="paragraph" w:customStyle="1" w:styleId="xhtml0">
    <w:name w:val="x_html0"/>
    <w:basedOn w:val="Normal"/>
    <w:uiPriority w:val="99"/>
    <w:semiHidden/>
    <w:rsid w:val="00871FCA"/>
    <w:rPr>
      <w:rFonts w:ascii="Calibri" w:eastAsia="Calibri" w:hAnsi="Calibri" w:cs="Calibri"/>
      <w:sz w:val="22"/>
      <w:szCs w:val="22"/>
      <w:lang w:val="en-US"/>
    </w:rPr>
  </w:style>
  <w:style w:type="paragraph" w:customStyle="1" w:styleId="xmsochpdefault">
    <w:name w:val="x_msochpdefault"/>
    <w:basedOn w:val="Normal"/>
    <w:uiPriority w:val="99"/>
    <w:semiHidden/>
    <w:rsid w:val="00871FCA"/>
    <w:pPr>
      <w:spacing w:before="100" w:beforeAutospacing="1" w:after="100" w:afterAutospacing="1"/>
    </w:pPr>
    <w:rPr>
      <w:rFonts w:ascii="SimSun" w:eastAsia="SimSun" w:hAnsi="SimSun" w:cs="Calibri"/>
      <w:szCs w:val="20"/>
      <w:lang w:val="en-US"/>
    </w:rPr>
  </w:style>
  <w:style w:type="character" w:customStyle="1" w:styleId="emailstyle36">
    <w:name w:val="emailstyle36"/>
    <w:semiHidden/>
    <w:rsid w:val="00871FCA"/>
    <w:rPr>
      <w:rFonts w:ascii="Calibri" w:hAnsi="Calibri" w:cs="Calibri" w:hint="default"/>
      <w:color w:val="auto"/>
    </w:rPr>
  </w:style>
  <w:style w:type="character" w:customStyle="1" w:styleId="emailstyle37">
    <w:name w:val="emailstyle37"/>
    <w:semiHidden/>
    <w:rsid w:val="00871FCA"/>
    <w:rPr>
      <w:rFonts w:ascii="Calibri" w:hAnsi="Calibri" w:cs="Calibri" w:hint="default"/>
      <w:color w:val="1F497D"/>
    </w:rPr>
  </w:style>
  <w:style w:type="character" w:customStyle="1" w:styleId="emailstyle38">
    <w:name w:val="emailstyle38"/>
    <w:semiHidden/>
    <w:rsid w:val="00871FCA"/>
    <w:rPr>
      <w:rFonts w:ascii="Calibri" w:hAnsi="Calibri" w:cs="Calibri" w:hint="default"/>
      <w:color w:val="1F497D"/>
    </w:rPr>
  </w:style>
  <w:style w:type="character" w:customStyle="1" w:styleId="emailstyle39">
    <w:name w:val="emailstyle39"/>
    <w:semiHidden/>
    <w:rsid w:val="00871FCA"/>
    <w:rPr>
      <w:rFonts w:ascii="Calibri" w:hAnsi="Calibri" w:cs="Calibri" w:hint="default"/>
      <w:color w:val="1F497D"/>
    </w:rPr>
  </w:style>
  <w:style w:type="character" w:customStyle="1" w:styleId="emailstyle41">
    <w:name w:val="emailstyle41"/>
    <w:semiHidden/>
    <w:rsid w:val="00871FCA"/>
    <w:rPr>
      <w:rFonts w:ascii="DengXian" w:eastAsia="DengXian" w:hAnsi="DengXian" w:hint="eastAsia"/>
      <w:color w:val="auto"/>
    </w:rPr>
  </w:style>
  <w:style w:type="character" w:customStyle="1" w:styleId="emailstyle42">
    <w:name w:val="emailstyle42"/>
    <w:semiHidden/>
    <w:rsid w:val="00871FCA"/>
    <w:rPr>
      <w:rFonts w:ascii="DengXian" w:eastAsia="DengXian" w:hAnsi="DengXian" w:hint="eastAsia"/>
      <w:color w:val="auto"/>
    </w:rPr>
  </w:style>
  <w:style w:type="character" w:customStyle="1" w:styleId="emailstyle43">
    <w:name w:val="emailstyle43"/>
    <w:semiHidden/>
    <w:rsid w:val="00871FCA"/>
    <w:rPr>
      <w:rFonts w:ascii="Calibri" w:hAnsi="Calibri" w:cs="Calibri" w:hint="default"/>
      <w:color w:val="1F497D"/>
    </w:rPr>
  </w:style>
  <w:style w:type="character" w:customStyle="1" w:styleId="emailstyle44">
    <w:name w:val="emailstyle44"/>
    <w:semiHidden/>
    <w:rsid w:val="00871FCA"/>
    <w:rPr>
      <w:rFonts w:ascii="Calibri" w:hAnsi="Calibri" w:cs="Calibri" w:hint="default"/>
      <w:color w:val="1F497D"/>
    </w:rPr>
  </w:style>
  <w:style w:type="character" w:customStyle="1" w:styleId="emailstyle45">
    <w:name w:val="emailstyle45"/>
    <w:semiHidden/>
    <w:rsid w:val="00871FCA"/>
    <w:rPr>
      <w:rFonts w:ascii="Calibri" w:hAnsi="Calibri" w:cs="Calibri" w:hint="default"/>
      <w:color w:val="auto"/>
    </w:rPr>
  </w:style>
  <w:style w:type="character" w:customStyle="1" w:styleId="xmsohyperlink">
    <w:name w:val="x_msohyperlink"/>
    <w:rsid w:val="00871FCA"/>
    <w:rPr>
      <w:color w:val="0000FF"/>
      <w:u w:val="single"/>
    </w:rPr>
  </w:style>
  <w:style w:type="character" w:customStyle="1" w:styleId="xmsohyperlinkfollowed">
    <w:name w:val="x_msohyperlinkfollowed"/>
    <w:rsid w:val="00871FCA"/>
    <w:rPr>
      <w:color w:val="800080"/>
      <w:u w:val="single"/>
    </w:rPr>
  </w:style>
  <w:style w:type="character" w:customStyle="1" w:styleId="xhtmlpreformattedchar">
    <w:name w:val="x_htmlpreformattedchar"/>
    <w:rsid w:val="00871FCA"/>
    <w:rPr>
      <w:rFonts w:ascii="Consolas" w:hAnsi="Consolas" w:hint="default"/>
    </w:rPr>
  </w:style>
  <w:style w:type="character" w:customStyle="1" w:styleId="xlistparagraphchar">
    <w:name w:val="x_listparagraphchar"/>
    <w:rsid w:val="00871FCA"/>
    <w:rPr>
      <w:rFonts w:ascii="Calibri" w:hAnsi="Calibri" w:cs="Calibri" w:hint="default"/>
    </w:rPr>
  </w:style>
  <w:style w:type="character" w:customStyle="1" w:styleId="xhtml">
    <w:name w:val="x_html"/>
    <w:rsid w:val="00871FCA"/>
    <w:rPr>
      <w:rFonts w:ascii="Courier New" w:hAnsi="Courier New" w:cs="Courier New" w:hint="default"/>
    </w:rPr>
  </w:style>
  <w:style w:type="character" w:customStyle="1" w:styleId="xemailstyle28">
    <w:name w:val="x_emailstyle28"/>
    <w:rsid w:val="00871FCA"/>
    <w:rPr>
      <w:rFonts w:ascii="Book Antiqua" w:hAnsi="Book Antiqua" w:hint="default"/>
      <w:b w:val="0"/>
      <w:bCs w:val="0"/>
      <w:i w:val="0"/>
      <w:iCs w:val="0"/>
      <w:color w:val="auto"/>
    </w:rPr>
  </w:style>
  <w:style w:type="character" w:customStyle="1" w:styleId="xemailstyle29">
    <w:name w:val="x_emailstyle29"/>
    <w:rsid w:val="00871FCA"/>
    <w:rPr>
      <w:rFonts w:ascii="Calibri" w:hAnsi="Calibri" w:cs="Calibri" w:hint="default"/>
      <w:color w:val="auto"/>
    </w:rPr>
  </w:style>
  <w:style w:type="character" w:customStyle="1" w:styleId="xfontstyle01">
    <w:name w:val="x_fontstyle01"/>
    <w:rsid w:val="00871FCA"/>
    <w:rPr>
      <w:rFonts w:ascii="TimesNewRomanPSMT" w:hAnsi="TimesNewRomanPSMT" w:hint="default"/>
      <w:b w:val="0"/>
      <w:bCs w:val="0"/>
      <w:i w:val="0"/>
      <w:iCs w:val="0"/>
      <w:color w:val="000000"/>
    </w:rPr>
  </w:style>
  <w:style w:type="character" w:customStyle="1" w:styleId="xemailstyle31">
    <w:name w:val="x_emailstyle31"/>
    <w:rsid w:val="00871FCA"/>
    <w:rPr>
      <w:rFonts w:ascii="Calibri" w:hAnsi="Calibri" w:cs="Calibri" w:hint="default"/>
      <w:color w:val="1F497D"/>
    </w:rPr>
  </w:style>
  <w:style w:type="character" w:customStyle="1" w:styleId="xemailstyle32">
    <w:name w:val="x_emailstyle32"/>
    <w:rsid w:val="00871FCA"/>
    <w:rPr>
      <w:rFonts w:ascii="DengXian" w:eastAsia="DengXian" w:hAnsi="DengXian" w:hint="eastAsia"/>
      <w:color w:val="auto"/>
    </w:rPr>
  </w:style>
  <w:style w:type="character" w:customStyle="1" w:styleId="xemailstyle33">
    <w:name w:val="x_emailstyle33"/>
    <w:rsid w:val="00871FCA"/>
    <w:rPr>
      <w:rFonts w:ascii="Calibri" w:hAnsi="Calibri" w:cs="Calibri" w:hint="default"/>
      <w:color w:val="1F497D"/>
    </w:rPr>
  </w:style>
  <w:style w:type="character" w:customStyle="1" w:styleId="xemailstyle34">
    <w:name w:val="x_emailstyle34"/>
    <w:rsid w:val="00871FCA"/>
    <w:rPr>
      <w:rFonts w:ascii="Calibri" w:hAnsi="Calibri" w:cs="Calibri" w:hint="default"/>
      <w:color w:val="auto"/>
    </w:rPr>
  </w:style>
  <w:style w:type="character" w:customStyle="1" w:styleId="xemailstyle35">
    <w:name w:val="x_emailstyle35"/>
    <w:rsid w:val="00871FCA"/>
    <w:rPr>
      <w:rFonts w:ascii="Calibri" w:hAnsi="Calibri" w:cs="Calibri" w:hint="default"/>
      <w:color w:val="1F497D"/>
    </w:rPr>
  </w:style>
  <w:style w:type="character" w:customStyle="1" w:styleId="xemailstyle36">
    <w:name w:val="x_emailstyle36"/>
    <w:rsid w:val="00871FCA"/>
    <w:rPr>
      <w:rFonts w:ascii="Calibri" w:hAnsi="Calibri" w:cs="Calibri" w:hint="default"/>
      <w:color w:val="auto"/>
    </w:rPr>
  </w:style>
  <w:style w:type="character" w:customStyle="1" w:styleId="xemailstyle37">
    <w:name w:val="x_emailstyle37"/>
    <w:rsid w:val="00871FCA"/>
    <w:rPr>
      <w:rFonts w:ascii="Calibri" w:hAnsi="Calibri" w:cs="Calibri" w:hint="default"/>
      <w:color w:val="1F497D"/>
    </w:rPr>
  </w:style>
  <w:style w:type="character" w:customStyle="1" w:styleId="xemailstyle38">
    <w:name w:val="x_emailstyle38"/>
    <w:rsid w:val="00871FCA"/>
    <w:rPr>
      <w:rFonts w:ascii="Calibri" w:hAnsi="Calibri" w:cs="Calibri" w:hint="default"/>
      <w:color w:val="auto"/>
    </w:rPr>
  </w:style>
  <w:style w:type="character" w:customStyle="1" w:styleId="xemailstyle39">
    <w:name w:val="x_emailstyle39"/>
    <w:rsid w:val="00871FCA"/>
    <w:rPr>
      <w:rFonts w:ascii="Calibri" w:hAnsi="Calibri" w:cs="Calibri" w:hint="default"/>
      <w:color w:val="1F497D"/>
    </w:rPr>
  </w:style>
  <w:style w:type="character" w:customStyle="1" w:styleId="xemailstyle40">
    <w:name w:val="x_emailstyle40"/>
    <w:rsid w:val="00871FCA"/>
    <w:rPr>
      <w:rFonts w:ascii="Calibri" w:hAnsi="Calibri" w:cs="Calibri" w:hint="default"/>
      <w:color w:val="auto"/>
    </w:rPr>
  </w:style>
  <w:style w:type="character" w:customStyle="1" w:styleId="xemailstyle41">
    <w:name w:val="x_emailstyle41"/>
    <w:rsid w:val="00871FCA"/>
    <w:rPr>
      <w:rFonts w:ascii="Calibri" w:hAnsi="Calibri" w:cs="Calibri" w:hint="default"/>
      <w:color w:val="1F497D"/>
    </w:rPr>
  </w:style>
  <w:style w:type="character" w:customStyle="1" w:styleId="xemailstyle42">
    <w:name w:val="x_emailstyle42"/>
    <w:rsid w:val="00871FCA"/>
    <w:rPr>
      <w:rFonts w:ascii="Calibri" w:hAnsi="Calibri" w:cs="Calibri" w:hint="default"/>
      <w:color w:val="auto"/>
    </w:rPr>
  </w:style>
  <w:style w:type="character" w:customStyle="1" w:styleId="xemailstyle43">
    <w:name w:val="x_emailstyle43"/>
    <w:rsid w:val="00871FCA"/>
    <w:rPr>
      <w:rFonts w:ascii="DengXian" w:eastAsia="DengXian" w:hAnsi="DengXian" w:hint="eastAsia"/>
      <w:color w:val="auto"/>
    </w:rPr>
  </w:style>
  <w:style w:type="character" w:customStyle="1" w:styleId="xemailstyle44">
    <w:name w:val="x_emailstyle44"/>
    <w:rsid w:val="00871FCA"/>
    <w:rPr>
      <w:rFonts w:ascii="DengXian" w:eastAsia="DengXian" w:hAnsi="DengXian" w:hint="eastAsia"/>
      <w:color w:val="auto"/>
    </w:rPr>
  </w:style>
  <w:style w:type="character" w:customStyle="1" w:styleId="xemailstyle45">
    <w:name w:val="x_emailstyle45"/>
    <w:rsid w:val="00871FCA"/>
    <w:rPr>
      <w:rFonts w:ascii="Calibri" w:hAnsi="Calibri" w:cs="Calibri" w:hint="default"/>
      <w:color w:val="auto"/>
    </w:rPr>
  </w:style>
  <w:style w:type="character" w:customStyle="1" w:styleId="xemailstyle46">
    <w:name w:val="x_emailstyle46"/>
    <w:rsid w:val="00871FCA"/>
    <w:rPr>
      <w:rFonts w:ascii="Calibri" w:hAnsi="Calibri" w:cs="Calibri" w:hint="default"/>
      <w:color w:val="1F497D"/>
    </w:rPr>
  </w:style>
  <w:style w:type="character" w:customStyle="1" w:styleId="xemailstyle49">
    <w:name w:val="x_emailstyle49"/>
    <w:rsid w:val="00871FCA"/>
    <w:rPr>
      <w:rFonts w:ascii="Calibri" w:hAnsi="Calibri" w:cs="Calibri" w:hint="default"/>
      <w:color w:val="auto"/>
    </w:rPr>
  </w:style>
  <w:style w:type="character" w:customStyle="1" w:styleId="xemailstyle50">
    <w:name w:val="x_emailstyle50"/>
    <w:rsid w:val="00871FCA"/>
    <w:rPr>
      <w:rFonts w:ascii="Calibri" w:hAnsi="Calibri" w:cs="Calibri" w:hint="default"/>
      <w:color w:val="auto"/>
    </w:rPr>
  </w:style>
  <w:style w:type="character" w:customStyle="1" w:styleId="emailstyle73">
    <w:name w:val="emailstyle73"/>
    <w:semiHidden/>
    <w:rsid w:val="00871FCA"/>
    <w:rPr>
      <w:rFonts w:ascii="Calibri" w:hAnsi="Calibri" w:cs="Calibri" w:hint="default"/>
      <w:color w:val="1F497D"/>
    </w:rPr>
  </w:style>
  <w:style w:type="character" w:customStyle="1" w:styleId="emailstyle74">
    <w:name w:val="emailstyle74"/>
    <w:semiHidden/>
    <w:rsid w:val="00871FCA"/>
    <w:rPr>
      <w:rFonts w:ascii="DengXian" w:eastAsia="DengXian" w:hAnsi="DengXian" w:hint="eastAsia"/>
      <w:color w:val="auto"/>
    </w:rPr>
  </w:style>
  <w:style w:type="character" w:customStyle="1" w:styleId="emailstyle75">
    <w:name w:val="emailstyle75"/>
    <w:semiHidden/>
    <w:rsid w:val="00871FCA"/>
    <w:rPr>
      <w:rFonts w:ascii="DengXian" w:eastAsia="DengXian" w:hAnsi="DengXian" w:hint="eastAsia"/>
      <w:color w:val="1F497D"/>
    </w:rPr>
  </w:style>
  <w:style w:type="character" w:customStyle="1" w:styleId="emailstyle76">
    <w:name w:val="emailstyle76"/>
    <w:semiHidden/>
    <w:rsid w:val="00871FCA"/>
    <w:rPr>
      <w:rFonts w:ascii="DengXian" w:eastAsia="DengXian" w:hAnsi="DengXian" w:hint="eastAsia"/>
      <w:color w:val="1F497D"/>
    </w:rPr>
  </w:style>
  <w:style w:type="character" w:customStyle="1" w:styleId="emailstyle77">
    <w:name w:val="emailstyle77"/>
    <w:semiHidden/>
    <w:rsid w:val="00871FCA"/>
    <w:rPr>
      <w:rFonts w:ascii="Calibri" w:hAnsi="Calibri" w:cs="Calibri" w:hint="default"/>
      <w:color w:val="1F497D"/>
    </w:rPr>
  </w:style>
  <w:style w:type="character" w:customStyle="1" w:styleId="emailstyle78">
    <w:name w:val="emailstyle78"/>
    <w:semiHidden/>
    <w:rsid w:val="00871FCA"/>
    <w:rPr>
      <w:rFonts w:ascii="Calibri" w:hAnsi="Calibri" w:cs="Calibri" w:hint="default"/>
      <w:color w:val="auto"/>
    </w:rPr>
  </w:style>
  <w:style w:type="character" w:customStyle="1" w:styleId="emailstyle79">
    <w:name w:val="emailstyle79"/>
    <w:semiHidden/>
    <w:rsid w:val="00871FCA"/>
    <w:rPr>
      <w:rFonts w:ascii="Calibri" w:hAnsi="Calibri" w:cs="Calibri" w:hint="default"/>
      <w:color w:val="1F497D"/>
    </w:rPr>
  </w:style>
  <w:style w:type="character" w:customStyle="1" w:styleId="emailstyle80">
    <w:name w:val="emailstyle80"/>
    <w:semiHidden/>
    <w:rsid w:val="00871FCA"/>
    <w:rPr>
      <w:rFonts w:ascii="Calibri" w:hAnsi="Calibri" w:cs="Calibri" w:hint="default"/>
      <w:color w:val="auto"/>
    </w:rPr>
  </w:style>
  <w:style w:type="character" w:customStyle="1" w:styleId="emailstyle81">
    <w:name w:val="emailstyle81"/>
    <w:semiHidden/>
    <w:rsid w:val="00871FCA"/>
    <w:rPr>
      <w:rFonts w:ascii="Calibri" w:hAnsi="Calibri" w:cs="Calibri" w:hint="default"/>
      <w:color w:val="1F497D"/>
    </w:rPr>
  </w:style>
  <w:style w:type="character" w:customStyle="1" w:styleId="emailstyle82">
    <w:name w:val="emailstyle82"/>
    <w:semiHidden/>
    <w:rsid w:val="00871FCA"/>
    <w:rPr>
      <w:rFonts w:ascii="Calibri" w:hAnsi="Calibri" w:cs="Calibri" w:hint="default"/>
      <w:color w:val="1F497D"/>
    </w:rPr>
  </w:style>
  <w:style w:type="character" w:customStyle="1" w:styleId="emailstyle83">
    <w:name w:val="emailstyle83"/>
    <w:semiHidden/>
    <w:rsid w:val="00871FCA"/>
    <w:rPr>
      <w:rFonts w:ascii="Calibri" w:hAnsi="Calibri" w:cs="Calibri" w:hint="default"/>
      <w:color w:val="auto"/>
    </w:rPr>
  </w:style>
  <w:style w:type="character" w:customStyle="1" w:styleId="emailstyle84">
    <w:name w:val="emailstyle84"/>
    <w:semiHidden/>
    <w:rsid w:val="00871FCA"/>
    <w:rPr>
      <w:rFonts w:ascii="Calibri" w:hAnsi="Calibri" w:cs="Calibri" w:hint="default"/>
      <w:color w:val="auto"/>
    </w:rPr>
  </w:style>
  <w:style w:type="character" w:customStyle="1" w:styleId="emailstyle85">
    <w:name w:val="emailstyle85"/>
    <w:semiHidden/>
    <w:rsid w:val="00871FCA"/>
    <w:rPr>
      <w:rFonts w:ascii="Calibri" w:hAnsi="Calibri" w:cs="Calibri" w:hint="default"/>
      <w:color w:val="1F497D"/>
    </w:rPr>
  </w:style>
  <w:style w:type="character" w:customStyle="1" w:styleId="emailstyle86">
    <w:name w:val="emailstyle86"/>
    <w:semiHidden/>
    <w:rsid w:val="00871FCA"/>
    <w:rPr>
      <w:rFonts w:ascii="Calibri" w:hAnsi="Calibri" w:cs="Calibri" w:hint="default"/>
      <w:color w:val="auto"/>
    </w:rPr>
  </w:style>
  <w:style w:type="character" w:customStyle="1" w:styleId="emailstyle87">
    <w:name w:val="emailstyle87"/>
    <w:semiHidden/>
    <w:rsid w:val="00871FCA"/>
    <w:rPr>
      <w:rFonts w:ascii="Calibri" w:hAnsi="Calibri" w:cs="Calibri" w:hint="default"/>
      <w:color w:val="1F497D"/>
    </w:rPr>
  </w:style>
  <w:style w:type="character" w:customStyle="1" w:styleId="emailstyle88">
    <w:name w:val="emailstyle88"/>
    <w:semiHidden/>
    <w:rsid w:val="00871FCA"/>
    <w:rPr>
      <w:rFonts w:ascii="Calibri" w:hAnsi="Calibri" w:cs="Calibri" w:hint="default"/>
      <w:color w:val="auto"/>
    </w:rPr>
  </w:style>
  <w:style w:type="character" w:customStyle="1" w:styleId="emailstyle89">
    <w:name w:val="emailstyle89"/>
    <w:semiHidden/>
    <w:rsid w:val="00871FCA"/>
    <w:rPr>
      <w:rFonts w:ascii="Calibri" w:hAnsi="Calibri" w:cs="Calibri" w:hint="default"/>
      <w:color w:val="1F497D"/>
    </w:rPr>
  </w:style>
  <w:style w:type="character" w:customStyle="1" w:styleId="emailstyle90">
    <w:name w:val="emailstyle90"/>
    <w:semiHidden/>
    <w:rsid w:val="00871FCA"/>
    <w:rPr>
      <w:rFonts w:ascii="Calibri" w:hAnsi="Calibri" w:cs="Calibri" w:hint="default"/>
      <w:color w:val="auto"/>
    </w:rPr>
  </w:style>
  <w:style w:type="character" w:customStyle="1" w:styleId="emailstyle91">
    <w:name w:val="emailstyle91"/>
    <w:semiHidden/>
    <w:rsid w:val="00871FCA"/>
    <w:rPr>
      <w:rFonts w:ascii="Calibri" w:hAnsi="Calibri" w:cs="Calibri" w:hint="default"/>
      <w:color w:val="1F497D"/>
    </w:rPr>
  </w:style>
  <w:style w:type="character" w:customStyle="1" w:styleId="emailstyle92">
    <w:name w:val="emailstyle92"/>
    <w:semiHidden/>
    <w:rsid w:val="00871FCA"/>
    <w:rPr>
      <w:rFonts w:ascii="Calibri" w:hAnsi="Calibri" w:cs="Calibri" w:hint="default"/>
      <w:color w:val="auto"/>
    </w:rPr>
  </w:style>
  <w:style w:type="character" w:customStyle="1" w:styleId="emailstyle93">
    <w:name w:val="emailstyle93"/>
    <w:semiHidden/>
    <w:rsid w:val="00871FCA"/>
    <w:rPr>
      <w:rFonts w:ascii="Calibri" w:hAnsi="Calibri" w:cs="Calibri" w:hint="default"/>
      <w:color w:val="1F497D"/>
    </w:rPr>
  </w:style>
  <w:style w:type="character" w:customStyle="1" w:styleId="emailstyle94">
    <w:name w:val="emailstyle94"/>
    <w:semiHidden/>
    <w:rsid w:val="00871FCA"/>
    <w:rPr>
      <w:rFonts w:ascii="Calibri" w:hAnsi="Calibri" w:cs="Calibri" w:hint="default"/>
      <w:color w:val="auto"/>
    </w:rPr>
  </w:style>
  <w:style w:type="character" w:customStyle="1" w:styleId="emailstyle96">
    <w:name w:val="emailstyle96"/>
    <w:semiHidden/>
    <w:rsid w:val="00871FCA"/>
    <w:rPr>
      <w:rFonts w:ascii="Calibri" w:hAnsi="Calibri" w:cs="Calibri" w:hint="default"/>
      <w:color w:val="1F497D"/>
    </w:rPr>
  </w:style>
  <w:style w:type="character" w:customStyle="1" w:styleId="emailstyle97">
    <w:name w:val="emailstyle97"/>
    <w:semiHidden/>
    <w:rsid w:val="00871FCA"/>
    <w:rPr>
      <w:rFonts w:ascii="Calibri" w:hAnsi="Calibri" w:cs="Calibri" w:hint="default"/>
      <w:color w:val="auto"/>
    </w:rPr>
  </w:style>
  <w:style w:type="character" w:customStyle="1" w:styleId="emailstyle98">
    <w:name w:val="emailstyle98"/>
    <w:semiHidden/>
    <w:rsid w:val="00871FCA"/>
    <w:rPr>
      <w:rFonts w:ascii="Calibri" w:hAnsi="Calibri" w:cs="Calibri" w:hint="default"/>
      <w:color w:val="1F497D"/>
    </w:rPr>
  </w:style>
  <w:style w:type="character" w:customStyle="1" w:styleId="emailstyle99">
    <w:name w:val="emailstyle99"/>
    <w:semiHidden/>
    <w:rsid w:val="00871FCA"/>
    <w:rPr>
      <w:rFonts w:ascii="Calibri" w:hAnsi="Calibri" w:cs="Calibri" w:hint="default"/>
      <w:color w:val="auto"/>
    </w:rPr>
  </w:style>
  <w:style w:type="character" w:customStyle="1" w:styleId="emailstyle100">
    <w:name w:val="emailstyle100"/>
    <w:semiHidden/>
    <w:rsid w:val="00871FCA"/>
    <w:rPr>
      <w:rFonts w:ascii="Calibri" w:hAnsi="Calibri" w:cs="Calibri" w:hint="default"/>
      <w:color w:val="1F497D"/>
    </w:rPr>
  </w:style>
  <w:style w:type="character" w:customStyle="1" w:styleId="emailstyle101">
    <w:name w:val="emailstyle101"/>
    <w:semiHidden/>
    <w:rsid w:val="00871FCA"/>
    <w:rPr>
      <w:rFonts w:ascii="Calibri" w:hAnsi="Calibri" w:cs="Calibri" w:hint="default"/>
      <w:color w:val="auto"/>
    </w:rPr>
  </w:style>
  <w:style w:type="character" w:customStyle="1" w:styleId="emailstyle102">
    <w:name w:val="emailstyle102"/>
    <w:semiHidden/>
    <w:rsid w:val="00871FCA"/>
    <w:rPr>
      <w:rFonts w:ascii="Calibri" w:hAnsi="Calibri" w:cs="Calibri" w:hint="default"/>
      <w:color w:val="1F497D"/>
    </w:rPr>
  </w:style>
  <w:style w:type="character" w:customStyle="1" w:styleId="emailstyle103">
    <w:name w:val="emailstyle103"/>
    <w:semiHidden/>
    <w:rsid w:val="00871FCA"/>
    <w:rPr>
      <w:rFonts w:ascii="Calibri" w:hAnsi="Calibri" w:cs="Calibri" w:hint="default"/>
      <w:color w:val="1F497D"/>
    </w:rPr>
  </w:style>
  <w:style w:type="character" w:customStyle="1" w:styleId="emailstyle104">
    <w:name w:val="emailstyle104"/>
    <w:semiHidden/>
    <w:rsid w:val="00871FCA"/>
    <w:rPr>
      <w:rFonts w:ascii="Calibri" w:hAnsi="Calibri" w:cs="Calibri" w:hint="default"/>
      <w:color w:val="auto"/>
    </w:rPr>
  </w:style>
  <w:style w:type="character" w:customStyle="1" w:styleId="emailstyle105">
    <w:name w:val="emailstyle105"/>
    <w:semiHidden/>
    <w:rsid w:val="00871FCA"/>
    <w:rPr>
      <w:rFonts w:ascii="Calibri" w:hAnsi="Calibri" w:cs="Calibri" w:hint="default"/>
      <w:color w:val="1F497D"/>
    </w:rPr>
  </w:style>
  <w:style w:type="character" w:customStyle="1" w:styleId="emailstyle106">
    <w:name w:val="emailstyle106"/>
    <w:semiHidden/>
    <w:rsid w:val="00871FCA"/>
    <w:rPr>
      <w:rFonts w:ascii="Calibri" w:hAnsi="Calibri" w:cs="Calibri" w:hint="default"/>
      <w:color w:val="1F497D"/>
    </w:rPr>
  </w:style>
  <w:style w:type="character" w:customStyle="1" w:styleId="emailstyle107">
    <w:name w:val="emailstyle107"/>
    <w:semiHidden/>
    <w:rsid w:val="00871FCA"/>
    <w:rPr>
      <w:rFonts w:ascii="DengXian" w:eastAsia="DengXian" w:hAnsi="DengXian" w:hint="eastAsia"/>
      <w:color w:val="1F497D"/>
    </w:rPr>
  </w:style>
  <w:style w:type="character" w:customStyle="1" w:styleId="emailstyle108">
    <w:name w:val="emailstyle108"/>
    <w:semiHidden/>
    <w:rsid w:val="00871FCA"/>
    <w:rPr>
      <w:rFonts w:ascii="Calibri" w:hAnsi="Calibri" w:cs="Calibri" w:hint="default"/>
      <w:color w:val="1F497D"/>
    </w:rPr>
  </w:style>
  <w:style w:type="character" w:customStyle="1" w:styleId="emailstyle109">
    <w:name w:val="emailstyle109"/>
    <w:semiHidden/>
    <w:rsid w:val="00871FCA"/>
    <w:rPr>
      <w:rFonts w:ascii="Calibri" w:hAnsi="Calibri" w:cs="Calibri" w:hint="default"/>
      <w:color w:val="auto"/>
    </w:rPr>
  </w:style>
  <w:style w:type="character" w:customStyle="1" w:styleId="emailstyle110">
    <w:name w:val="emailstyle110"/>
    <w:semiHidden/>
    <w:rsid w:val="00871FCA"/>
    <w:rPr>
      <w:rFonts w:ascii="Calibri" w:hAnsi="Calibri" w:cs="Calibri" w:hint="default"/>
      <w:color w:val="1F497D"/>
    </w:rPr>
  </w:style>
  <w:style w:type="character" w:customStyle="1" w:styleId="emailstyle111">
    <w:name w:val="emailstyle111"/>
    <w:semiHidden/>
    <w:rsid w:val="00871FCA"/>
    <w:rPr>
      <w:rFonts w:ascii="Calibri" w:hAnsi="Calibri" w:cs="Calibri" w:hint="default"/>
      <w:color w:val="auto"/>
    </w:rPr>
  </w:style>
  <w:style w:type="character" w:customStyle="1" w:styleId="emailstyle112">
    <w:name w:val="emailstyle112"/>
    <w:semiHidden/>
    <w:rsid w:val="00871FCA"/>
    <w:rPr>
      <w:rFonts w:ascii="Calibri" w:hAnsi="Calibri" w:cs="Calibri" w:hint="default"/>
      <w:color w:val="1F497D"/>
    </w:rPr>
  </w:style>
  <w:style w:type="character" w:customStyle="1" w:styleId="emailstyle113">
    <w:name w:val="emailstyle113"/>
    <w:semiHidden/>
    <w:rsid w:val="00871FCA"/>
    <w:rPr>
      <w:rFonts w:ascii="Calibri" w:hAnsi="Calibri" w:cs="Calibri" w:hint="default"/>
      <w:color w:val="auto"/>
    </w:rPr>
  </w:style>
  <w:style w:type="character" w:customStyle="1" w:styleId="emailstyle114">
    <w:name w:val="emailstyle114"/>
    <w:semiHidden/>
    <w:rsid w:val="00871FCA"/>
    <w:rPr>
      <w:rFonts w:ascii="Calibri" w:hAnsi="Calibri" w:cs="Calibri" w:hint="default"/>
      <w:color w:val="1F497D"/>
    </w:rPr>
  </w:style>
  <w:style w:type="paragraph" w:customStyle="1" w:styleId="CharChar1CharCharCharCharCharCharCharCharCharCharCharCharCharCharChar68">
    <w:name w:val="Char Char1 Char Char Char Char Char Char Char Char Char Char Char Char Char Char Char68"/>
    <w:uiPriority w:val="99"/>
    <w:semiHidden/>
    <w:rsid w:val="004D383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3">
    <w:name w:val="(文字) (文字)563"/>
    <w:semiHidden/>
    <w:rsid w:val="004D383C"/>
    <w:rPr>
      <w:rFonts w:ascii="Times New Roman" w:hAnsi="Times New Roman"/>
      <w:lang w:eastAsia="en-US"/>
    </w:rPr>
  </w:style>
  <w:style w:type="character" w:customStyle="1" w:styleId="xxxapple-converted-space">
    <w:name w:val="x_xxapple-converted-space"/>
    <w:basedOn w:val="DefaultParagraphFont"/>
    <w:rsid w:val="004A05DE"/>
  </w:style>
  <w:style w:type="character" w:customStyle="1" w:styleId="aff4">
    <w:name w:val="正文文本 字符"/>
    <w:aliases w:val="bt 字符"/>
    <w:basedOn w:val="DefaultParagraphFont"/>
    <w:locked/>
    <w:rsid w:val="00697BE1"/>
    <w:rPr>
      <w:lang w:eastAsia="en-US"/>
    </w:rPr>
  </w:style>
  <w:style w:type="paragraph" w:customStyle="1" w:styleId="xxmsonormal1">
    <w:name w:val="x_x_msonormal"/>
    <w:basedOn w:val="Normal"/>
    <w:uiPriority w:val="99"/>
    <w:rsid w:val="00CD1448"/>
    <w:pPr>
      <w:spacing w:before="100" w:beforeAutospacing="1" w:after="100" w:afterAutospacing="1"/>
    </w:pPr>
    <w:rPr>
      <w:rFonts w:ascii="Calibri" w:eastAsia="Calibri" w:hAnsi="Calibri" w:cs="Calibri"/>
      <w:sz w:val="22"/>
      <w:szCs w:val="22"/>
      <w:lang w:val="en-US"/>
    </w:rPr>
  </w:style>
  <w:style w:type="character" w:customStyle="1" w:styleId="xxapple-converted-space">
    <w:name w:val="x_x_apple-converted-space"/>
    <w:basedOn w:val="DefaultParagraphFont"/>
    <w:rsid w:val="00CD1448"/>
  </w:style>
  <w:style w:type="paragraph" w:customStyle="1" w:styleId="CharChar1CharCharCharCharCharCharCharCharCharCharCharCharCharCharChar67">
    <w:name w:val="Char Char1 Char Char Char Char Char Char Char Char Char Char Char Char Char Char Char67"/>
    <w:semiHidden/>
    <w:rsid w:val="00C70AF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2">
    <w:name w:val="(文字) (文字)562"/>
    <w:semiHidden/>
    <w:rsid w:val="00C70AFB"/>
    <w:rPr>
      <w:rFonts w:ascii="Times New Roman" w:hAnsi="Times New Roman"/>
      <w:lang w:eastAsia="en-US"/>
    </w:rPr>
  </w:style>
  <w:style w:type="paragraph" w:customStyle="1" w:styleId="a1">
    <w:name w:val="Ссылки"/>
    <w:basedOn w:val="BodyText"/>
    <w:qFormat/>
    <w:rsid w:val="00C70AFB"/>
    <w:pPr>
      <w:numPr>
        <w:numId w:val="59"/>
      </w:numPr>
      <w:spacing w:line="360" w:lineRule="auto"/>
    </w:pPr>
    <w:rPr>
      <w:rFonts w:ascii="Times New Roman" w:eastAsia="MS Mincho" w:hAnsi="Times New Roman"/>
      <w:sz w:val="24"/>
      <w:lang w:val="ru-RU" w:eastAsia="ja-JP" w:bidi="he-IL"/>
    </w:rPr>
  </w:style>
  <w:style w:type="paragraph" w:customStyle="1" w:styleId="List21">
    <w:name w:val="List 21"/>
    <w:basedOn w:val="ListParagraph"/>
    <w:qFormat/>
    <w:rsid w:val="00C70AFB"/>
    <w:pPr>
      <w:spacing w:after="120"/>
      <w:ind w:left="568" w:hanging="284"/>
      <w:contextualSpacing w:val="0"/>
    </w:pPr>
    <w:rPr>
      <w:rFonts w:eastAsia="Batang"/>
      <w:lang w:eastAsia="en-GB"/>
    </w:rPr>
  </w:style>
  <w:style w:type="paragraph" w:customStyle="1" w:styleId="51b">
    <w:name w:val="标题 51"/>
    <w:basedOn w:val="Normal"/>
    <w:rsid w:val="00C70AFB"/>
    <w:pPr>
      <w:keepNext/>
      <w:tabs>
        <w:tab w:val="left" w:pos="1008"/>
      </w:tabs>
      <w:spacing w:before="240" w:after="60"/>
      <w:ind w:left="1008" w:hanging="1008"/>
    </w:pPr>
    <w:rPr>
      <w:rFonts w:ascii="Arial" w:hAnsi="Arial"/>
      <w:szCs w:val="20"/>
      <w:lang w:val="en-US" w:eastAsia="ja-JP"/>
    </w:rPr>
  </w:style>
  <w:style w:type="paragraph" w:customStyle="1" w:styleId="811">
    <w:name w:val="标题 81"/>
    <w:basedOn w:val="Normal"/>
    <w:rsid w:val="00C70AFB"/>
    <w:pPr>
      <w:tabs>
        <w:tab w:val="left" w:pos="1440"/>
      </w:tabs>
      <w:spacing w:before="240" w:after="60"/>
    </w:pPr>
    <w:rPr>
      <w:rFonts w:ascii="Times New Roman" w:eastAsia="MS PGothic" w:hAnsi="Times New Roman"/>
      <w:i/>
      <w:iCs/>
      <w:sz w:val="24"/>
      <w:lang w:val="en-US" w:eastAsia="ja-JP"/>
    </w:rPr>
  </w:style>
  <w:style w:type="paragraph" w:customStyle="1" w:styleId="910">
    <w:name w:val="标题 91"/>
    <w:basedOn w:val="Normal"/>
    <w:rsid w:val="00C70AFB"/>
    <w:pPr>
      <w:tabs>
        <w:tab w:val="left" w:pos="1584"/>
      </w:tabs>
      <w:spacing w:before="240" w:after="60"/>
      <w:ind w:left="1584" w:hanging="1584"/>
    </w:pPr>
    <w:rPr>
      <w:rFonts w:ascii="Arial" w:eastAsia="MS PGothic" w:hAnsi="Arial" w:cs="Arial"/>
      <w:sz w:val="22"/>
      <w:szCs w:val="22"/>
      <w:lang w:val="en-US" w:eastAsia="ja-JP"/>
    </w:rPr>
  </w:style>
  <w:style w:type="paragraph" w:customStyle="1" w:styleId="62">
    <w:name w:val="标题 62"/>
    <w:basedOn w:val="Normal"/>
    <w:rsid w:val="00C70AFB"/>
    <w:pPr>
      <w:tabs>
        <w:tab w:val="left" w:pos="1152"/>
      </w:tabs>
    </w:pPr>
    <w:rPr>
      <w:rFonts w:eastAsia="MS PGothic" w:cs="Times"/>
      <w:szCs w:val="20"/>
      <w:lang w:val="en-US" w:eastAsia="ja-JP"/>
    </w:rPr>
  </w:style>
  <w:style w:type="paragraph" w:customStyle="1" w:styleId="72">
    <w:name w:val="标题 72"/>
    <w:basedOn w:val="Normal"/>
    <w:rsid w:val="00C70AFB"/>
    <w:pPr>
      <w:tabs>
        <w:tab w:val="left" w:pos="1296"/>
      </w:tabs>
    </w:pPr>
    <w:rPr>
      <w:rFonts w:eastAsia="MS PGothic" w:cs="Times"/>
      <w:szCs w:val="20"/>
      <w:lang w:val="en-US" w:eastAsia="ja-JP"/>
    </w:rPr>
  </w:style>
  <w:style w:type="character" w:customStyle="1" w:styleId="aff5">
    <w:name w:val="未处理的提及"/>
    <w:uiPriority w:val="99"/>
    <w:semiHidden/>
    <w:unhideWhenUsed/>
    <w:rsid w:val="00C70AFB"/>
    <w:rPr>
      <w:color w:val="605E5C"/>
      <w:shd w:val="clear" w:color="auto" w:fill="E1DFDD"/>
    </w:rPr>
  </w:style>
  <w:style w:type="character" w:customStyle="1" w:styleId="1a">
    <w:name w:val="列表段落 字符1"/>
    <w:aliases w:val="- Bullets 字符1,?? ?? 字符1,????? 字符1,???? 字符1,Lista1 字符1,列出段落1 字符1,中等深浅网格 1 - 着色 21 字符1,¥¡¡¡¡ì¬º¥¹¥È¶ÎÂä 字符1,ÁÐ³ö¶ÎÂä 字符1,列表段落1 字符1,—ño’i—Ž 字符1,¥ê¥¹¥È¶ÎÂä 字符1,1st level - Bullet List Paragraph 字符1,Lettre d'introduction 字符1,Paragrafo elenco 字符1"/>
    <w:uiPriority w:val="34"/>
    <w:qFormat/>
    <w:locked/>
    <w:rsid w:val="00C70AFB"/>
    <w:rPr>
      <w:lang w:val="en-GB" w:eastAsia="en-US"/>
    </w:rPr>
  </w:style>
  <w:style w:type="paragraph" w:customStyle="1" w:styleId="CharChar1CharCharCharCharCharCharCharCharCharCharCharCharCharCharChar66">
    <w:name w:val="Char Char1 Char Char Char Char Char Char Char Char Char Char Char Char Char Char Char66"/>
    <w:semiHidden/>
    <w:rsid w:val="00071B8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1">
    <w:name w:val="(文字) (文字)561"/>
    <w:semiHidden/>
    <w:rsid w:val="00071B84"/>
    <w:rPr>
      <w:rFonts w:ascii="Times New Roman" w:hAnsi="Times New Roman"/>
      <w:lang w:eastAsia="en-US"/>
    </w:rPr>
  </w:style>
  <w:style w:type="paragraph" w:customStyle="1" w:styleId="CharChar1CharCharCharCharCharCharCharCharCharCharCharCharCharCharChar65">
    <w:name w:val="Char Char1 Char Char Char Char Char Char Char Char Char Char Char Char Char Char Char65"/>
    <w:semiHidden/>
    <w:rsid w:val="002728D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0">
    <w:name w:val="(文字) (文字)560"/>
    <w:semiHidden/>
    <w:rsid w:val="002728DB"/>
    <w:rPr>
      <w:rFonts w:ascii="Times New Roman" w:hAnsi="Times New Roman"/>
      <w:lang w:eastAsia="en-US"/>
    </w:rPr>
  </w:style>
  <w:style w:type="character" w:customStyle="1" w:styleId="35">
    <w:name w:val="見出し 3 (文字)"/>
    <w:aliases w:val="Underrubrik2 (文字),H3 (文字),no break (文字),Memo Heading 3 (文字),h3 (文字),hello (文字),Titre 3 Car (文字),no break Car (文字),H3 Car (文字),Underrubrik2 Car (文字),h3 Car (文字),Memo Heading 3 Car (文字),hello Car (文字),Heading 3 Char Car (文字),H3 Char Car (文字)"/>
    <w:basedOn w:val="DefaultParagraphFont"/>
    <w:locked/>
    <w:rsid w:val="0089550B"/>
    <w:rPr>
      <w:rFonts w:ascii="Arial" w:hAnsi="Arial" w:cs="Arial"/>
    </w:rPr>
  </w:style>
  <w:style w:type="paragraph" w:customStyle="1" w:styleId="xxxxmsonormal">
    <w:name w:val="xxxxmsonormal"/>
    <w:basedOn w:val="Normal"/>
    <w:uiPriority w:val="99"/>
    <w:rsid w:val="00824E27"/>
    <w:pPr>
      <w:spacing w:before="100" w:beforeAutospacing="1" w:after="100" w:afterAutospacing="1"/>
    </w:pPr>
    <w:rPr>
      <w:rFonts w:ascii="Calibri" w:eastAsia="Malgun Gothic" w:hAnsi="Calibri" w:cs="Calibri"/>
      <w:sz w:val="22"/>
      <w:szCs w:val="22"/>
      <w:lang w:val="en-US" w:eastAsia="ko-KR"/>
    </w:rPr>
  </w:style>
  <w:style w:type="paragraph" w:customStyle="1" w:styleId="xxxmsonormal1">
    <w:name w:val="xxxmsonormal"/>
    <w:basedOn w:val="Normal"/>
    <w:uiPriority w:val="99"/>
    <w:rsid w:val="00824E27"/>
    <w:pPr>
      <w:spacing w:before="100" w:beforeAutospacing="1" w:after="100" w:afterAutospacing="1"/>
    </w:pPr>
    <w:rPr>
      <w:rFonts w:ascii="Calibri" w:eastAsia="Malgun Gothic" w:hAnsi="Calibri" w:cs="Calibri"/>
      <w:sz w:val="22"/>
      <w:szCs w:val="22"/>
      <w:lang w:val="en-US" w:eastAsia="ko-KR"/>
    </w:rPr>
  </w:style>
  <w:style w:type="paragraph" w:customStyle="1" w:styleId="xxxxproposal">
    <w:name w:val="xxxxproposal"/>
    <w:basedOn w:val="Normal"/>
    <w:uiPriority w:val="99"/>
    <w:rsid w:val="00824E27"/>
    <w:pPr>
      <w:spacing w:before="100" w:beforeAutospacing="1" w:after="100" w:afterAutospacing="1"/>
    </w:pPr>
    <w:rPr>
      <w:rFonts w:ascii="Calibri" w:eastAsia="Malgun Gothic" w:hAnsi="Calibri" w:cs="Calibri"/>
      <w:sz w:val="22"/>
      <w:szCs w:val="22"/>
      <w:lang w:val="en-US" w:eastAsia="ko-KR"/>
    </w:rPr>
  </w:style>
  <w:style w:type="paragraph" w:customStyle="1" w:styleId="xxxxxa0">
    <w:name w:val="xxxxxa0"/>
    <w:basedOn w:val="Normal"/>
    <w:uiPriority w:val="99"/>
    <w:rsid w:val="00824E27"/>
    <w:pPr>
      <w:spacing w:before="100" w:beforeAutospacing="1" w:after="100" w:afterAutospacing="1"/>
    </w:pPr>
    <w:rPr>
      <w:rFonts w:ascii="Calibri" w:eastAsia="Malgun Gothic" w:hAnsi="Calibri" w:cs="Calibri"/>
      <w:sz w:val="22"/>
      <w:szCs w:val="22"/>
      <w:lang w:val="en-US" w:eastAsia="ko-KR"/>
    </w:rPr>
  </w:style>
  <w:style w:type="character" w:customStyle="1" w:styleId="xxxxapple-converted-space">
    <w:name w:val="xxxxapple-converted-space"/>
    <w:rsid w:val="00824E27"/>
  </w:style>
  <w:style w:type="paragraph" w:customStyle="1" w:styleId="CharChar1CharCharCharCharCharCharCharCharCharCharCharCharCharCharChar100">
    <w:name w:val="Char Char1 Char Char Char Char Char Char Char Char Char Char Char Char Char Char Char100"/>
    <w:semiHidden/>
    <w:rsid w:val="00377A8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5">
    <w:name w:val="(文字) (文字)595"/>
    <w:semiHidden/>
    <w:rsid w:val="00377A81"/>
    <w:rPr>
      <w:rFonts w:ascii="Times New Roman" w:hAnsi="Times New Roman"/>
      <w:lang w:eastAsia="en-US"/>
    </w:rPr>
  </w:style>
  <w:style w:type="character" w:customStyle="1" w:styleId="27">
    <w:name w:val="列表段落 字符2"/>
    <w:uiPriority w:val="34"/>
    <w:qFormat/>
    <w:locked/>
    <w:rsid w:val="00377A81"/>
    <w:rPr>
      <w:rFonts w:ascii="Times New Roman" w:eastAsia="SimSun" w:hAnsi="Times New Roman" w:cs="Times New Roman"/>
      <w:kern w:val="0"/>
      <w:sz w:val="22"/>
      <w:lang w:eastAsia="en-US"/>
    </w:rPr>
  </w:style>
  <w:style w:type="paragraph" w:customStyle="1" w:styleId="CharChar1CharCharCharCharCharCharCharCharCharCharCharCharCharCharChar99">
    <w:name w:val="Char Char1 Char Char Char Char Char Char Char Char Char Char Char Char Char Char Char99"/>
    <w:semiHidden/>
    <w:rsid w:val="0022331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4">
    <w:name w:val="(文字) (文字)594"/>
    <w:semiHidden/>
    <w:rsid w:val="0022331D"/>
    <w:rPr>
      <w:rFonts w:ascii="Times New Roman" w:hAnsi="Times New Roman"/>
      <w:lang w:eastAsia="en-US"/>
    </w:rPr>
  </w:style>
  <w:style w:type="paragraph" w:customStyle="1" w:styleId="CharChar1CharCharCharCharCharCharCharCharCharCharCharCharCharCharChar98">
    <w:name w:val="Char Char1 Char Char Char Char Char Char Char Char Char Char Char Char Char Char Char98"/>
    <w:semiHidden/>
    <w:rsid w:val="0033796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3">
    <w:name w:val="(文字) (文字)593"/>
    <w:semiHidden/>
    <w:rsid w:val="00337964"/>
    <w:rPr>
      <w:rFonts w:ascii="Times New Roman" w:hAnsi="Times New Roman"/>
      <w:lang w:eastAsia="en-US"/>
    </w:rPr>
  </w:style>
  <w:style w:type="paragraph" w:customStyle="1" w:styleId="xlistparagraph">
    <w:name w:val="x_listparagraph"/>
    <w:basedOn w:val="Normal"/>
    <w:rsid w:val="00337964"/>
    <w:rPr>
      <w:rFonts w:ascii="Calibri" w:eastAsia="Calibri" w:hAnsi="Calibri" w:cs="Calibri"/>
      <w:sz w:val="22"/>
      <w:szCs w:val="22"/>
      <w:lang w:val="en-US"/>
    </w:rPr>
  </w:style>
  <w:style w:type="character" w:customStyle="1" w:styleId="150">
    <w:name w:val="15"/>
    <w:rsid w:val="00337964"/>
    <w:rPr>
      <w:rFonts w:ascii="Symbol" w:hAnsi="Symbol" w:hint="default"/>
      <w:b/>
      <w:bCs/>
    </w:rPr>
  </w:style>
  <w:style w:type="character" w:customStyle="1" w:styleId="mark5gnezsh2s">
    <w:name w:val="mark5gnezsh2s"/>
    <w:rsid w:val="00337964"/>
  </w:style>
  <w:style w:type="character" w:customStyle="1" w:styleId="markca674dpc9">
    <w:name w:val="markca674dpc9"/>
    <w:rsid w:val="00337964"/>
  </w:style>
  <w:style w:type="character" w:customStyle="1" w:styleId="xxxxxapple-converted-space">
    <w:name w:val="xxxxxapple-converted-space"/>
    <w:basedOn w:val="DefaultParagraphFont"/>
    <w:rsid w:val="00337964"/>
  </w:style>
  <w:style w:type="character" w:customStyle="1" w:styleId="xxapple-converted-space0">
    <w:name w:val="xxapple-converted-space"/>
    <w:basedOn w:val="DefaultParagraphFont"/>
    <w:rsid w:val="00337964"/>
  </w:style>
  <w:style w:type="character" w:customStyle="1" w:styleId="xxxapple-converted-space0">
    <w:name w:val="xxxapple-converted-space"/>
    <w:basedOn w:val="DefaultParagraphFont"/>
    <w:rsid w:val="00337964"/>
  </w:style>
  <w:style w:type="paragraph" w:customStyle="1" w:styleId="xx0maintext">
    <w:name w:val="x_x0maintext"/>
    <w:basedOn w:val="Normal"/>
    <w:uiPriority w:val="99"/>
    <w:rsid w:val="00337964"/>
    <w:rPr>
      <w:rFonts w:ascii="SimSun" w:eastAsia="SimSun" w:hAnsi="SimSun" w:cs="SimSun"/>
      <w:sz w:val="24"/>
      <w:lang w:val="en-US" w:eastAsia="zh-CN"/>
    </w:rPr>
  </w:style>
  <w:style w:type="character" w:customStyle="1" w:styleId="xxxxxxxxxxapple-converted-space">
    <w:name w:val="xxxxxxxxxxapple-converted-space"/>
    <w:rsid w:val="00337964"/>
  </w:style>
  <w:style w:type="character" w:customStyle="1" w:styleId="xxxxxxxapple-converted-space">
    <w:name w:val="xxxxxxxapple-converted-space"/>
    <w:rsid w:val="00337964"/>
  </w:style>
  <w:style w:type="character" w:customStyle="1" w:styleId="xxxxmarkuzf5ivend">
    <w:name w:val="x_xxxmarkuzf5ivend"/>
    <w:rsid w:val="00337964"/>
  </w:style>
  <w:style w:type="paragraph" w:customStyle="1" w:styleId="Prop1">
    <w:name w:val="Prop1"/>
    <w:basedOn w:val="ListParagraph"/>
    <w:uiPriority w:val="99"/>
    <w:qFormat/>
    <w:rsid w:val="00337964"/>
    <w:pPr>
      <w:overflowPunct/>
      <w:autoSpaceDE/>
      <w:autoSpaceDN/>
      <w:adjustRightInd/>
      <w:spacing w:after="0"/>
      <w:ind w:left="0"/>
      <w:contextualSpacing w:val="0"/>
      <w:textAlignment w:val="auto"/>
    </w:pPr>
    <w:rPr>
      <w:b/>
      <w:szCs w:val="21"/>
      <w:lang w:val="en-US" w:eastAsia="zh-CN"/>
    </w:rPr>
  </w:style>
  <w:style w:type="paragraph" w:customStyle="1" w:styleId="IEEEStdsRegularTableCaption">
    <w:name w:val="IEEEStds Regular Table Caption"/>
    <w:basedOn w:val="Normal"/>
    <w:next w:val="Normal"/>
    <w:qFormat/>
    <w:rsid w:val="00337964"/>
    <w:pPr>
      <w:keepNext/>
      <w:keepLines/>
      <w:numPr>
        <w:numId w:val="61"/>
      </w:numPr>
      <w:tabs>
        <w:tab w:val="clear" w:pos="1080"/>
        <w:tab w:val="left" w:pos="360"/>
        <w:tab w:val="left" w:pos="432"/>
        <w:tab w:val="left" w:pos="504"/>
      </w:tabs>
      <w:suppressAutoHyphens/>
      <w:spacing w:before="120" w:after="120"/>
      <w:jc w:val="center"/>
    </w:pPr>
    <w:rPr>
      <w:rFonts w:ascii="Arial" w:eastAsia="Times New Roman" w:hAnsi="Arial"/>
      <w:b/>
      <w:szCs w:val="20"/>
      <w:lang w:val="en-US" w:eastAsia="ja-JP"/>
    </w:rPr>
  </w:style>
  <w:style w:type="paragraph" w:customStyle="1" w:styleId="3gppagreements1">
    <w:name w:val="3gppagreements"/>
    <w:basedOn w:val="Normal"/>
    <w:rsid w:val="00337964"/>
    <w:pPr>
      <w:spacing w:before="100" w:beforeAutospacing="1" w:after="100" w:afterAutospacing="1"/>
    </w:pPr>
    <w:rPr>
      <w:rFonts w:ascii="SimSun" w:eastAsia="SimSun" w:hAnsi="SimSun" w:cs="SimSun"/>
      <w:sz w:val="24"/>
      <w:lang w:val="en-US" w:eastAsia="zh-CN"/>
    </w:rPr>
  </w:style>
  <w:style w:type="table" w:customStyle="1" w:styleId="TableGrid43">
    <w:name w:val="Table Grid43"/>
    <w:basedOn w:val="TableNormal"/>
    <w:next w:val="TableGrid"/>
    <w:qFormat/>
    <w:rsid w:val="00337964"/>
    <w:rPr>
      <w:rFonts w:ascii="Calibri" w:eastAsia="DengXia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CharCharCharCharCharCharCharCharCharCharCharCharCharCharChar97">
    <w:name w:val="Char Char1 Char Char Char Char Char Char Char Char Char Char Char Char Char Char Char97"/>
    <w:semiHidden/>
    <w:rsid w:val="006B480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2">
    <w:name w:val="(文字) (文字)592"/>
    <w:semiHidden/>
    <w:rsid w:val="006B480F"/>
    <w:rPr>
      <w:rFonts w:ascii="Times New Roman" w:hAnsi="Times New Roman"/>
      <w:lang w:eastAsia="en-US"/>
    </w:rPr>
  </w:style>
  <w:style w:type="character" w:customStyle="1" w:styleId="TFChar">
    <w:name w:val="TF Char"/>
    <w:qFormat/>
    <w:locked/>
    <w:rsid w:val="00713B91"/>
    <w:rPr>
      <w:rFonts w:ascii="Arial" w:eastAsia="PMingLiU" w:hAnsi="Arial"/>
      <w:b/>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0314">
      <w:bodyDiv w:val="1"/>
      <w:marLeft w:val="0"/>
      <w:marRight w:val="0"/>
      <w:marTop w:val="0"/>
      <w:marBottom w:val="0"/>
      <w:divBdr>
        <w:top w:val="none" w:sz="0" w:space="0" w:color="auto"/>
        <w:left w:val="none" w:sz="0" w:space="0" w:color="auto"/>
        <w:bottom w:val="none" w:sz="0" w:space="0" w:color="auto"/>
        <w:right w:val="none" w:sz="0" w:space="0" w:color="auto"/>
      </w:divBdr>
    </w:div>
    <w:div w:id="1595036">
      <w:bodyDiv w:val="1"/>
      <w:marLeft w:val="0"/>
      <w:marRight w:val="0"/>
      <w:marTop w:val="0"/>
      <w:marBottom w:val="0"/>
      <w:divBdr>
        <w:top w:val="none" w:sz="0" w:space="0" w:color="auto"/>
        <w:left w:val="none" w:sz="0" w:space="0" w:color="auto"/>
        <w:bottom w:val="none" w:sz="0" w:space="0" w:color="auto"/>
        <w:right w:val="none" w:sz="0" w:space="0" w:color="auto"/>
      </w:divBdr>
    </w:div>
    <w:div w:id="1706783">
      <w:bodyDiv w:val="1"/>
      <w:marLeft w:val="0"/>
      <w:marRight w:val="0"/>
      <w:marTop w:val="0"/>
      <w:marBottom w:val="0"/>
      <w:divBdr>
        <w:top w:val="none" w:sz="0" w:space="0" w:color="auto"/>
        <w:left w:val="none" w:sz="0" w:space="0" w:color="auto"/>
        <w:bottom w:val="none" w:sz="0" w:space="0" w:color="auto"/>
        <w:right w:val="none" w:sz="0" w:space="0" w:color="auto"/>
      </w:divBdr>
      <w:divsChild>
        <w:div w:id="451292181">
          <w:marLeft w:val="1166"/>
          <w:marRight w:val="0"/>
          <w:marTop w:val="240"/>
          <w:marBottom w:val="0"/>
          <w:divBdr>
            <w:top w:val="none" w:sz="0" w:space="0" w:color="auto"/>
            <w:left w:val="none" w:sz="0" w:space="0" w:color="auto"/>
            <w:bottom w:val="none" w:sz="0" w:space="0" w:color="auto"/>
            <w:right w:val="none" w:sz="0" w:space="0" w:color="auto"/>
          </w:divBdr>
        </w:div>
        <w:div w:id="1022244565">
          <w:marLeft w:val="1800"/>
          <w:marRight w:val="0"/>
          <w:marTop w:val="240"/>
          <w:marBottom w:val="0"/>
          <w:divBdr>
            <w:top w:val="none" w:sz="0" w:space="0" w:color="auto"/>
            <w:left w:val="none" w:sz="0" w:space="0" w:color="auto"/>
            <w:bottom w:val="none" w:sz="0" w:space="0" w:color="auto"/>
            <w:right w:val="none" w:sz="0" w:space="0" w:color="auto"/>
          </w:divBdr>
        </w:div>
        <w:div w:id="1238326136">
          <w:marLeft w:val="547"/>
          <w:marRight w:val="0"/>
          <w:marTop w:val="134"/>
          <w:marBottom w:val="0"/>
          <w:divBdr>
            <w:top w:val="none" w:sz="0" w:space="0" w:color="auto"/>
            <w:left w:val="none" w:sz="0" w:space="0" w:color="auto"/>
            <w:bottom w:val="none" w:sz="0" w:space="0" w:color="auto"/>
            <w:right w:val="none" w:sz="0" w:space="0" w:color="auto"/>
          </w:divBdr>
        </w:div>
        <w:div w:id="1331718463">
          <w:marLeft w:val="1800"/>
          <w:marRight w:val="0"/>
          <w:marTop w:val="240"/>
          <w:marBottom w:val="0"/>
          <w:divBdr>
            <w:top w:val="none" w:sz="0" w:space="0" w:color="auto"/>
            <w:left w:val="none" w:sz="0" w:space="0" w:color="auto"/>
            <w:bottom w:val="none" w:sz="0" w:space="0" w:color="auto"/>
            <w:right w:val="none" w:sz="0" w:space="0" w:color="auto"/>
          </w:divBdr>
        </w:div>
        <w:div w:id="1723754092">
          <w:marLeft w:val="1800"/>
          <w:marRight w:val="0"/>
          <w:marTop w:val="240"/>
          <w:marBottom w:val="0"/>
          <w:divBdr>
            <w:top w:val="none" w:sz="0" w:space="0" w:color="auto"/>
            <w:left w:val="none" w:sz="0" w:space="0" w:color="auto"/>
            <w:bottom w:val="none" w:sz="0" w:space="0" w:color="auto"/>
            <w:right w:val="none" w:sz="0" w:space="0" w:color="auto"/>
          </w:divBdr>
        </w:div>
        <w:div w:id="1898932128">
          <w:marLeft w:val="1800"/>
          <w:marRight w:val="0"/>
          <w:marTop w:val="240"/>
          <w:marBottom w:val="0"/>
          <w:divBdr>
            <w:top w:val="none" w:sz="0" w:space="0" w:color="auto"/>
            <w:left w:val="none" w:sz="0" w:space="0" w:color="auto"/>
            <w:bottom w:val="none" w:sz="0" w:space="0" w:color="auto"/>
            <w:right w:val="none" w:sz="0" w:space="0" w:color="auto"/>
          </w:divBdr>
        </w:div>
        <w:div w:id="1971281369">
          <w:marLeft w:val="1166"/>
          <w:marRight w:val="0"/>
          <w:marTop w:val="240"/>
          <w:marBottom w:val="0"/>
          <w:divBdr>
            <w:top w:val="none" w:sz="0" w:space="0" w:color="auto"/>
            <w:left w:val="none" w:sz="0" w:space="0" w:color="auto"/>
            <w:bottom w:val="none" w:sz="0" w:space="0" w:color="auto"/>
            <w:right w:val="none" w:sz="0" w:space="0" w:color="auto"/>
          </w:divBdr>
        </w:div>
        <w:div w:id="2128114291">
          <w:marLeft w:val="1166"/>
          <w:marRight w:val="0"/>
          <w:marTop w:val="240"/>
          <w:marBottom w:val="0"/>
          <w:divBdr>
            <w:top w:val="none" w:sz="0" w:space="0" w:color="auto"/>
            <w:left w:val="none" w:sz="0" w:space="0" w:color="auto"/>
            <w:bottom w:val="none" w:sz="0" w:space="0" w:color="auto"/>
            <w:right w:val="none" w:sz="0" w:space="0" w:color="auto"/>
          </w:divBdr>
        </w:div>
      </w:divsChild>
    </w:div>
    <w:div w:id="2099400">
      <w:bodyDiv w:val="1"/>
      <w:marLeft w:val="0"/>
      <w:marRight w:val="0"/>
      <w:marTop w:val="0"/>
      <w:marBottom w:val="0"/>
      <w:divBdr>
        <w:top w:val="none" w:sz="0" w:space="0" w:color="auto"/>
        <w:left w:val="none" w:sz="0" w:space="0" w:color="auto"/>
        <w:bottom w:val="none" w:sz="0" w:space="0" w:color="auto"/>
        <w:right w:val="none" w:sz="0" w:space="0" w:color="auto"/>
      </w:divBdr>
    </w:div>
    <w:div w:id="2784589">
      <w:bodyDiv w:val="1"/>
      <w:marLeft w:val="0"/>
      <w:marRight w:val="0"/>
      <w:marTop w:val="0"/>
      <w:marBottom w:val="0"/>
      <w:divBdr>
        <w:top w:val="none" w:sz="0" w:space="0" w:color="auto"/>
        <w:left w:val="none" w:sz="0" w:space="0" w:color="auto"/>
        <w:bottom w:val="none" w:sz="0" w:space="0" w:color="auto"/>
        <w:right w:val="none" w:sz="0" w:space="0" w:color="auto"/>
      </w:divBdr>
    </w:div>
    <w:div w:id="3358910">
      <w:bodyDiv w:val="1"/>
      <w:marLeft w:val="0"/>
      <w:marRight w:val="0"/>
      <w:marTop w:val="0"/>
      <w:marBottom w:val="0"/>
      <w:divBdr>
        <w:top w:val="none" w:sz="0" w:space="0" w:color="auto"/>
        <w:left w:val="none" w:sz="0" w:space="0" w:color="auto"/>
        <w:bottom w:val="none" w:sz="0" w:space="0" w:color="auto"/>
        <w:right w:val="none" w:sz="0" w:space="0" w:color="auto"/>
      </w:divBdr>
    </w:div>
    <w:div w:id="3559425">
      <w:bodyDiv w:val="1"/>
      <w:marLeft w:val="0"/>
      <w:marRight w:val="0"/>
      <w:marTop w:val="0"/>
      <w:marBottom w:val="0"/>
      <w:divBdr>
        <w:top w:val="none" w:sz="0" w:space="0" w:color="auto"/>
        <w:left w:val="none" w:sz="0" w:space="0" w:color="auto"/>
        <w:bottom w:val="none" w:sz="0" w:space="0" w:color="auto"/>
        <w:right w:val="none" w:sz="0" w:space="0" w:color="auto"/>
      </w:divBdr>
    </w:div>
    <w:div w:id="3629119">
      <w:bodyDiv w:val="1"/>
      <w:marLeft w:val="0"/>
      <w:marRight w:val="0"/>
      <w:marTop w:val="0"/>
      <w:marBottom w:val="0"/>
      <w:divBdr>
        <w:top w:val="none" w:sz="0" w:space="0" w:color="auto"/>
        <w:left w:val="none" w:sz="0" w:space="0" w:color="auto"/>
        <w:bottom w:val="none" w:sz="0" w:space="0" w:color="auto"/>
        <w:right w:val="none" w:sz="0" w:space="0" w:color="auto"/>
      </w:divBdr>
    </w:div>
    <w:div w:id="3829941">
      <w:bodyDiv w:val="1"/>
      <w:marLeft w:val="0"/>
      <w:marRight w:val="0"/>
      <w:marTop w:val="0"/>
      <w:marBottom w:val="0"/>
      <w:divBdr>
        <w:top w:val="none" w:sz="0" w:space="0" w:color="auto"/>
        <w:left w:val="none" w:sz="0" w:space="0" w:color="auto"/>
        <w:bottom w:val="none" w:sz="0" w:space="0" w:color="auto"/>
        <w:right w:val="none" w:sz="0" w:space="0" w:color="auto"/>
      </w:divBdr>
      <w:divsChild>
        <w:div w:id="808130952">
          <w:marLeft w:val="1886"/>
          <w:marRight w:val="0"/>
          <w:marTop w:val="115"/>
          <w:marBottom w:val="0"/>
          <w:divBdr>
            <w:top w:val="none" w:sz="0" w:space="0" w:color="auto"/>
            <w:left w:val="none" w:sz="0" w:space="0" w:color="auto"/>
            <w:bottom w:val="none" w:sz="0" w:space="0" w:color="auto"/>
            <w:right w:val="none" w:sz="0" w:space="0" w:color="auto"/>
          </w:divBdr>
        </w:div>
        <w:div w:id="1045711944">
          <w:marLeft w:val="1526"/>
          <w:marRight w:val="0"/>
          <w:marTop w:val="115"/>
          <w:marBottom w:val="0"/>
          <w:divBdr>
            <w:top w:val="none" w:sz="0" w:space="0" w:color="auto"/>
            <w:left w:val="none" w:sz="0" w:space="0" w:color="auto"/>
            <w:bottom w:val="none" w:sz="0" w:space="0" w:color="auto"/>
            <w:right w:val="none" w:sz="0" w:space="0" w:color="auto"/>
          </w:divBdr>
        </w:div>
        <w:div w:id="1872961057">
          <w:marLeft w:val="1526"/>
          <w:marRight w:val="0"/>
          <w:marTop w:val="115"/>
          <w:marBottom w:val="0"/>
          <w:divBdr>
            <w:top w:val="none" w:sz="0" w:space="0" w:color="auto"/>
            <w:left w:val="none" w:sz="0" w:space="0" w:color="auto"/>
            <w:bottom w:val="none" w:sz="0" w:space="0" w:color="auto"/>
            <w:right w:val="none" w:sz="0" w:space="0" w:color="auto"/>
          </w:divBdr>
        </w:div>
      </w:divsChild>
    </w:div>
    <w:div w:id="4745724">
      <w:bodyDiv w:val="1"/>
      <w:marLeft w:val="0"/>
      <w:marRight w:val="0"/>
      <w:marTop w:val="0"/>
      <w:marBottom w:val="0"/>
      <w:divBdr>
        <w:top w:val="none" w:sz="0" w:space="0" w:color="auto"/>
        <w:left w:val="none" w:sz="0" w:space="0" w:color="auto"/>
        <w:bottom w:val="none" w:sz="0" w:space="0" w:color="auto"/>
        <w:right w:val="none" w:sz="0" w:space="0" w:color="auto"/>
      </w:divBdr>
      <w:divsChild>
        <w:div w:id="263925945">
          <w:marLeft w:val="1166"/>
          <w:marRight w:val="0"/>
          <w:marTop w:val="134"/>
          <w:marBottom w:val="0"/>
          <w:divBdr>
            <w:top w:val="none" w:sz="0" w:space="0" w:color="auto"/>
            <w:left w:val="none" w:sz="0" w:space="0" w:color="auto"/>
            <w:bottom w:val="none" w:sz="0" w:space="0" w:color="auto"/>
            <w:right w:val="none" w:sz="0" w:space="0" w:color="auto"/>
          </w:divBdr>
        </w:div>
        <w:div w:id="439879927">
          <w:marLeft w:val="1166"/>
          <w:marRight w:val="0"/>
          <w:marTop w:val="134"/>
          <w:marBottom w:val="0"/>
          <w:divBdr>
            <w:top w:val="none" w:sz="0" w:space="0" w:color="auto"/>
            <w:left w:val="none" w:sz="0" w:space="0" w:color="auto"/>
            <w:bottom w:val="none" w:sz="0" w:space="0" w:color="auto"/>
            <w:right w:val="none" w:sz="0" w:space="0" w:color="auto"/>
          </w:divBdr>
        </w:div>
        <w:div w:id="921183055">
          <w:marLeft w:val="1166"/>
          <w:marRight w:val="0"/>
          <w:marTop w:val="134"/>
          <w:marBottom w:val="0"/>
          <w:divBdr>
            <w:top w:val="none" w:sz="0" w:space="0" w:color="auto"/>
            <w:left w:val="none" w:sz="0" w:space="0" w:color="auto"/>
            <w:bottom w:val="none" w:sz="0" w:space="0" w:color="auto"/>
            <w:right w:val="none" w:sz="0" w:space="0" w:color="auto"/>
          </w:divBdr>
        </w:div>
        <w:div w:id="2056349127">
          <w:marLeft w:val="547"/>
          <w:marRight w:val="0"/>
          <w:marTop w:val="154"/>
          <w:marBottom w:val="0"/>
          <w:divBdr>
            <w:top w:val="none" w:sz="0" w:space="0" w:color="auto"/>
            <w:left w:val="none" w:sz="0" w:space="0" w:color="auto"/>
            <w:bottom w:val="none" w:sz="0" w:space="0" w:color="auto"/>
            <w:right w:val="none" w:sz="0" w:space="0" w:color="auto"/>
          </w:divBdr>
        </w:div>
        <w:div w:id="2112429114">
          <w:marLeft w:val="1166"/>
          <w:marRight w:val="0"/>
          <w:marTop w:val="134"/>
          <w:marBottom w:val="0"/>
          <w:divBdr>
            <w:top w:val="none" w:sz="0" w:space="0" w:color="auto"/>
            <w:left w:val="none" w:sz="0" w:space="0" w:color="auto"/>
            <w:bottom w:val="none" w:sz="0" w:space="0" w:color="auto"/>
            <w:right w:val="none" w:sz="0" w:space="0" w:color="auto"/>
          </w:divBdr>
        </w:div>
      </w:divsChild>
    </w:div>
    <w:div w:id="4946945">
      <w:bodyDiv w:val="1"/>
      <w:marLeft w:val="0"/>
      <w:marRight w:val="0"/>
      <w:marTop w:val="0"/>
      <w:marBottom w:val="0"/>
      <w:divBdr>
        <w:top w:val="none" w:sz="0" w:space="0" w:color="auto"/>
        <w:left w:val="none" w:sz="0" w:space="0" w:color="auto"/>
        <w:bottom w:val="none" w:sz="0" w:space="0" w:color="auto"/>
        <w:right w:val="none" w:sz="0" w:space="0" w:color="auto"/>
      </w:divBdr>
      <w:divsChild>
        <w:div w:id="141586243">
          <w:marLeft w:val="1800"/>
          <w:marRight w:val="0"/>
          <w:marTop w:val="96"/>
          <w:marBottom w:val="0"/>
          <w:divBdr>
            <w:top w:val="none" w:sz="0" w:space="0" w:color="auto"/>
            <w:left w:val="none" w:sz="0" w:space="0" w:color="auto"/>
            <w:bottom w:val="none" w:sz="0" w:space="0" w:color="auto"/>
            <w:right w:val="none" w:sz="0" w:space="0" w:color="auto"/>
          </w:divBdr>
        </w:div>
        <w:div w:id="156582925">
          <w:marLeft w:val="1166"/>
          <w:marRight w:val="0"/>
          <w:marTop w:val="115"/>
          <w:marBottom w:val="0"/>
          <w:divBdr>
            <w:top w:val="none" w:sz="0" w:space="0" w:color="auto"/>
            <w:left w:val="none" w:sz="0" w:space="0" w:color="auto"/>
            <w:bottom w:val="none" w:sz="0" w:space="0" w:color="auto"/>
            <w:right w:val="none" w:sz="0" w:space="0" w:color="auto"/>
          </w:divBdr>
        </w:div>
        <w:div w:id="219706605">
          <w:marLeft w:val="1800"/>
          <w:marRight w:val="0"/>
          <w:marTop w:val="96"/>
          <w:marBottom w:val="0"/>
          <w:divBdr>
            <w:top w:val="none" w:sz="0" w:space="0" w:color="auto"/>
            <w:left w:val="none" w:sz="0" w:space="0" w:color="auto"/>
            <w:bottom w:val="none" w:sz="0" w:space="0" w:color="auto"/>
            <w:right w:val="none" w:sz="0" w:space="0" w:color="auto"/>
          </w:divBdr>
        </w:div>
        <w:div w:id="922304442">
          <w:marLeft w:val="1166"/>
          <w:marRight w:val="0"/>
          <w:marTop w:val="115"/>
          <w:marBottom w:val="0"/>
          <w:divBdr>
            <w:top w:val="none" w:sz="0" w:space="0" w:color="auto"/>
            <w:left w:val="none" w:sz="0" w:space="0" w:color="auto"/>
            <w:bottom w:val="none" w:sz="0" w:space="0" w:color="auto"/>
            <w:right w:val="none" w:sz="0" w:space="0" w:color="auto"/>
          </w:divBdr>
        </w:div>
        <w:div w:id="937106235">
          <w:marLeft w:val="1166"/>
          <w:marRight w:val="0"/>
          <w:marTop w:val="115"/>
          <w:marBottom w:val="0"/>
          <w:divBdr>
            <w:top w:val="none" w:sz="0" w:space="0" w:color="auto"/>
            <w:left w:val="none" w:sz="0" w:space="0" w:color="auto"/>
            <w:bottom w:val="none" w:sz="0" w:space="0" w:color="auto"/>
            <w:right w:val="none" w:sz="0" w:space="0" w:color="auto"/>
          </w:divBdr>
        </w:div>
        <w:div w:id="1431001091">
          <w:marLeft w:val="547"/>
          <w:marRight w:val="0"/>
          <w:marTop w:val="130"/>
          <w:marBottom w:val="0"/>
          <w:divBdr>
            <w:top w:val="none" w:sz="0" w:space="0" w:color="auto"/>
            <w:left w:val="none" w:sz="0" w:space="0" w:color="auto"/>
            <w:bottom w:val="none" w:sz="0" w:space="0" w:color="auto"/>
            <w:right w:val="none" w:sz="0" w:space="0" w:color="auto"/>
          </w:divBdr>
        </w:div>
      </w:divsChild>
    </w:div>
    <w:div w:id="5140079">
      <w:bodyDiv w:val="1"/>
      <w:marLeft w:val="0"/>
      <w:marRight w:val="0"/>
      <w:marTop w:val="0"/>
      <w:marBottom w:val="0"/>
      <w:divBdr>
        <w:top w:val="none" w:sz="0" w:space="0" w:color="auto"/>
        <w:left w:val="none" w:sz="0" w:space="0" w:color="auto"/>
        <w:bottom w:val="none" w:sz="0" w:space="0" w:color="auto"/>
        <w:right w:val="none" w:sz="0" w:space="0" w:color="auto"/>
      </w:divBdr>
    </w:div>
    <w:div w:id="6179295">
      <w:bodyDiv w:val="1"/>
      <w:marLeft w:val="0"/>
      <w:marRight w:val="0"/>
      <w:marTop w:val="0"/>
      <w:marBottom w:val="0"/>
      <w:divBdr>
        <w:top w:val="none" w:sz="0" w:space="0" w:color="auto"/>
        <w:left w:val="none" w:sz="0" w:space="0" w:color="auto"/>
        <w:bottom w:val="none" w:sz="0" w:space="0" w:color="auto"/>
        <w:right w:val="none" w:sz="0" w:space="0" w:color="auto"/>
      </w:divBdr>
    </w:div>
    <w:div w:id="6182374">
      <w:bodyDiv w:val="1"/>
      <w:marLeft w:val="0"/>
      <w:marRight w:val="0"/>
      <w:marTop w:val="0"/>
      <w:marBottom w:val="0"/>
      <w:divBdr>
        <w:top w:val="none" w:sz="0" w:space="0" w:color="auto"/>
        <w:left w:val="none" w:sz="0" w:space="0" w:color="auto"/>
        <w:bottom w:val="none" w:sz="0" w:space="0" w:color="auto"/>
        <w:right w:val="none" w:sz="0" w:space="0" w:color="auto"/>
      </w:divBdr>
    </w:div>
    <w:div w:id="6753933">
      <w:bodyDiv w:val="1"/>
      <w:marLeft w:val="0"/>
      <w:marRight w:val="0"/>
      <w:marTop w:val="0"/>
      <w:marBottom w:val="0"/>
      <w:divBdr>
        <w:top w:val="none" w:sz="0" w:space="0" w:color="auto"/>
        <w:left w:val="none" w:sz="0" w:space="0" w:color="auto"/>
        <w:bottom w:val="none" w:sz="0" w:space="0" w:color="auto"/>
        <w:right w:val="none" w:sz="0" w:space="0" w:color="auto"/>
      </w:divBdr>
      <w:divsChild>
        <w:div w:id="219094315">
          <w:marLeft w:val="0"/>
          <w:marRight w:val="0"/>
          <w:marTop w:val="0"/>
          <w:marBottom w:val="0"/>
          <w:divBdr>
            <w:top w:val="none" w:sz="0" w:space="0" w:color="auto"/>
            <w:left w:val="none" w:sz="0" w:space="0" w:color="auto"/>
            <w:bottom w:val="none" w:sz="0" w:space="0" w:color="auto"/>
            <w:right w:val="none" w:sz="0" w:space="0" w:color="auto"/>
          </w:divBdr>
          <w:divsChild>
            <w:div w:id="169568520">
              <w:marLeft w:val="0"/>
              <w:marRight w:val="0"/>
              <w:marTop w:val="0"/>
              <w:marBottom w:val="0"/>
              <w:divBdr>
                <w:top w:val="none" w:sz="0" w:space="0" w:color="auto"/>
                <w:left w:val="none" w:sz="0" w:space="0" w:color="auto"/>
                <w:bottom w:val="none" w:sz="0" w:space="0" w:color="auto"/>
                <w:right w:val="none" w:sz="0" w:space="0" w:color="auto"/>
              </w:divBdr>
            </w:div>
            <w:div w:id="176696020">
              <w:marLeft w:val="0"/>
              <w:marRight w:val="0"/>
              <w:marTop w:val="0"/>
              <w:marBottom w:val="0"/>
              <w:divBdr>
                <w:top w:val="none" w:sz="0" w:space="0" w:color="auto"/>
                <w:left w:val="none" w:sz="0" w:space="0" w:color="auto"/>
                <w:bottom w:val="none" w:sz="0" w:space="0" w:color="auto"/>
                <w:right w:val="none" w:sz="0" w:space="0" w:color="auto"/>
              </w:divBdr>
            </w:div>
            <w:div w:id="729231250">
              <w:marLeft w:val="0"/>
              <w:marRight w:val="0"/>
              <w:marTop w:val="0"/>
              <w:marBottom w:val="0"/>
              <w:divBdr>
                <w:top w:val="none" w:sz="0" w:space="0" w:color="auto"/>
                <w:left w:val="none" w:sz="0" w:space="0" w:color="auto"/>
                <w:bottom w:val="none" w:sz="0" w:space="0" w:color="auto"/>
                <w:right w:val="none" w:sz="0" w:space="0" w:color="auto"/>
              </w:divBdr>
            </w:div>
            <w:div w:id="187754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641">
      <w:bodyDiv w:val="1"/>
      <w:marLeft w:val="0"/>
      <w:marRight w:val="0"/>
      <w:marTop w:val="0"/>
      <w:marBottom w:val="0"/>
      <w:divBdr>
        <w:top w:val="none" w:sz="0" w:space="0" w:color="auto"/>
        <w:left w:val="none" w:sz="0" w:space="0" w:color="auto"/>
        <w:bottom w:val="none" w:sz="0" w:space="0" w:color="auto"/>
        <w:right w:val="none" w:sz="0" w:space="0" w:color="auto"/>
      </w:divBdr>
      <w:divsChild>
        <w:div w:id="321355124">
          <w:marLeft w:val="1166"/>
          <w:marRight w:val="0"/>
          <w:marTop w:val="96"/>
          <w:marBottom w:val="0"/>
          <w:divBdr>
            <w:top w:val="none" w:sz="0" w:space="0" w:color="auto"/>
            <w:left w:val="none" w:sz="0" w:space="0" w:color="auto"/>
            <w:bottom w:val="none" w:sz="0" w:space="0" w:color="auto"/>
            <w:right w:val="none" w:sz="0" w:space="0" w:color="auto"/>
          </w:divBdr>
        </w:div>
        <w:div w:id="922879527">
          <w:marLeft w:val="547"/>
          <w:marRight w:val="0"/>
          <w:marTop w:val="115"/>
          <w:marBottom w:val="0"/>
          <w:divBdr>
            <w:top w:val="none" w:sz="0" w:space="0" w:color="auto"/>
            <w:left w:val="none" w:sz="0" w:space="0" w:color="auto"/>
            <w:bottom w:val="none" w:sz="0" w:space="0" w:color="auto"/>
            <w:right w:val="none" w:sz="0" w:space="0" w:color="auto"/>
          </w:divBdr>
        </w:div>
      </w:divsChild>
    </w:div>
    <w:div w:id="7873752">
      <w:bodyDiv w:val="1"/>
      <w:marLeft w:val="0"/>
      <w:marRight w:val="0"/>
      <w:marTop w:val="0"/>
      <w:marBottom w:val="0"/>
      <w:divBdr>
        <w:top w:val="none" w:sz="0" w:space="0" w:color="auto"/>
        <w:left w:val="none" w:sz="0" w:space="0" w:color="auto"/>
        <w:bottom w:val="none" w:sz="0" w:space="0" w:color="auto"/>
        <w:right w:val="none" w:sz="0" w:space="0" w:color="auto"/>
      </w:divBdr>
    </w:div>
    <w:div w:id="9181059">
      <w:bodyDiv w:val="1"/>
      <w:marLeft w:val="0"/>
      <w:marRight w:val="0"/>
      <w:marTop w:val="0"/>
      <w:marBottom w:val="0"/>
      <w:divBdr>
        <w:top w:val="none" w:sz="0" w:space="0" w:color="auto"/>
        <w:left w:val="none" w:sz="0" w:space="0" w:color="auto"/>
        <w:bottom w:val="none" w:sz="0" w:space="0" w:color="auto"/>
        <w:right w:val="none" w:sz="0" w:space="0" w:color="auto"/>
      </w:divBdr>
    </w:div>
    <w:div w:id="9334979">
      <w:bodyDiv w:val="1"/>
      <w:marLeft w:val="0"/>
      <w:marRight w:val="0"/>
      <w:marTop w:val="0"/>
      <w:marBottom w:val="0"/>
      <w:divBdr>
        <w:top w:val="none" w:sz="0" w:space="0" w:color="auto"/>
        <w:left w:val="none" w:sz="0" w:space="0" w:color="auto"/>
        <w:bottom w:val="none" w:sz="0" w:space="0" w:color="auto"/>
        <w:right w:val="none" w:sz="0" w:space="0" w:color="auto"/>
      </w:divBdr>
    </w:div>
    <w:div w:id="10038829">
      <w:bodyDiv w:val="1"/>
      <w:marLeft w:val="0"/>
      <w:marRight w:val="0"/>
      <w:marTop w:val="0"/>
      <w:marBottom w:val="0"/>
      <w:divBdr>
        <w:top w:val="none" w:sz="0" w:space="0" w:color="auto"/>
        <w:left w:val="none" w:sz="0" w:space="0" w:color="auto"/>
        <w:bottom w:val="none" w:sz="0" w:space="0" w:color="auto"/>
        <w:right w:val="none" w:sz="0" w:space="0" w:color="auto"/>
      </w:divBdr>
    </w:div>
    <w:div w:id="10571015">
      <w:bodyDiv w:val="1"/>
      <w:marLeft w:val="0"/>
      <w:marRight w:val="0"/>
      <w:marTop w:val="0"/>
      <w:marBottom w:val="0"/>
      <w:divBdr>
        <w:top w:val="none" w:sz="0" w:space="0" w:color="auto"/>
        <w:left w:val="none" w:sz="0" w:space="0" w:color="auto"/>
        <w:bottom w:val="none" w:sz="0" w:space="0" w:color="auto"/>
        <w:right w:val="none" w:sz="0" w:space="0" w:color="auto"/>
      </w:divBdr>
    </w:div>
    <w:div w:id="11036299">
      <w:bodyDiv w:val="1"/>
      <w:marLeft w:val="0"/>
      <w:marRight w:val="0"/>
      <w:marTop w:val="0"/>
      <w:marBottom w:val="0"/>
      <w:divBdr>
        <w:top w:val="none" w:sz="0" w:space="0" w:color="auto"/>
        <w:left w:val="none" w:sz="0" w:space="0" w:color="auto"/>
        <w:bottom w:val="none" w:sz="0" w:space="0" w:color="auto"/>
        <w:right w:val="none" w:sz="0" w:space="0" w:color="auto"/>
      </w:divBdr>
      <w:divsChild>
        <w:div w:id="953562402">
          <w:marLeft w:val="547"/>
          <w:marRight w:val="0"/>
          <w:marTop w:val="134"/>
          <w:marBottom w:val="0"/>
          <w:divBdr>
            <w:top w:val="none" w:sz="0" w:space="0" w:color="auto"/>
            <w:left w:val="none" w:sz="0" w:space="0" w:color="auto"/>
            <w:bottom w:val="none" w:sz="0" w:space="0" w:color="auto"/>
            <w:right w:val="none" w:sz="0" w:space="0" w:color="auto"/>
          </w:divBdr>
        </w:div>
        <w:div w:id="1955821306">
          <w:marLeft w:val="547"/>
          <w:marRight w:val="0"/>
          <w:marTop w:val="134"/>
          <w:marBottom w:val="0"/>
          <w:divBdr>
            <w:top w:val="none" w:sz="0" w:space="0" w:color="auto"/>
            <w:left w:val="none" w:sz="0" w:space="0" w:color="auto"/>
            <w:bottom w:val="none" w:sz="0" w:space="0" w:color="auto"/>
            <w:right w:val="none" w:sz="0" w:space="0" w:color="auto"/>
          </w:divBdr>
        </w:div>
      </w:divsChild>
    </w:div>
    <w:div w:id="11617055">
      <w:bodyDiv w:val="1"/>
      <w:marLeft w:val="0"/>
      <w:marRight w:val="0"/>
      <w:marTop w:val="0"/>
      <w:marBottom w:val="0"/>
      <w:divBdr>
        <w:top w:val="none" w:sz="0" w:space="0" w:color="auto"/>
        <w:left w:val="none" w:sz="0" w:space="0" w:color="auto"/>
        <w:bottom w:val="none" w:sz="0" w:space="0" w:color="auto"/>
        <w:right w:val="none" w:sz="0" w:space="0" w:color="auto"/>
      </w:divBdr>
      <w:divsChild>
        <w:div w:id="217515571">
          <w:marLeft w:val="1166"/>
          <w:marRight w:val="0"/>
          <w:marTop w:val="96"/>
          <w:marBottom w:val="0"/>
          <w:divBdr>
            <w:top w:val="none" w:sz="0" w:space="0" w:color="auto"/>
            <w:left w:val="none" w:sz="0" w:space="0" w:color="auto"/>
            <w:bottom w:val="none" w:sz="0" w:space="0" w:color="auto"/>
            <w:right w:val="none" w:sz="0" w:space="0" w:color="auto"/>
          </w:divBdr>
        </w:div>
        <w:div w:id="479269274">
          <w:marLeft w:val="1800"/>
          <w:marRight w:val="0"/>
          <w:marTop w:val="86"/>
          <w:marBottom w:val="0"/>
          <w:divBdr>
            <w:top w:val="none" w:sz="0" w:space="0" w:color="auto"/>
            <w:left w:val="none" w:sz="0" w:space="0" w:color="auto"/>
            <w:bottom w:val="none" w:sz="0" w:space="0" w:color="auto"/>
            <w:right w:val="none" w:sz="0" w:space="0" w:color="auto"/>
          </w:divBdr>
        </w:div>
        <w:div w:id="608129043">
          <w:marLeft w:val="1800"/>
          <w:marRight w:val="0"/>
          <w:marTop w:val="86"/>
          <w:marBottom w:val="0"/>
          <w:divBdr>
            <w:top w:val="none" w:sz="0" w:space="0" w:color="auto"/>
            <w:left w:val="none" w:sz="0" w:space="0" w:color="auto"/>
            <w:bottom w:val="none" w:sz="0" w:space="0" w:color="auto"/>
            <w:right w:val="none" w:sz="0" w:space="0" w:color="auto"/>
          </w:divBdr>
        </w:div>
        <w:div w:id="776221357">
          <w:marLeft w:val="547"/>
          <w:marRight w:val="0"/>
          <w:marTop w:val="115"/>
          <w:marBottom w:val="0"/>
          <w:divBdr>
            <w:top w:val="none" w:sz="0" w:space="0" w:color="auto"/>
            <w:left w:val="none" w:sz="0" w:space="0" w:color="auto"/>
            <w:bottom w:val="none" w:sz="0" w:space="0" w:color="auto"/>
            <w:right w:val="none" w:sz="0" w:space="0" w:color="auto"/>
          </w:divBdr>
        </w:div>
        <w:div w:id="1049112649">
          <w:marLeft w:val="1166"/>
          <w:marRight w:val="0"/>
          <w:marTop w:val="96"/>
          <w:marBottom w:val="0"/>
          <w:divBdr>
            <w:top w:val="none" w:sz="0" w:space="0" w:color="auto"/>
            <w:left w:val="none" w:sz="0" w:space="0" w:color="auto"/>
            <w:bottom w:val="none" w:sz="0" w:space="0" w:color="auto"/>
            <w:right w:val="none" w:sz="0" w:space="0" w:color="auto"/>
          </w:divBdr>
        </w:div>
        <w:div w:id="1172140705">
          <w:marLeft w:val="1166"/>
          <w:marRight w:val="0"/>
          <w:marTop w:val="96"/>
          <w:marBottom w:val="0"/>
          <w:divBdr>
            <w:top w:val="none" w:sz="0" w:space="0" w:color="auto"/>
            <w:left w:val="none" w:sz="0" w:space="0" w:color="auto"/>
            <w:bottom w:val="none" w:sz="0" w:space="0" w:color="auto"/>
            <w:right w:val="none" w:sz="0" w:space="0" w:color="auto"/>
          </w:divBdr>
        </w:div>
        <w:div w:id="1873182003">
          <w:marLeft w:val="1166"/>
          <w:marRight w:val="0"/>
          <w:marTop w:val="96"/>
          <w:marBottom w:val="0"/>
          <w:divBdr>
            <w:top w:val="none" w:sz="0" w:space="0" w:color="auto"/>
            <w:left w:val="none" w:sz="0" w:space="0" w:color="auto"/>
            <w:bottom w:val="none" w:sz="0" w:space="0" w:color="auto"/>
            <w:right w:val="none" w:sz="0" w:space="0" w:color="auto"/>
          </w:divBdr>
        </w:div>
        <w:div w:id="2014069489">
          <w:marLeft w:val="1166"/>
          <w:marRight w:val="0"/>
          <w:marTop w:val="96"/>
          <w:marBottom w:val="0"/>
          <w:divBdr>
            <w:top w:val="none" w:sz="0" w:space="0" w:color="auto"/>
            <w:left w:val="none" w:sz="0" w:space="0" w:color="auto"/>
            <w:bottom w:val="none" w:sz="0" w:space="0" w:color="auto"/>
            <w:right w:val="none" w:sz="0" w:space="0" w:color="auto"/>
          </w:divBdr>
        </w:div>
      </w:divsChild>
    </w:div>
    <w:div w:id="12192337">
      <w:bodyDiv w:val="1"/>
      <w:marLeft w:val="0"/>
      <w:marRight w:val="0"/>
      <w:marTop w:val="0"/>
      <w:marBottom w:val="0"/>
      <w:divBdr>
        <w:top w:val="none" w:sz="0" w:space="0" w:color="auto"/>
        <w:left w:val="none" w:sz="0" w:space="0" w:color="auto"/>
        <w:bottom w:val="none" w:sz="0" w:space="0" w:color="auto"/>
        <w:right w:val="none" w:sz="0" w:space="0" w:color="auto"/>
      </w:divBdr>
      <w:divsChild>
        <w:div w:id="215237086">
          <w:marLeft w:val="360"/>
          <w:marRight w:val="0"/>
          <w:marTop w:val="200"/>
          <w:marBottom w:val="0"/>
          <w:divBdr>
            <w:top w:val="none" w:sz="0" w:space="0" w:color="auto"/>
            <w:left w:val="none" w:sz="0" w:space="0" w:color="auto"/>
            <w:bottom w:val="none" w:sz="0" w:space="0" w:color="auto"/>
            <w:right w:val="none" w:sz="0" w:space="0" w:color="auto"/>
          </w:divBdr>
        </w:div>
        <w:div w:id="322784441">
          <w:marLeft w:val="1080"/>
          <w:marRight w:val="0"/>
          <w:marTop w:val="100"/>
          <w:marBottom w:val="0"/>
          <w:divBdr>
            <w:top w:val="none" w:sz="0" w:space="0" w:color="auto"/>
            <w:left w:val="none" w:sz="0" w:space="0" w:color="auto"/>
            <w:bottom w:val="none" w:sz="0" w:space="0" w:color="auto"/>
            <w:right w:val="none" w:sz="0" w:space="0" w:color="auto"/>
          </w:divBdr>
        </w:div>
      </w:divsChild>
    </w:div>
    <w:div w:id="12658128">
      <w:bodyDiv w:val="1"/>
      <w:marLeft w:val="0"/>
      <w:marRight w:val="0"/>
      <w:marTop w:val="0"/>
      <w:marBottom w:val="0"/>
      <w:divBdr>
        <w:top w:val="none" w:sz="0" w:space="0" w:color="auto"/>
        <w:left w:val="none" w:sz="0" w:space="0" w:color="auto"/>
        <w:bottom w:val="none" w:sz="0" w:space="0" w:color="auto"/>
        <w:right w:val="none" w:sz="0" w:space="0" w:color="auto"/>
      </w:divBdr>
    </w:div>
    <w:div w:id="15498781">
      <w:bodyDiv w:val="1"/>
      <w:marLeft w:val="0"/>
      <w:marRight w:val="0"/>
      <w:marTop w:val="0"/>
      <w:marBottom w:val="0"/>
      <w:divBdr>
        <w:top w:val="none" w:sz="0" w:space="0" w:color="auto"/>
        <w:left w:val="none" w:sz="0" w:space="0" w:color="auto"/>
        <w:bottom w:val="none" w:sz="0" w:space="0" w:color="auto"/>
        <w:right w:val="none" w:sz="0" w:space="0" w:color="auto"/>
      </w:divBdr>
    </w:div>
    <w:div w:id="16781600">
      <w:bodyDiv w:val="1"/>
      <w:marLeft w:val="0"/>
      <w:marRight w:val="0"/>
      <w:marTop w:val="0"/>
      <w:marBottom w:val="0"/>
      <w:divBdr>
        <w:top w:val="none" w:sz="0" w:space="0" w:color="auto"/>
        <w:left w:val="none" w:sz="0" w:space="0" w:color="auto"/>
        <w:bottom w:val="none" w:sz="0" w:space="0" w:color="auto"/>
        <w:right w:val="none" w:sz="0" w:space="0" w:color="auto"/>
      </w:divBdr>
    </w:div>
    <w:div w:id="19012796">
      <w:bodyDiv w:val="1"/>
      <w:marLeft w:val="0"/>
      <w:marRight w:val="0"/>
      <w:marTop w:val="0"/>
      <w:marBottom w:val="0"/>
      <w:divBdr>
        <w:top w:val="none" w:sz="0" w:space="0" w:color="auto"/>
        <w:left w:val="none" w:sz="0" w:space="0" w:color="auto"/>
        <w:bottom w:val="none" w:sz="0" w:space="0" w:color="auto"/>
        <w:right w:val="none" w:sz="0" w:space="0" w:color="auto"/>
      </w:divBdr>
    </w:div>
    <w:div w:id="19481485">
      <w:bodyDiv w:val="1"/>
      <w:marLeft w:val="0"/>
      <w:marRight w:val="0"/>
      <w:marTop w:val="0"/>
      <w:marBottom w:val="0"/>
      <w:divBdr>
        <w:top w:val="none" w:sz="0" w:space="0" w:color="auto"/>
        <w:left w:val="none" w:sz="0" w:space="0" w:color="auto"/>
        <w:bottom w:val="none" w:sz="0" w:space="0" w:color="auto"/>
        <w:right w:val="none" w:sz="0" w:space="0" w:color="auto"/>
      </w:divBdr>
    </w:div>
    <w:div w:id="19748929">
      <w:bodyDiv w:val="1"/>
      <w:marLeft w:val="0"/>
      <w:marRight w:val="0"/>
      <w:marTop w:val="0"/>
      <w:marBottom w:val="0"/>
      <w:divBdr>
        <w:top w:val="none" w:sz="0" w:space="0" w:color="auto"/>
        <w:left w:val="none" w:sz="0" w:space="0" w:color="auto"/>
        <w:bottom w:val="none" w:sz="0" w:space="0" w:color="auto"/>
        <w:right w:val="none" w:sz="0" w:space="0" w:color="auto"/>
      </w:divBdr>
      <w:divsChild>
        <w:div w:id="576400825">
          <w:marLeft w:val="1166"/>
          <w:marRight w:val="0"/>
          <w:marTop w:val="96"/>
          <w:marBottom w:val="0"/>
          <w:divBdr>
            <w:top w:val="none" w:sz="0" w:space="0" w:color="auto"/>
            <w:left w:val="none" w:sz="0" w:space="0" w:color="auto"/>
            <w:bottom w:val="none" w:sz="0" w:space="0" w:color="auto"/>
            <w:right w:val="none" w:sz="0" w:space="0" w:color="auto"/>
          </w:divBdr>
        </w:div>
        <w:div w:id="1103498520">
          <w:marLeft w:val="547"/>
          <w:marRight w:val="0"/>
          <w:marTop w:val="115"/>
          <w:marBottom w:val="0"/>
          <w:divBdr>
            <w:top w:val="none" w:sz="0" w:space="0" w:color="auto"/>
            <w:left w:val="none" w:sz="0" w:space="0" w:color="auto"/>
            <w:bottom w:val="none" w:sz="0" w:space="0" w:color="auto"/>
            <w:right w:val="none" w:sz="0" w:space="0" w:color="auto"/>
          </w:divBdr>
        </w:div>
        <w:div w:id="1188758021">
          <w:marLeft w:val="1166"/>
          <w:marRight w:val="0"/>
          <w:marTop w:val="96"/>
          <w:marBottom w:val="0"/>
          <w:divBdr>
            <w:top w:val="none" w:sz="0" w:space="0" w:color="auto"/>
            <w:left w:val="none" w:sz="0" w:space="0" w:color="auto"/>
            <w:bottom w:val="none" w:sz="0" w:space="0" w:color="auto"/>
            <w:right w:val="none" w:sz="0" w:space="0" w:color="auto"/>
          </w:divBdr>
        </w:div>
        <w:div w:id="1224834677">
          <w:marLeft w:val="1166"/>
          <w:marRight w:val="0"/>
          <w:marTop w:val="96"/>
          <w:marBottom w:val="0"/>
          <w:divBdr>
            <w:top w:val="none" w:sz="0" w:space="0" w:color="auto"/>
            <w:left w:val="none" w:sz="0" w:space="0" w:color="auto"/>
            <w:bottom w:val="none" w:sz="0" w:space="0" w:color="auto"/>
            <w:right w:val="none" w:sz="0" w:space="0" w:color="auto"/>
          </w:divBdr>
        </w:div>
      </w:divsChild>
    </w:div>
    <w:div w:id="20715494">
      <w:bodyDiv w:val="1"/>
      <w:marLeft w:val="0"/>
      <w:marRight w:val="0"/>
      <w:marTop w:val="0"/>
      <w:marBottom w:val="0"/>
      <w:divBdr>
        <w:top w:val="none" w:sz="0" w:space="0" w:color="auto"/>
        <w:left w:val="none" w:sz="0" w:space="0" w:color="auto"/>
        <w:bottom w:val="none" w:sz="0" w:space="0" w:color="auto"/>
        <w:right w:val="none" w:sz="0" w:space="0" w:color="auto"/>
      </w:divBdr>
      <w:divsChild>
        <w:div w:id="826019467">
          <w:marLeft w:val="0"/>
          <w:marRight w:val="0"/>
          <w:marTop w:val="0"/>
          <w:marBottom w:val="0"/>
          <w:divBdr>
            <w:top w:val="none" w:sz="0" w:space="0" w:color="auto"/>
            <w:left w:val="none" w:sz="0" w:space="0" w:color="auto"/>
            <w:bottom w:val="none" w:sz="0" w:space="0" w:color="auto"/>
            <w:right w:val="none" w:sz="0" w:space="0" w:color="auto"/>
          </w:divBdr>
          <w:divsChild>
            <w:div w:id="198516604">
              <w:marLeft w:val="0"/>
              <w:marRight w:val="0"/>
              <w:marTop w:val="0"/>
              <w:marBottom w:val="0"/>
              <w:divBdr>
                <w:top w:val="none" w:sz="0" w:space="0" w:color="auto"/>
                <w:left w:val="none" w:sz="0" w:space="0" w:color="auto"/>
                <w:bottom w:val="none" w:sz="0" w:space="0" w:color="auto"/>
                <w:right w:val="none" w:sz="0" w:space="0" w:color="auto"/>
              </w:divBdr>
            </w:div>
            <w:div w:id="300572303">
              <w:marLeft w:val="0"/>
              <w:marRight w:val="0"/>
              <w:marTop w:val="0"/>
              <w:marBottom w:val="0"/>
              <w:divBdr>
                <w:top w:val="none" w:sz="0" w:space="0" w:color="auto"/>
                <w:left w:val="none" w:sz="0" w:space="0" w:color="auto"/>
                <w:bottom w:val="none" w:sz="0" w:space="0" w:color="auto"/>
                <w:right w:val="none" w:sz="0" w:space="0" w:color="auto"/>
              </w:divBdr>
            </w:div>
            <w:div w:id="180835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3469">
      <w:bodyDiv w:val="1"/>
      <w:marLeft w:val="0"/>
      <w:marRight w:val="0"/>
      <w:marTop w:val="0"/>
      <w:marBottom w:val="0"/>
      <w:divBdr>
        <w:top w:val="none" w:sz="0" w:space="0" w:color="auto"/>
        <w:left w:val="none" w:sz="0" w:space="0" w:color="auto"/>
        <w:bottom w:val="none" w:sz="0" w:space="0" w:color="auto"/>
        <w:right w:val="none" w:sz="0" w:space="0" w:color="auto"/>
      </w:divBdr>
    </w:div>
    <w:div w:id="22021029">
      <w:bodyDiv w:val="1"/>
      <w:marLeft w:val="0"/>
      <w:marRight w:val="0"/>
      <w:marTop w:val="0"/>
      <w:marBottom w:val="0"/>
      <w:divBdr>
        <w:top w:val="none" w:sz="0" w:space="0" w:color="auto"/>
        <w:left w:val="none" w:sz="0" w:space="0" w:color="auto"/>
        <w:bottom w:val="none" w:sz="0" w:space="0" w:color="auto"/>
        <w:right w:val="none" w:sz="0" w:space="0" w:color="auto"/>
      </w:divBdr>
    </w:div>
    <w:div w:id="22097327">
      <w:bodyDiv w:val="1"/>
      <w:marLeft w:val="0"/>
      <w:marRight w:val="0"/>
      <w:marTop w:val="0"/>
      <w:marBottom w:val="0"/>
      <w:divBdr>
        <w:top w:val="none" w:sz="0" w:space="0" w:color="auto"/>
        <w:left w:val="none" w:sz="0" w:space="0" w:color="auto"/>
        <w:bottom w:val="none" w:sz="0" w:space="0" w:color="auto"/>
        <w:right w:val="none" w:sz="0" w:space="0" w:color="auto"/>
      </w:divBdr>
    </w:div>
    <w:div w:id="22445740">
      <w:bodyDiv w:val="1"/>
      <w:marLeft w:val="0"/>
      <w:marRight w:val="0"/>
      <w:marTop w:val="0"/>
      <w:marBottom w:val="0"/>
      <w:divBdr>
        <w:top w:val="none" w:sz="0" w:space="0" w:color="auto"/>
        <w:left w:val="none" w:sz="0" w:space="0" w:color="auto"/>
        <w:bottom w:val="none" w:sz="0" w:space="0" w:color="auto"/>
        <w:right w:val="none" w:sz="0" w:space="0" w:color="auto"/>
      </w:divBdr>
    </w:div>
    <w:div w:id="22748265">
      <w:bodyDiv w:val="1"/>
      <w:marLeft w:val="0"/>
      <w:marRight w:val="0"/>
      <w:marTop w:val="0"/>
      <w:marBottom w:val="0"/>
      <w:divBdr>
        <w:top w:val="none" w:sz="0" w:space="0" w:color="auto"/>
        <w:left w:val="none" w:sz="0" w:space="0" w:color="auto"/>
        <w:bottom w:val="none" w:sz="0" w:space="0" w:color="auto"/>
        <w:right w:val="none" w:sz="0" w:space="0" w:color="auto"/>
      </w:divBdr>
      <w:divsChild>
        <w:div w:id="211693015">
          <w:marLeft w:val="360"/>
          <w:marRight w:val="0"/>
          <w:marTop w:val="200"/>
          <w:marBottom w:val="0"/>
          <w:divBdr>
            <w:top w:val="none" w:sz="0" w:space="0" w:color="auto"/>
            <w:left w:val="none" w:sz="0" w:space="0" w:color="auto"/>
            <w:bottom w:val="none" w:sz="0" w:space="0" w:color="auto"/>
            <w:right w:val="none" w:sz="0" w:space="0" w:color="auto"/>
          </w:divBdr>
        </w:div>
        <w:div w:id="260379862">
          <w:marLeft w:val="360"/>
          <w:marRight w:val="0"/>
          <w:marTop w:val="200"/>
          <w:marBottom w:val="0"/>
          <w:divBdr>
            <w:top w:val="none" w:sz="0" w:space="0" w:color="auto"/>
            <w:left w:val="none" w:sz="0" w:space="0" w:color="auto"/>
            <w:bottom w:val="none" w:sz="0" w:space="0" w:color="auto"/>
            <w:right w:val="none" w:sz="0" w:space="0" w:color="auto"/>
          </w:divBdr>
        </w:div>
        <w:div w:id="300967967">
          <w:marLeft w:val="360"/>
          <w:marRight w:val="0"/>
          <w:marTop w:val="200"/>
          <w:marBottom w:val="0"/>
          <w:divBdr>
            <w:top w:val="none" w:sz="0" w:space="0" w:color="auto"/>
            <w:left w:val="none" w:sz="0" w:space="0" w:color="auto"/>
            <w:bottom w:val="none" w:sz="0" w:space="0" w:color="auto"/>
            <w:right w:val="none" w:sz="0" w:space="0" w:color="auto"/>
          </w:divBdr>
        </w:div>
        <w:div w:id="322198095">
          <w:marLeft w:val="1080"/>
          <w:marRight w:val="0"/>
          <w:marTop w:val="100"/>
          <w:marBottom w:val="0"/>
          <w:divBdr>
            <w:top w:val="none" w:sz="0" w:space="0" w:color="auto"/>
            <w:left w:val="none" w:sz="0" w:space="0" w:color="auto"/>
            <w:bottom w:val="none" w:sz="0" w:space="0" w:color="auto"/>
            <w:right w:val="none" w:sz="0" w:space="0" w:color="auto"/>
          </w:divBdr>
        </w:div>
        <w:div w:id="525413267">
          <w:marLeft w:val="360"/>
          <w:marRight w:val="0"/>
          <w:marTop w:val="200"/>
          <w:marBottom w:val="0"/>
          <w:divBdr>
            <w:top w:val="none" w:sz="0" w:space="0" w:color="auto"/>
            <w:left w:val="none" w:sz="0" w:space="0" w:color="auto"/>
            <w:bottom w:val="none" w:sz="0" w:space="0" w:color="auto"/>
            <w:right w:val="none" w:sz="0" w:space="0" w:color="auto"/>
          </w:divBdr>
        </w:div>
        <w:div w:id="527136747">
          <w:marLeft w:val="360"/>
          <w:marRight w:val="0"/>
          <w:marTop w:val="200"/>
          <w:marBottom w:val="0"/>
          <w:divBdr>
            <w:top w:val="none" w:sz="0" w:space="0" w:color="auto"/>
            <w:left w:val="none" w:sz="0" w:space="0" w:color="auto"/>
            <w:bottom w:val="none" w:sz="0" w:space="0" w:color="auto"/>
            <w:right w:val="none" w:sz="0" w:space="0" w:color="auto"/>
          </w:divBdr>
        </w:div>
        <w:div w:id="608585841">
          <w:marLeft w:val="1800"/>
          <w:marRight w:val="0"/>
          <w:marTop w:val="100"/>
          <w:marBottom w:val="0"/>
          <w:divBdr>
            <w:top w:val="none" w:sz="0" w:space="0" w:color="auto"/>
            <w:left w:val="none" w:sz="0" w:space="0" w:color="auto"/>
            <w:bottom w:val="none" w:sz="0" w:space="0" w:color="auto"/>
            <w:right w:val="none" w:sz="0" w:space="0" w:color="auto"/>
          </w:divBdr>
        </w:div>
        <w:div w:id="810440523">
          <w:marLeft w:val="360"/>
          <w:marRight w:val="0"/>
          <w:marTop w:val="200"/>
          <w:marBottom w:val="0"/>
          <w:divBdr>
            <w:top w:val="none" w:sz="0" w:space="0" w:color="auto"/>
            <w:left w:val="none" w:sz="0" w:space="0" w:color="auto"/>
            <w:bottom w:val="none" w:sz="0" w:space="0" w:color="auto"/>
            <w:right w:val="none" w:sz="0" w:space="0" w:color="auto"/>
          </w:divBdr>
        </w:div>
        <w:div w:id="1306854893">
          <w:marLeft w:val="360"/>
          <w:marRight w:val="0"/>
          <w:marTop w:val="200"/>
          <w:marBottom w:val="0"/>
          <w:divBdr>
            <w:top w:val="none" w:sz="0" w:space="0" w:color="auto"/>
            <w:left w:val="none" w:sz="0" w:space="0" w:color="auto"/>
            <w:bottom w:val="none" w:sz="0" w:space="0" w:color="auto"/>
            <w:right w:val="none" w:sz="0" w:space="0" w:color="auto"/>
          </w:divBdr>
        </w:div>
        <w:div w:id="1418134340">
          <w:marLeft w:val="360"/>
          <w:marRight w:val="0"/>
          <w:marTop w:val="200"/>
          <w:marBottom w:val="0"/>
          <w:divBdr>
            <w:top w:val="none" w:sz="0" w:space="0" w:color="auto"/>
            <w:left w:val="none" w:sz="0" w:space="0" w:color="auto"/>
            <w:bottom w:val="none" w:sz="0" w:space="0" w:color="auto"/>
            <w:right w:val="none" w:sz="0" w:space="0" w:color="auto"/>
          </w:divBdr>
        </w:div>
        <w:div w:id="1432511832">
          <w:marLeft w:val="1800"/>
          <w:marRight w:val="0"/>
          <w:marTop w:val="100"/>
          <w:marBottom w:val="0"/>
          <w:divBdr>
            <w:top w:val="none" w:sz="0" w:space="0" w:color="auto"/>
            <w:left w:val="none" w:sz="0" w:space="0" w:color="auto"/>
            <w:bottom w:val="none" w:sz="0" w:space="0" w:color="auto"/>
            <w:right w:val="none" w:sz="0" w:space="0" w:color="auto"/>
          </w:divBdr>
        </w:div>
        <w:div w:id="1538077790">
          <w:marLeft w:val="1080"/>
          <w:marRight w:val="0"/>
          <w:marTop w:val="100"/>
          <w:marBottom w:val="0"/>
          <w:divBdr>
            <w:top w:val="none" w:sz="0" w:space="0" w:color="auto"/>
            <w:left w:val="none" w:sz="0" w:space="0" w:color="auto"/>
            <w:bottom w:val="none" w:sz="0" w:space="0" w:color="auto"/>
            <w:right w:val="none" w:sz="0" w:space="0" w:color="auto"/>
          </w:divBdr>
        </w:div>
        <w:div w:id="1651708969">
          <w:marLeft w:val="360"/>
          <w:marRight w:val="0"/>
          <w:marTop w:val="200"/>
          <w:marBottom w:val="0"/>
          <w:divBdr>
            <w:top w:val="none" w:sz="0" w:space="0" w:color="auto"/>
            <w:left w:val="none" w:sz="0" w:space="0" w:color="auto"/>
            <w:bottom w:val="none" w:sz="0" w:space="0" w:color="auto"/>
            <w:right w:val="none" w:sz="0" w:space="0" w:color="auto"/>
          </w:divBdr>
        </w:div>
        <w:div w:id="1763649128">
          <w:marLeft w:val="2520"/>
          <w:marRight w:val="0"/>
          <w:marTop w:val="100"/>
          <w:marBottom w:val="0"/>
          <w:divBdr>
            <w:top w:val="none" w:sz="0" w:space="0" w:color="auto"/>
            <w:left w:val="none" w:sz="0" w:space="0" w:color="auto"/>
            <w:bottom w:val="none" w:sz="0" w:space="0" w:color="auto"/>
            <w:right w:val="none" w:sz="0" w:space="0" w:color="auto"/>
          </w:divBdr>
        </w:div>
        <w:div w:id="2032997455">
          <w:marLeft w:val="360"/>
          <w:marRight w:val="0"/>
          <w:marTop w:val="200"/>
          <w:marBottom w:val="0"/>
          <w:divBdr>
            <w:top w:val="none" w:sz="0" w:space="0" w:color="auto"/>
            <w:left w:val="none" w:sz="0" w:space="0" w:color="auto"/>
            <w:bottom w:val="none" w:sz="0" w:space="0" w:color="auto"/>
            <w:right w:val="none" w:sz="0" w:space="0" w:color="auto"/>
          </w:divBdr>
        </w:div>
        <w:div w:id="2066680089">
          <w:marLeft w:val="360"/>
          <w:marRight w:val="0"/>
          <w:marTop w:val="200"/>
          <w:marBottom w:val="0"/>
          <w:divBdr>
            <w:top w:val="none" w:sz="0" w:space="0" w:color="auto"/>
            <w:left w:val="none" w:sz="0" w:space="0" w:color="auto"/>
            <w:bottom w:val="none" w:sz="0" w:space="0" w:color="auto"/>
            <w:right w:val="none" w:sz="0" w:space="0" w:color="auto"/>
          </w:divBdr>
        </w:div>
      </w:divsChild>
    </w:div>
    <w:div w:id="22823454">
      <w:bodyDiv w:val="1"/>
      <w:marLeft w:val="0"/>
      <w:marRight w:val="0"/>
      <w:marTop w:val="0"/>
      <w:marBottom w:val="0"/>
      <w:divBdr>
        <w:top w:val="none" w:sz="0" w:space="0" w:color="auto"/>
        <w:left w:val="none" w:sz="0" w:space="0" w:color="auto"/>
        <w:bottom w:val="none" w:sz="0" w:space="0" w:color="auto"/>
        <w:right w:val="none" w:sz="0" w:space="0" w:color="auto"/>
      </w:divBdr>
      <w:divsChild>
        <w:div w:id="1423604041">
          <w:marLeft w:val="547"/>
          <w:marRight w:val="0"/>
          <w:marTop w:val="154"/>
          <w:marBottom w:val="0"/>
          <w:divBdr>
            <w:top w:val="none" w:sz="0" w:space="0" w:color="auto"/>
            <w:left w:val="none" w:sz="0" w:space="0" w:color="auto"/>
            <w:bottom w:val="none" w:sz="0" w:space="0" w:color="auto"/>
            <w:right w:val="none" w:sz="0" w:space="0" w:color="auto"/>
          </w:divBdr>
        </w:div>
      </w:divsChild>
    </w:div>
    <w:div w:id="22946024">
      <w:bodyDiv w:val="1"/>
      <w:marLeft w:val="0"/>
      <w:marRight w:val="0"/>
      <w:marTop w:val="0"/>
      <w:marBottom w:val="0"/>
      <w:divBdr>
        <w:top w:val="none" w:sz="0" w:space="0" w:color="auto"/>
        <w:left w:val="none" w:sz="0" w:space="0" w:color="auto"/>
        <w:bottom w:val="none" w:sz="0" w:space="0" w:color="auto"/>
        <w:right w:val="none" w:sz="0" w:space="0" w:color="auto"/>
      </w:divBdr>
    </w:div>
    <w:div w:id="23137725">
      <w:bodyDiv w:val="1"/>
      <w:marLeft w:val="0"/>
      <w:marRight w:val="0"/>
      <w:marTop w:val="0"/>
      <w:marBottom w:val="0"/>
      <w:divBdr>
        <w:top w:val="none" w:sz="0" w:space="0" w:color="auto"/>
        <w:left w:val="none" w:sz="0" w:space="0" w:color="auto"/>
        <w:bottom w:val="none" w:sz="0" w:space="0" w:color="auto"/>
        <w:right w:val="none" w:sz="0" w:space="0" w:color="auto"/>
      </w:divBdr>
    </w:div>
    <w:div w:id="24137706">
      <w:bodyDiv w:val="1"/>
      <w:marLeft w:val="0"/>
      <w:marRight w:val="0"/>
      <w:marTop w:val="0"/>
      <w:marBottom w:val="0"/>
      <w:divBdr>
        <w:top w:val="none" w:sz="0" w:space="0" w:color="auto"/>
        <w:left w:val="none" w:sz="0" w:space="0" w:color="auto"/>
        <w:bottom w:val="none" w:sz="0" w:space="0" w:color="auto"/>
        <w:right w:val="none" w:sz="0" w:space="0" w:color="auto"/>
      </w:divBdr>
      <w:divsChild>
        <w:div w:id="461193294">
          <w:marLeft w:val="1800"/>
          <w:marRight w:val="0"/>
          <w:marTop w:val="86"/>
          <w:marBottom w:val="0"/>
          <w:divBdr>
            <w:top w:val="none" w:sz="0" w:space="0" w:color="auto"/>
            <w:left w:val="none" w:sz="0" w:space="0" w:color="auto"/>
            <w:bottom w:val="none" w:sz="0" w:space="0" w:color="auto"/>
            <w:right w:val="none" w:sz="0" w:space="0" w:color="auto"/>
          </w:divBdr>
        </w:div>
        <w:div w:id="782067776">
          <w:marLeft w:val="547"/>
          <w:marRight w:val="0"/>
          <w:marTop w:val="115"/>
          <w:marBottom w:val="0"/>
          <w:divBdr>
            <w:top w:val="none" w:sz="0" w:space="0" w:color="auto"/>
            <w:left w:val="none" w:sz="0" w:space="0" w:color="auto"/>
            <w:bottom w:val="none" w:sz="0" w:space="0" w:color="auto"/>
            <w:right w:val="none" w:sz="0" w:space="0" w:color="auto"/>
          </w:divBdr>
        </w:div>
        <w:div w:id="957839683">
          <w:marLeft w:val="1166"/>
          <w:marRight w:val="0"/>
          <w:marTop w:val="96"/>
          <w:marBottom w:val="0"/>
          <w:divBdr>
            <w:top w:val="none" w:sz="0" w:space="0" w:color="auto"/>
            <w:left w:val="none" w:sz="0" w:space="0" w:color="auto"/>
            <w:bottom w:val="none" w:sz="0" w:space="0" w:color="auto"/>
            <w:right w:val="none" w:sz="0" w:space="0" w:color="auto"/>
          </w:divBdr>
        </w:div>
        <w:div w:id="994340101">
          <w:marLeft w:val="1166"/>
          <w:marRight w:val="0"/>
          <w:marTop w:val="96"/>
          <w:marBottom w:val="0"/>
          <w:divBdr>
            <w:top w:val="none" w:sz="0" w:space="0" w:color="auto"/>
            <w:left w:val="none" w:sz="0" w:space="0" w:color="auto"/>
            <w:bottom w:val="none" w:sz="0" w:space="0" w:color="auto"/>
            <w:right w:val="none" w:sz="0" w:space="0" w:color="auto"/>
          </w:divBdr>
        </w:div>
        <w:div w:id="1189640154">
          <w:marLeft w:val="547"/>
          <w:marRight w:val="0"/>
          <w:marTop w:val="115"/>
          <w:marBottom w:val="0"/>
          <w:divBdr>
            <w:top w:val="none" w:sz="0" w:space="0" w:color="auto"/>
            <w:left w:val="none" w:sz="0" w:space="0" w:color="auto"/>
            <w:bottom w:val="none" w:sz="0" w:space="0" w:color="auto"/>
            <w:right w:val="none" w:sz="0" w:space="0" w:color="auto"/>
          </w:divBdr>
        </w:div>
        <w:div w:id="1425226851">
          <w:marLeft w:val="1166"/>
          <w:marRight w:val="0"/>
          <w:marTop w:val="96"/>
          <w:marBottom w:val="0"/>
          <w:divBdr>
            <w:top w:val="none" w:sz="0" w:space="0" w:color="auto"/>
            <w:left w:val="none" w:sz="0" w:space="0" w:color="auto"/>
            <w:bottom w:val="none" w:sz="0" w:space="0" w:color="auto"/>
            <w:right w:val="none" w:sz="0" w:space="0" w:color="auto"/>
          </w:divBdr>
        </w:div>
        <w:div w:id="1619949431">
          <w:marLeft w:val="1166"/>
          <w:marRight w:val="0"/>
          <w:marTop w:val="96"/>
          <w:marBottom w:val="0"/>
          <w:divBdr>
            <w:top w:val="none" w:sz="0" w:space="0" w:color="auto"/>
            <w:left w:val="none" w:sz="0" w:space="0" w:color="auto"/>
            <w:bottom w:val="none" w:sz="0" w:space="0" w:color="auto"/>
            <w:right w:val="none" w:sz="0" w:space="0" w:color="auto"/>
          </w:divBdr>
        </w:div>
        <w:div w:id="1658999818">
          <w:marLeft w:val="1166"/>
          <w:marRight w:val="0"/>
          <w:marTop w:val="96"/>
          <w:marBottom w:val="0"/>
          <w:divBdr>
            <w:top w:val="none" w:sz="0" w:space="0" w:color="auto"/>
            <w:left w:val="none" w:sz="0" w:space="0" w:color="auto"/>
            <w:bottom w:val="none" w:sz="0" w:space="0" w:color="auto"/>
            <w:right w:val="none" w:sz="0" w:space="0" w:color="auto"/>
          </w:divBdr>
        </w:div>
        <w:div w:id="1736932262">
          <w:marLeft w:val="1166"/>
          <w:marRight w:val="0"/>
          <w:marTop w:val="96"/>
          <w:marBottom w:val="0"/>
          <w:divBdr>
            <w:top w:val="none" w:sz="0" w:space="0" w:color="auto"/>
            <w:left w:val="none" w:sz="0" w:space="0" w:color="auto"/>
            <w:bottom w:val="none" w:sz="0" w:space="0" w:color="auto"/>
            <w:right w:val="none" w:sz="0" w:space="0" w:color="auto"/>
          </w:divBdr>
        </w:div>
      </w:divsChild>
    </w:div>
    <w:div w:id="25638132">
      <w:bodyDiv w:val="1"/>
      <w:marLeft w:val="0"/>
      <w:marRight w:val="0"/>
      <w:marTop w:val="0"/>
      <w:marBottom w:val="0"/>
      <w:divBdr>
        <w:top w:val="none" w:sz="0" w:space="0" w:color="auto"/>
        <w:left w:val="none" w:sz="0" w:space="0" w:color="auto"/>
        <w:bottom w:val="none" w:sz="0" w:space="0" w:color="auto"/>
        <w:right w:val="none" w:sz="0" w:space="0" w:color="auto"/>
      </w:divBdr>
    </w:div>
    <w:div w:id="25713295">
      <w:bodyDiv w:val="1"/>
      <w:marLeft w:val="0"/>
      <w:marRight w:val="0"/>
      <w:marTop w:val="0"/>
      <w:marBottom w:val="0"/>
      <w:divBdr>
        <w:top w:val="none" w:sz="0" w:space="0" w:color="auto"/>
        <w:left w:val="none" w:sz="0" w:space="0" w:color="auto"/>
        <w:bottom w:val="none" w:sz="0" w:space="0" w:color="auto"/>
        <w:right w:val="none" w:sz="0" w:space="0" w:color="auto"/>
      </w:divBdr>
      <w:divsChild>
        <w:div w:id="608662850">
          <w:marLeft w:val="360"/>
          <w:marRight w:val="0"/>
          <w:marTop w:val="200"/>
          <w:marBottom w:val="0"/>
          <w:divBdr>
            <w:top w:val="none" w:sz="0" w:space="0" w:color="auto"/>
            <w:left w:val="none" w:sz="0" w:space="0" w:color="auto"/>
            <w:bottom w:val="none" w:sz="0" w:space="0" w:color="auto"/>
            <w:right w:val="none" w:sz="0" w:space="0" w:color="auto"/>
          </w:divBdr>
        </w:div>
        <w:div w:id="1207064298">
          <w:marLeft w:val="360"/>
          <w:marRight w:val="0"/>
          <w:marTop w:val="200"/>
          <w:marBottom w:val="0"/>
          <w:divBdr>
            <w:top w:val="none" w:sz="0" w:space="0" w:color="auto"/>
            <w:left w:val="none" w:sz="0" w:space="0" w:color="auto"/>
            <w:bottom w:val="none" w:sz="0" w:space="0" w:color="auto"/>
            <w:right w:val="none" w:sz="0" w:space="0" w:color="auto"/>
          </w:divBdr>
        </w:div>
      </w:divsChild>
    </w:div>
    <w:div w:id="26149376">
      <w:bodyDiv w:val="1"/>
      <w:marLeft w:val="0"/>
      <w:marRight w:val="0"/>
      <w:marTop w:val="0"/>
      <w:marBottom w:val="0"/>
      <w:divBdr>
        <w:top w:val="none" w:sz="0" w:space="0" w:color="auto"/>
        <w:left w:val="none" w:sz="0" w:space="0" w:color="auto"/>
        <w:bottom w:val="none" w:sz="0" w:space="0" w:color="auto"/>
        <w:right w:val="none" w:sz="0" w:space="0" w:color="auto"/>
      </w:divBdr>
    </w:div>
    <w:div w:id="26416373">
      <w:bodyDiv w:val="1"/>
      <w:marLeft w:val="0"/>
      <w:marRight w:val="0"/>
      <w:marTop w:val="0"/>
      <w:marBottom w:val="0"/>
      <w:divBdr>
        <w:top w:val="none" w:sz="0" w:space="0" w:color="auto"/>
        <w:left w:val="none" w:sz="0" w:space="0" w:color="auto"/>
        <w:bottom w:val="none" w:sz="0" w:space="0" w:color="auto"/>
        <w:right w:val="none" w:sz="0" w:space="0" w:color="auto"/>
      </w:divBdr>
    </w:div>
    <w:div w:id="26639221">
      <w:bodyDiv w:val="1"/>
      <w:marLeft w:val="0"/>
      <w:marRight w:val="0"/>
      <w:marTop w:val="0"/>
      <w:marBottom w:val="0"/>
      <w:divBdr>
        <w:top w:val="none" w:sz="0" w:space="0" w:color="auto"/>
        <w:left w:val="none" w:sz="0" w:space="0" w:color="auto"/>
        <w:bottom w:val="none" w:sz="0" w:space="0" w:color="auto"/>
        <w:right w:val="none" w:sz="0" w:space="0" w:color="auto"/>
      </w:divBdr>
    </w:div>
    <w:div w:id="26954959">
      <w:bodyDiv w:val="1"/>
      <w:marLeft w:val="0"/>
      <w:marRight w:val="0"/>
      <w:marTop w:val="0"/>
      <w:marBottom w:val="0"/>
      <w:divBdr>
        <w:top w:val="none" w:sz="0" w:space="0" w:color="auto"/>
        <w:left w:val="none" w:sz="0" w:space="0" w:color="auto"/>
        <w:bottom w:val="none" w:sz="0" w:space="0" w:color="auto"/>
        <w:right w:val="none" w:sz="0" w:space="0" w:color="auto"/>
      </w:divBdr>
    </w:div>
    <w:div w:id="27219201">
      <w:bodyDiv w:val="1"/>
      <w:marLeft w:val="0"/>
      <w:marRight w:val="0"/>
      <w:marTop w:val="0"/>
      <w:marBottom w:val="0"/>
      <w:divBdr>
        <w:top w:val="none" w:sz="0" w:space="0" w:color="auto"/>
        <w:left w:val="none" w:sz="0" w:space="0" w:color="auto"/>
        <w:bottom w:val="none" w:sz="0" w:space="0" w:color="auto"/>
        <w:right w:val="none" w:sz="0" w:space="0" w:color="auto"/>
      </w:divBdr>
    </w:div>
    <w:div w:id="27339959">
      <w:bodyDiv w:val="1"/>
      <w:marLeft w:val="0"/>
      <w:marRight w:val="0"/>
      <w:marTop w:val="0"/>
      <w:marBottom w:val="0"/>
      <w:divBdr>
        <w:top w:val="none" w:sz="0" w:space="0" w:color="auto"/>
        <w:left w:val="none" w:sz="0" w:space="0" w:color="auto"/>
        <w:bottom w:val="none" w:sz="0" w:space="0" w:color="auto"/>
        <w:right w:val="none" w:sz="0" w:space="0" w:color="auto"/>
      </w:divBdr>
    </w:div>
    <w:div w:id="27488566">
      <w:bodyDiv w:val="1"/>
      <w:marLeft w:val="0"/>
      <w:marRight w:val="0"/>
      <w:marTop w:val="0"/>
      <w:marBottom w:val="0"/>
      <w:divBdr>
        <w:top w:val="none" w:sz="0" w:space="0" w:color="auto"/>
        <w:left w:val="none" w:sz="0" w:space="0" w:color="auto"/>
        <w:bottom w:val="none" w:sz="0" w:space="0" w:color="auto"/>
        <w:right w:val="none" w:sz="0" w:space="0" w:color="auto"/>
      </w:divBdr>
    </w:div>
    <w:div w:id="28337766">
      <w:bodyDiv w:val="1"/>
      <w:marLeft w:val="0"/>
      <w:marRight w:val="0"/>
      <w:marTop w:val="0"/>
      <w:marBottom w:val="0"/>
      <w:divBdr>
        <w:top w:val="none" w:sz="0" w:space="0" w:color="auto"/>
        <w:left w:val="none" w:sz="0" w:space="0" w:color="auto"/>
        <w:bottom w:val="none" w:sz="0" w:space="0" w:color="auto"/>
        <w:right w:val="none" w:sz="0" w:space="0" w:color="auto"/>
      </w:divBdr>
    </w:div>
    <w:div w:id="28531955">
      <w:bodyDiv w:val="1"/>
      <w:marLeft w:val="0"/>
      <w:marRight w:val="0"/>
      <w:marTop w:val="0"/>
      <w:marBottom w:val="0"/>
      <w:divBdr>
        <w:top w:val="none" w:sz="0" w:space="0" w:color="auto"/>
        <w:left w:val="none" w:sz="0" w:space="0" w:color="auto"/>
        <w:bottom w:val="none" w:sz="0" w:space="0" w:color="auto"/>
        <w:right w:val="none" w:sz="0" w:space="0" w:color="auto"/>
      </w:divBdr>
    </w:div>
    <w:div w:id="28847796">
      <w:bodyDiv w:val="1"/>
      <w:marLeft w:val="0"/>
      <w:marRight w:val="0"/>
      <w:marTop w:val="0"/>
      <w:marBottom w:val="0"/>
      <w:divBdr>
        <w:top w:val="none" w:sz="0" w:space="0" w:color="auto"/>
        <w:left w:val="none" w:sz="0" w:space="0" w:color="auto"/>
        <w:bottom w:val="none" w:sz="0" w:space="0" w:color="auto"/>
        <w:right w:val="none" w:sz="0" w:space="0" w:color="auto"/>
      </w:divBdr>
      <w:divsChild>
        <w:div w:id="1167163251">
          <w:marLeft w:val="547"/>
          <w:marRight w:val="0"/>
          <w:marTop w:val="134"/>
          <w:marBottom w:val="0"/>
          <w:divBdr>
            <w:top w:val="none" w:sz="0" w:space="0" w:color="auto"/>
            <w:left w:val="none" w:sz="0" w:space="0" w:color="auto"/>
            <w:bottom w:val="none" w:sz="0" w:space="0" w:color="auto"/>
            <w:right w:val="none" w:sz="0" w:space="0" w:color="auto"/>
          </w:divBdr>
        </w:div>
        <w:div w:id="1309900509">
          <w:marLeft w:val="547"/>
          <w:marRight w:val="0"/>
          <w:marTop w:val="134"/>
          <w:marBottom w:val="0"/>
          <w:divBdr>
            <w:top w:val="none" w:sz="0" w:space="0" w:color="auto"/>
            <w:left w:val="none" w:sz="0" w:space="0" w:color="auto"/>
            <w:bottom w:val="none" w:sz="0" w:space="0" w:color="auto"/>
            <w:right w:val="none" w:sz="0" w:space="0" w:color="auto"/>
          </w:divBdr>
        </w:div>
        <w:div w:id="2002805721">
          <w:marLeft w:val="547"/>
          <w:marRight w:val="0"/>
          <w:marTop w:val="134"/>
          <w:marBottom w:val="0"/>
          <w:divBdr>
            <w:top w:val="none" w:sz="0" w:space="0" w:color="auto"/>
            <w:left w:val="none" w:sz="0" w:space="0" w:color="auto"/>
            <w:bottom w:val="none" w:sz="0" w:space="0" w:color="auto"/>
            <w:right w:val="none" w:sz="0" w:space="0" w:color="auto"/>
          </w:divBdr>
        </w:div>
      </w:divsChild>
    </w:div>
    <w:div w:id="29302895">
      <w:bodyDiv w:val="1"/>
      <w:marLeft w:val="0"/>
      <w:marRight w:val="0"/>
      <w:marTop w:val="0"/>
      <w:marBottom w:val="0"/>
      <w:divBdr>
        <w:top w:val="none" w:sz="0" w:space="0" w:color="auto"/>
        <w:left w:val="none" w:sz="0" w:space="0" w:color="auto"/>
        <w:bottom w:val="none" w:sz="0" w:space="0" w:color="auto"/>
        <w:right w:val="none" w:sz="0" w:space="0" w:color="auto"/>
      </w:divBdr>
    </w:div>
    <w:div w:id="29962377">
      <w:bodyDiv w:val="1"/>
      <w:marLeft w:val="0"/>
      <w:marRight w:val="0"/>
      <w:marTop w:val="0"/>
      <w:marBottom w:val="0"/>
      <w:divBdr>
        <w:top w:val="none" w:sz="0" w:space="0" w:color="auto"/>
        <w:left w:val="none" w:sz="0" w:space="0" w:color="auto"/>
        <w:bottom w:val="none" w:sz="0" w:space="0" w:color="auto"/>
        <w:right w:val="none" w:sz="0" w:space="0" w:color="auto"/>
      </w:divBdr>
      <w:divsChild>
        <w:div w:id="438332888">
          <w:marLeft w:val="547"/>
          <w:marRight w:val="0"/>
          <w:marTop w:val="96"/>
          <w:marBottom w:val="0"/>
          <w:divBdr>
            <w:top w:val="none" w:sz="0" w:space="0" w:color="auto"/>
            <w:left w:val="none" w:sz="0" w:space="0" w:color="auto"/>
            <w:bottom w:val="none" w:sz="0" w:space="0" w:color="auto"/>
            <w:right w:val="none" w:sz="0" w:space="0" w:color="auto"/>
          </w:divBdr>
        </w:div>
        <w:div w:id="517354880">
          <w:marLeft w:val="1166"/>
          <w:marRight w:val="0"/>
          <w:marTop w:val="77"/>
          <w:marBottom w:val="0"/>
          <w:divBdr>
            <w:top w:val="none" w:sz="0" w:space="0" w:color="auto"/>
            <w:left w:val="none" w:sz="0" w:space="0" w:color="auto"/>
            <w:bottom w:val="none" w:sz="0" w:space="0" w:color="auto"/>
            <w:right w:val="none" w:sz="0" w:space="0" w:color="auto"/>
          </w:divBdr>
        </w:div>
        <w:div w:id="1325550856">
          <w:marLeft w:val="1166"/>
          <w:marRight w:val="0"/>
          <w:marTop w:val="77"/>
          <w:marBottom w:val="0"/>
          <w:divBdr>
            <w:top w:val="none" w:sz="0" w:space="0" w:color="auto"/>
            <w:left w:val="none" w:sz="0" w:space="0" w:color="auto"/>
            <w:bottom w:val="none" w:sz="0" w:space="0" w:color="auto"/>
            <w:right w:val="none" w:sz="0" w:space="0" w:color="auto"/>
          </w:divBdr>
        </w:div>
        <w:div w:id="1687057600">
          <w:marLeft w:val="547"/>
          <w:marRight w:val="0"/>
          <w:marTop w:val="96"/>
          <w:marBottom w:val="0"/>
          <w:divBdr>
            <w:top w:val="none" w:sz="0" w:space="0" w:color="auto"/>
            <w:left w:val="none" w:sz="0" w:space="0" w:color="auto"/>
            <w:bottom w:val="none" w:sz="0" w:space="0" w:color="auto"/>
            <w:right w:val="none" w:sz="0" w:space="0" w:color="auto"/>
          </w:divBdr>
        </w:div>
      </w:divsChild>
    </w:div>
    <w:div w:id="30351381">
      <w:bodyDiv w:val="1"/>
      <w:marLeft w:val="0"/>
      <w:marRight w:val="0"/>
      <w:marTop w:val="0"/>
      <w:marBottom w:val="0"/>
      <w:divBdr>
        <w:top w:val="none" w:sz="0" w:space="0" w:color="auto"/>
        <w:left w:val="none" w:sz="0" w:space="0" w:color="auto"/>
        <w:bottom w:val="none" w:sz="0" w:space="0" w:color="auto"/>
        <w:right w:val="none" w:sz="0" w:space="0" w:color="auto"/>
      </w:divBdr>
    </w:div>
    <w:div w:id="30887987">
      <w:bodyDiv w:val="1"/>
      <w:marLeft w:val="0"/>
      <w:marRight w:val="0"/>
      <w:marTop w:val="0"/>
      <w:marBottom w:val="0"/>
      <w:divBdr>
        <w:top w:val="none" w:sz="0" w:space="0" w:color="auto"/>
        <w:left w:val="none" w:sz="0" w:space="0" w:color="auto"/>
        <w:bottom w:val="none" w:sz="0" w:space="0" w:color="auto"/>
        <w:right w:val="none" w:sz="0" w:space="0" w:color="auto"/>
      </w:divBdr>
    </w:div>
    <w:div w:id="31225511">
      <w:bodyDiv w:val="1"/>
      <w:marLeft w:val="0"/>
      <w:marRight w:val="0"/>
      <w:marTop w:val="0"/>
      <w:marBottom w:val="0"/>
      <w:divBdr>
        <w:top w:val="none" w:sz="0" w:space="0" w:color="auto"/>
        <w:left w:val="none" w:sz="0" w:space="0" w:color="auto"/>
        <w:bottom w:val="none" w:sz="0" w:space="0" w:color="auto"/>
        <w:right w:val="none" w:sz="0" w:space="0" w:color="auto"/>
      </w:divBdr>
    </w:div>
    <w:div w:id="31659732">
      <w:bodyDiv w:val="1"/>
      <w:marLeft w:val="0"/>
      <w:marRight w:val="0"/>
      <w:marTop w:val="0"/>
      <w:marBottom w:val="0"/>
      <w:divBdr>
        <w:top w:val="none" w:sz="0" w:space="0" w:color="auto"/>
        <w:left w:val="none" w:sz="0" w:space="0" w:color="auto"/>
        <w:bottom w:val="none" w:sz="0" w:space="0" w:color="auto"/>
        <w:right w:val="none" w:sz="0" w:space="0" w:color="auto"/>
      </w:divBdr>
      <w:divsChild>
        <w:div w:id="162816063">
          <w:marLeft w:val="1800"/>
          <w:marRight w:val="0"/>
          <w:marTop w:val="96"/>
          <w:marBottom w:val="0"/>
          <w:divBdr>
            <w:top w:val="none" w:sz="0" w:space="0" w:color="auto"/>
            <w:left w:val="none" w:sz="0" w:space="0" w:color="auto"/>
            <w:bottom w:val="none" w:sz="0" w:space="0" w:color="auto"/>
            <w:right w:val="none" w:sz="0" w:space="0" w:color="auto"/>
          </w:divBdr>
        </w:div>
        <w:div w:id="289239795">
          <w:marLeft w:val="1166"/>
          <w:marRight w:val="0"/>
          <w:marTop w:val="115"/>
          <w:marBottom w:val="0"/>
          <w:divBdr>
            <w:top w:val="none" w:sz="0" w:space="0" w:color="auto"/>
            <w:left w:val="none" w:sz="0" w:space="0" w:color="auto"/>
            <w:bottom w:val="none" w:sz="0" w:space="0" w:color="auto"/>
            <w:right w:val="none" w:sz="0" w:space="0" w:color="auto"/>
          </w:divBdr>
        </w:div>
        <w:div w:id="342976586">
          <w:marLeft w:val="1800"/>
          <w:marRight w:val="0"/>
          <w:marTop w:val="96"/>
          <w:marBottom w:val="0"/>
          <w:divBdr>
            <w:top w:val="none" w:sz="0" w:space="0" w:color="auto"/>
            <w:left w:val="none" w:sz="0" w:space="0" w:color="auto"/>
            <w:bottom w:val="none" w:sz="0" w:space="0" w:color="auto"/>
            <w:right w:val="none" w:sz="0" w:space="0" w:color="auto"/>
          </w:divBdr>
        </w:div>
        <w:div w:id="515922878">
          <w:marLeft w:val="1166"/>
          <w:marRight w:val="0"/>
          <w:marTop w:val="115"/>
          <w:marBottom w:val="0"/>
          <w:divBdr>
            <w:top w:val="none" w:sz="0" w:space="0" w:color="auto"/>
            <w:left w:val="none" w:sz="0" w:space="0" w:color="auto"/>
            <w:bottom w:val="none" w:sz="0" w:space="0" w:color="auto"/>
            <w:right w:val="none" w:sz="0" w:space="0" w:color="auto"/>
          </w:divBdr>
        </w:div>
        <w:div w:id="1399593433">
          <w:marLeft w:val="1800"/>
          <w:marRight w:val="0"/>
          <w:marTop w:val="96"/>
          <w:marBottom w:val="0"/>
          <w:divBdr>
            <w:top w:val="none" w:sz="0" w:space="0" w:color="auto"/>
            <w:left w:val="none" w:sz="0" w:space="0" w:color="auto"/>
            <w:bottom w:val="none" w:sz="0" w:space="0" w:color="auto"/>
            <w:right w:val="none" w:sz="0" w:space="0" w:color="auto"/>
          </w:divBdr>
        </w:div>
        <w:div w:id="1824736495">
          <w:marLeft w:val="547"/>
          <w:marRight w:val="0"/>
          <w:marTop w:val="134"/>
          <w:marBottom w:val="0"/>
          <w:divBdr>
            <w:top w:val="none" w:sz="0" w:space="0" w:color="auto"/>
            <w:left w:val="none" w:sz="0" w:space="0" w:color="auto"/>
            <w:bottom w:val="none" w:sz="0" w:space="0" w:color="auto"/>
            <w:right w:val="none" w:sz="0" w:space="0" w:color="auto"/>
          </w:divBdr>
        </w:div>
      </w:divsChild>
    </w:div>
    <w:div w:id="31733033">
      <w:bodyDiv w:val="1"/>
      <w:marLeft w:val="0"/>
      <w:marRight w:val="0"/>
      <w:marTop w:val="0"/>
      <w:marBottom w:val="0"/>
      <w:divBdr>
        <w:top w:val="none" w:sz="0" w:space="0" w:color="auto"/>
        <w:left w:val="none" w:sz="0" w:space="0" w:color="auto"/>
        <w:bottom w:val="none" w:sz="0" w:space="0" w:color="auto"/>
        <w:right w:val="none" w:sz="0" w:space="0" w:color="auto"/>
      </w:divBdr>
    </w:div>
    <w:div w:id="32388913">
      <w:bodyDiv w:val="1"/>
      <w:marLeft w:val="0"/>
      <w:marRight w:val="0"/>
      <w:marTop w:val="0"/>
      <w:marBottom w:val="0"/>
      <w:divBdr>
        <w:top w:val="none" w:sz="0" w:space="0" w:color="auto"/>
        <w:left w:val="none" w:sz="0" w:space="0" w:color="auto"/>
        <w:bottom w:val="none" w:sz="0" w:space="0" w:color="auto"/>
        <w:right w:val="none" w:sz="0" w:space="0" w:color="auto"/>
      </w:divBdr>
    </w:div>
    <w:div w:id="33190878">
      <w:bodyDiv w:val="1"/>
      <w:marLeft w:val="0"/>
      <w:marRight w:val="0"/>
      <w:marTop w:val="0"/>
      <w:marBottom w:val="0"/>
      <w:divBdr>
        <w:top w:val="none" w:sz="0" w:space="0" w:color="auto"/>
        <w:left w:val="none" w:sz="0" w:space="0" w:color="auto"/>
        <w:bottom w:val="none" w:sz="0" w:space="0" w:color="auto"/>
        <w:right w:val="none" w:sz="0" w:space="0" w:color="auto"/>
      </w:divBdr>
    </w:div>
    <w:div w:id="33847710">
      <w:bodyDiv w:val="1"/>
      <w:marLeft w:val="0"/>
      <w:marRight w:val="0"/>
      <w:marTop w:val="0"/>
      <w:marBottom w:val="0"/>
      <w:divBdr>
        <w:top w:val="none" w:sz="0" w:space="0" w:color="auto"/>
        <w:left w:val="none" w:sz="0" w:space="0" w:color="auto"/>
        <w:bottom w:val="none" w:sz="0" w:space="0" w:color="auto"/>
        <w:right w:val="none" w:sz="0" w:space="0" w:color="auto"/>
      </w:divBdr>
    </w:div>
    <w:div w:id="34736502">
      <w:bodyDiv w:val="1"/>
      <w:marLeft w:val="0"/>
      <w:marRight w:val="0"/>
      <w:marTop w:val="0"/>
      <w:marBottom w:val="0"/>
      <w:divBdr>
        <w:top w:val="none" w:sz="0" w:space="0" w:color="auto"/>
        <w:left w:val="none" w:sz="0" w:space="0" w:color="auto"/>
        <w:bottom w:val="none" w:sz="0" w:space="0" w:color="auto"/>
        <w:right w:val="none" w:sz="0" w:space="0" w:color="auto"/>
      </w:divBdr>
      <w:divsChild>
        <w:div w:id="55393804">
          <w:marLeft w:val="1166"/>
          <w:marRight w:val="0"/>
          <w:marTop w:val="115"/>
          <w:marBottom w:val="0"/>
          <w:divBdr>
            <w:top w:val="none" w:sz="0" w:space="0" w:color="auto"/>
            <w:left w:val="none" w:sz="0" w:space="0" w:color="auto"/>
            <w:bottom w:val="none" w:sz="0" w:space="0" w:color="auto"/>
            <w:right w:val="none" w:sz="0" w:space="0" w:color="auto"/>
          </w:divBdr>
        </w:div>
        <w:div w:id="127478815">
          <w:marLeft w:val="1166"/>
          <w:marRight w:val="0"/>
          <w:marTop w:val="115"/>
          <w:marBottom w:val="0"/>
          <w:divBdr>
            <w:top w:val="none" w:sz="0" w:space="0" w:color="auto"/>
            <w:left w:val="none" w:sz="0" w:space="0" w:color="auto"/>
            <w:bottom w:val="none" w:sz="0" w:space="0" w:color="auto"/>
            <w:right w:val="none" w:sz="0" w:space="0" w:color="auto"/>
          </w:divBdr>
        </w:div>
        <w:div w:id="361442411">
          <w:marLeft w:val="1166"/>
          <w:marRight w:val="0"/>
          <w:marTop w:val="115"/>
          <w:marBottom w:val="0"/>
          <w:divBdr>
            <w:top w:val="none" w:sz="0" w:space="0" w:color="auto"/>
            <w:left w:val="none" w:sz="0" w:space="0" w:color="auto"/>
            <w:bottom w:val="none" w:sz="0" w:space="0" w:color="auto"/>
            <w:right w:val="none" w:sz="0" w:space="0" w:color="auto"/>
          </w:divBdr>
        </w:div>
        <w:div w:id="569582042">
          <w:marLeft w:val="1166"/>
          <w:marRight w:val="0"/>
          <w:marTop w:val="115"/>
          <w:marBottom w:val="0"/>
          <w:divBdr>
            <w:top w:val="none" w:sz="0" w:space="0" w:color="auto"/>
            <w:left w:val="none" w:sz="0" w:space="0" w:color="auto"/>
            <w:bottom w:val="none" w:sz="0" w:space="0" w:color="auto"/>
            <w:right w:val="none" w:sz="0" w:space="0" w:color="auto"/>
          </w:divBdr>
        </w:div>
        <w:div w:id="988628489">
          <w:marLeft w:val="547"/>
          <w:marRight w:val="0"/>
          <w:marTop w:val="130"/>
          <w:marBottom w:val="0"/>
          <w:divBdr>
            <w:top w:val="none" w:sz="0" w:space="0" w:color="auto"/>
            <w:left w:val="none" w:sz="0" w:space="0" w:color="auto"/>
            <w:bottom w:val="none" w:sz="0" w:space="0" w:color="auto"/>
            <w:right w:val="none" w:sz="0" w:space="0" w:color="auto"/>
          </w:divBdr>
        </w:div>
        <w:div w:id="1509717078">
          <w:marLeft w:val="547"/>
          <w:marRight w:val="0"/>
          <w:marTop w:val="130"/>
          <w:marBottom w:val="0"/>
          <w:divBdr>
            <w:top w:val="none" w:sz="0" w:space="0" w:color="auto"/>
            <w:left w:val="none" w:sz="0" w:space="0" w:color="auto"/>
            <w:bottom w:val="none" w:sz="0" w:space="0" w:color="auto"/>
            <w:right w:val="none" w:sz="0" w:space="0" w:color="auto"/>
          </w:divBdr>
        </w:div>
        <w:div w:id="1539465324">
          <w:marLeft w:val="1166"/>
          <w:marRight w:val="0"/>
          <w:marTop w:val="115"/>
          <w:marBottom w:val="0"/>
          <w:divBdr>
            <w:top w:val="none" w:sz="0" w:space="0" w:color="auto"/>
            <w:left w:val="none" w:sz="0" w:space="0" w:color="auto"/>
            <w:bottom w:val="none" w:sz="0" w:space="0" w:color="auto"/>
            <w:right w:val="none" w:sz="0" w:space="0" w:color="auto"/>
          </w:divBdr>
        </w:div>
        <w:div w:id="1858695462">
          <w:marLeft w:val="1166"/>
          <w:marRight w:val="0"/>
          <w:marTop w:val="115"/>
          <w:marBottom w:val="0"/>
          <w:divBdr>
            <w:top w:val="none" w:sz="0" w:space="0" w:color="auto"/>
            <w:left w:val="none" w:sz="0" w:space="0" w:color="auto"/>
            <w:bottom w:val="none" w:sz="0" w:space="0" w:color="auto"/>
            <w:right w:val="none" w:sz="0" w:space="0" w:color="auto"/>
          </w:divBdr>
        </w:div>
        <w:div w:id="2016303797">
          <w:marLeft w:val="547"/>
          <w:marRight w:val="0"/>
          <w:marTop w:val="130"/>
          <w:marBottom w:val="0"/>
          <w:divBdr>
            <w:top w:val="none" w:sz="0" w:space="0" w:color="auto"/>
            <w:left w:val="none" w:sz="0" w:space="0" w:color="auto"/>
            <w:bottom w:val="none" w:sz="0" w:space="0" w:color="auto"/>
            <w:right w:val="none" w:sz="0" w:space="0" w:color="auto"/>
          </w:divBdr>
        </w:div>
      </w:divsChild>
    </w:div>
    <w:div w:id="35392570">
      <w:bodyDiv w:val="1"/>
      <w:marLeft w:val="0"/>
      <w:marRight w:val="0"/>
      <w:marTop w:val="0"/>
      <w:marBottom w:val="0"/>
      <w:divBdr>
        <w:top w:val="none" w:sz="0" w:space="0" w:color="auto"/>
        <w:left w:val="none" w:sz="0" w:space="0" w:color="auto"/>
        <w:bottom w:val="none" w:sz="0" w:space="0" w:color="auto"/>
        <w:right w:val="none" w:sz="0" w:space="0" w:color="auto"/>
      </w:divBdr>
    </w:div>
    <w:div w:id="35395938">
      <w:bodyDiv w:val="1"/>
      <w:marLeft w:val="0"/>
      <w:marRight w:val="0"/>
      <w:marTop w:val="0"/>
      <w:marBottom w:val="0"/>
      <w:divBdr>
        <w:top w:val="none" w:sz="0" w:space="0" w:color="auto"/>
        <w:left w:val="none" w:sz="0" w:space="0" w:color="auto"/>
        <w:bottom w:val="none" w:sz="0" w:space="0" w:color="auto"/>
        <w:right w:val="none" w:sz="0" w:space="0" w:color="auto"/>
      </w:divBdr>
    </w:div>
    <w:div w:id="36245195">
      <w:bodyDiv w:val="1"/>
      <w:marLeft w:val="0"/>
      <w:marRight w:val="0"/>
      <w:marTop w:val="0"/>
      <w:marBottom w:val="0"/>
      <w:divBdr>
        <w:top w:val="none" w:sz="0" w:space="0" w:color="auto"/>
        <w:left w:val="none" w:sz="0" w:space="0" w:color="auto"/>
        <w:bottom w:val="none" w:sz="0" w:space="0" w:color="auto"/>
        <w:right w:val="none" w:sz="0" w:space="0" w:color="auto"/>
      </w:divBdr>
    </w:div>
    <w:div w:id="36246837">
      <w:bodyDiv w:val="1"/>
      <w:marLeft w:val="0"/>
      <w:marRight w:val="0"/>
      <w:marTop w:val="0"/>
      <w:marBottom w:val="0"/>
      <w:divBdr>
        <w:top w:val="none" w:sz="0" w:space="0" w:color="auto"/>
        <w:left w:val="none" w:sz="0" w:space="0" w:color="auto"/>
        <w:bottom w:val="none" w:sz="0" w:space="0" w:color="auto"/>
        <w:right w:val="none" w:sz="0" w:space="0" w:color="auto"/>
      </w:divBdr>
    </w:div>
    <w:div w:id="36397593">
      <w:bodyDiv w:val="1"/>
      <w:marLeft w:val="0"/>
      <w:marRight w:val="0"/>
      <w:marTop w:val="0"/>
      <w:marBottom w:val="0"/>
      <w:divBdr>
        <w:top w:val="none" w:sz="0" w:space="0" w:color="auto"/>
        <w:left w:val="none" w:sz="0" w:space="0" w:color="auto"/>
        <w:bottom w:val="none" w:sz="0" w:space="0" w:color="auto"/>
        <w:right w:val="none" w:sz="0" w:space="0" w:color="auto"/>
      </w:divBdr>
      <w:divsChild>
        <w:div w:id="187718782">
          <w:marLeft w:val="547"/>
          <w:marRight w:val="0"/>
          <w:marTop w:val="120"/>
          <w:marBottom w:val="0"/>
          <w:divBdr>
            <w:top w:val="none" w:sz="0" w:space="0" w:color="auto"/>
            <w:left w:val="none" w:sz="0" w:space="0" w:color="auto"/>
            <w:bottom w:val="none" w:sz="0" w:space="0" w:color="auto"/>
            <w:right w:val="none" w:sz="0" w:space="0" w:color="auto"/>
          </w:divBdr>
        </w:div>
        <w:div w:id="195048284">
          <w:marLeft w:val="1800"/>
          <w:marRight w:val="0"/>
          <w:marTop w:val="91"/>
          <w:marBottom w:val="0"/>
          <w:divBdr>
            <w:top w:val="none" w:sz="0" w:space="0" w:color="auto"/>
            <w:left w:val="none" w:sz="0" w:space="0" w:color="auto"/>
            <w:bottom w:val="none" w:sz="0" w:space="0" w:color="auto"/>
            <w:right w:val="none" w:sz="0" w:space="0" w:color="auto"/>
          </w:divBdr>
        </w:div>
        <w:div w:id="571890574">
          <w:marLeft w:val="1800"/>
          <w:marRight w:val="0"/>
          <w:marTop w:val="91"/>
          <w:marBottom w:val="0"/>
          <w:divBdr>
            <w:top w:val="none" w:sz="0" w:space="0" w:color="auto"/>
            <w:left w:val="none" w:sz="0" w:space="0" w:color="auto"/>
            <w:bottom w:val="none" w:sz="0" w:space="0" w:color="auto"/>
            <w:right w:val="none" w:sz="0" w:space="0" w:color="auto"/>
          </w:divBdr>
        </w:div>
        <w:div w:id="888956145">
          <w:marLeft w:val="1166"/>
          <w:marRight w:val="0"/>
          <w:marTop w:val="106"/>
          <w:marBottom w:val="0"/>
          <w:divBdr>
            <w:top w:val="none" w:sz="0" w:space="0" w:color="auto"/>
            <w:left w:val="none" w:sz="0" w:space="0" w:color="auto"/>
            <w:bottom w:val="none" w:sz="0" w:space="0" w:color="auto"/>
            <w:right w:val="none" w:sz="0" w:space="0" w:color="auto"/>
          </w:divBdr>
        </w:div>
        <w:div w:id="1461803975">
          <w:marLeft w:val="1166"/>
          <w:marRight w:val="0"/>
          <w:marTop w:val="106"/>
          <w:marBottom w:val="0"/>
          <w:divBdr>
            <w:top w:val="none" w:sz="0" w:space="0" w:color="auto"/>
            <w:left w:val="none" w:sz="0" w:space="0" w:color="auto"/>
            <w:bottom w:val="none" w:sz="0" w:space="0" w:color="auto"/>
            <w:right w:val="none" w:sz="0" w:space="0" w:color="auto"/>
          </w:divBdr>
        </w:div>
        <w:div w:id="1496847340">
          <w:marLeft w:val="547"/>
          <w:marRight w:val="0"/>
          <w:marTop w:val="120"/>
          <w:marBottom w:val="0"/>
          <w:divBdr>
            <w:top w:val="none" w:sz="0" w:space="0" w:color="auto"/>
            <w:left w:val="none" w:sz="0" w:space="0" w:color="auto"/>
            <w:bottom w:val="none" w:sz="0" w:space="0" w:color="auto"/>
            <w:right w:val="none" w:sz="0" w:space="0" w:color="auto"/>
          </w:divBdr>
        </w:div>
        <w:div w:id="1657760906">
          <w:marLeft w:val="1166"/>
          <w:marRight w:val="0"/>
          <w:marTop w:val="106"/>
          <w:marBottom w:val="0"/>
          <w:divBdr>
            <w:top w:val="none" w:sz="0" w:space="0" w:color="auto"/>
            <w:left w:val="none" w:sz="0" w:space="0" w:color="auto"/>
            <w:bottom w:val="none" w:sz="0" w:space="0" w:color="auto"/>
            <w:right w:val="none" w:sz="0" w:space="0" w:color="auto"/>
          </w:divBdr>
        </w:div>
        <w:div w:id="1771387356">
          <w:marLeft w:val="1166"/>
          <w:marRight w:val="0"/>
          <w:marTop w:val="106"/>
          <w:marBottom w:val="0"/>
          <w:divBdr>
            <w:top w:val="none" w:sz="0" w:space="0" w:color="auto"/>
            <w:left w:val="none" w:sz="0" w:space="0" w:color="auto"/>
            <w:bottom w:val="none" w:sz="0" w:space="0" w:color="auto"/>
            <w:right w:val="none" w:sz="0" w:space="0" w:color="auto"/>
          </w:divBdr>
        </w:div>
        <w:div w:id="1773553561">
          <w:marLeft w:val="547"/>
          <w:marRight w:val="0"/>
          <w:marTop w:val="120"/>
          <w:marBottom w:val="0"/>
          <w:divBdr>
            <w:top w:val="none" w:sz="0" w:space="0" w:color="auto"/>
            <w:left w:val="none" w:sz="0" w:space="0" w:color="auto"/>
            <w:bottom w:val="none" w:sz="0" w:space="0" w:color="auto"/>
            <w:right w:val="none" w:sz="0" w:space="0" w:color="auto"/>
          </w:divBdr>
        </w:div>
      </w:divsChild>
    </w:div>
    <w:div w:id="36707566">
      <w:bodyDiv w:val="1"/>
      <w:marLeft w:val="0"/>
      <w:marRight w:val="0"/>
      <w:marTop w:val="0"/>
      <w:marBottom w:val="0"/>
      <w:divBdr>
        <w:top w:val="none" w:sz="0" w:space="0" w:color="auto"/>
        <w:left w:val="none" w:sz="0" w:space="0" w:color="auto"/>
        <w:bottom w:val="none" w:sz="0" w:space="0" w:color="auto"/>
        <w:right w:val="none" w:sz="0" w:space="0" w:color="auto"/>
      </w:divBdr>
    </w:div>
    <w:div w:id="36857677">
      <w:bodyDiv w:val="1"/>
      <w:marLeft w:val="0"/>
      <w:marRight w:val="0"/>
      <w:marTop w:val="0"/>
      <w:marBottom w:val="0"/>
      <w:divBdr>
        <w:top w:val="none" w:sz="0" w:space="0" w:color="auto"/>
        <w:left w:val="none" w:sz="0" w:space="0" w:color="auto"/>
        <w:bottom w:val="none" w:sz="0" w:space="0" w:color="auto"/>
        <w:right w:val="none" w:sz="0" w:space="0" w:color="auto"/>
      </w:divBdr>
    </w:div>
    <w:div w:id="37629911">
      <w:bodyDiv w:val="1"/>
      <w:marLeft w:val="0"/>
      <w:marRight w:val="0"/>
      <w:marTop w:val="0"/>
      <w:marBottom w:val="0"/>
      <w:divBdr>
        <w:top w:val="none" w:sz="0" w:space="0" w:color="auto"/>
        <w:left w:val="none" w:sz="0" w:space="0" w:color="auto"/>
        <w:bottom w:val="none" w:sz="0" w:space="0" w:color="auto"/>
        <w:right w:val="none" w:sz="0" w:space="0" w:color="auto"/>
      </w:divBdr>
    </w:div>
    <w:div w:id="38675407">
      <w:bodyDiv w:val="1"/>
      <w:marLeft w:val="0"/>
      <w:marRight w:val="0"/>
      <w:marTop w:val="0"/>
      <w:marBottom w:val="0"/>
      <w:divBdr>
        <w:top w:val="none" w:sz="0" w:space="0" w:color="auto"/>
        <w:left w:val="none" w:sz="0" w:space="0" w:color="auto"/>
        <w:bottom w:val="none" w:sz="0" w:space="0" w:color="auto"/>
        <w:right w:val="none" w:sz="0" w:space="0" w:color="auto"/>
      </w:divBdr>
      <w:divsChild>
        <w:div w:id="869800276">
          <w:marLeft w:val="1166"/>
          <w:marRight w:val="0"/>
          <w:marTop w:val="86"/>
          <w:marBottom w:val="0"/>
          <w:divBdr>
            <w:top w:val="none" w:sz="0" w:space="0" w:color="auto"/>
            <w:left w:val="none" w:sz="0" w:space="0" w:color="auto"/>
            <w:bottom w:val="none" w:sz="0" w:space="0" w:color="auto"/>
            <w:right w:val="none" w:sz="0" w:space="0" w:color="auto"/>
          </w:divBdr>
        </w:div>
        <w:div w:id="978801167">
          <w:marLeft w:val="547"/>
          <w:marRight w:val="0"/>
          <w:marTop w:val="106"/>
          <w:marBottom w:val="0"/>
          <w:divBdr>
            <w:top w:val="none" w:sz="0" w:space="0" w:color="auto"/>
            <w:left w:val="none" w:sz="0" w:space="0" w:color="auto"/>
            <w:bottom w:val="none" w:sz="0" w:space="0" w:color="auto"/>
            <w:right w:val="none" w:sz="0" w:space="0" w:color="auto"/>
          </w:divBdr>
        </w:div>
        <w:div w:id="1033651899">
          <w:marLeft w:val="547"/>
          <w:marRight w:val="0"/>
          <w:marTop w:val="96"/>
          <w:marBottom w:val="0"/>
          <w:divBdr>
            <w:top w:val="none" w:sz="0" w:space="0" w:color="auto"/>
            <w:left w:val="none" w:sz="0" w:space="0" w:color="auto"/>
            <w:bottom w:val="none" w:sz="0" w:space="0" w:color="auto"/>
            <w:right w:val="none" w:sz="0" w:space="0" w:color="auto"/>
          </w:divBdr>
        </w:div>
        <w:div w:id="1635524147">
          <w:marLeft w:val="1166"/>
          <w:marRight w:val="0"/>
          <w:marTop w:val="86"/>
          <w:marBottom w:val="0"/>
          <w:divBdr>
            <w:top w:val="none" w:sz="0" w:space="0" w:color="auto"/>
            <w:left w:val="none" w:sz="0" w:space="0" w:color="auto"/>
            <w:bottom w:val="none" w:sz="0" w:space="0" w:color="auto"/>
            <w:right w:val="none" w:sz="0" w:space="0" w:color="auto"/>
          </w:divBdr>
        </w:div>
        <w:div w:id="2087219184">
          <w:marLeft w:val="547"/>
          <w:marRight w:val="0"/>
          <w:marTop w:val="106"/>
          <w:marBottom w:val="0"/>
          <w:divBdr>
            <w:top w:val="none" w:sz="0" w:space="0" w:color="auto"/>
            <w:left w:val="none" w:sz="0" w:space="0" w:color="auto"/>
            <w:bottom w:val="none" w:sz="0" w:space="0" w:color="auto"/>
            <w:right w:val="none" w:sz="0" w:space="0" w:color="auto"/>
          </w:divBdr>
        </w:div>
      </w:divsChild>
    </w:div>
    <w:div w:id="38743441">
      <w:bodyDiv w:val="1"/>
      <w:marLeft w:val="0"/>
      <w:marRight w:val="0"/>
      <w:marTop w:val="0"/>
      <w:marBottom w:val="0"/>
      <w:divBdr>
        <w:top w:val="none" w:sz="0" w:space="0" w:color="auto"/>
        <w:left w:val="none" w:sz="0" w:space="0" w:color="auto"/>
        <w:bottom w:val="none" w:sz="0" w:space="0" w:color="auto"/>
        <w:right w:val="none" w:sz="0" w:space="0" w:color="auto"/>
      </w:divBdr>
    </w:div>
    <w:div w:id="38868306">
      <w:bodyDiv w:val="1"/>
      <w:marLeft w:val="0"/>
      <w:marRight w:val="0"/>
      <w:marTop w:val="0"/>
      <w:marBottom w:val="0"/>
      <w:divBdr>
        <w:top w:val="none" w:sz="0" w:space="0" w:color="auto"/>
        <w:left w:val="none" w:sz="0" w:space="0" w:color="auto"/>
        <w:bottom w:val="none" w:sz="0" w:space="0" w:color="auto"/>
        <w:right w:val="none" w:sz="0" w:space="0" w:color="auto"/>
      </w:divBdr>
      <w:divsChild>
        <w:div w:id="744456145">
          <w:marLeft w:val="547"/>
          <w:marRight w:val="0"/>
          <w:marTop w:val="115"/>
          <w:marBottom w:val="0"/>
          <w:divBdr>
            <w:top w:val="none" w:sz="0" w:space="0" w:color="auto"/>
            <w:left w:val="none" w:sz="0" w:space="0" w:color="auto"/>
            <w:bottom w:val="none" w:sz="0" w:space="0" w:color="auto"/>
            <w:right w:val="none" w:sz="0" w:space="0" w:color="auto"/>
          </w:divBdr>
        </w:div>
        <w:div w:id="1186821772">
          <w:marLeft w:val="547"/>
          <w:marRight w:val="0"/>
          <w:marTop w:val="115"/>
          <w:marBottom w:val="0"/>
          <w:divBdr>
            <w:top w:val="none" w:sz="0" w:space="0" w:color="auto"/>
            <w:left w:val="none" w:sz="0" w:space="0" w:color="auto"/>
            <w:bottom w:val="none" w:sz="0" w:space="0" w:color="auto"/>
            <w:right w:val="none" w:sz="0" w:space="0" w:color="auto"/>
          </w:divBdr>
        </w:div>
      </w:divsChild>
    </w:div>
    <w:div w:id="39860730">
      <w:bodyDiv w:val="1"/>
      <w:marLeft w:val="0"/>
      <w:marRight w:val="0"/>
      <w:marTop w:val="0"/>
      <w:marBottom w:val="0"/>
      <w:divBdr>
        <w:top w:val="none" w:sz="0" w:space="0" w:color="auto"/>
        <w:left w:val="none" w:sz="0" w:space="0" w:color="auto"/>
        <w:bottom w:val="none" w:sz="0" w:space="0" w:color="auto"/>
        <w:right w:val="none" w:sz="0" w:space="0" w:color="auto"/>
      </w:divBdr>
    </w:div>
    <w:div w:id="40399041">
      <w:bodyDiv w:val="1"/>
      <w:marLeft w:val="0"/>
      <w:marRight w:val="0"/>
      <w:marTop w:val="0"/>
      <w:marBottom w:val="0"/>
      <w:divBdr>
        <w:top w:val="none" w:sz="0" w:space="0" w:color="auto"/>
        <w:left w:val="none" w:sz="0" w:space="0" w:color="auto"/>
        <w:bottom w:val="none" w:sz="0" w:space="0" w:color="auto"/>
        <w:right w:val="none" w:sz="0" w:space="0" w:color="auto"/>
      </w:divBdr>
      <w:divsChild>
        <w:div w:id="632564792">
          <w:marLeft w:val="1080"/>
          <w:marRight w:val="0"/>
          <w:marTop w:val="100"/>
          <w:marBottom w:val="0"/>
          <w:divBdr>
            <w:top w:val="none" w:sz="0" w:space="0" w:color="auto"/>
            <w:left w:val="none" w:sz="0" w:space="0" w:color="auto"/>
            <w:bottom w:val="none" w:sz="0" w:space="0" w:color="auto"/>
            <w:right w:val="none" w:sz="0" w:space="0" w:color="auto"/>
          </w:divBdr>
        </w:div>
        <w:div w:id="766269032">
          <w:marLeft w:val="1080"/>
          <w:marRight w:val="0"/>
          <w:marTop w:val="100"/>
          <w:marBottom w:val="0"/>
          <w:divBdr>
            <w:top w:val="none" w:sz="0" w:space="0" w:color="auto"/>
            <w:left w:val="none" w:sz="0" w:space="0" w:color="auto"/>
            <w:bottom w:val="none" w:sz="0" w:space="0" w:color="auto"/>
            <w:right w:val="none" w:sz="0" w:space="0" w:color="auto"/>
          </w:divBdr>
        </w:div>
        <w:div w:id="1044326867">
          <w:marLeft w:val="1080"/>
          <w:marRight w:val="0"/>
          <w:marTop w:val="100"/>
          <w:marBottom w:val="0"/>
          <w:divBdr>
            <w:top w:val="none" w:sz="0" w:space="0" w:color="auto"/>
            <w:left w:val="none" w:sz="0" w:space="0" w:color="auto"/>
            <w:bottom w:val="none" w:sz="0" w:space="0" w:color="auto"/>
            <w:right w:val="none" w:sz="0" w:space="0" w:color="auto"/>
          </w:divBdr>
        </w:div>
        <w:div w:id="1535725117">
          <w:marLeft w:val="1080"/>
          <w:marRight w:val="0"/>
          <w:marTop w:val="100"/>
          <w:marBottom w:val="0"/>
          <w:divBdr>
            <w:top w:val="none" w:sz="0" w:space="0" w:color="auto"/>
            <w:left w:val="none" w:sz="0" w:space="0" w:color="auto"/>
            <w:bottom w:val="none" w:sz="0" w:space="0" w:color="auto"/>
            <w:right w:val="none" w:sz="0" w:space="0" w:color="auto"/>
          </w:divBdr>
        </w:div>
        <w:div w:id="1748381646">
          <w:marLeft w:val="1080"/>
          <w:marRight w:val="0"/>
          <w:marTop w:val="100"/>
          <w:marBottom w:val="0"/>
          <w:divBdr>
            <w:top w:val="none" w:sz="0" w:space="0" w:color="auto"/>
            <w:left w:val="none" w:sz="0" w:space="0" w:color="auto"/>
            <w:bottom w:val="none" w:sz="0" w:space="0" w:color="auto"/>
            <w:right w:val="none" w:sz="0" w:space="0" w:color="auto"/>
          </w:divBdr>
        </w:div>
        <w:div w:id="1790976913">
          <w:marLeft w:val="360"/>
          <w:marRight w:val="0"/>
          <w:marTop w:val="200"/>
          <w:marBottom w:val="0"/>
          <w:divBdr>
            <w:top w:val="none" w:sz="0" w:space="0" w:color="auto"/>
            <w:left w:val="none" w:sz="0" w:space="0" w:color="auto"/>
            <w:bottom w:val="none" w:sz="0" w:space="0" w:color="auto"/>
            <w:right w:val="none" w:sz="0" w:space="0" w:color="auto"/>
          </w:divBdr>
        </w:div>
      </w:divsChild>
    </w:div>
    <w:div w:id="40592763">
      <w:bodyDiv w:val="1"/>
      <w:marLeft w:val="0"/>
      <w:marRight w:val="0"/>
      <w:marTop w:val="0"/>
      <w:marBottom w:val="0"/>
      <w:divBdr>
        <w:top w:val="none" w:sz="0" w:space="0" w:color="auto"/>
        <w:left w:val="none" w:sz="0" w:space="0" w:color="auto"/>
        <w:bottom w:val="none" w:sz="0" w:space="0" w:color="auto"/>
        <w:right w:val="none" w:sz="0" w:space="0" w:color="auto"/>
      </w:divBdr>
    </w:div>
    <w:div w:id="41247991">
      <w:bodyDiv w:val="1"/>
      <w:marLeft w:val="0"/>
      <w:marRight w:val="0"/>
      <w:marTop w:val="0"/>
      <w:marBottom w:val="0"/>
      <w:divBdr>
        <w:top w:val="none" w:sz="0" w:space="0" w:color="auto"/>
        <w:left w:val="none" w:sz="0" w:space="0" w:color="auto"/>
        <w:bottom w:val="none" w:sz="0" w:space="0" w:color="auto"/>
        <w:right w:val="none" w:sz="0" w:space="0" w:color="auto"/>
      </w:divBdr>
    </w:div>
    <w:div w:id="41444141">
      <w:bodyDiv w:val="1"/>
      <w:marLeft w:val="0"/>
      <w:marRight w:val="0"/>
      <w:marTop w:val="0"/>
      <w:marBottom w:val="0"/>
      <w:divBdr>
        <w:top w:val="none" w:sz="0" w:space="0" w:color="auto"/>
        <w:left w:val="none" w:sz="0" w:space="0" w:color="auto"/>
        <w:bottom w:val="none" w:sz="0" w:space="0" w:color="auto"/>
        <w:right w:val="none" w:sz="0" w:space="0" w:color="auto"/>
      </w:divBdr>
    </w:div>
    <w:div w:id="41639708">
      <w:bodyDiv w:val="1"/>
      <w:marLeft w:val="0"/>
      <w:marRight w:val="0"/>
      <w:marTop w:val="0"/>
      <w:marBottom w:val="0"/>
      <w:divBdr>
        <w:top w:val="none" w:sz="0" w:space="0" w:color="auto"/>
        <w:left w:val="none" w:sz="0" w:space="0" w:color="auto"/>
        <w:bottom w:val="none" w:sz="0" w:space="0" w:color="auto"/>
        <w:right w:val="none" w:sz="0" w:space="0" w:color="auto"/>
      </w:divBdr>
    </w:div>
    <w:div w:id="41902768">
      <w:bodyDiv w:val="1"/>
      <w:marLeft w:val="0"/>
      <w:marRight w:val="0"/>
      <w:marTop w:val="0"/>
      <w:marBottom w:val="0"/>
      <w:divBdr>
        <w:top w:val="none" w:sz="0" w:space="0" w:color="auto"/>
        <w:left w:val="none" w:sz="0" w:space="0" w:color="auto"/>
        <w:bottom w:val="none" w:sz="0" w:space="0" w:color="auto"/>
        <w:right w:val="none" w:sz="0" w:space="0" w:color="auto"/>
      </w:divBdr>
    </w:div>
    <w:div w:id="42143426">
      <w:bodyDiv w:val="1"/>
      <w:marLeft w:val="0"/>
      <w:marRight w:val="0"/>
      <w:marTop w:val="0"/>
      <w:marBottom w:val="0"/>
      <w:divBdr>
        <w:top w:val="none" w:sz="0" w:space="0" w:color="auto"/>
        <w:left w:val="none" w:sz="0" w:space="0" w:color="auto"/>
        <w:bottom w:val="none" w:sz="0" w:space="0" w:color="auto"/>
        <w:right w:val="none" w:sz="0" w:space="0" w:color="auto"/>
      </w:divBdr>
    </w:div>
    <w:div w:id="42877133">
      <w:bodyDiv w:val="1"/>
      <w:marLeft w:val="0"/>
      <w:marRight w:val="0"/>
      <w:marTop w:val="0"/>
      <w:marBottom w:val="0"/>
      <w:divBdr>
        <w:top w:val="none" w:sz="0" w:space="0" w:color="auto"/>
        <w:left w:val="none" w:sz="0" w:space="0" w:color="auto"/>
        <w:bottom w:val="none" w:sz="0" w:space="0" w:color="auto"/>
        <w:right w:val="none" w:sz="0" w:space="0" w:color="auto"/>
      </w:divBdr>
    </w:div>
    <w:div w:id="44530690">
      <w:bodyDiv w:val="1"/>
      <w:marLeft w:val="0"/>
      <w:marRight w:val="0"/>
      <w:marTop w:val="0"/>
      <w:marBottom w:val="0"/>
      <w:divBdr>
        <w:top w:val="none" w:sz="0" w:space="0" w:color="auto"/>
        <w:left w:val="none" w:sz="0" w:space="0" w:color="auto"/>
        <w:bottom w:val="none" w:sz="0" w:space="0" w:color="auto"/>
        <w:right w:val="none" w:sz="0" w:space="0" w:color="auto"/>
      </w:divBdr>
    </w:div>
    <w:div w:id="45297957">
      <w:bodyDiv w:val="1"/>
      <w:marLeft w:val="0"/>
      <w:marRight w:val="0"/>
      <w:marTop w:val="0"/>
      <w:marBottom w:val="0"/>
      <w:divBdr>
        <w:top w:val="none" w:sz="0" w:space="0" w:color="auto"/>
        <w:left w:val="none" w:sz="0" w:space="0" w:color="auto"/>
        <w:bottom w:val="none" w:sz="0" w:space="0" w:color="auto"/>
        <w:right w:val="none" w:sz="0" w:space="0" w:color="auto"/>
      </w:divBdr>
    </w:div>
    <w:div w:id="47068578">
      <w:bodyDiv w:val="1"/>
      <w:marLeft w:val="0"/>
      <w:marRight w:val="0"/>
      <w:marTop w:val="0"/>
      <w:marBottom w:val="0"/>
      <w:divBdr>
        <w:top w:val="none" w:sz="0" w:space="0" w:color="auto"/>
        <w:left w:val="none" w:sz="0" w:space="0" w:color="auto"/>
        <w:bottom w:val="none" w:sz="0" w:space="0" w:color="auto"/>
        <w:right w:val="none" w:sz="0" w:space="0" w:color="auto"/>
      </w:divBdr>
    </w:div>
    <w:div w:id="47071541">
      <w:bodyDiv w:val="1"/>
      <w:marLeft w:val="0"/>
      <w:marRight w:val="0"/>
      <w:marTop w:val="0"/>
      <w:marBottom w:val="0"/>
      <w:divBdr>
        <w:top w:val="none" w:sz="0" w:space="0" w:color="auto"/>
        <w:left w:val="none" w:sz="0" w:space="0" w:color="auto"/>
        <w:bottom w:val="none" w:sz="0" w:space="0" w:color="auto"/>
        <w:right w:val="none" w:sz="0" w:space="0" w:color="auto"/>
      </w:divBdr>
    </w:div>
    <w:div w:id="47187910">
      <w:bodyDiv w:val="1"/>
      <w:marLeft w:val="0"/>
      <w:marRight w:val="0"/>
      <w:marTop w:val="0"/>
      <w:marBottom w:val="0"/>
      <w:divBdr>
        <w:top w:val="none" w:sz="0" w:space="0" w:color="auto"/>
        <w:left w:val="none" w:sz="0" w:space="0" w:color="auto"/>
        <w:bottom w:val="none" w:sz="0" w:space="0" w:color="auto"/>
        <w:right w:val="none" w:sz="0" w:space="0" w:color="auto"/>
      </w:divBdr>
    </w:div>
    <w:div w:id="47415218">
      <w:bodyDiv w:val="1"/>
      <w:marLeft w:val="0"/>
      <w:marRight w:val="0"/>
      <w:marTop w:val="0"/>
      <w:marBottom w:val="0"/>
      <w:divBdr>
        <w:top w:val="none" w:sz="0" w:space="0" w:color="auto"/>
        <w:left w:val="none" w:sz="0" w:space="0" w:color="auto"/>
        <w:bottom w:val="none" w:sz="0" w:space="0" w:color="auto"/>
        <w:right w:val="none" w:sz="0" w:space="0" w:color="auto"/>
      </w:divBdr>
    </w:div>
    <w:div w:id="48891182">
      <w:bodyDiv w:val="1"/>
      <w:marLeft w:val="0"/>
      <w:marRight w:val="0"/>
      <w:marTop w:val="0"/>
      <w:marBottom w:val="0"/>
      <w:divBdr>
        <w:top w:val="none" w:sz="0" w:space="0" w:color="auto"/>
        <w:left w:val="none" w:sz="0" w:space="0" w:color="auto"/>
        <w:bottom w:val="none" w:sz="0" w:space="0" w:color="auto"/>
        <w:right w:val="none" w:sz="0" w:space="0" w:color="auto"/>
      </w:divBdr>
    </w:div>
    <w:div w:id="49548513">
      <w:bodyDiv w:val="1"/>
      <w:marLeft w:val="0"/>
      <w:marRight w:val="0"/>
      <w:marTop w:val="0"/>
      <w:marBottom w:val="0"/>
      <w:divBdr>
        <w:top w:val="none" w:sz="0" w:space="0" w:color="auto"/>
        <w:left w:val="none" w:sz="0" w:space="0" w:color="auto"/>
        <w:bottom w:val="none" w:sz="0" w:space="0" w:color="auto"/>
        <w:right w:val="none" w:sz="0" w:space="0" w:color="auto"/>
      </w:divBdr>
    </w:div>
    <w:div w:id="49696925">
      <w:bodyDiv w:val="1"/>
      <w:marLeft w:val="0"/>
      <w:marRight w:val="0"/>
      <w:marTop w:val="0"/>
      <w:marBottom w:val="0"/>
      <w:divBdr>
        <w:top w:val="none" w:sz="0" w:space="0" w:color="auto"/>
        <w:left w:val="none" w:sz="0" w:space="0" w:color="auto"/>
        <w:bottom w:val="none" w:sz="0" w:space="0" w:color="auto"/>
        <w:right w:val="none" w:sz="0" w:space="0" w:color="auto"/>
      </w:divBdr>
    </w:div>
    <w:div w:id="50276038">
      <w:bodyDiv w:val="1"/>
      <w:marLeft w:val="0"/>
      <w:marRight w:val="0"/>
      <w:marTop w:val="0"/>
      <w:marBottom w:val="0"/>
      <w:divBdr>
        <w:top w:val="none" w:sz="0" w:space="0" w:color="auto"/>
        <w:left w:val="none" w:sz="0" w:space="0" w:color="auto"/>
        <w:bottom w:val="none" w:sz="0" w:space="0" w:color="auto"/>
        <w:right w:val="none" w:sz="0" w:space="0" w:color="auto"/>
      </w:divBdr>
    </w:div>
    <w:div w:id="51007590">
      <w:bodyDiv w:val="1"/>
      <w:marLeft w:val="0"/>
      <w:marRight w:val="0"/>
      <w:marTop w:val="0"/>
      <w:marBottom w:val="0"/>
      <w:divBdr>
        <w:top w:val="none" w:sz="0" w:space="0" w:color="auto"/>
        <w:left w:val="none" w:sz="0" w:space="0" w:color="auto"/>
        <w:bottom w:val="none" w:sz="0" w:space="0" w:color="auto"/>
        <w:right w:val="none" w:sz="0" w:space="0" w:color="auto"/>
      </w:divBdr>
    </w:div>
    <w:div w:id="51856641">
      <w:bodyDiv w:val="1"/>
      <w:marLeft w:val="0"/>
      <w:marRight w:val="0"/>
      <w:marTop w:val="0"/>
      <w:marBottom w:val="0"/>
      <w:divBdr>
        <w:top w:val="none" w:sz="0" w:space="0" w:color="auto"/>
        <w:left w:val="none" w:sz="0" w:space="0" w:color="auto"/>
        <w:bottom w:val="none" w:sz="0" w:space="0" w:color="auto"/>
        <w:right w:val="none" w:sz="0" w:space="0" w:color="auto"/>
      </w:divBdr>
    </w:div>
    <w:div w:id="52968211">
      <w:bodyDiv w:val="1"/>
      <w:marLeft w:val="0"/>
      <w:marRight w:val="0"/>
      <w:marTop w:val="0"/>
      <w:marBottom w:val="0"/>
      <w:divBdr>
        <w:top w:val="none" w:sz="0" w:space="0" w:color="auto"/>
        <w:left w:val="none" w:sz="0" w:space="0" w:color="auto"/>
        <w:bottom w:val="none" w:sz="0" w:space="0" w:color="auto"/>
        <w:right w:val="none" w:sz="0" w:space="0" w:color="auto"/>
      </w:divBdr>
    </w:div>
    <w:div w:id="54088812">
      <w:bodyDiv w:val="1"/>
      <w:marLeft w:val="0"/>
      <w:marRight w:val="0"/>
      <w:marTop w:val="0"/>
      <w:marBottom w:val="0"/>
      <w:divBdr>
        <w:top w:val="none" w:sz="0" w:space="0" w:color="auto"/>
        <w:left w:val="none" w:sz="0" w:space="0" w:color="auto"/>
        <w:bottom w:val="none" w:sz="0" w:space="0" w:color="auto"/>
        <w:right w:val="none" w:sz="0" w:space="0" w:color="auto"/>
      </w:divBdr>
    </w:div>
    <w:div w:id="54623399">
      <w:bodyDiv w:val="1"/>
      <w:marLeft w:val="0"/>
      <w:marRight w:val="0"/>
      <w:marTop w:val="0"/>
      <w:marBottom w:val="0"/>
      <w:divBdr>
        <w:top w:val="none" w:sz="0" w:space="0" w:color="auto"/>
        <w:left w:val="none" w:sz="0" w:space="0" w:color="auto"/>
        <w:bottom w:val="none" w:sz="0" w:space="0" w:color="auto"/>
        <w:right w:val="none" w:sz="0" w:space="0" w:color="auto"/>
      </w:divBdr>
      <w:divsChild>
        <w:div w:id="328214718">
          <w:marLeft w:val="547"/>
          <w:marRight w:val="0"/>
          <w:marTop w:val="154"/>
          <w:marBottom w:val="0"/>
          <w:divBdr>
            <w:top w:val="none" w:sz="0" w:space="0" w:color="auto"/>
            <w:left w:val="none" w:sz="0" w:space="0" w:color="auto"/>
            <w:bottom w:val="none" w:sz="0" w:space="0" w:color="auto"/>
            <w:right w:val="none" w:sz="0" w:space="0" w:color="auto"/>
          </w:divBdr>
        </w:div>
        <w:div w:id="771898323">
          <w:marLeft w:val="547"/>
          <w:marRight w:val="0"/>
          <w:marTop w:val="154"/>
          <w:marBottom w:val="0"/>
          <w:divBdr>
            <w:top w:val="none" w:sz="0" w:space="0" w:color="auto"/>
            <w:left w:val="none" w:sz="0" w:space="0" w:color="auto"/>
            <w:bottom w:val="none" w:sz="0" w:space="0" w:color="auto"/>
            <w:right w:val="none" w:sz="0" w:space="0" w:color="auto"/>
          </w:divBdr>
        </w:div>
        <w:div w:id="1708094135">
          <w:marLeft w:val="547"/>
          <w:marRight w:val="0"/>
          <w:marTop w:val="154"/>
          <w:marBottom w:val="0"/>
          <w:divBdr>
            <w:top w:val="none" w:sz="0" w:space="0" w:color="auto"/>
            <w:left w:val="none" w:sz="0" w:space="0" w:color="auto"/>
            <w:bottom w:val="none" w:sz="0" w:space="0" w:color="auto"/>
            <w:right w:val="none" w:sz="0" w:space="0" w:color="auto"/>
          </w:divBdr>
        </w:div>
      </w:divsChild>
    </w:div>
    <w:div w:id="55007086">
      <w:bodyDiv w:val="1"/>
      <w:marLeft w:val="0"/>
      <w:marRight w:val="0"/>
      <w:marTop w:val="0"/>
      <w:marBottom w:val="0"/>
      <w:divBdr>
        <w:top w:val="none" w:sz="0" w:space="0" w:color="auto"/>
        <w:left w:val="none" w:sz="0" w:space="0" w:color="auto"/>
        <w:bottom w:val="none" w:sz="0" w:space="0" w:color="auto"/>
        <w:right w:val="none" w:sz="0" w:space="0" w:color="auto"/>
      </w:divBdr>
    </w:div>
    <w:div w:id="55202464">
      <w:bodyDiv w:val="1"/>
      <w:marLeft w:val="0"/>
      <w:marRight w:val="0"/>
      <w:marTop w:val="0"/>
      <w:marBottom w:val="0"/>
      <w:divBdr>
        <w:top w:val="none" w:sz="0" w:space="0" w:color="auto"/>
        <w:left w:val="none" w:sz="0" w:space="0" w:color="auto"/>
        <w:bottom w:val="none" w:sz="0" w:space="0" w:color="auto"/>
        <w:right w:val="none" w:sz="0" w:space="0" w:color="auto"/>
      </w:divBdr>
    </w:div>
    <w:div w:id="55202471">
      <w:bodyDiv w:val="1"/>
      <w:marLeft w:val="0"/>
      <w:marRight w:val="0"/>
      <w:marTop w:val="0"/>
      <w:marBottom w:val="0"/>
      <w:divBdr>
        <w:top w:val="none" w:sz="0" w:space="0" w:color="auto"/>
        <w:left w:val="none" w:sz="0" w:space="0" w:color="auto"/>
        <w:bottom w:val="none" w:sz="0" w:space="0" w:color="auto"/>
        <w:right w:val="none" w:sz="0" w:space="0" w:color="auto"/>
      </w:divBdr>
    </w:div>
    <w:div w:id="55663559">
      <w:bodyDiv w:val="1"/>
      <w:marLeft w:val="0"/>
      <w:marRight w:val="0"/>
      <w:marTop w:val="0"/>
      <w:marBottom w:val="0"/>
      <w:divBdr>
        <w:top w:val="none" w:sz="0" w:space="0" w:color="auto"/>
        <w:left w:val="none" w:sz="0" w:space="0" w:color="auto"/>
        <w:bottom w:val="none" w:sz="0" w:space="0" w:color="auto"/>
        <w:right w:val="none" w:sz="0" w:space="0" w:color="auto"/>
      </w:divBdr>
    </w:div>
    <w:div w:id="55785020">
      <w:bodyDiv w:val="1"/>
      <w:marLeft w:val="0"/>
      <w:marRight w:val="0"/>
      <w:marTop w:val="0"/>
      <w:marBottom w:val="0"/>
      <w:divBdr>
        <w:top w:val="none" w:sz="0" w:space="0" w:color="auto"/>
        <w:left w:val="none" w:sz="0" w:space="0" w:color="auto"/>
        <w:bottom w:val="none" w:sz="0" w:space="0" w:color="auto"/>
        <w:right w:val="none" w:sz="0" w:space="0" w:color="auto"/>
      </w:divBdr>
      <w:divsChild>
        <w:div w:id="780881234">
          <w:marLeft w:val="1166"/>
          <w:marRight w:val="0"/>
          <w:marTop w:val="134"/>
          <w:marBottom w:val="0"/>
          <w:divBdr>
            <w:top w:val="none" w:sz="0" w:space="0" w:color="auto"/>
            <w:left w:val="none" w:sz="0" w:space="0" w:color="auto"/>
            <w:bottom w:val="none" w:sz="0" w:space="0" w:color="auto"/>
            <w:right w:val="none" w:sz="0" w:space="0" w:color="auto"/>
          </w:divBdr>
        </w:div>
        <w:div w:id="1629970664">
          <w:marLeft w:val="547"/>
          <w:marRight w:val="0"/>
          <w:marTop w:val="154"/>
          <w:marBottom w:val="0"/>
          <w:divBdr>
            <w:top w:val="none" w:sz="0" w:space="0" w:color="auto"/>
            <w:left w:val="none" w:sz="0" w:space="0" w:color="auto"/>
            <w:bottom w:val="none" w:sz="0" w:space="0" w:color="auto"/>
            <w:right w:val="none" w:sz="0" w:space="0" w:color="auto"/>
          </w:divBdr>
        </w:div>
        <w:div w:id="1714498847">
          <w:marLeft w:val="1166"/>
          <w:marRight w:val="0"/>
          <w:marTop w:val="134"/>
          <w:marBottom w:val="0"/>
          <w:divBdr>
            <w:top w:val="none" w:sz="0" w:space="0" w:color="auto"/>
            <w:left w:val="none" w:sz="0" w:space="0" w:color="auto"/>
            <w:bottom w:val="none" w:sz="0" w:space="0" w:color="auto"/>
            <w:right w:val="none" w:sz="0" w:space="0" w:color="auto"/>
          </w:divBdr>
        </w:div>
      </w:divsChild>
    </w:div>
    <w:div w:id="56171416">
      <w:bodyDiv w:val="1"/>
      <w:marLeft w:val="0"/>
      <w:marRight w:val="0"/>
      <w:marTop w:val="0"/>
      <w:marBottom w:val="0"/>
      <w:divBdr>
        <w:top w:val="none" w:sz="0" w:space="0" w:color="auto"/>
        <w:left w:val="none" w:sz="0" w:space="0" w:color="auto"/>
        <w:bottom w:val="none" w:sz="0" w:space="0" w:color="auto"/>
        <w:right w:val="none" w:sz="0" w:space="0" w:color="auto"/>
      </w:divBdr>
    </w:div>
    <w:div w:id="56974185">
      <w:bodyDiv w:val="1"/>
      <w:marLeft w:val="0"/>
      <w:marRight w:val="0"/>
      <w:marTop w:val="0"/>
      <w:marBottom w:val="0"/>
      <w:divBdr>
        <w:top w:val="none" w:sz="0" w:space="0" w:color="auto"/>
        <w:left w:val="none" w:sz="0" w:space="0" w:color="auto"/>
        <w:bottom w:val="none" w:sz="0" w:space="0" w:color="auto"/>
        <w:right w:val="none" w:sz="0" w:space="0" w:color="auto"/>
      </w:divBdr>
    </w:div>
    <w:div w:id="58676312">
      <w:bodyDiv w:val="1"/>
      <w:marLeft w:val="0"/>
      <w:marRight w:val="0"/>
      <w:marTop w:val="0"/>
      <w:marBottom w:val="0"/>
      <w:divBdr>
        <w:top w:val="none" w:sz="0" w:space="0" w:color="auto"/>
        <w:left w:val="none" w:sz="0" w:space="0" w:color="auto"/>
        <w:bottom w:val="none" w:sz="0" w:space="0" w:color="auto"/>
        <w:right w:val="none" w:sz="0" w:space="0" w:color="auto"/>
      </w:divBdr>
    </w:div>
    <w:div w:id="58987108">
      <w:bodyDiv w:val="1"/>
      <w:marLeft w:val="0"/>
      <w:marRight w:val="0"/>
      <w:marTop w:val="0"/>
      <w:marBottom w:val="0"/>
      <w:divBdr>
        <w:top w:val="none" w:sz="0" w:space="0" w:color="auto"/>
        <w:left w:val="none" w:sz="0" w:space="0" w:color="auto"/>
        <w:bottom w:val="none" w:sz="0" w:space="0" w:color="auto"/>
        <w:right w:val="none" w:sz="0" w:space="0" w:color="auto"/>
      </w:divBdr>
    </w:div>
    <w:div w:id="59523979">
      <w:bodyDiv w:val="1"/>
      <w:marLeft w:val="0"/>
      <w:marRight w:val="0"/>
      <w:marTop w:val="0"/>
      <w:marBottom w:val="0"/>
      <w:divBdr>
        <w:top w:val="none" w:sz="0" w:space="0" w:color="auto"/>
        <w:left w:val="none" w:sz="0" w:space="0" w:color="auto"/>
        <w:bottom w:val="none" w:sz="0" w:space="0" w:color="auto"/>
        <w:right w:val="none" w:sz="0" w:space="0" w:color="auto"/>
      </w:divBdr>
      <w:divsChild>
        <w:div w:id="123623039">
          <w:marLeft w:val="1166"/>
          <w:marRight w:val="0"/>
          <w:marTop w:val="125"/>
          <w:marBottom w:val="0"/>
          <w:divBdr>
            <w:top w:val="none" w:sz="0" w:space="0" w:color="auto"/>
            <w:left w:val="none" w:sz="0" w:space="0" w:color="auto"/>
            <w:bottom w:val="none" w:sz="0" w:space="0" w:color="auto"/>
            <w:right w:val="none" w:sz="0" w:space="0" w:color="auto"/>
          </w:divBdr>
        </w:div>
        <w:div w:id="159389755">
          <w:marLeft w:val="547"/>
          <w:marRight w:val="0"/>
          <w:marTop w:val="144"/>
          <w:marBottom w:val="0"/>
          <w:divBdr>
            <w:top w:val="none" w:sz="0" w:space="0" w:color="auto"/>
            <w:left w:val="none" w:sz="0" w:space="0" w:color="auto"/>
            <w:bottom w:val="none" w:sz="0" w:space="0" w:color="auto"/>
            <w:right w:val="none" w:sz="0" w:space="0" w:color="auto"/>
          </w:divBdr>
        </w:div>
        <w:div w:id="478348588">
          <w:marLeft w:val="1166"/>
          <w:marRight w:val="0"/>
          <w:marTop w:val="125"/>
          <w:marBottom w:val="0"/>
          <w:divBdr>
            <w:top w:val="none" w:sz="0" w:space="0" w:color="auto"/>
            <w:left w:val="none" w:sz="0" w:space="0" w:color="auto"/>
            <w:bottom w:val="none" w:sz="0" w:space="0" w:color="auto"/>
            <w:right w:val="none" w:sz="0" w:space="0" w:color="auto"/>
          </w:divBdr>
        </w:div>
        <w:div w:id="941643335">
          <w:marLeft w:val="1166"/>
          <w:marRight w:val="0"/>
          <w:marTop w:val="125"/>
          <w:marBottom w:val="0"/>
          <w:divBdr>
            <w:top w:val="none" w:sz="0" w:space="0" w:color="auto"/>
            <w:left w:val="none" w:sz="0" w:space="0" w:color="auto"/>
            <w:bottom w:val="none" w:sz="0" w:space="0" w:color="auto"/>
            <w:right w:val="none" w:sz="0" w:space="0" w:color="auto"/>
          </w:divBdr>
        </w:div>
        <w:div w:id="1117800445">
          <w:marLeft w:val="547"/>
          <w:marRight w:val="0"/>
          <w:marTop w:val="144"/>
          <w:marBottom w:val="0"/>
          <w:divBdr>
            <w:top w:val="none" w:sz="0" w:space="0" w:color="auto"/>
            <w:left w:val="none" w:sz="0" w:space="0" w:color="auto"/>
            <w:bottom w:val="none" w:sz="0" w:space="0" w:color="auto"/>
            <w:right w:val="none" w:sz="0" w:space="0" w:color="auto"/>
          </w:divBdr>
        </w:div>
        <w:div w:id="1174415218">
          <w:marLeft w:val="547"/>
          <w:marRight w:val="0"/>
          <w:marTop w:val="144"/>
          <w:marBottom w:val="0"/>
          <w:divBdr>
            <w:top w:val="none" w:sz="0" w:space="0" w:color="auto"/>
            <w:left w:val="none" w:sz="0" w:space="0" w:color="auto"/>
            <w:bottom w:val="none" w:sz="0" w:space="0" w:color="auto"/>
            <w:right w:val="none" w:sz="0" w:space="0" w:color="auto"/>
          </w:divBdr>
        </w:div>
        <w:div w:id="1216351929">
          <w:marLeft w:val="547"/>
          <w:marRight w:val="0"/>
          <w:marTop w:val="144"/>
          <w:marBottom w:val="0"/>
          <w:divBdr>
            <w:top w:val="none" w:sz="0" w:space="0" w:color="auto"/>
            <w:left w:val="none" w:sz="0" w:space="0" w:color="auto"/>
            <w:bottom w:val="none" w:sz="0" w:space="0" w:color="auto"/>
            <w:right w:val="none" w:sz="0" w:space="0" w:color="auto"/>
          </w:divBdr>
        </w:div>
        <w:div w:id="1513717385">
          <w:marLeft w:val="1800"/>
          <w:marRight w:val="0"/>
          <w:marTop w:val="106"/>
          <w:marBottom w:val="0"/>
          <w:divBdr>
            <w:top w:val="none" w:sz="0" w:space="0" w:color="auto"/>
            <w:left w:val="none" w:sz="0" w:space="0" w:color="auto"/>
            <w:bottom w:val="none" w:sz="0" w:space="0" w:color="auto"/>
            <w:right w:val="none" w:sz="0" w:space="0" w:color="auto"/>
          </w:divBdr>
        </w:div>
      </w:divsChild>
    </w:div>
    <w:div w:id="59794800">
      <w:bodyDiv w:val="1"/>
      <w:marLeft w:val="0"/>
      <w:marRight w:val="0"/>
      <w:marTop w:val="0"/>
      <w:marBottom w:val="0"/>
      <w:divBdr>
        <w:top w:val="none" w:sz="0" w:space="0" w:color="auto"/>
        <w:left w:val="none" w:sz="0" w:space="0" w:color="auto"/>
        <w:bottom w:val="none" w:sz="0" w:space="0" w:color="auto"/>
        <w:right w:val="none" w:sz="0" w:space="0" w:color="auto"/>
      </w:divBdr>
    </w:div>
    <w:div w:id="60450955">
      <w:bodyDiv w:val="1"/>
      <w:marLeft w:val="0"/>
      <w:marRight w:val="0"/>
      <w:marTop w:val="0"/>
      <w:marBottom w:val="0"/>
      <w:divBdr>
        <w:top w:val="none" w:sz="0" w:space="0" w:color="auto"/>
        <w:left w:val="none" w:sz="0" w:space="0" w:color="auto"/>
        <w:bottom w:val="none" w:sz="0" w:space="0" w:color="auto"/>
        <w:right w:val="none" w:sz="0" w:space="0" w:color="auto"/>
      </w:divBdr>
    </w:div>
    <w:div w:id="60713106">
      <w:bodyDiv w:val="1"/>
      <w:marLeft w:val="0"/>
      <w:marRight w:val="0"/>
      <w:marTop w:val="0"/>
      <w:marBottom w:val="0"/>
      <w:divBdr>
        <w:top w:val="none" w:sz="0" w:space="0" w:color="auto"/>
        <w:left w:val="none" w:sz="0" w:space="0" w:color="auto"/>
        <w:bottom w:val="none" w:sz="0" w:space="0" w:color="auto"/>
        <w:right w:val="none" w:sz="0" w:space="0" w:color="auto"/>
      </w:divBdr>
    </w:div>
    <w:div w:id="61560289">
      <w:bodyDiv w:val="1"/>
      <w:marLeft w:val="0"/>
      <w:marRight w:val="0"/>
      <w:marTop w:val="0"/>
      <w:marBottom w:val="0"/>
      <w:divBdr>
        <w:top w:val="none" w:sz="0" w:space="0" w:color="auto"/>
        <w:left w:val="none" w:sz="0" w:space="0" w:color="auto"/>
        <w:bottom w:val="none" w:sz="0" w:space="0" w:color="auto"/>
        <w:right w:val="none" w:sz="0" w:space="0" w:color="auto"/>
      </w:divBdr>
    </w:div>
    <w:div w:id="62720992">
      <w:bodyDiv w:val="1"/>
      <w:marLeft w:val="0"/>
      <w:marRight w:val="0"/>
      <w:marTop w:val="0"/>
      <w:marBottom w:val="0"/>
      <w:divBdr>
        <w:top w:val="none" w:sz="0" w:space="0" w:color="auto"/>
        <w:left w:val="none" w:sz="0" w:space="0" w:color="auto"/>
        <w:bottom w:val="none" w:sz="0" w:space="0" w:color="auto"/>
        <w:right w:val="none" w:sz="0" w:space="0" w:color="auto"/>
      </w:divBdr>
    </w:div>
    <w:div w:id="63453524">
      <w:bodyDiv w:val="1"/>
      <w:marLeft w:val="0"/>
      <w:marRight w:val="0"/>
      <w:marTop w:val="0"/>
      <w:marBottom w:val="0"/>
      <w:divBdr>
        <w:top w:val="none" w:sz="0" w:space="0" w:color="auto"/>
        <w:left w:val="none" w:sz="0" w:space="0" w:color="auto"/>
        <w:bottom w:val="none" w:sz="0" w:space="0" w:color="auto"/>
        <w:right w:val="none" w:sz="0" w:space="0" w:color="auto"/>
      </w:divBdr>
    </w:div>
    <w:div w:id="64888099">
      <w:bodyDiv w:val="1"/>
      <w:marLeft w:val="0"/>
      <w:marRight w:val="0"/>
      <w:marTop w:val="0"/>
      <w:marBottom w:val="0"/>
      <w:divBdr>
        <w:top w:val="none" w:sz="0" w:space="0" w:color="auto"/>
        <w:left w:val="none" w:sz="0" w:space="0" w:color="auto"/>
        <w:bottom w:val="none" w:sz="0" w:space="0" w:color="auto"/>
        <w:right w:val="none" w:sz="0" w:space="0" w:color="auto"/>
      </w:divBdr>
    </w:div>
    <w:div w:id="65229186">
      <w:bodyDiv w:val="1"/>
      <w:marLeft w:val="0"/>
      <w:marRight w:val="0"/>
      <w:marTop w:val="0"/>
      <w:marBottom w:val="0"/>
      <w:divBdr>
        <w:top w:val="none" w:sz="0" w:space="0" w:color="auto"/>
        <w:left w:val="none" w:sz="0" w:space="0" w:color="auto"/>
        <w:bottom w:val="none" w:sz="0" w:space="0" w:color="auto"/>
        <w:right w:val="none" w:sz="0" w:space="0" w:color="auto"/>
      </w:divBdr>
      <w:divsChild>
        <w:div w:id="1375932250">
          <w:marLeft w:val="547"/>
          <w:marRight w:val="0"/>
          <w:marTop w:val="96"/>
          <w:marBottom w:val="0"/>
          <w:divBdr>
            <w:top w:val="none" w:sz="0" w:space="0" w:color="auto"/>
            <w:left w:val="none" w:sz="0" w:space="0" w:color="auto"/>
            <w:bottom w:val="none" w:sz="0" w:space="0" w:color="auto"/>
            <w:right w:val="none" w:sz="0" w:space="0" w:color="auto"/>
          </w:divBdr>
        </w:div>
      </w:divsChild>
    </w:div>
    <w:div w:id="65733346">
      <w:bodyDiv w:val="1"/>
      <w:marLeft w:val="0"/>
      <w:marRight w:val="0"/>
      <w:marTop w:val="0"/>
      <w:marBottom w:val="0"/>
      <w:divBdr>
        <w:top w:val="none" w:sz="0" w:space="0" w:color="auto"/>
        <w:left w:val="none" w:sz="0" w:space="0" w:color="auto"/>
        <w:bottom w:val="none" w:sz="0" w:space="0" w:color="auto"/>
        <w:right w:val="none" w:sz="0" w:space="0" w:color="auto"/>
      </w:divBdr>
      <w:divsChild>
        <w:div w:id="18630779">
          <w:marLeft w:val="2520"/>
          <w:marRight w:val="0"/>
          <w:marTop w:val="67"/>
          <w:marBottom w:val="0"/>
          <w:divBdr>
            <w:top w:val="none" w:sz="0" w:space="0" w:color="auto"/>
            <w:left w:val="none" w:sz="0" w:space="0" w:color="auto"/>
            <w:bottom w:val="none" w:sz="0" w:space="0" w:color="auto"/>
            <w:right w:val="none" w:sz="0" w:space="0" w:color="auto"/>
          </w:divBdr>
        </w:div>
        <w:div w:id="88278746">
          <w:marLeft w:val="547"/>
          <w:marRight w:val="0"/>
          <w:marTop w:val="96"/>
          <w:marBottom w:val="0"/>
          <w:divBdr>
            <w:top w:val="none" w:sz="0" w:space="0" w:color="auto"/>
            <w:left w:val="none" w:sz="0" w:space="0" w:color="auto"/>
            <w:bottom w:val="none" w:sz="0" w:space="0" w:color="auto"/>
            <w:right w:val="none" w:sz="0" w:space="0" w:color="auto"/>
          </w:divBdr>
        </w:div>
        <w:div w:id="304630055">
          <w:marLeft w:val="547"/>
          <w:marRight w:val="0"/>
          <w:marTop w:val="96"/>
          <w:marBottom w:val="0"/>
          <w:divBdr>
            <w:top w:val="none" w:sz="0" w:space="0" w:color="auto"/>
            <w:left w:val="none" w:sz="0" w:space="0" w:color="auto"/>
            <w:bottom w:val="none" w:sz="0" w:space="0" w:color="auto"/>
            <w:right w:val="none" w:sz="0" w:space="0" w:color="auto"/>
          </w:divBdr>
        </w:div>
        <w:div w:id="310525245">
          <w:marLeft w:val="1800"/>
          <w:marRight w:val="0"/>
          <w:marTop w:val="77"/>
          <w:marBottom w:val="0"/>
          <w:divBdr>
            <w:top w:val="none" w:sz="0" w:space="0" w:color="auto"/>
            <w:left w:val="none" w:sz="0" w:space="0" w:color="auto"/>
            <w:bottom w:val="none" w:sz="0" w:space="0" w:color="auto"/>
            <w:right w:val="none" w:sz="0" w:space="0" w:color="auto"/>
          </w:divBdr>
        </w:div>
        <w:div w:id="412826367">
          <w:marLeft w:val="3240"/>
          <w:marRight w:val="0"/>
          <w:marTop w:val="67"/>
          <w:marBottom w:val="0"/>
          <w:divBdr>
            <w:top w:val="none" w:sz="0" w:space="0" w:color="auto"/>
            <w:left w:val="none" w:sz="0" w:space="0" w:color="auto"/>
            <w:bottom w:val="none" w:sz="0" w:space="0" w:color="auto"/>
            <w:right w:val="none" w:sz="0" w:space="0" w:color="auto"/>
          </w:divBdr>
        </w:div>
        <w:div w:id="985476323">
          <w:marLeft w:val="1800"/>
          <w:marRight w:val="0"/>
          <w:marTop w:val="77"/>
          <w:marBottom w:val="0"/>
          <w:divBdr>
            <w:top w:val="none" w:sz="0" w:space="0" w:color="auto"/>
            <w:left w:val="none" w:sz="0" w:space="0" w:color="auto"/>
            <w:bottom w:val="none" w:sz="0" w:space="0" w:color="auto"/>
            <w:right w:val="none" w:sz="0" w:space="0" w:color="auto"/>
          </w:divBdr>
        </w:div>
        <w:div w:id="1067335389">
          <w:marLeft w:val="1166"/>
          <w:marRight w:val="0"/>
          <w:marTop w:val="86"/>
          <w:marBottom w:val="0"/>
          <w:divBdr>
            <w:top w:val="none" w:sz="0" w:space="0" w:color="auto"/>
            <w:left w:val="none" w:sz="0" w:space="0" w:color="auto"/>
            <w:bottom w:val="none" w:sz="0" w:space="0" w:color="auto"/>
            <w:right w:val="none" w:sz="0" w:space="0" w:color="auto"/>
          </w:divBdr>
        </w:div>
        <w:div w:id="1191800596">
          <w:marLeft w:val="2520"/>
          <w:marRight w:val="0"/>
          <w:marTop w:val="67"/>
          <w:marBottom w:val="0"/>
          <w:divBdr>
            <w:top w:val="none" w:sz="0" w:space="0" w:color="auto"/>
            <w:left w:val="none" w:sz="0" w:space="0" w:color="auto"/>
            <w:bottom w:val="none" w:sz="0" w:space="0" w:color="auto"/>
            <w:right w:val="none" w:sz="0" w:space="0" w:color="auto"/>
          </w:divBdr>
        </w:div>
        <w:div w:id="1333945978">
          <w:marLeft w:val="3240"/>
          <w:marRight w:val="0"/>
          <w:marTop w:val="67"/>
          <w:marBottom w:val="0"/>
          <w:divBdr>
            <w:top w:val="none" w:sz="0" w:space="0" w:color="auto"/>
            <w:left w:val="none" w:sz="0" w:space="0" w:color="auto"/>
            <w:bottom w:val="none" w:sz="0" w:space="0" w:color="auto"/>
            <w:right w:val="none" w:sz="0" w:space="0" w:color="auto"/>
          </w:divBdr>
        </w:div>
        <w:div w:id="1526019989">
          <w:marLeft w:val="1800"/>
          <w:marRight w:val="0"/>
          <w:marTop w:val="86"/>
          <w:marBottom w:val="0"/>
          <w:divBdr>
            <w:top w:val="none" w:sz="0" w:space="0" w:color="auto"/>
            <w:left w:val="none" w:sz="0" w:space="0" w:color="auto"/>
            <w:bottom w:val="none" w:sz="0" w:space="0" w:color="auto"/>
            <w:right w:val="none" w:sz="0" w:space="0" w:color="auto"/>
          </w:divBdr>
        </w:div>
        <w:div w:id="1586106240">
          <w:marLeft w:val="1166"/>
          <w:marRight w:val="0"/>
          <w:marTop w:val="86"/>
          <w:marBottom w:val="0"/>
          <w:divBdr>
            <w:top w:val="none" w:sz="0" w:space="0" w:color="auto"/>
            <w:left w:val="none" w:sz="0" w:space="0" w:color="auto"/>
            <w:bottom w:val="none" w:sz="0" w:space="0" w:color="auto"/>
            <w:right w:val="none" w:sz="0" w:space="0" w:color="auto"/>
          </w:divBdr>
        </w:div>
        <w:div w:id="1967539123">
          <w:marLeft w:val="1800"/>
          <w:marRight w:val="0"/>
          <w:marTop w:val="86"/>
          <w:marBottom w:val="0"/>
          <w:divBdr>
            <w:top w:val="none" w:sz="0" w:space="0" w:color="auto"/>
            <w:left w:val="none" w:sz="0" w:space="0" w:color="auto"/>
            <w:bottom w:val="none" w:sz="0" w:space="0" w:color="auto"/>
            <w:right w:val="none" w:sz="0" w:space="0" w:color="auto"/>
          </w:divBdr>
        </w:div>
      </w:divsChild>
    </w:div>
    <w:div w:id="65803997">
      <w:bodyDiv w:val="1"/>
      <w:marLeft w:val="0"/>
      <w:marRight w:val="0"/>
      <w:marTop w:val="0"/>
      <w:marBottom w:val="0"/>
      <w:divBdr>
        <w:top w:val="none" w:sz="0" w:space="0" w:color="auto"/>
        <w:left w:val="none" w:sz="0" w:space="0" w:color="auto"/>
        <w:bottom w:val="none" w:sz="0" w:space="0" w:color="auto"/>
        <w:right w:val="none" w:sz="0" w:space="0" w:color="auto"/>
      </w:divBdr>
    </w:div>
    <w:div w:id="66149284">
      <w:bodyDiv w:val="1"/>
      <w:marLeft w:val="0"/>
      <w:marRight w:val="0"/>
      <w:marTop w:val="0"/>
      <w:marBottom w:val="0"/>
      <w:divBdr>
        <w:top w:val="none" w:sz="0" w:space="0" w:color="auto"/>
        <w:left w:val="none" w:sz="0" w:space="0" w:color="auto"/>
        <w:bottom w:val="none" w:sz="0" w:space="0" w:color="auto"/>
        <w:right w:val="none" w:sz="0" w:space="0" w:color="auto"/>
      </w:divBdr>
    </w:div>
    <w:div w:id="68040506">
      <w:bodyDiv w:val="1"/>
      <w:marLeft w:val="0"/>
      <w:marRight w:val="0"/>
      <w:marTop w:val="0"/>
      <w:marBottom w:val="0"/>
      <w:divBdr>
        <w:top w:val="none" w:sz="0" w:space="0" w:color="auto"/>
        <w:left w:val="none" w:sz="0" w:space="0" w:color="auto"/>
        <w:bottom w:val="none" w:sz="0" w:space="0" w:color="auto"/>
        <w:right w:val="none" w:sz="0" w:space="0" w:color="auto"/>
      </w:divBdr>
      <w:divsChild>
        <w:div w:id="316153138">
          <w:marLeft w:val="1800"/>
          <w:marRight w:val="0"/>
          <w:marTop w:val="67"/>
          <w:marBottom w:val="0"/>
          <w:divBdr>
            <w:top w:val="none" w:sz="0" w:space="0" w:color="auto"/>
            <w:left w:val="none" w:sz="0" w:space="0" w:color="auto"/>
            <w:bottom w:val="none" w:sz="0" w:space="0" w:color="auto"/>
            <w:right w:val="none" w:sz="0" w:space="0" w:color="auto"/>
          </w:divBdr>
        </w:div>
        <w:div w:id="411245117">
          <w:marLeft w:val="1166"/>
          <w:marRight w:val="0"/>
          <w:marTop w:val="67"/>
          <w:marBottom w:val="0"/>
          <w:divBdr>
            <w:top w:val="none" w:sz="0" w:space="0" w:color="auto"/>
            <w:left w:val="none" w:sz="0" w:space="0" w:color="auto"/>
            <w:bottom w:val="none" w:sz="0" w:space="0" w:color="auto"/>
            <w:right w:val="none" w:sz="0" w:space="0" w:color="auto"/>
          </w:divBdr>
        </w:div>
        <w:div w:id="440149465">
          <w:marLeft w:val="2520"/>
          <w:marRight w:val="0"/>
          <w:marTop w:val="67"/>
          <w:marBottom w:val="0"/>
          <w:divBdr>
            <w:top w:val="none" w:sz="0" w:space="0" w:color="auto"/>
            <w:left w:val="none" w:sz="0" w:space="0" w:color="auto"/>
            <w:bottom w:val="none" w:sz="0" w:space="0" w:color="auto"/>
            <w:right w:val="none" w:sz="0" w:space="0" w:color="auto"/>
          </w:divBdr>
        </w:div>
        <w:div w:id="442043347">
          <w:marLeft w:val="1800"/>
          <w:marRight w:val="0"/>
          <w:marTop w:val="67"/>
          <w:marBottom w:val="0"/>
          <w:divBdr>
            <w:top w:val="none" w:sz="0" w:space="0" w:color="auto"/>
            <w:left w:val="none" w:sz="0" w:space="0" w:color="auto"/>
            <w:bottom w:val="none" w:sz="0" w:space="0" w:color="auto"/>
            <w:right w:val="none" w:sz="0" w:space="0" w:color="auto"/>
          </w:divBdr>
        </w:div>
        <w:div w:id="481624929">
          <w:marLeft w:val="1166"/>
          <w:marRight w:val="0"/>
          <w:marTop w:val="67"/>
          <w:marBottom w:val="0"/>
          <w:divBdr>
            <w:top w:val="none" w:sz="0" w:space="0" w:color="auto"/>
            <w:left w:val="none" w:sz="0" w:space="0" w:color="auto"/>
            <w:bottom w:val="none" w:sz="0" w:space="0" w:color="auto"/>
            <w:right w:val="none" w:sz="0" w:space="0" w:color="auto"/>
          </w:divBdr>
        </w:div>
        <w:div w:id="545605507">
          <w:marLeft w:val="1800"/>
          <w:marRight w:val="0"/>
          <w:marTop w:val="67"/>
          <w:marBottom w:val="0"/>
          <w:divBdr>
            <w:top w:val="none" w:sz="0" w:space="0" w:color="auto"/>
            <w:left w:val="none" w:sz="0" w:space="0" w:color="auto"/>
            <w:bottom w:val="none" w:sz="0" w:space="0" w:color="auto"/>
            <w:right w:val="none" w:sz="0" w:space="0" w:color="auto"/>
          </w:divBdr>
        </w:div>
        <w:div w:id="615258148">
          <w:marLeft w:val="1166"/>
          <w:marRight w:val="0"/>
          <w:marTop w:val="67"/>
          <w:marBottom w:val="0"/>
          <w:divBdr>
            <w:top w:val="none" w:sz="0" w:space="0" w:color="auto"/>
            <w:left w:val="none" w:sz="0" w:space="0" w:color="auto"/>
            <w:bottom w:val="none" w:sz="0" w:space="0" w:color="auto"/>
            <w:right w:val="none" w:sz="0" w:space="0" w:color="auto"/>
          </w:divBdr>
        </w:div>
        <w:div w:id="650208832">
          <w:marLeft w:val="1800"/>
          <w:marRight w:val="0"/>
          <w:marTop w:val="67"/>
          <w:marBottom w:val="0"/>
          <w:divBdr>
            <w:top w:val="none" w:sz="0" w:space="0" w:color="auto"/>
            <w:left w:val="none" w:sz="0" w:space="0" w:color="auto"/>
            <w:bottom w:val="none" w:sz="0" w:space="0" w:color="auto"/>
            <w:right w:val="none" w:sz="0" w:space="0" w:color="auto"/>
          </w:divBdr>
        </w:div>
        <w:div w:id="844326239">
          <w:marLeft w:val="1800"/>
          <w:marRight w:val="0"/>
          <w:marTop w:val="67"/>
          <w:marBottom w:val="0"/>
          <w:divBdr>
            <w:top w:val="none" w:sz="0" w:space="0" w:color="auto"/>
            <w:left w:val="none" w:sz="0" w:space="0" w:color="auto"/>
            <w:bottom w:val="none" w:sz="0" w:space="0" w:color="auto"/>
            <w:right w:val="none" w:sz="0" w:space="0" w:color="auto"/>
          </w:divBdr>
        </w:div>
        <w:div w:id="971520415">
          <w:marLeft w:val="1800"/>
          <w:marRight w:val="0"/>
          <w:marTop w:val="67"/>
          <w:marBottom w:val="0"/>
          <w:divBdr>
            <w:top w:val="none" w:sz="0" w:space="0" w:color="auto"/>
            <w:left w:val="none" w:sz="0" w:space="0" w:color="auto"/>
            <w:bottom w:val="none" w:sz="0" w:space="0" w:color="auto"/>
            <w:right w:val="none" w:sz="0" w:space="0" w:color="auto"/>
          </w:divBdr>
        </w:div>
        <w:div w:id="1188635686">
          <w:marLeft w:val="1166"/>
          <w:marRight w:val="0"/>
          <w:marTop w:val="67"/>
          <w:marBottom w:val="0"/>
          <w:divBdr>
            <w:top w:val="none" w:sz="0" w:space="0" w:color="auto"/>
            <w:left w:val="none" w:sz="0" w:space="0" w:color="auto"/>
            <w:bottom w:val="none" w:sz="0" w:space="0" w:color="auto"/>
            <w:right w:val="none" w:sz="0" w:space="0" w:color="auto"/>
          </w:divBdr>
        </w:div>
        <w:div w:id="1564104234">
          <w:marLeft w:val="1166"/>
          <w:marRight w:val="0"/>
          <w:marTop w:val="67"/>
          <w:marBottom w:val="0"/>
          <w:divBdr>
            <w:top w:val="none" w:sz="0" w:space="0" w:color="auto"/>
            <w:left w:val="none" w:sz="0" w:space="0" w:color="auto"/>
            <w:bottom w:val="none" w:sz="0" w:space="0" w:color="auto"/>
            <w:right w:val="none" w:sz="0" w:space="0" w:color="auto"/>
          </w:divBdr>
        </w:div>
        <w:div w:id="1689062929">
          <w:marLeft w:val="547"/>
          <w:marRight w:val="0"/>
          <w:marTop w:val="67"/>
          <w:marBottom w:val="0"/>
          <w:divBdr>
            <w:top w:val="none" w:sz="0" w:space="0" w:color="auto"/>
            <w:left w:val="none" w:sz="0" w:space="0" w:color="auto"/>
            <w:bottom w:val="none" w:sz="0" w:space="0" w:color="auto"/>
            <w:right w:val="none" w:sz="0" w:space="0" w:color="auto"/>
          </w:divBdr>
        </w:div>
        <w:div w:id="1913344441">
          <w:marLeft w:val="1166"/>
          <w:marRight w:val="0"/>
          <w:marTop w:val="67"/>
          <w:marBottom w:val="0"/>
          <w:divBdr>
            <w:top w:val="none" w:sz="0" w:space="0" w:color="auto"/>
            <w:left w:val="none" w:sz="0" w:space="0" w:color="auto"/>
            <w:bottom w:val="none" w:sz="0" w:space="0" w:color="auto"/>
            <w:right w:val="none" w:sz="0" w:space="0" w:color="auto"/>
          </w:divBdr>
        </w:div>
        <w:div w:id="2002150358">
          <w:marLeft w:val="1166"/>
          <w:marRight w:val="0"/>
          <w:marTop w:val="67"/>
          <w:marBottom w:val="0"/>
          <w:divBdr>
            <w:top w:val="none" w:sz="0" w:space="0" w:color="auto"/>
            <w:left w:val="none" w:sz="0" w:space="0" w:color="auto"/>
            <w:bottom w:val="none" w:sz="0" w:space="0" w:color="auto"/>
            <w:right w:val="none" w:sz="0" w:space="0" w:color="auto"/>
          </w:divBdr>
        </w:div>
        <w:div w:id="2002653830">
          <w:marLeft w:val="1800"/>
          <w:marRight w:val="0"/>
          <w:marTop w:val="67"/>
          <w:marBottom w:val="0"/>
          <w:divBdr>
            <w:top w:val="none" w:sz="0" w:space="0" w:color="auto"/>
            <w:left w:val="none" w:sz="0" w:space="0" w:color="auto"/>
            <w:bottom w:val="none" w:sz="0" w:space="0" w:color="auto"/>
            <w:right w:val="none" w:sz="0" w:space="0" w:color="auto"/>
          </w:divBdr>
        </w:div>
      </w:divsChild>
    </w:div>
    <w:div w:id="69423055">
      <w:bodyDiv w:val="1"/>
      <w:marLeft w:val="0"/>
      <w:marRight w:val="0"/>
      <w:marTop w:val="0"/>
      <w:marBottom w:val="0"/>
      <w:divBdr>
        <w:top w:val="none" w:sz="0" w:space="0" w:color="auto"/>
        <w:left w:val="none" w:sz="0" w:space="0" w:color="auto"/>
        <w:bottom w:val="none" w:sz="0" w:space="0" w:color="auto"/>
        <w:right w:val="none" w:sz="0" w:space="0" w:color="auto"/>
      </w:divBdr>
    </w:div>
    <w:div w:id="69665114">
      <w:bodyDiv w:val="1"/>
      <w:marLeft w:val="0"/>
      <w:marRight w:val="0"/>
      <w:marTop w:val="0"/>
      <w:marBottom w:val="0"/>
      <w:divBdr>
        <w:top w:val="none" w:sz="0" w:space="0" w:color="auto"/>
        <w:left w:val="none" w:sz="0" w:space="0" w:color="auto"/>
        <w:bottom w:val="none" w:sz="0" w:space="0" w:color="auto"/>
        <w:right w:val="none" w:sz="0" w:space="0" w:color="auto"/>
      </w:divBdr>
    </w:div>
    <w:div w:id="71902327">
      <w:bodyDiv w:val="1"/>
      <w:marLeft w:val="0"/>
      <w:marRight w:val="0"/>
      <w:marTop w:val="0"/>
      <w:marBottom w:val="0"/>
      <w:divBdr>
        <w:top w:val="none" w:sz="0" w:space="0" w:color="auto"/>
        <w:left w:val="none" w:sz="0" w:space="0" w:color="auto"/>
        <w:bottom w:val="none" w:sz="0" w:space="0" w:color="auto"/>
        <w:right w:val="none" w:sz="0" w:space="0" w:color="auto"/>
      </w:divBdr>
    </w:div>
    <w:div w:id="72243388">
      <w:bodyDiv w:val="1"/>
      <w:marLeft w:val="0"/>
      <w:marRight w:val="0"/>
      <w:marTop w:val="0"/>
      <w:marBottom w:val="0"/>
      <w:divBdr>
        <w:top w:val="none" w:sz="0" w:space="0" w:color="auto"/>
        <w:left w:val="none" w:sz="0" w:space="0" w:color="auto"/>
        <w:bottom w:val="none" w:sz="0" w:space="0" w:color="auto"/>
        <w:right w:val="none" w:sz="0" w:space="0" w:color="auto"/>
      </w:divBdr>
    </w:div>
    <w:div w:id="72896756">
      <w:bodyDiv w:val="1"/>
      <w:marLeft w:val="0"/>
      <w:marRight w:val="0"/>
      <w:marTop w:val="0"/>
      <w:marBottom w:val="0"/>
      <w:divBdr>
        <w:top w:val="none" w:sz="0" w:space="0" w:color="auto"/>
        <w:left w:val="none" w:sz="0" w:space="0" w:color="auto"/>
        <w:bottom w:val="none" w:sz="0" w:space="0" w:color="auto"/>
        <w:right w:val="none" w:sz="0" w:space="0" w:color="auto"/>
      </w:divBdr>
    </w:div>
    <w:div w:id="73557394">
      <w:bodyDiv w:val="1"/>
      <w:marLeft w:val="0"/>
      <w:marRight w:val="0"/>
      <w:marTop w:val="0"/>
      <w:marBottom w:val="0"/>
      <w:divBdr>
        <w:top w:val="none" w:sz="0" w:space="0" w:color="auto"/>
        <w:left w:val="none" w:sz="0" w:space="0" w:color="auto"/>
        <w:bottom w:val="none" w:sz="0" w:space="0" w:color="auto"/>
        <w:right w:val="none" w:sz="0" w:space="0" w:color="auto"/>
      </w:divBdr>
    </w:div>
    <w:div w:id="74325103">
      <w:bodyDiv w:val="1"/>
      <w:marLeft w:val="0"/>
      <w:marRight w:val="0"/>
      <w:marTop w:val="0"/>
      <w:marBottom w:val="0"/>
      <w:divBdr>
        <w:top w:val="none" w:sz="0" w:space="0" w:color="auto"/>
        <w:left w:val="none" w:sz="0" w:space="0" w:color="auto"/>
        <w:bottom w:val="none" w:sz="0" w:space="0" w:color="auto"/>
        <w:right w:val="none" w:sz="0" w:space="0" w:color="auto"/>
      </w:divBdr>
    </w:div>
    <w:div w:id="74933804">
      <w:bodyDiv w:val="1"/>
      <w:marLeft w:val="0"/>
      <w:marRight w:val="0"/>
      <w:marTop w:val="0"/>
      <w:marBottom w:val="0"/>
      <w:divBdr>
        <w:top w:val="none" w:sz="0" w:space="0" w:color="auto"/>
        <w:left w:val="none" w:sz="0" w:space="0" w:color="auto"/>
        <w:bottom w:val="none" w:sz="0" w:space="0" w:color="auto"/>
        <w:right w:val="none" w:sz="0" w:space="0" w:color="auto"/>
      </w:divBdr>
      <w:divsChild>
        <w:div w:id="746536664">
          <w:marLeft w:val="0"/>
          <w:marRight w:val="0"/>
          <w:marTop w:val="0"/>
          <w:marBottom w:val="0"/>
          <w:divBdr>
            <w:top w:val="none" w:sz="0" w:space="0" w:color="auto"/>
            <w:left w:val="none" w:sz="0" w:space="0" w:color="auto"/>
            <w:bottom w:val="none" w:sz="0" w:space="0" w:color="auto"/>
            <w:right w:val="none" w:sz="0" w:space="0" w:color="auto"/>
          </w:divBdr>
        </w:div>
      </w:divsChild>
    </w:div>
    <w:div w:id="74980219">
      <w:bodyDiv w:val="1"/>
      <w:marLeft w:val="0"/>
      <w:marRight w:val="0"/>
      <w:marTop w:val="0"/>
      <w:marBottom w:val="0"/>
      <w:divBdr>
        <w:top w:val="none" w:sz="0" w:space="0" w:color="auto"/>
        <w:left w:val="none" w:sz="0" w:space="0" w:color="auto"/>
        <w:bottom w:val="none" w:sz="0" w:space="0" w:color="auto"/>
        <w:right w:val="none" w:sz="0" w:space="0" w:color="auto"/>
      </w:divBdr>
    </w:div>
    <w:div w:id="75440824">
      <w:bodyDiv w:val="1"/>
      <w:marLeft w:val="0"/>
      <w:marRight w:val="0"/>
      <w:marTop w:val="0"/>
      <w:marBottom w:val="0"/>
      <w:divBdr>
        <w:top w:val="none" w:sz="0" w:space="0" w:color="auto"/>
        <w:left w:val="none" w:sz="0" w:space="0" w:color="auto"/>
        <w:bottom w:val="none" w:sz="0" w:space="0" w:color="auto"/>
        <w:right w:val="none" w:sz="0" w:space="0" w:color="auto"/>
      </w:divBdr>
    </w:div>
    <w:div w:id="75595494">
      <w:bodyDiv w:val="1"/>
      <w:marLeft w:val="0"/>
      <w:marRight w:val="0"/>
      <w:marTop w:val="0"/>
      <w:marBottom w:val="0"/>
      <w:divBdr>
        <w:top w:val="none" w:sz="0" w:space="0" w:color="auto"/>
        <w:left w:val="none" w:sz="0" w:space="0" w:color="auto"/>
        <w:bottom w:val="none" w:sz="0" w:space="0" w:color="auto"/>
        <w:right w:val="none" w:sz="0" w:space="0" w:color="auto"/>
      </w:divBdr>
    </w:div>
    <w:div w:id="76755152">
      <w:bodyDiv w:val="1"/>
      <w:marLeft w:val="0"/>
      <w:marRight w:val="0"/>
      <w:marTop w:val="0"/>
      <w:marBottom w:val="0"/>
      <w:divBdr>
        <w:top w:val="none" w:sz="0" w:space="0" w:color="auto"/>
        <w:left w:val="none" w:sz="0" w:space="0" w:color="auto"/>
        <w:bottom w:val="none" w:sz="0" w:space="0" w:color="auto"/>
        <w:right w:val="none" w:sz="0" w:space="0" w:color="auto"/>
      </w:divBdr>
      <w:divsChild>
        <w:div w:id="816645999">
          <w:marLeft w:val="547"/>
          <w:marRight w:val="0"/>
          <w:marTop w:val="115"/>
          <w:marBottom w:val="0"/>
          <w:divBdr>
            <w:top w:val="none" w:sz="0" w:space="0" w:color="auto"/>
            <w:left w:val="none" w:sz="0" w:space="0" w:color="auto"/>
            <w:bottom w:val="none" w:sz="0" w:space="0" w:color="auto"/>
            <w:right w:val="none" w:sz="0" w:space="0" w:color="auto"/>
          </w:divBdr>
        </w:div>
        <w:div w:id="1065033616">
          <w:marLeft w:val="1166"/>
          <w:marRight w:val="0"/>
          <w:marTop w:val="96"/>
          <w:marBottom w:val="0"/>
          <w:divBdr>
            <w:top w:val="none" w:sz="0" w:space="0" w:color="auto"/>
            <w:left w:val="none" w:sz="0" w:space="0" w:color="auto"/>
            <w:bottom w:val="none" w:sz="0" w:space="0" w:color="auto"/>
            <w:right w:val="none" w:sz="0" w:space="0" w:color="auto"/>
          </w:divBdr>
        </w:div>
        <w:div w:id="1929537657">
          <w:marLeft w:val="547"/>
          <w:marRight w:val="0"/>
          <w:marTop w:val="115"/>
          <w:marBottom w:val="0"/>
          <w:divBdr>
            <w:top w:val="none" w:sz="0" w:space="0" w:color="auto"/>
            <w:left w:val="none" w:sz="0" w:space="0" w:color="auto"/>
            <w:bottom w:val="none" w:sz="0" w:space="0" w:color="auto"/>
            <w:right w:val="none" w:sz="0" w:space="0" w:color="auto"/>
          </w:divBdr>
        </w:div>
        <w:div w:id="2060353471">
          <w:marLeft w:val="1166"/>
          <w:marRight w:val="0"/>
          <w:marTop w:val="96"/>
          <w:marBottom w:val="0"/>
          <w:divBdr>
            <w:top w:val="none" w:sz="0" w:space="0" w:color="auto"/>
            <w:left w:val="none" w:sz="0" w:space="0" w:color="auto"/>
            <w:bottom w:val="none" w:sz="0" w:space="0" w:color="auto"/>
            <w:right w:val="none" w:sz="0" w:space="0" w:color="auto"/>
          </w:divBdr>
        </w:div>
        <w:div w:id="2139371567">
          <w:marLeft w:val="1166"/>
          <w:marRight w:val="0"/>
          <w:marTop w:val="115"/>
          <w:marBottom w:val="0"/>
          <w:divBdr>
            <w:top w:val="none" w:sz="0" w:space="0" w:color="auto"/>
            <w:left w:val="none" w:sz="0" w:space="0" w:color="auto"/>
            <w:bottom w:val="none" w:sz="0" w:space="0" w:color="auto"/>
            <w:right w:val="none" w:sz="0" w:space="0" w:color="auto"/>
          </w:divBdr>
        </w:div>
      </w:divsChild>
    </w:div>
    <w:div w:id="76875101">
      <w:bodyDiv w:val="1"/>
      <w:marLeft w:val="0"/>
      <w:marRight w:val="0"/>
      <w:marTop w:val="0"/>
      <w:marBottom w:val="0"/>
      <w:divBdr>
        <w:top w:val="none" w:sz="0" w:space="0" w:color="auto"/>
        <w:left w:val="none" w:sz="0" w:space="0" w:color="auto"/>
        <w:bottom w:val="none" w:sz="0" w:space="0" w:color="auto"/>
        <w:right w:val="none" w:sz="0" w:space="0" w:color="auto"/>
      </w:divBdr>
    </w:div>
    <w:div w:id="77023418">
      <w:bodyDiv w:val="1"/>
      <w:marLeft w:val="0"/>
      <w:marRight w:val="0"/>
      <w:marTop w:val="0"/>
      <w:marBottom w:val="0"/>
      <w:divBdr>
        <w:top w:val="none" w:sz="0" w:space="0" w:color="auto"/>
        <w:left w:val="none" w:sz="0" w:space="0" w:color="auto"/>
        <w:bottom w:val="none" w:sz="0" w:space="0" w:color="auto"/>
        <w:right w:val="none" w:sz="0" w:space="0" w:color="auto"/>
      </w:divBdr>
    </w:div>
    <w:div w:id="77406408">
      <w:bodyDiv w:val="1"/>
      <w:marLeft w:val="0"/>
      <w:marRight w:val="0"/>
      <w:marTop w:val="0"/>
      <w:marBottom w:val="0"/>
      <w:divBdr>
        <w:top w:val="none" w:sz="0" w:space="0" w:color="auto"/>
        <w:left w:val="none" w:sz="0" w:space="0" w:color="auto"/>
        <w:bottom w:val="none" w:sz="0" w:space="0" w:color="auto"/>
        <w:right w:val="none" w:sz="0" w:space="0" w:color="auto"/>
      </w:divBdr>
      <w:divsChild>
        <w:div w:id="1684818849">
          <w:marLeft w:val="0"/>
          <w:marRight w:val="0"/>
          <w:marTop w:val="0"/>
          <w:marBottom w:val="0"/>
          <w:divBdr>
            <w:top w:val="none" w:sz="0" w:space="0" w:color="auto"/>
            <w:left w:val="none" w:sz="0" w:space="0" w:color="auto"/>
            <w:bottom w:val="none" w:sz="0" w:space="0" w:color="auto"/>
            <w:right w:val="none" w:sz="0" w:space="0" w:color="auto"/>
          </w:divBdr>
        </w:div>
      </w:divsChild>
    </w:div>
    <w:div w:id="78185482">
      <w:bodyDiv w:val="1"/>
      <w:marLeft w:val="0"/>
      <w:marRight w:val="0"/>
      <w:marTop w:val="0"/>
      <w:marBottom w:val="0"/>
      <w:divBdr>
        <w:top w:val="none" w:sz="0" w:space="0" w:color="auto"/>
        <w:left w:val="none" w:sz="0" w:space="0" w:color="auto"/>
        <w:bottom w:val="none" w:sz="0" w:space="0" w:color="auto"/>
        <w:right w:val="none" w:sz="0" w:space="0" w:color="auto"/>
      </w:divBdr>
    </w:div>
    <w:div w:id="78601552">
      <w:bodyDiv w:val="1"/>
      <w:marLeft w:val="0"/>
      <w:marRight w:val="0"/>
      <w:marTop w:val="0"/>
      <w:marBottom w:val="0"/>
      <w:divBdr>
        <w:top w:val="none" w:sz="0" w:space="0" w:color="auto"/>
        <w:left w:val="none" w:sz="0" w:space="0" w:color="auto"/>
        <w:bottom w:val="none" w:sz="0" w:space="0" w:color="auto"/>
        <w:right w:val="none" w:sz="0" w:space="0" w:color="auto"/>
      </w:divBdr>
    </w:div>
    <w:div w:id="78871254">
      <w:bodyDiv w:val="1"/>
      <w:marLeft w:val="0"/>
      <w:marRight w:val="0"/>
      <w:marTop w:val="0"/>
      <w:marBottom w:val="0"/>
      <w:divBdr>
        <w:top w:val="none" w:sz="0" w:space="0" w:color="auto"/>
        <w:left w:val="none" w:sz="0" w:space="0" w:color="auto"/>
        <w:bottom w:val="none" w:sz="0" w:space="0" w:color="auto"/>
        <w:right w:val="none" w:sz="0" w:space="0" w:color="auto"/>
      </w:divBdr>
      <w:divsChild>
        <w:div w:id="1958677918">
          <w:marLeft w:val="547"/>
          <w:marRight w:val="0"/>
          <w:marTop w:val="96"/>
          <w:marBottom w:val="0"/>
          <w:divBdr>
            <w:top w:val="none" w:sz="0" w:space="0" w:color="auto"/>
            <w:left w:val="none" w:sz="0" w:space="0" w:color="auto"/>
            <w:bottom w:val="none" w:sz="0" w:space="0" w:color="auto"/>
            <w:right w:val="none" w:sz="0" w:space="0" w:color="auto"/>
          </w:divBdr>
        </w:div>
      </w:divsChild>
    </w:div>
    <w:div w:id="81294246">
      <w:bodyDiv w:val="1"/>
      <w:marLeft w:val="0"/>
      <w:marRight w:val="0"/>
      <w:marTop w:val="0"/>
      <w:marBottom w:val="0"/>
      <w:divBdr>
        <w:top w:val="none" w:sz="0" w:space="0" w:color="auto"/>
        <w:left w:val="none" w:sz="0" w:space="0" w:color="auto"/>
        <w:bottom w:val="none" w:sz="0" w:space="0" w:color="auto"/>
        <w:right w:val="none" w:sz="0" w:space="0" w:color="auto"/>
      </w:divBdr>
      <w:divsChild>
        <w:div w:id="1171943509">
          <w:marLeft w:val="547"/>
          <w:marRight w:val="0"/>
          <w:marTop w:val="130"/>
          <w:marBottom w:val="0"/>
          <w:divBdr>
            <w:top w:val="none" w:sz="0" w:space="0" w:color="auto"/>
            <w:left w:val="none" w:sz="0" w:space="0" w:color="auto"/>
            <w:bottom w:val="none" w:sz="0" w:space="0" w:color="auto"/>
            <w:right w:val="none" w:sz="0" w:space="0" w:color="auto"/>
          </w:divBdr>
        </w:div>
        <w:div w:id="1523012742">
          <w:marLeft w:val="547"/>
          <w:marRight w:val="0"/>
          <w:marTop w:val="130"/>
          <w:marBottom w:val="0"/>
          <w:divBdr>
            <w:top w:val="none" w:sz="0" w:space="0" w:color="auto"/>
            <w:left w:val="none" w:sz="0" w:space="0" w:color="auto"/>
            <w:bottom w:val="none" w:sz="0" w:space="0" w:color="auto"/>
            <w:right w:val="none" w:sz="0" w:space="0" w:color="auto"/>
          </w:divBdr>
        </w:div>
      </w:divsChild>
    </w:div>
    <w:div w:id="81336720">
      <w:bodyDiv w:val="1"/>
      <w:marLeft w:val="0"/>
      <w:marRight w:val="0"/>
      <w:marTop w:val="0"/>
      <w:marBottom w:val="0"/>
      <w:divBdr>
        <w:top w:val="none" w:sz="0" w:space="0" w:color="auto"/>
        <w:left w:val="none" w:sz="0" w:space="0" w:color="auto"/>
        <w:bottom w:val="none" w:sz="0" w:space="0" w:color="auto"/>
        <w:right w:val="none" w:sz="0" w:space="0" w:color="auto"/>
      </w:divBdr>
    </w:div>
    <w:div w:id="82999739">
      <w:bodyDiv w:val="1"/>
      <w:marLeft w:val="0"/>
      <w:marRight w:val="0"/>
      <w:marTop w:val="0"/>
      <w:marBottom w:val="0"/>
      <w:divBdr>
        <w:top w:val="none" w:sz="0" w:space="0" w:color="auto"/>
        <w:left w:val="none" w:sz="0" w:space="0" w:color="auto"/>
        <w:bottom w:val="none" w:sz="0" w:space="0" w:color="auto"/>
        <w:right w:val="none" w:sz="0" w:space="0" w:color="auto"/>
      </w:divBdr>
    </w:div>
    <w:div w:id="83304106">
      <w:bodyDiv w:val="1"/>
      <w:marLeft w:val="0"/>
      <w:marRight w:val="0"/>
      <w:marTop w:val="0"/>
      <w:marBottom w:val="0"/>
      <w:divBdr>
        <w:top w:val="none" w:sz="0" w:space="0" w:color="auto"/>
        <w:left w:val="none" w:sz="0" w:space="0" w:color="auto"/>
        <w:bottom w:val="none" w:sz="0" w:space="0" w:color="auto"/>
        <w:right w:val="none" w:sz="0" w:space="0" w:color="auto"/>
      </w:divBdr>
    </w:div>
    <w:div w:id="84039940">
      <w:bodyDiv w:val="1"/>
      <w:marLeft w:val="0"/>
      <w:marRight w:val="0"/>
      <w:marTop w:val="0"/>
      <w:marBottom w:val="0"/>
      <w:divBdr>
        <w:top w:val="none" w:sz="0" w:space="0" w:color="auto"/>
        <w:left w:val="none" w:sz="0" w:space="0" w:color="auto"/>
        <w:bottom w:val="none" w:sz="0" w:space="0" w:color="auto"/>
        <w:right w:val="none" w:sz="0" w:space="0" w:color="auto"/>
      </w:divBdr>
    </w:div>
    <w:div w:id="84425270">
      <w:bodyDiv w:val="1"/>
      <w:marLeft w:val="0"/>
      <w:marRight w:val="0"/>
      <w:marTop w:val="0"/>
      <w:marBottom w:val="0"/>
      <w:divBdr>
        <w:top w:val="none" w:sz="0" w:space="0" w:color="auto"/>
        <w:left w:val="none" w:sz="0" w:space="0" w:color="auto"/>
        <w:bottom w:val="none" w:sz="0" w:space="0" w:color="auto"/>
        <w:right w:val="none" w:sz="0" w:space="0" w:color="auto"/>
      </w:divBdr>
      <w:divsChild>
        <w:div w:id="103767671">
          <w:marLeft w:val="547"/>
          <w:marRight w:val="0"/>
          <w:marTop w:val="96"/>
          <w:marBottom w:val="0"/>
          <w:divBdr>
            <w:top w:val="none" w:sz="0" w:space="0" w:color="auto"/>
            <w:left w:val="none" w:sz="0" w:space="0" w:color="auto"/>
            <w:bottom w:val="none" w:sz="0" w:space="0" w:color="auto"/>
            <w:right w:val="none" w:sz="0" w:space="0" w:color="auto"/>
          </w:divBdr>
        </w:div>
        <w:div w:id="368721103">
          <w:marLeft w:val="1166"/>
          <w:marRight w:val="0"/>
          <w:marTop w:val="96"/>
          <w:marBottom w:val="0"/>
          <w:divBdr>
            <w:top w:val="none" w:sz="0" w:space="0" w:color="auto"/>
            <w:left w:val="none" w:sz="0" w:space="0" w:color="auto"/>
            <w:bottom w:val="none" w:sz="0" w:space="0" w:color="auto"/>
            <w:right w:val="none" w:sz="0" w:space="0" w:color="auto"/>
          </w:divBdr>
        </w:div>
        <w:div w:id="689453909">
          <w:marLeft w:val="1166"/>
          <w:marRight w:val="0"/>
          <w:marTop w:val="96"/>
          <w:marBottom w:val="0"/>
          <w:divBdr>
            <w:top w:val="none" w:sz="0" w:space="0" w:color="auto"/>
            <w:left w:val="none" w:sz="0" w:space="0" w:color="auto"/>
            <w:bottom w:val="none" w:sz="0" w:space="0" w:color="auto"/>
            <w:right w:val="none" w:sz="0" w:space="0" w:color="auto"/>
          </w:divBdr>
        </w:div>
        <w:div w:id="800654990">
          <w:marLeft w:val="547"/>
          <w:marRight w:val="0"/>
          <w:marTop w:val="96"/>
          <w:marBottom w:val="0"/>
          <w:divBdr>
            <w:top w:val="none" w:sz="0" w:space="0" w:color="auto"/>
            <w:left w:val="none" w:sz="0" w:space="0" w:color="auto"/>
            <w:bottom w:val="none" w:sz="0" w:space="0" w:color="auto"/>
            <w:right w:val="none" w:sz="0" w:space="0" w:color="auto"/>
          </w:divBdr>
        </w:div>
        <w:div w:id="1789204509">
          <w:marLeft w:val="1166"/>
          <w:marRight w:val="0"/>
          <w:marTop w:val="96"/>
          <w:marBottom w:val="0"/>
          <w:divBdr>
            <w:top w:val="none" w:sz="0" w:space="0" w:color="auto"/>
            <w:left w:val="none" w:sz="0" w:space="0" w:color="auto"/>
            <w:bottom w:val="none" w:sz="0" w:space="0" w:color="auto"/>
            <w:right w:val="none" w:sz="0" w:space="0" w:color="auto"/>
          </w:divBdr>
        </w:div>
      </w:divsChild>
    </w:div>
    <w:div w:id="84767001">
      <w:bodyDiv w:val="1"/>
      <w:marLeft w:val="0"/>
      <w:marRight w:val="0"/>
      <w:marTop w:val="0"/>
      <w:marBottom w:val="0"/>
      <w:divBdr>
        <w:top w:val="none" w:sz="0" w:space="0" w:color="auto"/>
        <w:left w:val="none" w:sz="0" w:space="0" w:color="auto"/>
        <w:bottom w:val="none" w:sz="0" w:space="0" w:color="auto"/>
        <w:right w:val="none" w:sz="0" w:space="0" w:color="auto"/>
      </w:divBdr>
    </w:div>
    <w:div w:id="84809094">
      <w:bodyDiv w:val="1"/>
      <w:marLeft w:val="0"/>
      <w:marRight w:val="0"/>
      <w:marTop w:val="0"/>
      <w:marBottom w:val="0"/>
      <w:divBdr>
        <w:top w:val="none" w:sz="0" w:space="0" w:color="auto"/>
        <w:left w:val="none" w:sz="0" w:space="0" w:color="auto"/>
        <w:bottom w:val="none" w:sz="0" w:space="0" w:color="auto"/>
        <w:right w:val="none" w:sz="0" w:space="0" w:color="auto"/>
      </w:divBdr>
    </w:div>
    <w:div w:id="86075400">
      <w:bodyDiv w:val="1"/>
      <w:marLeft w:val="0"/>
      <w:marRight w:val="0"/>
      <w:marTop w:val="0"/>
      <w:marBottom w:val="0"/>
      <w:divBdr>
        <w:top w:val="none" w:sz="0" w:space="0" w:color="auto"/>
        <w:left w:val="none" w:sz="0" w:space="0" w:color="auto"/>
        <w:bottom w:val="none" w:sz="0" w:space="0" w:color="auto"/>
        <w:right w:val="none" w:sz="0" w:space="0" w:color="auto"/>
      </w:divBdr>
    </w:div>
    <w:div w:id="86270698">
      <w:bodyDiv w:val="1"/>
      <w:marLeft w:val="0"/>
      <w:marRight w:val="0"/>
      <w:marTop w:val="0"/>
      <w:marBottom w:val="0"/>
      <w:divBdr>
        <w:top w:val="none" w:sz="0" w:space="0" w:color="auto"/>
        <w:left w:val="none" w:sz="0" w:space="0" w:color="auto"/>
        <w:bottom w:val="none" w:sz="0" w:space="0" w:color="auto"/>
        <w:right w:val="none" w:sz="0" w:space="0" w:color="auto"/>
      </w:divBdr>
    </w:div>
    <w:div w:id="86391657">
      <w:bodyDiv w:val="1"/>
      <w:marLeft w:val="0"/>
      <w:marRight w:val="0"/>
      <w:marTop w:val="0"/>
      <w:marBottom w:val="0"/>
      <w:divBdr>
        <w:top w:val="none" w:sz="0" w:space="0" w:color="auto"/>
        <w:left w:val="none" w:sz="0" w:space="0" w:color="auto"/>
        <w:bottom w:val="none" w:sz="0" w:space="0" w:color="auto"/>
        <w:right w:val="none" w:sz="0" w:space="0" w:color="auto"/>
      </w:divBdr>
      <w:divsChild>
        <w:div w:id="612522104">
          <w:marLeft w:val="360"/>
          <w:marRight w:val="0"/>
          <w:marTop w:val="200"/>
          <w:marBottom w:val="0"/>
          <w:divBdr>
            <w:top w:val="none" w:sz="0" w:space="0" w:color="auto"/>
            <w:left w:val="none" w:sz="0" w:space="0" w:color="auto"/>
            <w:bottom w:val="none" w:sz="0" w:space="0" w:color="auto"/>
            <w:right w:val="none" w:sz="0" w:space="0" w:color="auto"/>
          </w:divBdr>
        </w:div>
        <w:div w:id="706685877">
          <w:marLeft w:val="1800"/>
          <w:marRight w:val="0"/>
          <w:marTop w:val="100"/>
          <w:marBottom w:val="0"/>
          <w:divBdr>
            <w:top w:val="none" w:sz="0" w:space="0" w:color="auto"/>
            <w:left w:val="none" w:sz="0" w:space="0" w:color="auto"/>
            <w:bottom w:val="none" w:sz="0" w:space="0" w:color="auto"/>
            <w:right w:val="none" w:sz="0" w:space="0" w:color="auto"/>
          </w:divBdr>
        </w:div>
        <w:div w:id="1110128069">
          <w:marLeft w:val="360"/>
          <w:marRight w:val="0"/>
          <w:marTop w:val="200"/>
          <w:marBottom w:val="0"/>
          <w:divBdr>
            <w:top w:val="none" w:sz="0" w:space="0" w:color="auto"/>
            <w:left w:val="none" w:sz="0" w:space="0" w:color="auto"/>
            <w:bottom w:val="none" w:sz="0" w:space="0" w:color="auto"/>
            <w:right w:val="none" w:sz="0" w:space="0" w:color="auto"/>
          </w:divBdr>
        </w:div>
        <w:div w:id="1129394996">
          <w:marLeft w:val="1080"/>
          <w:marRight w:val="0"/>
          <w:marTop w:val="100"/>
          <w:marBottom w:val="0"/>
          <w:divBdr>
            <w:top w:val="none" w:sz="0" w:space="0" w:color="auto"/>
            <w:left w:val="none" w:sz="0" w:space="0" w:color="auto"/>
            <w:bottom w:val="none" w:sz="0" w:space="0" w:color="auto"/>
            <w:right w:val="none" w:sz="0" w:space="0" w:color="auto"/>
          </w:divBdr>
        </w:div>
        <w:div w:id="1595236523">
          <w:marLeft w:val="1080"/>
          <w:marRight w:val="0"/>
          <w:marTop w:val="100"/>
          <w:marBottom w:val="0"/>
          <w:divBdr>
            <w:top w:val="none" w:sz="0" w:space="0" w:color="auto"/>
            <w:left w:val="none" w:sz="0" w:space="0" w:color="auto"/>
            <w:bottom w:val="none" w:sz="0" w:space="0" w:color="auto"/>
            <w:right w:val="none" w:sz="0" w:space="0" w:color="auto"/>
          </w:divBdr>
        </w:div>
        <w:div w:id="1789154440">
          <w:marLeft w:val="1080"/>
          <w:marRight w:val="0"/>
          <w:marTop w:val="100"/>
          <w:marBottom w:val="0"/>
          <w:divBdr>
            <w:top w:val="none" w:sz="0" w:space="0" w:color="auto"/>
            <w:left w:val="none" w:sz="0" w:space="0" w:color="auto"/>
            <w:bottom w:val="none" w:sz="0" w:space="0" w:color="auto"/>
            <w:right w:val="none" w:sz="0" w:space="0" w:color="auto"/>
          </w:divBdr>
        </w:div>
        <w:div w:id="1861310608">
          <w:marLeft w:val="360"/>
          <w:marRight w:val="0"/>
          <w:marTop w:val="200"/>
          <w:marBottom w:val="0"/>
          <w:divBdr>
            <w:top w:val="none" w:sz="0" w:space="0" w:color="auto"/>
            <w:left w:val="none" w:sz="0" w:space="0" w:color="auto"/>
            <w:bottom w:val="none" w:sz="0" w:space="0" w:color="auto"/>
            <w:right w:val="none" w:sz="0" w:space="0" w:color="auto"/>
          </w:divBdr>
        </w:div>
      </w:divsChild>
    </w:div>
    <w:div w:id="86509546">
      <w:bodyDiv w:val="1"/>
      <w:marLeft w:val="0"/>
      <w:marRight w:val="0"/>
      <w:marTop w:val="0"/>
      <w:marBottom w:val="0"/>
      <w:divBdr>
        <w:top w:val="none" w:sz="0" w:space="0" w:color="auto"/>
        <w:left w:val="none" w:sz="0" w:space="0" w:color="auto"/>
        <w:bottom w:val="none" w:sz="0" w:space="0" w:color="auto"/>
        <w:right w:val="none" w:sz="0" w:space="0" w:color="auto"/>
      </w:divBdr>
    </w:div>
    <w:div w:id="86512003">
      <w:bodyDiv w:val="1"/>
      <w:marLeft w:val="0"/>
      <w:marRight w:val="0"/>
      <w:marTop w:val="0"/>
      <w:marBottom w:val="0"/>
      <w:divBdr>
        <w:top w:val="none" w:sz="0" w:space="0" w:color="auto"/>
        <w:left w:val="none" w:sz="0" w:space="0" w:color="auto"/>
        <w:bottom w:val="none" w:sz="0" w:space="0" w:color="auto"/>
        <w:right w:val="none" w:sz="0" w:space="0" w:color="auto"/>
      </w:divBdr>
    </w:div>
    <w:div w:id="86658647">
      <w:bodyDiv w:val="1"/>
      <w:marLeft w:val="0"/>
      <w:marRight w:val="0"/>
      <w:marTop w:val="0"/>
      <w:marBottom w:val="0"/>
      <w:divBdr>
        <w:top w:val="none" w:sz="0" w:space="0" w:color="auto"/>
        <w:left w:val="none" w:sz="0" w:space="0" w:color="auto"/>
        <w:bottom w:val="none" w:sz="0" w:space="0" w:color="auto"/>
        <w:right w:val="none" w:sz="0" w:space="0" w:color="auto"/>
      </w:divBdr>
    </w:div>
    <w:div w:id="86853426">
      <w:bodyDiv w:val="1"/>
      <w:marLeft w:val="0"/>
      <w:marRight w:val="0"/>
      <w:marTop w:val="0"/>
      <w:marBottom w:val="0"/>
      <w:divBdr>
        <w:top w:val="none" w:sz="0" w:space="0" w:color="auto"/>
        <w:left w:val="none" w:sz="0" w:space="0" w:color="auto"/>
        <w:bottom w:val="none" w:sz="0" w:space="0" w:color="auto"/>
        <w:right w:val="none" w:sz="0" w:space="0" w:color="auto"/>
      </w:divBdr>
    </w:div>
    <w:div w:id="89278296">
      <w:bodyDiv w:val="1"/>
      <w:marLeft w:val="0"/>
      <w:marRight w:val="0"/>
      <w:marTop w:val="0"/>
      <w:marBottom w:val="0"/>
      <w:divBdr>
        <w:top w:val="none" w:sz="0" w:space="0" w:color="auto"/>
        <w:left w:val="none" w:sz="0" w:space="0" w:color="auto"/>
        <w:bottom w:val="none" w:sz="0" w:space="0" w:color="auto"/>
        <w:right w:val="none" w:sz="0" w:space="0" w:color="auto"/>
      </w:divBdr>
      <w:divsChild>
        <w:div w:id="325209436">
          <w:marLeft w:val="1166"/>
          <w:marRight w:val="0"/>
          <w:marTop w:val="134"/>
          <w:marBottom w:val="0"/>
          <w:divBdr>
            <w:top w:val="none" w:sz="0" w:space="0" w:color="auto"/>
            <w:left w:val="none" w:sz="0" w:space="0" w:color="auto"/>
            <w:bottom w:val="none" w:sz="0" w:space="0" w:color="auto"/>
            <w:right w:val="none" w:sz="0" w:space="0" w:color="auto"/>
          </w:divBdr>
        </w:div>
        <w:div w:id="1366368502">
          <w:marLeft w:val="1166"/>
          <w:marRight w:val="0"/>
          <w:marTop w:val="134"/>
          <w:marBottom w:val="0"/>
          <w:divBdr>
            <w:top w:val="none" w:sz="0" w:space="0" w:color="auto"/>
            <w:left w:val="none" w:sz="0" w:space="0" w:color="auto"/>
            <w:bottom w:val="none" w:sz="0" w:space="0" w:color="auto"/>
            <w:right w:val="none" w:sz="0" w:space="0" w:color="auto"/>
          </w:divBdr>
        </w:div>
        <w:div w:id="1627158576">
          <w:marLeft w:val="547"/>
          <w:marRight w:val="0"/>
          <w:marTop w:val="154"/>
          <w:marBottom w:val="0"/>
          <w:divBdr>
            <w:top w:val="none" w:sz="0" w:space="0" w:color="auto"/>
            <w:left w:val="none" w:sz="0" w:space="0" w:color="auto"/>
            <w:bottom w:val="none" w:sz="0" w:space="0" w:color="auto"/>
            <w:right w:val="none" w:sz="0" w:space="0" w:color="auto"/>
          </w:divBdr>
        </w:div>
        <w:div w:id="1634361640">
          <w:marLeft w:val="547"/>
          <w:marRight w:val="0"/>
          <w:marTop w:val="154"/>
          <w:marBottom w:val="0"/>
          <w:divBdr>
            <w:top w:val="none" w:sz="0" w:space="0" w:color="auto"/>
            <w:left w:val="none" w:sz="0" w:space="0" w:color="auto"/>
            <w:bottom w:val="none" w:sz="0" w:space="0" w:color="auto"/>
            <w:right w:val="none" w:sz="0" w:space="0" w:color="auto"/>
          </w:divBdr>
        </w:div>
      </w:divsChild>
    </w:div>
    <w:div w:id="89351406">
      <w:bodyDiv w:val="1"/>
      <w:marLeft w:val="0"/>
      <w:marRight w:val="0"/>
      <w:marTop w:val="0"/>
      <w:marBottom w:val="0"/>
      <w:divBdr>
        <w:top w:val="none" w:sz="0" w:space="0" w:color="auto"/>
        <w:left w:val="none" w:sz="0" w:space="0" w:color="auto"/>
        <w:bottom w:val="none" w:sz="0" w:space="0" w:color="auto"/>
        <w:right w:val="none" w:sz="0" w:space="0" w:color="auto"/>
      </w:divBdr>
    </w:div>
    <w:div w:id="89354639">
      <w:bodyDiv w:val="1"/>
      <w:marLeft w:val="0"/>
      <w:marRight w:val="0"/>
      <w:marTop w:val="0"/>
      <w:marBottom w:val="0"/>
      <w:divBdr>
        <w:top w:val="none" w:sz="0" w:space="0" w:color="auto"/>
        <w:left w:val="none" w:sz="0" w:space="0" w:color="auto"/>
        <w:bottom w:val="none" w:sz="0" w:space="0" w:color="auto"/>
        <w:right w:val="none" w:sz="0" w:space="0" w:color="auto"/>
      </w:divBdr>
      <w:divsChild>
        <w:div w:id="261500091">
          <w:marLeft w:val="0"/>
          <w:marRight w:val="0"/>
          <w:marTop w:val="0"/>
          <w:marBottom w:val="0"/>
          <w:divBdr>
            <w:top w:val="none" w:sz="0" w:space="0" w:color="auto"/>
            <w:left w:val="none" w:sz="0" w:space="0" w:color="auto"/>
            <w:bottom w:val="none" w:sz="0" w:space="0" w:color="auto"/>
            <w:right w:val="none" w:sz="0" w:space="0" w:color="auto"/>
          </w:divBdr>
        </w:div>
      </w:divsChild>
    </w:div>
    <w:div w:id="89665330">
      <w:bodyDiv w:val="1"/>
      <w:marLeft w:val="0"/>
      <w:marRight w:val="0"/>
      <w:marTop w:val="0"/>
      <w:marBottom w:val="0"/>
      <w:divBdr>
        <w:top w:val="none" w:sz="0" w:space="0" w:color="auto"/>
        <w:left w:val="none" w:sz="0" w:space="0" w:color="auto"/>
        <w:bottom w:val="none" w:sz="0" w:space="0" w:color="auto"/>
        <w:right w:val="none" w:sz="0" w:space="0" w:color="auto"/>
      </w:divBdr>
    </w:div>
    <w:div w:id="90469015">
      <w:bodyDiv w:val="1"/>
      <w:marLeft w:val="0"/>
      <w:marRight w:val="0"/>
      <w:marTop w:val="0"/>
      <w:marBottom w:val="0"/>
      <w:divBdr>
        <w:top w:val="none" w:sz="0" w:space="0" w:color="auto"/>
        <w:left w:val="none" w:sz="0" w:space="0" w:color="auto"/>
        <w:bottom w:val="none" w:sz="0" w:space="0" w:color="auto"/>
        <w:right w:val="none" w:sz="0" w:space="0" w:color="auto"/>
      </w:divBdr>
      <w:divsChild>
        <w:div w:id="163252739">
          <w:marLeft w:val="1166"/>
          <w:marRight w:val="0"/>
          <w:marTop w:val="106"/>
          <w:marBottom w:val="0"/>
          <w:divBdr>
            <w:top w:val="none" w:sz="0" w:space="0" w:color="auto"/>
            <w:left w:val="none" w:sz="0" w:space="0" w:color="auto"/>
            <w:bottom w:val="none" w:sz="0" w:space="0" w:color="auto"/>
            <w:right w:val="none" w:sz="0" w:space="0" w:color="auto"/>
          </w:divBdr>
        </w:div>
        <w:div w:id="338778079">
          <w:marLeft w:val="547"/>
          <w:marRight w:val="0"/>
          <w:marTop w:val="120"/>
          <w:marBottom w:val="0"/>
          <w:divBdr>
            <w:top w:val="none" w:sz="0" w:space="0" w:color="auto"/>
            <w:left w:val="none" w:sz="0" w:space="0" w:color="auto"/>
            <w:bottom w:val="none" w:sz="0" w:space="0" w:color="auto"/>
            <w:right w:val="none" w:sz="0" w:space="0" w:color="auto"/>
          </w:divBdr>
        </w:div>
        <w:div w:id="635648457">
          <w:marLeft w:val="1166"/>
          <w:marRight w:val="0"/>
          <w:marTop w:val="106"/>
          <w:marBottom w:val="0"/>
          <w:divBdr>
            <w:top w:val="none" w:sz="0" w:space="0" w:color="auto"/>
            <w:left w:val="none" w:sz="0" w:space="0" w:color="auto"/>
            <w:bottom w:val="none" w:sz="0" w:space="0" w:color="auto"/>
            <w:right w:val="none" w:sz="0" w:space="0" w:color="auto"/>
          </w:divBdr>
        </w:div>
        <w:div w:id="703678526">
          <w:marLeft w:val="547"/>
          <w:marRight w:val="0"/>
          <w:marTop w:val="120"/>
          <w:marBottom w:val="0"/>
          <w:divBdr>
            <w:top w:val="none" w:sz="0" w:space="0" w:color="auto"/>
            <w:left w:val="none" w:sz="0" w:space="0" w:color="auto"/>
            <w:bottom w:val="none" w:sz="0" w:space="0" w:color="auto"/>
            <w:right w:val="none" w:sz="0" w:space="0" w:color="auto"/>
          </w:divBdr>
        </w:div>
        <w:div w:id="976642288">
          <w:marLeft w:val="1166"/>
          <w:marRight w:val="0"/>
          <w:marTop w:val="106"/>
          <w:marBottom w:val="0"/>
          <w:divBdr>
            <w:top w:val="none" w:sz="0" w:space="0" w:color="auto"/>
            <w:left w:val="none" w:sz="0" w:space="0" w:color="auto"/>
            <w:bottom w:val="none" w:sz="0" w:space="0" w:color="auto"/>
            <w:right w:val="none" w:sz="0" w:space="0" w:color="auto"/>
          </w:divBdr>
        </w:div>
        <w:div w:id="996420250">
          <w:marLeft w:val="1800"/>
          <w:marRight w:val="0"/>
          <w:marTop w:val="91"/>
          <w:marBottom w:val="0"/>
          <w:divBdr>
            <w:top w:val="none" w:sz="0" w:space="0" w:color="auto"/>
            <w:left w:val="none" w:sz="0" w:space="0" w:color="auto"/>
            <w:bottom w:val="none" w:sz="0" w:space="0" w:color="auto"/>
            <w:right w:val="none" w:sz="0" w:space="0" w:color="auto"/>
          </w:divBdr>
        </w:div>
        <w:div w:id="1098794822">
          <w:marLeft w:val="1166"/>
          <w:marRight w:val="0"/>
          <w:marTop w:val="106"/>
          <w:marBottom w:val="0"/>
          <w:divBdr>
            <w:top w:val="none" w:sz="0" w:space="0" w:color="auto"/>
            <w:left w:val="none" w:sz="0" w:space="0" w:color="auto"/>
            <w:bottom w:val="none" w:sz="0" w:space="0" w:color="auto"/>
            <w:right w:val="none" w:sz="0" w:space="0" w:color="auto"/>
          </w:divBdr>
        </w:div>
        <w:div w:id="1572814199">
          <w:marLeft w:val="547"/>
          <w:marRight w:val="0"/>
          <w:marTop w:val="120"/>
          <w:marBottom w:val="0"/>
          <w:divBdr>
            <w:top w:val="none" w:sz="0" w:space="0" w:color="auto"/>
            <w:left w:val="none" w:sz="0" w:space="0" w:color="auto"/>
            <w:bottom w:val="none" w:sz="0" w:space="0" w:color="auto"/>
            <w:right w:val="none" w:sz="0" w:space="0" w:color="auto"/>
          </w:divBdr>
        </w:div>
        <w:div w:id="1903170275">
          <w:marLeft w:val="547"/>
          <w:marRight w:val="0"/>
          <w:marTop w:val="120"/>
          <w:marBottom w:val="0"/>
          <w:divBdr>
            <w:top w:val="none" w:sz="0" w:space="0" w:color="auto"/>
            <w:left w:val="none" w:sz="0" w:space="0" w:color="auto"/>
            <w:bottom w:val="none" w:sz="0" w:space="0" w:color="auto"/>
            <w:right w:val="none" w:sz="0" w:space="0" w:color="auto"/>
          </w:divBdr>
        </w:div>
        <w:div w:id="2038848249">
          <w:marLeft w:val="1166"/>
          <w:marRight w:val="0"/>
          <w:marTop w:val="106"/>
          <w:marBottom w:val="0"/>
          <w:divBdr>
            <w:top w:val="none" w:sz="0" w:space="0" w:color="auto"/>
            <w:left w:val="none" w:sz="0" w:space="0" w:color="auto"/>
            <w:bottom w:val="none" w:sz="0" w:space="0" w:color="auto"/>
            <w:right w:val="none" w:sz="0" w:space="0" w:color="auto"/>
          </w:divBdr>
        </w:div>
      </w:divsChild>
    </w:div>
    <w:div w:id="90509415">
      <w:bodyDiv w:val="1"/>
      <w:marLeft w:val="0"/>
      <w:marRight w:val="0"/>
      <w:marTop w:val="0"/>
      <w:marBottom w:val="0"/>
      <w:divBdr>
        <w:top w:val="none" w:sz="0" w:space="0" w:color="auto"/>
        <w:left w:val="none" w:sz="0" w:space="0" w:color="auto"/>
        <w:bottom w:val="none" w:sz="0" w:space="0" w:color="auto"/>
        <w:right w:val="none" w:sz="0" w:space="0" w:color="auto"/>
      </w:divBdr>
    </w:div>
    <w:div w:id="90513074">
      <w:bodyDiv w:val="1"/>
      <w:marLeft w:val="0"/>
      <w:marRight w:val="0"/>
      <w:marTop w:val="0"/>
      <w:marBottom w:val="0"/>
      <w:divBdr>
        <w:top w:val="none" w:sz="0" w:space="0" w:color="auto"/>
        <w:left w:val="none" w:sz="0" w:space="0" w:color="auto"/>
        <w:bottom w:val="none" w:sz="0" w:space="0" w:color="auto"/>
        <w:right w:val="none" w:sz="0" w:space="0" w:color="auto"/>
      </w:divBdr>
    </w:div>
    <w:div w:id="90973023">
      <w:bodyDiv w:val="1"/>
      <w:marLeft w:val="0"/>
      <w:marRight w:val="0"/>
      <w:marTop w:val="0"/>
      <w:marBottom w:val="0"/>
      <w:divBdr>
        <w:top w:val="none" w:sz="0" w:space="0" w:color="auto"/>
        <w:left w:val="none" w:sz="0" w:space="0" w:color="auto"/>
        <w:bottom w:val="none" w:sz="0" w:space="0" w:color="auto"/>
        <w:right w:val="none" w:sz="0" w:space="0" w:color="auto"/>
      </w:divBdr>
    </w:div>
    <w:div w:id="91631418">
      <w:bodyDiv w:val="1"/>
      <w:marLeft w:val="0"/>
      <w:marRight w:val="0"/>
      <w:marTop w:val="0"/>
      <w:marBottom w:val="0"/>
      <w:divBdr>
        <w:top w:val="none" w:sz="0" w:space="0" w:color="auto"/>
        <w:left w:val="none" w:sz="0" w:space="0" w:color="auto"/>
        <w:bottom w:val="none" w:sz="0" w:space="0" w:color="auto"/>
        <w:right w:val="none" w:sz="0" w:space="0" w:color="auto"/>
      </w:divBdr>
      <w:divsChild>
        <w:div w:id="400835098">
          <w:marLeft w:val="1166"/>
          <w:marRight w:val="0"/>
          <w:marTop w:val="134"/>
          <w:marBottom w:val="0"/>
          <w:divBdr>
            <w:top w:val="none" w:sz="0" w:space="0" w:color="auto"/>
            <w:left w:val="none" w:sz="0" w:space="0" w:color="auto"/>
            <w:bottom w:val="none" w:sz="0" w:space="0" w:color="auto"/>
            <w:right w:val="none" w:sz="0" w:space="0" w:color="auto"/>
          </w:divBdr>
        </w:div>
        <w:div w:id="486409212">
          <w:marLeft w:val="547"/>
          <w:marRight w:val="0"/>
          <w:marTop w:val="154"/>
          <w:marBottom w:val="0"/>
          <w:divBdr>
            <w:top w:val="none" w:sz="0" w:space="0" w:color="auto"/>
            <w:left w:val="none" w:sz="0" w:space="0" w:color="auto"/>
            <w:bottom w:val="none" w:sz="0" w:space="0" w:color="auto"/>
            <w:right w:val="none" w:sz="0" w:space="0" w:color="auto"/>
          </w:divBdr>
        </w:div>
      </w:divsChild>
    </w:div>
    <w:div w:id="91901499">
      <w:bodyDiv w:val="1"/>
      <w:marLeft w:val="0"/>
      <w:marRight w:val="0"/>
      <w:marTop w:val="0"/>
      <w:marBottom w:val="0"/>
      <w:divBdr>
        <w:top w:val="none" w:sz="0" w:space="0" w:color="auto"/>
        <w:left w:val="none" w:sz="0" w:space="0" w:color="auto"/>
        <w:bottom w:val="none" w:sz="0" w:space="0" w:color="auto"/>
        <w:right w:val="none" w:sz="0" w:space="0" w:color="auto"/>
      </w:divBdr>
    </w:div>
    <w:div w:id="92288609">
      <w:bodyDiv w:val="1"/>
      <w:marLeft w:val="0"/>
      <w:marRight w:val="0"/>
      <w:marTop w:val="0"/>
      <w:marBottom w:val="0"/>
      <w:divBdr>
        <w:top w:val="none" w:sz="0" w:space="0" w:color="auto"/>
        <w:left w:val="none" w:sz="0" w:space="0" w:color="auto"/>
        <w:bottom w:val="none" w:sz="0" w:space="0" w:color="auto"/>
        <w:right w:val="none" w:sz="0" w:space="0" w:color="auto"/>
      </w:divBdr>
    </w:div>
    <w:div w:id="92476064">
      <w:bodyDiv w:val="1"/>
      <w:marLeft w:val="0"/>
      <w:marRight w:val="0"/>
      <w:marTop w:val="0"/>
      <w:marBottom w:val="0"/>
      <w:divBdr>
        <w:top w:val="none" w:sz="0" w:space="0" w:color="auto"/>
        <w:left w:val="none" w:sz="0" w:space="0" w:color="auto"/>
        <w:bottom w:val="none" w:sz="0" w:space="0" w:color="auto"/>
        <w:right w:val="none" w:sz="0" w:space="0" w:color="auto"/>
      </w:divBdr>
    </w:div>
    <w:div w:id="92670107">
      <w:bodyDiv w:val="1"/>
      <w:marLeft w:val="0"/>
      <w:marRight w:val="0"/>
      <w:marTop w:val="0"/>
      <w:marBottom w:val="0"/>
      <w:divBdr>
        <w:top w:val="none" w:sz="0" w:space="0" w:color="auto"/>
        <w:left w:val="none" w:sz="0" w:space="0" w:color="auto"/>
        <w:bottom w:val="none" w:sz="0" w:space="0" w:color="auto"/>
        <w:right w:val="none" w:sz="0" w:space="0" w:color="auto"/>
      </w:divBdr>
    </w:div>
    <w:div w:id="93400280">
      <w:bodyDiv w:val="1"/>
      <w:marLeft w:val="0"/>
      <w:marRight w:val="0"/>
      <w:marTop w:val="0"/>
      <w:marBottom w:val="0"/>
      <w:divBdr>
        <w:top w:val="none" w:sz="0" w:space="0" w:color="auto"/>
        <w:left w:val="none" w:sz="0" w:space="0" w:color="auto"/>
        <w:bottom w:val="none" w:sz="0" w:space="0" w:color="auto"/>
        <w:right w:val="none" w:sz="0" w:space="0" w:color="auto"/>
      </w:divBdr>
    </w:div>
    <w:div w:id="93983114">
      <w:bodyDiv w:val="1"/>
      <w:marLeft w:val="0"/>
      <w:marRight w:val="0"/>
      <w:marTop w:val="0"/>
      <w:marBottom w:val="0"/>
      <w:divBdr>
        <w:top w:val="none" w:sz="0" w:space="0" w:color="auto"/>
        <w:left w:val="none" w:sz="0" w:space="0" w:color="auto"/>
        <w:bottom w:val="none" w:sz="0" w:space="0" w:color="auto"/>
        <w:right w:val="none" w:sz="0" w:space="0" w:color="auto"/>
      </w:divBdr>
    </w:div>
    <w:div w:id="93985197">
      <w:bodyDiv w:val="1"/>
      <w:marLeft w:val="0"/>
      <w:marRight w:val="0"/>
      <w:marTop w:val="0"/>
      <w:marBottom w:val="0"/>
      <w:divBdr>
        <w:top w:val="none" w:sz="0" w:space="0" w:color="auto"/>
        <w:left w:val="none" w:sz="0" w:space="0" w:color="auto"/>
        <w:bottom w:val="none" w:sz="0" w:space="0" w:color="auto"/>
        <w:right w:val="none" w:sz="0" w:space="0" w:color="auto"/>
      </w:divBdr>
    </w:div>
    <w:div w:id="95029842">
      <w:bodyDiv w:val="1"/>
      <w:marLeft w:val="0"/>
      <w:marRight w:val="0"/>
      <w:marTop w:val="0"/>
      <w:marBottom w:val="0"/>
      <w:divBdr>
        <w:top w:val="none" w:sz="0" w:space="0" w:color="auto"/>
        <w:left w:val="none" w:sz="0" w:space="0" w:color="auto"/>
        <w:bottom w:val="none" w:sz="0" w:space="0" w:color="auto"/>
        <w:right w:val="none" w:sz="0" w:space="0" w:color="auto"/>
      </w:divBdr>
    </w:div>
    <w:div w:id="95254151">
      <w:bodyDiv w:val="1"/>
      <w:marLeft w:val="0"/>
      <w:marRight w:val="0"/>
      <w:marTop w:val="0"/>
      <w:marBottom w:val="0"/>
      <w:divBdr>
        <w:top w:val="none" w:sz="0" w:space="0" w:color="auto"/>
        <w:left w:val="none" w:sz="0" w:space="0" w:color="auto"/>
        <w:bottom w:val="none" w:sz="0" w:space="0" w:color="auto"/>
        <w:right w:val="none" w:sz="0" w:space="0" w:color="auto"/>
      </w:divBdr>
    </w:div>
    <w:div w:id="95373182">
      <w:bodyDiv w:val="1"/>
      <w:marLeft w:val="0"/>
      <w:marRight w:val="0"/>
      <w:marTop w:val="0"/>
      <w:marBottom w:val="0"/>
      <w:divBdr>
        <w:top w:val="none" w:sz="0" w:space="0" w:color="auto"/>
        <w:left w:val="none" w:sz="0" w:space="0" w:color="auto"/>
        <w:bottom w:val="none" w:sz="0" w:space="0" w:color="auto"/>
        <w:right w:val="none" w:sz="0" w:space="0" w:color="auto"/>
      </w:divBdr>
      <w:divsChild>
        <w:div w:id="405419215">
          <w:marLeft w:val="1166"/>
          <w:marRight w:val="0"/>
          <w:marTop w:val="77"/>
          <w:marBottom w:val="0"/>
          <w:divBdr>
            <w:top w:val="none" w:sz="0" w:space="0" w:color="auto"/>
            <w:left w:val="none" w:sz="0" w:space="0" w:color="auto"/>
            <w:bottom w:val="none" w:sz="0" w:space="0" w:color="auto"/>
            <w:right w:val="none" w:sz="0" w:space="0" w:color="auto"/>
          </w:divBdr>
        </w:div>
        <w:div w:id="720858650">
          <w:marLeft w:val="547"/>
          <w:marRight w:val="0"/>
          <w:marTop w:val="86"/>
          <w:marBottom w:val="0"/>
          <w:divBdr>
            <w:top w:val="none" w:sz="0" w:space="0" w:color="auto"/>
            <w:left w:val="none" w:sz="0" w:space="0" w:color="auto"/>
            <w:bottom w:val="none" w:sz="0" w:space="0" w:color="auto"/>
            <w:right w:val="none" w:sz="0" w:space="0" w:color="auto"/>
          </w:divBdr>
        </w:div>
        <w:div w:id="876746914">
          <w:marLeft w:val="2520"/>
          <w:marRight w:val="0"/>
          <w:marTop w:val="77"/>
          <w:marBottom w:val="0"/>
          <w:divBdr>
            <w:top w:val="none" w:sz="0" w:space="0" w:color="auto"/>
            <w:left w:val="none" w:sz="0" w:space="0" w:color="auto"/>
            <w:bottom w:val="none" w:sz="0" w:space="0" w:color="auto"/>
            <w:right w:val="none" w:sz="0" w:space="0" w:color="auto"/>
          </w:divBdr>
        </w:div>
        <w:div w:id="1288513654">
          <w:marLeft w:val="1800"/>
          <w:marRight w:val="0"/>
          <w:marTop w:val="77"/>
          <w:marBottom w:val="0"/>
          <w:divBdr>
            <w:top w:val="none" w:sz="0" w:space="0" w:color="auto"/>
            <w:left w:val="none" w:sz="0" w:space="0" w:color="auto"/>
            <w:bottom w:val="none" w:sz="0" w:space="0" w:color="auto"/>
            <w:right w:val="none" w:sz="0" w:space="0" w:color="auto"/>
          </w:divBdr>
        </w:div>
        <w:div w:id="1358965739">
          <w:marLeft w:val="1166"/>
          <w:marRight w:val="0"/>
          <w:marTop w:val="77"/>
          <w:marBottom w:val="0"/>
          <w:divBdr>
            <w:top w:val="none" w:sz="0" w:space="0" w:color="auto"/>
            <w:left w:val="none" w:sz="0" w:space="0" w:color="auto"/>
            <w:bottom w:val="none" w:sz="0" w:space="0" w:color="auto"/>
            <w:right w:val="none" w:sz="0" w:space="0" w:color="auto"/>
          </w:divBdr>
        </w:div>
        <w:div w:id="1698964249">
          <w:marLeft w:val="1800"/>
          <w:marRight w:val="0"/>
          <w:marTop w:val="77"/>
          <w:marBottom w:val="0"/>
          <w:divBdr>
            <w:top w:val="none" w:sz="0" w:space="0" w:color="auto"/>
            <w:left w:val="none" w:sz="0" w:space="0" w:color="auto"/>
            <w:bottom w:val="none" w:sz="0" w:space="0" w:color="auto"/>
            <w:right w:val="none" w:sz="0" w:space="0" w:color="auto"/>
          </w:divBdr>
        </w:div>
        <w:div w:id="2123376108">
          <w:marLeft w:val="2520"/>
          <w:marRight w:val="0"/>
          <w:marTop w:val="77"/>
          <w:marBottom w:val="0"/>
          <w:divBdr>
            <w:top w:val="none" w:sz="0" w:space="0" w:color="auto"/>
            <w:left w:val="none" w:sz="0" w:space="0" w:color="auto"/>
            <w:bottom w:val="none" w:sz="0" w:space="0" w:color="auto"/>
            <w:right w:val="none" w:sz="0" w:space="0" w:color="auto"/>
          </w:divBdr>
        </w:div>
      </w:divsChild>
    </w:div>
    <w:div w:id="95830008">
      <w:bodyDiv w:val="1"/>
      <w:marLeft w:val="0"/>
      <w:marRight w:val="0"/>
      <w:marTop w:val="0"/>
      <w:marBottom w:val="0"/>
      <w:divBdr>
        <w:top w:val="none" w:sz="0" w:space="0" w:color="auto"/>
        <w:left w:val="none" w:sz="0" w:space="0" w:color="auto"/>
        <w:bottom w:val="none" w:sz="0" w:space="0" w:color="auto"/>
        <w:right w:val="none" w:sz="0" w:space="0" w:color="auto"/>
      </w:divBdr>
    </w:div>
    <w:div w:id="96295688">
      <w:bodyDiv w:val="1"/>
      <w:marLeft w:val="0"/>
      <w:marRight w:val="0"/>
      <w:marTop w:val="0"/>
      <w:marBottom w:val="0"/>
      <w:divBdr>
        <w:top w:val="none" w:sz="0" w:space="0" w:color="auto"/>
        <w:left w:val="none" w:sz="0" w:space="0" w:color="auto"/>
        <w:bottom w:val="none" w:sz="0" w:space="0" w:color="auto"/>
        <w:right w:val="none" w:sz="0" w:space="0" w:color="auto"/>
      </w:divBdr>
    </w:div>
    <w:div w:id="96876663">
      <w:bodyDiv w:val="1"/>
      <w:marLeft w:val="0"/>
      <w:marRight w:val="0"/>
      <w:marTop w:val="0"/>
      <w:marBottom w:val="0"/>
      <w:divBdr>
        <w:top w:val="none" w:sz="0" w:space="0" w:color="auto"/>
        <w:left w:val="none" w:sz="0" w:space="0" w:color="auto"/>
        <w:bottom w:val="none" w:sz="0" w:space="0" w:color="auto"/>
        <w:right w:val="none" w:sz="0" w:space="0" w:color="auto"/>
      </w:divBdr>
    </w:div>
    <w:div w:id="97217065">
      <w:bodyDiv w:val="1"/>
      <w:marLeft w:val="0"/>
      <w:marRight w:val="0"/>
      <w:marTop w:val="0"/>
      <w:marBottom w:val="0"/>
      <w:divBdr>
        <w:top w:val="none" w:sz="0" w:space="0" w:color="auto"/>
        <w:left w:val="none" w:sz="0" w:space="0" w:color="auto"/>
        <w:bottom w:val="none" w:sz="0" w:space="0" w:color="auto"/>
        <w:right w:val="none" w:sz="0" w:space="0" w:color="auto"/>
      </w:divBdr>
    </w:div>
    <w:div w:id="97407878">
      <w:bodyDiv w:val="1"/>
      <w:marLeft w:val="0"/>
      <w:marRight w:val="0"/>
      <w:marTop w:val="0"/>
      <w:marBottom w:val="0"/>
      <w:divBdr>
        <w:top w:val="none" w:sz="0" w:space="0" w:color="auto"/>
        <w:left w:val="none" w:sz="0" w:space="0" w:color="auto"/>
        <w:bottom w:val="none" w:sz="0" w:space="0" w:color="auto"/>
        <w:right w:val="none" w:sz="0" w:space="0" w:color="auto"/>
      </w:divBdr>
    </w:div>
    <w:div w:id="97989462">
      <w:bodyDiv w:val="1"/>
      <w:marLeft w:val="0"/>
      <w:marRight w:val="0"/>
      <w:marTop w:val="0"/>
      <w:marBottom w:val="0"/>
      <w:divBdr>
        <w:top w:val="none" w:sz="0" w:space="0" w:color="auto"/>
        <w:left w:val="none" w:sz="0" w:space="0" w:color="auto"/>
        <w:bottom w:val="none" w:sz="0" w:space="0" w:color="auto"/>
        <w:right w:val="none" w:sz="0" w:space="0" w:color="auto"/>
      </w:divBdr>
    </w:div>
    <w:div w:id="99037428">
      <w:bodyDiv w:val="1"/>
      <w:marLeft w:val="0"/>
      <w:marRight w:val="0"/>
      <w:marTop w:val="0"/>
      <w:marBottom w:val="0"/>
      <w:divBdr>
        <w:top w:val="none" w:sz="0" w:space="0" w:color="auto"/>
        <w:left w:val="none" w:sz="0" w:space="0" w:color="auto"/>
        <w:bottom w:val="none" w:sz="0" w:space="0" w:color="auto"/>
        <w:right w:val="none" w:sz="0" w:space="0" w:color="auto"/>
      </w:divBdr>
      <w:divsChild>
        <w:div w:id="50737467">
          <w:marLeft w:val="547"/>
          <w:marRight w:val="0"/>
          <w:marTop w:val="115"/>
          <w:marBottom w:val="0"/>
          <w:divBdr>
            <w:top w:val="none" w:sz="0" w:space="0" w:color="auto"/>
            <w:left w:val="none" w:sz="0" w:space="0" w:color="auto"/>
            <w:bottom w:val="none" w:sz="0" w:space="0" w:color="auto"/>
            <w:right w:val="none" w:sz="0" w:space="0" w:color="auto"/>
          </w:divBdr>
        </w:div>
        <w:div w:id="411245034">
          <w:marLeft w:val="547"/>
          <w:marRight w:val="0"/>
          <w:marTop w:val="115"/>
          <w:marBottom w:val="0"/>
          <w:divBdr>
            <w:top w:val="none" w:sz="0" w:space="0" w:color="auto"/>
            <w:left w:val="none" w:sz="0" w:space="0" w:color="auto"/>
            <w:bottom w:val="none" w:sz="0" w:space="0" w:color="auto"/>
            <w:right w:val="none" w:sz="0" w:space="0" w:color="auto"/>
          </w:divBdr>
        </w:div>
        <w:div w:id="517236333">
          <w:marLeft w:val="1166"/>
          <w:marRight w:val="0"/>
          <w:marTop w:val="86"/>
          <w:marBottom w:val="0"/>
          <w:divBdr>
            <w:top w:val="none" w:sz="0" w:space="0" w:color="auto"/>
            <w:left w:val="none" w:sz="0" w:space="0" w:color="auto"/>
            <w:bottom w:val="none" w:sz="0" w:space="0" w:color="auto"/>
            <w:right w:val="none" w:sz="0" w:space="0" w:color="auto"/>
          </w:divBdr>
        </w:div>
        <w:div w:id="1327707125">
          <w:marLeft w:val="1166"/>
          <w:marRight w:val="0"/>
          <w:marTop w:val="96"/>
          <w:marBottom w:val="0"/>
          <w:divBdr>
            <w:top w:val="none" w:sz="0" w:space="0" w:color="auto"/>
            <w:left w:val="none" w:sz="0" w:space="0" w:color="auto"/>
            <w:bottom w:val="none" w:sz="0" w:space="0" w:color="auto"/>
            <w:right w:val="none" w:sz="0" w:space="0" w:color="auto"/>
          </w:divBdr>
        </w:div>
      </w:divsChild>
    </w:div>
    <w:div w:id="99496947">
      <w:bodyDiv w:val="1"/>
      <w:marLeft w:val="0"/>
      <w:marRight w:val="0"/>
      <w:marTop w:val="0"/>
      <w:marBottom w:val="0"/>
      <w:divBdr>
        <w:top w:val="none" w:sz="0" w:space="0" w:color="auto"/>
        <w:left w:val="none" w:sz="0" w:space="0" w:color="auto"/>
        <w:bottom w:val="none" w:sz="0" w:space="0" w:color="auto"/>
        <w:right w:val="none" w:sz="0" w:space="0" w:color="auto"/>
      </w:divBdr>
    </w:div>
    <w:div w:id="99497290">
      <w:bodyDiv w:val="1"/>
      <w:marLeft w:val="0"/>
      <w:marRight w:val="0"/>
      <w:marTop w:val="0"/>
      <w:marBottom w:val="0"/>
      <w:divBdr>
        <w:top w:val="none" w:sz="0" w:space="0" w:color="auto"/>
        <w:left w:val="none" w:sz="0" w:space="0" w:color="auto"/>
        <w:bottom w:val="none" w:sz="0" w:space="0" w:color="auto"/>
        <w:right w:val="none" w:sz="0" w:space="0" w:color="auto"/>
      </w:divBdr>
    </w:div>
    <w:div w:id="100301773">
      <w:bodyDiv w:val="1"/>
      <w:marLeft w:val="0"/>
      <w:marRight w:val="0"/>
      <w:marTop w:val="0"/>
      <w:marBottom w:val="0"/>
      <w:divBdr>
        <w:top w:val="none" w:sz="0" w:space="0" w:color="auto"/>
        <w:left w:val="none" w:sz="0" w:space="0" w:color="auto"/>
        <w:bottom w:val="none" w:sz="0" w:space="0" w:color="auto"/>
        <w:right w:val="none" w:sz="0" w:space="0" w:color="auto"/>
      </w:divBdr>
      <w:divsChild>
        <w:div w:id="309601349">
          <w:marLeft w:val="0"/>
          <w:marRight w:val="0"/>
          <w:marTop w:val="0"/>
          <w:marBottom w:val="0"/>
          <w:divBdr>
            <w:top w:val="none" w:sz="0" w:space="0" w:color="auto"/>
            <w:left w:val="none" w:sz="0" w:space="0" w:color="auto"/>
            <w:bottom w:val="none" w:sz="0" w:space="0" w:color="auto"/>
            <w:right w:val="none" w:sz="0" w:space="0" w:color="auto"/>
          </w:divBdr>
          <w:divsChild>
            <w:div w:id="463012334">
              <w:marLeft w:val="0"/>
              <w:marRight w:val="0"/>
              <w:marTop w:val="0"/>
              <w:marBottom w:val="0"/>
              <w:divBdr>
                <w:top w:val="none" w:sz="0" w:space="0" w:color="auto"/>
                <w:left w:val="none" w:sz="0" w:space="0" w:color="auto"/>
                <w:bottom w:val="none" w:sz="0" w:space="0" w:color="auto"/>
                <w:right w:val="none" w:sz="0" w:space="0" w:color="auto"/>
              </w:divBdr>
            </w:div>
            <w:div w:id="1656565987">
              <w:marLeft w:val="0"/>
              <w:marRight w:val="0"/>
              <w:marTop w:val="0"/>
              <w:marBottom w:val="0"/>
              <w:divBdr>
                <w:top w:val="none" w:sz="0" w:space="0" w:color="auto"/>
                <w:left w:val="none" w:sz="0" w:space="0" w:color="auto"/>
                <w:bottom w:val="none" w:sz="0" w:space="0" w:color="auto"/>
                <w:right w:val="none" w:sz="0" w:space="0" w:color="auto"/>
              </w:divBdr>
            </w:div>
            <w:div w:id="186570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2578">
      <w:bodyDiv w:val="1"/>
      <w:marLeft w:val="0"/>
      <w:marRight w:val="0"/>
      <w:marTop w:val="0"/>
      <w:marBottom w:val="0"/>
      <w:divBdr>
        <w:top w:val="none" w:sz="0" w:space="0" w:color="auto"/>
        <w:left w:val="none" w:sz="0" w:space="0" w:color="auto"/>
        <w:bottom w:val="none" w:sz="0" w:space="0" w:color="auto"/>
        <w:right w:val="none" w:sz="0" w:space="0" w:color="auto"/>
      </w:divBdr>
    </w:div>
    <w:div w:id="102502704">
      <w:bodyDiv w:val="1"/>
      <w:marLeft w:val="0"/>
      <w:marRight w:val="0"/>
      <w:marTop w:val="0"/>
      <w:marBottom w:val="0"/>
      <w:divBdr>
        <w:top w:val="none" w:sz="0" w:space="0" w:color="auto"/>
        <w:left w:val="none" w:sz="0" w:space="0" w:color="auto"/>
        <w:bottom w:val="none" w:sz="0" w:space="0" w:color="auto"/>
        <w:right w:val="none" w:sz="0" w:space="0" w:color="auto"/>
      </w:divBdr>
    </w:div>
    <w:div w:id="103351299">
      <w:bodyDiv w:val="1"/>
      <w:marLeft w:val="0"/>
      <w:marRight w:val="0"/>
      <w:marTop w:val="0"/>
      <w:marBottom w:val="0"/>
      <w:divBdr>
        <w:top w:val="none" w:sz="0" w:space="0" w:color="auto"/>
        <w:left w:val="none" w:sz="0" w:space="0" w:color="auto"/>
        <w:bottom w:val="none" w:sz="0" w:space="0" w:color="auto"/>
        <w:right w:val="none" w:sz="0" w:space="0" w:color="auto"/>
      </w:divBdr>
    </w:div>
    <w:div w:id="103502790">
      <w:bodyDiv w:val="1"/>
      <w:marLeft w:val="0"/>
      <w:marRight w:val="0"/>
      <w:marTop w:val="0"/>
      <w:marBottom w:val="0"/>
      <w:divBdr>
        <w:top w:val="none" w:sz="0" w:space="0" w:color="auto"/>
        <w:left w:val="none" w:sz="0" w:space="0" w:color="auto"/>
        <w:bottom w:val="none" w:sz="0" w:space="0" w:color="auto"/>
        <w:right w:val="none" w:sz="0" w:space="0" w:color="auto"/>
      </w:divBdr>
    </w:div>
    <w:div w:id="104155653">
      <w:bodyDiv w:val="1"/>
      <w:marLeft w:val="0"/>
      <w:marRight w:val="0"/>
      <w:marTop w:val="0"/>
      <w:marBottom w:val="0"/>
      <w:divBdr>
        <w:top w:val="none" w:sz="0" w:space="0" w:color="auto"/>
        <w:left w:val="none" w:sz="0" w:space="0" w:color="auto"/>
        <w:bottom w:val="none" w:sz="0" w:space="0" w:color="auto"/>
        <w:right w:val="none" w:sz="0" w:space="0" w:color="auto"/>
      </w:divBdr>
    </w:div>
    <w:div w:id="105009144">
      <w:bodyDiv w:val="1"/>
      <w:marLeft w:val="0"/>
      <w:marRight w:val="0"/>
      <w:marTop w:val="0"/>
      <w:marBottom w:val="0"/>
      <w:divBdr>
        <w:top w:val="none" w:sz="0" w:space="0" w:color="auto"/>
        <w:left w:val="none" w:sz="0" w:space="0" w:color="auto"/>
        <w:bottom w:val="none" w:sz="0" w:space="0" w:color="auto"/>
        <w:right w:val="none" w:sz="0" w:space="0" w:color="auto"/>
      </w:divBdr>
      <w:divsChild>
        <w:div w:id="215825662">
          <w:marLeft w:val="1166"/>
          <w:marRight w:val="0"/>
          <w:marTop w:val="115"/>
          <w:marBottom w:val="0"/>
          <w:divBdr>
            <w:top w:val="none" w:sz="0" w:space="0" w:color="auto"/>
            <w:left w:val="none" w:sz="0" w:space="0" w:color="auto"/>
            <w:bottom w:val="none" w:sz="0" w:space="0" w:color="auto"/>
            <w:right w:val="none" w:sz="0" w:space="0" w:color="auto"/>
          </w:divBdr>
        </w:div>
        <w:div w:id="565720360">
          <w:marLeft w:val="1800"/>
          <w:marRight w:val="0"/>
          <w:marTop w:val="96"/>
          <w:marBottom w:val="0"/>
          <w:divBdr>
            <w:top w:val="none" w:sz="0" w:space="0" w:color="auto"/>
            <w:left w:val="none" w:sz="0" w:space="0" w:color="auto"/>
            <w:bottom w:val="none" w:sz="0" w:space="0" w:color="auto"/>
            <w:right w:val="none" w:sz="0" w:space="0" w:color="auto"/>
          </w:divBdr>
        </w:div>
        <w:div w:id="702242447">
          <w:marLeft w:val="1800"/>
          <w:marRight w:val="0"/>
          <w:marTop w:val="96"/>
          <w:marBottom w:val="0"/>
          <w:divBdr>
            <w:top w:val="none" w:sz="0" w:space="0" w:color="auto"/>
            <w:left w:val="none" w:sz="0" w:space="0" w:color="auto"/>
            <w:bottom w:val="none" w:sz="0" w:space="0" w:color="auto"/>
            <w:right w:val="none" w:sz="0" w:space="0" w:color="auto"/>
          </w:divBdr>
        </w:div>
        <w:div w:id="997733267">
          <w:marLeft w:val="547"/>
          <w:marRight w:val="0"/>
          <w:marTop w:val="130"/>
          <w:marBottom w:val="0"/>
          <w:divBdr>
            <w:top w:val="none" w:sz="0" w:space="0" w:color="auto"/>
            <w:left w:val="none" w:sz="0" w:space="0" w:color="auto"/>
            <w:bottom w:val="none" w:sz="0" w:space="0" w:color="auto"/>
            <w:right w:val="none" w:sz="0" w:space="0" w:color="auto"/>
          </w:divBdr>
        </w:div>
        <w:div w:id="1520240619">
          <w:marLeft w:val="547"/>
          <w:marRight w:val="0"/>
          <w:marTop w:val="130"/>
          <w:marBottom w:val="0"/>
          <w:divBdr>
            <w:top w:val="none" w:sz="0" w:space="0" w:color="auto"/>
            <w:left w:val="none" w:sz="0" w:space="0" w:color="auto"/>
            <w:bottom w:val="none" w:sz="0" w:space="0" w:color="auto"/>
            <w:right w:val="none" w:sz="0" w:space="0" w:color="auto"/>
          </w:divBdr>
        </w:div>
        <w:div w:id="1528562286">
          <w:marLeft w:val="1166"/>
          <w:marRight w:val="0"/>
          <w:marTop w:val="115"/>
          <w:marBottom w:val="0"/>
          <w:divBdr>
            <w:top w:val="none" w:sz="0" w:space="0" w:color="auto"/>
            <w:left w:val="none" w:sz="0" w:space="0" w:color="auto"/>
            <w:bottom w:val="none" w:sz="0" w:space="0" w:color="auto"/>
            <w:right w:val="none" w:sz="0" w:space="0" w:color="auto"/>
          </w:divBdr>
        </w:div>
        <w:div w:id="1637906914">
          <w:marLeft w:val="547"/>
          <w:marRight w:val="0"/>
          <w:marTop w:val="130"/>
          <w:marBottom w:val="0"/>
          <w:divBdr>
            <w:top w:val="none" w:sz="0" w:space="0" w:color="auto"/>
            <w:left w:val="none" w:sz="0" w:space="0" w:color="auto"/>
            <w:bottom w:val="none" w:sz="0" w:space="0" w:color="auto"/>
            <w:right w:val="none" w:sz="0" w:space="0" w:color="auto"/>
          </w:divBdr>
        </w:div>
        <w:div w:id="1764835235">
          <w:marLeft w:val="547"/>
          <w:marRight w:val="0"/>
          <w:marTop w:val="130"/>
          <w:marBottom w:val="0"/>
          <w:divBdr>
            <w:top w:val="none" w:sz="0" w:space="0" w:color="auto"/>
            <w:left w:val="none" w:sz="0" w:space="0" w:color="auto"/>
            <w:bottom w:val="none" w:sz="0" w:space="0" w:color="auto"/>
            <w:right w:val="none" w:sz="0" w:space="0" w:color="auto"/>
          </w:divBdr>
        </w:div>
        <w:div w:id="1796295708">
          <w:marLeft w:val="1800"/>
          <w:marRight w:val="0"/>
          <w:marTop w:val="96"/>
          <w:marBottom w:val="0"/>
          <w:divBdr>
            <w:top w:val="none" w:sz="0" w:space="0" w:color="auto"/>
            <w:left w:val="none" w:sz="0" w:space="0" w:color="auto"/>
            <w:bottom w:val="none" w:sz="0" w:space="0" w:color="auto"/>
            <w:right w:val="none" w:sz="0" w:space="0" w:color="auto"/>
          </w:divBdr>
        </w:div>
        <w:div w:id="1952318544">
          <w:marLeft w:val="547"/>
          <w:marRight w:val="0"/>
          <w:marTop w:val="130"/>
          <w:marBottom w:val="0"/>
          <w:divBdr>
            <w:top w:val="none" w:sz="0" w:space="0" w:color="auto"/>
            <w:left w:val="none" w:sz="0" w:space="0" w:color="auto"/>
            <w:bottom w:val="none" w:sz="0" w:space="0" w:color="auto"/>
            <w:right w:val="none" w:sz="0" w:space="0" w:color="auto"/>
          </w:divBdr>
        </w:div>
      </w:divsChild>
    </w:div>
    <w:div w:id="105663155">
      <w:bodyDiv w:val="1"/>
      <w:marLeft w:val="0"/>
      <w:marRight w:val="0"/>
      <w:marTop w:val="0"/>
      <w:marBottom w:val="0"/>
      <w:divBdr>
        <w:top w:val="none" w:sz="0" w:space="0" w:color="auto"/>
        <w:left w:val="none" w:sz="0" w:space="0" w:color="auto"/>
        <w:bottom w:val="none" w:sz="0" w:space="0" w:color="auto"/>
        <w:right w:val="none" w:sz="0" w:space="0" w:color="auto"/>
      </w:divBdr>
    </w:div>
    <w:div w:id="105780658">
      <w:bodyDiv w:val="1"/>
      <w:marLeft w:val="0"/>
      <w:marRight w:val="0"/>
      <w:marTop w:val="0"/>
      <w:marBottom w:val="0"/>
      <w:divBdr>
        <w:top w:val="none" w:sz="0" w:space="0" w:color="auto"/>
        <w:left w:val="none" w:sz="0" w:space="0" w:color="auto"/>
        <w:bottom w:val="none" w:sz="0" w:space="0" w:color="auto"/>
        <w:right w:val="none" w:sz="0" w:space="0" w:color="auto"/>
      </w:divBdr>
    </w:div>
    <w:div w:id="106589590">
      <w:bodyDiv w:val="1"/>
      <w:marLeft w:val="0"/>
      <w:marRight w:val="0"/>
      <w:marTop w:val="0"/>
      <w:marBottom w:val="0"/>
      <w:divBdr>
        <w:top w:val="none" w:sz="0" w:space="0" w:color="auto"/>
        <w:left w:val="none" w:sz="0" w:space="0" w:color="auto"/>
        <w:bottom w:val="none" w:sz="0" w:space="0" w:color="auto"/>
        <w:right w:val="none" w:sz="0" w:space="0" w:color="auto"/>
      </w:divBdr>
      <w:divsChild>
        <w:div w:id="76485623">
          <w:marLeft w:val="547"/>
          <w:marRight w:val="0"/>
          <w:marTop w:val="96"/>
          <w:marBottom w:val="0"/>
          <w:divBdr>
            <w:top w:val="none" w:sz="0" w:space="0" w:color="auto"/>
            <w:left w:val="none" w:sz="0" w:space="0" w:color="auto"/>
            <w:bottom w:val="none" w:sz="0" w:space="0" w:color="auto"/>
            <w:right w:val="none" w:sz="0" w:space="0" w:color="auto"/>
          </w:divBdr>
        </w:div>
        <w:div w:id="483592499">
          <w:marLeft w:val="1166"/>
          <w:marRight w:val="0"/>
          <w:marTop w:val="77"/>
          <w:marBottom w:val="0"/>
          <w:divBdr>
            <w:top w:val="none" w:sz="0" w:space="0" w:color="auto"/>
            <w:left w:val="none" w:sz="0" w:space="0" w:color="auto"/>
            <w:bottom w:val="none" w:sz="0" w:space="0" w:color="auto"/>
            <w:right w:val="none" w:sz="0" w:space="0" w:color="auto"/>
          </w:divBdr>
        </w:div>
        <w:div w:id="648050377">
          <w:marLeft w:val="1166"/>
          <w:marRight w:val="0"/>
          <w:marTop w:val="77"/>
          <w:marBottom w:val="0"/>
          <w:divBdr>
            <w:top w:val="none" w:sz="0" w:space="0" w:color="auto"/>
            <w:left w:val="none" w:sz="0" w:space="0" w:color="auto"/>
            <w:bottom w:val="none" w:sz="0" w:space="0" w:color="auto"/>
            <w:right w:val="none" w:sz="0" w:space="0" w:color="auto"/>
          </w:divBdr>
        </w:div>
      </w:divsChild>
    </w:div>
    <w:div w:id="107892553">
      <w:bodyDiv w:val="1"/>
      <w:marLeft w:val="0"/>
      <w:marRight w:val="0"/>
      <w:marTop w:val="0"/>
      <w:marBottom w:val="0"/>
      <w:divBdr>
        <w:top w:val="none" w:sz="0" w:space="0" w:color="auto"/>
        <w:left w:val="none" w:sz="0" w:space="0" w:color="auto"/>
        <w:bottom w:val="none" w:sz="0" w:space="0" w:color="auto"/>
        <w:right w:val="none" w:sz="0" w:space="0" w:color="auto"/>
      </w:divBdr>
    </w:div>
    <w:div w:id="108621365">
      <w:bodyDiv w:val="1"/>
      <w:marLeft w:val="0"/>
      <w:marRight w:val="0"/>
      <w:marTop w:val="0"/>
      <w:marBottom w:val="0"/>
      <w:divBdr>
        <w:top w:val="none" w:sz="0" w:space="0" w:color="auto"/>
        <w:left w:val="none" w:sz="0" w:space="0" w:color="auto"/>
        <w:bottom w:val="none" w:sz="0" w:space="0" w:color="auto"/>
        <w:right w:val="none" w:sz="0" w:space="0" w:color="auto"/>
      </w:divBdr>
    </w:div>
    <w:div w:id="108623039">
      <w:bodyDiv w:val="1"/>
      <w:marLeft w:val="0"/>
      <w:marRight w:val="0"/>
      <w:marTop w:val="0"/>
      <w:marBottom w:val="0"/>
      <w:divBdr>
        <w:top w:val="none" w:sz="0" w:space="0" w:color="auto"/>
        <w:left w:val="none" w:sz="0" w:space="0" w:color="auto"/>
        <w:bottom w:val="none" w:sz="0" w:space="0" w:color="auto"/>
        <w:right w:val="none" w:sz="0" w:space="0" w:color="auto"/>
      </w:divBdr>
      <w:divsChild>
        <w:div w:id="263657667">
          <w:marLeft w:val="547"/>
          <w:marRight w:val="0"/>
          <w:marTop w:val="115"/>
          <w:marBottom w:val="0"/>
          <w:divBdr>
            <w:top w:val="none" w:sz="0" w:space="0" w:color="auto"/>
            <w:left w:val="none" w:sz="0" w:space="0" w:color="auto"/>
            <w:bottom w:val="none" w:sz="0" w:space="0" w:color="auto"/>
            <w:right w:val="none" w:sz="0" w:space="0" w:color="auto"/>
          </w:divBdr>
        </w:div>
      </w:divsChild>
    </w:div>
    <w:div w:id="108939147">
      <w:bodyDiv w:val="1"/>
      <w:marLeft w:val="0"/>
      <w:marRight w:val="0"/>
      <w:marTop w:val="0"/>
      <w:marBottom w:val="0"/>
      <w:divBdr>
        <w:top w:val="none" w:sz="0" w:space="0" w:color="auto"/>
        <w:left w:val="none" w:sz="0" w:space="0" w:color="auto"/>
        <w:bottom w:val="none" w:sz="0" w:space="0" w:color="auto"/>
        <w:right w:val="none" w:sz="0" w:space="0" w:color="auto"/>
      </w:divBdr>
    </w:div>
    <w:div w:id="109401756">
      <w:bodyDiv w:val="1"/>
      <w:marLeft w:val="0"/>
      <w:marRight w:val="0"/>
      <w:marTop w:val="0"/>
      <w:marBottom w:val="0"/>
      <w:divBdr>
        <w:top w:val="none" w:sz="0" w:space="0" w:color="auto"/>
        <w:left w:val="none" w:sz="0" w:space="0" w:color="auto"/>
        <w:bottom w:val="none" w:sz="0" w:space="0" w:color="auto"/>
        <w:right w:val="none" w:sz="0" w:space="0" w:color="auto"/>
      </w:divBdr>
      <w:divsChild>
        <w:div w:id="77485704">
          <w:marLeft w:val="1800"/>
          <w:marRight w:val="0"/>
          <w:marTop w:val="100"/>
          <w:marBottom w:val="0"/>
          <w:divBdr>
            <w:top w:val="none" w:sz="0" w:space="0" w:color="auto"/>
            <w:left w:val="none" w:sz="0" w:space="0" w:color="auto"/>
            <w:bottom w:val="none" w:sz="0" w:space="0" w:color="auto"/>
            <w:right w:val="none" w:sz="0" w:space="0" w:color="auto"/>
          </w:divBdr>
        </w:div>
        <w:div w:id="79329946">
          <w:marLeft w:val="1800"/>
          <w:marRight w:val="0"/>
          <w:marTop w:val="100"/>
          <w:marBottom w:val="0"/>
          <w:divBdr>
            <w:top w:val="none" w:sz="0" w:space="0" w:color="auto"/>
            <w:left w:val="none" w:sz="0" w:space="0" w:color="auto"/>
            <w:bottom w:val="none" w:sz="0" w:space="0" w:color="auto"/>
            <w:right w:val="none" w:sz="0" w:space="0" w:color="auto"/>
          </w:divBdr>
        </w:div>
        <w:div w:id="201523564">
          <w:marLeft w:val="1080"/>
          <w:marRight w:val="0"/>
          <w:marTop w:val="100"/>
          <w:marBottom w:val="0"/>
          <w:divBdr>
            <w:top w:val="none" w:sz="0" w:space="0" w:color="auto"/>
            <w:left w:val="none" w:sz="0" w:space="0" w:color="auto"/>
            <w:bottom w:val="none" w:sz="0" w:space="0" w:color="auto"/>
            <w:right w:val="none" w:sz="0" w:space="0" w:color="auto"/>
          </w:divBdr>
        </w:div>
        <w:div w:id="585696899">
          <w:marLeft w:val="1800"/>
          <w:marRight w:val="0"/>
          <w:marTop w:val="100"/>
          <w:marBottom w:val="0"/>
          <w:divBdr>
            <w:top w:val="none" w:sz="0" w:space="0" w:color="auto"/>
            <w:left w:val="none" w:sz="0" w:space="0" w:color="auto"/>
            <w:bottom w:val="none" w:sz="0" w:space="0" w:color="auto"/>
            <w:right w:val="none" w:sz="0" w:space="0" w:color="auto"/>
          </w:divBdr>
        </w:div>
        <w:div w:id="621309396">
          <w:marLeft w:val="1800"/>
          <w:marRight w:val="0"/>
          <w:marTop w:val="100"/>
          <w:marBottom w:val="0"/>
          <w:divBdr>
            <w:top w:val="none" w:sz="0" w:space="0" w:color="auto"/>
            <w:left w:val="none" w:sz="0" w:space="0" w:color="auto"/>
            <w:bottom w:val="none" w:sz="0" w:space="0" w:color="auto"/>
            <w:right w:val="none" w:sz="0" w:space="0" w:color="auto"/>
          </w:divBdr>
        </w:div>
        <w:div w:id="801458862">
          <w:marLeft w:val="1800"/>
          <w:marRight w:val="0"/>
          <w:marTop w:val="100"/>
          <w:marBottom w:val="0"/>
          <w:divBdr>
            <w:top w:val="none" w:sz="0" w:space="0" w:color="auto"/>
            <w:left w:val="none" w:sz="0" w:space="0" w:color="auto"/>
            <w:bottom w:val="none" w:sz="0" w:space="0" w:color="auto"/>
            <w:right w:val="none" w:sz="0" w:space="0" w:color="auto"/>
          </w:divBdr>
        </w:div>
        <w:div w:id="895361795">
          <w:marLeft w:val="1080"/>
          <w:marRight w:val="0"/>
          <w:marTop w:val="100"/>
          <w:marBottom w:val="0"/>
          <w:divBdr>
            <w:top w:val="none" w:sz="0" w:space="0" w:color="auto"/>
            <w:left w:val="none" w:sz="0" w:space="0" w:color="auto"/>
            <w:bottom w:val="none" w:sz="0" w:space="0" w:color="auto"/>
            <w:right w:val="none" w:sz="0" w:space="0" w:color="auto"/>
          </w:divBdr>
        </w:div>
        <w:div w:id="913322160">
          <w:marLeft w:val="1800"/>
          <w:marRight w:val="0"/>
          <w:marTop w:val="100"/>
          <w:marBottom w:val="0"/>
          <w:divBdr>
            <w:top w:val="none" w:sz="0" w:space="0" w:color="auto"/>
            <w:left w:val="none" w:sz="0" w:space="0" w:color="auto"/>
            <w:bottom w:val="none" w:sz="0" w:space="0" w:color="auto"/>
            <w:right w:val="none" w:sz="0" w:space="0" w:color="auto"/>
          </w:divBdr>
        </w:div>
        <w:div w:id="1021472570">
          <w:marLeft w:val="1800"/>
          <w:marRight w:val="0"/>
          <w:marTop w:val="100"/>
          <w:marBottom w:val="0"/>
          <w:divBdr>
            <w:top w:val="none" w:sz="0" w:space="0" w:color="auto"/>
            <w:left w:val="none" w:sz="0" w:space="0" w:color="auto"/>
            <w:bottom w:val="none" w:sz="0" w:space="0" w:color="auto"/>
            <w:right w:val="none" w:sz="0" w:space="0" w:color="auto"/>
          </w:divBdr>
        </w:div>
        <w:div w:id="1082147181">
          <w:marLeft w:val="1800"/>
          <w:marRight w:val="0"/>
          <w:marTop w:val="100"/>
          <w:marBottom w:val="0"/>
          <w:divBdr>
            <w:top w:val="none" w:sz="0" w:space="0" w:color="auto"/>
            <w:left w:val="none" w:sz="0" w:space="0" w:color="auto"/>
            <w:bottom w:val="none" w:sz="0" w:space="0" w:color="auto"/>
            <w:right w:val="none" w:sz="0" w:space="0" w:color="auto"/>
          </w:divBdr>
        </w:div>
        <w:div w:id="1368405958">
          <w:marLeft w:val="1080"/>
          <w:marRight w:val="0"/>
          <w:marTop w:val="100"/>
          <w:marBottom w:val="0"/>
          <w:divBdr>
            <w:top w:val="none" w:sz="0" w:space="0" w:color="auto"/>
            <w:left w:val="none" w:sz="0" w:space="0" w:color="auto"/>
            <w:bottom w:val="none" w:sz="0" w:space="0" w:color="auto"/>
            <w:right w:val="none" w:sz="0" w:space="0" w:color="auto"/>
          </w:divBdr>
        </w:div>
        <w:div w:id="1952475852">
          <w:marLeft w:val="1800"/>
          <w:marRight w:val="0"/>
          <w:marTop w:val="100"/>
          <w:marBottom w:val="0"/>
          <w:divBdr>
            <w:top w:val="none" w:sz="0" w:space="0" w:color="auto"/>
            <w:left w:val="none" w:sz="0" w:space="0" w:color="auto"/>
            <w:bottom w:val="none" w:sz="0" w:space="0" w:color="auto"/>
            <w:right w:val="none" w:sz="0" w:space="0" w:color="auto"/>
          </w:divBdr>
        </w:div>
        <w:div w:id="2076976023">
          <w:marLeft w:val="360"/>
          <w:marRight w:val="0"/>
          <w:marTop w:val="200"/>
          <w:marBottom w:val="0"/>
          <w:divBdr>
            <w:top w:val="none" w:sz="0" w:space="0" w:color="auto"/>
            <w:left w:val="none" w:sz="0" w:space="0" w:color="auto"/>
            <w:bottom w:val="none" w:sz="0" w:space="0" w:color="auto"/>
            <w:right w:val="none" w:sz="0" w:space="0" w:color="auto"/>
          </w:divBdr>
        </w:div>
        <w:div w:id="2115516924">
          <w:marLeft w:val="1080"/>
          <w:marRight w:val="0"/>
          <w:marTop w:val="100"/>
          <w:marBottom w:val="0"/>
          <w:divBdr>
            <w:top w:val="none" w:sz="0" w:space="0" w:color="auto"/>
            <w:left w:val="none" w:sz="0" w:space="0" w:color="auto"/>
            <w:bottom w:val="none" w:sz="0" w:space="0" w:color="auto"/>
            <w:right w:val="none" w:sz="0" w:space="0" w:color="auto"/>
          </w:divBdr>
        </w:div>
      </w:divsChild>
    </w:div>
    <w:div w:id="109666836">
      <w:bodyDiv w:val="1"/>
      <w:marLeft w:val="0"/>
      <w:marRight w:val="0"/>
      <w:marTop w:val="0"/>
      <w:marBottom w:val="0"/>
      <w:divBdr>
        <w:top w:val="none" w:sz="0" w:space="0" w:color="auto"/>
        <w:left w:val="none" w:sz="0" w:space="0" w:color="auto"/>
        <w:bottom w:val="none" w:sz="0" w:space="0" w:color="auto"/>
        <w:right w:val="none" w:sz="0" w:space="0" w:color="auto"/>
      </w:divBdr>
    </w:div>
    <w:div w:id="109669588">
      <w:bodyDiv w:val="1"/>
      <w:marLeft w:val="0"/>
      <w:marRight w:val="0"/>
      <w:marTop w:val="0"/>
      <w:marBottom w:val="0"/>
      <w:divBdr>
        <w:top w:val="none" w:sz="0" w:space="0" w:color="auto"/>
        <w:left w:val="none" w:sz="0" w:space="0" w:color="auto"/>
        <w:bottom w:val="none" w:sz="0" w:space="0" w:color="auto"/>
        <w:right w:val="none" w:sz="0" w:space="0" w:color="auto"/>
      </w:divBdr>
    </w:div>
    <w:div w:id="110252251">
      <w:bodyDiv w:val="1"/>
      <w:marLeft w:val="0"/>
      <w:marRight w:val="0"/>
      <w:marTop w:val="0"/>
      <w:marBottom w:val="0"/>
      <w:divBdr>
        <w:top w:val="none" w:sz="0" w:space="0" w:color="auto"/>
        <w:left w:val="none" w:sz="0" w:space="0" w:color="auto"/>
        <w:bottom w:val="none" w:sz="0" w:space="0" w:color="auto"/>
        <w:right w:val="none" w:sz="0" w:space="0" w:color="auto"/>
      </w:divBdr>
      <w:divsChild>
        <w:div w:id="617179741">
          <w:marLeft w:val="547"/>
          <w:marRight w:val="0"/>
          <w:marTop w:val="0"/>
          <w:marBottom w:val="0"/>
          <w:divBdr>
            <w:top w:val="none" w:sz="0" w:space="0" w:color="auto"/>
            <w:left w:val="none" w:sz="0" w:space="0" w:color="auto"/>
            <w:bottom w:val="none" w:sz="0" w:space="0" w:color="auto"/>
            <w:right w:val="none" w:sz="0" w:space="0" w:color="auto"/>
          </w:divBdr>
        </w:div>
      </w:divsChild>
    </w:div>
    <w:div w:id="110321561">
      <w:bodyDiv w:val="1"/>
      <w:marLeft w:val="0"/>
      <w:marRight w:val="0"/>
      <w:marTop w:val="0"/>
      <w:marBottom w:val="0"/>
      <w:divBdr>
        <w:top w:val="none" w:sz="0" w:space="0" w:color="auto"/>
        <w:left w:val="none" w:sz="0" w:space="0" w:color="auto"/>
        <w:bottom w:val="none" w:sz="0" w:space="0" w:color="auto"/>
        <w:right w:val="none" w:sz="0" w:space="0" w:color="auto"/>
      </w:divBdr>
      <w:divsChild>
        <w:div w:id="134878093">
          <w:marLeft w:val="547"/>
          <w:marRight w:val="0"/>
          <w:marTop w:val="154"/>
          <w:marBottom w:val="0"/>
          <w:divBdr>
            <w:top w:val="none" w:sz="0" w:space="0" w:color="auto"/>
            <w:left w:val="none" w:sz="0" w:space="0" w:color="auto"/>
            <w:bottom w:val="none" w:sz="0" w:space="0" w:color="auto"/>
            <w:right w:val="none" w:sz="0" w:space="0" w:color="auto"/>
          </w:divBdr>
        </w:div>
        <w:div w:id="320306872">
          <w:marLeft w:val="547"/>
          <w:marRight w:val="0"/>
          <w:marTop w:val="154"/>
          <w:marBottom w:val="0"/>
          <w:divBdr>
            <w:top w:val="none" w:sz="0" w:space="0" w:color="auto"/>
            <w:left w:val="none" w:sz="0" w:space="0" w:color="auto"/>
            <w:bottom w:val="none" w:sz="0" w:space="0" w:color="auto"/>
            <w:right w:val="none" w:sz="0" w:space="0" w:color="auto"/>
          </w:divBdr>
        </w:div>
        <w:div w:id="488715353">
          <w:marLeft w:val="547"/>
          <w:marRight w:val="0"/>
          <w:marTop w:val="154"/>
          <w:marBottom w:val="0"/>
          <w:divBdr>
            <w:top w:val="none" w:sz="0" w:space="0" w:color="auto"/>
            <w:left w:val="none" w:sz="0" w:space="0" w:color="auto"/>
            <w:bottom w:val="none" w:sz="0" w:space="0" w:color="auto"/>
            <w:right w:val="none" w:sz="0" w:space="0" w:color="auto"/>
          </w:divBdr>
        </w:div>
        <w:div w:id="1042244619">
          <w:marLeft w:val="547"/>
          <w:marRight w:val="0"/>
          <w:marTop w:val="154"/>
          <w:marBottom w:val="0"/>
          <w:divBdr>
            <w:top w:val="none" w:sz="0" w:space="0" w:color="auto"/>
            <w:left w:val="none" w:sz="0" w:space="0" w:color="auto"/>
            <w:bottom w:val="none" w:sz="0" w:space="0" w:color="auto"/>
            <w:right w:val="none" w:sz="0" w:space="0" w:color="auto"/>
          </w:divBdr>
        </w:div>
      </w:divsChild>
    </w:div>
    <w:div w:id="110511958">
      <w:bodyDiv w:val="1"/>
      <w:marLeft w:val="0"/>
      <w:marRight w:val="0"/>
      <w:marTop w:val="0"/>
      <w:marBottom w:val="0"/>
      <w:divBdr>
        <w:top w:val="none" w:sz="0" w:space="0" w:color="auto"/>
        <w:left w:val="none" w:sz="0" w:space="0" w:color="auto"/>
        <w:bottom w:val="none" w:sz="0" w:space="0" w:color="auto"/>
        <w:right w:val="none" w:sz="0" w:space="0" w:color="auto"/>
      </w:divBdr>
    </w:div>
    <w:div w:id="110518421">
      <w:bodyDiv w:val="1"/>
      <w:marLeft w:val="0"/>
      <w:marRight w:val="0"/>
      <w:marTop w:val="0"/>
      <w:marBottom w:val="0"/>
      <w:divBdr>
        <w:top w:val="none" w:sz="0" w:space="0" w:color="auto"/>
        <w:left w:val="none" w:sz="0" w:space="0" w:color="auto"/>
        <w:bottom w:val="none" w:sz="0" w:space="0" w:color="auto"/>
        <w:right w:val="none" w:sz="0" w:space="0" w:color="auto"/>
      </w:divBdr>
      <w:divsChild>
        <w:div w:id="197623745">
          <w:marLeft w:val="547"/>
          <w:marRight w:val="0"/>
          <w:marTop w:val="154"/>
          <w:marBottom w:val="0"/>
          <w:divBdr>
            <w:top w:val="none" w:sz="0" w:space="0" w:color="auto"/>
            <w:left w:val="none" w:sz="0" w:space="0" w:color="auto"/>
            <w:bottom w:val="none" w:sz="0" w:space="0" w:color="auto"/>
            <w:right w:val="none" w:sz="0" w:space="0" w:color="auto"/>
          </w:divBdr>
        </w:div>
        <w:div w:id="1612664801">
          <w:marLeft w:val="547"/>
          <w:marRight w:val="0"/>
          <w:marTop w:val="154"/>
          <w:marBottom w:val="0"/>
          <w:divBdr>
            <w:top w:val="none" w:sz="0" w:space="0" w:color="auto"/>
            <w:left w:val="none" w:sz="0" w:space="0" w:color="auto"/>
            <w:bottom w:val="none" w:sz="0" w:space="0" w:color="auto"/>
            <w:right w:val="none" w:sz="0" w:space="0" w:color="auto"/>
          </w:divBdr>
        </w:div>
      </w:divsChild>
    </w:div>
    <w:div w:id="111169273">
      <w:bodyDiv w:val="1"/>
      <w:marLeft w:val="0"/>
      <w:marRight w:val="0"/>
      <w:marTop w:val="0"/>
      <w:marBottom w:val="0"/>
      <w:divBdr>
        <w:top w:val="none" w:sz="0" w:space="0" w:color="auto"/>
        <w:left w:val="none" w:sz="0" w:space="0" w:color="auto"/>
        <w:bottom w:val="none" w:sz="0" w:space="0" w:color="auto"/>
        <w:right w:val="none" w:sz="0" w:space="0" w:color="auto"/>
      </w:divBdr>
    </w:div>
    <w:div w:id="111480175">
      <w:bodyDiv w:val="1"/>
      <w:marLeft w:val="0"/>
      <w:marRight w:val="0"/>
      <w:marTop w:val="0"/>
      <w:marBottom w:val="0"/>
      <w:divBdr>
        <w:top w:val="none" w:sz="0" w:space="0" w:color="auto"/>
        <w:left w:val="none" w:sz="0" w:space="0" w:color="auto"/>
        <w:bottom w:val="none" w:sz="0" w:space="0" w:color="auto"/>
        <w:right w:val="none" w:sz="0" w:space="0" w:color="auto"/>
      </w:divBdr>
    </w:div>
    <w:div w:id="111944163">
      <w:bodyDiv w:val="1"/>
      <w:marLeft w:val="0"/>
      <w:marRight w:val="0"/>
      <w:marTop w:val="0"/>
      <w:marBottom w:val="0"/>
      <w:divBdr>
        <w:top w:val="none" w:sz="0" w:space="0" w:color="auto"/>
        <w:left w:val="none" w:sz="0" w:space="0" w:color="auto"/>
        <w:bottom w:val="none" w:sz="0" w:space="0" w:color="auto"/>
        <w:right w:val="none" w:sz="0" w:space="0" w:color="auto"/>
      </w:divBdr>
    </w:div>
    <w:div w:id="112022891">
      <w:bodyDiv w:val="1"/>
      <w:marLeft w:val="0"/>
      <w:marRight w:val="0"/>
      <w:marTop w:val="0"/>
      <w:marBottom w:val="0"/>
      <w:divBdr>
        <w:top w:val="none" w:sz="0" w:space="0" w:color="auto"/>
        <w:left w:val="none" w:sz="0" w:space="0" w:color="auto"/>
        <w:bottom w:val="none" w:sz="0" w:space="0" w:color="auto"/>
        <w:right w:val="none" w:sz="0" w:space="0" w:color="auto"/>
      </w:divBdr>
    </w:div>
    <w:div w:id="112284796">
      <w:bodyDiv w:val="1"/>
      <w:marLeft w:val="0"/>
      <w:marRight w:val="0"/>
      <w:marTop w:val="0"/>
      <w:marBottom w:val="0"/>
      <w:divBdr>
        <w:top w:val="none" w:sz="0" w:space="0" w:color="auto"/>
        <w:left w:val="none" w:sz="0" w:space="0" w:color="auto"/>
        <w:bottom w:val="none" w:sz="0" w:space="0" w:color="auto"/>
        <w:right w:val="none" w:sz="0" w:space="0" w:color="auto"/>
      </w:divBdr>
    </w:div>
    <w:div w:id="112746698">
      <w:bodyDiv w:val="1"/>
      <w:marLeft w:val="0"/>
      <w:marRight w:val="0"/>
      <w:marTop w:val="0"/>
      <w:marBottom w:val="0"/>
      <w:divBdr>
        <w:top w:val="none" w:sz="0" w:space="0" w:color="auto"/>
        <w:left w:val="none" w:sz="0" w:space="0" w:color="auto"/>
        <w:bottom w:val="none" w:sz="0" w:space="0" w:color="auto"/>
        <w:right w:val="none" w:sz="0" w:space="0" w:color="auto"/>
      </w:divBdr>
    </w:div>
    <w:div w:id="113332233">
      <w:bodyDiv w:val="1"/>
      <w:marLeft w:val="0"/>
      <w:marRight w:val="0"/>
      <w:marTop w:val="0"/>
      <w:marBottom w:val="0"/>
      <w:divBdr>
        <w:top w:val="none" w:sz="0" w:space="0" w:color="auto"/>
        <w:left w:val="none" w:sz="0" w:space="0" w:color="auto"/>
        <w:bottom w:val="none" w:sz="0" w:space="0" w:color="auto"/>
        <w:right w:val="none" w:sz="0" w:space="0" w:color="auto"/>
      </w:divBdr>
      <w:divsChild>
        <w:div w:id="864749899">
          <w:marLeft w:val="0"/>
          <w:marRight w:val="0"/>
          <w:marTop w:val="0"/>
          <w:marBottom w:val="0"/>
          <w:divBdr>
            <w:top w:val="none" w:sz="0" w:space="0" w:color="auto"/>
            <w:left w:val="none" w:sz="0" w:space="0" w:color="auto"/>
            <w:bottom w:val="none" w:sz="0" w:space="0" w:color="auto"/>
            <w:right w:val="none" w:sz="0" w:space="0" w:color="auto"/>
          </w:divBdr>
          <w:divsChild>
            <w:div w:id="814564486">
              <w:marLeft w:val="0"/>
              <w:marRight w:val="0"/>
              <w:marTop w:val="0"/>
              <w:marBottom w:val="0"/>
              <w:divBdr>
                <w:top w:val="none" w:sz="0" w:space="0" w:color="auto"/>
                <w:left w:val="none" w:sz="0" w:space="0" w:color="auto"/>
                <w:bottom w:val="none" w:sz="0" w:space="0" w:color="auto"/>
                <w:right w:val="none" w:sz="0" w:space="0" w:color="auto"/>
              </w:divBdr>
            </w:div>
            <w:div w:id="996499437">
              <w:marLeft w:val="0"/>
              <w:marRight w:val="0"/>
              <w:marTop w:val="0"/>
              <w:marBottom w:val="0"/>
              <w:divBdr>
                <w:top w:val="none" w:sz="0" w:space="0" w:color="auto"/>
                <w:left w:val="none" w:sz="0" w:space="0" w:color="auto"/>
                <w:bottom w:val="none" w:sz="0" w:space="0" w:color="auto"/>
                <w:right w:val="none" w:sz="0" w:space="0" w:color="auto"/>
              </w:divBdr>
            </w:div>
            <w:div w:id="142233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5387">
      <w:bodyDiv w:val="1"/>
      <w:marLeft w:val="0"/>
      <w:marRight w:val="0"/>
      <w:marTop w:val="0"/>
      <w:marBottom w:val="0"/>
      <w:divBdr>
        <w:top w:val="none" w:sz="0" w:space="0" w:color="auto"/>
        <w:left w:val="none" w:sz="0" w:space="0" w:color="auto"/>
        <w:bottom w:val="none" w:sz="0" w:space="0" w:color="auto"/>
        <w:right w:val="none" w:sz="0" w:space="0" w:color="auto"/>
      </w:divBdr>
    </w:div>
    <w:div w:id="115568762">
      <w:bodyDiv w:val="1"/>
      <w:marLeft w:val="0"/>
      <w:marRight w:val="0"/>
      <w:marTop w:val="0"/>
      <w:marBottom w:val="0"/>
      <w:divBdr>
        <w:top w:val="none" w:sz="0" w:space="0" w:color="auto"/>
        <w:left w:val="none" w:sz="0" w:space="0" w:color="auto"/>
        <w:bottom w:val="none" w:sz="0" w:space="0" w:color="auto"/>
        <w:right w:val="none" w:sz="0" w:space="0" w:color="auto"/>
      </w:divBdr>
    </w:div>
    <w:div w:id="115952416">
      <w:bodyDiv w:val="1"/>
      <w:marLeft w:val="0"/>
      <w:marRight w:val="0"/>
      <w:marTop w:val="0"/>
      <w:marBottom w:val="0"/>
      <w:divBdr>
        <w:top w:val="none" w:sz="0" w:space="0" w:color="auto"/>
        <w:left w:val="none" w:sz="0" w:space="0" w:color="auto"/>
        <w:bottom w:val="none" w:sz="0" w:space="0" w:color="auto"/>
        <w:right w:val="none" w:sz="0" w:space="0" w:color="auto"/>
      </w:divBdr>
    </w:div>
    <w:div w:id="116685028">
      <w:bodyDiv w:val="1"/>
      <w:marLeft w:val="0"/>
      <w:marRight w:val="0"/>
      <w:marTop w:val="0"/>
      <w:marBottom w:val="0"/>
      <w:divBdr>
        <w:top w:val="none" w:sz="0" w:space="0" w:color="auto"/>
        <w:left w:val="none" w:sz="0" w:space="0" w:color="auto"/>
        <w:bottom w:val="none" w:sz="0" w:space="0" w:color="auto"/>
        <w:right w:val="none" w:sz="0" w:space="0" w:color="auto"/>
      </w:divBdr>
      <w:divsChild>
        <w:div w:id="498925818">
          <w:marLeft w:val="1800"/>
          <w:marRight w:val="0"/>
          <w:marTop w:val="77"/>
          <w:marBottom w:val="0"/>
          <w:divBdr>
            <w:top w:val="none" w:sz="0" w:space="0" w:color="auto"/>
            <w:left w:val="none" w:sz="0" w:space="0" w:color="auto"/>
            <w:bottom w:val="none" w:sz="0" w:space="0" w:color="auto"/>
            <w:right w:val="none" w:sz="0" w:space="0" w:color="auto"/>
          </w:divBdr>
        </w:div>
        <w:div w:id="802843732">
          <w:marLeft w:val="1800"/>
          <w:marRight w:val="0"/>
          <w:marTop w:val="77"/>
          <w:marBottom w:val="0"/>
          <w:divBdr>
            <w:top w:val="none" w:sz="0" w:space="0" w:color="auto"/>
            <w:left w:val="none" w:sz="0" w:space="0" w:color="auto"/>
            <w:bottom w:val="none" w:sz="0" w:space="0" w:color="auto"/>
            <w:right w:val="none" w:sz="0" w:space="0" w:color="auto"/>
          </w:divBdr>
        </w:div>
        <w:div w:id="1224369716">
          <w:marLeft w:val="547"/>
          <w:marRight w:val="0"/>
          <w:marTop w:val="115"/>
          <w:marBottom w:val="0"/>
          <w:divBdr>
            <w:top w:val="none" w:sz="0" w:space="0" w:color="auto"/>
            <w:left w:val="none" w:sz="0" w:space="0" w:color="auto"/>
            <w:bottom w:val="none" w:sz="0" w:space="0" w:color="auto"/>
            <w:right w:val="none" w:sz="0" w:space="0" w:color="auto"/>
          </w:divBdr>
        </w:div>
        <w:div w:id="1869950045">
          <w:marLeft w:val="1166"/>
          <w:marRight w:val="0"/>
          <w:marTop w:val="96"/>
          <w:marBottom w:val="0"/>
          <w:divBdr>
            <w:top w:val="none" w:sz="0" w:space="0" w:color="auto"/>
            <w:left w:val="none" w:sz="0" w:space="0" w:color="auto"/>
            <w:bottom w:val="none" w:sz="0" w:space="0" w:color="auto"/>
            <w:right w:val="none" w:sz="0" w:space="0" w:color="auto"/>
          </w:divBdr>
        </w:div>
      </w:divsChild>
    </w:div>
    <w:div w:id="117844871">
      <w:bodyDiv w:val="1"/>
      <w:marLeft w:val="0"/>
      <w:marRight w:val="0"/>
      <w:marTop w:val="0"/>
      <w:marBottom w:val="0"/>
      <w:divBdr>
        <w:top w:val="none" w:sz="0" w:space="0" w:color="auto"/>
        <w:left w:val="none" w:sz="0" w:space="0" w:color="auto"/>
        <w:bottom w:val="none" w:sz="0" w:space="0" w:color="auto"/>
        <w:right w:val="none" w:sz="0" w:space="0" w:color="auto"/>
      </w:divBdr>
    </w:div>
    <w:div w:id="117847141">
      <w:bodyDiv w:val="1"/>
      <w:marLeft w:val="0"/>
      <w:marRight w:val="0"/>
      <w:marTop w:val="0"/>
      <w:marBottom w:val="0"/>
      <w:divBdr>
        <w:top w:val="none" w:sz="0" w:space="0" w:color="auto"/>
        <w:left w:val="none" w:sz="0" w:space="0" w:color="auto"/>
        <w:bottom w:val="none" w:sz="0" w:space="0" w:color="auto"/>
        <w:right w:val="none" w:sz="0" w:space="0" w:color="auto"/>
      </w:divBdr>
    </w:div>
    <w:div w:id="118301114">
      <w:bodyDiv w:val="1"/>
      <w:marLeft w:val="0"/>
      <w:marRight w:val="0"/>
      <w:marTop w:val="0"/>
      <w:marBottom w:val="0"/>
      <w:divBdr>
        <w:top w:val="none" w:sz="0" w:space="0" w:color="auto"/>
        <w:left w:val="none" w:sz="0" w:space="0" w:color="auto"/>
        <w:bottom w:val="none" w:sz="0" w:space="0" w:color="auto"/>
        <w:right w:val="none" w:sz="0" w:space="0" w:color="auto"/>
      </w:divBdr>
      <w:divsChild>
        <w:div w:id="269632380">
          <w:marLeft w:val="547"/>
          <w:marRight w:val="0"/>
          <w:marTop w:val="96"/>
          <w:marBottom w:val="0"/>
          <w:divBdr>
            <w:top w:val="none" w:sz="0" w:space="0" w:color="auto"/>
            <w:left w:val="none" w:sz="0" w:space="0" w:color="auto"/>
            <w:bottom w:val="none" w:sz="0" w:space="0" w:color="auto"/>
            <w:right w:val="none" w:sz="0" w:space="0" w:color="auto"/>
          </w:divBdr>
        </w:div>
        <w:div w:id="937830370">
          <w:marLeft w:val="547"/>
          <w:marRight w:val="0"/>
          <w:marTop w:val="96"/>
          <w:marBottom w:val="0"/>
          <w:divBdr>
            <w:top w:val="none" w:sz="0" w:space="0" w:color="auto"/>
            <w:left w:val="none" w:sz="0" w:space="0" w:color="auto"/>
            <w:bottom w:val="none" w:sz="0" w:space="0" w:color="auto"/>
            <w:right w:val="none" w:sz="0" w:space="0" w:color="auto"/>
          </w:divBdr>
        </w:div>
        <w:div w:id="1541671585">
          <w:marLeft w:val="547"/>
          <w:marRight w:val="0"/>
          <w:marTop w:val="96"/>
          <w:marBottom w:val="0"/>
          <w:divBdr>
            <w:top w:val="none" w:sz="0" w:space="0" w:color="auto"/>
            <w:left w:val="none" w:sz="0" w:space="0" w:color="auto"/>
            <w:bottom w:val="none" w:sz="0" w:space="0" w:color="auto"/>
            <w:right w:val="none" w:sz="0" w:space="0" w:color="auto"/>
          </w:divBdr>
        </w:div>
        <w:div w:id="1700470182">
          <w:marLeft w:val="1166"/>
          <w:marRight w:val="0"/>
          <w:marTop w:val="96"/>
          <w:marBottom w:val="0"/>
          <w:divBdr>
            <w:top w:val="none" w:sz="0" w:space="0" w:color="auto"/>
            <w:left w:val="none" w:sz="0" w:space="0" w:color="auto"/>
            <w:bottom w:val="none" w:sz="0" w:space="0" w:color="auto"/>
            <w:right w:val="none" w:sz="0" w:space="0" w:color="auto"/>
          </w:divBdr>
        </w:div>
        <w:div w:id="1872691916">
          <w:marLeft w:val="1166"/>
          <w:marRight w:val="0"/>
          <w:marTop w:val="96"/>
          <w:marBottom w:val="0"/>
          <w:divBdr>
            <w:top w:val="none" w:sz="0" w:space="0" w:color="auto"/>
            <w:left w:val="none" w:sz="0" w:space="0" w:color="auto"/>
            <w:bottom w:val="none" w:sz="0" w:space="0" w:color="auto"/>
            <w:right w:val="none" w:sz="0" w:space="0" w:color="auto"/>
          </w:divBdr>
        </w:div>
        <w:div w:id="2003659531">
          <w:marLeft w:val="1166"/>
          <w:marRight w:val="0"/>
          <w:marTop w:val="96"/>
          <w:marBottom w:val="0"/>
          <w:divBdr>
            <w:top w:val="none" w:sz="0" w:space="0" w:color="auto"/>
            <w:left w:val="none" w:sz="0" w:space="0" w:color="auto"/>
            <w:bottom w:val="none" w:sz="0" w:space="0" w:color="auto"/>
            <w:right w:val="none" w:sz="0" w:space="0" w:color="auto"/>
          </w:divBdr>
        </w:div>
      </w:divsChild>
    </w:div>
    <w:div w:id="118375267">
      <w:bodyDiv w:val="1"/>
      <w:marLeft w:val="0"/>
      <w:marRight w:val="0"/>
      <w:marTop w:val="0"/>
      <w:marBottom w:val="0"/>
      <w:divBdr>
        <w:top w:val="none" w:sz="0" w:space="0" w:color="auto"/>
        <w:left w:val="none" w:sz="0" w:space="0" w:color="auto"/>
        <w:bottom w:val="none" w:sz="0" w:space="0" w:color="auto"/>
        <w:right w:val="none" w:sz="0" w:space="0" w:color="auto"/>
      </w:divBdr>
    </w:div>
    <w:div w:id="119537682">
      <w:bodyDiv w:val="1"/>
      <w:marLeft w:val="0"/>
      <w:marRight w:val="0"/>
      <w:marTop w:val="0"/>
      <w:marBottom w:val="0"/>
      <w:divBdr>
        <w:top w:val="none" w:sz="0" w:space="0" w:color="auto"/>
        <w:left w:val="none" w:sz="0" w:space="0" w:color="auto"/>
        <w:bottom w:val="none" w:sz="0" w:space="0" w:color="auto"/>
        <w:right w:val="none" w:sz="0" w:space="0" w:color="auto"/>
      </w:divBdr>
    </w:div>
    <w:div w:id="119763527">
      <w:bodyDiv w:val="1"/>
      <w:marLeft w:val="0"/>
      <w:marRight w:val="0"/>
      <w:marTop w:val="0"/>
      <w:marBottom w:val="0"/>
      <w:divBdr>
        <w:top w:val="none" w:sz="0" w:space="0" w:color="auto"/>
        <w:left w:val="none" w:sz="0" w:space="0" w:color="auto"/>
        <w:bottom w:val="none" w:sz="0" w:space="0" w:color="auto"/>
        <w:right w:val="none" w:sz="0" w:space="0" w:color="auto"/>
      </w:divBdr>
    </w:div>
    <w:div w:id="120926285">
      <w:bodyDiv w:val="1"/>
      <w:marLeft w:val="0"/>
      <w:marRight w:val="0"/>
      <w:marTop w:val="0"/>
      <w:marBottom w:val="0"/>
      <w:divBdr>
        <w:top w:val="none" w:sz="0" w:space="0" w:color="auto"/>
        <w:left w:val="none" w:sz="0" w:space="0" w:color="auto"/>
        <w:bottom w:val="none" w:sz="0" w:space="0" w:color="auto"/>
        <w:right w:val="none" w:sz="0" w:space="0" w:color="auto"/>
      </w:divBdr>
      <w:divsChild>
        <w:div w:id="36442486">
          <w:marLeft w:val="1166"/>
          <w:marRight w:val="0"/>
          <w:marTop w:val="96"/>
          <w:marBottom w:val="0"/>
          <w:divBdr>
            <w:top w:val="none" w:sz="0" w:space="0" w:color="auto"/>
            <w:left w:val="none" w:sz="0" w:space="0" w:color="auto"/>
            <w:bottom w:val="none" w:sz="0" w:space="0" w:color="auto"/>
            <w:right w:val="none" w:sz="0" w:space="0" w:color="auto"/>
          </w:divBdr>
        </w:div>
        <w:div w:id="412512541">
          <w:marLeft w:val="547"/>
          <w:marRight w:val="0"/>
          <w:marTop w:val="115"/>
          <w:marBottom w:val="0"/>
          <w:divBdr>
            <w:top w:val="none" w:sz="0" w:space="0" w:color="auto"/>
            <w:left w:val="none" w:sz="0" w:space="0" w:color="auto"/>
            <w:bottom w:val="none" w:sz="0" w:space="0" w:color="auto"/>
            <w:right w:val="none" w:sz="0" w:space="0" w:color="auto"/>
          </w:divBdr>
        </w:div>
        <w:div w:id="986324945">
          <w:marLeft w:val="547"/>
          <w:marRight w:val="0"/>
          <w:marTop w:val="115"/>
          <w:marBottom w:val="0"/>
          <w:divBdr>
            <w:top w:val="none" w:sz="0" w:space="0" w:color="auto"/>
            <w:left w:val="none" w:sz="0" w:space="0" w:color="auto"/>
            <w:bottom w:val="none" w:sz="0" w:space="0" w:color="auto"/>
            <w:right w:val="none" w:sz="0" w:space="0" w:color="auto"/>
          </w:divBdr>
        </w:div>
      </w:divsChild>
    </w:div>
    <w:div w:id="121387252">
      <w:bodyDiv w:val="1"/>
      <w:marLeft w:val="0"/>
      <w:marRight w:val="0"/>
      <w:marTop w:val="0"/>
      <w:marBottom w:val="0"/>
      <w:divBdr>
        <w:top w:val="none" w:sz="0" w:space="0" w:color="auto"/>
        <w:left w:val="none" w:sz="0" w:space="0" w:color="auto"/>
        <w:bottom w:val="none" w:sz="0" w:space="0" w:color="auto"/>
        <w:right w:val="none" w:sz="0" w:space="0" w:color="auto"/>
      </w:divBdr>
    </w:div>
    <w:div w:id="122583627">
      <w:bodyDiv w:val="1"/>
      <w:marLeft w:val="0"/>
      <w:marRight w:val="0"/>
      <w:marTop w:val="0"/>
      <w:marBottom w:val="0"/>
      <w:divBdr>
        <w:top w:val="none" w:sz="0" w:space="0" w:color="auto"/>
        <w:left w:val="none" w:sz="0" w:space="0" w:color="auto"/>
        <w:bottom w:val="none" w:sz="0" w:space="0" w:color="auto"/>
        <w:right w:val="none" w:sz="0" w:space="0" w:color="auto"/>
      </w:divBdr>
      <w:divsChild>
        <w:div w:id="6106348">
          <w:marLeft w:val="1800"/>
          <w:marRight w:val="0"/>
          <w:marTop w:val="77"/>
          <w:marBottom w:val="0"/>
          <w:divBdr>
            <w:top w:val="none" w:sz="0" w:space="0" w:color="auto"/>
            <w:left w:val="none" w:sz="0" w:space="0" w:color="auto"/>
            <w:bottom w:val="none" w:sz="0" w:space="0" w:color="auto"/>
            <w:right w:val="none" w:sz="0" w:space="0" w:color="auto"/>
          </w:divBdr>
        </w:div>
        <w:div w:id="103958874">
          <w:marLeft w:val="1800"/>
          <w:marRight w:val="0"/>
          <w:marTop w:val="77"/>
          <w:marBottom w:val="0"/>
          <w:divBdr>
            <w:top w:val="none" w:sz="0" w:space="0" w:color="auto"/>
            <w:left w:val="none" w:sz="0" w:space="0" w:color="auto"/>
            <w:bottom w:val="none" w:sz="0" w:space="0" w:color="auto"/>
            <w:right w:val="none" w:sz="0" w:space="0" w:color="auto"/>
          </w:divBdr>
        </w:div>
        <w:div w:id="149643650">
          <w:marLeft w:val="1800"/>
          <w:marRight w:val="0"/>
          <w:marTop w:val="77"/>
          <w:marBottom w:val="0"/>
          <w:divBdr>
            <w:top w:val="none" w:sz="0" w:space="0" w:color="auto"/>
            <w:left w:val="none" w:sz="0" w:space="0" w:color="auto"/>
            <w:bottom w:val="none" w:sz="0" w:space="0" w:color="auto"/>
            <w:right w:val="none" w:sz="0" w:space="0" w:color="auto"/>
          </w:divBdr>
        </w:div>
        <w:div w:id="376399377">
          <w:marLeft w:val="1166"/>
          <w:marRight w:val="0"/>
          <w:marTop w:val="86"/>
          <w:marBottom w:val="0"/>
          <w:divBdr>
            <w:top w:val="none" w:sz="0" w:space="0" w:color="auto"/>
            <w:left w:val="none" w:sz="0" w:space="0" w:color="auto"/>
            <w:bottom w:val="none" w:sz="0" w:space="0" w:color="auto"/>
            <w:right w:val="none" w:sz="0" w:space="0" w:color="auto"/>
          </w:divBdr>
        </w:div>
        <w:div w:id="674113777">
          <w:marLeft w:val="1166"/>
          <w:marRight w:val="0"/>
          <w:marTop w:val="86"/>
          <w:marBottom w:val="0"/>
          <w:divBdr>
            <w:top w:val="none" w:sz="0" w:space="0" w:color="auto"/>
            <w:left w:val="none" w:sz="0" w:space="0" w:color="auto"/>
            <w:bottom w:val="none" w:sz="0" w:space="0" w:color="auto"/>
            <w:right w:val="none" w:sz="0" w:space="0" w:color="auto"/>
          </w:divBdr>
        </w:div>
        <w:div w:id="676929801">
          <w:marLeft w:val="1166"/>
          <w:marRight w:val="0"/>
          <w:marTop w:val="86"/>
          <w:marBottom w:val="0"/>
          <w:divBdr>
            <w:top w:val="none" w:sz="0" w:space="0" w:color="auto"/>
            <w:left w:val="none" w:sz="0" w:space="0" w:color="auto"/>
            <w:bottom w:val="none" w:sz="0" w:space="0" w:color="auto"/>
            <w:right w:val="none" w:sz="0" w:space="0" w:color="auto"/>
          </w:divBdr>
        </w:div>
        <w:div w:id="692417323">
          <w:marLeft w:val="547"/>
          <w:marRight w:val="0"/>
          <w:marTop w:val="115"/>
          <w:marBottom w:val="0"/>
          <w:divBdr>
            <w:top w:val="none" w:sz="0" w:space="0" w:color="auto"/>
            <w:left w:val="none" w:sz="0" w:space="0" w:color="auto"/>
            <w:bottom w:val="none" w:sz="0" w:space="0" w:color="auto"/>
            <w:right w:val="none" w:sz="0" w:space="0" w:color="auto"/>
          </w:divBdr>
        </w:div>
        <w:div w:id="722409334">
          <w:marLeft w:val="1800"/>
          <w:marRight w:val="0"/>
          <w:marTop w:val="77"/>
          <w:marBottom w:val="0"/>
          <w:divBdr>
            <w:top w:val="none" w:sz="0" w:space="0" w:color="auto"/>
            <w:left w:val="none" w:sz="0" w:space="0" w:color="auto"/>
            <w:bottom w:val="none" w:sz="0" w:space="0" w:color="auto"/>
            <w:right w:val="none" w:sz="0" w:space="0" w:color="auto"/>
          </w:divBdr>
        </w:div>
        <w:div w:id="1399589644">
          <w:marLeft w:val="2520"/>
          <w:marRight w:val="0"/>
          <w:marTop w:val="53"/>
          <w:marBottom w:val="0"/>
          <w:divBdr>
            <w:top w:val="none" w:sz="0" w:space="0" w:color="auto"/>
            <w:left w:val="none" w:sz="0" w:space="0" w:color="auto"/>
            <w:bottom w:val="none" w:sz="0" w:space="0" w:color="auto"/>
            <w:right w:val="none" w:sz="0" w:space="0" w:color="auto"/>
          </w:divBdr>
        </w:div>
        <w:div w:id="1461066932">
          <w:marLeft w:val="547"/>
          <w:marRight w:val="0"/>
          <w:marTop w:val="115"/>
          <w:marBottom w:val="0"/>
          <w:divBdr>
            <w:top w:val="none" w:sz="0" w:space="0" w:color="auto"/>
            <w:left w:val="none" w:sz="0" w:space="0" w:color="auto"/>
            <w:bottom w:val="none" w:sz="0" w:space="0" w:color="auto"/>
            <w:right w:val="none" w:sz="0" w:space="0" w:color="auto"/>
          </w:divBdr>
        </w:div>
        <w:div w:id="1547832657">
          <w:marLeft w:val="1166"/>
          <w:marRight w:val="0"/>
          <w:marTop w:val="86"/>
          <w:marBottom w:val="0"/>
          <w:divBdr>
            <w:top w:val="none" w:sz="0" w:space="0" w:color="auto"/>
            <w:left w:val="none" w:sz="0" w:space="0" w:color="auto"/>
            <w:bottom w:val="none" w:sz="0" w:space="0" w:color="auto"/>
            <w:right w:val="none" w:sz="0" w:space="0" w:color="auto"/>
          </w:divBdr>
        </w:div>
        <w:div w:id="1654750986">
          <w:marLeft w:val="1800"/>
          <w:marRight w:val="0"/>
          <w:marTop w:val="77"/>
          <w:marBottom w:val="0"/>
          <w:divBdr>
            <w:top w:val="none" w:sz="0" w:space="0" w:color="auto"/>
            <w:left w:val="none" w:sz="0" w:space="0" w:color="auto"/>
            <w:bottom w:val="none" w:sz="0" w:space="0" w:color="auto"/>
            <w:right w:val="none" w:sz="0" w:space="0" w:color="auto"/>
          </w:divBdr>
        </w:div>
        <w:div w:id="1874227649">
          <w:marLeft w:val="1166"/>
          <w:marRight w:val="0"/>
          <w:marTop w:val="86"/>
          <w:marBottom w:val="0"/>
          <w:divBdr>
            <w:top w:val="none" w:sz="0" w:space="0" w:color="auto"/>
            <w:left w:val="none" w:sz="0" w:space="0" w:color="auto"/>
            <w:bottom w:val="none" w:sz="0" w:space="0" w:color="auto"/>
            <w:right w:val="none" w:sz="0" w:space="0" w:color="auto"/>
          </w:divBdr>
        </w:div>
      </w:divsChild>
    </w:div>
    <w:div w:id="123037046">
      <w:bodyDiv w:val="1"/>
      <w:marLeft w:val="0"/>
      <w:marRight w:val="0"/>
      <w:marTop w:val="0"/>
      <w:marBottom w:val="0"/>
      <w:divBdr>
        <w:top w:val="none" w:sz="0" w:space="0" w:color="auto"/>
        <w:left w:val="none" w:sz="0" w:space="0" w:color="auto"/>
        <w:bottom w:val="none" w:sz="0" w:space="0" w:color="auto"/>
        <w:right w:val="none" w:sz="0" w:space="0" w:color="auto"/>
      </w:divBdr>
    </w:div>
    <w:div w:id="124155510">
      <w:bodyDiv w:val="1"/>
      <w:marLeft w:val="0"/>
      <w:marRight w:val="0"/>
      <w:marTop w:val="0"/>
      <w:marBottom w:val="0"/>
      <w:divBdr>
        <w:top w:val="none" w:sz="0" w:space="0" w:color="auto"/>
        <w:left w:val="none" w:sz="0" w:space="0" w:color="auto"/>
        <w:bottom w:val="none" w:sz="0" w:space="0" w:color="auto"/>
        <w:right w:val="none" w:sz="0" w:space="0" w:color="auto"/>
      </w:divBdr>
    </w:div>
    <w:div w:id="124280802">
      <w:bodyDiv w:val="1"/>
      <w:marLeft w:val="0"/>
      <w:marRight w:val="0"/>
      <w:marTop w:val="0"/>
      <w:marBottom w:val="0"/>
      <w:divBdr>
        <w:top w:val="none" w:sz="0" w:space="0" w:color="auto"/>
        <w:left w:val="none" w:sz="0" w:space="0" w:color="auto"/>
        <w:bottom w:val="none" w:sz="0" w:space="0" w:color="auto"/>
        <w:right w:val="none" w:sz="0" w:space="0" w:color="auto"/>
      </w:divBdr>
    </w:div>
    <w:div w:id="124392591">
      <w:bodyDiv w:val="1"/>
      <w:marLeft w:val="0"/>
      <w:marRight w:val="0"/>
      <w:marTop w:val="0"/>
      <w:marBottom w:val="0"/>
      <w:divBdr>
        <w:top w:val="none" w:sz="0" w:space="0" w:color="auto"/>
        <w:left w:val="none" w:sz="0" w:space="0" w:color="auto"/>
        <w:bottom w:val="none" w:sz="0" w:space="0" w:color="auto"/>
        <w:right w:val="none" w:sz="0" w:space="0" w:color="auto"/>
      </w:divBdr>
    </w:div>
    <w:div w:id="125271944">
      <w:bodyDiv w:val="1"/>
      <w:marLeft w:val="0"/>
      <w:marRight w:val="0"/>
      <w:marTop w:val="0"/>
      <w:marBottom w:val="0"/>
      <w:divBdr>
        <w:top w:val="none" w:sz="0" w:space="0" w:color="auto"/>
        <w:left w:val="none" w:sz="0" w:space="0" w:color="auto"/>
        <w:bottom w:val="none" w:sz="0" w:space="0" w:color="auto"/>
        <w:right w:val="none" w:sz="0" w:space="0" w:color="auto"/>
      </w:divBdr>
    </w:div>
    <w:div w:id="125898428">
      <w:bodyDiv w:val="1"/>
      <w:marLeft w:val="0"/>
      <w:marRight w:val="0"/>
      <w:marTop w:val="0"/>
      <w:marBottom w:val="0"/>
      <w:divBdr>
        <w:top w:val="none" w:sz="0" w:space="0" w:color="auto"/>
        <w:left w:val="none" w:sz="0" w:space="0" w:color="auto"/>
        <w:bottom w:val="none" w:sz="0" w:space="0" w:color="auto"/>
        <w:right w:val="none" w:sz="0" w:space="0" w:color="auto"/>
      </w:divBdr>
    </w:div>
    <w:div w:id="127087015">
      <w:bodyDiv w:val="1"/>
      <w:marLeft w:val="0"/>
      <w:marRight w:val="0"/>
      <w:marTop w:val="0"/>
      <w:marBottom w:val="0"/>
      <w:divBdr>
        <w:top w:val="none" w:sz="0" w:space="0" w:color="auto"/>
        <w:left w:val="none" w:sz="0" w:space="0" w:color="auto"/>
        <w:bottom w:val="none" w:sz="0" w:space="0" w:color="auto"/>
        <w:right w:val="none" w:sz="0" w:space="0" w:color="auto"/>
      </w:divBdr>
      <w:divsChild>
        <w:div w:id="214582777">
          <w:marLeft w:val="1166"/>
          <w:marRight w:val="0"/>
          <w:marTop w:val="96"/>
          <w:marBottom w:val="0"/>
          <w:divBdr>
            <w:top w:val="none" w:sz="0" w:space="0" w:color="auto"/>
            <w:left w:val="none" w:sz="0" w:space="0" w:color="auto"/>
            <w:bottom w:val="none" w:sz="0" w:space="0" w:color="auto"/>
            <w:right w:val="none" w:sz="0" w:space="0" w:color="auto"/>
          </w:divBdr>
        </w:div>
        <w:div w:id="1031227911">
          <w:marLeft w:val="547"/>
          <w:marRight w:val="0"/>
          <w:marTop w:val="115"/>
          <w:marBottom w:val="0"/>
          <w:divBdr>
            <w:top w:val="none" w:sz="0" w:space="0" w:color="auto"/>
            <w:left w:val="none" w:sz="0" w:space="0" w:color="auto"/>
            <w:bottom w:val="none" w:sz="0" w:space="0" w:color="auto"/>
            <w:right w:val="none" w:sz="0" w:space="0" w:color="auto"/>
          </w:divBdr>
        </w:div>
        <w:div w:id="1457941826">
          <w:marLeft w:val="1166"/>
          <w:marRight w:val="0"/>
          <w:marTop w:val="96"/>
          <w:marBottom w:val="0"/>
          <w:divBdr>
            <w:top w:val="none" w:sz="0" w:space="0" w:color="auto"/>
            <w:left w:val="none" w:sz="0" w:space="0" w:color="auto"/>
            <w:bottom w:val="none" w:sz="0" w:space="0" w:color="auto"/>
            <w:right w:val="none" w:sz="0" w:space="0" w:color="auto"/>
          </w:divBdr>
        </w:div>
      </w:divsChild>
    </w:div>
    <w:div w:id="128132998">
      <w:bodyDiv w:val="1"/>
      <w:marLeft w:val="0"/>
      <w:marRight w:val="0"/>
      <w:marTop w:val="0"/>
      <w:marBottom w:val="0"/>
      <w:divBdr>
        <w:top w:val="none" w:sz="0" w:space="0" w:color="auto"/>
        <w:left w:val="none" w:sz="0" w:space="0" w:color="auto"/>
        <w:bottom w:val="none" w:sz="0" w:space="0" w:color="auto"/>
        <w:right w:val="none" w:sz="0" w:space="0" w:color="auto"/>
      </w:divBdr>
    </w:div>
    <w:div w:id="128327191">
      <w:bodyDiv w:val="1"/>
      <w:marLeft w:val="0"/>
      <w:marRight w:val="0"/>
      <w:marTop w:val="0"/>
      <w:marBottom w:val="0"/>
      <w:divBdr>
        <w:top w:val="none" w:sz="0" w:space="0" w:color="auto"/>
        <w:left w:val="none" w:sz="0" w:space="0" w:color="auto"/>
        <w:bottom w:val="none" w:sz="0" w:space="0" w:color="auto"/>
        <w:right w:val="none" w:sz="0" w:space="0" w:color="auto"/>
      </w:divBdr>
    </w:div>
    <w:div w:id="128400349">
      <w:bodyDiv w:val="1"/>
      <w:marLeft w:val="0"/>
      <w:marRight w:val="0"/>
      <w:marTop w:val="0"/>
      <w:marBottom w:val="0"/>
      <w:divBdr>
        <w:top w:val="none" w:sz="0" w:space="0" w:color="auto"/>
        <w:left w:val="none" w:sz="0" w:space="0" w:color="auto"/>
        <w:bottom w:val="none" w:sz="0" w:space="0" w:color="auto"/>
        <w:right w:val="none" w:sz="0" w:space="0" w:color="auto"/>
      </w:divBdr>
    </w:div>
    <w:div w:id="128600141">
      <w:bodyDiv w:val="1"/>
      <w:marLeft w:val="0"/>
      <w:marRight w:val="0"/>
      <w:marTop w:val="0"/>
      <w:marBottom w:val="0"/>
      <w:divBdr>
        <w:top w:val="none" w:sz="0" w:space="0" w:color="auto"/>
        <w:left w:val="none" w:sz="0" w:space="0" w:color="auto"/>
        <w:bottom w:val="none" w:sz="0" w:space="0" w:color="auto"/>
        <w:right w:val="none" w:sz="0" w:space="0" w:color="auto"/>
      </w:divBdr>
    </w:div>
    <w:div w:id="129520506">
      <w:bodyDiv w:val="1"/>
      <w:marLeft w:val="0"/>
      <w:marRight w:val="0"/>
      <w:marTop w:val="0"/>
      <w:marBottom w:val="0"/>
      <w:divBdr>
        <w:top w:val="none" w:sz="0" w:space="0" w:color="auto"/>
        <w:left w:val="none" w:sz="0" w:space="0" w:color="auto"/>
        <w:bottom w:val="none" w:sz="0" w:space="0" w:color="auto"/>
        <w:right w:val="none" w:sz="0" w:space="0" w:color="auto"/>
      </w:divBdr>
    </w:div>
    <w:div w:id="129595656">
      <w:bodyDiv w:val="1"/>
      <w:marLeft w:val="0"/>
      <w:marRight w:val="0"/>
      <w:marTop w:val="0"/>
      <w:marBottom w:val="0"/>
      <w:divBdr>
        <w:top w:val="none" w:sz="0" w:space="0" w:color="auto"/>
        <w:left w:val="none" w:sz="0" w:space="0" w:color="auto"/>
        <w:bottom w:val="none" w:sz="0" w:space="0" w:color="auto"/>
        <w:right w:val="none" w:sz="0" w:space="0" w:color="auto"/>
      </w:divBdr>
      <w:divsChild>
        <w:div w:id="618999221">
          <w:marLeft w:val="1166"/>
          <w:marRight w:val="0"/>
          <w:marTop w:val="134"/>
          <w:marBottom w:val="0"/>
          <w:divBdr>
            <w:top w:val="none" w:sz="0" w:space="0" w:color="auto"/>
            <w:left w:val="none" w:sz="0" w:space="0" w:color="auto"/>
            <w:bottom w:val="none" w:sz="0" w:space="0" w:color="auto"/>
            <w:right w:val="none" w:sz="0" w:space="0" w:color="auto"/>
          </w:divBdr>
        </w:div>
        <w:div w:id="699474762">
          <w:marLeft w:val="547"/>
          <w:marRight w:val="0"/>
          <w:marTop w:val="154"/>
          <w:marBottom w:val="0"/>
          <w:divBdr>
            <w:top w:val="none" w:sz="0" w:space="0" w:color="auto"/>
            <w:left w:val="none" w:sz="0" w:space="0" w:color="auto"/>
            <w:bottom w:val="none" w:sz="0" w:space="0" w:color="auto"/>
            <w:right w:val="none" w:sz="0" w:space="0" w:color="auto"/>
          </w:divBdr>
        </w:div>
        <w:div w:id="850099438">
          <w:marLeft w:val="1166"/>
          <w:marRight w:val="0"/>
          <w:marTop w:val="134"/>
          <w:marBottom w:val="0"/>
          <w:divBdr>
            <w:top w:val="none" w:sz="0" w:space="0" w:color="auto"/>
            <w:left w:val="none" w:sz="0" w:space="0" w:color="auto"/>
            <w:bottom w:val="none" w:sz="0" w:space="0" w:color="auto"/>
            <w:right w:val="none" w:sz="0" w:space="0" w:color="auto"/>
          </w:divBdr>
        </w:div>
      </w:divsChild>
    </w:div>
    <w:div w:id="130708692">
      <w:bodyDiv w:val="1"/>
      <w:marLeft w:val="0"/>
      <w:marRight w:val="0"/>
      <w:marTop w:val="0"/>
      <w:marBottom w:val="0"/>
      <w:divBdr>
        <w:top w:val="none" w:sz="0" w:space="0" w:color="auto"/>
        <w:left w:val="none" w:sz="0" w:space="0" w:color="auto"/>
        <w:bottom w:val="none" w:sz="0" w:space="0" w:color="auto"/>
        <w:right w:val="none" w:sz="0" w:space="0" w:color="auto"/>
      </w:divBdr>
    </w:div>
    <w:div w:id="131099609">
      <w:bodyDiv w:val="1"/>
      <w:marLeft w:val="0"/>
      <w:marRight w:val="0"/>
      <w:marTop w:val="0"/>
      <w:marBottom w:val="0"/>
      <w:divBdr>
        <w:top w:val="none" w:sz="0" w:space="0" w:color="auto"/>
        <w:left w:val="none" w:sz="0" w:space="0" w:color="auto"/>
        <w:bottom w:val="none" w:sz="0" w:space="0" w:color="auto"/>
        <w:right w:val="none" w:sz="0" w:space="0" w:color="auto"/>
      </w:divBdr>
    </w:div>
    <w:div w:id="131101712">
      <w:bodyDiv w:val="1"/>
      <w:marLeft w:val="0"/>
      <w:marRight w:val="0"/>
      <w:marTop w:val="0"/>
      <w:marBottom w:val="0"/>
      <w:divBdr>
        <w:top w:val="none" w:sz="0" w:space="0" w:color="auto"/>
        <w:left w:val="none" w:sz="0" w:space="0" w:color="auto"/>
        <w:bottom w:val="none" w:sz="0" w:space="0" w:color="auto"/>
        <w:right w:val="none" w:sz="0" w:space="0" w:color="auto"/>
      </w:divBdr>
      <w:divsChild>
        <w:div w:id="1556813055">
          <w:marLeft w:val="0"/>
          <w:marRight w:val="0"/>
          <w:marTop w:val="0"/>
          <w:marBottom w:val="0"/>
          <w:divBdr>
            <w:top w:val="none" w:sz="0" w:space="0" w:color="auto"/>
            <w:left w:val="none" w:sz="0" w:space="0" w:color="auto"/>
            <w:bottom w:val="none" w:sz="0" w:space="0" w:color="auto"/>
            <w:right w:val="none" w:sz="0" w:space="0" w:color="auto"/>
          </w:divBdr>
          <w:divsChild>
            <w:div w:id="199319234">
              <w:marLeft w:val="0"/>
              <w:marRight w:val="0"/>
              <w:marTop w:val="0"/>
              <w:marBottom w:val="0"/>
              <w:divBdr>
                <w:top w:val="none" w:sz="0" w:space="0" w:color="auto"/>
                <w:left w:val="none" w:sz="0" w:space="0" w:color="auto"/>
                <w:bottom w:val="none" w:sz="0" w:space="0" w:color="auto"/>
                <w:right w:val="none" w:sz="0" w:space="0" w:color="auto"/>
              </w:divBdr>
            </w:div>
            <w:div w:id="699550802">
              <w:marLeft w:val="0"/>
              <w:marRight w:val="0"/>
              <w:marTop w:val="0"/>
              <w:marBottom w:val="0"/>
              <w:divBdr>
                <w:top w:val="none" w:sz="0" w:space="0" w:color="auto"/>
                <w:left w:val="none" w:sz="0" w:space="0" w:color="auto"/>
                <w:bottom w:val="none" w:sz="0" w:space="0" w:color="auto"/>
                <w:right w:val="none" w:sz="0" w:space="0" w:color="auto"/>
              </w:divBdr>
            </w:div>
            <w:div w:id="805701623">
              <w:marLeft w:val="0"/>
              <w:marRight w:val="0"/>
              <w:marTop w:val="0"/>
              <w:marBottom w:val="0"/>
              <w:divBdr>
                <w:top w:val="none" w:sz="0" w:space="0" w:color="auto"/>
                <w:left w:val="none" w:sz="0" w:space="0" w:color="auto"/>
                <w:bottom w:val="none" w:sz="0" w:space="0" w:color="auto"/>
                <w:right w:val="none" w:sz="0" w:space="0" w:color="auto"/>
              </w:divBdr>
            </w:div>
            <w:div w:id="885995790">
              <w:marLeft w:val="0"/>
              <w:marRight w:val="0"/>
              <w:marTop w:val="0"/>
              <w:marBottom w:val="0"/>
              <w:divBdr>
                <w:top w:val="none" w:sz="0" w:space="0" w:color="auto"/>
                <w:left w:val="none" w:sz="0" w:space="0" w:color="auto"/>
                <w:bottom w:val="none" w:sz="0" w:space="0" w:color="auto"/>
                <w:right w:val="none" w:sz="0" w:space="0" w:color="auto"/>
              </w:divBdr>
            </w:div>
            <w:div w:id="200366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1540">
      <w:bodyDiv w:val="1"/>
      <w:marLeft w:val="0"/>
      <w:marRight w:val="0"/>
      <w:marTop w:val="0"/>
      <w:marBottom w:val="0"/>
      <w:divBdr>
        <w:top w:val="none" w:sz="0" w:space="0" w:color="auto"/>
        <w:left w:val="none" w:sz="0" w:space="0" w:color="auto"/>
        <w:bottom w:val="none" w:sz="0" w:space="0" w:color="auto"/>
        <w:right w:val="none" w:sz="0" w:space="0" w:color="auto"/>
      </w:divBdr>
      <w:divsChild>
        <w:div w:id="805705576">
          <w:marLeft w:val="0"/>
          <w:marRight w:val="0"/>
          <w:marTop w:val="0"/>
          <w:marBottom w:val="0"/>
          <w:divBdr>
            <w:top w:val="none" w:sz="0" w:space="0" w:color="auto"/>
            <w:left w:val="none" w:sz="0" w:space="0" w:color="auto"/>
            <w:bottom w:val="none" w:sz="0" w:space="0" w:color="auto"/>
            <w:right w:val="none" w:sz="0" w:space="0" w:color="auto"/>
          </w:divBdr>
          <w:divsChild>
            <w:div w:id="218178327">
              <w:marLeft w:val="0"/>
              <w:marRight w:val="0"/>
              <w:marTop w:val="0"/>
              <w:marBottom w:val="0"/>
              <w:divBdr>
                <w:top w:val="none" w:sz="0" w:space="0" w:color="auto"/>
                <w:left w:val="none" w:sz="0" w:space="0" w:color="auto"/>
                <w:bottom w:val="none" w:sz="0" w:space="0" w:color="auto"/>
                <w:right w:val="none" w:sz="0" w:space="0" w:color="auto"/>
              </w:divBdr>
            </w:div>
            <w:div w:id="371156890">
              <w:marLeft w:val="0"/>
              <w:marRight w:val="0"/>
              <w:marTop w:val="0"/>
              <w:marBottom w:val="0"/>
              <w:divBdr>
                <w:top w:val="none" w:sz="0" w:space="0" w:color="auto"/>
                <w:left w:val="none" w:sz="0" w:space="0" w:color="auto"/>
                <w:bottom w:val="none" w:sz="0" w:space="0" w:color="auto"/>
                <w:right w:val="none" w:sz="0" w:space="0" w:color="auto"/>
              </w:divBdr>
            </w:div>
            <w:div w:id="822307361">
              <w:marLeft w:val="0"/>
              <w:marRight w:val="0"/>
              <w:marTop w:val="0"/>
              <w:marBottom w:val="0"/>
              <w:divBdr>
                <w:top w:val="none" w:sz="0" w:space="0" w:color="auto"/>
                <w:left w:val="none" w:sz="0" w:space="0" w:color="auto"/>
                <w:bottom w:val="none" w:sz="0" w:space="0" w:color="auto"/>
                <w:right w:val="none" w:sz="0" w:space="0" w:color="auto"/>
              </w:divBdr>
            </w:div>
            <w:div w:id="923301386">
              <w:marLeft w:val="0"/>
              <w:marRight w:val="0"/>
              <w:marTop w:val="0"/>
              <w:marBottom w:val="0"/>
              <w:divBdr>
                <w:top w:val="none" w:sz="0" w:space="0" w:color="auto"/>
                <w:left w:val="none" w:sz="0" w:space="0" w:color="auto"/>
                <w:bottom w:val="none" w:sz="0" w:space="0" w:color="auto"/>
                <w:right w:val="none" w:sz="0" w:space="0" w:color="auto"/>
              </w:divBdr>
            </w:div>
            <w:div w:id="938172532">
              <w:marLeft w:val="0"/>
              <w:marRight w:val="0"/>
              <w:marTop w:val="0"/>
              <w:marBottom w:val="0"/>
              <w:divBdr>
                <w:top w:val="none" w:sz="0" w:space="0" w:color="auto"/>
                <w:left w:val="none" w:sz="0" w:space="0" w:color="auto"/>
                <w:bottom w:val="none" w:sz="0" w:space="0" w:color="auto"/>
                <w:right w:val="none" w:sz="0" w:space="0" w:color="auto"/>
              </w:divBdr>
            </w:div>
            <w:div w:id="1097169409">
              <w:marLeft w:val="0"/>
              <w:marRight w:val="0"/>
              <w:marTop w:val="0"/>
              <w:marBottom w:val="0"/>
              <w:divBdr>
                <w:top w:val="none" w:sz="0" w:space="0" w:color="auto"/>
                <w:left w:val="none" w:sz="0" w:space="0" w:color="auto"/>
                <w:bottom w:val="none" w:sz="0" w:space="0" w:color="auto"/>
                <w:right w:val="none" w:sz="0" w:space="0" w:color="auto"/>
              </w:divBdr>
            </w:div>
            <w:div w:id="172918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7789">
      <w:bodyDiv w:val="1"/>
      <w:marLeft w:val="0"/>
      <w:marRight w:val="0"/>
      <w:marTop w:val="0"/>
      <w:marBottom w:val="0"/>
      <w:divBdr>
        <w:top w:val="none" w:sz="0" w:space="0" w:color="auto"/>
        <w:left w:val="none" w:sz="0" w:space="0" w:color="auto"/>
        <w:bottom w:val="none" w:sz="0" w:space="0" w:color="auto"/>
        <w:right w:val="none" w:sz="0" w:space="0" w:color="auto"/>
      </w:divBdr>
      <w:divsChild>
        <w:div w:id="1613976462">
          <w:marLeft w:val="547"/>
          <w:marRight w:val="0"/>
          <w:marTop w:val="154"/>
          <w:marBottom w:val="0"/>
          <w:divBdr>
            <w:top w:val="none" w:sz="0" w:space="0" w:color="auto"/>
            <w:left w:val="none" w:sz="0" w:space="0" w:color="auto"/>
            <w:bottom w:val="none" w:sz="0" w:space="0" w:color="auto"/>
            <w:right w:val="none" w:sz="0" w:space="0" w:color="auto"/>
          </w:divBdr>
        </w:div>
      </w:divsChild>
    </w:div>
    <w:div w:id="132061462">
      <w:bodyDiv w:val="1"/>
      <w:marLeft w:val="0"/>
      <w:marRight w:val="0"/>
      <w:marTop w:val="0"/>
      <w:marBottom w:val="0"/>
      <w:divBdr>
        <w:top w:val="none" w:sz="0" w:space="0" w:color="auto"/>
        <w:left w:val="none" w:sz="0" w:space="0" w:color="auto"/>
        <w:bottom w:val="none" w:sz="0" w:space="0" w:color="auto"/>
        <w:right w:val="none" w:sz="0" w:space="0" w:color="auto"/>
      </w:divBdr>
    </w:div>
    <w:div w:id="132604884">
      <w:bodyDiv w:val="1"/>
      <w:marLeft w:val="0"/>
      <w:marRight w:val="0"/>
      <w:marTop w:val="0"/>
      <w:marBottom w:val="0"/>
      <w:divBdr>
        <w:top w:val="none" w:sz="0" w:space="0" w:color="auto"/>
        <w:left w:val="none" w:sz="0" w:space="0" w:color="auto"/>
        <w:bottom w:val="none" w:sz="0" w:space="0" w:color="auto"/>
        <w:right w:val="none" w:sz="0" w:space="0" w:color="auto"/>
      </w:divBdr>
      <w:divsChild>
        <w:div w:id="712966678">
          <w:marLeft w:val="0"/>
          <w:marRight w:val="0"/>
          <w:marTop w:val="96"/>
          <w:marBottom w:val="0"/>
          <w:divBdr>
            <w:top w:val="none" w:sz="0" w:space="0" w:color="auto"/>
            <w:left w:val="none" w:sz="0" w:space="0" w:color="auto"/>
            <w:bottom w:val="none" w:sz="0" w:space="0" w:color="auto"/>
            <w:right w:val="none" w:sz="0" w:space="0" w:color="auto"/>
          </w:divBdr>
        </w:div>
        <w:div w:id="1904559489">
          <w:marLeft w:val="0"/>
          <w:marRight w:val="0"/>
          <w:marTop w:val="96"/>
          <w:marBottom w:val="0"/>
          <w:divBdr>
            <w:top w:val="none" w:sz="0" w:space="0" w:color="auto"/>
            <w:left w:val="none" w:sz="0" w:space="0" w:color="auto"/>
            <w:bottom w:val="none" w:sz="0" w:space="0" w:color="auto"/>
            <w:right w:val="none" w:sz="0" w:space="0" w:color="auto"/>
          </w:divBdr>
        </w:div>
      </w:divsChild>
    </w:div>
    <w:div w:id="132794107">
      <w:bodyDiv w:val="1"/>
      <w:marLeft w:val="0"/>
      <w:marRight w:val="0"/>
      <w:marTop w:val="0"/>
      <w:marBottom w:val="0"/>
      <w:divBdr>
        <w:top w:val="none" w:sz="0" w:space="0" w:color="auto"/>
        <w:left w:val="none" w:sz="0" w:space="0" w:color="auto"/>
        <w:bottom w:val="none" w:sz="0" w:space="0" w:color="auto"/>
        <w:right w:val="none" w:sz="0" w:space="0" w:color="auto"/>
      </w:divBdr>
      <w:divsChild>
        <w:div w:id="52430442">
          <w:marLeft w:val="706"/>
          <w:marRight w:val="0"/>
          <w:marTop w:val="115"/>
          <w:marBottom w:val="0"/>
          <w:divBdr>
            <w:top w:val="none" w:sz="0" w:space="0" w:color="auto"/>
            <w:left w:val="none" w:sz="0" w:space="0" w:color="auto"/>
            <w:bottom w:val="none" w:sz="0" w:space="0" w:color="auto"/>
            <w:right w:val="none" w:sz="0" w:space="0" w:color="auto"/>
          </w:divBdr>
        </w:div>
        <w:div w:id="556824941">
          <w:marLeft w:val="418"/>
          <w:marRight w:val="0"/>
          <w:marTop w:val="115"/>
          <w:marBottom w:val="0"/>
          <w:divBdr>
            <w:top w:val="none" w:sz="0" w:space="0" w:color="auto"/>
            <w:left w:val="none" w:sz="0" w:space="0" w:color="auto"/>
            <w:bottom w:val="none" w:sz="0" w:space="0" w:color="auto"/>
            <w:right w:val="none" w:sz="0" w:space="0" w:color="auto"/>
          </w:divBdr>
        </w:div>
        <w:div w:id="1046761431">
          <w:marLeft w:val="706"/>
          <w:marRight w:val="0"/>
          <w:marTop w:val="115"/>
          <w:marBottom w:val="0"/>
          <w:divBdr>
            <w:top w:val="none" w:sz="0" w:space="0" w:color="auto"/>
            <w:left w:val="none" w:sz="0" w:space="0" w:color="auto"/>
            <w:bottom w:val="none" w:sz="0" w:space="0" w:color="auto"/>
            <w:right w:val="none" w:sz="0" w:space="0" w:color="auto"/>
          </w:divBdr>
        </w:div>
      </w:divsChild>
    </w:div>
    <w:div w:id="132917755">
      <w:bodyDiv w:val="1"/>
      <w:marLeft w:val="0"/>
      <w:marRight w:val="0"/>
      <w:marTop w:val="0"/>
      <w:marBottom w:val="0"/>
      <w:divBdr>
        <w:top w:val="none" w:sz="0" w:space="0" w:color="auto"/>
        <w:left w:val="none" w:sz="0" w:space="0" w:color="auto"/>
        <w:bottom w:val="none" w:sz="0" w:space="0" w:color="auto"/>
        <w:right w:val="none" w:sz="0" w:space="0" w:color="auto"/>
      </w:divBdr>
    </w:div>
    <w:div w:id="134370100">
      <w:bodyDiv w:val="1"/>
      <w:marLeft w:val="0"/>
      <w:marRight w:val="0"/>
      <w:marTop w:val="0"/>
      <w:marBottom w:val="0"/>
      <w:divBdr>
        <w:top w:val="none" w:sz="0" w:space="0" w:color="auto"/>
        <w:left w:val="none" w:sz="0" w:space="0" w:color="auto"/>
        <w:bottom w:val="none" w:sz="0" w:space="0" w:color="auto"/>
        <w:right w:val="none" w:sz="0" w:space="0" w:color="auto"/>
      </w:divBdr>
    </w:div>
    <w:div w:id="135729728">
      <w:bodyDiv w:val="1"/>
      <w:marLeft w:val="0"/>
      <w:marRight w:val="0"/>
      <w:marTop w:val="0"/>
      <w:marBottom w:val="0"/>
      <w:divBdr>
        <w:top w:val="none" w:sz="0" w:space="0" w:color="auto"/>
        <w:left w:val="none" w:sz="0" w:space="0" w:color="auto"/>
        <w:bottom w:val="none" w:sz="0" w:space="0" w:color="auto"/>
        <w:right w:val="none" w:sz="0" w:space="0" w:color="auto"/>
      </w:divBdr>
      <w:divsChild>
        <w:div w:id="611983199">
          <w:marLeft w:val="0"/>
          <w:marRight w:val="0"/>
          <w:marTop w:val="0"/>
          <w:marBottom w:val="0"/>
          <w:divBdr>
            <w:top w:val="none" w:sz="0" w:space="0" w:color="auto"/>
            <w:left w:val="none" w:sz="0" w:space="0" w:color="auto"/>
            <w:bottom w:val="none" w:sz="0" w:space="0" w:color="auto"/>
            <w:right w:val="none" w:sz="0" w:space="0" w:color="auto"/>
          </w:divBdr>
          <w:divsChild>
            <w:div w:id="457376963">
              <w:marLeft w:val="0"/>
              <w:marRight w:val="0"/>
              <w:marTop w:val="0"/>
              <w:marBottom w:val="0"/>
              <w:divBdr>
                <w:top w:val="none" w:sz="0" w:space="0" w:color="auto"/>
                <w:left w:val="none" w:sz="0" w:space="0" w:color="auto"/>
                <w:bottom w:val="none" w:sz="0" w:space="0" w:color="auto"/>
                <w:right w:val="none" w:sz="0" w:space="0" w:color="auto"/>
              </w:divBdr>
            </w:div>
            <w:div w:id="478428198">
              <w:marLeft w:val="0"/>
              <w:marRight w:val="0"/>
              <w:marTop w:val="0"/>
              <w:marBottom w:val="0"/>
              <w:divBdr>
                <w:top w:val="none" w:sz="0" w:space="0" w:color="auto"/>
                <w:left w:val="none" w:sz="0" w:space="0" w:color="auto"/>
                <w:bottom w:val="none" w:sz="0" w:space="0" w:color="auto"/>
                <w:right w:val="none" w:sz="0" w:space="0" w:color="auto"/>
              </w:divBdr>
            </w:div>
            <w:div w:id="9089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1750">
      <w:bodyDiv w:val="1"/>
      <w:marLeft w:val="0"/>
      <w:marRight w:val="0"/>
      <w:marTop w:val="0"/>
      <w:marBottom w:val="0"/>
      <w:divBdr>
        <w:top w:val="none" w:sz="0" w:space="0" w:color="auto"/>
        <w:left w:val="none" w:sz="0" w:space="0" w:color="auto"/>
        <w:bottom w:val="none" w:sz="0" w:space="0" w:color="auto"/>
        <w:right w:val="none" w:sz="0" w:space="0" w:color="auto"/>
      </w:divBdr>
    </w:div>
    <w:div w:id="136385167">
      <w:bodyDiv w:val="1"/>
      <w:marLeft w:val="0"/>
      <w:marRight w:val="0"/>
      <w:marTop w:val="0"/>
      <w:marBottom w:val="0"/>
      <w:divBdr>
        <w:top w:val="none" w:sz="0" w:space="0" w:color="auto"/>
        <w:left w:val="none" w:sz="0" w:space="0" w:color="auto"/>
        <w:bottom w:val="none" w:sz="0" w:space="0" w:color="auto"/>
        <w:right w:val="none" w:sz="0" w:space="0" w:color="auto"/>
      </w:divBdr>
    </w:div>
    <w:div w:id="136581254">
      <w:bodyDiv w:val="1"/>
      <w:marLeft w:val="0"/>
      <w:marRight w:val="0"/>
      <w:marTop w:val="0"/>
      <w:marBottom w:val="0"/>
      <w:divBdr>
        <w:top w:val="none" w:sz="0" w:space="0" w:color="auto"/>
        <w:left w:val="none" w:sz="0" w:space="0" w:color="auto"/>
        <w:bottom w:val="none" w:sz="0" w:space="0" w:color="auto"/>
        <w:right w:val="none" w:sz="0" w:space="0" w:color="auto"/>
      </w:divBdr>
    </w:div>
    <w:div w:id="137765837">
      <w:bodyDiv w:val="1"/>
      <w:marLeft w:val="0"/>
      <w:marRight w:val="0"/>
      <w:marTop w:val="0"/>
      <w:marBottom w:val="0"/>
      <w:divBdr>
        <w:top w:val="none" w:sz="0" w:space="0" w:color="auto"/>
        <w:left w:val="none" w:sz="0" w:space="0" w:color="auto"/>
        <w:bottom w:val="none" w:sz="0" w:space="0" w:color="auto"/>
        <w:right w:val="none" w:sz="0" w:space="0" w:color="auto"/>
      </w:divBdr>
    </w:div>
    <w:div w:id="138151719">
      <w:bodyDiv w:val="1"/>
      <w:marLeft w:val="0"/>
      <w:marRight w:val="0"/>
      <w:marTop w:val="0"/>
      <w:marBottom w:val="0"/>
      <w:divBdr>
        <w:top w:val="none" w:sz="0" w:space="0" w:color="auto"/>
        <w:left w:val="none" w:sz="0" w:space="0" w:color="auto"/>
        <w:bottom w:val="none" w:sz="0" w:space="0" w:color="auto"/>
        <w:right w:val="none" w:sz="0" w:space="0" w:color="auto"/>
      </w:divBdr>
    </w:div>
    <w:div w:id="138961072">
      <w:bodyDiv w:val="1"/>
      <w:marLeft w:val="0"/>
      <w:marRight w:val="0"/>
      <w:marTop w:val="0"/>
      <w:marBottom w:val="0"/>
      <w:divBdr>
        <w:top w:val="none" w:sz="0" w:space="0" w:color="auto"/>
        <w:left w:val="none" w:sz="0" w:space="0" w:color="auto"/>
        <w:bottom w:val="none" w:sz="0" w:space="0" w:color="auto"/>
        <w:right w:val="none" w:sz="0" w:space="0" w:color="auto"/>
      </w:divBdr>
    </w:div>
    <w:div w:id="139346870">
      <w:bodyDiv w:val="1"/>
      <w:marLeft w:val="0"/>
      <w:marRight w:val="0"/>
      <w:marTop w:val="0"/>
      <w:marBottom w:val="0"/>
      <w:divBdr>
        <w:top w:val="none" w:sz="0" w:space="0" w:color="auto"/>
        <w:left w:val="none" w:sz="0" w:space="0" w:color="auto"/>
        <w:bottom w:val="none" w:sz="0" w:space="0" w:color="auto"/>
        <w:right w:val="none" w:sz="0" w:space="0" w:color="auto"/>
      </w:divBdr>
      <w:divsChild>
        <w:div w:id="635455423">
          <w:marLeft w:val="547"/>
          <w:marRight w:val="0"/>
          <w:marTop w:val="106"/>
          <w:marBottom w:val="0"/>
          <w:divBdr>
            <w:top w:val="none" w:sz="0" w:space="0" w:color="auto"/>
            <w:left w:val="none" w:sz="0" w:space="0" w:color="auto"/>
            <w:bottom w:val="none" w:sz="0" w:space="0" w:color="auto"/>
            <w:right w:val="none" w:sz="0" w:space="0" w:color="auto"/>
          </w:divBdr>
        </w:div>
        <w:div w:id="1101875211">
          <w:marLeft w:val="1166"/>
          <w:marRight w:val="0"/>
          <w:marTop w:val="86"/>
          <w:marBottom w:val="0"/>
          <w:divBdr>
            <w:top w:val="none" w:sz="0" w:space="0" w:color="auto"/>
            <w:left w:val="none" w:sz="0" w:space="0" w:color="auto"/>
            <w:bottom w:val="none" w:sz="0" w:space="0" w:color="auto"/>
            <w:right w:val="none" w:sz="0" w:space="0" w:color="auto"/>
          </w:divBdr>
        </w:div>
        <w:div w:id="1221869804">
          <w:marLeft w:val="806"/>
          <w:marRight w:val="0"/>
          <w:marTop w:val="134"/>
          <w:marBottom w:val="0"/>
          <w:divBdr>
            <w:top w:val="none" w:sz="0" w:space="0" w:color="auto"/>
            <w:left w:val="none" w:sz="0" w:space="0" w:color="auto"/>
            <w:bottom w:val="none" w:sz="0" w:space="0" w:color="auto"/>
            <w:right w:val="none" w:sz="0" w:space="0" w:color="auto"/>
          </w:divBdr>
        </w:div>
        <w:div w:id="1699040832">
          <w:marLeft w:val="806"/>
          <w:marRight w:val="0"/>
          <w:marTop w:val="134"/>
          <w:marBottom w:val="0"/>
          <w:divBdr>
            <w:top w:val="none" w:sz="0" w:space="0" w:color="auto"/>
            <w:left w:val="none" w:sz="0" w:space="0" w:color="auto"/>
            <w:bottom w:val="none" w:sz="0" w:space="0" w:color="auto"/>
            <w:right w:val="none" w:sz="0" w:space="0" w:color="auto"/>
          </w:divBdr>
        </w:div>
        <w:div w:id="2042167562">
          <w:marLeft w:val="1166"/>
          <w:marRight w:val="0"/>
          <w:marTop w:val="86"/>
          <w:marBottom w:val="0"/>
          <w:divBdr>
            <w:top w:val="none" w:sz="0" w:space="0" w:color="auto"/>
            <w:left w:val="none" w:sz="0" w:space="0" w:color="auto"/>
            <w:bottom w:val="none" w:sz="0" w:space="0" w:color="auto"/>
            <w:right w:val="none" w:sz="0" w:space="0" w:color="auto"/>
          </w:divBdr>
        </w:div>
      </w:divsChild>
    </w:div>
    <w:div w:id="139461840">
      <w:bodyDiv w:val="1"/>
      <w:marLeft w:val="0"/>
      <w:marRight w:val="0"/>
      <w:marTop w:val="0"/>
      <w:marBottom w:val="0"/>
      <w:divBdr>
        <w:top w:val="none" w:sz="0" w:space="0" w:color="auto"/>
        <w:left w:val="none" w:sz="0" w:space="0" w:color="auto"/>
        <w:bottom w:val="none" w:sz="0" w:space="0" w:color="auto"/>
        <w:right w:val="none" w:sz="0" w:space="0" w:color="auto"/>
      </w:divBdr>
      <w:divsChild>
        <w:div w:id="154994892">
          <w:marLeft w:val="835"/>
          <w:marRight w:val="0"/>
          <w:marTop w:val="96"/>
          <w:marBottom w:val="0"/>
          <w:divBdr>
            <w:top w:val="none" w:sz="0" w:space="0" w:color="auto"/>
            <w:left w:val="none" w:sz="0" w:space="0" w:color="auto"/>
            <w:bottom w:val="none" w:sz="0" w:space="0" w:color="auto"/>
            <w:right w:val="none" w:sz="0" w:space="0" w:color="auto"/>
          </w:divBdr>
        </w:div>
        <w:div w:id="338390742">
          <w:marLeft w:val="274"/>
          <w:marRight w:val="0"/>
          <w:marTop w:val="115"/>
          <w:marBottom w:val="0"/>
          <w:divBdr>
            <w:top w:val="none" w:sz="0" w:space="0" w:color="auto"/>
            <w:left w:val="none" w:sz="0" w:space="0" w:color="auto"/>
            <w:bottom w:val="none" w:sz="0" w:space="0" w:color="auto"/>
            <w:right w:val="none" w:sz="0" w:space="0" w:color="auto"/>
          </w:divBdr>
        </w:div>
        <w:div w:id="805658342">
          <w:marLeft w:val="274"/>
          <w:marRight w:val="0"/>
          <w:marTop w:val="115"/>
          <w:marBottom w:val="0"/>
          <w:divBdr>
            <w:top w:val="none" w:sz="0" w:space="0" w:color="auto"/>
            <w:left w:val="none" w:sz="0" w:space="0" w:color="auto"/>
            <w:bottom w:val="none" w:sz="0" w:space="0" w:color="auto"/>
            <w:right w:val="none" w:sz="0" w:space="0" w:color="auto"/>
          </w:divBdr>
        </w:div>
        <w:div w:id="1032414843">
          <w:marLeft w:val="274"/>
          <w:marRight w:val="0"/>
          <w:marTop w:val="115"/>
          <w:marBottom w:val="0"/>
          <w:divBdr>
            <w:top w:val="none" w:sz="0" w:space="0" w:color="auto"/>
            <w:left w:val="none" w:sz="0" w:space="0" w:color="auto"/>
            <w:bottom w:val="none" w:sz="0" w:space="0" w:color="auto"/>
            <w:right w:val="none" w:sz="0" w:space="0" w:color="auto"/>
          </w:divBdr>
        </w:div>
        <w:div w:id="1719283666">
          <w:marLeft w:val="835"/>
          <w:marRight w:val="0"/>
          <w:marTop w:val="96"/>
          <w:marBottom w:val="0"/>
          <w:divBdr>
            <w:top w:val="none" w:sz="0" w:space="0" w:color="auto"/>
            <w:left w:val="none" w:sz="0" w:space="0" w:color="auto"/>
            <w:bottom w:val="none" w:sz="0" w:space="0" w:color="auto"/>
            <w:right w:val="none" w:sz="0" w:space="0" w:color="auto"/>
          </w:divBdr>
        </w:div>
      </w:divsChild>
    </w:div>
    <w:div w:id="139463005">
      <w:bodyDiv w:val="1"/>
      <w:marLeft w:val="0"/>
      <w:marRight w:val="0"/>
      <w:marTop w:val="0"/>
      <w:marBottom w:val="0"/>
      <w:divBdr>
        <w:top w:val="none" w:sz="0" w:space="0" w:color="auto"/>
        <w:left w:val="none" w:sz="0" w:space="0" w:color="auto"/>
        <w:bottom w:val="none" w:sz="0" w:space="0" w:color="auto"/>
        <w:right w:val="none" w:sz="0" w:space="0" w:color="auto"/>
      </w:divBdr>
      <w:divsChild>
        <w:div w:id="1022900438">
          <w:marLeft w:val="0"/>
          <w:marRight w:val="0"/>
          <w:marTop w:val="0"/>
          <w:marBottom w:val="0"/>
          <w:divBdr>
            <w:top w:val="none" w:sz="0" w:space="0" w:color="auto"/>
            <w:left w:val="none" w:sz="0" w:space="0" w:color="auto"/>
            <w:bottom w:val="none" w:sz="0" w:space="0" w:color="auto"/>
            <w:right w:val="none" w:sz="0" w:space="0" w:color="auto"/>
          </w:divBdr>
          <w:divsChild>
            <w:div w:id="698354505">
              <w:marLeft w:val="0"/>
              <w:marRight w:val="0"/>
              <w:marTop w:val="0"/>
              <w:marBottom w:val="0"/>
              <w:divBdr>
                <w:top w:val="none" w:sz="0" w:space="0" w:color="auto"/>
                <w:left w:val="none" w:sz="0" w:space="0" w:color="auto"/>
                <w:bottom w:val="none" w:sz="0" w:space="0" w:color="auto"/>
                <w:right w:val="none" w:sz="0" w:space="0" w:color="auto"/>
              </w:divBdr>
            </w:div>
            <w:div w:id="1243221444">
              <w:marLeft w:val="0"/>
              <w:marRight w:val="0"/>
              <w:marTop w:val="0"/>
              <w:marBottom w:val="0"/>
              <w:divBdr>
                <w:top w:val="none" w:sz="0" w:space="0" w:color="auto"/>
                <w:left w:val="none" w:sz="0" w:space="0" w:color="auto"/>
                <w:bottom w:val="none" w:sz="0" w:space="0" w:color="auto"/>
                <w:right w:val="none" w:sz="0" w:space="0" w:color="auto"/>
              </w:divBdr>
            </w:div>
            <w:div w:id="1357192406">
              <w:marLeft w:val="0"/>
              <w:marRight w:val="0"/>
              <w:marTop w:val="0"/>
              <w:marBottom w:val="0"/>
              <w:divBdr>
                <w:top w:val="none" w:sz="0" w:space="0" w:color="auto"/>
                <w:left w:val="none" w:sz="0" w:space="0" w:color="auto"/>
                <w:bottom w:val="none" w:sz="0" w:space="0" w:color="auto"/>
                <w:right w:val="none" w:sz="0" w:space="0" w:color="auto"/>
              </w:divBdr>
            </w:div>
            <w:div w:id="187210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3067">
      <w:bodyDiv w:val="1"/>
      <w:marLeft w:val="0"/>
      <w:marRight w:val="0"/>
      <w:marTop w:val="0"/>
      <w:marBottom w:val="0"/>
      <w:divBdr>
        <w:top w:val="none" w:sz="0" w:space="0" w:color="auto"/>
        <w:left w:val="none" w:sz="0" w:space="0" w:color="auto"/>
        <w:bottom w:val="none" w:sz="0" w:space="0" w:color="auto"/>
        <w:right w:val="none" w:sz="0" w:space="0" w:color="auto"/>
      </w:divBdr>
      <w:divsChild>
        <w:div w:id="709066554">
          <w:marLeft w:val="1166"/>
          <w:marRight w:val="0"/>
          <w:marTop w:val="96"/>
          <w:marBottom w:val="0"/>
          <w:divBdr>
            <w:top w:val="none" w:sz="0" w:space="0" w:color="auto"/>
            <w:left w:val="none" w:sz="0" w:space="0" w:color="auto"/>
            <w:bottom w:val="none" w:sz="0" w:space="0" w:color="auto"/>
            <w:right w:val="none" w:sz="0" w:space="0" w:color="auto"/>
          </w:divBdr>
        </w:div>
        <w:div w:id="806321862">
          <w:marLeft w:val="1800"/>
          <w:marRight w:val="0"/>
          <w:marTop w:val="86"/>
          <w:marBottom w:val="0"/>
          <w:divBdr>
            <w:top w:val="none" w:sz="0" w:space="0" w:color="auto"/>
            <w:left w:val="none" w:sz="0" w:space="0" w:color="auto"/>
            <w:bottom w:val="none" w:sz="0" w:space="0" w:color="auto"/>
            <w:right w:val="none" w:sz="0" w:space="0" w:color="auto"/>
          </w:divBdr>
        </w:div>
        <w:div w:id="1601838673">
          <w:marLeft w:val="1166"/>
          <w:marRight w:val="0"/>
          <w:marTop w:val="96"/>
          <w:marBottom w:val="0"/>
          <w:divBdr>
            <w:top w:val="none" w:sz="0" w:space="0" w:color="auto"/>
            <w:left w:val="none" w:sz="0" w:space="0" w:color="auto"/>
            <w:bottom w:val="none" w:sz="0" w:space="0" w:color="auto"/>
            <w:right w:val="none" w:sz="0" w:space="0" w:color="auto"/>
          </w:divBdr>
        </w:div>
        <w:div w:id="1609697722">
          <w:marLeft w:val="547"/>
          <w:marRight w:val="0"/>
          <w:marTop w:val="115"/>
          <w:marBottom w:val="0"/>
          <w:divBdr>
            <w:top w:val="none" w:sz="0" w:space="0" w:color="auto"/>
            <w:left w:val="none" w:sz="0" w:space="0" w:color="auto"/>
            <w:bottom w:val="none" w:sz="0" w:space="0" w:color="auto"/>
            <w:right w:val="none" w:sz="0" w:space="0" w:color="auto"/>
          </w:divBdr>
        </w:div>
        <w:div w:id="1994866299">
          <w:marLeft w:val="547"/>
          <w:marRight w:val="0"/>
          <w:marTop w:val="115"/>
          <w:marBottom w:val="0"/>
          <w:divBdr>
            <w:top w:val="none" w:sz="0" w:space="0" w:color="auto"/>
            <w:left w:val="none" w:sz="0" w:space="0" w:color="auto"/>
            <w:bottom w:val="none" w:sz="0" w:space="0" w:color="auto"/>
            <w:right w:val="none" w:sz="0" w:space="0" w:color="auto"/>
          </w:divBdr>
        </w:div>
        <w:div w:id="2099400986">
          <w:marLeft w:val="1166"/>
          <w:marRight w:val="0"/>
          <w:marTop w:val="96"/>
          <w:marBottom w:val="0"/>
          <w:divBdr>
            <w:top w:val="none" w:sz="0" w:space="0" w:color="auto"/>
            <w:left w:val="none" w:sz="0" w:space="0" w:color="auto"/>
            <w:bottom w:val="none" w:sz="0" w:space="0" w:color="auto"/>
            <w:right w:val="none" w:sz="0" w:space="0" w:color="auto"/>
          </w:divBdr>
        </w:div>
        <w:div w:id="2134906077">
          <w:marLeft w:val="1800"/>
          <w:marRight w:val="0"/>
          <w:marTop w:val="86"/>
          <w:marBottom w:val="0"/>
          <w:divBdr>
            <w:top w:val="none" w:sz="0" w:space="0" w:color="auto"/>
            <w:left w:val="none" w:sz="0" w:space="0" w:color="auto"/>
            <w:bottom w:val="none" w:sz="0" w:space="0" w:color="auto"/>
            <w:right w:val="none" w:sz="0" w:space="0" w:color="auto"/>
          </w:divBdr>
        </w:div>
      </w:divsChild>
    </w:div>
    <w:div w:id="140005262">
      <w:bodyDiv w:val="1"/>
      <w:marLeft w:val="0"/>
      <w:marRight w:val="0"/>
      <w:marTop w:val="0"/>
      <w:marBottom w:val="0"/>
      <w:divBdr>
        <w:top w:val="none" w:sz="0" w:space="0" w:color="auto"/>
        <w:left w:val="none" w:sz="0" w:space="0" w:color="auto"/>
        <w:bottom w:val="none" w:sz="0" w:space="0" w:color="auto"/>
        <w:right w:val="none" w:sz="0" w:space="0" w:color="auto"/>
      </w:divBdr>
    </w:div>
    <w:div w:id="140663398">
      <w:bodyDiv w:val="1"/>
      <w:marLeft w:val="0"/>
      <w:marRight w:val="0"/>
      <w:marTop w:val="0"/>
      <w:marBottom w:val="0"/>
      <w:divBdr>
        <w:top w:val="none" w:sz="0" w:space="0" w:color="auto"/>
        <w:left w:val="none" w:sz="0" w:space="0" w:color="auto"/>
        <w:bottom w:val="none" w:sz="0" w:space="0" w:color="auto"/>
        <w:right w:val="none" w:sz="0" w:space="0" w:color="auto"/>
      </w:divBdr>
      <w:divsChild>
        <w:div w:id="249849009">
          <w:marLeft w:val="0"/>
          <w:marRight w:val="0"/>
          <w:marTop w:val="0"/>
          <w:marBottom w:val="0"/>
          <w:divBdr>
            <w:top w:val="none" w:sz="0" w:space="0" w:color="auto"/>
            <w:left w:val="none" w:sz="0" w:space="0" w:color="auto"/>
            <w:bottom w:val="none" w:sz="0" w:space="0" w:color="auto"/>
            <w:right w:val="none" w:sz="0" w:space="0" w:color="auto"/>
          </w:divBdr>
        </w:div>
      </w:divsChild>
    </w:div>
    <w:div w:id="140779537">
      <w:bodyDiv w:val="1"/>
      <w:marLeft w:val="0"/>
      <w:marRight w:val="0"/>
      <w:marTop w:val="0"/>
      <w:marBottom w:val="0"/>
      <w:divBdr>
        <w:top w:val="none" w:sz="0" w:space="0" w:color="auto"/>
        <w:left w:val="none" w:sz="0" w:space="0" w:color="auto"/>
        <w:bottom w:val="none" w:sz="0" w:space="0" w:color="auto"/>
        <w:right w:val="none" w:sz="0" w:space="0" w:color="auto"/>
      </w:divBdr>
    </w:div>
    <w:div w:id="141000555">
      <w:bodyDiv w:val="1"/>
      <w:marLeft w:val="0"/>
      <w:marRight w:val="0"/>
      <w:marTop w:val="0"/>
      <w:marBottom w:val="0"/>
      <w:divBdr>
        <w:top w:val="none" w:sz="0" w:space="0" w:color="auto"/>
        <w:left w:val="none" w:sz="0" w:space="0" w:color="auto"/>
        <w:bottom w:val="none" w:sz="0" w:space="0" w:color="auto"/>
        <w:right w:val="none" w:sz="0" w:space="0" w:color="auto"/>
      </w:divBdr>
    </w:div>
    <w:div w:id="141848088">
      <w:bodyDiv w:val="1"/>
      <w:marLeft w:val="0"/>
      <w:marRight w:val="0"/>
      <w:marTop w:val="0"/>
      <w:marBottom w:val="0"/>
      <w:divBdr>
        <w:top w:val="none" w:sz="0" w:space="0" w:color="auto"/>
        <w:left w:val="none" w:sz="0" w:space="0" w:color="auto"/>
        <w:bottom w:val="none" w:sz="0" w:space="0" w:color="auto"/>
        <w:right w:val="none" w:sz="0" w:space="0" w:color="auto"/>
      </w:divBdr>
      <w:divsChild>
        <w:div w:id="140927498">
          <w:marLeft w:val="1166"/>
          <w:marRight w:val="0"/>
          <w:marTop w:val="0"/>
          <w:marBottom w:val="60"/>
          <w:divBdr>
            <w:top w:val="none" w:sz="0" w:space="0" w:color="auto"/>
            <w:left w:val="none" w:sz="0" w:space="0" w:color="auto"/>
            <w:bottom w:val="none" w:sz="0" w:space="0" w:color="auto"/>
            <w:right w:val="none" w:sz="0" w:space="0" w:color="auto"/>
          </w:divBdr>
        </w:div>
        <w:div w:id="239828800">
          <w:marLeft w:val="1166"/>
          <w:marRight w:val="0"/>
          <w:marTop w:val="0"/>
          <w:marBottom w:val="0"/>
          <w:divBdr>
            <w:top w:val="none" w:sz="0" w:space="0" w:color="auto"/>
            <w:left w:val="none" w:sz="0" w:space="0" w:color="auto"/>
            <w:bottom w:val="none" w:sz="0" w:space="0" w:color="auto"/>
            <w:right w:val="none" w:sz="0" w:space="0" w:color="auto"/>
          </w:divBdr>
        </w:div>
        <w:div w:id="384304512">
          <w:marLeft w:val="1800"/>
          <w:marRight w:val="0"/>
          <w:marTop w:val="0"/>
          <w:marBottom w:val="0"/>
          <w:divBdr>
            <w:top w:val="none" w:sz="0" w:space="0" w:color="auto"/>
            <w:left w:val="none" w:sz="0" w:space="0" w:color="auto"/>
            <w:bottom w:val="none" w:sz="0" w:space="0" w:color="auto"/>
            <w:right w:val="none" w:sz="0" w:space="0" w:color="auto"/>
          </w:divBdr>
        </w:div>
        <w:div w:id="512763527">
          <w:marLeft w:val="2520"/>
          <w:marRight w:val="0"/>
          <w:marTop w:val="0"/>
          <w:marBottom w:val="0"/>
          <w:divBdr>
            <w:top w:val="none" w:sz="0" w:space="0" w:color="auto"/>
            <w:left w:val="none" w:sz="0" w:space="0" w:color="auto"/>
            <w:bottom w:val="none" w:sz="0" w:space="0" w:color="auto"/>
            <w:right w:val="none" w:sz="0" w:space="0" w:color="auto"/>
          </w:divBdr>
        </w:div>
        <w:div w:id="576717783">
          <w:marLeft w:val="547"/>
          <w:marRight w:val="0"/>
          <w:marTop w:val="115"/>
          <w:marBottom w:val="120"/>
          <w:divBdr>
            <w:top w:val="none" w:sz="0" w:space="0" w:color="auto"/>
            <w:left w:val="none" w:sz="0" w:space="0" w:color="auto"/>
            <w:bottom w:val="none" w:sz="0" w:space="0" w:color="auto"/>
            <w:right w:val="none" w:sz="0" w:space="0" w:color="auto"/>
          </w:divBdr>
        </w:div>
        <w:div w:id="620116896">
          <w:marLeft w:val="2520"/>
          <w:marRight w:val="0"/>
          <w:marTop w:val="0"/>
          <w:marBottom w:val="0"/>
          <w:divBdr>
            <w:top w:val="none" w:sz="0" w:space="0" w:color="auto"/>
            <w:left w:val="none" w:sz="0" w:space="0" w:color="auto"/>
            <w:bottom w:val="none" w:sz="0" w:space="0" w:color="auto"/>
            <w:right w:val="none" w:sz="0" w:space="0" w:color="auto"/>
          </w:divBdr>
        </w:div>
        <w:div w:id="767654847">
          <w:marLeft w:val="1800"/>
          <w:marRight w:val="0"/>
          <w:marTop w:val="0"/>
          <w:marBottom w:val="0"/>
          <w:divBdr>
            <w:top w:val="none" w:sz="0" w:space="0" w:color="auto"/>
            <w:left w:val="none" w:sz="0" w:space="0" w:color="auto"/>
            <w:bottom w:val="none" w:sz="0" w:space="0" w:color="auto"/>
            <w:right w:val="none" w:sz="0" w:space="0" w:color="auto"/>
          </w:divBdr>
        </w:div>
        <w:div w:id="777413166">
          <w:marLeft w:val="1800"/>
          <w:marRight w:val="0"/>
          <w:marTop w:val="0"/>
          <w:marBottom w:val="0"/>
          <w:divBdr>
            <w:top w:val="none" w:sz="0" w:space="0" w:color="auto"/>
            <w:left w:val="none" w:sz="0" w:space="0" w:color="auto"/>
            <w:bottom w:val="none" w:sz="0" w:space="0" w:color="auto"/>
            <w:right w:val="none" w:sz="0" w:space="0" w:color="auto"/>
          </w:divBdr>
        </w:div>
        <w:div w:id="827404453">
          <w:marLeft w:val="1800"/>
          <w:marRight w:val="0"/>
          <w:marTop w:val="0"/>
          <w:marBottom w:val="0"/>
          <w:divBdr>
            <w:top w:val="none" w:sz="0" w:space="0" w:color="auto"/>
            <w:left w:val="none" w:sz="0" w:space="0" w:color="auto"/>
            <w:bottom w:val="none" w:sz="0" w:space="0" w:color="auto"/>
            <w:right w:val="none" w:sz="0" w:space="0" w:color="auto"/>
          </w:divBdr>
        </w:div>
        <w:div w:id="842889462">
          <w:marLeft w:val="2520"/>
          <w:marRight w:val="0"/>
          <w:marTop w:val="0"/>
          <w:marBottom w:val="0"/>
          <w:divBdr>
            <w:top w:val="none" w:sz="0" w:space="0" w:color="auto"/>
            <w:left w:val="none" w:sz="0" w:space="0" w:color="auto"/>
            <w:bottom w:val="none" w:sz="0" w:space="0" w:color="auto"/>
            <w:right w:val="none" w:sz="0" w:space="0" w:color="auto"/>
          </w:divBdr>
        </w:div>
        <w:div w:id="971205034">
          <w:marLeft w:val="1800"/>
          <w:marRight w:val="0"/>
          <w:marTop w:val="0"/>
          <w:marBottom w:val="0"/>
          <w:divBdr>
            <w:top w:val="none" w:sz="0" w:space="0" w:color="auto"/>
            <w:left w:val="none" w:sz="0" w:space="0" w:color="auto"/>
            <w:bottom w:val="none" w:sz="0" w:space="0" w:color="auto"/>
            <w:right w:val="none" w:sz="0" w:space="0" w:color="auto"/>
          </w:divBdr>
        </w:div>
        <w:div w:id="1133523598">
          <w:marLeft w:val="2520"/>
          <w:marRight w:val="0"/>
          <w:marTop w:val="0"/>
          <w:marBottom w:val="0"/>
          <w:divBdr>
            <w:top w:val="none" w:sz="0" w:space="0" w:color="auto"/>
            <w:left w:val="none" w:sz="0" w:space="0" w:color="auto"/>
            <w:bottom w:val="none" w:sz="0" w:space="0" w:color="auto"/>
            <w:right w:val="none" w:sz="0" w:space="0" w:color="auto"/>
          </w:divBdr>
        </w:div>
        <w:div w:id="1141188219">
          <w:marLeft w:val="1800"/>
          <w:marRight w:val="0"/>
          <w:marTop w:val="0"/>
          <w:marBottom w:val="0"/>
          <w:divBdr>
            <w:top w:val="none" w:sz="0" w:space="0" w:color="auto"/>
            <w:left w:val="none" w:sz="0" w:space="0" w:color="auto"/>
            <w:bottom w:val="none" w:sz="0" w:space="0" w:color="auto"/>
            <w:right w:val="none" w:sz="0" w:space="0" w:color="auto"/>
          </w:divBdr>
        </w:div>
        <w:div w:id="1416903855">
          <w:marLeft w:val="2520"/>
          <w:marRight w:val="0"/>
          <w:marTop w:val="0"/>
          <w:marBottom w:val="0"/>
          <w:divBdr>
            <w:top w:val="none" w:sz="0" w:space="0" w:color="auto"/>
            <w:left w:val="none" w:sz="0" w:space="0" w:color="auto"/>
            <w:bottom w:val="none" w:sz="0" w:space="0" w:color="auto"/>
            <w:right w:val="none" w:sz="0" w:space="0" w:color="auto"/>
          </w:divBdr>
        </w:div>
        <w:div w:id="1610503159">
          <w:marLeft w:val="1166"/>
          <w:marRight w:val="0"/>
          <w:marTop w:val="0"/>
          <w:marBottom w:val="0"/>
          <w:divBdr>
            <w:top w:val="none" w:sz="0" w:space="0" w:color="auto"/>
            <w:left w:val="none" w:sz="0" w:space="0" w:color="auto"/>
            <w:bottom w:val="none" w:sz="0" w:space="0" w:color="auto"/>
            <w:right w:val="none" w:sz="0" w:space="0" w:color="auto"/>
          </w:divBdr>
        </w:div>
        <w:div w:id="2012947504">
          <w:marLeft w:val="1800"/>
          <w:marRight w:val="0"/>
          <w:marTop w:val="0"/>
          <w:marBottom w:val="0"/>
          <w:divBdr>
            <w:top w:val="none" w:sz="0" w:space="0" w:color="auto"/>
            <w:left w:val="none" w:sz="0" w:space="0" w:color="auto"/>
            <w:bottom w:val="none" w:sz="0" w:space="0" w:color="auto"/>
            <w:right w:val="none" w:sz="0" w:space="0" w:color="auto"/>
          </w:divBdr>
        </w:div>
        <w:div w:id="2125806687">
          <w:marLeft w:val="2520"/>
          <w:marRight w:val="0"/>
          <w:marTop w:val="0"/>
          <w:marBottom w:val="0"/>
          <w:divBdr>
            <w:top w:val="none" w:sz="0" w:space="0" w:color="auto"/>
            <w:left w:val="none" w:sz="0" w:space="0" w:color="auto"/>
            <w:bottom w:val="none" w:sz="0" w:space="0" w:color="auto"/>
            <w:right w:val="none" w:sz="0" w:space="0" w:color="auto"/>
          </w:divBdr>
        </w:div>
      </w:divsChild>
    </w:div>
    <w:div w:id="142241334">
      <w:bodyDiv w:val="1"/>
      <w:marLeft w:val="0"/>
      <w:marRight w:val="0"/>
      <w:marTop w:val="0"/>
      <w:marBottom w:val="0"/>
      <w:divBdr>
        <w:top w:val="none" w:sz="0" w:space="0" w:color="auto"/>
        <w:left w:val="none" w:sz="0" w:space="0" w:color="auto"/>
        <w:bottom w:val="none" w:sz="0" w:space="0" w:color="auto"/>
        <w:right w:val="none" w:sz="0" w:space="0" w:color="auto"/>
      </w:divBdr>
    </w:div>
    <w:div w:id="142544718">
      <w:bodyDiv w:val="1"/>
      <w:marLeft w:val="0"/>
      <w:marRight w:val="0"/>
      <w:marTop w:val="0"/>
      <w:marBottom w:val="0"/>
      <w:divBdr>
        <w:top w:val="none" w:sz="0" w:space="0" w:color="auto"/>
        <w:left w:val="none" w:sz="0" w:space="0" w:color="auto"/>
        <w:bottom w:val="none" w:sz="0" w:space="0" w:color="auto"/>
        <w:right w:val="none" w:sz="0" w:space="0" w:color="auto"/>
      </w:divBdr>
    </w:div>
    <w:div w:id="143006843">
      <w:bodyDiv w:val="1"/>
      <w:marLeft w:val="0"/>
      <w:marRight w:val="0"/>
      <w:marTop w:val="0"/>
      <w:marBottom w:val="0"/>
      <w:divBdr>
        <w:top w:val="none" w:sz="0" w:space="0" w:color="auto"/>
        <w:left w:val="none" w:sz="0" w:space="0" w:color="auto"/>
        <w:bottom w:val="none" w:sz="0" w:space="0" w:color="auto"/>
        <w:right w:val="none" w:sz="0" w:space="0" w:color="auto"/>
      </w:divBdr>
    </w:div>
    <w:div w:id="143086481">
      <w:bodyDiv w:val="1"/>
      <w:marLeft w:val="0"/>
      <w:marRight w:val="0"/>
      <w:marTop w:val="0"/>
      <w:marBottom w:val="0"/>
      <w:divBdr>
        <w:top w:val="none" w:sz="0" w:space="0" w:color="auto"/>
        <w:left w:val="none" w:sz="0" w:space="0" w:color="auto"/>
        <w:bottom w:val="none" w:sz="0" w:space="0" w:color="auto"/>
        <w:right w:val="none" w:sz="0" w:space="0" w:color="auto"/>
      </w:divBdr>
    </w:div>
    <w:div w:id="143544118">
      <w:bodyDiv w:val="1"/>
      <w:marLeft w:val="0"/>
      <w:marRight w:val="0"/>
      <w:marTop w:val="0"/>
      <w:marBottom w:val="0"/>
      <w:divBdr>
        <w:top w:val="none" w:sz="0" w:space="0" w:color="auto"/>
        <w:left w:val="none" w:sz="0" w:space="0" w:color="auto"/>
        <w:bottom w:val="none" w:sz="0" w:space="0" w:color="auto"/>
        <w:right w:val="none" w:sz="0" w:space="0" w:color="auto"/>
      </w:divBdr>
    </w:div>
    <w:div w:id="143858561">
      <w:bodyDiv w:val="1"/>
      <w:marLeft w:val="0"/>
      <w:marRight w:val="0"/>
      <w:marTop w:val="0"/>
      <w:marBottom w:val="0"/>
      <w:divBdr>
        <w:top w:val="none" w:sz="0" w:space="0" w:color="auto"/>
        <w:left w:val="none" w:sz="0" w:space="0" w:color="auto"/>
        <w:bottom w:val="none" w:sz="0" w:space="0" w:color="auto"/>
        <w:right w:val="none" w:sz="0" w:space="0" w:color="auto"/>
      </w:divBdr>
      <w:divsChild>
        <w:div w:id="1224682779">
          <w:marLeft w:val="0"/>
          <w:marRight w:val="0"/>
          <w:marTop w:val="0"/>
          <w:marBottom w:val="0"/>
          <w:divBdr>
            <w:top w:val="none" w:sz="0" w:space="0" w:color="auto"/>
            <w:left w:val="none" w:sz="0" w:space="0" w:color="auto"/>
            <w:bottom w:val="none" w:sz="0" w:space="0" w:color="auto"/>
            <w:right w:val="none" w:sz="0" w:space="0" w:color="auto"/>
          </w:divBdr>
          <w:divsChild>
            <w:div w:id="210919907">
              <w:marLeft w:val="0"/>
              <w:marRight w:val="0"/>
              <w:marTop w:val="0"/>
              <w:marBottom w:val="0"/>
              <w:divBdr>
                <w:top w:val="none" w:sz="0" w:space="0" w:color="auto"/>
                <w:left w:val="none" w:sz="0" w:space="0" w:color="auto"/>
                <w:bottom w:val="none" w:sz="0" w:space="0" w:color="auto"/>
                <w:right w:val="none" w:sz="0" w:space="0" w:color="auto"/>
              </w:divBdr>
            </w:div>
            <w:div w:id="343871334">
              <w:marLeft w:val="0"/>
              <w:marRight w:val="0"/>
              <w:marTop w:val="0"/>
              <w:marBottom w:val="0"/>
              <w:divBdr>
                <w:top w:val="none" w:sz="0" w:space="0" w:color="auto"/>
                <w:left w:val="none" w:sz="0" w:space="0" w:color="auto"/>
                <w:bottom w:val="none" w:sz="0" w:space="0" w:color="auto"/>
                <w:right w:val="none" w:sz="0" w:space="0" w:color="auto"/>
              </w:divBdr>
            </w:div>
            <w:div w:id="1277642691">
              <w:marLeft w:val="0"/>
              <w:marRight w:val="0"/>
              <w:marTop w:val="0"/>
              <w:marBottom w:val="0"/>
              <w:divBdr>
                <w:top w:val="none" w:sz="0" w:space="0" w:color="auto"/>
                <w:left w:val="none" w:sz="0" w:space="0" w:color="auto"/>
                <w:bottom w:val="none" w:sz="0" w:space="0" w:color="auto"/>
                <w:right w:val="none" w:sz="0" w:space="0" w:color="auto"/>
              </w:divBdr>
            </w:div>
            <w:div w:id="1494956613">
              <w:marLeft w:val="0"/>
              <w:marRight w:val="0"/>
              <w:marTop w:val="0"/>
              <w:marBottom w:val="0"/>
              <w:divBdr>
                <w:top w:val="none" w:sz="0" w:space="0" w:color="auto"/>
                <w:left w:val="none" w:sz="0" w:space="0" w:color="auto"/>
                <w:bottom w:val="none" w:sz="0" w:space="0" w:color="auto"/>
                <w:right w:val="none" w:sz="0" w:space="0" w:color="auto"/>
              </w:divBdr>
            </w:div>
            <w:div w:id="154778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2079">
      <w:bodyDiv w:val="1"/>
      <w:marLeft w:val="0"/>
      <w:marRight w:val="0"/>
      <w:marTop w:val="0"/>
      <w:marBottom w:val="0"/>
      <w:divBdr>
        <w:top w:val="none" w:sz="0" w:space="0" w:color="auto"/>
        <w:left w:val="none" w:sz="0" w:space="0" w:color="auto"/>
        <w:bottom w:val="none" w:sz="0" w:space="0" w:color="auto"/>
        <w:right w:val="none" w:sz="0" w:space="0" w:color="auto"/>
      </w:divBdr>
      <w:divsChild>
        <w:div w:id="211307679">
          <w:marLeft w:val="1166"/>
          <w:marRight w:val="0"/>
          <w:marTop w:val="115"/>
          <w:marBottom w:val="0"/>
          <w:divBdr>
            <w:top w:val="none" w:sz="0" w:space="0" w:color="auto"/>
            <w:left w:val="none" w:sz="0" w:space="0" w:color="auto"/>
            <w:bottom w:val="none" w:sz="0" w:space="0" w:color="auto"/>
            <w:right w:val="none" w:sz="0" w:space="0" w:color="auto"/>
          </w:divBdr>
        </w:div>
        <w:div w:id="348801126">
          <w:marLeft w:val="1166"/>
          <w:marRight w:val="0"/>
          <w:marTop w:val="115"/>
          <w:marBottom w:val="0"/>
          <w:divBdr>
            <w:top w:val="none" w:sz="0" w:space="0" w:color="auto"/>
            <w:left w:val="none" w:sz="0" w:space="0" w:color="auto"/>
            <w:bottom w:val="none" w:sz="0" w:space="0" w:color="auto"/>
            <w:right w:val="none" w:sz="0" w:space="0" w:color="auto"/>
          </w:divBdr>
        </w:div>
        <w:div w:id="487282507">
          <w:marLeft w:val="1166"/>
          <w:marRight w:val="0"/>
          <w:marTop w:val="115"/>
          <w:marBottom w:val="0"/>
          <w:divBdr>
            <w:top w:val="none" w:sz="0" w:space="0" w:color="auto"/>
            <w:left w:val="none" w:sz="0" w:space="0" w:color="auto"/>
            <w:bottom w:val="none" w:sz="0" w:space="0" w:color="auto"/>
            <w:right w:val="none" w:sz="0" w:space="0" w:color="auto"/>
          </w:divBdr>
        </w:div>
        <w:div w:id="566695484">
          <w:marLeft w:val="547"/>
          <w:marRight w:val="0"/>
          <w:marTop w:val="115"/>
          <w:marBottom w:val="0"/>
          <w:divBdr>
            <w:top w:val="none" w:sz="0" w:space="0" w:color="auto"/>
            <w:left w:val="none" w:sz="0" w:space="0" w:color="auto"/>
            <w:bottom w:val="none" w:sz="0" w:space="0" w:color="auto"/>
            <w:right w:val="none" w:sz="0" w:space="0" w:color="auto"/>
          </w:divBdr>
        </w:div>
        <w:div w:id="758477828">
          <w:marLeft w:val="1166"/>
          <w:marRight w:val="0"/>
          <w:marTop w:val="115"/>
          <w:marBottom w:val="0"/>
          <w:divBdr>
            <w:top w:val="none" w:sz="0" w:space="0" w:color="auto"/>
            <w:left w:val="none" w:sz="0" w:space="0" w:color="auto"/>
            <w:bottom w:val="none" w:sz="0" w:space="0" w:color="auto"/>
            <w:right w:val="none" w:sz="0" w:space="0" w:color="auto"/>
          </w:divBdr>
        </w:div>
        <w:div w:id="1510679373">
          <w:marLeft w:val="547"/>
          <w:marRight w:val="0"/>
          <w:marTop w:val="115"/>
          <w:marBottom w:val="0"/>
          <w:divBdr>
            <w:top w:val="none" w:sz="0" w:space="0" w:color="auto"/>
            <w:left w:val="none" w:sz="0" w:space="0" w:color="auto"/>
            <w:bottom w:val="none" w:sz="0" w:space="0" w:color="auto"/>
            <w:right w:val="none" w:sz="0" w:space="0" w:color="auto"/>
          </w:divBdr>
        </w:div>
        <w:div w:id="2100179219">
          <w:marLeft w:val="1166"/>
          <w:marRight w:val="0"/>
          <w:marTop w:val="115"/>
          <w:marBottom w:val="0"/>
          <w:divBdr>
            <w:top w:val="none" w:sz="0" w:space="0" w:color="auto"/>
            <w:left w:val="none" w:sz="0" w:space="0" w:color="auto"/>
            <w:bottom w:val="none" w:sz="0" w:space="0" w:color="auto"/>
            <w:right w:val="none" w:sz="0" w:space="0" w:color="auto"/>
          </w:divBdr>
        </w:div>
      </w:divsChild>
    </w:div>
    <w:div w:id="145048186">
      <w:bodyDiv w:val="1"/>
      <w:marLeft w:val="0"/>
      <w:marRight w:val="0"/>
      <w:marTop w:val="0"/>
      <w:marBottom w:val="0"/>
      <w:divBdr>
        <w:top w:val="none" w:sz="0" w:space="0" w:color="auto"/>
        <w:left w:val="none" w:sz="0" w:space="0" w:color="auto"/>
        <w:bottom w:val="none" w:sz="0" w:space="0" w:color="auto"/>
        <w:right w:val="none" w:sz="0" w:space="0" w:color="auto"/>
      </w:divBdr>
    </w:div>
    <w:div w:id="145250144">
      <w:bodyDiv w:val="1"/>
      <w:marLeft w:val="0"/>
      <w:marRight w:val="0"/>
      <w:marTop w:val="0"/>
      <w:marBottom w:val="0"/>
      <w:divBdr>
        <w:top w:val="none" w:sz="0" w:space="0" w:color="auto"/>
        <w:left w:val="none" w:sz="0" w:space="0" w:color="auto"/>
        <w:bottom w:val="none" w:sz="0" w:space="0" w:color="auto"/>
        <w:right w:val="none" w:sz="0" w:space="0" w:color="auto"/>
      </w:divBdr>
      <w:divsChild>
        <w:div w:id="1480612600">
          <w:marLeft w:val="547"/>
          <w:marRight w:val="0"/>
          <w:marTop w:val="134"/>
          <w:marBottom w:val="0"/>
          <w:divBdr>
            <w:top w:val="none" w:sz="0" w:space="0" w:color="auto"/>
            <w:left w:val="none" w:sz="0" w:space="0" w:color="auto"/>
            <w:bottom w:val="none" w:sz="0" w:space="0" w:color="auto"/>
            <w:right w:val="none" w:sz="0" w:space="0" w:color="auto"/>
          </w:divBdr>
        </w:div>
      </w:divsChild>
    </w:div>
    <w:div w:id="145628874">
      <w:bodyDiv w:val="1"/>
      <w:marLeft w:val="0"/>
      <w:marRight w:val="0"/>
      <w:marTop w:val="0"/>
      <w:marBottom w:val="0"/>
      <w:divBdr>
        <w:top w:val="none" w:sz="0" w:space="0" w:color="auto"/>
        <w:left w:val="none" w:sz="0" w:space="0" w:color="auto"/>
        <w:bottom w:val="none" w:sz="0" w:space="0" w:color="auto"/>
        <w:right w:val="none" w:sz="0" w:space="0" w:color="auto"/>
      </w:divBdr>
      <w:divsChild>
        <w:div w:id="227306261">
          <w:marLeft w:val="1800"/>
          <w:marRight w:val="0"/>
          <w:marTop w:val="82"/>
          <w:marBottom w:val="0"/>
          <w:divBdr>
            <w:top w:val="none" w:sz="0" w:space="0" w:color="auto"/>
            <w:left w:val="none" w:sz="0" w:space="0" w:color="auto"/>
            <w:bottom w:val="none" w:sz="0" w:space="0" w:color="auto"/>
            <w:right w:val="none" w:sz="0" w:space="0" w:color="auto"/>
          </w:divBdr>
        </w:div>
        <w:div w:id="320815168">
          <w:marLeft w:val="1800"/>
          <w:marRight w:val="0"/>
          <w:marTop w:val="82"/>
          <w:marBottom w:val="0"/>
          <w:divBdr>
            <w:top w:val="none" w:sz="0" w:space="0" w:color="auto"/>
            <w:left w:val="none" w:sz="0" w:space="0" w:color="auto"/>
            <w:bottom w:val="none" w:sz="0" w:space="0" w:color="auto"/>
            <w:right w:val="none" w:sz="0" w:space="0" w:color="auto"/>
          </w:divBdr>
        </w:div>
        <w:div w:id="388387106">
          <w:marLeft w:val="1166"/>
          <w:marRight w:val="0"/>
          <w:marTop w:val="96"/>
          <w:marBottom w:val="0"/>
          <w:divBdr>
            <w:top w:val="none" w:sz="0" w:space="0" w:color="auto"/>
            <w:left w:val="none" w:sz="0" w:space="0" w:color="auto"/>
            <w:bottom w:val="none" w:sz="0" w:space="0" w:color="auto"/>
            <w:right w:val="none" w:sz="0" w:space="0" w:color="auto"/>
          </w:divBdr>
        </w:div>
        <w:div w:id="605578177">
          <w:marLeft w:val="1800"/>
          <w:marRight w:val="0"/>
          <w:marTop w:val="82"/>
          <w:marBottom w:val="0"/>
          <w:divBdr>
            <w:top w:val="none" w:sz="0" w:space="0" w:color="auto"/>
            <w:left w:val="none" w:sz="0" w:space="0" w:color="auto"/>
            <w:bottom w:val="none" w:sz="0" w:space="0" w:color="auto"/>
            <w:right w:val="none" w:sz="0" w:space="0" w:color="auto"/>
          </w:divBdr>
        </w:div>
        <w:div w:id="644510782">
          <w:marLeft w:val="1800"/>
          <w:marRight w:val="0"/>
          <w:marTop w:val="82"/>
          <w:marBottom w:val="0"/>
          <w:divBdr>
            <w:top w:val="none" w:sz="0" w:space="0" w:color="auto"/>
            <w:left w:val="none" w:sz="0" w:space="0" w:color="auto"/>
            <w:bottom w:val="none" w:sz="0" w:space="0" w:color="auto"/>
            <w:right w:val="none" w:sz="0" w:space="0" w:color="auto"/>
          </w:divBdr>
        </w:div>
        <w:div w:id="986125797">
          <w:marLeft w:val="1166"/>
          <w:marRight w:val="0"/>
          <w:marTop w:val="96"/>
          <w:marBottom w:val="0"/>
          <w:divBdr>
            <w:top w:val="none" w:sz="0" w:space="0" w:color="auto"/>
            <w:left w:val="none" w:sz="0" w:space="0" w:color="auto"/>
            <w:bottom w:val="none" w:sz="0" w:space="0" w:color="auto"/>
            <w:right w:val="none" w:sz="0" w:space="0" w:color="auto"/>
          </w:divBdr>
        </w:div>
        <w:div w:id="1050568093">
          <w:marLeft w:val="1800"/>
          <w:marRight w:val="0"/>
          <w:marTop w:val="82"/>
          <w:marBottom w:val="0"/>
          <w:divBdr>
            <w:top w:val="none" w:sz="0" w:space="0" w:color="auto"/>
            <w:left w:val="none" w:sz="0" w:space="0" w:color="auto"/>
            <w:bottom w:val="none" w:sz="0" w:space="0" w:color="auto"/>
            <w:right w:val="none" w:sz="0" w:space="0" w:color="auto"/>
          </w:divBdr>
        </w:div>
        <w:div w:id="1202204532">
          <w:marLeft w:val="1166"/>
          <w:marRight w:val="0"/>
          <w:marTop w:val="96"/>
          <w:marBottom w:val="0"/>
          <w:divBdr>
            <w:top w:val="none" w:sz="0" w:space="0" w:color="auto"/>
            <w:left w:val="none" w:sz="0" w:space="0" w:color="auto"/>
            <w:bottom w:val="none" w:sz="0" w:space="0" w:color="auto"/>
            <w:right w:val="none" w:sz="0" w:space="0" w:color="auto"/>
          </w:divBdr>
        </w:div>
        <w:div w:id="1357921046">
          <w:marLeft w:val="1166"/>
          <w:marRight w:val="0"/>
          <w:marTop w:val="96"/>
          <w:marBottom w:val="0"/>
          <w:divBdr>
            <w:top w:val="none" w:sz="0" w:space="0" w:color="auto"/>
            <w:left w:val="none" w:sz="0" w:space="0" w:color="auto"/>
            <w:bottom w:val="none" w:sz="0" w:space="0" w:color="auto"/>
            <w:right w:val="none" w:sz="0" w:space="0" w:color="auto"/>
          </w:divBdr>
        </w:div>
        <w:div w:id="1565987073">
          <w:marLeft w:val="547"/>
          <w:marRight w:val="0"/>
          <w:marTop w:val="106"/>
          <w:marBottom w:val="0"/>
          <w:divBdr>
            <w:top w:val="none" w:sz="0" w:space="0" w:color="auto"/>
            <w:left w:val="none" w:sz="0" w:space="0" w:color="auto"/>
            <w:bottom w:val="none" w:sz="0" w:space="0" w:color="auto"/>
            <w:right w:val="none" w:sz="0" w:space="0" w:color="auto"/>
          </w:divBdr>
        </w:div>
        <w:div w:id="1577935592">
          <w:marLeft w:val="1800"/>
          <w:marRight w:val="0"/>
          <w:marTop w:val="82"/>
          <w:marBottom w:val="0"/>
          <w:divBdr>
            <w:top w:val="none" w:sz="0" w:space="0" w:color="auto"/>
            <w:left w:val="none" w:sz="0" w:space="0" w:color="auto"/>
            <w:bottom w:val="none" w:sz="0" w:space="0" w:color="auto"/>
            <w:right w:val="none" w:sz="0" w:space="0" w:color="auto"/>
          </w:divBdr>
        </w:div>
        <w:div w:id="1613320855">
          <w:marLeft w:val="1800"/>
          <w:marRight w:val="0"/>
          <w:marTop w:val="82"/>
          <w:marBottom w:val="0"/>
          <w:divBdr>
            <w:top w:val="none" w:sz="0" w:space="0" w:color="auto"/>
            <w:left w:val="none" w:sz="0" w:space="0" w:color="auto"/>
            <w:bottom w:val="none" w:sz="0" w:space="0" w:color="auto"/>
            <w:right w:val="none" w:sz="0" w:space="0" w:color="auto"/>
          </w:divBdr>
        </w:div>
        <w:div w:id="1849978365">
          <w:marLeft w:val="1800"/>
          <w:marRight w:val="0"/>
          <w:marTop w:val="82"/>
          <w:marBottom w:val="0"/>
          <w:divBdr>
            <w:top w:val="none" w:sz="0" w:space="0" w:color="auto"/>
            <w:left w:val="none" w:sz="0" w:space="0" w:color="auto"/>
            <w:bottom w:val="none" w:sz="0" w:space="0" w:color="auto"/>
            <w:right w:val="none" w:sz="0" w:space="0" w:color="auto"/>
          </w:divBdr>
        </w:div>
        <w:div w:id="2094859788">
          <w:marLeft w:val="1800"/>
          <w:marRight w:val="0"/>
          <w:marTop w:val="82"/>
          <w:marBottom w:val="0"/>
          <w:divBdr>
            <w:top w:val="none" w:sz="0" w:space="0" w:color="auto"/>
            <w:left w:val="none" w:sz="0" w:space="0" w:color="auto"/>
            <w:bottom w:val="none" w:sz="0" w:space="0" w:color="auto"/>
            <w:right w:val="none" w:sz="0" w:space="0" w:color="auto"/>
          </w:divBdr>
        </w:div>
      </w:divsChild>
    </w:div>
    <w:div w:id="147675607">
      <w:bodyDiv w:val="1"/>
      <w:marLeft w:val="0"/>
      <w:marRight w:val="0"/>
      <w:marTop w:val="0"/>
      <w:marBottom w:val="0"/>
      <w:divBdr>
        <w:top w:val="none" w:sz="0" w:space="0" w:color="auto"/>
        <w:left w:val="none" w:sz="0" w:space="0" w:color="auto"/>
        <w:bottom w:val="none" w:sz="0" w:space="0" w:color="auto"/>
        <w:right w:val="none" w:sz="0" w:space="0" w:color="auto"/>
      </w:divBdr>
    </w:div>
    <w:div w:id="148599296">
      <w:bodyDiv w:val="1"/>
      <w:marLeft w:val="0"/>
      <w:marRight w:val="0"/>
      <w:marTop w:val="0"/>
      <w:marBottom w:val="0"/>
      <w:divBdr>
        <w:top w:val="none" w:sz="0" w:space="0" w:color="auto"/>
        <w:left w:val="none" w:sz="0" w:space="0" w:color="auto"/>
        <w:bottom w:val="none" w:sz="0" w:space="0" w:color="auto"/>
        <w:right w:val="none" w:sz="0" w:space="0" w:color="auto"/>
      </w:divBdr>
      <w:divsChild>
        <w:div w:id="1305742400">
          <w:marLeft w:val="547"/>
          <w:marRight w:val="0"/>
          <w:marTop w:val="154"/>
          <w:marBottom w:val="0"/>
          <w:divBdr>
            <w:top w:val="none" w:sz="0" w:space="0" w:color="auto"/>
            <w:left w:val="none" w:sz="0" w:space="0" w:color="auto"/>
            <w:bottom w:val="none" w:sz="0" w:space="0" w:color="auto"/>
            <w:right w:val="none" w:sz="0" w:space="0" w:color="auto"/>
          </w:divBdr>
        </w:div>
      </w:divsChild>
    </w:div>
    <w:div w:id="148795479">
      <w:bodyDiv w:val="1"/>
      <w:marLeft w:val="0"/>
      <w:marRight w:val="0"/>
      <w:marTop w:val="0"/>
      <w:marBottom w:val="0"/>
      <w:divBdr>
        <w:top w:val="none" w:sz="0" w:space="0" w:color="auto"/>
        <w:left w:val="none" w:sz="0" w:space="0" w:color="auto"/>
        <w:bottom w:val="none" w:sz="0" w:space="0" w:color="auto"/>
        <w:right w:val="none" w:sz="0" w:space="0" w:color="auto"/>
      </w:divBdr>
      <w:divsChild>
        <w:div w:id="622805953">
          <w:marLeft w:val="547"/>
          <w:marRight w:val="0"/>
          <w:marTop w:val="134"/>
          <w:marBottom w:val="0"/>
          <w:divBdr>
            <w:top w:val="none" w:sz="0" w:space="0" w:color="auto"/>
            <w:left w:val="none" w:sz="0" w:space="0" w:color="auto"/>
            <w:bottom w:val="none" w:sz="0" w:space="0" w:color="auto"/>
            <w:right w:val="none" w:sz="0" w:space="0" w:color="auto"/>
          </w:divBdr>
        </w:div>
        <w:div w:id="928272527">
          <w:marLeft w:val="547"/>
          <w:marRight w:val="0"/>
          <w:marTop w:val="134"/>
          <w:marBottom w:val="0"/>
          <w:divBdr>
            <w:top w:val="none" w:sz="0" w:space="0" w:color="auto"/>
            <w:left w:val="none" w:sz="0" w:space="0" w:color="auto"/>
            <w:bottom w:val="none" w:sz="0" w:space="0" w:color="auto"/>
            <w:right w:val="none" w:sz="0" w:space="0" w:color="auto"/>
          </w:divBdr>
        </w:div>
        <w:div w:id="1416247580">
          <w:marLeft w:val="547"/>
          <w:marRight w:val="0"/>
          <w:marTop w:val="134"/>
          <w:marBottom w:val="0"/>
          <w:divBdr>
            <w:top w:val="none" w:sz="0" w:space="0" w:color="auto"/>
            <w:left w:val="none" w:sz="0" w:space="0" w:color="auto"/>
            <w:bottom w:val="none" w:sz="0" w:space="0" w:color="auto"/>
            <w:right w:val="none" w:sz="0" w:space="0" w:color="auto"/>
          </w:divBdr>
        </w:div>
      </w:divsChild>
    </w:div>
    <w:div w:id="149254992">
      <w:bodyDiv w:val="1"/>
      <w:marLeft w:val="0"/>
      <w:marRight w:val="0"/>
      <w:marTop w:val="0"/>
      <w:marBottom w:val="0"/>
      <w:divBdr>
        <w:top w:val="none" w:sz="0" w:space="0" w:color="auto"/>
        <w:left w:val="none" w:sz="0" w:space="0" w:color="auto"/>
        <w:bottom w:val="none" w:sz="0" w:space="0" w:color="auto"/>
        <w:right w:val="none" w:sz="0" w:space="0" w:color="auto"/>
      </w:divBdr>
    </w:div>
    <w:div w:id="149714628">
      <w:bodyDiv w:val="1"/>
      <w:marLeft w:val="0"/>
      <w:marRight w:val="0"/>
      <w:marTop w:val="0"/>
      <w:marBottom w:val="0"/>
      <w:divBdr>
        <w:top w:val="none" w:sz="0" w:space="0" w:color="auto"/>
        <w:left w:val="none" w:sz="0" w:space="0" w:color="auto"/>
        <w:bottom w:val="none" w:sz="0" w:space="0" w:color="auto"/>
        <w:right w:val="none" w:sz="0" w:space="0" w:color="auto"/>
      </w:divBdr>
      <w:divsChild>
        <w:div w:id="769619984">
          <w:marLeft w:val="547"/>
          <w:marRight w:val="0"/>
          <w:marTop w:val="115"/>
          <w:marBottom w:val="0"/>
          <w:divBdr>
            <w:top w:val="none" w:sz="0" w:space="0" w:color="auto"/>
            <w:left w:val="none" w:sz="0" w:space="0" w:color="auto"/>
            <w:bottom w:val="none" w:sz="0" w:space="0" w:color="auto"/>
            <w:right w:val="none" w:sz="0" w:space="0" w:color="auto"/>
          </w:divBdr>
        </w:div>
        <w:div w:id="1209681490">
          <w:marLeft w:val="1166"/>
          <w:marRight w:val="0"/>
          <w:marTop w:val="101"/>
          <w:marBottom w:val="0"/>
          <w:divBdr>
            <w:top w:val="none" w:sz="0" w:space="0" w:color="auto"/>
            <w:left w:val="none" w:sz="0" w:space="0" w:color="auto"/>
            <w:bottom w:val="none" w:sz="0" w:space="0" w:color="auto"/>
            <w:right w:val="none" w:sz="0" w:space="0" w:color="auto"/>
          </w:divBdr>
        </w:div>
        <w:div w:id="2086874028">
          <w:marLeft w:val="1800"/>
          <w:marRight w:val="0"/>
          <w:marTop w:val="86"/>
          <w:marBottom w:val="0"/>
          <w:divBdr>
            <w:top w:val="none" w:sz="0" w:space="0" w:color="auto"/>
            <w:left w:val="none" w:sz="0" w:space="0" w:color="auto"/>
            <w:bottom w:val="none" w:sz="0" w:space="0" w:color="auto"/>
            <w:right w:val="none" w:sz="0" w:space="0" w:color="auto"/>
          </w:divBdr>
        </w:div>
        <w:div w:id="2141338521">
          <w:marLeft w:val="1800"/>
          <w:marRight w:val="0"/>
          <w:marTop w:val="86"/>
          <w:marBottom w:val="0"/>
          <w:divBdr>
            <w:top w:val="none" w:sz="0" w:space="0" w:color="auto"/>
            <w:left w:val="none" w:sz="0" w:space="0" w:color="auto"/>
            <w:bottom w:val="none" w:sz="0" w:space="0" w:color="auto"/>
            <w:right w:val="none" w:sz="0" w:space="0" w:color="auto"/>
          </w:divBdr>
        </w:div>
      </w:divsChild>
    </w:div>
    <w:div w:id="149753991">
      <w:bodyDiv w:val="1"/>
      <w:marLeft w:val="0"/>
      <w:marRight w:val="0"/>
      <w:marTop w:val="0"/>
      <w:marBottom w:val="0"/>
      <w:divBdr>
        <w:top w:val="none" w:sz="0" w:space="0" w:color="auto"/>
        <w:left w:val="none" w:sz="0" w:space="0" w:color="auto"/>
        <w:bottom w:val="none" w:sz="0" w:space="0" w:color="auto"/>
        <w:right w:val="none" w:sz="0" w:space="0" w:color="auto"/>
      </w:divBdr>
    </w:div>
    <w:div w:id="149946401">
      <w:bodyDiv w:val="1"/>
      <w:marLeft w:val="0"/>
      <w:marRight w:val="0"/>
      <w:marTop w:val="0"/>
      <w:marBottom w:val="0"/>
      <w:divBdr>
        <w:top w:val="none" w:sz="0" w:space="0" w:color="auto"/>
        <w:left w:val="none" w:sz="0" w:space="0" w:color="auto"/>
        <w:bottom w:val="none" w:sz="0" w:space="0" w:color="auto"/>
        <w:right w:val="none" w:sz="0" w:space="0" w:color="auto"/>
      </w:divBdr>
    </w:div>
    <w:div w:id="150105886">
      <w:bodyDiv w:val="1"/>
      <w:marLeft w:val="0"/>
      <w:marRight w:val="0"/>
      <w:marTop w:val="0"/>
      <w:marBottom w:val="0"/>
      <w:divBdr>
        <w:top w:val="none" w:sz="0" w:space="0" w:color="auto"/>
        <w:left w:val="none" w:sz="0" w:space="0" w:color="auto"/>
        <w:bottom w:val="none" w:sz="0" w:space="0" w:color="auto"/>
        <w:right w:val="none" w:sz="0" w:space="0" w:color="auto"/>
      </w:divBdr>
      <w:divsChild>
        <w:div w:id="318384295">
          <w:marLeft w:val="1166"/>
          <w:marRight w:val="0"/>
          <w:marTop w:val="86"/>
          <w:marBottom w:val="0"/>
          <w:divBdr>
            <w:top w:val="none" w:sz="0" w:space="0" w:color="auto"/>
            <w:left w:val="none" w:sz="0" w:space="0" w:color="auto"/>
            <w:bottom w:val="none" w:sz="0" w:space="0" w:color="auto"/>
            <w:right w:val="none" w:sz="0" w:space="0" w:color="auto"/>
          </w:divBdr>
        </w:div>
        <w:div w:id="332492289">
          <w:marLeft w:val="547"/>
          <w:marRight w:val="0"/>
          <w:marTop w:val="96"/>
          <w:marBottom w:val="0"/>
          <w:divBdr>
            <w:top w:val="none" w:sz="0" w:space="0" w:color="auto"/>
            <w:left w:val="none" w:sz="0" w:space="0" w:color="auto"/>
            <w:bottom w:val="none" w:sz="0" w:space="0" w:color="auto"/>
            <w:right w:val="none" w:sz="0" w:space="0" w:color="auto"/>
          </w:divBdr>
        </w:div>
        <w:div w:id="660037621">
          <w:marLeft w:val="1166"/>
          <w:marRight w:val="0"/>
          <w:marTop w:val="77"/>
          <w:marBottom w:val="0"/>
          <w:divBdr>
            <w:top w:val="none" w:sz="0" w:space="0" w:color="auto"/>
            <w:left w:val="none" w:sz="0" w:space="0" w:color="auto"/>
            <w:bottom w:val="none" w:sz="0" w:space="0" w:color="auto"/>
            <w:right w:val="none" w:sz="0" w:space="0" w:color="auto"/>
          </w:divBdr>
        </w:div>
        <w:div w:id="727260790">
          <w:marLeft w:val="1166"/>
          <w:marRight w:val="0"/>
          <w:marTop w:val="77"/>
          <w:marBottom w:val="0"/>
          <w:divBdr>
            <w:top w:val="none" w:sz="0" w:space="0" w:color="auto"/>
            <w:left w:val="none" w:sz="0" w:space="0" w:color="auto"/>
            <w:bottom w:val="none" w:sz="0" w:space="0" w:color="auto"/>
            <w:right w:val="none" w:sz="0" w:space="0" w:color="auto"/>
          </w:divBdr>
        </w:div>
        <w:div w:id="748773978">
          <w:marLeft w:val="547"/>
          <w:marRight w:val="0"/>
          <w:marTop w:val="96"/>
          <w:marBottom w:val="0"/>
          <w:divBdr>
            <w:top w:val="none" w:sz="0" w:space="0" w:color="auto"/>
            <w:left w:val="none" w:sz="0" w:space="0" w:color="auto"/>
            <w:bottom w:val="none" w:sz="0" w:space="0" w:color="auto"/>
            <w:right w:val="none" w:sz="0" w:space="0" w:color="auto"/>
          </w:divBdr>
        </w:div>
        <w:div w:id="897786704">
          <w:marLeft w:val="547"/>
          <w:marRight w:val="0"/>
          <w:marTop w:val="96"/>
          <w:marBottom w:val="0"/>
          <w:divBdr>
            <w:top w:val="none" w:sz="0" w:space="0" w:color="auto"/>
            <w:left w:val="none" w:sz="0" w:space="0" w:color="auto"/>
            <w:bottom w:val="none" w:sz="0" w:space="0" w:color="auto"/>
            <w:right w:val="none" w:sz="0" w:space="0" w:color="auto"/>
          </w:divBdr>
        </w:div>
        <w:div w:id="1589726605">
          <w:marLeft w:val="1166"/>
          <w:marRight w:val="0"/>
          <w:marTop w:val="86"/>
          <w:marBottom w:val="0"/>
          <w:divBdr>
            <w:top w:val="none" w:sz="0" w:space="0" w:color="auto"/>
            <w:left w:val="none" w:sz="0" w:space="0" w:color="auto"/>
            <w:bottom w:val="none" w:sz="0" w:space="0" w:color="auto"/>
            <w:right w:val="none" w:sz="0" w:space="0" w:color="auto"/>
          </w:divBdr>
        </w:div>
        <w:div w:id="1890720753">
          <w:marLeft w:val="1166"/>
          <w:marRight w:val="0"/>
          <w:marTop w:val="77"/>
          <w:marBottom w:val="0"/>
          <w:divBdr>
            <w:top w:val="none" w:sz="0" w:space="0" w:color="auto"/>
            <w:left w:val="none" w:sz="0" w:space="0" w:color="auto"/>
            <w:bottom w:val="none" w:sz="0" w:space="0" w:color="auto"/>
            <w:right w:val="none" w:sz="0" w:space="0" w:color="auto"/>
          </w:divBdr>
        </w:div>
      </w:divsChild>
    </w:div>
    <w:div w:id="150760741">
      <w:bodyDiv w:val="1"/>
      <w:marLeft w:val="0"/>
      <w:marRight w:val="0"/>
      <w:marTop w:val="0"/>
      <w:marBottom w:val="0"/>
      <w:divBdr>
        <w:top w:val="none" w:sz="0" w:space="0" w:color="auto"/>
        <w:left w:val="none" w:sz="0" w:space="0" w:color="auto"/>
        <w:bottom w:val="none" w:sz="0" w:space="0" w:color="auto"/>
        <w:right w:val="none" w:sz="0" w:space="0" w:color="auto"/>
      </w:divBdr>
    </w:div>
    <w:div w:id="151600347">
      <w:bodyDiv w:val="1"/>
      <w:marLeft w:val="0"/>
      <w:marRight w:val="0"/>
      <w:marTop w:val="0"/>
      <w:marBottom w:val="0"/>
      <w:divBdr>
        <w:top w:val="none" w:sz="0" w:space="0" w:color="auto"/>
        <w:left w:val="none" w:sz="0" w:space="0" w:color="auto"/>
        <w:bottom w:val="none" w:sz="0" w:space="0" w:color="auto"/>
        <w:right w:val="none" w:sz="0" w:space="0" w:color="auto"/>
      </w:divBdr>
    </w:div>
    <w:div w:id="151604392">
      <w:bodyDiv w:val="1"/>
      <w:marLeft w:val="0"/>
      <w:marRight w:val="0"/>
      <w:marTop w:val="0"/>
      <w:marBottom w:val="0"/>
      <w:divBdr>
        <w:top w:val="none" w:sz="0" w:space="0" w:color="auto"/>
        <w:left w:val="none" w:sz="0" w:space="0" w:color="auto"/>
        <w:bottom w:val="none" w:sz="0" w:space="0" w:color="auto"/>
        <w:right w:val="none" w:sz="0" w:space="0" w:color="auto"/>
      </w:divBdr>
    </w:div>
    <w:div w:id="152381210">
      <w:bodyDiv w:val="1"/>
      <w:marLeft w:val="0"/>
      <w:marRight w:val="0"/>
      <w:marTop w:val="0"/>
      <w:marBottom w:val="0"/>
      <w:divBdr>
        <w:top w:val="none" w:sz="0" w:space="0" w:color="auto"/>
        <w:left w:val="none" w:sz="0" w:space="0" w:color="auto"/>
        <w:bottom w:val="none" w:sz="0" w:space="0" w:color="auto"/>
        <w:right w:val="none" w:sz="0" w:space="0" w:color="auto"/>
      </w:divBdr>
      <w:divsChild>
        <w:div w:id="79524598">
          <w:marLeft w:val="547"/>
          <w:marRight w:val="0"/>
          <w:marTop w:val="144"/>
          <w:marBottom w:val="0"/>
          <w:divBdr>
            <w:top w:val="none" w:sz="0" w:space="0" w:color="auto"/>
            <w:left w:val="none" w:sz="0" w:space="0" w:color="auto"/>
            <w:bottom w:val="none" w:sz="0" w:space="0" w:color="auto"/>
            <w:right w:val="none" w:sz="0" w:space="0" w:color="auto"/>
          </w:divBdr>
        </w:div>
        <w:div w:id="366418153">
          <w:marLeft w:val="547"/>
          <w:marRight w:val="0"/>
          <w:marTop w:val="144"/>
          <w:marBottom w:val="0"/>
          <w:divBdr>
            <w:top w:val="none" w:sz="0" w:space="0" w:color="auto"/>
            <w:left w:val="none" w:sz="0" w:space="0" w:color="auto"/>
            <w:bottom w:val="none" w:sz="0" w:space="0" w:color="auto"/>
            <w:right w:val="none" w:sz="0" w:space="0" w:color="auto"/>
          </w:divBdr>
        </w:div>
        <w:div w:id="423108448">
          <w:marLeft w:val="1166"/>
          <w:marRight w:val="0"/>
          <w:marTop w:val="125"/>
          <w:marBottom w:val="0"/>
          <w:divBdr>
            <w:top w:val="none" w:sz="0" w:space="0" w:color="auto"/>
            <w:left w:val="none" w:sz="0" w:space="0" w:color="auto"/>
            <w:bottom w:val="none" w:sz="0" w:space="0" w:color="auto"/>
            <w:right w:val="none" w:sz="0" w:space="0" w:color="auto"/>
          </w:divBdr>
        </w:div>
        <w:div w:id="675112095">
          <w:marLeft w:val="1166"/>
          <w:marRight w:val="0"/>
          <w:marTop w:val="125"/>
          <w:marBottom w:val="0"/>
          <w:divBdr>
            <w:top w:val="none" w:sz="0" w:space="0" w:color="auto"/>
            <w:left w:val="none" w:sz="0" w:space="0" w:color="auto"/>
            <w:bottom w:val="none" w:sz="0" w:space="0" w:color="auto"/>
            <w:right w:val="none" w:sz="0" w:space="0" w:color="auto"/>
          </w:divBdr>
        </w:div>
        <w:div w:id="1407533281">
          <w:marLeft w:val="547"/>
          <w:marRight w:val="0"/>
          <w:marTop w:val="144"/>
          <w:marBottom w:val="0"/>
          <w:divBdr>
            <w:top w:val="none" w:sz="0" w:space="0" w:color="auto"/>
            <w:left w:val="none" w:sz="0" w:space="0" w:color="auto"/>
            <w:bottom w:val="none" w:sz="0" w:space="0" w:color="auto"/>
            <w:right w:val="none" w:sz="0" w:space="0" w:color="auto"/>
          </w:divBdr>
        </w:div>
      </w:divsChild>
    </w:div>
    <w:div w:id="153648230">
      <w:bodyDiv w:val="1"/>
      <w:marLeft w:val="0"/>
      <w:marRight w:val="0"/>
      <w:marTop w:val="0"/>
      <w:marBottom w:val="0"/>
      <w:divBdr>
        <w:top w:val="none" w:sz="0" w:space="0" w:color="auto"/>
        <w:left w:val="none" w:sz="0" w:space="0" w:color="auto"/>
        <w:bottom w:val="none" w:sz="0" w:space="0" w:color="auto"/>
        <w:right w:val="none" w:sz="0" w:space="0" w:color="auto"/>
      </w:divBdr>
      <w:divsChild>
        <w:div w:id="514881638">
          <w:marLeft w:val="547"/>
          <w:marRight w:val="0"/>
          <w:marTop w:val="115"/>
          <w:marBottom w:val="0"/>
          <w:divBdr>
            <w:top w:val="none" w:sz="0" w:space="0" w:color="auto"/>
            <w:left w:val="none" w:sz="0" w:space="0" w:color="auto"/>
            <w:bottom w:val="none" w:sz="0" w:space="0" w:color="auto"/>
            <w:right w:val="none" w:sz="0" w:space="0" w:color="auto"/>
          </w:divBdr>
        </w:div>
        <w:div w:id="521821447">
          <w:marLeft w:val="1166"/>
          <w:marRight w:val="0"/>
          <w:marTop w:val="96"/>
          <w:marBottom w:val="0"/>
          <w:divBdr>
            <w:top w:val="none" w:sz="0" w:space="0" w:color="auto"/>
            <w:left w:val="none" w:sz="0" w:space="0" w:color="auto"/>
            <w:bottom w:val="none" w:sz="0" w:space="0" w:color="auto"/>
            <w:right w:val="none" w:sz="0" w:space="0" w:color="auto"/>
          </w:divBdr>
        </w:div>
      </w:divsChild>
    </w:div>
    <w:div w:id="153953231">
      <w:bodyDiv w:val="1"/>
      <w:marLeft w:val="0"/>
      <w:marRight w:val="0"/>
      <w:marTop w:val="0"/>
      <w:marBottom w:val="0"/>
      <w:divBdr>
        <w:top w:val="none" w:sz="0" w:space="0" w:color="auto"/>
        <w:left w:val="none" w:sz="0" w:space="0" w:color="auto"/>
        <w:bottom w:val="none" w:sz="0" w:space="0" w:color="auto"/>
        <w:right w:val="none" w:sz="0" w:space="0" w:color="auto"/>
      </w:divBdr>
    </w:div>
    <w:div w:id="154224340">
      <w:bodyDiv w:val="1"/>
      <w:marLeft w:val="0"/>
      <w:marRight w:val="0"/>
      <w:marTop w:val="0"/>
      <w:marBottom w:val="0"/>
      <w:divBdr>
        <w:top w:val="none" w:sz="0" w:space="0" w:color="auto"/>
        <w:left w:val="none" w:sz="0" w:space="0" w:color="auto"/>
        <w:bottom w:val="none" w:sz="0" w:space="0" w:color="auto"/>
        <w:right w:val="none" w:sz="0" w:space="0" w:color="auto"/>
      </w:divBdr>
    </w:div>
    <w:div w:id="154535032">
      <w:bodyDiv w:val="1"/>
      <w:marLeft w:val="0"/>
      <w:marRight w:val="0"/>
      <w:marTop w:val="0"/>
      <w:marBottom w:val="0"/>
      <w:divBdr>
        <w:top w:val="none" w:sz="0" w:space="0" w:color="auto"/>
        <w:left w:val="none" w:sz="0" w:space="0" w:color="auto"/>
        <w:bottom w:val="none" w:sz="0" w:space="0" w:color="auto"/>
        <w:right w:val="none" w:sz="0" w:space="0" w:color="auto"/>
      </w:divBdr>
      <w:divsChild>
        <w:div w:id="359624682">
          <w:marLeft w:val="547"/>
          <w:marRight w:val="0"/>
          <w:marTop w:val="134"/>
          <w:marBottom w:val="0"/>
          <w:divBdr>
            <w:top w:val="none" w:sz="0" w:space="0" w:color="auto"/>
            <w:left w:val="none" w:sz="0" w:space="0" w:color="auto"/>
            <w:bottom w:val="none" w:sz="0" w:space="0" w:color="auto"/>
            <w:right w:val="none" w:sz="0" w:space="0" w:color="auto"/>
          </w:divBdr>
        </w:div>
        <w:div w:id="579750247">
          <w:marLeft w:val="1166"/>
          <w:marRight w:val="0"/>
          <w:marTop w:val="115"/>
          <w:marBottom w:val="0"/>
          <w:divBdr>
            <w:top w:val="none" w:sz="0" w:space="0" w:color="auto"/>
            <w:left w:val="none" w:sz="0" w:space="0" w:color="auto"/>
            <w:bottom w:val="none" w:sz="0" w:space="0" w:color="auto"/>
            <w:right w:val="none" w:sz="0" w:space="0" w:color="auto"/>
          </w:divBdr>
        </w:div>
        <w:div w:id="1436973401">
          <w:marLeft w:val="1800"/>
          <w:marRight w:val="0"/>
          <w:marTop w:val="96"/>
          <w:marBottom w:val="0"/>
          <w:divBdr>
            <w:top w:val="none" w:sz="0" w:space="0" w:color="auto"/>
            <w:left w:val="none" w:sz="0" w:space="0" w:color="auto"/>
            <w:bottom w:val="none" w:sz="0" w:space="0" w:color="auto"/>
            <w:right w:val="none" w:sz="0" w:space="0" w:color="auto"/>
          </w:divBdr>
        </w:div>
      </w:divsChild>
    </w:div>
    <w:div w:id="154536209">
      <w:bodyDiv w:val="1"/>
      <w:marLeft w:val="0"/>
      <w:marRight w:val="0"/>
      <w:marTop w:val="0"/>
      <w:marBottom w:val="0"/>
      <w:divBdr>
        <w:top w:val="none" w:sz="0" w:space="0" w:color="auto"/>
        <w:left w:val="none" w:sz="0" w:space="0" w:color="auto"/>
        <w:bottom w:val="none" w:sz="0" w:space="0" w:color="auto"/>
        <w:right w:val="none" w:sz="0" w:space="0" w:color="auto"/>
      </w:divBdr>
    </w:div>
    <w:div w:id="154809045">
      <w:bodyDiv w:val="1"/>
      <w:marLeft w:val="0"/>
      <w:marRight w:val="0"/>
      <w:marTop w:val="0"/>
      <w:marBottom w:val="0"/>
      <w:divBdr>
        <w:top w:val="none" w:sz="0" w:space="0" w:color="auto"/>
        <w:left w:val="none" w:sz="0" w:space="0" w:color="auto"/>
        <w:bottom w:val="none" w:sz="0" w:space="0" w:color="auto"/>
        <w:right w:val="none" w:sz="0" w:space="0" w:color="auto"/>
      </w:divBdr>
    </w:div>
    <w:div w:id="156582256">
      <w:bodyDiv w:val="1"/>
      <w:marLeft w:val="0"/>
      <w:marRight w:val="0"/>
      <w:marTop w:val="0"/>
      <w:marBottom w:val="0"/>
      <w:divBdr>
        <w:top w:val="none" w:sz="0" w:space="0" w:color="auto"/>
        <w:left w:val="none" w:sz="0" w:space="0" w:color="auto"/>
        <w:bottom w:val="none" w:sz="0" w:space="0" w:color="auto"/>
        <w:right w:val="none" w:sz="0" w:space="0" w:color="auto"/>
      </w:divBdr>
      <w:divsChild>
        <w:div w:id="650794547">
          <w:marLeft w:val="1440"/>
          <w:marRight w:val="0"/>
          <w:marTop w:val="120"/>
          <w:marBottom w:val="120"/>
          <w:divBdr>
            <w:top w:val="none" w:sz="0" w:space="0" w:color="auto"/>
            <w:left w:val="none" w:sz="0" w:space="0" w:color="auto"/>
            <w:bottom w:val="none" w:sz="0" w:space="0" w:color="auto"/>
            <w:right w:val="none" w:sz="0" w:space="0" w:color="auto"/>
          </w:divBdr>
        </w:div>
        <w:div w:id="1275210837">
          <w:marLeft w:val="720"/>
          <w:marRight w:val="0"/>
          <w:marTop w:val="120"/>
          <w:marBottom w:val="120"/>
          <w:divBdr>
            <w:top w:val="none" w:sz="0" w:space="0" w:color="auto"/>
            <w:left w:val="none" w:sz="0" w:space="0" w:color="auto"/>
            <w:bottom w:val="none" w:sz="0" w:space="0" w:color="auto"/>
            <w:right w:val="none" w:sz="0" w:space="0" w:color="auto"/>
          </w:divBdr>
        </w:div>
      </w:divsChild>
    </w:div>
    <w:div w:id="159122275">
      <w:bodyDiv w:val="1"/>
      <w:marLeft w:val="0"/>
      <w:marRight w:val="0"/>
      <w:marTop w:val="0"/>
      <w:marBottom w:val="0"/>
      <w:divBdr>
        <w:top w:val="none" w:sz="0" w:space="0" w:color="auto"/>
        <w:left w:val="none" w:sz="0" w:space="0" w:color="auto"/>
        <w:bottom w:val="none" w:sz="0" w:space="0" w:color="auto"/>
        <w:right w:val="none" w:sz="0" w:space="0" w:color="auto"/>
      </w:divBdr>
    </w:div>
    <w:div w:id="159738332">
      <w:bodyDiv w:val="1"/>
      <w:marLeft w:val="0"/>
      <w:marRight w:val="0"/>
      <w:marTop w:val="0"/>
      <w:marBottom w:val="0"/>
      <w:divBdr>
        <w:top w:val="none" w:sz="0" w:space="0" w:color="auto"/>
        <w:left w:val="none" w:sz="0" w:space="0" w:color="auto"/>
        <w:bottom w:val="none" w:sz="0" w:space="0" w:color="auto"/>
        <w:right w:val="none" w:sz="0" w:space="0" w:color="auto"/>
      </w:divBdr>
    </w:div>
    <w:div w:id="160894478">
      <w:bodyDiv w:val="1"/>
      <w:marLeft w:val="0"/>
      <w:marRight w:val="0"/>
      <w:marTop w:val="0"/>
      <w:marBottom w:val="0"/>
      <w:divBdr>
        <w:top w:val="none" w:sz="0" w:space="0" w:color="auto"/>
        <w:left w:val="none" w:sz="0" w:space="0" w:color="auto"/>
        <w:bottom w:val="none" w:sz="0" w:space="0" w:color="auto"/>
        <w:right w:val="none" w:sz="0" w:space="0" w:color="auto"/>
      </w:divBdr>
      <w:divsChild>
        <w:div w:id="439764273">
          <w:marLeft w:val="547"/>
          <w:marRight w:val="0"/>
          <w:marTop w:val="130"/>
          <w:marBottom w:val="0"/>
          <w:divBdr>
            <w:top w:val="none" w:sz="0" w:space="0" w:color="auto"/>
            <w:left w:val="none" w:sz="0" w:space="0" w:color="auto"/>
            <w:bottom w:val="none" w:sz="0" w:space="0" w:color="auto"/>
            <w:right w:val="none" w:sz="0" w:space="0" w:color="auto"/>
          </w:divBdr>
        </w:div>
        <w:div w:id="1198156157">
          <w:marLeft w:val="547"/>
          <w:marRight w:val="0"/>
          <w:marTop w:val="130"/>
          <w:marBottom w:val="0"/>
          <w:divBdr>
            <w:top w:val="none" w:sz="0" w:space="0" w:color="auto"/>
            <w:left w:val="none" w:sz="0" w:space="0" w:color="auto"/>
            <w:bottom w:val="none" w:sz="0" w:space="0" w:color="auto"/>
            <w:right w:val="none" w:sz="0" w:space="0" w:color="auto"/>
          </w:divBdr>
        </w:div>
        <w:div w:id="1534225437">
          <w:marLeft w:val="1800"/>
          <w:marRight w:val="0"/>
          <w:marTop w:val="96"/>
          <w:marBottom w:val="0"/>
          <w:divBdr>
            <w:top w:val="none" w:sz="0" w:space="0" w:color="auto"/>
            <w:left w:val="none" w:sz="0" w:space="0" w:color="auto"/>
            <w:bottom w:val="none" w:sz="0" w:space="0" w:color="auto"/>
            <w:right w:val="none" w:sz="0" w:space="0" w:color="auto"/>
          </w:divBdr>
        </w:div>
        <w:div w:id="1672370684">
          <w:marLeft w:val="1800"/>
          <w:marRight w:val="0"/>
          <w:marTop w:val="96"/>
          <w:marBottom w:val="0"/>
          <w:divBdr>
            <w:top w:val="none" w:sz="0" w:space="0" w:color="auto"/>
            <w:left w:val="none" w:sz="0" w:space="0" w:color="auto"/>
            <w:bottom w:val="none" w:sz="0" w:space="0" w:color="auto"/>
            <w:right w:val="none" w:sz="0" w:space="0" w:color="auto"/>
          </w:divBdr>
        </w:div>
        <w:div w:id="1923442358">
          <w:marLeft w:val="1166"/>
          <w:marRight w:val="0"/>
          <w:marTop w:val="115"/>
          <w:marBottom w:val="0"/>
          <w:divBdr>
            <w:top w:val="none" w:sz="0" w:space="0" w:color="auto"/>
            <w:left w:val="none" w:sz="0" w:space="0" w:color="auto"/>
            <w:bottom w:val="none" w:sz="0" w:space="0" w:color="auto"/>
            <w:right w:val="none" w:sz="0" w:space="0" w:color="auto"/>
          </w:divBdr>
        </w:div>
        <w:div w:id="1935672382">
          <w:marLeft w:val="1166"/>
          <w:marRight w:val="0"/>
          <w:marTop w:val="115"/>
          <w:marBottom w:val="0"/>
          <w:divBdr>
            <w:top w:val="none" w:sz="0" w:space="0" w:color="auto"/>
            <w:left w:val="none" w:sz="0" w:space="0" w:color="auto"/>
            <w:bottom w:val="none" w:sz="0" w:space="0" w:color="auto"/>
            <w:right w:val="none" w:sz="0" w:space="0" w:color="auto"/>
          </w:divBdr>
        </w:div>
      </w:divsChild>
    </w:div>
    <w:div w:id="161163902">
      <w:bodyDiv w:val="1"/>
      <w:marLeft w:val="0"/>
      <w:marRight w:val="0"/>
      <w:marTop w:val="0"/>
      <w:marBottom w:val="0"/>
      <w:divBdr>
        <w:top w:val="none" w:sz="0" w:space="0" w:color="auto"/>
        <w:left w:val="none" w:sz="0" w:space="0" w:color="auto"/>
        <w:bottom w:val="none" w:sz="0" w:space="0" w:color="auto"/>
        <w:right w:val="none" w:sz="0" w:space="0" w:color="auto"/>
      </w:divBdr>
      <w:divsChild>
        <w:div w:id="200480906">
          <w:marLeft w:val="1800"/>
          <w:marRight w:val="0"/>
          <w:marTop w:val="120"/>
          <w:marBottom w:val="60"/>
          <w:divBdr>
            <w:top w:val="none" w:sz="0" w:space="0" w:color="auto"/>
            <w:left w:val="none" w:sz="0" w:space="0" w:color="auto"/>
            <w:bottom w:val="none" w:sz="0" w:space="0" w:color="auto"/>
            <w:right w:val="none" w:sz="0" w:space="0" w:color="auto"/>
          </w:divBdr>
        </w:div>
        <w:div w:id="263921507">
          <w:marLeft w:val="1166"/>
          <w:marRight w:val="0"/>
          <w:marTop w:val="120"/>
          <w:marBottom w:val="60"/>
          <w:divBdr>
            <w:top w:val="none" w:sz="0" w:space="0" w:color="auto"/>
            <w:left w:val="none" w:sz="0" w:space="0" w:color="auto"/>
            <w:bottom w:val="none" w:sz="0" w:space="0" w:color="auto"/>
            <w:right w:val="none" w:sz="0" w:space="0" w:color="auto"/>
          </w:divBdr>
        </w:div>
        <w:div w:id="362676315">
          <w:marLeft w:val="547"/>
          <w:marRight w:val="0"/>
          <w:marTop w:val="120"/>
          <w:marBottom w:val="60"/>
          <w:divBdr>
            <w:top w:val="none" w:sz="0" w:space="0" w:color="auto"/>
            <w:left w:val="none" w:sz="0" w:space="0" w:color="auto"/>
            <w:bottom w:val="none" w:sz="0" w:space="0" w:color="auto"/>
            <w:right w:val="none" w:sz="0" w:space="0" w:color="auto"/>
          </w:divBdr>
        </w:div>
        <w:div w:id="1095785205">
          <w:marLeft w:val="1800"/>
          <w:marRight w:val="0"/>
          <w:marTop w:val="120"/>
          <w:marBottom w:val="60"/>
          <w:divBdr>
            <w:top w:val="none" w:sz="0" w:space="0" w:color="auto"/>
            <w:left w:val="none" w:sz="0" w:space="0" w:color="auto"/>
            <w:bottom w:val="none" w:sz="0" w:space="0" w:color="auto"/>
            <w:right w:val="none" w:sz="0" w:space="0" w:color="auto"/>
          </w:divBdr>
        </w:div>
        <w:div w:id="1172985395">
          <w:marLeft w:val="1800"/>
          <w:marRight w:val="0"/>
          <w:marTop w:val="120"/>
          <w:marBottom w:val="60"/>
          <w:divBdr>
            <w:top w:val="none" w:sz="0" w:space="0" w:color="auto"/>
            <w:left w:val="none" w:sz="0" w:space="0" w:color="auto"/>
            <w:bottom w:val="none" w:sz="0" w:space="0" w:color="auto"/>
            <w:right w:val="none" w:sz="0" w:space="0" w:color="auto"/>
          </w:divBdr>
        </w:div>
      </w:divsChild>
    </w:div>
    <w:div w:id="161506935">
      <w:bodyDiv w:val="1"/>
      <w:marLeft w:val="0"/>
      <w:marRight w:val="0"/>
      <w:marTop w:val="0"/>
      <w:marBottom w:val="0"/>
      <w:divBdr>
        <w:top w:val="none" w:sz="0" w:space="0" w:color="auto"/>
        <w:left w:val="none" w:sz="0" w:space="0" w:color="auto"/>
        <w:bottom w:val="none" w:sz="0" w:space="0" w:color="auto"/>
        <w:right w:val="none" w:sz="0" w:space="0" w:color="auto"/>
      </w:divBdr>
    </w:div>
    <w:div w:id="161623430">
      <w:bodyDiv w:val="1"/>
      <w:marLeft w:val="0"/>
      <w:marRight w:val="0"/>
      <w:marTop w:val="0"/>
      <w:marBottom w:val="0"/>
      <w:divBdr>
        <w:top w:val="none" w:sz="0" w:space="0" w:color="auto"/>
        <w:left w:val="none" w:sz="0" w:space="0" w:color="auto"/>
        <w:bottom w:val="none" w:sz="0" w:space="0" w:color="auto"/>
        <w:right w:val="none" w:sz="0" w:space="0" w:color="auto"/>
      </w:divBdr>
    </w:div>
    <w:div w:id="161824541">
      <w:bodyDiv w:val="1"/>
      <w:marLeft w:val="0"/>
      <w:marRight w:val="0"/>
      <w:marTop w:val="0"/>
      <w:marBottom w:val="0"/>
      <w:divBdr>
        <w:top w:val="none" w:sz="0" w:space="0" w:color="auto"/>
        <w:left w:val="none" w:sz="0" w:space="0" w:color="auto"/>
        <w:bottom w:val="none" w:sz="0" w:space="0" w:color="auto"/>
        <w:right w:val="none" w:sz="0" w:space="0" w:color="auto"/>
      </w:divBdr>
    </w:div>
    <w:div w:id="162399057">
      <w:bodyDiv w:val="1"/>
      <w:marLeft w:val="0"/>
      <w:marRight w:val="0"/>
      <w:marTop w:val="0"/>
      <w:marBottom w:val="0"/>
      <w:divBdr>
        <w:top w:val="none" w:sz="0" w:space="0" w:color="auto"/>
        <w:left w:val="none" w:sz="0" w:space="0" w:color="auto"/>
        <w:bottom w:val="none" w:sz="0" w:space="0" w:color="auto"/>
        <w:right w:val="none" w:sz="0" w:space="0" w:color="auto"/>
      </w:divBdr>
    </w:div>
    <w:div w:id="162666859">
      <w:bodyDiv w:val="1"/>
      <w:marLeft w:val="0"/>
      <w:marRight w:val="0"/>
      <w:marTop w:val="0"/>
      <w:marBottom w:val="0"/>
      <w:divBdr>
        <w:top w:val="none" w:sz="0" w:space="0" w:color="auto"/>
        <w:left w:val="none" w:sz="0" w:space="0" w:color="auto"/>
        <w:bottom w:val="none" w:sz="0" w:space="0" w:color="auto"/>
        <w:right w:val="none" w:sz="0" w:space="0" w:color="auto"/>
      </w:divBdr>
      <w:divsChild>
        <w:div w:id="396782751">
          <w:marLeft w:val="547"/>
          <w:marRight w:val="0"/>
          <w:marTop w:val="154"/>
          <w:marBottom w:val="0"/>
          <w:divBdr>
            <w:top w:val="none" w:sz="0" w:space="0" w:color="auto"/>
            <w:left w:val="none" w:sz="0" w:space="0" w:color="auto"/>
            <w:bottom w:val="none" w:sz="0" w:space="0" w:color="auto"/>
            <w:right w:val="none" w:sz="0" w:space="0" w:color="auto"/>
          </w:divBdr>
        </w:div>
        <w:div w:id="1295255478">
          <w:marLeft w:val="547"/>
          <w:marRight w:val="0"/>
          <w:marTop w:val="154"/>
          <w:marBottom w:val="0"/>
          <w:divBdr>
            <w:top w:val="none" w:sz="0" w:space="0" w:color="auto"/>
            <w:left w:val="none" w:sz="0" w:space="0" w:color="auto"/>
            <w:bottom w:val="none" w:sz="0" w:space="0" w:color="auto"/>
            <w:right w:val="none" w:sz="0" w:space="0" w:color="auto"/>
          </w:divBdr>
        </w:div>
        <w:div w:id="1439980941">
          <w:marLeft w:val="1166"/>
          <w:marRight w:val="0"/>
          <w:marTop w:val="134"/>
          <w:marBottom w:val="0"/>
          <w:divBdr>
            <w:top w:val="none" w:sz="0" w:space="0" w:color="auto"/>
            <w:left w:val="none" w:sz="0" w:space="0" w:color="auto"/>
            <w:bottom w:val="none" w:sz="0" w:space="0" w:color="auto"/>
            <w:right w:val="none" w:sz="0" w:space="0" w:color="auto"/>
          </w:divBdr>
        </w:div>
        <w:div w:id="1513228026">
          <w:marLeft w:val="1166"/>
          <w:marRight w:val="0"/>
          <w:marTop w:val="134"/>
          <w:marBottom w:val="0"/>
          <w:divBdr>
            <w:top w:val="none" w:sz="0" w:space="0" w:color="auto"/>
            <w:left w:val="none" w:sz="0" w:space="0" w:color="auto"/>
            <w:bottom w:val="none" w:sz="0" w:space="0" w:color="auto"/>
            <w:right w:val="none" w:sz="0" w:space="0" w:color="auto"/>
          </w:divBdr>
        </w:div>
      </w:divsChild>
    </w:div>
    <w:div w:id="162669742">
      <w:bodyDiv w:val="1"/>
      <w:marLeft w:val="0"/>
      <w:marRight w:val="0"/>
      <w:marTop w:val="0"/>
      <w:marBottom w:val="0"/>
      <w:divBdr>
        <w:top w:val="none" w:sz="0" w:space="0" w:color="auto"/>
        <w:left w:val="none" w:sz="0" w:space="0" w:color="auto"/>
        <w:bottom w:val="none" w:sz="0" w:space="0" w:color="auto"/>
        <w:right w:val="none" w:sz="0" w:space="0" w:color="auto"/>
      </w:divBdr>
    </w:div>
    <w:div w:id="163788807">
      <w:bodyDiv w:val="1"/>
      <w:marLeft w:val="0"/>
      <w:marRight w:val="0"/>
      <w:marTop w:val="0"/>
      <w:marBottom w:val="0"/>
      <w:divBdr>
        <w:top w:val="none" w:sz="0" w:space="0" w:color="auto"/>
        <w:left w:val="none" w:sz="0" w:space="0" w:color="auto"/>
        <w:bottom w:val="none" w:sz="0" w:space="0" w:color="auto"/>
        <w:right w:val="none" w:sz="0" w:space="0" w:color="auto"/>
      </w:divBdr>
    </w:div>
    <w:div w:id="165636983">
      <w:bodyDiv w:val="1"/>
      <w:marLeft w:val="0"/>
      <w:marRight w:val="0"/>
      <w:marTop w:val="0"/>
      <w:marBottom w:val="0"/>
      <w:divBdr>
        <w:top w:val="none" w:sz="0" w:space="0" w:color="auto"/>
        <w:left w:val="none" w:sz="0" w:space="0" w:color="auto"/>
        <w:bottom w:val="none" w:sz="0" w:space="0" w:color="auto"/>
        <w:right w:val="none" w:sz="0" w:space="0" w:color="auto"/>
      </w:divBdr>
      <w:divsChild>
        <w:div w:id="1409614495">
          <w:marLeft w:val="0"/>
          <w:marRight w:val="0"/>
          <w:marTop w:val="0"/>
          <w:marBottom w:val="0"/>
          <w:divBdr>
            <w:top w:val="none" w:sz="0" w:space="0" w:color="auto"/>
            <w:left w:val="none" w:sz="0" w:space="0" w:color="auto"/>
            <w:bottom w:val="none" w:sz="0" w:space="0" w:color="auto"/>
            <w:right w:val="none" w:sz="0" w:space="0" w:color="auto"/>
          </w:divBdr>
          <w:divsChild>
            <w:div w:id="233129169">
              <w:marLeft w:val="0"/>
              <w:marRight w:val="0"/>
              <w:marTop w:val="0"/>
              <w:marBottom w:val="0"/>
              <w:divBdr>
                <w:top w:val="none" w:sz="0" w:space="0" w:color="auto"/>
                <w:left w:val="none" w:sz="0" w:space="0" w:color="auto"/>
                <w:bottom w:val="none" w:sz="0" w:space="0" w:color="auto"/>
                <w:right w:val="none" w:sz="0" w:space="0" w:color="auto"/>
              </w:divBdr>
            </w:div>
            <w:div w:id="312873057">
              <w:marLeft w:val="0"/>
              <w:marRight w:val="0"/>
              <w:marTop w:val="0"/>
              <w:marBottom w:val="0"/>
              <w:divBdr>
                <w:top w:val="none" w:sz="0" w:space="0" w:color="auto"/>
                <w:left w:val="none" w:sz="0" w:space="0" w:color="auto"/>
                <w:bottom w:val="none" w:sz="0" w:space="0" w:color="auto"/>
                <w:right w:val="none" w:sz="0" w:space="0" w:color="auto"/>
              </w:divBdr>
            </w:div>
            <w:div w:id="1551383460">
              <w:marLeft w:val="0"/>
              <w:marRight w:val="0"/>
              <w:marTop w:val="0"/>
              <w:marBottom w:val="0"/>
              <w:divBdr>
                <w:top w:val="none" w:sz="0" w:space="0" w:color="auto"/>
                <w:left w:val="none" w:sz="0" w:space="0" w:color="auto"/>
                <w:bottom w:val="none" w:sz="0" w:space="0" w:color="auto"/>
                <w:right w:val="none" w:sz="0" w:space="0" w:color="auto"/>
              </w:divBdr>
            </w:div>
            <w:div w:id="191411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3105">
      <w:bodyDiv w:val="1"/>
      <w:marLeft w:val="0"/>
      <w:marRight w:val="0"/>
      <w:marTop w:val="0"/>
      <w:marBottom w:val="0"/>
      <w:divBdr>
        <w:top w:val="none" w:sz="0" w:space="0" w:color="auto"/>
        <w:left w:val="none" w:sz="0" w:space="0" w:color="auto"/>
        <w:bottom w:val="none" w:sz="0" w:space="0" w:color="auto"/>
        <w:right w:val="none" w:sz="0" w:space="0" w:color="auto"/>
      </w:divBdr>
    </w:div>
    <w:div w:id="167140755">
      <w:bodyDiv w:val="1"/>
      <w:marLeft w:val="0"/>
      <w:marRight w:val="0"/>
      <w:marTop w:val="0"/>
      <w:marBottom w:val="0"/>
      <w:divBdr>
        <w:top w:val="none" w:sz="0" w:space="0" w:color="auto"/>
        <w:left w:val="none" w:sz="0" w:space="0" w:color="auto"/>
        <w:bottom w:val="none" w:sz="0" w:space="0" w:color="auto"/>
        <w:right w:val="none" w:sz="0" w:space="0" w:color="auto"/>
      </w:divBdr>
    </w:div>
    <w:div w:id="167185618">
      <w:bodyDiv w:val="1"/>
      <w:marLeft w:val="0"/>
      <w:marRight w:val="0"/>
      <w:marTop w:val="0"/>
      <w:marBottom w:val="0"/>
      <w:divBdr>
        <w:top w:val="none" w:sz="0" w:space="0" w:color="auto"/>
        <w:left w:val="none" w:sz="0" w:space="0" w:color="auto"/>
        <w:bottom w:val="none" w:sz="0" w:space="0" w:color="auto"/>
        <w:right w:val="none" w:sz="0" w:space="0" w:color="auto"/>
      </w:divBdr>
    </w:div>
    <w:div w:id="167253854">
      <w:bodyDiv w:val="1"/>
      <w:marLeft w:val="0"/>
      <w:marRight w:val="0"/>
      <w:marTop w:val="0"/>
      <w:marBottom w:val="0"/>
      <w:divBdr>
        <w:top w:val="none" w:sz="0" w:space="0" w:color="auto"/>
        <w:left w:val="none" w:sz="0" w:space="0" w:color="auto"/>
        <w:bottom w:val="none" w:sz="0" w:space="0" w:color="auto"/>
        <w:right w:val="none" w:sz="0" w:space="0" w:color="auto"/>
      </w:divBdr>
    </w:div>
    <w:div w:id="167604405">
      <w:bodyDiv w:val="1"/>
      <w:marLeft w:val="0"/>
      <w:marRight w:val="0"/>
      <w:marTop w:val="0"/>
      <w:marBottom w:val="0"/>
      <w:divBdr>
        <w:top w:val="none" w:sz="0" w:space="0" w:color="auto"/>
        <w:left w:val="none" w:sz="0" w:space="0" w:color="auto"/>
        <w:bottom w:val="none" w:sz="0" w:space="0" w:color="auto"/>
        <w:right w:val="none" w:sz="0" w:space="0" w:color="auto"/>
      </w:divBdr>
    </w:div>
    <w:div w:id="167914830">
      <w:bodyDiv w:val="1"/>
      <w:marLeft w:val="0"/>
      <w:marRight w:val="0"/>
      <w:marTop w:val="0"/>
      <w:marBottom w:val="0"/>
      <w:divBdr>
        <w:top w:val="none" w:sz="0" w:space="0" w:color="auto"/>
        <w:left w:val="none" w:sz="0" w:space="0" w:color="auto"/>
        <w:bottom w:val="none" w:sz="0" w:space="0" w:color="auto"/>
        <w:right w:val="none" w:sz="0" w:space="0" w:color="auto"/>
      </w:divBdr>
      <w:divsChild>
        <w:div w:id="1844474201">
          <w:marLeft w:val="547"/>
          <w:marRight w:val="0"/>
          <w:marTop w:val="115"/>
          <w:marBottom w:val="0"/>
          <w:divBdr>
            <w:top w:val="none" w:sz="0" w:space="0" w:color="auto"/>
            <w:left w:val="none" w:sz="0" w:space="0" w:color="auto"/>
            <w:bottom w:val="none" w:sz="0" w:space="0" w:color="auto"/>
            <w:right w:val="none" w:sz="0" w:space="0" w:color="auto"/>
          </w:divBdr>
        </w:div>
      </w:divsChild>
    </w:div>
    <w:div w:id="170729110">
      <w:bodyDiv w:val="1"/>
      <w:marLeft w:val="0"/>
      <w:marRight w:val="0"/>
      <w:marTop w:val="0"/>
      <w:marBottom w:val="0"/>
      <w:divBdr>
        <w:top w:val="none" w:sz="0" w:space="0" w:color="auto"/>
        <w:left w:val="none" w:sz="0" w:space="0" w:color="auto"/>
        <w:bottom w:val="none" w:sz="0" w:space="0" w:color="auto"/>
        <w:right w:val="none" w:sz="0" w:space="0" w:color="auto"/>
      </w:divBdr>
    </w:div>
    <w:div w:id="171187841">
      <w:bodyDiv w:val="1"/>
      <w:marLeft w:val="0"/>
      <w:marRight w:val="0"/>
      <w:marTop w:val="0"/>
      <w:marBottom w:val="0"/>
      <w:divBdr>
        <w:top w:val="none" w:sz="0" w:space="0" w:color="auto"/>
        <w:left w:val="none" w:sz="0" w:space="0" w:color="auto"/>
        <w:bottom w:val="none" w:sz="0" w:space="0" w:color="auto"/>
        <w:right w:val="none" w:sz="0" w:space="0" w:color="auto"/>
      </w:divBdr>
    </w:div>
    <w:div w:id="171189410">
      <w:bodyDiv w:val="1"/>
      <w:marLeft w:val="0"/>
      <w:marRight w:val="0"/>
      <w:marTop w:val="0"/>
      <w:marBottom w:val="0"/>
      <w:divBdr>
        <w:top w:val="none" w:sz="0" w:space="0" w:color="auto"/>
        <w:left w:val="none" w:sz="0" w:space="0" w:color="auto"/>
        <w:bottom w:val="none" w:sz="0" w:space="0" w:color="auto"/>
        <w:right w:val="none" w:sz="0" w:space="0" w:color="auto"/>
      </w:divBdr>
    </w:div>
    <w:div w:id="171264011">
      <w:bodyDiv w:val="1"/>
      <w:marLeft w:val="0"/>
      <w:marRight w:val="0"/>
      <w:marTop w:val="0"/>
      <w:marBottom w:val="0"/>
      <w:divBdr>
        <w:top w:val="none" w:sz="0" w:space="0" w:color="auto"/>
        <w:left w:val="none" w:sz="0" w:space="0" w:color="auto"/>
        <w:bottom w:val="none" w:sz="0" w:space="0" w:color="auto"/>
        <w:right w:val="none" w:sz="0" w:space="0" w:color="auto"/>
      </w:divBdr>
    </w:div>
    <w:div w:id="171724531">
      <w:bodyDiv w:val="1"/>
      <w:marLeft w:val="0"/>
      <w:marRight w:val="0"/>
      <w:marTop w:val="0"/>
      <w:marBottom w:val="0"/>
      <w:divBdr>
        <w:top w:val="none" w:sz="0" w:space="0" w:color="auto"/>
        <w:left w:val="none" w:sz="0" w:space="0" w:color="auto"/>
        <w:bottom w:val="none" w:sz="0" w:space="0" w:color="auto"/>
        <w:right w:val="none" w:sz="0" w:space="0" w:color="auto"/>
      </w:divBdr>
    </w:div>
    <w:div w:id="171800115">
      <w:bodyDiv w:val="1"/>
      <w:marLeft w:val="0"/>
      <w:marRight w:val="0"/>
      <w:marTop w:val="0"/>
      <w:marBottom w:val="0"/>
      <w:divBdr>
        <w:top w:val="none" w:sz="0" w:space="0" w:color="auto"/>
        <w:left w:val="none" w:sz="0" w:space="0" w:color="auto"/>
        <w:bottom w:val="none" w:sz="0" w:space="0" w:color="auto"/>
        <w:right w:val="none" w:sz="0" w:space="0" w:color="auto"/>
      </w:divBdr>
    </w:div>
    <w:div w:id="172694565">
      <w:bodyDiv w:val="1"/>
      <w:marLeft w:val="0"/>
      <w:marRight w:val="0"/>
      <w:marTop w:val="0"/>
      <w:marBottom w:val="0"/>
      <w:divBdr>
        <w:top w:val="none" w:sz="0" w:space="0" w:color="auto"/>
        <w:left w:val="none" w:sz="0" w:space="0" w:color="auto"/>
        <w:bottom w:val="none" w:sz="0" w:space="0" w:color="auto"/>
        <w:right w:val="none" w:sz="0" w:space="0" w:color="auto"/>
      </w:divBdr>
    </w:div>
    <w:div w:id="173619622">
      <w:bodyDiv w:val="1"/>
      <w:marLeft w:val="0"/>
      <w:marRight w:val="0"/>
      <w:marTop w:val="0"/>
      <w:marBottom w:val="0"/>
      <w:divBdr>
        <w:top w:val="none" w:sz="0" w:space="0" w:color="auto"/>
        <w:left w:val="none" w:sz="0" w:space="0" w:color="auto"/>
        <w:bottom w:val="none" w:sz="0" w:space="0" w:color="auto"/>
        <w:right w:val="none" w:sz="0" w:space="0" w:color="auto"/>
      </w:divBdr>
    </w:div>
    <w:div w:id="173954742">
      <w:bodyDiv w:val="1"/>
      <w:marLeft w:val="0"/>
      <w:marRight w:val="0"/>
      <w:marTop w:val="0"/>
      <w:marBottom w:val="0"/>
      <w:divBdr>
        <w:top w:val="none" w:sz="0" w:space="0" w:color="auto"/>
        <w:left w:val="none" w:sz="0" w:space="0" w:color="auto"/>
        <w:bottom w:val="none" w:sz="0" w:space="0" w:color="auto"/>
        <w:right w:val="none" w:sz="0" w:space="0" w:color="auto"/>
      </w:divBdr>
    </w:div>
    <w:div w:id="174153476">
      <w:bodyDiv w:val="1"/>
      <w:marLeft w:val="0"/>
      <w:marRight w:val="0"/>
      <w:marTop w:val="0"/>
      <w:marBottom w:val="0"/>
      <w:divBdr>
        <w:top w:val="none" w:sz="0" w:space="0" w:color="auto"/>
        <w:left w:val="none" w:sz="0" w:space="0" w:color="auto"/>
        <w:bottom w:val="none" w:sz="0" w:space="0" w:color="auto"/>
        <w:right w:val="none" w:sz="0" w:space="0" w:color="auto"/>
      </w:divBdr>
    </w:div>
    <w:div w:id="174468889">
      <w:bodyDiv w:val="1"/>
      <w:marLeft w:val="0"/>
      <w:marRight w:val="0"/>
      <w:marTop w:val="0"/>
      <w:marBottom w:val="0"/>
      <w:divBdr>
        <w:top w:val="none" w:sz="0" w:space="0" w:color="auto"/>
        <w:left w:val="none" w:sz="0" w:space="0" w:color="auto"/>
        <w:bottom w:val="none" w:sz="0" w:space="0" w:color="auto"/>
        <w:right w:val="none" w:sz="0" w:space="0" w:color="auto"/>
      </w:divBdr>
    </w:div>
    <w:div w:id="175853146">
      <w:bodyDiv w:val="1"/>
      <w:marLeft w:val="0"/>
      <w:marRight w:val="0"/>
      <w:marTop w:val="0"/>
      <w:marBottom w:val="0"/>
      <w:divBdr>
        <w:top w:val="none" w:sz="0" w:space="0" w:color="auto"/>
        <w:left w:val="none" w:sz="0" w:space="0" w:color="auto"/>
        <w:bottom w:val="none" w:sz="0" w:space="0" w:color="auto"/>
        <w:right w:val="none" w:sz="0" w:space="0" w:color="auto"/>
      </w:divBdr>
      <w:divsChild>
        <w:div w:id="568002370">
          <w:marLeft w:val="547"/>
          <w:marRight w:val="0"/>
          <w:marTop w:val="120"/>
          <w:marBottom w:val="0"/>
          <w:divBdr>
            <w:top w:val="none" w:sz="0" w:space="0" w:color="auto"/>
            <w:left w:val="none" w:sz="0" w:space="0" w:color="auto"/>
            <w:bottom w:val="none" w:sz="0" w:space="0" w:color="auto"/>
            <w:right w:val="none" w:sz="0" w:space="0" w:color="auto"/>
          </w:divBdr>
        </w:div>
        <w:div w:id="832767535">
          <w:marLeft w:val="1166"/>
          <w:marRight w:val="0"/>
          <w:marTop w:val="106"/>
          <w:marBottom w:val="0"/>
          <w:divBdr>
            <w:top w:val="none" w:sz="0" w:space="0" w:color="auto"/>
            <w:left w:val="none" w:sz="0" w:space="0" w:color="auto"/>
            <w:bottom w:val="none" w:sz="0" w:space="0" w:color="auto"/>
            <w:right w:val="none" w:sz="0" w:space="0" w:color="auto"/>
          </w:divBdr>
        </w:div>
        <w:div w:id="1054431494">
          <w:marLeft w:val="547"/>
          <w:marRight w:val="0"/>
          <w:marTop w:val="120"/>
          <w:marBottom w:val="0"/>
          <w:divBdr>
            <w:top w:val="none" w:sz="0" w:space="0" w:color="auto"/>
            <w:left w:val="none" w:sz="0" w:space="0" w:color="auto"/>
            <w:bottom w:val="none" w:sz="0" w:space="0" w:color="auto"/>
            <w:right w:val="none" w:sz="0" w:space="0" w:color="auto"/>
          </w:divBdr>
        </w:div>
        <w:div w:id="1561133159">
          <w:marLeft w:val="547"/>
          <w:marRight w:val="0"/>
          <w:marTop w:val="120"/>
          <w:marBottom w:val="0"/>
          <w:divBdr>
            <w:top w:val="none" w:sz="0" w:space="0" w:color="auto"/>
            <w:left w:val="none" w:sz="0" w:space="0" w:color="auto"/>
            <w:bottom w:val="none" w:sz="0" w:space="0" w:color="auto"/>
            <w:right w:val="none" w:sz="0" w:space="0" w:color="auto"/>
          </w:divBdr>
        </w:div>
        <w:div w:id="1649935438">
          <w:marLeft w:val="1800"/>
          <w:marRight w:val="0"/>
          <w:marTop w:val="91"/>
          <w:marBottom w:val="0"/>
          <w:divBdr>
            <w:top w:val="none" w:sz="0" w:space="0" w:color="auto"/>
            <w:left w:val="none" w:sz="0" w:space="0" w:color="auto"/>
            <w:bottom w:val="none" w:sz="0" w:space="0" w:color="auto"/>
            <w:right w:val="none" w:sz="0" w:space="0" w:color="auto"/>
          </w:divBdr>
        </w:div>
        <w:div w:id="1762414848">
          <w:marLeft w:val="1166"/>
          <w:marRight w:val="0"/>
          <w:marTop w:val="106"/>
          <w:marBottom w:val="0"/>
          <w:divBdr>
            <w:top w:val="none" w:sz="0" w:space="0" w:color="auto"/>
            <w:left w:val="none" w:sz="0" w:space="0" w:color="auto"/>
            <w:bottom w:val="none" w:sz="0" w:space="0" w:color="auto"/>
            <w:right w:val="none" w:sz="0" w:space="0" w:color="auto"/>
          </w:divBdr>
        </w:div>
        <w:div w:id="1770809181">
          <w:marLeft w:val="1166"/>
          <w:marRight w:val="0"/>
          <w:marTop w:val="106"/>
          <w:marBottom w:val="0"/>
          <w:divBdr>
            <w:top w:val="none" w:sz="0" w:space="0" w:color="auto"/>
            <w:left w:val="none" w:sz="0" w:space="0" w:color="auto"/>
            <w:bottom w:val="none" w:sz="0" w:space="0" w:color="auto"/>
            <w:right w:val="none" w:sz="0" w:space="0" w:color="auto"/>
          </w:divBdr>
        </w:div>
        <w:div w:id="1997031696">
          <w:marLeft w:val="1166"/>
          <w:marRight w:val="0"/>
          <w:marTop w:val="106"/>
          <w:marBottom w:val="0"/>
          <w:divBdr>
            <w:top w:val="none" w:sz="0" w:space="0" w:color="auto"/>
            <w:left w:val="none" w:sz="0" w:space="0" w:color="auto"/>
            <w:bottom w:val="none" w:sz="0" w:space="0" w:color="auto"/>
            <w:right w:val="none" w:sz="0" w:space="0" w:color="auto"/>
          </w:divBdr>
        </w:div>
        <w:div w:id="2067606238">
          <w:marLeft w:val="1166"/>
          <w:marRight w:val="0"/>
          <w:marTop w:val="106"/>
          <w:marBottom w:val="0"/>
          <w:divBdr>
            <w:top w:val="none" w:sz="0" w:space="0" w:color="auto"/>
            <w:left w:val="none" w:sz="0" w:space="0" w:color="auto"/>
            <w:bottom w:val="none" w:sz="0" w:space="0" w:color="auto"/>
            <w:right w:val="none" w:sz="0" w:space="0" w:color="auto"/>
          </w:divBdr>
        </w:div>
      </w:divsChild>
    </w:div>
    <w:div w:id="178931415">
      <w:bodyDiv w:val="1"/>
      <w:marLeft w:val="0"/>
      <w:marRight w:val="0"/>
      <w:marTop w:val="0"/>
      <w:marBottom w:val="0"/>
      <w:divBdr>
        <w:top w:val="none" w:sz="0" w:space="0" w:color="auto"/>
        <w:left w:val="none" w:sz="0" w:space="0" w:color="auto"/>
        <w:bottom w:val="none" w:sz="0" w:space="0" w:color="auto"/>
        <w:right w:val="none" w:sz="0" w:space="0" w:color="auto"/>
      </w:divBdr>
      <w:divsChild>
        <w:div w:id="935016465">
          <w:marLeft w:val="547"/>
          <w:marRight w:val="0"/>
          <w:marTop w:val="154"/>
          <w:marBottom w:val="0"/>
          <w:divBdr>
            <w:top w:val="none" w:sz="0" w:space="0" w:color="auto"/>
            <w:left w:val="none" w:sz="0" w:space="0" w:color="auto"/>
            <w:bottom w:val="none" w:sz="0" w:space="0" w:color="auto"/>
            <w:right w:val="none" w:sz="0" w:space="0" w:color="auto"/>
          </w:divBdr>
        </w:div>
      </w:divsChild>
    </w:div>
    <w:div w:id="179127804">
      <w:bodyDiv w:val="1"/>
      <w:marLeft w:val="0"/>
      <w:marRight w:val="0"/>
      <w:marTop w:val="0"/>
      <w:marBottom w:val="0"/>
      <w:divBdr>
        <w:top w:val="none" w:sz="0" w:space="0" w:color="auto"/>
        <w:left w:val="none" w:sz="0" w:space="0" w:color="auto"/>
        <w:bottom w:val="none" w:sz="0" w:space="0" w:color="auto"/>
        <w:right w:val="none" w:sz="0" w:space="0" w:color="auto"/>
      </w:divBdr>
    </w:div>
    <w:div w:id="180046386">
      <w:bodyDiv w:val="1"/>
      <w:marLeft w:val="0"/>
      <w:marRight w:val="0"/>
      <w:marTop w:val="0"/>
      <w:marBottom w:val="0"/>
      <w:divBdr>
        <w:top w:val="none" w:sz="0" w:space="0" w:color="auto"/>
        <w:left w:val="none" w:sz="0" w:space="0" w:color="auto"/>
        <w:bottom w:val="none" w:sz="0" w:space="0" w:color="auto"/>
        <w:right w:val="none" w:sz="0" w:space="0" w:color="auto"/>
      </w:divBdr>
    </w:div>
    <w:div w:id="180633196">
      <w:bodyDiv w:val="1"/>
      <w:marLeft w:val="0"/>
      <w:marRight w:val="0"/>
      <w:marTop w:val="0"/>
      <w:marBottom w:val="0"/>
      <w:divBdr>
        <w:top w:val="none" w:sz="0" w:space="0" w:color="auto"/>
        <w:left w:val="none" w:sz="0" w:space="0" w:color="auto"/>
        <w:bottom w:val="none" w:sz="0" w:space="0" w:color="auto"/>
        <w:right w:val="none" w:sz="0" w:space="0" w:color="auto"/>
      </w:divBdr>
      <w:divsChild>
        <w:div w:id="1319114327">
          <w:marLeft w:val="720"/>
          <w:marRight w:val="0"/>
          <w:marTop w:val="96"/>
          <w:marBottom w:val="0"/>
          <w:divBdr>
            <w:top w:val="none" w:sz="0" w:space="0" w:color="auto"/>
            <w:left w:val="none" w:sz="0" w:space="0" w:color="auto"/>
            <w:bottom w:val="none" w:sz="0" w:space="0" w:color="auto"/>
            <w:right w:val="none" w:sz="0" w:space="0" w:color="auto"/>
          </w:divBdr>
        </w:div>
        <w:div w:id="1704136229">
          <w:marLeft w:val="720"/>
          <w:marRight w:val="0"/>
          <w:marTop w:val="96"/>
          <w:marBottom w:val="0"/>
          <w:divBdr>
            <w:top w:val="none" w:sz="0" w:space="0" w:color="auto"/>
            <w:left w:val="none" w:sz="0" w:space="0" w:color="auto"/>
            <w:bottom w:val="none" w:sz="0" w:space="0" w:color="auto"/>
            <w:right w:val="none" w:sz="0" w:space="0" w:color="auto"/>
          </w:divBdr>
        </w:div>
        <w:div w:id="1813056975">
          <w:marLeft w:val="1354"/>
          <w:marRight w:val="0"/>
          <w:marTop w:val="77"/>
          <w:marBottom w:val="0"/>
          <w:divBdr>
            <w:top w:val="none" w:sz="0" w:space="0" w:color="auto"/>
            <w:left w:val="none" w:sz="0" w:space="0" w:color="auto"/>
            <w:bottom w:val="none" w:sz="0" w:space="0" w:color="auto"/>
            <w:right w:val="none" w:sz="0" w:space="0" w:color="auto"/>
          </w:divBdr>
        </w:div>
        <w:div w:id="1950310871">
          <w:marLeft w:val="1354"/>
          <w:marRight w:val="0"/>
          <w:marTop w:val="77"/>
          <w:marBottom w:val="0"/>
          <w:divBdr>
            <w:top w:val="none" w:sz="0" w:space="0" w:color="auto"/>
            <w:left w:val="none" w:sz="0" w:space="0" w:color="auto"/>
            <w:bottom w:val="none" w:sz="0" w:space="0" w:color="auto"/>
            <w:right w:val="none" w:sz="0" w:space="0" w:color="auto"/>
          </w:divBdr>
        </w:div>
      </w:divsChild>
    </w:div>
    <w:div w:id="181281721">
      <w:bodyDiv w:val="1"/>
      <w:marLeft w:val="0"/>
      <w:marRight w:val="0"/>
      <w:marTop w:val="0"/>
      <w:marBottom w:val="0"/>
      <w:divBdr>
        <w:top w:val="none" w:sz="0" w:space="0" w:color="auto"/>
        <w:left w:val="none" w:sz="0" w:space="0" w:color="auto"/>
        <w:bottom w:val="none" w:sz="0" w:space="0" w:color="auto"/>
        <w:right w:val="none" w:sz="0" w:space="0" w:color="auto"/>
      </w:divBdr>
      <w:divsChild>
        <w:div w:id="908420737">
          <w:marLeft w:val="547"/>
          <w:marRight w:val="0"/>
          <w:marTop w:val="96"/>
          <w:marBottom w:val="0"/>
          <w:divBdr>
            <w:top w:val="none" w:sz="0" w:space="0" w:color="auto"/>
            <w:left w:val="none" w:sz="0" w:space="0" w:color="auto"/>
            <w:bottom w:val="none" w:sz="0" w:space="0" w:color="auto"/>
            <w:right w:val="none" w:sz="0" w:space="0" w:color="auto"/>
          </w:divBdr>
        </w:div>
        <w:div w:id="1233085172">
          <w:marLeft w:val="1166"/>
          <w:marRight w:val="0"/>
          <w:marTop w:val="77"/>
          <w:marBottom w:val="0"/>
          <w:divBdr>
            <w:top w:val="none" w:sz="0" w:space="0" w:color="auto"/>
            <w:left w:val="none" w:sz="0" w:space="0" w:color="auto"/>
            <w:bottom w:val="none" w:sz="0" w:space="0" w:color="auto"/>
            <w:right w:val="none" w:sz="0" w:space="0" w:color="auto"/>
          </w:divBdr>
        </w:div>
        <w:div w:id="1625116825">
          <w:marLeft w:val="1166"/>
          <w:marRight w:val="0"/>
          <w:marTop w:val="77"/>
          <w:marBottom w:val="0"/>
          <w:divBdr>
            <w:top w:val="none" w:sz="0" w:space="0" w:color="auto"/>
            <w:left w:val="none" w:sz="0" w:space="0" w:color="auto"/>
            <w:bottom w:val="none" w:sz="0" w:space="0" w:color="auto"/>
            <w:right w:val="none" w:sz="0" w:space="0" w:color="auto"/>
          </w:divBdr>
        </w:div>
      </w:divsChild>
    </w:div>
    <w:div w:id="182090462">
      <w:bodyDiv w:val="1"/>
      <w:marLeft w:val="0"/>
      <w:marRight w:val="0"/>
      <w:marTop w:val="0"/>
      <w:marBottom w:val="0"/>
      <w:divBdr>
        <w:top w:val="none" w:sz="0" w:space="0" w:color="auto"/>
        <w:left w:val="none" w:sz="0" w:space="0" w:color="auto"/>
        <w:bottom w:val="none" w:sz="0" w:space="0" w:color="auto"/>
        <w:right w:val="none" w:sz="0" w:space="0" w:color="auto"/>
      </w:divBdr>
    </w:div>
    <w:div w:id="182518452">
      <w:bodyDiv w:val="1"/>
      <w:marLeft w:val="0"/>
      <w:marRight w:val="0"/>
      <w:marTop w:val="0"/>
      <w:marBottom w:val="0"/>
      <w:divBdr>
        <w:top w:val="none" w:sz="0" w:space="0" w:color="auto"/>
        <w:left w:val="none" w:sz="0" w:space="0" w:color="auto"/>
        <w:bottom w:val="none" w:sz="0" w:space="0" w:color="auto"/>
        <w:right w:val="none" w:sz="0" w:space="0" w:color="auto"/>
      </w:divBdr>
    </w:div>
    <w:div w:id="182598763">
      <w:bodyDiv w:val="1"/>
      <w:marLeft w:val="0"/>
      <w:marRight w:val="0"/>
      <w:marTop w:val="0"/>
      <w:marBottom w:val="0"/>
      <w:divBdr>
        <w:top w:val="none" w:sz="0" w:space="0" w:color="auto"/>
        <w:left w:val="none" w:sz="0" w:space="0" w:color="auto"/>
        <w:bottom w:val="none" w:sz="0" w:space="0" w:color="auto"/>
        <w:right w:val="none" w:sz="0" w:space="0" w:color="auto"/>
      </w:divBdr>
      <w:divsChild>
        <w:div w:id="308752530">
          <w:marLeft w:val="1800"/>
          <w:marRight w:val="0"/>
          <w:marTop w:val="77"/>
          <w:marBottom w:val="0"/>
          <w:divBdr>
            <w:top w:val="none" w:sz="0" w:space="0" w:color="auto"/>
            <w:left w:val="none" w:sz="0" w:space="0" w:color="auto"/>
            <w:bottom w:val="none" w:sz="0" w:space="0" w:color="auto"/>
            <w:right w:val="none" w:sz="0" w:space="0" w:color="auto"/>
          </w:divBdr>
        </w:div>
        <w:div w:id="337074162">
          <w:marLeft w:val="547"/>
          <w:marRight w:val="0"/>
          <w:marTop w:val="115"/>
          <w:marBottom w:val="0"/>
          <w:divBdr>
            <w:top w:val="none" w:sz="0" w:space="0" w:color="auto"/>
            <w:left w:val="none" w:sz="0" w:space="0" w:color="auto"/>
            <w:bottom w:val="none" w:sz="0" w:space="0" w:color="auto"/>
            <w:right w:val="none" w:sz="0" w:space="0" w:color="auto"/>
          </w:divBdr>
        </w:div>
        <w:div w:id="434327899">
          <w:marLeft w:val="1166"/>
          <w:marRight w:val="0"/>
          <w:marTop w:val="96"/>
          <w:marBottom w:val="0"/>
          <w:divBdr>
            <w:top w:val="none" w:sz="0" w:space="0" w:color="auto"/>
            <w:left w:val="none" w:sz="0" w:space="0" w:color="auto"/>
            <w:bottom w:val="none" w:sz="0" w:space="0" w:color="auto"/>
            <w:right w:val="none" w:sz="0" w:space="0" w:color="auto"/>
          </w:divBdr>
        </w:div>
        <w:div w:id="703867809">
          <w:marLeft w:val="1800"/>
          <w:marRight w:val="0"/>
          <w:marTop w:val="77"/>
          <w:marBottom w:val="0"/>
          <w:divBdr>
            <w:top w:val="none" w:sz="0" w:space="0" w:color="auto"/>
            <w:left w:val="none" w:sz="0" w:space="0" w:color="auto"/>
            <w:bottom w:val="none" w:sz="0" w:space="0" w:color="auto"/>
            <w:right w:val="none" w:sz="0" w:space="0" w:color="auto"/>
          </w:divBdr>
        </w:div>
        <w:div w:id="779372970">
          <w:marLeft w:val="1166"/>
          <w:marRight w:val="0"/>
          <w:marTop w:val="96"/>
          <w:marBottom w:val="0"/>
          <w:divBdr>
            <w:top w:val="none" w:sz="0" w:space="0" w:color="auto"/>
            <w:left w:val="none" w:sz="0" w:space="0" w:color="auto"/>
            <w:bottom w:val="none" w:sz="0" w:space="0" w:color="auto"/>
            <w:right w:val="none" w:sz="0" w:space="0" w:color="auto"/>
          </w:divBdr>
        </w:div>
        <w:div w:id="843014907">
          <w:marLeft w:val="1166"/>
          <w:marRight w:val="0"/>
          <w:marTop w:val="96"/>
          <w:marBottom w:val="0"/>
          <w:divBdr>
            <w:top w:val="none" w:sz="0" w:space="0" w:color="auto"/>
            <w:left w:val="none" w:sz="0" w:space="0" w:color="auto"/>
            <w:bottom w:val="none" w:sz="0" w:space="0" w:color="auto"/>
            <w:right w:val="none" w:sz="0" w:space="0" w:color="auto"/>
          </w:divBdr>
        </w:div>
        <w:div w:id="1135029598">
          <w:marLeft w:val="1800"/>
          <w:marRight w:val="0"/>
          <w:marTop w:val="77"/>
          <w:marBottom w:val="0"/>
          <w:divBdr>
            <w:top w:val="none" w:sz="0" w:space="0" w:color="auto"/>
            <w:left w:val="none" w:sz="0" w:space="0" w:color="auto"/>
            <w:bottom w:val="none" w:sz="0" w:space="0" w:color="auto"/>
            <w:right w:val="none" w:sz="0" w:space="0" w:color="auto"/>
          </w:divBdr>
        </w:div>
        <w:div w:id="1431311248">
          <w:marLeft w:val="1800"/>
          <w:marRight w:val="0"/>
          <w:marTop w:val="77"/>
          <w:marBottom w:val="0"/>
          <w:divBdr>
            <w:top w:val="none" w:sz="0" w:space="0" w:color="auto"/>
            <w:left w:val="none" w:sz="0" w:space="0" w:color="auto"/>
            <w:bottom w:val="none" w:sz="0" w:space="0" w:color="auto"/>
            <w:right w:val="none" w:sz="0" w:space="0" w:color="auto"/>
          </w:divBdr>
        </w:div>
        <w:div w:id="1479760294">
          <w:marLeft w:val="1800"/>
          <w:marRight w:val="0"/>
          <w:marTop w:val="77"/>
          <w:marBottom w:val="0"/>
          <w:divBdr>
            <w:top w:val="none" w:sz="0" w:space="0" w:color="auto"/>
            <w:left w:val="none" w:sz="0" w:space="0" w:color="auto"/>
            <w:bottom w:val="none" w:sz="0" w:space="0" w:color="auto"/>
            <w:right w:val="none" w:sz="0" w:space="0" w:color="auto"/>
          </w:divBdr>
        </w:div>
      </w:divsChild>
    </w:div>
    <w:div w:id="182860940">
      <w:bodyDiv w:val="1"/>
      <w:marLeft w:val="0"/>
      <w:marRight w:val="0"/>
      <w:marTop w:val="0"/>
      <w:marBottom w:val="0"/>
      <w:divBdr>
        <w:top w:val="none" w:sz="0" w:space="0" w:color="auto"/>
        <w:left w:val="none" w:sz="0" w:space="0" w:color="auto"/>
        <w:bottom w:val="none" w:sz="0" w:space="0" w:color="auto"/>
        <w:right w:val="none" w:sz="0" w:space="0" w:color="auto"/>
      </w:divBdr>
    </w:div>
    <w:div w:id="184246060">
      <w:bodyDiv w:val="1"/>
      <w:marLeft w:val="0"/>
      <w:marRight w:val="0"/>
      <w:marTop w:val="0"/>
      <w:marBottom w:val="0"/>
      <w:divBdr>
        <w:top w:val="none" w:sz="0" w:space="0" w:color="auto"/>
        <w:left w:val="none" w:sz="0" w:space="0" w:color="auto"/>
        <w:bottom w:val="none" w:sz="0" w:space="0" w:color="auto"/>
        <w:right w:val="none" w:sz="0" w:space="0" w:color="auto"/>
      </w:divBdr>
      <w:divsChild>
        <w:div w:id="81806855">
          <w:marLeft w:val="1166"/>
          <w:marRight w:val="0"/>
          <w:marTop w:val="86"/>
          <w:marBottom w:val="0"/>
          <w:divBdr>
            <w:top w:val="none" w:sz="0" w:space="0" w:color="auto"/>
            <w:left w:val="none" w:sz="0" w:space="0" w:color="auto"/>
            <w:bottom w:val="none" w:sz="0" w:space="0" w:color="auto"/>
            <w:right w:val="none" w:sz="0" w:space="0" w:color="auto"/>
          </w:divBdr>
        </w:div>
        <w:div w:id="146870540">
          <w:marLeft w:val="547"/>
          <w:marRight w:val="0"/>
          <w:marTop w:val="96"/>
          <w:marBottom w:val="0"/>
          <w:divBdr>
            <w:top w:val="none" w:sz="0" w:space="0" w:color="auto"/>
            <w:left w:val="none" w:sz="0" w:space="0" w:color="auto"/>
            <w:bottom w:val="none" w:sz="0" w:space="0" w:color="auto"/>
            <w:right w:val="none" w:sz="0" w:space="0" w:color="auto"/>
          </w:divBdr>
        </w:div>
        <w:div w:id="325597343">
          <w:marLeft w:val="547"/>
          <w:marRight w:val="0"/>
          <w:marTop w:val="96"/>
          <w:marBottom w:val="0"/>
          <w:divBdr>
            <w:top w:val="none" w:sz="0" w:space="0" w:color="auto"/>
            <w:left w:val="none" w:sz="0" w:space="0" w:color="auto"/>
            <w:bottom w:val="none" w:sz="0" w:space="0" w:color="auto"/>
            <w:right w:val="none" w:sz="0" w:space="0" w:color="auto"/>
          </w:divBdr>
        </w:div>
        <w:div w:id="468280392">
          <w:marLeft w:val="547"/>
          <w:marRight w:val="0"/>
          <w:marTop w:val="96"/>
          <w:marBottom w:val="0"/>
          <w:divBdr>
            <w:top w:val="none" w:sz="0" w:space="0" w:color="auto"/>
            <w:left w:val="none" w:sz="0" w:space="0" w:color="auto"/>
            <w:bottom w:val="none" w:sz="0" w:space="0" w:color="auto"/>
            <w:right w:val="none" w:sz="0" w:space="0" w:color="auto"/>
          </w:divBdr>
        </w:div>
        <w:div w:id="1128013190">
          <w:marLeft w:val="1800"/>
          <w:marRight w:val="0"/>
          <w:marTop w:val="67"/>
          <w:marBottom w:val="0"/>
          <w:divBdr>
            <w:top w:val="none" w:sz="0" w:space="0" w:color="auto"/>
            <w:left w:val="none" w:sz="0" w:space="0" w:color="auto"/>
            <w:bottom w:val="none" w:sz="0" w:space="0" w:color="auto"/>
            <w:right w:val="none" w:sz="0" w:space="0" w:color="auto"/>
          </w:divBdr>
        </w:div>
        <w:div w:id="1183737410">
          <w:marLeft w:val="1800"/>
          <w:marRight w:val="0"/>
          <w:marTop w:val="77"/>
          <w:marBottom w:val="0"/>
          <w:divBdr>
            <w:top w:val="none" w:sz="0" w:space="0" w:color="auto"/>
            <w:left w:val="none" w:sz="0" w:space="0" w:color="auto"/>
            <w:bottom w:val="none" w:sz="0" w:space="0" w:color="auto"/>
            <w:right w:val="none" w:sz="0" w:space="0" w:color="auto"/>
          </w:divBdr>
        </w:div>
        <w:div w:id="1423525292">
          <w:marLeft w:val="1800"/>
          <w:marRight w:val="0"/>
          <w:marTop w:val="77"/>
          <w:marBottom w:val="0"/>
          <w:divBdr>
            <w:top w:val="none" w:sz="0" w:space="0" w:color="auto"/>
            <w:left w:val="none" w:sz="0" w:space="0" w:color="auto"/>
            <w:bottom w:val="none" w:sz="0" w:space="0" w:color="auto"/>
            <w:right w:val="none" w:sz="0" w:space="0" w:color="auto"/>
          </w:divBdr>
        </w:div>
        <w:div w:id="1431849912">
          <w:marLeft w:val="547"/>
          <w:marRight w:val="0"/>
          <w:marTop w:val="96"/>
          <w:marBottom w:val="0"/>
          <w:divBdr>
            <w:top w:val="none" w:sz="0" w:space="0" w:color="auto"/>
            <w:left w:val="none" w:sz="0" w:space="0" w:color="auto"/>
            <w:bottom w:val="none" w:sz="0" w:space="0" w:color="auto"/>
            <w:right w:val="none" w:sz="0" w:space="0" w:color="auto"/>
          </w:divBdr>
        </w:div>
        <w:div w:id="1513757019">
          <w:marLeft w:val="1166"/>
          <w:marRight w:val="0"/>
          <w:marTop w:val="86"/>
          <w:marBottom w:val="0"/>
          <w:divBdr>
            <w:top w:val="none" w:sz="0" w:space="0" w:color="auto"/>
            <w:left w:val="none" w:sz="0" w:space="0" w:color="auto"/>
            <w:bottom w:val="none" w:sz="0" w:space="0" w:color="auto"/>
            <w:right w:val="none" w:sz="0" w:space="0" w:color="auto"/>
          </w:divBdr>
        </w:div>
        <w:div w:id="1992248990">
          <w:marLeft w:val="1166"/>
          <w:marRight w:val="0"/>
          <w:marTop w:val="86"/>
          <w:marBottom w:val="0"/>
          <w:divBdr>
            <w:top w:val="none" w:sz="0" w:space="0" w:color="auto"/>
            <w:left w:val="none" w:sz="0" w:space="0" w:color="auto"/>
            <w:bottom w:val="none" w:sz="0" w:space="0" w:color="auto"/>
            <w:right w:val="none" w:sz="0" w:space="0" w:color="auto"/>
          </w:divBdr>
        </w:div>
      </w:divsChild>
    </w:div>
    <w:div w:id="184297186">
      <w:bodyDiv w:val="1"/>
      <w:marLeft w:val="0"/>
      <w:marRight w:val="0"/>
      <w:marTop w:val="0"/>
      <w:marBottom w:val="0"/>
      <w:divBdr>
        <w:top w:val="none" w:sz="0" w:space="0" w:color="auto"/>
        <w:left w:val="none" w:sz="0" w:space="0" w:color="auto"/>
        <w:bottom w:val="none" w:sz="0" w:space="0" w:color="auto"/>
        <w:right w:val="none" w:sz="0" w:space="0" w:color="auto"/>
      </w:divBdr>
    </w:div>
    <w:div w:id="184560636">
      <w:bodyDiv w:val="1"/>
      <w:marLeft w:val="0"/>
      <w:marRight w:val="0"/>
      <w:marTop w:val="0"/>
      <w:marBottom w:val="0"/>
      <w:divBdr>
        <w:top w:val="none" w:sz="0" w:space="0" w:color="auto"/>
        <w:left w:val="none" w:sz="0" w:space="0" w:color="auto"/>
        <w:bottom w:val="none" w:sz="0" w:space="0" w:color="auto"/>
        <w:right w:val="none" w:sz="0" w:space="0" w:color="auto"/>
      </w:divBdr>
    </w:div>
    <w:div w:id="184905477">
      <w:bodyDiv w:val="1"/>
      <w:marLeft w:val="0"/>
      <w:marRight w:val="0"/>
      <w:marTop w:val="0"/>
      <w:marBottom w:val="0"/>
      <w:divBdr>
        <w:top w:val="none" w:sz="0" w:space="0" w:color="auto"/>
        <w:left w:val="none" w:sz="0" w:space="0" w:color="auto"/>
        <w:bottom w:val="none" w:sz="0" w:space="0" w:color="auto"/>
        <w:right w:val="none" w:sz="0" w:space="0" w:color="auto"/>
      </w:divBdr>
    </w:div>
    <w:div w:id="188370645">
      <w:bodyDiv w:val="1"/>
      <w:marLeft w:val="0"/>
      <w:marRight w:val="0"/>
      <w:marTop w:val="0"/>
      <w:marBottom w:val="0"/>
      <w:divBdr>
        <w:top w:val="none" w:sz="0" w:space="0" w:color="auto"/>
        <w:left w:val="none" w:sz="0" w:space="0" w:color="auto"/>
        <w:bottom w:val="none" w:sz="0" w:space="0" w:color="auto"/>
        <w:right w:val="none" w:sz="0" w:space="0" w:color="auto"/>
      </w:divBdr>
    </w:div>
    <w:div w:id="188840699">
      <w:bodyDiv w:val="1"/>
      <w:marLeft w:val="0"/>
      <w:marRight w:val="0"/>
      <w:marTop w:val="0"/>
      <w:marBottom w:val="0"/>
      <w:divBdr>
        <w:top w:val="none" w:sz="0" w:space="0" w:color="auto"/>
        <w:left w:val="none" w:sz="0" w:space="0" w:color="auto"/>
        <w:bottom w:val="none" w:sz="0" w:space="0" w:color="auto"/>
        <w:right w:val="none" w:sz="0" w:space="0" w:color="auto"/>
      </w:divBdr>
    </w:div>
    <w:div w:id="189219365">
      <w:bodyDiv w:val="1"/>
      <w:marLeft w:val="0"/>
      <w:marRight w:val="0"/>
      <w:marTop w:val="0"/>
      <w:marBottom w:val="0"/>
      <w:divBdr>
        <w:top w:val="none" w:sz="0" w:space="0" w:color="auto"/>
        <w:left w:val="none" w:sz="0" w:space="0" w:color="auto"/>
        <w:bottom w:val="none" w:sz="0" w:space="0" w:color="auto"/>
        <w:right w:val="none" w:sz="0" w:space="0" w:color="auto"/>
      </w:divBdr>
    </w:div>
    <w:div w:id="191724921">
      <w:bodyDiv w:val="1"/>
      <w:marLeft w:val="0"/>
      <w:marRight w:val="0"/>
      <w:marTop w:val="0"/>
      <w:marBottom w:val="0"/>
      <w:divBdr>
        <w:top w:val="none" w:sz="0" w:space="0" w:color="auto"/>
        <w:left w:val="none" w:sz="0" w:space="0" w:color="auto"/>
        <w:bottom w:val="none" w:sz="0" w:space="0" w:color="auto"/>
        <w:right w:val="none" w:sz="0" w:space="0" w:color="auto"/>
      </w:divBdr>
    </w:div>
    <w:div w:id="192309245">
      <w:bodyDiv w:val="1"/>
      <w:marLeft w:val="0"/>
      <w:marRight w:val="0"/>
      <w:marTop w:val="0"/>
      <w:marBottom w:val="0"/>
      <w:divBdr>
        <w:top w:val="none" w:sz="0" w:space="0" w:color="auto"/>
        <w:left w:val="none" w:sz="0" w:space="0" w:color="auto"/>
        <w:bottom w:val="none" w:sz="0" w:space="0" w:color="auto"/>
        <w:right w:val="none" w:sz="0" w:space="0" w:color="auto"/>
      </w:divBdr>
    </w:div>
    <w:div w:id="193621485">
      <w:bodyDiv w:val="1"/>
      <w:marLeft w:val="0"/>
      <w:marRight w:val="0"/>
      <w:marTop w:val="0"/>
      <w:marBottom w:val="0"/>
      <w:divBdr>
        <w:top w:val="none" w:sz="0" w:space="0" w:color="auto"/>
        <w:left w:val="none" w:sz="0" w:space="0" w:color="auto"/>
        <w:bottom w:val="none" w:sz="0" w:space="0" w:color="auto"/>
        <w:right w:val="none" w:sz="0" w:space="0" w:color="auto"/>
      </w:divBdr>
    </w:div>
    <w:div w:id="193813843">
      <w:bodyDiv w:val="1"/>
      <w:marLeft w:val="0"/>
      <w:marRight w:val="0"/>
      <w:marTop w:val="0"/>
      <w:marBottom w:val="0"/>
      <w:divBdr>
        <w:top w:val="none" w:sz="0" w:space="0" w:color="auto"/>
        <w:left w:val="none" w:sz="0" w:space="0" w:color="auto"/>
        <w:bottom w:val="none" w:sz="0" w:space="0" w:color="auto"/>
        <w:right w:val="none" w:sz="0" w:space="0" w:color="auto"/>
      </w:divBdr>
      <w:divsChild>
        <w:div w:id="14313171">
          <w:marLeft w:val="1080"/>
          <w:marRight w:val="0"/>
          <w:marTop w:val="0"/>
          <w:marBottom w:val="60"/>
          <w:divBdr>
            <w:top w:val="none" w:sz="0" w:space="0" w:color="auto"/>
            <w:left w:val="none" w:sz="0" w:space="0" w:color="auto"/>
            <w:bottom w:val="none" w:sz="0" w:space="0" w:color="auto"/>
            <w:right w:val="none" w:sz="0" w:space="0" w:color="auto"/>
          </w:divBdr>
        </w:div>
        <w:div w:id="40638623">
          <w:marLeft w:val="1080"/>
          <w:marRight w:val="0"/>
          <w:marTop w:val="0"/>
          <w:marBottom w:val="60"/>
          <w:divBdr>
            <w:top w:val="none" w:sz="0" w:space="0" w:color="auto"/>
            <w:left w:val="none" w:sz="0" w:space="0" w:color="auto"/>
            <w:bottom w:val="none" w:sz="0" w:space="0" w:color="auto"/>
            <w:right w:val="none" w:sz="0" w:space="0" w:color="auto"/>
          </w:divBdr>
        </w:div>
        <w:div w:id="49303554">
          <w:marLeft w:val="720"/>
          <w:marRight w:val="0"/>
          <w:marTop w:val="0"/>
          <w:marBottom w:val="60"/>
          <w:divBdr>
            <w:top w:val="none" w:sz="0" w:space="0" w:color="auto"/>
            <w:left w:val="none" w:sz="0" w:space="0" w:color="auto"/>
            <w:bottom w:val="none" w:sz="0" w:space="0" w:color="auto"/>
            <w:right w:val="none" w:sz="0" w:space="0" w:color="auto"/>
          </w:divBdr>
        </w:div>
        <w:div w:id="168715494">
          <w:marLeft w:val="360"/>
          <w:marRight w:val="0"/>
          <w:marTop w:val="0"/>
          <w:marBottom w:val="60"/>
          <w:divBdr>
            <w:top w:val="none" w:sz="0" w:space="0" w:color="auto"/>
            <w:left w:val="none" w:sz="0" w:space="0" w:color="auto"/>
            <w:bottom w:val="none" w:sz="0" w:space="0" w:color="auto"/>
            <w:right w:val="none" w:sz="0" w:space="0" w:color="auto"/>
          </w:divBdr>
        </w:div>
        <w:div w:id="558515608">
          <w:marLeft w:val="1080"/>
          <w:marRight w:val="0"/>
          <w:marTop w:val="0"/>
          <w:marBottom w:val="60"/>
          <w:divBdr>
            <w:top w:val="none" w:sz="0" w:space="0" w:color="auto"/>
            <w:left w:val="none" w:sz="0" w:space="0" w:color="auto"/>
            <w:bottom w:val="none" w:sz="0" w:space="0" w:color="auto"/>
            <w:right w:val="none" w:sz="0" w:space="0" w:color="auto"/>
          </w:divBdr>
        </w:div>
        <w:div w:id="641890408">
          <w:marLeft w:val="720"/>
          <w:marRight w:val="0"/>
          <w:marTop w:val="0"/>
          <w:marBottom w:val="60"/>
          <w:divBdr>
            <w:top w:val="none" w:sz="0" w:space="0" w:color="auto"/>
            <w:left w:val="none" w:sz="0" w:space="0" w:color="auto"/>
            <w:bottom w:val="none" w:sz="0" w:space="0" w:color="auto"/>
            <w:right w:val="none" w:sz="0" w:space="0" w:color="auto"/>
          </w:divBdr>
        </w:div>
        <w:div w:id="1006789783">
          <w:marLeft w:val="1080"/>
          <w:marRight w:val="0"/>
          <w:marTop w:val="0"/>
          <w:marBottom w:val="60"/>
          <w:divBdr>
            <w:top w:val="none" w:sz="0" w:space="0" w:color="auto"/>
            <w:left w:val="none" w:sz="0" w:space="0" w:color="auto"/>
            <w:bottom w:val="none" w:sz="0" w:space="0" w:color="auto"/>
            <w:right w:val="none" w:sz="0" w:space="0" w:color="auto"/>
          </w:divBdr>
        </w:div>
        <w:div w:id="1089539760">
          <w:marLeft w:val="360"/>
          <w:marRight w:val="0"/>
          <w:marTop w:val="0"/>
          <w:marBottom w:val="60"/>
          <w:divBdr>
            <w:top w:val="none" w:sz="0" w:space="0" w:color="auto"/>
            <w:left w:val="none" w:sz="0" w:space="0" w:color="auto"/>
            <w:bottom w:val="none" w:sz="0" w:space="0" w:color="auto"/>
            <w:right w:val="none" w:sz="0" w:space="0" w:color="auto"/>
          </w:divBdr>
        </w:div>
        <w:div w:id="1728721089">
          <w:marLeft w:val="360"/>
          <w:marRight w:val="0"/>
          <w:marTop w:val="0"/>
          <w:marBottom w:val="60"/>
          <w:divBdr>
            <w:top w:val="none" w:sz="0" w:space="0" w:color="auto"/>
            <w:left w:val="none" w:sz="0" w:space="0" w:color="auto"/>
            <w:bottom w:val="none" w:sz="0" w:space="0" w:color="auto"/>
            <w:right w:val="none" w:sz="0" w:space="0" w:color="auto"/>
          </w:divBdr>
        </w:div>
      </w:divsChild>
    </w:div>
    <w:div w:id="194124924">
      <w:bodyDiv w:val="1"/>
      <w:marLeft w:val="0"/>
      <w:marRight w:val="0"/>
      <w:marTop w:val="0"/>
      <w:marBottom w:val="0"/>
      <w:divBdr>
        <w:top w:val="none" w:sz="0" w:space="0" w:color="auto"/>
        <w:left w:val="none" w:sz="0" w:space="0" w:color="auto"/>
        <w:bottom w:val="none" w:sz="0" w:space="0" w:color="auto"/>
        <w:right w:val="none" w:sz="0" w:space="0" w:color="auto"/>
      </w:divBdr>
    </w:div>
    <w:div w:id="194464565">
      <w:bodyDiv w:val="1"/>
      <w:marLeft w:val="0"/>
      <w:marRight w:val="0"/>
      <w:marTop w:val="0"/>
      <w:marBottom w:val="0"/>
      <w:divBdr>
        <w:top w:val="none" w:sz="0" w:space="0" w:color="auto"/>
        <w:left w:val="none" w:sz="0" w:space="0" w:color="auto"/>
        <w:bottom w:val="none" w:sz="0" w:space="0" w:color="auto"/>
        <w:right w:val="none" w:sz="0" w:space="0" w:color="auto"/>
      </w:divBdr>
    </w:div>
    <w:div w:id="194929055">
      <w:bodyDiv w:val="1"/>
      <w:marLeft w:val="0"/>
      <w:marRight w:val="0"/>
      <w:marTop w:val="0"/>
      <w:marBottom w:val="0"/>
      <w:divBdr>
        <w:top w:val="none" w:sz="0" w:space="0" w:color="auto"/>
        <w:left w:val="none" w:sz="0" w:space="0" w:color="auto"/>
        <w:bottom w:val="none" w:sz="0" w:space="0" w:color="auto"/>
        <w:right w:val="none" w:sz="0" w:space="0" w:color="auto"/>
      </w:divBdr>
      <w:divsChild>
        <w:div w:id="402526039">
          <w:marLeft w:val="1800"/>
          <w:marRight w:val="0"/>
          <w:marTop w:val="96"/>
          <w:marBottom w:val="0"/>
          <w:divBdr>
            <w:top w:val="none" w:sz="0" w:space="0" w:color="auto"/>
            <w:left w:val="none" w:sz="0" w:space="0" w:color="auto"/>
            <w:bottom w:val="none" w:sz="0" w:space="0" w:color="auto"/>
            <w:right w:val="none" w:sz="0" w:space="0" w:color="auto"/>
          </w:divBdr>
        </w:div>
        <w:div w:id="484467068">
          <w:marLeft w:val="1166"/>
          <w:marRight w:val="0"/>
          <w:marTop w:val="115"/>
          <w:marBottom w:val="0"/>
          <w:divBdr>
            <w:top w:val="none" w:sz="0" w:space="0" w:color="auto"/>
            <w:left w:val="none" w:sz="0" w:space="0" w:color="auto"/>
            <w:bottom w:val="none" w:sz="0" w:space="0" w:color="auto"/>
            <w:right w:val="none" w:sz="0" w:space="0" w:color="auto"/>
          </w:divBdr>
        </w:div>
        <w:div w:id="586959289">
          <w:marLeft w:val="1166"/>
          <w:marRight w:val="0"/>
          <w:marTop w:val="115"/>
          <w:marBottom w:val="0"/>
          <w:divBdr>
            <w:top w:val="none" w:sz="0" w:space="0" w:color="auto"/>
            <w:left w:val="none" w:sz="0" w:space="0" w:color="auto"/>
            <w:bottom w:val="none" w:sz="0" w:space="0" w:color="auto"/>
            <w:right w:val="none" w:sz="0" w:space="0" w:color="auto"/>
          </w:divBdr>
        </w:div>
        <w:div w:id="694113219">
          <w:marLeft w:val="1800"/>
          <w:marRight w:val="0"/>
          <w:marTop w:val="96"/>
          <w:marBottom w:val="0"/>
          <w:divBdr>
            <w:top w:val="none" w:sz="0" w:space="0" w:color="auto"/>
            <w:left w:val="none" w:sz="0" w:space="0" w:color="auto"/>
            <w:bottom w:val="none" w:sz="0" w:space="0" w:color="auto"/>
            <w:right w:val="none" w:sz="0" w:space="0" w:color="auto"/>
          </w:divBdr>
        </w:div>
        <w:div w:id="995571734">
          <w:marLeft w:val="547"/>
          <w:marRight w:val="0"/>
          <w:marTop w:val="154"/>
          <w:marBottom w:val="0"/>
          <w:divBdr>
            <w:top w:val="none" w:sz="0" w:space="0" w:color="auto"/>
            <w:left w:val="none" w:sz="0" w:space="0" w:color="auto"/>
            <w:bottom w:val="none" w:sz="0" w:space="0" w:color="auto"/>
            <w:right w:val="none" w:sz="0" w:space="0" w:color="auto"/>
          </w:divBdr>
        </w:div>
        <w:div w:id="1068499923">
          <w:marLeft w:val="1166"/>
          <w:marRight w:val="0"/>
          <w:marTop w:val="115"/>
          <w:marBottom w:val="0"/>
          <w:divBdr>
            <w:top w:val="none" w:sz="0" w:space="0" w:color="auto"/>
            <w:left w:val="none" w:sz="0" w:space="0" w:color="auto"/>
            <w:bottom w:val="none" w:sz="0" w:space="0" w:color="auto"/>
            <w:right w:val="none" w:sz="0" w:space="0" w:color="auto"/>
          </w:divBdr>
        </w:div>
        <w:div w:id="1139542024">
          <w:marLeft w:val="1166"/>
          <w:marRight w:val="0"/>
          <w:marTop w:val="115"/>
          <w:marBottom w:val="0"/>
          <w:divBdr>
            <w:top w:val="none" w:sz="0" w:space="0" w:color="auto"/>
            <w:left w:val="none" w:sz="0" w:space="0" w:color="auto"/>
            <w:bottom w:val="none" w:sz="0" w:space="0" w:color="auto"/>
            <w:right w:val="none" w:sz="0" w:space="0" w:color="auto"/>
          </w:divBdr>
        </w:div>
        <w:div w:id="1382904481">
          <w:marLeft w:val="1166"/>
          <w:marRight w:val="0"/>
          <w:marTop w:val="115"/>
          <w:marBottom w:val="0"/>
          <w:divBdr>
            <w:top w:val="none" w:sz="0" w:space="0" w:color="auto"/>
            <w:left w:val="none" w:sz="0" w:space="0" w:color="auto"/>
            <w:bottom w:val="none" w:sz="0" w:space="0" w:color="auto"/>
            <w:right w:val="none" w:sz="0" w:space="0" w:color="auto"/>
          </w:divBdr>
        </w:div>
      </w:divsChild>
    </w:div>
    <w:div w:id="195046851">
      <w:bodyDiv w:val="1"/>
      <w:marLeft w:val="0"/>
      <w:marRight w:val="0"/>
      <w:marTop w:val="0"/>
      <w:marBottom w:val="0"/>
      <w:divBdr>
        <w:top w:val="none" w:sz="0" w:space="0" w:color="auto"/>
        <w:left w:val="none" w:sz="0" w:space="0" w:color="auto"/>
        <w:bottom w:val="none" w:sz="0" w:space="0" w:color="auto"/>
        <w:right w:val="none" w:sz="0" w:space="0" w:color="auto"/>
      </w:divBdr>
    </w:div>
    <w:div w:id="195312886">
      <w:bodyDiv w:val="1"/>
      <w:marLeft w:val="0"/>
      <w:marRight w:val="0"/>
      <w:marTop w:val="0"/>
      <w:marBottom w:val="0"/>
      <w:divBdr>
        <w:top w:val="none" w:sz="0" w:space="0" w:color="auto"/>
        <w:left w:val="none" w:sz="0" w:space="0" w:color="auto"/>
        <w:bottom w:val="none" w:sz="0" w:space="0" w:color="auto"/>
        <w:right w:val="none" w:sz="0" w:space="0" w:color="auto"/>
      </w:divBdr>
      <w:divsChild>
        <w:div w:id="713846632">
          <w:marLeft w:val="547"/>
          <w:marRight w:val="0"/>
          <w:marTop w:val="154"/>
          <w:marBottom w:val="0"/>
          <w:divBdr>
            <w:top w:val="none" w:sz="0" w:space="0" w:color="auto"/>
            <w:left w:val="none" w:sz="0" w:space="0" w:color="auto"/>
            <w:bottom w:val="none" w:sz="0" w:space="0" w:color="auto"/>
            <w:right w:val="none" w:sz="0" w:space="0" w:color="auto"/>
          </w:divBdr>
        </w:div>
      </w:divsChild>
    </w:div>
    <w:div w:id="195656167">
      <w:bodyDiv w:val="1"/>
      <w:marLeft w:val="0"/>
      <w:marRight w:val="0"/>
      <w:marTop w:val="0"/>
      <w:marBottom w:val="0"/>
      <w:divBdr>
        <w:top w:val="none" w:sz="0" w:space="0" w:color="auto"/>
        <w:left w:val="none" w:sz="0" w:space="0" w:color="auto"/>
        <w:bottom w:val="none" w:sz="0" w:space="0" w:color="auto"/>
        <w:right w:val="none" w:sz="0" w:space="0" w:color="auto"/>
      </w:divBdr>
      <w:divsChild>
        <w:div w:id="306668226">
          <w:marLeft w:val="547"/>
          <w:marRight w:val="0"/>
          <w:marTop w:val="115"/>
          <w:marBottom w:val="0"/>
          <w:divBdr>
            <w:top w:val="none" w:sz="0" w:space="0" w:color="auto"/>
            <w:left w:val="none" w:sz="0" w:space="0" w:color="auto"/>
            <w:bottom w:val="none" w:sz="0" w:space="0" w:color="auto"/>
            <w:right w:val="none" w:sz="0" w:space="0" w:color="auto"/>
          </w:divBdr>
        </w:div>
        <w:div w:id="838931387">
          <w:marLeft w:val="1166"/>
          <w:marRight w:val="0"/>
          <w:marTop w:val="96"/>
          <w:marBottom w:val="0"/>
          <w:divBdr>
            <w:top w:val="none" w:sz="0" w:space="0" w:color="auto"/>
            <w:left w:val="none" w:sz="0" w:space="0" w:color="auto"/>
            <w:bottom w:val="none" w:sz="0" w:space="0" w:color="auto"/>
            <w:right w:val="none" w:sz="0" w:space="0" w:color="auto"/>
          </w:divBdr>
        </w:div>
        <w:div w:id="1208570474">
          <w:marLeft w:val="1166"/>
          <w:marRight w:val="0"/>
          <w:marTop w:val="96"/>
          <w:marBottom w:val="0"/>
          <w:divBdr>
            <w:top w:val="none" w:sz="0" w:space="0" w:color="auto"/>
            <w:left w:val="none" w:sz="0" w:space="0" w:color="auto"/>
            <w:bottom w:val="none" w:sz="0" w:space="0" w:color="auto"/>
            <w:right w:val="none" w:sz="0" w:space="0" w:color="auto"/>
          </w:divBdr>
        </w:div>
      </w:divsChild>
    </w:div>
    <w:div w:id="196814679">
      <w:bodyDiv w:val="1"/>
      <w:marLeft w:val="0"/>
      <w:marRight w:val="0"/>
      <w:marTop w:val="0"/>
      <w:marBottom w:val="0"/>
      <w:divBdr>
        <w:top w:val="none" w:sz="0" w:space="0" w:color="auto"/>
        <w:left w:val="none" w:sz="0" w:space="0" w:color="auto"/>
        <w:bottom w:val="none" w:sz="0" w:space="0" w:color="auto"/>
        <w:right w:val="none" w:sz="0" w:space="0" w:color="auto"/>
      </w:divBdr>
    </w:div>
    <w:div w:id="197469048">
      <w:bodyDiv w:val="1"/>
      <w:marLeft w:val="0"/>
      <w:marRight w:val="0"/>
      <w:marTop w:val="0"/>
      <w:marBottom w:val="0"/>
      <w:divBdr>
        <w:top w:val="none" w:sz="0" w:space="0" w:color="auto"/>
        <w:left w:val="none" w:sz="0" w:space="0" w:color="auto"/>
        <w:bottom w:val="none" w:sz="0" w:space="0" w:color="auto"/>
        <w:right w:val="none" w:sz="0" w:space="0" w:color="auto"/>
      </w:divBdr>
    </w:div>
    <w:div w:id="199048695">
      <w:bodyDiv w:val="1"/>
      <w:marLeft w:val="0"/>
      <w:marRight w:val="0"/>
      <w:marTop w:val="0"/>
      <w:marBottom w:val="0"/>
      <w:divBdr>
        <w:top w:val="none" w:sz="0" w:space="0" w:color="auto"/>
        <w:left w:val="none" w:sz="0" w:space="0" w:color="auto"/>
        <w:bottom w:val="none" w:sz="0" w:space="0" w:color="auto"/>
        <w:right w:val="none" w:sz="0" w:space="0" w:color="auto"/>
      </w:divBdr>
    </w:div>
    <w:div w:id="199243865">
      <w:bodyDiv w:val="1"/>
      <w:marLeft w:val="0"/>
      <w:marRight w:val="0"/>
      <w:marTop w:val="0"/>
      <w:marBottom w:val="0"/>
      <w:divBdr>
        <w:top w:val="none" w:sz="0" w:space="0" w:color="auto"/>
        <w:left w:val="none" w:sz="0" w:space="0" w:color="auto"/>
        <w:bottom w:val="none" w:sz="0" w:space="0" w:color="auto"/>
        <w:right w:val="none" w:sz="0" w:space="0" w:color="auto"/>
      </w:divBdr>
    </w:div>
    <w:div w:id="200098760">
      <w:bodyDiv w:val="1"/>
      <w:marLeft w:val="0"/>
      <w:marRight w:val="0"/>
      <w:marTop w:val="0"/>
      <w:marBottom w:val="0"/>
      <w:divBdr>
        <w:top w:val="none" w:sz="0" w:space="0" w:color="auto"/>
        <w:left w:val="none" w:sz="0" w:space="0" w:color="auto"/>
        <w:bottom w:val="none" w:sz="0" w:space="0" w:color="auto"/>
        <w:right w:val="none" w:sz="0" w:space="0" w:color="auto"/>
      </w:divBdr>
    </w:div>
    <w:div w:id="200286730">
      <w:bodyDiv w:val="1"/>
      <w:marLeft w:val="0"/>
      <w:marRight w:val="0"/>
      <w:marTop w:val="0"/>
      <w:marBottom w:val="0"/>
      <w:divBdr>
        <w:top w:val="none" w:sz="0" w:space="0" w:color="auto"/>
        <w:left w:val="none" w:sz="0" w:space="0" w:color="auto"/>
        <w:bottom w:val="none" w:sz="0" w:space="0" w:color="auto"/>
        <w:right w:val="none" w:sz="0" w:space="0" w:color="auto"/>
      </w:divBdr>
    </w:div>
    <w:div w:id="201285819">
      <w:bodyDiv w:val="1"/>
      <w:marLeft w:val="0"/>
      <w:marRight w:val="0"/>
      <w:marTop w:val="0"/>
      <w:marBottom w:val="0"/>
      <w:divBdr>
        <w:top w:val="none" w:sz="0" w:space="0" w:color="auto"/>
        <w:left w:val="none" w:sz="0" w:space="0" w:color="auto"/>
        <w:bottom w:val="none" w:sz="0" w:space="0" w:color="auto"/>
        <w:right w:val="none" w:sz="0" w:space="0" w:color="auto"/>
      </w:divBdr>
      <w:divsChild>
        <w:div w:id="230627303">
          <w:marLeft w:val="0"/>
          <w:marRight w:val="0"/>
          <w:marTop w:val="0"/>
          <w:marBottom w:val="0"/>
          <w:divBdr>
            <w:top w:val="none" w:sz="0" w:space="0" w:color="auto"/>
            <w:left w:val="none" w:sz="0" w:space="0" w:color="auto"/>
            <w:bottom w:val="none" w:sz="0" w:space="0" w:color="auto"/>
            <w:right w:val="none" w:sz="0" w:space="0" w:color="auto"/>
          </w:divBdr>
        </w:div>
        <w:div w:id="659847803">
          <w:marLeft w:val="0"/>
          <w:marRight w:val="0"/>
          <w:marTop w:val="0"/>
          <w:marBottom w:val="0"/>
          <w:divBdr>
            <w:top w:val="none" w:sz="0" w:space="0" w:color="auto"/>
            <w:left w:val="none" w:sz="0" w:space="0" w:color="auto"/>
            <w:bottom w:val="none" w:sz="0" w:space="0" w:color="auto"/>
            <w:right w:val="none" w:sz="0" w:space="0" w:color="auto"/>
          </w:divBdr>
        </w:div>
        <w:div w:id="900334149">
          <w:marLeft w:val="0"/>
          <w:marRight w:val="0"/>
          <w:marTop w:val="0"/>
          <w:marBottom w:val="0"/>
          <w:divBdr>
            <w:top w:val="none" w:sz="0" w:space="0" w:color="auto"/>
            <w:left w:val="none" w:sz="0" w:space="0" w:color="auto"/>
            <w:bottom w:val="none" w:sz="0" w:space="0" w:color="auto"/>
            <w:right w:val="none" w:sz="0" w:space="0" w:color="auto"/>
          </w:divBdr>
        </w:div>
        <w:div w:id="1656183585">
          <w:marLeft w:val="0"/>
          <w:marRight w:val="0"/>
          <w:marTop w:val="0"/>
          <w:marBottom w:val="0"/>
          <w:divBdr>
            <w:top w:val="none" w:sz="0" w:space="0" w:color="auto"/>
            <w:left w:val="none" w:sz="0" w:space="0" w:color="auto"/>
            <w:bottom w:val="none" w:sz="0" w:space="0" w:color="auto"/>
            <w:right w:val="none" w:sz="0" w:space="0" w:color="auto"/>
          </w:divBdr>
        </w:div>
        <w:div w:id="1936554236">
          <w:marLeft w:val="0"/>
          <w:marRight w:val="0"/>
          <w:marTop w:val="0"/>
          <w:marBottom w:val="0"/>
          <w:divBdr>
            <w:top w:val="none" w:sz="0" w:space="0" w:color="auto"/>
            <w:left w:val="none" w:sz="0" w:space="0" w:color="auto"/>
            <w:bottom w:val="none" w:sz="0" w:space="0" w:color="auto"/>
            <w:right w:val="none" w:sz="0" w:space="0" w:color="auto"/>
          </w:divBdr>
        </w:div>
        <w:div w:id="2114015381">
          <w:marLeft w:val="0"/>
          <w:marRight w:val="0"/>
          <w:marTop w:val="0"/>
          <w:marBottom w:val="0"/>
          <w:divBdr>
            <w:top w:val="none" w:sz="0" w:space="0" w:color="auto"/>
            <w:left w:val="none" w:sz="0" w:space="0" w:color="auto"/>
            <w:bottom w:val="none" w:sz="0" w:space="0" w:color="auto"/>
            <w:right w:val="none" w:sz="0" w:space="0" w:color="auto"/>
          </w:divBdr>
        </w:div>
        <w:div w:id="2135516887">
          <w:marLeft w:val="0"/>
          <w:marRight w:val="0"/>
          <w:marTop w:val="0"/>
          <w:marBottom w:val="0"/>
          <w:divBdr>
            <w:top w:val="none" w:sz="0" w:space="0" w:color="auto"/>
            <w:left w:val="none" w:sz="0" w:space="0" w:color="auto"/>
            <w:bottom w:val="none" w:sz="0" w:space="0" w:color="auto"/>
            <w:right w:val="none" w:sz="0" w:space="0" w:color="auto"/>
          </w:divBdr>
        </w:div>
      </w:divsChild>
    </w:div>
    <w:div w:id="202059131">
      <w:bodyDiv w:val="1"/>
      <w:marLeft w:val="0"/>
      <w:marRight w:val="0"/>
      <w:marTop w:val="0"/>
      <w:marBottom w:val="0"/>
      <w:divBdr>
        <w:top w:val="none" w:sz="0" w:space="0" w:color="auto"/>
        <w:left w:val="none" w:sz="0" w:space="0" w:color="auto"/>
        <w:bottom w:val="none" w:sz="0" w:space="0" w:color="auto"/>
        <w:right w:val="none" w:sz="0" w:space="0" w:color="auto"/>
      </w:divBdr>
    </w:div>
    <w:div w:id="203098958">
      <w:bodyDiv w:val="1"/>
      <w:marLeft w:val="0"/>
      <w:marRight w:val="0"/>
      <w:marTop w:val="0"/>
      <w:marBottom w:val="0"/>
      <w:divBdr>
        <w:top w:val="none" w:sz="0" w:space="0" w:color="auto"/>
        <w:left w:val="none" w:sz="0" w:space="0" w:color="auto"/>
        <w:bottom w:val="none" w:sz="0" w:space="0" w:color="auto"/>
        <w:right w:val="none" w:sz="0" w:space="0" w:color="auto"/>
      </w:divBdr>
    </w:div>
    <w:div w:id="204828562">
      <w:bodyDiv w:val="1"/>
      <w:marLeft w:val="0"/>
      <w:marRight w:val="0"/>
      <w:marTop w:val="0"/>
      <w:marBottom w:val="0"/>
      <w:divBdr>
        <w:top w:val="none" w:sz="0" w:space="0" w:color="auto"/>
        <w:left w:val="none" w:sz="0" w:space="0" w:color="auto"/>
        <w:bottom w:val="none" w:sz="0" w:space="0" w:color="auto"/>
        <w:right w:val="none" w:sz="0" w:space="0" w:color="auto"/>
      </w:divBdr>
      <w:divsChild>
        <w:div w:id="999188811">
          <w:marLeft w:val="547"/>
          <w:marRight w:val="0"/>
          <w:marTop w:val="134"/>
          <w:marBottom w:val="0"/>
          <w:divBdr>
            <w:top w:val="none" w:sz="0" w:space="0" w:color="auto"/>
            <w:left w:val="none" w:sz="0" w:space="0" w:color="auto"/>
            <w:bottom w:val="none" w:sz="0" w:space="0" w:color="auto"/>
            <w:right w:val="none" w:sz="0" w:space="0" w:color="auto"/>
          </w:divBdr>
        </w:div>
        <w:div w:id="1066689401">
          <w:marLeft w:val="547"/>
          <w:marRight w:val="0"/>
          <w:marTop w:val="134"/>
          <w:marBottom w:val="0"/>
          <w:divBdr>
            <w:top w:val="none" w:sz="0" w:space="0" w:color="auto"/>
            <w:left w:val="none" w:sz="0" w:space="0" w:color="auto"/>
            <w:bottom w:val="none" w:sz="0" w:space="0" w:color="auto"/>
            <w:right w:val="none" w:sz="0" w:space="0" w:color="auto"/>
          </w:divBdr>
        </w:div>
        <w:div w:id="1581525162">
          <w:marLeft w:val="547"/>
          <w:marRight w:val="0"/>
          <w:marTop w:val="134"/>
          <w:marBottom w:val="0"/>
          <w:divBdr>
            <w:top w:val="none" w:sz="0" w:space="0" w:color="auto"/>
            <w:left w:val="none" w:sz="0" w:space="0" w:color="auto"/>
            <w:bottom w:val="none" w:sz="0" w:space="0" w:color="auto"/>
            <w:right w:val="none" w:sz="0" w:space="0" w:color="auto"/>
          </w:divBdr>
        </w:div>
        <w:div w:id="2062559104">
          <w:marLeft w:val="547"/>
          <w:marRight w:val="0"/>
          <w:marTop w:val="134"/>
          <w:marBottom w:val="0"/>
          <w:divBdr>
            <w:top w:val="none" w:sz="0" w:space="0" w:color="auto"/>
            <w:left w:val="none" w:sz="0" w:space="0" w:color="auto"/>
            <w:bottom w:val="none" w:sz="0" w:space="0" w:color="auto"/>
            <w:right w:val="none" w:sz="0" w:space="0" w:color="auto"/>
          </w:divBdr>
        </w:div>
        <w:div w:id="2111656054">
          <w:marLeft w:val="1166"/>
          <w:marRight w:val="0"/>
          <w:marTop w:val="115"/>
          <w:marBottom w:val="0"/>
          <w:divBdr>
            <w:top w:val="none" w:sz="0" w:space="0" w:color="auto"/>
            <w:left w:val="none" w:sz="0" w:space="0" w:color="auto"/>
            <w:bottom w:val="none" w:sz="0" w:space="0" w:color="auto"/>
            <w:right w:val="none" w:sz="0" w:space="0" w:color="auto"/>
          </w:divBdr>
        </w:div>
      </w:divsChild>
    </w:div>
    <w:div w:id="204830435">
      <w:bodyDiv w:val="1"/>
      <w:marLeft w:val="0"/>
      <w:marRight w:val="0"/>
      <w:marTop w:val="0"/>
      <w:marBottom w:val="0"/>
      <w:divBdr>
        <w:top w:val="none" w:sz="0" w:space="0" w:color="auto"/>
        <w:left w:val="none" w:sz="0" w:space="0" w:color="auto"/>
        <w:bottom w:val="none" w:sz="0" w:space="0" w:color="auto"/>
        <w:right w:val="none" w:sz="0" w:space="0" w:color="auto"/>
      </w:divBdr>
    </w:div>
    <w:div w:id="204950111">
      <w:bodyDiv w:val="1"/>
      <w:marLeft w:val="0"/>
      <w:marRight w:val="0"/>
      <w:marTop w:val="0"/>
      <w:marBottom w:val="0"/>
      <w:divBdr>
        <w:top w:val="none" w:sz="0" w:space="0" w:color="auto"/>
        <w:left w:val="none" w:sz="0" w:space="0" w:color="auto"/>
        <w:bottom w:val="none" w:sz="0" w:space="0" w:color="auto"/>
        <w:right w:val="none" w:sz="0" w:space="0" w:color="auto"/>
      </w:divBdr>
      <w:divsChild>
        <w:div w:id="1161851235">
          <w:marLeft w:val="0"/>
          <w:marRight w:val="0"/>
          <w:marTop w:val="0"/>
          <w:marBottom w:val="0"/>
          <w:divBdr>
            <w:top w:val="none" w:sz="0" w:space="0" w:color="auto"/>
            <w:left w:val="none" w:sz="0" w:space="0" w:color="auto"/>
            <w:bottom w:val="none" w:sz="0" w:space="0" w:color="auto"/>
            <w:right w:val="none" w:sz="0" w:space="0" w:color="auto"/>
          </w:divBdr>
        </w:div>
      </w:divsChild>
    </w:div>
    <w:div w:id="205602592">
      <w:bodyDiv w:val="1"/>
      <w:marLeft w:val="0"/>
      <w:marRight w:val="0"/>
      <w:marTop w:val="0"/>
      <w:marBottom w:val="0"/>
      <w:divBdr>
        <w:top w:val="none" w:sz="0" w:space="0" w:color="auto"/>
        <w:left w:val="none" w:sz="0" w:space="0" w:color="auto"/>
        <w:bottom w:val="none" w:sz="0" w:space="0" w:color="auto"/>
        <w:right w:val="none" w:sz="0" w:space="0" w:color="auto"/>
      </w:divBdr>
      <w:divsChild>
        <w:div w:id="31656146">
          <w:marLeft w:val="547"/>
          <w:marRight w:val="0"/>
          <w:marTop w:val="115"/>
          <w:marBottom w:val="0"/>
          <w:divBdr>
            <w:top w:val="none" w:sz="0" w:space="0" w:color="auto"/>
            <w:left w:val="none" w:sz="0" w:space="0" w:color="auto"/>
            <w:bottom w:val="none" w:sz="0" w:space="0" w:color="auto"/>
            <w:right w:val="none" w:sz="0" w:space="0" w:color="auto"/>
          </w:divBdr>
        </w:div>
        <w:div w:id="745105536">
          <w:marLeft w:val="1166"/>
          <w:marRight w:val="0"/>
          <w:marTop w:val="96"/>
          <w:marBottom w:val="0"/>
          <w:divBdr>
            <w:top w:val="none" w:sz="0" w:space="0" w:color="auto"/>
            <w:left w:val="none" w:sz="0" w:space="0" w:color="auto"/>
            <w:bottom w:val="none" w:sz="0" w:space="0" w:color="auto"/>
            <w:right w:val="none" w:sz="0" w:space="0" w:color="auto"/>
          </w:divBdr>
        </w:div>
        <w:div w:id="869956676">
          <w:marLeft w:val="1166"/>
          <w:marRight w:val="0"/>
          <w:marTop w:val="96"/>
          <w:marBottom w:val="0"/>
          <w:divBdr>
            <w:top w:val="none" w:sz="0" w:space="0" w:color="auto"/>
            <w:left w:val="none" w:sz="0" w:space="0" w:color="auto"/>
            <w:bottom w:val="none" w:sz="0" w:space="0" w:color="auto"/>
            <w:right w:val="none" w:sz="0" w:space="0" w:color="auto"/>
          </w:divBdr>
        </w:div>
        <w:div w:id="1853950028">
          <w:marLeft w:val="1166"/>
          <w:marRight w:val="0"/>
          <w:marTop w:val="96"/>
          <w:marBottom w:val="0"/>
          <w:divBdr>
            <w:top w:val="none" w:sz="0" w:space="0" w:color="auto"/>
            <w:left w:val="none" w:sz="0" w:space="0" w:color="auto"/>
            <w:bottom w:val="none" w:sz="0" w:space="0" w:color="auto"/>
            <w:right w:val="none" w:sz="0" w:space="0" w:color="auto"/>
          </w:divBdr>
        </w:div>
      </w:divsChild>
    </w:div>
    <w:div w:id="207305803">
      <w:bodyDiv w:val="1"/>
      <w:marLeft w:val="0"/>
      <w:marRight w:val="0"/>
      <w:marTop w:val="0"/>
      <w:marBottom w:val="0"/>
      <w:divBdr>
        <w:top w:val="none" w:sz="0" w:space="0" w:color="auto"/>
        <w:left w:val="none" w:sz="0" w:space="0" w:color="auto"/>
        <w:bottom w:val="none" w:sz="0" w:space="0" w:color="auto"/>
        <w:right w:val="none" w:sz="0" w:space="0" w:color="auto"/>
      </w:divBdr>
    </w:div>
    <w:div w:id="208684071">
      <w:bodyDiv w:val="1"/>
      <w:marLeft w:val="0"/>
      <w:marRight w:val="0"/>
      <w:marTop w:val="0"/>
      <w:marBottom w:val="0"/>
      <w:divBdr>
        <w:top w:val="none" w:sz="0" w:space="0" w:color="auto"/>
        <w:left w:val="none" w:sz="0" w:space="0" w:color="auto"/>
        <w:bottom w:val="none" w:sz="0" w:space="0" w:color="auto"/>
        <w:right w:val="none" w:sz="0" w:space="0" w:color="auto"/>
      </w:divBdr>
    </w:div>
    <w:div w:id="209651091">
      <w:bodyDiv w:val="1"/>
      <w:marLeft w:val="0"/>
      <w:marRight w:val="0"/>
      <w:marTop w:val="0"/>
      <w:marBottom w:val="0"/>
      <w:divBdr>
        <w:top w:val="none" w:sz="0" w:space="0" w:color="auto"/>
        <w:left w:val="none" w:sz="0" w:space="0" w:color="auto"/>
        <w:bottom w:val="none" w:sz="0" w:space="0" w:color="auto"/>
        <w:right w:val="none" w:sz="0" w:space="0" w:color="auto"/>
      </w:divBdr>
    </w:div>
    <w:div w:id="209728957">
      <w:bodyDiv w:val="1"/>
      <w:marLeft w:val="0"/>
      <w:marRight w:val="0"/>
      <w:marTop w:val="0"/>
      <w:marBottom w:val="0"/>
      <w:divBdr>
        <w:top w:val="none" w:sz="0" w:space="0" w:color="auto"/>
        <w:left w:val="none" w:sz="0" w:space="0" w:color="auto"/>
        <w:bottom w:val="none" w:sz="0" w:space="0" w:color="auto"/>
        <w:right w:val="none" w:sz="0" w:space="0" w:color="auto"/>
      </w:divBdr>
    </w:div>
    <w:div w:id="210266593">
      <w:bodyDiv w:val="1"/>
      <w:marLeft w:val="0"/>
      <w:marRight w:val="0"/>
      <w:marTop w:val="0"/>
      <w:marBottom w:val="0"/>
      <w:divBdr>
        <w:top w:val="none" w:sz="0" w:space="0" w:color="auto"/>
        <w:left w:val="none" w:sz="0" w:space="0" w:color="auto"/>
        <w:bottom w:val="none" w:sz="0" w:space="0" w:color="auto"/>
        <w:right w:val="none" w:sz="0" w:space="0" w:color="auto"/>
      </w:divBdr>
    </w:div>
    <w:div w:id="210769634">
      <w:bodyDiv w:val="1"/>
      <w:marLeft w:val="0"/>
      <w:marRight w:val="0"/>
      <w:marTop w:val="0"/>
      <w:marBottom w:val="0"/>
      <w:divBdr>
        <w:top w:val="none" w:sz="0" w:space="0" w:color="auto"/>
        <w:left w:val="none" w:sz="0" w:space="0" w:color="auto"/>
        <w:bottom w:val="none" w:sz="0" w:space="0" w:color="auto"/>
        <w:right w:val="none" w:sz="0" w:space="0" w:color="auto"/>
      </w:divBdr>
    </w:div>
    <w:div w:id="211232097">
      <w:bodyDiv w:val="1"/>
      <w:marLeft w:val="0"/>
      <w:marRight w:val="0"/>
      <w:marTop w:val="0"/>
      <w:marBottom w:val="0"/>
      <w:divBdr>
        <w:top w:val="none" w:sz="0" w:space="0" w:color="auto"/>
        <w:left w:val="none" w:sz="0" w:space="0" w:color="auto"/>
        <w:bottom w:val="none" w:sz="0" w:space="0" w:color="auto"/>
        <w:right w:val="none" w:sz="0" w:space="0" w:color="auto"/>
      </w:divBdr>
    </w:div>
    <w:div w:id="212039063">
      <w:bodyDiv w:val="1"/>
      <w:marLeft w:val="0"/>
      <w:marRight w:val="0"/>
      <w:marTop w:val="0"/>
      <w:marBottom w:val="0"/>
      <w:divBdr>
        <w:top w:val="none" w:sz="0" w:space="0" w:color="auto"/>
        <w:left w:val="none" w:sz="0" w:space="0" w:color="auto"/>
        <w:bottom w:val="none" w:sz="0" w:space="0" w:color="auto"/>
        <w:right w:val="none" w:sz="0" w:space="0" w:color="auto"/>
      </w:divBdr>
      <w:divsChild>
        <w:div w:id="398484597">
          <w:marLeft w:val="547"/>
          <w:marRight w:val="0"/>
          <w:marTop w:val="154"/>
          <w:marBottom w:val="0"/>
          <w:divBdr>
            <w:top w:val="none" w:sz="0" w:space="0" w:color="auto"/>
            <w:left w:val="none" w:sz="0" w:space="0" w:color="auto"/>
            <w:bottom w:val="none" w:sz="0" w:space="0" w:color="auto"/>
            <w:right w:val="none" w:sz="0" w:space="0" w:color="auto"/>
          </w:divBdr>
        </w:div>
        <w:div w:id="535434385">
          <w:marLeft w:val="1166"/>
          <w:marRight w:val="0"/>
          <w:marTop w:val="134"/>
          <w:marBottom w:val="0"/>
          <w:divBdr>
            <w:top w:val="none" w:sz="0" w:space="0" w:color="auto"/>
            <w:left w:val="none" w:sz="0" w:space="0" w:color="auto"/>
            <w:bottom w:val="none" w:sz="0" w:space="0" w:color="auto"/>
            <w:right w:val="none" w:sz="0" w:space="0" w:color="auto"/>
          </w:divBdr>
        </w:div>
        <w:div w:id="574432779">
          <w:marLeft w:val="1166"/>
          <w:marRight w:val="0"/>
          <w:marTop w:val="134"/>
          <w:marBottom w:val="0"/>
          <w:divBdr>
            <w:top w:val="none" w:sz="0" w:space="0" w:color="auto"/>
            <w:left w:val="none" w:sz="0" w:space="0" w:color="auto"/>
            <w:bottom w:val="none" w:sz="0" w:space="0" w:color="auto"/>
            <w:right w:val="none" w:sz="0" w:space="0" w:color="auto"/>
          </w:divBdr>
        </w:div>
      </w:divsChild>
    </w:div>
    <w:div w:id="212229441">
      <w:bodyDiv w:val="1"/>
      <w:marLeft w:val="0"/>
      <w:marRight w:val="0"/>
      <w:marTop w:val="0"/>
      <w:marBottom w:val="0"/>
      <w:divBdr>
        <w:top w:val="none" w:sz="0" w:space="0" w:color="auto"/>
        <w:left w:val="none" w:sz="0" w:space="0" w:color="auto"/>
        <w:bottom w:val="none" w:sz="0" w:space="0" w:color="auto"/>
        <w:right w:val="none" w:sz="0" w:space="0" w:color="auto"/>
      </w:divBdr>
    </w:div>
    <w:div w:id="212231233">
      <w:bodyDiv w:val="1"/>
      <w:marLeft w:val="0"/>
      <w:marRight w:val="0"/>
      <w:marTop w:val="0"/>
      <w:marBottom w:val="0"/>
      <w:divBdr>
        <w:top w:val="none" w:sz="0" w:space="0" w:color="auto"/>
        <w:left w:val="none" w:sz="0" w:space="0" w:color="auto"/>
        <w:bottom w:val="none" w:sz="0" w:space="0" w:color="auto"/>
        <w:right w:val="none" w:sz="0" w:space="0" w:color="auto"/>
      </w:divBdr>
      <w:divsChild>
        <w:div w:id="1148286745">
          <w:marLeft w:val="547"/>
          <w:marRight w:val="0"/>
          <w:marTop w:val="115"/>
          <w:marBottom w:val="0"/>
          <w:divBdr>
            <w:top w:val="none" w:sz="0" w:space="0" w:color="auto"/>
            <w:left w:val="none" w:sz="0" w:space="0" w:color="auto"/>
            <w:bottom w:val="none" w:sz="0" w:space="0" w:color="auto"/>
            <w:right w:val="none" w:sz="0" w:space="0" w:color="auto"/>
          </w:divBdr>
        </w:div>
        <w:div w:id="1316295818">
          <w:marLeft w:val="547"/>
          <w:marRight w:val="0"/>
          <w:marTop w:val="115"/>
          <w:marBottom w:val="0"/>
          <w:divBdr>
            <w:top w:val="none" w:sz="0" w:space="0" w:color="auto"/>
            <w:left w:val="none" w:sz="0" w:space="0" w:color="auto"/>
            <w:bottom w:val="none" w:sz="0" w:space="0" w:color="auto"/>
            <w:right w:val="none" w:sz="0" w:space="0" w:color="auto"/>
          </w:divBdr>
        </w:div>
      </w:divsChild>
    </w:div>
    <w:div w:id="213087276">
      <w:bodyDiv w:val="1"/>
      <w:marLeft w:val="0"/>
      <w:marRight w:val="0"/>
      <w:marTop w:val="0"/>
      <w:marBottom w:val="0"/>
      <w:divBdr>
        <w:top w:val="none" w:sz="0" w:space="0" w:color="auto"/>
        <w:left w:val="none" w:sz="0" w:space="0" w:color="auto"/>
        <w:bottom w:val="none" w:sz="0" w:space="0" w:color="auto"/>
        <w:right w:val="none" w:sz="0" w:space="0" w:color="auto"/>
      </w:divBdr>
    </w:div>
    <w:div w:id="215313281">
      <w:bodyDiv w:val="1"/>
      <w:marLeft w:val="0"/>
      <w:marRight w:val="0"/>
      <w:marTop w:val="0"/>
      <w:marBottom w:val="0"/>
      <w:divBdr>
        <w:top w:val="none" w:sz="0" w:space="0" w:color="auto"/>
        <w:left w:val="none" w:sz="0" w:space="0" w:color="auto"/>
        <w:bottom w:val="none" w:sz="0" w:space="0" w:color="auto"/>
        <w:right w:val="none" w:sz="0" w:space="0" w:color="auto"/>
      </w:divBdr>
      <w:divsChild>
        <w:div w:id="546909">
          <w:marLeft w:val="1166"/>
          <w:marRight w:val="0"/>
          <w:marTop w:val="106"/>
          <w:marBottom w:val="0"/>
          <w:divBdr>
            <w:top w:val="none" w:sz="0" w:space="0" w:color="auto"/>
            <w:left w:val="none" w:sz="0" w:space="0" w:color="auto"/>
            <w:bottom w:val="none" w:sz="0" w:space="0" w:color="auto"/>
            <w:right w:val="none" w:sz="0" w:space="0" w:color="auto"/>
          </w:divBdr>
        </w:div>
        <w:div w:id="657926543">
          <w:marLeft w:val="547"/>
          <w:marRight w:val="0"/>
          <w:marTop w:val="125"/>
          <w:marBottom w:val="0"/>
          <w:divBdr>
            <w:top w:val="none" w:sz="0" w:space="0" w:color="auto"/>
            <w:left w:val="none" w:sz="0" w:space="0" w:color="auto"/>
            <w:bottom w:val="none" w:sz="0" w:space="0" w:color="auto"/>
            <w:right w:val="none" w:sz="0" w:space="0" w:color="auto"/>
          </w:divBdr>
        </w:div>
        <w:div w:id="754320583">
          <w:marLeft w:val="1166"/>
          <w:marRight w:val="0"/>
          <w:marTop w:val="106"/>
          <w:marBottom w:val="0"/>
          <w:divBdr>
            <w:top w:val="none" w:sz="0" w:space="0" w:color="auto"/>
            <w:left w:val="none" w:sz="0" w:space="0" w:color="auto"/>
            <w:bottom w:val="none" w:sz="0" w:space="0" w:color="auto"/>
            <w:right w:val="none" w:sz="0" w:space="0" w:color="auto"/>
          </w:divBdr>
        </w:div>
        <w:div w:id="855272450">
          <w:marLeft w:val="1800"/>
          <w:marRight w:val="0"/>
          <w:marTop w:val="91"/>
          <w:marBottom w:val="0"/>
          <w:divBdr>
            <w:top w:val="none" w:sz="0" w:space="0" w:color="auto"/>
            <w:left w:val="none" w:sz="0" w:space="0" w:color="auto"/>
            <w:bottom w:val="none" w:sz="0" w:space="0" w:color="auto"/>
            <w:right w:val="none" w:sz="0" w:space="0" w:color="auto"/>
          </w:divBdr>
        </w:div>
        <w:div w:id="1142622421">
          <w:marLeft w:val="1166"/>
          <w:marRight w:val="0"/>
          <w:marTop w:val="106"/>
          <w:marBottom w:val="0"/>
          <w:divBdr>
            <w:top w:val="none" w:sz="0" w:space="0" w:color="auto"/>
            <w:left w:val="none" w:sz="0" w:space="0" w:color="auto"/>
            <w:bottom w:val="none" w:sz="0" w:space="0" w:color="auto"/>
            <w:right w:val="none" w:sz="0" w:space="0" w:color="auto"/>
          </w:divBdr>
        </w:div>
        <w:div w:id="1754622576">
          <w:marLeft w:val="547"/>
          <w:marRight w:val="0"/>
          <w:marTop w:val="125"/>
          <w:marBottom w:val="0"/>
          <w:divBdr>
            <w:top w:val="none" w:sz="0" w:space="0" w:color="auto"/>
            <w:left w:val="none" w:sz="0" w:space="0" w:color="auto"/>
            <w:bottom w:val="none" w:sz="0" w:space="0" w:color="auto"/>
            <w:right w:val="none" w:sz="0" w:space="0" w:color="auto"/>
          </w:divBdr>
        </w:div>
        <w:div w:id="1781993837">
          <w:marLeft w:val="1800"/>
          <w:marRight w:val="0"/>
          <w:marTop w:val="91"/>
          <w:marBottom w:val="0"/>
          <w:divBdr>
            <w:top w:val="none" w:sz="0" w:space="0" w:color="auto"/>
            <w:left w:val="none" w:sz="0" w:space="0" w:color="auto"/>
            <w:bottom w:val="none" w:sz="0" w:space="0" w:color="auto"/>
            <w:right w:val="none" w:sz="0" w:space="0" w:color="auto"/>
          </w:divBdr>
        </w:div>
        <w:div w:id="2019458482">
          <w:marLeft w:val="1166"/>
          <w:marRight w:val="0"/>
          <w:marTop w:val="106"/>
          <w:marBottom w:val="0"/>
          <w:divBdr>
            <w:top w:val="none" w:sz="0" w:space="0" w:color="auto"/>
            <w:left w:val="none" w:sz="0" w:space="0" w:color="auto"/>
            <w:bottom w:val="none" w:sz="0" w:space="0" w:color="auto"/>
            <w:right w:val="none" w:sz="0" w:space="0" w:color="auto"/>
          </w:divBdr>
        </w:div>
        <w:div w:id="2119526821">
          <w:marLeft w:val="1800"/>
          <w:marRight w:val="0"/>
          <w:marTop w:val="91"/>
          <w:marBottom w:val="0"/>
          <w:divBdr>
            <w:top w:val="none" w:sz="0" w:space="0" w:color="auto"/>
            <w:left w:val="none" w:sz="0" w:space="0" w:color="auto"/>
            <w:bottom w:val="none" w:sz="0" w:space="0" w:color="auto"/>
            <w:right w:val="none" w:sz="0" w:space="0" w:color="auto"/>
          </w:divBdr>
        </w:div>
      </w:divsChild>
    </w:div>
    <w:div w:id="215436159">
      <w:bodyDiv w:val="1"/>
      <w:marLeft w:val="0"/>
      <w:marRight w:val="0"/>
      <w:marTop w:val="0"/>
      <w:marBottom w:val="0"/>
      <w:divBdr>
        <w:top w:val="none" w:sz="0" w:space="0" w:color="auto"/>
        <w:left w:val="none" w:sz="0" w:space="0" w:color="auto"/>
        <w:bottom w:val="none" w:sz="0" w:space="0" w:color="auto"/>
        <w:right w:val="none" w:sz="0" w:space="0" w:color="auto"/>
      </w:divBdr>
    </w:div>
    <w:div w:id="216087801">
      <w:bodyDiv w:val="1"/>
      <w:marLeft w:val="0"/>
      <w:marRight w:val="0"/>
      <w:marTop w:val="0"/>
      <w:marBottom w:val="0"/>
      <w:divBdr>
        <w:top w:val="none" w:sz="0" w:space="0" w:color="auto"/>
        <w:left w:val="none" w:sz="0" w:space="0" w:color="auto"/>
        <w:bottom w:val="none" w:sz="0" w:space="0" w:color="auto"/>
        <w:right w:val="none" w:sz="0" w:space="0" w:color="auto"/>
      </w:divBdr>
    </w:div>
    <w:div w:id="216551591">
      <w:bodyDiv w:val="1"/>
      <w:marLeft w:val="0"/>
      <w:marRight w:val="0"/>
      <w:marTop w:val="0"/>
      <w:marBottom w:val="0"/>
      <w:divBdr>
        <w:top w:val="none" w:sz="0" w:space="0" w:color="auto"/>
        <w:left w:val="none" w:sz="0" w:space="0" w:color="auto"/>
        <w:bottom w:val="none" w:sz="0" w:space="0" w:color="auto"/>
        <w:right w:val="none" w:sz="0" w:space="0" w:color="auto"/>
      </w:divBdr>
    </w:div>
    <w:div w:id="216821788">
      <w:bodyDiv w:val="1"/>
      <w:marLeft w:val="0"/>
      <w:marRight w:val="0"/>
      <w:marTop w:val="0"/>
      <w:marBottom w:val="0"/>
      <w:divBdr>
        <w:top w:val="none" w:sz="0" w:space="0" w:color="auto"/>
        <w:left w:val="none" w:sz="0" w:space="0" w:color="auto"/>
        <w:bottom w:val="none" w:sz="0" w:space="0" w:color="auto"/>
        <w:right w:val="none" w:sz="0" w:space="0" w:color="auto"/>
      </w:divBdr>
    </w:div>
    <w:div w:id="218051616">
      <w:bodyDiv w:val="1"/>
      <w:marLeft w:val="0"/>
      <w:marRight w:val="0"/>
      <w:marTop w:val="0"/>
      <w:marBottom w:val="0"/>
      <w:divBdr>
        <w:top w:val="none" w:sz="0" w:space="0" w:color="auto"/>
        <w:left w:val="none" w:sz="0" w:space="0" w:color="auto"/>
        <w:bottom w:val="none" w:sz="0" w:space="0" w:color="auto"/>
        <w:right w:val="none" w:sz="0" w:space="0" w:color="auto"/>
      </w:divBdr>
    </w:div>
    <w:div w:id="218244909">
      <w:bodyDiv w:val="1"/>
      <w:marLeft w:val="0"/>
      <w:marRight w:val="0"/>
      <w:marTop w:val="0"/>
      <w:marBottom w:val="0"/>
      <w:divBdr>
        <w:top w:val="none" w:sz="0" w:space="0" w:color="auto"/>
        <w:left w:val="none" w:sz="0" w:space="0" w:color="auto"/>
        <w:bottom w:val="none" w:sz="0" w:space="0" w:color="auto"/>
        <w:right w:val="none" w:sz="0" w:space="0" w:color="auto"/>
      </w:divBdr>
    </w:div>
    <w:div w:id="219094971">
      <w:bodyDiv w:val="1"/>
      <w:marLeft w:val="0"/>
      <w:marRight w:val="0"/>
      <w:marTop w:val="0"/>
      <w:marBottom w:val="0"/>
      <w:divBdr>
        <w:top w:val="none" w:sz="0" w:space="0" w:color="auto"/>
        <w:left w:val="none" w:sz="0" w:space="0" w:color="auto"/>
        <w:bottom w:val="none" w:sz="0" w:space="0" w:color="auto"/>
        <w:right w:val="none" w:sz="0" w:space="0" w:color="auto"/>
      </w:divBdr>
    </w:div>
    <w:div w:id="219833259">
      <w:bodyDiv w:val="1"/>
      <w:marLeft w:val="0"/>
      <w:marRight w:val="0"/>
      <w:marTop w:val="0"/>
      <w:marBottom w:val="0"/>
      <w:divBdr>
        <w:top w:val="none" w:sz="0" w:space="0" w:color="auto"/>
        <w:left w:val="none" w:sz="0" w:space="0" w:color="auto"/>
        <w:bottom w:val="none" w:sz="0" w:space="0" w:color="auto"/>
        <w:right w:val="none" w:sz="0" w:space="0" w:color="auto"/>
      </w:divBdr>
      <w:divsChild>
        <w:div w:id="559904046">
          <w:marLeft w:val="1166"/>
          <w:marRight w:val="0"/>
          <w:marTop w:val="96"/>
          <w:marBottom w:val="0"/>
          <w:divBdr>
            <w:top w:val="none" w:sz="0" w:space="0" w:color="auto"/>
            <w:left w:val="none" w:sz="0" w:space="0" w:color="auto"/>
            <w:bottom w:val="none" w:sz="0" w:space="0" w:color="auto"/>
            <w:right w:val="none" w:sz="0" w:space="0" w:color="auto"/>
          </w:divBdr>
        </w:div>
        <w:div w:id="716048713">
          <w:marLeft w:val="547"/>
          <w:marRight w:val="0"/>
          <w:marTop w:val="115"/>
          <w:marBottom w:val="0"/>
          <w:divBdr>
            <w:top w:val="none" w:sz="0" w:space="0" w:color="auto"/>
            <w:left w:val="none" w:sz="0" w:space="0" w:color="auto"/>
            <w:bottom w:val="none" w:sz="0" w:space="0" w:color="auto"/>
            <w:right w:val="none" w:sz="0" w:space="0" w:color="auto"/>
          </w:divBdr>
        </w:div>
        <w:div w:id="1414010473">
          <w:marLeft w:val="1166"/>
          <w:marRight w:val="0"/>
          <w:marTop w:val="96"/>
          <w:marBottom w:val="0"/>
          <w:divBdr>
            <w:top w:val="none" w:sz="0" w:space="0" w:color="auto"/>
            <w:left w:val="none" w:sz="0" w:space="0" w:color="auto"/>
            <w:bottom w:val="none" w:sz="0" w:space="0" w:color="auto"/>
            <w:right w:val="none" w:sz="0" w:space="0" w:color="auto"/>
          </w:divBdr>
        </w:div>
        <w:div w:id="1724056620">
          <w:marLeft w:val="547"/>
          <w:marRight w:val="0"/>
          <w:marTop w:val="115"/>
          <w:marBottom w:val="0"/>
          <w:divBdr>
            <w:top w:val="none" w:sz="0" w:space="0" w:color="auto"/>
            <w:left w:val="none" w:sz="0" w:space="0" w:color="auto"/>
            <w:bottom w:val="none" w:sz="0" w:space="0" w:color="auto"/>
            <w:right w:val="none" w:sz="0" w:space="0" w:color="auto"/>
          </w:divBdr>
        </w:div>
        <w:div w:id="1883133425">
          <w:marLeft w:val="547"/>
          <w:marRight w:val="0"/>
          <w:marTop w:val="115"/>
          <w:marBottom w:val="0"/>
          <w:divBdr>
            <w:top w:val="none" w:sz="0" w:space="0" w:color="auto"/>
            <w:left w:val="none" w:sz="0" w:space="0" w:color="auto"/>
            <w:bottom w:val="none" w:sz="0" w:space="0" w:color="auto"/>
            <w:right w:val="none" w:sz="0" w:space="0" w:color="auto"/>
          </w:divBdr>
        </w:div>
      </w:divsChild>
    </w:div>
    <w:div w:id="219948106">
      <w:bodyDiv w:val="1"/>
      <w:marLeft w:val="0"/>
      <w:marRight w:val="0"/>
      <w:marTop w:val="0"/>
      <w:marBottom w:val="0"/>
      <w:divBdr>
        <w:top w:val="none" w:sz="0" w:space="0" w:color="auto"/>
        <w:left w:val="none" w:sz="0" w:space="0" w:color="auto"/>
        <w:bottom w:val="none" w:sz="0" w:space="0" w:color="auto"/>
        <w:right w:val="none" w:sz="0" w:space="0" w:color="auto"/>
      </w:divBdr>
    </w:div>
    <w:div w:id="220406487">
      <w:bodyDiv w:val="1"/>
      <w:marLeft w:val="0"/>
      <w:marRight w:val="0"/>
      <w:marTop w:val="0"/>
      <w:marBottom w:val="0"/>
      <w:divBdr>
        <w:top w:val="none" w:sz="0" w:space="0" w:color="auto"/>
        <w:left w:val="none" w:sz="0" w:space="0" w:color="auto"/>
        <w:bottom w:val="none" w:sz="0" w:space="0" w:color="auto"/>
        <w:right w:val="none" w:sz="0" w:space="0" w:color="auto"/>
      </w:divBdr>
    </w:div>
    <w:div w:id="220486051">
      <w:bodyDiv w:val="1"/>
      <w:marLeft w:val="0"/>
      <w:marRight w:val="0"/>
      <w:marTop w:val="0"/>
      <w:marBottom w:val="0"/>
      <w:divBdr>
        <w:top w:val="none" w:sz="0" w:space="0" w:color="auto"/>
        <w:left w:val="none" w:sz="0" w:space="0" w:color="auto"/>
        <w:bottom w:val="none" w:sz="0" w:space="0" w:color="auto"/>
        <w:right w:val="none" w:sz="0" w:space="0" w:color="auto"/>
      </w:divBdr>
    </w:div>
    <w:div w:id="221674103">
      <w:bodyDiv w:val="1"/>
      <w:marLeft w:val="0"/>
      <w:marRight w:val="0"/>
      <w:marTop w:val="0"/>
      <w:marBottom w:val="0"/>
      <w:divBdr>
        <w:top w:val="none" w:sz="0" w:space="0" w:color="auto"/>
        <w:left w:val="none" w:sz="0" w:space="0" w:color="auto"/>
        <w:bottom w:val="none" w:sz="0" w:space="0" w:color="auto"/>
        <w:right w:val="none" w:sz="0" w:space="0" w:color="auto"/>
      </w:divBdr>
    </w:div>
    <w:div w:id="222059550">
      <w:bodyDiv w:val="1"/>
      <w:marLeft w:val="0"/>
      <w:marRight w:val="0"/>
      <w:marTop w:val="0"/>
      <w:marBottom w:val="0"/>
      <w:divBdr>
        <w:top w:val="none" w:sz="0" w:space="0" w:color="auto"/>
        <w:left w:val="none" w:sz="0" w:space="0" w:color="auto"/>
        <w:bottom w:val="none" w:sz="0" w:space="0" w:color="auto"/>
        <w:right w:val="none" w:sz="0" w:space="0" w:color="auto"/>
      </w:divBdr>
      <w:divsChild>
        <w:div w:id="1550527708">
          <w:marLeft w:val="0"/>
          <w:marRight w:val="0"/>
          <w:marTop w:val="0"/>
          <w:marBottom w:val="0"/>
          <w:divBdr>
            <w:top w:val="none" w:sz="0" w:space="0" w:color="auto"/>
            <w:left w:val="none" w:sz="0" w:space="0" w:color="auto"/>
            <w:bottom w:val="none" w:sz="0" w:space="0" w:color="auto"/>
            <w:right w:val="none" w:sz="0" w:space="0" w:color="auto"/>
          </w:divBdr>
        </w:div>
      </w:divsChild>
    </w:div>
    <w:div w:id="222520401">
      <w:bodyDiv w:val="1"/>
      <w:marLeft w:val="0"/>
      <w:marRight w:val="0"/>
      <w:marTop w:val="0"/>
      <w:marBottom w:val="0"/>
      <w:divBdr>
        <w:top w:val="none" w:sz="0" w:space="0" w:color="auto"/>
        <w:left w:val="none" w:sz="0" w:space="0" w:color="auto"/>
        <w:bottom w:val="none" w:sz="0" w:space="0" w:color="auto"/>
        <w:right w:val="none" w:sz="0" w:space="0" w:color="auto"/>
      </w:divBdr>
    </w:div>
    <w:div w:id="224534211">
      <w:bodyDiv w:val="1"/>
      <w:marLeft w:val="0"/>
      <w:marRight w:val="0"/>
      <w:marTop w:val="0"/>
      <w:marBottom w:val="0"/>
      <w:divBdr>
        <w:top w:val="none" w:sz="0" w:space="0" w:color="auto"/>
        <w:left w:val="none" w:sz="0" w:space="0" w:color="auto"/>
        <w:bottom w:val="none" w:sz="0" w:space="0" w:color="auto"/>
        <w:right w:val="none" w:sz="0" w:space="0" w:color="auto"/>
      </w:divBdr>
      <w:divsChild>
        <w:div w:id="107899014">
          <w:marLeft w:val="1800"/>
          <w:marRight w:val="0"/>
          <w:marTop w:val="77"/>
          <w:marBottom w:val="0"/>
          <w:divBdr>
            <w:top w:val="none" w:sz="0" w:space="0" w:color="auto"/>
            <w:left w:val="none" w:sz="0" w:space="0" w:color="auto"/>
            <w:bottom w:val="none" w:sz="0" w:space="0" w:color="auto"/>
            <w:right w:val="none" w:sz="0" w:space="0" w:color="auto"/>
          </w:divBdr>
        </w:div>
        <w:div w:id="269969566">
          <w:marLeft w:val="1800"/>
          <w:marRight w:val="0"/>
          <w:marTop w:val="77"/>
          <w:marBottom w:val="0"/>
          <w:divBdr>
            <w:top w:val="none" w:sz="0" w:space="0" w:color="auto"/>
            <w:left w:val="none" w:sz="0" w:space="0" w:color="auto"/>
            <w:bottom w:val="none" w:sz="0" w:space="0" w:color="auto"/>
            <w:right w:val="none" w:sz="0" w:space="0" w:color="auto"/>
          </w:divBdr>
        </w:div>
        <w:div w:id="282348874">
          <w:marLeft w:val="547"/>
          <w:marRight w:val="0"/>
          <w:marTop w:val="96"/>
          <w:marBottom w:val="0"/>
          <w:divBdr>
            <w:top w:val="none" w:sz="0" w:space="0" w:color="auto"/>
            <w:left w:val="none" w:sz="0" w:space="0" w:color="auto"/>
            <w:bottom w:val="none" w:sz="0" w:space="0" w:color="auto"/>
            <w:right w:val="none" w:sz="0" w:space="0" w:color="auto"/>
          </w:divBdr>
        </w:div>
        <w:div w:id="560096325">
          <w:marLeft w:val="1800"/>
          <w:marRight w:val="0"/>
          <w:marTop w:val="77"/>
          <w:marBottom w:val="0"/>
          <w:divBdr>
            <w:top w:val="none" w:sz="0" w:space="0" w:color="auto"/>
            <w:left w:val="none" w:sz="0" w:space="0" w:color="auto"/>
            <w:bottom w:val="none" w:sz="0" w:space="0" w:color="auto"/>
            <w:right w:val="none" w:sz="0" w:space="0" w:color="auto"/>
          </w:divBdr>
        </w:div>
        <w:div w:id="617177834">
          <w:marLeft w:val="1166"/>
          <w:marRight w:val="0"/>
          <w:marTop w:val="96"/>
          <w:marBottom w:val="0"/>
          <w:divBdr>
            <w:top w:val="none" w:sz="0" w:space="0" w:color="auto"/>
            <w:left w:val="none" w:sz="0" w:space="0" w:color="auto"/>
            <w:bottom w:val="none" w:sz="0" w:space="0" w:color="auto"/>
            <w:right w:val="none" w:sz="0" w:space="0" w:color="auto"/>
          </w:divBdr>
        </w:div>
        <w:div w:id="674187116">
          <w:marLeft w:val="1800"/>
          <w:marRight w:val="0"/>
          <w:marTop w:val="77"/>
          <w:marBottom w:val="0"/>
          <w:divBdr>
            <w:top w:val="none" w:sz="0" w:space="0" w:color="auto"/>
            <w:left w:val="none" w:sz="0" w:space="0" w:color="auto"/>
            <w:bottom w:val="none" w:sz="0" w:space="0" w:color="auto"/>
            <w:right w:val="none" w:sz="0" w:space="0" w:color="auto"/>
          </w:divBdr>
        </w:div>
        <w:div w:id="1095982834">
          <w:marLeft w:val="1166"/>
          <w:marRight w:val="0"/>
          <w:marTop w:val="96"/>
          <w:marBottom w:val="0"/>
          <w:divBdr>
            <w:top w:val="none" w:sz="0" w:space="0" w:color="auto"/>
            <w:left w:val="none" w:sz="0" w:space="0" w:color="auto"/>
            <w:bottom w:val="none" w:sz="0" w:space="0" w:color="auto"/>
            <w:right w:val="none" w:sz="0" w:space="0" w:color="auto"/>
          </w:divBdr>
        </w:div>
        <w:div w:id="1266226144">
          <w:marLeft w:val="1800"/>
          <w:marRight w:val="0"/>
          <w:marTop w:val="77"/>
          <w:marBottom w:val="0"/>
          <w:divBdr>
            <w:top w:val="none" w:sz="0" w:space="0" w:color="auto"/>
            <w:left w:val="none" w:sz="0" w:space="0" w:color="auto"/>
            <w:bottom w:val="none" w:sz="0" w:space="0" w:color="auto"/>
            <w:right w:val="none" w:sz="0" w:space="0" w:color="auto"/>
          </w:divBdr>
        </w:div>
        <w:div w:id="1417021134">
          <w:marLeft w:val="1166"/>
          <w:marRight w:val="0"/>
          <w:marTop w:val="96"/>
          <w:marBottom w:val="0"/>
          <w:divBdr>
            <w:top w:val="none" w:sz="0" w:space="0" w:color="auto"/>
            <w:left w:val="none" w:sz="0" w:space="0" w:color="auto"/>
            <w:bottom w:val="none" w:sz="0" w:space="0" w:color="auto"/>
            <w:right w:val="none" w:sz="0" w:space="0" w:color="auto"/>
          </w:divBdr>
        </w:div>
        <w:div w:id="1662393593">
          <w:marLeft w:val="1800"/>
          <w:marRight w:val="0"/>
          <w:marTop w:val="77"/>
          <w:marBottom w:val="0"/>
          <w:divBdr>
            <w:top w:val="none" w:sz="0" w:space="0" w:color="auto"/>
            <w:left w:val="none" w:sz="0" w:space="0" w:color="auto"/>
            <w:bottom w:val="none" w:sz="0" w:space="0" w:color="auto"/>
            <w:right w:val="none" w:sz="0" w:space="0" w:color="auto"/>
          </w:divBdr>
        </w:div>
        <w:div w:id="1925723997">
          <w:marLeft w:val="1800"/>
          <w:marRight w:val="0"/>
          <w:marTop w:val="77"/>
          <w:marBottom w:val="0"/>
          <w:divBdr>
            <w:top w:val="none" w:sz="0" w:space="0" w:color="auto"/>
            <w:left w:val="none" w:sz="0" w:space="0" w:color="auto"/>
            <w:bottom w:val="none" w:sz="0" w:space="0" w:color="auto"/>
            <w:right w:val="none" w:sz="0" w:space="0" w:color="auto"/>
          </w:divBdr>
        </w:div>
      </w:divsChild>
    </w:div>
    <w:div w:id="227226708">
      <w:bodyDiv w:val="1"/>
      <w:marLeft w:val="0"/>
      <w:marRight w:val="0"/>
      <w:marTop w:val="0"/>
      <w:marBottom w:val="0"/>
      <w:divBdr>
        <w:top w:val="none" w:sz="0" w:space="0" w:color="auto"/>
        <w:left w:val="none" w:sz="0" w:space="0" w:color="auto"/>
        <w:bottom w:val="none" w:sz="0" w:space="0" w:color="auto"/>
        <w:right w:val="none" w:sz="0" w:space="0" w:color="auto"/>
      </w:divBdr>
    </w:div>
    <w:div w:id="230694962">
      <w:bodyDiv w:val="1"/>
      <w:marLeft w:val="0"/>
      <w:marRight w:val="0"/>
      <w:marTop w:val="0"/>
      <w:marBottom w:val="0"/>
      <w:divBdr>
        <w:top w:val="none" w:sz="0" w:space="0" w:color="auto"/>
        <w:left w:val="none" w:sz="0" w:space="0" w:color="auto"/>
        <w:bottom w:val="none" w:sz="0" w:space="0" w:color="auto"/>
        <w:right w:val="none" w:sz="0" w:space="0" w:color="auto"/>
      </w:divBdr>
      <w:divsChild>
        <w:div w:id="326710112">
          <w:marLeft w:val="547"/>
          <w:marRight w:val="0"/>
          <w:marTop w:val="115"/>
          <w:marBottom w:val="0"/>
          <w:divBdr>
            <w:top w:val="none" w:sz="0" w:space="0" w:color="auto"/>
            <w:left w:val="none" w:sz="0" w:space="0" w:color="auto"/>
            <w:bottom w:val="none" w:sz="0" w:space="0" w:color="auto"/>
            <w:right w:val="none" w:sz="0" w:space="0" w:color="auto"/>
          </w:divBdr>
        </w:div>
        <w:div w:id="1281303024">
          <w:marLeft w:val="1166"/>
          <w:marRight w:val="0"/>
          <w:marTop w:val="96"/>
          <w:marBottom w:val="0"/>
          <w:divBdr>
            <w:top w:val="none" w:sz="0" w:space="0" w:color="auto"/>
            <w:left w:val="none" w:sz="0" w:space="0" w:color="auto"/>
            <w:bottom w:val="none" w:sz="0" w:space="0" w:color="auto"/>
            <w:right w:val="none" w:sz="0" w:space="0" w:color="auto"/>
          </w:divBdr>
        </w:div>
        <w:div w:id="1561868422">
          <w:marLeft w:val="547"/>
          <w:marRight w:val="0"/>
          <w:marTop w:val="115"/>
          <w:marBottom w:val="0"/>
          <w:divBdr>
            <w:top w:val="none" w:sz="0" w:space="0" w:color="auto"/>
            <w:left w:val="none" w:sz="0" w:space="0" w:color="auto"/>
            <w:bottom w:val="none" w:sz="0" w:space="0" w:color="auto"/>
            <w:right w:val="none" w:sz="0" w:space="0" w:color="auto"/>
          </w:divBdr>
        </w:div>
      </w:divsChild>
    </w:div>
    <w:div w:id="230777444">
      <w:bodyDiv w:val="1"/>
      <w:marLeft w:val="0"/>
      <w:marRight w:val="0"/>
      <w:marTop w:val="0"/>
      <w:marBottom w:val="0"/>
      <w:divBdr>
        <w:top w:val="none" w:sz="0" w:space="0" w:color="auto"/>
        <w:left w:val="none" w:sz="0" w:space="0" w:color="auto"/>
        <w:bottom w:val="none" w:sz="0" w:space="0" w:color="auto"/>
        <w:right w:val="none" w:sz="0" w:space="0" w:color="auto"/>
      </w:divBdr>
    </w:div>
    <w:div w:id="231239395">
      <w:bodyDiv w:val="1"/>
      <w:marLeft w:val="0"/>
      <w:marRight w:val="0"/>
      <w:marTop w:val="0"/>
      <w:marBottom w:val="0"/>
      <w:divBdr>
        <w:top w:val="none" w:sz="0" w:space="0" w:color="auto"/>
        <w:left w:val="none" w:sz="0" w:space="0" w:color="auto"/>
        <w:bottom w:val="none" w:sz="0" w:space="0" w:color="auto"/>
        <w:right w:val="none" w:sz="0" w:space="0" w:color="auto"/>
      </w:divBdr>
      <w:divsChild>
        <w:div w:id="145124460">
          <w:marLeft w:val="547"/>
          <w:marRight w:val="0"/>
          <w:marTop w:val="72"/>
          <w:marBottom w:val="0"/>
          <w:divBdr>
            <w:top w:val="none" w:sz="0" w:space="0" w:color="auto"/>
            <w:left w:val="none" w:sz="0" w:space="0" w:color="auto"/>
            <w:bottom w:val="none" w:sz="0" w:space="0" w:color="auto"/>
            <w:right w:val="none" w:sz="0" w:space="0" w:color="auto"/>
          </w:divBdr>
        </w:div>
        <w:div w:id="379986676">
          <w:marLeft w:val="1166"/>
          <w:marRight w:val="0"/>
          <w:marTop w:val="62"/>
          <w:marBottom w:val="0"/>
          <w:divBdr>
            <w:top w:val="none" w:sz="0" w:space="0" w:color="auto"/>
            <w:left w:val="none" w:sz="0" w:space="0" w:color="auto"/>
            <w:bottom w:val="none" w:sz="0" w:space="0" w:color="auto"/>
            <w:right w:val="none" w:sz="0" w:space="0" w:color="auto"/>
          </w:divBdr>
        </w:div>
        <w:div w:id="426661626">
          <w:marLeft w:val="2520"/>
          <w:marRight w:val="0"/>
          <w:marTop w:val="48"/>
          <w:marBottom w:val="0"/>
          <w:divBdr>
            <w:top w:val="none" w:sz="0" w:space="0" w:color="auto"/>
            <w:left w:val="none" w:sz="0" w:space="0" w:color="auto"/>
            <w:bottom w:val="none" w:sz="0" w:space="0" w:color="auto"/>
            <w:right w:val="none" w:sz="0" w:space="0" w:color="auto"/>
          </w:divBdr>
        </w:div>
        <w:div w:id="497229590">
          <w:marLeft w:val="2520"/>
          <w:marRight w:val="0"/>
          <w:marTop w:val="48"/>
          <w:marBottom w:val="0"/>
          <w:divBdr>
            <w:top w:val="none" w:sz="0" w:space="0" w:color="auto"/>
            <w:left w:val="none" w:sz="0" w:space="0" w:color="auto"/>
            <w:bottom w:val="none" w:sz="0" w:space="0" w:color="auto"/>
            <w:right w:val="none" w:sz="0" w:space="0" w:color="auto"/>
          </w:divBdr>
        </w:div>
        <w:div w:id="508377466">
          <w:marLeft w:val="1166"/>
          <w:marRight w:val="0"/>
          <w:marTop w:val="62"/>
          <w:marBottom w:val="0"/>
          <w:divBdr>
            <w:top w:val="none" w:sz="0" w:space="0" w:color="auto"/>
            <w:left w:val="none" w:sz="0" w:space="0" w:color="auto"/>
            <w:bottom w:val="none" w:sz="0" w:space="0" w:color="auto"/>
            <w:right w:val="none" w:sz="0" w:space="0" w:color="auto"/>
          </w:divBdr>
        </w:div>
        <w:div w:id="605121512">
          <w:marLeft w:val="2520"/>
          <w:marRight w:val="0"/>
          <w:marTop w:val="48"/>
          <w:marBottom w:val="0"/>
          <w:divBdr>
            <w:top w:val="none" w:sz="0" w:space="0" w:color="auto"/>
            <w:left w:val="none" w:sz="0" w:space="0" w:color="auto"/>
            <w:bottom w:val="none" w:sz="0" w:space="0" w:color="auto"/>
            <w:right w:val="none" w:sz="0" w:space="0" w:color="auto"/>
          </w:divBdr>
        </w:div>
        <w:div w:id="867647925">
          <w:marLeft w:val="1800"/>
          <w:marRight w:val="0"/>
          <w:marTop w:val="53"/>
          <w:marBottom w:val="0"/>
          <w:divBdr>
            <w:top w:val="none" w:sz="0" w:space="0" w:color="auto"/>
            <w:left w:val="none" w:sz="0" w:space="0" w:color="auto"/>
            <w:bottom w:val="none" w:sz="0" w:space="0" w:color="auto"/>
            <w:right w:val="none" w:sz="0" w:space="0" w:color="auto"/>
          </w:divBdr>
        </w:div>
        <w:div w:id="878670145">
          <w:marLeft w:val="1166"/>
          <w:marRight w:val="0"/>
          <w:marTop w:val="62"/>
          <w:marBottom w:val="0"/>
          <w:divBdr>
            <w:top w:val="none" w:sz="0" w:space="0" w:color="auto"/>
            <w:left w:val="none" w:sz="0" w:space="0" w:color="auto"/>
            <w:bottom w:val="none" w:sz="0" w:space="0" w:color="auto"/>
            <w:right w:val="none" w:sz="0" w:space="0" w:color="auto"/>
          </w:divBdr>
        </w:div>
        <w:div w:id="934049939">
          <w:marLeft w:val="1800"/>
          <w:marRight w:val="0"/>
          <w:marTop w:val="53"/>
          <w:marBottom w:val="0"/>
          <w:divBdr>
            <w:top w:val="none" w:sz="0" w:space="0" w:color="auto"/>
            <w:left w:val="none" w:sz="0" w:space="0" w:color="auto"/>
            <w:bottom w:val="none" w:sz="0" w:space="0" w:color="auto"/>
            <w:right w:val="none" w:sz="0" w:space="0" w:color="auto"/>
          </w:divBdr>
        </w:div>
        <w:div w:id="970593080">
          <w:marLeft w:val="1800"/>
          <w:marRight w:val="0"/>
          <w:marTop w:val="53"/>
          <w:marBottom w:val="0"/>
          <w:divBdr>
            <w:top w:val="none" w:sz="0" w:space="0" w:color="auto"/>
            <w:left w:val="none" w:sz="0" w:space="0" w:color="auto"/>
            <w:bottom w:val="none" w:sz="0" w:space="0" w:color="auto"/>
            <w:right w:val="none" w:sz="0" w:space="0" w:color="auto"/>
          </w:divBdr>
        </w:div>
        <w:div w:id="1320303413">
          <w:marLeft w:val="1166"/>
          <w:marRight w:val="0"/>
          <w:marTop w:val="62"/>
          <w:marBottom w:val="0"/>
          <w:divBdr>
            <w:top w:val="none" w:sz="0" w:space="0" w:color="auto"/>
            <w:left w:val="none" w:sz="0" w:space="0" w:color="auto"/>
            <w:bottom w:val="none" w:sz="0" w:space="0" w:color="auto"/>
            <w:right w:val="none" w:sz="0" w:space="0" w:color="auto"/>
          </w:divBdr>
        </w:div>
        <w:div w:id="1362055290">
          <w:marLeft w:val="1800"/>
          <w:marRight w:val="0"/>
          <w:marTop w:val="53"/>
          <w:marBottom w:val="0"/>
          <w:divBdr>
            <w:top w:val="none" w:sz="0" w:space="0" w:color="auto"/>
            <w:left w:val="none" w:sz="0" w:space="0" w:color="auto"/>
            <w:bottom w:val="none" w:sz="0" w:space="0" w:color="auto"/>
            <w:right w:val="none" w:sz="0" w:space="0" w:color="auto"/>
          </w:divBdr>
        </w:div>
        <w:div w:id="1491291890">
          <w:marLeft w:val="1800"/>
          <w:marRight w:val="0"/>
          <w:marTop w:val="53"/>
          <w:marBottom w:val="0"/>
          <w:divBdr>
            <w:top w:val="none" w:sz="0" w:space="0" w:color="auto"/>
            <w:left w:val="none" w:sz="0" w:space="0" w:color="auto"/>
            <w:bottom w:val="none" w:sz="0" w:space="0" w:color="auto"/>
            <w:right w:val="none" w:sz="0" w:space="0" w:color="auto"/>
          </w:divBdr>
        </w:div>
        <w:div w:id="1491604434">
          <w:marLeft w:val="2520"/>
          <w:marRight w:val="0"/>
          <w:marTop w:val="48"/>
          <w:marBottom w:val="0"/>
          <w:divBdr>
            <w:top w:val="none" w:sz="0" w:space="0" w:color="auto"/>
            <w:left w:val="none" w:sz="0" w:space="0" w:color="auto"/>
            <w:bottom w:val="none" w:sz="0" w:space="0" w:color="auto"/>
            <w:right w:val="none" w:sz="0" w:space="0" w:color="auto"/>
          </w:divBdr>
        </w:div>
        <w:div w:id="1570460784">
          <w:marLeft w:val="547"/>
          <w:marRight w:val="0"/>
          <w:marTop w:val="72"/>
          <w:marBottom w:val="0"/>
          <w:divBdr>
            <w:top w:val="none" w:sz="0" w:space="0" w:color="auto"/>
            <w:left w:val="none" w:sz="0" w:space="0" w:color="auto"/>
            <w:bottom w:val="none" w:sz="0" w:space="0" w:color="auto"/>
            <w:right w:val="none" w:sz="0" w:space="0" w:color="auto"/>
          </w:divBdr>
        </w:div>
        <w:div w:id="1621107288">
          <w:marLeft w:val="1800"/>
          <w:marRight w:val="0"/>
          <w:marTop w:val="53"/>
          <w:marBottom w:val="0"/>
          <w:divBdr>
            <w:top w:val="none" w:sz="0" w:space="0" w:color="auto"/>
            <w:left w:val="none" w:sz="0" w:space="0" w:color="auto"/>
            <w:bottom w:val="none" w:sz="0" w:space="0" w:color="auto"/>
            <w:right w:val="none" w:sz="0" w:space="0" w:color="auto"/>
          </w:divBdr>
        </w:div>
        <w:div w:id="1675067360">
          <w:marLeft w:val="1166"/>
          <w:marRight w:val="0"/>
          <w:marTop w:val="62"/>
          <w:marBottom w:val="0"/>
          <w:divBdr>
            <w:top w:val="none" w:sz="0" w:space="0" w:color="auto"/>
            <w:left w:val="none" w:sz="0" w:space="0" w:color="auto"/>
            <w:bottom w:val="none" w:sz="0" w:space="0" w:color="auto"/>
            <w:right w:val="none" w:sz="0" w:space="0" w:color="auto"/>
          </w:divBdr>
        </w:div>
        <w:div w:id="1688099109">
          <w:marLeft w:val="1800"/>
          <w:marRight w:val="0"/>
          <w:marTop w:val="53"/>
          <w:marBottom w:val="0"/>
          <w:divBdr>
            <w:top w:val="none" w:sz="0" w:space="0" w:color="auto"/>
            <w:left w:val="none" w:sz="0" w:space="0" w:color="auto"/>
            <w:bottom w:val="none" w:sz="0" w:space="0" w:color="auto"/>
            <w:right w:val="none" w:sz="0" w:space="0" w:color="auto"/>
          </w:divBdr>
        </w:div>
        <w:div w:id="1845632110">
          <w:marLeft w:val="1166"/>
          <w:marRight w:val="0"/>
          <w:marTop w:val="62"/>
          <w:marBottom w:val="0"/>
          <w:divBdr>
            <w:top w:val="none" w:sz="0" w:space="0" w:color="auto"/>
            <w:left w:val="none" w:sz="0" w:space="0" w:color="auto"/>
            <w:bottom w:val="none" w:sz="0" w:space="0" w:color="auto"/>
            <w:right w:val="none" w:sz="0" w:space="0" w:color="auto"/>
          </w:divBdr>
        </w:div>
        <w:div w:id="2008360209">
          <w:marLeft w:val="1166"/>
          <w:marRight w:val="0"/>
          <w:marTop w:val="62"/>
          <w:marBottom w:val="0"/>
          <w:divBdr>
            <w:top w:val="none" w:sz="0" w:space="0" w:color="auto"/>
            <w:left w:val="none" w:sz="0" w:space="0" w:color="auto"/>
            <w:bottom w:val="none" w:sz="0" w:space="0" w:color="auto"/>
            <w:right w:val="none" w:sz="0" w:space="0" w:color="auto"/>
          </w:divBdr>
        </w:div>
      </w:divsChild>
    </w:div>
    <w:div w:id="231354636">
      <w:bodyDiv w:val="1"/>
      <w:marLeft w:val="0"/>
      <w:marRight w:val="0"/>
      <w:marTop w:val="0"/>
      <w:marBottom w:val="0"/>
      <w:divBdr>
        <w:top w:val="none" w:sz="0" w:space="0" w:color="auto"/>
        <w:left w:val="none" w:sz="0" w:space="0" w:color="auto"/>
        <w:bottom w:val="none" w:sz="0" w:space="0" w:color="auto"/>
        <w:right w:val="none" w:sz="0" w:space="0" w:color="auto"/>
      </w:divBdr>
    </w:div>
    <w:div w:id="232008426">
      <w:bodyDiv w:val="1"/>
      <w:marLeft w:val="0"/>
      <w:marRight w:val="0"/>
      <w:marTop w:val="0"/>
      <w:marBottom w:val="0"/>
      <w:divBdr>
        <w:top w:val="none" w:sz="0" w:space="0" w:color="auto"/>
        <w:left w:val="none" w:sz="0" w:space="0" w:color="auto"/>
        <w:bottom w:val="none" w:sz="0" w:space="0" w:color="auto"/>
        <w:right w:val="none" w:sz="0" w:space="0" w:color="auto"/>
      </w:divBdr>
      <w:divsChild>
        <w:div w:id="999845129">
          <w:marLeft w:val="0"/>
          <w:marRight w:val="0"/>
          <w:marTop w:val="0"/>
          <w:marBottom w:val="0"/>
          <w:divBdr>
            <w:top w:val="none" w:sz="0" w:space="0" w:color="auto"/>
            <w:left w:val="none" w:sz="0" w:space="0" w:color="auto"/>
            <w:bottom w:val="none" w:sz="0" w:space="0" w:color="auto"/>
            <w:right w:val="none" w:sz="0" w:space="0" w:color="auto"/>
          </w:divBdr>
          <w:divsChild>
            <w:div w:id="319577577">
              <w:marLeft w:val="0"/>
              <w:marRight w:val="0"/>
              <w:marTop w:val="0"/>
              <w:marBottom w:val="0"/>
              <w:divBdr>
                <w:top w:val="none" w:sz="0" w:space="0" w:color="auto"/>
                <w:left w:val="none" w:sz="0" w:space="0" w:color="auto"/>
                <w:bottom w:val="none" w:sz="0" w:space="0" w:color="auto"/>
                <w:right w:val="none" w:sz="0" w:space="0" w:color="auto"/>
              </w:divBdr>
            </w:div>
            <w:div w:id="830220835">
              <w:marLeft w:val="0"/>
              <w:marRight w:val="0"/>
              <w:marTop w:val="0"/>
              <w:marBottom w:val="0"/>
              <w:divBdr>
                <w:top w:val="none" w:sz="0" w:space="0" w:color="auto"/>
                <w:left w:val="none" w:sz="0" w:space="0" w:color="auto"/>
                <w:bottom w:val="none" w:sz="0" w:space="0" w:color="auto"/>
                <w:right w:val="none" w:sz="0" w:space="0" w:color="auto"/>
              </w:divBdr>
            </w:div>
            <w:div w:id="169800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43610">
      <w:bodyDiv w:val="1"/>
      <w:marLeft w:val="0"/>
      <w:marRight w:val="0"/>
      <w:marTop w:val="0"/>
      <w:marBottom w:val="0"/>
      <w:divBdr>
        <w:top w:val="none" w:sz="0" w:space="0" w:color="auto"/>
        <w:left w:val="none" w:sz="0" w:space="0" w:color="auto"/>
        <w:bottom w:val="none" w:sz="0" w:space="0" w:color="auto"/>
        <w:right w:val="none" w:sz="0" w:space="0" w:color="auto"/>
      </w:divBdr>
    </w:div>
    <w:div w:id="232744496">
      <w:bodyDiv w:val="1"/>
      <w:marLeft w:val="0"/>
      <w:marRight w:val="0"/>
      <w:marTop w:val="0"/>
      <w:marBottom w:val="0"/>
      <w:divBdr>
        <w:top w:val="none" w:sz="0" w:space="0" w:color="auto"/>
        <w:left w:val="none" w:sz="0" w:space="0" w:color="auto"/>
        <w:bottom w:val="none" w:sz="0" w:space="0" w:color="auto"/>
        <w:right w:val="none" w:sz="0" w:space="0" w:color="auto"/>
      </w:divBdr>
      <w:divsChild>
        <w:div w:id="1316951469">
          <w:marLeft w:val="0"/>
          <w:marRight w:val="0"/>
          <w:marTop w:val="0"/>
          <w:marBottom w:val="0"/>
          <w:divBdr>
            <w:top w:val="none" w:sz="0" w:space="0" w:color="auto"/>
            <w:left w:val="none" w:sz="0" w:space="0" w:color="auto"/>
            <w:bottom w:val="none" w:sz="0" w:space="0" w:color="auto"/>
            <w:right w:val="none" w:sz="0" w:space="0" w:color="auto"/>
          </w:divBdr>
          <w:divsChild>
            <w:div w:id="17633572">
              <w:marLeft w:val="0"/>
              <w:marRight w:val="0"/>
              <w:marTop w:val="0"/>
              <w:marBottom w:val="0"/>
              <w:divBdr>
                <w:top w:val="none" w:sz="0" w:space="0" w:color="auto"/>
                <w:left w:val="none" w:sz="0" w:space="0" w:color="auto"/>
                <w:bottom w:val="none" w:sz="0" w:space="0" w:color="auto"/>
                <w:right w:val="none" w:sz="0" w:space="0" w:color="auto"/>
              </w:divBdr>
            </w:div>
            <w:div w:id="357584346">
              <w:marLeft w:val="0"/>
              <w:marRight w:val="0"/>
              <w:marTop w:val="0"/>
              <w:marBottom w:val="0"/>
              <w:divBdr>
                <w:top w:val="none" w:sz="0" w:space="0" w:color="auto"/>
                <w:left w:val="none" w:sz="0" w:space="0" w:color="auto"/>
                <w:bottom w:val="none" w:sz="0" w:space="0" w:color="auto"/>
                <w:right w:val="none" w:sz="0" w:space="0" w:color="auto"/>
              </w:divBdr>
            </w:div>
            <w:div w:id="370804259">
              <w:marLeft w:val="0"/>
              <w:marRight w:val="0"/>
              <w:marTop w:val="0"/>
              <w:marBottom w:val="0"/>
              <w:divBdr>
                <w:top w:val="none" w:sz="0" w:space="0" w:color="auto"/>
                <w:left w:val="none" w:sz="0" w:space="0" w:color="auto"/>
                <w:bottom w:val="none" w:sz="0" w:space="0" w:color="auto"/>
                <w:right w:val="none" w:sz="0" w:space="0" w:color="auto"/>
              </w:divBdr>
            </w:div>
            <w:div w:id="1042750239">
              <w:marLeft w:val="0"/>
              <w:marRight w:val="0"/>
              <w:marTop w:val="0"/>
              <w:marBottom w:val="0"/>
              <w:divBdr>
                <w:top w:val="none" w:sz="0" w:space="0" w:color="auto"/>
                <w:left w:val="none" w:sz="0" w:space="0" w:color="auto"/>
                <w:bottom w:val="none" w:sz="0" w:space="0" w:color="auto"/>
                <w:right w:val="none" w:sz="0" w:space="0" w:color="auto"/>
              </w:divBdr>
            </w:div>
            <w:div w:id="1331711881">
              <w:marLeft w:val="0"/>
              <w:marRight w:val="0"/>
              <w:marTop w:val="0"/>
              <w:marBottom w:val="0"/>
              <w:divBdr>
                <w:top w:val="none" w:sz="0" w:space="0" w:color="auto"/>
                <w:left w:val="none" w:sz="0" w:space="0" w:color="auto"/>
                <w:bottom w:val="none" w:sz="0" w:space="0" w:color="auto"/>
                <w:right w:val="none" w:sz="0" w:space="0" w:color="auto"/>
              </w:divBdr>
            </w:div>
            <w:div w:id="1340818090">
              <w:marLeft w:val="0"/>
              <w:marRight w:val="0"/>
              <w:marTop w:val="0"/>
              <w:marBottom w:val="0"/>
              <w:divBdr>
                <w:top w:val="none" w:sz="0" w:space="0" w:color="auto"/>
                <w:left w:val="none" w:sz="0" w:space="0" w:color="auto"/>
                <w:bottom w:val="none" w:sz="0" w:space="0" w:color="auto"/>
                <w:right w:val="none" w:sz="0" w:space="0" w:color="auto"/>
              </w:divBdr>
            </w:div>
            <w:div w:id="1498032984">
              <w:marLeft w:val="0"/>
              <w:marRight w:val="0"/>
              <w:marTop w:val="0"/>
              <w:marBottom w:val="0"/>
              <w:divBdr>
                <w:top w:val="none" w:sz="0" w:space="0" w:color="auto"/>
                <w:left w:val="none" w:sz="0" w:space="0" w:color="auto"/>
                <w:bottom w:val="none" w:sz="0" w:space="0" w:color="auto"/>
                <w:right w:val="none" w:sz="0" w:space="0" w:color="auto"/>
              </w:divBdr>
            </w:div>
            <w:div w:id="1602059294">
              <w:marLeft w:val="0"/>
              <w:marRight w:val="0"/>
              <w:marTop w:val="0"/>
              <w:marBottom w:val="0"/>
              <w:divBdr>
                <w:top w:val="none" w:sz="0" w:space="0" w:color="auto"/>
                <w:left w:val="none" w:sz="0" w:space="0" w:color="auto"/>
                <w:bottom w:val="none" w:sz="0" w:space="0" w:color="auto"/>
                <w:right w:val="none" w:sz="0" w:space="0" w:color="auto"/>
              </w:divBdr>
            </w:div>
            <w:div w:id="1635477528">
              <w:marLeft w:val="0"/>
              <w:marRight w:val="0"/>
              <w:marTop w:val="0"/>
              <w:marBottom w:val="0"/>
              <w:divBdr>
                <w:top w:val="none" w:sz="0" w:space="0" w:color="auto"/>
                <w:left w:val="none" w:sz="0" w:space="0" w:color="auto"/>
                <w:bottom w:val="none" w:sz="0" w:space="0" w:color="auto"/>
                <w:right w:val="none" w:sz="0" w:space="0" w:color="auto"/>
              </w:divBdr>
            </w:div>
            <w:div w:id="1867863969">
              <w:marLeft w:val="0"/>
              <w:marRight w:val="0"/>
              <w:marTop w:val="0"/>
              <w:marBottom w:val="0"/>
              <w:divBdr>
                <w:top w:val="none" w:sz="0" w:space="0" w:color="auto"/>
                <w:left w:val="none" w:sz="0" w:space="0" w:color="auto"/>
                <w:bottom w:val="none" w:sz="0" w:space="0" w:color="auto"/>
                <w:right w:val="none" w:sz="0" w:space="0" w:color="auto"/>
              </w:divBdr>
            </w:div>
            <w:div w:id="1992562722">
              <w:marLeft w:val="0"/>
              <w:marRight w:val="0"/>
              <w:marTop w:val="0"/>
              <w:marBottom w:val="0"/>
              <w:divBdr>
                <w:top w:val="none" w:sz="0" w:space="0" w:color="auto"/>
                <w:left w:val="none" w:sz="0" w:space="0" w:color="auto"/>
                <w:bottom w:val="none" w:sz="0" w:space="0" w:color="auto"/>
                <w:right w:val="none" w:sz="0" w:space="0" w:color="auto"/>
              </w:divBdr>
            </w:div>
            <w:div w:id="211408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43852">
      <w:bodyDiv w:val="1"/>
      <w:marLeft w:val="0"/>
      <w:marRight w:val="0"/>
      <w:marTop w:val="0"/>
      <w:marBottom w:val="0"/>
      <w:divBdr>
        <w:top w:val="none" w:sz="0" w:space="0" w:color="auto"/>
        <w:left w:val="none" w:sz="0" w:space="0" w:color="auto"/>
        <w:bottom w:val="none" w:sz="0" w:space="0" w:color="auto"/>
        <w:right w:val="none" w:sz="0" w:space="0" w:color="auto"/>
      </w:divBdr>
    </w:div>
    <w:div w:id="233976987">
      <w:bodyDiv w:val="1"/>
      <w:marLeft w:val="0"/>
      <w:marRight w:val="0"/>
      <w:marTop w:val="0"/>
      <w:marBottom w:val="0"/>
      <w:divBdr>
        <w:top w:val="none" w:sz="0" w:space="0" w:color="auto"/>
        <w:left w:val="none" w:sz="0" w:space="0" w:color="auto"/>
        <w:bottom w:val="none" w:sz="0" w:space="0" w:color="auto"/>
        <w:right w:val="none" w:sz="0" w:space="0" w:color="auto"/>
      </w:divBdr>
    </w:div>
    <w:div w:id="234441678">
      <w:bodyDiv w:val="1"/>
      <w:marLeft w:val="0"/>
      <w:marRight w:val="0"/>
      <w:marTop w:val="0"/>
      <w:marBottom w:val="0"/>
      <w:divBdr>
        <w:top w:val="none" w:sz="0" w:space="0" w:color="auto"/>
        <w:left w:val="none" w:sz="0" w:space="0" w:color="auto"/>
        <w:bottom w:val="none" w:sz="0" w:space="0" w:color="auto"/>
        <w:right w:val="none" w:sz="0" w:space="0" w:color="auto"/>
      </w:divBdr>
    </w:div>
    <w:div w:id="234509001">
      <w:bodyDiv w:val="1"/>
      <w:marLeft w:val="0"/>
      <w:marRight w:val="0"/>
      <w:marTop w:val="0"/>
      <w:marBottom w:val="0"/>
      <w:divBdr>
        <w:top w:val="none" w:sz="0" w:space="0" w:color="auto"/>
        <w:left w:val="none" w:sz="0" w:space="0" w:color="auto"/>
        <w:bottom w:val="none" w:sz="0" w:space="0" w:color="auto"/>
        <w:right w:val="none" w:sz="0" w:space="0" w:color="auto"/>
      </w:divBdr>
    </w:div>
    <w:div w:id="234559886">
      <w:bodyDiv w:val="1"/>
      <w:marLeft w:val="0"/>
      <w:marRight w:val="0"/>
      <w:marTop w:val="0"/>
      <w:marBottom w:val="0"/>
      <w:divBdr>
        <w:top w:val="none" w:sz="0" w:space="0" w:color="auto"/>
        <w:left w:val="none" w:sz="0" w:space="0" w:color="auto"/>
        <w:bottom w:val="none" w:sz="0" w:space="0" w:color="auto"/>
        <w:right w:val="none" w:sz="0" w:space="0" w:color="auto"/>
      </w:divBdr>
      <w:divsChild>
        <w:div w:id="343288050">
          <w:marLeft w:val="1166"/>
          <w:marRight w:val="0"/>
          <w:marTop w:val="115"/>
          <w:marBottom w:val="0"/>
          <w:divBdr>
            <w:top w:val="none" w:sz="0" w:space="0" w:color="auto"/>
            <w:left w:val="none" w:sz="0" w:space="0" w:color="auto"/>
            <w:bottom w:val="none" w:sz="0" w:space="0" w:color="auto"/>
            <w:right w:val="none" w:sz="0" w:space="0" w:color="auto"/>
          </w:divBdr>
        </w:div>
        <w:div w:id="1132789917">
          <w:marLeft w:val="1166"/>
          <w:marRight w:val="0"/>
          <w:marTop w:val="115"/>
          <w:marBottom w:val="0"/>
          <w:divBdr>
            <w:top w:val="none" w:sz="0" w:space="0" w:color="auto"/>
            <w:left w:val="none" w:sz="0" w:space="0" w:color="auto"/>
            <w:bottom w:val="none" w:sz="0" w:space="0" w:color="auto"/>
            <w:right w:val="none" w:sz="0" w:space="0" w:color="auto"/>
          </w:divBdr>
        </w:div>
        <w:div w:id="1471898601">
          <w:marLeft w:val="547"/>
          <w:marRight w:val="0"/>
          <w:marTop w:val="134"/>
          <w:marBottom w:val="0"/>
          <w:divBdr>
            <w:top w:val="none" w:sz="0" w:space="0" w:color="auto"/>
            <w:left w:val="none" w:sz="0" w:space="0" w:color="auto"/>
            <w:bottom w:val="none" w:sz="0" w:space="0" w:color="auto"/>
            <w:right w:val="none" w:sz="0" w:space="0" w:color="auto"/>
          </w:divBdr>
        </w:div>
        <w:div w:id="1660572175">
          <w:marLeft w:val="547"/>
          <w:marRight w:val="0"/>
          <w:marTop w:val="134"/>
          <w:marBottom w:val="0"/>
          <w:divBdr>
            <w:top w:val="none" w:sz="0" w:space="0" w:color="auto"/>
            <w:left w:val="none" w:sz="0" w:space="0" w:color="auto"/>
            <w:bottom w:val="none" w:sz="0" w:space="0" w:color="auto"/>
            <w:right w:val="none" w:sz="0" w:space="0" w:color="auto"/>
          </w:divBdr>
        </w:div>
        <w:div w:id="1752459708">
          <w:marLeft w:val="1166"/>
          <w:marRight w:val="0"/>
          <w:marTop w:val="115"/>
          <w:marBottom w:val="0"/>
          <w:divBdr>
            <w:top w:val="none" w:sz="0" w:space="0" w:color="auto"/>
            <w:left w:val="none" w:sz="0" w:space="0" w:color="auto"/>
            <w:bottom w:val="none" w:sz="0" w:space="0" w:color="auto"/>
            <w:right w:val="none" w:sz="0" w:space="0" w:color="auto"/>
          </w:divBdr>
        </w:div>
        <w:div w:id="1779332482">
          <w:marLeft w:val="1166"/>
          <w:marRight w:val="0"/>
          <w:marTop w:val="115"/>
          <w:marBottom w:val="0"/>
          <w:divBdr>
            <w:top w:val="none" w:sz="0" w:space="0" w:color="auto"/>
            <w:left w:val="none" w:sz="0" w:space="0" w:color="auto"/>
            <w:bottom w:val="none" w:sz="0" w:space="0" w:color="auto"/>
            <w:right w:val="none" w:sz="0" w:space="0" w:color="auto"/>
          </w:divBdr>
        </w:div>
      </w:divsChild>
    </w:div>
    <w:div w:id="234975107">
      <w:bodyDiv w:val="1"/>
      <w:marLeft w:val="0"/>
      <w:marRight w:val="0"/>
      <w:marTop w:val="0"/>
      <w:marBottom w:val="0"/>
      <w:divBdr>
        <w:top w:val="none" w:sz="0" w:space="0" w:color="auto"/>
        <w:left w:val="none" w:sz="0" w:space="0" w:color="auto"/>
        <w:bottom w:val="none" w:sz="0" w:space="0" w:color="auto"/>
        <w:right w:val="none" w:sz="0" w:space="0" w:color="auto"/>
      </w:divBdr>
      <w:divsChild>
        <w:div w:id="214048931">
          <w:marLeft w:val="547"/>
          <w:marRight w:val="0"/>
          <w:marTop w:val="130"/>
          <w:marBottom w:val="0"/>
          <w:divBdr>
            <w:top w:val="none" w:sz="0" w:space="0" w:color="auto"/>
            <w:left w:val="none" w:sz="0" w:space="0" w:color="auto"/>
            <w:bottom w:val="none" w:sz="0" w:space="0" w:color="auto"/>
            <w:right w:val="none" w:sz="0" w:space="0" w:color="auto"/>
          </w:divBdr>
        </w:div>
        <w:div w:id="741175046">
          <w:marLeft w:val="1166"/>
          <w:marRight w:val="0"/>
          <w:marTop w:val="96"/>
          <w:marBottom w:val="0"/>
          <w:divBdr>
            <w:top w:val="none" w:sz="0" w:space="0" w:color="auto"/>
            <w:left w:val="none" w:sz="0" w:space="0" w:color="auto"/>
            <w:bottom w:val="none" w:sz="0" w:space="0" w:color="auto"/>
            <w:right w:val="none" w:sz="0" w:space="0" w:color="auto"/>
          </w:divBdr>
        </w:div>
        <w:div w:id="840244608">
          <w:marLeft w:val="1166"/>
          <w:marRight w:val="0"/>
          <w:marTop w:val="96"/>
          <w:marBottom w:val="0"/>
          <w:divBdr>
            <w:top w:val="none" w:sz="0" w:space="0" w:color="auto"/>
            <w:left w:val="none" w:sz="0" w:space="0" w:color="auto"/>
            <w:bottom w:val="none" w:sz="0" w:space="0" w:color="auto"/>
            <w:right w:val="none" w:sz="0" w:space="0" w:color="auto"/>
          </w:divBdr>
        </w:div>
        <w:div w:id="934167434">
          <w:marLeft w:val="547"/>
          <w:marRight w:val="0"/>
          <w:marTop w:val="115"/>
          <w:marBottom w:val="0"/>
          <w:divBdr>
            <w:top w:val="none" w:sz="0" w:space="0" w:color="auto"/>
            <w:left w:val="none" w:sz="0" w:space="0" w:color="auto"/>
            <w:bottom w:val="none" w:sz="0" w:space="0" w:color="auto"/>
            <w:right w:val="none" w:sz="0" w:space="0" w:color="auto"/>
          </w:divBdr>
        </w:div>
        <w:div w:id="1342661513">
          <w:marLeft w:val="1166"/>
          <w:marRight w:val="0"/>
          <w:marTop w:val="96"/>
          <w:marBottom w:val="0"/>
          <w:divBdr>
            <w:top w:val="none" w:sz="0" w:space="0" w:color="auto"/>
            <w:left w:val="none" w:sz="0" w:space="0" w:color="auto"/>
            <w:bottom w:val="none" w:sz="0" w:space="0" w:color="auto"/>
            <w:right w:val="none" w:sz="0" w:space="0" w:color="auto"/>
          </w:divBdr>
        </w:div>
        <w:div w:id="1510294202">
          <w:marLeft w:val="547"/>
          <w:marRight w:val="0"/>
          <w:marTop w:val="115"/>
          <w:marBottom w:val="0"/>
          <w:divBdr>
            <w:top w:val="none" w:sz="0" w:space="0" w:color="auto"/>
            <w:left w:val="none" w:sz="0" w:space="0" w:color="auto"/>
            <w:bottom w:val="none" w:sz="0" w:space="0" w:color="auto"/>
            <w:right w:val="none" w:sz="0" w:space="0" w:color="auto"/>
          </w:divBdr>
        </w:div>
        <w:div w:id="1922332418">
          <w:marLeft w:val="1166"/>
          <w:marRight w:val="0"/>
          <w:marTop w:val="96"/>
          <w:marBottom w:val="0"/>
          <w:divBdr>
            <w:top w:val="none" w:sz="0" w:space="0" w:color="auto"/>
            <w:left w:val="none" w:sz="0" w:space="0" w:color="auto"/>
            <w:bottom w:val="none" w:sz="0" w:space="0" w:color="auto"/>
            <w:right w:val="none" w:sz="0" w:space="0" w:color="auto"/>
          </w:divBdr>
        </w:div>
        <w:div w:id="1968194448">
          <w:marLeft w:val="1166"/>
          <w:marRight w:val="0"/>
          <w:marTop w:val="96"/>
          <w:marBottom w:val="0"/>
          <w:divBdr>
            <w:top w:val="none" w:sz="0" w:space="0" w:color="auto"/>
            <w:left w:val="none" w:sz="0" w:space="0" w:color="auto"/>
            <w:bottom w:val="none" w:sz="0" w:space="0" w:color="auto"/>
            <w:right w:val="none" w:sz="0" w:space="0" w:color="auto"/>
          </w:divBdr>
        </w:div>
      </w:divsChild>
    </w:div>
    <w:div w:id="234977995">
      <w:bodyDiv w:val="1"/>
      <w:marLeft w:val="0"/>
      <w:marRight w:val="0"/>
      <w:marTop w:val="0"/>
      <w:marBottom w:val="0"/>
      <w:divBdr>
        <w:top w:val="none" w:sz="0" w:space="0" w:color="auto"/>
        <w:left w:val="none" w:sz="0" w:space="0" w:color="auto"/>
        <w:bottom w:val="none" w:sz="0" w:space="0" w:color="auto"/>
        <w:right w:val="none" w:sz="0" w:space="0" w:color="auto"/>
      </w:divBdr>
    </w:div>
    <w:div w:id="235212851">
      <w:bodyDiv w:val="1"/>
      <w:marLeft w:val="0"/>
      <w:marRight w:val="0"/>
      <w:marTop w:val="0"/>
      <w:marBottom w:val="0"/>
      <w:divBdr>
        <w:top w:val="none" w:sz="0" w:space="0" w:color="auto"/>
        <w:left w:val="none" w:sz="0" w:space="0" w:color="auto"/>
        <w:bottom w:val="none" w:sz="0" w:space="0" w:color="auto"/>
        <w:right w:val="none" w:sz="0" w:space="0" w:color="auto"/>
      </w:divBdr>
      <w:divsChild>
        <w:div w:id="12926821">
          <w:marLeft w:val="1166"/>
          <w:marRight w:val="0"/>
          <w:marTop w:val="96"/>
          <w:marBottom w:val="0"/>
          <w:divBdr>
            <w:top w:val="none" w:sz="0" w:space="0" w:color="auto"/>
            <w:left w:val="none" w:sz="0" w:space="0" w:color="auto"/>
            <w:bottom w:val="none" w:sz="0" w:space="0" w:color="auto"/>
            <w:right w:val="none" w:sz="0" w:space="0" w:color="auto"/>
          </w:divBdr>
        </w:div>
        <w:div w:id="74595742">
          <w:marLeft w:val="1166"/>
          <w:marRight w:val="0"/>
          <w:marTop w:val="96"/>
          <w:marBottom w:val="0"/>
          <w:divBdr>
            <w:top w:val="none" w:sz="0" w:space="0" w:color="auto"/>
            <w:left w:val="none" w:sz="0" w:space="0" w:color="auto"/>
            <w:bottom w:val="none" w:sz="0" w:space="0" w:color="auto"/>
            <w:right w:val="none" w:sz="0" w:space="0" w:color="auto"/>
          </w:divBdr>
        </w:div>
        <w:div w:id="387805372">
          <w:marLeft w:val="547"/>
          <w:marRight w:val="0"/>
          <w:marTop w:val="115"/>
          <w:marBottom w:val="0"/>
          <w:divBdr>
            <w:top w:val="none" w:sz="0" w:space="0" w:color="auto"/>
            <w:left w:val="none" w:sz="0" w:space="0" w:color="auto"/>
            <w:bottom w:val="none" w:sz="0" w:space="0" w:color="auto"/>
            <w:right w:val="none" w:sz="0" w:space="0" w:color="auto"/>
          </w:divBdr>
        </w:div>
        <w:div w:id="435518735">
          <w:marLeft w:val="1800"/>
          <w:marRight w:val="0"/>
          <w:marTop w:val="77"/>
          <w:marBottom w:val="0"/>
          <w:divBdr>
            <w:top w:val="none" w:sz="0" w:space="0" w:color="auto"/>
            <w:left w:val="none" w:sz="0" w:space="0" w:color="auto"/>
            <w:bottom w:val="none" w:sz="0" w:space="0" w:color="auto"/>
            <w:right w:val="none" w:sz="0" w:space="0" w:color="auto"/>
          </w:divBdr>
        </w:div>
        <w:div w:id="526875857">
          <w:marLeft w:val="1166"/>
          <w:marRight w:val="0"/>
          <w:marTop w:val="96"/>
          <w:marBottom w:val="0"/>
          <w:divBdr>
            <w:top w:val="none" w:sz="0" w:space="0" w:color="auto"/>
            <w:left w:val="none" w:sz="0" w:space="0" w:color="auto"/>
            <w:bottom w:val="none" w:sz="0" w:space="0" w:color="auto"/>
            <w:right w:val="none" w:sz="0" w:space="0" w:color="auto"/>
          </w:divBdr>
        </w:div>
        <w:div w:id="715542731">
          <w:marLeft w:val="547"/>
          <w:marRight w:val="0"/>
          <w:marTop w:val="115"/>
          <w:marBottom w:val="0"/>
          <w:divBdr>
            <w:top w:val="none" w:sz="0" w:space="0" w:color="auto"/>
            <w:left w:val="none" w:sz="0" w:space="0" w:color="auto"/>
            <w:bottom w:val="none" w:sz="0" w:space="0" w:color="auto"/>
            <w:right w:val="none" w:sz="0" w:space="0" w:color="auto"/>
          </w:divBdr>
        </w:div>
        <w:div w:id="748304667">
          <w:marLeft w:val="1800"/>
          <w:marRight w:val="0"/>
          <w:marTop w:val="77"/>
          <w:marBottom w:val="0"/>
          <w:divBdr>
            <w:top w:val="none" w:sz="0" w:space="0" w:color="auto"/>
            <w:left w:val="none" w:sz="0" w:space="0" w:color="auto"/>
            <w:bottom w:val="none" w:sz="0" w:space="0" w:color="auto"/>
            <w:right w:val="none" w:sz="0" w:space="0" w:color="auto"/>
          </w:divBdr>
        </w:div>
        <w:div w:id="850412268">
          <w:marLeft w:val="1166"/>
          <w:marRight w:val="0"/>
          <w:marTop w:val="96"/>
          <w:marBottom w:val="0"/>
          <w:divBdr>
            <w:top w:val="none" w:sz="0" w:space="0" w:color="auto"/>
            <w:left w:val="none" w:sz="0" w:space="0" w:color="auto"/>
            <w:bottom w:val="none" w:sz="0" w:space="0" w:color="auto"/>
            <w:right w:val="none" w:sz="0" w:space="0" w:color="auto"/>
          </w:divBdr>
        </w:div>
        <w:div w:id="1145778292">
          <w:marLeft w:val="1800"/>
          <w:marRight w:val="0"/>
          <w:marTop w:val="77"/>
          <w:marBottom w:val="0"/>
          <w:divBdr>
            <w:top w:val="none" w:sz="0" w:space="0" w:color="auto"/>
            <w:left w:val="none" w:sz="0" w:space="0" w:color="auto"/>
            <w:bottom w:val="none" w:sz="0" w:space="0" w:color="auto"/>
            <w:right w:val="none" w:sz="0" w:space="0" w:color="auto"/>
          </w:divBdr>
        </w:div>
        <w:div w:id="1539781761">
          <w:marLeft w:val="1800"/>
          <w:marRight w:val="0"/>
          <w:marTop w:val="77"/>
          <w:marBottom w:val="0"/>
          <w:divBdr>
            <w:top w:val="none" w:sz="0" w:space="0" w:color="auto"/>
            <w:left w:val="none" w:sz="0" w:space="0" w:color="auto"/>
            <w:bottom w:val="none" w:sz="0" w:space="0" w:color="auto"/>
            <w:right w:val="none" w:sz="0" w:space="0" w:color="auto"/>
          </w:divBdr>
        </w:div>
        <w:div w:id="1571888505">
          <w:marLeft w:val="547"/>
          <w:marRight w:val="0"/>
          <w:marTop w:val="115"/>
          <w:marBottom w:val="0"/>
          <w:divBdr>
            <w:top w:val="none" w:sz="0" w:space="0" w:color="auto"/>
            <w:left w:val="none" w:sz="0" w:space="0" w:color="auto"/>
            <w:bottom w:val="none" w:sz="0" w:space="0" w:color="auto"/>
            <w:right w:val="none" w:sz="0" w:space="0" w:color="auto"/>
          </w:divBdr>
        </w:div>
        <w:div w:id="2060545400">
          <w:marLeft w:val="1800"/>
          <w:marRight w:val="0"/>
          <w:marTop w:val="77"/>
          <w:marBottom w:val="0"/>
          <w:divBdr>
            <w:top w:val="none" w:sz="0" w:space="0" w:color="auto"/>
            <w:left w:val="none" w:sz="0" w:space="0" w:color="auto"/>
            <w:bottom w:val="none" w:sz="0" w:space="0" w:color="auto"/>
            <w:right w:val="none" w:sz="0" w:space="0" w:color="auto"/>
          </w:divBdr>
        </w:div>
      </w:divsChild>
    </w:div>
    <w:div w:id="235475825">
      <w:bodyDiv w:val="1"/>
      <w:marLeft w:val="0"/>
      <w:marRight w:val="0"/>
      <w:marTop w:val="0"/>
      <w:marBottom w:val="0"/>
      <w:divBdr>
        <w:top w:val="none" w:sz="0" w:space="0" w:color="auto"/>
        <w:left w:val="none" w:sz="0" w:space="0" w:color="auto"/>
        <w:bottom w:val="none" w:sz="0" w:space="0" w:color="auto"/>
        <w:right w:val="none" w:sz="0" w:space="0" w:color="auto"/>
      </w:divBdr>
    </w:div>
    <w:div w:id="235669556">
      <w:bodyDiv w:val="1"/>
      <w:marLeft w:val="0"/>
      <w:marRight w:val="0"/>
      <w:marTop w:val="0"/>
      <w:marBottom w:val="0"/>
      <w:divBdr>
        <w:top w:val="none" w:sz="0" w:space="0" w:color="auto"/>
        <w:left w:val="none" w:sz="0" w:space="0" w:color="auto"/>
        <w:bottom w:val="none" w:sz="0" w:space="0" w:color="auto"/>
        <w:right w:val="none" w:sz="0" w:space="0" w:color="auto"/>
      </w:divBdr>
    </w:div>
    <w:div w:id="236286914">
      <w:bodyDiv w:val="1"/>
      <w:marLeft w:val="0"/>
      <w:marRight w:val="0"/>
      <w:marTop w:val="0"/>
      <w:marBottom w:val="0"/>
      <w:divBdr>
        <w:top w:val="none" w:sz="0" w:space="0" w:color="auto"/>
        <w:left w:val="none" w:sz="0" w:space="0" w:color="auto"/>
        <w:bottom w:val="none" w:sz="0" w:space="0" w:color="auto"/>
        <w:right w:val="none" w:sz="0" w:space="0" w:color="auto"/>
      </w:divBdr>
      <w:divsChild>
        <w:div w:id="648050547">
          <w:marLeft w:val="1080"/>
          <w:marRight w:val="0"/>
          <w:marTop w:val="100"/>
          <w:marBottom w:val="0"/>
          <w:divBdr>
            <w:top w:val="none" w:sz="0" w:space="0" w:color="auto"/>
            <w:left w:val="none" w:sz="0" w:space="0" w:color="auto"/>
            <w:bottom w:val="none" w:sz="0" w:space="0" w:color="auto"/>
            <w:right w:val="none" w:sz="0" w:space="0" w:color="auto"/>
          </w:divBdr>
        </w:div>
        <w:div w:id="704257448">
          <w:marLeft w:val="360"/>
          <w:marRight w:val="0"/>
          <w:marTop w:val="200"/>
          <w:marBottom w:val="0"/>
          <w:divBdr>
            <w:top w:val="none" w:sz="0" w:space="0" w:color="auto"/>
            <w:left w:val="none" w:sz="0" w:space="0" w:color="auto"/>
            <w:bottom w:val="none" w:sz="0" w:space="0" w:color="auto"/>
            <w:right w:val="none" w:sz="0" w:space="0" w:color="auto"/>
          </w:divBdr>
        </w:div>
        <w:div w:id="1523127057">
          <w:marLeft w:val="360"/>
          <w:marRight w:val="0"/>
          <w:marTop w:val="200"/>
          <w:marBottom w:val="0"/>
          <w:divBdr>
            <w:top w:val="none" w:sz="0" w:space="0" w:color="auto"/>
            <w:left w:val="none" w:sz="0" w:space="0" w:color="auto"/>
            <w:bottom w:val="none" w:sz="0" w:space="0" w:color="auto"/>
            <w:right w:val="none" w:sz="0" w:space="0" w:color="auto"/>
          </w:divBdr>
        </w:div>
        <w:div w:id="1563637099">
          <w:marLeft w:val="1080"/>
          <w:marRight w:val="0"/>
          <w:marTop w:val="100"/>
          <w:marBottom w:val="0"/>
          <w:divBdr>
            <w:top w:val="none" w:sz="0" w:space="0" w:color="auto"/>
            <w:left w:val="none" w:sz="0" w:space="0" w:color="auto"/>
            <w:bottom w:val="none" w:sz="0" w:space="0" w:color="auto"/>
            <w:right w:val="none" w:sz="0" w:space="0" w:color="auto"/>
          </w:divBdr>
        </w:div>
        <w:div w:id="1673025643">
          <w:marLeft w:val="360"/>
          <w:marRight w:val="0"/>
          <w:marTop w:val="200"/>
          <w:marBottom w:val="0"/>
          <w:divBdr>
            <w:top w:val="none" w:sz="0" w:space="0" w:color="auto"/>
            <w:left w:val="none" w:sz="0" w:space="0" w:color="auto"/>
            <w:bottom w:val="none" w:sz="0" w:space="0" w:color="auto"/>
            <w:right w:val="none" w:sz="0" w:space="0" w:color="auto"/>
          </w:divBdr>
        </w:div>
      </w:divsChild>
    </w:div>
    <w:div w:id="236671990">
      <w:bodyDiv w:val="1"/>
      <w:marLeft w:val="0"/>
      <w:marRight w:val="0"/>
      <w:marTop w:val="0"/>
      <w:marBottom w:val="0"/>
      <w:divBdr>
        <w:top w:val="none" w:sz="0" w:space="0" w:color="auto"/>
        <w:left w:val="none" w:sz="0" w:space="0" w:color="auto"/>
        <w:bottom w:val="none" w:sz="0" w:space="0" w:color="auto"/>
        <w:right w:val="none" w:sz="0" w:space="0" w:color="auto"/>
      </w:divBdr>
    </w:div>
    <w:div w:id="239875944">
      <w:bodyDiv w:val="1"/>
      <w:marLeft w:val="0"/>
      <w:marRight w:val="0"/>
      <w:marTop w:val="0"/>
      <w:marBottom w:val="0"/>
      <w:divBdr>
        <w:top w:val="none" w:sz="0" w:space="0" w:color="auto"/>
        <w:left w:val="none" w:sz="0" w:space="0" w:color="auto"/>
        <w:bottom w:val="none" w:sz="0" w:space="0" w:color="auto"/>
        <w:right w:val="none" w:sz="0" w:space="0" w:color="auto"/>
      </w:divBdr>
    </w:div>
    <w:div w:id="240526830">
      <w:bodyDiv w:val="1"/>
      <w:marLeft w:val="0"/>
      <w:marRight w:val="0"/>
      <w:marTop w:val="0"/>
      <w:marBottom w:val="0"/>
      <w:divBdr>
        <w:top w:val="none" w:sz="0" w:space="0" w:color="auto"/>
        <w:left w:val="none" w:sz="0" w:space="0" w:color="auto"/>
        <w:bottom w:val="none" w:sz="0" w:space="0" w:color="auto"/>
        <w:right w:val="none" w:sz="0" w:space="0" w:color="auto"/>
      </w:divBdr>
      <w:divsChild>
        <w:div w:id="948314321">
          <w:marLeft w:val="547"/>
          <w:marRight w:val="0"/>
          <w:marTop w:val="115"/>
          <w:marBottom w:val="0"/>
          <w:divBdr>
            <w:top w:val="none" w:sz="0" w:space="0" w:color="auto"/>
            <w:left w:val="none" w:sz="0" w:space="0" w:color="auto"/>
            <w:bottom w:val="none" w:sz="0" w:space="0" w:color="auto"/>
            <w:right w:val="none" w:sz="0" w:space="0" w:color="auto"/>
          </w:divBdr>
        </w:div>
      </w:divsChild>
    </w:div>
    <w:div w:id="241260560">
      <w:bodyDiv w:val="1"/>
      <w:marLeft w:val="0"/>
      <w:marRight w:val="0"/>
      <w:marTop w:val="0"/>
      <w:marBottom w:val="0"/>
      <w:divBdr>
        <w:top w:val="none" w:sz="0" w:space="0" w:color="auto"/>
        <w:left w:val="none" w:sz="0" w:space="0" w:color="auto"/>
        <w:bottom w:val="none" w:sz="0" w:space="0" w:color="auto"/>
        <w:right w:val="none" w:sz="0" w:space="0" w:color="auto"/>
      </w:divBdr>
      <w:divsChild>
        <w:div w:id="67773892">
          <w:marLeft w:val="1800"/>
          <w:marRight w:val="0"/>
          <w:marTop w:val="115"/>
          <w:marBottom w:val="0"/>
          <w:divBdr>
            <w:top w:val="none" w:sz="0" w:space="0" w:color="auto"/>
            <w:left w:val="none" w:sz="0" w:space="0" w:color="auto"/>
            <w:bottom w:val="none" w:sz="0" w:space="0" w:color="auto"/>
            <w:right w:val="none" w:sz="0" w:space="0" w:color="auto"/>
          </w:divBdr>
        </w:div>
        <w:div w:id="146095399">
          <w:marLeft w:val="1166"/>
          <w:marRight w:val="0"/>
          <w:marTop w:val="134"/>
          <w:marBottom w:val="0"/>
          <w:divBdr>
            <w:top w:val="none" w:sz="0" w:space="0" w:color="auto"/>
            <w:left w:val="none" w:sz="0" w:space="0" w:color="auto"/>
            <w:bottom w:val="none" w:sz="0" w:space="0" w:color="auto"/>
            <w:right w:val="none" w:sz="0" w:space="0" w:color="auto"/>
          </w:divBdr>
        </w:div>
        <w:div w:id="778570318">
          <w:marLeft w:val="547"/>
          <w:marRight w:val="0"/>
          <w:marTop w:val="134"/>
          <w:marBottom w:val="0"/>
          <w:divBdr>
            <w:top w:val="none" w:sz="0" w:space="0" w:color="auto"/>
            <w:left w:val="none" w:sz="0" w:space="0" w:color="auto"/>
            <w:bottom w:val="none" w:sz="0" w:space="0" w:color="auto"/>
            <w:right w:val="none" w:sz="0" w:space="0" w:color="auto"/>
          </w:divBdr>
        </w:div>
        <w:div w:id="1761637474">
          <w:marLeft w:val="1166"/>
          <w:marRight w:val="0"/>
          <w:marTop w:val="134"/>
          <w:marBottom w:val="0"/>
          <w:divBdr>
            <w:top w:val="none" w:sz="0" w:space="0" w:color="auto"/>
            <w:left w:val="none" w:sz="0" w:space="0" w:color="auto"/>
            <w:bottom w:val="none" w:sz="0" w:space="0" w:color="auto"/>
            <w:right w:val="none" w:sz="0" w:space="0" w:color="auto"/>
          </w:divBdr>
        </w:div>
      </w:divsChild>
    </w:div>
    <w:div w:id="242225170">
      <w:bodyDiv w:val="1"/>
      <w:marLeft w:val="0"/>
      <w:marRight w:val="0"/>
      <w:marTop w:val="0"/>
      <w:marBottom w:val="0"/>
      <w:divBdr>
        <w:top w:val="none" w:sz="0" w:space="0" w:color="auto"/>
        <w:left w:val="none" w:sz="0" w:space="0" w:color="auto"/>
        <w:bottom w:val="none" w:sz="0" w:space="0" w:color="auto"/>
        <w:right w:val="none" w:sz="0" w:space="0" w:color="auto"/>
      </w:divBdr>
    </w:div>
    <w:div w:id="242253805">
      <w:bodyDiv w:val="1"/>
      <w:marLeft w:val="0"/>
      <w:marRight w:val="0"/>
      <w:marTop w:val="0"/>
      <w:marBottom w:val="0"/>
      <w:divBdr>
        <w:top w:val="none" w:sz="0" w:space="0" w:color="auto"/>
        <w:left w:val="none" w:sz="0" w:space="0" w:color="auto"/>
        <w:bottom w:val="none" w:sz="0" w:space="0" w:color="auto"/>
        <w:right w:val="none" w:sz="0" w:space="0" w:color="auto"/>
      </w:divBdr>
    </w:div>
    <w:div w:id="244263504">
      <w:bodyDiv w:val="1"/>
      <w:marLeft w:val="0"/>
      <w:marRight w:val="0"/>
      <w:marTop w:val="0"/>
      <w:marBottom w:val="0"/>
      <w:divBdr>
        <w:top w:val="none" w:sz="0" w:space="0" w:color="auto"/>
        <w:left w:val="none" w:sz="0" w:space="0" w:color="auto"/>
        <w:bottom w:val="none" w:sz="0" w:space="0" w:color="auto"/>
        <w:right w:val="none" w:sz="0" w:space="0" w:color="auto"/>
      </w:divBdr>
    </w:div>
    <w:div w:id="244612362">
      <w:bodyDiv w:val="1"/>
      <w:marLeft w:val="0"/>
      <w:marRight w:val="0"/>
      <w:marTop w:val="0"/>
      <w:marBottom w:val="0"/>
      <w:divBdr>
        <w:top w:val="none" w:sz="0" w:space="0" w:color="auto"/>
        <w:left w:val="none" w:sz="0" w:space="0" w:color="auto"/>
        <w:bottom w:val="none" w:sz="0" w:space="0" w:color="auto"/>
        <w:right w:val="none" w:sz="0" w:space="0" w:color="auto"/>
      </w:divBdr>
    </w:div>
    <w:div w:id="247738349">
      <w:bodyDiv w:val="1"/>
      <w:marLeft w:val="0"/>
      <w:marRight w:val="0"/>
      <w:marTop w:val="0"/>
      <w:marBottom w:val="0"/>
      <w:divBdr>
        <w:top w:val="none" w:sz="0" w:space="0" w:color="auto"/>
        <w:left w:val="none" w:sz="0" w:space="0" w:color="auto"/>
        <w:bottom w:val="none" w:sz="0" w:space="0" w:color="auto"/>
        <w:right w:val="none" w:sz="0" w:space="0" w:color="auto"/>
      </w:divBdr>
    </w:div>
    <w:div w:id="248386940">
      <w:bodyDiv w:val="1"/>
      <w:marLeft w:val="0"/>
      <w:marRight w:val="0"/>
      <w:marTop w:val="0"/>
      <w:marBottom w:val="0"/>
      <w:divBdr>
        <w:top w:val="none" w:sz="0" w:space="0" w:color="auto"/>
        <w:left w:val="none" w:sz="0" w:space="0" w:color="auto"/>
        <w:bottom w:val="none" w:sz="0" w:space="0" w:color="auto"/>
        <w:right w:val="none" w:sz="0" w:space="0" w:color="auto"/>
      </w:divBdr>
    </w:div>
    <w:div w:id="248394304">
      <w:bodyDiv w:val="1"/>
      <w:marLeft w:val="0"/>
      <w:marRight w:val="0"/>
      <w:marTop w:val="0"/>
      <w:marBottom w:val="0"/>
      <w:divBdr>
        <w:top w:val="none" w:sz="0" w:space="0" w:color="auto"/>
        <w:left w:val="none" w:sz="0" w:space="0" w:color="auto"/>
        <w:bottom w:val="none" w:sz="0" w:space="0" w:color="auto"/>
        <w:right w:val="none" w:sz="0" w:space="0" w:color="auto"/>
      </w:divBdr>
    </w:div>
    <w:div w:id="249196585">
      <w:bodyDiv w:val="1"/>
      <w:marLeft w:val="0"/>
      <w:marRight w:val="0"/>
      <w:marTop w:val="0"/>
      <w:marBottom w:val="0"/>
      <w:divBdr>
        <w:top w:val="none" w:sz="0" w:space="0" w:color="auto"/>
        <w:left w:val="none" w:sz="0" w:space="0" w:color="auto"/>
        <w:bottom w:val="none" w:sz="0" w:space="0" w:color="auto"/>
        <w:right w:val="none" w:sz="0" w:space="0" w:color="auto"/>
      </w:divBdr>
    </w:div>
    <w:div w:id="249850228">
      <w:bodyDiv w:val="1"/>
      <w:marLeft w:val="0"/>
      <w:marRight w:val="0"/>
      <w:marTop w:val="0"/>
      <w:marBottom w:val="0"/>
      <w:divBdr>
        <w:top w:val="none" w:sz="0" w:space="0" w:color="auto"/>
        <w:left w:val="none" w:sz="0" w:space="0" w:color="auto"/>
        <w:bottom w:val="none" w:sz="0" w:space="0" w:color="auto"/>
        <w:right w:val="none" w:sz="0" w:space="0" w:color="auto"/>
      </w:divBdr>
    </w:div>
    <w:div w:id="250511072">
      <w:bodyDiv w:val="1"/>
      <w:marLeft w:val="0"/>
      <w:marRight w:val="0"/>
      <w:marTop w:val="0"/>
      <w:marBottom w:val="0"/>
      <w:divBdr>
        <w:top w:val="none" w:sz="0" w:space="0" w:color="auto"/>
        <w:left w:val="none" w:sz="0" w:space="0" w:color="auto"/>
        <w:bottom w:val="none" w:sz="0" w:space="0" w:color="auto"/>
        <w:right w:val="none" w:sz="0" w:space="0" w:color="auto"/>
      </w:divBdr>
    </w:div>
    <w:div w:id="250897055">
      <w:bodyDiv w:val="1"/>
      <w:marLeft w:val="0"/>
      <w:marRight w:val="0"/>
      <w:marTop w:val="0"/>
      <w:marBottom w:val="0"/>
      <w:divBdr>
        <w:top w:val="none" w:sz="0" w:space="0" w:color="auto"/>
        <w:left w:val="none" w:sz="0" w:space="0" w:color="auto"/>
        <w:bottom w:val="none" w:sz="0" w:space="0" w:color="auto"/>
        <w:right w:val="none" w:sz="0" w:space="0" w:color="auto"/>
      </w:divBdr>
    </w:div>
    <w:div w:id="251015421">
      <w:bodyDiv w:val="1"/>
      <w:marLeft w:val="0"/>
      <w:marRight w:val="0"/>
      <w:marTop w:val="0"/>
      <w:marBottom w:val="0"/>
      <w:divBdr>
        <w:top w:val="none" w:sz="0" w:space="0" w:color="auto"/>
        <w:left w:val="none" w:sz="0" w:space="0" w:color="auto"/>
        <w:bottom w:val="none" w:sz="0" w:space="0" w:color="auto"/>
        <w:right w:val="none" w:sz="0" w:space="0" w:color="auto"/>
      </w:divBdr>
    </w:div>
    <w:div w:id="251161832">
      <w:bodyDiv w:val="1"/>
      <w:marLeft w:val="0"/>
      <w:marRight w:val="0"/>
      <w:marTop w:val="0"/>
      <w:marBottom w:val="0"/>
      <w:divBdr>
        <w:top w:val="none" w:sz="0" w:space="0" w:color="auto"/>
        <w:left w:val="none" w:sz="0" w:space="0" w:color="auto"/>
        <w:bottom w:val="none" w:sz="0" w:space="0" w:color="auto"/>
        <w:right w:val="none" w:sz="0" w:space="0" w:color="auto"/>
      </w:divBdr>
      <w:divsChild>
        <w:div w:id="543058617">
          <w:marLeft w:val="547"/>
          <w:marRight w:val="0"/>
          <w:marTop w:val="115"/>
          <w:marBottom w:val="0"/>
          <w:divBdr>
            <w:top w:val="none" w:sz="0" w:space="0" w:color="auto"/>
            <w:left w:val="none" w:sz="0" w:space="0" w:color="auto"/>
            <w:bottom w:val="none" w:sz="0" w:space="0" w:color="auto"/>
            <w:right w:val="none" w:sz="0" w:space="0" w:color="auto"/>
          </w:divBdr>
        </w:div>
        <w:div w:id="676466654">
          <w:marLeft w:val="1166"/>
          <w:marRight w:val="0"/>
          <w:marTop w:val="96"/>
          <w:marBottom w:val="0"/>
          <w:divBdr>
            <w:top w:val="none" w:sz="0" w:space="0" w:color="auto"/>
            <w:left w:val="none" w:sz="0" w:space="0" w:color="auto"/>
            <w:bottom w:val="none" w:sz="0" w:space="0" w:color="auto"/>
            <w:right w:val="none" w:sz="0" w:space="0" w:color="auto"/>
          </w:divBdr>
        </w:div>
        <w:div w:id="929125040">
          <w:marLeft w:val="1166"/>
          <w:marRight w:val="0"/>
          <w:marTop w:val="96"/>
          <w:marBottom w:val="0"/>
          <w:divBdr>
            <w:top w:val="none" w:sz="0" w:space="0" w:color="auto"/>
            <w:left w:val="none" w:sz="0" w:space="0" w:color="auto"/>
            <w:bottom w:val="none" w:sz="0" w:space="0" w:color="auto"/>
            <w:right w:val="none" w:sz="0" w:space="0" w:color="auto"/>
          </w:divBdr>
        </w:div>
        <w:div w:id="1810316051">
          <w:marLeft w:val="1166"/>
          <w:marRight w:val="0"/>
          <w:marTop w:val="96"/>
          <w:marBottom w:val="0"/>
          <w:divBdr>
            <w:top w:val="none" w:sz="0" w:space="0" w:color="auto"/>
            <w:left w:val="none" w:sz="0" w:space="0" w:color="auto"/>
            <w:bottom w:val="none" w:sz="0" w:space="0" w:color="auto"/>
            <w:right w:val="none" w:sz="0" w:space="0" w:color="auto"/>
          </w:divBdr>
        </w:div>
        <w:div w:id="1879708310">
          <w:marLeft w:val="547"/>
          <w:marRight w:val="0"/>
          <w:marTop w:val="115"/>
          <w:marBottom w:val="0"/>
          <w:divBdr>
            <w:top w:val="none" w:sz="0" w:space="0" w:color="auto"/>
            <w:left w:val="none" w:sz="0" w:space="0" w:color="auto"/>
            <w:bottom w:val="none" w:sz="0" w:space="0" w:color="auto"/>
            <w:right w:val="none" w:sz="0" w:space="0" w:color="auto"/>
          </w:divBdr>
        </w:div>
        <w:div w:id="1914046367">
          <w:marLeft w:val="547"/>
          <w:marRight w:val="0"/>
          <w:marTop w:val="115"/>
          <w:marBottom w:val="0"/>
          <w:divBdr>
            <w:top w:val="none" w:sz="0" w:space="0" w:color="auto"/>
            <w:left w:val="none" w:sz="0" w:space="0" w:color="auto"/>
            <w:bottom w:val="none" w:sz="0" w:space="0" w:color="auto"/>
            <w:right w:val="none" w:sz="0" w:space="0" w:color="auto"/>
          </w:divBdr>
        </w:div>
      </w:divsChild>
    </w:div>
    <w:div w:id="251667546">
      <w:bodyDiv w:val="1"/>
      <w:marLeft w:val="0"/>
      <w:marRight w:val="0"/>
      <w:marTop w:val="0"/>
      <w:marBottom w:val="0"/>
      <w:divBdr>
        <w:top w:val="none" w:sz="0" w:space="0" w:color="auto"/>
        <w:left w:val="none" w:sz="0" w:space="0" w:color="auto"/>
        <w:bottom w:val="none" w:sz="0" w:space="0" w:color="auto"/>
        <w:right w:val="none" w:sz="0" w:space="0" w:color="auto"/>
      </w:divBdr>
    </w:div>
    <w:div w:id="252780352">
      <w:bodyDiv w:val="1"/>
      <w:marLeft w:val="0"/>
      <w:marRight w:val="0"/>
      <w:marTop w:val="0"/>
      <w:marBottom w:val="0"/>
      <w:divBdr>
        <w:top w:val="none" w:sz="0" w:space="0" w:color="auto"/>
        <w:left w:val="none" w:sz="0" w:space="0" w:color="auto"/>
        <w:bottom w:val="none" w:sz="0" w:space="0" w:color="auto"/>
        <w:right w:val="none" w:sz="0" w:space="0" w:color="auto"/>
      </w:divBdr>
    </w:div>
    <w:div w:id="252788893">
      <w:bodyDiv w:val="1"/>
      <w:marLeft w:val="0"/>
      <w:marRight w:val="0"/>
      <w:marTop w:val="0"/>
      <w:marBottom w:val="0"/>
      <w:divBdr>
        <w:top w:val="none" w:sz="0" w:space="0" w:color="auto"/>
        <w:left w:val="none" w:sz="0" w:space="0" w:color="auto"/>
        <w:bottom w:val="none" w:sz="0" w:space="0" w:color="auto"/>
        <w:right w:val="none" w:sz="0" w:space="0" w:color="auto"/>
      </w:divBdr>
    </w:div>
    <w:div w:id="253437373">
      <w:bodyDiv w:val="1"/>
      <w:marLeft w:val="0"/>
      <w:marRight w:val="0"/>
      <w:marTop w:val="0"/>
      <w:marBottom w:val="0"/>
      <w:divBdr>
        <w:top w:val="none" w:sz="0" w:space="0" w:color="auto"/>
        <w:left w:val="none" w:sz="0" w:space="0" w:color="auto"/>
        <w:bottom w:val="none" w:sz="0" w:space="0" w:color="auto"/>
        <w:right w:val="none" w:sz="0" w:space="0" w:color="auto"/>
      </w:divBdr>
      <w:divsChild>
        <w:div w:id="100300813">
          <w:marLeft w:val="1166"/>
          <w:marRight w:val="0"/>
          <w:marTop w:val="96"/>
          <w:marBottom w:val="0"/>
          <w:divBdr>
            <w:top w:val="none" w:sz="0" w:space="0" w:color="auto"/>
            <w:left w:val="none" w:sz="0" w:space="0" w:color="auto"/>
            <w:bottom w:val="none" w:sz="0" w:space="0" w:color="auto"/>
            <w:right w:val="none" w:sz="0" w:space="0" w:color="auto"/>
          </w:divBdr>
        </w:div>
        <w:div w:id="130679862">
          <w:marLeft w:val="1166"/>
          <w:marRight w:val="0"/>
          <w:marTop w:val="96"/>
          <w:marBottom w:val="0"/>
          <w:divBdr>
            <w:top w:val="none" w:sz="0" w:space="0" w:color="auto"/>
            <w:left w:val="none" w:sz="0" w:space="0" w:color="auto"/>
            <w:bottom w:val="none" w:sz="0" w:space="0" w:color="auto"/>
            <w:right w:val="none" w:sz="0" w:space="0" w:color="auto"/>
          </w:divBdr>
        </w:div>
        <w:div w:id="413549729">
          <w:marLeft w:val="547"/>
          <w:marRight w:val="0"/>
          <w:marTop w:val="115"/>
          <w:marBottom w:val="0"/>
          <w:divBdr>
            <w:top w:val="none" w:sz="0" w:space="0" w:color="auto"/>
            <w:left w:val="none" w:sz="0" w:space="0" w:color="auto"/>
            <w:bottom w:val="none" w:sz="0" w:space="0" w:color="auto"/>
            <w:right w:val="none" w:sz="0" w:space="0" w:color="auto"/>
          </w:divBdr>
        </w:div>
        <w:div w:id="435291270">
          <w:marLeft w:val="1166"/>
          <w:marRight w:val="0"/>
          <w:marTop w:val="96"/>
          <w:marBottom w:val="0"/>
          <w:divBdr>
            <w:top w:val="none" w:sz="0" w:space="0" w:color="auto"/>
            <w:left w:val="none" w:sz="0" w:space="0" w:color="auto"/>
            <w:bottom w:val="none" w:sz="0" w:space="0" w:color="auto"/>
            <w:right w:val="none" w:sz="0" w:space="0" w:color="auto"/>
          </w:divBdr>
        </w:div>
        <w:div w:id="544409276">
          <w:marLeft w:val="547"/>
          <w:marRight w:val="0"/>
          <w:marTop w:val="115"/>
          <w:marBottom w:val="0"/>
          <w:divBdr>
            <w:top w:val="none" w:sz="0" w:space="0" w:color="auto"/>
            <w:left w:val="none" w:sz="0" w:space="0" w:color="auto"/>
            <w:bottom w:val="none" w:sz="0" w:space="0" w:color="auto"/>
            <w:right w:val="none" w:sz="0" w:space="0" w:color="auto"/>
          </w:divBdr>
        </w:div>
        <w:div w:id="766585285">
          <w:marLeft w:val="2520"/>
          <w:marRight w:val="0"/>
          <w:marTop w:val="58"/>
          <w:marBottom w:val="0"/>
          <w:divBdr>
            <w:top w:val="none" w:sz="0" w:space="0" w:color="auto"/>
            <w:left w:val="none" w:sz="0" w:space="0" w:color="auto"/>
            <w:bottom w:val="none" w:sz="0" w:space="0" w:color="auto"/>
            <w:right w:val="none" w:sz="0" w:space="0" w:color="auto"/>
          </w:divBdr>
        </w:div>
        <w:div w:id="1102844137">
          <w:marLeft w:val="1800"/>
          <w:marRight w:val="0"/>
          <w:marTop w:val="77"/>
          <w:marBottom w:val="0"/>
          <w:divBdr>
            <w:top w:val="none" w:sz="0" w:space="0" w:color="auto"/>
            <w:left w:val="none" w:sz="0" w:space="0" w:color="auto"/>
            <w:bottom w:val="none" w:sz="0" w:space="0" w:color="auto"/>
            <w:right w:val="none" w:sz="0" w:space="0" w:color="auto"/>
          </w:divBdr>
        </w:div>
        <w:div w:id="1276598874">
          <w:marLeft w:val="2520"/>
          <w:marRight w:val="0"/>
          <w:marTop w:val="58"/>
          <w:marBottom w:val="0"/>
          <w:divBdr>
            <w:top w:val="none" w:sz="0" w:space="0" w:color="auto"/>
            <w:left w:val="none" w:sz="0" w:space="0" w:color="auto"/>
            <w:bottom w:val="none" w:sz="0" w:space="0" w:color="auto"/>
            <w:right w:val="none" w:sz="0" w:space="0" w:color="auto"/>
          </w:divBdr>
        </w:div>
        <w:div w:id="2037270387">
          <w:marLeft w:val="1800"/>
          <w:marRight w:val="0"/>
          <w:marTop w:val="77"/>
          <w:marBottom w:val="0"/>
          <w:divBdr>
            <w:top w:val="none" w:sz="0" w:space="0" w:color="auto"/>
            <w:left w:val="none" w:sz="0" w:space="0" w:color="auto"/>
            <w:bottom w:val="none" w:sz="0" w:space="0" w:color="auto"/>
            <w:right w:val="none" w:sz="0" w:space="0" w:color="auto"/>
          </w:divBdr>
        </w:div>
      </w:divsChild>
    </w:div>
    <w:div w:id="255945096">
      <w:bodyDiv w:val="1"/>
      <w:marLeft w:val="0"/>
      <w:marRight w:val="0"/>
      <w:marTop w:val="0"/>
      <w:marBottom w:val="0"/>
      <w:divBdr>
        <w:top w:val="none" w:sz="0" w:space="0" w:color="auto"/>
        <w:left w:val="none" w:sz="0" w:space="0" w:color="auto"/>
        <w:bottom w:val="none" w:sz="0" w:space="0" w:color="auto"/>
        <w:right w:val="none" w:sz="0" w:space="0" w:color="auto"/>
      </w:divBdr>
    </w:div>
    <w:div w:id="257755674">
      <w:bodyDiv w:val="1"/>
      <w:marLeft w:val="0"/>
      <w:marRight w:val="0"/>
      <w:marTop w:val="0"/>
      <w:marBottom w:val="0"/>
      <w:divBdr>
        <w:top w:val="none" w:sz="0" w:space="0" w:color="auto"/>
        <w:left w:val="none" w:sz="0" w:space="0" w:color="auto"/>
        <w:bottom w:val="none" w:sz="0" w:space="0" w:color="auto"/>
        <w:right w:val="none" w:sz="0" w:space="0" w:color="auto"/>
      </w:divBdr>
    </w:div>
    <w:div w:id="258221963">
      <w:bodyDiv w:val="1"/>
      <w:marLeft w:val="0"/>
      <w:marRight w:val="0"/>
      <w:marTop w:val="0"/>
      <w:marBottom w:val="0"/>
      <w:divBdr>
        <w:top w:val="none" w:sz="0" w:space="0" w:color="auto"/>
        <w:left w:val="none" w:sz="0" w:space="0" w:color="auto"/>
        <w:bottom w:val="none" w:sz="0" w:space="0" w:color="auto"/>
        <w:right w:val="none" w:sz="0" w:space="0" w:color="auto"/>
      </w:divBdr>
    </w:div>
    <w:div w:id="259065061">
      <w:bodyDiv w:val="1"/>
      <w:marLeft w:val="0"/>
      <w:marRight w:val="0"/>
      <w:marTop w:val="0"/>
      <w:marBottom w:val="0"/>
      <w:divBdr>
        <w:top w:val="none" w:sz="0" w:space="0" w:color="auto"/>
        <w:left w:val="none" w:sz="0" w:space="0" w:color="auto"/>
        <w:bottom w:val="none" w:sz="0" w:space="0" w:color="auto"/>
        <w:right w:val="none" w:sz="0" w:space="0" w:color="auto"/>
      </w:divBdr>
    </w:div>
    <w:div w:id="259264798">
      <w:bodyDiv w:val="1"/>
      <w:marLeft w:val="0"/>
      <w:marRight w:val="0"/>
      <w:marTop w:val="0"/>
      <w:marBottom w:val="0"/>
      <w:divBdr>
        <w:top w:val="none" w:sz="0" w:space="0" w:color="auto"/>
        <w:left w:val="none" w:sz="0" w:space="0" w:color="auto"/>
        <w:bottom w:val="none" w:sz="0" w:space="0" w:color="auto"/>
        <w:right w:val="none" w:sz="0" w:space="0" w:color="auto"/>
      </w:divBdr>
    </w:div>
    <w:div w:id="259530619">
      <w:bodyDiv w:val="1"/>
      <w:marLeft w:val="0"/>
      <w:marRight w:val="0"/>
      <w:marTop w:val="0"/>
      <w:marBottom w:val="0"/>
      <w:divBdr>
        <w:top w:val="none" w:sz="0" w:space="0" w:color="auto"/>
        <w:left w:val="none" w:sz="0" w:space="0" w:color="auto"/>
        <w:bottom w:val="none" w:sz="0" w:space="0" w:color="auto"/>
        <w:right w:val="none" w:sz="0" w:space="0" w:color="auto"/>
      </w:divBdr>
    </w:div>
    <w:div w:id="260450615">
      <w:bodyDiv w:val="1"/>
      <w:marLeft w:val="0"/>
      <w:marRight w:val="0"/>
      <w:marTop w:val="0"/>
      <w:marBottom w:val="0"/>
      <w:divBdr>
        <w:top w:val="none" w:sz="0" w:space="0" w:color="auto"/>
        <w:left w:val="none" w:sz="0" w:space="0" w:color="auto"/>
        <w:bottom w:val="none" w:sz="0" w:space="0" w:color="auto"/>
        <w:right w:val="none" w:sz="0" w:space="0" w:color="auto"/>
      </w:divBdr>
      <w:divsChild>
        <w:div w:id="1312440365">
          <w:marLeft w:val="0"/>
          <w:marRight w:val="0"/>
          <w:marTop w:val="0"/>
          <w:marBottom w:val="0"/>
          <w:divBdr>
            <w:top w:val="none" w:sz="0" w:space="0" w:color="auto"/>
            <w:left w:val="none" w:sz="0" w:space="0" w:color="auto"/>
            <w:bottom w:val="none" w:sz="0" w:space="0" w:color="auto"/>
            <w:right w:val="none" w:sz="0" w:space="0" w:color="auto"/>
          </w:divBdr>
        </w:div>
      </w:divsChild>
    </w:div>
    <w:div w:id="261035525">
      <w:bodyDiv w:val="1"/>
      <w:marLeft w:val="0"/>
      <w:marRight w:val="0"/>
      <w:marTop w:val="0"/>
      <w:marBottom w:val="0"/>
      <w:divBdr>
        <w:top w:val="none" w:sz="0" w:space="0" w:color="auto"/>
        <w:left w:val="none" w:sz="0" w:space="0" w:color="auto"/>
        <w:bottom w:val="none" w:sz="0" w:space="0" w:color="auto"/>
        <w:right w:val="none" w:sz="0" w:space="0" w:color="auto"/>
      </w:divBdr>
      <w:divsChild>
        <w:div w:id="183593343">
          <w:marLeft w:val="1080"/>
          <w:marRight w:val="0"/>
          <w:marTop w:val="100"/>
          <w:marBottom w:val="0"/>
          <w:divBdr>
            <w:top w:val="none" w:sz="0" w:space="0" w:color="auto"/>
            <w:left w:val="none" w:sz="0" w:space="0" w:color="auto"/>
            <w:bottom w:val="none" w:sz="0" w:space="0" w:color="auto"/>
            <w:right w:val="none" w:sz="0" w:space="0" w:color="auto"/>
          </w:divBdr>
        </w:div>
        <w:div w:id="902759645">
          <w:marLeft w:val="1080"/>
          <w:marRight w:val="0"/>
          <w:marTop w:val="100"/>
          <w:marBottom w:val="0"/>
          <w:divBdr>
            <w:top w:val="none" w:sz="0" w:space="0" w:color="auto"/>
            <w:left w:val="none" w:sz="0" w:space="0" w:color="auto"/>
            <w:bottom w:val="none" w:sz="0" w:space="0" w:color="auto"/>
            <w:right w:val="none" w:sz="0" w:space="0" w:color="auto"/>
          </w:divBdr>
        </w:div>
        <w:div w:id="1136873499">
          <w:marLeft w:val="1800"/>
          <w:marRight w:val="0"/>
          <w:marTop w:val="100"/>
          <w:marBottom w:val="0"/>
          <w:divBdr>
            <w:top w:val="none" w:sz="0" w:space="0" w:color="auto"/>
            <w:left w:val="none" w:sz="0" w:space="0" w:color="auto"/>
            <w:bottom w:val="none" w:sz="0" w:space="0" w:color="auto"/>
            <w:right w:val="none" w:sz="0" w:space="0" w:color="auto"/>
          </w:divBdr>
        </w:div>
        <w:div w:id="1820613213">
          <w:marLeft w:val="1800"/>
          <w:marRight w:val="0"/>
          <w:marTop w:val="100"/>
          <w:marBottom w:val="0"/>
          <w:divBdr>
            <w:top w:val="none" w:sz="0" w:space="0" w:color="auto"/>
            <w:left w:val="none" w:sz="0" w:space="0" w:color="auto"/>
            <w:bottom w:val="none" w:sz="0" w:space="0" w:color="auto"/>
            <w:right w:val="none" w:sz="0" w:space="0" w:color="auto"/>
          </w:divBdr>
        </w:div>
        <w:div w:id="2036230648">
          <w:marLeft w:val="360"/>
          <w:marRight w:val="0"/>
          <w:marTop w:val="200"/>
          <w:marBottom w:val="0"/>
          <w:divBdr>
            <w:top w:val="none" w:sz="0" w:space="0" w:color="auto"/>
            <w:left w:val="none" w:sz="0" w:space="0" w:color="auto"/>
            <w:bottom w:val="none" w:sz="0" w:space="0" w:color="auto"/>
            <w:right w:val="none" w:sz="0" w:space="0" w:color="auto"/>
          </w:divBdr>
        </w:div>
      </w:divsChild>
    </w:div>
    <w:div w:id="265040606">
      <w:bodyDiv w:val="1"/>
      <w:marLeft w:val="0"/>
      <w:marRight w:val="0"/>
      <w:marTop w:val="0"/>
      <w:marBottom w:val="0"/>
      <w:divBdr>
        <w:top w:val="none" w:sz="0" w:space="0" w:color="auto"/>
        <w:left w:val="none" w:sz="0" w:space="0" w:color="auto"/>
        <w:bottom w:val="none" w:sz="0" w:space="0" w:color="auto"/>
        <w:right w:val="none" w:sz="0" w:space="0" w:color="auto"/>
      </w:divBdr>
    </w:div>
    <w:div w:id="265503817">
      <w:bodyDiv w:val="1"/>
      <w:marLeft w:val="0"/>
      <w:marRight w:val="0"/>
      <w:marTop w:val="0"/>
      <w:marBottom w:val="0"/>
      <w:divBdr>
        <w:top w:val="none" w:sz="0" w:space="0" w:color="auto"/>
        <w:left w:val="none" w:sz="0" w:space="0" w:color="auto"/>
        <w:bottom w:val="none" w:sz="0" w:space="0" w:color="auto"/>
        <w:right w:val="none" w:sz="0" w:space="0" w:color="auto"/>
      </w:divBdr>
    </w:div>
    <w:div w:id="265576141">
      <w:bodyDiv w:val="1"/>
      <w:marLeft w:val="0"/>
      <w:marRight w:val="0"/>
      <w:marTop w:val="0"/>
      <w:marBottom w:val="0"/>
      <w:divBdr>
        <w:top w:val="none" w:sz="0" w:space="0" w:color="auto"/>
        <w:left w:val="none" w:sz="0" w:space="0" w:color="auto"/>
        <w:bottom w:val="none" w:sz="0" w:space="0" w:color="auto"/>
        <w:right w:val="none" w:sz="0" w:space="0" w:color="auto"/>
      </w:divBdr>
    </w:div>
    <w:div w:id="266042040">
      <w:bodyDiv w:val="1"/>
      <w:marLeft w:val="0"/>
      <w:marRight w:val="0"/>
      <w:marTop w:val="0"/>
      <w:marBottom w:val="0"/>
      <w:divBdr>
        <w:top w:val="none" w:sz="0" w:space="0" w:color="auto"/>
        <w:left w:val="none" w:sz="0" w:space="0" w:color="auto"/>
        <w:bottom w:val="none" w:sz="0" w:space="0" w:color="auto"/>
        <w:right w:val="none" w:sz="0" w:space="0" w:color="auto"/>
      </w:divBdr>
      <w:divsChild>
        <w:div w:id="687754506">
          <w:marLeft w:val="547"/>
          <w:marRight w:val="0"/>
          <w:marTop w:val="115"/>
          <w:marBottom w:val="0"/>
          <w:divBdr>
            <w:top w:val="none" w:sz="0" w:space="0" w:color="auto"/>
            <w:left w:val="none" w:sz="0" w:space="0" w:color="auto"/>
            <w:bottom w:val="none" w:sz="0" w:space="0" w:color="auto"/>
            <w:right w:val="none" w:sz="0" w:space="0" w:color="auto"/>
          </w:divBdr>
        </w:div>
        <w:div w:id="1147893188">
          <w:marLeft w:val="547"/>
          <w:marRight w:val="0"/>
          <w:marTop w:val="115"/>
          <w:marBottom w:val="0"/>
          <w:divBdr>
            <w:top w:val="none" w:sz="0" w:space="0" w:color="auto"/>
            <w:left w:val="none" w:sz="0" w:space="0" w:color="auto"/>
            <w:bottom w:val="none" w:sz="0" w:space="0" w:color="auto"/>
            <w:right w:val="none" w:sz="0" w:space="0" w:color="auto"/>
          </w:divBdr>
        </w:div>
      </w:divsChild>
    </w:div>
    <w:div w:id="266159733">
      <w:bodyDiv w:val="1"/>
      <w:marLeft w:val="0"/>
      <w:marRight w:val="0"/>
      <w:marTop w:val="0"/>
      <w:marBottom w:val="0"/>
      <w:divBdr>
        <w:top w:val="none" w:sz="0" w:space="0" w:color="auto"/>
        <w:left w:val="none" w:sz="0" w:space="0" w:color="auto"/>
        <w:bottom w:val="none" w:sz="0" w:space="0" w:color="auto"/>
        <w:right w:val="none" w:sz="0" w:space="0" w:color="auto"/>
      </w:divBdr>
    </w:div>
    <w:div w:id="266812193">
      <w:bodyDiv w:val="1"/>
      <w:marLeft w:val="0"/>
      <w:marRight w:val="0"/>
      <w:marTop w:val="0"/>
      <w:marBottom w:val="0"/>
      <w:divBdr>
        <w:top w:val="none" w:sz="0" w:space="0" w:color="auto"/>
        <w:left w:val="none" w:sz="0" w:space="0" w:color="auto"/>
        <w:bottom w:val="none" w:sz="0" w:space="0" w:color="auto"/>
        <w:right w:val="none" w:sz="0" w:space="0" w:color="auto"/>
      </w:divBdr>
    </w:div>
    <w:div w:id="266929829">
      <w:bodyDiv w:val="1"/>
      <w:marLeft w:val="0"/>
      <w:marRight w:val="0"/>
      <w:marTop w:val="0"/>
      <w:marBottom w:val="0"/>
      <w:divBdr>
        <w:top w:val="none" w:sz="0" w:space="0" w:color="auto"/>
        <w:left w:val="none" w:sz="0" w:space="0" w:color="auto"/>
        <w:bottom w:val="none" w:sz="0" w:space="0" w:color="auto"/>
        <w:right w:val="none" w:sz="0" w:space="0" w:color="auto"/>
      </w:divBdr>
    </w:div>
    <w:div w:id="267273324">
      <w:bodyDiv w:val="1"/>
      <w:marLeft w:val="0"/>
      <w:marRight w:val="0"/>
      <w:marTop w:val="0"/>
      <w:marBottom w:val="0"/>
      <w:divBdr>
        <w:top w:val="none" w:sz="0" w:space="0" w:color="auto"/>
        <w:left w:val="none" w:sz="0" w:space="0" w:color="auto"/>
        <w:bottom w:val="none" w:sz="0" w:space="0" w:color="auto"/>
        <w:right w:val="none" w:sz="0" w:space="0" w:color="auto"/>
      </w:divBdr>
    </w:div>
    <w:div w:id="268777384">
      <w:bodyDiv w:val="1"/>
      <w:marLeft w:val="0"/>
      <w:marRight w:val="0"/>
      <w:marTop w:val="0"/>
      <w:marBottom w:val="0"/>
      <w:divBdr>
        <w:top w:val="none" w:sz="0" w:space="0" w:color="auto"/>
        <w:left w:val="none" w:sz="0" w:space="0" w:color="auto"/>
        <w:bottom w:val="none" w:sz="0" w:space="0" w:color="auto"/>
        <w:right w:val="none" w:sz="0" w:space="0" w:color="auto"/>
      </w:divBdr>
    </w:div>
    <w:div w:id="269625896">
      <w:bodyDiv w:val="1"/>
      <w:marLeft w:val="0"/>
      <w:marRight w:val="0"/>
      <w:marTop w:val="0"/>
      <w:marBottom w:val="0"/>
      <w:divBdr>
        <w:top w:val="none" w:sz="0" w:space="0" w:color="auto"/>
        <w:left w:val="none" w:sz="0" w:space="0" w:color="auto"/>
        <w:bottom w:val="none" w:sz="0" w:space="0" w:color="auto"/>
        <w:right w:val="none" w:sz="0" w:space="0" w:color="auto"/>
      </w:divBdr>
    </w:div>
    <w:div w:id="269819735">
      <w:bodyDiv w:val="1"/>
      <w:marLeft w:val="0"/>
      <w:marRight w:val="0"/>
      <w:marTop w:val="0"/>
      <w:marBottom w:val="0"/>
      <w:divBdr>
        <w:top w:val="none" w:sz="0" w:space="0" w:color="auto"/>
        <w:left w:val="none" w:sz="0" w:space="0" w:color="auto"/>
        <w:bottom w:val="none" w:sz="0" w:space="0" w:color="auto"/>
        <w:right w:val="none" w:sz="0" w:space="0" w:color="auto"/>
      </w:divBdr>
      <w:divsChild>
        <w:div w:id="226838945">
          <w:marLeft w:val="547"/>
          <w:marRight w:val="0"/>
          <w:marTop w:val="115"/>
          <w:marBottom w:val="0"/>
          <w:divBdr>
            <w:top w:val="none" w:sz="0" w:space="0" w:color="auto"/>
            <w:left w:val="none" w:sz="0" w:space="0" w:color="auto"/>
            <w:bottom w:val="none" w:sz="0" w:space="0" w:color="auto"/>
            <w:right w:val="none" w:sz="0" w:space="0" w:color="auto"/>
          </w:divBdr>
        </w:div>
        <w:div w:id="319045490">
          <w:marLeft w:val="1166"/>
          <w:marRight w:val="0"/>
          <w:marTop w:val="96"/>
          <w:marBottom w:val="0"/>
          <w:divBdr>
            <w:top w:val="none" w:sz="0" w:space="0" w:color="auto"/>
            <w:left w:val="none" w:sz="0" w:space="0" w:color="auto"/>
            <w:bottom w:val="none" w:sz="0" w:space="0" w:color="auto"/>
            <w:right w:val="none" w:sz="0" w:space="0" w:color="auto"/>
          </w:divBdr>
        </w:div>
        <w:div w:id="518127851">
          <w:marLeft w:val="1166"/>
          <w:marRight w:val="0"/>
          <w:marTop w:val="96"/>
          <w:marBottom w:val="0"/>
          <w:divBdr>
            <w:top w:val="none" w:sz="0" w:space="0" w:color="auto"/>
            <w:left w:val="none" w:sz="0" w:space="0" w:color="auto"/>
            <w:bottom w:val="none" w:sz="0" w:space="0" w:color="auto"/>
            <w:right w:val="none" w:sz="0" w:space="0" w:color="auto"/>
          </w:divBdr>
        </w:div>
        <w:div w:id="1320695713">
          <w:marLeft w:val="547"/>
          <w:marRight w:val="0"/>
          <w:marTop w:val="115"/>
          <w:marBottom w:val="0"/>
          <w:divBdr>
            <w:top w:val="none" w:sz="0" w:space="0" w:color="auto"/>
            <w:left w:val="none" w:sz="0" w:space="0" w:color="auto"/>
            <w:bottom w:val="none" w:sz="0" w:space="0" w:color="auto"/>
            <w:right w:val="none" w:sz="0" w:space="0" w:color="auto"/>
          </w:divBdr>
        </w:div>
        <w:div w:id="1386876656">
          <w:marLeft w:val="1166"/>
          <w:marRight w:val="0"/>
          <w:marTop w:val="96"/>
          <w:marBottom w:val="0"/>
          <w:divBdr>
            <w:top w:val="none" w:sz="0" w:space="0" w:color="auto"/>
            <w:left w:val="none" w:sz="0" w:space="0" w:color="auto"/>
            <w:bottom w:val="none" w:sz="0" w:space="0" w:color="auto"/>
            <w:right w:val="none" w:sz="0" w:space="0" w:color="auto"/>
          </w:divBdr>
        </w:div>
        <w:div w:id="1734306951">
          <w:marLeft w:val="1800"/>
          <w:marRight w:val="0"/>
          <w:marTop w:val="86"/>
          <w:marBottom w:val="0"/>
          <w:divBdr>
            <w:top w:val="none" w:sz="0" w:space="0" w:color="auto"/>
            <w:left w:val="none" w:sz="0" w:space="0" w:color="auto"/>
            <w:bottom w:val="none" w:sz="0" w:space="0" w:color="auto"/>
            <w:right w:val="none" w:sz="0" w:space="0" w:color="auto"/>
          </w:divBdr>
        </w:div>
        <w:div w:id="2022126899">
          <w:marLeft w:val="1800"/>
          <w:marRight w:val="0"/>
          <w:marTop w:val="86"/>
          <w:marBottom w:val="0"/>
          <w:divBdr>
            <w:top w:val="none" w:sz="0" w:space="0" w:color="auto"/>
            <w:left w:val="none" w:sz="0" w:space="0" w:color="auto"/>
            <w:bottom w:val="none" w:sz="0" w:space="0" w:color="auto"/>
            <w:right w:val="none" w:sz="0" w:space="0" w:color="auto"/>
          </w:divBdr>
        </w:div>
      </w:divsChild>
    </w:div>
    <w:div w:id="270432053">
      <w:bodyDiv w:val="1"/>
      <w:marLeft w:val="0"/>
      <w:marRight w:val="0"/>
      <w:marTop w:val="0"/>
      <w:marBottom w:val="0"/>
      <w:divBdr>
        <w:top w:val="none" w:sz="0" w:space="0" w:color="auto"/>
        <w:left w:val="none" w:sz="0" w:space="0" w:color="auto"/>
        <w:bottom w:val="none" w:sz="0" w:space="0" w:color="auto"/>
        <w:right w:val="none" w:sz="0" w:space="0" w:color="auto"/>
      </w:divBdr>
    </w:div>
    <w:div w:id="271940849">
      <w:bodyDiv w:val="1"/>
      <w:marLeft w:val="0"/>
      <w:marRight w:val="0"/>
      <w:marTop w:val="0"/>
      <w:marBottom w:val="0"/>
      <w:divBdr>
        <w:top w:val="none" w:sz="0" w:space="0" w:color="auto"/>
        <w:left w:val="none" w:sz="0" w:space="0" w:color="auto"/>
        <w:bottom w:val="none" w:sz="0" w:space="0" w:color="auto"/>
        <w:right w:val="none" w:sz="0" w:space="0" w:color="auto"/>
      </w:divBdr>
    </w:div>
    <w:div w:id="272248951">
      <w:bodyDiv w:val="1"/>
      <w:marLeft w:val="0"/>
      <w:marRight w:val="0"/>
      <w:marTop w:val="0"/>
      <w:marBottom w:val="0"/>
      <w:divBdr>
        <w:top w:val="none" w:sz="0" w:space="0" w:color="auto"/>
        <w:left w:val="none" w:sz="0" w:space="0" w:color="auto"/>
        <w:bottom w:val="none" w:sz="0" w:space="0" w:color="auto"/>
        <w:right w:val="none" w:sz="0" w:space="0" w:color="auto"/>
      </w:divBdr>
    </w:div>
    <w:div w:id="273751508">
      <w:bodyDiv w:val="1"/>
      <w:marLeft w:val="0"/>
      <w:marRight w:val="0"/>
      <w:marTop w:val="0"/>
      <w:marBottom w:val="0"/>
      <w:divBdr>
        <w:top w:val="none" w:sz="0" w:space="0" w:color="auto"/>
        <w:left w:val="none" w:sz="0" w:space="0" w:color="auto"/>
        <w:bottom w:val="none" w:sz="0" w:space="0" w:color="auto"/>
        <w:right w:val="none" w:sz="0" w:space="0" w:color="auto"/>
      </w:divBdr>
      <w:divsChild>
        <w:div w:id="726686757">
          <w:marLeft w:val="0"/>
          <w:marRight w:val="0"/>
          <w:marTop w:val="0"/>
          <w:marBottom w:val="0"/>
          <w:divBdr>
            <w:top w:val="none" w:sz="0" w:space="0" w:color="auto"/>
            <w:left w:val="none" w:sz="0" w:space="0" w:color="auto"/>
            <w:bottom w:val="none" w:sz="0" w:space="0" w:color="auto"/>
            <w:right w:val="none" w:sz="0" w:space="0" w:color="auto"/>
          </w:divBdr>
        </w:div>
      </w:divsChild>
    </w:div>
    <w:div w:id="273944855">
      <w:bodyDiv w:val="1"/>
      <w:marLeft w:val="0"/>
      <w:marRight w:val="0"/>
      <w:marTop w:val="0"/>
      <w:marBottom w:val="0"/>
      <w:divBdr>
        <w:top w:val="none" w:sz="0" w:space="0" w:color="auto"/>
        <w:left w:val="none" w:sz="0" w:space="0" w:color="auto"/>
        <w:bottom w:val="none" w:sz="0" w:space="0" w:color="auto"/>
        <w:right w:val="none" w:sz="0" w:space="0" w:color="auto"/>
      </w:divBdr>
    </w:div>
    <w:div w:id="274021456">
      <w:bodyDiv w:val="1"/>
      <w:marLeft w:val="0"/>
      <w:marRight w:val="0"/>
      <w:marTop w:val="0"/>
      <w:marBottom w:val="0"/>
      <w:divBdr>
        <w:top w:val="none" w:sz="0" w:space="0" w:color="auto"/>
        <w:left w:val="none" w:sz="0" w:space="0" w:color="auto"/>
        <w:bottom w:val="none" w:sz="0" w:space="0" w:color="auto"/>
        <w:right w:val="none" w:sz="0" w:space="0" w:color="auto"/>
      </w:divBdr>
      <w:divsChild>
        <w:div w:id="369116382">
          <w:marLeft w:val="1166"/>
          <w:marRight w:val="0"/>
          <w:marTop w:val="86"/>
          <w:marBottom w:val="0"/>
          <w:divBdr>
            <w:top w:val="none" w:sz="0" w:space="0" w:color="auto"/>
            <w:left w:val="none" w:sz="0" w:space="0" w:color="auto"/>
            <w:bottom w:val="none" w:sz="0" w:space="0" w:color="auto"/>
            <w:right w:val="none" w:sz="0" w:space="0" w:color="auto"/>
          </w:divBdr>
        </w:div>
        <w:div w:id="384762598">
          <w:marLeft w:val="1800"/>
          <w:marRight w:val="0"/>
          <w:marTop w:val="77"/>
          <w:marBottom w:val="0"/>
          <w:divBdr>
            <w:top w:val="none" w:sz="0" w:space="0" w:color="auto"/>
            <w:left w:val="none" w:sz="0" w:space="0" w:color="auto"/>
            <w:bottom w:val="none" w:sz="0" w:space="0" w:color="auto"/>
            <w:right w:val="none" w:sz="0" w:space="0" w:color="auto"/>
          </w:divBdr>
        </w:div>
        <w:div w:id="680930814">
          <w:marLeft w:val="1800"/>
          <w:marRight w:val="0"/>
          <w:marTop w:val="77"/>
          <w:marBottom w:val="0"/>
          <w:divBdr>
            <w:top w:val="none" w:sz="0" w:space="0" w:color="auto"/>
            <w:left w:val="none" w:sz="0" w:space="0" w:color="auto"/>
            <w:bottom w:val="none" w:sz="0" w:space="0" w:color="auto"/>
            <w:right w:val="none" w:sz="0" w:space="0" w:color="auto"/>
          </w:divBdr>
        </w:div>
      </w:divsChild>
    </w:div>
    <w:div w:id="274024678">
      <w:bodyDiv w:val="1"/>
      <w:marLeft w:val="0"/>
      <w:marRight w:val="0"/>
      <w:marTop w:val="0"/>
      <w:marBottom w:val="0"/>
      <w:divBdr>
        <w:top w:val="none" w:sz="0" w:space="0" w:color="auto"/>
        <w:left w:val="none" w:sz="0" w:space="0" w:color="auto"/>
        <w:bottom w:val="none" w:sz="0" w:space="0" w:color="auto"/>
        <w:right w:val="none" w:sz="0" w:space="0" w:color="auto"/>
      </w:divBdr>
    </w:div>
    <w:div w:id="274025810">
      <w:bodyDiv w:val="1"/>
      <w:marLeft w:val="0"/>
      <w:marRight w:val="0"/>
      <w:marTop w:val="0"/>
      <w:marBottom w:val="0"/>
      <w:divBdr>
        <w:top w:val="none" w:sz="0" w:space="0" w:color="auto"/>
        <w:left w:val="none" w:sz="0" w:space="0" w:color="auto"/>
        <w:bottom w:val="none" w:sz="0" w:space="0" w:color="auto"/>
        <w:right w:val="none" w:sz="0" w:space="0" w:color="auto"/>
      </w:divBdr>
    </w:div>
    <w:div w:id="274946695">
      <w:bodyDiv w:val="1"/>
      <w:marLeft w:val="0"/>
      <w:marRight w:val="0"/>
      <w:marTop w:val="0"/>
      <w:marBottom w:val="0"/>
      <w:divBdr>
        <w:top w:val="none" w:sz="0" w:space="0" w:color="auto"/>
        <w:left w:val="none" w:sz="0" w:space="0" w:color="auto"/>
        <w:bottom w:val="none" w:sz="0" w:space="0" w:color="auto"/>
        <w:right w:val="none" w:sz="0" w:space="0" w:color="auto"/>
      </w:divBdr>
    </w:div>
    <w:div w:id="275212736">
      <w:bodyDiv w:val="1"/>
      <w:marLeft w:val="0"/>
      <w:marRight w:val="0"/>
      <w:marTop w:val="0"/>
      <w:marBottom w:val="0"/>
      <w:divBdr>
        <w:top w:val="none" w:sz="0" w:space="0" w:color="auto"/>
        <w:left w:val="none" w:sz="0" w:space="0" w:color="auto"/>
        <w:bottom w:val="none" w:sz="0" w:space="0" w:color="auto"/>
        <w:right w:val="none" w:sz="0" w:space="0" w:color="auto"/>
      </w:divBdr>
    </w:div>
    <w:div w:id="275866165">
      <w:bodyDiv w:val="1"/>
      <w:marLeft w:val="0"/>
      <w:marRight w:val="0"/>
      <w:marTop w:val="0"/>
      <w:marBottom w:val="0"/>
      <w:divBdr>
        <w:top w:val="none" w:sz="0" w:space="0" w:color="auto"/>
        <w:left w:val="none" w:sz="0" w:space="0" w:color="auto"/>
        <w:bottom w:val="none" w:sz="0" w:space="0" w:color="auto"/>
        <w:right w:val="none" w:sz="0" w:space="0" w:color="auto"/>
      </w:divBdr>
    </w:div>
    <w:div w:id="277419306">
      <w:bodyDiv w:val="1"/>
      <w:marLeft w:val="0"/>
      <w:marRight w:val="0"/>
      <w:marTop w:val="0"/>
      <w:marBottom w:val="0"/>
      <w:divBdr>
        <w:top w:val="none" w:sz="0" w:space="0" w:color="auto"/>
        <w:left w:val="none" w:sz="0" w:space="0" w:color="auto"/>
        <w:bottom w:val="none" w:sz="0" w:space="0" w:color="auto"/>
        <w:right w:val="none" w:sz="0" w:space="0" w:color="auto"/>
      </w:divBdr>
    </w:div>
    <w:div w:id="277420220">
      <w:bodyDiv w:val="1"/>
      <w:marLeft w:val="0"/>
      <w:marRight w:val="0"/>
      <w:marTop w:val="0"/>
      <w:marBottom w:val="0"/>
      <w:divBdr>
        <w:top w:val="none" w:sz="0" w:space="0" w:color="auto"/>
        <w:left w:val="none" w:sz="0" w:space="0" w:color="auto"/>
        <w:bottom w:val="none" w:sz="0" w:space="0" w:color="auto"/>
        <w:right w:val="none" w:sz="0" w:space="0" w:color="auto"/>
      </w:divBdr>
      <w:divsChild>
        <w:div w:id="17198306">
          <w:marLeft w:val="547"/>
          <w:marRight w:val="0"/>
          <w:marTop w:val="96"/>
          <w:marBottom w:val="0"/>
          <w:divBdr>
            <w:top w:val="none" w:sz="0" w:space="0" w:color="auto"/>
            <w:left w:val="none" w:sz="0" w:space="0" w:color="auto"/>
            <w:bottom w:val="none" w:sz="0" w:space="0" w:color="auto"/>
            <w:right w:val="none" w:sz="0" w:space="0" w:color="auto"/>
          </w:divBdr>
        </w:div>
        <w:div w:id="34819080">
          <w:marLeft w:val="547"/>
          <w:marRight w:val="0"/>
          <w:marTop w:val="96"/>
          <w:marBottom w:val="0"/>
          <w:divBdr>
            <w:top w:val="none" w:sz="0" w:space="0" w:color="auto"/>
            <w:left w:val="none" w:sz="0" w:space="0" w:color="auto"/>
            <w:bottom w:val="none" w:sz="0" w:space="0" w:color="auto"/>
            <w:right w:val="none" w:sz="0" w:space="0" w:color="auto"/>
          </w:divBdr>
        </w:div>
        <w:div w:id="546989617">
          <w:marLeft w:val="1166"/>
          <w:marRight w:val="0"/>
          <w:marTop w:val="86"/>
          <w:marBottom w:val="0"/>
          <w:divBdr>
            <w:top w:val="none" w:sz="0" w:space="0" w:color="auto"/>
            <w:left w:val="none" w:sz="0" w:space="0" w:color="auto"/>
            <w:bottom w:val="none" w:sz="0" w:space="0" w:color="auto"/>
            <w:right w:val="none" w:sz="0" w:space="0" w:color="auto"/>
          </w:divBdr>
        </w:div>
        <w:div w:id="558251283">
          <w:marLeft w:val="1166"/>
          <w:marRight w:val="0"/>
          <w:marTop w:val="86"/>
          <w:marBottom w:val="0"/>
          <w:divBdr>
            <w:top w:val="none" w:sz="0" w:space="0" w:color="auto"/>
            <w:left w:val="none" w:sz="0" w:space="0" w:color="auto"/>
            <w:bottom w:val="none" w:sz="0" w:space="0" w:color="auto"/>
            <w:right w:val="none" w:sz="0" w:space="0" w:color="auto"/>
          </w:divBdr>
        </w:div>
        <w:div w:id="620653613">
          <w:marLeft w:val="1166"/>
          <w:marRight w:val="0"/>
          <w:marTop w:val="86"/>
          <w:marBottom w:val="0"/>
          <w:divBdr>
            <w:top w:val="none" w:sz="0" w:space="0" w:color="auto"/>
            <w:left w:val="none" w:sz="0" w:space="0" w:color="auto"/>
            <w:bottom w:val="none" w:sz="0" w:space="0" w:color="auto"/>
            <w:right w:val="none" w:sz="0" w:space="0" w:color="auto"/>
          </w:divBdr>
        </w:div>
        <w:div w:id="1277787587">
          <w:marLeft w:val="1166"/>
          <w:marRight w:val="0"/>
          <w:marTop w:val="86"/>
          <w:marBottom w:val="0"/>
          <w:divBdr>
            <w:top w:val="none" w:sz="0" w:space="0" w:color="auto"/>
            <w:left w:val="none" w:sz="0" w:space="0" w:color="auto"/>
            <w:bottom w:val="none" w:sz="0" w:space="0" w:color="auto"/>
            <w:right w:val="none" w:sz="0" w:space="0" w:color="auto"/>
          </w:divBdr>
        </w:div>
        <w:div w:id="1576431205">
          <w:marLeft w:val="1166"/>
          <w:marRight w:val="0"/>
          <w:marTop w:val="86"/>
          <w:marBottom w:val="0"/>
          <w:divBdr>
            <w:top w:val="none" w:sz="0" w:space="0" w:color="auto"/>
            <w:left w:val="none" w:sz="0" w:space="0" w:color="auto"/>
            <w:bottom w:val="none" w:sz="0" w:space="0" w:color="auto"/>
            <w:right w:val="none" w:sz="0" w:space="0" w:color="auto"/>
          </w:divBdr>
        </w:div>
        <w:div w:id="1580944092">
          <w:marLeft w:val="547"/>
          <w:marRight w:val="0"/>
          <w:marTop w:val="96"/>
          <w:marBottom w:val="0"/>
          <w:divBdr>
            <w:top w:val="none" w:sz="0" w:space="0" w:color="auto"/>
            <w:left w:val="none" w:sz="0" w:space="0" w:color="auto"/>
            <w:bottom w:val="none" w:sz="0" w:space="0" w:color="auto"/>
            <w:right w:val="none" w:sz="0" w:space="0" w:color="auto"/>
          </w:divBdr>
        </w:div>
        <w:div w:id="1605259984">
          <w:marLeft w:val="1166"/>
          <w:marRight w:val="0"/>
          <w:marTop w:val="86"/>
          <w:marBottom w:val="0"/>
          <w:divBdr>
            <w:top w:val="none" w:sz="0" w:space="0" w:color="auto"/>
            <w:left w:val="none" w:sz="0" w:space="0" w:color="auto"/>
            <w:bottom w:val="none" w:sz="0" w:space="0" w:color="auto"/>
            <w:right w:val="none" w:sz="0" w:space="0" w:color="auto"/>
          </w:divBdr>
        </w:div>
        <w:div w:id="1625185576">
          <w:marLeft w:val="547"/>
          <w:marRight w:val="0"/>
          <w:marTop w:val="96"/>
          <w:marBottom w:val="0"/>
          <w:divBdr>
            <w:top w:val="none" w:sz="0" w:space="0" w:color="auto"/>
            <w:left w:val="none" w:sz="0" w:space="0" w:color="auto"/>
            <w:bottom w:val="none" w:sz="0" w:space="0" w:color="auto"/>
            <w:right w:val="none" w:sz="0" w:space="0" w:color="auto"/>
          </w:divBdr>
        </w:div>
        <w:div w:id="1932658218">
          <w:marLeft w:val="1166"/>
          <w:marRight w:val="0"/>
          <w:marTop w:val="86"/>
          <w:marBottom w:val="0"/>
          <w:divBdr>
            <w:top w:val="none" w:sz="0" w:space="0" w:color="auto"/>
            <w:left w:val="none" w:sz="0" w:space="0" w:color="auto"/>
            <w:bottom w:val="none" w:sz="0" w:space="0" w:color="auto"/>
            <w:right w:val="none" w:sz="0" w:space="0" w:color="auto"/>
          </w:divBdr>
        </w:div>
      </w:divsChild>
    </w:div>
    <w:div w:id="278604551">
      <w:bodyDiv w:val="1"/>
      <w:marLeft w:val="0"/>
      <w:marRight w:val="0"/>
      <w:marTop w:val="0"/>
      <w:marBottom w:val="0"/>
      <w:divBdr>
        <w:top w:val="none" w:sz="0" w:space="0" w:color="auto"/>
        <w:left w:val="none" w:sz="0" w:space="0" w:color="auto"/>
        <w:bottom w:val="none" w:sz="0" w:space="0" w:color="auto"/>
        <w:right w:val="none" w:sz="0" w:space="0" w:color="auto"/>
      </w:divBdr>
      <w:divsChild>
        <w:div w:id="701903789">
          <w:marLeft w:val="1800"/>
          <w:marRight w:val="0"/>
          <w:marTop w:val="77"/>
          <w:marBottom w:val="0"/>
          <w:divBdr>
            <w:top w:val="none" w:sz="0" w:space="0" w:color="auto"/>
            <w:left w:val="none" w:sz="0" w:space="0" w:color="auto"/>
            <w:bottom w:val="none" w:sz="0" w:space="0" w:color="auto"/>
            <w:right w:val="none" w:sz="0" w:space="0" w:color="auto"/>
          </w:divBdr>
        </w:div>
        <w:div w:id="720787673">
          <w:marLeft w:val="1166"/>
          <w:marRight w:val="0"/>
          <w:marTop w:val="96"/>
          <w:marBottom w:val="0"/>
          <w:divBdr>
            <w:top w:val="none" w:sz="0" w:space="0" w:color="auto"/>
            <w:left w:val="none" w:sz="0" w:space="0" w:color="auto"/>
            <w:bottom w:val="none" w:sz="0" w:space="0" w:color="auto"/>
            <w:right w:val="none" w:sz="0" w:space="0" w:color="auto"/>
          </w:divBdr>
        </w:div>
        <w:div w:id="1004354910">
          <w:marLeft w:val="547"/>
          <w:marRight w:val="0"/>
          <w:marTop w:val="115"/>
          <w:marBottom w:val="0"/>
          <w:divBdr>
            <w:top w:val="none" w:sz="0" w:space="0" w:color="auto"/>
            <w:left w:val="none" w:sz="0" w:space="0" w:color="auto"/>
            <w:bottom w:val="none" w:sz="0" w:space="0" w:color="auto"/>
            <w:right w:val="none" w:sz="0" w:space="0" w:color="auto"/>
          </w:divBdr>
        </w:div>
        <w:div w:id="1310937630">
          <w:marLeft w:val="1800"/>
          <w:marRight w:val="0"/>
          <w:marTop w:val="77"/>
          <w:marBottom w:val="0"/>
          <w:divBdr>
            <w:top w:val="none" w:sz="0" w:space="0" w:color="auto"/>
            <w:left w:val="none" w:sz="0" w:space="0" w:color="auto"/>
            <w:bottom w:val="none" w:sz="0" w:space="0" w:color="auto"/>
            <w:right w:val="none" w:sz="0" w:space="0" w:color="auto"/>
          </w:divBdr>
        </w:div>
        <w:div w:id="1542093276">
          <w:marLeft w:val="1166"/>
          <w:marRight w:val="0"/>
          <w:marTop w:val="96"/>
          <w:marBottom w:val="0"/>
          <w:divBdr>
            <w:top w:val="none" w:sz="0" w:space="0" w:color="auto"/>
            <w:left w:val="none" w:sz="0" w:space="0" w:color="auto"/>
            <w:bottom w:val="none" w:sz="0" w:space="0" w:color="auto"/>
            <w:right w:val="none" w:sz="0" w:space="0" w:color="auto"/>
          </w:divBdr>
        </w:div>
        <w:div w:id="1700818394">
          <w:marLeft w:val="1800"/>
          <w:marRight w:val="0"/>
          <w:marTop w:val="77"/>
          <w:marBottom w:val="0"/>
          <w:divBdr>
            <w:top w:val="none" w:sz="0" w:space="0" w:color="auto"/>
            <w:left w:val="none" w:sz="0" w:space="0" w:color="auto"/>
            <w:bottom w:val="none" w:sz="0" w:space="0" w:color="auto"/>
            <w:right w:val="none" w:sz="0" w:space="0" w:color="auto"/>
          </w:divBdr>
        </w:div>
        <w:div w:id="1742751722">
          <w:marLeft w:val="1800"/>
          <w:marRight w:val="0"/>
          <w:marTop w:val="77"/>
          <w:marBottom w:val="0"/>
          <w:divBdr>
            <w:top w:val="none" w:sz="0" w:space="0" w:color="auto"/>
            <w:left w:val="none" w:sz="0" w:space="0" w:color="auto"/>
            <w:bottom w:val="none" w:sz="0" w:space="0" w:color="auto"/>
            <w:right w:val="none" w:sz="0" w:space="0" w:color="auto"/>
          </w:divBdr>
        </w:div>
        <w:div w:id="1884520390">
          <w:marLeft w:val="1800"/>
          <w:marRight w:val="0"/>
          <w:marTop w:val="77"/>
          <w:marBottom w:val="0"/>
          <w:divBdr>
            <w:top w:val="none" w:sz="0" w:space="0" w:color="auto"/>
            <w:left w:val="none" w:sz="0" w:space="0" w:color="auto"/>
            <w:bottom w:val="none" w:sz="0" w:space="0" w:color="auto"/>
            <w:right w:val="none" w:sz="0" w:space="0" w:color="auto"/>
          </w:divBdr>
        </w:div>
        <w:div w:id="1945067203">
          <w:marLeft w:val="1800"/>
          <w:marRight w:val="0"/>
          <w:marTop w:val="77"/>
          <w:marBottom w:val="0"/>
          <w:divBdr>
            <w:top w:val="none" w:sz="0" w:space="0" w:color="auto"/>
            <w:left w:val="none" w:sz="0" w:space="0" w:color="auto"/>
            <w:bottom w:val="none" w:sz="0" w:space="0" w:color="auto"/>
            <w:right w:val="none" w:sz="0" w:space="0" w:color="auto"/>
          </w:divBdr>
        </w:div>
      </w:divsChild>
    </w:div>
    <w:div w:id="278921307">
      <w:bodyDiv w:val="1"/>
      <w:marLeft w:val="0"/>
      <w:marRight w:val="0"/>
      <w:marTop w:val="0"/>
      <w:marBottom w:val="0"/>
      <w:divBdr>
        <w:top w:val="none" w:sz="0" w:space="0" w:color="auto"/>
        <w:left w:val="none" w:sz="0" w:space="0" w:color="auto"/>
        <w:bottom w:val="none" w:sz="0" w:space="0" w:color="auto"/>
        <w:right w:val="none" w:sz="0" w:space="0" w:color="auto"/>
      </w:divBdr>
    </w:div>
    <w:div w:id="279189282">
      <w:bodyDiv w:val="1"/>
      <w:marLeft w:val="0"/>
      <w:marRight w:val="0"/>
      <w:marTop w:val="0"/>
      <w:marBottom w:val="0"/>
      <w:divBdr>
        <w:top w:val="none" w:sz="0" w:space="0" w:color="auto"/>
        <w:left w:val="none" w:sz="0" w:space="0" w:color="auto"/>
        <w:bottom w:val="none" w:sz="0" w:space="0" w:color="auto"/>
        <w:right w:val="none" w:sz="0" w:space="0" w:color="auto"/>
      </w:divBdr>
    </w:div>
    <w:div w:id="280261352">
      <w:bodyDiv w:val="1"/>
      <w:marLeft w:val="0"/>
      <w:marRight w:val="0"/>
      <w:marTop w:val="0"/>
      <w:marBottom w:val="0"/>
      <w:divBdr>
        <w:top w:val="none" w:sz="0" w:space="0" w:color="auto"/>
        <w:left w:val="none" w:sz="0" w:space="0" w:color="auto"/>
        <w:bottom w:val="none" w:sz="0" w:space="0" w:color="auto"/>
        <w:right w:val="none" w:sz="0" w:space="0" w:color="auto"/>
      </w:divBdr>
    </w:div>
    <w:div w:id="280578058">
      <w:bodyDiv w:val="1"/>
      <w:marLeft w:val="0"/>
      <w:marRight w:val="0"/>
      <w:marTop w:val="0"/>
      <w:marBottom w:val="0"/>
      <w:divBdr>
        <w:top w:val="none" w:sz="0" w:space="0" w:color="auto"/>
        <w:left w:val="none" w:sz="0" w:space="0" w:color="auto"/>
        <w:bottom w:val="none" w:sz="0" w:space="0" w:color="auto"/>
        <w:right w:val="none" w:sz="0" w:space="0" w:color="auto"/>
      </w:divBdr>
      <w:divsChild>
        <w:div w:id="949094094">
          <w:marLeft w:val="1166"/>
          <w:marRight w:val="0"/>
          <w:marTop w:val="134"/>
          <w:marBottom w:val="0"/>
          <w:divBdr>
            <w:top w:val="none" w:sz="0" w:space="0" w:color="auto"/>
            <w:left w:val="none" w:sz="0" w:space="0" w:color="auto"/>
            <w:bottom w:val="none" w:sz="0" w:space="0" w:color="auto"/>
            <w:right w:val="none" w:sz="0" w:space="0" w:color="auto"/>
          </w:divBdr>
        </w:div>
        <w:div w:id="951594721">
          <w:marLeft w:val="547"/>
          <w:marRight w:val="0"/>
          <w:marTop w:val="154"/>
          <w:marBottom w:val="0"/>
          <w:divBdr>
            <w:top w:val="none" w:sz="0" w:space="0" w:color="auto"/>
            <w:left w:val="none" w:sz="0" w:space="0" w:color="auto"/>
            <w:bottom w:val="none" w:sz="0" w:space="0" w:color="auto"/>
            <w:right w:val="none" w:sz="0" w:space="0" w:color="auto"/>
          </w:divBdr>
        </w:div>
      </w:divsChild>
    </w:div>
    <w:div w:id="281300963">
      <w:bodyDiv w:val="1"/>
      <w:marLeft w:val="0"/>
      <w:marRight w:val="0"/>
      <w:marTop w:val="0"/>
      <w:marBottom w:val="0"/>
      <w:divBdr>
        <w:top w:val="none" w:sz="0" w:space="0" w:color="auto"/>
        <w:left w:val="none" w:sz="0" w:space="0" w:color="auto"/>
        <w:bottom w:val="none" w:sz="0" w:space="0" w:color="auto"/>
        <w:right w:val="none" w:sz="0" w:space="0" w:color="auto"/>
      </w:divBdr>
    </w:div>
    <w:div w:id="281617875">
      <w:bodyDiv w:val="1"/>
      <w:marLeft w:val="0"/>
      <w:marRight w:val="0"/>
      <w:marTop w:val="0"/>
      <w:marBottom w:val="0"/>
      <w:divBdr>
        <w:top w:val="none" w:sz="0" w:space="0" w:color="auto"/>
        <w:left w:val="none" w:sz="0" w:space="0" w:color="auto"/>
        <w:bottom w:val="none" w:sz="0" w:space="0" w:color="auto"/>
        <w:right w:val="none" w:sz="0" w:space="0" w:color="auto"/>
      </w:divBdr>
      <w:divsChild>
        <w:div w:id="182863130">
          <w:marLeft w:val="1080"/>
          <w:marRight w:val="0"/>
          <w:marTop w:val="100"/>
          <w:marBottom w:val="0"/>
          <w:divBdr>
            <w:top w:val="none" w:sz="0" w:space="0" w:color="auto"/>
            <w:left w:val="none" w:sz="0" w:space="0" w:color="auto"/>
            <w:bottom w:val="none" w:sz="0" w:space="0" w:color="auto"/>
            <w:right w:val="none" w:sz="0" w:space="0" w:color="auto"/>
          </w:divBdr>
        </w:div>
        <w:div w:id="344674816">
          <w:marLeft w:val="360"/>
          <w:marRight w:val="0"/>
          <w:marTop w:val="200"/>
          <w:marBottom w:val="0"/>
          <w:divBdr>
            <w:top w:val="none" w:sz="0" w:space="0" w:color="auto"/>
            <w:left w:val="none" w:sz="0" w:space="0" w:color="auto"/>
            <w:bottom w:val="none" w:sz="0" w:space="0" w:color="auto"/>
            <w:right w:val="none" w:sz="0" w:space="0" w:color="auto"/>
          </w:divBdr>
        </w:div>
        <w:div w:id="587084194">
          <w:marLeft w:val="1080"/>
          <w:marRight w:val="0"/>
          <w:marTop w:val="100"/>
          <w:marBottom w:val="0"/>
          <w:divBdr>
            <w:top w:val="none" w:sz="0" w:space="0" w:color="auto"/>
            <w:left w:val="none" w:sz="0" w:space="0" w:color="auto"/>
            <w:bottom w:val="none" w:sz="0" w:space="0" w:color="auto"/>
            <w:right w:val="none" w:sz="0" w:space="0" w:color="auto"/>
          </w:divBdr>
        </w:div>
        <w:div w:id="612594334">
          <w:marLeft w:val="1080"/>
          <w:marRight w:val="0"/>
          <w:marTop w:val="100"/>
          <w:marBottom w:val="0"/>
          <w:divBdr>
            <w:top w:val="none" w:sz="0" w:space="0" w:color="auto"/>
            <w:left w:val="none" w:sz="0" w:space="0" w:color="auto"/>
            <w:bottom w:val="none" w:sz="0" w:space="0" w:color="auto"/>
            <w:right w:val="none" w:sz="0" w:space="0" w:color="auto"/>
          </w:divBdr>
        </w:div>
        <w:div w:id="1055003750">
          <w:marLeft w:val="1080"/>
          <w:marRight w:val="0"/>
          <w:marTop w:val="100"/>
          <w:marBottom w:val="0"/>
          <w:divBdr>
            <w:top w:val="none" w:sz="0" w:space="0" w:color="auto"/>
            <w:left w:val="none" w:sz="0" w:space="0" w:color="auto"/>
            <w:bottom w:val="none" w:sz="0" w:space="0" w:color="auto"/>
            <w:right w:val="none" w:sz="0" w:space="0" w:color="auto"/>
          </w:divBdr>
        </w:div>
        <w:div w:id="1061246591">
          <w:marLeft w:val="1080"/>
          <w:marRight w:val="0"/>
          <w:marTop w:val="100"/>
          <w:marBottom w:val="0"/>
          <w:divBdr>
            <w:top w:val="none" w:sz="0" w:space="0" w:color="auto"/>
            <w:left w:val="none" w:sz="0" w:space="0" w:color="auto"/>
            <w:bottom w:val="none" w:sz="0" w:space="0" w:color="auto"/>
            <w:right w:val="none" w:sz="0" w:space="0" w:color="auto"/>
          </w:divBdr>
        </w:div>
      </w:divsChild>
    </w:div>
    <w:div w:id="282268575">
      <w:bodyDiv w:val="1"/>
      <w:marLeft w:val="0"/>
      <w:marRight w:val="0"/>
      <w:marTop w:val="0"/>
      <w:marBottom w:val="0"/>
      <w:divBdr>
        <w:top w:val="none" w:sz="0" w:space="0" w:color="auto"/>
        <w:left w:val="none" w:sz="0" w:space="0" w:color="auto"/>
        <w:bottom w:val="none" w:sz="0" w:space="0" w:color="auto"/>
        <w:right w:val="none" w:sz="0" w:space="0" w:color="auto"/>
      </w:divBdr>
    </w:div>
    <w:div w:id="284240909">
      <w:bodyDiv w:val="1"/>
      <w:marLeft w:val="0"/>
      <w:marRight w:val="0"/>
      <w:marTop w:val="0"/>
      <w:marBottom w:val="0"/>
      <w:divBdr>
        <w:top w:val="none" w:sz="0" w:space="0" w:color="auto"/>
        <w:left w:val="none" w:sz="0" w:space="0" w:color="auto"/>
        <w:bottom w:val="none" w:sz="0" w:space="0" w:color="auto"/>
        <w:right w:val="none" w:sz="0" w:space="0" w:color="auto"/>
      </w:divBdr>
      <w:divsChild>
        <w:div w:id="99381091">
          <w:marLeft w:val="547"/>
          <w:marRight w:val="0"/>
          <w:marTop w:val="115"/>
          <w:marBottom w:val="0"/>
          <w:divBdr>
            <w:top w:val="none" w:sz="0" w:space="0" w:color="auto"/>
            <w:left w:val="none" w:sz="0" w:space="0" w:color="auto"/>
            <w:bottom w:val="none" w:sz="0" w:space="0" w:color="auto"/>
            <w:right w:val="none" w:sz="0" w:space="0" w:color="auto"/>
          </w:divBdr>
        </w:div>
        <w:div w:id="195049682">
          <w:marLeft w:val="1166"/>
          <w:marRight w:val="0"/>
          <w:marTop w:val="96"/>
          <w:marBottom w:val="0"/>
          <w:divBdr>
            <w:top w:val="none" w:sz="0" w:space="0" w:color="auto"/>
            <w:left w:val="none" w:sz="0" w:space="0" w:color="auto"/>
            <w:bottom w:val="none" w:sz="0" w:space="0" w:color="auto"/>
            <w:right w:val="none" w:sz="0" w:space="0" w:color="auto"/>
          </w:divBdr>
        </w:div>
        <w:div w:id="287859125">
          <w:marLeft w:val="1166"/>
          <w:marRight w:val="0"/>
          <w:marTop w:val="96"/>
          <w:marBottom w:val="0"/>
          <w:divBdr>
            <w:top w:val="none" w:sz="0" w:space="0" w:color="auto"/>
            <w:left w:val="none" w:sz="0" w:space="0" w:color="auto"/>
            <w:bottom w:val="none" w:sz="0" w:space="0" w:color="auto"/>
            <w:right w:val="none" w:sz="0" w:space="0" w:color="auto"/>
          </w:divBdr>
        </w:div>
        <w:div w:id="1026252341">
          <w:marLeft w:val="547"/>
          <w:marRight w:val="0"/>
          <w:marTop w:val="115"/>
          <w:marBottom w:val="0"/>
          <w:divBdr>
            <w:top w:val="none" w:sz="0" w:space="0" w:color="auto"/>
            <w:left w:val="none" w:sz="0" w:space="0" w:color="auto"/>
            <w:bottom w:val="none" w:sz="0" w:space="0" w:color="auto"/>
            <w:right w:val="none" w:sz="0" w:space="0" w:color="auto"/>
          </w:divBdr>
        </w:div>
        <w:div w:id="1419013677">
          <w:marLeft w:val="1800"/>
          <w:marRight w:val="0"/>
          <w:marTop w:val="77"/>
          <w:marBottom w:val="0"/>
          <w:divBdr>
            <w:top w:val="none" w:sz="0" w:space="0" w:color="auto"/>
            <w:left w:val="none" w:sz="0" w:space="0" w:color="auto"/>
            <w:bottom w:val="none" w:sz="0" w:space="0" w:color="auto"/>
            <w:right w:val="none" w:sz="0" w:space="0" w:color="auto"/>
          </w:divBdr>
        </w:div>
        <w:div w:id="1646936687">
          <w:marLeft w:val="1166"/>
          <w:marRight w:val="0"/>
          <w:marTop w:val="96"/>
          <w:marBottom w:val="0"/>
          <w:divBdr>
            <w:top w:val="none" w:sz="0" w:space="0" w:color="auto"/>
            <w:left w:val="none" w:sz="0" w:space="0" w:color="auto"/>
            <w:bottom w:val="none" w:sz="0" w:space="0" w:color="auto"/>
            <w:right w:val="none" w:sz="0" w:space="0" w:color="auto"/>
          </w:divBdr>
        </w:div>
        <w:div w:id="1892769916">
          <w:marLeft w:val="1800"/>
          <w:marRight w:val="0"/>
          <w:marTop w:val="77"/>
          <w:marBottom w:val="0"/>
          <w:divBdr>
            <w:top w:val="none" w:sz="0" w:space="0" w:color="auto"/>
            <w:left w:val="none" w:sz="0" w:space="0" w:color="auto"/>
            <w:bottom w:val="none" w:sz="0" w:space="0" w:color="auto"/>
            <w:right w:val="none" w:sz="0" w:space="0" w:color="auto"/>
          </w:divBdr>
        </w:div>
      </w:divsChild>
    </w:div>
    <w:div w:id="284317047">
      <w:bodyDiv w:val="1"/>
      <w:marLeft w:val="0"/>
      <w:marRight w:val="0"/>
      <w:marTop w:val="0"/>
      <w:marBottom w:val="0"/>
      <w:divBdr>
        <w:top w:val="none" w:sz="0" w:space="0" w:color="auto"/>
        <w:left w:val="none" w:sz="0" w:space="0" w:color="auto"/>
        <w:bottom w:val="none" w:sz="0" w:space="0" w:color="auto"/>
        <w:right w:val="none" w:sz="0" w:space="0" w:color="auto"/>
      </w:divBdr>
    </w:div>
    <w:div w:id="284385164">
      <w:bodyDiv w:val="1"/>
      <w:marLeft w:val="0"/>
      <w:marRight w:val="0"/>
      <w:marTop w:val="0"/>
      <w:marBottom w:val="0"/>
      <w:divBdr>
        <w:top w:val="none" w:sz="0" w:space="0" w:color="auto"/>
        <w:left w:val="none" w:sz="0" w:space="0" w:color="auto"/>
        <w:bottom w:val="none" w:sz="0" w:space="0" w:color="auto"/>
        <w:right w:val="none" w:sz="0" w:space="0" w:color="auto"/>
      </w:divBdr>
      <w:divsChild>
        <w:div w:id="1180047419">
          <w:marLeft w:val="547"/>
          <w:marRight w:val="0"/>
          <w:marTop w:val="0"/>
          <w:marBottom w:val="0"/>
          <w:divBdr>
            <w:top w:val="none" w:sz="0" w:space="0" w:color="auto"/>
            <w:left w:val="none" w:sz="0" w:space="0" w:color="auto"/>
            <w:bottom w:val="none" w:sz="0" w:space="0" w:color="auto"/>
            <w:right w:val="none" w:sz="0" w:space="0" w:color="auto"/>
          </w:divBdr>
        </w:div>
      </w:divsChild>
    </w:div>
    <w:div w:id="285816391">
      <w:bodyDiv w:val="1"/>
      <w:marLeft w:val="0"/>
      <w:marRight w:val="0"/>
      <w:marTop w:val="0"/>
      <w:marBottom w:val="0"/>
      <w:divBdr>
        <w:top w:val="none" w:sz="0" w:space="0" w:color="auto"/>
        <w:left w:val="none" w:sz="0" w:space="0" w:color="auto"/>
        <w:bottom w:val="none" w:sz="0" w:space="0" w:color="auto"/>
        <w:right w:val="none" w:sz="0" w:space="0" w:color="auto"/>
      </w:divBdr>
    </w:div>
    <w:div w:id="286014035">
      <w:bodyDiv w:val="1"/>
      <w:marLeft w:val="0"/>
      <w:marRight w:val="0"/>
      <w:marTop w:val="0"/>
      <w:marBottom w:val="0"/>
      <w:divBdr>
        <w:top w:val="none" w:sz="0" w:space="0" w:color="auto"/>
        <w:left w:val="none" w:sz="0" w:space="0" w:color="auto"/>
        <w:bottom w:val="none" w:sz="0" w:space="0" w:color="auto"/>
        <w:right w:val="none" w:sz="0" w:space="0" w:color="auto"/>
      </w:divBdr>
    </w:div>
    <w:div w:id="286161822">
      <w:bodyDiv w:val="1"/>
      <w:marLeft w:val="0"/>
      <w:marRight w:val="0"/>
      <w:marTop w:val="0"/>
      <w:marBottom w:val="0"/>
      <w:divBdr>
        <w:top w:val="none" w:sz="0" w:space="0" w:color="auto"/>
        <w:left w:val="none" w:sz="0" w:space="0" w:color="auto"/>
        <w:bottom w:val="none" w:sz="0" w:space="0" w:color="auto"/>
        <w:right w:val="none" w:sz="0" w:space="0" w:color="auto"/>
      </w:divBdr>
    </w:div>
    <w:div w:id="287005461">
      <w:bodyDiv w:val="1"/>
      <w:marLeft w:val="0"/>
      <w:marRight w:val="0"/>
      <w:marTop w:val="0"/>
      <w:marBottom w:val="0"/>
      <w:divBdr>
        <w:top w:val="none" w:sz="0" w:space="0" w:color="auto"/>
        <w:left w:val="none" w:sz="0" w:space="0" w:color="auto"/>
        <w:bottom w:val="none" w:sz="0" w:space="0" w:color="auto"/>
        <w:right w:val="none" w:sz="0" w:space="0" w:color="auto"/>
      </w:divBdr>
    </w:div>
    <w:div w:id="290744173">
      <w:bodyDiv w:val="1"/>
      <w:marLeft w:val="0"/>
      <w:marRight w:val="0"/>
      <w:marTop w:val="0"/>
      <w:marBottom w:val="0"/>
      <w:divBdr>
        <w:top w:val="none" w:sz="0" w:space="0" w:color="auto"/>
        <w:left w:val="none" w:sz="0" w:space="0" w:color="auto"/>
        <w:bottom w:val="none" w:sz="0" w:space="0" w:color="auto"/>
        <w:right w:val="none" w:sz="0" w:space="0" w:color="auto"/>
      </w:divBdr>
    </w:div>
    <w:div w:id="290744323">
      <w:bodyDiv w:val="1"/>
      <w:marLeft w:val="0"/>
      <w:marRight w:val="0"/>
      <w:marTop w:val="0"/>
      <w:marBottom w:val="0"/>
      <w:divBdr>
        <w:top w:val="none" w:sz="0" w:space="0" w:color="auto"/>
        <w:left w:val="none" w:sz="0" w:space="0" w:color="auto"/>
        <w:bottom w:val="none" w:sz="0" w:space="0" w:color="auto"/>
        <w:right w:val="none" w:sz="0" w:space="0" w:color="auto"/>
      </w:divBdr>
    </w:div>
    <w:div w:id="290937062">
      <w:bodyDiv w:val="1"/>
      <w:marLeft w:val="0"/>
      <w:marRight w:val="0"/>
      <w:marTop w:val="0"/>
      <w:marBottom w:val="0"/>
      <w:divBdr>
        <w:top w:val="none" w:sz="0" w:space="0" w:color="auto"/>
        <w:left w:val="none" w:sz="0" w:space="0" w:color="auto"/>
        <w:bottom w:val="none" w:sz="0" w:space="0" w:color="auto"/>
        <w:right w:val="none" w:sz="0" w:space="0" w:color="auto"/>
      </w:divBdr>
    </w:div>
    <w:div w:id="291637882">
      <w:bodyDiv w:val="1"/>
      <w:marLeft w:val="0"/>
      <w:marRight w:val="0"/>
      <w:marTop w:val="0"/>
      <w:marBottom w:val="0"/>
      <w:divBdr>
        <w:top w:val="none" w:sz="0" w:space="0" w:color="auto"/>
        <w:left w:val="none" w:sz="0" w:space="0" w:color="auto"/>
        <w:bottom w:val="none" w:sz="0" w:space="0" w:color="auto"/>
        <w:right w:val="none" w:sz="0" w:space="0" w:color="auto"/>
      </w:divBdr>
    </w:div>
    <w:div w:id="292097817">
      <w:bodyDiv w:val="1"/>
      <w:marLeft w:val="0"/>
      <w:marRight w:val="0"/>
      <w:marTop w:val="0"/>
      <w:marBottom w:val="0"/>
      <w:divBdr>
        <w:top w:val="none" w:sz="0" w:space="0" w:color="auto"/>
        <w:left w:val="none" w:sz="0" w:space="0" w:color="auto"/>
        <w:bottom w:val="none" w:sz="0" w:space="0" w:color="auto"/>
        <w:right w:val="none" w:sz="0" w:space="0" w:color="auto"/>
      </w:divBdr>
      <w:divsChild>
        <w:div w:id="539248432">
          <w:marLeft w:val="547"/>
          <w:marRight w:val="0"/>
          <w:marTop w:val="134"/>
          <w:marBottom w:val="120"/>
          <w:divBdr>
            <w:top w:val="none" w:sz="0" w:space="0" w:color="auto"/>
            <w:left w:val="none" w:sz="0" w:space="0" w:color="auto"/>
            <w:bottom w:val="none" w:sz="0" w:space="0" w:color="auto"/>
            <w:right w:val="none" w:sz="0" w:space="0" w:color="auto"/>
          </w:divBdr>
        </w:div>
      </w:divsChild>
    </w:div>
    <w:div w:id="292491170">
      <w:bodyDiv w:val="1"/>
      <w:marLeft w:val="0"/>
      <w:marRight w:val="0"/>
      <w:marTop w:val="0"/>
      <w:marBottom w:val="0"/>
      <w:divBdr>
        <w:top w:val="none" w:sz="0" w:space="0" w:color="auto"/>
        <w:left w:val="none" w:sz="0" w:space="0" w:color="auto"/>
        <w:bottom w:val="none" w:sz="0" w:space="0" w:color="auto"/>
        <w:right w:val="none" w:sz="0" w:space="0" w:color="auto"/>
      </w:divBdr>
    </w:div>
    <w:div w:id="292757019">
      <w:bodyDiv w:val="1"/>
      <w:marLeft w:val="0"/>
      <w:marRight w:val="0"/>
      <w:marTop w:val="0"/>
      <w:marBottom w:val="0"/>
      <w:divBdr>
        <w:top w:val="none" w:sz="0" w:space="0" w:color="auto"/>
        <w:left w:val="none" w:sz="0" w:space="0" w:color="auto"/>
        <w:bottom w:val="none" w:sz="0" w:space="0" w:color="auto"/>
        <w:right w:val="none" w:sz="0" w:space="0" w:color="auto"/>
      </w:divBdr>
    </w:div>
    <w:div w:id="293145517">
      <w:bodyDiv w:val="1"/>
      <w:marLeft w:val="0"/>
      <w:marRight w:val="0"/>
      <w:marTop w:val="0"/>
      <w:marBottom w:val="0"/>
      <w:divBdr>
        <w:top w:val="none" w:sz="0" w:space="0" w:color="auto"/>
        <w:left w:val="none" w:sz="0" w:space="0" w:color="auto"/>
        <w:bottom w:val="none" w:sz="0" w:space="0" w:color="auto"/>
        <w:right w:val="none" w:sz="0" w:space="0" w:color="auto"/>
      </w:divBdr>
    </w:div>
    <w:div w:id="293800441">
      <w:bodyDiv w:val="1"/>
      <w:marLeft w:val="0"/>
      <w:marRight w:val="0"/>
      <w:marTop w:val="0"/>
      <w:marBottom w:val="0"/>
      <w:divBdr>
        <w:top w:val="none" w:sz="0" w:space="0" w:color="auto"/>
        <w:left w:val="none" w:sz="0" w:space="0" w:color="auto"/>
        <w:bottom w:val="none" w:sz="0" w:space="0" w:color="auto"/>
        <w:right w:val="none" w:sz="0" w:space="0" w:color="auto"/>
      </w:divBdr>
    </w:div>
    <w:div w:id="293951279">
      <w:bodyDiv w:val="1"/>
      <w:marLeft w:val="0"/>
      <w:marRight w:val="0"/>
      <w:marTop w:val="0"/>
      <w:marBottom w:val="0"/>
      <w:divBdr>
        <w:top w:val="none" w:sz="0" w:space="0" w:color="auto"/>
        <w:left w:val="none" w:sz="0" w:space="0" w:color="auto"/>
        <w:bottom w:val="none" w:sz="0" w:space="0" w:color="auto"/>
        <w:right w:val="none" w:sz="0" w:space="0" w:color="auto"/>
      </w:divBdr>
    </w:div>
    <w:div w:id="293953004">
      <w:bodyDiv w:val="1"/>
      <w:marLeft w:val="0"/>
      <w:marRight w:val="0"/>
      <w:marTop w:val="0"/>
      <w:marBottom w:val="0"/>
      <w:divBdr>
        <w:top w:val="none" w:sz="0" w:space="0" w:color="auto"/>
        <w:left w:val="none" w:sz="0" w:space="0" w:color="auto"/>
        <w:bottom w:val="none" w:sz="0" w:space="0" w:color="auto"/>
        <w:right w:val="none" w:sz="0" w:space="0" w:color="auto"/>
      </w:divBdr>
    </w:div>
    <w:div w:id="294260138">
      <w:bodyDiv w:val="1"/>
      <w:marLeft w:val="0"/>
      <w:marRight w:val="0"/>
      <w:marTop w:val="0"/>
      <w:marBottom w:val="0"/>
      <w:divBdr>
        <w:top w:val="none" w:sz="0" w:space="0" w:color="auto"/>
        <w:left w:val="none" w:sz="0" w:space="0" w:color="auto"/>
        <w:bottom w:val="none" w:sz="0" w:space="0" w:color="auto"/>
        <w:right w:val="none" w:sz="0" w:space="0" w:color="auto"/>
      </w:divBdr>
    </w:div>
    <w:div w:id="294994707">
      <w:bodyDiv w:val="1"/>
      <w:marLeft w:val="0"/>
      <w:marRight w:val="0"/>
      <w:marTop w:val="0"/>
      <w:marBottom w:val="0"/>
      <w:divBdr>
        <w:top w:val="none" w:sz="0" w:space="0" w:color="auto"/>
        <w:left w:val="none" w:sz="0" w:space="0" w:color="auto"/>
        <w:bottom w:val="none" w:sz="0" w:space="0" w:color="auto"/>
        <w:right w:val="none" w:sz="0" w:space="0" w:color="auto"/>
      </w:divBdr>
    </w:div>
    <w:div w:id="295915010">
      <w:bodyDiv w:val="1"/>
      <w:marLeft w:val="0"/>
      <w:marRight w:val="0"/>
      <w:marTop w:val="0"/>
      <w:marBottom w:val="0"/>
      <w:divBdr>
        <w:top w:val="none" w:sz="0" w:space="0" w:color="auto"/>
        <w:left w:val="none" w:sz="0" w:space="0" w:color="auto"/>
        <w:bottom w:val="none" w:sz="0" w:space="0" w:color="auto"/>
        <w:right w:val="none" w:sz="0" w:space="0" w:color="auto"/>
      </w:divBdr>
    </w:div>
    <w:div w:id="296228749">
      <w:bodyDiv w:val="1"/>
      <w:marLeft w:val="0"/>
      <w:marRight w:val="0"/>
      <w:marTop w:val="0"/>
      <w:marBottom w:val="0"/>
      <w:divBdr>
        <w:top w:val="none" w:sz="0" w:space="0" w:color="auto"/>
        <w:left w:val="none" w:sz="0" w:space="0" w:color="auto"/>
        <w:bottom w:val="none" w:sz="0" w:space="0" w:color="auto"/>
        <w:right w:val="none" w:sz="0" w:space="0" w:color="auto"/>
      </w:divBdr>
      <w:divsChild>
        <w:div w:id="672026877">
          <w:marLeft w:val="0"/>
          <w:marRight w:val="0"/>
          <w:marTop w:val="0"/>
          <w:marBottom w:val="0"/>
          <w:divBdr>
            <w:top w:val="none" w:sz="0" w:space="0" w:color="auto"/>
            <w:left w:val="none" w:sz="0" w:space="0" w:color="auto"/>
            <w:bottom w:val="none" w:sz="0" w:space="0" w:color="auto"/>
            <w:right w:val="none" w:sz="0" w:space="0" w:color="auto"/>
          </w:divBdr>
        </w:div>
      </w:divsChild>
    </w:div>
    <w:div w:id="296229192">
      <w:bodyDiv w:val="1"/>
      <w:marLeft w:val="0"/>
      <w:marRight w:val="0"/>
      <w:marTop w:val="0"/>
      <w:marBottom w:val="0"/>
      <w:divBdr>
        <w:top w:val="none" w:sz="0" w:space="0" w:color="auto"/>
        <w:left w:val="none" w:sz="0" w:space="0" w:color="auto"/>
        <w:bottom w:val="none" w:sz="0" w:space="0" w:color="auto"/>
        <w:right w:val="none" w:sz="0" w:space="0" w:color="auto"/>
      </w:divBdr>
      <w:divsChild>
        <w:div w:id="504973859">
          <w:marLeft w:val="1166"/>
          <w:marRight w:val="0"/>
          <w:marTop w:val="5"/>
          <w:marBottom w:val="0"/>
          <w:divBdr>
            <w:top w:val="none" w:sz="0" w:space="0" w:color="auto"/>
            <w:left w:val="none" w:sz="0" w:space="0" w:color="auto"/>
            <w:bottom w:val="none" w:sz="0" w:space="0" w:color="auto"/>
            <w:right w:val="none" w:sz="0" w:space="0" w:color="auto"/>
          </w:divBdr>
        </w:div>
        <w:div w:id="662659012">
          <w:marLeft w:val="1166"/>
          <w:marRight w:val="0"/>
          <w:marTop w:val="5"/>
          <w:marBottom w:val="0"/>
          <w:divBdr>
            <w:top w:val="none" w:sz="0" w:space="0" w:color="auto"/>
            <w:left w:val="none" w:sz="0" w:space="0" w:color="auto"/>
            <w:bottom w:val="none" w:sz="0" w:space="0" w:color="auto"/>
            <w:right w:val="none" w:sz="0" w:space="0" w:color="auto"/>
          </w:divBdr>
        </w:div>
        <w:div w:id="1427455968">
          <w:marLeft w:val="1166"/>
          <w:marRight w:val="0"/>
          <w:marTop w:val="5"/>
          <w:marBottom w:val="0"/>
          <w:divBdr>
            <w:top w:val="none" w:sz="0" w:space="0" w:color="auto"/>
            <w:left w:val="none" w:sz="0" w:space="0" w:color="auto"/>
            <w:bottom w:val="none" w:sz="0" w:space="0" w:color="auto"/>
            <w:right w:val="none" w:sz="0" w:space="0" w:color="auto"/>
          </w:divBdr>
        </w:div>
        <w:div w:id="1981301730">
          <w:marLeft w:val="547"/>
          <w:marRight w:val="0"/>
          <w:marTop w:val="134"/>
          <w:marBottom w:val="0"/>
          <w:divBdr>
            <w:top w:val="none" w:sz="0" w:space="0" w:color="auto"/>
            <w:left w:val="none" w:sz="0" w:space="0" w:color="auto"/>
            <w:bottom w:val="none" w:sz="0" w:space="0" w:color="auto"/>
            <w:right w:val="none" w:sz="0" w:space="0" w:color="auto"/>
          </w:divBdr>
        </w:div>
      </w:divsChild>
    </w:div>
    <w:div w:id="296378057">
      <w:bodyDiv w:val="1"/>
      <w:marLeft w:val="0"/>
      <w:marRight w:val="0"/>
      <w:marTop w:val="0"/>
      <w:marBottom w:val="0"/>
      <w:divBdr>
        <w:top w:val="none" w:sz="0" w:space="0" w:color="auto"/>
        <w:left w:val="none" w:sz="0" w:space="0" w:color="auto"/>
        <w:bottom w:val="none" w:sz="0" w:space="0" w:color="auto"/>
        <w:right w:val="none" w:sz="0" w:space="0" w:color="auto"/>
      </w:divBdr>
    </w:div>
    <w:div w:id="297613373">
      <w:bodyDiv w:val="1"/>
      <w:marLeft w:val="0"/>
      <w:marRight w:val="0"/>
      <w:marTop w:val="0"/>
      <w:marBottom w:val="0"/>
      <w:divBdr>
        <w:top w:val="none" w:sz="0" w:space="0" w:color="auto"/>
        <w:left w:val="none" w:sz="0" w:space="0" w:color="auto"/>
        <w:bottom w:val="none" w:sz="0" w:space="0" w:color="auto"/>
        <w:right w:val="none" w:sz="0" w:space="0" w:color="auto"/>
      </w:divBdr>
      <w:divsChild>
        <w:div w:id="991711238">
          <w:marLeft w:val="1166"/>
          <w:marRight w:val="0"/>
          <w:marTop w:val="134"/>
          <w:marBottom w:val="0"/>
          <w:divBdr>
            <w:top w:val="none" w:sz="0" w:space="0" w:color="auto"/>
            <w:left w:val="none" w:sz="0" w:space="0" w:color="auto"/>
            <w:bottom w:val="none" w:sz="0" w:space="0" w:color="auto"/>
            <w:right w:val="none" w:sz="0" w:space="0" w:color="auto"/>
          </w:divBdr>
        </w:div>
        <w:div w:id="1458912555">
          <w:marLeft w:val="547"/>
          <w:marRight w:val="0"/>
          <w:marTop w:val="134"/>
          <w:marBottom w:val="0"/>
          <w:divBdr>
            <w:top w:val="none" w:sz="0" w:space="0" w:color="auto"/>
            <w:left w:val="none" w:sz="0" w:space="0" w:color="auto"/>
            <w:bottom w:val="none" w:sz="0" w:space="0" w:color="auto"/>
            <w:right w:val="none" w:sz="0" w:space="0" w:color="auto"/>
          </w:divBdr>
        </w:div>
      </w:divsChild>
    </w:div>
    <w:div w:id="297955846">
      <w:bodyDiv w:val="1"/>
      <w:marLeft w:val="0"/>
      <w:marRight w:val="0"/>
      <w:marTop w:val="0"/>
      <w:marBottom w:val="0"/>
      <w:divBdr>
        <w:top w:val="none" w:sz="0" w:space="0" w:color="auto"/>
        <w:left w:val="none" w:sz="0" w:space="0" w:color="auto"/>
        <w:bottom w:val="none" w:sz="0" w:space="0" w:color="auto"/>
        <w:right w:val="none" w:sz="0" w:space="0" w:color="auto"/>
      </w:divBdr>
    </w:div>
    <w:div w:id="298221033">
      <w:bodyDiv w:val="1"/>
      <w:marLeft w:val="0"/>
      <w:marRight w:val="0"/>
      <w:marTop w:val="0"/>
      <w:marBottom w:val="0"/>
      <w:divBdr>
        <w:top w:val="none" w:sz="0" w:space="0" w:color="auto"/>
        <w:left w:val="none" w:sz="0" w:space="0" w:color="auto"/>
        <w:bottom w:val="none" w:sz="0" w:space="0" w:color="auto"/>
        <w:right w:val="none" w:sz="0" w:space="0" w:color="auto"/>
      </w:divBdr>
      <w:divsChild>
        <w:div w:id="356809964">
          <w:marLeft w:val="1166"/>
          <w:marRight w:val="0"/>
          <w:marTop w:val="96"/>
          <w:marBottom w:val="0"/>
          <w:divBdr>
            <w:top w:val="none" w:sz="0" w:space="0" w:color="auto"/>
            <w:left w:val="none" w:sz="0" w:space="0" w:color="auto"/>
            <w:bottom w:val="none" w:sz="0" w:space="0" w:color="auto"/>
            <w:right w:val="none" w:sz="0" w:space="0" w:color="auto"/>
          </w:divBdr>
        </w:div>
        <w:div w:id="1510564652">
          <w:marLeft w:val="547"/>
          <w:marRight w:val="0"/>
          <w:marTop w:val="115"/>
          <w:marBottom w:val="0"/>
          <w:divBdr>
            <w:top w:val="none" w:sz="0" w:space="0" w:color="auto"/>
            <w:left w:val="none" w:sz="0" w:space="0" w:color="auto"/>
            <w:bottom w:val="none" w:sz="0" w:space="0" w:color="auto"/>
            <w:right w:val="none" w:sz="0" w:space="0" w:color="auto"/>
          </w:divBdr>
        </w:div>
      </w:divsChild>
    </w:div>
    <w:div w:id="298265413">
      <w:bodyDiv w:val="1"/>
      <w:marLeft w:val="0"/>
      <w:marRight w:val="0"/>
      <w:marTop w:val="0"/>
      <w:marBottom w:val="0"/>
      <w:divBdr>
        <w:top w:val="none" w:sz="0" w:space="0" w:color="auto"/>
        <w:left w:val="none" w:sz="0" w:space="0" w:color="auto"/>
        <w:bottom w:val="none" w:sz="0" w:space="0" w:color="auto"/>
        <w:right w:val="none" w:sz="0" w:space="0" w:color="auto"/>
      </w:divBdr>
      <w:divsChild>
        <w:div w:id="122844712">
          <w:marLeft w:val="547"/>
          <w:marRight w:val="0"/>
          <w:marTop w:val="96"/>
          <w:marBottom w:val="0"/>
          <w:divBdr>
            <w:top w:val="none" w:sz="0" w:space="0" w:color="auto"/>
            <w:left w:val="none" w:sz="0" w:space="0" w:color="auto"/>
            <w:bottom w:val="none" w:sz="0" w:space="0" w:color="auto"/>
            <w:right w:val="none" w:sz="0" w:space="0" w:color="auto"/>
          </w:divBdr>
        </w:div>
        <w:div w:id="547180708">
          <w:marLeft w:val="547"/>
          <w:marRight w:val="0"/>
          <w:marTop w:val="96"/>
          <w:marBottom w:val="0"/>
          <w:divBdr>
            <w:top w:val="none" w:sz="0" w:space="0" w:color="auto"/>
            <w:left w:val="none" w:sz="0" w:space="0" w:color="auto"/>
            <w:bottom w:val="none" w:sz="0" w:space="0" w:color="auto"/>
            <w:right w:val="none" w:sz="0" w:space="0" w:color="auto"/>
          </w:divBdr>
        </w:div>
        <w:div w:id="1806119686">
          <w:marLeft w:val="1166"/>
          <w:marRight w:val="0"/>
          <w:marTop w:val="96"/>
          <w:marBottom w:val="0"/>
          <w:divBdr>
            <w:top w:val="none" w:sz="0" w:space="0" w:color="auto"/>
            <w:left w:val="none" w:sz="0" w:space="0" w:color="auto"/>
            <w:bottom w:val="none" w:sz="0" w:space="0" w:color="auto"/>
            <w:right w:val="none" w:sz="0" w:space="0" w:color="auto"/>
          </w:divBdr>
        </w:div>
        <w:div w:id="1969780963">
          <w:marLeft w:val="547"/>
          <w:marRight w:val="0"/>
          <w:marTop w:val="96"/>
          <w:marBottom w:val="0"/>
          <w:divBdr>
            <w:top w:val="none" w:sz="0" w:space="0" w:color="auto"/>
            <w:left w:val="none" w:sz="0" w:space="0" w:color="auto"/>
            <w:bottom w:val="none" w:sz="0" w:space="0" w:color="auto"/>
            <w:right w:val="none" w:sz="0" w:space="0" w:color="auto"/>
          </w:divBdr>
        </w:div>
      </w:divsChild>
    </w:div>
    <w:div w:id="298413470">
      <w:bodyDiv w:val="1"/>
      <w:marLeft w:val="0"/>
      <w:marRight w:val="0"/>
      <w:marTop w:val="0"/>
      <w:marBottom w:val="0"/>
      <w:divBdr>
        <w:top w:val="none" w:sz="0" w:space="0" w:color="auto"/>
        <w:left w:val="none" w:sz="0" w:space="0" w:color="auto"/>
        <w:bottom w:val="none" w:sz="0" w:space="0" w:color="auto"/>
        <w:right w:val="none" w:sz="0" w:space="0" w:color="auto"/>
      </w:divBdr>
    </w:div>
    <w:div w:id="298534522">
      <w:bodyDiv w:val="1"/>
      <w:marLeft w:val="0"/>
      <w:marRight w:val="0"/>
      <w:marTop w:val="0"/>
      <w:marBottom w:val="0"/>
      <w:divBdr>
        <w:top w:val="none" w:sz="0" w:space="0" w:color="auto"/>
        <w:left w:val="none" w:sz="0" w:space="0" w:color="auto"/>
        <w:bottom w:val="none" w:sz="0" w:space="0" w:color="auto"/>
        <w:right w:val="none" w:sz="0" w:space="0" w:color="auto"/>
      </w:divBdr>
    </w:div>
    <w:div w:id="299194527">
      <w:bodyDiv w:val="1"/>
      <w:marLeft w:val="0"/>
      <w:marRight w:val="0"/>
      <w:marTop w:val="0"/>
      <w:marBottom w:val="0"/>
      <w:divBdr>
        <w:top w:val="none" w:sz="0" w:space="0" w:color="auto"/>
        <w:left w:val="none" w:sz="0" w:space="0" w:color="auto"/>
        <w:bottom w:val="none" w:sz="0" w:space="0" w:color="auto"/>
        <w:right w:val="none" w:sz="0" w:space="0" w:color="auto"/>
      </w:divBdr>
    </w:div>
    <w:div w:id="299966610">
      <w:bodyDiv w:val="1"/>
      <w:marLeft w:val="0"/>
      <w:marRight w:val="0"/>
      <w:marTop w:val="0"/>
      <w:marBottom w:val="0"/>
      <w:divBdr>
        <w:top w:val="none" w:sz="0" w:space="0" w:color="auto"/>
        <w:left w:val="none" w:sz="0" w:space="0" w:color="auto"/>
        <w:bottom w:val="none" w:sz="0" w:space="0" w:color="auto"/>
        <w:right w:val="none" w:sz="0" w:space="0" w:color="auto"/>
      </w:divBdr>
    </w:div>
    <w:div w:id="300119124">
      <w:bodyDiv w:val="1"/>
      <w:marLeft w:val="0"/>
      <w:marRight w:val="0"/>
      <w:marTop w:val="0"/>
      <w:marBottom w:val="0"/>
      <w:divBdr>
        <w:top w:val="none" w:sz="0" w:space="0" w:color="auto"/>
        <w:left w:val="none" w:sz="0" w:space="0" w:color="auto"/>
        <w:bottom w:val="none" w:sz="0" w:space="0" w:color="auto"/>
        <w:right w:val="none" w:sz="0" w:space="0" w:color="auto"/>
      </w:divBdr>
    </w:div>
    <w:div w:id="300841755">
      <w:bodyDiv w:val="1"/>
      <w:marLeft w:val="0"/>
      <w:marRight w:val="0"/>
      <w:marTop w:val="0"/>
      <w:marBottom w:val="0"/>
      <w:divBdr>
        <w:top w:val="none" w:sz="0" w:space="0" w:color="auto"/>
        <w:left w:val="none" w:sz="0" w:space="0" w:color="auto"/>
        <w:bottom w:val="none" w:sz="0" w:space="0" w:color="auto"/>
        <w:right w:val="none" w:sz="0" w:space="0" w:color="auto"/>
      </w:divBdr>
    </w:div>
    <w:div w:id="302394150">
      <w:bodyDiv w:val="1"/>
      <w:marLeft w:val="0"/>
      <w:marRight w:val="0"/>
      <w:marTop w:val="0"/>
      <w:marBottom w:val="0"/>
      <w:divBdr>
        <w:top w:val="none" w:sz="0" w:space="0" w:color="auto"/>
        <w:left w:val="none" w:sz="0" w:space="0" w:color="auto"/>
        <w:bottom w:val="none" w:sz="0" w:space="0" w:color="auto"/>
        <w:right w:val="none" w:sz="0" w:space="0" w:color="auto"/>
      </w:divBdr>
      <w:divsChild>
        <w:div w:id="1876697311">
          <w:marLeft w:val="0"/>
          <w:marRight w:val="0"/>
          <w:marTop w:val="0"/>
          <w:marBottom w:val="0"/>
          <w:divBdr>
            <w:top w:val="none" w:sz="0" w:space="0" w:color="auto"/>
            <w:left w:val="none" w:sz="0" w:space="0" w:color="auto"/>
            <w:bottom w:val="none" w:sz="0" w:space="0" w:color="auto"/>
            <w:right w:val="none" w:sz="0" w:space="0" w:color="auto"/>
          </w:divBdr>
          <w:divsChild>
            <w:div w:id="185603359">
              <w:marLeft w:val="0"/>
              <w:marRight w:val="0"/>
              <w:marTop w:val="0"/>
              <w:marBottom w:val="0"/>
              <w:divBdr>
                <w:top w:val="none" w:sz="0" w:space="0" w:color="auto"/>
                <w:left w:val="none" w:sz="0" w:space="0" w:color="auto"/>
                <w:bottom w:val="none" w:sz="0" w:space="0" w:color="auto"/>
                <w:right w:val="none" w:sz="0" w:space="0" w:color="auto"/>
              </w:divBdr>
            </w:div>
            <w:div w:id="523515926">
              <w:marLeft w:val="0"/>
              <w:marRight w:val="0"/>
              <w:marTop w:val="0"/>
              <w:marBottom w:val="0"/>
              <w:divBdr>
                <w:top w:val="none" w:sz="0" w:space="0" w:color="auto"/>
                <w:left w:val="none" w:sz="0" w:space="0" w:color="auto"/>
                <w:bottom w:val="none" w:sz="0" w:space="0" w:color="auto"/>
                <w:right w:val="none" w:sz="0" w:space="0" w:color="auto"/>
              </w:divBdr>
            </w:div>
            <w:div w:id="878708332">
              <w:marLeft w:val="0"/>
              <w:marRight w:val="0"/>
              <w:marTop w:val="0"/>
              <w:marBottom w:val="0"/>
              <w:divBdr>
                <w:top w:val="none" w:sz="0" w:space="0" w:color="auto"/>
                <w:left w:val="none" w:sz="0" w:space="0" w:color="auto"/>
                <w:bottom w:val="none" w:sz="0" w:space="0" w:color="auto"/>
                <w:right w:val="none" w:sz="0" w:space="0" w:color="auto"/>
              </w:divBdr>
            </w:div>
            <w:div w:id="1105612212">
              <w:marLeft w:val="0"/>
              <w:marRight w:val="0"/>
              <w:marTop w:val="0"/>
              <w:marBottom w:val="0"/>
              <w:divBdr>
                <w:top w:val="none" w:sz="0" w:space="0" w:color="auto"/>
                <w:left w:val="none" w:sz="0" w:space="0" w:color="auto"/>
                <w:bottom w:val="none" w:sz="0" w:space="0" w:color="auto"/>
                <w:right w:val="none" w:sz="0" w:space="0" w:color="auto"/>
              </w:divBdr>
            </w:div>
            <w:div w:id="1215890068">
              <w:marLeft w:val="0"/>
              <w:marRight w:val="0"/>
              <w:marTop w:val="0"/>
              <w:marBottom w:val="0"/>
              <w:divBdr>
                <w:top w:val="none" w:sz="0" w:space="0" w:color="auto"/>
                <w:left w:val="none" w:sz="0" w:space="0" w:color="auto"/>
                <w:bottom w:val="none" w:sz="0" w:space="0" w:color="auto"/>
                <w:right w:val="none" w:sz="0" w:space="0" w:color="auto"/>
              </w:divBdr>
            </w:div>
            <w:div w:id="1234698665">
              <w:marLeft w:val="0"/>
              <w:marRight w:val="0"/>
              <w:marTop w:val="0"/>
              <w:marBottom w:val="0"/>
              <w:divBdr>
                <w:top w:val="none" w:sz="0" w:space="0" w:color="auto"/>
                <w:left w:val="none" w:sz="0" w:space="0" w:color="auto"/>
                <w:bottom w:val="none" w:sz="0" w:space="0" w:color="auto"/>
                <w:right w:val="none" w:sz="0" w:space="0" w:color="auto"/>
              </w:divBdr>
            </w:div>
            <w:div w:id="1629896031">
              <w:marLeft w:val="0"/>
              <w:marRight w:val="0"/>
              <w:marTop w:val="0"/>
              <w:marBottom w:val="0"/>
              <w:divBdr>
                <w:top w:val="none" w:sz="0" w:space="0" w:color="auto"/>
                <w:left w:val="none" w:sz="0" w:space="0" w:color="auto"/>
                <w:bottom w:val="none" w:sz="0" w:space="0" w:color="auto"/>
                <w:right w:val="none" w:sz="0" w:space="0" w:color="auto"/>
              </w:divBdr>
            </w:div>
            <w:div w:id="163108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464414">
      <w:bodyDiv w:val="1"/>
      <w:marLeft w:val="0"/>
      <w:marRight w:val="0"/>
      <w:marTop w:val="0"/>
      <w:marBottom w:val="0"/>
      <w:divBdr>
        <w:top w:val="none" w:sz="0" w:space="0" w:color="auto"/>
        <w:left w:val="none" w:sz="0" w:space="0" w:color="auto"/>
        <w:bottom w:val="none" w:sz="0" w:space="0" w:color="auto"/>
        <w:right w:val="none" w:sz="0" w:space="0" w:color="auto"/>
      </w:divBdr>
    </w:div>
    <w:div w:id="302660103">
      <w:bodyDiv w:val="1"/>
      <w:marLeft w:val="0"/>
      <w:marRight w:val="0"/>
      <w:marTop w:val="0"/>
      <w:marBottom w:val="0"/>
      <w:divBdr>
        <w:top w:val="none" w:sz="0" w:space="0" w:color="auto"/>
        <w:left w:val="none" w:sz="0" w:space="0" w:color="auto"/>
        <w:bottom w:val="none" w:sz="0" w:space="0" w:color="auto"/>
        <w:right w:val="none" w:sz="0" w:space="0" w:color="auto"/>
      </w:divBdr>
      <w:divsChild>
        <w:div w:id="495733312">
          <w:marLeft w:val="1166"/>
          <w:marRight w:val="0"/>
          <w:marTop w:val="96"/>
          <w:marBottom w:val="0"/>
          <w:divBdr>
            <w:top w:val="none" w:sz="0" w:space="0" w:color="auto"/>
            <w:left w:val="none" w:sz="0" w:space="0" w:color="auto"/>
            <w:bottom w:val="none" w:sz="0" w:space="0" w:color="auto"/>
            <w:right w:val="none" w:sz="0" w:space="0" w:color="auto"/>
          </w:divBdr>
        </w:div>
        <w:div w:id="616332476">
          <w:marLeft w:val="1166"/>
          <w:marRight w:val="0"/>
          <w:marTop w:val="96"/>
          <w:marBottom w:val="0"/>
          <w:divBdr>
            <w:top w:val="none" w:sz="0" w:space="0" w:color="auto"/>
            <w:left w:val="none" w:sz="0" w:space="0" w:color="auto"/>
            <w:bottom w:val="none" w:sz="0" w:space="0" w:color="auto"/>
            <w:right w:val="none" w:sz="0" w:space="0" w:color="auto"/>
          </w:divBdr>
        </w:div>
        <w:div w:id="1330595101">
          <w:marLeft w:val="547"/>
          <w:marRight w:val="0"/>
          <w:marTop w:val="115"/>
          <w:marBottom w:val="0"/>
          <w:divBdr>
            <w:top w:val="none" w:sz="0" w:space="0" w:color="auto"/>
            <w:left w:val="none" w:sz="0" w:space="0" w:color="auto"/>
            <w:bottom w:val="none" w:sz="0" w:space="0" w:color="auto"/>
            <w:right w:val="none" w:sz="0" w:space="0" w:color="auto"/>
          </w:divBdr>
        </w:div>
        <w:div w:id="1664040486">
          <w:marLeft w:val="1166"/>
          <w:marRight w:val="0"/>
          <w:marTop w:val="96"/>
          <w:marBottom w:val="0"/>
          <w:divBdr>
            <w:top w:val="none" w:sz="0" w:space="0" w:color="auto"/>
            <w:left w:val="none" w:sz="0" w:space="0" w:color="auto"/>
            <w:bottom w:val="none" w:sz="0" w:space="0" w:color="auto"/>
            <w:right w:val="none" w:sz="0" w:space="0" w:color="auto"/>
          </w:divBdr>
        </w:div>
        <w:div w:id="1765880542">
          <w:marLeft w:val="547"/>
          <w:marRight w:val="0"/>
          <w:marTop w:val="115"/>
          <w:marBottom w:val="0"/>
          <w:divBdr>
            <w:top w:val="none" w:sz="0" w:space="0" w:color="auto"/>
            <w:left w:val="none" w:sz="0" w:space="0" w:color="auto"/>
            <w:bottom w:val="none" w:sz="0" w:space="0" w:color="auto"/>
            <w:right w:val="none" w:sz="0" w:space="0" w:color="auto"/>
          </w:divBdr>
        </w:div>
        <w:div w:id="1885747628">
          <w:marLeft w:val="1166"/>
          <w:marRight w:val="0"/>
          <w:marTop w:val="96"/>
          <w:marBottom w:val="0"/>
          <w:divBdr>
            <w:top w:val="none" w:sz="0" w:space="0" w:color="auto"/>
            <w:left w:val="none" w:sz="0" w:space="0" w:color="auto"/>
            <w:bottom w:val="none" w:sz="0" w:space="0" w:color="auto"/>
            <w:right w:val="none" w:sz="0" w:space="0" w:color="auto"/>
          </w:divBdr>
        </w:div>
        <w:div w:id="1961107037">
          <w:marLeft w:val="547"/>
          <w:marRight w:val="0"/>
          <w:marTop w:val="115"/>
          <w:marBottom w:val="0"/>
          <w:divBdr>
            <w:top w:val="none" w:sz="0" w:space="0" w:color="auto"/>
            <w:left w:val="none" w:sz="0" w:space="0" w:color="auto"/>
            <w:bottom w:val="none" w:sz="0" w:space="0" w:color="auto"/>
            <w:right w:val="none" w:sz="0" w:space="0" w:color="auto"/>
          </w:divBdr>
        </w:div>
        <w:div w:id="2104378634">
          <w:marLeft w:val="1166"/>
          <w:marRight w:val="0"/>
          <w:marTop w:val="96"/>
          <w:marBottom w:val="0"/>
          <w:divBdr>
            <w:top w:val="none" w:sz="0" w:space="0" w:color="auto"/>
            <w:left w:val="none" w:sz="0" w:space="0" w:color="auto"/>
            <w:bottom w:val="none" w:sz="0" w:space="0" w:color="auto"/>
            <w:right w:val="none" w:sz="0" w:space="0" w:color="auto"/>
          </w:divBdr>
        </w:div>
      </w:divsChild>
    </w:div>
    <w:div w:id="303047566">
      <w:bodyDiv w:val="1"/>
      <w:marLeft w:val="0"/>
      <w:marRight w:val="0"/>
      <w:marTop w:val="0"/>
      <w:marBottom w:val="0"/>
      <w:divBdr>
        <w:top w:val="none" w:sz="0" w:space="0" w:color="auto"/>
        <w:left w:val="none" w:sz="0" w:space="0" w:color="auto"/>
        <w:bottom w:val="none" w:sz="0" w:space="0" w:color="auto"/>
        <w:right w:val="none" w:sz="0" w:space="0" w:color="auto"/>
      </w:divBdr>
    </w:div>
    <w:div w:id="303582448">
      <w:bodyDiv w:val="1"/>
      <w:marLeft w:val="0"/>
      <w:marRight w:val="0"/>
      <w:marTop w:val="0"/>
      <w:marBottom w:val="0"/>
      <w:divBdr>
        <w:top w:val="none" w:sz="0" w:space="0" w:color="auto"/>
        <w:left w:val="none" w:sz="0" w:space="0" w:color="auto"/>
        <w:bottom w:val="none" w:sz="0" w:space="0" w:color="auto"/>
        <w:right w:val="none" w:sz="0" w:space="0" w:color="auto"/>
      </w:divBdr>
    </w:div>
    <w:div w:id="303706118">
      <w:bodyDiv w:val="1"/>
      <w:marLeft w:val="0"/>
      <w:marRight w:val="0"/>
      <w:marTop w:val="0"/>
      <w:marBottom w:val="0"/>
      <w:divBdr>
        <w:top w:val="none" w:sz="0" w:space="0" w:color="auto"/>
        <w:left w:val="none" w:sz="0" w:space="0" w:color="auto"/>
        <w:bottom w:val="none" w:sz="0" w:space="0" w:color="auto"/>
        <w:right w:val="none" w:sz="0" w:space="0" w:color="auto"/>
      </w:divBdr>
      <w:divsChild>
        <w:div w:id="218177422">
          <w:marLeft w:val="1166"/>
          <w:marRight w:val="0"/>
          <w:marTop w:val="86"/>
          <w:marBottom w:val="0"/>
          <w:divBdr>
            <w:top w:val="none" w:sz="0" w:space="0" w:color="auto"/>
            <w:left w:val="none" w:sz="0" w:space="0" w:color="auto"/>
            <w:bottom w:val="none" w:sz="0" w:space="0" w:color="auto"/>
            <w:right w:val="none" w:sz="0" w:space="0" w:color="auto"/>
          </w:divBdr>
        </w:div>
        <w:div w:id="1523473651">
          <w:marLeft w:val="547"/>
          <w:marRight w:val="0"/>
          <w:marTop w:val="96"/>
          <w:marBottom w:val="0"/>
          <w:divBdr>
            <w:top w:val="none" w:sz="0" w:space="0" w:color="auto"/>
            <w:left w:val="none" w:sz="0" w:space="0" w:color="auto"/>
            <w:bottom w:val="none" w:sz="0" w:space="0" w:color="auto"/>
            <w:right w:val="none" w:sz="0" w:space="0" w:color="auto"/>
          </w:divBdr>
        </w:div>
      </w:divsChild>
    </w:div>
    <w:div w:id="303856893">
      <w:bodyDiv w:val="1"/>
      <w:marLeft w:val="0"/>
      <w:marRight w:val="0"/>
      <w:marTop w:val="0"/>
      <w:marBottom w:val="0"/>
      <w:divBdr>
        <w:top w:val="none" w:sz="0" w:space="0" w:color="auto"/>
        <w:left w:val="none" w:sz="0" w:space="0" w:color="auto"/>
        <w:bottom w:val="none" w:sz="0" w:space="0" w:color="auto"/>
        <w:right w:val="none" w:sz="0" w:space="0" w:color="auto"/>
      </w:divBdr>
    </w:div>
    <w:div w:id="304622852">
      <w:bodyDiv w:val="1"/>
      <w:marLeft w:val="0"/>
      <w:marRight w:val="0"/>
      <w:marTop w:val="0"/>
      <w:marBottom w:val="0"/>
      <w:divBdr>
        <w:top w:val="none" w:sz="0" w:space="0" w:color="auto"/>
        <w:left w:val="none" w:sz="0" w:space="0" w:color="auto"/>
        <w:bottom w:val="none" w:sz="0" w:space="0" w:color="auto"/>
        <w:right w:val="none" w:sz="0" w:space="0" w:color="auto"/>
      </w:divBdr>
      <w:divsChild>
        <w:div w:id="1039208620">
          <w:marLeft w:val="0"/>
          <w:marRight w:val="0"/>
          <w:marTop w:val="0"/>
          <w:marBottom w:val="0"/>
          <w:divBdr>
            <w:top w:val="none" w:sz="0" w:space="0" w:color="auto"/>
            <w:left w:val="none" w:sz="0" w:space="0" w:color="auto"/>
            <w:bottom w:val="none" w:sz="0" w:space="0" w:color="auto"/>
            <w:right w:val="none" w:sz="0" w:space="0" w:color="auto"/>
          </w:divBdr>
        </w:div>
      </w:divsChild>
    </w:div>
    <w:div w:id="304630991">
      <w:bodyDiv w:val="1"/>
      <w:marLeft w:val="0"/>
      <w:marRight w:val="0"/>
      <w:marTop w:val="0"/>
      <w:marBottom w:val="0"/>
      <w:divBdr>
        <w:top w:val="none" w:sz="0" w:space="0" w:color="auto"/>
        <w:left w:val="none" w:sz="0" w:space="0" w:color="auto"/>
        <w:bottom w:val="none" w:sz="0" w:space="0" w:color="auto"/>
        <w:right w:val="none" w:sz="0" w:space="0" w:color="auto"/>
      </w:divBdr>
    </w:div>
    <w:div w:id="305621261">
      <w:bodyDiv w:val="1"/>
      <w:marLeft w:val="0"/>
      <w:marRight w:val="0"/>
      <w:marTop w:val="0"/>
      <w:marBottom w:val="0"/>
      <w:divBdr>
        <w:top w:val="none" w:sz="0" w:space="0" w:color="auto"/>
        <w:left w:val="none" w:sz="0" w:space="0" w:color="auto"/>
        <w:bottom w:val="none" w:sz="0" w:space="0" w:color="auto"/>
        <w:right w:val="none" w:sz="0" w:space="0" w:color="auto"/>
      </w:divBdr>
    </w:div>
    <w:div w:id="305746155">
      <w:bodyDiv w:val="1"/>
      <w:marLeft w:val="0"/>
      <w:marRight w:val="0"/>
      <w:marTop w:val="0"/>
      <w:marBottom w:val="0"/>
      <w:divBdr>
        <w:top w:val="none" w:sz="0" w:space="0" w:color="auto"/>
        <w:left w:val="none" w:sz="0" w:space="0" w:color="auto"/>
        <w:bottom w:val="none" w:sz="0" w:space="0" w:color="auto"/>
        <w:right w:val="none" w:sz="0" w:space="0" w:color="auto"/>
      </w:divBdr>
      <w:divsChild>
        <w:div w:id="1093355072">
          <w:marLeft w:val="0"/>
          <w:marRight w:val="0"/>
          <w:marTop w:val="0"/>
          <w:marBottom w:val="0"/>
          <w:divBdr>
            <w:top w:val="none" w:sz="0" w:space="0" w:color="auto"/>
            <w:left w:val="none" w:sz="0" w:space="0" w:color="auto"/>
            <w:bottom w:val="none" w:sz="0" w:space="0" w:color="auto"/>
            <w:right w:val="none" w:sz="0" w:space="0" w:color="auto"/>
          </w:divBdr>
        </w:div>
      </w:divsChild>
    </w:div>
    <w:div w:id="307250254">
      <w:bodyDiv w:val="1"/>
      <w:marLeft w:val="0"/>
      <w:marRight w:val="0"/>
      <w:marTop w:val="0"/>
      <w:marBottom w:val="0"/>
      <w:divBdr>
        <w:top w:val="none" w:sz="0" w:space="0" w:color="auto"/>
        <w:left w:val="none" w:sz="0" w:space="0" w:color="auto"/>
        <w:bottom w:val="none" w:sz="0" w:space="0" w:color="auto"/>
        <w:right w:val="none" w:sz="0" w:space="0" w:color="auto"/>
      </w:divBdr>
    </w:div>
    <w:div w:id="307513468">
      <w:bodyDiv w:val="1"/>
      <w:marLeft w:val="0"/>
      <w:marRight w:val="0"/>
      <w:marTop w:val="0"/>
      <w:marBottom w:val="0"/>
      <w:divBdr>
        <w:top w:val="none" w:sz="0" w:space="0" w:color="auto"/>
        <w:left w:val="none" w:sz="0" w:space="0" w:color="auto"/>
        <w:bottom w:val="none" w:sz="0" w:space="0" w:color="auto"/>
        <w:right w:val="none" w:sz="0" w:space="0" w:color="auto"/>
      </w:divBdr>
    </w:div>
    <w:div w:id="307823031">
      <w:bodyDiv w:val="1"/>
      <w:marLeft w:val="0"/>
      <w:marRight w:val="0"/>
      <w:marTop w:val="0"/>
      <w:marBottom w:val="0"/>
      <w:divBdr>
        <w:top w:val="none" w:sz="0" w:space="0" w:color="auto"/>
        <w:left w:val="none" w:sz="0" w:space="0" w:color="auto"/>
        <w:bottom w:val="none" w:sz="0" w:space="0" w:color="auto"/>
        <w:right w:val="none" w:sz="0" w:space="0" w:color="auto"/>
      </w:divBdr>
    </w:div>
    <w:div w:id="309140557">
      <w:bodyDiv w:val="1"/>
      <w:marLeft w:val="0"/>
      <w:marRight w:val="0"/>
      <w:marTop w:val="0"/>
      <w:marBottom w:val="0"/>
      <w:divBdr>
        <w:top w:val="none" w:sz="0" w:space="0" w:color="auto"/>
        <w:left w:val="none" w:sz="0" w:space="0" w:color="auto"/>
        <w:bottom w:val="none" w:sz="0" w:space="0" w:color="auto"/>
        <w:right w:val="none" w:sz="0" w:space="0" w:color="auto"/>
      </w:divBdr>
      <w:divsChild>
        <w:div w:id="31809266">
          <w:marLeft w:val="1166"/>
          <w:marRight w:val="0"/>
          <w:marTop w:val="96"/>
          <w:marBottom w:val="0"/>
          <w:divBdr>
            <w:top w:val="none" w:sz="0" w:space="0" w:color="auto"/>
            <w:left w:val="none" w:sz="0" w:space="0" w:color="auto"/>
            <w:bottom w:val="none" w:sz="0" w:space="0" w:color="auto"/>
            <w:right w:val="none" w:sz="0" w:space="0" w:color="auto"/>
          </w:divBdr>
        </w:div>
        <w:div w:id="1244796779">
          <w:marLeft w:val="1166"/>
          <w:marRight w:val="0"/>
          <w:marTop w:val="96"/>
          <w:marBottom w:val="0"/>
          <w:divBdr>
            <w:top w:val="none" w:sz="0" w:space="0" w:color="auto"/>
            <w:left w:val="none" w:sz="0" w:space="0" w:color="auto"/>
            <w:bottom w:val="none" w:sz="0" w:space="0" w:color="auto"/>
            <w:right w:val="none" w:sz="0" w:space="0" w:color="auto"/>
          </w:divBdr>
        </w:div>
        <w:div w:id="2145586586">
          <w:marLeft w:val="547"/>
          <w:marRight w:val="0"/>
          <w:marTop w:val="115"/>
          <w:marBottom w:val="0"/>
          <w:divBdr>
            <w:top w:val="none" w:sz="0" w:space="0" w:color="auto"/>
            <w:left w:val="none" w:sz="0" w:space="0" w:color="auto"/>
            <w:bottom w:val="none" w:sz="0" w:space="0" w:color="auto"/>
            <w:right w:val="none" w:sz="0" w:space="0" w:color="auto"/>
          </w:divBdr>
        </w:div>
      </w:divsChild>
    </w:div>
    <w:div w:id="309140761">
      <w:bodyDiv w:val="1"/>
      <w:marLeft w:val="0"/>
      <w:marRight w:val="0"/>
      <w:marTop w:val="0"/>
      <w:marBottom w:val="0"/>
      <w:divBdr>
        <w:top w:val="none" w:sz="0" w:space="0" w:color="auto"/>
        <w:left w:val="none" w:sz="0" w:space="0" w:color="auto"/>
        <w:bottom w:val="none" w:sz="0" w:space="0" w:color="auto"/>
        <w:right w:val="none" w:sz="0" w:space="0" w:color="auto"/>
      </w:divBdr>
    </w:div>
    <w:div w:id="309746640">
      <w:bodyDiv w:val="1"/>
      <w:marLeft w:val="0"/>
      <w:marRight w:val="0"/>
      <w:marTop w:val="0"/>
      <w:marBottom w:val="0"/>
      <w:divBdr>
        <w:top w:val="none" w:sz="0" w:space="0" w:color="auto"/>
        <w:left w:val="none" w:sz="0" w:space="0" w:color="auto"/>
        <w:bottom w:val="none" w:sz="0" w:space="0" w:color="auto"/>
        <w:right w:val="none" w:sz="0" w:space="0" w:color="auto"/>
      </w:divBdr>
    </w:div>
    <w:div w:id="309748249">
      <w:bodyDiv w:val="1"/>
      <w:marLeft w:val="0"/>
      <w:marRight w:val="0"/>
      <w:marTop w:val="0"/>
      <w:marBottom w:val="0"/>
      <w:divBdr>
        <w:top w:val="none" w:sz="0" w:space="0" w:color="auto"/>
        <w:left w:val="none" w:sz="0" w:space="0" w:color="auto"/>
        <w:bottom w:val="none" w:sz="0" w:space="0" w:color="auto"/>
        <w:right w:val="none" w:sz="0" w:space="0" w:color="auto"/>
      </w:divBdr>
    </w:div>
    <w:div w:id="309793611">
      <w:bodyDiv w:val="1"/>
      <w:marLeft w:val="0"/>
      <w:marRight w:val="0"/>
      <w:marTop w:val="0"/>
      <w:marBottom w:val="0"/>
      <w:divBdr>
        <w:top w:val="none" w:sz="0" w:space="0" w:color="auto"/>
        <w:left w:val="none" w:sz="0" w:space="0" w:color="auto"/>
        <w:bottom w:val="none" w:sz="0" w:space="0" w:color="auto"/>
        <w:right w:val="none" w:sz="0" w:space="0" w:color="auto"/>
      </w:divBdr>
    </w:div>
    <w:div w:id="312756715">
      <w:bodyDiv w:val="1"/>
      <w:marLeft w:val="0"/>
      <w:marRight w:val="0"/>
      <w:marTop w:val="0"/>
      <w:marBottom w:val="0"/>
      <w:divBdr>
        <w:top w:val="none" w:sz="0" w:space="0" w:color="auto"/>
        <w:left w:val="none" w:sz="0" w:space="0" w:color="auto"/>
        <w:bottom w:val="none" w:sz="0" w:space="0" w:color="auto"/>
        <w:right w:val="none" w:sz="0" w:space="0" w:color="auto"/>
      </w:divBdr>
    </w:div>
    <w:div w:id="313030292">
      <w:bodyDiv w:val="1"/>
      <w:marLeft w:val="0"/>
      <w:marRight w:val="0"/>
      <w:marTop w:val="0"/>
      <w:marBottom w:val="0"/>
      <w:divBdr>
        <w:top w:val="none" w:sz="0" w:space="0" w:color="auto"/>
        <w:left w:val="none" w:sz="0" w:space="0" w:color="auto"/>
        <w:bottom w:val="none" w:sz="0" w:space="0" w:color="auto"/>
        <w:right w:val="none" w:sz="0" w:space="0" w:color="auto"/>
      </w:divBdr>
    </w:div>
    <w:div w:id="313485870">
      <w:bodyDiv w:val="1"/>
      <w:marLeft w:val="0"/>
      <w:marRight w:val="0"/>
      <w:marTop w:val="0"/>
      <w:marBottom w:val="0"/>
      <w:divBdr>
        <w:top w:val="none" w:sz="0" w:space="0" w:color="auto"/>
        <w:left w:val="none" w:sz="0" w:space="0" w:color="auto"/>
        <w:bottom w:val="none" w:sz="0" w:space="0" w:color="auto"/>
        <w:right w:val="none" w:sz="0" w:space="0" w:color="auto"/>
      </w:divBdr>
    </w:div>
    <w:div w:id="313536564">
      <w:bodyDiv w:val="1"/>
      <w:marLeft w:val="0"/>
      <w:marRight w:val="0"/>
      <w:marTop w:val="0"/>
      <w:marBottom w:val="0"/>
      <w:divBdr>
        <w:top w:val="none" w:sz="0" w:space="0" w:color="auto"/>
        <w:left w:val="none" w:sz="0" w:space="0" w:color="auto"/>
        <w:bottom w:val="none" w:sz="0" w:space="0" w:color="auto"/>
        <w:right w:val="none" w:sz="0" w:space="0" w:color="auto"/>
      </w:divBdr>
    </w:div>
    <w:div w:id="314065418">
      <w:bodyDiv w:val="1"/>
      <w:marLeft w:val="0"/>
      <w:marRight w:val="0"/>
      <w:marTop w:val="0"/>
      <w:marBottom w:val="0"/>
      <w:divBdr>
        <w:top w:val="none" w:sz="0" w:space="0" w:color="auto"/>
        <w:left w:val="none" w:sz="0" w:space="0" w:color="auto"/>
        <w:bottom w:val="none" w:sz="0" w:space="0" w:color="auto"/>
        <w:right w:val="none" w:sz="0" w:space="0" w:color="auto"/>
      </w:divBdr>
    </w:div>
    <w:div w:id="314841885">
      <w:bodyDiv w:val="1"/>
      <w:marLeft w:val="0"/>
      <w:marRight w:val="0"/>
      <w:marTop w:val="0"/>
      <w:marBottom w:val="0"/>
      <w:divBdr>
        <w:top w:val="none" w:sz="0" w:space="0" w:color="auto"/>
        <w:left w:val="none" w:sz="0" w:space="0" w:color="auto"/>
        <w:bottom w:val="none" w:sz="0" w:space="0" w:color="auto"/>
        <w:right w:val="none" w:sz="0" w:space="0" w:color="auto"/>
      </w:divBdr>
      <w:divsChild>
        <w:div w:id="97139931">
          <w:marLeft w:val="547"/>
          <w:marRight w:val="0"/>
          <w:marTop w:val="134"/>
          <w:marBottom w:val="0"/>
          <w:divBdr>
            <w:top w:val="none" w:sz="0" w:space="0" w:color="auto"/>
            <w:left w:val="none" w:sz="0" w:space="0" w:color="auto"/>
            <w:bottom w:val="none" w:sz="0" w:space="0" w:color="auto"/>
            <w:right w:val="none" w:sz="0" w:space="0" w:color="auto"/>
          </w:divBdr>
        </w:div>
        <w:div w:id="1418019445">
          <w:marLeft w:val="547"/>
          <w:marRight w:val="0"/>
          <w:marTop w:val="134"/>
          <w:marBottom w:val="0"/>
          <w:divBdr>
            <w:top w:val="none" w:sz="0" w:space="0" w:color="auto"/>
            <w:left w:val="none" w:sz="0" w:space="0" w:color="auto"/>
            <w:bottom w:val="none" w:sz="0" w:space="0" w:color="auto"/>
            <w:right w:val="none" w:sz="0" w:space="0" w:color="auto"/>
          </w:divBdr>
        </w:div>
      </w:divsChild>
    </w:div>
    <w:div w:id="315259189">
      <w:bodyDiv w:val="1"/>
      <w:marLeft w:val="0"/>
      <w:marRight w:val="0"/>
      <w:marTop w:val="0"/>
      <w:marBottom w:val="0"/>
      <w:divBdr>
        <w:top w:val="none" w:sz="0" w:space="0" w:color="auto"/>
        <w:left w:val="none" w:sz="0" w:space="0" w:color="auto"/>
        <w:bottom w:val="none" w:sz="0" w:space="0" w:color="auto"/>
        <w:right w:val="none" w:sz="0" w:space="0" w:color="auto"/>
      </w:divBdr>
    </w:div>
    <w:div w:id="315426364">
      <w:bodyDiv w:val="1"/>
      <w:marLeft w:val="0"/>
      <w:marRight w:val="0"/>
      <w:marTop w:val="0"/>
      <w:marBottom w:val="0"/>
      <w:divBdr>
        <w:top w:val="none" w:sz="0" w:space="0" w:color="auto"/>
        <w:left w:val="none" w:sz="0" w:space="0" w:color="auto"/>
        <w:bottom w:val="none" w:sz="0" w:space="0" w:color="auto"/>
        <w:right w:val="none" w:sz="0" w:space="0" w:color="auto"/>
      </w:divBdr>
      <w:divsChild>
        <w:div w:id="35739861">
          <w:marLeft w:val="1987"/>
          <w:marRight w:val="0"/>
          <w:marTop w:val="86"/>
          <w:marBottom w:val="0"/>
          <w:divBdr>
            <w:top w:val="none" w:sz="0" w:space="0" w:color="auto"/>
            <w:left w:val="none" w:sz="0" w:space="0" w:color="auto"/>
            <w:bottom w:val="none" w:sz="0" w:space="0" w:color="auto"/>
            <w:right w:val="none" w:sz="0" w:space="0" w:color="auto"/>
          </w:divBdr>
        </w:div>
        <w:div w:id="1310284713">
          <w:marLeft w:val="547"/>
          <w:marRight w:val="0"/>
          <w:marTop w:val="115"/>
          <w:marBottom w:val="0"/>
          <w:divBdr>
            <w:top w:val="none" w:sz="0" w:space="0" w:color="auto"/>
            <w:left w:val="none" w:sz="0" w:space="0" w:color="auto"/>
            <w:bottom w:val="none" w:sz="0" w:space="0" w:color="auto"/>
            <w:right w:val="none" w:sz="0" w:space="0" w:color="auto"/>
          </w:divBdr>
        </w:div>
      </w:divsChild>
    </w:div>
    <w:div w:id="315838612">
      <w:bodyDiv w:val="1"/>
      <w:marLeft w:val="0"/>
      <w:marRight w:val="0"/>
      <w:marTop w:val="0"/>
      <w:marBottom w:val="0"/>
      <w:divBdr>
        <w:top w:val="none" w:sz="0" w:space="0" w:color="auto"/>
        <w:left w:val="none" w:sz="0" w:space="0" w:color="auto"/>
        <w:bottom w:val="none" w:sz="0" w:space="0" w:color="auto"/>
        <w:right w:val="none" w:sz="0" w:space="0" w:color="auto"/>
      </w:divBdr>
    </w:div>
    <w:div w:id="317466014">
      <w:bodyDiv w:val="1"/>
      <w:marLeft w:val="0"/>
      <w:marRight w:val="0"/>
      <w:marTop w:val="0"/>
      <w:marBottom w:val="0"/>
      <w:divBdr>
        <w:top w:val="none" w:sz="0" w:space="0" w:color="auto"/>
        <w:left w:val="none" w:sz="0" w:space="0" w:color="auto"/>
        <w:bottom w:val="none" w:sz="0" w:space="0" w:color="auto"/>
        <w:right w:val="none" w:sz="0" w:space="0" w:color="auto"/>
      </w:divBdr>
    </w:div>
    <w:div w:id="317467793">
      <w:bodyDiv w:val="1"/>
      <w:marLeft w:val="0"/>
      <w:marRight w:val="0"/>
      <w:marTop w:val="0"/>
      <w:marBottom w:val="0"/>
      <w:divBdr>
        <w:top w:val="none" w:sz="0" w:space="0" w:color="auto"/>
        <w:left w:val="none" w:sz="0" w:space="0" w:color="auto"/>
        <w:bottom w:val="none" w:sz="0" w:space="0" w:color="auto"/>
        <w:right w:val="none" w:sz="0" w:space="0" w:color="auto"/>
      </w:divBdr>
    </w:div>
    <w:div w:id="317535340">
      <w:bodyDiv w:val="1"/>
      <w:marLeft w:val="0"/>
      <w:marRight w:val="0"/>
      <w:marTop w:val="0"/>
      <w:marBottom w:val="0"/>
      <w:divBdr>
        <w:top w:val="none" w:sz="0" w:space="0" w:color="auto"/>
        <w:left w:val="none" w:sz="0" w:space="0" w:color="auto"/>
        <w:bottom w:val="none" w:sz="0" w:space="0" w:color="auto"/>
        <w:right w:val="none" w:sz="0" w:space="0" w:color="auto"/>
      </w:divBdr>
    </w:div>
    <w:div w:id="317684877">
      <w:bodyDiv w:val="1"/>
      <w:marLeft w:val="0"/>
      <w:marRight w:val="0"/>
      <w:marTop w:val="0"/>
      <w:marBottom w:val="0"/>
      <w:divBdr>
        <w:top w:val="none" w:sz="0" w:space="0" w:color="auto"/>
        <w:left w:val="none" w:sz="0" w:space="0" w:color="auto"/>
        <w:bottom w:val="none" w:sz="0" w:space="0" w:color="auto"/>
        <w:right w:val="none" w:sz="0" w:space="0" w:color="auto"/>
      </w:divBdr>
    </w:div>
    <w:div w:id="317923442">
      <w:bodyDiv w:val="1"/>
      <w:marLeft w:val="0"/>
      <w:marRight w:val="0"/>
      <w:marTop w:val="0"/>
      <w:marBottom w:val="0"/>
      <w:divBdr>
        <w:top w:val="none" w:sz="0" w:space="0" w:color="auto"/>
        <w:left w:val="none" w:sz="0" w:space="0" w:color="auto"/>
        <w:bottom w:val="none" w:sz="0" w:space="0" w:color="auto"/>
        <w:right w:val="none" w:sz="0" w:space="0" w:color="auto"/>
      </w:divBdr>
      <w:divsChild>
        <w:div w:id="605120951">
          <w:marLeft w:val="547"/>
          <w:marRight w:val="0"/>
          <w:marTop w:val="115"/>
          <w:marBottom w:val="0"/>
          <w:divBdr>
            <w:top w:val="none" w:sz="0" w:space="0" w:color="auto"/>
            <w:left w:val="none" w:sz="0" w:space="0" w:color="auto"/>
            <w:bottom w:val="none" w:sz="0" w:space="0" w:color="auto"/>
            <w:right w:val="none" w:sz="0" w:space="0" w:color="auto"/>
          </w:divBdr>
        </w:div>
        <w:div w:id="1006203586">
          <w:marLeft w:val="1800"/>
          <w:marRight w:val="0"/>
          <w:marTop w:val="91"/>
          <w:marBottom w:val="0"/>
          <w:divBdr>
            <w:top w:val="none" w:sz="0" w:space="0" w:color="auto"/>
            <w:left w:val="none" w:sz="0" w:space="0" w:color="auto"/>
            <w:bottom w:val="none" w:sz="0" w:space="0" w:color="auto"/>
            <w:right w:val="none" w:sz="0" w:space="0" w:color="auto"/>
          </w:divBdr>
        </w:div>
        <w:div w:id="1123614987">
          <w:marLeft w:val="2520"/>
          <w:marRight w:val="0"/>
          <w:marTop w:val="77"/>
          <w:marBottom w:val="0"/>
          <w:divBdr>
            <w:top w:val="none" w:sz="0" w:space="0" w:color="auto"/>
            <w:left w:val="none" w:sz="0" w:space="0" w:color="auto"/>
            <w:bottom w:val="none" w:sz="0" w:space="0" w:color="auto"/>
            <w:right w:val="none" w:sz="0" w:space="0" w:color="auto"/>
          </w:divBdr>
        </w:div>
        <w:div w:id="1260870479">
          <w:marLeft w:val="1800"/>
          <w:marRight w:val="0"/>
          <w:marTop w:val="91"/>
          <w:marBottom w:val="0"/>
          <w:divBdr>
            <w:top w:val="none" w:sz="0" w:space="0" w:color="auto"/>
            <w:left w:val="none" w:sz="0" w:space="0" w:color="auto"/>
            <w:bottom w:val="none" w:sz="0" w:space="0" w:color="auto"/>
            <w:right w:val="none" w:sz="0" w:space="0" w:color="auto"/>
          </w:divBdr>
        </w:div>
        <w:div w:id="1293294284">
          <w:marLeft w:val="1166"/>
          <w:marRight w:val="0"/>
          <w:marTop w:val="91"/>
          <w:marBottom w:val="0"/>
          <w:divBdr>
            <w:top w:val="none" w:sz="0" w:space="0" w:color="auto"/>
            <w:left w:val="none" w:sz="0" w:space="0" w:color="auto"/>
            <w:bottom w:val="none" w:sz="0" w:space="0" w:color="auto"/>
            <w:right w:val="none" w:sz="0" w:space="0" w:color="auto"/>
          </w:divBdr>
        </w:div>
        <w:div w:id="1860242002">
          <w:marLeft w:val="1800"/>
          <w:marRight w:val="0"/>
          <w:marTop w:val="91"/>
          <w:marBottom w:val="0"/>
          <w:divBdr>
            <w:top w:val="none" w:sz="0" w:space="0" w:color="auto"/>
            <w:left w:val="none" w:sz="0" w:space="0" w:color="auto"/>
            <w:bottom w:val="none" w:sz="0" w:space="0" w:color="auto"/>
            <w:right w:val="none" w:sz="0" w:space="0" w:color="auto"/>
          </w:divBdr>
        </w:div>
      </w:divsChild>
    </w:div>
    <w:div w:id="318269475">
      <w:bodyDiv w:val="1"/>
      <w:marLeft w:val="0"/>
      <w:marRight w:val="0"/>
      <w:marTop w:val="0"/>
      <w:marBottom w:val="0"/>
      <w:divBdr>
        <w:top w:val="none" w:sz="0" w:space="0" w:color="auto"/>
        <w:left w:val="none" w:sz="0" w:space="0" w:color="auto"/>
        <w:bottom w:val="none" w:sz="0" w:space="0" w:color="auto"/>
        <w:right w:val="none" w:sz="0" w:space="0" w:color="auto"/>
      </w:divBdr>
    </w:div>
    <w:div w:id="319967433">
      <w:bodyDiv w:val="1"/>
      <w:marLeft w:val="0"/>
      <w:marRight w:val="0"/>
      <w:marTop w:val="0"/>
      <w:marBottom w:val="0"/>
      <w:divBdr>
        <w:top w:val="none" w:sz="0" w:space="0" w:color="auto"/>
        <w:left w:val="none" w:sz="0" w:space="0" w:color="auto"/>
        <w:bottom w:val="none" w:sz="0" w:space="0" w:color="auto"/>
        <w:right w:val="none" w:sz="0" w:space="0" w:color="auto"/>
      </w:divBdr>
    </w:div>
    <w:div w:id="320235902">
      <w:bodyDiv w:val="1"/>
      <w:marLeft w:val="0"/>
      <w:marRight w:val="0"/>
      <w:marTop w:val="0"/>
      <w:marBottom w:val="0"/>
      <w:divBdr>
        <w:top w:val="none" w:sz="0" w:space="0" w:color="auto"/>
        <w:left w:val="none" w:sz="0" w:space="0" w:color="auto"/>
        <w:bottom w:val="none" w:sz="0" w:space="0" w:color="auto"/>
        <w:right w:val="none" w:sz="0" w:space="0" w:color="auto"/>
      </w:divBdr>
    </w:div>
    <w:div w:id="320894090">
      <w:bodyDiv w:val="1"/>
      <w:marLeft w:val="0"/>
      <w:marRight w:val="0"/>
      <w:marTop w:val="0"/>
      <w:marBottom w:val="0"/>
      <w:divBdr>
        <w:top w:val="none" w:sz="0" w:space="0" w:color="auto"/>
        <w:left w:val="none" w:sz="0" w:space="0" w:color="auto"/>
        <w:bottom w:val="none" w:sz="0" w:space="0" w:color="auto"/>
        <w:right w:val="none" w:sz="0" w:space="0" w:color="auto"/>
      </w:divBdr>
      <w:divsChild>
        <w:div w:id="189999501">
          <w:marLeft w:val="1166"/>
          <w:marRight w:val="0"/>
          <w:marTop w:val="134"/>
          <w:marBottom w:val="0"/>
          <w:divBdr>
            <w:top w:val="none" w:sz="0" w:space="0" w:color="auto"/>
            <w:left w:val="none" w:sz="0" w:space="0" w:color="auto"/>
            <w:bottom w:val="none" w:sz="0" w:space="0" w:color="auto"/>
            <w:right w:val="none" w:sz="0" w:space="0" w:color="auto"/>
          </w:divBdr>
        </w:div>
        <w:div w:id="1003315988">
          <w:marLeft w:val="547"/>
          <w:marRight w:val="0"/>
          <w:marTop w:val="154"/>
          <w:marBottom w:val="0"/>
          <w:divBdr>
            <w:top w:val="none" w:sz="0" w:space="0" w:color="auto"/>
            <w:left w:val="none" w:sz="0" w:space="0" w:color="auto"/>
            <w:bottom w:val="none" w:sz="0" w:space="0" w:color="auto"/>
            <w:right w:val="none" w:sz="0" w:space="0" w:color="auto"/>
          </w:divBdr>
        </w:div>
        <w:div w:id="1104223941">
          <w:marLeft w:val="2520"/>
          <w:marRight w:val="0"/>
          <w:marTop w:val="96"/>
          <w:marBottom w:val="0"/>
          <w:divBdr>
            <w:top w:val="none" w:sz="0" w:space="0" w:color="auto"/>
            <w:left w:val="none" w:sz="0" w:space="0" w:color="auto"/>
            <w:bottom w:val="none" w:sz="0" w:space="0" w:color="auto"/>
            <w:right w:val="none" w:sz="0" w:space="0" w:color="auto"/>
          </w:divBdr>
        </w:div>
        <w:div w:id="1160004383">
          <w:marLeft w:val="1166"/>
          <w:marRight w:val="0"/>
          <w:marTop w:val="134"/>
          <w:marBottom w:val="0"/>
          <w:divBdr>
            <w:top w:val="none" w:sz="0" w:space="0" w:color="auto"/>
            <w:left w:val="none" w:sz="0" w:space="0" w:color="auto"/>
            <w:bottom w:val="none" w:sz="0" w:space="0" w:color="auto"/>
            <w:right w:val="none" w:sz="0" w:space="0" w:color="auto"/>
          </w:divBdr>
        </w:div>
        <w:div w:id="1640644924">
          <w:marLeft w:val="1800"/>
          <w:marRight w:val="0"/>
          <w:marTop w:val="115"/>
          <w:marBottom w:val="0"/>
          <w:divBdr>
            <w:top w:val="none" w:sz="0" w:space="0" w:color="auto"/>
            <w:left w:val="none" w:sz="0" w:space="0" w:color="auto"/>
            <w:bottom w:val="none" w:sz="0" w:space="0" w:color="auto"/>
            <w:right w:val="none" w:sz="0" w:space="0" w:color="auto"/>
          </w:divBdr>
        </w:div>
        <w:div w:id="1921215597">
          <w:marLeft w:val="1166"/>
          <w:marRight w:val="0"/>
          <w:marTop w:val="134"/>
          <w:marBottom w:val="0"/>
          <w:divBdr>
            <w:top w:val="none" w:sz="0" w:space="0" w:color="auto"/>
            <w:left w:val="none" w:sz="0" w:space="0" w:color="auto"/>
            <w:bottom w:val="none" w:sz="0" w:space="0" w:color="auto"/>
            <w:right w:val="none" w:sz="0" w:space="0" w:color="auto"/>
          </w:divBdr>
        </w:div>
      </w:divsChild>
    </w:div>
    <w:div w:id="322438453">
      <w:bodyDiv w:val="1"/>
      <w:marLeft w:val="0"/>
      <w:marRight w:val="0"/>
      <w:marTop w:val="0"/>
      <w:marBottom w:val="0"/>
      <w:divBdr>
        <w:top w:val="none" w:sz="0" w:space="0" w:color="auto"/>
        <w:left w:val="none" w:sz="0" w:space="0" w:color="auto"/>
        <w:bottom w:val="none" w:sz="0" w:space="0" w:color="auto"/>
        <w:right w:val="none" w:sz="0" w:space="0" w:color="auto"/>
      </w:divBdr>
    </w:div>
    <w:div w:id="323513177">
      <w:bodyDiv w:val="1"/>
      <w:marLeft w:val="0"/>
      <w:marRight w:val="0"/>
      <w:marTop w:val="0"/>
      <w:marBottom w:val="0"/>
      <w:divBdr>
        <w:top w:val="none" w:sz="0" w:space="0" w:color="auto"/>
        <w:left w:val="none" w:sz="0" w:space="0" w:color="auto"/>
        <w:bottom w:val="none" w:sz="0" w:space="0" w:color="auto"/>
        <w:right w:val="none" w:sz="0" w:space="0" w:color="auto"/>
      </w:divBdr>
    </w:div>
    <w:div w:id="323976279">
      <w:bodyDiv w:val="1"/>
      <w:marLeft w:val="0"/>
      <w:marRight w:val="0"/>
      <w:marTop w:val="0"/>
      <w:marBottom w:val="0"/>
      <w:divBdr>
        <w:top w:val="none" w:sz="0" w:space="0" w:color="auto"/>
        <w:left w:val="none" w:sz="0" w:space="0" w:color="auto"/>
        <w:bottom w:val="none" w:sz="0" w:space="0" w:color="auto"/>
        <w:right w:val="none" w:sz="0" w:space="0" w:color="auto"/>
      </w:divBdr>
    </w:div>
    <w:div w:id="324405662">
      <w:bodyDiv w:val="1"/>
      <w:marLeft w:val="0"/>
      <w:marRight w:val="0"/>
      <w:marTop w:val="0"/>
      <w:marBottom w:val="0"/>
      <w:divBdr>
        <w:top w:val="none" w:sz="0" w:space="0" w:color="auto"/>
        <w:left w:val="none" w:sz="0" w:space="0" w:color="auto"/>
        <w:bottom w:val="none" w:sz="0" w:space="0" w:color="auto"/>
        <w:right w:val="none" w:sz="0" w:space="0" w:color="auto"/>
      </w:divBdr>
      <w:divsChild>
        <w:div w:id="234584284">
          <w:marLeft w:val="547"/>
          <w:marRight w:val="0"/>
          <w:marTop w:val="154"/>
          <w:marBottom w:val="0"/>
          <w:divBdr>
            <w:top w:val="none" w:sz="0" w:space="0" w:color="auto"/>
            <w:left w:val="none" w:sz="0" w:space="0" w:color="auto"/>
            <w:bottom w:val="none" w:sz="0" w:space="0" w:color="auto"/>
            <w:right w:val="none" w:sz="0" w:space="0" w:color="auto"/>
          </w:divBdr>
        </w:div>
        <w:div w:id="341275235">
          <w:marLeft w:val="1166"/>
          <w:marRight w:val="0"/>
          <w:marTop w:val="134"/>
          <w:marBottom w:val="0"/>
          <w:divBdr>
            <w:top w:val="none" w:sz="0" w:space="0" w:color="auto"/>
            <w:left w:val="none" w:sz="0" w:space="0" w:color="auto"/>
            <w:bottom w:val="none" w:sz="0" w:space="0" w:color="auto"/>
            <w:right w:val="none" w:sz="0" w:space="0" w:color="auto"/>
          </w:divBdr>
        </w:div>
        <w:div w:id="1151405415">
          <w:marLeft w:val="1166"/>
          <w:marRight w:val="0"/>
          <w:marTop w:val="134"/>
          <w:marBottom w:val="0"/>
          <w:divBdr>
            <w:top w:val="none" w:sz="0" w:space="0" w:color="auto"/>
            <w:left w:val="none" w:sz="0" w:space="0" w:color="auto"/>
            <w:bottom w:val="none" w:sz="0" w:space="0" w:color="auto"/>
            <w:right w:val="none" w:sz="0" w:space="0" w:color="auto"/>
          </w:divBdr>
        </w:div>
        <w:div w:id="1960211875">
          <w:marLeft w:val="1800"/>
          <w:marRight w:val="0"/>
          <w:marTop w:val="115"/>
          <w:marBottom w:val="0"/>
          <w:divBdr>
            <w:top w:val="none" w:sz="0" w:space="0" w:color="auto"/>
            <w:left w:val="none" w:sz="0" w:space="0" w:color="auto"/>
            <w:bottom w:val="none" w:sz="0" w:space="0" w:color="auto"/>
            <w:right w:val="none" w:sz="0" w:space="0" w:color="auto"/>
          </w:divBdr>
        </w:div>
      </w:divsChild>
    </w:div>
    <w:div w:id="324936557">
      <w:bodyDiv w:val="1"/>
      <w:marLeft w:val="0"/>
      <w:marRight w:val="0"/>
      <w:marTop w:val="0"/>
      <w:marBottom w:val="0"/>
      <w:divBdr>
        <w:top w:val="none" w:sz="0" w:space="0" w:color="auto"/>
        <w:left w:val="none" w:sz="0" w:space="0" w:color="auto"/>
        <w:bottom w:val="none" w:sz="0" w:space="0" w:color="auto"/>
        <w:right w:val="none" w:sz="0" w:space="0" w:color="auto"/>
      </w:divBdr>
    </w:div>
    <w:div w:id="324943210">
      <w:bodyDiv w:val="1"/>
      <w:marLeft w:val="0"/>
      <w:marRight w:val="0"/>
      <w:marTop w:val="0"/>
      <w:marBottom w:val="0"/>
      <w:divBdr>
        <w:top w:val="none" w:sz="0" w:space="0" w:color="auto"/>
        <w:left w:val="none" w:sz="0" w:space="0" w:color="auto"/>
        <w:bottom w:val="none" w:sz="0" w:space="0" w:color="auto"/>
        <w:right w:val="none" w:sz="0" w:space="0" w:color="auto"/>
      </w:divBdr>
      <w:divsChild>
        <w:div w:id="1067873150">
          <w:marLeft w:val="1166"/>
          <w:marRight w:val="0"/>
          <w:marTop w:val="106"/>
          <w:marBottom w:val="0"/>
          <w:divBdr>
            <w:top w:val="none" w:sz="0" w:space="0" w:color="auto"/>
            <w:left w:val="none" w:sz="0" w:space="0" w:color="auto"/>
            <w:bottom w:val="none" w:sz="0" w:space="0" w:color="auto"/>
            <w:right w:val="none" w:sz="0" w:space="0" w:color="auto"/>
          </w:divBdr>
        </w:div>
        <w:div w:id="1529567950">
          <w:marLeft w:val="1166"/>
          <w:marRight w:val="0"/>
          <w:marTop w:val="106"/>
          <w:marBottom w:val="0"/>
          <w:divBdr>
            <w:top w:val="none" w:sz="0" w:space="0" w:color="auto"/>
            <w:left w:val="none" w:sz="0" w:space="0" w:color="auto"/>
            <w:bottom w:val="none" w:sz="0" w:space="0" w:color="auto"/>
            <w:right w:val="none" w:sz="0" w:space="0" w:color="auto"/>
          </w:divBdr>
        </w:div>
        <w:div w:id="1789592133">
          <w:marLeft w:val="1166"/>
          <w:marRight w:val="0"/>
          <w:marTop w:val="106"/>
          <w:marBottom w:val="0"/>
          <w:divBdr>
            <w:top w:val="none" w:sz="0" w:space="0" w:color="auto"/>
            <w:left w:val="none" w:sz="0" w:space="0" w:color="auto"/>
            <w:bottom w:val="none" w:sz="0" w:space="0" w:color="auto"/>
            <w:right w:val="none" w:sz="0" w:space="0" w:color="auto"/>
          </w:divBdr>
        </w:div>
      </w:divsChild>
    </w:div>
    <w:div w:id="325744646">
      <w:bodyDiv w:val="1"/>
      <w:marLeft w:val="0"/>
      <w:marRight w:val="0"/>
      <w:marTop w:val="0"/>
      <w:marBottom w:val="0"/>
      <w:divBdr>
        <w:top w:val="none" w:sz="0" w:space="0" w:color="auto"/>
        <w:left w:val="none" w:sz="0" w:space="0" w:color="auto"/>
        <w:bottom w:val="none" w:sz="0" w:space="0" w:color="auto"/>
        <w:right w:val="none" w:sz="0" w:space="0" w:color="auto"/>
      </w:divBdr>
    </w:div>
    <w:div w:id="326328626">
      <w:bodyDiv w:val="1"/>
      <w:marLeft w:val="0"/>
      <w:marRight w:val="0"/>
      <w:marTop w:val="0"/>
      <w:marBottom w:val="0"/>
      <w:divBdr>
        <w:top w:val="none" w:sz="0" w:space="0" w:color="auto"/>
        <w:left w:val="none" w:sz="0" w:space="0" w:color="auto"/>
        <w:bottom w:val="none" w:sz="0" w:space="0" w:color="auto"/>
        <w:right w:val="none" w:sz="0" w:space="0" w:color="auto"/>
      </w:divBdr>
    </w:div>
    <w:div w:id="326590759">
      <w:bodyDiv w:val="1"/>
      <w:marLeft w:val="0"/>
      <w:marRight w:val="0"/>
      <w:marTop w:val="0"/>
      <w:marBottom w:val="0"/>
      <w:divBdr>
        <w:top w:val="none" w:sz="0" w:space="0" w:color="auto"/>
        <w:left w:val="none" w:sz="0" w:space="0" w:color="auto"/>
        <w:bottom w:val="none" w:sz="0" w:space="0" w:color="auto"/>
        <w:right w:val="none" w:sz="0" w:space="0" w:color="auto"/>
      </w:divBdr>
    </w:div>
    <w:div w:id="326906854">
      <w:bodyDiv w:val="1"/>
      <w:marLeft w:val="0"/>
      <w:marRight w:val="0"/>
      <w:marTop w:val="0"/>
      <w:marBottom w:val="0"/>
      <w:divBdr>
        <w:top w:val="none" w:sz="0" w:space="0" w:color="auto"/>
        <w:left w:val="none" w:sz="0" w:space="0" w:color="auto"/>
        <w:bottom w:val="none" w:sz="0" w:space="0" w:color="auto"/>
        <w:right w:val="none" w:sz="0" w:space="0" w:color="auto"/>
      </w:divBdr>
    </w:div>
    <w:div w:id="326985133">
      <w:bodyDiv w:val="1"/>
      <w:marLeft w:val="0"/>
      <w:marRight w:val="0"/>
      <w:marTop w:val="0"/>
      <w:marBottom w:val="0"/>
      <w:divBdr>
        <w:top w:val="none" w:sz="0" w:space="0" w:color="auto"/>
        <w:left w:val="none" w:sz="0" w:space="0" w:color="auto"/>
        <w:bottom w:val="none" w:sz="0" w:space="0" w:color="auto"/>
        <w:right w:val="none" w:sz="0" w:space="0" w:color="auto"/>
      </w:divBdr>
      <w:divsChild>
        <w:div w:id="12389419">
          <w:marLeft w:val="2520"/>
          <w:marRight w:val="0"/>
          <w:marTop w:val="60"/>
          <w:marBottom w:val="0"/>
          <w:divBdr>
            <w:top w:val="none" w:sz="0" w:space="0" w:color="auto"/>
            <w:left w:val="none" w:sz="0" w:space="0" w:color="auto"/>
            <w:bottom w:val="none" w:sz="0" w:space="0" w:color="auto"/>
            <w:right w:val="none" w:sz="0" w:space="0" w:color="auto"/>
          </w:divBdr>
        </w:div>
        <w:div w:id="97330919">
          <w:marLeft w:val="1800"/>
          <w:marRight w:val="0"/>
          <w:marTop w:val="60"/>
          <w:marBottom w:val="0"/>
          <w:divBdr>
            <w:top w:val="none" w:sz="0" w:space="0" w:color="auto"/>
            <w:left w:val="none" w:sz="0" w:space="0" w:color="auto"/>
            <w:bottom w:val="none" w:sz="0" w:space="0" w:color="auto"/>
            <w:right w:val="none" w:sz="0" w:space="0" w:color="auto"/>
          </w:divBdr>
        </w:div>
        <w:div w:id="408967537">
          <w:marLeft w:val="3240"/>
          <w:marRight w:val="0"/>
          <w:marTop w:val="60"/>
          <w:marBottom w:val="0"/>
          <w:divBdr>
            <w:top w:val="none" w:sz="0" w:space="0" w:color="auto"/>
            <w:left w:val="none" w:sz="0" w:space="0" w:color="auto"/>
            <w:bottom w:val="none" w:sz="0" w:space="0" w:color="auto"/>
            <w:right w:val="none" w:sz="0" w:space="0" w:color="auto"/>
          </w:divBdr>
        </w:div>
        <w:div w:id="409279346">
          <w:marLeft w:val="3240"/>
          <w:marRight w:val="0"/>
          <w:marTop w:val="60"/>
          <w:marBottom w:val="0"/>
          <w:divBdr>
            <w:top w:val="none" w:sz="0" w:space="0" w:color="auto"/>
            <w:left w:val="none" w:sz="0" w:space="0" w:color="auto"/>
            <w:bottom w:val="none" w:sz="0" w:space="0" w:color="auto"/>
            <w:right w:val="none" w:sz="0" w:space="0" w:color="auto"/>
          </w:divBdr>
        </w:div>
        <w:div w:id="509804738">
          <w:marLeft w:val="2520"/>
          <w:marRight w:val="0"/>
          <w:marTop w:val="60"/>
          <w:marBottom w:val="0"/>
          <w:divBdr>
            <w:top w:val="none" w:sz="0" w:space="0" w:color="auto"/>
            <w:left w:val="none" w:sz="0" w:space="0" w:color="auto"/>
            <w:bottom w:val="none" w:sz="0" w:space="0" w:color="auto"/>
            <w:right w:val="none" w:sz="0" w:space="0" w:color="auto"/>
          </w:divBdr>
        </w:div>
        <w:div w:id="771976693">
          <w:marLeft w:val="1166"/>
          <w:marRight w:val="0"/>
          <w:marTop w:val="60"/>
          <w:marBottom w:val="0"/>
          <w:divBdr>
            <w:top w:val="none" w:sz="0" w:space="0" w:color="auto"/>
            <w:left w:val="none" w:sz="0" w:space="0" w:color="auto"/>
            <w:bottom w:val="none" w:sz="0" w:space="0" w:color="auto"/>
            <w:right w:val="none" w:sz="0" w:space="0" w:color="auto"/>
          </w:divBdr>
        </w:div>
        <w:div w:id="886142221">
          <w:marLeft w:val="3240"/>
          <w:marRight w:val="0"/>
          <w:marTop w:val="60"/>
          <w:marBottom w:val="0"/>
          <w:divBdr>
            <w:top w:val="none" w:sz="0" w:space="0" w:color="auto"/>
            <w:left w:val="none" w:sz="0" w:space="0" w:color="auto"/>
            <w:bottom w:val="none" w:sz="0" w:space="0" w:color="auto"/>
            <w:right w:val="none" w:sz="0" w:space="0" w:color="auto"/>
          </w:divBdr>
        </w:div>
        <w:div w:id="1118839055">
          <w:marLeft w:val="2520"/>
          <w:marRight w:val="0"/>
          <w:marTop w:val="60"/>
          <w:marBottom w:val="0"/>
          <w:divBdr>
            <w:top w:val="none" w:sz="0" w:space="0" w:color="auto"/>
            <w:left w:val="none" w:sz="0" w:space="0" w:color="auto"/>
            <w:bottom w:val="none" w:sz="0" w:space="0" w:color="auto"/>
            <w:right w:val="none" w:sz="0" w:space="0" w:color="auto"/>
          </w:divBdr>
        </w:div>
        <w:div w:id="1265765532">
          <w:marLeft w:val="2520"/>
          <w:marRight w:val="0"/>
          <w:marTop w:val="60"/>
          <w:marBottom w:val="0"/>
          <w:divBdr>
            <w:top w:val="none" w:sz="0" w:space="0" w:color="auto"/>
            <w:left w:val="none" w:sz="0" w:space="0" w:color="auto"/>
            <w:bottom w:val="none" w:sz="0" w:space="0" w:color="auto"/>
            <w:right w:val="none" w:sz="0" w:space="0" w:color="auto"/>
          </w:divBdr>
        </w:div>
        <w:div w:id="1606620031">
          <w:marLeft w:val="2520"/>
          <w:marRight w:val="0"/>
          <w:marTop w:val="60"/>
          <w:marBottom w:val="0"/>
          <w:divBdr>
            <w:top w:val="none" w:sz="0" w:space="0" w:color="auto"/>
            <w:left w:val="none" w:sz="0" w:space="0" w:color="auto"/>
            <w:bottom w:val="none" w:sz="0" w:space="0" w:color="auto"/>
            <w:right w:val="none" w:sz="0" w:space="0" w:color="auto"/>
          </w:divBdr>
        </w:div>
        <w:div w:id="1644580854">
          <w:marLeft w:val="1800"/>
          <w:marRight w:val="0"/>
          <w:marTop w:val="60"/>
          <w:marBottom w:val="0"/>
          <w:divBdr>
            <w:top w:val="none" w:sz="0" w:space="0" w:color="auto"/>
            <w:left w:val="none" w:sz="0" w:space="0" w:color="auto"/>
            <w:bottom w:val="none" w:sz="0" w:space="0" w:color="auto"/>
            <w:right w:val="none" w:sz="0" w:space="0" w:color="auto"/>
          </w:divBdr>
        </w:div>
        <w:div w:id="1735422334">
          <w:marLeft w:val="2520"/>
          <w:marRight w:val="0"/>
          <w:marTop w:val="60"/>
          <w:marBottom w:val="0"/>
          <w:divBdr>
            <w:top w:val="none" w:sz="0" w:space="0" w:color="auto"/>
            <w:left w:val="none" w:sz="0" w:space="0" w:color="auto"/>
            <w:bottom w:val="none" w:sz="0" w:space="0" w:color="auto"/>
            <w:right w:val="none" w:sz="0" w:space="0" w:color="auto"/>
          </w:divBdr>
        </w:div>
      </w:divsChild>
    </w:div>
    <w:div w:id="327485184">
      <w:bodyDiv w:val="1"/>
      <w:marLeft w:val="0"/>
      <w:marRight w:val="0"/>
      <w:marTop w:val="0"/>
      <w:marBottom w:val="0"/>
      <w:divBdr>
        <w:top w:val="none" w:sz="0" w:space="0" w:color="auto"/>
        <w:left w:val="none" w:sz="0" w:space="0" w:color="auto"/>
        <w:bottom w:val="none" w:sz="0" w:space="0" w:color="auto"/>
        <w:right w:val="none" w:sz="0" w:space="0" w:color="auto"/>
      </w:divBdr>
    </w:div>
    <w:div w:id="328406400">
      <w:bodyDiv w:val="1"/>
      <w:marLeft w:val="0"/>
      <w:marRight w:val="0"/>
      <w:marTop w:val="0"/>
      <w:marBottom w:val="0"/>
      <w:divBdr>
        <w:top w:val="none" w:sz="0" w:space="0" w:color="auto"/>
        <w:left w:val="none" w:sz="0" w:space="0" w:color="auto"/>
        <w:bottom w:val="none" w:sz="0" w:space="0" w:color="auto"/>
        <w:right w:val="none" w:sz="0" w:space="0" w:color="auto"/>
      </w:divBdr>
      <w:divsChild>
        <w:div w:id="100686161">
          <w:marLeft w:val="0"/>
          <w:marRight w:val="0"/>
          <w:marTop w:val="0"/>
          <w:marBottom w:val="0"/>
          <w:divBdr>
            <w:top w:val="none" w:sz="0" w:space="0" w:color="auto"/>
            <w:left w:val="none" w:sz="0" w:space="0" w:color="auto"/>
            <w:bottom w:val="none" w:sz="0" w:space="0" w:color="auto"/>
            <w:right w:val="none" w:sz="0" w:space="0" w:color="auto"/>
          </w:divBdr>
          <w:divsChild>
            <w:div w:id="58021027">
              <w:marLeft w:val="0"/>
              <w:marRight w:val="0"/>
              <w:marTop w:val="0"/>
              <w:marBottom w:val="0"/>
              <w:divBdr>
                <w:top w:val="none" w:sz="0" w:space="0" w:color="auto"/>
                <w:left w:val="none" w:sz="0" w:space="0" w:color="auto"/>
                <w:bottom w:val="none" w:sz="0" w:space="0" w:color="auto"/>
                <w:right w:val="none" w:sz="0" w:space="0" w:color="auto"/>
              </w:divBdr>
            </w:div>
            <w:div w:id="332227612">
              <w:marLeft w:val="0"/>
              <w:marRight w:val="0"/>
              <w:marTop w:val="0"/>
              <w:marBottom w:val="0"/>
              <w:divBdr>
                <w:top w:val="none" w:sz="0" w:space="0" w:color="auto"/>
                <w:left w:val="none" w:sz="0" w:space="0" w:color="auto"/>
                <w:bottom w:val="none" w:sz="0" w:space="0" w:color="auto"/>
                <w:right w:val="none" w:sz="0" w:space="0" w:color="auto"/>
              </w:divBdr>
            </w:div>
            <w:div w:id="373703069">
              <w:marLeft w:val="0"/>
              <w:marRight w:val="0"/>
              <w:marTop w:val="0"/>
              <w:marBottom w:val="0"/>
              <w:divBdr>
                <w:top w:val="none" w:sz="0" w:space="0" w:color="auto"/>
                <w:left w:val="none" w:sz="0" w:space="0" w:color="auto"/>
                <w:bottom w:val="none" w:sz="0" w:space="0" w:color="auto"/>
                <w:right w:val="none" w:sz="0" w:space="0" w:color="auto"/>
              </w:divBdr>
            </w:div>
            <w:div w:id="684213532">
              <w:marLeft w:val="0"/>
              <w:marRight w:val="0"/>
              <w:marTop w:val="0"/>
              <w:marBottom w:val="0"/>
              <w:divBdr>
                <w:top w:val="none" w:sz="0" w:space="0" w:color="auto"/>
                <w:left w:val="none" w:sz="0" w:space="0" w:color="auto"/>
                <w:bottom w:val="none" w:sz="0" w:space="0" w:color="auto"/>
                <w:right w:val="none" w:sz="0" w:space="0" w:color="auto"/>
              </w:divBdr>
            </w:div>
            <w:div w:id="884635422">
              <w:marLeft w:val="0"/>
              <w:marRight w:val="0"/>
              <w:marTop w:val="0"/>
              <w:marBottom w:val="0"/>
              <w:divBdr>
                <w:top w:val="none" w:sz="0" w:space="0" w:color="auto"/>
                <w:left w:val="none" w:sz="0" w:space="0" w:color="auto"/>
                <w:bottom w:val="none" w:sz="0" w:space="0" w:color="auto"/>
                <w:right w:val="none" w:sz="0" w:space="0" w:color="auto"/>
              </w:divBdr>
            </w:div>
            <w:div w:id="989558192">
              <w:marLeft w:val="0"/>
              <w:marRight w:val="0"/>
              <w:marTop w:val="0"/>
              <w:marBottom w:val="0"/>
              <w:divBdr>
                <w:top w:val="none" w:sz="0" w:space="0" w:color="auto"/>
                <w:left w:val="none" w:sz="0" w:space="0" w:color="auto"/>
                <w:bottom w:val="none" w:sz="0" w:space="0" w:color="auto"/>
                <w:right w:val="none" w:sz="0" w:space="0" w:color="auto"/>
              </w:divBdr>
            </w:div>
            <w:div w:id="1457485722">
              <w:marLeft w:val="0"/>
              <w:marRight w:val="0"/>
              <w:marTop w:val="0"/>
              <w:marBottom w:val="0"/>
              <w:divBdr>
                <w:top w:val="none" w:sz="0" w:space="0" w:color="auto"/>
                <w:left w:val="none" w:sz="0" w:space="0" w:color="auto"/>
                <w:bottom w:val="none" w:sz="0" w:space="0" w:color="auto"/>
                <w:right w:val="none" w:sz="0" w:space="0" w:color="auto"/>
              </w:divBdr>
            </w:div>
            <w:div w:id="1731070579">
              <w:marLeft w:val="0"/>
              <w:marRight w:val="0"/>
              <w:marTop w:val="0"/>
              <w:marBottom w:val="0"/>
              <w:divBdr>
                <w:top w:val="none" w:sz="0" w:space="0" w:color="auto"/>
                <w:left w:val="none" w:sz="0" w:space="0" w:color="auto"/>
                <w:bottom w:val="none" w:sz="0" w:space="0" w:color="auto"/>
                <w:right w:val="none" w:sz="0" w:space="0" w:color="auto"/>
              </w:divBdr>
            </w:div>
            <w:div w:id="1736080949">
              <w:marLeft w:val="0"/>
              <w:marRight w:val="0"/>
              <w:marTop w:val="0"/>
              <w:marBottom w:val="0"/>
              <w:divBdr>
                <w:top w:val="none" w:sz="0" w:space="0" w:color="auto"/>
                <w:left w:val="none" w:sz="0" w:space="0" w:color="auto"/>
                <w:bottom w:val="none" w:sz="0" w:space="0" w:color="auto"/>
                <w:right w:val="none" w:sz="0" w:space="0" w:color="auto"/>
              </w:divBdr>
            </w:div>
            <w:div w:id="1752585015">
              <w:marLeft w:val="0"/>
              <w:marRight w:val="0"/>
              <w:marTop w:val="0"/>
              <w:marBottom w:val="0"/>
              <w:divBdr>
                <w:top w:val="none" w:sz="0" w:space="0" w:color="auto"/>
                <w:left w:val="none" w:sz="0" w:space="0" w:color="auto"/>
                <w:bottom w:val="none" w:sz="0" w:space="0" w:color="auto"/>
                <w:right w:val="none" w:sz="0" w:space="0" w:color="auto"/>
              </w:divBdr>
            </w:div>
            <w:div w:id="1778403729">
              <w:marLeft w:val="0"/>
              <w:marRight w:val="0"/>
              <w:marTop w:val="0"/>
              <w:marBottom w:val="0"/>
              <w:divBdr>
                <w:top w:val="none" w:sz="0" w:space="0" w:color="auto"/>
                <w:left w:val="none" w:sz="0" w:space="0" w:color="auto"/>
                <w:bottom w:val="none" w:sz="0" w:space="0" w:color="auto"/>
                <w:right w:val="none" w:sz="0" w:space="0" w:color="auto"/>
              </w:divBdr>
            </w:div>
            <w:div w:id="208483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5957">
      <w:bodyDiv w:val="1"/>
      <w:marLeft w:val="0"/>
      <w:marRight w:val="0"/>
      <w:marTop w:val="0"/>
      <w:marBottom w:val="0"/>
      <w:divBdr>
        <w:top w:val="none" w:sz="0" w:space="0" w:color="auto"/>
        <w:left w:val="none" w:sz="0" w:space="0" w:color="auto"/>
        <w:bottom w:val="none" w:sz="0" w:space="0" w:color="auto"/>
        <w:right w:val="none" w:sz="0" w:space="0" w:color="auto"/>
      </w:divBdr>
      <w:divsChild>
        <w:div w:id="516580039">
          <w:marLeft w:val="547"/>
          <w:marRight w:val="0"/>
          <w:marTop w:val="134"/>
          <w:marBottom w:val="0"/>
          <w:divBdr>
            <w:top w:val="none" w:sz="0" w:space="0" w:color="auto"/>
            <w:left w:val="none" w:sz="0" w:space="0" w:color="auto"/>
            <w:bottom w:val="none" w:sz="0" w:space="0" w:color="auto"/>
            <w:right w:val="none" w:sz="0" w:space="0" w:color="auto"/>
          </w:divBdr>
        </w:div>
      </w:divsChild>
    </w:div>
    <w:div w:id="329678679">
      <w:bodyDiv w:val="1"/>
      <w:marLeft w:val="0"/>
      <w:marRight w:val="0"/>
      <w:marTop w:val="0"/>
      <w:marBottom w:val="0"/>
      <w:divBdr>
        <w:top w:val="none" w:sz="0" w:space="0" w:color="auto"/>
        <w:left w:val="none" w:sz="0" w:space="0" w:color="auto"/>
        <w:bottom w:val="none" w:sz="0" w:space="0" w:color="auto"/>
        <w:right w:val="none" w:sz="0" w:space="0" w:color="auto"/>
      </w:divBdr>
    </w:div>
    <w:div w:id="329910386">
      <w:bodyDiv w:val="1"/>
      <w:marLeft w:val="0"/>
      <w:marRight w:val="0"/>
      <w:marTop w:val="0"/>
      <w:marBottom w:val="0"/>
      <w:divBdr>
        <w:top w:val="none" w:sz="0" w:space="0" w:color="auto"/>
        <w:left w:val="none" w:sz="0" w:space="0" w:color="auto"/>
        <w:bottom w:val="none" w:sz="0" w:space="0" w:color="auto"/>
        <w:right w:val="none" w:sz="0" w:space="0" w:color="auto"/>
      </w:divBdr>
    </w:div>
    <w:div w:id="329913621">
      <w:bodyDiv w:val="1"/>
      <w:marLeft w:val="0"/>
      <w:marRight w:val="0"/>
      <w:marTop w:val="0"/>
      <w:marBottom w:val="0"/>
      <w:divBdr>
        <w:top w:val="none" w:sz="0" w:space="0" w:color="auto"/>
        <w:left w:val="none" w:sz="0" w:space="0" w:color="auto"/>
        <w:bottom w:val="none" w:sz="0" w:space="0" w:color="auto"/>
        <w:right w:val="none" w:sz="0" w:space="0" w:color="auto"/>
      </w:divBdr>
    </w:div>
    <w:div w:id="330110220">
      <w:bodyDiv w:val="1"/>
      <w:marLeft w:val="0"/>
      <w:marRight w:val="0"/>
      <w:marTop w:val="0"/>
      <w:marBottom w:val="0"/>
      <w:divBdr>
        <w:top w:val="none" w:sz="0" w:space="0" w:color="auto"/>
        <w:left w:val="none" w:sz="0" w:space="0" w:color="auto"/>
        <w:bottom w:val="none" w:sz="0" w:space="0" w:color="auto"/>
        <w:right w:val="none" w:sz="0" w:space="0" w:color="auto"/>
      </w:divBdr>
      <w:divsChild>
        <w:div w:id="1341083384">
          <w:marLeft w:val="0"/>
          <w:marRight w:val="0"/>
          <w:marTop w:val="0"/>
          <w:marBottom w:val="0"/>
          <w:divBdr>
            <w:top w:val="none" w:sz="0" w:space="0" w:color="auto"/>
            <w:left w:val="none" w:sz="0" w:space="0" w:color="auto"/>
            <w:bottom w:val="none" w:sz="0" w:space="0" w:color="auto"/>
            <w:right w:val="none" w:sz="0" w:space="0" w:color="auto"/>
          </w:divBdr>
          <w:divsChild>
            <w:div w:id="114269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74928">
      <w:bodyDiv w:val="1"/>
      <w:marLeft w:val="0"/>
      <w:marRight w:val="0"/>
      <w:marTop w:val="0"/>
      <w:marBottom w:val="0"/>
      <w:divBdr>
        <w:top w:val="none" w:sz="0" w:space="0" w:color="auto"/>
        <w:left w:val="none" w:sz="0" w:space="0" w:color="auto"/>
        <w:bottom w:val="none" w:sz="0" w:space="0" w:color="auto"/>
        <w:right w:val="none" w:sz="0" w:space="0" w:color="auto"/>
      </w:divBdr>
      <w:divsChild>
        <w:div w:id="656493350">
          <w:marLeft w:val="1166"/>
          <w:marRight w:val="0"/>
          <w:marTop w:val="115"/>
          <w:marBottom w:val="0"/>
          <w:divBdr>
            <w:top w:val="none" w:sz="0" w:space="0" w:color="auto"/>
            <w:left w:val="none" w:sz="0" w:space="0" w:color="auto"/>
            <w:bottom w:val="none" w:sz="0" w:space="0" w:color="auto"/>
            <w:right w:val="none" w:sz="0" w:space="0" w:color="auto"/>
          </w:divBdr>
        </w:div>
        <w:div w:id="1108887119">
          <w:marLeft w:val="1800"/>
          <w:marRight w:val="0"/>
          <w:marTop w:val="96"/>
          <w:marBottom w:val="0"/>
          <w:divBdr>
            <w:top w:val="none" w:sz="0" w:space="0" w:color="auto"/>
            <w:left w:val="none" w:sz="0" w:space="0" w:color="auto"/>
            <w:bottom w:val="none" w:sz="0" w:space="0" w:color="auto"/>
            <w:right w:val="none" w:sz="0" w:space="0" w:color="auto"/>
          </w:divBdr>
        </w:div>
        <w:div w:id="1570577485">
          <w:marLeft w:val="2520"/>
          <w:marRight w:val="0"/>
          <w:marTop w:val="77"/>
          <w:marBottom w:val="0"/>
          <w:divBdr>
            <w:top w:val="none" w:sz="0" w:space="0" w:color="auto"/>
            <w:left w:val="none" w:sz="0" w:space="0" w:color="auto"/>
            <w:bottom w:val="none" w:sz="0" w:space="0" w:color="auto"/>
            <w:right w:val="none" w:sz="0" w:space="0" w:color="auto"/>
          </w:divBdr>
        </w:div>
        <w:div w:id="1951546997">
          <w:marLeft w:val="547"/>
          <w:marRight w:val="0"/>
          <w:marTop w:val="134"/>
          <w:marBottom w:val="0"/>
          <w:divBdr>
            <w:top w:val="none" w:sz="0" w:space="0" w:color="auto"/>
            <w:left w:val="none" w:sz="0" w:space="0" w:color="auto"/>
            <w:bottom w:val="none" w:sz="0" w:space="0" w:color="auto"/>
            <w:right w:val="none" w:sz="0" w:space="0" w:color="auto"/>
          </w:divBdr>
        </w:div>
        <w:div w:id="2040231047">
          <w:marLeft w:val="1166"/>
          <w:marRight w:val="0"/>
          <w:marTop w:val="115"/>
          <w:marBottom w:val="0"/>
          <w:divBdr>
            <w:top w:val="none" w:sz="0" w:space="0" w:color="auto"/>
            <w:left w:val="none" w:sz="0" w:space="0" w:color="auto"/>
            <w:bottom w:val="none" w:sz="0" w:space="0" w:color="auto"/>
            <w:right w:val="none" w:sz="0" w:space="0" w:color="auto"/>
          </w:divBdr>
        </w:div>
        <w:div w:id="2092501362">
          <w:marLeft w:val="1800"/>
          <w:marRight w:val="0"/>
          <w:marTop w:val="96"/>
          <w:marBottom w:val="0"/>
          <w:divBdr>
            <w:top w:val="none" w:sz="0" w:space="0" w:color="auto"/>
            <w:left w:val="none" w:sz="0" w:space="0" w:color="auto"/>
            <w:bottom w:val="none" w:sz="0" w:space="0" w:color="auto"/>
            <w:right w:val="none" w:sz="0" w:space="0" w:color="auto"/>
          </w:divBdr>
        </w:div>
      </w:divsChild>
    </w:div>
    <w:div w:id="330452286">
      <w:bodyDiv w:val="1"/>
      <w:marLeft w:val="0"/>
      <w:marRight w:val="0"/>
      <w:marTop w:val="0"/>
      <w:marBottom w:val="0"/>
      <w:divBdr>
        <w:top w:val="none" w:sz="0" w:space="0" w:color="auto"/>
        <w:left w:val="none" w:sz="0" w:space="0" w:color="auto"/>
        <w:bottom w:val="none" w:sz="0" w:space="0" w:color="auto"/>
        <w:right w:val="none" w:sz="0" w:space="0" w:color="auto"/>
      </w:divBdr>
    </w:div>
    <w:div w:id="330523915">
      <w:bodyDiv w:val="1"/>
      <w:marLeft w:val="0"/>
      <w:marRight w:val="0"/>
      <w:marTop w:val="0"/>
      <w:marBottom w:val="0"/>
      <w:divBdr>
        <w:top w:val="none" w:sz="0" w:space="0" w:color="auto"/>
        <w:left w:val="none" w:sz="0" w:space="0" w:color="auto"/>
        <w:bottom w:val="none" w:sz="0" w:space="0" w:color="auto"/>
        <w:right w:val="none" w:sz="0" w:space="0" w:color="auto"/>
      </w:divBdr>
    </w:div>
    <w:div w:id="331955513">
      <w:bodyDiv w:val="1"/>
      <w:marLeft w:val="0"/>
      <w:marRight w:val="0"/>
      <w:marTop w:val="0"/>
      <w:marBottom w:val="0"/>
      <w:divBdr>
        <w:top w:val="none" w:sz="0" w:space="0" w:color="auto"/>
        <w:left w:val="none" w:sz="0" w:space="0" w:color="auto"/>
        <w:bottom w:val="none" w:sz="0" w:space="0" w:color="auto"/>
        <w:right w:val="none" w:sz="0" w:space="0" w:color="auto"/>
      </w:divBdr>
      <w:divsChild>
        <w:div w:id="78597536">
          <w:marLeft w:val="1166"/>
          <w:marRight w:val="0"/>
          <w:marTop w:val="96"/>
          <w:marBottom w:val="0"/>
          <w:divBdr>
            <w:top w:val="none" w:sz="0" w:space="0" w:color="auto"/>
            <w:left w:val="none" w:sz="0" w:space="0" w:color="auto"/>
            <w:bottom w:val="none" w:sz="0" w:space="0" w:color="auto"/>
            <w:right w:val="none" w:sz="0" w:space="0" w:color="auto"/>
          </w:divBdr>
        </w:div>
        <w:div w:id="1025060207">
          <w:marLeft w:val="547"/>
          <w:marRight w:val="0"/>
          <w:marTop w:val="115"/>
          <w:marBottom w:val="0"/>
          <w:divBdr>
            <w:top w:val="none" w:sz="0" w:space="0" w:color="auto"/>
            <w:left w:val="none" w:sz="0" w:space="0" w:color="auto"/>
            <w:bottom w:val="none" w:sz="0" w:space="0" w:color="auto"/>
            <w:right w:val="none" w:sz="0" w:space="0" w:color="auto"/>
          </w:divBdr>
        </w:div>
        <w:div w:id="1698240997">
          <w:marLeft w:val="547"/>
          <w:marRight w:val="0"/>
          <w:marTop w:val="115"/>
          <w:marBottom w:val="0"/>
          <w:divBdr>
            <w:top w:val="none" w:sz="0" w:space="0" w:color="auto"/>
            <w:left w:val="none" w:sz="0" w:space="0" w:color="auto"/>
            <w:bottom w:val="none" w:sz="0" w:space="0" w:color="auto"/>
            <w:right w:val="none" w:sz="0" w:space="0" w:color="auto"/>
          </w:divBdr>
        </w:div>
        <w:div w:id="2035694136">
          <w:marLeft w:val="1166"/>
          <w:marRight w:val="0"/>
          <w:marTop w:val="96"/>
          <w:marBottom w:val="0"/>
          <w:divBdr>
            <w:top w:val="none" w:sz="0" w:space="0" w:color="auto"/>
            <w:left w:val="none" w:sz="0" w:space="0" w:color="auto"/>
            <w:bottom w:val="none" w:sz="0" w:space="0" w:color="auto"/>
            <w:right w:val="none" w:sz="0" w:space="0" w:color="auto"/>
          </w:divBdr>
        </w:div>
      </w:divsChild>
    </w:div>
    <w:div w:id="332146887">
      <w:bodyDiv w:val="1"/>
      <w:marLeft w:val="0"/>
      <w:marRight w:val="0"/>
      <w:marTop w:val="0"/>
      <w:marBottom w:val="0"/>
      <w:divBdr>
        <w:top w:val="none" w:sz="0" w:space="0" w:color="auto"/>
        <w:left w:val="none" w:sz="0" w:space="0" w:color="auto"/>
        <w:bottom w:val="none" w:sz="0" w:space="0" w:color="auto"/>
        <w:right w:val="none" w:sz="0" w:space="0" w:color="auto"/>
      </w:divBdr>
      <w:divsChild>
        <w:div w:id="170141252">
          <w:marLeft w:val="0"/>
          <w:marRight w:val="0"/>
          <w:marTop w:val="0"/>
          <w:marBottom w:val="0"/>
          <w:divBdr>
            <w:top w:val="none" w:sz="0" w:space="0" w:color="auto"/>
            <w:left w:val="none" w:sz="0" w:space="0" w:color="auto"/>
            <w:bottom w:val="none" w:sz="0" w:space="0" w:color="auto"/>
            <w:right w:val="none" w:sz="0" w:space="0" w:color="auto"/>
          </w:divBdr>
        </w:div>
        <w:div w:id="170803305">
          <w:marLeft w:val="0"/>
          <w:marRight w:val="0"/>
          <w:marTop w:val="0"/>
          <w:marBottom w:val="0"/>
          <w:divBdr>
            <w:top w:val="none" w:sz="0" w:space="0" w:color="auto"/>
            <w:left w:val="none" w:sz="0" w:space="0" w:color="auto"/>
            <w:bottom w:val="none" w:sz="0" w:space="0" w:color="auto"/>
            <w:right w:val="none" w:sz="0" w:space="0" w:color="auto"/>
          </w:divBdr>
        </w:div>
        <w:div w:id="217013144">
          <w:marLeft w:val="0"/>
          <w:marRight w:val="0"/>
          <w:marTop w:val="0"/>
          <w:marBottom w:val="0"/>
          <w:divBdr>
            <w:top w:val="none" w:sz="0" w:space="0" w:color="auto"/>
            <w:left w:val="none" w:sz="0" w:space="0" w:color="auto"/>
            <w:bottom w:val="none" w:sz="0" w:space="0" w:color="auto"/>
            <w:right w:val="none" w:sz="0" w:space="0" w:color="auto"/>
          </w:divBdr>
        </w:div>
        <w:div w:id="285697592">
          <w:marLeft w:val="0"/>
          <w:marRight w:val="0"/>
          <w:marTop w:val="0"/>
          <w:marBottom w:val="0"/>
          <w:divBdr>
            <w:top w:val="none" w:sz="0" w:space="0" w:color="auto"/>
            <w:left w:val="none" w:sz="0" w:space="0" w:color="auto"/>
            <w:bottom w:val="none" w:sz="0" w:space="0" w:color="auto"/>
            <w:right w:val="none" w:sz="0" w:space="0" w:color="auto"/>
          </w:divBdr>
        </w:div>
        <w:div w:id="324742985">
          <w:marLeft w:val="0"/>
          <w:marRight w:val="0"/>
          <w:marTop w:val="0"/>
          <w:marBottom w:val="0"/>
          <w:divBdr>
            <w:top w:val="none" w:sz="0" w:space="0" w:color="auto"/>
            <w:left w:val="none" w:sz="0" w:space="0" w:color="auto"/>
            <w:bottom w:val="none" w:sz="0" w:space="0" w:color="auto"/>
            <w:right w:val="none" w:sz="0" w:space="0" w:color="auto"/>
          </w:divBdr>
        </w:div>
        <w:div w:id="340472900">
          <w:marLeft w:val="0"/>
          <w:marRight w:val="0"/>
          <w:marTop w:val="0"/>
          <w:marBottom w:val="0"/>
          <w:divBdr>
            <w:top w:val="none" w:sz="0" w:space="0" w:color="auto"/>
            <w:left w:val="none" w:sz="0" w:space="0" w:color="auto"/>
            <w:bottom w:val="none" w:sz="0" w:space="0" w:color="auto"/>
            <w:right w:val="none" w:sz="0" w:space="0" w:color="auto"/>
          </w:divBdr>
        </w:div>
        <w:div w:id="345132142">
          <w:marLeft w:val="0"/>
          <w:marRight w:val="0"/>
          <w:marTop w:val="0"/>
          <w:marBottom w:val="0"/>
          <w:divBdr>
            <w:top w:val="none" w:sz="0" w:space="0" w:color="auto"/>
            <w:left w:val="none" w:sz="0" w:space="0" w:color="auto"/>
            <w:bottom w:val="none" w:sz="0" w:space="0" w:color="auto"/>
            <w:right w:val="none" w:sz="0" w:space="0" w:color="auto"/>
          </w:divBdr>
        </w:div>
        <w:div w:id="352734307">
          <w:marLeft w:val="0"/>
          <w:marRight w:val="0"/>
          <w:marTop w:val="0"/>
          <w:marBottom w:val="0"/>
          <w:divBdr>
            <w:top w:val="none" w:sz="0" w:space="0" w:color="auto"/>
            <w:left w:val="none" w:sz="0" w:space="0" w:color="auto"/>
            <w:bottom w:val="none" w:sz="0" w:space="0" w:color="auto"/>
            <w:right w:val="none" w:sz="0" w:space="0" w:color="auto"/>
          </w:divBdr>
        </w:div>
        <w:div w:id="370224942">
          <w:marLeft w:val="0"/>
          <w:marRight w:val="0"/>
          <w:marTop w:val="0"/>
          <w:marBottom w:val="0"/>
          <w:divBdr>
            <w:top w:val="none" w:sz="0" w:space="0" w:color="auto"/>
            <w:left w:val="none" w:sz="0" w:space="0" w:color="auto"/>
            <w:bottom w:val="none" w:sz="0" w:space="0" w:color="auto"/>
            <w:right w:val="none" w:sz="0" w:space="0" w:color="auto"/>
          </w:divBdr>
        </w:div>
        <w:div w:id="372929821">
          <w:marLeft w:val="0"/>
          <w:marRight w:val="0"/>
          <w:marTop w:val="0"/>
          <w:marBottom w:val="0"/>
          <w:divBdr>
            <w:top w:val="none" w:sz="0" w:space="0" w:color="auto"/>
            <w:left w:val="none" w:sz="0" w:space="0" w:color="auto"/>
            <w:bottom w:val="none" w:sz="0" w:space="0" w:color="auto"/>
            <w:right w:val="none" w:sz="0" w:space="0" w:color="auto"/>
          </w:divBdr>
        </w:div>
        <w:div w:id="414517304">
          <w:marLeft w:val="0"/>
          <w:marRight w:val="0"/>
          <w:marTop w:val="0"/>
          <w:marBottom w:val="0"/>
          <w:divBdr>
            <w:top w:val="none" w:sz="0" w:space="0" w:color="auto"/>
            <w:left w:val="none" w:sz="0" w:space="0" w:color="auto"/>
            <w:bottom w:val="none" w:sz="0" w:space="0" w:color="auto"/>
            <w:right w:val="none" w:sz="0" w:space="0" w:color="auto"/>
          </w:divBdr>
        </w:div>
        <w:div w:id="417363360">
          <w:marLeft w:val="0"/>
          <w:marRight w:val="0"/>
          <w:marTop w:val="0"/>
          <w:marBottom w:val="0"/>
          <w:divBdr>
            <w:top w:val="none" w:sz="0" w:space="0" w:color="auto"/>
            <w:left w:val="none" w:sz="0" w:space="0" w:color="auto"/>
            <w:bottom w:val="none" w:sz="0" w:space="0" w:color="auto"/>
            <w:right w:val="none" w:sz="0" w:space="0" w:color="auto"/>
          </w:divBdr>
        </w:div>
        <w:div w:id="515076452">
          <w:marLeft w:val="0"/>
          <w:marRight w:val="0"/>
          <w:marTop w:val="0"/>
          <w:marBottom w:val="0"/>
          <w:divBdr>
            <w:top w:val="none" w:sz="0" w:space="0" w:color="auto"/>
            <w:left w:val="none" w:sz="0" w:space="0" w:color="auto"/>
            <w:bottom w:val="none" w:sz="0" w:space="0" w:color="auto"/>
            <w:right w:val="none" w:sz="0" w:space="0" w:color="auto"/>
          </w:divBdr>
        </w:div>
        <w:div w:id="560943906">
          <w:marLeft w:val="0"/>
          <w:marRight w:val="0"/>
          <w:marTop w:val="0"/>
          <w:marBottom w:val="0"/>
          <w:divBdr>
            <w:top w:val="none" w:sz="0" w:space="0" w:color="auto"/>
            <w:left w:val="none" w:sz="0" w:space="0" w:color="auto"/>
            <w:bottom w:val="none" w:sz="0" w:space="0" w:color="auto"/>
            <w:right w:val="none" w:sz="0" w:space="0" w:color="auto"/>
          </w:divBdr>
        </w:div>
        <w:div w:id="588200759">
          <w:marLeft w:val="0"/>
          <w:marRight w:val="0"/>
          <w:marTop w:val="0"/>
          <w:marBottom w:val="0"/>
          <w:divBdr>
            <w:top w:val="none" w:sz="0" w:space="0" w:color="auto"/>
            <w:left w:val="none" w:sz="0" w:space="0" w:color="auto"/>
            <w:bottom w:val="none" w:sz="0" w:space="0" w:color="auto"/>
            <w:right w:val="none" w:sz="0" w:space="0" w:color="auto"/>
          </w:divBdr>
        </w:div>
        <w:div w:id="946087312">
          <w:marLeft w:val="0"/>
          <w:marRight w:val="0"/>
          <w:marTop w:val="0"/>
          <w:marBottom w:val="0"/>
          <w:divBdr>
            <w:top w:val="none" w:sz="0" w:space="0" w:color="auto"/>
            <w:left w:val="none" w:sz="0" w:space="0" w:color="auto"/>
            <w:bottom w:val="none" w:sz="0" w:space="0" w:color="auto"/>
            <w:right w:val="none" w:sz="0" w:space="0" w:color="auto"/>
          </w:divBdr>
        </w:div>
        <w:div w:id="952400030">
          <w:marLeft w:val="0"/>
          <w:marRight w:val="0"/>
          <w:marTop w:val="0"/>
          <w:marBottom w:val="0"/>
          <w:divBdr>
            <w:top w:val="none" w:sz="0" w:space="0" w:color="auto"/>
            <w:left w:val="none" w:sz="0" w:space="0" w:color="auto"/>
            <w:bottom w:val="none" w:sz="0" w:space="0" w:color="auto"/>
            <w:right w:val="none" w:sz="0" w:space="0" w:color="auto"/>
          </w:divBdr>
        </w:div>
        <w:div w:id="1049843063">
          <w:marLeft w:val="0"/>
          <w:marRight w:val="0"/>
          <w:marTop w:val="0"/>
          <w:marBottom w:val="0"/>
          <w:divBdr>
            <w:top w:val="none" w:sz="0" w:space="0" w:color="auto"/>
            <w:left w:val="none" w:sz="0" w:space="0" w:color="auto"/>
            <w:bottom w:val="none" w:sz="0" w:space="0" w:color="auto"/>
            <w:right w:val="none" w:sz="0" w:space="0" w:color="auto"/>
          </w:divBdr>
        </w:div>
        <w:div w:id="1077286385">
          <w:marLeft w:val="0"/>
          <w:marRight w:val="0"/>
          <w:marTop w:val="0"/>
          <w:marBottom w:val="0"/>
          <w:divBdr>
            <w:top w:val="none" w:sz="0" w:space="0" w:color="auto"/>
            <w:left w:val="none" w:sz="0" w:space="0" w:color="auto"/>
            <w:bottom w:val="none" w:sz="0" w:space="0" w:color="auto"/>
            <w:right w:val="none" w:sz="0" w:space="0" w:color="auto"/>
          </w:divBdr>
        </w:div>
        <w:div w:id="1148404104">
          <w:marLeft w:val="0"/>
          <w:marRight w:val="0"/>
          <w:marTop w:val="0"/>
          <w:marBottom w:val="0"/>
          <w:divBdr>
            <w:top w:val="none" w:sz="0" w:space="0" w:color="auto"/>
            <w:left w:val="none" w:sz="0" w:space="0" w:color="auto"/>
            <w:bottom w:val="none" w:sz="0" w:space="0" w:color="auto"/>
            <w:right w:val="none" w:sz="0" w:space="0" w:color="auto"/>
          </w:divBdr>
        </w:div>
        <w:div w:id="1213493609">
          <w:marLeft w:val="0"/>
          <w:marRight w:val="0"/>
          <w:marTop w:val="0"/>
          <w:marBottom w:val="0"/>
          <w:divBdr>
            <w:top w:val="none" w:sz="0" w:space="0" w:color="auto"/>
            <w:left w:val="none" w:sz="0" w:space="0" w:color="auto"/>
            <w:bottom w:val="none" w:sz="0" w:space="0" w:color="auto"/>
            <w:right w:val="none" w:sz="0" w:space="0" w:color="auto"/>
          </w:divBdr>
        </w:div>
        <w:div w:id="1300961826">
          <w:marLeft w:val="0"/>
          <w:marRight w:val="0"/>
          <w:marTop w:val="0"/>
          <w:marBottom w:val="0"/>
          <w:divBdr>
            <w:top w:val="none" w:sz="0" w:space="0" w:color="auto"/>
            <w:left w:val="none" w:sz="0" w:space="0" w:color="auto"/>
            <w:bottom w:val="none" w:sz="0" w:space="0" w:color="auto"/>
            <w:right w:val="none" w:sz="0" w:space="0" w:color="auto"/>
          </w:divBdr>
        </w:div>
        <w:div w:id="1358506528">
          <w:marLeft w:val="0"/>
          <w:marRight w:val="0"/>
          <w:marTop w:val="0"/>
          <w:marBottom w:val="0"/>
          <w:divBdr>
            <w:top w:val="none" w:sz="0" w:space="0" w:color="auto"/>
            <w:left w:val="none" w:sz="0" w:space="0" w:color="auto"/>
            <w:bottom w:val="none" w:sz="0" w:space="0" w:color="auto"/>
            <w:right w:val="none" w:sz="0" w:space="0" w:color="auto"/>
          </w:divBdr>
        </w:div>
        <w:div w:id="1447844837">
          <w:marLeft w:val="0"/>
          <w:marRight w:val="0"/>
          <w:marTop w:val="0"/>
          <w:marBottom w:val="0"/>
          <w:divBdr>
            <w:top w:val="none" w:sz="0" w:space="0" w:color="auto"/>
            <w:left w:val="none" w:sz="0" w:space="0" w:color="auto"/>
            <w:bottom w:val="none" w:sz="0" w:space="0" w:color="auto"/>
            <w:right w:val="none" w:sz="0" w:space="0" w:color="auto"/>
          </w:divBdr>
        </w:div>
        <w:div w:id="1690569786">
          <w:marLeft w:val="0"/>
          <w:marRight w:val="0"/>
          <w:marTop w:val="0"/>
          <w:marBottom w:val="0"/>
          <w:divBdr>
            <w:top w:val="none" w:sz="0" w:space="0" w:color="auto"/>
            <w:left w:val="none" w:sz="0" w:space="0" w:color="auto"/>
            <w:bottom w:val="none" w:sz="0" w:space="0" w:color="auto"/>
            <w:right w:val="none" w:sz="0" w:space="0" w:color="auto"/>
          </w:divBdr>
        </w:div>
        <w:div w:id="1708606031">
          <w:marLeft w:val="0"/>
          <w:marRight w:val="0"/>
          <w:marTop w:val="0"/>
          <w:marBottom w:val="0"/>
          <w:divBdr>
            <w:top w:val="none" w:sz="0" w:space="0" w:color="auto"/>
            <w:left w:val="none" w:sz="0" w:space="0" w:color="auto"/>
            <w:bottom w:val="none" w:sz="0" w:space="0" w:color="auto"/>
            <w:right w:val="none" w:sz="0" w:space="0" w:color="auto"/>
          </w:divBdr>
        </w:div>
        <w:div w:id="1891964437">
          <w:marLeft w:val="0"/>
          <w:marRight w:val="0"/>
          <w:marTop w:val="0"/>
          <w:marBottom w:val="0"/>
          <w:divBdr>
            <w:top w:val="none" w:sz="0" w:space="0" w:color="auto"/>
            <w:left w:val="none" w:sz="0" w:space="0" w:color="auto"/>
            <w:bottom w:val="none" w:sz="0" w:space="0" w:color="auto"/>
            <w:right w:val="none" w:sz="0" w:space="0" w:color="auto"/>
          </w:divBdr>
        </w:div>
        <w:div w:id="1893032563">
          <w:marLeft w:val="0"/>
          <w:marRight w:val="0"/>
          <w:marTop w:val="0"/>
          <w:marBottom w:val="0"/>
          <w:divBdr>
            <w:top w:val="none" w:sz="0" w:space="0" w:color="auto"/>
            <w:left w:val="none" w:sz="0" w:space="0" w:color="auto"/>
            <w:bottom w:val="none" w:sz="0" w:space="0" w:color="auto"/>
            <w:right w:val="none" w:sz="0" w:space="0" w:color="auto"/>
          </w:divBdr>
        </w:div>
        <w:div w:id="1936014464">
          <w:marLeft w:val="0"/>
          <w:marRight w:val="0"/>
          <w:marTop w:val="0"/>
          <w:marBottom w:val="0"/>
          <w:divBdr>
            <w:top w:val="none" w:sz="0" w:space="0" w:color="auto"/>
            <w:left w:val="none" w:sz="0" w:space="0" w:color="auto"/>
            <w:bottom w:val="none" w:sz="0" w:space="0" w:color="auto"/>
            <w:right w:val="none" w:sz="0" w:space="0" w:color="auto"/>
          </w:divBdr>
        </w:div>
      </w:divsChild>
    </w:div>
    <w:div w:id="332924799">
      <w:bodyDiv w:val="1"/>
      <w:marLeft w:val="0"/>
      <w:marRight w:val="0"/>
      <w:marTop w:val="0"/>
      <w:marBottom w:val="0"/>
      <w:divBdr>
        <w:top w:val="none" w:sz="0" w:space="0" w:color="auto"/>
        <w:left w:val="none" w:sz="0" w:space="0" w:color="auto"/>
        <w:bottom w:val="none" w:sz="0" w:space="0" w:color="auto"/>
        <w:right w:val="none" w:sz="0" w:space="0" w:color="auto"/>
      </w:divBdr>
    </w:div>
    <w:div w:id="333534515">
      <w:bodyDiv w:val="1"/>
      <w:marLeft w:val="0"/>
      <w:marRight w:val="0"/>
      <w:marTop w:val="0"/>
      <w:marBottom w:val="0"/>
      <w:divBdr>
        <w:top w:val="none" w:sz="0" w:space="0" w:color="auto"/>
        <w:left w:val="none" w:sz="0" w:space="0" w:color="auto"/>
        <w:bottom w:val="none" w:sz="0" w:space="0" w:color="auto"/>
        <w:right w:val="none" w:sz="0" w:space="0" w:color="auto"/>
      </w:divBdr>
    </w:div>
    <w:div w:id="334190463">
      <w:bodyDiv w:val="1"/>
      <w:marLeft w:val="0"/>
      <w:marRight w:val="0"/>
      <w:marTop w:val="0"/>
      <w:marBottom w:val="0"/>
      <w:divBdr>
        <w:top w:val="none" w:sz="0" w:space="0" w:color="auto"/>
        <w:left w:val="none" w:sz="0" w:space="0" w:color="auto"/>
        <w:bottom w:val="none" w:sz="0" w:space="0" w:color="auto"/>
        <w:right w:val="none" w:sz="0" w:space="0" w:color="auto"/>
      </w:divBdr>
    </w:div>
    <w:div w:id="334503576">
      <w:bodyDiv w:val="1"/>
      <w:marLeft w:val="0"/>
      <w:marRight w:val="0"/>
      <w:marTop w:val="0"/>
      <w:marBottom w:val="0"/>
      <w:divBdr>
        <w:top w:val="none" w:sz="0" w:space="0" w:color="auto"/>
        <w:left w:val="none" w:sz="0" w:space="0" w:color="auto"/>
        <w:bottom w:val="none" w:sz="0" w:space="0" w:color="auto"/>
        <w:right w:val="none" w:sz="0" w:space="0" w:color="auto"/>
      </w:divBdr>
      <w:divsChild>
        <w:div w:id="97603821">
          <w:marLeft w:val="1440"/>
          <w:marRight w:val="0"/>
          <w:marTop w:val="0"/>
          <w:marBottom w:val="0"/>
          <w:divBdr>
            <w:top w:val="none" w:sz="0" w:space="0" w:color="auto"/>
            <w:left w:val="none" w:sz="0" w:space="0" w:color="auto"/>
            <w:bottom w:val="none" w:sz="0" w:space="0" w:color="auto"/>
            <w:right w:val="none" w:sz="0" w:space="0" w:color="auto"/>
          </w:divBdr>
        </w:div>
        <w:div w:id="199560361">
          <w:marLeft w:val="720"/>
          <w:marRight w:val="0"/>
          <w:marTop w:val="0"/>
          <w:marBottom w:val="0"/>
          <w:divBdr>
            <w:top w:val="none" w:sz="0" w:space="0" w:color="auto"/>
            <w:left w:val="none" w:sz="0" w:space="0" w:color="auto"/>
            <w:bottom w:val="none" w:sz="0" w:space="0" w:color="auto"/>
            <w:right w:val="none" w:sz="0" w:space="0" w:color="auto"/>
          </w:divBdr>
        </w:div>
        <w:div w:id="327832526">
          <w:marLeft w:val="1440"/>
          <w:marRight w:val="0"/>
          <w:marTop w:val="0"/>
          <w:marBottom w:val="0"/>
          <w:divBdr>
            <w:top w:val="none" w:sz="0" w:space="0" w:color="auto"/>
            <w:left w:val="none" w:sz="0" w:space="0" w:color="auto"/>
            <w:bottom w:val="none" w:sz="0" w:space="0" w:color="auto"/>
            <w:right w:val="none" w:sz="0" w:space="0" w:color="auto"/>
          </w:divBdr>
        </w:div>
        <w:div w:id="767311847">
          <w:marLeft w:val="720"/>
          <w:marRight w:val="0"/>
          <w:marTop w:val="0"/>
          <w:marBottom w:val="0"/>
          <w:divBdr>
            <w:top w:val="none" w:sz="0" w:space="0" w:color="auto"/>
            <w:left w:val="none" w:sz="0" w:space="0" w:color="auto"/>
            <w:bottom w:val="none" w:sz="0" w:space="0" w:color="auto"/>
            <w:right w:val="none" w:sz="0" w:space="0" w:color="auto"/>
          </w:divBdr>
        </w:div>
        <w:div w:id="1190024893">
          <w:marLeft w:val="1440"/>
          <w:marRight w:val="0"/>
          <w:marTop w:val="0"/>
          <w:marBottom w:val="0"/>
          <w:divBdr>
            <w:top w:val="none" w:sz="0" w:space="0" w:color="auto"/>
            <w:left w:val="none" w:sz="0" w:space="0" w:color="auto"/>
            <w:bottom w:val="none" w:sz="0" w:space="0" w:color="auto"/>
            <w:right w:val="none" w:sz="0" w:space="0" w:color="auto"/>
          </w:divBdr>
        </w:div>
        <w:div w:id="1235121474">
          <w:marLeft w:val="1440"/>
          <w:marRight w:val="0"/>
          <w:marTop w:val="0"/>
          <w:marBottom w:val="0"/>
          <w:divBdr>
            <w:top w:val="none" w:sz="0" w:space="0" w:color="auto"/>
            <w:left w:val="none" w:sz="0" w:space="0" w:color="auto"/>
            <w:bottom w:val="none" w:sz="0" w:space="0" w:color="auto"/>
            <w:right w:val="none" w:sz="0" w:space="0" w:color="auto"/>
          </w:divBdr>
        </w:div>
        <w:div w:id="1848254626">
          <w:marLeft w:val="1440"/>
          <w:marRight w:val="0"/>
          <w:marTop w:val="0"/>
          <w:marBottom w:val="0"/>
          <w:divBdr>
            <w:top w:val="none" w:sz="0" w:space="0" w:color="auto"/>
            <w:left w:val="none" w:sz="0" w:space="0" w:color="auto"/>
            <w:bottom w:val="none" w:sz="0" w:space="0" w:color="auto"/>
            <w:right w:val="none" w:sz="0" w:space="0" w:color="auto"/>
          </w:divBdr>
        </w:div>
      </w:divsChild>
    </w:div>
    <w:div w:id="334846744">
      <w:bodyDiv w:val="1"/>
      <w:marLeft w:val="0"/>
      <w:marRight w:val="0"/>
      <w:marTop w:val="0"/>
      <w:marBottom w:val="0"/>
      <w:divBdr>
        <w:top w:val="none" w:sz="0" w:space="0" w:color="auto"/>
        <w:left w:val="none" w:sz="0" w:space="0" w:color="auto"/>
        <w:bottom w:val="none" w:sz="0" w:space="0" w:color="auto"/>
        <w:right w:val="none" w:sz="0" w:space="0" w:color="auto"/>
      </w:divBdr>
    </w:div>
    <w:div w:id="336078520">
      <w:bodyDiv w:val="1"/>
      <w:marLeft w:val="0"/>
      <w:marRight w:val="0"/>
      <w:marTop w:val="0"/>
      <w:marBottom w:val="0"/>
      <w:divBdr>
        <w:top w:val="none" w:sz="0" w:space="0" w:color="auto"/>
        <w:left w:val="none" w:sz="0" w:space="0" w:color="auto"/>
        <w:bottom w:val="none" w:sz="0" w:space="0" w:color="auto"/>
        <w:right w:val="none" w:sz="0" w:space="0" w:color="auto"/>
      </w:divBdr>
      <w:divsChild>
        <w:div w:id="220869644">
          <w:marLeft w:val="360"/>
          <w:marRight w:val="0"/>
          <w:marTop w:val="200"/>
          <w:marBottom w:val="0"/>
          <w:divBdr>
            <w:top w:val="none" w:sz="0" w:space="0" w:color="auto"/>
            <w:left w:val="none" w:sz="0" w:space="0" w:color="auto"/>
            <w:bottom w:val="none" w:sz="0" w:space="0" w:color="auto"/>
            <w:right w:val="none" w:sz="0" w:space="0" w:color="auto"/>
          </w:divBdr>
        </w:div>
        <w:div w:id="275254588">
          <w:marLeft w:val="1800"/>
          <w:marRight w:val="0"/>
          <w:marTop w:val="100"/>
          <w:marBottom w:val="0"/>
          <w:divBdr>
            <w:top w:val="none" w:sz="0" w:space="0" w:color="auto"/>
            <w:left w:val="none" w:sz="0" w:space="0" w:color="auto"/>
            <w:bottom w:val="none" w:sz="0" w:space="0" w:color="auto"/>
            <w:right w:val="none" w:sz="0" w:space="0" w:color="auto"/>
          </w:divBdr>
        </w:div>
        <w:div w:id="899293494">
          <w:marLeft w:val="1080"/>
          <w:marRight w:val="0"/>
          <w:marTop w:val="100"/>
          <w:marBottom w:val="0"/>
          <w:divBdr>
            <w:top w:val="none" w:sz="0" w:space="0" w:color="auto"/>
            <w:left w:val="none" w:sz="0" w:space="0" w:color="auto"/>
            <w:bottom w:val="none" w:sz="0" w:space="0" w:color="auto"/>
            <w:right w:val="none" w:sz="0" w:space="0" w:color="auto"/>
          </w:divBdr>
        </w:div>
        <w:div w:id="905068903">
          <w:marLeft w:val="360"/>
          <w:marRight w:val="0"/>
          <w:marTop w:val="200"/>
          <w:marBottom w:val="0"/>
          <w:divBdr>
            <w:top w:val="none" w:sz="0" w:space="0" w:color="auto"/>
            <w:left w:val="none" w:sz="0" w:space="0" w:color="auto"/>
            <w:bottom w:val="none" w:sz="0" w:space="0" w:color="auto"/>
            <w:right w:val="none" w:sz="0" w:space="0" w:color="auto"/>
          </w:divBdr>
        </w:div>
        <w:div w:id="961618487">
          <w:marLeft w:val="1080"/>
          <w:marRight w:val="0"/>
          <w:marTop w:val="100"/>
          <w:marBottom w:val="0"/>
          <w:divBdr>
            <w:top w:val="none" w:sz="0" w:space="0" w:color="auto"/>
            <w:left w:val="none" w:sz="0" w:space="0" w:color="auto"/>
            <w:bottom w:val="none" w:sz="0" w:space="0" w:color="auto"/>
            <w:right w:val="none" w:sz="0" w:space="0" w:color="auto"/>
          </w:divBdr>
        </w:div>
        <w:div w:id="1287934484">
          <w:marLeft w:val="2520"/>
          <w:marRight w:val="0"/>
          <w:marTop w:val="100"/>
          <w:marBottom w:val="0"/>
          <w:divBdr>
            <w:top w:val="none" w:sz="0" w:space="0" w:color="auto"/>
            <w:left w:val="none" w:sz="0" w:space="0" w:color="auto"/>
            <w:bottom w:val="none" w:sz="0" w:space="0" w:color="auto"/>
            <w:right w:val="none" w:sz="0" w:space="0" w:color="auto"/>
          </w:divBdr>
        </w:div>
        <w:div w:id="1740711040">
          <w:marLeft w:val="1080"/>
          <w:marRight w:val="0"/>
          <w:marTop w:val="100"/>
          <w:marBottom w:val="0"/>
          <w:divBdr>
            <w:top w:val="none" w:sz="0" w:space="0" w:color="auto"/>
            <w:left w:val="none" w:sz="0" w:space="0" w:color="auto"/>
            <w:bottom w:val="none" w:sz="0" w:space="0" w:color="auto"/>
            <w:right w:val="none" w:sz="0" w:space="0" w:color="auto"/>
          </w:divBdr>
        </w:div>
        <w:div w:id="2015961393">
          <w:marLeft w:val="2520"/>
          <w:marRight w:val="0"/>
          <w:marTop w:val="100"/>
          <w:marBottom w:val="0"/>
          <w:divBdr>
            <w:top w:val="none" w:sz="0" w:space="0" w:color="auto"/>
            <w:left w:val="none" w:sz="0" w:space="0" w:color="auto"/>
            <w:bottom w:val="none" w:sz="0" w:space="0" w:color="auto"/>
            <w:right w:val="none" w:sz="0" w:space="0" w:color="auto"/>
          </w:divBdr>
        </w:div>
      </w:divsChild>
    </w:div>
    <w:div w:id="336276769">
      <w:bodyDiv w:val="1"/>
      <w:marLeft w:val="0"/>
      <w:marRight w:val="0"/>
      <w:marTop w:val="0"/>
      <w:marBottom w:val="0"/>
      <w:divBdr>
        <w:top w:val="none" w:sz="0" w:space="0" w:color="auto"/>
        <w:left w:val="none" w:sz="0" w:space="0" w:color="auto"/>
        <w:bottom w:val="none" w:sz="0" w:space="0" w:color="auto"/>
        <w:right w:val="none" w:sz="0" w:space="0" w:color="auto"/>
      </w:divBdr>
    </w:div>
    <w:div w:id="336809898">
      <w:bodyDiv w:val="1"/>
      <w:marLeft w:val="0"/>
      <w:marRight w:val="0"/>
      <w:marTop w:val="0"/>
      <w:marBottom w:val="0"/>
      <w:divBdr>
        <w:top w:val="none" w:sz="0" w:space="0" w:color="auto"/>
        <w:left w:val="none" w:sz="0" w:space="0" w:color="auto"/>
        <w:bottom w:val="none" w:sz="0" w:space="0" w:color="auto"/>
        <w:right w:val="none" w:sz="0" w:space="0" w:color="auto"/>
      </w:divBdr>
    </w:div>
    <w:div w:id="337318251">
      <w:bodyDiv w:val="1"/>
      <w:marLeft w:val="0"/>
      <w:marRight w:val="0"/>
      <w:marTop w:val="0"/>
      <w:marBottom w:val="0"/>
      <w:divBdr>
        <w:top w:val="none" w:sz="0" w:space="0" w:color="auto"/>
        <w:left w:val="none" w:sz="0" w:space="0" w:color="auto"/>
        <w:bottom w:val="none" w:sz="0" w:space="0" w:color="auto"/>
        <w:right w:val="none" w:sz="0" w:space="0" w:color="auto"/>
      </w:divBdr>
    </w:div>
    <w:div w:id="338509334">
      <w:bodyDiv w:val="1"/>
      <w:marLeft w:val="0"/>
      <w:marRight w:val="0"/>
      <w:marTop w:val="0"/>
      <w:marBottom w:val="0"/>
      <w:divBdr>
        <w:top w:val="none" w:sz="0" w:space="0" w:color="auto"/>
        <w:left w:val="none" w:sz="0" w:space="0" w:color="auto"/>
        <w:bottom w:val="none" w:sz="0" w:space="0" w:color="auto"/>
        <w:right w:val="none" w:sz="0" w:space="0" w:color="auto"/>
      </w:divBdr>
      <w:divsChild>
        <w:div w:id="68239615">
          <w:marLeft w:val="1166"/>
          <w:marRight w:val="0"/>
          <w:marTop w:val="125"/>
          <w:marBottom w:val="0"/>
          <w:divBdr>
            <w:top w:val="none" w:sz="0" w:space="0" w:color="auto"/>
            <w:left w:val="none" w:sz="0" w:space="0" w:color="auto"/>
            <w:bottom w:val="none" w:sz="0" w:space="0" w:color="auto"/>
            <w:right w:val="none" w:sz="0" w:space="0" w:color="auto"/>
          </w:divBdr>
        </w:div>
        <w:div w:id="697900939">
          <w:marLeft w:val="1166"/>
          <w:marRight w:val="0"/>
          <w:marTop w:val="125"/>
          <w:marBottom w:val="0"/>
          <w:divBdr>
            <w:top w:val="none" w:sz="0" w:space="0" w:color="auto"/>
            <w:left w:val="none" w:sz="0" w:space="0" w:color="auto"/>
            <w:bottom w:val="none" w:sz="0" w:space="0" w:color="auto"/>
            <w:right w:val="none" w:sz="0" w:space="0" w:color="auto"/>
          </w:divBdr>
        </w:div>
        <w:div w:id="772240514">
          <w:marLeft w:val="1166"/>
          <w:marRight w:val="0"/>
          <w:marTop w:val="125"/>
          <w:marBottom w:val="0"/>
          <w:divBdr>
            <w:top w:val="none" w:sz="0" w:space="0" w:color="auto"/>
            <w:left w:val="none" w:sz="0" w:space="0" w:color="auto"/>
            <w:bottom w:val="none" w:sz="0" w:space="0" w:color="auto"/>
            <w:right w:val="none" w:sz="0" w:space="0" w:color="auto"/>
          </w:divBdr>
        </w:div>
        <w:div w:id="2085029774">
          <w:marLeft w:val="547"/>
          <w:marRight w:val="0"/>
          <w:marTop w:val="144"/>
          <w:marBottom w:val="0"/>
          <w:divBdr>
            <w:top w:val="none" w:sz="0" w:space="0" w:color="auto"/>
            <w:left w:val="none" w:sz="0" w:space="0" w:color="auto"/>
            <w:bottom w:val="none" w:sz="0" w:space="0" w:color="auto"/>
            <w:right w:val="none" w:sz="0" w:space="0" w:color="auto"/>
          </w:divBdr>
        </w:div>
      </w:divsChild>
    </w:div>
    <w:div w:id="338699804">
      <w:bodyDiv w:val="1"/>
      <w:marLeft w:val="0"/>
      <w:marRight w:val="0"/>
      <w:marTop w:val="0"/>
      <w:marBottom w:val="0"/>
      <w:divBdr>
        <w:top w:val="none" w:sz="0" w:space="0" w:color="auto"/>
        <w:left w:val="none" w:sz="0" w:space="0" w:color="auto"/>
        <w:bottom w:val="none" w:sz="0" w:space="0" w:color="auto"/>
        <w:right w:val="none" w:sz="0" w:space="0" w:color="auto"/>
      </w:divBdr>
      <w:divsChild>
        <w:div w:id="642780388">
          <w:marLeft w:val="1800"/>
          <w:marRight w:val="0"/>
          <w:marTop w:val="96"/>
          <w:marBottom w:val="0"/>
          <w:divBdr>
            <w:top w:val="none" w:sz="0" w:space="0" w:color="auto"/>
            <w:left w:val="none" w:sz="0" w:space="0" w:color="auto"/>
            <w:bottom w:val="none" w:sz="0" w:space="0" w:color="auto"/>
            <w:right w:val="none" w:sz="0" w:space="0" w:color="auto"/>
          </w:divBdr>
        </w:div>
        <w:div w:id="693383947">
          <w:marLeft w:val="1800"/>
          <w:marRight w:val="0"/>
          <w:marTop w:val="96"/>
          <w:marBottom w:val="0"/>
          <w:divBdr>
            <w:top w:val="none" w:sz="0" w:space="0" w:color="auto"/>
            <w:left w:val="none" w:sz="0" w:space="0" w:color="auto"/>
            <w:bottom w:val="none" w:sz="0" w:space="0" w:color="auto"/>
            <w:right w:val="none" w:sz="0" w:space="0" w:color="auto"/>
          </w:divBdr>
        </w:div>
        <w:div w:id="1091244879">
          <w:marLeft w:val="1800"/>
          <w:marRight w:val="0"/>
          <w:marTop w:val="96"/>
          <w:marBottom w:val="0"/>
          <w:divBdr>
            <w:top w:val="none" w:sz="0" w:space="0" w:color="auto"/>
            <w:left w:val="none" w:sz="0" w:space="0" w:color="auto"/>
            <w:bottom w:val="none" w:sz="0" w:space="0" w:color="auto"/>
            <w:right w:val="none" w:sz="0" w:space="0" w:color="auto"/>
          </w:divBdr>
        </w:div>
        <w:div w:id="1289312032">
          <w:marLeft w:val="1166"/>
          <w:marRight w:val="0"/>
          <w:marTop w:val="115"/>
          <w:marBottom w:val="0"/>
          <w:divBdr>
            <w:top w:val="none" w:sz="0" w:space="0" w:color="auto"/>
            <w:left w:val="none" w:sz="0" w:space="0" w:color="auto"/>
            <w:bottom w:val="none" w:sz="0" w:space="0" w:color="auto"/>
            <w:right w:val="none" w:sz="0" w:space="0" w:color="auto"/>
          </w:divBdr>
        </w:div>
        <w:div w:id="1315640003">
          <w:marLeft w:val="547"/>
          <w:marRight w:val="0"/>
          <w:marTop w:val="134"/>
          <w:marBottom w:val="0"/>
          <w:divBdr>
            <w:top w:val="none" w:sz="0" w:space="0" w:color="auto"/>
            <w:left w:val="none" w:sz="0" w:space="0" w:color="auto"/>
            <w:bottom w:val="none" w:sz="0" w:space="0" w:color="auto"/>
            <w:right w:val="none" w:sz="0" w:space="0" w:color="auto"/>
          </w:divBdr>
        </w:div>
        <w:div w:id="2084640060">
          <w:marLeft w:val="1166"/>
          <w:marRight w:val="0"/>
          <w:marTop w:val="115"/>
          <w:marBottom w:val="0"/>
          <w:divBdr>
            <w:top w:val="none" w:sz="0" w:space="0" w:color="auto"/>
            <w:left w:val="none" w:sz="0" w:space="0" w:color="auto"/>
            <w:bottom w:val="none" w:sz="0" w:space="0" w:color="auto"/>
            <w:right w:val="none" w:sz="0" w:space="0" w:color="auto"/>
          </w:divBdr>
        </w:div>
      </w:divsChild>
    </w:div>
    <w:div w:id="338964770">
      <w:bodyDiv w:val="1"/>
      <w:marLeft w:val="0"/>
      <w:marRight w:val="0"/>
      <w:marTop w:val="0"/>
      <w:marBottom w:val="0"/>
      <w:divBdr>
        <w:top w:val="none" w:sz="0" w:space="0" w:color="auto"/>
        <w:left w:val="none" w:sz="0" w:space="0" w:color="auto"/>
        <w:bottom w:val="none" w:sz="0" w:space="0" w:color="auto"/>
        <w:right w:val="none" w:sz="0" w:space="0" w:color="auto"/>
      </w:divBdr>
    </w:div>
    <w:div w:id="340088347">
      <w:bodyDiv w:val="1"/>
      <w:marLeft w:val="0"/>
      <w:marRight w:val="0"/>
      <w:marTop w:val="0"/>
      <w:marBottom w:val="0"/>
      <w:divBdr>
        <w:top w:val="none" w:sz="0" w:space="0" w:color="auto"/>
        <w:left w:val="none" w:sz="0" w:space="0" w:color="auto"/>
        <w:bottom w:val="none" w:sz="0" w:space="0" w:color="auto"/>
        <w:right w:val="none" w:sz="0" w:space="0" w:color="auto"/>
      </w:divBdr>
    </w:div>
    <w:div w:id="340812722">
      <w:bodyDiv w:val="1"/>
      <w:marLeft w:val="0"/>
      <w:marRight w:val="0"/>
      <w:marTop w:val="0"/>
      <w:marBottom w:val="0"/>
      <w:divBdr>
        <w:top w:val="none" w:sz="0" w:space="0" w:color="auto"/>
        <w:left w:val="none" w:sz="0" w:space="0" w:color="auto"/>
        <w:bottom w:val="none" w:sz="0" w:space="0" w:color="auto"/>
        <w:right w:val="none" w:sz="0" w:space="0" w:color="auto"/>
      </w:divBdr>
      <w:divsChild>
        <w:div w:id="1688436428">
          <w:marLeft w:val="0"/>
          <w:marRight w:val="0"/>
          <w:marTop w:val="0"/>
          <w:marBottom w:val="0"/>
          <w:divBdr>
            <w:top w:val="none" w:sz="0" w:space="0" w:color="auto"/>
            <w:left w:val="none" w:sz="0" w:space="0" w:color="auto"/>
            <w:bottom w:val="none" w:sz="0" w:space="0" w:color="auto"/>
            <w:right w:val="none" w:sz="0" w:space="0" w:color="auto"/>
          </w:divBdr>
          <w:divsChild>
            <w:div w:id="198514278">
              <w:marLeft w:val="0"/>
              <w:marRight w:val="0"/>
              <w:marTop w:val="0"/>
              <w:marBottom w:val="0"/>
              <w:divBdr>
                <w:top w:val="none" w:sz="0" w:space="0" w:color="auto"/>
                <w:left w:val="none" w:sz="0" w:space="0" w:color="auto"/>
                <w:bottom w:val="none" w:sz="0" w:space="0" w:color="auto"/>
                <w:right w:val="none" w:sz="0" w:space="0" w:color="auto"/>
              </w:divBdr>
            </w:div>
            <w:div w:id="54329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56611">
      <w:bodyDiv w:val="1"/>
      <w:marLeft w:val="0"/>
      <w:marRight w:val="0"/>
      <w:marTop w:val="0"/>
      <w:marBottom w:val="0"/>
      <w:divBdr>
        <w:top w:val="none" w:sz="0" w:space="0" w:color="auto"/>
        <w:left w:val="none" w:sz="0" w:space="0" w:color="auto"/>
        <w:bottom w:val="none" w:sz="0" w:space="0" w:color="auto"/>
        <w:right w:val="none" w:sz="0" w:space="0" w:color="auto"/>
      </w:divBdr>
    </w:div>
    <w:div w:id="342321631">
      <w:bodyDiv w:val="1"/>
      <w:marLeft w:val="0"/>
      <w:marRight w:val="0"/>
      <w:marTop w:val="0"/>
      <w:marBottom w:val="0"/>
      <w:divBdr>
        <w:top w:val="none" w:sz="0" w:space="0" w:color="auto"/>
        <w:left w:val="none" w:sz="0" w:space="0" w:color="auto"/>
        <w:bottom w:val="none" w:sz="0" w:space="0" w:color="auto"/>
        <w:right w:val="none" w:sz="0" w:space="0" w:color="auto"/>
      </w:divBdr>
      <w:divsChild>
        <w:div w:id="255484705">
          <w:marLeft w:val="1166"/>
          <w:marRight w:val="0"/>
          <w:marTop w:val="96"/>
          <w:marBottom w:val="0"/>
          <w:divBdr>
            <w:top w:val="none" w:sz="0" w:space="0" w:color="auto"/>
            <w:left w:val="none" w:sz="0" w:space="0" w:color="auto"/>
            <w:bottom w:val="none" w:sz="0" w:space="0" w:color="auto"/>
            <w:right w:val="none" w:sz="0" w:space="0" w:color="auto"/>
          </w:divBdr>
        </w:div>
        <w:div w:id="414740193">
          <w:marLeft w:val="1800"/>
          <w:marRight w:val="0"/>
          <w:marTop w:val="86"/>
          <w:marBottom w:val="0"/>
          <w:divBdr>
            <w:top w:val="none" w:sz="0" w:space="0" w:color="auto"/>
            <w:left w:val="none" w:sz="0" w:space="0" w:color="auto"/>
            <w:bottom w:val="none" w:sz="0" w:space="0" w:color="auto"/>
            <w:right w:val="none" w:sz="0" w:space="0" w:color="auto"/>
          </w:divBdr>
        </w:div>
        <w:div w:id="765033147">
          <w:marLeft w:val="547"/>
          <w:marRight w:val="0"/>
          <w:marTop w:val="115"/>
          <w:marBottom w:val="0"/>
          <w:divBdr>
            <w:top w:val="none" w:sz="0" w:space="0" w:color="auto"/>
            <w:left w:val="none" w:sz="0" w:space="0" w:color="auto"/>
            <w:bottom w:val="none" w:sz="0" w:space="0" w:color="auto"/>
            <w:right w:val="none" w:sz="0" w:space="0" w:color="auto"/>
          </w:divBdr>
        </w:div>
        <w:div w:id="960842424">
          <w:marLeft w:val="1166"/>
          <w:marRight w:val="0"/>
          <w:marTop w:val="96"/>
          <w:marBottom w:val="0"/>
          <w:divBdr>
            <w:top w:val="none" w:sz="0" w:space="0" w:color="auto"/>
            <w:left w:val="none" w:sz="0" w:space="0" w:color="auto"/>
            <w:bottom w:val="none" w:sz="0" w:space="0" w:color="auto"/>
            <w:right w:val="none" w:sz="0" w:space="0" w:color="auto"/>
          </w:divBdr>
        </w:div>
        <w:div w:id="1464226891">
          <w:marLeft w:val="1800"/>
          <w:marRight w:val="0"/>
          <w:marTop w:val="86"/>
          <w:marBottom w:val="0"/>
          <w:divBdr>
            <w:top w:val="none" w:sz="0" w:space="0" w:color="auto"/>
            <w:left w:val="none" w:sz="0" w:space="0" w:color="auto"/>
            <w:bottom w:val="none" w:sz="0" w:space="0" w:color="auto"/>
            <w:right w:val="none" w:sz="0" w:space="0" w:color="auto"/>
          </w:divBdr>
        </w:div>
        <w:div w:id="1968850707">
          <w:marLeft w:val="547"/>
          <w:marRight w:val="0"/>
          <w:marTop w:val="115"/>
          <w:marBottom w:val="0"/>
          <w:divBdr>
            <w:top w:val="none" w:sz="0" w:space="0" w:color="auto"/>
            <w:left w:val="none" w:sz="0" w:space="0" w:color="auto"/>
            <w:bottom w:val="none" w:sz="0" w:space="0" w:color="auto"/>
            <w:right w:val="none" w:sz="0" w:space="0" w:color="auto"/>
          </w:divBdr>
        </w:div>
      </w:divsChild>
    </w:div>
    <w:div w:id="342635662">
      <w:bodyDiv w:val="1"/>
      <w:marLeft w:val="0"/>
      <w:marRight w:val="0"/>
      <w:marTop w:val="0"/>
      <w:marBottom w:val="0"/>
      <w:divBdr>
        <w:top w:val="none" w:sz="0" w:space="0" w:color="auto"/>
        <w:left w:val="none" w:sz="0" w:space="0" w:color="auto"/>
        <w:bottom w:val="none" w:sz="0" w:space="0" w:color="auto"/>
        <w:right w:val="none" w:sz="0" w:space="0" w:color="auto"/>
      </w:divBdr>
      <w:divsChild>
        <w:div w:id="11105625">
          <w:marLeft w:val="806"/>
          <w:marRight w:val="0"/>
          <w:marTop w:val="120"/>
          <w:marBottom w:val="0"/>
          <w:divBdr>
            <w:top w:val="none" w:sz="0" w:space="0" w:color="auto"/>
            <w:left w:val="none" w:sz="0" w:space="0" w:color="auto"/>
            <w:bottom w:val="none" w:sz="0" w:space="0" w:color="auto"/>
            <w:right w:val="none" w:sz="0" w:space="0" w:color="auto"/>
          </w:divBdr>
        </w:div>
        <w:div w:id="238370341">
          <w:marLeft w:val="1354"/>
          <w:marRight w:val="0"/>
          <w:marTop w:val="120"/>
          <w:marBottom w:val="0"/>
          <w:divBdr>
            <w:top w:val="none" w:sz="0" w:space="0" w:color="auto"/>
            <w:left w:val="none" w:sz="0" w:space="0" w:color="auto"/>
            <w:bottom w:val="none" w:sz="0" w:space="0" w:color="auto"/>
            <w:right w:val="none" w:sz="0" w:space="0" w:color="auto"/>
          </w:divBdr>
        </w:div>
        <w:div w:id="1119102546">
          <w:marLeft w:val="1354"/>
          <w:marRight w:val="0"/>
          <w:marTop w:val="120"/>
          <w:marBottom w:val="0"/>
          <w:divBdr>
            <w:top w:val="none" w:sz="0" w:space="0" w:color="auto"/>
            <w:left w:val="none" w:sz="0" w:space="0" w:color="auto"/>
            <w:bottom w:val="none" w:sz="0" w:space="0" w:color="auto"/>
            <w:right w:val="none" w:sz="0" w:space="0" w:color="auto"/>
          </w:divBdr>
        </w:div>
        <w:div w:id="1247496409">
          <w:marLeft w:val="806"/>
          <w:marRight w:val="0"/>
          <w:marTop w:val="120"/>
          <w:marBottom w:val="0"/>
          <w:divBdr>
            <w:top w:val="none" w:sz="0" w:space="0" w:color="auto"/>
            <w:left w:val="none" w:sz="0" w:space="0" w:color="auto"/>
            <w:bottom w:val="none" w:sz="0" w:space="0" w:color="auto"/>
            <w:right w:val="none" w:sz="0" w:space="0" w:color="auto"/>
          </w:divBdr>
        </w:div>
        <w:div w:id="1470594111">
          <w:marLeft w:val="274"/>
          <w:marRight w:val="0"/>
          <w:marTop w:val="120"/>
          <w:marBottom w:val="0"/>
          <w:divBdr>
            <w:top w:val="none" w:sz="0" w:space="0" w:color="auto"/>
            <w:left w:val="none" w:sz="0" w:space="0" w:color="auto"/>
            <w:bottom w:val="none" w:sz="0" w:space="0" w:color="auto"/>
            <w:right w:val="none" w:sz="0" w:space="0" w:color="auto"/>
          </w:divBdr>
        </w:div>
      </w:divsChild>
    </w:div>
    <w:div w:id="342978859">
      <w:bodyDiv w:val="1"/>
      <w:marLeft w:val="0"/>
      <w:marRight w:val="0"/>
      <w:marTop w:val="0"/>
      <w:marBottom w:val="0"/>
      <w:divBdr>
        <w:top w:val="none" w:sz="0" w:space="0" w:color="auto"/>
        <w:left w:val="none" w:sz="0" w:space="0" w:color="auto"/>
        <w:bottom w:val="none" w:sz="0" w:space="0" w:color="auto"/>
        <w:right w:val="none" w:sz="0" w:space="0" w:color="auto"/>
      </w:divBdr>
    </w:div>
    <w:div w:id="344212047">
      <w:bodyDiv w:val="1"/>
      <w:marLeft w:val="0"/>
      <w:marRight w:val="0"/>
      <w:marTop w:val="0"/>
      <w:marBottom w:val="0"/>
      <w:divBdr>
        <w:top w:val="none" w:sz="0" w:space="0" w:color="auto"/>
        <w:left w:val="none" w:sz="0" w:space="0" w:color="auto"/>
        <w:bottom w:val="none" w:sz="0" w:space="0" w:color="auto"/>
        <w:right w:val="none" w:sz="0" w:space="0" w:color="auto"/>
      </w:divBdr>
    </w:div>
    <w:div w:id="344214242">
      <w:bodyDiv w:val="1"/>
      <w:marLeft w:val="0"/>
      <w:marRight w:val="0"/>
      <w:marTop w:val="0"/>
      <w:marBottom w:val="0"/>
      <w:divBdr>
        <w:top w:val="none" w:sz="0" w:space="0" w:color="auto"/>
        <w:left w:val="none" w:sz="0" w:space="0" w:color="auto"/>
        <w:bottom w:val="none" w:sz="0" w:space="0" w:color="auto"/>
        <w:right w:val="none" w:sz="0" w:space="0" w:color="auto"/>
      </w:divBdr>
      <w:divsChild>
        <w:div w:id="119762463">
          <w:marLeft w:val="0"/>
          <w:marRight w:val="0"/>
          <w:marTop w:val="0"/>
          <w:marBottom w:val="0"/>
          <w:divBdr>
            <w:top w:val="none" w:sz="0" w:space="0" w:color="auto"/>
            <w:left w:val="none" w:sz="0" w:space="0" w:color="auto"/>
            <w:bottom w:val="none" w:sz="0" w:space="0" w:color="auto"/>
            <w:right w:val="none" w:sz="0" w:space="0" w:color="auto"/>
          </w:divBdr>
        </w:div>
        <w:div w:id="518472611">
          <w:marLeft w:val="0"/>
          <w:marRight w:val="0"/>
          <w:marTop w:val="0"/>
          <w:marBottom w:val="0"/>
          <w:divBdr>
            <w:top w:val="none" w:sz="0" w:space="0" w:color="auto"/>
            <w:left w:val="none" w:sz="0" w:space="0" w:color="auto"/>
            <w:bottom w:val="none" w:sz="0" w:space="0" w:color="auto"/>
            <w:right w:val="none" w:sz="0" w:space="0" w:color="auto"/>
          </w:divBdr>
        </w:div>
        <w:div w:id="1152797959">
          <w:marLeft w:val="0"/>
          <w:marRight w:val="0"/>
          <w:marTop w:val="0"/>
          <w:marBottom w:val="0"/>
          <w:divBdr>
            <w:top w:val="none" w:sz="0" w:space="0" w:color="auto"/>
            <w:left w:val="none" w:sz="0" w:space="0" w:color="auto"/>
            <w:bottom w:val="none" w:sz="0" w:space="0" w:color="auto"/>
            <w:right w:val="none" w:sz="0" w:space="0" w:color="auto"/>
          </w:divBdr>
        </w:div>
        <w:div w:id="1196699691">
          <w:marLeft w:val="0"/>
          <w:marRight w:val="0"/>
          <w:marTop w:val="0"/>
          <w:marBottom w:val="0"/>
          <w:divBdr>
            <w:top w:val="none" w:sz="0" w:space="0" w:color="auto"/>
            <w:left w:val="none" w:sz="0" w:space="0" w:color="auto"/>
            <w:bottom w:val="none" w:sz="0" w:space="0" w:color="auto"/>
            <w:right w:val="none" w:sz="0" w:space="0" w:color="auto"/>
          </w:divBdr>
        </w:div>
        <w:div w:id="1562254868">
          <w:marLeft w:val="0"/>
          <w:marRight w:val="0"/>
          <w:marTop w:val="0"/>
          <w:marBottom w:val="0"/>
          <w:divBdr>
            <w:top w:val="none" w:sz="0" w:space="0" w:color="auto"/>
            <w:left w:val="none" w:sz="0" w:space="0" w:color="auto"/>
            <w:bottom w:val="none" w:sz="0" w:space="0" w:color="auto"/>
            <w:right w:val="none" w:sz="0" w:space="0" w:color="auto"/>
          </w:divBdr>
        </w:div>
        <w:div w:id="1911424775">
          <w:marLeft w:val="0"/>
          <w:marRight w:val="0"/>
          <w:marTop w:val="0"/>
          <w:marBottom w:val="0"/>
          <w:divBdr>
            <w:top w:val="none" w:sz="0" w:space="0" w:color="auto"/>
            <w:left w:val="none" w:sz="0" w:space="0" w:color="auto"/>
            <w:bottom w:val="none" w:sz="0" w:space="0" w:color="auto"/>
            <w:right w:val="none" w:sz="0" w:space="0" w:color="auto"/>
          </w:divBdr>
        </w:div>
      </w:divsChild>
    </w:div>
    <w:div w:id="344751822">
      <w:bodyDiv w:val="1"/>
      <w:marLeft w:val="0"/>
      <w:marRight w:val="0"/>
      <w:marTop w:val="0"/>
      <w:marBottom w:val="0"/>
      <w:divBdr>
        <w:top w:val="none" w:sz="0" w:space="0" w:color="auto"/>
        <w:left w:val="none" w:sz="0" w:space="0" w:color="auto"/>
        <w:bottom w:val="none" w:sz="0" w:space="0" w:color="auto"/>
        <w:right w:val="none" w:sz="0" w:space="0" w:color="auto"/>
      </w:divBdr>
    </w:div>
    <w:div w:id="345057860">
      <w:bodyDiv w:val="1"/>
      <w:marLeft w:val="0"/>
      <w:marRight w:val="0"/>
      <w:marTop w:val="0"/>
      <w:marBottom w:val="0"/>
      <w:divBdr>
        <w:top w:val="none" w:sz="0" w:space="0" w:color="auto"/>
        <w:left w:val="none" w:sz="0" w:space="0" w:color="auto"/>
        <w:bottom w:val="none" w:sz="0" w:space="0" w:color="auto"/>
        <w:right w:val="none" w:sz="0" w:space="0" w:color="auto"/>
      </w:divBdr>
    </w:div>
    <w:div w:id="345401919">
      <w:bodyDiv w:val="1"/>
      <w:marLeft w:val="0"/>
      <w:marRight w:val="0"/>
      <w:marTop w:val="0"/>
      <w:marBottom w:val="0"/>
      <w:divBdr>
        <w:top w:val="none" w:sz="0" w:space="0" w:color="auto"/>
        <w:left w:val="none" w:sz="0" w:space="0" w:color="auto"/>
        <w:bottom w:val="none" w:sz="0" w:space="0" w:color="auto"/>
        <w:right w:val="none" w:sz="0" w:space="0" w:color="auto"/>
      </w:divBdr>
    </w:div>
    <w:div w:id="345642595">
      <w:bodyDiv w:val="1"/>
      <w:marLeft w:val="0"/>
      <w:marRight w:val="0"/>
      <w:marTop w:val="0"/>
      <w:marBottom w:val="0"/>
      <w:divBdr>
        <w:top w:val="none" w:sz="0" w:space="0" w:color="auto"/>
        <w:left w:val="none" w:sz="0" w:space="0" w:color="auto"/>
        <w:bottom w:val="none" w:sz="0" w:space="0" w:color="auto"/>
        <w:right w:val="none" w:sz="0" w:space="0" w:color="auto"/>
      </w:divBdr>
    </w:div>
    <w:div w:id="345791768">
      <w:bodyDiv w:val="1"/>
      <w:marLeft w:val="0"/>
      <w:marRight w:val="0"/>
      <w:marTop w:val="0"/>
      <w:marBottom w:val="0"/>
      <w:divBdr>
        <w:top w:val="none" w:sz="0" w:space="0" w:color="auto"/>
        <w:left w:val="none" w:sz="0" w:space="0" w:color="auto"/>
        <w:bottom w:val="none" w:sz="0" w:space="0" w:color="auto"/>
        <w:right w:val="none" w:sz="0" w:space="0" w:color="auto"/>
      </w:divBdr>
    </w:div>
    <w:div w:id="346061277">
      <w:bodyDiv w:val="1"/>
      <w:marLeft w:val="0"/>
      <w:marRight w:val="0"/>
      <w:marTop w:val="0"/>
      <w:marBottom w:val="0"/>
      <w:divBdr>
        <w:top w:val="none" w:sz="0" w:space="0" w:color="auto"/>
        <w:left w:val="none" w:sz="0" w:space="0" w:color="auto"/>
        <w:bottom w:val="none" w:sz="0" w:space="0" w:color="auto"/>
        <w:right w:val="none" w:sz="0" w:space="0" w:color="auto"/>
      </w:divBdr>
    </w:div>
    <w:div w:id="346175932">
      <w:bodyDiv w:val="1"/>
      <w:marLeft w:val="0"/>
      <w:marRight w:val="0"/>
      <w:marTop w:val="0"/>
      <w:marBottom w:val="0"/>
      <w:divBdr>
        <w:top w:val="none" w:sz="0" w:space="0" w:color="auto"/>
        <w:left w:val="none" w:sz="0" w:space="0" w:color="auto"/>
        <w:bottom w:val="none" w:sz="0" w:space="0" w:color="auto"/>
        <w:right w:val="none" w:sz="0" w:space="0" w:color="auto"/>
      </w:divBdr>
    </w:div>
    <w:div w:id="346299814">
      <w:bodyDiv w:val="1"/>
      <w:marLeft w:val="0"/>
      <w:marRight w:val="0"/>
      <w:marTop w:val="0"/>
      <w:marBottom w:val="0"/>
      <w:divBdr>
        <w:top w:val="none" w:sz="0" w:space="0" w:color="auto"/>
        <w:left w:val="none" w:sz="0" w:space="0" w:color="auto"/>
        <w:bottom w:val="none" w:sz="0" w:space="0" w:color="auto"/>
        <w:right w:val="none" w:sz="0" w:space="0" w:color="auto"/>
      </w:divBdr>
    </w:div>
    <w:div w:id="346643993">
      <w:bodyDiv w:val="1"/>
      <w:marLeft w:val="0"/>
      <w:marRight w:val="0"/>
      <w:marTop w:val="0"/>
      <w:marBottom w:val="0"/>
      <w:divBdr>
        <w:top w:val="none" w:sz="0" w:space="0" w:color="auto"/>
        <w:left w:val="none" w:sz="0" w:space="0" w:color="auto"/>
        <w:bottom w:val="none" w:sz="0" w:space="0" w:color="auto"/>
        <w:right w:val="none" w:sz="0" w:space="0" w:color="auto"/>
      </w:divBdr>
    </w:div>
    <w:div w:id="347878043">
      <w:bodyDiv w:val="1"/>
      <w:marLeft w:val="0"/>
      <w:marRight w:val="0"/>
      <w:marTop w:val="0"/>
      <w:marBottom w:val="0"/>
      <w:divBdr>
        <w:top w:val="none" w:sz="0" w:space="0" w:color="auto"/>
        <w:left w:val="none" w:sz="0" w:space="0" w:color="auto"/>
        <w:bottom w:val="none" w:sz="0" w:space="0" w:color="auto"/>
        <w:right w:val="none" w:sz="0" w:space="0" w:color="auto"/>
      </w:divBdr>
    </w:div>
    <w:div w:id="348996111">
      <w:bodyDiv w:val="1"/>
      <w:marLeft w:val="0"/>
      <w:marRight w:val="0"/>
      <w:marTop w:val="0"/>
      <w:marBottom w:val="0"/>
      <w:divBdr>
        <w:top w:val="none" w:sz="0" w:space="0" w:color="auto"/>
        <w:left w:val="none" w:sz="0" w:space="0" w:color="auto"/>
        <w:bottom w:val="none" w:sz="0" w:space="0" w:color="auto"/>
        <w:right w:val="none" w:sz="0" w:space="0" w:color="auto"/>
      </w:divBdr>
    </w:div>
    <w:div w:id="349068446">
      <w:bodyDiv w:val="1"/>
      <w:marLeft w:val="0"/>
      <w:marRight w:val="0"/>
      <w:marTop w:val="0"/>
      <w:marBottom w:val="0"/>
      <w:divBdr>
        <w:top w:val="none" w:sz="0" w:space="0" w:color="auto"/>
        <w:left w:val="none" w:sz="0" w:space="0" w:color="auto"/>
        <w:bottom w:val="none" w:sz="0" w:space="0" w:color="auto"/>
        <w:right w:val="none" w:sz="0" w:space="0" w:color="auto"/>
      </w:divBdr>
      <w:divsChild>
        <w:div w:id="161433596">
          <w:marLeft w:val="1166"/>
          <w:marRight w:val="0"/>
          <w:marTop w:val="72"/>
          <w:marBottom w:val="0"/>
          <w:divBdr>
            <w:top w:val="none" w:sz="0" w:space="0" w:color="auto"/>
            <w:left w:val="none" w:sz="0" w:space="0" w:color="auto"/>
            <w:bottom w:val="none" w:sz="0" w:space="0" w:color="auto"/>
            <w:right w:val="none" w:sz="0" w:space="0" w:color="auto"/>
          </w:divBdr>
        </w:div>
        <w:div w:id="279149712">
          <w:marLeft w:val="1166"/>
          <w:marRight w:val="0"/>
          <w:marTop w:val="72"/>
          <w:marBottom w:val="0"/>
          <w:divBdr>
            <w:top w:val="none" w:sz="0" w:space="0" w:color="auto"/>
            <w:left w:val="none" w:sz="0" w:space="0" w:color="auto"/>
            <w:bottom w:val="none" w:sz="0" w:space="0" w:color="auto"/>
            <w:right w:val="none" w:sz="0" w:space="0" w:color="auto"/>
          </w:divBdr>
        </w:div>
        <w:div w:id="305818495">
          <w:marLeft w:val="547"/>
          <w:marRight w:val="0"/>
          <w:marTop w:val="86"/>
          <w:marBottom w:val="0"/>
          <w:divBdr>
            <w:top w:val="none" w:sz="0" w:space="0" w:color="auto"/>
            <w:left w:val="none" w:sz="0" w:space="0" w:color="auto"/>
            <w:bottom w:val="none" w:sz="0" w:space="0" w:color="auto"/>
            <w:right w:val="none" w:sz="0" w:space="0" w:color="auto"/>
          </w:divBdr>
        </w:div>
        <w:div w:id="312225009">
          <w:marLeft w:val="1166"/>
          <w:marRight w:val="0"/>
          <w:marTop w:val="72"/>
          <w:marBottom w:val="0"/>
          <w:divBdr>
            <w:top w:val="none" w:sz="0" w:space="0" w:color="auto"/>
            <w:left w:val="none" w:sz="0" w:space="0" w:color="auto"/>
            <w:bottom w:val="none" w:sz="0" w:space="0" w:color="auto"/>
            <w:right w:val="none" w:sz="0" w:space="0" w:color="auto"/>
          </w:divBdr>
        </w:div>
        <w:div w:id="324676264">
          <w:marLeft w:val="1800"/>
          <w:marRight w:val="0"/>
          <w:marTop w:val="62"/>
          <w:marBottom w:val="0"/>
          <w:divBdr>
            <w:top w:val="none" w:sz="0" w:space="0" w:color="auto"/>
            <w:left w:val="none" w:sz="0" w:space="0" w:color="auto"/>
            <w:bottom w:val="none" w:sz="0" w:space="0" w:color="auto"/>
            <w:right w:val="none" w:sz="0" w:space="0" w:color="auto"/>
          </w:divBdr>
        </w:div>
        <w:div w:id="423191252">
          <w:marLeft w:val="1800"/>
          <w:marRight w:val="0"/>
          <w:marTop w:val="62"/>
          <w:marBottom w:val="0"/>
          <w:divBdr>
            <w:top w:val="none" w:sz="0" w:space="0" w:color="auto"/>
            <w:left w:val="none" w:sz="0" w:space="0" w:color="auto"/>
            <w:bottom w:val="none" w:sz="0" w:space="0" w:color="auto"/>
            <w:right w:val="none" w:sz="0" w:space="0" w:color="auto"/>
          </w:divBdr>
        </w:div>
        <w:div w:id="556279205">
          <w:marLeft w:val="547"/>
          <w:marRight w:val="0"/>
          <w:marTop w:val="86"/>
          <w:marBottom w:val="0"/>
          <w:divBdr>
            <w:top w:val="none" w:sz="0" w:space="0" w:color="auto"/>
            <w:left w:val="none" w:sz="0" w:space="0" w:color="auto"/>
            <w:bottom w:val="none" w:sz="0" w:space="0" w:color="auto"/>
            <w:right w:val="none" w:sz="0" w:space="0" w:color="auto"/>
          </w:divBdr>
        </w:div>
        <w:div w:id="696931181">
          <w:marLeft w:val="1166"/>
          <w:marRight w:val="0"/>
          <w:marTop w:val="72"/>
          <w:marBottom w:val="0"/>
          <w:divBdr>
            <w:top w:val="none" w:sz="0" w:space="0" w:color="auto"/>
            <w:left w:val="none" w:sz="0" w:space="0" w:color="auto"/>
            <w:bottom w:val="none" w:sz="0" w:space="0" w:color="auto"/>
            <w:right w:val="none" w:sz="0" w:space="0" w:color="auto"/>
          </w:divBdr>
        </w:div>
        <w:div w:id="994723225">
          <w:marLeft w:val="1166"/>
          <w:marRight w:val="0"/>
          <w:marTop w:val="72"/>
          <w:marBottom w:val="0"/>
          <w:divBdr>
            <w:top w:val="none" w:sz="0" w:space="0" w:color="auto"/>
            <w:left w:val="none" w:sz="0" w:space="0" w:color="auto"/>
            <w:bottom w:val="none" w:sz="0" w:space="0" w:color="auto"/>
            <w:right w:val="none" w:sz="0" w:space="0" w:color="auto"/>
          </w:divBdr>
        </w:div>
        <w:div w:id="1097674016">
          <w:marLeft w:val="1800"/>
          <w:marRight w:val="0"/>
          <w:marTop w:val="62"/>
          <w:marBottom w:val="0"/>
          <w:divBdr>
            <w:top w:val="none" w:sz="0" w:space="0" w:color="auto"/>
            <w:left w:val="none" w:sz="0" w:space="0" w:color="auto"/>
            <w:bottom w:val="none" w:sz="0" w:space="0" w:color="auto"/>
            <w:right w:val="none" w:sz="0" w:space="0" w:color="auto"/>
          </w:divBdr>
        </w:div>
        <w:div w:id="1104304219">
          <w:marLeft w:val="1166"/>
          <w:marRight w:val="0"/>
          <w:marTop w:val="72"/>
          <w:marBottom w:val="0"/>
          <w:divBdr>
            <w:top w:val="none" w:sz="0" w:space="0" w:color="auto"/>
            <w:left w:val="none" w:sz="0" w:space="0" w:color="auto"/>
            <w:bottom w:val="none" w:sz="0" w:space="0" w:color="auto"/>
            <w:right w:val="none" w:sz="0" w:space="0" w:color="auto"/>
          </w:divBdr>
        </w:div>
        <w:div w:id="1209688138">
          <w:marLeft w:val="1166"/>
          <w:marRight w:val="0"/>
          <w:marTop w:val="72"/>
          <w:marBottom w:val="0"/>
          <w:divBdr>
            <w:top w:val="none" w:sz="0" w:space="0" w:color="auto"/>
            <w:left w:val="none" w:sz="0" w:space="0" w:color="auto"/>
            <w:bottom w:val="none" w:sz="0" w:space="0" w:color="auto"/>
            <w:right w:val="none" w:sz="0" w:space="0" w:color="auto"/>
          </w:divBdr>
        </w:div>
        <w:div w:id="1454009633">
          <w:marLeft w:val="1800"/>
          <w:marRight w:val="0"/>
          <w:marTop w:val="62"/>
          <w:marBottom w:val="0"/>
          <w:divBdr>
            <w:top w:val="none" w:sz="0" w:space="0" w:color="auto"/>
            <w:left w:val="none" w:sz="0" w:space="0" w:color="auto"/>
            <w:bottom w:val="none" w:sz="0" w:space="0" w:color="auto"/>
            <w:right w:val="none" w:sz="0" w:space="0" w:color="auto"/>
          </w:divBdr>
        </w:div>
        <w:div w:id="1647199524">
          <w:marLeft w:val="1166"/>
          <w:marRight w:val="0"/>
          <w:marTop w:val="72"/>
          <w:marBottom w:val="0"/>
          <w:divBdr>
            <w:top w:val="none" w:sz="0" w:space="0" w:color="auto"/>
            <w:left w:val="none" w:sz="0" w:space="0" w:color="auto"/>
            <w:bottom w:val="none" w:sz="0" w:space="0" w:color="auto"/>
            <w:right w:val="none" w:sz="0" w:space="0" w:color="auto"/>
          </w:divBdr>
        </w:div>
        <w:div w:id="1695956476">
          <w:marLeft w:val="1166"/>
          <w:marRight w:val="0"/>
          <w:marTop w:val="72"/>
          <w:marBottom w:val="0"/>
          <w:divBdr>
            <w:top w:val="none" w:sz="0" w:space="0" w:color="auto"/>
            <w:left w:val="none" w:sz="0" w:space="0" w:color="auto"/>
            <w:bottom w:val="none" w:sz="0" w:space="0" w:color="auto"/>
            <w:right w:val="none" w:sz="0" w:space="0" w:color="auto"/>
          </w:divBdr>
        </w:div>
        <w:div w:id="1771000873">
          <w:marLeft w:val="1166"/>
          <w:marRight w:val="0"/>
          <w:marTop w:val="72"/>
          <w:marBottom w:val="0"/>
          <w:divBdr>
            <w:top w:val="none" w:sz="0" w:space="0" w:color="auto"/>
            <w:left w:val="none" w:sz="0" w:space="0" w:color="auto"/>
            <w:bottom w:val="none" w:sz="0" w:space="0" w:color="auto"/>
            <w:right w:val="none" w:sz="0" w:space="0" w:color="auto"/>
          </w:divBdr>
        </w:div>
        <w:div w:id="1870144670">
          <w:marLeft w:val="1800"/>
          <w:marRight w:val="0"/>
          <w:marTop w:val="62"/>
          <w:marBottom w:val="0"/>
          <w:divBdr>
            <w:top w:val="none" w:sz="0" w:space="0" w:color="auto"/>
            <w:left w:val="none" w:sz="0" w:space="0" w:color="auto"/>
            <w:bottom w:val="none" w:sz="0" w:space="0" w:color="auto"/>
            <w:right w:val="none" w:sz="0" w:space="0" w:color="auto"/>
          </w:divBdr>
        </w:div>
        <w:div w:id="1917276432">
          <w:marLeft w:val="1166"/>
          <w:marRight w:val="0"/>
          <w:marTop w:val="72"/>
          <w:marBottom w:val="0"/>
          <w:divBdr>
            <w:top w:val="none" w:sz="0" w:space="0" w:color="auto"/>
            <w:left w:val="none" w:sz="0" w:space="0" w:color="auto"/>
            <w:bottom w:val="none" w:sz="0" w:space="0" w:color="auto"/>
            <w:right w:val="none" w:sz="0" w:space="0" w:color="auto"/>
          </w:divBdr>
        </w:div>
        <w:div w:id="2008558194">
          <w:marLeft w:val="1166"/>
          <w:marRight w:val="0"/>
          <w:marTop w:val="72"/>
          <w:marBottom w:val="0"/>
          <w:divBdr>
            <w:top w:val="none" w:sz="0" w:space="0" w:color="auto"/>
            <w:left w:val="none" w:sz="0" w:space="0" w:color="auto"/>
            <w:bottom w:val="none" w:sz="0" w:space="0" w:color="auto"/>
            <w:right w:val="none" w:sz="0" w:space="0" w:color="auto"/>
          </w:divBdr>
        </w:div>
        <w:div w:id="2080521186">
          <w:marLeft w:val="1166"/>
          <w:marRight w:val="0"/>
          <w:marTop w:val="72"/>
          <w:marBottom w:val="0"/>
          <w:divBdr>
            <w:top w:val="none" w:sz="0" w:space="0" w:color="auto"/>
            <w:left w:val="none" w:sz="0" w:space="0" w:color="auto"/>
            <w:bottom w:val="none" w:sz="0" w:space="0" w:color="auto"/>
            <w:right w:val="none" w:sz="0" w:space="0" w:color="auto"/>
          </w:divBdr>
        </w:div>
        <w:div w:id="2121532083">
          <w:marLeft w:val="547"/>
          <w:marRight w:val="0"/>
          <w:marTop w:val="86"/>
          <w:marBottom w:val="0"/>
          <w:divBdr>
            <w:top w:val="none" w:sz="0" w:space="0" w:color="auto"/>
            <w:left w:val="none" w:sz="0" w:space="0" w:color="auto"/>
            <w:bottom w:val="none" w:sz="0" w:space="0" w:color="auto"/>
            <w:right w:val="none" w:sz="0" w:space="0" w:color="auto"/>
          </w:divBdr>
        </w:div>
        <w:div w:id="2135326374">
          <w:marLeft w:val="547"/>
          <w:marRight w:val="0"/>
          <w:marTop w:val="86"/>
          <w:marBottom w:val="0"/>
          <w:divBdr>
            <w:top w:val="none" w:sz="0" w:space="0" w:color="auto"/>
            <w:left w:val="none" w:sz="0" w:space="0" w:color="auto"/>
            <w:bottom w:val="none" w:sz="0" w:space="0" w:color="auto"/>
            <w:right w:val="none" w:sz="0" w:space="0" w:color="auto"/>
          </w:divBdr>
        </w:div>
      </w:divsChild>
    </w:div>
    <w:div w:id="350299675">
      <w:bodyDiv w:val="1"/>
      <w:marLeft w:val="0"/>
      <w:marRight w:val="0"/>
      <w:marTop w:val="0"/>
      <w:marBottom w:val="0"/>
      <w:divBdr>
        <w:top w:val="none" w:sz="0" w:space="0" w:color="auto"/>
        <w:left w:val="none" w:sz="0" w:space="0" w:color="auto"/>
        <w:bottom w:val="none" w:sz="0" w:space="0" w:color="auto"/>
        <w:right w:val="none" w:sz="0" w:space="0" w:color="auto"/>
      </w:divBdr>
    </w:div>
    <w:div w:id="350648568">
      <w:bodyDiv w:val="1"/>
      <w:marLeft w:val="0"/>
      <w:marRight w:val="0"/>
      <w:marTop w:val="0"/>
      <w:marBottom w:val="0"/>
      <w:divBdr>
        <w:top w:val="none" w:sz="0" w:space="0" w:color="auto"/>
        <w:left w:val="none" w:sz="0" w:space="0" w:color="auto"/>
        <w:bottom w:val="none" w:sz="0" w:space="0" w:color="auto"/>
        <w:right w:val="none" w:sz="0" w:space="0" w:color="auto"/>
      </w:divBdr>
      <w:divsChild>
        <w:div w:id="16779662">
          <w:marLeft w:val="1800"/>
          <w:marRight w:val="0"/>
          <w:marTop w:val="100"/>
          <w:marBottom w:val="0"/>
          <w:divBdr>
            <w:top w:val="none" w:sz="0" w:space="0" w:color="auto"/>
            <w:left w:val="none" w:sz="0" w:space="0" w:color="auto"/>
            <w:bottom w:val="none" w:sz="0" w:space="0" w:color="auto"/>
            <w:right w:val="none" w:sz="0" w:space="0" w:color="auto"/>
          </w:divBdr>
        </w:div>
        <w:div w:id="250703441">
          <w:marLeft w:val="1800"/>
          <w:marRight w:val="0"/>
          <w:marTop w:val="100"/>
          <w:marBottom w:val="0"/>
          <w:divBdr>
            <w:top w:val="none" w:sz="0" w:space="0" w:color="auto"/>
            <w:left w:val="none" w:sz="0" w:space="0" w:color="auto"/>
            <w:bottom w:val="none" w:sz="0" w:space="0" w:color="auto"/>
            <w:right w:val="none" w:sz="0" w:space="0" w:color="auto"/>
          </w:divBdr>
        </w:div>
        <w:div w:id="265580748">
          <w:marLeft w:val="1800"/>
          <w:marRight w:val="0"/>
          <w:marTop w:val="100"/>
          <w:marBottom w:val="0"/>
          <w:divBdr>
            <w:top w:val="none" w:sz="0" w:space="0" w:color="auto"/>
            <w:left w:val="none" w:sz="0" w:space="0" w:color="auto"/>
            <w:bottom w:val="none" w:sz="0" w:space="0" w:color="auto"/>
            <w:right w:val="none" w:sz="0" w:space="0" w:color="auto"/>
          </w:divBdr>
        </w:div>
        <w:div w:id="289476456">
          <w:marLeft w:val="1080"/>
          <w:marRight w:val="0"/>
          <w:marTop w:val="100"/>
          <w:marBottom w:val="0"/>
          <w:divBdr>
            <w:top w:val="none" w:sz="0" w:space="0" w:color="auto"/>
            <w:left w:val="none" w:sz="0" w:space="0" w:color="auto"/>
            <w:bottom w:val="none" w:sz="0" w:space="0" w:color="auto"/>
            <w:right w:val="none" w:sz="0" w:space="0" w:color="auto"/>
          </w:divBdr>
        </w:div>
        <w:div w:id="313607614">
          <w:marLeft w:val="1080"/>
          <w:marRight w:val="0"/>
          <w:marTop w:val="100"/>
          <w:marBottom w:val="0"/>
          <w:divBdr>
            <w:top w:val="none" w:sz="0" w:space="0" w:color="auto"/>
            <w:left w:val="none" w:sz="0" w:space="0" w:color="auto"/>
            <w:bottom w:val="none" w:sz="0" w:space="0" w:color="auto"/>
            <w:right w:val="none" w:sz="0" w:space="0" w:color="auto"/>
          </w:divBdr>
        </w:div>
        <w:div w:id="343022163">
          <w:marLeft w:val="1800"/>
          <w:marRight w:val="0"/>
          <w:marTop w:val="100"/>
          <w:marBottom w:val="0"/>
          <w:divBdr>
            <w:top w:val="none" w:sz="0" w:space="0" w:color="auto"/>
            <w:left w:val="none" w:sz="0" w:space="0" w:color="auto"/>
            <w:bottom w:val="none" w:sz="0" w:space="0" w:color="auto"/>
            <w:right w:val="none" w:sz="0" w:space="0" w:color="auto"/>
          </w:divBdr>
        </w:div>
        <w:div w:id="938677167">
          <w:marLeft w:val="1800"/>
          <w:marRight w:val="0"/>
          <w:marTop w:val="100"/>
          <w:marBottom w:val="0"/>
          <w:divBdr>
            <w:top w:val="none" w:sz="0" w:space="0" w:color="auto"/>
            <w:left w:val="none" w:sz="0" w:space="0" w:color="auto"/>
            <w:bottom w:val="none" w:sz="0" w:space="0" w:color="auto"/>
            <w:right w:val="none" w:sz="0" w:space="0" w:color="auto"/>
          </w:divBdr>
        </w:div>
        <w:div w:id="971401952">
          <w:marLeft w:val="360"/>
          <w:marRight w:val="0"/>
          <w:marTop w:val="200"/>
          <w:marBottom w:val="0"/>
          <w:divBdr>
            <w:top w:val="none" w:sz="0" w:space="0" w:color="auto"/>
            <w:left w:val="none" w:sz="0" w:space="0" w:color="auto"/>
            <w:bottom w:val="none" w:sz="0" w:space="0" w:color="auto"/>
            <w:right w:val="none" w:sz="0" w:space="0" w:color="auto"/>
          </w:divBdr>
        </w:div>
        <w:div w:id="1585215894">
          <w:marLeft w:val="1080"/>
          <w:marRight w:val="0"/>
          <w:marTop w:val="100"/>
          <w:marBottom w:val="0"/>
          <w:divBdr>
            <w:top w:val="none" w:sz="0" w:space="0" w:color="auto"/>
            <w:left w:val="none" w:sz="0" w:space="0" w:color="auto"/>
            <w:bottom w:val="none" w:sz="0" w:space="0" w:color="auto"/>
            <w:right w:val="none" w:sz="0" w:space="0" w:color="auto"/>
          </w:divBdr>
        </w:div>
        <w:div w:id="1790902633">
          <w:marLeft w:val="2520"/>
          <w:marRight w:val="0"/>
          <w:marTop w:val="100"/>
          <w:marBottom w:val="0"/>
          <w:divBdr>
            <w:top w:val="none" w:sz="0" w:space="0" w:color="auto"/>
            <w:left w:val="none" w:sz="0" w:space="0" w:color="auto"/>
            <w:bottom w:val="none" w:sz="0" w:space="0" w:color="auto"/>
            <w:right w:val="none" w:sz="0" w:space="0" w:color="auto"/>
          </w:divBdr>
        </w:div>
      </w:divsChild>
    </w:div>
    <w:div w:id="350760884">
      <w:bodyDiv w:val="1"/>
      <w:marLeft w:val="0"/>
      <w:marRight w:val="0"/>
      <w:marTop w:val="0"/>
      <w:marBottom w:val="0"/>
      <w:divBdr>
        <w:top w:val="none" w:sz="0" w:space="0" w:color="auto"/>
        <w:left w:val="none" w:sz="0" w:space="0" w:color="auto"/>
        <w:bottom w:val="none" w:sz="0" w:space="0" w:color="auto"/>
        <w:right w:val="none" w:sz="0" w:space="0" w:color="auto"/>
      </w:divBdr>
    </w:div>
    <w:div w:id="351107959">
      <w:bodyDiv w:val="1"/>
      <w:marLeft w:val="0"/>
      <w:marRight w:val="0"/>
      <w:marTop w:val="0"/>
      <w:marBottom w:val="0"/>
      <w:divBdr>
        <w:top w:val="none" w:sz="0" w:space="0" w:color="auto"/>
        <w:left w:val="none" w:sz="0" w:space="0" w:color="auto"/>
        <w:bottom w:val="none" w:sz="0" w:space="0" w:color="auto"/>
        <w:right w:val="none" w:sz="0" w:space="0" w:color="auto"/>
      </w:divBdr>
      <w:divsChild>
        <w:div w:id="792747942">
          <w:marLeft w:val="547"/>
          <w:marRight w:val="0"/>
          <w:marTop w:val="154"/>
          <w:marBottom w:val="0"/>
          <w:divBdr>
            <w:top w:val="none" w:sz="0" w:space="0" w:color="auto"/>
            <w:left w:val="none" w:sz="0" w:space="0" w:color="auto"/>
            <w:bottom w:val="none" w:sz="0" w:space="0" w:color="auto"/>
            <w:right w:val="none" w:sz="0" w:space="0" w:color="auto"/>
          </w:divBdr>
        </w:div>
        <w:div w:id="1146512502">
          <w:marLeft w:val="1166"/>
          <w:marRight w:val="0"/>
          <w:marTop w:val="134"/>
          <w:marBottom w:val="0"/>
          <w:divBdr>
            <w:top w:val="none" w:sz="0" w:space="0" w:color="auto"/>
            <w:left w:val="none" w:sz="0" w:space="0" w:color="auto"/>
            <w:bottom w:val="none" w:sz="0" w:space="0" w:color="auto"/>
            <w:right w:val="none" w:sz="0" w:space="0" w:color="auto"/>
          </w:divBdr>
        </w:div>
        <w:div w:id="1754231187">
          <w:marLeft w:val="547"/>
          <w:marRight w:val="0"/>
          <w:marTop w:val="154"/>
          <w:marBottom w:val="0"/>
          <w:divBdr>
            <w:top w:val="none" w:sz="0" w:space="0" w:color="auto"/>
            <w:left w:val="none" w:sz="0" w:space="0" w:color="auto"/>
            <w:bottom w:val="none" w:sz="0" w:space="0" w:color="auto"/>
            <w:right w:val="none" w:sz="0" w:space="0" w:color="auto"/>
          </w:divBdr>
        </w:div>
      </w:divsChild>
    </w:div>
    <w:div w:id="351108974">
      <w:bodyDiv w:val="1"/>
      <w:marLeft w:val="0"/>
      <w:marRight w:val="0"/>
      <w:marTop w:val="0"/>
      <w:marBottom w:val="0"/>
      <w:divBdr>
        <w:top w:val="none" w:sz="0" w:space="0" w:color="auto"/>
        <w:left w:val="none" w:sz="0" w:space="0" w:color="auto"/>
        <w:bottom w:val="none" w:sz="0" w:space="0" w:color="auto"/>
        <w:right w:val="none" w:sz="0" w:space="0" w:color="auto"/>
      </w:divBdr>
      <w:divsChild>
        <w:div w:id="1692410279">
          <w:marLeft w:val="547"/>
          <w:marRight w:val="0"/>
          <w:marTop w:val="154"/>
          <w:marBottom w:val="0"/>
          <w:divBdr>
            <w:top w:val="none" w:sz="0" w:space="0" w:color="auto"/>
            <w:left w:val="none" w:sz="0" w:space="0" w:color="auto"/>
            <w:bottom w:val="none" w:sz="0" w:space="0" w:color="auto"/>
            <w:right w:val="none" w:sz="0" w:space="0" w:color="auto"/>
          </w:divBdr>
        </w:div>
      </w:divsChild>
    </w:div>
    <w:div w:id="351882679">
      <w:bodyDiv w:val="1"/>
      <w:marLeft w:val="0"/>
      <w:marRight w:val="0"/>
      <w:marTop w:val="0"/>
      <w:marBottom w:val="0"/>
      <w:divBdr>
        <w:top w:val="none" w:sz="0" w:space="0" w:color="auto"/>
        <w:left w:val="none" w:sz="0" w:space="0" w:color="auto"/>
        <w:bottom w:val="none" w:sz="0" w:space="0" w:color="auto"/>
        <w:right w:val="none" w:sz="0" w:space="0" w:color="auto"/>
      </w:divBdr>
      <w:divsChild>
        <w:div w:id="574434431">
          <w:marLeft w:val="1166"/>
          <w:marRight w:val="0"/>
          <w:marTop w:val="115"/>
          <w:marBottom w:val="0"/>
          <w:divBdr>
            <w:top w:val="none" w:sz="0" w:space="0" w:color="auto"/>
            <w:left w:val="none" w:sz="0" w:space="0" w:color="auto"/>
            <w:bottom w:val="none" w:sz="0" w:space="0" w:color="auto"/>
            <w:right w:val="none" w:sz="0" w:space="0" w:color="auto"/>
          </w:divBdr>
        </w:div>
        <w:div w:id="1934821514">
          <w:marLeft w:val="1166"/>
          <w:marRight w:val="0"/>
          <w:marTop w:val="115"/>
          <w:marBottom w:val="0"/>
          <w:divBdr>
            <w:top w:val="none" w:sz="0" w:space="0" w:color="auto"/>
            <w:left w:val="none" w:sz="0" w:space="0" w:color="auto"/>
            <w:bottom w:val="none" w:sz="0" w:space="0" w:color="auto"/>
            <w:right w:val="none" w:sz="0" w:space="0" w:color="auto"/>
          </w:divBdr>
        </w:div>
      </w:divsChild>
    </w:div>
    <w:div w:id="351954033">
      <w:bodyDiv w:val="1"/>
      <w:marLeft w:val="0"/>
      <w:marRight w:val="0"/>
      <w:marTop w:val="0"/>
      <w:marBottom w:val="0"/>
      <w:divBdr>
        <w:top w:val="none" w:sz="0" w:space="0" w:color="auto"/>
        <w:left w:val="none" w:sz="0" w:space="0" w:color="auto"/>
        <w:bottom w:val="none" w:sz="0" w:space="0" w:color="auto"/>
        <w:right w:val="none" w:sz="0" w:space="0" w:color="auto"/>
      </w:divBdr>
      <w:divsChild>
        <w:div w:id="413666022">
          <w:marLeft w:val="1166"/>
          <w:marRight w:val="0"/>
          <w:marTop w:val="96"/>
          <w:marBottom w:val="0"/>
          <w:divBdr>
            <w:top w:val="none" w:sz="0" w:space="0" w:color="auto"/>
            <w:left w:val="none" w:sz="0" w:space="0" w:color="auto"/>
            <w:bottom w:val="none" w:sz="0" w:space="0" w:color="auto"/>
            <w:right w:val="none" w:sz="0" w:space="0" w:color="auto"/>
          </w:divBdr>
        </w:div>
        <w:div w:id="557477825">
          <w:marLeft w:val="547"/>
          <w:marRight w:val="0"/>
          <w:marTop w:val="115"/>
          <w:marBottom w:val="0"/>
          <w:divBdr>
            <w:top w:val="none" w:sz="0" w:space="0" w:color="auto"/>
            <w:left w:val="none" w:sz="0" w:space="0" w:color="auto"/>
            <w:bottom w:val="none" w:sz="0" w:space="0" w:color="auto"/>
            <w:right w:val="none" w:sz="0" w:space="0" w:color="auto"/>
          </w:divBdr>
        </w:div>
      </w:divsChild>
    </w:div>
    <w:div w:id="352271689">
      <w:bodyDiv w:val="1"/>
      <w:marLeft w:val="0"/>
      <w:marRight w:val="0"/>
      <w:marTop w:val="0"/>
      <w:marBottom w:val="0"/>
      <w:divBdr>
        <w:top w:val="none" w:sz="0" w:space="0" w:color="auto"/>
        <w:left w:val="none" w:sz="0" w:space="0" w:color="auto"/>
        <w:bottom w:val="none" w:sz="0" w:space="0" w:color="auto"/>
        <w:right w:val="none" w:sz="0" w:space="0" w:color="auto"/>
      </w:divBdr>
      <w:divsChild>
        <w:div w:id="792287792">
          <w:marLeft w:val="0"/>
          <w:marRight w:val="0"/>
          <w:marTop w:val="0"/>
          <w:marBottom w:val="0"/>
          <w:divBdr>
            <w:top w:val="none" w:sz="0" w:space="0" w:color="auto"/>
            <w:left w:val="none" w:sz="0" w:space="0" w:color="auto"/>
            <w:bottom w:val="none" w:sz="0" w:space="0" w:color="auto"/>
            <w:right w:val="none" w:sz="0" w:space="0" w:color="auto"/>
          </w:divBdr>
          <w:divsChild>
            <w:div w:id="367413736">
              <w:marLeft w:val="0"/>
              <w:marRight w:val="0"/>
              <w:marTop w:val="0"/>
              <w:marBottom w:val="0"/>
              <w:divBdr>
                <w:top w:val="none" w:sz="0" w:space="0" w:color="auto"/>
                <w:left w:val="none" w:sz="0" w:space="0" w:color="auto"/>
                <w:bottom w:val="none" w:sz="0" w:space="0" w:color="auto"/>
                <w:right w:val="none" w:sz="0" w:space="0" w:color="auto"/>
              </w:divBdr>
            </w:div>
            <w:div w:id="1113938135">
              <w:marLeft w:val="0"/>
              <w:marRight w:val="0"/>
              <w:marTop w:val="0"/>
              <w:marBottom w:val="0"/>
              <w:divBdr>
                <w:top w:val="none" w:sz="0" w:space="0" w:color="auto"/>
                <w:left w:val="none" w:sz="0" w:space="0" w:color="auto"/>
                <w:bottom w:val="none" w:sz="0" w:space="0" w:color="auto"/>
                <w:right w:val="none" w:sz="0" w:space="0" w:color="auto"/>
              </w:divBdr>
            </w:div>
            <w:div w:id="1114638779">
              <w:marLeft w:val="0"/>
              <w:marRight w:val="0"/>
              <w:marTop w:val="0"/>
              <w:marBottom w:val="0"/>
              <w:divBdr>
                <w:top w:val="none" w:sz="0" w:space="0" w:color="auto"/>
                <w:left w:val="none" w:sz="0" w:space="0" w:color="auto"/>
                <w:bottom w:val="none" w:sz="0" w:space="0" w:color="auto"/>
                <w:right w:val="none" w:sz="0" w:space="0" w:color="auto"/>
              </w:divBdr>
            </w:div>
            <w:div w:id="1152864546">
              <w:marLeft w:val="0"/>
              <w:marRight w:val="0"/>
              <w:marTop w:val="0"/>
              <w:marBottom w:val="0"/>
              <w:divBdr>
                <w:top w:val="none" w:sz="0" w:space="0" w:color="auto"/>
                <w:left w:val="none" w:sz="0" w:space="0" w:color="auto"/>
                <w:bottom w:val="none" w:sz="0" w:space="0" w:color="auto"/>
                <w:right w:val="none" w:sz="0" w:space="0" w:color="auto"/>
              </w:divBdr>
            </w:div>
            <w:div w:id="1183398842">
              <w:marLeft w:val="0"/>
              <w:marRight w:val="0"/>
              <w:marTop w:val="0"/>
              <w:marBottom w:val="0"/>
              <w:divBdr>
                <w:top w:val="none" w:sz="0" w:space="0" w:color="auto"/>
                <w:left w:val="none" w:sz="0" w:space="0" w:color="auto"/>
                <w:bottom w:val="none" w:sz="0" w:space="0" w:color="auto"/>
                <w:right w:val="none" w:sz="0" w:space="0" w:color="auto"/>
              </w:divBdr>
            </w:div>
            <w:div w:id="1479686666">
              <w:marLeft w:val="0"/>
              <w:marRight w:val="0"/>
              <w:marTop w:val="0"/>
              <w:marBottom w:val="0"/>
              <w:divBdr>
                <w:top w:val="none" w:sz="0" w:space="0" w:color="auto"/>
                <w:left w:val="none" w:sz="0" w:space="0" w:color="auto"/>
                <w:bottom w:val="none" w:sz="0" w:space="0" w:color="auto"/>
                <w:right w:val="none" w:sz="0" w:space="0" w:color="auto"/>
              </w:divBdr>
            </w:div>
            <w:div w:id="148111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72774">
      <w:bodyDiv w:val="1"/>
      <w:marLeft w:val="0"/>
      <w:marRight w:val="0"/>
      <w:marTop w:val="0"/>
      <w:marBottom w:val="0"/>
      <w:divBdr>
        <w:top w:val="none" w:sz="0" w:space="0" w:color="auto"/>
        <w:left w:val="none" w:sz="0" w:space="0" w:color="auto"/>
        <w:bottom w:val="none" w:sz="0" w:space="0" w:color="auto"/>
        <w:right w:val="none" w:sz="0" w:space="0" w:color="auto"/>
      </w:divBdr>
    </w:div>
    <w:div w:id="353195211">
      <w:bodyDiv w:val="1"/>
      <w:marLeft w:val="0"/>
      <w:marRight w:val="0"/>
      <w:marTop w:val="0"/>
      <w:marBottom w:val="0"/>
      <w:divBdr>
        <w:top w:val="none" w:sz="0" w:space="0" w:color="auto"/>
        <w:left w:val="none" w:sz="0" w:space="0" w:color="auto"/>
        <w:bottom w:val="none" w:sz="0" w:space="0" w:color="auto"/>
        <w:right w:val="none" w:sz="0" w:space="0" w:color="auto"/>
      </w:divBdr>
    </w:div>
    <w:div w:id="353389196">
      <w:bodyDiv w:val="1"/>
      <w:marLeft w:val="0"/>
      <w:marRight w:val="0"/>
      <w:marTop w:val="0"/>
      <w:marBottom w:val="0"/>
      <w:divBdr>
        <w:top w:val="none" w:sz="0" w:space="0" w:color="auto"/>
        <w:left w:val="none" w:sz="0" w:space="0" w:color="auto"/>
        <w:bottom w:val="none" w:sz="0" w:space="0" w:color="auto"/>
        <w:right w:val="none" w:sz="0" w:space="0" w:color="auto"/>
      </w:divBdr>
    </w:div>
    <w:div w:id="353919046">
      <w:bodyDiv w:val="1"/>
      <w:marLeft w:val="0"/>
      <w:marRight w:val="0"/>
      <w:marTop w:val="0"/>
      <w:marBottom w:val="0"/>
      <w:divBdr>
        <w:top w:val="none" w:sz="0" w:space="0" w:color="auto"/>
        <w:left w:val="none" w:sz="0" w:space="0" w:color="auto"/>
        <w:bottom w:val="none" w:sz="0" w:space="0" w:color="auto"/>
        <w:right w:val="none" w:sz="0" w:space="0" w:color="auto"/>
      </w:divBdr>
    </w:div>
    <w:div w:id="353961649">
      <w:bodyDiv w:val="1"/>
      <w:marLeft w:val="0"/>
      <w:marRight w:val="0"/>
      <w:marTop w:val="0"/>
      <w:marBottom w:val="0"/>
      <w:divBdr>
        <w:top w:val="none" w:sz="0" w:space="0" w:color="auto"/>
        <w:left w:val="none" w:sz="0" w:space="0" w:color="auto"/>
        <w:bottom w:val="none" w:sz="0" w:space="0" w:color="auto"/>
        <w:right w:val="none" w:sz="0" w:space="0" w:color="auto"/>
      </w:divBdr>
      <w:divsChild>
        <w:div w:id="866063225">
          <w:marLeft w:val="0"/>
          <w:marRight w:val="0"/>
          <w:marTop w:val="0"/>
          <w:marBottom w:val="0"/>
          <w:divBdr>
            <w:top w:val="none" w:sz="0" w:space="0" w:color="auto"/>
            <w:left w:val="none" w:sz="0" w:space="0" w:color="auto"/>
            <w:bottom w:val="none" w:sz="0" w:space="0" w:color="auto"/>
            <w:right w:val="none" w:sz="0" w:space="0" w:color="auto"/>
          </w:divBdr>
          <w:divsChild>
            <w:div w:id="209345637">
              <w:marLeft w:val="0"/>
              <w:marRight w:val="0"/>
              <w:marTop w:val="0"/>
              <w:marBottom w:val="0"/>
              <w:divBdr>
                <w:top w:val="none" w:sz="0" w:space="0" w:color="auto"/>
                <w:left w:val="none" w:sz="0" w:space="0" w:color="auto"/>
                <w:bottom w:val="none" w:sz="0" w:space="0" w:color="auto"/>
                <w:right w:val="none" w:sz="0" w:space="0" w:color="auto"/>
              </w:divBdr>
            </w:div>
            <w:div w:id="1225065628">
              <w:marLeft w:val="0"/>
              <w:marRight w:val="0"/>
              <w:marTop w:val="0"/>
              <w:marBottom w:val="0"/>
              <w:divBdr>
                <w:top w:val="none" w:sz="0" w:space="0" w:color="auto"/>
                <w:left w:val="none" w:sz="0" w:space="0" w:color="auto"/>
                <w:bottom w:val="none" w:sz="0" w:space="0" w:color="auto"/>
                <w:right w:val="none" w:sz="0" w:space="0" w:color="auto"/>
              </w:divBdr>
            </w:div>
            <w:div w:id="165310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65605">
      <w:bodyDiv w:val="1"/>
      <w:marLeft w:val="0"/>
      <w:marRight w:val="0"/>
      <w:marTop w:val="0"/>
      <w:marBottom w:val="0"/>
      <w:divBdr>
        <w:top w:val="none" w:sz="0" w:space="0" w:color="auto"/>
        <w:left w:val="none" w:sz="0" w:space="0" w:color="auto"/>
        <w:bottom w:val="none" w:sz="0" w:space="0" w:color="auto"/>
        <w:right w:val="none" w:sz="0" w:space="0" w:color="auto"/>
      </w:divBdr>
    </w:div>
    <w:div w:id="354112370">
      <w:bodyDiv w:val="1"/>
      <w:marLeft w:val="0"/>
      <w:marRight w:val="0"/>
      <w:marTop w:val="0"/>
      <w:marBottom w:val="0"/>
      <w:divBdr>
        <w:top w:val="none" w:sz="0" w:space="0" w:color="auto"/>
        <w:left w:val="none" w:sz="0" w:space="0" w:color="auto"/>
        <w:bottom w:val="none" w:sz="0" w:space="0" w:color="auto"/>
        <w:right w:val="none" w:sz="0" w:space="0" w:color="auto"/>
      </w:divBdr>
    </w:div>
    <w:div w:id="356195492">
      <w:bodyDiv w:val="1"/>
      <w:marLeft w:val="0"/>
      <w:marRight w:val="0"/>
      <w:marTop w:val="0"/>
      <w:marBottom w:val="0"/>
      <w:divBdr>
        <w:top w:val="none" w:sz="0" w:space="0" w:color="auto"/>
        <w:left w:val="none" w:sz="0" w:space="0" w:color="auto"/>
        <w:bottom w:val="none" w:sz="0" w:space="0" w:color="auto"/>
        <w:right w:val="none" w:sz="0" w:space="0" w:color="auto"/>
      </w:divBdr>
    </w:div>
    <w:div w:id="356853904">
      <w:bodyDiv w:val="1"/>
      <w:marLeft w:val="0"/>
      <w:marRight w:val="0"/>
      <w:marTop w:val="0"/>
      <w:marBottom w:val="0"/>
      <w:divBdr>
        <w:top w:val="none" w:sz="0" w:space="0" w:color="auto"/>
        <w:left w:val="none" w:sz="0" w:space="0" w:color="auto"/>
        <w:bottom w:val="none" w:sz="0" w:space="0" w:color="auto"/>
        <w:right w:val="none" w:sz="0" w:space="0" w:color="auto"/>
      </w:divBdr>
    </w:div>
    <w:div w:id="358162370">
      <w:bodyDiv w:val="1"/>
      <w:marLeft w:val="0"/>
      <w:marRight w:val="0"/>
      <w:marTop w:val="0"/>
      <w:marBottom w:val="0"/>
      <w:divBdr>
        <w:top w:val="none" w:sz="0" w:space="0" w:color="auto"/>
        <w:left w:val="none" w:sz="0" w:space="0" w:color="auto"/>
        <w:bottom w:val="none" w:sz="0" w:space="0" w:color="auto"/>
        <w:right w:val="none" w:sz="0" w:space="0" w:color="auto"/>
      </w:divBdr>
    </w:div>
    <w:div w:id="359664533">
      <w:bodyDiv w:val="1"/>
      <w:marLeft w:val="0"/>
      <w:marRight w:val="0"/>
      <w:marTop w:val="0"/>
      <w:marBottom w:val="0"/>
      <w:divBdr>
        <w:top w:val="none" w:sz="0" w:space="0" w:color="auto"/>
        <w:left w:val="none" w:sz="0" w:space="0" w:color="auto"/>
        <w:bottom w:val="none" w:sz="0" w:space="0" w:color="auto"/>
        <w:right w:val="none" w:sz="0" w:space="0" w:color="auto"/>
      </w:divBdr>
    </w:div>
    <w:div w:id="360013518">
      <w:bodyDiv w:val="1"/>
      <w:marLeft w:val="0"/>
      <w:marRight w:val="0"/>
      <w:marTop w:val="0"/>
      <w:marBottom w:val="0"/>
      <w:divBdr>
        <w:top w:val="none" w:sz="0" w:space="0" w:color="auto"/>
        <w:left w:val="none" w:sz="0" w:space="0" w:color="auto"/>
        <w:bottom w:val="none" w:sz="0" w:space="0" w:color="auto"/>
        <w:right w:val="none" w:sz="0" w:space="0" w:color="auto"/>
      </w:divBdr>
    </w:div>
    <w:div w:id="361248927">
      <w:bodyDiv w:val="1"/>
      <w:marLeft w:val="0"/>
      <w:marRight w:val="0"/>
      <w:marTop w:val="0"/>
      <w:marBottom w:val="0"/>
      <w:divBdr>
        <w:top w:val="none" w:sz="0" w:space="0" w:color="auto"/>
        <w:left w:val="none" w:sz="0" w:space="0" w:color="auto"/>
        <w:bottom w:val="none" w:sz="0" w:space="0" w:color="auto"/>
        <w:right w:val="none" w:sz="0" w:space="0" w:color="auto"/>
      </w:divBdr>
    </w:div>
    <w:div w:id="361789652">
      <w:bodyDiv w:val="1"/>
      <w:marLeft w:val="0"/>
      <w:marRight w:val="0"/>
      <w:marTop w:val="0"/>
      <w:marBottom w:val="0"/>
      <w:divBdr>
        <w:top w:val="none" w:sz="0" w:space="0" w:color="auto"/>
        <w:left w:val="none" w:sz="0" w:space="0" w:color="auto"/>
        <w:bottom w:val="none" w:sz="0" w:space="0" w:color="auto"/>
        <w:right w:val="none" w:sz="0" w:space="0" w:color="auto"/>
      </w:divBdr>
      <w:divsChild>
        <w:div w:id="604771884">
          <w:marLeft w:val="1166"/>
          <w:marRight w:val="0"/>
          <w:marTop w:val="134"/>
          <w:marBottom w:val="0"/>
          <w:divBdr>
            <w:top w:val="none" w:sz="0" w:space="0" w:color="auto"/>
            <w:left w:val="none" w:sz="0" w:space="0" w:color="auto"/>
            <w:bottom w:val="none" w:sz="0" w:space="0" w:color="auto"/>
            <w:right w:val="none" w:sz="0" w:space="0" w:color="auto"/>
          </w:divBdr>
        </w:div>
        <w:div w:id="1939023009">
          <w:marLeft w:val="547"/>
          <w:marRight w:val="0"/>
          <w:marTop w:val="154"/>
          <w:marBottom w:val="0"/>
          <w:divBdr>
            <w:top w:val="none" w:sz="0" w:space="0" w:color="auto"/>
            <w:left w:val="none" w:sz="0" w:space="0" w:color="auto"/>
            <w:bottom w:val="none" w:sz="0" w:space="0" w:color="auto"/>
            <w:right w:val="none" w:sz="0" w:space="0" w:color="auto"/>
          </w:divBdr>
        </w:div>
      </w:divsChild>
    </w:div>
    <w:div w:id="361902052">
      <w:bodyDiv w:val="1"/>
      <w:marLeft w:val="0"/>
      <w:marRight w:val="0"/>
      <w:marTop w:val="0"/>
      <w:marBottom w:val="0"/>
      <w:divBdr>
        <w:top w:val="none" w:sz="0" w:space="0" w:color="auto"/>
        <w:left w:val="none" w:sz="0" w:space="0" w:color="auto"/>
        <w:bottom w:val="none" w:sz="0" w:space="0" w:color="auto"/>
        <w:right w:val="none" w:sz="0" w:space="0" w:color="auto"/>
      </w:divBdr>
    </w:div>
    <w:div w:id="362095620">
      <w:bodyDiv w:val="1"/>
      <w:marLeft w:val="0"/>
      <w:marRight w:val="0"/>
      <w:marTop w:val="0"/>
      <w:marBottom w:val="0"/>
      <w:divBdr>
        <w:top w:val="none" w:sz="0" w:space="0" w:color="auto"/>
        <w:left w:val="none" w:sz="0" w:space="0" w:color="auto"/>
        <w:bottom w:val="none" w:sz="0" w:space="0" w:color="auto"/>
        <w:right w:val="none" w:sz="0" w:space="0" w:color="auto"/>
      </w:divBdr>
    </w:div>
    <w:div w:id="363485400">
      <w:bodyDiv w:val="1"/>
      <w:marLeft w:val="0"/>
      <w:marRight w:val="0"/>
      <w:marTop w:val="0"/>
      <w:marBottom w:val="0"/>
      <w:divBdr>
        <w:top w:val="none" w:sz="0" w:space="0" w:color="auto"/>
        <w:left w:val="none" w:sz="0" w:space="0" w:color="auto"/>
        <w:bottom w:val="none" w:sz="0" w:space="0" w:color="auto"/>
        <w:right w:val="none" w:sz="0" w:space="0" w:color="auto"/>
      </w:divBdr>
    </w:div>
    <w:div w:id="363869308">
      <w:bodyDiv w:val="1"/>
      <w:marLeft w:val="0"/>
      <w:marRight w:val="0"/>
      <w:marTop w:val="0"/>
      <w:marBottom w:val="0"/>
      <w:divBdr>
        <w:top w:val="none" w:sz="0" w:space="0" w:color="auto"/>
        <w:left w:val="none" w:sz="0" w:space="0" w:color="auto"/>
        <w:bottom w:val="none" w:sz="0" w:space="0" w:color="auto"/>
        <w:right w:val="none" w:sz="0" w:space="0" w:color="auto"/>
      </w:divBdr>
    </w:div>
    <w:div w:id="364216278">
      <w:bodyDiv w:val="1"/>
      <w:marLeft w:val="0"/>
      <w:marRight w:val="0"/>
      <w:marTop w:val="0"/>
      <w:marBottom w:val="0"/>
      <w:divBdr>
        <w:top w:val="none" w:sz="0" w:space="0" w:color="auto"/>
        <w:left w:val="none" w:sz="0" w:space="0" w:color="auto"/>
        <w:bottom w:val="none" w:sz="0" w:space="0" w:color="auto"/>
        <w:right w:val="none" w:sz="0" w:space="0" w:color="auto"/>
      </w:divBdr>
      <w:divsChild>
        <w:div w:id="609320265">
          <w:marLeft w:val="547"/>
          <w:marRight w:val="0"/>
          <w:marTop w:val="134"/>
          <w:marBottom w:val="0"/>
          <w:divBdr>
            <w:top w:val="none" w:sz="0" w:space="0" w:color="auto"/>
            <w:left w:val="none" w:sz="0" w:space="0" w:color="auto"/>
            <w:bottom w:val="none" w:sz="0" w:space="0" w:color="auto"/>
            <w:right w:val="none" w:sz="0" w:space="0" w:color="auto"/>
          </w:divBdr>
        </w:div>
      </w:divsChild>
    </w:div>
    <w:div w:id="364906649">
      <w:bodyDiv w:val="1"/>
      <w:marLeft w:val="0"/>
      <w:marRight w:val="0"/>
      <w:marTop w:val="0"/>
      <w:marBottom w:val="0"/>
      <w:divBdr>
        <w:top w:val="none" w:sz="0" w:space="0" w:color="auto"/>
        <w:left w:val="none" w:sz="0" w:space="0" w:color="auto"/>
        <w:bottom w:val="none" w:sz="0" w:space="0" w:color="auto"/>
        <w:right w:val="none" w:sz="0" w:space="0" w:color="auto"/>
      </w:divBdr>
    </w:div>
    <w:div w:id="365641756">
      <w:bodyDiv w:val="1"/>
      <w:marLeft w:val="0"/>
      <w:marRight w:val="0"/>
      <w:marTop w:val="0"/>
      <w:marBottom w:val="0"/>
      <w:divBdr>
        <w:top w:val="none" w:sz="0" w:space="0" w:color="auto"/>
        <w:left w:val="none" w:sz="0" w:space="0" w:color="auto"/>
        <w:bottom w:val="none" w:sz="0" w:space="0" w:color="auto"/>
        <w:right w:val="none" w:sz="0" w:space="0" w:color="auto"/>
      </w:divBdr>
    </w:div>
    <w:div w:id="365722054">
      <w:bodyDiv w:val="1"/>
      <w:marLeft w:val="0"/>
      <w:marRight w:val="0"/>
      <w:marTop w:val="0"/>
      <w:marBottom w:val="0"/>
      <w:divBdr>
        <w:top w:val="none" w:sz="0" w:space="0" w:color="auto"/>
        <w:left w:val="none" w:sz="0" w:space="0" w:color="auto"/>
        <w:bottom w:val="none" w:sz="0" w:space="0" w:color="auto"/>
        <w:right w:val="none" w:sz="0" w:space="0" w:color="auto"/>
      </w:divBdr>
    </w:div>
    <w:div w:id="367031643">
      <w:bodyDiv w:val="1"/>
      <w:marLeft w:val="0"/>
      <w:marRight w:val="0"/>
      <w:marTop w:val="0"/>
      <w:marBottom w:val="0"/>
      <w:divBdr>
        <w:top w:val="none" w:sz="0" w:space="0" w:color="auto"/>
        <w:left w:val="none" w:sz="0" w:space="0" w:color="auto"/>
        <w:bottom w:val="none" w:sz="0" w:space="0" w:color="auto"/>
        <w:right w:val="none" w:sz="0" w:space="0" w:color="auto"/>
      </w:divBdr>
    </w:div>
    <w:div w:id="367684387">
      <w:bodyDiv w:val="1"/>
      <w:marLeft w:val="0"/>
      <w:marRight w:val="0"/>
      <w:marTop w:val="0"/>
      <w:marBottom w:val="0"/>
      <w:divBdr>
        <w:top w:val="none" w:sz="0" w:space="0" w:color="auto"/>
        <w:left w:val="none" w:sz="0" w:space="0" w:color="auto"/>
        <w:bottom w:val="none" w:sz="0" w:space="0" w:color="auto"/>
        <w:right w:val="none" w:sz="0" w:space="0" w:color="auto"/>
      </w:divBdr>
      <w:divsChild>
        <w:div w:id="172451241">
          <w:marLeft w:val="1166"/>
          <w:marRight w:val="0"/>
          <w:marTop w:val="77"/>
          <w:marBottom w:val="0"/>
          <w:divBdr>
            <w:top w:val="none" w:sz="0" w:space="0" w:color="auto"/>
            <w:left w:val="none" w:sz="0" w:space="0" w:color="auto"/>
            <w:bottom w:val="none" w:sz="0" w:space="0" w:color="auto"/>
            <w:right w:val="none" w:sz="0" w:space="0" w:color="auto"/>
          </w:divBdr>
        </w:div>
        <w:div w:id="256326613">
          <w:marLeft w:val="1800"/>
          <w:marRight w:val="0"/>
          <w:marTop w:val="67"/>
          <w:marBottom w:val="0"/>
          <w:divBdr>
            <w:top w:val="none" w:sz="0" w:space="0" w:color="auto"/>
            <w:left w:val="none" w:sz="0" w:space="0" w:color="auto"/>
            <w:bottom w:val="none" w:sz="0" w:space="0" w:color="auto"/>
            <w:right w:val="none" w:sz="0" w:space="0" w:color="auto"/>
          </w:divBdr>
        </w:div>
        <w:div w:id="266616698">
          <w:marLeft w:val="1800"/>
          <w:marRight w:val="0"/>
          <w:marTop w:val="67"/>
          <w:marBottom w:val="0"/>
          <w:divBdr>
            <w:top w:val="none" w:sz="0" w:space="0" w:color="auto"/>
            <w:left w:val="none" w:sz="0" w:space="0" w:color="auto"/>
            <w:bottom w:val="none" w:sz="0" w:space="0" w:color="auto"/>
            <w:right w:val="none" w:sz="0" w:space="0" w:color="auto"/>
          </w:divBdr>
        </w:div>
        <w:div w:id="301541211">
          <w:marLeft w:val="1166"/>
          <w:marRight w:val="0"/>
          <w:marTop w:val="77"/>
          <w:marBottom w:val="0"/>
          <w:divBdr>
            <w:top w:val="none" w:sz="0" w:space="0" w:color="auto"/>
            <w:left w:val="none" w:sz="0" w:space="0" w:color="auto"/>
            <w:bottom w:val="none" w:sz="0" w:space="0" w:color="auto"/>
            <w:right w:val="none" w:sz="0" w:space="0" w:color="auto"/>
          </w:divBdr>
        </w:div>
        <w:div w:id="490633754">
          <w:marLeft w:val="1166"/>
          <w:marRight w:val="0"/>
          <w:marTop w:val="77"/>
          <w:marBottom w:val="0"/>
          <w:divBdr>
            <w:top w:val="none" w:sz="0" w:space="0" w:color="auto"/>
            <w:left w:val="none" w:sz="0" w:space="0" w:color="auto"/>
            <w:bottom w:val="none" w:sz="0" w:space="0" w:color="auto"/>
            <w:right w:val="none" w:sz="0" w:space="0" w:color="auto"/>
          </w:divBdr>
        </w:div>
        <w:div w:id="602228841">
          <w:marLeft w:val="2520"/>
          <w:marRight w:val="0"/>
          <w:marTop w:val="58"/>
          <w:marBottom w:val="0"/>
          <w:divBdr>
            <w:top w:val="none" w:sz="0" w:space="0" w:color="auto"/>
            <w:left w:val="none" w:sz="0" w:space="0" w:color="auto"/>
            <w:bottom w:val="none" w:sz="0" w:space="0" w:color="auto"/>
            <w:right w:val="none" w:sz="0" w:space="0" w:color="auto"/>
          </w:divBdr>
        </w:div>
        <w:div w:id="764225982">
          <w:marLeft w:val="1166"/>
          <w:marRight w:val="0"/>
          <w:marTop w:val="77"/>
          <w:marBottom w:val="0"/>
          <w:divBdr>
            <w:top w:val="none" w:sz="0" w:space="0" w:color="auto"/>
            <w:left w:val="none" w:sz="0" w:space="0" w:color="auto"/>
            <w:bottom w:val="none" w:sz="0" w:space="0" w:color="auto"/>
            <w:right w:val="none" w:sz="0" w:space="0" w:color="auto"/>
          </w:divBdr>
        </w:div>
        <w:div w:id="910966618">
          <w:marLeft w:val="547"/>
          <w:marRight w:val="0"/>
          <w:marTop w:val="86"/>
          <w:marBottom w:val="0"/>
          <w:divBdr>
            <w:top w:val="none" w:sz="0" w:space="0" w:color="auto"/>
            <w:left w:val="none" w:sz="0" w:space="0" w:color="auto"/>
            <w:bottom w:val="none" w:sz="0" w:space="0" w:color="auto"/>
            <w:right w:val="none" w:sz="0" w:space="0" w:color="auto"/>
          </w:divBdr>
        </w:div>
        <w:div w:id="1299726682">
          <w:marLeft w:val="1166"/>
          <w:marRight w:val="0"/>
          <w:marTop w:val="77"/>
          <w:marBottom w:val="0"/>
          <w:divBdr>
            <w:top w:val="none" w:sz="0" w:space="0" w:color="auto"/>
            <w:left w:val="none" w:sz="0" w:space="0" w:color="auto"/>
            <w:bottom w:val="none" w:sz="0" w:space="0" w:color="auto"/>
            <w:right w:val="none" w:sz="0" w:space="0" w:color="auto"/>
          </w:divBdr>
        </w:div>
        <w:div w:id="1305238264">
          <w:marLeft w:val="1800"/>
          <w:marRight w:val="0"/>
          <w:marTop w:val="67"/>
          <w:marBottom w:val="0"/>
          <w:divBdr>
            <w:top w:val="none" w:sz="0" w:space="0" w:color="auto"/>
            <w:left w:val="none" w:sz="0" w:space="0" w:color="auto"/>
            <w:bottom w:val="none" w:sz="0" w:space="0" w:color="auto"/>
            <w:right w:val="none" w:sz="0" w:space="0" w:color="auto"/>
          </w:divBdr>
        </w:div>
        <w:div w:id="1361474880">
          <w:marLeft w:val="547"/>
          <w:marRight w:val="0"/>
          <w:marTop w:val="86"/>
          <w:marBottom w:val="0"/>
          <w:divBdr>
            <w:top w:val="none" w:sz="0" w:space="0" w:color="auto"/>
            <w:left w:val="none" w:sz="0" w:space="0" w:color="auto"/>
            <w:bottom w:val="none" w:sz="0" w:space="0" w:color="auto"/>
            <w:right w:val="none" w:sz="0" w:space="0" w:color="auto"/>
          </w:divBdr>
        </w:div>
        <w:div w:id="1481657470">
          <w:marLeft w:val="1166"/>
          <w:marRight w:val="0"/>
          <w:marTop w:val="77"/>
          <w:marBottom w:val="0"/>
          <w:divBdr>
            <w:top w:val="none" w:sz="0" w:space="0" w:color="auto"/>
            <w:left w:val="none" w:sz="0" w:space="0" w:color="auto"/>
            <w:bottom w:val="none" w:sz="0" w:space="0" w:color="auto"/>
            <w:right w:val="none" w:sz="0" w:space="0" w:color="auto"/>
          </w:divBdr>
        </w:div>
        <w:div w:id="1668244928">
          <w:marLeft w:val="1166"/>
          <w:marRight w:val="0"/>
          <w:marTop w:val="77"/>
          <w:marBottom w:val="0"/>
          <w:divBdr>
            <w:top w:val="none" w:sz="0" w:space="0" w:color="auto"/>
            <w:left w:val="none" w:sz="0" w:space="0" w:color="auto"/>
            <w:bottom w:val="none" w:sz="0" w:space="0" w:color="auto"/>
            <w:right w:val="none" w:sz="0" w:space="0" w:color="auto"/>
          </w:divBdr>
        </w:div>
        <w:div w:id="2012831763">
          <w:marLeft w:val="1800"/>
          <w:marRight w:val="0"/>
          <w:marTop w:val="67"/>
          <w:marBottom w:val="0"/>
          <w:divBdr>
            <w:top w:val="none" w:sz="0" w:space="0" w:color="auto"/>
            <w:left w:val="none" w:sz="0" w:space="0" w:color="auto"/>
            <w:bottom w:val="none" w:sz="0" w:space="0" w:color="auto"/>
            <w:right w:val="none" w:sz="0" w:space="0" w:color="auto"/>
          </w:divBdr>
        </w:div>
      </w:divsChild>
    </w:div>
    <w:div w:id="368339338">
      <w:bodyDiv w:val="1"/>
      <w:marLeft w:val="0"/>
      <w:marRight w:val="0"/>
      <w:marTop w:val="0"/>
      <w:marBottom w:val="0"/>
      <w:divBdr>
        <w:top w:val="none" w:sz="0" w:space="0" w:color="auto"/>
        <w:left w:val="none" w:sz="0" w:space="0" w:color="auto"/>
        <w:bottom w:val="none" w:sz="0" w:space="0" w:color="auto"/>
        <w:right w:val="none" w:sz="0" w:space="0" w:color="auto"/>
      </w:divBdr>
    </w:div>
    <w:div w:id="369231140">
      <w:bodyDiv w:val="1"/>
      <w:marLeft w:val="0"/>
      <w:marRight w:val="0"/>
      <w:marTop w:val="0"/>
      <w:marBottom w:val="0"/>
      <w:divBdr>
        <w:top w:val="none" w:sz="0" w:space="0" w:color="auto"/>
        <w:left w:val="none" w:sz="0" w:space="0" w:color="auto"/>
        <w:bottom w:val="none" w:sz="0" w:space="0" w:color="auto"/>
        <w:right w:val="none" w:sz="0" w:space="0" w:color="auto"/>
      </w:divBdr>
      <w:divsChild>
        <w:div w:id="192308382">
          <w:marLeft w:val="360"/>
          <w:marRight w:val="0"/>
          <w:marTop w:val="200"/>
          <w:marBottom w:val="0"/>
          <w:divBdr>
            <w:top w:val="none" w:sz="0" w:space="0" w:color="auto"/>
            <w:left w:val="none" w:sz="0" w:space="0" w:color="auto"/>
            <w:bottom w:val="none" w:sz="0" w:space="0" w:color="auto"/>
            <w:right w:val="none" w:sz="0" w:space="0" w:color="auto"/>
          </w:divBdr>
        </w:div>
        <w:div w:id="276909621">
          <w:marLeft w:val="1080"/>
          <w:marRight w:val="0"/>
          <w:marTop w:val="100"/>
          <w:marBottom w:val="0"/>
          <w:divBdr>
            <w:top w:val="none" w:sz="0" w:space="0" w:color="auto"/>
            <w:left w:val="none" w:sz="0" w:space="0" w:color="auto"/>
            <w:bottom w:val="none" w:sz="0" w:space="0" w:color="auto"/>
            <w:right w:val="none" w:sz="0" w:space="0" w:color="auto"/>
          </w:divBdr>
        </w:div>
        <w:div w:id="584724084">
          <w:marLeft w:val="1080"/>
          <w:marRight w:val="0"/>
          <w:marTop w:val="100"/>
          <w:marBottom w:val="0"/>
          <w:divBdr>
            <w:top w:val="none" w:sz="0" w:space="0" w:color="auto"/>
            <w:left w:val="none" w:sz="0" w:space="0" w:color="auto"/>
            <w:bottom w:val="none" w:sz="0" w:space="0" w:color="auto"/>
            <w:right w:val="none" w:sz="0" w:space="0" w:color="auto"/>
          </w:divBdr>
        </w:div>
        <w:div w:id="969870104">
          <w:marLeft w:val="1080"/>
          <w:marRight w:val="0"/>
          <w:marTop w:val="100"/>
          <w:marBottom w:val="0"/>
          <w:divBdr>
            <w:top w:val="none" w:sz="0" w:space="0" w:color="auto"/>
            <w:left w:val="none" w:sz="0" w:space="0" w:color="auto"/>
            <w:bottom w:val="none" w:sz="0" w:space="0" w:color="auto"/>
            <w:right w:val="none" w:sz="0" w:space="0" w:color="auto"/>
          </w:divBdr>
        </w:div>
        <w:div w:id="1555506326">
          <w:marLeft w:val="1080"/>
          <w:marRight w:val="0"/>
          <w:marTop w:val="100"/>
          <w:marBottom w:val="0"/>
          <w:divBdr>
            <w:top w:val="none" w:sz="0" w:space="0" w:color="auto"/>
            <w:left w:val="none" w:sz="0" w:space="0" w:color="auto"/>
            <w:bottom w:val="none" w:sz="0" w:space="0" w:color="auto"/>
            <w:right w:val="none" w:sz="0" w:space="0" w:color="auto"/>
          </w:divBdr>
        </w:div>
        <w:div w:id="1632007802">
          <w:marLeft w:val="1080"/>
          <w:marRight w:val="0"/>
          <w:marTop w:val="100"/>
          <w:marBottom w:val="0"/>
          <w:divBdr>
            <w:top w:val="none" w:sz="0" w:space="0" w:color="auto"/>
            <w:left w:val="none" w:sz="0" w:space="0" w:color="auto"/>
            <w:bottom w:val="none" w:sz="0" w:space="0" w:color="auto"/>
            <w:right w:val="none" w:sz="0" w:space="0" w:color="auto"/>
          </w:divBdr>
        </w:div>
        <w:div w:id="1711756399">
          <w:marLeft w:val="1080"/>
          <w:marRight w:val="0"/>
          <w:marTop w:val="100"/>
          <w:marBottom w:val="0"/>
          <w:divBdr>
            <w:top w:val="none" w:sz="0" w:space="0" w:color="auto"/>
            <w:left w:val="none" w:sz="0" w:space="0" w:color="auto"/>
            <w:bottom w:val="none" w:sz="0" w:space="0" w:color="auto"/>
            <w:right w:val="none" w:sz="0" w:space="0" w:color="auto"/>
          </w:divBdr>
        </w:div>
        <w:div w:id="1947224494">
          <w:marLeft w:val="1080"/>
          <w:marRight w:val="0"/>
          <w:marTop w:val="100"/>
          <w:marBottom w:val="0"/>
          <w:divBdr>
            <w:top w:val="none" w:sz="0" w:space="0" w:color="auto"/>
            <w:left w:val="none" w:sz="0" w:space="0" w:color="auto"/>
            <w:bottom w:val="none" w:sz="0" w:space="0" w:color="auto"/>
            <w:right w:val="none" w:sz="0" w:space="0" w:color="auto"/>
          </w:divBdr>
        </w:div>
        <w:div w:id="2088333881">
          <w:marLeft w:val="360"/>
          <w:marRight w:val="0"/>
          <w:marTop w:val="200"/>
          <w:marBottom w:val="0"/>
          <w:divBdr>
            <w:top w:val="none" w:sz="0" w:space="0" w:color="auto"/>
            <w:left w:val="none" w:sz="0" w:space="0" w:color="auto"/>
            <w:bottom w:val="none" w:sz="0" w:space="0" w:color="auto"/>
            <w:right w:val="none" w:sz="0" w:space="0" w:color="auto"/>
          </w:divBdr>
        </w:div>
      </w:divsChild>
    </w:div>
    <w:div w:id="369376853">
      <w:bodyDiv w:val="1"/>
      <w:marLeft w:val="0"/>
      <w:marRight w:val="0"/>
      <w:marTop w:val="0"/>
      <w:marBottom w:val="0"/>
      <w:divBdr>
        <w:top w:val="none" w:sz="0" w:space="0" w:color="auto"/>
        <w:left w:val="none" w:sz="0" w:space="0" w:color="auto"/>
        <w:bottom w:val="none" w:sz="0" w:space="0" w:color="auto"/>
        <w:right w:val="none" w:sz="0" w:space="0" w:color="auto"/>
      </w:divBdr>
    </w:div>
    <w:div w:id="372659790">
      <w:bodyDiv w:val="1"/>
      <w:marLeft w:val="0"/>
      <w:marRight w:val="0"/>
      <w:marTop w:val="0"/>
      <w:marBottom w:val="0"/>
      <w:divBdr>
        <w:top w:val="none" w:sz="0" w:space="0" w:color="auto"/>
        <w:left w:val="none" w:sz="0" w:space="0" w:color="auto"/>
        <w:bottom w:val="none" w:sz="0" w:space="0" w:color="auto"/>
        <w:right w:val="none" w:sz="0" w:space="0" w:color="auto"/>
      </w:divBdr>
    </w:div>
    <w:div w:id="373315667">
      <w:bodyDiv w:val="1"/>
      <w:marLeft w:val="0"/>
      <w:marRight w:val="0"/>
      <w:marTop w:val="0"/>
      <w:marBottom w:val="0"/>
      <w:divBdr>
        <w:top w:val="none" w:sz="0" w:space="0" w:color="auto"/>
        <w:left w:val="none" w:sz="0" w:space="0" w:color="auto"/>
        <w:bottom w:val="none" w:sz="0" w:space="0" w:color="auto"/>
        <w:right w:val="none" w:sz="0" w:space="0" w:color="auto"/>
      </w:divBdr>
    </w:div>
    <w:div w:id="373769162">
      <w:bodyDiv w:val="1"/>
      <w:marLeft w:val="0"/>
      <w:marRight w:val="0"/>
      <w:marTop w:val="0"/>
      <w:marBottom w:val="0"/>
      <w:divBdr>
        <w:top w:val="none" w:sz="0" w:space="0" w:color="auto"/>
        <w:left w:val="none" w:sz="0" w:space="0" w:color="auto"/>
        <w:bottom w:val="none" w:sz="0" w:space="0" w:color="auto"/>
        <w:right w:val="none" w:sz="0" w:space="0" w:color="auto"/>
      </w:divBdr>
      <w:divsChild>
        <w:div w:id="162741139">
          <w:marLeft w:val="1166"/>
          <w:marRight w:val="0"/>
          <w:marTop w:val="134"/>
          <w:marBottom w:val="0"/>
          <w:divBdr>
            <w:top w:val="none" w:sz="0" w:space="0" w:color="auto"/>
            <w:left w:val="none" w:sz="0" w:space="0" w:color="auto"/>
            <w:bottom w:val="none" w:sz="0" w:space="0" w:color="auto"/>
            <w:right w:val="none" w:sz="0" w:space="0" w:color="auto"/>
          </w:divBdr>
        </w:div>
        <w:div w:id="188644628">
          <w:marLeft w:val="1166"/>
          <w:marRight w:val="0"/>
          <w:marTop w:val="134"/>
          <w:marBottom w:val="0"/>
          <w:divBdr>
            <w:top w:val="none" w:sz="0" w:space="0" w:color="auto"/>
            <w:left w:val="none" w:sz="0" w:space="0" w:color="auto"/>
            <w:bottom w:val="none" w:sz="0" w:space="0" w:color="auto"/>
            <w:right w:val="none" w:sz="0" w:space="0" w:color="auto"/>
          </w:divBdr>
        </w:div>
        <w:div w:id="348066851">
          <w:marLeft w:val="1166"/>
          <w:marRight w:val="0"/>
          <w:marTop w:val="134"/>
          <w:marBottom w:val="0"/>
          <w:divBdr>
            <w:top w:val="none" w:sz="0" w:space="0" w:color="auto"/>
            <w:left w:val="none" w:sz="0" w:space="0" w:color="auto"/>
            <w:bottom w:val="none" w:sz="0" w:space="0" w:color="auto"/>
            <w:right w:val="none" w:sz="0" w:space="0" w:color="auto"/>
          </w:divBdr>
        </w:div>
        <w:div w:id="1080056417">
          <w:marLeft w:val="1166"/>
          <w:marRight w:val="0"/>
          <w:marTop w:val="134"/>
          <w:marBottom w:val="0"/>
          <w:divBdr>
            <w:top w:val="none" w:sz="0" w:space="0" w:color="auto"/>
            <w:left w:val="none" w:sz="0" w:space="0" w:color="auto"/>
            <w:bottom w:val="none" w:sz="0" w:space="0" w:color="auto"/>
            <w:right w:val="none" w:sz="0" w:space="0" w:color="auto"/>
          </w:divBdr>
        </w:div>
        <w:div w:id="2035424922">
          <w:marLeft w:val="547"/>
          <w:marRight w:val="0"/>
          <w:marTop w:val="154"/>
          <w:marBottom w:val="0"/>
          <w:divBdr>
            <w:top w:val="none" w:sz="0" w:space="0" w:color="auto"/>
            <w:left w:val="none" w:sz="0" w:space="0" w:color="auto"/>
            <w:bottom w:val="none" w:sz="0" w:space="0" w:color="auto"/>
            <w:right w:val="none" w:sz="0" w:space="0" w:color="auto"/>
          </w:divBdr>
        </w:div>
      </w:divsChild>
    </w:div>
    <w:div w:id="373817522">
      <w:bodyDiv w:val="1"/>
      <w:marLeft w:val="0"/>
      <w:marRight w:val="0"/>
      <w:marTop w:val="0"/>
      <w:marBottom w:val="0"/>
      <w:divBdr>
        <w:top w:val="none" w:sz="0" w:space="0" w:color="auto"/>
        <w:left w:val="none" w:sz="0" w:space="0" w:color="auto"/>
        <w:bottom w:val="none" w:sz="0" w:space="0" w:color="auto"/>
        <w:right w:val="none" w:sz="0" w:space="0" w:color="auto"/>
      </w:divBdr>
    </w:div>
    <w:div w:id="374353421">
      <w:bodyDiv w:val="1"/>
      <w:marLeft w:val="0"/>
      <w:marRight w:val="0"/>
      <w:marTop w:val="0"/>
      <w:marBottom w:val="0"/>
      <w:divBdr>
        <w:top w:val="none" w:sz="0" w:space="0" w:color="auto"/>
        <w:left w:val="none" w:sz="0" w:space="0" w:color="auto"/>
        <w:bottom w:val="none" w:sz="0" w:space="0" w:color="auto"/>
        <w:right w:val="none" w:sz="0" w:space="0" w:color="auto"/>
      </w:divBdr>
    </w:div>
    <w:div w:id="374546263">
      <w:bodyDiv w:val="1"/>
      <w:marLeft w:val="0"/>
      <w:marRight w:val="0"/>
      <w:marTop w:val="0"/>
      <w:marBottom w:val="0"/>
      <w:divBdr>
        <w:top w:val="none" w:sz="0" w:space="0" w:color="auto"/>
        <w:left w:val="none" w:sz="0" w:space="0" w:color="auto"/>
        <w:bottom w:val="none" w:sz="0" w:space="0" w:color="auto"/>
        <w:right w:val="none" w:sz="0" w:space="0" w:color="auto"/>
      </w:divBdr>
    </w:div>
    <w:div w:id="374669678">
      <w:bodyDiv w:val="1"/>
      <w:marLeft w:val="0"/>
      <w:marRight w:val="0"/>
      <w:marTop w:val="0"/>
      <w:marBottom w:val="0"/>
      <w:divBdr>
        <w:top w:val="none" w:sz="0" w:space="0" w:color="auto"/>
        <w:left w:val="none" w:sz="0" w:space="0" w:color="auto"/>
        <w:bottom w:val="none" w:sz="0" w:space="0" w:color="auto"/>
        <w:right w:val="none" w:sz="0" w:space="0" w:color="auto"/>
      </w:divBdr>
    </w:div>
    <w:div w:id="374696427">
      <w:bodyDiv w:val="1"/>
      <w:marLeft w:val="0"/>
      <w:marRight w:val="0"/>
      <w:marTop w:val="0"/>
      <w:marBottom w:val="0"/>
      <w:divBdr>
        <w:top w:val="none" w:sz="0" w:space="0" w:color="auto"/>
        <w:left w:val="none" w:sz="0" w:space="0" w:color="auto"/>
        <w:bottom w:val="none" w:sz="0" w:space="0" w:color="auto"/>
        <w:right w:val="none" w:sz="0" w:space="0" w:color="auto"/>
      </w:divBdr>
    </w:div>
    <w:div w:id="374744001">
      <w:bodyDiv w:val="1"/>
      <w:marLeft w:val="0"/>
      <w:marRight w:val="0"/>
      <w:marTop w:val="0"/>
      <w:marBottom w:val="0"/>
      <w:divBdr>
        <w:top w:val="none" w:sz="0" w:space="0" w:color="auto"/>
        <w:left w:val="none" w:sz="0" w:space="0" w:color="auto"/>
        <w:bottom w:val="none" w:sz="0" w:space="0" w:color="auto"/>
        <w:right w:val="none" w:sz="0" w:space="0" w:color="auto"/>
      </w:divBdr>
      <w:divsChild>
        <w:div w:id="164980490">
          <w:marLeft w:val="0"/>
          <w:marRight w:val="0"/>
          <w:marTop w:val="0"/>
          <w:marBottom w:val="0"/>
          <w:divBdr>
            <w:top w:val="none" w:sz="0" w:space="0" w:color="auto"/>
            <w:left w:val="none" w:sz="0" w:space="0" w:color="auto"/>
            <w:bottom w:val="none" w:sz="0" w:space="0" w:color="auto"/>
            <w:right w:val="none" w:sz="0" w:space="0" w:color="auto"/>
          </w:divBdr>
          <w:divsChild>
            <w:div w:id="823812587">
              <w:marLeft w:val="0"/>
              <w:marRight w:val="0"/>
              <w:marTop w:val="0"/>
              <w:marBottom w:val="0"/>
              <w:divBdr>
                <w:top w:val="none" w:sz="0" w:space="0" w:color="auto"/>
                <w:left w:val="none" w:sz="0" w:space="0" w:color="auto"/>
                <w:bottom w:val="none" w:sz="0" w:space="0" w:color="auto"/>
                <w:right w:val="none" w:sz="0" w:space="0" w:color="auto"/>
              </w:divBdr>
            </w:div>
            <w:div w:id="907304381">
              <w:marLeft w:val="0"/>
              <w:marRight w:val="0"/>
              <w:marTop w:val="0"/>
              <w:marBottom w:val="0"/>
              <w:divBdr>
                <w:top w:val="none" w:sz="0" w:space="0" w:color="auto"/>
                <w:left w:val="none" w:sz="0" w:space="0" w:color="auto"/>
                <w:bottom w:val="none" w:sz="0" w:space="0" w:color="auto"/>
                <w:right w:val="none" w:sz="0" w:space="0" w:color="auto"/>
              </w:divBdr>
            </w:div>
            <w:div w:id="1269236400">
              <w:marLeft w:val="0"/>
              <w:marRight w:val="0"/>
              <w:marTop w:val="0"/>
              <w:marBottom w:val="0"/>
              <w:divBdr>
                <w:top w:val="none" w:sz="0" w:space="0" w:color="auto"/>
                <w:left w:val="none" w:sz="0" w:space="0" w:color="auto"/>
                <w:bottom w:val="none" w:sz="0" w:space="0" w:color="auto"/>
                <w:right w:val="none" w:sz="0" w:space="0" w:color="auto"/>
              </w:divBdr>
            </w:div>
            <w:div w:id="15117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09170">
      <w:bodyDiv w:val="1"/>
      <w:marLeft w:val="0"/>
      <w:marRight w:val="0"/>
      <w:marTop w:val="0"/>
      <w:marBottom w:val="0"/>
      <w:divBdr>
        <w:top w:val="none" w:sz="0" w:space="0" w:color="auto"/>
        <w:left w:val="none" w:sz="0" w:space="0" w:color="auto"/>
        <w:bottom w:val="none" w:sz="0" w:space="0" w:color="auto"/>
        <w:right w:val="none" w:sz="0" w:space="0" w:color="auto"/>
      </w:divBdr>
      <w:divsChild>
        <w:div w:id="48309354">
          <w:marLeft w:val="1166"/>
          <w:marRight w:val="0"/>
          <w:marTop w:val="96"/>
          <w:marBottom w:val="0"/>
          <w:divBdr>
            <w:top w:val="none" w:sz="0" w:space="0" w:color="auto"/>
            <w:left w:val="none" w:sz="0" w:space="0" w:color="auto"/>
            <w:bottom w:val="none" w:sz="0" w:space="0" w:color="auto"/>
            <w:right w:val="none" w:sz="0" w:space="0" w:color="auto"/>
          </w:divBdr>
        </w:div>
        <w:div w:id="674965509">
          <w:marLeft w:val="1166"/>
          <w:marRight w:val="0"/>
          <w:marTop w:val="96"/>
          <w:marBottom w:val="0"/>
          <w:divBdr>
            <w:top w:val="none" w:sz="0" w:space="0" w:color="auto"/>
            <w:left w:val="none" w:sz="0" w:space="0" w:color="auto"/>
            <w:bottom w:val="none" w:sz="0" w:space="0" w:color="auto"/>
            <w:right w:val="none" w:sz="0" w:space="0" w:color="auto"/>
          </w:divBdr>
        </w:div>
        <w:div w:id="848763055">
          <w:marLeft w:val="1166"/>
          <w:marRight w:val="0"/>
          <w:marTop w:val="96"/>
          <w:marBottom w:val="0"/>
          <w:divBdr>
            <w:top w:val="none" w:sz="0" w:space="0" w:color="auto"/>
            <w:left w:val="none" w:sz="0" w:space="0" w:color="auto"/>
            <w:bottom w:val="none" w:sz="0" w:space="0" w:color="auto"/>
            <w:right w:val="none" w:sz="0" w:space="0" w:color="auto"/>
          </w:divBdr>
        </w:div>
        <w:div w:id="1335184334">
          <w:marLeft w:val="547"/>
          <w:marRight w:val="0"/>
          <w:marTop w:val="115"/>
          <w:marBottom w:val="0"/>
          <w:divBdr>
            <w:top w:val="none" w:sz="0" w:space="0" w:color="auto"/>
            <w:left w:val="none" w:sz="0" w:space="0" w:color="auto"/>
            <w:bottom w:val="none" w:sz="0" w:space="0" w:color="auto"/>
            <w:right w:val="none" w:sz="0" w:space="0" w:color="auto"/>
          </w:divBdr>
        </w:div>
        <w:div w:id="1533886682">
          <w:marLeft w:val="2520"/>
          <w:marRight w:val="0"/>
          <w:marTop w:val="77"/>
          <w:marBottom w:val="0"/>
          <w:divBdr>
            <w:top w:val="none" w:sz="0" w:space="0" w:color="auto"/>
            <w:left w:val="none" w:sz="0" w:space="0" w:color="auto"/>
            <w:bottom w:val="none" w:sz="0" w:space="0" w:color="auto"/>
            <w:right w:val="none" w:sz="0" w:space="0" w:color="auto"/>
          </w:divBdr>
        </w:div>
        <w:div w:id="1563327682">
          <w:marLeft w:val="1166"/>
          <w:marRight w:val="0"/>
          <w:marTop w:val="96"/>
          <w:marBottom w:val="0"/>
          <w:divBdr>
            <w:top w:val="none" w:sz="0" w:space="0" w:color="auto"/>
            <w:left w:val="none" w:sz="0" w:space="0" w:color="auto"/>
            <w:bottom w:val="none" w:sz="0" w:space="0" w:color="auto"/>
            <w:right w:val="none" w:sz="0" w:space="0" w:color="auto"/>
          </w:divBdr>
        </w:div>
        <w:div w:id="1641768284">
          <w:marLeft w:val="3240"/>
          <w:marRight w:val="0"/>
          <w:marTop w:val="77"/>
          <w:marBottom w:val="0"/>
          <w:divBdr>
            <w:top w:val="none" w:sz="0" w:space="0" w:color="auto"/>
            <w:left w:val="none" w:sz="0" w:space="0" w:color="auto"/>
            <w:bottom w:val="none" w:sz="0" w:space="0" w:color="auto"/>
            <w:right w:val="none" w:sz="0" w:space="0" w:color="auto"/>
          </w:divBdr>
        </w:div>
        <w:div w:id="1733575578">
          <w:marLeft w:val="2520"/>
          <w:marRight w:val="0"/>
          <w:marTop w:val="77"/>
          <w:marBottom w:val="0"/>
          <w:divBdr>
            <w:top w:val="none" w:sz="0" w:space="0" w:color="auto"/>
            <w:left w:val="none" w:sz="0" w:space="0" w:color="auto"/>
            <w:bottom w:val="none" w:sz="0" w:space="0" w:color="auto"/>
            <w:right w:val="none" w:sz="0" w:space="0" w:color="auto"/>
          </w:divBdr>
        </w:div>
        <w:div w:id="1771731729">
          <w:marLeft w:val="2520"/>
          <w:marRight w:val="0"/>
          <w:marTop w:val="77"/>
          <w:marBottom w:val="0"/>
          <w:divBdr>
            <w:top w:val="none" w:sz="0" w:space="0" w:color="auto"/>
            <w:left w:val="none" w:sz="0" w:space="0" w:color="auto"/>
            <w:bottom w:val="none" w:sz="0" w:space="0" w:color="auto"/>
            <w:right w:val="none" w:sz="0" w:space="0" w:color="auto"/>
          </w:divBdr>
        </w:div>
        <w:div w:id="1830949684">
          <w:marLeft w:val="1800"/>
          <w:marRight w:val="0"/>
          <w:marTop w:val="86"/>
          <w:marBottom w:val="0"/>
          <w:divBdr>
            <w:top w:val="none" w:sz="0" w:space="0" w:color="auto"/>
            <w:left w:val="none" w:sz="0" w:space="0" w:color="auto"/>
            <w:bottom w:val="none" w:sz="0" w:space="0" w:color="auto"/>
            <w:right w:val="none" w:sz="0" w:space="0" w:color="auto"/>
          </w:divBdr>
        </w:div>
        <w:div w:id="2104909263">
          <w:marLeft w:val="1800"/>
          <w:marRight w:val="0"/>
          <w:marTop w:val="86"/>
          <w:marBottom w:val="0"/>
          <w:divBdr>
            <w:top w:val="none" w:sz="0" w:space="0" w:color="auto"/>
            <w:left w:val="none" w:sz="0" w:space="0" w:color="auto"/>
            <w:bottom w:val="none" w:sz="0" w:space="0" w:color="auto"/>
            <w:right w:val="none" w:sz="0" w:space="0" w:color="auto"/>
          </w:divBdr>
        </w:div>
        <w:div w:id="2125423686">
          <w:marLeft w:val="3240"/>
          <w:marRight w:val="0"/>
          <w:marTop w:val="77"/>
          <w:marBottom w:val="0"/>
          <w:divBdr>
            <w:top w:val="none" w:sz="0" w:space="0" w:color="auto"/>
            <w:left w:val="none" w:sz="0" w:space="0" w:color="auto"/>
            <w:bottom w:val="none" w:sz="0" w:space="0" w:color="auto"/>
            <w:right w:val="none" w:sz="0" w:space="0" w:color="auto"/>
          </w:divBdr>
        </w:div>
      </w:divsChild>
    </w:div>
    <w:div w:id="376316753">
      <w:bodyDiv w:val="1"/>
      <w:marLeft w:val="0"/>
      <w:marRight w:val="0"/>
      <w:marTop w:val="0"/>
      <w:marBottom w:val="0"/>
      <w:divBdr>
        <w:top w:val="none" w:sz="0" w:space="0" w:color="auto"/>
        <w:left w:val="none" w:sz="0" w:space="0" w:color="auto"/>
        <w:bottom w:val="none" w:sz="0" w:space="0" w:color="auto"/>
        <w:right w:val="none" w:sz="0" w:space="0" w:color="auto"/>
      </w:divBdr>
    </w:div>
    <w:div w:id="376665612">
      <w:bodyDiv w:val="1"/>
      <w:marLeft w:val="0"/>
      <w:marRight w:val="0"/>
      <w:marTop w:val="0"/>
      <w:marBottom w:val="0"/>
      <w:divBdr>
        <w:top w:val="none" w:sz="0" w:space="0" w:color="auto"/>
        <w:left w:val="none" w:sz="0" w:space="0" w:color="auto"/>
        <w:bottom w:val="none" w:sz="0" w:space="0" w:color="auto"/>
        <w:right w:val="none" w:sz="0" w:space="0" w:color="auto"/>
      </w:divBdr>
    </w:div>
    <w:div w:id="377898208">
      <w:bodyDiv w:val="1"/>
      <w:marLeft w:val="0"/>
      <w:marRight w:val="0"/>
      <w:marTop w:val="0"/>
      <w:marBottom w:val="0"/>
      <w:divBdr>
        <w:top w:val="none" w:sz="0" w:space="0" w:color="auto"/>
        <w:left w:val="none" w:sz="0" w:space="0" w:color="auto"/>
        <w:bottom w:val="none" w:sz="0" w:space="0" w:color="auto"/>
        <w:right w:val="none" w:sz="0" w:space="0" w:color="auto"/>
      </w:divBdr>
    </w:div>
    <w:div w:id="381439687">
      <w:bodyDiv w:val="1"/>
      <w:marLeft w:val="0"/>
      <w:marRight w:val="0"/>
      <w:marTop w:val="0"/>
      <w:marBottom w:val="0"/>
      <w:divBdr>
        <w:top w:val="none" w:sz="0" w:space="0" w:color="auto"/>
        <w:left w:val="none" w:sz="0" w:space="0" w:color="auto"/>
        <w:bottom w:val="none" w:sz="0" w:space="0" w:color="auto"/>
        <w:right w:val="none" w:sz="0" w:space="0" w:color="auto"/>
      </w:divBdr>
    </w:div>
    <w:div w:id="382101359">
      <w:bodyDiv w:val="1"/>
      <w:marLeft w:val="0"/>
      <w:marRight w:val="0"/>
      <w:marTop w:val="0"/>
      <w:marBottom w:val="0"/>
      <w:divBdr>
        <w:top w:val="none" w:sz="0" w:space="0" w:color="auto"/>
        <w:left w:val="none" w:sz="0" w:space="0" w:color="auto"/>
        <w:bottom w:val="none" w:sz="0" w:space="0" w:color="auto"/>
        <w:right w:val="none" w:sz="0" w:space="0" w:color="auto"/>
      </w:divBdr>
    </w:div>
    <w:div w:id="382946746">
      <w:bodyDiv w:val="1"/>
      <w:marLeft w:val="0"/>
      <w:marRight w:val="0"/>
      <w:marTop w:val="0"/>
      <w:marBottom w:val="0"/>
      <w:divBdr>
        <w:top w:val="none" w:sz="0" w:space="0" w:color="auto"/>
        <w:left w:val="none" w:sz="0" w:space="0" w:color="auto"/>
        <w:bottom w:val="none" w:sz="0" w:space="0" w:color="auto"/>
        <w:right w:val="none" w:sz="0" w:space="0" w:color="auto"/>
      </w:divBdr>
      <w:divsChild>
        <w:div w:id="1321040827">
          <w:marLeft w:val="1166"/>
          <w:marRight w:val="0"/>
          <w:marTop w:val="115"/>
          <w:marBottom w:val="0"/>
          <w:divBdr>
            <w:top w:val="none" w:sz="0" w:space="0" w:color="auto"/>
            <w:left w:val="none" w:sz="0" w:space="0" w:color="auto"/>
            <w:bottom w:val="none" w:sz="0" w:space="0" w:color="auto"/>
            <w:right w:val="none" w:sz="0" w:space="0" w:color="auto"/>
          </w:divBdr>
        </w:div>
        <w:div w:id="1502041733">
          <w:marLeft w:val="547"/>
          <w:marRight w:val="0"/>
          <w:marTop w:val="134"/>
          <w:marBottom w:val="0"/>
          <w:divBdr>
            <w:top w:val="none" w:sz="0" w:space="0" w:color="auto"/>
            <w:left w:val="none" w:sz="0" w:space="0" w:color="auto"/>
            <w:bottom w:val="none" w:sz="0" w:space="0" w:color="auto"/>
            <w:right w:val="none" w:sz="0" w:space="0" w:color="auto"/>
          </w:divBdr>
        </w:div>
        <w:div w:id="1629623719">
          <w:marLeft w:val="547"/>
          <w:marRight w:val="0"/>
          <w:marTop w:val="134"/>
          <w:marBottom w:val="0"/>
          <w:divBdr>
            <w:top w:val="none" w:sz="0" w:space="0" w:color="auto"/>
            <w:left w:val="none" w:sz="0" w:space="0" w:color="auto"/>
            <w:bottom w:val="none" w:sz="0" w:space="0" w:color="auto"/>
            <w:right w:val="none" w:sz="0" w:space="0" w:color="auto"/>
          </w:divBdr>
        </w:div>
        <w:div w:id="1657605611">
          <w:marLeft w:val="1166"/>
          <w:marRight w:val="0"/>
          <w:marTop w:val="115"/>
          <w:marBottom w:val="0"/>
          <w:divBdr>
            <w:top w:val="none" w:sz="0" w:space="0" w:color="auto"/>
            <w:left w:val="none" w:sz="0" w:space="0" w:color="auto"/>
            <w:bottom w:val="none" w:sz="0" w:space="0" w:color="auto"/>
            <w:right w:val="none" w:sz="0" w:space="0" w:color="auto"/>
          </w:divBdr>
        </w:div>
        <w:div w:id="1785727334">
          <w:marLeft w:val="1166"/>
          <w:marRight w:val="0"/>
          <w:marTop w:val="115"/>
          <w:marBottom w:val="0"/>
          <w:divBdr>
            <w:top w:val="none" w:sz="0" w:space="0" w:color="auto"/>
            <w:left w:val="none" w:sz="0" w:space="0" w:color="auto"/>
            <w:bottom w:val="none" w:sz="0" w:space="0" w:color="auto"/>
            <w:right w:val="none" w:sz="0" w:space="0" w:color="auto"/>
          </w:divBdr>
        </w:div>
        <w:div w:id="1811702810">
          <w:marLeft w:val="1166"/>
          <w:marRight w:val="0"/>
          <w:marTop w:val="115"/>
          <w:marBottom w:val="0"/>
          <w:divBdr>
            <w:top w:val="none" w:sz="0" w:space="0" w:color="auto"/>
            <w:left w:val="none" w:sz="0" w:space="0" w:color="auto"/>
            <w:bottom w:val="none" w:sz="0" w:space="0" w:color="auto"/>
            <w:right w:val="none" w:sz="0" w:space="0" w:color="auto"/>
          </w:divBdr>
        </w:div>
      </w:divsChild>
    </w:div>
    <w:div w:id="385032475">
      <w:bodyDiv w:val="1"/>
      <w:marLeft w:val="0"/>
      <w:marRight w:val="0"/>
      <w:marTop w:val="0"/>
      <w:marBottom w:val="0"/>
      <w:divBdr>
        <w:top w:val="none" w:sz="0" w:space="0" w:color="auto"/>
        <w:left w:val="none" w:sz="0" w:space="0" w:color="auto"/>
        <w:bottom w:val="none" w:sz="0" w:space="0" w:color="auto"/>
        <w:right w:val="none" w:sz="0" w:space="0" w:color="auto"/>
      </w:divBdr>
      <w:divsChild>
        <w:div w:id="212084858">
          <w:marLeft w:val="1800"/>
          <w:marRight w:val="144"/>
          <w:marTop w:val="0"/>
          <w:marBottom w:val="120"/>
          <w:divBdr>
            <w:top w:val="none" w:sz="0" w:space="0" w:color="auto"/>
            <w:left w:val="none" w:sz="0" w:space="0" w:color="auto"/>
            <w:bottom w:val="none" w:sz="0" w:space="0" w:color="auto"/>
            <w:right w:val="none" w:sz="0" w:space="0" w:color="auto"/>
          </w:divBdr>
        </w:div>
        <w:div w:id="457187677">
          <w:marLeft w:val="1800"/>
          <w:marRight w:val="144"/>
          <w:marTop w:val="0"/>
          <w:marBottom w:val="120"/>
          <w:divBdr>
            <w:top w:val="none" w:sz="0" w:space="0" w:color="auto"/>
            <w:left w:val="none" w:sz="0" w:space="0" w:color="auto"/>
            <w:bottom w:val="none" w:sz="0" w:space="0" w:color="auto"/>
            <w:right w:val="none" w:sz="0" w:space="0" w:color="auto"/>
          </w:divBdr>
        </w:div>
        <w:div w:id="545607239">
          <w:marLeft w:val="1800"/>
          <w:marRight w:val="144"/>
          <w:marTop w:val="0"/>
          <w:marBottom w:val="120"/>
          <w:divBdr>
            <w:top w:val="none" w:sz="0" w:space="0" w:color="auto"/>
            <w:left w:val="none" w:sz="0" w:space="0" w:color="auto"/>
            <w:bottom w:val="none" w:sz="0" w:space="0" w:color="auto"/>
            <w:right w:val="none" w:sz="0" w:space="0" w:color="auto"/>
          </w:divBdr>
        </w:div>
        <w:div w:id="878081671">
          <w:marLeft w:val="1166"/>
          <w:marRight w:val="144"/>
          <w:marTop w:val="0"/>
          <w:marBottom w:val="120"/>
          <w:divBdr>
            <w:top w:val="none" w:sz="0" w:space="0" w:color="auto"/>
            <w:left w:val="none" w:sz="0" w:space="0" w:color="auto"/>
            <w:bottom w:val="none" w:sz="0" w:space="0" w:color="auto"/>
            <w:right w:val="none" w:sz="0" w:space="0" w:color="auto"/>
          </w:divBdr>
        </w:div>
        <w:div w:id="1050152825">
          <w:marLeft w:val="1166"/>
          <w:marRight w:val="144"/>
          <w:marTop w:val="0"/>
          <w:marBottom w:val="120"/>
          <w:divBdr>
            <w:top w:val="none" w:sz="0" w:space="0" w:color="auto"/>
            <w:left w:val="none" w:sz="0" w:space="0" w:color="auto"/>
            <w:bottom w:val="none" w:sz="0" w:space="0" w:color="auto"/>
            <w:right w:val="none" w:sz="0" w:space="0" w:color="auto"/>
          </w:divBdr>
        </w:div>
        <w:div w:id="1288732307">
          <w:marLeft w:val="1800"/>
          <w:marRight w:val="144"/>
          <w:marTop w:val="0"/>
          <w:marBottom w:val="120"/>
          <w:divBdr>
            <w:top w:val="none" w:sz="0" w:space="0" w:color="auto"/>
            <w:left w:val="none" w:sz="0" w:space="0" w:color="auto"/>
            <w:bottom w:val="none" w:sz="0" w:space="0" w:color="auto"/>
            <w:right w:val="none" w:sz="0" w:space="0" w:color="auto"/>
          </w:divBdr>
        </w:div>
        <w:div w:id="1606575153">
          <w:marLeft w:val="547"/>
          <w:marRight w:val="144"/>
          <w:marTop w:val="0"/>
          <w:marBottom w:val="120"/>
          <w:divBdr>
            <w:top w:val="none" w:sz="0" w:space="0" w:color="auto"/>
            <w:left w:val="none" w:sz="0" w:space="0" w:color="auto"/>
            <w:bottom w:val="none" w:sz="0" w:space="0" w:color="auto"/>
            <w:right w:val="none" w:sz="0" w:space="0" w:color="auto"/>
          </w:divBdr>
        </w:div>
        <w:div w:id="2101176306">
          <w:marLeft w:val="1166"/>
          <w:marRight w:val="144"/>
          <w:marTop w:val="0"/>
          <w:marBottom w:val="120"/>
          <w:divBdr>
            <w:top w:val="none" w:sz="0" w:space="0" w:color="auto"/>
            <w:left w:val="none" w:sz="0" w:space="0" w:color="auto"/>
            <w:bottom w:val="none" w:sz="0" w:space="0" w:color="auto"/>
            <w:right w:val="none" w:sz="0" w:space="0" w:color="auto"/>
          </w:divBdr>
        </w:div>
      </w:divsChild>
    </w:div>
    <w:div w:id="388576589">
      <w:bodyDiv w:val="1"/>
      <w:marLeft w:val="0"/>
      <w:marRight w:val="0"/>
      <w:marTop w:val="0"/>
      <w:marBottom w:val="0"/>
      <w:divBdr>
        <w:top w:val="none" w:sz="0" w:space="0" w:color="auto"/>
        <w:left w:val="none" w:sz="0" w:space="0" w:color="auto"/>
        <w:bottom w:val="none" w:sz="0" w:space="0" w:color="auto"/>
        <w:right w:val="none" w:sz="0" w:space="0" w:color="auto"/>
      </w:divBdr>
    </w:div>
    <w:div w:id="389110335">
      <w:bodyDiv w:val="1"/>
      <w:marLeft w:val="0"/>
      <w:marRight w:val="0"/>
      <w:marTop w:val="0"/>
      <w:marBottom w:val="0"/>
      <w:divBdr>
        <w:top w:val="none" w:sz="0" w:space="0" w:color="auto"/>
        <w:left w:val="none" w:sz="0" w:space="0" w:color="auto"/>
        <w:bottom w:val="none" w:sz="0" w:space="0" w:color="auto"/>
        <w:right w:val="none" w:sz="0" w:space="0" w:color="auto"/>
      </w:divBdr>
    </w:div>
    <w:div w:id="389311502">
      <w:bodyDiv w:val="1"/>
      <w:marLeft w:val="0"/>
      <w:marRight w:val="0"/>
      <w:marTop w:val="0"/>
      <w:marBottom w:val="0"/>
      <w:divBdr>
        <w:top w:val="none" w:sz="0" w:space="0" w:color="auto"/>
        <w:left w:val="none" w:sz="0" w:space="0" w:color="auto"/>
        <w:bottom w:val="none" w:sz="0" w:space="0" w:color="auto"/>
        <w:right w:val="none" w:sz="0" w:space="0" w:color="auto"/>
      </w:divBdr>
      <w:divsChild>
        <w:div w:id="151289299">
          <w:marLeft w:val="547"/>
          <w:marRight w:val="0"/>
          <w:marTop w:val="144"/>
          <w:marBottom w:val="0"/>
          <w:divBdr>
            <w:top w:val="none" w:sz="0" w:space="0" w:color="auto"/>
            <w:left w:val="none" w:sz="0" w:space="0" w:color="auto"/>
            <w:bottom w:val="none" w:sz="0" w:space="0" w:color="auto"/>
            <w:right w:val="none" w:sz="0" w:space="0" w:color="auto"/>
          </w:divBdr>
        </w:div>
        <w:div w:id="649600508">
          <w:marLeft w:val="547"/>
          <w:marRight w:val="0"/>
          <w:marTop w:val="144"/>
          <w:marBottom w:val="0"/>
          <w:divBdr>
            <w:top w:val="none" w:sz="0" w:space="0" w:color="auto"/>
            <w:left w:val="none" w:sz="0" w:space="0" w:color="auto"/>
            <w:bottom w:val="none" w:sz="0" w:space="0" w:color="auto"/>
            <w:right w:val="none" w:sz="0" w:space="0" w:color="auto"/>
          </w:divBdr>
        </w:div>
        <w:div w:id="1108040212">
          <w:marLeft w:val="1166"/>
          <w:marRight w:val="0"/>
          <w:marTop w:val="125"/>
          <w:marBottom w:val="0"/>
          <w:divBdr>
            <w:top w:val="none" w:sz="0" w:space="0" w:color="auto"/>
            <w:left w:val="none" w:sz="0" w:space="0" w:color="auto"/>
            <w:bottom w:val="none" w:sz="0" w:space="0" w:color="auto"/>
            <w:right w:val="none" w:sz="0" w:space="0" w:color="auto"/>
          </w:divBdr>
        </w:div>
        <w:div w:id="1542281306">
          <w:marLeft w:val="547"/>
          <w:marRight w:val="0"/>
          <w:marTop w:val="115"/>
          <w:marBottom w:val="0"/>
          <w:divBdr>
            <w:top w:val="none" w:sz="0" w:space="0" w:color="auto"/>
            <w:left w:val="none" w:sz="0" w:space="0" w:color="auto"/>
            <w:bottom w:val="none" w:sz="0" w:space="0" w:color="auto"/>
            <w:right w:val="none" w:sz="0" w:space="0" w:color="auto"/>
          </w:divBdr>
        </w:div>
        <w:div w:id="1742484727">
          <w:marLeft w:val="1166"/>
          <w:marRight w:val="0"/>
          <w:marTop w:val="125"/>
          <w:marBottom w:val="0"/>
          <w:divBdr>
            <w:top w:val="none" w:sz="0" w:space="0" w:color="auto"/>
            <w:left w:val="none" w:sz="0" w:space="0" w:color="auto"/>
            <w:bottom w:val="none" w:sz="0" w:space="0" w:color="auto"/>
            <w:right w:val="none" w:sz="0" w:space="0" w:color="auto"/>
          </w:divBdr>
        </w:div>
        <w:div w:id="1898395034">
          <w:marLeft w:val="547"/>
          <w:marRight w:val="0"/>
          <w:marTop w:val="144"/>
          <w:marBottom w:val="0"/>
          <w:divBdr>
            <w:top w:val="none" w:sz="0" w:space="0" w:color="auto"/>
            <w:left w:val="none" w:sz="0" w:space="0" w:color="auto"/>
            <w:bottom w:val="none" w:sz="0" w:space="0" w:color="auto"/>
            <w:right w:val="none" w:sz="0" w:space="0" w:color="auto"/>
          </w:divBdr>
        </w:div>
      </w:divsChild>
    </w:div>
    <w:div w:id="390469648">
      <w:bodyDiv w:val="1"/>
      <w:marLeft w:val="0"/>
      <w:marRight w:val="0"/>
      <w:marTop w:val="0"/>
      <w:marBottom w:val="0"/>
      <w:divBdr>
        <w:top w:val="none" w:sz="0" w:space="0" w:color="auto"/>
        <w:left w:val="none" w:sz="0" w:space="0" w:color="auto"/>
        <w:bottom w:val="none" w:sz="0" w:space="0" w:color="auto"/>
        <w:right w:val="none" w:sz="0" w:space="0" w:color="auto"/>
      </w:divBdr>
    </w:div>
    <w:div w:id="390688565">
      <w:bodyDiv w:val="1"/>
      <w:marLeft w:val="0"/>
      <w:marRight w:val="0"/>
      <w:marTop w:val="0"/>
      <w:marBottom w:val="0"/>
      <w:divBdr>
        <w:top w:val="none" w:sz="0" w:space="0" w:color="auto"/>
        <w:left w:val="none" w:sz="0" w:space="0" w:color="auto"/>
        <w:bottom w:val="none" w:sz="0" w:space="0" w:color="auto"/>
        <w:right w:val="none" w:sz="0" w:space="0" w:color="auto"/>
      </w:divBdr>
    </w:div>
    <w:div w:id="391347959">
      <w:bodyDiv w:val="1"/>
      <w:marLeft w:val="0"/>
      <w:marRight w:val="0"/>
      <w:marTop w:val="0"/>
      <w:marBottom w:val="0"/>
      <w:divBdr>
        <w:top w:val="none" w:sz="0" w:space="0" w:color="auto"/>
        <w:left w:val="none" w:sz="0" w:space="0" w:color="auto"/>
        <w:bottom w:val="none" w:sz="0" w:space="0" w:color="auto"/>
        <w:right w:val="none" w:sz="0" w:space="0" w:color="auto"/>
      </w:divBdr>
      <w:divsChild>
        <w:div w:id="176383517">
          <w:marLeft w:val="1166"/>
          <w:marRight w:val="0"/>
          <w:marTop w:val="240"/>
          <w:marBottom w:val="0"/>
          <w:divBdr>
            <w:top w:val="none" w:sz="0" w:space="0" w:color="auto"/>
            <w:left w:val="none" w:sz="0" w:space="0" w:color="auto"/>
            <w:bottom w:val="none" w:sz="0" w:space="0" w:color="auto"/>
            <w:right w:val="none" w:sz="0" w:space="0" w:color="auto"/>
          </w:divBdr>
        </w:div>
        <w:div w:id="864097176">
          <w:marLeft w:val="547"/>
          <w:marRight w:val="0"/>
          <w:marTop w:val="240"/>
          <w:marBottom w:val="0"/>
          <w:divBdr>
            <w:top w:val="none" w:sz="0" w:space="0" w:color="auto"/>
            <w:left w:val="none" w:sz="0" w:space="0" w:color="auto"/>
            <w:bottom w:val="none" w:sz="0" w:space="0" w:color="auto"/>
            <w:right w:val="none" w:sz="0" w:space="0" w:color="auto"/>
          </w:divBdr>
        </w:div>
      </w:divsChild>
    </w:div>
    <w:div w:id="391852695">
      <w:bodyDiv w:val="1"/>
      <w:marLeft w:val="0"/>
      <w:marRight w:val="0"/>
      <w:marTop w:val="0"/>
      <w:marBottom w:val="0"/>
      <w:divBdr>
        <w:top w:val="none" w:sz="0" w:space="0" w:color="auto"/>
        <w:left w:val="none" w:sz="0" w:space="0" w:color="auto"/>
        <w:bottom w:val="none" w:sz="0" w:space="0" w:color="auto"/>
        <w:right w:val="none" w:sz="0" w:space="0" w:color="auto"/>
      </w:divBdr>
    </w:div>
    <w:div w:id="391856869">
      <w:bodyDiv w:val="1"/>
      <w:marLeft w:val="0"/>
      <w:marRight w:val="0"/>
      <w:marTop w:val="0"/>
      <w:marBottom w:val="0"/>
      <w:divBdr>
        <w:top w:val="none" w:sz="0" w:space="0" w:color="auto"/>
        <w:left w:val="none" w:sz="0" w:space="0" w:color="auto"/>
        <w:bottom w:val="none" w:sz="0" w:space="0" w:color="auto"/>
        <w:right w:val="none" w:sz="0" w:space="0" w:color="auto"/>
      </w:divBdr>
      <w:divsChild>
        <w:div w:id="306009607">
          <w:marLeft w:val="1800"/>
          <w:marRight w:val="0"/>
          <w:marTop w:val="77"/>
          <w:marBottom w:val="0"/>
          <w:divBdr>
            <w:top w:val="none" w:sz="0" w:space="0" w:color="auto"/>
            <w:left w:val="none" w:sz="0" w:space="0" w:color="auto"/>
            <w:bottom w:val="none" w:sz="0" w:space="0" w:color="auto"/>
            <w:right w:val="none" w:sz="0" w:space="0" w:color="auto"/>
          </w:divBdr>
        </w:div>
        <w:div w:id="409079876">
          <w:marLeft w:val="1800"/>
          <w:marRight w:val="0"/>
          <w:marTop w:val="77"/>
          <w:marBottom w:val="0"/>
          <w:divBdr>
            <w:top w:val="none" w:sz="0" w:space="0" w:color="auto"/>
            <w:left w:val="none" w:sz="0" w:space="0" w:color="auto"/>
            <w:bottom w:val="none" w:sz="0" w:space="0" w:color="auto"/>
            <w:right w:val="none" w:sz="0" w:space="0" w:color="auto"/>
          </w:divBdr>
        </w:div>
        <w:div w:id="678895786">
          <w:marLeft w:val="1166"/>
          <w:marRight w:val="0"/>
          <w:marTop w:val="96"/>
          <w:marBottom w:val="0"/>
          <w:divBdr>
            <w:top w:val="none" w:sz="0" w:space="0" w:color="auto"/>
            <w:left w:val="none" w:sz="0" w:space="0" w:color="auto"/>
            <w:bottom w:val="none" w:sz="0" w:space="0" w:color="auto"/>
            <w:right w:val="none" w:sz="0" w:space="0" w:color="auto"/>
          </w:divBdr>
        </w:div>
        <w:div w:id="1234271638">
          <w:marLeft w:val="1800"/>
          <w:marRight w:val="0"/>
          <w:marTop w:val="77"/>
          <w:marBottom w:val="0"/>
          <w:divBdr>
            <w:top w:val="none" w:sz="0" w:space="0" w:color="auto"/>
            <w:left w:val="none" w:sz="0" w:space="0" w:color="auto"/>
            <w:bottom w:val="none" w:sz="0" w:space="0" w:color="auto"/>
            <w:right w:val="none" w:sz="0" w:space="0" w:color="auto"/>
          </w:divBdr>
        </w:div>
        <w:div w:id="1289315593">
          <w:marLeft w:val="1166"/>
          <w:marRight w:val="0"/>
          <w:marTop w:val="96"/>
          <w:marBottom w:val="0"/>
          <w:divBdr>
            <w:top w:val="none" w:sz="0" w:space="0" w:color="auto"/>
            <w:left w:val="none" w:sz="0" w:space="0" w:color="auto"/>
            <w:bottom w:val="none" w:sz="0" w:space="0" w:color="auto"/>
            <w:right w:val="none" w:sz="0" w:space="0" w:color="auto"/>
          </w:divBdr>
        </w:div>
        <w:div w:id="1333921274">
          <w:marLeft w:val="547"/>
          <w:marRight w:val="0"/>
          <w:marTop w:val="115"/>
          <w:marBottom w:val="0"/>
          <w:divBdr>
            <w:top w:val="none" w:sz="0" w:space="0" w:color="auto"/>
            <w:left w:val="none" w:sz="0" w:space="0" w:color="auto"/>
            <w:bottom w:val="none" w:sz="0" w:space="0" w:color="auto"/>
            <w:right w:val="none" w:sz="0" w:space="0" w:color="auto"/>
          </w:divBdr>
        </w:div>
        <w:div w:id="1351182866">
          <w:marLeft w:val="1166"/>
          <w:marRight w:val="0"/>
          <w:marTop w:val="96"/>
          <w:marBottom w:val="0"/>
          <w:divBdr>
            <w:top w:val="none" w:sz="0" w:space="0" w:color="auto"/>
            <w:left w:val="none" w:sz="0" w:space="0" w:color="auto"/>
            <w:bottom w:val="none" w:sz="0" w:space="0" w:color="auto"/>
            <w:right w:val="none" w:sz="0" w:space="0" w:color="auto"/>
          </w:divBdr>
        </w:div>
        <w:div w:id="1600218401">
          <w:marLeft w:val="1800"/>
          <w:marRight w:val="0"/>
          <w:marTop w:val="77"/>
          <w:marBottom w:val="0"/>
          <w:divBdr>
            <w:top w:val="none" w:sz="0" w:space="0" w:color="auto"/>
            <w:left w:val="none" w:sz="0" w:space="0" w:color="auto"/>
            <w:bottom w:val="none" w:sz="0" w:space="0" w:color="auto"/>
            <w:right w:val="none" w:sz="0" w:space="0" w:color="auto"/>
          </w:divBdr>
        </w:div>
        <w:div w:id="1614895795">
          <w:marLeft w:val="1800"/>
          <w:marRight w:val="0"/>
          <w:marTop w:val="77"/>
          <w:marBottom w:val="0"/>
          <w:divBdr>
            <w:top w:val="none" w:sz="0" w:space="0" w:color="auto"/>
            <w:left w:val="none" w:sz="0" w:space="0" w:color="auto"/>
            <w:bottom w:val="none" w:sz="0" w:space="0" w:color="auto"/>
            <w:right w:val="none" w:sz="0" w:space="0" w:color="auto"/>
          </w:divBdr>
        </w:div>
        <w:div w:id="2112822872">
          <w:marLeft w:val="1800"/>
          <w:marRight w:val="0"/>
          <w:marTop w:val="77"/>
          <w:marBottom w:val="0"/>
          <w:divBdr>
            <w:top w:val="none" w:sz="0" w:space="0" w:color="auto"/>
            <w:left w:val="none" w:sz="0" w:space="0" w:color="auto"/>
            <w:bottom w:val="none" w:sz="0" w:space="0" w:color="auto"/>
            <w:right w:val="none" w:sz="0" w:space="0" w:color="auto"/>
          </w:divBdr>
        </w:div>
      </w:divsChild>
    </w:div>
    <w:div w:id="391931752">
      <w:bodyDiv w:val="1"/>
      <w:marLeft w:val="0"/>
      <w:marRight w:val="0"/>
      <w:marTop w:val="0"/>
      <w:marBottom w:val="0"/>
      <w:divBdr>
        <w:top w:val="none" w:sz="0" w:space="0" w:color="auto"/>
        <w:left w:val="none" w:sz="0" w:space="0" w:color="auto"/>
        <w:bottom w:val="none" w:sz="0" w:space="0" w:color="auto"/>
        <w:right w:val="none" w:sz="0" w:space="0" w:color="auto"/>
      </w:divBdr>
    </w:div>
    <w:div w:id="393286091">
      <w:bodyDiv w:val="1"/>
      <w:marLeft w:val="0"/>
      <w:marRight w:val="0"/>
      <w:marTop w:val="0"/>
      <w:marBottom w:val="0"/>
      <w:divBdr>
        <w:top w:val="none" w:sz="0" w:space="0" w:color="auto"/>
        <w:left w:val="none" w:sz="0" w:space="0" w:color="auto"/>
        <w:bottom w:val="none" w:sz="0" w:space="0" w:color="auto"/>
        <w:right w:val="none" w:sz="0" w:space="0" w:color="auto"/>
      </w:divBdr>
    </w:div>
    <w:div w:id="393893418">
      <w:bodyDiv w:val="1"/>
      <w:marLeft w:val="0"/>
      <w:marRight w:val="0"/>
      <w:marTop w:val="0"/>
      <w:marBottom w:val="0"/>
      <w:divBdr>
        <w:top w:val="none" w:sz="0" w:space="0" w:color="auto"/>
        <w:left w:val="none" w:sz="0" w:space="0" w:color="auto"/>
        <w:bottom w:val="none" w:sz="0" w:space="0" w:color="auto"/>
        <w:right w:val="none" w:sz="0" w:space="0" w:color="auto"/>
      </w:divBdr>
      <w:divsChild>
        <w:div w:id="639648970">
          <w:marLeft w:val="0"/>
          <w:marRight w:val="0"/>
          <w:marTop w:val="0"/>
          <w:marBottom w:val="0"/>
          <w:divBdr>
            <w:top w:val="none" w:sz="0" w:space="0" w:color="auto"/>
            <w:left w:val="none" w:sz="0" w:space="0" w:color="auto"/>
            <w:bottom w:val="none" w:sz="0" w:space="0" w:color="auto"/>
            <w:right w:val="none" w:sz="0" w:space="0" w:color="auto"/>
          </w:divBdr>
          <w:divsChild>
            <w:div w:id="951478578">
              <w:marLeft w:val="0"/>
              <w:marRight w:val="0"/>
              <w:marTop w:val="0"/>
              <w:marBottom w:val="0"/>
              <w:divBdr>
                <w:top w:val="none" w:sz="0" w:space="0" w:color="auto"/>
                <w:left w:val="none" w:sz="0" w:space="0" w:color="auto"/>
                <w:bottom w:val="none" w:sz="0" w:space="0" w:color="auto"/>
                <w:right w:val="none" w:sz="0" w:space="0" w:color="auto"/>
              </w:divBdr>
            </w:div>
            <w:div w:id="1239746626">
              <w:marLeft w:val="0"/>
              <w:marRight w:val="0"/>
              <w:marTop w:val="0"/>
              <w:marBottom w:val="0"/>
              <w:divBdr>
                <w:top w:val="none" w:sz="0" w:space="0" w:color="auto"/>
                <w:left w:val="none" w:sz="0" w:space="0" w:color="auto"/>
                <w:bottom w:val="none" w:sz="0" w:space="0" w:color="auto"/>
                <w:right w:val="none" w:sz="0" w:space="0" w:color="auto"/>
              </w:divBdr>
            </w:div>
            <w:div w:id="1272709770">
              <w:marLeft w:val="0"/>
              <w:marRight w:val="0"/>
              <w:marTop w:val="0"/>
              <w:marBottom w:val="0"/>
              <w:divBdr>
                <w:top w:val="none" w:sz="0" w:space="0" w:color="auto"/>
                <w:left w:val="none" w:sz="0" w:space="0" w:color="auto"/>
                <w:bottom w:val="none" w:sz="0" w:space="0" w:color="auto"/>
                <w:right w:val="none" w:sz="0" w:space="0" w:color="auto"/>
              </w:divBdr>
            </w:div>
            <w:div w:id="1471941884">
              <w:marLeft w:val="0"/>
              <w:marRight w:val="0"/>
              <w:marTop w:val="0"/>
              <w:marBottom w:val="0"/>
              <w:divBdr>
                <w:top w:val="none" w:sz="0" w:space="0" w:color="auto"/>
                <w:left w:val="none" w:sz="0" w:space="0" w:color="auto"/>
                <w:bottom w:val="none" w:sz="0" w:space="0" w:color="auto"/>
                <w:right w:val="none" w:sz="0" w:space="0" w:color="auto"/>
              </w:divBdr>
            </w:div>
            <w:div w:id="194565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89253">
      <w:bodyDiv w:val="1"/>
      <w:marLeft w:val="0"/>
      <w:marRight w:val="0"/>
      <w:marTop w:val="0"/>
      <w:marBottom w:val="0"/>
      <w:divBdr>
        <w:top w:val="none" w:sz="0" w:space="0" w:color="auto"/>
        <w:left w:val="none" w:sz="0" w:space="0" w:color="auto"/>
        <w:bottom w:val="none" w:sz="0" w:space="0" w:color="auto"/>
        <w:right w:val="none" w:sz="0" w:space="0" w:color="auto"/>
      </w:divBdr>
    </w:div>
    <w:div w:id="394819213">
      <w:bodyDiv w:val="1"/>
      <w:marLeft w:val="0"/>
      <w:marRight w:val="0"/>
      <w:marTop w:val="0"/>
      <w:marBottom w:val="0"/>
      <w:divBdr>
        <w:top w:val="none" w:sz="0" w:space="0" w:color="auto"/>
        <w:left w:val="none" w:sz="0" w:space="0" w:color="auto"/>
        <w:bottom w:val="none" w:sz="0" w:space="0" w:color="auto"/>
        <w:right w:val="none" w:sz="0" w:space="0" w:color="auto"/>
      </w:divBdr>
    </w:div>
    <w:div w:id="394819336">
      <w:bodyDiv w:val="1"/>
      <w:marLeft w:val="0"/>
      <w:marRight w:val="0"/>
      <w:marTop w:val="0"/>
      <w:marBottom w:val="0"/>
      <w:divBdr>
        <w:top w:val="none" w:sz="0" w:space="0" w:color="auto"/>
        <w:left w:val="none" w:sz="0" w:space="0" w:color="auto"/>
        <w:bottom w:val="none" w:sz="0" w:space="0" w:color="auto"/>
        <w:right w:val="none" w:sz="0" w:space="0" w:color="auto"/>
      </w:divBdr>
    </w:div>
    <w:div w:id="394937687">
      <w:bodyDiv w:val="1"/>
      <w:marLeft w:val="0"/>
      <w:marRight w:val="0"/>
      <w:marTop w:val="0"/>
      <w:marBottom w:val="0"/>
      <w:divBdr>
        <w:top w:val="none" w:sz="0" w:space="0" w:color="auto"/>
        <w:left w:val="none" w:sz="0" w:space="0" w:color="auto"/>
        <w:bottom w:val="none" w:sz="0" w:space="0" w:color="auto"/>
        <w:right w:val="none" w:sz="0" w:space="0" w:color="auto"/>
      </w:divBdr>
    </w:div>
    <w:div w:id="395325239">
      <w:bodyDiv w:val="1"/>
      <w:marLeft w:val="0"/>
      <w:marRight w:val="0"/>
      <w:marTop w:val="0"/>
      <w:marBottom w:val="0"/>
      <w:divBdr>
        <w:top w:val="none" w:sz="0" w:space="0" w:color="auto"/>
        <w:left w:val="none" w:sz="0" w:space="0" w:color="auto"/>
        <w:bottom w:val="none" w:sz="0" w:space="0" w:color="auto"/>
        <w:right w:val="none" w:sz="0" w:space="0" w:color="auto"/>
      </w:divBdr>
    </w:div>
    <w:div w:id="395906287">
      <w:bodyDiv w:val="1"/>
      <w:marLeft w:val="0"/>
      <w:marRight w:val="0"/>
      <w:marTop w:val="0"/>
      <w:marBottom w:val="0"/>
      <w:divBdr>
        <w:top w:val="none" w:sz="0" w:space="0" w:color="auto"/>
        <w:left w:val="none" w:sz="0" w:space="0" w:color="auto"/>
        <w:bottom w:val="none" w:sz="0" w:space="0" w:color="auto"/>
        <w:right w:val="none" w:sz="0" w:space="0" w:color="auto"/>
      </w:divBdr>
    </w:div>
    <w:div w:id="397245956">
      <w:bodyDiv w:val="1"/>
      <w:marLeft w:val="0"/>
      <w:marRight w:val="0"/>
      <w:marTop w:val="0"/>
      <w:marBottom w:val="0"/>
      <w:divBdr>
        <w:top w:val="none" w:sz="0" w:space="0" w:color="auto"/>
        <w:left w:val="none" w:sz="0" w:space="0" w:color="auto"/>
        <w:bottom w:val="none" w:sz="0" w:space="0" w:color="auto"/>
        <w:right w:val="none" w:sz="0" w:space="0" w:color="auto"/>
      </w:divBdr>
    </w:div>
    <w:div w:id="397673612">
      <w:bodyDiv w:val="1"/>
      <w:marLeft w:val="0"/>
      <w:marRight w:val="0"/>
      <w:marTop w:val="0"/>
      <w:marBottom w:val="0"/>
      <w:divBdr>
        <w:top w:val="none" w:sz="0" w:space="0" w:color="auto"/>
        <w:left w:val="none" w:sz="0" w:space="0" w:color="auto"/>
        <w:bottom w:val="none" w:sz="0" w:space="0" w:color="auto"/>
        <w:right w:val="none" w:sz="0" w:space="0" w:color="auto"/>
      </w:divBdr>
    </w:div>
    <w:div w:id="398484465">
      <w:bodyDiv w:val="1"/>
      <w:marLeft w:val="0"/>
      <w:marRight w:val="0"/>
      <w:marTop w:val="0"/>
      <w:marBottom w:val="0"/>
      <w:divBdr>
        <w:top w:val="none" w:sz="0" w:space="0" w:color="auto"/>
        <w:left w:val="none" w:sz="0" w:space="0" w:color="auto"/>
        <w:bottom w:val="none" w:sz="0" w:space="0" w:color="auto"/>
        <w:right w:val="none" w:sz="0" w:space="0" w:color="auto"/>
      </w:divBdr>
    </w:div>
    <w:div w:id="398787489">
      <w:bodyDiv w:val="1"/>
      <w:marLeft w:val="0"/>
      <w:marRight w:val="0"/>
      <w:marTop w:val="0"/>
      <w:marBottom w:val="0"/>
      <w:divBdr>
        <w:top w:val="none" w:sz="0" w:space="0" w:color="auto"/>
        <w:left w:val="none" w:sz="0" w:space="0" w:color="auto"/>
        <w:bottom w:val="none" w:sz="0" w:space="0" w:color="auto"/>
        <w:right w:val="none" w:sz="0" w:space="0" w:color="auto"/>
      </w:divBdr>
    </w:div>
    <w:div w:id="399838721">
      <w:bodyDiv w:val="1"/>
      <w:marLeft w:val="0"/>
      <w:marRight w:val="0"/>
      <w:marTop w:val="0"/>
      <w:marBottom w:val="0"/>
      <w:divBdr>
        <w:top w:val="none" w:sz="0" w:space="0" w:color="auto"/>
        <w:left w:val="none" w:sz="0" w:space="0" w:color="auto"/>
        <w:bottom w:val="none" w:sz="0" w:space="0" w:color="auto"/>
        <w:right w:val="none" w:sz="0" w:space="0" w:color="auto"/>
      </w:divBdr>
    </w:div>
    <w:div w:id="399908872">
      <w:bodyDiv w:val="1"/>
      <w:marLeft w:val="0"/>
      <w:marRight w:val="0"/>
      <w:marTop w:val="0"/>
      <w:marBottom w:val="0"/>
      <w:divBdr>
        <w:top w:val="none" w:sz="0" w:space="0" w:color="auto"/>
        <w:left w:val="none" w:sz="0" w:space="0" w:color="auto"/>
        <w:bottom w:val="none" w:sz="0" w:space="0" w:color="auto"/>
        <w:right w:val="none" w:sz="0" w:space="0" w:color="auto"/>
      </w:divBdr>
    </w:div>
    <w:div w:id="400298880">
      <w:bodyDiv w:val="1"/>
      <w:marLeft w:val="0"/>
      <w:marRight w:val="0"/>
      <w:marTop w:val="0"/>
      <w:marBottom w:val="0"/>
      <w:divBdr>
        <w:top w:val="none" w:sz="0" w:space="0" w:color="auto"/>
        <w:left w:val="none" w:sz="0" w:space="0" w:color="auto"/>
        <w:bottom w:val="none" w:sz="0" w:space="0" w:color="auto"/>
        <w:right w:val="none" w:sz="0" w:space="0" w:color="auto"/>
      </w:divBdr>
    </w:div>
    <w:div w:id="400373457">
      <w:bodyDiv w:val="1"/>
      <w:marLeft w:val="0"/>
      <w:marRight w:val="0"/>
      <w:marTop w:val="0"/>
      <w:marBottom w:val="0"/>
      <w:divBdr>
        <w:top w:val="none" w:sz="0" w:space="0" w:color="auto"/>
        <w:left w:val="none" w:sz="0" w:space="0" w:color="auto"/>
        <w:bottom w:val="none" w:sz="0" w:space="0" w:color="auto"/>
        <w:right w:val="none" w:sz="0" w:space="0" w:color="auto"/>
      </w:divBdr>
    </w:div>
    <w:div w:id="400955458">
      <w:bodyDiv w:val="1"/>
      <w:marLeft w:val="0"/>
      <w:marRight w:val="0"/>
      <w:marTop w:val="0"/>
      <w:marBottom w:val="0"/>
      <w:divBdr>
        <w:top w:val="none" w:sz="0" w:space="0" w:color="auto"/>
        <w:left w:val="none" w:sz="0" w:space="0" w:color="auto"/>
        <w:bottom w:val="none" w:sz="0" w:space="0" w:color="auto"/>
        <w:right w:val="none" w:sz="0" w:space="0" w:color="auto"/>
      </w:divBdr>
      <w:divsChild>
        <w:div w:id="329480339">
          <w:marLeft w:val="0"/>
          <w:marRight w:val="0"/>
          <w:marTop w:val="0"/>
          <w:marBottom w:val="0"/>
          <w:divBdr>
            <w:top w:val="none" w:sz="0" w:space="0" w:color="auto"/>
            <w:left w:val="none" w:sz="0" w:space="0" w:color="auto"/>
            <w:bottom w:val="none" w:sz="0" w:space="0" w:color="auto"/>
            <w:right w:val="none" w:sz="0" w:space="0" w:color="auto"/>
          </w:divBdr>
        </w:div>
        <w:div w:id="1119488625">
          <w:marLeft w:val="0"/>
          <w:marRight w:val="0"/>
          <w:marTop w:val="0"/>
          <w:marBottom w:val="0"/>
          <w:divBdr>
            <w:top w:val="none" w:sz="0" w:space="0" w:color="auto"/>
            <w:left w:val="none" w:sz="0" w:space="0" w:color="auto"/>
            <w:bottom w:val="none" w:sz="0" w:space="0" w:color="auto"/>
            <w:right w:val="none" w:sz="0" w:space="0" w:color="auto"/>
          </w:divBdr>
        </w:div>
      </w:divsChild>
    </w:div>
    <w:div w:id="401367074">
      <w:bodyDiv w:val="1"/>
      <w:marLeft w:val="0"/>
      <w:marRight w:val="0"/>
      <w:marTop w:val="0"/>
      <w:marBottom w:val="0"/>
      <w:divBdr>
        <w:top w:val="none" w:sz="0" w:space="0" w:color="auto"/>
        <w:left w:val="none" w:sz="0" w:space="0" w:color="auto"/>
        <w:bottom w:val="none" w:sz="0" w:space="0" w:color="auto"/>
        <w:right w:val="none" w:sz="0" w:space="0" w:color="auto"/>
      </w:divBdr>
    </w:div>
    <w:div w:id="402216614">
      <w:bodyDiv w:val="1"/>
      <w:marLeft w:val="0"/>
      <w:marRight w:val="0"/>
      <w:marTop w:val="0"/>
      <w:marBottom w:val="0"/>
      <w:divBdr>
        <w:top w:val="none" w:sz="0" w:space="0" w:color="auto"/>
        <w:left w:val="none" w:sz="0" w:space="0" w:color="auto"/>
        <w:bottom w:val="none" w:sz="0" w:space="0" w:color="auto"/>
        <w:right w:val="none" w:sz="0" w:space="0" w:color="auto"/>
      </w:divBdr>
    </w:div>
    <w:div w:id="402265343">
      <w:bodyDiv w:val="1"/>
      <w:marLeft w:val="0"/>
      <w:marRight w:val="0"/>
      <w:marTop w:val="0"/>
      <w:marBottom w:val="0"/>
      <w:divBdr>
        <w:top w:val="none" w:sz="0" w:space="0" w:color="auto"/>
        <w:left w:val="none" w:sz="0" w:space="0" w:color="auto"/>
        <w:bottom w:val="none" w:sz="0" w:space="0" w:color="auto"/>
        <w:right w:val="none" w:sz="0" w:space="0" w:color="auto"/>
      </w:divBdr>
    </w:div>
    <w:div w:id="402795600">
      <w:bodyDiv w:val="1"/>
      <w:marLeft w:val="0"/>
      <w:marRight w:val="0"/>
      <w:marTop w:val="0"/>
      <w:marBottom w:val="0"/>
      <w:divBdr>
        <w:top w:val="none" w:sz="0" w:space="0" w:color="auto"/>
        <w:left w:val="none" w:sz="0" w:space="0" w:color="auto"/>
        <w:bottom w:val="none" w:sz="0" w:space="0" w:color="auto"/>
        <w:right w:val="none" w:sz="0" w:space="0" w:color="auto"/>
      </w:divBdr>
      <w:divsChild>
        <w:div w:id="225730453">
          <w:marLeft w:val="1166"/>
          <w:marRight w:val="0"/>
          <w:marTop w:val="86"/>
          <w:marBottom w:val="0"/>
          <w:divBdr>
            <w:top w:val="none" w:sz="0" w:space="0" w:color="auto"/>
            <w:left w:val="none" w:sz="0" w:space="0" w:color="auto"/>
            <w:bottom w:val="none" w:sz="0" w:space="0" w:color="auto"/>
            <w:right w:val="none" w:sz="0" w:space="0" w:color="auto"/>
          </w:divBdr>
        </w:div>
        <w:div w:id="407313023">
          <w:marLeft w:val="1166"/>
          <w:marRight w:val="0"/>
          <w:marTop w:val="86"/>
          <w:marBottom w:val="0"/>
          <w:divBdr>
            <w:top w:val="none" w:sz="0" w:space="0" w:color="auto"/>
            <w:left w:val="none" w:sz="0" w:space="0" w:color="auto"/>
            <w:bottom w:val="none" w:sz="0" w:space="0" w:color="auto"/>
            <w:right w:val="none" w:sz="0" w:space="0" w:color="auto"/>
          </w:divBdr>
        </w:div>
        <w:div w:id="719520453">
          <w:marLeft w:val="1166"/>
          <w:marRight w:val="0"/>
          <w:marTop w:val="86"/>
          <w:marBottom w:val="0"/>
          <w:divBdr>
            <w:top w:val="none" w:sz="0" w:space="0" w:color="auto"/>
            <w:left w:val="none" w:sz="0" w:space="0" w:color="auto"/>
            <w:bottom w:val="none" w:sz="0" w:space="0" w:color="auto"/>
            <w:right w:val="none" w:sz="0" w:space="0" w:color="auto"/>
          </w:divBdr>
        </w:div>
        <w:div w:id="1254511965">
          <w:marLeft w:val="1166"/>
          <w:marRight w:val="0"/>
          <w:marTop w:val="86"/>
          <w:marBottom w:val="0"/>
          <w:divBdr>
            <w:top w:val="none" w:sz="0" w:space="0" w:color="auto"/>
            <w:left w:val="none" w:sz="0" w:space="0" w:color="auto"/>
            <w:bottom w:val="none" w:sz="0" w:space="0" w:color="auto"/>
            <w:right w:val="none" w:sz="0" w:space="0" w:color="auto"/>
          </w:divBdr>
        </w:div>
        <w:div w:id="1413432176">
          <w:marLeft w:val="547"/>
          <w:marRight w:val="0"/>
          <w:marTop w:val="86"/>
          <w:marBottom w:val="0"/>
          <w:divBdr>
            <w:top w:val="none" w:sz="0" w:space="0" w:color="auto"/>
            <w:left w:val="none" w:sz="0" w:space="0" w:color="auto"/>
            <w:bottom w:val="none" w:sz="0" w:space="0" w:color="auto"/>
            <w:right w:val="none" w:sz="0" w:space="0" w:color="auto"/>
          </w:divBdr>
        </w:div>
        <w:div w:id="1503547173">
          <w:marLeft w:val="1166"/>
          <w:marRight w:val="0"/>
          <w:marTop w:val="86"/>
          <w:marBottom w:val="0"/>
          <w:divBdr>
            <w:top w:val="none" w:sz="0" w:space="0" w:color="auto"/>
            <w:left w:val="none" w:sz="0" w:space="0" w:color="auto"/>
            <w:bottom w:val="none" w:sz="0" w:space="0" w:color="auto"/>
            <w:right w:val="none" w:sz="0" w:space="0" w:color="auto"/>
          </w:divBdr>
        </w:div>
        <w:div w:id="1901284586">
          <w:marLeft w:val="1166"/>
          <w:marRight w:val="0"/>
          <w:marTop w:val="86"/>
          <w:marBottom w:val="0"/>
          <w:divBdr>
            <w:top w:val="none" w:sz="0" w:space="0" w:color="auto"/>
            <w:left w:val="none" w:sz="0" w:space="0" w:color="auto"/>
            <w:bottom w:val="none" w:sz="0" w:space="0" w:color="auto"/>
            <w:right w:val="none" w:sz="0" w:space="0" w:color="auto"/>
          </w:divBdr>
        </w:div>
      </w:divsChild>
    </w:div>
    <w:div w:id="402991793">
      <w:bodyDiv w:val="1"/>
      <w:marLeft w:val="0"/>
      <w:marRight w:val="0"/>
      <w:marTop w:val="0"/>
      <w:marBottom w:val="0"/>
      <w:divBdr>
        <w:top w:val="none" w:sz="0" w:space="0" w:color="auto"/>
        <w:left w:val="none" w:sz="0" w:space="0" w:color="auto"/>
        <w:bottom w:val="none" w:sz="0" w:space="0" w:color="auto"/>
        <w:right w:val="none" w:sz="0" w:space="0" w:color="auto"/>
      </w:divBdr>
      <w:divsChild>
        <w:div w:id="595671717">
          <w:marLeft w:val="547"/>
          <w:marRight w:val="0"/>
          <w:marTop w:val="154"/>
          <w:marBottom w:val="0"/>
          <w:divBdr>
            <w:top w:val="none" w:sz="0" w:space="0" w:color="auto"/>
            <w:left w:val="none" w:sz="0" w:space="0" w:color="auto"/>
            <w:bottom w:val="none" w:sz="0" w:space="0" w:color="auto"/>
            <w:right w:val="none" w:sz="0" w:space="0" w:color="auto"/>
          </w:divBdr>
        </w:div>
        <w:div w:id="787510654">
          <w:marLeft w:val="1800"/>
          <w:marRight w:val="0"/>
          <w:marTop w:val="115"/>
          <w:marBottom w:val="0"/>
          <w:divBdr>
            <w:top w:val="none" w:sz="0" w:space="0" w:color="auto"/>
            <w:left w:val="none" w:sz="0" w:space="0" w:color="auto"/>
            <w:bottom w:val="none" w:sz="0" w:space="0" w:color="auto"/>
            <w:right w:val="none" w:sz="0" w:space="0" w:color="auto"/>
          </w:divBdr>
        </w:div>
        <w:div w:id="1055736149">
          <w:marLeft w:val="1166"/>
          <w:marRight w:val="0"/>
          <w:marTop w:val="134"/>
          <w:marBottom w:val="0"/>
          <w:divBdr>
            <w:top w:val="none" w:sz="0" w:space="0" w:color="auto"/>
            <w:left w:val="none" w:sz="0" w:space="0" w:color="auto"/>
            <w:bottom w:val="none" w:sz="0" w:space="0" w:color="auto"/>
            <w:right w:val="none" w:sz="0" w:space="0" w:color="auto"/>
          </w:divBdr>
        </w:div>
        <w:div w:id="1135484153">
          <w:marLeft w:val="1166"/>
          <w:marRight w:val="0"/>
          <w:marTop w:val="134"/>
          <w:marBottom w:val="0"/>
          <w:divBdr>
            <w:top w:val="none" w:sz="0" w:space="0" w:color="auto"/>
            <w:left w:val="none" w:sz="0" w:space="0" w:color="auto"/>
            <w:bottom w:val="none" w:sz="0" w:space="0" w:color="auto"/>
            <w:right w:val="none" w:sz="0" w:space="0" w:color="auto"/>
          </w:divBdr>
        </w:div>
        <w:div w:id="1386370271">
          <w:marLeft w:val="1800"/>
          <w:marRight w:val="0"/>
          <w:marTop w:val="115"/>
          <w:marBottom w:val="0"/>
          <w:divBdr>
            <w:top w:val="none" w:sz="0" w:space="0" w:color="auto"/>
            <w:left w:val="none" w:sz="0" w:space="0" w:color="auto"/>
            <w:bottom w:val="none" w:sz="0" w:space="0" w:color="auto"/>
            <w:right w:val="none" w:sz="0" w:space="0" w:color="auto"/>
          </w:divBdr>
        </w:div>
        <w:div w:id="2092771307">
          <w:marLeft w:val="1800"/>
          <w:marRight w:val="0"/>
          <w:marTop w:val="115"/>
          <w:marBottom w:val="0"/>
          <w:divBdr>
            <w:top w:val="none" w:sz="0" w:space="0" w:color="auto"/>
            <w:left w:val="none" w:sz="0" w:space="0" w:color="auto"/>
            <w:bottom w:val="none" w:sz="0" w:space="0" w:color="auto"/>
            <w:right w:val="none" w:sz="0" w:space="0" w:color="auto"/>
          </w:divBdr>
        </w:div>
      </w:divsChild>
    </w:div>
    <w:div w:id="404499808">
      <w:bodyDiv w:val="1"/>
      <w:marLeft w:val="0"/>
      <w:marRight w:val="0"/>
      <w:marTop w:val="0"/>
      <w:marBottom w:val="0"/>
      <w:divBdr>
        <w:top w:val="none" w:sz="0" w:space="0" w:color="auto"/>
        <w:left w:val="none" w:sz="0" w:space="0" w:color="auto"/>
        <w:bottom w:val="none" w:sz="0" w:space="0" w:color="auto"/>
        <w:right w:val="none" w:sz="0" w:space="0" w:color="auto"/>
      </w:divBdr>
    </w:div>
    <w:div w:id="404762760">
      <w:bodyDiv w:val="1"/>
      <w:marLeft w:val="0"/>
      <w:marRight w:val="0"/>
      <w:marTop w:val="0"/>
      <w:marBottom w:val="0"/>
      <w:divBdr>
        <w:top w:val="none" w:sz="0" w:space="0" w:color="auto"/>
        <w:left w:val="none" w:sz="0" w:space="0" w:color="auto"/>
        <w:bottom w:val="none" w:sz="0" w:space="0" w:color="auto"/>
        <w:right w:val="none" w:sz="0" w:space="0" w:color="auto"/>
      </w:divBdr>
    </w:div>
    <w:div w:id="408120545">
      <w:bodyDiv w:val="1"/>
      <w:marLeft w:val="0"/>
      <w:marRight w:val="0"/>
      <w:marTop w:val="0"/>
      <w:marBottom w:val="0"/>
      <w:divBdr>
        <w:top w:val="none" w:sz="0" w:space="0" w:color="auto"/>
        <w:left w:val="none" w:sz="0" w:space="0" w:color="auto"/>
        <w:bottom w:val="none" w:sz="0" w:space="0" w:color="auto"/>
        <w:right w:val="none" w:sz="0" w:space="0" w:color="auto"/>
      </w:divBdr>
      <w:divsChild>
        <w:div w:id="1944074762">
          <w:marLeft w:val="0"/>
          <w:marRight w:val="0"/>
          <w:marTop w:val="0"/>
          <w:marBottom w:val="0"/>
          <w:divBdr>
            <w:top w:val="none" w:sz="0" w:space="0" w:color="auto"/>
            <w:left w:val="none" w:sz="0" w:space="0" w:color="auto"/>
            <w:bottom w:val="none" w:sz="0" w:space="0" w:color="auto"/>
            <w:right w:val="none" w:sz="0" w:space="0" w:color="auto"/>
          </w:divBdr>
          <w:divsChild>
            <w:div w:id="89814512">
              <w:marLeft w:val="0"/>
              <w:marRight w:val="0"/>
              <w:marTop w:val="0"/>
              <w:marBottom w:val="0"/>
              <w:divBdr>
                <w:top w:val="none" w:sz="0" w:space="0" w:color="auto"/>
                <w:left w:val="none" w:sz="0" w:space="0" w:color="auto"/>
                <w:bottom w:val="none" w:sz="0" w:space="0" w:color="auto"/>
                <w:right w:val="none" w:sz="0" w:space="0" w:color="auto"/>
              </w:divBdr>
            </w:div>
            <w:div w:id="139855365">
              <w:marLeft w:val="0"/>
              <w:marRight w:val="0"/>
              <w:marTop w:val="0"/>
              <w:marBottom w:val="0"/>
              <w:divBdr>
                <w:top w:val="none" w:sz="0" w:space="0" w:color="auto"/>
                <w:left w:val="none" w:sz="0" w:space="0" w:color="auto"/>
                <w:bottom w:val="none" w:sz="0" w:space="0" w:color="auto"/>
                <w:right w:val="none" w:sz="0" w:space="0" w:color="auto"/>
              </w:divBdr>
            </w:div>
            <w:div w:id="325867131">
              <w:marLeft w:val="0"/>
              <w:marRight w:val="0"/>
              <w:marTop w:val="0"/>
              <w:marBottom w:val="0"/>
              <w:divBdr>
                <w:top w:val="none" w:sz="0" w:space="0" w:color="auto"/>
                <w:left w:val="none" w:sz="0" w:space="0" w:color="auto"/>
                <w:bottom w:val="none" w:sz="0" w:space="0" w:color="auto"/>
                <w:right w:val="none" w:sz="0" w:space="0" w:color="auto"/>
              </w:divBdr>
            </w:div>
            <w:div w:id="619799529">
              <w:marLeft w:val="0"/>
              <w:marRight w:val="0"/>
              <w:marTop w:val="0"/>
              <w:marBottom w:val="0"/>
              <w:divBdr>
                <w:top w:val="none" w:sz="0" w:space="0" w:color="auto"/>
                <w:left w:val="none" w:sz="0" w:space="0" w:color="auto"/>
                <w:bottom w:val="none" w:sz="0" w:space="0" w:color="auto"/>
                <w:right w:val="none" w:sz="0" w:space="0" w:color="auto"/>
              </w:divBdr>
            </w:div>
            <w:div w:id="758873013">
              <w:marLeft w:val="0"/>
              <w:marRight w:val="0"/>
              <w:marTop w:val="0"/>
              <w:marBottom w:val="0"/>
              <w:divBdr>
                <w:top w:val="none" w:sz="0" w:space="0" w:color="auto"/>
                <w:left w:val="none" w:sz="0" w:space="0" w:color="auto"/>
                <w:bottom w:val="none" w:sz="0" w:space="0" w:color="auto"/>
                <w:right w:val="none" w:sz="0" w:space="0" w:color="auto"/>
              </w:divBdr>
            </w:div>
            <w:div w:id="1469856762">
              <w:marLeft w:val="0"/>
              <w:marRight w:val="0"/>
              <w:marTop w:val="0"/>
              <w:marBottom w:val="0"/>
              <w:divBdr>
                <w:top w:val="none" w:sz="0" w:space="0" w:color="auto"/>
                <w:left w:val="none" w:sz="0" w:space="0" w:color="auto"/>
                <w:bottom w:val="none" w:sz="0" w:space="0" w:color="auto"/>
                <w:right w:val="none" w:sz="0" w:space="0" w:color="auto"/>
              </w:divBdr>
            </w:div>
            <w:div w:id="1856071878">
              <w:marLeft w:val="0"/>
              <w:marRight w:val="0"/>
              <w:marTop w:val="0"/>
              <w:marBottom w:val="0"/>
              <w:divBdr>
                <w:top w:val="none" w:sz="0" w:space="0" w:color="auto"/>
                <w:left w:val="none" w:sz="0" w:space="0" w:color="auto"/>
                <w:bottom w:val="none" w:sz="0" w:space="0" w:color="auto"/>
                <w:right w:val="none" w:sz="0" w:space="0" w:color="auto"/>
              </w:divBdr>
            </w:div>
            <w:div w:id="1930429363">
              <w:marLeft w:val="0"/>
              <w:marRight w:val="0"/>
              <w:marTop w:val="0"/>
              <w:marBottom w:val="0"/>
              <w:divBdr>
                <w:top w:val="none" w:sz="0" w:space="0" w:color="auto"/>
                <w:left w:val="none" w:sz="0" w:space="0" w:color="auto"/>
                <w:bottom w:val="none" w:sz="0" w:space="0" w:color="auto"/>
                <w:right w:val="none" w:sz="0" w:space="0" w:color="auto"/>
              </w:divBdr>
            </w:div>
            <w:div w:id="1973169742">
              <w:marLeft w:val="0"/>
              <w:marRight w:val="0"/>
              <w:marTop w:val="0"/>
              <w:marBottom w:val="0"/>
              <w:divBdr>
                <w:top w:val="none" w:sz="0" w:space="0" w:color="auto"/>
                <w:left w:val="none" w:sz="0" w:space="0" w:color="auto"/>
                <w:bottom w:val="none" w:sz="0" w:space="0" w:color="auto"/>
                <w:right w:val="none" w:sz="0" w:space="0" w:color="auto"/>
              </w:divBdr>
            </w:div>
            <w:div w:id="206618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04458">
      <w:bodyDiv w:val="1"/>
      <w:marLeft w:val="0"/>
      <w:marRight w:val="0"/>
      <w:marTop w:val="0"/>
      <w:marBottom w:val="0"/>
      <w:divBdr>
        <w:top w:val="none" w:sz="0" w:space="0" w:color="auto"/>
        <w:left w:val="none" w:sz="0" w:space="0" w:color="auto"/>
        <w:bottom w:val="none" w:sz="0" w:space="0" w:color="auto"/>
        <w:right w:val="none" w:sz="0" w:space="0" w:color="auto"/>
      </w:divBdr>
    </w:div>
    <w:div w:id="409425888">
      <w:bodyDiv w:val="1"/>
      <w:marLeft w:val="0"/>
      <w:marRight w:val="0"/>
      <w:marTop w:val="0"/>
      <w:marBottom w:val="0"/>
      <w:divBdr>
        <w:top w:val="none" w:sz="0" w:space="0" w:color="auto"/>
        <w:left w:val="none" w:sz="0" w:space="0" w:color="auto"/>
        <w:bottom w:val="none" w:sz="0" w:space="0" w:color="auto"/>
        <w:right w:val="none" w:sz="0" w:space="0" w:color="auto"/>
      </w:divBdr>
      <w:divsChild>
        <w:div w:id="1719357263">
          <w:marLeft w:val="547"/>
          <w:marRight w:val="0"/>
          <w:marTop w:val="115"/>
          <w:marBottom w:val="0"/>
          <w:divBdr>
            <w:top w:val="none" w:sz="0" w:space="0" w:color="auto"/>
            <w:left w:val="none" w:sz="0" w:space="0" w:color="auto"/>
            <w:bottom w:val="none" w:sz="0" w:space="0" w:color="auto"/>
            <w:right w:val="none" w:sz="0" w:space="0" w:color="auto"/>
          </w:divBdr>
        </w:div>
      </w:divsChild>
    </w:div>
    <w:div w:id="409541425">
      <w:bodyDiv w:val="1"/>
      <w:marLeft w:val="0"/>
      <w:marRight w:val="0"/>
      <w:marTop w:val="0"/>
      <w:marBottom w:val="0"/>
      <w:divBdr>
        <w:top w:val="none" w:sz="0" w:space="0" w:color="auto"/>
        <w:left w:val="none" w:sz="0" w:space="0" w:color="auto"/>
        <w:bottom w:val="none" w:sz="0" w:space="0" w:color="auto"/>
        <w:right w:val="none" w:sz="0" w:space="0" w:color="auto"/>
      </w:divBdr>
    </w:div>
    <w:div w:id="409890250">
      <w:bodyDiv w:val="1"/>
      <w:marLeft w:val="0"/>
      <w:marRight w:val="0"/>
      <w:marTop w:val="0"/>
      <w:marBottom w:val="0"/>
      <w:divBdr>
        <w:top w:val="none" w:sz="0" w:space="0" w:color="auto"/>
        <w:left w:val="none" w:sz="0" w:space="0" w:color="auto"/>
        <w:bottom w:val="none" w:sz="0" w:space="0" w:color="auto"/>
        <w:right w:val="none" w:sz="0" w:space="0" w:color="auto"/>
      </w:divBdr>
      <w:divsChild>
        <w:div w:id="1686058031">
          <w:marLeft w:val="1166"/>
          <w:marRight w:val="0"/>
          <w:marTop w:val="106"/>
          <w:marBottom w:val="0"/>
          <w:divBdr>
            <w:top w:val="none" w:sz="0" w:space="0" w:color="auto"/>
            <w:left w:val="none" w:sz="0" w:space="0" w:color="auto"/>
            <w:bottom w:val="none" w:sz="0" w:space="0" w:color="auto"/>
            <w:right w:val="none" w:sz="0" w:space="0" w:color="auto"/>
          </w:divBdr>
        </w:div>
        <w:div w:id="1776441343">
          <w:marLeft w:val="547"/>
          <w:marRight w:val="0"/>
          <w:marTop w:val="115"/>
          <w:marBottom w:val="0"/>
          <w:divBdr>
            <w:top w:val="none" w:sz="0" w:space="0" w:color="auto"/>
            <w:left w:val="none" w:sz="0" w:space="0" w:color="auto"/>
            <w:bottom w:val="none" w:sz="0" w:space="0" w:color="auto"/>
            <w:right w:val="none" w:sz="0" w:space="0" w:color="auto"/>
          </w:divBdr>
        </w:div>
      </w:divsChild>
    </w:div>
    <w:div w:id="409931030">
      <w:bodyDiv w:val="1"/>
      <w:marLeft w:val="0"/>
      <w:marRight w:val="0"/>
      <w:marTop w:val="0"/>
      <w:marBottom w:val="0"/>
      <w:divBdr>
        <w:top w:val="none" w:sz="0" w:space="0" w:color="auto"/>
        <w:left w:val="none" w:sz="0" w:space="0" w:color="auto"/>
        <w:bottom w:val="none" w:sz="0" w:space="0" w:color="auto"/>
        <w:right w:val="none" w:sz="0" w:space="0" w:color="auto"/>
      </w:divBdr>
    </w:div>
    <w:div w:id="411699980">
      <w:bodyDiv w:val="1"/>
      <w:marLeft w:val="0"/>
      <w:marRight w:val="0"/>
      <w:marTop w:val="0"/>
      <w:marBottom w:val="0"/>
      <w:divBdr>
        <w:top w:val="none" w:sz="0" w:space="0" w:color="auto"/>
        <w:left w:val="none" w:sz="0" w:space="0" w:color="auto"/>
        <w:bottom w:val="none" w:sz="0" w:space="0" w:color="auto"/>
        <w:right w:val="none" w:sz="0" w:space="0" w:color="auto"/>
      </w:divBdr>
    </w:div>
    <w:div w:id="411784084">
      <w:bodyDiv w:val="1"/>
      <w:marLeft w:val="0"/>
      <w:marRight w:val="0"/>
      <w:marTop w:val="0"/>
      <w:marBottom w:val="0"/>
      <w:divBdr>
        <w:top w:val="none" w:sz="0" w:space="0" w:color="auto"/>
        <w:left w:val="none" w:sz="0" w:space="0" w:color="auto"/>
        <w:bottom w:val="none" w:sz="0" w:space="0" w:color="auto"/>
        <w:right w:val="none" w:sz="0" w:space="0" w:color="auto"/>
      </w:divBdr>
    </w:div>
    <w:div w:id="412822136">
      <w:bodyDiv w:val="1"/>
      <w:marLeft w:val="0"/>
      <w:marRight w:val="0"/>
      <w:marTop w:val="0"/>
      <w:marBottom w:val="0"/>
      <w:divBdr>
        <w:top w:val="none" w:sz="0" w:space="0" w:color="auto"/>
        <w:left w:val="none" w:sz="0" w:space="0" w:color="auto"/>
        <w:bottom w:val="none" w:sz="0" w:space="0" w:color="auto"/>
        <w:right w:val="none" w:sz="0" w:space="0" w:color="auto"/>
      </w:divBdr>
      <w:divsChild>
        <w:div w:id="1014772637">
          <w:marLeft w:val="0"/>
          <w:marRight w:val="0"/>
          <w:marTop w:val="0"/>
          <w:marBottom w:val="0"/>
          <w:divBdr>
            <w:top w:val="none" w:sz="0" w:space="0" w:color="auto"/>
            <w:left w:val="none" w:sz="0" w:space="0" w:color="auto"/>
            <w:bottom w:val="none" w:sz="0" w:space="0" w:color="auto"/>
            <w:right w:val="none" w:sz="0" w:space="0" w:color="auto"/>
          </w:divBdr>
          <w:divsChild>
            <w:div w:id="55979206">
              <w:marLeft w:val="0"/>
              <w:marRight w:val="0"/>
              <w:marTop w:val="0"/>
              <w:marBottom w:val="0"/>
              <w:divBdr>
                <w:top w:val="none" w:sz="0" w:space="0" w:color="auto"/>
                <w:left w:val="none" w:sz="0" w:space="0" w:color="auto"/>
                <w:bottom w:val="none" w:sz="0" w:space="0" w:color="auto"/>
                <w:right w:val="none" w:sz="0" w:space="0" w:color="auto"/>
              </w:divBdr>
            </w:div>
            <w:div w:id="596209577">
              <w:marLeft w:val="0"/>
              <w:marRight w:val="0"/>
              <w:marTop w:val="0"/>
              <w:marBottom w:val="0"/>
              <w:divBdr>
                <w:top w:val="none" w:sz="0" w:space="0" w:color="auto"/>
                <w:left w:val="none" w:sz="0" w:space="0" w:color="auto"/>
                <w:bottom w:val="none" w:sz="0" w:space="0" w:color="auto"/>
                <w:right w:val="none" w:sz="0" w:space="0" w:color="auto"/>
              </w:divBdr>
            </w:div>
            <w:div w:id="200215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164502">
      <w:bodyDiv w:val="1"/>
      <w:marLeft w:val="0"/>
      <w:marRight w:val="0"/>
      <w:marTop w:val="0"/>
      <w:marBottom w:val="0"/>
      <w:divBdr>
        <w:top w:val="none" w:sz="0" w:space="0" w:color="auto"/>
        <w:left w:val="none" w:sz="0" w:space="0" w:color="auto"/>
        <w:bottom w:val="none" w:sz="0" w:space="0" w:color="auto"/>
        <w:right w:val="none" w:sz="0" w:space="0" w:color="auto"/>
      </w:divBdr>
    </w:div>
    <w:div w:id="413283625">
      <w:bodyDiv w:val="1"/>
      <w:marLeft w:val="0"/>
      <w:marRight w:val="0"/>
      <w:marTop w:val="0"/>
      <w:marBottom w:val="0"/>
      <w:divBdr>
        <w:top w:val="none" w:sz="0" w:space="0" w:color="auto"/>
        <w:left w:val="none" w:sz="0" w:space="0" w:color="auto"/>
        <w:bottom w:val="none" w:sz="0" w:space="0" w:color="auto"/>
        <w:right w:val="none" w:sz="0" w:space="0" w:color="auto"/>
      </w:divBdr>
    </w:div>
    <w:div w:id="413626442">
      <w:bodyDiv w:val="1"/>
      <w:marLeft w:val="0"/>
      <w:marRight w:val="0"/>
      <w:marTop w:val="0"/>
      <w:marBottom w:val="0"/>
      <w:divBdr>
        <w:top w:val="none" w:sz="0" w:space="0" w:color="auto"/>
        <w:left w:val="none" w:sz="0" w:space="0" w:color="auto"/>
        <w:bottom w:val="none" w:sz="0" w:space="0" w:color="auto"/>
        <w:right w:val="none" w:sz="0" w:space="0" w:color="auto"/>
      </w:divBdr>
    </w:div>
    <w:div w:id="413670038">
      <w:bodyDiv w:val="1"/>
      <w:marLeft w:val="0"/>
      <w:marRight w:val="0"/>
      <w:marTop w:val="0"/>
      <w:marBottom w:val="0"/>
      <w:divBdr>
        <w:top w:val="none" w:sz="0" w:space="0" w:color="auto"/>
        <w:left w:val="none" w:sz="0" w:space="0" w:color="auto"/>
        <w:bottom w:val="none" w:sz="0" w:space="0" w:color="auto"/>
        <w:right w:val="none" w:sz="0" w:space="0" w:color="auto"/>
      </w:divBdr>
    </w:div>
    <w:div w:id="414284756">
      <w:bodyDiv w:val="1"/>
      <w:marLeft w:val="0"/>
      <w:marRight w:val="0"/>
      <w:marTop w:val="0"/>
      <w:marBottom w:val="0"/>
      <w:divBdr>
        <w:top w:val="none" w:sz="0" w:space="0" w:color="auto"/>
        <w:left w:val="none" w:sz="0" w:space="0" w:color="auto"/>
        <w:bottom w:val="none" w:sz="0" w:space="0" w:color="auto"/>
        <w:right w:val="none" w:sz="0" w:space="0" w:color="auto"/>
      </w:divBdr>
    </w:div>
    <w:div w:id="414285169">
      <w:bodyDiv w:val="1"/>
      <w:marLeft w:val="0"/>
      <w:marRight w:val="0"/>
      <w:marTop w:val="0"/>
      <w:marBottom w:val="0"/>
      <w:divBdr>
        <w:top w:val="none" w:sz="0" w:space="0" w:color="auto"/>
        <w:left w:val="none" w:sz="0" w:space="0" w:color="auto"/>
        <w:bottom w:val="none" w:sz="0" w:space="0" w:color="auto"/>
        <w:right w:val="none" w:sz="0" w:space="0" w:color="auto"/>
      </w:divBdr>
    </w:div>
    <w:div w:id="414670838">
      <w:bodyDiv w:val="1"/>
      <w:marLeft w:val="0"/>
      <w:marRight w:val="0"/>
      <w:marTop w:val="0"/>
      <w:marBottom w:val="0"/>
      <w:divBdr>
        <w:top w:val="none" w:sz="0" w:space="0" w:color="auto"/>
        <w:left w:val="none" w:sz="0" w:space="0" w:color="auto"/>
        <w:bottom w:val="none" w:sz="0" w:space="0" w:color="auto"/>
        <w:right w:val="none" w:sz="0" w:space="0" w:color="auto"/>
      </w:divBdr>
      <w:divsChild>
        <w:div w:id="244648579">
          <w:marLeft w:val="1166"/>
          <w:marRight w:val="0"/>
          <w:marTop w:val="115"/>
          <w:marBottom w:val="0"/>
          <w:divBdr>
            <w:top w:val="none" w:sz="0" w:space="0" w:color="auto"/>
            <w:left w:val="none" w:sz="0" w:space="0" w:color="auto"/>
            <w:bottom w:val="none" w:sz="0" w:space="0" w:color="auto"/>
            <w:right w:val="none" w:sz="0" w:space="0" w:color="auto"/>
          </w:divBdr>
        </w:div>
        <w:div w:id="319970847">
          <w:marLeft w:val="1166"/>
          <w:marRight w:val="0"/>
          <w:marTop w:val="115"/>
          <w:marBottom w:val="0"/>
          <w:divBdr>
            <w:top w:val="none" w:sz="0" w:space="0" w:color="auto"/>
            <w:left w:val="none" w:sz="0" w:space="0" w:color="auto"/>
            <w:bottom w:val="none" w:sz="0" w:space="0" w:color="auto"/>
            <w:right w:val="none" w:sz="0" w:space="0" w:color="auto"/>
          </w:divBdr>
        </w:div>
        <w:div w:id="1033730648">
          <w:marLeft w:val="1166"/>
          <w:marRight w:val="0"/>
          <w:marTop w:val="115"/>
          <w:marBottom w:val="0"/>
          <w:divBdr>
            <w:top w:val="none" w:sz="0" w:space="0" w:color="auto"/>
            <w:left w:val="none" w:sz="0" w:space="0" w:color="auto"/>
            <w:bottom w:val="none" w:sz="0" w:space="0" w:color="auto"/>
            <w:right w:val="none" w:sz="0" w:space="0" w:color="auto"/>
          </w:divBdr>
        </w:div>
        <w:div w:id="1651061074">
          <w:marLeft w:val="547"/>
          <w:marRight w:val="0"/>
          <w:marTop w:val="134"/>
          <w:marBottom w:val="0"/>
          <w:divBdr>
            <w:top w:val="none" w:sz="0" w:space="0" w:color="auto"/>
            <w:left w:val="none" w:sz="0" w:space="0" w:color="auto"/>
            <w:bottom w:val="none" w:sz="0" w:space="0" w:color="auto"/>
            <w:right w:val="none" w:sz="0" w:space="0" w:color="auto"/>
          </w:divBdr>
        </w:div>
        <w:div w:id="1745446449">
          <w:marLeft w:val="1166"/>
          <w:marRight w:val="0"/>
          <w:marTop w:val="115"/>
          <w:marBottom w:val="0"/>
          <w:divBdr>
            <w:top w:val="none" w:sz="0" w:space="0" w:color="auto"/>
            <w:left w:val="none" w:sz="0" w:space="0" w:color="auto"/>
            <w:bottom w:val="none" w:sz="0" w:space="0" w:color="auto"/>
            <w:right w:val="none" w:sz="0" w:space="0" w:color="auto"/>
          </w:divBdr>
        </w:div>
      </w:divsChild>
    </w:div>
    <w:div w:id="414790147">
      <w:bodyDiv w:val="1"/>
      <w:marLeft w:val="0"/>
      <w:marRight w:val="0"/>
      <w:marTop w:val="0"/>
      <w:marBottom w:val="0"/>
      <w:divBdr>
        <w:top w:val="none" w:sz="0" w:space="0" w:color="auto"/>
        <w:left w:val="none" w:sz="0" w:space="0" w:color="auto"/>
        <w:bottom w:val="none" w:sz="0" w:space="0" w:color="auto"/>
        <w:right w:val="none" w:sz="0" w:space="0" w:color="auto"/>
      </w:divBdr>
    </w:div>
    <w:div w:id="415253547">
      <w:bodyDiv w:val="1"/>
      <w:marLeft w:val="0"/>
      <w:marRight w:val="0"/>
      <w:marTop w:val="0"/>
      <w:marBottom w:val="0"/>
      <w:divBdr>
        <w:top w:val="none" w:sz="0" w:space="0" w:color="auto"/>
        <w:left w:val="none" w:sz="0" w:space="0" w:color="auto"/>
        <w:bottom w:val="none" w:sz="0" w:space="0" w:color="auto"/>
        <w:right w:val="none" w:sz="0" w:space="0" w:color="auto"/>
      </w:divBdr>
      <w:divsChild>
        <w:div w:id="95947253">
          <w:marLeft w:val="1800"/>
          <w:marRight w:val="0"/>
          <w:marTop w:val="86"/>
          <w:marBottom w:val="120"/>
          <w:divBdr>
            <w:top w:val="none" w:sz="0" w:space="0" w:color="auto"/>
            <w:left w:val="none" w:sz="0" w:space="0" w:color="auto"/>
            <w:bottom w:val="none" w:sz="0" w:space="0" w:color="auto"/>
            <w:right w:val="none" w:sz="0" w:space="0" w:color="auto"/>
          </w:divBdr>
        </w:div>
        <w:div w:id="439379756">
          <w:marLeft w:val="1166"/>
          <w:marRight w:val="0"/>
          <w:marTop w:val="96"/>
          <w:marBottom w:val="120"/>
          <w:divBdr>
            <w:top w:val="none" w:sz="0" w:space="0" w:color="auto"/>
            <w:left w:val="none" w:sz="0" w:space="0" w:color="auto"/>
            <w:bottom w:val="none" w:sz="0" w:space="0" w:color="auto"/>
            <w:right w:val="none" w:sz="0" w:space="0" w:color="auto"/>
          </w:divBdr>
        </w:div>
        <w:div w:id="614211413">
          <w:marLeft w:val="1800"/>
          <w:marRight w:val="0"/>
          <w:marTop w:val="86"/>
          <w:marBottom w:val="120"/>
          <w:divBdr>
            <w:top w:val="none" w:sz="0" w:space="0" w:color="auto"/>
            <w:left w:val="none" w:sz="0" w:space="0" w:color="auto"/>
            <w:bottom w:val="none" w:sz="0" w:space="0" w:color="auto"/>
            <w:right w:val="none" w:sz="0" w:space="0" w:color="auto"/>
          </w:divBdr>
        </w:div>
        <w:div w:id="775566679">
          <w:marLeft w:val="1800"/>
          <w:marRight w:val="0"/>
          <w:marTop w:val="86"/>
          <w:marBottom w:val="120"/>
          <w:divBdr>
            <w:top w:val="none" w:sz="0" w:space="0" w:color="auto"/>
            <w:left w:val="none" w:sz="0" w:space="0" w:color="auto"/>
            <w:bottom w:val="none" w:sz="0" w:space="0" w:color="auto"/>
            <w:right w:val="none" w:sz="0" w:space="0" w:color="auto"/>
          </w:divBdr>
        </w:div>
        <w:div w:id="970667595">
          <w:marLeft w:val="547"/>
          <w:marRight w:val="0"/>
          <w:marTop w:val="134"/>
          <w:marBottom w:val="120"/>
          <w:divBdr>
            <w:top w:val="none" w:sz="0" w:space="0" w:color="auto"/>
            <w:left w:val="none" w:sz="0" w:space="0" w:color="auto"/>
            <w:bottom w:val="none" w:sz="0" w:space="0" w:color="auto"/>
            <w:right w:val="none" w:sz="0" w:space="0" w:color="auto"/>
          </w:divBdr>
        </w:div>
        <w:div w:id="1274442654">
          <w:marLeft w:val="1166"/>
          <w:marRight w:val="0"/>
          <w:marTop w:val="96"/>
          <w:marBottom w:val="120"/>
          <w:divBdr>
            <w:top w:val="none" w:sz="0" w:space="0" w:color="auto"/>
            <w:left w:val="none" w:sz="0" w:space="0" w:color="auto"/>
            <w:bottom w:val="none" w:sz="0" w:space="0" w:color="auto"/>
            <w:right w:val="none" w:sz="0" w:space="0" w:color="auto"/>
          </w:divBdr>
        </w:div>
        <w:div w:id="1411004791">
          <w:marLeft w:val="1800"/>
          <w:marRight w:val="0"/>
          <w:marTop w:val="86"/>
          <w:marBottom w:val="120"/>
          <w:divBdr>
            <w:top w:val="none" w:sz="0" w:space="0" w:color="auto"/>
            <w:left w:val="none" w:sz="0" w:space="0" w:color="auto"/>
            <w:bottom w:val="none" w:sz="0" w:space="0" w:color="auto"/>
            <w:right w:val="none" w:sz="0" w:space="0" w:color="auto"/>
          </w:divBdr>
        </w:div>
        <w:div w:id="1534728462">
          <w:marLeft w:val="1166"/>
          <w:marRight w:val="0"/>
          <w:marTop w:val="96"/>
          <w:marBottom w:val="120"/>
          <w:divBdr>
            <w:top w:val="none" w:sz="0" w:space="0" w:color="auto"/>
            <w:left w:val="none" w:sz="0" w:space="0" w:color="auto"/>
            <w:bottom w:val="none" w:sz="0" w:space="0" w:color="auto"/>
            <w:right w:val="none" w:sz="0" w:space="0" w:color="auto"/>
          </w:divBdr>
        </w:div>
        <w:div w:id="2092461806">
          <w:marLeft w:val="1166"/>
          <w:marRight w:val="0"/>
          <w:marTop w:val="96"/>
          <w:marBottom w:val="120"/>
          <w:divBdr>
            <w:top w:val="none" w:sz="0" w:space="0" w:color="auto"/>
            <w:left w:val="none" w:sz="0" w:space="0" w:color="auto"/>
            <w:bottom w:val="none" w:sz="0" w:space="0" w:color="auto"/>
            <w:right w:val="none" w:sz="0" w:space="0" w:color="auto"/>
          </w:divBdr>
        </w:div>
      </w:divsChild>
    </w:div>
    <w:div w:id="415446771">
      <w:bodyDiv w:val="1"/>
      <w:marLeft w:val="0"/>
      <w:marRight w:val="0"/>
      <w:marTop w:val="0"/>
      <w:marBottom w:val="0"/>
      <w:divBdr>
        <w:top w:val="none" w:sz="0" w:space="0" w:color="auto"/>
        <w:left w:val="none" w:sz="0" w:space="0" w:color="auto"/>
        <w:bottom w:val="none" w:sz="0" w:space="0" w:color="auto"/>
        <w:right w:val="none" w:sz="0" w:space="0" w:color="auto"/>
      </w:divBdr>
    </w:div>
    <w:div w:id="417096577">
      <w:bodyDiv w:val="1"/>
      <w:marLeft w:val="0"/>
      <w:marRight w:val="0"/>
      <w:marTop w:val="0"/>
      <w:marBottom w:val="0"/>
      <w:divBdr>
        <w:top w:val="none" w:sz="0" w:space="0" w:color="auto"/>
        <w:left w:val="none" w:sz="0" w:space="0" w:color="auto"/>
        <w:bottom w:val="none" w:sz="0" w:space="0" w:color="auto"/>
        <w:right w:val="none" w:sz="0" w:space="0" w:color="auto"/>
      </w:divBdr>
    </w:div>
    <w:div w:id="418870418">
      <w:bodyDiv w:val="1"/>
      <w:marLeft w:val="0"/>
      <w:marRight w:val="0"/>
      <w:marTop w:val="0"/>
      <w:marBottom w:val="0"/>
      <w:divBdr>
        <w:top w:val="none" w:sz="0" w:space="0" w:color="auto"/>
        <w:left w:val="none" w:sz="0" w:space="0" w:color="auto"/>
        <w:bottom w:val="none" w:sz="0" w:space="0" w:color="auto"/>
        <w:right w:val="none" w:sz="0" w:space="0" w:color="auto"/>
      </w:divBdr>
      <w:divsChild>
        <w:div w:id="1552309051">
          <w:marLeft w:val="0"/>
          <w:marRight w:val="0"/>
          <w:marTop w:val="0"/>
          <w:marBottom w:val="0"/>
          <w:divBdr>
            <w:top w:val="none" w:sz="0" w:space="0" w:color="auto"/>
            <w:left w:val="none" w:sz="0" w:space="0" w:color="auto"/>
            <w:bottom w:val="none" w:sz="0" w:space="0" w:color="auto"/>
            <w:right w:val="none" w:sz="0" w:space="0" w:color="auto"/>
          </w:divBdr>
          <w:divsChild>
            <w:div w:id="87626829">
              <w:marLeft w:val="0"/>
              <w:marRight w:val="0"/>
              <w:marTop w:val="0"/>
              <w:marBottom w:val="0"/>
              <w:divBdr>
                <w:top w:val="none" w:sz="0" w:space="0" w:color="auto"/>
                <w:left w:val="none" w:sz="0" w:space="0" w:color="auto"/>
                <w:bottom w:val="none" w:sz="0" w:space="0" w:color="auto"/>
                <w:right w:val="none" w:sz="0" w:space="0" w:color="auto"/>
              </w:divBdr>
            </w:div>
            <w:div w:id="283776285">
              <w:marLeft w:val="0"/>
              <w:marRight w:val="0"/>
              <w:marTop w:val="0"/>
              <w:marBottom w:val="0"/>
              <w:divBdr>
                <w:top w:val="none" w:sz="0" w:space="0" w:color="auto"/>
                <w:left w:val="none" w:sz="0" w:space="0" w:color="auto"/>
                <w:bottom w:val="none" w:sz="0" w:space="0" w:color="auto"/>
                <w:right w:val="none" w:sz="0" w:space="0" w:color="auto"/>
              </w:divBdr>
            </w:div>
            <w:div w:id="442728219">
              <w:marLeft w:val="0"/>
              <w:marRight w:val="0"/>
              <w:marTop w:val="0"/>
              <w:marBottom w:val="0"/>
              <w:divBdr>
                <w:top w:val="none" w:sz="0" w:space="0" w:color="auto"/>
                <w:left w:val="none" w:sz="0" w:space="0" w:color="auto"/>
                <w:bottom w:val="none" w:sz="0" w:space="0" w:color="auto"/>
                <w:right w:val="none" w:sz="0" w:space="0" w:color="auto"/>
              </w:divBdr>
            </w:div>
            <w:div w:id="913785630">
              <w:marLeft w:val="0"/>
              <w:marRight w:val="0"/>
              <w:marTop w:val="0"/>
              <w:marBottom w:val="0"/>
              <w:divBdr>
                <w:top w:val="none" w:sz="0" w:space="0" w:color="auto"/>
                <w:left w:val="none" w:sz="0" w:space="0" w:color="auto"/>
                <w:bottom w:val="none" w:sz="0" w:space="0" w:color="auto"/>
                <w:right w:val="none" w:sz="0" w:space="0" w:color="auto"/>
              </w:divBdr>
            </w:div>
            <w:div w:id="1278217529">
              <w:marLeft w:val="0"/>
              <w:marRight w:val="0"/>
              <w:marTop w:val="0"/>
              <w:marBottom w:val="0"/>
              <w:divBdr>
                <w:top w:val="none" w:sz="0" w:space="0" w:color="auto"/>
                <w:left w:val="none" w:sz="0" w:space="0" w:color="auto"/>
                <w:bottom w:val="none" w:sz="0" w:space="0" w:color="auto"/>
                <w:right w:val="none" w:sz="0" w:space="0" w:color="auto"/>
              </w:divBdr>
            </w:div>
            <w:div w:id="1297637075">
              <w:marLeft w:val="0"/>
              <w:marRight w:val="0"/>
              <w:marTop w:val="0"/>
              <w:marBottom w:val="0"/>
              <w:divBdr>
                <w:top w:val="none" w:sz="0" w:space="0" w:color="auto"/>
                <w:left w:val="none" w:sz="0" w:space="0" w:color="auto"/>
                <w:bottom w:val="none" w:sz="0" w:space="0" w:color="auto"/>
                <w:right w:val="none" w:sz="0" w:space="0" w:color="auto"/>
              </w:divBdr>
            </w:div>
            <w:div w:id="1353267069">
              <w:marLeft w:val="0"/>
              <w:marRight w:val="0"/>
              <w:marTop w:val="0"/>
              <w:marBottom w:val="0"/>
              <w:divBdr>
                <w:top w:val="none" w:sz="0" w:space="0" w:color="auto"/>
                <w:left w:val="none" w:sz="0" w:space="0" w:color="auto"/>
                <w:bottom w:val="none" w:sz="0" w:space="0" w:color="auto"/>
                <w:right w:val="none" w:sz="0" w:space="0" w:color="auto"/>
              </w:divBdr>
            </w:div>
            <w:div w:id="1489328054">
              <w:marLeft w:val="0"/>
              <w:marRight w:val="0"/>
              <w:marTop w:val="0"/>
              <w:marBottom w:val="0"/>
              <w:divBdr>
                <w:top w:val="none" w:sz="0" w:space="0" w:color="auto"/>
                <w:left w:val="none" w:sz="0" w:space="0" w:color="auto"/>
                <w:bottom w:val="none" w:sz="0" w:space="0" w:color="auto"/>
                <w:right w:val="none" w:sz="0" w:space="0" w:color="auto"/>
              </w:divBdr>
            </w:div>
            <w:div w:id="1671719340">
              <w:marLeft w:val="0"/>
              <w:marRight w:val="0"/>
              <w:marTop w:val="0"/>
              <w:marBottom w:val="0"/>
              <w:divBdr>
                <w:top w:val="none" w:sz="0" w:space="0" w:color="auto"/>
                <w:left w:val="none" w:sz="0" w:space="0" w:color="auto"/>
                <w:bottom w:val="none" w:sz="0" w:space="0" w:color="auto"/>
                <w:right w:val="none" w:sz="0" w:space="0" w:color="auto"/>
              </w:divBdr>
            </w:div>
            <w:div w:id="181097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27555">
      <w:bodyDiv w:val="1"/>
      <w:marLeft w:val="0"/>
      <w:marRight w:val="0"/>
      <w:marTop w:val="0"/>
      <w:marBottom w:val="0"/>
      <w:divBdr>
        <w:top w:val="none" w:sz="0" w:space="0" w:color="auto"/>
        <w:left w:val="none" w:sz="0" w:space="0" w:color="auto"/>
        <w:bottom w:val="none" w:sz="0" w:space="0" w:color="auto"/>
        <w:right w:val="none" w:sz="0" w:space="0" w:color="auto"/>
      </w:divBdr>
    </w:div>
    <w:div w:id="420180657">
      <w:bodyDiv w:val="1"/>
      <w:marLeft w:val="0"/>
      <w:marRight w:val="0"/>
      <w:marTop w:val="0"/>
      <w:marBottom w:val="0"/>
      <w:divBdr>
        <w:top w:val="none" w:sz="0" w:space="0" w:color="auto"/>
        <w:left w:val="none" w:sz="0" w:space="0" w:color="auto"/>
        <w:bottom w:val="none" w:sz="0" w:space="0" w:color="auto"/>
        <w:right w:val="none" w:sz="0" w:space="0" w:color="auto"/>
      </w:divBdr>
    </w:div>
    <w:div w:id="420565504">
      <w:bodyDiv w:val="1"/>
      <w:marLeft w:val="0"/>
      <w:marRight w:val="0"/>
      <w:marTop w:val="0"/>
      <w:marBottom w:val="0"/>
      <w:divBdr>
        <w:top w:val="none" w:sz="0" w:space="0" w:color="auto"/>
        <w:left w:val="none" w:sz="0" w:space="0" w:color="auto"/>
        <w:bottom w:val="none" w:sz="0" w:space="0" w:color="auto"/>
        <w:right w:val="none" w:sz="0" w:space="0" w:color="auto"/>
      </w:divBdr>
    </w:div>
    <w:div w:id="421683748">
      <w:bodyDiv w:val="1"/>
      <w:marLeft w:val="0"/>
      <w:marRight w:val="0"/>
      <w:marTop w:val="0"/>
      <w:marBottom w:val="0"/>
      <w:divBdr>
        <w:top w:val="none" w:sz="0" w:space="0" w:color="auto"/>
        <w:left w:val="none" w:sz="0" w:space="0" w:color="auto"/>
        <w:bottom w:val="none" w:sz="0" w:space="0" w:color="auto"/>
        <w:right w:val="none" w:sz="0" w:space="0" w:color="auto"/>
      </w:divBdr>
      <w:divsChild>
        <w:div w:id="39400910">
          <w:marLeft w:val="1166"/>
          <w:marRight w:val="0"/>
          <w:marTop w:val="115"/>
          <w:marBottom w:val="0"/>
          <w:divBdr>
            <w:top w:val="none" w:sz="0" w:space="0" w:color="auto"/>
            <w:left w:val="none" w:sz="0" w:space="0" w:color="auto"/>
            <w:bottom w:val="none" w:sz="0" w:space="0" w:color="auto"/>
            <w:right w:val="none" w:sz="0" w:space="0" w:color="auto"/>
          </w:divBdr>
        </w:div>
        <w:div w:id="117528289">
          <w:marLeft w:val="1166"/>
          <w:marRight w:val="0"/>
          <w:marTop w:val="115"/>
          <w:marBottom w:val="0"/>
          <w:divBdr>
            <w:top w:val="none" w:sz="0" w:space="0" w:color="auto"/>
            <w:left w:val="none" w:sz="0" w:space="0" w:color="auto"/>
            <w:bottom w:val="none" w:sz="0" w:space="0" w:color="auto"/>
            <w:right w:val="none" w:sz="0" w:space="0" w:color="auto"/>
          </w:divBdr>
        </w:div>
        <w:div w:id="387802753">
          <w:marLeft w:val="547"/>
          <w:marRight w:val="0"/>
          <w:marTop w:val="130"/>
          <w:marBottom w:val="0"/>
          <w:divBdr>
            <w:top w:val="none" w:sz="0" w:space="0" w:color="auto"/>
            <w:left w:val="none" w:sz="0" w:space="0" w:color="auto"/>
            <w:bottom w:val="none" w:sz="0" w:space="0" w:color="auto"/>
            <w:right w:val="none" w:sz="0" w:space="0" w:color="auto"/>
          </w:divBdr>
        </w:div>
        <w:div w:id="893854359">
          <w:marLeft w:val="1800"/>
          <w:marRight w:val="0"/>
          <w:marTop w:val="96"/>
          <w:marBottom w:val="0"/>
          <w:divBdr>
            <w:top w:val="none" w:sz="0" w:space="0" w:color="auto"/>
            <w:left w:val="none" w:sz="0" w:space="0" w:color="auto"/>
            <w:bottom w:val="none" w:sz="0" w:space="0" w:color="auto"/>
            <w:right w:val="none" w:sz="0" w:space="0" w:color="auto"/>
          </w:divBdr>
        </w:div>
        <w:div w:id="1521629860">
          <w:marLeft w:val="547"/>
          <w:marRight w:val="0"/>
          <w:marTop w:val="130"/>
          <w:marBottom w:val="0"/>
          <w:divBdr>
            <w:top w:val="none" w:sz="0" w:space="0" w:color="auto"/>
            <w:left w:val="none" w:sz="0" w:space="0" w:color="auto"/>
            <w:bottom w:val="none" w:sz="0" w:space="0" w:color="auto"/>
            <w:right w:val="none" w:sz="0" w:space="0" w:color="auto"/>
          </w:divBdr>
        </w:div>
        <w:div w:id="1885436055">
          <w:marLeft w:val="547"/>
          <w:marRight w:val="0"/>
          <w:marTop w:val="130"/>
          <w:marBottom w:val="0"/>
          <w:divBdr>
            <w:top w:val="none" w:sz="0" w:space="0" w:color="auto"/>
            <w:left w:val="none" w:sz="0" w:space="0" w:color="auto"/>
            <w:bottom w:val="none" w:sz="0" w:space="0" w:color="auto"/>
            <w:right w:val="none" w:sz="0" w:space="0" w:color="auto"/>
          </w:divBdr>
        </w:div>
      </w:divsChild>
    </w:div>
    <w:div w:id="421920964">
      <w:bodyDiv w:val="1"/>
      <w:marLeft w:val="0"/>
      <w:marRight w:val="0"/>
      <w:marTop w:val="0"/>
      <w:marBottom w:val="0"/>
      <w:divBdr>
        <w:top w:val="none" w:sz="0" w:space="0" w:color="auto"/>
        <w:left w:val="none" w:sz="0" w:space="0" w:color="auto"/>
        <w:bottom w:val="none" w:sz="0" w:space="0" w:color="auto"/>
        <w:right w:val="none" w:sz="0" w:space="0" w:color="auto"/>
      </w:divBdr>
      <w:divsChild>
        <w:div w:id="35934866">
          <w:marLeft w:val="1080"/>
          <w:marRight w:val="0"/>
          <w:marTop w:val="100"/>
          <w:marBottom w:val="0"/>
          <w:divBdr>
            <w:top w:val="none" w:sz="0" w:space="0" w:color="auto"/>
            <w:left w:val="none" w:sz="0" w:space="0" w:color="auto"/>
            <w:bottom w:val="none" w:sz="0" w:space="0" w:color="auto"/>
            <w:right w:val="none" w:sz="0" w:space="0" w:color="auto"/>
          </w:divBdr>
        </w:div>
        <w:div w:id="342047735">
          <w:marLeft w:val="1080"/>
          <w:marRight w:val="0"/>
          <w:marTop w:val="100"/>
          <w:marBottom w:val="0"/>
          <w:divBdr>
            <w:top w:val="none" w:sz="0" w:space="0" w:color="auto"/>
            <w:left w:val="none" w:sz="0" w:space="0" w:color="auto"/>
            <w:bottom w:val="none" w:sz="0" w:space="0" w:color="auto"/>
            <w:right w:val="none" w:sz="0" w:space="0" w:color="auto"/>
          </w:divBdr>
        </w:div>
        <w:div w:id="536502553">
          <w:marLeft w:val="360"/>
          <w:marRight w:val="0"/>
          <w:marTop w:val="200"/>
          <w:marBottom w:val="0"/>
          <w:divBdr>
            <w:top w:val="none" w:sz="0" w:space="0" w:color="auto"/>
            <w:left w:val="none" w:sz="0" w:space="0" w:color="auto"/>
            <w:bottom w:val="none" w:sz="0" w:space="0" w:color="auto"/>
            <w:right w:val="none" w:sz="0" w:space="0" w:color="auto"/>
          </w:divBdr>
        </w:div>
      </w:divsChild>
    </w:div>
    <w:div w:id="422607322">
      <w:bodyDiv w:val="1"/>
      <w:marLeft w:val="0"/>
      <w:marRight w:val="0"/>
      <w:marTop w:val="0"/>
      <w:marBottom w:val="0"/>
      <w:divBdr>
        <w:top w:val="none" w:sz="0" w:space="0" w:color="auto"/>
        <w:left w:val="none" w:sz="0" w:space="0" w:color="auto"/>
        <w:bottom w:val="none" w:sz="0" w:space="0" w:color="auto"/>
        <w:right w:val="none" w:sz="0" w:space="0" w:color="auto"/>
      </w:divBdr>
      <w:divsChild>
        <w:div w:id="979458752">
          <w:marLeft w:val="0"/>
          <w:marRight w:val="0"/>
          <w:marTop w:val="0"/>
          <w:marBottom w:val="0"/>
          <w:divBdr>
            <w:top w:val="none" w:sz="0" w:space="0" w:color="auto"/>
            <w:left w:val="none" w:sz="0" w:space="0" w:color="auto"/>
            <w:bottom w:val="none" w:sz="0" w:space="0" w:color="auto"/>
            <w:right w:val="none" w:sz="0" w:space="0" w:color="auto"/>
          </w:divBdr>
          <w:divsChild>
            <w:div w:id="502627522">
              <w:marLeft w:val="0"/>
              <w:marRight w:val="0"/>
              <w:marTop w:val="0"/>
              <w:marBottom w:val="0"/>
              <w:divBdr>
                <w:top w:val="none" w:sz="0" w:space="0" w:color="auto"/>
                <w:left w:val="none" w:sz="0" w:space="0" w:color="auto"/>
                <w:bottom w:val="none" w:sz="0" w:space="0" w:color="auto"/>
                <w:right w:val="none" w:sz="0" w:space="0" w:color="auto"/>
              </w:divBdr>
            </w:div>
            <w:div w:id="132581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40585">
      <w:bodyDiv w:val="1"/>
      <w:marLeft w:val="0"/>
      <w:marRight w:val="0"/>
      <w:marTop w:val="0"/>
      <w:marBottom w:val="0"/>
      <w:divBdr>
        <w:top w:val="none" w:sz="0" w:space="0" w:color="auto"/>
        <w:left w:val="none" w:sz="0" w:space="0" w:color="auto"/>
        <w:bottom w:val="none" w:sz="0" w:space="0" w:color="auto"/>
        <w:right w:val="none" w:sz="0" w:space="0" w:color="auto"/>
      </w:divBdr>
    </w:div>
    <w:div w:id="423109233">
      <w:bodyDiv w:val="1"/>
      <w:marLeft w:val="0"/>
      <w:marRight w:val="0"/>
      <w:marTop w:val="0"/>
      <w:marBottom w:val="0"/>
      <w:divBdr>
        <w:top w:val="none" w:sz="0" w:space="0" w:color="auto"/>
        <w:left w:val="none" w:sz="0" w:space="0" w:color="auto"/>
        <w:bottom w:val="none" w:sz="0" w:space="0" w:color="auto"/>
        <w:right w:val="none" w:sz="0" w:space="0" w:color="auto"/>
      </w:divBdr>
      <w:divsChild>
        <w:div w:id="69735244">
          <w:marLeft w:val="547"/>
          <w:marRight w:val="0"/>
          <w:marTop w:val="134"/>
          <w:marBottom w:val="0"/>
          <w:divBdr>
            <w:top w:val="none" w:sz="0" w:space="0" w:color="auto"/>
            <w:left w:val="none" w:sz="0" w:space="0" w:color="auto"/>
            <w:bottom w:val="none" w:sz="0" w:space="0" w:color="auto"/>
            <w:right w:val="none" w:sz="0" w:space="0" w:color="auto"/>
          </w:divBdr>
        </w:div>
        <w:div w:id="134762875">
          <w:marLeft w:val="1166"/>
          <w:marRight w:val="0"/>
          <w:marTop w:val="115"/>
          <w:marBottom w:val="0"/>
          <w:divBdr>
            <w:top w:val="none" w:sz="0" w:space="0" w:color="auto"/>
            <w:left w:val="none" w:sz="0" w:space="0" w:color="auto"/>
            <w:bottom w:val="none" w:sz="0" w:space="0" w:color="auto"/>
            <w:right w:val="none" w:sz="0" w:space="0" w:color="auto"/>
          </w:divBdr>
        </w:div>
        <w:div w:id="1000814874">
          <w:marLeft w:val="1800"/>
          <w:marRight w:val="0"/>
          <w:marTop w:val="96"/>
          <w:marBottom w:val="0"/>
          <w:divBdr>
            <w:top w:val="none" w:sz="0" w:space="0" w:color="auto"/>
            <w:left w:val="none" w:sz="0" w:space="0" w:color="auto"/>
            <w:bottom w:val="none" w:sz="0" w:space="0" w:color="auto"/>
            <w:right w:val="none" w:sz="0" w:space="0" w:color="auto"/>
          </w:divBdr>
        </w:div>
        <w:div w:id="1393655046">
          <w:marLeft w:val="547"/>
          <w:marRight w:val="0"/>
          <w:marTop w:val="134"/>
          <w:marBottom w:val="0"/>
          <w:divBdr>
            <w:top w:val="none" w:sz="0" w:space="0" w:color="auto"/>
            <w:left w:val="none" w:sz="0" w:space="0" w:color="auto"/>
            <w:bottom w:val="none" w:sz="0" w:space="0" w:color="auto"/>
            <w:right w:val="none" w:sz="0" w:space="0" w:color="auto"/>
          </w:divBdr>
        </w:div>
        <w:div w:id="1889536661">
          <w:marLeft w:val="1166"/>
          <w:marRight w:val="0"/>
          <w:marTop w:val="115"/>
          <w:marBottom w:val="0"/>
          <w:divBdr>
            <w:top w:val="none" w:sz="0" w:space="0" w:color="auto"/>
            <w:left w:val="none" w:sz="0" w:space="0" w:color="auto"/>
            <w:bottom w:val="none" w:sz="0" w:space="0" w:color="auto"/>
            <w:right w:val="none" w:sz="0" w:space="0" w:color="auto"/>
          </w:divBdr>
        </w:div>
        <w:div w:id="1889797241">
          <w:marLeft w:val="1166"/>
          <w:marRight w:val="0"/>
          <w:marTop w:val="115"/>
          <w:marBottom w:val="0"/>
          <w:divBdr>
            <w:top w:val="none" w:sz="0" w:space="0" w:color="auto"/>
            <w:left w:val="none" w:sz="0" w:space="0" w:color="auto"/>
            <w:bottom w:val="none" w:sz="0" w:space="0" w:color="auto"/>
            <w:right w:val="none" w:sz="0" w:space="0" w:color="auto"/>
          </w:divBdr>
        </w:div>
        <w:div w:id="1932396488">
          <w:marLeft w:val="1166"/>
          <w:marRight w:val="0"/>
          <w:marTop w:val="115"/>
          <w:marBottom w:val="0"/>
          <w:divBdr>
            <w:top w:val="none" w:sz="0" w:space="0" w:color="auto"/>
            <w:left w:val="none" w:sz="0" w:space="0" w:color="auto"/>
            <w:bottom w:val="none" w:sz="0" w:space="0" w:color="auto"/>
            <w:right w:val="none" w:sz="0" w:space="0" w:color="auto"/>
          </w:divBdr>
        </w:div>
      </w:divsChild>
    </w:div>
    <w:div w:id="423843755">
      <w:bodyDiv w:val="1"/>
      <w:marLeft w:val="0"/>
      <w:marRight w:val="0"/>
      <w:marTop w:val="0"/>
      <w:marBottom w:val="0"/>
      <w:divBdr>
        <w:top w:val="none" w:sz="0" w:space="0" w:color="auto"/>
        <w:left w:val="none" w:sz="0" w:space="0" w:color="auto"/>
        <w:bottom w:val="none" w:sz="0" w:space="0" w:color="auto"/>
        <w:right w:val="none" w:sz="0" w:space="0" w:color="auto"/>
      </w:divBdr>
      <w:divsChild>
        <w:div w:id="1408724359">
          <w:marLeft w:val="547"/>
          <w:marRight w:val="0"/>
          <w:marTop w:val="154"/>
          <w:marBottom w:val="0"/>
          <w:divBdr>
            <w:top w:val="none" w:sz="0" w:space="0" w:color="auto"/>
            <w:left w:val="none" w:sz="0" w:space="0" w:color="auto"/>
            <w:bottom w:val="none" w:sz="0" w:space="0" w:color="auto"/>
            <w:right w:val="none" w:sz="0" w:space="0" w:color="auto"/>
          </w:divBdr>
        </w:div>
        <w:div w:id="1633442086">
          <w:marLeft w:val="1166"/>
          <w:marRight w:val="0"/>
          <w:marTop w:val="134"/>
          <w:marBottom w:val="0"/>
          <w:divBdr>
            <w:top w:val="none" w:sz="0" w:space="0" w:color="auto"/>
            <w:left w:val="none" w:sz="0" w:space="0" w:color="auto"/>
            <w:bottom w:val="none" w:sz="0" w:space="0" w:color="auto"/>
            <w:right w:val="none" w:sz="0" w:space="0" w:color="auto"/>
          </w:divBdr>
        </w:div>
      </w:divsChild>
    </w:div>
    <w:div w:id="424808660">
      <w:bodyDiv w:val="1"/>
      <w:marLeft w:val="0"/>
      <w:marRight w:val="0"/>
      <w:marTop w:val="0"/>
      <w:marBottom w:val="0"/>
      <w:divBdr>
        <w:top w:val="none" w:sz="0" w:space="0" w:color="auto"/>
        <w:left w:val="none" w:sz="0" w:space="0" w:color="auto"/>
        <w:bottom w:val="none" w:sz="0" w:space="0" w:color="auto"/>
        <w:right w:val="none" w:sz="0" w:space="0" w:color="auto"/>
      </w:divBdr>
    </w:div>
    <w:div w:id="424884680">
      <w:bodyDiv w:val="1"/>
      <w:marLeft w:val="0"/>
      <w:marRight w:val="0"/>
      <w:marTop w:val="0"/>
      <w:marBottom w:val="0"/>
      <w:divBdr>
        <w:top w:val="none" w:sz="0" w:space="0" w:color="auto"/>
        <w:left w:val="none" w:sz="0" w:space="0" w:color="auto"/>
        <w:bottom w:val="none" w:sz="0" w:space="0" w:color="auto"/>
        <w:right w:val="none" w:sz="0" w:space="0" w:color="auto"/>
      </w:divBdr>
      <w:divsChild>
        <w:div w:id="1082798965">
          <w:marLeft w:val="547"/>
          <w:marRight w:val="0"/>
          <w:marTop w:val="115"/>
          <w:marBottom w:val="0"/>
          <w:divBdr>
            <w:top w:val="none" w:sz="0" w:space="0" w:color="auto"/>
            <w:left w:val="none" w:sz="0" w:space="0" w:color="auto"/>
            <w:bottom w:val="none" w:sz="0" w:space="0" w:color="auto"/>
            <w:right w:val="none" w:sz="0" w:space="0" w:color="auto"/>
          </w:divBdr>
        </w:div>
        <w:div w:id="1555048085">
          <w:marLeft w:val="547"/>
          <w:marRight w:val="0"/>
          <w:marTop w:val="115"/>
          <w:marBottom w:val="0"/>
          <w:divBdr>
            <w:top w:val="none" w:sz="0" w:space="0" w:color="auto"/>
            <w:left w:val="none" w:sz="0" w:space="0" w:color="auto"/>
            <w:bottom w:val="none" w:sz="0" w:space="0" w:color="auto"/>
            <w:right w:val="none" w:sz="0" w:space="0" w:color="auto"/>
          </w:divBdr>
        </w:div>
        <w:div w:id="1605111046">
          <w:marLeft w:val="547"/>
          <w:marRight w:val="0"/>
          <w:marTop w:val="115"/>
          <w:marBottom w:val="0"/>
          <w:divBdr>
            <w:top w:val="none" w:sz="0" w:space="0" w:color="auto"/>
            <w:left w:val="none" w:sz="0" w:space="0" w:color="auto"/>
            <w:bottom w:val="none" w:sz="0" w:space="0" w:color="auto"/>
            <w:right w:val="none" w:sz="0" w:space="0" w:color="auto"/>
          </w:divBdr>
        </w:div>
      </w:divsChild>
    </w:div>
    <w:div w:id="424889831">
      <w:bodyDiv w:val="1"/>
      <w:marLeft w:val="0"/>
      <w:marRight w:val="0"/>
      <w:marTop w:val="0"/>
      <w:marBottom w:val="0"/>
      <w:divBdr>
        <w:top w:val="none" w:sz="0" w:space="0" w:color="auto"/>
        <w:left w:val="none" w:sz="0" w:space="0" w:color="auto"/>
        <w:bottom w:val="none" w:sz="0" w:space="0" w:color="auto"/>
        <w:right w:val="none" w:sz="0" w:space="0" w:color="auto"/>
      </w:divBdr>
    </w:div>
    <w:div w:id="425417722">
      <w:bodyDiv w:val="1"/>
      <w:marLeft w:val="0"/>
      <w:marRight w:val="0"/>
      <w:marTop w:val="0"/>
      <w:marBottom w:val="0"/>
      <w:divBdr>
        <w:top w:val="none" w:sz="0" w:space="0" w:color="auto"/>
        <w:left w:val="none" w:sz="0" w:space="0" w:color="auto"/>
        <w:bottom w:val="none" w:sz="0" w:space="0" w:color="auto"/>
        <w:right w:val="none" w:sz="0" w:space="0" w:color="auto"/>
      </w:divBdr>
    </w:div>
    <w:div w:id="425737897">
      <w:bodyDiv w:val="1"/>
      <w:marLeft w:val="0"/>
      <w:marRight w:val="0"/>
      <w:marTop w:val="0"/>
      <w:marBottom w:val="0"/>
      <w:divBdr>
        <w:top w:val="none" w:sz="0" w:space="0" w:color="auto"/>
        <w:left w:val="none" w:sz="0" w:space="0" w:color="auto"/>
        <w:bottom w:val="none" w:sz="0" w:space="0" w:color="auto"/>
        <w:right w:val="none" w:sz="0" w:space="0" w:color="auto"/>
      </w:divBdr>
    </w:div>
    <w:div w:id="427586064">
      <w:bodyDiv w:val="1"/>
      <w:marLeft w:val="0"/>
      <w:marRight w:val="0"/>
      <w:marTop w:val="0"/>
      <w:marBottom w:val="0"/>
      <w:divBdr>
        <w:top w:val="none" w:sz="0" w:space="0" w:color="auto"/>
        <w:left w:val="none" w:sz="0" w:space="0" w:color="auto"/>
        <w:bottom w:val="none" w:sz="0" w:space="0" w:color="auto"/>
        <w:right w:val="none" w:sz="0" w:space="0" w:color="auto"/>
      </w:divBdr>
    </w:div>
    <w:div w:id="427969578">
      <w:bodyDiv w:val="1"/>
      <w:marLeft w:val="0"/>
      <w:marRight w:val="0"/>
      <w:marTop w:val="0"/>
      <w:marBottom w:val="0"/>
      <w:divBdr>
        <w:top w:val="none" w:sz="0" w:space="0" w:color="auto"/>
        <w:left w:val="none" w:sz="0" w:space="0" w:color="auto"/>
        <w:bottom w:val="none" w:sz="0" w:space="0" w:color="auto"/>
        <w:right w:val="none" w:sz="0" w:space="0" w:color="auto"/>
      </w:divBdr>
    </w:div>
    <w:div w:id="428162153">
      <w:bodyDiv w:val="1"/>
      <w:marLeft w:val="0"/>
      <w:marRight w:val="0"/>
      <w:marTop w:val="0"/>
      <w:marBottom w:val="0"/>
      <w:divBdr>
        <w:top w:val="none" w:sz="0" w:space="0" w:color="auto"/>
        <w:left w:val="none" w:sz="0" w:space="0" w:color="auto"/>
        <w:bottom w:val="none" w:sz="0" w:space="0" w:color="auto"/>
        <w:right w:val="none" w:sz="0" w:space="0" w:color="auto"/>
      </w:divBdr>
    </w:div>
    <w:div w:id="428697947">
      <w:bodyDiv w:val="1"/>
      <w:marLeft w:val="0"/>
      <w:marRight w:val="0"/>
      <w:marTop w:val="0"/>
      <w:marBottom w:val="0"/>
      <w:divBdr>
        <w:top w:val="none" w:sz="0" w:space="0" w:color="auto"/>
        <w:left w:val="none" w:sz="0" w:space="0" w:color="auto"/>
        <w:bottom w:val="none" w:sz="0" w:space="0" w:color="auto"/>
        <w:right w:val="none" w:sz="0" w:space="0" w:color="auto"/>
      </w:divBdr>
      <w:divsChild>
        <w:div w:id="1733231130">
          <w:marLeft w:val="0"/>
          <w:marRight w:val="0"/>
          <w:marTop w:val="0"/>
          <w:marBottom w:val="0"/>
          <w:divBdr>
            <w:top w:val="none" w:sz="0" w:space="0" w:color="auto"/>
            <w:left w:val="none" w:sz="0" w:space="0" w:color="auto"/>
            <w:bottom w:val="none" w:sz="0" w:space="0" w:color="auto"/>
            <w:right w:val="none" w:sz="0" w:space="0" w:color="auto"/>
          </w:divBdr>
          <w:divsChild>
            <w:div w:id="100996614">
              <w:marLeft w:val="0"/>
              <w:marRight w:val="0"/>
              <w:marTop w:val="0"/>
              <w:marBottom w:val="0"/>
              <w:divBdr>
                <w:top w:val="none" w:sz="0" w:space="0" w:color="auto"/>
                <w:left w:val="none" w:sz="0" w:space="0" w:color="auto"/>
                <w:bottom w:val="none" w:sz="0" w:space="0" w:color="auto"/>
                <w:right w:val="none" w:sz="0" w:space="0" w:color="auto"/>
              </w:divBdr>
            </w:div>
            <w:div w:id="1249341013">
              <w:marLeft w:val="0"/>
              <w:marRight w:val="0"/>
              <w:marTop w:val="0"/>
              <w:marBottom w:val="0"/>
              <w:divBdr>
                <w:top w:val="none" w:sz="0" w:space="0" w:color="auto"/>
                <w:left w:val="none" w:sz="0" w:space="0" w:color="auto"/>
                <w:bottom w:val="none" w:sz="0" w:space="0" w:color="auto"/>
                <w:right w:val="none" w:sz="0" w:space="0" w:color="auto"/>
              </w:divBdr>
            </w:div>
            <w:div w:id="1560677065">
              <w:marLeft w:val="0"/>
              <w:marRight w:val="0"/>
              <w:marTop w:val="0"/>
              <w:marBottom w:val="0"/>
              <w:divBdr>
                <w:top w:val="none" w:sz="0" w:space="0" w:color="auto"/>
                <w:left w:val="none" w:sz="0" w:space="0" w:color="auto"/>
                <w:bottom w:val="none" w:sz="0" w:space="0" w:color="auto"/>
                <w:right w:val="none" w:sz="0" w:space="0" w:color="auto"/>
              </w:divBdr>
            </w:div>
            <w:div w:id="192191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00362">
      <w:bodyDiv w:val="1"/>
      <w:marLeft w:val="0"/>
      <w:marRight w:val="0"/>
      <w:marTop w:val="0"/>
      <w:marBottom w:val="0"/>
      <w:divBdr>
        <w:top w:val="none" w:sz="0" w:space="0" w:color="auto"/>
        <w:left w:val="none" w:sz="0" w:space="0" w:color="auto"/>
        <w:bottom w:val="none" w:sz="0" w:space="0" w:color="auto"/>
        <w:right w:val="none" w:sz="0" w:space="0" w:color="auto"/>
      </w:divBdr>
    </w:div>
    <w:div w:id="429011035">
      <w:bodyDiv w:val="1"/>
      <w:marLeft w:val="0"/>
      <w:marRight w:val="0"/>
      <w:marTop w:val="0"/>
      <w:marBottom w:val="0"/>
      <w:divBdr>
        <w:top w:val="none" w:sz="0" w:space="0" w:color="auto"/>
        <w:left w:val="none" w:sz="0" w:space="0" w:color="auto"/>
        <w:bottom w:val="none" w:sz="0" w:space="0" w:color="auto"/>
        <w:right w:val="none" w:sz="0" w:space="0" w:color="auto"/>
      </w:divBdr>
      <w:divsChild>
        <w:div w:id="1411460140">
          <w:marLeft w:val="1267"/>
          <w:marRight w:val="0"/>
          <w:marTop w:val="100"/>
          <w:marBottom w:val="0"/>
          <w:divBdr>
            <w:top w:val="none" w:sz="0" w:space="0" w:color="auto"/>
            <w:left w:val="none" w:sz="0" w:space="0" w:color="auto"/>
            <w:bottom w:val="none" w:sz="0" w:space="0" w:color="auto"/>
            <w:right w:val="none" w:sz="0" w:space="0" w:color="auto"/>
          </w:divBdr>
        </w:div>
        <w:div w:id="2109349085">
          <w:marLeft w:val="547"/>
          <w:marRight w:val="0"/>
          <w:marTop w:val="200"/>
          <w:marBottom w:val="0"/>
          <w:divBdr>
            <w:top w:val="none" w:sz="0" w:space="0" w:color="auto"/>
            <w:left w:val="none" w:sz="0" w:space="0" w:color="auto"/>
            <w:bottom w:val="none" w:sz="0" w:space="0" w:color="auto"/>
            <w:right w:val="none" w:sz="0" w:space="0" w:color="auto"/>
          </w:divBdr>
        </w:div>
      </w:divsChild>
    </w:div>
    <w:div w:id="429083583">
      <w:bodyDiv w:val="1"/>
      <w:marLeft w:val="0"/>
      <w:marRight w:val="0"/>
      <w:marTop w:val="0"/>
      <w:marBottom w:val="0"/>
      <w:divBdr>
        <w:top w:val="none" w:sz="0" w:space="0" w:color="auto"/>
        <w:left w:val="none" w:sz="0" w:space="0" w:color="auto"/>
        <w:bottom w:val="none" w:sz="0" w:space="0" w:color="auto"/>
        <w:right w:val="none" w:sz="0" w:space="0" w:color="auto"/>
      </w:divBdr>
    </w:div>
    <w:div w:id="429620284">
      <w:bodyDiv w:val="1"/>
      <w:marLeft w:val="0"/>
      <w:marRight w:val="0"/>
      <w:marTop w:val="0"/>
      <w:marBottom w:val="0"/>
      <w:divBdr>
        <w:top w:val="none" w:sz="0" w:space="0" w:color="auto"/>
        <w:left w:val="none" w:sz="0" w:space="0" w:color="auto"/>
        <w:bottom w:val="none" w:sz="0" w:space="0" w:color="auto"/>
        <w:right w:val="none" w:sz="0" w:space="0" w:color="auto"/>
      </w:divBdr>
    </w:div>
    <w:div w:id="429663013">
      <w:bodyDiv w:val="1"/>
      <w:marLeft w:val="0"/>
      <w:marRight w:val="0"/>
      <w:marTop w:val="0"/>
      <w:marBottom w:val="0"/>
      <w:divBdr>
        <w:top w:val="none" w:sz="0" w:space="0" w:color="auto"/>
        <w:left w:val="none" w:sz="0" w:space="0" w:color="auto"/>
        <w:bottom w:val="none" w:sz="0" w:space="0" w:color="auto"/>
        <w:right w:val="none" w:sz="0" w:space="0" w:color="auto"/>
      </w:divBdr>
    </w:div>
    <w:div w:id="429665242">
      <w:bodyDiv w:val="1"/>
      <w:marLeft w:val="0"/>
      <w:marRight w:val="0"/>
      <w:marTop w:val="0"/>
      <w:marBottom w:val="0"/>
      <w:divBdr>
        <w:top w:val="none" w:sz="0" w:space="0" w:color="auto"/>
        <w:left w:val="none" w:sz="0" w:space="0" w:color="auto"/>
        <w:bottom w:val="none" w:sz="0" w:space="0" w:color="auto"/>
        <w:right w:val="none" w:sz="0" w:space="0" w:color="auto"/>
      </w:divBdr>
      <w:divsChild>
        <w:div w:id="632102433">
          <w:marLeft w:val="547"/>
          <w:marRight w:val="0"/>
          <w:marTop w:val="154"/>
          <w:marBottom w:val="0"/>
          <w:divBdr>
            <w:top w:val="none" w:sz="0" w:space="0" w:color="auto"/>
            <w:left w:val="none" w:sz="0" w:space="0" w:color="auto"/>
            <w:bottom w:val="none" w:sz="0" w:space="0" w:color="auto"/>
            <w:right w:val="none" w:sz="0" w:space="0" w:color="auto"/>
          </w:divBdr>
        </w:div>
        <w:div w:id="1308243779">
          <w:marLeft w:val="547"/>
          <w:marRight w:val="0"/>
          <w:marTop w:val="154"/>
          <w:marBottom w:val="0"/>
          <w:divBdr>
            <w:top w:val="none" w:sz="0" w:space="0" w:color="auto"/>
            <w:left w:val="none" w:sz="0" w:space="0" w:color="auto"/>
            <w:bottom w:val="none" w:sz="0" w:space="0" w:color="auto"/>
            <w:right w:val="none" w:sz="0" w:space="0" w:color="auto"/>
          </w:divBdr>
        </w:div>
      </w:divsChild>
    </w:div>
    <w:div w:id="430013851">
      <w:bodyDiv w:val="1"/>
      <w:marLeft w:val="0"/>
      <w:marRight w:val="0"/>
      <w:marTop w:val="0"/>
      <w:marBottom w:val="0"/>
      <w:divBdr>
        <w:top w:val="none" w:sz="0" w:space="0" w:color="auto"/>
        <w:left w:val="none" w:sz="0" w:space="0" w:color="auto"/>
        <w:bottom w:val="none" w:sz="0" w:space="0" w:color="auto"/>
        <w:right w:val="none" w:sz="0" w:space="0" w:color="auto"/>
      </w:divBdr>
    </w:div>
    <w:div w:id="430318576">
      <w:bodyDiv w:val="1"/>
      <w:marLeft w:val="0"/>
      <w:marRight w:val="0"/>
      <w:marTop w:val="0"/>
      <w:marBottom w:val="0"/>
      <w:divBdr>
        <w:top w:val="none" w:sz="0" w:space="0" w:color="auto"/>
        <w:left w:val="none" w:sz="0" w:space="0" w:color="auto"/>
        <w:bottom w:val="none" w:sz="0" w:space="0" w:color="auto"/>
        <w:right w:val="none" w:sz="0" w:space="0" w:color="auto"/>
      </w:divBdr>
      <w:divsChild>
        <w:div w:id="1923636975">
          <w:marLeft w:val="547"/>
          <w:marRight w:val="0"/>
          <w:marTop w:val="154"/>
          <w:marBottom w:val="0"/>
          <w:divBdr>
            <w:top w:val="none" w:sz="0" w:space="0" w:color="auto"/>
            <w:left w:val="none" w:sz="0" w:space="0" w:color="auto"/>
            <w:bottom w:val="none" w:sz="0" w:space="0" w:color="auto"/>
            <w:right w:val="none" w:sz="0" w:space="0" w:color="auto"/>
          </w:divBdr>
        </w:div>
      </w:divsChild>
    </w:div>
    <w:div w:id="430324054">
      <w:bodyDiv w:val="1"/>
      <w:marLeft w:val="0"/>
      <w:marRight w:val="0"/>
      <w:marTop w:val="0"/>
      <w:marBottom w:val="0"/>
      <w:divBdr>
        <w:top w:val="none" w:sz="0" w:space="0" w:color="auto"/>
        <w:left w:val="none" w:sz="0" w:space="0" w:color="auto"/>
        <w:bottom w:val="none" w:sz="0" w:space="0" w:color="auto"/>
        <w:right w:val="none" w:sz="0" w:space="0" w:color="auto"/>
      </w:divBdr>
      <w:divsChild>
        <w:div w:id="70352606">
          <w:marLeft w:val="1166"/>
          <w:marRight w:val="0"/>
          <w:marTop w:val="134"/>
          <w:marBottom w:val="0"/>
          <w:divBdr>
            <w:top w:val="none" w:sz="0" w:space="0" w:color="auto"/>
            <w:left w:val="none" w:sz="0" w:space="0" w:color="auto"/>
            <w:bottom w:val="none" w:sz="0" w:space="0" w:color="auto"/>
            <w:right w:val="none" w:sz="0" w:space="0" w:color="auto"/>
          </w:divBdr>
        </w:div>
        <w:div w:id="653602808">
          <w:marLeft w:val="1800"/>
          <w:marRight w:val="0"/>
          <w:marTop w:val="115"/>
          <w:marBottom w:val="0"/>
          <w:divBdr>
            <w:top w:val="none" w:sz="0" w:space="0" w:color="auto"/>
            <w:left w:val="none" w:sz="0" w:space="0" w:color="auto"/>
            <w:bottom w:val="none" w:sz="0" w:space="0" w:color="auto"/>
            <w:right w:val="none" w:sz="0" w:space="0" w:color="auto"/>
          </w:divBdr>
        </w:div>
        <w:div w:id="983311149">
          <w:marLeft w:val="547"/>
          <w:marRight w:val="0"/>
          <w:marTop w:val="154"/>
          <w:marBottom w:val="0"/>
          <w:divBdr>
            <w:top w:val="none" w:sz="0" w:space="0" w:color="auto"/>
            <w:left w:val="none" w:sz="0" w:space="0" w:color="auto"/>
            <w:bottom w:val="none" w:sz="0" w:space="0" w:color="auto"/>
            <w:right w:val="none" w:sz="0" w:space="0" w:color="auto"/>
          </w:divBdr>
        </w:div>
        <w:div w:id="990062061">
          <w:marLeft w:val="1800"/>
          <w:marRight w:val="0"/>
          <w:marTop w:val="115"/>
          <w:marBottom w:val="0"/>
          <w:divBdr>
            <w:top w:val="none" w:sz="0" w:space="0" w:color="auto"/>
            <w:left w:val="none" w:sz="0" w:space="0" w:color="auto"/>
            <w:bottom w:val="none" w:sz="0" w:space="0" w:color="auto"/>
            <w:right w:val="none" w:sz="0" w:space="0" w:color="auto"/>
          </w:divBdr>
        </w:div>
        <w:div w:id="1061438221">
          <w:marLeft w:val="1166"/>
          <w:marRight w:val="0"/>
          <w:marTop w:val="134"/>
          <w:marBottom w:val="0"/>
          <w:divBdr>
            <w:top w:val="none" w:sz="0" w:space="0" w:color="auto"/>
            <w:left w:val="none" w:sz="0" w:space="0" w:color="auto"/>
            <w:bottom w:val="none" w:sz="0" w:space="0" w:color="auto"/>
            <w:right w:val="none" w:sz="0" w:space="0" w:color="auto"/>
          </w:divBdr>
        </w:div>
      </w:divsChild>
    </w:div>
    <w:div w:id="431509291">
      <w:bodyDiv w:val="1"/>
      <w:marLeft w:val="0"/>
      <w:marRight w:val="0"/>
      <w:marTop w:val="0"/>
      <w:marBottom w:val="0"/>
      <w:divBdr>
        <w:top w:val="none" w:sz="0" w:space="0" w:color="auto"/>
        <w:left w:val="none" w:sz="0" w:space="0" w:color="auto"/>
        <w:bottom w:val="none" w:sz="0" w:space="0" w:color="auto"/>
        <w:right w:val="none" w:sz="0" w:space="0" w:color="auto"/>
      </w:divBdr>
    </w:div>
    <w:div w:id="432631414">
      <w:bodyDiv w:val="1"/>
      <w:marLeft w:val="0"/>
      <w:marRight w:val="0"/>
      <w:marTop w:val="0"/>
      <w:marBottom w:val="0"/>
      <w:divBdr>
        <w:top w:val="none" w:sz="0" w:space="0" w:color="auto"/>
        <w:left w:val="none" w:sz="0" w:space="0" w:color="auto"/>
        <w:bottom w:val="none" w:sz="0" w:space="0" w:color="auto"/>
        <w:right w:val="none" w:sz="0" w:space="0" w:color="auto"/>
      </w:divBdr>
      <w:divsChild>
        <w:div w:id="385494597">
          <w:marLeft w:val="1166"/>
          <w:marRight w:val="0"/>
          <w:marTop w:val="96"/>
          <w:marBottom w:val="0"/>
          <w:divBdr>
            <w:top w:val="none" w:sz="0" w:space="0" w:color="auto"/>
            <w:left w:val="none" w:sz="0" w:space="0" w:color="auto"/>
            <w:bottom w:val="none" w:sz="0" w:space="0" w:color="auto"/>
            <w:right w:val="none" w:sz="0" w:space="0" w:color="auto"/>
          </w:divBdr>
        </w:div>
        <w:div w:id="461070974">
          <w:marLeft w:val="1166"/>
          <w:marRight w:val="0"/>
          <w:marTop w:val="96"/>
          <w:marBottom w:val="0"/>
          <w:divBdr>
            <w:top w:val="none" w:sz="0" w:space="0" w:color="auto"/>
            <w:left w:val="none" w:sz="0" w:space="0" w:color="auto"/>
            <w:bottom w:val="none" w:sz="0" w:space="0" w:color="auto"/>
            <w:right w:val="none" w:sz="0" w:space="0" w:color="auto"/>
          </w:divBdr>
        </w:div>
        <w:div w:id="592209165">
          <w:marLeft w:val="547"/>
          <w:marRight w:val="0"/>
          <w:marTop w:val="115"/>
          <w:marBottom w:val="0"/>
          <w:divBdr>
            <w:top w:val="none" w:sz="0" w:space="0" w:color="auto"/>
            <w:left w:val="none" w:sz="0" w:space="0" w:color="auto"/>
            <w:bottom w:val="none" w:sz="0" w:space="0" w:color="auto"/>
            <w:right w:val="none" w:sz="0" w:space="0" w:color="auto"/>
          </w:divBdr>
        </w:div>
        <w:div w:id="1447381897">
          <w:marLeft w:val="1800"/>
          <w:marRight w:val="0"/>
          <w:marTop w:val="96"/>
          <w:marBottom w:val="0"/>
          <w:divBdr>
            <w:top w:val="none" w:sz="0" w:space="0" w:color="auto"/>
            <w:left w:val="none" w:sz="0" w:space="0" w:color="auto"/>
            <w:bottom w:val="none" w:sz="0" w:space="0" w:color="auto"/>
            <w:right w:val="none" w:sz="0" w:space="0" w:color="auto"/>
          </w:divBdr>
        </w:div>
        <w:div w:id="1515076743">
          <w:marLeft w:val="1166"/>
          <w:marRight w:val="0"/>
          <w:marTop w:val="96"/>
          <w:marBottom w:val="0"/>
          <w:divBdr>
            <w:top w:val="none" w:sz="0" w:space="0" w:color="auto"/>
            <w:left w:val="none" w:sz="0" w:space="0" w:color="auto"/>
            <w:bottom w:val="none" w:sz="0" w:space="0" w:color="auto"/>
            <w:right w:val="none" w:sz="0" w:space="0" w:color="auto"/>
          </w:divBdr>
        </w:div>
        <w:div w:id="1987969047">
          <w:marLeft w:val="1166"/>
          <w:marRight w:val="0"/>
          <w:marTop w:val="96"/>
          <w:marBottom w:val="0"/>
          <w:divBdr>
            <w:top w:val="none" w:sz="0" w:space="0" w:color="auto"/>
            <w:left w:val="none" w:sz="0" w:space="0" w:color="auto"/>
            <w:bottom w:val="none" w:sz="0" w:space="0" w:color="auto"/>
            <w:right w:val="none" w:sz="0" w:space="0" w:color="auto"/>
          </w:divBdr>
        </w:div>
      </w:divsChild>
    </w:div>
    <w:div w:id="432675230">
      <w:bodyDiv w:val="1"/>
      <w:marLeft w:val="0"/>
      <w:marRight w:val="0"/>
      <w:marTop w:val="0"/>
      <w:marBottom w:val="0"/>
      <w:divBdr>
        <w:top w:val="none" w:sz="0" w:space="0" w:color="auto"/>
        <w:left w:val="none" w:sz="0" w:space="0" w:color="auto"/>
        <w:bottom w:val="none" w:sz="0" w:space="0" w:color="auto"/>
        <w:right w:val="none" w:sz="0" w:space="0" w:color="auto"/>
      </w:divBdr>
    </w:div>
    <w:div w:id="432896121">
      <w:bodyDiv w:val="1"/>
      <w:marLeft w:val="0"/>
      <w:marRight w:val="0"/>
      <w:marTop w:val="0"/>
      <w:marBottom w:val="0"/>
      <w:divBdr>
        <w:top w:val="none" w:sz="0" w:space="0" w:color="auto"/>
        <w:left w:val="none" w:sz="0" w:space="0" w:color="auto"/>
        <w:bottom w:val="none" w:sz="0" w:space="0" w:color="auto"/>
        <w:right w:val="none" w:sz="0" w:space="0" w:color="auto"/>
      </w:divBdr>
      <w:divsChild>
        <w:div w:id="588661615">
          <w:marLeft w:val="1166"/>
          <w:marRight w:val="0"/>
          <w:marTop w:val="134"/>
          <w:marBottom w:val="0"/>
          <w:divBdr>
            <w:top w:val="none" w:sz="0" w:space="0" w:color="auto"/>
            <w:left w:val="none" w:sz="0" w:space="0" w:color="auto"/>
            <w:bottom w:val="none" w:sz="0" w:space="0" w:color="auto"/>
            <w:right w:val="none" w:sz="0" w:space="0" w:color="auto"/>
          </w:divBdr>
        </w:div>
        <w:div w:id="1056123007">
          <w:marLeft w:val="547"/>
          <w:marRight w:val="0"/>
          <w:marTop w:val="154"/>
          <w:marBottom w:val="0"/>
          <w:divBdr>
            <w:top w:val="none" w:sz="0" w:space="0" w:color="auto"/>
            <w:left w:val="none" w:sz="0" w:space="0" w:color="auto"/>
            <w:bottom w:val="none" w:sz="0" w:space="0" w:color="auto"/>
            <w:right w:val="none" w:sz="0" w:space="0" w:color="auto"/>
          </w:divBdr>
        </w:div>
        <w:div w:id="1300569525">
          <w:marLeft w:val="1166"/>
          <w:marRight w:val="0"/>
          <w:marTop w:val="134"/>
          <w:marBottom w:val="0"/>
          <w:divBdr>
            <w:top w:val="none" w:sz="0" w:space="0" w:color="auto"/>
            <w:left w:val="none" w:sz="0" w:space="0" w:color="auto"/>
            <w:bottom w:val="none" w:sz="0" w:space="0" w:color="auto"/>
            <w:right w:val="none" w:sz="0" w:space="0" w:color="auto"/>
          </w:divBdr>
        </w:div>
        <w:div w:id="1599292485">
          <w:marLeft w:val="1166"/>
          <w:marRight w:val="0"/>
          <w:marTop w:val="134"/>
          <w:marBottom w:val="0"/>
          <w:divBdr>
            <w:top w:val="none" w:sz="0" w:space="0" w:color="auto"/>
            <w:left w:val="none" w:sz="0" w:space="0" w:color="auto"/>
            <w:bottom w:val="none" w:sz="0" w:space="0" w:color="auto"/>
            <w:right w:val="none" w:sz="0" w:space="0" w:color="auto"/>
          </w:divBdr>
        </w:div>
        <w:div w:id="2096630814">
          <w:marLeft w:val="1166"/>
          <w:marRight w:val="0"/>
          <w:marTop w:val="134"/>
          <w:marBottom w:val="0"/>
          <w:divBdr>
            <w:top w:val="none" w:sz="0" w:space="0" w:color="auto"/>
            <w:left w:val="none" w:sz="0" w:space="0" w:color="auto"/>
            <w:bottom w:val="none" w:sz="0" w:space="0" w:color="auto"/>
            <w:right w:val="none" w:sz="0" w:space="0" w:color="auto"/>
          </w:divBdr>
        </w:div>
        <w:div w:id="2144733010">
          <w:marLeft w:val="547"/>
          <w:marRight w:val="0"/>
          <w:marTop w:val="154"/>
          <w:marBottom w:val="0"/>
          <w:divBdr>
            <w:top w:val="none" w:sz="0" w:space="0" w:color="auto"/>
            <w:left w:val="none" w:sz="0" w:space="0" w:color="auto"/>
            <w:bottom w:val="none" w:sz="0" w:space="0" w:color="auto"/>
            <w:right w:val="none" w:sz="0" w:space="0" w:color="auto"/>
          </w:divBdr>
        </w:div>
      </w:divsChild>
    </w:div>
    <w:div w:id="433326528">
      <w:bodyDiv w:val="1"/>
      <w:marLeft w:val="0"/>
      <w:marRight w:val="0"/>
      <w:marTop w:val="0"/>
      <w:marBottom w:val="0"/>
      <w:divBdr>
        <w:top w:val="none" w:sz="0" w:space="0" w:color="auto"/>
        <w:left w:val="none" w:sz="0" w:space="0" w:color="auto"/>
        <w:bottom w:val="none" w:sz="0" w:space="0" w:color="auto"/>
        <w:right w:val="none" w:sz="0" w:space="0" w:color="auto"/>
      </w:divBdr>
    </w:div>
    <w:div w:id="433940289">
      <w:bodyDiv w:val="1"/>
      <w:marLeft w:val="0"/>
      <w:marRight w:val="0"/>
      <w:marTop w:val="0"/>
      <w:marBottom w:val="0"/>
      <w:divBdr>
        <w:top w:val="none" w:sz="0" w:space="0" w:color="auto"/>
        <w:left w:val="none" w:sz="0" w:space="0" w:color="auto"/>
        <w:bottom w:val="none" w:sz="0" w:space="0" w:color="auto"/>
        <w:right w:val="none" w:sz="0" w:space="0" w:color="auto"/>
      </w:divBdr>
    </w:div>
    <w:div w:id="435292591">
      <w:bodyDiv w:val="1"/>
      <w:marLeft w:val="0"/>
      <w:marRight w:val="0"/>
      <w:marTop w:val="0"/>
      <w:marBottom w:val="0"/>
      <w:divBdr>
        <w:top w:val="none" w:sz="0" w:space="0" w:color="auto"/>
        <w:left w:val="none" w:sz="0" w:space="0" w:color="auto"/>
        <w:bottom w:val="none" w:sz="0" w:space="0" w:color="auto"/>
        <w:right w:val="none" w:sz="0" w:space="0" w:color="auto"/>
      </w:divBdr>
    </w:div>
    <w:div w:id="435443417">
      <w:bodyDiv w:val="1"/>
      <w:marLeft w:val="0"/>
      <w:marRight w:val="0"/>
      <w:marTop w:val="0"/>
      <w:marBottom w:val="0"/>
      <w:divBdr>
        <w:top w:val="none" w:sz="0" w:space="0" w:color="auto"/>
        <w:left w:val="none" w:sz="0" w:space="0" w:color="auto"/>
        <w:bottom w:val="none" w:sz="0" w:space="0" w:color="auto"/>
        <w:right w:val="none" w:sz="0" w:space="0" w:color="auto"/>
      </w:divBdr>
    </w:div>
    <w:div w:id="436294163">
      <w:bodyDiv w:val="1"/>
      <w:marLeft w:val="0"/>
      <w:marRight w:val="0"/>
      <w:marTop w:val="0"/>
      <w:marBottom w:val="0"/>
      <w:divBdr>
        <w:top w:val="none" w:sz="0" w:space="0" w:color="auto"/>
        <w:left w:val="none" w:sz="0" w:space="0" w:color="auto"/>
        <w:bottom w:val="none" w:sz="0" w:space="0" w:color="auto"/>
        <w:right w:val="none" w:sz="0" w:space="0" w:color="auto"/>
      </w:divBdr>
    </w:div>
    <w:div w:id="436605568">
      <w:bodyDiv w:val="1"/>
      <w:marLeft w:val="0"/>
      <w:marRight w:val="0"/>
      <w:marTop w:val="0"/>
      <w:marBottom w:val="0"/>
      <w:divBdr>
        <w:top w:val="none" w:sz="0" w:space="0" w:color="auto"/>
        <w:left w:val="none" w:sz="0" w:space="0" w:color="auto"/>
        <w:bottom w:val="none" w:sz="0" w:space="0" w:color="auto"/>
        <w:right w:val="none" w:sz="0" w:space="0" w:color="auto"/>
      </w:divBdr>
    </w:div>
    <w:div w:id="437411508">
      <w:bodyDiv w:val="1"/>
      <w:marLeft w:val="0"/>
      <w:marRight w:val="0"/>
      <w:marTop w:val="0"/>
      <w:marBottom w:val="0"/>
      <w:divBdr>
        <w:top w:val="none" w:sz="0" w:space="0" w:color="auto"/>
        <w:left w:val="none" w:sz="0" w:space="0" w:color="auto"/>
        <w:bottom w:val="none" w:sz="0" w:space="0" w:color="auto"/>
        <w:right w:val="none" w:sz="0" w:space="0" w:color="auto"/>
      </w:divBdr>
    </w:div>
    <w:div w:id="437914871">
      <w:bodyDiv w:val="1"/>
      <w:marLeft w:val="0"/>
      <w:marRight w:val="0"/>
      <w:marTop w:val="0"/>
      <w:marBottom w:val="0"/>
      <w:divBdr>
        <w:top w:val="none" w:sz="0" w:space="0" w:color="auto"/>
        <w:left w:val="none" w:sz="0" w:space="0" w:color="auto"/>
        <w:bottom w:val="none" w:sz="0" w:space="0" w:color="auto"/>
        <w:right w:val="none" w:sz="0" w:space="0" w:color="auto"/>
      </w:divBdr>
    </w:div>
    <w:div w:id="438598502">
      <w:bodyDiv w:val="1"/>
      <w:marLeft w:val="0"/>
      <w:marRight w:val="0"/>
      <w:marTop w:val="0"/>
      <w:marBottom w:val="0"/>
      <w:divBdr>
        <w:top w:val="none" w:sz="0" w:space="0" w:color="auto"/>
        <w:left w:val="none" w:sz="0" w:space="0" w:color="auto"/>
        <w:bottom w:val="none" w:sz="0" w:space="0" w:color="auto"/>
        <w:right w:val="none" w:sz="0" w:space="0" w:color="auto"/>
      </w:divBdr>
      <w:divsChild>
        <w:div w:id="24060338">
          <w:marLeft w:val="274"/>
          <w:marRight w:val="0"/>
          <w:marTop w:val="115"/>
          <w:marBottom w:val="0"/>
          <w:divBdr>
            <w:top w:val="none" w:sz="0" w:space="0" w:color="auto"/>
            <w:left w:val="none" w:sz="0" w:space="0" w:color="auto"/>
            <w:bottom w:val="none" w:sz="0" w:space="0" w:color="auto"/>
            <w:right w:val="none" w:sz="0" w:space="0" w:color="auto"/>
          </w:divBdr>
        </w:div>
        <w:div w:id="568879021">
          <w:marLeft w:val="274"/>
          <w:marRight w:val="0"/>
          <w:marTop w:val="115"/>
          <w:marBottom w:val="0"/>
          <w:divBdr>
            <w:top w:val="none" w:sz="0" w:space="0" w:color="auto"/>
            <w:left w:val="none" w:sz="0" w:space="0" w:color="auto"/>
            <w:bottom w:val="none" w:sz="0" w:space="0" w:color="auto"/>
            <w:right w:val="none" w:sz="0" w:space="0" w:color="auto"/>
          </w:divBdr>
        </w:div>
        <w:div w:id="1277523001">
          <w:marLeft w:val="1411"/>
          <w:marRight w:val="0"/>
          <w:marTop w:val="96"/>
          <w:marBottom w:val="0"/>
          <w:divBdr>
            <w:top w:val="none" w:sz="0" w:space="0" w:color="auto"/>
            <w:left w:val="none" w:sz="0" w:space="0" w:color="auto"/>
            <w:bottom w:val="none" w:sz="0" w:space="0" w:color="auto"/>
            <w:right w:val="none" w:sz="0" w:space="0" w:color="auto"/>
          </w:divBdr>
        </w:div>
        <w:div w:id="1372538732">
          <w:marLeft w:val="835"/>
          <w:marRight w:val="0"/>
          <w:marTop w:val="96"/>
          <w:marBottom w:val="0"/>
          <w:divBdr>
            <w:top w:val="none" w:sz="0" w:space="0" w:color="auto"/>
            <w:left w:val="none" w:sz="0" w:space="0" w:color="auto"/>
            <w:bottom w:val="none" w:sz="0" w:space="0" w:color="auto"/>
            <w:right w:val="none" w:sz="0" w:space="0" w:color="auto"/>
          </w:divBdr>
        </w:div>
        <w:div w:id="1634673420">
          <w:marLeft w:val="1411"/>
          <w:marRight w:val="0"/>
          <w:marTop w:val="96"/>
          <w:marBottom w:val="0"/>
          <w:divBdr>
            <w:top w:val="none" w:sz="0" w:space="0" w:color="auto"/>
            <w:left w:val="none" w:sz="0" w:space="0" w:color="auto"/>
            <w:bottom w:val="none" w:sz="0" w:space="0" w:color="auto"/>
            <w:right w:val="none" w:sz="0" w:space="0" w:color="auto"/>
          </w:divBdr>
        </w:div>
        <w:div w:id="1992438860">
          <w:marLeft w:val="835"/>
          <w:marRight w:val="0"/>
          <w:marTop w:val="96"/>
          <w:marBottom w:val="0"/>
          <w:divBdr>
            <w:top w:val="none" w:sz="0" w:space="0" w:color="auto"/>
            <w:left w:val="none" w:sz="0" w:space="0" w:color="auto"/>
            <w:bottom w:val="none" w:sz="0" w:space="0" w:color="auto"/>
            <w:right w:val="none" w:sz="0" w:space="0" w:color="auto"/>
          </w:divBdr>
        </w:div>
      </w:divsChild>
    </w:div>
    <w:div w:id="439573702">
      <w:bodyDiv w:val="1"/>
      <w:marLeft w:val="0"/>
      <w:marRight w:val="0"/>
      <w:marTop w:val="0"/>
      <w:marBottom w:val="0"/>
      <w:divBdr>
        <w:top w:val="none" w:sz="0" w:space="0" w:color="auto"/>
        <w:left w:val="none" w:sz="0" w:space="0" w:color="auto"/>
        <w:bottom w:val="none" w:sz="0" w:space="0" w:color="auto"/>
        <w:right w:val="none" w:sz="0" w:space="0" w:color="auto"/>
      </w:divBdr>
    </w:div>
    <w:div w:id="439837460">
      <w:bodyDiv w:val="1"/>
      <w:marLeft w:val="0"/>
      <w:marRight w:val="0"/>
      <w:marTop w:val="0"/>
      <w:marBottom w:val="0"/>
      <w:divBdr>
        <w:top w:val="none" w:sz="0" w:space="0" w:color="auto"/>
        <w:left w:val="none" w:sz="0" w:space="0" w:color="auto"/>
        <w:bottom w:val="none" w:sz="0" w:space="0" w:color="auto"/>
        <w:right w:val="none" w:sz="0" w:space="0" w:color="auto"/>
      </w:divBdr>
    </w:div>
    <w:div w:id="440030290">
      <w:bodyDiv w:val="1"/>
      <w:marLeft w:val="0"/>
      <w:marRight w:val="0"/>
      <w:marTop w:val="0"/>
      <w:marBottom w:val="0"/>
      <w:divBdr>
        <w:top w:val="none" w:sz="0" w:space="0" w:color="auto"/>
        <w:left w:val="none" w:sz="0" w:space="0" w:color="auto"/>
        <w:bottom w:val="none" w:sz="0" w:space="0" w:color="auto"/>
        <w:right w:val="none" w:sz="0" w:space="0" w:color="auto"/>
      </w:divBdr>
    </w:div>
    <w:div w:id="440102051">
      <w:bodyDiv w:val="1"/>
      <w:marLeft w:val="0"/>
      <w:marRight w:val="0"/>
      <w:marTop w:val="0"/>
      <w:marBottom w:val="0"/>
      <w:divBdr>
        <w:top w:val="none" w:sz="0" w:space="0" w:color="auto"/>
        <w:left w:val="none" w:sz="0" w:space="0" w:color="auto"/>
        <w:bottom w:val="none" w:sz="0" w:space="0" w:color="auto"/>
        <w:right w:val="none" w:sz="0" w:space="0" w:color="auto"/>
      </w:divBdr>
    </w:div>
    <w:div w:id="440492092">
      <w:bodyDiv w:val="1"/>
      <w:marLeft w:val="0"/>
      <w:marRight w:val="0"/>
      <w:marTop w:val="0"/>
      <w:marBottom w:val="0"/>
      <w:divBdr>
        <w:top w:val="none" w:sz="0" w:space="0" w:color="auto"/>
        <w:left w:val="none" w:sz="0" w:space="0" w:color="auto"/>
        <w:bottom w:val="none" w:sz="0" w:space="0" w:color="auto"/>
        <w:right w:val="none" w:sz="0" w:space="0" w:color="auto"/>
      </w:divBdr>
      <w:divsChild>
        <w:div w:id="55711423">
          <w:marLeft w:val="1166"/>
          <w:marRight w:val="0"/>
          <w:marTop w:val="96"/>
          <w:marBottom w:val="0"/>
          <w:divBdr>
            <w:top w:val="none" w:sz="0" w:space="0" w:color="auto"/>
            <w:left w:val="none" w:sz="0" w:space="0" w:color="auto"/>
            <w:bottom w:val="none" w:sz="0" w:space="0" w:color="auto"/>
            <w:right w:val="none" w:sz="0" w:space="0" w:color="auto"/>
          </w:divBdr>
        </w:div>
        <w:div w:id="713118611">
          <w:marLeft w:val="1166"/>
          <w:marRight w:val="0"/>
          <w:marTop w:val="96"/>
          <w:marBottom w:val="0"/>
          <w:divBdr>
            <w:top w:val="none" w:sz="0" w:space="0" w:color="auto"/>
            <w:left w:val="none" w:sz="0" w:space="0" w:color="auto"/>
            <w:bottom w:val="none" w:sz="0" w:space="0" w:color="auto"/>
            <w:right w:val="none" w:sz="0" w:space="0" w:color="auto"/>
          </w:divBdr>
        </w:div>
        <w:div w:id="867714356">
          <w:marLeft w:val="1166"/>
          <w:marRight w:val="0"/>
          <w:marTop w:val="96"/>
          <w:marBottom w:val="0"/>
          <w:divBdr>
            <w:top w:val="none" w:sz="0" w:space="0" w:color="auto"/>
            <w:left w:val="none" w:sz="0" w:space="0" w:color="auto"/>
            <w:bottom w:val="none" w:sz="0" w:space="0" w:color="auto"/>
            <w:right w:val="none" w:sz="0" w:space="0" w:color="auto"/>
          </w:divBdr>
        </w:div>
        <w:div w:id="1916623957">
          <w:marLeft w:val="1166"/>
          <w:marRight w:val="0"/>
          <w:marTop w:val="96"/>
          <w:marBottom w:val="0"/>
          <w:divBdr>
            <w:top w:val="none" w:sz="0" w:space="0" w:color="auto"/>
            <w:left w:val="none" w:sz="0" w:space="0" w:color="auto"/>
            <w:bottom w:val="none" w:sz="0" w:space="0" w:color="auto"/>
            <w:right w:val="none" w:sz="0" w:space="0" w:color="auto"/>
          </w:divBdr>
        </w:div>
        <w:div w:id="2143383247">
          <w:marLeft w:val="1800"/>
          <w:marRight w:val="0"/>
          <w:marTop w:val="86"/>
          <w:marBottom w:val="0"/>
          <w:divBdr>
            <w:top w:val="none" w:sz="0" w:space="0" w:color="auto"/>
            <w:left w:val="none" w:sz="0" w:space="0" w:color="auto"/>
            <w:bottom w:val="none" w:sz="0" w:space="0" w:color="auto"/>
            <w:right w:val="none" w:sz="0" w:space="0" w:color="auto"/>
          </w:divBdr>
        </w:div>
      </w:divsChild>
    </w:div>
    <w:div w:id="441001827">
      <w:bodyDiv w:val="1"/>
      <w:marLeft w:val="0"/>
      <w:marRight w:val="0"/>
      <w:marTop w:val="0"/>
      <w:marBottom w:val="0"/>
      <w:divBdr>
        <w:top w:val="none" w:sz="0" w:space="0" w:color="auto"/>
        <w:left w:val="none" w:sz="0" w:space="0" w:color="auto"/>
        <w:bottom w:val="none" w:sz="0" w:space="0" w:color="auto"/>
        <w:right w:val="none" w:sz="0" w:space="0" w:color="auto"/>
      </w:divBdr>
    </w:div>
    <w:div w:id="441072779">
      <w:bodyDiv w:val="1"/>
      <w:marLeft w:val="0"/>
      <w:marRight w:val="0"/>
      <w:marTop w:val="0"/>
      <w:marBottom w:val="0"/>
      <w:divBdr>
        <w:top w:val="none" w:sz="0" w:space="0" w:color="auto"/>
        <w:left w:val="none" w:sz="0" w:space="0" w:color="auto"/>
        <w:bottom w:val="none" w:sz="0" w:space="0" w:color="auto"/>
        <w:right w:val="none" w:sz="0" w:space="0" w:color="auto"/>
      </w:divBdr>
    </w:div>
    <w:div w:id="441337425">
      <w:bodyDiv w:val="1"/>
      <w:marLeft w:val="0"/>
      <w:marRight w:val="0"/>
      <w:marTop w:val="0"/>
      <w:marBottom w:val="0"/>
      <w:divBdr>
        <w:top w:val="none" w:sz="0" w:space="0" w:color="auto"/>
        <w:left w:val="none" w:sz="0" w:space="0" w:color="auto"/>
        <w:bottom w:val="none" w:sz="0" w:space="0" w:color="auto"/>
        <w:right w:val="none" w:sz="0" w:space="0" w:color="auto"/>
      </w:divBdr>
      <w:divsChild>
        <w:div w:id="420444857">
          <w:marLeft w:val="1354"/>
          <w:marRight w:val="0"/>
          <w:marTop w:val="0"/>
          <w:marBottom w:val="134"/>
          <w:divBdr>
            <w:top w:val="none" w:sz="0" w:space="0" w:color="auto"/>
            <w:left w:val="none" w:sz="0" w:space="0" w:color="auto"/>
            <w:bottom w:val="none" w:sz="0" w:space="0" w:color="auto"/>
            <w:right w:val="none" w:sz="0" w:space="0" w:color="auto"/>
          </w:divBdr>
        </w:div>
        <w:div w:id="662122773">
          <w:marLeft w:val="1166"/>
          <w:marRight w:val="0"/>
          <w:marTop w:val="0"/>
          <w:marBottom w:val="154"/>
          <w:divBdr>
            <w:top w:val="none" w:sz="0" w:space="0" w:color="auto"/>
            <w:left w:val="none" w:sz="0" w:space="0" w:color="auto"/>
            <w:bottom w:val="none" w:sz="0" w:space="0" w:color="auto"/>
            <w:right w:val="none" w:sz="0" w:space="0" w:color="auto"/>
          </w:divBdr>
        </w:div>
        <w:div w:id="1295333575">
          <w:marLeft w:val="1166"/>
          <w:marRight w:val="0"/>
          <w:marTop w:val="0"/>
          <w:marBottom w:val="154"/>
          <w:divBdr>
            <w:top w:val="none" w:sz="0" w:space="0" w:color="auto"/>
            <w:left w:val="none" w:sz="0" w:space="0" w:color="auto"/>
            <w:bottom w:val="none" w:sz="0" w:space="0" w:color="auto"/>
            <w:right w:val="none" w:sz="0" w:space="0" w:color="auto"/>
          </w:divBdr>
        </w:div>
        <w:div w:id="1410155460">
          <w:marLeft w:val="1354"/>
          <w:marRight w:val="0"/>
          <w:marTop w:val="0"/>
          <w:marBottom w:val="134"/>
          <w:divBdr>
            <w:top w:val="none" w:sz="0" w:space="0" w:color="auto"/>
            <w:left w:val="none" w:sz="0" w:space="0" w:color="auto"/>
            <w:bottom w:val="none" w:sz="0" w:space="0" w:color="auto"/>
            <w:right w:val="none" w:sz="0" w:space="0" w:color="auto"/>
          </w:divBdr>
        </w:div>
        <w:div w:id="1541894667">
          <w:marLeft w:val="1354"/>
          <w:marRight w:val="0"/>
          <w:marTop w:val="0"/>
          <w:marBottom w:val="134"/>
          <w:divBdr>
            <w:top w:val="none" w:sz="0" w:space="0" w:color="auto"/>
            <w:left w:val="none" w:sz="0" w:space="0" w:color="auto"/>
            <w:bottom w:val="none" w:sz="0" w:space="0" w:color="auto"/>
            <w:right w:val="none" w:sz="0" w:space="0" w:color="auto"/>
          </w:divBdr>
        </w:div>
        <w:div w:id="2096314893">
          <w:marLeft w:val="1354"/>
          <w:marRight w:val="0"/>
          <w:marTop w:val="0"/>
          <w:marBottom w:val="134"/>
          <w:divBdr>
            <w:top w:val="none" w:sz="0" w:space="0" w:color="auto"/>
            <w:left w:val="none" w:sz="0" w:space="0" w:color="auto"/>
            <w:bottom w:val="none" w:sz="0" w:space="0" w:color="auto"/>
            <w:right w:val="none" w:sz="0" w:space="0" w:color="auto"/>
          </w:divBdr>
        </w:div>
      </w:divsChild>
    </w:div>
    <w:div w:id="443500316">
      <w:bodyDiv w:val="1"/>
      <w:marLeft w:val="0"/>
      <w:marRight w:val="0"/>
      <w:marTop w:val="0"/>
      <w:marBottom w:val="0"/>
      <w:divBdr>
        <w:top w:val="none" w:sz="0" w:space="0" w:color="auto"/>
        <w:left w:val="none" w:sz="0" w:space="0" w:color="auto"/>
        <w:bottom w:val="none" w:sz="0" w:space="0" w:color="auto"/>
        <w:right w:val="none" w:sz="0" w:space="0" w:color="auto"/>
      </w:divBdr>
    </w:div>
    <w:div w:id="443771009">
      <w:bodyDiv w:val="1"/>
      <w:marLeft w:val="0"/>
      <w:marRight w:val="0"/>
      <w:marTop w:val="0"/>
      <w:marBottom w:val="0"/>
      <w:divBdr>
        <w:top w:val="none" w:sz="0" w:space="0" w:color="auto"/>
        <w:left w:val="none" w:sz="0" w:space="0" w:color="auto"/>
        <w:bottom w:val="none" w:sz="0" w:space="0" w:color="auto"/>
        <w:right w:val="none" w:sz="0" w:space="0" w:color="auto"/>
      </w:divBdr>
    </w:div>
    <w:div w:id="444811028">
      <w:bodyDiv w:val="1"/>
      <w:marLeft w:val="0"/>
      <w:marRight w:val="0"/>
      <w:marTop w:val="0"/>
      <w:marBottom w:val="0"/>
      <w:divBdr>
        <w:top w:val="none" w:sz="0" w:space="0" w:color="auto"/>
        <w:left w:val="none" w:sz="0" w:space="0" w:color="auto"/>
        <w:bottom w:val="none" w:sz="0" w:space="0" w:color="auto"/>
        <w:right w:val="none" w:sz="0" w:space="0" w:color="auto"/>
      </w:divBdr>
    </w:div>
    <w:div w:id="445125955">
      <w:bodyDiv w:val="1"/>
      <w:marLeft w:val="0"/>
      <w:marRight w:val="0"/>
      <w:marTop w:val="0"/>
      <w:marBottom w:val="0"/>
      <w:divBdr>
        <w:top w:val="none" w:sz="0" w:space="0" w:color="auto"/>
        <w:left w:val="none" w:sz="0" w:space="0" w:color="auto"/>
        <w:bottom w:val="none" w:sz="0" w:space="0" w:color="auto"/>
        <w:right w:val="none" w:sz="0" w:space="0" w:color="auto"/>
      </w:divBdr>
      <w:divsChild>
        <w:div w:id="161629239">
          <w:marLeft w:val="1166"/>
          <w:marRight w:val="0"/>
          <w:marTop w:val="134"/>
          <w:marBottom w:val="0"/>
          <w:divBdr>
            <w:top w:val="none" w:sz="0" w:space="0" w:color="auto"/>
            <w:left w:val="none" w:sz="0" w:space="0" w:color="auto"/>
            <w:bottom w:val="none" w:sz="0" w:space="0" w:color="auto"/>
            <w:right w:val="none" w:sz="0" w:space="0" w:color="auto"/>
          </w:divBdr>
        </w:div>
        <w:div w:id="822894085">
          <w:marLeft w:val="547"/>
          <w:marRight w:val="0"/>
          <w:marTop w:val="154"/>
          <w:marBottom w:val="0"/>
          <w:divBdr>
            <w:top w:val="none" w:sz="0" w:space="0" w:color="auto"/>
            <w:left w:val="none" w:sz="0" w:space="0" w:color="auto"/>
            <w:bottom w:val="none" w:sz="0" w:space="0" w:color="auto"/>
            <w:right w:val="none" w:sz="0" w:space="0" w:color="auto"/>
          </w:divBdr>
        </w:div>
      </w:divsChild>
    </w:div>
    <w:div w:id="446394579">
      <w:bodyDiv w:val="1"/>
      <w:marLeft w:val="0"/>
      <w:marRight w:val="0"/>
      <w:marTop w:val="0"/>
      <w:marBottom w:val="0"/>
      <w:divBdr>
        <w:top w:val="none" w:sz="0" w:space="0" w:color="auto"/>
        <w:left w:val="none" w:sz="0" w:space="0" w:color="auto"/>
        <w:bottom w:val="none" w:sz="0" w:space="0" w:color="auto"/>
        <w:right w:val="none" w:sz="0" w:space="0" w:color="auto"/>
      </w:divBdr>
    </w:div>
    <w:div w:id="446629074">
      <w:bodyDiv w:val="1"/>
      <w:marLeft w:val="0"/>
      <w:marRight w:val="0"/>
      <w:marTop w:val="0"/>
      <w:marBottom w:val="0"/>
      <w:divBdr>
        <w:top w:val="none" w:sz="0" w:space="0" w:color="auto"/>
        <w:left w:val="none" w:sz="0" w:space="0" w:color="auto"/>
        <w:bottom w:val="none" w:sz="0" w:space="0" w:color="auto"/>
        <w:right w:val="none" w:sz="0" w:space="0" w:color="auto"/>
      </w:divBdr>
    </w:div>
    <w:div w:id="447086714">
      <w:bodyDiv w:val="1"/>
      <w:marLeft w:val="0"/>
      <w:marRight w:val="0"/>
      <w:marTop w:val="0"/>
      <w:marBottom w:val="0"/>
      <w:divBdr>
        <w:top w:val="none" w:sz="0" w:space="0" w:color="auto"/>
        <w:left w:val="none" w:sz="0" w:space="0" w:color="auto"/>
        <w:bottom w:val="none" w:sz="0" w:space="0" w:color="auto"/>
        <w:right w:val="none" w:sz="0" w:space="0" w:color="auto"/>
      </w:divBdr>
    </w:div>
    <w:div w:id="448820610">
      <w:bodyDiv w:val="1"/>
      <w:marLeft w:val="0"/>
      <w:marRight w:val="0"/>
      <w:marTop w:val="0"/>
      <w:marBottom w:val="0"/>
      <w:divBdr>
        <w:top w:val="none" w:sz="0" w:space="0" w:color="auto"/>
        <w:left w:val="none" w:sz="0" w:space="0" w:color="auto"/>
        <w:bottom w:val="none" w:sz="0" w:space="0" w:color="auto"/>
        <w:right w:val="none" w:sz="0" w:space="0" w:color="auto"/>
      </w:divBdr>
    </w:div>
    <w:div w:id="449393742">
      <w:bodyDiv w:val="1"/>
      <w:marLeft w:val="0"/>
      <w:marRight w:val="0"/>
      <w:marTop w:val="0"/>
      <w:marBottom w:val="0"/>
      <w:divBdr>
        <w:top w:val="none" w:sz="0" w:space="0" w:color="auto"/>
        <w:left w:val="none" w:sz="0" w:space="0" w:color="auto"/>
        <w:bottom w:val="none" w:sz="0" w:space="0" w:color="auto"/>
        <w:right w:val="none" w:sz="0" w:space="0" w:color="auto"/>
      </w:divBdr>
    </w:div>
    <w:div w:id="449469276">
      <w:bodyDiv w:val="1"/>
      <w:marLeft w:val="0"/>
      <w:marRight w:val="0"/>
      <w:marTop w:val="0"/>
      <w:marBottom w:val="0"/>
      <w:divBdr>
        <w:top w:val="none" w:sz="0" w:space="0" w:color="auto"/>
        <w:left w:val="none" w:sz="0" w:space="0" w:color="auto"/>
        <w:bottom w:val="none" w:sz="0" w:space="0" w:color="auto"/>
        <w:right w:val="none" w:sz="0" w:space="0" w:color="auto"/>
      </w:divBdr>
    </w:div>
    <w:div w:id="450128401">
      <w:bodyDiv w:val="1"/>
      <w:marLeft w:val="0"/>
      <w:marRight w:val="0"/>
      <w:marTop w:val="0"/>
      <w:marBottom w:val="0"/>
      <w:divBdr>
        <w:top w:val="none" w:sz="0" w:space="0" w:color="auto"/>
        <w:left w:val="none" w:sz="0" w:space="0" w:color="auto"/>
        <w:bottom w:val="none" w:sz="0" w:space="0" w:color="auto"/>
        <w:right w:val="none" w:sz="0" w:space="0" w:color="auto"/>
      </w:divBdr>
    </w:div>
    <w:div w:id="450520007">
      <w:bodyDiv w:val="1"/>
      <w:marLeft w:val="0"/>
      <w:marRight w:val="0"/>
      <w:marTop w:val="0"/>
      <w:marBottom w:val="0"/>
      <w:divBdr>
        <w:top w:val="none" w:sz="0" w:space="0" w:color="auto"/>
        <w:left w:val="none" w:sz="0" w:space="0" w:color="auto"/>
        <w:bottom w:val="none" w:sz="0" w:space="0" w:color="auto"/>
        <w:right w:val="none" w:sz="0" w:space="0" w:color="auto"/>
      </w:divBdr>
    </w:div>
    <w:div w:id="451942657">
      <w:bodyDiv w:val="1"/>
      <w:marLeft w:val="0"/>
      <w:marRight w:val="0"/>
      <w:marTop w:val="0"/>
      <w:marBottom w:val="0"/>
      <w:divBdr>
        <w:top w:val="none" w:sz="0" w:space="0" w:color="auto"/>
        <w:left w:val="none" w:sz="0" w:space="0" w:color="auto"/>
        <w:bottom w:val="none" w:sz="0" w:space="0" w:color="auto"/>
        <w:right w:val="none" w:sz="0" w:space="0" w:color="auto"/>
      </w:divBdr>
      <w:divsChild>
        <w:div w:id="86586512">
          <w:marLeft w:val="1166"/>
          <w:marRight w:val="0"/>
          <w:marTop w:val="115"/>
          <w:marBottom w:val="0"/>
          <w:divBdr>
            <w:top w:val="none" w:sz="0" w:space="0" w:color="auto"/>
            <w:left w:val="none" w:sz="0" w:space="0" w:color="auto"/>
            <w:bottom w:val="none" w:sz="0" w:space="0" w:color="auto"/>
            <w:right w:val="none" w:sz="0" w:space="0" w:color="auto"/>
          </w:divBdr>
        </w:div>
        <w:div w:id="595865318">
          <w:marLeft w:val="547"/>
          <w:marRight w:val="0"/>
          <w:marTop w:val="134"/>
          <w:marBottom w:val="0"/>
          <w:divBdr>
            <w:top w:val="none" w:sz="0" w:space="0" w:color="auto"/>
            <w:left w:val="none" w:sz="0" w:space="0" w:color="auto"/>
            <w:bottom w:val="none" w:sz="0" w:space="0" w:color="auto"/>
            <w:right w:val="none" w:sz="0" w:space="0" w:color="auto"/>
          </w:divBdr>
        </w:div>
        <w:div w:id="813984628">
          <w:marLeft w:val="1166"/>
          <w:marRight w:val="0"/>
          <w:marTop w:val="115"/>
          <w:marBottom w:val="0"/>
          <w:divBdr>
            <w:top w:val="none" w:sz="0" w:space="0" w:color="auto"/>
            <w:left w:val="none" w:sz="0" w:space="0" w:color="auto"/>
            <w:bottom w:val="none" w:sz="0" w:space="0" w:color="auto"/>
            <w:right w:val="none" w:sz="0" w:space="0" w:color="auto"/>
          </w:divBdr>
        </w:div>
        <w:div w:id="1040326160">
          <w:marLeft w:val="1166"/>
          <w:marRight w:val="0"/>
          <w:marTop w:val="115"/>
          <w:marBottom w:val="0"/>
          <w:divBdr>
            <w:top w:val="none" w:sz="0" w:space="0" w:color="auto"/>
            <w:left w:val="none" w:sz="0" w:space="0" w:color="auto"/>
            <w:bottom w:val="none" w:sz="0" w:space="0" w:color="auto"/>
            <w:right w:val="none" w:sz="0" w:space="0" w:color="auto"/>
          </w:divBdr>
        </w:div>
        <w:div w:id="1097679303">
          <w:marLeft w:val="1166"/>
          <w:marRight w:val="0"/>
          <w:marTop w:val="115"/>
          <w:marBottom w:val="0"/>
          <w:divBdr>
            <w:top w:val="none" w:sz="0" w:space="0" w:color="auto"/>
            <w:left w:val="none" w:sz="0" w:space="0" w:color="auto"/>
            <w:bottom w:val="none" w:sz="0" w:space="0" w:color="auto"/>
            <w:right w:val="none" w:sz="0" w:space="0" w:color="auto"/>
          </w:divBdr>
        </w:div>
        <w:div w:id="1117527570">
          <w:marLeft w:val="1166"/>
          <w:marRight w:val="0"/>
          <w:marTop w:val="115"/>
          <w:marBottom w:val="0"/>
          <w:divBdr>
            <w:top w:val="none" w:sz="0" w:space="0" w:color="auto"/>
            <w:left w:val="none" w:sz="0" w:space="0" w:color="auto"/>
            <w:bottom w:val="none" w:sz="0" w:space="0" w:color="auto"/>
            <w:right w:val="none" w:sz="0" w:space="0" w:color="auto"/>
          </w:divBdr>
        </w:div>
        <w:div w:id="2091190315">
          <w:marLeft w:val="1166"/>
          <w:marRight w:val="0"/>
          <w:marTop w:val="115"/>
          <w:marBottom w:val="0"/>
          <w:divBdr>
            <w:top w:val="none" w:sz="0" w:space="0" w:color="auto"/>
            <w:left w:val="none" w:sz="0" w:space="0" w:color="auto"/>
            <w:bottom w:val="none" w:sz="0" w:space="0" w:color="auto"/>
            <w:right w:val="none" w:sz="0" w:space="0" w:color="auto"/>
          </w:divBdr>
        </w:div>
      </w:divsChild>
    </w:div>
    <w:div w:id="452292333">
      <w:bodyDiv w:val="1"/>
      <w:marLeft w:val="0"/>
      <w:marRight w:val="0"/>
      <w:marTop w:val="0"/>
      <w:marBottom w:val="0"/>
      <w:divBdr>
        <w:top w:val="none" w:sz="0" w:space="0" w:color="auto"/>
        <w:left w:val="none" w:sz="0" w:space="0" w:color="auto"/>
        <w:bottom w:val="none" w:sz="0" w:space="0" w:color="auto"/>
        <w:right w:val="none" w:sz="0" w:space="0" w:color="auto"/>
      </w:divBdr>
    </w:div>
    <w:div w:id="453182821">
      <w:bodyDiv w:val="1"/>
      <w:marLeft w:val="0"/>
      <w:marRight w:val="0"/>
      <w:marTop w:val="0"/>
      <w:marBottom w:val="0"/>
      <w:divBdr>
        <w:top w:val="none" w:sz="0" w:space="0" w:color="auto"/>
        <w:left w:val="none" w:sz="0" w:space="0" w:color="auto"/>
        <w:bottom w:val="none" w:sz="0" w:space="0" w:color="auto"/>
        <w:right w:val="none" w:sz="0" w:space="0" w:color="auto"/>
      </w:divBdr>
    </w:div>
    <w:div w:id="453258645">
      <w:bodyDiv w:val="1"/>
      <w:marLeft w:val="0"/>
      <w:marRight w:val="0"/>
      <w:marTop w:val="0"/>
      <w:marBottom w:val="0"/>
      <w:divBdr>
        <w:top w:val="none" w:sz="0" w:space="0" w:color="auto"/>
        <w:left w:val="none" w:sz="0" w:space="0" w:color="auto"/>
        <w:bottom w:val="none" w:sz="0" w:space="0" w:color="auto"/>
        <w:right w:val="none" w:sz="0" w:space="0" w:color="auto"/>
      </w:divBdr>
    </w:div>
    <w:div w:id="453525337">
      <w:bodyDiv w:val="1"/>
      <w:marLeft w:val="0"/>
      <w:marRight w:val="0"/>
      <w:marTop w:val="0"/>
      <w:marBottom w:val="0"/>
      <w:divBdr>
        <w:top w:val="none" w:sz="0" w:space="0" w:color="auto"/>
        <w:left w:val="none" w:sz="0" w:space="0" w:color="auto"/>
        <w:bottom w:val="none" w:sz="0" w:space="0" w:color="auto"/>
        <w:right w:val="none" w:sz="0" w:space="0" w:color="auto"/>
      </w:divBdr>
    </w:div>
    <w:div w:id="453985131">
      <w:bodyDiv w:val="1"/>
      <w:marLeft w:val="0"/>
      <w:marRight w:val="0"/>
      <w:marTop w:val="0"/>
      <w:marBottom w:val="0"/>
      <w:divBdr>
        <w:top w:val="none" w:sz="0" w:space="0" w:color="auto"/>
        <w:left w:val="none" w:sz="0" w:space="0" w:color="auto"/>
        <w:bottom w:val="none" w:sz="0" w:space="0" w:color="auto"/>
        <w:right w:val="none" w:sz="0" w:space="0" w:color="auto"/>
      </w:divBdr>
    </w:div>
    <w:div w:id="454369685">
      <w:bodyDiv w:val="1"/>
      <w:marLeft w:val="0"/>
      <w:marRight w:val="0"/>
      <w:marTop w:val="0"/>
      <w:marBottom w:val="0"/>
      <w:divBdr>
        <w:top w:val="none" w:sz="0" w:space="0" w:color="auto"/>
        <w:left w:val="none" w:sz="0" w:space="0" w:color="auto"/>
        <w:bottom w:val="none" w:sz="0" w:space="0" w:color="auto"/>
        <w:right w:val="none" w:sz="0" w:space="0" w:color="auto"/>
      </w:divBdr>
    </w:div>
    <w:div w:id="455375704">
      <w:bodyDiv w:val="1"/>
      <w:marLeft w:val="0"/>
      <w:marRight w:val="0"/>
      <w:marTop w:val="0"/>
      <w:marBottom w:val="0"/>
      <w:divBdr>
        <w:top w:val="none" w:sz="0" w:space="0" w:color="auto"/>
        <w:left w:val="none" w:sz="0" w:space="0" w:color="auto"/>
        <w:bottom w:val="none" w:sz="0" w:space="0" w:color="auto"/>
        <w:right w:val="none" w:sz="0" w:space="0" w:color="auto"/>
      </w:divBdr>
      <w:divsChild>
        <w:div w:id="911157405">
          <w:marLeft w:val="547"/>
          <w:marRight w:val="0"/>
          <w:marTop w:val="154"/>
          <w:marBottom w:val="0"/>
          <w:divBdr>
            <w:top w:val="none" w:sz="0" w:space="0" w:color="auto"/>
            <w:left w:val="none" w:sz="0" w:space="0" w:color="auto"/>
            <w:bottom w:val="none" w:sz="0" w:space="0" w:color="auto"/>
            <w:right w:val="none" w:sz="0" w:space="0" w:color="auto"/>
          </w:divBdr>
        </w:div>
        <w:div w:id="915431772">
          <w:marLeft w:val="547"/>
          <w:marRight w:val="0"/>
          <w:marTop w:val="154"/>
          <w:marBottom w:val="0"/>
          <w:divBdr>
            <w:top w:val="none" w:sz="0" w:space="0" w:color="auto"/>
            <w:left w:val="none" w:sz="0" w:space="0" w:color="auto"/>
            <w:bottom w:val="none" w:sz="0" w:space="0" w:color="auto"/>
            <w:right w:val="none" w:sz="0" w:space="0" w:color="auto"/>
          </w:divBdr>
        </w:div>
        <w:div w:id="1219897233">
          <w:marLeft w:val="1166"/>
          <w:marRight w:val="0"/>
          <w:marTop w:val="134"/>
          <w:marBottom w:val="0"/>
          <w:divBdr>
            <w:top w:val="none" w:sz="0" w:space="0" w:color="auto"/>
            <w:left w:val="none" w:sz="0" w:space="0" w:color="auto"/>
            <w:bottom w:val="none" w:sz="0" w:space="0" w:color="auto"/>
            <w:right w:val="none" w:sz="0" w:space="0" w:color="auto"/>
          </w:divBdr>
        </w:div>
        <w:div w:id="1541363108">
          <w:marLeft w:val="1166"/>
          <w:marRight w:val="0"/>
          <w:marTop w:val="134"/>
          <w:marBottom w:val="0"/>
          <w:divBdr>
            <w:top w:val="none" w:sz="0" w:space="0" w:color="auto"/>
            <w:left w:val="none" w:sz="0" w:space="0" w:color="auto"/>
            <w:bottom w:val="none" w:sz="0" w:space="0" w:color="auto"/>
            <w:right w:val="none" w:sz="0" w:space="0" w:color="auto"/>
          </w:divBdr>
        </w:div>
      </w:divsChild>
    </w:div>
    <w:div w:id="455635893">
      <w:bodyDiv w:val="1"/>
      <w:marLeft w:val="0"/>
      <w:marRight w:val="0"/>
      <w:marTop w:val="0"/>
      <w:marBottom w:val="0"/>
      <w:divBdr>
        <w:top w:val="none" w:sz="0" w:space="0" w:color="auto"/>
        <w:left w:val="none" w:sz="0" w:space="0" w:color="auto"/>
        <w:bottom w:val="none" w:sz="0" w:space="0" w:color="auto"/>
        <w:right w:val="none" w:sz="0" w:space="0" w:color="auto"/>
      </w:divBdr>
    </w:div>
    <w:div w:id="455878999">
      <w:bodyDiv w:val="1"/>
      <w:marLeft w:val="0"/>
      <w:marRight w:val="0"/>
      <w:marTop w:val="0"/>
      <w:marBottom w:val="0"/>
      <w:divBdr>
        <w:top w:val="none" w:sz="0" w:space="0" w:color="auto"/>
        <w:left w:val="none" w:sz="0" w:space="0" w:color="auto"/>
        <w:bottom w:val="none" w:sz="0" w:space="0" w:color="auto"/>
        <w:right w:val="none" w:sz="0" w:space="0" w:color="auto"/>
      </w:divBdr>
    </w:div>
    <w:div w:id="456333671">
      <w:bodyDiv w:val="1"/>
      <w:marLeft w:val="0"/>
      <w:marRight w:val="0"/>
      <w:marTop w:val="0"/>
      <w:marBottom w:val="0"/>
      <w:divBdr>
        <w:top w:val="none" w:sz="0" w:space="0" w:color="auto"/>
        <w:left w:val="none" w:sz="0" w:space="0" w:color="auto"/>
        <w:bottom w:val="none" w:sz="0" w:space="0" w:color="auto"/>
        <w:right w:val="none" w:sz="0" w:space="0" w:color="auto"/>
      </w:divBdr>
    </w:div>
    <w:div w:id="456337818">
      <w:bodyDiv w:val="1"/>
      <w:marLeft w:val="0"/>
      <w:marRight w:val="0"/>
      <w:marTop w:val="0"/>
      <w:marBottom w:val="0"/>
      <w:divBdr>
        <w:top w:val="none" w:sz="0" w:space="0" w:color="auto"/>
        <w:left w:val="none" w:sz="0" w:space="0" w:color="auto"/>
        <w:bottom w:val="none" w:sz="0" w:space="0" w:color="auto"/>
        <w:right w:val="none" w:sz="0" w:space="0" w:color="auto"/>
      </w:divBdr>
    </w:div>
    <w:div w:id="456996588">
      <w:bodyDiv w:val="1"/>
      <w:marLeft w:val="0"/>
      <w:marRight w:val="0"/>
      <w:marTop w:val="0"/>
      <w:marBottom w:val="0"/>
      <w:divBdr>
        <w:top w:val="none" w:sz="0" w:space="0" w:color="auto"/>
        <w:left w:val="none" w:sz="0" w:space="0" w:color="auto"/>
        <w:bottom w:val="none" w:sz="0" w:space="0" w:color="auto"/>
        <w:right w:val="none" w:sz="0" w:space="0" w:color="auto"/>
      </w:divBdr>
    </w:div>
    <w:div w:id="458687841">
      <w:bodyDiv w:val="1"/>
      <w:marLeft w:val="0"/>
      <w:marRight w:val="0"/>
      <w:marTop w:val="0"/>
      <w:marBottom w:val="0"/>
      <w:divBdr>
        <w:top w:val="none" w:sz="0" w:space="0" w:color="auto"/>
        <w:left w:val="none" w:sz="0" w:space="0" w:color="auto"/>
        <w:bottom w:val="none" w:sz="0" w:space="0" w:color="auto"/>
        <w:right w:val="none" w:sz="0" w:space="0" w:color="auto"/>
      </w:divBdr>
    </w:div>
    <w:div w:id="459299093">
      <w:bodyDiv w:val="1"/>
      <w:marLeft w:val="0"/>
      <w:marRight w:val="0"/>
      <w:marTop w:val="0"/>
      <w:marBottom w:val="0"/>
      <w:divBdr>
        <w:top w:val="none" w:sz="0" w:space="0" w:color="auto"/>
        <w:left w:val="none" w:sz="0" w:space="0" w:color="auto"/>
        <w:bottom w:val="none" w:sz="0" w:space="0" w:color="auto"/>
        <w:right w:val="none" w:sz="0" w:space="0" w:color="auto"/>
      </w:divBdr>
      <w:divsChild>
        <w:div w:id="1004208756">
          <w:marLeft w:val="1166"/>
          <w:marRight w:val="0"/>
          <w:marTop w:val="134"/>
          <w:marBottom w:val="0"/>
          <w:divBdr>
            <w:top w:val="none" w:sz="0" w:space="0" w:color="auto"/>
            <w:left w:val="none" w:sz="0" w:space="0" w:color="auto"/>
            <w:bottom w:val="none" w:sz="0" w:space="0" w:color="auto"/>
            <w:right w:val="none" w:sz="0" w:space="0" w:color="auto"/>
          </w:divBdr>
        </w:div>
        <w:div w:id="1788965555">
          <w:marLeft w:val="547"/>
          <w:marRight w:val="0"/>
          <w:marTop w:val="154"/>
          <w:marBottom w:val="0"/>
          <w:divBdr>
            <w:top w:val="none" w:sz="0" w:space="0" w:color="auto"/>
            <w:left w:val="none" w:sz="0" w:space="0" w:color="auto"/>
            <w:bottom w:val="none" w:sz="0" w:space="0" w:color="auto"/>
            <w:right w:val="none" w:sz="0" w:space="0" w:color="auto"/>
          </w:divBdr>
        </w:div>
      </w:divsChild>
    </w:div>
    <w:div w:id="459417552">
      <w:bodyDiv w:val="1"/>
      <w:marLeft w:val="0"/>
      <w:marRight w:val="0"/>
      <w:marTop w:val="0"/>
      <w:marBottom w:val="0"/>
      <w:divBdr>
        <w:top w:val="none" w:sz="0" w:space="0" w:color="auto"/>
        <w:left w:val="none" w:sz="0" w:space="0" w:color="auto"/>
        <w:bottom w:val="none" w:sz="0" w:space="0" w:color="auto"/>
        <w:right w:val="none" w:sz="0" w:space="0" w:color="auto"/>
      </w:divBdr>
      <w:divsChild>
        <w:div w:id="662585964">
          <w:marLeft w:val="1166"/>
          <w:marRight w:val="0"/>
          <w:marTop w:val="134"/>
          <w:marBottom w:val="0"/>
          <w:divBdr>
            <w:top w:val="none" w:sz="0" w:space="0" w:color="auto"/>
            <w:left w:val="none" w:sz="0" w:space="0" w:color="auto"/>
            <w:bottom w:val="none" w:sz="0" w:space="0" w:color="auto"/>
            <w:right w:val="none" w:sz="0" w:space="0" w:color="auto"/>
          </w:divBdr>
        </w:div>
        <w:div w:id="991373518">
          <w:marLeft w:val="547"/>
          <w:marRight w:val="0"/>
          <w:marTop w:val="154"/>
          <w:marBottom w:val="0"/>
          <w:divBdr>
            <w:top w:val="none" w:sz="0" w:space="0" w:color="auto"/>
            <w:left w:val="none" w:sz="0" w:space="0" w:color="auto"/>
            <w:bottom w:val="none" w:sz="0" w:space="0" w:color="auto"/>
            <w:right w:val="none" w:sz="0" w:space="0" w:color="auto"/>
          </w:divBdr>
        </w:div>
        <w:div w:id="1008369130">
          <w:marLeft w:val="547"/>
          <w:marRight w:val="0"/>
          <w:marTop w:val="154"/>
          <w:marBottom w:val="0"/>
          <w:divBdr>
            <w:top w:val="none" w:sz="0" w:space="0" w:color="auto"/>
            <w:left w:val="none" w:sz="0" w:space="0" w:color="auto"/>
            <w:bottom w:val="none" w:sz="0" w:space="0" w:color="auto"/>
            <w:right w:val="none" w:sz="0" w:space="0" w:color="auto"/>
          </w:divBdr>
        </w:div>
        <w:div w:id="1413771186">
          <w:marLeft w:val="1166"/>
          <w:marRight w:val="0"/>
          <w:marTop w:val="134"/>
          <w:marBottom w:val="0"/>
          <w:divBdr>
            <w:top w:val="none" w:sz="0" w:space="0" w:color="auto"/>
            <w:left w:val="none" w:sz="0" w:space="0" w:color="auto"/>
            <w:bottom w:val="none" w:sz="0" w:space="0" w:color="auto"/>
            <w:right w:val="none" w:sz="0" w:space="0" w:color="auto"/>
          </w:divBdr>
        </w:div>
      </w:divsChild>
    </w:div>
    <w:div w:id="460653579">
      <w:bodyDiv w:val="1"/>
      <w:marLeft w:val="0"/>
      <w:marRight w:val="0"/>
      <w:marTop w:val="0"/>
      <w:marBottom w:val="0"/>
      <w:divBdr>
        <w:top w:val="none" w:sz="0" w:space="0" w:color="auto"/>
        <w:left w:val="none" w:sz="0" w:space="0" w:color="auto"/>
        <w:bottom w:val="none" w:sz="0" w:space="0" w:color="auto"/>
        <w:right w:val="none" w:sz="0" w:space="0" w:color="auto"/>
      </w:divBdr>
    </w:div>
    <w:div w:id="460850679">
      <w:bodyDiv w:val="1"/>
      <w:marLeft w:val="0"/>
      <w:marRight w:val="0"/>
      <w:marTop w:val="0"/>
      <w:marBottom w:val="0"/>
      <w:divBdr>
        <w:top w:val="none" w:sz="0" w:space="0" w:color="auto"/>
        <w:left w:val="none" w:sz="0" w:space="0" w:color="auto"/>
        <w:bottom w:val="none" w:sz="0" w:space="0" w:color="auto"/>
        <w:right w:val="none" w:sz="0" w:space="0" w:color="auto"/>
      </w:divBdr>
      <w:divsChild>
        <w:div w:id="435491842">
          <w:marLeft w:val="547"/>
          <w:marRight w:val="0"/>
          <w:marTop w:val="96"/>
          <w:marBottom w:val="0"/>
          <w:divBdr>
            <w:top w:val="none" w:sz="0" w:space="0" w:color="auto"/>
            <w:left w:val="none" w:sz="0" w:space="0" w:color="auto"/>
            <w:bottom w:val="none" w:sz="0" w:space="0" w:color="auto"/>
            <w:right w:val="none" w:sz="0" w:space="0" w:color="auto"/>
          </w:divBdr>
        </w:div>
        <w:div w:id="536160989">
          <w:marLeft w:val="1166"/>
          <w:marRight w:val="0"/>
          <w:marTop w:val="86"/>
          <w:marBottom w:val="0"/>
          <w:divBdr>
            <w:top w:val="none" w:sz="0" w:space="0" w:color="auto"/>
            <w:left w:val="none" w:sz="0" w:space="0" w:color="auto"/>
            <w:bottom w:val="none" w:sz="0" w:space="0" w:color="auto"/>
            <w:right w:val="none" w:sz="0" w:space="0" w:color="auto"/>
          </w:divBdr>
        </w:div>
        <w:div w:id="1627541023">
          <w:marLeft w:val="547"/>
          <w:marRight w:val="0"/>
          <w:marTop w:val="106"/>
          <w:marBottom w:val="0"/>
          <w:divBdr>
            <w:top w:val="none" w:sz="0" w:space="0" w:color="auto"/>
            <w:left w:val="none" w:sz="0" w:space="0" w:color="auto"/>
            <w:bottom w:val="none" w:sz="0" w:space="0" w:color="auto"/>
            <w:right w:val="none" w:sz="0" w:space="0" w:color="auto"/>
          </w:divBdr>
        </w:div>
        <w:div w:id="1824812449">
          <w:marLeft w:val="547"/>
          <w:marRight w:val="0"/>
          <w:marTop w:val="106"/>
          <w:marBottom w:val="0"/>
          <w:divBdr>
            <w:top w:val="none" w:sz="0" w:space="0" w:color="auto"/>
            <w:left w:val="none" w:sz="0" w:space="0" w:color="auto"/>
            <w:bottom w:val="none" w:sz="0" w:space="0" w:color="auto"/>
            <w:right w:val="none" w:sz="0" w:space="0" w:color="auto"/>
          </w:divBdr>
        </w:div>
        <w:div w:id="1976905164">
          <w:marLeft w:val="1166"/>
          <w:marRight w:val="0"/>
          <w:marTop w:val="86"/>
          <w:marBottom w:val="0"/>
          <w:divBdr>
            <w:top w:val="none" w:sz="0" w:space="0" w:color="auto"/>
            <w:left w:val="none" w:sz="0" w:space="0" w:color="auto"/>
            <w:bottom w:val="none" w:sz="0" w:space="0" w:color="auto"/>
            <w:right w:val="none" w:sz="0" w:space="0" w:color="auto"/>
          </w:divBdr>
        </w:div>
      </w:divsChild>
    </w:div>
    <w:div w:id="462115926">
      <w:bodyDiv w:val="1"/>
      <w:marLeft w:val="0"/>
      <w:marRight w:val="0"/>
      <w:marTop w:val="0"/>
      <w:marBottom w:val="0"/>
      <w:divBdr>
        <w:top w:val="none" w:sz="0" w:space="0" w:color="auto"/>
        <w:left w:val="none" w:sz="0" w:space="0" w:color="auto"/>
        <w:bottom w:val="none" w:sz="0" w:space="0" w:color="auto"/>
        <w:right w:val="none" w:sz="0" w:space="0" w:color="auto"/>
      </w:divBdr>
      <w:divsChild>
        <w:div w:id="3678521">
          <w:marLeft w:val="1800"/>
          <w:marRight w:val="0"/>
          <w:marTop w:val="115"/>
          <w:marBottom w:val="0"/>
          <w:divBdr>
            <w:top w:val="none" w:sz="0" w:space="0" w:color="auto"/>
            <w:left w:val="none" w:sz="0" w:space="0" w:color="auto"/>
            <w:bottom w:val="none" w:sz="0" w:space="0" w:color="auto"/>
            <w:right w:val="none" w:sz="0" w:space="0" w:color="auto"/>
          </w:divBdr>
        </w:div>
        <w:div w:id="535235691">
          <w:marLeft w:val="547"/>
          <w:marRight w:val="0"/>
          <w:marTop w:val="134"/>
          <w:marBottom w:val="0"/>
          <w:divBdr>
            <w:top w:val="none" w:sz="0" w:space="0" w:color="auto"/>
            <w:left w:val="none" w:sz="0" w:space="0" w:color="auto"/>
            <w:bottom w:val="none" w:sz="0" w:space="0" w:color="auto"/>
            <w:right w:val="none" w:sz="0" w:space="0" w:color="auto"/>
          </w:divBdr>
        </w:div>
        <w:div w:id="618952486">
          <w:marLeft w:val="547"/>
          <w:marRight w:val="0"/>
          <w:marTop w:val="134"/>
          <w:marBottom w:val="0"/>
          <w:divBdr>
            <w:top w:val="none" w:sz="0" w:space="0" w:color="auto"/>
            <w:left w:val="none" w:sz="0" w:space="0" w:color="auto"/>
            <w:bottom w:val="none" w:sz="0" w:space="0" w:color="auto"/>
            <w:right w:val="none" w:sz="0" w:space="0" w:color="auto"/>
          </w:divBdr>
        </w:div>
        <w:div w:id="818695473">
          <w:marLeft w:val="1800"/>
          <w:marRight w:val="0"/>
          <w:marTop w:val="115"/>
          <w:marBottom w:val="0"/>
          <w:divBdr>
            <w:top w:val="none" w:sz="0" w:space="0" w:color="auto"/>
            <w:left w:val="none" w:sz="0" w:space="0" w:color="auto"/>
            <w:bottom w:val="none" w:sz="0" w:space="0" w:color="auto"/>
            <w:right w:val="none" w:sz="0" w:space="0" w:color="auto"/>
          </w:divBdr>
        </w:div>
        <w:div w:id="830027363">
          <w:marLeft w:val="1800"/>
          <w:marRight w:val="0"/>
          <w:marTop w:val="115"/>
          <w:marBottom w:val="0"/>
          <w:divBdr>
            <w:top w:val="none" w:sz="0" w:space="0" w:color="auto"/>
            <w:left w:val="none" w:sz="0" w:space="0" w:color="auto"/>
            <w:bottom w:val="none" w:sz="0" w:space="0" w:color="auto"/>
            <w:right w:val="none" w:sz="0" w:space="0" w:color="auto"/>
          </w:divBdr>
        </w:div>
        <w:div w:id="923955300">
          <w:marLeft w:val="1166"/>
          <w:marRight w:val="0"/>
          <w:marTop w:val="115"/>
          <w:marBottom w:val="0"/>
          <w:divBdr>
            <w:top w:val="none" w:sz="0" w:space="0" w:color="auto"/>
            <w:left w:val="none" w:sz="0" w:space="0" w:color="auto"/>
            <w:bottom w:val="none" w:sz="0" w:space="0" w:color="auto"/>
            <w:right w:val="none" w:sz="0" w:space="0" w:color="auto"/>
          </w:divBdr>
        </w:div>
        <w:div w:id="1680614761">
          <w:marLeft w:val="1800"/>
          <w:marRight w:val="0"/>
          <w:marTop w:val="115"/>
          <w:marBottom w:val="0"/>
          <w:divBdr>
            <w:top w:val="none" w:sz="0" w:space="0" w:color="auto"/>
            <w:left w:val="none" w:sz="0" w:space="0" w:color="auto"/>
            <w:bottom w:val="none" w:sz="0" w:space="0" w:color="auto"/>
            <w:right w:val="none" w:sz="0" w:space="0" w:color="auto"/>
          </w:divBdr>
        </w:div>
        <w:div w:id="2028826395">
          <w:marLeft w:val="1800"/>
          <w:marRight w:val="0"/>
          <w:marTop w:val="115"/>
          <w:marBottom w:val="0"/>
          <w:divBdr>
            <w:top w:val="none" w:sz="0" w:space="0" w:color="auto"/>
            <w:left w:val="none" w:sz="0" w:space="0" w:color="auto"/>
            <w:bottom w:val="none" w:sz="0" w:space="0" w:color="auto"/>
            <w:right w:val="none" w:sz="0" w:space="0" w:color="auto"/>
          </w:divBdr>
        </w:div>
      </w:divsChild>
    </w:div>
    <w:div w:id="462769813">
      <w:bodyDiv w:val="1"/>
      <w:marLeft w:val="0"/>
      <w:marRight w:val="0"/>
      <w:marTop w:val="0"/>
      <w:marBottom w:val="0"/>
      <w:divBdr>
        <w:top w:val="none" w:sz="0" w:space="0" w:color="auto"/>
        <w:left w:val="none" w:sz="0" w:space="0" w:color="auto"/>
        <w:bottom w:val="none" w:sz="0" w:space="0" w:color="auto"/>
        <w:right w:val="none" w:sz="0" w:space="0" w:color="auto"/>
      </w:divBdr>
    </w:div>
    <w:div w:id="463428423">
      <w:bodyDiv w:val="1"/>
      <w:marLeft w:val="0"/>
      <w:marRight w:val="0"/>
      <w:marTop w:val="0"/>
      <w:marBottom w:val="0"/>
      <w:divBdr>
        <w:top w:val="none" w:sz="0" w:space="0" w:color="auto"/>
        <w:left w:val="none" w:sz="0" w:space="0" w:color="auto"/>
        <w:bottom w:val="none" w:sz="0" w:space="0" w:color="auto"/>
        <w:right w:val="none" w:sz="0" w:space="0" w:color="auto"/>
      </w:divBdr>
      <w:divsChild>
        <w:div w:id="24407021">
          <w:marLeft w:val="1800"/>
          <w:marRight w:val="0"/>
          <w:marTop w:val="106"/>
          <w:marBottom w:val="0"/>
          <w:divBdr>
            <w:top w:val="none" w:sz="0" w:space="0" w:color="auto"/>
            <w:left w:val="none" w:sz="0" w:space="0" w:color="auto"/>
            <w:bottom w:val="none" w:sz="0" w:space="0" w:color="auto"/>
            <w:right w:val="none" w:sz="0" w:space="0" w:color="auto"/>
          </w:divBdr>
        </w:div>
        <w:div w:id="240531095">
          <w:marLeft w:val="1166"/>
          <w:marRight w:val="0"/>
          <w:marTop w:val="125"/>
          <w:marBottom w:val="0"/>
          <w:divBdr>
            <w:top w:val="none" w:sz="0" w:space="0" w:color="auto"/>
            <w:left w:val="none" w:sz="0" w:space="0" w:color="auto"/>
            <w:bottom w:val="none" w:sz="0" w:space="0" w:color="auto"/>
            <w:right w:val="none" w:sz="0" w:space="0" w:color="auto"/>
          </w:divBdr>
        </w:div>
        <w:div w:id="472137813">
          <w:marLeft w:val="1166"/>
          <w:marRight w:val="0"/>
          <w:marTop w:val="125"/>
          <w:marBottom w:val="0"/>
          <w:divBdr>
            <w:top w:val="none" w:sz="0" w:space="0" w:color="auto"/>
            <w:left w:val="none" w:sz="0" w:space="0" w:color="auto"/>
            <w:bottom w:val="none" w:sz="0" w:space="0" w:color="auto"/>
            <w:right w:val="none" w:sz="0" w:space="0" w:color="auto"/>
          </w:divBdr>
        </w:div>
        <w:div w:id="1654220277">
          <w:marLeft w:val="547"/>
          <w:marRight w:val="0"/>
          <w:marTop w:val="144"/>
          <w:marBottom w:val="0"/>
          <w:divBdr>
            <w:top w:val="none" w:sz="0" w:space="0" w:color="auto"/>
            <w:left w:val="none" w:sz="0" w:space="0" w:color="auto"/>
            <w:bottom w:val="none" w:sz="0" w:space="0" w:color="auto"/>
            <w:right w:val="none" w:sz="0" w:space="0" w:color="auto"/>
          </w:divBdr>
        </w:div>
      </w:divsChild>
    </w:div>
    <w:div w:id="463816390">
      <w:bodyDiv w:val="1"/>
      <w:marLeft w:val="0"/>
      <w:marRight w:val="0"/>
      <w:marTop w:val="0"/>
      <w:marBottom w:val="0"/>
      <w:divBdr>
        <w:top w:val="none" w:sz="0" w:space="0" w:color="auto"/>
        <w:left w:val="none" w:sz="0" w:space="0" w:color="auto"/>
        <w:bottom w:val="none" w:sz="0" w:space="0" w:color="auto"/>
        <w:right w:val="none" w:sz="0" w:space="0" w:color="auto"/>
      </w:divBdr>
    </w:div>
    <w:div w:id="464354026">
      <w:bodyDiv w:val="1"/>
      <w:marLeft w:val="0"/>
      <w:marRight w:val="0"/>
      <w:marTop w:val="0"/>
      <w:marBottom w:val="0"/>
      <w:divBdr>
        <w:top w:val="none" w:sz="0" w:space="0" w:color="auto"/>
        <w:left w:val="none" w:sz="0" w:space="0" w:color="auto"/>
        <w:bottom w:val="none" w:sz="0" w:space="0" w:color="auto"/>
        <w:right w:val="none" w:sz="0" w:space="0" w:color="auto"/>
      </w:divBdr>
    </w:div>
    <w:div w:id="464398409">
      <w:bodyDiv w:val="1"/>
      <w:marLeft w:val="0"/>
      <w:marRight w:val="0"/>
      <w:marTop w:val="0"/>
      <w:marBottom w:val="0"/>
      <w:divBdr>
        <w:top w:val="none" w:sz="0" w:space="0" w:color="auto"/>
        <w:left w:val="none" w:sz="0" w:space="0" w:color="auto"/>
        <w:bottom w:val="none" w:sz="0" w:space="0" w:color="auto"/>
        <w:right w:val="none" w:sz="0" w:space="0" w:color="auto"/>
      </w:divBdr>
      <w:divsChild>
        <w:div w:id="169833603">
          <w:marLeft w:val="1800"/>
          <w:marRight w:val="0"/>
          <w:marTop w:val="67"/>
          <w:marBottom w:val="0"/>
          <w:divBdr>
            <w:top w:val="none" w:sz="0" w:space="0" w:color="auto"/>
            <w:left w:val="none" w:sz="0" w:space="0" w:color="auto"/>
            <w:bottom w:val="none" w:sz="0" w:space="0" w:color="auto"/>
            <w:right w:val="none" w:sz="0" w:space="0" w:color="auto"/>
          </w:divBdr>
        </w:div>
        <w:div w:id="232549489">
          <w:marLeft w:val="1166"/>
          <w:marRight w:val="0"/>
          <w:marTop w:val="67"/>
          <w:marBottom w:val="0"/>
          <w:divBdr>
            <w:top w:val="none" w:sz="0" w:space="0" w:color="auto"/>
            <w:left w:val="none" w:sz="0" w:space="0" w:color="auto"/>
            <w:bottom w:val="none" w:sz="0" w:space="0" w:color="auto"/>
            <w:right w:val="none" w:sz="0" w:space="0" w:color="auto"/>
          </w:divBdr>
        </w:div>
        <w:div w:id="263459094">
          <w:marLeft w:val="1166"/>
          <w:marRight w:val="0"/>
          <w:marTop w:val="67"/>
          <w:marBottom w:val="0"/>
          <w:divBdr>
            <w:top w:val="none" w:sz="0" w:space="0" w:color="auto"/>
            <w:left w:val="none" w:sz="0" w:space="0" w:color="auto"/>
            <w:bottom w:val="none" w:sz="0" w:space="0" w:color="auto"/>
            <w:right w:val="none" w:sz="0" w:space="0" w:color="auto"/>
          </w:divBdr>
        </w:div>
        <w:div w:id="790628902">
          <w:marLeft w:val="1800"/>
          <w:marRight w:val="0"/>
          <w:marTop w:val="58"/>
          <w:marBottom w:val="0"/>
          <w:divBdr>
            <w:top w:val="none" w:sz="0" w:space="0" w:color="auto"/>
            <w:left w:val="none" w:sz="0" w:space="0" w:color="auto"/>
            <w:bottom w:val="none" w:sz="0" w:space="0" w:color="auto"/>
            <w:right w:val="none" w:sz="0" w:space="0" w:color="auto"/>
          </w:divBdr>
        </w:div>
        <w:div w:id="806240658">
          <w:marLeft w:val="1166"/>
          <w:marRight w:val="0"/>
          <w:marTop w:val="67"/>
          <w:marBottom w:val="0"/>
          <w:divBdr>
            <w:top w:val="none" w:sz="0" w:space="0" w:color="auto"/>
            <w:left w:val="none" w:sz="0" w:space="0" w:color="auto"/>
            <w:bottom w:val="none" w:sz="0" w:space="0" w:color="auto"/>
            <w:right w:val="none" w:sz="0" w:space="0" w:color="auto"/>
          </w:divBdr>
        </w:div>
        <w:div w:id="858158729">
          <w:marLeft w:val="547"/>
          <w:marRight w:val="0"/>
          <w:marTop w:val="86"/>
          <w:marBottom w:val="0"/>
          <w:divBdr>
            <w:top w:val="none" w:sz="0" w:space="0" w:color="auto"/>
            <w:left w:val="none" w:sz="0" w:space="0" w:color="auto"/>
            <w:bottom w:val="none" w:sz="0" w:space="0" w:color="auto"/>
            <w:right w:val="none" w:sz="0" w:space="0" w:color="auto"/>
          </w:divBdr>
        </w:div>
        <w:div w:id="908030934">
          <w:marLeft w:val="1800"/>
          <w:marRight w:val="0"/>
          <w:marTop w:val="67"/>
          <w:marBottom w:val="0"/>
          <w:divBdr>
            <w:top w:val="none" w:sz="0" w:space="0" w:color="auto"/>
            <w:left w:val="none" w:sz="0" w:space="0" w:color="auto"/>
            <w:bottom w:val="none" w:sz="0" w:space="0" w:color="auto"/>
            <w:right w:val="none" w:sz="0" w:space="0" w:color="auto"/>
          </w:divBdr>
        </w:div>
        <w:div w:id="949970797">
          <w:marLeft w:val="1800"/>
          <w:marRight w:val="0"/>
          <w:marTop w:val="58"/>
          <w:marBottom w:val="0"/>
          <w:divBdr>
            <w:top w:val="none" w:sz="0" w:space="0" w:color="auto"/>
            <w:left w:val="none" w:sz="0" w:space="0" w:color="auto"/>
            <w:bottom w:val="none" w:sz="0" w:space="0" w:color="auto"/>
            <w:right w:val="none" w:sz="0" w:space="0" w:color="auto"/>
          </w:divBdr>
        </w:div>
        <w:div w:id="982781640">
          <w:marLeft w:val="1166"/>
          <w:marRight w:val="0"/>
          <w:marTop w:val="67"/>
          <w:marBottom w:val="0"/>
          <w:divBdr>
            <w:top w:val="none" w:sz="0" w:space="0" w:color="auto"/>
            <w:left w:val="none" w:sz="0" w:space="0" w:color="auto"/>
            <w:bottom w:val="none" w:sz="0" w:space="0" w:color="auto"/>
            <w:right w:val="none" w:sz="0" w:space="0" w:color="auto"/>
          </w:divBdr>
        </w:div>
        <w:div w:id="1013068849">
          <w:marLeft w:val="1166"/>
          <w:marRight w:val="0"/>
          <w:marTop w:val="67"/>
          <w:marBottom w:val="0"/>
          <w:divBdr>
            <w:top w:val="none" w:sz="0" w:space="0" w:color="auto"/>
            <w:left w:val="none" w:sz="0" w:space="0" w:color="auto"/>
            <w:bottom w:val="none" w:sz="0" w:space="0" w:color="auto"/>
            <w:right w:val="none" w:sz="0" w:space="0" w:color="auto"/>
          </w:divBdr>
        </w:div>
        <w:div w:id="1328098936">
          <w:marLeft w:val="1166"/>
          <w:marRight w:val="0"/>
          <w:marTop w:val="67"/>
          <w:marBottom w:val="0"/>
          <w:divBdr>
            <w:top w:val="none" w:sz="0" w:space="0" w:color="auto"/>
            <w:left w:val="none" w:sz="0" w:space="0" w:color="auto"/>
            <w:bottom w:val="none" w:sz="0" w:space="0" w:color="auto"/>
            <w:right w:val="none" w:sz="0" w:space="0" w:color="auto"/>
          </w:divBdr>
        </w:div>
        <w:div w:id="1428309333">
          <w:marLeft w:val="1800"/>
          <w:marRight w:val="0"/>
          <w:marTop w:val="67"/>
          <w:marBottom w:val="0"/>
          <w:divBdr>
            <w:top w:val="none" w:sz="0" w:space="0" w:color="auto"/>
            <w:left w:val="none" w:sz="0" w:space="0" w:color="auto"/>
            <w:bottom w:val="none" w:sz="0" w:space="0" w:color="auto"/>
            <w:right w:val="none" w:sz="0" w:space="0" w:color="auto"/>
          </w:divBdr>
        </w:div>
        <w:div w:id="1480078704">
          <w:marLeft w:val="1166"/>
          <w:marRight w:val="0"/>
          <w:marTop w:val="67"/>
          <w:marBottom w:val="0"/>
          <w:divBdr>
            <w:top w:val="none" w:sz="0" w:space="0" w:color="auto"/>
            <w:left w:val="none" w:sz="0" w:space="0" w:color="auto"/>
            <w:bottom w:val="none" w:sz="0" w:space="0" w:color="auto"/>
            <w:right w:val="none" w:sz="0" w:space="0" w:color="auto"/>
          </w:divBdr>
        </w:div>
        <w:div w:id="1629319864">
          <w:marLeft w:val="547"/>
          <w:marRight w:val="0"/>
          <w:marTop w:val="86"/>
          <w:marBottom w:val="0"/>
          <w:divBdr>
            <w:top w:val="none" w:sz="0" w:space="0" w:color="auto"/>
            <w:left w:val="none" w:sz="0" w:space="0" w:color="auto"/>
            <w:bottom w:val="none" w:sz="0" w:space="0" w:color="auto"/>
            <w:right w:val="none" w:sz="0" w:space="0" w:color="auto"/>
          </w:divBdr>
        </w:div>
        <w:div w:id="1659307014">
          <w:marLeft w:val="1800"/>
          <w:marRight w:val="0"/>
          <w:marTop w:val="67"/>
          <w:marBottom w:val="0"/>
          <w:divBdr>
            <w:top w:val="none" w:sz="0" w:space="0" w:color="auto"/>
            <w:left w:val="none" w:sz="0" w:space="0" w:color="auto"/>
            <w:bottom w:val="none" w:sz="0" w:space="0" w:color="auto"/>
            <w:right w:val="none" w:sz="0" w:space="0" w:color="auto"/>
          </w:divBdr>
        </w:div>
        <w:div w:id="1726563843">
          <w:marLeft w:val="1800"/>
          <w:marRight w:val="0"/>
          <w:marTop w:val="67"/>
          <w:marBottom w:val="0"/>
          <w:divBdr>
            <w:top w:val="none" w:sz="0" w:space="0" w:color="auto"/>
            <w:left w:val="none" w:sz="0" w:space="0" w:color="auto"/>
            <w:bottom w:val="none" w:sz="0" w:space="0" w:color="auto"/>
            <w:right w:val="none" w:sz="0" w:space="0" w:color="auto"/>
          </w:divBdr>
        </w:div>
        <w:div w:id="2080050501">
          <w:marLeft w:val="1800"/>
          <w:marRight w:val="0"/>
          <w:marTop w:val="58"/>
          <w:marBottom w:val="0"/>
          <w:divBdr>
            <w:top w:val="none" w:sz="0" w:space="0" w:color="auto"/>
            <w:left w:val="none" w:sz="0" w:space="0" w:color="auto"/>
            <w:bottom w:val="none" w:sz="0" w:space="0" w:color="auto"/>
            <w:right w:val="none" w:sz="0" w:space="0" w:color="auto"/>
          </w:divBdr>
        </w:div>
      </w:divsChild>
    </w:div>
    <w:div w:id="465052436">
      <w:bodyDiv w:val="1"/>
      <w:marLeft w:val="0"/>
      <w:marRight w:val="0"/>
      <w:marTop w:val="0"/>
      <w:marBottom w:val="0"/>
      <w:divBdr>
        <w:top w:val="none" w:sz="0" w:space="0" w:color="auto"/>
        <w:left w:val="none" w:sz="0" w:space="0" w:color="auto"/>
        <w:bottom w:val="none" w:sz="0" w:space="0" w:color="auto"/>
        <w:right w:val="none" w:sz="0" w:space="0" w:color="auto"/>
      </w:divBdr>
    </w:div>
    <w:div w:id="466240840">
      <w:bodyDiv w:val="1"/>
      <w:marLeft w:val="0"/>
      <w:marRight w:val="0"/>
      <w:marTop w:val="0"/>
      <w:marBottom w:val="0"/>
      <w:divBdr>
        <w:top w:val="none" w:sz="0" w:space="0" w:color="auto"/>
        <w:left w:val="none" w:sz="0" w:space="0" w:color="auto"/>
        <w:bottom w:val="none" w:sz="0" w:space="0" w:color="auto"/>
        <w:right w:val="none" w:sz="0" w:space="0" w:color="auto"/>
      </w:divBdr>
    </w:div>
    <w:div w:id="467091282">
      <w:bodyDiv w:val="1"/>
      <w:marLeft w:val="0"/>
      <w:marRight w:val="0"/>
      <w:marTop w:val="0"/>
      <w:marBottom w:val="0"/>
      <w:divBdr>
        <w:top w:val="none" w:sz="0" w:space="0" w:color="auto"/>
        <w:left w:val="none" w:sz="0" w:space="0" w:color="auto"/>
        <w:bottom w:val="none" w:sz="0" w:space="0" w:color="auto"/>
        <w:right w:val="none" w:sz="0" w:space="0" w:color="auto"/>
      </w:divBdr>
      <w:divsChild>
        <w:div w:id="1468426114">
          <w:marLeft w:val="547"/>
          <w:marRight w:val="0"/>
          <w:marTop w:val="154"/>
          <w:marBottom w:val="0"/>
          <w:divBdr>
            <w:top w:val="none" w:sz="0" w:space="0" w:color="auto"/>
            <w:left w:val="none" w:sz="0" w:space="0" w:color="auto"/>
            <w:bottom w:val="none" w:sz="0" w:space="0" w:color="auto"/>
            <w:right w:val="none" w:sz="0" w:space="0" w:color="auto"/>
          </w:divBdr>
        </w:div>
      </w:divsChild>
    </w:div>
    <w:div w:id="469636271">
      <w:bodyDiv w:val="1"/>
      <w:marLeft w:val="0"/>
      <w:marRight w:val="0"/>
      <w:marTop w:val="0"/>
      <w:marBottom w:val="0"/>
      <w:divBdr>
        <w:top w:val="none" w:sz="0" w:space="0" w:color="auto"/>
        <w:left w:val="none" w:sz="0" w:space="0" w:color="auto"/>
        <w:bottom w:val="none" w:sz="0" w:space="0" w:color="auto"/>
        <w:right w:val="none" w:sz="0" w:space="0" w:color="auto"/>
      </w:divBdr>
    </w:div>
    <w:div w:id="470754305">
      <w:bodyDiv w:val="1"/>
      <w:marLeft w:val="0"/>
      <w:marRight w:val="0"/>
      <w:marTop w:val="0"/>
      <w:marBottom w:val="0"/>
      <w:divBdr>
        <w:top w:val="none" w:sz="0" w:space="0" w:color="auto"/>
        <w:left w:val="none" w:sz="0" w:space="0" w:color="auto"/>
        <w:bottom w:val="none" w:sz="0" w:space="0" w:color="auto"/>
        <w:right w:val="none" w:sz="0" w:space="0" w:color="auto"/>
      </w:divBdr>
    </w:div>
    <w:div w:id="471949491">
      <w:bodyDiv w:val="1"/>
      <w:marLeft w:val="0"/>
      <w:marRight w:val="0"/>
      <w:marTop w:val="0"/>
      <w:marBottom w:val="0"/>
      <w:divBdr>
        <w:top w:val="none" w:sz="0" w:space="0" w:color="auto"/>
        <w:left w:val="none" w:sz="0" w:space="0" w:color="auto"/>
        <w:bottom w:val="none" w:sz="0" w:space="0" w:color="auto"/>
        <w:right w:val="none" w:sz="0" w:space="0" w:color="auto"/>
      </w:divBdr>
    </w:div>
    <w:div w:id="472063327">
      <w:bodyDiv w:val="1"/>
      <w:marLeft w:val="0"/>
      <w:marRight w:val="0"/>
      <w:marTop w:val="0"/>
      <w:marBottom w:val="0"/>
      <w:divBdr>
        <w:top w:val="none" w:sz="0" w:space="0" w:color="auto"/>
        <w:left w:val="none" w:sz="0" w:space="0" w:color="auto"/>
        <w:bottom w:val="none" w:sz="0" w:space="0" w:color="auto"/>
        <w:right w:val="none" w:sz="0" w:space="0" w:color="auto"/>
      </w:divBdr>
      <w:divsChild>
        <w:div w:id="140316307">
          <w:marLeft w:val="547"/>
          <w:marRight w:val="0"/>
          <w:marTop w:val="115"/>
          <w:marBottom w:val="0"/>
          <w:divBdr>
            <w:top w:val="none" w:sz="0" w:space="0" w:color="auto"/>
            <w:left w:val="none" w:sz="0" w:space="0" w:color="auto"/>
            <w:bottom w:val="none" w:sz="0" w:space="0" w:color="auto"/>
            <w:right w:val="none" w:sz="0" w:space="0" w:color="auto"/>
          </w:divBdr>
        </w:div>
        <w:div w:id="528640258">
          <w:marLeft w:val="547"/>
          <w:marRight w:val="0"/>
          <w:marTop w:val="115"/>
          <w:marBottom w:val="0"/>
          <w:divBdr>
            <w:top w:val="none" w:sz="0" w:space="0" w:color="auto"/>
            <w:left w:val="none" w:sz="0" w:space="0" w:color="auto"/>
            <w:bottom w:val="none" w:sz="0" w:space="0" w:color="auto"/>
            <w:right w:val="none" w:sz="0" w:space="0" w:color="auto"/>
          </w:divBdr>
        </w:div>
        <w:div w:id="1011570618">
          <w:marLeft w:val="1166"/>
          <w:marRight w:val="0"/>
          <w:marTop w:val="96"/>
          <w:marBottom w:val="0"/>
          <w:divBdr>
            <w:top w:val="none" w:sz="0" w:space="0" w:color="auto"/>
            <w:left w:val="none" w:sz="0" w:space="0" w:color="auto"/>
            <w:bottom w:val="none" w:sz="0" w:space="0" w:color="auto"/>
            <w:right w:val="none" w:sz="0" w:space="0" w:color="auto"/>
          </w:divBdr>
        </w:div>
        <w:div w:id="1388411694">
          <w:marLeft w:val="547"/>
          <w:marRight w:val="0"/>
          <w:marTop w:val="115"/>
          <w:marBottom w:val="0"/>
          <w:divBdr>
            <w:top w:val="none" w:sz="0" w:space="0" w:color="auto"/>
            <w:left w:val="none" w:sz="0" w:space="0" w:color="auto"/>
            <w:bottom w:val="none" w:sz="0" w:space="0" w:color="auto"/>
            <w:right w:val="none" w:sz="0" w:space="0" w:color="auto"/>
          </w:divBdr>
        </w:div>
        <w:div w:id="1920600782">
          <w:marLeft w:val="1166"/>
          <w:marRight w:val="0"/>
          <w:marTop w:val="96"/>
          <w:marBottom w:val="0"/>
          <w:divBdr>
            <w:top w:val="none" w:sz="0" w:space="0" w:color="auto"/>
            <w:left w:val="none" w:sz="0" w:space="0" w:color="auto"/>
            <w:bottom w:val="none" w:sz="0" w:space="0" w:color="auto"/>
            <w:right w:val="none" w:sz="0" w:space="0" w:color="auto"/>
          </w:divBdr>
        </w:div>
      </w:divsChild>
    </w:div>
    <w:div w:id="472141649">
      <w:bodyDiv w:val="1"/>
      <w:marLeft w:val="0"/>
      <w:marRight w:val="0"/>
      <w:marTop w:val="0"/>
      <w:marBottom w:val="0"/>
      <w:divBdr>
        <w:top w:val="none" w:sz="0" w:space="0" w:color="auto"/>
        <w:left w:val="none" w:sz="0" w:space="0" w:color="auto"/>
        <w:bottom w:val="none" w:sz="0" w:space="0" w:color="auto"/>
        <w:right w:val="none" w:sz="0" w:space="0" w:color="auto"/>
      </w:divBdr>
    </w:div>
    <w:div w:id="473527635">
      <w:bodyDiv w:val="1"/>
      <w:marLeft w:val="0"/>
      <w:marRight w:val="0"/>
      <w:marTop w:val="0"/>
      <w:marBottom w:val="0"/>
      <w:divBdr>
        <w:top w:val="none" w:sz="0" w:space="0" w:color="auto"/>
        <w:left w:val="none" w:sz="0" w:space="0" w:color="auto"/>
        <w:bottom w:val="none" w:sz="0" w:space="0" w:color="auto"/>
        <w:right w:val="none" w:sz="0" w:space="0" w:color="auto"/>
      </w:divBdr>
    </w:div>
    <w:div w:id="473723618">
      <w:bodyDiv w:val="1"/>
      <w:marLeft w:val="0"/>
      <w:marRight w:val="0"/>
      <w:marTop w:val="0"/>
      <w:marBottom w:val="0"/>
      <w:divBdr>
        <w:top w:val="none" w:sz="0" w:space="0" w:color="auto"/>
        <w:left w:val="none" w:sz="0" w:space="0" w:color="auto"/>
        <w:bottom w:val="none" w:sz="0" w:space="0" w:color="auto"/>
        <w:right w:val="none" w:sz="0" w:space="0" w:color="auto"/>
      </w:divBdr>
      <w:divsChild>
        <w:div w:id="455175905">
          <w:marLeft w:val="1166"/>
          <w:marRight w:val="0"/>
          <w:marTop w:val="125"/>
          <w:marBottom w:val="0"/>
          <w:divBdr>
            <w:top w:val="none" w:sz="0" w:space="0" w:color="auto"/>
            <w:left w:val="none" w:sz="0" w:space="0" w:color="auto"/>
            <w:bottom w:val="none" w:sz="0" w:space="0" w:color="auto"/>
            <w:right w:val="none" w:sz="0" w:space="0" w:color="auto"/>
          </w:divBdr>
        </w:div>
        <w:div w:id="521627762">
          <w:marLeft w:val="547"/>
          <w:marRight w:val="0"/>
          <w:marTop w:val="144"/>
          <w:marBottom w:val="0"/>
          <w:divBdr>
            <w:top w:val="none" w:sz="0" w:space="0" w:color="auto"/>
            <w:left w:val="none" w:sz="0" w:space="0" w:color="auto"/>
            <w:bottom w:val="none" w:sz="0" w:space="0" w:color="auto"/>
            <w:right w:val="none" w:sz="0" w:space="0" w:color="auto"/>
          </w:divBdr>
        </w:div>
        <w:div w:id="855266754">
          <w:marLeft w:val="1166"/>
          <w:marRight w:val="0"/>
          <w:marTop w:val="125"/>
          <w:marBottom w:val="0"/>
          <w:divBdr>
            <w:top w:val="none" w:sz="0" w:space="0" w:color="auto"/>
            <w:left w:val="none" w:sz="0" w:space="0" w:color="auto"/>
            <w:bottom w:val="none" w:sz="0" w:space="0" w:color="auto"/>
            <w:right w:val="none" w:sz="0" w:space="0" w:color="auto"/>
          </w:divBdr>
        </w:div>
        <w:div w:id="1038971672">
          <w:marLeft w:val="1166"/>
          <w:marRight w:val="0"/>
          <w:marTop w:val="125"/>
          <w:marBottom w:val="0"/>
          <w:divBdr>
            <w:top w:val="none" w:sz="0" w:space="0" w:color="auto"/>
            <w:left w:val="none" w:sz="0" w:space="0" w:color="auto"/>
            <w:bottom w:val="none" w:sz="0" w:space="0" w:color="auto"/>
            <w:right w:val="none" w:sz="0" w:space="0" w:color="auto"/>
          </w:divBdr>
        </w:div>
        <w:div w:id="1191726543">
          <w:marLeft w:val="1800"/>
          <w:marRight w:val="0"/>
          <w:marTop w:val="106"/>
          <w:marBottom w:val="0"/>
          <w:divBdr>
            <w:top w:val="none" w:sz="0" w:space="0" w:color="auto"/>
            <w:left w:val="none" w:sz="0" w:space="0" w:color="auto"/>
            <w:bottom w:val="none" w:sz="0" w:space="0" w:color="auto"/>
            <w:right w:val="none" w:sz="0" w:space="0" w:color="auto"/>
          </w:divBdr>
        </w:div>
        <w:div w:id="2062358636">
          <w:marLeft w:val="1800"/>
          <w:marRight w:val="0"/>
          <w:marTop w:val="106"/>
          <w:marBottom w:val="0"/>
          <w:divBdr>
            <w:top w:val="none" w:sz="0" w:space="0" w:color="auto"/>
            <w:left w:val="none" w:sz="0" w:space="0" w:color="auto"/>
            <w:bottom w:val="none" w:sz="0" w:space="0" w:color="auto"/>
            <w:right w:val="none" w:sz="0" w:space="0" w:color="auto"/>
          </w:divBdr>
        </w:div>
      </w:divsChild>
    </w:div>
    <w:div w:id="474378986">
      <w:bodyDiv w:val="1"/>
      <w:marLeft w:val="0"/>
      <w:marRight w:val="0"/>
      <w:marTop w:val="0"/>
      <w:marBottom w:val="0"/>
      <w:divBdr>
        <w:top w:val="none" w:sz="0" w:space="0" w:color="auto"/>
        <w:left w:val="none" w:sz="0" w:space="0" w:color="auto"/>
        <w:bottom w:val="none" w:sz="0" w:space="0" w:color="auto"/>
        <w:right w:val="none" w:sz="0" w:space="0" w:color="auto"/>
      </w:divBdr>
    </w:div>
    <w:div w:id="474487594">
      <w:bodyDiv w:val="1"/>
      <w:marLeft w:val="0"/>
      <w:marRight w:val="0"/>
      <w:marTop w:val="0"/>
      <w:marBottom w:val="0"/>
      <w:divBdr>
        <w:top w:val="none" w:sz="0" w:space="0" w:color="auto"/>
        <w:left w:val="none" w:sz="0" w:space="0" w:color="auto"/>
        <w:bottom w:val="none" w:sz="0" w:space="0" w:color="auto"/>
        <w:right w:val="none" w:sz="0" w:space="0" w:color="auto"/>
      </w:divBdr>
      <w:divsChild>
        <w:div w:id="1235622688">
          <w:marLeft w:val="1166"/>
          <w:marRight w:val="0"/>
          <w:marTop w:val="134"/>
          <w:marBottom w:val="0"/>
          <w:divBdr>
            <w:top w:val="none" w:sz="0" w:space="0" w:color="auto"/>
            <w:left w:val="none" w:sz="0" w:space="0" w:color="auto"/>
            <w:bottom w:val="none" w:sz="0" w:space="0" w:color="auto"/>
            <w:right w:val="none" w:sz="0" w:space="0" w:color="auto"/>
          </w:divBdr>
        </w:div>
        <w:div w:id="1410888601">
          <w:marLeft w:val="1166"/>
          <w:marRight w:val="0"/>
          <w:marTop w:val="134"/>
          <w:marBottom w:val="0"/>
          <w:divBdr>
            <w:top w:val="none" w:sz="0" w:space="0" w:color="auto"/>
            <w:left w:val="none" w:sz="0" w:space="0" w:color="auto"/>
            <w:bottom w:val="none" w:sz="0" w:space="0" w:color="auto"/>
            <w:right w:val="none" w:sz="0" w:space="0" w:color="auto"/>
          </w:divBdr>
        </w:div>
        <w:div w:id="2018073042">
          <w:marLeft w:val="547"/>
          <w:marRight w:val="0"/>
          <w:marTop w:val="134"/>
          <w:marBottom w:val="0"/>
          <w:divBdr>
            <w:top w:val="none" w:sz="0" w:space="0" w:color="auto"/>
            <w:left w:val="none" w:sz="0" w:space="0" w:color="auto"/>
            <w:bottom w:val="none" w:sz="0" w:space="0" w:color="auto"/>
            <w:right w:val="none" w:sz="0" w:space="0" w:color="auto"/>
          </w:divBdr>
        </w:div>
      </w:divsChild>
    </w:div>
    <w:div w:id="475491782">
      <w:bodyDiv w:val="1"/>
      <w:marLeft w:val="0"/>
      <w:marRight w:val="0"/>
      <w:marTop w:val="0"/>
      <w:marBottom w:val="0"/>
      <w:divBdr>
        <w:top w:val="none" w:sz="0" w:space="0" w:color="auto"/>
        <w:left w:val="none" w:sz="0" w:space="0" w:color="auto"/>
        <w:bottom w:val="none" w:sz="0" w:space="0" w:color="auto"/>
        <w:right w:val="none" w:sz="0" w:space="0" w:color="auto"/>
      </w:divBdr>
    </w:div>
    <w:div w:id="475875002">
      <w:bodyDiv w:val="1"/>
      <w:marLeft w:val="0"/>
      <w:marRight w:val="0"/>
      <w:marTop w:val="0"/>
      <w:marBottom w:val="0"/>
      <w:divBdr>
        <w:top w:val="none" w:sz="0" w:space="0" w:color="auto"/>
        <w:left w:val="none" w:sz="0" w:space="0" w:color="auto"/>
        <w:bottom w:val="none" w:sz="0" w:space="0" w:color="auto"/>
        <w:right w:val="none" w:sz="0" w:space="0" w:color="auto"/>
      </w:divBdr>
    </w:div>
    <w:div w:id="476802007">
      <w:bodyDiv w:val="1"/>
      <w:marLeft w:val="0"/>
      <w:marRight w:val="0"/>
      <w:marTop w:val="0"/>
      <w:marBottom w:val="0"/>
      <w:divBdr>
        <w:top w:val="none" w:sz="0" w:space="0" w:color="auto"/>
        <w:left w:val="none" w:sz="0" w:space="0" w:color="auto"/>
        <w:bottom w:val="none" w:sz="0" w:space="0" w:color="auto"/>
        <w:right w:val="none" w:sz="0" w:space="0" w:color="auto"/>
      </w:divBdr>
    </w:div>
    <w:div w:id="477461462">
      <w:bodyDiv w:val="1"/>
      <w:marLeft w:val="0"/>
      <w:marRight w:val="0"/>
      <w:marTop w:val="0"/>
      <w:marBottom w:val="0"/>
      <w:divBdr>
        <w:top w:val="none" w:sz="0" w:space="0" w:color="auto"/>
        <w:left w:val="none" w:sz="0" w:space="0" w:color="auto"/>
        <w:bottom w:val="none" w:sz="0" w:space="0" w:color="auto"/>
        <w:right w:val="none" w:sz="0" w:space="0" w:color="auto"/>
      </w:divBdr>
      <w:divsChild>
        <w:div w:id="783579728">
          <w:marLeft w:val="1166"/>
          <w:marRight w:val="0"/>
          <w:marTop w:val="134"/>
          <w:marBottom w:val="0"/>
          <w:divBdr>
            <w:top w:val="none" w:sz="0" w:space="0" w:color="auto"/>
            <w:left w:val="none" w:sz="0" w:space="0" w:color="auto"/>
            <w:bottom w:val="none" w:sz="0" w:space="0" w:color="auto"/>
            <w:right w:val="none" w:sz="0" w:space="0" w:color="auto"/>
          </w:divBdr>
        </w:div>
        <w:div w:id="904099379">
          <w:marLeft w:val="547"/>
          <w:marRight w:val="0"/>
          <w:marTop w:val="154"/>
          <w:marBottom w:val="0"/>
          <w:divBdr>
            <w:top w:val="none" w:sz="0" w:space="0" w:color="auto"/>
            <w:left w:val="none" w:sz="0" w:space="0" w:color="auto"/>
            <w:bottom w:val="none" w:sz="0" w:space="0" w:color="auto"/>
            <w:right w:val="none" w:sz="0" w:space="0" w:color="auto"/>
          </w:divBdr>
        </w:div>
        <w:div w:id="1208837825">
          <w:marLeft w:val="1800"/>
          <w:marRight w:val="0"/>
          <w:marTop w:val="115"/>
          <w:marBottom w:val="0"/>
          <w:divBdr>
            <w:top w:val="none" w:sz="0" w:space="0" w:color="auto"/>
            <w:left w:val="none" w:sz="0" w:space="0" w:color="auto"/>
            <w:bottom w:val="none" w:sz="0" w:space="0" w:color="auto"/>
            <w:right w:val="none" w:sz="0" w:space="0" w:color="auto"/>
          </w:divBdr>
        </w:div>
      </w:divsChild>
    </w:div>
    <w:div w:id="477957733">
      <w:bodyDiv w:val="1"/>
      <w:marLeft w:val="0"/>
      <w:marRight w:val="0"/>
      <w:marTop w:val="0"/>
      <w:marBottom w:val="0"/>
      <w:divBdr>
        <w:top w:val="none" w:sz="0" w:space="0" w:color="auto"/>
        <w:left w:val="none" w:sz="0" w:space="0" w:color="auto"/>
        <w:bottom w:val="none" w:sz="0" w:space="0" w:color="auto"/>
        <w:right w:val="none" w:sz="0" w:space="0" w:color="auto"/>
      </w:divBdr>
      <w:divsChild>
        <w:div w:id="7218591">
          <w:marLeft w:val="3240"/>
          <w:marRight w:val="0"/>
          <w:marTop w:val="96"/>
          <w:marBottom w:val="0"/>
          <w:divBdr>
            <w:top w:val="none" w:sz="0" w:space="0" w:color="auto"/>
            <w:left w:val="none" w:sz="0" w:space="0" w:color="auto"/>
            <w:bottom w:val="none" w:sz="0" w:space="0" w:color="auto"/>
            <w:right w:val="none" w:sz="0" w:space="0" w:color="auto"/>
          </w:divBdr>
        </w:div>
        <w:div w:id="698361146">
          <w:marLeft w:val="1166"/>
          <w:marRight w:val="0"/>
          <w:marTop w:val="134"/>
          <w:marBottom w:val="0"/>
          <w:divBdr>
            <w:top w:val="none" w:sz="0" w:space="0" w:color="auto"/>
            <w:left w:val="none" w:sz="0" w:space="0" w:color="auto"/>
            <w:bottom w:val="none" w:sz="0" w:space="0" w:color="auto"/>
            <w:right w:val="none" w:sz="0" w:space="0" w:color="auto"/>
          </w:divBdr>
        </w:div>
        <w:div w:id="1201362490">
          <w:marLeft w:val="3240"/>
          <w:marRight w:val="0"/>
          <w:marTop w:val="96"/>
          <w:marBottom w:val="0"/>
          <w:divBdr>
            <w:top w:val="none" w:sz="0" w:space="0" w:color="auto"/>
            <w:left w:val="none" w:sz="0" w:space="0" w:color="auto"/>
            <w:bottom w:val="none" w:sz="0" w:space="0" w:color="auto"/>
            <w:right w:val="none" w:sz="0" w:space="0" w:color="auto"/>
          </w:divBdr>
        </w:div>
        <w:div w:id="1341006723">
          <w:marLeft w:val="547"/>
          <w:marRight w:val="0"/>
          <w:marTop w:val="154"/>
          <w:marBottom w:val="0"/>
          <w:divBdr>
            <w:top w:val="none" w:sz="0" w:space="0" w:color="auto"/>
            <w:left w:val="none" w:sz="0" w:space="0" w:color="auto"/>
            <w:bottom w:val="none" w:sz="0" w:space="0" w:color="auto"/>
            <w:right w:val="none" w:sz="0" w:space="0" w:color="auto"/>
          </w:divBdr>
        </w:div>
        <w:div w:id="1632442170">
          <w:marLeft w:val="1800"/>
          <w:marRight w:val="0"/>
          <w:marTop w:val="115"/>
          <w:marBottom w:val="0"/>
          <w:divBdr>
            <w:top w:val="none" w:sz="0" w:space="0" w:color="auto"/>
            <w:left w:val="none" w:sz="0" w:space="0" w:color="auto"/>
            <w:bottom w:val="none" w:sz="0" w:space="0" w:color="auto"/>
            <w:right w:val="none" w:sz="0" w:space="0" w:color="auto"/>
          </w:divBdr>
        </w:div>
        <w:div w:id="1740863051">
          <w:marLeft w:val="2520"/>
          <w:marRight w:val="0"/>
          <w:marTop w:val="96"/>
          <w:marBottom w:val="0"/>
          <w:divBdr>
            <w:top w:val="none" w:sz="0" w:space="0" w:color="auto"/>
            <w:left w:val="none" w:sz="0" w:space="0" w:color="auto"/>
            <w:bottom w:val="none" w:sz="0" w:space="0" w:color="auto"/>
            <w:right w:val="none" w:sz="0" w:space="0" w:color="auto"/>
          </w:divBdr>
        </w:div>
        <w:div w:id="1927885401">
          <w:marLeft w:val="3240"/>
          <w:marRight w:val="0"/>
          <w:marTop w:val="96"/>
          <w:marBottom w:val="0"/>
          <w:divBdr>
            <w:top w:val="none" w:sz="0" w:space="0" w:color="auto"/>
            <w:left w:val="none" w:sz="0" w:space="0" w:color="auto"/>
            <w:bottom w:val="none" w:sz="0" w:space="0" w:color="auto"/>
            <w:right w:val="none" w:sz="0" w:space="0" w:color="auto"/>
          </w:divBdr>
        </w:div>
      </w:divsChild>
    </w:div>
    <w:div w:id="478425847">
      <w:bodyDiv w:val="1"/>
      <w:marLeft w:val="0"/>
      <w:marRight w:val="0"/>
      <w:marTop w:val="0"/>
      <w:marBottom w:val="0"/>
      <w:divBdr>
        <w:top w:val="none" w:sz="0" w:space="0" w:color="auto"/>
        <w:left w:val="none" w:sz="0" w:space="0" w:color="auto"/>
        <w:bottom w:val="none" w:sz="0" w:space="0" w:color="auto"/>
        <w:right w:val="none" w:sz="0" w:space="0" w:color="auto"/>
      </w:divBdr>
      <w:divsChild>
        <w:div w:id="886528279">
          <w:marLeft w:val="1166"/>
          <w:marRight w:val="0"/>
          <w:marTop w:val="96"/>
          <w:marBottom w:val="0"/>
          <w:divBdr>
            <w:top w:val="none" w:sz="0" w:space="0" w:color="auto"/>
            <w:left w:val="none" w:sz="0" w:space="0" w:color="auto"/>
            <w:bottom w:val="none" w:sz="0" w:space="0" w:color="auto"/>
            <w:right w:val="none" w:sz="0" w:space="0" w:color="auto"/>
          </w:divBdr>
        </w:div>
        <w:div w:id="972640675">
          <w:marLeft w:val="1886"/>
          <w:marRight w:val="0"/>
          <w:marTop w:val="77"/>
          <w:marBottom w:val="0"/>
          <w:divBdr>
            <w:top w:val="none" w:sz="0" w:space="0" w:color="auto"/>
            <w:left w:val="none" w:sz="0" w:space="0" w:color="auto"/>
            <w:bottom w:val="none" w:sz="0" w:space="0" w:color="auto"/>
            <w:right w:val="none" w:sz="0" w:space="0" w:color="auto"/>
          </w:divBdr>
        </w:div>
        <w:div w:id="1208449799">
          <w:marLeft w:val="547"/>
          <w:marRight w:val="0"/>
          <w:marTop w:val="115"/>
          <w:marBottom w:val="0"/>
          <w:divBdr>
            <w:top w:val="none" w:sz="0" w:space="0" w:color="auto"/>
            <w:left w:val="none" w:sz="0" w:space="0" w:color="auto"/>
            <w:bottom w:val="none" w:sz="0" w:space="0" w:color="auto"/>
            <w:right w:val="none" w:sz="0" w:space="0" w:color="auto"/>
          </w:divBdr>
        </w:div>
        <w:div w:id="1578704755">
          <w:marLeft w:val="1166"/>
          <w:marRight w:val="0"/>
          <w:marTop w:val="96"/>
          <w:marBottom w:val="0"/>
          <w:divBdr>
            <w:top w:val="none" w:sz="0" w:space="0" w:color="auto"/>
            <w:left w:val="none" w:sz="0" w:space="0" w:color="auto"/>
            <w:bottom w:val="none" w:sz="0" w:space="0" w:color="auto"/>
            <w:right w:val="none" w:sz="0" w:space="0" w:color="auto"/>
          </w:divBdr>
        </w:div>
        <w:div w:id="2056077703">
          <w:marLeft w:val="1886"/>
          <w:marRight w:val="0"/>
          <w:marTop w:val="77"/>
          <w:marBottom w:val="0"/>
          <w:divBdr>
            <w:top w:val="none" w:sz="0" w:space="0" w:color="auto"/>
            <w:left w:val="none" w:sz="0" w:space="0" w:color="auto"/>
            <w:bottom w:val="none" w:sz="0" w:space="0" w:color="auto"/>
            <w:right w:val="none" w:sz="0" w:space="0" w:color="auto"/>
          </w:divBdr>
        </w:div>
      </w:divsChild>
    </w:div>
    <w:div w:id="478494752">
      <w:bodyDiv w:val="1"/>
      <w:marLeft w:val="0"/>
      <w:marRight w:val="0"/>
      <w:marTop w:val="0"/>
      <w:marBottom w:val="0"/>
      <w:divBdr>
        <w:top w:val="none" w:sz="0" w:space="0" w:color="auto"/>
        <w:left w:val="none" w:sz="0" w:space="0" w:color="auto"/>
        <w:bottom w:val="none" w:sz="0" w:space="0" w:color="auto"/>
        <w:right w:val="none" w:sz="0" w:space="0" w:color="auto"/>
      </w:divBdr>
    </w:div>
    <w:div w:id="478613800">
      <w:bodyDiv w:val="1"/>
      <w:marLeft w:val="0"/>
      <w:marRight w:val="0"/>
      <w:marTop w:val="0"/>
      <w:marBottom w:val="0"/>
      <w:divBdr>
        <w:top w:val="none" w:sz="0" w:space="0" w:color="auto"/>
        <w:left w:val="none" w:sz="0" w:space="0" w:color="auto"/>
        <w:bottom w:val="none" w:sz="0" w:space="0" w:color="auto"/>
        <w:right w:val="none" w:sz="0" w:space="0" w:color="auto"/>
      </w:divBdr>
    </w:div>
    <w:div w:id="479658243">
      <w:bodyDiv w:val="1"/>
      <w:marLeft w:val="0"/>
      <w:marRight w:val="0"/>
      <w:marTop w:val="0"/>
      <w:marBottom w:val="0"/>
      <w:divBdr>
        <w:top w:val="none" w:sz="0" w:space="0" w:color="auto"/>
        <w:left w:val="none" w:sz="0" w:space="0" w:color="auto"/>
        <w:bottom w:val="none" w:sz="0" w:space="0" w:color="auto"/>
        <w:right w:val="none" w:sz="0" w:space="0" w:color="auto"/>
      </w:divBdr>
      <w:divsChild>
        <w:div w:id="242230309">
          <w:marLeft w:val="547"/>
          <w:marRight w:val="0"/>
          <w:marTop w:val="125"/>
          <w:marBottom w:val="0"/>
          <w:divBdr>
            <w:top w:val="none" w:sz="0" w:space="0" w:color="auto"/>
            <w:left w:val="none" w:sz="0" w:space="0" w:color="auto"/>
            <w:bottom w:val="none" w:sz="0" w:space="0" w:color="auto"/>
            <w:right w:val="none" w:sz="0" w:space="0" w:color="auto"/>
          </w:divBdr>
        </w:div>
        <w:div w:id="324864762">
          <w:marLeft w:val="547"/>
          <w:marRight w:val="0"/>
          <w:marTop w:val="125"/>
          <w:marBottom w:val="0"/>
          <w:divBdr>
            <w:top w:val="none" w:sz="0" w:space="0" w:color="auto"/>
            <w:left w:val="none" w:sz="0" w:space="0" w:color="auto"/>
            <w:bottom w:val="none" w:sz="0" w:space="0" w:color="auto"/>
            <w:right w:val="none" w:sz="0" w:space="0" w:color="auto"/>
          </w:divBdr>
        </w:div>
        <w:div w:id="1022435499">
          <w:marLeft w:val="547"/>
          <w:marRight w:val="0"/>
          <w:marTop w:val="125"/>
          <w:marBottom w:val="0"/>
          <w:divBdr>
            <w:top w:val="none" w:sz="0" w:space="0" w:color="auto"/>
            <w:left w:val="none" w:sz="0" w:space="0" w:color="auto"/>
            <w:bottom w:val="none" w:sz="0" w:space="0" w:color="auto"/>
            <w:right w:val="none" w:sz="0" w:space="0" w:color="auto"/>
          </w:divBdr>
        </w:div>
        <w:div w:id="2092576932">
          <w:marLeft w:val="547"/>
          <w:marRight w:val="0"/>
          <w:marTop w:val="125"/>
          <w:marBottom w:val="0"/>
          <w:divBdr>
            <w:top w:val="none" w:sz="0" w:space="0" w:color="auto"/>
            <w:left w:val="none" w:sz="0" w:space="0" w:color="auto"/>
            <w:bottom w:val="none" w:sz="0" w:space="0" w:color="auto"/>
            <w:right w:val="none" w:sz="0" w:space="0" w:color="auto"/>
          </w:divBdr>
        </w:div>
      </w:divsChild>
    </w:div>
    <w:div w:id="479734990">
      <w:bodyDiv w:val="1"/>
      <w:marLeft w:val="0"/>
      <w:marRight w:val="0"/>
      <w:marTop w:val="0"/>
      <w:marBottom w:val="0"/>
      <w:divBdr>
        <w:top w:val="none" w:sz="0" w:space="0" w:color="auto"/>
        <w:left w:val="none" w:sz="0" w:space="0" w:color="auto"/>
        <w:bottom w:val="none" w:sz="0" w:space="0" w:color="auto"/>
        <w:right w:val="none" w:sz="0" w:space="0" w:color="auto"/>
      </w:divBdr>
    </w:div>
    <w:div w:id="480121338">
      <w:bodyDiv w:val="1"/>
      <w:marLeft w:val="0"/>
      <w:marRight w:val="0"/>
      <w:marTop w:val="0"/>
      <w:marBottom w:val="0"/>
      <w:divBdr>
        <w:top w:val="none" w:sz="0" w:space="0" w:color="auto"/>
        <w:left w:val="none" w:sz="0" w:space="0" w:color="auto"/>
        <w:bottom w:val="none" w:sz="0" w:space="0" w:color="auto"/>
        <w:right w:val="none" w:sz="0" w:space="0" w:color="auto"/>
      </w:divBdr>
      <w:divsChild>
        <w:div w:id="1468014181">
          <w:marLeft w:val="0"/>
          <w:marRight w:val="0"/>
          <w:marTop w:val="0"/>
          <w:marBottom w:val="0"/>
          <w:divBdr>
            <w:top w:val="none" w:sz="0" w:space="0" w:color="auto"/>
            <w:left w:val="none" w:sz="0" w:space="0" w:color="auto"/>
            <w:bottom w:val="none" w:sz="0" w:space="0" w:color="auto"/>
            <w:right w:val="none" w:sz="0" w:space="0" w:color="auto"/>
          </w:divBdr>
          <w:divsChild>
            <w:div w:id="58986340">
              <w:marLeft w:val="0"/>
              <w:marRight w:val="0"/>
              <w:marTop w:val="0"/>
              <w:marBottom w:val="0"/>
              <w:divBdr>
                <w:top w:val="none" w:sz="0" w:space="0" w:color="auto"/>
                <w:left w:val="none" w:sz="0" w:space="0" w:color="auto"/>
                <w:bottom w:val="none" w:sz="0" w:space="0" w:color="auto"/>
                <w:right w:val="none" w:sz="0" w:space="0" w:color="auto"/>
              </w:divBdr>
            </w:div>
            <w:div w:id="136266615">
              <w:marLeft w:val="0"/>
              <w:marRight w:val="0"/>
              <w:marTop w:val="0"/>
              <w:marBottom w:val="0"/>
              <w:divBdr>
                <w:top w:val="none" w:sz="0" w:space="0" w:color="auto"/>
                <w:left w:val="none" w:sz="0" w:space="0" w:color="auto"/>
                <w:bottom w:val="none" w:sz="0" w:space="0" w:color="auto"/>
                <w:right w:val="none" w:sz="0" w:space="0" w:color="auto"/>
              </w:divBdr>
            </w:div>
            <w:div w:id="545260346">
              <w:marLeft w:val="0"/>
              <w:marRight w:val="0"/>
              <w:marTop w:val="0"/>
              <w:marBottom w:val="0"/>
              <w:divBdr>
                <w:top w:val="none" w:sz="0" w:space="0" w:color="auto"/>
                <w:left w:val="none" w:sz="0" w:space="0" w:color="auto"/>
                <w:bottom w:val="none" w:sz="0" w:space="0" w:color="auto"/>
                <w:right w:val="none" w:sz="0" w:space="0" w:color="auto"/>
              </w:divBdr>
            </w:div>
            <w:div w:id="661734792">
              <w:marLeft w:val="0"/>
              <w:marRight w:val="0"/>
              <w:marTop w:val="0"/>
              <w:marBottom w:val="0"/>
              <w:divBdr>
                <w:top w:val="none" w:sz="0" w:space="0" w:color="auto"/>
                <w:left w:val="none" w:sz="0" w:space="0" w:color="auto"/>
                <w:bottom w:val="none" w:sz="0" w:space="0" w:color="auto"/>
                <w:right w:val="none" w:sz="0" w:space="0" w:color="auto"/>
              </w:divBdr>
            </w:div>
            <w:div w:id="935552543">
              <w:marLeft w:val="0"/>
              <w:marRight w:val="0"/>
              <w:marTop w:val="0"/>
              <w:marBottom w:val="0"/>
              <w:divBdr>
                <w:top w:val="none" w:sz="0" w:space="0" w:color="auto"/>
                <w:left w:val="none" w:sz="0" w:space="0" w:color="auto"/>
                <w:bottom w:val="none" w:sz="0" w:space="0" w:color="auto"/>
                <w:right w:val="none" w:sz="0" w:space="0" w:color="auto"/>
              </w:divBdr>
            </w:div>
            <w:div w:id="1000813056">
              <w:marLeft w:val="0"/>
              <w:marRight w:val="0"/>
              <w:marTop w:val="0"/>
              <w:marBottom w:val="0"/>
              <w:divBdr>
                <w:top w:val="none" w:sz="0" w:space="0" w:color="auto"/>
                <w:left w:val="none" w:sz="0" w:space="0" w:color="auto"/>
                <w:bottom w:val="none" w:sz="0" w:space="0" w:color="auto"/>
                <w:right w:val="none" w:sz="0" w:space="0" w:color="auto"/>
              </w:divBdr>
            </w:div>
            <w:div w:id="1022125046">
              <w:marLeft w:val="0"/>
              <w:marRight w:val="0"/>
              <w:marTop w:val="0"/>
              <w:marBottom w:val="0"/>
              <w:divBdr>
                <w:top w:val="none" w:sz="0" w:space="0" w:color="auto"/>
                <w:left w:val="none" w:sz="0" w:space="0" w:color="auto"/>
                <w:bottom w:val="none" w:sz="0" w:space="0" w:color="auto"/>
                <w:right w:val="none" w:sz="0" w:space="0" w:color="auto"/>
              </w:divBdr>
            </w:div>
            <w:div w:id="1355768786">
              <w:marLeft w:val="0"/>
              <w:marRight w:val="0"/>
              <w:marTop w:val="0"/>
              <w:marBottom w:val="0"/>
              <w:divBdr>
                <w:top w:val="none" w:sz="0" w:space="0" w:color="auto"/>
                <w:left w:val="none" w:sz="0" w:space="0" w:color="auto"/>
                <w:bottom w:val="none" w:sz="0" w:space="0" w:color="auto"/>
                <w:right w:val="none" w:sz="0" w:space="0" w:color="auto"/>
              </w:divBdr>
            </w:div>
            <w:div w:id="1573658195">
              <w:marLeft w:val="0"/>
              <w:marRight w:val="0"/>
              <w:marTop w:val="0"/>
              <w:marBottom w:val="0"/>
              <w:divBdr>
                <w:top w:val="none" w:sz="0" w:space="0" w:color="auto"/>
                <w:left w:val="none" w:sz="0" w:space="0" w:color="auto"/>
                <w:bottom w:val="none" w:sz="0" w:space="0" w:color="auto"/>
                <w:right w:val="none" w:sz="0" w:space="0" w:color="auto"/>
              </w:divBdr>
            </w:div>
            <w:div w:id="1712873626">
              <w:marLeft w:val="0"/>
              <w:marRight w:val="0"/>
              <w:marTop w:val="0"/>
              <w:marBottom w:val="0"/>
              <w:divBdr>
                <w:top w:val="none" w:sz="0" w:space="0" w:color="auto"/>
                <w:left w:val="none" w:sz="0" w:space="0" w:color="auto"/>
                <w:bottom w:val="none" w:sz="0" w:space="0" w:color="auto"/>
                <w:right w:val="none" w:sz="0" w:space="0" w:color="auto"/>
              </w:divBdr>
            </w:div>
            <w:div w:id="1985425486">
              <w:marLeft w:val="0"/>
              <w:marRight w:val="0"/>
              <w:marTop w:val="0"/>
              <w:marBottom w:val="0"/>
              <w:divBdr>
                <w:top w:val="none" w:sz="0" w:space="0" w:color="auto"/>
                <w:left w:val="none" w:sz="0" w:space="0" w:color="auto"/>
                <w:bottom w:val="none" w:sz="0" w:space="0" w:color="auto"/>
                <w:right w:val="none" w:sz="0" w:space="0" w:color="auto"/>
              </w:divBdr>
            </w:div>
            <w:div w:id="210522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97193">
      <w:bodyDiv w:val="1"/>
      <w:marLeft w:val="0"/>
      <w:marRight w:val="0"/>
      <w:marTop w:val="0"/>
      <w:marBottom w:val="0"/>
      <w:divBdr>
        <w:top w:val="none" w:sz="0" w:space="0" w:color="auto"/>
        <w:left w:val="none" w:sz="0" w:space="0" w:color="auto"/>
        <w:bottom w:val="none" w:sz="0" w:space="0" w:color="auto"/>
        <w:right w:val="none" w:sz="0" w:space="0" w:color="auto"/>
      </w:divBdr>
    </w:div>
    <w:div w:id="482356040">
      <w:bodyDiv w:val="1"/>
      <w:marLeft w:val="0"/>
      <w:marRight w:val="0"/>
      <w:marTop w:val="0"/>
      <w:marBottom w:val="0"/>
      <w:divBdr>
        <w:top w:val="none" w:sz="0" w:space="0" w:color="auto"/>
        <w:left w:val="none" w:sz="0" w:space="0" w:color="auto"/>
        <w:bottom w:val="none" w:sz="0" w:space="0" w:color="auto"/>
        <w:right w:val="none" w:sz="0" w:space="0" w:color="auto"/>
      </w:divBdr>
    </w:div>
    <w:div w:id="483473757">
      <w:bodyDiv w:val="1"/>
      <w:marLeft w:val="0"/>
      <w:marRight w:val="0"/>
      <w:marTop w:val="0"/>
      <w:marBottom w:val="0"/>
      <w:divBdr>
        <w:top w:val="none" w:sz="0" w:space="0" w:color="auto"/>
        <w:left w:val="none" w:sz="0" w:space="0" w:color="auto"/>
        <w:bottom w:val="none" w:sz="0" w:space="0" w:color="auto"/>
        <w:right w:val="none" w:sz="0" w:space="0" w:color="auto"/>
      </w:divBdr>
    </w:div>
    <w:div w:id="484710895">
      <w:bodyDiv w:val="1"/>
      <w:marLeft w:val="0"/>
      <w:marRight w:val="0"/>
      <w:marTop w:val="0"/>
      <w:marBottom w:val="0"/>
      <w:divBdr>
        <w:top w:val="none" w:sz="0" w:space="0" w:color="auto"/>
        <w:left w:val="none" w:sz="0" w:space="0" w:color="auto"/>
        <w:bottom w:val="none" w:sz="0" w:space="0" w:color="auto"/>
        <w:right w:val="none" w:sz="0" w:space="0" w:color="auto"/>
      </w:divBdr>
    </w:div>
    <w:div w:id="484904409">
      <w:bodyDiv w:val="1"/>
      <w:marLeft w:val="0"/>
      <w:marRight w:val="0"/>
      <w:marTop w:val="0"/>
      <w:marBottom w:val="0"/>
      <w:divBdr>
        <w:top w:val="none" w:sz="0" w:space="0" w:color="auto"/>
        <w:left w:val="none" w:sz="0" w:space="0" w:color="auto"/>
        <w:bottom w:val="none" w:sz="0" w:space="0" w:color="auto"/>
        <w:right w:val="none" w:sz="0" w:space="0" w:color="auto"/>
      </w:divBdr>
    </w:div>
    <w:div w:id="486365641">
      <w:bodyDiv w:val="1"/>
      <w:marLeft w:val="0"/>
      <w:marRight w:val="0"/>
      <w:marTop w:val="0"/>
      <w:marBottom w:val="0"/>
      <w:divBdr>
        <w:top w:val="none" w:sz="0" w:space="0" w:color="auto"/>
        <w:left w:val="none" w:sz="0" w:space="0" w:color="auto"/>
        <w:bottom w:val="none" w:sz="0" w:space="0" w:color="auto"/>
        <w:right w:val="none" w:sz="0" w:space="0" w:color="auto"/>
      </w:divBdr>
    </w:div>
    <w:div w:id="486827459">
      <w:bodyDiv w:val="1"/>
      <w:marLeft w:val="0"/>
      <w:marRight w:val="0"/>
      <w:marTop w:val="0"/>
      <w:marBottom w:val="0"/>
      <w:divBdr>
        <w:top w:val="none" w:sz="0" w:space="0" w:color="auto"/>
        <w:left w:val="none" w:sz="0" w:space="0" w:color="auto"/>
        <w:bottom w:val="none" w:sz="0" w:space="0" w:color="auto"/>
        <w:right w:val="none" w:sz="0" w:space="0" w:color="auto"/>
      </w:divBdr>
    </w:div>
    <w:div w:id="488135901">
      <w:bodyDiv w:val="1"/>
      <w:marLeft w:val="0"/>
      <w:marRight w:val="0"/>
      <w:marTop w:val="0"/>
      <w:marBottom w:val="0"/>
      <w:divBdr>
        <w:top w:val="none" w:sz="0" w:space="0" w:color="auto"/>
        <w:left w:val="none" w:sz="0" w:space="0" w:color="auto"/>
        <w:bottom w:val="none" w:sz="0" w:space="0" w:color="auto"/>
        <w:right w:val="none" w:sz="0" w:space="0" w:color="auto"/>
      </w:divBdr>
      <w:divsChild>
        <w:div w:id="486822338">
          <w:marLeft w:val="547"/>
          <w:marRight w:val="0"/>
          <w:marTop w:val="154"/>
          <w:marBottom w:val="0"/>
          <w:divBdr>
            <w:top w:val="none" w:sz="0" w:space="0" w:color="auto"/>
            <w:left w:val="none" w:sz="0" w:space="0" w:color="auto"/>
            <w:bottom w:val="none" w:sz="0" w:space="0" w:color="auto"/>
            <w:right w:val="none" w:sz="0" w:space="0" w:color="auto"/>
          </w:divBdr>
        </w:div>
        <w:div w:id="2134277763">
          <w:marLeft w:val="547"/>
          <w:marRight w:val="0"/>
          <w:marTop w:val="154"/>
          <w:marBottom w:val="0"/>
          <w:divBdr>
            <w:top w:val="none" w:sz="0" w:space="0" w:color="auto"/>
            <w:left w:val="none" w:sz="0" w:space="0" w:color="auto"/>
            <w:bottom w:val="none" w:sz="0" w:space="0" w:color="auto"/>
            <w:right w:val="none" w:sz="0" w:space="0" w:color="auto"/>
          </w:divBdr>
        </w:div>
      </w:divsChild>
    </w:div>
    <w:div w:id="488327070">
      <w:bodyDiv w:val="1"/>
      <w:marLeft w:val="0"/>
      <w:marRight w:val="0"/>
      <w:marTop w:val="0"/>
      <w:marBottom w:val="0"/>
      <w:divBdr>
        <w:top w:val="none" w:sz="0" w:space="0" w:color="auto"/>
        <w:left w:val="none" w:sz="0" w:space="0" w:color="auto"/>
        <w:bottom w:val="none" w:sz="0" w:space="0" w:color="auto"/>
        <w:right w:val="none" w:sz="0" w:space="0" w:color="auto"/>
      </w:divBdr>
    </w:div>
    <w:div w:id="488447427">
      <w:bodyDiv w:val="1"/>
      <w:marLeft w:val="0"/>
      <w:marRight w:val="0"/>
      <w:marTop w:val="0"/>
      <w:marBottom w:val="0"/>
      <w:divBdr>
        <w:top w:val="none" w:sz="0" w:space="0" w:color="auto"/>
        <w:left w:val="none" w:sz="0" w:space="0" w:color="auto"/>
        <w:bottom w:val="none" w:sz="0" w:space="0" w:color="auto"/>
        <w:right w:val="none" w:sz="0" w:space="0" w:color="auto"/>
      </w:divBdr>
    </w:div>
    <w:div w:id="490488812">
      <w:bodyDiv w:val="1"/>
      <w:marLeft w:val="0"/>
      <w:marRight w:val="0"/>
      <w:marTop w:val="0"/>
      <w:marBottom w:val="0"/>
      <w:divBdr>
        <w:top w:val="none" w:sz="0" w:space="0" w:color="auto"/>
        <w:left w:val="none" w:sz="0" w:space="0" w:color="auto"/>
        <w:bottom w:val="none" w:sz="0" w:space="0" w:color="auto"/>
        <w:right w:val="none" w:sz="0" w:space="0" w:color="auto"/>
      </w:divBdr>
    </w:div>
    <w:div w:id="490675670">
      <w:bodyDiv w:val="1"/>
      <w:marLeft w:val="0"/>
      <w:marRight w:val="0"/>
      <w:marTop w:val="0"/>
      <w:marBottom w:val="0"/>
      <w:divBdr>
        <w:top w:val="none" w:sz="0" w:space="0" w:color="auto"/>
        <w:left w:val="none" w:sz="0" w:space="0" w:color="auto"/>
        <w:bottom w:val="none" w:sz="0" w:space="0" w:color="auto"/>
        <w:right w:val="none" w:sz="0" w:space="0" w:color="auto"/>
      </w:divBdr>
    </w:div>
    <w:div w:id="490878197">
      <w:bodyDiv w:val="1"/>
      <w:marLeft w:val="0"/>
      <w:marRight w:val="0"/>
      <w:marTop w:val="0"/>
      <w:marBottom w:val="0"/>
      <w:divBdr>
        <w:top w:val="none" w:sz="0" w:space="0" w:color="auto"/>
        <w:left w:val="none" w:sz="0" w:space="0" w:color="auto"/>
        <w:bottom w:val="none" w:sz="0" w:space="0" w:color="auto"/>
        <w:right w:val="none" w:sz="0" w:space="0" w:color="auto"/>
      </w:divBdr>
    </w:div>
    <w:div w:id="491143735">
      <w:bodyDiv w:val="1"/>
      <w:marLeft w:val="0"/>
      <w:marRight w:val="0"/>
      <w:marTop w:val="0"/>
      <w:marBottom w:val="0"/>
      <w:divBdr>
        <w:top w:val="none" w:sz="0" w:space="0" w:color="auto"/>
        <w:left w:val="none" w:sz="0" w:space="0" w:color="auto"/>
        <w:bottom w:val="none" w:sz="0" w:space="0" w:color="auto"/>
        <w:right w:val="none" w:sz="0" w:space="0" w:color="auto"/>
      </w:divBdr>
    </w:div>
    <w:div w:id="492646991">
      <w:bodyDiv w:val="1"/>
      <w:marLeft w:val="0"/>
      <w:marRight w:val="0"/>
      <w:marTop w:val="0"/>
      <w:marBottom w:val="0"/>
      <w:divBdr>
        <w:top w:val="none" w:sz="0" w:space="0" w:color="auto"/>
        <w:left w:val="none" w:sz="0" w:space="0" w:color="auto"/>
        <w:bottom w:val="none" w:sz="0" w:space="0" w:color="auto"/>
        <w:right w:val="none" w:sz="0" w:space="0" w:color="auto"/>
      </w:divBdr>
    </w:div>
    <w:div w:id="492835747">
      <w:bodyDiv w:val="1"/>
      <w:marLeft w:val="0"/>
      <w:marRight w:val="0"/>
      <w:marTop w:val="0"/>
      <w:marBottom w:val="0"/>
      <w:divBdr>
        <w:top w:val="none" w:sz="0" w:space="0" w:color="auto"/>
        <w:left w:val="none" w:sz="0" w:space="0" w:color="auto"/>
        <w:bottom w:val="none" w:sz="0" w:space="0" w:color="auto"/>
        <w:right w:val="none" w:sz="0" w:space="0" w:color="auto"/>
      </w:divBdr>
    </w:div>
    <w:div w:id="493108252">
      <w:bodyDiv w:val="1"/>
      <w:marLeft w:val="0"/>
      <w:marRight w:val="0"/>
      <w:marTop w:val="0"/>
      <w:marBottom w:val="0"/>
      <w:divBdr>
        <w:top w:val="none" w:sz="0" w:space="0" w:color="auto"/>
        <w:left w:val="none" w:sz="0" w:space="0" w:color="auto"/>
        <w:bottom w:val="none" w:sz="0" w:space="0" w:color="auto"/>
        <w:right w:val="none" w:sz="0" w:space="0" w:color="auto"/>
      </w:divBdr>
    </w:div>
    <w:div w:id="493373600">
      <w:bodyDiv w:val="1"/>
      <w:marLeft w:val="0"/>
      <w:marRight w:val="0"/>
      <w:marTop w:val="0"/>
      <w:marBottom w:val="0"/>
      <w:divBdr>
        <w:top w:val="none" w:sz="0" w:space="0" w:color="auto"/>
        <w:left w:val="none" w:sz="0" w:space="0" w:color="auto"/>
        <w:bottom w:val="none" w:sz="0" w:space="0" w:color="auto"/>
        <w:right w:val="none" w:sz="0" w:space="0" w:color="auto"/>
      </w:divBdr>
    </w:div>
    <w:div w:id="493380171">
      <w:bodyDiv w:val="1"/>
      <w:marLeft w:val="0"/>
      <w:marRight w:val="0"/>
      <w:marTop w:val="0"/>
      <w:marBottom w:val="0"/>
      <w:divBdr>
        <w:top w:val="none" w:sz="0" w:space="0" w:color="auto"/>
        <w:left w:val="none" w:sz="0" w:space="0" w:color="auto"/>
        <w:bottom w:val="none" w:sz="0" w:space="0" w:color="auto"/>
        <w:right w:val="none" w:sz="0" w:space="0" w:color="auto"/>
      </w:divBdr>
    </w:div>
    <w:div w:id="494032769">
      <w:bodyDiv w:val="1"/>
      <w:marLeft w:val="0"/>
      <w:marRight w:val="0"/>
      <w:marTop w:val="0"/>
      <w:marBottom w:val="0"/>
      <w:divBdr>
        <w:top w:val="none" w:sz="0" w:space="0" w:color="auto"/>
        <w:left w:val="none" w:sz="0" w:space="0" w:color="auto"/>
        <w:bottom w:val="none" w:sz="0" w:space="0" w:color="auto"/>
        <w:right w:val="none" w:sz="0" w:space="0" w:color="auto"/>
      </w:divBdr>
    </w:div>
    <w:div w:id="494150002">
      <w:bodyDiv w:val="1"/>
      <w:marLeft w:val="0"/>
      <w:marRight w:val="0"/>
      <w:marTop w:val="0"/>
      <w:marBottom w:val="0"/>
      <w:divBdr>
        <w:top w:val="none" w:sz="0" w:space="0" w:color="auto"/>
        <w:left w:val="none" w:sz="0" w:space="0" w:color="auto"/>
        <w:bottom w:val="none" w:sz="0" w:space="0" w:color="auto"/>
        <w:right w:val="none" w:sz="0" w:space="0" w:color="auto"/>
      </w:divBdr>
      <w:divsChild>
        <w:div w:id="357049862">
          <w:marLeft w:val="1166"/>
          <w:marRight w:val="0"/>
          <w:marTop w:val="96"/>
          <w:marBottom w:val="0"/>
          <w:divBdr>
            <w:top w:val="none" w:sz="0" w:space="0" w:color="auto"/>
            <w:left w:val="none" w:sz="0" w:space="0" w:color="auto"/>
            <w:bottom w:val="none" w:sz="0" w:space="0" w:color="auto"/>
            <w:right w:val="none" w:sz="0" w:space="0" w:color="auto"/>
          </w:divBdr>
        </w:div>
        <w:div w:id="855770251">
          <w:marLeft w:val="547"/>
          <w:marRight w:val="0"/>
          <w:marTop w:val="115"/>
          <w:marBottom w:val="0"/>
          <w:divBdr>
            <w:top w:val="none" w:sz="0" w:space="0" w:color="auto"/>
            <w:left w:val="none" w:sz="0" w:space="0" w:color="auto"/>
            <w:bottom w:val="none" w:sz="0" w:space="0" w:color="auto"/>
            <w:right w:val="none" w:sz="0" w:space="0" w:color="auto"/>
          </w:divBdr>
        </w:div>
        <w:div w:id="1323584802">
          <w:marLeft w:val="547"/>
          <w:marRight w:val="0"/>
          <w:marTop w:val="106"/>
          <w:marBottom w:val="0"/>
          <w:divBdr>
            <w:top w:val="none" w:sz="0" w:space="0" w:color="auto"/>
            <w:left w:val="none" w:sz="0" w:space="0" w:color="auto"/>
            <w:bottom w:val="none" w:sz="0" w:space="0" w:color="auto"/>
            <w:right w:val="none" w:sz="0" w:space="0" w:color="auto"/>
          </w:divBdr>
        </w:div>
        <w:div w:id="1436174611">
          <w:marLeft w:val="1166"/>
          <w:marRight w:val="0"/>
          <w:marTop w:val="96"/>
          <w:marBottom w:val="0"/>
          <w:divBdr>
            <w:top w:val="none" w:sz="0" w:space="0" w:color="auto"/>
            <w:left w:val="none" w:sz="0" w:space="0" w:color="auto"/>
            <w:bottom w:val="none" w:sz="0" w:space="0" w:color="auto"/>
            <w:right w:val="none" w:sz="0" w:space="0" w:color="auto"/>
          </w:divBdr>
        </w:div>
      </w:divsChild>
    </w:div>
    <w:div w:id="494300348">
      <w:bodyDiv w:val="1"/>
      <w:marLeft w:val="0"/>
      <w:marRight w:val="0"/>
      <w:marTop w:val="0"/>
      <w:marBottom w:val="0"/>
      <w:divBdr>
        <w:top w:val="none" w:sz="0" w:space="0" w:color="auto"/>
        <w:left w:val="none" w:sz="0" w:space="0" w:color="auto"/>
        <w:bottom w:val="none" w:sz="0" w:space="0" w:color="auto"/>
        <w:right w:val="none" w:sz="0" w:space="0" w:color="auto"/>
      </w:divBdr>
    </w:div>
    <w:div w:id="495533135">
      <w:bodyDiv w:val="1"/>
      <w:marLeft w:val="0"/>
      <w:marRight w:val="0"/>
      <w:marTop w:val="0"/>
      <w:marBottom w:val="0"/>
      <w:divBdr>
        <w:top w:val="none" w:sz="0" w:space="0" w:color="auto"/>
        <w:left w:val="none" w:sz="0" w:space="0" w:color="auto"/>
        <w:bottom w:val="none" w:sz="0" w:space="0" w:color="auto"/>
        <w:right w:val="none" w:sz="0" w:space="0" w:color="auto"/>
      </w:divBdr>
    </w:div>
    <w:div w:id="495999620">
      <w:bodyDiv w:val="1"/>
      <w:marLeft w:val="0"/>
      <w:marRight w:val="0"/>
      <w:marTop w:val="0"/>
      <w:marBottom w:val="0"/>
      <w:divBdr>
        <w:top w:val="none" w:sz="0" w:space="0" w:color="auto"/>
        <w:left w:val="none" w:sz="0" w:space="0" w:color="auto"/>
        <w:bottom w:val="none" w:sz="0" w:space="0" w:color="auto"/>
        <w:right w:val="none" w:sz="0" w:space="0" w:color="auto"/>
      </w:divBdr>
      <w:divsChild>
        <w:div w:id="445514423">
          <w:marLeft w:val="1800"/>
          <w:marRight w:val="0"/>
          <w:marTop w:val="67"/>
          <w:marBottom w:val="0"/>
          <w:divBdr>
            <w:top w:val="none" w:sz="0" w:space="0" w:color="auto"/>
            <w:left w:val="none" w:sz="0" w:space="0" w:color="auto"/>
            <w:bottom w:val="none" w:sz="0" w:space="0" w:color="auto"/>
            <w:right w:val="none" w:sz="0" w:space="0" w:color="auto"/>
          </w:divBdr>
        </w:div>
        <w:div w:id="730268986">
          <w:marLeft w:val="547"/>
          <w:marRight w:val="0"/>
          <w:marTop w:val="96"/>
          <w:marBottom w:val="0"/>
          <w:divBdr>
            <w:top w:val="none" w:sz="0" w:space="0" w:color="auto"/>
            <w:left w:val="none" w:sz="0" w:space="0" w:color="auto"/>
            <w:bottom w:val="none" w:sz="0" w:space="0" w:color="auto"/>
            <w:right w:val="none" w:sz="0" w:space="0" w:color="auto"/>
          </w:divBdr>
        </w:div>
        <w:div w:id="1214539252">
          <w:marLeft w:val="1166"/>
          <w:marRight w:val="0"/>
          <w:marTop w:val="86"/>
          <w:marBottom w:val="0"/>
          <w:divBdr>
            <w:top w:val="none" w:sz="0" w:space="0" w:color="auto"/>
            <w:left w:val="none" w:sz="0" w:space="0" w:color="auto"/>
            <w:bottom w:val="none" w:sz="0" w:space="0" w:color="auto"/>
            <w:right w:val="none" w:sz="0" w:space="0" w:color="auto"/>
          </w:divBdr>
        </w:div>
        <w:div w:id="2132480977">
          <w:marLeft w:val="1166"/>
          <w:marRight w:val="0"/>
          <w:marTop w:val="86"/>
          <w:marBottom w:val="0"/>
          <w:divBdr>
            <w:top w:val="none" w:sz="0" w:space="0" w:color="auto"/>
            <w:left w:val="none" w:sz="0" w:space="0" w:color="auto"/>
            <w:bottom w:val="none" w:sz="0" w:space="0" w:color="auto"/>
            <w:right w:val="none" w:sz="0" w:space="0" w:color="auto"/>
          </w:divBdr>
        </w:div>
      </w:divsChild>
    </w:div>
    <w:div w:id="496460338">
      <w:bodyDiv w:val="1"/>
      <w:marLeft w:val="0"/>
      <w:marRight w:val="0"/>
      <w:marTop w:val="0"/>
      <w:marBottom w:val="0"/>
      <w:divBdr>
        <w:top w:val="none" w:sz="0" w:space="0" w:color="auto"/>
        <w:left w:val="none" w:sz="0" w:space="0" w:color="auto"/>
        <w:bottom w:val="none" w:sz="0" w:space="0" w:color="auto"/>
        <w:right w:val="none" w:sz="0" w:space="0" w:color="auto"/>
      </w:divBdr>
    </w:div>
    <w:div w:id="497185770">
      <w:bodyDiv w:val="1"/>
      <w:marLeft w:val="0"/>
      <w:marRight w:val="0"/>
      <w:marTop w:val="0"/>
      <w:marBottom w:val="0"/>
      <w:divBdr>
        <w:top w:val="none" w:sz="0" w:space="0" w:color="auto"/>
        <w:left w:val="none" w:sz="0" w:space="0" w:color="auto"/>
        <w:bottom w:val="none" w:sz="0" w:space="0" w:color="auto"/>
        <w:right w:val="none" w:sz="0" w:space="0" w:color="auto"/>
      </w:divBdr>
    </w:div>
    <w:div w:id="497231087">
      <w:bodyDiv w:val="1"/>
      <w:marLeft w:val="0"/>
      <w:marRight w:val="0"/>
      <w:marTop w:val="0"/>
      <w:marBottom w:val="0"/>
      <w:divBdr>
        <w:top w:val="none" w:sz="0" w:space="0" w:color="auto"/>
        <w:left w:val="none" w:sz="0" w:space="0" w:color="auto"/>
        <w:bottom w:val="none" w:sz="0" w:space="0" w:color="auto"/>
        <w:right w:val="none" w:sz="0" w:space="0" w:color="auto"/>
      </w:divBdr>
    </w:div>
    <w:div w:id="497311297">
      <w:bodyDiv w:val="1"/>
      <w:marLeft w:val="0"/>
      <w:marRight w:val="0"/>
      <w:marTop w:val="0"/>
      <w:marBottom w:val="0"/>
      <w:divBdr>
        <w:top w:val="none" w:sz="0" w:space="0" w:color="auto"/>
        <w:left w:val="none" w:sz="0" w:space="0" w:color="auto"/>
        <w:bottom w:val="none" w:sz="0" w:space="0" w:color="auto"/>
        <w:right w:val="none" w:sz="0" w:space="0" w:color="auto"/>
      </w:divBdr>
    </w:div>
    <w:div w:id="498887512">
      <w:bodyDiv w:val="1"/>
      <w:marLeft w:val="0"/>
      <w:marRight w:val="0"/>
      <w:marTop w:val="0"/>
      <w:marBottom w:val="0"/>
      <w:divBdr>
        <w:top w:val="none" w:sz="0" w:space="0" w:color="auto"/>
        <w:left w:val="none" w:sz="0" w:space="0" w:color="auto"/>
        <w:bottom w:val="none" w:sz="0" w:space="0" w:color="auto"/>
        <w:right w:val="none" w:sz="0" w:space="0" w:color="auto"/>
      </w:divBdr>
      <w:divsChild>
        <w:div w:id="989212112">
          <w:marLeft w:val="1800"/>
          <w:marRight w:val="0"/>
          <w:marTop w:val="115"/>
          <w:marBottom w:val="0"/>
          <w:divBdr>
            <w:top w:val="none" w:sz="0" w:space="0" w:color="auto"/>
            <w:left w:val="none" w:sz="0" w:space="0" w:color="auto"/>
            <w:bottom w:val="none" w:sz="0" w:space="0" w:color="auto"/>
            <w:right w:val="none" w:sz="0" w:space="0" w:color="auto"/>
          </w:divBdr>
        </w:div>
        <w:div w:id="1463188668">
          <w:marLeft w:val="1800"/>
          <w:marRight w:val="0"/>
          <w:marTop w:val="115"/>
          <w:marBottom w:val="0"/>
          <w:divBdr>
            <w:top w:val="none" w:sz="0" w:space="0" w:color="auto"/>
            <w:left w:val="none" w:sz="0" w:space="0" w:color="auto"/>
            <w:bottom w:val="none" w:sz="0" w:space="0" w:color="auto"/>
            <w:right w:val="none" w:sz="0" w:space="0" w:color="auto"/>
          </w:divBdr>
        </w:div>
        <w:div w:id="1649438031">
          <w:marLeft w:val="1166"/>
          <w:marRight w:val="0"/>
          <w:marTop w:val="134"/>
          <w:marBottom w:val="0"/>
          <w:divBdr>
            <w:top w:val="none" w:sz="0" w:space="0" w:color="auto"/>
            <w:left w:val="none" w:sz="0" w:space="0" w:color="auto"/>
            <w:bottom w:val="none" w:sz="0" w:space="0" w:color="auto"/>
            <w:right w:val="none" w:sz="0" w:space="0" w:color="auto"/>
          </w:divBdr>
        </w:div>
        <w:div w:id="1934045668">
          <w:marLeft w:val="547"/>
          <w:marRight w:val="0"/>
          <w:marTop w:val="154"/>
          <w:marBottom w:val="0"/>
          <w:divBdr>
            <w:top w:val="none" w:sz="0" w:space="0" w:color="auto"/>
            <w:left w:val="none" w:sz="0" w:space="0" w:color="auto"/>
            <w:bottom w:val="none" w:sz="0" w:space="0" w:color="auto"/>
            <w:right w:val="none" w:sz="0" w:space="0" w:color="auto"/>
          </w:divBdr>
        </w:div>
      </w:divsChild>
    </w:div>
    <w:div w:id="500394628">
      <w:bodyDiv w:val="1"/>
      <w:marLeft w:val="0"/>
      <w:marRight w:val="0"/>
      <w:marTop w:val="0"/>
      <w:marBottom w:val="0"/>
      <w:divBdr>
        <w:top w:val="none" w:sz="0" w:space="0" w:color="auto"/>
        <w:left w:val="none" w:sz="0" w:space="0" w:color="auto"/>
        <w:bottom w:val="none" w:sz="0" w:space="0" w:color="auto"/>
        <w:right w:val="none" w:sz="0" w:space="0" w:color="auto"/>
      </w:divBdr>
      <w:divsChild>
        <w:div w:id="8222623">
          <w:marLeft w:val="1800"/>
          <w:marRight w:val="0"/>
          <w:marTop w:val="91"/>
          <w:marBottom w:val="0"/>
          <w:divBdr>
            <w:top w:val="none" w:sz="0" w:space="0" w:color="auto"/>
            <w:left w:val="none" w:sz="0" w:space="0" w:color="auto"/>
            <w:bottom w:val="none" w:sz="0" w:space="0" w:color="auto"/>
            <w:right w:val="none" w:sz="0" w:space="0" w:color="auto"/>
          </w:divBdr>
        </w:div>
        <w:div w:id="762609087">
          <w:marLeft w:val="1800"/>
          <w:marRight w:val="0"/>
          <w:marTop w:val="91"/>
          <w:marBottom w:val="0"/>
          <w:divBdr>
            <w:top w:val="none" w:sz="0" w:space="0" w:color="auto"/>
            <w:left w:val="none" w:sz="0" w:space="0" w:color="auto"/>
            <w:bottom w:val="none" w:sz="0" w:space="0" w:color="auto"/>
            <w:right w:val="none" w:sz="0" w:space="0" w:color="auto"/>
          </w:divBdr>
        </w:div>
        <w:div w:id="1139542427">
          <w:marLeft w:val="1166"/>
          <w:marRight w:val="0"/>
          <w:marTop w:val="106"/>
          <w:marBottom w:val="0"/>
          <w:divBdr>
            <w:top w:val="none" w:sz="0" w:space="0" w:color="auto"/>
            <w:left w:val="none" w:sz="0" w:space="0" w:color="auto"/>
            <w:bottom w:val="none" w:sz="0" w:space="0" w:color="auto"/>
            <w:right w:val="none" w:sz="0" w:space="0" w:color="auto"/>
          </w:divBdr>
        </w:div>
        <w:div w:id="1459488744">
          <w:marLeft w:val="1166"/>
          <w:marRight w:val="0"/>
          <w:marTop w:val="106"/>
          <w:marBottom w:val="0"/>
          <w:divBdr>
            <w:top w:val="none" w:sz="0" w:space="0" w:color="auto"/>
            <w:left w:val="none" w:sz="0" w:space="0" w:color="auto"/>
            <w:bottom w:val="none" w:sz="0" w:space="0" w:color="auto"/>
            <w:right w:val="none" w:sz="0" w:space="0" w:color="auto"/>
          </w:divBdr>
        </w:div>
        <w:div w:id="1714304775">
          <w:marLeft w:val="1166"/>
          <w:marRight w:val="0"/>
          <w:marTop w:val="106"/>
          <w:marBottom w:val="0"/>
          <w:divBdr>
            <w:top w:val="none" w:sz="0" w:space="0" w:color="auto"/>
            <w:left w:val="none" w:sz="0" w:space="0" w:color="auto"/>
            <w:bottom w:val="none" w:sz="0" w:space="0" w:color="auto"/>
            <w:right w:val="none" w:sz="0" w:space="0" w:color="auto"/>
          </w:divBdr>
        </w:div>
        <w:div w:id="1900549937">
          <w:marLeft w:val="547"/>
          <w:marRight w:val="0"/>
          <w:marTop w:val="120"/>
          <w:marBottom w:val="0"/>
          <w:divBdr>
            <w:top w:val="none" w:sz="0" w:space="0" w:color="auto"/>
            <w:left w:val="none" w:sz="0" w:space="0" w:color="auto"/>
            <w:bottom w:val="none" w:sz="0" w:space="0" w:color="auto"/>
            <w:right w:val="none" w:sz="0" w:space="0" w:color="auto"/>
          </w:divBdr>
        </w:div>
        <w:div w:id="1983146577">
          <w:marLeft w:val="1166"/>
          <w:marRight w:val="0"/>
          <w:marTop w:val="106"/>
          <w:marBottom w:val="0"/>
          <w:divBdr>
            <w:top w:val="none" w:sz="0" w:space="0" w:color="auto"/>
            <w:left w:val="none" w:sz="0" w:space="0" w:color="auto"/>
            <w:bottom w:val="none" w:sz="0" w:space="0" w:color="auto"/>
            <w:right w:val="none" w:sz="0" w:space="0" w:color="auto"/>
          </w:divBdr>
        </w:div>
      </w:divsChild>
    </w:div>
    <w:div w:id="500434217">
      <w:bodyDiv w:val="1"/>
      <w:marLeft w:val="0"/>
      <w:marRight w:val="0"/>
      <w:marTop w:val="0"/>
      <w:marBottom w:val="0"/>
      <w:divBdr>
        <w:top w:val="none" w:sz="0" w:space="0" w:color="auto"/>
        <w:left w:val="none" w:sz="0" w:space="0" w:color="auto"/>
        <w:bottom w:val="none" w:sz="0" w:space="0" w:color="auto"/>
        <w:right w:val="none" w:sz="0" w:space="0" w:color="auto"/>
      </w:divBdr>
    </w:div>
    <w:div w:id="500774537">
      <w:bodyDiv w:val="1"/>
      <w:marLeft w:val="0"/>
      <w:marRight w:val="0"/>
      <w:marTop w:val="0"/>
      <w:marBottom w:val="0"/>
      <w:divBdr>
        <w:top w:val="none" w:sz="0" w:space="0" w:color="auto"/>
        <w:left w:val="none" w:sz="0" w:space="0" w:color="auto"/>
        <w:bottom w:val="none" w:sz="0" w:space="0" w:color="auto"/>
        <w:right w:val="none" w:sz="0" w:space="0" w:color="auto"/>
      </w:divBdr>
    </w:div>
    <w:div w:id="501899051">
      <w:bodyDiv w:val="1"/>
      <w:marLeft w:val="0"/>
      <w:marRight w:val="0"/>
      <w:marTop w:val="0"/>
      <w:marBottom w:val="0"/>
      <w:divBdr>
        <w:top w:val="none" w:sz="0" w:space="0" w:color="auto"/>
        <w:left w:val="none" w:sz="0" w:space="0" w:color="auto"/>
        <w:bottom w:val="none" w:sz="0" w:space="0" w:color="auto"/>
        <w:right w:val="none" w:sz="0" w:space="0" w:color="auto"/>
      </w:divBdr>
    </w:div>
    <w:div w:id="501966849">
      <w:bodyDiv w:val="1"/>
      <w:marLeft w:val="0"/>
      <w:marRight w:val="0"/>
      <w:marTop w:val="0"/>
      <w:marBottom w:val="0"/>
      <w:divBdr>
        <w:top w:val="none" w:sz="0" w:space="0" w:color="auto"/>
        <w:left w:val="none" w:sz="0" w:space="0" w:color="auto"/>
        <w:bottom w:val="none" w:sz="0" w:space="0" w:color="auto"/>
        <w:right w:val="none" w:sz="0" w:space="0" w:color="auto"/>
      </w:divBdr>
    </w:div>
    <w:div w:id="502010825">
      <w:bodyDiv w:val="1"/>
      <w:marLeft w:val="0"/>
      <w:marRight w:val="0"/>
      <w:marTop w:val="0"/>
      <w:marBottom w:val="0"/>
      <w:divBdr>
        <w:top w:val="none" w:sz="0" w:space="0" w:color="auto"/>
        <w:left w:val="none" w:sz="0" w:space="0" w:color="auto"/>
        <w:bottom w:val="none" w:sz="0" w:space="0" w:color="auto"/>
        <w:right w:val="none" w:sz="0" w:space="0" w:color="auto"/>
      </w:divBdr>
    </w:div>
    <w:div w:id="502890191">
      <w:bodyDiv w:val="1"/>
      <w:marLeft w:val="0"/>
      <w:marRight w:val="0"/>
      <w:marTop w:val="0"/>
      <w:marBottom w:val="0"/>
      <w:divBdr>
        <w:top w:val="none" w:sz="0" w:space="0" w:color="auto"/>
        <w:left w:val="none" w:sz="0" w:space="0" w:color="auto"/>
        <w:bottom w:val="none" w:sz="0" w:space="0" w:color="auto"/>
        <w:right w:val="none" w:sz="0" w:space="0" w:color="auto"/>
      </w:divBdr>
    </w:div>
    <w:div w:id="504200601">
      <w:bodyDiv w:val="1"/>
      <w:marLeft w:val="0"/>
      <w:marRight w:val="0"/>
      <w:marTop w:val="0"/>
      <w:marBottom w:val="0"/>
      <w:divBdr>
        <w:top w:val="none" w:sz="0" w:space="0" w:color="auto"/>
        <w:left w:val="none" w:sz="0" w:space="0" w:color="auto"/>
        <w:bottom w:val="none" w:sz="0" w:space="0" w:color="auto"/>
        <w:right w:val="none" w:sz="0" w:space="0" w:color="auto"/>
      </w:divBdr>
    </w:div>
    <w:div w:id="504443386">
      <w:bodyDiv w:val="1"/>
      <w:marLeft w:val="0"/>
      <w:marRight w:val="0"/>
      <w:marTop w:val="0"/>
      <w:marBottom w:val="0"/>
      <w:divBdr>
        <w:top w:val="none" w:sz="0" w:space="0" w:color="auto"/>
        <w:left w:val="none" w:sz="0" w:space="0" w:color="auto"/>
        <w:bottom w:val="none" w:sz="0" w:space="0" w:color="auto"/>
        <w:right w:val="none" w:sz="0" w:space="0" w:color="auto"/>
      </w:divBdr>
    </w:div>
    <w:div w:id="506483442">
      <w:bodyDiv w:val="1"/>
      <w:marLeft w:val="0"/>
      <w:marRight w:val="0"/>
      <w:marTop w:val="0"/>
      <w:marBottom w:val="0"/>
      <w:divBdr>
        <w:top w:val="none" w:sz="0" w:space="0" w:color="auto"/>
        <w:left w:val="none" w:sz="0" w:space="0" w:color="auto"/>
        <w:bottom w:val="none" w:sz="0" w:space="0" w:color="auto"/>
        <w:right w:val="none" w:sz="0" w:space="0" w:color="auto"/>
      </w:divBdr>
    </w:div>
    <w:div w:id="506486268">
      <w:bodyDiv w:val="1"/>
      <w:marLeft w:val="0"/>
      <w:marRight w:val="0"/>
      <w:marTop w:val="0"/>
      <w:marBottom w:val="0"/>
      <w:divBdr>
        <w:top w:val="none" w:sz="0" w:space="0" w:color="auto"/>
        <w:left w:val="none" w:sz="0" w:space="0" w:color="auto"/>
        <w:bottom w:val="none" w:sz="0" w:space="0" w:color="auto"/>
        <w:right w:val="none" w:sz="0" w:space="0" w:color="auto"/>
      </w:divBdr>
      <w:divsChild>
        <w:div w:id="117796478">
          <w:marLeft w:val="1166"/>
          <w:marRight w:val="0"/>
          <w:marTop w:val="134"/>
          <w:marBottom w:val="0"/>
          <w:divBdr>
            <w:top w:val="none" w:sz="0" w:space="0" w:color="auto"/>
            <w:left w:val="none" w:sz="0" w:space="0" w:color="auto"/>
            <w:bottom w:val="none" w:sz="0" w:space="0" w:color="auto"/>
            <w:right w:val="none" w:sz="0" w:space="0" w:color="auto"/>
          </w:divBdr>
        </w:div>
        <w:div w:id="195852025">
          <w:marLeft w:val="1800"/>
          <w:marRight w:val="0"/>
          <w:marTop w:val="115"/>
          <w:marBottom w:val="0"/>
          <w:divBdr>
            <w:top w:val="none" w:sz="0" w:space="0" w:color="auto"/>
            <w:left w:val="none" w:sz="0" w:space="0" w:color="auto"/>
            <w:bottom w:val="none" w:sz="0" w:space="0" w:color="auto"/>
            <w:right w:val="none" w:sz="0" w:space="0" w:color="auto"/>
          </w:divBdr>
        </w:div>
        <w:div w:id="308362470">
          <w:marLeft w:val="1166"/>
          <w:marRight w:val="0"/>
          <w:marTop w:val="134"/>
          <w:marBottom w:val="0"/>
          <w:divBdr>
            <w:top w:val="none" w:sz="0" w:space="0" w:color="auto"/>
            <w:left w:val="none" w:sz="0" w:space="0" w:color="auto"/>
            <w:bottom w:val="none" w:sz="0" w:space="0" w:color="auto"/>
            <w:right w:val="none" w:sz="0" w:space="0" w:color="auto"/>
          </w:divBdr>
        </w:div>
        <w:div w:id="592203543">
          <w:marLeft w:val="1800"/>
          <w:marRight w:val="0"/>
          <w:marTop w:val="115"/>
          <w:marBottom w:val="0"/>
          <w:divBdr>
            <w:top w:val="none" w:sz="0" w:space="0" w:color="auto"/>
            <w:left w:val="none" w:sz="0" w:space="0" w:color="auto"/>
            <w:bottom w:val="none" w:sz="0" w:space="0" w:color="auto"/>
            <w:right w:val="none" w:sz="0" w:space="0" w:color="auto"/>
          </w:divBdr>
        </w:div>
        <w:div w:id="1068377838">
          <w:marLeft w:val="1166"/>
          <w:marRight w:val="0"/>
          <w:marTop w:val="134"/>
          <w:marBottom w:val="0"/>
          <w:divBdr>
            <w:top w:val="none" w:sz="0" w:space="0" w:color="auto"/>
            <w:left w:val="none" w:sz="0" w:space="0" w:color="auto"/>
            <w:bottom w:val="none" w:sz="0" w:space="0" w:color="auto"/>
            <w:right w:val="none" w:sz="0" w:space="0" w:color="auto"/>
          </w:divBdr>
        </w:div>
        <w:div w:id="1096361342">
          <w:marLeft w:val="547"/>
          <w:marRight w:val="0"/>
          <w:marTop w:val="154"/>
          <w:marBottom w:val="0"/>
          <w:divBdr>
            <w:top w:val="none" w:sz="0" w:space="0" w:color="auto"/>
            <w:left w:val="none" w:sz="0" w:space="0" w:color="auto"/>
            <w:bottom w:val="none" w:sz="0" w:space="0" w:color="auto"/>
            <w:right w:val="none" w:sz="0" w:space="0" w:color="auto"/>
          </w:divBdr>
        </w:div>
        <w:div w:id="1371302854">
          <w:marLeft w:val="1166"/>
          <w:marRight w:val="0"/>
          <w:marTop w:val="134"/>
          <w:marBottom w:val="0"/>
          <w:divBdr>
            <w:top w:val="none" w:sz="0" w:space="0" w:color="auto"/>
            <w:left w:val="none" w:sz="0" w:space="0" w:color="auto"/>
            <w:bottom w:val="none" w:sz="0" w:space="0" w:color="auto"/>
            <w:right w:val="none" w:sz="0" w:space="0" w:color="auto"/>
          </w:divBdr>
        </w:div>
        <w:div w:id="1739597390">
          <w:marLeft w:val="1800"/>
          <w:marRight w:val="0"/>
          <w:marTop w:val="115"/>
          <w:marBottom w:val="0"/>
          <w:divBdr>
            <w:top w:val="none" w:sz="0" w:space="0" w:color="auto"/>
            <w:left w:val="none" w:sz="0" w:space="0" w:color="auto"/>
            <w:bottom w:val="none" w:sz="0" w:space="0" w:color="auto"/>
            <w:right w:val="none" w:sz="0" w:space="0" w:color="auto"/>
          </w:divBdr>
        </w:div>
      </w:divsChild>
    </w:div>
    <w:div w:id="507135150">
      <w:bodyDiv w:val="1"/>
      <w:marLeft w:val="0"/>
      <w:marRight w:val="0"/>
      <w:marTop w:val="0"/>
      <w:marBottom w:val="0"/>
      <w:divBdr>
        <w:top w:val="none" w:sz="0" w:space="0" w:color="auto"/>
        <w:left w:val="none" w:sz="0" w:space="0" w:color="auto"/>
        <w:bottom w:val="none" w:sz="0" w:space="0" w:color="auto"/>
        <w:right w:val="none" w:sz="0" w:space="0" w:color="auto"/>
      </w:divBdr>
      <w:divsChild>
        <w:div w:id="378166039">
          <w:marLeft w:val="547"/>
          <w:marRight w:val="0"/>
          <w:marTop w:val="154"/>
          <w:marBottom w:val="0"/>
          <w:divBdr>
            <w:top w:val="none" w:sz="0" w:space="0" w:color="auto"/>
            <w:left w:val="none" w:sz="0" w:space="0" w:color="auto"/>
            <w:bottom w:val="none" w:sz="0" w:space="0" w:color="auto"/>
            <w:right w:val="none" w:sz="0" w:space="0" w:color="auto"/>
          </w:divBdr>
        </w:div>
        <w:div w:id="661157321">
          <w:marLeft w:val="1166"/>
          <w:marRight w:val="0"/>
          <w:marTop w:val="134"/>
          <w:marBottom w:val="0"/>
          <w:divBdr>
            <w:top w:val="none" w:sz="0" w:space="0" w:color="auto"/>
            <w:left w:val="none" w:sz="0" w:space="0" w:color="auto"/>
            <w:bottom w:val="none" w:sz="0" w:space="0" w:color="auto"/>
            <w:right w:val="none" w:sz="0" w:space="0" w:color="auto"/>
          </w:divBdr>
        </w:div>
        <w:div w:id="969091225">
          <w:marLeft w:val="1166"/>
          <w:marRight w:val="0"/>
          <w:marTop w:val="134"/>
          <w:marBottom w:val="0"/>
          <w:divBdr>
            <w:top w:val="none" w:sz="0" w:space="0" w:color="auto"/>
            <w:left w:val="none" w:sz="0" w:space="0" w:color="auto"/>
            <w:bottom w:val="none" w:sz="0" w:space="0" w:color="auto"/>
            <w:right w:val="none" w:sz="0" w:space="0" w:color="auto"/>
          </w:divBdr>
        </w:div>
        <w:div w:id="1681538856">
          <w:marLeft w:val="547"/>
          <w:marRight w:val="0"/>
          <w:marTop w:val="154"/>
          <w:marBottom w:val="0"/>
          <w:divBdr>
            <w:top w:val="none" w:sz="0" w:space="0" w:color="auto"/>
            <w:left w:val="none" w:sz="0" w:space="0" w:color="auto"/>
            <w:bottom w:val="none" w:sz="0" w:space="0" w:color="auto"/>
            <w:right w:val="none" w:sz="0" w:space="0" w:color="auto"/>
          </w:divBdr>
        </w:div>
      </w:divsChild>
    </w:div>
    <w:div w:id="507214861">
      <w:bodyDiv w:val="1"/>
      <w:marLeft w:val="0"/>
      <w:marRight w:val="0"/>
      <w:marTop w:val="0"/>
      <w:marBottom w:val="0"/>
      <w:divBdr>
        <w:top w:val="none" w:sz="0" w:space="0" w:color="auto"/>
        <w:left w:val="none" w:sz="0" w:space="0" w:color="auto"/>
        <w:bottom w:val="none" w:sz="0" w:space="0" w:color="auto"/>
        <w:right w:val="none" w:sz="0" w:space="0" w:color="auto"/>
      </w:divBdr>
    </w:div>
    <w:div w:id="507601357">
      <w:bodyDiv w:val="1"/>
      <w:marLeft w:val="0"/>
      <w:marRight w:val="0"/>
      <w:marTop w:val="0"/>
      <w:marBottom w:val="0"/>
      <w:divBdr>
        <w:top w:val="none" w:sz="0" w:space="0" w:color="auto"/>
        <w:left w:val="none" w:sz="0" w:space="0" w:color="auto"/>
        <w:bottom w:val="none" w:sz="0" w:space="0" w:color="auto"/>
        <w:right w:val="none" w:sz="0" w:space="0" w:color="auto"/>
      </w:divBdr>
    </w:div>
    <w:div w:id="507985116">
      <w:bodyDiv w:val="1"/>
      <w:marLeft w:val="0"/>
      <w:marRight w:val="0"/>
      <w:marTop w:val="0"/>
      <w:marBottom w:val="0"/>
      <w:divBdr>
        <w:top w:val="none" w:sz="0" w:space="0" w:color="auto"/>
        <w:left w:val="none" w:sz="0" w:space="0" w:color="auto"/>
        <w:bottom w:val="none" w:sz="0" w:space="0" w:color="auto"/>
        <w:right w:val="none" w:sz="0" w:space="0" w:color="auto"/>
      </w:divBdr>
    </w:div>
    <w:div w:id="508254208">
      <w:bodyDiv w:val="1"/>
      <w:marLeft w:val="0"/>
      <w:marRight w:val="0"/>
      <w:marTop w:val="0"/>
      <w:marBottom w:val="0"/>
      <w:divBdr>
        <w:top w:val="none" w:sz="0" w:space="0" w:color="auto"/>
        <w:left w:val="none" w:sz="0" w:space="0" w:color="auto"/>
        <w:bottom w:val="none" w:sz="0" w:space="0" w:color="auto"/>
        <w:right w:val="none" w:sz="0" w:space="0" w:color="auto"/>
      </w:divBdr>
    </w:div>
    <w:div w:id="508374422">
      <w:bodyDiv w:val="1"/>
      <w:marLeft w:val="0"/>
      <w:marRight w:val="0"/>
      <w:marTop w:val="0"/>
      <w:marBottom w:val="0"/>
      <w:divBdr>
        <w:top w:val="none" w:sz="0" w:space="0" w:color="auto"/>
        <w:left w:val="none" w:sz="0" w:space="0" w:color="auto"/>
        <w:bottom w:val="none" w:sz="0" w:space="0" w:color="auto"/>
        <w:right w:val="none" w:sz="0" w:space="0" w:color="auto"/>
      </w:divBdr>
    </w:div>
    <w:div w:id="508446506">
      <w:bodyDiv w:val="1"/>
      <w:marLeft w:val="0"/>
      <w:marRight w:val="0"/>
      <w:marTop w:val="0"/>
      <w:marBottom w:val="0"/>
      <w:divBdr>
        <w:top w:val="none" w:sz="0" w:space="0" w:color="auto"/>
        <w:left w:val="none" w:sz="0" w:space="0" w:color="auto"/>
        <w:bottom w:val="none" w:sz="0" w:space="0" w:color="auto"/>
        <w:right w:val="none" w:sz="0" w:space="0" w:color="auto"/>
      </w:divBdr>
    </w:div>
    <w:div w:id="509176766">
      <w:bodyDiv w:val="1"/>
      <w:marLeft w:val="0"/>
      <w:marRight w:val="0"/>
      <w:marTop w:val="0"/>
      <w:marBottom w:val="0"/>
      <w:divBdr>
        <w:top w:val="none" w:sz="0" w:space="0" w:color="auto"/>
        <w:left w:val="none" w:sz="0" w:space="0" w:color="auto"/>
        <w:bottom w:val="none" w:sz="0" w:space="0" w:color="auto"/>
        <w:right w:val="none" w:sz="0" w:space="0" w:color="auto"/>
      </w:divBdr>
    </w:div>
    <w:div w:id="509220836">
      <w:bodyDiv w:val="1"/>
      <w:marLeft w:val="0"/>
      <w:marRight w:val="0"/>
      <w:marTop w:val="0"/>
      <w:marBottom w:val="0"/>
      <w:divBdr>
        <w:top w:val="none" w:sz="0" w:space="0" w:color="auto"/>
        <w:left w:val="none" w:sz="0" w:space="0" w:color="auto"/>
        <w:bottom w:val="none" w:sz="0" w:space="0" w:color="auto"/>
        <w:right w:val="none" w:sz="0" w:space="0" w:color="auto"/>
      </w:divBdr>
    </w:div>
    <w:div w:id="509443466">
      <w:bodyDiv w:val="1"/>
      <w:marLeft w:val="0"/>
      <w:marRight w:val="0"/>
      <w:marTop w:val="0"/>
      <w:marBottom w:val="0"/>
      <w:divBdr>
        <w:top w:val="none" w:sz="0" w:space="0" w:color="auto"/>
        <w:left w:val="none" w:sz="0" w:space="0" w:color="auto"/>
        <w:bottom w:val="none" w:sz="0" w:space="0" w:color="auto"/>
        <w:right w:val="none" w:sz="0" w:space="0" w:color="auto"/>
      </w:divBdr>
      <w:divsChild>
        <w:div w:id="106436393">
          <w:marLeft w:val="1166"/>
          <w:marRight w:val="0"/>
          <w:marTop w:val="91"/>
          <w:marBottom w:val="0"/>
          <w:divBdr>
            <w:top w:val="none" w:sz="0" w:space="0" w:color="auto"/>
            <w:left w:val="none" w:sz="0" w:space="0" w:color="auto"/>
            <w:bottom w:val="none" w:sz="0" w:space="0" w:color="auto"/>
            <w:right w:val="none" w:sz="0" w:space="0" w:color="auto"/>
          </w:divBdr>
        </w:div>
        <w:div w:id="380250803">
          <w:marLeft w:val="1800"/>
          <w:marRight w:val="0"/>
          <w:marTop w:val="72"/>
          <w:marBottom w:val="0"/>
          <w:divBdr>
            <w:top w:val="none" w:sz="0" w:space="0" w:color="auto"/>
            <w:left w:val="none" w:sz="0" w:space="0" w:color="auto"/>
            <w:bottom w:val="none" w:sz="0" w:space="0" w:color="auto"/>
            <w:right w:val="none" w:sz="0" w:space="0" w:color="auto"/>
          </w:divBdr>
        </w:div>
        <w:div w:id="898054808">
          <w:marLeft w:val="1800"/>
          <w:marRight w:val="0"/>
          <w:marTop w:val="72"/>
          <w:marBottom w:val="0"/>
          <w:divBdr>
            <w:top w:val="none" w:sz="0" w:space="0" w:color="auto"/>
            <w:left w:val="none" w:sz="0" w:space="0" w:color="auto"/>
            <w:bottom w:val="none" w:sz="0" w:space="0" w:color="auto"/>
            <w:right w:val="none" w:sz="0" w:space="0" w:color="auto"/>
          </w:divBdr>
        </w:div>
        <w:div w:id="994382870">
          <w:marLeft w:val="1166"/>
          <w:marRight w:val="0"/>
          <w:marTop w:val="91"/>
          <w:marBottom w:val="0"/>
          <w:divBdr>
            <w:top w:val="none" w:sz="0" w:space="0" w:color="auto"/>
            <w:left w:val="none" w:sz="0" w:space="0" w:color="auto"/>
            <w:bottom w:val="none" w:sz="0" w:space="0" w:color="auto"/>
            <w:right w:val="none" w:sz="0" w:space="0" w:color="auto"/>
          </w:divBdr>
        </w:div>
        <w:div w:id="1025139015">
          <w:marLeft w:val="1166"/>
          <w:marRight w:val="0"/>
          <w:marTop w:val="91"/>
          <w:marBottom w:val="0"/>
          <w:divBdr>
            <w:top w:val="none" w:sz="0" w:space="0" w:color="auto"/>
            <w:left w:val="none" w:sz="0" w:space="0" w:color="auto"/>
            <w:bottom w:val="none" w:sz="0" w:space="0" w:color="auto"/>
            <w:right w:val="none" w:sz="0" w:space="0" w:color="auto"/>
          </w:divBdr>
        </w:div>
        <w:div w:id="1067535254">
          <w:marLeft w:val="547"/>
          <w:marRight w:val="0"/>
          <w:marTop w:val="106"/>
          <w:marBottom w:val="0"/>
          <w:divBdr>
            <w:top w:val="none" w:sz="0" w:space="0" w:color="auto"/>
            <w:left w:val="none" w:sz="0" w:space="0" w:color="auto"/>
            <w:bottom w:val="none" w:sz="0" w:space="0" w:color="auto"/>
            <w:right w:val="none" w:sz="0" w:space="0" w:color="auto"/>
          </w:divBdr>
        </w:div>
        <w:div w:id="1342246009">
          <w:marLeft w:val="1800"/>
          <w:marRight w:val="0"/>
          <w:marTop w:val="72"/>
          <w:marBottom w:val="0"/>
          <w:divBdr>
            <w:top w:val="none" w:sz="0" w:space="0" w:color="auto"/>
            <w:left w:val="none" w:sz="0" w:space="0" w:color="auto"/>
            <w:bottom w:val="none" w:sz="0" w:space="0" w:color="auto"/>
            <w:right w:val="none" w:sz="0" w:space="0" w:color="auto"/>
          </w:divBdr>
        </w:div>
        <w:div w:id="1367681243">
          <w:marLeft w:val="1800"/>
          <w:marRight w:val="0"/>
          <w:marTop w:val="72"/>
          <w:marBottom w:val="0"/>
          <w:divBdr>
            <w:top w:val="none" w:sz="0" w:space="0" w:color="auto"/>
            <w:left w:val="none" w:sz="0" w:space="0" w:color="auto"/>
            <w:bottom w:val="none" w:sz="0" w:space="0" w:color="auto"/>
            <w:right w:val="none" w:sz="0" w:space="0" w:color="auto"/>
          </w:divBdr>
        </w:div>
        <w:div w:id="1480414191">
          <w:marLeft w:val="547"/>
          <w:marRight w:val="0"/>
          <w:marTop w:val="125"/>
          <w:marBottom w:val="0"/>
          <w:divBdr>
            <w:top w:val="none" w:sz="0" w:space="0" w:color="auto"/>
            <w:left w:val="none" w:sz="0" w:space="0" w:color="auto"/>
            <w:bottom w:val="none" w:sz="0" w:space="0" w:color="auto"/>
            <w:right w:val="none" w:sz="0" w:space="0" w:color="auto"/>
          </w:divBdr>
        </w:div>
        <w:div w:id="1678539239">
          <w:marLeft w:val="1166"/>
          <w:marRight w:val="0"/>
          <w:marTop w:val="91"/>
          <w:marBottom w:val="0"/>
          <w:divBdr>
            <w:top w:val="none" w:sz="0" w:space="0" w:color="auto"/>
            <w:left w:val="none" w:sz="0" w:space="0" w:color="auto"/>
            <w:bottom w:val="none" w:sz="0" w:space="0" w:color="auto"/>
            <w:right w:val="none" w:sz="0" w:space="0" w:color="auto"/>
          </w:divBdr>
        </w:div>
        <w:div w:id="2033409398">
          <w:marLeft w:val="1166"/>
          <w:marRight w:val="0"/>
          <w:marTop w:val="91"/>
          <w:marBottom w:val="0"/>
          <w:divBdr>
            <w:top w:val="none" w:sz="0" w:space="0" w:color="auto"/>
            <w:left w:val="none" w:sz="0" w:space="0" w:color="auto"/>
            <w:bottom w:val="none" w:sz="0" w:space="0" w:color="auto"/>
            <w:right w:val="none" w:sz="0" w:space="0" w:color="auto"/>
          </w:divBdr>
        </w:div>
      </w:divsChild>
    </w:div>
    <w:div w:id="509569989">
      <w:bodyDiv w:val="1"/>
      <w:marLeft w:val="0"/>
      <w:marRight w:val="0"/>
      <w:marTop w:val="0"/>
      <w:marBottom w:val="0"/>
      <w:divBdr>
        <w:top w:val="none" w:sz="0" w:space="0" w:color="auto"/>
        <w:left w:val="none" w:sz="0" w:space="0" w:color="auto"/>
        <w:bottom w:val="none" w:sz="0" w:space="0" w:color="auto"/>
        <w:right w:val="none" w:sz="0" w:space="0" w:color="auto"/>
      </w:divBdr>
      <w:divsChild>
        <w:div w:id="322127661">
          <w:marLeft w:val="1166"/>
          <w:marRight w:val="0"/>
          <w:marTop w:val="96"/>
          <w:marBottom w:val="0"/>
          <w:divBdr>
            <w:top w:val="none" w:sz="0" w:space="0" w:color="auto"/>
            <w:left w:val="none" w:sz="0" w:space="0" w:color="auto"/>
            <w:bottom w:val="none" w:sz="0" w:space="0" w:color="auto"/>
            <w:right w:val="none" w:sz="0" w:space="0" w:color="auto"/>
          </w:divBdr>
        </w:div>
        <w:div w:id="427119461">
          <w:marLeft w:val="1166"/>
          <w:marRight w:val="0"/>
          <w:marTop w:val="96"/>
          <w:marBottom w:val="0"/>
          <w:divBdr>
            <w:top w:val="none" w:sz="0" w:space="0" w:color="auto"/>
            <w:left w:val="none" w:sz="0" w:space="0" w:color="auto"/>
            <w:bottom w:val="none" w:sz="0" w:space="0" w:color="auto"/>
            <w:right w:val="none" w:sz="0" w:space="0" w:color="auto"/>
          </w:divBdr>
        </w:div>
        <w:div w:id="694381084">
          <w:marLeft w:val="547"/>
          <w:marRight w:val="0"/>
          <w:marTop w:val="115"/>
          <w:marBottom w:val="0"/>
          <w:divBdr>
            <w:top w:val="none" w:sz="0" w:space="0" w:color="auto"/>
            <w:left w:val="none" w:sz="0" w:space="0" w:color="auto"/>
            <w:bottom w:val="none" w:sz="0" w:space="0" w:color="auto"/>
            <w:right w:val="none" w:sz="0" w:space="0" w:color="auto"/>
          </w:divBdr>
        </w:div>
        <w:div w:id="864095825">
          <w:marLeft w:val="1166"/>
          <w:marRight w:val="0"/>
          <w:marTop w:val="96"/>
          <w:marBottom w:val="0"/>
          <w:divBdr>
            <w:top w:val="none" w:sz="0" w:space="0" w:color="auto"/>
            <w:left w:val="none" w:sz="0" w:space="0" w:color="auto"/>
            <w:bottom w:val="none" w:sz="0" w:space="0" w:color="auto"/>
            <w:right w:val="none" w:sz="0" w:space="0" w:color="auto"/>
          </w:divBdr>
        </w:div>
        <w:div w:id="1206678059">
          <w:marLeft w:val="547"/>
          <w:marRight w:val="0"/>
          <w:marTop w:val="115"/>
          <w:marBottom w:val="0"/>
          <w:divBdr>
            <w:top w:val="none" w:sz="0" w:space="0" w:color="auto"/>
            <w:left w:val="none" w:sz="0" w:space="0" w:color="auto"/>
            <w:bottom w:val="none" w:sz="0" w:space="0" w:color="auto"/>
            <w:right w:val="none" w:sz="0" w:space="0" w:color="auto"/>
          </w:divBdr>
        </w:div>
        <w:div w:id="1321688887">
          <w:marLeft w:val="1166"/>
          <w:marRight w:val="0"/>
          <w:marTop w:val="96"/>
          <w:marBottom w:val="0"/>
          <w:divBdr>
            <w:top w:val="none" w:sz="0" w:space="0" w:color="auto"/>
            <w:left w:val="none" w:sz="0" w:space="0" w:color="auto"/>
            <w:bottom w:val="none" w:sz="0" w:space="0" w:color="auto"/>
            <w:right w:val="none" w:sz="0" w:space="0" w:color="auto"/>
          </w:divBdr>
        </w:div>
        <w:div w:id="1426226439">
          <w:marLeft w:val="1166"/>
          <w:marRight w:val="0"/>
          <w:marTop w:val="96"/>
          <w:marBottom w:val="0"/>
          <w:divBdr>
            <w:top w:val="none" w:sz="0" w:space="0" w:color="auto"/>
            <w:left w:val="none" w:sz="0" w:space="0" w:color="auto"/>
            <w:bottom w:val="none" w:sz="0" w:space="0" w:color="auto"/>
            <w:right w:val="none" w:sz="0" w:space="0" w:color="auto"/>
          </w:divBdr>
        </w:div>
        <w:div w:id="1480341022">
          <w:marLeft w:val="1166"/>
          <w:marRight w:val="0"/>
          <w:marTop w:val="96"/>
          <w:marBottom w:val="0"/>
          <w:divBdr>
            <w:top w:val="none" w:sz="0" w:space="0" w:color="auto"/>
            <w:left w:val="none" w:sz="0" w:space="0" w:color="auto"/>
            <w:bottom w:val="none" w:sz="0" w:space="0" w:color="auto"/>
            <w:right w:val="none" w:sz="0" w:space="0" w:color="auto"/>
          </w:divBdr>
        </w:div>
        <w:div w:id="2017267991">
          <w:marLeft w:val="1166"/>
          <w:marRight w:val="0"/>
          <w:marTop w:val="96"/>
          <w:marBottom w:val="0"/>
          <w:divBdr>
            <w:top w:val="none" w:sz="0" w:space="0" w:color="auto"/>
            <w:left w:val="none" w:sz="0" w:space="0" w:color="auto"/>
            <w:bottom w:val="none" w:sz="0" w:space="0" w:color="auto"/>
            <w:right w:val="none" w:sz="0" w:space="0" w:color="auto"/>
          </w:divBdr>
        </w:div>
      </w:divsChild>
    </w:div>
    <w:div w:id="509612316">
      <w:bodyDiv w:val="1"/>
      <w:marLeft w:val="0"/>
      <w:marRight w:val="0"/>
      <w:marTop w:val="0"/>
      <w:marBottom w:val="0"/>
      <w:divBdr>
        <w:top w:val="none" w:sz="0" w:space="0" w:color="auto"/>
        <w:left w:val="none" w:sz="0" w:space="0" w:color="auto"/>
        <w:bottom w:val="none" w:sz="0" w:space="0" w:color="auto"/>
        <w:right w:val="none" w:sz="0" w:space="0" w:color="auto"/>
      </w:divBdr>
    </w:div>
    <w:div w:id="509683887">
      <w:bodyDiv w:val="1"/>
      <w:marLeft w:val="0"/>
      <w:marRight w:val="0"/>
      <w:marTop w:val="0"/>
      <w:marBottom w:val="0"/>
      <w:divBdr>
        <w:top w:val="none" w:sz="0" w:space="0" w:color="auto"/>
        <w:left w:val="none" w:sz="0" w:space="0" w:color="auto"/>
        <w:bottom w:val="none" w:sz="0" w:space="0" w:color="auto"/>
        <w:right w:val="none" w:sz="0" w:space="0" w:color="auto"/>
      </w:divBdr>
    </w:div>
    <w:div w:id="510797854">
      <w:bodyDiv w:val="1"/>
      <w:marLeft w:val="0"/>
      <w:marRight w:val="0"/>
      <w:marTop w:val="0"/>
      <w:marBottom w:val="0"/>
      <w:divBdr>
        <w:top w:val="none" w:sz="0" w:space="0" w:color="auto"/>
        <w:left w:val="none" w:sz="0" w:space="0" w:color="auto"/>
        <w:bottom w:val="none" w:sz="0" w:space="0" w:color="auto"/>
        <w:right w:val="none" w:sz="0" w:space="0" w:color="auto"/>
      </w:divBdr>
      <w:divsChild>
        <w:div w:id="75518957">
          <w:marLeft w:val="0"/>
          <w:marRight w:val="0"/>
          <w:marTop w:val="0"/>
          <w:marBottom w:val="0"/>
          <w:divBdr>
            <w:top w:val="none" w:sz="0" w:space="0" w:color="auto"/>
            <w:left w:val="none" w:sz="0" w:space="0" w:color="auto"/>
            <w:bottom w:val="none" w:sz="0" w:space="0" w:color="auto"/>
            <w:right w:val="none" w:sz="0" w:space="0" w:color="auto"/>
          </w:divBdr>
        </w:div>
        <w:div w:id="285814837">
          <w:marLeft w:val="0"/>
          <w:marRight w:val="0"/>
          <w:marTop w:val="0"/>
          <w:marBottom w:val="0"/>
          <w:divBdr>
            <w:top w:val="none" w:sz="0" w:space="0" w:color="auto"/>
            <w:left w:val="none" w:sz="0" w:space="0" w:color="auto"/>
            <w:bottom w:val="none" w:sz="0" w:space="0" w:color="auto"/>
            <w:right w:val="none" w:sz="0" w:space="0" w:color="auto"/>
          </w:divBdr>
        </w:div>
        <w:div w:id="286276930">
          <w:marLeft w:val="0"/>
          <w:marRight w:val="0"/>
          <w:marTop w:val="0"/>
          <w:marBottom w:val="0"/>
          <w:divBdr>
            <w:top w:val="none" w:sz="0" w:space="0" w:color="auto"/>
            <w:left w:val="none" w:sz="0" w:space="0" w:color="auto"/>
            <w:bottom w:val="none" w:sz="0" w:space="0" w:color="auto"/>
            <w:right w:val="none" w:sz="0" w:space="0" w:color="auto"/>
          </w:divBdr>
        </w:div>
        <w:div w:id="392310234">
          <w:marLeft w:val="0"/>
          <w:marRight w:val="0"/>
          <w:marTop w:val="0"/>
          <w:marBottom w:val="0"/>
          <w:divBdr>
            <w:top w:val="none" w:sz="0" w:space="0" w:color="auto"/>
            <w:left w:val="none" w:sz="0" w:space="0" w:color="auto"/>
            <w:bottom w:val="none" w:sz="0" w:space="0" w:color="auto"/>
            <w:right w:val="none" w:sz="0" w:space="0" w:color="auto"/>
          </w:divBdr>
        </w:div>
        <w:div w:id="461579006">
          <w:marLeft w:val="0"/>
          <w:marRight w:val="0"/>
          <w:marTop w:val="0"/>
          <w:marBottom w:val="0"/>
          <w:divBdr>
            <w:top w:val="none" w:sz="0" w:space="0" w:color="auto"/>
            <w:left w:val="none" w:sz="0" w:space="0" w:color="auto"/>
            <w:bottom w:val="none" w:sz="0" w:space="0" w:color="auto"/>
            <w:right w:val="none" w:sz="0" w:space="0" w:color="auto"/>
          </w:divBdr>
        </w:div>
        <w:div w:id="532811643">
          <w:marLeft w:val="0"/>
          <w:marRight w:val="0"/>
          <w:marTop w:val="0"/>
          <w:marBottom w:val="0"/>
          <w:divBdr>
            <w:top w:val="none" w:sz="0" w:space="0" w:color="auto"/>
            <w:left w:val="none" w:sz="0" w:space="0" w:color="auto"/>
            <w:bottom w:val="none" w:sz="0" w:space="0" w:color="auto"/>
            <w:right w:val="none" w:sz="0" w:space="0" w:color="auto"/>
          </w:divBdr>
        </w:div>
        <w:div w:id="570116275">
          <w:marLeft w:val="0"/>
          <w:marRight w:val="0"/>
          <w:marTop w:val="0"/>
          <w:marBottom w:val="0"/>
          <w:divBdr>
            <w:top w:val="none" w:sz="0" w:space="0" w:color="auto"/>
            <w:left w:val="none" w:sz="0" w:space="0" w:color="auto"/>
            <w:bottom w:val="none" w:sz="0" w:space="0" w:color="auto"/>
            <w:right w:val="none" w:sz="0" w:space="0" w:color="auto"/>
          </w:divBdr>
        </w:div>
        <w:div w:id="575482003">
          <w:marLeft w:val="0"/>
          <w:marRight w:val="0"/>
          <w:marTop w:val="0"/>
          <w:marBottom w:val="0"/>
          <w:divBdr>
            <w:top w:val="none" w:sz="0" w:space="0" w:color="auto"/>
            <w:left w:val="none" w:sz="0" w:space="0" w:color="auto"/>
            <w:bottom w:val="none" w:sz="0" w:space="0" w:color="auto"/>
            <w:right w:val="none" w:sz="0" w:space="0" w:color="auto"/>
          </w:divBdr>
        </w:div>
        <w:div w:id="758599399">
          <w:marLeft w:val="0"/>
          <w:marRight w:val="0"/>
          <w:marTop w:val="0"/>
          <w:marBottom w:val="0"/>
          <w:divBdr>
            <w:top w:val="none" w:sz="0" w:space="0" w:color="auto"/>
            <w:left w:val="none" w:sz="0" w:space="0" w:color="auto"/>
            <w:bottom w:val="none" w:sz="0" w:space="0" w:color="auto"/>
            <w:right w:val="none" w:sz="0" w:space="0" w:color="auto"/>
          </w:divBdr>
        </w:div>
        <w:div w:id="952900514">
          <w:marLeft w:val="0"/>
          <w:marRight w:val="0"/>
          <w:marTop w:val="0"/>
          <w:marBottom w:val="0"/>
          <w:divBdr>
            <w:top w:val="none" w:sz="0" w:space="0" w:color="auto"/>
            <w:left w:val="none" w:sz="0" w:space="0" w:color="auto"/>
            <w:bottom w:val="none" w:sz="0" w:space="0" w:color="auto"/>
            <w:right w:val="none" w:sz="0" w:space="0" w:color="auto"/>
          </w:divBdr>
        </w:div>
        <w:div w:id="1091045773">
          <w:marLeft w:val="0"/>
          <w:marRight w:val="0"/>
          <w:marTop w:val="0"/>
          <w:marBottom w:val="0"/>
          <w:divBdr>
            <w:top w:val="none" w:sz="0" w:space="0" w:color="auto"/>
            <w:left w:val="none" w:sz="0" w:space="0" w:color="auto"/>
            <w:bottom w:val="none" w:sz="0" w:space="0" w:color="auto"/>
            <w:right w:val="none" w:sz="0" w:space="0" w:color="auto"/>
          </w:divBdr>
        </w:div>
        <w:div w:id="1226724058">
          <w:marLeft w:val="0"/>
          <w:marRight w:val="0"/>
          <w:marTop w:val="0"/>
          <w:marBottom w:val="0"/>
          <w:divBdr>
            <w:top w:val="none" w:sz="0" w:space="0" w:color="auto"/>
            <w:left w:val="none" w:sz="0" w:space="0" w:color="auto"/>
            <w:bottom w:val="none" w:sz="0" w:space="0" w:color="auto"/>
            <w:right w:val="none" w:sz="0" w:space="0" w:color="auto"/>
          </w:divBdr>
        </w:div>
        <w:div w:id="1554852200">
          <w:marLeft w:val="0"/>
          <w:marRight w:val="0"/>
          <w:marTop w:val="0"/>
          <w:marBottom w:val="0"/>
          <w:divBdr>
            <w:top w:val="none" w:sz="0" w:space="0" w:color="auto"/>
            <w:left w:val="none" w:sz="0" w:space="0" w:color="auto"/>
            <w:bottom w:val="none" w:sz="0" w:space="0" w:color="auto"/>
            <w:right w:val="none" w:sz="0" w:space="0" w:color="auto"/>
          </w:divBdr>
        </w:div>
        <w:div w:id="1563710927">
          <w:marLeft w:val="0"/>
          <w:marRight w:val="0"/>
          <w:marTop w:val="0"/>
          <w:marBottom w:val="0"/>
          <w:divBdr>
            <w:top w:val="none" w:sz="0" w:space="0" w:color="auto"/>
            <w:left w:val="none" w:sz="0" w:space="0" w:color="auto"/>
            <w:bottom w:val="none" w:sz="0" w:space="0" w:color="auto"/>
            <w:right w:val="none" w:sz="0" w:space="0" w:color="auto"/>
          </w:divBdr>
        </w:div>
        <w:div w:id="1607076331">
          <w:marLeft w:val="0"/>
          <w:marRight w:val="0"/>
          <w:marTop w:val="0"/>
          <w:marBottom w:val="0"/>
          <w:divBdr>
            <w:top w:val="none" w:sz="0" w:space="0" w:color="auto"/>
            <w:left w:val="none" w:sz="0" w:space="0" w:color="auto"/>
            <w:bottom w:val="none" w:sz="0" w:space="0" w:color="auto"/>
            <w:right w:val="none" w:sz="0" w:space="0" w:color="auto"/>
          </w:divBdr>
        </w:div>
        <w:div w:id="1714379008">
          <w:marLeft w:val="0"/>
          <w:marRight w:val="0"/>
          <w:marTop w:val="0"/>
          <w:marBottom w:val="0"/>
          <w:divBdr>
            <w:top w:val="none" w:sz="0" w:space="0" w:color="auto"/>
            <w:left w:val="none" w:sz="0" w:space="0" w:color="auto"/>
            <w:bottom w:val="none" w:sz="0" w:space="0" w:color="auto"/>
            <w:right w:val="none" w:sz="0" w:space="0" w:color="auto"/>
          </w:divBdr>
        </w:div>
        <w:div w:id="1867863567">
          <w:marLeft w:val="0"/>
          <w:marRight w:val="0"/>
          <w:marTop w:val="0"/>
          <w:marBottom w:val="0"/>
          <w:divBdr>
            <w:top w:val="none" w:sz="0" w:space="0" w:color="auto"/>
            <w:left w:val="none" w:sz="0" w:space="0" w:color="auto"/>
            <w:bottom w:val="none" w:sz="0" w:space="0" w:color="auto"/>
            <w:right w:val="none" w:sz="0" w:space="0" w:color="auto"/>
          </w:divBdr>
        </w:div>
        <w:div w:id="1871797657">
          <w:marLeft w:val="0"/>
          <w:marRight w:val="0"/>
          <w:marTop w:val="0"/>
          <w:marBottom w:val="0"/>
          <w:divBdr>
            <w:top w:val="none" w:sz="0" w:space="0" w:color="auto"/>
            <w:left w:val="none" w:sz="0" w:space="0" w:color="auto"/>
            <w:bottom w:val="none" w:sz="0" w:space="0" w:color="auto"/>
            <w:right w:val="none" w:sz="0" w:space="0" w:color="auto"/>
          </w:divBdr>
        </w:div>
        <w:div w:id="1917545059">
          <w:marLeft w:val="0"/>
          <w:marRight w:val="0"/>
          <w:marTop w:val="0"/>
          <w:marBottom w:val="0"/>
          <w:divBdr>
            <w:top w:val="none" w:sz="0" w:space="0" w:color="auto"/>
            <w:left w:val="none" w:sz="0" w:space="0" w:color="auto"/>
            <w:bottom w:val="none" w:sz="0" w:space="0" w:color="auto"/>
            <w:right w:val="none" w:sz="0" w:space="0" w:color="auto"/>
          </w:divBdr>
        </w:div>
        <w:div w:id="2045446807">
          <w:marLeft w:val="0"/>
          <w:marRight w:val="0"/>
          <w:marTop w:val="0"/>
          <w:marBottom w:val="0"/>
          <w:divBdr>
            <w:top w:val="none" w:sz="0" w:space="0" w:color="auto"/>
            <w:left w:val="none" w:sz="0" w:space="0" w:color="auto"/>
            <w:bottom w:val="none" w:sz="0" w:space="0" w:color="auto"/>
            <w:right w:val="none" w:sz="0" w:space="0" w:color="auto"/>
          </w:divBdr>
        </w:div>
      </w:divsChild>
    </w:div>
    <w:div w:id="510994519">
      <w:bodyDiv w:val="1"/>
      <w:marLeft w:val="0"/>
      <w:marRight w:val="0"/>
      <w:marTop w:val="0"/>
      <w:marBottom w:val="0"/>
      <w:divBdr>
        <w:top w:val="none" w:sz="0" w:space="0" w:color="auto"/>
        <w:left w:val="none" w:sz="0" w:space="0" w:color="auto"/>
        <w:bottom w:val="none" w:sz="0" w:space="0" w:color="auto"/>
        <w:right w:val="none" w:sz="0" w:space="0" w:color="auto"/>
      </w:divBdr>
    </w:div>
    <w:div w:id="511451977">
      <w:bodyDiv w:val="1"/>
      <w:marLeft w:val="0"/>
      <w:marRight w:val="0"/>
      <w:marTop w:val="0"/>
      <w:marBottom w:val="0"/>
      <w:divBdr>
        <w:top w:val="none" w:sz="0" w:space="0" w:color="auto"/>
        <w:left w:val="none" w:sz="0" w:space="0" w:color="auto"/>
        <w:bottom w:val="none" w:sz="0" w:space="0" w:color="auto"/>
        <w:right w:val="none" w:sz="0" w:space="0" w:color="auto"/>
      </w:divBdr>
    </w:div>
    <w:div w:id="511456513">
      <w:bodyDiv w:val="1"/>
      <w:marLeft w:val="0"/>
      <w:marRight w:val="0"/>
      <w:marTop w:val="0"/>
      <w:marBottom w:val="0"/>
      <w:divBdr>
        <w:top w:val="none" w:sz="0" w:space="0" w:color="auto"/>
        <w:left w:val="none" w:sz="0" w:space="0" w:color="auto"/>
        <w:bottom w:val="none" w:sz="0" w:space="0" w:color="auto"/>
        <w:right w:val="none" w:sz="0" w:space="0" w:color="auto"/>
      </w:divBdr>
    </w:div>
    <w:div w:id="511648906">
      <w:bodyDiv w:val="1"/>
      <w:marLeft w:val="0"/>
      <w:marRight w:val="0"/>
      <w:marTop w:val="0"/>
      <w:marBottom w:val="0"/>
      <w:divBdr>
        <w:top w:val="none" w:sz="0" w:space="0" w:color="auto"/>
        <w:left w:val="none" w:sz="0" w:space="0" w:color="auto"/>
        <w:bottom w:val="none" w:sz="0" w:space="0" w:color="auto"/>
        <w:right w:val="none" w:sz="0" w:space="0" w:color="auto"/>
      </w:divBdr>
    </w:div>
    <w:div w:id="513231618">
      <w:bodyDiv w:val="1"/>
      <w:marLeft w:val="0"/>
      <w:marRight w:val="0"/>
      <w:marTop w:val="0"/>
      <w:marBottom w:val="0"/>
      <w:divBdr>
        <w:top w:val="none" w:sz="0" w:space="0" w:color="auto"/>
        <w:left w:val="none" w:sz="0" w:space="0" w:color="auto"/>
        <w:bottom w:val="none" w:sz="0" w:space="0" w:color="auto"/>
        <w:right w:val="none" w:sz="0" w:space="0" w:color="auto"/>
      </w:divBdr>
      <w:divsChild>
        <w:div w:id="377171601">
          <w:marLeft w:val="1166"/>
          <w:marRight w:val="0"/>
          <w:marTop w:val="96"/>
          <w:marBottom w:val="0"/>
          <w:divBdr>
            <w:top w:val="none" w:sz="0" w:space="0" w:color="auto"/>
            <w:left w:val="none" w:sz="0" w:space="0" w:color="auto"/>
            <w:bottom w:val="none" w:sz="0" w:space="0" w:color="auto"/>
            <w:right w:val="none" w:sz="0" w:space="0" w:color="auto"/>
          </w:divBdr>
        </w:div>
        <w:div w:id="389161098">
          <w:marLeft w:val="547"/>
          <w:marRight w:val="0"/>
          <w:marTop w:val="115"/>
          <w:marBottom w:val="0"/>
          <w:divBdr>
            <w:top w:val="none" w:sz="0" w:space="0" w:color="auto"/>
            <w:left w:val="none" w:sz="0" w:space="0" w:color="auto"/>
            <w:bottom w:val="none" w:sz="0" w:space="0" w:color="auto"/>
            <w:right w:val="none" w:sz="0" w:space="0" w:color="auto"/>
          </w:divBdr>
        </w:div>
        <w:div w:id="697005474">
          <w:marLeft w:val="547"/>
          <w:marRight w:val="0"/>
          <w:marTop w:val="115"/>
          <w:marBottom w:val="0"/>
          <w:divBdr>
            <w:top w:val="none" w:sz="0" w:space="0" w:color="auto"/>
            <w:left w:val="none" w:sz="0" w:space="0" w:color="auto"/>
            <w:bottom w:val="none" w:sz="0" w:space="0" w:color="auto"/>
            <w:right w:val="none" w:sz="0" w:space="0" w:color="auto"/>
          </w:divBdr>
        </w:div>
        <w:div w:id="753360294">
          <w:marLeft w:val="1166"/>
          <w:marRight w:val="0"/>
          <w:marTop w:val="96"/>
          <w:marBottom w:val="0"/>
          <w:divBdr>
            <w:top w:val="none" w:sz="0" w:space="0" w:color="auto"/>
            <w:left w:val="none" w:sz="0" w:space="0" w:color="auto"/>
            <w:bottom w:val="none" w:sz="0" w:space="0" w:color="auto"/>
            <w:right w:val="none" w:sz="0" w:space="0" w:color="auto"/>
          </w:divBdr>
        </w:div>
        <w:div w:id="1695423821">
          <w:marLeft w:val="1166"/>
          <w:marRight w:val="0"/>
          <w:marTop w:val="96"/>
          <w:marBottom w:val="0"/>
          <w:divBdr>
            <w:top w:val="none" w:sz="0" w:space="0" w:color="auto"/>
            <w:left w:val="none" w:sz="0" w:space="0" w:color="auto"/>
            <w:bottom w:val="none" w:sz="0" w:space="0" w:color="auto"/>
            <w:right w:val="none" w:sz="0" w:space="0" w:color="auto"/>
          </w:divBdr>
        </w:div>
        <w:div w:id="1862163222">
          <w:marLeft w:val="547"/>
          <w:marRight w:val="0"/>
          <w:marTop w:val="115"/>
          <w:marBottom w:val="0"/>
          <w:divBdr>
            <w:top w:val="none" w:sz="0" w:space="0" w:color="auto"/>
            <w:left w:val="none" w:sz="0" w:space="0" w:color="auto"/>
            <w:bottom w:val="none" w:sz="0" w:space="0" w:color="auto"/>
            <w:right w:val="none" w:sz="0" w:space="0" w:color="auto"/>
          </w:divBdr>
        </w:div>
      </w:divsChild>
    </w:div>
    <w:div w:id="513500206">
      <w:bodyDiv w:val="1"/>
      <w:marLeft w:val="0"/>
      <w:marRight w:val="0"/>
      <w:marTop w:val="0"/>
      <w:marBottom w:val="0"/>
      <w:divBdr>
        <w:top w:val="none" w:sz="0" w:space="0" w:color="auto"/>
        <w:left w:val="none" w:sz="0" w:space="0" w:color="auto"/>
        <w:bottom w:val="none" w:sz="0" w:space="0" w:color="auto"/>
        <w:right w:val="none" w:sz="0" w:space="0" w:color="auto"/>
      </w:divBdr>
    </w:div>
    <w:div w:id="513569046">
      <w:bodyDiv w:val="1"/>
      <w:marLeft w:val="0"/>
      <w:marRight w:val="0"/>
      <w:marTop w:val="0"/>
      <w:marBottom w:val="0"/>
      <w:divBdr>
        <w:top w:val="none" w:sz="0" w:space="0" w:color="auto"/>
        <w:left w:val="none" w:sz="0" w:space="0" w:color="auto"/>
        <w:bottom w:val="none" w:sz="0" w:space="0" w:color="auto"/>
        <w:right w:val="none" w:sz="0" w:space="0" w:color="auto"/>
      </w:divBdr>
    </w:div>
    <w:div w:id="515119865">
      <w:bodyDiv w:val="1"/>
      <w:marLeft w:val="0"/>
      <w:marRight w:val="0"/>
      <w:marTop w:val="0"/>
      <w:marBottom w:val="0"/>
      <w:divBdr>
        <w:top w:val="none" w:sz="0" w:space="0" w:color="auto"/>
        <w:left w:val="none" w:sz="0" w:space="0" w:color="auto"/>
        <w:bottom w:val="none" w:sz="0" w:space="0" w:color="auto"/>
        <w:right w:val="none" w:sz="0" w:space="0" w:color="auto"/>
      </w:divBdr>
    </w:div>
    <w:div w:id="515121022">
      <w:bodyDiv w:val="1"/>
      <w:marLeft w:val="0"/>
      <w:marRight w:val="0"/>
      <w:marTop w:val="0"/>
      <w:marBottom w:val="0"/>
      <w:divBdr>
        <w:top w:val="none" w:sz="0" w:space="0" w:color="auto"/>
        <w:left w:val="none" w:sz="0" w:space="0" w:color="auto"/>
        <w:bottom w:val="none" w:sz="0" w:space="0" w:color="auto"/>
        <w:right w:val="none" w:sz="0" w:space="0" w:color="auto"/>
      </w:divBdr>
    </w:div>
    <w:div w:id="516505883">
      <w:bodyDiv w:val="1"/>
      <w:marLeft w:val="0"/>
      <w:marRight w:val="0"/>
      <w:marTop w:val="0"/>
      <w:marBottom w:val="0"/>
      <w:divBdr>
        <w:top w:val="none" w:sz="0" w:space="0" w:color="auto"/>
        <w:left w:val="none" w:sz="0" w:space="0" w:color="auto"/>
        <w:bottom w:val="none" w:sz="0" w:space="0" w:color="auto"/>
        <w:right w:val="none" w:sz="0" w:space="0" w:color="auto"/>
      </w:divBdr>
      <w:divsChild>
        <w:div w:id="132187697">
          <w:marLeft w:val="1166"/>
          <w:marRight w:val="0"/>
          <w:marTop w:val="115"/>
          <w:marBottom w:val="0"/>
          <w:divBdr>
            <w:top w:val="none" w:sz="0" w:space="0" w:color="auto"/>
            <w:left w:val="none" w:sz="0" w:space="0" w:color="auto"/>
            <w:bottom w:val="none" w:sz="0" w:space="0" w:color="auto"/>
            <w:right w:val="none" w:sz="0" w:space="0" w:color="auto"/>
          </w:divBdr>
        </w:div>
        <w:div w:id="763495834">
          <w:marLeft w:val="547"/>
          <w:marRight w:val="0"/>
          <w:marTop w:val="134"/>
          <w:marBottom w:val="0"/>
          <w:divBdr>
            <w:top w:val="none" w:sz="0" w:space="0" w:color="auto"/>
            <w:left w:val="none" w:sz="0" w:space="0" w:color="auto"/>
            <w:bottom w:val="none" w:sz="0" w:space="0" w:color="auto"/>
            <w:right w:val="none" w:sz="0" w:space="0" w:color="auto"/>
          </w:divBdr>
        </w:div>
        <w:div w:id="1118841823">
          <w:marLeft w:val="1166"/>
          <w:marRight w:val="0"/>
          <w:marTop w:val="115"/>
          <w:marBottom w:val="0"/>
          <w:divBdr>
            <w:top w:val="none" w:sz="0" w:space="0" w:color="auto"/>
            <w:left w:val="none" w:sz="0" w:space="0" w:color="auto"/>
            <w:bottom w:val="none" w:sz="0" w:space="0" w:color="auto"/>
            <w:right w:val="none" w:sz="0" w:space="0" w:color="auto"/>
          </w:divBdr>
        </w:div>
        <w:div w:id="1264191149">
          <w:marLeft w:val="547"/>
          <w:marRight w:val="0"/>
          <w:marTop w:val="134"/>
          <w:marBottom w:val="0"/>
          <w:divBdr>
            <w:top w:val="none" w:sz="0" w:space="0" w:color="auto"/>
            <w:left w:val="none" w:sz="0" w:space="0" w:color="auto"/>
            <w:bottom w:val="none" w:sz="0" w:space="0" w:color="auto"/>
            <w:right w:val="none" w:sz="0" w:space="0" w:color="auto"/>
          </w:divBdr>
        </w:div>
        <w:div w:id="1402169795">
          <w:marLeft w:val="1166"/>
          <w:marRight w:val="0"/>
          <w:marTop w:val="115"/>
          <w:marBottom w:val="0"/>
          <w:divBdr>
            <w:top w:val="none" w:sz="0" w:space="0" w:color="auto"/>
            <w:left w:val="none" w:sz="0" w:space="0" w:color="auto"/>
            <w:bottom w:val="none" w:sz="0" w:space="0" w:color="auto"/>
            <w:right w:val="none" w:sz="0" w:space="0" w:color="auto"/>
          </w:divBdr>
        </w:div>
      </w:divsChild>
    </w:div>
    <w:div w:id="518855726">
      <w:bodyDiv w:val="1"/>
      <w:marLeft w:val="0"/>
      <w:marRight w:val="0"/>
      <w:marTop w:val="0"/>
      <w:marBottom w:val="0"/>
      <w:divBdr>
        <w:top w:val="none" w:sz="0" w:space="0" w:color="auto"/>
        <w:left w:val="none" w:sz="0" w:space="0" w:color="auto"/>
        <w:bottom w:val="none" w:sz="0" w:space="0" w:color="auto"/>
        <w:right w:val="none" w:sz="0" w:space="0" w:color="auto"/>
      </w:divBdr>
    </w:div>
    <w:div w:id="519394877">
      <w:bodyDiv w:val="1"/>
      <w:marLeft w:val="0"/>
      <w:marRight w:val="0"/>
      <w:marTop w:val="0"/>
      <w:marBottom w:val="0"/>
      <w:divBdr>
        <w:top w:val="none" w:sz="0" w:space="0" w:color="auto"/>
        <w:left w:val="none" w:sz="0" w:space="0" w:color="auto"/>
        <w:bottom w:val="none" w:sz="0" w:space="0" w:color="auto"/>
        <w:right w:val="none" w:sz="0" w:space="0" w:color="auto"/>
      </w:divBdr>
    </w:div>
    <w:div w:id="519666125">
      <w:bodyDiv w:val="1"/>
      <w:marLeft w:val="0"/>
      <w:marRight w:val="0"/>
      <w:marTop w:val="0"/>
      <w:marBottom w:val="0"/>
      <w:divBdr>
        <w:top w:val="none" w:sz="0" w:space="0" w:color="auto"/>
        <w:left w:val="none" w:sz="0" w:space="0" w:color="auto"/>
        <w:bottom w:val="none" w:sz="0" w:space="0" w:color="auto"/>
        <w:right w:val="none" w:sz="0" w:space="0" w:color="auto"/>
      </w:divBdr>
    </w:div>
    <w:div w:id="519857695">
      <w:bodyDiv w:val="1"/>
      <w:marLeft w:val="0"/>
      <w:marRight w:val="0"/>
      <w:marTop w:val="0"/>
      <w:marBottom w:val="0"/>
      <w:divBdr>
        <w:top w:val="none" w:sz="0" w:space="0" w:color="auto"/>
        <w:left w:val="none" w:sz="0" w:space="0" w:color="auto"/>
        <w:bottom w:val="none" w:sz="0" w:space="0" w:color="auto"/>
        <w:right w:val="none" w:sz="0" w:space="0" w:color="auto"/>
      </w:divBdr>
    </w:div>
    <w:div w:id="520437530">
      <w:bodyDiv w:val="1"/>
      <w:marLeft w:val="0"/>
      <w:marRight w:val="0"/>
      <w:marTop w:val="0"/>
      <w:marBottom w:val="0"/>
      <w:divBdr>
        <w:top w:val="none" w:sz="0" w:space="0" w:color="auto"/>
        <w:left w:val="none" w:sz="0" w:space="0" w:color="auto"/>
        <w:bottom w:val="none" w:sz="0" w:space="0" w:color="auto"/>
        <w:right w:val="none" w:sz="0" w:space="0" w:color="auto"/>
      </w:divBdr>
    </w:div>
    <w:div w:id="520514747">
      <w:bodyDiv w:val="1"/>
      <w:marLeft w:val="0"/>
      <w:marRight w:val="0"/>
      <w:marTop w:val="0"/>
      <w:marBottom w:val="0"/>
      <w:divBdr>
        <w:top w:val="none" w:sz="0" w:space="0" w:color="auto"/>
        <w:left w:val="none" w:sz="0" w:space="0" w:color="auto"/>
        <w:bottom w:val="none" w:sz="0" w:space="0" w:color="auto"/>
        <w:right w:val="none" w:sz="0" w:space="0" w:color="auto"/>
      </w:divBdr>
      <w:divsChild>
        <w:div w:id="53434267">
          <w:marLeft w:val="1166"/>
          <w:marRight w:val="0"/>
          <w:marTop w:val="106"/>
          <w:marBottom w:val="0"/>
          <w:divBdr>
            <w:top w:val="none" w:sz="0" w:space="0" w:color="auto"/>
            <w:left w:val="none" w:sz="0" w:space="0" w:color="auto"/>
            <w:bottom w:val="none" w:sz="0" w:space="0" w:color="auto"/>
            <w:right w:val="none" w:sz="0" w:space="0" w:color="auto"/>
          </w:divBdr>
        </w:div>
        <w:div w:id="1962882776">
          <w:marLeft w:val="547"/>
          <w:marRight w:val="0"/>
          <w:marTop w:val="106"/>
          <w:marBottom w:val="0"/>
          <w:divBdr>
            <w:top w:val="none" w:sz="0" w:space="0" w:color="auto"/>
            <w:left w:val="none" w:sz="0" w:space="0" w:color="auto"/>
            <w:bottom w:val="none" w:sz="0" w:space="0" w:color="auto"/>
            <w:right w:val="none" w:sz="0" w:space="0" w:color="auto"/>
          </w:divBdr>
        </w:div>
        <w:div w:id="2071491720">
          <w:marLeft w:val="1166"/>
          <w:marRight w:val="0"/>
          <w:marTop w:val="106"/>
          <w:marBottom w:val="0"/>
          <w:divBdr>
            <w:top w:val="none" w:sz="0" w:space="0" w:color="auto"/>
            <w:left w:val="none" w:sz="0" w:space="0" w:color="auto"/>
            <w:bottom w:val="none" w:sz="0" w:space="0" w:color="auto"/>
            <w:right w:val="none" w:sz="0" w:space="0" w:color="auto"/>
          </w:divBdr>
        </w:div>
        <w:div w:id="2108887846">
          <w:marLeft w:val="1166"/>
          <w:marRight w:val="0"/>
          <w:marTop w:val="106"/>
          <w:marBottom w:val="0"/>
          <w:divBdr>
            <w:top w:val="none" w:sz="0" w:space="0" w:color="auto"/>
            <w:left w:val="none" w:sz="0" w:space="0" w:color="auto"/>
            <w:bottom w:val="none" w:sz="0" w:space="0" w:color="auto"/>
            <w:right w:val="none" w:sz="0" w:space="0" w:color="auto"/>
          </w:divBdr>
        </w:div>
      </w:divsChild>
    </w:div>
    <w:div w:id="520749574">
      <w:bodyDiv w:val="1"/>
      <w:marLeft w:val="0"/>
      <w:marRight w:val="0"/>
      <w:marTop w:val="0"/>
      <w:marBottom w:val="0"/>
      <w:divBdr>
        <w:top w:val="none" w:sz="0" w:space="0" w:color="auto"/>
        <w:left w:val="none" w:sz="0" w:space="0" w:color="auto"/>
        <w:bottom w:val="none" w:sz="0" w:space="0" w:color="auto"/>
        <w:right w:val="none" w:sz="0" w:space="0" w:color="auto"/>
      </w:divBdr>
    </w:div>
    <w:div w:id="522010620">
      <w:bodyDiv w:val="1"/>
      <w:marLeft w:val="0"/>
      <w:marRight w:val="0"/>
      <w:marTop w:val="0"/>
      <w:marBottom w:val="0"/>
      <w:divBdr>
        <w:top w:val="none" w:sz="0" w:space="0" w:color="auto"/>
        <w:left w:val="none" w:sz="0" w:space="0" w:color="auto"/>
        <w:bottom w:val="none" w:sz="0" w:space="0" w:color="auto"/>
        <w:right w:val="none" w:sz="0" w:space="0" w:color="auto"/>
      </w:divBdr>
    </w:div>
    <w:div w:id="522134631">
      <w:bodyDiv w:val="1"/>
      <w:marLeft w:val="0"/>
      <w:marRight w:val="0"/>
      <w:marTop w:val="0"/>
      <w:marBottom w:val="0"/>
      <w:divBdr>
        <w:top w:val="none" w:sz="0" w:space="0" w:color="auto"/>
        <w:left w:val="none" w:sz="0" w:space="0" w:color="auto"/>
        <w:bottom w:val="none" w:sz="0" w:space="0" w:color="auto"/>
        <w:right w:val="none" w:sz="0" w:space="0" w:color="auto"/>
      </w:divBdr>
      <w:divsChild>
        <w:div w:id="229579285">
          <w:marLeft w:val="547"/>
          <w:marRight w:val="0"/>
          <w:marTop w:val="106"/>
          <w:marBottom w:val="0"/>
          <w:divBdr>
            <w:top w:val="none" w:sz="0" w:space="0" w:color="auto"/>
            <w:left w:val="none" w:sz="0" w:space="0" w:color="auto"/>
            <w:bottom w:val="none" w:sz="0" w:space="0" w:color="auto"/>
            <w:right w:val="none" w:sz="0" w:space="0" w:color="auto"/>
          </w:divBdr>
        </w:div>
        <w:div w:id="1400787040">
          <w:marLeft w:val="1800"/>
          <w:marRight w:val="0"/>
          <w:marTop w:val="86"/>
          <w:marBottom w:val="0"/>
          <w:divBdr>
            <w:top w:val="none" w:sz="0" w:space="0" w:color="auto"/>
            <w:left w:val="none" w:sz="0" w:space="0" w:color="auto"/>
            <w:bottom w:val="none" w:sz="0" w:space="0" w:color="auto"/>
            <w:right w:val="none" w:sz="0" w:space="0" w:color="auto"/>
          </w:divBdr>
        </w:div>
        <w:div w:id="1744179823">
          <w:marLeft w:val="1166"/>
          <w:marRight w:val="0"/>
          <w:marTop w:val="106"/>
          <w:marBottom w:val="0"/>
          <w:divBdr>
            <w:top w:val="none" w:sz="0" w:space="0" w:color="auto"/>
            <w:left w:val="none" w:sz="0" w:space="0" w:color="auto"/>
            <w:bottom w:val="none" w:sz="0" w:space="0" w:color="auto"/>
            <w:right w:val="none" w:sz="0" w:space="0" w:color="auto"/>
          </w:divBdr>
        </w:div>
        <w:div w:id="1751269209">
          <w:marLeft w:val="1166"/>
          <w:marRight w:val="0"/>
          <w:marTop w:val="96"/>
          <w:marBottom w:val="0"/>
          <w:divBdr>
            <w:top w:val="none" w:sz="0" w:space="0" w:color="auto"/>
            <w:left w:val="none" w:sz="0" w:space="0" w:color="auto"/>
            <w:bottom w:val="none" w:sz="0" w:space="0" w:color="auto"/>
            <w:right w:val="none" w:sz="0" w:space="0" w:color="auto"/>
          </w:divBdr>
        </w:div>
        <w:div w:id="1905985835">
          <w:marLeft w:val="547"/>
          <w:marRight w:val="0"/>
          <w:marTop w:val="115"/>
          <w:marBottom w:val="0"/>
          <w:divBdr>
            <w:top w:val="none" w:sz="0" w:space="0" w:color="auto"/>
            <w:left w:val="none" w:sz="0" w:space="0" w:color="auto"/>
            <w:bottom w:val="none" w:sz="0" w:space="0" w:color="auto"/>
            <w:right w:val="none" w:sz="0" w:space="0" w:color="auto"/>
          </w:divBdr>
        </w:div>
        <w:div w:id="2034842718">
          <w:marLeft w:val="1800"/>
          <w:marRight w:val="0"/>
          <w:marTop w:val="86"/>
          <w:marBottom w:val="0"/>
          <w:divBdr>
            <w:top w:val="none" w:sz="0" w:space="0" w:color="auto"/>
            <w:left w:val="none" w:sz="0" w:space="0" w:color="auto"/>
            <w:bottom w:val="none" w:sz="0" w:space="0" w:color="auto"/>
            <w:right w:val="none" w:sz="0" w:space="0" w:color="auto"/>
          </w:divBdr>
        </w:div>
      </w:divsChild>
    </w:div>
    <w:div w:id="522864913">
      <w:bodyDiv w:val="1"/>
      <w:marLeft w:val="0"/>
      <w:marRight w:val="0"/>
      <w:marTop w:val="0"/>
      <w:marBottom w:val="0"/>
      <w:divBdr>
        <w:top w:val="none" w:sz="0" w:space="0" w:color="auto"/>
        <w:left w:val="none" w:sz="0" w:space="0" w:color="auto"/>
        <w:bottom w:val="none" w:sz="0" w:space="0" w:color="auto"/>
        <w:right w:val="none" w:sz="0" w:space="0" w:color="auto"/>
      </w:divBdr>
    </w:div>
    <w:div w:id="523055975">
      <w:bodyDiv w:val="1"/>
      <w:marLeft w:val="0"/>
      <w:marRight w:val="0"/>
      <w:marTop w:val="0"/>
      <w:marBottom w:val="0"/>
      <w:divBdr>
        <w:top w:val="none" w:sz="0" w:space="0" w:color="auto"/>
        <w:left w:val="none" w:sz="0" w:space="0" w:color="auto"/>
        <w:bottom w:val="none" w:sz="0" w:space="0" w:color="auto"/>
        <w:right w:val="none" w:sz="0" w:space="0" w:color="auto"/>
      </w:divBdr>
    </w:div>
    <w:div w:id="523250633">
      <w:bodyDiv w:val="1"/>
      <w:marLeft w:val="0"/>
      <w:marRight w:val="0"/>
      <w:marTop w:val="0"/>
      <w:marBottom w:val="0"/>
      <w:divBdr>
        <w:top w:val="none" w:sz="0" w:space="0" w:color="auto"/>
        <w:left w:val="none" w:sz="0" w:space="0" w:color="auto"/>
        <w:bottom w:val="none" w:sz="0" w:space="0" w:color="auto"/>
        <w:right w:val="none" w:sz="0" w:space="0" w:color="auto"/>
      </w:divBdr>
    </w:div>
    <w:div w:id="524053559">
      <w:bodyDiv w:val="1"/>
      <w:marLeft w:val="0"/>
      <w:marRight w:val="0"/>
      <w:marTop w:val="0"/>
      <w:marBottom w:val="0"/>
      <w:divBdr>
        <w:top w:val="none" w:sz="0" w:space="0" w:color="auto"/>
        <w:left w:val="none" w:sz="0" w:space="0" w:color="auto"/>
        <w:bottom w:val="none" w:sz="0" w:space="0" w:color="auto"/>
        <w:right w:val="none" w:sz="0" w:space="0" w:color="auto"/>
      </w:divBdr>
    </w:div>
    <w:div w:id="524056978">
      <w:bodyDiv w:val="1"/>
      <w:marLeft w:val="0"/>
      <w:marRight w:val="0"/>
      <w:marTop w:val="0"/>
      <w:marBottom w:val="0"/>
      <w:divBdr>
        <w:top w:val="none" w:sz="0" w:space="0" w:color="auto"/>
        <w:left w:val="none" w:sz="0" w:space="0" w:color="auto"/>
        <w:bottom w:val="none" w:sz="0" w:space="0" w:color="auto"/>
        <w:right w:val="none" w:sz="0" w:space="0" w:color="auto"/>
      </w:divBdr>
    </w:div>
    <w:div w:id="524641371">
      <w:bodyDiv w:val="1"/>
      <w:marLeft w:val="0"/>
      <w:marRight w:val="0"/>
      <w:marTop w:val="0"/>
      <w:marBottom w:val="0"/>
      <w:divBdr>
        <w:top w:val="none" w:sz="0" w:space="0" w:color="auto"/>
        <w:left w:val="none" w:sz="0" w:space="0" w:color="auto"/>
        <w:bottom w:val="none" w:sz="0" w:space="0" w:color="auto"/>
        <w:right w:val="none" w:sz="0" w:space="0" w:color="auto"/>
      </w:divBdr>
    </w:div>
    <w:div w:id="524750379">
      <w:bodyDiv w:val="1"/>
      <w:marLeft w:val="0"/>
      <w:marRight w:val="0"/>
      <w:marTop w:val="0"/>
      <w:marBottom w:val="0"/>
      <w:divBdr>
        <w:top w:val="none" w:sz="0" w:space="0" w:color="auto"/>
        <w:left w:val="none" w:sz="0" w:space="0" w:color="auto"/>
        <w:bottom w:val="none" w:sz="0" w:space="0" w:color="auto"/>
        <w:right w:val="none" w:sz="0" w:space="0" w:color="auto"/>
      </w:divBdr>
    </w:div>
    <w:div w:id="526678706">
      <w:bodyDiv w:val="1"/>
      <w:marLeft w:val="0"/>
      <w:marRight w:val="0"/>
      <w:marTop w:val="0"/>
      <w:marBottom w:val="0"/>
      <w:divBdr>
        <w:top w:val="none" w:sz="0" w:space="0" w:color="auto"/>
        <w:left w:val="none" w:sz="0" w:space="0" w:color="auto"/>
        <w:bottom w:val="none" w:sz="0" w:space="0" w:color="auto"/>
        <w:right w:val="none" w:sz="0" w:space="0" w:color="auto"/>
      </w:divBdr>
    </w:div>
    <w:div w:id="526716934">
      <w:bodyDiv w:val="1"/>
      <w:marLeft w:val="0"/>
      <w:marRight w:val="0"/>
      <w:marTop w:val="0"/>
      <w:marBottom w:val="0"/>
      <w:divBdr>
        <w:top w:val="none" w:sz="0" w:space="0" w:color="auto"/>
        <w:left w:val="none" w:sz="0" w:space="0" w:color="auto"/>
        <w:bottom w:val="none" w:sz="0" w:space="0" w:color="auto"/>
        <w:right w:val="none" w:sz="0" w:space="0" w:color="auto"/>
      </w:divBdr>
    </w:div>
    <w:div w:id="527523643">
      <w:bodyDiv w:val="1"/>
      <w:marLeft w:val="0"/>
      <w:marRight w:val="0"/>
      <w:marTop w:val="0"/>
      <w:marBottom w:val="0"/>
      <w:divBdr>
        <w:top w:val="none" w:sz="0" w:space="0" w:color="auto"/>
        <w:left w:val="none" w:sz="0" w:space="0" w:color="auto"/>
        <w:bottom w:val="none" w:sz="0" w:space="0" w:color="auto"/>
        <w:right w:val="none" w:sz="0" w:space="0" w:color="auto"/>
      </w:divBdr>
      <w:divsChild>
        <w:div w:id="796068181">
          <w:marLeft w:val="0"/>
          <w:marRight w:val="0"/>
          <w:marTop w:val="0"/>
          <w:marBottom w:val="0"/>
          <w:divBdr>
            <w:top w:val="none" w:sz="0" w:space="0" w:color="auto"/>
            <w:left w:val="none" w:sz="0" w:space="0" w:color="auto"/>
            <w:bottom w:val="none" w:sz="0" w:space="0" w:color="auto"/>
            <w:right w:val="none" w:sz="0" w:space="0" w:color="auto"/>
          </w:divBdr>
          <w:divsChild>
            <w:div w:id="37167317">
              <w:marLeft w:val="0"/>
              <w:marRight w:val="0"/>
              <w:marTop w:val="0"/>
              <w:marBottom w:val="0"/>
              <w:divBdr>
                <w:top w:val="none" w:sz="0" w:space="0" w:color="auto"/>
                <w:left w:val="none" w:sz="0" w:space="0" w:color="auto"/>
                <w:bottom w:val="none" w:sz="0" w:space="0" w:color="auto"/>
                <w:right w:val="none" w:sz="0" w:space="0" w:color="auto"/>
              </w:divBdr>
            </w:div>
            <w:div w:id="170949385">
              <w:marLeft w:val="0"/>
              <w:marRight w:val="0"/>
              <w:marTop w:val="0"/>
              <w:marBottom w:val="0"/>
              <w:divBdr>
                <w:top w:val="none" w:sz="0" w:space="0" w:color="auto"/>
                <w:left w:val="none" w:sz="0" w:space="0" w:color="auto"/>
                <w:bottom w:val="none" w:sz="0" w:space="0" w:color="auto"/>
                <w:right w:val="none" w:sz="0" w:space="0" w:color="auto"/>
              </w:divBdr>
            </w:div>
            <w:div w:id="290325353">
              <w:marLeft w:val="0"/>
              <w:marRight w:val="0"/>
              <w:marTop w:val="0"/>
              <w:marBottom w:val="0"/>
              <w:divBdr>
                <w:top w:val="none" w:sz="0" w:space="0" w:color="auto"/>
                <w:left w:val="none" w:sz="0" w:space="0" w:color="auto"/>
                <w:bottom w:val="none" w:sz="0" w:space="0" w:color="auto"/>
                <w:right w:val="none" w:sz="0" w:space="0" w:color="auto"/>
              </w:divBdr>
            </w:div>
            <w:div w:id="309136326">
              <w:marLeft w:val="0"/>
              <w:marRight w:val="0"/>
              <w:marTop w:val="0"/>
              <w:marBottom w:val="0"/>
              <w:divBdr>
                <w:top w:val="none" w:sz="0" w:space="0" w:color="auto"/>
                <w:left w:val="none" w:sz="0" w:space="0" w:color="auto"/>
                <w:bottom w:val="none" w:sz="0" w:space="0" w:color="auto"/>
                <w:right w:val="none" w:sz="0" w:space="0" w:color="auto"/>
              </w:divBdr>
            </w:div>
            <w:div w:id="592781457">
              <w:marLeft w:val="0"/>
              <w:marRight w:val="0"/>
              <w:marTop w:val="0"/>
              <w:marBottom w:val="0"/>
              <w:divBdr>
                <w:top w:val="none" w:sz="0" w:space="0" w:color="auto"/>
                <w:left w:val="none" w:sz="0" w:space="0" w:color="auto"/>
                <w:bottom w:val="none" w:sz="0" w:space="0" w:color="auto"/>
                <w:right w:val="none" w:sz="0" w:space="0" w:color="auto"/>
              </w:divBdr>
            </w:div>
            <w:div w:id="760099690">
              <w:marLeft w:val="0"/>
              <w:marRight w:val="0"/>
              <w:marTop w:val="0"/>
              <w:marBottom w:val="0"/>
              <w:divBdr>
                <w:top w:val="none" w:sz="0" w:space="0" w:color="auto"/>
                <w:left w:val="none" w:sz="0" w:space="0" w:color="auto"/>
                <w:bottom w:val="none" w:sz="0" w:space="0" w:color="auto"/>
                <w:right w:val="none" w:sz="0" w:space="0" w:color="auto"/>
              </w:divBdr>
            </w:div>
            <w:div w:id="891622534">
              <w:marLeft w:val="0"/>
              <w:marRight w:val="0"/>
              <w:marTop w:val="0"/>
              <w:marBottom w:val="0"/>
              <w:divBdr>
                <w:top w:val="none" w:sz="0" w:space="0" w:color="auto"/>
                <w:left w:val="none" w:sz="0" w:space="0" w:color="auto"/>
                <w:bottom w:val="none" w:sz="0" w:space="0" w:color="auto"/>
                <w:right w:val="none" w:sz="0" w:space="0" w:color="auto"/>
              </w:divBdr>
            </w:div>
            <w:div w:id="982193510">
              <w:marLeft w:val="0"/>
              <w:marRight w:val="0"/>
              <w:marTop w:val="0"/>
              <w:marBottom w:val="0"/>
              <w:divBdr>
                <w:top w:val="none" w:sz="0" w:space="0" w:color="auto"/>
                <w:left w:val="none" w:sz="0" w:space="0" w:color="auto"/>
                <w:bottom w:val="none" w:sz="0" w:space="0" w:color="auto"/>
                <w:right w:val="none" w:sz="0" w:space="0" w:color="auto"/>
              </w:divBdr>
            </w:div>
            <w:div w:id="1015956151">
              <w:marLeft w:val="0"/>
              <w:marRight w:val="0"/>
              <w:marTop w:val="0"/>
              <w:marBottom w:val="0"/>
              <w:divBdr>
                <w:top w:val="none" w:sz="0" w:space="0" w:color="auto"/>
                <w:left w:val="none" w:sz="0" w:space="0" w:color="auto"/>
                <w:bottom w:val="none" w:sz="0" w:space="0" w:color="auto"/>
                <w:right w:val="none" w:sz="0" w:space="0" w:color="auto"/>
              </w:divBdr>
            </w:div>
            <w:div w:id="1086029435">
              <w:marLeft w:val="0"/>
              <w:marRight w:val="0"/>
              <w:marTop w:val="0"/>
              <w:marBottom w:val="0"/>
              <w:divBdr>
                <w:top w:val="none" w:sz="0" w:space="0" w:color="auto"/>
                <w:left w:val="none" w:sz="0" w:space="0" w:color="auto"/>
                <w:bottom w:val="none" w:sz="0" w:space="0" w:color="auto"/>
                <w:right w:val="none" w:sz="0" w:space="0" w:color="auto"/>
              </w:divBdr>
            </w:div>
            <w:div w:id="1316449754">
              <w:marLeft w:val="0"/>
              <w:marRight w:val="0"/>
              <w:marTop w:val="0"/>
              <w:marBottom w:val="0"/>
              <w:divBdr>
                <w:top w:val="none" w:sz="0" w:space="0" w:color="auto"/>
                <w:left w:val="none" w:sz="0" w:space="0" w:color="auto"/>
                <w:bottom w:val="none" w:sz="0" w:space="0" w:color="auto"/>
                <w:right w:val="none" w:sz="0" w:space="0" w:color="auto"/>
              </w:divBdr>
            </w:div>
            <w:div w:id="1322395180">
              <w:marLeft w:val="0"/>
              <w:marRight w:val="0"/>
              <w:marTop w:val="0"/>
              <w:marBottom w:val="0"/>
              <w:divBdr>
                <w:top w:val="none" w:sz="0" w:space="0" w:color="auto"/>
                <w:left w:val="none" w:sz="0" w:space="0" w:color="auto"/>
                <w:bottom w:val="none" w:sz="0" w:space="0" w:color="auto"/>
                <w:right w:val="none" w:sz="0" w:space="0" w:color="auto"/>
              </w:divBdr>
            </w:div>
            <w:div w:id="1329863842">
              <w:marLeft w:val="0"/>
              <w:marRight w:val="0"/>
              <w:marTop w:val="0"/>
              <w:marBottom w:val="0"/>
              <w:divBdr>
                <w:top w:val="none" w:sz="0" w:space="0" w:color="auto"/>
                <w:left w:val="none" w:sz="0" w:space="0" w:color="auto"/>
                <w:bottom w:val="none" w:sz="0" w:space="0" w:color="auto"/>
                <w:right w:val="none" w:sz="0" w:space="0" w:color="auto"/>
              </w:divBdr>
            </w:div>
            <w:div w:id="1348290967">
              <w:marLeft w:val="0"/>
              <w:marRight w:val="0"/>
              <w:marTop w:val="0"/>
              <w:marBottom w:val="0"/>
              <w:divBdr>
                <w:top w:val="none" w:sz="0" w:space="0" w:color="auto"/>
                <w:left w:val="none" w:sz="0" w:space="0" w:color="auto"/>
                <w:bottom w:val="none" w:sz="0" w:space="0" w:color="auto"/>
                <w:right w:val="none" w:sz="0" w:space="0" w:color="auto"/>
              </w:divBdr>
            </w:div>
            <w:div w:id="1545017097">
              <w:marLeft w:val="0"/>
              <w:marRight w:val="0"/>
              <w:marTop w:val="0"/>
              <w:marBottom w:val="0"/>
              <w:divBdr>
                <w:top w:val="none" w:sz="0" w:space="0" w:color="auto"/>
                <w:left w:val="none" w:sz="0" w:space="0" w:color="auto"/>
                <w:bottom w:val="none" w:sz="0" w:space="0" w:color="auto"/>
                <w:right w:val="none" w:sz="0" w:space="0" w:color="auto"/>
              </w:divBdr>
            </w:div>
            <w:div w:id="1865821564">
              <w:marLeft w:val="0"/>
              <w:marRight w:val="0"/>
              <w:marTop w:val="0"/>
              <w:marBottom w:val="0"/>
              <w:divBdr>
                <w:top w:val="none" w:sz="0" w:space="0" w:color="auto"/>
                <w:left w:val="none" w:sz="0" w:space="0" w:color="auto"/>
                <w:bottom w:val="none" w:sz="0" w:space="0" w:color="auto"/>
                <w:right w:val="none" w:sz="0" w:space="0" w:color="auto"/>
              </w:divBdr>
            </w:div>
            <w:div w:id="1877355506">
              <w:marLeft w:val="0"/>
              <w:marRight w:val="0"/>
              <w:marTop w:val="0"/>
              <w:marBottom w:val="0"/>
              <w:divBdr>
                <w:top w:val="none" w:sz="0" w:space="0" w:color="auto"/>
                <w:left w:val="none" w:sz="0" w:space="0" w:color="auto"/>
                <w:bottom w:val="none" w:sz="0" w:space="0" w:color="auto"/>
                <w:right w:val="none" w:sz="0" w:space="0" w:color="auto"/>
              </w:divBdr>
            </w:div>
            <w:div w:id="1884443360">
              <w:marLeft w:val="0"/>
              <w:marRight w:val="0"/>
              <w:marTop w:val="0"/>
              <w:marBottom w:val="0"/>
              <w:divBdr>
                <w:top w:val="none" w:sz="0" w:space="0" w:color="auto"/>
                <w:left w:val="none" w:sz="0" w:space="0" w:color="auto"/>
                <w:bottom w:val="none" w:sz="0" w:space="0" w:color="auto"/>
                <w:right w:val="none" w:sz="0" w:space="0" w:color="auto"/>
              </w:divBdr>
            </w:div>
            <w:div w:id="1898777535">
              <w:marLeft w:val="0"/>
              <w:marRight w:val="0"/>
              <w:marTop w:val="0"/>
              <w:marBottom w:val="0"/>
              <w:divBdr>
                <w:top w:val="none" w:sz="0" w:space="0" w:color="auto"/>
                <w:left w:val="none" w:sz="0" w:space="0" w:color="auto"/>
                <w:bottom w:val="none" w:sz="0" w:space="0" w:color="auto"/>
                <w:right w:val="none" w:sz="0" w:space="0" w:color="auto"/>
              </w:divBdr>
            </w:div>
            <w:div w:id="1900434189">
              <w:marLeft w:val="0"/>
              <w:marRight w:val="0"/>
              <w:marTop w:val="0"/>
              <w:marBottom w:val="0"/>
              <w:divBdr>
                <w:top w:val="none" w:sz="0" w:space="0" w:color="auto"/>
                <w:left w:val="none" w:sz="0" w:space="0" w:color="auto"/>
                <w:bottom w:val="none" w:sz="0" w:space="0" w:color="auto"/>
                <w:right w:val="none" w:sz="0" w:space="0" w:color="auto"/>
              </w:divBdr>
            </w:div>
            <w:div w:id="1929846387">
              <w:marLeft w:val="0"/>
              <w:marRight w:val="0"/>
              <w:marTop w:val="0"/>
              <w:marBottom w:val="0"/>
              <w:divBdr>
                <w:top w:val="none" w:sz="0" w:space="0" w:color="auto"/>
                <w:left w:val="none" w:sz="0" w:space="0" w:color="auto"/>
                <w:bottom w:val="none" w:sz="0" w:space="0" w:color="auto"/>
                <w:right w:val="none" w:sz="0" w:space="0" w:color="auto"/>
              </w:divBdr>
            </w:div>
            <w:div w:id="1984773622">
              <w:marLeft w:val="0"/>
              <w:marRight w:val="0"/>
              <w:marTop w:val="0"/>
              <w:marBottom w:val="0"/>
              <w:divBdr>
                <w:top w:val="none" w:sz="0" w:space="0" w:color="auto"/>
                <w:left w:val="none" w:sz="0" w:space="0" w:color="auto"/>
                <w:bottom w:val="none" w:sz="0" w:space="0" w:color="auto"/>
                <w:right w:val="none" w:sz="0" w:space="0" w:color="auto"/>
              </w:divBdr>
            </w:div>
            <w:div w:id="2042247605">
              <w:marLeft w:val="0"/>
              <w:marRight w:val="0"/>
              <w:marTop w:val="0"/>
              <w:marBottom w:val="0"/>
              <w:divBdr>
                <w:top w:val="none" w:sz="0" w:space="0" w:color="auto"/>
                <w:left w:val="none" w:sz="0" w:space="0" w:color="auto"/>
                <w:bottom w:val="none" w:sz="0" w:space="0" w:color="auto"/>
                <w:right w:val="none" w:sz="0" w:space="0" w:color="auto"/>
              </w:divBdr>
            </w:div>
            <w:div w:id="208949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35850">
      <w:bodyDiv w:val="1"/>
      <w:marLeft w:val="0"/>
      <w:marRight w:val="0"/>
      <w:marTop w:val="0"/>
      <w:marBottom w:val="0"/>
      <w:divBdr>
        <w:top w:val="none" w:sz="0" w:space="0" w:color="auto"/>
        <w:left w:val="none" w:sz="0" w:space="0" w:color="auto"/>
        <w:bottom w:val="none" w:sz="0" w:space="0" w:color="auto"/>
        <w:right w:val="none" w:sz="0" w:space="0" w:color="auto"/>
      </w:divBdr>
    </w:div>
    <w:div w:id="529103365">
      <w:bodyDiv w:val="1"/>
      <w:marLeft w:val="0"/>
      <w:marRight w:val="0"/>
      <w:marTop w:val="0"/>
      <w:marBottom w:val="0"/>
      <w:divBdr>
        <w:top w:val="none" w:sz="0" w:space="0" w:color="auto"/>
        <w:left w:val="none" w:sz="0" w:space="0" w:color="auto"/>
        <w:bottom w:val="none" w:sz="0" w:space="0" w:color="auto"/>
        <w:right w:val="none" w:sz="0" w:space="0" w:color="auto"/>
      </w:divBdr>
    </w:div>
    <w:div w:id="530074762">
      <w:bodyDiv w:val="1"/>
      <w:marLeft w:val="0"/>
      <w:marRight w:val="0"/>
      <w:marTop w:val="0"/>
      <w:marBottom w:val="0"/>
      <w:divBdr>
        <w:top w:val="none" w:sz="0" w:space="0" w:color="auto"/>
        <w:left w:val="none" w:sz="0" w:space="0" w:color="auto"/>
        <w:bottom w:val="none" w:sz="0" w:space="0" w:color="auto"/>
        <w:right w:val="none" w:sz="0" w:space="0" w:color="auto"/>
      </w:divBdr>
    </w:div>
    <w:div w:id="530608738">
      <w:bodyDiv w:val="1"/>
      <w:marLeft w:val="0"/>
      <w:marRight w:val="0"/>
      <w:marTop w:val="0"/>
      <w:marBottom w:val="0"/>
      <w:divBdr>
        <w:top w:val="none" w:sz="0" w:space="0" w:color="auto"/>
        <w:left w:val="none" w:sz="0" w:space="0" w:color="auto"/>
        <w:bottom w:val="none" w:sz="0" w:space="0" w:color="auto"/>
        <w:right w:val="none" w:sz="0" w:space="0" w:color="auto"/>
      </w:divBdr>
    </w:div>
    <w:div w:id="530730695">
      <w:bodyDiv w:val="1"/>
      <w:marLeft w:val="0"/>
      <w:marRight w:val="0"/>
      <w:marTop w:val="0"/>
      <w:marBottom w:val="0"/>
      <w:divBdr>
        <w:top w:val="none" w:sz="0" w:space="0" w:color="auto"/>
        <w:left w:val="none" w:sz="0" w:space="0" w:color="auto"/>
        <w:bottom w:val="none" w:sz="0" w:space="0" w:color="auto"/>
        <w:right w:val="none" w:sz="0" w:space="0" w:color="auto"/>
      </w:divBdr>
      <w:divsChild>
        <w:div w:id="59596463">
          <w:marLeft w:val="1166"/>
          <w:marRight w:val="0"/>
          <w:marTop w:val="96"/>
          <w:marBottom w:val="0"/>
          <w:divBdr>
            <w:top w:val="none" w:sz="0" w:space="0" w:color="auto"/>
            <w:left w:val="none" w:sz="0" w:space="0" w:color="auto"/>
            <w:bottom w:val="none" w:sz="0" w:space="0" w:color="auto"/>
            <w:right w:val="none" w:sz="0" w:space="0" w:color="auto"/>
          </w:divBdr>
        </w:div>
        <w:div w:id="1146820112">
          <w:marLeft w:val="1166"/>
          <w:marRight w:val="0"/>
          <w:marTop w:val="96"/>
          <w:marBottom w:val="0"/>
          <w:divBdr>
            <w:top w:val="none" w:sz="0" w:space="0" w:color="auto"/>
            <w:left w:val="none" w:sz="0" w:space="0" w:color="auto"/>
            <w:bottom w:val="none" w:sz="0" w:space="0" w:color="auto"/>
            <w:right w:val="none" w:sz="0" w:space="0" w:color="auto"/>
          </w:divBdr>
        </w:div>
        <w:div w:id="1528836951">
          <w:marLeft w:val="547"/>
          <w:marRight w:val="0"/>
          <w:marTop w:val="115"/>
          <w:marBottom w:val="0"/>
          <w:divBdr>
            <w:top w:val="none" w:sz="0" w:space="0" w:color="auto"/>
            <w:left w:val="none" w:sz="0" w:space="0" w:color="auto"/>
            <w:bottom w:val="none" w:sz="0" w:space="0" w:color="auto"/>
            <w:right w:val="none" w:sz="0" w:space="0" w:color="auto"/>
          </w:divBdr>
        </w:div>
        <w:div w:id="1585645582">
          <w:marLeft w:val="547"/>
          <w:marRight w:val="0"/>
          <w:marTop w:val="115"/>
          <w:marBottom w:val="0"/>
          <w:divBdr>
            <w:top w:val="none" w:sz="0" w:space="0" w:color="auto"/>
            <w:left w:val="none" w:sz="0" w:space="0" w:color="auto"/>
            <w:bottom w:val="none" w:sz="0" w:space="0" w:color="auto"/>
            <w:right w:val="none" w:sz="0" w:space="0" w:color="auto"/>
          </w:divBdr>
        </w:div>
        <w:div w:id="1739744982">
          <w:marLeft w:val="1166"/>
          <w:marRight w:val="0"/>
          <w:marTop w:val="96"/>
          <w:marBottom w:val="0"/>
          <w:divBdr>
            <w:top w:val="none" w:sz="0" w:space="0" w:color="auto"/>
            <w:left w:val="none" w:sz="0" w:space="0" w:color="auto"/>
            <w:bottom w:val="none" w:sz="0" w:space="0" w:color="auto"/>
            <w:right w:val="none" w:sz="0" w:space="0" w:color="auto"/>
          </w:divBdr>
        </w:div>
        <w:div w:id="1848591282">
          <w:marLeft w:val="1166"/>
          <w:marRight w:val="0"/>
          <w:marTop w:val="96"/>
          <w:marBottom w:val="0"/>
          <w:divBdr>
            <w:top w:val="none" w:sz="0" w:space="0" w:color="auto"/>
            <w:left w:val="none" w:sz="0" w:space="0" w:color="auto"/>
            <w:bottom w:val="none" w:sz="0" w:space="0" w:color="auto"/>
            <w:right w:val="none" w:sz="0" w:space="0" w:color="auto"/>
          </w:divBdr>
        </w:div>
        <w:div w:id="1867595592">
          <w:marLeft w:val="547"/>
          <w:marRight w:val="0"/>
          <w:marTop w:val="115"/>
          <w:marBottom w:val="0"/>
          <w:divBdr>
            <w:top w:val="none" w:sz="0" w:space="0" w:color="auto"/>
            <w:left w:val="none" w:sz="0" w:space="0" w:color="auto"/>
            <w:bottom w:val="none" w:sz="0" w:space="0" w:color="auto"/>
            <w:right w:val="none" w:sz="0" w:space="0" w:color="auto"/>
          </w:divBdr>
        </w:div>
      </w:divsChild>
    </w:div>
    <w:div w:id="531501528">
      <w:bodyDiv w:val="1"/>
      <w:marLeft w:val="0"/>
      <w:marRight w:val="0"/>
      <w:marTop w:val="0"/>
      <w:marBottom w:val="0"/>
      <w:divBdr>
        <w:top w:val="none" w:sz="0" w:space="0" w:color="auto"/>
        <w:left w:val="none" w:sz="0" w:space="0" w:color="auto"/>
        <w:bottom w:val="none" w:sz="0" w:space="0" w:color="auto"/>
        <w:right w:val="none" w:sz="0" w:space="0" w:color="auto"/>
      </w:divBdr>
    </w:div>
    <w:div w:id="532352925">
      <w:bodyDiv w:val="1"/>
      <w:marLeft w:val="0"/>
      <w:marRight w:val="0"/>
      <w:marTop w:val="0"/>
      <w:marBottom w:val="0"/>
      <w:divBdr>
        <w:top w:val="none" w:sz="0" w:space="0" w:color="auto"/>
        <w:left w:val="none" w:sz="0" w:space="0" w:color="auto"/>
        <w:bottom w:val="none" w:sz="0" w:space="0" w:color="auto"/>
        <w:right w:val="none" w:sz="0" w:space="0" w:color="auto"/>
      </w:divBdr>
      <w:divsChild>
        <w:div w:id="255284122">
          <w:marLeft w:val="1166"/>
          <w:marRight w:val="0"/>
          <w:marTop w:val="96"/>
          <w:marBottom w:val="0"/>
          <w:divBdr>
            <w:top w:val="none" w:sz="0" w:space="0" w:color="auto"/>
            <w:left w:val="none" w:sz="0" w:space="0" w:color="auto"/>
            <w:bottom w:val="none" w:sz="0" w:space="0" w:color="auto"/>
            <w:right w:val="none" w:sz="0" w:space="0" w:color="auto"/>
          </w:divBdr>
        </w:div>
        <w:div w:id="952829385">
          <w:marLeft w:val="547"/>
          <w:marRight w:val="0"/>
          <w:marTop w:val="96"/>
          <w:marBottom w:val="0"/>
          <w:divBdr>
            <w:top w:val="none" w:sz="0" w:space="0" w:color="auto"/>
            <w:left w:val="none" w:sz="0" w:space="0" w:color="auto"/>
            <w:bottom w:val="none" w:sz="0" w:space="0" w:color="auto"/>
            <w:right w:val="none" w:sz="0" w:space="0" w:color="auto"/>
          </w:divBdr>
        </w:div>
        <w:div w:id="1240600638">
          <w:marLeft w:val="547"/>
          <w:marRight w:val="0"/>
          <w:marTop w:val="96"/>
          <w:marBottom w:val="0"/>
          <w:divBdr>
            <w:top w:val="none" w:sz="0" w:space="0" w:color="auto"/>
            <w:left w:val="none" w:sz="0" w:space="0" w:color="auto"/>
            <w:bottom w:val="none" w:sz="0" w:space="0" w:color="auto"/>
            <w:right w:val="none" w:sz="0" w:space="0" w:color="auto"/>
          </w:divBdr>
        </w:div>
        <w:div w:id="1650012690">
          <w:marLeft w:val="1166"/>
          <w:marRight w:val="0"/>
          <w:marTop w:val="96"/>
          <w:marBottom w:val="0"/>
          <w:divBdr>
            <w:top w:val="none" w:sz="0" w:space="0" w:color="auto"/>
            <w:left w:val="none" w:sz="0" w:space="0" w:color="auto"/>
            <w:bottom w:val="none" w:sz="0" w:space="0" w:color="auto"/>
            <w:right w:val="none" w:sz="0" w:space="0" w:color="auto"/>
          </w:divBdr>
        </w:div>
        <w:div w:id="1789471918">
          <w:marLeft w:val="1166"/>
          <w:marRight w:val="0"/>
          <w:marTop w:val="96"/>
          <w:marBottom w:val="0"/>
          <w:divBdr>
            <w:top w:val="none" w:sz="0" w:space="0" w:color="auto"/>
            <w:left w:val="none" w:sz="0" w:space="0" w:color="auto"/>
            <w:bottom w:val="none" w:sz="0" w:space="0" w:color="auto"/>
            <w:right w:val="none" w:sz="0" w:space="0" w:color="auto"/>
          </w:divBdr>
        </w:div>
        <w:div w:id="1805541884">
          <w:marLeft w:val="1166"/>
          <w:marRight w:val="0"/>
          <w:marTop w:val="96"/>
          <w:marBottom w:val="0"/>
          <w:divBdr>
            <w:top w:val="none" w:sz="0" w:space="0" w:color="auto"/>
            <w:left w:val="none" w:sz="0" w:space="0" w:color="auto"/>
            <w:bottom w:val="none" w:sz="0" w:space="0" w:color="auto"/>
            <w:right w:val="none" w:sz="0" w:space="0" w:color="auto"/>
          </w:divBdr>
        </w:div>
        <w:div w:id="2038239940">
          <w:marLeft w:val="1166"/>
          <w:marRight w:val="0"/>
          <w:marTop w:val="96"/>
          <w:marBottom w:val="0"/>
          <w:divBdr>
            <w:top w:val="none" w:sz="0" w:space="0" w:color="auto"/>
            <w:left w:val="none" w:sz="0" w:space="0" w:color="auto"/>
            <w:bottom w:val="none" w:sz="0" w:space="0" w:color="auto"/>
            <w:right w:val="none" w:sz="0" w:space="0" w:color="auto"/>
          </w:divBdr>
        </w:div>
      </w:divsChild>
    </w:div>
    <w:div w:id="533423223">
      <w:bodyDiv w:val="1"/>
      <w:marLeft w:val="0"/>
      <w:marRight w:val="0"/>
      <w:marTop w:val="0"/>
      <w:marBottom w:val="0"/>
      <w:divBdr>
        <w:top w:val="none" w:sz="0" w:space="0" w:color="auto"/>
        <w:left w:val="none" w:sz="0" w:space="0" w:color="auto"/>
        <w:bottom w:val="none" w:sz="0" w:space="0" w:color="auto"/>
        <w:right w:val="none" w:sz="0" w:space="0" w:color="auto"/>
      </w:divBdr>
      <w:divsChild>
        <w:div w:id="159783198">
          <w:marLeft w:val="547"/>
          <w:marRight w:val="0"/>
          <w:marTop w:val="115"/>
          <w:marBottom w:val="0"/>
          <w:divBdr>
            <w:top w:val="none" w:sz="0" w:space="0" w:color="auto"/>
            <w:left w:val="none" w:sz="0" w:space="0" w:color="auto"/>
            <w:bottom w:val="none" w:sz="0" w:space="0" w:color="auto"/>
            <w:right w:val="none" w:sz="0" w:space="0" w:color="auto"/>
          </w:divBdr>
        </w:div>
        <w:div w:id="192885698">
          <w:marLeft w:val="1800"/>
          <w:marRight w:val="0"/>
          <w:marTop w:val="96"/>
          <w:marBottom w:val="0"/>
          <w:divBdr>
            <w:top w:val="none" w:sz="0" w:space="0" w:color="auto"/>
            <w:left w:val="none" w:sz="0" w:space="0" w:color="auto"/>
            <w:bottom w:val="none" w:sz="0" w:space="0" w:color="auto"/>
            <w:right w:val="none" w:sz="0" w:space="0" w:color="auto"/>
          </w:divBdr>
        </w:div>
        <w:div w:id="763376234">
          <w:marLeft w:val="547"/>
          <w:marRight w:val="0"/>
          <w:marTop w:val="115"/>
          <w:marBottom w:val="0"/>
          <w:divBdr>
            <w:top w:val="none" w:sz="0" w:space="0" w:color="auto"/>
            <w:left w:val="none" w:sz="0" w:space="0" w:color="auto"/>
            <w:bottom w:val="none" w:sz="0" w:space="0" w:color="auto"/>
            <w:right w:val="none" w:sz="0" w:space="0" w:color="auto"/>
          </w:divBdr>
        </w:div>
        <w:div w:id="1204905395">
          <w:marLeft w:val="1800"/>
          <w:marRight w:val="0"/>
          <w:marTop w:val="96"/>
          <w:marBottom w:val="0"/>
          <w:divBdr>
            <w:top w:val="none" w:sz="0" w:space="0" w:color="auto"/>
            <w:left w:val="none" w:sz="0" w:space="0" w:color="auto"/>
            <w:bottom w:val="none" w:sz="0" w:space="0" w:color="auto"/>
            <w:right w:val="none" w:sz="0" w:space="0" w:color="auto"/>
          </w:divBdr>
        </w:div>
        <w:div w:id="1301111568">
          <w:marLeft w:val="1166"/>
          <w:marRight w:val="0"/>
          <w:marTop w:val="96"/>
          <w:marBottom w:val="0"/>
          <w:divBdr>
            <w:top w:val="none" w:sz="0" w:space="0" w:color="auto"/>
            <w:left w:val="none" w:sz="0" w:space="0" w:color="auto"/>
            <w:bottom w:val="none" w:sz="0" w:space="0" w:color="auto"/>
            <w:right w:val="none" w:sz="0" w:space="0" w:color="auto"/>
          </w:divBdr>
        </w:div>
        <w:div w:id="1578830956">
          <w:marLeft w:val="1166"/>
          <w:marRight w:val="0"/>
          <w:marTop w:val="96"/>
          <w:marBottom w:val="0"/>
          <w:divBdr>
            <w:top w:val="none" w:sz="0" w:space="0" w:color="auto"/>
            <w:left w:val="none" w:sz="0" w:space="0" w:color="auto"/>
            <w:bottom w:val="none" w:sz="0" w:space="0" w:color="auto"/>
            <w:right w:val="none" w:sz="0" w:space="0" w:color="auto"/>
          </w:divBdr>
        </w:div>
      </w:divsChild>
    </w:div>
    <w:div w:id="535774470">
      <w:bodyDiv w:val="1"/>
      <w:marLeft w:val="0"/>
      <w:marRight w:val="0"/>
      <w:marTop w:val="0"/>
      <w:marBottom w:val="0"/>
      <w:divBdr>
        <w:top w:val="none" w:sz="0" w:space="0" w:color="auto"/>
        <w:left w:val="none" w:sz="0" w:space="0" w:color="auto"/>
        <w:bottom w:val="none" w:sz="0" w:space="0" w:color="auto"/>
        <w:right w:val="none" w:sz="0" w:space="0" w:color="auto"/>
      </w:divBdr>
      <w:divsChild>
        <w:div w:id="1990861023">
          <w:marLeft w:val="547"/>
          <w:marRight w:val="0"/>
          <w:marTop w:val="134"/>
          <w:marBottom w:val="120"/>
          <w:divBdr>
            <w:top w:val="none" w:sz="0" w:space="0" w:color="auto"/>
            <w:left w:val="none" w:sz="0" w:space="0" w:color="auto"/>
            <w:bottom w:val="none" w:sz="0" w:space="0" w:color="auto"/>
            <w:right w:val="none" w:sz="0" w:space="0" w:color="auto"/>
          </w:divBdr>
        </w:div>
      </w:divsChild>
    </w:div>
    <w:div w:id="535779480">
      <w:bodyDiv w:val="1"/>
      <w:marLeft w:val="0"/>
      <w:marRight w:val="0"/>
      <w:marTop w:val="0"/>
      <w:marBottom w:val="0"/>
      <w:divBdr>
        <w:top w:val="none" w:sz="0" w:space="0" w:color="auto"/>
        <w:left w:val="none" w:sz="0" w:space="0" w:color="auto"/>
        <w:bottom w:val="none" w:sz="0" w:space="0" w:color="auto"/>
        <w:right w:val="none" w:sz="0" w:space="0" w:color="auto"/>
      </w:divBdr>
    </w:div>
    <w:div w:id="536624302">
      <w:bodyDiv w:val="1"/>
      <w:marLeft w:val="0"/>
      <w:marRight w:val="0"/>
      <w:marTop w:val="0"/>
      <w:marBottom w:val="0"/>
      <w:divBdr>
        <w:top w:val="none" w:sz="0" w:space="0" w:color="auto"/>
        <w:left w:val="none" w:sz="0" w:space="0" w:color="auto"/>
        <w:bottom w:val="none" w:sz="0" w:space="0" w:color="auto"/>
        <w:right w:val="none" w:sz="0" w:space="0" w:color="auto"/>
      </w:divBdr>
    </w:div>
    <w:div w:id="537400866">
      <w:bodyDiv w:val="1"/>
      <w:marLeft w:val="0"/>
      <w:marRight w:val="0"/>
      <w:marTop w:val="0"/>
      <w:marBottom w:val="0"/>
      <w:divBdr>
        <w:top w:val="none" w:sz="0" w:space="0" w:color="auto"/>
        <w:left w:val="none" w:sz="0" w:space="0" w:color="auto"/>
        <w:bottom w:val="none" w:sz="0" w:space="0" w:color="auto"/>
        <w:right w:val="none" w:sz="0" w:space="0" w:color="auto"/>
      </w:divBdr>
    </w:div>
    <w:div w:id="538930314">
      <w:bodyDiv w:val="1"/>
      <w:marLeft w:val="0"/>
      <w:marRight w:val="0"/>
      <w:marTop w:val="0"/>
      <w:marBottom w:val="0"/>
      <w:divBdr>
        <w:top w:val="none" w:sz="0" w:space="0" w:color="auto"/>
        <w:left w:val="none" w:sz="0" w:space="0" w:color="auto"/>
        <w:bottom w:val="none" w:sz="0" w:space="0" w:color="auto"/>
        <w:right w:val="none" w:sz="0" w:space="0" w:color="auto"/>
      </w:divBdr>
    </w:div>
    <w:div w:id="540245024">
      <w:bodyDiv w:val="1"/>
      <w:marLeft w:val="0"/>
      <w:marRight w:val="0"/>
      <w:marTop w:val="0"/>
      <w:marBottom w:val="0"/>
      <w:divBdr>
        <w:top w:val="none" w:sz="0" w:space="0" w:color="auto"/>
        <w:left w:val="none" w:sz="0" w:space="0" w:color="auto"/>
        <w:bottom w:val="none" w:sz="0" w:space="0" w:color="auto"/>
        <w:right w:val="none" w:sz="0" w:space="0" w:color="auto"/>
      </w:divBdr>
    </w:div>
    <w:div w:id="540289301">
      <w:bodyDiv w:val="1"/>
      <w:marLeft w:val="0"/>
      <w:marRight w:val="0"/>
      <w:marTop w:val="0"/>
      <w:marBottom w:val="0"/>
      <w:divBdr>
        <w:top w:val="none" w:sz="0" w:space="0" w:color="auto"/>
        <w:left w:val="none" w:sz="0" w:space="0" w:color="auto"/>
        <w:bottom w:val="none" w:sz="0" w:space="0" w:color="auto"/>
        <w:right w:val="none" w:sz="0" w:space="0" w:color="auto"/>
      </w:divBdr>
      <w:divsChild>
        <w:div w:id="566309176">
          <w:marLeft w:val="547"/>
          <w:marRight w:val="0"/>
          <w:marTop w:val="154"/>
          <w:marBottom w:val="0"/>
          <w:divBdr>
            <w:top w:val="none" w:sz="0" w:space="0" w:color="auto"/>
            <w:left w:val="none" w:sz="0" w:space="0" w:color="auto"/>
            <w:bottom w:val="none" w:sz="0" w:space="0" w:color="auto"/>
            <w:right w:val="none" w:sz="0" w:space="0" w:color="auto"/>
          </w:divBdr>
        </w:div>
        <w:div w:id="610010761">
          <w:marLeft w:val="1166"/>
          <w:marRight w:val="0"/>
          <w:marTop w:val="134"/>
          <w:marBottom w:val="0"/>
          <w:divBdr>
            <w:top w:val="none" w:sz="0" w:space="0" w:color="auto"/>
            <w:left w:val="none" w:sz="0" w:space="0" w:color="auto"/>
            <w:bottom w:val="none" w:sz="0" w:space="0" w:color="auto"/>
            <w:right w:val="none" w:sz="0" w:space="0" w:color="auto"/>
          </w:divBdr>
        </w:div>
        <w:div w:id="859271643">
          <w:marLeft w:val="547"/>
          <w:marRight w:val="0"/>
          <w:marTop w:val="154"/>
          <w:marBottom w:val="0"/>
          <w:divBdr>
            <w:top w:val="none" w:sz="0" w:space="0" w:color="auto"/>
            <w:left w:val="none" w:sz="0" w:space="0" w:color="auto"/>
            <w:bottom w:val="none" w:sz="0" w:space="0" w:color="auto"/>
            <w:right w:val="none" w:sz="0" w:space="0" w:color="auto"/>
          </w:divBdr>
        </w:div>
        <w:div w:id="1191335266">
          <w:marLeft w:val="547"/>
          <w:marRight w:val="0"/>
          <w:marTop w:val="154"/>
          <w:marBottom w:val="0"/>
          <w:divBdr>
            <w:top w:val="none" w:sz="0" w:space="0" w:color="auto"/>
            <w:left w:val="none" w:sz="0" w:space="0" w:color="auto"/>
            <w:bottom w:val="none" w:sz="0" w:space="0" w:color="auto"/>
            <w:right w:val="none" w:sz="0" w:space="0" w:color="auto"/>
          </w:divBdr>
        </w:div>
        <w:div w:id="1365669707">
          <w:marLeft w:val="1166"/>
          <w:marRight w:val="0"/>
          <w:marTop w:val="134"/>
          <w:marBottom w:val="0"/>
          <w:divBdr>
            <w:top w:val="none" w:sz="0" w:space="0" w:color="auto"/>
            <w:left w:val="none" w:sz="0" w:space="0" w:color="auto"/>
            <w:bottom w:val="none" w:sz="0" w:space="0" w:color="auto"/>
            <w:right w:val="none" w:sz="0" w:space="0" w:color="auto"/>
          </w:divBdr>
        </w:div>
        <w:div w:id="1405298842">
          <w:marLeft w:val="1800"/>
          <w:marRight w:val="0"/>
          <w:marTop w:val="115"/>
          <w:marBottom w:val="0"/>
          <w:divBdr>
            <w:top w:val="none" w:sz="0" w:space="0" w:color="auto"/>
            <w:left w:val="none" w:sz="0" w:space="0" w:color="auto"/>
            <w:bottom w:val="none" w:sz="0" w:space="0" w:color="auto"/>
            <w:right w:val="none" w:sz="0" w:space="0" w:color="auto"/>
          </w:divBdr>
        </w:div>
      </w:divsChild>
    </w:div>
    <w:div w:id="540674508">
      <w:bodyDiv w:val="1"/>
      <w:marLeft w:val="0"/>
      <w:marRight w:val="0"/>
      <w:marTop w:val="0"/>
      <w:marBottom w:val="0"/>
      <w:divBdr>
        <w:top w:val="none" w:sz="0" w:space="0" w:color="auto"/>
        <w:left w:val="none" w:sz="0" w:space="0" w:color="auto"/>
        <w:bottom w:val="none" w:sz="0" w:space="0" w:color="auto"/>
        <w:right w:val="none" w:sz="0" w:space="0" w:color="auto"/>
      </w:divBdr>
      <w:divsChild>
        <w:div w:id="640427101">
          <w:marLeft w:val="1166"/>
          <w:marRight w:val="0"/>
          <w:marTop w:val="115"/>
          <w:marBottom w:val="0"/>
          <w:divBdr>
            <w:top w:val="none" w:sz="0" w:space="0" w:color="auto"/>
            <w:left w:val="none" w:sz="0" w:space="0" w:color="auto"/>
            <w:bottom w:val="none" w:sz="0" w:space="0" w:color="auto"/>
            <w:right w:val="none" w:sz="0" w:space="0" w:color="auto"/>
          </w:divBdr>
        </w:div>
        <w:div w:id="1497377881">
          <w:marLeft w:val="547"/>
          <w:marRight w:val="0"/>
          <w:marTop w:val="154"/>
          <w:marBottom w:val="0"/>
          <w:divBdr>
            <w:top w:val="none" w:sz="0" w:space="0" w:color="auto"/>
            <w:left w:val="none" w:sz="0" w:space="0" w:color="auto"/>
            <w:bottom w:val="none" w:sz="0" w:space="0" w:color="auto"/>
            <w:right w:val="none" w:sz="0" w:space="0" w:color="auto"/>
          </w:divBdr>
        </w:div>
        <w:div w:id="1933274570">
          <w:marLeft w:val="1166"/>
          <w:marRight w:val="0"/>
          <w:marTop w:val="115"/>
          <w:marBottom w:val="0"/>
          <w:divBdr>
            <w:top w:val="none" w:sz="0" w:space="0" w:color="auto"/>
            <w:left w:val="none" w:sz="0" w:space="0" w:color="auto"/>
            <w:bottom w:val="none" w:sz="0" w:space="0" w:color="auto"/>
            <w:right w:val="none" w:sz="0" w:space="0" w:color="auto"/>
          </w:divBdr>
        </w:div>
      </w:divsChild>
    </w:div>
    <w:div w:id="541092712">
      <w:bodyDiv w:val="1"/>
      <w:marLeft w:val="0"/>
      <w:marRight w:val="0"/>
      <w:marTop w:val="0"/>
      <w:marBottom w:val="0"/>
      <w:divBdr>
        <w:top w:val="none" w:sz="0" w:space="0" w:color="auto"/>
        <w:left w:val="none" w:sz="0" w:space="0" w:color="auto"/>
        <w:bottom w:val="none" w:sz="0" w:space="0" w:color="auto"/>
        <w:right w:val="none" w:sz="0" w:space="0" w:color="auto"/>
      </w:divBdr>
    </w:div>
    <w:div w:id="541359749">
      <w:bodyDiv w:val="1"/>
      <w:marLeft w:val="0"/>
      <w:marRight w:val="0"/>
      <w:marTop w:val="0"/>
      <w:marBottom w:val="0"/>
      <w:divBdr>
        <w:top w:val="none" w:sz="0" w:space="0" w:color="auto"/>
        <w:left w:val="none" w:sz="0" w:space="0" w:color="auto"/>
        <w:bottom w:val="none" w:sz="0" w:space="0" w:color="auto"/>
        <w:right w:val="none" w:sz="0" w:space="0" w:color="auto"/>
      </w:divBdr>
    </w:div>
    <w:div w:id="541407183">
      <w:bodyDiv w:val="1"/>
      <w:marLeft w:val="0"/>
      <w:marRight w:val="0"/>
      <w:marTop w:val="0"/>
      <w:marBottom w:val="0"/>
      <w:divBdr>
        <w:top w:val="none" w:sz="0" w:space="0" w:color="auto"/>
        <w:left w:val="none" w:sz="0" w:space="0" w:color="auto"/>
        <w:bottom w:val="none" w:sz="0" w:space="0" w:color="auto"/>
        <w:right w:val="none" w:sz="0" w:space="0" w:color="auto"/>
      </w:divBdr>
    </w:div>
    <w:div w:id="541870457">
      <w:bodyDiv w:val="1"/>
      <w:marLeft w:val="0"/>
      <w:marRight w:val="0"/>
      <w:marTop w:val="0"/>
      <w:marBottom w:val="0"/>
      <w:divBdr>
        <w:top w:val="none" w:sz="0" w:space="0" w:color="auto"/>
        <w:left w:val="none" w:sz="0" w:space="0" w:color="auto"/>
        <w:bottom w:val="none" w:sz="0" w:space="0" w:color="auto"/>
        <w:right w:val="none" w:sz="0" w:space="0" w:color="auto"/>
      </w:divBdr>
    </w:div>
    <w:div w:id="542059867">
      <w:bodyDiv w:val="1"/>
      <w:marLeft w:val="0"/>
      <w:marRight w:val="0"/>
      <w:marTop w:val="0"/>
      <w:marBottom w:val="0"/>
      <w:divBdr>
        <w:top w:val="none" w:sz="0" w:space="0" w:color="auto"/>
        <w:left w:val="none" w:sz="0" w:space="0" w:color="auto"/>
        <w:bottom w:val="none" w:sz="0" w:space="0" w:color="auto"/>
        <w:right w:val="none" w:sz="0" w:space="0" w:color="auto"/>
      </w:divBdr>
      <w:divsChild>
        <w:div w:id="1454789348">
          <w:marLeft w:val="0"/>
          <w:marRight w:val="0"/>
          <w:marTop w:val="0"/>
          <w:marBottom w:val="0"/>
          <w:divBdr>
            <w:top w:val="none" w:sz="0" w:space="0" w:color="auto"/>
            <w:left w:val="none" w:sz="0" w:space="0" w:color="auto"/>
            <w:bottom w:val="none" w:sz="0" w:space="0" w:color="auto"/>
            <w:right w:val="none" w:sz="0" w:space="0" w:color="auto"/>
          </w:divBdr>
          <w:divsChild>
            <w:div w:id="13195549">
              <w:marLeft w:val="0"/>
              <w:marRight w:val="0"/>
              <w:marTop w:val="0"/>
              <w:marBottom w:val="0"/>
              <w:divBdr>
                <w:top w:val="none" w:sz="0" w:space="0" w:color="auto"/>
                <w:left w:val="none" w:sz="0" w:space="0" w:color="auto"/>
                <w:bottom w:val="none" w:sz="0" w:space="0" w:color="auto"/>
                <w:right w:val="none" w:sz="0" w:space="0" w:color="auto"/>
              </w:divBdr>
            </w:div>
            <w:div w:id="178854958">
              <w:marLeft w:val="0"/>
              <w:marRight w:val="0"/>
              <w:marTop w:val="0"/>
              <w:marBottom w:val="0"/>
              <w:divBdr>
                <w:top w:val="none" w:sz="0" w:space="0" w:color="auto"/>
                <w:left w:val="none" w:sz="0" w:space="0" w:color="auto"/>
                <w:bottom w:val="none" w:sz="0" w:space="0" w:color="auto"/>
                <w:right w:val="none" w:sz="0" w:space="0" w:color="auto"/>
              </w:divBdr>
            </w:div>
            <w:div w:id="310671505">
              <w:marLeft w:val="0"/>
              <w:marRight w:val="0"/>
              <w:marTop w:val="0"/>
              <w:marBottom w:val="0"/>
              <w:divBdr>
                <w:top w:val="none" w:sz="0" w:space="0" w:color="auto"/>
                <w:left w:val="none" w:sz="0" w:space="0" w:color="auto"/>
                <w:bottom w:val="none" w:sz="0" w:space="0" w:color="auto"/>
                <w:right w:val="none" w:sz="0" w:space="0" w:color="auto"/>
              </w:divBdr>
            </w:div>
            <w:div w:id="476410618">
              <w:marLeft w:val="0"/>
              <w:marRight w:val="0"/>
              <w:marTop w:val="0"/>
              <w:marBottom w:val="0"/>
              <w:divBdr>
                <w:top w:val="none" w:sz="0" w:space="0" w:color="auto"/>
                <w:left w:val="none" w:sz="0" w:space="0" w:color="auto"/>
                <w:bottom w:val="none" w:sz="0" w:space="0" w:color="auto"/>
                <w:right w:val="none" w:sz="0" w:space="0" w:color="auto"/>
              </w:divBdr>
            </w:div>
            <w:div w:id="845904622">
              <w:marLeft w:val="0"/>
              <w:marRight w:val="0"/>
              <w:marTop w:val="0"/>
              <w:marBottom w:val="0"/>
              <w:divBdr>
                <w:top w:val="none" w:sz="0" w:space="0" w:color="auto"/>
                <w:left w:val="none" w:sz="0" w:space="0" w:color="auto"/>
                <w:bottom w:val="none" w:sz="0" w:space="0" w:color="auto"/>
                <w:right w:val="none" w:sz="0" w:space="0" w:color="auto"/>
              </w:divBdr>
            </w:div>
            <w:div w:id="952321715">
              <w:marLeft w:val="0"/>
              <w:marRight w:val="0"/>
              <w:marTop w:val="0"/>
              <w:marBottom w:val="0"/>
              <w:divBdr>
                <w:top w:val="none" w:sz="0" w:space="0" w:color="auto"/>
                <w:left w:val="none" w:sz="0" w:space="0" w:color="auto"/>
                <w:bottom w:val="none" w:sz="0" w:space="0" w:color="auto"/>
                <w:right w:val="none" w:sz="0" w:space="0" w:color="auto"/>
              </w:divBdr>
            </w:div>
            <w:div w:id="1031537754">
              <w:marLeft w:val="0"/>
              <w:marRight w:val="0"/>
              <w:marTop w:val="0"/>
              <w:marBottom w:val="0"/>
              <w:divBdr>
                <w:top w:val="none" w:sz="0" w:space="0" w:color="auto"/>
                <w:left w:val="none" w:sz="0" w:space="0" w:color="auto"/>
                <w:bottom w:val="none" w:sz="0" w:space="0" w:color="auto"/>
                <w:right w:val="none" w:sz="0" w:space="0" w:color="auto"/>
              </w:divBdr>
            </w:div>
            <w:div w:id="1297444782">
              <w:marLeft w:val="0"/>
              <w:marRight w:val="0"/>
              <w:marTop w:val="0"/>
              <w:marBottom w:val="0"/>
              <w:divBdr>
                <w:top w:val="none" w:sz="0" w:space="0" w:color="auto"/>
                <w:left w:val="none" w:sz="0" w:space="0" w:color="auto"/>
                <w:bottom w:val="none" w:sz="0" w:space="0" w:color="auto"/>
                <w:right w:val="none" w:sz="0" w:space="0" w:color="auto"/>
              </w:divBdr>
            </w:div>
            <w:div w:id="1775204308">
              <w:marLeft w:val="0"/>
              <w:marRight w:val="0"/>
              <w:marTop w:val="0"/>
              <w:marBottom w:val="0"/>
              <w:divBdr>
                <w:top w:val="none" w:sz="0" w:space="0" w:color="auto"/>
                <w:left w:val="none" w:sz="0" w:space="0" w:color="auto"/>
                <w:bottom w:val="none" w:sz="0" w:space="0" w:color="auto"/>
                <w:right w:val="none" w:sz="0" w:space="0" w:color="auto"/>
              </w:divBdr>
            </w:div>
            <w:div w:id="177520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51454">
      <w:bodyDiv w:val="1"/>
      <w:marLeft w:val="0"/>
      <w:marRight w:val="0"/>
      <w:marTop w:val="0"/>
      <w:marBottom w:val="0"/>
      <w:divBdr>
        <w:top w:val="none" w:sz="0" w:space="0" w:color="auto"/>
        <w:left w:val="none" w:sz="0" w:space="0" w:color="auto"/>
        <w:bottom w:val="none" w:sz="0" w:space="0" w:color="auto"/>
        <w:right w:val="none" w:sz="0" w:space="0" w:color="auto"/>
      </w:divBdr>
    </w:div>
    <w:div w:id="542600335">
      <w:bodyDiv w:val="1"/>
      <w:marLeft w:val="0"/>
      <w:marRight w:val="0"/>
      <w:marTop w:val="0"/>
      <w:marBottom w:val="0"/>
      <w:divBdr>
        <w:top w:val="none" w:sz="0" w:space="0" w:color="auto"/>
        <w:left w:val="none" w:sz="0" w:space="0" w:color="auto"/>
        <w:bottom w:val="none" w:sz="0" w:space="0" w:color="auto"/>
        <w:right w:val="none" w:sz="0" w:space="0" w:color="auto"/>
      </w:divBdr>
    </w:div>
    <w:div w:id="543441315">
      <w:bodyDiv w:val="1"/>
      <w:marLeft w:val="0"/>
      <w:marRight w:val="0"/>
      <w:marTop w:val="0"/>
      <w:marBottom w:val="0"/>
      <w:divBdr>
        <w:top w:val="none" w:sz="0" w:space="0" w:color="auto"/>
        <w:left w:val="none" w:sz="0" w:space="0" w:color="auto"/>
        <w:bottom w:val="none" w:sz="0" w:space="0" w:color="auto"/>
        <w:right w:val="none" w:sz="0" w:space="0" w:color="auto"/>
      </w:divBdr>
    </w:div>
    <w:div w:id="545338074">
      <w:bodyDiv w:val="1"/>
      <w:marLeft w:val="0"/>
      <w:marRight w:val="0"/>
      <w:marTop w:val="0"/>
      <w:marBottom w:val="0"/>
      <w:divBdr>
        <w:top w:val="none" w:sz="0" w:space="0" w:color="auto"/>
        <w:left w:val="none" w:sz="0" w:space="0" w:color="auto"/>
        <w:bottom w:val="none" w:sz="0" w:space="0" w:color="auto"/>
        <w:right w:val="none" w:sz="0" w:space="0" w:color="auto"/>
      </w:divBdr>
      <w:divsChild>
        <w:div w:id="237786686">
          <w:marLeft w:val="547"/>
          <w:marRight w:val="0"/>
          <w:marTop w:val="134"/>
          <w:marBottom w:val="120"/>
          <w:divBdr>
            <w:top w:val="none" w:sz="0" w:space="0" w:color="auto"/>
            <w:left w:val="none" w:sz="0" w:space="0" w:color="auto"/>
            <w:bottom w:val="none" w:sz="0" w:space="0" w:color="auto"/>
            <w:right w:val="none" w:sz="0" w:space="0" w:color="auto"/>
          </w:divBdr>
        </w:div>
      </w:divsChild>
    </w:div>
    <w:div w:id="545987425">
      <w:bodyDiv w:val="1"/>
      <w:marLeft w:val="0"/>
      <w:marRight w:val="0"/>
      <w:marTop w:val="0"/>
      <w:marBottom w:val="0"/>
      <w:divBdr>
        <w:top w:val="none" w:sz="0" w:space="0" w:color="auto"/>
        <w:left w:val="none" w:sz="0" w:space="0" w:color="auto"/>
        <w:bottom w:val="none" w:sz="0" w:space="0" w:color="auto"/>
        <w:right w:val="none" w:sz="0" w:space="0" w:color="auto"/>
      </w:divBdr>
    </w:div>
    <w:div w:id="546063825">
      <w:bodyDiv w:val="1"/>
      <w:marLeft w:val="0"/>
      <w:marRight w:val="0"/>
      <w:marTop w:val="0"/>
      <w:marBottom w:val="0"/>
      <w:divBdr>
        <w:top w:val="none" w:sz="0" w:space="0" w:color="auto"/>
        <w:left w:val="none" w:sz="0" w:space="0" w:color="auto"/>
        <w:bottom w:val="none" w:sz="0" w:space="0" w:color="auto"/>
        <w:right w:val="none" w:sz="0" w:space="0" w:color="auto"/>
      </w:divBdr>
      <w:divsChild>
        <w:div w:id="112090800">
          <w:marLeft w:val="0"/>
          <w:marRight w:val="0"/>
          <w:marTop w:val="0"/>
          <w:marBottom w:val="0"/>
          <w:divBdr>
            <w:top w:val="none" w:sz="0" w:space="0" w:color="auto"/>
            <w:left w:val="none" w:sz="0" w:space="0" w:color="auto"/>
            <w:bottom w:val="none" w:sz="0" w:space="0" w:color="auto"/>
            <w:right w:val="none" w:sz="0" w:space="0" w:color="auto"/>
          </w:divBdr>
          <w:divsChild>
            <w:div w:id="1249732571">
              <w:marLeft w:val="0"/>
              <w:marRight w:val="0"/>
              <w:marTop w:val="0"/>
              <w:marBottom w:val="0"/>
              <w:divBdr>
                <w:top w:val="none" w:sz="0" w:space="0" w:color="auto"/>
                <w:left w:val="none" w:sz="0" w:space="0" w:color="auto"/>
                <w:bottom w:val="none" w:sz="0" w:space="0" w:color="auto"/>
                <w:right w:val="none" w:sz="0" w:space="0" w:color="auto"/>
              </w:divBdr>
            </w:div>
            <w:div w:id="1310667111">
              <w:marLeft w:val="0"/>
              <w:marRight w:val="0"/>
              <w:marTop w:val="0"/>
              <w:marBottom w:val="0"/>
              <w:divBdr>
                <w:top w:val="none" w:sz="0" w:space="0" w:color="auto"/>
                <w:left w:val="none" w:sz="0" w:space="0" w:color="auto"/>
                <w:bottom w:val="none" w:sz="0" w:space="0" w:color="auto"/>
                <w:right w:val="none" w:sz="0" w:space="0" w:color="auto"/>
              </w:divBdr>
            </w:div>
            <w:div w:id="1571043372">
              <w:marLeft w:val="0"/>
              <w:marRight w:val="0"/>
              <w:marTop w:val="0"/>
              <w:marBottom w:val="0"/>
              <w:divBdr>
                <w:top w:val="none" w:sz="0" w:space="0" w:color="auto"/>
                <w:left w:val="none" w:sz="0" w:space="0" w:color="auto"/>
                <w:bottom w:val="none" w:sz="0" w:space="0" w:color="auto"/>
                <w:right w:val="none" w:sz="0" w:space="0" w:color="auto"/>
              </w:divBdr>
            </w:div>
            <w:div w:id="1901093306">
              <w:marLeft w:val="0"/>
              <w:marRight w:val="0"/>
              <w:marTop w:val="0"/>
              <w:marBottom w:val="0"/>
              <w:divBdr>
                <w:top w:val="none" w:sz="0" w:space="0" w:color="auto"/>
                <w:left w:val="none" w:sz="0" w:space="0" w:color="auto"/>
                <w:bottom w:val="none" w:sz="0" w:space="0" w:color="auto"/>
                <w:right w:val="none" w:sz="0" w:space="0" w:color="auto"/>
              </w:divBdr>
            </w:div>
            <w:div w:id="197244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256538">
      <w:bodyDiv w:val="1"/>
      <w:marLeft w:val="0"/>
      <w:marRight w:val="0"/>
      <w:marTop w:val="0"/>
      <w:marBottom w:val="0"/>
      <w:divBdr>
        <w:top w:val="none" w:sz="0" w:space="0" w:color="auto"/>
        <w:left w:val="none" w:sz="0" w:space="0" w:color="auto"/>
        <w:bottom w:val="none" w:sz="0" w:space="0" w:color="auto"/>
        <w:right w:val="none" w:sz="0" w:space="0" w:color="auto"/>
      </w:divBdr>
    </w:div>
    <w:div w:id="547379867">
      <w:bodyDiv w:val="1"/>
      <w:marLeft w:val="0"/>
      <w:marRight w:val="0"/>
      <w:marTop w:val="0"/>
      <w:marBottom w:val="0"/>
      <w:divBdr>
        <w:top w:val="none" w:sz="0" w:space="0" w:color="auto"/>
        <w:left w:val="none" w:sz="0" w:space="0" w:color="auto"/>
        <w:bottom w:val="none" w:sz="0" w:space="0" w:color="auto"/>
        <w:right w:val="none" w:sz="0" w:space="0" w:color="auto"/>
      </w:divBdr>
    </w:div>
    <w:div w:id="547689358">
      <w:bodyDiv w:val="1"/>
      <w:marLeft w:val="0"/>
      <w:marRight w:val="0"/>
      <w:marTop w:val="0"/>
      <w:marBottom w:val="0"/>
      <w:divBdr>
        <w:top w:val="none" w:sz="0" w:space="0" w:color="auto"/>
        <w:left w:val="none" w:sz="0" w:space="0" w:color="auto"/>
        <w:bottom w:val="none" w:sz="0" w:space="0" w:color="auto"/>
        <w:right w:val="none" w:sz="0" w:space="0" w:color="auto"/>
      </w:divBdr>
    </w:div>
    <w:div w:id="547913289">
      <w:bodyDiv w:val="1"/>
      <w:marLeft w:val="0"/>
      <w:marRight w:val="0"/>
      <w:marTop w:val="0"/>
      <w:marBottom w:val="0"/>
      <w:divBdr>
        <w:top w:val="none" w:sz="0" w:space="0" w:color="auto"/>
        <w:left w:val="none" w:sz="0" w:space="0" w:color="auto"/>
        <w:bottom w:val="none" w:sz="0" w:space="0" w:color="auto"/>
        <w:right w:val="none" w:sz="0" w:space="0" w:color="auto"/>
      </w:divBdr>
    </w:div>
    <w:div w:id="548107174">
      <w:bodyDiv w:val="1"/>
      <w:marLeft w:val="0"/>
      <w:marRight w:val="0"/>
      <w:marTop w:val="0"/>
      <w:marBottom w:val="0"/>
      <w:divBdr>
        <w:top w:val="none" w:sz="0" w:space="0" w:color="auto"/>
        <w:left w:val="none" w:sz="0" w:space="0" w:color="auto"/>
        <w:bottom w:val="none" w:sz="0" w:space="0" w:color="auto"/>
        <w:right w:val="none" w:sz="0" w:space="0" w:color="auto"/>
      </w:divBdr>
    </w:div>
    <w:div w:id="548154125">
      <w:bodyDiv w:val="1"/>
      <w:marLeft w:val="0"/>
      <w:marRight w:val="0"/>
      <w:marTop w:val="0"/>
      <w:marBottom w:val="0"/>
      <w:divBdr>
        <w:top w:val="none" w:sz="0" w:space="0" w:color="auto"/>
        <w:left w:val="none" w:sz="0" w:space="0" w:color="auto"/>
        <w:bottom w:val="none" w:sz="0" w:space="0" w:color="auto"/>
        <w:right w:val="none" w:sz="0" w:space="0" w:color="auto"/>
      </w:divBdr>
      <w:divsChild>
        <w:div w:id="1585067616">
          <w:marLeft w:val="0"/>
          <w:marRight w:val="0"/>
          <w:marTop w:val="0"/>
          <w:marBottom w:val="0"/>
          <w:divBdr>
            <w:top w:val="none" w:sz="0" w:space="0" w:color="auto"/>
            <w:left w:val="none" w:sz="0" w:space="0" w:color="auto"/>
            <w:bottom w:val="none" w:sz="0" w:space="0" w:color="auto"/>
            <w:right w:val="none" w:sz="0" w:space="0" w:color="auto"/>
          </w:divBdr>
        </w:div>
      </w:divsChild>
    </w:div>
    <w:div w:id="548306087">
      <w:bodyDiv w:val="1"/>
      <w:marLeft w:val="0"/>
      <w:marRight w:val="0"/>
      <w:marTop w:val="0"/>
      <w:marBottom w:val="0"/>
      <w:divBdr>
        <w:top w:val="none" w:sz="0" w:space="0" w:color="auto"/>
        <w:left w:val="none" w:sz="0" w:space="0" w:color="auto"/>
        <w:bottom w:val="none" w:sz="0" w:space="0" w:color="auto"/>
        <w:right w:val="none" w:sz="0" w:space="0" w:color="auto"/>
      </w:divBdr>
      <w:divsChild>
        <w:div w:id="250050843">
          <w:marLeft w:val="0"/>
          <w:marRight w:val="0"/>
          <w:marTop w:val="0"/>
          <w:marBottom w:val="0"/>
          <w:divBdr>
            <w:top w:val="none" w:sz="0" w:space="0" w:color="auto"/>
            <w:left w:val="none" w:sz="0" w:space="0" w:color="auto"/>
            <w:bottom w:val="none" w:sz="0" w:space="0" w:color="auto"/>
            <w:right w:val="none" w:sz="0" w:space="0" w:color="auto"/>
          </w:divBdr>
          <w:divsChild>
            <w:div w:id="126822775">
              <w:marLeft w:val="0"/>
              <w:marRight w:val="0"/>
              <w:marTop w:val="0"/>
              <w:marBottom w:val="0"/>
              <w:divBdr>
                <w:top w:val="none" w:sz="0" w:space="0" w:color="auto"/>
                <w:left w:val="none" w:sz="0" w:space="0" w:color="auto"/>
                <w:bottom w:val="none" w:sz="0" w:space="0" w:color="auto"/>
                <w:right w:val="none" w:sz="0" w:space="0" w:color="auto"/>
              </w:divBdr>
            </w:div>
            <w:div w:id="463012975">
              <w:marLeft w:val="0"/>
              <w:marRight w:val="0"/>
              <w:marTop w:val="0"/>
              <w:marBottom w:val="0"/>
              <w:divBdr>
                <w:top w:val="none" w:sz="0" w:space="0" w:color="auto"/>
                <w:left w:val="none" w:sz="0" w:space="0" w:color="auto"/>
                <w:bottom w:val="none" w:sz="0" w:space="0" w:color="auto"/>
                <w:right w:val="none" w:sz="0" w:space="0" w:color="auto"/>
              </w:divBdr>
            </w:div>
            <w:div w:id="690838797">
              <w:marLeft w:val="0"/>
              <w:marRight w:val="0"/>
              <w:marTop w:val="0"/>
              <w:marBottom w:val="0"/>
              <w:divBdr>
                <w:top w:val="none" w:sz="0" w:space="0" w:color="auto"/>
                <w:left w:val="none" w:sz="0" w:space="0" w:color="auto"/>
                <w:bottom w:val="none" w:sz="0" w:space="0" w:color="auto"/>
                <w:right w:val="none" w:sz="0" w:space="0" w:color="auto"/>
              </w:divBdr>
            </w:div>
            <w:div w:id="1177429842">
              <w:marLeft w:val="0"/>
              <w:marRight w:val="0"/>
              <w:marTop w:val="0"/>
              <w:marBottom w:val="0"/>
              <w:divBdr>
                <w:top w:val="none" w:sz="0" w:space="0" w:color="auto"/>
                <w:left w:val="none" w:sz="0" w:space="0" w:color="auto"/>
                <w:bottom w:val="none" w:sz="0" w:space="0" w:color="auto"/>
                <w:right w:val="none" w:sz="0" w:space="0" w:color="auto"/>
              </w:divBdr>
            </w:div>
            <w:div w:id="1481729713">
              <w:marLeft w:val="0"/>
              <w:marRight w:val="0"/>
              <w:marTop w:val="0"/>
              <w:marBottom w:val="0"/>
              <w:divBdr>
                <w:top w:val="none" w:sz="0" w:space="0" w:color="auto"/>
                <w:left w:val="none" w:sz="0" w:space="0" w:color="auto"/>
                <w:bottom w:val="none" w:sz="0" w:space="0" w:color="auto"/>
                <w:right w:val="none" w:sz="0" w:space="0" w:color="auto"/>
              </w:divBdr>
            </w:div>
            <w:div w:id="1488861124">
              <w:marLeft w:val="0"/>
              <w:marRight w:val="0"/>
              <w:marTop w:val="0"/>
              <w:marBottom w:val="0"/>
              <w:divBdr>
                <w:top w:val="none" w:sz="0" w:space="0" w:color="auto"/>
                <w:left w:val="none" w:sz="0" w:space="0" w:color="auto"/>
                <w:bottom w:val="none" w:sz="0" w:space="0" w:color="auto"/>
                <w:right w:val="none" w:sz="0" w:space="0" w:color="auto"/>
              </w:divBdr>
            </w:div>
            <w:div w:id="188379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805541">
      <w:bodyDiv w:val="1"/>
      <w:marLeft w:val="0"/>
      <w:marRight w:val="0"/>
      <w:marTop w:val="0"/>
      <w:marBottom w:val="0"/>
      <w:divBdr>
        <w:top w:val="none" w:sz="0" w:space="0" w:color="auto"/>
        <w:left w:val="none" w:sz="0" w:space="0" w:color="auto"/>
        <w:bottom w:val="none" w:sz="0" w:space="0" w:color="auto"/>
        <w:right w:val="none" w:sz="0" w:space="0" w:color="auto"/>
      </w:divBdr>
      <w:divsChild>
        <w:div w:id="88237614">
          <w:marLeft w:val="1800"/>
          <w:marRight w:val="0"/>
          <w:marTop w:val="77"/>
          <w:marBottom w:val="0"/>
          <w:divBdr>
            <w:top w:val="none" w:sz="0" w:space="0" w:color="auto"/>
            <w:left w:val="none" w:sz="0" w:space="0" w:color="auto"/>
            <w:bottom w:val="none" w:sz="0" w:space="0" w:color="auto"/>
            <w:right w:val="none" w:sz="0" w:space="0" w:color="auto"/>
          </w:divBdr>
        </w:div>
        <w:div w:id="704796174">
          <w:marLeft w:val="547"/>
          <w:marRight w:val="0"/>
          <w:marTop w:val="115"/>
          <w:marBottom w:val="0"/>
          <w:divBdr>
            <w:top w:val="none" w:sz="0" w:space="0" w:color="auto"/>
            <w:left w:val="none" w:sz="0" w:space="0" w:color="auto"/>
            <w:bottom w:val="none" w:sz="0" w:space="0" w:color="auto"/>
            <w:right w:val="none" w:sz="0" w:space="0" w:color="auto"/>
          </w:divBdr>
        </w:div>
        <w:div w:id="910232942">
          <w:marLeft w:val="1166"/>
          <w:marRight w:val="0"/>
          <w:marTop w:val="96"/>
          <w:marBottom w:val="0"/>
          <w:divBdr>
            <w:top w:val="none" w:sz="0" w:space="0" w:color="auto"/>
            <w:left w:val="none" w:sz="0" w:space="0" w:color="auto"/>
            <w:bottom w:val="none" w:sz="0" w:space="0" w:color="auto"/>
            <w:right w:val="none" w:sz="0" w:space="0" w:color="auto"/>
          </w:divBdr>
        </w:div>
        <w:div w:id="999581893">
          <w:marLeft w:val="547"/>
          <w:marRight w:val="0"/>
          <w:marTop w:val="115"/>
          <w:marBottom w:val="0"/>
          <w:divBdr>
            <w:top w:val="none" w:sz="0" w:space="0" w:color="auto"/>
            <w:left w:val="none" w:sz="0" w:space="0" w:color="auto"/>
            <w:bottom w:val="none" w:sz="0" w:space="0" w:color="auto"/>
            <w:right w:val="none" w:sz="0" w:space="0" w:color="auto"/>
          </w:divBdr>
        </w:div>
        <w:div w:id="1526868156">
          <w:marLeft w:val="1166"/>
          <w:marRight w:val="0"/>
          <w:marTop w:val="96"/>
          <w:marBottom w:val="0"/>
          <w:divBdr>
            <w:top w:val="none" w:sz="0" w:space="0" w:color="auto"/>
            <w:left w:val="none" w:sz="0" w:space="0" w:color="auto"/>
            <w:bottom w:val="none" w:sz="0" w:space="0" w:color="auto"/>
            <w:right w:val="none" w:sz="0" w:space="0" w:color="auto"/>
          </w:divBdr>
        </w:div>
        <w:div w:id="1721905955">
          <w:marLeft w:val="1800"/>
          <w:marRight w:val="0"/>
          <w:marTop w:val="77"/>
          <w:marBottom w:val="0"/>
          <w:divBdr>
            <w:top w:val="none" w:sz="0" w:space="0" w:color="auto"/>
            <w:left w:val="none" w:sz="0" w:space="0" w:color="auto"/>
            <w:bottom w:val="none" w:sz="0" w:space="0" w:color="auto"/>
            <w:right w:val="none" w:sz="0" w:space="0" w:color="auto"/>
          </w:divBdr>
        </w:div>
        <w:div w:id="1926761005">
          <w:marLeft w:val="1800"/>
          <w:marRight w:val="0"/>
          <w:marTop w:val="77"/>
          <w:marBottom w:val="0"/>
          <w:divBdr>
            <w:top w:val="none" w:sz="0" w:space="0" w:color="auto"/>
            <w:left w:val="none" w:sz="0" w:space="0" w:color="auto"/>
            <w:bottom w:val="none" w:sz="0" w:space="0" w:color="auto"/>
            <w:right w:val="none" w:sz="0" w:space="0" w:color="auto"/>
          </w:divBdr>
        </w:div>
      </w:divsChild>
    </w:div>
    <w:div w:id="550503087">
      <w:bodyDiv w:val="1"/>
      <w:marLeft w:val="0"/>
      <w:marRight w:val="0"/>
      <w:marTop w:val="0"/>
      <w:marBottom w:val="0"/>
      <w:divBdr>
        <w:top w:val="none" w:sz="0" w:space="0" w:color="auto"/>
        <w:left w:val="none" w:sz="0" w:space="0" w:color="auto"/>
        <w:bottom w:val="none" w:sz="0" w:space="0" w:color="auto"/>
        <w:right w:val="none" w:sz="0" w:space="0" w:color="auto"/>
      </w:divBdr>
    </w:div>
    <w:div w:id="550921519">
      <w:bodyDiv w:val="1"/>
      <w:marLeft w:val="0"/>
      <w:marRight w:val="0"/>
      <w:marTop w:val="0"/>
      <w:marBottom w:val="0"/>
      <w:divBdr>
        <w:top w:val="none" w:sz="0" w:space="0" w:color="auto"/>
        <w:left w:val="none" w:sz="0" w:space="0" w:color="auto"/>
        <w:bottom w:val="none" w:sz="0" w:space="0" w:color="auto"/>
        <w:right w:val="none" w:sz="0" w:space="0" w:color="auto"/>
      </w:divBdr>
      <w:divsChild>
        <w:div w:id="597324868">
          <w:marLeft w:val="547"/>
          <w:marRight w:val="0"/>
          <w:marTop w:val="115"/>
          <w:marBottom w:val="0"/>
          <w:divBdr>
            <w:top w:val="none" w:sz="0" w:space="0" w:color="auto"/>
            <w:left w:val="none" w:sz="0" w:space="0" w:color="auto"/>
            <w:bottom w:val="none" w:sz="0" w:space="0" w:color="auto"/>
            <w:right w:val="none" w:sz="0" w:space="0" w:color="auto"/>
          </w:divBdr>
        </w:div>
        <w:div w:id="760294184">
          <w:marLeft w:val="1800"/>
          <w:marRight w:val="0"/>
          <w:marTop w:val="77"/>
          <w:marBottom w:val="0"/>
          <w:divBdr>
            <w:top w:val="none" w:sz="0" w:space="0" w:color="auto"/>
            <w:left w:val="none" w:sz="0" w:space="0" w:color="auto"/>
            <w:bottom w:val="none" w:sz="0" w:space="0" w:color="auto"/>
            <w:right w:val="none" w:sz="0" w:space="0" w:color="auto"/>
          </w:divBdr>
        </w:div>
        <w:div w:id="893321313">
          <w:marLeft w:val="1800"/>
          <w:marRight w:val="0"/>
          <w:marTop w:val="77"/>
          <w:marBottom w:val="0"/>
          <w:divBdr>
            <w:top w:val="none" w:sz="0" w:space="0" w:color="auto"/>
            <w:left w:val="none" w:sz="0" w:space="0" w:color="auto"/>
            <w:bottom w:val="none" w:sz="0" w:space="0" w:color="auto"/>
            <w:right w:val="none" w:sz="0" w:space="0" w:color="auto"/>
          </w:divBdr>
        </w:div>
        <w:div w:id="1399745868">
          <w:marLeft w:val="1166"/>
          <w:marRight w:val="0"/>
          <w:marTop w:val="96"/>
          <w:marBottom w:val="0"/>
          <w:divBdr>
            <w:top w:val="none" w:sz="0" w:space="0" w:color="auto"/>
            <w:left w:val="none" w:sz="0" w:space="0" w:color="auto"/>
            <w:bottom w:val="none" w:sz="0" w:space="0" w:color="auto"/>
            <w:right w:val="none" w:sz="0" w:space="0" w:color="auto"/>
          </w:divBdr>
        </w:div>
        <w:div w:id="2016884540">
          <w:marLeft w:val="1166"/>
          <w:marRight w:val="0"/>
          <w:marTop w:val="96"/>
          <w:marBottom w:val="0"/>
          <w:divBdr>
            <w:top w:val="none" w:sz="0" w:space="0" w:color="auto"/>
            <w:left w:val="none" w:sz="0" w:space="0" w:color="auto"/>
            <w:bottom w:val="none" w:sz="0" w:space="0" w:color="auto"/>
            <w:right w:val="none" w:sz="0" w:space="0" w:color="auto"/>
          </w:divBdr>
        </w:div>
      </w:divsChild>
    </w:div>
    <w:div w:id="552086114">
      <w:bodyDiv w:val="1"/>
      <w:marLeft w:val="0"/>
      <w:marRight w:val="0"/>
      <w:marTop w:val="0"/>
      <w:marBottom w:val="0"/>
      <w:divBdr>
        <w:top w:val="none" w:sz="0" w:space="0" w:color="auto"/>
        <w:left w:val="none" w:sz="0" w:space="0" w:color="auto"/>
        <w:bottom w:val="none" w:sz="0" w:space="0" w:color="auto"/>
        <w:right w:val="none" w:sz="0" w:space="0" w:color="auto"/>
      </w:divBdr>
    </w:div>
    <w:div w:id="552237866">
      <w:bodyDiv w:val="1"/>
      <w:marLeft w:val="0"/>
      <w:marRight w:val="0"/>
      <w:marTop w:val="0"/>
      <w:marBottom w:val="0"/>
      <w:divBdr>
        <w:top w:val="none" w:sz="0" w:space="0" w:color="auto"/>
        <w:left w:val="none" w:sz="0" w:space="0" w:color="auto"/>
        <w:bottom w:val="none" w:sz="0" w:space="0" w:color="auto"/>
        <w:right w:val="none" w:sz="0" w:space="0" w:color="auto"/>
      </w:divBdr>
    </w:div>
    <w:div w:id="552740845">
      <w:bodyDiv w:val="1"/>
      <w:marLeft w:val="0"/>
      <w:marRight w:val="0"/>
      <w:marTop w:val="0"/>
      <w:marBottom w:val="0"/>
      <w:divBdr>
        <w:top w:val="none" w:sz="0" w:space="0" w:color="auto"/>
        <w:left w:val="none" w:sz="0" w:space="0" w:color="auto"/>
        <w:bottom w:val="none" w:sz="0" w:space="0" w:color="auto"/>
        <w:right w:val="none" w:sz="0" w:space="0" w:color="auto"/>
      </w:divBdr>
    </w:div>
    <w:div w:id="555354742">
      <w:bodyDiv w:val="1"/>
      <w:marLeft w:val="0"/>
      <w:marRight w:val="0"/>
      <w:marTop w:val="0"/>
      <w:marBottom w:val="0"/>
      <w:divBdr>
        <w:top w:val="none" w:sz="0" w:space="0" w:color="auto"/>
        <w:left w:val="none" w:sz="0" w:space="0" w:color="auto"/>
        <w:bottom w:val="none" w:sz="0" w:space="0" w:color="auto"/>
        <w:right w:val="none" w:sz="0" w:space="0" w:color="auto"/>
      </w:divBdr>
    </w:div>
    <w:div w:id="555967239">
      <w:bodyDiv w:val="1"/>
      <w:marLeft w:val="0"/>
      <w:marRight w:val="0"/>
      <w:marTop w:val="0"/>
      <w:marBottom w:val="0"/>
      <w:divBdr>
        <w:top w:val="none" w:sz="0" w:space="0" w:color="auto"/>
        <w:left w:val="none" w:sz="0" w:space="0" w:color="auto"/>
        <w:bottom w:val="none" w:sz="0" w:space="0" w:color="auto"/>
        <w:right w:val="none" w:sz="0" w:space="0" w:color="auto"/>
      </w:divBdr>
    </w:div>
    <w:div w:id="556479691">
      <w:bodyDiv w:val="1"/>
      <w:marLeft w:val="0"/>
      <w:marRight w:val="0"/>
      <w:marTop w:val="0"/>
      <w:marBottom w:val="0"/>
      <w:divBdr>
        <w:top w:val="none" w:sz="0" w:space="0" w:color="auto"/>
        <w:left w:val="none" w:sz="0" w:space="0" w:color="auto"/>
        <w:bottom w:val="none" w:sz="0" w:space="0" w:color="auto"/>
        <w:right w:val="none" w:sz="0" w:space="0" w:color="auto"/>
      </w:divBdr>
      <w:divsChild>
        <w:div w:id="1668246286">
          <w:marLeft w:val="0"/>
          <w:marRight w:val="0"/>
          <w:marTop w:val="0"/>
          <w:marBottom w:val="0"/>
          <w:divBdr>
            <w:top w:val="none" w:sz="0" w:space="0" w:color="auto"/>
            <w:left w:val="none" w:sz="0" w:space="0" w:color="auto"/>
            <w:bottom w:val="none" w:sz="0" w:space="0" w:color="auto"/>
            <w:right w:val="none" w:sz="0" w:space="0" w:color="auto"/>
          </w:divBdr>
          <w:divsChild>
            <w:div w:id="495456465">
              <w:marLeft w:val="0"/>
              <w:marRight w:val="0"/>
              <w:marTop w:val="0"/>
              <w:marBottom w:val="0"/>
              <w:divBdr>
                <w:top w:val="none" w:sz="0" w:space="0" w:color="auto"/>
                <w:left w:val="none" w:sz="0" w:space="0" w:color="auto"/>
                <w:bottom w:val="none" w:sz="0" w:space="0" w:color="auto"/>
                <w:right w:val="none" w:sz="0" w:space="0" w:color="auto"/>
              </w:divBdr>
            </w:div>
            <w:div w:id="542987246">
              <w:marLeft w:val="0"/>
              <w:marRight w:val="0"/>
              <w:marTop w:val="0"/>
              <w:marBottom w:val="0"/>
              <w:divBdr>
                <w:top w:val="none" w:sz="0" w:space="0" w:color="auto"/>
                <w:left w:val="none" w:sz="0" w:space="0" w:color="auto"/>
                <w:bottom w:val="none" w:sz="0" w:space="0" w:color="auto"/>
                <w:right w:val="none" w:sz="0" w:space="0" w:color="auto"/>
              </w:divBdr>
            </w:div>
            <w:div w:id="95020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28981">
      <w:bodyDiv w:val="1"/>
      <w:marLeft w:val="0"/>
      <w:marRight w:val="0"/>
      <w:marTop w:val="0"/>
      <w:marBottom w:val="0"/>
      <w:divBdr>
        <w:top w:val="none" w:sz="0" w:space="0" w:color="auto"/>
        <w:left w:val="none" w:sz="0" w:space="0" w:color="auto"/>
        <w:bottom w:val="none" w:sz="0" w:space="0" w:color="auto"/>
        <w:right w:val="none" w:sz="0" w:space="0" w:color="auto"/>
      </w:divBdr>
    </w:div>
    <w:div w:id="557320852">
      <w:bodyDiv w:val="1"/>
      <w:marLeft w:val="0"/>
      <w:marRight w:val="0"/>
      <w:marTop w:val="0"/>
      <w:marBottom w:val="0"/>
      <w:divBdr>
        <w:top w:val="none" w:sz="0" w:space="0" w:color="auto"/>
        <w:left w:val="none" w:sz="0" w:space="0" w:color="auto"/>
        <w:bottom w:val="none" w:sz="0" w:space="0" w:color="auto"/>
        <w:right w:val="none" w:sz="0" w:space="0" w:color="auto"/>
      </w:divBdr>
    </w:div>
    <w:div w:id="557712512">
      <w:bodyDiv w:val="1"/>
      <w:marLeft w:val="0"/>
      <w:marRight w:val="0"/>
      <w:marTop w:val="0"/>
      <w:marBottom w:val="0"/>
      <w:divBdr>
        <w:top w:val="none" w:sz="0" w:space="0" w:color="auto"/>
        <w:left w:val="none" w:sz="0" w:space="0" w:color="auto"/>
        <w:bottom w:val="none" w:sz="0" w:space="0" w:color="auto"/>
        <w:right w:val="none" w:sz="0" w:space="0" w:color="auto"/>
      </w:divBdr>
    </w:div>
    <w:div w:id="557787817">
      <w:bodyDiv w:val="1"/>
      <w:marLeft w:val="0"/>
      <w:marRight w:val="0"/>
      <w:marTop w:val="0"/>
      <w:marBottom w:val="0"/>
      <w:divBdr>
        <w:top w:val="none" w:sz="0" w:space="0" w:color="auto"/>
        <w:left w:val="none" w:sz="0" w:space="0" w:color="auto"/>
        <w:bottom w:val="none" w:sz="0" w:space="0" w:color="auto"/>
        <w:right w:val="none" w:sz="0" w:space="0" w:color="auto"/>
      </w:divBdr>
    </w:div>
    <w:div w:id="558397310">
      <w:bodyDiv w:val="1"/>
      <w:marLeft w:val="0"/>
      <w:marRight w:val="0"/>
      <w:marTop w:val="0"/>
      <w:marBottom w:val="0"/>
      <w:divBdr>
        <w:top w:val="none" w:sz="0" w:space="0" w:color="auto"/>
        <w:left w:val="none" w:sz="0" w:space="0" w:color="auto"/>
        <w:bottom w:val="none" w:sz="0" w:space="0" w:color="auto"/>
        <w:right w:val="none" w:sz="0" w:space="0" w:color="auto"/>
      </w:divBdr>
    </w:div>
    <w:div w:id="558789288">
      <w:bodyDiv w:val="1"/>
      <w:marLeft w:val="0"/>
      <w:marRight w:val="0"/>
      <w:marTop w:val="0"/>
      <w:marBottom w:val="0"/>
      <w:divBdr>
        <w:top w:val="none" w:sz="0" w:space="0" w:color="auto"/>
        <w:left w:val="none" w:sz="0" w:space="0" w:color="auto"/>
        <w:bottom w:val="none" w:sz="0" w:space="0" w:color="auto"/>
        <w:right w:val="none" w:sz="0" w:space="0" w:color="auto"/>
      </w:divBdr>
    </w:div>
    <w:div w:id="559902330">
      <w:bodyDiv w:val="1"/>
      <w:marLeft w:val="0"/>
      <w:marRight w:val="0"/>
      <w:marTop w:val="0"/>
      <w:marBottom w:val="0"/>
      <w:divBdr>
        <w:top w:val="none" w:sz="0" w:space="0" w:color="auto"/>
        <w:left w:val="none" w:sz="0" w:space="0" w:color="auto"/>
        <w:bottom w:val="none" w:sz="0" w:space="0" w:color="auto"/>
        <w:right w:val="none" w:sz="0" w:space="0" w:color="auto"/>
      </w:divBdr>
    </w:div>
    <w:div w:id="560601133">
      <w:bodyDiv w:val="1"/>
      <w:marLeft w:val="0"/>
      <w:marRight w:val="0"/>
      <w:marTop w:val="0"/>
      <w:marBottom w:val="0"/>
      <w:divBdr>
        <w:top w:val="none" w:sz="0" w:space="0" w:color="auto"/>
        <w:left w:val="none" w:sz="0" w:space="0" w:color="auto"/>
        <w:bottom w:val="none" w:sz="0" w:space="0" w:color="auto"/>
        <w:right w:val="none" w:sz="0" w:space="0" w:color="auto"/>
      </w:divBdr>
      <w:divsChild>
        <w:div w:id="114914553">
          <w:marLeft w:val="0"/>
          <w:marRight w:val="0"/>
          <w:marTop w:val="0"/>
          <w:marBottom w:val="0"/>
          <w:divBdr>
            <w:top w:val="none" w:sz="0" w:space="0" w:color="auto"/>
            <w:left w:val="none" w:sz="0" w:space="0" w:color="auto"/>
            <w:bottom w:val="none" w:sz="0" w:space="0" w:color="auto"/>
            <w:right w:val="none" w:sz="0" w:space="0" w:color="auto"/>
          </w:divBdr>
          <w:divsChild>
            <w:div w:id="134679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871192">
      <w:bodyDiv w:val="1"/>
      <w:marLeft w:val="0"/>
      <w:marRight w:val="0"/>
      <w:marTop w:val="0"/>
      <w:marBottom w:val="0"/>
      <w:divBdr>
        <w:top w:val="none" w:sz="0" w:space="0" w:color="auto"/>
        <w:left w:val="none" w:sz="0" w:space="0" w:color="auto"/>
        <w:bottom w:val="none" w:sz="0" w:space="0" w:color="auto"/>
        <w:right w:val="none" w:sz="0" w:space="0" w:color="auto"/>
      </w:divBdr>
    </w:div>
    <w:div w:id="561714464">
      <w:bodyDiv w:val="1"/>
      <w:marLeft w:val="0"/>
      <w:marRight w:val="0"/>
      <w:marTop w:val="0"/>
      <w:marBottom w:val="0"/>
      <w:divBdr>
        <w:top w:val="none" w:sz="0" w:space="0" w:color="auto"/>
        <w:left w:val="none" w:sz="0" w:space="0" w:color="auto"/>
        <w:bottom w:val="none" w:sz="0" w:space="0" w:color="auto"/>
        <w:right w:val="none" w:sz="0" w:space="0" w:color="auto"/>
      </w:divBdr>
    </w:div>
    <w:div w:id="561793257">
      <w:bodyDiv w:val="1"/>
      <w:marLeft w:val="0"/>
      <w:marRight w:val="0"/>
      <w:marTop w:val="0"/>
      <w:marBottom w:val="0"/>
      <w:divBdr>
        <w:top w:val="none" w:sz="0" w:space="0" w:color="auto"/>
        <w:left w:val="none" w:sz="0" w:space="0" w:color="auto"/>
        <w:bottom w:val="none" w:sz="0" w:space="0" w:color="auto"/>
        <w:right w:val="none" w:sz="0" w:space="0" w:color="auto"/>
      </w:divBdr>
    </w:div>
    <w:div w:id="562644477">
      <w:bodyDiv w:val="1"/>
      <w:marLeft w:val="0"/>
      <w:marRight w:val="0"/>
      <w:marTop w:val="0"/>
      <w:marBottom w:val="0"/>
      <w:divBdr>
        <w:top w:val="none" w:sz="0" w:space="0" w:color="auto"/>
        <w:left w:val="none" w:sz="0" w:space="0" w:color="auto"/>
        <w:bottom w:val="none" w:sz="0" w:space="0" w:color="auto"/>
        <w:right w:val="none" w:sz="0" w:space="0" w:color="auto"/>
      </w:divBdr>
    </w:div>
    <w:div w:id="562714215">
      <w:bodyDiv w:val="1"/>
      <w:marLeft w:val="0"/>
      <w:marRight w:val="0"/>
      <w:marTop w:val="0"/>
      <w:marBottom w:val="0"/>
      <w:divBdr>
        <w:top w:val="none" w:sz="0" w:space="0" w:color="auto"/>
        <w:left w:val="none" w:sz="0" w:space="0" w:color="auto"/>
        <w:bottom w:val="none" w:sz="0" w:space="0" w:color="auto"/>
        <w:right w:val="none" w:sz="0" w:space="0" w:color="auto"/>
      </w:divBdr>
      <w:divsChild>
        <w:div w:id="488908069">
          <w:marLeft w:val="547"/>
          <w:marRight w:val="0"/>
          <w:marTop w:val="96"/>
          <w:marBottom w:val="0"/>
          <w:divBdr>
            <w:top w:val="none" w:sz="0" w:space="0" w:color="auto"/>
            <w:left w:val="none" w:sz="0" w:space="0" w:color="auto"/>
            <w:bottom w:val="none" w:sz="0" w:space="0" w:color="auto"/>
            <w:right w:val="none" w:sz="0" w:space="0" w:color="auto"/>
          </w:divBdr>
        </w:div>
        <w:div w:id="743647205">
          <w:marLeft w:val="547"/>
          <w:marRight w:val="0"/>
          <w:marTop w:val="96"/>
          <w:marBottom w:val="0"/>
          <w:divBdr>
            <w:top w:val="none" w:sz="0" w:space="0" w:color="auto"/>
            <w:left w:val="none" w:sz="0" w:space="0" w:color="auto"/>
            <w:bottom w:val="none" w:sz="0" w:space="0" w:color="auto"/>
            <w:right w:val="none" w:sz="0" w:space="0" w:color="auto"/>
          </w:divBdr>
        </w:div>
        <w:div w:id="1189757861">
          <w:marLeft w:val="1166"/>
          <w:marRight w:val="0"/>
          <w:marTop w:val="96"/>
          <w:marBottom w:val="0"/>
          <w:divBdr>
            <w:top w:val="none" w:sz="0" w:space="0" w:color="auto"/>
            <w:left w:val="none" w:sz="0" w:space="0" w:color="auto"/>
            <w:bottom w:val="none" w:sz="0" w:space="0" w:color="auto"/>
            <w:right w:val="none" w:sz="0" w:space="0" w:color="auto"/>
          </w:divBdr>
        </w:div>
        <w:div w:id="1864856708">
          <w:marLeft w:val="1166"/>
          <w:marRight w:val="0"/>
          <w:marTop w:val="96"/>
          <w:marBottom w:val="0"/>
          <w:divBdr>
            <w:top w:val="none" w:sz="0" w:space="0" w:color="auto"/>
            <w:left w:val="none" w:sz="0" w:space="0" w:color="auto"/>
            <w:bottom w:val="none" w:sz="0" w:space="0" w:color="auto"/>
            <w:right w:val="none" w:sz="0" w:space="0" w:color="auto"/>
          </w:divBdr>
        </w:div>
      </w:divsChild>
    </w:div>
    <w:div w:id="562759554">
      <w:bodyDiv w:val="1"/>
      <w:marLeft w:val="0"/>
      <w:marRight w:val="0"/>
      <w:marTop w:val="0"/>
      <w:marBottom w:val="0"/>
      <w:divBdr>
        <w:top w:val="none" w:sz="0" w:space="0" w:color="auto"/>
        <w:left w:val="none" w:sz="0" w:space="0" w:color="auto"/>
        <w:bottom w:val="none" w:sz="0" w:space="0" w:color="auto"/>
        <w:right w:val="none" w:sz="0" w:space="0" w:color="auto"/>
      </w:divBdr>
      <w:divsChild>
        <w:div w:id="1975215509">
          <w:marLeft w:val="547"/>
          <w:marRight w:val="0"/>
          <w:marTop w:val="134"/>
          <w:marBottom w:val="0"/>
          <w:divBdr>
            <w:top w:val="none" w:sz="0" w:space="0" w:color="auto"/>
            <w:left w:val="none" w:sz="0" w:space="0" w:color="auto"/>
            <w:bottom w:val="none" w:sz="0" w:space="0" w:color="auto"/>
            <w:right w:val="none" w:sz="0" w:space="0" w:color="auto"/>
          </w:divBdr>
        </w:div>
      </w:divsChild>
    </w:div>
    <w:div w:id="563570003">
      <w:bodyDiv w:val="1"/>
      <w:marLeft w:val="0"/>
      <w:marRight w:val="0"/>
      <w:marTop w:val="0"/>
      <w:marBottom w:val="0"/>
      <w:divBdr>
        <w:top w:val="none" w:sz="0" w:space="0" w:color="auto"/>
        <w:left w:val="none" w:sz="0" w:space="0" w:color="auto"/>
        <w:bottom w:val="none" w:sz="0" w:space="0" w:color="auto"/>
        <w:right w:val="none" w:sz="0" w:space="0" w:color="auto"/>
      </w:divBdr>
    </w:div>
    <w:div w:id="563756933">
      <w:bodyDiv w:val="1"/>
      <w:marLeft w:val="0"/>
      <w:marRight w:val="0"/>
      <w:marTop w:val="0"/>
      <w:marBottom w:val="0"/>
      <w:divBdr>
        <w:top w:val="none" w:sz="0" w:space="0" w:color="auto"/>
        <w:left w:val="none" w:sz="0" w:space="0" w:color="auto"/>
        <w:bottom w:val="none" w:sz="0" w:space="0" w:color="auto"/>
        <w:right w:val="none" w:sz="0" w:space="0" w:color="auto"/>
      </w:divBdr>
      <w:divsChild>
        <w:div w:id="207571804">
          <w:marLeft w:val="1166"/>
          <w:marRight w:val="0"/>
          <w:marTop w:val="115"/>
          <w:marBottom w:val="0"/>
          <w:divBdr>
            <w:top w:val="none" w:sz="0" w:space="0" w:color="auto"/>
            <w:left w:val="none" w:sz="0" w:space="0" w:color="auto"/>
            <w:bottom w:val="none" w:sz="0" w:space="0" w:color="auto"/>
            <w:right w:val="none" w:sz="0" w:space="0" w:color="auto"/>
          </w:divBdr>
        </w:div>
        <w:div w:id="434063182">
          <w:marLeft w:val="547"/>
          <w:marRight w:val="0"/>
          <w:marTop w:val="130"/>
          <w:marBottom w:val="0"/>
          <w:divBdr>
            <w:top w:val="none" w:sz="0" w:space="0" w:color="auto"/>
            <w:left w:val="none" w:sz="0" w:space="0" w:color="auto"/>
            <w:bottom w:val="none" w:sz="0" w:space="0" w:color="auto"/>
            <w:right w:val="none" w:sz="0" w:space="0" w:color="auto"/>
          </w:divBdr>
        </w:div>
        <w:div w:id="1083260239">
          <w:marLeft w:val="1166"/>
          <w:marRight w:val="0"/>
          <w:marTop w:val="115"/>
          <w:marBottom w:val="0"/>
          <w:divBdr>
            <w:top w:val="none" w:sz="0" w:space="0" w:color="auto"/>
            <w:left w:val="none" w:sz="0" w:space="0" w:color="auto"/>
            <w:bottom w:val="none" w:sz="0" w:space="0" w:color="auto"/>
            <w:right w:val="none" w:sz="0" w:space="0" w:color="auto"/>
          </w:divBdr>
        </w:div>
        <w:div w:id="1895847970">
          <w:marLeft w:val="1166"/>
          <w:marRight w:val="0"/>
          <w:marTop w:val="115"/>
          <w:marBottom w:val="0"/>
          <w:divBdr>
            <w:top w:val="none" w:sz="0" w:space="0" w:color="auto"/>
            <w:left w:val="none" w:sz="0" w:space="0" w:color="auto"/>
            <w:bottom w:val="none" w:sz="0" w:space="0" w:color="auto"/>
            <w:right w:val="none" w:sz="0" w:space="0" w:color="auto"/>
          </w:divBdr>
        </w:div>
        <w:div w:id="1923489635">
          <w:marLeft w:val="547"/>
          <w:marRight w:val="0"/>
          <w:marTop w:val="130"/>
          <w:marBottom w:val="0"/>
          <w:divBdr>
            <w:top w:val="none" w:sz="0" w:space="0" w:color="auto"/>
            <w:left w:val="none" w:sz="0" w:space="0" w:color="auto"/>
            <w:bottom w:val="none" w:sz="0" w:space="0" w:color="auto"/>
            <w:right w:val="none" w:sz="0" w:space="0" w:color="auto"/>
          </w:divBdr>
        </w:div>
      </w:divsChild>
    </w:div>
    <w:div w:id="564027026">
      <w:bodyDiv w:val="1"/>
      <w:marLeft w:val="0"/>
      <w:marRight w:val="0"/>
      <w:marTop w:val="0"/>
      <w:marBottom w:val="0"/>
      <w:divBdr>
        <w:top w:val="none" w:sz="0" w:space="0" w:color="auto"/>
        <w:left w:val="none" w:sz="0" w:space="0" w:color="auto"/>
        <w:bottom w:val="none" w:sz="0" w:space="0" w:color="auto"/>
        <w:right w:val="none" w:sz="0" w:space="0" w:color="auto"/>
      </w:divBdr>
    </w:div>
    <w:div w:id="564141314">
      <w:bodyDiv w:val="1"/>
      <w:marLeft w:val="0"/>
      <w:marRight w:val="0"/>
      <w:marTop w:val="0"/>
      <w:marBottom w:val="0"/>
      <w:divBdr>
        <w:top w:val="none" w:sz="0" w:space="0" w:color="auto"/>
        <w:left w:val="none" w:sz="0" w:space="0" w:color="auto"/>
        <w:bottom w:val="none" w:sz="0" w:space="0" w:color="auto"/>
        <w:right w:val="none" w:sz="0" w:space="0" w:color="auto"/>
      </w:divBdr>
    </w:div>
    <w:div w:id="564293104">
      <w:bodyDiv w:val="1"/>
      <w:marLeft w:val="0"/>
      <w:marRight w:val="0"/>
      <w:marTop w:val="0"/>
      <w:marBottom w:val="0"/>
      <w:divBdr>
        <w:top w:val="none" w:sz="0" w:space="0" w:color="auto"/>
        <w:left w:val="none" w:sz="0" w:space="0" w:color="auto"/>
        <w:bottom w:val="none" w:sz="0" w:space="0" w:color="auto"/>
        <w:right w:val="none" w:sz="0" w:space="0" w:color="auto"/>
      </w:divBdr>
      <w:divsChild>
        <w:div w:id="250940079">
          <w:marLeft w:val="2160"/>
          <w:marRight w:val="0"/>
          <w:marTop w:val="0"/>
          <w:marBottom w:val="0"/>
          <w:divBdr>
            <w:top w:val="none" w:sz="0" w:space="0" w:color="auto"/>
            <w:left w:val="none" w:sz="0" w:space="0" w:color="auto"/>
            <w:bottom w:val="none" w:sz="0" w:space="0" w:color="auto"/>
            <w:right w:val="none" w:sz="0" w:space="0" w:color="auto"/>
          </w:divBdr>
        </w:div>
        <w:div w:id="737553487">
          <w:marLeft w:val="720"/>
          <w:marRight w:val="0"/>
          <w:marTop w:val="0"/>
          <w:marBottom w:val="0"/>
          <w:divBdr>
            <w:top w:val="none" w:sz="0" w:space="0" w:color="auto"/>
            <w:left w:val="none" w:sz="0" w:space="0" w:color="auto"/>
            <w:bottom w:val="none" w:sz="0" w:space="0" w:color="auto"/>
            <w:right w:val="none" w:sz="0" w:space="0" w:color="auto"/>
          </w:divBdr>
        </w:div>
        <w:div w:id="896479530">
          <w:marLeft w:val="720"/>
          <w:marRight w:val="0"/>
          <w:marTop w:val="0"/>
          <w:marBottom w:val="0"/>
          <w:divBdr>
            <w:top w:val="none" w:sz="0" w:space="0" w:color="auto"/>
            <w:left w:val="none" w:sz="0" w:space="0" w:color="auto"/>
            <w:bottom w:val="none" w:sz="0" w:space="0" w:color="auto"/>
            <w:right w:val="none" w:sz="0" w:space="0" w:color="auto"/>
          </w:divBdr>
        </w:div>
        <w:div w:id="1233201441">
          <w:marLeft w:val="1440"/>
          <w:marRight w:val="0"/>
          <w:marTop w:val="0"/>
          <w:marBottom w:val="0"/>
          <w:divBdr>
            <w:top w:val="none" w:sz="0" w:space="0" w:color="auto"/>
            <w:left w:val="none" w:sz="0" w:space="0" w:color="auto"/>
            <w:bottom w:val="none" w:sz="0" w:space="0" w:color="auto"/>
            <w:right w:val="none" w:sz="0" w:space="0" w:color="auto"/>
          </w:divBdr>
        </w:div>
        <w:div w:id="1430810217">
          <w:marLeft w:val="720"/>
          <w:marRight w:val="0"/>
          <w:marTop w:val="0"/>
          <w:marBottom w:val="0"/>
          <w:divBdr>
            <w:top w:val="none" w:sz="0" w:space="0" w:color="auto"/>
            <w:left w:val="none" w:sz="0" w:space="0" w:color="auto"/>
            <w:bottom w:val="none" w:sz="0" w:space="0" w:color="auto"/>
            <w:right w:val="none" w:sz="0" w:space="0" w:color="auto"/>
          </w:divBdr>
        </w:div>
        <w:div w:id="1432580092">
          <w:marLeft w:val="1440"/>
          <w:marRight w:val="0"/>
          <w:marTop w:val="0"/>
          <w:marBottom w:val="0"/>
          <w:divBdr>
            <w:top w:val="none" w:sz="0" w:space="0" w:color="auto"/>
            <w:left w:val="none" w:sz="0" w:space="0" w:color="auto"/>
            <w:bottom w:val="none" w:sz="0" w:space="0" w:color="auto"/>
            <w:right w:val="none" w:sz="0" w:space="0" w:color="auto"/>
          </w:divBdr>
        </w:div>
        <w:div w:id="1545213656">
          <w:marLeft w:val="1440"/>
          <w:marRight w:val="0"/>
          <w:marTop w:val="0"/>
          <w:marBottom w:val="0"/>
          <w:divBdr>
            <w:top w:val="none" w:sz="0" w:space="0" w:color="auto"/>
            <w:left w:val="none" w:sz="0" w:space="0" w:color="auto"/>
            <w:bottom w:val="none" w:sz="0" w:space="0" w:color="auto"/>
            <w:right w:val="none" w:sz="0" w:space="0" w:color="auto"/>
          </w:divBdr>
        </w:div>
        <w:div w:id="2084908569">
          <w:marLeft w:val="720"/>
          <w:marRight w:val="0"/>
          <w:marTop w:val="0"/>
          <w:marBottom w:val="0"/>
          <w:divBdr>
            <w:top w:val="none" w:sz="0" w:space="0" w:color="auto"/>
            <w:left w:val="none" w:sz="0" w:space="0" w:color="auto"/>
            <w:bottom w:val="none" w:sz="0" w:space="0" w:color="auto"/>
            <w:right w:val="none" w:sz="0" w:space="0" w:color="auto"/>
          </w:divBdr>
        </w:div>
        <w:div w:id="2089380272">
          <w:marLeft w:val="2160"/>
          <w:marRight w:val="0"/>
          <w:marTop w:val="0"/>
          <w:marBottom w:val="0"/>
          <w:divBdr>
            <w:top w:val="none" w:sz="0" w:space="0" w:color="auto"/>
            <w:left w:val="none" w:sz="0" w:space="0" w:color="auto"/>
            <w:bottom w:val="none" w:sz="0" w:space="0" w:color="auto"/>
            <w:right w:val="none" w:sz="0" w:space="0" w:color="auto"/>
          </w:divBdr>
        </w:div>
      </w:divsChild>
    </w:div>
    <w:div w:id="564803539">
      <w:bodyDiv w:val="1"/>
      <w:marLeft w:val="0"/>
      <w:marRight w:val="0"/>
      <w:marTop w:val="0"/>
      <w:marBottom w:val="0"/>
      <w:divBdr>
        <w:top w:val="none" w:sz="0" w:space="0" w:color="auto"/>
        <w:left w:val="none" w:sz="0" w:space="0" w:color="auto"/>
        <w:bottom w:val="none" w:sz="0" w:space="0" w:color="auto"/>
        <w:right w:val="none" w:sz="0" w:space="0" w:color="auto"/>
      </w:divBdr>
    </w:div>
    <w:div w:id="565532648">
      <w:bodyDiv w:val="1"/>
      <w:marLeft w:val="0"/>
      <w:marRight w:val="0"/>
      <w:marTop w:val="0"/>
      <w:marBottom w:val="0"/>
      <w:divBdr>
        <w:top w:val="none" w:sz="0" w:space="0" w:color="auto"/>
        <w:left w:val="none" w:sz="0" w:space="0" w:color="auto"/>
        <w:bottom w:val="none" w:sz="0" w:space="0" w:color="auto"/>
        <w:right w:val="none" w:sz="0" w:space="0" w:color="auto"/>
      </w:divBdr>
    </w:div>
    <w:div w:id="565608396">
      <w:bodyDiv w:val="1"/>
      <w:marLeft w:val="0"/>
      <w:marRight w:val="0"/>
      <w:marTop w:val="0"/>
      <w:marBottom w:val="0"/>
      <w:divBdr>
        <w:top w:val="none" w:sz="0" w:space="0" w:color="auto"/>
        <w:left w:val="none" w:sz="0" w:space="0" w:color="auto"/>
        <w:bottom w:val="none" w:sz="0" w:space="0" w:color="auto"/>
        <w:right w:val="none" w:sz="0" w:space="0" w:color="auto"/>
      </w:divBdr>
      <w:divsChild>
        <w:div w:id="462122012">
          <w:marLeft w:val="1800"/>
          <w:marRight w:val="0"/>
          <w:marTop w:val="96"/>
          <w:marBottom w:val="0"/>
          <w:divBdr>
            <w:top w:val="none" w:sz="0" w:space="0" w:color="auto"/>
            <w:left w:val="none" w:sz="0" w:space="0" w:color="auto"/>
            <w:bottom w:val="none" w:sz="0" w:space="0" w:color="auto"/>
            <w:right w:val="none" w:sz="0" w:space="0" w:color="auto"/>
          </w:divBdr>
        </w:div>
        <w:div w:id="1181358115">
          <w:marLeft w:val="1166"/>
          <w:marRight w:val="0"/>
          <w:marTop w:val="115"/>
          <w:marBottom w:val="0"/>
          <w:divBdr>
            <w:top w:val="none" w:sz="0" w:space="0" w:color="auto"/>
            <w:left w:val="none" w:sz="0" w:space="0" w:color="auto"/>
            <w:bottom w:val="none" w:sz="0" w:space="0" w:color="auto"/>
            <w:right w:val="none" w:sz="0" w:space="0" w:color="auto"/>
          </w:divBdr>
        </w:div>
        <w:div w:id="1429236279">
          <w:marLeft w:val="547"/>
          <w:marRight w:val="0"/>
          <w:marTop w:val="134"/>
          <w:marBottom w:val="0"/>
          <w:divBdr>
            <w:top w:val="none" w:sz="0" w:space="0" w:color="auto"/>
            <w:left w:val="none" w:sz="0" w:space="0" w:color="auto"/>
            <w:bottom w:val="none" w:sz="0" w:space="0" w:color="auto"/>
            <w:right w:val="none" w:sz="0" w:space="0" w:color="auto"/>
          </w:divBdr>
        </w:div>
      </w:divsChild>
    </w:div>
    <w:div w:id="567690621">
      <w:bodyDiv w:val="1"/>
      <w:marLeft w:val="0"/>
      <w:marRight w:val="0"/>
      <w:marTop w:val="0"/>
      <w:marBottom w:val="0"/>
      <w:divBdr>
        <w:top w:val="none" w:sz="0" w:space="0" w:color="auto"/>
        <w:left w:val="none" w:sz="0" w:space="0" w:color="auto"/>
        <w:bottom w:val="none" w:sz="0" w:space="0" w:color="auto"/>
        <w:right w:val="none" w:sz="0" w:space="0" w:color="auto"/>
      </w:divBdr>
      <w:divsChild>
        <w:div w:id="920989877">
          <w:marLeft w:val="547"/>
          <w:marRight w:val="0"/>
          <w:marTop w:val="134"/>
          <w:marBottom w:val="120"/>
          <w:divBdr>
            <w:top w:val="none" w:sz="0" w:space="0" w:color="auto"/>
            <w:left w:val="none" w:sz="0" w:space="0" w:color="auto"/>
            <w:bottom w:val="none" w:sz="0" w:space="0" w:color="auto"/>
            <w:right w:val="none" w:sz="0" w:space="0" w:color="auto"/>
          </w:divBdr>
        </w:div>
        <w:div w:id="1259561988">
          <w:marLeft w:val="1166"/>
          <w:marRight w:val="0"/>
          <w:marTop w:val="115"/>
          <w:marBottom w:val="120"/>
          <w:divBdr>
            <w:top w:val="none" w:sz="0" w:space="0" w:color="auto"/>
            <w:left w:val="none" w:sz="0" w:space="0" w:color="auto"/>
            <w:bottom w:val="none" w:sz="0" w:space="0" w:color="auto"/>
            <w:right w:val="none" w:sz="0" w:space="0" w:color="auto"/>
          </w:divBdr>
        </w:div>
        <w:div w:id="1492260852">
          <w:marLeft w:val="1166"/>
          <w:marRight w:val="0"/>
          <w:marTop w:val="115"/>
          <w:marBottom w:val="120"/>
          <w:divBdr>
            <w:top w:val="none" w:sz="0" w:space="0" w:color="auto"/>
            <w:left w:val="none" w:sz="0" w:space="0" w:color="auto"/>
            <w:bottom w:val="none" w:sz="0" w:space="0" w:color="auto"/>
            <w:right w:val="none" w:sz="0" w:space="0" w:color="auto"/>
          </w:divBdr>
        </w:div>
        <w:div w:id="1721712700">
          <w:marLeft w:val="547"/>
          <w:marRight w:val="0"/>
          <w:marTop w:val="134"/>
          <w:marBottom w:val="120"/>
          <w:divBdr>
            <w:top w:val="none" w:sz="0" w:space="0" w:color="auto"/>
            <w:left w:val="none" w:sz="0" w:space="0" w:color="auto"/>
            <w:bottom w:val="none" w:sz="0" w:space="0" w:color="auto"/>
            <w:right w:val="none" w:sz="0" w:space="0" w:color="auto"/>
          </w:divBdr>
        </w:div>
        <w:div w:id="1765761584">
          <w:marLeft w:val="1166"/>
          <w:marRight w:val="0"/>
          <w:marTop w:val="115"/>
          <w:marBottom w:val="120"/>
          <w:divBdr>
            <w:top w:val="none" w:sz="0" w:space="0" w:color="auto"/>
            <w:left w:val="none" w:sz="0" w:space="0" w:color="auto"/>
            <w:bottom w:val="none" w:sz="0" w:space="0" w:color="auto"/>
            <w:right w:val="none" w:sz="0" w:space="0" w:color="auto"/>
          </w:divBdr>
        </w:div>
      </w:divsChild>
    </w:div>
    <w:div w:id="567761843">
      <w:bodyDiv w:val="1"/>
      <w:marLeft w:val="0"/>
      <w:marRight w:val="0"/>
      <w:marTop w:val="0"/>
      <w:marBottom w:val="0"/>
      <w:divBdr>
        <w:top w:val="none" w:sz="0" w:space="0" w:color="auto"/>
        <w:left w:val="none" w:sz="0" w:space="0" w:color="auto"/>
        <w:bottom w:val="none" w:sz="0" w:space="0" w:color="auto"/>
        <w:right w:val="none" w:sz="0" w:space="0" w:color="auto"/>
      </w:divBdr>
    </w:div>
    <w:div w:id="567804152">
      <w:bodyDiv w:val="1"/>
      <w:marLeft w:val="0"/>
      <w:marRight w:val="0"/>
      <w:marTop w:val="0"/>
      <w:marBottom w:val="0"/>
      <w:divBdr>
        <w:top w:val="none" w:sz="0" w:space="0" w:color="auto"/>
        <w:left w:val="none" w:sz="0" w:space="0" w:color="auto"/>
        <w:bottom w:val="none" w:sz="0" w:space="0" w:color="auto"/>
        <w:right w:val="none" w:sz="0" w:space="0" w:color="auto"/>
      </w:divBdr>
    </w:div>
    <w:div w:id="568424921">
      <w:bodyDiv w:val="1"/>
      <w:marLeft w:val="0"/>
      <w:marRight w:val="0"/>
      <w:marTop w:val="0"/>
      <w:marBottom w:val="0"/>
      <w:divBdr>
        <w:top w:val="none" w:sz="0" w:space="0" w:color="auto"/>
        <w:left w:val="none" w:sz="0" w:space="0" w:color="auto"/>
        <w:bottom w:val="none" w:sz="0" w:space="0" w:color="auto"/>
        <w:right w:val="none" w:sz="0" w:space="0" w:color="auto"/>
      </w:divBdr>
      <w:divsChild>
        <w:div w:id="72899968">
          <w:marLeft w:val="1166"/>
          <w:marRight w:val="0"/>
          <w:marTop w:val="134"/>
          <w:marBottom w:val="0"/>
          <w:divBdr>
            <w:top w:val="none" w:sz="0" w:space="0" w:color="auto"/>
            <w:left w:val="none" w:sz="0" w:space="0" w:color="auto"/>
            <w:bottom w:val="none" w:sz="0" w:space="0" w:color="auto"/>
            <w:right w:val="none" w:sz="0" w:space="0" w:color="auto"/>
          </w:divBdr>
        </w:div>
        <w:div w:id="231544459">
          <w:marLeft w:val="547"/>
          <w:marRight w:val="0"/>
          <w:marTop w:val="154"/>
          <w:marBottom w:val="0"/>
          <w:divBdr>
            <w:top w:val="none" w:sz="0" w:space="0" w:color="auto"/>
            <w:left w:val="none" w:sz="0" w:space="0" w:color="auto"/>
            <w:bottom w:val="none" w:sz="0" w:space="0" w:color="auto"/>
            <w:right w:val="none" w:sz="0" w:space="0" w:color="auto"/>
          </w:divBdr>
        </w:div>
        <w:div w:id="582033902">
          <w:marLeft w:val="547"/>
          <w:marRight w:val="0"/>
          <w:marTop w:val="154"/>
          <w:marBottom w:val="0"/>
          <w:divBdr>
            <w:top w:val="none" w:sz="0" w:space="0" w:color="auto"/>
            <w:left w:val="none" w:sz="0" w:space="0" w:color="auto"/>
            <w:bottom w:val="none" w:sz="0" w:space="0" w:color="auto"/>
            <w:right w:val="none" w:sz="0" w:space="0" w:color="auto"/>
          </w:divBdr>
        </w:div>
        <w:div w:id="614335895">
          <w:marLeft w:val="1166"/>
          <w:marRight w:val="0"/>
          <w:marTop w:val="134"/>
          <w:marBottom w:val="0"/>
          <w:divBdr>
            <w:top w:val="none" w:sz="0" w:space="0" w:color="auto"/>
            <w:left w:val="none" w:sz="0" w:space="0" w:color="auto"/>
            <w:bottom w:val="none" w:sz="0" w:space="0" w:color="auto"/>
            <w:right w:val="none" w:sz="0" w:space="0" w:color="auto"/>
          </w:divBdr>
        </w:div>
        <w:div w:id="1258099207">
          <w:marLeft w:val="1166"/>
          <w:marRight w:val="0"/>
          <w:marTop w:val="134"/>
          <w:marBottom w:val="0"/>
          <w:divBdr>
            <w:top w:val="none" w:sz="0" w:space="0" w:color="auto"/>
            <w:left w:val="none" w:sz="0" w:space="0" w:color="auto"/>
            <w:bottom w:val="none" w:sz="0" w:space="0" w:color="auto"/>
            <w:right w:val="none" w:sz="0" w:space="0" w:color="auto"/>
          </w:divBdr>
        </w:div>
      </w:divsChild>
    </w:div>
    <w:div w:id="570240993">
      <w:bodyDiv w:val="1"/>
      <w:marLeft w:val="0"/>
      <w:marRight w:val="0"/>
      <w:marTop w:val="0"/>
      <w:marBottom w:val="0"/>
      <w:divBdr>
        <w:top w:val="none" w:sz="0" w:space="0" w:color="auto"/>
        <w:left w:val="none" w:sz="0" w:space="0" w:color="auto"/>
        <w:bottom w:val="none" w:sz="0" w:space="0" w:color="auto"/>
        <w:right w:val="none" w:sz="0" w:space="0" w:color="auto"/>
      </w:divBdr>
    </w:div>
    <w:div w:id="570432235">
      <w:bodyDiv w:val="1"/>
      <w:marLeft w:val="0"/>
      <w:marRight w:val="0"/>
      <w:marTop w:val="0"/>
      <w:marBottom w:val="0"/>
      <w:divBdr>
        <w:top w:val="none" w:sz="0" w:space="0" w:color="auto"/>
        <w:left w:val="none" w:sz="0" w:space="0" w:color="auto"/>
        <w:bottom w:val="none" w:sz="0" w:space="0" w:color="auto"/>
        <w:right w:val="none" w:sz="0" w:space="0" w:color="auto"/>
      </w:divBdr>
    </w:div>
    <w:div w:id="570627808">
      <w:bodyDiv w:val="1"/>
      <w:marLeft w:val="0"/>
      <w:marRight w:val="0"/>
      <w:marTop w:val="0"/>
      <w:marBottom w:val="0"/>
      <w:divBdr>
        <w:top w:val="none" w:sz="0" w:space="0" w:color="auto"/>
        <w:left w:val="none" w:sz="0" w:space="0" w:color="auto"/>
        <w:bottom w:val="none" w:sz="0" w:space="0" w:color="auto"/>
        <w:right w:val="none" w:sz="0" w:space="0" w:color="auto"/>
      </w:divBdr>
      <w:divsChild>
        <w:div w:id="271480258">
          <w:marLeft w:val="1166"/>
          <w:marRight w:val="0"/>
          <w:marTop w:val="77"/>
          <w:marBottom w:val="0"/>
          <w:divBdr>
            <w:top w:val="none" w:sz="0" w:space="0" w:color="auto"/>
            <w:left w:val="none" w:sz="0" w:space="0" w:color="auto"/>
            <w:bottom w:val="none" w:sz="0" w:space="0" w:color="auto"/>
            <w:right w:val="none" w:sz="0" w:space="0" w:color="auto"/>
          </w:divBdr>
        </w:div>
        <w:div w:id="397703733">
          <w:marLeft w:val="547"/>
          <w:marRight w:val="0"/>
          <w:marTop w:val="86"/>
          <w:marBottom w:val="0"/>
          <w:divBdr>
            <w:top w:val="none" w:sz="0" w:space="0" w:color="auto"/>
            <w:left w:val="none" w:sz="0" w:space="0" w:color="auto"/>
            <w:bottom w:val="none" w:sz="0" w:space="0" w:color="auto"/>
            <w:right w:val="none" w:sz="0" w:space="0" w:color="auto"/>
          </w:divBdr>
        </w:div>
        <w:div w:id="597178500">
          <w:marLeft w:val="1166"/>
          <w:marRight w:val="0"/>
          <w:marTop w:val="67"/>
          <w:marBottom w:val="0"/>
          <w:divBdr>
            <w:top w:val="none" w:sz="0" w:space="0" w:color="auto"/>
            <w:left w:val="none" w:sz="0" w:space="0" w:color="auto"/>
            <w:bottom w:val="none" w:sz="0" w:space="0" w:color="auto"/>
            <w:right w:val="none" w:sz="0" w:space="0" w:color="auto"/>
          </w:divBdr>
        </w:div>
        <w:div w:id="751776034">
          <w:marLeft w:val="547"/>
          <w:marRight w:val="0"/>
          <w:marTop w:val="86"/>
          <w:marBottom w:val="0"/>
          <w:divBdr>
            <w:top w:val="none" w:sz="0" w:space="0" w:color="auto"/>
            <w:left w:val="none" w:sz="0" w:space="0" w:color="auto"/>
            <w:bottom w:val="none" w:sz="0" w:space="0" w:color="auto"/>
            <w:right w:val="none" w:sz="0" w:space="0" w:color="auto"/>
          </w:divBdr>
        </w:div>
        <w:div w:id="1079205725">
          <w:marLeft w:val="1166"/>
          <w:marRight w:val="0"/>
          <w:marTop w:val="86"/>
          <w:marBottom w:val="0"/>
          <w:divBdr>
            <w:top w:val="none" w:sz="0" w:space="0" w:color="auto"/>
            <w:left w:val="none" w:sz="0" w:space="0" w:color="auto"/>
            <w:bottom w:val="none" w:sz="0" w:space="0" w:color="auto"/>
            <w:right w:val="none" w:sz="0" w:space="0" w:color="auto"/>
          </w:divBdr>
        </w:div>
        <w:div w:id="1196230874">
          <w:marLeft w:val="1166"/>
          <w:marRight w:val="0"/>
          <w:marTop w:val="77"/>
          <w:marBottom w:val="0"/>
          <w:divBdr>
            <w:top w:val="none" w:sz="0" w:space="0" w:color="auto"/>
            <w:left w:val="none" w:sz="0" w:space="0" w:color="auto"/>
            <w:bottom w:val="none" w:sz="0" w:space="0" w:color="auto"/>
            <w:right w:val="none" w:sz="0" w:space="0" w:color="auto"/>
          </w:divBdr>
        </w:div>
        <w:div w:id="1265263674">
          <w:marLeft w:val="1800"/>
          <w:marRight w:val="0"/>
          <w:marTop w:val="67"/>
          <w:marBottom w:val="0"/>
          <w:divBdr>
            <w:top w:val="none" w:sz="0" w:space="0" w:color="auto"/>
            <w:left w:val="none" w:sz="0" w:space="0" w:color="auto"/>
            <w:bottom w:val="none" w:sz="0" w:space="0" w:color="auto"/>
            <w:right w:val="none" w:sz="0" w:space="0" w:color="auto"/>
          </w:divBdr>
        </w:div>
        <w:div w:id="1283458706">
          <w:marLeft w:val="1800"/>
          <w:marRight w:val="0"/>
          <w:marTop w:val="67"/>
          <w:marBottom w:val="0"/>
          <w:divBdr>
            <w:top w:val="none" w:sz="0" w:space="0" w:color="auto"/>
            <w:left w:val="none" w:sz="0" w:space="0" w:color="auto"/>
            <w:bottom w:val="none" w:sz="0" w:space="0" w:color="auto"/>
            <w:right w:val="none" w:sz="0" w:space="0" w:color="auto"/>
          </w:divBdr>
        </w:div>
        <w:div w:id="1429084794">
          <w:marLeft w:val="1800"/>
          <w:marRight w:val="0"/>
          <w:marTop w:val="67"/>
          <w:marBottom w:val="0"/>
          <w:divBdr>
            <w:top w:val="none" w:sz="0" w:space="0" w:color="auto"/>
            <w:left w:val="none" w:sz="0" w:space="0" w:color="auto"/>
            <w:bottom w:val="none" w:sz="0" w:space="0" w:color="auto"/>
            <w:right w:val="none" w:sz="0" w:space="0" w:color="auto"/>
          </w:divBdr>
        </w:div>
        <w:div w:id="1559508474">
          <w:marLeft w:val="1800"/>
          <w:marRight w:val="0"/>
          <w:marTop w:val="67"/>
          <w:marBottom w:val="0"/>
          <w:divBdr>
            <w:top w:val="none" w:sz="0" w:space="0" w:color="auto"/>
            <w:left w:val="none" w:sz="0" w:space="0" w:color="auto"/>
            <w:bottom w:val="none" w:sz="0" w:space="0" w:color="auto"/>
            <w:right w:val="none" w:sz="0" w:space="0" w:color="auto"/>
          </w:divBdr>
        </w:div>
        <w:div w:id="1666930939">
          <w:marLeft w:val="1166"/>
          <w:marRight w:val="0"/>
          <w:marTop w:val="67"/>
          <w:marBottom w:val="0"/>
          <w:divBdr>
            <w:top w:val="none" w:sz="0" w:space="0" w:color="auto"/>
            <w:left w:val="none" w:sz="0" w:space="0" w:color="auto"/>
            <w:bottom w:val="none" w:sz="0" w:space="0" w:color="auto"/>
            <w:right w:val="none" w:sz="0" w:space="0" w:color="auto"/>
          </w:divBdr>
        </w:div>
        <w:div w:id="1814635781">
          <w:marLeft w:val="1166"/>
          <w:marRight w:val="0"/>
          <w:marTop w:val="67"/>
          <w:marBottom w:val="0"/>
          <w:divBdr>
            <w:top w:val="none" w:sz="0" w:space="0" w:color="auto"/>
            <w:left w:val="none" w:sz="0" w:space="0" w:color="auto"/>
            <w:bottom w:val="none" w:sz="0" w:space="0" w:color="auto"/>
            <w:right w:val="none" w:sz="0" w:space="0" w:color="auto"/>
          </w:divBdr>
        </w:div>
        <w:div w:id="1985116528">
          <w:marLeft w:val="547"/>
          <w:marRight w:val="0"/>
          <w:marTop w:val="96"/>
          <w:marBottom w:val="0"/>
          <w:divBdr>
            <w:top w:val="none" w:sz="0" w:space="0" w:color="auto"/>
            <w:left w:val="none" w:sz="0" w:space="0" w:color="auto"/>
            <w:bottom w:val="none" w:sz="0" w:space="0" w:color="auto"/>
            <w:right w:val="none" w:sz="0" w:space="0" w:color="auto"/>
          </w:divBdr>
        </w:div>
        <w:div w:id="2018458716">
          <w:marLeft w:val="1166"/>
          <w:marRight w:val="0"/>
          <w:marTop w:val="67"/>
          <w:marBottom w:val="0"/>
          <w:divBdr>
            <w:top w:val="none" w:sz="0" w:space="0" w:color="auto"/>
            <w:left w:val="none" w:sz="0" w:space="0" w:color="auto"/>
            <w:bottom w:val="none" w:sz="0" w:space="0" w:color="auto"/>
            <w:right w:val="none" w:sz="0" w:space="0" w:color="auto"/>
          </w:divBdr>
        </w:div>
      </w:divsChild>
    </w:div>
    <w:div w:id="570890095">
      <w:bodyDiv w:val="1"/>
      <w:marLeft w:val="0"/>
      <w:marRight w:val="0"/>
      <w:marTop w:val="0"/>
      <w:marBottom w:val="0"/>
      <w:divBdr>
        <w:top w:val="none" w:sz="0" w:space="0" w:color="auto"/>
        <w:left w:val="none" w:sz="0" w:space="0" w:color="auto"/>
        <w:bottom w:val="none" w:sz="0" w:space="0" w:color="auto"/>
        <w:right w:val="none" w:sz="0" w:space="0" w:color="auto"/>
      </w:divBdr>
    </w:div>
    <w:div w:id="571159728">
      <w:bodyDiv w:val="1"/>
      <w:marLeft w:val="0"/>
      <w:marRight w:val="0"/>
      <w:marTop w:val="0"/>
      <w:marBottom w:val="0"/>
      <w:divBdr>
        <w:top w:val="none" w:sz="0" w:space="0" w:color="auto"/>
        <w:left w:val="none" w:sz="0" w:space="0" w:color="auto"/>
        <w:bottom w:val="none" w:sz="0" w:space="0" w:color="auto"/>
        <w:right w:val="none" w:sz="0" w:space="0" w:color="auto"/>
      </w:divBdr>
    </w:div>
    <w:div w:id="572004490">
      <w:bodyDiv w:val="1"/>
      <w:marLeft w:val="0"/>
      <w:marRight w:val="0"/>
      <w:marTop w:val="0"/>
      <w:marBottom w:val="0"/>
      <w:divBdr>
        <w:top w:val="none" w:sz="0" w:space="0" w:color="auto"/>
        <w:left w:val="none" w:sz="0" w:space="0" w:color="auto"/>
        <w:bottom w:val="none" w:sz="0" w:space="0" w:color="auto"/>
        <w:right w:val="none" w:sz="0" w:space="0" w:color="auto"/>
      </w:divBdr>
    </w:div>
    <w:div w:id="572275058">
      <w:bodyDiv w:val="1"/>
      <w:marLeft w:val="0"/>
      <w:marRight w:val="0"/>
      <w:marTop w:val="0"/>
      <w:marBottom w:val="0"/>
      <w:divBdr>
        <w:top w:val="none" w:sz="0" w:space="0" w:color="auto"/>
        <w:left w:val="none" w:sz="0" w:space="0" w:color="auto"/>
        <w:bottom w:val="none" w:sz="0" w:space="0" w:color="auto"/>
        <w:right w:val="none" w:sz="0" w:space="0" w:color="auto"/>
      </w:divBdr>
      <w:divsChild>
        <w:div w:id="154808598">
          <w:marLeft w:val="3600"/>
          <w:marRight w:val="0"/>
          <w:marTop w:val="0"/>
          <w:marBottom w:val="0"/>
          <w:divBdr>
            <w:top w:val="none" w:sz="0" w:space="0" w:color="auto"/>
            <w:left w:val="none" w:sz="0" w:space="0" w:color="auto"/>
            <w:bottom w:val="none" w:sz="0" w:space="0" w:color="auto"/>
            <w:right w:val="none" w:sz="0" w:space="0" w:color="auto"/>
          </w:divBdr>
        </w:div>
        <w:div w:id="456796685">
          <w:marLeft w:val="2160"/>
          <w:marRight w:val="0"/>
          <w:marTop w:val="0"/>
          <w:marBottom w:val="0"/>
          <w:divBdr>
            <w:top w:val="none" w:sz="0" w:space="0" w:color="auto"/>
            <w:left w:val="none" w:sz="0" w:space="0" w:color="auto"/>
            <w:bottom w:val="none" w:sz="0" w:space="0" w:color="auto"/>
            <w:right w:val="none" w:sz="0" w:space="0" w:color="auto"/>
          </w:divBdr>
        </w:div>
        <w:div w:id="921646301">
          <w:marLeft w:val="2160"/>
          <w:marRight w:val="0"/>
          <w:marTop w:val="0"/>
          <w:marBottom w:val="0"/>
          <w:divBdr>
            <w:top w:val="none" w:sz="0" w:space="0" w:color="auto"/>
            <w:left w:val="none" w:sz="0" w:space="0" w:color="auto"/>
            <w:bottom w:val="none" w:sz="0" w:space="0" w:color="auto"/>
            <w:right w:val="none" w:sz="0" w:space="0" w:color="auto"/>
          </w:divBdr>
        </w:div>
        <w:div w:id="991563265">
          <w:marLeft w:val="1440"/>
          <w:marRight w:val="0"/>
          <w:marTop w:val="0"/>
          <w:marBottom w:val="0"/>
          <w:divBdr>
            <w:top w:val="none" w:sz="0" w:space="0" w:color="auto"/>
            <w:left w:val="none" w:sz="0" w:space="0" w:color="auto"/>
            <w:bottom w:val="none" w:sz="0" w:space="0" w:color="auto"/>
            <w:right w:val="none" w:sz="0" w:space="0" w:color="auto"/>
          </w:divBdr>
        </w:div>
        <w:div w:id="1407189472">
          <w:marLeft w:val="1440"/>
          <w:marRight w:val="0"/>
          <w:marTop w:val="0"/>
          <w:marBottom w:val="0"/>
          <w:divBdr>
            <w:top w:val="none" w:sz="0" w:space="0" w:color="auto"/>
            <w:left w:val="none" w:sz="0" w:space="0" w:color="auto"/>
            <w:bottom w:val="none" w:sz="0" w:space="0" w:color="auto"/>
            <w:right w:val="none" w:sz="0" w:space="0" w:color="auto"/>
          </w:divBdr>
        </w:div>
        <w:div w:id="1557206108">
          <w:marLeft w:val="2880"/>
          <w:marRight w:val="0"/>
          <w:marTop w:val="0"/>
          <w:marBottom w:val="0"/>
          <w:divBdr>
            <w:top w:val="none" w:sz="0" w:space="0" w:color="auto"/>
            <w:left w:val="none" w:sz="0" w:space="0" w:color="auto"/>
            <w:bottom w:val="none" w:sz="0" w:space="0" w:color="auto"/>
            <w:right w:val="none" w:sz="0" w:space="0" w:color="auto"/>
          </w:divBdr>
        </w:div>
        <w:div w:id="1910268674">
          <w:marLeft w:val="2160"/>
          <w:marRight w:val="0"/>
          <w:marTop w:val="0"/>
          <w:marBottom w:val="0"/>
          <w:divBdr>
            <w:top w:val="none" w:sz="0" w:space="0" w:color="auto"/>
            <w:left w:val="none" w:sz="0" w:space="0" w:color="auto"/>
            <w:bottom w:val="none" w:sz="0" w:space="0" w:color="auto"/>
            <w:right w:val="none" w:sz="0" w:space="0" w:color="auto"/>
          </w:divBdr>
        </w:div>
      </w:divsChild>
    </w:div>
    <w:div w:id="573248119">
      <w:bodyDiv w:val="1"/>
      <w:marLeft w:val="0"/>
      <w:marRight w:val="0"/>
      <w:marTop w:val="0"/>
      <w:marBottom w:val="0"/>
      <w:divBdr>
        <w:top w:val="none" w:sz="0" w:space="0" w:color="auto"/>
        <w:left w:val="none" w:sz="0" w:space="0" w:color="auto"/>
        <w:bottom w:val="none" w:sz="0" w:space="0" w:color="auto"/>
        <w:right w:val="none" w:sz="0" w:space="0" w:color="auto"/>
      </w:divBdr>
    </w:div>
    <w:div w:id="573395218">
      <w:bodyDiv w:val="1"/>
      <w:marLeft w:val="0"/>
      <w:marRight w:val="0"/>
      <w:marTop w:val="0"/>
      <w:marBottom w:val="0"/>
      <w:divBdr>
        <w:top w:val="none" w:sz="0" w:space="0" w:color="auto"/>
        <w:left w:val="none" w:sz="0" w:space="0" w:color="auto"/>
        <w:bottom w:val="none" w:sz="0" w:space="0" w:color="auto"/>
        <w:right w:val="none" w:sz="0" w:space="0" w:color="auto"/>
      </w:divBdr>
    </w:div>
    <w:div w:id="573590759">
      <w:bodyDiv w:val="1"/>
      <w:marLeft w:val="0"/>
      <w:marRight w:val="0"/>
      <w:marTop w:val="0"/>
      <w:marBottom w:val="0"/>
      <w:divBdr>
        <w:top w:val="none" w:sz="0" w:space="0" w:color="auto"/>
        <w:left w:val="none" w:sz="0" w:space="0" w:color="auto"/>
        <w:bottom w:val="none" w:sz="0" w:space="0" w:color="auto"/>
        <w:right w:val="none" w:sz="0" w:space="0" w:color="auto"/>
      </w:divBdr>
      <w:divsChild>
        <w:div w:id="434133297">
          <w:marLeft w:val="547"/>
          <w:marRight w:val="0"/>
          <w:marTop w:val="154"/>
          <w:marBottom w:val="0"/>
          <w:divBdr>
            <w:top w:val="none" w:sz="0" w:space="0" w:color="auto"/>
            <w:left w:val="none" w:sz="0" w:space="0" w:color="auto"/>
            <w:bottom w:val="none" w:sz="0" w:space="0" w:color="auto"/>
            <w:right w:val="none" w:sz="0" w:space="0" w:color="auto"/>
          </w:divBdr>
        </w:div>
        <w:div w:id="1483540575">
          <w:marLeft w:val="547"/>
          <w:marRight w:val="0"/>
          <w:marTop w:val="154"/>
          <w:marBottom w:val="0"/>
          <w:divBdr>
            <w:top w:val="none" w:sz="0" w:space="0" w:color="auto"/>
            <w:left w:val="none" w:sz="0" w:space="0" w:color="auto"/>
            <w:bottom w:val="none" w:sz="0" w:space="0" w:color="auto"/>
            <w:right w:val="none" w:sz="0" w:space="0" w:color="auto"/>
          </w:divBdr>
        </w:div>
        <w:div w:id="1555389925">
          <w:marLeft w:val="1166"/>
          <w:marRight w:val="0"/>
          <w:marTop w:val="139"/>
          <w:marBottom w:val="0"/>
          <w:divBdr>
            <w:top w:val="none" w:sz="0" w:space="0" w:color="auto"/>
            <w:left w:val="none" w:sz="0" w:space="0" w:color="auto"/>
            <w:bottom w:val="none" w:sz="0" w:space="0" w:color="auto"/>
            <w:right w:val="none" w:sz="0" w:space="0" w:color="auto"/>
          </w:divBdr>
        </w:div>
        <w:div w:id="1703362801">
          <w:marLeft w:val="1800"/>
          <w:marRight w:val="0"/>
          <w:marTop w:val="120"/>
          <w:marBottom w:val="0"/>
          <w:divBdr>
            <w:top w:val="none" w:sz="0" w:space="0" w:color="auto"/>
            <w:left w:val="none" w:sz="0" w:space="0" w:color="auto"/>
            <w:bottom w:val="none" w:sz="0" w:space="0" w:color="auto"/>
            <w:right w:val="none" w:sz="0" w:space="0" w:color="auto"/>
          </w:divBdr>
        </w:div>
        <w:div w:id="1924757927">
          <w:marLeft w:val="1166"/>
          <w:marRight w:val="0"/>
          <w:marTop w:val="139"/>
          <w:marBottom w:val="0"/>
          <w:divBdr>
            <w:top w:val="none" w:sz="0" w:space="0" w:color="auto"/>
            <w:left w:val="none" w:sz="0" w:space="0" w:color="auto"/>
            <w:bottom w:val="none" w:sz="0" w:space="0" w:color="auto"/>
            <w:right w:val="none" w:sz="0" w:space="0" w:color="auto"/>
          </w:divBdr>
        </w:div>
      </w:divsChild>
    </w:div>
    <w:div w:id="573777357">
      <w:bodyDiv w:val="1"/>
      <w:marLeft w:val="0"/>
      <w:marRight w:val="0"/>
      <w:marTop w:val="0"/>
      <w:marBottom w:val="0"/>
      <w:divBdr>
        <w:top w:val="none" w:sz="0" w:space="0" w:color="auto"/>
        <w:left w:val="none" w:sz="0" w:space="0" w:color="auto"/>
        <w:bottom w:val="none" w:sz="0" w:space="0" w:color="auto"/>
        <w:right w:val="none" w:sz="0" w:space="0" w:color="auto"/>
      </w:divBdr>
    </w:div>
    <w:div w:id="575091111">
      <w:bodyDiv w:val="1"/>
      <w:marLeft w:val="0"/>
      <w:marRight w:val="0"/>
      <w:marTop w:val="0"/>
      <w:marBottom w:val="0"/>
      <w:divBdr>
        <w:top w:val="none" w:sz="0" w:space="0" w:color="auto"/>
        <w:left w:val="none" w:sz="0" w:space="0" w:color="auto"/>
        <w:bottom w:val="none" w:sz="0" w:space="0" w:color="auto"/>
        <w:right w:val="none" w:sz="0" w:space="0" w:color="auto"/>
      </w:divBdr>
    </w:div>
    <w:div w:id="575631004">
      <w:bodyDiv w:val="1"/>
      <w:marLeft w:val="0"/>
      <w:marRight w:val="0"/>
      <w:marTop w:val="0"/>
      <w:marBottom w:val="0"/>
      <w:divBdr>
        <w:top w:val="none" w:sz="0" w:space="0" w:color="auto"/>
        <w:left w:val="none" w:sz="0" w:space="0" w:color="auto"/>
        <w:bottom w:val="none" w:sz="0" w:space="0" w:color="auto"/>
        <w:right w:val="none" w:sz="0" w:space="0" w:color="auto"/>
      </w:divBdr>
    </w:div>
    <w:div w:id="575751665">
      <w:bodyDiv w:val="1"/>
      <w:marLeft w:val="0"/>
      <w:marRight w:val="0"/>
      <w:marTop w:val="0"/>
      <w:marBottom w:val="0"/>
      <w:divBdr>
        <w:top w:val="none" w:sz="0" w:space="0" w:color="auto"/>
        <w:left w:val="none" w:sz="0" w:space="0" w:color="auto"/>
        <w:bottom w:val="none" w:sz="0" w:space="0" w:color="auto"/>
        <w:right w:val="none" w:sz="0" w:space="0" w:color="auto"/>
      </w:divBdr>
    </w:div>
    <w:div w:id="575821253">
      <w:bodyDiv w:val="1"/>
      <w:marLeft w:val="0"/>
      <w:marRight w:val="0"/>
      <w:marTop w:val="0"/>
      <w:marBottom w:val="0"/>
      <w:divBdr>
        <w:top w:val="none" w:sz="0" w:space="0" w:color="auto"/>
        <w:left w:val="none" w:sz="0" w:space="0" w:color="auto"/>
        <w:bottom w:val="none" w:sz="0" w:space="0" w:color="auto"/>
        <w:right w:val="none" w:sz="0" w:space="0" w:color="auto"/>
      </w:divBdr>
    </w:div>
    <w:div w:id="575825810">
      <w:bodyDiv w:val="1"/>
      <w:marLeft w:val="0"/>
      <w:marRight w:val="0"/>
      <w:marTop w:val="0"/>
      <w:marBottom w:val="0"/>
      <w:divBdr>
        <w:top w:val="none" w:sz="0" w:space="0" w:color="auto"/>
        <w:left w:val="none" w:sz="0" w:space="0" w:color="auto"/>
        <w:bottom w:val="none" w:sz="0" w:space="0" w:color="auto"/>
        <w:right w:val="none" w:sz="0" w:space="0" w:color="auto"/>
      </w:divBdr>
    </w:div>
    <w:div w:id="576135252">
      <w:bodyDiv w:val="1"/>
      <w:marLeft w:val="0"/>
      <w:marRight w:val="0"/>
      <w:marTop w:val="0"/>
      <w:marBottom w:val="0"/>
      <w:divBdr>
        <w:top w:val="none" w:sz="0" w:space="0" w:color="auto"/>
        <w:left w:val="none" w:sz="0" w:space="0" w:color="auto"/>
        <w:bottom w:val="none" w:sz="0" w:space="0" w:color="auto"/>
        <w:right w:val="none" w:sz="0" w:space="0" w:color="auto"/>
      </w:divBdr>
    </w:div>
    <w:div w:id="577641674">
      <w:bodyDiv w:val="1"/>
      <w:marLeft w:val="0"/>
      <w:marRight w:val="0"/>
      <w:marTop w:val="0"/>
      <w:marBottom w:val="0"/>
      <w:divBdr>
        <w:top w:val="none" w:sz="0" w:space="0" w:color="auto"/>
        <w:left w:val="none" w:sz="0" w:space="0" w:color="auto"/>
        <w:bottom w:val="none" w:sz="0" w:space="0" w:color="auto"/>
        <w:right w:val="none" w:sz="0" w:space="0" w:color="auto"/>
      </w:divBdr>
    </w:div>
    <w:div w:id="577711748">
      <w:bodyDiv w:val="1"/>
      <w:marLeft w:val="0"/>
      <w:marRight w:val="0"/>
      <w:marTop w:val="0"/>
      <w:marBottom w:val="0"/>
      <w:divBdr>
        <w:top w:val="none" w:sz="0" w:space="0" w:color="auto"/>
        <w:left w:val="none" w:sz="0" w:space="0" w:color="auto"/>
        <w:bottom w:val="none" w:sz="0" w:space="0" w:color="auto"/>
        <w:right w:val="none" w:sz="0" w:space="0" w:color="auto"/>
      </w:divBdr>
    </w:div>
    <w:div w:id="577859795">
      <w:bodyDiv w:val="1"/>
      <w:marLeft w:val="0"/>
      <w:marRight w:val="0"/>
      <w:marTop w:val="0"/>
      <w:marBottom w:val="0"/>
      <w:divBdr>
        <w:top w:val="none" w:sz="0" w:space="0" w:color="auto"/>
        <w:left w:val="none" w:sz="0" w:space="0" w:color="auto"/>
        <w:bottom w:val="none" w:sz="0" w:space="0" w:color="auto"/>
        <w:right w:val="none" w:sz="0" w:space="0" w:color="auto"/>
      </w:divBdr>
      <w:divsChild>
        <w:div w:id="957025465">
          <w:marLeft w:val="0"/>
          <w:marRight w:val="0"/>
          <w:marTop w:val="0"/>
          <w:marBottom w:val="0"/>
          <w:divBdr>
            <w:top w:val="none" w:sz="0" w:space="0" w:color="auto"/>
            <w:left w:val="none" w:sz="0" w:space="0" w:color="auto"/>
            <w:bottom w:val="none" w:sz="0" w:space="0" w:color="auto"/>
            <w:right w:val="none" w:sz="0" w:space="0" w:color="auto"/>
          </w:divBdr>
        </w:div>
      </w:divsChild>
    </w:div>
    <w:div w:id="578565337">
      <w:bodyDiv w:val="1"/>
      <w:marLeft w:val="0"/>
      <w:marRight w:val="0"/>
      <w:marTop w:val="0"/>
      <w:marBottom w:val="0"/>
      <w:divBdr>
        <w:top w:val="none" w:sz="0" w:space="0" w:color="auto"/>
        <w:left w:val="none" w:sz="0" w:space="0" w:color="auto"/>
        <w:bottom w:val="none" w:sz="0" w:space="0" w:color="auto"/>
        <w:right w:val="none" w:sz="0" w:space="0" w:color="auto"/>
      </w:divBdr>
    </w:div>
    <w:div w:id="579561412">
      <w:bodyDiv w:val="1"/>
      <w:marLeft w:val="0"/>
      <w:marRight w:val="0"/>
      <w:marTop w:val="0"/>
      <w:marBottom w:val="0"/>
      <w:divBdr>
        <w:top w:val="none" w:sz="0" w:space="0" w:color="auto"/>
        <w:left w:val="none" w:sz="0" w:space="0" w:color="auto"/>
        <w:bottom w:val="none" w:sz="0" w:space="0" w:color="auto"/>
        <w:right w:val="none" w:sz="0" w:space="0" w:color="auto"/>
      </w:divBdr>
    </w:div>
    <w:div w:id="579871751">
      <w:bodyDiv w:val="1"/>
      <w:marLeft w:val="0"/>
      <w:marRight w:val="0"/>
      <w:marTop w:val="0"/>
      <w:marBottom w:val="0"/>
      <w:divBdr>
        <w:top w:val="none" w:sz="0" w:space="0" w:color="auto"/>
        <w:left w:val="none" w:sz="0" w:space="0" w:color="auto"/>
        <w:bottom w:val="none" w:sz="0" w:space="0" w:color="auto"/>
        <w:right w:val="none" w:sz="0" w:space="0" w:color="auto"/>
      </w:divBdr>
    </w:div>
    <w:div w:id="580024284">
      <w:bodyDiv w:val="1"/>
      <w:marLeft w:val="0"/>
      <w:marRight w:val="0"/>
      <w:marTop w:val="0"/>
      <w:marBottom w:val="0"/>
      <w:divBdr>
        <w:top w:val="none" w:sz="0" w:space="0" w:color="auto"/>
        <w:left w:val="none" w:sz="0" w:space="0" w:color="auto"/>
        <w:bottom w:val="none" w:sz="0" w:space="0" w:color="auto"/>
        <w:right w:val="none" w:sz="0" w:space="0" w:color="auto"/>
      </w:divBdr>
    </w:div>
    <w:div w:id="580219247">
      <w:bodyDiv w:val="1"/>
      <w:marLeft w:val="0"/>
      <w:marRight w:val="0"/>
      <w:marTop w:val="0"/>
      <w:marBottom w:val="0"/>
      <w:divBdr>
        <w:top w:val="none" w:sz="0" w:space="0" w:color="auto"/>
        <w:left w:val="none" w:sz="0" w:space="0" w:color="auto"/>
        <w:bottom w:val="none" w:sz="0" w:space="0" w:color="auto"/>
        <w:right w:val="none" w:sz="0" w:space="0" w:color="auto"/>
      </w:divBdr>
      <w:divsChild>
        <w:div w:id="203294181">
          <w:marLeft w:val="0"/>
          <w:marRight w:val="0"/>
          <w:marTop w:val="0"/>
          <w:marBottom w:val="0"/>
          <w:divBdr>
            <w:top w:val="none" w:sz="0" w:space="0" w:color="auto"/>
            <w:left w:val="none" w:sz="0" w:space="0" w:color="auto"/>
            <w:bottom w:val="none" w:sz="0" w:space="0" w:color="auto"/>
            <w:right w:val="none" w:sz="0" w:space="0" w:color="auto"/>
          </w:divBdr>
          <w:divsChild>
            <w:div w:id="155511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08024">
      <w:bodyDiv w:val="1"/>
      <w:marLeft w:val="0"/>
      <w:marRight w:val="0"/>
      <w:marTop w:val="0"/>
      <w:marBottom w:val="0"/>
      <w:divBdr>
        <w:top w:val="none" w:sz="0" w:space="0" w:color="auto"/>
        <w:left w:val="none" w:sz="0" w:space="0" w:color="auto"/>
        <w:bottom w:val="none" w:sz="0" w:space="0" w:color="auto"/>
        <w:right w:val="none" w:sz="0" w:space="0" w:color="auto"/>
      </w:divBdr>
    </w:div>
    <w:div w:id="580599546">
      <w:bodyDiv w:val="1"/>
      <w:marLeft w:val="0"/>
      <w:marRight w:val="0"/>
      <w:marTop w:val="0"/>
      <w:marBottom w:val="0"/>
      <w:divBdr>
        <w:top w:val="none" w:sz="0" w:space="0" w:color="auto"/>
        <w:left w:val="none" w:sz="0" w:space="0" w:color="auto"/>
        <w:bottom w:val="none" w:sz="0" w:space="0" w:color="auto"/>
        <w:right w:val="none" w:sz="0" w:space="0" w:color="auto"/>
      </w:divBdr>
    </w:div>
    <w:div w:id="580606473">
      <w:bodyDiv w:val="1"/>
      <w:marLeft w:val="0"/>
      <w:marRight w:val="0"/>
      <w:marTop w:val="0"/>
      <w:marBottom w:val="0"/>
      <w:divBdr>
        <w:top w:val="none" w:sz="0" w:space="0" w:color="auto"/>
        <w:left w:val="none" w:sz="0" w:space="0" w:color="auto"/>
        <w:bottom w:val="none" w:sz="0" w:space="0" w:color="auto"/>
        <w:right w:val="none" w:sz="0" w:space="0" w:color="auto"/>
      </w:divBdr>
      <w:divsChild>
        <w:div w:id="165630272">
          <w:marLeft w:val="1800"/>
          <w:marRight w:val="0"/>
          <w:marTop w:val="115"/>
          <w:marBottom w:val="0"/>
          <w:divBdr>
            <w:top w:val="none" w:sz="0" w:space="0" w:color="auto"/>
            <w:left w:val="none" w:sz="0" w:space="0" w:color="auto"/>
            <w:bottom w:val="none" w:sz="0" w:space="0" w:color="auto"/>
            <w:right w:val="none" w:sz="0" w:space="0" w:color="auto"/>
          </w:divBdr>
        </w:div>
        <w:div w:id="386732873">
          <w:marLeft w:val="547"/>
          <w:marRight w:val="0"/>
          <w:marTop w:val="154"/>
          <w:marBottom w:val="0"/>
          <w:divBdr>
            <w:top w:val="none" w:sz="0" w:space="0" w:color="auto"/>
            <w:left w:val="none" w:sz="0" w:space="0" w:color="auto"/>
            <w:bottom w:val="none" w:sz="0" w:space="0" w:color="auto"/>
            <w:right w:val="none" w:sz="0" w:space="0" w:color="auto"/>
          </w:divBdr>
        </w:div>
        <w:div w:id="475728679">
          <w:marLeft w:val="1800"/>
          <w:marRight w:val="0"/>
          <w:marTop w:val="96"/>
          <w:marBottom w:val="0"/>
          <w:divBdr>
            <w:top w:val="none" w:sz="0" w:space="0" w:color="auto"/>
            <w:left w:val="none" w:sz="0" w:space="0" w:color="auto"/>
            <w:bottom w:val="none" w:sz="0" w:space="0" w:color="auto"/>
            <w:right w:val="none" w:sz="0" w:space="0" w:color="auto"/>
          </w:divBdr>
        </w:div>
        <w:div w:id="588974430">
          <w:marLeft w:val="1166"/>
          <w:marRight w:val="0"/>
          <w:marTop w:val="134"/>
          <w:marBottom w:val="0"/>
          <w:divBdr>
            <w:top w:val="none" w:sz="0" w:space="0" w:color="auto"/>
            <w:left w:val="none" w:sz="0" w:space="0" w:color="auto"/>
            <w:bottom w:val="none" w:sz="0" w:space="0" w:color="auto"/>
            <w:right w:val="none" w:sz="0" w:space="0" w:color="auto"/>
          </w:divBdr>
        </w:div>
        <w:div w:id="1145857039">
          <w:marLeft w:val="1166"/>
          <w:marRight w:val="0"/>
          <w:marTop w:val="134"/>
          <w:marBottom w:val="0"/>
          <w:divBdr>
            <w:top w:val="none" w:sz="0" w:space="0" w:color="auto"/>
            <w:left w:val="none" w:sz="0" w:space="0" w:color="auto"/>
            <w:bottom w:val="none" w:sz="0" w:space="0" w:color="auto"/>
            <w:right w:val="none" w:sz="0" w:space="0" w:color="auto"/>
          </w:divBdr>
        </w:div>
        <w:div w:id="1269629118">
          <w:marLeft w:val="1166"/>
          <w:marRight w:val="0"/>
          <w:marTop w:val="134"/>
          <w:marBottom w:val="0"/>
          <w:divBdr>
            <w:top w:val="none" w:sz="0" w:space="0" w:color="auto"/>
            <w:left w:val="none" w:sz="0" w:space="0" w:color="auto"/>
            <w:bottom w:val="none" w:sz="0" w:space="0" w:color="auto"/>
            <w:right w:val="none" w:sz="0" w:space="0" w:color="auto"/>
          </w:divBdr>
        </w:div>
        <w:div w:id="1568295351">
          <w:marLeft w:val="1800"/>
          <w:marRight w:val="0"/>
          <w:marTop w:val="115"/>
          <w:marBottom w:val="0"/>
          <w:divBdr>
            <w:top w:val="none" w:sz="0" w:space="0" w:color="auto"/>
            <w:left w:val="none" w:sz="0" w:space="0" w:color="auto"/>
            <w:bottom w:val="none" w:sz="0" w:space="0" w:color="auto"/>
            <w:right w:val="none" w:sz="0" w:space="0" w:color="auto"/>
          </w:divBdr>
        </w:div>
        <w:div w:id="1574699154">
          <w:marLeft w:val="1166"/>
          <w:marRight w:val="0"/>
          <w:marTop w:val="134"/>
          <w:marBottom w:val="0"/>
          <w:divBdr>
            <w:top w:val="none" w:sz="0" w:space="0" w:color="auto"/>
            <w:left w:val="none" w:sz="0" w:space="0" w:color="auto"/>
            <w:bottom w:val="none" w:sz="0" w:space="0" w:color="auto"/>
            <w:right w:val="none" w:sz="0" w:space="0" w:color="auto"/>
          </w:divBdr>
        </w:div>
      </w:divsChild>
    </w:div>
    <w:div w:id="580791930">
      <w:bodyDiv w:val="1"/>
      <w:marLeft w:val="0"/>
      <w:marRight w:val="0"/>
      <w:marTop w:val="0"/>
      <w:marBottom w:val="0"/>
      <w:divBdr>
        <w:top w:val="none" w:sz="0" w:space="0" w:color="auto"/>
        <w:left w:val="none" w:sz="0" w:space="0" w:color="auto"/>
        <w:bottom w:val="none" w:sz="0" w:space="0" w:color="auto"/>
        <w:right w:val="none" w:sz="0" w:space="0" w:color="auto"/>
      </w:divBdr>
    </w:div>
    <w:div w:id="580919143">
      <w:bodyDiv w:val="1"/>
      <w:marLeft w:val="0"/>
      <w:marRight w:val="0"/>
      <w:marTop w:val="0"/>
      <w:marBottom w:val="0"/>
      <w:divBdr>
        <w:top w:val="none" w:sz="0" w:space="0" w:color="auto"/>
        <w:left w:val="none" w:sz="0" w:space="0" w:color="auto"/>
        <w:bottom w:val="none" w:sz="0" w:space="0" w:color="auto"/>
        <w:right w:val="none" w:sz="0" w:space="0" w:color="auto"/>
      </w:divBdr>
      <w:divsChild>
        <w:div w:id="965742935">
          <w:marLeft w:val="1080"/>
          <w:marRight w:val="0"/>
          <w:marTop w:val="100"/>
          <w:marBottom w:val="0"/>
          <w:divBdr>
            <w:top w:val="none" w:sz="0" w:space="0" w:color="auto"/>
            <w:left w:val="none" w:sz="0" w:space="0" w:color="auto"/>
            <w:bottom w:val="none" w:sz="0" w:space="0" w:color="auto"/>
            <w:right w:val="none" w:sz="0" w:space="0" w:color="auto"/>
          </w:divBdr>
        </w:div>
        <w:div w:id="1179926021">
          <w:marLeft w:val="1080"/>
          <w:marRight w:val="0"/>
          <w:marTop w:val="100"/>
          <w:marBottom w:val="0"/>
          <w:divBdr>
            <w:top w:val="none" w:sz="0" w:space="0" w:color="auto"/>
            <w:left w:val="none" w:sz="0" w:space="0" w:color="auto"/>
            <w:bottom w:val="none" w:sz="0" w:space="0" w:color="auto"/>
            <w:right w:val="none" w:sz="0" w:space="0" w:color="auto"/>
          </w:divBdr>
        </w:div>
        <w:div w:id="1349675694">
          <w:marLeft w:val="360"/>
          <w:marRight w:val="0"/>
          <w:marTop w:val="200"/>
          <w:marBottom w:val="0"/>
          <w:divBdr>
            <w:top w:val="none" w:sz="0" w:space="0" w:color="auto"/>
            <w:left w:val="none" w:sz="0" w:space="0" w:color="auto"/>
            <w:bottom w:val="none" w:sz="0" w:space="0" w:color="auto"/>
            <w:right w:val="none" w:sz="0" w:space="0" w:color="auto"/>
          </w:divBdr>
        </w:div>
        <w:div w:id="1358384725">
          <w:marLeft w:val="1800"/>
          <w:marRight w:val="0"/>
          <w:marTop w:val="100"/>
          <w:marBottom w:val="0"/>
          <w:divBdr>
            <w:top w:val="none" w:sz="0" w:space="0" w:color="auto"/>
            <w:left w:val="none" w:sz="0" w:space="0" w:color="auto"/>
            <w:bottom w:val="none" w:sz="0" w:space="0" w:color="auto"/>
            <w:right w:val="none" w:sz="0" w:space="0" w:color="auto"/>
          </w:divBdr>
        </w:div>
        <w:div w:id="1703434654">
          <w:marLeft w:val="1800"/>
          <w:marRight w:val="0"/>
          <w:marTop w:val="100"/>
          <w:marBottom w:val="0"/>
          <w:divBdr>
            <w:top w:val="none" w:sz="0" w:space="0" w:color="auto"/>
            <w:left w:val="none" w:sz="0" w:space="0" w:color="auto"/>
            <w:bottom w:val="none" w:sz="0" w:space="0" w:color="auto"/>
            <w:right w:val="none" w:sz="0" w:space="0" w:color="auto"/>
          </w:divBdr>
        </w:div>
        <w:div w:id="1747460364">
          <w:marLeft w:val="1800"/>
          <w:marRight w:val="0"/>
          <w:marTop w:val="100"/>
          <w:marBottom w:val="0"/>
          <w:divBdr>
            <w:top w:val="none" w:sz="0" w:space="0" w:color="auto"/>
            <w:left w:val="none" w:sz="0" w:space="0" w:color="auto"/>
            <w:bottom w:val="none" w:sz="0" w:space="0" w:color="auto"/>
            <w:right w:val="none" w:sz="0" w:space="0" w:color="auto"/>
          </w:divBdr>
        </w:div>
      </w:divsChild>
    </w:div>
    <w:div w:id="581184623">
      <w:bodyDiv w:val="1"/>
      <w:marLeft w:val="0"/>
      <w:marRight w:val="0"/>
      <w:marTop w:val="0"/>
      <w:marBottom w:val="0"/>
      <w:divBdr>
        <w:top w:val="none" w:sz="0" w:space="0" w:color="auto"/>
        <w:left w:val="none" w:sz="0" w:space="0" w:color="auto"/>
        <w:bottom w:val="none" w:sz="0" w:space="0" w:color="auto"/>
        <w:right w:val="none" w:sz="0" w:space="0" w:color="auto"/>
      </w:divBdr>
    </w:div>
    <w:div w:id="581566645">
      <w:bodyDiv w:val="1"/>
      <w:marLeft w:val="0"/>
      <w:marRight w:val="0"/>
      <w:marTop w:val="0"/>
      <w:marBottom w:val="0"/>
      <w:divBdr>
        <w:top w:val="none" w:sz="0" w:space="0" w:color="auto"/>
        <w:left w:val="none" w:sz="0" w:space="0" w:color="auto"/>
        <w:bottom w:val="none" w:sz="0" w:space="0" w:color="auto"/>
        <w:right w:val="none" w:sz="0" w:space="0" w:color="auto"/>
      </w:divBdr>
    </w:div>
    <w:div w:id="581834791">
      <w:bodyDiv w:val="1"/>
      <w:marLeft w:val="0"/>
      <w:marRight w:val="0"/>
      <w:marTop w:val="0"/>
      <w:marBottom w:val="0"/>
      <w:divBdr>
        <w:top w:val="none" w:sz="0" w:space="0" w:color="auto"/>
        <w:left w:val="none" w:sz="0" w:space="0" w:color="auto"/>
        <w:bottom w:val="none" w:sz="0" w:space="0" w:color="auto"/>
        <w:right w:val="none" w:sz="0" w:space="0" w:color="auto"/>
      </w:divBdr>
    </w:div>
    <w:div w:id="582106053">
      <w:bodyDiv w:val="1"/>
      <w:marLeft w:val="0"/>
      <w:marRight w:val="0"/>
      <w:marTop w:val="0"/>
      <w:marBottom w:val="0"/>
      <w:divBdr>
        <w:top w:val="none" w:sz="0" w:space="0" w:color="auto"/>
        <w:left w:val="none" w:sz="0" w:space="0" w:color="auto"/>
        <w:bottom w:val="none" w:sz="0" w:space="0" w:color="auto"/>
        <w:right w:val="none" w:sz="0" w:space="0" w:color="auto"/>
      </w:divBdr>
    </w:div>
    <w:div w:id="582879445">
      <w:bodyDiv w:val="1"/>
      <w:marLeft w:val="0"/>
      <w:marRight w:val="0"/>
      <w:marTop w:val="0"/>
      <w:marBottom w:val="0"/>
      <w:divBdr>
        <w:top w:val="none" w:sz="0" w:space="0" w:color="auto"/>
        <w:left w:val="none" w:sz="0" w:space="0" w:color="auto"/>
        <w:bottom w:val="none" w:sz="0" w:space="0" w:color="auto"/>
        <w:right w:val="none" w:sz="0" w:space="0" w:color="auto"/>
      </w:divBdr>
    </w:div>
    <w:div w:id="583101619">
      <w:bodyDiv w:val="1"/>
      <w:marLeft w:val="0"/>
      <w:marRight w:val="0"/>
      <w:marTop w:val="0"/>
      <w:marBottom w:val="0"/>
      <w:divBdr>
        <w:top w:val="none" w:sz="0" w:space="0" w:color="auto"/>
        <w:left w:val="none" w:sz="0" w:space="0" w:color="auto"/>
        <w:bottom w:val="none" w:sz="0" w:space="0" w:color="auto"/>
        <w:right w:val="none" w:sz="0" w:space="0" w:color="auto"/>
      </w:divBdr>
    </w:div>
    <w:div w:id="585381467">
      <w:bodyDiv w:val="1"/>
      <w:marLeft w:val="0"/>
      <w:marRight w:val="0"/>
      <w:marTop w:val="0"/>
      <w:marBottom w:val="0"/>
      <w:divBdr>
        <w:top w:val="none" w:sz="0" w:space="0" w:color="auto"/>
        <w:left w:val="none" w:sz="0" w:space="0" w:color="auto"/>
        <w:bottom w:val="none" w:sz="0" w:space="0" w:color="auto"/>
        <w:right w:val="none" w:sz="0" w:space="0" w:color="auto"/>
      </w:divBdr>
      <w:divsChild>
        <w:div w:id="412431345">
          <w:marLeft w:val="1166"/>
          <w:marRight w:val="0"/>
          <w:marTop w:val="96"/>
          <w:marBottom w:val="0"/>
          <w:divBdr>
            <w:top w:val="none" w:sz="0" w:space="0" w:color="auto"/>
            <w:left w:val="none" w:sz="0" w:space="0" w:color="auto"/>
            <w:bottom w:val="none" w:sz="0" w:space="0" w:color="auto"/>
            <w:right w:val="none" w:sz="0" w:space="0" w:color="auto"/>
          </w:divBdr>
        </w:div>
        <w:div w:id="511384122">
          <w:marLeft w:val="1800"/>
          <w:marRight w:val="0"/>
          <w:marTop w:val="86"/>
          <w:marBottom w:val="0"/>
          <w:divBdr>
            <w:top w:val="none" w:sz="0" w:space="0" w:color="auto"/>
            <w:left w:val="none" w:sz="0" w:space="0" w:color="auto"/>
            <w:bottom w:val="none" w:sz="0" w:space="0" w:color="auto"/>
            <w:right w:val="none" w:sz="0" w:space="0" w:color="auto"/>
          </w:divBdr>
        </w:div>
        <w:div w:id="738357680">
          <w:marLeft w:val="547"/>
          <w:marRight w:val="0"/>
          <w:marTop w:val="106"/>
          <w:marBottom w:val="0"/>
          <w:divBdr>
            <w:top w:val="none" w:sz="0" w:space="0" w:color="auto"/>
            <w:left w:val="none" w:sz="0" w:space="0" w:color="auto"/>
            <w:bottom w:val="none" w:sz="0" w:space="0" w:color="auto"/>
            <w:right w:val="none" w:sz="0" w:space="0" w:color="auto"/>
          </w:divBdr>
        </w:div>
        <w:div w:id="776873903">
          <w:marLeft w:val="1166"/>
          <w:marRight w:val="0"/>
          <w:marTop w:val="96"/>
          <w:marBottom w:val="0"/>
          <w:divBdr>
            <w:top w:val="none" w:sz="0" w:space="0" w:color="auto"/>
            <w:left w:val="none" w:sz="0" w:space="0" w:color="auto"/>
            <w:bottom w:val="none" w:sz="0" w:space="0" w:color="auto"/>
            <w:right w:val="none" w:sz="0" w:space="0" w:color="auto"/>
          </w:divBdr>
        </w:div>
        <w:div w:id="1178889689">
          <w:marLeft w:val="547"/>
          <w:marRight w:val="0"/>
          <w:marTop w:val="106"/>
          <w:marBottom w:val="0"/>
          <w:divBdr>
            <w:top w:val="none" w:sz="0" w:space="0" w:color="auto"/>
            <w:left w:val="none" w:sz="0" w:space="0" w:color="auto"/>
            <w:bottom w:val="none" w:sz="0" w:space="0" w:color="auto"/>
            <w:right w:val="none" w:sz="0" w:space="0" w:color="auto"/>
          </w:divBdr>
        </w:div>
        <w:div w:id="1308559420">
          <w:marLeft w:val="1166"/>
          <w:marRight w:val="0"/>
          <w:marTop w:val="96"/>
          <w:marBottom w:val="0"/>
          <w:divBdr>
            <w:top w:val="none" w:sz="0" w:space="0" w:color="auto"/>
            <w:left w:val="none" w:sz="0" w:space="0" w:color="auto"/>
            <w:bottom w:val="none" w:sz="0" w:space="0" w:color="auto"/>
            <w:right w:val="none" w:sz="0" w:space="0" w:color="auto"/>
          </w:divBdr>
        </w:div>
        <w:div w:id="2074232077">
          <w:marLeft w:val="1166"/>
          <w:marRight w:val="0"/>
          <w:marTop w:val="96"/>
          <w:marBottom w:val="0"/>
          <w:divBdr>
            <w:top w:val="none" w:sz="0" w:space="0" w:color="auto"/>
            <w:left w:val="none" w:sz="0" w:space="0" w:color="auto"/>
            <w:bottom w:val="none" w:sz="0" w:space="0" w:color="auto"/>
            <w:right w:val="none" w:sz="0" w:space="0" w:color="auto"/>
          </w:divBdr>
        </w:div>
      </w:divsChild>
    </w:div>
    <w:div w:id="586041061">
      <w:bodyDiv w:val="1"/>
      <w:marLeft w:val="0"/>
      <w:marRight w:val="0"/>
      <w:marTop w:val="0"/>
      <w:marBottom w:val="0"/>
      <w:divBdr>
        <w:top w:val="none" w:sz="0" w:space="0" w:color="auto"/>
        <w:left w:val="none" w:sz="0" w:space="0" w:color="auto"/>
        <w:bottom w:val="none" w:sz="0" w:space="0" w:color="auto"/>
        <w:right w:val="none" w:sz="0" w:space="0" w:color="auto"/>
      </w:divBdr>
    </w:div>
    <w:div w:id="586957700">
      <w:bodyDiv w:val="1"/>
      <w:marLeft w:val="0"/>
      <w:marRight w:val="0"/>
      <w:marTop w:val="0"/>
      <w:marBottom w:val="0"/>
      <w:divBdr>
        <w:top w:val="none" w:sz="0" w:space="0" w:color="auto"/>
        <w:left w:val="none" w:sz="0" w:space="0" w:color="auto"/>
        <w:bottom w:val="none" w:sz="0" w:space="0" w:color="auto"/>
        <w:right w:val="none" w:sz="0" w:space="0" w:color="auto"/>
      </w:divBdr>
    </w:div>
    <w:div w:id="587151142">
      <w:bodyDiv w:val="1"/>
      <w:marLeft w:val="0"/>
      <w:marRight w:val="0"/>
      <w:marTop w:val="0"/>
      <w:marBottom w:val="0"/>
      <w:divBdr>
        <w:top w:val="none" w:sz="0" w:space="0" w:color="auto"/>
        <w:left w:val="none" w:sz="0" w:space="0" w:color="auto"/>
        <w:bottom w:val="none" w:sz="0" w:space="0" w:color="auto"/>
        <w:right w:val="none" w:sz="0" w:space="0" w:color="auto"/>
      </w:divBdr>
    </w:div>
    <w:div w:id="587159174">
      <w:bodyDiv w:val="1"/>
      <w:marLeft w:val="0"/>
      <w:marRight w:val="0"/>
      <w:marTop w:val="0"/>
      <w:marBottom w:val="0"/>
      <w:divBdr>
        <w:top w:val="none" w:sz="0" w:space="0" w:color="auto"/>
        <w:left w:val="none" w:sz="0" w:space="0" w:color="auto"/>
        <w:bottom w:val="none" w:sz="0" w:space="0" w:color="auto"/>
        <w:right w:val="none" w:sz="0" w:space="0" w:color="auto"/>
      </w:divBdr>
    </w:div>
    <w:div w:id="587620719">
      <w:bodyDiv w:val="1"/>
      <w:marLeft w:val="0"/>
      <w:marRight w:val="0"/>
      <w:marTop w:val="0"/>
      <w:marBottom w:val="0"/>
      <w:divBdr>
        <w:top w:val="none" w:sz="0" w:space="0" w:color="auto"/>
        <w:left w:val="none" w:sz="0" w:space="0" w:color="auto"/>
        <w:bottom w:val="none" w:sz="0" w:space="0" w:color="auto"/>
        <w:right w:val="none" w:sz="0" w:space="0" w:color="auto"/>
      </w:divBdr>
    </w:div>
    <w:div w:id="587734656">
      <w:bodyDiv w:val="1"/>
      <w:marLeft w:val="0"/>
      <w:marRight w:val="0"/>
      <w:marTop w:val="0"/>
      <w:marBottom w:val="0"/>
      <w:divBdr>
        <w:top w:val="none" w:sz="0" w:space="0" w:color="auto"/>
        <w:left w:val="none" w:sz="0" w:space="0" w:color="auto"/>
        <w:bottom w:val="none" w:sz="0" w:space="0" w:color="auto"/>
        <w:right w:val="none" w:sz="0" w:space="0" w:color="auto"/>
      </w:divBdr>
    </w:div>
    <w:div w:id="588000685">
      <w:bodyDiv w:val="1"/>
      <w:marLeft w:val="0"/>
      <w:marRight w:val="0"/>
      <w:marTop w:val="0"/>
      <w:marBottom w:val="0"/>
      <w:divBdr>
        <w:top w:val="none" w:sz="0" w:space="0" w:color="auto"/>
        <w:left w:val="none" w:sz="0" w:space="0" w:color="auto"/>
        <w:bottom w:val="none" w:sz="0" w:space="0" w:color="auto"/>
        <w:right w:val="none" w:sz="0" w:space="0" w:color="auto"/>
      </w:divBdr>
      <w:divsChild>
        <w:div w:id="55126997">
          <w:marLeft w:val="1800"/>
          <w:marRight w:val="0"/>
          <w:marTop w:val="86"/>
          <w:marBottom w:val="0"/>
          <w:divBdr>
            <w:top w:val="none" w:sz="0" w:space="0" w:color="auto"/>
            <w:left w:val="none" w:sz="0" w:space="0" w:color="auto"/>
            <w:bottom w:val="none" w:sz="0" w:space="0" w:color="auto"/>
            <w:right w:val="none" w:sz="0" w:space="0" w:color="auto"/>
          </w:divBdr>
        </w:div>
        <w:div w:id="226453227">
          <w:marLeft w:val="1800"/>
          <w:marRight w:val="0"/>
          <w:marTop w:val="86"/>
          <w:marBottom w:val="0"/>
          <w:divBdr>
            <w:top w:val="none" w:sz="0" w:space="0" w:color="auto"/>
            <w:left w:val="none" w:sz="0" w:space="0" w:color="auto"/>
            <w:bottom w:val="none" w:sz="0" w:space="0" w:color="auto"/>
            <w:right w:val="none" w:sz="0" w:space="0" w:color="auto"/>
          </w:divBdr>
        </w:div>
        <w:div w:id="478960353">
          <w:marLeft w:val="547"/>
          <w:marRight w:val="0"/>
          <w:marTop w:val="96"/>
          <w:marBottom w:val="0"/>
          <w:divBdr>
            <w:top w:val="none" w:sz="0" w:space="0" w:color="auto"/>
            <w:left w:val="none" w:sz="0" w:space="0" w:color="auto"/>
            <w:bottom w:val="none" w:sz="0" w:space="0" w:color="auto"/>
            <w:right w:val="none" w:sz="0" w:space="0" w:color="auto"/>
          </w:divBdr>
        </w:div>
        <w:div w:id="512426502">
          <w:marLeft w:val="1800"/>
          <w:marRight w:val="0"/>
          <w:marTop w:val="86"/>
          <w:marBottom w:val="0"/>
          <w:divBdr>
            <w:top w:val="none" w:sz="0" w:space="0" w:color="auto"/>
            <w:left w:val="none" w:sz="0" w:space="0" w:color="auto"/>
            <w:bottom w:val="none" w:sz="0" w:space="0" w:color="auto"/>
            <w:right w:val="none" w:sz="0" w:space="0" w:color="auto"/>
          </w:divBdr>
        </w:div>
        <w:div w:id="985472917">
          <w:marLeft w:val="547"/>
          <w:marRight w:val="0"/>
          <w:marTop w:val="96"/>
          <w:marBottom w:val="0"/>
          <w:divBdr>
            <w:top w:val="none" w:sz="0" w:space="0" w:color="auto"/>
            <w:left w:val="none" w:sz="0" w:space="0" w:color="auto"/>
            <w:bottom w:val="none" w:sz="0" w:space="0" w:color="auto"/>
            <w:right w:val="none" w:sz="0" w:space="0" w:color="auto"/>
          </w:divBdr>
        </w:div>
        <w:div w:id="1187402529">
          <w:marLeft w:val="1166"/>
          <w:marRight w:val="0"/>
          <w:marTop w:val="96"/>
          <w:marBottom w:val="0"/>
          <w:divBdr>
            <w:top w:val="none" w:sz="0" w:space="0" w:color="auto"/>
            <w:left w:val="none" w:sz="0" w:space="0" w:color="auto"/>
            <w:bottom w:val="none" w:sz="0" w:space="0" w:color="auto"/>
            <w:right w:val="none" w:sz="0" w:space="0" w:color="auto"/>
          </w:divBdr>
        </w:div>
        <w:div w:id="1346522283">
          <w:marLeft w:val="1800"/>
          <w:marRight w:val="0"/>
          <w:marTop w:val="86"/>
          <w:marBottom w:val="0"/>
          <w:divBdr>
            <w:top w:val="none" w:sz="0" w:space="0" w:color="auto"/>
            <w:left w:val="none" w:sz="0" w:space="0" w:color="auto"/>
            <w:bottom w:val="none" w:sz="0" w:space="0" w:color="auto"/>
            <w:right w:val="none" w:sz="0" w:space="0" w:color="auto"/>
          </w:divBdr>
        </w:div>
        <w:div w:id="1774588651">
          <w:marLeft w:val="1800"/>
          <w:marRight w:val="0"/>
          <w:marTop w:val="86"/>
          <w:marBottom w:val="0"/>
          <w:divBdr>
            <w:top w:val="none" w:sz="0" w:space="0" w:color="auto"/>
            <w:left w:val="none" w:sz="0" w:space="0" w:color="auto"/>
            <w:bottom w:val="none" w:sz="0" w:space="0" w:color="auto"/>
            <w:right w:val="none" w:sz="0" w:space="0" w:color="auto"/>
          </w:divBdr>
        </w:div>
        <w:div w:id="2035186741">
          <w:marLeft w:val="1166"/>
          <w:marRight w:val="0"/>
          <w:marTop w:val="96"/>
          <w:marBottom w:val="0"/>
          <w:divBdr>
            <w:top w:val="none" w:sz="0" w:space="0" w:color="auto"/>
            <w:left w:val="none" w:sz="0" w:space="0" w:color="auto"/>
            <w:bottom w:val="none" w:sz="0" w:space="0" w:color="auto"/>
            <w:right w:val="none" w:sz="0" w:space="0" w:color="auto"/>
          </w:divBdr>
        </w:div>
      </w:divsChild>
    </w:div>
    <w:div w:id="589124639">
      <w:bodyDiv w:val="1"/>
      <w:marLeft w:val="0"/>
      <w:marRight w:val="0"/>
      <w:marTop w:val="0"/>
      <w:marBottom w:val="0"/>
      <w:divBdr>
        <w:top w:val="none" w:sz="0" w:space="0" w:color="auto"/>
        <w:left w:val="none" w:sz="0" w:space="0" w:color="auto"/>
        <w:bottom w:val="none" w:sz="0" w:space="0" w:color="auto"/>
        <w:right w:val="none" w:sz="0" w:space="0" w:color="auto"/>
      </w:divBdr>
    </w:div>
    <w:div w:id="591166276">
      <w:bodyDiv w:val="1"/>
      <w:marLeft w:val="0"/>
      <w:marRight w:val="0"/>
      <w:marTop w:val="0"/>
      <w:marBottom w:val="0"/>
      <w:divBdr>
        <w:top w:val="none" w:sz="0" w:space="0" w:color="auto"/>
        <w:left w:val="none" w:sz="0" w:space="0" w:color="auto"/>
        <w:bottom w:val="none" w:sz="0" w:space="0" w:color="auto"/>
        <w:right w:val="none" w:sz="0" w:space="0" w:color="auto"/>
      </w:divBdr>
      <w:divsChild>
        <w:div w:id="28995495">
          <w:marLeft w:val="1800"/>
          <w:marRight w:val="0"/>
          <w:marTop w:val="106"/>
          <w:marBottom w:val="0"/>
          <w:divBdr>
            <w:top w:val="none" w:sz="0" w:space="0" w:color="auto"/>
            <w:left w:val="none" w:sz="0" w:space="0" w:color="auto"/>
            <w:bottom w:val="none" w:sz="0" w:space="0" w:color="auto"/>
            <w:right w:val="none" w:sz="0" w:space="0" w:color="auto"/>
          </w:divBdr>
        </w:div>
        <w:div w:id="128784183">
          <w:marLeft w:val="1166"/>
          <w:marRight w:val="0"/>
          <w:marTop w:val="125"/>
          <w:marBottom w:val="0"/>
          <w:divBdr>
            <w:top w:val="none" w:sz="0" w:space="0" w:color="auto"/>
            <w:left w:val="none" w:sz="0" w:space="0" w:color="auto"/>
            <w:bottom w:val="none" w:sz="0" w:space="0" w:color="auto"/>
            <w:right w:val="none" w:sz="0" w:space="0" w:color="auto"/>
          </w:divBdr>
        </w:div>
        <w:div w:id="142934400">
          <w:marLeft w:val="547"/>
          <w:marRight w:val="0"/>
          <w:marTop w:val="144"/>
          <w:marBottom w:val="0"/>
          <w:divBdr>
            <w:top w:val="none" w:sz="0" w:space="0" w:color="auto"/>
            <w:left w:val="none" w:sz="0" w:space="0" w:color="auto"/>
            <w:bottom w:val="none" w:sz="0" w:space="0" w:color="auto"/>
            <w:right w:val="none" w:sz="0" w:space="0" w:color="auto"/>
          </w:divBdr>
        </w:div>
        <w:div w:id="1183935423">
          <w:marLeft w:val="1166"/>
          <w:marRight w:val="0"/>
          <w:marTop w:val="125"/>
          <w:marBottom w:val="0"/>
          <w:divBdr>
            <w:top w:val="none" w:sz="0" w:space="0" w:color="auto"/>
            <w:left w:val="none" w:sz="0" w:space="0" w:color="auto"/>
            <w:bottom w:val="none" w:sz="0" w:space="0" w:color="auto"/>
            <w:right w:val="none" w:sz="0" w:space="0" w:color="auto"/>
          </w:divBdr>
        </w:div>
        <w:div w:id="1777406032">
          <w:marLeft w:val="1800"/>
          <w:marRight w:val="0"/>
          <w:marTop w:val="106"/>
          <w:marBottom w:val="0"/>
          <w:divBdr>
            <w:top w:val="none" w:sz="0" w:space="0" w:color="auto"/>
            <w:left w:val="none" w:sz="0" w:space="0" w:color="auto"/>
            <w:bottom w:val="none" w:sz="0" w:space="0" w:color="auto"/>
            <w:right w:val="none" w:sz="0" w:space="0" w:color="auto"/>
          </w:divBdr>
        </w:div>
        <w:div w:id="1909266071">
          <w:marLeft w:val="1800"/>
          <w:marRight w:val="0"/>
          <w:marTop w:val="106"/>
          <w:marBottom w:val="0"/>
          <w:divBdr>
            <w:top w:val="none" w:sz="0" w:space="0" w:color="auto"/>
            <w:left w:val="none" w:sz="0" w:space="0" w:color="auto"/>
            <w:bottom w:val="none" w:sz="0" w:space="0" w:color="auto"/>
            <w:right w:val="none" w:sz="0" w:space="0" w:color="auto"/>
          </w:divBdr>
        </w:div>
        <w:div w:id="2066684268">
          <w:marLeft w:val="1166"/>
          <w:marRight w:val="0"/>
          <w:marTop w:val="125"/>
          <w:marBottom w:val="0"/>
          <w:divBdr>
            <w:top w:val="none" w:sz="0" w:space="0" w:color="auto"/>
            <w:left w:val="none" w:sz="0" w:space="0" w:color="auto"/>
            <w:bottom w:val="none" w:sz="0" w:space="0" w:color="auto"/>
            <w:right w:val="none" w:sz="0" w:space="0" w:color="auto"/>
          </w:divBdr>
        </w:div>
      </w:divsChild>
    </w:div>
    <w:div w:id="591207322">
      <w:bodyDiv w:val="1"/>
      <w:marLeft w:val="0"/>
      <w:marRight w:val="0"/>
      <w:marTop w:val="0"/>
      <w:marBottom w:val="0"/>
      <w:divBdr>
        <w:top w:val="none" w:sz="0" w:space="0" w:color="auto"/>
        <w:left w:val="none" w:sz="0" w:space="0" w:color="auto"/>
        <w:bottom w:val="none" w:sz="0" w:space="0" w:color="auto"/>
        <w:right w:val="none" w:sz="0" w:space="0" w:color="auto"/>
      </w:divBdr>
    </w:div>
    <w:div w:id="591741216">
      <w:bodyDiv w:val="1"/>
      <w:marLeft w:val="0"/>
      <w:marRight w:val="0"/>
      <w:marTop w:val="0"/>
      <w:marBottom w:val="0"/>
      <w:divBdr>
        <w:top w:val="none" w:sz="0" w:space="0" w:color="auto"/>
        <w:left w:val="none" w:sz="0" w:space="0" w:color="auto"/>
        <w:bottom w:val="none" w:sz="0" w:space="0" w:color="auto"/>
        <w:right w:val="none" w:sz="0" w:space="0" w:color="auto"/>
      </w:divBdr>
      <w:divsChild>
        <w:div w:id="70660737">
          <w:marLeft w:val="1800"/>
          <w:marRight w:val="0"/>
          <w:marTop w:val="82"/>
          <w:marBottom w:val="0"/>
          <w:divBdr>
            <w:top w:val="none" w:sz="0" w:space="0" w:color="auto"/>
            <w:left w:val="none" w:sz="0" w:space="0" w:color="auto"/>
            <w:bottom w:val="none" w:sz="0" w:space="0" w:color="auto"/>
            <w:right w:val="none" w:sz="0" w:space="0" w:color="auto"/>
          </w:divBdr>
        </w:div>
        <w:div w:id="349378908">
          <w:marLeft w:val="1800"/>
          <w:marRight w:val="0"/>
          <w:marTop w:val="82"/>
          <w:marBottom w:val="0"/>
          <w:divBdr>
            <w:top w:val="none" w:sz="0" w:space="0" w:color="auto"/>
            <w:left w:val="none" w:sz="0" w:space="0" w:color="auto"/>
            <w:bottom w:val="none" w:sz="0" w:space="0" w:color="auto"/>
            <w:right w:val="none" w:sz="0" w:space="0" w:color="auto"/>
          </w:divBdr>
        </w:div>
        <w:div w:id="425148963">
          <w:marLeft w:val="547"/>
          <w:marRight w:val="0"/>
          <w:marTop w:val="106"/>
          <w:marBottom w:val="0"/>
          <w:divBdr>
            <w:top w:val="none" w:sz="0" w:space="0" w:color="auto"/>
            <w:left w:val="none" w:sz="0" w:space="0" w:color="auto"/>
            <w:bottom w:val="none" w:sz="0" w:space="0" w:color="auto"/>
            <w:right w:val="none" w:sz="0" w:space="0" w:color="auto"/>
          </w:divBdr>
        </w:div>
        <w:div w:id="823014762">
          <w:marLeft w:val="547"/>
          <w:marRight w:val="0"/>
          <w:marTop w:val="106"/>
          <w:marBottom w:val="0"/>
          <w:divBdr>
            <w:top w:val="none" w:sz="0" w:space="0" w:color="auto"/>
            <w:left w:val="none" w:sz="0" w:space="0" w:color="auto"/>
            <w:bottom w:val="none" w:sz="0" w:space="0" w:color="auto"/>
            <w:right w:val="none" w:sz="0" w:space="0" w:color="auto"/>
          </w:divBdr>
        </w:div>
        <w:div w:id="914709902">
          <w:marLeft w:val="1166"/>
          <w:marRight w:val="0"/>
          <w:marTop w:val="96"/>
          <w:marBottom w:val="0"/>
          <w:divBdr>
            <w:top w:val="none" w:sz="0" w:space="0" w:color="auto"/>
            <w:left w:val="none" w:sz="0" w:space="0" w:color="auto"/>
            <w:bottom w:val="none" w:sz="0" w:space="0" w:color="auto"/>
            <w:right w:val="none" w:sz="0" w:space="0" w:color="auto"/>
          </w:divBdr>
        </w:div>
        <w:div w:id="988023499">
          <w:marLeft w:val="547"/>
          <w:marRight w:val="0"/>
          <w:marTop w:val="106"/>
          <w:marBottom w:val="0"/>
          <w:divBdr>
            <w:top w:val="none" w:sz="0" w:space="0" w:color="auto"/>
            <w:left w:val="none" w:sz="0" w:space="0" w:color="auto"/>
            <w:bottom w:val="none" w:sz="0" w:space="0" w:color="auto"/>
            <w:right w:val="none" w:sz="0" w:space="0" w:color="auto"/>
          </w:divBdr>
        </w:div>
        <w:div w:id="1091047202">
          <w:marLeft w:val="1166"/>
          <w:marRight w:val="0"/>
          <w:marTop w:val="96"/>
          <w:marBottom w:val="0"/>
          <w:divBdr>
            <w:top w:val="none" w:sz="0" w:space="0" w:color="auto"/>
            <w:left w:val="none" w:sz="0" w:space="0" w:color="auto"/>
            <w:bottom w:val="none" w:sz="0" w:space="0" w:color="auto"/>
            <w:right w:val="none" w:sz="0" w:space="0" w:color="auto"/>
          </w:divBdr>
        </w:div>
        <w:div w:id="1107192613">
          <w:marLeft w:val="547"/>
          <w:marRight w:val="0"/>
          <w:marTop w:val="106"/>
          <w:marBottom w:val="0"/>
          <w:divBdr>
            <w:top w:val="none" w:sz="0" w:space="0" w:color="auto"/>
            <w:left w:val="none" w:sz="0" w:space="0" w:color="auto"/>
            <w:bottom w:val="none" w:sz="0" w:space="0" w:color="auto"/>
            <w:right w:val="none" w:sz="0" w:space="0" w:color="auto"/>
          </w:divBdr>
        </w:div>
        <w:div w:id="1182861225">
          <w:marLeft w:val="1166"/>
          <w:marRight w:val="0"/>
          <w:marTop w:val="96"/>
          <w:marBottom w:val="0"/>
          <w:divBdr>
            <w:top w:val="none" w:sz="0" w:space="0" w:color="auto"/>
            <w:left w:val="none" w:sz="0" w:space="0" w:color="auto"/>
            <w:bottom w:val="none" w:sz="0" w:space="0" w:color="auto"/>
            <w:right w:val="none" w:sz="0" w:space="0" w:color="auto"/>
          </w:divBdr>
        </w:div>
        <w:div w:id="1194685349">
          <w:marLeft w:val="1800"/>
          <w:marRight w:val="0"/>
          <w:marTop w:val="82"/>
          <w:marBottom w:val="0"/>
          <w:divBdr>
            <w:top w:val="none" w:sz="0" w:space="0" w:color="auto"/>
            <w:left w:val="none" w:sz="0" w:space="0" w:color="auto"/>
            <w:bottom w:val="none" w:sz="0" w:space="0" w:color="auto"/>
            <w:right w:val="none" w:sz="0" w:space="0" w:color="auto"/>
          </w:divBdr>
        </w:div>
        <w:div w:id="1456826114">
          <w:marLeft w:val="1800"/>
          <w:marRight w:val="0"/>
          <w:marTop w:val="82"/>
          <w:marBottom w:val="0"/>
          <w:divBdr>
            <w:top w:val="none" w:sz="0" w:space="0" w:color="auto"/>
            <w:left w:val="none" w:sz="0" w:space="0" w:color="auto"/>
            <w:bottom w:val="none" w:sz="0" w:space="0" w:color="auto"/>
            <w:right w:val="none" w:sz="0" w:space="0" w:color="auto"/>
          </w:divBdr>
        </w:div>
        <w:div w:id="1498031560">
          <w:marLeft w:val="1166"/>
          <w:marRight w:val="0"/>
          <w:marTop w:val="96"/>
          <w:marBottom w:val="0"/>
          <w:divBdr>
            <w:top w:val="none" w:sz="0" w:space="0" w:color="auto"/>
            <w:left w:val="none" w:sz="0" w:space="0" w:color="auto"/>
            <w:bottom w:val="none" w:sz="0" w:space="0" w:color="auto"/>
            <w:right w:val="none" w:sz="0" w:space="0" w:color="auto"/>
          </w:divBdr>
        </w:div>
      </w:divsChild>
    </w:div>
    <w:div w:id="591935781">
      <w:bodyDiv w:val="1"/>
      <w:marLeft w:val="0"/>
      <w:marRight w:val="0"/>
      <w:marTop w:val="0"/>
      <w:marBottom w:val="0"/>
      <w:divBdr>
        <w:top w:val="none" w:sz="0" w:space="0" w:color="auto"/>
        <w:left w:val="none" w:sz="0" w:space="0" w:color="auto"/>
        <w:bottom w:val="none" w:sz="0" w:space="0" w:color="auto"/>
        <w:right w:val="none" w:sz="0" w:space="0" w:color="auto"/>
      </w:divBdr>
      <w:divsChild>
        <w:div w:id="162211216">
          <w:marLeft w:val="1800"/>
          <w:marRight w:val="0"/>
          <w:marTop w:val="100"/>
          <w:marBottom w:val="0"/>
          <w:divBdr>
            <w:top w:val="none" w:sz="0" w:space="0" w:color="auto"/>
            <w:left w:val="none" w:sz="0" w:space="0" w:color="auto"/>
            <w:bottom w:val="none" w:sz="0" w:space="0" w:color="auto"/>
            <w:right w:val="none" w:sz="0" w:space="0" w:color="auto"/>
          </w:divBdr>
        </w:div>
        <w:div w:id="529338528">
          <w:marLeft w:val="1080"/>
          <w:marRight w:val="0"/>
          <w:marTop w:val="100"/>
          <w:marBottom w:val="0"/>
          <w:divBdr>
            <w:top w:val="none" w:sz="0" w:space="0" w:color="auto"/>
            <w:left w:val="none" w:sz="0" w:space="0" w:color="auto"/>
            <w:bottom w:val="none" w:sz="0" w:space="0" w:color="auto"/>
            <w:right w:val="none" w:sz="0" w:space="0" w:color="auto"/>
          </w:divBdr>
        </w:div>
        <w:div w:id="1703675214">
          <w:marLeft w:val="1800"/>
          <w:marRight w:val="0"/>
          <w:marTop w:val="100"/>
          <w:marBottom w:val="0"/>
          <w:divBdr>
            <w:top w:val="none" w:sz="0" w:space="0" w:color="auto"/>
            <w:left w:val="none" w:sz="0" w:space="0" w:color="auto"/>
            <w:bottom w:val="none" w:sz="0" w:space="0" w:color="auto"/>
            <w:right w:val="none" w:sz="0" w:space="0" w:color="auto"/>
          </w:divBdr>
        </w:div>
        <w:div w:id="1714690263">
          <w:marLeft w:val="1080"/>
          <w:marRight w:val="0"/>
          <w:marTop w:val="100"/>
          <w:marBottom w:val="0"/>
          <w:divBdr>
            <w:top w:val="none" w:sz="0" w:space="0" w:color="auto"/>
            <w:left w:val="none" w:sz="0" w:space="0" w:color="auto"/>
            <w:bottom w:val="none" w:sz="0" w:space="0" w:color="auto"/>
            <w:right w:val="none" w:sz="0" w:space="0" w:color="auto"/>
          </w:divBdr>
        </w:div>
        <w:div w:id="1847331025">
          <w:marLeft w:val="360"/>
          <w:marRight w:val="0"/>
          <w:marTop w:val="200"/>
          <w:marBottom w:val="0"/>
          <w:divBdr>
            <w:top w:val="none" w:sz="0" w:space="0" w:color="auto"/>
            <w:left w:val="none" w:sz="0" w:space="0" w:color="auto"/>
            <w:bottom w:val="none" w:sz="0" w:space="0" w:color="auto"/>
            <w:right w:val="none" w:sz="0" w:space="0" w:color="auto"/>
          </w:divBdr>
        </w:div>
      </w:divsChild>
    </w:div>
    <w:div w:id="592126296">
      <w:bodyDiv w:val="1"/>
      <w:marLeft w:val="0"/>
      <w:marRight w:val="0"/>
      <w:marTop w:val="0"/>
      <w:marBottom w:val="0"/>
      <w:divBdr>
        <w:top w:val="none" w:sz="0" w:space="0" w:color="auto"/>
        <w:left w:val="none" w:sz="0" w:space="0" w:color="auto"/>
        <w:bottom w:val="none" w:sz="0" w:space="0" w:color="auto"/>
        <w:right w:val="none" w:sz="0" w:space="0" w:color="auto"/>
      </w:divBdr>
    </w:div>
    <w:div w:id="592515019">
      <w:bodyDiv w:val="1"/>
      <w:marLeft w:val="0"/>
      <w:marRight w:val="0"/>
      <w:marTop w:val="0"/>
      <w:marBottom w:val="0"/>
      <w:divBdr>
        <w:top w:val="none" w:sz="0" w:space="0" w:color="auto"/>
        <w:left w:val="none" w:sz="0" w:space="0" w:color="auto"/>
        <w:bottom w:val="none" w:sz="0" w:space="0" w:color="auto"/>
        <w:right w:val="none" w:sz="0" w:space="0" w:color="auto"/>
      </w:divBdr>
    </w:div>
    <w:div w:id="592739762">
      <w:bodyDiv w:val="1"/>
      <w:marLeft w:val="0"/>
      <w:marRight w:val="0"/>
      <w:marTop w:val="0"/>
      <w:marBottom w:val="0"/>
      <w:divBdr>
        <w:top w:val="none" w:sz="0" w:space="0" w:color="auto"/>
        <w:left w:val="none" w:sz="0" w:space="0" w:color="auto"/>
        <w:bottom w:val="none" w:sz="0" w:space="0" w:color="auto"/>
        <w:right w:val="none" w:sz="0" w:space="0" w:color="auto"/>
      </w:divBdr>
    </w:div>
    <w:div w:id="593830062">
      <w:bodyDiv w:val="1"/>
      <w:marLeft w:val="0"/>
      <w:marRight w:val="0"/>
      <w:marTop w:val="0"/>
      <w:marBottom w:val="0"/>
      <w:divBdr>
        <w:top w:val="none" w:sz="0" w:space="0" w:color="auto"/>
        <w:left w:val="none" w:sz="0" w:space="0" w:color="auto"/>
        <w:bottom w:val="none" w:sz="0" w:space="0" w:color="auto"/>
        <w:right w:val="none" w:sz="0" w:space="0" w:color="auto"/>
      </w:divBdr>
    </w:div>
    <w:div w:id="594440848">
      <w:bodyDiv w:val="1"/>
      <w:marLeft w:val="0"/>
      <w:marRight w:val="0"/>
      <w:marTop w:val="0"/>
      <w:marBottom w:val="0"/>
      <w:divBdr>
        <w:top w:val="none" w:sz="0" w:space="0" w:color="auto"/>
        <w:left w:val="none" w:sz="0" w:space="0" w:color="auto"/>
        <w:bottom w:val="none" w:sz="0" w:space="0" w:color="auto"/>
        <w:right w:val="none" w:sz="0" w:space="0" w:color="auto"/>
      </w:divBdr>
    </w:div>
    <w:div w:id="594636846">
      <w:bodyDiv w:val="1"/>
      <w:marLeft w:val="0"/>
      <w:marRight w:val="0"/>
      <w:marTop w:val="0"/>
      <w:marBottom w:val="0"/>
      <w:divBdr>
        <w:top w:val="none" w:sz="0" w:space="0" w:color="auto"/>
        <w:left w:val="none" w:sz="0" w:space="0" w:color="auto"/>
        <w:bottom w:val="none" w:sz="0" w:space="0" w:color="auto"/>
        <w:right w:val="none" w:sz="0" w:space="0" w:color="auto"/>
      </w:divBdr>
    </w:div>
    <w:div w:id="594827258">
      <w:bodyDiv w:val="1"/>
      <w:marLeft w:val="0"/>
      <w:marRight w:val="0"/>
      <w:marTop w:val="0"/>
      <w:marBottom w:val="0"/>
      <w:divBdr>
        <w:top w:val="none" w:sz="0" w:space="0" w:color="auto"/>
        <w:left w:val="none" w:sz="0" w:space="0" w:color="auto"/>
        <w:bottom w:val="none" w:sz="0" w:space="0" w:color="auto"/>
        <w:right w:val="none" w:sz="0" w:space="0" w:color="auto"/>
      </w:divBdr>
      <w:divsChild>
        <w:div w:id="2017685443">
          <w:marLeft w:val="0"/>
          <w:marRight w:val="0"/>
          <w:marTop w:val="0"/>
          <w:marBottom w:val="0"/>
          <w:divBdr>
            <w:top w:val="none" w:sz="0" w:space="0" w:color="auto"/>
            <w:left w:val="none" w:sz="0" w:space="0" w:color="auto"/>
            <w:bottom w:val="none" w:sz="0" w:space="0" w:color="auto"/>
            <w:right w:val="none" w:sz="0" w:space="0" w:color="auto"/>
          </w:divBdr>
          <w:divsChild>
            <w:div w:id="66078789">
              <w:marLeft w:val="0"/>
              <w:marRight w:val="0"/>
              <w:marTop w:val="0"/>
              <w:marBottom w:val="0"/>
              <w:divBdr>
                <w:top w:val="none" w:sz="0" w:space="0" w:color="auto"/>
                <w:left w:val="none" w:sz="0" w:space="0" w:color="auto"/>
                <w:bottom w:val="none" w:sz="0" w:space="0" w:color="auto"/>
                <w:right w:val="none" w:sz="0" w:space="0" w:color="auto"/>
              </w:divBdr>
            </w:div>
            <w:div w:id="627392255">
              <w:marLeft w:val="0"/>
              <w:marRight w:val="0"/>
              <w:marTop w:val="0"/>
              <w:marBottom w:val="0"/>
              <w:divBdr>
                <w:top w:val="none" w:sz="0" w:space="0" w:color="auto"/>
                <w:left w:val="none" w:sz="0" w:space="0" w:color="auto"/>
                <w:bottom w:val="none" w:sz="0" w:space="0" w:color="auto"/>
                <w:right w:val="none" w:sz="0" w:space="0" w:color="auto"/>
              </w:divBdr>
            </w:div>
            <w:div w:id="768622115">
              <w:marLeft w:val="0"/>
              <w:marRight w:val="0"/>
              <w:marTop w:val="0"/>
              <w:marBottom w:val="0"/>
              <w:divBdr>
                <w:top w:val="none" w:sz="0" w:space="0" w:color="auto"/>
                <w:left w:val="none" w:sz="0" w:space="0" w:color="auto"/>
                <w:bottom w:val="none" w:sz="0" w:space="0" w:color="auto"/>
                <w:right w:val="none" w:sz="0" w:space="0" w:color="auto"/>
              </w:divBdr>
            </w:div>
            <w:div w:id="1267225879">
              <w:marLeft w:val="0"/>
              <w:marRight w:val="0"/>
              <w:marTop w:val="0"/>
              <w:marBottom w:val="0"/>
              <w:divBdr>
                <w:top w:val="none" w:sz="0" w:space="0" w:color="auto"/>
                <w:left w:val="none" w:sz="0" w:space="0" w:color="auto"/>
                <w:bottom w:val="none" w:sz="0" w:space="0" w:color="auto"/>
                <w:right w:val="none" w:sz="0" w:space="0" w:color="auto"/>
              </w:divBdr>
            </w:div>
            <w:div w:id="185553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39316">
      <w:bodyDiv w:val="1"/>
      <w:marLeft w:val="0"/>
      <w:marRight w:val="0"/>
      <w:marTop w:val="0"/>
      <w:marBottom w:val="0"/>
      <w:divBdr>
        <w:top w:val="none" w:sz="0" w:space="0" w:color="auto"/>
        <w:left w:val="none" w:sz="0" w:space="0" w:color="auto"/>
        <w:bottom w:val="none" w:sz="0" w:space="0" w:color="auto"/>
        <w:right w:val="none" w:sz="0" w:space="0" w:color="auto"/>
      </w:divBdr>
    </w:div>
    <w:div w:id="595556546">
      <w:bodyDiv w:val="1"/>
      <w:marLeft w:val="0"/>
      <w:marRight w:val="0"/>
      <w:marTop w:val="0"/>
      <w:marBottom w:val="0"/>
      <w:divBdr>
        <w:top w:val="none" w:sz="0" w:space="0" w:color="auto"/>
        <w:left w:val="none" w:sz="0" w:space="0" w:color="auto"/>
        <w:bottom w:val="none" w:sz="0" w:space="0" w:color="auto"/>
        <w:right w:val="none" w:sz="0" w:space="0" w:color="auto"/>
      </w:divBdr>
      <w:divsChild>
        <w:div w:id="39979880">
          <w:marLeft w:val="1080"/>
          <w:marRight w:val="0"/>
          <w:marTop w:val="100"/>
          <w:marBottom w:val="0"/>
          <w:divBdr>
            <w:top w:val="none" w:sz="0" w:space="0" w:color="auto"/>
            <w:left w:val="none" w:sz="0" w:space="0" w:color="auto"/>
            <w:bottom w:val="none" w:sz="0" w:space="0" w:color="auto"/>
            <w:right w:val="none" w:sz="0" w:space="0" w:color="auto"/>
          </w:divBdr>
        </w:div>
        <w:div w:id="82997594">
          <w:marLeft w:val="360"/>
          <w:marRight w:val="0"/>
          <w:marTop w:val="200"/>
          <w:marBottom w:val="0"/>
          <w:divBdr>
            <w:top w:val="none" w:sz="0" w:space="0" w:color="auto"/>
            <w:left w:val="none" w:sz="0" w:space="0" w:color="auto"/>
            <w:bottom w:val="none" w:sz="0" w:space="0" w:color="auto"/>
            <w:right w:val="none" w:sz="0" w:space="0" w:color="auto"/>
          </w:divBdr>
        </w:div>
        <w:div w:id="342711537">
          <w:marLeft w:val="1800"/>
          <w:marRight w:val="0"/>
          <w:marTop w:val="100"/>
          <w:marBottom w:val="0"/>
          <w:divBdr>
            <w:top w:val="none" w:sz="0" w:space="0" w:color="auto"/>
            <w:left w:val="none" w:sz="0" w:space="0" w:color="auto"/>
            <w:bottom w:val="none" w:sz="0" w:space="0" w:color="auto"/>
            <w:right w:val="none" w:sz="0" w:space="0" w:color="auto"/>
          </w:divBdr>
        </w:div>
        <w:div w:id="448090837">
          <w:marLeft w:val="1800"/>
          <w:marRight w:val="0"/>
          <w:marTop w:val="100"/>
          <w:marBottom w:val="0"/>
          <w:divBdr>
            <w:top w:val="none" w:sz="0" w:space="0" w:color="auto"/>
            <w:left w:val="none" w:sz="0" w:space="0" w:color="auto"/>
            <w:bottom w:val="none" w:sz="0" w:space="0" w:color="auto"/>
            <w:right w:val="none" w:sz="0" w:space="0" w:color="auto"/>
          </w:divBdr>
        </w:div>
        <w:div w:id="641274962">
          <w:marLeft w:val="360"/>
          <w:marRight w:val="0"/>
          <w:marTop w:val="200"/>
          <w:marBottom w:val="0"/>
          <w:divBdr>
            <w:top w:val="none" w:sz="0" w:space="0" w:color="auto"/>
            <w:left w:val="none" w:sz="0" w:space="0" w:color="auto"/>
            <w:bottom w:val="none" w:sz="0" w:space="0" w:color="auto"/>
            <w:right w:val="none" w:sz="0" w:space="0" w:color="auto"/>
          </w:divBdr>
        </w:div>
        <w:div w:id="797643589">
          <w:marLeft w:val="1800"/>
          <w:marRight w:val="0"/>
          <w:marTop w:val="100"/>
          <w:marBottom w:val="0"/>
          <w:divBdr>
            <w:top w:val="none" w:sz="0" w:space="0" w:color="auto"/>
            <w:left w:val="none" w:sz="0" w:space="0" w:color="auto"/>
            <w:bottom w:val="none" w:sz="0" w:space="0" w:color="auto"/>
            <w:right w:val="none" w:sz="0" w:space="0" w:color="auto"/>
          </w:divBdr>
        </w:div>
        <w:div w:id="862934649">
          <w:marLeft w:val="1080"/>
          <w:marRight w:val="0"/>
          <w:marTop w:val="100"/>
          <w:marBottom w:val="0"/>
          <w:divBdr>
            <w:top w:val="none" w:sz="0" w:space="0" w:color="auto"/>
            <w:left w:val="none" w:sz="0" w:space="0" w:color="auto"/>
            <w:bottom w:val="none" w:sz="0" w:space="0" w:color="auto"/>
            <w:right w:val="none" w:sz="0" w:space="0" w:color="auto"/>
          </w:divBdr>
        </w:div>
        <w:div w:id="984312780">
          <w:marLeft w:val="1080"/>
          <w:marRight w:val="0"/>
          <w:marTop w:val="100"/>
          <w:marBottom w:val="0"/>
          <w:divBdr>
            <w:top w:val="none" w:sz="0" w:space="0" w:color="auto"/>
            <w:left w:val="none" w:sz="0" w:space="0" w:color="auto"/>
            <w:bottom w:val="none" w:sz="0" w:space="0" w:color="auto"/>
            <w:right w:val="none" w:sz="0" w:space="0" w:color="auto"/>
          </w:divBdr>
        </w:div>
        <w:div w:id="1058238470">
          <w:marLeft w:val="1080"/>
          <w:marRight w:val="0"/>
          <w:marTop w:val="100"/>
          <w:marBottom w:val="0"/>
          <w:divBdr>
            <w:top w:val="none" w:sz="0" w:space="0" w:color="auto"/>
            <w:left w:val="none" w:sz="0" w:space="0" w:color="auto"/>
            <w:bottom w:val="none" w:sz="0" w:space="0" w:color="auto"/>
            <w:right w:val="none" w:sz="0" w:space="0" w:color="auto"/>
          </w:divBdr>
        </w:div>
        <w:div w:id="1417093638">
          <w:marLeft w:val="1080"/>
          <w:marRight w:val="0"/>
          <w:marTop w:val="100"/>
          <w:marBottom w:val="0"/>
          <w:divBdr>
            <w:top w:val="none" w:sz="0" w:space="0" w:color="auto"/>
            <w:left w:val="none" w:sz="0" w:space="0" w:color="auto"/>
            <w:bottom w:val="none" w:sz="0" w:space="0" w:color="auto"/>
            <w:right w:val="none" w:sz="0" w:space="0" w:color="auto"/>
          </w:divBdr>
        </w:div>
        <w:div w:id="1584222032">
          <w:marLeft w:val="1080"/>
          <w:marRight w:val="0"/>
          <w:marTop w:val="100"/>
          <w:marBottom w:val="0"/>
          <w:divBdr>
            <w:top w:val="none" w:sz="0" w:space="0" w:color="auto"/>
            <w:left w:val="none" w:sz="0" w:space="0" w:color="auto"/>
            <w:bottom w:val="none" w:sz="0" w:space="0" w:color="auto"/>
            <w:right w:val="none" w:sz="0" w:space="0" w:color="auto"/>
          </w:divBdr>
        </w:div>
        <w:div w:id="1713798526">
          <w:marLeft w:val="1800"/>
          <w:marRight w:val="0"/>
          <w:marTop w:val="100"/>
          <w:marBottom w:val="0"/>
          <w:divBdr>
            <w:top w:val="none" w:sz="0" w:space="0" w:color="auto"/>
            <w:left w:val="none" w:sz="0" w:space="0" w:color="auto"/>
            <w:bottom w:val="none" w:sz="0" w:space="0" w:color="auto"/>
            <w:right w:val="none" w:sz="0" w:space="0" w:color="auto"/>
          </w:divBdr>
        </w:div>
        <w:div w:id="1951741383">
          <w:marLeft w:val="1800"/>
          <w:marRight w:val="0"/>
          <w:marTop w:val="100"/>
          <w:marBottom w:val="0"/>
          <w:divBdr>
            <w:top w:val="none" w:sz="0" w:space="0" w:color="auto"/>
            <w:left w:val="none" w:sz="0" w:space="0" w:color="auto"/>
            <w:bottom w:val="none" w:sz="0" w:space="0" w:color="auto"/>
            <w:right w:val="none" w:sz="0" w:space="0" w:color="auto"/>
          </w:divBdr>
        </w:div>
        <w:div w:id="2075085016">
          <w:marLeft w:val="1800"/>
          <w:marRight w:val="0"/>
          <w:marTop w:val="100"/>
          <w:marBottom w:val="0"/>
          <w:divBdr>
            <w:top w:val="none" w:sz="0" w:space="0" w:color="auto"/>
            <w:left w:val="none" w:sz="0" w:space="0" w:color="auto"/>
            <w:bottom w:val="none" w:sz="0" w:space="0" w:color="auto"/>
            <w:right w:val="none" w:sz="0" w:space="0" w:color="auto"/>
          </w:divBdr>
        </w:div>
      </w:divsChild>
    </w:div>
    <w:div w:id="596057633">
      <w:bodyDiv w:val="1"/>
      <w:marLeft w:val="0"/>
      <w:marRight w:val="0"/>
      <w:marTop w:val="0"/>
      <w:marBottom w:val="0"/>
      <w:divBdr>
        <w:top w:val="none" w:sz="0" w:space="0" w:color="auto"/>
        <w:left w:val="none" w:sz="0" w:space="0" w:color="auto"/>
        <w:bottom w:val="none" w:sz="0" w:space="0" w:color="auto"/>
        <w:right w:val="none" w:sz="0" w:space="0" w:color="auto"/>
      </w:divBdr>
    </w:div>
    <w:div w:id="596914177">
      <w:bodyDiv w:val="1"/>
      <w:marLeft w:val="0"/>
      <w:marRight w:val="0"/>
      <w:marTop w:val="0"/>
      <w:marBottom w:val="0"/>
      <w:divBdr>
        <w:top w:val="none" w:sz="0" w:space="0" w:color="auto"/>
        <w:left w:val="none" w:sz="0" w:space="0" w:color="auto"/>
        <w:bottom w:val="none" w:sz="0" w:space="0" w:color="auto"/>
        <w:right w:val="none" w:sz="0" w:space="0" w:color="auto"/>
      </w:divBdr>
    </w:div>
    <w:div w:id="597493273">
      <w:bodyDiv w:val="1"/>
      <w:marLeft w:val="0"/>
      <w:marRight w:val="0"/>
      <w:marTop w:val="0"/>
      <w:marBottom w:val="0"/>
      <w:divBdr>
        <w:top w:val="none" w:sz="0" w:space="0" w:color="auto"/>
        <w:left w:val="none" w:sz="0" w:space="0" w:color="auto"/>
        <w:bottom w:val="none" w:sz="0" w:space="0" w:color="auto"/>
        <w:right w:val="none" w:sz="0" w:space="0" w:color="auto"/>
      </w:divBdr>
    </w:div>
    <w:div w:id="597566202">
      <w:bodyDiv w:val="1"/>
      <w:marLeft w:val="0"/>
      <w:marRight w:val="0"/>
      <w:marTop w:val="0"/>
      <w:marBottom w:val="0"/>
      <w:divBdr>
        <w:top w:val="none" w:sz="0" w:space="0" w:color="auto"/>
        <w:left w:val="none" w:sz="0" w:space="0" w:color="auto"/>
        <w:bottom w:val="none" w:sz="0" w:space="0" w:color="auto"/>
        <w:right w:val="none" w:sz="0" w:space="0" w:color="auto"/>
      </w:divBdr>
    </w:div>
    <w:div w:id="598562813">
      <w:bodyDiv w:val="1"/>
      <w:marLeft w:val="0"/>
      <w:marRight w:val="0"/>
      <w:marTop w:val="0"/>
      <w:marBottom w:val="0"/>
      <w:divBdr>
        <w:top w:val="none" w:sz="0" w:space="0" w:color="auto"/>
        <w:left w:val="none" w:sz="0" w:space="0" w:color="auto"/>
        <w:bottom w:val="none" w:sz="0" w:space="0" w:color="auto"/>
        <w:right w:val="none" w:sz="0" w:space="0" w:color="auto"/>
      </w:divBdr>
      <w:divsChild>
        <w:div w:id="824316383">
          <w:marLeft w:val="0"/>
          <w:marRight w:val="0"/>
          <w:marTop w:val="0"/>
          <w:marBottom w:val="0"/>
          <w:divBdr>
            <w:top w:val="none" w:sz="0" w:space="0" w:color="auto"/>
            <w:left w:val="none" w:sz="0" w:space="0" w:color="auto"/>
            <w:bottom w:val="none" w:sz="0" w:space="0" w:color="auto"/>
            <w:right w:val="none" w:sz="0" w:space="0" w:color="auto"/>
          </w:divBdr>
          <w:divsChild>
            <w:div w:id="141194918">
              <w:marLeft w:val="0"/>
              <w:marRight w:val="0"/>
              <w:marTop w:val="0"/>
              <w:marBottom w:val="0"/>
              <w:divBdr>
                <w:top w:val="none" w:sz="0" w:space="0" w:color="auto"/>
                <w:left w:val="none" w:sz="0" w:space="0" w:color="auto"/>
                <w:bottom w:val="none" w:sz="0" w:space="0" w:color="auto"/>
                <w:right w:val="none" w:sz="0" w:space="0" w:color="auto"/>
              </w:divBdr>
            </w:div>
            <w:div w:id="618490484">
              <w:marLeft w:val="0"/>
              <w:marRight w:val="0"/>
              <w:marTop w:val="0"/>
              <w:marBottom w:val="0"/>
              <w:divBdr>
                <w:top w:val="none" w:sz="0" w:space="0" w:color="auto"/>
                <w:left w:val="none" w:sz="0" w:space="0" w:color="auto"/>
                <w:bottom w:val="none" w:sz="0" w:space="0" w:color="auto"/>
                <w:right w:val="none" w:sz="0" w:space="0" w:color="auto"/>
              </w:divBdr>
            </w:div>
            <w:div w:id="795106199">
              <w:marLeft w:val="0"/>
              <w:marRight w:val="0"/>
              <w:marTop w:val="0"/>
              <w:marBottom w:val="0"/>
              <w:divBdr>
                <w:top w:val="none" w:sz="0" w:space="0" w:color="auto"/>
                <w:left w:val="none" w:sz="0" w:space="0" w:color="auto"/>
                <w:bottom w:val="none" w:sz="0" w:space="0" w:color="auto"/>
                <w:right w:val="none" w:sz="0" w:space="0" w:color="auto"/>
              </w:divBdr>
            </w:div>
            <w:div w:id="987982189">
              <w:marLeft w:val="0"/>
              <w:marRight w:val="0"/>
              <w:marTop w:val="0"/>
              <w:marBottom w:val="0"/>
              <w:divBdr>
                <w:top w:val="none" w:sz="0" w:space="0" w:color="auto"/>
                <w:left w:val="none" w:sz="0" w:space="0" w:color="auto"/>
                <w:bottom w:val="none" w:sz="0" w:space="0" w:color="auto"/>
                <w:right w:val="none" w:sz="0" w:space="0" w:color="auto"/>
              </w:divBdr>
            </w:div>
            <w:div w:id="1388450113">
              <w:marLeft w:val="0"/>
              <w:marRight w:val="0"/>
              <w:marTop w:val="0"/>
              <w:marBottom w:val="0"/>
              <w:divBdr>
                <w:top w:val="none" w:sz="0" w:space="0" w:color="auto"/>
                <w:left w:val="none" w:sz="0" w:space="0" w:color="auto"/>
                <w:bottom w:val="none" w:sz="0" w:space="0" w:color="auto"/>
                <w:right w:val="none" w:sz="0" w:space="0" w:color="auto"/>
              </w:divBdr>
            </w:div>
            <w:div w:id="1811052877">
              <w:marLeft w:val="0"/>
              <w:marRight w:val="0"/>
              <w:marTop w:val="0"/>
              <w:marBottom w:val="0"/>
              <w:divBdr>
                <w:top w:val="none" w:sz="0" w:space="0" w:color="auto"/>
                <w:left w:val="none" w:sz="0" w:space="0" w:color="auto"/>
                <w:bottom w:val="none" w:sz="0" w:space="0" w:color="auto"/>
                <w:right w:val="none" w:sz="0" w:space="0" w:color="auto"/>
              </w:divBdr>
            </w:div>
            <w:div w:id="1811171486">
              <w:marLeft w:val="0"/>
              <w:marRight w:val="0"/>
              <w:marTop w:val="0"/>
              <w:marBottom w:val="0"/>
              <w:divBdr>
                <w:top w:val="none" w:sz="0" w:space="0" w:color="auto"/>
                <w:left w:val="none" w:sz="0" w:space="0" w:color="auto"/>
                <w:bottom w:val="none" w:sz="0" w:space="0" w:color="auto"/>
                <w:right w:val="none" w:sz="0" w:space="0" w:color="auto"/>
              </w:divBdr>
            </w:div>
            <w:div w:id="2017145630">
              <w:marLeft w:val="0"/>
              <w:marRight w:val="0"/>
              <w:marTop w:val="0"/>
              <w:marBottom w:val="0"/>
              <w:divBdr>
                <w:top w:val="none" w:sz="0" w:space="0" w:color="auto"/>
                <w:left w:val="none" w:sz="0" w:space="0" w:color="auto"/>
                <w:bottom w:val="none" w:sz="0" w:space="0" w:color="auto"/>
                <w:right w:val="none" w:sz="0" w:space="0" w:color="auto"/>
              </w:divBdr>
            </w:div>
            <w:div w:id="204086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06750">
      <w:bodyDiv w:val="1"/>
      <w:marLeft w:val="0"/>
      <w:marRight w:val="0"/>
      <w:marTop w:val="0"/>
      <w:marBottom w:val="0"/>
      <w:divBdr>
        <w:top w:val="none" w:sz="0" w:space="0" w:color="auto"/>
        <w:left w:val="none" w:sz="0" w:space="0" w:color="auto"/>
        <w:bottom w:val="none" w:sz="0" w:space="0" w:color="auto"/>
        <w:right w:val="none" w:sz="0" w:space="0" w:color="auto"/>
      </w:divBdr>
    </w:div>
    <w:div w:id="598828987">
      <w:bodyDiv w:val="1"/>
      <w:marLeft w:val="0"/>
      <w:marRight w:val="0"/>
      <w:marTop w:val="0"/>
      <w:marBottom w:val="0"/>
      <w:divBdr>
        <w:top w:val="none" w:sz="0" w:space="0" w:color="auto"/>
        <w:left w:val="none" w:sz="0" w:space="0" w:color="auto"/>
        <w:bottom w:val="none" w:sz="0" w:space="0" w:color="auto"/>
        <w:right w:val="none" w:sz="0" w:space="0" w:color="auto"/>
      </w:divBdr>
    </w:div>
    <w:div w:id="599216275">
      <w:bodyDiv w:val="1"/>
      <w:marLeft w:val="0"/>
      <w:marRight w:val="0"/>
      <w:marTop w:val="0"/>
      <w:marBottom w:val="0"/>
      <w:divBdr>
        <w:top w:val="none" w:sz="0" w:space="0" w:color="auto"/>
        <w:left w:val="none" w:sz="0" w:space="0" w:color="auto"/>
        <w:bottom w:val="none" w:sz="0" w:space="0" w:color="auto"/>
        <w:right w:val="none" w:sz="0" w:space="0" w:color="auto"/>
      </w:divBdr>
      <w:divsChild>
        <w:div w:id="1604730748">
          <w:marLeft w:val="547"/>
          <w:marRight w:val="0"/>
          <w:marTop w:val="115"/>
          <w:marBottom w:val="0"/>
          <w:divBdr>
            <w:top w:val="none" w:sz="0" w:space="0" w:color="auto"/>
            <w:left w:val="none" w:sz="0" w:space="0" w:color="auto"/>
            <w:bottom w:val="none" w:sz="0" w:space="0" w:color="auto"/>
            <w:right w:val="none" w:sz="0" w:space="0" w:color="auto"/>
          </w:divBdr>
        </w:div>
      </w:divsChild>
    </w:div>
    <w:div w:id="599263560">
      <w:bodyDiv w:val="1"/>
      <w:marLeft w:val="0"/>
      <w:marRight w:val="0"/>
      <w:marTop w:val="0"/>
      <w:marBottom w:val="0"/>
      <w:divBdr>
        <w:top w:val="none" w:sz="0" w:space="0" w:color="auto"/>
        <w:left w:val="none" w:sz="0" w:space="0" w:color="auto"/>
        <w:bottom w:val="none" w:sz="0" w:space="0" w:color="auto"/>
        <w:right w:val="none" w:sz="0" w:space="0" w:color="auto"/>
      </w:divBdr>
    </w:div>
    <w:div w:id="599333218">
      <w:bodyDiv w:val="1"/>
      <w:marLeft w:val="0"/>
      <w:marRight w:val="0"/>
      <w:marTop w:val="0"/>
      <w:marBottom w:val="0"/>
      <w:divBdr>
        <w:top w:val="none" w:sz="0" w:space="0" w:color="auto"/>
        <w:left w:val="none" w:sz="0" w:space="0" w:color="auto"/>
        <w:bottom w:val="none" w:sz="0" w:space="0" w:color="auto"/>
        <w:right w:val="none" w:sz="0" w:space="0" w:color="auto"/>
      </w:divBdr>
    </w:div>
    <w:div w:id="599342128">
      <w:bodyDiv w:val="1"/>
      <w:marLeft w:val="0"/>
      <w:marRight w:val="0"/>
      <w:marTop w:val="0"/>
      <w:marBottom w:val="0"/>
      <w:divBdr>
        <w:top w:val="none" w:sz="0" w:space="0" w:color="auto"/>
        <w:left w:val="none" w:sz="0" w:space="0" w:color="auto"/>
        <w:bottom w:val="none" w:sz="0" w:space="0" w:color="auto"/>
        <w:right w:val="none" w:sz="0" w:space="0" w:color="auto"/>
      </w:divBdr>
    </w:div>
    <w:div w:id="599408688">
      <w:bodyDiv w:val="1"/>
      <w:marLeft w:val="0"/>
      <w:marRight w:val="0"/>
      <w:marTop w:val="0"/>
      <w:marBottom w:val="0"/>
      <w:divBdr>
        <w:top w:val="none" w:sz="0" w:space="0" w:color="auto"/>
        <w:left w:val="none" w:sz="0" w:space="0" w:color="auto"/>
        <w:bottom w:val="none" w:sz="0" w:space="0" w:color="auto"/>
        <w:right w:val="none" w:sz="0" w:space="0" w:color="auto"/>
      </w:divBdr>
      <w:divsChild>
        <w:div w:id="184641617">
          <w:marLeft w:val="1166"/>
          <w:marRight w:val="0"/>
          <w:marTop w:val="134"/>
          <w:marBottom w:val="0"/>
          <w:divBdr>
            <w:top w:val="none" w:sz="0" w:space="0" w:color="auto"/>
            <w:left w:val="none" w:sz="0" w:space="0" w:color="auto"/>
            <w:bottom w:val="none" w:sz="0" w:space="0" w:color="auto"/>
            <w:right w:val="none" w:sz="0" w:space="0" w:color="auto"/>
          </w:divBdr>
        </w:div>
        <w:div w:id="818041112">
          <w:marLeft w:val="547"/>
          <w:marRight w:val="0"/>
          <w:marTop w:val="154"/>
          <w:marBottom w:val="0"/>
          <w:divBdr>
            <w:top w:val="none" w:sz="0" w:space="0" w:color="auto"/>
            <w:left w:val="none" w:sz="0" w:space="0" w:color="auto"/>
            <w:bottom w:val="none" w:sz="0" w:space="0" w:color="auto"/>
            <w:right w:val="none" w:sz="0" w:space="0" w:color="auto"/>
          </w:divBdr>
        </w:div>
        <w:div w:id="1846899027">
          <w:marLeft w:val="547"/>
          <w:marRight w:val="0"/>
          <w:marTop w:val="154"/>
          <w:marBottom w:val="0"/>
          <w:divBdr>
            <w:top w:val="none" w:sz="0" w:space="0" w:color="auto"/>
            <w:left w:val="none" w:sz="0" w:space="0" w:color="auto"/>
            <w:bottom w:val="none" w:sz="0" w:space="0" w:color="auto"/>
            <w:right w:val="none" w:sz="0" w:space="0" w:color="auto"/>
          </w:divBdr>
        </w:div>
      </w:divsChild>
    </w:div>
    <w:div w:id="599535088">
      <w:bodyDiv w:val="1"/>
      <w:marLeft w:val="0"/>
      <w:marRight w:val="0"/>
      <w:marTop w:val="0"/>
      <w:marBottom w:val="0"/>
      <w:divBdr>
        <w:top w:val="none" w:sz="0" w:space="0" w:color="auto"/>
        <w:left w:val="none" w:sz="0" w:space="0" w:color="auto"/>
        <w:bottom w:val="none" w:sz="0" w:space="0" w:color="auto"/>
        <w:right w:val="none" w:sz="0" w:space="0" w:color="auto"/>
      </w:divBdr>
    </w:div>
    <w:div w:id="599609678">
      <w:bodyDiv w:val="1"/>
      <w:marLeft w:val="0"/>
      <w:marRight w:val="0"/>
      <w:marTop w:val="0"/>
      <w:marBottom w:val="0"/>
      <w:divBdr>
        <w:top w:val="none" w:sz="0" w:space="0" w:color="auto"/>
        <w:left w:val="none" w:sz="0" w:space="0" w:color="auto"/>
        <w:bottom w:val="none" w:sz="0" w:space="0" w:color="auto"/>
        <w:right w:val="none" w:sz="0" w:space="0" w:color="auto"/>
      </w:divBdr>
      <w:divsChild>
        <w:div w:id="202133959">
          <w:marLeft w:val="1166"/>
          <w:marRight w:val="0"/>
          <w:marTop w:val="77"/>
          <w:marBottom w:val="0"/>
          <w:divBdr>
            <w:top w:val="none" w:sz="0" w:space="0" w:color="auto"/>
            <w:left w:val="none" w:sz="0" w:space="0" w:color="auto"/>
            <w:bottom w:val="none" w:sz="0" w:space="0" w:color="auto"/>
            <w:right w:val="none" w:sz="0" w:space="0" w:color="auto"/>
          </w:divBdr>
        </w:div>
        <w:div w:id="228462980">
          <w:marLeft w:val="1166"/>
          <w:marRight w:val="0"/>
          <w:marTop w:val="77"/>
          <w:marBottom w:val="0"/>
          <w:divBdr>
            <w:top w:val="none" w:sz="0" w:space="0" w:color="auto"/>
            <w:left w:val="none" w:sz="0" w:space="0" w:color="auto"/>
            <w:bottom w:val="none" w:sz="0" w:space="0" w:color="auto"/>
            <w:right w:val="none" w:sz="0" w:space="0" w:color="auto"/>
          </w:divBdr>
        </w:div>
        <w:div w:id="323094163">
          <w:marLeft w:val="1800"/>
          <w:marRight w:val="0"/>
          <w:marTop w:val="67"/>
          <w:marBottom w:val="0"/>
          <w:divBdr>
            <w:top w:val="none" w:sz="0" w:space="0" w:color="auto"/>
            <w:left w:val="none" w:sz="0" w:space="0" w:color="auto"/>
            <w:bottom w:val="none" w:sz="0" w:space="0" w:color="auto"/>
            <w:right w:val="none" w:sz="0" w:space="0" w:color="auto"/>
          </w:divBdr>
        </w:div>
        <w:div w:id="329331516">
          <w:marLeft w:val="2520"/>
          <w:marRight w:val="0"/>
          <w:marTop w:val="58"/>
          <w:marBottom w:val="0"/>
          <w:divBdr>
            <w:top w:val="none" w:sz="0" w:space="0" w:color="auto"/>
            <w:left w:val="none" w:sz="0" w:space="0" w:color="auto"/>
            <w:bottom w:val="none" w:sz="0" w:space="0" w:color="auto"/>
            <w:right w:val="none" w:sz="0" w:space="0" w:color="auto"/>
          </w:divBdr>
        </w:div>
        <w:div w:id="464733796">
          <w:marLeft w:val="1166"/>
          <w:marRight w:val="0"/>
          <w:marTop w:val="77"/>
          <w:marBottom w:val="0"/>
          <w:divBdr>
            <w:top w:val="none" w:sz="0" w:space="0" w:color="auto"/>
            <w:left w:val="none" w:sz="0" w:space="0" w:color="auto"/>
            <w:bottom w:val="none" w:sz="0" w:space="0" w:color="auto"/>
            <w:right w:val="none" w:sz="0" w:space="0" w:color="auto"/>
          </w:divBdr>
        </w:div>
        <w:div w:id="528224564">
          <w:marLeft w:val="1800"/>
          <w:marRight w:val="0"/>
          <w:marTop w:val="67"/>
          <w:marBottom w:val="0"/>
          <w:divBdr>
            <w:top w:val="none" w:sz="0" w:space="0" w:color="auto"/>
            <w:left w:val="none" w:sz="0" w:space="0" w:color="auto"/>
            <w:bottom w:val="none" w:sz="0" w:space="0" w:color="auto"/>
            <w:right w:val="none" w:sz="0" w:space="0" w:color="auto"/>
          </w:divBdr>
        </w:div>
        <w:div w:id="703410060">
          <w:marLeft w:val="1166"/>
          <w:marRight w:val="0"/>
          <w:marTop w:val="67"/>
          <w:marBottom w:val="0"/>
          <w:divBdr>
            <w:top w:val="none" w:sz="0" w:space="0" w:color="auto"/>
            <w:left w:val="none" w:sz="0" w:space="0" w:color="auto"/>
            <w:bottom w:val="none" w:sz="0" w:space="0" w:color="auto"/>
            <w:right w:val="none" w:sz="0" w:space="0" w:color="auto"/>
          </w:divBdr>
        </w:div>
        <w:div w:id="727916615">
          <w:marLeft w:val="1166"/>
          <w:marRight w:val="0"/>
          <w:marTop w:val="77"/>
          <w:marBottom w:val="0"/>
          <w:divBdr>
            <w:top w:val="none" w:sz="0" w:space="0" w:color="auto"/>
            <w:left w:val="none" w:sz="0" w:space="0" w:color="auto"/>
            <w:bottom w:val="none" w:sz="0" w:space="0" w:color="auto"/>
            <w:right w:val="none" w:sz="0" w:space="0" w:color="auto"/>
          </w:divBdr>
        </w:div>
        <w:div w:id="812912395">
          <w:marLeft w:val="1800"/>
          <w:marRight w:val="0"/>
          <w:marTop w:val="67"/>
          <w:marBottom w:val="0"/>
          <w:divBdr>
            <w:top w:val="none" w:sz="0" w:space="0" w:color="auto"/>
            <w:left w:val="none" w:sz="0" w:space="0" w:color="auto"/>
            <w:bottom w:val="none" w:sz="0" w:space="0" w:color="auto"/>
            <w:right w:val="none" w:sz="0" w:space="0" w:color="auto"/>
          </w:divBdr>
        </w:div>
        <w:div w:id="1032799614">
          <w:marLeft w:val="547"/>
          <w:marRight w:val="0"/>
          <w:marTop w:val="77"/>
          <w:marBottom w:val="0"/>
          <w:divBdr>
            <w:top w:val="none" w:sz="0" w:space="0" w:color="auto"/>
            <w:left w:val="none" w:sz="0" w:space="0" w:color="auto"/>
            <w:bottom w:val="none" w:sz="0" w:space="0" w:color="auto"/>
            <w:right w:val="none" w:sz="0" w:space="0" w:color="auto"/>
          </w:divBdr>
        </w:div>
        <w:div w:id="1131703268">
          <w:marLeft w:val="1800"/>
          <w:marRight w:val="0"/>
          <w:marTop w:val="67"/>
          <w:marBottom w:val="0"/>
          <w:divBdr>
            <w:top w:val="none" w:sz="0" w:space="0" w:color="auto"/>
            <w:left w:val="none" w:sz="0" w:space="0" w:color="auto"/>
            <w:bottom w:val="none" w:sz="0" w:space="0" w:color="auto"/>
            <w:right w:val="none" w:sz="0" w:space="0" w:color="auto"/>
          </w:divBdr>
        </w:div>
        <w:div w:id="1196115429">
          <w:marLeft w:val="547"/>
          <w:marRight w:val="0"/>
          <w:marTop w:val="77"/>
          <w:marBottom w:val="0"/>
          <w:divBdr>
            <w:top w:val="none" w:sz="0" w:space="0" w:color="auto"/>
            <w:left w:val="none" w:sz="0" w:space="0" w:color="auto"/>
            <w:bottom w:val="none" w:sz="0" w:space="0" w:color="auto"/>
            <w:right w:val="none" w:sz="0" w:space="0" w:color="auto"/>
          </w:divBdr>
        </w:div>
        <w:div w:id="1241914856">
          <w:marLeft w:val="2520"/>
          <w:marRight w:val="0"/>
          <w:marTop w:val="58"/>
          <w:marBottom w:val="0"/>
          <w:divBdr>
            <w:top w:val="none" w:sz="0" w:space="0" w:color="auto"/>
            <w:left w:val="none" w:sz="0" w:space="0" w:color="auto"/>
            <w:bottom w:val="none" w:sz="0" w:space="0" w:color="auto"/>
            <w:right w:val="none" w:sz="0" w:space="0" w:color="auto"/>
          </w:divBdr>
        </w:div>
        <w:div w:id="1291133399">
          <w:marLeft w:val="1166"/>
          <w:marRight w:val="0"/>
          <w:marTop w:val="70"/>
          <w:marBottom w:val="0"/>
          <w:divBdr>
            <w:top w:val="none" w:sz="0" w:space="0" w:color="auto"/>
            <w:left w:val="none" w:sz="0" w:space="0" w:color="auto"/>
            <w:bottom w:val="none" w:sz="0" w:space="0" w:color="auto"/>
            <w:right w:val="none" w:sz="0" w:space="0" w:color="auto"/>
          </w:divBdr>
        </w:div>
        <w:div w:id="1357267546">
          <w:marLeft w:val="1800"/>
          <w:marRight w:val="0"/>
          <w:marTop w:val="67"/>
          <w:marBottom w:val="0"/>
          <w:divBdr>
            <w:top w:val="none" w:sz="0" w:space="0" w:color="auto"/>
            <w:left w:val="none" w:sz="0" w:space="0" w:color="auto"/>
            <w:bottom w:val="none" w:sz="0" w:space="0" w:color="auto"/>
            <w:right w:val="none" w:sz="0" w:space="0" w:color="auto"/>
          </w:divBdr>
        </w:div>
        <w:div w:id="1649672560">
          <w:marLeft w:val="1800"/>
          <w:marRight w:val="0"/>
          <w:marTop w:val="67"/>
          <w:marBottom w:val="0"/>
          <w:divBdr>
            <w:top w:val="none" w:sz="0" w:space="0" w:color="auto"/>
            <w:left w:val="none" w:sz="0" w:space="0" w:color="auto"/>
            <w:bottom w:val="none" w:sz="0" w:space="0" w:color="auto"/>
            <w:right w:val="none" w:sz="0" w:space="0" w:color="auto"/>
          </w:divBdr>
        </w:div>
        <w:div w:id="1837377072">
          <w:marLeft w:val="547"/>
          <w:marRight w:val="0"/>
          <w:marTop w:val="77"/>
          <w:marBottom w:val="0"/>
          <w:divBdr>
            <w:top w:val="none" w:sz="0" w:space="0" w:color="auto"/>
            <w:left w:val="none" w:sz="0" w:space="0" w:color="auto"/>
            <w:bottom w:val="none" w:sz="0" w:space="0" w:color="auto"/>
            <w:right w:val="none" w:sz="0" w:space="0" w:color="auto"/>
          </w:divBdr>
        </w:div>
        <w:div w:id="1971856015">
          <w:marLeft w:val="1166"/>
          <w:marRight w:val="0"/>
          <w:marTop w:val="67"/>
          <w:marBottom w:val="0"/>
          <w:divBdr>
            <w:top w:val="none" w:sz="0" w:space="0" w:color="auto"/>
            <w:left w:val="none" w:sz="0" w:space="0" w:color="auto"/>
            <w:bottom w:val="none" w:sz="0" w:space="0" w:color="auto"/>
            <w:right w:val="none" w:sz="0" w:space="0" w:color="auto"/>
          </w:divBdr>
        </w:div>
      </w:divsChild>
    </w:div>
    <w:div w:id="599797525">
      <w:bodyDiv w:val="1"/>
      <w:marLeft w:val="0"/>
      <w:marRight w:val="0"/>
      <w:marTop w:val="0"/>
      <w:marBottom w:val="0"/>
      <w:divBdr>
        <w:top w:val="none" w:sz="0" w:space="0" w:color="auto"/>
        <w:left w:val="none" w:sz="0" w:space="0" w:color="auto"/>
        <w:bottom w:val="none" w:sz="0" w:space="0" w:color="auto"/>
        <w:right w:val="none" w:sz="0" w:space="0" w:color="auto"/>
      </w:divBdr>
    </w:div>
    <w:div w:id="602423350">
      <w:bodyDiv w:val="1"/>
      <w:marLeft w:val="0"/>
      <w:marRight w:val="0"/>
      <w:marTop w:val="0"/>
      <w:marBottom w:val="0"/>
      <w:divBdr>
        <w:top w:val="none" w:sz="0" w:space="0" w:color="auto"/>
        <w:left w:val="none" w:sz="0" w:space="0" w:color="auto"/>
        <w:bottom w:val="none" w:sz="0" w:space="0" w:color="auto"/>
        <w:right w:val="none" w:sz="0" w:space="0" w:color="auto"/>
      </w:divBdr>
    </w:div>
    <w:div w:id="604193683">
      <w:bodyDiv w:val="1"/>
      <w:marLeft w:val="0"/>
      <w:marRight w:val="0"/>
      <w:marTop w:val="0"/>
      <w:marBottom w:val="0"/>
      <w:divBdr>
        <w:top w:val="none" w:sz="0" w:space="0" w:color="auto"/>
        <w:left w:val="none" w:sz="0" w:space="0" w:color="auto"/>
        <w:bottom w:val="none" w:sz="0" w:space="0" w:color="auto"/>
        <w:right w:val="none" w:sz="0" w:space="0" w:color="auto"/>
      </w:divBdr>
      <w:divsChild>
        <w:div w:id="116684021">
          <w:marLeft w:val="547"/>
          <w:marRight w:val="0"/>
          <w:marTop w:val="144"/>
          <w:marBottom w:val="0"/>
          <w:divBdr>
            <w:top w:val="none" w:sz="0" w:space="0" w:color="auto"/>
            <w:left w:val="none" w:sz="0" w:space="0" w:color="auto"/>
            <w:bottom w:val="none" w:sz="0" w:space="0" w:color="auto"/>
            <w:right w:val="none" w:sz="0" w:space="0" w:color="auto"/>
          </w:divBdr>
        </w:div>
        <w:div w:id="650139998">
          <w:marLeft w:val="1166"/>
          <w:marRight w:val="0"/>
          <w:marTop w:val="125"/>
          <w:marBottom w:val="0"/>
          <w:divBdr>
            <w:top w:val="none" w:sz="0" w:space="0" w:color="auto"/>
            <w:left w:val="none" w:sz="0" w:space="0" w:color="auto"/>
            <w:bottom w:val="none" w:sz="0" w:space="0" w:color="auto"/>
            <w:right w:val="none" w:sz="0" w:space="0" w:color="auto"/>
          </w:divBdr>
        </w:div>
        <w:div w:id="654262585">
          <w:marLeft w:val="547"/>
          <w:marRight w:val="0"/>
          <w:marTop w:val="144"/>
          <w:marBottom w:val="0"/>
          <w:divBdr>
            <w:top w:val="none" w:sz="0" w:space="0" w:color="auto"/>
            <w:left w:val="none" w:sz="0" w:space="0" w:color="auto"/>
            <w:bottom w:val="none" w:sz="0" w:space="0" w:color="auto"/>
            <w:right w:val="none" w:sz="0" w:space="0" w:color="auto"/>
          </w:divBdr>
        </w:div>
        <w:div w:id="1058866981">
          <w:marLeft w:val="1166"/>
          <w:marRight w:val="0"/>
          <w:marTop w:val="125"/>
          <w:marBottom w:val="0"/>
          <w:divBdr>
            <w:top w:val="none" w:sz="0" w:space="0" w:color="auto"/>
            <w:left w:val="none" w:sz="0" w:space="0" w:color="auto"/>
            <w:bottom w:val="none" w:sz="0" w:space="0" w:color="auto"/>
            <w:right w:val="none" w:sz="0" w:space="0" w:color="auto"/>
          </w:divBdr>
        </w:div>
        <w:div w:id="1302079284">
          <w:marLeft w:val="1166"/>
          <w:marRight w:val="0"/>
          <w:marTop w:val="125"/>
          <w:marBottom w:val="0"/>
          <w:divBdr>
            <w:top w:val="none" w:sz="0" w:space="0" w:color="auto"/>
            <w:left w:val="none" w:sz="0" w:space="0" w:color="auto"/>
            <w:bottom w:val="none" w:sz="0" w:space="0" w:color="auto"/>
            <w:right w:val="none" w:sz="0" w:space="0" w:color="auto"/>
          </w:divBdr>
        </w:div>
        <w:div w:id="1461341671">
          <w:marLeft w:val="547"/>
          <w:marRight w:val="0"/>
          <w:marTop w:val="144"/>
          <w:marBottom w:val="0"/>
          <w:divBdr>
            <w:top w:val="none" w:sz="0" w:space="0" w:color="auto"/>
            <w:left w:val="none" w:sz="0" w:space="0" w:color="auto"/>
            <w:bottom w:val="none" w:sz="0" w:space="0" w:color="auto"/>
            <w:right w:val="none" w:sz="0" w:space="0" w:color="auto"/>
          </w:divBdr>
        </w:div>
        <w:div w:id="1981417073">
          <w:marLeft w:val="547"/>
          <w:marRight w:val="0"/>
          <w:marTop w:val="144"/>
          <w:marBottom w:val="0"/>
          <w:divBdr>
            <w:top w:val="none" w:sz="0" w:space="0" w:color="auto"/>
            <w:left w:val="none" w:sz="0" w:space="0" w:color="auto"/>
            <w:bottom w:val="none" w:sz="0" w:space="0" w:color="auto"/>
            <w:right w:val="none" w:sz="0" w:space="0" w:color="auto"/>
          </w:divBdr>
        </w:div>
        <w:div w:id="2131122461">
          <w:marLeft w:val="547"/>
          <w:marRight w:val="0"/>
          <w:marTop w:val="144"/>
          <w:marBottom w:val="0"/>
          <w:divBdr>
            <w:top w:val="none" w:sz="0" w:space="0" w:color="auto"/>
            <w:left w:val="none" w:sz="0" w:space="0" w:color="auto"/>
            <w:bottom w:val="none" w:sz="0" w:space="0" w:color="auto"/>
            <w:right w:val="none" w:sz="0" w:space="0" w:color="auto"/>
          </w:divBdr>
        </w:div>
      </w:divsChild>
    </w:div>
    <w:div w:id="604963337">
      <w:bodyDiv w:val="1"/>
      <w:marLeft w:val="0"/>
      <w:marRight w:val="0"/>
      <w:marTop w:val="0"/>
      <w:marBottom w:val="0"/>
      <w:divBdr>
        <w:top w:val="none" w:sz="0" w:space="0" w:color="auto"/>
        <w:left w:val="none" w:sz="0" w:space="0" w:color="auto"/>
        <w:bottom w:val="none" w:sz="0" w:space="0" w:color="auto"/>
        <w:right w:val="none" w:sz="0" w:space="0" w:color="auto"/>
      </w:divBdr>
    </w:div>
    <w:div w:id="604970378">
      <w:bodyDiv w:val="1"/>
      <w:marLeft w:val="0"/>
      <w:marRight w:val="0"/>
      <w:marTop w:val="0"/>
      <w:marBottom w:val="0"/>
      <w:divBdr>
        <w:top w:val="none" w:sz="0" w:space="0" w:color="auto"/>
        <w:left w:val="none" w:sz="0" w:space="0" w:color="auto"/>
        <w:bottom w:val="none" w:sz="0" w:space="0" w:color="auto"/>
        <w:right w:val="none" w:sz="0" w:space="0" w:color="auto"/>
      </w:divBdr>
    </w:div>
    <w:div w:id="605498987">
      <w:bodyDiv w:val="1"/>
      <w:marLeft w:val="0"/>
      <w:marRight w:val="0"/>
      <w:marTop w:val="0"/>
      <w:marBottom w:val="0"/>
      <w:divBdr>
        <w:top w:val="none" w:sz="0" w:space="0" w:color="auto"/>
        <w:left w:val="none" w:sz="0" w:space="0" w:color="auto"/>
        <w:bottom w:val="none" w:sz="0" w:space="0" w:color="auto"/>
        <w:right w:val="none" w:sz="0" w:space="0" w:color="auto"/>
      </w:divBdr>
      <w:divsChild>
        <w:div w:id="117646984">
          <w:marLeft w:val="1166"/>
          <w:marRight w:val="0"/>
          <w:marTop w:val="86"/>
          <w:marBottom w:val="0"/>
          <w:divBdr>
            <w:top w:val="none" w:sz="0" w:space="0" w:color="auto"/>
            <w:left w:val="none" w:sz="0" w:space="0" w:color="auto"/>
            <w:bottom w:val="none" w:sz="0" w:space="0" w:color="auto"/>
            <w:right w:val="none" w:sz="0" w:space="0" w:color="auto"/>
          </w:divBdr>
        </w:div>
        <w:div w:id="387530586">
          <w:marLeft w:val="547"/>
          <w:marRight w:val="0"/>
          <w:marTop w:val="115"/>
          <w:marBottom w:val="0"/>
          <w:divBdr>
            <w:top w:val="none" w:sz="0" w:space="0" w:color="auto"/>
            <w:left w:val="none" w:sz="0" w:space="0" w:color="auto"/>
            <w:bottom w:val="none" w:sz="0" w:space="0" w:color="auto"/>
            <w:right w:val="none" w:sz="0" w:space="0" w:color="auto"/>
          </w:divBdr>
        </w:div>
        <w:div w:id="823398625">
          <w:marLeft w:val="1166"/>
          <w:marRight w:val="0"/>
          <w:marTop w:val="86"/>
          <w:marBottom w:val="0"/>
          <w:divBdr>
            <w:top w:val="none" w:sz="0" w:space="0" w:color="auto"/>
            <w:left w:val="none" w:sz="0" w:space="0" w:color="auto"/>
            <w:bottom w:val="none" w:sz="0" w:space="0" w:color="auto"/>
            <w:right w:val="none" w:sz="0" w:space="0" w:color="auto"/>
          </w:divBdr>
        </w:div>
      </w:divsChild>
    </w:div>
    <w:div w:id="605623660">
      <w:bodyDiv w:val="1"/>
      <w:marLeft w:val="0"/>
      <w:marRight w:val="0"/>
      <w:marTop w:val="0"/>
      <w:marBottom w:val="0"/>
      <w:divBdr>
        <w:top w:val="none" w:sz="0" w:space="0" w:color="auto"/>
        <w:left w:val="none" w:sz="0" w:space="0" w:color="auto"/>
        <w:bottom w:val="none" w:sz="0" w:space="0" w:color="auto"/>
        <w:right w:val="none" w:sz="0" w:space="0" w:color="auto"/>
      </w:divBdr>
    </w:div>
    <w:div w:id="606236523">
      <w:bodyDiv w:val="1"/>
      <w:marLeft w:val="0"/>
      <w:marRight w:val="0"/>
      <w:marTop w:val="0"/>
      <w:marBottom w:val="0"/>
      <w:divBdr>
        <w:top w:val="none" w:sz="0" w:space="0" w:color="auto"/>
        <w:left w:val="none" w:sz="0" w:space="0" w:color="auto"/>
        <w:bottom w:val="none" w:sz="0" w:space="0" w:color="auto"/>
        <w:right w:val="none" w:sz="0" w:space="0" w:color="auto"/>
      </w:divBdr>
    </w:div>
    <w:div w:id="607543582">
      <w:bodyDiv w:val="1"/>
      <w:marLeft w:val="0"/>
      <w:marRight w:val="0"/>
      <w:marTop w:val="0"/>
      <w:marBottom w:val="0"/>
      <w:divBdr>
        <w:top w:val="none" w:sz="0" w:space="0" w:color="auto"/>
        <w:left w:val="none" w:sz="0" w:space="0" w:color="auto"/>
        <w:bottom w:val="none" w:sz="0" w:space="0" w:color="auto"/>
        <w:right w:val="none" w:sz="0" w:space="0" w:color="auto"/>
      </w:divBdr>
      <w:divsChild>
        <w:div w:id="1209341601">
          <w:marLeft w:val="0"/>
          <w:marRight w:val="0"/>
          <w:marTop w:val="0"/>
          <w:marBottom w:val="0"/>
          <w:divBdr>
            <w:top w:val="none" w:sz="0" w:space="0" w:color="auto"/>
            <w:left w:val="none" w:sz="0" w:space="0" w:color="auto"/>
            <w:bottom w:val="none" w:sz="0" w:space="0" w:color="auto"/>
            <w:right w:val="none" w:sz="0" w:space="0" w:color="auto"/>
          </w:divBdr>
          <w:divsChild>
            <w:div w:id="600259001">
              <w:marLeft w:val="0"/>
              <w:marRight w:val="0"/>
              <w:marTop w:val="0"/>
              <w:marBottom w:val="0"/>
              <w:divBdr>
                <w:top w:val="none" w:sz="0" w:space="0" w:color="auto"/>
                <w:left w:val="none" w:sz="0" w:space="0" w:color="auto"/>
                <w:bottom w:val="none" w:sz="0" w:space="0" w:color="auto"/>
                <w:right w:val="none" w:sz="0" w:space="0" w:color="auto"/>
              </w:divBdr>
            </w:div>
            <w:div w:id="1457024790">
              <w:marLeft w:val="0"/>
              <w:marRight w:val="0"/>
              <w:marTop w:val="0"/>
              <w:marBottom w:val="0"/>
              <w:divBdr>
                <w:top w:val="none" w:sz="0" w:space="0" w:color="auto"/>
                <w:left w:val="none" w:sz="0" w:space="0" w:color="auto"/>
                <w:bottom w:val="none" w:sz="0" w:space="0" w:color="auto"/>
                <w:right w:val="none" w:sz="0" w:space="0" w:color="auto"/>
              </w:divBdr>
            </w:div>
            <w:div w:id="209192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850260">
      <w:bodyDiv w:val="1"/>
      <w:marLeft w:val="0"/>
      <w:marRight w:val="0"/>
      <w:marTop w:val="0"/>
      <w:marBottom w:val="0"/>
      <w:divBdr>
        <w:top w:val="none" w:sz="0" w:space="0" w:color="auto"/>
        <w:left w:val="none" w:sz="0" w:space="0" w:color="auto"/>
        <w:bottom w:val="none" w:sz="0" w:space="0" w:color="auto"/>
        <w:right w:val="none" w:sz="0" w:space="0" w:color="auto"/>
      </w:divBdr>
      <w:divsChild>
        <w:div w:id="40860241">
          <w:marLeft w:val="1800"/>
          <w:marRight w:val="0"/>
          <w:marTop w:val="77"/>
          <w:marBottom w:val="0"/>
          <w:divBdr>
            <w:top w:val="none" w:sz="0" w:space="0" w:color="auto"/>
            <w:left w:val="none" w:sz="0" w:space="0" w:color="auto"/>
            <w:bottom w:val="none" w:sz="0" w:space="0" w:color="auto"/>
            <w:right w:val="none" w:sz="0" w:space="0" w:color="auto"/>
          </w:divBdr>
        </w:div>
        <w:div w:id="152990124">
          <w:marLeft w:val="1800"/>
          <w:marRight w:val="0"/>
          <w:marTop w:val="77"/>
          <w:marBottom w:val="0"/>
          <w:divBdr>
            <w:top w:val="none" w:sz="0" w:space="0" w:color="auto"/>
            <w:left w:val="none" w:sz="0" w:space="0" w:color="auto"/>
            <w:bottom w:val="none" w:sz="0" w:space="0" w:color="auto"/>
            <w:right w:val="none" w:sz="0" w:space="0" w:color="auto"/>
          </w:divBdr>
        </w:div>
        <w:div w:id="1199780414">
          <w:marLeft w:val="1166"/>
          <w:marRight w:val="0"/>
          <w:marTop w:val="96"/>
          <w:marBottom w:val="0"/>
          <w:divBdr>
            <w:top w:val="none" w:sz="0" w:space="0" w:color="auto"/>
            <w:left w:val="none" w:sz="0" w:space="0" w:color="auto"/>
            <w:bottom w:val="none" w:sz="0" w:space="0" w:color="auto"/>
            <w:right w:val="none" w:sz="0" w:space="0" w:color="auto"/>
          </w:divBdr>
        </w:div>
        <w:div w:id="1313754314">
          <w:marLeft w:val="1800"/>
          <w:marRight w:val="0"/>
          <w:marTop w:val="77"/>
          <w:marBottom w:val="0"/>
          <w:divBdr>
            <w:top w:val="none" w:sz="0" w:space="0" w:color="auto"/>
            <w:left w:val="none" w:sz="0" w:space="0" w:color="auto"/>
            <w:bottom w:val="none" w:sz="0" w:space="0" w:color="auto"/>
            <w:right w:val="none" w:sz="0" w:space="0" w:color="auto"/>
          </w:divBdr>
        </w:div>
      </w:divsChild>
    </w:div>
    <w:div w:id="609363838">
      <w:bodyDiv w:val="1"/>
      <w:marLeft w:val="0"/>
      <w:marRight w:val="0"/>
      <w:marTop w:val="0"/>
      <w:marBottom w:val="0"/>
      <w:divBdr>
        <w:top w:val="none" w:sz="0" w:space="0" w:color="auto"/>
        <w:left w:val="none" w:sz="0" w:space="0" w:color="auto"/>
        <w:bottom w:val="none" w:sz="0" w:space="0" w:color="auto"/>
        <w:right w:val="none" w:sz="0" w:space="0" w:color="auto"/>
      </w:divBdr>
    </w:div>
    <w:div w:id="610166186">
      <w:bodyDiv w:val="1"/>
      <w:marLeft w:val="0"/>
      <w:marRight w:val="0"/>
      <w:marTop w:val="0"/>
      <w:marBottom w:val="0"/>
      <w:divBdr>
        <w:top w:val="none" w:sz="0" w:space="0" w:color="auto"/>
        <w:left w:val="none" w:sz="0" w:space="0" w:color="auto"/>
        <w:bottom w:val="none" w:sz="0" w:space="0" w:color="auto"/>
        <w:right w:val="none" w:sz="0" w:space="0" w:color="auto"/>
      </w:divBdr>
      <w:divsChild>
        <w:div w:id="83692010">
          <w:marLeft w:val="1166"/>
          <w:marRight w:val="0"/>
          <w:marTop w:val="96"/>
          <w:marBottom w:val="0"/>
          <w:divBdr>
            <w:top w:val="none" w:sz="0" w:space="0" w:color="auto"/>
            <w:left w:val="none" w:sz="0" w:space="0" w:color="auto"/>
            <w:bottom w:val="none" w:sz="0" w:space="0" w:color="auto"/>
            <w:right w:val="none" w:sz="0" w:space="0" w:color="auto"/>
          </w:divBdr>
        </w:div>
        <w:div w:id="162598032">
          <w:marLeft w:val="1166"/>
          <w:marRight w:val="0"/>
          <w:marTop w:val="96"/>
          <w:marBottom w:val="0"/>
          <w:divBdr>
            <w:top w:val="none" w:sz="0" w:space="0" w:color="auto"/>
            <w:left w:val="none" w:sz="0" w:space="0" w:color="auto"/>
            <w:bottom w:val="none" w:sz="0" w:space="0" w:color="auto"/>
            <w:right w:val="none" w:sz="0" w:space="0" w:color="auto"/>
          </w:divBdr>
        </w:div>
        <w:div w:id="190263412">
          <w:marLeft w:val="1800"/>
          <w:marRight w:val="0"/>
          <w:marTop w:val="77"/>
          <w:marBottom w:val="0"/>
          <w:divBdr>
            <w:top w:val="none" w:sz="0" w:space="0" w:color="auto"/>
            <w:left w:val="none" w:sz="0" w:space="0" w:color="auto"/>
            <w:bottom w:val="none" w:sz="0" w:space="0" w:color="auto"/>
            <w:right w:val="none" w:sz="0" w:space="0" w:color="auto"/>
          </w:divBdr>
        </w:div>
        <w:div w:id="542062774">
          <w:marLeft w:val="1166"/>
          <w:marRight w:val="0"/>
          <w:marTop w:val="96"/>
          <w:marBottom w:val="0"/>
          <w:divBdr>
            <w:top w:val="none" w:sz="0" w:space="0" w:color="auto"/>
            <w:left w:val="none" w:sz="0" w:space="0" w:color="auto"/>
            <w:bottom w:val="none" w:sz="0" w:space="0" w:color="auto"/>
            <w:right w:val="none" w:sz="0" w:space="0" w:color="auto"/>
          </w:divBdr>
        </w:div>
        <w:div w:id="670181912">
          <w:marLeft w:val="1166"/>
          <w:marRight w:val="0"/>
          <w:marTop w:val="96"/>
          <w:marBottom w:val="0"/>
          <w:divBdr>
            <w:top w:val="none" w:sz="0" w:space="0" w:color="auto"/>
            <w:left w:val="none" w:sz="0" w:space="0" w:color="auto"/>
            <w:bottom w:val="none" w:sz="0" w:space="0" w:color="auto"/>
            <w:right w:val="none" w:sz="0" w:space="0" w:color="auto"/>
          </w:divBdr>
        </w:div>
        <w:div w:id="919798355">
          <w:marLeft w:val="547"/>
          <w:marRight w:val="0"/>
          <w:marTop w:val="115"/>
          <w:marBottom w:val="0"/>
          <w:divBdr>
            <w:top w:val="none" w:sz="0" w:space="0" w:color="auto"/>
            <w:left w:val="none" w:sz="0" w:space="0" w:color="auto"/>
            <w:bottom w:val="none" w:sz="0" w:space="0" w:color="auto"/>
            <w:right w:val="none" w:sz="0" w:space="0" w:color="auto"/>
          </w:divBdr>
        </w:div>
      </w:divsChild>
    </w:div>
    <w:div w:id="611087881">
      <w:bodyDiv w:val="1"/>
      <w:marLeft w:val="0"/>
      <w:marRight w:val="0"/>
      <w:marTop w:val="0"/>
      <w:marBottom w:val="0"/>
      <w:divBdr>
        <w:top w:val="none" w:sz="0" w:space="0" w:color="auto"/>
        <w:left w:val="none" w:sz="0" w:space="0" w:color="auto"/>
        <w:bottom w:val="none" w:sz="0" w:space="0" w:color="auto"/>
        <w:right w:val="none" w:sz="0" w:space="0" w:color="auto"/>
      </w:divBdr>
    </w:div>
    <w:div w:id="611745289">
      <w:bodyDiv w:val="1"/>
      <w:marLeft w:val="0"/>
      <w:marRight w:val="0"/>
      <w:marTop w:val="0"/>
      <w:marBottom w:val="0"/>
      <w:divBdr>
        <w:top w:val="none" w:sz="0" w:space="0" w:color="auto"/>
        <w:left w:val="none" w:sz="0" w:space="0" w:color="auto"/>
        <w:bottom w:val="none" w:sz="0" w:space="0" w:color="auto"/>
        <w:right w:val="none" w:sz="0" w:space="0" w:color="auto"/>
      </w:divBdr>
      <w:divsChild>
        <w:div w:id="273942592">
          <w:marLeft w:val="547"/>
          <w:marRight w:val="0"/>
          <w:marTop w:val="120"/>
          <w:marBottom w:val="0"/>
          <w:divBdr>
            <w:top w:val="none" w:sz="0" w:space="0" w:color="auto"/>
            <w:left w:val="none" w:sz="0" w:space="0" w:color="auto"/>
            <w:bottom w:val="none" w:sz="0" w:space="0" w:color="auto"/>
            <w:right w:val="none" w:sz="0" w:space="0" w:color="auto"/>
          </w:divBdr>
        </w:div>
        <w:div w:id="402266218">
          <w:marLeft w:val="1166"/>
          <w:marRight w:val="0"/>
          <w:marTop w:val="106"/>
          <w:marBottom w:val="0"/>
          <w:divBdr>
            <w:top w:val="none" w:sz="0" w:space="0" w:color="auto"/>
            <w:left w:val="none" w:sz="0" w:space="0" w:color="auto"/>
            <w:bottom w:val="none" w:sz="0" w:space="0" w:color="auto"/>
            <w:right w:val="none" w:sz="0" w:space="0" w:color="auto"/>
          </w:divBdr>
        </w:div>
        <w:div w:id="668991600">
          <w:marLeft w:val="547"/>
          <w:marRight w:val="0"/>
          <w:marTop w:val="120"/>
          <w:marBottom w:val="0"/>
          <w:divBdr>
            <w:top w:val="none" w:sz="0" w:space="0" w:color="auto"/>
            <w:left w:val="none" w:sz="0" w:space="0" w:color="auto"/>
            <w:bottom w:val="none" w:sz="0" w:space="0" w:color="auto"/>
            <w:right w:val="none" w:sz="0" w:space="0" w:color="auto"/>
          </w:divBdr>
        </w:div>
        <w:div w:id="825819806">
          <w:marLeft w:val="1166"/>
          <w:marRight w:val="0"/>
          <w:marTop w:val="106"/>
          <w:marBottom w:val="0"/>
          <w:divBdr>
            <w:top w:val="none" w:sz="0" w:space="0" w:color="auto"/>
            <w:left w:val="none" w:sz="0" w:space="0" w:color="auto"/>
            <w:bottom w:val="none" w:sz="0" w:space="0" w:color="auto"/>
            <w:right w:val="none" w:sz="0" w:space="0" w:color="auto"/>
          </w:divBdr>
        </w:div>
        <w:div w:id="1053237091">
          <w:marLeft w:val="1166"/>
          <w:marRight w:val="0"/>
          <w:marTop w:val="106"/>
          <w:marBottom w:val="0"/>
          <w:divBdr>
            <w:top w:val="none" w:sz="0" w:space="0" w:color="auto"/>
            <w:left w:val="none" w:sz="0" w:space="0" w:color="auto"/>
            <w:bottom w:val="none" w:sz="0" w:space="0" w:color="auto"/>
            <w:right w:val="none" w:sz="0" w:space="0" w:color="auto"/>
          </w:divBdr>
        </w:div>
        <w:div w:id="2015105523">
          <w:marLeft w:val="1166"/>
          <w:marRight w:val="0"/>
          <w:marTop w:val="106"/>
          <w:marBottom w:val="0"/>
          <w:divBdr>
            <w:top w:val="none" w:sz="0" w:space="0" w:color="auto"/>
            <w:left w:val="none" w:sz="0" w:space="0" w:color="auto"/>
            <w:bottom w:val="none" w:sz="0" w:space="0" w:color="auto"/>
            <w:right w:val="none" w:sz="0" w:space="0" w:color="auto"/>
          </w:divBdr>
        </w:div>
      </w:divsChild>
    </w:div>
    <w:div w:id="613291086">
      <w:bodyDiv w:val="1"/>
      <w:marLeft w:val="0"/>
      <w:marRight w:val="0"/>
      <w:marTop w:val="0"/>
      <w:marBottom w:val="0"/>
      <w:divBdr>
        <w:top w:val="none" w:sz="0" w:space="0" w:color="auto"/>
        <w:left w:val="none" w:sz="0" w:space="0" w:color="auto"/>
        <w:bottom w:val="none" w:sz="0" w:space="0" w:color="auto"/>
        <w:right w:val="none" w:sz="0" w:space="0" w:color="auto"/>
      </w:divBdr>
    </w:div>
    <w:div w:id="613367805">
      <w:bodyDiv w:val="1"/>
      <w:marLeft w:val="0"/>
      <w:marRight w:val="0"/>
      <w:marTop w:val="0"/>
      <w:marBottom w:val="0"/>
      <w:divBdr>
        <w:top w:val="none" w:sz="0" w:space="0" w:color="auto"/>
        <w:left w:val="none" w:sz="0" w:space="0" w:color="auto"/>
        <w:bottom w:val="none" w:sz="0" w:space="0" w:color="auto"/>
        <w:right w:val="none" w:sz="0" w:space="0" w:color="auto"/>
      </w:divBdr>
      <w:divsChild>
        <w:div w:id="412900876">
          <w:marLeft w:val="0"/>
          <w:marRight w:val="0"/>
          <w:marTop w:val="0"/>
          <w:marBottom w:val="0"/>
          <w:divBdr>
            <w:top w:val="none" w:sz="0" w:space="0" w:color="auto"/>
            <w:left w:val="none" w:sz="0" w:space="0" w:color="auto"/>
            <w:bottom w:val="none" w:sz="0" w:space="0" w:color="auto"/>
            <w:right w:val="none" w:sz="0" w:space="0" w:color="auto"/>
          </w:divBdr>
          <w:divsChild>
            <w:div w:id="3478538">
              <w:marLeft w:val="0"/>
              <w:marRight w:val="0"/>
              <w:marTop w:val="0"/>
              <w:marBottom w:val="0"/>
              <w:divBdr>
                <w:top w:val="none" w:sz="0" w:space="0" w:color="auto"/>
                <w:left w:val="none" w:sz="0" w:space="0" w:color="auto"/>
                <w:bottom w:val="none" w:sz="0" w:space="0" w:color="auto"/>
                <w:right w:val="none" w:sz="0" w:space="0" w:color="auto"/>
              </w:divBdr>
            </w:div>
            <w:div w:id="1173103103">
              <w:marLeft w:val="0"/>
              <w:marRight w:val="0"/>
              <w:marTop w:val="0"/>
              <w:marBottom w:val="0"/>
              <w:divBdr>
                <w:top w:val="none" w:sz="0" w:space="0" w:color="auto"/>
                <w:left w:val="none" w:sz="0" w:space="0" w:color="auto"/>
                <w:bottom w:val="none" w:sz="0" w:space="0" w:color="auto"/>
                <w:right w:val="none" w:sz="0" w:space="0" w:color="auto"/>
              </w:divBdr>
            </w:div>
            <w:div w:id="1425685732">
              <w:marLeft w:val="0"/>
              <w:marRight w:val="0"/>
              <w:marTop w:val="0"/>
              <w:marBottom w:val="0"/>
              <w:divBdr>
                <w:top w:val="none" w:sz="0" w:space="0" w:color="auto"/>
                <w:left w:val="none" w:sz="0" w:space="0" w:color="auto"/>
                <w:bottom w:val="none" w:sz="0" w:space="0" w:color="auto"/>
                <w:right w:val="none" w:sz="0" w:space="0" w:color="auto"/>
              </w:divBdr>
            </w:div>
            <w:div w:id="160229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18986">
      <w:bodyDiv w:val="1"/>
      <w:marLeft w:val="0"/>
      <w:marRight w:val="0"/>
      <w:marTop w:val="0"/>
      <w:marBottom w:val="0"/>
      <w:divBdr>
        <w:top w:val="none" w:sz="0" w:space="0" w:color="auto"/>
        <w:left w:val="none" w:sz="0" w:space="0" w:color="auto"/>
        <w:bottom w:val="none" w:sz="0" w:space="0" w:color="auto"/>
        <w:right w:val="none" w:sz="0" w:space="0" w:color="auto"/>
      </w:divBdr>
      <w:divsChild>
        <w:div w:id="1172254754">
          <w:marLeft w:val="0"/>
          <w:marRight w:val="0"/>
          <w:marTop w:val="0"/>
          <w:marBottom w:val="0"/>
          <w:divBdr>
            <w:top w:val="none" w:sz="0" w:space="0" w:color="auto"/>
            <w:left w:val="none" w:sz="0" w:space="0" w:color="auto"/>
            <w:bottom w:val="none" w:sz="0" w:space="0" w:color="auto"/>
            <w:right w:val="none" w:sz="0" w:space="0" w:color="auto"/>
          </w:divBdr>
          <w:divsChild>
            <w:div w:id="38749367">
              <w:marLeft w:val="0"/>
              <w:marRight w:val="0"/>
              <w:marTop w:val="0"/>
              <w:marBottom w:val="0"/>
              <w:divBdr>
                <w:top w:val="none" w:sz="0" w:space="0" w:color="auto"/>
                <w:left w:val="none" w:sz="0" w:space="0" w:color="auto"/>
                <w:bottom w:val="none" w:sz="0" w:space="0" w:color="auto"/>
                <w:right w:val="none" w:sz="0" w:space="0" w:color="auto"/>
              </w:divBdr>
            </w:div>
            <w:div w:id="88187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06594">
      <w:bodyDiv w:val="1"/>
      <w:marLeft w:val="0"/>
      <w:marRight w:val="0"/>
      <w:marTop w:val="0"/>
      <w:marBottom w:val="0"/>
      <w:divBdr>
        <w:top w:val="none" w:sz="0" w:space="0" w:color="auto"/>
        <w:left w:val="none" w:sz="0" w:space="0" w:color="auto"/>
        <w:bottom w:val="none" w:sz="0" w:space="0" w:color="auto"/>
        <w:right w:val="none" w:sz="0" w:space="0" w:color="auto"/>
      </w:divBdr>
    </w:div>
    <w:div w:id="615864989">
      <w:bodyDiv w:val="1"/>
      <w:marLeft w:val="0"/>
      <w:marRight w:val="0"/>
      <w:marTop w:val="0"/>
      <w:marBottom w:val="0"/>
      <w:divBdr>
        <w:top w:val="none" w:sz="0" w:space="0" w:color="auto"/>
        <w:left w:val="none" w:sz="0" w:space="0" w:color="auto"/>
        <w:bottom w:val="none" w:sz="0" w:space="0" w:color="auto"/>
        <w:right w:val="none" w:sz="0" w:space="0" w:color="auto"/>
      </w:divBdr>
    </w:div>
    <w:div w:id="616831332">
      <w:bodyDiv w:val="1"/>
      <w:marLeft w:val="0"/>
      <w:marRight w:val="0"/>
      <w:marTop w:val="0"/>
      <w:marBottom w:val="0"/>
      <w:divBdr>
        <w:top w:val="none" w:sz="0" w:space="0" w:color="auto"/>
        <w:left w:val="none" w:sz="0" w:space="0" w:color="auto"/>
        <w:bottom w:val="none" w:sz="0" w:space="0" w:color="auto"/>
        <w:right w:val="none" w:sz="0" w:space="0" w:color="auto"/>
      </w:divBdr>
    </w:div>
    <w:div w:id="617177292">
      <w:bodyDiv w:val="1"/>
      <w:marLeft w:val="0"/>
      <w:marRight w:val="0"/>
      <w:marTop w:val="0"/>
      <w:marBottom w:val="0"/>
      <w:divBdr>
        <w:top w:val="none" w:sz="0" w:space="0" w:color="auto"/>
        <w:left w:val="none" w:sz="0" w:space="0" w:color="auto"/>
        <w:bottom w:val="none" w:sz="0" w:space="0" w:color="auto"/>
        <w:right w:val="none" w:sz="0" w:space="0" w:color="auto"/>
      </w:divBdr>
    </w:div>
    <w:div w:id="617179089">
      <w:bodyDiv w:val="1"/>
      <w:marLeft w:val="0"/>
      <w:marRight w:val="0"/>
      <w:marTop w:val="0"/>
      <w:marBottom w:val="0"/>
      <w:divBdr>
        <w:top w:val="none" w:sz="0" w:space="0" w:color="auto"/>
        <w:left w:val="none" w:sz="0" w:space="0" w:color="auto"/>
        <w:bottom w:val="none" w:sz="0" w:space="0" w:color="auto"/>
        <w:right w:val="none" w:sz="0" w:space="0" w:color="auto"/>
      </w:divBdr>
    </w:div>
    <w:div w:id="617445351">
      <w:bodyDiv w:val="1"/>
      <w:marLeft w:val="0"/>
      <w:marRight w:val="0"/>
      <w:marTop w:val="0"/>
      <w:marBottom w:val="0"/>
      <w:divBdr>
        <w:top w:val="none" w:sz="0" w:space="0" w:color="auto"/>
        <w:left w:val="none" w:sz="0" w:space="0" w:color="auto"/>
        <w:bottom w:val="none" w:sz="0" w:space="0" w:color="auto"/>
        <w:right w:val="none" w:sz="0" w:space="0" w:color="auto"/>
      </w:divBdr>
    </w:div>
    <w:div w:id="618688369">
      <w:bodyDiv w:val="1"/>
      <w:marLeft w:val="0"/>
      <w:marRight w:val="0"/>
      <w:marTop w:val="0"/>
      <w:marBottom w:val="0"/>
      <w:divBdr>
        <w:top w:val="none" w:sz="0" w:space="0" w:color="auto"/>
        <w:left w:val="none" w:sz="0" w:space="0" w:color="auto"/>
        <w:bottom w:val="none" w:sz="0" w:space="0" w:color="auto"/>
        <w:right w:val="none" w:sz="0" w:space="0" w:color="auto"/>
      </w:divBdr>
    </w:div>
    <w:div w:id="618993425">
      <w:bodyDiv w:val="1"/>
      <w:marLeft w:val="0"/>
      <w:marRight w:val="0"/>
      <w:marTop w:val="0"/>
      <w:marBottom w:val="0"/>
      <w:divBdr>
        <w:top w:val="none" w:sz="0" w:space="0" w:color="auto"/>
        <w:left w:val="none" w:sz="0" w:space="0" w:color="auto"/>
        <w:bottom w:val="none" w:sz="0" w:space="0" w:color="auto"/>
        <w:right w:val="none" w:sz="0" w:space="0" w:color="auto"/>
      </w:divBdr>
      <w:divsChild>
        <w:div w:id="1878083880">
          <w:marLeft w:val="547"/>
          <w:marRight w:val="0"/>
          <w:marTop w:val="134"/>
          <w:marBottom w:val="0"/>
          <w:divBdr>
            <w:top w:val="none" w:sz="0" w:space="0" w:color="auto"/>
            <w:left w:val="none" w:sz="0" w:space="0" w:color="auto"/>
            <w:bottom w:val="none" w:sz="0" w:space="0" w:color="auto"/>
            <w:right w:val="none" w:sz="0" w:space="0" w:color="auto"/>
          </w:divBdr>
        </w:div>
      </w:divsChild>
    </w:div>
    <w:div w:id="620110273">
      <w:bodyDiv w:val="1"/>
      <w:marLeft w:val="0"/>
      <w:marRight w:val="0"/>
      <w:marTop w:val="0"/>
      <w:marBottom w:val="0"/>
      <w:divBdr>
        <w:top w:val="none" w:sz="0" w:space="0" w:color="auto"/>
        <w:left w:val="none" w:sz="0" w:space="0" w:color="auto"/>
        <w:bottom w:val="none" w:sz="0" w:space="0" w:color="auto"/>
        <w:right w:val="none" w:sz="0" w:space="0" w:color="auto"/>
      </w:divBdr>
    </w:div>
    <w:div w:id="621426272">
      <w:bodyDiv w:val="1"/>
      <w:marLeft w:val="0"/>
      <w:marRight w:val="0"/>
      <w:marTop w:val="0"/>
      <w:marBottom w:val="0"/>
      <w:divBdr>
        <w:top w:val="none" w:sz="0" w:space="0" w:color="auto"/>
        <w:left w:val="none" w:sz="0" w:space="0" w:color="auto"/>
        <w:bottom w:val="none" w:sz="0" w:space="0" w:color="auto"/>
        <w:right w:val="none" w:sz="0" w:space="0" w:color="auto"/>
      </w:divBdr>
    </w:div>
    <w:div w:id="621808935">
      <w:bodyDiv w:val="1"/>
      <w:marLeft w:val="0"/>
      <w:marRight w:val="0"/>
      <w:marTop w:val="0"/>
      <w:marBottom w:val="0"/>
      <w:divBdr>
        <w:top w:val="none" w:sz="0" w:space="0" w:color="auto"/>
        <w:left w:val="none" w:sz="0" w:space="0" w:color="auto"/>
        <w:bottom w:val="none" w:sz="0" w:space="0" w:color="auto"/>
        <w:right w:val="none" w:sz="0" w:space="0" w:color="auto"/>
      </w:divBdr>
    </w:div>
    <w:div w:id="621963566">
      <w:bodyDiv w:val="1"/>
      <w:marLeft w:val="0"/>
      <w:marRight w:val="0"/>
      <w:marTop w:val="0"/>
      <w:marBottom w:val="0"/>
      <w:divBdr>
        <w:top w:val="none" w:sz="0" w:space="0" w:color="auto"/>
        <w:left w:val="none" w:sz="0" w:space="0" w:color="auto"/>
        <w:bottom w:val="none" w:sz="0" w:space="0" w:color="auto"/>
        <w:right w:val="none" w:sz="0" w:space="0" w:color="auto"/>
      </w:divBdr>
    </w:div>
    <w:div w:id="622922309">
      <w:bodyDiv w:val="1"/>
      <w:marLeft w:val="0"/>
      <w:marRight w:val="0"/>
      <w:marTop w:val="0"/>
      <w:marBottom w:val="0"/>
      <w:divBdr>
        <w:top w:val="none" w:sz="0" w:space="0" w:color="auto"/>
        <w:left w:val="none" w:sz="0" w:space="0" w:color="auto"/>
        <w:bottom w:val="none" w:sz="0" w:space="0" w:color="auto"/>
        <w:right w:val="none" w:sz="0" w:space="0" w:color="auto"/>
      </w:divBdr>
      <w:divsChild>
        <w:div w:id="1144660512">
          <w:marLeft w:val="1080"/>
          <w:marRight w:val="0"/>
          <w:marTop w:val="100"/>
          <w:marBottom w:val="0"/>
          <w:divBdr>
            <w:top w:val="none" w:sz="0" w:space="0" w:color="auto"/>
            <w:left w:val="none" w:sz="0" w:space="0" w:color="auto"/>
            <w:bottom w:val="none" w:sz="0" w:space="0" w:color="auto"/>
            <w:right w:val="none" w:sz="0" w:space="0" w:color="auto"/>
          </w:divBdr>
        </w:div>
        <w:div w:id="1162504657">
          <w:marLeft w:val="360"/>
          <w:marRight w:val="0"/>
          <w:marTop w:val="200"/>
          <w:marBottom w:val="0"/>
          <w:divBdr>
            <w:top w:val="none" w:sz="0" w:space="0" w:color="auto"/>
            <w:left w:val="none" w:sz="0" w:space="0" w:color="auto"/>
            <w:bottom w:val="none" w:sz="0" w:space="0" w:color="auto"/>
            <w:right w:val="none" w:sz="0" w:space="0" w:color="auto"/>
          </w:divBdr>
        </w:div>
        <w:div w:id="1638074581">
          <w:marLeft w:val="360"/>
          <w:marRight w:val="0"/>
          <w:marTop w:val="200"/>
          <w:marBottom w:val="0"/>
          <w:divBdr>
            <w:top w:val="none" w:sz="0" w:space="0" w:color="auto"/>
            <w:left w:val="none" w:sz="0" w:space="0" w:color="auto"/>
            <w:bottom w:val="none" w:sz="0" w:space="0" w:color="auto"/>
            <w:right w:val="none" w:sz="0" w:space="0" w:color="auto"/>
          </w:divBdr>
        </w:div>
      </w:divsChild>
    </w:div>
    <w:div w:id="623194441">
      <w:bodyDiv w:val="1"/>
      <w:marLeft w:val="0"/>
      <w:marRight w:val="0"/>
      <w:marTop w:val="0"/>
      <w:marBottom w:val="0"/>
      <w:divBdr>
        <w:top w:val="none" w:sz="0" w:space="0" w:color="auto"/>
        <w:left w:val="none" w:sz="0" w:space="0" w:color="auto"/>
        <w:bottom w:val="none" w:sz="0" w:space="0" w:color="auto"/>
        <w:right w:val="none" w:sz="0" w:space="0" w:color="auto"/>
      </w:divBdr>
    </w:div>
    <w:div w:id="623275231">
      <w:bodyDiv w:val="1"/>
      <w:marLeft w:val="0"/>
      <w:marRight w:val="0"/>
      <w:marTop w:val="0"/>
      <w:marBottom w:val="0"/>
      <w:divBdr>
        <w:top w:val="none" w:sz="0" w:space="0" w:color="auto"/>
        <w:left w:val="none" w:sz="0" w:space="0" w:color="auto"/>
        <w:bottom w:val="none" w:sz="0" w:space="0" w:color="auto"/>
        <w:right w:val="none" w:sz="0" w:space="0" w:color="auto"/>
      </w:divBdr>
    </w:div>
    <w:div w:id="623654083">
      <w:bodyDiv w:val="1"/>
      <w:marLeft w:val="0"/>
      <w:marRight w:val="0"/>
      <w:marTop w:val="0"/>
      <w:marBottom w:val="0"/>
      <w:divBdr>
        <w:top w:val="none" w:sz="0" w:space="0" w:color="auto"/>
        <w:left w:val="none" w:sz="0" w:space="0" w:color="auto"/>
        <w:bottom w:val="none" w:sz="0" w:space="0" w:color="auto"/>
        <w:right w:val="none" w:sz="0" w:space="0" w:color="auto"/>
      </w:divBdr>
    </w:div>
    <w:div w:id="623968925">
      <w:bodyDiv w:val="1"/>
      <w:marLeft w:val="0"/>
      <w:marRight w:val="0"/>
      <w:marTop w:val="0"/>
      <w:marBottom w:val="0"/>
      <w:divBdr>
        <w:top w:val="none" w:sz="0" w:space="0" w:color="auto"/>
        <w:left w:val="none" w:sz="0" w:space="0" w:color="auto"/>
        <w:bottom w:val="none" w:sz="0" w:space="0" w:color="auto"/>
        <w:right w:val="none" w:sz="0" w:space="0" w:color="auto"/>
      </w:divBdr>
      <w:divsChild>
        <w:div w:id="70280488">
          <w:marLeft w:val="1166"/>
          <w:marRight w:val="0"/>
          <w:marTop w:val="115"/>
          <w:marBottom w:val="0"/>
          <w:divBdr>
            <w:top w:val="none" w:sz="0" w:space="0" w:color="auto"/>
            <w:left w:val="none" w:sz="0" w:space="0" w:color="auto"/>
            <w:bottom w:val="none" w:sz="0" w:space="0" w:color="auto"/>
            <w:right w:val="none" w:sz="0" w:space="0" w:color="auto"/>
          </w:divBdr>
        </w:div>
        <w:div w:id="227570114">
          <w:marLeft w:val="547"/>
          <w:marRight w:val="0"/>
          <w:marTop w:val="115"/>
          <w:marBottom w:val="0"/>
          <w:divBdr>
            <w:top w:val="none" w:sz="0" w:space="0" w:color="auto"/>
            <w:left w:val="none" w:sz="0" w:space="0" w:color="auto"/>
            <w:bottom w:val="none" w:sz="0" w:space="0" w:color="auto"/>
            <w:right w:val="none" w:sz="0" w:space="0" w:color="auto"/>
          </w:divBdr>
        </w:div>
        <w:div w:id="476651578">
          <w:marLeft w:val="1800"/>
          <w:marRight w:val="0"/>
          <w:marTop w:val="67"/>
          <w:marBottom w:val="0"/>
          <w:divBdr>
            <w:top w:val="none" w:sz="0" w:space="0" w:color="auto"/>
            <w:left w:val="none" w:sz="0" w:space="0" w:color="auto"/>
            <w:bottom w:val="none" w:sz="0" w:space="0" w:color="auto"/>
            <w:right w:val="none" w:sz="0" w:space="0" w:color="auto"/>
          </w:divBdr>
        </w:div>
        <w:div w:id="559832638">
          <w:marLeft w:val="1166"/>
          <w:marRight w:val="0"/>
          <w:marTop w:val="115"/>
          <w:marBottom w:val="0"/>
          <w:divBdr>
            <w:top w:val="none" w:sz="0" w:space="0" w:color="auto"/>
            <w:left w:val="none" w:sz="0" w:space="0" w:color="auto"/>
            <w:bottom w:val="none" w:sz="0" w:space="0" w:color="auto"/>
            <w:right w:val="none" w:sz="0" w:space="0" w:color="auto"/>
          </w:divBdr>
        </w:div>
        <w:div w:id="601451813">
          <w:marLeft w:val="1166"/>
          <w:marRight w:val="0"/>
          <w:marTop w:val="115"/>
          <w:marBottom w:val="0"/>
          <w:divBdr>
            <w:top w:val="none" w:sz="0" w:space="0" w:color="auto"/>
            <w:left w:val="none" w:sz="0" w:space="0" w:color="auto"/>
            <w:bottom w:val="none" w:sz="0" w:space="0" w:color="auto"/>
            <w:right w:val="none" w:sz="0" w:space="0" w:color="auto"/>
          </w:divBdr>
        </w:div>
        <w:div w:id="934287024">
          <w:marLeft w:val="1166"/>
          <w:marRight w:val="0"/>
          <w:marTop w:val="115"/>
          <w:marBottom w:val="0"/>
          <w:divBdr>
            <w:top w:val="none" w:sz="0" w:space="0" w:color="auto"/>
            <w:left w:val="none" w:sz="0" w:space="0" w:color="auto"/>
            <w:bottom w:val="none" w:sz="0" w:space="0" w:color="auto"/>
            <w:right w:val="none" w:sz="0" w:space="0" w:color="auto"/>
          </w:divBdr>
        </w:div>
        <w:div w:id="1378968747">
          <w:marLeft w:val="1800"/>
          <w:marRight w:val="0"/>
          <w:marTop w:val="67"/>
          <w:marBottom w:val="0"/>
          <w:divBdr>
            <w:top w:val="none" w:sz="0" w:space="0" w:color="auto"/>
            <w:left w:val="none" w:sz="0" w:space="0" w:color="auto"/>
            <w:bottom w:val="none" w:sz="0" w:space="0" w:color="auto"/>
            <w:right w:val="none" w:sz="0" w:space="0" w:color="auto"/>
          </w:divBdr>
        </w:div>
        <w:div w:id="1791902058">
          <w:marLeft w:val="547"/>
          <w:marRight w:val="0"/>
          <w:marTop w:val="115"/>
          <w:marBottom w:val="0"/>
          <w:divBdr>
            <w:top w:val="none" w:sz="0" w:space="0" w:color="auto"/>
            <w:left w:val="none" w:sz="0" w:space="0" w:color="auto"/>
            <w:bottom w:val="none" w:sz="0" w:space="0" w:color="auto"/>
            <w:right w:val="none" w:sz="0" w:space="0" w:color="auto"/>
          </w:divBdr>
        </w:div>
        <w:div w:id="2018462858">
          <w:marLeft w:val="1800"/>
          <w:marRight w:val="0"/>
          <w:marTop w:val="67"/>
          <w:marBottom w:val="0"/>
          <w:divBdr>
            <w:top w:val="none" w:sz="0" w:space="0" w:color="auto"/>
            <w:left w:val="none" w:sz="0" w:space="0" w:color="auto"/>
            <w:bottom w:val="none" w:sz="0" w:space="0" w:color="auto"/>
            <w:right w:val="none" w:sz="0" w:space="0" w:color="auto"/>
          </w:divBdr>
        </w:div>
      </w:divsChild>
    </w:div>
    <w:div w:id="624581675">
      <w:bodyDiv w:val="1"/>
      <w:marLeft w:val="0"/>
      <w:marRight w:val="0"/>
      <w:marTop w:val="0"/>
      <w:marBottom w:val="0"/>
      <w:divBdr>
        <w:top w:val="none" w:sz="0" w:space="0" w:color="auto"/>
        <w:left w:val="none" w:sz="0" w:space="0" w:color="auto"/>
        <w:bottom w:val="none" w:sz="0" w:space="0" w:color="auto"/>
        <w:right w:val="none" w:sz="0" w:space="0" w:color="auto"/>
      </w:divBdr>
    </w:div>
    <w:div w:id="624963733">
      <w:bodyDiv w:val="1"/>
      <w:marLeft w:val="0"/>
      <w:marRight w:val="0"/>
      <w:marTop w:val="0"/>
      <w:marBottom w:val="0"/>
      <w:divBdr>
        <w:top w:val="none" w:sz="0" w:space="0" w:color="auto"/>
        <w:left w:val="none" w:sz="0" w:space="0" w:color="auto"/>
        <w:bottom w:val="none" w:sz="0" w:space="0" w:color="auto"/>
        <w:right w:val="none" w:sz="0" w:space="0" w:color="auto"/>
      </w:divBdr>
    </w:div>
    <w:div w:id="627009617">
      <w:bodyDiv w:val="1"/>
      <w:marLeft w:val="0"/>
      <w:marRight w:val="0"/>
      <w:marTop w:val="0"/>
      <w:marBottom w:val="0"/>
      <w:divBdr>
        <w:top w:val="none" w:sz="0" w:space="0" w:color="auto"/>
        <w:left w:val="none" w:sz="0" w:space="0" w:color="auto"/>
        <w:bottom w:val="none" w:sz="0" w:space="0" w:color="auto"/>
        <w:right w:val="none" w:sz="0" w:space="0" w:color="auto"/>
      </w:divBdr>
      <w:divsChild>
        <w:div w:id="206336799">
          <w:marLeft w:val="547"/>
          <w:marRight w:val="0"/>
          <w:marTop w:val="154"/>
          <w:marBottom w:val="0"/>
          <w:divBdr>
            <w:top w:val="none" w:sz="0" w:space="0" w:color="auto"/>
            <w:left w:val="none" w:sz="0" w:space="0" w:color="auto"/>
            <w:bottom w:val="none" w:sz="0" w:space="0" w:color="auto"/>
            <w:right w:val="none" w:sz="0" w:space="0" w:color="auto"/>
          </w:divBdr>
        </w:div>
      </w:divsChild>
    </w:div>
    <w:div w:id="629240975">
      <w:bodyDiv w:val="1"/>
      <w:marLeft w:val="0"/>
      <w:marRight w:val="0"/>
      <w:marTop w:val="0"/>
      <w:marBottom w:val="0"/>
      <w:divBdr>
        <w:top w:val="none" w:sz="0" w:space="0" w:color="auto"/>
        <w:left w:val="none" w:sz="0" w:space="0" w:color="auto"/>
        <w:bottom w:val="none" w:sz="0" w:space="0" w:color="auto"/>
        <w:right w:val="none" w:sz="0" w:space="0" w:color="auto"/>
      </w:divBdr>
      <w:divsChild>
        <w:div w:id="39478409">
          <w:marLeft w:val="1166"/>
          <w:marRight w:val="0"/>
          <w:marTop w:val="134"/>
          <w:marBottom w:val="0"/>
          <w:divBdr>
            <w:top w:val="none" w:sz="0" w:space="0" w:color="auto"/>
            <w:left w:val="none" w:sz="0" w:space="0" w:color="auto"/>
            <w:bottom w:val="none" w:sz="0" w:space="0" w:color="auto"/>
            <w:right w:val="none" w:sz="0" w:space="0" w:color="auto"/>
          </w:divBdr>
        </w:div>
        <w:div w:id="312149504">
          <w:marLeft w:val="1800"/>
          <w:marRight w:val="0"/>
          <w:marTop w:val="115"/>
          <w:marBottom w:val="0"/>
          <w:divBdr>
            <w:top w:val="none" w:sz="0" w:space="0" w:color="auto"/>
            <w:left w:val="none" w:sz="0" w:space="0" w:color="auto"/>
            <w:bottom w:val="none" w:sz="0" w:space="0" w:color="auto"/>
            <w:right w:val="none" w:sz="0" w:space="0" w:color="auto"/>
          </w:divBdr>
        </w:div>
        <w:div w:id="699286140">
          <w:marLeft w:val="1166"/>
          <w:marRight w:val="0"/>
          <w:marTop w:val="134"/>
          <w:marBottom w:val="0"/>
          <w:divBdr>
            <w:top w:val="none" w:sz="0" w:space="0" w:color="auto"/>
            <w:left w:val="none" w:sz="0" w:space="0" w:color="auto"/>
            <w:bottom w:val="none" w:sz="0" w:space="0" w:color="auto"/>
            <w:right w:val="none" w:sz="0" w:space="0" w:color="auto"/>
          </w:divBdr>
        </w:div>
        <w:div w:id="797190492">
          <w:marLeft w:val="1166"/>
          <w:marRight w:val="0"/>
          <w:marTop w:val="134"/>
          <w:marBottom w:val="0"/>
          <w:divBdr>
            <w:top w:val="none" w:sz="0" w:space="0" w:color="auto"/>
            <w:left w:val="none" w:sz="0" w:space="0" w:color="auto"/>
            <w:bottom w:val="none" w:sz="0" w:space="0" w:color="auto"/>
            <w:right w:val="none" w:sz="0" w:space="0" w:color="auto"/>
          </w:divBdr>
        </w:div>
        <w:div w:id="1179320514">
          <w:marLeft w:val="1166"/>
          <w:marRight w:val="0"/>
          <w:marTop w:val="134"/>
          <w:marBottom w:val="0"/>
          <w:divBdr>
            <w:top w:val="none" w:sz="0" w:space="0" w:color="auto"/>
            <w:left w:val="none" w:sz="0" w:space="0" w:color="auto"/>
            <w:bottom w:val="none" w:sz="0" w:space="0" w:color="auto"/>
            <w:right w:val="none" w:sz="0" w:space="0" w:color="auto"/>
          </w:divBdr>
        </w:div>
        <w:div w:id="1182820206">
          <w:marLeft w:val="547"/>
          <w:marRight w:val="0"/>
          <w:marTop w:val="154"/>
          <w:marBottom w:val="0"/>
          <w:divBdr>
            <w:top w:val="none" w:sz="0" w:space="0" w:color="auto"/>
            <w:left w:val="none" w:sz="0" w:space="0" w:color="auto"/>
            <w:bottom w:val="none" w:sz="0" w:space="0" w:color="auto"/>
            <w:right w:val="none" w:sz="0" w:space="0" w:color="auto"/>
          </w:divBdr>
        </w:div>
      </w:divsChild>
    </w:div>
    <w:div w:id="629434941">
      <w:bodyDiv w:val="1"/>
      <w:marLeft w:val="0"/>
      <w:marRight w:val="0"/>
      <w:marTop w:val="0"/>
      <w:marBottom w:val="0"/>
      <w:divBdr>
        <w:top w:val="none" w:sz="0" w:space="0" w:color="auto"/>
        <w:left w:val="none" w:sz="0" w:space="0" w:color="auto"/>
        <w:bottom w:val="none" w:sz="0" w:space="0" w:color="auto"/>
        <w:right w:val="none" w:sz="0" w:space="0" w:color="auto"/>
      </w:divBdr>
    </w:div>
    <w:div w:id="630326876">
      <w:bodyDiv w:val="1"/>
      <w:marLeft w:val="0"/>
      <w:marRight w:val="0"/>
      <w:marTop w:val="0"/>
      <w:marBottom w:val="0"/>
      <w:divBdr>
        <w:top w:val="none" w:sz="0" w:space="0" w:color="auto"/>
        <w:left w:val="none" w:sz="0" w:space="0" w:color="auto"/>
        <w:bottom w:val="none" w:sz="0" w:space="0" w:color="auto"/>
        <w:right w:val="none" w:sz="0" w:space="0" w:color="auto"/>
      </w:divBdr>
    </w:div>
    <w:div w:id="630522999">
      <w:bodyDiv w:val="1"/>
      <w:marLeft w:val="0"/>
      <w:marRight w:val="0"/>
      <w:marTop w:val="0"/>
      <w:marBottom w:val="0"/>
      <w:divBdr>
        <w:top w:val="none" w:sz="0" w:space="0" w:color="auto"/>
        <w:left w:val="none" w:sz="0" w:space="0" w:color="auto"/>
        <w:bottom w:val="none" w:sz="0" w:space="0" w:color="auto"/>
        <w:right w:val="none" w:sz="0" w:space="0" w:color="auto"/>
      </w:divBdr>
    </w:div>
    <w:div w:id="631863445">
      <w:bodyDiv w:val="1"/>
      <w:marLeft w:val="0"/>
      <w:marRight w:val="0"/>
      <w:marTop w:val="0"/>
      <w:marBottom w:val="0"/>
      <w:divBdr>
        <w:top w:val="none" w:sz="0" w:space="0" w:color="auto"/>
        <w:left w:val="none" w:sz="0" w:space="0" w:color="auto"/>
        <w:bottom w:val="none" w:sz="0" w:space="0" w:color="auto"/>
        <w:right w:val="none" w:sz="0" w:space="0" w:color="auto"/>
      </w:divBdr>
      <w:divsChild>
        <w:div w:id="93523859">
          <w:marLeft w:val="547"/>
          <w:marRight w:val="0"/>
          <w:marTop w:val="115"/>
          <w:marBottom w:val="0"/>
          <w:divBdr>
            <w:top w:val="none" w:sz="0" w:space="0" w:color="auto"/>
            <w:left w:val="none" w:sz="0" w:space="0" w:color="auto"/>
            <w:bottom w:val="none" w:sz="0" w:space="0" w:color="auto"/>
            <w:right w:val="none" w:sz="0" w:space="0" w:color="auto"/>
          </w:divBdr>
        </w:div>
        <w:div w:id="556665197">
          <w:marLeft w:val="547"/>
          <w:marRight w:val="0"/>
          <w:marTop w:val="115"/>
          <w:marBottom w:val="0"/>
          <w:divBdr>
            <w:top w:val="none" w:sz="0" w:space="0" w:color="auto"/>
            <w:left w:val="none" w:sz="0" w:space="0" w:color="auto"/>
            <w:bottom w:val="none" w:sz="0" w:space="0" w:color="auto"/>
            <w:right w:val="none" w:sz="0" w:space="0" w:color="auto"/>
          </w:divBdr>
        </w:div>
        <w:div w:id="647125820">
          <w:marLeft w:val="1166"/>
          <w:marRight w:val="0"/>
          <w:marTop w:val="86"/>
          <w:marBottom w:val="0"/>
          <w:divBdr>
            <w:top w:val="none" w:sz="0" w:space="0" w:color="auto"/>
            <w:left w:val="none" w:sz="0" w:space="0" w:color="auto"/>
            <w:bottom w:val="none" w:sz="0" w:space="0" w:color="auto"/>
            <w:right w:val="none" w:sz="0" w:space="0" w:color="auto"/>
          </w:divBdr>
        </w:div>
        <w:div w:id="960234420">
          <w:marLeft w:val="1166"/>
          <w:marRight w:val="0"/>
          <w:marTop w:val="86"/>
          <w:marBottom w:val="0"/>
          <w:divBdr>
            <w:top w:val="none" w:sz="0" w:space="0" w:color="auto"/>
            <w:left w:val="none" w:sz="0" w:space="0" w:color="auto"/>
            <w:bottom w:val="none" w:sz="0" w:space="0" w:color="auto"/>
            <w:right w:val="none" w:sz="0" w:space="0" w:color="auto"/>
          </w:divBdr>
        </w:div>
        <w:div w:id="1031879168">
          <w:marLeft w:val="547"/>
          <w:marRight w:val="0"/>
          <w:marTop w:val="115"/>
          <w:marBottom w:val="0"/>
          <w:divBdr>
            <w:top w:val="none" w:sz="0" w:space="0" w:color="auto"/>
            <w:left w:val="none" w:sz="0" w:space="0" w:color="auto"/>
            <w:bottom w:val="none" w:sz="0" w:space="0" w:color="auto"/>
            <w:right w:val="none" w:sz="0" w:space="0" w:color="auto"/>
          </w:divBdr>
        </w:div>
        <w:div w:id="1033923497">
          <w:marLeft w:val="547"/>
          <w:marRight w:val="0"/>
          <w:marTop w:val="115"/>
          <w:marBottom w:val="0"/>
          <w:divBdr>
            <w:top w:val="none" w:sz="0" w:space="0" w:color="auto"/>
            <w:left w:val="none" w:sz="0" w:space="0" w:color="auto"/>
            <w:bottom w:val="none" w:sz="0" w:space="0" w:color="auto"/>
            <w:right w:val="none" w:sz="0" w:space="0" w:color="auto"/>
          </w:divBdr>
        </w:div>
        <w:div w:id="1046641769">
          <w:marLeft w:val="1166"/>
          <w:marRight w:val="0"/>
          <w:marTop w:val="86"/>
          <w:marBottom w:val="0"/>
          <w:divBdr>
            <w:top w:val="none" w:sz="0" w:space="0" w:color="auto"/>
            <w:left w:val="none" w:sz="0" w:space="0" w:color="auto"/>
            <w:bottom w:val="none" w:sz="0" w:space="0" w:color="auto"/>
            <w:right w:val="none" w:sz="0" w:space="0" w:color="auto"/>
          </w:divBdr>
        </w:div>
        <w:div w:id="1247955218">
          <w:marLeft w:val="547"/>
          <w:marRight w:val="0"/>
          <w:marTop w:val="115"/>
          <w:marBottom w:val="0"/>
          <w:divBdr>
            <w:top w:val="none" w:sz="0" w:space="0" w:color="auto"/>
            <w:left w:val="none" w:sz="0" w:space="0" w:color="auto"/>
            <w:bottom w:val="none" w:sz="0" w:space="0" w:color="auto"/>
            <w:right w:val="none" w:sz="0" w:space="0" w:color="auto"/>
          </w:divBdr>
        </w:div>
        <w:div w:id="1601523447">
          <w:marLeft w:val="1166"/>
          <w:marRight w:val="0"/>
          <w:marTop w:val="86"/>
          <w:marBottom w:val="0"/>
          <w:divBdr>
            <w:top w:val="none" w:sz="0" w:space="0" w:color="auto"/>
            <w:left w:val="none" w:sz="0" w:space="0" w:color="auto"/>
            <w:bottom w:val="none" w:sz="0" w:space="0" w:color="auto"/>
            <w:right w:val="none" w:sz="0" w:space="0" w:color="auto"/>
          </w:divBdr>
        </w:div>
        <w:div w:id="2062166092">
          <w:marLeft w:val="1800"/>
          <w:marRight w:val="0"/>
          <w:marTop w:val="67"/>
          <w:marBottom w:val="0"/>
          <w:divBdr>
            <w:top w:val="none" w:sz="0" w:space="0" w:color="auto"/>
            <w:left w:val="none" w:sz="0" w:space="0" w:color="auto"/>
            <w:bottom w:val="none" w:sz="0" w:space="0" w:color="auto"/>
            <w:right w:val="none" w:sz="0" w:space="0" w:color="auto"/>
          </w:divBdr>
        </w:div>
      </w:divsChild>
    </w:div>
    <w:div w:id="632055596">
      <w:bodyDiv w:val="1"/>
      <w:marLeft w:val="0"/>
      <w:marRight w:val="0"/>
      <w:marTop w:val="0"/>
      <w:marBottom w:val="0"/>
      <w:divBdr>
        <w:top w:val="none" w:sz="0" w:space="0" w:color="auto"/>
        <w:left w:val="none" w:sz="0" w:space="0" w:color="auto"/>
        <w:bottom w:val="none" w:sz="0" w:space="0" w:color="auto"/>
        <w:right w:val="none" w:sz="0" w:space="0" w:color="auto"/>
      </w:divBdr>
      <w:divsChild>
        <w:div w:id="255481847">
          <w:marLeft w:val="1800"/>
          <w:marRight w:val="0"/>
          <w:marTop w:val="96"/>
          <w:marBottom w:val="0"/>
          <w:divBdr>
            <w:top w:val="none" w:sz="0" w:space="0" w:color="auto"/>
            <w:left w:val="none" w:sz="0" w:space="0" w:color="auto"/>
            <w:bottom w:val="none" w:sz="0" w:space="0" w:color="auto"/>
            <w:right w:val="none" w:sz="0" w:space="0" w:color="auto"/>
          </w:divBdr>
        </w:div>
        <w:div w:id="340209333">
          <w:marLeft w:val="1800"/>
          <w:marRight w:val="0"/>
          <w:marTop w:val="96"/>
          <w:marBottom w:val="0"/>
          <w:divBdr>
            <w:top w:val="none" w:sz="0" w:space="0" w:color="auto"/>
            <w:left w:val="none" w:sz="0" w:space="0" w:color="auto"/>
            <w:bottom w:val="none" w:sz="0" w:space="0" w:color="auto"/>
            <w:right w:val="none" w:sz="0" w:space="0" w:color="auto"/>
          </w:divBdr>
        </w:div>
        <w:div w:id="460618190">
          <w:marLeft w:val="547"/>
          <w:marRight w:val="0"/>
          <w:marTop w:val="134"/>
          <w:marBottom w:val="0"/>
          <w:divBdr>
            <w:top w:val="none" w:sz="0" w:space="0" w:color="auto"/>
            <w:left w:val="none" w:sz="0" w:space="0" w:color="auto"/>
            <w:bottom w:val="none" w:sz="0" w:space="0" w:color="auto"/>
            <w:right w:val="none" w:sz="0" w:space="0" w:color="auto"/>
          </w:divBdr>
        </w:div>
        <w:div w:id="674528413">
          <w:marLeft w:val="1166"/>
          <w:marRight w:val="0"/>
          <w:marTop w:val="115"/>
          <w:marBottom w:val="0"/>
          <w:divBdr>
            <w:top w:val="none" w:sz="0" w:space="0" w:color="auto"/>
            <w:left w:val="none" w:sz="0" w:space="0" w:color="auto"/>
            <w:bottom w:val="none" w:sz="0" w:space="0" w:color="auto"/>
            <w:right w:val="none" w:sz="0" w:space="0" w:color="auto"/>
          </w:divBdr>
        </w:div>
        <w:div w:id="722632090">
          <w:marLeft w:val="1166"/>
          <w:marRight w:val="0"/>
          <w:marTop w:val="115"/>
          <w:marBottom w:val="0"/>
          <w:divBdr>
            <w:top w:val="none" w:sz="0" w:space="0" w:color="auto"/>
            <w:left w:val="none" w:sz="0" w:space="0" w:color="auto"/>
            <w:bottom w:val="none" w:sz="0" w:space="0" w:color="auto"/>
            <w:right w:val="none" w:sz="0" w:space="0" w:color="auto"/>
          </w:divBdr>
        </w:div>
        <w:div w:id="1063912776">
          <w:marLeft w:val="1800"/>
          <w:marRight w:val="0"/>
          <w:marTop w:val="96"/>
          <w:marBottom w:val="0"/>
          <w:divBdr>
            <w:top w:val="none" w:sz="0" w:space="0" w:color="auto"/>
            <w:left w:val="none" w:sz="0" w:space="0" w:color="auto"/>
            <w:bottom w:val="none" w:sz="0" w:space="0" w:color="auto"/>
            <w:right w:val="none" w:sz="0" w:space="0" w:color="auto"/>
          </w:divBdr>
        </w:div>
        <w:div w:id="1903905409">
          <w:marLeft w:val="1166"/>
          <w:marRight w:val="0"/>
          <w:marTop w:val="115"/>
          <w:marBottom w:val="0"/>
          <w:divBdr>
            <w:top w:val="none" w:sz="0" w:space="0" w:color="auto"/>
            <w:left w:val="none" w:sz="0" w:space="0" w:color="auto"/>
            <w:bottom w:val="none" w:sz="0" w:space="0" w:color="auto"/>
            <w:right w:val="none" w:sz="0" w:space="0" w:color="auto"/>
          </w:divBdr>
        </w:div>
      </w:divsChild>
    </w:div>
    <w:div w:id="632180234">
      <w:bodyDiv w:val="1"/>
      <w:marLeft w:val="0"/>
      <w:marRight w:val="0"/>
      <w:marTop w:val="0"/>
      <w:marBottom w:val="0"/>
      <w:divBdr>
        <w:top w:val="none" w:sz="0" w:space="0" w:color="auto"/>
        <w:left w:val="none" w:sz="0" w:space="0" w:color="auto"/>
        <w:bottom w:val="none" w:sz="0" w:space="0" w:color="auto"/>
        <w:right w:val="none" w:sz="0" w:space="0" w:color="auto"/>
      </w:divBdr>
    </w:div>
    <w:div w:id="633558649">
      <w:bodyDiv w:val="1"/>
      <w:marLeft w:val="0"/>
      <w:marRight w:val="0"/>
      <w:marTop w:val="0"/>
      <w:marBottom w:val="0"/>
      <w:divBdr>
        <w:top w:val="none" w:sz="0" w:space="0" w:color="auto"/>
        <w:left w:val="none" w:sz="0" w:space="0" w:color="auto"/>
        <w:bottom w:val="none" w:sz="0" w:space="0" w:color="auto"/>
        <w:right w:val="none" w:sz="0" w:space="0" w:color="auto"/>
      </w:divBdr>
    </w:div>
    <w:div w:id="633947327">
      <w:bodyDiv w:val="1"/>
      <w:marLeft w:val="0"/>
      <w:marRight w:val="0"/>
      <w:marTop w:val="0"/>
      <w:marBottom w:val="0"/>
      <w:divBdr>
        <w:top w:val="none" w:sz="0" w:space="0" w:color="auto"/>
        <w:left w:val="none" w:sz="0" w:space="0" w:color="auto"/>
        <w:bottom w:val="none" w:sz="0" w:space="0" w:color="auto"/>
        <w:right w:val="none" w:sz="0" w:space="0" w:color="auto"/>
      </w:divBdr>
    </w:div>
    <w:div w:id="633951095">
      <w:bodyDiv w:val="1"/>
      <w:marLeft w:val="0"/>
      <w:marRight w:val="0"/>
      <w:marTop w:val="0"/>
      <w:marBottom w:val="0"/>
      <w:divBdr>
        <w:top w:val="none" w:sz="0" w:space="0" w:color="auto"/>
        <w:left w:val="none" w:sz="0" w:space="0" w:color="auto"/>
        <w:bottom w:val="none" w:sz="0" w:space="0" w:color="auto"/>
        <w:right w:val="none" w:sz="0" w:space="0" w:color="auto"/>
      </w:divBdr>
    </w:div>
    <w:div w:id="634332344">
      <w:bodyDiv w:val="1"/>
      <w:marLeft w:val="0"/>
      <w:marRight w:val="0"/>
      <w:marTop w:val="0"/>
      <w:marBottom w:val="0"/>
      <w:divBdr>
        <w:top w:val="none" w:sz="0" w:space="0" w:color="auto"/>
        <w:left w:val="none" w:sz="0" w:space="0" w:color="auto"/>
        <w:bottom w:val="none" w:sz="0" w:space="0" w:color="auto"/>
        <w:right w:val="none" w:sz="0" w:space="0" w:color="auto"/>
      </w:divBdr>
    </w:div>
    <w:div w:id="634914219">
      <w:bodyDiv w:val="1"/>
      <w:marLeft w:val="0"/>
      <w:marRight w:val="0"/>
      <w:marTop w:val="0"/>
      <w:marBottom w:val="0"/>
      <w:divBdr>
        <w:top w:val="none" w:sz="0" w:space="0" w:color="auto"/>
        <w:left w:val="none" w:sz="0" w:space="0" w:color="auto"/>
        <w:bottom w:val="none" w:sz="0" w:space="0" w:color="auto"/>
        <w:right w:val="none" w:sz="0" w:space="0" w:color="auto"/>
      </w:divBdr>
    </w:div>
    <w:div w:id="635064951">
      <w:bodyDiv w:val="1"/>
      <w:marLeft w:val="0"/>
      <w:marRight w:val="0"/>
      <w:marTop w:val="0"/>
      <w:marBottom w:val="0"/>
      <w:divBdr>
        <w:top w:val="none" w:sz="0" w:space="0" w:color="auto"/>
        <w:left w:val="none" w:sz="0" w:space="0" w:color="auto"/>
        <w:bottom w:val="none" w:sz="0" w:space="0" w:color="auto"/>
        <w:right w:val="none" w:sz="0" w:space="0" w:color="auto"/>
      </w:divBdr>
    </w:div>
    <w:div w:id="636033624">
      <w:bodyDiv w:val="1"/>
      <w:marLeft w:val="0"/>
      <w:marRight w:val="0"/>
      <w:marTop w:val="0"/>
      <w:marBottom w:val="0"/>
      <w:divBdr>
        <w:top w:val="none" w:sz="0" w:space="0" w:color="auto"/>
        <w:left w:val="none" w:sz="0" w:space="0" w:color="auto"/>
        <w:bottom w:val="none" w:sz="0" w:space="0" w:color="auto"/>
        <w:right w:val="none" w:sz="0" w:space="0" w:color="auto"/>
      </w:divBdr>
    </w:div>
    <w:div w:id="636297886">
      <w:bodyDiv w:val="1"/>
      <w:marLeft w:val="0"/>
      <w:marRight w:val="0"/>
      <w:marTop w:val="0"/>
      <w:marBottom w:val="0"/>
      <w:divBdr>
        <w:top w:val="none" w:sz="0" w:space="0" w:color="auto"/>
        <w:left w:val="none" w:sz="0" w:space="0" w:color="auto"/>
        <w:bottom w:val="none" w:sz="0" w:space="0" w:color="auto"/>
        <w:right w:val="none" w:sz="0" w:space="0" w:color="auto"/>
      </w:divBdr>
    </w:div>
    <w:div w:id="637076162">
      <w:bodyDiv w:val="1"/>
      <w:marLeft w:val="0"/>
      <w:marRight w:val="0"/>
      <w:marTop w:val="0"/>
      <w:marBottom w:val="0"/>
      <w:divBdr>
        <w:top w:val="none" w:sz="0" w:space="0" w:color="auto"/>
        <w:left w:val="none" w:sz="0" w:space="0" w:color="auto"/>
        <w:bottom w:val="none" w:sz="0" w:space="0" w:color="auto"/>
        <w:right w:val="none" w:sz="0" w:space="0" w:color="auto"/>
      </w:divBdr>
    </w:div>
    <w:div w:id="637227263">
      <w:bodyDiv w:val="1"/>
      <w:marLeft w:val="0"/>
      <w:marRight w:val="0"/>
      <w:marTop w:val="0"/>
      <w:marBottom w:val="0"/>
      <w:divBdr>
        <w:top w:val="none" w:sz="0" w:space="0" w:color="auto"/>
        <w:left w:val="none" w:sz="0" w:space="0" w:color="auto"/>
        <w:bottom w:val="none" w:sz="0" w:space="0" w:color="auto"/>
        <w:right w:val="none" w:sz="0" w:space="0" w:color="auto"/>
      </w:divBdr>
    </w:div>
    <w:div w:id="639115516">
      <w:bodyDiv w:val="1"/>
      <w:marLeft w:val="0"/>
      <w:marRight w:val="0"/>
      <w:marTop w:val="0"/>
      <w:marBottom w:val="0"/>
      <w:divBdr>
        <w:top w:val="none" w:sz="0" w:space="0" w:color="auto"/>
        <w:left w:val="none" w:sz="0" w:space="0" w:color="auto"/>
        <w:bottom w:val="none" w:sz="0" w:space="0" w:color="auto"/>
        <w:right w:val="none" w:sz="0" w:space="0" w:color="auto"/>
      </w:divBdr>
    </w:div>
    <w:div w:id="639455155">
      <w:bodyDiv w:val="1"/>
      <w:marLeft w:val="0"/>
      <w:marRight w:val="0"/>
      <w:marTop w:val="0"/>
      <w:marBottom w:val="0"/>
      <w:divBdr>
        <w:top w:val="none" w:sz="0" w:space="0" w:color="auto"/>
        <w:left w:val="none" w:sz="0" w:space="0" w:color="auto"/>
        <w:bottom w:val="none" w:sz="0" w:space="0" w:color="auto"/>
        <w:right w:val="none" w:sz="0" w:space="0" w:color="auto"/>
      </w:divBdr>
      <w:divsChild>
        <w:div w:id="368914477">
          <w:marLeft w:val="1166"/>
          <w:marRight w:val="0"/>
          <w:marTop w:val="115"/>
          <w:marBottom w:val="0"/>
          <w:divBdr>
            <w:top w:val="none" w:sz="0" w:space="0" w:color="auto"/>
            <w:left w:val="none" w:sz="0" w:space="0" w:color="auto"/>
            <w:bottom w:val="none" w:sz="0" w:space="0" w:color="auto"/>
            <w:right w:val="none" w:sz="0" w:space="0" w:color="auto"/>
          </w:divBdr>
        </w:div>
        <w:div w:id="745884438">
          <w:marLeft w:val="1166"/>
          <w:marRight w:val="0"/>
          <w:marTop w:val="115"/>
          <w:marBottom w:val="0"/>
          <w:divBdr>
            <w:top w:val="none" w:sz="0" w:space="0" w:color="auto"/>
            <w:left w:val="none" w:sz="0" w:space="0" w:color="auto"/>
            <w:bottom w:val="none" w:sz="0" w:space="0" w:color="auto"/>
            <w:right w:val="none" w:sz="0" w:space="0" w:color="auto"/>
          </w:divBdr>
        </w:div>
        <w:div w:id="1384333185">
          <w:marLeft w:val="1166"/>
          <w:marRight w:val="0"/>
          <w:marTop w:val="115"/>
          <w:marBottom w:val="0"/>
          <w:divBdr>
            <w:top w:val="none" w:sz="0" w:space="0" w:color="auto"/>
            <w:left w:val="none" w:sz="0" w:space="0" w:color="auto"/>
            <w:bottom w:val="none" w:sz="0" w:space="0" w:color="auto"/>
            <w:right w:val="none" w:sz="0" w:space="0" w:color="auto"/>
          </w:divBdr>
        </w:div>
        <w:div w:id="1904366325">
          <w:marLeft w:val="547"/>
          <w:marRight w:val="0"/>
          <w:marTop w:val="115"/>
          <w:marBottom w:val="0"/>
          <w:divBdr>
            <w:top w:val="none" w:sz="0" w:space="0" w:color="auto"/>
            <w:left w:val="none" w:sz="0" w:space="0" w:color="auto"/>
            <w:bottom w:val="none" w:sz="0" w:space="0" w:color="auto"/>
            <w:right w:val="none" w:sz="0" w:space="0" w:color="auto"/>
          </w:divBdr>
        </w:div>
      </w:divsChild>
    </w:div>
    <w:div w:id="640773779">
      <w:bodyDiv w:val="1"/>
      <w:marLeft w:val="0"/>
      <w:marRight w:val="0"/>
      <w:marTop w:val="0"/>
      <w:marBottom w:val="0"/>
      <w:divBdr>
        <w:top w:val="none" w:sz="0" w:space="0" w:color="auto"/>
        <w:left w:val="none" w:sz="0" w:space="0" w:color="auto"/>
        <w:bottom w:val="none" w:sz="0" w:space="0" w:color="auto"/>
        <w:right w:val="none" w:sz="0" w:space="0" w:color="auto"/>
      </w:divBdr>
    </w:div>
    <w:div w:id="641423550">
      <w:bodyDiv w:val="1"/>
      <w:marLeft w:val="0"/>
      <w:marRight w:val="0"/>
      <w:marTop w:val="0"/>
      <w:marBottom w:val="0"/>
      <w:divBdr>
        <w:top w:val="none" w:sz="0" w:space="0" w:color="auto"/>
        <w:left w:val="none" w:sz="0" w:space="0" w:color="auto"/>
        <w:bottom w:val="none" w:sz="0" w:space="0" w:color="auto"/>
        <w:right w:val="none" w:sz="0" w:space="0" w:color="auto"/>
      </w:divBdr>
    </w:div>
    <w:div w:id="642854006">
      <w:bodyDiv w:val="1"/>
      <w:marLeft w:val="0"/>
      <w:marRight w:val="0"/>
      <w:marTop w:val="0"/>
      <w:marBottom w:val="0"/>
      <w:divBdr>
        <w:top w:val="none" w:sz="0" w:space="0" w:color="auto"/>
        <w:left w:val="none" w:sz="0" w:space="0" w:color="auto"/>
        <w:bottom w:val="none" w:sz="0" w:space="0" w:color="auto"/>
        <w:right w:val="none" w:sz="0" w:space="0" w:color="auto"/>
      </w:divBdr>
      <w:divsChild>
        <w:div w:id="474487456">
          <w:marLeft w:val="1166"/>
          <w:marRight w:val="0"/>
          <w:marTop w:val="96"/>
          <w:marBottom w:val="0"/>
          <w:divBdr>
            <w:top w:val="none" w:sz="0" w:space="0" w:color="auto"/>
            <w:left w:val="none" w:sz="0" w:space="0" w:color="auto"/>
            <w:bottom w:val="none" w:sz="0" w:space="0" w:color="auto"/>
            <w:right w:val="none" w:sz="0" w:space="0" w:color="auto"/>
          </w:divBdr>
        </w:div>
        <w:div w:id="590817129">
          <w:marLeft w:val="1166"/>
          <w:marRight w:val="0"/>
          <w:marTop w:val="96"/>
          <w:marBottom w:val="0"/>
          <w:divBdr>
            <w:top w:val="none" w:sz="0" w:space="0" w:color="auto"/>
            <w:left w:val="none" w:sz="0" w:space="0" w:color="auto"/>
            <w:bottom w:val="none" w:sz="0" w:space="0" w:color="auto"/>
            <w:right w:val="none" w:sz="0" w:space="0" w:color="auto"/>
          </w:divBdr>
        </w:div>
        <w:div w:id="733704689">
          <w:marLeft w:val="1166"/>
          <w:marRight w:val="0"/>
          <w:marTop w:val="96"/>
          <w:marBottom w:val="0"/>
          <w:divBdr>
            <w:top w:val="none" w:sz="0" w:space="0" w:color="auto"/>
            <w:left w:val="none" w:sz="0" w:space="0" w:color="auto"/>
            <w:bottom w:val="none" w:sz="0" w:space="0" w:color="auto"/>
            <w:right w:val="none" w:sz="0" w:space="0" w:color="auto"/>
          </w:divBdr>
        </w:div>
        <w:div w:id="909466941">
          <w:marLeft w:val="1800"/>
          <w:marRight w:val="0"/>
          <w:marTop w:val="77"/>
          <w:marBottom w:val="0"/>
          <w:divBdr>
            <w:top w:val="none" w:sz="0" w:space="0" w:color="auto"/>
            <w:left w:val="none" w:sz="0" w:space="0" w:color="auto"/>
            <w:bottom w:val="none" w:sz="0" w:space="0" w:color="auto"/>
            <w:right w:val="none" w:sz="0" w:space="0" w:color="auto"/>
          </w:divBdr>
        </w:div>
        <w:div w:id="993990413">
          <w:marLeft w:val="1800"/>
          <w:marRight w:val="0"/>
          <w:marTop w:val="77"/>
          <w:marBottom w:val="0"/>
          <w:divBdr>
            <w:top w:val="none" w:sz="0" w:space="0" w:color="auto"/>
            <w:left w:val="none" w:sz="0" w:space="0" w:color="auto"/>
            <w:bottom w:val="none" w:sz="0" w:space="0" w:color="auto"/>
            <w:right w:val="none" w:sz="0" w:space="0" w:color="auto"/>
          </w:divBdr>
        </w:div>
        <w:div w:id="1002776257">
          <w:marLeft w:val="2520"/>
          <w:marRight w:val="0"/>
          <w:marTop w:val="77"/>
          <w:marBottom w:val="0"/>
          <w:divBdr>
            <w:top w:val="none" w:sz="0" w:space="0" w:color="auto"/>
            <w:left w:val="none" w:sz="0" w:space="0" w:color="auto"/>
            <w:bottom w:val="none" w:sz="0" w:space="0" w:color="auto"/>
            <w:right w:val="none" w:sz="0" w:space="0" w:color="auto"/>
          </w:divBdr>
        </w:div>
        <w:div w:id="1129125921">
          <w:marLeft w:val="1800"/>
          <w:marRight w:val="0"/>
          <w:marTop w:val="96"/>
          <w:marBottom w:val="0"/>
          <w:divBdr>
            <w:top w:val="none" w:sz="0" w:space="0" w:color="auto"/>
            <w:left w:val="none" w:sz="0" w:space="0" w:color="auto"/>
            <w:bottom w:val="none" w:sz="0" w:space="0" w:color="auto"/>
            <w:right w:val="none" w:sz="0" w:space="0" w:color="auto"/>
          </w:divBdr>
        </w:div>
        <w:div w:id="1372725384">
          <w:marLeft w:val="547"/>
          <w:marRight w:val="0"/>
          <w:marTop w:val="115"/>
          <w:marBottom w:val="0"/>
          <w:divBdr>
            <w:top w:val="none" w:sz="0" w:space="0" w:color="auto"/>
            <w:left w:val="none" w:sz="0" w:space="0" w:color="auto"/>
            <w:bottom w:val="none" w:sz="0" w:space="0" w:color="auto"/>
            <w:right w:val="none" w:sz="0" w:space="0" w:color="auto"/>
          </w:divBdr>
        </w:div>
        <w:div w:id="1664627453">
          <w:marLeft w:val="2520"/>
          <w:marRight w:val="0"/>
          <w:marTop w:val="77"/>
          <w:marBottom w:val="0"/>
          <w:divBdr>
            <w:top w:val="none" w:sz="0" w:space="0" w:color="auto"/>
            <w:left w:val="none" w:sz="0" w:space="0" w:color="auto"/>
            <w:bottom w:val="none" w:sz="0" w:space="0" w:color="auto"/>
            <w:right w:val="none" w:sz="0" w:space="0" w:color="auto"/>
          </w:divBdr>
        </w:div>
        <w:div w:id="2010980682">
          <w:marLeft w:val="1800"/>
          <w:marRight w:val="0"/>
          <w:marTop w:val="96"/>
          <w:marBottom w:val="0"/>
          <w:divBdr>
            <w:top w:val="none" w:sz="0" w:space="0" w:color="auto"/>
            <w:left w:val="none" w:sz="0" w:space="0" w:color="auto"/>
            <w:bottom w:val="none" w:sz="0" w:space="0" w:color="auto"/>
            <w:right w:val="none" w:sz="0" w:space="0" w:color="auto"/>
          </w:divBdr>
        </w:div>
        <w:div w:id="2136556643">
          <w:marLeft w:val="547"/>
          <w:marRight w:val="0"/>
          <w:marTop w:val="115"/>
          <w:marBottom w:val="0"/>
          <w:divBdr>
            <w:top w:val="none" w:sz="0" w:space="0" w:color="auto"/>
            <w:left w:val="none" w:sz="0" w:space="0" w:color="auto"/>
            <w:bottom w:val="none" w:sz="0" w:space="0" w:color="auto"/>
            <w:right w:val="none" w:sz="0" w:space="0" w:color="auto"/>
          </w:divBdr>
        </w:div>
      </w:divsChild>
    </w:div>
    <w:div w:id="642932499">
      <w:bodyDiv w:val="1"/>
      <w:marLeft w:val="0"/>
      <w:marRight w:val="0"/>
      <w:marTop w:val="0"/>
      <w:marBottom w:val="0"/>
      <w:divBdr>
        <w:top w:val="none" w:sz="0" w:space="0" w:color="auto"/>
        <w:left w:val="none" w:sz="0" w:space="0" w:color="auto"/>
        <w:bottom w:val="none" w:sz="0" w:space="0" w:color="auto"/>
        <w:right w:val="none" w:sz="0" w:space="0" w:color="auto"/>
      </w:divBdr>
    </w:div>
    <w:div w:id="643512631">
      <w:bodyDiv w:val="1"/>
      <w:marLeft w:val="0"/>
      <w:marRight w:val="0"/>
      <w:marTop w:val="0"/>
      <w:marBottom w:val="0"/>
      <w:divBdr>
        <w:top w:val="none" w:sz="0" w:space="0" w:color="auto"/>
        <w:left w:val="none" w:sz="0" w:space="0" w:color="auto"/>
        <w:bottom w:val="none" w:sz="0" w:space="0" w:color="auto"/>
        <w:right w:val="none" w:sz="0" w:space="0" w:color="auto"/>
      </w:divBdr>
      <w:divsChild>
        <w:div w:id="113213019">
          <w:marLeft w:val="1166"/>
          <w:marRight w:val="0"/>
          <w:marTop w:val="91"/>
          <w:marBottom w:val="0"/>
          <w:divBdr>
            <w:top w:val="none" w:sz="0" w:space="0" w:color="auto"/>
            <w:left w:val="none" w:sz="0" w:space="0" w:color="auto"/>
            <w:bottom w:val="none" w:sz="0" w:space="0" w:color="auto"/>
            <w:right w:val="none" w:sz="0" w:space="0" w:color="auto"/>
          </w:divBdr>
        </w:div>
        <w:div w:id="680667622">
          <w:marLeft w:val="547"/>
          <w:marRight w:val="0"/>
          <w:marTop w:val="106"/>
          <w:marBottom w:val="0"/>
          <w:divBdr>
            <w:top w:val="none" w:sz="0" w:space="0" w:color="auto"/>
            <w:left w:val="none" w:sz="0" w:space="0" w:color="auto"/>
            <w:bottom w:val="none" w:sz="0" w:space="0" w:color="auto"/>
            <w:right w:val="none" w:sz="0" w:space="0" w:color="auto"/>
          </w:divBdr>
        </w:div>
        <w:div w:id="898367599">
          <w:marLeft w:val="1166"/>
          <w:marRight w:val="0"/>
          <w:marTop w:val="91"/>
          <w:marBottom w:val="0"/>
          <w:divBdr>
            <w:top w:val="none" w:sz="0" w:space="0" w:color="auto"/>
            <w:left w:val="none" w:sz="0" w:space="0" w:color="auto"/>
            <w:bottom w:val="none" w:sz="0" w:space="0" w:color="auto"/>
            <w:right w:val="none" w:sz="0" w:space="0" w:color="auto"/>
          </w:divBdr>
        </w:div>
        <w:div w:id="1004698733">
          <w:marLeft w:val="1166"/>
          <w:marRight w:val="0"/>
          <w:marTop w:val="91"/>
          <w:marBottom w:val="0"/>
          <w:divBdr>
            <w:top w:val="none" w:sz="0" w:space="0" w:color="auto"/>
            <w:left w:val="none" w:sz="0" w:space="0" w:color="auto"/>
            <w:bottom w:val="none" w:sz="0" w:space="0" w:color="auto"/>
            <w:right w:val="none" w:sz="0" w:space="0" w:color="auto"/>
          </w:divBdr>
        </w:div>
        <w:div w:id="1093210215">
          <w:marLeft w:val="547"/>
          <w:marRight w:val="0"/>
          <w:marTop w:val="106"/>
          <w:marBottom w:val="0"/>
          <w:divBdr>
            <w:top w:val="none" w:sz="0" w:space="0" w:color="auto"/>
            <w:left w:val="none" w:sz="0" w:space="0" w:color="auto"/>
            <w:bottom w:val="none" w:sz="0" w:space="0" w:color="auto"/>
            <w:right w:val="none" w:sz="0" w:space="0" w:color="auto"/>
          </w:divBdr>
        </w:div>
        <w:div w:id="1287543591">
          <w:marLeft w:val="547"/>
          <w:marRight w:val="0"/>
          <w:marTop w:val="106"/>
          <w:marBottom w:val="0"/>
          <w:divBdr>
            <w:top w:val="none" w:sz="0" w:space="0" w:color="auto"/>
            <w:left w:val="none" w:sz="0" w:space="0" w:color="auto"/>
            <w:bottom w:val="none" w:sz="0" w:space="0" w:color="auto"/>
            <w:right w:val="none" w:sz="0" w:space="0" w:color="auto"/>
          </w:divBdr>
        </w:div>
        <w:div w:id="1520244025">
          <w:marLeft w:val="1166"/>
          <w:marRight w:val="0"/>
          <w:marTop w:val="91"/>
          <w:marBottom w:val="0"/>
          <w:divBdr>
            <w:top w:val="none" w:sz="0" w:space="0" w:color="auto"/>
            <w:left w:val="none" w:sz="0" w:space="0" w:color="auto"/>
            <w:bottom w:val="none" w:sz="0" w:space="0" w:color="auto"/>
            <w:right w:val="none" w:sz="0" w:space="0" w:color="auto"/>
          </w:divBdr>
        </w:div>
        <w:div w:id="2023126779">
          <w:marLeft w:val="547"/>
          <w:marRight w:val="0"/>
          <w:marTop w:val="106"/>
          <w:marBottom w:val="0"/>
          <w:divBdr>
            <w:top w:val="none" w:sz="0" w:space="0" w:color="auto"/>
            <w:left w:val="none" w:sz="0" w:space="0" w:color="auto"/>
            <w:bottom w:val="none" w:sz="0" w:space="0" w:color="auto"/>
            <w:right w:val="none" w:sz="0" w:space="0" w:color="auto"/>
          </w:divBdr>
        </w:div>
        <w:div w:id="2115128810">
          <w:marLeft w:val="1166"/>
          <w:marRight w:val="0"/>
          <w:marTop w:val="91"/>
          <w:marBottom w:val="0"/>
          <w:divBdr>
            <w:top w:val="none" w:sz="0" w:space="0" w:color="auto"/>
            <w:left w:val="none" w:sz="0" w:space="0" w:color="auto"/>
            <w:bottom w:val="none" w:sz="0" w:space="0" w:color="auto"/>
            <w:right w:val="none" w:sz="0" w:space="0" w:color="auto"/>
          </w:divBdr>
        </w:div>
      </w:divsChild>
    </w:div>
    <w:div w:id="644286692">
      <w:bodyDiv w:val="1"/>
      <w:marLeft w:val="0"/>
      <w:marRight w:val="0"/>
      <w:marTop w:val="0"/>
      <w:marBottom w:val="0"/>
      <w:divBdr>
        <w:top w:val="none" w:sz="0" w:space="0" w:color="auto"/>
        <w:left w:val="none" w:sz="0" w:space="0" w:color="auto"/>
        <w:bottom w:val="none" w:sz="0" w:space="0" w:color="auto"/>
        <w:right w:val="none" w:sz="0" w:space="0" w:color="auto"/>
      </w:divBdr>
      <w:divsChild>
        <w:div w:id="107167899">
          <w:marLeft w:val="1800"/>
          <w:marRight w:val="0"/>
          <w:marTop w:val="115"/>
          <w:marBottom w:val="0"/>
          <w:divBdr>
            <w:top w:val="none" w:sz="0" w:space="0" w:color="auto"/>
            <w:left w:val="none" w:sz="0" w:space="0" w:color="auto"/>
            <w:bottom w:val="none" w:sz="0" w:space="0" w:color="auto"/>
            <w:right w:val="none" w:sz="0" w:space="0" w:color="auto"/>
          </w:divBdr>
        </w:div>
        <w:div w:id="690641666">
          <w:marLeft w:val="547"/>
          <w:marRight w:val="0"/>
          <w:marTop w:val="154"/>
          <w:marBottom w:val="0"/>
          <w:divBdr>
            <w:top w:val="none" w:sz="0" w:space="0" w:color="auto"/>
            <w:left w:val="none" w:sz="0" w:space="0" w:color="auto"/>
            <w:bottom w:val="none" w:sz="0" w:space="0" w:color="auto"/>
            <w:right w:val="none" w:sz="0" w:space="0" w:color="auto"/>
          </w:divBdr>
        </w:div>
        <w:div w:id="1052192962">
          <w:marLeft w:val="1800"/>
          <w:marRight w:val="0"/>
          <w:marTop w:val="115"/>
          <w:marBottom w:val="0"/>
          <w:divBdr>
            <w:top w:val="none" w:sz="0" w:space="0" w:color="auto"/>
            <w:left w:val="none" w:sz="0" w:space="0" w:color="auto"/>
            <w:bottom w:val="none" w:sz="0" w:space="0" w:color="auto"/>
            <w:right w:val="none" w:sz="0" w:space="0" w:color="auto"/>
          </w:divBdr>
        </w:div>
        <w:div w:id="2015186792">
          <w:marLeft w:val="1800"/>
          <w:marRight w:val="0"/>
          <w:marTop w:val="115"/>
          <w:marBottom w:val="0"/>
          <w:divBdr>
            <w:top w:val="none" w:sz="0" w:space="0" w:color="auto"/>
            <w:left w:val="none" w:sz="0" w:space="0" w:color="auto"/>
            <w:bottom w:val="none" w:sz="0" w:space="0" w:color="auto"/>
            <w:right w:val="none" w:sz="0" w:space="0" w:color="auto"/>
          </w:divBdr>
        </w:div>
      </w:divsChild>
    </w:div>
    <w:div w:id="644434871">
      <w:bodyDiv w:val="1"/>
      <w:marLeft w:val="0"/>
      <w:marRight w:val="0"/>
      <w:marTop w:val="0"/>
      <w:marBottom w:val="0"/>
      <w:divBdr>
        <w:top w:val="none" w:sz="0" w:space="0" w:color="auto"/>
        <w:left w:val="none" w:sz="0" w:space="0" w:color="auto"/>
        <w:bottom w:val="none" w:sz="0" w:space="0" w:color="auto"/>
        <w:right w:val="none" w:sz="0" w:space="0" w:color="auto"/>
      </w:divBdr>
    </w:div>
    <w:div w:id="647786459">
      <w:bodyDiv w:val="1"/>
      <w:marLeft w:val="0"/>
      <w:marRight w:val="0"/>
      <w:marTop w:val="0"/>
      <w:marBottom w:val="0"/>
      <w:divBdr>
        <w:top w:val="none" w:sz="0" w:space="0" w:color="auto"/>
        <w:left w:val="none" w:sz="0" w:space="0" w:color="auto"/>
        <w:bottom w:val="none" w:sz="0" w:space="0" w:color="auto"/>
        <w:right w:val="none" w:sz="0" w:space="0" w:color="auto"/>
      </w:divBdr>
      <w:divsChild>
        <w:div w:id="1367606103">
          <w:marLeft w:val="0"/>
          <w:marRight w:val="0"/>
          <w:marTop w:val="0"/>
          <w:marBottom w:val="0"/>
          <w:divBdr>
            <w:top w:val="none" w:sz="0" w:space="0" w:color="auto"/>
            <w:left w:val="none" w:sz="0" w:space="0" w:color="auto"/>
            <w:bottom w:val="none" w:sz="0" w:space="0" w:color="auto"/>
            <w:right w:val="none" w:sz="0" w:space="0" w:color="auto"/>
          </w:divBdr>
          <w:divsChild>
            <w:div w:id="319357631">
              <w:marLeft w:val="0"/>
              <w:marRight w:val="0"/>
              <w:marTop w:val="0"/>
              <w:marBottom w:val="0"/>
              <w:divBdr>
                <w:top w:val="none" w:sz="0" w:space="0" w:color="auto"/>
                <w:left w:val="none" w:sz="0" w:space="0" w:color="auto"/>
                <w:bottom w:val="none" w:sz="0" w:space="0" w:color="auto"/>
                <w:right w:val="none" w:sz="0" w:space="0" w:color="auto"/>
              </w:divBdr>
            </w:div>
            <w:div w:id="1184175945">
              <w:marLeft w:val="0"/>
              <w:marRight w:val="0"/>
              <w:marTop w:val="0"/>
              <w:marBottom w:val="0"/>
              <w:divBdr>
                <w:top w:val="none" w:sz="0" w:space="0" w:color="auto"/>
                <w:left w:val="none" w:sz="0" w:space="0" w:color="auto"/>
                <w:bottom w:val="none" w:sz="0" w:space="0" w:color="auto"/>
                <w:right w:val="none" w:sz="0" w:space="0" w:color="auto"/>
              </w:divBdr>
            </w:div>
            <w:div w:id="128064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85139">
      <w:bodyDiv w:val="1"/>
      <w:marLeft w:val="0"/>
      <w:marRight w:val="0"/>
      <w:marTop w:val="0"/>
      <w:marBottom w:val="0"/>
      <w:divBdr>
        <w:top w:val="none" w:sz="0" w:space="0" w:color="auto"/>
        <w:left w:val="none" w:sz="0" w:space="0" w:color="auto"/>
        <w:bottom w:val="none" w:sz="0" w:space="0" w:color="auto"/>
        <w:right w:val="none" w:sz="0" w:space="0" w:color="auto"/>
      </w:divBdr>
      <w:divsChild>
        <w:div w:id="90901558">
          <w:marLeft w:val="547"/>
          <w:marRight w:val="0"/>
          <w:marTop w:val="96"/>
          <w:marBottom w:val="0"/>
          <w:divBdr>
            <w:top w:val="none" w:sz="0" w:space="0" w:color="auto"/>
            <w:left w:val="none" w:sz="0" w:space="0" w:color="auto"/>
            <w:bottom w:val="none" w:sz="0" w:space="0" w:color="auto"/>
            <w:right w:val="none" w:sz="0" w:space="0" w:color="auto"/>
          </w:divBdr>
        </w:div>
        <w:div w:id="373309884">
          <w:marLeft w:val="547"/>
          <w:marRight w:val="0"/>
          <w:marTop w:val="96"/>
          <w:marBottom w:val="0"/>
          <w:divBdr>
            <w:top w:val="none" w:sz="0" w:space="0" w:color="auto"/>
            <w:left w:val="none" w:sz="0" w:space="0" w:color="auto"/>
            <w:bottom w:val="none" w:sz="0" w:space="0" w:color="auto"/>
            <w:right w:val="none" w:sz="0" w:space="0" w:color="auto"/>
          </w:divBdr>
        </w:div>
        <w:div w:id="740950381">
          <w:marLeft w:val="1166"/>
          <w:marRight w:val="0"/>
          <w:marTop w:val="86"/>
          <w:marBottom w:val="0"/>
          <w:divBdr>
            <w:top w:val="none" w:sz="0" w:space="0" w:color="auto"/>
            <w:left w:val="none" w:sz="0" w:space="0" w:color="auto"/>
            <w:bottom w:val="none" w:sz="0" w:space="0" w:color="auto"/>
            <w:right w:val="none" w:sz="0" w:space="0" w:color="auto"/>
          </w:divBdr>
        </w:div>
        <w:div w:id="843126730">
          <w:marLeft w:val="547"/>
          <w:marRight w:val="0"/>
          <w:marTop w:val="96"/>
          <w:marBottom w:val="0"/>
          <w:divBdr>
            <w:top w:val="none" w:sz="0" w:space="0" w:color="auto"/>
            <w:left w:val="none" w:sz="0" w:space="0" w:color="auto"/>
            <w:bottom w:val="none" w:sz="0" w:space="0" w:color="auto"/>
            <w:right w:val="none" w:sz="0" w:space="0" w:color="auto"/>
          </w:divBdr>
        </w:div>
        <w:div w:id="1115177947">
          <w:marLeft w:val="547"/>
          <w:marRight w:val="0"/>
          <w:marTop w:val="96"/>
          <w:marBottom w:val="0"/>
          <w:divBdr>
            <w:top w:val="none" w:sz="0" w:space="0" w:color="auto"/>
            <w:left w:val="none" w:sz="0" w:space="0" w:color="auto"/>
            <w:bottom w:val="none" w:sz="0" w:space="0" w:color="auto"/>
            <w:right w:val="none" w:sz="0" w:space="0" w:color="auto"/>
          </w:divBdr>
        </w:div>
        <w:div w:id="1472626435">
          <w:marLeft w:val="547"/>
          <w:marRight w:val="0"/>
          <w:marTop w:val="96"/>
          <w:marBottom w:val="0"/>
          <w:divBdr>
            <w:top w:val="none" w:sz="0" w:space="0" w:color="auto"/>
            <w:left w:val="none" w:sz="0" w:space="0" w:color="auto"/>
            <w:bottom w:val="none" w:sz="0" w:space="0" w:color="auto"/>
            <w:right w:val="none" w:sz="0" w:space="0" w:color="auto"/>
          </w:divBdr>
        </w:div>
        <w:div w:id="1730349043">
          <w:marLeft w:val="547"/>
          <w:marRight w:val="0"/>
          <w:marTop w:val="96"/>
          <w:marBottom w:val="0"/>
          <w:divBdr>
            <w:top w:val="none" w:sz="0" w:space="0" w:color="auto"/>
            <w:left w:val="none" w:sz="0" w:space="0" w:color="auto"/>
            <w:bottom w:val="none" w:sz="0" w:space="0" w:color="auto"/>
            <w:right w:val="none" w:sz="0" w:space="0" w:color="auto"/>
          </w:divBdr>
        </w:div>
        <w:div w:id="1957566213">
          <w:marLeft w:val="547"/>
          <w:marRight w:val="0"/>
          <w:marTop w:val="96"/>
          <w:marBottom w:val="0"/>
          <w:divBdr>
            <w:top w:val="none" w:sz="0" w:space="0" w:color="auto"/>
            <w:left w:val="none" w:sz="0" w:space="0" w:color="auto"/>
            <w:bottom w:val="none" w:sz="0" w:space="0" w:color="auto"/>
            <w:right w:val="none" w:sz="0" w:space="0" w:color="auto"/>
          </w:divBdr>
        </w:div>
      </w:divsChild>
    </w:div>
    <w:div w:id="648704511">
      <w:bodyDiv w:val="1"/>
      <w:marLeft w:val="0"/>
      <w:marRight w:val="0"/>
      <w:marTop w:val="0"/>
      <w:marBottom w:val="0"/>
      <w:divBdr>
        <w:top w:val="none" w:sz="0" w:space="0" w:color="auto"/>
        <w:left w:val="none" w:sz="0" w:space="0" w:color="auto"/>
        <w:bottom w:val="none" w:sz="0" w:space="0" w:color="auto"/>
        <w:right w:val="none" w:sz="0" w:space="0" w:color="auto"/>
      </w:divBdr>
    </w:div>
    <w:div w:id="650915078">
      <w:bodyDiv w:val="1"/>
      <w:marLeft w:val="0"/>
      <w:marRight w:val="0"/>
      <w:marTop w:val="0"/>
      <w:marBottom w:val="0"/>
      <w:divBdr>
        <w:top w:val="none" w:sz="0" w:space="0" w:color="auto"/>
        <w:left w:val="none" w:sz="0" w:space="0" w:color="auto"/>
        <w:bottom w:val="none" w:sz="0" w:space="0" w:color="auto"/>
        <w:right w:val="none" w:sz="0" w:space="0" w:color="auto"/>
      </w:divBdr>
    </w:div>
    <w:div w:id="651061613">
      <w:bodyDiv w:val="1"/>
      <w:marLeft w:val="0"/>
      <w:marRight w:val="0"/>
      <w:marTop w:val="0"/>
      <w:marBottom w:val="0"/>
      <w:divBdr>
        <w:top w:val="none" w:sz="0" w:space="0" w:color="auto"/>
        <w:left w:val="none" w:sz="0" w:space="0" w:color="auto"/>
        <w:bottom w:val="none" w:sz="0" w:space="0" w:color="auto"/>
        <w:right w:val="none" w:sz="0" w:space="0" w:color="auto"/>
      </w:divBdr>
      <w:divsChild>
        <w:div w:id="89206351">
          <w:marLeft w:val="360"/>
          <w:marRight w:val="0"/>
          <w:marTop w:val="200"/>
          <w:marBottom w:val="0"/>
          <w:divBdr>
            <w:top w:val="none" w:sz="0" w:space="0" w:color="auto"/>
            <w:left w:val="none" w:sz="0" w:space="0" w:color="auto"/>
            <w:bottom w:val="none" w:sz="0" w:space="0" w:color="auto"/>
            <w:right w:val="none" w:sz="0" w:space="0" w:color="auto"/>
          </w:divBdr>
        </w:div>
        <w:div w:id="557669868">
          <w:marLeft w:val="360"/>
          <w:marRight w:val="0"/>
          <w:marTop w:val="200"/>
          <w:marBottom w:val="0"/>
          <w:divBdr>
            <w:top w:val="none" w:sz="0" w:space="0" w:color="auto"/>
            <w:left w:val="none" w:sz="0" w:space="0" w:color="auto"/>
            <w:bottom w:val="none" w:sz="0" w:space="0" w:color="auto"/>
            <w:right w:val="none" w:sz="0" w:space="0" w:color="auto"/>
          </w:divBdr>
        </w:div>
        <w:div w:id="1561164409">
          <w:marLeft w:val="360"/>
          <w:marRight w:val="0"/>
          <w:marTop w:val="200"/>
          <w:marBottom w:val="0"/>
          <w:divBdr>
            <w:top w:val="none" w:sz="0" w:space="0" w:color="auto"/>
            <w:left w:val="none" w:sz="0" w:space="0" w:color="auto"/>
            <w:bottom w:val="none" w:sz="0" w:space="0" w:color="auto"/>
            <w:right w:val="none" w:sz="0" w:space="0" w:color="auto"/>
          </w:divBdr>
        </w:div>
        <w:div w:id="1732970063">
          <w:marLeft w:val="360"/>
          <w:marRight w:val="0"/>
          <w:marTop w:val="200"/>
          <w:marBottom w:val="0"/>
          <w:divBdr>
            <w:top w:val="none" w:sz="0" w:space="0" w:color="auto"/>
            <w:left w:val="none" w:sz="0" w:space="0" w:color="auto"/>
            <w:bottom w:val="none" w:sz="0" w:space="0" w:color="auto"/>
            <w:right w:val="none" w:sz="0" w:space="0" w:color="auto"/>
          </w:divBdr>
        </w:div>
      </w:divsChild>
    </w:div>
    <w:div w:id="653147266">
      <w:bodyDiv w:val="1"/>
      <w:marLeft w:val="0"/>
      <w:marRight w:val="0"/>
      <w:marTop w:val="0"/>
      <w:marBottom w:val="0"/>
      <w:divBdr>
        <w:top w:val="none" w:sz="0" w:space="0" w:color="auto"/>
        <w:left w:val="none" w:sz="0" w:space="0" w:color="auto"/>
        <w:bottom w:val="none" w:sz="0" w:space="0" w:color="auto"/>
        <w:right w:val="none" w:sz="0" w:space="0" w:color="auto"/>
      </w:divBdr>
      <w:divsChild>
        <w:div w:id="405080545">
          <w:marLeft w:val="1166"/>
          <w:marRight w:val="0"/>
          <w:marTop w:val="115"/>
          <w:marBottom w:val="120"/>
          <w:divBdr>
            <w:top w:val="none" w:sz="0" w:space="0" w:color="auto"/>
            <w:left w:val="none" w:sz="0" w:space="0" w:color="auto"/>
            <w:bottom w:val="none" w:sz="0" w:space="0" w:color="auto"/>
            <w:right w:val="none" w:sz="0" w:space="0" w:color="auto"/>
          </w:divBdr>
        </w:div>
        <w:div w:id="602147014">
          <w:marLeft w:val="1166"/>
          <w:marRight w:val="0"/>
          <w:marTop w:val="115"/>
          <w:marBottom w:val="120"/>
          <w:divBdr>
            <w:top w:val="none" w:sz="0" w:space="0" w:color="auto"/>
            <w:left w:val="none" w:sz="0" w:space="0" w:color="auto"/>
            <w:bottom w:val="none" w:sz="0" w:space="0" w:color="auto"/>
            <w:right w:val="none" w:sz="0" w:space="0" w:color="auto"/>
          </w:divBdr>
        </w:div>
        <w:div w:id="1005014742">
          <w:marLeft w:val="547"/>
          <w:marRight w:val="0"/>
          <w:marTop w:val="134"/>
          <w:marBottom w:val="120"/>
          <w:divBdr>
            <w:top w:val="none" w:sz="0" w:space="0" w:color="auto"/>
            <w:left w:val="none" w:sz="0" w:space="0" w:color="auto"/>
            <w:bottom w:val="none" w:sz="0" w:space="0" w:color="auto"/>
            <w:right w:val="none" w:sz="0" w:space="0" w:color="auto"/>
          </w:divBdr>
        </w:div>
        <w:div w:id="1056854941">
          <w:marLeft w:val="547"/>
          <w:marRight w:val="0"/>
          <w:marTop w:val="134"/>
          <w:marBottom w:val="120"/>
          <w:divBdr>
            <w:top w:val="none" w:sz="0" w:space="0" w:color="auto"/>
            <w:left w:val="none" w:sz="0" w:space="0" w:color="auto"/>
            <w:bottom w:val="none" w:sz="0" w:space="0" w:color="auto"/>
            <w:right w:val="none" w:sz="0" w:space="0" w:color="auto"/>
          </w:divBdr>
        </w:div>
        <w:div w:id="1175728581">
          <w:marLeft w:val="547"/>
          <w:marRight w:val="0"/>
          <w:marTop w:val="134"/>
          <w:marBottom w:val="120"/>
          <w:divBdr>
            <w:top w:val="none" w:sz="0" w:space="0" w:color="auto"/>
            <w:left w:val="none" w:sz="0" w:space="0" w:color="auto"/>
            <w:bottom w:val="none" w:sz="0" w:space="0" w:color="auto"/>
            <w:right w:val="none" w:sz="0" w:space="0" w:color="auto"/>
          </w:divBdr>
        </w:div>
        <w:div w:id="1230264077">
          <w:marLeft w:val="1166"/>
          <w:marRight w:val="0"/>
          <w:marTop w:val="115"/>
          <w:marBottom w:val="120"/>
          <w:divBdr>
            <w:top w:val="none" w:sz="0" w:space="0" w:color="auto"/>
            <w:left w:val="none" w:sz="0" w:space="0" w:color="auto"/>
            <w:bottom w:val="none" w:sz="0" w:space="0" w:color="auto"/>
            <w:right w:val="none" w:sz="0" w:space="0" w:color="auto"/>
          </w:divBdr>
        </w:div>
      </w:divsChild>
    </w:div>
    <w:div w:id="653529569">
      <w:bodyDiv w:val="1"/>
      <w:marLeft w:val="0"/>
      <w:marRight w:val="0"/>
      <w:marTop w:val="0"/>
      <w:marBottom w:val="0"/>
      <w:divBdr>
        <w:top w:val="none" w:sz="0" w:space="0" w:color="auto"/>
        <w:left w:val="none" w:sz="0" w:space="0" w:color="auto"/>
        <w:bottom w:val="none" w:sz="0" w:space="0" w:color="auto"/>
        <w:right w:val="none" w:sz="0" w:space="0" w:color="auto"/>
      </w:divBdr>
    </w:div>
    <w:div w:id="654455276">
      <w:bodyDiv w:val="1"/>
      <w:marLeft w:val="0"/>
      <w:marRight w:val="0"/>
      <w:marTop w:val="0"/>
      <w:marBottom w:val="0"/>
      <w:divBdr>
        <w:top w:val="none" w:sz="0" w:space="0" w:color="auto"/>
        <w:left w:val="none" w:sz="0" w:space="0" w:color="auto"/>
        <w:bottom w:val="none" w:sz="0" w:space="0" w:color="auto"/>
        <w:right w:val="none" w:sz="0" w:space="0" w:color="auto"/>
      </w:divBdr>
    </w:div>
    <w:div w:id="654801325">
      <w:bodyDiv w:val="1"/>
      <w:marLeft w:val="0"/>
      <w:marRight w:val="0"/>
      <w:marTop w:val="0"/>
      <w:marBottom w:val="0"/>
      <w:divBdr>
        <w:top w:val="none" w:sz="0" w:space="0" w:color="auto"/>
        <w:left w:val="none" w:sz="0" w:space="0" w:color="auto"/>
        <w:bottom w:val="none" w:sz="0" w:space="0" w:color="auto"/>
        <w:right w:val="none" w:sz="0" w:space="0" w:color="auto"/>
      </w:divBdr>
      <w:divsChild>
        <w:div w:id="143275352">
          <w:marLeft w:val="1166"/>
          <w:marRight w:val="0"/>
          <w:marTop w:val="96"/>
          <w:marBottom w:val="0"/>
          <w:divBdr>
            <w:top w:val="none" w:sz="0" w:space="0" w:color="auto"/>
            <w:left w:val="none" w:sz="0" w:space="0" w:color="auto"/>
            <w:bottom w:val="none" w:sz="0" w:space="0" w:color="auto"/>
            <w:right w:val="none" w:sz="0" w:space="0" w:color="auto"/>
          </w:divBdr>
        </w:div>
        <w:div w:id="488793567">
          <w:marLeft w:val="547"/>
          <w:marRight w:val="0"/>
          <w:marTop w:val="115"/>
          <w:marBottom w:val="0"/>
          <w:divBdr>
            <w:top w:val="none" w:sz="0" w:space="0" w:color="auto"/>
            <w:left w:val="none" w:sz="0" w:space="0" w:color="auto"/>
            <w:bottom w:val="none" w:sz="0" w:space="0" w:color="auto"/>
            <w:right w:val="none" w:sz="0" w:space="0" w:color="auto"/>
          </w:divBdr>
        </w:div>
        <w:div w:id="560486935">
          <w:marLeft w:val="547"/>
          <w:marRight w:val="0"/>
          <w:marTop w:val="115"/>
          <w:marBottom w:val="0"/>
          <w:divBdr>
            <w:top w:val="none" w:sz="0" w:space="0" w:color="auto"/>
            <w:left w:val="none" w:sz="0" w:space="0" w:color="auto"/>
            <w:bottom w:val="none" w:sz="0" w:space="0" w:color="auto"/>
            <w:right w:val="none" w:sz="0" w:space="0" w:color="auto"/>
          </w:divBdr>
        </w:div>
        <w:div w:id="928581500">
          <w:marLeft w:val="1166"/>
          <w:marRight w:val="0"/>
          <w:marTop w:val="96"/>
          <w:marBottom w:val="0"/>
          <w:divBdr>
            <w:top w:val="none" w:sz="0" w:space="0" w:color="auto"/>
            <w:left w:val="none" w:sz="0" w:space="0" w:color="auto"/>
            <w:bottom w:val="none" w:sz="0" w:space="0" w:color="auto"/>
            <w:right w:val="none" w:sz="0" w:space="0" w:color="auto"/>
          </w:divBdr>
        </w:div>
        <w:div w:id="1248732113">
          <w:marLeft w:val="1166"/>
          <w:marRight w:val="0"/>
          <w:marTop w:val="96"/>
          <w:marBottom w:val="0"/>
          <w:divBdr>
            <w:top w:val="none" w:sz="0" w:space="0" w:color="auto"/>
            <w:left w:val="none" w:sz="0" w:space="0" w:color="auto"/>
            <w:bottom w:val="none" w:sz="0" w:space="0" w:color="auto"/>
            <w:right w:val="none" w:sz="0" w:space="0" w:color="auto"/>
          </w:divBdr>
        </w:div>
        <w:div w:id="1602951021">
          <w:marLeft w:val="1166"/>
          <w:marRight w:val="0"/>
          <w:marTop w:val="96"/>
          <w:marBottom w:val="0"/>
          <w:divBdr>
            <w:top w:val="none" w:sz="0" w:space="0" w:color="auto"/>
            <w:left w:val="none" w:sz="0" w:space="0" w:color="auto"/>
            <w:bottom w:val="none" w:sz="0" w:space="0" w:color="auto"/>
            <w:right w:val="none" w:sz="0" w:space="0" w:color="auto"/>
          </w:divBdr>
        </w:div>
        <w:div w:id="1677076493">
          <w:marLeft w:val="1166"/>
          <w:marRight w:val="0"/>
          <w:marTop w:val="96"/>
          <w:marBottom w:val="0"/>
          <w:divBdr>
            <w:top w:val="none" w:sz="0" w:space="0" w:color="auto"/>
            <w:left w:val="none" w:sz="0" w:space="0" w:color="auto"/>
            <w:bottom w:val="none" w:sz="0" w:space="0" w:color="auto"/>
            <w:right w:val="none" w:sz="0" w:space="0" w:color="auto"/>
          </w:divBdr>
        </w:div>
        <w:div w:id="2097163181">
          <w:marLeft w:val="1166"/>
          <w:marRight w:val="0"/>
          <w:marTop w:val="96"/>
          <w:marBottom w:val="0"/>
          <w:divBdr>
            <w:top w:val="none" w:sz="0" w:space="0" w:color="auto"/>
            <w:left w:val="none" w:sz="0" w:space="0" w:color="auto"/>
            <w:bottom w:val="none" w:sz="0" w:space="0" w:color="auto"/>
            <w:right w:val="none" w:sz="0" w:space="0" w:color="auto"/>
          </w:divBdr>
        </w:div>
      </w:divsChild>
    </w:div>
    <w:div w:id="655381052">
      <w:bodyDiv w:val="1"/>
      <w:marLeft w:val="0"/>
      <w:marRight w:val="0"/>
      <w:marTop w:val="0"/>
      <w:marBottom w:val="0"/>
      <w:divBdr>
        <w:top w:val="none" w:sz="0" w:space="0" w:color="auto"/>
        <w:left w:val="none" w:sz="0" w:space="0" w:color="auto"/>
        <w:bottom w:val="none" w:sz="0" w:space="0" w:color="auto"/>
        <w:right w:val="none" w:sz="0" w:space="0" w:color="auto"/>
      </w:divBdr>
    </w:div>
    <w:div w:id="655570174">
      <w:bodyDiv w:val="1"/>
      <w:marLeft w:val="0"/>
      <w:marRight w:val="0"/>
      <w:marTop w:val="0"/>
      <w:marBottom w:val="0"/>
      <w:divBdr>
        <w:top w:val="none" w:sz="0" w:space="0" w:color="auto"/>
        <w:left w:val="none" w:sz="0" w:space="0" w:color="auto"/>
        <w:bottom w:val="none" w:sz="0" w:space="0" w:color="auto"/>
        <w:right w:val="none" w:sz="0" w:space="0" w:color="auto"/>
      </w:divBdr>
    </w:div>
    <w:div w:id="655840457">
      <w:bodyDiv w:val="1"/>
      <w:marLeft w:val="0"/>
      <w:marRight w:val="0"/>
      <w:marTop w:val="0"/>
      <w:marBottom w:val="0"/>
      <w:divBdr>
        <w:top w:val="none" w:sz="0" w:space="0" w:color="auto"/>
        <w:left w:val="none" w:sz="0" w:space="0" w:color="auto"/>
        <w:bottom w:val="none" w:sz="0" w:space="0" w:color="auto"/>
        <w:right w:val="none" w:sz="0" w:space="0" w:color="auto"/>
      </w:divBdr>
    </w:div>
    <w:div w:id="656419109">
      <w:bodyDiv w:val="1"/>
      <w:marLeft w:val="0"/>
      <w:marRight w:val="0"/>
      <w:marTop w:val="0"/>
      <w:marBottom w:val="0"/>
      <w:divBdr>
        <w:top w:val="none" w:sz="0" w:space="0" w:color="auto"/>
        <w:left w:val="none" w:sz="0" w:space="0" w:color="auto"/>
        <w:bottom w:val="none" w:sz="0" w:space="0" w:color="auto"/>
        <w:right w:val="none" w:sz="0" w:space="0" w:color="auto"/>
      </w:divBdr>
    </w:div>
    <w:div w:id="656693817">
      <w:bodyDiv w:val="1"/>
      <w:marLeft w:val="0"/>
      <w:marRight w:val="0"/>
      <w:marTop w:val="0"/>
      <w:marBottom w:val="0"/>
      <w:divBdr>
        <w:top w:val="none" w:sz="0" w:space="0" w:color="auto"/>
        <w:left w:val="none" w:sz="0" w:space="0" w:color="auto"/>
        <w:bottom w:val="none" w:sz="0" w:space="0" w:color="auto"/>
        <w:right w:val="none" w:sz="0" w:space="0" w:color="auto"/>
      </w:divBdr>
    </w:div>
    <w:div w:id="657659825">
      <w:bodyDiv w:val="1"/>
      <w:marLeft w:val="0"/>
      <w:marRight w:val="0"/>
      <w:marTop w:val="0"/>
      <w:marBottom w:val="0"/>
      <w:divBdr>
        <w:top w:val="none" w:sz="0" w:space="0" w:color="auto"/>
        <w:left w:val="none" w:sz="0" w:space="0" w:color="auto"/>
        <w:bottom w:val="none" w:sz="0" w:space="0" w:color="auto"/>
        <w:right w:val="none" w:sz="0" w:space="0" w:color="auto"/>
      </w:divBdr>
    </w:div>
    <w:div w:id="657880833">
      <w:bodyDiv w:val="1"/>
      <w:marLeft w:val="0"/>
      <w:marRight w:val="0"/>
      <w:marTop w:val="0"/>
      <w:marBottom w:val="0"/>
      <w:divBdr>
        <w:top w:val="none" w:sz="0" w:space="0" w:color="auto"/>
        <w:left w:val="none" w:sz="0" w:space="0" w:color="auto"/>
        <w:bottom w:val="none" w:sz="0" w:space="0" w:color="auto"/>
        <w:right w:val="none" w:sz="0" w:space="0" w:color="auto"/>
      </w:divBdr>
    </w:div>
    <w:div w:id="658851465">
      <w:bodyDiv w:val="1"/>
      <w:marLeft w:val="0"/>
      <w:marRight w:val="0"/>
      <w:marTop w:val="0"/>
      <w:marBottom w:val="0"/>
      <w:divBdr>
        <w:top w:val="none" w:sz="0" w:space="0" w:color="auto"/>
        <w:left w:val="none" w:sz="0" w:space="0" w:color="auto"/>
        <w:bottom w:val="none" w:sz="0" w:space="0" w:color="auto"/>
        <w:right w:val="none" w:sz="0" w:space="0" w:color="auto"/>
      </w:divBdr>
    </w:div>
    <w:div w:id="659384981">
      <w:bodyDiv w:val="1"/>
      <w:marLeft w:val="0"/>
      <w:marRight w:val="0"/>
      <w:marTop w:val="0"/>
      <w:marBottom w:val="0"/>
      <w:divBdr>
        <w:top w:val="none" w:sz="0" w:space="0" w:color="auto"/>
        <w:left w:val="none" w:sz="0" w:space="0" w:color="auto"/>
        <w:bottom w:val="none" w:sz="0" w:space="0" w:color="auto"/>
        <w:right w:val="none" w:sz="0" w:space="0" w:color="auto"/>
      </w:divBdr>
    </w:div>
    <w:div w:id="659652349">
      <w:bodyDiv w:val="1"/>
      <w:marLeft w:val="0"/>
      <w:marRight w:val="0"/>
      <w:marTop w:val="0"/>
      <w:marBottom w:val="0"/>
      <w:divBdr>
        <w:top w:val="none" w:sz="0" w:space="0" w:color="auto"/>
        <w:left w:val="none" w:sz="0" w:space="0" w:color="auto"/>
        <w:bottom w:val="none" w:sz="0" w:space="0" w:color="auto"/>
        <w:right w:val="none" w:sz="0" w:space="0" w:color="auto"/>
      </w:divBdr>
    </w:div>
    <w:div w:id="659695399">
      <w:bodyDiv w:val="1"/>
      <w:marLeft w:val="0"/>
      <w:marRight w:val="0"/>
      <w:marTop w:val="0"/>
      <w:marBottom w:val="0"/>
      <w:divBdr>
        <w:top w:val="none" w:sz="0" w:space="0" w:color="auto"/>
        <w:left w:val="none" w:sz="0" w:space="0" w:color="auto"/>
        <w:bottom w:val="none" w:sz="0" w:space="0" w:color="auto"/>
        <w:right w:val="none" w:sz="0" w:space="0" w:color="auto"/>
      </w:divBdr>
    </w:div>
    <w:div w:id="660541090">
      <w:bodyDiv w:val="1"/>
      <w:marLeft w:val="0"/>
      <w:marRight w:val="0"/>
      <w:marTop w:val="0"/>
      <w:marBottom w:val="0"/>
      <w:divBdr>
        <w:top w:val="none" w:sz="0" w:space="0" w:color="auto"/>
        <w:left w:val="none" w:sz="0" w:space="0" w:color="auto"/>
        <w:bottom w:val="none" w:sz="0" w:space="0" w:color="auto"/>
        <w:right w:val="none" w:sz="0" w:space="0" w:color="auto"/>
      </w:divBdr>
      <w:divsChild>
        <w:div w:id="2098209378">
          <w:marLeft w:val="0"/>
          <w:marRight w:val="0"/>
          <w:marTop w:val="0"/>
          <w:marBottom w:val="0"/>
          <w:divBdr>
            <w:top w:val="none" w:sz="0" w:space="0" w:color="auto"/>
            <w:left w:val="none" w:sz="0" w:space="0" w:color="auto"/>
            <w:bottom w:val="none" w:sz="0" w:space="0" w:color="auto"/>
            <w:right w:val="none" w:sz="0" w:space="0" w:color="auto"/>
          </w:divBdr>
          <w:divsChild>
            <w:div w:id="17144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205584">
      <w:bodyDiv w:val="1"/>
      <w:marLeft w:val="0"/>
      <w:marRight w:val="0"/>
      <w:marTop w:val="0"/>
      <w:marBottom w:val="0"/>
      <w:divBdr>
        <w:top w:val="none" w:sz="0" w:space="0" w:color="auto"/>
        <w:left w:val="none" w:sz="0" w:space="0" w:color="auto"/>
        <w:bottom w:val="none" w:sz="0" w:space="0" w:color="auto"/>
        <w:right w:val="none" w:sz="0" w:space="0" w:color="auto"/>
      </w:divBdr>
    </w:div>
    <w:div w:id="661280839">
      <w:bodyDiv w:val="1"/>
      <w:marLeft w:val="0"/>
      <w:marRight w:val="0"/>
      <w:marTop w:val="0"/>
      <w:marBottom w:val="0"/>
      <w:divBdr>
        <w:top w:val="none" w:sz="0" w:space="0" w:color="auto"/>
        <w:left w:val="none" w:sz="0" w:space="0" w:color="auto"/>
        <w:bottom w:val="none" w:sz="0" w:space="0" w:color="auto"/>
        <w:right w:val="none" w:sz="0" w:space="0" w:color="auto"/>
      </w:divBdr>
    </w:div>
    <w:div w:id="661809447">
      <w:bodyDiv w:val="1"/>
      <w:marLeft w:val="0"/>
      <w:marRight w:val="0"/>
      <w:marTop w:val="0"/>
      <w:marBottom w:val="0"/>
      <w:divBdr>
        <w:top w:val="none" w:sz="0" w:space="0" w:color="auto"/>
        <w:left w:val="none" w:sz="0" w:space="0" w:color="auto"/>
        <w:bottom w:val="none" w:sz="0" w:space="0" w:color="auto"/>
        <w:right w:val="none" w:sz="0" w:space="0" w:color="auto"/>
      </w:divBdr>
    </w:div>
    <w:div w:id="662120860">
      <w:bodyDiv w:val="1"/>
      <w:marLeft w:val="0"/>
      <w:marRight w:val="0"/>
      <w:marTop w:val="0"/>
      <w:marBottom w:val="0"/>
      <w:divBdr>
        <w:top w:val="none" w:sz="0" w:space="0" w:color="auto"/>
        <w:left w:val="none" w:sz="0" w:space="0" w:color="auto"/>
        <w:bottom w:val="none" w:sz="0" w:space="0" w:color="auto"/>
        <w:right w:val="none" w:sz="0" w:space="0" w:color="auto"/>
      </w:divBdr>
    </w:div>
    <w:div w:id="662585639">
      <w:bodyDiv w:val="1"/>
      <w:marLeft w:val="0"/>
      <w:marRight w:val="0"/>
      <w:marTop w:val="0"/>
      <w:marBottom w:val="0"/>
      <w:divBdr>
        <w:top w:val="none" w:sz="0" w:space="0" w:color="auto"/>
        <w:left w:val="none" w:sz="0" w:space="0" w:color="auto"/>
        <w:bottom w:val="none" w:sz="0" w:space="0" w:color="auto"/>
        <w:right w:val="none" w:sz="0" w:space="0" w:color="auto"/>
      </w:divBdr>
    </w:div>
    <w:div w:id="662705837">
      <w:bodyDiv w:val="1"/>
      <w:marLeft w:val="0"/>
      <w:marRight w:val="0"/>
      <w:marTop w:val="0"/>
      <w:marBottom w:val="0"/>
      <w:divBdr>
        <w:top w:val="none" w:sz="0" w:space="0" w:color="auto"/>
        <w:left w:val="none" w:sz="0" w:space="0" w:color="auto"/>
        <w:bottom w:val="none" w:sz="0" w:space="0" w:color="auto"/>
        <w:right w:val="none" w:sz="0" w:space="0" w:color="auto"/>
      </w:divBdr>
    </w:div>
    <w:div w:id="663046913">
      <w:bodyDiv w:val="1"/>
      <w:marLeft w:val="0"/>
      <w:marRight w:val="0"/>
      <w:marTop w:val="0"/>
      <w:marBottom w:val="0"/>
      <w:divBdr>
        <w:top w:val="none" w:sz="0" w:space="0" w:color="auto"/>
        <w:left w:val="none" w:sz="0" w:space="0" w:color="auto"/>
        <w:bottom w:val="none" w:sz="0" w:space="0" w:color="auto"/>
        <w:right w:val="none" w:sz="0" w:space="0" w:color="auto"/>
      </w:divBdr>
    </w:div>
    <w:div w:id="663974211">
      <w:bodyDiv w:val="1"/>
      <w:marLeft w:val="0"/>
      <w:marRight w:val="0"/>
      <w:marTop w:val="0"/>
      <w:marBottom w:val="0"/>
      <w:divBdr>
        <w:top w:val="none" w:sz="0" w:space="0" w:color="auto"/>
        <w:left w:val="none" w:sz="0" w:space="0" w:color="auto"/>
        <w:bottom w:val="none" w:sz="0" w:space="0" w:color="auto"/>
        <w:right w:val="none" w:sz="0" w:space="0" w:color="auto"/>
      </w:divBdr>
      <w:divsChild>
        <w:div w:id="125852690">
          <w:marLeft w:val="1166"/>
          <w:marRight w:val="0"/>
          <w:marTop w:val="106"/>
          <w:marBottom w:val="0"/>
          <w:divBdr>
            <w:top w:val="none" w:sz="0" w:space="0" w:color="auto"/>
            <w:left w:val="none" w:sz="0" w:space="0" w:color="auto"/>
            <w:bottom w:val="none" w:sz="0" w:space="0" w:color="auto"/>
            <w:right w:val="none" w:sz="0" w:space="0" w:color="auto"/>
          </w:divBdr>
        </w:div>
        <w:div w:id="345715449">
          <w:marLeft w:val="1800"/>
          <w:marRight w:val="0"/>
          <w:marTop w:val="86"/>
          <w:marBottom w:val="0"/>
          <w:divBdr>
            <w:top w:val="none" w:sz="0" w:space="0" w:color="auto"/>
            <w:left w:val="none" w:sz="0" w:space="0" w:color="auto"/>
            <w:bottom w:val="none" w:sz="0" w:space="0" w:color="auto"/>
            <w:right w:val="none" w:sz="0" w:space="0" w:color="auto"/>
          </w:divBdr>
        </w:div>
        <w:div w:id="1145505825">
          <w:marLeft w:val="547"/>
          <w:marRight w:val="0"/>
          <w:marTop w:val="96"/>
          <w:marBottom w:val="0"/>
          <w:divBdr>
            <w:top w:val="none" w:sz="0" w:space="0" w:color="auto"/>
            <w:left w:val="none" w:sz="0" w:space="0" w:color="auto"/>
            <w:bottom w:val="none" w:sz="0" w:space="0" w:color="auto"/>
            <w:right w:val="none" w:sz="0" w:space="0" w:color="auto"/>
          </w:divBdr>
        </w:div>
        <w:div w:id="1471828279">
          <w:marLeft w:val="1800"/>
          <w:marRight w:val="0"/>
          <w:marTop w:val="86"/>
          <w:marBottom w:val="0"/>
          <w:divBdr>
            <w:top w:val="none" w:sz="0" w:space="0" w:color="auto"/>
            <w:left w:val="none" w:sz="0" w:space="0" w:color="auto"/>
            <w:bottom w:val="none" w:sz="0" w:space="0" w:color="auto"/>
            <w:right w:val="none" w:sz="0" w:space="0" w:color="auto"/>
          </w:divBdr>
        </w:div>
        <w:div w:id="1848786664">
          <w:marLeft w:val="1166"/>
          <w:marRight w:val="0"/>
          <w:marTop w:val="86"/>
          <w:marBottom w:val="0"/>
          <w:divBdr>
            <w:top w:val="none" w:sz="0" w:space="0" w:color="auto"/>
            <w:left w:val="none" w:sz="0" w:space="0" w:color="auto"/>
            <w:bottom w:val="none" w:sz="0" w:space="0" w:color="auto"/>
            <w:right w:val="none" w:sz="0" w:space="0" w:color="auto"/>
          </w:divBdr>
        </w:div>
        <w:div w:id="1894847153">
          <w:marLeft w:val="1800"/>
          <w:marRight w:val="0"/>
          <w:marTop w:val="86"/>
          <w:marBottom w:val="0"/>
          <w:divBdr>
            <w:top w:val="none" w:sz="0" w:space="0" w:color="auto"/>
            <w:left w:val="none" w:sz="0" w:space="0" w:color="auto"/>
            <w:bottom w:val="none" w:sz="0" w:space="0" w:color="auto"/>
            <w:right w:val="none" w:sz="0" w:space="0" w:color="auto"/>
          </w:divBdr>
        </w:div>
        <w:div w:id="1955749959">
          <w:marLeft w:val="1166"/>
          <w:marRight w:val="0"/>
          <w:marTop w:val="86"/>
          <w:marBottom w:val="0"/>
          <w:divBdr>
            <w:top w:val="none" w:sz="0" w:space="0" w:color="auto"/>
            <w:left w:val="none" w:sz="0" w:space="0" w:color="auto"/>
            <w:bottom w:val="none" w:sz="0" w:space="0" w:color="auto"/>
            <w:right w:val="none" w:sz="0" w:space="0" w:color="auto"/>
          </w:divBdr>
        </w:div>
        <w:div w:id="2038386561">
          <w:marLeft w:val="1166"/>
          <w:marRight w:val="0"/>
          <w:marTop w:val="86"/>
          <w:marBottom w:val="0"/>
          <w:divBdr>
            <w:top w:val="none" w:sz="0" w:space="0" w:color="auto"/>
            <w:left w:val="none" w:sz="0" w:space="0" w:color="auto"/>
            <w:bottom w:val="none" w:sz="0" w:space="0" w:color="auto"/>
            <w:right w:val="none" w:sz="0" w:space="0" w:color="auto"/>
          </w:divBdr>
        </w:div>
        <w:div w:id="2111779656">
          <w:marLeft w:val="1166"/>
          <w:marRight w:val="0"/>
          <w:marTop w:val="86"/>
          <w:marBottom w:val="0"/>
          <w:divBdr>
            <w:top w:val="none" w:sz="0" w:space="0" w:color="auto"/>
            <w:left w:val="none" w:sz="0" w:space="0" w:color="auto"/>
            <w:bottom w:val="none" w:sz="0" w:space="0" w:color="auto"/>
            <w:right w:val="none" w:sz="0" w:space="0" w:color="auto"/>
          </w:divBdr>
        </w:div>
      </w:divsChild>
    </w:div>
    <w:div w:id="664670192">
      <w:bodyDiv w:val="1"/>
      <w:marLeft w:val="0"/>
      <w:marRight w:val="0"/>
      <w:marTop w:val="0"/>
      <w:marBottom w:val="0"/>
      <w:divBdr>
        <w:top w:val="none" w:sz="0" w:space="0" w:color="auto"/>
        <w:left w:val="none" w:sz="0" w:space="0" w:color="auto"/>
        <w:bottom w:val="none" w:sz="0" w:space="0" w:color="auto"/>
        <w:right w:val="none" w:sz="0" w:space="0" w:color="auto"/>
      </w:divBdr>
    </w:div>
    <w:div w:id="664944233">
      <w:bodyDiv w:val="1"/>
      <w:marLeft w:val="0"/>
      <w:marRight w:val="0"/>
      <w:marTop w:val="0"/>
      <w:marBottom w:val="0"/>
      <w:divBdr>
        <w:top w:val="none" w:sz="0" w:space="0" w:color="auto"/>
        <w:left w:val="none" w:sz="0" w:space="0" w:color="auto"/>
        <w:bottom w:val="none" w:sz="0" w:space="0" w:color="auto"/>
        <w:right w:val="none" w:sz="0" w:space="0" w:color="auto"/>
      </w:divBdr>
    </w:div>
    <w:div w:id="665550082">
      <w:bodyDiv w:val="1"/>
      <w:marLeft w:val="0"/>
      <w:marRight w:val="0"/>
      <w:marTop w:val="0"/>
      <w:marBottom w:val="0"/>
      <w:divBdr>
        <w:top w:val="none" w:sz="0" w:space="0" w:color="auto"/>
        <w:left w:val="none" w:sz="0" w:space="0" w:color="auto"/>
        <w:bottom w:val="none" w:sz="0" w:space="0" w:color="auto"/>
        <w:right w:val="none" w:sz="0" w:space="0" w:color="auto"/>
      </w:divBdr>
    </w:div>
    <w:div w:id="665984133">
      <w:bodyDiv w:val="1"/>
      <w:marLeft w:val="0"/>
      <w:marRight w:val="0"/>
      <w:marTop w:val="0"/>
      <w:marBottom w:val="0"/>
      <w:divBdr>
        <w:top w:val="none" w:sz="0" w:space="0" w:color="auto"/>
        <w:left w:val="none" w:sz="0" w:space="0" w:color="auto"/>
        <w:bottom w:val="none" w:sz="0" w:space="0" w:color="auto"/>
        <w:right w:val="none" w:sz="0" w:space="0" w:color="auto"/>
      </w:divBdr>
    </w:div>
    <w:div w:id="668212361">
      <w:bodyDiv w:val="1"/>
      <w:marLeft w:val="0"/>
      <w:marRight w:val="0"/>
      <w:marTop w:val="0"/>
      <w:marBottom w:val="0"/>
      <w:divBdr>
        <w:top w:val="none" w:sz="0" w:space="0" w:color="auto"/>
        <w:left w:val="none" w:sz="0" w:space="0" w:color="auto"/>
        <w:bottom w:val="none" w:sz="0" w:space="0" w:color="auto"/>
        <w:right w:val="none" w:sz="0" w:space="0" w:color="auto"/>
      </w:divBdr>
      <w:divsChild>
        <w:div w:id="89199235">
          <w:marLeft w:val="1800"/>
          <w:marRight w:val="0"/>
          <w:marTop w:val="86"/>
          <w:marBottom w:val="0"/>
          <w:divBdr>
            <w:top w:val="none" w:sz="0" w:space="0" w:color="auto"/>
            <w:left w:val="none" w:sz="0" w:space="0" w:color="auto"/>
            <w:bottom w:val="none" w:sz="0" w:space="0" w:color="auto"/>
            <w:right w:val="none" w:sz="0" w:space="0" w:color="auto"/>
          </w:divBdr>
        </w:div>
        <w:div w:id="413284651">
          <w:marLeft w:val="1800"/>
          <w:marRight w:val="0"/>
          <w:marTop w:val="86"/>
          <w:marBottom w:val="0"/>
          <w:divBdr>
            <w:top w:val="none" w:sz="0" w:space="0" w:color="auto"/>
            <w:left w:val="none" w:sz="0" w:space="0" w:color="auto"/>
            <w:bottom w:val="none" w:sz="0" w:space="0" w:color="auto"/>
            <w:right w:val="none" w:sz="0" w:space="0" w:color="auto"/>
          </w:divBdr>
        </w:div>
        <w:div w:id="476647484">
          <w:marLeft w:val="1166"/>
          <w:marRight w:val="0"/>
          <w:marTop w:val="86"/>
          <w:marBottom w:val="0"/>
          <w:divBdr>
            <w:top w:val="none" w:sz="0" w:space="0" w:color="auto"/>
            <w:left w:val="none" w:sz="0" w:space="0" w:color="auto"/>
            <w:bottom w:val="none" w:sz="0" w:space="0" w:color="auto"/>
            <w:right w:val="none" w:sz="0" w:space="0" w:color="auto"/>
          </w:divBdr>
        </w:div>
        <w:div w:id="715930600">
          <w:marLeft w:val="1800"/>
          <w:marRight w:val="0"/>
          <w:marTop w:val="86"/>
          <w:marBottom w:val="0"/>
          <w:divBdr>
            <w:top w:val="none" w:sz="0" w:space="0" w:color="auto"/>
            <w:left w:val="none" w:sz="0" w:space="0" w:color="auto"/>
            <w:bottom w:val="none" w:sz="0" w:space="0" w:color="auto"/>
            <w:right w:val="none" w:sz="0" w:space="0" w:color="auto"/>
          </w:divBdr>
        </w:div>
        <w:div w:id="1125076806">
          <w:marLeft w:val="1800"/>
          <w:marRight w:val="0"/>
          <w:marTop w:val="86"/>
          <w:marBottom w:val="0"/>
          <w:divBdr>
            <w:top w:val="none" w:sz="0" w:space="0" w:color="auto"/>
            <w:left w:val="none" w:sz="0" w:space="0" w:color="auto"/>
            <w:bottom w:val="none" w:sz="0" w:space="0" w:color="auto"/>
            <w:right w:val="none" w:sz="0" w:space="0" w:color="auto"/>
          </w:divBdr>
        </w:div>
        <w:div w:id="1385829220">
          <w:marLeft w:val="1166"/>
          <w:marRight w:val="0"/>
          <w:marTop w:val="86"/>
          <w:marBottom w:val="0"/>
          <w:divBdr>
            <w:top w:val="none" w:sz="0" w:space="0" w:color="auto"/>
            <w:left w:val="none" w:sz="0" w:space="0" w:color="auto"/>
            <w:bottom w:val="none" w:sz="0" w:space="0" w:color="auto"/>
            <w:right w:val="none" w:sz="0" w:space="0" w:color="auto"/>
          </w:divBdr>
        </w:div>
        <w:div w:id="1894460477">
          <w:marLeft w:val="1800"/>
          <w:marRight w:val="0"/>
          <w:marTop w:val="86"/>
          <w:marBottom w:val="0"/>
          <w:divBdr>
            <w:top w:val="none" w:sz="0" w:space="0" w:color="auto"/>
            <w:left w:val="none" w:sz="0" w:space="0" w:color="auto"/>
            <w:bottom w:val="none" w:sz="0" w:space="0" w:color="auto"/>
            <w:right w:val="none" w:sz="0" w:space="0" w:color="auto"/>
          </w:divBdr>
        </w:div>
        <w:div w:id="1961960206">
          <w:marLeft w:val="1166"/>
          <w:marRight w:val="0"/>
          <w:marTop w:val="86"/>
          <w:marBottom w:val="0"/>
          <w:divBdr>
            <w:top w:val="none" w:sz="0" w:space="0" w:color="auto"/>
            <w:left w:val="none" w:sz="0" w:space="0" w:color="auto"/>
            <w:bottom w:val="none" w:sz="0" w:space="0" w:color="auto"/>
            <w:right w:val="none" w:sz="0" w:space="0" w:color="auto"/>
          </w:divBdr>
        </w:div>
      </w:divsChild>
    </w:div>
    <w:div w:id="668363626">
      <w:bodyDiv w:val="1"/>
      <w:marLeft w:val="0"/>
      <w:marRight w:val="0"/>
      <w:marTop w:val="0"/>
      <w:marBottom w:val="0"/>
      <w:divBdr>
        <w:top w:val="none" w:sz="0" w:space="0" w:color="auto"/>
        <w:left w:val="none" w:sz="0" w:space="0" w:color="auto"/>
        <w:bottom w:val="none" w:sz="0" w:space="0" w:color="auto"/>
        <w:right w:val="none" w:sz="0" w:space="0" w:color="auto"/>
      </w:divBdr>
    </w:div>
    <w:div w:id="669214728">
      <w:bodyDiv w:val="1"/>
      <w:marLeft w:val="0"/>
      <w:marRight w:val="0"/>
      <w:marTop w:val="0"/>
      <w:marBottom w:val="0"/>
      <w:divBdr>
        <w:top w:val="none" w:sz="0" w:space="0" w:color="auto"/>
        <w:left w:val="none" w:sz="0" w:space="0" w:color="auto"/>
        <w:bottom w:val="none" w:sz="0" w:space="0" w:color="auto"/>
        <w:right w:val="none" w:sz="0" w:space="0" w:color="auto"/>
      </w:divBdr>
    </w:div>
    <w:div w:id="670185949">
      <w:bodyDiv w:val="1"/>
      <w:marLeft w:val="0"/>
      <w:marRight w:val="0"/>
      <w:marTop w:val="0"/>
      <w:marBottom w:val="0"/>
      <w:divBdr>
        <w:top w:val="none" w:sz="0" w:space="0" w:color="auto"/>
        <w:left w:val="none" w:sz="0" w:space="0" w:color="auto"/>
        <w:bottom w:val="none" w:sz="0" w:space="0" w:color="auto"/>
        <w:right w:val="none" w:sz="0" w:space="0" w:color="auto"/>
      </w:divBdr>
    </w:div>
    <w:div w:id="670378523">
      <w:bodyDiv w:val="1"/>
      <w:marLeft w:val="0"/>
      <w:marRight w:val="0"/>
      <w:marTop w:val="0"/>
      <w:marBottom w:val="0"/>
      <w:divBdr>
        <w:top w:val="none" w:sz="0" w:space="0" w:color="auto"/>
        <w:left w:val="none" w:sz="0" w:space="0" w:color="auto"/>
        <w:bottom w:val="none" w:sz="0" w:space="0" w:color="auto"/>
        <w:right w:val="none" w:sz="0" w:space="0" w:color="auto"/>
      </w:divBdr>
      <w:divsChild>
        <w:div w:id="972322692">
          <w:marLeft w:val="1166"/>
          <w:marRight w:val="0"/>
          <w:marTop w:val="96"/>
          <w:marBottom w:val="0"/>
          <w:divBdr>
            <w:top w:val="none" w:sz="0" w:space="0" w:color="auto"/>
            <w:left w:val="none" w:sz="0" w:space="0" w:color="auto"/>
            <w:bottom w:val="none" w:sz="0" w:space="0" w:color="auto"/>
            <w:right w:val="none" w:sz="0" w:space="0" w:color="auto"/>
          </w:divBdr>
        </w:div>
      </w:divsChild>
    </w:div>
    <w:div w:id="670526378">
      <w:bodyDiv w:val="1"/>
      <w:marLeft w:val="0"/>
      <w:marRight w:val="0"/>
      <w:marTop w:val="0"/>
      <w:marBottom w:val="0"/>
      <w:divBdr>
        <w:top w:val="none" w:sz="0" w:space="0" w:color="auto"/>
        <w:left w:val="none" w:sz="0" w:space="0" w:color="auto"/>
        <w:bottom w:val="none" w:sz="0" w:space="0" w:color="auto"/>
        <w:right w:val="none" w:sz="0" w:space="0" w:color="auto"/>
      </w:divBdr>
    </w:div>
    <w:div w:id="671228329">
      <w:bodyDiv w:val="1"/>
      <w:marLeft w:val="0"/>
      <w:marRight w:val="0"/>
      <w:marTop w:val="0"/>
      <w:marBottom w:val="0"/>
      <w:divBdr>
        <w:top w:val="none" w:sz="0" w:space="0" w:color="auto"/>
        <w:left w:val="none" w:sz="0" w:space="0" w:color="auto"/>
        <w:bottom w:val="none" w:sz="0" w:space="0" w:color="auto"/>
        <w:right w:val="none" w:sz="0" w:space="0" w:color="auto"/>
      </w:divBdr>
    </w:div>
    <w:div w:id="671563539">
      <w:bodyDiv w:val="1"/>
      <w:marLeft w:val="0"/>
      <w:marRight w:val="0"/>
      <w:marTop w:val="0"/>
      <w:marBottom w:val="0"/>
      <w:divBdr>
        <w:top w:val="none" w:sz="0" w:space="0" w:color="auto"/>
        <w:left w:val="none" w:sz="0" w:space="0" w:color="auto"/>
        <w:bottom w:val="none" w:sz="0" w:space="0" w:color="auto"/>
        <w:right w:val="none" w:sz="0" w:space="0" w:color="auto"/>
      </w:divBdr>
    </w:div>
    <w:div w:id="671759220">
      <w:bodyDiv w:val="1"/>
      <w:marLeft w:val="0"/>
      <w:marRight w:val="0"/>
      <w:marTop w:val="0"/>
      <w:marBottom w:val="0"/>
      <w:divBdr>
        <w:top w:val="none" w:sz="0" w:space="0" w:color="auto"/>
        <w:left w:val="none" w:sz="0" w:space="0" w:color="auto"/>
        <w:bottom w:val="none" w:sz="0" w:space="0" w:color="auto"/>
        <w:right w:val="none" w:sz="0" w:space="0" w:color="auto"/>
      </w:divBdr>
      <w:divsChild>
        <w:div w:id="232667375">
          <w:marLeft w:val="547"/>
          <w:marRight w:val="0"/>
          <w:marTop w:val="115"/>
          <w:marBottom w:val="0"/>
          <w:divBdr>
            <w:top w:val="none" w:sz="0" w:space="0" w:color="auto"/>
            <w:left w:val="none" w:sz="0" w:space="0" w:color="auto"/>
            <w:bottom w:val="none" w:sz="0" w:space="0" w:color="auto"/>
            <w:right w:val="none" w:sz="0" w:space="0" w:color="auto"/>
          </w:divBdr>
        </w:div>
        <w:div w:id="1222247482">
          <w:marLeft w:val="1800"/>
          <w:marRight w:val="0"/>
          <w:marTop w:val="86"/>
          <w:marBottom w:val="0"/>
          <w:divBdr>
            <w:top w:val="none" w:sz="0" w:space="0" w:color="auto"/>
            <w:left w:val="none" w:sz="0" w:space="0" w:color="auto"/>
            <w:bottom w:val="none" w:sz="0" w:space="0" w:color="auto"/>
            <w:right w:val="none" w:sz="0" w:space="0" w:color="auto"/>
          </w:divBdr>
        </w:div>
        <w:div w:id="1728915587">
          <w:marLeft w:val="1166"/>
          <w:marRight w:val="0"/>
          <w:marTop w:val="96"/>
          <w:marBottom w:val="0"/>
          <w:divBdr>
            <w:top w:val="none" w:sz="0" w:space="0" w:color="auto"/>
            <w:left w:val="none" w:sz="0" w:space="0" w:color="auto"/>
            <w:bottom w:val="none" w:sz="0" w:space="0" w:color="auto"/>
            <w:right w:val="none" w:sz="0" w:space="0" w:color="auto"/>
          </w:divBdr>
        </w:div>
      </w:divsChild>
    </w:div>
    <w:div w:id="673651248">
      <w:bodyDiv w:val="1"/>
      <w:marLeft w:val="0"/>
      <w:marRight w:val="0"/>
      <w:marTop w:val="0"/>
      <w:marBottom w:val="0"/>
      <w:divBdr>
        <w:top w:val="none" w:sz="0" w:space="0" w:color="auto"/>
        <w:left w:val="none" w:sz="0" w:space="0" w:color="auto"/>
        <w:bottom w:val="none" w:sz="0" w:space="0" w:color="auto"/>
        <w:right w:val="none" w:sz="0" w:space="0" w:color="auto"/>
      </w:divBdr>
    </w:div>
    <w:div w:id="673805316">
      <w:bodyDiv w:val="1"/>
      <w:marLeft w:val="0"/>
      <w:marRight w:val="0"/>
      <w:marTop w:val="0"/>
      <w:marBottom w:val="0"/>
      <w:divBdr>
        <w:top w:val="none" w:sz="0" w:space="0" w:color="auto"/>
        <w:left w:val="none" w:sz="0" w:space="0" w:color="auto"/>
        <w:bottom w:val="none" w:sz="0" w:space="0" w:color="auto"/>
        <w:right w:val="none" w:sz="0" w:space="0" w:color="auto"/>
      </w:divBdr>
    </w:div>
    <w:div w:id="676423449">
      <w:bodyDiv w:val="1"/>
      <w:marLeft w:val="0"/>
      <w:marRight w:val="0"/>
      <w:marTop w:val="0"/>
      <w:marBottom w:val="0"/>
      <w:divBdr>
        <w:top w:val="none" w:sz="0" w:space="0" w:color="auto"/>
        <w:left w:val="none" w:sz="0" w:space="0" w:color="auto"/>
        <w:bottom w:val="none" w:sz="0" w:space="0" w:color="auto"/>
        <w:right w:val="none" w:sz="0" w:space="0" w:color="auto"/>
      </w:divBdr>
    </w:div>
    <w:div w:id="678314484">
      <w:bodyDiv w:val="1"/>
      <w:marLeft w:val="0"/>
      <w:marRight w:val="0"/>
      <w:marTop w:val="0"/>
      <w:marBottom w:val="0"/>
      <w:divBdr>
        <w:top w:val="none" w:sz="0" w:space="0" w:color="auto"/>
        <w:left w:val="none" w:sz="0" w:space="0" w:color="auto"/>
        <w:bottom w:val="none" w:sz="0" w:space="0" w:color="auto"/>
        <w:right w:val="none" w:sz="0" w:space="0" w:color="auto"/>
      </w:divBdr>
      <w:divsChild>
        <w:div w:id="7567278">
          <w:marLeft w:val="547"/>
          <w:marRight w:val="0"/>
          <w:marTop w:val="0"/>
          <w:marBottom w:val="60"/>
          <w:divBdr>
            <w:top w:val="none" w:sz="0" w:space="0" w:color="auto"/>
            <w:left w:val="none" w:sz="0" w:space="0" w:color="auto"/>
            <w:bottom w:val="none" w:sz="0" w:space="0" w:color="auto"/>
            <w:right w:val="none" w:sz="0" w:space="0" w:color="auto"/>
          </w:divBdr>
        </w:div>
        <w:div w:id="18051695">
          <w:marLeft w:val="1166"/>
          <w:marRight w:val="0"/>
          <w:marTop w:val="0"/>
          <w:marBottom w:val="60"/>
          <w:divBdr>
            <w:top w:val="none" w:sz="0" w:space="0" w:color="auto"/>
            <w:left w:val="none" w:sz="0" w:space="0" w:color="auto"/>
            <w:bottom w:val="none" w:sz="0" w:space="0" w:color="auto"/>
            <w:right w:val="none" w:sz="0" w:space="0" w:color="auto"/>
          </w:divBdr>
        </w:div>
        <w:div w:id="361513502">
          <w:marLeft w:val="547"/>
          <w:marRight w:val="0"/>
          <w:marTop w:val="0"/>
          <w:marBottom w:val="60"/>
          <w:divBdr>
            <w:top w:val="none" w:sz="0" w:space="0" w:color="auto"/>
            <w:left w:val="none" w:sz="0" w:space="0" w:color="auto"/>
            <w:bottom w:val="none" w:sz="0" w:space="0" w:color="auto"/>
            <w:right w:val="none" w:sz="0" w:space="0" w:color="auto"/>
          </w:divBdr>
        </w:div>
        <w:div w:id="415445838">
          <w:marLeft w:val="1166"/>
          <w:marRight w:val="0"/>
          <w:marTop w:val="0"/>
          <w:marBottom w:val="60"/>
          <w:divBdr>
            <w:top w:val="none" w:sz="0" w:space="0" w:color="auto"/>
            <w:left w:val="none" w:sz="0" w:space="0" w:color="auto"/>
            <w:bottom w:val="none" w:sz="0" w:space="0" w:color="auto"/>
            <w:right w:val="none" w:sz="0" w:space="0" w:color="auto"/>
          </w:divBdr>
        </w:div>
        <w:div w:id="638806508">
          <w:marLeft w:val="1166"/>
          <w:marRight w:val="0"/>
          <w:marTop w:val="0"/>
          <w:marBottom w:val="60"/>
          <w:divBdr>
            <w:top w:val="none" w:sz="0" w:space="0" w:color="auto"/>
            <w:left w:val="none" w:sz="0" w:space="0" w:color="auto"/>
            <w:bottom w:val="none" w:sz="0" w:space="0" w:color="auto"/>
            <w:right w:val="none" w:sz="0" w:space="0" w:color="auto"/>
          </w:divBdr>
        </w:div>
        <w:div w:id="834106976">
          <w:marLeft w:val="547"/>
          <w:marRight w:val="0"/>
          <w:marTop w:val="0"/>
          <w:marBottom w:val="60"/>
          <w:divBdr>
            <w:top w:val="none" w:sz="0" w:space="0" w:color="auto"/>
            <w:left w:val="none" w:sz="0" w:space="0" w:color="auto"/>
            <w:bottom w:val="none" w:sz="0" w:space="0" w:color="auto"/>
            <w:right w:val="none" w:sz="0" w:space="0" w:color="auto"/>
          </w:divBdr>
        </w:div>
        <w:div w:id="1153179701">
          <w:marLeft w:val="547"/>
          <w:marRight w:val="0"/>
          <w:marTop w:val="0"/>
          <w:marBottom w:val="60"/>
          <w:divBdr>
            <w:top w:val="none" w:sz="0" w:space="0" w:color="auto"/>
            <w:left w:val="none" w:sz="0" w:space="0" w:color="auto"/>
            <w:bottom w:val="none" w:sz="0" w:space="0" w:color="auto"/>
            <w:right w:val="none" w:sz="0" w:space="0" w:color="auto"/>
          </w:divBdr>
        </w:div>
        <w:div w:id="1263763009">
          <w:marLeft w:val="1166"/>
          <w:marRight w:val="0"/>
          <w:marTop w:val="67"/>
          <w:marBottom w:val="0"/>
          <w:divBdr>
            <w:top w:val="none" w:sz="0" w:space="0" w:color="auto"/>
            <w:left w:val="none" w:sz="0" w:space="0" w:color="auto"/>
            <w:bottom w:val="none" w:sz="0" w:space="0" w:color="auto"/>
            <w:right w:val="none" w:sz="0" w:space="0" w:color="auto"/>
          </w:divBdr>
        </w:div>
        <w:div w:id="1312908640">
          <w:marLeft w:val="1166"/>
          <w:marRight w:val="0"/>
          <w:marTop w:val="67"/>
          <w:marBottom w:val="0"/>
          <w:divBdr>
            <w:top w:val="none" w:sz="0" w:space="0" w:color="auto"/>
            <w:left w:val="none" w:sz="0" w:space="0" w:color="auto"/>
            <w:bottom w:val="none" w:sz="0" w:space="0" w:color="auto"/>
            <w:right w:val="none" w:sz="0" w:space="0" w:color="auto"/>
          </w:divBdr>
        </w:div>
        <w:div w:id="1473594506">
          <w:marLeft w:val="1166"/>
          <w:marRight w:val="0"/>
          <w:marTop w:val="0"/>
          <w:marBottom w:val="60"/>
          <w:divBdr>
            <w:top w:val="none" w:sz="0" w:space="0" w:color="auto"/>
            <w:left w:val="none" w:sz="0" w:space="0" w:color="auto"/>
            <w:bottom w:val="none" w:sz="0" w:space="0" w:color="auto"/>
            <w:right w:val="none" w:sz="0" w:space="0" w:color="auto"/>
          </w:divBdr>
        </w:div>
        <w:div w:id="1656881358">
          <w:marLeft w:val="547"/>
          <w:marRight w:val="0"/>
          <w:marTop w:val="0"/>
          <w:marBottom w:val="60"/>
          <w:divBdr>
            <w:top w:val="none" w:sz="0" w:space="0" w:color="auto"/>
            <w:left w:val="none" w:sz="0" w:space="0" w:color="auto"/>
            <w:bottom w:val="none" w:sz="0" w:space="0" w:color="auto"/>
            <w:right w:val="none" w:sz="0" w:space="0" w:color="auto"/>
          </w:divBdr>
        </w:div>
        <w:div w:id="1943107303">
          <w:marLeft w:val="1166"/>
          <w:marRight w:val="0"/>
          <w:marTop w:val="0"/>
          <w:marBottom w:val="60"/>
          <w:divBdr>
            <w:top w:val="none" w:sz="0" w:space="0" w:color="auto"/>
            <w:left w:val="none" w:sz="0" w:space="0" w:color="auto"/>
            <w:bottom w:val="none" w:sz="0" w:space="0" w:color="auto"/>
            <w:right w:val="none" w:sz="0" w:space="0" w:color="auto"/>
          </w:divBdr>
        </w:div>
        <w:div w:id="2041740807">
          <w:marLeft w:val="1166"/>
          <w:marRight w:val="0"/>
          <w:marTop w:val="0"/>
          <w:marBottom w:val="60"/>
          <w:divBdr>
            <w:top w:val="none" w:sz="0" w:space="0" w:color="auto"/>
            <w:left w:val="none" w:sz="0" w:space="0" w:color="auto"/>
            <w:bottom w:val="none" w:sz="0" w:space="0" w:color="auto"/>
            <w:right w:val="none" w:sz="0" w:space="0" w:color="auto"/>
          </w:divBdr>
        </w:div>
        <w:div w:id="2061318185">
          <w:marLeft w:val="1166"/>
          <w:marRight w:val="0"/>
          <w:marTop w:val="0"/>
          <w:marBottom w:val="60"/>
          <w:divBdr>
            <w:top w:val="none" w:sz="0" w:space="0" w:color="auto"/>
            <w:left w:val="none" w:sz="0" w:space="0" w:color="auto"/>
            <w:bottom w:val="none" w:sz="0" w:space="0" w:color="auto"/>
            <w:right w:val="none" w:sz="0" w:space="0" w:color="auto"/>
          </w:divBdr>
        </w:div>
        <w:div w:id="2115129110">
          <w:marLeft w:val="547"/>
          <w:marRight w:val="0"/>
          <w:marTop w:val="0"/>
          <w:marBottom w:val="60"/>
          <w:divBdr>
            <w:top w:val="none" w:sz="0" w:space="0" w:color="auto"/>
            <w:left w:val="none" w:sz="0" w:space="0" w:color="auto"/>
            <w:bottom w:val="none" w:sz="0" w:space="0" w:color="auto"/>
            <w:right w:val="none" w:sz="0" w:space="0" w:color="auto"/>
          </w:divBdr>
        </w:div>
      </w:divsChild>
    </w:div>
    <w:div w:id="678965734">
      <w:bodyDiv w:val="1"/>
      <w:marLeft w:val="0"/>
      <w:marRight w:val="0"/>
      <w:marTop w:val="0"/>
      <w:marBottom w:val="0"/>
      <w:divBdr>
        <w:top w:val="none" w:sz="0" w:space="0" w:color="auto"/>
        <w:left w:val="none" w:sz="0" w:space="0" w:color="auto"/>
        <w:bottom w:val="none" w:sz="0" w:space="0" w:color="auto"/>
        <w:right w:val="none" w:sz="0" w:space="0" w:color="auto"/>
      </w:divBdr>
      <w:divsChild>
        <w:div w:id="702366549">
          <w:marLeft w:val="0"/>
          <w:marRight w:val="0"/>
          <w:marTop w:val="0"/>
          <w:marBottom w:val="0"/>
          <w:divBdr>
            <w:top w:val="none" w:sz="0" w:space="0" w:color="auto"/>
            <w:left w:val="none" w:sz="0" w:space="0" w:color="auto"/>
            <w:bottom w:val="none" w:sz="0" w:space="0" w:color="auto"/>
            <w:right w:val="none" w:sz="0" w:space="0" w:color="auto"/>
          </w:divBdr>
        </w:div>
      </w:divsChild>
    </w:div>
    <w:div w:id="679047925">
      <w:bodyDiv w:val="1"/>
      <w:marLeft w:val="0"/>
      <w:marRight w:val="0"/>
      <w:marTop w:val="0"/>
      <w:marBottom w:val="0"/>
      <w:divBdr>
        <w:top w:val="none" w:sz="0" w:space="0" w:color="auto"/>
        <w:left w:val="none" w:sz="0" w:space="0" w:color="auto"/>
        <w:bottom w:val="none" w:sz="0" w:space="0" w:color="auto"/>
        <w:right w:val="none" w:sz="0" w:space="0" w:color="auto"/>
      </w:divBdr>
      <w:divsChild>
        <w:div w:id="1058935673">
          <w:marLeft w:val="0"/>
          <w:marRight w:val="0"/>
          <w:marTop w:val="0"/>
          <w:marBottom w:val="0"/>
          <w:divBdr>
            <w:top w:val="none" w:sz="0" w:space="0" w:color="auto"/>
            <w:left w:val="none" w:sz="0" w:space="0" w:color="auto"/>
            <w:bottom w:val="none" w:sz="0" w:space="0" w:color="auto"/>
            <w:right w:val="none" w:sz="0" w:space="0" w:color="auto"/>
          </w:divBdr>
          <w:divsChild>
            <w:div w:id="1216625016">
              <w:marLeft w:val="0"/>
              <w:marRight w:val="0"/>
              <w:marTop w:val="0"/>
              <w:marBottom w:val="0"/>
              <w:divBdr>
                <w:top w:val="none" w:sz="0" w:space="0" w:color="auto"/>
                <w:left w:val="none" w:sz="0" w:space="0" w:color="auto"/>
                <w:bottom w:val="none" w:sz="0" w:space="0" w:color="auto"/>
                <w:right w:val="none" w:sz="0" w:space="0" w:color="auto"/>
              </w:divBdr>
            </w:div>
            <w:div w:id="1854342691">
              <w:marLeft w:val="0"/>
              <w:marRight w:val="0"/>
              <w:marTop w:val="0"/>
              <w:marBottom w:val="0"/>
              <w:divBdr>
                <w:top w:val="none" w:sz="0" w:space="0" w:color="auto"/>
                <w:left w:val="none" w:sz="0" w:space="0" w:color="auto"/>
                <w:bottom w:val="none" w:sz="0" w:space="0" w:color="auto"/>
                <w:right w:val="none" w:sz="0" w:space="0" w:color="auto"/>
              </w:divBdr>
            </w:div>
            <w:div w:id="1993092895">
              <w:marLeft w:val="0"/>
              <w:marRight w:val="0"/>
              <w:marTop w:val="0"/>
              <w:marBottom w:val="0"/>
              <w:divBdr>
                <w:top w:val="none" w:sz="0" w:space="0" w:color="auto"/>
                <w:left w:val="none" w:sz="0" w:space="0" w:color="auto"/>
                <w:bottom w:val="none" w:sz="0" w:space="0" w:color="auto"/>
                <w:right w:val="none" w:sz="0" w:space="0" w:color="auto"/>
              </w:divBdr>
            </w:div>
            <w:div w:id="208510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426893">
      <w:bodyDiv w:val="1"/>
      <w:marLeft w:val="0"/>
      <w:marRight w:val="0"/>
      <w:marTop w:val="0"/>
      <w:marBottom w:val="0"/>
      <w:divBdr>
        <w:top w:val="none" w:sz="0" w:space="0" w:color="auto"/>
        <w:left w:val="none" w:sz="0" w:space="0" w:color="auto"/>
        <w:bottom w:val="none" w:sz="0" w:space="0" w:color="auto"/>
        <w:right w:val="none" w:sz="0" w:space="0" w:color="auto"/>
      </w:divBdr>
      <w:divsChild>
        <w:div w:id="347802475">
          <w:marLeft w:val="547"/>
          <w:marRight w:val="0"/>
          <w:marTop w:val="96"/>
          <w:marBottom w:val="0"/>
          <w:divBdr>
            <w:top w:val="none" w:sz="0" w:space="0" w:color="auto"/>
            <w:left w:val="none" w:sz="0" w:space="0" w:color="auto"/>
            <w:bottom w:val="none" w:sz="0" w:space="0" w:color="auto"/>
            <w:right w:val="none" w:sz="0" w:space="0" w:color="auto"/>
          </w:divBdr>
        </w:div>
        <w:div w:id="746535926">
          <w:marLeft w:val="547"/>
          <w:marRight w:val="0"/>
          <w:marTop w:val="96"/>
          <w:marBottom w:val="0"/>
          <w:divBdr>
            <w:top w:val="none" w:sz="0" w:space="0" w:color="auto"/>
            <w:left w:val="none" w:sz="0" w:space="0" w:color="auto"/>
            <w:bottom w:val="none" w:sz="0" w:space="0" w:color="auto"/>
            <w:right w:val="none" w:sz="0" w:space="0" w:color="auto"/>
          </w:divBdr>
        </w:div>
        <w:div w:id="835192355">
          <w:marLeft w:val="547"/>
          <w:marRight w:val="0"/>
          <w:marTop w:val="96"/>
          <w:marBottom w:val="0"/>
          <w:divBdr>
            <w:top w:val="none" w:sz="0" w:space="0" w:color="auto"/>
            <w:left w:val="none" w:sz="0" w:space="0" w:color="auto"/>
            <w:bottom w:val="none" w:sz="0" w:space="0" w:color="auto"/>
            <w:right w:val="none" w:sz="0" w:space="0" w:color="auto"/>
          </w:divBdr>
        </w:div>
        <w:div w:id="1237204960">
          <w:marLeft w:val="547"/>
          <w:marRight w:val="0"/>
          <w:marTop w:val="96"/>
          <w:marBottom w:val="0"/>
          <w:divBdr>
            <w:top w:val="none" w:sz="0" w:space="0" w:color="auto"/>
            <w:left w:val="none" w:sz="0" w:space="0" w:color="auto"/>
            <w:bottom w:val="none" w:sz="0" w:space="0" w:color="auto"/>
            <w:right w:val="none" w:sz="0" w:space="0" w:color="auto"/>
          </w:divBdr>
        </w:div>
        <w:div w:id="1276519339">
          <w:marLeft w:val="547"/>
          <w:marRight w:val="0"/>
          <w:marTop w:val="96"/>
          <w:marBottom w:val="0"/>
          <w:divBdr>
            <w:top w:val="none" w:sz="0" w:space="0" w:color="auto"/>
            <w:left w:val="none" w:sz="0" w:space="0" w:color="auto"/>
            <w:bottom w:val="none" w:sz="0" w:space="0" w:color="auto"/>
            <w:right w:val="none" w:sz="0" w:space="0" w:color="auto"/>
          </w:divBdr>
        </w:div>
        <w:div w:id="1435982412">
          <w:marLeft w:val="1166"/>
          <w:marRight w:val="0"/>
          <w:marTop w:val="86"/>
          <w:marBottom w:val="0"/>
          <w:divBdr>
            <w:top w:val="none" w:sz="0" w:space="0" w:color="auto"/>
            <w:left w:val="none" w:sz="0" w:space="0" w:color="auto"/>
            <w:bottom w:val="none" w:sz="0" w:space="0" w:color="auto"/>
            <w:right w:val="none" w:sz="0" w:space="0" w:color="auto"/>
          </w:divBdr>
        </w:div>
        <w:div w:id="1493444992">
          <w:marLeft w:val="1166"/>
          <w:marRight w:val="0"/>
          <w:marTop w:val="86"/>
          <w:marBottom w:val="0"/>
          <w:divBdr>
            <w:top w:val="none" w:sz="0" w:space="0" w:color="auto"/>
            <w:left w:val="none" w:sz="0" w:space="0" w:color="auto"/>
            <w:bottom w:val="none" w:sz="0" w:space="0" w:color="auto"/>
            <w:right w:val="none" w:sz="0" w:space="0" w:color="auto"/>
          </w:divBdr>
        </w:div>
        <w:div w:id="1630550038">
          <w:marLeft w:val="1166"/>
          <w:marRight w:val="0"/>
          <w:marTop w:val="86"/>
          <w:marBottom w:val="0"/>
          <w:divBdr>
            <w:top w:val="none" w:sz="0" w:space="0" w:color="auto"/>
            <w:left w:val="none" w:sz="0" w:space="0" w:color="auto"/>
            <w:bottom w:val="none" w:sz="0" w:space="0" w:color="auto"/>
            <w:right w:val="none" w:sz="0" w:space="0" w:color="auto"/>
          </w:divBdr>
        </w:div>
        <w:div w:id="2027518729">
          <w:marLeft w:val="1166"/>
          <w:marRight w:val="0"/>
          <w:marTop w:val="86"/>
          <w:marBottom w:val="0"/>
          <w:divBdr>
            <w:top w:val="none" w:sz="0" w:space="0" w:color="auto"/>
            <w:left w:val="none" w:sz="0" w:space="0" w:color="auto"/>
            <w:bottom w:val="none" w:sz="0" w:space="0" w:color="auto"/>
            <w:right w:val="none" w:sz="0" w:space="0" w:color="auto"/>
          </w:divBdr>
        </w:div>
        <w:div w:id="2138990095">
          <w:marLeft w:val="1800"/>
          <w:marRight w:val="0"/>
          <w:marTop w:val="72"/>
          <w:marBottom w:val="0"/>
          <w:divBdr>
            <w:top w:val="none" w:sz="0" w:space="0" w:color="auto"/>
            <w:left w:val="none" w:sz="0" w:space="0" w:color="auto"/>
            <w:bottom w:val="none" w:sz="0" w:space="0" w:color="auto"/>
            <w:right w:val="none" w:sz="0" w:space="0" w:color="auto"/>
          </w:divBdr>
        </w:div>
      </w:divsChild>
    </w:div>
    <w:div w:id="680200403">
      <w:bodyDiv w:val="1"/>
      <w:marLeft w:val="0"/>
      <w:marRight w:val="0"/>
      <w:marTop w:val="0"/>
      <w:marBottom w:val="0"/>
      <w:divBdr>
        <w:top w:val="none" w:sz="0" w:space="0" w:color="auto"/>
        <w:left w:val="none" w:sz="0" w:space="0" w:color="auto"/>
        <w:bottom w:val="none" w:sz="0" w:space="0" w:color="auto"/>
        <w:right w:val="none" w:sz="0" w:space="0" w:color="auto"/>
      </w:divBdr>
    </w:div>
    <w:div w:id="680206454">
      <w:bodyDiv w:val="1"/>
      <w:marLeft w:val="0"/>
      <w:marRight w:val="0"/>
      <w:marTop w:val="0"/>
      <w:marBottom w:val="0"/>
      <w:divBdr>
        <w:top w:val="none" w:sz="0" w:space="0" w:color="auto"/>
        <w:left w:val="none" w:sz="0" w:space="0" w:color="auto"/>
        <w:bottom w:val="none" w:sz="0" w:space="0" w:color="auto"/>
        <w:right w:val="none" w:sz="0" w:space="0" w:color="auto"/>
      </w:divBdr>
    </w:div>
    <w:div w:id="680400595">
      <w:bodyDiv w:val="1"/>
      <w:marLeft w:val="0"/>
      <w:marRight w:val="0"/>
      <w:marTop w:val="0"/>
      <w:marBottom w:val="0"/>
      <w:divBdr>
        <w:top w:val="none" w:sz="0" w:space="0" w:color="auto"/>
        <w:left w:val="none" w:sz="0" w:space="0" w:color="auto"/>
        <w:bottom w:val="none" w:sz="0" w:space="0" w:color="auto"/>
        <w:right w:val="none" w:sz="0" w:space="0" w:color="auto"/>
      </w:divBdr>
    </w:div>
    <w:div w:id="680476795">
      <w:bodyDiv w:val="1"/>
      <w:marLeft w:val="0"/>
      <w:marRight w:val="0"/>
      <w:marTop w:val="0"/>
      <w:marBottom w:val="0"/>
      <w:divBdr>
        <w:top w:val="none" w:sz="0" w:space="0" w:color="auto"/>
        <w:left w:val="none" w:sz="0" w:space="0" w:color="auto"/>
        <w:bottom w:val="none" w:sz="0" w:space="0" w:color="auto"/>
        <w:right w:val="none" w:sz="0" w:space="0" w:color="auto"/>
      </w:divBdr>
      <w:divsChild>
        <w:div w:id="861552969">
          <w:marLeft w:val="1166"/>
          <w:marRight w:val="0"/>
          <w:marTop w:val="134"/>
          <w:marBottom w:val="0"/>
          <w:divBdr>
            <w:top w:val="none" w:sz="0" w:space="0" w:color="auto"/>
            <w:left w:val="none" w:sz="0" w:space="0" w:color="auto"/>
            <w:bottom w:val="none" w:sz="0" w:space="0" w:color="auto"/>
            <w:right w:val="none" w:sz="0" w:space="0" w:color="auto"/>
          </w:divBdr>
        </w:div>
        <w:div w:id="1644970784">
          <w:marLeft w:val="1166"/>
          <w:marRight w:val="0"/>
          <w:marTop w:val="134"/>
          <w:marBottom w:val="0"/>
          <w:divBdr>
            <w:top w:val="none" w:sz="0" w:space="0" w:color="auto"/>
            <w:left w:val="none" w:sz="0" w:space="0" w:color="auto"/>
            <w:bottom w:val="none" w:sz="0" w:space="0" w:color="auto"/>
            <w:right w:val="none" w:sz="0" w:space="0" w:color="auto"/>
          </w:divBdr>
        </w:div>
        <w:div w:id="1660425769">
          <w:marLeft w:val="1166"/>
          <w:marRight w:val="0"/>
          <w:marTop w:val="134"/>
          <w:marBottom w:val="0"/>
          <w:divBdr>
            <w:top w:val="none" w:sz="0" w:space="0" w:color="auto"/>
            <w:left w:val="none" w:sz="0" w:space="0" w:color="auto"/>
            <w:bottom w:val="none" w:sz="0" w:space="0" w:color="auto"/>
            <w:right w:val="none" w:sz="0" w:space="0" w:color="auto"/>
          </w:divBdr>
        </w:div>
        <w:div w:id="1694040641">
          <w:marLeft w:val="547"/>
          <w:marRight w:val="0"/>
          <w:marTop w:val="154"/>
          <w:marBottom w:val="0"/>
          <w:divBdr>
            <w:top w:val="none" w:sz="0" w:space="0" w:color="auto"/>
            <w:left w:val="none" w:sz="0" w:space="0" w:color="auto"/>
            <w:bottom w:val="none" w:sz="0" w:space="0" w:color="auto"/>
            <w:right w:val="none" w:sz="0" w:space="0" w:color="auto"/>
          </w:divBdr>
        </w:div>
        <w:div w:id="2133594242">
          <w:marLeft w:val="1166"/>
          <w:marRight w:val="0"/>
          <w:marTop w:val="134"/>
          <w:marBottom w:val="0"/>
          <w:divBdr>
            <w:top w:val="none" w:sz="0" w:space="0" w:color="auto"/>
            <w:left w:val="none" w:sz="0" w:space="0" w:color="auto"/>
            <w:bottom w:val="none" w:sz="0" w:space="0" w:color="auto"/>
            <w:right w:val="none" w:sz="0" w:space="0" w:color="auto"/>
          </w:divBdr>
        </w:div>
      </w:divsChild>
    </w:div>
    <w:div w:id="680547776">
      <w:bodyDiv w:val="1"/>
      <w:marLeft w:val="0"/>
      <w:marRight w:val="0"/>
      <w:marTop w:val="0"/>
      <w:marBottom w:val="0"/>
      <w:divBdr>
        <w:top w:val="none" w:sz="0" w:space="0" w:color="auto"/>
        <w:left w:val="none" w:sz="0" w:space="0" w:color="auto"/>
        <w:bottom w:val="none" w:sz="0" w:space="0" w:color="auto"/>
        <w:right w:val="none" w:sz="0" w:space="0" w:color="auto"/>
      </w:divBdr>
    </w:div>
    <w:div w:id="680813363">
      <w:bodyDiv w:val="1"/>
      <w:marLeft w:val="0"/>
      <w:marRight w:val="0"/>
      <w:marTop w:val="0"/>
      <w:marBottom w:val="0"/>
      <w:divBdr>
        <w:top w:val="none" w:sz="0" w:space="0" w:color="auto"/>
        <w:left w:val="none" w:sz="0" w:space="0" w:color="auto"/>
        <w:bottom w:val="none" w:sz="0" w:space="0" w:color="auto"/>
        <w:right w:val="none" w:sz="0" w:space="0" w:color="auto"/>
      </w:divBdr>
    </w:div>
    <w:div w:id="681473263">
      <w:bodyDiv w:val="1"/>
      <w:marLeft w:val="0"/>
      <w:marRight w:val="0"/>
      <w:marTop w:val="0"/>
      <w:marBottom w:val="0"/>
      <w:divBdr>
        <w:top w:val="none" w:sz="0" w:space="0" w:color="auto"/>
        <w:left w:val="none" w:sz="0" w:space="0" w:color="auto"/>
        <w:bottom w:val="none" w:sz="0" w:space="0" w:color="auto"/>
        <w:right w:val="none" w:sz="0" w:space="0" w:color="auto"/>
      </w:divBdr>
      <w:divsChild>
        <w:div w:id="289627213">
          <w:marLeft w:val="547"/>
          <w:marRight w:val="0"/>
          <w:marTop w:val="115"/>
          <w:marBottom w:val="0"/>
          <w:divBdr>
            <w:top w:val="none" w:sz="0" w:space="0" w:color="auto"/>
            <w:left w:val="none" w:sz="0" w:space="0" w:color="auto"/>
            <w:bottom w:val="none" w:sz="0" w:space="0" w:color="auto"/>
            <w:right w:val="none" w:sz="0" w:space="0" w:color="auto"/>
          </w:divBdr>
        </w:div>
        <w:div w:id="1174568471">
          <w:marLeft w:val="547"/>
          <w:marRight w:val="0"/>
          <w:marTop w:val="115"/>
          <w:marBottom w:val="0"/>
          <w:divBdr>
            <w:top w:val="none" w:sz="0" w:space="0" w:color="auto"/>
            <w:left w:val="none" w:sz="0" w:space="0" w:color="auto"/>
            <w:bottom w:val="none" w:sz="0" w:space="0" w:color="auto"/>
            <w:right w:val="none" w:sz="0" w:space="0" w:color="auto"/>
          </w:divBdr>
        </w:div>
        <w:div w:id="1371765518">
          <w:marLeft w:val="1166"/>
          <w:marRight w:val="0"/>
          <w:marTop w:val="96"/>
          <w:marBottom w:val="0"/>
          <w:divBdr>
            <w:top w:val="none" w:sz="0" w:space="0" w:color="auto"/>
            <w:left w:val="none" w:sz="0" w:space="0" w:color="auto"/>
            <w:bottom w:val="none" w:sz="0" w:space="0" w:color="auto"/>
            <w:right w:val="none" w:sz="0" w:space="0" w:color="auto"/>
          </w:divBdr>
        </w:div>
      </w:divsChild>
    </w:div>
    <w:div w:id="681594362">
      <w:bodyDiv w:val="1"/>
      <w:marLeft w:val="0"/>
      <w:marRight w:val="0"/>
      <w:marTop w:val="0"/>
      <w:marBottom w:val="0"/>
      <w:divBdr>
        <w:top w:val="none" w:sz="0" w:space="0" w:color="auto"/>
        <w:left w:val="none" w:sz="0" w:space="0" w:color="auto"/>
        <w:bottom w:val="none" w:sz="0" w:space="0" w:color="auto"/>
        <w:right w:val="none" w:sz="0" w:space="0" w:color="auto"/>
      </w:divBdr>
    </w:div>
    <w:div w:id="682047780">
      <w:bodyDiv w:val="1"/>
      <w:marLeft w:val="0"/>
      <w:marRight w:val="0"/>
      <w:marTop w:val="0"/>
      <w:marBottom w:val="0"/>
      <w:divBdr>
        <w:top w:val="none" w:sz="0" w:space="0" w:color="auto"/>
        <w:left w:val="none" w:sz="0" w:space="0" w:color="auto"/>
        <w:bottom w:val="none" w:sz="0" w:space="0" w:color="auto"/>
        <w:right w:val="none" w:sz="0" w:space="0" w:color="auto"/>
      </w:divBdr>
      <w:divsChild>
        <w:div w:id="550187976">
          <w:marLeft w:val="0"/>
          <w:marRight w:val="0"/>
          <w:marTop w:val="0"/>
          <w:marBottom w:val="0"/>
          <w:divBdr>
            <w:top w:val="none" w:sz="0" w:space="0" w:color="auto"/>
            <w:left w:val="none" w:sz="0" w:space="0" w:color="auto"/>
            <w:bottom w:val="none" w:sz="0" w:space="0" w:color="auto"/>
            <w:right w:val="none" w:sz="0" w:space="0" w:color="auto"/>
          </w:divBdr>
        </w:div>
      </w:divsChild>
    </w:div>
    <w:div w:id="682129704">
      <w:bodyDiv w:val="1"/>
      <w:marLeft w:val="0"/>
      <w:marRight w:val="0"/>
      <w:marTop w:val="0"/>
      <w:marBottom w:val="0"/>
      <w:divBdr>
        <w:top w:val="none" w:sz="0" w:space="0" w:color="auto"/>
        <w:left w:val="none" w:sz="0" w:space="0" w:color="auto"/>
        <w:bottom w:val="none" w:sz="0" w:space="0" w:color="auto"/>
        <w:right w:val="none" w:sz="0" w:space="0" w:color="auto"/>
      </w:divBdr>
    </w:div>
    <w:div w:id="682706181">
      <w:bodyDiv w:val="1"/>
      <w:marLeft w:val="0"/>
      <w:marRight w:val="0"/>
      <w:marTop w:val="0"/>
      <w:marBottom w:val="0"/>
      <w:divBdr>
        <w:top w:val="none" w:sz="0" w:space="0" w:color="auto"/>
        <w:left w:val="none" w:sz="0" w:space="0" w:color="auto"/>
        <w:bottom w:val="none" w:sz="0" w:space="0" w:color="auto"/>
        <w:right w:val="none" w:sz="0" w:space="0" w:color="auto"/>
      </w:divBdr>
    </w:div>
    <w:div w:id="682898947">
      <w:bodyDiv w:val="1"/>
      <w:marLeft w:val="0"/>
      <w:marRight w:val="0"/>
      <w:marTop w:val="0"/>
      <w:marBottom w:val="0"/>
      <w:divBdr>
        <w:top w:val="none" w:sz="0" w:space="0" w:color="auto"/>
        <w:left w:val="none" w:sz="0" w:space="0" w:color="auto"/>
        <w:bottom w:val="none" w:sz="0" w:space="0" w:color="auto"/>
        <w:right w:val="none" w:sz="0" w:space="0" w:color="auto"/>
      </w:divBdr>
    </w:div>
    <w:div w:id="683552560">
      <w:bodyDiv w:val="1"/>
      <w:marLeft w:val="0"/>
      <w:marRight w:val="0"/>
      <w:marTop w:val="0"/>
      <w:marBottom w:val="0"/>
      <w:divBdr>
        <w:top w:val="none" w:sz="0" w:space="0" w:color="auto"/>
        <w:left w:val="none" w:sz="0" w:space="0" w:color="auto"/>
        <w:bottom w:val="none" w:sz="0" w:space="0" w:color="auto"/>
        <w:right w:val="none" w:sz="0" w:space="0" w:color="auto"/>
      </w:divBdr>
    </w:div>
    <w:div w:id="684288374">
      <w:bodyDiv w:val="1"/>
      <w:marLeft w:val="0"/>
      <w:marRight w:val="0"/>
      <w:marTop w:val="0"/>
      <w:marBottom w:val="0"/>
      <w:divBdr>
        <w:top w:val="none" w:sz="0" w:space="0" w:color="auto"/>
        <w:left w:val="none" w:sz="0" w:space="0" w:color="auto"/>
        <w:bottom w:val="none" w:sz="0" w:space="0" w:color="auto"/>
        <w:right w:val="none" w:sz="0" w:space="0" w:color="auto"/>
      </w:divBdr>
    </w:div>
    <w:div w:id="684551105">
      <w:bodyDiv w:val="1"/>
      <w:marLeft w:val="0"/>
      <w:marRight w:val="0"/>
      <w:marTop w:val="0"/>
      <w:marBottom w:val="0"/>
      <w:divBdr>
        <w:top w:val="none" w:sz="0" w:space="0" w:color="auto"/>
        <w:left w:val="none" w:sz="0" w:space="0" w:color="auto"/>
        <w:bottom w:val="none" w:sz="0" w:space="0" w:color="auto"/>
        <w:right w:val="none" w:sz="0" w:space="0" w:color="auto"/>
      </w:divBdr>
    </w:div>
    <w:div w:id="684751803">
      <w:bodyDiv w:val="1"/>
      <w:marLeft w:val="0"/>
      <w:marRight w:val="0"/>
      <w:marTop w:val="0"/>
      <w:marBottom w:val="0"/>
      <w:divBdr>
        <w:top w:val="none" w:sz="0" w:space="0" w:color="auto"/>
        <w:left w:val="none" w:sz="0" w:space="0" w:color="auto"/>
        <w:bottom w:val="none" w:sz="0" w:space="0" w:color="auto"/>
        <w:right w:val="none" w:sz="0" w:space="0" w:color="auto"/>
      </w:divBdr>
      <w:divsChild>
        <w:div w:id="416219658">
          <w:marLeft w:val="547"/>
          <w:marRight w:val="0"/>
          <w:marTop w:val="120"/>
          <w:marBottom w:val="0"/>
          <w:divBdr>
            <w:top w:val="none" w:sz="0" w:space="0" w:color="auto"/>
            <w:left w:val="none" w:sz="0" w:space="0" w:color="auto"/>
            <w:bottom w:val="none" w:sz="0" w:space="0" w:color="auto"/>
            <w:right w:val="none" w:sz="0" w:space="0" w:color="auto"/>
          </w:divBdr>
        </w:div>
        <w:div w:id="639964489">
          <w:marLeft w:val="547"/>
          <w:marRight w:val="0"/>
          <w:marTop w:val="120"/>
          <w:marBottom w:val="0"/>
          <w:divBdr>
            <w:top w:val="none" w:sz="0" w:space="0" w:color="auto"/>
            <w:left w:val="none" w:sz="0" w:space="0" w:color="auto"/>
            <w:bottom w:val="none" w:sz="0" w:space="0" w:color="auto"/>
            <w:right w:val="none" w:sz="0" w:space="0" w:color="auto"/>
          </w:divBdr>
        </w:div>
        <w:div w:id="693531605">
          <w:marLeft w:val="1166"/>
          <w:marRight w:val="0"/>
          <w:marTop w:val="106"/>
          <w:marBottom w:val="0"/>
          <w:divBdr>
            <w:top w:val="none" w:sz="0" w:space="0" w:color="auto"/>
            <w:left w:val="none" w:sz="0" w:space="0" w:color="auto"/>
            <w:bottom w:val="none" w:sz="0" w:space="0" w:color="auto"/>
            <w:right w:val="none" w:sz="0" w:space="0" w:color="auto"/>
          </w:divBdr>
        </w:div>
        <w:div w:id="949892986">
          <w:marLeft w:val="1800"/>
          <w:marRight w:val="0"/>
          <w:marTop w:val="91"/>
          <w:marBottom w:val="0"/>
          <w:divBdr>
            <w:top w:val="none" w:sz="0" w:space="0" w:color="auto"/>
            <w:left w:val="none" w:sz="0" w:space="0" w:color="auto"/>
            <w:bottom w:val="none" w:sz="0" w:space="0" w:color="auto"/>
            <w:right w:val="none" w:sz="0" w:space="0" w:color="auto"/>
          </w:divBdr>
        </w:div>
        <w:div w:id="957175349">
          <w:marLeft w:val="1800"/>
          <w:marRight w:val="0"/>
          <w:marTop w:val="91"/>
          <w:marBottom w:val="0"/>
          <w:divBdr>
            <w:top w:val="none" w:sz="0" w:space="0" w:color="auto"/>
            <w:left w:val="none" w:sz="0" w:space="0" w:color="auto"/>
            <w:bottom w:val="none" w:sz="0" w:space="0" w:color="auto"/>
            <w:right w:val="none" w:sz="0" w:space="0" w:color="auto"/>
          </w:divBdr>
        </w:div>
        <w:div w:id="1297029744">
          <w:marLeft w:val="1166"/>
          <w:marRight w:val="0"/>
          <w:marTop w:val="106"/>
          <w:marBottom w:val="0"/>
          <w:divBdr>
            <w:top w:val="none" w:sz="0" w:space="0" w:color="auto"/>
            <w:left w:val="none" w:sz="0" w:space="0" w:color="auto"/>
            <w:bottom w:val="none" w:sz="0" w:space="0" w:color="auto"/>
            <w:right w:val="none" w:sz="0" w:space="0" w:color="auto"/>
          </w:divBdr>
        </w:div>
        <w:div w:id="1432509113">
          <w:marLeft w:val="547"/>
          <w:marRight w:val="0"/>
          <w:marTop w:val="120"/>
          <w:marBottom w:val="0"/>
          <w:divBdr>
            <w:top w:val="none" w:sz="0" w:space="0" w:color="auto"/>
            <w:left w:val="none" w:sz="0" w:space="0" w:color="auto"/>
            <w:bottom w:val="none" w:sz="0" w:space="0" w:color="auto"/>
            <w:right w:val="none" w:sz="0" w:space="0" w:color="auto"/>
          </w:divBdr>
        </w:div>
        <w:div w:id="1792941111">
          <w:marLeft w:val="1166"/>
          <w:marRight w:val="0"/>
          <w:marTop w:val="106"/>
          <w:marBottom w:val="0"/>
          <w:divBdr>
            <w:top w:val="none" w:sz="0" w:space="0" w:color="auto"/>
            <w:left w:val="none" w:sz="0" w:space="0" w:color="auto"/>
            <w:bottom w:val="none" w:sz="0" w:space="0" w:color="auto"/>
            <w:right w:val="none" w:sz="0" w:space="0" w:color="auto"/>
          </w:divBdr>
        </w:div>
        <w:div w:id="1897936650">
          <w:marLeft w:val="1166"/>
          <w:marRight w:val="0"/>
          <w:marTop w:val="106"/>
          <w:marBottom w:val="0"/>
          <w:divBdr>
            <w:top w:val="none" w:sz="0" w:space="0" w:color="auto"/>
            <w:left w:val="none" w:sz="0" w:space="0" w:color="auto"/>
            <w:bottom w:val="none" w:sz="0" w:space="0" w:color="auto"/>
            <w:right w:val="none" w:sz="0" w:space="0" w:color="auto"/>
          </w:divBdr>
        </w:div>
        <w:div w:id="2046254421">
          <w:marLeft w:val="1166"/>
          <w:marRight w:val="0"/>
          <w:marTop w:val="106"/>
          <w:marBottom w:val="0"/>
          <w:divBdr>
            <w:top w:val="none" w:sz="0" w:space="0" w:color="auto"/>
            <w:left w:val="none" w:sz="0" w:space="0" w:color="auto"/>
            <w:bottom w:val="none" w:sz="0" w:space="0" w:color="auto"/>
            <w:right w:val="none" w:sz="0" w:space="0" w:color="auto"/>
          </w:divBdr>
        </w:div>
      </w:divsChild>
    </w:div>
    <w:div w:id="686173205">
      <w:bodyDiv w:val="1"/>
      <w:marLeft w:val="0"/>
      <w:marRight w:val="0"/>
      <w:marTop w:val="0"/>
      <w:marBottom w:val="0"/>
      <w:divBdr>
        <w:top w:val="none" w:sz="0" w:space="0" w:color="auto"/>
        <w:left w:val="none" w:sz="0" w:space="0" w:color="auto"/>
        <w:bottom w:val="none" w:sz="0" w:space="0" w:color="auto"/>
        <w:right w:val="none" w:sz="0" w:space="0" w:color="auto"/>
      </w:divBdr>
      <w:divsChild>
        <w:div w:id="245649676">
          <w:marLeft w:val="2520"/>
          <w:marRight w:val="0"/>
          <w:marTop w:val="67"/>
          <w:marBottom w:val="0"/>
          <w:divBdr>
            <w:top w:val="none" w:sz="0" w:space="0" w:color="auto"/>
            <w:left w:val="none" w:sz="0" w:space="0" w:color="auto"/>
            <w:bottom w:val="none" w:sz="0" w:space="0" w:color="auto"/>
            <w:right w:val="none" w:sz="0" w:space="0" w:color="auto"/>
          </w:divBdr>
        </w:div>
        <w:div w:id="405618130">
          <w:marLeft w:val="1166"/>
          <w:marRight w:val="0"/>
          <w:marTop w:val="96"/>
          <w:marBottom w:val="0"/>
          <w:divBdr>
            <w:top w:val="none" w:sz="0" w:space="0" w:color="auto"/>
            <w:left w:val="none" w:sz="0" w:space="0" w:color="auto"/>
            <w:bottom w:val="none" w:sz="0" w:space="0" w:color="auto"/>
            <w:right w:val="none" w:sz="0" w:space="0" w:color="auto"/>
          </w:divBdr>
        </w:div>
        <w:div w:id="428819854">
          <w:marLeft w:val="1166"/>
          <w:marRight w:val="0"/>
          <w:marTop w:val="106"/>
          <w:marBottom w:val="0"/>
          <w:divBdr>
            <w:top w:val="none" w:sz="0" w:space="0" w:color="auto"/>
            <w:left w:val="none" w:sz="0" w:space="0" w:color="auto"/>
            <w:bottom w:val="none" w:sz="0" w:space="0" w:color="auto"/>
            <w:right w:val="none" w:sz="0" w:space="0" w:color="auto"/>
          </w:divBdr>
        </w:div>
        <w:div w:id="513956243">
          <w:marLeft w:val="1800"/>
          <w:marRight w:val="0"/>
          <w:marTop w:val="86"/>
          <w:marBottom w:val="0"/>
          <w:divBdr>
            <w:top w:val="none" w:sz="0" w:space="0" w:color="auto"/>
            <w:left w:val="none" w:sz="0" w:space="0" w:color="auto"/>
            <w:bottom w:val="none" w:sz="0" w:space="0" w:color="auto"/>
            <w:right w:val="none" w:sz="0" w:space="0" w:color="auto"/>
          </w:divBdr>
        </w:div>
        <w:div w:id="544146353">
          <w:marLeft w:val="1800"/>
          <w:marRight w:val="0"/>
          <w:marTop w:val="86"/>
          <w:marBottom w:val="0"/>
          <w:divBdr>
            <w:top w:val="none" w:sz="0" w:space="0" w:color="auto"/>
            <w:left w:val="none" w:sz="0" w:space="0" w:color="auto"/>
            <w:bottom w:val="none" w:sz="0" w:space="0" w:color="auto"/>
            <w:right w:val="none" w:sz="0" w:space="0" w:color="auto"/>
          </w:divBdr>
        </w:div>
        <w:div w:id="604701588">
          <w:marLeft w:val="1166"/>
          <w:marRight w:val="0"/>
          <w:marTop w:val="106"/>
          <w:marBottom w:val="0"/>
          <w:divBdr>
            <w:top w:val="none" w:sz="0" w:space="0" w:color="auto"/>
            <w:left w:val="none" w:sz="0" w:space="0" w:color="auto"/>
            <w:bottom w:val="none" w:sz="0" w:space="0" w:color="auto"/>
            <w:right w:val="none" w:sz="0" w:space="0" w:color="auto"/>
          </w:divBdr>
        </w:div>
        <w:div w:id="725642720">
          <w:marLeft w:val="1800"/>
          <w:marRight w:val="0"/>
          <w:marTop w:val="86"/>
          <w:marBottom w:val="0"/>
          <w:divBdr>
            <w:top w:val="none" w:sz="0" w:space="0" w:color="auto"/>
            <w:left w:val="none" w:sz="0" w:space="0" w:color="auto"/>
            <w:bottom w:val="none" w:sz="0" w:space="0" w:color="auto"/>
            <w:right w:val="none" w:sz="0" w:space="0" w:color="auto"/>
          </w:divBdr>
        </w:div>
        <w:div w:id="1044212940">
          <w:marLeft w:val="547"/>
          <w:marRight w:val="0"/>
          <w:marTop w:val="115"/>
          <w:marBottom w:val="0"/>
          <w:divBdr>
            <w:top w:val="none" w:sz="0" w:space="0" w:color="auto"/>
            <w:left w:val="none" w:sz="0" w:space="0" w:color="auto"/>
            <w:bottom w:val="none" w:sz="0" w:space="0" w:color="auto"/>
            <w:right w:val="none" w:sz="0" w:space="0" w:color="auto"/>
          </w:divBdr>
        </w:div>
        <w:div w:id="1051807776">
          <w:marLeft w:val="2520"/>
          <w:marRight w:val="0"/>
          <w:marTop w:val="67"/>
          <w:marBottom w:val="0"/>
          <w:divBdr>
            <w:top w:val="none" w:sz="0" w:space="0" w:color="auto"/>
            <w:left w:val="none" w:sz="0" w:space="0" w:color="auto"/>
            <w:bottom w:val="none" w:sz="0" w:space="0" w:color="auto"/>
            <w:right w:val="none" w:sz="0" w:space="0" w:color="auto"/>
          </w:divBdr>
        </w:div>
        <w:div w:id="1460760048">
          <w:marLeft w:val="2520"/>
          <w:marRight w:val="0"/>
          <w:marTop w:val="67"/>
          <w:marBottom w:val="0"/>
          <w:divBdr>
            <w:top w:val="none" w:sz="0" w:space="0" w:color="auto"/>
            <w:left w:val="none" w:sz="0" w:space="0" w:color="auto"/>
            <w:bottom w:val="none" w:sz="0" w:space="0" w:color="auto"/>
            <w:right w:val="none" w:sz="0" w:space="0" w:color="auto"/>
          </w:divBdr>
        </w:div>
        <w:div w:id="1762677867">
          <w:marLeft w:val="1800"/>
          <w:marRight w:val="0"/>
          <w:marTop w:val="86"/>
          <w:marBottom w:val="0"/>
          <w:divBdr>
            <w:top w:val="none" w:sz="0" w:space="0" w:color="auto"/>
            <w:left w:val="none" w:sz="0" w:space="0" w:color="auto"/>
            <w:bottom w:val="none" w:sz="0" w:space="0" w:color="auto"/>
            <w:right w:val="none" w:sz="0" w:space="0" w:color="auto"/>
          </w:divBdr>
        </w:div>
      </w:divsChild>
    </w:div>
    <w:div w:id="686368306">
      <w:bodyDiv w:val="1"/>
      <w:marLeft w:val="0"/>
      <w:marRight w:val="0"/>
      <w:marTop w:val="0"/>
      <w:marBottom w:val="0"/>
      <w:divBdr>
        <w:top w:val="none" w:sz="0" w:space="0" w:color="auto"/>
        <w:left w:val="none" w:sz="0" w:space="0" w:color="auto"/>
        <w:bottom w:val="none" w:sz="0" w:space="0" w:color="auto"/>
        <w:right w:val="none" w:sz="0" w:space="0" w:color="auto"/>
      </w:divBdr>
    </w:div>
    <w:div w:id="686368361">
      <w:bodyDiv w:val="1"/>
      <w:marLeft w:val="0"/>
      <w:marRight w:val="0"/>
      <w:marTop w:val="0"/>
      <w:marBottom w:val="0"/>
      <w:divBdr>
        <w:top w:val="none" w:sz="0" w:space="0" w:color="auto"/>
        <w:left w:val="none" w:sz="0" w:space="0" w:color="auto"/>
        <w:bottom w:val="none" w:sz="0" w:space="0" w:color="auto"/>
        <w:right w:val="none" w:sz="0" w:space="0" w:color="auto"/>
      </w:divBdr>
    </w:div>
    <w:div w:id="686637659">
      <w:bodyDiv w:val="1"/>
      <w:marLeft w:val="0"/>
      <w:marRight w:val="0"/>
      <w:marTop w:val="0"/>
      <w:marBottom w:val="0"/>
      <w:divBdr>
        <w:top w:val="none" w:sz="0" w:space="0" w:color="auto"/>
        <w:left w:val="none" w:sz="0" w:space="0" w:color="auto"/>
        <w:bottom w:val="none" w:sz="0" w:space="0" w:color="auto"/>
        <w:right w:val="none" w:sz="0" w:space="0" w:color="auto"/>
      </w:divBdr>
    </w:div>
    <w:div w:id="686639317">
      <w:bodyDiv w:val="1"/>
      <w:marLeft w:val="0"/>
      <w:marRight w:val="0"/>
      <w:marTop w:val="0"/>
      <w:marBottom w:val="0"/>
      <w:divBdr>
        <w:top w:val="none" w:sz="0" w:space="0" w:color="auto"/>
        <w:left w:val="none" w:sz="0" w:space="0" w:color="auto"/>
        <w:bottom w:val="none" w:sz="0" w:space="0" w:color="auto"/>
        <w:right w:val="none" w:sz="0" w:space="0" w:color="auto"/>
      </w:divBdr>
      <w:divsChild>
        <w:div w:id="473530331">
          <w:marLeft w:val="0"/>
          <w:marRight w:val="0"/>
          <w:marTop w:val="0"/>
          <w:marBottom w:val="0"/>
          <w:divBdr>
            <w:top w:val="none" w:sz="0" w:space="0" w:color="auto"/>
            <w:left w:val="none" w:sz="0" w:space="0" w:color="auto"/>
            <w:bottom w:val="none" w:sz="0" w:space="0" w:color="auto"/>
            <w:right w:val="none" w:sz="0" w:space="0" w:color="auto"/>
          </w:divBdr>
        </w:div>
      </w:divsChild>
    </w:div>
    <w:div w:id="686756398">
      <w:bodyDiv w:val="1"/>
      <w:marLeft w:val="0"/>
      <w:marRight w:val="0"/>
      <w:marTop w:val="0"/>
      <w:marBottom w:val="0"/>
      <w:divBdr>
        <w:top w:val="none" w:sz="0" w:space="0" w:color="auto"/>
        <w:left w:val="none" w:sz="0" w:space="0" w:color="auto"/>
        <w:bottom w:val="none" w:sz="0" w:space="0" w:color="auto"/>
        <w:right w:val="none" w:sz="0" w:space="0" w:color="auto"/>
      </w:divBdr>
      <w:divsChild>
        <w:div w:id="70393133">
          <w:marLeft w:val="1166"/>
          <w:marRight w:val="0"/>
          <w:marTop w:val="0"/>
          <w:marBottom w:val="60"/>
          <w:divBdr>
            <w:top w:val="none" w:sz="0" w:space="0" w:color="auto"/>
            <w:left w:val="none" w:sz="0" w:space="0" w:color="auto"/>
            <w:bottom w:val="none" w:sz="0" w:space="0" w:color="auto"/>
            <w:right w:val="none" w:sz="0" w:space="0" w:color="auto"/>
          </w:divBdr>
        </w:div>
        <w:div w:id="341317831">
          <w:marLeft w:val="1166"/>
          <w:marRight w:val="0"/>
          <w:marTop w:val="0"/>
          <w:marBottom w:val="60"/>
          <w:divBdr>
            <w:top w:val="none" w:sz="0" w:space="0" w:color="auto"/>
            <w:left w:val="none" w:sz="0" w:space="0" w:color="auto"/>
            <w:bottom w:val="none" w:sz="0" w:space="0" w:color="auto"/>
            <w:right w:val="none" w:sz="0" w:space="0" w:color="auto"/>
          </w:divBdr>
        </w:div>
        <w:div w:id="449978255">
          <w:marLeft w:val="2520"/>
          <w:marRight w:val="0"/>
          <w:marTop w:val="0"/>
          <w:marBottom w:val="60"/>
          <w:divBdr>
            <w:top w:val="none" w:sz="0" w:space="0" w:color="auto"/>
            <w:left w:val="none" w:sz="0" w:space="0" w:color="auto"/>
            <w:bottom w:val="none" w:sz="0" w:space="0" w:color="auto"/>
            <w:right w:val="none" w:sz="0" w:space="0" w:color="auto"/>
          </w:divBdr>
        </w:div>
        <w:div w:id="495847458">
          <w:marLeft w:val="1800"/>
          <w:marRight w:val="0"/>
          <w:marTop w:val="0"/>
          <w:marBottom w:val="60"/>
          <w:divBdr>
            <w:top w:val="none" w:sz="0" w:space="0" w:color="auto"/>
            <w:left w:val="none" w:sz="0" w:space="0" w:color="auto"/>
            <w:bottom w:val="none" w:sz="0" w:space="0" w:color="auto"/>
            <w:right w:val="none" w:sz="0" w:space="0" w:color="auto"/>
          </w:divBdr>
        </w:div>
        <w:div w:id="606012013">
          <w:marLeft w:val="1166"/>
          <w:marRight w:val="0"/>
          <w:marTop w:val="0"/>
          <w:marBottom w:val="60"/>
          <w:divBdr>
            <w:top w:val="none" w:sz="0" w:space="0" w:color="auto"/>
            <w:left w:val="none" w:sz="0" w:space="0" w:color="auto"/>
            <w:bottom w:val="none" w:sz="0" w:space="0" w:color="auto"/>
            <w:right w:val="none" w:sz="0" w:space="0" w:color="auto"/>
          </w:divBdr>
        </w:div>
        <w:div w:id="649792180">
          <w:marLeft w:val="1800"/>
          <w:marRight w:val="0"/>
          <w:marTop w:val="0"/>
          <w:marBottom w:val="60"/>
          <w:divBdr>
            <w:top w:val="none" w:sz="0" w:space="0" w:color="auto"/>
            <w:left w:val="none" w:sz="0" w:space="0" w:color="auto"/>
            <w:bottom w:val="none" w:sz="0" w:space="0" w:color="auto"/>
            <w:right w:val="none" w:sz="0" w:space="0" w:color="auto"/>
          </w:divBdr>
        </w:div>
        <w:div w:id="654800798">
          <w:marLeft w:val="1166"/>
          <w:marRight w:val="0"/>
          <w:marTop w:val="0"/>
          <w:marBottom w:val="60"/>
          <w:divBdr>
            <w:top w:val="none" w:sz="0" w:space="0" w:color="auto"/>
            <w:left w:val="none" w:sz="0" w:space="0" w:color="auto"/>
            <w:bottom w:val="none" w:sz="0" w:space="0" w:color="auto"/>
            <w:right w:val="none" w:sz="0" w:space="0" w:color="auto"/>
          </w:divBdr>
        </w:div>
        <w:div w:id="1020159724">
          <w:marLeft w:val="547"/>
          <w:marRight w:val="0"/>
          <w:marTop w:val="0"/>
          <w:marBottom w:val="60"/>
          <w:divBdr>
            <w:top w:val="none" w:sz="0" w:space="0" w:color="auto"/>
            <w:left w:val="none" w:sz="0" w:space="0" w:color="auto"/>
            <w:bottom w:val="none" w:sz="0" w:space="0" w:color="auto"/>
            <w:right w:val="none" w:sz="0" w:space="0" w:color="auto"/>
          </w:divBdr>
        </w:div>
        <w:div w:id="1148132889">
          <w:marLeft w:val="1800"/>
          <w:marRight w:val="0"/>
          <w:marTop w:val="0"/>
          <w:marBottom w:val="60"/>
          <w:divBdr>
            <w:top w:val="none" w:sz="0" w:space="0" w:color="auto"/>
            <w:left w:val="none" w:sz="0" w:space="0" w:color="auto"/>
            <w:bottom w:val="none" w:sz="0" w:space="0" w:color="auto"/>
            <w:right w:val="none" w:sz="0" w:space="0" w:color="auto"/>
          </w:divBdr>
        </w:div>
        <w:div w:id="1258295475">
          <w:marLeft w:val="1800"/>
          <w:marRight w:val="0"/>
          <w:marTop w:val="0"/>
          <w:marBottom w:val="60"/>
          <w:divBdr>
            <w:top w:val="none" w:sz="0" w:space="0" w:color="auto"/>
            <w:left w:val="none" w:sz="0" w:space="0" w:color="auto"/>
            <w:bottom w:val="none" w:sz="0" w:space="0" w:color="auto"/>
            <w:right w:val="none" w:sz="0" w:space="0" w:color="auto"/>
          </w:divBdr>
        </w:div>
        <w:div w:id="1373577125">
          <w:marLeft w:val="1166"/>
          <w:marRight w:val="0"/>
          <w:marTop w:val="0"/>
          <w:marBottom w:val="60"/>
          <w:divBdr>
            <w:top w:val="none" w:sz="0" w:space="0" w:color="auto"/>
            <w:left w:val="none" w:sz="0" w:space="0" w:color="auto"/>
            <w:bottom w:val="none" w:sz="0" w:space="0" w:color="auto"/>
            <w:right w:val="none" w:sz="0" w:space="0" w:color="auto"/>
          </w:divBdr>
        </w:div>
        <w:div w:id="1481724262">
          <w:marLeft w:val="1166"/>
          <w:marRight w:val="0"/>
          <w:marTop w:val="0"/>
          <w:marBottom w:val="60"/>
          <w:divBdr>
            <w:top w:val="none" w:sz="0" w:space="0" w:color="auto"/>
            <w:left w:val="none" w:sz="0" w:space="0" w:color="auto"/>
            <w:bottom w:val="none" w:sz="0" w:space="0" w:color="auto"/>
            <w:right w:val="none" w:sz="0" w:space="0" w:color="auto"/>
          </w:divBdr>
        </w:div>
        <w:div w:id="2102867299">
          <w:marLeft w:val="547"/>
          <w:marRight w:val="0"/>
          <w:marTop w:val="0"/>
          <w:marBottom w:val="60"/>
          <w:divBdr>
            <w:top w:val="none" w:sz="0" w:space="0" w:color="auto"/>
            <w:left w:val="none" w:sz="0" w:space="0" w:color="auto"/>
            <w:bottom w:val="none" w:sz="0" w:space="0" w:color="auto"/>
            <w:right w:val="none" w:sz="0" w:space="0" w:color="auto"/>
          </w:divBdr>
        </w:div>
      </w:divsChild>
    </w:div>
    <w:div w:id="687677414">
      <w:bodyDiv w:val="1"/>
      <w:marLeft w:val="0"/>
      <w:marRight w:val="0"/>
      <w:marTop w:val="0"/>
      <w:marBottom w:val="0"/>
      <w:divBdr>
        <w:top w:val="none" w:sz="0" w:space="0" w:color="auto"/>
        <w:left w:val="none" w:sz="0" w:space="0" w:color="auto"/>
        <w:bottom w:val="none" w:sz="0" w:space="0" w:color="auto"/>
        <w:right w:val="none" w:sz="0" w:space="0" w:color="auto"/>
      </w:divBdr>
    </w:div>
    <w:div w:id="688601683">
      <w:bodyDiv w:val="1"/>
      <w:marLeft w:val="0"/>
      <w:marRight w:val="0"/>
      <w:marTop w:val="0"/>
      <w:marBottom w:val="0"/>
      <w:divBdr>
        <w:top w:val="none" w:sz="0" w:space="0" w:color="auto"/>
        <w:left w:val="none" w:sz="0" w:space="0" w:color="auto"/>
        <w:bottom w:val="none" w:sz="0" w:space="0" w:color="auto"/>
        <w:right w:val="none" w:sz="0" w:space="0" w:color="auto"/>
      </w:divBdr>
    </w:div>
    <w:div w:id="689137147">
      <w:bodyDiv w:val="1"/>
      <w:marLeft w:val="0"/>
      <w:marRight w:val="0"/>
      <w:marTop w:val="0"/>
      <w:marBottom w:val="0"/>
      <w:divBdr>
        <w:top w:val="none" w:sz="0" w:space="0" w:color="auto"/>
        <w:left w:val="none" w:sz="0" w:space="0" w:color="auto"/>
        <w:bottom w:val="none" w:sz="0" w:space="0" w:color="auto"/>
        <w:right w:val="none" w:sz="0" w:space="0" w:color="auto"/>
      </w:divBdr>
    </w:div>
    <w:div w:id="691566317">
      <w:bodyDiv w:val="1"/>
      <w:marLeft w:val="0"/>
      <w:marRight w:val="0"/>
      <w:marTop w:val="0"/>
      <w:marBottom w:val="0"/>
      <w:divBdr>
        <w:top w:val="none" w:sz="0" w:space="0" w:color="auto"/>
        <w:left w:val="none" w:sz="0" w:space="0" w:color="auto"/>
        <w:bottom w:val="none" w:sz="0" w:space="0" w:color="auto"/>
        <w:right w:val="none" w:sz="0" w:space="0" w:color="auto"/>
      </w:divBdr>
      <w:divsChild>
        <w:div w:id="980689375">
          <w:marLeft w:val="547"/>
          <w:marRight w:val="0"/>
          <w:marTop w:val="106"/>
          <w:marBottom w:val="0"/>
          <w:divBdr>
            <w:top w:val="none" w:sz="0" w:space="0" w:color="auto"/>
            <w:left w:val="none" w:sz="0" w:space="0" w:color="auto"/>
            <w:bottom w:val="none" w:sz="0" w:space="0" w:color="auto"/>
            <w:right w:val="none" w:sz="0" w:space="0" w:color="auto"/>
          </w:divBdr>
        </w:div>
        <w:div w:id="1995138983">
          <w:marLeft w:val="547"/>
          <w:marRight w:val="0"/>
          <w:marTop w:val="106"/>
          <w:marBottom w:val="0"/>
          <w:divBdr>
            <w:top w:val="none" w:sz="0" w:space="0" w:color="auto"/>
            <w:left w:val="none" w:sz="0" w:space="0" w:color="auto"/>
            <w:bottom w:val="none" w:sz="0" w:space="0" w:color="auto"/>
            <w:right w:val="none" w:sz="0" w:space="0" w:color="auto"/>
          </w:divBdr>
        </w:div>
      </w:divsChild>
    </w:div>
    <w:div w:id="693070556">
      <w:bodyDiv w:val="1"/>
      <w:marLeft w:val="0"/>
      <w:marRight w:val="0"/>
      <w:marTop w:val="0"/>
      <w:marBottom w:val="0"/>
      <w:divBdr>
        <w:top w:val="none" w:sz="0" w:space="0" w:color="auto"/>
        <w:left w:val="none" w:sz="0" w:space="0" w:color="auto"/>
        <w:bottom w:val="none" w:sz="0" w:space="0" w:color="auto"/>
        <w:right w:val="none" w:sz="0" w:space="0" w:color="auto"/>
      </w:divBdr>
    </w:div>
    <w:div w:id="693727888">
      <w:bodyDiv w:val="1"/>
      <w:marLeft w:val="0"/>
      <w:marRight w:val="0"/>
      <w:marTop w:val="0"/>
      <w:marBottom w:val="0"/>
      <w:divBdr>
        <w:top w:val="none" w:sz="0" w:space="0" w:color="auto"/>
        <w:left w:val="none" w:sz="0" w:space="0" w:color="auto"/>
        <w:bottom w:val="none" w:sz="0" w:space="0" w:color="auto"/>
        <w:right w:val="none" w:sz="0" w:space="0" w:color="auto"/>
      </w:divBdr>
    </w:div>
    <w:div w:id="694037069">
      <w:bodyDiv w:val="1"/>
      <w:marLeft w:val="0"/>
      <w:marRight w:val="0"/>
      <w:marTop w:val="0"/>
      <w:marBottom w:val="0"/>
      <w:divBdr>
        <w:top w:val="none" w:sz="0" w:space="0" w:color="auto"/>
        <w:left w:val="none" w:sz="0" w:space="0" w:color="auto"/>
        <w:bottom w:val="none" w:sz="0" w:space="0" w:color="auto"/>
        <w:right w:val="none" w:sz="0" w:space="0" w:color="auto"/>
      </w:divBdr>
    </w:div>
    <w:div w:id="694814616">
      <w:bodyDiv w:val="1"/>
      <w:marLeft w:val="0"/>
      <w:marRight w:val="0"/>
      <w:marTop w:val="0"/>
      <w:marBottom w:val="0"/>
      <w:divBdr>
        <w:top w:val="none" w:sz="0" w:space="0" w:color="auto"/>
        <w:left w:val="none" w:sz="0" w:space="0" w:color="auto"/>
        <w:bottom w:val="none" w:sz="0" w:space="0" w:color="auto"/>
        <w:right w:val="none" w:sz="0" w:space="0" w:color="auto"/>
      </w:divBdr>
      <w:divsChild>
        <w:div w:id="89939091">
          <w:marLeft w:val="1800"/>
          <w:marRight w:val="0"/>
          <w:marTop w:val="58"/>
          <w:marBottom w:val="0"/>
          <w:divBdr>
            <w:top w:val="none" w:sz="0" w:space="0" w:color="auto"/>
            <w:left w:val="none" w:sz="0" w:space="0" w:color="auto"/>
            <w:bottom w:val="none" w:sz="0" w:space="0" w:color="auto"/>
            <w:right w:val="none" w:sz="0" w:space="0" w:color="auto"/>
          </w:divBdr>
        </w:div>
        <w:div w:id="275060988">
          <w:marLeft w:val="1800"/>
          <w:marRight w:val="0"/>
          <w:marTop w:val="58"/>
          <w:marBottom w:val="0"/>
          <w:divBdr>
            <w:top w:val="none" w:sz="0" w:space="0" w:color="auto"/>
            <w:left w:val="none" w:sz="0" w:space="0" w:color="auto"/>
            <w:bottom w:val="none" w:sz="0" w:space="0" w:color="auto"/>
            <w:right w:val="none" w:sz="0" w:space="0" w:color="auto"/>
          </w:divBdr>
        </w:div>
        <w:div w:id="380708680">
          <w:marLeft w:val="1800"/>
          <w:marRight w:val="0"/>
          <w:marTop w:val="58"/>
          <w:marBottom w:val="0"/>
          <w:divBdr>
            <w:top w:val="none" w:sz="0" w:space="0" w:color="auto"/>
            <w:left w:val="none" w:sz="0" w:space="0" w:color="auto"/>
            <w:bottom w:val="none" w:sz="0" w:space="0" w:color="auto"/>
            <w:right w:val="none" w:sz="0" w:space="0" w:color="auto"/>
          </w:divBdr>
        </w:div>
        <w:div w:id="414325165">
          <w:marLeft w:val="1800"/>
          <w:marRight w:val="0"/>
          <w:marTop w:val="58"/>
          <w:marBottom w:val="0"/>
          <w:divBdr>
            <w:top w:val="none" w:sz="0" w:space="0" w:color="auto"/>
            <w:left w:val="none" w:sz="0" w:space="0" w:color="auto"/>
            <w:bottom w:val="none" w:sz="0" w:space="0" w:color="auto"/>
            <w:right w:val="none" w:sz="0" w:space="0" w:color="auto"/>
          </w:divBdr>
        </w:div>
        <w:div w:id="576747729">
          <w:marLeft w:val="1800"/>
          <w:marRight w:val="0"/>
          <w:marTop w:val="58"/>
          <w:marBottom w:val="0"/>
          <w:divBdr>
            <w:top w:val="none" w:sz="0" w:space="0" w:color="auto"/>
            <w:left w:val="none" w:sz="0" w:space="0" w:color="auto"/>
            <w:bottom w:val="none" w:sz="0" w:space="0" w:color="auto"/>
            <w:right w:val="none" w:sz="0" w:space="0" w:color="auto"/>
          </w:divBdr>
        </w:div>
        <w:div w:id="580984976">
          <w:marLeft w:val="1800"/>
          <w:marRight w:val="0"/>
          <w:marTop w:val="58"/>
          <w:marBottom w:val="0"/>
          <w:divBdr>
            <w:top w:val="none" w:sz="0" w:space="0" w:color="auto"/>
            <w:left w:val="none" w:sz="0" w:space="0" w:color="auto"/>
            <w:bottom w:val="none" w:sz="0" w:space="0" w:color="auto"/>
            <w:right w:val="none" w:sz="0" w:space="0" w:color="auto"/>
          </w:divBdr>
        </w:div>
        <w:div w:id="610280317">
          <w:marLeft w:val="1166"/>
          <w:marRight w:val="0"/>
          <w:marTop w:val="77"/>
          <w:marBottom w:val="0"/>
          <w:divBdr>
            <w:top w:val="none" w:sz="0" w:space="0" w:color="auto"/>
            <w:left w:val="none" w:sz="0" w:space="0" w:color="auto"/>
            <w:bottom w:val="none" w:sz="0" w:space="0" w:color="auto"/>
            <w:right w:val="none" w:sz="0" w:space="0" w:color="auto"/>
          </w:divBdr>
        </w:div>
        <w:div w:id="756633326">
          <w:marLeft w:val="1800"/>
          <w:marRight w:val="0"/>
          <w:marTop w:val="58"/>
          <w:marBottom w:val="0"/>
          <w:divBdr>
            <w:top w:val="none" w:sz="0" w:space="0" w:color="auto"/>
            <w:left w:val="none" w:sz="0" w:space="0" w:color="auto"/>
            <w:bottom w:val="none" w:sz="0" w:space="0" w:color="auto"/>
            <w:right w:val="none" w:sz="0" w:space="0" w:color="auto"/>
          </w:divBdr>
        </w:div>
        <w:div w:id="1036195765">
          <w:marLeft w:val="1800"/>
          <w:marRight w:val="0"/>
          <w:marTop w:val="58"/>
          <w:marBottom w:val="0"/>
          <w:divBdr>
            <w:top w:val="none" w:sz="0" w:space="0" w:color="auto"/>
            <w:left w:val="none" w:sz="0" w:space="0" w:color="auto"/>
            <w:bottom w:val="none" w:sz="0" w:space="0" w:color="auto"/>
            <w:right w:val="none" w:sz="0" w:space="0" w:color="auto"/>
          </w:divBdr>
        </w:div>
        <w:div w:id="1106538474">
          <w:marLeft w:val="1166"/>
          <w:marRight w:val="0"/>
          <w:marTop w:val="77"/>
          <w:marBottom w:val="0"/>
          <w:divBdr>
            <w:top w:val="none" w:sz="0" w:space="0" w:color="auto"/>
            <w:left w:val="none" w:sz="0" w:space="0" w:color="auto"/>
            <w:bottom w:val="none" w:sz="0" w:space="0" w:color="auto"/>
            <w:right w:val="none" w:sz="0" w:space="0" w:color="auto"/>
          </w:divBdr>
        </w:div>
        <w:div w:id="1460881500">
          <w:marLeft w:val="1166"/>
          <w:marRight w:val="0"/>
          <w:marTop w:val="77"/>
          <w:marBottom w:val="0"/>
          <w:divBdr>
            <w:top w:val="none" w:sz="0" w:space="0" w:color="auto"/>
            <w:left w:val="none" w:sz="0" w:space="0" w:color="auto"/>
            <w:bottom w:val="none" w:sz="0" w:space="0" w:color="auto"/>
            <w:right w:val="none" w:sz="0" w:space="0" w:color="auto"/>
          </w:divBdr>
        </w:div>
        <w:div w:id="1499463961">
          <w:marLeft w:val="1166"/>
          <w:marRight w:val="0"/>
          <w:marTop w:val="77"/>
          <w:marBottom w:val="0"/>
          <w:divBdr>
            <w:top w:val="none" w:sz="0" w:space="0" w:color="auto"/>
            <w:left w:val="none" w:sz="0" w:space="0" w:color="auto"/>
            <w:bottom w:val="none" w:sz="0" w:space="0" w:color="auto"/>
            <w:right w:val="none" w:sz="0" w:space="0" w:color="auto"/>
          </w:divBdr>
        </w:div>
        <w:div w:id="1575241768">
          <w:marLeft w:val="1800"/>
          <w:marRight w:val="0"/>
          <w:marTop w:val="58"/>
          <w:marBottom w:val="0"/>
          <w:divBdr>
            <w:top w:val="none" w:sz="0" w:space="0" w:color="auto"/>
            <w:left w:val="none" w:sz="0" w:space="0" w:color="auto"/>
            <w:bottom w:val="none" w:sz="0" w:space="0" w:color="auto"/>
            <w:right w:val="none" w:sz="0" w:space="0" w:color="auto"/>
          </w:divBdr>
        </w:div>
        <w:div w:id="1667905198">
          <w:marLeft w:val="547"/>
          <w:marRight w:val="0"/>
          <w:marTop w:val="86"/>
          <w:marBottom w:val="0"/>
          <w:divBdr>
            <w:top w:val="none" w:sz="0" w:space="0" w:color="auto"/>
            <w:left w:val="none" w:sz="0" w:space="0" w:color="auto"/>
            <w:bottom w:val="none" w:sz="0" w:space="0" w:color="auto"/>
            <w:right w:val="none" w:sz="0" w:space="0" w:color="auto"/>
          </w:divBdr>
        </w:div>
        <w:div w:id="1944652385">
          <w:marLeft w:val="1800"/>
          <w:marRight w:val="0"/>
          <w:marTop w:val="58"/>
          <w:marBottom w:val="0"/>
          <w:divBdr>
            <w:top w:val="none" w:sz="0" w:space="0" w:color="auto"/>
            <w:left w:val="none" w:sz="0" w:space="0" w:color="auto"/>
            <w:bottom w:val="none" w:sz="0" w:space="0" w:color="auto"/>
            <w:right w:val="none" w:sz="0" w:space="0" w:color="auto"/>
          </w:divBdr>
        </w:div>
        <w:div w:id="2053992608">
          <w:marLeft w:val="1800"/>
          <w:marRight w:val="0"/>
          <w:marTop w:val="58"/>
          <w:marBottom w:val="0"/>
          <w:divBdr>
            <w:top w:val="none" w:sz="0" w:space="0" w:color="auto"/>
            <w:left w:val="none" w:sz="0" w:space="0" w:color="auto"/>
            <w:bottom w:val="none" w:sz="0" w:space="0" w:color="auto"/>
            <w:right w:val="none" w:sz="0" w:space="0" w:color="auto"/>
          </w:divBdr>
        </w:div>
      </w:divsChild>
    </w:div>
    <w:div w:id="695469924">
      <w:bodyDiv w:val="1"/>
      <w:marLeft w:val="0"/>
      <w:marRight w:val="0"/>
      <w:marTop w:val="0"/>
      <w:marBottom w:val="0"/>
      <w:divBdr>
        <w:top w:val="none" w:sz="0" w:space="0" w:color="auto"/>
        <w:left w:val="none" w:sz="0" w:space="0" w:color="auto"/>
        <w:bottom w:val="none" w:sz="0" w:space="0" w:color="auto"/>
        <w:right w:val="none" w:sz="0" w:space="0" w:color="auto"/>
      </w:divBdr>
    </w:div>
    <w:div w:id="695542257">
      <w:bodyDiv w:val="1"/>
      <w:marLeft w:val="0"/>
      <w:marRight w:val="0"/>
      <w:marTop w:val="0"/>
      <w:marBottom w:val="0"/>
      <w:divBdr>
        <w:top w:val="none" w:sz="0" w:space="0" w:color="auto"/>
        <w:left w:val="none" w:sz="0" w:space="0" w:color="auto"/>
        <w:bottom w:val="none" w:sz="0" w:space="0" w:color="auto"/>
        <w:right w:val="none" w:sz="0" w:space="0" w:color="auto"/>
      </w:divBdr>
    </w:div>
    <w:div w:id="696152009">
      <w:bodyDiv w:val="1"/>
      <w:marLeft w:val="0"/>
      <w:marRight w:val="0"/>
      <w:marTop w:val="0"/>
      <w:marBottom w:val="0"/>
      <w:divBdr>
        <w:top w:val="none" w:sz="0" w:space="0" w:color="auto"/>
        <w:left w:val="none" w:sz="0" w:space="0" w:color="auto"/>
        <w:bottom w:val="none" w:sz="0" w:space="0" w:color="auto"/>
        <w:right w:val="none" w:sz="0" w:space="0" w:color="auto"/>
      </w:divBdr>
    </w:div>
    <w:div w:id="696350525">
      <w:bodyDiv w:val="1"/>
      <w:marLeft w:val="0"/>
      <w:marRight w:val="0"/>
      <w:marTop w:val="0"/>
      <w:marBottom w:val="0"/>
      <w:divBdr>
        <w:top w:val="none" w:sz="0" w:space="0" w:color="auto"/>
        <w:left w:val="none" w:sz="0" w:space="0" w:color="auto"/>
        <w:bottom w:val="none" w:sz="0" w:space="0" w:color="auto"/>
        <w:right w:val="none" w:sz="0" w:space="0" w:color="auto"/>
      </w:divBdr>
    </w:div>
    <w:div w:id="696665787">
      <w:bodyDiv w:val="1"/>
      <w:marLeft w:val="0"/>
      <w:marRight w:val="0"/>
      <w:marTop w:val="0"/>
      <w:marBottom w:val="0"/>
      <w:divBdr>
        <w:top w:val="none" w:sz="0" w:space="0" w:color="auto"/>
        <w:left w:val="none" w:sz="0" w:space="0" w:color="auto"/>
        <w:bottom w:val="none" w:sz="0" w:space="0" w:color="auto"/>
        <w:right w:val="none" w:sz="0" w:space="0" w:color="auto"/>
      </w:divBdr>
    </w:div>
    <w:div w:id="696851378">
      <w:bodyDiv w:val="1"/>
      <w:marLeft w:val="0"/>
      <w:marRight w:val="0"/>
      <w:marTop w:val="0"/>
      <w:marBottom w:val="0"/>
      <w:divBdr>
        <w:top w:val="none" w:sz="0" w:space="0" w:color="auto"/>
        <w:left w:val="none" w:sz="0" w:space="0" w:color="auto"/>
        <w:bottom w:val="none" w:sz="0" w:space="0" w:color="auto"/>
        <w:right w:val="none" w:sz="0" w:space="0" w:color="auto"/>
      </w:divBdr>
      <w:divsChild>
        <w:div w:id="1433476583">
          <w:marLeft w:val="1800"/>
          <w:marRight w:val="0"/>
          <w:marTop w:val="86"/>
          <w:marBottom w:val="0"/>
          <w:divBdr>
            <w:top w:val="none" w:sz="0" w:space="0" w:color="auto"/>
            <w:left w:val="none" w:sz="0" w:space="0" w:color="auto"/>
            <w:bottom w:val="none" w:sz="0" w:space="0" w:color="auto"/>
            <w:right w:val="none" w:sz="0" w:space="0" w:color="auto"/>
          </w:divBdr>
        </w:div>
        <w:div w:id="1721204492">
          <w:marLeft w:val="1800"/>
          <w:marRight w:val="0"/>
          <w:marTop w:val="86"/>
          <w:marBottom w:val="0"/>
          <w:divBdr>
            <w:top w:val="none" w:sz="0" w:space="0" w:color="auto"/>
            <w:left w:val="none" w:sz="0" w:space="0" w:color="auto"/>
            <w:bottom w:val="none" w:sz="0" w:space="0" w:color="auto"/>
            <w:right w:val="none" w:sz="0" w:space="0" w:color="auto"/>
          </w:divBdr>
        </w:div>
        <w:div w:id="1962223753">
          <w:marLeft w:val="1166"/>
          <w:marRight w:val="0"/>
          <w:marTop w:val="96"/>
          <w:marBottom w:val="0"/>
          <w:divBdr>
            <w:top w:val="none" w:sz="0" w:space="0" w:color="auto"/>
            <w:left w:val="none" w:sz="0" w:space="0" w:color="auto"/>
            <w:bottom w:val="none" w:sz="0" w:space="0" w:color="auto"/>
            <w:right w:val="none" w:sz="0" w:space="0" w:color="auto"/>
          </w:divBdr>
        </w:div>
        <w:div w:id="2117019524">
          <w:marLeft w:val="547"/>
          <w:marRight w:val="0"/>
          <w:marTop w:val="115"/>
          <w:marBottom w:val="0"/>
          <w:divBdr>
            <w:top w:val="none" w:sz="0" w:space="0" w:color="auto"/>
            <w:left w:val="none" w:sz="0" w:space="0" w:color="auto"/>
            <w:bottom w:val="none" w:sz="0" w:space="0" w:color="auto"/>
            <w:right w:val="none" w:sz="0" w:space="0" w:color="auto"/>
          </w:divBdr>
        </w:div>
      </w:divsChild>
    </w:div>
    <w:div w:id="699940551">
      <w:bodyDiv w:val="1"/>
      <w:marLeft w:val="0"/>
      <w:marRight w:val="0"/>
      <w:marTop w:val="0"/>
      <w:marBottom w:val="0"/>
      <w:divBdr>
        <w:top w:val="none" w:sz="0" w:space="0" w:color="auto"/>
        <w:left w:val="none" w:sz="0" w:space="0" w:color="auto"/>
        <w:bottom w:val="none" w:sz="0" w:space="0" w:color="auto"/>
        <w:right w:val="none" w:sz="0" w:space="0" w:color="auto"/>
      </w:divBdr>
      <w:divsChild>
        <w:div w:id="305748412">
          <w:marLeft w:val="1800"/>
          <w:marRight w:val="0"/>
          <w:marTop w:val="77"/>
          <w:marBottom w:val="0"/>
          <w:divBdr>
            <w:top w:val="none" w:sz="0" w:space="0" w:color="auto"/>
            <w:left w:val="none" w:sz="0" w:space="0" w:color="auto"/>
            <w:bottom w:val="none" w:sz="0" w:space="0" w:color="auto"/>
            <w:right w:val="none" w:sz="0" w:space="0" w:color="auto"/>
          </w:divBdr>
        </w:div>
        <w:div w:id="455756499">
          <w:marLeft w:val="1166"/>
          <w:marRight w:val="0"/>
          <w:marTop w:val="86"/>
          <w:marBottom w:val="0"/>
          <w:divBdr>
            <w:top w:val="none" w:sz="0" w:space="0" w:color="auto"/>
            <w:left w:val="none" w:sz="0" w:space="0" w:color="auto"/>
            <w:bottom w:val="none" w:sz="0" w:space="0" w:color="auto"/>
            <w:right w:val="none" w:sz="0" w:space="0" w:color="auto"/>
          </w:divBdr>
        </w:div>
        <w:div w:id="577982811">
          <w:marLeft w:val="1166"/>
          <w:marRight w:val="0"/>
          <w:marTop w:val="86"/>
          <w:marBottom w:val="0"/>
          <w:divBdr>
            <w:top w:val="none" w:sz="0" w:space="0" w:color="auto"/>
            <w:left w:val="none" w:sz="0" w:space="0" w:color="auto"/>
            <w:bottom w:val="none" w:sz="0" w:space="0" w:color="auto"/>
            <w:right w:val="none" w:sz="0" w:space="0" w:color="auto"/>
          </w:divBdr>
        </w:div>
        <w:div w:id="704865042">
          <w:marLeft w:val="547"/>
          <w:marRight w:val="0"/>
          <w:marTop w:val="96"/>
          <w:marBottom w:val="0"/>
          <w:divBdr>
            <w:top w:val="none" w:sz="0" w:space="0" w:color="auto"/>
            <w:left w:val="none" w:sz="0" w:space="0" w:color="auto"/>
            <w:bottom w:val="none" w:sz="0" w:space="0" w:color="auto"/>
            <w:right w:val="none" w:sz="0" w:space="0" w:color="auto"/>
          </w:divBdr>
        </w:div>
        <w:div w:id="896009658">
          <w:marLeft w:val="547"/>
          <w:marRight w:val="0"/>
          <w:marTop w:val="96"/>
          <w:marBottom w:val="0"/>
          <w:divBdr>
            <w:top w:val="none" w:sz="0" w:space="0" w:color="auto"/>
            <w:left w:val="none" w:sz="0" w:space="0" w:color="auto"/>
            <w:bottom w:val="none" w:sz="0" w:space="0" w:color="auto"/>
            <w:right w:val="none" w:sz="0" w:space="0" w:color="auto"/>
          </w:divBdr>
        </w:div>
        <w:div w:id="916480340">
          <w:marLeft w:val="1166"/>
          <w:marRight w:val="0"/>
          <w:marTop w:val="86"/>
          <w:marBottom w:val="0"/>
          <w:divBdr>
            <w:top w:val="none" w:sz="0" w:space="0" w:color="auto"/>
            <w:left w:val="none" w:sz="0" w:space="0" w:color="auto"/>
            <w:bottom w:val="none" w:sz="0" w:space="0" w:color="auto"/>
            <w:right w:val="none" w:sz="0" w:space="0" w:color="auto"/>
          </w:divBdr>
        </w:div>
        <w:div w:id="948971646">
          <w:marLeft w:val="1166"/>
          <w:marRight w:val="0"/>
          <w:marTop w:val="86"/>
          <w:marBottom w:val="0"/>
          <w:divBdr>
            <w:top w:val="none" w:sz="0" w:space="0" w:color="auto"/>
            <w:left w:val="none" w:sz="0" w:space="0" w:color="auto"/>
            <w:bottom w:val="none" w:sz="0" w:space="0" w:color="auto"/>
            <w:right w:val="none" w:sz="0" w:space="0" w:color="auto"/>
          </w:divBdr>
        </w:div>
        <w:div w:id="1725986698">
          <w:marLeft w:val="547"/>
          <w:marRight w:val="0"/>
          <w:marTop w:val="96"/>
          <w:marBottom w:val="0"/>
          <w:divBdr>
            <w:top w:val="none" w:sz="0" w:space="0" w:color="auto"/>
            <w:left w:val="none" w:sz="0" w:space="0" w:color="auto"/>
            <w:bottom w:val="none" w:sz="0" w:space="0" w:color="auto"/>
            <w:right w:val="none" w:sz="0" w:space="0" w:color="auto"/>
          </w:divBdr>
        </w:div>
        <w:div w:id="1744445325">
          <w:marLeft w:val="1166"/>
          <w:marRight w:val="0"/>
          <w:marTop w:val="86"/>
          <w:marBottom w:val="0"/>
          <w:divBdr>
            <w:top w:val="none" w:sz="0" w:space="0" w:color="auto"/>
            <w:left w:val="none" w:sz="0" w:space="0" w:color="auto"/>
            <w:bottom w:val="none" w:sz="0" w:space="0" w:color="auto"/>
            <w:right w:val="none" w:sz="0" w:space="0" w:color="auto"/>
          </w:divBdr>
        </w:div>
      </w:divsChild>
    </w:div>
    <w:div w:id="700059835">
      <w:bodyDiv w:val="1"/>
      <w:marLeft w:val="0"/>
      <w:marRight w:val="0"/>
      <w:marTop w:val="0"/>
      <w:marBottom w:val="0"/>
      <w:divBdr>
        <w:top w:val="none" w:sz="0" w:space="0" w:color="auto"/>
        <w:left w:val="none" w:sz="0" w:space="0" w:color="auto"/>
        <w:bottom w:val="none" w:sz="0" w:space="0" w:color="auto"/>
        <w:right w:val="none" w:sz="0" w:space="0" w:color="auto"/>
      </w:divBdr>
      <w:divsChild>
        <w:div w:id="325744062">
          <w:marLeft w:val="547"/>
          <w:marRight w:val="0"/>
          <w:marTop w:val="173"/>
          <w:marBottom w:val="0"/>
          <w:divBdr>
            <w:top w:val="none" w:sz="0" w:space="0" w:color="auto"/>
            <w:left w:val="none" w:sz="0" w:space="0" w:color="auto"/>
            <w:bottom w:val="none" w:sz="0" w:space="0" w:color="auto"/>
            <w:right w:val="none" w:sz="0" w:space="0" w:color="auto"/>
          </w:divBdr>
        </w:div>
      </w:divsChild>
    </w:div>
    <w:div w:id="701324556">
      <w:bodyDiv w:val="1"/>
      <w:marLeft w:val="0"/>
      <w:marRight w:val="0"/>
      <w:marTop w:val="0"/>
      <w:marBottom w:val="0"/>
      <w:divBdr>
        <w:top w:val="none" w:sz="0" w:space="0" w:color="auto"/>
        <w:left w:val="none" w:sz="0" w:space="0" w:color="auto"/>
        <w:bottom w:val="none" w:sz="0" w:space="0" w:color="auto"/>
        <w:right w:val="none" w:sz="0" w:space="0" w:color="auto"/>
      </w:divBdr>
      <w:divsChild>
        <w:div w:id="18775305">
          <w:marLeft w:val="1166"/>
          <w:marRight w:val="0"/>
          <w:marTop w:val="86"/>
          <w:marBottom w:val="0"/>
          <w:divBdr>
            <w:top w:val="none" w:sz="0" w:space="0" w:color="auto"/>
            <w:left w:val="none" w:sz="0" w:space="0" w:color="auto"/>
            <w:bottom w:val="none" w:sz="0" w:space="0" w:color="auto"/>
            <w:right w:val="none" w:sz="0" w:space="0" w:color="auto"/>
          </w:divBdr>
        </w:div>
        <w:div w:id="259221791">
          <w:marLeft w:val="1166"/>
          <w:marRight w:val="0"/>
          <w:marTop w:val="86"/>
          <w:marBottom w:val="0"/>
          <w:divBdr>
            <w:top w:val="none" w:sz="0" w:space="0" w:color="auto"/>
            <w:left w:val="none" w:sz="0" w:space="0" w:color="auto"/>
            <w:bottom w:val="none" w:sz="0" w:space="0" w:color="auto"/>
            <w:right w:val="none" w:sz="0" w:space="0" w:color="auto"/>
          </w:divBdr>
        </w:div>
        <w:div w:id="708647818">
          <w:marLeft w:val="547"/>
          <w:marRight w:val="0"/>
          <w:marTop w:val="96"/>
          <w:marBottom w:val="0"/>
          <w:divBdr>
            <w:top w:val="none" w:sz="0" w:space="0" w:color="auto"/>
            <w:left w:val="none" w:sz="0" w:space="0" w:color="auto"/>
            <w:bottom w:val="none" w:sz="0" w:space="0" w:color="auto"/>
            <w:right w:val="none" w:sz="0" w:space="0" w:color="auto"/>
          </w:divBdr>
        </w:div>
        <w:div w:id="1380669569">
          <w:marLeft w:val="1166"/>
          <w:marRight w:val="0"/>
          <w:marTop w:val="86"/>
          <w:marBottom w:val="0"/>
          <w:divBdr>
            <w:top w:val="none" w:sz="0" w:space="0" w:color="auto"/>
            <w:left w:val="none" w:sz="0" w:space="0" w:color="auto"/>
            <w:bottom w:val="none" w:sz="0" w:space="0" w:color="auto"/>
            <w:right w:val="none" w:sz="0" w:space="0" w:color="auto"/>
          </w:divBdr>
        </w:div>
        <w:div w:id="1455716371">
          <w:marLeft w:val="547"/>
          <w:marRight w:val="0"/>
          <w:marTop w:val="96"/>
          <w:marBottom w:val="0"/>
          <w:divBdr>
            <w:top w:val="none" w:sz="0" w:space="0" w:color="auto"/>
            <w:left w:val="none" w:sz="0" w:space="0" w:color="auto"/>
            <w:bottom w:val="none" w:sz="0" w:space="0" w:color="auto"/>
            <w:right w:val="none" w:sz="0" w:space="0" w:color="auto"/>
          </w:divBdr>
        </w:div>
        <w:div w:id="1491172253">
          <w:marLeft w:val="1166"/>
          <w:marRight w:val="0"/>
          <w:marTop w:val="86"/>
          <w:marBottom w:val="0"/>
          <w:divBdr>
            <w:top w:val="none" w:sz="0" w:space="0" w:color="auto"/>
            <w:left w:val="none" w:sz="0" w:space="0" w:color="auto"/>
            <w:bottom w:val="none" w:sz="0" w:space="0" w:color="auto"/>
            <w:right w:val="none" w:sz="0" w:space="0" w:color="auto"/>
          </w:divBdr>
        </w:div>
        <w:div w:id="2111003582">
          <w:marLeft w:val="547"/>
          <w:marRight w:val="0"/>
          <w:marTop w:val="96"/>
          <w:marBottom w:val="0"/>
          <w:divBdr>
            <w:top w:val="none" w:sz="0" w:space="0" w:color="auto"/>
            <w:left w:val="none" w:sz="0" w:space="0" w:color="auto"/>
            <w:bottom w:val="none" w:sz="0" w:space="0" w:color="auto"/>
            <w:right w:val="none" w:sz="0" w:space="0" w:color="auto"/>
          </w:divBdr>
        </w:div>
      </w:divsChild>
    </w:div>
    <w:div w:id="701437625">
      <w:bodyDiv w:val="1"/>
      <w:marLeft w:val="0"/>
      <w:marRight w:val="0"/>
      <w:marTop w:val="0"/>
      <w:marBottom w:val="0"/>
      <w:divBdr>
        <w:top w:val="none" w:sz="0" w:space="0" w:color="auto"/>
        <w:left w:val="none" w:sz="0" w:space="0" w:color="auto"/>
        <w:bottom w:val="none" w:sz="0" w:space="0" w:color="auto"/>
        <w:right w:val="none" w:sz="0" w:space="0" w:color="auto"/>
      </w:divBdr>
    </w:div>
    <w:div w:id="702290955">
      <w:bodyDiv w:val="1"/>
      <w:marLeft w:val="0"/>
      <w:marRight w:val="0"/>
      <w:marTop w:val="0"/>
      <w:marBottom w:val="0"/>
      <w:divBdr>
        <w:top w:val="none" w:sz="0" w:space="0" w:color="auto"/>
        <w:left w:val="none" w:sz="0" w:space="0" w:color="auto"/>
        <w:bottom w:val="none" w:sz="0" w:space="0" w:color="auto"/>
        <w:right w:val="none" w:sz="0" w:space="0" w:color="auto"/>
      </w:divBdr>
    </w:div>
    <w:div w:id="703284289">
      <w:bodyDiv w:val="1"/>
      <w:marLeft w:val="0"/>
      <w:marRight w:val="0"/>
      <w:marTop w:val="0"/>
      <w:marBottom w:val="0"/>
      <w:divBdr>
        <w:top w:val="none" w:sz="0" w:space="0" w:color="auto"/>
        <w:left w:val="none" w:sz="0" w:space="0" w:color="auto"/>
        <w:bottom w:val="none" w:sz="0" w:space="0" w:color="auto"/>
        <w:right w:val="none" w:sz="0" w:space="0" w:color="auto"/>
      </w:divBdr>
    </w:div>
    <w:div w:id="705102950">
      <w:bodyDiv w:val="1"/>
      <w:marLeft w:val="0"/>
      <w:marRight w:val="0"/>
      <w:marTop w:val="0"/>
      <w:marBottom w:val="0"/>
      <w:divBdr>
        <w:top w:val="none" w:sz="0" w:space="0" w:color="auto"/>
        <w:left w:val="none" w:sz="0" w:space="0" w:color="auto"/>
        <w:bottom w:val="none" w:sz="0" w:space="0" w:color="auto"/>
        <w:right w:val="none" w:sz="0" w:space="0" w:color="auto"/>
      </w:divBdr>
    </w:div>
    <w:div w:id="705108560">
      <w:bodyDiv w:val="1"/>
      <w:marLeft w:val="0"/>
      <w:marRight w:val="0"/>
      <w:marTop w:val="0"/>
      <w:marBottom w:val="0"/>
      <w:divBdr>
        <w:top w:val="none" w:sz="0" w:space="0" w:color="auto"/>
        <w:left w:val="none" w:sz="0" w:space="0" w:color="auto"/>
        <w:bottom w:val="none" w:sz="0" w:space="0" w:color="auto"/>
        <w:right w:val="none" w:sz="0" w:space="0" w:color="auto"/>
      </w:divBdr>
    </w:div>
    <w:div w:id="705567637">
      <w:bodyDiv w:val="1"/>
      <w:marLeft w:val="0"/>
      <w:marRight w:val="0"/>
      <w:marTop w:val="0"/>
      <w:marBottom w:val="0"/>
      <w:divBdr>
        <w:top w:val="none" w:sz="0" w:space="0" w:color="auto"/>
        <w:left w:val="none" w:sz="0" w:space="0" w:color="auto"/>
        <w:bottom w:val="none" w:sz="0" w:space="0" w:color="auto"/>
        <w:right w:val="none" w:sz="0" w:space="0" w:color="auto"/>
      </w:divBdr>
    </w:div>
    <w:div w:id="706492965">
      <w:bodyDiv w:val="1"/>
      <w:marLeft w:val="0"/>
      <w:marRight w:val="0"/>
      <w:marTop w:val="0"/>
      <w:marBottom w:val="0"/>
      <w:divBdr>
        <w:top w:val="none" w:sz="0" w:space="0" w:color="auto"/>
        <w:left w:val="none" w:sz="0" w:space="0" w:color="auto"/>
        <w:bottom w:val="none" w:sz="0" w:space="0" w:color="auto"/>
        <w:right w:val="none" w:sz="0" w:space="0" w:color="auto"/>
      </w:divBdr>
      <w:divsChild>
        <w:div w:id="573663377">
          <w:marLeft w:val="0"/>
          <w:marRight w:val="0"/>
          <w:marTop w:val="0"/>
          <w:marBottom w:val="0"/>
          <w:divBdr>
            <w:top w:val="none" w:sz="0" w:space="0" w:color="auto"/>
            <w:left w:val="none" w:sz="0" w:space="0" w:color="auto"/>
            <w:bottom w:val="none" w:sz="0" w:space="0" w:color="auto"/>
            <w:right w:val="none" w:sz="0" w:space="0" w:color="auto"/>
          </w:divBdr>
          <w:divsChild>
            <w:div w:id="298803366">
              <w:marLeft w:val="0"/>
              <w:marRight w:val="0"/>
              <w:marTop w:val="0"/>
              <w:marBottom w:val="0"/>
              <w:divBdr>
                <w:top w:val="none" w:sz="0" w:space="0" w:color="auto"/>
                <w:left w:val="none" w:sz="0" w:space="0" w:color="auto"/>
                <w:bottom w:val="none" w:sz="0" w:space="0" w:color="auto"/>
                <w:right w:val="none" w:sz="0" w:space="0" w:color="auto"/>
              </w:divBdr>
            </w:div>
            <w:div w:id="1526288033">
              <w:marLeft w:val="0"/>
              <w:marRight w:val="0"/>
              <w:marTop w:val="0"/>
              <w:marBottom w:val="0"/>
              <w:divBdr>
                <w:top w:val="none" w:sz="0" w:space="0" w:color="auto"/>
                <w:left w:val="none" w:sz="0" w:space="0" w:color="auto"/>
                <w:bottom w:val="none" w:sz="0" w:space="0" w:color="auto"/>
                <w:right w:val="none" w:sz="0" w:space="0" w:color="auto"/>
              </w:divBdr>
            </w:div>
            <w:div w:id="1594701623">
              <w:marLeft w:val="0"/>
              <w:marRight w:val="0"/>
              <w:marTop w:val="0"/>
              <w:marBottom w:val="0"/>
              <w:divBdr>
                <w:top w:val="none" w:sz="0" w:space="0" w:color="auto"/>
                <w:left w:val="none" w:sz="0" w:space="0" w:color="auto"/>
                <w:bottom w:val="none" w:sz="0" w:space="0" w:color="auto"/>
                <w:right w:val="none" w:sz="0" w:space="0" w:color="auto"/>
              </w:divBdr>
            </w:div>
            <w:div w:id="174032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879377">
      <w:bodyDiv w:val="1"/>
      <w:marLeft w:val="0"/>
      <w:marRight w:val="0"/>
      <w:marTop w:val="0"/>
      <w:marBottom w:val="0"/>
      <w:divBdr>
        <w:top w:val="none" w:sz="0" w:space="0" w:color="auto"/>
        <w:left w:val="none" w:sz="0" w:space="0" w:color="auto"/>
        <w:bottom w:val="none" w:sz="0" w:space="0" w:color="auto"/>
        <w:right w:val="none" w:sz="0" w:space="0" w:color="auto"/>
      </w:divBdr>
      <w:divsChild>
        <w:div w:id="339241959">
          <w:marLeft w:val="547"/>
          <w:marRight w:val="0"/>
          <w:marTop w:val="134"/>
          <w:marBottom w:val="0"/>
          <w:divBdr>
            <w:top w:val="none" w:sz="0" w:space="0" w:color="auto"/>
            <w:left w:val="none" w:sz="0" w:space="0" w:color="auto"/>
            <w:bottom w:val="none" w:sz="0" w:space="0" w:color="auto"/>
            <w:right w:val="none" w:sz="0" w:space="0" w:color="auto"/>
          </w:divBdr>
        </w:div>
        <w:div w:id="1118187109">
          <w:marLeft w:val="1166"/>
          <w:marRight w:val="0"/>
          <w:marTop w:val="115"/>
          <w:marBottom w:val="0"/>
          <w:divBdr>
            <w:top w:val="none" w:sz="0" w:space="0" w:color="auto"/>
            <w:left w:val="none" w:sz="0" w:space="0" w:color="auto"/>
            <w:bottom w:val="none" w:sz="0" w:space="0" w:color="auto"/>
            <w:right w:val="none" w:sz="0" w:space="0" w:color="auto"/>
          </w:divBdr>
        </w:div>
        <w:div w:id="1292058129">
          <w:marLeft w:val="547"/>
          <w:marRight w:val="0"/>
          <w:marTop w:val="134"/>
          <w:marBottom w:val="0"/>
          <w:divBdr>
            <w:top w:val="none" w:sz="0" w:space="0" w:color="auto"/>
            <w:left w:val="none" w:sz="0" w:space="0" w:color="auto"/>
            <w:bottom w:val="none" w:sz="0" w:space="0" w:color="auto"/>
            <w:right w:val="none" w:sz="0" w:space="0" w:color="auto"/>
          </w:divBdr>
        </w:div>
        <w:div w:id="1525943666">
          <w:marLeft w:val="1166"/>
          <w:marRight w:val="0"/>
          <w:marTop w:val="115"/>
          <w:marBottom w:val="0"/>
          <w:divBdr>
            <w:top w:val="none" w:sz="0" w:space="0" w:color="auto"/>
            <w:left w:val="none" w:sz="0" w:space="0" w:color="auto"/>
            <w:bottom w:val="none" w:sz="0" w:space="0" w:color="auto"/>
            <w:right w:val="none" w:sz="0" w:space="0" w:color="auto"/>
          </w:divBdr>
        </w:div>
      </w:divsChild>
    </w:div>
    <w:div w:id="712272378">
      <w:bodyDiv w:val="1"/>
      <w:marLeft w:val="0"/>
      <w:marRight w:val="0"/>
      <w:marTop w:val="0"/>
      <w:marBottom w:val="0"/>
      <w:divBdr>
        <w:top w:val="none" w:sz="0" w:space="0" w:color="auto"/>
        <w:left w:val="none" w:sz="0" w:space="0" w:color="auto"/>
        <w:bottom w:val="none" w:sz="0" w:space="0" w:color="auto"/>
        <w:right w:val="none" w:sz="0" w:space="0" w:color="auto"/>
      </w:divBdr>
    </w:div>
    <w:div w:id="712460228">
      <w:bodyDiv w:val="1"/>
      <w:marLeft w:val="0"/>
      <w:marRight w:val="0"/>
      <w:marTop w:val="0"/>
      <w:marBottom w:val="0"/>
      <w:divBdr>
        <w:top w:val="none" w:sz="0" w:space="0" w:color="auto"/>
        <w:left w:val="none" w:sz="0" w:space="0" w:color="auto"/>
        <w:bottom w:val="none" w:sz="0" w:space="0" w:color="auto"/>
        <w:right w:val="none" w:sz="0" w:space="0" w:color="auto"/>
      </w:divBdr>
      <w:divsChild>
        <w:div w:id="659235169">
          <w:marLeft w:val="1166"/>
          <w:marRight w:val="0"/>
          <w:marTop w:val="115"/>
          <w:marBottom w:val="0"/>
          <w:divBdr>
            <w:top w:val="none" w:sz="0" w:space="0" w:color="auto"/>
            <w:left w:val="none" w:sz="0" w:space="0" w:color="auto"/>
            <w:bottom w:val="none" w:sz="0" w:space="0" w:color="auto"/>
            <w:right w:val="none" w:sz="0" w:space="0" w:color="auto"/>
          </w:divBdr>
        </w:div>
        <w:div w:id="2009743202">
          <w:marLeft w:val="547"/>
          <w:marRight w:val="0"/>
          <w:marTop w:val="134"/>
          <w:marBottom w:val="0"/>
          <w:divBdr>
            <w:top w:val="none" w:sz="0" w:space="0" w:color="auto"/>
            <w:left w:val="none" w:sz="0" w:space="0" w:color="auto"/>
            <w:bottom w:val="none" w:sz="0" w:space="0" w:color="auto"/>
            <w:right w:val="none" w:sz="0" w:space="0" w:color="auto"/>
          </w:divBdr>
        </w:div>
        <w:div w:id="2106657212">
          <w:marLeft w:val="1166"/>
          <w:marRight w:val="0"/>
          <w:marTop w:val="115"/>
          <w:marBottom w:val="0"/>
          <w:divBdr>
            <w:top w:val="none" w:sz="0" w:space="0" w:color="auto"/>
            <w:left w:val="none" w:sz="0" w:space="0" w:color="auto"/>
            <w:bottom w:val="none" w:sz="0" w:space="0" w:color="auto"/>
            <w:right w:val="none" w:sz="0" w:space="0" w:color="auto"/>
          </w:divBdr>
        </w:div>
      </w:divsChild>
    </w:div>
    <w:div w:id="712463193">
      <w:bodyDiv w:val="1"/>
      <w:marLeft w:val="0"/>
      <w:marRight w:val="0"/>
      <w:marTop w:val="0"/>
      <w:marBottom w:val="0"/>
      <w:divBdr>
        <w:top w:val="none" w:sz="0" w:space="0" w:color="auto"/>
        <w:left w:val="none" w:sz="0" w:space="0" w:color="auto"/>
        <w:bottom w:val="none" w:sz="0" w:space="0" w:color="auto"/>
        <w:right w:val="none" w:sz="0" w:space="0" w:color="auto"/>
      </w:divBdr>
      <w:divsChild>
        <w:div w:id="478619028">
          <w:marLeft w:val="0"/>
          <w:marRight w:val="0"/>
          <w:marTop w:val="0"/>
          <w:marBottom w:val="0"/>
          <w:divBdr>
            <w:top w:val="none" w:sz="0" w:space="0" w:color="auto"/>
            <w:left w:val="none" w:sz="0" w:space="0" w:color="auto"/>
            <w:bottom w:val="none" w:sz="0" w:space="0" w:color="auto"/>
            <w:right w:val="none" w:sz="0" w:space="0" w:color="auto"/>
          </w:divBdr>
        </w:div>
      </w:divsChild>
    </w:div>
    <w:div w:id="712539929">
      <w:bodyDiv w:val="1"/>
      <w:marLeft w:val="0"/>
      <w:marRight w:val="0"/>
      <w:marTop w:val="0"/>
      <w:marBottom w:val="0"/>
      <w:divBdr>
        <w:top w:val="none" w:sz="0" w:space="0" w:color="auto"/>
        <w:left w:val="none" w:sz="0" w:space="0" w:color="auto"/>
        <w:bottom w:val="none" w:sz="0" w:space="0" w:color="auto"/>
        <w:right w:val="none" w:sz="0" w:space="0" w:color="auto"/>
      </w:divBdr>
    </w:div>
    <w:div w:id="712728176">
      <w:bodyDiv w:val="1"/>
      <w:marLeft w:val="0"/>
      <w:marRight w:val="0"/>
      <w:marTop w:val="0"/>
      <w:marBottom w:val="0"/>
      <w:divBdr>
        <w:top w:val="none" w:sz="0" w:space="0" w:color="auto"/>
        <w:left w:val="none" w:sz="0" w:space="0" w:color="auto"/>
        <w:bottom w:val="none" w:sz="0" w:space="0" w:color="auto"/>
        <w:right w:val="none" w:sz="0" w:space="0" w:color="auto"/>
      </w:divBdr>
    </w:div>
    <w:div w:id="714429658">
      <w:bodyDiv w:val="1"/>
      <w:marLeft w:val="0"/>
      <w:marRight w:val="0"/>
      <w:marTop w:val="0"/>
      <w:marBottom w:val="0"/>
      <w:divBdr>
        <w:top w:val="none" w:sz="0" w:space="0" w:color="auto"/>
        <w:left w:val="none" w:sz="0" w:space="0" w:color="auto"/>
        <w:bottom w:val="none" w:sz="0" w:space="0" w:color="auto"/>
        <w:right w:val="none" w:sz="0" w:space="0" w:color="auto"/>
      </w:divBdr>
      <w:divsChild>
        <w:div w:id="158932227">
          <w:marLeft w:val="1166"/>
          <w:marRight w:val="0"/>
          <w:marTop w:val="77"/>
          <w:marBottom w:val="0"/>
          <w:divBdr>
            <w:top w:val="none" w:sz="0" w:space="0" w:color="auto"/>
            <w:left w:val="none" w:sz="0" w:space="0" w:color="auto"/>
            <w:bottom w:val="none" w:sz="0" w:space="0" w:color="auto"/>
            <w:right w:val="none" w:sz="0" w:space="0" w:color="auto"/>
          </w:divBdr>
        </w:div>
        <w:div w:id="862594557">
          <w:marLeft w:val="1166"/>
          <w:marRight w:val="0"/>
          <w:marTop w:val="77"/>
          <w:marBottom w:val="0"/>
          <w:divBdr>
            <w:top w:val="none" w:sz="0" w:space="0" w:color="auto"/>
            <w:left w:val="none" w:sz="0" w:space="0" w:color="auto"/>
            <w:bottom w:val="none" w:sz="0" w:space="0" w:color="auto"/>
            <w:right w:val="none" w:sz="0" w:space="0" w:color="auto"/>
          </w:divBdr>
        </w:div>
        <w:div w:id="1824349310">
          <w:marLeft w:val="1166"/>
          <w:marRight w:val="0"/>
          <w:marTop w:val="77"/>
          <w:marBottom w:val="0"/>
          <w:divBdr>
            <w:top w:val="none" w:sz="0" w:space="0" w:color="auto"/>
            <w:left w:val="none" w:sz="0" w:space="0" w:color="auto"/>
            <w:bottom w:val="none" w:sz="0" w:space="0" w:color="auto"/>
            <w:right w:val="none" w:sz="0" w:space="0" w:color="auto"/>
          </w:divBdr>
        </w:div>
        <w:div w:id="1845239795">
          <w:marLeft w:val="547"/>
          <w:marRight w:val="0"/>
          <w:marTop w:val="96"/>
          <w:marBottom w:val="0"/>
          <w:divBdr>
            <w:top w:val="none" w:sz="0" w:space="0" w:color="auto"/>
            <w:left w:val="none" w:sz="0" w:space="0" w:color="auto"/>
            <w:bottom w:val="none" w:sz="0" w:space="0" w:color="auto"/>
            <w:right w:val="none" w:sz="0" w:space="0" w:color="auto"/>
          </w:divBdr>
        </w:div>
        <w:div w:id="1928269075">
          <w:marLeft w:val="547"/>
          <w:marRight w:val="0"/>
          <w:marTop w:val="96"/>
          <w:marBottom w:val="0"/>
          <w:divBdr>
            <w:top w:val="none" w:sz="0" w:space="0" w:color="auto"/>
            <w:left w:val="none" w:sz="0" w:space="0" w:color="auto"/>
            <w:bottom w:val="none" w:sz="0" w:space="0" w:color="auto"/>
            <w:right w:val="none" w:sz="0" w:space="0" w:color="auto"/>
          </w:divBdr>
        </w:div>
        <w:div w:id="1964076239">
          <w:marLeft w:val="1166"/>
          <w:marRight w:val="0"/>
          <w:marTop w:val="77"/>
          <w:marBottom w:val="0"/>
          <w:divBdr>
            <w:top w:val="none" w:sz="0" w:space="0" w:color="auto"/>
            <w:left w:val="none" w:sz="0" w:space="0" w:color="auto"/>
            <w:bottom w:val="none" w:sz="0" w:space="0" w:color="auto"/>
            <w:right w:val="none" w:sz="0" w:space="0" w:color="auto"/>
          </w:divBdr>
        </w:div>
        <w:div w:id="1981762442">
          <w:marLeft w:val="547"/>
          <w:marRight w:val="0"/>
          <w:marTop w:val="96"/>
          <w:marBottom w:val="0"/>
          <w:divBdr>
            <w:top w:val="none" w:sz="0" w:space="0" w:color="auto"/>
            <w:left w:val="none" w:sz="0" w:space="0" w:color="auto"/>
            <w:bottom w:val="none" w:sz="0" w:space="0" w:color="auto"/>
            <w:right w:val="none" w:sz="0" w:space="0" w:color="auto"/>
          </w:divBdr>
        </w:div>
        <w:div w:id="1986742213">
          <w:marLeft w:val="1166"/>
          <w:marRight w:val="0"/>
          <w:marTop w:val="77"/>
          <w:marBottom w:val="0"/>
          <w:divBdr>
            <w:top w:val="none" w:sz="0" w:space="0" w:color="auto"/>
            <w:left w:val="none" w:sz="0" w:space="0" w:color="auto"/>
            <w:bottom w:val="none" w:sz="0" w:space="0" w:color="auto"/>
            <w:right w:val="none" w:sz="0" w:space="0" w:color="auto"/>
          </w:divBdr>
        </w:div>
        <w:div w:id="2141412804">
          <w:marLeft w:val="1166"/>
          <w:marRight w:val="0"/>
          <w:marTop w:val="77"/>
          <w:marBottom w:val="0"/>
          <w:divBdr>
            <w:top w:val="none" w:sz="0" w:space="0" w:color="auto"/>
            <w:left w:val="none" w:sz="0" w:space="0" w:color="auto"/>
            <w:bottom w:val="none" w:sz="0" w:space="0" w:color="auto"/>
            <w:right w:val="none" w:sz="0" w:space="0" w:color="auto"/>
          </w:divBdr>
        </w:div>
      </w:divsChild>
    </w:div>
    <w:div w:id="714812047">
      <w:bodyDiv w:val="1"/>
      <w:marLeft w:val="0"/>
      <w:marRight w:val="0"/>
      <w:marTop w:val="0"/>
      <w:marBottom w:val="0"/>
      <w:divBdr>
        <w:top w:val="none" w:sz="0" w:space="0" w:color="auto"/>
        <w:left w:val="none" w:sz="0" w:space="0" w:color="auto"/>
        <w:bottom w:val="none" w:sz="0" w:space="0" w:color="auto"/>
        <w:right w:val="none" w:sz="0" w:space="0" w:color="auto"/>
      </w:divBdr>
    </w:div>
    <w:div w:id="715082293">
      <w:bodyDiv w:val="1"/>
      <w:marLeft w:val="0"/>
      <w:marRight w:val="0"/>
      <w:marTop w:val="0"/>
      <w:marBottom w:val="0"/>
      <w:divBdr>
        <w:top w:val="none" w:sz="0" w:space="0" w:color="auto"/>
        <w:left w:val="none" w:sz="0" w:space="0" w:color="auto"/>
        <w:bottom w:val="none" w:sz="0" w:space="0" w:color="auto"/>
        <w:right w:val="none" w:sz="0" w:space="0" w:color="auto"/>
      </w:divBdr>
    </w:div>
    <w:div w:id="715087987">
      <w:bodyDiv w:val="1"/>
      <w:marLeft w:val="0"/>
      <w:marRight w:val="0"/>
      <w:marTop w:val="0"/>
      <w:marBottom w:val="0"/>
      <w:divBdr>
        <w:top w:val="none" w:sz="0" w:space="0" w:color="auto"/>
        <w:left w:val="none" w:sz="0" w:space="0" w:color="auto"/>
        <w:bottom w:val="none" w:sz="0" w:space="0" w:color="auto"/>
        <w:right w:val="none" w:sz="0" w:space="0" w:color="auto"/>
      </w:divBdr>
    </w:div>
    <w:div w:id="715354812">
      <w:bodyDiv w:val="1"/>
      <w:marLeft w:val="0"/>
      <w:marRight w:val="0"/>
      <w:marTop w:val="0"/>
      <w:marBottom w:val="0"/>
      <w:divBdr>
        <w:top w:val="none" w:sz="0" w:space="0" w:color="auto"/>
        <w:left w:val="none" w:sz="0" w:space="0" w:color="auto"/>
        <w:bottom w:val="none" w:sz="0" w:space="0" w:color="auto"/>
        <w:right w:val="none" w:sz="0" w:space="0" w:color="auto"/>
      </w:divBdr>
    </w:div>
    <w:div w:id="715858050">
      <w:bodyDiv w:val="1"/>
      <w:marLeft w:val="0"/>
      <w:marRight w:val="0"/>
      <w:marTop w:val="0"/>
      <w:marBottom w:val="0"/>
      <w:divBdr>
        <w:top w:val="none" w:sz="0" w:space="0" w:color="auto"/>
        <w:left w:val="none" w:sz="0" w:space="0" w:color="auto"/>
        <w:bottom w:val="none" w:sz="0" w:space="0" w:color="auto"/>
        <w:right w:val="none" w:sz="0" w:space="0" w:color="auto"/>
      </w:divBdr>
    </w:div>
    <w:div w:id="715935910">
      <w:bodyDiv w:val="1"/>
      <w:marLeft w:val="0"/>
      <w:marRight w:val="0"/>
      <w:marTop w:val="0"/>
      <w:marBottom w:val="0"/>
      <w:divBdr>
        <w:top w:val="none" w:sz="0" w:space="0" w:color="auto"/>
        <w:left w:val="none" w:sz="0" w:space="0" w:color="auto"/>
        <w:bottom w:val="none" w:sz="0" w:space="0" w:color="auto"/>
        <w:right w:val="none" w:sz="0" w:space="0" w:color="auto"/>
      </w:divBdr>
      <w:divsChild>
        <w:div w:id="194974185">
          <w:marLeft w:val="1166"/>
          <w:marRight w:val="0"/>
          <w:marTop w:val="125"/>
          <w:marBottom w:val="0"/>
          <w:divBdr>
            <w:top w:val="none" w:sz="0" w:space="0" w:color="auto"/>
            <w:left w:val="none" w:sz="0" w:space="0" w:color="auto"/>
            <w:bottom w:val="none" w:sz="0" w:space="0" w:color="auto"/>
            <w:right w:val="none" w:sz="0" w:space="0" w:color="auto"/>
          </w:divBdr>
        </w:div>
        <w:div w:id="507595460">
          <w:marLeft w:val="1166"/>
          <w:marRight w:val="0"/>
          <w:marTop w:val="125"/>
          <w:marBottom w:val="0"/>
          <w:divBdr>
            <w:top w:val="none" w:sz="0" w:space="0" w:color="auto"/>
            <w:left w:val="none" w:sz="0" w:space="0" w:color="auto"/>
            <w:bottom w:val="none" w:sz="0" w:space="0" w:color="auto"/>
            <w:right w:val="none" w:sz="0" w:space="0" w:color="auto"/>
          </w:divBdr>
        </w:div>
        <w:div w:id="748884590">
          <w:marLeft w:val="1166"/>
          <w:marRight w:val="0"/>
          <w:marTop w:val="125"/>
          <w:marBottom w:val="0"/>
          <w:divBdr>
            <w:top w:val="none" w:sz="0" w:space="0" w:color="auto"/>
            <w:left w:val="none" w:sz="0" w:space="0" w:color="auto"/>
            <w:bottom w:val="none" w:sz="0" w:space="0" w:color="auto"/>
            <w:right w:val="none" w:sz="0" w:space="0" w:color="auto"/>
          </w:divBdr>
        </w:div>
        <w:div w:id="1215501785">
          <w:marLeft w:val="1166"/>
          <w:marRight w:val="0"/>
          <w:marTop w:val="125"/>
          <w:marBottom w:val="0"/>
          <w:divBdr>
            <w:top w:val="none" w:sz="0" w:space="0" w:color="auto"/>
            <w:left w:val="none" w:sz="0" w:space="0" w:color="auto"/>
            <w:bottom w:val="none" w:sz="0" w:space="0" w:color="auto"/>
            <w:right w:val="none" w:sz="0" w:space="0" w:color="auto"/>
          </w:divBdr>
        </w:div>
        <w:div w:id="1629318595">
          <w:marLeft w:val="547"/>
          <w:marRight w:val="0"/>
          <w:marTop w:val="144"/>
          <w:marBottom w:val="0"/>
          <w:divBdr>
            <w:top w:val="none" w:sz="0" w:space="0" w:color="auto"/>
            <w:left w:val="none" w:sz="0" w:space="0" w:color="auto"/>
            <w:bottom w:val="none" w:sz="0" w:space="0" w:color="auto"/>
            <w:right w:val="none" w:sz="0" w:space="0" w:color="auto"/>
          </w:divBdr>
        </w:div>
        <w:div w:id="1740209308">
          <w:marLeft w:val="547"/>
          <w:marRight w:val="0"/>
          <w:marTop w:val="144"/>
          <w:marBottom w:val="0"/>
          <w:divBdr>
            <w:top w:val="none" w:sz="0" w:space="0" w:color="auto"/>
            <w:left w:val="none" w:sz="0" w:space="0" w:color="auto"/>
            <w:bottom w:val="none" w:sz="0" w:space="0" w:color="auto"/>
            <w:right w:val="none" w:sz="0" w:space="0" w:color="auto"/>
          </w:divBdr>
        </w:div>
        <w:div w:id="1772971246">
          <w:marLeft w:val="1166"/>
          <w:marRight w:val="0"/>
          <w:marTop w:val="125"/>
          <w:marBottom w:val="0"/>
          <w:divBdr>
            <w:top w:val="none" w:sz="0" w:space="0" w:color="auto"/>
            <w:left w:val="none" w:sz="0" w:space="0" w:color="auto"/>
            <w:bottom w:val="none" w:sz="0" w:space="0" w:color="auto"/>
            <w:right w:val="none" w:sz="0" w:space="0" w:color="auto"/>
          </w:divBdr>
        </w:div>
        <w:div w:id="1825970476">
          <w:marLeft w:val="1166"/>
          <w:marRight w:val="0"/>
          <w:marTop w:val="125"/>
          <w:marBottom w:val="0"/>
          <w:divBdr>
            <w:top w:val="none" w:sz="0" w:space="0" w:color="auto"/>
            <w:left w:val="none" w:sz="0" w:space="0" w:color="auto"/>
            <w:bottom w:val="none" w:sz="0" w:space="0" w:color="auto"/>
            <w:right w:val="none" w:sz="0" w:space="0" w:color="auto"/>
          </w:divBdr>
        </w:div>
      </w:divsChild>
    </w:div>
    <w:div w:id="716003701">
      <w:bodyDiv w:val="1"/>
      <w:marLeft w:val="0"/>
      <w:marRight w:val="0"/>
      <w:marTop w:val="0"/>
      <w:marBottom w:val="0"/>
      <w:divBdr>
        <w:top w:val="none" w:sz="0" w:space="0" w:color="auto"/>
        <w:left w:val="none" w:sz="0" w:space="0" w:color="auto"/>
        <w:bottom w:val="none" w:sz="0" w:space="0" w:color="auto"/>
        <w:right w:val="none" w:sz="0" w:space="0" w:color="auto"/>
      </w:divBdr>
    </w:div>
    <w:div w:id="718824142">
      <w:bodyDiv w:val="1"/>
      <w:marLeft w:val="0"/>
      <w:marRight w:val="0"/>
      <w:marTop w:val="0"/>
      <w:marBottom w:val="0"/>
      <w:divBdr>
        <w:top w:val="none" w:sz="0" w:space="0" w:color="auto"/>
        <w:left w:val="none" w:sz="0" w:space="0" w:color="auto"/>
        <w:bottom w:val="none" w:sz="0" w:space="0" w:color="auto"/>
        <w:right w:val="none" w:sz="0" w:space="0" w:color="auto"/>
      </w:divBdr>
    </w:div>
    <w:div w:id="719204155">
      <w:bodyDiv w:val="1"/>
      <w:marLeft w:val="0"/>
      <w:marRight w:val="0"/>
      <w:marTop w:val="0"/>
      <w:marBottom w:val="0"/>
      <w:divBdr>
        <w:top w:val="none" w:sz="0" w:space="0" w:color="auto"/>
        <w:left w:val="none" w:sz="0" w:space="0" w:color="auto"/>
        <w:bottom w:val="none" w:sz="0" w:space="0" w:color="auto"/>
        <w:right w:val="none" w:sz="0" w:space="0" w:color="auto"/>
      </w:divBdr>
    </w:div>
    <w:div w:id="719667388">
      <w:bodyDiv w:val="1"/>
      <w:marLeft w:val="0"/>
      <w:marRight w:val="0"/>
      <w:marTop w:val="0"/>
      <w:marBottom w:val="0"/>
      <w:divBdr>
        <w:top w:val="none" w:sz="0" w:space="0" w:color="auto"/>
        <w:left w:val="none" w:sz="0" w:space="0" w:color="auto"/>
        <w:bottom w:val="none" w:sz="0" w:space="0" w:color="auto"/>
        <w:right w:val="none" w:sz="0" w:space="0" w:color="auto"/>
      </w:divBdr>
    </w:div>
    <w:div w:id="719940158">
      <w:bodyDiv w:val="1"/>
      <w:marLeft w:val="0"/>
      <w:marRight w:val="0"/>
      <w:marTop w:val="0"/>
      <w:marBottom w:val="0"/>
      <w:divBdr>
        <w:top w:val="none" w:sz="0" w:space="0" w:color="auto"/>
        <w:left w:val="none" w:sz="0" w:space="0" w:color="auto"/>
        <w:bottom w:val="none" w:sz="0" w:space="0" w:color="auto"/>
        <w:right w:val="none" w:sz="0" w:space="0" w:color="auto"/>
      </w:divBdr>
    </w:div>
    <w:div w:id="720831038">
      <w:bodyDiv w:val="1"/>
      <w:marLeft w:val="0"/>
      <w:marRight w:val="0"/>
      <w:marTop w:val="0"/>
      <w:marBottom w:val="0"/>
      <w:divBdr>
        <w:top w:val="none" w:sz="0" w:space="0" w:color="auto"/>
        <w:left w:val="none" w:sz="0" w:space="0" w:color="auto"/>
        <w:bottom w:val="none" w:sz="0" w:space="0" w:color="auto"/>
        <w:right w:val="none" w:sz="0" w:space="0" w:color="auto"/>
      </w:divBdr>
    </w:div>
    <w:div w:id="721097938">
      <w:bodyDiv w:val="1"/>
      <w:marLeft w:val="0"/>
      <w:marRight w:val="0"/>
      <w:marTop w:val="0"/>
      <w:marBottom w:val="0"/>
      <w:divBdr>
        <w:top w:val="none" w:sz="0" w:space="0" w:color="auto"/>
        <w:left w:val="none" w:sz="0" w:space="0" w:color="auto"/>
        <w:bottom w:val="none" w:sz="0" w:space="0" w:color="auto"/>
        <w:right w:val="none" w:sz="0" w:space="0" w:color="auto"/>
      </w:divBdr>
    </w:div>
    <w:div w:id="722410511">
      <w:bodyDiv w:val="1"/>
      <w:marLeft w:val="0"/>
      <w:marRight w:val="0"/>
      <w:marTop w:val="0"/>
      <w:marBottom w:val="0"/>
      <w:divBdr>
        <w:top w:val="none" w:sz="0" w:space="0" w:color="auto"/>
        <w:left w:val="none" w:sz="0" w:space="0" w:color="auto"/>
        <w:bottom w:val="none" w:sz="0" w:space="0" w:color="auto"/>
        <w:right w:val="none" w:sz="0" w:space="0" w:color="auto"/>
      </w:divBdr>
      <w:divsChild>
        <w:div w:id="77946527">
          <w:marLeft w:val="1166"/>
          <w:marRight w:val="0"/>
          <w:marTop w:val="115"/>
          <w:marBottom w:val="0"/>
          <w:divBdr>
            <w:top w:val="none" w:sz="0" w:space="0" w:color="auto"/>
            <w:left w:val="none" w:sz="0" w:space="0" w:color="auto"/>
            <w:bottom w:val="none" w:sz="0" w:space="0" w:color="auto"/>
            <w:right w:val="none" w:sz="0" w:space="0" w:color="auto"/>
          </w:divBdr>
        </w:div>
        <w:div w:id="278337836">
          <w:marLeft w:val="1166"/>
          <w:marRight w:val="0"/>
          <w:marTop w:val="115"/>
          <w:marBottom w:val="0"/>
          <w:divBdr>
            <w:top w:val="none" w:sz="0" w:space="0" w:color="auto"/>
            <w:left w:val="none" w:sz="0" w:space="0" w:color="auto"/>
            <w:bottom w:val="none" w:sz="0" w:space="0" w:color="auto"/>
            <w:right w:val="none" w:sz="0" w:space="0" w:color="auto"/>
          </w:divBdr>
        </w:div>
        <w:div w:id="375617761">
          <w:marLeft w:val="1166"/>
          <w:marRight w:val="0"/>
          <w:marTop w:val="115"/>
          <w:marBottom w:val="0"/>
          <w:divBdr>
            <w:top w:val="none" w:sz="0" w:space="0" w:color="auto"/>
            <w:left w:val="none" w:sz="0" w:space="0" w:color="auto"/>
            <w:bottom w:val="none" w:sz="0" w:space="0" w:color="auto"/>
            <w:right w:val="none" w:sz="0" w:space="0" w:color="auto"/>
          </w:divBdr>
        </w:div>
        <w:div w:id="1988628654">
          <w:marLeft w:val="547"/>
          <w:marRight w:val="0"/>
          <w:marTop w:val="134"/>
          <w:marBottom w:val="0"/>
          <w:divBdr>
            <w:top w:val="none" w:sz="0" w:space="0" w:color="auto"/>
            <w:left w:val="none" w:sz="0" w:space="0" w:color="auto"/>
            <w:bottom w:val="none" w:sz="0" w:space="0" w:color="auto"/>
            <w:right w:val="none" w:sz="0" w:space="0" w:color="auto"/>
          </w:divBdr>
        </w:div>
      </w:divsChild>
    </w:div>
    <w:div w:id="723220745">
      <w:bodyDiv w:val="1"/>
      <w:marLeft w:val="0"/>
      <w:marRight w:val="0"/>
      <w:marTop w:val="0"/>
      <w:marBottom w:val="0"/>
      <w:divBdr>
        <w:top w:val="none" w:sz="0" w:space="0" w:color="auto"/>
        <w:left w:val="none" w:sz="0" w:space="0" w:color="auto"/>
        <w:bottom w:val="none" w:sz="0" w:space="0" w:color="auto"/>
        <w:right w:val="none" w:sz="0" w:space="0" w:color="auto"/>
      </w:divBdr>
    </w:div>
    <w:div w:id="723406144">
      <w:bodyDiv w:val="1"/>
      <w:marLeft w:val="0"/>
      <w:marRight w:val="0"/>
      <w:marTop w:val="0"/>
      <w:marBottom w:val="0"/>
      <w:divBdr>
        <w:top w:val="none" w:sz="0" w:space="0" w:color="auto"/>
        <w:left w:val="none" w:sz="0" w:space="0" w:color="auto"/>
        <w:bottom w:val="none" w:sz="0" w:space="0" w:color="auto"/>
        <w:right w:val="none" w:sz="0" w:space="0" w:color="auto"/>
      </w:divBdr>
    </w:div>
    <w:div w:id="723526240">
      <w:bodyDiv w:val="1"/>
      <w:marLeft w:val="0"/>
      <w:marRight w:val="0"/>
      <w:marTop w:val="0"/>
      <w:marBottom w:val="0"/>
      <w:divBdr>
        <w:top w:val="none" w:sz="0" w:space="0" w:color="auto"/>
        <w:left w:val="none" w:sz="0" w:space="0" w:color="auto"/>
        <w:bottom w:val="none" w:sz="0" w:space="0" w:color="auto"/>
        <w:right w:val="none" w:sz="0" w:space="0" w:color="auto"/>
      </w:divBdr>
      <w:divsChild>
        <w:div w:id="120728313">
          <w:marLeft w:val="1166"/>
          <w:marRight w:val="0"/>
          <w:marTop w:val="134"/>
          <w:marBottom w:val="0"/>
          <w:divBdr>
            <w:top w:val="none" w:sz="0" w:space="0" w:color="auto"/>
            <w:left w:val="none" w:sz="0" w:space="0" w:color="auto"/>
            <w:bottom w:val="none" w:sz="0" w:space="0" w:color="auto"/>
            <w:right w:val="none" w:sz="0" w:space="0" w:color="auto"/>
          </w:divBdr>
        </w:div>
        <w:div w:id="2042438106">
          <w:marLeft w:val="547"/>
          <w:marRight w:val="0"/>
          <w:marTop w:val="154"/>
          <w:marBottom w:val="0"/>
          <w:divBdr>
            <w:top w:val="none" w:sz="0" w:space="0" w:color="auto"/>
            <w:left w:val="none" w:sz="0" w:space="0" w:color="auto"/>
            <w:bottom w:val="none" w:sz="0" w:space="0" w:color="auto"/>
            <w:right w:val="none" w:sz="0" w:space="0" w:color="auto"/>
          </w:divBdr>
        </w:div>
      </w:divsChild>
    </w:div>
    <w:div w:id="724109772">
      <w:bodyDiv w:val="1"/>
      <w:marLeft w:val="0"/>
      <w:marRight w:val="0"/>
      <w:marTop w:val="0"/>
      <w:marBottom w:val="0"/>
      <w:divBdr>
        <w:top w:val="none" w:sz="0" w:space="0" w:color="auto"/>
        <w:left w:val="none" w:sz="0" w:space="0" w:color="auto"/>
        <w:bottom w:val="none" w:sz="0" w:space="0" w:color="auto"/>
        <w:right w:val="none" w:sz="0" w:space="0" w:color="auto"/>
      </w:divBdr>
    </w:div>
    <w:div w:id="724449779">
      <w:bodyDiv w:val="1"/>
      <w:marLeft w:val="0"/>
      <w:marRight w:val="0"/>
      <w:marTop w:val="0"/>
      <w:marBottom w:val="0"/>
      <w:divBdr>
        <w:top w:val="none" w:sz="0" w:space="0" w:color="auto"/>
        <w:left w:val="none" w:sz="0" w:space="0" w:color="auto"/>
        <w:bottom w:val="none" w:sz="0" w:space="0" w:color="auto"/>
        <w:right w:val="none" w:sz="0" w:space="0" w:color="auto"/>
      </w:divBdr>
      <w:divsChild>
        <w:div w:id="482746802">
          <w:marLeft w:val="0"/>
          <w:marRight w:val="0"/>
          <w:marTop w:val="0"/>
          <w:marBottom w:val="0"/>
          <w:divBdr>
            <w:top w:val="none" w:sz="0" w:space="0" w:color="auto"/>
            <w:left w:val="none" w:sz="0" w:space="0" w:color="auto"/>
            <w:bottom w:val="none" w:sz="0" w:space="0" w:color="auto"/>
            <w:right w:val="none" w:sz="0" w:space="0" w:color="auto"/>
          </w:divBdr>
        </w:div>
      </w:divsChild>
    </w:div>
    <w:div w:id="724453826">
      <w:bodyDiv w:val="1"/>
      <w:marLeft w:val="0"/>
      <w:marRight w:val="0"/>
      <w:marTop w:val="0"/>
      <w:marBottom w:val="0"/>
      <w:divBdr>
        <w:top w:val="none" w:sz="0" w:space="0" w:color="auto"/>
        <w:left w:val="none" w:sz="0" w:space="0" w:color="auto"/>
        <w:bottom w:val="none" w:sz="0" w:space="0" w:color="auto"/>
        <w:right w:val="none" w:sz="0" w:space="0" w:color="auto"/>
      </w:divBdr>
    </w:div>
    <w:div w:id="725032292">
      <w:bodyDiv w:val="1"/>
      <w:marLeft w:val="0"/>
      <w:marRight w:val="0"/>
      <w:marTop w:val="0"/>
      <w:marBottom w:val="0"/>
      <w:divBdr>
        <w:top w:val="none" w:sz="0" w:space="0" w:color="auto"/>
        <w:left w:val="none" w:sz="0" w:space="0" w:color="auto"/>
        <w:bottom w:val="none" w:sz="0" w:space="0" w:color="auto"/>
        <w:right w:val="none" w:sz="0" w:space="0" w:color="auto"/>
      </w:divBdr>
    </w:div>
    <w:div w:id="725489934">
      <w:bodyDiv w:val="1"/>
      <w:marLeft w:val="0"/>
      <w:marRight w:val="0"/>
      <w:marTop w:val="0"/>
      <w:marBottom w:val="0"/>
      <w:divBdr>
        <w:top w:val="none" w:sz="0" w:space="0" w:color="auto"/>
        <w:left w:val="none" w:sz="0" w:space="0" w:color="auto"/>
        <w:bottom w:val="none" w:sz="0" w:space="0" w:color="auto"/>
        <w:right w:val="none" w:sz="0" w:space="0" w:color="auto"/>
      </w:divBdr>
    </w:div>
    <w:div w:id="726487820">
      <w:bodyDiv w:val="1"/>
      <w:marLeft w:val="0"/>
      <w:marRight w:val="0"/>
      <w:marTop w:val="0"/>
      <w:marBottom w:val="0"/>
      <w:divBdr>
        <w:top w:val="none" w:sz="0" w:space="0" w:color="auto"/>
        <w:left w:val="none" w:sz="0" w:space="0" w:color="auto"/>
        <w:bottom w:val="none" w:sz="0" w:space="0" w:color="auto"/>
        <w:right w:val="none" w:sz="0" w:space="0" w:color="auto"/>
      </w:divBdr>
    </w:div>
    <w:div w:id="726490369">
      <w:bodyDiv w:val="1"/>
      <w:marLeft w:val="0"/>
      <w:marRight w:val="0"/>
      <w:marTop w:val="0"/>
      <w:marBottom w:val="0"/>
      <w:divBdr>
        <w:top w:val="none" w:sz="0" w:space="0" w:color="auto"/>
        <w:left w:val="none" w:sz="0" w:space="0" w:color="auto"/>
        <w:bottom w:val="none" w:sz="0" w:space="0" w:color="auto"/>
        <w:right w:val="none" w:sz="0" w:space="0" w:color="auto"/>
      </w:divBdr>
    </w:div>
    <w:div w:id="726491009">
      <w:bodyDiv w:val="1"/>
      <w:marLeft w:val="0"/>
      <w:marRight w:val="0"/>
      <w:marTop w:val="0"/>
      <w:marBottom w:val="0"/>
      <w:divBdr>
        <w:top w:val="none" w:sz="0" w:space="0" w:color="auto"/>
        <w:left w:val="none" w:sz="0" w:space="0" w:color="auto"/>
        <w:bottom w:val="none" w:sz="0" w:space="0" w:color="auto"/>
        <w:right w:val="none" w:sz="0" w:space="0" w:color="auto"/>
      </w:divBdr>
    </w:div>
    <w:div w:id="726798619">
      <w:bodyDiv w:val="1"/>
      <w:marLeft w:val="0"/>
      <w:marRight w:val="0"/>
      <w:marTop w:val="0"/>
      <w:marBottom w:val="0"/>
      <w:divBdr>
        <w:top w:val="none" w:sz="0" w:space="0" w:color="auto"/>
        <w:left w:val="none" w:sz="0" w:space="0" w:color="auto"/>
        <w:bottom w:val="none" w:sz="0" w:space="0" w:color="auto"/>
        <w:right w:val="none" w:sz="0" w:space="0" w:color="auto"/>
      </w:divBdr>
    </w:div>
    <w:div w:id="731539250">
      <w:bodyDiv w:val="1"/>
      <w:marLeft w:val="0"/>
      <w:marRight w:val="0"/>
      <w:marTop w:val="0"/>
      <w:marBottom w:val="0"/>
      <w:divBdr>
        <w:top w:val="none" w:sz="0" w:space="0" w:color="auto"/>
        <w:left w:val="none" w:sz="0" w:space="0" w:color="auto"/>
        <w:bottom w:val="none" w:sz="0" w:space="0" w:color="auto"/>
        <w:right w:val="none" w:sz="0" w:space="0" w:color="auto"/>
      </w:divBdr>
    </w:div>
    <w:div w:id="732628278">
      <w:bodyDiv w:val="1"/>
      <w:marLeft w:val="0"/>
      <w:marRight w:val="0"/>
      <w:marTop w:val="0"/>
      <w:marBottom w:val="0"/>
      <w:divBdr>
        <w:top w:val="none" w:sz="0" w:space="0" w:color="auto"/>
        <w:left w:val="none" w:sz="0" w:space="0" w:color="auto"/>
        <w:bottom w:val="none" w:sz="0" w:space="0" w:color="auto"/>
        <w:right w:val="none" w:sz="0" w:space="0" w:color="auto"/>
      </w:divBdr>
    </w:div>
    <w:div w:id="733549056">
      <w:bodyDiv w:val="1"/>
      <w:marLeft w:val="0"/>
      <w:marRight w:val="0"/>
      <w:marTop w:val="0"/>
      <w:marBottom w:val="0"/>
      <w:divBdr>
        <w:top w:val="none" w:sz="0" w:space="0" w:color="auto"/>
        <w:left w:val="none" w:sz="0" w:space="0" w:color="auto"/>
        <w:bottom w:val="none" w:sz="0" w:space="0" w:color="auto"/>
        <w:right w:val="none" w:sz="0" w:space="0" w:color="auto"/>
      </w:divBdr>
    </w:div>
    <w:div w:id="734739017">
      <w:bodyDiv w:val="1"/>
      <w:marLeft w:val="0"/>
      <w:marRight w:val="0"/>
      <w:marTop w:val="0"/>
      <w:marBottom w:val="0"/>
      <w:divBdr>
        <w:top w:val="none" w:sz="0" w:space="0" w:color="auto"/>
        <w:left w:val="none" w:sz="0" w:space="0" w:color="auto"/>
        <w:bottom w:val="none" w:sz="0" w:space="0" w:color="auto"/>
        <w:right w:val="none" w:sz="0" w:space="0" w:color="auto"/>
      </w:divBdr>
    </w:div>
    <w:div w:id="735053875">
      <w:bodyDiv w:val="1"/>
      <w:marLeft w:val="0"/>
      <w:marRight w:val="0"/>
      <w:marTop w:val="0"/>
      <w:marBottom w:val="0"/>
      <w:divBdr>
        <w:top w:val="none" w:sz="0" w:space="0" w:color="auto"/>
        <w:left w:val="none" w:sz="0" w:space="0" w:color="auto"/>
        <w:bottom w:val="none" w:sz="0" w:space="0" w:color="auto"/>
        <w:right w:val="none" w:sz="0" w:space="0" w:color="auto"/>
      </w:divBdr>
      <w:divsChild>
        <w:div w:id="22021991">
          <w:marLeft w:val="1166"/>
          <w:marRight w:val="0"/>
          <w:marTop w:val="115"/>
          <w:marBottom w:val="0"/>
          <w:divBdr>
            <w:top w:val="none" w:sz="0" w:space="0" w:color="auto"/>
            <w:left w:val="none" w:sz="0" w:space="0" w:color="auto"/>
            <w:bottom w:val="none" w:sz="0" w:space="0" w:color="auto"/>
            <w:right w:val="none" w:sz="0" w:space="0" w:color="auto"/>
          </w:divBdr>
        </w:div>
        <w:div w:id="34083858">
          <w:marLeft w:val="547"/>
          <w:marRight w:val="0"/>
          <w:marTop w:val="134"/>
          <w:marBottom w:val="0"/>
          <w:divBdr>
            <w:top w:val="none" w:sz="0" w:space="0" w:color="auto"/>
            <w:left w:val="none" w:sz="0" w:space="0" w:color="auto"/>
            <w:bottom w:val="none" w:sz="0" w:space="0" w:color="auto"/>
            <w:right w:val="none" w:sz="0" w:space="0" w:color="auto"/>
          </w:divBdr>
        </w:div>
        <w:div w:id="1421298255">
          <w:marLeft w:val="547"/>
          <w:marRight w:val="0"/>
          <w:marTop w:val="134"/>
          <w:marBottom w:val="0"/>
          <w:divBdr>
            <w:top w:val="none" w:sz="0" w:space="0" w:color="auto"/>
            <w:left w:val="none" w:sz="0" w:space="0" w:color="auto"/>
            <w:bottom w:val="none" w:sz="0" w:space="0" w:color="auto"/>
            <w:right w:val="none" w:sz="0" w:space="0" w:color="auto"/>
          </w:divBdr>
        </w:div>
        <w:div w:id="1724937734">
          <w:marLeft w:val="1166"/>
          <w:marRight w:val="0"/>
          <w:marTop w:val="115"/>
          <w:marBottom w:val="0"/>
          <w:divBdr>
            <w:top w:val="none" w:sz="0" w:space="0" w:color="auto"/>
            <w:left w:val="none" w:sz="0" w:space="0" w:color="auto"/>
            <w:bottom w:val="none" w:sz="0" w:space="0" w:color="auto"/>
            <w:right w:val="none" w:sz="0" w:space="0" w:color="auto"/>
          </w:divBdr>
        </w:div>
        <w:div w:id="2138066333">
          <w:marLeft w:val="1166"/>
          <w:marRight w:val="0"/>
          <w:marTop w:val="115"/>
          <w:marBottom w:val="0"/>
          <w:divBdr>
            <w:top w:val="none" w:sz="0" w:space="0" w:color="auto"/>
            <w:left w:val="none" w:sz="0" w:space="0" w:color="auto"/>
            <w:bottom w:val="none" w:sz="0" w:space="0" w:color="auto"/>
            <w:right w:val="none" w:sz="0" w:space="0" w:color="auto"/>
          </w:divBdr>
        </w:div>
      </w:divsChild>
    </w:div>
    <w:div w:id="735204829">
      <w:bodyDiv w:val="1"/>
      <w:marLeft w:val="0"/>
      <w:marRight w:val="0"/>
      <w:marTop w:val="0"/>
      <w:marBottom w:val="0"/>
      <w:divBdr>
        <w:top w:val="none" w:sz="0" w:space="0" w:color="auto"/>
        <w:left w:val="none" w:sz="0" w:space="0" w:color="auto"/>
        <w:bottom w:val="none" w:sz="0" w:space="0" w:color="auto"/>
        <w:right w:val="none" w:sz="0" w:space="0" w:color="auto"/>
      </w:divBdr>
    </w:div>
    <w:div w:id="735663424">
      <w:bodyDiv w:val="1"/>
      <w:marLeft w:val="0"/>
      <w:marRight w:val="0"/>
      <w:marTop w:val="0"/>
      <w:marBottom w:val="0"/>
      <w:divBdr>
        <w:top w:val="none" w:sz="0" w:space="0" w:color="auto"/>
        <w:left w:val="none" w:sz="0" w:space="0" w:color="auto"/>
        <w:bottom w:val="none" w:sz="0" w:space="0" w:color="auto"/>
        <w:right w:val="none" w:sz="0" w:space="0" w:color="auto"/>
      </w:divBdr>
      <w:divsChild>
        <w:div w:id="1558203285">
          <w:marLeft w:val="547"/>
          <w:marRight w:val="0"/>
          <w:marTop w:val="154"/>
          <w:marBottom w:val="0"/>
          <w:divBdr>
            <w:top w:val="none" w:sz="0" w:space="0" w:color="auto"/>
            <w:left w:val="none" w:sz="0" w:space="0" w:color="auto"/>
            <w:bottom w:val="none" w:sz="0" w:space="0" w:color="auto"/>
            <w:right w:val="none" w:sz="0" w:space="0" w:color="auto"/>
          </w:divBdr>
        </w:div>
      </w:divsChild>
    </w:div>
    <w:div w:id="736438536">
      <w:bodyDiv w:val="1"/>
      <w:marLeft w:val="0"/>
      <w:marRight w:val="0"/>
      <w:marTop w:val="0"/>
      <w:marBottom w:val="0"/>
      <w:divBdr>
        <w:top w:val="none" w:sz="0" w:space="0" w:color="auto"/>
        <w:left w:val="none" w:sz="0" w:space="0" w:color="auto"/>
        <w:bottom w:val="none" w:sz="0" w:space="0" w:color="auto"/>
        <w:right w:val="none" w:sz="0" w:space="0" w:color="auto"/>
      </w:divBdr>
    </w:div>
    <w:div w:id="736441180">
      <w:bodyDiv w:val="1"/>
      <w:marLeft w:val="0"/>
      <w:marRight w:val="0"/>
      <w:marTop w:val="0"/>
      <w:marBottom w:val="0"/>
      <w:divBdr>
        <w:top w:val="none" w:sz="0" w:space="0" w:color="auto"/>
        <w:left w:val="none" w:sz="0" w:space="0" w:color="auto"/>
        <w:bottom w:val="none" w:sz="0" w:space="0" w:color="auto"/>
        <w:right w:val="none" w:sz="0" w:space="0" w:color="auto"/>
      </w:divBdr>
    </w:div>
    <w:div w:id="737284343">
      <w:bodyDiv w:val="1"/>
      <w:marLeft w:val="0"/>
      <w:marRight w:val="0"/>
      <w:marTop w:val="0"/>
      <w:marBottom w:val="0"/>
      <w:divBdr>
        <w:top w:val="none" w:sz="0" w:space="0" w:color="auto"/>
        <w:left w:val="none" w:sz="0" w:space="0" w:color="auto"/>
        <w:bottom w:val="none" w:sz="0" w:space="0" w:color="auto"/>
        <w:right w:val="none" w:sz="0" w:space="0" w:color="auto"/>
      </w:divBdr>
    </w:div>
    <w:div w:id="737363846">
      <w:bodyDiv w:val="1"/>
      <w:marLeft w:val="0"/>
      <w:marRight w:val="0"/>
      <w:marTop w:val="0"/>
      <w:marBottom w:val="0"/>
      <w:divBdr>
        <w:top w:val="none" w:sz="0" w:space="0" w:color="auto"/>
        <w:left w:val="none" w:sz="0" w:space="0" w:color="auto"/>
        <w:bottom w:val="none" w:sz="0" w:space="0" w:color="auto"/>
        <w:right w:val="none" w:sz="0" w:space="0" w:color="auto"/>
      </w:divBdr>
      <w:divsChild>
        <w:div w:id="266082227">
          <w:marLeft w:val="1166"/>
          <w:marRight w:val="0"/>
          <w:marTop w:val="96"/>
          <w:marBottom w:val="0"/>
          <w:divBdr>
            <w:top w:val="none" w:sz="0" w:space="0" w:color="auto"/>
            <w:left w:val="none" w:sz="0" w:space="0" w:color="auto"/>
            <w:bottom w:val="none" w:sz="0" w:space="0" w:color="auto"/>
            <w:right w:val="none" w:sz="0" w:space="0" w:color="auto"/>
          </w:divBdr>
        </w:div>
        <w:div w:id="1158378949">
          <w:marLeft w:val="1800"/>
          <w:marRight w:val="0"/>
          <w:marTop w:val="77"/>
          <w:marBottom w:val="0"/>
          <w:divBdr>
            <w:top w:val="none" w:sz="0" w:space="0" w:color="auto"/>
            <w:left w:val="none" w:sz="0" w:space="0" w:color="auto"/>
            <w:bottom w:val="none" w:sz="0" w:space="0" w:color="auto"/>
            <w:right w:val="none" w:sz="0" w:space="0" w:color="auto"/>
          </w:divBdr>
        </w:div>
        <w:div w:id="1268122872">
          <w:marLeft w:val="1166"/>
          <w:marRight w:val="0"/>
          <w:marTop w:val="96"/>
          <w:marBottom w:val="0"/>
          <w:divBdr>
            <w:top w:val="none" w:sz="0" w:space="0" w:color="auto"/>
            <w:left w:val="none" w:sz="0" w:space="0" w:color="auto"/>
            <w:bottom w:val="none" w:sz="0" w:space="0" w:color="auto"/>
            <w:right w:val="none" w:sz="0" w:space="0" w:color="auto"/>
          </w:divBdr>
        </w:div>
        <w:div w:id="1840463421">
          <w:marLeft w:val="547"/>
          <w:marRight w:val="0"/>
          <w:marTop w:val="115"/>
          <w:marBottom w:val="0"/>
          <w:divBdr>
            <w:top w:val="none" w:sz="0" w:space="0" w:color="auto"/>
            <w:left w:val="none" w:sz="0" w:space="0" w:color="auto"/>
            <w:bottom w:val="none" w:sz="0" w:space="0" w:color="auto"/>
            <w:right w:val="none" w:sz="0" w:space="0" w:color="auto"/>
          </w:divBdr>
        </w:div>
        <w:div w:id="1987314801">
          <w:marLeft w:val="1800"/>
          <w:marRight w:val="0"/>
          <w:marTop w:val="77"/>
          <w:marBottom w:val="0"/>
          <w:divBdr>
            <w:top w:val="none" w:sz="0" w:space="0" w:color="auto"/>
            <w:left w:val="none" w:sz="0" w:space="0" w:color="auto"/>
            <w:bottom w:val="none" w:sz="0" w:space="0" w:color="auto"/>
            <w:right w:val="none" w:sz="0" w:space="0" w:color="auto"/>
          </w:divBdr>
        </w:div>
      </w:divsChild>
    </w:div>
    <w:div w:id="738291078">
      <w:bodyDiv w:val="1"/>
      <w:marLeft w:val="0"/>
      <w:marRight w:val="0"/>
      <w:marTop w:val="0"/>
      <w:marBottom w:val="0"/>
      <w:divBdr>
        <w:top w:val="none" w:sz="0" w:space="0" w:color="auto"/>
        <w:left w:val="none" w:sz="0" w:space="0" w:color="auto"/>
        <w:bottom w:val="none" w:sz="0" w:space="0" w:color="auto"/>
        <w:right w:val="none" w:sz="0" w:space="0" w:color="auto"/>
      </w:divBdr>
    </w:div>
    <w:div w:id="739131481">
      <w:bodyDiv w:val="1"/>
      <w:marLeft w:val="0"/>
      <w:marRight w:val="0"/>
      <w:marTop w:val="0"/>
      <w:marBottom w:val="0"/>
      <w:divBdr>
        <w:top w:val="none" w:sz="0" w:space="0" w:color="auto"/>
        <w:left w:val="none" w:sz="0" w:space="0" w:color="auto"/>
        <w:bottom w:val="none" w:sz="0" w:space="0" w:color="auto"/>
        <w:right w:val="none" w:sz="0" w:space="0" w:color="auto"/>
      </w:divBdr>
    </w:div>
    <w:div w:id="739905870">
      <w:bodyDiv w:val="1"/>
      <w:marLeft w:val="0"/>
      <w:marRight w:val="0"/>
      <w:marTop w:val="0"/>
      <w:marBottom w:val="0"/>
      <w:divBdr>
        <w:top w:val="none" w:sz="0" w:space="0" w:color="auto"/>
        <w:left w:val="none" w:sz="0" w:space="0" w:color="auto"/>
        <w:bottom w:val="none" w:sz="0" w:space="0" w:color="auto"/>
        <w:right w:val="none" w:sz="0" w:space="0" w:color="auto"/>
      </w:divBdr>
    </w:div>
    <w:div w:id="740516759">
      <w:bodyDiv w:val="1"/>
      <w:marLeft w:val="0"/>
      <w:marRight w:val="0"/>
      <w:marTop w:val="0"/>
      <w:marBottom w:val="0"/>
      <w:divBdr>
        <w:top w:val="none" w:sz="0" w:space="0" w:color="auto"/>
        <w:left w:val="none" w:sz="0" w:space="0" w:color="auto"/>
        <w:bottom w:val="none" w:sz="0" w:space="0" w:color="auto"/>
        <w:right w:val="none" w:sz="0" w:space="0" w:color="auto"/>
      </w:divBdr>
    </w:div>
    <w:div w:id="741178597">
      <w:bodyDiv w:val="1"/>
      <w:marLeft w:val="0"/>
      <w:marRight w:val="0"/>
      <w:marTop w:val="0"/>
      <w:marBottom w:val="0"/>
      <w:divBdr>
        <w:top w:val="none" w:sz="0" w:space="0" w:color="auto"/>
        <w:left w:val="none" w:sz="0" w:space="0" w:color="auto"/>
        <w:bottom w:val="none" w:sz="0" w:space="0" w:color="auto"/>
        <w:right w:val="none" w:sz="0" w:space="0" w:color="auto"/>
      </w:divBdr>
      <w:divsChild>
        <w:div w:id="1150632379">
          <w:marLeft w:val="360"/>
          <w:marRight w:val="0"/>
          <w:marTop w:val="200"/>
          <w:marBottom w:val="0"/>
          <w:divBdr>
            <w:top w:val="none" w:sz="0" w:space="0" w:color="auto"/>
            <w:left w:val="none" w:sz="0" w:space="0" w:color="auto"/>
            <w:bottom w:val="none" w:sz="0" w:space="0" w:color="auto"/>
            <w:right w:val="none" w:sz="0" w:space="0" w:color="auto"/>
          </w:divBdr>
        </w:div>
      </w:divsChild>
    </w:div>
    <w:div w:id="742139926">
      <w:bodyDiv w:val="1"/>
      <w:marLeft w:val="0"/>
      <w:marRight w:val="0"/>
      <w:marTop w:val="0"/>
      <w:marBottom w:val="0"/>
      <w:divBdr>
        <w:top w:val="none" w:sz="0" w:space="0" w:color="auto"/>
        <w:left w:val="none" w:sz="0" w:space="0" w:color="auto"/>
        <w:bottom w:val="none" w:sz="0" w:space="0" w:color="auto"/>
        <w:right w:val="none" w:sz="0" w:space="0" w:color="auto"/>
      </w:divBdr>
      <w:divsChild>
        <w:div w:id="1665474">
          <w:marLeft w:val="1166"/>
          <w:marRight w:val="0"/>
          <w:marTop w:val="115"/>
          <w:marBottom w:val="0"/>
          <w:divBdr>
            <w:top w:val="none" w:sz="0" w:space="0" w:color="auto"/>
            <w:left w:val="none" w:sz="0" w:space="0" w:color="auto"/>
            <w:bottom w:val="none" w:sz="0" w:space="0" w:color="auto"/>
            <w:right w:val="none" w:sz="0" w:space="0" w:color="auto"/>
          </w:divBdr>
        </w:div>
        <w:div w:id="1082986928">
          <w:marLeft w:val="547"/>
          <w:marRight w:val="0"/>
          <w:marTop w:val="134"/>
          <w:marBottom w:val="0"/>
          <w:divBdr>
            <w:top w:val="none" w:sz="0" w:space="0" w:color="auto"/>
            <w:left w:val="none" w:sz="0" w:space="0" w:color="auto"/>
            <w:bottom w:val="none" w:sz="0" w:space="0" w:color="auto"/>
            <w:right w:val="none" w:sz="0" w:space="0" w:color="auto"/>
          </w:divBdr>
        </w:div>
        <w:div w:id="1463428390">
          <w:marLeft w:val="1166"/>
          <w:marRight w:val="0"/>
          <w:marTop w:val="115"/>
          <w:marBottom w:val="0"/>
          <w:divBdr>
            <w:top w:val="none" w:sz="0" w:space="0" w:color="auto"/>
            <w:left w:val="none" w:sz="0" w:space="0" w:color="auto"/>
            <w:bottom w:val="none" w:sz="0" w:space="0" w:color="auto"/>
            <w:right w:val="none" w:sz="0" w:space="0" w:color="auto"/>
          </w:divBdr>
        </w:div>
        <w:div w:id="1800763879">
          <w:marLeft w:val="1886"/>
          <w:marRight w:val="0"/>
          <w:marTop w:val="96"/>
          <w:marBottom w:val="0"/>
          <w:divBdr>
            <w:top w:val="none" w:sz="0" w:space="0" w:color="auto"/>
            <w:left w:val="none" w:sz="0" w:space="0" w:color="auto"/>
            <w:bottom w:val="none" w:sz="0" w:space="0" w:color="auto"/>
            <w:right w:val="none" w:sz="0" w:space="0" w:color="auto"/>
          </w:divBdr>
        </w:div>
      </w:divsChild>
    </w:div>
    <w:div w:id="743454605">
      <w:bodyDiv w:val="1"/>
      <w:marLeft w:val="0"/>
      <w:marRight w:val="0"/>
      <w:marTop w:val="0"/>
      <w:marBottom w:val="0"/>
      <w:divBdr>
        <w:top w:val="none" w:sz="0" w:space="0" w:color="auto"/>
        <w:left w:val="none" w:sz="0" w:space="0" w:color="auto"/>
        <w:bottom w:val="none" w:sz="0" w:space="0" w:color="auto"/>
        <w:right w:val="none" w:sz="0" w:space="0" w:color="auto"/>
      </w:divBdr>
    </w:div>
    <w:div w:id="743649099">
      <w:bodyDiv w:val="1"/>
      <w:marLeft w:val="0"/>
      <w:marRight w:val="0"/>
      <w:marTop w:val="0"/>
      <w:marBottom w:val="0"/>
      <w:divBdr>
        <w:top w:val="none" w:sz="0" w:space="0" w:color="auto"/>
        <w:left w:val="none" w:sz="0" w:space="0" w:color="auto"/>
        <w:bottom w:val="none" w:sz="0" w:space="0" w:color="auto"/>
        <w:right w:val="none" w:sz="0" w:space="0" w:color="auto"/>
      </w:divBdr>
      <w:divsChild>
        <w:div w:id="243957531">
          <w:marLeft w:val="547"/>
          <w:marRight w:val="0"/>
          <w:marTop w:val="115"/>
          <w:marBottom w:val="0"/>
          <w:divBdr>
            <w:top w:val="none" w:sz="0" w:space="0" w:color="auto"/>
            <w:left w:val="none" w:sz="0" w:space="0" w:color="auto"/>
            <w:bottom w:val="none" w:sz="0" w:space="0" w:color="auto"/>
            <w:right w:val="none" w:sz="0" w:space="0" w:color="auto"/>
          </w:divBdr>
        </w:div>
        <w:div w:id="523901223">
          <w:marLeft w:val="1166"/>
          <w:marRight w:val="0"/>
          <w:marTop w:val="96"/>
          <w:marBottom w:val="0"/>
          <w:divBdr>
            <w:top w:val="none" w:sz="0" w:space="0" w:color="auto"/>
            <w:left w:val="none" w:sz="0" w:space="0" w:color="auto"/>
            <w:bottom w:val="none" w:sz="0" w:space="0" w:color="auto"/>
            <w:right w:val="none" w:sz="0" w:space="0" w:color="auto"/>
          </w:divBdr>
        </w:div>
        <w:div w:id="1005549901">
          <w:marLeft w:val="547"/>
          <w:marRight w:val="0"/>
          <w:marTop w:val="115"/>
          <w:marBottom w:val="0"/>
          <w:divBdr>
            <w:top w:val="none" w:sz="0" w:space="0" w:color="auto"/>
            <w:left w:val="none" w:sz="0" w:space="0" w:color="auto"/>
            <w:bottom w:val="none" w:sz="0" w:space="0" w:color="auto"/>
            <w:right w:val="none" w:sz="0" w:space="0" w:color="auto"/>
          </w:divBdr>
        </w:div>
        <w:div w:id="1159418103">
          <w:marLeft w:val="1800"/>
          <w:marRight w:val="0"/>
          <w:marTop w:val="77"/>
          <w:marBottom w:val="0"/>
          <w:divBdr>
            <w:top w:val="none" w:sz="0" w:space="0" w:color="auto"/>
            <w:left w:val="none" w:sz="0" w:space="0" w:color="auto"/>
            <w:bottom w:val="none" w:sz="0" w:space="0" w:color="auto"/>
            <w:right w:val="none" w:sz="0" w:space="0" w:color="auto"/>
          </w:divBdr>
        </w:div>
        <w:div w:id="1559393593">
          <w:marLeft w:val="1166"/>
          <w:marRight w:val="0"/>
          <w:marTop w:val="96"/>
          <w:marBottom w:val="0"/>
          <w:divBdr>
            <w:top w:val="none" w:sz="0" w:space="0" w:color="auto"/>
            <w:left w:val="none" w:sz="0" w:space="0" w:color="auto"/>
            <w:bottom w:val="none" w:sz="0" w:space="0" w:color="auto"/>
            <w:right w:val="none" w:sz="0" w:space="0" w:color="auto"/>
          </w:divBdr>
        </w:div>
        <w:div w:id="2082867111">
          <w:marLeft w:val="1166"/>
          <w:marRight w:val="0"/>
          <w:marTop w:val="96"/>
          <w:marBottom w:val="0"/>
          <w:divBdr>
            <w:top w:val="none" w:sz="0" w:space="0" w:color="auto"/>
            <w:left w:val="none" w:sz="0" w:space="0" w:color="auto"/>
            <w:bottom w:val="none" w:sz="0" w:space="0" w:color="auto"/>
            <w:right w:val="none" w:sz="0" w:space="0" w:color="auto"/>
          </w:divBdr>
        </w:div>
      </w:divsChild>
    </w:div>
    <w:div w:id="744306388">
      <w:bodyDiv w:val="1"/>
      <w:marLeft w:val="0"/>
      <w:marRight w:val="0"/>
      <w:marTop w:val="0"/>
      <w:marBottom w:val="0"/>
      <w:divBdr>
        <w:top w:val="none" w:sz="0" w:space="0" w:color="auto"/>
        <w:left w:val="none" w:sz="0" w:space="0" w:color="auto"/>
        <w:bottom w:val="none" w:sz="0" w:space="0" w:color="auto"/>
        <w:right w:val="none" w:sz="0" w:space="0" w:color="auto"/>
      </w:divBdr>
    </w:div>
    <w:div w:id="744839086">
      <w:bodyDiv w:val="1"/>
      <w:marLeft w:val="0"/>
      <w:marRight w:val="0"/>
      <w:marTop w:val="0"/>
      <w:marBottom w:val="0"/>
      <w:divBdr>
        <w:top w:val="none" w:sz="0" w:space="0" w:color="auto"/>
        <w:left w:val="none" w:sz="0" w:space="0" w:color="auto"/>
        <w:bottom w:val="none" w:sz="0" w:space="0" w:color="auto"/>
        <w:right w:val="none" w:sz="0" w:space="0" w:color="auto"/>
      </w:divBdr>
    </w:div>
    <w:div w:id="744955479">
      <w:bodyDiv w:val="1"/>
      <w:marLeft w:val="0"/>
      <w:marRight w:val="0"/>
      <w:marTop w:val="0"/>
      <w:marBottom w:val="0"/>
      <w:divBdr>
        <w:top w:val="none" w:sz="0" w:space="0" w:color="auto"/>
        <w:left w:val="none" w:sz="0" w:space="0" w:color="auto"/>
        <w:bottom w:val="none" w:sz="0" w:space="0" w:color="auto"/>
        <w:right w:val="none" w:sz="0" w:space="0" w:color="auto"/>
      </w:divBdr>
    </w:div>
    <w:div w:id="745032316">
      <w:bodyDiv w:val="1"/>
      <w:marLeft w:val="0"/>
      <w:marRight w:val="0"/>
      <w:marTop w:val="0"/>
      <w:marBottom w:val="0"/>
      <w:divBdr>
        <w:top w:val="none" w:sz="0" w:space="0" w:color="auto"/>
        <w:left w:val="none" w:sz="0" w:space="0" w:color="auto"/>
        <w:bottom w:val="none" w:sz="0" w:space="0" w:color="auto"/>
        <w:right w:val="none" w:sz="0" w:space="0" w:color="auto"/>
      </w:divBdr>
    </w:div>
    <w:div w:id="745299495">
      <w:bodyDiv w:val="1"/>
      <w:marLeft w:val="0"/>
      <w:marRight w:val="0"/>
      <w:marTop w:val="0"/>
      <w:marBottom w:val="0"/>
      <w:divBdr>
        <w:top w:val="none" w:sz="0" w:space="0" w:color="auto"/>
        <w:left w:val="none" w:sz="0" w:space="0" w:color="auto"/>
        <w:bottom w:val="none" w:sz="0" w:space="0" w:color="auto"/>
        <w:right w:val="none" w:sz="0" w:space="0" w:color="auto"/>
      </w:divBdr>
    </w:div>
    <w:div w:id="745421756">
      <w:bodyDiv w:val="1"/>
      <w:marLeft w:val="0"/>
      <w:marRight w:val="0"/>
      <w:marTop w:val="0"/>
      <w:marBottom w:val="0"/>
      <w:divBdr>
        <w:top w:val="none" w:sz="0" w:space="0" w:color="auto"/>
        <w:left w:val="none" w:sz="0" w:space="0" w:color="auto"/>
        <w:bottom w:val="none" w:sz="0" w:space="0" w:color="auto"/>
        <w:right w:val="none" w:sz="0" w:space="0" w:color="auto"/>
      </w:divBdr>
    </w:div>
    <w:div w:id="746532488">
      <w:bodyDiv w:val="1"/>
      <w:marLeft w:val="0"/>
      <w:marRight w:val="0"/>
      <w:marTop w:val="0"/>
      <w:marBottom w:val="0"/>
      <w:divBdr>
        <w:top w:val="none" w:sz="0" w:space="0" w:color="auto"/>
        <w:left w:val="none" w:sz="0" w:space="0" w:color="auto"/>
        <w:bottom w:val="none" w:sz="0" w:space="0" w:color="auto"/>
        <w:right w:val="none" w:sz="0" w:space="0" w:color="auto"/>
      </w:divBdr>
    </w:div>
    <w:div w:id="746609233">
      <w:bodyDiv w:val="1"/>
      <w:marLeft w:val="0"/>
      <w:marRight w:val="0"/>
      <w:marTop w:val="0"/>
      <w:marBottom w:val="0"/>
      <w:divBdr>
        <w:top w:val="none" w:sz="0" w:space="0" w:color="auto"/>
        <w:left w:val="none" w:sz="0" w:space="0" w:color="auto"/>
        <w:bottom w:val="none" w:sz="0" w:space="0" w:color="auto"/>
        <w:right w:val="none" w:sz="0" w:space="0" w:color="auto"/>
      </w:divBdr>
    </w:div>
    <w:div w:id="747002940">
      <w:bodyDiv w:val="1"/>
      <w:marLeft w:val="0"/>
      <w:marRight w:val="0"/>
      <w:marTop w:val="0"/>
      <w:marBottom w:val="0"/>
      <w:divBdr>
        <w:top w:val="none" w:sz="0" w:space="0" w:color="auto"/>
        <w:left w:val="none" w:sz="0" w:space="0" w:color="auto"/>
        <w:bottom w:val="none" w:sz="0" w:space="0" w:color="auto"/>
        <w:right w:val="none" w:sz="0" w:space="0" w:color="auto"/>
      </w:divBdr>
    </w:div>
    <w:div w:id="747968602">
      <w:bodyDiv w:val="1"/>
      <w:marLeft w:val="0"/>
      <w:marRight w:val="0"/>
      <w:marTop w:val="0"/>
      <w:marBottom w:val="0"/>
      <w:divBdr>
        <w:top w:val="none" w:sz="0" w:space="0" w:color="auto"/>
        <w:left w:val="none" w:sz="0" w:space="0" w:color="auto"/>
        <w:bottom w:val="none" w:sz="0" w:space="0" w:color="auto"/>
        <w:right w:val="none" w:sz="0" w:space="0" w:color="auto"/>
      </w:divBdr>
    </w:div>
    <w:div w:id="748118810">
      <w:bodyDiv w:val="1"/>
      <w:marLeft w:val="0"/>
      <w:marRight w:val="0"/>
      <w:marTop w:val="0"/>
      <w:marBottom w:val="0"/>
      <w:divBdr>
        <w:top w:val="none" w:sz="0" w:space="0" w:color="auto"/>
        <w:left w:val="none" w:sz="0" w:space="0" w:color="auto"/>
        <w:bottom w:val="none" w:sz="0" w:space="0" w:color="auto"/>
        <w:right w:val="none" w:sz="0" w:space="0" w:color="auto"/>
      </w:divBdr>
      <w:divsChild>
        <w:div w:id="784352329">
          <w:marLeft w:val="547"/>
          <w:marRight w:val="0"/>
          <w:marTop w:val="115"/>
          <w:marBottom w:val="0"/>
          <w:divBdr>
            <w:top w:val="none" w:sz="0" w:space="0" w:color="auto"/>
            <w:left w:val="none" w:sz="0" w:space="0" w:color="auto"/>
            <w:bottom w:val="none" w:sz="0" w:space="0" w:color="auto"/>
            <w:right w:val="none" w:sz="0" w:space="0" w:color="auto"/>
          </w:divBdr>
        </w:div>
        <w:div w:id="913977085">
          <w:marLeft w:val="1166"/>
          <w:marRight w:val="0"/>
          <w:marTop w:val="96"/>
          <w:marBottom w:val="0"/>
          <w:divBdr>
            <w:top w:val="none" w:sz="0" w:space="0" w:color="auto"/>
            <w:left w:val="none" w:sz="0" w:space="0" w:color="auto"/>
            <w:bottom w:val="none" w:sz="0" w:space="0" w:color="auto"/>
            <w:right w:val="none" w:sz="0" w:space="0" w:color="auto"/>
          </w:divBdr>
        </w:div>
        <w:div w:id="1055811127">
          <w:marLeft w:val="547"/>
          <w:marRight w:val="0"/>
          <w:marTop w:val="115"/>
          <w:marBottom w:val="0"/>
          <w:divBdr>
            <w:top w:val="none" w:sz="0" w:space="0" w:color="auto"/>
            <w:left w:val="none" w:sz="0" w:space="0" w:color="auto"/>
            <w:bottom w:val="none" w:sz="0" w:space="0" w:color="auto"/>
            <w:right w:val="none" w:sz="0" w:space="0" w:color="auto"/>
          </w:divBdr>
        </w:div>
        <w:div w:id="1271662885">
          <w:marLeft w:val="1166"/>
          <w:marRight w:val="0"/>
          <w:marTop w:val="96"/>
          <w:marBottom w:val="0"/>
          <w:divBdr>
            <w:top w:val="none" w:sz="0" w:space="0" w:color="auto"/>
            <w:left w:val="none" w:sz="0" w:space="0" w:color="auto"/>
            <w:bottom w:val="none" w:sz="0" w:space="0" w:color="auto"/>
            <w:right w:val="none" w:sz="0" w:space="0" w:color="auto"/>
          </w:divBdr>
        </w:div>
        <w:div w:id="1453671026">
          <w:marLeft w:val="1166"/>
          <w:marRight w:val="0"/>
          <w:marTop w:val="96"/>
          <w:marBottom w:val="0"/>
          <w:divBdr>
            <w:top w:val="none" w:sz="0" w:space="0" w:color="auto"/>
            <w:left w:val="none" w:sz="0" w:space="0" w:color="auto"/>
            <w:bottom w:val="none" w:sz="0" w:space="0" w:color="auto"/>
            <w:right w:val="none" w:sz="0" w:space="0" w:color="auto"/>
          </w:divBdr>
        </w:div>
        <w:div w:id="2017994567">
          <w:marLeft w:val="1166"/>
          <w:marRight w:val="0"/>
          <w:marTop w:val="96"/>
          <w:marBottom w:val="0"/>
          <w:divBdr>
            <w:top w:val="none" w:sz="0" w:space="0" w:color="auto"/>
            <w:left w:val="none" w:sz="0" w:space="0" w:color="auto"/>
            <w:bottom w:val="none" w:sz="0" w:space="0" w:color="auto"/>
            <w:right w:val="none" w:sz="0" w:space="0" w:color="auto"/>
          </w:divBdr>
        </w:div>
      </w:divsChild>
    </w:div>
    <w:div w:id="748120919">
      <w:bodyDiv w:val="1"/>
      <w:marLeft w:val="0"/>
      <w:marRight w:val="0"/>
      <w:marTop w:val="0"/>
      <w:marBottom w:val="0"/>
      <w:divBdr>
        <w:top w:val="none" w:sz="0" w:space="0" w:color="auto"/>
        <w:left w:val="none" w:sz="0" w:space="0" w:color="auto"/>
        <w:bottom w:val="none" w:sz="0" w:space="0" w:color="auto"/>
        <w:right w:val="none" w:sz="0" w:space="0" w:color="auto"/>
      </w:divBdr>
    </w:div>
    <w:div w:id="749693104">
      <w:bodyDiv w:val="1"/>
      <w:marLeft w:val="0"/>
      <w:marRight w:val="0"/>
      <w:marTop w:val="0"/>
      <w:marBottom w:val="0"/>
      <w:divBdr>
        <w:top w:val="none" w:sz="0" w:space="0" w:color="auto"/>
        <w:left w:val="none" w:sz="0" w:space="0" w:color="auto"/>
        <w:bottom w:val="none" w:sz="0" w:space="0" w:color="auto"/>
        <w:right w:val="none" w:sz="0" w:space="0" w:color="auto"/>
      </w:divBdr>
    </w:div>
    <w:div w:id="750740505">
      <w:bodyDiv w:val="1"/>
      <w:marLeft w:val="0"/>
      <w:marRight w:val="0"/>
      <w:marTop w:val="0"/>
      <w:marBottom w:val="0"/>
      <w:divBdr>
        <w:top w:val="none" w:sz="0" w:space="0" w:color="auto"/>
        <w:left w:val="none" w:sz="0" w:space="0" w:color="auto"/>
        <w:bottom w:val="none" w:sz="0" w:space="0" w:color="auto"/>
        <w:right w:val="none" w:sz="0" w:space="0" w:color="auto"/>
      </w:divBdr>
    </w:div>
    <w:div w:id="751002245">
      <w:bodyDiv w:val="1"/>
      <w:marLeft w:val="0"/>
      <w:marRight w:val="0"/>
      <w:marTop w:val="0"/>
      <w:marBottom w:val="0"/>
      <w:divBdr>
        <w:top w:val="none" w:sz="0" w:space="0" w:color="auto"/>
        <w:left w:val="none" w:sz="0" w:space="0" w:color="auto"/>
        <w:bottom w:val="none" w:sz="0" w:space="0" w:color="auto"/>
        <w:right w:val="none" w:sz="0" w:space="0" w:color="auto"/>
      </w:divBdr>
      <w:divsChild>
        <w:div w:id="1971547198">
          <w:marLeft w:val="0"/>
          <w:marRight w:val="0"/>
          <w:marTop w:val="0"/>
          <w:marBottom w:val="0"/>
          <w:divBdr>
            <w:top w:val="none" w:sz="0" w:space="0" w:color="auto"/>
            <w:left w:val="none" w:sz="0" w:space="0" w:color="auto"/>
            <w:bottom w:val="none" w:sz="0" w:space="0" w:color="auto"/>
            <w:right w:val="none" w:sz="0" w:space="0" w:color="auto"/>
          </w:divBdr>
          <w:divsChild>
            <w:div w:id="692877937">
              <w:marLeft w:val="0"/>
              <w:marRight w:val="0"/>
              <w:marTop w:val="0"/>
              <w:marBottom w:val="0"/>
              <w:divBdr>
                <w:top w:val="none" w:sz="0" w:space="0" w:color="auto"/>
                <w:left w:val="none" w:sz="0" w:space="0" w:color="auto"/>
                <w:bottom w:val="none" w:sz="0" w:space="0" w:color="auto"/>
                <w:right w:val="none" w:sz="0" w:space="0" w:color="auto"/>
              </w:divBdr>
            </w:div>
            <w:div w:id="1472795043">
              <w:marLeft w:val="0"/>
              <w:marRight w:val="0"/>
              <w:marTop w:val="0"/>
              <w:marBottom w:val="0"/>
              <w:divBdr>
                <w:top w:val="none" w:sz="0" w:space="0" w:color="auto"/>
                <w:left w:val="none" w:sz="0" w:space="0" w:color="auto"/>
                <w:bottom w:val="none" w:sz="0" w:space="0" w:color="auto"/>
                <w:right w:val="none" w:sz="0" w:space="0" w:color="auto"/>
              </w:divBdr>
            </w:div>
            <w:div w:id="154764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59061">
      <w:bodyDiv w:val="1"/>
      <w:marLeft w:val="0"/>
      <w:marRight w:val="0"/>
      <w:marTop w:val="0"/>
      <w:marBottom w:val="0"/>
      <w:divBdr>
        <w:top w:val="none" w:sz="0" w:space="0" w:color="auto"/>
        <w:left w:val="none" w:sz="0" w:space="0" w:color="auto"/>
        <w:bottom w:val="none" w:sz="0" w:space="0" w:color="auto"/>
        <w:right w:val="none" w:sz="0" w:space="0" w:color="auto"/>
      </w:divBdr>
    </w:div>
    <w:div w:id="752506444">
      <w:bodyDiv w:val="1"/>
      <w:marLeft w:val="0"/>
      <w:marRight w:val="0"/>
      <w:marTop w:val="0"/>
      <w:marBottom w:val="0"/>
      <w:divBdr>
        <w:top w:val="none" w:sz="0" w:space="0" w:color="auto"/>
        <w:left w:val="none" w:sz="0" w:space="0" w:color="auto"/>
        <w:bottom w:val="none" w:sz="0" w:space="0" w:color="auto"/>
        <w:right w:val="none" w:sz="0" w:space="0" w:color="auto"/>
      </w:divBdr>
      <w:divsChild>
        <w:div w:id="1817911182">
          <w:marLeft w:val="547"/>
          <w:marRight w:val="0"/>
          <w:marTop w:val="106"/>
          <w:marBottom w:val="0"/>
          <w:divBdr>
            <w:top w:val="none" w:sz="0" w:space="0" w:color="auto"/>
            <w:left w:val="none" w:sz="0" w:space="0" w:color="auto"/>
            <w:bottom w:val="none" w:sz="0" w:space="0" w:color="auto"/>
            <w:right w:val="none" w:sz="0" w:space="0" w:color="auto"/>
          </w:divBdr>
        </w:div>
      </w:divsChild>
    </w:div>
    <w:div w:id="752507760">
      <w:bodyDiv w:val="1"/>
      <w:marLeft w:val="0"/>
      <w:marRight w:val="0"/>
      <w:marTop w:val="0"/>
      <w:marBottom w:val="0"/>
      <w:divBdr>
        <w:top w:val="none" w:sz="0" w:space="0" w:color="auto"/>
        <w:left w:val="none" w:sz="0" w:space="0" w:color="auto"/>
        <w:bottom w:val="none" w:sz="0" w:space="0" w:color="auto"/>
        <w:right w:val="none" w:sz="0" w:space="0" w:color="auto"/>
      </w:divBdr>
    </w:div>
    <w:div w:id="752510043">
      <w:bodyDiv w:val="1"/>
      <w:marLeft w:val="0"/>
      <w:marRight w:val="0"/>
      <w:marTop w:val="0"/>
      <w:marBottom w:val="0"/>
      <w:divBdr>
        <w:top w:val="none" w:sz="0" w:space="0" w:color="auto"/>
        <w:left w:val="none" w:sz="0" w:space="0" w:color="auto"/>
        <w:bottom w:val="none" w:sz="0" w:space="0" w:color="auto"/>
        <w:right w:val="none" w:sz="0" w:space="0" w:color="auto"/>
      </w:divBdr>
    </w:div>
    <w:div w:id="752554177">
      <w:bodyDiv w:val="1"/>
      <w:marLeft w:val="0"/>
      <w:marRight w:val="0"/>
      <w:marTop w:val="0"/>
      <w:marBottom w:val="0"/>
      <w:divBdr>
        <w:top w:val="none" w:sz="0" w:space="0" w:color="auto"/>
        <w:left w:val="none" w:sz="0" w:space="0" w:color="auto"/>
        <w:bottom w:val="none" w:sz="0" w:space="0" w:color="auto"/>
        <w:right w:val="none" w:sz="0" w:space="0" w:color="auto"/>
      </w:divBdr>
    </w:div>
    <w:div w:id="752628286">
      <w:bodyDiv w:val="1"/>
      <w:marLeft w:val="0"/>
      <w:marRight w:val="0"/>
      <w:marTop w:val="0"/>
      <w:marBottom w:val="0"/>
      <w:divBdr>
        <w:top w:val="none" w:sz="0" w:space="0" w:color="auto"/>
        <w:left w:val="none" w:sz="0" w:space="0" w:color="auto"/>
        <w:bottom w:val="none" w:sz="0" w:space="0" w:color="auto"/>
        <w:right w:val="none" w:sz="0" w:space="0" w:color="auto"/>
      </w:divBdr>
      <w:divsChild>
        <w:div w:id="1702630682">
          <w:marLeft w:val="1166"/>
          <w:marRight w:val="0"/>
          <w:marTop w:val="96"/>
          <w:marBottom w:val="0"/>
          <w:divBdr>
            <w:top w:val="none" w:sz="0" w:space="0" w:color="auto"/>
            <w:left w:val="none" w:sz="0" w:space="0" w:color="auto"/>
            <w:bottom w:val="none" w:sz="0" w:space="0" w:color="auto"/>
            <w:right w:val="none" w:sz="0" w:space="0" w:color="auto"/>
          </w:divBdr>
        </w:div>
        <w:div w:id="1927297513">
          <w:marLeft w:val="1800"/>
          <w:marRight w:val="0"/>
          <w:marTop w:val="86"/>
          <w:marBottom w:val="0"/>
          <w:divBdr>
            <w:top w:val="none" w:sz="0" w:space="0" w:color="auto"/>
            <w:left w:val="none" w:sz="0" w:space="0" w:color="auto"/>
            <w:bottom w:val="none" w:sz="0" w:space="0" w:color="auto"/>
            <w:right w:val="none" w:sz="0" w:space="0" w:color="auto"/>
          </w:divBdr>
        </w:div>
        <w:div w:id="1937207793">
          <w:marLeft w:val="1166"/>
          <w:marRight w:val="0"/>
          <w:marTop w:val="96"/>
          <w:marBottom w:val="0"/>
          <w:divBdr>
            <w:top w:val="none" w:sz="0" w:space="0" w:color="auto"/>
            <w:left w:val="none" w:sz="0" w:space="0" w:color="auto"/>
            <w:bottom w:val="none" w:sz="0" w:space="0" w:color="auto"/>
            <w:right w:val="none" w:sz="0" w:space="0" w:color="auto"/>
          </w:divBdr>
        </w:div>
        <w:div w:id="2040888777">
          <w:marLeft w:val="547"/>
          <w:marRight w:val="0"/>
          <w:marTop w:val="115"/>
          <w:marBottom w:val="0"/>
          <w:divBdr>
            <w:top w:val="none" w:sz="0" w:space="0" w:color="auto"/>
            <w:left w:val="none" w:sz="0" w:space="0" w:color="auto"/>
            <w:bottom w:val="none" w:sz="0" w:space="0" w:color="auto"/>
            <w:right w:val="none" w:sz="0" w:space="0" w:color="auto"/>
          </w:divBdr>
        </w:div>
      </w:divsChild>
    </w:div>
    <w:div w:id="752698456">
      <w:bodyDiv w:val="1"/>
      <w:marLeft w:val="0"/>
      <w:marRight w:val="0"/>
      <w:marTop w:val="0"/>
      <w:marBottom w:val="0"/>
      <w:divBdr>
        <w:top w:val="none" w:sz="0" w:space="0" w:color="auto"/>
        <w:left w:val="none" w:sz="0" w:space="0" w:color="auto"/>
        <w:bottom w:val="none" w:sz="0" w:space="0" w:color="auto"/>
        <w:right w:val="none" w:sz="0" w:space="0" w:color="auto"/>
      </w:divBdr>
    </w:div>
    <w:div w:id="753211619">
      <w:bodyDiv w:val="1"/>
      <w:marLeft w:val="0"/>
      <w:marRight w:val="0"/>
      <w:marTop w:val="0"/>
      <w:marBottom w:val="0"/>
      <w:divBdr>
        <w:top w:val="none" w:sz="0" w:space="0" w:color="auto"/>
        <w:left w:val="none" w:sz="0" w:space="0" w:color="auto"/>
        <w:bottom w:val="none" w:sz="0" w:space="0" w:color="auto"/>
        <w:right w:val="none" w:sz="0" w:space="0" w:color="auto"/>
      </w:divBdr>
    </w:div>
    <w:div w:id="753549412">
      <w:bodyDiv w:val="1"/>
      <w:marLeft w:val="0"/>
      <w:marRight w:val="0"/>
      <w:marTop w:val="0"/>
      <w:marBottom w:val="0"/>
      <w:divBdr>
        <w:top w:val="none" w:sz="0" w:space="0" w:color="auto"/>
        <w:left w:val="none" w:sz="0" w:space="0" w:color="auto"/>
        <w:bottom w:val="none" w:sz="0" w:space="0" w:color="auto"/>
        <w:right w:val="none" w:sz="0" w:space="0" w:color="auto"/>
      </w:divBdr>
    </w:div>
    <w:div w:id="753939163">
      <w:bodyDiv w:val="1"/>
      <w:marLeft w:val="0"/>
      <w:marRight w:val="0"/>
      <w:marTop w:val="0"/>
      <w:marBottom w:val="0"/>
      <w:divBdr>
        <w:top w:val="none" w:sz="0" w:space="0" w:color="auto"/>
        <w:left w:val="none" w:sz="0" w:space="0" w:color="auto"/>
        <w:bottom w:val="none" w:sz="0" w:space="0" w:color="auto"/>
        <w:right w:val="none" w:sz="0" w:space="0" w:color="auto"/>
      </w:divBdr>
    </w:div>
    <w:div w:id="755201929">
      <w:bodyDiv w:val="1"/>
      <w:marLeft w:val="0"/>
      <w:marRight w:val="0"/>
      <w:marTop w:val="0"/>
      <w:marBottom w:val="0"/>
      <w:divBdr>
        <w:top w:val="none" w:sz="0" w:space="0" w:color="auto"/>
        <w:left w:val="none" w:sz="0" w:space="0" w:color="auto"/>
        <w:bottom w:val="none" w:sz="0" w:space="0" w:color="auto"/>
        <w:right w:val="none" w:sz="0" w:space="0" w:color="auto"/>
      </w:divBdr>
      <w:divsChild>
        <w:div w:id="875776846">
          <w:marLeft w:val="547"/>
          <w:marRight w:val="0"/>
          <w:marTop w:val="154"/>
          <w:marBottom w:val="0"/>
          <w:divBdr>
            <w:top w:val="none" w:sz="0" w:space="0" w:color="auto"/>
            <w:left w:val="none" w:sz="0" w:space="0" w:color="auto"/>
            <w:bottom w:val="none" w:sz="0" w:space="0" w:color="auto"/>
            <w:right w:val="none" w:sz="0" w:space="0" w:color="auto"/>
          </w:divBdr>
        </w:div>
        <w:div w:id="2138794433">
          <w:marLeft w:val="1166"/>
          <w:marRight w:val="0"/>
          <w:marTop w:val="134"/>
          <w:marBottom w:val="0"/>
          <w:divBdr>
            <w:top w:val="none" w:sz="0" w:space="0" w:color="auto"/>
            <w:left w:val="none" w:sz="0" w:space="0" w:color="auto"/>
            <w:bottom w:val="none" w:sz="0" w:space="0" w:color="auto"/>
            <w:right w:val="none" w:sz="0" w:space="0" w:color="auto"/>
          </w:divBdr>
        </w:div>
      </w:divsChild>
    </w:div>
    <w:div w:id="755202875">
      <w:bodyDiv w:val="1"/>
      <w:marLeft w:val="0"/>
      <w:marRight w:val="0"/>
      <w:marTop w:val="0"/>
      <w:marBottom w:val="0"/>
      <w:divBdr>
        <w:top w:val="none" w:sz="0" w:space="0" w:color="auto"/>
        <w:left w:val="none" w:sz="0" w:space="0" w:color="auto"/>
        <w:bottom w:val="none" w:sz="0" w:space="0" w:color="auto"/>
        <w:right w:val="none" w:sz="0" w:space="0" w:color="auto"/>
      </w:divBdr>
    </w:div>
    <w:div w:id="755438863">
      <w:bodyDiv w:val="1"/>
      <w:marLeft w:val="0"/>
      <w:marRight w:val="0"/>
      <w:marTop w:val="0"/>
      <w:marBottom w:val="0"/>
      <w:divBdr>
        <w:top w:val="none" w:sz="0" w:space="0" w:color="auto"/>
        <w:left w:val="none" w:sz="0" w:space="0" w:color="auto"/>
        <w:bottom w:val="none" w:sz="0" w:space="0" w:color="auto"/>
        <w:right w:val="none" w:sz="0" w:space="0" w:color="auto"/>
      </w:divBdr>
    </w:div>
    <w:div w:id="755903663">
      <w:bodyDiv w:val="1"/>
      <w:marLeft w:val="0"/>
      <w:marRight w:val="0"/>
      <w:marTop w:val="0"/>
      <w:marBottom w:val="0"/>
      <w:divBdr>
        <w:top w:val="none" w:sz="0" w:space="0" w:color="auto"/>
        <w:left w:val="none" w:sz="0" w:space="0" w:color="auto"/>
        <w:bottom w:val="none" w:sz="0" w:space="0" w:color="auto"/>
        <w:right w:val="none" w:sz="0" w:space="0" w:color="auto"/>
      </w:divBdr>
      <w:divsChild>
        <w:div w:id="330721311">
          <w:marLeft w:val="1800"/>
          <w:marRight w:val="0"/>
          <w:marTop w:val="77"/>
          <w:marBottom w:val="0"/>
          <w:divBdr>
            <w:top w:val="none" w:sz="0" w:space="0" w:color="auto"/>
            <w:left w:val="none" w:sz="0" w:space="0" w:color="auto"/>
            <w:bottom w:val="none" w:sz="0" w:space="0" w:color="auto"/>
            <w:right w:val="none" w:sz="0" w:space="0" w:color="auto"/>
          </w:divBdr>
        </w:div>
        <w:div w:id="410279946">
          <w:marLeft w:val="1166"/>
          <w:marRight w:val="0"/>
          <w:marTop w:val="96"/>
          <w:marBottom w:val="0"/>
          <w:divBdr>
            <w:top w:val="none" w:sz="0" w:space="0" w:color="auto"/>
            <w:left w:val="none" w:sz="0" w:space="0" w:color="auto"/>
            <w:bottom w:val="none" w:sz="0" w:space="0" w:color="auto"/>
            <w:right w:val="none" w:sz="0" w:space="0" w:color="auto"/>
          </w:divBdr>
        </w:div>
        <w:div w:id="494492711">
          <w:marLeft w:val="547"/>
          <w:marRight w:val="0"/>
          <w:marTop w:val="115"/>
          <w:marBottom w:val="0"/>
          <w:divBdr>
            <w:top w:val="none" w:sz="0" w:space="0" w:color="auto"/>
            <w:left w:val="none" w:sz="0" w:space="0" w:color="auto"/>
            <w:bottom w:val="none" w:sz="0" w:space="0" w:color="auto"/>
            <w:right w:val="none" w:sz="0" w:space="0" w:color="auto"/>
          </w:divBdr>
        </w:div>
        <w:div w:id="911550571">
          <w:marLeft w:val="1166"/>
          <w:marRight w:val="0"/>
          <w:marTop w:val="96"/>
          <w:marBottom w:val="0"/>
          <w:divBdr>
            <w:top w:val="none" w:sz="0" w:space="0" w:color="auto"/>
            <w:left w:val="none" w:sz="0" w:space="0" w:color="auto"/>
            <w:bottom w:val="none" w:sz="0" w:space="0" w:color="auto"/>
            <w:right w:val="none" w:sz="0" w:space="0" w:color="auto"/>
          </w:divBdr>
        </w:div>
        <w:div w:id="950237747">
          <w:marLeft w:val="1166"/>
          <w:marRight w:val="0"/>
          <w:marTop w:val="96"/>
          <w:marBottom w:val="0"/>
          <w:divBdr>
            <w:top w:val="none" w:sz="0" w:space="0" w:color="auto"/>
            <w:left w:val="none" w:sz="0" w:space="0" w:color="auto"/>
            <w:bottom w:val="none" w:sz="0" w:space="0" w:color="auto"/>
            <w:right w:val="none" w:sz="0" w:space="0" w:color="auto"/>
          </w:divBdr>
        </w:div>
        <w:div w:id="1109665757">
          <w:marLeft w:val="1166"/>
          <w:marRight w:val="0"/>
          <w:marTop w:val="96"/>
          <w:marBottom w:val="0"/>
          <w:divBdr>
            <w:top w:val="none" w:sz="0" w:space="0" w:color="auto"/>
            <w:left w:val="none" w:sz="0" w:space="0" w:color="auto"/>
            <w:bottom w:val="none" w:sz="0" w:space="0" w:color="auto"/>
            <w:right w:val="none" w:sz="0" w:space="0" w:color="auto"/>
          </w:divBdr>
        </w:div>
        <w:div w:id="1460413569">
          <w:marLeft w:val="547"/>
          <w:marRight w:val="0"/>
          <w:marTop w:val="115"/>
          <w:marBottom w:val="0"/>
          <w:divBdr>
            <w:top w:val="none" w:sz="0" w:space="0" w:color="auto"/>
            <w:left w:val="none" w:sz="0" w:space="0" w:color="auto"/>
            <w:bottom w:val="none" w:sz="0" w:space="0" w:color="auto"/>
            <w:right w:val="none" w:sz="0" w:space="0" w:color="auto"/>
          </w:divBdr>
        </w:div>
      </w:divsChild>
    </w:div>
    <w:div w:id="756052146">
      <w:bodyDiv w:val="1"/>
      <w:marLeft w:val="0"/>
      <w:marRight w:val="0"/>
      <w:marTop w:val="0"/>
      <w:marBottom w:val="0"/>
      <w:divBdr>
        <w:top w:val="none" w:sz="0" w:space="0" w:color="auto"/>
        <w:left w:val="none" w:sz="0" w:space="0" w:color="auto"/>
        <w:bottom w:val="none" w:sz="0" w:space="0" w:color="auto"/>
        <w:right w:val="none" w:sz="0" w:space="0" w:color="auto"/>
      </w:divBdr>
    </w:div>
    <w:div w:id="756095049">
      <w:bodyDiv w:val="1"/>
      <w:marLeft w:val="0"/>
      <w:marRight w:val="0"/>
      <w:marTop w:val="0"/>
      <w:marBottom w:val="0"/>
      <w:divBdr>
        <w:top w:val="none" w:sz="0" w:space="0" w:color="auto"/>
        <w:left w:val="none" w:sz="0" w:space="0" w:color="auto"/>
        <w:bottom w:val="none" w:sz="0" w:space="0" w:color="auto"/>
        <w:right w:val="none" w:sz="0" w:space="0" w:color="auto"/>
      </w:divBdr>
    </w:div>
    <w:div w:id="756245992">
      <w:bodyDiv w:val="1"/>
      <w:marLeft w:val="0"/>
      <w:marRight w:val="0"/>
      <w:marTop w:val="0"/>
      <w:marBottom w:val="0"/>
      <w:divBdr>
        <w:top w:val="none" w:sz="0" w:space="0" w:color="auto"/>
        <w:left w:val="none" w:sz="0" w:space="0" w:color="auto"/>
        <w:bottom w:val="none" w:sz="0" w:space="0" w:color="auto"/>
        <w:right w:val="none" w:sz="0" w:space="0" w:color="auto"/>
      </w:divBdr>
      <w:divsChild>
        <w:div w:id="1190989946">
          <w:marLeft w:val="0"/>
          <w:marRight w:val="0"/>
          <w:marTop w:val="0"/>
          <w:marBottom w:val="0"/>
          <w:divBdr>
            <w:top w:val="none" w:sz="0" w:space="0" w:color="auto"/>
            <w:left w:val="none" w:sz="0" w:space="0" w:color="auto"/>
            <w:bottom w:val="none" w:sz="0" w:space="0" w:color="auto"/>
            <w:right w:val="none" w:sz="0" w:space="0" w:color="auto"/>
          </w:divBdr>
        </w:div>
      </w:divsChild>
    </w:div>
    <w:div w:id="759329257">
      <w:bodyDiv w:val="1"/>
      <w:marLeft w:val="0"/>
      <w:marRight w:val="0"/>
      <w:marTop w:val="0"/>
      <w:marBottom w:val="0"/>
      <w:divBdr>
        <w:top w:val="none" w:sz="0" w:space="0" w:color="auto"/>
        <w:left w:val="none" w:sz="0" w:space="0" w:color="auto"/>
        <w:bottom w:val="none" w:sz="0" w:space="0" w:color="auto"/>
        <w:right w:val="none" w:sz="0" w:space="0" w:color="auto"/>
      </w:divBdr>
    </w:div>
    <w:div w:id="759368759">
      <w:bodyDiv w:val="1"/>
      <w:marLeft w:val="0"/>
      <w:marRight w:val="0"/>
      <w:marTop w:val="0"/>
      <w:marBottom w:val="0"/>
      <w:divBdr>
        <w:top w:val="none" w:sz="0" w:space="0" w:color="auto"/>
        <w:left w:val="none" w:sz="0" w:space="0" w:color="auto"/>
        <w:bottom w:val="none" w:sz="0" w:space="0" w:color="auto"/>
        <w:right w:val="none" w:sz="0" w:space="0" w:color="auto"/>
      </w:divBdr>
    </w:div>
    <w:div w:id="760570846">
      <w:bodyDiv w:val="1"/>
      <w:marLeft w:val="0"/>
      <w:marRight w:val="0"/>
      <w:marTop w:val="0"/>
      <w:marBottom w:val="0"/>
      <w:divBdr>
        <w:top w:val="none" w:sz="0" w:space="0" w:color="auto"/>
        <w:left w:val="none" w:sz="0" w:space="0" w:color="auto"/>
        <w:bottom w:val="none" w:sz="0" w:space="0" w:color="auto"/>
        <w:right w:val="none" w:sz="0" w:space="0" w:color="auto"/>
      </w:divBdr>
    </w:div>
    <w:div w:id="760836368">
      <w:bodyDiv w:val="1"/>
      <w:marLeft w:val="0"/>
      <w:marRight w:val="0"/>
      <w:marTop w:val="0"/>
      <w:marBottom w:val="0"/>
      <w:divBdr>
        <w:top w:val="none" w:sz="0" w:space="0" w:color="auto"/>
        <w:left w:val="none" w:sz="0" w:space="0" w:color="auto"/>
        <w:bottom w:val="none" w:sz="0" w:space="0" w:color="auto"/>
        <w:right w:val="none" w:sz="0" w:space="0" w:color="auto"/>
      </w:divBdr>
    </w:div>
    <w:div w:id="762608113">
      <w:bodyDiv w:val="1"/>
      <w:marLeft w:val="0"/>
      <w:marRight w:val="0"/>
      <w:marTop w:val="0"/>
      <w:marBottom w:val="0"/>
      <w:divBdr>
        <w:top w:val="none" w:sz="0" w:space="0" w:color="auto"/>
        <w:left w:val="none" w:sz="0" w:space="0" w:color="auto"/>
        <w:bottom w:val="none" w:sz="0" w:space="0" w:color="auto"/>
        <w:right w:val="none" w:sz="0" w:space="0" w:color="auto"/>
      </w:divBdr>
    </w:div>
    <w:div w:id="763304337">
      <w:bodyDiv w:val="1"/>
      <w:marLeft w:val="0"/>
      <w:marRight w:val="0"/>
      <w:marTop w:val="0"/>
      <w:marBottom w:val="0"/>
      <w:divBdr>
        <w:top w:val="none" w:sz="0" w:space="0" w:color="auto"/>
        <w:left w:val="none" w:sz="0" w:space="0" w:color="auto"/>
        <w:bottom w:val="none" w:sz="0" w:space="0" w:color="auto"/>
        <w:right w:val="none" w:sz="0" w:space="0" w:color="auto"/>
      </w:divBdr>
      <w:divsChild>
        <w:div w:id="240603766">
          <w:marLeft w:val="547"/>
          <w:marRight w:val="0"/>
          <w:marTop w:val="106"/>
          <w:marBottom w:val="0"/>
          <w:divBdr>
            <w:top w:val="none" w:sz="0" w:space="0" w:color="auto"/>
            <w:left w:val="none" w:sz="0" w:space="0" w:color="auto"/>
            <w:bottom w:val="none" w:sz="0" w:space="0" w:color="auto"/>
            <w:right w:val="none" w:sz="0" w:space="0" w:color="auto"/>
          </w:divBdr>
        </w:div>
        <w:div w:id="372192196">
          <w:marLeft w:val="1166"/>
          <w:marRight w:val="0"/>
          <w:marTop w:val="106"/>
          <w:marBottom w:val="0"/>
          <w:divBdr>
            <w:top w:val="none" w:sz="0" w:space="0" w:color="auto"/>
            <w:left w:val="none" w:sz="0" w:space="0" w:color="auto"/>
            <w:bottom w:val="none" w:sz="0" w:space="0" w:color="auto"/>
            <w:right w:val="none" w:sz="0" w:space="0" w:color="auto"/>
          </w:divBdr>
        </w:div>
        <w:div w:id="818807743">
          <w:marLeft w:val="547"/>
          <w:marRight w:val="0"/>
          <w:marTop w:val="106"/>
          <w:marBottom w:val="0"/>
          <w:divBdr>
            <w:top w:val="none" w:sz="0" w:space="0" w:color="auto"/>
            <w:left w:val="none" w:sz="0" w:space="0" w:color="auto"/>
            <w:bottom w:val="none" w:sz="0" w:space="0" w:color="auto"/>
            <w:right w:val="none" w:sz="0" w:space="0" w:color="auto"/>
          </w:divBdr>
        </w:div>
        <w:div w:id="1781683048">
          <w:marLeft w:val="547"/>
          <w:marRight w:val="0"/>
          <w:marTop w:val="106"/>
          <w:marBottom w:val="0"/>
          <w:divBdr>
            <w:top w:val="none" w:sz="0" w:space="0" w:color="auto"/>
            <w:left w:val="none" w:sz="0" w:space="0" w:color="auto"/>
            <w:bottom w:val="none" w:sz="0" w:space="0" w:color="auto"/>
            <w:right w:val="none" w:sz="0" w:space="0" w:color="auto"/>
          </w:divBdr>
        </w:div>
        <w:div w:id="1801026780">
          <w:marLeft w:val="547"/>
          <w:marRight w:val="0"/>
          <w:marTop w:val="106"/>
          <w:marBottom w:val="0"/>
          <w:divBdr>
            <w:top w:val="none" w:sz="0" w:space="0" w:color="auto"/>
            <w:left w:val="none" w:sz="0" w:space="0" w:color="auto"/>
            <w:bottom w:val="none" w:sz="0" w:space="0" w:color="auto"/>
            <w:right w:val="none" w:sz="0" w:space="0" w:color="auto"/>
          </w:divBdr>
        </w:div>
        <w:div w:id="1991514113">
          <w:marLeft w:val="1166"/>
          <w:marRight w:val="0"/>
          <w:marTop w:val="106"/>
          <w:marBottom w:val="0"/>
          <w:divBdr>
            <w:top w:val="none" w:sz="0" w:space="0" w:color="auto"/>
            <w:left w:val="none" w:sz="0" w:space="0" w:color="auto"/>
            <w:bottom w:val="none" w:sz="0" w:space="0" w:color="auto"/>
            <w:right w:val="none" w:sz="0" w:space="0" w:color="auto"/>
          </w:divBdr>
        </w:div>
      </w:divsChild>
    </w:div>
    <w:div w:id="764347384">
      <w:bodyDiv w:val="1"/>
      <w:marLeft w:val="0"/>
      <w:marRight w:val="0"/>
      <w:marTop w:val="0"/>
      <w:marBottom w:val="0"/>
      <w:divBdr>
        <w:top w:val="none" w:sz="0" w:space="0" w:color="auto"/>
        <w:left w:val="none" w:sz="0" w:space="0" w:color="auto"/>
        <w:bottom w:val="none" w:sz="0" w:space="0" w:color="auto"/>
        <w:right w:val="none" w:sz="0" w:space="0" w:color="auto"/>
      </w:divBdr>
    </w:div>
    <w:div w:id="766460292">
      <w:bodyDiv w:val="1"/>
      <w:marLeft w:val="0"/>
      <w:marRight w:val="0"/>
      <w:marTop w:val="0"/>
      <w:marBottom w:val="0"/>
      <w:divBdr>
        <w:top w:val="none" w:sz="0" w:space="0" w:color="auto"/>
        <w:left w:val="none" w:sz="0" w:space="0" w:color="auto"/>
        <w:bottom w:val="none" w:sz="0" w:space="0" w:color="auto"/>
        <w:right w:val="none" w:sz="0" w:space="0" w:color="auto"/>
      </w:divBdr>
    </w:div>
    <w:div w:id="766852970">
      <w:bodyDiv w:val="1"/>
      <w:marLeft w:val="0"/>
      <w:marRight w:val="0"/>
      <w:marTop w:val="0"/>
      <w:marBottom w:val="0"/>
      <w:divBdr>
        <w:top w:val="none" w:sz="0" w:space="0" w:color="auto"/>
        <w:left w:val="none" w:sz="0" w:space="0" w:color="auto"/>
        <w:bottom w:val="none" w:sz="0" w:space="0" w:color="auto"/>
        <w:right w:val="none" w:sz="0" w:space="0" w:color="auto"/>
      </w:divBdr>
    </w:div>
    <w:div w:id="766971037">
      <w:bodyDiv w:val="1"/>
      <w:marLeft w:val="0"/>
      <w:marRight w:val="0"/>
      <w:marTop w:val="0"/>
      <w:marBottom w:val="0"/>
      <w:divBdr>
        <w:top w:val="none" w:sz="0" w:space="0" w:color="auto"/>
        <w:left w:val="none" w:sz="0" w:space="0" w:color="auto"/>
        <w:bottom w:val="none" w:sz="0" w:space="0" w:color="auto"/>
        <w:right w:val="none" w:sz="0" w:space="0" w:color="auto"/>
      </w:divBdr>
      <w:divsChild>
        <w:div w:id="169638499">
          <w:marLeft w:val="547"/>
          <w:marRight w:val="0"/>
          <w:marTop w:val="120"/>
          <w:marBottom w:val="0"/>
          <w:divBdr>
            <w:top w:val="none" w:sz="0" w:space="0" w:color="auto"/>
            <w:left w:val="none" w:sz="0" w:space="0" w:color="auto"/>
            <w:bottom w:val="none" w:sz="0" w:space="0" w:color="auto"/>
            <w:right w:val="none" w:sz="0" w:space="0" w:color="auto"/>
          </w:divBdr>
        </w:div>
        <w:div w:id="574557339">
          <w:marLeft w:val="547"/>
          <w:marRight w:val="0"/>
          <w:marTop w:val="115"/>
          <w:marBottom w:val="0"/>
          <w:divBdr>
            <w:top w:val="none" w:sz="0" w:space="0" w:color="auto"/>
            <w:left w:val="none" w:sz="0" w:space="0" w:color="auto"/>
            <w:bottom w:val="none" w:sz="0" w:space="0" w:color="auto"/>
            <w:right w:val="none" w:sz="0" w:space="0" w:color="auto"/>
          </w:divBdr>
        </w:div>
        <w:div w:id="705644183">
          <w:marLeft w:val="547"/>
          <w:marRight w:val="0"/>
          <w:marTop w:val="115"/>
          <w:marBottom w:val="0"/>
          <w:divBdr>
            <w:top w:val="none" w:sz="0" w:space="0" w:color="auto"/>
            <w:left w:val="none" w:sz="0" w:space="0" w:color="auto"/>
            <w:bottom w:val="none" w:sz="0" w:space="0" w:color="auto"/>
            <w:right w:val="none" w:sz="0" w:space="0" w:color="auto"/>
          </w:divBdr>
        </w:div>
        <w:div w:id="1072898129">
          <w:marLeft w:val="547"/>
          <w:marRight w:val="0"/>
          <w:marTop w:val="120"/>
          <w:marBottom w:val="0"/>
          <w:divBdr>
            <w:top w:val="none" w:sz="0" w:space="0" w:color="auto"/>
            <w:left w:val="none" w:sz="0" w:space="0" w:color="auto"/>
            <w:bottom w:val="none" w:sz="0" w:space="0" w:color="auto"/>
            <w:right w:val="none" w:sz="0" w:space="0" w:color="auto"/>
          </w:divBdr>
        </w:div>
      </w:divsChild>
    </w:div>
    <w:div w:id="766996748">
      <w:bodyDiv w:val="1"/>
      <w:marLeft w:val="0"/>
      <w:marRight w:val="0"/>
      <w:marTop w:val="0"/>
      <w:marBottom w:val="0"/>
      <w:divBdr>
        <w:top w:val="none" w:sz="0" w:space="0" w:color="auto"/>
        <w:left w:val="none" w:sz="0" w:space="0" w:color="auto"/>
        <w:bottom w:val="none" w:sz="0" w:space="0" w:color="auto"/>
        <w:right w:val="none" w:sz="0" w:space="0" w:color="auto"/>
      </w:divBdr>
    </w:div>
    <w:div w:id="767234059">
      <w:bodyDiv w:val="1"/>
      <w:marLeft w:val="0"/>
      <w:marRight w:val="0"/>
      <w:marTop w:val="0"/>
      <w:marBottom w:val="0"/>
      <w:divBdr>
        <w:top w:val="none" w:sz="0" w:space="0" w:color="auto"/>
        <w:left w:val="none" w:sz="0" w:space="0" w:color="auto"/>
        <w:bottom w:val="none" w:sz="0" w:space="0" w:color="auto"/>
        <w:right w:val="none" w:sz="0" w:space="0" w:color="auto"/>
      </w:divBdr>
    </w:div>
    <w:div w:id="767387637">
      <w:bodyDiv w:val="1"/>
      <w:marLeft w:val="0"/>
      <w:marRight w:val="0"/>
      <w:marTop w:val="0"/>
      <w:marBottom w:val="0"/>
      <w:divBdr>
        <w:top w:val="none" w:sz="0" w:space="0" w:color="auto"/>
        <w:left w:val="none" w:sz="0" w:space="0" w:color="auto"/>
        <w:bottom w:val="none" w:sz="0" w:space="0" w:color="auto"/>
        <w:right w:val="none" w:sz="0" w:space="0" w:color="auto"/>
      </w:divBdr>
    </w:div>
    <w:div w:id="767778898">
      <w:bodyDiv w:val="1"/>
      <w:marLeft w:val="0"/>
      <w:marRight w:val="0"/>
      <w:marTop w:val="0"/>
      <w:marBottom w:val="0"/>
      <w:divBdr>
        <w:top w:val="none" w:sz="0" w:space="0" w:color="auto"/>
        <w:left w:val="none" w:sz="0" w:space="0" w:color="auto"/>
        <w:bottom w:val="none" w:sz="0" w:space="0" w:color="auto"/>
        <w:right w:val="none" w:sz="0" w:space="0" w:color="auto"/>
      </w:divBdr>
    </w:div>
    <w:div w:id="768506293">
      <w:bodyDiv w:val="1"/>
      <w:marLeft w:val="0"/>
      <w:marRight w:val="0"/>
      <w:marTop w:val="0"/>
      <w:marBottom w:val="0"/>
      <w:divBdr>
        <w:top w:val="none" w:sz="0" w:space="0" w:color="auto"/>
        <w:left w:val="none" w:sz="0" w:space="0" w:color="auto"/>
        <w:bottom w:val="none" w:sz="0" w:space="0" w:color="auto"/>
        <w:right w:val="none" w:sz="0" w:space="0" w:color="auto"/>
      </w:divBdr>
    </w:div>
    <w:div w:id="769664488">
      <w:bodyDiv w:val="1"/>
      <w:marLeft w:val="0"/>
      <w:marRight w:val="0"/>
      <w:marTop w:val="0"/>
      <w:marBottom w:val="0"/>
      <w:divBdr>
        <w:top w:val="none" w:sz="0" w:space="0" w:color="auto"/>
        <w:left w:val="none" w:sz="0" w:space="0" w:color="auto"/>
        <w:bottom w:val="none" w:sz="0" w:space="0" w:color="auto"/>
        <w:right w:val="none" w:sz="0" w:space="0" w:color="auto"/>
      </w:divBdr>
    </w:div>
    <w:div w:id="770247419">
      <w:bodyDiv w:val="1"/>
      <w:marLeft w:val="0"/>
      <w:marRight w:val="0"/>
      <w:marTop w:val="0"/>
      <w:marBottom w:val="0"/>
      <w:divBdr>
        <w:top w:val="none" w:sz="0" w:space="0" w:color="auto"/>
        <w:left w:val="none" w:sz="0" w:space="0" w:color="auto"/>
        <w:bottom w:val="none" w:sz="0" w:space="0" w:color="auto"/>
        <w:right w:val="none" w:sz="0" w:space="0" w:color="auto"/>
      </w:divBdr>
      <w:divsChild>
        <w:div w:id="1212426631">
          <w:marLeft w:val="1166"/>
          <w:marRight w:val="0"/>
          <w:marTop w:val="86"/>
          <w:marBottom w:val="0"/>
          <w:divBdr>
            <w:top w:val="none" w:sz="0" w:space="0" w:color="auto"/>
            <w:left w:val="none" w:sz="0" w:space="0" w:color="auto"/>
            <w:bottom w:val="none" w:sz="0" w:space="0" w:color="auto"/>
            <w:right w:val="none" w:sz="0" w:space="0" w:color="auto"/>
          </w:divBdr>
        </w:div>
        <w:div w:id="1385789234">
          <w:marLeft w:val="547"/>
          <w:marRight w:val="0"/>
          <w:marTop w:val="86"/>
          <w:marBottom w:val="0"/>
          <w:divBdr>
            <w:top w:val="none" w:sz="0" w:space="0" w:color="auto"/>
            <w:left w:val="none" w:sz="0" w:space="0" w:color="auto"/>
            <w:bottom w:val="none" w:sz="0" w:space="0" w:color="auto"/>
            <w:right w:val="none" w:sz="0" w:space="0" w:color="auto"/>
          </w:divBdr>
        </w:div>
        <w:div w:id="1885095655">
          <w:marLeft w:val="547"/>
          <w:marRight w:val="0"/>
          <w:marTop w:val="86"/>
          <w:marBottom w:val="0"/>
          <w:divBdr>
            <w:top w:val="none" w:sz="0" w:space="0" w:color="auto"/>
            <w:left w:val="none" w:sz="0" w:space="0" w:color="auto"/>
            <w:bottom w:val="none" w:sz="0" w:space="0" w:color="auto"/>
            <w:right w:val="none" w:sz="0" w:space="0" w:color="auto"/>
          </w:divBdr>
        </w:div>
      </w:divsChild>
    </w:div>
    <w:div w:id="770510415">
      <w:bodyDiv w:val="1"/>
      <w:marLeft w:val="0"/>
      <w:marRight w:val="0"/>
      <w:marTop w:val="0"/>
      <w:marBottom w:val="0"/>
      <w:divBdr>
        <w:top w:val="none" w:sz="0" w:space="0" w:color="auto"/>
        <w:left w:val="none" w:sz="0" w:space="0" w:color="auto"/>
        <w:bottom w:val="none" w:sz="0" w:space="0" w:color="auto"/>
        <w:right w:val="none" w:sz="0" w:space="0" w:color="auto"/>
      </w:divBdr>
    </w:div>
    <w:div w:id="770901748">
      <w:bodyDiv w:val="1"/>
      <w:marLeft w:val="0"/>
      <w:marRight w:val="0"/>
      <w:marTop w:val="0"/>
      <w:marBottom w:val="0"/>
      <w:divBdr>
        <w:top w:val="none" w:sz="0" w:space="0" w:color="auto"/>
        <w:left w:val="none" w:sz="0" w:space="0" w:color="auto"/>
        <w:bottom w:val="none" w:sz="0" w:space="0" w:color="auto"/>
        <w:right w:val="none" w:sz="0" w:space="0" w:color="auto"/>
      </w:divBdr>
    </w:div>
    <w:div w:id="770903064">
      <w:bodyDiv w:val="1"/>
      <w:marLeft w:val="0"/>
      <w:marRight w:val="0"/>
      <w:marTop w:val="0"/>
      <w:marBottom w:val="0"/>
      <w:divBdr>
        <w:top w:val="none" w:sz="0" w:space="0" w:color="auto"/>
        <w:left w:val="none" w:sz="0" w:space="0" w:color="auto"/>
        <w:bottom w:val="none" w:sz="0" w:space="0" w:color="auto"/>
        <w:right w:val="none" w:sz="0" w:space="0" w:color="auto"/>
      </w:divBdr>
    </w:div>
    <w:div w:id="771165059">
      <w:bodyDiv w:val="1"/>
      <w:marLeft w:val="0"/>
      <w:marRight w:val="0"/>
      <w:marTop w:val="0"/>
      <w:marBottom w:val="0"/>
      <w:divBdr>
        <w:top w:val="none" w:sz="0" w:space="0" w:color="auto"/>
        <w:left w:val="none" w:sz="0" w:space="0" w:color="auto"/>
        <w:bottom w:val="none" w:sz="0" w:space="0" w:color="auto"/>
        <w:right w:val="none" w:sz="0" w:space="0" w:color="auto"/>
      </w:divBdr>
    </w:div>
    <w:div w:id="771240108">
      <w:bodyDiv w:val="1"/>
      <w:marLeft w:val="0"/>
      <w:marRight w:val="0"/>
      <w:marTop w:val="0"/>
      <w:marBottom w:val="0"/>
      <w:divBdr>
        <w:top w:val="none" w:sz="0" w:space="0" w:color="auto"/>
        <w:left w:val="none" w:sz="0" w:space="0" w:color="auto"/>
        <w:bottom w:val="none" w:sz="0" w:space="0" w:color="auto"/>
        <w:right w:val="none" w:sz="0" w:space="0" w:color="auto"/>
      </w:divBdr>
    </w:div>
    <w:div w:id="772167076">
      <w:bodyDiv w:val="1"/>
      <w:marLeft w:val="0"/>
      <w:marRight w:val="0"/>
      <w:marTop w:val="0"/>
      <w:marBottom w:val="0"/>
      <w:divBdr>
        <w:top w:val="none" w:sz="0" w:space="0" w:color="auto"/>
        <w:left w:val="none" w:sz="0" w:space="0" w:color="auto"/>
        <w:bottom w:val="none" w:sz="0" w:space="0" w:color="auto"/>
        <w:right w:val="none" w:sz="0" w:space="0" w:color="auto"/>
      </w:divBdr>
    </w:div>
    <w:div w:id="772434450">
      <w:bodyDiv w:val="1"/>
      <w:marLeft w:val="0"/>
      <w:marRight w:val="0"/>
      <w:marTop w:val="0"/>
      <w:marBottom w:val="0"/>
      <w:divBdr>
        <w:top w:val="none" w:sz="0" w:space="0" w:color="auto"/>
        <w:left w:val="none" w:sz="0" w:space="0" w:color="auto"/>
        <w:bottom w:val="none" w:sz="0" w:space="0" w:color="auto"/>
        <w:right w:val="none" w:sz="0" w:space="0" w:color="auto"/>
      </w:divBdr>
    </w:div>
    <w:div w:id="772941012">
      <w:bodyDiv w:val="1"/>
      <w:marLeft w:val="0"/>
      <w:marRight w:val="0"/>
      <w:marTop w:val="0"/>
      <w:marBottom w:val="0"/>
      <w:divBdr>
        <w:top w:val="none" w:sz="0" w:space="0" w:color="auto"/>
        <w:left w:val="none" w:sz="0" w:space="0" w:color="auto"/>
        <w:bottom w:val="none" w:sz="0" w:space="0" w:color="auto"/>
        <w:right w:val="none" w:sz="0" w:space="0" w:color="auto"/>
      </w:divBdr>
    </w:div>
    <w:div w:id="774327985">
      <w:bodyDiv w:val="1"/>
      <w:marLeft w:val="0"/>
      <w:marRight w:val="0"/>
      <w:marTop w:val="0"/>
      <w:marBottom w:val="0"/>
      <w:divBdr>
        <w:top w:val="none" w:sz="0" w:space="0" w:color="auto"/>
        <w:left w:val="none" w:sz="0" w:space="0" w:color="auto"/>
        <w:bottom w:val="none" w:sz="0" w:space="0" w:color="auto"/>
        <w:right w:val="none" w:sz="0" w:space="0" w:color="auto"/>
      </w:divBdr>
      <w:divsChild>
        <w:div w:id="6490782">
          <w:marLeft w:val="547"/>
          <w:marRight w:val="0"/>
          <w:marTop w:val="115"/>
          <w:marBottom w:val="0"/>
          <w:divBdr>
            <w:top w:val="none" w:sz="0" w:space="0" w:color="auto"/>
            <w:left w:val="none" w:sz="0" w:space="0" w:color="auto"/>
            <w:bottom w:val="none" w:sz="0" w:space="0" w:color="auto"/>
            <w:right w:val="none" w:sz="0" w:space="0" w:color="auto"/>
          </w:divBdr>
        </w:div>
        <w:div w:id="508060437">
          <w:marLeft w:val="1166"/>
          <w:marRight w:val="0"/>
          <w:marTop w:val="96"/>
          <w:marBottom w:val="0"/>
          <w:divBdr>
            <w:top w:val="none" w:sz="0" w:space="0" w:color="auto"/>
            <w:left w:val="none" w:sz="0" w:space="0" w:color="auto"/>
            <w:bottom w:val="none" w:sz="0" w:space="0" w:color="auto"/>
            <w:right w:val="none" w:sz="0" w:space="0" w:color="auto"/>
          </w:divBdr>
        </w:div>
        <w:div w:id="835726920">
          <w:marLeft w:val="547"/>
          <w:marRight w:val="0"/>
          <w:marTop w:val="115"/>
          <w:marBottom w:val="0"/>
          <w:divBdr>
            <w:top w:val="none" w:sz="0" w:space="0" w:color="auto"/>
            <w:left w:val="none" w:sz="0" w:space="0" w:color="auto"/>
            <w:bottom w:val="none" w:sz="0" w:space="0" w:color="auto"/>
            <w:right w:val="none" w:sz="0" w:space="0" w:color="auto"/>
          </w:divBdr>
        </w:div>
        <w:div w:id="972102854">
          <w:marLeft w:val="547"/>
          <w:marRight w:val="0"/>
          <w:marTop w:val="115"/>
          <w:marBottom w:val="0"/>
          <w:divBdr>
            <w:top w:val="none" w:sz="0" w:space="0" w:color="auto"/>
            <w:left w:val="none" w:sz="0" w:space="0" w:color="auto"/>
            <w:bottom w:val="none" w:sz="0" w:space="0" w:color="auto"/>
            <w:right w:val="none" w:sz="0" w:space="0" w:color="auto"/>
          </w:divBdr>
        </w:div>
        <w:div w:id="1041440067">
          <w:marLeft w:val="1166"/>
          <w:marRight w:val="0"/>
          <w:marTop w:val="96"/>
          <w:marBottom w:val="0"/>
          <w:divBdr>
            <w:top w:val="none" w:sz="0" w:space="0" w:color="auto"/>
            <w:left w:val="none" w:sz="0" w:space="0" w:color="auto"/>
            <w:bottom w:val="none" w:sz="0" w:space="0" w:color="auto"/>
            <w:right w:val="none" w:sz="0" w:space="0" w:color="auto"/>
          </w:divBdr>
        </w:div>
        <w:div w:id="1042706252">
          <w:marLeft w:val="1166"/>
          <w:marRight w:val="0"/>
          <w:marTop w:val="96"/>
          <w:marBottom w:val="0"/>
          <w:divBdr>
            <w:top w:val="none" w:sz="0" w:space="0" w:color="auto"/>
            <w:left w:val="none" w:sz="0" w:space="0" w:color="auto"/>
            <w:bottom w:val="none" w:sz="0" w:space="0" w:color="auto"/>
            <w:right w:val="none" w:sz="0" w:space="0" w:color="auto"/>
          </w:divBdr>
        </w:div>
        <w:div w:id="1435594123">
          <w:marLeft w:val="1166"/>
          <w:marRight w:val="0"/>
          <w:marTop w:val="96"/>
          <w:marBottom w:val="0"/>
          <w:divBdr>
            <w:top w:val="none" w:sz="0" w:space="0" w:color="auto"/>
            <w:left w:val="none" w:sz="0" w:space="0" w:color="auto"/>
            <w:bottom w:val="none" w:sz="0" w:space="0" w:color="auto"/>
            <w:right w:val="none" w:sz="0" w:space="0" w:color="auto"/>
          </w:divBdr>
        </w:div>
        <w:div w:id="1817214266">
          <w:marLeft w:val="1166"/>
          <w:marRight w:val="0"/>
          <w:marTop w:val="96"/>
          <w:marBottom w:val="0"/>
          <w:divBdr>
            <w:top w:val="none" w:sz="0" w:space="0" w:color="auto"/>
            <w:left w:val="none" w:sz="0" w:space="0" w:color="auto"/>
            <w:bottom w:val="none" w:sz="0" w:space="0" w:color="auto"/>
            <w:right w:val="none" w:sz="0" w:space="0" w:color="auto"/>
          </w:divBdr>
        </w:div>
        <w:div w:id="1885631996">
          <w:marLeft w:val="1800"/>
          <w:marRight w:val="0"/>
          <w:marTop w:val="86"/>
          <w:marBottom w:val="0"/>
          <w:divBdr>
            <w:top w:val="none" w:sz="0" w:space="0" w:color="auto"/>
            <w:left w:val="none" w:sz="0" w:space="0" w:color="auto"/>
            <w:bottom w:val="none" w:sz="0" w:space="0" w:color="auto"/>
            <w:right w:val="none" w:sz="0" w:space="0" w:color="auto"/>
          </w:divBdr>
        </w:div>
        <w:div w:id="1971857109">
          <w:marLeft w:val="547"/>
          <w:marRight w:val="0"/>
          <w:marTop w:val="115"/>
          <w:marBottom w:val="0"/>
          <w:divBdr>
            <w:top w:val="none" w:sz="0" w:space="0" w:color="auto"/>
            <w:left w:val="none" w:sz="0" w:space="0" w:color="auto"/>
            <w:bottom w:val="none" w:sz="0" w:space="0" w:color="auto"/>
            <w:right w:val="none" w:sz="0" w:space="0" w:color="auto"/>
          </w:divBdr>
        </w:div>
      </w:divsChild>
    </w:div>
    <w:div w:id="774986614">
      <w:bodyDiv w:val="1"/>
      <w:marLeft w:val="0"/>
      <w:marRight w:val="0"/>
      <w:marTop w:val="0"/>
      <w:marBottom w:val="0"/>
      <w:divBdr>
        <w:top w:val="none" w:sz="0" w:space="0" w:color="auto"/>
        <w:left w:val="none" w:sz="0" w:space="0" w:color="auto"/>
        <w:bottom w:val="none" w:sz="0" w:space="0" w:color="auto"/>
        <w:right w:val="none" w:sz="0" w:space="0" w:color="auto"/>
      </w:divBdr>
    </w:div>
    <w:div w:id="775249580">
      <w:bodyDiv w:val="1"/>
      <w:marLeft w:val="0"/>
      <w:marRight w:val="0"/>
      <w:marTop w:val="0"/>
      <w:marBottom w:val="0"/>
      <w:divBdr>
        <w:top w:val="none" w:sz="0" w:space="0" w:color="auto"/>
        <w:left w:val="none" w:sz="0" w:space="0" w:color="auto"/>
        <w:bottom w:val="none" w:sz="0" w:space="0" w:color="auto"/>
        <w:right w:val="none" w:sz="0" w:space="0" w:color="auto"/>
      </w:divBdr>
    </w:div>
    <w:div w:id="775371141">
      <w:bodyDiv w:val="1"/>
      <w:marLeft w:val="0"/>
      <w:marRight w:val="0"/>
      <w:marTop w:val="0"/>
      <w:marBottom w:val="0"/>
      <w:divBdr>
        <w:top w:val="none" w:sz="0" w:space="0" w:color="auto"/>
        <w:left w:val="none" w:sz="0" w:space="0" w:color="auto"/>
        <w:bottom w:val="none" w:sz="0" w:space="0" w:color="auto"/>
        <w:right w:val="none" w:sz="0" w:space="0" w:color="auto"/>
      </w:divBdr>
      <w:divsChild>
        <w:div w:id="125007011">
          <w:marLeft w:val="547"/>
          <w:marRight w:val="0"/>
          <w:marTop w:val="96"/>
          <w:marBottom w:val="0"/>
          <w:divBdr>
            <w:top w:val="none" w:sz="0" w:space="0" w:color="auto"/>
            <w:left w:val="none" w:sz="0" w:space="0" w:color="auto"/>
            <w:bottom w:val="none" w:sz="0" w:space="0" w:color="auto"/>
            <w:right w:val="none" w:sz="0" w:space="0" w:color="auto"/>
          </w:divBdr>
        </w:div>
        <w:div w:id="151682367">
          <w:marLeft w:val="547"/>
          <w:marRight w:val="0"/>
          <w:marTop w:val="96"/>
          <w:marBottom w:val="0"/>
          <w:divBdr>
            <w:top w:val="none" w:sz="0" w:space="0" w:color="auto"/>
            <w:left w:val="none" w:sz="0" w:space="0" w:color="auto"/>
            <w:bottom w:val="none" w:sz="0" w:space="0" w:color="auto"/>
            <w:right w:val="none" w:sz="0" w:space="0" w:color="auto"/>
          </w:divBdr>
        </w:div>
        <w:div w:id="913051862">
          <w:marLeft w:val="547"/>
          <w:marRight w:val="0"/>
          <w:marTop w:val="96"/>
          <w:marBottom w:val="0"/>
          <w:divBdr>
            <w:top w:val="none" w:sz="0" w:space="0" w:color="auto"/>
            <w:left w:val="none" w:sz="0" w:space="0" w:color="auto"/>
            <w:bottom w:val="none" w:sz="0" w:space="0" w:color="auto"/>
            <w:right w:val="none" w:sz="0" w:space="0" w:color="auto"/>
          </w:divBdr>
        </w:div>
        <w:div w:id="982076853">
          <w:marLeft w:val="547"/>
          <w:marRight w:val="0"/>
          <w:marTop w:val="96"/>
          <w:marBottom w:val="0"/>
          <w:divBdr>
            <w:top w:val="none" w:sz="0" w:space="0" w:color="auto"/>
            <w:left w:val="none" w:sz="0" w:space="0" w:color="auto"/>
            <w:bottom w:val="none" w:sz="0" w:space="0" w:color="auto"/>
            <w:right w:val="none" w:sz="0" w:space="0" w:color="auto"/>
          </w:divBdr>
        </w:div>
        <w:div w:id="1138186220">
          <w:marLeft w:val="1166"/>
          <w:marRight w:val="0"/>
          <w:marTop w:val="77"/>
          <w:marBottom w:val="0"/>
          <w:divBdr>
            <w:top w:val="none" w:sz="0" w:space="0" w:color="auto"/>
            <w:left w:val="none" w:sz="0" w:space="0" w:color="auto"/>
            <w:bottom w:val="none" w:sz="0" w:space="0" w:color="auto"/>
            <w:right w:val="none" w:sz="0" w:space="0" w:color="auto"/>
          </w:divBdr>
        </w:div>
        <w:div w:id="1798328326">
          <w:marLeft w:val="547"/>
          <w:marRight w:val="0"/>
          <w:marTop w:val="96"/>
          <w:marBottom w:val="0"/>
          <w:divBdr>
            <w:top w:val="none" w:sz="0" w:space="0" w:color="auto"/>
            <w:left w:val="none" w:sz="0" w:space="0" w:color="auto"/>
            <w:bottom w:val="none" w:sz="0" w:space="0" w:color="auto"/>
            <w:right w:val="none" w:sz="0" w:space="0" w:color="auto"/>
          </w:divBdr>
        </w:div>
        <w:div w:id="1893079080">
          <w:marLeft w:val="1166"/>
          <w:marRight w:val="0"/>
          <w:marTop w:val="77"/>
          <w:marBottom w:val="0"/>
          <w:divBdr>
            <w:top w:val="none" w:sz="0" w:space="0" w:color="auto"/>
            <w:left w:val="none" w:sz="0" w:space="0" w:color="auto"/>
            <w:bottom w:val="none" w:sz="0" w:space="0" w:color="auto"/>
            <w:right w:val="none" w:sz="0" w:space="0" w:color="auto"/>
          </w:divBdr>
        </w:div>
      </w:divsChild>
    </w:div>
    <w:div w:id="775563349">
      <w:bodyDiv w:val="1"/>
      <w:marLeft w:val="0"/>
      <w:marRight w:val="0"/>
      <w:marTop w:val="0"/>
      <w:marBottom w:val="0"/>
      <w:divBdr>
        <w:top w:val="none" w:sz="0" w:space="0" w:color="auto"/>
        <w:left w:val="none" w:sz="0" w:space="0" w:color="auto"/>
        <w:bottom w:val="none" w:sz="0" w:space="0" w:color="auto"/>
        <w:right w:val="none" w:sz="0" w:space="0" w:color="auto"/>
      </w:divBdr>
      <w:divsChild>
        <w:div w:id="1470826404">
          <w:marLeft w:val="547"/>
          <w:marRight w:val="0"/>
          <w:marTop w:val="154"/>
          <w:marBottom w:val="0"/>
          <w:divBdr>
            <w:top w:val="none" w:sz="0" w:space="0" w:color="auto"/>
            <w:left w:val="none" w:sz="0" w:space="0" w:color="auto"/>
            <w:bottom w:val="none" w:sz="0" w:space="0" w:color="auto"/>
            <w:right w:val="none" w:sz="0" w:space="0" w:color="auto"/>
          </w:divBdr>
        </w:div>
      </w:divsChild>
    </w:div>
    <w:div w:id="775948151">
      <w:bodyDiv w:val="1"/>
      <w:marLeft w:val="0"/>
      <w:marRight w:val="0"/>
      <w:marTop w:val="0"/>
      <w:marBottom w:val="0"/>
      <w:divBdr>
        <w:top w:val="none" w:sz="0" w:space="0" w:color="auto"/>
        <w:left w:val="none" w:sz="0" w:space="0" w:color="auto"/>
        <w:bottom w:val="none" w:sz="0" w:space="0" w:color="auto"/>
        <w:right w:val="none" w:sz="0" w:space="0" w:color="auto"/>
      </w:divBdr>
      <w:divsChild>
        <w:div w:id="66416303">
          <w:marLeft w:val="1800"/>
          <w:marRight w:val="0"/>
          <w:marTop w:val="77"/>
          <w:marBottom w:val="0"/>
          <w:divBdr>
            <w:top w:val="none" w:sz="0" w:space="0" w:color="auto"/>
            <w:left w:val="none" w:sz="0" w:space="0" w:color="auto"/>
            <w:bottom w:val="none" w:sz="0" w:space="0" w:color="auto"/>
            <w:right w:val="none" w:sz="0" w:space="0" w:color="auto"/>
          </w:divBdr>
        </w:div>
        <w:div w:id="111829982">
          <w:marLeft w:val="1800"/>
          <w:marRight w:val="0"/>
          <w:marTop w:val="77"/>
          <w:marBottom w:val="0"/>
          <w:divBdr>
            <w:top w:val="none" w:sz="0" w:space="0" w:color="auto"/>
            <w:left w:val="none" w:sz="0" w:space="0" w:color="auto"/>
            <w:bottom w:val="none" w:sz="0" w:space="0" w:color="auto"/>
            <w:right w:val="none" w:sz="0" w:space="0" w:color="auto"/>
          </w:divBdr>
        </w:div>
        <w:div w:id="207647471">
          <w:marLeft w:val="1800"/>
          <w:marRight w:val="0"/>
          <w:marTop w:val="77"/>
          <w:marBottom w:val="0"/>
          <w:divBdr>
            <w:top w:val="none" w:sz="0" w:space="0" w:color="auto"/>
            <w:left w:val="none" w:sz="0" w:space="0" w:color="auto"/>
            <w:bottom w:val="none" w:sz="0" w:space="0" w:color="auto"/>
            <w:right w:val="none" w:sz="0" w:space="0" w:color="auto"/>
          </w:divBdr>
        </w:div>
        <w:div w:id="324868328">
          <w:marLeft w:val="1166"/>
          <w:marRight w:val="0"/>
          <w:marTop w:val="86"/>
          <w:marBottom w:val="0"/>
          <w:divBdr>
            <w:top w:val="none" w:sz="0" w:space="0" w:color="auto"/>
            <w:left w:val="none" w:sz="0" w:space="0" w:color="auto"/>
            <w:bottom w:val="none" w:sz="0" w:space="0" w:color="auto"/>
            <w:right w:val="none" w:sz="0" w:space="0" w:color="auto"/>
          </w:divBdr>
        </w:div>
        <w:div w:id="437649689">
          <w:marLeft w:val="1800"/>
          <w:marRight w:val="0"/>
          <w:marTop w:val="77"/>
          <w:marBottom w:val="0"/>
          <w:divBdr>
            <w:top w:val="none" w:sz="0" w:space="0" w:color="auto"/>
            <w:left w:val="none" w:sz="0" w:space="0" w:color="auto"/>
            <w:bottom w:val="none" w:sz="0" w:space="0" w:color="auto"/>
            <w:right w:val="none" w:sz="0" w:space="0" w:color="auto"/>
          </w:divBdr>
        </w:div>
        <w:div w:id="547300122">
          <w:marLeft w:val="547"/>
          <w:marRight w:val="0"/>
          <w:marTop w:val="96"/>
          <w:marBottom w:val="0"/>
          <w:divBdr>
            <w:top w:val="none" w:sz="0" w:space="0" w:color="auto"/>
            <w:left w:val="none" w:sz="0" w:space="0" w:color="auto"/>
            <w:bottom w:val="none" w:sz="0" w:space="0" w:color="auto"/>
            <w:right w:val="none" w:sz="0" w:space="0" w:color="auto"/>
          </w:divBdr>
        </w:div>
        <w:div w:id="579872493">
          <w:marLeft w:val="1166"/>
          <w:marRight w:val="0"/>
          <w:marTop w:val="86"/>
          <w:marBottom w:val="0"/>
          <w:divBdr>
            <w:top w:val="none" w:sz="0" w:space="0" w:color="auto"/>
            <w:left w:val="none" w:sz="0" w:space="0" w:color="auto"/>
            <w:bottom w:val="none" w:sz="0" w:space="0" w:color="auto"/>
            <w:right w:val="none" w:sz="0" w:space="0" w:color="auto"/>
          </w:divBdr>
        </w:div>
        <w:div w:id="717586148">
          <w:marLeft w:val="1800"/>
          <w:marRight w:val="0"/>
          <w:marTop w:val="77"/>
          <w:marBottom w:val="0"/>
          <w:divBdr>
            <w:top w:val="none" w:sz="0" w:space="0" w:color="auto"/>
            <w:left w:val="none" w:sz="0" w:space="0" w:color="auto"/>
            <w:bottom w:val="none" w:sz="0" w:space="0" w:color="auto"/>
            <w:right w:val="none" w:sz="0" w:space="0" w:color="auto"/>
          </w:divBdr>
        </w:div>
        <w:div w:id="1769813501">
          <w:marLeft w:val="1800"/>
          <w:marRight w:val="0"/>
          <w:marTop w:val="77"/>
          <w:marBottom w:val="0"/>
          <w:divBdr>
            <w:top w:val="none" w:sz="0" w:space="0" w:color="auto"/>
            <w:left w:val="none" w:sz="0" w:space="0" w:color="auto"/>
            <w:bottom w:val="none" w:sz="0" w:space="0" w:color="auto"/>
            <w:right w:val="none" w:sz="0" w:space="0" w:color="auto"/>
          </w:divBdr>
        </w:div>
      </w:divsChild>
    </w:div>
    <w:div w:id="776173290">
      <w:bodyDiv w:val="1"/>
      <w:marLeft w:val="0"/>
      <w:marRight w:val="0"/>
      <w:marTop w:val="0"/>
      <w:marBottom w:val="0"/>
      <w:divBdr>
        <w:top w:val="none" w:sz="0" w:space="0" w:color="auto"/>
        <w:left w:val="none" w:sz="0" w:space="0" w:color="auto"/>
        <w:bottom w:val="none" w:sz="0" w:space="0" w:color="auto"/>
        <w:right w:val="none" w:sz="0" w:space="0" w:color="auto"/>
      </w:divBdr>
    </w:div>
    <w:div w:id="776340009">
      <w:bodyDiv w:val="1"/>
      <w:marLeft w:val="0"/>
      <w:marRight w:val="0"/>
      <w:marTop w:val="0"/>
      <w:marBottom w:val="0"/>
      <w:divBdr>
        <w:top w:val="none" w:sz="0" w:space="0" w:color="auto"/>
        <w:left w:val="none" w:sz="0" w:space="0" w:color="auto"/>
        <w:bottom w:val="none" w:sz="0" w:space="0" w:color="auto"/>
        <w:right w:val="none" w:sz="0" w:space="0" w:color="auto"/>
      </w:divBdr>
    </w:div>
    <w:div w:id="776561367">
      <w:bodyDiv w:val="1"/>
      <w:marLeft w:val="0"/>
      <w:marRight w:val="0"/>
      <w:marTop w:val="0"/>
      <w:marBottom w:val="0"/>
      <w:divBdr>
        <w:top w:val="none" w:sz="0" w:space="0" w:color="auto"/>
        <w:left w:val="none" w:sz="0" w:space="0" w:color="auto"/>
        <w:bottom w:val="none" w:sz="0" w:space="0" w:color="auto"/>
        <w:right w:val="none" w:sz="0" w:space="0" w:color="auto"/>
      </w:divBdr>
    </w:div>
    <w:div w:id="776800429">
      <w:bodyDiv w:val="1"/>
      <w:marLeft w:val="0"/>
      <w:marRight w:val="0"/>
      <w:marTop w:val="0"/>
      <w:marBottom w:val="0"/>
      <w:divBdr>
        <w:top w:val="none" w:sz="0" w:space="0" w:color="auto"/>
        <w:left w:val="none" w:sz="0" w:space="0" w:color="auto"/>
        <w:bottom w:val="none" w:sz="0" w:space="0" w:color="auto"/>
        <w:right w:val="none" w:sz="0" w:space="0" w:color="auto"/>
      </w:divBdr>
    </w:div>
    <w:div w:id="780107479">
      <w:bodyDiv w:val="1"/>
      <w:marLeft w:val="0"/>
      <w:marRight w:val="0"/>
      <w:marTop w:val="0"/>
      <w:marBottom w:val="0"/>
      <w:divBdr>
        <w:top w:val="none" w:sz="0" w:space="0" w:color="auto"/>
        <w:left w:val="none" w:sz="0" w:space="0" w:color="auto"/>
        <w:bottom w:val="none" w:sz="0" w:space="0" w:color="auto"/>
        <w:right w:val="none" w:sz="0" w:space="0" w:color="auto"/>
      </w:divBdr>
      <w:divsChild>
        <w:div w:id="111215249">
          <w:marLeft w:val="547"/>
          <w:marRight w:val="0"/>
          <w:marTop w:val="134"/>
          <w:marBottom w:val="0"/>
          <w:divBdr>
            <w:top w:val="none" w:sz="0" w:space="0" w:color="auto"/>
            <w:left w:val="none" w:sz="0" w:space="0" w:color="auto"/>
            <w:bottom w:val="none" w:sz="0" w:space="0" w:color="auto"/>
            <w:right w:val="none" w:sz="0" w:space="0" w:color="auto"/>
          </w:divBdr>
        </w:div>
        <w:div w:id="336614714">
          <w:marLeft w:val="1800"/>
          <w:marRight w:val="0"/>
          <w:marTop w:val="106"/>
          <w:marBottom w:val="0"/>
          <w:divBdr>
            <w:top w:val="none" w:sz="0" w:space="0" w:color="auto"/>
            <w:left w:val="none" w:sz="0" w:space="0" w:color="auto"/>
            <w:bottom w:val="none" w:sz="0" w:space="0" w:color="auto"/>
            <w:right w:val="none" w:sz="0" w:space="0" w:color="auto"/>
          </w:divBdr>
        </w:div>
        <w:div w:id="525096486">
          <w:marLeft w:val="1800"/>
          <w:marRight w:val="0"/>
          <w:marTop w:val="106"/>
          <w:marBottom w:val="0"/>
          <w:divBdr>
            <w:top w:val="none" w:sz="0" w:space="0" w:color="auto"/>
            <w:left w:val="none" w:sz="0" w:space="0" w:color="auto"/>
            <w:bottom w:val="none" w:sz="0" w:space="0" w:color="auto"/>
            <w:right w:val="none" w:sz="0" w:space="0" w:color="auto"/>
          </w:divBdr>
        </w:div>
        <w:div w:id="1753431308">
          <w:marLeft w:val="1800"/>
          <w:marRight w:val="0"/>
          <w:marTop w:val="106"/>
          <w:marBottom w:val="0"/>
          <w:divBdr>
            <w:top w:val="none" w:sz="0" w:space="0" w:color="auto"/>
            <w:left w:val="none" w:sz="0" w:space="0" w:color="auto"/>
            <w:bottom w:val="none" w:sz="0" w:space="0" w:color="auto"/>
            <w:right w:val="none" w:sz="0" w:space="0" w:color="auto"/>
          </w:divBdr>
        </w:div>
      </w:divsChild>
    </w:div>
    <w:div w:id="780686747">
      <w:bodyDiv w:val="1"/>
      <w:marLeft w:val="0"/>
      <w:marRight w:val="0"/>
      <w:marTop w:val="0"/>
      <w:marBottom w:val="0"/>
      <w:divBdr>
        <w:top w:val="none" w:sz="0" w:space="0" w:color="auto"/>
        <w:left w:val="none" w:sz="0" w:space="0" w:color="auto"/>
        <w:bottom w:val="none" w:sz="0" w:space="0" w:color="auto"/>
        <w:right w:val="none" w:sz="0" w:space="0" w:color="auto"/>
      </w:divBdr>
    </w:div>
    <w:div w:id="781535553">
      <w:bodyDiv w:val="1"/>
      <w:marLeft w:val="0"/>
      <w:marRight w:val="0"/>
      <w:marTop w:val="0"/>
      <w:marBottom w:val="0"/>
      <w:divBdr>
        <w:top w:val="none" w:sz="0" w:space="0" w:color="auto"/>
        <w:left w:val="none" w:sz="0" w:space="0" w:color="auto"/>
        <w:bottom w:val="none" w:sz="0" w:space="0" w:color="auto"/>
        <w:right w:val="none" w:sz="0" w:space="0" w:color="auto"/>
      </w:divBdr>
    </w:div>
    <w:div w:id="781656502">
      <w:bodyDiv w:val="1"/>
      <w:marLeft w:val="0"/>
      <w:marRight w:val="0"/>
      <w:marTop w:val="0"/>
      <w:marBottom w:val="0"/>
      <w:divBdr>
        <w:top w:val="none" w:sz="0" w:space="0" w:color="auto"/>
        <w:left w:val="none" w:sz="0" w:space="0" w:color="auto"/>
        <w:bottom w:val="none" w:sz="0" w:space="0" w:color="auto"/>
        <w:right w:val="none" w:sz="0" w:space="0" w:color="auto"/>
      </w:divBdr>
      <w:divsChild>
        <w:div w:id="879247649">
          <w:marLeft w:val="0"/>
          <w:marRight w:val="0"/>
          <w:marTop w:val="0"/>
          <w:marBottom w:val="0"/>
          <w:divBdr>
            <w:top w:val="none" w:sz="0" w:space="0" w:color="auto"/>
            <w:left w:val="none" w:sz="0" w:space="0" w:color="auto"/>
            <w:bottom w:val="none" w:sz="0" w:space="0" w:color="auto"/>
            <w:right w:val="none" w:sz="0" w:space="0" w:color="auto"/>
          </w:divBdr>
          <w:divsChild>
            <w:div w:id="349643344">
              <w:marLeft w:val="0"/>
              <w:marRight w:val="0"/>
              <w:marTop w:val="0"/>
              <w:marBottom w:val="0"/>
              <w:divBdr>
                <w:top w:val="none" w:sz="0" w:space="0" w:color="auto"/>
                <w:left w:val="none" w:sz="0" w:space="0" w:color="auto"/>
                <w:bottom w:val="none" w:sz="0" w:space="0" w:color="auto"/>
                <w:right w:val="none" w:sz="0" w:space="0" w:color="auto"/>
              </w:divBdr>
            </w:div>
            <w:div w:id="946883930">
              <w:marLeft w:val="0"/>
              <w:marRight w:val="0"/>
              <w:marTop w:val="0"/>
              <w:marBottom w:val="0"/>
              <w:divBdr>
                <w:top w:val="none" w:sz="0" w:space="0" w:color="auto"/>
                <w:left w:val="none" w:sz="0" w:space="0" w:color="auto"/>
                <w:bottom w:val="none" w:sz="0" w:space="0" w:color="auto"/>
                <w:right w:val="none" w:sz="0" w:space="0" w:color="auto"/>
              </w:divBdr>
            </w:div>
            <w:div w:id="956178192">
              <w:marLeft w:val="0"/>
              <w:marRight w:val="0"/>
              <w:marTop w:val="0"/>
              <w:marBottom w:val="0"/>
              <w:divBdr>
                <w:top w:val="none" w:sz="0" w:space="0" w:color="auto"/>
                <w:left w:val="none" w:sz="0" w:space="0" w:color="auto"/>
                <w:bottom w:val="none" w:sz="0" w:space="0" w:color="auto"/>
                <w:right w:val="none" w:sz="0" w:space="0" w:color="auto"/>
              </w:divBdr>
            </w:div>
            <w:div w:id="176503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069811">
      <w:bodyDiv w:val="1"/>
      <w:marLeft w:val="0"/>
      <w:marRight w:val="0"/>
      <w:marTop w:val="0"/>
      <w:marBottom w:val="0"/>
      <w:divBdr>
        <w:top w:val="none" w:sz="0" w:space="0" w:color="auto"/>
        <w:left w:val="none" w:sz="0" w:space="0" w:color="auto"/>
        <w:bottom w:val="none" w:sz="0" w:space="0" w:color="auto"/>
        <w:right w:val="none" w:sz="0" w:space="0" w:color="auto"/>
      </w:divBdr>
    </w:div>
    <w:div w:id="782310076">
      <w:bodyDiv w:val="1"/>
      <w:marLeft w:val="0"/>
      <w:marRight w:val="0"/>
      <w:marTop w:val="0"/>
      <w:marBottom w:val="0"/>
      <w:divBdr>
        <w:top w:val="none" w:sz="0" w:space="0" w:color="auto"/>
        <w:left w:val="none" w:sz="0" w:space="0" w:color="auto"/>
        <w:bottom w:val="none" w:sz="0" w:space="0" w:color="auto"/>
        <w:right w:val="none" w:sz="0" w:space="0" w:color="auto"/>
      </w:divBdr>
    </w:div>
    <w:div w:id="782575232">
      <w:bodyDiv w:val="1"/>
      <w:marLeft w:val="0"/>
      <w:marRight w:val="0"/>
      <w:marTop w:val="0"/>
      <w:marBottom w:val="0"/>
      <w:divBdr>
        <w:top w:val="none" w:sz="0" w:space="0" w:color="auto"/>
        <w:left w:val="none" w:sz="0" w:space="0" w:color="auto"/>
        <w:bottom w:val="none" w:sz="0" w:space="0" w:color="auto"/>
        <w:right w:val="none" w:sz="0" w:space="0" w:color="auto"/>
      </w:divBdr>
    </w:div>
    <w:div w:id="782770245">
      <w:bodyDiv w:val="1"/>
      <w:marLeft w:val="0"/>
      <w:marRight w:val="0"/>
      <w:marTop w:val="0"/>
      <w:marBottom w:val="0"/>
      <w:divBdr>
        <w:top w:val="none" w:sz="0" w:space="0" w:color="auto"/>
        <w:left w:val="none" w:sz="0" w:space="0" w:color="auto"/>
        <w:bottom w:val="none" w:sz="0" w:space="0" w:color="auto"/>
        <w:right w:val="none" w:sz="0" w:space="0" w:color="auto"/>
      </w:divBdr>
    </w:div>
    <w:div w:id="783309218">
      <w:bodyDiv w:val="1"/>
      <w:marLeft w:val="0"/>
      <w:marRight w:val="0"/>
      <w:marTop w:val="0"/>
      <w:marBottom w:val="0"/>
      <w:divBdr>
        <w:top w:val="none" w:sz="0" w:space="0" w:color="auto"/>
        <w:left w:val="none" w:sz="0" w:space="0" w:color="auto"/>
        <w:bottom w:val="none" w:sz="0" w:space="0" w:color="auto"/>
        <w:right w:val="none" w:sz="0" w:space="0" w:color="auto"/>
      </w:divBdr>
      <w:divsChild>
        <w:div w:id="386153197">
          <w:marLeft w:val="0"/>
          <w:marRight w:val="0"/>
          <w:marTop w:val="0"/>
          <w:marBottom w:val="0"/>
          <w:divBdr>
            <w:top w:val="none" w:sz="0" w:space="0" w:color="auto"/>
            <w:left w:val="none" w:sz="0" w:space="0" w:color="auto"/>
            <w:bottom w:val="none" w:sz="0" w:space="0" w:color="auto"/>
            <w:right w:val="none" w:sz="0" w:space="0" w:color="auto"/>
          </w:divBdr>
          <w:divsChild>
            <w:div w:id="413864443">
              <w:marLeft w:val="0"/>
              <w:marRight w:val="0"/>
              <w:marTop w:val="0"/>
              <w:marBottom w:val="0"/>
              <w:divBdr>
                <w:top w:val="none" w:sz="0" w:space="0" w:color="auto"/>
                <w:left w:val="none" w:sz="0" w:space="0" w:color="auto"/>
                <w:bottom w:val="none" w:sz="0" w:space="0" w:color="auto"/>
                <w:right w:val="none" w:sz="0" w:space="0" w:color="auto"/>
              </w:divBdr>
            </w:div>
            <w:div w:id="434447940">
              <w:marLeft w:val="0"/>
              <w:marRight w:val="0"/>
              <w:marTop w:val="0"/>
              <w:marBottom w:val="0"/>
              <w:divBdr>
                <w:top w:val="none" w:sz="0" w:space="0" w:color="auto"/>
                <w:left w:val="none" w:sz="0" w:space="0" w:color="auto"/>
                <w:bottom w:val="none" w:sz="0" w:space="0" w:color="auto"/>
                <w:right w:val="none" w:sz="0" w:space="0" w:color="auto"/>
              </w:divBdr>
            </w:div>
            <w:div w:id="723215324">
              <w:marLeft w:val="0"/>
              <w:marRight w:val="0"/>
              <w:marTop w:val="0"/>
              <w:marBottom w:val="0"/>
              <w:divBdr>
                <w:top w:val="none" w:sz="0" w:space="0" w:color="auto"/>
                <w:left w:val="none" w:sz="0" w:space="0" w:color="auto"/>
                <w:bottom w:val="none" w:sz="0" w:space="0" w:color="auto"/>
                <w:right w:val="none" w:sz="0" w:space="0" w:color="auto"/>
              </w:divBdr>
            </w:div>
            <w:div w:id="903108165">
              <w:marLeft w:val="0"/>
              <w:marRight w:val="0"/>
              <w:marTop w:val="0"/>
              <w:marBottom w:val="0"/>
              <w:divBdr>
                <w:top w:val="none" w:sz="0" w:space="0" w:color="auto"/>
                <w:left w:val="none" w:sz="0" w:space="0" w:color="auto"/>
                <w:bottom w:val="none" w:sz="0" w:space="0" w:color="auto"/>
                <w:right w:val="none" w:sz="0" w:space="0" w:color="auto"/>
              </w:divBdr>
            </w:div>
            <w:div w:id="1250189912">
              <w:marLeft w:val="0"/>
              <w:marRight w:val="0"/>
              <w:marTop w:val="0"/>
              <w:marBottom w:val="0"/>
              <w:divBdr>
                <w:top w:val="none" w:sz="0" w:space="0" w:color="auto"/>
                <w:left w:val="none" w:sz="0" w:space="0" w:color="auto"/>
                <w:bottom w:val="none" w:sz="0" w:space="0" w:color="auto"/>
                <w:right w:val="none" w:sz="0" w:space="0" w:color="auto"/>
              </w:divBdr>
            </w:div>
            <w:div w:id="1471283666">
              <w:marLeft w:val="0"/>
              <w:marRight w:val="0"/>
              <w:marTop w:val="0"/>
              <w:marBottom w:val="0"/>
              <w:divBdr>
                <w:top w:val="none" w:sz="0" w:space="0" w:color="auto"/>
                <w:left w:val="none" w:sz="0" w:space="0" w:color="auto"/>
                <w:bottom w:val="none" w:sz="0" w:space="0" w:color="auto"/>
                <w:right w:val="none" w:sz="0" w:space="0" w:color="auto"/>
              </w:divBdr>
            </w:div>
            <w:div w:id="1516579138">
              <w:marLeft w:val="0"/>
              <w:marRight w:val="0"/>
              <w:marTop w:val="0"/>
              <w:marBottom w:val="0"/>
              <w:divBdr>
                <w:top w:val="none" w:sz="0" w:space="0" w:color="auto"/>
                <w:left w:val="none" w:sz="0" w:space="0" w:color="auto"/>
                <w:bottom w:val="none" w:sz="0" w:space="0" w:color="auto"/>
                <w:right w:val="none" w:sz="0" w:space="0" w:color="auto"/>
              </w:divBdr>
            </w:div>
            <w:div w:id="1759669210">
              <w:marLeft w:val="0"/>
              <w:marRight w:val="0"/>
              <w:marTop w:val="0"/>
              <w:marBottom w:val="0"/>
              <w:divBdr>
                <w:top w:val="none" w:sz="0" w:space="0" w:color="auto"/>
                <w:left w:val="none" w:sz="0" w:space="0" w:color="auto"/>
                <w:bottom w:val="none" w:sz="0" w:space="0" w:color="auto"/>
                <w:right w:val="none" w:sz="0" w:space="0" w:color="auto"/>
              </w:divBdr>
            </w:div>
            <w:div w:id="18659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348485">
      <w:bodyDiv w:val="1"/>
      <w:marLeft w:val="0"/>
      <w:marRight w:val="0"/>
      <w:marTop w:val="0"/>
      <w:marBottom w:val="0"/>
      <w:divBdr>
        <w:top w:val="none" w:sz="0" w:space="0" w:color="auto"/>
        <w:left w:val="none" w:sz="0" w:space="0" w:color="auto"/>
        <w:bottom w:val="none" w:sz="0" w:space="0" w:color="auto"/>
        <w:right w:val="none" w:sz="0" w:space="0" w:color="auto"/>
      </w:divBdr>
    </w:div>
    <w:div w:id="786511884">
      <w:bodyDiv w:val="1"/>
      <w:marLeft w:val="0"/>
      <w:marRight w:val="0"/>
      <w:marTop w:val="0"/>
      <w:marBottom w:val="0"/>
      <w:divBdr>
        <w:top w:val="none" w:sz="0" w:space="0" w:color="auto"/>
        <w:left w:val="none" w:sz="0" w:space="0" w:color="auto"/>
        <w:bottom w:val="none" w:sz="0" w:space="0" w:color="auto"/>
        <w:right w:val="none" w:sz="0" w:space="0" w:color="auto"/>
      </w:divBdr>
      <w:divsChild>
        <w:div w:id="326709120">
          <w:marLeft w:val="360"/>
          <w:marRight w:val="0"/>
          <w:marTop w:val="200"/>
          <w:marBottom w:val="0"/>
          <w:divBdr>
            <w:top w:val="none" w:sz="0" w:space="0" w:color="auto"/>
            <w:left w:val="none" w:sz="0" w:space="0" w:color="auto"/>
            <w:bottom w:val="none" w:sz="0" w:space="0" w:color="auto"/>
            <w:right w:val="none" w:sz="0" w:space="0" w:color="auto"/>
          </w:divBdr>
        </w:div>
        <w:div w:id="1158038258">
          <w:marLeft w:val="360"/>
          <w:marRight w:val="0"/>
          <w:marTop w:val="200"/>
          <w:marBottom w:val="0"/>
          <w:divBdr>
            <w:top w:val="none" w:sz="0" w:space="0" w:color="auto"/>
            <w:left w:val="none" w:sz="0" w:space="0" w:color="auto"/>
            <w:bottom w:val="none" w:sz="0" w:space="0" w:color="auto"/>
            <w:right w:val="none" w:sz="0" w:space="0" w:color="auto"/>
          </w:divBdr>
        </w:div>
        <w:div w:id="1312754870">
          <w:marLeft w:val="1080"/>
          <w:marRight w:val="0"/>
          <w:marTop w:val="100"/>
          <w:marBottom w:val="0"/>
          <w:divBdr>
            <w:top w:val="none" w:sz="0" w:space="0" w:color="auto"/>
            <w:left w:val="none" w:sz="0" w:space="0" w:color="auto"/>
            <w:bottom w:val="none" w:sz="0" w:space="0" w:color="auto"/>
            <w:right w:val="none" w:sz="0" w:space="0" w:color="auto"/>
          </w:divBdr>
        </w:div>
        <w:div w:id="1321736614">
          <w:marLeft w:val="1080"/>
          <w:marRight w:val="0"/>
          <w:marTop w:val="100"/>
          <w:marBottom w:val="0"/>
          <w:divBdr>
            <w:top w:val="none" w:sz="0" w:space="0" w:color="auto"/>
            <w:left w:val="none" w:sz="0" w:space="0" w:color="auto"/>
            <w:bottom w:val="none" w:sz="0" w:space="0" w:color="auto"/>
            <w:right w:val="none" w:sz="0" w:space="0" w:color="auto"/>
          </w:divBdr>
        </w:div>
        <w:div w:id="1505589068">
          <w:marLeft w:val="1080"/>
          <w:marRight w:val="0"/>
          <w:marTop w:val="100"/>
          <w:marBottom w:val="0"/>
          <w:divBdr>
            <w:top w:val="none" w:sz="0" w:space="0" w:color="auto"/>
            <w:left w:val="none" w:sz="0" w:space="0" w:color="auto"/>
            <w:bottom w:val="none" w:sz="0" w:space="0" w:color="auto"/>
            <w:right w:val="none" w:sz="0" w:space="0" w:color="auto"/>
          </w:divBdr>
        </w:div>
      </w:divsChild>
    </w:div>
    <w:div w:id="786579674">
      <w:bodyDiv w:val="1"/>
      <w:marLeft w:val="0"/>
      <w:marRight w:val="0"/>
      <w:marTop w:val="0"/>
      <w:marBottom w:val="0"/>
      <w:divBdr>
        <w:top w:val="none" w:sz="0" w:space="0" w:color="auto"/>
        <w:left w:val="none" w:sz="0" w:space="0" w:color="auto"/>
        <w:bottom w:val="none" w:sz="0" w:space="0" w:color="auto"/>
        <w:right w:val="none" w:sz="0" w:space="0" w:color="auto"/>
      </w:divBdr>
    </w:div>
    <w:div w:id="786700810">
      <w:bodyDiv w:val="1"/>
      <w:marLeft w:val="0"/>
      <w:marRight w:val="0"/>
      <w:marTop w:val="0"/>
      <w:marBottom w:val="0"/>
      <w:divBdr>
        <w:top w:val="none" w:sz="0" w:space="0" w:color="auto"/>
        <w:left w:val="none" w:sz="0" w:space="0" w:color="auto"/>
        <w:bottom w:val="none" w:sz="0" w:space="0" w:color="auto"/>
        <w:right w:val="none" w:sz="0" w:space="0" w:color="auto"/>
      </w:divBdr>
    </w:div>
    <w:div w:id="788669809">
      <w:bodyDiv w:val="1"/>
      <w:marLeft w:val="0"/>
      <w:marRight w:val="0"/>
      <w:marTop w:val="0"/>
      <w:marBottom w:val="0"/>
      <w:divBdr>
        <w:top w:val="none" w:sz="0" w:space="0" w:color="auto"/>
        <w:left w:val="none" w:sz="0" w:space="0" w:color="auto"/>
        <w:bottom w:val="none" w:sz="0" w:space="0" w:color="auto"/>
        <w:right w:val="none" w:sz="0" w:space="0" w:color="auto"/>
      </w:divBdr>
    </w:div>
    <w:div w:id="788739295">
      <w:bodyDiv w:val="1"/>
      <w:marLeft w:val="0"/>
      <w:marRight w:val="0"/>
      <w:marTop w:val="0"/>
      <w:marBottom w:val="0"/>
      <w:divBdr>
        <w:top w:val="none" w:sz="0" w:space="0" w:color="auto"/>
        <w:left w:val="none" w:sz="0" w:space="0" w:color="auto"/>
        <w:bottom w:val="none" w:sz="0" w:space="0" w:color="auto"/>
        <w:right w:val="none" w:sz="0" w:space="0" w:color="auto"/>
      </w:divBdr>
      <w:divsChild>
        <w:div w:id="159663992">
          <w:marLeft w:val="1800"/>
          <w:marRight w:val="0"/>
          <w:marTop w:val="86"/>
          <w:marBottom w:val="0"/>
          <w:divBdr>
            <w:top w:val="none" w:sz="0" w:space="0" w:color="auto"/>
            <w:left w:val="none" w:sz="0" w:space="0" w:color="auto"/>
            <w:bottom w:val="none" w:sz="0" w:space="0" w:color="auto"/>
            <w:right w:val="none" w:sz="0" w:space="0" w:color="auto"/>
          </w:divBdr>
        </w:div>
        <w:div w:id="751391434">
          <w:marLeft w:val="1800"/>
          <w:marRight w:val="0"/>
          <w:marTop w:val="86"/>
          <w:marBottom w:val="0"/>
          <w:divBdr>
            <w:top w:val="none" w:sz="0" w:space="0" w:color="auto"/>
            <w:left w:val="none" w:sz="0" w:space="0" w:color="auto"/>
            <w:bottom w:val="none" w:sz="0" w:space="0" w:color="auto"/>
            <w:right w:val="none" w:sz="0" w:space="0" w:color="auto"/>
          </w:divBdr>
        </w:div>
        <w:div w:id="788819553">
          <w:marLeft w:val="2520"/>
          <w:marRight w:val="0"/>
          <w:marTop w:val="86"/>
          <w:marBottom w:val="0"/>
          <w:divBdr>
            <w:top w:val="none" w:sz="0" w:space="0" w:color="auto"/>
            <w:left w:val="none" w:sz="0" w:space="0" w:color="auto"/>
            <w:bottom w:val="none" w:sz="0" w:space="0" w:color="auto"/>
            <w:right w:val="none" w:sz="0" w:space="0" w:color="auto"/>
          </w:divBdr>
        </w:div>
        <w:div w:id="981230097">
          <w:marLeft w:val="1800"/>
          <w:marRight w:val="0"/>
          <w:marTop w:val="86"/>
          <w:marBottom w:val="0"/>
          <w:divBdr>
            <w:top w:val="none" w:sz="0" w:space="0" w:color="auto"/>
            <w:left w:val="none" w:sz="0" w:space="0" w:color="auto"/>
            <w:bottom w:val="none" w:sz="0" w:space="0" w:color="auto"/>
            <w:right w:val="none" w:sz="0" w:space="0" w:color="auto"/>
          </w:divBdr>
        </w:div>
        <w:div w:id="1163356089">
          <w:marLeft w:val="1166"/>
          <w:marRight w:val="0"/>
          <w:marTop w:val="96"/>
          <w:marBottom w:val="0"/>
          <w:divBdr>
            <w:top w:val="none" w:sz="0" w:space="0" w:color="auto"/>
            <w:left w:val="none" w:sz="0" w:space="0" w:color="auto"/>
            <w:bottom w:val="none" w:sz="0" w:space="0" w:color="auto"/>
            <w:right w:val="none" w:sz="0" w:space="0" w:color="auto"/>
          </w:divBdr>
        </w:div>
        <w:div w:id="1226574711">
          <w:marLeft w:val="2520"/>
          <w:marRight w:val="0"/>
          <w:marTop w:val="86"/>
          <w:marBottom w:val="0"/>
          <w:divBdr>
            <w:top w:val="none" w:sz="0" w:space="0" w:color="auto"/>
            <w:left w:val="none" w:sz="0" w:space="0" w:color="auto"/>
            <w:bottom w:val="none" w:sz="0" w:space="0" w:color="auto"/>
            <w:right w:val="none" w:sz="0" w:space="0" w:color="auto"/>
          </w:divBdr>
        </w:div>
        <w:div w:id="1315914865">
          <w:marLeft w:val="1166"/>
          <w:marRight w:val="0"/>
          <w:marTop w:val="96"/>
          <w:marBottom w:val="0"/>
          <w:divBdr>
            <w:top w:val="none" w:sz="0" w:space="0" w:color="auto"/>
            <w:left w:val="none" w:sz="0" w:space="0" w:color="auto"/>
            <w:bottom w:val="none" w:sz="0" w:space="0" w:color="auto"/>
            <w:right w:val="none" w:sz="0" w:space="0" w:color="auto"/>
          </w:divBdr>
        </w:div>
        <w:div w:id="1503008826">
          <w:marLeft w:val="547"/>
          <w:marRight w:val="0"/>
          <w:marTop w:val="115"/>
          <w:marBottom w:val="0"/>
          <w:divBdr>
            <w:top w:val="none" w:sz="0" w:space="0" w:color="auto"/>
            <w:left w:val="none" w:sz="0" w:space="0" w:color="auto"/>
            <w:bottom w:val="none" w:sz="0" w:space="0" w:color="auto"/>
            <w:right w:val="none" w:sz="0" w:space="0" w:color="auto"/>
          </w:divBdr>
        </w:div>
        <w:div w:id="1765027846">
          <w:marLeft w:val="2520"/>
          <w:marRight w:val="0"/>
          <w:marTop w:val="86"/>
          <w:marBottom w:val="0"/>
          <w:divBdr>
            <w:top w:val="none" w:sz="0" w:space="0" w:color="auto"/>
            <w:left w:val="none" w:sz="0" w:space="0" w:color="auto"/>
            <w:bottom w:val="none" w:sz="0" w:space="0" w:color="auto"/>
            <w:right w:val="none" w:sz="0" w:space="0" w:color="auto"/>
          </w:divBdr>
        </w:div>
        <w:div w:id="1936589761">
          <w:marLeft w:val="1166"/>
          <w:marRight w:val="0"/>
          <w:marTop w:val="96"/>
          <w:marBottom w:val="0"/>
          <w:divBdr>
            <w:top w:val="none" w:sz="0" w:space="0" w:color="auto"/>
            <w:left w:val="none" w:sz="0" w:space="0" w:color="auto"/>
            <w:bottom w:val="none" w:sz="0" w:space="0" w:color="auto"/>
            <w:right w:val="none" w:sz="0" w:space="0" w:color="auto"/>
          </w:divBdr>
        </w:div>
      </w:divsChild>
    </w:div>
    <w:div w:id="788817520">
      <w:bodyDiv w:val="1"/>
      <w:marLeft w:val="0"/>
      <w:marRight w:val="0"/>
      <w:marTop w:val="0"/>
      <w:marBottom w:val="0"/>
      <w:divBdr>
        <w:top w:val="none" w:sz="0" w:space="0" w:color="auto"/>
        <w:left w:val="none" w:sz="0" w:space="0" w:color="auto"/>
        <w:bottom w:val="none" w:sz="0" w:space="0" w:color="auto"/>
        <w:right w:val="none" w:sz="0" w:space="0" w:color="auto"/>
      </w:divBdr>
      <w:divsChild>
        <w:div w:id="2133281665">
          <w:marLeft w:val="0"/>
          <w:marRight w:val="0"/>
          <w:marTop w:val="0"/>
          <w:marBottom w:val="0"/>
          <w:divBdr>
            <w:top w:val="none" w:sz="0" w:space="0" w:color="auto"/>
            <w:left w:val="none" w:sz="0" w:space="0" w:color="auto"/>
            <w:bottom w:val="none" w:sz="0" w:space="0" w:color="auto"/>
            <w:right w:val="none" w:sz="0" w:space="0" w:color="auto"/>
          </w:divBdr>
          <w:divsChild>
            <w:div w:id="178547194">
              <w:marLeft w:val="0"/>
              <w:marRight w:val="0"/>
              <w:marTop w:val="0"/>
              <w:marBottom w:val="0"/>
              <w:divBdr>
                <w:top w:val="none" w:sz="0" w:space="0" w:color="auto"/>
                <w:left w:val="none" w:sz="0" w:space="0" w:color="auto"/>
                <w:bottom w:val="none" w:sz="0" w:space="0" w:color="auto"/>
                <w:right w:val="none" w:sz="0" w:space="0" w:color="auto"/>
              </w:divBdr>
            </w:div>
            <w:div w:id="1261991294">
              <w:marLeft w:val="0"/>
              <w:marRight w:val="0"/>
              <w:marTop w:val="0"/>
              <w:marBottom w:val="0"/>
              <w:divBdr>
                <w:top w:val="none" w:sz="0" w:space="0" w:color="auto"/>
                <w:left w:val="none" w:sz="0" w:space="0" w:color="auto"/>
                <w:bottom w:val="none" w:sz="0" w:space="0" w:color="auto"/>
                <w:right w:val="none" w:sz="0" w:space="0" w:color="auto"/>
              </w:divBdr>
            </w:div>
            <w:div w:id="132123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57375">
      <w:bodyDiv w:val="1"/>
      <w:marLeft w:val="0"/>
      <w:marRight w:val="0"/>
      <w:marTop w:val="0"/>
      <w:marBottom w:val="0"/>
      <w:divBdr>
        <w:top w:val="none" w:sz="0" w:space="0" w:color="auto"/>
        <w:left w:val="none" w:sz="0" w:space="0" w:color="auto"/>
        <w:bottom w:val="none" w:sz="0" w:space="0" w:color="auto"/>
        <w:right w:val="none" w:sz="0" w:space="0" w:color="auto"/>
      </w:divBdr>
    </w:div>
    <w:div w:id="789519883">
      <w:bodyDiv w:val="1"/>
      <w:marLeft w:val="0"/>
      <w:marRight w:val="0"/>
      <w:marTop w:val="0"/>
      <w:marBottom w:val="0"/>
      <w:divBdr>
        <w:top w:val="none" w:sz="0" w:space="0" w:color="auto"/>
        <w:left w:val="none" w:sz="0" w:space="0" w:color="auto"/>
        <w:bottom w:val="none" w:sz="0" w:space="0" w:color="auto"/>
        <w:right w:val="none" w:sz="0" w:space="0" w:color="auto"/>
      </w:divBdr>
    </w:div>
    <w:div w:id="790324438">
      <w:bodyDiv w:val="1"/>
      <w:marLeft w:val="0"/>
      <w:marRight w:val="0"/>
      <w:marTop w:val="0"/>
      <w:marBottom w:val="0"/>
      <w:divBdr>
        <w:top w:val="none" w:sz="0" w:space="0" w:color="auto"/>
        <w:left w:val="none" w:sz="0" w:space="0" w:color="auto"/>
        <w:bottom w:val="none" w:sz="0" w:space="0" w:color="auto"/>
        <w:right w:val="none" w:sz="0" w:space="0" w:color="auto"/>
      </w:divBdr>
      <w:divsChild>
        <w:div w:id="235550098">
          <w:marLeft w:val="360"/>
          <w:marRight w:val="0"/>
          <w:marTop w:val="0"/>
          <w:marBottom w:val="0"/>
          <w:divBdr>
            <w:top w:val="none" w:sz="0" w:space="0" w:color="auto"/>
            <w:left w:val="none" w:sz="0" w:space="0" w:color="auto"/>
            <w:bottom w:val="none" w:sz="0" w:space="0" w:color="auto"/>
            <w:right w:val="none" w:sz="0" w:space="0" w:color="auto"/>
          </w:divBdr>
        </w:div>
        <w:div w:id="953974664">
          <w:marLeft w:val="1080"/>
          <w:marRight w:val="0"/>
          <w:marTop w:val="240"/>
          <w:marBottom w:val="0"/>
          <w:divBdr>
            <w:top w:val="none" w:sz="0" w:space="0" w:color="auto"/>
            <w:left w:val="none" w:sz="0" w:space="0" w:color="auto"/>
            <w:bottom w:val="none" w:sz="0" w:space="0" w:color="auto"/>
            <w:right w:val="none" w:sz="0" w:space="0" w:color="auto"/>
          </w:divBdr>
        </w:div>
      </w:divsChild>
    </w:div>
    <w:div w:id="790708800">
      <w:bodyDiv w:val="1"/>
      <w:marLeft w:val="0"/>
      <w:marRight w:val="0"/>
      <w:marTop w:val="0"/>
      <w:marBottom w:val="0"/>
      <w:divBdr>
        <w:top w:val="none" w:sz="0" w:space="0" w:color="auto"/>
        <w:left w:val="none" w:sz="0" w:space="0" w:color="auto"/>
        <w:bottom w:val="none" w:sz="0" w:space="0" w:color="auto"/>
        <w:right w:val="none" w:sz="0" w:space="0" w:color="auto"/>
      </w:divBdr>
    </w:div>
    <w:div w:id="790709909">
      <w:bodyDiv w:val="1"/>
      <w:marLeft w:val="0"/>
      <w:marRight w:val="0"/>
      <w:marTop w:val="0"/>
      <w:marBottom w:val="0"/>
      <w:divBdr>
        <w:top w:val="none" w:sz="0" w:space="0" w:color="auto"/>
        <w:left w:val="none" w:sz="0" w:space="0" w:color="auto"/>
        <w:bottom w:val="none" w:sz="0" w:space="0" w:color="auto"/>
        <w:right w:val="none" w:sz="0" w:space="0" w:color="auto"/>
      </w:divBdr>
    </w:div>
    <w:div w:id="791291604">
      <w:bodyDiv w:val="1"/>
      <w:marLeft w:val="0"/>
      <w:marRight w:val="0"/>
      <w:marTop w:val="0"/>
      <w:marBottom w:val="0"/>
      <w:divBdr>
        <w:top w:val="none" w:sz="0" w:space="0" w:color="auto"/>
        <w:left w:val="none" w:sz="0" w:space="0" w:color="auto"/>
        <w:bottom w:val="none" w:sz="0" w:space="0" w:color="auto"/>
        <w:right w:val="none" w:sz="0" w:space="0" w:color="auto"/>
      </w:divBdr>
    </w:div>
    <w:div w:id="792484976">
      <w:bodyDiv w:val="1"/>
      <w:marLeft w:val="0"/>
      <w:marRight w:val="0"/>
      <w:marTop w:val="0"/>
      <w:marBottom w:val="0"/>
      <w:divBdr>
        <w:top w:val="none" w:sz="0" w:space="0" w:color="auto"/>
        <w:left w:val="none" w:sz="0" w:space="0" w:color="auto"/>
        <w:bottom w:val="none" w:sz="0" w:space="0" w:color="auto"/>
        <w:right w:val="none" w:sz="0" w:space="0" w:color="auto"/>
      </w:divBdr>
    </w:div>
    <w:div w:id="792796777">
      <w:bodyDiv w:val="1"/>
      <w:marLeft w:val="0"/>
      <w:marRight w:val="0"/>
      <w:marTop w:val="0"/>
      <w:marBottom w:val="0"/>
      <w:divBdr>
        <w:top w:val="none" w:sz="0" w:space="0" w:color="auto"/>
        <w:left w:val="none" w:sz="0" w:space="0" w:color="auto"/>
        <w:bottom w:val="none" w:sz="0" w:space="0" w:color="auto"/>
        <w:right w:val="none" w:sz="0" w:space="0" w:color="auto"/>
      </w:divBdr>
      <w:divsChild>
        <w:div w:id="23870893">
          <w:marLeft w:val="1166"/>
          <w:marRight w:val="0"/>
          <w:marTop w:val="115"/>
          <w:marBottom w:val="0"/>
          <w:divBdr>
            <w:top w:val="none" w:sz="0" w:space="0" w:color="auto"/>
            <w:left w:val="none" w:sz="0" w:space="0" w:color="auto"/>
            <w:bottom w:val="none" w:sz="0" w:space="0" w:color="auto"/>
            <w:right w:val="none" w:sz="0" w:space="0" w:color="auto"/>
          </w:divBdr>
        </w:div>
        <w:div w:id="415640603">
          <w:marLeft w:val="547"/>
          <w:marRight w:val="0"/>
          <w:marTop w:val="154"/>
          <w:marBottom w:val="0"/>
          <w:divBdr>
            <w:top w:val="none" w:sz="0" w:space="0" w:color="auto"/>
            <w:left w:val="none" w:sz="0" w:space="0" w:color="auto"/>
            <w:bottom w:val="none" w:sz="0" w:space="0" w:color="auto"/>
            <w:right w:val="none" w:sz="0" w:space="0" w:color="auto"/>
          </w:divBdr>
        </w:div>
        <w:div w:id="833452595">
          <w:marLeft w:val="1166"/>
          <w:marRight w:val="0"/>
          <w:marTop w:val="115"/>
          <w:marBottom w:val="0"/>
          <w:divBdr>
            <w:top w:val="none" w:sz="0" w:space="0" w:color="auto"/>
            <w:left w:val="none" w:sz="0" w:space="0" w:color="auto"/>
            <w:bottom w:val="none" w:sz="0" w:space="0" w:color="auto"/>
            <w:right w:val="none" w:sz="0" w:space="0" w:color="auto"/>
          </w:divBdr>
        </w:div>
        <w:div w:id="1515219689">
          <w:marLeft w:val="1166"/>
          <w:marRight w:val="0"/>
          <w:marTop w:val="115"/>
          <w:marBottom w:val="0"/>
          <w:divBdr>
            <w:top w:val="none" w:sz="0" w:space="0" w:color="auto"/>
            <w:left w:val="none" w:sz="0" w:space="0" w:color="auto"/>
            <w:bottom w:val="none" w:sz="0" w:space="0" w:color="auto"/>
            <w:right w:val="none" w:sz="0" w:space="0" w:color="auto"/>
          </w:divBdr>
        </w:div>
        <w:div w:id="1792825692">
          <w:marLeft w:val="1166"/>
          <w:marRight w:val="0"/>
          <w:marTop w:val="115"/>
          <w:marBottom w:val="0"/>
          <w:divBdr>
            <w:top w:val="none" w:sz="0" w:space="0" w:color="auto"/>
            <w:left w:val="none" w:sz="0" w:space="0" w:color="auto"/>
            <w:bottom w:val="none" w:sz="0" w:space="0" w:color="auto"/>
            <w:right w:val="none" w:sz="0" w:space="0" w:color="auto"/>
          </w:divBdr>
        </w:div>
      </w:divsChild>
    </w:div>
    <w:div w:id="792940175">
      <w:bodyDiv w:val="1"/>
      <w:marLeft w:val="0"/>
      <w:marRight w:val="0"/>
      <w:marTop w:val="0"/>
      <w:marBottom w:val="0"/>
      <w:divBdr>
        <w:top w:val="none" w:sz="0" w:space="0" w:color="auto"/>
        <w:left w:val="none" w:sz="0" w:space="0" w:color="auto"/>
        <w:bottom w:val="none" w:sz="0" w:space="0" w:color="auto"/>
        <w:right w:val="none" w:sz="0" w:space="0" w:color="auto"/>
      </w:divBdr>
    </w:div>
    <w:div w:id="793984789">
      <w:bodyDiv w:val="1"/>
      <w:marLeft w:val="0"/>
      <w:marRight w:val="0"/>
      <w:marTop w:val="0"/>
      <w:marBottom w:val="0"/>
      <w:divBdr>
        <w:top w:val="none" w:sz="0" w:space="0" w:color="auto"/>
        <w:left w:val="none" w:sz="0" w:space="0" w:color="auto"/>
        <w:bottom w:val="none" w:sz="0" w:space="0" w:color="auto"/>
        <w:right w:val="none" w:sz="0" w:space="0" w:color="auto"/>
      </w:divBdr>
    </w:div>
    <w:div w:id="794643326">
      <w:bodyDiv w:val="1"/>
      <w:marLeft w:val="0"/>
      <w:marRight w:val="0"/>
      <w:marTop w:val="0"/>
      <w:marBottom w:val="0"/>
      <w:divBdr>
        <w:top w:val="none" w:sz="0" w:space="0" w:color="auto"/>
        <w:left w:val="none" w:sz="0" w:space="0" w:color="auto"/>
        <w:bottom w:val="none" w:sz="0" w:space="0" w:color="auto"/>
        <w:right w:val="none" w:sz="0" w:space="0" w:color="auto"/>
      </w:divBdr>
      <w:divsChild>
        <w:div w:id="37435053">
          <w:marLeft w:val="1800"/>
          <w:marRight w:val="0"/>
          <w:marTop w:val="86"/>
          <w:marBottom w:val="0"/>
          <w:divBdr>
            <w:top w:val="none" w:sz="0" w:space="0" w:color="auto"/>
            <w:left w:val="none" w:sz="0" w:space="0" w:color="auto"/>
            <w:bottom w:val="none" w:sz="0" w:space="0" w:color="auto"/>
            <w:right w:val="none" w:sz="0" w:space="0" w:color="auto"/>
          </w:divBdr>
        </w:div>
        <w:div w:id="86974150">
          <w:marLeft w:val="1166"/>
          <w:marRight w:val="0"/>
          <w:marTop w:val="96"/>
          <w:marBottom w:val="0"/>
          <w:divBdr>
            <w:top w:val="none" w:sz="0" w:space="0" w:color="auto"/>
            <w:left w:val="none" w:sz="0" w:space="0" w:color="auto"/>
            <w:bottom w:val="none" w:sz="0" w:space="0" w:color="auto"/>
            <w:right w:val="none" w:sz="0" w:space="0" w:color="auto"/>
          </w:divBdr>
        </w:div>
        <w:div w:id="1941067465">
          <w:marLeft w:val="547"/>
          <w:marRight w:val="0"/>
          <w:marTop w:val="115"/>
          <w:marBottom w:val="0"/>
          <w:divBdr>
            <w:top w:val="none" w:sz="0" w:space="0" w:color="auto"/>
            <w:left w:val="none" w:sz="0" w:space="0" w:color="auto"/>
            <w:bottom w:val="none" w:sz="0" w:space="0" w:color="auto"/>
            <w:right w:val="none" w:sz="0" w:space="0" w:color="auto"/>
          </w:divBdr>
        </w:div>
      </w:divsChild>
    </w:div>
    <w:div w:id="794952803">
      <w:bodyDiv w:val="1"/>
      <w:marLeft w:val="0"/>
      <w:marRight w:val="0"/>
      <w:marTop w:val="0"/>
      <w:marBottom w:val="0"/>
      <w:divBdr>
        <w:top w:val="none" w:sz="0" w:space="0" w:color="auto"/>
        <w:left w:val="none" w:sz="0" w:space="0" w:color="auto"/>
        <w:bottom w:val="none" w:sz="0" w:space="0" w:color="auto"/>
        <w:right w:val="none" w:sz="0" w:space="0" w:color="auto"/>
      </w:divBdr>
      <w:divsChild>
        <w:div w:id="318928673">
          <w:marLeft w:val="1166"/>
          <w:marRight w:val="0"/>
          <w:marTop w:val="115"/>
          <w:marBottom w:val="0"/>
          <w:divBdr>
            <w:top w:val="none" w:sz="0" w:space="0" w:color="auto"/>
            <w:left w:val="none" w:sz="0" w:space="0" w:color="auto"/>
            <w:bottom w:val="none" w:sz="0" w:space="0" w:color="auto"/>
            <w:right w:val="none" w:sz="0" w:space="0" w:color="auto"/>
          </w:divBdr>
        </w:div>
        <w:div w:id="997687015">
          <w:marLeft w:val="1166"/>
          <w:marRight w:val="0"/>
          <w:marTop w:val="115"/>
          <w:marBottom w:val="0"/>
          <w:divBdr>
            <w:top w:val="none" w:sz="0" w:space="0" w:color="auto"/>
            <w:left w:val="none" w:sz="0" w:space="0" w:color="auto"/>
            <w:bottom w:val="none" w:sz="0" w:space="0" w:color="auto"/>
            <w:right w:val="none" w:sz="0" w:space="0" w:color="auto"/>
          </w:divBdr>
        </w:div>
        <w:div w:id="1056972302">
          <w:marLeft w:val="1166"/>
          <w:marRight w:val="0"/>
          <w:marTop w:val="115"/>
          <w:marBottom w:val="0"/>
          <w:divBdr>
            <w:top w:val="none" w:sz="0" w:space="0" w:color="auto"/>
            <w:left w:val="none" w:sz="0" w:space="0" w:color="auto"/>
            <w:bottom w:val="none" w:sz="0" w:space="0" w:color="auto"/>
            <w:right w:val="none" w:sz="0" w:space="0" w:color="auto"/>
          </w:divBdr>
        </w:div>
        <w:div w:id="1441561692">
          <w:marLeft w:val="547"/>
          <w:marRight w:val="0"/>
          <w:marTop w:val="134"/>
          <w:marBottom w:val="0"/>
          <w:divBdr>
            <w:top w:val="none" w:sz="0" w:space="0" w:color="auto"/>
            <w:left w:val="none" w:sz="0" w:space="0" w:color="auto"/>
            <w:bottom w:val="none" w:sz="0" w:space="0" w:color="auto"/>
            <w:right w:val="none" w:sz="0" w:space="0" w:color="auto"/>
          </w:divBdr>
        </w:div>
        <w:div w:id="1826049107">
          <w:marLeft w:val="1166"/>
          <w:marRight w:val="0"/>
          <w:marTop w:val="115"/>
          <w:marBottom w:val="0"/>
          <w:divBdr>
            <w:top w:val="none" w:sz="0" w:space="0" w:color="auto"/>
            <w:left w:val="none" w:sz="0" w:space="0" w:color="auto"/>
            <w:bottom w:val="none" w:sz="0" w:space="0" w:color="auto"/>
            <w:right w:val="none" w:sz="0" w:space="0" w:color="auto"/>
          </w:divBdr>
        </w:div>
        <w:div w:id="1963685705">
          <w:marLeft w:val="547"/>
          <w:marRight w:val="0"/>
          <w:marTop w:val="134"/>
          <w:marBottom w:val="0"/>
          <w:divBdr>
            <w:top w:val="none" w:sz="0" w:space="0" w:color="auto"/>
            <w:left w:val="none" w:sz="0" w:space="0" w:color="auto"/>
            <w:bottom w:val="none" w:sz="0" w:space="0" w:color="auto"/>
            <w:right w:val="none" w:sz="0" w:space="0" w:color="auto"/>
          </w:divBdr>
        </w:div>
      </w:divsChild>
    </w:div>
    <w:div w:id="795298224">
      <w:bodyDiv w:val="1"/>
      <w:marLeft w:val="0"/>
      <w:marRight w:val="0"/>
      <w:marTop w:val="0"/>
      <w:marBottom w:val="0"/>
      <w:divBdr>
        <w:top w:val="none" w:sz="0" w:space="0" w:color="auto"/>
        <w:left w:val="none" w:sz="0" w:space="0" w:color="auto"/>
        <w:bottom w:val="none" w:sz="0" w:space="0" w:color="auto"/>
        <w:right w:val="none" w:sz="0" w:space="0" w:color="auto"/>
      </w:divBdr>
    </w:div>
    <w:div w:id="795678521">
      <w:bodyDiv w:val="1"/>
      <w:marLeft w:val="0"/>
      <w:marRight w:val="0"/>
      <w:marTop w:val="0"/>
      <w:marBottom w:val="0"/>
      <w:divBdr>
        <w:top w:val="none" w:sz="0" w:space="0" w:color="auto"/>
        <w:left w:val="none" w:sz="0" w:space="0" w:color="auto"/>
        <w:bottom w:val="none" w:sz="0" w:space="0" w:color="auto"/>
        <w:right w:val="none" w:sz="0" w:space="0" w:color="auto"/>
      </w:divBdr>
    </w:div>
    <w:div w:id="796417264">
      <w:bodyDiv w:val="1"/>
      <w:marLeft w:val="0"/>
      <w:marRight w:val="0"/>
      <w:marTop w:val="0"/>
      <w:marBottom w:val="0"/>
      <w:divBdr>
        <w:top w:val="none" w:sz="0" w:space="0" w:color="auto"/>
        <w:left w:val="none" w:sz="0" w:space="0" w:color="auto"/>
        <w:bottom w:val="none" w:sz="0" w:space="0" w:color="auto"/>
        <w:right w:val="none" w:sz="0" w:space="0" w:color="auto"/>
      </w:divBdr>
    </w:div>
    <w:div w:id="796992330">
      <w:bodyDiv w:val="1"/>
      <w:marLeft w:val="0"/>
      <w:marRight w:val="0"/>
      <w:marTop w:val="0"/>
      <w:marBottom w:val="0"/>
      <w:divBdr>
        <w:top w:val="none" w:sz="0" w:space="0" w:color="auto"/>
        <w:left w:val="none" w:sz="0" w:space="0" w:color="auto"/>
        <w:bottom w:val="none" w:sz="0" w:space="0" w:color="auto"/>
        <w:right w:val="none" w:sz="0" w:space="0" w:color="auto"/>
      </w:divBdr>
    </w:div>
    <w:div w:id="799106864">
      <w:bodyDiv w:val="1"/>
      <w:marLeft w:val="0"/>
      <w:marRight w:val="0"/>
      <w:marTop w:val="0"/>
      <w:marBottom w:val="0"/>
      <w:divBdr>
        <w:top w:val="none" w:sz="0" w:space="0" w:color="auto"/>
        <w:left w:val="none" w:sz="0" w:space="0" w:color="auto"/>
        <w:bottom w:val="none" w:sz="0" w:space="0" w:color="auto"/>
        <w:right w:val="none" w:sz="0" w:space="0" w:color="auto"/>
      </w:divBdr>
    </w:div>
    <w:div w:id="799148084">
      <w:bodyDiv w:val="1"/>
      <w:marLeft w:val="0"/>
      <w:marRight w:val="0"/>
      <w:marTop w:val="0"/>
      <w:marBottom w:val="0"/>
      <w:divBdr>
        <w:top w:val="none" w:sz="0" w:space="0" w:color="auto"/>
        <w:left w:val="none" w:sz="0" w:space="0" w:color="auto"/>
        <w:bottom w:val="none" w:sz="0" w:space="0" w:color="auto"/>
        <w:right w:val="none" w:sz="0" w:space="0" w:color="auto"/>
      </w:divBdr>
    </w:div>
    <w:div w:id="799416708">
      <w:bodyDiv w:val="1"/>
      <w:marLeft w:val="0"/>
      <w:marRight w:val="0"/>
      <w:marTop w:val="0"/>
      <w:marBottom w:val="0"/>
      <w:divBdr>
        <w:top w:val="none" w:sz="0" w:space="0" w:color="auto"/>
        <w:left w:val="none" w:sz="0" w:space="0" w:color="auto"/>
        <w:bottom w:val="none" w:sz="0" w:space="0" w:color="auto"/>
        <w:right w:val="none" w:sz="0" w:space="0" w:color="auto"/>
      </w:divBdr>
    </w:div>
    <w:div w:id="800001270">
      <w:bodyDiv w:val="1"/>
      <w:marLeft w:val="0"/>
      <w:marRight w:val="0"/>
      <w:marTop w:val="0"/>
      <w:marBottom w:val="0"/>
      <w:divBdr>
        <w:top w:val="none" w:sz="0" w:space="0" w:color="auto"/>
        <w:left w:val="none" w:sz="0" w:space="0" w:color="auto"/>
        <w:bottom w:val="none" w:sz="0" w:space="0" w:color="auto"/>
        <w:right w:val="none" w:sz="0" w:space="0" w:color="auto"/>
      </w:divBdr>
      <w:divsChild>
        <w:div w:id="1145077056">
          <w:marLeft w:val="0"/>
          <w:marRight w:val="0"/>
          <w:marTop w:val="0"/>
          <w:marBottom w:val="0"/>
          <w:divBdr>
            <w:top w:val="none" w:sz="0" w:space="0" w:color="auto"/>
            <w:left w:val="none" w:sz="0" w:space="0" w:color="auto"/>
            <w:bottom w:val="none" w:sz="0" w:space="0" w:color="auto"/>
            <w:right w:val="none" w:sz="0" w:space="0" w:color="auto"/>
          </w:divBdr>
          <w:divsChild>
            <w:div w:id="72435150">
              <w:marLeft w:val="0"/>
              <w:marRight w:val="0"/>
              <w:marTop w:val="0"/>
              <w:marBottom w:val="0"/>
              <w:divBdr>
                <w:top w:val="none" w:sz="0" w:space="0" w:color="auto"/>
                <w:left w:val="none" w:sz="0" w:space="0" w:color="auto"/>
                <w:bottom w:val="none" w:sz="0" w:space="0" w:color="auto"/>
                <w:right w:val="none" w:sz="0" w:space="0" w:color="auto"/>
              </w:divBdr>
            </w:div>
            <w:div w:id="232476555">
              <w:marLeft w:val="0"/>
              <w:marRight w:val="0"/>
              <w:marTop w:val="0"/>
              <w:marBottom w:val="0"/>
              <w:divBdr>
                <w:top w:val="none" w:sz="0" w:space="0" w:color="auto"/>
                <w:left w:val="none" w:sz="0" w:space="0" w:color="auto"/>
                <w:bottom w:val="none" w:sz="0" w:space="0" w:color="auto"/>
                <w:right w:val="none" w:sz="0" w:space="0" w:color="auto"/>
              </w:divBdr>
            </w:div>
            <w:div w:id="550923917">
              <w:marLeft w:val="0"/>
              <w:marRight w:val="0"/>
              <w:marTop w:val="0"/>
              <w:marBottom w:val="0"/>
              <w:divBdr>
                <w:top w:val="none" w:sz="0" w:space="0" w:color="auto"/>
                <w:left w:val="none" w:sz="0" w:space="0" w:color="auto"/>
                <w:bottom w:val="none" w:sz="0" w:space="0" w:color="auto"/>
                <w:right w:val="none" w:sz="0" w:space="0" w:color="auto"/>
              </w:divBdr>
            </w:div>
            <w:div w:id="666715680">
              <w:marLeft w:val="0"/>
              <w:marRight w:val="0"/>
              <w:marTop w:val="0"/>
              <w:marBottom w:val="0"/>
              <w:divBdr>
                <w:top w:val="none" w:sz="0" w:space="0" w:color="auto"/>
                <w:left w:val="none" w:sz="0" w:space="0" w:color="auto"/>
                <w:bottom w:val="none" w:sz="0" w:space="0" w:color="auto"/>
                <w:right w:val="none" w:sz="0" w:space="0" w:color="auto"/>
              </w:divBdr>
            </w:div>
            <w:div w:id="845898510">
              <w:marLeft w:val="0"/>
              <w:marRight w:val="0"/>
              <w:marTop w:val="0"/>
              <w:marBottom w:val="0"/>
              <w:divBdr>
                <w:top w:val="none" w:sz="0" w:space="0" w:color="auto"/>
                <w:left w:val="none" w:sz="0" w:space="0" w:color="auto"/>
                <w:bottom w:val="none" w:sz="0" w:space="0" w:color="auto"/>
                <w:right w:val="none" w:sz="0" w:space="0" w:color="auto"/>
              </w:divBdr>
            </w:div>
            <w:div w:id="954672688">
              <w:marLeft w:val="0"/>
              <w:marRight w:val="0"/>
              <w:marTop w:val="0"/>
              <w:marBottom w:val="0"/>
              <w:divBdr>
                <w:top w:val="none" w:sz="0" w:space="0" w:color="auto"/>
                <w:left w:val="none" w:sz="0" w:space="0" w:color="auto"/>
                <w:bottom w:val="none" w:sz="0" w:space="0" w:color="auto"/>
                <w:right w:val="none" w:sz="0" w:space="0" w:color="auto"/>
              </w:divBdr>
            </w:div>
            <w:div w:id="1136221238">
              <w:marLeft w:val="0"/>
              <w:marRight w:val="0"/>
              <w:marTop w:val="0"/>
              <w:marBottom w:val="0"/>
              <w:divBdr>
                <w:top w:val="none" w:sz="0" w:space="0" w:color="auto"/>
                <w:left w:val="none" w:sz="0" w:space="0" w:color="auto"/>
                <w:bottom w:val="none" w:sz="0" w:space="0" w:color="auto"/>
                <w:right w:val="none" w:sz="0" w:space="0" w:color="auto"/>
              </w:divBdr>
            </w:div>
            <w:div w:id="1367221915">
              <w:marLeft w:val="0"/>
              <w:marRight w:val="0"/>
              <w:marTop w:val="0"/>
              <w:marBottom w:val="0"/>
              <w:divBdr>
                <w:top w:val="none" w:sz="0" w:space="0" w:color="auto"/>
                <w:left w:val="none" w:sz="0" w:space="0" w:color="auto"/>
                <w:bottom w:val="none" w:sz="0" w:space="0" w:color="auto"/>
                <w:right w:val="none" w:sz="0" w:space="0" w:color="auto"/>
              </w:divBdr>
            </w:div>
            <w:div w:id="155577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535334">
      <w:bodyDiv w:val="1"/>
      <w:marLeft w:val="0"/>
      <w:marRight w:val="0"/>
      <w:marTop w:val="0"/>
      <w:marBottom w:val="0"/>
      <w:divBdr>
        <w:top w:val="none" w:sz="0" w:space="0" w:color="auto"/>
        <w:left w:val="none" w:sz="0" w:space="0" w:color="auto"/>
        <w:bottom w:val="none" w:sz="0" w:space="0" w:color="auto"/>
        <w:right w:val="none" w:sz="0" w:space="0" w:color="auto"/>
      </w:divBdr>
      <w:divsChild>
        <w:div w:id="215360799">
          <w:marLeft w:val="0"/>
          <w:marRight w:val="0"/>
          <w:marTop w:val="0"/>
          <w:marBottom w:val="0"/>
          <w:divBdr>
            <w:top w:val="none" w:sz="0" w:space="0" w:color="auto"/>
            <w:left w:val="none" w:sz="0" w:space="0" w:color="auto"/>
            <w:bottom w:val="none" w:sz="0" w:space="0" w:color="auto"/>
            <w:right w:val="none" w:sz="0" w:space="0" w:color="auto"/>
          </w:divBdr>
          <w:divsChild>
            <w:div w:id="61176052">
              <w:marLeft w:val="0"/>
              <w:marRight w:val="0"/>
              <w:marTop w:val="0"/>
              <w:marBottom w:val="0"/>
              <w:divBdr>
                <w:top w:val="none" w:sz="0" w:space="0" w:color="auto"/>
                <w:left w:val="none" w:sz="0" w:space="0" w:color="auto"/>
                <w:bottom w:val="none" w:sz="0" w:space="0" w:color="auto"/>
                <w:right w:val="none" w:sz="0" w:space="0" w:color="auto"/>
              </w:divBdr>
            </w:div>
            <w:div w:id="575868283">
              <w:marLeft w:val="0"/>
              <w:marRight w:val="0"/>
              <w:marTop w:val="0"/>
              <w:marBottom w:val="0"/>
              <w:divBdr>
                <w:top w:val="none" w:sz="0" w:space="0" w:color="auto"/>
                <w:left w:val="none" w:sz="0" w:space="0" w:color="auto"/>
                <w:bottom w:val="none" w:sz="0" w:space="0" w:color="auto"/>
                <w:right w:val="none" w:sz="0" w:space="0" w:color="auto"/>
              </w:divBdr>
            </w:div>
            <w:div w:id="653023068">
              <w:marLeft w:val="0"/>
              <w:marRight w:val="0"/>
              <w:marTop w:val="0"/>
              <w:marBottom w:val="0"/>
              <w:divBdr>
                <w:top w:val="none" w:sz="0" w:space="0" w:color="auto"/>
                <w:left w:val="none" w:sz="0" w:space="0" w:color="auto"/>
                <w:bottom w:val="none" w:sz="0" w:space="0" w:color="auto"/>
                <w:right w:val="none" w:sz="0" w:space="0" w:color="auto"/>
              </w:divBdr>
            </w:div>
            <w:div w:id="996298403">
              <w:marLeft w:val="0"/>
              <w:marRight w:val="0"/>
              <w:marTop w:val="0"/>
              <w:marBottom w:val="0"/>
              <w:divBdr>
                <w:top w:val="none" w:sz="0" w:space="0" w:color="auto"/>
                <w:left w:val="none" w:sz="0" w:space="0" w:color="auto"/>
                <w:bottom w:val="none" w:sz="0" w:space="0" w:color="auto"/>
                <w:right w:val="none" w:sz="0" w:space="0" w:color="auto"/>
              </w:divBdr>
            </w:div>
            <w:div w:id="1124926924">
              <w:marLeft w:val="0"/>
              <w:marRight w:val="0"/>
              <w:marTop w:val="0"/>
              <w:marBottom w:val="0"/>
              <w:divBdr>
                <w:top w:val="none" w:sz="0" w:space="0" w:color="auto"/>
                <w:left w:val="none" w:sz="0" w:space="0" w:color="auto"/>
                <w:bottom w:val="none" w:sz="0" w:space="0" w:color="auto"/>
                <w:right w:val="none" w:sz="0" w:space="0" w:color="auto"/>
              </w:divBdr>
            </w:div>
            <w:div w:id="1707900621">
              <w:marLeft w:val="0"/>
              <w:marRight w:val="0"/>
              <w:marTop w:val="0"/>
              <w:marBottom w:val="0"/>
              <w:divBdr>
                <w:top w:val="none" w:sz="0" w:space="0" w:color="auto"/>
                <w:left w:val="none" w:sz="0" w:space="0" w:color="auto"/>
                <w:bottom w:val="none" w:sz="0" w:space="0" w:color="auto"/>
                <w:right w:val="none" w:sz="0" w:space="0" w:color="auto"/>
              </w:divBdr>
            </w:div>
            <w:div w:id="1760104286">
              <w:marLeft w:val="0"/>
              <w:marRight w:val="0"/>
              <w:marTop w:val="0"/>
              <w:marBottom w:val="0"/>
              <w:divBdr>
                <w:top w:val="none" w:sz="0" w:space="0" w:color="auto"/>
                <w:left w:val="none" w:sz="0" w:space="0" w:color="auto"/>
                <w:bottom w:val="none" w:sz="0" w:space="0" w:color="auto"/>
                <w:right w:val="none" w:sz="0" w:space="0" w:color="auto"/>
              </w:divBdr>
            </w:div>
            <w:div w:id="1912693460">
              <w:marLeft w:val="0"/>
              <w:marRight w:val="0"/>
              <w:marTop w:val="0"/>
              <w:marBottom w:val="0"/>
              <w:divBdr>
                <w:top w:val="none" w:sz="0" w:space="0" w:color="auto"/>
                <w:left w:val="none" w:sz="0" w:space="0" w:color="auto"/>
                <w:bottom w:val="none" w:sz="0" w:space="0" w:color="auto"/>
                <w:right w:val="none" w:sz="0" w:space="0" w:color="auto"/>
              </w:divBdr>
            </w:div>
            <w:div w:id="208210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730441">
      <w:bodyDiv w:val="1"/>
      <w:marLeft w:val="0"/>
      <w:marRight w:val="0"/>
      <w:marTop w:val="0"/>
      <w:marBottom w:val="0"/>
      <w:divBdr>
        <w:top w:val="none" w:sz="0" w:space="0" w:color="auto"/>
        <w:left w:val="none" w:sz="0" w:space="0" w:color="auto"/>
        <w:bottom w:val="none" w:sz="0" w:space="0" w:color="auto"/>
        <w:right w:val="none" w:sz="0" w:space="0" w:color="auto"/>
      </w:divBdr>
    </w:div>
    <w:div w:id="801852811">
      <w:bodyDiv w:val="1"/>
      <w:marLeft w:val="0"/>
      <w:marRight w:val="0"/>
      <w:marTop w:val="0"/>
      <w:marBottom w:val="0"/>
      <w:divBdr>
        <w:top w:val="none" w:sz="0" w:space="0" w:color="auto"/>
        <w:left w:val="none" w:sz="0" w:space="0" w:color="auto"/>
        <w:bottom w:val="none" w:sz="0" w:space="0" w:color="auto"/>
        <w:right w:val="none" w:sz="0" w:space="0" w:color="auto"/>
      </w:divBdr>
    </w:div>
    <w:div w:id="802189386">
      <w:bodyDiv w:val="1"/>
      <w:marLeft w:val="0"/>
      <w:marRight w:val="0"/>
      <w:marTop w:val="0"/>
      <w:marBottom w:val="0"/>
      <w:divBdr>
        <w:top w:val="none" w:sz="0" w:space="0" w:color="auto"/>
        <w:left w:val="none" w:sz="0" w:space="0" w:color="auto"/>
        <w:bottom w:val="none" w:sz="0" w:space="0" w:color="auto"/>
        <w:right w:val="none" w:sz="0" w:space="0" w:color="auto"/>
      </w:divBdr>
    </w:div>
    <w:div w:id="802772175">
      <w:bodyDiv w:val="1"/>
      <w:marLeft w:val="0"/>
      <w:marRight w:val="0"/>
      <w:marTop w:val="0"/>
      <w:marBottom w:val="0"/>
      <w:divBdr>
        <w:top w:val="none" w:sz="0" w:space="0" w:color="auto"/>
        <w:left w:val="none" w:sz="0" w:space="0" w:color="auto"/>
        <w:bottom w:val="none" w:sz="0" w:space="0" w:color="auto"/>
        <w:right w:val="none" w:sz="0" w:space="0" w:color="auto"/>
      </w:divBdr>
    </w:div>
    <w:div w:id="802773360">
      <w:bodyDiv w:val="1"/>
      <w:marLeft w:val="0"/>
      <w:marRight w:val="0"/>
      <w:marTop w:val="0"/>
      <w:marBottom w:val="0"/>
      <w:divBdr>
        <w:top w:val="none" w:sz="0" w:space="0" w:color="auto"/>
        <w:left w:val="none" w:sz="0" w:space="0" w:color="auto"/>
        <w:bottom w:val="none" w:sz="0" w:space="0" w:color="auto"/>
        <w:right w:val="none" w:sz="0" w:space="0" w:color="auto"/>
      </w:divBdr>
    </w:div>
    <w:div w:id="802845729">
      <w:bodyDiv w:val="1"/>
      <w:marLeft w:val="0"/>
      <w:marRight w:val="0"/>
      <w:marTop w:val="0"/>
      <w:marBottom w:val="0"/>
      <w:divBdr>
        <w:top w:val="none" w:sz="0" w:space="0" w:color="auto"/>
        <w:left w:val="none" w:sz="0" w:space="0" w:color="auto"/>
        <w:bottom w:val="none" w:sz="0" w:space="0" w:color="auto"/>
        <w:right w:val="none" w:sz="0" w:space="0" w:color="auto"/>
      </w:divBdr>
    </w:div>
    <w:div w:id="803548541">
      <w:bodyDiv w:val="1"/>
      <w:marLeft w:val="0"/>
      <w:marRight w:val="0"/>
      <w:marTop w:val="0"/>
      <w:marBottom w:val="0"/>
      <w:divBdr>
        <w:top w:val="none" w:sz="0" w:space="0" w:color="auto"/>
        <w:left w:val="none" w:sz="0" w:space="0" w:color="auto"/>
        <w:bottom w:val="none" w:sz="0" w:space="0" w:color="auto"/>
        <w:right w:val="none" w:sz="0" w:space="0" w:color="auto"/>
      </w:divBdr>
      <w:divsChild>
        <w:div w:id="1722753618">
          <w:marLeft w:val="360"/>
          <w:marRight w:val="0"/>
          <w:marTop w:val="200"/>
          <w:marBottom w:val="0"/>
          <w:divBdr>
            <w:top w:val="none" w:sz="0" w:space="0" w:color="auto"/>
            <w:left w:val="none" w:sz="0" w:space="0" w:color="auto"/>
            <w:bottom w:val="none" w:sz="0" w:space="0" w:color="auto"/>
            <w:right w:val="none" w:sz="0" w:space="0" w:color="auto"/>
          </w:divBdr>
        </w:div>
      </w:divsChild>
    </w:div>
    <w:div w:id="803699901">
      <w:bodyDiv w:val="1"/>
      <w:marLeft w:val="0"/>
      <w:marRight w:val="0"/>
      <w:marTop w:val="0"/>
      <w:marBottom w:val="0"/>
      <w:divBdr>
        <w:top w:val="none" w:sz="0" w:space="0" w:color="auto"/>
        <w:left w:val="none" w:sz="0" w:space="0" w:color="auto"/>
        <w:bottom w:val="none" w:sz="0" w:space="0" w:color="auto"/>
        <w:right w:val="none" w:sz="0" w:space="0" w:color="auto"/>
      </w:divBdr>
    </w:div>
    <w:div w:id="803734930">
      <w:bodyDiv w:val="1"/>
      <w:marLeft w:val="0"/>
      <w:marRight w:val="0"/>
      <w:marTop w:val="0"/>
      <w:marBottom w:val="0"/>
      <w:divBdr>
        <w:top w:val="none" w:sz="0" w:space="0" w:color="auto"/>
        <w:left w:val="none" w:sz="0" w:space="0" w:color="auto"/>
        <w:bottom w:val="none" w:sz="0" w:space="0" w:color="auto"/>
        <w:right w:val="none" w:sz="0" w:space="0" w:color="auto"/>
      </w:divBdr>
    </w:div>
    <w:div w:id="805126774">
      <w:bodyDiv w:val="1"/>
      <w:marLeft w:val="0"/>
      <w:marRight w:val="0"/>
      <w:marTop w:val="0"/>
      <w:marBottom w:val="0"/>
      <w:divBdr>
        <w:top w:val="none" w:sz="0" w:space="0" w:color="auto"/>
        <w:left w:val="none" w:sz="0" w:space="0" w:color="auto"/>
        <w:bottom w:val="none" w:sz="0" w:space="0" w:color="auto"/>
        <w:right w:val="none" w:sz="0" w:space="0" w:color="auto"/>
      </w:divBdr>
    </w:div>
    <w:div w:id="805970303">
      <w:bodyDiv w:val="1"/>
      <w:marLeft w:val="0"/>
      <w:marRight w:val="0"/>
      <w:marTop w:val="0"/>
      <w:marBottom w:val="0"/>
      <w:divBdr>
        <w:top w:val="none" w:sz="0" w:space="0" w:color="auto"/>
        <w:left w:val="none" w:sz="0" w:space="0" w:color="auto"/>
        <w:bottom w:val="none" w:sz="0" w:space="0" w:color="auto"/>
        <w:right w:val="none" w:sz="0" w:space="0" w:color="auto"/>
      </w:divBdr>
    </w:div>
    <w:div w:id="806438955">
      <w:bodyDiv w:val="1"/>
      <w:marLeft w:val="0"/>
      <w:marRight w:val="0"/>
      <w:marTop w:val="0"/>
      <w:marBottom w:val="0"/>
      <w:divBdr>
        <w:top w:val="none" w:sz="0" w:space="0" w:color="auto"/>
        <w:left w:val="none" w:sz="0" w:space="0" w:color="auto"/>
        <w:bottom w:val="none" w:sz="0" w:space="0" w:color="auto"/>
        <w:right w:val="none" w:sz="0" w:space="0" w:color="auto"/>
      </w:divBdr>
      <w:divsChild>
        <w:div w:id="557328436">
          <w:marLeft w:val="547"/>
          <w:marRight w:val="0"/>
          <w:marTop w:val="134"/>
          <w:marBottom w:val="120"/>
          <w:divBdr>
            <w:top w:val="none" w:sz="0" w:space="0" w:color="auto"/>
            <w:left w:val="none" w:sz="0" w:space="0" w:color="auto"/>
            <w:bottom w:val="none" w:sz="0" w:space="0" w:color="auto"/>
            <w:right w:val="none" w:sz="0" w:space="0" w:color="auto"/>
          </w:divBdr>
        </w:div>
        <w:div w:id="702637603">
          <w:marLeft w:val="1166"/>
          <w:marRight w:val="0"/>
          <w:marTop w:val="115"/>
          <w:marBottom w:val="120"/>
          <w:divBdr>
            <w:top w:val="none" w:sz="0" w:space="0" w:color="auto"/>
            <w:left w:val="none" w:sz="0" w:space="0" w:color="auto"/>
            <w:bottom w:val="none" w:sz="0" w:space="0" w:color="auto"/>
            <w:right w:val="none" w:sz="0" w:space="0" w:color="auto"/>
          </w:divBdr>
        </w:div>
        <w:div w:id="1146627127">
          <w:marLeft w:val="1166"/>
          <w:marRight w:val="0"/>
          <w:marTop w:val="115"/>
          <w:marBottom w:val="120"/>
          <w:divBdr>
            <w:top w:val="none" w:sz="0" w:space="0" w:color="auto"/>
            <w:left w:val="none" w:sz="0" w:space="0" w:color="auto"/>
            <w:bottom w:val="none" w:sz="0" w:space="0" w:color="auto"/>
            <w:right w:val="none" w:sz="0" w:space="0" w:color="auto"/>
          </w:divBdr>
        </w:div>
        <w:div w:id="1694916312">
          <w:marLeft w:val="1166"/>
          <w:marRight w:val="0"/>
          <w:marTop w:val="115"/>
          <w:marBottom w:val="120"/>
          <w:divBdr>
            <w:top w:val="none" w:sz="0" w:space="0" w:color="auto"/>
            <w:left w:val="none" w:sz="0" w:space="0" w:color="auto"/>
            <w:bottom w:val="none" w:sz="0" w:space="0" w:color="auto"/>
            <w:right w:val="none" w:sz="0" w:space="0" w:color="auto"/>
          </w:divBdr>
        </w:div>
      </w:divsChild>
    </w:div>
    <w:div w:id="807281017">
      <w:bodyDiv w:val="1"/>
      <w:marLeft w:val="0"/>
      <w:marRight w:val="0"/>
      <w:marTop w:val="0"/>
      <w:marBottom w:val="0"/>
      <w:divBdr>
        <w:top w:val="none" w:sz="0" w:space="0" w:color="auto"/>
        <w:left w:val="none" w:sz="0" w:space="0" w:color="auto"/>
        <w:bottom w:val="none" w:sz="0" w:space="0" w:color="auto"/>
        <w:right w:val="none" w:sz="0" w:space="0" w:color="auto"/>
      </w:divBdr>
    </w:div>
    <w:div w:id="807479182">
      <w:bodyDiv w:val="1"/>
      <w:marLeft w:val="0"/>
      <w:marRight w:val="0"/>
      <w:marTop w:val="0"/>
      <w:marBottom w:val="0"/>
      <w:divBdr>
        <w:top w:val="none" w:sz="0" w:space="0" w:color="auto"/>
        <w:left w:val="none" w:sz="0" w:space="0" w:color="auto"/>
        <w:bottom w:val="none" w:sz="0" w:space="0" w:color="auto"/>
        <w:right w:val="none" w:sz="0" w:space="0" w:color="auto"/>
      </w:divBdr>
      <w:divsChild>
        <w:div w:id="16464324">
          <w:marLeft w:val="0"/>
          <w:marRight w:val="0"/>
          <w:marTop w:val="0"/>
          <w:marBottom w:val="0"/>
          <w:divBdr>
            <w:top w:val="none" w:sz="0" w:space="0" w:color="auto"/>
            <w:left w:val="none" w:sz="0" w:space="0" w:color="auto"/>
            <w:bottom w:val="none" w:sz="0" w:space="0" w:color="auto"/>
            <w:right w:val="none" w:sz="0" w:space="0" w:color="auto"/>
          </w:divBdr>
          <w:divsChild>
            <w:div w:id="374231065">
              <w:marLeft w:val="0"/>
              <w:marRight w:val="0"/>
              <w:marTop w:val="0"/>
              <w:marBottom w:val="0"/>
              <w:divBdr>
                <w:top w:val="none" w:sz="0" w:space="0" w:color="auto"/>
                <w:left w:val="none" w:sz="0" w:space="0" w:color="auto"/>
                <w:bottom w:val="none" w:sz="0" w:space="0" w:color="auto"/>
                <w:right w:val="none" w:sz="0" w:space="0" w:color="auto"/>
              </w:divBdr>
            </w:div>
            <w:div w:id="570773689">
              <w:marLeft w:val="0"/>
              <w:marRight w:val="0"/>
              <w:marTop w:val="0"/>
              <w:marBottom w:val="0"/>
              <w:divBdr>
                <w:top w:val="none" w:sz="0" w:space="0" w:color="auto"/>
                <w:left w:val="none" w:sz="0" w:space="0" w:color="auto"/>
                <w:bottom w:val="none" w:sz="0" w:space="0" w:color="auto"/>
                <w:right w:val="none" w:sz="0" w:space="0" w:color="auto"/>
              </w:divBdr>
            </w:div>
            <w:div w:id="924651598">
              <w:marLeft w:val="0"/>
              <w:marRight w:val="0"/>
              <w:marTop w:val="0"/>
              <w:marBottom w:val="0"/>
              <w:divBdr>
                <w:top w:val="none" w:sz="0" w:space="0" w:color="auto"/>
                <w:left w:val="none" w:sz="0" w:space="0" w:color="auto"/>
                <w:bottom w:val="none" w:sz="0" w:space="0" w:color="auto"/>
                <w:right w:val="none" w:sz="0" w:space="0" w:color="auto"/>
              </w:divBdr>
            </w:div>
            <w:div w:id="1586380589">
              <w:marLeft w:val="0"/>
              <w:marRight w:val="0"/>
              <w:marTop w:val="0"/>
              <w:marBottom w:val="0"/>
              <w:divBdr>
                <w:top w:val="none" w:sz="0" w:space="0" w:color="auto"/>
                <w:left w:val="none" w:sz="0" w:space="0" w:color="auto"/>
                <w:bottom w:val="none" w:sz="0" w:space="0" w:color="auto"/>
                <w:right w:val="none" w:sz="0" w:space="0" w:color="auto"/>
              </w:divBdr>
            </w:div>
            <w:div w:id="1832596797">
              <w:marLeft w:val="0"/>
              <w:marRight w:val="0"/>
              <w:marTop w:val="0"/>
              <w:marBottom w:val="0"/>
              <w:divBdr>
                <w:top w:val="none" w:sz="0" w:space="0" w:color="auto"/>
                <w:left w:val="none" w:sz="0" w:space="0" w:color="auto"/>
                <w:bottom w:val="none" w:sz="0" w:space="0" w:color="auto"/>
                <w:right w:val="none" w:sz="0" w:space="0" w:color="auto"/>
              </w:divBdr>
            </w:div>
            <w:div w:id="21417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549129">
      <w:bodyDiv w:val="1"/>
      <w:marLeft w:val="0"/>
      <w:marRight w:val="0"/>
      <w:marTop w:val="0"/>
      <w:marBottom w:val="0"/>
      <w:divBdr>
        <w:top w:val="none" w:sz="0" w:space="0" w:color="auto"/>
        <w:left w:val="none" w:sz="0" w:space="0" w:color="auto"/>
        <w:bottom w:val="none" w:sz="0" w:space="0" w:color="auto"/>
        <w:right w:val="none" w:sz="0" w:space="0" w:color="auto"/>
      </w:divBdr>
    </w:div>
    <w:div w:id="807741427">
      <w:bodyDiv w:val="1"/>
      <w:marLeft w:val="0"/>
      <w:marRight w:val="0"/>
      <w:marTop w:val="0"/>
      <w:marBottom w:val="0"/>
      <w:divBdr>
        <w:top w:val="none" w:sz="0" w:space="0" w:color="auto"/>
        <w:left w:val="none" w:sz="0" w:space="0" w:color="auto"/>
        <w:bottom w:val="none" w:sz="0" w:space="0" w:color="auto"/>
        <w:right w:val="none" w:sz="0" w:space="0" w:color="auto"/>
      </w:divBdr>
    </w:div>
    <w:div w:id="807747795">
      <w:bodyDiv w:val="1"/>
      <w:marLeft w:val="0"/>
      <w:marRight w:val="0"/>
      <w:marTop w:val="0"/>
      <w:marBottom w:val="0"/>
      <w:divBdr>
        <w:top w:val="none" w:sz="0" w:space="0" w:color="auto"/>
        <w:left w:val="none" w:sz="0" w:space="0" w:color="auto"/>
        <w:bottom w:val="none" w:sz="0" w:space="0" w:color="auto"/>
        <w:right w:val="none" w:sz="0" w:space="0" w:color="auto"/>
      </w:divBdr>
      <w:divsChild>
        <w:div w:id="244144182">
          <w:marLeft w:val="1166"/>
          <w:marRight w:val="0"/>
          <w:marTop w:val="134"/>
          <w:marBottom w:val="0"/>
          <w:divBdr>
            <w:top w:val="none" w:sz="0" w:space="0" w:color="auto"/>
            <w:left w:val="none" w:sz="0" w:space="0" w:color="auto"/>
            <w:bottom w:val="none" w:sz="0" w:space="0" w:color="auto"/>
            <w:right w:val="none" w:sz="0" w:space="0" w:color="auto"/>
          </w:divBdr>
        </w:div>
        <w:div w:id="409238028">
          <w:marLeft w:val="547"/>
          <w:marRight w:val="0"/>
          <w:marTop w:val="154"/>
          <w:marBottom w:val="0"/>
          <w:divBdr>
            <w:top w:val="none" w:sz="0" w:space="0" w:color="auto"/>
            <w:left w:val="none" w:sz="0" w:space="0" w:color="auto"/>
            <w:bottom w:val="none" w:sz="0" w:space="0" w:color="auto"/>
            <w:right w:val="none" w:sz="0" w:space="0" w:color="auto"/>
          </w:divBdr>
        </w:div>
        <w:div w:id="1511137732">
          <w:marLeft w:val="1166"/>
          <w:marRight w:val="0"/>
          <w:marTop w:val="134"/>
          <w:marBottom w:val="0"/>
          <w:divBdr>
            <w:top w:val="none" w:sz="0" w:space="0" w:color="auto"/>
            <w:left w:val="none" w:sz="0" w:space="0" w:color="auto"/>
            <w:bottom w:val="none" w:sz="0" w:space="0" w:color="auto"/>
            <w:right w:val="none" w:sz="0" w:space="0" w:color="auto"/>
          </w:divBdr>
        </w:div>
      </w:divsChild>
    </w:div>
    <w:div w:id="807939853">
      <w:bodyDiv w:val="1"/>
      <w:marLeft w:val="0"/>
      <w:marRight w:val="0"/>
      <w:marTop w:val="0"/>
      <w:marBottom w:val="0"/>
      <w:divBdr>
        <w:top w:val="none" w:sz="0" w:space="0" w:color="auto"/>
        <w:left w:val="none" w:sz="0" w:space="0" w:color="auto"/>
        <w:bottom w:val="none" w:sz="0" w:space="0" w:color="auto"/>
        <w:right w:val="none" w:sz="0" w:space="0" w:color="auto"/>
      </w:divBdr>
    </w:div>
    <w:div w:id="808131032">
      <w:bodyDiv w:val="1"/>
      <w:marLeft w:val="0"/>
      <w:marRight w:val="0"/>
      <w:marTop w:val="0"/>
      <w:marBottom w:val="0"/>
      <w:divBdr>
        <w:top w:val="none" w:sz="0" w:space="0" w:color="auto"/>
        <w:left w:val="none" w:sz="0" w:space="0" w:color="auto"/>
        <w:bottom w:val="none" w:sz="0" w:space="0" w:color="auto"/>
        <w:right w:val="none" w:sz="0" w:space="0" w:color="auto"/>
      </w:divBdr>
    </w:div>
    <w:div w:id="808790460">
      <w:bodyDiv w:val="1"/>
      <w:marLeft w:val="0"/>
      <w:marRight w:val="0"/>
      <w:marTop w:val="0"/>
      <w:marBottom w:val="0"/>
      <w:divBdr>
        <w:top w:val="none" w:sz="0" w:space="0" w:color="auto"/>
        <w:left w:val="none" w:sz="0" w:space="0" w:color="auto"/>
        <w:bottom w:val="none" w:sz="0" w:space="0" w:color="auto"/>
        <w:right w:val="none" w:sz="0" w:space="0" w:color="auto"/>
      </w:divBdr>
    </w:div>
    <w:div w:id="809134194">
      <w:bodyDiv w:val="1"/>
      <w:marLeft w:val="0"/>
      <w:marRight w:val="0"/>
      <w:marTop w:val="0"/>
      <w:marBottom w:val="0"/>
      <w:divBdr>
        <w:top w:val="none" w:sz="0" w:space="0" w:color="auto"/>
        <w:left w:val="none" w:sz="0" w:space="0" w:color="auto"/>
        <w:bottom w:val="none" w:sz="0" w:space="0" w:color="auto"/>
        <w:right w:val="none" w:sz="0" w:space="0" w:color="auto"/>
      </w:divBdr>
    </w:div>
    <w:div w:id="809598270">
      <w:bodyDiv w:val="1"/>
      <w:marLeft w:val="0"/>
      <w:marRight w:val="0"/>
      <w:marTop w:val="0"/>
      <w:marBottom w:val="0"/>
      <w:divBdr>
        <w:top w:val="none" w:sz="0" w:space="0" w:color="auto"/>
        <w:left w:val="none" w:sz="0" w:space="0" w:color="auto"/>
        <w:bottom w:val="none" w:sz="0" w:space="0" w:color="auto"/>
        <w:right w:val="none" w:sz="0" w:space="0" w:color="auto"/>
      </w:divBdr>
      <w:divsChild>
        <w:div w:id="599411440">
          <w:marLeft w:val="1166"/>
          <w:marRight w:val="0"/>
          <w:marTop w:val="125"/>
          <w:marBottom w:val="0"/>
          <w:divBdr>
            <w:top w:val="none" w:sz="0" w:space="0" w:color="auto"/>
            <w:left w:val="none" w:sz="0" w:space="0" w:color="auto"/>
            <w:bottom w:val="none" w:sz="0" w:space="0" w:color="auto"/>
            <w:right w:val="none" w:sz="0" w:space="0" w:color="auto"/>
          </w:divBdr>
        </w:div>
        <w:div w:id="704408794">
          <w:marLeft w:val="547"/>
          <w:marRight w:val="0"/>
          <w:marTop w:val="144"/>
          <w:marBottom w:val="0"/>
          <w:divBdr>
            <w:top w:val="none" w:sz="0" w:space="0" w:color="auto"/>
            <w:left w:val="none" w:sz="0" w:space="0" w:color="auto"/>
            <w:bottom w:val="none" w:sz="0" w:space="0" w:color="auto"/>
            <w:right w:val="none" w:sz="0" w:space="0" w:color="auto"/>
          </w:divBdr>
        </w:div>
        <w:div w:id="913971745">
          <w:marLeft w:val="547"/>
          <w:marRight w:val="0"/>
          <w:marTop w:val="144"/>
          <w:marBottom w:val="0"/>
          <w:divBdr>
            <w:top w:val="none" w:sz="0" w:space="0" w:color="auto"/>
            <w:left w:val="none" w:sz="0" w:space="0" w:color="auto"/>
            <w:bottom w:val="none" w:sz="0" w:space="0" w:color="auto"/>
            <w:right w:val="none" w:sz="0" w:space="0" w:color="auto"/>
          </w:divBdr>
        </w:div>
        <w:div w:id="1972906508">
          <w:marLeft w:val="1166"/>
          <w:marRight w:val="0"/>
          <w:marTop w:val="125"/>
          <w:marBottom w:val="0"/>
          <w:divBdr>
            <w:top w:val="none" w:sz="0" w:space="0" w:color="auto"/>
            <w:left w:val="none" w:sz="0" w:space="0" w:color="auto"/>
            <w:bottom w:val="none" w:sz="0" w:space="0" w:color="auto"/>
            <w:right w:val="none" w:sz="0" w:space="0" w:color="auto"/>
          </w:divBdr>
        </w:div>
      </w:divsChild>
    </w:div>
    <w:div w:id="809901408">
      <w:bodyDiv w:val="1"/>
      <w:marLeft w:val="0"/>
      <w:marRight w:val="0"/>
      <w:marTop w:val="0"/>
      <w:marBottom w:val="0"/>
      <w:divBdr>
        <w:top w:val="none" w:sz="0" w:space="0" w:color="auto"/>
        <w:left w:val="none" w:sz="0" w:space="0" w:color="auto"/>
        <w:bottom w:val="none" w:sz="0" w:space="0" w:color="auto"/>
        <w:right w:val="none" w:sz="0" w:space="0" w:color="auto"/>
      </w:divBdr>
    </w:div>
    <w:div w:id="809906846">
      <w:bodyDiv w:val="1"/>
      <w:marLeft w:val="0"/>
      <w:marRight w:val="0"/>
      <w:marTop w:val="0"/>
      <w:marBottom w:val="0"/>
      <w:divBdr>
        <w:top w:val="none" w:sz="0" w:space="0" w:color="auto"/>
        <w:left w:val="none" w:sz="0" w:space="0" w:color="auto"/>
        <w:bottom w:val="none" w:sz="0" w:space="0" w:color="auto"/>
        <w:right w:val="none" w:sz="0" w:space="0" w:color="auto"/>
      </w:divBdr>
    </w:div>
    <w:div w:id="810287909">
      <w:bodyDiv w:val="1"/>
      <w:marLeft w:val="0"/>
      <w:marRight w:val="0"/>
      <w:marTop w:val="0"/>
      <w:marBottom w:val="0"/>
      <w:divBdr>
        <w:top w:val="none" w:sz="0" w:space="0" w:color="auto"/>
        <w:left w:val="none" w:sz="0" w:space="0" w:color="auto"/>
        <w:bottom w:val="none" w:sz="0" w:space="0" w:color="auto"/>
        <w:right w:val="none" w:sz="0" w:space="0" w:color="auto"/>
      </w:divBdr>
    </w:div>
    <w:div w:id="810563237">
      <w:bodyDiv w:val="1"/>
      <w:marLeft w:val="0"/>
      <w:marRight w:val="0"/>
      <w:marTop w:val="0"/>
      <w:marBottom w:val="0"/>
      <w:divBdr>
        <w:top w:val="none" w:sz="0" w:space="0" w:color="auto"/>
        <w:left w:val="none" w:sz="0" w:space="0" w:color="auto"/>
        <w:bottom w:val="none" w:sz="0" w:space="0" w:color="auto"/>
        <w:right w:val="none" w:sz="0" w:space="0" w:color="auto"/>
      </w:divBdr>
    </w:div>
    <w:div w:id="815099816">
      <w:bodyDiv w:val="1"/>
      <w:marLeft w:val="0"/>
      <w:marRight w:val="0"/>
      <w:marTop w:val="0"/>
      <w:marBottom w:val="0"/>
      <w:divBdr>
        <w:top w:val="none" w:sz="0" w:space="0" w:color="auto"/>
        <w:left w:val="none" w:sz="0" w:space="0" w:color="auto"/>
        <w:bottom w:val="none" w:sz="0" w:space="0" w:color="auto"/>
        <w:right w:val="none" w:sz="0" w:space="0" w:color="auto"/>
      </w:divBdr>
    </w:div>
    <w:div w:id="815219918">
      <w:bodyDiv w:val="1"/>
      <w:marLeft w:val="0"/>
      <w:marRight w:val="0"/>
      <w:marTop w:val="0"/>
      <w:marBottom w:val="0"/>
      <w:divBdr>
        <w:top w:val="none" w:sz="0" w:space="0" w:color="auto"/>
        <w:left w:val="none" w:sz="0" w:space="0" w:color="auto"/>
        <w:bottom w:val="none" w:sz="0" w:space="0" w:color="auto"/>
        <w:right w:val="none" w:sz="0" w:space="0" w:color="auto"/>
      </w:divBdr>
    </w:div>
    <w:div w:id="816142489">
      <w:bodyDiv w:val="1"/>
      <w:marLeft w:val="0"/>
      <w:marRight w:val="0"/>
      <w:marTop w:val="0"/>
      <w:marBottom w:val="0"/>
      <w:divBdr>
        <w:top w:val="none" w:sz="0" w:space="0" w:color="auto"/>
        <w:left w:val="none" w:sz="0" w:space="0" w:color="auto"/>
        <w:bottom w:val="none" w:sz="0" w:space="0" w:color="auto"/>
        <w:right w:val="none" w:sz="0" w:space="0" w:color="auto"/>
      </w:divBdr>
    </w:div>
    <w:div w:id="817040480">
      <w:bodyDiv w:val="1"/>
      <w:marLeft w:val="0"/>
      <w:marRight w:val="0"/>
      <w:marTop w:val="0"/>
      <w:marBottom w:val="0"/>
      <w:divBdr>
        <w:top w:val="none" w:sz="0" w:space="0" w:color="auto"/>
        <w:left w:val="none" w:sz="0" w:space="0" w:color="auto"/>
        <w:bottom w:val="none" w:sz="0" w:space="0" w:color="auto"/>
        <w:right w:val="none" w:sz="0" w:space="0" w:color="auto"/>
      </w:divBdr>
    </w:div>
    <w:div w:id="817065416">
      <w:bodyDiv w:val="1"/>
      <w:marLeft w:val="0"/>
      <w:marRight w:val="0"/>
      <w:marTop w:val="0"/>
      <w:marBottom w:val="0"/>
      <w:divBdr>
        <w:top w:val="none" w:sz="0" w:space="0" w:color="auto"/>
        <w:left w:val="none" w:sz="0" w:space="0" w:color="auto"/>
        <w:bottom w:val="none" w:sz="0" w:space="0" w:color="auto"/>
        <w:right w:val="none" w:sz="0" w:space="0" w:color="auto"/>
      </w:divBdr>
    </w:div>
    <w:div w:id="817301535">
      <w:bodyDiv w:val="1"/>
      <w:marLeft w:val="0"/>
      <w:marRight w:val="0"/>
      <w:marTop w:val="0"/>
      <w:marBottom w:val="0"/>
      <w:divBdr>
        <w:top w:val="none" w:sz="0" w:space="0" w:color="auto"/>
        <w:left w:val="none" w:sz="0" w:space="0" w:color="auto"/>
        <w:bottom w:val="none" w:sz="0" w:space="0" w:color="auto"/>
        <w:right w:val="none" w:sz="0" w:space="0" w:color="auto"/>
      </w:divBdr>
    </w:div>
    <w:div w:id="818422109">
      <w:bodyDiv w:val="1"/>
      <w:marLeft w:val="0"/>
      <w:marRight w:val="0"/>
      <w:marTop w:val="0"/>
      <w:marBottom w:val="0"/>
      <w:divBdr>
        <w:top w:val="none" w:sz="0" w:space="0" w:color="auto"/>
        <w:left w:val="none" w:sz="0" w:space="0" w:color="auto"/>
        <w:bottom w:val="none" w:sz="0" w:space="0" w:color="auto"/>
        <w:right w:val="none" w:sz="0" w:space="0" w:color="auto"/>
      </w:divBdr>
      <w:divsChild>
        <w:div w:id="620042028">
          <w:marLeft w:val="850"/>
          <w:marRight w:val="0"/>
          <w:marTop w:val="77"/>
          <w:marBottom w:val="0"/>
          <w:divBdr>
            <w:top w:val="none" w:sz="0" w:space="0" w:color="auto"/>
            <w:left w:val="none" w:sz="0" w:space="0" w:color="auto"/>
            <w:bottom w:val="none" w:sz="0" w:space="0" w:color="auto"/>
            <w:right w:val="none" w:sz="0" w:space="0" w:color="auto"/>
          </w:divBdr>
        </w:div>
        <w:div w:id="679088133">
          <w:marLeft w:val="432"/>
          <w:marRight w:val="0"/>
          <w:marTop w:val="86"/>
          <w:marBottom w:val="0"/>
          <w:divBdr>
            <w:top w:val="none" w:sz="0" w:space="0" w:color="auto"/>
            <w:left w:val="none" w:sz="0" w:space="0" w:color="auto"/>
            <w:bottom w:val="none" w:sz="0" w:space="0" w:color="auto"/>
            <w:right w:val="none" w:sz="0" w:space="0" w:color="auto"/>
          </w:divBdr>
        </w:div>
        <w:div w:id="867716627">
          <w:marLeft w:val="850"/>
          <w:marRight w:val="0"/>
          <w:marTop w:val="77"/>
          <w:marBottom w:val="0"/>
          <w:divBdr>
            <w:top w:val="none" w:sz="0" w:space="0" w:color="auto"/>
            <w:left w:val="none" w:sz="0" w:space="0" w:color="auto"/>
            <w:bottom w:val="none" w:sz="0" w:space="0" w:color="auto"/>
            <w:right w:val="none" w:sz="0" w:space="0" w:color="auto"/>
          </w:divBdr>
        </w:div>
        <w:div w:id="968128710">
          <w:marLeft w:val="432"/>
          <w:marRight w:val="0"/>
          <w:marTop w:val="86"/>
          <w:marBottom w:val="0"/>
          <w:divBdr>
            <w:top w:val="none" w:sz="0" w:space="0" w:color="auto"/>
            <w:left w:val="none" w:sz="0" w:space="0" w:color="auto"/>
            <w:bottom w:val="none" w:sz="0" w:space="0" w:color="auto"/>
            <w:right w:val="none" w:sz="0" w:space="0" w:color="auto"/>
          </w:divBdr>
        </w:div>
        <w:div w:id="1251543519">
          <w:marLeft w:val="850"/>
          <w:marRight w:val="0"/>
          <w:marTop w:val="77"/>
          <w:marBottom w:val="0"/>
          <w:divBdr>
            <w:top w:val="none" w:sz="0" w:space="0" w:color="auto"/>
            <w:left w:val="none" w:sz="0" w:space="0" w:color="auto"/>
            <w:bottom w:val="none" w:sz="0" w:space="0" w:color="auto"/>
            <w:right w:val="none" w:sz="0" w:space="0" w:color="auto"/>
          </w:divBdr>
        </w:div>
        <w:div w:id="1440875579">
          <w:marLeft w:val="850"/>
          <w:marRight w:val="0"/>
          <w:marTop w:val="77"/>
          <w:marBottom w:val="0"/>
          <w:divBdr>
            <w:top w:val="none" w:sz="0" w:space="0" w:color="auto"/>
            <w:left w:val="none" w:sz="0" w:space="0" w:color="auto"/>
            <w:bottom w:val="none" w:sz="0" w:space="0" w:color="auto"/>
            <w:right w:val="none" w:sz="0" w:space="0" w:color="auto"/>
          </w:divBdr>
        </w:div>
        <w:div w:id="1746875987">
          <w:marLeft w:val="850"/>
          <w:marRight w:val="0"/>
          <w:marTop w:val="77"/>
          <w:marBottom w:val="0"/>
          <w:divBdr>
            <w:top w:val="none" w:sz="0" w:space="0" w:color="auto"/>
            <w:left w:val="none" w:sz="0" w:space="0" w:color="auto"/>
            <w:bottom w:val="none" w:sz="0" w:space="0" w:color="auto"/>
            <w:right w:val="none" w:sz="0" w:space="0" w:color="auto"/>
          </w:divBdr>
        </w:div>
        <w:div w:id="1786073474">
          <w:marLeft w:val="850"/>
          <w:marRight w:val="0"/>
          <w:marTop w:val="77"/>
          <w:marBottom w:val="0"/>
          <w:divBdr>
            <w:top w:val="none" w:sz="0" w:space="0" w:color="auto"/>
            <w:left w:val="none" w:sz="0" w:space="0" w:color="auto"/>
            <w:bottom w:val="none" w:sz="0" w:space="0" w:color="auto"/>
            <w:right w:val="none" w:sz="0" w:space="0" w:color="auto"/>
          </w:divBdr>
        </w:div>
        <w:div w:id="1982610982">
          <w:marLeft w:val="432"/>
          <w:marRight w:val="0"/>
          <w:marTop w:val="86"/>
          <w:marBottom w:val="0"/>
          <w:divBdr>
            <w:top w:val="none" w:sz="0" w:space="0" w:color="auto"/>
            <w:left w:val="none" w:sz="0" w:space="0" w:color="auto"/>
            <w:bottom w:val="none" w:sz="0" w:space="0" w:color="auto"/>
            <w:right w:val="none" w:sz="0" w:space="0" w:color="auto"/>
          </w:divBdr>
        </w:div>
        <w:div w:id="2139882431">
          <w:marLeft w:val="850"/>
          <w:marRight w:val="0"/>
          <w:marTop w:val="77"/>
          <w:marBottom w:val="0"/>
          <w:divBdr>
            <w:top w:val="none" w:sz="0" w:space="0" w:color="auto"/>
            <w:left w:val="none" w:sz="0" w:space="0" w:color="auto"/>
            <w:bottom w:val="none" w:sz="0" w:space="0" w:color="auto"/>
            <w:right w:val="none" w:sz="0" w:space="0" w:color="auto"/>
          </w:divBdr>
        </w:div>
      </w:divsChild>
    </w:div>
    <w:div w:id="818887283">
      <w:bodyDiv w:val="1"/>
      <w:marLeft w:val="0"/>
      <w:marRight w:val="0"/>
      <w:marTop w:val="0"/>
      <w:marBottom w:val="0"/>
      <w:divBdr>
        <w:top w:val="none" w:sz="0" w:space="0" w:color="auto"/>
        <w:left w:val="none" w:sz="0" w:space="0" w:color="auto"/>
        <w:bottom w:val="none" w:sz="0" w:space="0" w:color="auto"/>
        <w:right w:val="none" w:sz="0" w:space="0" w:color="auto"/>
      </w:divBdr>
    </w:div>
    <w:div w:id="821504157">
      <w:bodyDiv w:val="1"/>
      <w:marLeft w:val="0"/>
      <w:marRight w:val="0"/>
      <w:marTop w:val="0"/>
      <w:marBottom w:val="0"/>
      <w:divBdr>
        <w:top w:val="none" w:sz="0" w:space="0" w:color="auto"/>
        <w:left w:val="none" w:sz="0" w:space="0" w:color="auto"/>
        <w:bottom w:val="none" w:sz="0" w:space="0" w:color="auto"/>
        <w:right w:val="none" w:sz="0" w:space="0" w:color="auto"/>
      </w:divBdr>
      <w:divsChild>
        <w:div w:id="102923714">
          <w:marLeft w:val="1166"/>
          <w:marRight w:val="0"/>
          <w:marTop w:val="106"/>
          <w:marBottom w:val="0"/>
          <w:divBdr>
            <w:top w:val="none" w:sz="0" w:space="0" w:color="auto"/>
            <w:left w:val="none" w:sz="0" w:space="0" w:color="auto"/>
            <w:bottom w:val="none" w:sz="0" w:space="0" w:color="auto"/>
            <w:right w:val="none" w:sz="0" w:space="0" w:color="auto"/>
          </w:divBdr>
        </w:div>
        <w:div w:id="369763154">
          <w:marLeft w:val="1166"/>
          <w:marRight w:val="0"/>
          <w:marTop w:val="106"/>
          <w:marBottom w:val="0"/>
          <w:divBdr>
            <w:top w:val="none" w:sz="0" w:space="0" w:color="auto"/>
            <w:left w:val="none" w:sz="0" w:space="0" w:color="auto"/>
            <w:bottom w:val="none" w:sz="0" w:space="0" w:color="auto"/>
            <w:right w:val="none" w:sz="0" w:space="0" w:color="auto"/>
          </w:divBdr>
        </w:div>
        <w:div w:id="511182520">
          <w:marLeft w:val="1166"/>
          <w:marRight w:val="0"/>
          <w:marTop w:val="106"/>
          <w:marBottom w:val="0"/>
          <w:divBdr>
            <w:top w:val="none" w:sz="0" w:space="0" w:color="auto"/>
            <w:left w:val="none" w:sz="0" w:space="0" w:color="auto"/>
            <w:bottom w:val="none" w:sz="0" w:space="0" w:color="auto"/>
            <w:right w:val="none" w:sz="0" w:space="0" w:color="auto"/>
          </w:divBdr>
        </w:div>
        <w:div w:id="553780170">
          <w:marLeft w:val="1800"/>
          <w:marRight w:val="0"/>
          <w:marTop w:val="96"/>
          <w:marBottom w:val="0"/>
          <w:divBdr>
            <w:top w:val="none" w:sz="0" w:space="0" w:color="auto"/>
            <w:left w:val="none" w:sz="0" w:space="0" w:color="auto"/>
            <w:bottom w:val="none" w:sz="0" w:space="0" w:color="auto"/>
            <w:right w:val="none" w:sz="0" w:space="0" w:color="auto"/>
          </w:divBdr>
        </w:div>
        <w:div w:id="637026983">
          <w:marLeft w:val="1800"/>
          <w:marRight w:val="0"/>
          <w:marTop w:val="96"/>
          <w:marBottom w:val="0"/>
          <w:divBdr>
            <w:top w:val="none" w:sz="0" w:space="0" w:color="auto"/>
            <w:left w:val="none" w:sz="0" w:space="0" w:color="auto"/>
            <w:bottom w:val="none" w:sz="0" w:space="0" w:color="auto"/>
            <w:right w:val="none" w:sz="0" w:space="0" w:color="auto"/>
          </w:divBdr>
        </w:div>
        <w:div w:id="1009792922">
          <w:marLeft w:val="1166"/>
          <w:marRight w:val="0"/>
          <w:marTop w:val="106"/>
          <w:marBottom w:val="0"/>
          <w:divBdr>
            <w:top w:val="none" w:sz="0" w:space="0" w:color="auto"/>
            <w:left w:val="none" w:sz="0" w:space="0" w:color="auto"/>
            <w:bottom w:val="none" w:sz="0" w:space="0" w:color="auto"/>
            <w:right w:val="none" w:sz="0" w:space="0" w:color="auto"/>
          </w:divBdr>
        </w:div>
        <w:div w:id="1044793019">
          <w:marLeft w:val="1800"/>
          <w:marRight w:val="0"/>
          <w:marTop w:val="96"/>
          <w:marBottom w:val="0"/>
          <w:divBdr>
            <w:top w:val="none" w:sz="0" w:space="0" w:color="auto"/>
            <w:left w:val="none" w:sz="0" w:space="0" w:color="auto"/>
            <w:bottom w:val="none" w:sz="0" w:space="0" w:color="auto"/>
            <w:right w:val="none" w:sz="0" w:space="0" w:color="auto"/>
          </w:divBdr>
        </w:div>
        <w:div w:id="1464999771">
          <w:marLeft w:val="1800"/>
          <w:marRight w:val="0"/>
          <w:marTop w:val="96"/>
          <w:marBottom w:val="0"/>
          <w:divBdr>
            <w:top w:val="none" w:sz="0" w:space="0" w:color="auto"/>
            <w:left w:val="none" w:sz="0" w:space="0" w:color="auto"/>
            <w:bottom w:val="none" w:sz="0" w:space="0" w:color="auto"/>
            <w:right w:val="none" w:sz="0" w:space="0" w:color="auto"/>
          </w:divBdr>
        </w:div>
        <w:div w:id="1485273386">
          <w:marLeft w:val="1800"/>
          <w:marRight w:val="0"/>
          <w:marTop w:val="96"/>
          <w:marBottom w:val="0"/>
          <w:divBdr>
            <w:top w:val="none" w:sz="0" w:space="0" w:color="auto"/>
            <w:left w:val="none" w:sz="0" w:space="0" w:color="auto"/>
            <w:bottom w:val="none" w:sz="0" w:space="0" w:color="auto"/>
            <w:right w:val="none" w:sz="0" w:space="0" w:color="auto"/>
          </w:divBdr>
        </w:div>
        <w:div w:id="1667436875">
          <w:marLeft w:val="1800"/>
          <w:marRight w:val="0"/>
          <w:marTop w:val="96"/>
          <w:marBottom w:val="0"/>
          <w:divBdr>
            <w:top w:val="none" w:sz="0" w:space="0" w:color="auto"/>
            <w:left w:val="none" w:sz="0" w:space="0" w:color="auto"/>
            <w:bottom w:val="none" w:sz="0" w:space="0" w:color="auto"/>
            <w:right w:val="none" w:sz="0" w:space="0" w:color="auto"/>
          </w:divBdr>
        </w:div>
        <w:div w:id="1730492106">
          <w:marLeft w:val="547"/>
          <w:marRight w:val="0"/>
          <w:marTop w:val="0"/>
          <w:marBottom w:val="0"/>
          <w:divBdr>
            <w:top w:val="none" w:sz="0" w:space="0" w:color="auto"/>
            <w:left w:val="none" w:sz="0" w:space="0" w:color="auto"/>
            <w:bottom w:val="none" w:sz="0" w:space="0" w:color="auto"/>
            <w:right w:val="none" w:sz="0" w:space="0" w:color="auto"/>
          </w:divBdr>
        </w:div>
        <w:div w:id="1967546713">
          <w:marLeft w:val="1800"/>
          <w:marRight w:val="0"/>
          <w:marTop w:val="96"/>
          <w:marBottom w:val="0"/>
          <w:divBdr>
            <w:top w:val="none" w:sz="0" w:space="0" w:color="auto"/>
            <w:left w:val="none" w:sz="0" w:space="0" w:color="auto"/>
            <w:bottom w:val="none" w:sz="0" w:space="0" w:color="auto"/>
            <w:right w:val="none" w:sz="0" w:space="0" w:color="auto"/>
          </w:divBdr>
        </w:div>
      </w:divsChild>
    </w:div>
    <w:div w:id="821771333">
      <w:bodyDiv w:val="1"/>
      <w:marLeft w:val="0"/>
      <w:marRight w:val="0"/>
      <w:marTop w:val="0"/>
      <w:marBottom w:val="0"/>
      <w:divBdr>
        <w:top w:val="none" w:sz="0" w:space="0" w:color="auto"/>
        <w:left w:val="none" w:sz="0" w:space="0" w:color="auto"/>
        <w:bottom w:val="none" w:sz="0" w:space="0" w:color="auto"/>
        <w:right w:val="none" w:sz="0" w:space="0" w:color="auto"/>
      </w:divBdr>
    </w:div>
    <w:div w:id="823164362">
      <w:bodyDiv w:val="1"/>
      <w:marLeft w:val="0"/>
      <w:marRight w:val="0"/>
      <w:marTop w:val="0"/>
      <w:marBottom w:val="0"/>
      <w:divBdr>
        <w:top w:val="none" w:sz="0" w:space="0" w:color="auto"/>
        <w:left w:val="none" w:sz="0" w:space="0" w:color="auto"/>
        <w:bottom w:val="none" w:sz="0" w:space="0" w:color="auto"/>
        <w:right w:val="none" w:sz="0" w:space="0" w:color="auto"/>
      </w:divBdr>
    </w:div>
    <w:div w:id="824054522">
      <w:bodyDiv w:val="1"/>
      <w:marLeft w:val="0"/>
      <w:marRight w:val="0"/>
      <w:marTop w:val="0"/>
      <w:marBottom w:val="0"/>
      <w:divBdr>
        <w:top w:val="none" w:sz="0" w:space="0" w:color="auto"/>
        <w:left w:val="none" w:sz="0" w:space="0" w:color="auto"/>
        <w:bottom w:val="none" w:sz="0" w:space="0" w:color="auto"/>
        <w:right w:val="none" w:sz="0" w:space="0" w:color="auto"/>
      </w:divBdr>
    </w:div>
    <w:div w:id="824123718">
      <w:bodyDiv w:val="1"/>
      <w:marLeft w:val="0"/>
      <w:marRight w:val="0"/>
      <w:marTop w:val="0"/>
      <w:marBottom w:val="0"/>
      <w:divBdr>
        <w:top w:val="none" w:sz="0" w:space="0" w:color="auto"/>
        <w:left w:val="none" w:sz="0" w:space="0" w:color="auto"/>
        <w:bottom w:val="none" w:sz="0" w:space="0" w:color="auto"/>
        <w:right w:val="none" w:sz="0" w:space="0" w:color="auto"/>
      </w:divBdr>
      <w:divsChild>
        <w:div w:id="140971465">
          <w:marLeft w:val="1166"/>
          <w:marRight w:val="0"/>
          <w:marTop w:val="96"/>
          <w:marBottom w:val="0"/>
          <w:divBdr>
            <w:top w:val="none" w:sz="0" w:space="0" w:color="auto"/>
            <w:left w:val="none" w:sz="0" w:space="0" w:color="auto"/>
            <w:bottom w:val="none" w:sz="0" w:space="0" w:color="auto"/>
            <w:right w:val="none" w:sz="0" w:space="0" w:color="auto"/>
          </w:divBdr>
        </w:div>
        <w:div w:id="279533008">
          <w:marLeft w:val="1800"/>
          <w:marRight w:val="0"/>
          <w:marTop w:val="86"/>
          <w:marBottom w:val="0"/>
          <w:divBdr>
            <w:top w:val="none" w:sz="0" w:space="0" w:color="auto"/>
            <w:left w:val="none" w:sz="0" w:space="0" w:color="auto"/>
            <w:bottom w:val="none" w:sz="0" w:space="0" w:color="auto"/>
            <w:right w:val="none" w:sz="0" w:space="0" w:color="auto"/>
          </w:divBdr>
        </w:div>
        <w:div w:id="376009851">
          <w:marLeft w:val="1166"/>
          <w:marRight w:val="0"/>
          <w:marTop w:val="96"/>
          <w:marBottom w:val="0"/>
          <w:divBdr>
            <w:top w:val="none" w:sz="0" w:space="0" w:color="auto"/>
            <w:left w:val="none" w:sz="0" w:space="0" w:color="auto"/>
            <w:bottom w:val="none" w:sz="0" w:space="0" w:color="auto"/>
            <w:right w:val="none" w:sz="0" w:space="0" w:color="auto"/>
          </w:divBdr>
        </w:div>
        <w:div w:id="686759842">
          <w:marLeft w:val="1166"/>
          <w:marRight w:val="0"/>
          <w:marTop w:val="96"/>
          <w:marBottom w:val="0"/>
          <w:divBdr>
            <w:top w:val="none" w:sz="0" w:space="0" w:color="auto"/>
            <w:left w:val="none" w:sz="0" w:space="0" w:color="auto"/>
            <w:bottom w:val="none" w:sz="0" w:space="0" w:color="auto"/>
            <w:right w:val="none" w:sz="0" w:space="0" w:color="auto"/>
          </w:divBdr>
        </w:div>
        <w:div w:id="1010328350">
          <w:marLeft w:val="1800"/>
          <w:marRight w:val="0"/>
          <w:marTop w:val="86"/>
          <w:marBottom w:val="0"/>
          <w:divBdr>
            <w:top w:val="none" w:sz="0" w:space="0" w:color="auto"/>
            <w:left w:val="none" w:sz="0" w:space="0" w:color="auto"/>
            <w:bottom w:val="none" w:sz="0" w:space="0" w:color="auto"/>
            <w:right w:val="none" w:sz="0" w:space="0" w:color="auto"/>
          </w:divBdr>
        </w:div>
        <w:div w:id="1036589569">
          <w:marLeft w:val="1166"/>
          <w:marRight w:val="0"/>
          <w:marTop w:val="96"/>
          <w:marBottom w:val="0"/>
          <w:divBdr>
            <w:top w:val="none" w:sz="0" w:space="0" w:color="auto"/>
            <w:left w:val="none" w:sz="0" w:space="0" w:color="auto"/>
            <w:bottom w:val="none" w:sz="0" w:space="0" w:color="auto"/>
            <w:right w:val="none" w:sz="0" w:space="0" w:color="auto"/>
          </w:divBdr>
        </w:div>
        <w:div w:id="1138492324">
          <w:marLeft w:val="1800"/>
          <w:marRight w:val="0"/>
          <w:marTop w:val="86"/>
          <w:marBottom w:val="0"/>
          <w:divBdr>
            <w:top w:val="none" w:sz="0" w:space="0" w:color="auto"/>
            <w:left w:val="none" w:sz="0" w:space="0" w:color="auto"/>
            <w:bottom w:val="none" w:sz="0" w:space="0" w:color="auto"/>
            <w:right w:val="none" w:sz="0" w:space="0" w:color="auto"/>
          </w:divBdr>
        </w:div>
        <w:div w:id="1887258891">
          <w:marLeft w:val="1800"/>
          <w:marRight w:val="0"/>
          <w:marTop w:val="86"/>
          <w:marBottom w:val="0"/>
          <w:divBdr>
            <w:top w:val="none" w:sz="0" w:space="0" w:color="auto"/>
            <w:left w:val="none" w:sz="0" w:space="0" w:color="auto"/>
            <w:bottom w:val="none" w:sz="0" w:space="0" w:color="auto"/>
            <w:right w:val="none" w:sz="0" w:space="0" w:color="auto"/>
          </w:divBdr>
        </w:div>
        <w:div w:id="1920747474">
          <w:marLeft w:val="1800"/>
          <w:marRight w:val="0"/>
          <w:marTop w:val="86"/>
          <w:marBottom w:val="0"/>
          <w:divBdr>
            <w:top w:val="none" w:sz="0" w:space="0" w:color="auto"/>
            <w:left w:val="none" w:sz="0" w:space="0" w:color="auto"/>
            <w:bottom w:val="none" w:sz="0" w:space="0" w:color="auto"/>
            <w:right w:val="none" w:sz="0" w:space="0" w:color="auto"/>
          </w:divBdr>
        </w:div>
      </w:divsChild>
    </w:div>
    <w:div w:id="824322954">
      <w:bodyDiv w:val="1"/>
      <w:marLeft w:val="0"/>
      <w:marRight w:val="0"/>
      <w:marTop w:val="0"/>
      <w:marBottom w:val="0"/>
      <w:divBdr>
        <w:top w:val="none" w:sz="0" w:space="0" w:color="auto"/>
        <w:left w:val="none" w:sz="0" w:space="0" w:color="auto"/>
        <w:bottom w:val="none" w:sz="0" w:space="0" w:color="auto"/>
        <w:right w:val="none" w:sz="0" w:space="0" w:color="auto"/>
      </w:divBdr>
      <w:divsChild>
        <w:div w:id="305546644">
          <w:marLeft w:val="547"/>
          <w:marRight w:val="0"/>
          <w:marTop w:val="115"/>
          <w:marBottom w:val="0"/>
          <w:divBdr>
            <w:top w:val="none" w:sz="0" w:space="0" w:color="auto"/>
            <w:left w:val="none" w:sz="0" w:space="0" w:color="auto"/>
            <w:bottom w:val="none" w:sz="0" w:space="0" w:color="auto"/>
            <w:right w:val="none" w:sz="0" w:space="0" w:color="auto"/>
          </w:divBdr>
        </w:div>
        <w:div w:id="856697056">
          <w:marLeft w:val="547"/>
          <w:marRight w:val="0"/>
          <w:marTop w:val="115"/>
          <w:marBottom w:val="0"/>
          <w:divBdr>
            <w:top w:val="none" w:sz="0" w:space="0" w:color="auto"/>
            <w:left w:val="none" w:sz="0" w:space="0" w:color="auto"/>
            <w:bottom w:val="none" w:sz="0" w:space="0" w:color="auto"/>
            <w:right w:val="none" w:sz="0" w:space="0" w:color="auto"/>
          </w:divBdr>
        </w:div>
        <w:div w:id="894311806">
          <w:marLeft w:val="547"/>
          <w:marRight w:val="0"/>
          <w:marTop w:val="115"/>
          <w:marBottom w:val="0"/>
          <w:divBdr>
            <w:top w:val="none" w:sz="0" w:space="0" w:color="auto"/>
            <w:left w:val="none" w:sz="0" w:space="0" w:color="auto"/>
            <w:bottom w:val="none" w:sz="0" w:space="0" w:color="auto"/>
            <w:right w:val="none" w:sz="0" w:space="0" w:color="auto"/>
          </w:divBdr>
        </w:div>
        <w:div w:id="971520353">
          <w:marLeft w:val="547"/>
          <w:marRight w:val="0"/>
          <w:marTop w:val="115"/>
          <w:marBottom w:val="0"/>
          <w:divBdr>
            <w:top w:val="none" w:sz="0" w:space="0" w:color="auto"/>
            <w:left w:val="none" w:sz="0" w:space="0" w:color="auto"/>
            <w:bottom w:val="none" w:sz="0" w:space="0" w:color="auto"/>
            <w:right w:val="none" w:sz="0" w:space="0" w:color="auto"/>
          </w:divBdr>
        </w:div>
        <w:div w:id="1221986041">
          <w:marLeft w:val="1166"/>
          <w:marRight w:val="0"/>
          <w:marTop w:val="96"/>
          <w:marBottom w:val="0"/>
          <w:divBdr>
            <w:top w:val="none" w:sz="0" w:space="0" w:color="auto"/>
            <w:left w:val="none" w:sz="0" w:space="0" w:color="auto"/>
            <w:bottom w:val="none" w:sz="0" w:space="0" w:color="auto"/>
            <w:right w:val="none" w:sz="0" w:space="0" w:color="auto"/>
          </w:divBdr>
        </w:div>
        <w:div w:id="1603302269">
          <w:marLeft w:val="1166"/>
          <w:marRight w:val="0"/>
          <w:marTop w:val="96"/>
          <w:marBottom w:val="0"/>
          <w:divBdr>
            <w:top w:val="none" w:sz="0" w:space="0" w:color="auto"/>
            <w:left w:val="none" w:sz="0" w:space="0" w:color="auto"/>
            <w:bottom w:val="none" w:sz="0" w:space="0" w:color="auto"/>
            <w:right w:val="none" w:sz="0" w:space="0" w:color="auto"/>
          </w:divBdr>
        </w:div>
      </w:divsChild>
    </w:div>
    <w:div w:id="824933342">
      <w:bodyDiv w:val="1"/>
      <w:marLeft w:val="0"/>
      <w:marRight w:val="0"/>
      <w:marTop w:val="0"/>
      <w:marBottom w:val="0"/>
      <w:divBdr>
        <w:top w:val="none" w:sz="0" w:space="0" w:color="auto"/>
        <w:left w:val="none" w:sz="0" w:space="0" w:color="auto"/>
        <w:bottom w:val="none" w:sz="0" w:space="0" w:color="auto"/>
        <w:right w:val="none" w:sz="0" w:space="0" w:color="auto"/>
      </w:divBdr>
    </w:div>
    <w:div w:id="824973137">
      <w:bodyDiv w:val="1"/>
      <w:marLeft w:val="0"/>
      <w:marRight w:val="0"/>
      <w:marTop w:val="0"/>
      <w:marBottom w:val="0"/>
      <w:divBdr>
        <w:top w:val="none" w:sz="0" w:space="0" w:color="auto"/>
        <w:left w:val="none" w:sz="0" w:space="0" w:color="auto"/>
        <w:bottom w:val="none" w:sz="0" w:space="0" w:color="auto"/>
        <w:right w:val="none" w:sz="0" w:space="0" w:color="auto"/>
      </w:divBdr>
    </w:div>
    <w:div w:id="826477358">
      <w:bodyDiv w:val="1"/>
      <w:marLeft w:val="0"/>
      <w:marRight w:val="0"/>
      <w:marTop w:val="0"/>
      <w:marBottom w:val="0"/>
      <w:divBdr>
        <w:top w:val="none" w:sz="0" w:space="0" w:color="auto"/>
        <w:left w:val="none" w:sz="0" w:space="0" w:color="auto"/>
        <w:bottom w:val="none" w:sz="0" w:space="0" w:color="auto"/>
        <w:right w:val="none" w:sz="0" w:space="0" w:color="auto"/>
      </w:divBdr>
      <w:divsChild>
        <w:div w:id="1878396906">
          <w:marLeft w:val="547"/>
          <w:marRight w:val="0"/>
          <w:marTop w:val="134"/>
          <w:marBottom w:val="120"/>
          <w:divBdr>
            <w:top w:val="none" w:sz="0" w:space="0" w:color="auto"/>
            <w:left w:val="none" w:sz="0" w:space="0" w:color="auto"/>
            <w:bottom w:val="none" w:sz="0" w:space="0" w:color="auto"/>
            <w:right w:val="none" w:sz="0" w:space="0" w:color="auto"/>
          </w:divBdr>
        </w:div>
        <w:div w:id="2045445241">
          <w:marLeft w:val="1166"/>
          <w:marRight w:val="0"/>
          <w:marTop w:val="115"/>
          <w:marBottom w:val="120"/>
          <w:divBdr>
            <w:top w:val="none" w:sz="0" w:space="0" w:color="auto"/>
            <w:left w:val="none" w:sz="0" w:space="0" w:color="auto"/>
            <w:bottom w:val="none" w:sz="0" w:space="0" w:color="auto"/>
            <w:right w:val="none" w:sz="0" w:space="0" w:color="auto"/>
          </w:divBdr>
        </w:div>
      </w:divsChild>
    </w:div>
    <w:div w:id="826674029">
      <w:bodyDiv w:val="1"/>
      <w:marLeft w:val="0"/>
      <w:marRight w:val="0"/>
      <w:marTop w:val="0"/>
      <w:marBottom w:val="0"/>
      <w:divBdr>
        <w:top w:val="none" w:sz="0" w:space="0" w:color="auto"/>
        <w:left w:val="none" w:sz="0" w:space="0" w:color="auto"/>
        <w:bottom w:val="none" w:sz="0" w:space="0" w:color="auto"/>
        <w:right w:val="none" w:sz="0" w:space="0" w:color="auto"/>
      </w:divBdr>
    </w:div>
    <w:div w:id="826750151">
      <w:bodyDiv w:val="1"/>
      <w:marLeft w:val="0"/>
      <w:marRight w:val="0"/>
      <w:marTop w:val="0"/>
      <w:marBottom w:val="0"/>
      <w:divBdr>
        <w:top w:val="none" w:sz="0" w:space="0" w:color="auto"/>
        <w:left w:val="none" w:sz="0" w:space="0" w:color="auto"/>
        <w:bottom w:val="none" w:sz="0" w:space="0" w:color="auto"/>
        <w:right w:val="none" w:sz="0" w:space="0" w:color="auto"/>
      </w:divBdr>
      <w:divsChild>
        <w:div w:id="1137338266">
          <w:marLeft w:val="0"/>
          <w:marRight w:val="0"/>
          <w:marTop w:val="0"/>
          <w:marBottom w:val="0"/>
          <w:divBdr>
            <w:top w:val="none" w:sz="0" w:space="0" w:color="auto"/>
            <w:left w:val="none" w:sz="0" w:space="0" w:color="auto"/>
            <w:bottom w:val="none" w:sz="0" w:space="0" w:color="auto"/>
            <w:right w:val="none" w:sz="0" w:space="0" w:color="auto"/>
          </w:divBdr>
          <w:divsChild>
            <w:div w:id="579876226">
              <w:marLeft w:val="0"/>
              <w:marRight w:val="0"/>
              <w:marTop w:val="0"/>
              <w:marBottom w:val="0"/>
              <w:divBdr>
                <w:top w:val="none" w:sz="0" w:space="0" w:color="auto"/>
                <w:left w:val="none" w:sz="0" w:space="0" w:color="auto"/>
                <w:bottom w:val="none" w:sz="0" w:space="0" w:color="auto"/>
                <w:right w:val="none" w:sz="0" w:space="0" w:color="auto"/>
              </w:divBdr>
            </w:div>
            <w:div w:id="1069114840">
              <w:marLeft w:val="0"/>
              <w:marRight w:val="0"/>
              <w:marTop w:val="0"/>
              <w:marBottom w:val="0"/>
              <w:divBdr>
                <w:top w:val="none" w:sz="0" w:space="0" w:color="auto"/>
                <w:left w:val="none" w:sz="0" w:space="0" w:color="auto"/>
                <w:bottom w:val="none" w:sz="0" w:space="0" w:color="auto"/>
                <w:right w:val="none" w:sz="0" w:space="0" w:color="auto"/>
              </w:divBdr>
            </w:div>
            <w:div w:id="1498182222">
              <w:marLeft w:val="0"/>
              <w:marRight w:val="0"/>
              <w:marTop w:val="0"/>
              <w:marBottom w:val="0"/>
              <w:divBdr>
                <w:top w:val="none" w:sz="0" w:space="0" w:color="auto"/>
                <w:left w:val="none" w:sz="0" w:space="0" w:color="auto"/>
                <w:bottom w:val="none" w:sz="0" w:space="0" w:color="auto"/>
                <w:right w:val="none" w:sz="0" w:space="0" w:color="auto"/>
              </w:divBdr>
            </w:div>
            <w:div w:id="176340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30510">
      <w:bodyDiv w:val="1"/>
      <w:marLeft w:val="0"/>
      <w:marRight w:val="0"/>
      <w:marTop w:val="0"/>
      <w:marBottom w:val="0"/>
      <w:divBdr>
        <w:top w:val="none" w:sz="0" w:space="0" w:color="auto"/>
        <w:left w:val="none" w:sz="0" w:space="0" w:color="auto"/>
        <w:bottom w:val="none" w:sz="0" w:space="0" w:color="auto"/>
        <w:right w:val="none" w:sz="0" w:space="0" w:color="auto"/>
      </w:divBdr>
    </w:div>
    <w:div w:id="827676997">
      <w:bodyDiv w:val="1"/>
      <w:marLeft w:val="0"/>
      <w:marRight w:val="0"/>
      <w:marTop w:val="0"/>
      <w:marBottom w:val="0"/>
      <w:divBdr>
        <w:top w:val="none" w:sz="0" w:space="0" w:color="auto"/>
        <w:left w:val="none" w:sz="0" w:space="0" w:color="auto"/>
        <w:bottom w:val="none" w:sz="0" w:space="0" w:color="auto"/>
        <w:right w:val="none" w:sz="0" w:space="0" w:color="auto"/>
      </w:divBdr>
    </w:div>
    <w:div w:id="828249180">
      <w:bodyDiv w:val="1"/>
      <w:marLeft w:val="0"/>
      <w:marRight w:val="0"/>
      <w:marTop w:val="0"/>
      <w:marBottom w:val="0"/>
      <w:divBdr>
        <w:top w:val="none" w:sz="0" w:space="0" w:color="auto"/>
        <w:left w:val="none" w:sz="0" w:space="0" w:color="auto"/>
        <w:bottom w:val="none" w:sz="0" w:space="0" w:color="auto"/>
        <w:right w:val="none" w:sz="0" w:space="0" w:color="auto"/>
      </w:divBdr>
    </w:div>
    <w:div w:id="829520187">
      <w:bodyDiv w:val="1"/>
      <w:marLeft w:val="0"/>
      <w:marRight w:val="0"/>
      <w:marTop w:val="0"/>
      <w:marBottom w:val="0"/>
      <w:divBdr>
        <w:top w:val="none" w:sz="0" w:space="0" w:color="auto"/>
        <w:left w:val="none" w:sz="0" w:space="0" w:color="auto"/>
        <w:bottom w:val="none" w:sz="0" w:space="0" w:color="auto"/>
        <w:right w:val="none" w:sz="0" w:space="0" w:color="auto"/>
      </w:divBdr>
    </w:div>
    <w:div w:id="830095239">
      <w:bodyDiv w:val="1"/>
      <w:marLeft w:val="0"/>
      <w:marRight w:val="0"/>
      <w:marTop w:val="0"/>
      <w:marBottom w:val="0"/>
      <w:divBdr>
        <w:top w:val="none" w:sz="0" w:space="0" w:color="auto"/>
        <w:left w:val="none" w:sz="0" w:space="0" w:color="auto"/>
        <w:bottom w:val="none" w:sz="0" w:space="0" w:color="auto"/>
        <w:right w:val="none" w:sz="0" w:space="0" w:color="auto"/>
      </w:divBdr>
    </w:div>
    <w:div w:id="831217973">
      <w:bodyDiv w:val="1"/>
      <w:marLeft w:val="0"/>
      <w:marRight w:val="0"/>
      <w:marTop w:val="0"/>
      <w:marBottom w:val="0"/>
      <w:divBdr>
        <w:top w:val="none" w:sz="0" w:space="0" w:color="auto"/>
        <w:left w:val="none" w:sz="0" w:space="0" w:color="auto"/>
        <w:bottom w:val="none" w:sz="0" w:space="0" w:color="auto"/>
        <w:right w:val="none" w:sz="0" w:space="0" w:color="auto"/>
      </w:divBdr>
      <w:divsChild>
        <w:div w:id="180974507">
          <w:marLeft w:val="1152"/>
          <w:marRight w:val="0"/>
          <w:marTop w:val="0"/>
          <w:marBottom w:val="0"/>
          <w:divBdr>
            <w:top w:val="none" w:sz="0" w:space="0" w:color="auto"/>
            <w:left w:val="none" w:sz="0" w:space="0" w:color="auto"/>
            <w:bottom w:val="none" w:sz="0" w:space="0" w:color="auto"/>
            <w:right w:val="none" w:sz="0" w:space="0" w:color="auto"/>
          </w:divBdr>
        </w:div>
        <w:div w:id="450977627">
          <w:marLeft w:val="432"/>
          <w:marRight w:val="0"/>
          <w:marTop w:val="0"/>
          <w:marBottom w:val="0"/>
          <w:divBdr>
            <w:top w:val="none" w:sz="0" w:space="0" w:color="auto"/>
            <w:left w:val="none" w:sz="0" w:space="0" w:color="auto"/>
            <w:bottom w:val="none" w:sz="0" w:space="0" w:color="auto"/>
            <w:right w:val="none" w:sz="0" w:space="0" w:color="auto"/>
          </w:divBdr>
        </w:div>
        <w:div w:id="846403937">
          <w:marLeft w:val="1872"/>
          <w:marRight w:val="0"/>
          <w:marTop w:val="0"/>
          <w:marBottom w:val="0"/>
          <w:divBdr>
            <w:top w:val="none" w:sz="0" w:space="0" w:color="auto"/>
            <w:left w:val="none" w:sz="0" w:space="0" w:color="auto"/>
            <w:bottom w:val="none" w:sz="0" w:space="0" w:color="auto"/>
            <w:right w:val="none" w:sz="0" w:space="0" w:color="auto"/>
          </w:divBdr>
        </w:div>
        <w:div w:id="1586721861">
          <w:marLeft w:val="1872"/>
          <w:marRight w:val="0"/>
          <w:marTop w:val="0"/>
          <w:marBottom w:val="0"/>
          <w:divBdr>
            <w:top w:val="none" w:sz="0" w:space="0" w:color="auto"/>
            <w:left w:val="none" w:sz="0" w:space="0" w:color="auto"/>
            <w:bottom w:val="none" w:sz="0" w:space="0" w:color="auto"/>
            <w:right w:val="none" w:sz="0" w:space="0" w:color="auto"/>
          </w:divBdr>
        </w:div>
        <w:div w:id="1658610428">
          <w:marLeft w:val="1152"/>
          <w:marRight w:val="0"/>
          <w:marTop w:val="0"/>
          <w:marBottom w:val="0"/>
          <w:divBdr>
            <w:top w:val="none" w:sz="0" w:space="0" w:color="auto"/>
            <w:left w:val="none" w:sz="0" w:space="0" w:color="auto"/>
            <w:bottom w:val="none" w:sz="0" w:space="0" w:color="auto"/>
            <w:right w:val="none" w:sz="0" w:space="0" w:color="auto"/>
          </w:divBdr>
        </w:div>
      </w:divsChild>
    </w:div>
    <w:div w:id="832380848">
      <w:bodyDiv w:val="1"/>
      <w:marLeft w:val="0"/>
      <w:marRight w:val="0"/>
      <w:marTop w:val="0"/>
      <w:marBottom w:val="0"/>
      <w:divBdr>
        <w:top w:val="none" w:sz="0" w:space="0" w:color="auto"/>
        <w:left w:val="none" w:sz="0" w:space="0" w:color="auto"/>
        <w:bottom w:val="none" w:sz="0" w:space="0" w:color="auto"/>
        <w:right w:val="none" w:sz="0" w:space="0" w:color="auto"/>
      </w:divBdr>
    </w:div>
    <w:div w:id="832453913">
      <w:bodyDiv w:val="1"/>
      <w:marLeft w:val="0"/>
      <w:marRight w:val="0"/>
      <w:marTop w:val="0"/>
      <w:marBottom w:val="0"/>
      <w:divBdr>
        <w:top w:val="none" w:sz="0" w:space="0" w:color="auto"/>
        <w:left w:val="none" w:sz="0" w:space="0" w:color="auto"/>
        <w:bottom w:val="none" w:sz="0" w:space="0" w:color="auto"/>
        <w:right w:val="none" w:sz="0" w:space="0" w:color="auto"/>
      </w:divBdr>
    </w:div>
    <w:div w:id="834104190">
      <w:bodyDiv w:val="1"/>
      <w:marLeft w:val="0"/>
      <w:marRight w:val="0"/>
      <w:marTop w:val="0"/>
      <w:marBottom w:val="0"/>
      <w:divBdr>
        <w:top w:val="none" w:sz="0" w:space="0" w:color="auto"/>
        <w:left w:val="none" w:sz="0" w:space="0" w:color="auto"/>
        <w:bottom w:val="none" w:sz="0" w:space="0" w:color="auto"/>
        <w:right w:val="none" w:sz="0" w:space="0" w:color="auto"/>
      </w:divBdr>
    </w:div>
    <w:div w:id="834106639">
      <w:bodyDiv w:val="1"/>
      <w:marLeft w:val="0"/>
      <w:marRight w:val="0"/>
      <w:marTop w:val="0"/>
      <w:marBottom w:val="0"/>
      <w:divBdr>
        <w:top w:val="none" w:sz="0" w:space="0" w:color="auto"/>
        <w:left w:val="none" w:sz="0" w:space="0" w:color="auto"/>
        <w:bottom w:val="none" w:sz="0" w:space="0" w:color="auto"/>
        <w:right w:val="none" w:sz="0" w:space="0" w:color="auto"/>
      </w:divBdr>
    </w:div>
    <w:div w:id="835069150">
      <w:bodyDiv w:val="1"/>
      <w:marLeft w:val="0"/>
      <w:marRight w:val="0"/>
      <w:marTop w:val="0"/>
      <w:marBottom w:val="0"/>
      <w:divBdr>
        <w:top w:val="none" w:sz="0" w:space="0" w:color="auto"/>
        <w:left w:val="none" w:sz="0" w:space="0" w:color="auto"/>
        <w:bottom w:val="none" w:sz="0" w:space="0" w:color="auto"/>
        <w:right w:val="none" w:sz="0" w:space="0" w:color="auto"/>
      </w:divBdr>
    </w:div>
    <w:div w:id="835337727">
      <w:bodyDiv w:val="1"/>
      <w:marLeft w:val="0"/>
      <w:marRight w:val="0"/>
      <w:marTop w:val="0"/>
      <w:marBottom w:val="0"/>
      <w:divBdr>
        <w:top w:val="none" w:sz="0" w:space="0" w:color="auto"/>
        <w:left w:val="none" w:sz="0" w:space="0" w:color="auto"/>
        <w:bottom w:val="none" w:sz="0" w:space="0" w:color="auto"/>
        <w:right w:val="none" w:sz="0" w:space="0" w:color="auto"/>
      </w:divBdr>
      <w:divsChild>
        <w:div w:id="5909062">
          <w:marLeft w:val="0"/>
          <w:marRight w:val="0"/>
          <w:marTop w:val="0"/>
          <w:marBottom w:val="0"/>
          <w:divBdr>
            <w:top w:val="none" w:sz="0" w:space="0" w:color="auto"/>
            <w:left w:val="none" w:sz="0" w:space="0" w:color="auto"/>
            <w:bottom w:val="none" w:sz="0" w:space="0" w:color="auto"/>
            <w:right w:val="none" w:sz="0" w:space="0" w:color="auto"/>
          </w:divBdr>
        </w:div>
        <w:div w:id="21785976">
          <w:marLeft w:val="0"/>
          <w:marRight w:val="0"/>
          <w:marTop w:val="0"/>
          <w:marBottom w:val="0"/>
          <w:divBdr>
            <w:top w:val="none" w:sz="0" w:space="0" w:color="auto"/>
            <w:left w:val="none" w:sz="0" w:space="0" w:color="auto"/>
            <w:bottom w:val="none" w:sz="0" w:space="0" w:color="auto"/>
            <w:right w:val="none" w:sz="0" w:space="0" w:color="auto"/>
          </w:divBdr>
        </w:div>
        <w:div w:id="89743784">
          <w:marLeft w:val="0"/>
          <w:marRight w:val="0"/>
          <w:marTop w:val="0"/>
          <w:marBottom w:val="0"/>
          <w:divBdr>
            <w:top w:val="none" w:sz="0" w:space="0" w:color="auto"/>
            <w:left w:val="none" w:sz="0" w:space="0" w:color="auto"/>
            <w:bottom w:val="none" w:sz="0" w:space="0" w:color="auto"/>
            <w:right w:val="none" w:sz="0" w:space="0" w:color="auto"/>
          </w:divBdr>
        </w:div>
        <w:div w:id="121005343">
          <w:marLeft w:val="0"/>
          <w:marRight w:val="0"/>
          <w:marTop w:val="0"/>
          <w:marBottom w:val="0"/>
          <w:divBdr>
            <w:top w:val="none" w:sz="0" w:space="0" w:color="auto"/>
            <w:left w:val="none" w:sz="0" w:space="0" w:color="auto"/>
            <w:bottom w:val="none" w:sz="0" w:space="0" w:color="auto"/>
            <w:right w:val="none" w:sz="0" w:space="0" w:color="auto"/>
          </w:divBdr>
        </w:div>
        <w:div w:id="137889253">
          <w:marLeft w:val="0"/>
          <w:marRight w:val="0"/>
          <w:marTop w:val="0"/>
          <w:marBottom w:val="0"/>
          <w:divBdr>
            <w:top w:val="none" w:sz="0" w:space="0" w:color="auto"/>
            <w:left w:val="none" w:sz="0" w:space="0" w:color="auto"/>
            <w:bottom w:val="none" w:sz="0" w:space="0" w:color="auto"/>
            <w:right w:val="none" w:sz="0" w:space="0" w:color="auto"/>
          </w:divBdr>
        </w:div>
        <w:div w:id="262155373">
          <w:marLeft w:val="0"/>
          <w:marRight w:val="0"/>
          <w:marTop w:val="0"/>
          <w:marBottom w:val="0"/>
          <w:divBdr>
            <w:top w:val="none" w:sz="0" w:space="0" w:color="auto"/>
            <w:left w:val="none" w:sz="0" w:space="0" w:color="auto"/>
            <w:bottom w:val="none" w:sz="0" w:space="0" w:color="auto"/>
            <w:right w:val="none" w:sz="0" w:space="0" w:color="auto"/>
          </w:divBdr>
        </w:div>
        <w:div w:id="379282122">
          <w:marLeft w:val="0"/>
          <w:marRight w:val="0"/>
          <w:marTop w:val="0"/>
          <w:marBottom w:val="0"/>
          <w:divBdr>
            <w:top w:val="none" w:sz="0" w:space="0" w:color="auto"/>
            <w:left w:val="none" w:sz="0" w:space="0" w:color="auto"/>
            <w:bottom w:val="none" w:sz="0" w:space="0" w:color="auto"/>
            <w:right w:val="none" w:sz="0" w:space="0" w:color="auto"/>
          </w:divBdr>
        </w:div>
        <w:div w:id="499395490">
          <w:marLeft w:val="0"/>
          <w:marRight w:val="0"/>
          <w:marTop w:val="0"/>
          <w:marBottom w:val="0"/>
          <w:divBdr>
            <w:top w:val="none" w:sz="0" w:space="0" w:color="auto"/>
            <w:left w:val="none" w:sz="0" w:space="0" w:color="auto"/>
            <w:bottom w:val="none" w:sz="0" w:space="0" w:color="auto"/>
            <w:right w:val="none" w:sz="0" w:space="0" w:color="auto"/>
          </w:divBdr>
        </w:div>
        <w:div w:id="524750155">
          <w:marLeft w:val="0"/>
          <w:marRight w:val="0"/>
          <w:marTop w:val="0"/>
          <w:marBottom w:val="0"/>
          <w:divBdr>
            <w:top w:val="none" w:sz="0" w:space="0" w:color="auto"/>
            <w:left w:val="none" w:sz="0" w:space="0" w:color="auto"/>
            <w:bottom w:val="none" w:sz="0" w:space="0" w:color="auto"/>
            <w:right w:val="none" w:sz="0" w:space="0" w:color="auto"/>
          </w:divBdr>
        </w:div>
        <w:div w:id="629357488">
          <w:marLeft w:val="0"/>
          <w:marRight w:val="0"/>
          <w:marTop w:val="0"/>
          <w:marBottom w:val="0"/>
          <w:divBdr>
            <w:top w:val="none" w:sz="0" w:space="0" w:color="auto"/>
            <w:left w:val="none" w:sz="0" w:space="0" w:color="auto"/>
            <w:bottom w:val="none" w:sz="0" w:space="0" w:color="auto"/>
            <w:right w:val="none" w:sz="0" w:space="0" w:color="auto"/>
          </w:divBdr>
        </w:div>
        <w:div w:id="703797668">
          <w:marLeft w:val="0"/>
          <w:marRight w:val="0"/>
          <w:marTop w:val="0"/>
          <w:marBottom w:val="0"/>
          <w:divBdr>
            <w:top w:val="none" w:sz="0" w:space="0" w:color="auto"/>
            <w:left w:val="none" w:sz="0" w:space="0" w:color="auto"/>
            <w:bottom w:val="none" w:sz="0" w:space="0" w:color="auto"/>
            <w:right w:val="none" w:sz="0" w:space="0" w:color="auto"/>
          </w:divBdr>
        </w:div>
        <w:div w:id="716783446">
          <w:marLeft w:val="0"/>
          <w:marRight w:val="0"/>
          <w:marTop w:val="0"/>
          <w:marBottom w:val="0"/>
          <w:divBdr>
            <w:top w:val="none" w:sz="0" w:space="0" w:color="auto"/>
            <w:left w:val="none" w:sz="0" w:space="0" w:color="auto"/>
            <w:bottom w:val="none" w:sz="0" w:space="0" w:color="auto"/>
            <w:right w:val="none" w:sz="0" w:space="0" w:color="auto"/>
          </w:divBdr>
        </w:div>
        <w:div w:id="892935064">
          <w:marLeft w:val="0"/>
          <w:marRight w:val="0"/>
          <w:marTop w:val="0"/>
          <w:marBottom w:val="0"/>
          <w:divBdr>
            <w:top w:val="none" w:sz="0" w:space="0" w:color="auto"/>
            <w:left w:val="none" w:sz="0" w:space="0" w:color="auto"/>
            <w:bottom w:val="none" w:sz="0" w:space="0" w:color="auto"/>
            <w:right w:val="none" w:sz="0" w:space="0" w:color="auto"/>
          </w:divBdr>
        </w:div>
        <w:div w:id="910582559">
          <w:marLeft w:val="0"/>
          <w:marRight w:val="0"/>
          <w:marTop w:val="0"/>
          <w:marBottom w:val="0"/>
          <w:divBdr>
            <w:top w:val="none" w:sz="0" w:space="0" w:color="auto"/>
            <w:left w:val="none" w:sz="0" w:space="0" w:color="auto"/>
            <w:bottom w:val="none" w:sz="0" w:space="0" w:color="auto"/>
            <w:right w:val="none" w:sz="0" w:space="0" w:color="auto"/>
          </w:divBdr>
        </w:div>
        <w:div w:id="975451825">
          <w:marLeft w:val="0"/>
          <w:marRight w:val="0"/>
          <w:marTop w:val="0"/>
          <w:marBottom w:val="0"/>
          <w:divBdr>
            <w:top w:val="none" w:sz="0" w:space="0" w:color="auto"/>
            <w:left w:val="none" w:sz="0" w:space="0" w:color="auto"/>
            <w:bottom w:val="none" w:sz="0" w:space="0" w:color="auto"/>
            <w:right w:val="none" w:sz="0" w:space="0" w:color="auto"/>
          </w:divBdr>
        </w:div>
        <w:div w:id="1031688954">
          <w:marLeft w:val="0"/>
          <w:marRight w:val="0"/>
          <w:marTop w:val="0"/>
          <w:marBottom w:val="0"/>
          <w:divBdr>
            <w:top w:val="none" w:sz="0" w:space="0" w:color="auto"/>
            <w:left w:val="none" w:sz="0" w:space="0" w:color="auto"/>
            <w:bottom w:val="none" w:sz="0" w:space="0" w:color="auto"/>
            <w:right w:val="none" w:sz="0" w:space="0" w:color="auto"/>
          </w:divBdr>
        </w:div>
        <w:div w:id="1156073983">
          <w:marLeft w:val="0"/>
          <w:marRight w:val="0"/>
          <w:marTop w:val="0"/>
          <w:marBottom w:val="0"/>
          <w:divBdr>
            <w:top w:val="none" w:sz="0" w:space="0" w:color="auto"/>
            <w:left w:val="none" w:sz="0" w:space="0" w:color="auto"/>
            <w:bottom w:val="none" w:sz="0" w:space="0" w:color="auto"/>
            <w:right w:val="none" w:sz="0" w:space="0" w:color="auto"/>
          </w:divBdr>
        </w:div>
        <w:div w:id="1326396296">
          <w:marLeft w:val="0"/>
          <w:marRight w:val="0"/>
          <w:marTop w:val="0"/>
          <w:marBottom w:val="0"/>
          <w:divBdr>
            <w:top w:val="none" w:sz="0" w:space="0" w:color="auto"/>
            <w:left w:val="none" w:sz="0" w:space="0" w:color="auto"/>
            <w:bottom w:val="none" w:sz="0" w:space="0" w:color="auto"/>
            <w:right w:val="none" w:sz="0" w:space="0" w:color="auto"/>
          </w:divBdr>
        </w:div>
        <w:div w:id="1349024347">
          <w:marLeft w:val="0"/>
          <w:marRight w:val="0"/>
          <w:marTop w:val="0"/>
          <w:marBottom w:val="0"/>
          <w:divBdr>
            <w:top w:val="none" w:sz="0" w:space="0" w:color="auto"/>
            <w:left w:val="none" w:sz="0" w:space="0" w:color="auto"/>
            <w:bottom w:val="none" w:sz="0" w:space="0" w:color="auto"/>
            <w:right w:val="none" w:sz="0" w:space="0" w:color="auto"/>
          </w:divBdr>
        </w:div>
        <w:div w:id="1371226670">
          <w:marLeft w:val="0"/>
          <w:marRight w:val="0"/>
          <w:marTop w:val="0"/>
          <w:marBottom w:val="0"/>
          <w:divBdr>
            <w:top w:val="none" w:sz="0" w:space="0" w:color="auto"/>
            <w:left w:val="none" w:sz="0" w:space="0" w:color="auto"/>
            <w:bottom w:val="none" w:sz="0" w:space="0" w:color="auto"/>
            <w:right w:val="none" w:sz="0" w:space="0" w:color="auto"/>
          </w:divBdr>
        </w:div>
        <w:div w:id="1390349419">
          <w:marLeft w:val="0"/>
          <w:marRight w:val="0"/>
          <w:marTop w:val="0"/>
          <w:marBottom w:val="0"/>
          <w:divBdr>
            <w:top w:val="none" w:sz="0" w:space="0" w:color="auto"/>
            <w:left w:val="none" w:sz="0" w:space="0" w:color="auto"/>
            <w:bottom w:val="none" w:sz="0" w:space="0" w:color="auto"/>
            <w:right w:val="none" w:sz="0" w:space="0" w:color="auto"/>
          </w:divBdr>
        </w:div>
        <w:div w:id="1456288822">
          <w:marLeft w:val="0"/>
          <w:marRight w:val="0"/>
          <w:marTop w:val="0"/>
          <w:marBottom w:val="0"/>
          <w:divBdr>
            <w:top w:val="none" w:sz="0" w:space="0" w:color="auto"/>
            <w:left w:val="none" w:sz="0" w:space="0" w:color="auto"/>
            <w:bottom w:val="none" w:sz="0" w:space="0" w:color="auto"/>
            <w:right w:val="none" w:sz="0" w:space="0" w:color="auto"/>
          </w:divBdr>
        </w:div>
        <w:div w:id="1479415611">
          <w:marLeft w:val="0"/>
          <w:marRight w:val="0"/>
          <w:marTop w:val="0"/>
          <w:marBottom w:val="0"/>
          <w:divBdr>
            <w:top w:val="none" w:sz="0" w:space="0" w:color="auto"/>
            <w:left w:val="none" w:sz="0" w:space="0" w:color="auto"/>
            <w:bottom w:val="none" w:sz="0" w:space="0" w:color="auto"/>
            <w:right w:val="none" w:sz="0" w:space="0" w:color="auto"/>
          </w:divBdr>
        </w:div>
        <w:div w:id="1675112374">
          <w:marLeft w:val="0"/>
          <w:marRight w:val="0"/>
          <w:marTop w:val="0"/>
          <w:marBottom w:val="0"/>
          <w:divBdr>
            <w:top w:val="none" w:sz="0" w:space="0" w:color="auto"/>
            <w:left w:val="none" w:sz="0" w:space="0" w:color="auto"/>
            <w:bottom w:val="none" w:sz="0" w:space="0" w:color="auto"/>
            <w:right w:val="none" w:sz="0" w:space="0" w:color="auto"/>
          </w:divBdr>
        </w:div>
        <w:div w:id="1799251414">
          <w:marLeft w:val="0"/>
          <w:marRight w:val="0"/>
          <w:marTop w:val="0"/>
          <w:marBottom w:val="0"/>
          <w:divBdr>
            <w:top w:val="none" w:sz="0" w:space="0" w:color="auto"/>
            <w:left w:val="none" w:sz="0" w:space="0" w:color="auto"/>
            <w:bottom w:val="none" w:sz="0" w:space="0" w:color="auto"/>
            <w:right w:val="none" w:sz="0" w:space="0" w:color="auto"/>
          </w:divBdr>
        </w:div>
        <w:div w:id="1832212666">
          <w:marLeft w:val="0"/>
          <w:marRight w:val="0"/>
          <w:marTop w:val="0"/>
          <w:marBottom w:val="0"/>
          <w:divBdr>
            <w:top w:val="none" w:sz="0" w:space="0" w:color="auto"/>
            <w:left w:val="none" w:sz="0" w:space="0" w:color="auto"/>
            <w:bottom w:val="none" w:sz="0" w:space="0" w:color="auto"/>
            <w:right w:val="none" w:sz="0" w:space="0" w:color="auto"/>
          </w:divBdr>
        </w:div>
        <w:div w:id="1906723354">
          <w:marLeft w:val="0"/>
          <w:marRight w:val="0"/>
          <w:marTop w:val="0"/>
          <w:marBottom w:val="0"/>
          <w:divBdr>
            <w:top w:val="none" w:sz="0" w:space="0" w:color="auto"/>
            <w:left w:val="none" w:sz="0" w:space="0" w:color="auto"/>
            <w:bottom w:val="none" w:sz="0" w:space="0" w:color="auto"/>
            <w:right w:val="none" w:sz="0" w:space="0" w:color="auto"/>
          </w:divBdr>
        </w:div>
        <w:div w:id="1926183975">
          <w:marLeft w:val="0"/>
          <w:marRight w:val="0"/>
          <w:marTop w:val="0"/>
          <w:marBottom w:val="0"/>
          <w:divBdr>
            <w:top w:val="none" w:sz="0" w:space="0" w:color="auto"/>
            <w:left w:val="none" w:sz="0" w:space="0" w:color="auto"/>
            <w:bottom w:val="none" w:sz="0" w:space="0" w:color="auto"/>
            <w:right w:val="none" w:sz="0" w:space="0" w:color="auto"/>
          </w:divBdr>
        </w:div>
        <w:div w:id="1938097185">
          <w:marLeft w:val="0"/>
          <w:marRight w:val="0"/>
          <w:marTop w:val="0"/>
          <w:marBottom w:val="0"/>
          <w:divBdr>
            <w:top w:val="none" w:sz="0" w:space="0" w:color="auto"/>
            <w:left w:val="none" w:sz="0" w:space="0" w:color="auto"/>
            <w:bottom w:val="none" w:sz="0" w:space="0" w:color="auto"/>
            <w:right w:val="none" w:sz="0" w:space="0" w:color="auto"/>
          </w:divBdr>
        </w:div>
        <w:div w:id="1967927990">
          <w:marLeft w:val="0"/>
          <w:marRight w:val="0"/>
          <w:marTop w:val="0"/>
          <w:marBottom w:val="0"/>
          <w:divBdr>
            <w:top w:val="none" w:sz="0" w:space="0" w:color="auto"/>
            <w:left w:val="none" w:sz="0" w:space="0" w:color="auto"/>
            <w:bottom w:val="none" w:sz="0" w:space="0" w:color="auto"/>
            <w:right w:val="none" w:sz="0" w:space="0" w:color="auto"/>
          </w:divBdr>
        </w:div>
        <w:div w:id="1994677538">
          <w:marLeft w:val="0"/>
          <w:marRight w:val="0"/>
          <w:marTop w:val="0"/>
          <w:marBottom w:val="0"/>
          <w:divBdr>
            <w:top w:val="none" w:sz="0" w:space="0" w:color="auto"/>
            <w:left w:val="none" w:sz="0" w:space="0" w:color="auto"/>
            <w:bottom w:val="none" w:sz="0" w:space="0" w:color="auto"/>
            <w:right w:val="none" w:sz="0" w:space="0" w:color="auto"/>
          </w:divBdr>
        </w:div>
        <w:div w:id="2001616047">
          <w:marLeft w:val="0"/>
          <w:marRight w:val="0"/>
          <w:marTop w:val="0"/>
          <w:marBottom w:val="0"/>
          <w:divBdr>
            <w:top w:val="none" w:sz="0" w:space="0" w:color="auto"/>
            <w:left w:val="none" w:sz="0" w:space="0" w:color="auto"/>
            <w:bottom w:val="none" w:sz="0" w:space="0" w:color="auto"/>
            <w:right w:val="none" w:sz="0" w:space="0" w:color="auto"/>
          </w:divBdr>
        </w:div>
        <w:div w:id="2014454174">
          <w:marLeft w:val="0"/>
          <w:marRight w:val="0"/>
          <w:marTop w:val="0"/>
          <w:marBottom w:val="0"/>
          <w:divBdr>
            <w:top w:val="none" w:sz="0" w:space="0" w:color="auto"/>
            <w:left w:val="none" w:sz="0" w:space="0" w:color="auto"/>
            <w:bottom w:val="none" w:sz="0" w:space="0" w:color="auto"/>
            <w:right w:val="none" w:sz="0" w:space="0" w:color="auto"/>
          </w:divBdr>
        </w:div>
        <w:div w:id="2053995862">
          <w:marLeft w:val="0"/>
          <w:marRight w:val="0"/>
          <w:marTop w:val="0"/>
          <w:marBottom w:val="0"/>
          <w:divBdr>
            <w:top w:val="none" w:sz="0" w:space="0" w:color="auto"/>
            <w:left w:val="none" w:sz="0" w:space="0" w:color="auto"/>
            <w:bottom w:val="none" w:sz="0" w:space="0" w:color="auto"/>
            <w:right w:val="none" w:sz="0" w:space="0" w:color="auto"/>
          </w:divBdr>
        </w:div>
        <w:div w:id="2089962673">
          <w:marLeft w:val="0"/>
          <w:marRight w:val="0"/>
          <w:marTop w:val="0"/>
          <w:marBottom w:val="0"/>
          <w:divBdr>
            <w:top w:val="none" w:sz="0" w:space="0" w:color="auto"/>
            <w:left w:val="none" w:sz="0" w:space="0" w:color="auto"/>
            <w:bottom w:val="none" w:sz="0" w:space="0" w:color="auto"/>
            <w:right w:val="none" w:sz="0" w:space="0" w:color="auto"/>
          </w:divBdr>
        </w:div>
        <w:div w:id="2130977013">
          <w:marLeft w:val="0"/>
          <w:marRight w:val="0"/>
          <w:marTop w:val="0"/>
          <w:marBottom w:val="0"/>
          <w:divBdr>
            <w:top w:val="none" w:sz="0" w:space="0" w:color="auto"/>
            <w:left w:val="none" w:sz="0" w:space="0" w:color="auto"/>
            <w:bottom w:val="none" w:sz="0" w:space="0" w:color="auto"/>
            <w:right w:val="none" w:sz="0" w:space="0" w:color="auto"/>
          </w:divBdr>
        </w:div>
        <w:div w:id="2146391841">
          <w:marLeft w:val="0"/>
          <w:marRight w:val="0"/>
          <w:marTop w:val="0"/>
          <w:marBottom w:val="0"/>
          <w:divBdr>
            <w:top w:val="none" w:sz="0" w:space="0" w:color="auto"/>
            <w:left w:val="none" w:sz="0" w:space="0" w:color="auto"/>
            <w:bottom w:val="none" w:sz="0" w:space="0" w:color="auto"/>
            <w:right w:val="none" w:sz="0" w:space="0" w:color="auto"/>
          </w:divBdr>
        </w:div>
      </w:divsChild>
    </w:div>
    <w:div w:id="835657896">
      <w:bodyDiv w:val="1"/>
      <w:marLeft w:val="0"/>
      <w:marRight w:val="0"/>
      <w:marTop w:val="0"/>
      <w:marBottom w:val="0"/>
      <w:divBdr>
        <w:top w:val="none" w:sz="0" w:space="0" w:color="auto"/>
        <w:left w:val="none" w:sz="0" w:space="0" w:color="auto"/>
        <w:bottom w:val="none" w:sz="0" w:space="0" w:color="auto"/>
        <w:right w:val="none" w:sz="0" w:space="0" w:color="auto"/>
      </w:divBdr>
    </w:div>
    <w:div w:id="836501730">
      <w:bodyDiv w:val="1"/>
      <w:marLeft w:val="0"/>
      <w:marRight w:val="0"/>
      <w:marTop w:val="0"/>
      <w:marBottom w:val="0"/>
      <w:divBdr>
        <w:top w:val="none" w:sz="0" w:space="0" w:color="auto"/>
        <w:left w:val="none" w:sz="0" w:space="0" w:color="auto"/>
        <w:bottom w:val="none" w:sz="0" w:space="0" w:color="auto"/>
        <w:right w:val="none" w:sz="0" w:space="0" w:color="auto"/>
      </w:divBdr>
    </w:div>
    <w:div w:id="836531112">
      <w:bodyDiv w:val="1"/>
      <w:marLeft w:val="0"/>
      <w:marRight w:val="0"/>
      <w:marTop w:val="0"/>
      <w:marBottom w:val="0"/>
      <w:divBdr>
        <w:top w:val="none" w:sz="0" w:space="0" w:color="auto"/>
        <w:left w:val="none" w:sz="0" w:space="0" w:color="auto"/>
        <w:bottom w:val="none" w:sz="0" w:space="0" w:color="auto"/>
        <w:right w:val="none" w:sz="0" w:space="0" w:color="auto"/>
      </w:divBdr>
    </w:div>
    <w:div w:id="836916600">
      <w:bodyDiv w:val="1"/>
      <w:marLeft w:val="0"/>
      <w:marRight w:val="0"/>
      <w:marTop w:val="0"/>
      <w:marBottom w:val="0"/>
      <w:divBdr>
        <w:top w:val="none" w:sz="0" w:space="0" w:color="auto"/>
        <w:left w:val="none" w:sz="0" w:space="0" w:color="auto"/>
        <w:bottom w:val="none" w:sz="0" w:space="0" w:color="auto"/>
        <w:right w:val="none" w:sz="0" w:space="0" w:color="auto"/>
      </w:divBdr>
      <w:divsChild>
        <w:div w:id="466895869">
          <w:marLeft w:val="806"/>
          <w:marRight w:val="0"/>
          <w:marTop w:val="120"/>
          <w:marBottom w:val="0"/>
          <w:divBdr>
            <w:top w:val="none" w:sz="0" w:space="0" w:color="auto"/>
            <w:left w:val="none" w:sz="0" w:space="0" w:color="auto"/>
            <w:bottom w:val="none" w:sz="0" w:space="0" w:color="auto"/>
            <w:right w:val="none" w:sz="0" w:space="0" w:color="auto"/>
          </w:divBdr>
        </w:div>
        <w:div w:id="807631939">
          <w:marLeft w:val="806"/>
          <w:marRight w:val="0"/>
          <w:marTop w:val="120"/>
          <w:marBottom w:val="0"/>
          <w:divBdr>
            <w:top w:val="none" w:sz="0" w:space="0" w:color="auto"/>
            <w:left w:val="none" w:sz="0" w:space="0" w:color="auto"/>
            <w:bottom w:val="none" w:sz="0" w:space="0" w:color="auto"/>
            <w:right w:val="none" w:sz="0" w:space="0" w:color="auto"/>
          </w:divBdr>
        </w:div>
        <w:div w:id="967206560">
          <w:marLeft w:val="806"/>
          <w:marRight w:val="0"/>
          <w:marTop w:val="120"/>
          <w:marBottom w:val="0"/>
          <w:divBdr>
            <w:top w:val="none" w:sz="0" w:space="0" w:color="auto"/>
            <w:left w:val="none" w:sz="0" w:space="0" w:color="auto"/>
            <w:bottom w:val="none" w:sz="0" w:space="0" w:color="auto"/>
            <w:right w:val="none" w:sz="0" w:space="0" w:color="auto"/>
          </w:divBdr>
        </w:div>
        <w:div w:id="1353650457">
          <w:marLeft w:val="274"/>
          <w:marRight w:val="0"/>
          <w:marTop w:val="120"/>
          <w:marBottom w:val="0"/>
          <w:divBdr>
            <w:top w:val="none" w:sz="0" w:space="0" w:color="auto"/>
            <w:left w:val="none" w:sz="0" w:space="0" w:color="auto"/>
            <w:bottom w:val="none" w:sz="0" w:space="0" w:color="auto"/>
            <w:right w:val="none" w:sz="0" w:space="0" w:color="auto"/>
          </w:divBdr>
        </w:div>
      </w:divsChild>
    </w:div>
    <w:div w:id="837159911">
      <w:bodyDiv w:val="1"/>
      <w:marLeft w:val="0"/>
      <w:marRight w:val="0"/>
      <w:marTop w:val="0"/>
      <w:marBottom w:val="0"/>
      <w:divBdr>
        <w:top w:val="none" w:sz="0" w:space="0" w:color="auto"/>
        <w:left w:val="none" w:sz="0" w:space="0" w:color="auto"/>
        <w:bottom w:val="none" w:sz="0" w:space="0" w:color="auto"/>
        <w:right w:val="none" w:sz="0" w:space="0" w:color="auto"/>
      </w:divBdr>
      <w:divsChild>
        <w:div w:id="188221065">
          <w:marLeft w:val="1166"/>
          <w:marRight w:val="0"/>
          <w:marTop w:val="86"/>
          <w:marBottom w:val="0"/>
          <w:divBdr>
            <w:top w:val="none" w:sz="0" w:space="0" w:color="auto"/>
            <w:left w:val="none" w:sz="0" w:space="0" w:color="auto"/>
            <w:bottom w:val="none" w:sz="0" w:space="0" w:color="auto"/>
            <w:right w:val="none" w:sz="0" w:space="0" w:color="auto"/>
          </w:divBdr>
        </w:div>
        <w:div w:id="393242162">
          <w:marLeft w:val="1166"/>
          <w:marRight w:val="0"/>
          <w:marTop w:val="86"/>
          <w:marBottom w:val="0"/>
          <w:divBdr>
            <w:top w:val="none" w:sz="0" w:space="0" w:color="auto"/>
            <w:left w:val="none" w:sz="0" w:space="0" w:color="auto"/>
            <w:bottom w:val="none" w:sz="0" w:space="0" w:color="auto"/>
            <w:right w:val="none" w:sz="0" w:space="0" w:color="auto"/>
          </w:divBdr>
        </w:div>
        <w:div w:id="554780289">
          <w:marLeft w:val="547"/>
          <w:marRight w:val="0"/>
          <w:marTop w:val="106"/>
          <w:marBottom w:val="0"/>
          <w:divBdr>
            <w:top w:val="none" w:sz="0" w:space="0" w:color="auto"/>
            <w:left w:val="none" w:sz="0" w:space="0" w:color="auto"/>
            <w:bottom w:val="none" w:sz="0" w:space="0" w:color="auto"/>
            <w:right w:val="none" w:sz="0" w:space="0" w:color="auto"/>
          </w:divBdr>
        </w:div>
        <w:div w:id="710765609">
          <w:marLeft w:val="1166"/>
          <w:marRight w:val="0"/>
          <w:marTop w:val="86"/>
          <w:marBottom w:val="0"/>
          <w:divBdr>
            <w:top w:val="none" w:sz="0" w:space="0" w:color="auto"/>
            <w:left w:val="none" w:sz="0" w:space="0" w:color="auto"/>
            <w:bottom w:val="none" w:sz="0" w:space="0" w:color="auto"/>
            <w:right w:val="none" w:sz="0" w:space="0" w:color="auto"/>
          </w:divBdr>
        </w:div>
        <w:div w:id="1202865565">
          <w:marLeft w:val="1166"/>
          <w:marRight w:val="0"/>
          <w:marTop w:val="86"/>
          <w:marBottom w:val="0"/>
          <w:divBdr>
            <w:top w:val="none" w:sz="0" w:space="0" w:color="auto"/>
            <w:left w:val="none" w:sz="0" w:space="0" w:color="auto"/>
            <w:bottom w:val="none" w:sz="0" w:space="0" w:color="auto"/>
            <w:right w:val="none" w:sz="0" w:space="0" w:color="auto"/>
          </w:divBdr>
        </w:div>
        <w:div w:id="1229072107">
          <w:marLeft w:val="547"/>
          <w:marRight w:val="0"/>
          <w:marTop w:val="106"/>
          <w:marBottom w:val="0"/>
          <w:divBdr>
            <w:top w:val="none" w:sz="0" w:space="0" w:color="auto"/>
            <w:left w:val="none" w:sz="0" w:space="0" w:color="auto"/>
            <w:bottom w:val="none" w:sz="0" w:space="0" w:color="auto"/>
            <w:right w:val="none" w:sz="0" w:space="0" w:color="auto"/>
          </w:divBdr>
        </w:div>
        <w:div w:id="1519082989">
          <w:marLeft w:val="547"/>
          <w:marRight w:val="0"/>
          <w:marTop w:val="106"/>
          <w:marBottom w:val="0"/>
          <w:divBdr>
            <w:top w:val="none" w:sz="0" w:space="0" w:color="auto"/>
            <w:left w:val="none" w:sz="0" w:space="0" w:color="auto"/>
            <w:bottom w:val="none" w:sz="0" w:space="0" w:color="auto"/>
            <w:right w:val="none" w:sz="0" w:space="0" w:color="auto"/>
          </w:divBdr>
        </w:div>
        <w:div w:id="1650860119">
          <w:marLeft w:val="1800"/>
          <w:marRight w:val="0"/>
          <w:marTop w:val="67"/>
          <w:marBottom w:val="0"/>
          <w:divBdr>
            <w:top w:val="none" w:sz="0" w:space="0" w:color="auto"/>
            <w:left w:val="none" w:sz="0" w:space="0" w:color="auto"/>
            <w:bottom w:val="none" w:sz="0" w:space="0" w:color="auto"/>
            <w:right w:val="none" w:sz="0" w:space="0" w:color="auto"/>
          </w:divBdr>
        </w:div>
        <w:div w:id="1731541164">
          <w:marLeft w:val="1166"/>
          <w:marRight w:val="0"/>
          <w:marTop w:val="86"/>
          <w:marBottom w:val="0"/>
          <w:divBdr>
            <w:top w:val="none" w:sz="0" w:space="0" w:color="auto"/>
            <w:left w:val="none" w:sz="0" w:space="0" w:color="auto"/>
            <w:bottom w:val="none" w:sz="0" w:space="0" w:color="auto"/>
            <w:right w:val="none" w:sz="0" w:space="0" w:color="auto"/>
          </w:divBdr>
        </w:div>
        <w:div w:id="1772892375">
          <w:marLeft w:val="1800"/>
          <w:marRight w:val="0"/>
          <w:marTop w:val="67"/>
          <w:marBottom w:val="0"/>
          <w:divBdr>
            <w:top w:val="none" w:sz="0" w:space="0" w:color="auto"/>
            <w:left w:val="none" w:sz="0" w:space="0" w:color="auto"/>
            <w:bottom w:val="none" w:sz="0" w:space="0" w:color="auto"/>
            <w:right w:val="none" w:sz="0" w:space="0" w:color="auto"/>
          </w:divBdr>
        </w:div>
        <w:div w:id="1857034639">
          <w:marLeft w:val="1166"/>
          <w:marRight w:val="0"/>
          <w:marTop w:val="86"/>
          <w:marBottom w:val="0"/>
          <w:divBdr>
            <w:top w:val="none" w:sz="0" w:space="0" w:color="auto"/>
            <w:left w:val="none" w:sz="0" w:space="0" w:color="auto"/>
            <w:bottom w:val="none" w:sz="0" w:space="0" w:color="auto"/>
            <w:right w:val="none" w:sz="0" w:space="0" w:color="auto"/>
          </w:divBdr>
        </w:div>
        <w:div w:id="1952083649">
          <w:marLeft w:val="1800"/>
          <w:marRight w:val="0"/>
          <w:marTop w:val="67"/>
          <w:marBottom w:val="0"/>
          <w:divBdr>
            <w:top w:val="none" w:sz="0" w:space="0" w:color="auto"/>
            <w:left w:val="none" w:sz="0" w:space="0" w:color="auto"/>
            <w:bottom w:val="none" w:sz="0" w:space="0" w:color="auto"/>
            <w:right w:val="none" w:sz="0" w:space="0" w:color="auto"/>
          </w:divBdr>
        </w:div>
      </w:divsChild>
    </w:div>
    <w:div w:id="837308478">
      <w:bodyDiv w:val="1"/>
      <w:marLeft w:val="0"/>
      <w:marRight w:val="0"/>
      <w:marTop w:val="0"/>
      <w:marBottom w:val="0"/>
      <w:divBdr>
        <w:top w:val="none" w:sz="0" w:space="0" w:color="auto"/>
        <w:left w:val="none" w:sz="0" w:space="0" w:color="auto"/>
        <w:bottom w:val="none" w:sz="0" w:space="0" w:color="auto"/>
        <w:right w:val="none" w:sz="0" w:space="0" w:color="auto"/>
      </w:divBdr>
    </w:div>
    <w:div w:id="837962282">
      <w:bodyDiv w:val="1"/>
      <w:marLeft w:val="0"/>
      <w:marRight w:val="0"/>
      <w:marTop w:val="0"/>
      <w:marBottom w:val="0"/>
      <w:divBdr>
        <w:top w:val="none" w:sz="0" w:space="0" w:color="auto"/>
        <w:left w:val="none" w:sz="0" w:space="0" w:color="auto"/>
        <w:bottom w:val="none" w:sz="0" w:space="0" w:color="auto"/>
        <w:right w:val="none" w:sz="0" w:space="0" w:color="auto"/>
      </w:divBdr>
    </w:div>
    <w:div w:id="838696095">
      <w:bodyDiv w:val="1"/>
      <w:marLeft w:val="0"/>
      <w:marRight w:val="0"/>
      <w:marTop w:val="0"/>
      <w:marBottom w:val="0"/>
      <w:divBdr>
        <w:top w:val="none" w:sz="0" w:space="0" w:color="auto"/>
        <w:left w:val="none" w:sz="0" w:space="0" w:color="auto"/>
        <w:bottom w:val="none" w:sz="0" w:space="0" w:color="auto"/>
        <w:right w:val="none" w:sz="0" w:space="0" w:color="auto"/>
      </w:divBdr>
    </w:div>
    <w:div w:id="839155206">
      <w:bodyDiv w:val="1"/>
      <w:marLeft w:val="0"/>
      <w:marRight w:val="0"/>
      <w:marTop w:val="0"/>
      <w:marBottom w:val="0"/>
      <w:divBdr>
        <w:top w:val="none" w:sz="0" w:space="0" w:color="auto"/>
        <w:left w:val="none" w:sz="0" w:space="0" w:color="auto"/>
        <w:bottom w:val="none" w:sz="0" w:space="0" w:color="auto"/>
        <w:right w:val="none" w:sz="0" w:space="0" w:color="auto"/>
      </w:divBdr>
    </w:div>
    <w:div w:id="839344463">
      <w:bodyDiv w:val="1"/>
      <w:marLeft w:val="0"/>
      <w:marRight w:val="0"/>
      <w:marTop w:val="0"/>
      <w:marBottom w:val="0"/>
      <w:divBdr>
        <w:top w:val="none" w:sz="0" w:space="0" w:color="auto"/>
        <w:left w:val="none" w:sz="0" w:space="0" w:color="auto"/>
        <w:bottom w:val="none" w:sz="0" w:space="0" w:color="auto"/>
        <w:right w:val="none" w:sz="0" w:space="0" w:color="auto"/>
      </w:divBdr>
    </w:div>
    <w:div w:id="842087666">
      <w:bodyDiv w:val="1"/>
      <w:marLeft w:val="0"/>
      <w:marRight w:val="0"/>
      <w:marTop w:val="0"/>
      <w:marBottom w:val="0"/>
      <w:divBdr>
        <w:top w:val="none" w:sz="0" w:space="0" w:color="auto"/>
        <w:left w:val="none" w:sz="0" w:space="0" w:color="auto"/>
        <w:bottom w:val="none" w:sz="0" w:space="0" w:color="auto"/>
        <w:right w:val="none" w:sz="0" w:space="0" w:color="auto"/>
      </w:divBdr>
    </w:div>
    <w:div w:id="842205181">
      <w:bodyDiv w:val="1"/>
      <w:marLeft w:val="0"/>
      <w:marRight w:val="0"/>
      <w:marTop w:val="0"/>
      <w:marBottom w:val="0"/>
      <w:divBdr>
        <w:top w:val="none" w:sz="0" w:space="0" w:color="auto"/>
        <w:left w:val="none" w:sz="0" w:space="0" w:color="auto"/>
        <w:bottom w:val="none" w:sz="0" w:space="0" w:color="auto"/>
        <w:right w:val="none" w:sz="0" w:space="0" w:color="auto"/>
      </w:divBdr>
    </w:div>
    <w:div w:id="843589181">
      <w:bodyDiv w:val="1"/>
      <w:marLeft w:val="0"/>
      <w:marRight w:val="0"/>
      <w:marTop w:val="0"/>
      <w:marBottom w:val="0"/>
      <w:divBdr>
        <w:top w:val="none" w:sz="0" w:space="0" w:color="auto"/>
        <w:left w:val="none" w:sz="0" w:space="0" w:color="auto"/>
        <w:bottom w:val="none" w:sz="0" w:space="0" w:color="auto"/>
        <w:right w:val="none" w:sz="0" w:space="0" w:color="auto"/>
      </w:divBdr>
    </w:div>
    <w:div w:id="844325545">
      <w:bodyDiv w:val="1"/>
      <w:marLeft w:val="0"/>
      <w:marRight w:val="0"/>
      <w:marTop w:val="0"/>
      <w:marBottom w:val="0"/>
      <w:divBdr>
        <w:top w:val="none" w:sz="0" w:space="0" w:color="auto"/>
        <w:left w:val="none" w:sz="0" w:space="0" w:color="auto"/>
        <w:bottom w:val="none" w:sz="0" w:space="0" w:color="auto"/>
        <w:right w:val="none" w:sz="0" w:space="0" w:color="auto"/>
      </w:divBdr>
      <w:divsChild>
        <w:div w:id="180239355">
          <w:marLeft w:val="1166"/>
          <w:marRight w:val="0"/>
          <w:marTop w:val="77"/>
          <w:marBottom w:val="0"/>
          <w:divBdr>
            <w:top w:val="none" w:sz="0" w:space="0" w:color="auto"/>
            <w:left w:val="none" w:sz="0" w:space="0" w:color="auto"/>
            <w:bottom w:val="none" w:sz="0" w:space="0" w:color="auto"/>
            <w:right w:val="none" w:sz="0" w:space="0" w:color="auto"/>
          </w:divBdr>
        </w:div>
        <w:div w:id="262033424">
          <w:marLeft w:val="1166"/>
          <w:marRight w:val="0"/>
          <w:marTop w:val="77"/>
          <w:marBottom w:val="0"/>
          <w:divBdr>
            <w:top w:val="none" w:sz="0" w:space="0" w:color="auto"/>
            <w:left w:val="none" w:sz="0" w:space="0" w:color="auto"/>
            <w:bottom w:val="none" w:sz="0" w:space="0" w:color="auto"/>
            <w:right w:val="none" w:sz="0" w:space="0" w:color="auto"/>
          </w:divBdr>
        </w:div>
        <w:div w:id="545408443">
          <w:marLeft w:val="1166"/>
          <w:marRight w:val="0"/>
          <w:marTop w:val="82"/>
          <w:marBottom w:val="0"/>
          <w:divBdr>
            <w:top w:val="none" w:sz="0" w:space="0" w:color="auto"/>
            <w:left w:val="none" w:sz="0" w:space="0" w:color="auto"/>
            <w:bottom w:val="none" w:sz="0" w:space="0" w:color="auto"/>
            <w:right w:val="none" w:sz="0" w:space="0" w:color="auto"/>
          </w:divBdr>
        </w:div>
        <w:div w:id="588928119">
          <w:marLeft w:val="547"/>
          <w:marRight w:val="0"/>
          <w:marTop w:val="77"/>
          <w:marBottom w:val="0"/>
          <w:divBdr>
            <w:top w:val="none" w:sz="0" w:space="0" w:color="auto"/>
            <w:left w:val="none" w:sz="0" w:space="0" w:color="auto"/>
            <w:bottom w:val="none" w:sz="0" w:space="0" w:color="auto"/>
            <w:right w:val="none" w:sz="0" w:space="0" w:color="auto"/>
          </w:divBdr>
        </w:div>
        <w:div w:id="809174322">
          <w:marLeft w:val="1166"/>
          <w:marRight w:val="0"/>
          <w:marTop w:val="77"/>
          <w:marBottom w:val="0"/>
          <w:divBdr>
            <w:top w:val="none" w:sz="0" w:space="0" w:color="auto"/>
            <w:left w:val="none" w:sz="0" w:space="0" w:color="auto"/>
            <w:bottom w:val="none" w:sz="0" w:space="0" w:color="auto"/>
            <w:right w:val="none" w:sz="0" w:space="0" w:color="auto"/>
          </w:divBdr>
        </w:div>
        <w:div w:id="1012680773">
          <w:marLeft w:val="1166"/>
          <w:marRight w:val="0"/>
          <w:marTop w:val="77"/>
          <w:marBottom w:val="0"/>
          <w:divBdr>
            <w:top w:val="none" w:sz="0" w:space="0" w:color="auto"/>
            <w:left w:val="none" w:sz="0" w:space="0" w:color="auto"/>
            <w:bottom w:val="none" w:sz="0" w:space="0" w:color="auto"/>
            <w:right w:val="none" w:sz="0" w:space="0" w:color="auto"/>
          </w:divBdr>
        </w:div>
        <w:div w:id="1283657278">
          <w:marLeft w:val="1166"/>
          <w:marRight w:val="0"/>
          <w:marTop w:val="77"/>
          <w:marBottom w:val="0"/>
          <w:divBdr>
            <w:top w:val="none" w:sz="0" w:space="0" w:color="auto"/>
            <w:left w:val="none" w:sz="0" w:space="0" w:color="auto"/>
            <w:bottom w:val="none" w:sz="0" w:space="0" w:color="auto"/>
            <w:right w:val="none" w:sz="0" w:space="0" w:color="auto"/>
          </w:divBdr>
        </w:div>
        <w:div w:id="1396976735">
          <w:marLeft w:val="1166"/>
          <w:marRight w:val="0"/>
          <w:marTop w:val="77"/>
          <w:marBottom w:val="0"/>
          <w:divBdr>
            <w:top w:val="none" w:sz="0" w:space="0" w:color="auto"/>
            <w:left w:val="none" w:sz="0" w:space="0" w:color="auto"/>
            <w:bottom w:val="none" w:sz="0" w:space="0" w:color="auto"/>
            <w:right w:val="none" w:sz="0" w:space="0" w:color="auto"/>
          </w:divBdr>
        </w:div>
        <w:div w:id="1411922065">
          <w:marLeft w:val="1166"/>
          <w:marRight w:val="0"/>
          <w:marTop w:val="77"/>
          <w:marBottom w:val="0"/>
          <w:divBdr>
            <w:top w:val="none" w:sz="0" w:space="0" w:color="auto"/>
            <w:left w:val="none" w:sz="0" w:space="0" w:color="auto"/>
            <w:bottom w:val="none" w:sz="0" w:space="0" w:color="auto"/>
            <w:right w:val="none" w:sz="0" w:space="0" w:color="auto"/>
          </w:divBdr>
        </w:div>
        <w:div w:id="1551914431">
          <w:marLeft w:val="1166"/>
          <w:marRight w:val="0"/>
          <w:marTop w:val="77"/>
          <w:marBottom w:val="0"/>
          <w:divBdr>
            <w:top w:val="none" w:sz="0" w:space="0" w:color="auto"/>
            <w:left w:val="none" w:sz="0" w:space="0" w:color="auto"/>
            <w:bottom w:val="none" w:sz="0" w:space="0" w:color="auto"/>
            <w:right w:val="none" w:sz="0" w:space="0" w:color="auto"/>
          </w:divBdr>
        </w:div>
        <w:div w:id="1625889651">
          <w:marLeft w:val="547"/>
          <w:marRight w:val="0"/>
          <w:marTop w:val="77"/>
          <w:marBottom w:val="0"/>
          <w:divBdr>
            <w:top w:val="none" w:sz="0" w:space="0" w:color="auto"/>
            <w:left w:val="none" w:sz="0" w:space="0" w:color="auto"/>
            <w:bottom w:val="none" w:sz="0" w:space="0" w:color="auto"/>
            <w:right w:val="none" w:sz="0" w:space="0" w:color="auto"/>
          </w:divBdr>
        </w:div>
        <w:div w:id="1743791862">
          <w:marLeft w:val="547"/>
          <w:marRight w:val="0"/>
          <w:marTop w:val="77"/>
          <w:marBottom w:val="0"/>
          <w:divBdr>
            <w:top w:val="none" w:sz="0" w:space="0" w:color="auto"/>
            <w:left w:val="none" w:sz="0" w:space="0" w:color="auto"/>
            <w:bottom w:val="none" w:sz="0" w:space="0" w:color="auto"/>
            <w:right w:val="none" w:sz="0" w:space="0" w:color="auto"/>
          </w:divBdr>
        </w:div>
      </w:divsChild>
    </w:div>
    <w:div w:id="845943239">
      <w:bodyDiv w:val="1"/>
      <w:marLeft w:val="0"/>
      <w:marRight w:val="0"/>
      <w:marTop w:val="0"/>
      <w:marBottom w:val="0"/>
      <w:divBdr>
        <w:top w:val="none" w:sz="0" w:space="0" w:color="auto"/>
        <w:left w:val="none" w:sz="0" w:space="0" w:color="auto"/>
        <w:bottom w:val="none" w:sz="0" w:space="0" w:color="auto"/>
        <w:right w:val="none" w:sz="0" w:space="0" w:color="auto"/>
      </w:divBdr>
    </w:div>
    <w:div w:id="846135785">
      <w:bodyDiv w:val="1"/>
      <w:marLeft w:val="0"/>
      <w:marRight w:val="0"/>
      <w:marTop w:val="0"/>
      <w:marBottom w:val="0"/>
      <w:divBdr>
        <w:top w:val="none" w:sz="0" w:space="0" w:color="auto"/>
        <w:left w:val="none" w:sz="0" w:space="0" w:color="auto"/>
        <w:bottom w:val="none" w:sz="0" w:space="0" w:color="auto"/>
        <w:right w:val="none" w:sz="0" w:space="0" w:color="auto"/>
      </w:divBdr>
    </w:div>
    <w:div w:id="846407848">
      <w:bodyDiv w:val="1"/>
      <w:marLeft w:val="0"/>
      <w:marRight w:val="0"/>
      <w:marTop w:val="0"/>
      <w:marBottom w:val="0"/>
      <w:divBdr>
        <w:top w:val="none" w:sz="0" w:space="0" w:color="auto"/>
        <w:left w:val="none" w:sz="0" w:space="0" w:color="auto"/>
        <w:bottom w:val="none" w:sz="0" w:space="0" w:color="auto"/>
        <w:right w:val="none" w:sz="0" w:space="0" w:color="auto"/>
      </w:divBdr>
      <w:divsChild>
        <w:div w:id="1722318561">
          <w:marLeft w:val="547"/>
          <w:marRight w:val="0"/>
          <w:marTop w:val="115"/>
          <w:marBottom w:val="0"/>
          <w:divBdr>
            <w:top w:val="none" w:sz="0" w:space="0" w:color="auto"/>
            <w:left w:val="none" w:sz="0" w:space="0" w:color="auto"/>
            <w:bottom w:val="none" w:sz="0" w:space="0" w:color="auto"/>
            <w:right w:val="none" w:sz="0" w:space="0" w:color="auto"/>
          </w:divBdr>
        </w:div>
      </w:divsChild>
    </w:div>
    <w:div w:id="846753303">
      <w:bodyDiv w:val="1"/>
      <w:marLeft w:val="0"/>
      <w:marRight w:val="0"/>
      <w:marTop w:val="0"/>
      <w:marBottom w:val="0"/>
      <w:divBdr>
        <w:top w:val="none" w:sz="0" w:space="0" w:color="auto"/>
        <w:left w:val="none" w:sz="0" w:space="0" w:color="auto"/>
        <w:bottom w:val="none" w:sz="0" w:space="0" w:color="auto"/>
        <w:right w:val="none" w:sz="0" w:space="0" w:color="auto"/>
      </w:divBdr>
    </w:div>
    <w:div w:id="846821398">
      <w:bodyDiv w:val="1"/>
      <w:marLeft w:val="0"/>
      <w:marRight w:val="0"/>
      <w:marTop w:val="0"/>
      <w:marBottom w:val="0"/>
      <w:divBdr>
        <w:top w:val="none" w:sz="0" w:space="0" w:color="auto"/>
        <w:left w:val="none" w:sz="0" w:space="0" w:color="auto"/>
        <w:bottom w:val="none" w:sz="0" w:space="0" w:color="auto"/>
        <w:right w:val="none" w:sz="0" w:space="0" w:color="auto"/>
      </w:divBdr>
    </w:div>
    <w:div w:id="847136262">
      <w:bodyDiv w:val="1"/>
      <w:marLeft w:val="0"/>
      <w:marRight w:val="0"/>
      <w:marTop w:val="0"/>
      <w:marBottom w:val="0"/>
      <w:divBdr>
        <w:top w:val="none" w:sz="0" w:space="0" w:color="auto"/>
        <w:left w:val="none" w:sz="0" w:space="0" w:color="auto"/>
        <w:bottom w:val="none" w:sz="0" w:space="0" w:color="auto"/>
        <w:right w:val="none" w:sz="0" w:space="0" w:color="auto"/>
      </w:divBdr>
    </w:div>
    <w:div w:id="847866606">
      <w:bodyDiv w:val="1"/>
      <w:marLeft w:val="0"/>
      <w:marRight w:val="0"/>
      <w:marTop w:val="0"/>
      <w:marBottom w:val="0"/>
      <w:divBdr>
        <w:top w:val="none" w:sz="0" w:space="0" w:color="auto"/>
        <w:left w:val="none" w:sz="0" w:space="0" w:color="auto"/>
        <w:bottom w:val="none" w:sz="0" w:space="0" w:color="auto"/>
        <w:right w:val="none" w:sz="0" w:space="0" w:color="auto"/>
      </w:divBdr>
    </w:div>
    <w:div w:id="848325548">
      <w:bodyDiv w:val="1"/>
      <w:marLeft w:val="0"/>
      <w:marRight w:val="0"/>
      <w:marTop w:val="0"/>
      <w:marBottom w:val="0"/>
      <w:divBdr>
        <w:top w:val="none" w:sz="0" w:space="0" w:color="auto"/>
        <w:left w:val="none" w:sz="0" w:space="0" w:color="auto"/>
        <w:bottom w:val="none" w:sz="0" w:space="0" w:color="auto"/>
        <w:right w:val="none" w:sz="0" w:space="0" w:color="auto"/>
      </w:divBdr>
    </w:div>
    <w:div w:id="848909445">
      <w:bodyDiv w:val="1"/>
      <w:marLeft w:val="0"/>
      <w:marRight w:val="0"/>
      <w:marTop w:val="0"/>
      <w:marBottom w:val="0"/>
      <w:divBdr>
        <w:top w:val="none" w:sz="0" w:space="0" w:color="auto"/>
        <w:left w:val="none" w:sz="0" w:space="0" w:color="auto"/>
        <w:bottom w:val="none" w:sz="0" w:space="0" w:color="auto"/>
        <w:right w:val="none" w:sz="0" w:space="0" w:color="auto"/>
      </w:divBdr>
      <w:divsChild>
        <w:div w:id="553466045">
          <w:marLeft w:val="1166"/>
          <w:marRight w:val="0"/>
          <w:marTop w:val="115"/>
          <w:marBottom w:val="0"/>
          <w:divBdr>
            <w:top w:val="none" w:sz="0" w:space="0" w:color="auto"/>
            <w:left w:val="none" w:sz="0" w:space="0" w:color="auto"/>
            <w:bottom w:val="none" w:sz="0" w:space="0" w:color="auto"/>
            <w:right w:val="none" w:sz="0" w:space="0" w:color="auto"/>
          </w:divBdr>
        </w:div>
        <w:div w:id="577792158">
          <w:marLeft w:val="547"/>
          <w:marRight w:val="0"/>
          <w:marTop w:val="130"/>
          <w:marBottom w:val="0"/>
          <w:divBdr>
            <w:top w:val="none" w:sz="0" w:space="0" w:color="auto"/>
            <w:left w:val="none" w:sz="0" w:space="0" w:color="auto"/>
            <w:bottom w:val="none" w:sz="0" w:space="0" w:color="auto"/>
            <w:right w:val="none" w:sz="0" w:space="0" w:color="auto"/>
          </w:divBdr>
        </w:div>
        <w:div w:id="933250545">
          <w:marLeft w:val="1166"/>
          <w:marRight w:val="0"/>
          <w:marTop w:val="115"/>
          <w:marBottom w:val="0"/>
          <w:divBdr>
            <w:top w:val="none" w:sz="0" w:space="0" w:color="auto"/>
            <w:left w:val="none" w:sz="0" w:space="0" w:color="auto"/>
            <w:bottom w:val="none" w:sz="0" w:space="0" w:color="auto"/>
            <w:right w:val="none" w:sz="0" w:space="0" w:color="auto"/>
          </w:divBdr>
        </w:div>
        <w:div w:id="1060177438">
          <w:marLeft w:val="547"/>
          <w:marRight w:val="0"/>
          <w:marTop w:val="130"/>
          <w:marBottom w:val="0"/>
          <w:divBdr>
            <w:top w:val="none" w:sz="0" w:space="0" w:color="auto"/>
            <w:left w:val="none" w:sz="0" w:space="0" w:color="auto"/>
            <w:bottom w:val="none" w:sz="0" w:space="0" w:color="auto"/>
            <w:right w:val="none" w:sz="0" w:space="0" w:color="auto"/>
          </w:divBdr>
        </w:div>
        <w:div w:id="1782995640">
          <w:marLeft w:val="1166"/>
          <w:marRight w:val="0"/>
          <w:marTop w:val="115"/>
          <w:marBottom w:val="0"/>
          <w:divBdr>
            <w:top w:val="none" w:sz="0" w:space="0" w:color="auto"/>
            <w:left w:val="none" w:sz="0" w:space="0" w:color="auto"/>
            <w:bottom w:val="none" w:sz="0" w:space="0" w:color="auto"/>
            <w:right w:val="none" w:sz="0" w:space="0" w:color="auto"/>
          </w:divBdr>
        </w:div>
      </w:divsChild>
    </w:div>
    <w:div w:id="849492326">
      <w:bodyDiv w:val="1"/>
      <w:marLeft w:val="0"/>
      <w:marRight w:val="0"/>
      <w:marTop w:val="0"/>
      <w:marBottom w:val="0"/>
      <w:divBdr>
        <w:top w:val="none" w:sz="0" w:space="0" w:color="auto"/>
        <w:left w:val="none" w:sz="0" w:space="0" w:color="auto"/>
        <w:bottom w:val="none" w:sz="0" w:space="0" w:color="auto"/>
        <w:right w:val="none" w:sz="0" w:space="0" w:color="auto"/>
      </w:divBdr>
    </w:div>
    <w:div w:id="850610988">
      <w:bodyDiv w:val="1"/>
      <w:marLeft w:val="0"/>
      <w:marRight w:val="0"/>
      <w:marTop w:val="0"/>
      <w:marBottom w:val="0"/>
      <w:divBdr>
        <w:top w:val="none" w:sz="0" w:space="0" w:color="auto"/>
        <w:left w:val="none" w:sz="0" w:space="0" w:color="auto"/>
        <w:bottom w:val="none" w:sz="0" w:space="0" w:color="auto"/>
        <w:right w:val="none" w:sz="0" w:space="0" w:color="auto"/>
      </w:divBdr>
      <w:divsChild>
        <w:div w:id="111635819">
          <w:marLeft w:val="547"/>
          <w:marRight w:val="0"/>
          <w:marTop w:val="134"/>
          <w:marBottom w:val="0"/>
          <w:divBdr>
            <w:top w:val="none" w:sz="0" w:space="0" w:color="auto"/>
            <w:left w:val="none" w:sz="0" w:space="0" w:color="auto"/>
            <w:bottom w:val="none" w:sz="0" w:space="0" w:color="auto"/>
            <w:right w:val="none" w:sz="0" w:space="0" w:color="auto"/>
          </w:divBdr>
        </w:div>
        <w:div w:id="723022871">
          <w:marLeft w:val="1166"/>
          <w:marRight w:val="0"/>
          <w:marTop w:val="134"/>
          <w:marBottom w:val="0"/>
          <w:divBdr>
            <w:top w:val="none" w:sz="0" w:space="0" w:color="auto"/>
            <w:left w:val="none" w:sz="0" w:space="0" w:color="auto"/>
            <w:bottom w:val="none" w:sz="0" w:space="0" w:color="auto"/>
            <w:right w:val="none" w:sz="0" w:space="0" w:color="auto"/>
          </w:divBdr>
        </w:div>
        <w:div w:id="790242153">
          <w:marLeft w:val="547"/>
          <w:marRight w:val="0"/>
          <w:marTop w:val="154"/>
          <w:marBottom w:val="0"/>
          <w:divBdr>
            <w:top w:val="none" w:sz="0" w:space="0" w:color="auto"/>
            <w:left w:val="none" w:sz="0" w:space="0" w:color="auto"/>
            <w:bottom w:val="none" w:sz="0" w:space="0" w:color="auto"/>
            <w:right w:val="none" w:sz="0" w:space="0" w:color="auto"/>
          </w:divBdr>
        </w:div>
        <w:div w:id="920915935">
          <w:marLeft w:val="547"/>
          <w:marRight w:val="0"/>
          <w:marTop w:val="134"/>
          <w:marBottom w:val="0"/>
          <w:divBdr>
            <w:top w:val="none" w:sz="0" w:space="0" w:color="auto"/>
            <w:left w:val="none" w:sz="0" w:space="0" w:color="auto"/>
            <w:bottom w:val="none" w:sz="0" w:space="0" w:color="auto"/>
            <w:right w:val="none" w:sz="0" w:space="0" w:color="auto"/>
          </w:divBdr>
        </w:div>
        <w:div w:id="1161385895">
          <w:marLeft w:val="1166"/>
          <w:marRight w:val="0"/>
          <w:marTop w:val="134"/>
          <w:marBottom w:val="0"/>
          <w:divBdr>
            <w:top w:val="none" w:sz="0" w:space="0" w:color="auto"/>
            <w:left w:val="none" w:sz="0" w:space="0" w:color="auto"/>
            <w:bottom w:val="none" w:sz="0" w:space="0" w:color="auto"/>
            <w:right w:val="none" w:sz="0" w:space="0" w:color="auto"/>
          </w:divBdr>
        </w:div>
        <w:div w:id="1808552160">
          <w:marLeft w:val="1166"/>
          <w:marRight w:val="0"/>
          <w:marTop w:val="115"/>
          <w:marBottom w:val="0"/>
          <w:divBdr>
            <w:top w:val="none" w:sz="0" w:space="0" w:color="auto"/>
            <w:left w:val="none" w:sz="0" w:space="0" w:color="auto"/>
            <w:bottom w:val="none" w:sz="0" w:space="0" w:color="auto"/>
            <w:right w:val="none" w:sz="0" w:space="0" w:color="auto"/>
          </w:divBdr>
        </w:div>
      </w:divsChild>
    </w:div>
    <w:div w:id="850725873">
      <w:bodyDiv w:val="1"/>
      <w:marLeft w:val="0"/>
      <w:marRight w:val="0"/>
      <w:marTop w:val="0"/>
      <w:marBottom w:val="0"/>
      <w:divBdr>
        <w:top w:val="none" w:sz="0" w:space="0" w:color="auto"/>
        <w:left w:val="none" w:sz="0" w:space="0" w:color="auto"/>
        <w:bottom w:val="none" w:sz="0" w:space="0" w:color="auto"/>
        <w:right w:val="none" w:sz="0" w:space="0" w:color="auto"/>
      </w:divBdr>
      <w:divsChild>
        <w:div w:id="197133527">
          <w:marLeft w:val="547"/>
          <w:marRight w:val="0"/>
          <w:marTop w:val="192"/>
          <w:marBottom w:val="0"/>
          <w:divBdr>
            <w:top w:val="none" w:sz="0" w:space="0" w:color="auto"/>
            <w:left w:val="none" w:sz="0" w:space="0" w:color="auto"/>
            <w:bottom w:val="none" w:sz="0" w:space="0" w:color="auto"/>
            <w:right w:val="none" w:sz="0" w:space="0" w:color="auto"/>
          </w:divBdr>
        </w:div>
      </w:divsChild>
    </w:div>
    <w:div w:id="851913036">
      <w:bodyDiv w:val="1"/>
      <w:marLeft w:val="0"/>
      <w:marRight w:val="0"/>
      <w:marTop w:val="0"/>
      <w:marBottom w:val="0"/>
      <w:divBdr>
        <w:top w:val="none" w:sz="0" w:space="0" w:color="auto"/>
        <w:left w:val="none" w:sz="0" w:space="0" w:color="auto"/>
        <w:bottom w:val="none" w:sz="0" w:space="0" w:color="auto"/>
        <w:right w:val="none" w:sz="0" w:space="0" w:color="auto"/>
      </w:divBdr>
    </w:div>
    <w:div w:id="851921904">
      <w:bodyDiv w:val="1"/>
      <w:marLeft w:val="0"/>
      <w:marRight w:val="0"/>
      <w:marTop w:val="0"/>
      <w:marBottom w:val="0"/>
      <w:divBdr>
        <w:top w:val="none" w:sz="0" w:space="0" w:color="auto"/>
        <w:left w:val="none" w:sz="0" w:space="0" w:color="auto"/>
        <w:bottom w:val="none" w:sz="0" w:space="0" w:color="auto"/>
        <w:right w:val="none" w:sz="0" w:space="0" w:color="auto"/>
      </w:divBdr>
      <w:divsChild>
        <w:div w:id="702484672">
          <w:marLeft w:val="0"/>
          <w:marRight w:val="0"/>
          <w:marTop w:val="0"/>
          <w:marBottom w:val="0"/>
          <w:divBdr>
            <w:top w:val="none" w:sz="0" w:space="0" w:color="auto"/>
            <w:left w:val="none" w:sz="0" w:space="0" w:color="auto"/>
            <w:bottom w:val="none" w:sz="0" w:space="0" w:color="auto"/>
            <w:right w:val="none" w:sz="0" w:space="0" w:color="auto"/>
          </w:divBdr>
        </w:div>
      </w:divsChild>
    </w:div>
    <w:div w:id="853150053">
      <w:bodyDiv w:val="1"/>
      <w:marLeft w:val="0"/>
      <w:marRight w:val="0"/>
      <w:marTop w:val="0"/>
      <w:marBottom w:val="0"/>
      <w:divBdr>
        <w:top w:val="none" w:sz="0" w:space="0" w:color="auto"/>
        <w:left w:val="none" w:sz="0" w:space="0" w:color="auto"/>
        <w:bottom w:val="none" w:sz="0" w:space="0" w:color="auto"/>
        <w:right w:val="none" w:sz="0" w:space="0" w:color="auto"/>
      </w:divBdr>
      <w:divsChild>
        <w:div w:id="521240012">
          <w:marLeft w:val="547"/>
          <w:marRight w:val="0"/>
          <w:marTop w:val="154"/>
          <w:marBottom w:val="0"/>
          <w:divBdr>
            <w:top w:val="none" w:sz="0" w:space="0" w:color="auto"/>
            <w:left w:val="none" w:sz="0" w:space="0" w:color="auto"/>
            <w:bottom w:val="none" w:sz="0" w:space="0" w:color="auto"/>
            <w:right w:val="none" w:sz="0" w:space="0" w:color="auto"/>
          </w:divBdr>
        </w:div>
        <w:div w:id="1701587191">
          <w:marLeft w:val="1166"/>
          <w:marRight w:val="0"/>
          <w:marTop w:val="134"/>
          <w:marBottom w:val="0"/>
          <w:divBdr>
            <w:top w:val="none" w:sz="0" w:space="0" w:color="auto"/>
            <w:left w:val="none" w:sz="0" w:space="0" w:color="auto"/>
            <w:bottom w:val="none" w:sz="0" w:space="0" w:color="auto"/>
            <w:right w:val="none" w:sz="0" w:space="0" w:color="auto"/>
          </w:divBdr>
        </w:div>
      </w:divsChild>
    </w:div>
    <w:div w:id="853694330">
      <w:bodyDiv w:val="1"/>
      <w:marLeft w:val="0"/>
      <w:marRight w:val="0"/>
      <w:marTop w:val="0"/>
      <w:marBottom w:val="0"/>
      <w:divBdr>
        <w:top w:val="none" w:sz="0" w:space="0" w:color="auto"/>
        <w:left w:val="none" w:sz="0" w:space="0" w:color="auto"/>
        <w:bottom w:val="none" w:sz="0" w:space="0" w:color="auto"/>
        <w:right w:val="none" w:sz="0" w:space="0" w:color="auto"/>
      </w:divBdr>
    </w:div>
    <w:div w:id="854463512">
      <w:bodyDiv w:val="1"/>
      <w:marLeft w:val="0"/>
      <w:marRight w:val="0"/>
      <w:marTop w:val="0"/>
      <w:marBottom w:val="0"/>
      <w:divBdr>
        <w:top w:val="none" w:sz="0" w:space="0" w:color="auto"/>
        <w:left w:val="none" w:sz="0" w:space="0" w:color="auto"/>
        <w:bottom w:val="none" w:sz="0" w:space="0" w:color="auto"/>
        <w:right w:val="none" w:sz="0" w:space="0" w:color="auto"/>
      </w:divBdr>
    </w:div>
    <w:div w:id="855077253">
      <w:bodyDiv w:val="1"/>
      <w:marLeft w:val="0"/>
      <w:marRight w:val="0"/>
      <w:marTop w:val="0"/>
      <w:marBottom w:val="0"/>
      <w:divBdr>
        <w:top w:val="none" w:sz="0" w:space="0" w:color="auto"/>
        <w:left w:val="none" w:sz="0" w:space="0" w:color="auto"/>
        <w:bottom w:val="none" w:sz="0" w:space="0" w:color="auto"/>
        <w:right w:val="none" w:sz="0" w:space="0" w:color="auto"/>
      </w:divBdr>
      <w:divsChild>
        <w:div w:id="219750653">
          <w:marLeft w:val="1166"/>
          <w:marRight w:val="0"/>
          <w:marTop w:val="96"/>
          <w:marBottom w:val="0"/>
          <w:divBdr>
            <w:top w:val="none" w:sz="0" w:space="0" w:color="auto"/>
            <w:left w:val="none" w:sz="0" w:space="0" w:color="auto"/>
            <w:bottom w:val="none" w:sz="0" w:space="0" w:color="auto"/>
            <w:right w:val="none" w:sz="0" w:space="0" w:color="auto"/>
          </w:divBdr>
        </w:div>
        <w:div w:id="299261809">
          <w:marLeft w:val="1166"/>
          <w:marRight w:val="0"/>
          <w:marTop w:val="96"/>
          <w:marBottom w:val="0"/>
          <w:divBdr>
            <w:top w:val="none" w:sz="0" w:space="0" w:color="auto"/>
            <w:left w:val="none" w:sz="0" w:space="0" w:color="auto"/>
            <w:bottom w:val="none" w:sz="0" w:space="0" w:color="auto"/>
            <w:right w:val="none" w:sz="0" w:space="0" w:color="auto"/>
          </w:divBdr>
        </w:div>
        <w:div w:id="498692212">
          <w:marLeft w:val="1166"/>
          <w:marRight w:val="0"/>
          <w:marTop w:val="96"/>
          <w:marBottom w:val="0"/>
          <w:divBdr>
            <w:top w:val="none" w:sz="0" w:space="0" w:color="auto"/>
            <w:left w:val="none" w:sz="0" w:space="0" w:color="auto"/>
            <w:bottom w:val="none" w:sz="0" w:space="0" w:color="auto"/>
            <w:right w:val="none" w:sz="0" w:space="0" w:color="auto"/>
          </w:divBdr>
        </w:div>
        <w:div w:id="1058359284">
          <w:marLeft w:val="547"/>
          <w:marRight w:val="0"/>
          <w:marTop w:val="115"/>
          <w:marBottom w:val="0"/>
          <w:divBdr>
            <w:top w:val="none" w:sz="0" w:space="0" w:color="auto"/>
            <w:left w:val="none" w:sz="0" w:space="0" w:color="auto"/>
            <w:bottom w:val="none" w:sz="0" w:space="0" w:color="auto"/>
            <w:right w:val="none" w:sz="0" w:space="0" w:color="auto"/>
          </w:divBdr>
        </w:div>
        <w:div w:id="1143305939">
          <w:marLeft w:val="1800"/>
          <w:marRight w:val="0"/>
          <w:marTop w:val="86"/>
          <w:marBottom w:val="0"/>
          <w:divBdr>
            <w:top w:val="none" w:sz="0" w:space="0" w:color="auto"/>
            <w:left w:val="none" w:sz="0" w:space="0" w:color="auto"/>
            <w:bottom w:val="none" w:sz="0" w:space="0" w:color="auto"/>
            <w:right w:val="none" w:sz="0" w:space="0" w:color="auto"/>
          </w:divBdr>
        </w:div>
        <w:div w:id="1368943238">
          <w:marLeft w:val="1800"/>
          <w:marRight w:val="0"/>
          <w:marTop w:val="86"/>
          <w:marBottom w:val="0"/>
          <w:divBdr>
            <w:top w:val="none" w:sz="0" w:space="0" w:color="auto"/>
            <w:left w:val="none" w:sz="0" w:space="0" w:color="auto"/>
            <w:bottom w:val="none" w:sz="0" w:space="0" w:color="auto"/>
            <w:right w:val="none" w:sz="0" w:space="0" w:color="auto"/>
          </w:divBdr>
        </w:div>
        <w:div w:id="1533222251">
          <w:marLeft w:val="1800"/>
          <w:marRight w:val="0"/>
          <w:marTop w:val="86"/>
          <w:marBottom w:val="0"/>
          <w:divBdr>
            <w:top w:val="none" w:sz="0" w:space="0" w:color="auto"/>
            <w:left w:val="none" w:sz="0" w:space="0" w:color="auto"/>
            <w:bottom w:val="none" w:sz="0" w:space="0" w:color="auto"/>
            <w:right w:val="none" w:sz="0" w:space="0" w:color="auto"/>
          </w:divBdr>
        </w:div>
        <w:div w:id="1556546399">
          <w:marLeft w:val="1166"/>
          <w:marRight w:val="0"/>
          <w:marTop w:val="96"/>
          <w:marBottom w:val="0"/>
          <w:divBdr>
            <w:top w:val="none" w:sz="0" w:space="0" w:color="auto"/>
            <w:left w:val="none" w:sz="0" w:space="0" w:color="auto"/>
            <w:bottom w:val="none" w:sz="0" w:space="0" w:color="auto"/>
            <w:right w:val="none" w:sz="0" w:space="0" w:color="auto"/>
          </w:divBdr>
        </w:div>
        <w:div w:id="1806971263">
          <w:marLeft w:val="2520"/>
          <w:marRight w:val="0"/>
          <w:marTop w:val="67"/>
          <w:marBottom w:val="0"/>
          <w:divBdr>
            <w:top w:val="none" w:sz="0" w:space="0" w:color="auto"/>
            <w:left w:val="none" w:sz="0" w:space="0" w:color="auto"/>
            <w:bottom w:val="none" w:sz="0" w:space="0" w:color="auto"/>
            <w:right w:val="none" w:sz="0" w:space="0" w:color="auto"/>
          </w:divBdr>
        </w:div>
      </w:divsChild>
    </w:div>
    <w:div w:id="856887651">
      <w:bodyDiv w:val="1"/>
      <w:marLeft w:val="0"/>
      <w:marRight w:val="0"/>
      <w:marTop w:val="0"/>
      <w:marBottom w:val="0"/>
      <w:divBdr>
        <w:top w:val="none" w:sz="0" w:space="0" w:color="auto"/>
        <w:left w:val="none" w:sz="0" w:space="0" w:color="auto"/>
        <w:bottom w:val="none" w:sz="0" w:space="0" w:color="auto"/>
        <w:right w:val="none" w:sz="0" w:space="0" w:color="auto"/>
      </w:divBdr>
      <w:divsChild>
        <w:div w:id="249200230">
          <w:marLeft w:val="1267"/>
          <w:marRight w:val="0"/>
          <w:marTop w:val="96"/>
          <w:marBottom w:val="0"/>
          <w:divBdr>
            <w:top w:val="none" w:sz="0" w:space="0" w:color="auto"/>
            <w:left w:val="none" w:sz="0" w:space="0" w:color="auto"/>
            <w:bottom w:val="none" w:sz="0" w:space="0" w:color="auto"/>
            <w:right w:val="none" w:sz="0" w:space="0" w:color="auto"/>
          </w:divBdr>
        </w:div>
        <w:div w:id="723525832">
          <w:marLeft w:val="1166"/>
          <w:marRight w:val="0"/>
          <w:marTop w:val="96"/>
          <w:marBottom w:val="0"/>
          <w:divBdr>
            <w:top w:val="none" w:sz="0" w:space="0" w:color="auto"/>
            <w:left w:val="none" w:sz="0" w:space="0" w:color="auto"/>
            <w:bottom w:val="none" w:sz="0" w:space="0" w:color="auto"/>
            <w:right w:val="none" w:sz="0" w:space="0" w:color="auto"/>
          </w:divBdr>
        </w:div>
        <w:div w:id="946812038">
          <w:marLeft w:val="1166"/>
          <w:marRight w:val="0"/>
          <w:marTop w:val="96"/>
          <w:marBottom w:val="0"/>
          <w:divBdr>
            <w:top w:val="none" w:sz="0" w:space="0" w:color="auto"/>
            <w:left w:val="none" w:sz="0" w:space="0" w:color="auto"/>
            <w:bottom w:val="none" w:sz="0" w:space="0" w:color="auto"/>
            <w:right w:val="none" w:sz="0" w:space="0" w:color="auto"/>
          </w:divBdr>
        </w:div>
        <w:div w:id="981349168">
          <w:marLeft w:val="1166"/>
          <w:marRight w:val="0"/>
          <w:marTop w:val="96"/>
          <w:marBottom w:val="0"/>
          <w:divBdr>
            <w:top w:val="none" w:sz="0" w:space="0" w:color="auto"/>
            <w:left w:val="none" w:sz="0" w:space="0" w:color="auto"/>
            <w:bottom w:val="none" w:sz="0" w:space="0" w:color="auto"/>
            <w:right w:val="none" w:sz="0" w:space="0" w:color="auto"/>
          </w:divBdr>
        </w:div>
        <w:div w:id="1116828041">
          <w:marLeft w:val="547"/>
          <w:marRight w:val="0"/>
          <w:marTop w:val="106"/>
          <w:marBottom w:val="0"/>
          <w:divBdr>
            <w:top w:val="none" w:sz="0" w:space="0" w:color="auto"/>
            <w:left w:val="none" w:sz="0" w:space="0" w:color="auto"/>
            <w:bottom w:val="none" w:sz="0" w:space="0" w:color="auto"/>
            <w:right w:val="none" w:sz="0" w:space="0" w:color="auto"/>
          </w:divBdr>
        </w:div>
        <w:div w:id="1689524682">
          <w:marLeft w:val="1166"/>
          <w:marRight w:val="0"/>
          <w:marTop w:val="96"/>
          <w:marBottom w:val="0"/>
          <w:divBdr>
            <w:top w:val="none" w:sz="0" w:space="0" w:color="auto"/>
            <w:left w:val="none" w:sz="0" w:space="0" w:color="auto"/>
            <w:bottom w:val="none" w:sz="0" w:space="0" w:color="auto"/>
            <w:right w:val="none" w:sz="0" w:space="0" w:color="auto"/>
          </w:divBdr>
        </w:div>
        <w:div w:id="1992558989">
          <w:marLeft w:val="547"/>
          <w:marRight w:val="0"/>
          <w:marTop w:val="106"/>
          <w:marBottom w:val="0"/>
          <w:divBdr>
            <w:top w:val="none" w:sz="0" w:space="0" w:color="auto"/>
            <w:left w:val="none" w:sz="0" w:space="0" w:color="auto"/>
            <w:bottom w:val="none" w:sz="0" w:space="0" w:color="auto"/>
            <w:right w:val="none" w:sz="0" w:space="0" w:color="auto"/>
          </w:divBdr>
        </w:div>
        <w:div w:id="2145273940">
          <w:marLeft w:val="547"/>
          <w:marRight w:val="0"/>
          <w:marTop w:val="106"/>
          <w:marBottom w:val="0"/>
          <w:divBdr>
            <w:top w:val="none" w:sz="0" w:space="0" w:color="auto"/>
            <w:left w:val="none" w:sz="0" w:space="0" w:color="auto"/>
            <w:bottom w:val="none" w:sz="0" w:space="0" w:color="auto"/>
            <w:right w:val="none" w:sz="0" w:space="0" w:color="auto"/>
          </w:divBdr>
        </w:div>
      </w:divsChild>
    </w:div>
    <w:div w:id="857086404">
      <w:bodyDiv w:val="1"/>
      <w:marLeft w:val="0"/>
      <w:marRight w:val="0"/>
      <w:marTop w:val="0"/>
      <w:marBottom w:val="0"/>
      <w:divBdr>
        <w:top w:val="none" w:sz="0" w:space="0" w:color="auto"/>
        <w:left w:val="none" w:sz="0" w:space="0" w:color="auto"/>
        <w:bottom w:val="none" w:sz="0" w:space="0" w:color="auto"/>
        <w:right w:val="none" w:sz="0" w:space="0" w:color="auto"/>
      </w:divBdr>
      <w:divsChild>
        <w:div w:id="622885698">
          <w:marLeft w:val="547"/>
          <w:marRight w:val="0"/>
          <w:marTop w:val="134"/>
          <w:marBottom w:val="0"/>
          <w:divBdr>
            <w:top w:val="none" w:sz="0" w:space="0" w:color="auto"/>
            <w:left w:val="none" w:sz="0" w:space="0" w:color="auto"/>
            <w:bottom w:val="none" w:sz="0" w:space="0" w:color="auto"/>
            <w:right w:val="none" w:sz="0" w:space="0" w:color="auto"/>
          </w:divBdr>
        </w:div>
        <w:div w:id="749817130">
          <w:marLeft w:val="1166"/>
          <w:marRight w:val="0"/>
          <w:marTop w:val="115"/>
          <w:marBottom w:val="0"/>
          <w:divBdr>
            <w:top w:val="none" w:sz="0" w:space="0" w:color="auto"/>
            <w:left w:val="none" w:sz="0" w:space="0" w:color="auto"/>
            <w:bottom w:val="none" w:sz="0" w:space="0" w:color="auto"/>
            <w:right w:val="none" w:sz="0" w:space="0" w:color="auto"/>
          </w:divBdr>
        </w:div>
        <w:div w:id="1121341411">
          <w:marLeft w:val="1166"/>
          <w:marRight w:val="0"/>
          <w:marTop w:val="115"/>
          <w:marBottom w:val="0"/>
          <w:divBdr>
            <w:top w:val="none" w:sz="0" w:space="0" w:color="auto"/>
            <w:left w:val="none" w:sz="0" w:space="0" w:color="auto"/>
            <w:bottom w:val="none" w:sz="0" w:space="0" w:color="auto"/>
            <w:right w:val="none" w:sz="0" w:space="0" w:color="auto"/>
          </w:divBdr>
        </w:div>
        <w:div w:id="1136608621">
          <w:marLeft w:val="1166"/>
          <w:marRight w:val="0"/>
          <w:marTop w:val="115"/>
          <w:marBottom w:val="0"/>
          <w:divBdr>
            <w:top w:val="none" w:sz="0" w:space="0" w:color="auto"/>
            <w:left w:val="none" w:sz="0" w:space="0" w:color="auto"/>
            <w:bottom w:val="none" w:sz="0" w:space="0" w:color="auto"/>
            <w:right w:val="none" w:sz="0" w:space="0" w:color="auto"/>
          </w:divBdr>
        </w:div>
        <w:div w:id="1138183694">
          <w:marLeft w:val="1800"/>
          <w:marRight w:val="0"/>
          <w:marTop w:val="86"/>
          <w:marBottom w:val="0"/>
          <w:divBdr>
            <w:top w:val="none" w:sz="0" w:space="0" w:color="auto"/>
            <w:left w:val="none" w:sz="0" w:space="0" w:color="auto"/>
            <w:bottom w:val="none" w:sz="0" w:space="0" w:color="auto"/>
            <w:right w:val="none" w:sz="0" w:space="0" w:color="auto"/>
          </w:divBdr>
        </w:div>
        <w:div w:id="1638995391">
          <w:marLeft w:val="1800"/>
          <w:marRight w:val="0"/>
          <w:marTop w:val="86"/>
          <w:marBottom w:val="0"/>
          <w:divBdr>
            <w:top w:val="none" w:sz="0" w:space="0" w:color="auto"/>
            <w:left w:val="none" w:sz="0" w:space="0" w:color="auto"/>
            <w:bottom w:val="none" w:sz="0" w:space="0" w:color="auto"/>
            <w:right w:val="none" w:sz="0" w:space="0" w:color="auto"/>
          </w:divBdr>
        </w:div>
        <w:div w:id="1656568496">
          <w:marLeft w:val="1800"/>
          <w:marRight w:val="0"/>
          <w:marTop w:val="86"/>
          <w:marBottom w:val="0"/>
          <w:divBdr>
            <w:top w:val="none" w:sz="0" w:space="0" w:color="auto"/>
            <w:left w:val="none" w:sz="0" w:space="0" w:color="auto"/>
            <w:bottom w:val="none" w:sz="0" w:space="0" w:color="auto"/>
            <w:right w:val="none" w:sz="0" w:space="0" w:color="auto"/>
          </w:divBdr>
        </w:div>
        <w:div w:id="1898856388">
          <w:marLeft w:val="1800"/>
          <w:marRight w:val="0"/>
          <w:marTop w:val="86"/>
          <w:marBottom w:val="0"/>
          <w:divBdr>
            <w:top w:val="none" w:sz="0" w:space="0" w:color="auto"/>
            <w:left w:val="none" w:sz="0" w:space="0" w:color="auto"/>
            <w:bottom w:val="none" w:sz="0" w:space="0" w:color="auto"/>
            <w:right w:val="none" w:sz="0" w:space="0" w:color="auto"/>
          </w:divBdr>
        </w:div>
        <w:div w:id="1972860687">
          <w:marLeft w:val="1800"/>
          <w:marRight w:val="0"/>
          <w:marTop w:val="86"/>
          <w:marBottom w:val="0"/>
          <w:divBdr>
            <w:top w:val="none" w:sz="0" w:space="0" w:color="auto"/>
            <w:left w:val="none" w:sz="0" w:space="0" w:color="auto"/>
            <w:bottom w:val="none" w:sz="0" w:space="0" w:color="auto"/>
            <w:right w:val="none" w:sz="0" w:space="0" w:color="auto"/>
          </w:divBdr>
        </w:div>
      </w:divsChild>
    </w:div>
    <w:div w:id="858012277">
      <w:bodyDiv w:val="1"/>
      <w:marLeft w:val="0"/>
      <w:marRight w:val="0"/>
      <w:marTop w:val="0"/>
      <w:marBottom w:val="0"/>
      <w:divBdr>
        <w:top w:val="none" w:sz="0" w:space="0" w:color="auto"/>
        <w:left w:val="none" w:sz="0" w:space="0" w:color="auto"/>
        <w:bottom w:val="none" w:sz="0" w:space="0" w:color="auto"/>
        <w:right w:val="none" w:sz="0" w:space="0" w:color="auto"/>
      </w:divBdr>
      <w:divsChild>
        <w:div w:id="50231570">
          <w:marLeft w:val="1166"/>
          <w:marRight w:val="0"/>
          <w:marTop w:val="115"/>
          <w:marBottom w:val="0"/>
          <w:divBdr>
            <w:top w:val="none" w:sz="0" w:space="0" w:color="auto"/>
            <w:left w:val="none" w:sz="0" w:space="0" w:color="auto"/>
            <w:bottom w:val="none" w:sz="0" w:space="0" w:color="auto"/>
            <w:right w:val="none" w:sz="0" w:space="0" w:color="auto"/>
          </w:divBdr>
        </w:div>
        <w:div w:id="265117513">
          <w:marLeft w:val="1166"/>
          <w:marRight w:val="0"/>
          <w:marTop w:val="115"/>
          <w:marBottom w:val="0"/>
          <w:divBdr>
            <w:top w:val="none" w:sz="0" w:space="0" w:color="auto"/>
            <w:left w:val="none" w:sz="0" w:space="0" w:color="auto"/>
            <w:bottom w:val="none" w:sz="0" w:space="0" w:color="auto"/>
            <w:right w:val="none" w:sz="0" w:space="0" w:color="auto"/>
          </w:divBdr>
        </w:div>
        <w:div w:id="615019407">
          <w:marLeft w:val="1166"/>
          <w:marRight w:val="0"/>
          <w:marTop w:val="115"/>
          <w:marBottom w:val="0"/>
          <w:divBdr>
            <w:top w:val="none" w:sz="0" w:space="0" w:color="auto"/>
            <w:left w:val="none" w:sz="0" w:space="0" w:color="auto"/>
            <w:bottom w:val="none" w:sz="0" w:space="0" w:color="auto"/>
            <w:right w:val="none" w:sz="0" w:space="0" w:color="auto"/>
          </w:divBdr>
        </w:div>
        <w:div w:id="1223253591">
          <w:marLeft w:val="547"/>
          <w:marRight w:val="0"/>
          <w:marTop w:val="154"/>
          <w:marBottom w:val="0"/>
          <w:divBdr>
            <w:top w:val="none" w:sz="0" w:space="0" w:color="auto"/>
            <w:left w:val="none" w:sz="0" w:space="0" w:color="auto"/>
            <w:bottom w:val="none" w:sz="0" w:space="0" w:color="auto"/>
            <w:right w:val="none" w:sz="0" w:space="0" w:color="auto"/>
          </w:divBdr>
        </w:div>
        <w:div w:id="1410271711">
          <w:marLeft w:val="547"/>
          <w:marRight w:val="0"/>
          <w:marTop w:val="154"/>
          <w:marBottom w:val="0"/>
          <w:divBdr>
            <w:top w:val="none" w:sz="0" w:space="0" w:color="auto"/>
            <w:left w:val="none" w:sz="0" w:space="0" w:color="auto"/>
            <w:bottom w:val="none" w:sz="0" w:space="0" w:color="auto"/>
            <w:right w:val="none" w:sz="0" w:space="0" w:color="auto"/>
          </w:divBdr>
        </w:div>
        <w:div w:id="1595934761">
          <w:marLeft w:val="1166"/>
          <w:marRight w:val="0"/>
          <w:marTop w:val="115"/>
          <w:marBottom w:val="0"/>
          <w:divBdr>
            <w:top w:val="none" w:sz="0" w:space="0" w:color="auto"/>
            <w:left w:val="none" w:sz="0" w:space="0" w:color="auto"/>
            <w:bottom w:val="none" w:sz="0" w:space="0" w:color="auto"/>
            <w:right w:val="none" w:sz="0" w:space="0" w:color="auto"/>
          </w:divBdr>
        </w:div>
        <w:div w:id="1781028570">
          <w:marLeft w:val="547"/>
          <w:marRight w:val="0"/>
          <w:marTop w:val="154"/>
          <w:marBottom w:val="0"/>
          <w:divBdr>
            <w:top w:val="none" w:sz="0" w:space="0" w:color="auto"/>
            <w:left w:val="none" w:sz="0" w:space="0" w:color="auto"/>
            <w:bottom w:val="none" w:sz="0" w:space="0" w:color="auto"/>
            <w:right w:val="none" w:sz="0" w:space="0" w:color="auto"/>
          </w:divBdr>
        </w:div>
        <w:div w:id="2112970790">
          <w:marLeft w:val="1166"/>
          <w:marRight w:val="0"/>
          <w:marTop w:val="115"/>
          <w:marBottom w:val="0"/>
          <w:divBdr>
            <w:top w:val="none" w:sz="0" w:space="0" w:color="auto"/>
            <w:left w:val="none" w:sz="0" w:space="0" w:color="auto"/>
            <w:bottom w:val="none" w:sz="0" w:space="0" w:color="auto"/>
            <w:right w:val="none" w:sz="0" w:space="0" w:color="auto"/>
          </w:divBdr>
        </w:div>
      </w:divsChild>
    </w:div>
    <w:div w:id="858202651">
      <w:bodyDiv w:val="1"/>
      <w:marLeft w:val="0"/>
      <w:marRight w:val="0"/>
      <w:marTop w:val="0"/>
      <w:marBottom w:val="0"/>
      <w:divBdr>
        <w:top w:val="none" w:sz="0" w:space="0" w:color="auto"/>
        <w:left w:val="none" w:sz="0" w:space="0" w:color="auto"/>
        <w:bottom w:val="none" w:sz="0" w:space="0" w:color="auto"/>
        <w:right w:val="none" w:sz="0" w:space="0" w:color="auto"/>
      </w:divBdr>
    </w:div>
    <w:div w:id="858474697">
      <w:bodyDiv w:val="1"/>
      <w:marLeft w:val="0"/>
      <w:marRight w:val="0"/>
      <w:marTop w:val="0"/>
      <w:marBottom w:val="0"/>
      <w:divBdr>
        <w:top w:val="none" w:sz="0" w:space="0" w:color="auto"/>
        <w:left w:val="none" w:sz="0" w:space="0" w:color="auto"/>
        <w:bottom w:val="none" w:sz="0" w:space="0" w:color="auto"/>
        <w:right w:val="none" w:sz="0" w:space="0" w:color="auto"/>
      </w:divBdr>
      <w:divsChild>
        <w:div w:id="1550385267">
          <w:marLeft w:val="547"/>
          <w:marRight w:val="0"/>
          <w:marTop w:val="115"/>
          <w:marBottom w:val="0"/>
          <w:divBdr>
            <w:top w:val="none" w:sz="0" w:space="0" w:color="auto"/>
            <w:left w:val="none" w:sz="0" w:space="0" w:color="auto"/>
            <w:bottom w:val="none" w:sz="0" w:space="0" w:color="auto"/>
            <w:right w:val="none" w:sz="0" w:space="0" w:color="auto"/>
          </w:divBdr>
        </w:div>
        <w:div w:id="1826311551">
          <w:marLeft w:val="547"/>
          <w:marRight w:val="0"/>
          <w:marTop w:val="115"/>
          <w:marBottom w:val="0"/>
          <w:divBdr>
            <w:top w:val="none" w:sz="0" w:space="0" w:color="auto"/>
            <w:left w:val="none" w:sz="0" w:space="0" w:color="auto"/>
            <w:bottom w:val="none" w:sz="0" w:space="0" w:color="auto"/>
            <w:right w:val="none" w:sz="0" w:space="0" w:color="auto"/>
          </w:divBdr>
        </w:div>
      </w:divsChild>
    </w:div>
    <w:div w:id="858737596">
      <w:bodyDiv w:val="1"/>
      <w:marLeft w:val="0"/>
      <w:marRight w:val="0"/>
      <w:marTop w:val="0"/>
      <w:marBottom w:val="0"/>
      <w:divBdr>
        <w:top w:val="none" w:sz="0" w:space="0" w:color="auto"/>
        <w:left w:val="none" w:sz="0" w:space="0" w:color="auto"/>
        <w:bottom w:val="none" w:sz="0" w:space="0" w:color="auto"/>
        <w:right w:val="none" w:sz="0" w:space="0" w:color="auto"/>
      </w:divBdr>
    </w:div>
    <w:div w:id="858936367">
      <w:bodyDiv w:val="1"/>
      <w:marLeft w:val="0"/>
      <w:marRight w:val="0"/>
      <w:marTop w:val="0"/>
      <w:marBottom w:val="0"/>
      <w:divBdr>
        <w:top w:val="none" w:sz="0" w:space="0" w:color="auto"/>
        <w:left w:val="none" w:sz="0" w:space="0" w:color="auto"/>
        <w:bottom w:val="none" w:sz="0" w:space="0" w:color="auto"/>
        <w:right w:val="none" w:sz="0" w:space="0" w:color="auto"/>
      </w:divBdr>
    </w:div>
    <w:div w:id="859007487">
      <w:bodyDiv w:val="1"/>
      <w:marLeft w:val="0"/>
      <w:marRight w:val="0"/>
      <w:marTop w:val="0"/>
      <w:marBottom w:val="0"/>
      <w:divBdr>
        <w:top w:val="none" w:sz="0" w:space="0" w:color="auto"/>
        <w:left w:val="none" w:sz="0" w:space="0" w:color="auto"/>
        <w:bottom w:val="none" w:sz="0" w:space="0" w:color="auto"/>
        <w:right w:val="none" w:sz="0" w:space="0" w:color="auto"/>
      </w:divBdr>
    </w:div>
    <w:div w:id="859009136">
      <w:bodyDiv w:val="1"/>
      <w:marLeft w:val="0"/>
      <w:marRight w:val="0"/>
      <w:marTop w:val="0"/>
      <w:marBottom w:val="0"/>
      <w:divBdr>
        <w:top w:val="none" w:sz="0" w:space="0" w:color="auto"/>
        <w:left w:val="none" w:sz="0" w:space="0" w:color="auto"/>
        <w:bottom w:val="none" w:sz="0" w:space="0" w:color="auto"/>
        <w:right w:val="none" w:sz="0" w:space="0" w:color="auto"/>
      </w:divBdr>
      <w:divsChild>
        <w:div w:id="1040863676">
          <w:marLeft w:val="0"/>
          <w:marRight w:val="0"/>
          <w:marTop w:val="0"/>
          <w:marBottom w:val="0"/>
          <w:divBdr>
            <w:top w:val="none" w:sz="0" w:space="0" w:color="auto"/>
            <w:left w:val="none" w:sz="0" w:space="0" w:color="auto"/>
            <w:bottom w:val="none" w:sz="0" w:space="0" w:color="auto"/>
            <w:right w:val="none" w:sz="0" w:space="0" w:color="auto"/>
          </w:divBdr>
          <w:divsChild>
            <w:div w:id="1148395778">
              <w:marLeft w:val="0"/>
              <w:marRight w:val="0"/>
              <w:marTop w:val="0"/>
              <w:marBottom w:val="0"/>
              <w:divBdr>
                <w:top w:val="none" w:sz="0" w:space="0" w:color="auto"/>
                <w:left w:val="none" w:sz="0" w:space="0" w:color="auto"/>
                <w:bottom w:val="none" w:sz="0" w:space="0" w:color="auto"/>
                <w:right w:val="none" w:sz="0" w:space="0" w:color="auto"/>
              </w:divBdr>
            </w:div>
            <w:div w:id="1371761947">
              <w:marLeft w:val="0"/>
              <w:marRight w:val="0"/>
              <w:marTop w:val="0"/>
              <w:marBottom w:val="0"/>
              <w:divBdr>
                <w:top w:val="none" w:sz="0" w:space="0" w:color="auto"/>
                <w:left w:val="none" w:sz="0" w:space="0" w:color="auto"/>
                <w:bottom w:val="none" w:sz="0" w:space="0" w:color="auto"/>
                <w:right w:val="none" w:sz="0" w:space="0" w:color="auto"/>
              </w:divBdr>
            </w:div>
            <w:div w:id="1699893206">
              <w:marLeft w:val="0"/>
              <w:marRight w:val="0"/>
              <w:marTop w:val="0"/>
              <w:marBottom w:val="0"/>
              <w:divBdr>
                <w:top w:val="none" w:sz="0" w:space="0" w:color="auto"/>
                <w:left w:val="none" w:sz="0" w:space="0" w:color="auto"/>
                <w:bottom w:val="none" w:sz="0" w:space="0" w:color="auto"/>
                <w:right w:val="none" w:sz="0" w:space="0" w:color="auto"/>
              </w:divBdr>
            </w:div>
            <w:div w:id="18260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123158">
      <w:bodyDiv w:val="1"/>
      <w:marLeft w:val="0"/>
      <w:marRight w:val="0"/>
      <w:marTop w:val="0"/>
      <w:marBottom w:val="0"/>
      <w:divBdr>
        <w:top w:val="none" w:sz="0" w:space="0" w:color="auto"/>
        <w:left w:val="none" w:sz="0" w:space="0" w:color="auto"/>
        <w:bottom w:val="none" w:sz="0" w:space="0" w:color="auto"/>
        <w:right w:val="none" w:sz="0" w:space="0" w:color="auto"/>
      </w:divBdr>
      <w:divsChild>
        <w:div w:id="192427022">
          <w:marLeft w:val="1166"/>
          <w:marRight w:val="0"/>
          <w:marTop w:val="125"/>
          <w:marBottom w:val="0"/>
          <w:divBdr>
            <w:top w:val="none" w:sz="0" w:space="0" w:color="auto"/>
            <w:left w:val="none" w:sz="0" w:space="0" w:color="auto"/>
            <w:bottom w:val="none" w:sz="0" w:space="0" w:color="auto"/>
            <w:right w:val="none" w:sz="0" w:space="0" w:color="auto"/>
          </w:divBdr>
        </w:div>
        <w:div w:id="598028382">
          <w:marLeft w:val="547"/>
          <w:marRight w:val="0"/>
          <w:marTop w:val="144"/>
          <w:marBottom w:val="0"/>
          <w:divBdr>
            <w:top w:val="none" w:sz="0" w:space="0" w:color="auto"/>
            <w:left w:val="none" w:sz="0" w:space="0" w:color="auto"/>
            <w:bottom w:val="none" w:sz="0" w:space="0" w:color="auto"/>
            <w:right w:val="none" w:sz="0" w:space="0" w:color="auto"/>
          </w:divBdr>
        </w:div>
        <w:div w:id="751271109">
          <w:marLeft w:val="547"/>
          <w:marRight w:val="0"/>
          <w:marTop w:val="144"/>
          <w:marBottom w:val="0"/>
          <w:divBdr>
            <w:top w:val="none" w:sz="0" w:space="0" w:color="auto"/>
            <w:left w:val="none" w:sz="0" w:space="0" w:color="auto"/>
            <w:bottom w:val="none" w:sz="0" w:space="0" w:color="auto"/>
            <w:right w:val="none" w:sz="0" w:space="0" w:color="auto"/>
          </w:divBdr>
        </w:div>
        <w:div w:id="752320475">
          <w:marLeft w:val="547"/>
          <w:marRight w:val="0"/>
          <w:marTop w:val="144"/>
          <w:marBottom w:val="0"/>
          <w:divBdr>
            <w:top w:val="none" w:sz="0" w:space="0" w:color="auto"/>
            <w:left w:val="none" w:sz="0" w:space="0" w:color="auto"/>
            <w:bottom w:val="none" w:sz="0" w:space="0" w:color="auto"/>
            <w:right w:val="none" w:sz="0" w:space="0" w:color="auto"/>
          </w:divBdr>
        </w:div>
        <w:div w:id="1018894436">
          <w:marLeft w:val="1800"/>
          <w:marRight w:val="0"/>
          <w:marTop w:val="144"/>
          <w:marBottom w:val="0"/>
          <w:divBdr>
            <w:top w:val="none" w:sz="0" w:space="0" w:color="auto"/>
            <w:left w:val="none" w:sz="0" w:space="0" w:color="auto"/>
            <w:bottom w:val="none" w:sz="0" w:space="0" w:color="auto"/>
            <w:right w:val="none" w:sz="0" w:space="0" w:color="auto"/>
          </w:divBdr>
        </w:div>
        <w:div w:id="1465155418">
          <w:marLeft w:val="1166"/>
          <w:marRight w:val="0"/>
          <w:marTop w:val="125"/>
          <w:marBottom w:val="0"/>
          <w:divBdr>
            <w:top w:val="none" w:sz="0" w:space="0" w:color="auto"/>
            <w:left w:val="none" w:sz="0" w:space="0" w:color="auto"/>
            <w:bottom w:val="none" w:sz="0" w:space="0" w:color="auto"/>
            <w:right w:val="none" w:sz="0" w:space="0" w:color="auto"/>
          </w:divBdr>
        </w:div>
        <w:div w:id="1976065530">
          <w:marLeft w:val="547"/>
          <w:marRight w:val="0"/>
          <w:marTop w:val="144"/>
          <w:marBottom w:val="0"/>
          <w:divBdr>
            <w:top w:val="none" w:sz="0" w:space="0" w:color="auto"/>
            <w:left w:val="none" w:sz="0" w:space="0" w:color="auto"/>
            <w:bottom w:val="none" w:sz="0" w:space="0" w:color="auto"/>
            <w:right w:val="none" w:sz="0" w:space="0" w:color="auto"/>
          </w:divBdr>
        </w:div>
        <w:div w:id="2054579009">
          <w:marLeft w:val="1800"/>
          <w:marRight w:val="0"/>
          <w:marTop w:val="144"/>
          <w:marBottom w:val="0"/>
          <w:divBdr>
            <w:top w:val="none" w:sz="0" w:space="0" w:color="auto"/>
            <w:left w:val="none" w:sz="0" w:space="0" w:color="auto"/>
            <w:bottom w:val="none" w:sz="0" w:space="0" w:color="auto"/>
            <w:right w:val="none" w:sz="0" w:space="0" w:color="auto"/>
          </w:divBdr>
        </w:div>
      </w:divsChild>
    </w:div>
    <w:div w:id="859511594">
      <w:bodyDiv w:val="1"/>
      <w:marLeft w:val="0"/>
      <w:marRight w:val="0"/>
      <w:marTop w:val="0"/>
      <w:marBottom w:val="0"/>
      <w:divBdr>
        <w:top w:val="none" w:sz="0" w:space="0" w:color="auto"/>
        <w:left w:val="none" w:sz="0" w:space="0" w:color="auto"/>
        <w:bottom w:val="none" w:sz="0" w:space="0" w:color="auto"/>
        <w:right w:val="none" w:sz="0" w:space="0" w:color="auto"/>
      </w:divBdr>
    </w:div>
    <w:div w:id="861089784">
      <w:bodyDiv w:val="1"/>
      <w:marLeft w:val="0"/>
      <w:marRight w:val="0"/>
      <w:marTop w:val="0"/>
      <w:marBottom w:val="0"/>
      <w:divBdr>
        <w:top w:val="none" w:sz="0" w:space="0" w:color="auto"/>
        <w:left w:val="none" w:sz="0" w:space="0" w:color="auto"/>
        <w:bottom w:val="none" w:sz="0" w:space="0" w:color="auto"/>
        <w:right w:val="none" w:sz="0" w:space="0" w:color="auto"/>
      </w:divBdr>
    </w:div>
    <w:div w:id="861433706">
      <w:bodyDiv w:val="1"/>
      <w:marLeft w:val="0"/>
      <w:marRight w:val="0"/>
      <w:marTop w:val="0"/>
      <w:marBottom w:val="0"/>
      <w:divBdr>
        <w:top w:val="none" w:sz="0" w:space="0" w:color="auto"/>
        <w:left w:val="none" w:sz="0" w:space="0" w:color="auto"/>
        <w:bottom w:val="none" w:sz="0" w:space="0" w:color="auto"/>
        <w:right w:val="none" w:sz="0" w:space="0" w:color="auto"/>
      </w:divBdr>
      <w:divsChild>
        <w:div w:id="122429727">
          <w:marLeft w:val="1166"/>
          <w:marRight w:val="0"/>
          <w:marTop w:val="86"/>
          <w:marBottom w:val="0"/>
          <w:divBdr>
            <w:top w:val="none" w:sz="0" w:space="0" w:color="auto"/>
            <w:left w:val="none" w:sz="0" w:space="0" w:color="auto"/>
            <w:bottom w:val="none" w:sz="0" w:space="0" w:color="auto"/>
            <w:right w:val="none" w:sz="0" w:space="0" w:color="auto"/>
          </w:divBdr>
        </w:div>
        <w:div w:id="355811059">
          <w:marLeft w:val="547"/>
          <w:marRight w:val="0"/>
          <w:marTop w:val="96"/>
          <w:marBottom w:val="0"/>
          <w:divBdr>
            <w:top w:val="none" w:sz="0" w:space="0" w:color="auto"/>
            <w:left w:val="none" w:sz="0" w:space="0" w:color="auto"/>
            <w:bottom w:val="none" w:sz="0" w:space="0" w:color="auto"/>
            <w:right w:val="none" w:sz="0" w:space="0" w:color="auto"/>
          </w:divBdr>
        </w:div>
        <w:div w:id="366955177">
          <w:marLeft w:val="547"/>
          <w:marRight w:val="0"/>
          <w:marTop w:val="96"/>
          <w:marBottom w:val="0"/>
          <w:divBdr>
            <w:top w:val="none" w:sz="0" w:space="0" w:color="auto"/>
            <w:left w:val="none" w:sz="0" w:space="0" w:color="auto"/>
            <w:bottom w:val="none" w:sz="0" w:space="0" w:color="auto"/>
            <w:right w:val="none" w:sz="0" w:space="0" w:color="auto"/>
          </w:divBdr>
        </w:div>
        <w:div w:id="728454404">
          <w:marLeft w:val="1166"/>
          <w:marRight w:val="0"/>
          <w:marTop w:val="86"/>
          <w:marBottom w:val="0"/>
          <w:divBdr>
            <w:top w:val="none" w:sz="0" w:space="0" w:color="auto"/>
            <w:left w:val="none" w:sz="0" w:space="0" w:color="auto"/>
            <w:bottom w:val="none" w:sz="0" w:space="0" w:color="auto"/>
            <w:right w:val="none" w:sz="0" w:space="0" w:color="auto"/>
          </w:divBdr>
        </w:div>
        <w:div w:id="821963734">
          <w:marLeft w:val="1166"/>
          <w:marRight w:val="0"/>
          <w:marTop w:val="86"/>
          <w:marBottom w:val="0"/>
          <w:divBdr>
            <w:top w:val="none" w:sz="0" w:space="0" w:color="auto"/>
            <w:left w:val="none" w:sz="0" w:space="0" w:color="auto"/>
            <w:bottom w:val="none" w:sz="0" w:space="0" w:color="auto"/>
            <w:right w:val="none" w:sz="0" w:space="0" w:color="auto"/>
          </w:divBdr>
        </w:div>
        <w:div w:id="1190417078">
          <w:marLeft w:val="547"/>
          <w:marRight w:val="0"/>
          <w:marTop w:val="96"/>
          <w:marBottom w:val="0"/>
          <w:divBdr>
            <w:top w:val="none" w:sz="0" w:space="0" w:color="auto"/>
            <w:left w:val="none" w:sz="0" w:space="0" w:color="auto"/>
            <w:bottom w:val="none" w:sz="0" w:space="0" w:color="auto"/>
            <w:right w:val="none" w:sz="0" w:space="0" w:color="auto"/>
          </w:divBdr>
        </w:div>
        <w:div w:id="1316766199">
          <w:marLeft w:val="547"/>
          <w:marRight w:val="0"/>
          <w:marTop w:val="96"/>
          <w:marBottom w:val="0"/>
          <w:divBdr>
            <w:top w:val="none" w:sz="0" w:space="0" w:color="auto"/>
            <w:left w:val="none" w:sz="0" w:space="0" w:color="auto"/>
            <w:bottom w:val="none" w:sz="0" w:space="0" w:color="auto"/>
            <w:right w:val="none" w:sz="0" w:space="0" w:color="auto"/>
          </w:divBdr>
        </w:div>
        <w:div w:id="1435782995">
          <w:marLeft w:val="1166"/>
          <w:marRight w:val="0"/>
          <w:marTop w:val="86"/>
          <w:marBottom w:val="0"/>
          <w:divBdr>
            <w:top w:val="none" w:sz="0" w:space="0" w:color="auto"/>
            <w:left w:val="none" w:sz="0" w:space="0" w:color="auto"/>
            <w:bottom w:val="none" w:sz="0" w:space="0" w:color="auto"/>
            <w:right w:val="none" w:sz="0" w:space="0" w:color="auto"/>
          </w:divBdr>
        </w:div>
        <w:div w:id="1451246045">
          <w:marLeft w:val="547"/>
          <w:marRight w:val="0"/>
          <w:marTop w:val="96"/>
          <w:marBottom w:val="0"/>
          <w:divBdr>
            <w:top w:val="none" w:sz="0" w:space="0" w:color="auto"/>
            <w:left w:val="none" w:sz="0" w:space="0" w:color="auto"/>
            <w:bottom w:val="none" w:sz="0" w:space="0" w:color="auto"/>
            <w:right w:val="none" w:sz="0" w:space="0" w:color="auto"/>
          </w:divBdr>
        </w:div>
        <w:div w:id="1824466353">
          <w:marLeft w:val="1166"/>
          <w:marRight w:val="0"/>
          <w:marTop w:val="86"/>
          <w:marBottom w:val="0"/>
          <w:divBdr>
            <w:top w:val="none" w:sz="0" w:space="0" w:color="auto"/>
            <w:left w:val="none" w:sz="0" w:space="0" w:color="auto"/>
            <w:bottom w:val="none" w:sz="0" w:space="0" w:color="auto"/>
            <w:right w:val="none" w:sz="0" w:space="0" w:color="auto"/>
          </w:divBdr>
        </w:div>
        <w:div w:id="1967195438">
          <w:marLeft w:val="547"/>
          <w:marRight w:val="0"/>
          <w:marTop w:val="96"/>
          <w:marBottom w:val="0"/>
          <w:divBdr>
            <w:top w:val="none" w:sz="0" w:space="0" w:color="auto"/>
            <w:left w:val="none" w:sz="0" w:space="0" w:color="auto"/>
            <w:bottom w:val="none" w:sz="0" w:space="0" w:color="auto"/>
            <w:right w:val="none" w:sz="0" w:space="0" w:color="auto"/>
          </w:divBdr>
        </w:div>
        <w:div w:id="2045903621">
          <w:marLeft w:val="1166"/>
          <w:marRight w:val="0"/>
          <w:marTop w:val="86"/>
          <w:marBottom w:val="0"/>
          <w:divBdr>
            <w:top w:val="none" w:sz="0" w:space="0" w:color="auto"/>
            <w:left w:val="none" w:sz="0" w:space="0" w:color="auto"/>
            <w:bottom w:val="none" w:sz="0" w:space="0" w:color="auto"/>
            <w:right w:val="none" w:sz="0" w:space="0" w:color="auto"/>
          </w:divBdr>
        </w:div>
      </w:divsChild>
    </w:div>
    <w:div w:id="863133377">
      <w:bodyDiv w:val="1"/>
      <w:marLeft w:val="0"/>
      <w:marRight w:val="0"/>
      <w:marTop w:val="0"/>
      <w:marBottom w:val="0"/>
      <w:divBdr>
        <w:top w:val="none" w:sz="0" w:space="0" w:color="auto"/>
        <w:left w:val="none" w:sz="0" w:space="0" w:color="auto"/>
        <w:bottom w:val="none" w:sz="0" w:space="0" w:color="auto"/>
        <w:right w:val="none" w:sz="0" w:space="0" w:color="auto"/>
      </w:divBdr>
    </w:div>
    <w:div w:id="863714891">
      <w:bodyDiv w:val="1"/>
      <w:marLeft w:val="0"/>
      <w:marRight w:val="0"/>
      <w:marTop w:val="0"/>
      <w:marBottom w:val="0"/>
      <w:divBdr>
        <w:top w:val="none" w:sz="0" w:space="0" w:color="auto"/>
        <w:left w:val="none" w:sz="0" w:space="0" w:color="auto"/>
        <w:bottom w:val="none" w:sz="0" w:space="0" w:color="auto"/>
        <w:right w:val="none" w:sz="0" w:space="0" w:color="auto"/>
      </w:divBdr>
    </w:div>
    <w:div w:id="864250402">
      <w:bodyDiv w:val="1"/>
      <w:marLeft w:val="0"/>
      <w:marRight w:val="0"/>
      <w:marTop w:val="0"/>
      <w:marBottom w:val="0"/>
      <w:divBdr>
        <w:top w:val="none" w:sz="0" w:space="0" w:color="auto"/>
        <w:left w:val="none" w:sz="0" w:space="0" w:color="auto"/>
        <w:bottom w:val="none" w:sz="0" w:space="0" w:color="auto"/>
        <w:right w:val="none" w:sz="0" w:space="0" w:color="auto"/>
      </w:divBdr>
    </w:div>
    <w:div w:id="865363788">
      <w:bodyDiv w:val="1"/>
      <w:marLeft w:val="0"/>
      <w:marRight w:val="0"/>
      <w:marTop w:val="0"/>
      <w:marBottom w:val="0"/>
      <w:divBdr>
        <w:top w:val="none" w:sz="0" w:space="0" w:color="auto"/>
        <w:left w:val="none" w:sz="0" w:space="0" w:color="auto"/>
        <w:bottom w:val="none" w:sz="0" w:space="0" w:color="auto"/>
        <w:right w:val="none" w:sz="0" w:space="0" w:color="auto"/>
      </w:divBdr>
    </w:div>
    <w:div w:id="866218354">
      <w:bodyDiv w:val="1"/>
      <w:marLeft w:val="0"/>
      <w:marRight w:val="0"/>
      <w:marTop w:val="0"/>
      <w:marBottom w:val="0"/>
      <w:divBdr>
        <w:top w:val="none" w:sz="0" w:space="0" w:color="auto"/>
        <w:left w:val="none" w:sz="0" w:space="0" w:color="auto"/>
        <w:bottom w:val="none" w:sz="0" w:space="0" w:color="auto"/>
        <w:right w:val="none" w:sz="0" w:space="0" w:color="auto"/>
      </w:divBdr>
    </w:div>
    <w:div w:id="866408289">
      <w:bodyDiv w:val="1"/>
      <w:marLeft w:val="0"/>
      <w:marRight w:val="0"/>
      <w:marTop w:val="0"/>
      <w:marBottom w:val="0"/>
      <w:divBdr>
        <w:top w:val="none" w:sz="0" w:space="0" w:color="auto"/>
        <w:left w:val="none" w:sz="0" w:space="0" w:color="auto"/>
        <w:bottom w:val="none" w:sz="0" w:space="0" w:color="auto"/>
        <w:right w:val="none" w:sz="0" w:space="0" w:color="auto"/>
      </w:divBdr>
    </w:div>
    <w:div w:id="866676009">
      <w:bodyDiv w:val="1"/>
      <w:marLeft w:val="0"/>
      <w:marRight w:val="0"/>
      <w:marTop w:val="0"/>
      <w:marBottom w:val="0"/>
      <w:divBdr>
        <w:top w:val="none" w:sz="0" w:space="0" w:color="auto"/>
        <w:left w:val="none" w:sz="0" w:space="0" w:color="auto"/>
        <w:bottom w:val="none" w:sz="0" w:space="0" w:color="auto"/>
        <w:right w:val="none" w:sz="0" w:space="0" w:color="auto"/>
      </w:divBdr>
      <w:divsChild>
        <w:div w:id="29917071">
          <w:marLeft w:val="1166"/>
          <w:marRight w:val="0"/>
          <w:marTop w:val="115"/>
          <w:marBottom w:val="0"/>
          <w:divBdr>
            <w:top w:val="none" w:sz="0" w:space="0" w:color="auto"/>
            <w:left w:val="none" w:sz="0" w:space="0" w:color="auto"/>
            <w:bottom w:val="none" w:sz="0" w:space="0" w:color="auto"/>
            <w:right w:val="none" w:sz="0" w:space="0" w:color="auto"/>
          </w:divBdr>
        </w:div>
        <w:div w:id="575239439">
          <w:marLeft w:val="1166"/>
          <w:marRight w:val="0"/>
          <w:marTop w:val="115"/>
          <w:marBottom w:val="0"/>
          <w:divBdr>
            <w:top w:val="none" w:sz="0" w:space="0" w:color="auto"/>
            <w:left w:val="none" w:sz="0" w:space="0" w:color="auto"/>
            <w:bottom w:val="none" w:sz="0" w:space="0" w:color="auto"/>
            <w:right w:val="none" w:sz="0" w:space="0" w:color="auto"/>
          </w:divBdr>
        </w:div>
        <w:div w:id="607740947">
          <w:marLeft w:val="1166"/>
          <w:marRight w:val="0"/>
          <w:marTop w:val="115"/>
          <w:marBottom w:val="0"/>
          <w:divBdr>
            <w:top w:val="none" w:sz="0" w:space="0" w:color="auto"/>
            <w:left w:val="none" w:sz="0" w:space="0" w:color="auto"/>
            <w:bottom w:val="none" w:sz="0" w:space="0" w:color="auto"/>
            <w:right w:val="none" w:sz="0" w:space="0" w:color="auto"/>
          </w:divBdr>
        </w:div>
        <w:div w:id="1022976157">
          <w:marLeft w:val="547"/>
          <w:marRight w:val="0"/>
          <w:marTop w:val="115"/>
          <w:marBottom w:val="0"/>
          <w:divBdr>
            <w:top w:val="none" w:sz="0" w:space="0" w:color="auto"/>
            <w:left w:val="none" w:sz="0" w:space="0" w:color="auto"/>
            <w:bottom w:val="none" w:sz="0" w:space="0" w:color="auto"/>
            <w:right w:val="none" w:sz="0" w:space="0" w:color="auto"/>
          </w:divBdr>
        </w:div>
        <w:div w:id="1203178251">
          <w:marLeft w:val="1166"/>
          <w:marRight w:val="0"/>
          <w:marTop w:val="115"/>
          <w:marBottom w:val="0"/>
          <w:divBdr>
            <w:top w:val="none" w:sz="0" w:space="0" w:color="auto"/>
            <w:left w:val="none" w:sz="0" w:space="0" w:color="auto"/>
            <w:bottom w:val="none" w:sz="0" w:space="0" w:color="auto"/>
            <w:right w:val="none" w:sz="0" w:space="0" w:color="auto"/>
          </w:divBdr>
        </w:div>
      </w:divsChild>
    </w:div>
    <w:div w:id="866913274">
      <w:bodyDiv w:val="1"/>
      <w:marLeft w:val="0"/>
      <w:marRight w:val="0"/>
      <w:marTop w:val="0"/>
      <w:marBottom w:val="0"/>
      <w:divBdr>
        <w:top w:val="none" w:sz="0" w:space="0" w:color="auto"/>
        <w:left w:val="none" w:sz="0" w:space="0" w:color="auto"/>
        <w:bottom w:val="none" w:sz="0" w:space="0" w:color="auto"/>
        <w:right w:val="none" w:sz="0" w:space="0" w:color="auto"/>
      </w:divBdr>
    </w:div>
    <w:div w:id="867524709">
      <w:bodyDiv w:val="1"/>
      <w:marLeft w:val="0"/>
      <w:marRight w:val="0"/>
      <w:marTop w:val="0"/>
      <w:marBottom w:val="0"/>
      <w:divBdr>
        <w:top w:val="none" w:sz="0" w:space="0" w:color="auto"/>
        <w:left w:val="none" w:sz="0" w:space="0" w:color="auto"/>
        <w:bottom w:val="none" w:sz="0" w:space="0" w:color="auto"/>
        <w:right w:val="none" w:sz="0" w:space="0" w:color="auto"/>
      </w:divBdr>
    </w:div>
    <w:div w:id="868296696">
      <w:bodyDiv w:val="1"/>
      <w:marLeft w:val="0"/>
      <w:marRight w:val="0"/>
      <w:marTop w:val="0"/>
      <w:marBottom w:val="0"/>
      <w:divBdr>
        <w:top w:val="none" w:sz="0" w:space="0" w:color="auto"/>
        <w:left w:val="none" w:sz="0" w:space="0" w:color="auto"/>
        <w:bottom w:val="none" w:sz="0" w:space="0" w:color="auto"/>
        <w:right w:val="none" w:sz="0" w:space="0" w:color="auto"/>
      </w:divBdr>
    </w:div>
    <w:div w:id="868417911">
      <w:bodyDiv w:val="1"/>
      <w:marLeft w:val="0"/>
      <w:marRight w:val="0"/>
      <w:marTop w:val="0"/>
      <w:marBottom w:val="0"/>
      <w:divBdr>
        <w:top w:val="none" w:sz="0" w:space="0" w:color="auto"/>
        <w:left w:val="none" w:sz="0" w:space="0" w:color="auto"/>
        <w:bottom w:val="none" w:sz="0" w:space="0" w:color="auto"/>
        <w:right w:val="none" w:sz="0" w:space="0" w:color="auto"/>
      </w:divBdr>
      <w:divsChild>
        <w:div w:id="8025675">
          <w:marLeft w:val="1166"/>
          <w:marRight w:val="0"/>
          <w:marTop w:val="106"/>
          <w:marBottom w:val="0"/>
          <w:divBdr>
            <w:top w:val="none" w:sz="0" w:space="0" w:color="auto"/>
            <w:left w:val="none" w:sz="0" w:space="0" w:color="auto"/>
            <w:bottom w:val="none" w:sz="0" w:space="0" w:color="auto"/>
            <w:right w:val="none" w:sz="0" w:space="0" w:color="auto"/>
          </w:divBdr>
        </w:div>
        <w:div w:id="110563042">
          <w:marLeft w:val="547"/>
          <w:marRight w:val="0"/>
          <w:marTop w:val="106"/>
          <w:marBottom w:val="0"/>
          <w:divBdr>
            <w:top w:val="none" w:sz="0" w:space="0" w:color="auto"/>
            <w:left w:val="none" w:sz="0" w:space="0" w:color="auto"/>
            <w:bottom w:val="none" w:sz="0" w:space="0" w:color="auto"/>
            <w:right w:val="none" w:sz="0" w:space="0" w:color="auto"/>
          </w:divBdr>
        </w:div>
        <w:div w:id="981271867">
          <w:marLeft w:val="1166"/>
          <w:marRight w:val="0"/>
          <w:marTop w:val="106"/>
          <w:marBottom w:val="0"/>
          <w:divBdr>
            <w:top w:val="none" w:sz="0" w:space="0" w:color="auto"/>
            <w:left w:val="none" w:sz="0" w:space="0" w:color="auto"/>
            <w:bottom w:val="none" w:sz="0" w:space="0" w:color="auto"/>
            <w:right w:val="none" w:sz="0" w:space="0" w:color="auto"/>
          </w:divBdr>
        </w:div>
        <w:div w:id="1160389419">
          <w:marLeft w:val="547"/>
          <w:marRight w:val="0"/>
          <w:marTop w:val="106"/>
          <w:marBottom w:val="0"/>
          <w:divBdr>
            <w:top w:val="none" w:sz="0" w:space="0" w:color="auto"/>
            <w:left w:val="none" w:sz="0" w:space="0" w:color="auto"/>
            <w:bottom w:val="none" w:sz="0" w:space="0" w:color="auto"/>
            <w:right w:val="none" w:sz="0" w:space="0" w:color="auto"/>
          </w:divBdr>
        </w:div>
        <w:div w:id="1522236562">
          <w:marLeft w:val="547"/>
          <w:marRight w:val="0"/>
          <w:marTop w:val="106"/>
          <w:marBottom w:val="0"/>
          <w:divBdr>
            <w:top w:val="none" w:sz="0" w:space="0" w:color="auto"/>
            <w:left w:val="none" w:sz="0" w:space="0" w:color="auto"/>
            <w:bottom w:val="none" w:sz="0" w:space="0" w:color="auto"/>
            <w:right w:val="none" w:sz="0" w:space="0" w:color="auto"/>
          </w:divBdr>
        </w:div>
      </w:divsChild>
    </w:div>
    <w:div w:id="870386128">
      <w:bodyDiv w:val="1"/>
      <w:marLeft w:val="0"/>
      <w:marRight w:val="0"/>
      <w:marTop w:val="0"/>
      <w:marBottom w:val="0"/>
      <w:divBdr>
        <w:top w:val="none" w:sz="0" w:space="0" w:color="auto"/>
        <w:left w:val="none" w:sz="0" w:space="0" w:color="auto"/>
        <w:bottom w:val="none" w:sz="0" w:space="0" w:color="auto"/>
        <w:right w:val="none" w:sz="0" w:space="0" w:color="auto"/>
      </w:divBdr>
    </w:div>
    <w:div w:id="871040481">
      <w:bodyDiv w:val="1"/>
      <w:marLeft w:val="0"/>
      <w:marRight w:val="0"/>
      <w:marTop w:val="0"/>
      <w:marBottom w:val="0"/>
      <w:divBdr>
        <w:top w:val="none" w:sz="0" w:space="0" w:color="auto"/>
        <w:left w:val="none" w:sz="0" w:space="0" w:color="auto"/>
        <w:bottom w:val="none" w:sz="0" w:space="0" w:color="auto"/>
        <w:right w:val="none" w:sz="0" w:space="0" w:color="auto"/>
      </w:divBdr>
    </w:div>
    <w:div w:id="871112926">
      <w:bodyDiv w:val="1"/>
      <w:marLeft w:val="0"/>
      <w:marRight w:val="0"/>
      <w:marTop w:val="0"/>
      <w:marBottom w:val="0"/>
      <w:divBdr>
        <w:top w:val="none" w:sz="0" w:space="0" w:color="auto"/>
        <w:left w:val="none" w:sz="0" w:space="0" w:color="auto"/>
        <w:bottom w:val="none" w:sz="0" w:space="0" w:color="auto"/>
        <w:right w:val="none" w:sz="0" w:space="0" w:color="auto"/>
      </w:divBdr>
    </w:div>
    <w:div w:id="871378635">
      <w:bodyDiv w:val="1"/>
      <w:marLeft w:val="0"/>
      <w:marRight w:val="0"/>
      <w:marTop w:val="0"/>
      <w:marBottom w:val="0"/>
      <w:divBdr>
        <w:top w:val="none" w:sz="0" w:space="0" w:color="auto"/>
        <w:left w:val="none" w:sz="0" w:space="0" w:color="auto"/>
        <w:bottom w:val="none" w:sz="0" w:space="0" w:color="auto"/>
        <w:right w:val="none" w:sz="0" w:space="0" w:color="auto"/>
      </w:divBdr>
    </w:div>
    <w:div w:id="873151649">
      <w:bodyDiv w:val="1"/>
      <w:marLeft w:val="0"/>
      <w:marRight w:val="0"/>
      <w:marTop w:val="0"/>
      <w:marBottom w:val="0"/>
      <w:divBdr>
        <w:top w:val="none" w:sz="0" w:space="0" w:color="auto"/>
        <w:left w:val="none" w:sz="0" w:space="0" w:color="auto"/>
        <w:bottom w:val="none" w:sz="0" w:space="0" w:color="auto"/>
        <w:right w:val="none" w:sz="0" w:space="0" w:color="auto"/>
      </w:divBdr>
    </w:div>
    <w:div w:id="874584803">
      <w:bodyDiv w:val="1"/>
      <w:marLeft w:val="0"/>
      <w:marRight w:val="0"/>
      <w:marTop w:val="0"/>
      <w:marBottom w:val="0"/>
      <w:divBdr>
        <w:top w:val="none" w:sz="0" w:space="0" w:color="auto"/>
        <w:left w:val="none" w:sz="0" w:space="0" w:color="auto"/>
        <w:bottom w:val="none" w:sz="0" w:space="0" w:color="auto"/>
        <w:right w:val="none" w:sz="0" w:space="0" w:color="auto"/>
      </w:divBdr>
      <w:divsChild>
        <w:div w:id="161511964">
          <w:marLeft w:val="547"/>
          <w:marRight w:val="0"/>
          <w:marTop w:val="115"/>
          <w:marBottom w:val="0"/>
          <w:divBdr>
            <w:top w:val="none" w:sz="0" w:space="0" w:color="auto"/>
            <w:left w:val="none" w:sz="0" w:space="0" w:color="auto"/>
            <w:bottom w:val="none" w:sz="0" w:space="0" w:color="auto"/>
            <w:right w:val="none" w:sz="0" w:space="0" w:color="auto"/>
          </w:divBdr>
        </w:div>
        <w:div w:id="997922555">
          <w:marLeft w:val="1800"/>
          <w:marRight w:val="0"/>
          <w:marTop w:val="77"/>
          <w:marBottom w:val="0"/>
          <w:divBdr>
            <w:top w:val="none" w:sz="0" w:space="0" w:color="auto"/>
            <w:left w:val="none" w:sz="0" w:space="0" w:color="auto"/>
            <w:bottom w:val="none" w:sz="0" w:space="0" w:color="auto"/>
            <w:right w:val="none" w:sz="0" w:space="0" w:color="auto"/>
          </w:divBdr>
        </w:div>
        <w:div w:id="1206453988">
          <w:marLeft w:val="1166"/>
          <w:marRight w:val="0"/>
          <w:marTop w:val="96"/>
          <w:marBottom w:val="0"/>
          <w:divBdr>
            <w:top w:val="none" w:sz="0" w:space="0" w:color="auto"/>
            <w:left w:val="none" w:sz="0" w:space="0" w:color="auto"/>
            <w:bottom w:val="none" w:sz="0" w:space="0" w:color="auto"/>
            <w:right w:val="none" w:sz="0" w:space="0" w:color="auto"/>
          </w:divBdr>
        </w:div>
        <w:div w:id="1638416157">
          <w:marLeft w:val="1800"/>
          <w:marRight w:val="0"/>
          <w:marTop w:val="77"/>
          <w:marBottom w:val="0"/>
          <w:divBdr>
            <w:top w:val="none" w:sz="0" w:space="0" w:color="auto"/>
            <w:left w:val="none" w:sz="0" w:space="0" w:color="auto"/>
            <w:bottom w:val="none" w:sz="0" w:space="0" w:color="auto"/>
            <w:right w:val="none" w:sz="0" w:space="0" w:color="auto"/>
          </w:divBdr>
        </w:div>
        <w:div w:id="1919171076">
          <w:marLeft w:val="1166"/>
          <w:marRight w:val="0"/>
          <w:marTop w:val="96"/>
          <w:marBottom w:val="0"/>
          <w:divBdr>
            <w:top w:val="none" w:sz="0" w:space="0" w:color="auto"/>
            <w:left w:val="none" w:sz="0" w:space="0" w:color="auto"/>
            <w:bottom w:val="none" w:sz="0" w:space="0" w:color="auto"/>
            <w:right w:val="none" w:sz="0" w:space="0" w:color="auto"/>
          </w:divBdr>
        </w:div>
        <w:div w:id="2138180116">
          <w:marLeft w:val="547"/>
          <w:marRight w:val="0"/>
          <w:marTop w:val="115"/>
          <w:marBottom w:val="0"/>
          <w:divBdr>
            <w:top w:val="none" w:sz="0" w:space="0" w:color="auto"/>
            <w:left w:val="none" w:sz="0" w:space="0" w:color="auto"/>
            <w:bottom w:val="none" w:sz="0" w:space="0" w:color="auto"/>
            <w:right w:val="none" w:sz="0" w:space="0" w:color="auto"/>
          </w:divBdr>
        </w:div>
      </w:divsChild>
    </w:div>
    <w:div w:id="876351102">
      <w:bodyDiv w:val="1"/>
      <w:marLeft w:val="0"/>
      <w:marRight w:val="0"/>
      <w:marTop w:val="0"/>
      <w:marBottom w:val="0"/>
      <w:divBdr>
        <w:top w:val="none" w:sz="0" w:space="0" w:color="auto"/>
        <w:left w:val="none" w:sz="0" w:space="0" w:color="auto"/>
        <w:bottom w:val="none" w:sz="0" w:space="0" w:color="auto"/>
        <w:right w:val="none" w:sz="0" w:space="0" w:color="auto"/>
      </w:divBdr>
      <w:divsChild>
        <w:div w:id="69549376">
          <w:marLeft w:val="1166"/>
          <w:marRight w:val="0"/>
          <w:marTop w:val="86"/>
          <w:marBottom w:val="0"/>
          <w:divBdr>
            <w:top w:val="none" w:sz="0" w:space="0" w:color="auto"/>
            <w:left w:val="none" w:sz="0" w:space="0" w:color="auto"/>
            <w:bottom w:val="none" w:sz="0" w:space="0" w:color="auto"/>
            <w:right w:val="none" w:sz="0" w:space="0" w:color="auto"/>
          </w:divBdr>
        </w:div>
        <w:div w:id="77751487">
          <w:marLeft w:val="2520"/>
          <w:marRight w:val="0"/>
          <w:marTop w:val="67"/>
          <w:marBottom w:val="0"/>
          <w:divBdr>
            <w:top w:val="none" w:sz="0" w:space="0" w:color="auto"/>
            <w:left w:val="none" w:sz="0" w:space="0" w:color="auto"/>
            <w:bottom w:val="none" w:sz="0" w:space="0" w:color="auto"/>
            <w:right w:val="none" w:sz="0" w:space="0" w:color="auto"/>
          </w:divBdr>
        </w:div>
        <w:div w:id="641038305">
          <w:marLeft w:val="1166"/>
          <w:marRight w:val="0"/>
          <w:marTop w:val="86"/>
          <w:marBottom w:val="0"/>
          <w:divBdr>
            <w:top w:val="none" w:sz="0" w:space="0" w:color="auto"/>
            <w:left w:val="none" w:sz="0" w:space="0" w:color="auto"/>
            <w:bottom w:val="none" w:sz="0" w:space="0" w:color="auto"/>
            <w:right w:val="none" w:sz="0" w:space="0" w:color="auto"/>
          </w:divBdr>
        </w:div>
        <w:div w:id="697313239">
          <w:marLeft w:val="1800"/>
          <w:marRight w:val="0"/>
          <w:marTop w:val="77"/>
          <w:marBottom w:val="0"/>
          <w:divBdr>
            <w:top w:val="none" w:sz="0" w:space="0" w:color="auto"/>
            <w:left w:val="none" w:sz="0" w:space="0" w:color="auto"/>
            <w:bottom w:val="none" w:sz="0" w:space="0" w:color="auto"/>
            <w:right w:val="none" w:sz="0" w:space="0" w:color="auto"/>
          </w:divBdr>
        </w:div>
        <w:div w:id="742878791">
          <w:marLeft w:val="547"/>
          <w:marRight w:val="0"/>
          <w:marTop w:val="96"/>
          <w:marBottom w:val="0"/>
          <w:divBdr>
            <w:top w:val="none" w:sz="0" w:space="0" w:color="auto"/>
            <w:left w:val="none" w:sz="0" w:space="0" w:color="auto"/>
            <w:bottom w:val="none" w:sz="0" w:space="0" w:color="auto"/>
            <w:right w:val="none" w:sz="0" w:space="0" w:color="auto"/>
          </w:divBdr>
        </w:div>
        <w:div w:id="831290188">
          <w:marLeft w:val="1800"/>
          <w:marRight w:val="0"/>
          <w:marTop w:val="77"/>
          <w:marBottom w:val="0"/>
          <w:divBdr>
            <w:top w:val="none" w:sz="0" w:space="0" w:color="auto"/>
            <w:left w:val="none" w:sz="0" w:space="0" w:color="auto"/>
            <w:bottom w:val="none" w:sz="0" w:space="0" w:color="auto"/>
            <w:right w:val="none" w:sz="0" w:space="0" w:color="auto"/>
          </w:divBdr>
        </w:div>
        <w:div w:id="862399836">
          <w:marLeft w:val="2520"/>
          <w:marRight w:val="0"/>
          <w:marTop w:val="67"/>
          <w:marBottom w:val="0"/>
          <w:divBdr>
            <w:top w:val="none" w:sz="0" w:space="0" w:color="auto"/>
            <w:left w:val="none" w:sz="0" w:space="0" w:color="auto"/>
            <w:bottom w:val="none" w:sz="0" w:space="0" w:color="auto"/>
            <w:right w:val="none" w:sz="0" w:space="0" w:color="auto"/>
          </w:divBdr>
        </w:div>
        <w:div w:id="1213421502">
          <w:marLeft w:val="1166"/>
          <w:marRight w:val="0"/>
          <w:marTop w:val="86"/>
          <w:marBottom w:val="0"/>
          <w:divBdr>
            <w:top w:val="none" w:sz="0" w:space="0" w:color="auto"/>
            <w:left w:val="none" w:sz="0" w:space="0" w:color="auto"/>
            <w:bottom w:val="none" w:sz="0" w:space="0" w:color="auto"/>
            <w:right w:val="none" w:sz="0" w:space="0" w:color="auto"/>
          </w:divBdr>
        </w:div>
        <w:div w:id="1663662373">
          <w:marLeft w:val="547"/>
          <w:marRight w:val="0"/>
          <w:marTop w:val="96"/>
          <w:marBottom w:val="0"/>
          <w:divBdr>
            <w:top w:val="none" w:sz="0" w:space="0" w:color="auto"/>
            <w:left w:val="none" w:sz="0" w:space="0" w:color="auto"/>
            <w:bottom w:val="none" w:sz="0" w:space="0" w:color="auto"/>
            <w:right w:val="none" w:sz="0" w:space="0" w:color="auto"/>
          </w:divBdr>
        </w:div>
        <w:div w:id="2044288941">
          <w:marLeft w:val="547"/>
          <w:marRight w:val="0"/>
          <w:marTop w:val="96"/>
          <w:marBottom w:val="0"/>
          <w:divBdr>
            <w:top w:val="none" w:sz="0" w:space="0" w:color="auto"/>
            <w:left w:val="none" w:sz="0" w:space="0" w:color="auto"/>
            <w:bottom w:val="none" w:sz="0" w:space="0" w:color="auto"/>
            <w:right w:val="none" w:sz="0" w:space="0" w:color="auto"/>
          </w:divBdr>
        </w:div>
      </w:divsChild>
    </w:div>
    <w:div w:id="876501433">
      <w:bodyDiv w:val="1"/>
      <w:marLeft w:val="0"/>
      <w:marRight w:val="0"/>
      <w:marTop w:val="0"/>
      <w:marBottom w:val="0"/>
      <w:divBdr>
        <w:top w:val="none" w:sz="0" w:space="0" w:color="auto"/>
        <w:left w:val="none" w:sz="0" w:space="0" w:color="auto"/>
        <w:bottom w:val="none" w:sz="0" w:space="0" w:color="auto"/>
        <w:right w:val="none" w:sz="0" w:space="0" w:color="auto"/>
      </w:divBdr>
    </w:div>
    <w:div w:id="877156704">
      <w:bodyDiv w:val="1"/>
      <w:marLeft w:val="0"/>
      <w:marRight w:val="0"/>
      <w:marTop w:val="0"/>
      <w:marBottom w:val="0"/>
      <w:divBdr>
        <w:top w:val="none" w:sz="0" w:space="0" w:color="auto"/>
        <w:left w:val="none" w:sz="0" w:space="0" w:color="auto"/>
        <w:bottom w:val="none" w:sz="0" w:space="0" w:color="auto"/>
        <w:right w:val="none" w:sz="0" w:space="0" w:color="auto"/>
      </w:divBdr>
    </w:div>
    <w:div w:id="877476140">
      <w:bodyDiv w:val="1"/>
      <w:marLeft w:val="0"/>
      <w:marRight w:val="0"/>
      <w:marTop w:val="0"/>
      <w:marBottom w:val="0"/>
      <w:divBdr>
        <w:top w:val="none" w:sz="0" w:space="0" w:color="auto"/>
        <w:left w:val="none" w:sz="0" w:space="0" w:color="auto"/>
        <w:bottom w:val="none" w:sz="0" w:space="0" w:color="auto"/>
        <w:right w:val="none" w:sz="0" w:space="0" w:color="auto"/>
      </w:divBdr>
    </w:div>
    <w:div w:id="877668525">
      <w:bodyDiv w:val="1"/>
      <w:marLeft w:val="0"/>
      <w:marRight w:val="0"/>
      <w:marTop w:val="0"/>
      <w:marBottom w:val="0"/>
      <w:divBdr>
        <w:top w:val="none" w:sz="0" w:space="0" w:color="auto"/>
        <w:left w:val="none" w:sz="0" w:space="0" w:color="auto"/>
        <w:bottom w:val="none" w:sz="0" w:space="0" w:color="auto"/>
        <w:right w:val="none" w:sz="0" w:space="0" w:color="auto"/>
      </w:divBdr>
    </w:div>
    <w:div w:id="878057166">
      <w:bodyDiv w:val="1"/>
      <w:marLeft w:val="0"/>
      <w:marRight w:val="0"/>
      <w:marTop w:val="0"/>
      <w:marBottom w:val="0"/>
      <w:divBdr>
        <w:top w:val="none" w:sz="0" w:space="0" w:color="auto"/>
        <w:left w:val="none" w:sz="0" w:space="0" w:color="auto"/>
        <w:bottom w:val="none" w:sz="0" w:space="0" w:color="auto"/>
        <w:right w:val="none" w:sz="0" w:space="0" w:color="auto"/>
      </w:divBdr>
    </w:div>
    <w:div w:id="878467556">
      <w:bodyDiv w:val="1"/>
      <w:marLeft w:val="0"/>
      <w:marRight w:val="0"/>
      <w:marTop w:val="0"/>
      <w:marBottom w:val="0"/>
      <w:divBdr>
        <w:top w:val="none" w:sz="0" w:space="0" w:color="auto"/>
        <w:left w:val="none" w:sz="0" w:space="0" w:color="auto"/>
        <w:bottom w:val="none" w:sz="0" w:space="0" w:color="auto"/>
        <w:right w:val="none" w:sz="0" w:space="0" w:color="auto"/>
      </w:divBdr>
      <w:divsChild>
        <w:div w:id="229311866">
          <w:marLeft w:val="806"/>
          <w:marRight w:val="0"/>
          <w:marTop w:val="75"/>
          <w:marBottom w:val="0"/>
          <w:divBdr>
            <w:top w:val="none" w:sz="0" w:space="0" w:color="auto"/>
            <w:left w:val="none" w:sz="0" w:space="0" w:color="auto"/>
            <w:bottom w:val="none" w:sz="0" w:space="0" w:color="auto"/>
            <w:right w:val="none" w:sz="0" w:space="0" w:color="auto"/>
          </w:divBdr>
        </w:div>
        <w:div w:id="465659711">
          <w:marLeft w:val="806"/>
          <w:marRight w:val="0"/>
          <w:marTop w:val="75"/>
          <w:marBottom w:val="0"/>
          <w:divBdr>
            <w:top w:val="none" w:sz="0" w:space="0" w:color="auto"/>
            <w:left w:val="none" w:sz="0" w:space="0" w:color="auto"/>
            <w:bottom w:val="none" w:sz="0" w:space="0" w:color="auto"/>
            <w:right w:val="none" w:sz="0" w:space="0" w:color="auto"/>
          </w:divBdr>
        </w:div>
        <w:div w:id="872306322">
          <w:marLeft w:val="274"/>
          <w:marRight w:val="0"/>
          <w:marTop w:val="150"/>
          <w:marBottom w:val="0"/>
          <w:divBdr>
            <w:top w:val="none" w:sz="0" w:space="0" w:color="auto"/>
            <w:left w:val="none" w:sz="0" w:space="0" w:color="auto"/>
            <w:bottom w:val="none" w:sz="0" w:space="0" w:color="auto"/>
            <w:right w:val="none" w:sz="0" w:space="0" w:color="auto"/>
          </w:divBdr>
        </w:div>
        <w:div w:id="1986010653">
          <w:marLeft w:val="806"/>
          <w:marRight w:val="0"/>
          <w:marTop w:val="75"/>
          <w:marBottom w:val="0"/>
          <w:divBdr>
            <w:top w:val="none" w:sz="0" w:space="0" w:color="auto"/>
            <w:left w:val="none" w:sz="0" w:space="0" w:color="auto"/>
            <w:bottom w:val="none" w:sz="0" w:space="0" w:color="auto"/>
            <w:right w:val="none" w:sz="0" w:space="0" w:color="auto"/>
          </w:divBdr>
        </w:div>
      </w:divsChild>
    </w:div>
    <w:div w:id="878472412">
      <w:bodyDiv w:val="1"/>
      <w:marLeft w:val="0"/>
      <w:marRight w:val="0"/>
      <w:marTop w:val="0"/>
      <w:marBottom w:val="0"/>
      <w:divBdr>
        <w:top w:val="none" w:sz="0" w:space="0" w:color="auto"/>
        <w:left w:val="none" w:sz="0" w:space="0" w:color="auto"/>
        <w:bottom w:val="none" w:sz="0" w:space="0" w:color="auto"/>
        <w:right w:val="none" w:sz="0" w:space="0" w:color="auto"/>
      </w:divBdr>
      <w:divsChild>
        <w:div w:id="265816462">
          <w:marLeft w:val="1800"/>
          <w:marRight w:val="0"/>
          <w:marTop w:val="96"/>
          <w:marBottom w:val="0"/>
          <w:divBdr>
            <w:top w:val="none" w:sz="0" w:space="0" w:color="auto"/>
            <w:left w:val="none" w:sz="0" w:space="0" w:color="auto"/>
            <w:bottom w:val="none" w:sz="0" w:space="0" w:color="auto"/>
            <w:right w:val="none" w:sz="0" w:space="0" w:color="auto"/>
          </w:divBdr>
        </w:div>
        <w:div w:id="567497844">
          <w:marLeft w:val="1166"/>
          <w:marRight w:val="0"/>
          <w:marTop w:val="115"/>
          <w:marBottom w:val="0"/>
          <w:divBdr>
            <w:top w:val="none" w:sz="0" w:space="0" w:color="auto"/>
            <w:left w:val="none" w:sz="0" w:space="0" w:color="auto"/>
            <w:bottom w:val="none" w:sz="0" w:space="0" w:color="auto"/>
            <w:right w:val="none" w:sz="0" w:space="0" w:color="auto"/>
          </w:divBdr>
        </w:div>
        <w:div w:id="732657438">
          <w:marLeft w:val="1166"/>
          <w:marRight w:val="0"/>
          <w:marTop w:val="115"/>
          <w:marBottom w:val="0"/>
          <w:divBdr>
            <w:top w:val="none" w:sz="0" w:space="0" w:color="auto"/>
            <w:left w:val="none" w:sz="0" w:space="0" w:color="auto"/>
            <w:bottom w:val="none" w:sz="0" w:space="0" w:color="auto"/>
            <w:right w:val="none" w:sz="0" w:space="0" w:color="auto"/>
          </w:divBdr>
        </w:div>
        <w:div w:id="1152023612">
          <w:marLeft w:val="547"/>
          <w:marRight w:val="0"/>
          <w:marTop w:val="134"/>
          <w:marBottom w:val="0"/>
          <w:divBdr>
            <w:top w:val="none" w:sz="0" w:space="0" w:color="auto"/>
            <w:left w:val="none" w:sz="0" w:space="0" w:color="auto"/>
            <w:bottom w:val="none" w:sz="0" w:space="0" w:color="auto"/>
            <w:right w:val="none" w:sz="0" w:space="0" w:color="auto"/>
          </w:divBdr>
        </w:div>
        <w:div w:id="1644196053">
          <w:marLeft w:val="1800"/>
          <w:marRight w:val="0"/>
          <w:marTop w:val="96"/>
          <w:marBottom w:val="0"/>
          <w:divBdr>
            <w:top w:val="none" w:sz="0" w:space="0" w:color="auto"/>
            <w:left w:val="none" w:sz="0" w:space="0" w:color="auto"/>
            <w:bottom w:val="none" w:sz="0" w:space="0" w:color="auto"/>
            <w:right w:val="none" w:sz="0" w:space="0" w:color="auto"/>
          </w:divBdr>
        </w:div>
      </w:divsChild>
    </w:div>
    <w:div w:id="878594273">
      <w:bodyDiv w:val="1"/>
      <w:marLeft w:val="0"/>
      <w:marRight w:val="0"/>
      <w:marTop w:val="0"/>
      <w:marBottom w:val="0"/>
      <w:divBdr>
        <w:top w:val="none" w:sz="0" w:space="0" w:color="auto"/>
        <w:left w:val="none" w:sz="0" w:space="0" w:color="auto"/>
        <w:bottom w:val="none" w:sz="0" w:space="0" w:color="auto"/>
        <w:right w:val="none" w:sz="0" w:space="0" w:color="auto"/>
      </w:divBdr>
    </w:div>
    <w:div w:id="878935853">
      <w:bodyDiv w:val="1"/>
      <w:marLeft w:val="0"/>
      <w:marRight w:val="0"/>
      <w:marTop w:val="0"/>
      <w:marBottom w:val="0"/>
      <w:divBdr>
        <w:top w:val="none" w:sz="0" w:space="0" w:color="auto"/>
        <w:left w:val="none" w:sz="0" w:space="0" w:color="auto"/>
        <w:bottom w:val="none" w:sz="0" w:space="0" w:color="auto"/>
        <w:right w:val="none" w:sz="0" w:space="0" w:color="auto"/>
      </w:divBdr>
    </w:div>
    <w:div w:id="879509211">
      <w:bodyDiv w:val="1"/>
      <w:marLeft w:val="0"/>
      <w:marRight w:val="0"/>
      <w:marTop w:val="0"/>
      <w:marBottom w:val="0"/>
      <w:divBdr>
        <w:top w:val="none" w:sz="0" w:space="0" w:color="auto"/>
        <w:left w:val="none" w:sz="0" w:space="0" w:color="auto"/>
        <w:bottom w:val="none" w:sz="0" w:space="0" w:color="auto"/>
        <w:right w:val="none" w:sz="0" w:space="0" w:color="auto"/>
      </w:divBdr>
    </w:div>
    <w:div w:id="879585257">
      <w:bodyDiv w:val="1"/>
      <w:marLeft w:val="0"/>
      <w:marRight w:val="0"/>
      <w:marTop w:val="0"/>
      <w:marBottom w:val="0"/>
      <w:divBdr>
        <w:top w:val="none" w:sz="0" w:space="0" w:color="auto"/>
        <w:left w:val="none" w:sz="0" w:space="0" w:color="auto"/>
        <w:bottom w:val="none" w:sz="0" w:space="0" w:color="auto"/>
        <w:right w:val="none" w:sz="0" w:space="0" w:color="auto"/>
      </w:divBdr>
    </w:div>
    <w:div w:id="880092921">
      <w:bodyDiv w:val="1"/>
      <w:marLeft w:val="0"/>
      <w:marRight w:val="0"/>
      <w:marTop w:val="0"/>
      <w:marBottom w:val="0"/>
      <w:divBdr>
        <w:top w:val="none" w:sz="0" w:space="0" w:color="auto"/>
        <w:left w:val="none" w:sz="0" w:space="0" w:color="auto"/>
        <w:bottom w:val="none" w:sz="0" w:space="0" w:color="auto"/>
        <w:right w:val="none" w:sz="0" w:space="0" w:color="auto"/>
      </w:divBdr>
    </w:div>
    <w:div w:id="880946692">
      <w:bodyDiv w:val="1"/>
      <w:marLeft w:val="0"/>
      <w:marRight w:val="0"/>
      <w:marTop w:val="0"/>
      <w:marBottom w:val="0"/>
      <w:divBdr>
        <w:top w:val="none" w:sz="0" w:space="0" w:color="auto"/>
        <w:left w:val="none" w:sz="0" w:space="0" w:color="auto"/>
        <w:bottom w:val="none" w:sz="0" w:space="0" w:color="auto"/>
        <w:right w:val="none" w:sz="0" w:space="0" w:color="auto"/>
      </w:divBdr>
    </w:div>
    <w:div w:id="883367491">
      <w:bodyDiv w:val="1"/>
      <w:marLeft w:val="0"/>
      <w:marRight w:val="0"/>
      <w:marTop w:val="0"/>
      <w:marBottom w:val="0"/>
      <w:divBdr>
        <w:top w:val="none" w:sz="0" w:space="0" w:color="auto"/>
        <w:left w:val="none" w:sz="0" w:space="0" w:color="auto"/>
        <w:bottom w:val="none" w:sz="0" w:space="0" w:color="auto"/>
        <w:right w:val="none" w:sz="0" w:space="0" w:color="auto"/>
      </w:divBdr>
    </w:div>
    <w:div w:id="883635676">
      <w:bodyDiv w:val="1"/>
      <w:marLeft w:val="0"/>
      <w:marRight w:val="0"/>
      <w:marTop w:val="0"/>
      <w:marBottom w:val="0"/>
      <w:divBdr>
        <w:top w:val="none" w:sz="0" w:space="0" w:color="auto"/>
        <w:left w:val="none" w:sz="0" w:space="0" w:color="auto"/>
        <w:bottom w:val="none" w:sz="0" w:space="0" w:color="auto"/>
        <w:right w:val="none" w:sz="0" w:space="0" w:color="auto"/>
      </w:divBdr>
      <w:divsChild>
        <w:div w:id="10496761">
          <w:marLeft w:val="547"/>
          <w:marRight w:val="0"/>
          <w:marTop w:val="96"/>
          <w:marBottom w:val="0"/>
          <w:divBdr>
            <w:top w:val="none" w:sz="0" w:space="0" w:color="auto"/>
            <w:left w:val="none" w:sz="0" w:space="0" w:color="auto"/>
            <w:bottom w:val="none" w:sz="0" w:space="0" w:color="auto"/>
            <w:right w:val="none" w:sz="0" w:space="0" w:color="auto"/>
          </w:divBdr>
        </w:div>
        <w:div w:id="399836769">
          <w:marLeft w:val="1166"/>
          <w:marRight w:val="0"/>
          <w:marTop w:val="96"/>
          <w:marBottom w:val="0"/>
          <w:divBdr>
            <w:top w:val="none" w:sz="0" w:space="0" w:color="auto"/>
            <w:left w:val="none" w:sz="0" w:space="0" w:color="auto"/>
            <w:bottom w:val="none" w:sz="0" w:space="0" w:color="auto"/>
            <w:right w:val="none" w:sz="0" w:space="0" w:color="auto"/>
          </w:divBdr>
        </w:div>
        <w:div w:id="482311760">
          <w:marLeft w:val="1166"/>
          <w:marRight w:val="0"/>
          <w:marTop w:val="96"/>
          <w:marBottom w:val="0"/>
          <w:divBdr>
            <w:top w:val="none" w:sz="0" w:space="0" w:color="auto"/>
            <w:left w:val="none" w:sz="0" w:space="0" w:color="auto"/>
            <w:bottom w:val="none" w:sz="0" w:space="0" w:color="auto"/>
            <w:right w:val="none" w:sz="0" w:space="0" w:color="auto"/>
          </w:divBdr>
        </w:div>
        <w:div w:id="585384789">
          <w:marLeft w:val="1800"/>
          <w:marRight w:val="0"/>
          <w:marTop w:val="82"/>
          <w:marBottom w:val="0"/>
          <w:divBdr>
            <w:top w:val="none" w:sz="0" w:space="0" w:color="auto"/>
            <w:left w:val="none" w:sz="0" w:space="0" w:color="auto"/>
            <w:bottom w:val="none" w:sz="0" w:space="0" w:color="auto"/>
            <w:right w:val="none" w:sz="0" w:space="0" w:color="auto"/>
          </w:divBdr>
        </w:div>
        <w:div w:id="830483787">
          <w:marLeft w:val="1800"/>
          <w:marRight w:val="0"/>
          <w:marTop w:val="82"/>
          <w:marBottom w:val="0"/>
          <w:divBdr>
            <w:top w:val="none" w:sz="0" w:space="0" w:color="auto"/>
            <w:left w:val="none" w:sz="0" w:space="0" w:color="auto"/>
            <w:bottom w:val="none" w:sz="0" w:space="0" w:color="auto"/>
            <w:right w:val="none" w:sz="0" w:space="0" w:color="auto"/>
          </w:divBdr>
        </w:div>
        <w:div w:id="849875578">
          <w:marLeft w:val="1166"/>
          <w:marRight w:val="0"/>
          <w:marTop w:val="96"/>
          <w:marBottom w:val="0"/>
          <w:divBdr>
            <w:top w:val="none" w:sz="0" w:space="0" w:color="auto"/>
            <w:left w:val="none" w:sz="0" w:space="0" w:color="auto"/>
            <w:bottom w:val="none" w:sz="0" w:space="0" w:color="auto"/>
            <w:right w:val="none" w:sz="0" w:space="0" w:color="auto"/>
          </w:divBdr>
        </w:div>
        <w:div w:id="998582101">
          <w:marLeft w:val="547"/>
          <w:marRight w:val="0"/>
          <w:marTop w:val="96"/>
          <w:marBottom w:val="0"/>
          <w:divBdr>
            <w:top w:val="none" w:sz="0" w:space="0" w:color="auto"/>
            <w:left w:val="none" w:sz="0" w:space="0" w:color="auto"/>
            <w:bottom w:val="none" w:sz="0" w:space="0" w:color="auto"/>
            <w:right w:val="none" w:sz="0" w:space="0" w:color="auto"/>
          </w:divBdr>
        </w:div>
        <w:div w:id="1616907097">
          <w:marLeft w:val="1166"/>
          <w:marRight w:val="0"/>
          <w:marTop w:val="96"/>
          <w:marBottom w:val="0"/>
          <w:divBdr>
            <w:top w:val="none" w:sz="0" w:space="0" w:color="auto"/>
            <w:left w:val="none" w:sz="0" w:space="0" w:color="auto"/>
            <w:bottom w:val="none" w:sz="0" w:space="0" w:color="auto"/>
            <w:right w:val="none" w:sz="0" w:space="0" w:color="auto"/>
          </w:divBdr>
        </w:div>
        <w:div w:id="1708330803">
          <w:marLeft w:val="1800"/>
          <w:marRight w:val="0"/>
          <w:marTop w:val="82"/>
          <w:marBottom w:val="0"/>
          <w:divBdr>
            <w:top w:val="none" w:sz="0" w:space="0" w:color="auto"/>
            <w:left w:val="none" w:sz="0" w:space="0" w:color="auto"/>
            <w:bottom w:val="none" w:sz="0" w:space="0" w:color="auto"/>
            <w:right w:val="none" w:sz="0" w:space="0" w:color="auto"/>
          </w:divBdr>
        </w:div>
        <w:div w:id="1997175567">
          <w:marLeft w:val="1166"/>
          <w:marRight w:val="0"/>
          <w:marTop w:val="96"/>
          <w:marBottom w:val="0"/>
          <w:divBdr>
            <w:top w:val="none" w:sz="0" w:space="0" w:color="auto"/>
            <w:left w:val="none" w:sz="0" w:space="0" w:color="auto"/>
            <w:bottom w:val="none" w:sz="0" w:space="0" w:color="auto"/>
            <w:right w:val="none" w:sz="0" w:space="0" w:color="auto"/>
          </w:divBdr>
        </w:div>
      </w:divsChild>
    </w:div>
    <w:div w:id="886069897">
      <w:bodyDiv w:val="1"/>
      <w:marLeft w:val="0"/>
      <w:marRight w:val="0"/>
      <w:marTop w:val="0"/>
      <w:marBottom w:val="0"/>
      <w:divBdr>
        <w:top w:val="none" w:sz="0" w:space="0" w:color="auto"/>
        <w:left w:val="none" w:sz="0" w:space="0" w:color="auto"/>
        <w:bottom w:val="none" w:sz="0" w:space="0" w:color="auto"/>
        <w:right w:val="none" w:sz="0" w:space="0" w:color="auto"/>
      </w:divBdr>
      <w:divsChild>
        <w:div w:id="2036344759">
          <w:marLeft w:val="0"/>
          <w:marRight w:val="0"/>
          <w:marTop w:val="0"/>
          <w:marBottom w:val="0"/>
          <w:divBdr>
            <w:top w:val="none" w:sz="0" w:space="0" w:color="auto"/>
            <w:left w:val="none" w:sz="0" w:space="0" w:color="auto"/>
            <w:bottom w:val="none" w:sz="0" w:space="0" w:color="auto"/>
            <w:right w:val="none" w:sz="0" w:space="0" w:color="auto"/>
          </w:divBdr>
          <w:divsChild>
            <w:div w:id="177735849">
              <w:marLeft w:val="0"/>
              <w:marRight w:val="0"/>
              <w:marTop w:val="0"/>
              <w:marBottom w:val="0"/>
              <w:divBdr>
                <w:top w:val="none" w:sz="0" w:space="0" w:color="auto"/>
                <w:left w:val="none" w:sz="0" w:space="0" w:color="auto"/>
                <w:bottom w:val="none" w:sz="0" w:space="0" w:color="auto"/>
                <w:right w:val="none" w:sz="0" w:space="0" w:color="auto"/>
              </w:divBdr>
            </w:div>
            <w:div w:id="537936891">
              <w:marLeft w:val="0"/>
              <w:marRight w:val="0"/>
              <w:marTop w:val="0"/>
              <w:marBottom w:val="0"/>
              <w:divBdr>
                <w:top w:val="none" w:sz="0" w:space="0" w:color="auto"/>
                <w:left w:val="none" w:sz="0" w:space="0" w:color="auto"/>
                <w:bottom w:val="none" w:sz="0" w:space="0" w:color="auto"/>
                <w:right w:val="none" w:sz="0" w:space="0" w:color="auto"/>
              </w:divBdr>
            </w:div>
            <w:div w:id="539634173">
              <w:marLeft w:val="0"/>
              <w:marRight w:val="0"/>
              <w:marTop w:val="0"/>
              <w:marBottom w:val="0"/>
              <w:divBdr>
                <w:top w:val="none" w:sz="0" w:space="0" w:color="auto"/>
                <w:left w:val="none" w:sz="0" w:space="0" w:color="auto"/>
                <w:bottom w:val="none" w:sz="0" w:space="0" w:color="auto"/>
                <w:right w:val="none" w:sz="0" w:space="0" w:color="auto"/>
              </w:divBdr>
            </w:div>
            <w:div w:id="725688819">
              <w:marLeft w:val="0"/>
              <w:marRight w:val="0"/>
              <w:marTop w:val="0"/>
              <w:marBottom w:val="0"/>
              <w:divBdr>
                <w:top w:val="none" w:sz="0" w:space="0" w:color="auto"/>
                <w:left w:val="none" w:sz="0" w:space="0" w:color="auto"/>
                <w:bottom w:val="none" w:sz="0" w:space="0" w:color="auto"/>
                <w:right w:val="none" w:sz="0" w:space="0" w:color="auto"/>
              </w:divBdr>
            </w:div>
            <w:div w:id="1198129889">
              <w:marLeft w:val="0"/>
              <w:marRight w:val="0"/>
              <w:marTop w:val="0"/>
              <w:marBottom w:val="0"/>
              <w:divBdr>
                <w:top w:val="none" w:sz="0" w:space="0" w:color="auto"/>
                <w:left w:val="none" w:sz="0" w:space="0" w:color="auto"/>
                <w:bottom w:val="none" w:sz="0" w:space="0" w:color="auto"/>
                <w:right w:val="none" w:sz="0" w:space="0" w:color="auto"/>
              </w:divBdr>
            </w:div>
            <w:div w:id="1504122860">
              <w:marLeft w:val="0"/>
              <w:marRight w:val="0"/>
              <w:marTop w:val="0"/>
              <w:marBottom w:val="0"/>
              <w:divBdr>
                <w:top w:val="none" w:sz="0" w:space="0" w:color="auto"/>
                <w:left w:val="none" w:sz="0" w:space="0" w:color="auto"/>
                <w:bottom w:val="none" w:sz="0" w:space="0" w:color="auto"/>
                <w:right w:val="none" w:sz="0" w:space="0" w:color="auto"/>
              </w:divBdr>
            </w:div>
            <w:div w:id="1559127706">
              <w:marLeft w:val="0"/>
              <w:marRight w:val="0"/>
              <w:marTop w:val="0"/>
              <w:marBottom w:val="0"/>
              <w:divBdr>
                <w:top w:val="none" w:sz="0" w:space="0" w:color="auto"/>
                <w:left w:val="none" w:sz="0" w:space="0" w:color="auto"/>
                <w:bottom w:val="none" w:sz="0" w:space="0" w:color="auto"/>
                <w:right w:val="none" w:sz="0" w:space="0" w:color="auto"/>
              </w:divBdr>
            </w:div>
            <w:div w:id="1730417281">
              <w:marLeft w:val="0"/>
              <w:marRight w:val="0"/>
              <w:marTop w:val="0"/>
              <w:marBottom w:val="0"/>
              <w:divBdr>
                <w:top w:val="none" w:sz="0" w:space="0" w:color="auto"/>
                <w:left w:val="none" w:sz="0" w:space="0" w:color="auto"/>
                <w:bottom w:val="none" w:sz="0" w:space="0" w:color="auto"/>
                <w:right w:val="none" w:sz="0" w:space="0" w:color="auto"/>
              </w:divBdr>
            </w:div>
            <w:div w:id="2121801789">
              <w:marLeft w:val="0"/>
              <w:marRight w:val="0"/>
              <w:marTop w:val="0"/>
              <w:marBottom w:val="0"/>
              <w:divBdr>
                <w:top w:val="none" w:sz="0" w:space="0" w:color="auto"/>
                <w:left w:val="none" w:sz="0" w:space="0" w:color="auto"/>
                <w:bottom w:val="none" w:sz="0" w:space="0" w:color="auto"/>
                <w:right w:val="none" w:sz="0" w:space="0" w:color="auto"/>
              </w:divBdr>
            </w:div>
            <w:div w:id="214272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87443">
      <w:bodyDiv w:val="1"/>
      <w:marLeft w:val="0"/>
      <w:marRight w:val="0"/>
      <w:marTop w:val="0"/>
      <w:marBottom w:val="0"/>
      <w:divBdr>
        <w:top w:val="none" w:sz="0" w:space="0" w:color="auto"/>
        <w:left w:val="none" w:sz="0" w:space="0" w:color="auto"/>
        <w:bottom w:val="none" w:sz="0" w:space="0" w:color="auto"/>
        <w:right w:val="none" w:sz="0" w:space="0" w:color="auto"/>
      </w:divBdr>
      <w:divsChild>
        <w:div w:id="108161903">
          <w:marLeft w:val="360"/>
          <w:marRight w:val="0"/>
          <w:marTop w:val="200"/>
          <w:marBottom w:val="0"/>
          <w:divBdr>
            <w:top w:val="none" w:sz="0" w:space="0" w:color="auto"/>
            <w:left w:val="none" w:sz="0" w:space="0" w:color="auto"/>
            <w:bottom w:val="none" w:sz="0" w:space="0" w:color="auto"/>
            <w:right w:val="none" w:sz="0" w:space="0" w:color="auto"/>
          </w:divBdr>
        </w:div>
      </w:divsChild>
    </w:div>
    <w:div w:id="886451275">
      <w:bodyDiv w:val="1"/>
      <w:marLeft w:val="0"/>
      <w:marRight w:val="0"/>
      <w:marTop w:val="0"/>
      <w:marBottom w:val="0"/>
      <w:divBdr>
        <w:top w:val="none" w:sz="0" w:space="0" w:color="auto"/>
        <w:left w:val="none" w:sz="0" w:space="0" w:color="auto"/>
        <w:bottom w:val="none" w:sz="0" w:space="0" w:color="auto"/>
        <w:right w:val="none" w:sz="0" w:space="0" w:color="auto"/>
      </w:divBdr>
    </w:div>
    <w:div w:id="887768624">
      <w:bodyDiv w:val="1"/>
      <w:marLeft w:val="0"/>
      <w:marRight w:val="0"/>
      <w:marTop w:val="0"/>
      <w:marBottom w:val="0"/>
      <w:divBdr>
        <w:top w:val="none" w:sz="0" w:space="0" w:color="auto"/>
        <w:left w:val="none" w:sz="0" w:space="0" w:color="auto"/>
        <w:bottom w:val="none" w:sz="0" w:space="0" w:color="auto"/>
        <w:right w:val="none" w:sz="0" w:space="0" w:color="auto"/>
      </w:divBdr>
    </w:div>
    <w:div w:id="887884778">
      <w:bodyDiv w:val="1"/>
      <w:marLeft w:val="0"/>
      <w:marRight w:val="0"/>
      <w:marTop w:val="0"/>
      <w:marBottom w:val="0"/>
      <w:divBdr>
        <w:top w:val="none" w:sz="0" w:space="0" w:color="auto"/>
        <w:left w:val="none" w:sz="0" w:space="0" w:color="auto"/>
        <w:bottom w:val="none" w:sz="0" w:space="0" w:color="auto"/>
        <w:right w:val="none" w:sz="0" w:space="0" w:color="auto"/>
      </w:divBdr>
    </w:div>
    <w:div w:id="888036134">
      <w:bodyDiv w:val="1"/>
      <w:marLeft w:val="0"/>
      <w:marRight w:val="0"/>
      <w:marTop w:val="0"/>
      <w:marBottom w:val="0"/>
      <w:divBdr>
        <w:top w:val="none" w:sz="0" w:space="0" w:color="auto"/>
        <w:left w:val="none" w:sz="0" w:space="0" w:color="auto"/>
        <w:bottom w:val="none" w:sz="0" w:space="0" w:color="auto"/>
        <w:right w:val="none" w:sz="0" w:space="0" w:color="auto"/>
      </w:divBdr>
    </w:div>
    <w:div w:id="888803156">
      <w:bodyDiv w:val="1"/>
      <w:marLeft w:val="0"/>
      <w:marRight w:val="0"/>
      <w:marTop w:val="0"/>
      <w:marBottom w:val="0"/>
      <w:divBdr>
        <w:top w:val="none" w:sz="0" w:space="0" w:color="auto"/>
        <w:left w:val="none" w:sz="0" w:space="0" w:color="auto"/>
        <w:bottom w:val="none" w:sz="0" w:space="0" w:color="auto"/>
        <w:right w:val="none" w:sz="0" w:space="0" w:color="auto"/>
      </w:divBdr>
    </w:div>
    <w:div w:id="888952407">
      <w:bodyDiv w:val="1"/>
      <w:marLeft w:val="0"/>
      <w:marRight w:val="0"/>
      <w:marTop w:val="0"/>
      <w:marBottom w:val="0"/>
      <w:divBdr>
        <w:top w:val="none" w:sz="0" w:space="0" w:color="auto"/>
        <w:left w:val="none" w:sz="0" w:space="0" w:color="auto"/>
        <w:bottom w:val="none" w:sz="0" w:space="0" w:color="auto"/>
        <w:right w:val="none" w:sz="0" w:space="0" w:color="auto"/>
      </w:divBdr>
    </w:div>
    <w:div w:id="889608808">
      <w:bodyDiv w:val="1"/>
      <w:marLeft w:val="0"/>
      <w:marRight w:val="0"/>
      <w:marTop w:val="0"/>
      <w:marBottom w:val="0"/>
      <w:divBdr>
        <w:top w:val="none" w:sz="0" w:space="0" w:color="auto"/>
        <w:left w:val="none" w:sz="0" w:space="0" w:color="auto"/>
        <w:bottom w:val="none" w:sz="0" w:space="0" w:color="auto"/>
        <w:right w:val="none" w:sz="0" w:space="0" w:color="auto"/>
      </w:divBdr>
    </w:div>
    <w:div w:id="891427587">
      <w:bodyDiv w:val="1"/>
      <w:marLeft w:val="0"/>
      <w:marRight w:val="0"/>
      <w:marTop w:val="0"/>
      <w:marBottom w:val="0"/>
      <w:divBdr>
        <w:top w:val="none" w:sz="0" w:space="0" w:color="auto"/>
        <w:left w:val="none" w:sz="0" w:space="0" w:color="auto"/>
        <w:bottom w:val="none" w:sz="0" w:space="0" w:color="auto"/>
        <w:right w:val="none" w:sz="0" w:space="0" w:color="auto"/>
      </w:divBdr>
    </w:div>
    <w:div w:id="892618691">
      <w:bodyDiv w:val="1"/>
      <w:marLeft w:val="0"/>
      <w:marRight w:val="0"/>
      <w:marTop w:val="0"/>
      <w:marBottom w:val="0"/>
      <w:divBdr>
        <w:top w:val="none" w:sz="0" w:space="0" w:color="auto"/>
        <w:left w:val="none" w:sz="0" w:space="0" w:color="auto"/>
        <w:bottom w:val="none" w:sz="0" w:space="0" w:color="auto"/>
        <w:right w:val="none" w:sz="0" w:space="0" w:color="auto"/>
      </w:divBdr>
      <w:divsChild>
        <w:div w:id="915671012">
          <w:marLeft w:val="1166"/>
          <w:marRight w:val="0"/>
          <w:marTop w:val="115"/>
          <w:marBottom w:val="0"/>
          <w:divBdr>
            <w:top w:val="none" w:sz="0" w:space="0" w:color="auto"/>
            <w:left w:val="none" w:sz="0" w:space="0" w:color="auto"/>
            <w:bottom w:val="none" w:sz="0" w:space="0" w:color="auto"/>
            <w:right w:val="none" w:sz="0" w:space="0" w:color="auto"/>
          </w:divBdr>
        </w:div>
        <w:div w:id="1065759615">
          <w:marLeft w:val="547"/>
          <w:marRight w:val="0"/>
          <w:marTop w:val="115"/>
          <w:marBottom w:val="0"/>
          <w:divBdr>
            <w:top w:val="none" w:sz="0" w:space="0" w:color="auto"/>
            <w:left w:val="none" w:sz="0" w:space="0" w:color="auto"/>
            <w:bottom w:val="none" w:sz="0" w:space="0" w:color="auto"/>
            <w:right w:val="none" w:sz="0" w:space="0" w:color="auto"/>
          </w:divBdr>
        </w:div>
      </w:divsChild>
    </w:div>
    <w:div w:id="892693744">
      <w:bodyDiv w:val="1"/>
      <w:marLeft w:val="0"/>
      <w:marRight w:val="0"/>
      <w:marTop w:val="0"/>
      <w:marBottom w:val="0"/>
      <w:divBdr>
        <w:top w:val="none" w:sz="0" w:space="0" w:color="auto"/>
        <w:left w:val="none" w:sz="0" w:space="0" w:color="auto"/>
        <w:bottom w:val="none" w:sz="0" w:space="0" w:color="auto"/>
        <w:right w:val="none" w:sz="0" w:space="0" w:color="auto"/>
      </w:divBdr>
      <w:divsChild>
        <w:div w:id="1858277015">
          <w:marLeft w:val="0"/>
          <w:marRight w:val="0"/>
          <w:marTop w:val="0"/>
          <w:marBottom w:val="0"/>
          <w:divBdr>
            <w:top w:val="none" w:sz="0" w:space="0" w:color="auto"/>
            <w:left w:val="none" w:sz="0" w:space="0" w:color="auto"/>
            <w:bottom w:val="none" w:sz="0" w:space="0" w:color="auto"/>
            <w:right w:val="none" w:sz="0" w:space="0" w:color="auto"/>
          </w:divBdr>
          <w:divsChild>
            <w:div w:id="102042274">
              <w:marLeft w:val="0"/>
              <w:marRight w:val="0"/>
              <w:marTop w:val="0"/>
              <w:marBottom w:val="0"/>
              <w:divBdr>
                <w:top w:val="none" w:sz="0" w:space="0" w:color="auto"/>
                <w:left w:val="none" w:sz="0" w:space="0" w:color="auto"/>
                <w:bottom w:val="none" w:sz="0" w:space="0" w:color="auto"/>
                <w:right w:val="none" w:sz="0" w:space="0" w:color="auto"/>
              </w:divBdr>
            </w:div>
            <w:div w:id="1703050321">
              <w:marLeft w:val="0"/>
              <w:marRight w:val="0"/>
              <w:marTop w:val="0"/>
              <w:marBottom w:val="0"/>
              <w:divBdr>
                <w:top w:val="none" w:sz="0" w:space="0" w:color="auto"/>
                <w:left w:val="none" w:sz="0" w:space="0" w:color="auto"/>
                <w:bottom w:val="none" w:sz="0" w:space="0" w:color="auto"/>
                <w:right w:val="none" w:sz="0" w:space="0" w:color="auto"/>
              </w:divBdr>
            </w:div>
            <w:div w:id="194676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662103">
      <w:bodyDiv w:val="1"/>
      <w:marLeft w:val="0"/>
      <w:marRight w:val="0"/>
      <w:marTop w:val="0"/>
      <w:marBottom w:val="0"/>
      <w:divBdr>
        <w:top w:val="none" w:sz="0" w:space="0" w:color="auto"/>
        <w:left w:val="none" w:sz="0" w:space="0" w:color="auto"/>
        <w:bottom w:val="none" w:sz="0" w:space="0" w:color="auto"/>
        <w:right w:val="none" w:sz="0" w:space="0" w:color="auto"/>
      </w:divBdr>
    </w:div>
    <w:div w:id="893858615">
      <w:bodyDiv w:val="1"/>
      <w:marLeft w:val="0"/>
      <w:marRight w:val="0"/>
      <w:marTop w:val="0"/>
      <w:marBottom w:val="0"/>
      <w:divBdr>
        <w:top w:val="none" w:sz="0" w:space="0" w:color="auto"/>
        <w:left w:val="none" w:sz="0" w:space="0" w:color="auto"/>
        <w:bottom w:val="none" w:sz="0" w:space="0" w:color="auto"/>
        <w:right w:val="none" w:sz="0" w:space="0" w:color="auto"/>
      </w:divBdr>
    </w:div>
    <w:div w:id="894118634">
      <w:bodyDiv w:val="1"/>
      <w:marLeft w:val="0"/>
      <w:marRight w:val="0"/>
      <w:marTop w:val="0"/>
      <w:marBottom w:val="0"/>
      <w:divBdr>
        <w:top w:val="none" w:sz="0" w:space="0" w:color="auto"/>
        <w:left w:val="none" w:sz="0" w:space="0" w:color="auto"/>
        <w:bottom w:val="none" w:sz="0" w:space="0" w:color="auto"/>
        <w:right w:val="none" w:sz="0" w:space="0" w:color="auto"/>
      </w:divBdr>
    </w:div>
    <w:div w:id="894435805">
      <w:bodyDiv w:val="1"/>
      <w:marLeft w:val="0"/>
      <w:marRight w:val="0"/>
      <w:marTop w:val="0"/>
      <w:marBottom w:val="0"/>
      <w:divBdr>
        <w:top w:val="none" w:sz="0" w:space="0" w:color="auto"/>
        <w:left w:val="none" w:sz="0" w:space="0" w:color="auto"/>
        <w:bottom w:val="none" w:sz="0" w:space="0" w:color="auto"/>
        <w:right w:val="none" w:sz="0" w:space="0" w:color="auto"/>
      </w:divBdr>
    </w:div>
    <w:div w:id="894464701">
      <w:bodyDiv w:val="1"/>
      <w:marLeft w:val="0"/>
      <w:marRight w:val="0"/>
      <w:marTop w:val="0"/>
      <w:marBottom w:val="0"/>
      <w:divBdr>
        <w:top w:val="none" w:sz="0" w:space="0" w:color="auto"/>
        <w:left w:val="none" w:sz="0" w:space="0" w:color="auto"/>
        <w:bottom w:val="none" w:sz="0" w:space="0" w:color="auto"/>
        <w:right w:val="none" w:sz="0" w:space="0" w:color="auto"/>
      </w:divBdr>
    </w:div>
    <w:div w:id="895357284">
      <w:bodyDiv w:val="1"/>
      <w:marLeft w:val="0"/>
      <w:marRight w:val="0"/>
      <w:marTop w:val="0"/>
      <w:marBottom w:val="0"/>
      <w:divBdr>
        <w:top w:val="none" w:sz="0" w:space="0" w:color="auto"/>
        <w:left w:val="none" w:sz="0" w:space="0" w:color="auto"/>
        <w:bottom w:val="none" w:sz="0" w:space="0" w:color="auto"/>
        <w:right w:val="none" w:sz="0" w:space="0" w:color="auto"/>
      </w:divBdr>
    </w:div>
    <w:div w:id="895623034">
      <w:bodyDiv w:val="1"/>
      <w:marLeft w:val="0"/>
      <w:marRight w:val="0"/>
      <w:marTop w:val="0"/>
      <w:marBottom w:val="0"/>
      <w:divBdr>
        <w:top w:val="none" w:sz="0" w:space="0" w:color="auto"/>
        <w:left w:val="none" w:sz="0" w:space="0" w:color="auto"/>
        <w:bottom w:val="none" w:sz="0" w:space="0" w:color="auto"/>
        <w:right w:val="none" w:sz="0" w:space="0" w:color="auto"/>
      </w:divBdr>
    </w:div>
    <w:div w:id="895746972">
      <w:bodyDiv w:val="1"/>
      <w:marLeft w:val="0"/>
      <w:marRight w:val="0"/>
      <w:marTop w:val="0"/>
      <w:marBottom w:val="0"/>
      <w:divBdr>
        <w:top w:val="none" w:sz="0" w:space="0" w:color="auto"/>
        <w:left w:val="none" w:sz="0" w:space="0" w:color="auto"/>
        <w:bottom w:val="none" w:sz="0" w:space="0" w:color="auto"/>
        <w:right w:val="none" w:sz="0" w:space="0" w:color="auto"/>
      </w:divBdr>
    </w:div>
    <w:div w:id="895773741">
      <w:bodyDiv w:val="1"/>
      <w:marLeft w:val="0"/>
      <w:marRight w:val="0"/>
      <w:marTop w:val="0"/>
      <w:marBottom w:val="0"/>
      <w:divBdr>
        <w:top w:val="none" w:sz="0" w:space="0" w:color="auto"/>
        <w:left w:val="none" w:sz="0" w:space="0" w:color="auto"/>
        <w:bottom w:val="none" w:sz="0" w:space="0" w:color="auto"/>
        <w:right w:val="none" w:sz="0" w:space="0" w:color="auto"/>
      </w:divBdr>
    </w:div>
    <w:div w:id="896009353">
      <w:bodyDiv w:val="1"/>
      <w:marLeft w:val="0"/>
      <w:marRight w:val="0"/>
      <w:marTop w:val="0"/>
      <w:marBottom w:val="0"/>
      <w:divBdr>
        <w:top w:val="none" w:sz="0" w:space="0" w:color="auto"/>
        <w:left w:val="none" w:sz="0" w:space="0" w:color="auto"/>
        <w:bottom w:val="none" w:sz="0" w:space="0" w:color="auto"/>
        <w:right w:val="none" w:sz="0" w:space="0" w:color="auto"/>
      </w:divBdr>
    </w:div>
    <w:div w:id="897401361">
      <w:bodyDiv w:val="1"/>
      <w:marLeft w:val="0"/>
      <w:marRight w:val="0"/>
      <w:marTop w:val="0"/>
      <w:marBottom w:val="0"/>
      <w:divBdr>
        <w:top w:val="none" w:sz="0" w:space="0" w:color="auto"/>
        <w:left w:val="none" w:sz="0" w:space="0" w:color="auto"/>
        <w:bottom w:val="none" w:sz="0" w:space="0" w:color="auto"/>
        <w:right w:val="none" w:sz="0" w:space="0" w:color="auto"/>
      </w:divBdr>
      <w:divsChild>
        <w:div w:id="173959306">
          <w:marLeft w:val="547"/>
          <w:marRight w:val="0"/>
          <w:marTop w:val="134"/>
          <w:marBottom w:val="0"/>
          <w:divBdr>
            <w:top w:val="none" w:sz="0" w:space="0" w:color="auto"/>
            <w:left w:val="none" w:sz="0" w:space="0" w:color="auto"/>
            <w:bottom w:val="none" w:sz="0" w:space="0" w:color="auto"/>
            <w:right w:val="none" w:sz="0" w:space="0" w:color="auto"/>
          </w:divBdr>
        </w:div>
        <w:div w:id="1167012923">
          <w:marLeft w:val="1166"/>
          <w:marRight w:val="0"/>
          <w:marTop w:val="115"/>
          <w:marBottom w:val="0"/>
          <w:divBdr>
            <w:top w:val="none" w:sz="0" w:space="0" w:color="auto"/>
            <w:left w:val="none" w:sz="0" w:space="0" w:color="auto"/>
            <w:bottom w:val="none" w:sz="0" w:space="0" w:color="auto"/>
            <w:right w:val="none" w:sz="0" w:space="0" w:color="auto"/>
          </w:divBdr>
        </w:div>
        <w:div w:id="1416198906">
          <w:marLeft w:val="1166"/>
          <w:marRight w:val="0"/>
          <w:marTop w:val="115"/>
          <w:marBottom w:val="0"/>
          <w:divBdr>
            <w:top w:val="none" w:sz="0" w:space="0" w:color="auto"/>
            <w:left w:val="none" w:sz="0" w:space="0" w:color="auto"/>
            <w:bottom w:val="none" w:sz="0" w:space="0" w:color="auto"/>
            <w:right w:val="none" w:sz="0" w:space="0" w:color="auto"/>
          </w:divBdr>
        </w:div>
        <w:div w:id="2115587269">
          <w:marLeft w:val="1166"/>
          <w:marRight w:val="0"/>
          <w:marTop w:val="115"/>
          <w:marBottom w:val="0"/>
          <w:divBdr>
            <w:top w:val="none" w:sz="0" w:space="0" w:color="auto"/>
            <w:left w:val="none" w:sz="0" w:space="0" w:color="auto"/>
            <w:bottom w:val="none" w:sz="0" w:space="0" w:color="auto"/>
            <w:right w:val="none" w:sz="0" w:space="0" w:color="auto"/>
          </w:divBdr>
        </w:div>
      </w:divsChild>
    </w:div>
    <w:div w:id="898592285">
      <w:bodyDiv w:val="1"/>
      <w:marLeft w:val="0"/>
      <w:marRight w:val="0"/>
      <w:marTop w:val="0"/>
      <w:marBottom w:val="0"/>
      <w:divBdr>
        <w:top w:val="none" w:sz="0" w:space="0" w:color="auto"/>
        <w:left w:val="none" w:sz="0" w:space="0" w:color="auto"/>
        <w:bottom w:val="none" w:sz="0" w:space="0" w:color="auto"/>
        <w:right w:val="none" w:sz="0" w:space="0" w:color="auto"/>
      </w:divBdr>
    </w:div>
    <w:div w:id="898781110">
      <w:bodyDiv w:val="1"/>
      <w:marLeft w:val="0"/>
      <w:marRight w:val="0"/>
      <w:marTop w:val="0"/>
      <w:marBottom w:val="0"/>
      <w:divBdr>
        <w:top w:val="none" w:sz="0" w:space="0" w:color="auto"/>
        <w:left w:val="none" w:sz="0" w:space="0" w:color="auto"/>
        <w:bottom w:val="none" w:sz="0" w:space="0" w:color="auto"/>
        <w:right w:val="none" w:sz="0" w:space="0" w:color="auto"/>
      </w:divBdr>
    </w:div>
    <w:div w:id="898783595">
      <w:bodyDiv w:val="1"/>
      <w:marLeft w:val="0"/>
      <w:marRight w:val="0"/>
      <w:marTop w:val="0"/>
      <w:marBottom w:val="0"/>
      <w:divBdr>
        <w:top w:val="none" w:sz="0" w:space="0" w:color="auto"/>
        <w:left w:val="none" w:sz="0" w:space="0" w:color="auto"/>
        <w:bottom w:val="none" w:sz="0" w:space="0" w:color="auto"/>
        <w:right w:val="none" w:sz="0" w:space="0" w:color="auto"/>
      </w:divBdr>
    </w:div>
    <w:div w:id="898832053">
      <w:bodyDiv w:val="1"/>
      <w:marLeft w:val="0"/>
      <w:marRight w:val="0"/>
      <w:marTop w:val="0"/>
      <w:marBottom w:val="0"/>
      <w:divBdr>
        <w:top w:val="none" w:sz="0" w:space="0" w:color="auto"/>
        <w:left w:val="none" w:sz="0" w:space="0" w:color="auto"/>
        <w:bottom w:val="none" w:sz="0" w:space="0" w:color="auto"/>
        <w:right w:val="none" w:sz="0" w:space="0" w:color="auto"/>
      </w:divBdr>
    </w:div>
    <w:div w:id="898899305">
      <w:bodyDiv w:val="1"/>
      <w:marLeft w:val="0"/>
      <w:marRight w:val="0"/>
      <w:marTop w:val="0"/>
      <w:marBottom w:val="0"/>
      <w:divBdr>
        <w:top w:val="none" w:sz="0" w:space="0" w:color="auto"/>
        <w:left w:val="none" w:sz="0" w:space="0" w:color="auto"/>
        <w:bottom w:val="none" w:sz="0" w:space="0" w:color="auto"/>
        <w:right w:val="none" w:sz="0" w:space="0" w:color="auto"/>
      </w:divBdr>
      <w:divsChild>
        <w:div w:id="1000738188">
          <w:marLeft w:val="0"/>
          <w:marRight w:val="0"/>
          <w:marTop w:val="0"/>
          <w:marBottom w:val="0"/>
          <w:divBdr>
            <w:top w:val="none" w:sz="0" w:space="0" w:color="auto"/>
            <w:left w:val="none" w:sz="0" w:space="0" w:color="auto"/>
            <w:bottom w:val="none" w:sz="0" w:space="0" w:color="auto"/>
            <w:right w:val="none" w:sz="0" w:space="0" w:color="auto"/>
          </w:divBdr>
          <w:divsChild>
            <w:div w:id="447361739">
              <w:marLeft w:val="0"/>
              <w:marRight w:val="0"/>
              <w:marTop w:val="0"/>
              <w:marBottom w:val="0"/>
              <w:divBdr>
                <w:top w:val="none" w:sz="0" w:space="0" w:color="auto"/>
                <w:left w:val="none" w:sz="0" w:space="0" w:color="auto"/>
                <w:bottom w:val="none" w:sz="0" w:space="0" w:color="auto"/>
                <w:right w:val="none" w:sz="0" w:space="0" w:color="auto"/>
              </w:divBdr>
            </w:div>
            <w:div w:id="616329141">
              <w:marLeft w:val="0"/>
              <w:marRight w:val="0"/>
              <w:marTop w:val="0"/>
              <w:marBottom w:val="0"/>
              <w:divBdr>
                <w:top w:val="none" w:sz="0" w:space="0" w:color="auto"/>
                <w:left w:val="none" w:sz="0" w:space="0" w:color="auto"/>
                <w:bottom w:val="none" w:sz="0" w:space="0" w:color="auto"/>
                <w:right w:val="none" w:sz="0" w:space="0" w:color="auto"/>
              </w:divBdr>
            </w:div>
            <w:div w:id="109585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5778">
      <w:bodyDiv w:val="1"/>
      <w:marLeft w:val="0"/>
      <w:marRight w:val="0"/>
      <w:marTop w:val="0"/>
      <w:marBottom w:val="0"/>
      <w:divBdr>
        <w:top w:val="none" w:sz="0" w:space="0" w:color="auto"/>
        <w:left w:val="none" w:sz="0" w:space="0" w:color="auto"/>
        <w:bottom w:val="none" w:sz="0" w:space="0" w:color="auto"/>
        <w:right w:val="none" w:sz="0" w:space="0" w:color="auto"/>
      </w:divBdr>
    </w:div>
    <w:div w:id="901017500">
      <w:bodyDiv w:val="1"/>
      <w:marLeft w:val="0"/>
      <w:marRight w:val="0"/>
      <w:marTop w:val="0"/>
      <w:marBottom w:val="0"/>
      <w:divBdr>
        <w:top w:val="none" w:sz="0" w:space="0" w:color="auto"/>
        <w:left w:val="none" w:sz="0" w:space="0" w:color="auto"/>
        <w:bottom w:val="none" w:sz="0" w:space="0" w:color="auto"/>
        <w:right w:val="none" w:sz="0" w:space="0" w:color="auto"/>
      </w:divBdr>
    </w:div>
    <w:div w:id="901017965">
      <w:bodyDiv w:val="1"/>
      <w:marLeft w:val="0"/>
      <w:marRight w:val="0"/>
      <w:marTop w:val="0"/>
      <w:marBottom w:val="0"/>
      <w:divBdr>
        <w:top w:val="none" w:sz="0" w:space="0" w:color="auto"/>
        <w:left w:val="none" w:sz="0" w:space="0" w:color="auto"/>
        <w:bottom w:val="none" w:sz="0" w:space="0" w:color="auto"/>
        <w:right w:val="none" w:sz="0" w:space="0" w:color="auto"/>
      </w:divBdr>
    </w:div>
    <w:div w:id="901254805">
      <w:bodyDiv w:val="1"/>
      <w:marLeft w:val="0"/>
      <w:marRight w:val="0"/>
      <w:marTop w:val="0"/>
      <w:marBottom w:val="0"/>
      <w:divBdr>
        <w:top w:val="none" w:sz="0" w:space="0" w:color="auto"/>
        <w:left w:val="none" w:sz="0" w:space="0" w:color="auto"/>
        <w:bottom w:val="none" w:sz="0" w:space="0" w:color="auto"/>
        <w:right w:val="none" w:sz="0" w:space="0" w:color="auto"/>
      </w:divBdr>
    </w:div>
    <w:div w:id="901988539">
      <w:bodyDiv w:val="1"/>
      <w:marLeft w:val="0"/>
      <w:marRight w:val="0"/>
      <w:marTop w:val="0"/>
      <w:marBottom w:val="0"/>
      <w:divBdr>
        <w:top w:val="none" w:sz="0" w:space="0" w:color="auto"/>
        <w:left w:val="none" w:sz="0" w:space="0" w:color="auto"/>
        <w:bottom w:val="none" w:sz="0" w:space="0" w:color="auto"/>
        <w:right w:val="none" w:sz="0" w:space="0" w:color="auto"/>
      </w:divBdr>
    </w:div>
    <w:div w:id="902762331">
      <w:bodyDiv w:val="1"/>
      <w:marLeft w:val="0"/>
      <w:marRight w:val="0"/>
      <w:marTop w:val="0"/>
      <w:marBottom w:val="0"/>
      <w:divBdr>
        <w:top w:val="none" w:sz="0" w:space="0" w:color="auto"/>
        <w:left w:val="none" w:sz="0" w:space="0" w:color="auto"/>
        <w:bottom w:val="none" w:sz="0" w:space="0" w:color="auto"/>
        <w:right w:val="none" w:sz="0" w:space="0" w:color="auto"/>
      </w:divBdr>
    </w:div>
    <w:div w:id="903219595">
      <w:bodyDiv w:val="1"/>
      <w:marLeft w:val="0"/>
      <w:marRight w:val="0"/>
      <w:marTop w:val="0"/>
      <w:marBottom w:val="0"/>
      <w:divBdr>
        <w:top w:val="none" w:sz="0" w:space="0" w:color="auto"/>
        <w:left w:val="none" w:sz="0" w:space="0" w:color="auto"/>
        <w:bottom w:val="none" w:sz="0" w:space="0" w:color="auto"/>
        <w:right w:val="none" w:sz="0" w:space="0" w:color="auto"/>
      </w:divBdr>
    </w:div>
    <w:div w:id="903758190">
      <w:bodyDiv w:val="1"/>
      <w:marLeft w:val="0"/>
      <w:marRight w:val="0"/>
      <w:marTop w:val="0"/>
      <w:marBottom w:val="0"/>
      <w:divBdr>
        <w:top w:val="none" w:sz="0" w:space="0" w:color="auto"/>
        <w:left w:val="none" w:sz="0" w:space="0" w:color="auto"/>
        <w:bottom w:val="none" w:sz="0" w:space="0" w:color="auto"/>
        <w:right w:val="none" w:sz="0" w:space="0" w:color="auto"/>
      </w:divBdr>
    </w:div>
    <w:div w:id="904144866">
      <w:bodyDiv w:val="1"/>
      <w:marLeft w:val="0"/>
      <w:marRight w:val="0"/>
      <w:marTop w:val="0"/>
      <w:marBottom w:val="0"/>
      <w:divBdr>
        <w:top w:val="none" w:sz="0" w:space="0" w:color="auto"/>
        <w:left w:val="none" w:sz="0" w:space="0" w:color="auto"/>
        <w:bottom w:val="none" w:sz="0" w:space="0" w:color="auto"/>
        <w:right w:val="none" w:sz="0" w:space="0" w:color="auto"/>
      </w:divBdr>
    </w:div>
    <w:div w:id="904222926">
      <w:bodyDiv w:val="1"/>
      <w:marLeft w:val="0"/>
      <w:marRight w:val="0"/>
      <w:marTop w:val="0"/>
      <w:marBottom w:val="0"/>
      <w:divBdr>
        <w:top w:val="none" w:sz="0" w:space="0" w:color="auto"/>
        <w:left w:val="none" w:sz="0" w:space="0" w:color="auto"/>
        <w:bottom w:val="none" w:sz="0" w:space="0" w:color="auto"/>
        <w:right w:val="none" w:sz="0" w:space="0" w:color="auto"/>
      </w:divBdr>
    </w:div>
    <w:div w:id="904412746">
      <w:bodyDiv w:val="1"/>
      <w:marLeft w:val="0"/>
      <w:marRight w:val="0"/>
      <w:marTop w:val="0"/>
      <w:marBottom w:val="0"/>
      <w:divBdr>
        <w:top w:val="none" w:sz="0" w:space="0" w:color="auto"/>
        <w:left w:val="none" w:sz="0" w:space="0" w:color="auto"/>
        <w:bottom w:val="none" w:sz="0" w:space="0" w:color="auto"/>
        <w:right w:val="none" w:sz="0" w:space="0" w:color="auto"/>
      </w:divBdr>
    </w:div>
    <w:div w:id="904492670">
      <w:bodyDiv w:val="1"/>
      <w:marLeft w:val="0"/>
      <w:marRight w:val="0"/>
      <w:marTop w:val="0"/>
      <w:marBottom w:val="0"/>
      <w:divBdr>
        <w:top w:val="none" w:sz="0" w:space="0" w:color="auto"/>
        <w:left w:val="none" w:sz="0" w:space="0" w:color="auto"/>
        <w:bottom w:val="none" w:sz="0" w:space="0" w:color="auto"/>
        <w:right w:val="none" w:sz="0" w:space="0" w:color="auto"/>
      </w:divBdr>
      <w:divsChild>
        <w:div w:id="729303136">
          <w:marLeft w:val="1166"/>
          <w:marRight w:val="0"/>
          <w:marTop w:val="115"/>
          <w:marBottom w:val="0"/>
          <w:divBdr>
            <w:top w:val="none" w:sz="0" w:space="0" w:color="auto"/>
            <w:left w:val="none" w:sz="0" w:space="0" w:color="auto"/>
            <w:bottom w:val="none" w:sz="0" w:space="0" w:color="auto"/>
            <w:right w:val="none" w:sz="0" w:space="0" w:color="auto"/>
          </w:divBdr>
        </w:div>
        <w:div w:id="1871990885">
          <w:marLeft w:val="547"/>
          <w:marRight w:val="0"/>
          <w:marTop w:val="134"/>
          <w:marBottom w:val="0"/>
          <w:divBdr>
            <w:top w:val="none" w:sz="0" w:space="0" w:color="auto"/>
            <w:left w:val="none" w:sz="0" w:space="0" w:color="auto"/>
            <w:bottom w:val="none" w:sz="0" w:space="0" w:color="auto"/>
            <w:right w:val="none" w:sz="0" w:space="0" w:color="auto"/>
          </w:divBdr>
        </w:div>
      </w:divsChild>
    </w:div>
    <w:div w:id="904995329">
      <w:bodyDiv w:val="1"/>
      <w:marLeft w:val="0"/>
      <w:marRight w:val="0"/>
      <w:marTop w:val="0"/>
      <w:marBottom w:val="0"/>
      <w:divBdr>
        <w:top w:val="none" w:sz="0" w:space="0" w:color="auto"/>
        <w:left w:val="none" w:sz="0" w:space="0" w:color="auto"/>
        <w:bottom w:val="none" w:sz="0" w:space="0" w:color="auto"/>
        <w:right w:val="none" w:sz="0" w:space="0" w:color="auto"/>
      </w:divBdr>
    </w:div>
    <w:div w:id="905065002">
      <w:bodyDiv w:val="1"/>
      <w:marLeft w:val="0"/>
      <w:marRight w:val="0"/>
      <w:marTop w:val="0"/>
      <w:marBottom w:val="0"/>
      <w:divBdr>
        <w:top w:val="none" w:sz="0" w:space="0" w:color="auto"/>
        <w:left w:val="none" w:sz="0" w:space="0" w:color="auto"/>
        <w:bottom w:val="none" w:sz="0" w:space="0" w:color="auto"/>
        <w:right w:val="none" w:sz="0" w:space="0" w:color="auto"/>
      </w:divBdr>
    </w:div>
    <w:div w:id="905258559">
      <w:bodyDiv w:val="1"/>
      <w:marLeft w:val="0"/>
      <w:marRight w:val="0"/>
      <w:marTop w:val="0"/>
      <w:marBottom w:val="0"/>
      <w:divBdr>
        <w:top w:val="none" w:sz="0" w:space="0" w:color="auto"/>
        <w:left w:val="none" w:sz="0" w:space="0" w:color="auto"/>
        <w:bottom w:val="none" w:sz="0" w:space="0" w:color="auto"/>
        <w:right w:val="none" w:sz="0" w:space="0" w:color="auto"/>
      </w:divBdr>
    </w:div>
    <w:div w:id="905457817">
      <w:bodyDiv w:val="1"/>
      <w:marLeft w:val="0"/>
      <w:marRight w:val="0"/>
      <w:marTop w:val="0"/>
      <w:marBottom w:val="0"/>
      <w:divBdr>
        <w:top w:val="none" w:sz="0" w:space="0" w:color="auto"/>
        <w:left w:val="none" w:sz="0" w:space="0" w:color="auto"/>
        <w:bottom w:val="none" w:sz="0" w:space="0" w:color="auto"/>
        <w:right w:val="none" w:sz="0" w:space="0" w:color="auto"/>
      </w:divBdr>
    </w:div>
    <w:div w:id="905919516">
      <w:bodyDiv w:val="1"/>
      <w:marLeft w:val="0"/>
      <w:marRight w:val="0"/>
      <w:marTop w:val="0"/>
      <w:marBottom w:val="0"/>
      <w:divBdr>
        <w:top w:val="none" w:sz="0" w:space="0" w:color="auto"/>
        <w:left w:val="none" w:sz="0" w:space="0" w:color="auto"/>
        <w:bottom w:val="none" w:sz="0" w:space="0" w:color="auto"/>
        <w:right w:val="none" w:sz="0" w:space="0" w:color="auto"/>
      </w:divBdr>
      <w:divsChild>
        <w:div w:id="645669069">
          <w:marLeft w:val="547"/>
          <w:marRight w:val="0"/>
          <w:marTop w:val="115"/>
          <w:marBottom w:val="0"/>
          <w:divBdr>
            <w:top w:val="none" w:sz="0" w:space="0" w:color="auto"/>
            <w:left w:val="none" w:sz="0" w:space="0" w:color="auto"/>
            <w:bottom w:val="none" w:sz="0" w:space="0" w:color="auto"/>
            <w:right w:val="none" w:sz="0" w:space="0" w:color="auto"/>
          </w:divBdr>
        </w:div>
        <w:div w:id="2007976997">
          <w:marLeft w:val="547"/>
          <w:marRight w:val="0"/>
          <w:marTop w:val="115"/>
          <w:marBottom w:val="0"/>
          <w:divBdr>
            <w:top w:val="none" w:sz="0" w:space="0" w:color="auto"/>
            <w:left w:val="none" w:sz="0" w:space="0" w:color="auto"/>
            <w:bottom w:val="none" w:sz="0" w:space="0" w:color="auto"/>
            <w:right w:val="none" w:sz="0" w:space="0" w:color="auto"/>
          </w:divBdr>
        </w:div>
      </w:divsChild>
    </w:div>
    <w:div w:id="906383710">
      <w:bodyDiv w:val="1"/>
      <w:marLeft w:val="0"/>
      <w:marRight w:val="0"/>
      <w:marTop w:val="0"/>
      <w:marBottom w:val="0"/>
      <w:divBdr>
        <w:top w:val="none" w:sz="0" w:space="0" w:color="auto"/>
        <w:left w:val="none" w:sz="0" w:space="0" w:color="auto"/>
        <w:bottom w:val="none" w:sz="0" w:space="0" w:color="auto"/>
        <w:right w:val="none" w:sz="0" w:space="0" w:color="auto"/>
      </w:divBdr>
    </w:div>
    <w:div w:id="907962573">
      <w:bodyDiv w:val="1"/>
      <w:marLeft w:val="0"/>
      <w:marRight w:val="0"/>
      <w:marTop w:val="0"/>
      <w:marBottom w:val="0"/>
      <w:divBdr>
        <w:top w:val="none" w:sz="0" w:space="0" w:color="auto"/>
        <w:left w:val="none" w:sz="0" w:space="0" w:color="auto"/>
        <w:bottom w:val="none" w:sz="0" w:space="0" w:color="auto"/>
        <w:right w:val="none" w:sz="0" w:space="0" w:color="auto"/>
      </w:divBdr>
    </w:div>
    <w:div w:id="908271172">
      <w:bodyDiv w:val="1"/>
      <w:marLeft w:val="0"/>
      <w:marRight w:val="0"/>
      <w:marTop w:val="0"/>
      <w:marBottom w:val="0"/>
      <w:divBdr>
        <w:top w:val="none" w:sz="0" w:space="0" w:color="auto"/>
        <w:left w:val="none" w:sz="0" w:space="0" w:color="auto"/>
        <w:bottom w:val="none" w:sz="0" w:space="0" w:color="auto"/>
        <w:right w:val="none" w:sz="0" w:space="0" w:color="auto"/>
      </w:divBdr>
      <w:divsChild>
        <w:div w:id="496848511">
          <w:marLeft w:val="1800"/>
          <w:marRight w:val="0"/>
          <w:marTop w:val="115"/>
          <w:marBottom w:val="0"/>
          <w:divBdr>
            <w:top w:val="none" w:sz="0" w:space="0" w:color="auto"/>
            <w:left w:val="none" w:sz="0" w:space="0" w:color="auto"/>
            <w:bottom w:val="none" w:sz="0" w:space="0" w:color="auto"/>
            <w:right w:val="none" w:sz="0" w:space="0" w:color="auto"/>
          </w:divBdr>
        </w:div>
        <w:div w:id="1343048219">
          <w:marLeft w:val="547"/>
          <w:marRight w:val="0"/>
          <w:marTop w:val="134"/>
          <w:marBottom w:val="0"/>
          <w:divBdr>
            <w:top w:val="none" w:sz="0" w:space="0" w:color="auto"/>
            <w:left w:val="none" w:sz="0" w:space="0" w:color="auto"/>
            <w:bottom w:val="none" w:sz="0" w:space="0" w:color="auto"/>
            <w:right w:val="none" w:sz="0" w:space="0" w:color="auto"/>
          </w:divBdr>
        </w:div>
        <w:div w:id="1822575656">
          <w:marLeft w:val="1166"/>
          <w:marRight w:val="0"/>
          <w:marTop w:val="134"/>
          <w:marBottom w:val="0"/>
          <w:divBdr>
            <w:top w:val="none" w:sz="0" w:space="0" w:color="auto"/>
            <w:left w:val="none" w:sz="0" w:space="0" w:color="auto"/>
            <w:bottom w:val="none" w:sz="0" w:space="0" w:color="auto"/>
            <w:right w:val="none" w:sz="0" w:space="0" w:color="auto"/>
          </w:divBdr>
        </w:div>
        <w:div w:id="2054772957">
          <w:marLeft w:val="1166"/>
          <w:marRight w:val="0"/>
          <w:marTop w:val="134"/>
          <w:marBottom w:val="0"/>
          <w:divBdr>
            <w:top w:val="none" w:sz="0" w:space="0" w:color="auto"/>
            <w:left w:val="none" w:sz="0" w:space="0" w:color="auto"/>
            <w:bottom w:val="none" w:sz="0" w:space="0" w:color="auto"/>
            <w:right w:val="none" w:sz="0" w:space="0" w:color="auto"/>
          </w:divBdr>
        </w:div>
      </w:divsChild>
    </w:div>
    <w:div w:id="908344281">
      <w:bodyDiv w:val="1"/>
      <w:marLeft w:val="0"/>
      <w:marRight w:val="0"/>
      <w:marTop w:val="0"/>
      <w:marBottom w:val="0"/>
      <w:divBdr>
        <w:top w:val="none" w:sz="0" w:space="0" w:color="auto"/>
        <w:left w:val="none" w:sz="0" w:space="0" w:color="auto"/>
        <w:bottom w:val="none" w:sz="0" w:space="0" w:color="auto"/>
        <w:right w:val="none" w:sz="0" w:space="0" w:color="auto"/>
      </w:divBdr>
    </w:div>
    <w:div w:id="908421235">
      <w:bodyDiv w:val="1"/>
      <w:marLeft w:val="0"/>
      <w:marRight w:val="0"/>
      <w:marTop w:val="0"/>
      <w:marBottom w:val="0"/>
      <w:divBdr>
        <w:top w:val="none" w:sz="0" w:space="0" w:color="auto"/>
        <w:left w:val="none" w:sz="0" w:space="0" w:color="auto"/>
        <w:bottom w:val="none" w:sz="0" w:space="0" w:color="auto"/>
        <w:right w:val="none" w:sz="0" w:space="0" w:color="auto"/>
      </w:divBdr>
    </w:div>
    <w:div w:id="909148016">
      <w:bodyDiv w:val="1"/>
      <w:marLeft w:val="0"/>
      <w:marRight w:val="0"/>
      <w:marTop w:val="0"/>
      <w:marBottom w:val="0"/>
      <w:divBdr>
        <w:top w:val="none" w:sz="0" w:space="0" w:color="auto"/>
        <w:left w:val="none" w:sz="0" w:space="0" w:color="auto"/>
        <w:bottom w:val="none" w:sz="0" w:space="0" w:color="auto"/>
        <w:right w:val="none" w:sz="0" w:space="0" w:color="auto"/>
      </w:divBdr>
      <w:divsChild>
        <w:div w:id="418720626">
          <w:marLeft w:val="1166"/>
          <w:marRight w:val="0"/>
          <w:marTop w:val="96"/>
          <w:marBottom w:val="0"/>
          <w:divBdr>
            <w:top w:val="none" w:sz="0" w:space="0" w:color="auto"/>
            <w:left w:val="none" w:sz="0" w:space="0" w:color="auto"/>
            <w:bottom w:val="none" w:sz="0" w:space="0" w:color="auto"/>
            <w:right w:val="none" w:sz="0" w:space="0" w:color="auto"/>
          </w:divBdr>
        </w:div>
        <w:div w:id="644241784">
          <w:marLeft w:val="1166"/>
          <w:marRight w:val="0"/>
          <w:marTop w:val="96"/>
          <w:marBottom w:val="0"/>
          <w:divBdr>
            <w:top w:val="none" w:sz="0" w:space="0" w:color="auto"/>
            <w:left w:val="none" w:sz="0" w:space="0" w:color="auto"/>
            <w:bottom w:val="none" w:sz="0" w:space="0" w:color="auto"/>
            <w:right w:val="none" w:sz="0" w:space="0" w:color="auto"/>
          </w:divBdr>
        </w:div>
        <w:div w:id="1355425611">
          <w:marLeft w:val="1166"/>
          <w:marRight w:val="0"/>
          <w:marTop w:val="96"/>
          <w:marBottom w:val="0"/>
          <w:divBdr>
            <w:top w:val="none" w:sz="0" w:space="0" w:color="auto"/>
            <w:left w:val="none" w:sz="0" w:space="0" w:color="auto"/>
            <w:bottom w:val="none" w:sz="0" w:space="0" w:color="auto"/>
            <w:right w:val="none" w:sz="0" w:space="0" w:color="auto"/>
          </w:divBdr>
        </w:div>
        <w:div w:id="1390037688">
          <w:marLeft w:val="1800"/>
          <w:marRight w:val="0"/>
          <w:marTop w:val="86"/>
          <w:marBottom w:val="0"/>
          <w:divBdr>
            <w:top w:val="none" w:sz="0" w:space="0" w:color="auto"/>
            <w:left w:val="none" w:sz="0" w:space="0" w:color="auto"/>
            <w:bottom w:val="none" w:sz="0" w:space="0" w:color="auto"/>
            <w:right w:val="none" w:sz="0" w:space="0" w:color="auto"/>
          </w:divBdr>
        </w:div>
        <w:div w:id="1414815195">
          <w:marLeft w:val="1166"/>
          <w:marRight w:val="0"/>
          <w:marTop w:val="96"/>
          <w:marBottom w:val="0"/>
          <w:divBdr>
            <w:top w:val="none" w:sz="0" w:space="0" w:color="auto"/>
            <w:left w:val="none" w:sz="0" w:space="0" w:color="auto"/>
            <w:bottom w:val="none" w:sz="0" w:space="0" w:color="auto"/>
            <w:right w:val="none" w:sz="0" w:space="0" w:color="auto"/>
          </w:divBdr>
        </w:div>
        <w:div w:id="2097437526">
          <w:marLeft w:val="1800"/>
          <w:marRight w:val="0"/>
          <w:marTop w:val="86"/>
          <w:marBottom w:val="0"/>
          <w:divBdr>
            <w:top w:val="none" w:sz="0" w:space="0" w:color="auto"/>
            <w:left w:val="none" w:sz="0" w:space="0" w:color="auto"/>
            <w:bottom w:val="none" w:sz="0" w:space="0" w:color="auto"/>
            <w:right w:val="none" w:sz="0" w:space="0" w:color="auto"/>
          </w:divBdr>
        </w:div>
        <w:div w:id="2103602403">
          <w:marLeft w:val="1166"/>
          <w:marRight w:val="0"/>
          <w:marTop w:val="96"/>
          <w:marBottom w:val="0"/>
          <w:divBdr>
            <w:top w:val="none" w:sz="0" w:space="0" w:color="auto"/>
            <w:left w:val="none" w:sz="0" w:space="0" w:color="auto"/>
            <w:bottom w:val="none" w:sz="0" w:space="0" w:color="auto"/>
            <w:right w:val="none" w:sz="0" w:space="0" w:color="auto"/>
          </w:divBdr>
        </w:div>
        <w:div w:id="2144807213">
          <w:marLeft w:val="547"/>
          <w:marRight w:val="0"/>
          <w:marTop w:val="115"/>
          <w:marBottom w:val="0"/>
          <w:divBdr>
            <w:top w:val="none" w:sz="0" w:space="0" w:color="auto"/>
            <w:left w:val="none" w:sz="0" w:space="0" w:color="auto"/>
            <w:bottom w:val="none" w:sz="0" w:space="0" w:color="auto"/>
            <w:right w:val="none" w:sz="0" w:space="0" w:color="auto"/>
          </w:divBdr>
        </w:div>
      </w:divsChild>
    </w:div>
    <w:div w:id="910118558">
      <w:bodyDiv w:val="1"/>
      <w:marLeft w:val="0"/>
      <w:marRight w:val="0"/>
      <w:marTop w:val="0"/>
      <w:marBottom w:val="0"/>
      <w:divBdr>
        <w:top w:val="none" w:sz="0" w:space="0" w:color="auto"/>
        <w:left w:val="none" w:sz="0" w:space="0" w:color="auto"/>
        <w:bottom w:val="none" w:sz="0" w:space="0" w:color="auto"/>
        <w:right w:val="none" w:sz="0" w:space="0" w:color="auto"/>
      </w:divBdr>
    </w:div>
    <w:div w:id="910238276">
      <w:bodyDiv w:val="1"/>
      <w:marLeft w:val="0"/>
      <w:marRight w:val="0"/>
      <w:marTop w:val="0"/>
      <w:marBottom w:val="0"/>
      <w:divBdr>
        <w:top w:val="none" w:sz="0" w:space="0" w:color="auto"/>
        <w:left w:val="none" w:sz="0" w:space="0" w:color="auto"/>
        <w:bottom w:val="none" w:sz="0" w:space="0" w:color="auto"/>
        <w:right w:val="none" w:sz="0" w:space="0" w:color="auto"/>
      </w:divBdr>
    </w:div>
    <w:div w:id="911428725">
      <w:bodyDiv w:val="1"/>
      <w:marLeft w:val="0"/>
      <w:marRight w:val="0"/>
      <w:marTop w:val="0"/>
      <w:marBottom w:val="0"/>
      <w:divBdr>
        <w:top w:val="none" w:sz="0" w:space="0" w:color="auto"/>
        <w:left w:val="none" w:sz="0" w:space="0" w:color="auto"/>
        <w:bottom w:val="none" w:sz="0" w:space="0" w:color="auto"/>
        <w:right w:val="none" w:sz="0" w:space="0" w:color="auto"/>
      </w:divBdr>
      <w:divsChild>
        <w:div w:id="1706444403">
          <w:marLeft w:val="0"/>
          <w:marRight w:val="0"/>
          <w:marTop w:val="0"/>
          <w:marBottom w:val="0"/>
          <w:divBdr>
            <w:top w:val="none" w:sz="0" w:space="0" w:color="auto"/>
            <w:left w:val="none" w:sz="0" w:space="0" w:color="auto"/>
            <w:bottom w:val="none" w:sz="0" w:space="0" w:color="auto"/>
            <w:right w:val="none" w:sz="0" w:space="0" w:color="auto"/>
          </w:divBdr>
          <w:divsChild>
            <w:div w:id="723061437">
              <w:marLeft w:val="0"/>
              <w:marRight w:val="0"/>
              <w:marTop w:val="0"/>
              <w:marBottom w:val="0"/>
              <w:divBdr>
                <w:top w:val="none" w:sz="0" w:space="0" w:color="auto"/>
                <w:left w:val="none" w:sz="0" w:space="0" w:color="auto"/>
                <w:bottom w:val="none" w:sz="0" w:space="0" w:color="auto"/>
                <w:right w:val="none" w:sz="0" w:space="0" w:color="auto"/>
              </w:divBdr>
            </w:div>
            <w:div w:id="1039011488">
              <w:marLeft w:val="0"/>
              <w:marRight w:val="0"/>
              <w:marTop w:val="0"/>
              <w:marBottom w:val="0"/>
              <w:divBdr>
                <w:top w:val="none" w:sz="0" w:space="0" w:color="auto"/>
                <w:left w:val="none" w:sz="0" w:space="0" w:color="auto"/>
                <w:bottom w:val="none" w:sz="0" w:space="0" w:color="auto"/>
                <w:right w:val="none" w:sz="0" w:space="0" w:color="auto"/>
              </w:divBdr>
            </w:div>
            <w:div w:id="1113206465">
              <w:marLeft w:val="0"/>
              <w:marRight w:val="0"/>
              <w:marTop w:val="0"/>
              <w:marBottom w:val="0"/>
              <w:divBdr>
                <w:top w:val="none" w:sz="0" w:space="0" w:color="auto"/>
                <w:left w:val="none" w:sz="0" w:space="0" w:color="auto"/>
                <w:bottom w:val="none" w:sz="0" w:space="0" w:color="auto"/>
                <w:right w:val="none" w:sz="0" w:space="0" w:color="auto"/>
              </w:divBdr>
            </w:div>
            <w:div w:id="1155224290">
              <w:marLeft w:val="0"/>
              <w:marRight w:val="0"/>
              <w:marTop w:val="0"/>
              <w:marBottom w:val="0"/>
              <w:divBdr>
                <w:top w:val="none" w:sz="0" w:space="0" w:color="auto"/>
                <w:left w:val="none" w:sz="0" w:space="0" w:color="auto"/>
                <w:bottom w:val="none" w:sz="0" w:space="0" w:color="auto"/>
                <w:right w:val="none" w:sz="0" w:space="0" w:color="auto"/>
              </w:divBdr>
            </w:div>
            <w:div w:id="1404836785">
              <w:marLeft w:val="0"/>
              <w:marRight w:val="0"/>
              <w:marTop w:val="0"/>
              <w:marBottom w:val="0"/>
              <w:divBdr>
                <w:top w:val="none" w:sz="0" w:space="0" w:color="auto"/>
                <w:left w:val="none" w:sz="0" w:space="0" w:color="auto"/>
                <w:bottom w:val="none" w:sz="0" w:space="0" w:color="auto"/>
                <w:right w:val="none" w:sz="0" w:space="0" w:color="auto"/>
              </w:divBdr>
            </w:div>
            <w:div w:id="190632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05340">
      <w:bodyDiv w:val="1"/>
      <w:marLeft w:val="0"/>
      <w:marRight w:val="0"/>
      <w:marTop w:val="0"/>
      <w:marBottom w:val="0"/>
      <w:divBdr>
        <w:top w:val="none" w:sz="0" w:space="0" w:color="auto"/>
        <w:left w:val="none" w:sz="0" w:space="0" w:color="auto"/>
        <w:bottom w:val="none" w:sz="0" w:space="0" w:color="auto"/>
        <w:right w:val="none" w:sz="0" w:space="0" w:color="auto"/>
      </w:divBdr>
    </w:div>
    <w:div w:id="911739970">
      <w:bodyDiv w:val="1"/>
      <w:marLeft w:val="0"/>
      <w:marRight w:val="0"/>
      <w:marTop w:val="0"/>
      <w:marBottom w:val="0"/>
      <w:divBdr>
        <w:top w:val="none" w:sz="0" w:space="0" w:color="auto"/>
        <w:left w:val="none" w:sz="0" w:space="0" w:color="auto"/>
        <w:bottom w:val="none" w:sz="0" w:space="0" w:color="auto"/>
        <w:right w:val="none" w:sz="0" w:space="0" w:color="auto"/>
      </w:divBdr>
      <w:divsChild>
        <w:div w:id="560748324">
          <w:marLeft w:val="1800"/>
          <w:marRight w:val="0"/>
          <w:marTop w:val="91"/>
          <w:marBottom w:val="0"/>
          <w:divBdr>
            <w:top w:val="none" w:sz="0" w:space="0" w:color="auto"/>
            <w:left w:val="none" w:sz="0" w:space="0" w:color="auto"/>
            <w:bottom w:val="none" w:sz="0" w:space="0" w:color="auto"/>
            <w:right w:val="none" w:sz="0" w:space="0" w:color="auto"/>
          </w:divBdr>
        </w:div>
        <w:div w:id="663819952">
          <w:marLeft w:val="547"/>
          <w:marRight w:val="0"/>
          <w:marTop w:val="120"/>
          <w:marBottom w:val="0"/>
          <w:divBdr>
            <w:top w:val="none" w:sz="0" w:space="0" w:color="auto"/>
            <w:left w:val="none" w:sz="0" w:space="0" w:color="auto"/>
            <w:bottom w:val="none" w:sz="0" w:space="0" w:color="auto"/>
            <w:right w:val="none" w:sz="0" w:space="0" w:color="auto"/>
          </w:divBdr>
        </w:div>
        <w:div w:id="1201942479">
          <w:marLeft w:val="1800"/>
          <w:marRight w:val="0"/>
          <w:marTop w:val="91"/>
          <w:marBottom w:val="0"/>
          <w:divBdr>
            <w:top w:val="none" w:sz="0" w:space="0" w:color="auto"/>
            <w:left w:val="none" w:sz="0" w:space="0" w:color="auto"/>
            <w:bottom w:val="none" w:sz="0" w:space="0" w:color="auto"/>
            <w:right w:val="none" w:sz="0" w:space="0" w:color="auto"/>
          </w:divBdr>
        </w:div>
        <w:div w:id="1433359367">
          <w:marLeft w:val="547"/>
          <w:marRight w:val="0"/>
          <w:marTop w:val="120"/>
          <w:marBottom w:val="0"/>
          <w:divBdr>
            <w:top w:val="none" w:sz="0" w:space="0" w:color="auto"/>
            <w:left w:val="none" w:sz="0" w:space="0" w:color="auto"/>
            <w:bottom w:val="none" w:sz="0" w:space="0" w:color="auto"/>
            <w:right w:val="none" w:sz="0" w:space="0" w:color="auto"/>
          </w:divBdr>
        </w:div>
        <w:div w:id="1513758797">
          <w:marLeft w:val="1166"/>
          <w:marRight w:val="0"/>
          <w:marTop w:val="106"/>
          <w:marBottom w:val="0"/>
          <w:divBdr>
            <w:top w:val="none" w:sz="0" w:space="0" w:color="auto"/>
            <w:left w:val="none" w:sz="0" w:space="0" w:color="auto"/>
            <w:bottom w:val="none" w:sz="0" w:space="0" w:color="auto"/>
            <w:right w:val="none" w:sz="0" w:space="0" w:color="auto"/>
          </w:divBdr>
        </w:div>
        <w:div w:id="1594900131">
          <w:marLeft w:val="1800"/>
          <w:marRight w:val="0"/>
          <w:marTop w:val="91"/>
          <w:marBottom w:val="0"/>
          <w:divBdr>
            <w:top w:val="none" w:sz="0" w:space="0" w:color="auto"/>
            <w:left w:val="none" w:sz="0" w:space="0" w:color="auto"/>
            <w:bottom w:val="none" w:sz="0" w:space="0" w:color="auto"/>
            <w:right w:val="none" w:sz="0" w:space="0" w:color="auto"/>
          </w:divBdr>
        </w:div>
        <w:div w:id="1638533538">
          <w:marLeft w:val="1800"/>
          <w:marRight w:val="0"/>
          <w:marTop w:val="91"/>
          <w:marBottom w:val="0"/>
          <w:divBdr>
            <w:top w:val="none" w:sz="0" w:space="0" w:color="auto"/>
            <w:left w:val="none" w:sz="0" w:space="0" w:color="auto"/>
            <w:bottom w:val="none" w:sz="0" w:space="0" w:color="auto"/>
            <w:right w:val="none" w:sz="0" w:space="0" w:color="auto"/>
          </w:divBdr>
        </w:div>
        <w:div w:id="2057662321">
          <w:marLeft w:val="1166"/>
          <w:marRight w:val="0"/>
          <w:marTop w:val="106"/>
          <w:marBottom w:val="0"/>
          <w:divBdr>
            <w:top w:val="none" w:sz="0" w:space="0" w:color="auto"/>
            <w:left w:val="none" w:sz="0" w:space="0" w:color="auto"/>
            <w:bottom w:val="none" w:sz="0" w:space="0" w:color="auto"/>
            <w:right w:val="none" w:sz="0" w:space="0" w:color="auto"/>
          </w:divBdr>
        </w:div>
      </w:divsChild>
    </w:div>
    <w:div w:id="913054715">
      <w:bodyDiv w:val="1"/>
      <w:marLeft w:val="0"/>
      <w:marRight w:val="0"/>
      <w:marTop w:val="0"/>
      <w:marBottom w:val="0"/>
      <w:divBdr>
        <w:top w:val="none" w:sz="0" w:space="0" w:color="auto"/>
        <w:left w:val="none" w:sz="0" w:space="0" w:color="auto"/>
        <w:bottom w:val="none" w:sz="0" w:space="0" w:color="auto"/>
        <w:right w:val="none" w:sz="0" w:space="0" w:color="auto"/>
      </w:divBdr>
      <w:divsChild>
        <w:div w:id="67578827">
          <w:marLeft w:val="1166"/>
          <w:marRight w:val="0"/>
          <w:marTop w:val="0"/>
          <w:marBottom w:val="0"/>
          <w:divBdr>
            <w:top w:val="none" w:sz="0" w:space="0" w:color="auto"/>
            <w:left w:val="none" w:sz="0" w:space="0" w:color="auto"/>
            <w:bottom w:val="none" w:sz="0" w:space="0" w:color="auto"/>
            <w:right w:val="none" w:sz="0" w:space="0" w:color="auto"/>
          </w:divBdr>
        </w:div>
        <w:div w:id="596258499">
          <w:marLeft w:val="1166"/>
          <w:marRight w:val="0"/>
          <w:marTop w:val="0"/>
          <w:marBottom w:val="0"/>
          <w:divBdr>
            <w:top w:val="none" w:sz="0" w:space="0" w:color="auto"/>
            <w:left w:val="none" w:sz="0" w:space="0" w:color="auto"/>
            <w:bottom w:val="none" w:sz="0" w:space="0" w:color="auto"/>
            <w:right w:val="none" w:sz="0" w:space="0" w:color="auto"/>
          </w:divBdr>
        </w:div>
        <w:div w:id="724449558">
          <w:marLeft w:val="1166"/>
          <w:marRight w:val="0"/>
          <w:marTop w:val="0"/>
          <w:marBottom w:val="0"/>
          <w:divBdr>
            <w:top w:val="none" w:sz="0" w:space="0" w:color="auto"/>
            <w:left w:val="none" w:sz="0" w:space="0" w:color="auto"/>
            <w:bottom w:val="none" w:sz="0" w:space="0" w:color="auto"/>
            <w:right w:val="none" w:sz="0" w:space="0" w:color="auto"/>
          </w:divBdr>
        </w:div>
        <w:div w:id="835918652">
          <w:marLeft w:val="1166"/>
          <w:marRight w:val="0"/>
          <w:marTop w:val="0"/>
          <w:marBottom w:val="0"/>
          <w:divBdr>
            <w:top w:val="none" w:sz="0" w:space="0" w:color="auto"/>
            <w:left w:val="none" w:sz="0" w:space="0" w:color="auto"/>
            <w:bottom w:val="none" w:sz="0" w:space="0" w:color="auto"/>
            <w:right w:val="none" w:sz="0" w:space="0" w:color="auto"/>
          </w:divBdr>
        </w:div>
        <w:div w:id="924460713">
          <w:marLeft w:val="547"/>
          <w:marRight w:val="0"/>
          <w:marTop w:val="0"/>
          <w:marBottom w:val="0"/>
          <w:divBdr>
            <w:top w:val="none" w:sz="0" w:space="0" w:color="auto"/>
            <w:left w:val="none" w:sz="0" w:space="0" w:color="auto"/>
            <w:bottom w:val="none" w:sz="0" w:space="0" w:color="auto"/>
            <w:right w:val="none" w:sz="0" w:space="0" w:color="auto"/>
          </w:divBdr>
        </w:div>
        <w:div w:id="954944806">
          <w:marLeft w:val="1166"/>
          <w:marRight w:val="0"/>
          <w:marTop w:val="0"/>
          <w:marBottom w:val="0"/>
          <w:divBdr>
            <w:top w:val="none" w:sz="0" w:space="0" w:color="auto"/>
            <w:left w:val="none" w:sz="0" w:space="0" w:color="auto"/>
            <w:bottom w:val="none" w:sz="0" w:space="0" w:color="auto"/>
            <w:right w:val="none" w:sz="0" w:space="0" w:color="auto"/>
          </w:divBdr>
        </w:div>
        <w:div w:id="977153775">
          <w:marLeft w:val="1166"/>
          <w:marRight w:val="0"/>
          <w:marTop w:val="0"/>
          <w:marBottom w:val="0"/>
          <w:divBdr>
            <w:top w:val="none" w:sz="0" w:space="0" w:color="auto"/>
            <w:left w:val="none" w:sz="0" w:space="0" w:color="auto"/>
            <w:bottom w:val="none" w:sz="0" w:space="0" w:color="auto"/>
            <w:right w:val="none" w:sz="0" w:space="0" w:color="auto"/>
          </w:divBdr>
        </w:div>
        <w:div w:id="987980172">
          <w:marLeft w:val="547"/>
          <w:marRight w:val="0"/>
          <w:marTop w:val="0"/>
          <w:marBottom w:val="0"/>
          <w:divBdr>
            <w:top w:val="none" w:sz="0" w:space="0" w:color="auto"/>
            <w:left w:val="none" w:sz="0" w:space="0" w:color="auto"/>
            <w:bottom w:val="none" w:sz="0" w:space="0" w:color="auto"/>
            <w:right w:val="none" w:sz="0" w:space="0" w:color="auto"/>
          </w:divBdr>
        </w:div>
        <w:div w:id="1489783561">
          <w:marLeft w:val="547"/>
          <w:marRight w:val="0"/>
          <w:marTop w:val="0"/>
          <w:marBottom w:val="0"/>
          <w:divBdr>
            <w:top w:val="none" w:sz="0" w:space="0" w:color="auto"/>
            <w:left w:val="none" w:sz="0" w:space="0" w:color="auto"/>
            <w:bottom w:val="none" w:sz="0" w:space="0" w:color="auto"/>
            <w:right w:val="none" w:sz="0" w:space="0" w:color="auto"/>
          </w:divBdr>
        </w:div>
        <w:div w:id="1638755323">
          <w:marLeft w:val="547"/>
          <w:marRight w:val="0"/>
          <w:marTop w:val="0"/>
          <w:marBottom w:val="0"/>
          <w:divBdr>
            <w:top w:val="none" w:sz="0" w:space="0" w:color="auto"/>
            <w:left w:val="none" w:sz="0" w:space="0" w:color="auto"/>
            <w:bottom w:val="none" w:sz="0" w:space="0" w:color="auto"/>
            <w:right w:val="none" w:sz="0" w:space="0" w:color="auto"/>
          </w:divBdr>
        </w:div>
        <w:div w:id="1688944313">
          <w:marLeft w:val="547"/>
          <w:marRight w:val="0"/>
          <w:marTop w:val="0"/>
          <w:marBottom w:val="0"/>
          <w:divBdr>
            <w:top w:val="none" w:sz="0" w:space="0" w:color="auto"/>
            <w:left w:val="none" w:sz="0" w:space="0" w:color="auto"/>
            <w:bottom w:val="none" w:sz="0" w:space="0" w:color="auto"/>
            <w:right w:val="none" w:sz="0" w:space="0" w:color="auto"/>
          </w:divBdr>
        </w:div>
      </w:divsChild>
    </w:div>
    <w:div w:id="914437520">
      <w:bodyDiv w:val="1"/>
      <w:marLeft w:val="0"/>
      <w:marRight w:val="0"/>
      <w:marTop w:val="0"/>
      <w:marBottom w:val="0"/>
      <w:divBdr>
        <w:top w:val="none" w:sz="0" w:space="0" w:color="auto"/>
        <w:left w:val="none" w:sz="0" w:space="0" w:color="auto"/>
        <w:bottom w:val="none" w:sz="0" w:space="0" w:color="auto"/>
        <w:right w:val="none" w:sz="0" w:space="0" w:color="auto"/>
      </w:divBdr>
    </w:div>
    <w:div w:id="915285353">
      <w:bodyDiv w:val="1"/>
      <w:marLeft w:val="0"/>
      <w:marRight w:val="0"/>
      <w:marTop w:val="0"/>
      <w:marBottom w:val="0"/>
      <w:divBdr>
        <w:top w:val="none" w:sz="0" w:space="0" w:color="auto"/>
        <w:left w:val="none" w:sz="0" w:space="0" w:color="auto"/>
        <w:bottom w:val="none" w:sz="0" w:space="0" w:color="auto"/>
        <w:right w:val="none" w:sz="0" w:space="0" w:color="auto"/>
      </w:divBdr>
      <w:divsChild>
        <w:div w:id="634532785">
          <w:marLeft w:val="547"/>
          <w:marRight w:val="0"/>
          <w:marTop w:val="154"/>
          <w:marBottom w:val="0"/>
          <w:divBdr>
            <w:top w:val="none" w:sz="0" w:space="0" w:color="auto"/>
            <w:left w:val="none" w:sz="0" w:space="0" w:color="auto"/>
            <w:bottom w:val="none" w:sz="0" w:space="0" w:color="auto"/>
            <w:right w:val="none" w:sz="0" w:space="0" w:color="auto"/>
          </w:divBdr>
        </w:div>
        <w:div w:id="787360689">
          <w:marLeft w:val="547"/>
          <w:marRight w:val="0"/>
          <w:marTop w:val="154"/>
          <w:marBottom w:val="0"/>
          <w:divBdr>
            <w:top w:val="none" w:sz="0" w:space="0" w:color="auto"/>
            <w:left w:val="none" w:sz="0" w:space="0" w:color="auto"/>
            <w:bottom w:val="none" w:sz="0" w:space="0" w:color="auto"/>
            <w:right w:val="none" w:sz="0" w:space="0" w:color="auto"/>
          </w:divBdr>
        </w:div>
        <w:div w:id="1861969989">
          <w:marLeft w:val="1166"/>
          <w:marRight w:val="0"/>
          <w:marTop w:val="134"/>
          <w:marBottom w:val="0"/>
          <w:divBdr>
            <w:top w:val="none" w:sz="0" w:space="0" w:color="auto"/>
            <w:left w:val="none" w:sz="0" w:space="0" w:color="auto"/>
            <w:bottom w:val="none" w:sz="0" w:space="0" w:color="auto"/>
            <w:right w:val="none" w:sz="0" w:space="0" w:color="auto"/>
          </w:divBdr>
        </w:div>
      </w:divsChild>
    </w:div>
    <w:div w:id="915745893">
      <w:bodyDiv w:val="1"/>
      <w:marLeft w:val="0"/>
      <w:marRight w:val="0"/>
      <w:marTop w:val="0"/>
      <w:marBottom w:val="0"/>
      <w:divBdr>
        <w:top w:val="none" w:sz="0" w:space="0" w:color="auto"/>
        <w:left w:val="none" w:sz="0" w:space="0" w:color="auto"/>
        <w:bottom w:val="none" w:sz="0" w:space="0" w:color="auto"/>
        <w:right w:val="none" w:sz="0" w:space="0" w:color="auto"/>
      </w:divBdr>
    </w:div>
    <w:div w:id="915936041">
      <w:bodyDiv w:val="1"/>
      <w:marLeft w:val="0"/>
      <w:marRight w:val="0"/>
      <w:marTop w:val="0"/>
      <w:marBottom w:val="0"/>
      <w:divBdr>
        <w:top w:val="none" w:sz="0" w:space="0" w:color="auto"/>
        <w:left w:val="none" w:sz="0" w:space="0" w:color="auto"/>
        <w:bottom w:val="none" w:sz="0" w:space="0" w:color="auto"/>
        <w:right w:val="none" w:sz="0" w:space="0" w:color="auto"/>
      </w:divBdr>
      <w:divsChild>
        <w:div w:id="958269030">
          <w:marLeft w:val="547"/>
          <w:marRight w:val="0"/>
          <w:marTop w:val="115"/>
          <w:marBottom w:val="0"/>
          <w:divBdr>
            <w:top w:val="none" w:sz="0" w:space="0" w:color="auto"/>
            <w:left w:val="none" w:sz="0" w:space="0" w:color="auto"/>
            <w:bottom w:val="none" w:sz="0" w:space="0" w:color="auto"/>
            <w:right w:val="none" w:sz="0" w:space="0" w:color="auto"/>
          </w:divBdr>
        </w:div>
        <w:div w:id="986012792">
          <w:marLeft w:val="547"/>
          <w:marRight w:val="0"/>
          <w:marTop w:val="115"/>
          <w:marBottom w:val="0"/>
          <w:divBdr>
            <w:top w:val="none" w:sz="0" w:space="0" w:color="auto"/>
            <w:left w:val="none" w:sz="0" w:space="0" w:color="auto"/>
            <w:bottom w:val="none" w:sz="0" w:space="0" w:color="auto"/>
            <w:right w:val="none" w:sz="0" w:space="0" w:color="auto"/>
          </w:divBdr>
        </w:div>
        <w:div w:id="1361131564">
          <w:marLeft w:val="1166"/>
          <w:marRight w:val="0"/>
          <w:marTop w:val="96"/>
          <w:marBottom w:val="0"/>
          <w:divBdr>
            <w:top w:val="none" w:sz="0" w:space="0" w:color="auto"/>
            <w:left w:val="none" w:sz="0" w:space="0" w:color="auto"/>
            <w:bottom w:val="none" w:sz="0" w:space="0" w:color="auto"/>
            <w:right w:val="none" w:sz="0" w:space="0" w:color="auto"/>
          </w:divBdr>
        </w:div>
        <w:div w:id="1372219378">
          <w:marLeft w:val="1166"/>
          <w:marRight w:val="0"/>
          <w:marTop w:val="96"/>
          <w:marBottom w:val="0"/>
          <w:divBdr>
            <w:top w:val="none" w:sz="0" w:space="0" w:color="auto"/>
            <w:left w:val="none" w:sz="0" w:space="0" w:color="auto"/>
            <w:bottom w:val="none" w:sz="0" w:space="0" w:color="auto"/>
            <w:right w:val="none" w:sz="0" w:space="0" w:color="auto"/>
          </w:divBdr>
        </w:div>
        <w:div w:id="1484812091">
          <w:marLeft w:val="1166"/>
          <w:marRight w:val="0"/>
          <w:marTop w:val="96"/>
          <w:marBottom w:val="0"/>
          <w:divBdr>
            <w:top w:val="none" w:sz="0" w:space="0" w:color="auto"/>
            <w:left w:val="none" w:sz="0" w:space="0" w:color="auto"/>
            <w:bottom w:val="none" w:sz="0" w:space="0" w:color="auto"/>
            <w:right w:val="none" w:sz="0" w:space="0" w:color="auto"/>
          </w:divBdr>
        </w:div>
        <w:div w:id="1659767145">
          <w:marLeft w:val="547"/>
          <w:marRight w:val="0"/>
          <w:marTop w:val="115"/>
          <w:marBottom w:val="0"/>
          <w:divBdr>
            <w:top w:val="none" w:sz="0" w:space="0" w:color="auto"/>
            <w:left w:val="none" w:sz="0" w:space="0" w:color="auto"/>
            <w:bottom w:val="none" w:sz="0" w:space="0" w:color="auto"/>
            <w:right w:val="none" w:sz="0" w:space="0" w:color="auto"/>
          </w:divBdr>
        </w:div>
        <w:div w:id="2024890726">
          <w:marLeft w:val="1166"/>
          <w:marRight w:val="0"/>
          <w:marTop w:val="96"/>
          <w:marBottom w:val="0"/>
          <w:divBdr>
            <w:top w:val="none" w:sz="0" w:space="0" w:color="auto"/>
            <w:left w:val="none" w:sz="0" w:space="0" w:color="auto"/>
            <w:bottom w:val="none" w:sz="0" w:space="0" w:color="auto"/>
            <w:right w:val="none" w:sz="0" w:space="0" w:color="auto"/>
          </w:divBdr>
        </w:div>
        <w:div w:id="2071995251">
          <w:marLeft w:val="1166"/>
          <w:marRight w:val="0"/>
          <w:marTop w:val="77"/>
          <w:marBottom w:val="0"/>
          <w:divBdr>
            <w:top w:val="none" w:sz="0" w:space="0" w:color="auto"/>
            <w:left w:val="none" w:sz="0" w:space="0" w:color="auto"/>
            <w:bottom w:val="none" w:sz="0" w:space="0" w:color="auto"/>
            <w:right w:val="none" w:sz="0" w:space="0" w:color="auto"/>
          </w:divBdr>
        </w:div>
      </w:divsChild>
    </w:div>
    <w:div w:id="917716601">
      <w:bodyDiv w:val="1"/>
      <w:marLeft w:val="0"/>
      <w:marRight w:val="0"/>
      <w:marTop w:val="0"/>
      <w:marBottom w:val="0"/>
      <w:divBdr>
        <w:top w:val="none" w:sz="0" w:space="0" w:color="auto"/>
        <w:left w:val="none" w:sz="0" w:space="0" w:color="auto"/>
        <w:bottom w:val="none" w:sz="0" w:space="0" w:color="auto"/>
        <w:right w:val="none" w:sz="0" w:space="0" w:color="auto"/>
      </w:divBdr>
    </w:div>
    <w:div w:id="919291910">
      <w:bodyDiv w:val="1"/>
      <w:marLeft w:val="0"/>
      <w:marRight w:val="0"/>
      <w:marTop w:val="0"/>
      <w:marBottom w:val="0"/>
      <w:divBdr>
        <w:top w:val="none" w:sz="0" w:space="0" w:color="auto"/>
        <w:left w:val="none" w:sz="0" w:space="0" w:color="auto"/>
        <w:bottom w:val="none" w:sz="0" w:space="0" w:color="auto"/>
        <w:right w:val="none" w:sz="0" w:space="0" w:color="auto"/>
      </w:divBdr>
    </w:div>
    <w:div w:id="919994504">
      <w:bodyDiv w:val="1"/>
      <w:marLeft w:val="0"/>
      <w:marRight w:val="0"/>
      <w:marTop w:val="0"/>
      <w:marBottom w:val="0"/>
      <w:divBdr>
        <w:top w:val="none" w:sz="0" w:space="0" w:color="auto"/>
        <w:left w:val="none" w:sz="0" w:space="0" w:color="auto"/>
        <w:bottom w:val="none" w:sz="0" w:space="0" w:color="auto"/>
        <w:right w:val="none" w:sz="0" w:space="0" w:color="auto"/>
      </w:divBdr>
    </w:div>
    <w:div w:id="920023182">
      <w:bodyDiv w:val="1"/>
      <w:marLeft w:val="0"/>
      <w:marRight w:val="0"/>
      <w:marTop w:val="0"/>
      <w:marBottom w:val="0"/>
      <w:divBdr>
        <w:top w:val="none" w:sz="0" w:space="0" w:color="auto"/>
        <w:left w:val="none" w:sz="0" w:space="0" w:color="auto"/>
        <w:bottom w:val="none" w:sz="0" w:space="0" w:color="auto"/>
        <w:right w:val="none" w:sz="0" w:space="0" w:color="auto"/>
      </w:divBdr>
    </w:div>
    <w:div w:id="920526485">
      <w:bodyDiv w:val="1"/>
      <w:marLeft w:val="0"/>
      <w:marRight w:val="0"/>
      <w:marTop w:val="0"/>
      <w:marBottom w:val="0"/>
      <w:divBdr>
        <w:top w:val="none" w:sz="0" w:space="0" w:color="auto"/>
        <w:left w:val="none" w:sz="0" w:space="0" w:color="auto"/>
        <w:bottom w:val="none" w:sz="0" w:space="0" w:color="auto"/>
        <w:right w:val="none" w:sz="0" w:space="0" w:color="auto"/>
      </w:divBdr>
      <w:divsChild>
        <w:div w:id="518858813">
          <w:marLeft w:val="360"/>
          <w:marRight w:val="0"/>
          <w:marTop w:val="200"/>
          <w:marBottom w:val="0"/>
          <w:divBdr>
            <w:top w:val="none" w:sz="0" w:space="0" w:color="auto"/>
            <w:left w:val="none" w:sz="0" w:space="0" w:color="auto"/>
            <w:bottom w:val="none" w:sz="0" w:space="0" w:color="auto"/>
            <w:right w:val="none" w:sz="0" w:space="0" w:color="auto"/>
          </w:divBdr>
        </w:div>
        <w:div w:id="1013848945">
          <w:marLeft w:val="360"/>
          <w:marRight w:val="0"/>
          <w:marTop w:val="200"/>
          <w:marBottom w:val="0"/>
          <w:divBdr>
            <w:top w:val="none" w:sz="0" w:space="0" w:color="auto"/>
            <w:left w:val="none" w:sz="0" w:space="0" w:color="auto"/>
            <w:bottom w:val="none" w:sz="0" w:space="0" w:color="auto"/>
            <w:right w:val="none" w:sz="0" w:space="0" w:color="auto"/>
          </w:divBdr>
        </w:div>
        <w:div w:id="1169439586">
          <w:marLeft w:val="360"/>
          <w:marRight w:val="0"/>
          <w:marTop w:val="200"/>
          <w:marBottom w:val="0"/>
          <w:divBdr>
            <w:top w:val="none" w:sz="0" w:space="0" w:color="auto"/>
            <w:left w:val="none" w:sz="0" w:space="0" w:color="auto"/>
            <w:bottom w:val="none" w:sz="0" w:space="0" w:color="auto"/>
            <w:right w:val="none" w:sz="0" w:space="0" w:color="auto"/>
          </w:divBdr>
        </w:div>
      </w:divsChild>
    </w:div>
    <w:div w:id="925113558">
      <w:bodyDiv w:val="1"/>
      <w:marLeft w:val="0"/>
      <w:marRight w:val="0"/>
      <w:marTop w:val="0"/>
      <w:marBottom w:val="0"/>
      <w:divBdr>
        <w:top w:val="none" w:sz="0" w:space="0" w:color="auto"/>
        <w:left w:val="none" w:sz="0" w:space="0" w:color="auto"/>
        <w:bottom w:val="none" w:sz="0" w:space="0" w:color="auto"/>
        <w:right w:val="none" w:sz="0" w:space="0" w:color="auto"/>
      </w:divBdr>
    </w:div>
    <w:div w:id="925653406">
      <w:bodyDiv w:val="1"/>
      <w:marLeft w:val="0"/>
      <w:marRight w:val="0"/>
      <w:marTop w:val="0"/>
      <w:marBottom w:val="0"/>
      <w:divBdr>
        <w:top w:val="none" w:sz="0" w:space="0" w:color="auto"/>
        <w:left w:val="none" w:sz="0" w:space="0" w:color="auto"/>
        <w:bottom w:val="none" w:sz="0" w:space="0" w:color="auto"/>
        <w:right w:val="none" w:sz="0" w:space="0" w:color="auto"/>
      </w:divBdr>
    </w:div>
    <w:div w:id="926381045">
      <w:bodyDiv w:val="1"/>
      <w:marLeft w:val="0"/>
      <w:marRight w:val="0"/>
      <w:marTop w:val="0"/>
      <w:marBottom w:val="0"/>
      <w:divBdr>
        <w:top w:val="none" w:sz="0" w:space="0" w:color="auto"/>
        <w:left w:val="none" w:sz="0" w:space="0" w:color="auto"/>
        <w:bottom w:val="none" w:sz="0" w:space="0" w:color="auto"/>
        <w:right w:val="none" w:sz="0" w:space="0" w:color="auto"/>
      </w:divBdr>
      <w:divsChild>
        <w:div w:id="461266503">
          <w:marLeft w:val="1166"/>
          <w:marRight w:val="0"/>
          <w:marTop w:val="134"/>
          <w:marBottom w:val="0"/>
          <w:divBdr>
            <w:top w:val="none" w:sz="0" w:space="0" w:color="auto"/>
            <w:left w:val="none" w:sz="0" w:space="0" w:color="auto"/>
            <w:bottom w:val="none" w:sz="0" w:space="0" w:color="auto"/>
            <w:right w:val="none" w:sz="0" w:space="0" w:color="auto"/>
          </w:divBdr>
        </w:div>
        <w:div w:id="851724442">
          <w:marLeft w:val="547"/>
          <w:marRight w:val="0"/>
          <w:marTop w:val="154"/>
          <w:marBottom w:val="0"/>
          <w:divBdr>
            <w:top w:val="none" w:sz="0" w:space="0" w:color="auto"/>
            <w:left w:val="none" w:sz="0" w:space="0" w:color="auto"/>
            <w:bottom w:val="none" w:sz="0" w:space="0" w:color="auto"/>
            <w:right w:val="none" w:sz="0" w:space="0" w:color="auto"/>
          </w:divBdr>
        </w:div>
        <w:div w:id="1775199848">
          <w:marLeft w:val="547"/>
          <w:marRight w:val="0"/>
          <w:marTop w:val="154"/>
          <w:marBottom w:val="0"/>
          <w:divBdr>
            <w:top w:val="none" w:sz="0" w:space="0" w:color="auto"/>
            <w:left w:val="none" w:sz="0" w:space="0" w:color="auto"/>
            <w:bottom w:val="none" w:sz="0" w:space="0" w:color="auto"/>
            <w:right w:val="none" w:sz="0" w:space="0" w:color="auto"/>
          </w:divBdr>
        </w:div>
      </w:divsChild>
    </w:div>
    <w:div w:id="926693016">
      <w:bodyDiv w:val="1"/>
      <w:marLeft w:val="0"/>
      <w:marRight w:val="0"/>
      <w:marTop w:val="0"/>
      <w:marBottom w:val="0"/>
      <w:divBdr>
        <w:top w:val="none" w:sz="0" w:space="0" w:color="auto"/>
        <w:left w:val="none" w:sz="0" w:space="0" w:color="auto"/>
        <w:bottom w:val="none" w:sz="0" w:space="0" w:color="auto"/>
        <w:right w:val="none" w:sz="0" w:space="0" w:color="auto"/>
      </w:divBdr>
    </w:div>
    <w:div w:id="926810525">
      <w:bodyDiv w:val="1"/>
      <w:marLeft w:val="0"/>
      <w:marRight w:val="0"/>
      <w:marTop w:val="0"/>
      <w:marBottom w:val="0"/>
      <w:divBdr>
        <w:top w:val="none" w:sz="0" w:space="0" w:color="auto"/>
        <w:left w:val="none" w:sz="0" w:space="0" w:color="auto"/>
        <w:bottom w:val="none" w:sz="0" w:space="0" w:color="auto"/>
        <w:right w:val="none" w:sz="0" w:space="0" w:color="auto"/>
      </w:divBdr>
    </w:div>
    <w:div w:id="926889385">
      <w:bodyDiv w:val="1"/>
      <w:marLeft w:val="0"/>
      <w:marRight w:val="0"/>
      <w:marTop w:val="0"/>
      <w:marBottom w:val="0"/>
      <w:divBdr>
        <w:top w:val="none" w:sz="0" w:space="0" w:color="auto"/>
        <w:left w:val="none" w:sz="0" w:space="0" w:color="auto"/>
        <w:bottom w:val="none" w:sz="0" w:space="0" w:color="auto"/>
        <w:right w:val="none" w:sz="0" w:space="0" w:color="auto"/>
      </w:divBdr>
    </w:div>
    <w:div w:id="927226131">
      <w:bodyDiv w:val="1"/>
      <w:marLeft w:val="0"/>
      <w:marRight w:val="0"/>
      <w:marTop w:val="0"/>
      <w:marBottom w:val="0"/>
      <w:divBdr>
        <w:top w:val="none" w:sz="0" w:space="0" w:color="auto"/>
        <w:left w:val="none" w:sz="0" w:space="0" w:color="auto"/>
        <w:bottom w:val="none" w:sz="0" w:space="0" w:color="auto"/>
        <w:right w:val="none" w:sz="0" w:space="0" w:color="auto"/>
      </w:divBdr>
    </w:div>
    <w:div w:id="927616006">
      <w:bodyDiv w:val="1"/>
      <w:marLeft w:val="0"/>
      <w:marRight w:val="0"/>
      <w:marTop w:val="0"/>
      <w:marBottom w:val="0"/>
      <w:divBdr>
        <w:top w:val="none" w:sz="0" w:space="0" w:color="auto"/>
        <w:left w:val="none" w:sz="0" w:space="0" w:color="auto"/>
        <w:bottom w:val="none" w:sz="0" w:space="0" w:color="auto"/>
        <w:right w:val="none" w:sz="0" w:space="0" w:color="auto"/>
      </w:divBdr>
    </w:div>
    <w:div w:id="927616886">
      <w:bodyDiv w:val="1"/>
      <w:marLeft w:val="0"/>
      <w:marRight w:val="0"/>
      <w:marTop w:val="0"/>
      <w:marBottom w:val="0"/>
      <w:divBdr>
        <w:top w:val="none" w:sz="0" w:space="0" w:color="auto"/>
        <w:left w:val="none" w:sz="0" w:space="0" w:color="auto"/>
        <w:bottom w:val="none" w:sz="0" w:space="0" w:color="auto"/>
        <w:right w:val="none" w:sz="0" w:space="0" w:color="auto"/>
      </w:divBdr>
    </w:div>
    <w:div w:id="927621900">
      <w:bodyDiv w:val="1"/>
      <w:marLeft w:val="0"/>
      <w:marRight w:val="0"/>
      <w:marTop w:val="0"/>
      <w:marBottom w:val="0"/>
      <w:divBdr>
        <w:top w:val="none" w:sz="0" w:space="0" w:color="auto"/>
        <w:left w:val="none" w:sz="0" w:space="0" w:color="auto"/>
        <w:bottom w:val="none" w:sz="0" w:space="0" w:color="auto"/>
        <w:right w:val="none" w:sz="0" w:space="0" w:color="auto"/>
      </w:divBdr>
    </w:div>
    <w:div w:id="928807951">
      <w:bodyDiv w:val="1"/>
      <w:marLeft w:val="0"/>
      <w:marRight w:val="0"/>
      <w:marTop w:val="0"/>
      <w:marBottom w:val="0"/>
      <w:divBdr>
        <w:top w:val="none" w:sz="0" w:space="0" w:color="auto"/>
        <w:left w:val="none" w:sz="0" w:space="0" w:color="auto"/>
        <w:bottom w:val="none" w:sz="0" w:space="0" w:color="auto"/>
        <w:right w:val="none" w:sz="0" w:space="0" w:color="auto"/>
      </w:divBdr>
    </w:div>
    <w:div w:id="928928931">
      <w:bodyDiv w:val="1"/>
      <w:marLeft w:val="0"/>
      <w:marRight w:val="0"/>
      <w:marTop w:val="0"/>
      <w:marBottom w:val="0"/>
      <w:divBdr>
        <w:top w:val="none" w:sz="0" w:space="0" w:color="auto"/>
        <w:left w:val="none" w:sz="0" w:space="0" w:color="auto"/>
        <w:bottom w:val="none" w:sz="0" w:space="0" w:color="auto"/>
        <w:right w:val="none" w:sz="0" w:space="0" w:color="auto"/>
      </w:divBdr>
      <w:divsChild>
        <w:div w:id="228736082">
          <w:marLeft w:val="0"/>
          <w:marRight w:val="0"/>
          <w:marTop w:val="0"/>
          <w:marBottom w:val="0"/>
          <w:divBdr>
            <w:top w:val="none" w:sz="0" w:space="0" w:color="auto"/>
            <w:left w:val="none" w:sz="0" w:space="0" w:color="auto"/>
            <w:bottom w:val="none" w:sz="0" w:space="0" w:color="auto"/>
            <w:right w:val="none" w:sz="0" w:space="0" w:color="auto"/>
          </w:divBdr>
          <w:divsChild>
            <w:div w:id="571087541">
              <w:marLeft w:val="0"/>
              <w:marRight w:val="0"/>
              <w:marTop w:val="0"/>
              <w:marBottom w:val="0"/>
              <w:divBdr>
                <w:top w:val="none" w:sz="0" w:space="0" w:color="auto"/>
                <w:left w:val="none" w:sz="0" w:space="0" w:color="auto"/>
                <w:bottom w:val="none" w:sz="0" w:space="0" w:color="auto"/>
                <w:right w:val="none" w:sz="0" w:space="0" w:color="auto"/>
              </w:divBdr>
            </w:div>
            <w:div w:id="813061660">
              <w:marLeft w:val="0"/>
              <w:marRight w:val="0"/>
              <w:marTop w:val="0"/>
              <w:marBottom w:val="0"/>
              <w:divBdr>
                <w:top w:val="none" w:sz="0" w:space="0" w:color="auto"/>
                <w:left w:val="none" w:sz="0" w:space="0" w:color="auto"/>
                <w:bottom w:val="none" w:sz="0" w:space="0" w:color="auto"/>
                <w:right w:val="none" w:sz="0" w:space="0" w:color="auto"/>
              </w:divBdr>
            </w:div>
            <w:div w:id="1923680668">
              <w:marLeft w:val="0"/>
              <w:marRight w:val="0"/>
              <w:marTop w:val="0"/>
              <w:marBottom w:val="0"/>
              <w:divBdr>
                <w:top w:val="none" w:sz="0" w:space="0" w:color="auto"/>
                <w:left w:val="none" w:sz="0" w:space="0" w:color="auto"/>
                <w:bottom w:val="none" w:sz="0" w:space="0" w:color="auto"/>
                <w:right w:val="none" w:sz="0" w:space="0" w:color="auto"/>
              </w:divBdr>
            </w:div>
            <w:div w:id="210738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87449">
      <w:bodyDiv w:val="1"/>
      <w:marLeft w:val="0"/>
      <w:marRight w:val="0"/>
      <w:marTop w:val="0"/>
      <w:marBottom w:val="0"/>
      <w:divBdr>
        <w:top w:val="none" w:sz="0" w:space="0" w:color="auto"/>
        <w:left w:val="none" w:sz="0" w:space="0" w:color="auto"/>
        <w:bottom w:val="none" w:sz="0" w:space="0" w:color="auto"/>
        <w:right w:val="none" w:sz="0" w:space="0" w:color="auto"/>
      </w:divBdr>
      <w:divsChild>
        <w:div w:id="337729943">
          <w:marLeft w:val="547"/>
          <w:marRight w:val="0"/>
          <w:marTop w:val="96"/>
          <w:marBottom w:val="0"/>
          <w:divBdr>
            <w:top w:val="none" w:sz="0" w:space="0" w:color="auto"/>
            <w:left w:val="none" w:sz="0" w:space="0" w:color="auto"/>
            <w:bottom w:val="none" w:sz="0" w:space="0" w:color="auto"/>
            <w:right w:val="none" w:sz="0" w:space="0" w:color="auto"/>
          </w:divBdr>
        </w:div>
        <w:div w:id="464471149">
          <w:marLeft w:val="1166"/>
          <w:marRight w:val="0"/>
          <w:marTop w:val="86"/>
          <w:marBottom w:val="0"/>
          <w:divBdr>
            <w:top w:val="none" w:sz="0" w:space="0" w:color="auto"/>
            <w:left w:val="none" w:sz="0" w:space="0" w:color="auto"/>
            <w:bottom w:val="none" w:sz="0" w:space="0" w:color="auto"/>
            <w:right w:val="none" w:sz="0" w:space="0" w:color="auto"/>
          </w:divBdr>
        </w:div>
        <w:div w:id="927734617">
          <w:marLeft w:val="1166"/>
          <w:marRight w:val="0"/>
          <w:marTop w:val="86"/>
          <w:marBottom w:val="0"/>
          <w:divBdr>
            <w:top w:val="none" w:sz="0" w:space="0" w:color="auto"/>
            <w:left w:val="none" w:sz="0" w:space="0" w:color="auto"/>
            <w:bottom w:val="none" w:sz="0" w:space="0" w:color="auto"/>
            <w:right w:val="none" w:sz="0" w:space="0" w:color="auto"/>
          </w:divBdr>
        </w:div>
        <w:div w:id="970211578">
          <w:marLeft w:val="1166"/>
          <w:marRight w:val="0"/>
          <w:marTop w:val="86"/>
          <w:marBottom w:val="0"/>
          <w:divBdr>
            <w:top w:val="none" w:sz="0" w:space="0" w:color="auto"/>
            <w:left w:val="none" w:sz="0" w:space="0" w:color="auto"/>
            <w:bottom w:val="none" w:sz="0" w:space="0" w:color="auto"/>
            <w:right w:val="none" w:sz="0" w:space="0" w:color="auto"/>
          </w:divBdr>
        </w:div>
        <w:div w:id="1201825519">
          <w:marLeft w:val="1166"/>
          <w:marRight w:val="0"/>
          <w:marTop w:val="86"/>
          <w:marBottom w:val="0"/>
          <w:divBdr>
            <w:top w:val="none" w:sz="0" w:space="0" w:color="auto"/>
            <w:left w:val="none" w:sz="0" w:space="0" w:color="auto"/>
            <w:bottom w:val="none" w:sz="0" w:space="0" w:color="auto"/>
            <w:right w:val="none" w:sz="0" w:space="0" w:color="auto"/>
          </w:divBdr>
        </w:div>
        <w:div w:id="1325355228">
          <w:marLeft w:val="1166"/>
          <w:marRight w:val="0"/>
          <w:marTop w:val="86"/>
          <w:marBottom w:val="0"/>
          <w:divBdr>
            <w:top w:val="none" w:sz="0" w:space="0" w:color="auto"/>
            <w:left w:val="none" w:sz="0" w:space="0" w:color="auto"/>
            <w:bottom w:val="none" w:sz="0" w:space="0" w:color="auto"/>
            <w:right w:val="none" w:sz="0" w:space="0" w:color="auto"/>
          </w:divBdr>
        </w:div>
        <w:div w:id="1935673858">
          <w:marLeft w:val="1166"/>
          <w:marRight w:val="0"/>
          <w:marTop w:val="86"/>
          <w:marBottom w:val="0"/>
          <w:divBdr>
            <w:top w:val="none" w:sz="0" w:space="0" w:color="auto"/>
            <w:left w:val="none" w:sz="0" w:space="0" w:color="auto"/>
            <w:bottom w:val="none" w:sz="0" w:space="0" w:color="auto"/>
            <w:right w:val="none" w:sz="0" w:space="0" w:color="auto"/>
          </w:divBdr>
        </w:div>
        <w:div w:id="2087072567">
          <w:marLeft w:val="547"/>
          <w:marRight w:val="0"/>
          <w:marTop w:val="96"/>
          <w:marBottom w:val="0"/>
          <w:divBdr>
            <w:top w:val="none" w:sz="0" w:space="0" w:color="auto"/>
            <w:left w:val="none" w:sz="0" w:space="0" w:color="auto"/>
            <w:bottom w:val="none" w:sz="0" w:space="0" w:color="auto"/>
            <w:right w:val="none" w:sz="0" w:space="0" w:color="auto"/>
          </w:divBdr>
        </w:div>
      </w:divsChild>
    </w:div>
    <w:div w:id="929432312">
      <w:bodyDiv w:val="1"/>
      <w:marLeft w:val="0"/>
      <w:marRight w:val="0"/>
      <w:marTop w:val="0"/>
      <w:marBottom w:val="0"/>
      <w:divBdr>
        <w:top w:val="none" w:sz="0" w:space="0" w:color="auto"/>
        <w:left w:val="none" w:sz="0" w:space="0" w:color="auto"/>
        <w:bottom w:val="none" w:sz="0" w:space="0" w:color="auto"/>
        <w:right w:val="none" w:sz="0" w:space="0" w:color="auto"/>
      </w:divBdr>
      <w:divsChild>
        <w:div w:id="1073433680">
          <w:marLeft w:val="1800"/>
          <w:marRight w:val="0"/>
          <w:marTop w:val="139"/>
          <w:marBottom w:val="0"/>
          <w:divBdr>
            <w:top w:val="none" w:sz="0" w:space="0" w:color="auto"/>
            <w:left w:val="none" w:sz="0" w:space="0" w:color="auto"/>
            <w:bottom w:val="none" w:sz="0" w:space="0" w:color="auto"/>
            <w:right w:val="none" w:sz="0" w:space="0" w:color="auto"/>
          </w:divBdr>
        </w:div>
        <w:div w:id="1412892949">
          <w:marLeft w:val="1800"/>
          <w:marRight w:val="0"/>
          <w:marTop w:val="134"/>
          <w:marBottom w:val="0"/>
          <w:divBdr>
            <w:top w:val="none" w:sz="0" w:space="0" w:color="auto"/>
            <w:left w:val="none" w:sz="0" w:space="0" w:color="auto"/>
            <w:bottom w:val="none" w:sz="0" w:space="0" w:color="auto"/>
            <w:right w:val="none" w:sz="0" w:space="0" w:color="auto"/>
          </w:divBdr>
        </w:div>
        <w:div w:id="1889876772">
          <w:marLeft w:val="547"/>
          <w:marRight w:val="0"/>
          <w:marTop w:val="163"/>
          <w:marBottom w:val="0"/>
          <w:divBdr>
            <w:top w:val="none" w:sz="0" w:space="0" w:color="auto"/>
            <w:left w:val="none" w:sz="0" w:space="0" w:color="auto"/>
            <w:bottom w:val="none" w:sz="0" w:space="0" w:color="auto"/>
            <w:right w:val="none" w:sz="0" w:space="0" w:color="auto"/>
          </w:divBdr>
        </w:div>
        <w:div w:id="2114740916">
          <w:marLeft w:val="1166"/>
          <w:marRight w:val="0"/>
          <w:marTop w:val="163"/>
          <w:marBottom w:val="0"/>
          <w:divBdr>
            <w:top w:val="none" w:sz="0" w:space="0" w:color="auto"/>
            <w:left w:val="none" w:sz="0" w:space="0" w:color="auto"/>
            <w:bottom w:val="none" w:sz="0" w:space="0" w:color="auto"/>
            <w:right w:val="none" w:sz="0" w:space="0" w:color="auto"/>
          </w:divBdr>
        </w:div>
      </w:divsChild>
    </w:div>
    <w:div w:id="929583629">
      <w:bodyDiv w:val="1"/>
      <w:marLeft w:val="0"/>
      <w:marRight w:val="0"/>
      <w:marTop w:val="0"/>
      <w:marBottom w:val="0"/>
      <w:divBdr>
        <w:top w:val="none" w:sz="0" w:space="0" w:color="auto"/>
        <w:left w:val="none" w:sz="0" w:space="0" w:color="auto"/>
        <w:bottom w:val="none" w:sz="0" w:space="0" w:color="auto"/>
        <w:right w:val="none" w:sz="0" w:space="0" w:color="auto"/>
      </w:divBdr>
    </w:div>
    <w:div w:id="930161430">
      <w:bodyDiv w:val="1"/>
      <w:marLeft w:val="0"/>
      <w:marRight w:val="0"/>
      <w:marTop w:val="0"/>
      <w:marBottom w:val="0"/>
      <w:divBdr>
        <w:top w:val="none" w:sz="0" w:space="0" w:color="auto"/>
        <w:left w:val="none" w:sz="0" w:space="0" w:color="auto"/>
        <w:bottom w:val="none" w:sz="0" w:space="0" w:color="auto"/>
        <w:right w:val="none" w:sz="0" w:space="0" w:color="auto"/>
      </w:divBdr>
    </w:div>
    <w:div w:id="930698173">
      <w:bodyDiv w:val="1"/>
      <w:marLeft w:val="0"/>
      <w:marRight w:val="0"/>
      <w:marTop w:val="0"/>
      <w:marBottom w:val="0"/>
      <w:divBdr>
        <w:top w:val="none" w:sz="0" w:space="0" w:color="auto"/>
        <w:left w:val="none" w:sz="0" w:space="0" w:color="auto"/>
        <w:bottom w:val="none" w:sz="0" w:space="0" w:color="auto"/>
        <w:right w:val="none" w:sz="0" w:space="0" w:color="auto"/>
      </w:divBdr>
    </w:div>
    <w:div w:id="932589590">
      <w:bodyDiv w:val="1"/>
      <w:marLeft w:val="0"/>
      <w:marRight w:val="0"/>
      <w:marTop w:val="0"/>
      <w:marBottom w:val="0"/>
      <w:divBdr>
        <w:top w:val="none" w:sz="0" w:space="0" w:color="auto"/>
        <w:left w:val="none" w:sz="0" w:space="0" w:color="auto"/>
        <w:bottom w:val="none" w:sz="0" w:space="0" w:color="auto"/>
        <w:right w:val="none" w:sz="0" w:space="0" w:color="auto"/>
      </w:divBdr>
    </w:div>
    <w:div w:id="932710808">
      <w:bodyDiv w:val="1"/>
      <w:marLeft w:val="0"/>
      <w:marRight w:val="0"/>
      <w:marTop w:val="0"/>
      <w:marBottom w:val="0"/>
      <w:divBdr>
        <w:top w:val="none" w:sz="0" w:space="0" w:color="auto"/>
        <w:left w:val="none" w:sz="0" w:space="0" w:color="auto"/>
        <w:bottom w:val="none" w:sz="0" w:space="0" w:color="auto"/>
        <w:right w:val="none" w:sz="0" w:space="0" w:color="auto"/>
      </w:divBdr>
    </w:div>
    <w:div w:id="934242468">
      <w:bodyDiv w:val="1"/>
      <w:marLeft w:val="0"/>
      <w:marRight w:val="0"/>
      <w:marTop w:val="0"/>
      <w:marBottom w:val="0"/>
      <w:divBdr>
        <w:top w:val="none" w:sz="0" w:space="0" w:color="auto"/>
        <w:left w:val="none" w:sz="0" w:space="0" w:color="auto"/>
        <w:bottom w:val="none" w:sz="0" w:space="0" w:color="auto"/>
        <w:right w:val="none" w:sz="0" w:space="0" w:color="auto"/>
      </w:divBdr>
    </w:div>
    <w:div w:id="934436959">
      <w:bodyDiv w:val="1"/>
      <w:marLeft w:val="0"/>
      <w:marRight w:val="0"/>
      <w:marTop w:val="0"/>
      <w:marBottom w:val="0"/>
      <w:divBdr>
        <w:top w:val="none" w:sz="0" w:space="0" w:color="auto"/>
        <w:left w:val="none" w:sz="0" w:space="0" w:color="auto"/>
        <w:bottom w:val="none" w:sz="0" w:space="0" w:color="auto"/>
        <w:right w:val="none" w:sz="0" w:space="0" w:color="auto"/>
      </w:divBdr>
    </w:div>
    <w:div w:id="934635789">
      <w:bodyDiv w:val="1"/>
      <w:marLeft w:val="0"/>
      <w:marRight w:val="0"/>
      <w:marTop w:val="0"/>
      <w:marBottom w:val="0"/>
      <w:divBdr>
        <w:top w:val="none" w:sz="0" w:space="0" w:color="auto"/>
        <w:left w:val="none" w:sz="0" w:space="0" w:color="auto"/>
        <w:bottom w:val="none" w:sz="0" w:space="0" w:color="auto"/>
        <w:right w:val="none" w:sz="0" w:space="0" w:color="auto"/>
      </w:divBdr>
    </w:div>
    <w:div w:id="934706310">
      <w:bodyDiv w:val="1"/>
      <w:marLeft w:val="0"/>
      <w:marRight w:val="0"/>
      <w:marTop w:val="0"/>
      <w:marBottom w:val="0"/>
      <w:divBdr>
        <w:top w:val="none" w:sz="0" w:space="0" w:color="auto"/>
        <w:left w:val="none" w:sz="0" w:space="0" w:color="auto"/>
        <w:bottom w:val="none" w:sz="0" w:space="0" w:color="auto"/>
        <w:right w:val="none" w:sz="0" w:space="0" w:color="auto"/>
      </w:divBdr>
      <w:divsChild>
        <w:div w:id="1115447330">
          <w:marLeft w:val="547"/>
          <w:marRight w:val="0"/>
          <w:marTop w:val="96"/>
          <w:marBottom w:val="0"/>
          <w:divBdr>
            <w:top w:val="none" w:sz="0" w:space="0" w:color="auto"/>
            <w:left w:val="none" w:sz="0" w:space="0" w:color="auto"/>
            <w:bottom w:val="none" w:sz="0" w:space="0" w:color="auto"/>
            <w:right w:val="none" w:sz="0" w:space="0" w:color="auto"/>
          </w:divBdr>
        </w:div>
        <w:div w:id="1532263308">
          <w:marLeft w:val="547"/>
          <w:marRight w:val="0"/>
          <w:marTop w:val="96"/>
          <w:marBottom w:val="0"/>
          <w:divBdr>
            <w:top w:val="none" w:sz="0" w:space="0" w:color="auto"/>
            <w:left w:val="none" w:sz="0" w:space="0" w:color="auto"/>
            <w:bottom w:val="none" w:sz="0" w:space="0" w:color="auto"/>
            <w:right w:val="none" w:sz="0" w:space="0" w:color="auto"/>
          </w:divBdr>
        </w:div>
        <w:div w:id="1611165800">
          <w:marLeft w:val="547"/>
          <w:marRight w:val="0"/>
          <w:marTop w:val="96"/>
          <w:marBottom w:val="0"/>
          <w:divBdr>
            <w:top w:val="none" w:sz="0" w:space="0" w:color="auto"/>
            <w:left w:val="none" w:sz="0" w:space="0" w:color="auto"/>
            <w:bottom w:val="none" w:sz="0" w:space="0" w:color="auto"/>
            <w:right w:val="none" w:sz="0" w:space="0" w:color="auto"/>
          </w:divBdr>
        </w:div>
        <w:div w:id="1831099730">
          <w:marLeft w:val="1166"/>
          <w:marRight w:val="0"/>
          <w:marTop w:val="77"/>
          <w:marBottom w:val="0"/>
          <w:divBdr>
            <w:top w:val="none" w:sz="0" w:space="0" w:color="auto"/>
            <w:left w:val="none" w:sz="0" w:space="0" w:color="auto"/>
            <w:bottom w:val="none" w:sz="0" w:space="0" w:color="auto"/>
            <w:right w:val="none" w:sz="0" w:space="0" w:color="auto"/>
          </w:divBdr>
        </w:div>
      </w:divsChild>
    </w:div>
    <w:div w:id="934899474">
      <w:bodyDiv w:val="1"/>
      <w:marLeft w:val="0"/>
      <w:marRight w:val="0"/>
      <w:marTop w:val="0"/>
      <w:marBottom w:val="0"/>
      <w:divBdr>
        <w:top w:val="none" w:sz="0" w:space="0" w:color="auto"/>
        <w:left w:val="none" w:sz="0" w:space="0" w:color="auto"/>
        <w:bottom w:val="none" w:sz="0" w:space="0" w:color="auto"/>
        <w:right w:val="none" w:sz="0" w:space="0" w:color="auto"/>
      </w:divBdr>
    </w:div>
    <w:div w:id="936446019">
      <w:bodyDiv w:val="1"/>
      <w:marLeft w:val="0"/>
      <w:marRight w:val="0"/>
      <w:marTop w:val="0"/>
      <w:marBottom w:val="0"/>
      <w:divBdr>
        <w:top w:val="none" w:sz="0" w:space="0" w:color="auto"/>
        <w:left w:val="none" w:sz="0" w:space="0" w:color="auto"/>
        <w:bottom w:val="none" w:sz="0" w:space="0" w:color="auto"/>
        <w:right w:val="none" w:sz="0" w:space="0" w:color="auto"/>
      </w:divBdr>
      <w:divsChild>
        <w:div w:id="1672904327">
          <w:marLeft w:val="0"/>
          <w:marRight w:val="0"/>
          <w:marTop w:val="0"/>
          <w:marBottom w:val="0"/>
          <w:divBdr>
            <w:top w:val="none" w:sz="0" w:space="0" w:color="auto"/>
            <w:left w:val="none" w:sz="0" w:space="0" w:color="auto"/>
            <w:bottom w:val="none" w:sz="0" w:space="0" w:color="auto"/>
            <w:right w:val="none" w:sz="0" w:space="0" w:color="auto"/>
          </w:divBdr>
        </w:div>
      </w:divsChild>
    </w:div>
    <w:div w:id="936791452">
      <w:bodyDiv w:val="1"/>
      <w:marLeft w:val="0"/>
      <w:marRight w:val="0"/>
      <w:marTop w:val="0"/>
      <w:marBottom w:val="0"/>
      <w:divBdr>
        <w:top w:val="none" w:sz="0" w:space="0" w:color="auto"/>
        <w:left w:val="none" w:sz="0" w:space="0" w:color="auto"/>
        <w:bottom w:val="none" w:sz="0" w:space="0" w:color="auto"/>
        <w:right w:val="none" w:sz="0" w:space="0" w:color="auto"/>
      </w:divBdr>
    </w:div>
    <w:div w:id="937249671">
      <w:bodyDiv w:val="1"/>
      <w:marLeft w:val="0"/>
      <w:marRight w:val="0"/>
      <w:marTop w:val="0"/>
      <w:marBottom w:val="0"/>
      <w:divBdr>
        <w:top w:val="none" w:sz="0" w:space="0" w:color="auto"/>
        <w:left w:val="none" w:sz="0" w:space="0" w:color="auto"/>
        <w:bottom w:val="none" w:sz="0" w:space="0" w:color="auto"/>
        <w:right w:val="none" w:sz="0" w:space="0" w:color="auto"/>
      </w:divBdr>
      <w:divsChild>
        <w:div w:id="174423031">
          <w:marLeft w:val="1166"/>
          <w:marRight w:val="0"/>
          <w:marTop w:val="96"/>
          <w:marBottom w:val="0"/>
          <w:divBdr>
            <w:top w:val="none" w:sz="0" w:space="0" w:color="auto"/>
            <w:left w:val="none" w:sz="0" w:space="0" w:color="auto"/>
            <w:bottom w:val="none" w:sz="0" w:space="0" w:color="auto"/>
            <w:right w:val="none" w:sz="0" w:space="0" w:color="auto"/>
          </w:divBdr>
        </w:div>
        <w:div w:id="469129395">
          <w:marLeft w:val="547"/>
          <w:marRight w:val="0"/>
          <w:marTop w:val="106"/>
          <w:marBottom w:val="0"/>
          <w:divBdr>
            <w:top w:val="none" w:sz="0" w:space="0" w:color="auto"/>
            <w:left w:val="none" w:sz="0" w:space="0" w:color="auto"/>
            <w:bottom w:val="none" w:sz="0" w:space="0" w:color="auto"/>
            <w:right w:val="none" w:sz="0" w:space="0" w:color="auto"/>
          </w:divBdr>
        </w:div>
        <w:div w:id="723800208">
          <w:marLeft w:val="547"/>
          <w:marRight w:val="0"/>
          <w:marTop w:val="106"/>
          <w:marBottom w:val="0"/>
          <w:divBdr>
            <w:top w:val="none" w:sz="0" w:space="0" w:color="auto"/>
            <w:left w:val="none" w:sz="0" w:space="0" w:color="auto"/>
            <w:bottom w:val="none" w:sz="0" w:space="0" w:color="auto"/>
            <w:right w:val="none" w:sz="0" w:space="0" w:color="auto"/>
          </w:divBdr>
        </w:div>
        <w:div w:id="983041976">
          <w:marLeft w:val="547"/>
          <w:marRight w:val="0"/>
          <w:marTop w:val="106"/>
          <w:marBottom w:val="0"/>
          <w:divBdr>
            <w:top w:val="none" w:sz="0" w:space="0" w:color="auto"/>
            <w:left w:val="none" w:sz="0" w:space="0" w:color="auto"/>
            <w:bottom w:val="none" w:sz="0" w:space="0" w:color="auto"/>
            <w:right w:val="none" w:sz="0" w:space="0" w:color="auto"/>
          </w:divBdr>
        </w:div>
        <w:div w:id="1080718626">
          <w:marLeft w:val="1166"/>
          <w:marRight w:val="0"/>
          <w:marTop w:val="96"/>
          <w:marBottom w:val="0"/>
          <w:divBdr>
            <w:top w:val="none" w:sz="0" w:space="0" w:color="auto"/>
            <w:left w:val="none" w:sz="0" w:space="0" w:color="auto"/>
            <w:bottom w:val="none" w:sz="0" w:space="0" w:color="auto"/>
            <w:right w:val="none" w:sz="0" w:space="0" w:color="auto"/>
          </w:divBdr>
        </w:div>
        <w:div w:id="1799104021">
          <w:marLeft w:val="547"/>
          <w:marRight w:val="0"/>
          <w:marTop w:val="106"/>
          <w:marBottom w:val="0"/>
          <w:divBdr>
            <w:top w:val="none" w:sz="0" w:space="0" w:color="auto"/>
            <w:left w:val="none" w:sz="0" w:space="0" w:color="auto"/>
            <w:bottom w:val="none" w:sz="0" w:space="0" w:color="auto"/>
            <w:right w:val="none" w:sz="0" w:space="0" w:color="auto"/>
          </w:divBdr>
        </w:div>
      </w:divsChild>
    </w:div>
    <w:div w:id="937253990">
      <w:bodyDiv w:val="1"/>
      <w:marLeft w:val="0"/>
      <w:marRight w:val="0"/>
      <w:marTop w:val="0"/>
      <w:marBottom w:val="0"/>
      <w:divBdr>
        <w:top w:val="none" w:sz="0" w:space="0" w:color="auto"/>
        <w:left w:val="none" w:sz="0" w:space="0" w:color="auto"/>
        <w:bottom w:val="none" w:sz="0" w:space="0" w:color="auto"/>
        <w:right w:val="none" w:sz="0" w:space="0" w:color="auto"/>
      </w:divBdr>
      <w:divsChild>
        <w:div w:id="370031972">
          <w:marLeft w:val="547"/>
          <w:marRight w:val="0"/>
          <w:marTop w:val="96"/>
          <w:marBottom w:val="0"/>
          <w:divBdr>
            <w:top w:val="none" w:sz="0" w:space="0" w:color="auto"/>
            <w:left w:val="none" w:sz="0" w:space="0" w:color="auto"/>
            <w:bottom w:val="none" w:sz="0" w:space="0" w:color="auto"/>
            <w:right w:val="none" w:sz="0" w:space="0" w:color="auto"/>
          </w:divBdr>
        </w:div>
        <w:div w:id="433786800">
          <w:marLeft w:val="547"/>
          <w:marRight w:val="0"/>
          <w:marTop w:val="96"/>
          <w:marBottom w:val="0"/>
          <w:divBdr>
            <w:top w:val="none" w:sz="0" w:space="0" w:color="auto"/>
            <w:left w:val="none" w:sz="0" w:space="0" w:color="auto"/>
            <w:bottom w:val="none" w:sz="0" w:space="0" w:color="auto"/>
            <w:right w:val="none" w:sz="0" w:space="0" w:color="auto"/>
          </w:divBdr>
        </w:div>
        <w:div w:id="481123288">
          <w:marLeft w:val="1166"/>
          <w:marRight w:val="0"/>
          <w:marTop w:val="86"/>
          <w:marBottom w:val="0"/>
          <w:divBdr>
            <w:top w:val="none" w:sz="0" w:space="0" w:color="auto"/>
            <w:left w:val="none" w:sz="0" w:space="0" w:color="auto"/>
            <w:bottom w:val="none" w:sz="0" w:space="0" w:color="auto"/>
            <w:right w:val="none" w:sz="0" w:space="0" w:color="auto"/>
          </w:divBdr>
        </w:div>
        <w:div w:id="884175578">
          <w:marLeft w:val="547"/>
          <w:marRight w:val="0"/>
          <w:marTop w:val="96"/>
          <w:marBottom w:val="0"/>
          <w:divBdr>
            <w:top w:val="none" w:sz="0" w:space="0" w:color="auto"/>
            <w:left w:val="none" w:sz="0" w:space="0" w:color="auto"/>
            <w:bottom w:val="none" w:sz="0" w:space="0" w:color="auto"/>
            <w:right w:val="none" w:sz="0" w:space="0" w:color="auto"/>
          </w:divBdr>
        </w:div>
        <w:div w:id="1073892651">
          <w:marLeft w:val="547"/>
          <w:marRight w:val="0"/>
          <w:marTop w:val="96"/>
          <w:marBottom w:val="0"/>
          <w:divBdr>
            <w:top w:val="none" w:sz="0" w:space="0" w:color="auto"/>
            <w:left w:val="none" w:sz="0" w:space="0" w:color="auto"/>
            <w:bottom w:val="none" w:sz="0" w:space="0" w:color="auto"/>
            <w:right w:val="none" w:sz="0" w:space="0" w:color="auto"/>
          </w:divBdr>
        </w:div>
        <w:div w:id="1143813787">
          <w:marLeft w:val="1166"/>
          <w:marRight w:val="0"/>
          <w:marTop w:val="86"/>
          <w:marBottom w:val="0"/>
          <w:divBdr>
            <w:top w:val="none" w:sz="0" w:space="0" w:color="auto"/>
            <w:left w:val="none" w:sz="0" w:space="0" w:color="auto"/>
            <w:bottom w:val="none" w:sz="0" w:space="0" w:color="auto"/>
            <w:right w:val="none" w:sz="0" w:space="0" w:color="auto"/>
          </w:divBdr>
        </w:div>
        <w:div w:id="1595626208">
          <w:marLeft w:val="547"/>
          <w:marRight w:val="0"/>
          <w:marTop w:val="96"/>
          <w:marBottom w:val="0"/>
          <w:divBdr>
            <w:top w:val="none" w:sz="0" w:space="0" w:color="auto"/>
            <w:left w:val="none" w:sz="0" w:space="0" w:color="auto"/>
            <w:bottom w:val="none" w:sz="0" w:space="0" w:color="auto"/>
            <w:right w:val="none" w:sz="0" w:space="0" w:color="auto"/>
          </w:divBdr>
        </w:div>
        <w:div w:id="1612515569">
          <w:marLeft w:val="1166"/>
          <w:marRight w:val="0"/>
          <w:marTop w:val="86"/>
          <w:marBottom w:val="0"/>
          <w:divBdr>
            <w:top w:val="none" w:sz="0" w:space="0" w:color="auto"/>
            <w:left w:val="none" w:sz="0" w:space="0" w:color="auto"/>
            <w:bottom w:val="none" w:sz="0" w:space="0" w:color="auto"/>
            <w:right w:val="none" w:sz="0" w:space="0" w:color="auto"/>
          </w:divBdr>
        </w:div>
        <w:div w:id="1644846895">
          <w:marLeft w:val="1166"/>
          <w:marRight w:val="0"/>
          <w:marTop w:val="86"/>
          <w:marBottom w:val="0"/>
          <w:divBdr>
            <w:top w:val="none" w:sz="0" w:space="0" w:color="auto"/>
            <w:left w:val="none" w:sz="0" w:space="0" w:color="auto"/>
            <w:bottom w:val="none" w:sz="0" w:space="0" w:color="auto"/>
            <w:right w:val="none" w:sz="0" w:space="0" w:color="auto"/>
          </w:divBdr>
        </w:div>
        <w:div w:id="1809009714">
          <w:marLeft w:val="1166"/>
          <w:marRight w:val="0"/>
          <w:marTop w:val="86"/>
          <w:marBottom w:val="0"/>
          <w:divBdr>
            <w:top w:val="none" w:sz="0" w:space="0" w:color="auto"/>
            <w:left w:val="none" w:sz="0" w:space="0" w:color="auto"/>
            <w:bottom w:val="none" w:sz="0" w:space="0" w:color="auto"/>
            <w:right w:val="none" w:sz="0" w:space="0" w:color="auto"/>
          </w:divBdr>
        </w:div>
      </w:divsChild>
    </w:div>
    <w:div w:id="937371345">
      <w:bodyDiv w:val="1"/>
      <w:marLeft w:val="0"/>
      <w:marRight w:val="0"/>
      <w:marTop w:val="0"/>
      <w:marBottom w:val="0"/>
      <w:divBdr>
        <w:top w:val="none" w:sz="0" w:space="0" w:color="auto"/>
        <w:left w:val="none" w:sz="0" w:space="0" w:color="auto"/>
        <w:bottom w:val="none" w:sz="0" w:space="0" w:color="auto"/>
        <w:right w:val="none" w:sz="0" w:space="0" w:color="auto"/>
      </w:divBdr>
      <w:divsChild>
        <w:div w:id="336542271">
          <w:marLeft w:val="2520"/>
          <w:marRight w:val="0"/>
          <w:marTop w:val="58"/>
          <w:marBottom w:val="0"/>
          <w:divBdr>
            <w:top w:val="none" w:sz="0" w:space="0" w:color="auto"/>
            <w:left w:val="none" w:sz="0" w:space="0" w:color="auto"/>
            <w:bottom w:val="none" w:sz="0" w:space="0" w:color="auto"/>
            <w:right w:val="none" w:sz="0" w:space="0" w:color="auto"/>
          </w:divBdr>
        </w:div>
        <w:div w:id="368334446">
          <w:marLeft w:val="1166"/>
          <w:marRight w:val="0"/>
          <w:marTop w:val="91"/>
          <w:marBottom w:val="0"/>
          <w:divBdr>
            <w:top w:val="none" w:sz="0" w:space="0" w:color="auto"/>
            <w:left w:val="none" w:sz="0" w:space="0" w:color="auto"/>
            <w:bottom w:val="none" w:sz="0" w:space="0" w:color="auto"/>
            <w:right w:val="none" w:sz="0" w:space="0" w:color="auto"/>
          </w:divBdr>
        </w:div>
        <w:div w:id="410666131">
          <w:marLeft w:val="2520"/>
          <w:marRight w:val="0"/>
          <w:marTop w:val="58"/>
          <w:marBottom w:val="0"/>
          <w:divBdr>
            <w:top w:val="none" w:sz="0" w:space="0" w:color="auto"/>
            <w:left w:val="none" w:sz="0" w:space="0" w:color="auto"/>
            <w:bottom w:val="none" w:sz="0" w:space="0" w:color="auto"/>
            <w:right w:val="none" w:sz="0" w:space="0" w:color="auto"/>
          </w:divBdr>
        </w:div>
        <w:div w:id="426585091">
          <w:marLeft w:val="547"/>
          <w:marRight w:val="0"/>
          <w:marTop w:val="106"/>
          <w:marBottom w:val="0"/>
          <w:divBdr>
            <w:top w:val="none" w:sz="0" w:space="0" w:color="auto"/>
            <w:left w:val="none" w:sz="0" w:space="0" w:color="auto"/>
            <w:bottom w:val="none" w:sz="0" w:space="0" w:color="auto"/>
            <w:right w:val="none" w:sz="0" w:space="0" w:color="auto"/>
          </w:divBdr>
        </w:div>
        <w:div w:id="666906407">
          <w:marLeft w:val="2520"/>
          <w:marRight w:val="0"/>
          <w:marTop w:val="58"/>
          <w:marBottom w:val="0"/>
          <w:divBdr>
            <w:top w:val="none" w:sz="0" w:space="0" w:color="auto"/>
            <w:left w:val="none" w:sz="0" w:space="0" w:color="auto"/>
            <w:bottom w:val="none" w:sz="0" w:space="0" w:color="auto"/>
            <w:right w:val="none" w:sz="0" w:space="0" w:color="auto"/>
          </w:divBdr>
        </w:div>
        <w:div w:id="687024003">
          <w:marLeft w:val="1166"/>
          <w:marRight w:val="0"/>
          <w:marTop w:val="91"/>
          <w:marBottom w:val="0"/>
          <w:divBdr>
            <w:top w:val="none" w:sz="0" w:space="0" w:color="auto"/>
            <w:left w:val="none" w:sz="0" w:space="0" w:color="auto"/>
            <w:bottom w:val="none" w:sz="0" w:space="0" w:color="auto"/>
            <w:right w:val="none" w:sz="0" w:space="0" w:color="auto"/>
          </w:divBdr>
        </w:div>
        <w:div w:id="762074844">
          <w:marLeft w:val="1166"/>
          <w:marRight w:val="0"/>
          <w:marTop w:val="91"/>
          <w:marBottom w:val="0"/>
          <w:divBdr>
            <w:top w:val="none" w:sz="0" w:space="0" w:color="auto"/>
            <w:left w:val="none" w:sz="0" w:space="0" w:color="auto"/>
            <w:bottom w:val="none" w:sz="0" w:space="0" w:color="auto"/>
            <w:right w:val="none" w:sz="0" w:space="0" w:color="auto"/>
          </w:divBdr>
        </w:div>
        <w:div w:id="817068691">
          <w:marLeft w:val="1166"/>
          <w:marRight w:val="0"/>
          <w:marTop w:val="91"/>
          <w:marBottom w:val="0"/>
          <w:divBdr>
            <w:top w:val="none" w:sz="0" w:space="0" w:color="auto"/>
            <w:left w:val="none" w:sz="0" w:space="0" w:color="auto"/>
            <w:bottom w:val="none" w:sz="0" w:space="0" w:color="auto"/>
            <w:right w:val="none" w:sz="0" w:space="0" w:color="auto"/>
          </w:divBdr>
        </w:div>
        <w:div w:id="917862602">
          <w:marLeft w:val="547"/>
          <w:marRight w:val="0"/>
          <w:marTop w:val="106"/>
          <w:marBottom w:val="0"/>
          <w:divBdr>
            <w:top w:val="none" w:sz="0" w:space="0" w:color="auto"/>
            <w:left w:val="none" w:sz="0" w:space="0" w:color="auto"/>
            <w:bottom w:val="none" w:sz="0" w:space="0" w:color="auto"/>
            <w:right w:val="none" w:sz="0" w:space="0" w:color="auto"/>
          </w:divBdr>
        </w:div>
        <w:div w:id="932008207">
          <w:marLeft w:val="2520"/>
          <w:marRight w:val="0"/>
          <w:marTop w:val="58"/>
          <w:marBottom w:val="0"/>
          <w:divBdr>
            <w:top w:val="none" w:sz="0" w:space="0" w:color="auto"/>
            <w:left w:val="none" w:sz="0" w:space="0" w:color="auto"/>
            <w:bottom w:val="none" w:sz="0" w:space="0" w:color="auto"/>
            <w:right w:val="none" w:sz="0" w:space="0" w:color="auto"/>
          </w:divBdr>
        </w:div>
        <w:div w:id="935987176">
          <w:marLeft w:val="1800"/>
          <w:marRight w:val="0"/>
          <w:marTop w:val="72"/>
          <w:marBottom w:val="0"/>
          <w:divBdr>
            <w:top w:val="none" w:sz="0" w:space="0" w:color="auto"/>
            <w:left w:val="none" w:sz="0" w:space="0" w:color="auto"/>
            <w:bottom w:val="none" w:sz="0" w:space="0" w:color="auto"/>
            <w:right w:val="none" w:sz="0" w:space="0" w:color="auto"/>
          </w:divBdr>
        </w:div>
        <w:div w:id="953444051">
          <w:marLeft w:val="1800"/>
          <w:marRight w:val="0"/>
          <w:marTop w:val="72"/>
          <w:marBottom w:val="0"/>
          <w:divBdr>
            <w:top w:val="none" w:sz="0" w:space="0" w:color="auto"/>
            <w:left w:val="none" w:sz="0" w:space="0" w:color="auto"/>
            <w:bottom w:val="none" w:sz="0" w:space="0" w:color="auto"/>
            <w:right w:val="none" w:sz="0" w:space="0" w:color="auto"/>
          </w:divBdr>
        </w:div>
        <w:div w:id="1076245466">
          <w:marLeft w:val="1800"/>
          <w:marRight w:val="0"/>
          <w:marTop w:val="72"/>
          <w:marBottom w:val="0"/>
          <w:divBdr>
            <w:top w:val="none" w:sz="0" w:space="0" w:color="auto"/>
            <w:left w:val="none" w:sz="0" w:space="0" w:color="auto"/>
            <w:bottom w:val="none" w:sz="0" w:space="0" w:color="auto"/>
            <w:right w:val="none" w:sz="0" w:space="0" w:color="auto"/>
          </w:divBdr>
        </w:div>
        <w:div w:id="1078094328">
          <w:marLeft w:val="1800"/>
          <w:marRight w:val="0"/>
          <w:marTop w:val="72"/>
          <w:marBottom w:val="0"/>
          <w:divBdr>
            <w:top w:val="none" w:sz="0" w:space="0" w:color="auto"/>
            <w:left w:val="none" w:sz="0" w:space="0" w:color="auto"/>
            <w:bottom w:val="none" w:sz="0" w:space="0" w:color="auto"/>
            <w:right w:val="none" w:sz="0" w:space="0" w:color="auto"/>
          </w:divBdr>
        </w:div>
        <w:div w:id="1337077902">
          <w:marLeft w:val="2520"/>
          <w:marRight w:val="0"/>
          <w:marTop w:val="58"/>
          <w:marBottom w:val="0"/>
          <w:divBdr>
            <w:top w:val="none" w:sz="0" w:space="0" w:color="auto"/>
            <w:left w:val="none" w:sz="0" w:space="0" w:color="auto"/>
            <w:bottom w:val="none" w:sz="0" w:space="0" w:color="auto"/>
            <w:right w:val="none" w:sz="0" w:space="0" w:color="auto"/>
          </w:divBdr>
        </w:div>
        <w:div w:id="1401174153">
          <w:marLeft w:val="1166"/>
          <w:marRight w:val="0"/>
          <w:marTop w:val="91"/>
          <w:marBottom w:val="0"/>
          <w:divBdr>
            <w:top w:val="none" w:sz="0" w:space="0" w:color="auto"/>
            <w:left w:val="none" w:sz="0" w:space="0" w:color="auto"/>
            <w:bottom w:val="none" w:sz="0" w:space="0" w:color="auto"/>
            <w:right w:val="none" w:sz="0" w:space="0" w:color="auto"/>
          </w:divBdr>
        </w:div>
        <w:div w:id="2027823408">
          <w:marLeft w:val="1800"/>
          <w:marRight w:val="0"/>
          <w:marTop w:val="72"/>
          <w:marBottom w:val="0"/>
          <w:divBdr>
            <w:top w:val="none" w:sz="0" w:space="0" w:color="auto"/>
            <w:left w:val="none" w:sz="0" w:space="0" w:color="auto"/>
            <w:bottom w:val="none" w:sz="0" w:space="0" w:color="auto"/>
            <w:right w:val="none" w:sz="0" w:space="0" w:color="auto"/>
          </w:divBdr>
        </w:div>
        <w:div w:id="2143690820">
          <w:marLeft w:val="1166"/>
          <w:marRight w:val="0"/>
          <w:marTop w:val="91"/>
          <w:marBottom w:val="0"/>
          <w:divBdr>
            <w:top w:val="none" w:sz="0" w:space="0" w:color="auto"/>
            <w:left w:val="none" w:sz="0" w:space="0" w:color="auto"/>
            <w:bottom w:val="none" w:sz="0" w:space="0" w:color="auto"/>
            <w:right w:val="none" w:sz="0" w:space="0" w:color="auto"/>
          </w:divBdr>
        </w:div>
      </w:divsChild>
    </w:div>
    <w:div w:id="937449000">
      <w:bodyDiv w:val="1"/>
      <w:marLeft w:val="0"/>
      <w:marRight w:val="0"/>
      <w:marTop w:val="0"/>
      <w:marBottom w:val="0"/>
      <w:divBdr>
        <w:top w:val="none" w:sz="0" w:space="0" w:color="auto"/>
        <w:left w:val="none" w:sz="0" w:space="0" w:color="auto"/>
        <w:bottom w:val="none" w:sz="0" w:space="0" w:color="auto"/>
        <w:right w:val="none" w:sz="0" w:space="0" w:color="auto"/>
      </w:divBdr>
      <w:divsChild>
        <w:div w:id="285236665">
          <w:marLeft w:val="547"/>
          <w:marRight w:val="0"/>
          <w:marTop w:val="115"/>
          <w:marBottom w:val="0"/>
          <w:divBdr>
            <w:top w:val="none" w:sz="0" w:space="0" w:color="auto"/>
            <w:left w:val="none" w:sz="0" w:space="0" w:color="auto"/>
            <w:bottom w:val="none" w:sz="0" w:space="0" w:color="auto"/>
            <w:right w:val="none" w:sz="0" w:space="0" w:color="auto"/>
          </w:divBdr>
        </w:div>
        <w:div w:id="997610986">
          <w:marLeft w:val="547"/>
          <w:marRight w:val="0"/>
          <w:marTop w:val="115"/>
          <w:marBottom w:val="0"/>
          <w:divBdr>
            <w:top w:val="none" w:sz="0" w:space="0" w:color="auto"/>
            <w:left w:val="none" w:sz="0" w:space="0" w:color="auto"/>
            <w:bottom w:val="none" w:sz="0" w:space="0" w:color="auto"/>
            <w:right w:val="none" w:sz="0" w:space="0" w:color="auto"/>
          </w:divBdr>
        </w:div>
        <w:div w:id="1149175194">
          <w:marLeft w:val="1166"/>
          <w:marRight w:val="0"/>
          <w:marTop w:val="96"/>
          <w:marBottom w:val="0"/>
          <w:divBdr>
            <w:top w:val="none" w:sz="0" w:space="0" w:color="auto"/>
            <w:left w:val="none" w:sz="0" w:space="0" w:color="auto"/>
            <w:bottom w:val="none" w:sz="0" w:space="0" w:color="auto"/>
            <w:right w:val="none" w:sz="0" w:space="0" w:color="auto"/>
          </w:divBdr>
        </w:div>
        <w:div w:id="1803427462">
          <w:marLeft w:val="547"/>
          <w:marRight w:val="0"/>
          <w:marTop w:val="115"/>
          <w:marBottom w:val="0"/>
          <w:divBdr>
            <w:top w:val="none" w:sz="0" w:space="0" w:color="auto"/>
            <w:left w:val="none" w:sz="0" w:space="0" w:color="auto"/>
            <w:bottom w:val="none" w:sz="0" w:space="0" w:color="auto"/>
            <w:right w:val="none" w:sz="0" w:space="0" w:color="auto"/>
          </w:divBdr>
        </w:div>
        <w:div w:id="2048792718">
          <w:marLeft w:val="1166"/>
          <w:marRight w:val="0"/>
          <w:marTop w:val="96"/>
          <w:marBottom w:val="0"/>
          <w:divBdr>
            <w:top w:val="none" w:sz="0" w:space="0" w:color="auto"/>
            <w:left w:val="none" w:sz="0" w:space="0" w:color="auto"/>
            <w:bottom w:val="none" w:sz="0" w:space="0" w:color="auto"/>
            <w:right w:val="none" w:sz="0" w:space="0" w:color="auto"/>
          </w:divBdr>
        </w:div>
        <w:div w:id="2084251849">
          <w:marLeft w:val="1166"/>
          <w:marRight w:val="0"/>
          <w:marTop w:val="96"/>
          <w:marBottom w:val="0"/>
          <w:divBdr>
            <w:top w:val="none" w:sz="0" w:space="0" w:color="auto"/>
            <w:left w:val="none" w:sz="0" w:space="0" w:color="auto"/>
            <w:bottom w:val="none" w:sz="0" w:space="0" w:color="auto"/>
            <w:right w:val="none" w:sz="0" w:space="0" w:color="auto"/>
          </w:divBdr>
        </w:div>
      </w:divsChild>
    </w:div>
    <w:div w:id="937566006">
      <w:bodyDiv w:val="1"/>
      <w:marLeft w:val="0"/>
      <w:marRight w:val="0"/>
      <w:marTop w:val="0"/>
      <w:marBottom w:val="0"/>
      <w:divBdr>
        <w:top w:val="none" w:sz="0" w:space="0" w:color="auto"/>
        <w:left w:val="none" w:sz="0" w:space="0" w:color="auto"/>
        <w:bottom w:val="none" w:sz="0" w:space="0" w:color="auto"/>
        <w:right w:val="none" w:sz="0" w:space="0" w:color="auto"/>
      </w:divBdr>
    </w:div>
    <w:div w:id="937568220">
      <w:bodyDiv w:val="1"/>
      <w:marLeft w:val="0"/>
      <w:marRight w:val="0"/>
      <w:marTop w:val="0"/>
      <w:marBottom w:val="0"/>
      <w:divBdr>
        <w:top w:val="none" w:sz="0" w:space="0" w:color="auto"/>
        <w:left w:val="none" w:sz="0" w:space="0" w:color="auto"/>
        <w:bottom w:val="none" w:sz="0" w:space="0" w:color="auto"/>
        <w:right w:val="none" w:sz="0" w:space="0" w:color="auto"/>
      </w:divBdr>
    </w:div>
    <w:div w:id="937635203">
      <w:bodyDiv w:val="1"/>
      <w:marLeft w:val="0"/>
      <w:marRight w:val="0"/>
      <w:marTop w:val="0"/>
      <w:marBottom w:val="0"/>
      <w:divBdr>
        <w:top w:val="none" w:sz="0" w:space="0" w:color="auto"/>
        <w:left w:val="none" w:sz="0" w:space="0" w:color="auto"/>
        <w:bottom w:val="none" w:sz="0" w:space="0" w:color="auto"/>
        <w:right w:val="none" w:sz="0" w:space="0" w:color="auto"/>
      </w:divBdr>
    </w:div>
    <w:div w:id="938221414">
      <w:bodyDiv w:val="1"/>
      <w:marLeft w:val="0"/>
      <w:marRight w:val="0"/>
      <w:marTop w:val="0"/>
      <w:marBottom w:val="0"/>
      <w:divBdr>
        <w:top w:val="none" w:sz="0" w:space="0" w:color="auto"/>
        <w:left w:val="none" w:sz="0" w:space="0" w:color="auto"/>
        <w:bottom w:val="none" w:sz="0" w:space="0" w:color="auto"/>
        <w:right w:val="none" w:sz="0" w:space="0" w:color="auto"/>
      </w:divBdr>
      <w:divsChild>
        <w:div w:id="515004480">
          <w:marLeft w:val="0"/>
          <w:marRight w:val="0"/>
          <w:marTop w:val="0"/>
          <w:marBottom w:val="0"/>
          <w:divBdr>
            <w:top w:val="none" w:sz="0" w:space="0" w:color="auto"/>
            <w:left w:val="none" w:sz="0" w:space="0" w:color="auto"/>
            <w:bottom w:val="none" w:sz="0" w:space="0" w:color="auto"/>
            <w:right w:val="none" w:sz="0" w:space="0" w:color="auto"/>
          </w:divBdr>
          <w:divsChild>
            <w:div w:id="170222920">
              <w:marLeft w:val="0"/>
              <w:marRight w:val="0"/>
              <w:marTop w:val="0"/>
              <w:marBottom w:val="0"/>
              <w:divBdr>
                <w:top w:val="none" w:sz="0" w:space="0" w:color="auto"/>
                <w:left w:val="none" w:sz="0" w:space="0" w:color="auto"/>
                <w:bottom w:val="none" w:sz="0" w:space="0" w:color="auto"/>
                <w:right w:val="none" w:sz="0" w:space="0" w:color="auto"/>
              </w:divBdr>
            </w:div>
            <w:div w:id="670330379">
              <w:marLeft w:val="0"/>
              <w:marRight w:val="0"/>
              <w:marTop w:val="0"/>
              <w:marBottom w:val="0"/>
              <w:divBdr>
                <w:top w:val="none" w:sz="0" w:space="0" w:color="auto"/>
                <w:left w:val="none" w:sz="0" w:space="0" w:color="auto"/>
                <w:bottom w:val="none" w:sz="0" w:space="0" w:color="auto"/>
                <w:right w:val="none" w:sz="0" w:space="0" w:color="auto"/>
              </w:divBdr>
            </w:div>
            <w:div w:id="766081006">
              <w:marLeft w:val="0"/>
              <w:marRight w:val="0"/>
              <w:marTop w:val="0"/>
              <w:marBottom w:val="0"/>
              <w:divBdr>
                <w:top w:val="none" w:sz="0" w:space="0" w:color="auto"/>
                <w:left w:val="none" w:sz="0" w:space="0" w:color="auto"/>
                <w:bottom w:val="none" w:sz="0" w:space="0" w:color="auto"/>
                <w:right w:val="none" w:sz="0" w:space="0" w:color="auto"/>
              </w:divBdr>
            </w:div>
            <w:div w:id="863830601">
              <w:marLeft w:val="0"/>
              <w:marRight w:val="0"/>
              <w:marTop w:val="0"/>
              <w:marBottom w:val="0"/>
              <w:divBdr>
                <w:top w:val="none" w:sz="0" w:space="0" w:color="auto"/>
                <w:left w:val="none" w:sz="0" w:space="0" w:color="auto"/>
                <w:bottom w:val="none" w:sz="0" w:space="0" w:color="auto"/>
                <w:right w:val="none" w:sz="0" w:space="0" w:color="auto"/>
              </w:divBdr>
            </w:div>
            <w:div w:id="1019313025">
              <w:marLeft w:val="0"/>
              <w:marRight w:val="0"/>
              <w:marTop w:val="0"/>
              <w:marBottom w:val="0"/>
              <w:divBdr>
                <w:top w:val="none" w:sz="0" w:space="0" w:color="auto"/>
                <w:left w:val="none" w:sz="0" w:space="0" w:color="auto"/>
                <w:bottom w:val="none" w:sz="0" w:space="0" w:color="auto"/>
                <w:right w:val="none" w:sz="0" w:space="0" w:color="auto"/>
              </w:divBdr>
            </w:div>
            <w:div w:id="1044603342">
              <w:marLeft w:val="0"/>
              <w:marRight w:val="0"/>
              <w:marTop w:val="0"/>
              <w:marBottom w:val="0"/>
              <w:divBdr>
                <w:top w:val="none" w:sz="0" w:space="0" w:color="auto"/>
                <w:left w:val="none" w:sz="0" w:space="0" w:color="auto"/>
                <w:bottom w:val="none" w:sz="0" w:space="0" w:color="auto"/>
                <w:right w:val="none" w:sz="0" w:space="0" w:color="auto"/>
              </w:divBdr>
            </w:div>
            <w:div w:id="1103182944">
              <w:marLeft w:val="0"/>
              <w:marRight w:val="0"/>
              <w:marTop w:val="0"/>
              <w:marBottom w:val="0"/>
              <w:divBdr>
                <w:top w:val="none" w:sz="0" w:space="0" w:color="auto"/>
                <w:left w:val="none" w:sz="0" w:space="0" w:color="auto"/>
                <w:bottom w:val="none" w:sz="0" w:space="0" w:color="auto"/>
                <w:right w:val="none" w:sz="0" w:space="0" w:color="auto"/>
              </w:divBdr>
            </w:div>
            <w:div w:id="1138187382">
              <w:marLeft w:val="0"/>
              <w:marRight w:val="0"/>
              <w:marTop w:val="0"/>
              <w:marBottom w:val="0"/>
              <w:divBdr>
                <w:top w:val="none" w:sz="0" w:space="0" w:color="auto"/>
                <w:left w:val="none" w:sz="0" w:space="0" w:color="auto"/>
                <w:bottom w:val="none" w:sz="0" w:space="0" w:color="auto"/>
                <w:right w:val="none" w:sz="0" w:space="0" w:color="auto"/>
              </w:divBdr>
            </w:div>
            <w:div w:id="1159148398">
              <w:marLeft w:val="0"/>
              <w:marRight w:val="0"/>
              <w:marTop w:val="0"/>
              <w:marBottom w:val="0"/>
              <w:divBdr>
                <w:top w:val="none" w:sz="0" w:space="0" w:color="auto"/>
                <w:left w:val="none" w:sz="0" w:space="0" w:color="auto"/>
                <w:bottom w:val="none" w:sz="0" w:space="0" w:color="auto"/>
                <w:right w:val="none" w:sz="0" w:space="0" w:color="auto"/>
              </w:divBdr>
            </w:div>
            <w:div w:id="1239172834">
              <w:marLeft w:val="0"/>
              <w:marRight w:val="0"/>
              <w:marTop w:val="0"/>
              <w:marBottom w:val="0"/>
              <w:divBdr>
                <w:top w:val="none" w:sz="0" w:space="0" w:color="auto"/>
                <w:left w:val="none" w:sz="0" w:space="0" w:color="auto"/>
                <w:bottom w:val="none" w:sz="0" w:space="0" w:color="auto"/>
                <w:right w:val="none" w:sz="0" w:space="0" w:color="auto"/>
              </w:divBdr>
            </w:div>
            <w:div w:id="1314485536">
              <w:marLeft w:val="0"/>
              <w:marRight w:val="0"/>
              <w:marTop w:val="0"/>
              <w:marBottom w:val="0"/>
              <w:divBdr>
                <w:top w:val="none" w:sz="0" w:space="0" w:color="auto"/>
                <w:left w:val="none" w:sz="0" w:space="0" w:color="auto"/>
                <w:bottom w:val="none" w:sz="0" w:space="0" w:color="auto"/>
                <w:right w:val="none" w:sz="0" w:space="0" w:color="auto"/>
              </w:divBdr>
            </w:div>
            <w:div w:id="1666930459">
              <w:marLeft w:val="0"/>
              <w:marRight w:val="0"/>
              <w:marTop w:val="0"/>
              <w:marBottom w:val="0"/>
              <w:divBdr>
                <w:top w:val="none" w:sz="0" w:space="0" w:color="auto"/>
                <w:left w:val="none" w:sz="0" w:space="0" w:color="auto"/>
                <w:bottom w:val="none" w:sz="0" w:space="0" w:color="auto"/>
                <w:right w:val="none" w:sz="0" w:space="0" w:color="auto"/>
              </w:divBdr>
            </w:div>
            <w:div w:id="1921209997">
              <w:marLeft w:val="0"/>
              <w:marRight w:val="0"/>
              <w:marTop w:val="0"/>
              <w:marBottom w:val="0"/>
              <w:divBdr>
                <w:top w:val="none" w:sz="0" w:space="0" w:color="auto"/>
                <w:left w:val="none" w:sz="0" w:space="0" w:color="auto"/>
                <w:bottom w:val="none" w:sz="0" w:space="0" w:color="auto"/>
                <w:right w:val="none" w:sz="0" w:space="0" w:color="auto"/>
              </w:divBdr>
            </w:div>
            <w:div w:id="2059668198">
              <w:marLeft w:val="0"/>
              <w:marRight w:val="0"/>
              <w:marTop w:val="0"/>
              <w:marBottom w:val="0"/>
              <w:divBdr>
                <w:top w:val="none" w:sz="0" w:space="0" w:color="auto"/>
                <w:left w:val="none" w:sz="0" w:space="0" w:color="auto"/>
                <w:bottom w:val="none" w:sz="0" w:space="0" w:color="auto"/>
                <w:right w:val="none" w:sz="0" w:space="0" w:color="auto"/>
              </w:divBdr>
            </w:div>
            <w:div w:id="212673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338217">
      <w:bodyDiv w:val="1"/>
      <w:marLeft w:val="0"/>
      <w:marRight w:val="0"/>
      <w:marTop w:val="0"/>
      <w:marBottom w:val="0"/>
      <w:divBdr>
        <w:top w:val="none" w:sz="0" w:space="0" w:color="auto"/>
        <w:left w:val="none" w:sz="0" w:space="0" w:color="auto"/>
        <w:bottom w:val="none" w:sz="0" w:space="0" w:color="auto"/>
        <w:right w:val="none" w:sz="0" w:space="0" w:color="auto"/>
      </w:divBdr>
    </w:div>
    <w:div w:id="939411399">
      <w:bodyDiv w:val="1"/>
      <w:marLeft w:val="0"/>
      <w:marRight w:val="0"/>
      <w:marTop w:val="0"/>
      <w:marBottom w:val="0"/>
      <w:divBdr>
        <w:top w:val="none" w:sz="0" w:space="0" w:color="auto"/>
        <w:left w:val="none" w:sz="0" w:space="0" w:color="auto"/>
        <w:bottom w:val="none" w:sz="0" w:space="0" w:color="auto"/>
        <w:right w:val="none" w:sz="0" w:space="0" w:color="auto"/>
      </w:divBdr>
    </w:div>
    <w:div w:id="940524828">
      <w:bodyDiv w:val="1"/>
      <w:marLeft w:val="0"/>
      <w:marRight w:val="0"/>
      <w:marTop w:val="0"/>
      <w:marBottom w:val="0"/>
      <w:divBdr>
        <w:top w:val="none" w:sz="0" w:space="0" w:color="auto"/>
        <w:left w:val="none" w:sz="0" w:space="0" w:color="auto"/>
        <w:bottom w:val="none" w:sz="0" w:space="0" w:color="auto"/>
        <w:right w:val="none" w:sz="0" w:space="0" w:color="auto"/>
      </w:divBdr>
    </w:div>
    <w:div w:id="942567417">
      <w:bodyDiv w:val="1"/>
      <w:marLeft w:val="0"/>
      <w:marRight w:val="0"/>
      <w:marTop w:val="0"/>
      <w:marBottom w:val="0"/>
      <w:divBdr>
        <w:top w:val="none" w:sz="0" w:space="0" w:color="auto"/>
        <w:left w:val="none" w:sz="0" w:space="0" w:color="auto"/>
        <w:bottom w:val="none" w:sz="0" w:space="0" w:color="auto"/>
        <w:right w:val="none" w:sz="0" w:space="0" w:color="auto"/>
      </w:divBdr>
    </w:div>
    <w:div w:id="942808668">
      <w:bodyDiv w:val="1"/>
      <w:marLeft w:val="0"/>
      <w:marRight w:val="0"/>
      <w:marTop w:val="0"/>
      <w:marBottom w:val="0"/>
      <w:divBdr>
        <w:top w:val="none" w:sz="0" w:space="0" w:color="auto"/>
        <w:left w:val="none" w:sz="0" w:space="0" w:color="auto"/>
        <w:bottom w:val="none" w:sz="0" w:space="0" w:color="auto"/>
        <w:right w:val="none" w:sz="0" w:space="0" w:color="auto"/>
      </w:divBdr>
      <w:divsChild>
        <w:div w:id="532158468">
          <w:marLeft w:val="1166"/>
          <w:marRight w:val="0"/>
          <w:marTop w:val="115"/>
          <w:marBottom w:val="0"/>
          <w:divBdr>
            <w:top w:val="none" w:sz="0" w:space="0" w:color="auto"/>
            <w:left w:val="none" w:sz="0" w:space="0" w:color="auto"/>
            <w:bottom w:val="none" w:sz="0" w:space="0" w:color="auto"/>
            <w:right w:val="none" w:sz="0" w:space="0" w:color="auto"/>
          </w:divBdr>
        </w:div>
        <w:div w:id="1267427156">
          <w:marLeft w:val="1886"/>
          <w:marRight w:val="0"/>
          <w:marTop w:val="115"/>
          <w:marBottom w:val="0"/>
          <w:divBdr>
            <w:top w:val="none" w:sz="0" w:space="0" w:color="auto"/>
            <w:left w:val="none" w:sz="0" w:space="0" w:color="auto"/>
            <w:bottom w:val="none" w:sz="0" w:space="0" w:color="auto"/>
            <w:right w:val="none" w:sz="0" w:space="0" w:color="auto"/>
          </w:divBdr>
        </w:div>
        <w:div w:id="1508330569">
          <w:marLeft w:val="547"/>
          <w:marRight w:val="0"/>
          <w:marTop w:val="115"/>
          <w:marBottom w:val="0"/>
          <w:divBdr>
            <w:top w:val="none" w:sz="0" w:space="0" w:color="auto"/>
            <w:left w:val="none" w:sz="0" w:space="0" w:color="auto"/>
            <w:bottom w:val="none" w:sz="0" w:space="0" w:color="auto"/>
            <w:right w:val="none" w:sz="0" w:space="0" w:color="auto"/>
          </w:divBdr>
        </w:div>
      </w:divsChild>
    </w:div>
    <w:div w:id="943341952">
      <w:bodyDiv w:val="1"/>
      <w:marLeft w:val="0"/>
      <w:marRight w:val="0"/>
      <w:marTop w:val="0"/>
      <w:marBottom w:val="0"/>
      <w:divBdr>
        <w:top w:val="none" w:sz="0" w:space="0" w:color="auto"/>
        <w:left w:val="none" w:sz="0" w:space="0" w:color="auto"/>
        <w:bottom w:val="none" w:sz="0" w:space="0" w:color="auto"/>
        <w:right w:val="none" w:sz="0" w:space="0" w:color="auto"/>
      </w:divBdr>
    </w:div>
    <w:div w:id="943459068">
      <w:bodyDiv w:val="1"/>
      <w:marLeft w:val="0"/>
      <w:marRight w:val="0"/>
      <w:marTop w:val="0"/>
      <w:marBottom w:val="0"/>
      <w:divBdr>
        <w:top w:val="none" w:sz="0" w:space="0" w:color="auto"/>
        <w:left w:val="none" w:sz="0" w:space="0" w:color="auto"/>
        <w:bottom w:val="none" w:sz="0" w:space="0" w:color="auto"/>
        <w:right w:val="none" w:sz="0" w:space="0" w:color="auto"/>
      </w:divBdr>
    </w:div>
    <w:div w:id="943684665">
      <w:bodyDiv w:val="1"/>
      <w:marLeft w:val="0"/>
      <w:marRight w:val="0"/>
      <w:marTop w:val="0"/>
      <w:marBottom w:val="0"/>
      <w:divBdr>
        <w:top w:val="none" w:sz="0" w:space="0" w:color="auto"/>
        <w:left w:val="none" w:sz="0" w:space="0" w:color="auto"/>
        <w:bottom w:val="none" w:sz="0" w:space="0" w:color="auto"/>
        <w:right w:val="none" w:sz="0" w:space="0" w:color="auto"/>
      </w:divBdr>
    </w:div>
    <w:div w:id="943803151">
      <w:bodyDiv w:val="1"/>
      <w:marLeft w:val="0"/>
      <w:marRight w:val="0"/>
      <w:marTop w:val="0"/>
      <w:marBottom w:val="0"/>
      <w:divBdr>
        <w:top w:val="none" w:sz="0" w:space="0" w:color="auto"/>
        <w:left w:val="none" w:sz="0" w:space="0" w:color="auto"/>
        <w:bottom w:val="none" w:sz="0" w:space="0" w:color="auto"/>
        <w:right w:val="none" w:sz="0" w:space="0" w:color="auto"/>
      </w:divBdr>
      <w:divsChild>
        <w:div w:id="2053654608">
          <w:marLeft w:val="360"/>
          <w:marRight w:val="0"/>
          <w:marTop w:val="200"/>
          <w:marBottom w:val="0"/>
          <w:divBdr>
            <w:top w:val="none" w:sz="0" w:space="0" w:color="auto"/>
            <w:left w:val="none" w:sz="0" w:space="0" w:color="auto"/>
            <w:bottom w:val="none" w:sz="0" w:space="0" w:color="auto"/>
            <w:right w:val="none" w:sz="0" w:space="0" w:color="auto"/>
          </w:divBdr>
        </w:div>
      </w:divsChild>
    </w:div>
    <w:div w:id="944119799">
      <w:bodyDiv w:val="1"/>
      <w:marLeft w:val="0"/>
      <w:marRight w:val="0"/>
      <w:marTop w:val="0"/>
      <w:marBottom w:val="0"/>
      <w:divBdr>
        <w:top w:val="none" w:sz="0" w:space="0" w:color="auto"/>
        <w:left w:val="none" w:sz="0" w:space="0" w:color="auto"/>
        <w:bottom w:val="none" w:sz="0" w:space="0" w:color="auto"/>
        <w:right w:val="none" w:sz="0" w:space="0" w:color="auto"/>
      </w:divBdr>
      <w:divsChild>
        <w:div w:id="955939653">
          <w:marLeft w:val="547"/>
          <w:marRight w:val="0"/>
          <w:marTop w:val="96"/>
          <w:marBottom w:val="0"/>
          <w:divBdr>
            <w:top w:val="none" w:sz="0" w:space="0" w:color="auto"/>
            <w:left w:val="none" w:sz="0" w:space="0" w:color="auto"/>
            <w:bottom w:val="none" w:sz="0" w:space="0" w:color="auto"/>
            <w:right w:val="none" w:sz="0" w:space="0" w:color="auto"/>
          </w:divBdr>
        </w:div>
      </w:divsChild>
    </w:div>
    <w:div w:id="944730529">
      <w:bodyDiv w:val="1"/>
      <w:marLeft w:val="0"/>
      <w:marRight w:val="0"/>
      <w:marTop w:val="0"/>
      <w:marBottom w:val="0"/>
      <w:divBdr>
        <w:top w:val="none" w:sz="0" w:space="0" w:color="auto"/>
        <w:left w:val="none" w:sz="0" w:space="0" w:color="auto"/>
        <w:bottom w:val="none" w:sz="0" w:space="0" w:color="auto"/>
        <w:right w:val="none" w:sz="0" w:space="0" w:color="auto"/>
      </w:divBdr>
    </w:div>
    <w:div w:id="945118524">
      <w:bodyDiv w:val="1"/>
      <w:marLeft w:val="0"/>
      <w:marRight w:val="0"/>
      <w:marTop w:val="0"/>
      <w:marBottom w:val="0"/>
      <w:divBdr>
        <w:top w:val="none" w:sz="0" w:space="0" w:color="auto"/>
        <w:left w:val="none" w:sz="0" w:space="0" w:color="auto"/>
        <w:bottom w:val="none" w:sz="0" w:space="0" w:color="auto"/>
        <w:right w:val="none" w:sz="0" w:space="0" w:color="auto"/>
      </w:divBdr>
      <w:divsChild>
        <w:div w:id="184486707">
          <w:marLeft w:val="1166"/>
          <w:marRight w:val="0"/>
          <w:marTop w:val="96"/>
          <w:marBottom w:val="0"/>
          <w:divBdr>
            <w:top w:val="none" w:sz="0" w:space="0" w:color="auto"/>
            <w:left w:val="none" w:sz="0" w:space="0" w:color="auto"/>
            <w:bottom w:val="none" w:sz="0" w:space="0" w:color="auto"/>
            <w:right w:val="none" w:sz="0" w:space="0" w:color="auto"/>
          </w:divBdr>
        </w:div>
        <w:div w:id="313294654">
          <w:marLeft w:val="1166"/>
          <w:marRight w:val="0"/>
          <w:marTop w:val="96"/>
          <w:marBottom w:val="0"/>
          <w:divBdr>
            <w:top w:val="none" w:sz="0" w:space="0" w:color="auto"/>
            <w:left w:val="none" w:sz="0" w:space="0" w:color="auto"/>
            <w:bottom w:val="none" w:sz="0" w:space="0" w:color="auto"/>
            <w:right w:val="none" w:sz="0" w:space="0" w:color="auto"/>
          </w:divBdr>
        </w:div>
        <w:div w:id="832450949">
          <w:marLeft w:val="547"/>
          <w:marRight w:val="0"/>
          <w:marTop w:val="115"/>
          <w:marBottom w:val="0"/>
          <w:divBdr>
            <w:top w:val="none" w:sz="0" w:space="0" w:color="auto"/>
            <w:left w:val="none" w:sz="0" w:space="0" w:color="auto"/>
            <w:bottom w:val="none" w:sz="0" w:space="0" w:color="auto"/>
            <w:right w:val="none" w:sz="0" w:space="0" w:color="auto"/>
          </w:divBdr>
        </w:div>
        <w:div w:id="836268144">
          <w:marLeft w:val="547"/>
          <w:marRight w:val="0"/>
          <w:marTop w:val="115"/>
          <w:marBottom w:val="0"/>
          <w:divBdr>
            <w:top w:val="none" w:sz="0" w:space="0" w:color="auto"/>
            <w:left w:val="none" w:sz="0" w:space="0" w:color="auto"/>
            <w:bottom w:val="none" w:sz="0" w:space="0" w:color="auto"/>
            <w:right w:val="none" w:sz="0" w:space="0" w:color="auto"/>
          </w:divBdr>
        </w:div>
        <w:div w:id="1077630380">
          <w:marLeft w:val="547"/>
          <w:marRight w:val="0"/>
          <w:marTop w:val="115"/>
          <w:marBottom w:val="0"/>
          <w:divBdr>
            <w:top w:val="none" w:sz="0" w:space="0" w:color="auto"/>
            <w:left w:val="none" w:sz="0" w:space="0" w:color="auto"/>
            <w:bottom w:val="none" w:sz="0" w:space="0" w:color="auto"/>
            <w:right w:val="none" w:sz="0" w:space="0" w:color="auto"/>
          </w:divBdr>
        </w:div>
        <w:div w:id="1548296289">
          <w:marLeft w:val="1166"/>
          <w:marRight w:val="0"/>
          <w:marTop w:val="96"/>
          <w:marBottom w:val="0"/>
          <w:divBdr>
            <w:top w:val="none" w:sz="0" w:space="0" w:color="auto"/>
            <w:left w:val="none" w:sz="0" w:space="0" w:color="auto"/>
            <w:bottom w:val="none" w:sz="0" w:space="0" w:color="auto"/>
            <w:right w:val="none" w:sz="0" w:space="0" w:color="auto"/>
          </w:divBdr>
        </w:div>
      </w:divsChild>
    </w:div>
    <w:div w:id="946037088">
      <w:bodyDiv w:val="1"/>
      <w:marLeft w:val="0"/>
      <w:marRight w:val="0"/>
      <w:marTop w:val="0"/>
      <w:marBottom w:val="0"/>
      <w:divBdr>
        <w:top w:val="none" w:sz="0" w:space="0" w:color="auto"/>
        <w:left w:val="none" w:sz="0" w:space="0" w:color="auto"/>
        <w:bottom w:val="none" w:sz="0" w:space="0" w:color="auto"/>
        <w:right w:val="none" w:sz="0" w:space="0" w:color="auto"/>
      </w:divBdr>
    </w:div>
    <w:div w:id="946160037">
      <w:bodyDiv w:val="1"/>
      <w:marLeft w:val="0"/>
      <w:marRight w:val="0"/>
      <w:marTop w:val="0"/>
      <w:marBottom w:val="0"/>
      <w:divBdr>
        <w:top w:val="none" w:sz="0" w:space="0" w:color="auto"/>
        <w:left w:val="none" w:sz="0" w:space="0" w:color="auto"/>
        <w:bottom w:val="none" w:sz="0" w:space="0" w:color="auto"/>
        <w:right w:val="none" w:sz="0" w:space="0" w:color="auto"/>
      </w:divBdr>
    </w:div>
    <w:div w:id="946692174">
      <w:bodyDiv w:val="1"/>
      <w:marLeft w:val="0"/>
      <w:marRight w:val="0"/>
      <w:marTop w:val="0"/>
      <w:marBottom w:val="0"/>
      <w:divBdr>
        <w:top w:val="none" w:sz="0" w:space="0" w:color="auto"/>
        <w:left w:val="none" w:sz="0" w:space="0" w:color="auto"/>
        <w:bottom w:val="none" w:sz="0" w:space="0" w:color="auto"/>
        <w:right w:val="none" w:sz="0" w:space="0" w:color="auto"/>
      </w:divBdr>
    </w:div>
    <w:div w:id="946884426">
      <w:bodyDiv w:val="1"/>
      <w:marLeft w:val="0"/>
      <w:marRight w:val="0"/>
      <w:marTop w:val="0"/>
      <w:marBottom w:val="0"/>
      <w:divBdr>
        <w:top w:val="none" w:sz="0" w:space="0" w:color="auto"/>
        <w:left w:val="none" w:sz="0" w:space="0" w:color="auto"/>
        <w:bottom w:val="none" w:sz="0" w:space="0" w:color="auto"/>
        <w:right w:val="none" w:sz="0" w:space="0" w:color="auto"/>
      </w:divBdr>
    </w:div>
    <w:div w:id="947085394">
      <w:bodyDiv w:val="1"/>
      <w:marLeft w:val="0"/>
      <w:marRight w:val="0"/>
      <w:marTop w:val="0"/>
      <w:marBottom w:val="0"/>
      <w:divBdr>
        <w:top w:val="none" w:sz="0" w:space="0" w:color="auto"/>
        <w:left w:val="none" w:sz="0" w:space="0" w:color="auto"/>
        <w:bottom w:val="none" w:sz="0" w:space="0" w:color="auto"/>
        <w:right w:val="none" w:sz="0" w:space="0" w:color="auto"/>
      </w:divBdr>
      <w:divsChild>
        <w:div w:id="271790674">
          <w:marLeft w:val="547"/>
          <w:marRight w:val="0"/>
          <w:marTop w:val="115"/>
          <w:marBottom w:val="0"/>
          <w:divBdr>
            <w:top w:val="none" w:sz="0" w:space="0" w:color="auto"/>
            <w:left w:val="none" w:sz="0" w:space="0" w:color="auto"/>
            <w:bottom w:val="none" w:sz="0" w:space="0" w:color="auto"/>
            <w:right w:val="none" w:sz="0" w:space="0" w:color="auto"/>
          </w:divBdr>
        </w:div>
        <w:div w:id="602418494">
          <w:marLeft w:val="1166"/>
          <w:marRight w:val="0"/>
          <w:marTop w:val="96"/>
          <w:marBottom w:val="0"/>
          <w:divBdr>
            <w:top w:val="none" w:sz="0" w:space="0" w:color="auto"/>
            <w:left w:val="none" w:sz="0" w:space="0" w:color="auto"/>
            <w:bottom w:val="none" w:sz="0" w:space="0" w:color="auto"/>
            <w:right w:val="none" w:sz="0" w:space="0" w:color="auto"/>
          </w:divBdr>
        </w:div>
        <w:div w:id="1520310599">
          <w:marLeft w:val="1800"/>
          <w:marRight w:val="0"/>
          <w:marTop w:val="96"/>
          <w:marBottom w:val="0"/>
          <w:divBdr>
            <w:top w:val="none" w:sz="0" w:space="0" w:color="auto"/>
            <w:left w:val="none" w:sz="0" w:space="0" w:color="auto"/>
            <w:bottom w:val="none" w:sz="0" w:space="0" w:color="auto"/>
            <w:right w:val="none" w:sz="0" w:space="0" w:color="auto"/>
          </w:divBdr>
        </w:div>
      </w:divsChild>
    </w:div>
    <w:div w:id="947276101">
      <w:bodyDiv w:val="1"/>
      <w:marLeft w:val="0"/>
      <w:marRight w:val="0"/>
      <w:marTop w:val="0"/>
      <w:marBottom w:val="0"/>
      <w:divBdr>
        <w:top w:val="none" w:sz="0" w:space="0" w:color="auto"/>
        <w:left w:val="none" w:sz="0" w:space="0" w:color="auto"/>
        <w:bottom w:val="none" w:sz="0" w:space="0" w:color="auto"/>
        <w:right w:val="none" w:sz="0" w:space="0" w:color="auto"/>
      </w:divBdr>
    </w:div>
    <w:div w:id="948439499">
      <w:bodyDiv w:val="1"/>
      <w:marLeft w:val="0"/>
      <w:marRight w:val="0"/>
      <w:marTop w:val="0"/>
      <w:marBottom w:val="0"/>
      <w:divBdr>
        <w:top w:val="none" w:sz="0" w:space="0" w:color="auto"/>
        <w:left w:val="none" w:sz="0" w:space="0" w:color="auto"/>
        <w:bottom w:val="none" w:sz="0" w:space="0" w:color="auto"/>
        <w:right w:val="none" w:sz="0" w:space="0" w:color="auto"/>
      </w:divBdr>
    </w:div>
    <w:div w:id="948656371">
      <w:bodyDiv w:val="1"/>
      <w:marLeft w:val="0"/>
      <w:marRight w:val="0"/>
      <w:marTop w:val="0"/>
      <w:marBottom w:val="0"/>
      <w:divBdr>
        <w:top w:val="none" w:sz="0" w:space="0" w:color="auto"/>
        <w:left w:val="none" w:sz="0" w:space="0" w:color="auto"/>
        <w:bottom w:val="none" w:sz="0" w:space="0" w:color="auto"/>
        <w:right w:val="none" w:sz="0" w:space="0" w:color="auto"/>
      </w:divBdr>
      <w:divsChild>
        <w:div w:id="682511258">
          <w:marLeft w:val="1166"/>
          <w:marRight w:val="0"/>
          <w:marTop w:val="125"/>
          <w:marBottom w:val="0"/>
          <w:divBdr>
            <w:top w:val="none" w:sz="0" w:space="0" w:color="auto"/>
            <w:left w:val="none" w:sz="0" w:space="0" w:color="auto"/>
            <w:bottom w:val="none" w:sz="0" w:space="0" w:color="auto"/>
            <w:right w:val="none" w:sz="0" w:space="0" w:color="auto"/>
          </w:divBdr>
        </w:div>
        <w:div w:id="684475750">
          <w:marLeft w:val="1800"/>
          <w:marRight w:val="0"/>
          <w:marTop w:val="106"/>
          <w:marBottom w:val="0"/>
          <w:divBdr>
            <w:top w:val="none" w:sz="0" w:space="0" w:color="auto"/>
            <w:left w:val="none" w:sz="0" w:space="0" w:color="auto"/>
            <w:bottom w:val="none" w:sz="0" w:space="0" w:color="auto"/>
            <w:right w:val="none" w:sz="0" w:space="0" w:color="auto"/>
          </w:divBdr>
        </w:div>
        <w:div w:id="692613885">
          <w:marLeft w:val="1800"/>
          <w:marRight w:val="0"/>
          <w:marTop w:val="106"/>
          <w:marBottom w:val="0"/>
          <w:divBdr>
            <w:top w:val="none" w:sz="0" w:space="0" w:color="auto"/>
            <w:left w:val="none" w:sz="0" w:space="0" w:color="auto"/>
            <w:bottom w:val="none" w:sz="0" w:space="0" w:color="auto"/>
            <w:right w:val="none" w:sz="0" w:space="0" w:color="auto"/>
          </w:divBdr>
        </w:div>
        <w:div w:id="750354042">
          <w:marLeft w:val="1166"/>
          <w:marRight w:val="0"/>
          <w:marTop w:val="125"/>
          <w:marBottom w:val="0"/>
          <w:divBdr>
            <w:top w:val="none" w:sz="0" w:space="0" w:color="auto"/>
            <w:left w:val="none" w:sz="0" w:space="0" w:color="auto"/>
            <w:bottom w:val="none" w:sz="0" w:space="0" w:color="auto"/>
            <w:right w:val="none" w:sz="0" w:space="0" w:color="auto"/>
          </w:divBdr>
        </w:div>
        <w:div w:id="1361206747">
          <w:marLeft w:val="1166"/>
          <w:marRight w:val="0"/>
          <w:marTop w:val="125"/>
          <w:marBottom w:val="0"/>
          <w:divBdr>
            <w:top w:val="none" w:sz="0" w:space="0" w:color="auto"/>
            <w:left w:val="none" w:sz="0" w:space="0" w:color="auto"/>
            <w:bottom w:val="none" w:sz="0" w:space="0" w:color="auto"/>
            <w:right w:val="none" w:sz="0" w:space="0" w:color="auto"/>
          </w:divBdr>
        </w:div>
        <w:div w:id="1445614344">
          <w:marLeft w:val="547"/>
          <w:marRight w:val="0"/>
          <w:marTop w:val="144"/>
          <w:marBottom w:val="0"/>
          <w:divBdr>
            <w:top w:val="none" w:sz="0" w:space="0" w:color="auto"/>
            <w:left w:val="none" w:sz="0" w:space="0" w:color="auto"/>
            <w:bottom w:val="none" w:sz="0" w:space="0" w:color="auto"/>
            <w:right w:val="none" w:sz="0" w:space="0" w:color="auto"/>
          </w:divBdr>
        </w:div>
      </w:divsChild>
    </w:div>
    <w:div w:id="949438199">
      <w:bodyDiv w:val="1"/>
      <w:marLeft w:val="0"/>
      <w:marRight w:val="0"/>
      <w:marTop w:val="0"/>
      <w:marBottom w:val="0"/>
      <w:divBdr>
        <w:top w:val="none" w:sz="0" w:space="0" w:color="auto"/>
        <w:left w:val="none" w:sz="0" w:space="0" w:color="auto"/>
        <w:bottom w:val="none" w:sz="0" w:space="0" w:color="auto"/>
        <w:right w:val="none" w:sz="0" w:space="0" w:color="auto"/>
      </w:divBdr>
    </w:div>
    <w:div w:id="949556186">
      <w:bodyDiv w:val="1"/>
      <w:marLeft w:val="0"/>
      <w:marRight w:val="0"/>
      <w:marTop w:val="0"/>
      <w:marBottom w:val="0"/>
      <w:divBdr>
        <w:top w:val="none" w:sz="0" w:space="0" w:color="auto"/>
        <w:left w:val="none" w:sz="0" w:space="0" w:color="auto"/>
        <w:bottom w:val="none" w:sz="0" w:space="0" w:color="auto"/>
        <w:right w:val="none" w:sz="0" w:space="0" w:color="auto"/>
      </w:divBdr>
      <w:divsChild>
        <w:div w:id="55860907">
          <w:marLeft w:val="547"/>
          <w:marRight w:val="0"/>
          <w:marTop w:val="134"/>
          <w:marBottom w:val="0"/>
          <w:divBdr>
            <w:top w:val="none" w:sz="0" w:space="0" w:color="auto"/>
            <w:left w:val="none" w:sz="0" w:space="0" w:color="auto"/>
            <w:bottom w:val="none" w:sz="0" w:space="0" w:color="auto"/>
            <w:right w:val="none" w:sz="0" w:space="0" w:color="auto"/>
          </w:divBdr>
        </w:div>
        <w:div w:id="519857975">
          <w:marLeft w:val="1800"/>
          <w:marRight w:val="0"/>
          <w:marTop w:val="96"/>
          <w:marBottom w:val="0"/>
          <w:divBdr>
            <w:top w:val="none" w:sz="0" w:space="0" w:color="auto"/>
            <w:left w:val="none" w:sz="0" w:space="0" w:color="auto"/>
            <w:bottom w:val="none" w:sz="0" w:space="0" w:color="auto"/>
            <w:right w:val="none" w:sz="0" w:space="0" w:color="auto"/>
          </w:divBdr>
        </w:div>
        <w:div w:id="702901023">
          <w:marLeft w:val="1166"/>
          <w:marRight w:val="0"/>
          <w:marTop w:val="115"/>
          <w:marBottom w:val="0"/>
          <w:divBdr>
            <w:top w:val="none" w:sz="0" w:space="0" w:color="auto"/>
            <w:left w:val="none" w:sz="0" w:space="0" w:color="auto"/>
            <w:bottom w:val="none" w:sz="0" w:space="0" w:color="auto"/>
            <w:right w:val="none" w:sz="0" w:space="0" w:color="auto"/>
          </w:divBdr>
        </w:div>
        <w:div w:id="747188821">
          <w:marLeft w:val="1166"/>
          <w:marRight w:val="0"/>
          <w:marTop w:val="115"/>
          <w:marBottom w:val="0"/>
          <w:divBdr>
            <w:top w:val="none" w:sz="0" w:space="0" w:color="auto"/>
            <w:left w:val="none" w:sz="0" w:space="0" w:color="auto"/>
            <w:bottom w:val="none" w:sz="0" w:space="0" w:color="auto"/>
            <w:right w:val="none" w:sz="0" w:space="0" w:color="auto"/>
          </w:divBdr>
        </w:div>
        <w:div w:id="1137575035">
          <w:marLeft w:val="1166"/>
          <w:marRight w:val="0"/>
          <w:marTop w:val="115"/>
          <w:marBottom w:val="0"/>
          <w:divBdr>
            <w:top w:val="none" w:sz="0" w:space="0" w:color="auto"/>
            <w:left w:val="none" w:sz="0" w:space="0" w:color="auto"/>
            <w:bottom w:val="none" w:sz="0" w:space="0" w:color="auto"/>
            <w:right w:val="none" w:sz="0" w:space="0" w:color="auto"/>
          </w:divBdr>
        </w:div>
        <w:div w:id="1381439245">
          <w:marLeft w:val="1166"/>
          <w:marRight w:val="0"/>
          <w:marTop w:val="115"/>
          <w:marBottom w:val="0"/>
          <w:divBdr>
            <w:top w:val="none" w:sz="0" w:space="0" w:color="auto"/>
            <w:left w:val="none" w:sz="0" w:space="0" w:color="auto"/>
            <w:bottom w:val="none" w:sz="0" w:space="0" w:color="auto"/>
            <w:right w:val="none" w:sz="0" w:space="0" w:color="auto"/>
          </w:divBdr>
        </w:div>
        <w:div w:id="1431201578">
          <w:marLeft w:val="1800"/>
          <w:marRight w:val="0"/>
          <w:marTop w:val="96"/>
          <w:marBottom w:val="0"/>
          <w:divBdr>
            <w:top w:val="none" w:sz="0" w:space="0" w:color="auto"/>
            <w:left w:val="none" w:sz="0" w:space="0" w:color="auto"/>
            <w:bottom w:val="none" w:sz="0" w:space="0" w:color="auto"/>
            <w:right w:val="none" w:sz="0" w:space="0" w:color="auto"/>
          </w:divBdr>
        </w:div>
        <w:div w:id="1616788956">
          <w:marLeft w:val="1166"/>
          <w:marRight w:val="0"/>
          <w:marTop w:val="115"/>
          <w:marBottom w:val="0"/>
          <w:divBdr>
            <w:top w:val="none" w:sz="0" w:space="0" w:color="auto"/>
            <w:left w:val="none" w:sz="0" w:space="0" w:color="auto"/>
            <w:bottom w:val="none" w:sz="0" w:space="0" w:color="auto"/>
            <w:right w:val="none" w:sz="0" w:space="0" w:color="auto"/>
          </w:divBdr>
        </w:div>
        <w:div w:id="2122214168">
          <w:marLeft w:val="1166"/>
          <w:marRight w:val="0"/>
          <w:marTop w:val="115"/>
          <w:marBottom w:val="0"/>
          <w:divBdr>
            <w:top w:val="none" w:sz="0" w:space="0" w:color="auto"/>
            <w:left w:val="none" w:sz="0" w:space="0" w:color="auto"/>
            <w:bottom w:val="none" w:sz="0" w:space="0" w:color="auto"/>
            <w:right w:val="none" w:sz="0" w:space="0" w:color="auto"/>
          </w:divBdr>
        </w:div>
      </w:divsChild>
    </w:div>
    <w:div w:id="949750462">
      <w:bodyDiv w:val="1"/>
      <w:marLeft w:val="0"/>
      <w:marRight w:val="0"/>
      <w:marTop w:val="0"/>
      <w:marBottom w:val="0"/>
      <w:divBdr>
        <w:top w:val="none" w:sz="0" w:space="0" w:color="auto"/>
        <w:left w:val="none" w:sz="0" w:space="0" w:color="auto"/>
        <w:bottom w:val="none" w:sz="0" w:space="0" w:color="auto"/>
        <w:right w:val="none" w:sz="0" w:space="0" w:color="auto"/>
      </w:divBdr>
    </w:div>
    <w:div w:id="950211607">
      <w:bodyDiv w:val="1"/>
      <w:marLeft w:val="0"/>
      <w:marRight w:val="0"/>
      <w:marTop w:val="0"/>
      <w:marBottom w:val="0"/>
      <w:divBdr>
        <w:top w:val="none" w:sz="0" w:space="0" w:color="auto"/>
        <w:left w:val="none" w:sz="0" w:space="0" w:color="auto"/>
        <w:bottom w:val="none" w:sz="0" w:space="0" w:color="auto"/>
        <w:right w:val="none" w:sz="0" w:space="0" w:color="auto"/>
      </w:divBdr>
    </w:div>
    <w:div w:id="950864831">
      <w:bodyDiv w:val="1"/>
      <w:marLeft w:val="0"/>
      <w:marRight w:val="0"/>
      <w:marTop w:val="0"/>
      <w:marBottom w:val="0"/>
      <w:divBdr>
        <w:top w:val="none" w:sz="0" w:space="0" w:color="auto"/>
        <w:left w:val="none" w:sz="0" w:space="0" w:color="auto"/>
        <w:bottom w:val="none" w:sz="0" w:space="0" w:color="auto"/>
        <w:right w:val="none" w:sz="0" w:space="0" w:color="auto"/>
      </w:divBdr>
    </w:div>
    <w:div w:id="951474107">
      <w:bodyDiv w:val="1"/>
      <w:marLeft w:val="0"/>
      <w:marRight w:val="0"/>
      <w:marTop w:val="0"/>
      <w:marBottom w:val="0"/>
      <w:divBdr>
        <w:top w:val="none" w:sz="0" w:space="0" w:color="auto"/>
        <w:left w:val="none" w:sz="0" w:space="0" w:color="auto"/>
        <w:bottom w:val="none" w:sz="0" w:space="0" w:color="auto"/>
        <w:right w:val="none" w:sz="0" w:space="0" w:color="auto"/>
      </w:divBdr>
    </w:div>
    <w:div w:id="951975993">
      <w:bodyDiv w:val="1"/>
      <w:marLeft w:val="0"/>
      <w:marRight w:val="0"/>
      <w:marTop w:val="0"/>
      <w:marBottom w:val="0"/>
      <w:divBdr>
        <w:top w:val="none" w:sz="0" w:space="0" w:color="auto"/>
        <w:left w:val="none" w:sz="0" w:space="0" w:color="auto"/>
        <w:bottom w:val="none" w:sz="0" w:space="0" w:color="auto"/>
        <w:right w:val="none" w:sz="0" w:space="0" w:color="auto"/>
      </w:divBdr>
    </w:div>
    <w:div w:id="952177017">
      <w:bodyDiv w:val="1"/>
      <w:marLeft w:val="0"/>
      <w:marRight w:val="0"/>
      <w:marTop w:val="0"/>
      <w:marBottom w:val="0"/>
      <w:divBdr>
        <w:top w:val="none" w:sz="0" w:space="0" w:color="auto"/>
        <w:left w:val="none" w:sz="0" w:space="0" w:color="auto"/>
        <w:bottom w:val="none" w:sz="0" w:space="0" w:color="auto"/>
        <w:right w:val="none" w:sz="0" w:space="0" w:color="auto"/>
      </w:divBdr>
    </w:div>
    <w:div w:id="952201368">
      <w:bodyDiv w:val="1"/>
      <w:marLeft w:val="0"/>
      <w:marRight w:val="0"/>
      <w:marTop w:val="0"/>
      <w:marBottom w:val="0"/>
      <w:divBdr>
        <w:top w:val="none" w:sz="0" w:space="0" w:color="auto"/>
        <w:left w:val="none" w:sz="0" w:space="0" w:color="auto"/>
        <w:bottom w:val="none" w:sz="0" w:space="0" w:color="auto"/>
        <w:right w:val="none" w:sz="0" w:space="0" w:color="auto"/>
      </w:divBdr>
    </w:div>
    <w:div w:id="952400838">
      <w:bodyDiv w:val="1"/>
      <w:marLeft w:val="0"/>
      <w:marRight w:val="0"/>
      <w:marTop w:val="0"/>
      <w:marBottom w:val="0"/>
      <w:divBdr>
        <w:top w:val="none" w:sz="0" w:space="0" w:color="auto"/>
        <w:left w:val="none" w:sz="0" w:space="0" w:color="auto"/>
        <w:bottom w:val="none" w:sz="0" w:space="0" w:color="auto"/>
        <w:right w:val="none" w:sz="0" w:space="0" w:color="auto"/>
      </w:divBdr>
    </w:div>
    <w:div w:id="952830383">
      <w:bodyDiv w:val="1"/>
      <w:marLeft w:val="0"/>
      <w:marRight w:val="0"/>
      <w:marTop w:val="0"/>
      <w:marBottom w:val="0"/>
      <w:divBdr>
        <w:top w:val="none" w:sz="0" w:space="0" w:color="auto"/>
        <w:left w:val="none" w:sz="0" w:space="0" w:color="auto"/>
        <w:bottom w:val="none" w:sz="0" w:space="0" w:color="auto"/>
        <w:right w:val="none" w:sz="0" w:space="0" w:color="auto"/>
      </w:divBdr>
      <w:divsChild>
        <w:div w:id="542252611">
          <w:marLeft w:val="547"/>
          <w:marRight w:val="0"/>
          <w:marTop w:val="154"/>
          <w:marBottom w:val="0"/>
          <w:divBdr>
            <w:top w:val="none" w:sz="0" w:space="0" w:color="auto"/>
            <w:left w:val="none" w:sz="0" w:space="0" w:color="auto"/>
            <w:bottom w:val="none" w:sz="0" w:space="0" w:color="auto"/>
            <w:right w:val="none" w:sz="0" w:space="0" w:color="auto"/>
          </w:divBdr>
        </w:div>
        <w:div w:id="1455252439">
          <w:marLeft w:val="547"/>
          <w:marRight w:val="0"/>
          <w:marTop w:val="154"/>
          <w:marBottom w:val="0"/>
          <w:divBdr>
            <w:top w:val="none" w:sz="0" w:space="0" w:color="auto"/>
            <w:left w:val="none" w:sz="0" w:space="0" w:color="auto"/>
            <w:bottom w:val="none" w:sz="0" w:space="0" w:color="auto"/>
            <w:right w:val="none" w:sz="0" w:space="0" w:color="auto"/>
          </w:divBdr>
        </w:div>
        <w:div w:id="1525053323">
          <w:marLeft w:val="547"/>
          <w:marRight w:val="0"/>
          <w:marTop w:val="154"/>
          <w:marBottom w:val="0"/>
          <w:divBdr>
            <w:top w:val="none" w:sz="0" w:space="0" w:color="auto"/>
            <w:left w:val="none" w:sz="0" w:space="0" w:color="auto"/>
            <w:bottom w:val="none" w:sz="0" w:space="0" w:color="auto"/>
            <w:right w:val="none" w:sz="0" w:space="0" w:color="auto"/>
          </w:divBdr>
        </w:div>
      </w:divsChild>
    </w:div>
    <w:div w:id="952902161">
      <w:bodyDiv w:val="1"/>
      <w:marLeft w:val="0"/>
      <w:marRight w:val="0"/>
      <w:marTop w:val="0"/>
      <w:marBottom w:val="0"/>
      <w:divBdr>
        <w:top w:val="none" w:sz="0" w:space="0" w:color="auto"/>
        <w:left w:val="none" w:sz="0" w:space="0" w:color="auto"/>
        <w:bottom w:val="none" w:sz="0" w:space="0" w:color="auto"/>
        <w:right w:val="none" w:sz="0" w:space="0" w:color="auto"/>
      </w:divBdr>
      <w:divsChild>
        <w:div w:id="157884923">
          <w:marLeft w:val="0"/>
          <w:marRight w:val="0"/>
          <w:marTop w:val="0"/>
          <w:marBottom w:val="0"/>
          <w:divBdr>
            <w:top w:val="none" w:sz="0" w:space="0" w:color="auto"/>
            <w:left w:val="none" w:sz="0" w:space="0" w:color="auto"/>
            <w:bottom w:val="none" w:sz="0" w:space="0" w:color="auto"/>
            <w:right w:val="none" w:sz="0" w:space="0" w:color="auto"/>
          </w:divBdr>
          <w:divsChild>
            <w:div w:id="994410462">
              <w:marLeft w:val="0"/>
              <w:marRight w:val="0"/>
              <w:marTop w:val="0"/>
              <w:marBottom w:val="0"/>
              <w:divBdr>
                <w:top w:val="none" w:sz="0" w:space="0" w:color="auto"/>
                <w:left w:val="none" w:sz="0" w:space="0" w:color="auto"/>
                <w:bottom w:val="none" w:sz="0" w:space="0" w:color="auto"/>
                <w:right w:val="none" w:sz="0" w:space="0" w:color="auto"/>
              </w:divBdr>
            </w:div>
            <w:div w:id="197355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06897">
      <w:bodyDiv w:val="1"/>
      <w:marLeft w:val="0"/>
      <w:marRight w:val="0"/>
      <w:marTop w:val="0"/>
      <w:marBottom w:val="0"/>
      <w:divBdr>
        <w:top w:val="none" w:sz="0" w:space="0" w:color="auto"/>
        <w:left w:val="none" w:sz="0" w:space="0" w:color="auto"/>
        <w:bottom w:val="none" w:sz="0" w:space="0" w:color="auto"/>
        <w:right w:val="none" w:sz="0" w:space="0" w:color="auto"/>
      </w:divBdr>
    </w:div>
    <w:div w:id="954555521">
      <w:bodyDiv w:val="1"/>
      <w:marLeft w:val="0"/>
      <w:marRight w:val="0"/>
      <w:marTop w:val="0"/>
      <w:marBottom w:val="0"/>
      <w:divBdr>
        <w:top w:val="none" w:sz="0" w:space="0" w:color="auto"/>
        <w:left w:val="none" w:sz="0" w:space="0" w:color="auto"/>
        <w:bottom w:val="none" w:sz="0" w:space="0" w:color="auto"/>
        <w:right w:val="none" w:sz="0" w:space="0" w:color="auto"/>
      </w:divBdr>
    </w:div>
    <w:div w:id="955719729">
      <w:bodyDiv w:val="1"/>
      <w:marLeft w:val="0"/>
      <w:marRight w:val="0"/>
      <w:marTop w:val="0"/>
      <w:marBottom w:val="0"/>
      <w:divBdr>
        <w:top w:val="none" w:sz="0" w:space="0" w:color="auto"/>
        <w:left w:val="none" w:sz="0" w:space="0" w:color="auto"/>
        <w:bottom w:val="none" w:sz="0" w:space="0" w:color="auto"/>
        <w:right w:val="none" w:sz="0" w:space="0" w:color="auto"/>
      </w:divBdr>
    </w:div>
    <w:div w:id="956065642">
      <w:bodyDiv w:val="1"/>
      <w:marLeft w:val="0"/>
      <w:marRight w:val="0"/>
      <w:marTop w:val="0"/>
      <w:marBottom w:val="0"/>
      <w:divBdr>
        <w:top w:val="none" w:sz="0" w:space="0" w:color="auto"/>
        <w:left w:val="none" w:sz="0" w:space="0" w:color="auto"/>
        <w:bottom w:val="none" w:sz="0" w:space="0" w:color="auto"/>
        <w:right w:val="none" w:sz="0" w:space="0" w:color="auto"/>
      </w:divBdr>
    </w:div>
    <w:div w:id="956066213">
      <w:bodyDiv w:val="1"/>
      <w:marLeft w:val="0"/>
      <w:marRight w:val="0"/>
      <w:marTop w:val="0"/>
      <w:marBottom w:val="0"/>
      <w:divBdr>
        <w:top w:val="none" w:sz="0" w:space="0" w:color="auto"/>
        <w:left w:val="none" w:sz="0" w:space="0" w:color="auto"/>
        <w:bottom w:val="none" w:sz="0" w:space="0" w:color="auto"/>
        <w:right w:val="none" w:sz="0" w:space="0" w:color="auto"/>
      </w:divBdr>
    </w:div>
    <w:div w:id="956254679">
      <w:bodyDiv w:val="1"/>
      <w:marLeft w:val="0"/>
      <w:marRight w:val="0"/>
      <w:marTop w:val="0"/>
      <w:marBottom w:val="0"/>
      <w:divBdr>
        <w:top w:val="none" w:sz="0" w:space="0" w:color="auto"/>
        <w:left w:val="none" w:sz="0" w:space="0" w:color="auto"/>
        <w:bottom w:val="none" w:sz="0" w:space="0" w:color="auto"/>
        <w:right w:val="none" w:sz="0" w:space="0" w:color="auto"/>
      </w:divBdr>
    </w:div>
    <w:div w:id="956646275">
      <w:bodyDiv w:val="1"/>
      <w:marLeft w:val="0"/>
      <w:marRight w:val="0"/>
      <w:marTop w:val="0"/>
      <w:marBottom w:val="0"/>
      <w:divBdr>
        <w:top w:val="none" w:sz="0" w:space="0" w:color="auto"/>
        <w:left w:val="none" w:sz="0" w:space="0" w:color="auto"/>
        <w:bottom w:val="none" w:sz="0" w:space="0" w:color="auto"/>
        <w:right w:val="none" w:sz="0" w:space="0" w:color="auto"/>
      </w:divBdr>
    </w:div>
    <w:div w:id="956788365">
      <w:bodyDiv w:val="1"/>
      <w:marLeft w:val="0"/>
      <w:marRight w:val="0"/>
      <w:marTop w:val="0"/>
      <w:marBottom w:val="0"/>
      <w:divBdr>
        <w:top w:val="none" w:sz="0" w:space="0" w:color="auto"/>
        <w:left w:val="none" w:sz="0" w:space="0" w:color="auto"/>
        <w:bottom w:val="none" w:sz="0" w:space="0" w:color="auto"/>
        <w:right w:val="none" w:sz="0" w:space="0" w:color="auto"/>
      </w:divBdr>
      <w:divsChild>
        <w:div w:id="1989356345">
          <w:marLeft w:val="0"/>
          <w:marRight w:val="0"/>
          <w:marTop w:val="0"/>
          <w:marBottom w:val="0"/>
          <w:divBdr>
            <w:top w:val="none" w:sz="0" w:space="0" w:color="auto"/>
            <w:left w:val="none" w:sz="0" w:space="0" w:color="auto"/>
            <w:bottom w:val="none" w:sz="0" w:space="0" w:color="auto"/>
            <w:right w:val="none" w:sz="0" w:space="0" w:color="auto"/>
          </w:divBdr>
          <w:divsChild>
            <w:div w:id="503204632">
              <w:marLeft w:val="0"/>
              <w:marRight w:val="0"/>
              <w:marTop w:val="0"/>
              <w:marBottom w:val="0"/>
              <w:divBdr>
                <w:top w:val="none" w:sz="0" w:space="0" w:color="auto"/>
                <w:left w:val="none" w:sz="0" w:space="0" w:color="auto"/>
                <w:bottom w:val="none" w:sz="0" w:space="0" w:color="auto"/>
                <w:right w:val="none" w:sz="0" w:space="0" w:color="auto"/>
              </w:divBdr>
            </w:div>
            <w:div w:id="808519702">
              <w:marLeft w:val="0"/>
              <w:marRight w:val="0"/>
              <w:marTop w:val="0"/>
              <w:marBottom w:val="0"/>
              <w:divBdr>
                <w:top w:val="none" w:sz="0" w:space="0" w:color="auto"/>
                <w:left w:val="none" w:sz="0" w:space="0" w:color="auto"/>
                <w:bottom w:val="none" w:sz="0" w:space="0" w:color="auto"/>
                <w:right w:val="none" w:sz="0" w:space="0" w:color="auto"/>
              </w:divBdr>
            </w:div>
            <w:div w:id="1027298338">
              <w:marLeft w:val="0"/>
              <w:marRight w:val="0"/>
              <w:marTop w:val="0"/>
              <w:marBottom w:val="0"/>
              <w:divBdr>
                <w:top w:val="none" w:sz="0" w:space="0" w:color="auto"/>
                <w:left w:val="none" w:sz="0" w:space="0" w:color="auto"/>
                <w:bottom w:val="none" w:sz="0" w:space="0" w:color="auto"/>
                <w:right w:val="none" w:sz="0" w:space="0" w:color="auto"/>
              </w:divBdr>
            </w:div>
            <w:div w:id="1236940157">
              <w:marLeft w:val="0"/>
              <w:marRight w:val="0"/>
              <w:marTop w:val="0"/>
              <w:marBottom w:val="0"/>
              <w:divBdr>
                <w:top w:val="none" w:sz="0" w:space="0" w:color="auto"/>
                <w:left w:val="none" w:sz="0" w:space="0" w:color="auto"/>
                <w:bottom w:val="none" w:sz="0" w:space="0" w:color="auto"/>
                <w:right w:val="none" w:sz="0" w:space="0" w:color="auto"/>
              </w:divBdr>
            </w:div>
            <w:div w:id="193019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88771">
      <w:bodyDiv w:val="1"/>
      <w:marLeft w:val="0"/>
      <w:marRight w:val="0"/>
      <w:marTop w:val="0"/>
      <w:marBottom w:val="0"/>
      <w:divBdr>
        <w:top w:val="none" w:sz="0" w:space="0" w:color="auto"/>
        <w:left w:val="none" w:sz="0" w:space="0" w:color="auto"/>
        <w:bottom w:val="none" w:sz="0" w:space="0" w:color="auto"/>
        <w:right w:val="none" w:sz="0" w:space="0" w:color="auto"/>
      </w:divBdr>
    </w:div>
    <w:div w:id="956981976">
      <w:bodyDiv w:val="1"/>
      <w:marLeft w:val="0"/>
      <w:marRight w:val="0"/>
      <w:marTop w:val="0"/>
      <w:marBottom w:val="0"/>
      <w:divBdr>
        <w:top w:val="none" w:sz="0" w:space="0" w:color="auto"/>
        <w:left w:val="none" w:sz="0" w:space="0" w:color="auto"/>
        <w:bottom w:val="none" w:sz="0" w:space="0" w:color="auto"/>
        <w:right w:val="none" w:sz="0" w:space="0" w:color="auto"/>
      </w:divBdr>
    </w:div>
    <w:div w:id="957563612">
      <w:bodyDiv w:val="1"/>
      <w:marLeft w:val="0"/>
      <w:marRight w:val="0"/>
      <w:marTop w:val="0"/>
      <w:marBottom w:val="0"/>
      <w:divBdr>
        <w:top w:val="none" w:sz="0" w:space="0" w:color="auto"/>
        <w:left w:val="none" w:sz="0" w:space="0" w:color="auto"/>
        <w:bottom w:val="none" w:sz="0" w:space="0" w:color="auto"/>
        <w:right w:val="none" w:sz="0" w:space="0" w:color="auto"/>
      </w:divBdr>
    </w:div>
    <w:div w:id="957569667">
      <w:bodyDiv w:val="1"/>
      <w:marLeft w:val="0"/>
      <w:marRight w:val="0"/>
      <w:marTop w:val="0"/>
      <w:marBottom w:val="0"/>
      <w:divBdr>
        <w:top w:val="none" w:sz="0" w:space="0" w:color="auto"/>
        <w:left w:val="none" w:sz="0" w:space="0" w:color="auto"/>
        <w:bottom w:val="none" w:sz="0" w:space="0" w:color="auto"/>
        <w:right w:val="none" w:sz="0" w:space="0" w:color="auto"/>
      </w:divBdr>
    </w:div>
    <w:div w:id="957683103">
      <w:bodyDiv w:val="1"/>
      <w:marLeft w:val="0"/>
      <w:marRight w:val="0"/>
      <w:marTop w:val="0"/>
      <w:marBottom w:val="0"/>
      <w:divBdr>
        <w:top w:val="none" w:sz="0" w:space="0" w:color="auto"/>
        <w:left w:val="none" w:sz="0" w:space="0" w:color="auto"/>
        <w:bottom w:val="none" w:sz="0" w:space="0" w:color="auto"/>
        <w:right w:val="none" w:sz="0" w:space="0" w:color="auto"/>
      </w:divBdr>
    </w:div>
    <w:div w:id="958410354">
      <w:bodyDiv w:val="1"/>
      <w:marLeft w:val="0"/>
      <w:marRight w:val="0"/>
      <w:marTop w:val="0"/>
      <w:marBottom w:val="0"/>
      <w:divBdr>
        <w:top w:val="none" w:sz="0" w:space="0" w:color="auto"/>
        <w:left w:val="none" w:sz="0" w:space="0" w:color="auto"/>
        <w:bottom w:val="none" w:sz="0" w:space="0" w:color="auto"/>
        <w:right w:val="none" w:sz="0" w:space="0" w:color="auto"/>
      </w:divBdr>
    </w:div>
    <w:div w:id="958923932">
      <w:bodyDiv w:val="1"/>
      <w:marLeft w:val="0"/>
      <w:marRight w:val="0"/>
      <w:marTop w:val="0"/>
      <w:marBottom w:val="0"/>
      <w:divBdr>
        <w:top w:val="none" w:sz="0" w:space="0" w:color="auto"/>
        <w:left w:val="none" w:sz="0" w:space="0" w:color="auto"/>
        <w:bottom w:val="none" w:sz="0" w:space="0" w:color="auto"/>
        <w:right w:val="none" w:sz="0" w:space="0" w:color="auto"/>
      </w:divBdr>
      <w:divsChild>
        <w:div w:id="222568943">
          <w:marLeft w:val="1166"/>
          <w:marRight w:val="0"/>
          <w:marTop w:val="96"/>
          <w:marBottom w:val="0"/>
          <w:divBdr>
            <w:top w:val="none" w:sz="0" w:space="0" w:color="auto"/>
            <w:left w:val="none" w:sz="0" w:space="0" w:color="auto"/>
            <w:bottom w:val="none" w:sz="0" w:space="0" w:color="auto"/>
            <w:right w:val="none" w:sz="0" w:space="0" w:color="auto"/>
          </w:divBdr>
        </w:div>
        <w:div w:id="228228040">
          <w:marLeft w:val="1166"/>
          <w:marRight w:val="0"/>
          <w:marTop w:val="96"/>
          <w:marBottom w:val="0"/>
          <w:divBdr>
            <w:top w:val="none" w:sz="0" w:space="0" w:color="auto"/>
            <w:left w:val="none" w:sz="0" w:space="0" w:color="auto"/>
            <w:bottom w:val="none" w:sz="0" w:space="0" w:color="auto"/>
            <w:right w:val="none" w:sz="0" w:space="0" w:color="auto"/>
          </w:divBdr>
        </w:div>
        <w:div w:id="228463931">
          <w:marLeft w:val="1800"/>
          <w:marRight w:val="0"/>
          <w:marTop w:val="77"/>
          <w:marBottom w:val="0"/>
          <w:divBdr>
            <w:top w:val="none" w:sz="0" w:space="0" w:color="auto"/>
            <w:left w:val="none" w:sz="0" w:space="0" w:color="auto"/>
            <w:bottom w:val="none" w:sz="0" w:space="0" w:color="auto"/>
            <w:right w:val="none" w:sz="0" w:space="0" w:color="auto"/>
          </w:divBdr>
        </w:div>
        <w:div w:id="383217641">
          <w:marLeft w:val="547"/>
          <w:marRight w:val="0"/>
          <w:marTop w:val="115"/>
          <w:marBottom w:val="0"/>
          <w:divBdr>
            <w:top w:val="none" w:sz="0" w:space="0" w:color="auto"/>
            <w:left w:val="none" w:sz="0" w:space="0" w:color="auto"/>
            <w:bottom w:val="none" w:sz="0" w:space="0" w:color="auto"/>
            <w:right w:val="none" w:sz="0" w:space="0" w:color="auto"/>
          </w:divBdr>
        </w:div>
        <w:div w:id="725027981">
          <w:marLeft w:val="1800"/>
          <w:marRight w:val="0"/>
          <w:marTop w:val="77"/>
          <w:marBottom w:val="0"/>
          <w:divBdr>
            <w:top w:val="none" w:sz="0" w:space="0" w:color="auto"/>
            <w:left w:val="none" w:sz="0" w:space="0" w:color="auto"/>
            <w:bottom w:val="none" w:sz="0" w:space="0" w:color="auto"/>
            <w:right w:val="none" w:sz="0" w:space="0" w:color="auto"/>
          </w:divBdr>
        </w:div>
        <w:div w:id="1416433405">
          <w:marLeft w:val="547"/>
          <w:marRight w:val="0"/>
          <w:marTop w:val="115"/>
          <w:marBottom w:val="0"/>
          <w:divBdr>
            <w:top w:val="none" w:sz="0" w:space="0" w:color="auto"/>
            <w:left w:val="none" w:sz="0" w:space="0" w:color="auto"/>
            <w:bottom w:val="none" w:sz="0" w:space="0" w:color="auto"/>
            <w:right w:val="none" w:sz="0" w:space="0" w:color="auto"/>
          </w:divBdr>
        </w:div>
        <w:div w:id="1501584789">
          <w:marLeft w:val="1800"/>
          <w:marRight w:val="0"/>
          <w:marTop w:val="77"/>
          <w:marBottom w:val="0"/>
          <w:divBdr>
            <w:top w:val="none" w:sz="0" w:space="0" w:color="auto"/>
            <w:left w:val="none" w:sz="0" w:space="0" w:color="auto"/>
            <w:bottom w:val="none" w:sz="0" w:space="0" w:color="auto"/>
            <w:right w:val="none" w:sz="0" w:space="0" w:color="auto"/>
          </w:divBdr>
        </w:div>
        <w:div w:id="1589652989">
          <w:marLeft w:val="1800"/>
          <w:marRight w:val="0"/>
          <w:marTop w:val="77"/>
          <w:marBottom w:val="0"/>
          <w:divBdr>
            <w:top w:val="none" w:sz="0" w:space="0" w:color="auto"/>
            <w:left w:val="none" w:sz="0" w:space="0" w:color="auto"/>
            <w:bottom w:val="none" w:sz="0" w:space="0" w:color="auto"/>
            <w:right w:val="none" w:sz="0" w:space="0" w:color="auto"/>
          </w:divBdr>
        </w:div>
        <w:div w:id="1655062095">
          <w:marLeft w:val="1800"/>
          <w:marRight w:val="0"/>
          <w:marTop w:val="77"/>
          <w:marBottom w:val="0"/>
          <w:divBdr>
            <w:top w:val="none" w:sz="0" w:space="0" w:color="auto"/>
            <w:left w:val="none" w:sz="0" w:space="0" w:color="auto"/>
            <w:bottom w:val="none" w:sz="0" w:space="0" w:color="auto"/>
            <w:right w:val="none" w:sz="0" w:space="0" w:color="auto"/>
          </w:divBdr>
        </w:div>
        <w:div w:id="1703243735">
          <w:marLeft w:val="1800"/>
          <w:marRight w:val="0"/>
          <w:marTop w:val="77"/>
          <w:marBottom w:val="0"/>
          <w:divBdr>
            <w:top w:val="none" w:sz="0" w:space="0" w:color="auto"/>
            <w:left w:val="none" w:sz="0" w:space="0" w:color="auto"/>
            <w:bottom w:val="none" w:sz="0" w:space="0" w:color="auto"/>
            <w:right w:val="none" w:sz="0" w:space="0" w:color="auto"/>
          </w:divBdr>
        </w:div>
      </w:divsChild>
    </w:div>
    <w:div w:id="959268110">
      <w:bodyDiv w:val="1"/>
      <w:marLeft w:val="0"/>
      <w:marRight w:val="0"/>
      <w:marTop w:val="0"/>
      <w:marBottom w:val="0"/>
      <w:divBdr>
        <w:top w:val="none" w:sz="0" w:space="0" w:color="auto"/>
        <w:left w:val="none" w:sz="0" w:space="0" w:color="auto"/>
        <w:bottom w:val="none" w:sz="0" w:space="0" w:color="auto"/>
        <w:right w:val="none" w:sz="0" w:space="0" w:color="auto"/>
      </w:divBdr>
    </w:div>
    <w:div w:id="959530605">
      <w:bodyDiv w:val="1"/>
      <w:marLeft w:val="0"/>
      <w:marRight w:val="0"/>
      <w:marTop w:val="0"/>
      <w:marBottom w:val="0"/>
      <w:divBdr>
        <w:top w:val="none" w:sz="0" w:space="0" w:color="auto"/>
        <w:left w:val="none" w:sz="0" w:space="0" w:color="auto"/>
        <w:bottom w:val="none" w:sz="0" w:space="0" w:color="auto"/>
        <w:right w:val="none" w:sz="0" w:space="0" w:color="auto"/>
      </w:divBdr>
    </w:div>
    <w:div w:id="959921971">
      <w:bodyDiv w:val="1"/>
      <w:marLeft w:val="0"/>
      <w:marRight w:val="0"/>
      <w:marTop w:val="0"/>
      <w:marBottom w:val="0"/>
      <w:divBdr>
        <w:top w:val="none" w:sz="0" w:space="0" w:color="auto"/>
        <w:left w:val="none" w:sz="0" w:space="0" w:color="auto"/>
        <w:bottom w:val="none" w:sz="0" w:space="0" w:color="auto"/>
        <w:right w:val="none" w:sz="0" w:space="0" w:color="auto"/>
      </w:divBdr>
    </w:div>
    <w:div w:id="960109266">
      <w:bodyDiv w:val="1"/>
      <w:marLeft w:val="0"/>
      <w:marRight w:val="0"/>
      <w:marTop w:val="0"/>
      <w:marBottom w:val="0"/>
      <w:divBdr>
        <w:top w:val="none" w:sz="0" w:space="0" w:color="auto"/>
        <w:left w:val="none" w:sz="0" w:space="0" w:color="auto"/>
        <w:bottom w:val="none" w:sz="0" w:space="0" w:color="auto"/>
        <w:right w:val="none" w:sz="0" w:space="0" w:color="auto"/>
      </w:divBdr>
    </w:div>
    <w:div w:id="960695022">
      <w:bodyDiv w:val="1"/>
      <w:marLeft w:val="0"/>
      <w:marRight w:val="0"/>
      <w:marTop w:val="0"/>
      <w:marBottom w:val="0"/>
      <w:divBdr>
        <w:top w:val="none" w:sz="0" w:space="0" w:color="auto"/>
        <w:left w:val="none" w:sz="0" w:space="0" w:color="auto"/>
        <w:bottom w:val="none" w:sz="0" w:space="0" w:color="auto"/>
        <w:right w:val="none" w:sz="0" w:space="0" w:color="auto"/>
      </w:divBdr>
    </w:div>
    <w:div w:id="961224961">
      <w:bodyDiv w:val="1"/>
      <w:marLeft w:val="0"/>
      <w:marRight w:val="0"/>
      <w:marTop w:val="0"/>
      <w:marBottom w:val="0"/>
      <w:divBdr>
        <w:top w:val="none" w:sz="0" w:space="0" w:color="auto"/>
        <w:left w:val="none" w:sz="0" w:space="0" w:color="auto"/>
        <w:bottom w:val="none" w:sz="0" w:space="0" w:color="auto"/>
        <w:right w:val="none" w:sz="0" w:space="0" w:color="auto"/>
      </w:divBdr>
    </w:div>
    <w:div w:id="962034485">
      <w:bodyDiv w:val="1"/>
      <w:marLeft w:val="0"/>
      <w:marRight w:val="0"/>
      <w:marTop w:val="0"/>
      <w:marBottom w:val="0"/>
      <w:divBdr>
        <w:top w:val="none" w:sz="0" w:space="0" w:color="auto"/>
        <w:left w:val="none" w:sz="0" w:space="0" w:color="auto"/>
        <w:bottom w:val="none" w:sz="0" w:space="0" w:color="auto"/>
        <w:right w:val="none" w:sz="0" w:space="0" w:color="auto"/>
      </w:divBdr>
    </w:div>
    <w:div w:id="962154978">
      <w:bodyDiv w:val="1"/>
      <w:marLeft w:val="0"/>
      <w:marRight w:val="0"/>
      <w:marTop w:val="0"/>
      <w:marBottom w:val="0"/>
      <w:divBdr>
        <w:top w:val="none" w:sz="0" w:space="0" w:color="auto"/>
        <w:left w:val="none" w:sz="0" w:space="0" w:color="auto"/>
        <w:bottom w:val="none" w:sz="0" w:space="0" w:color="auto"/>
        <w:right w:val="none" w:sz="0" w:space="0" w:color="auto"/>
      </w:divBdr>
    </w:div>
    <w:div w:id="962997591">
      <w:bodyDiv w:val="1"/>
      <w:marLeft w:val="0"/>
      <w:marRight w:val="0"/>
      <w:marTop w:val="0"/>
      <w:marBottom w:val="0"/>
      <w:divBdr>
        <w:top w:val="none" w:sz="0" w:space="0" w:color="auto"/>
        <w:left w:val="none" w:sz="0" w:space="0" w:color="auto"/>
        <w:bottom w:val="none" w:sz="0" w:space="0" w:color="auto"/>
        <w:right w:val="none" w:sz="0" w:space="0" w:color="auto"/>
      </w:divBdr>
    </w:div>
    <w:div w:id="963266257">
      <w:bodyDiv w:val="1"/>
      <w:marLeft w:val="0"/>
      <w:marRight w:val="0"/>
      <w:marTop w:val="0"/>
      <w:marBottom w:val="0"/>
      <w:divBdr>
        <w:top w:val="none" w:sz="0" w:space="0" w:color="auto"/>
        <w:left w:val="none" w:sz="0" w:space="0" w:color="auto"/>
        <w:bottom w:val="none" w:sz="0" w:space="0" w:color="auto"/>
        <w:right w:val="none" w:sz="0" w:space="0" w:color="auto"/>
      </w:divBdr>
    </w:div>
    <w:div w:id="963271677">
      <w:bodyDiv w:val="1"/>
      <w:marLeft w:val="0"/>
      <w:marRight w:val="0"/>
      <w:marTop w:val="0"/>
      <w:marBottom w:val="0"/>
      <w:divBdr>
        <w:top w:val="none" w:sz="0" w:space="0" w:color="auto"/>
        <w:left w:val="none" w:sz="0" w:space="0" w:color="auto"/>
        <w:bottom w:val="none" w:sz="0" w:space="0" w:color="auto"/>
        <w:right w:val="none" w:sz="0" w:space="0" w:color="auto"/>
      </w:divBdr>
    </w:div>
    <w:div w:id="963851083">
      <w:bodyDiv w:val="1"/>
      <w:marLeft w:val="0"/>
      <w:marRight w:val="0"/>
      <w:marTop w:val="0"/>
      <w:marBottom w:val="0"/>
      <w:divBdr>
        <w:top w:val="none" w:sz="0" w:space="0" w:color="auto"/>
        <w:left w:val="none" w:sz="0" w:space="0" w:color="auto"/>
        <w:bottom w:val="none" w:sz="0" w:space="0" w:color="auto"/>
        <w:right w:val="none" w:sz="0" w:space="0" w:color="auto"/>
      </w:divBdr>
    </w:div>
    <w:div w:id="963924327">
      <w:bodyDiv w:val="1"/>
      <w:marLeft w:val="0"/>
      <w:marRight w:val="0"/>
      <w:marTop w:val="0"/>
      <w:marBottom w:val="0"/>
      <w:divBdr>
        <w:top w:val="none" w:sz="0" w:space="0" w:color="auto"/>
        <w:left w:val="none" w:sz="0" w:space="0" w:color="auto"/>
        <w:bottom w:val="none" w:sz="0" w:space="0" w:color="auto"/>
        <w:right w:val="none" w:sz="0" w:space="0" w:color="auto"/>
      </w:divBdr>
      <w:divsChild>
        <w:div w:id="8334491">
          <w:marLeft w:val="547"/>
          <w:marRight w:val="0"/>
          <w:marTop w:val="154"/>
          <w:marBottom w:val="0"/>
          <w:divBdr>
            <w:top w:val="none" w:sz="0" w:space="0" w:color="auto"/>
            <w:left w:val="none" w:sz="0" w:space="0" w:color="auto"/>
            <w:bottom w:val="none" w:sz="0" w:space="0" w:color="auto"/>
            <w:right w:val="none" w:sz="0" w:space="0" w:color="auto"/>
          </w:divBdr>
        </w:div>
      </w:divsChild>
    </w:div>
    <w:div w:id="964310519">
      <w:bodyDiv w:val="1"/>
      <w:marLeft w:val="0"/>
      <w:marRight w:val="0"/>
      <w:marTop w:val="0"/>
      <w:marBottom w:val="0"/>
      <w:divBdr>
        <w:top w:val="none" w:sz="0" w:space="0" w:color="auto"/>
        <w:left w:val="none" w:sz="0" w:space="0" w:color="auto"/>
        <w:bottom w:val="none" w:sz="0" w:space="0" w:color="auto"/>
        <w:right w:val="none" w:sz="0" w:space="0" w:color="auto"/>
      </w:divBdr>
    </w:div>
    <w:div w:id="964386557">
      <w:bodyDiv w:val="1"/>
      <w:marLeft w:val="0"/>
      <w:marRight w:val="0"/>
      <w:marTop w:val="0"/>
      <w:marBottom w:val="0"/>
      <w:divBdr>
        <w:top w:val="none" w:sz="0" w:space="0" w:color="auto"/>
        <w:left w:val="none" w:sz="0" w:space="0" w:color="auto"/>
        <w:bottom w:val="none" w:sz="0" w:space="0" w:color="auto"/>
        <w:right w:val="none" w:sz="0" w:space="0" w:color="auto"/>
      </w:divBdr>
    </w:div>
    <w:div w:id="965698230">
      <w:bodyDiv w:val="1"/>
      <w:marLeft w:val="0"/>
      <w:marRight w:val="0"/>
      <w:marTop w:val="0"/>
      <w:marBottom w:val="0"/>
      <w:divBdr>
        <w:top w:val="none" w:sz="0" w:space="0" w:color="auto"/>
        <w:left w:val="none" w:sz="0" w:space="0" w:color="auto"/>
        <w:bottom w:val="none" w:sz="0" w:space="0" w:color="auto"/>
        <w:right w:val="none" w:sz="0" w:space="0" w:color="auto"/>
      </w:divBdr>
    </w:div>
    <w:div w:id="965819072">
      <w:bodyDiv w:val="1"/>
      <w:marLeft w:val="0"/>
      <w:marRight w:val="0"/>
      <w:marTop w:val="0"/>
      <w:marBottom w:val="0"/>
      <w:divBdr>
        <w:top w:val="none" w:sz="0" w:space="0" w:color="auto"/>
        <w:left w:val="none" w:sz="0" w:space="0" w:color="auto"/>
        <w:bottom w:val="none" w:sz="0" w:space="0" w:color="auto"/>
        <w:right w:val="none" w:sz="0" w:space="0" w:color="auto"/>
      </w:divBdr>
      <w:divsChild>
        <w:div w:id="72706220">
          <w:marLeft w:val="547"/>
          <w:marRight w:val="0"/>
          <w:marTop w:val="115"/>
          <w:marBottom w:val="0"/>
          <w:divBdr>
            <w:top w:val="none" w:sz="0" w:space="0" w:color="auto"/>
            <w:left w:val="none" w:sz="0" w:space="0" w:color="auto"/>
            <w:bottom w:val="none" w:sz="0" w:space="0" w:color="auto"/>
            <w:right w:val="none" w:sz="0" w:space="0" w:color="auto"/>
          </w:divBdr>
        </w:div>
        <w:div w:id="510918806">
          <w:marLeft w:val="547"/>
          <w:marRight w:val="0"/>
          <w:marTop w:val="115"/>
          <w:marBottom w:val="0"/>
          <w:divBdr>
            <w:top w:val="none" w:sz="0" w:space="0" w:color="auto"/>
            <w:left w:val="none" w:sz="0" w:space="0" w:color="auto"/>
            <w:bottom w:val="none" w:sz="0" w:space="0" w:color="auto"/>
            <w:right w:val="none" w:sz="0" w:space="0" w:color="auto"/>
          </w:divBdr>
        </w:div>
        <w:div w:id="870266871">
          <w:marLeft w:val="1166"/>
          <w:marRight w:val="0"/>
          <w:marTop w:val="96"/>
          <w:marBottom w:val="0"/>
          <w:divBdr>
            <w:top w:val="none" w:sz="0" w:space="0" w:color="auto"/>
            <w:left w:val="none" w:sz="0" w:space="0" w:color="auto"/>
            <w:bottom w:val="none" w:sz="0" w:space="0" w:color="auto"/>
            <w:right w:val="none" w:sz="0" w:space="0" w:color="auto"/>
          </w:divBdr>
        </w:div>
        <w:div w:id="963389885">
          <w:marLeft w:val="1166"/>
          <w:marRight w:val="0"/>
          <w:marTop w:val="96"/>
          <w:marBottom w:val="0"/>
          <w:divBdr>
            <w:top w:val="none" w:sz="0" w:space="0" w:color="auto"/>
            <w:left w:val="none" w:sz="0" w:space="0" w:color="auto"/>
            <w:bottom w:val="none" w:sz="0" w:space="0" w:color="auto"/>
            <w:right w:val="none" w:sz="0" w:space="0" w:color="auto"/>
          </w:divBdr>
        </w:div>
        <w:div w:id="1261454514">
          <w:marLeft w:val="1166"/>
          <w:marRight w:val="0"/>
          <w:marTop w:val="96"/>
          <w:marBottom w:val="0"/>
          <w:divBdr>
            <w:top w:val="none" w:sz="0" w:space="0" w:color="auto"/>
            <w:left w:val="none" w:sz="0" w:space="0" w:color="auto"/>
            <w:bottom w:val="none" w:sz="0" w:space="0" w:color="auto"/>
            <w:right w:val="none" w:sz="0" w:space="0" w:color="auto"/>
          </w:divBdr>
        </w:div>
        <w:div w:id="1488475848">
          <w:marLeft w:val="1800"/>
          <w:marRight w:val="0"/>
          <w:marTop w:val="86"/>
          <w:marBottom w:val="0"/>
          <w:divBdr>
            <w:top w:val="none" w:sz="0" w:space="0" w:color="auto"/>
            <w:left w:val="none" w:sz="0" w:space="0" w:color="auto"/>
            <w:bottom w:val="none" w:sz="0" w:space="0" w:color="auto"/>
            <w:right w:val="none" w:sz="0" w:space="0" w:color="auto"/>
          </w:divBdr>
        </w:div>
        <w:div w:id="1635793634">
          <w:marLeft w:val="1166"/>
          <w:marRight w:val="0"/>
          <w:marTop w:val="96"/>
          <w:marBottom w:val="0"/>
          <w:divBdr>
            <w:top w:val="none" w:sz="0" w:space="0" w:color="auto"/>
            <w:left w:val="none" w:sz="0" w:space="0" w:color="auto"/>
            <w:bottom w:val="none" w:sz="0" w:space="0" w:color="auto"/>
            <w:right w:val="none" w:sz="0" w:space="0" w:color="auto"/>
          </w:divBdr>
        </w:div>
        <w:div w:id="1710060119">
          <w:marLeft w:val="1166"/>
          <w:marRight w:val="0"/>
          <w:marTop w:val="96"/>
          <w:marBottom w:val="0"/>
          <w:divBdr>
            <w:top w:val="none" w:sz="0" w:space="0" w:color="auto"/>
            <w:left w:val="none" w:sz="0" w:space="0" w:color="auto"/>
            <w:bottom w:val="none" w:sz="0" w:space="0" w:color="auto"/>
            <w:right w:val="none" w:sz="0" w:space="0" w:color="auto"/>
          </w:divBdr>
        </w:div>
        <w:div w:id="1834450300">
          <w:marLeft w:val="1166"/>
          <w:marRight w:val="0"/>
          <w:marTop w:val="96"/>
          <w:marBottom w:val="0"/>
          <w:divBdr>
            <w:top w:val="none" w:sz="0" w:space="0" w:color="auto"/>
            <w:left w:val="none" w:sz="0" w:space="0" w:color="auto"/>
            <w:bottom w:val="none" w:sz="0" w:space="0" w:color="auto"/>
            <w:right w:val="none" w:sz="0" w:space="0" w:color="auto"/>
          </w:divBdr>
        </w:div>
        <w:div w:id="1984308220">
          <w:marLeft w:val="1166"/>
          <w:marRight w:val="0"/>
          <w:marTop w:val="96"/>
          <w:marBottom w:val="0"/>
          <w:divBdr>
            <w:top w:val="none" w:sz="0" w:space="0" w:color="auto"/>
            <w:left w:val="none" w:sz="0" w:space="0" w:color="auto"/>
            <w:bottom w:val="none" w:sz="0" w:space="0" w:color="auto"/>
            <w:right w:val="none" w:sz="0" w:space="0" w:color="auto"/>
          </w:divBdr>
        </w:div>
        <w:div w:id="2106922938">
          <w:marLeft w:val="1166"/>
          <w:marRight w:val="0"/>
          <w:marTop w:val="96"/>
          <w:marBottom w:val="0"/>
          <w:divBdr>
            <w:top w:val="none" w:sz="0" w:space="0" w:color="auto"/>
            <w:left w:val="none" w:sz="0" w:space="0" w:color="auto"/>
            <w:bottom w:val="none" w:sz="0" w:space="0" w:color="auto"/>
            <w:right w:val="none" w:sz="0" w:space="0" w:color="auto"/>
          </w:divBdr>
        </w:div>
      </w:divsChild>
    </w:div>
    <w:div w:id="965892034">
      <w:bodyDiv w:val="1"/>
      <w:marLeft w:val="0"/>
      <w:marRight w:val="0"/>
      <w:marTop w:val="0"/>
      <w:marBottom w:val="0"/>
      <w:divBdr>
        <w:top w:val="none" w:sz="0" w:space="0" w:color="auto"/>
        <w:left w:val="none" w:sz="0" w:space="0" w:color="auto"/>
        <w:bottom w:val="none" w:sz="0" w:space="0" w:color="auto"/>
        <w:right w:val="none" w:sz="0" w:space="0" w:color="auto"/>
      </w:divBdr>
    </w:div>
    <w:div w:id="966081387">
      <w:bodyDiv w:val="1"/>
      <w:marLeft w:val="0"/>
      <w:marRight w:val="0"/>
      <w:marTop w:val="0"/>
      <w:marBottom w:val="0"/>
      <w:divBdr>
        <w:top w:val="none" w:sz="0" w:space="0" w:color="auto"/>
        <w:left w:val="none" w:sz="0" w:space="0" w:color="auto"/>
        <w:bottom w:val="none" w:sz="0" w:space="0" w:color="auto"/>
        <w:right w:val="none" w:sz="0" w:space="0" w:color="auto"/>
      </w:divBdr>
    </w:div>
    <w:div w:id="966088189">
      <w:bodyDiv w:val="1"/>
      <w:marLeft w:val="0"/>
      <w:marRight w:val="0"/>
      <w:marTop w:val="0"/>
      <w:marBottom w:val="0"/>
      <w:divBdr>
        <w:top w:val="none" w:sz="0" w:space="0" w:color="auto"/>
        <w:left w:val="none" w:sz="0" w:space="0" w:color="auto"/>
        <w:bottom w:val="none" w:sz="0" w:space="0" w:color="auto"/>
        <w:right w:val="none" w:sz="0" w:space="0" w:color="auto"/>
      </w:divBdr>
    </w:div>
    <w:div w:id="967079459">
      <w:bodyDiv w:val="1"/>
      <w:marLeft w:val="0"/>
      <w:marRight w:val="0"/>
      <w:marTop w:val="0"/>
      <w:marBottom w:val="0"/>
      <w:divBdr>
        <w:top w:val="none" w:sz="0" w:space="0" w:color="auto"/>
        <w:left w:val="none" w:sz="0" w:space="0" w:color="auto"/>
        <w:bottom w:val="none" w:sz="0" w:space="0" w:color="auto"/>
        <w:right w:val="none" w:sz="0" w:space="0" w:color="auto"/>
      </w:divBdr>
      <w:divsChild>
        <w:div w:id="27528635">
          <w:marLeft w:val="1800"/>
          <w:marRight w:val="0"/>
          <w:marTop w:val="77"/>
          <w:marBottom w:val="0"/>
          <w:divBdr>
            <w:top w:val="none" w:sz="0" w:space="0" w:color="auto"/>
            <w:left w:val="none" w:sz="0" w:space="0" w:color="auto"/>
            <w:bottom w:val="none" w:sz="0" w:space="0" w:color="auto"/>
            <w:right w:val="none" w:sz="0" w:space="0" w:color="auto"/>
          </w:divBdr>
        </w:div>
        <w:div w:id="124274454">
          <w:marLeft w:val="1800"/>
          <w:marRight w:val="0"/>
          <w:marTop w:val="77"/>
          <w:marBottom w:val="0"/>
          <w:divBdr>
            <w:top w:val="none" w:sz="0" w:space="0" w:color="auto"/>
            <w:left w:val="none" w:sz="0" w:space="0" w:color="auto"/>
            <w:bottom w:val="none" w:sz="0" w:space="0" w:color="auto"/>
            <w:right w:val="none" w:sz="0" w:space="0" w:color="auto"/>
          </w:divBdr>
        </w:div>
        <w:div w:id="842553353">
          <w:marLeft w:val="1166"/>
          <w:marRight w:val="0"/>
          <w:marTop w:val="96"/>
          <w:marBottom w:val="0"/>
          <w:divBdr>
            <w:top w:val="none" w:sz="0" w:space="0" w:color="auto"/>
            <w:left w:val="none" w:sz="0" w:space="0" w:color="auto"/>
            <w:bottom w:val="none" w:sz="0" w:space="0" w:color="auto"/>
            <w:right w:val="none" w:sz="0" w:space="0" w:color="auto"/>
          </w:divBdr>
        </w:div>
        <w:div w:id="1575504889">
          <w:marLeft w:val="547"/>
          <w:marRight w:val="0"/>
          <w:marTop w:val="115"/>
          <w:marBottom w:val="0"/>
          <w:divBdr>
            <w:top w:val="none" w:sz="0" w:space="0" w:color="auto"/>
            <w:left w:val="none" w:sz="0" w:space="0" w:color="auto"/>
            <w:bottom w:val="none" w:sz="0" w:space="0" w:color="auto"/>
            <w:right w:val="none" w:sz="0" w:space="0" w:color="auto"/>
          </w:divBdr>
        </w:div>
        <w:div w:id="1622029068">
          <w:marLeft w:val="1800"/>
          <w:marRight w:val="0"/>
          <w:marTop w:val="77"/>
          <w:marBottom w:val="0"/>
          <w:divBdr>
            <w:top w:val="none" w:sz="0" w:space="0" w:color="auto"/>
            <w:left w:val="none" w:sz="0" w:space="0" w:color="auto"/>
            <w:bottom w:val="none" w:sz="0" w:space="0" w:color="auto"/>
            <w:right w:val="none" w:sz="0" w:space="0" w:color="auto"/>
          </w:divBdr>
        </w:div>
        <w:div w:id="2046101773">
          <w:marLeft w:val="1166"/>
          <w:marRight w:val="0"/>
          <w:marTop w:val="96"/>
          <w:marBottom w:val="0"/>
          <w:divBdr>
            <w:top w:val="none" w:sz="0" w:space="0" w:color="auto"/>
            <w:left w:val="none" w:sz="0" w:space="0" w:color="auto"/>
            <w:bottom w:val="none" w:sz="0" w:space="0" w:color="auto"/>
            <w:right w:val="none" w:sz="0" w:space="0" w:color="auto"/>
          </w:divBdr>
        </w:div>
        <w:div w:id="2142772357">
          <w:marLeft w:val="1166"/>
          <w:marRight w:val="0"/>
          <w:marTop w:val="96"/>
          <w:marBottom w:val="0"/>
          <w:divBdr>
            <w:top w:val="none" w:sz="0" w:space="0" w:color="auto"/>
            <w:left w:val="none" w:sz="0" w:space="0" w:color="auto"/>
            <w:bottom w:val="none" w:sz="0" w:space="0" w:color="auto"/>
            <w:right w:val="none" w:sz="0" w:space="0" w:color="auto"/>
          </w:divBdr>
        </w:div>
      </w:divsChild>
    </w:div>
    <w:div w:id="967466945">
      <w:bodyDiv w:val="1"/>
      <w:marLeft w:val="0"/>
      <w:marRight w:val="0"/>
      <w:marTop w:val="0"/>
      <w:marBottom w:val="0"/>
      <w:divBdr>
        <w:top w:val="none" w:sz="0" w:space="0" w:color="auto"/>
        <w:left w:val="none" w:sz="0" w:space="0" w:color="auto"/>
        <w:bottom w:val="none" w:sz="0" w:space="0" w:color="auto"/>
        <w:right w:val="none" w:sz="0" w:space="0" w:color="auto"/>
      </w:divBdr>
      <w:divsChild>
        <w:div w:id="8070512">
          <w:marLeft w:val="547"/>
          <w:marRight w:val="0"/>
          <w:marTop w:val="134"/>
          <w:marBottom w:val="0"/>
          <w:divBdr>
            <w:top w:val="none" w:sz="0" w:space="0" w:color="auto"/>
            <w:left w:val="none" w:sz="0" w:space="0" w:color="auto"/>
            <w:bottom w:val="none" w:sz="0" w:space="0" w:color="auto"/>
            <w:right w:val="none" w:sz="0" w:space="0" w:color="auto"/>
          </w:divBdr>
        </w:div>
      </w:divsChild>
    </w:div>
    <w:div w:id="967468874">
      <w:bodyDiv w:val="1"/>
      <w:marLeft w:val="0"/>
      <w:marRight w:val="0"/>
      <w:marTop w:val="0"/>
      <w:marBottom w:val="0"/>
      <w:divBdr>
        <w:top w:val="none" w:sz="0" w:space="0" w:color="auto"/>
        <w:left w:val="none" w:sz="0" w:space="0" w:color="auto"/>
        <w:bottom w:val="none" w:sz="0" w:space="0" w:color="auto"/>
        <w:right w:val="none" w:sz="0" w:space="0" w:color="auto"/>
      </w:divBdr>
    </w:div>
    <w:div w:id="967859222">
      <w:bodyDiv w:val="1"/>
      <w:marLeft w:val="0"/>
      <w:marRight w:val="0"/>
      <w:marTop w:val="0"/>
      <w:marBottom w:val="0"/>
      <w:divBdr>
        <w:top w:val="none" w:sz="0" w:space="0" w:color="auto"/>
        <w:left w:val="none" w:sz="0" w:space="0" w:color="auto"/>
        <w:bottom w:val="none" w:sz="0" w:space="0" w:color="auto"/>
        <w:right w:val="none" w:sz="0" w:space="0" w:color="auto"/>
      </w:divBdr>
    </w:div>
    <w:div w:id="968164707">
      <w:bodyDiv w:val="1"/>
      <w:marLeft w:val="0"/>
      <w:marRight w:val="0"/>
      <w:marTop w:val="0"/>
      <w:marBottom w:val="0"/>
      <w:divBdr>
        <w:top w:val="none" w:sz="0" w:space="0" w:color="auto"/>
        <w:left w:val="none" w:sz="0" w:space="0" w:color="auto"/>
        <w:bottom w:val="none" w:sz="0" w:space="0" w:color="auto"/>
        <w:right w:val="none" w:sz="0" w:space="0" w:color="auto"/>
      </w:divBdr>
    </w:div>
    <w:div w:id="968318311">
      <w:bodyDiv w:val="1"/>
      <w:marLeft w:val="0"/>
      <w:marRight w:val="0"/>
      <w:marTop w:val="0"/>
      <w:marBottom w:val="0"/>
      <w:divBdr>
        <w:top w:val="none" w:sz="0" w:space="0" w:color="auto"/>
        <w:left w:val="none" w:sz="0" w:space="0" w:color="auto"/>
        <w:bottom w:val="none" w:sz="0" w:space="0" w:color="auto"/>
        <w:right w:val="none" w:sz="0" w:space="0" w:color="auto"/>
      </w:divBdr>
    </w:div>
    <w:div w:id="970020412">
      <w:bodyDiv w:val="1"/>
      <w:marLeft w:val="0"/>
      <w:marRight w:val="0"/>
      <w:marTop w:val="0"/>
      <w:marBottom w:val="0"/>
      <w:divBdr>
        <w:top w:val="none" w:sz="0" w:space="0" w:color="auto"/>
        <w:left w:val="none" w:sz="0" w:space="0" w:color="auto"/>
        <w:bottom w:val="none" w:sz="0" w:space="0" w:color="auto"/>
        <w:right w:val="none" w:sz="0" w:space="0" w:color="auto"/>
      </w:divBdr>
    </w:div>
    <w:div w:id="970792457">
      <w:bodyDiv w:val="1"/>
      <w:marLeft w:val="0"/>
      <w:marRight w:val="0"/>
      <w:marTop w:val="0"/>
      <w:marBottom w:val="0"/>
      <w:divBdr>
        <w:top w:val="none" w:sz="0" w:space="0" w:color="auto"/>
        <w:left w:val="none" w:sz="0" w:space="0" w:color="auto"/>
        <w:bottom w:val="none" w:sz="0" w:space="0" w:color="auto"/>
        <w:right w:val="none" w:sz="0" w:space="0" w:color="auto"/>
      </w:divBdr>
    </w:div>
    <w:div w:id="972446260">
      <w:bodyDiv w:val="1"/>
      <w:marLeft w:val="0"/>
      <w:marRight w:val="0"/>
      <w:marTop w:val="0"/>
      <w:marBottom w:val="0"/>
      <w:divBdr>
        <w:top w:val="none" w:sz="0" w:space="0" w:color="auto"/>
        <w:left w:val="none" w:sz="0" w:space="0" w:color="auto"/>
        <w:bottom w:val="none" w:sz="0" w:space="0" w:color="auto"/>
        <w:right w:val="none" w:sz="0" w:space="0" w:color="auto"/>
      </w:divBdr>
    </w:div>
    <w:div w:id="973220527">
      <w:bodyDiv w:val="1"/>
      <w:marLeft w:val="0"/>
      <w:marRight w:val="0"/>
      <w:marTop w:val="0"/>
      <w:marBottom w:val="0"/>
      <w:divBdr>
        <w:top w:val="none" w:sz="0" w:space="0" w:color="auto"/>
        <w:left w:val="none" w:sz="0" w:space="0" w:color="auto"/>
        <w:bottom w:val="none" w:sz="0" w:space="0" w:color="auto"/>
        <w:right w:val="none" w:sz="0" w:space="0" w:color="auto"/>
      </w:divBdr>
    </w:div>
    <w:div w:id="973487495">
      <w:bodyDiv w:val="1"/>
      <w:marLeft w:val="0"/>
      <w:marRight w:val="0"/>
      <w:marTop w:val="0"/>
      <w:marBottom w:val="0"/>
      <w:divBdr>
        <w:top w:val="none" w:sz="0" w:space="0" w:color="auto"/>
        <w:left w:val="none" w:sz="0" w:space="0" w:color="auto"/>
        <w:bottom w:val="none" w:sz="0" w:space="0" w:color="auto"/>
        <w:right w:val="none" w:sz="0" w:space="0" w:color="auto"/>
      </w:divBdr>
    </w:div>
    <w:div w:id="973608246">
      <w:bodyDiv w:val="1"/>
      <w:marLeft w:val="0"/>
      <w:marRight w:val="0"/>
      <w:marTop w:val="0"/>
      <w:marBottom w:val="0"/>
      <w:divBdr>
        <w:top w:val="none" w:sz="0" w:space="0" w:color="auto"/>
        <w:left w:val="none" w:sz="0" w:space="0" w:color="auto"/>
        <w:bottom w:val="none" w:sz="0" w:space="0" w:color="auto"/>
        <w:right w:val="none" w:sz="0" w:space="0" w:color="auto"/>
      </w:divBdr>
    </w:div>
    <w:div w:id="974022780">
      <w:bodyDiv w:val="1"/>
      <w:marLeft w:val="0"/>
      <w:marRight w:val="0"/>
      <w:marTop w:val="0"/>
      <w:marBottom w:val="0"/>
      <w:divBdr>
        <w:top w:val="none" w:sz="0" w:space="0" w:color="auto"/>
        <w:left w:val="none" w:sz="0" w:space="0" w:color="auto"/>
        <w:bottom w:val="none" w:sz="0" w:space="0" w:color="auto"/>
        <w:right w:val="none" w:sz="0" w:space="0" w:color="auto"/>
      </w:divBdr>
    </w:div>
    <w:div w:id="975254853">
      <w:bodyDiv w:val="1"/>
      <w:marLeft w:val="0"/>
      <w:marRight w:val="0"/>
      <w:marTop w:val="0"/>
      <w:marBottom w:val="0"/>
      <w:divBdr>
        <w:top w:val="none" w:sz="0" w:space="0" w:color="auto"/>
        <w:left w:val="none" w:sz="0" w:space="0" w:color="auto"/>
        <w:bottom w:val="none" w:sz="0" w:space="0" w:color="auto"/>
        <w:right w:val="none" w:sz="0" w:space="0" w:color="auto"/>
      </w:divBdr>
      <w:divsChild>
        <w:div w:id="79915398">
          <w:marLeft w:val="1166"/>
          <w:marRight w:val="0"/>
          <w:marTop w:val="86"/>
          <w:marBottom w:val="0"/>
          <w:divBdr>
            <w:top w:val="none" w:sz="0" w:space="0" w:color="auto"/>
            <w:left w:val="none" w:sz="0" w:space="0" w:color="auto"/>
            <w:bottom w:val="none" w:sz="0" w:space="0" w:color="auto"/>
            <w:right w:val="none" w:sz="0" w:space="0" w:color="auto"/>
          </w:divBdr>
        </w:div>
        <w:div w:id="298340457">
          <w:marLeft w:val="1166"/>
          <w:marRight w:val="0"/>
          <w:marTop w:val="86"/>
          <w:marBottom w:val="0"/>
          <w:divBdr>
            <w:top w:val="none" w:sz="0" w:space="0" w:color="auto"/>
            <w:left w:val="none" w:sz="0" w:space="0" w:color="auto"/>
            <w:bottom w:val="none" w:sz="0" w:space="0" w:color="auto"/>
            <w:right w:val="none" w:sz="0" w:space="0" w:color="auto"/>
          </w:divBdr>
        </w:div>
        <w:div w:id="516890517">
          <w:marLeft w:val="1166"/>
          <w:marRight w:val="0"/>
          <w:marTop w:val="86"/>
          <w:marBottom w:val="0"/>
          <w:divBdr>
            <w:top w:val="none" w:sz="0" w:space="0" w:color="auto"/>
            <w:left w:val="none" w:sz="0" w:space="0" w:color="auto"/>
            <w:bottom w:val="none" w:sz="0" w:space="0" w:color="auto"/>
            <w:right w:val="none" w:sz="0" w:space="0" w:color="auto"/>
          </w:divBdr>
        </w:div>
        <w:div w:id="682170317">
          <w:marLeft w:val="547"/>
          <w:marRight w:val="0"/>
          <w:marTop w:val="96"/>
          <w:marBottom w:val="0"/>
          <w:divBdr>
            <w:top w:val="none" w:sz="0" w:space="0" w:color="auto"/>
            <w:left w:val="none" w:sz="0" w:space="0" w:color="auto"/>
            <w:bottom w:val="none" w:sz="0" w:space="0" w:color="auto"/>
            <w:right w:val="none" w:sz="0" w:space="0" w:color="auto"/>
          </w:divBdr>
        </w:div>
        <w:div w:id="886453419">
          <w:marLeft w:val="1166"/>
          <w:marRight w:val="0"/>
          <w:marTop w:val="86"/>
          <w:marBottom w:val="0"/>
          <w:divBdr>
            <w:top w:val="none" w:sz="0" w:space="0" w:color="auto"/>
            <w:left w:val="none" w:sz="0" w:space="0" w:color="auto"/>
            <w:bottom w:val="none" w:sz="0" w:space="0" w:color="auto"/>
            <w:right w:val="none" w:sz="0" w:space="0" w:color="auto"/>
          </w:divBdr>
        </w:div>
        <w:div w:id="1011571092">
          <w:marLeft w:val="1166"/>
          <w:marRight w:val="0"/>
          <w:marTop w:val="86"/>
          <w:marBottom w:val="0"/>
          <w:divBdr>
            <w:top w:val="none" w:sz="0" w:space="0" w:color="auto"/>
            <w:left w:val="none" w:sz="0" w:space="0" w:color="auto"/>
            <w:bottom w:val="none" w:sz="0" w:space="0" w:color="auto"/>
            <w:right w:val="none" w:sz="0" w:space="0" w:color="auto"/>
          </w:divBdr>
        </w:div>
        <w:div w:id="1456753508">
          <w:marLeft w:val="1166"/>
          <w:marRight w:val="0"/>
          <w:marTop w:val="86"/>
          <w:marBottom w:val="0"/>
          <w:divBdr>
            <w:top w:val="none" w:sz="0" w:space="0" w:color="auto"/>
            <w:left w:val="none" w:sz="0" w:space="0" w:color="auto"/>
            <w:bottom w:val="none" w:sz="0" w:space="0" w:color="auto"/>
            <w:right w:val="none" w:sz="0" w:space="0" w:color="auto"/>
          </w:divBdr>
        </w:div>
        <w:div w:id="1721898489">
          <w:marLeft w:val="1800"/>
          <w:marRight w:val="0"/>
          <w:marTop w:val="86"/>
          <w:marBottom w:val="0"/>
          <w:divBdr>
            <w:top w:val="none" w:sz="0" w:space="0" w:color="auto"/>
            <w:left w:val="none" w:sz="0" w:space="0" w:color="auto"/>
            <w:bottom w:val="none" w:sz="0" w:space="0" w:color="auto"/>
            <w:right w:val="none" w:sz="0" w:space="0" w:color="auto"/>
          </w:divBdr>
        </w:div>
        <w:div w:id="1914050446">
          <w:marLeft w:val="1166"/>
          <w:marRight w:val="0"/>
          <w:marTop w:val="86"/>
          <w:marBottom w:val="0"/>
          <w:divBdr>
            <w:top w:val="none" w:sz="0" w:space="0" w:color="auto"/>
            <w:left w:val="none" w:sz="0" w:space="0" w:color="auto"/>
            <w:bottom w:val="none" w:sz="0" w:space="0" w:color="auto"/>
            <w:right w:val="none" w:sz="0" w:space="0" w:color="auto"/>
          </w:divBdr>
        </w:div>
        <w:div w:id="1916279382">
          <w:marLeft w:val="1166"/>
          <w:marRight w:val="0"/>
          <w:marTop w:val="86"/>
          <w:marBottom w:val="0"/>
          <w:divBdr>
            <w:top w:val="none" w:sz="0" w:space="0" w:color="auto"/>
            <w:left w:val="none" w:sz="0" w:space="0" w:color="auto"/>
            <w:bottom w:val="none" w:sz="0" w:space="0" w:color="auto"/>
            <w:right w:val="none" w:sz="0" w:space="0" w:color="auto"/>
          </w:divBdr>
        </w:div>
        <w:div w:id="1916284783">
          <w:marLeft w:val="1166"/>
          <w:marRight w:val="0"/>
          <w:marTop w:val="86"/>
          <w:marBottom w:val="0"/>
          <w:divBdr>
            <w:top w:val="none" w:sz="0" w:space="0" w:color="auto"/>
            <w:left w:val="none" w:sz="0" w:space="0" w:color="auto"/>
            <w:bottom w:val="none" w:sz="0" w:space="0" w:color="auto"/>
            <w:right w:val="none" w:sz="0" w:space="0" w:color="auto"/>
          </w:divBdr>
        </w:div>
        <w:div w:id="1934632057">
          <w:marLeft w:val="1166"/>
          <w:marRight w:val="0"/>
          <w:marTop w:val="86"/>
          <w:marBottom w:val="0"/>
          <w:divBdr>
            <w:top w:val="none" w:sz="0" w:space="0" w:color="auto"/>
            <w:left w:val="none" w:sz="0" w:space="0" w:color="auto"/>
            <w:bottom w:val="none" w:sz="0" w:space="0" w:color="auto"/>
            <w:right w:val="none" w:sz="0" w:space="0" w:color="auto"/>
          </w:divBdr>
        </w:div>
        <w:div w:id="2096437049">
          <w:marLeft w:val="547"/>
          <w:marRight w:val="0"/>
          <w:marTop w:val="96"/>
          <w:marBottom w:val="0"/>
          <w:divBdr>
            <w:top w:val="none" w:sz="0" w:space="0" w:color="auto"/>
            <w:left w:val="none" w:sz="0" w:space="0" w:color="auto"/>
            <w:bottom w:val="none" w:sz="0" w:space="0" w:color="auto"/>
            <w:right w:val="none" w:sz="0" w:space="0" w:color="auto"/>
          </w:divBdr>
        </w:div>
        <w:div w:id="2143041137">
          <w:marLeft w:val="547"/>
          <w:marRight w:val="0"/>
          <w:marTop w:val="96"/>
          <w:marBottom w:val="0"/>
          <w:divBdr>
            <w:top w:val="none" w:sz="0" w:space="0" w:color="auto"/>
            <w:left w:val="none" w:sz="0" w:space="0" w:color="auto"/>
            <w:bottom w:val="none" w:sz="0" w:space="0" w:color="auto"/>
            <w:right w:val="none" w:sz="0" w:space="0" w:color="auto"/>
          </w:divBdr>
        </w:div>
      </w:divsChild>
    </w:div>
    <w:div w:id="975573670">
      <w:bodyDiv w:val="1"/>
      <w:marLeft w:val="0"/>
      <w:marRight w:val="0"/>
      <w:marTop w:val="0"/>
      <w:marBottom w:val="0"/>
      <w:divBdr>
        <w:top w:val="none" w:sz="0" w:space="0" w:color="auto"/>
        <w:left w:val="none" w:sz="0" w:space="0" w:color="auto"/>
        <w:bottom w:val="none" w:sz="0" w:space="0" w:color="auto"/>
        <w:right w:val="none" w:sz="0" w:space="0" w:color="auto"/>
      </w:divBdr>
    </w:div>
    <w:div w:id="975644669">
      <w:bodyDiv w:val="1"/>
      <w:marLeft w:val="0"/>
      <w:marRight w:val="0"/>
      <w:marTop w:val="0"/>
      <w:marBottom w:val="0"/>
      <w:divBdr>
        <w:top w:val="none" w:sz="0" w:space="0" w:color="auto"/>
        <w:left w:val="none" w:sz="0" w:space="0" w:color="auto"/>
        <w:bottom w:val="none" w:sz="0" w:space="0" w:color="auto"/>
        <w:right w:val="none" w:sz="0" w:space="0" w:color="auto"/>
      </w:divBdr>
    </w:div>
    <w:div w:id="975793221">
      <w:bodyDiv w:val="1"/>
      <w:marLeft w:val="0"/>
      <w:marRight w:val="0"/>
      <w:marTop w:val="0"/>
      <w:marBottom w:val="0"/>
      <w:divBdr>
        <w:top w:val="none" w:sz="0" w:space="0" w:color="auto"/>
        <w:left w:val="none" w:sz="0" w:space="0" w:color="auto"/>
        <w:bottom w:val="none" w:sz="0" w:space="0" w:color="auto"/>
        <w:right w:val="none" w:sz="0" w:space="0" w:color="auto"/>
      </w:divBdr>
    </w:div>
    <w:div w:id="976180837">
      <w:bodyDiv w:val="1"/>
      <w:marLeft w:val="0"/>
      <w:marRight w:val="0"/>
      <w:marTop w:val="0"/>
      <w:marBottom w:val="0"/>
      <w:divBdr>
        <w:top w:val="none" w:sz="0" w:space="0" w:color="auto"/>
        <w:left w:val="none" w:sz="0" w:space="0" w:color="auto"/>
        <w:bottom w:val="none" w:sz="0" w:space="0" w:color="auto"/>
        <w:right w:val="none" w:sz="0" w:space="0" w:color="auto"/>
      </w:divBdr>
    </w:div>
    <w:div w:id="979842739">
      <w:bodyDiv w:val="1"/>
      <w:marLeft w:val="0"/>
      <w:marRight w:val="0"/>
      <w:marTop w:val="0"/>
      <w:marBottom w:val="0"/>
      <w:divBdr>
        <w:top w:val="none" w:sz="0" w:space="0" w:color="auto"/>
        <w:left w:val="none" w:sz="0" w:space="0" w:color="auto"/>
        <w:bottom w:val="none" w:sz="0" w:space="0" w:color="auto"/>
        <w:right w:val="none" w:sz="0" w:space="0" w:color="auto"/>
      </w:divBdr>
    </w:div>
    <w:div w:id="980117807">
      <w:bodyDiv w:val="1"/>
      <w:marLeft w:val="0"/>
      <w:marRight w:val="0"/>
      <w:marTop w:val="0"/>
      <w:marBottom w:val="0"/>
      <w:divBdr>
        <w:top w:val="none" w:sz="0" w:space="0" w:color="auto"/>
        <w:left w:val="none" w:sz="0" w:space="0" w:color="auto"/>
        <w:bottom w:val="none" w:sz="0" w:space="0" w:color="auto"/>
        <w:right w:val="none" w:sz="0" w:space="0" w:color="auto"/>
      </w:divBdr>
    </w:div>
    <w:div w:id="980619733">
      <w:bodyDiv w:val="1"/>
      <w:marLeft w:val="0"/>
      <w:marRight w:val="0"/>
      <w:marTop w:val="0"/>
      <w:marBottom w:val="0"/>
      <w:divBdr>
        <w:top w:val="none" w:sz="0" w:space="0" w:color="auto"/>
        <w:left w:val="none" w:sz="0" w:space="0" w:color="auto"/>
        <w:bottom w:val="none" w:sz="0" w:space="0" w:color="auto"/>
        <w:right w:val="none" w:sz="0" w:space="0" w:color="auto"/>
      </w:divBdr>
    </w:div>
    <w:div w:id="980814266">
      <w:bodyDiv w:val="1"/>
      <w:marLeft w:val="0"/>
      <w:marRight w:val="0"/>
      <w:marTop w:val="0"/>
      <w:marBottom w:val="0"/>
      <w:divBdr>
        <w:top w:val="none" w:sz="0" w:space="0" w:color="auto"/>
        <w:left w:val="none" w:sz="0" w:space="0" w:color="auto"/>
        <w:bottom w:val="none" w:sz="0" w:space="0" w:color="auto"/>
        <w:right w:val="none" w:sz="0" w:space="0" w:color="auto"/>
      </w:divBdr>
    </w:div>
    <w:div w:id="981348537">
      <w:bodyDiv w:val="1"/>
      <w:marLeft w:val="0"/>
      <w:marRight w:val="0"/>
      <w:marTop w:val="0"/>
      <w:marBottom w:val="0"/>
      <w:divBdr>
        <w:top w:val="none" w:sz="0" w:space="0" w:color="auto"/>
        <w:left w:val="none" w:sz="0" w:space="0" w:color="auto"/>
        <w:bottom w:val="none" w:sz="0" w:space="0" w:color="auto"/>
        <w:right w:val="none" w:sz="0" w:space="0" w:color="auto"/>
      </w:divBdr>
    </w:div>
    <w:div w:id="981932676">
      <w:bodyDiv w:val="1"/>
      <w:marLeft w:val="0"/>
      <w:marRight w:val="0"/>
      <w:marTop w:val="0"/>
      <w:marBottom w:val="0"/>
      <w:divBdr>
        <w:top w:val="none" w:sz="0" w:space="0" w:color="auto"/>
        <w:left w:val="none" w:sz="0" w:space="0" w:color="auto"/>
        <w:bottom w:val="none" w:sz="0" w:space="0" w:color="auto"/>
        <w:right w:val="none" w:sz="0" w:space="0" w:color="auto"/>
      </w:divBdr>
    </w:div>
    <w:div w:id="982269563">
      <w:bodyDiv w:val="1"/>
      <w:marLeft w:val="0"/>
      <w:marRight w:val="0"/>
      <w:marTop w:val="0"/>
      <w:marBottom w:val="0"/>
      <w:divBdr>
        <w:top w:val="none" w:sz="0" w:space="0" w:color="auto"/>
        <w:left w:val="none" w:sz="0" w:space="0" w:color="auto"/>
        <w:bottom w:val="none" w:sz="0" w:space="0" w:color="auto"/>
        <w:right w:val="none" w:sz="0" w:space="0" w:color="auto"/>
      </w:divBdr>
    </w:div>
    <w:div w:id="982664623">
      <w:bodyDiv w:val="1"/>
      <w:marLeft w:val="0"/>
      <w:marRight w:val="0"/>
      <w:marTop w:val="0"/>
      <w:marBottom w:val="0"/>
      <w:divBdr>
        <w:top w:val="none" w:sz="0" w:space="0" w:color="auto"/>
        <w:left w:val="none" w:sz="0" w:space="0" w:color="auto"/>
        <w:bottom w:val="none" w:sz="0" w:space="0" w:color="auto"/>
        <w:right w:val="none" w:sz="0" w:space="0" w:color="auto"/>
      </w:divBdr>
    </w:div>
    <w:div w:id="983773246">
      <w:bodyDiv w:val="1"/>
      <w:marLeft w:val="0"/>
      <w:marRight w:val="0"/>
      <w:marTop w:val="0"/>
      <w:marBottom w:val="0"/>
      <w:divBdr>
        <w:top w:val="none" w:sz="0" w:space="0" w:color="auto"/>
        <w:left w:val="none" w:sz="0" w:space="0" w:color="auto"/>
        <w:bottom w:val="none" w:sz="0" w:space="0" w:color="auto"/>
        <w:right w:val="none" w:sz="0" w:space="0" w:color="auto"/>
      </w:divBdr>
    </w:div>
    <w:div w:id="984889913">
      <w:bodyDiv w:val="1"/>
      <w:marLeft w:val="0"/>
      <w:marRight w:val="0"/>
      <w:marTop w:val="0"/>
      <w:marBottom w:val="0"/>
      <w:divBdr>
        <w:top w:val="none" w:sz="0" w:space="0" w:color="auto"/>
        <w:left w:val="none" w:sz="0" w:space="0" w:color="auto"/>
        <w:bottom w:val="none" w:sz="0" w:space="0" w:color="auto"/>
        <w:right w:val="none" w:sz="0" w:space="0" w:color="auto"/>
      </w:divBdr>
    </w:div>
    <w:div w:id="986516167">
      <w:bodyDiv w:val="1"/>
      <w:marLeft w:val="0"/>
      <w:marRight w:val="0"/>
      <w:marTop w:val="0"/>
      <w:marBottom w:val="0"/>
      <w:divBdr>
        <w:top w:val="none" w:sz="0" w:space="0" w:color="auto"/>
        <w:left w:val="none" w:sz="0" w:space="0" w:color="auto"/>
        <w:bottom w:val="none" w:sz="0" w:space="0" w:color="auto"/>
        <w:right w:val="none" w:sz="0" w:space="0" w:color="auto"/>
      </w:divBdr>
    </w:div>
    <w:div w:id="986663029">
      <w:bodyDiv w:val="1"/>
      <w:marLeft w:val="0"/>
      <w:marRight w:val="0"/>
      <w:marTop w:val="0"/>
      <w:marBottom w:val="0"/>
      <w:divBdr>
        <w:top w:val="none" w:sz="0" w:space="0" w:color="auto"/>
        <w:left w:val="none" w:sz="0" w:space="0" w:color="auto"/>
        <w:bottom w:val="none" w:sz="0" w:space="0" w:color="auto"/>
        <w:right w:val="none" w:sz="0" w:space="0" w:color="auto"/>
      </w:divBdr>
      <w:divsChild>
        <w:div w:id="450248013">
          <w:marLeft w:val="1166"/>
          <w:marRight w:val="0"/>
          <w:marTop w:val="115"/>
          <w:marBottom w:val="0"/>
          <w:divBdr>
            <w:top w:val="none" w:sz="0" w:space="0" w:color="auto"/>
            <w:left w:val="none" w:sz="0" w:space="0" w:color="auto"/>
            <w:bottom w:val="none" w:sz="0" w:space="0" w:color="auto"/>
            <w:right w:val="none" w:sz="0" w:space="0" w:color="auto"/>
          </w:divBdr>
        </w:div>
        <w:div w:id="693767481">
          <w:marLeft w:val="547"/>
          <w:marRight w:val="0"/>
          <w:marTop w:val="154"/>
          <w:marBottom w:val="0"/>
          <w:divBdr>
            <w:top w:val="none" w:sz="0" w:space="0" w:color="auto"/>
            <w:left w:val="none" w:sz="0" w:space="0" w:color="auto"/>
            <w:bottom w:val="none" w:sz="0" w:space="0" w:color="auto"/>
            <w:right w:val="none" w:sz="0" w:space="0" w:color="auto"/>
          </w:divBdr>
        </w:div>
        <w:div w:id="1206680258">
          <w:marLeft w:val="1800"/>
          <w:marRight w:val="0"/>
          <w:marTop w:val="86"/>
          <w:marBottom w:val="0"/>
          <w:divBdr>
            <w:top w:val="none" w:sz="0" w:space="0" w:color="auto"/>
            <w:left w:val="none" w:sz="0" w:space="0" w:color="auto"/>
            <w:bottom w:val="none" w:sz="0" w:space="0" w:color="auto"/>
            <w:right w:val="none" w:sz="0" w:space="0" w:color="auto"/>
          </w:divBdr>
        </w:div>
        <w:div w:id="1747150266">
          <w:marLeft w:val="1166"/>
          <w:marRight w:val="0"/>
          <w:marTop w:val="115"/>
          <w:marBottom w:val="0"/>
          <w:divBdr>
            <w:top w:val="none" w:sz="0" w:space="0" w:color="auto"/>
            <w:left w:val="none" w:sz="0" w:space="0" w:color="auto"/>
            <w:bottom w:val="none" w:sz="0" w:space="0" w:color="auto"/>
            <w:right w:val="none" w:sz="0" w:space="0" w:color="auto"/>
          </w:divBdr>
        </w:div>
        <w:div w:id="2079327129">
          <w:marLeft w:val="547"/>
          <w:marRight w:val="0"/>
          <w:marTop w:val="154"/>
          <w:marBottom w:val="0"/>
          <w:divBdr>
            <w:top w:val="none" w:sz="0" w:space="0" w:color="auto"/>
            <w:left w:val="none" w:sz="0" w:space="0" w:color="auto"/>
            <w:bottom w:val="none" w:sz="0" w:space="0" w:color="auto"/>
            <w:right w:val="none" w:sz="0" w:space="0" w:color="auto"/>
          </w:divBdr>
        </w:div>
      </w:divsChild>
    </w:div>
    <w:div w:id="988092755">
      <w:bodyDiv w:val="1"/>
      <w:marLeft w:val="0"/>
      <w:marRight w:val="0"/>
      <w:marTop w:val="0"/>
      <w:marBottom w:val="0"/>
      <w:divBdr>
        <w:top w:val="none" w:sz="0" w:space="0" w:color="auto"/>
        <w:left w:val="none" w:sz="0" w:space="0" w:color="auto"/>
        <w:bottom w:val="none" w:sz="0" w:space="0" w:color="auto"/>
        <w:right w:val="none" w:sz="0" w:space="0" w:color="auto"/>
      </w:divBdr>
      <w:divsChild>
        <w:div w:id="74010365">
          <w:marLeft w:val="1800"/>
          <w:marRight w:val="0"/>
          <w:marTop w:val="77"/>
          <w:marBottom w:val="0"/>
          <w:divBdr>
            <w:top w:val="none" w:sz="0" w:space="0" w:color="auto"/>
            <w:left w:val="none" w:sz="0" w:space="0" w:color="auto"/>
            <w:bottom w:val="none" w:sz="0" w:space="0" w:color="auto"/>
            <w:right w:val="none" w:sz="0" w:space="0" w:color="auto"/>
          </w:divBdr>
        </w:div>
        <w:div w:id="281378640">
          <w:marLeft w:val="547"/>
          <w:marRight w:val="0"/>
          <w:marTop w:val="115"/>
          <w:marBottom w:val="0"/>
          <w:divBdr>
            <w:top w:val="none" w:sz="0" w:space="0" w:color="auto"/>
            <w:left w:val="none" w:sz="0" w:space="0" w:color="auto"/>
            <w:bottom w:val="none" w:sz="0" w:space="0" w:color="auto"/>
            <w:right w:val="none" w:sz="0" w:space="0" w:color="auto"/>
          </w:divBdr>
        </w:div>
        <w:div w:id="717825804">
          <w:marLeft w:val="1166"/>
          <w:marRight w:val="0"/>
          <w:marTop w:val="96"/>
          <w:marBottom w:val="0"/>
          <w:divBdr>
            <w:top w:val="none" w:sz="0" w:space="0" w:color="auto"/>
            <w:left w:val="none" w:sz="0" w:space="0" w:color="auto"/>
            <w:bottom w:val="none" w:sz="0" w:space="0" w:color="auto"/>
            <w:right w:val="none" w:sz="0" w:space="0" w:color="auto"/>
          </w:divBdr>
        </w:div>
        <w:div w:id="999382739">
          <w:marLeft w:val="2520"/>
          <w:marRight w:val="0"/>
          <w:marTop w:val="67"/>
          <w:marBottom w:val="0"/>
          <w:divBdr>
            <w:top w:val="none" w:sz="0" w:space="0" w:color="auto"/>
            <w:left w:val="none" w:sz="0" w:space="0" w:color="auto"/>
            <w:bottom w:val="none" w:sz="0" w:space="0" w:color="auto"/>
            <w:right w:val="none" w:sz="0" w:space="0" w:color="auto"/>
          </w:divBdr>
        </w:div>
        <w:div w:id="1248734423">
          <w:marLeft w:val="1800"/>
          <w:marRight w:val="0"/>
          <w:marTop w:val="77"/>
          <w:marBottom w:val="0"/>
          <w:divBdr>
            <w:top w:val="none" w:sz="0" w:space="0" w:color="auto"/>
            <w:left w:val="none" w:sz="0" w:space="0" w:color="auto"/>
            <w:bottom w:val="none" w:sz="0" w:space="0" w:color="auto"/>
            <w:right w:val="none" w:sz="0" w:space="0" w:color="auto"/>
          </w:divBdr>
        </w:div>
        <w:div w:id="1422800649">
          <w:marLeft w:val="1166"/>
          <w:marRight w:val="0"/>
          <w:marTop w:val="96"/>
          <w:marBottom w:val="0"/>
          <w:divBdr>
            <w:top w:val="none" w:sz="0" w:space="0" w:color="auto"/>
            <w:left w:val="none" w:sz="0" w:space="0" w:color="auto"/>
            <w:bottom w:val="none" w:sz="0" w:space="0" w:color="auto"/>
            <w:right w:val="none" w:sz="0" w:space="0" w:color="auto"/>
          </w:divBdr>
        </w:div>
        <w:div w:id="1753895592">
          <w:marLeft w:val="3240"/>
          <w:marRight w:val="0"/>
          <w:marTop w:val="58"/>
          <w:marBottom w:val="0"/>
          <w:divBdr>
            <w:top w:val="none" w:sz="0" w:space="0" w:color="auto"/>
            <w:left w:val="none" w:sz="0" w:space="0" w:color="auto"/>
            <w:bottom w:val="none" w:sz="0" w:space="0" w:color="auto"/>
            <w:right w:val="none" w:sz="0" w:space="0" w:color="auto"/>
          </w:divBdr>
        </w:div>
        <w:div w:id="1821187161">
          <w:marLeft w:val="1800"/>
          <w:marRight w:val="0"/>
          <w:marTop w:val="77"/>
          <w:marBottom w:val="0"/>
          <w:divBdr>
            <w:top w:val="none" w:sz="0" w:space="0" w:color="auto"/>
            <w:left w:val="none" w:sz="0" w:space="0" w:color="auto"/>
            <w:bottom w:val="none" w:sz="0" w:space="0" w:color="auto"/>
            <w:right w:val="none" w:sz="0" w:space="0" w:color="auto"/>
          </w:divBdr>
        </w:div>
      </w:divsChild>
    </w:div>
    <w:div w:id="988898330">
      <w:bodyDiv w:val="1"/>
      <w:marLeft w:val="0"/>
      <w:marRight w:val="0"/>
      <w:marTop w:val="0"/>
      <w:marBottom w:val="0"/>
      <w:divBdr>
        <w:top w:val="none" w:sz="0" w:space="0" w:color="auto"/>
        <w:left w:val="none" w:sz="0" w:space="0" w:color="auto"/>
        <w:bottom w:val="none" w:sz="0" w:space="0" w:color="auto"/>
        <w:right w:val="none" w:sz="0" w:space="0" w:color="auto"/>
      </w:divBdr>
    </w:div>
    <w:div w:id="992105619">
      <w:bodyDiv w:val="1"/>
      <w:marLeft w:val="0"/>
      <w:marRight w:val="0"/>
      <w:marTop w:val="0"/>
      <w:marBottom w:val="0"/>
      <w:divBdr>
        <w:top w:val="none" w:sz="0" w:space="0" w:color="auto"/>
        <w:left w:val="none" w:sz="0" w:space="0" w:color="auto"/>
        <w:bottom w:val="none" w:sz="0" w:space="0" w:color="auto"/>
        <w:right w:val="none" w:sz="0" w:space="0" w:color="auto"/>
      </w:divBdr>
    </w:div>
    <w:div w:id="992298320">
      <w:bodyDiv w:val="1"/>
      <w:marLeft w:val="0"/>
      <w:marRight w:val="0"/>
      <w:marTop w:val="0"/>
      <w:marBottom w:val="0"/>
      <w:divBdr>
        <w:top w:val="none" w:sz="0" w:space="0" w:color="auto"/>
        <w:left w:val="none" w:sz="0" w:space="0" w:color="auto"/>
        <w:bottom w:val="none" w:sz="0" w:space="0" w:color="auto"/>
        <w:right w:val="none" w:sz="0" w:space="0" w:color="auto"/>
      </w:divBdr>
    </w:div>
    <w:div w:id="992415334">
      <w:bodyDiv w:val="1"/>
      <w:marLeft w:val="0"/>
      <w:marRight w:val="0"/>
      <w:marTop w:val="0"/>
      <w:marBottom w:val="0"/>
      <w:divBdr>
        <w:top w:val="none" w:sz="0" w:space="0" w:color="auto"/>
        <w:left w:val="none" w:sz="0" w:space="0" w:color="auto"/>
        <w:bottom w:val="none" w:sz="0" w:space="0" w:color="auto"/>
        <w:right w:val="none" w:sz="0" w:space="0" w:color="auto"/>
      </w:divBdr>
    </w:div>
    <w:div w:id="993142650">
      <w:bodyDiv w:val="1"/>
      <w:marLeft w:val="0"/>
      <w:marRight w:val="0"/>
      <w:marTop w:val="0"/>
      <w:marBottom w:val="0"/>
      <w:divBdr>
        <w:top w:val="none" w:sz="0" w:space="0" w:color="auto"/>
        <w:left w:val="none" w:sz="0" w:space="0" w:color="auto"/>
        <w:bottom w:val="none" w:sz="0" w:space="0" w:color="auto"/>
        <w:right w:val="none" w:sz="0" w:space="0" w:color="auto"/>
      </w:divBdr>
    </w:div>
    <w:div w:id="995299737">
      <w:bodyDiv w:val="1"/>
      <w:marLeft w:val="0"/>
      <w:marRight w:val="0"/>
      <w:marTop w:val="0"/>
      <w:marBottom w:val="0"/>
      <w:divBdr>
        <w:top w:val="none" w:sz="0" w:space="0" w:color="auto"/>
        <w:left w:val="none" w:sz="0" w:space="0" w:color="auto"/>
        <w:bottom w:val="none" w:sz="0" w:space="0" w:color="auto"/>
        <w:right w:val="none" w:sz="0" w:space="0" w:color="auto"/>
      </w:divBdr>
    </w:div>
    <w:div w:id="995451176">
      <w:bodyDiv w:val="1"/>
      <w:marLeft w:val="0"/>
      <w:marRight w:val="0"/>
      <w:marTop w:val="0"/>
      <w:marBottom w:val="0"/>
      <w:divBdr>
        <w:top w:val="none" w:sz="0" w:space="0" w:color="auto"/>
        <w:left w:val="none" w:sz="0" w:space="0" w:color="auto"/>
        <w:bottom w:val="none" w:sz="0" w:space="0" w:color="auto"/>
        <w:right w:val="none" w:sz="0" w:space="0" w:color="auto"/>
      </w:divBdr>
    </w:div>
    <w:div w:id="996886761">
      <w:bodyDiv w:val="1"/>
      <w:marLeft w:val="0"/>
      <w:marRight w:val="0"/>
      <w:marTop w:val="0"/>
      <w:marBottom w:val="0"/>
      <w:divBdr>
        <w:top w:val="none" w:sz="0" w:space="0" w:color="auto"/>
        <w:left w:val="none" w:sz="0" w:space="0" w:color="auto"/>
        <w:bottom w:val="none" w:sz="0" w:space="0" w:color="auto"/>
        <w:right w:val="none" w:sz="0" w:space="0" w:color="auto"/>
      </w:divBdr>
    </w:div>
    <w:div w:id="997226201">
      <w:bodyDiv w:val="1"/>
      <w:marLeft w:val="0"/>
      <w:marRight w:val="0"/>
      <w:marTop w:val="0"/>
      <w:marBottom w:val="0"/>
      <w:divBdr>
        <w:top w:val="none" w:sz="0" w:space="0" w:color="auto"/>
        <w:left w:val="none" w:sz="0" w:space="0" w:color="auto"/>
        <w:bottom w:val="none" w:sz="0" w:space="0" w:color="auto"/>
        <w:right w:val="none" w:sz="0" w:space="0" w:color="auto"/>
      </w:divBdr>
      <w:divsChild>
        <w:div w:id="372115585">
          <w:marLeft w:val="1166"/>
          <w:marRight w:val="0"/>
          <w:marTop w:val="134"/>
          <w:marBottom w:val="0"/>
          <w:divBdr>
            <w:top w:val="none" w:sz="0" w:space="0" w:color="auto"/>
            <w:left w:val="none" w:sz="0" w:space="0" w:color="auto"/>
            <w:bottom w:val="none" w:sz="0" w:space="0" w:color="auto"/>
            <w:right w:val="none" w:sz="0" w:space="0" w:color="auto"/>
          </w:divBdr>
        </w:div>
        <w:div w:id="710225073">
          <w:marLeft w:val="1166"/>
          <w:marRight w:val="0"/>
          <w:marTop w:val="134"/>
          <w:marBottom w:val="0"/>
          <w:divBdr>
            <w:top w:val="none" w:sz="0" w:space="0" w:color="auto"/>
            <w:left w:val="none" w:sz="0" w:space="0" w:color="auto"/>
            <w:bottom w:val="none" w:sz="0" w:space="0" w:color="auto"/>
            <w:right w:val="none" w:sz="0" w:space="0" w:color="auto"/>
          </w:divBdr>
        </w:div>
        <w:div w:id="880092556">
          <w:marLeft w:val="547"/>
          <w:marRight w:val="0"/>
          <w:marTop w:val="144"/>
          <w:marBottom w:val="0"/>
          <w:divBdr>
            <w:top w:val="none" w:sz="0" w:space="0" w:color="auto"/>
            <w:left w:val="none" w:sz="0" w:space="0" w:color="auto"/>
            <w:bottom w:val="none" w:sz="0" w:space="0" w:color="auto"/>
            <w:right w:val="none" w:sz="0" w:space="0" w:color="auto"/>
          </w:divBdr>
        </w:div>
        <w:div w:id="1238900688">
          <w:marLeft w:val="1166"/>
          <w:marRight w:val="0"/>
          <w:marTop w:val="134"/>
          <w:marBottom w:val="0"/>
          <w:divBdr>
            <w:top w:val="none" w:sz="0" w:space="0" w:color="auto"/>
            <w:left w:val="none" w:sz="0" w:space="0" w:color="auto"/>
            <w:bottom w:val="none" w:sz="0" w:space="0" w:color="auto"/>
            <w:right w:val="none" w:sz="0" w:space="0" w:color="auto"/>
          </w:divBdr>
        </w:div>
        <w:div w:id="1249003612">
          <w:marLeft w:val="547"/>
          <w:marRight w:val="0"/>
          <w:marTop w:val="144"/>
          <w:marBottom w:val="0"/>
          <w:divBdr>
            <w:top w:val="none" w:sz="0" w:space="0" w:color="auto"/>
            <w:left w:val="none" w:sz="0" w:space="0" w:color="auto"/>
            <w:bottom w:val="none" w:sz="0" w:space="0" w:color="auto"/>
            <w:right w:val="none" w:sz="0" w:space="0" w:color="auto"/>
          </w:divBdr>
        </w:div>
        <w:div w:id="1651013409">
          <w:marLeft w:val="1166"/>
          <w:marRight w:val="0"/>
          <w:marTop w:val="134"/>
          <w:marBottom w:val="0"/>
          <w:divBdr>
            <w:top w:val="none" w:sz="0" w:space="0" w:color="auto"/>
            <w:left w:val="none" w:sz="0" w:space="0" w:color="auto"/>
            <w:bottom w:val="none" w:sz="0" w:space="0" w:color="auto"/>
            <w:right w:val="none" w:sz="0" w:space="0" w:color="auto"/>
          </w:divBdr>
        </w:div>
        <w:div w:id="1888948664">
          <w:marLeft w:val="547"/>
          <w:marRight w:val="0"/>
          <w:marTop w:val="144"/>
          <w:marBottom w:val="0"/>
          <w:divBdr>
            <w:top w:val="none" w:sz="0" w:space="0" w:color="auto"/>
            <w:left w:val="none" w:sz="0" w:space="0" w:color="auto"/>
            <w:bottom w:val="none" w:sz="0" w:space="0" w:color="auto"/>
            <w:right w:val="none" w:sz="0" w:space="0" w:color="auto"/>
          </w:divBdr>
        </w:div>
        <w:div w:id="2067758487">
          <w:marLeft w:val="1166"/>
          <w:marRight w:val="0"/>
          <w:marTop w:val="134"/>
          <w:marBottom w:val="0"/>
          <w:divBdr>
            <w:top w:val="none" w:sz="0" w:space="0" w:color="auto"/>
            <w:left w:val="none" w:sz="0" w:space="0" w:color="auto"/>
            <w:bottom w:val="none" w:sz="0" w:space="0" w:color="auto"/>
            <w:right w:val="none" w:sz="0" w:space="0" w:color="auto"/>
          </w:divBdr>
        </w:div>
      </w:divsChild>
    </w:div>
    <w:div w:id="997341752">
      <w:bodyDiv w:val="1"/>
      <w:marLeft w:val="0"/>
      <w:marRight w:val="0"/>
      <w:marTop w:val="0"/>
      <w:marBottom w:val="0"/>
      <w:divBdr>
        <w:top w:val="none" w:sz="0" w:space="0" w:color="auto"/>
        <w:left w:val="none" w:sz="0" w:space="0" w:color="auto"/>
        <w:bottom w:val="none" w:sz="0" w:space="0" w:color="auto"/>
        <w:right w:val="none" w:sz="0" w:space="0" w:color="auto"/>
      </w:divBdr>
      <w:divsChild>
        <w:div w:id="125128688">
          <w:marLeft w:val="1166"/>
          <w:marRight w:val="0"/>
          <w:marTop w:val="106"/>
          <w:marBottom w:val="0"/>
          <w:divBdr>
            <w:top w:val="none" w:sz="0" w:space="0" w:color="auto"/>
            <w:left w:val="none" w:sz="0" w:space="0" w:color="auto"/>
            <w:bottom w:val="none" w:sz="0" w:space="0" w:color="auto"/>
            <w:right w:val="none" w:sz="0" w:space="0" w:color="auto"/>
          </w:divBdr>
        </w:div>
        <w:div w:id="421221588">
          <w:marLeft w:val="1166"/>
          <w:marRight w:val="0"/>
          <w:marTop w:val="106"/>
          <w:marBottom w:val="0"/>
          <w:divBdr>
            <w:top w:val="none" w:sz="0" w:space="0" w:color="auto"/>
            <w:left w:val="none" w:sz="0" w:space="0" w:color="auto"/>
            <w:bottom w:val="none" w:sz="0" w:space="0" w:color="auto"/>
            <w:right w:val="none" w:sz="0" w:space="0" w:color="auto"/>
          </w:divBdr>
        </w:div>
      </w:divsChild>
    </w:div>
    <w:div w:id="997727546">
      <w:bodyDiv w:val="1"/>
      <w:marLeft w:val="0"/>
      <w:marRight w:val="0"/>
      <w:marTop w:val="0"/>
      <w:marBottom w:val="0"/>
      <w:divBdr>
        <w:top w:val="none" w:sz="0" w:space="0" w:color="auto"/>
        <w:left w:val="none" w:sz="0" w:space="0" w:color="auto"/>
        <w:bottom w:val="none" w:sz="0" w:space="0" w:color="auto"/>
        <w:right w:val="none" w:sz="0" w:space="0" w:color="auto"/>
      </w:divBdr>
    </w:div>
    <w:div w:id="998191716">
      <w:bodyDiv w:val="1"/>
      <w:marLeft w:val="0"/>
      <w:marRight w:val="0"/>
      <w:marTop w:val="0"/>
      <w:marBottom w:val="0"/>
      <w:divBdr>
        <w:top w:val="none" w:sz="0" w:space="0" w:color="auto"/>
        <w:left w:val="none" w:sz="0" w:space="0" w:color="auto"/>
        <w:bottom w:val="none" w:sz="0" w:space="0" w:color="auto"/>
        <w:right w:val="none" w:sz="0" w:space="0" w:color="auto"/>
      </w:divBdr>
    </w:div>
    <w:div w:id="998537897">
      <w:bodyDiv w:val="1"/>
      <w:marLeft w:val="0"/>
      <w:marRight w:val="0"/>
      <w:marTop w:val="0"/>
      <w:marBottom w:val="0"/>
      <w:divBdr>
        <w:top w:val="none" w:sz="0" w:space="0" w:color="auto"/>
        <w:left w:val="none" w:sz="0" w:space="0" w:color="auto"/>
        <w:bottom w:val="none" w:sz="0" w:space="0" w:color="auto"/>
        <w:right w:val="none" w:sz="0" w:space="0" w:color="auto"/>
      </w:divBdr>
    </w:div>
    <w:div w:id="999045825">
      <w:bodyDiv w:val="1"/>
      <w:marLeft w:val="0"/>
      <w:marRight w:val="0"/>
      <w:marTop w:val="0"/>
      <w:marBottom w:val="0"/>
      <w:divBdr>
        <w:top w:val="none" w:sz="0" w:space="0" w:color="auto"/>
        <w:left w:val="none" w:sz="0" w:space="0" w:color="auto"/>
        <w:bottom w:val="none" w:sz="0" w:space="0" w:color="auto"/>
        <w:right w:val="none" w:sz="0" w:space="0" w:color="auto"/>
      </w:divBdr>
    </w:div>
    <w:div w:id="1000278657">
      <w:bodyDiv w:val="1"/>
      <w:marLeft w:val="0"/>
      <w:marRight w:val="0"/>
      <w:marTop w:val="0"/>
      <w:marBottom w:val="0"/>
      <w:divBdr>
        <w:top w:val="none" w:sz="0" w:space="0" w:color="auto"/>
        <w:left w:val="none" w:sz="0" w:space="0" w:color="auto"/>
        <w:bottom w:val="none" w:sz="0" w:space="0" w:color="auto"/>
        <w:right w:val="none" w:sz="0" w:space="0" w:color="auto"/>
      </w:divBdr>
      <w:divsChild>
        <w:div w:id="1660646389">
          <w:marLeft w:val="1800"/>
          <w:marRight w:val="0"/>
          <w:marTop w:val="115"/>
          <w:marBottom w:val="0"/>
          <w:divBdr>
            <w:top w:val="none" w:sz="0" w:space="0" w:color="auto"/>
            <w:left w:val="none" w:sz="0" w:space="0" w:color="auto"/>
            <w:bottom w:val="none" w:sz="0" w:space="0" w:color="auto"/>
            <w:right w:val="none" w:sz="0" w:space="0" w:color="auto"/>
          </w:divBdr>
        </w:div>
        <w:div w:id="1673949720">
          <w:marLeft w:val="1166"/>
          <w:marRight w:val="0"/>
          <w:marTop w:val="134"/>
          <w:marBottom w:val="0"/>
          <w:divBdr>
            <w:top w:val="none" w:sz="0" w:space="0" w:color="auto"/>
            <w:left w:val="none" w:sz="0" w:space="0" w:color="auto"/>
            <w:bottom w:val="none" w:sz="0" w:space="0" w:color="auto"/>
            <w:right w:val="none" w:sz="0" w:space="0" w:color="auto"/>
          </w:divBdr>
        </w:div>
      </w:divsChild>
    </w:div>
    <w:div w:id="1001390644">
      <w:bodyDiv w:val="1"/>
      <w:marLeft w:val="0"/>
      <w:marRight w:val="0"/>
      <w:marTop w:val="0"/>
      <w:marBottom w:val="0"/>
      <w:divBdr>
        <w:top w:val="none" w:sz="0" w:space="0" w:color="auto"/>
        <w:left w:val="none" w:sz="0" w:space="0" w:color="auto"/>
        <w:bottom w:val="none" w:sz="0" w:space="0" w:color="auto"/>
        <w:right w:val="none" w:sz="0" w:space="0" w:color="auto"/>
      </w:divBdr>
      <w:divsChild>
        <w:div w:id="295723990">
          <w:marLeft w:val="547"/>
          <w:marRight w:val="0"/>
          <w:marTop w:val="134"/>
          <w:marBottom w:val="0"/>
          <w:divBdr>
            <w:top w:val="none" w:sz="0" w:space="0" w:color="auto"/>
            <w:left w:val="none" w:sz="0" w:space="0" w:color="auto"/>
            <w:bottom w:val="none" w:sz="0" w:space="0" w:color="auto"/>
            <w:right w:val="none" w:sz="0" w:space="0" w:color="auto"/>
          </w:divBdr>
        </w:div>
        <w:div w:id="862088044">
          <w:marLeft w:val="1166"/>
          <w:marRight w:val="0"/>
          <w:marTop w:val="115"/>
          <w:marBottom w:val="0"/>
          <w:divBdr>
            <w:top w:val="none" w:sz="0" w:space="0" w:color="auto"/>
            <w:left w:val="none" w:sz="0" w:space="0" w:color="auto"/>
            <w:bottom w:val="none" w:sz="0" w:space="0" w:color="auto"/>
            <w:right w:val="none" w:sz="0" w:space="0" w:color="auto"/>
          </w:divBdr>
        </w:div>
        <w:div w:id="923414949">
          <w:marLeft w:val="1166"/>
          <w:marRight w:val="0"/>
          <w:marTop w:val="115"/>
          <w:marBottom w:val="0"/>
          <w:divBdr>
            <w:top w:val="none" w:sz="0" w:space="0" w:color="auto"/>
            <w:left w:val="none" w:sz="0" w:space="0" w:color="auto"/>
            <w:bottom w:val="none" w:sz="0" w:space="0" w:color="auto"/>
            <w:right w:val="none" w:sz="0" w:space="0" w:color="auto"/>
          </w:divBdr>
        </w:div>
        <w:div w:id="1255671881">
          <w:marLeft w:val="1166"/>
          <w:marRight w:val="0"/>
          <w:marTop w:val="115"/>
          <w:marBottom w:val="0"/>
          <w:divBdr>
            <w:top w:val="none" w:sz="0" w:space="0" w:color="auto"/>
            <w:left w:val="none" w:sz="0" w:space="0" w:color="auto"/>
            <w:bottom w:val="none" w:sz="0" w:space="0" w:color="auto"/>
            <w:right w:val="none" w:sz="0" w:space="0" w:color="auto"/>
          </w:divBdr>
        </w:div>
        <w:div w:id="1522281346">
          <w:marLeft w:val="1166"/>
          <w:marRight w:val="0"/>
          <w:marTop w:val="115"/>
          <w:marBottom w:val="0"/>
          <w:divBdr>
            <w:top w:val="none" w:sz="0" w:space="0" w:color="auto"/>
            <w:left w:val="none" w:sz="0" w:space="0" w:color="auto"/>
            <w:bottom w:val="none" w:sz="0" w:space="0" w:color="auto"/>
            <w:right w:val="none" w:sz="0" w:space="0" w:color="auto"/>
          </w:divBdr>
        </w:div>
        <w:div w:id="2016766464">
          <w:marLeft w:val="1166"/>
          <w:marRight w:val="0"/>
          <w:marTop w:val="115"/>
          <w:marBottom w:val="0"/>
          <w:divBdr>
            <w:top w:val="none" w:sz="0" w:space="0" w:color="auto"/>
            <w:left w:val="none" w:sz="0" w:space="0" w:color="auto"/>
            <w:bottom w:val="none" w:sz="0" w:space="0" w:color="auto"/>
            <w:right w:val="none" w:sz="0" w:space="0" w:color="auto"/>
          </w:divBdr>
        </w:div>
        <w:div w:id="2092266987">
          <w:marLeft w:val="1166"/>
          <w:marRight w:val="0"/>
          <w:marTop w:val="115"/>
          <w:marBottom w:val="0"/>
          <w:divBdr>
            <w:top w:val="none" w:sz="0" w:space="0" w:color="auto"/>
            <w:left w:val="none" w:sz="0" w:space="0" w:color="auto"/>
            <w:bottom w:val="none" w:sz="0" w:space="0" w:color="auto"/>
            <w:right w:val="none" w:sz="0" w:space="0" w:color="auto"/>
          </w:divBdr>
        </w:div>
      </w:divsChild>
    </w:div>
    <w:div w:id="1002901680">
      <w:bodyDiv w:val="1"/>
      <w:marLeft w:val="0"/>
      <w:marRight w:val="0"/>
      <w:marTop w:val="0"/>
      <w:marBottom w:val="0"/>
      <w:divBdr>
        <w:top w:val="none" w:sz="0" w:space="0" w:color="auto"/>
        <w:left w:val="none" w:sz="0" w:space="0" w:color="auto"/>
        <w:bottom w:val="none" w:sz="0" w:space="0" w:color="auto"/>
        <w:right w:val="none" w:sz="0" w:space="0" w:color="auto"/>
      </w:divBdr>
    </w:div>
    <w:div w:id="1003321777">
      <w:bodyDiv w:val="1"/>
      <w:marLeft w:val="0"/>
      <w:marRight w:val="0"/>
      <w:marTop w:val="0"/>
      <w:marBottom w:val="0"/>
      <w:divBdr>
        <w:top w:val="none" w:sz="0" w:space="0" w:color="auto"/>
        <w:left w:val="none" w:sz="0" w:space="0" w:color="auto"/>
        <w:bottom w:val="none" w:sz="0" w:space="0" w:color="auto"/>
        <w:right w:val="none" w:sz="0" w:space="0" w:color="auto"/>
      </w:divBdr>
    </w:div>
    <w:div w:id="1004168361">
      <w:bodyDiv w:val="1"/>
      <w:marLeft w:val="0"/>
      <w:marRight w:val="0"/>
      <w:marTop w:val="0"/>
      <w:marBottom w:val="0"/>
      <w:divBdr>
        <w:top w:val="none" w:sz="0" w:space="0" w:color="auto"/>
        <w:left w:val="none" w:sz="0" w:space="0" w:color="auto"/>
        <w:bottom w:val="none" w:sz="0" w:space="0" w:color="auto"/>
        <w:right w:val="none" w:sz="0" w:space="0" w:color="auto"/>
      </w:divBdr>
    </w:div>
    <w:div w:id="1004551492">
      <w:bodyDiv w:val="1"/>
      <w:marLeft w:val="0"/>
      <w:marRight w:val="0"/>
      <w:marTop w:val="0"/>
      <w:marBottom w:val="0"/>
      <w:divBdr>
        <w:top w:val="none" w:sz="0" w:space="0" w:color="auto"/>
        <w:left w:val="none" w:sz="0" w:space="0" w:color="auto"/>
        <w:bottom w:val="none" w:sz="0" w:space="0" w:color="auto"/>
        <w:right w:val="none" w:sz="0" w:space="0" w:color="auto"/>
      </w:divBdr>
      <w:divsChild>
        <w:div w:id="128060356">
          <w:marLeft w:val="1166"/>
          <w:marRight w:val="0"/>
          <w:marTop w:val="106"/>
          <w:marBottom w:val="0"/>
          <w:divBdr>
            <w:top w:val="none" w:sz="0" w:space="0" w:color="auto"/>
            <w:left w:val="none" w:sz="0" w:space="0" w:color="auto"/>
            <w:bottom w:val="none" w:sz="0" w:space="0" w:color="auto"/>
            <w:right w:val="none" w:sz="0" w:space="0" w:color="auto"/>
          </w:divBdr>
        </w:div>
        <w:div w:id="1359434262">
          <w:marLeft w:val="1166"/>
          <w:marRight w:val="0"/>
          <w:marTop w:val="106"/>
          <w:marBottom w:val="0"/>
          <w:divBdr>
            <w:top w:val="none" w:sz="0" w:space="0" w:color="auto"/>
            <w:left w:val="none" w:sz="0" w:space="0" w:color="auto"/>
            <w:bottom w:val="none" w:sz="0" w:space="0" w:color="auto"/>
            <w:right w:val="none" w:sz="0" w:space="0" w:color="auto"/>
          </w:divBdr>
        </w:div>
      </w:divsChild>
    </w:div>
    <w:div w:id="1004817102">
      <w:bodyDiv w:val="1"/>
      <w:marLeft w:val="0"/>
      <w:marRight w:val="0"/>
      <w:marTop w:val="0"/>
      <w:marBottom w:val="0"/>
      <w:divBdr>
        <w:top w:val="none" w:sz="0" w:space="0" w:color="auto"/>
        <w:left w:val="none" w:sz="0" w:space="0" w:color="auto"/>
        <w:bottom w:val="none" w:sz="0" w:space="0" w:color="auto"/>
        <w:right w:val="none" w:sz="0" w:space="0" w:color="auto"/>
      </w:divBdr>
    </w:div>
    <w:div w:id="1005665724">
      <w:bodyDiv w:val="1"/>
      <w:marLeft w:val="0"/>
      <w:marRight w:val="0"/>
      <w:marTop w:val="0"/>
      <w:marBottom w:val="0"/>
      <w:divBdr>
        <w:top w:val="none" w:sz="0" w:space="0" w:color="auto"/>
        <w:left w:val="none" w:sz="0" w:space="0" w:color="auto"/>
        <w:bottom w:val="none" w:sz="0" w:space="0" w:color="auto"/>
        <w:right w:val="none" w:sz="0" w:space="0" w:color="auto"/>
      </w:divBdr>
    </w:div>
    <w:div w:id="1005669787">
      <w:bodyDiv w:val="1"/>
      <w:marLeft w:val="0"/>
      <w:marRight w:val="0"/>
      <w:marTop w:val="0"/>
      <w:marBottom w:val="0"/>
      <w:divBdr>
        <w:top w:val="none" w:sz="0" w:space="0" w:color="auto"/>
        <w:left w:val="none" w:sz="0" w:space="0" w:color="auto"/>
        <w:bottom w:val="none" w:sz="0" w:space="0" w:color="auto"/>
        <w:right w:val="none" w:sz="0" w:space="0" w:color="auto"/>
      </w:divBdr>
      <w:divsChild>
        <w:div w:id="73357483">
          <w:marLeft w:val="1166"/>
          <w:marRight w:val="0"/>
          <w:marTop w:val="106"/>
          <w:marBottom w:val="0"/>
          <w:divBdr>
            <w:top w:val="none" w:sz="0" w:space="0" w:color="auto"/>
            <w:left w:val="none" w:sz="0" w:space="0" w:color="auto"/>
            <w:bottom w:val="none" w:sz="0" w:space="0" w:color="auto"/>
            <w:right w:val="none" w:sz="0" w:space="0" w:color="auto"/>
          </w:divBdr>
        </w:div>
        <w:div w:id="417336392">
          <w:marLeft w:val="547"/>
          <w:marRight w:val="0"/>
          <w:marTop w:val="115"/>
          <w:marBottom w:val="0"/>
          <w:divBdr>
            <w:top w:val="none" w:sz="0" w:space="0" w:color="auto"/>
            <w:left w:val="none" w:sz="0" w:space="0" w:color="auto"/>
            <w:bottom w:val="none" w:sz="0" w:space="0" w:color="auto"/>
            <w:right w:val="none" w:sz="0" w:space="0" w:color="auto"/>
          </w:divBdr>
        </w:div>
        <w:div w:id="715012435">
          <w:marLeft w:val="1800"/>
          <w:marRight w:val="0"/>
          <w:marTop w:val="86"/>
          <w:marBottom w:val="0"/>
          <w:divBdr>
            <w:top w:val="none" w:sz="0" w:space="0" w:color="auto"/>
            <w:left w:val="none" w:sz="0" w:space="0" w:color="auto"/>
            <w:bottom w:val="none" w:sz="0" w:space="0" w:color="auto"/>
            <w:right w:val="none" w:sz="0" w:space="0" w:color="auto"/>
          </w:divBdr>
        </w:div>
        <w:div w:id="1035428515">
          <w:marLeft w:val="1800"/>
          <w:marRight w:val="0"/>
          <w:marTop w:val="86"/>
          <w:marBottom w:val="0"/>
          <w:divBdr>
            <w:top w:val="none" w:sz="0" w:space="0" w:color="auto"/>
            <w:left w:val="none" w:sz="0" w:space="0" w:color="auto"/>
            <w:bottom w:val="none" w:sz="0" w:space="0" w:color="auto"/>
            <w:right w:val="none" w:sz="0" w:space="0" w:color="auto"/>
          </w:divBdr>
        </w:div>
        <w:div w:id="1375422997">
          <w:marLeft w:val="1166"/>
          <w:marRight w:val="0"/>
          <w:marTop w:val="106"/>
          <w:marBottom w:val="0"/>
          <w:divBdr>
            <w:top w:val="none" w:sz="0" w:space="0" w:color="auto"/>
            <w:left w:val="none" w:sz="0" w:space="0" w:color="auto"/>
            <w:bottom w:val="none" w:sz="0" w:space="0" w:color="auto"/>
            <w:right w:val="none" w:sz="0" w:space="0" w:color="auto"/>
          </w:divBdr>
        </w:div>
      </w:divsChild>
    </w:div>
    <w:div w:id="1006325357">
      <w:bodyDiv w:val="1"/>
      <w:marLeft w:val="0"/>
      <w:marRight w:val="0"/>
      <w:marTop w:val="0"/>
      <w:marBottom w:val="0"/>
      <w:divBdr>
        <w:top w:val="none" w:sz="0" w:space="0" w:color="auto"/>
        <w:left w:val="none" w:sz="0" w:space="0" w:color="auto"/>
        <w:bottom w:val="none" w:sz="0" w:space="0" w:color="auto"/>
        <w:right w:val="none" w:sz="0" w:space="0" w:color="auto"/>
      </w:divBdr>
      <w:divsChild>
        <w:div w:id="1836918988">
          <w:marLeft w:val="0"/>
          <w:marRight w:val="0"/>
          <w:marTop w:val="0"/>
          <w:marBottom w:val="0"/>
          <w:divBdr>
            <w:top w:val="none" w:sz="0" w:space="0" w:color="auto"/>
            <w:left w:val="none" w:sz="0" w:space="0" w:color="auto"/>
            <w:bottom w:val="none" w:sz="0" w:space="0" w:color="auto"/>
            <w:right w:val="none" w:sz="0" w:space="0" w:color="auto"/>
          </w:divBdr>
          <w:divsChild>
            <w:div w:id="289552504">
              <w:marLeft w:val="0"/>
              <w:marRight w:val="0"/>
              <w:marTop w:val="0"/>
              <w:marBottom w:val="0"/>
              <w:divBdr>
                <w:top w:val="none" w:sz="0" w:space="0" w:color="auto"/>
                <w:left w:val="none" w:sz="0" w:space="0" w:color="auto"/>
                <w:bottom w:val="none" w:sz="0" w:space="0" w:color="auto"/>
                <w:right w:val="none" w:sz="0" w:space="0" w:color="auto"/>
              </w:divBdr>
            </w:div>
            <w:div w:id="953446174">
              <w:marLeft w:val="0"/>
              <w:marRight w:val="0"/>
              <w:marTop w:val="0"/>
              <w:marBottom w:val="0"/>
              <w:divBdr>
                <w:top w:val="none" w:sz="0" w:space="0" w:color="auto"/>
                <w:left w:val="none" w:sz="0" w:space="0" w:color="auto"/>
                <w:bottom w:val="none" w:sz="0" w:space="0" w:color="auto"/>
                <w:right w:val="none" w:sz="0" w:space="0" w:color="auto"/>
              </w:divBdr>
            </w:div>
            <w:div w:id="964967886">
              <w:marLeft w:val="0"/>
              <w:marRight w:val="0"/>
              <w:marTop w:val="0"/>
              <w:marBottom w:val="0"/>
              <w:divBdr>
                <w:top w:val="none" w:sz="0" w:space="0" w:color="auto"/>
                <w:left w:val="none" w:sz="0" w:space="0" w:color="auto"/>
                <w:bottom w:val="none" w:sz="0" w:space="0" w:color="auto"/>
                <w:right w:val="none" w:sz="0" w:space="0" w:color="auto"/>
              </w:divBdr>
            </w:div>
            <w:div w:id="205608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86881">
      <w:bodyDiv w:val="1"/>
      <w:marLeft w:val="0"/>
      <w:marRight w:val="0"/>
      <w:marTop w:val="0"/>
      <w:marBottom w:val="0"/>
      <w:divBdr>
        <w:top w:val="none" w:sz="0" w:space="0" w:color="auto"/>
        <w:left w:val="none" w:sz="0" w:space="0" w:color="auto"/>
        <w:bottom w:val="none" w:sz="0" w:space="0" w:color="auto"/>
        <w:right w:val="none" w:sz="0" w:space="0" w:color="auto"/>
      </w:divBdr>
    </w:div>
    <w:div w:id="1008169713">
      <w:bodyDiv w:val="1"/>
      <w:marLeft w:val="0"/>
      <w:marRight w:val="0"/>
      <w:marTop w:val="0"/>
      <w:marBottom w:val="0"/>
      <w:divBdr>
        <w:top w:val="none" w:sz="0" w:space="0" w:color="auto"/>
        <w:left w:val="none" w:sz="0" w:space="0" w:color="auto"/>
        <w:bottom w:val="none" w:sz="0" w:space="0" w:color="auto"/>
        <w:right w:val="none" w:sz="0" w:space="0" w:color="auto"/>
      </w:divBdr>
    </w:div>
    <w:div w:id="1008556168">
      <w:bodyDiv w:val="1"/>
      <w:marLeft w:val="0"/>
      <w:marRight w:val="0"/>
      <w:marTop w:val="0"/>
      <w:marBottom w:val="0"/>
      <w:divBdr>
        <w:top w:val="none" w:sz="0" w:space="0" w:color="auto"/>
        <w:left w:val="none" w:sz="0" w:space="0" w:color="auto"/>
        <w:bottom w:val="none" w:sz="0" w:space="0" w:color="auto"/>
        <w:right w:val="none" w:sz="0" w:space="0" w:color="auto"/>
      </w:divBdr>
    </w:div>
    <w:div w:id="1008993331">
      <w:bodyDiv w:val="1"/>
      <w:marLeft w:val="0"/>
      <w:marRight w:val="0"/>
      <w:marTop w:val="0"/>
      <w:marBottom w:val="0"/>
      <w:divBdr>
        <w:top w:val="none" w:sz="0" w:space="0" w:color="auto"/>
        <w:left w:val="none" w:sz="0" w:space="0" w:color="auto"/>
        <w:bottom w:val="none" w:sz="0" w:space="0" w:color="auto"/>
        <w:right w:val="none" w:sz="0" w:space="0" w:color="auto"/>
      </w:divBdr>
      <w:divsChild>
        <w:div w:id="263924714">
          <w:marLeft w:val="1800"/>
          <w:marRight w:val="0"/>
          <w:marTop w:val="86"/>
          <w:marBottom w:val="0"/>
          <w:divBdr>
            <w:top w:val="none" w:sz="0" w:space="0" w:color="auto"/>
            <w:left w:val="none" w:sz="0" w:space="0" w:color="auto"/>
            <w:bottom w:val="none" w:sz="0" w:space="0" w:color="auto"/>
            <w:right w:val="none" w:sz="0" w:space="0" w:color="auto"/>
          </w:divBdr>
        </w:div>
        <w:div w:id="565989758">
          <w:marLeft w:val="1166"/>
          <w:marRight w:val="0"/>
          <w:marTop w:val="86"/>
          <w:marBottom w:val="0"/>
          <w:divBdr>
            <w:top w:val="none" w:sz="0" w:space="0" w:color="auto"/>
            <w:left w:val="none" w:sz="0" w:space="0" w:color="auto"/>
            <w:bottom w:val="none" w:sz="0" w:space="0" w:color="auto"/>
            <w:right w:val="none" w:sz="0" w:space="0" w:color="auto"/>
          </w:divBdr>
        </w:div>
        <w:div w:id="735127686">
          <w:marLeft w:val="1800"/>
          <w:marRight w:val="0"/>
          <w:marTop w:val="86"/>
          <w:marBottom w:val="0"/>
          <w:divBdr>
            <w:top w:val="none" w:sz="0" w:space="0" w:color="auto"/>
            <w:left w:val="none" w:sz="0" w:space="0" w:color="auto"/>
            <w:bottom w:val="none" w:sz="0" w:space="0" w:color="auto"/>
            <w:right w:val="none" w:sz="0" w:space="0" w:color="auto"/>
          </w:divBdr>
        </w:div>
        <w:div w:id="744376912">
          <w:marLeft w:val="1166"/>
          <w:marRight w:val="0"/>
          <w:marTop w:val="86"/>
          <w:marBottom w:val="0"/>
          <w:divBdr>
            <w:top w:val="none" w:sz="0" w:space="0" w:color="auto"/>
            <w:left w:val="none" w:sz="0" w:space="0" w:color="auto"/>
            <w:bottom w:val="none" w:sz="0" w:space="0" w:color="auto"/>
            <w:right w:val="none" w:sz="0" w:space="0" w:color="auto"/>
          </w:divBdr>
        </w:div>
        <w:div w:id="929774384">
          <w:marLeft w:val="1166"/>
          <w:marRight w:val="0"/>
          <w:marTop w:val="86"/>
          <w:marBottom w:val="0"/>
          <w:divBdr>
            <w:top w:val="none" w:sz="0" w:space="0" w:color="auto"/>
            <w:left w:val="none" w:sz="0" w:space="0" w:color="auto"/>
            <w:bottom w:val="none" w:sz="0" w:space="0" w:color="auto"/>
            <w:right w:val="none" w:sz="0" w:space="0" w:color="auto"/>
          </w:divBdr>
        </w:div>
        <w:div w:id="1275013362">
          <w:marLeft w:val="1800"/>
          <w:marRight w:val="0"/>
          <w:marTop w:val="86"/>
          <w:marBottom w:val="0"/>
          <w:divBdr>
            <w:top w:val="none" w:sz="0" w:space="0" w:color="auto"/>
            <w:left w:val="none" w:sz="0" w:space="0" w:color="auto"/>
            <w:bottom w:val="none" w:sz="0" w:space="0" w:color="auto"/>
            <w:right w:val="none" w:sz="0" w:space="0" w:color="auto"/>
          </w:divBdr>
        </w:div>
        <w:div w:id="1391033612">
          <w:marLeft w:val="547"/>
          <w:marRight w:val="0"/>
          <w:marTop w:val="96"/>
          <w:marBottom w:val="0"/>
          <w:divBdr>
            <w:top w:val="none" w:sz="0" w:space="0" w:color="auto"/>
            <w:left w:val="none" w:sz="0" w:space="0" w:color="auto"/>
            <w:bottom w:val="none" w:sz="0" w:space="0" w:color="auto"/>
            <w:right w:val="none" w:sz="0" w:space="0" w:color="auto"/>
          </w:divBdr>
        </w:div>
      </w:divsChild>
    </w:div>
    <w:div w:id="1011028046">
      <w:bodyDiv w:val="1"/>
      <w:marLeft w:val="0"/>
      <w:marRight w:val="0"/>
      <w:marTop w:val="0"/>
      <w:marBottom w:val="0"/>
      <w:divBdr>
        <w:top w:val="none" w:sz="0" w:space="0" w:color="auto"/>
        <w:left w:val="none" w:sz="0" w:space="0" w:color="auto"/>
        <w:bottom w:val="none" w:sz="0" w:space="0" w:color="auto"/>
        <w:right w:val="none" w:sz="0" w:space="0" w:color="auto"/>
      </w:divBdr>
    </w:div>
    <w:div w:id="1011491244">
      <w:bodyDiv w:val="1"/>
      <w:marLeft w:val="0"/>
      <w:marRight w:val="0"/>
      <w:marTop w:val="0"/>
      <w:marBottom w:val="0"/>
      <w:divBdr>
        <w:top w:val="none" w:sz="0" w:space="0" w:color="auto"/>
        <w:left w:val="none" w:sz="0" w:space="0" w:color="auto"/>
        <w:bottom w:val="none" w:sz="0" w:space="0" w:color="auto"/>
        <w:right w:val="none" w:sz="0" w:space="0" w:color="auto"/>
      </w:divBdr>
    </w:div>
    <w:div w:id="1011614420">
      <w:bodyDiv w:val="1"/>
      <w:marLeft w:val="0"/>
      <w:marRight w:val="0"/>
      <w:marTop w:val="0"/>
      <w:marBottom w:val="0"/>
      <w:divBdr>
        <w:top w:val="none" w:sz="0" w:space="0" w:color="auto"/>
        <w:left w:val="none" w:sz="0" w:space="0" w:color="auto"/>
        <w:bottom w:val="none" w:sz="0" w:space="0" w:color="auto"/>
        <w:right w:val="none" w:sz="0" w:space="0" w:color="auto"/>
      </w:divBdr>
      <w:divsChild>
        <w:div w:id="301888949">
          <w:marLeft w:val="547"/>
          <w:marRight w:val="0"/>
          <w:marTop w:val="96"/>
          <w:marBottom w:val="0"/>
          <w:divBdr>
            <w:top w:val="none" w:sz="0" w:space="0" w:color="auto"/>
            <w:left w:val="none" w:sz="0" w:space="0" w:color="auto"/>
            <w:bottom w:val="none" w:sz="0" w:space="0" w:color="auto"/>
            <w:right w:val="none" w:sz="0" w:space="0" w:color="auto"/>
          </w:divBdr>
        </w:div>
        <w:div w:id="1287616268">
          <w:marLeft w:val="547"/>
          <w:marRight w:val="0"/>
          <w:marTop w:val="96"/>
          <w:marBottom w:val="0"/>
          <w:divBdr>
            <w:top w:val="none" w:sz="0" w:space="0" w:color="auto"/>
            <w:left w:val="none" w:sz="0" w:space="0" w:color="auto"/>
            <w:bottom w:val="none" w:sz="0" w:space="0" w:color="auto"/>
            <w:right w:val="none" w:sz="0" w:space="0" w:color="auto"/>
          </w:divBdr>
        </w:div>
        <w:div w:id="1508907977">
          <w:marLeft w:val="547"/>
          <w:marRight w:val="0"/>
          <w:marTop w:val="96"/>
          <w:marBottom w:val="0"/>
          <w:divBdr>
            <w:top w:val="none" w:sz="0" w:space="0" w:color="auto"/>
            <w:left w:val="none" w:sz="0" w:space="0" w:color="auto"/>
            <w:bottom w:val="none" w:sz="0" w:space="0" w:color="auto"/>
            <w:right w:val="none" w:sz="0" w:space="0" w:color="auto"/>
          </w:divBdr>
        </w:div>
      </w:divsChild>
    </w:div>
    <w:div w:id="1012033159">
      <w:bodyDiv w:val="1"/>
      <w:marLeft w:val="0"/>
      <w:marRight w:val="0"/>
      <w:marTop w:val="0"/>
      <w:marBottom w:val="0"/>
      <w:divBdr>
        <w:top w:val="none" w:sz="0" w:space="0" w:color="auto"/>
        <w:left w:val="none" w:sz="0" w:space="0" w:color="auto"/>
        <w:bottom w:val="none" w:sz="0" w:space="0" w:color="auto"/>
        <w:right w:val="none" w:sz="0" w:space="0" w:color="auto"/>
      </w:divBdr>
    </w:div>
    <w:div w:id="1012144983">
      <w:bodyDiv w:val="1"/>
      <w:marLeft w:val="0"/>
      <w:marRight w:val="0"/>
      <w:marTop w:val="0"/>
      <w:marBottom w:val="0"/>
      <w:divBdr>
        <w:top w:val="none" w:sz="0" w:space="0" w:color="auto"/>
        <w:left w:val="none" w:sz="0" w:space="0" w:color="auto"/>
        <w:bottom w:val="none" w:sz="0" w:space="0" w:color="auto"/>
        <w:right w:val="none" w:sz="0" w:space="0" w:color="auto"/>
      </w:divBdr>
    </w:div>
    <w:div w:id="1012804568">
      <w:bodyDiv w:val="1"/>
      <w:marLeft w:val="0"/>
      <w:marRight w:val="0"/>
      <w:marTop w:val="0"/>
      <w:marBottom w:val="0"/>
      <w:divBdr>
        <w:top w:val="none" w:sz="0" w:space="0" w:color="auto"/>
        <w:left w:val="none" w:sz="0" w:space="0" w:color="auto"/>
        <w:bottom w:val="none" w:sz="0" w:space="0" w:color="auto"/>
        <w:right w:val="none" w:sz="0" w:space="0" w:color="auto"/>
      </w:divBdr>
    </w:div>
    <w:div w:id="1013647116">
      <w:bodyDiv w:val="1"/>
      <w:marLeft w:val="0"/>
      <w:marRight w:val="0"/>
      <w:marTop w:val="0"/>
      <w:marBottom w:val="0"/>
      <w:divBdr>
        <w:top w:val="none" w:sz="0" w:space="0" w:color="auto"/>
        <w:left w:val="none" w:sz="0" w:space="0" w:color="auto"/>
        <w:bottom w:val="none" w:sz="0" w:space="0" w:color="auto"/>
        <w:right w:val="none" w:sz="0" w:space="0" w:color="auto"/>
      </w:divBdr>
    </w:div>
    <w:div w:id="1013802837">
      <w:bodyDiv w:val="1"/>
      <w:marLeft w:val="0"/>
      <w:marRight w:val="0"/>
      <w:marTop w:val="0"/>
      <w:marBottom w:val="0"/>
      <w:divBdr>
        <w:top w:val="none" w:sz="0" w:space="0" w:color="auto"/>
        <w:left w:val="none" w:sz="0" w:space="0" w:color="auto"/>
        <w:bottom w:val="none" w:sz="0" w:space="0" w:color="auto"/>
        <w:right w:val="none" w:sz="0" w:space="0" w:color="auto"/>
      </w:divBdr>
    </w:div>
    <w:div w:id="1013997940">
      <w:bodyDiv w:val="1"/>
      <w:marLeft w:val="0"/>
      <w:marRight w:val="0"/>
      <w:marTop w:val="0"/>
      <w:marBottom w:val="0"/>
      <w:divBdr>
        <w:top w:val="none" w:sz="0" w:space="0" w:color="auto"/>
        <w:left w:val="none" w:sz="0" w:space="0" w:color="auto"/>
        <w:bottom w:val="none" w:sz="0" w:space="0" w:color="auto"/>
        <w:right w:val="none" w:sz="0" w:space="0" w:color="auto"/>
      </w:divBdr>
    </w:div>
    <w:div w:id="1013998565">
      <w:bodyDiv w:val="1"/>
      <w:marLeft w:val="0"/>
      <w:marRight w:val="0"/>
      <w:marTop w:val="0"/>
      <w:marBottom w:val="0"/>
      <w:divBdr>
        <w:top w:val="none" w:sz="0" w:space="0" w:color="auto"/>
        <w:left w:val="none" w:sz="0" w:space="0" w:color="auto"/>
        <w:bottom w:val="none" w:sz="0" w:space="0" w:color="auto"/>
        <w:right w:val="none" w:sz="0" w:space="0" w:color="auto"/>
      </w:divBdr>
      <w:divsChild>
        <w:div w:id="164371073">
          <w:marLeft w:val="1166"/>
          <w:marRight w:val="0"/>
          <w:marTop w:val="115"/>
          <w:marBottom w:val="120"/>
          <w:divBdr>
            <w:top w:val="none" w:sz="0" w:space="0" w:color="auto"/>
            <w:left w:val="none" w:sz="0" w:space="0" w:color="auto"/>
            <w:bottom w:val="none" w:sz="0" w:space="0" w:color="auto"/>
            <w:right w:val="none" w:sz="0" w:space="0" w:color="auto"/>
          </w:divBdr>
        </w:div>
        <w:div w:id="738211769">
          <w:marLeft w:val="1166"/>
          <w:marRight w:val="0"/>
          <w:marTop w:val="115"/>
          <w:marBottom w:val="120"/>
          <w:divBdr>
            <w:top w:val="none" w:sz="0" w:space="0" w:color="auto"/>
            <w:left w:val="none" w:sz="0" w:space="0" w:color="auto"/>
            <w:bottom w:val="none" w:sz="0" w:space="0" w:color="auto"/>
            <w:right w:val="none" w:sz="0" w:space="0" w:color="auto"/>
          </w:divBdr>
        </w:div>
        <w:div w:id="1458450059">
          <w:marLeft w:val="547"/>
          <w:marRight w:val="0"/>
          <w:marTop w:val="134"/>
          <w:marBottom w:val="120"/>
          <w:divBdr>
            <w:top w:val="none" w:sz="0" w:space="0" w:color="auto"/>
            <w:left w:val="none" w:sz="0" w:space="0" w:color="auto"/>
            <w:bottom w:val="none" w:sz="0" w:space="0" w:color="auto"/>
            <w:right w:val="none" w:sz="0" w:space="0" w:color="auto"/>
          </w:divBdr>
        </w:div>
      </w:divsChild>
    </w:div>
    <w:div w:id="1014461462">
      <w:bodyDiv w:val="1"/>
      <w:marLeft w:val="0"/>
      <w:marRight w:val="0"/>
      <w:marTop w:val="0"/>
      <w:marBottom w:val="0"/>
      <w:divBdr>
        <w:top w:val="none" w:sz="0" w:space="0" w:color="auto"/>
        <w:left w:val="none" w:sz="0" w:space="0" w:color="auto"/>
        <w:bottom w:val="none" w:sz="0" w:space="0" w:color="auto"/>
        <w:right w:val="none" w:sz="0" w:space="0" w:color="auto"/>
      </w:divBdr>
    </w:div>
    <w:div w:id="1014651485">
      <w:bodyDiv w:val="1"/>
      <w:marLeft w:val="0"/>
      <w:marRight w:val="0"/>
      <w:marTop w:val="0"/>
      <w:marBottom w:val="0"/>
      <w:divBdr>
        <w:top w:val="none" w:sz="0" w:space="0" w:color="auto"/>
        <w:left w:val="none" w:sz="0" w:space="0" w:color="auto"/>
        <w:bottom w:val="none" w:sz="0" w:space="0" w:color="auto"/>
        <w:right w:val="none" w:sz="0" w:space="0" w:color="auto"/>
      </w:divBdr>
    </w:div>
    <w:div w:id="1014696986">
      <w:bodyDiv w:val="1"/>
      <w:marLeft w:val="0"/>
      <w:marRight w:val="0"/>
      <w:marTop w:val="0"/>
      <w:marBottom w:val="0"/>
      <w:divBdr>
        <w:top w:val="none" w:sz="0" w:space="0" w:color="auto"/>
        <w:left w:val="none" w:sz="0" w:space="0" w:color="auto"/>
        <w:bottom w:val="none" w:sz="0" w:space="0" w:color="auto"/>
        <w:right w:val="none" w:sz="0" w:space="0" w:color="auto"/>
      </w:divBdr>
      <w:divsChild>
        <w:div w:id="1220049787">
          <w:marLeft w:val="1800"/>
          <w:marRight w:val="0"/>
          <w:marTop w:val="96"/>
          <w:marBottom w:val="0"/>
          <w:divBdr>
            <w:top w:val="none" w:sz="0" w:space="0" w:color="auto"/>
            <w:left w:val="none" w:sz="0" w:space="0" w:color="auto"/>
            <w:bottom w:val="none" w:sz="0" w:space="0" w:color="auto"/>
            <w:right w:val="none" w:sz="0" w:space="0" w:color="auto"/>
          </w:divBdr>
        </w:div>
        <w:div w:id="1549103189">
          <w:marLeft w:val="1166"/>
          <w:marRight w:val="0"/>
          <w:marTop w:val="115"/>
          <w:marBottom w:val="0"/>
          <w:divBdr>
            <w:top w:val="none" w:sz="0" w:space="0" w:color="auto"/>
            <w:left w:val="none" w:sz="0" w:space="0" w:color="auto"/>
            <w:bottom w:val="none" w:sz="0" w:space="0" w:color="auto"/>
            <w:right w:val="none" w:sz="0" w:space="0" w:color="auto"/>
          </w:divBdr>
        </w:div>
        <w:div w:id="1636568432">
          <w:marLeft w:val="547"/>
          <w:marRight w:val="0"/>
          <w:marTop w:val="134"/>
          <w:marBottom w:val="0"/>
          <w:divBdr>
            <w:top w:val="none" w:sz="0" w:space="0" w:color="auto"/>
            <w:left w:val="none" w:sz="0" w:space="0" w:color="auto"/>
            <w:bottom w:val="none" w:sz="0" w:space="0" w:color="auto"/>
            <w:right w:val="none" w:sz="0" w:space="0" w:color="auto"/>
          </w:divBdr>
        </w:div>
        <w:div w:id="1991127993">
          <w:marLeft w:val="1800"/>
          <w:marRight w:val="0"/>
          <w:marTop w:val="96"/>
          <w:marBottom w:val="0"/>
          <w:divBdr>
            <w:top w:val="none" w:sz="0" w:space="0" w:color="auto"/>
            <w:left w:val="none" w:sz="0" w:space="0" w:color="auto"/>
            <w:bottom w:val="none" w:sz="0" w:space="0" w:color="auto"/>
            <w:right w:val="none" w:sz="0" w:space="0" w:color="auto"/>
          </w:divBdr>
        </w:div>
        <w:div w:id="1993631658">
          <w:marLeft w:val="1166"/>
          <w:marRight w:val="0"/>
          <w:marTop w:val="115"/>
          <w:marBottom w:val="0"/>
          <w:divBdr>
            <w:top w:val="none" w:sz="0" w:space="0" w:color="auto"/>
            <w:left w:val="none" w:sz="0" w:space="0" w:color="auto"/>
            <w:bottom w:val="none" w:sz="0" w:space="0" w:color="auto"/>
            <w:right w:val="none" w:sz="0" w:space="0" w:color="auto"/>
          </w:divBdr>
        </w:div>
      </w:divsChild>
    </w:div>
    <w:div w:id="1014840217">
      <w:bodyDiv w:val="1"/>
      <w:marLeft w:val="0"/>
      <w:marRight w:val="0"/>
      <w:marTop w:val="0"/>
      <w:marBottom w:val="0"/>
      <w:divBdr>
        <w:top w:val="none" w:sz="0" w:space="0" w:color="auto"/>
        <w:left w:val="none" w:sz="0" w:space="0" w:color="auto"/>
        <w:bottom w:val="none" w:sz="0" w:space="0" w:color="auto"/>
        <w:right w:val="none" w:sz="0" w:space="0" w:color="auto"/>
      </w:divBdr>
    </w:div>
    <w:div w:id="1016928140">
      <w:bodyDiv w:val="1"/>
      <w:marLeft w:val="0"/>
      <w:marRight w:val="0"/>
      <w:marTop w:val="0"/>
      <w:marBottom w:val="0"/>
      <w:divBdr>
        <w:top w:val="none" w:sz="0" w:space="0" w:color="auto"/>
        <w:left w:val="none" w:sz="0" w:space="0" w:color="auto"/>
        <w:bottom w:val="none" w:sz="0" w:space="0" w:color="auto"/>
        <w:right w:val="none" w:sz="0" w:space="0" w:color="auto"/>
      </w:divBdr>
      <w:divsChild>
        <w:div w:id="161356533">
          <w:marLeft w:val="547"/>
          <w:marRight w:val="0"/>
          <w:marTop w:val="96"/>
          <w:marBottom w:val="0"/>
          <w:divBdr>
            <w:top w:val="none" w:sz="0" w:space="0" w:color="auto"/>
            <w:left w:val="none" w:sz="0" w:space="0" w:color="auto"/>
            <w:bottom w:val="none" w:sz="0" w:space="0" w:color="auto"/>
            <w:right w:val="none" w:sz="0" w:space="0" w:color="auto"/>
          </w:divBdr>
        </w:div>
        <w:div w:id="1207447460">
          <w:marLeft w:val="547"/>
          <w:marRight w:val="0"/>
          <w:marTop w:val="96"/>
          <w:marBottom w:val="0"/>
          <w:divBdr>
            <w:top w:val="none" w:sz="0" w:space="0" w:color="auto"/>
            <w:left w:val="none" w:sz="0" w:space="0" w:color="auto"/>
            <w:bottom w:val="none" w:sz="0" w:space="0" w:color="auto"/>
            <w:right w:val="none" w:sz="0" w:space="0" w:color="auto"/>
          </w:divBdr>
        </w:div>
      </w:divsChild>
    </w:div>
    <w:div w:id="1019311498">
      <w:bodyDiv w:val="1"/>
      <w:marLeft w:val="0"/>
      <w:marRight w:val="0"/>
      <w:marTop w:val="0"/>
      <w:marBottom w:val="0"/>
      <w:divBdr>
        <w:top w:val="none" w:sz="0" w:space="0" w:color="auto"/>
        <w:left w:val="none" w:sz="0" w:space="0" w:color="auto"/>
        <w:bottom w:val="none" w:sz="0" w:space="0" w:color="auto"/>
        <w:right w:val="none" w:sz="0" w:space="0" w:color="auto"/>
      </w:divBdr>
      <w:divsChild>
        <w:div w:id="352534709">
          <w:marLeft w:val="547"/>
          <w:marRight w:val="0"/>
          <w:marTop w:val="120"/>
          <w:marBottom w:val="0"/>
          <w:divBdr>
            <w:top w:val="none" w:sz="0" w:space="0" w:color="auto"/>
            <w:left w:val="none" w:sz="0" w:space="0" w:color="auto"/>
            <w:bottom w:val="none" w:sz="0" w:space="0" w:color="auto"/>
            <w:right w:val="none" w:sz="0" w:space="0" w:color="auto"/>
          </w:divBdr>
        </w:div>
        <w:div w:id="488327655">
          <w:marLeft w:val="1166"/>
          <w:marRight w:val="0"/>
          <w:marTop w:val="101"/>
          <w:marBottom w:val="0"/>
          <w:divBdr>
            <w:top w:val="none" w:sz="0" w:space="0" w:color="auto"/>
            <w:left w:val="none" w:sz="0" w:space="0" w:color="auto"/>
            <w:bottom w:val="none" w:sz="0" w:space="0" w:color="auto"/>
            <w:right w:val="none" w:sz="0" w:space="0" w:color="auto"/>
          </w:divBdr>
        </w:div>
        <w:div w:id="772558250">
          <w:marLeft w:val="1800"/>
          <w:marRight w:val="0"/>
          <w:marTop w:val="82"/>
          <w:marBottom w:val="0"/>
          <w:divBdr>
            <w:top w:val="none" w:sz="0" w:space="0" w:color="auto"/>
            <w:left w:val="none" w:sz="0" w:space="0" w:color="auto"/>
            <w:bottom w:val="none" w:sz="0" w:space="0" w:color="auto"/>
            <w:right w:val="none" w:sz="0" w:space="0" w:color="auto"/>
          </w:divBdr>
        </w:div>
        <w:div w:id="785345361">
          <w:marLeft w:val="1166"/>
          <w:marRight w:val="0"/>
          <w:marTop w:val="101"/>
          <w:marBottom w:val="0"/>
          <w:divBdr>
            <w:top w:val="none" w:sz="0" w:space="0" w:color="auto"/>
            <w:left w:val="none" w:sz="0" w:space="0" w:color="auto"/>
            <w:bottom w:val="none" w:sz="0" w:space="0" w:color="auto"/>
            <w:right w:val="none" w:sz="0" w:space="0" w:color="auto"/>
          </w:divBdr>
        </w:div>
        <w:div w:id="1056126049">
          <w:marLeft w:val="1800"/>
          <w:marRight w:val="0"/>
          <w:marTop w:val="82"/>
          <w:marBottom w:val="0"/>
          <w:divBdr>
            <w:top w:val="none" w:sz="0" w:space="0" w:color="auto"/>
            <w:left w:val="none" w:sz="0" w:space="0" w:color="auto"/>
            <w:bottom w:val="none" w:sz="0" w:space="0" w:color="auto"/>
            <w:right w:val="none" w:sz="0" w:space="0" w:color="auto"/>
          </w:divBdr>
        </w:div>
        <w:div w:id="1564177234">
          <w:marLeft w:val="1166"/>
          <w:marRight w:val="0"/>
          <w:marTop w:val="101"/>
          <w:marBottom w:val="0"/>
          <w:divBdr>
            <w:top w:val="none" w:sz="0" w:space="0" w:color="auto"/>
            <w:left w:val="none" w:sz="0" w:space="0" w:color="auto"/>
            <w:bottom w:val="none" w:sz="0" w:space="0" w:color="auto"/>
            <w:right w:val="none" w:sz="0" w:space="0" w:color="auto"/>
          </w:divBdr>
        </w:div>
        <w:div w:id="1699355411">
          <w:marLeft w:val="547"/>
          <w:marRight w:val="0"/>
          <w:marTop w:val="120"/>
          <w:marBottom w:val="0"/>
          <w:divBdr>
            <w:top w:val="none" w:sz="0" w:space="0" w:color="auto"/>
            <w:left w:val="none" w:sz="0" w:space="0" w:color="auto"/>
            <w:bottom w:val="none" w:sz="0" w:space="0" w:color="auto"/>
            <w:right w:val="none" w:sz="0" w:space="0" w:color="auto"/>
          </w:divBdr>
        </w:div>
        <w:div w:id="1924146385">
          <w:marLeft w:val="1166"/>
          <w:marRight w:val="0"/>
          <w:marTop w:val="101"/>
          <w:marBottom w:val="0"/>
          <w:divBdr>
            <w:top w:val="none" w:sz="0" w:space="0" w:color="auto"/>
            <w:left w:val="none" w:sz="0" w:space="0" w:color="auto"/>
            <w:bottom w:val="none" w:sz="0" w:space="0" w:color="auto"/>
            <w:right w:val="none" w:sz="0" w:space="0" w:color="auto"/>
          </w:divBdr>
        </w:div>
        <w:div w:id="2006005665">
          <w:marLeft w:val="1166"/>
          <w:marRight w:val="0"/>
          <w:marTop w:val="101"/>
          <w:marBottom w:val="0"/>
          <w:divBdr>
            <w:top w:val="none" w:sz="0" w:space="0" w:color="auto"/>
            <w:left w:val="none" w:sz="0" w:space="0" w:color="auto"/>
            <w:bottom w:val="none" w:sz="0" w:space="0" w:color="auto"/>
            <w:right w:val="none" w:sz="0" w:space="0" w:color="auto"/>
          </w:divBdr>
        </w:div>
        <w:div w:id="2096632745">
          <w:marLeft w:val="1800"/>
          <w:marRight w:val="0"/>
          <w:marTop w:val="82"/>
          <w:marBottom w:val="0"/>
          <w:divBdr>
            <w:top w:val="none" w:sz="0" w:space="0" w:color="auto"/>
            <w:left w:val="none" w:sz="0" w:space="0" w:color="auto"/>
            <w:bottom w:val="none" w:sz="0" w:space="0" w:color="auto"/>
            <w:right w:val="none" w:sz="0" w:space="0" w:color="auto"/>
          </w:divBdr>
        </w:div>
        <w:div w:id="2123306568">
          <w:marLeft w:val="1166"/>
          <w:marRight w:val="0"/>
          <w:marTop w:val="101"/>
          <w:marBottom w:val="0"/>
          <w:divBdr>
            <w:top w:val="none" w:sz="0" w:space="0" w:color="auto"/>
            <w:left w:val="none" w:sz="0" w:space="0" w:color="auto"/>
            <w:bottom w:val="none" w:sz="0" w:space="0" w:color="auto"/>
            <w:right w:val="none" w:sz="0" w:space="0" w:color="auto"/>
          </w:divBdr>
        </w:div>
      </w:divsChild>
    </w:div>
    <w:div w:id="1019428909">
      <w:bodyDiv w:val="1"/>
      <w:marLeft w:val="0"/>
      <w:marRight w:val="0"/>
      <w:marTop w:val="0"/>
      <w:marBottom w:val="0"/>
      <w:divBdr>
        <w:top w:val="none" w:sz="0" w:space="0" w:color="auto"/>
        <w:left w:val="none" w:sz="0" w:space="0" w:color="auto"/>
        <w:bottom w:val="none" w:sz="0" w:space="0" w:color="auto"/>
        <w:right w:val="none" w:sz="0" w:space="0" w:color="auto"/>
      </w:divBdr>
    </w:div>
    <w:div w:id="1019815879">
      <w:bodyDiv w:val="1"/>
      <w:marLeft w:val="0"/>
      <w:marRight w:val="0"/>
      <w:marTop w:val="0"/>
      <w:marBottom w:val="0"/>
      <w:divBdr>
        <w:top w:val="none" w:sz="0" w:space="0" w:color="auto"/>
        <w:left w:val="none" w:sz="0" w:space="0" w:color="auto"/>
        <w:bottom w:val="none" w:sz="0" w:space="0" w:color="auto"/>
        <w:right w:val="none" w:sz="0" w:space="0" w:color="auto"/>
      </w:divBdr>
      <w:divsChild>
        <w:div w:id="543566426">
          <w:marLeft w:val="1166"/>
          <w:marRight w:val="0"/>
          <w:marTop w:val="96"/>
          <w:marBottom w:val="0"/>
          <w:divBdr>
            <w:top w:val="none" w:sz="0" w:space="0" w:color="auto"/>
            <w:left w:val="none" w:sz="0" w:space="0" w:color="auto"/>
            <w:bottom w:val="none" w:sz="0" w:space="0" w:color="auto"/>
            <w:right w:val="none" w:sz="0" w:space="0" w:color="auto"/>
          </w:divBdr>
        </w:div>
        <w:div w:id="577904897">
          <w:marLeft w:val="1166"/>
          <w:marRight w:val="0"/>
          <w:marTop w:val="96"/>
          <w:marBottom w:val="0"/>
          <w:divBdr>
            <w:top w:val="none" w:sz="0" w:space="0" w:color="auto"/>
            <w:left w:val="none" w:sz="0" w:space="0" w:color="auto"/>
            <w:bottom w:val="none" w:sz="0" w:space="0" w:color="auto"/>
            <w:right w:val="none" w:sz="0" w:space="0" w:color="auto"/>
          </w:divBdr>
        </w:div>
        <w:div w:id="647175849">
          <w:marLeft w:val="1166"/>
          <w:marRight w:val="0"/>
          <w:marTop w:val="96"/>
          <w:marBottom w:val="0"/>
          <w:divBdr>
            <w:top w:val="none" w:sz="0" w:space="0" w:color="auto"/>
            <w:left w:val="none" w:sz="0" w:space="0" w:color="auto"/>
            <w:bottom w:val="none" w:sz="0" w:space="0" w:color="auto"/>
            <w:right w:val="none" w:sz="0" w:space="0" w:color="auto"/>
          </w:divBdr>
        </w:div>
        <w:div w:id="1050567514">
          <w:marLeft w:val="547"/>
          <w:marRight w:val="0"/>
          <w:marTop w:val="96"/>
          <w:marBottom w:val="0"/>
          <w:divBdr>
            <w:top w:val="none" w:sz="0" w:space="0" w:color="auto"/>
            <w:left w:val="none" w:sz="0" w:space="0" w:color="auto"/>
            <w:bottom w:val="none" w:sz="0" w:space="0" w:color="auto"/>
            <w:right w:val="none" w:sz="0" w:space="0" w:color="auto"/>
          </w:divBdr>
        </w:div>
        <w:div w:id="1325933977">
          <w:marLeft w:val="547"/>
          <w:marRight w:val="0"/>
          <w:marTop w:val="96"/>
          <w:marBottom w:val="0"/>
          <w:divBdr>
            <w:top w:val="none" w:sz="0" w:space="0" w:color="auto"/>
            <w:left w:val="none" w:sz="0" w:space="0" w:color="auto"/>
            <w:bottom w:val="none" w:sz="0" w:space="0" w:color="auto"/>
            <w:right w:val="none" w:sz="0" w:space="0" w:color="auto"/>
          </w:divBdr>
        </w:div>
        <w:div w:id="1555388160">
          <w:marLeft w:val="547"/>
          <w:marRight w:val="0"/>
          <w:marTop w:val="96"/>
          <w:marBottom w:val="0"/>
          <w:divBdr>
            <w:top w:val="none" w:sz="0" w:space="0" w:color="auto"/>
            <w:left w:val="none" w:sz="0" w:space="0" w:color="auto"/>
            <w:bottom w:val="none" w:sz="0" w:space="0" w:color="auto"/>
            <w:right w:val="none" w:sz="0" w:space="0" w:color="auto"/>
          </w:divBdr>
        </w:div>
        <w:div w:id="1741369276">
          <w:marLeft w:val="1166"/>
          <w:marRight w:val="0"/>
          <w:marTop w:val="96"/>
          <w:marBottom w:val="0"/>
          <w:divBdr>
            <w:top w:val="none" w:sz="0" w:space="0" w:color="auto"/>
            <w:left w:val="none" w:sz="0" w:space="0" w:color="auto"/>
            <w:bottom w:val="none" w:sz="0" w:space="0" w:color="auto"/>
            <w:right w:val="none" w:sz="0" w:space="0" w:color="auto"/>
          </w:divBdr>
        </w:div>
      </w:divsChild>
    </w:div>
    <w:div w:id="1020665499">
      <w:bodyDiv w:val="1"/>
      <w:marLeft w:val="0"/>
      <w:marRight w:val="0"/>
      <w:marTop w:val="0"/>
      <w:marBottom w:val="0"/>
      <w:divBdr>
        <w:top w:val="none" w:sz="0" w:space="0" w:color="auto"/>
        <w:left w:val="none" w:sz="0" w:space="0" w:color="auto"/>
        <w:bottom w:val="none" w:sz="0" w:space="0" w:color="auto"/>
        <w:right w:val="none" w:sz="0" w:space="0" w:color="auto"/>
      </w:divBdr>
    </w:div>
    <w:div w:id="1022047962">
      <w:bodyDiv w:val="1"/>
      <w:marLeft w:val="0"/>
      <w:marRight w:val="0"/>
      <w:marTop w:val="0"/>
      <w:marBottom w:val="0"/>
      <w:divBdr>
        <w:top w:val="none" w:sz="0" w:space="0" w:color="auto"/>
        <w:left w:val="none" w:sz="0" w:space="0" w:color="auto"/>
        <w:bottom w:val="none" w:sz="0" w:space="0" w:color="auto"/>
        <w:right w:val="none" w:sz="0" w:space="0" w:color="auto"/>
      </w:divBdr>
    </w:div>
    <w:div w:id="1022122750">
      <w:bodyDiv w:val="1"/>
      <w:marLeft w:val="0"/>
      <w:marRight w:val="0"/>
      <w:marTop w:val="0"/>
      <w:marBottom w:val="0"/>
      <w:divBdr>
        <w:top w:val="none" w:sz="0" w:space="0" w:color="auto"/>
        <w:left w:val="none" w:sz="0" w:space="0" w:color="auto"/>
        <w:bottom w:val="none" w:sz="0" w:space="0" w:color="auto"/>
        <w:right w:val="none" w:sz="0" w:space="0" w:color="auto"/>
      </w:divBdr>
      <w:divsChild>
        <w:div w:id="142426999">
          <w:marLeft w:val="1800"/>
          <w:marRight w:val="0"/>
          <w:marTop w:val="106"/>
          <w:marBottom w:val="0"/>
          <w:divBdr>
            <w:top w:val="none" w:sz="0" w:space="0" w:color="auto"/>
            <w:left w:val="none" w:sz="0" w:space="0" w:color="auto"/>
            <w:bottom w:val="none" w:sz="0" w:space="0" w:color="auto"/>
            <w:right w:val="none" w:sz="0" w:space="0" w:color="auto"/>
          </w:divBdr>
        </w:div>
        <w:div w:id="284966444">
          <w:marLeft w:val="547"/>
          <w:marRight w:val="0"/>
          <w:marTop w:val="144"/>
          <w:marBottom w:val="0"/>
          <w:divBdr>
            <w:top w:val="none" w:sz="0" w:space="0" w:color="auto"/>
            <w:left w:val="none" w:sz="0" w:space="0" w:color="auto"/>
            <w:bottom w:val="none" w:sz="0" w:space="0" w:color="auto"/>
            <w:right w:val="none" w:sz="0" w:space="0" w:color="auto"/>
          </w:divBdr>
        </w:div>
        <w:div w:id="579606414">
          <w:marLeft w:val="1800"/>
          <w:marRight w:val="0"/>
          <w:marTop w:val="106"/>
          <w:marBottom w:val="0"/>
          <w:divBdr>
            <w:top w:val="none" w:sz="0" w:space="0" w:color="auto"/>
            <w:left w:val="none" w:sz="0" w:space="0" w:color="auto"/>
            <w:bottom w:val="none" w:sz="0" w:space="0" w:color="auto"/>
            <w:right w:val="none" w:sz="0" w:space="0" w:color="auto"/>
          </w:divBdr>
        </w:div>
        <w:div w:id="854883489">
          <w:marLeft w:val="1166"/>
          <w:marRight w:val="0"/>
          <w:marTop w:val="125"/>
          <w:marBottom w:val="0"/>
          <w:divBdr>
            <w:top w:val="none" w:sz="0" w:space="0" w:color="auto"/>
            <w:left w:val="none" w:sz="0" w:space="0" w:color="auto"/>
            <w:bottom w:val="none" w:sz="0" w:space="0" w:color="auto"/>
            <w:right w:val="none" w:sz="0" w:space="0" w:color="auto"/>
          </w:divBdr>
        </w:div>
        <w:div w:id="1249657132">
          <w:marLeft w:val="1166"/>
          <w:marRight w:val="0"/>
          <w:marTop w:val="125"/>
          <w:marBottom w:val="0"/>
          <w:divBdr>
            <w:top w:val="none" w:sz="0" w:space="0" w:color="auto"/>
            <w:left w:val="none" w:sz="0" w:space="0" w:color="auto"/>
            <w:bottom w:val="none" w:sz="0" w:space="0" w:color="auto"/>
            <w:right w:val="none" w:sz="0" w:space="0" w:color="auto"/>
          </w:divBdr>
        </w:div>
        <w:div w:id="1256014022">
          <w:marLeft w:val="1800"/>
          <w:marRight w:val="0"/>
          <w:marTop w:val="106"/>
          <w:marBottom w:val="0"/>
          <w:divBdr>
            <w:top w:val="none" w:sz="0" w:space="0" w:color="auto"/>
            <w:left w:val="none" w:sz="0" w:space="0" w:color="auto"/>
            <w:bottom w:val="none" w:sz="0" w:space="0" w:color="auto"/>
            <w:right w:val="none" w:sz="0" w:space="0" w:color="auto"/>
          </w:divBdr>
        </w:div>
        <w:div w:id="1298604307">
          <w:marLeft w:val="1800"/>
          <w:marRight w:val="0"/>
          <w:marTop w:val="106"/>
          <w:marBottom w:val="0"/>
          <w:divBdr>
            <w:top w:val="none" w:sz="0" w:space="0" w:color="auto"/>
            <w:left w:val="none" w:sz="0" w:space="0" w:color="auto"/>
            <w:bottom w:val="none" w:sz="0" w:space="0" w:color="auto"/>
            <w:right w:val="none" w:sz="0" w:space="0" w:color="auto"/>
          </w:divBdr>
        </w:div>
      </w:divsChild>
    </w:div>
    <w:div w:id="1023555929">
      <w:bodyDiv w:val="1"/>
      <w:marLeft w:val="0"/>
      <w:marRight w:val="0"/>
      <w:marTop w:val="0"/>
      <w:marBottom w:val="0"/>
      <w:divBdr>
        <w:top w:val="none" w:sz="0" w:space="0" w:color="auto"/>
        <w:left w:val="none" w:sz="0" w:space="0" w:color="auto"/>
        <w:bottom w:val="none" w:sz="0" w:space="0" w:color="auto"/>
        <w:right w:val="none" w:sz="0" w:space="0" w:color="auto"/>
      </w:divBdr>
      <w:divsChild>
        <w:div w:id="146240549">
          <w:marLeft w:val="547"/>
          <w:marRight w:val="0"/>
          <w:marTop w:val="96"/>
          <w:marBottom w:val="0"/>
          <w:divBdr>
            <w:top w:val="none" w:sz="0" w:space="0" w:color="auto"/>
            <w:left w:val="none" w:sz="0" w:space="0" w:color="auto"/>
            <w:bottom w:val="none" w:sz="0" w:space="0" w:color="auto"/>
            <w:right w:val="none" w:sz="0" w:space="0" w:color="auto"/>
          </w:divBdr>
        </w:div>
        <w:div w:id="586887453">
          <w:marLeft w:val="547"/>
          <w:marRight w:val="0"/>
          <w:marTop w:val="86"/>
          <w:marBottom w:val="0"/>
          <w:divBdr>
            <w:top w:val="none" w:sz="0" w:space="0" w:color="auto"/>
            <w:left w:val="none" w:sz="0" w:space="0" w:color="auto"/>
            <w:bottom w:val="none" w:sz="0" w:space="0" w:color="auto"/>
            <w:right w:val="none" w:sz="0" w:space="0" w:color="auto"/>
          </w:divBdr>
        </w:div>
        <w:div w:id="1193346543">
          <w:marLeft w:val="1166"/>
          <w:marRight w:val="0"/>
          <w:marTop w:val="86"/>
          <w:marBottom w:val="0"/>
          <w:divBdr>
            <w:top w:val="none" w:sz="0" w:space="0" w:color="auto"/>
            <w:left w:val="none" w:sz="0" w:space="0" w:color="auto"/>
            <w:bottom w:val="none" w:sz="0" w:space="0" w:color="auto"/>
            <w:right w:val="none" w:sz="0" w:space="0" w:color="auto"/>
          </w:divBdr>
        </w:div>
        <w:div w:id="1200901061">
          <w:marLeft w:val="1166"/>
          <w:marRight w:val="0"/>
          <w:marTop w:val="86"/>
          <w:marBottom w:val="0"/>
          <w:divBdr>
            <w:top w:val="none" w:sz="0" w:space="0" w:color="auto"/>
            <w:left w:val="none" w:sz="0" w:space="0" w:color="auto"/>
            <w:bottom w:val="none" w:sz="0" w:space="0" w:color="auto"/>
            <w:right w:val="none" w:sz="0" w:space="0" w:color="auto"/>
          </w:divBdr>
        </w:div>
        <w:div w:id="1249004902">
          <w:marLeft w:val="1166"/>
          <w:marRight w:val="0"/>
          <w:marTop w:val="86"/>
          <w:marBottom w:val="0"/>
          <w:divBdr>
            <w:top w:val="none" w:sz="0" w:space="0" w:color="auto"/>
            <w:left w:val="none" w:sz="0" w:space="0" w:color="auto"/>
            <w:bottom w:val="none" w:sz="0" w:space="0" w:color="auto"/>
            <w:right w:val="none" w:sz="0" w:space="0" w:color="auto"/>
          </w:divBdr>
        </w:div>
      </w:divsChild>
    </w:div>
    <w:div w:id="1024094892">
      <w:bodyDiv w:val="1"/>
      <w:marLeft w:val="0"/>
      <w:marRight w:val="0"/>
      <w:marTop w:val="0"/>
      <w:marBottom w:val="0"/>
      <w:divBdr>
        <w:top w:val="none" w:sz="0" w:space="0" w:color="auto"/>
        <w:left w:val="none" w:sz="0" w:space="0" w:color="auto"/>
        <w:bottom w:val="none" w:sz="0" w:space="0" w:color="auto"/>
        <w:right w:val="none" w:sz="0" w:space="0" w:color="auto"/>
      </w:divBdr>
    </w:div>
    <w:div w:id="1024987323">
      <w:bodyDiv w:val="1"/>
      <w:marLeft w:val="0"/>
      <w:marRight w:val="0"/>
      <w:marTop w:val="0"/>
      <w:marBottom w:val="0"/>
      <w:divBdr>
        <w:top w:val="none" w:sz="0" w:space="0" w:color="auto"/>
        <w:left w:val="none" w:sz="0" w:space="0" w:color="auto"/>
        <w:bottom w:val="none" w:sz="0" w:space="0" w:color="auto"/>
        <w:right w:val="none" w:sz="0" w:space="0" w:color="auto"/>
      </w:divBdr>
    </w:div>
    <w:div w:id="1025398765">
      <w:bodyDiv w:val="1"/>
      <w:marLeft w:val="0"/>
      <w:marRight w:val="0"/>
      <w:marTop w:val="0"/>
      <w:marBottom w:val="0"/>
      <w:divBdr>
        <w:top w:val="none" w:sz="0" w:space="0" w:color="auto"/>
        <w:left w:val="none" w:sz="0" w:space="0" w:color="auto"/>
        <w:bottom w:val="none" w:sz="0" w:space="0" w:color="auto"/>
        <w:right w:val="none" w:sz="0" w:space="0" w:color="auto"/>
      </w:divBdr>
    </w:div>
    <w:div w:id="1025860448">
      <w:bodyDiv w:val="1"/>
      <w:marLeft w:val="0"/>
      <w:marRight w:val="0"/>
      <w:marTop w:val="0"/>
      <w:marBottom w:val="0"/>
      <w:divBdr>
        <w:top w:val="none" w:sz="0" w:space="0" w:color="auto"/>
        <w:left w:val="none" w:sz="0" w:space="0" w:color="auto"/>
        <w:bottom w:val="none" w:sz="0" w:space="0" w:color="auto"/>
        <w:right w:val="none" w:sz="0" w:space="0" w:color="auto"/>
      </w:divBdr>
    </w:div>
    <w:div w:id="1026254139">
      <w:bodyDiv w:val="1"/>
      <w:marLeft w:val="0"/>
      <w:marRight w:val="0"/>
      <w:marTop w:val="0"/>
      <w:marBottom w:val="0"/>
      <w:divBdr>
        <w:top w:val="none" w:sz="0" w:space="0" w:color="auto"/>
        <w:left w:val="none" w:sz="0" w:space="0" w:color="auto"/>
        <w:bottom w:val="none" w:sz="0" w:space="0" w:color="auto"/>
        <w:right w:val="none" w:sz="0" w:space="0" w:color="auto"/>
      </w:divBdr>
      <w:divsChild>
        <w:div w:id="37632879">
          <w:marLeft w:val="547"/>
          <w:marRight w:val="0"/>
          <w:marTop w:val="96"/>
          <w:marBottom w:val="0"/>
          <w:divBdr>
            <w:top w:val="none" w:sz="0" w:space="0" w:color="auto"/>
            <w:left w:val="none" w:sz="0" w:space="0" w:color="auto"/>
            <w:bottom w:val="none" w:sz="0" w:space="0" w:color="auto"/>
            <w:right w:val="none" w:sz="0" w:space="0" w:color="auto"/>
          </w:divBdr>
        </w:div>
        <w:div w:id="48772020">
          <w:marLeft w:val="1800"/>
          <w:marRight w:val="0"/>
          <w:marTop w:val="72"/>
          <w:marBottom w:val="0"/>
          <w:divBdr>
            <w:top w:val="none" w:sz="0" w:space="0" w:color="auto"/>
            <w:left w:val="none" w:sz="0" w:space="0" w:color="auto"/>
            <w:bottom w:val="none" w:sz="0" w:space="0" w:color="auto"/>
            <w:right w:val="none" w:sz="0" w:space="0" w:color="auto"/>
          </w:divBdr>
        </w:div>
        <w:div w:id="237635497">
          <w:marLeft w:val="2520"/>
          <w:marRight w:val="0"/>
          <w:marTop w:val="62"/>
          <w:marBottom w:val="0"/>
          <w:divBdr>
            <w:top w:val="none" w:sz="0" w:space="0" w:color="auto"/>
            <w:left w:val="none" w:sz="0" w:space="0" w:color="auto"/>
            <w:bottom w:val="none" w:sz="0" w:space="0" w:color="auto"/>
            <w:right w:val="none" w:sz="0" w:space="0" w:color="auto"/>
          </w:divBdr>
        </w:div>
        <w:div w:id="248856972">
          <w:marLeft w:val="1166"/>
          <w:marRight w:val="0"/>
          <w:marTop w:val="86"/>
          <w:marBottom w:val="0"/>
          <w:divBdr>
            <w:top w:val="none" w:sz="0" w:space="0" w:color="auto"/>
            <w:left w:val="none" w:sz="0" w:space="0" w:color="auto"/>
            <w:bottom w:val="none" w:sz="0" w:space="0" w:color="auto"/>
            <w:right w:val="none" w:sz="0" w:space="0" w:color="auto"/>
          </w:divBdr>
        </w:div>
        <w:div w:id="391971236">
          <w:marLeft w:val="1800"/>
          <w:marRight w:val="0"/>
          <w:marTop w:val="72"/>
          <w:marBottom w:val="0"/>
          <w:divBdr>
            <w:top w:val="none" w:sz="0" w:space="0" w:color="auto"/>
            <w:left w:val="none" w:sz="0" w:space="0" w:color="auto"/>
            <w:bottom w:val="none" w:sz="0" w:space="0" w:color="auto"/>
            <w:right w:val="none" w:sz="0" w:space="0" w:color="auto"/>
          </w:divBdr>
        </w:div>
        <w:div w:id="497041426">
          <w:marLeft w:val="1166"/>
          <w:marRight w:val="0"/>
          <w:marTop w:val="86"/>
          <w:marBottom w:val="0"/>
          <w:divBdr>
            <w:top w:val="none" w:sz="0" w:space="0" w:color="auto"/>
            <w:left w:val="none" w:sz="0" w:space="0" w:color="auto"/>
            <w:bottom w:val="none" w:sz="0" w:space="0" w:color="auto"/>
            <w:right w:val="none" w:sz="0" w:space="0" w:color="auto"/>
          </w:divBdr>
        </w:div>
        <w:div w:id="546718762">
          <w:marLeft w:val="547"/>
          <w:marRight w:val="0"/>
          <w:marTop w:val="96"/>
          <w:marBottom w:val="0"/>
          <w:divBdr>
            <w:top w:val="none" w:sz="0" w:space="0" w:color="auto"/>
            <w:left w:val="none" w:sz="0" w:space="0" w:color="auto"/>
            <w:bottom w:val="none" w:sz="0" w:space="0" w:color="auto"/>
            <w:right w:val="none" w:sz="0" w:space="0" w:color="auto"/>
          </w:divBdr>
        </w:div>
        <w:div w:id="717824416">
          <w:marLeft w:val="547"/>
          <w:marRight w:val="0"/>
          <w:marTop w:val="96"/>
          <w:marBottom w:val="0"/>
          <w:divBdr>
            <w:top w:val="none" w:sz="0" w:space="0" w:color="auto"/>
            <w:left w:val="none" w:sz="0" w:space="0" w:color="auto"/>
            <w:bottom w:val="none" w:sz="0" w:space="0" w:color="auto"/>
            <w:right w:val="none" w:sz="0" w:space="0" w:color="auto"/>
          </w:divBdr>
        </w:div>
        <w:div w:id="861818408">
          <w:marLeft w:val="1166"/>
          <w:marRight w:val="0"/>
          <w:marTop w:val="86"/>
          <w:marBottom w:val="0"/>
          <w:divBdr>
            <w:top w:val="none" w:sz="0" w:space="0" w:color="auto"/>
            <w:left w:val="none" w:sz="0" w:space="0" w:color="auto"/>
            <w:bottom w:val="none" w:sz="0" w:space="0" w:color="auto"/>
            <w:right w:val="none" w:sz="0" w:space="0" w:color="auto"/>
          </w:divBdr>
        </w:div>
        <w:div w:id="1501847201">
          <w:marLeft w:val="2520"/>
          <w:marRight w:val="0"/>
          <w:marTop w:val="62"/>
          <w:marBottom w:val="0"/>
          <w:divBdr>
            <w:top w:val="none" w:sz="0" w:space="0" w:color="auto"/>
            <w:left w:val="none" w:sz="0" w:space="0" w:color="auto"/>
            <w:bottom w:val="none" w:sz="0" w:space="0" w:color="auto"/>
            <w:right w:val="none" w:sz="0" w:space="0" w:color="auto"/>
          </w:divBdr>
        </w:div>
        <w:div w:id="1591428014">
          <w:marLeft w:val="1166"/>
          <w:marRight w:val="0"/>
          <w:marTop w:val="86"/>
          <w:marBottom w:val="0"/>
          <w:divBdr>
            <w:top w:val="none" w:sz="0" w:space="0" w:color="auto"/>
            <w:left w:val="none" w:sz="0" w:space="0" w:color="auto"/>
            <w:bottom w:val="none" w:sz="0" w:space="0" w:color="auto"/>
            <w:right w:val="none" w:sz="0" w:space="0" w:color="auto"/>
          </w:divBdr>
        </w:div>
        <w:div w:id="1835414823">
          <w:marLeft w:val="1800"/>
          <w:marRight w:val="0"/>
          <w:marTop w:val="72"/>
          <w:marBottom w:val="0"/>
          <w:divBdr>
            <w:top w:val="none" w:sz="0" w:space="0" w:color="auto"/>
            <w:left w:val="none" w:sz="0" w:space="0" w:color="auto"/>
            <w:bottom w:val="none" w:sz="0" w:space="0" w:color="auto"/>
            <w:right w:val="none" w:sz="0" w:space="0" w:color="auto"/>
          </w:divBdr>
        </w:div>
      </w:divsChild>
    </w:div>
    <w:div w:id="1026905406">
      <w:bodyDiv w:val="1"/>
      <w:marLeft w:val="0"/>
      <w:marRight w:val="0"/>
      <w:marTop w:val="0"/>
      <w:marBottom w:val="0"/>
      <w:divBdr>
        <w:top w:val="none" w:sz="0" w:space="0" w:color="auto"/>
        <w:left w:val="none" w:sz="0" w:space="0" w:color="auto"/>
        <w:bottom w:val="none" w:sz="0" w:space="0" w:color="auto"/>
        <w:right w:val="none" w:sz="0" w:space="0" w:color="auto"/>
      </w:divBdr>
    </w:div>
    <w:div w:id="1027757828">
      <w:bodyDiv w:val="1"/>
      <w:marLeft w:val="0"/>
      <w:marRight w:val="0"/>
      <w:marTop w:val="0"/>
      <w:marBottom w:val="0"/>
      <w:divBdr>
        <w:top w:val="none" w:sz="0" w:space="0" w:color="auto"/>
        <w:left w:val="none" w:sz="0" w:space="0" w:color="auto"/>
        <w:bottom w:val="none" w:sz="0" w:space="0" w:color="auto"/>
        <w:right w:val="none" w:sz="0" w:space="0" w:color="auto"/>
      </w:divBdr>
    </w:div>
    <w:div w:id="1029724270">
      <w:bodyDiv w:val="1"/>
      <w:marLeft w:val="0"/>
      <w:marRight w:val="0"/>
      <w:marTop w:val="0"/>
      <w:marBottom w:val="0"/>
      <w:divBdr>
        <w:top w:val="none" w:sz="0" w:space="0" w:color="auto"/>
        <w:left w:val="none" w:sz="0" w:space="0" w:color="auto"/>
        <w:bottom w:val="none" w:sz="0" w:space="0" w:color="auto"/>
        <w:right w:val="none" w:sz="0" w:space="0" w:color="auto"/>
      </w:divBdr>
    </w:div>
    <w:div w:id="1029840176">
      <w:bodyDiv w:val="1"/>
      <w:marLeft w:val="0"/>
      <w:marRight w:val="0"/>
      <w:marTop w:val="0"/>
      <w:marBottom w:val="0"/>
      <w:divBdr>
        <w:top w:val="none" w:sz="0" w:space="0" w:color="auto"/>
        <w:left w:val="none" w:sz="0" w:space="0" w:color="auto"/>
        <w:bottom w:val="none" w:sz="0" w:space="0" w:color="auto"/>
        <w:right w:val="none" w:sz="0" w:space="0" w:color="auto"/>
      </w:divBdr>
    </w:div>
    <w:div w:id="1030105427">
      <w:bodyDiv w:val="1"/>
      <w:marLeft w:val="0"/>
      <w:marRight w:val="0"/>
      <w:marTop w:val="0"/>
      <w:marBottom w:val="0"/>
      <w:divBdr>
        <w:top w:val="none" w:sz="0" w:space="0" w:color="auto"/>
        <w:left w:val="none" w:sz="0" w:space="0" w:color="auto"/>
        <w:bottom w:val="none" w:sz="0" w:space="0" w:color="auto"/>
        <w:right w:val="none" w:sz="0" w:space="0" w:color="auto"/>
      </w:divBdr>
    </w:div>
    <w:div w:id="1030762298">
      <w:bodyDiv w:val="1"/>
      <w:marLeft w:val="0"/>
      <w:marRight w:val="0"/>
      <w:marTop w:val="0"/>
      <w:marBottom w:val="0"/>
      <w:divBdr>
        <w:top w:val="none" w:sz="0" w:space="0" w:color="auto"/>
        <w:left w:val="none" w:sz="0" w:space="0" w:color="auto"/>
        <w:bottom w:val="none" w:sz="0" w:space="0" w:color="auto"/>
        <w:right w:val="none" w:sz="0" w:space="0" w:color="auto"/>
      </w:divBdr>
    </w:div>
    <w:div w:id="1032192795">
      <w:bodyDiv w:val="1"/>
      <w:marLeft w:val="0"/>
      <w:marRight w:val="0"/>
      <w:marTop w:val="0"/>
      <w:marBottom w:val="0"/>
      <w:divBdr>
        <w:top w:val="none" w:sz="0" w:space="0" w:color="auto"/>
        <w:left w:val="none" w:sz="0" w:space="0" w:color="auto"/>
        <w:bottom w:val="none" w:sz="0" w:space="0" w:color="auto"/>
        <w:right w:val="none" w:sz="0" w:space="0" w:color="auto"/>
      </w:divBdr>
    </w:div>
    <w:div w:id="1032267590">
      <w:bodyDiv w:val="1"/>
      <w:marLeft w:val="0"/>
      <w:marRight w:val="0"/>
      <w:marTop w:val="0"/>
      <w:marBottom w:val="0"/>
      <w:divBdr>
        <w:top w:val="none" w:sz="0" w:space="0" w:color="auto"/>
        <w:left w:val="none" w:sz="0" w:space="0" w:color="auto"/>
        <w:bottom w:val="none" w:sz="0" w:space="0" w:color="auto"/>
        <w:right w:val="none" w:sz="0" w:space="0" w:color="auto"/>
      </w:divBdr>
    </w:div>
    <w:div w:id="1033337636">
      <w:bodyDiv w:val="1"/>
      <w:marLeft w:val="0"/>
      <w:marRight w:val="0"/>
      <w:marTop w:val="0"/>
      <w:marBottom w:val="0"/>
      <w:divBdr>
        <w:top w:val="none" w:sz="0" w:space="0" w:color="auto"/>
        <w:left w:val="none" w:sz="0" w:space="0" w:color="auto"/>
        <w:bottom w:val="none" w:sz="0" w:space="0" w:color="auto"/>
        <w:right w:val="none" w:sz="0" w:space="0" w:color="auto"/>
      </w:divBdr>
    </w:div>
    <w:div w:id="1034043062">
      <w:bodyDiv w:val="1"/>
      <w:marLeft w:val="0"/>
      <w:marRight w:val="0"/>
      <w:marTop w:val="0"/>
      <w:marBottom w:val="0"/>
      <w:divBdr>
        <w:top w:val="none" w:sz="0" w:space="0" w:color="auto"/>
        <w:left w:val="none" w:sz="0" w:space="0" w:color="auto"/>
        <w:bottom w:val="none" w:sz="0" w:space="0" w:color="auto"/>
        <w:right w:val="none" w:sz="0" w:space="0" w:color="auto"/>
      </w:divBdr>
    </w:div>
    <w:div w:id="1035276906">
      <w:bodyDiv w:val="1"/>
      <w:marLeft w:val="0"/>
      <w:marRight w:val="0"/>
      <w:marTop w:val="0"/>
      <w:marBottom w:val="0"/>
      <w:divBdr>
        <w:top w:val="none" w:sz="0" w:space="0" w:color="auto"/>
        <w:left w:val="none" w:sz="0" w:space="0" w:color="auto"/>
        <w:bottom w:val="none" w:sz="0" w:space="0" w:color="auto"/>
        <w:right w:val="none" w:sz="0" w:space="0" w:color="auto"/>
      </w:divBdr>
    </w:div>
    <w:div w:id="1035496706">
      <w:bodyDiv w:val="1"/>
      <w:marLeft w:val="0"/>
      <w:marRight w:val="0"/>
      <w:marTop w:val="0"/>
      <w:marBottom w:val="0"/>
      <w:divBdr>
        <w:top w:val="none" w:sz="0" w:space="0" w:color="auto"/>
        <w:left w:val="none" w:sz="0" w:space="0" w:color="auto"/>
        <w:bottom w:val="none" w:sz="0" w:space="0" w:color="auto"/>
        <w:right w:val="none" w:sz="0" w:space="0" w:color="auto"/>
      </w:divBdr>
    </w:div>
    <w:div w:id="1038429351">
      <w:bodyDiv w:val="1"/>
      <w:marLeft w:val="0"/>
      <w:marRight w:val="0"/>
      <w:marTop w:val="0"/>
      <w:marBottom w:val="0"/>
      <w:divBdr>
        <w:top w:val="none" w:sz="0" w:space="0" w:color="auto"/>
        <w:left w:val="none" w:sz="0" w:space="0" w:color="auto"/>
        <w:bottom w:val="none" w:sz="0" w:space="0" w:color="auto"/>
        <w:right w:val="none" w:sz="0" w:space="0" w:color="auto"/>
      </w:divBdr>
    </w:div>
    <w:div w:id="1039284284">
      <w:bodyDiv w:val="1"/>
      <w:marLeft w:val="0"/>
      <w:marRight w:val="0"/>
      <w:marTop w:val="0"/>
      <w:marBottom w:val="0"/>
      <w:divBdr>
        <w:top w:val="none" w:sz="0" w:space="0" w:color="auto"/>
        <w:left w:val="none" w:sz="0" w:space="0" w:color="auto"/>
        <w:bottom w:val="none" w:sz="0" w:space="0" w:color="auto"/>
        <w:right w:val="none" w:sz="0" w:space="0" w:color="auto"/>
      </w:divBdr>
    </w:div>
    <w:div w:id="1039551589">
      <w:bodyDiv w:val="1"/>
      <w:marLeft w:val="0"/>
      <w:marRight w:val="0"/>
      <w:marTop w:val="0"/>
      <w:marBottom w:val="0"/>
      <w:divBdr>
        <w:top w:val="none" w:sz="0" w:space="0" w:color="auto"/>
        <w:left w:val="none" w:sz="0" w:space="0" w:color="auto"/>
        <w:bottom w:val="none" w:sz="0" w:space="0" w:color="auto"/>
        <w:right w:val="none" w:sz="0" w:space="0" w:color="auto"/>
      </w:divBdr>
    </w:div>
    <w:div w:id="1039740446">
      <w:bodyDiv w:val="1"/>
      <w:marLeft w:val="0"/>
      <w:marRight w:val="0"/>
      <w:marTop w:val="0"/>
      <w:marBottom w:val="0"/>
      <w:divBdr>
        <w:top w:val="none" w:sz="0" w:space="0" w:color="auto"/>
        <w:left w:val="none" w:sz="0" w:space="0" w:color="auto"/>
        <w:bottom w:val="none" w:sz="0" w:space="0" w:color="auto"/>
        <w:right w:val="none" w:sz="0" w:space="0" w:color="auto"/>
      </w:divBdr>
    </w:div>
    <w:div w:id="1040086554">
      <w:bodyDiv w:val="1"/>
      <w:marLeft w:val="0"/>
      <w:marRight w:val="0"/>
      <w:marTop w:val="0"/>
      <w:marBottom w:val="0"/>
      <w:divBdr>
        <w:top w:val="none" w:sz="0" w:space="0" w:color="auto"/>
        <w:left w:val="none" w:sz="0" w:space="0" w:color="auto"/>
        <w:bottom w:val="none" w:sz="0" w:space="0" w:color="auto"/>
        <w:right w:val="none" w:sz="0" w:space="0" w:color="auto"/>
      </w:divBdr>
    </w:div>
    <w:div w:id="1040205619">
      <w:bodyDiv w:val="1"/>
      <w:marLeft w:val="0"/>
      <w:marRight w:val="0"/>
      <w:marTop w:val="0"/>
      <w:marBottom w:val="0"/>
      <w:divBdr>
        <w:top w:val="none" w:sz="0" w:space="0" w:color="auto"/>
        <w:left w:val="none" w:sz="0" w:space="0" w:color="auto"/>
        <w:bottom w:val="none" w:sz="0" w:space="0" w:color="auto"/>
        <w:right w:val="none" w:sz="0" w:space="0" w:color="auto"/>
      </w:divBdr>
    </w:div>
    <w:div w:id="1040940365">
      <w:bodyDiv w:val="1"/>
      <w:marLeft w:val="0"/>
      <w:marRight w:val="0"/>
      <w:marTop w:val="0"/>
      <w:marBottom w:val="0"/>
      <w:divBdr>
        <w:top w:val="none" w:sz="0" w:space="0" w:color="auto"/>
        <w:left w:val="none" w:sz="0" w:space="0" w:color="auto"/>
        <w:bottom w:val="none" w:sz="0" w:space="0" w:color="auto"/>
        <w:right w:val="none" w:sz="0" w:space="0" w:color="auto"/>
      </w:divBdr>
      <w:divsChild>
        <w:div w:id="711265891">
          <w:marLeft w:val="1166"/>
          <w:marRight w:val="0"/>
          <w:marTop w:val="115"/>
          <w:marBottom w:val="0"/>
          <w:divBdr>
            <w:top w:val="none" w:sz="0" w:space="0" w:color="auto"/>
            <w:left w:val="none" w:sz="0" w:space="0" w:color="auto"/>
            <w:bottom w:val="none" w:sz="0" w:space="0" w:color="auto"/>
            <w:right w:val="none" w:sz="0" w:space="0" w:color="auto"/>
          </w:divBdr>
        </w:div>
        <w:div w:id="861938324">
          <w:marLeft w:val="1166"/>
          <w:marRight w:val="0"/>
          <w:marTop w:val="115"/>
          <w:marBottom w:val="0"/>
          <w:divBdr>
            <w:top w:val="none" w:sz="0" w:space="0" w:color="auto"/>
            <w:left w:val="none" w:sz="0" w:space="0" w:color="auto"/>
            <w:bottom w:val="none" w:sz="0" w:space="0" w:color="auto"/>
            <w:right w:val="none" w:sz="0" w:space="0" w:color="auto"/>
          </w:divBdr>
        </w:div>
        <w:div w:id="1245645202">
          <w:marLeft w:val="1800"/>
          <w:marRight w:val="0"/>
          <w:marTop w:val="96"/>
          <w:marBottom w:val="0"/>
          <w:divBdr>
            <w:top w:val="none" w:sz="0" w:space="0" w:color="auto"/>
            <w:left w:val="none" w:sz="0" w:space="0" w:color="auto"/>
            <w:bottom w:val="none" w:sz="0" w:space="0" w:color="auto"/>
            <w:right w:val="none" w:sz="0" w:space="0" w:color="auto"/>
          </w:divBdr>
        </w:div>
        <w:div w:id="1920171761">
          <w:marLeft w:val="1800"/>
          <w:marRight w:val="0"/>
          <w:marTop w:val="96"/>
          <w:marBottom w:val="0"/>
          <w:divBdr>
            <w:top w:val="none" w:sz="0" w:space="0" w:color="auto"/>
            <w:left w:val="none" w:sz="0" w:space="0" w:color="auto"/>
            <w:bottom w:val="none" w:sz="0" w:space="0" w:color="auto"/>
            <w:right w:val="none" w:sz="0" w:space="0" w:color="auto"/>
          </w:divBdr>
        </w:div>
        <w:div w:id="2004582050">
          <w:marLeft w:val="1166"/>
          <w:marRight w:val="0"/>
          <w:marTop w:val="115"/>
          <w:marBottom w:val="0"/>
          <w:divBdr>
            <w:top w:val="none" w:sz="0" w:space="0" w:color="auto"/>
            <w:left w:val="none" w:sz="0" w:space="0" w:color="auto"/>
            <w:bottom w:val="none" w:sz="0" w:space="0" w:color="auto"/>
            <w:right w:val="none" w:sz="0" w:space="0" w:color="auto"/>
          </w:divBdr>
        </w:div>
      </w:divsChild>
    </w:div>
    <w:div w:id="1043600662">
      <w:bodyDiv w:val="1"/>
      <w:marLeft w:val="0"/>
      <w:marRight w:val="0"/>
      <w:marTop w:val="0"/>
      <w:marBottom w:val="0"/>
      <w:divBdr>
        <w:top w:val="none" w:sz="0" w:space="0" w:color="auto"/>
        <w:left w:val="none" w:sz="0" w:space="0" w:color="auto"/>
        <w:bottom w:val="none" w:sz="0" w:space="0" w:color="auto"/>
        <w:right w:val="none" w:sz="0" w:space="0" w:color="auto"/>
      </w:divBdr>
    </w:div>
    <w:div w:id="1044215139">
      <w:bodyDiv w:val="1"/>
      <w:marLeft w:val="0"/>
      <w:marRight w:val="0"/>
      <w:marTop w:val="0"/>
      <w:marBottom w:val="0"/>
      <w:divBdr>
        <w:top w:val="none" w:sz="0" w:space="0" w:color="auto"/>
        <w:left w:val="none" w:sz="0" w:space="0" w:color="auto"/>
        <w:bottom w:val="none" w:sz="0" w:space="0" w:color="auto"/>
        <w:right w:val="none" w:sz="0" w:space="0" w:color="auto"/>
      </w:divBdr>
      <w:divsChild>
        <w:div w:id="351538019">
          <w:marLeft w:val="360"/>
          <w:marRight w:val="0"/>
          <w:marTop w:val="200"/>
          <w:marBottom w:val="0"/>
          <w:divBdr>
            <w:top w:val="none" w:sz="0" w:space="0" w:color="auto"/>
            <w:left w:val="none" w:sz="0" w:space="0" w:color="auto"/>
            <w:bottom w:val="none" w:sz="0" w:space="0" w:color="auto"/>
            <w:right w:val="none" w:sz="0" w:space="0" w:color="auto"/>
          </w:divBdr>
        </w:div>
        <w:div w:id="383875576">
          <w:marLeft w:val="1800"/>
          <w:marRight w:val="0"/>
          <w:marTop w:val="100"/>
          <w:marBottom w:val="0"/>
          <w:divBdr>
            <w:top w:val="none" w:sz="0" w:space="0" w:color="auto"/>
            <w:left w:val="none" w:sz="0" w:space="0" w:color="auto"/>
            <w:bottom w:val="none" w:sz="0" w:space="0" w:color="auto"/>
            <w:right w:val="none" w:sz="0" w:space="0" w:color="auto"/>
          </w:divBdr>
        </w:div>
        <w:div w:id="510147395">
          <w:marLeft w:val="360"/>
          <w:marRight w:val="0"/>
          <w:marTop w:val="200"/>
          <w:marBottom w:val="0"/>
          <w:divBdr>
            <w:top w:val="none" w:sz="0" w:space="0" w:color="auto"/>
            <w:left w:val="none" w:sz="0" w:space="0" w:color="auto"/>
            <w:bottom w:val="none" w:sz="0" w:space="0" w:color="auto"/>
            <w:right w:val="none" w:sz="0" w:space="0" w:color="auto"/>
          </w:divBdr>
        </w:div>
        <w:div w:id="639728668">
          <w:marLeft w:val="1080"/>
          <w:marRight w:val="0"/>
          <w:marTop w:val="100"/>
          <w:marBottom w:val="0"/>
          <w:divBdr>
            <w:top w:val="none" w:sz="0" w:space="0" w:color="auto"/>
            <w:left w:val="none" w:sz="0" w:space="0" w:color="auto"/>
            <w:bottom w:val="none" w:sz="0" w:space="0" w:color="auto"/>
            <w:right w:val="none" w:sz="0" w:space="0" w:color="auto"/>
          </w:divBdr>
        </w:div>
        <w:div w:id="650720878">
          <w:marLeft w:val="2520"/>
          <w:marRight w:val="0"/>
          <w:marTop w:val="100"/>
          <w:marBottom w:val="0"/>
          <w:divBdr>
            <w:top w:val="none" w:sz="0" w:space="0" w:color="auto"/>
            <w:left w:val="none" w:sz="0" w:space="0" w:color="auto"/>
            <w:bottom w:val="none" w:sz="0" w:space="0" w:color="auto"/>
            <w:right w:val="none" w:sz="0" w:space="0" w:color="auto"/>
          </w:divBdr>
        </w:div>
        <w:div w:id="880242601">
          <w:marLeft w:val="1080"/>
          <w:marRight w:val="0"/>
          <w:marTop w:val="100"/>
          <w:marBottom w:val="0"/>
          <w:divBdr>
            <w:top w:val="none" w:sz="0" w:space="0" w:color="auto"/>
            <w:left w:val="none" w:sz="0" w:space="0" w:color="auto"/>
            <w:bottom w:val="none" w:sz="0" w:space="0" w:color="auto"/>
            <w:right w:val="none" w:sz="0" w:space="0" w:color="auto"/>
          </w:divBdr>
        </w:div>
        <w:div w:id="1713311847">
          <w:marLeft w:val="1800"/>
          <w:marRight w:val="0"/>
          <w:marTop w:val="100"/>
          <w:marBottom w:val="0"/>
          <w:divBdr>
            <w:top w:val="none" w:sz="0" w:space="0" w:color="auto"/>
            <w:left w:val="none" w:sz="0" w:space="0" w:color="auto"/>
            <w:bottom w:val="none" w:sz="0" w:space="0" w:color="auto"/>
            <w:right w:val="none" w:sz="0" w:space="0" w:color="auto"/>
          </w:divBdr>
        </w:div>
        <w:div w:id="1969428732">
          <w:marLeft w:val="2520"/>
          <w:marRight w:val="0"/>
          <w:marTop w:val="100"/>
          <w:marBottom w:val="0"/>
          <w:divBdr>
            <w:top w:val="none" w:sz="0" w:space="0" w:color="auto"/>
            <w:left w:val="none" w:sz="0" w:space="0" w:color="auto"/>
            <w:bottom w:val="none" w:sz="0" w:space="0" w:color="auto"/>
            <w:right w:val="none" w:sz="0" w:space="0" w:color="auto"/>
          </w:divBdr>
        </w:div>
      </w:divsChild>
    </w:div>
    <w:div w:id="1046569498">
      <w:bodyDiv w:val="1"/>
      <w:marLeft w:val="150"/>
      <w:marRight w:val="150"/>
      <w:marTop w:val="150"/>
      <w:marBottom w:val="150"/>
      <w:divBdr>
        <w:top w:val="none" w:sz="0" w:space="0" w:color="auto"/>
        <w:left w:val="none" w:sz="0" w:space="0" w:color="auto"/>
        <w:bottom w:val="none" w:sz="0" w:space="0" w:color="auto"/>
        <w:right w:val="none" w:sz="0" w:space="0" w:color="auto"/>
      </w:divBdr>
    </w:div>
    <w:div w:id="1047801044">
      <w:bodyDiv w:val="1"/>
      <w:marLeft w:val="0"/>
      <w:marRight w:val="0"/>
      <w:marTop w:val="0"/>
      <w:marBottom w:val="0"/>
      <w:divBdr>
        <w:top w:val="none" w:sz="0" w:space="0" w:color="auto"/>
        <w:left w:val="none" w:sz="0" w:space="0" w:color="auto"/>
        <w:bottom w:val="none" w:sz="0" w:space="0" w:color="auto"/>
        <w:right w:val="none" w:sz="0" w:space="0" w:color="auto"/>
      </w:divBdr>
    </w:div>
    <w:div w:id="1048258505">
      <w:bodyDiv w:val="1"/>
      <w:marLeft w:val="0"/>
      <w:marRight w:val="0"/>
      <w:marTop w:val="0"/>
      <w:marBottom w:val="0"/>
      <w:divBdr>
        <w:top w:val="none" w:sz="0" w:space="0" w:color="auto"/>
        <w:left w:val="none" w:sz="0" w:space="0" w:color="auto"/>
        <w:bottom w:val="none" w:sz="0" w:space="0" w:color="auto"/>
        <w:right w:val="none" w:sz="0" w:space="0" w:color="auto"/>
      </w:divBdr>
    </w:div>
    <w:div w:id="1048914325">
      <w:bodyDiv w:val="1"/>
      <w:marLeft w:val="0"/>
      <w:marRight w:val="0"/>
      <w:marTop w:val="0"/>
      <w:marBottom w:val="0"/>
      <w:divBdr>
        <w:top w:val="none" w:sz="0" w:space="0" w:color="auto"/>
        <w:left w:val="none" w:sz="0" w:space="0" w:color="auto"/>
        <w:bottom w:val="none" w:sz="0" w:space="0" w:color="auto"/>
        <w:right w:val="none" w:sz="0" w:space="0" w:color="auto"/>
      </w:divBdr>
      <w:divsChild>
        <w:div w:id="689525350">
          <w:marLeft w:val="547"/>
          <w:marRight w:val="0"/>
          <w:marTop w:val="115"/>
          <w:marBottom w:val="0"/>
          <w:divBdr>
            <w:top w:val="none" w:sz="0" w:space="0" w:color="auto"/>
            <w:left w:val="none" w:sz="0" w:space="0" w:color="auto"/>
            <w:bottom w:val="none" w:sz="0" w:space="0" w:color="auto"/>
            <w:right w:val="none" w:sz="0" w:space="0" w:color="auto"/>
          </w:divBdr>
        </w:div>
        <w:div w:id="754594254">
          <w:marLeft w:val="1166"/>
          <w:marRight w:val="0"/>
          <w:marTop w:val="115"/>
          <w:marBottom w:val="0"/>
          <w:divBdr>
            <w:top w:val="none" w:sz="0" w:space="0" w:color="auto"/>
            <w:left w:val="none" w:sz="0" w:space="0" w:color="auto"/>
            <w:bottom w:val="none" w:sz="0" w:space="0" w:color="auto"/>
            <w:right w:val="none" w:sz="0" w:space="0" w:color="auto"/>
          </w:divBdr>
        </w:div>
        <w:div w:id="1752121956">
          <w:marLeft w:val="1166"/>
          <w:marRight w:val="0"/>
          <w:marTop w:val="115"/>
          <w:marBottom w:val="0"/>
          <w:divBdr>
            <w:top w:val="none" w:sz="0" w:space="0" w:color="auto"/>
            <w:left w:val="none" w:sz="0" w:space="0" w:color="auto"/>
            <w:bottom w:val="none" w:sz="0" w:space="0" w:color="auto"/>
            <w:right w:val="none" w:sz="0" w:space="0" w:color="auto"/>
          </w:divBdr>
        </w:div>
      </w:divsChild>
    </w:div>
    <w:div w:id="1049690326">
      <w:bodyDiv w:val="1"/>
      <w:marLeft w:val="0"/>
      <w:marRight w:val="0"/>
      <w:marTop w:val="0"/>
      <w:marBottom w:val="0"/>
      <w:divBdr>
        <w:top w:val="none" w:sz="0" w:space="0" w:color="auto"/>
        <w:left w:val="none" w:sz="0" w:space="0" w:color="auto"/>
        <w:bottom w:val="none" w:sz="0" w:space="0" w:color="auto"/>
        <w:right w:val="none" w:sz="0" w:space="0" w:color="auto"/>
      </w:divBdr>
    </w:div>
    <w:div w:id="1050153906">
      <w:bodyDiv w:val="1"/>
      <w:marLeft w:val="0"/>
      <w:marRight w:val="0"/>
      <w:marTop w:val="0"/>
      <w:marBottom w:val="0"/>
      <w:divBdr>
        <w:top w:val="none" w:sz="0" w:space="0" w:color="auto"/>
        <w:left w:val="none" w:sz="0" w:space="0" w:color="auto"/>
        <w:bottom w:val="none" w:sz="0" w:space="0" w:color="auto"/>
        <w:right w:val="none" w:sz="0" w:space="0" w:color="auto"/>
      </w:divBdr>
    </w:div>
    <w:div w:id="1050423607">
      <w:bodyDiv w:val="1"/>
      <w:marLeft w:val="0"/>
      <w:marRight w:val="0"/>
      <w:marTop w:val="0"/>
      <w:marBottom w:val="0"/>
      <w:divBdr>
        <w:top w:val="none" w:sz="0" w:space="0" w:color="auto"/>
        <w:left w:val="none" w:sz="0" w:space="0" w:color="auto"/>
        <w:bottom w:val="none" w:sz="0" w:space="0" w:color="auto"/>
        <w:right w:val="none" w:sz="0" w:space="0" w:color="auto"/>
      </w:divBdr>
    </w:div>
    <w:div w:id="1050612095">
      <w:bodyDiv w:val="1"/>
      <w:marLeft w:val="0"/>
      <w:marRight w:val="0"/>
      <w:marTop w:val="0"/>
      <w:marBottom w:val="0"/>
      <w:divBdr>
        <w:top w:val="none" w:sz="0" w:space="0" w:color="auto"/>
        <w:left w:val="none" w:sz="0" w:space="0" w:color="auto"/>
        <w:bottom w:val="none" w:sz="0" w:space="0" w:color="auto"/>
        <w:right w:val="none" w:sz="0" w:space="0" w:color="auto"/>
      </w:divBdr>
    </w:div>
    <w:div w:id="1051198388">
      <w:bodyDiv w:val="1"/>
      <w:marLeft w:val="0"/>
      <w:marRight w:val="0"/>
      <w:marTop w:val="0"/>
      <w:marBottom w:val="0"/>
      <w:divBdr>
        <w:top w:val="none" w:sz="0" w:space="0" w:color="auto"/>
        <w:left w:val="none" w:sz="0" w:space="0" w:color="auto"/>
        <w:bottom w:val="none" w:sz="0" w:space="0" w:color="auto"/>
        <w:right w:val="none" w:sz="0" w:space="0" w:color="auto"/>
      </w:divBdr>
    </w:div>
    <w:div w:id="1052192738">
      <w:bodyDiv w:val="1"/>
      <w:marLeft w:val="0"/>
      <w:marRight w:val="0"/>
      <w:marTop w:val="0"/>
      <w:marBottom w:val="0"/>
      <w:divBdr>
        <w:top w:val="none" w:sz="0" w:space="0" w:color="auto"/>
        <w:left w:val="none" w:sz="0" w:space="0" w:color="auto"/>
        <w:bottom w:val="none" w:sz="0" w:space="0" w:color="auto"/>
        <w:right w:val="none" w:sz="0" w:space="0" w:color="auto"/>
      </w:divBdr>
    </w:div>
    <w:div w:id="1053114558">
      <w:bodyDiv w:val="1"/>
      <w:marLeft w:val="0"/>
      <w:marRight w:val="0"/>
      <w:marTop w:val="0"/>
      <w:marBottom w:val="0"/>
      <w:divBdr>
        <w:top w:val="none" w:sz="0" w:space="0" w:color="auto"/>
        <w:left w:val="none" w:sz="0" w:space="0" w:color="auto"/>
        <w:bottom w:val="none" w:sz="0" w:space="0" w:color="auto"/>
        <w:right w:val="none" w:sz="0" w:space="0" w:color="auto"/>
      </w:divBdr>
    </w:div>
    <w:div w:id="1054230388">
      <w:bodyDiv w:val="1"/>
      <w:marLeft w:val="0"/>
      <w:marRight w:val="0"/>
      <w:marTop w:val="0"/>
      <w:marBottom w:val="0"/>
      <w:divBdr>
        <w:top w:val="none" w:sz="0" w:space="0" w:color="auto"/>
        <w:left w:val="none" w:sz="0" w:space="0" w:color="auto"/>
        <w:bottom w:val="none" w:sz="0" w:space="0" w:color="auto"/>
        <w:right w:val="none" w:sz="0" w:space="0" w:color="auto"/>
      </w:divBdr>
      <w:divsChild>
        <w:div w:id="185097477">
          <w:marLeft w:val="1800"/>
          <w:marRight w:val="0"/>
          <w:marTop w:val="120"/>
          <w:marBottom w:val="0"/>
          <w:divBdr>
            <w:top w:val="none" w:sz="0" w:space="0" w:color="auto"/>
            <w:left w:val="none" w:sz="0" w:space="0" w:color="auto"/>
            <w:bottom w:val="none" w:sz="0" w:space="0" w:color="auto"/>
            <w:right w:val="none" w:sz="0" w:space="0" w:color="auto"/>
          </w:divBdr>
        </w:div>
        <w:div w:id="799616395">
          <w:marLeft w:val="2520"/>
          <w:marRight w:val="0"/>
          <w:marTop w:val="120"/>
          <w:marBottom w:val="0"/>
          <w:divBdr>
            <w:top w:val="none" w:sz="0" w:space="0" w:color="auto"/>
            <w:left w:val="none" w:sz="0" w:space="0" w:color="auto"/>
            <w:bottom w:val="none" w:sz="0" w:space="0" w:color="auto"/>
            <w:right w:val="none" w:sz="0" w:space="0" w:color="auto"/>
          </w:divBdr>
        </w:div>
        <w:div w:id="1309169544">
          <w:marLeft w:val="2520"/>
          <w:marRight w:val="0"/>
          <w:marTop w:val="120"/>
          <w:marBottom w:val="0"/>
          <w:divBdr>
            <w:top w:val="none" w:sz="0" w:space="0" w:color="auto"/>
            <w:left w:val="none" w:sz="0" w:space="0" w:color="auto"/>
            <w:bottom w:val="none" w:sz="0" w:space="0" w:color="auto"/>
            <w:right w:val="none" w:sz="0" w:space="0" w:color="auto"/>
          </w:divBdr>
        </w:div>
        <w:div w:id="1865626710">
          <w:marLeft w:val="1800"/>
          <w:marRight w:val="0"/>
          <w:marTop w:val="120"/>
          <w:marBottom w:val="0"/>
          <w:divBdr>
            <w:top w:val="none" w:sz="0" w:space="0" w:color="auto"/>
            <w:left w:val="none" w:sz="0" w:space="0" w:color="auto"/>
            <w:bottom w:val="none" w:sz="0" w:space="0" w:color="auto"/>
            <w:right w:val="none" w:sz="0" w:space="0" w:color="auto"/>
          </w:divBdr>
        </w:div>
      </w:divsChild>
    </w:div>
    <w:div w:id="1055005329">
      <w:bodyDiv w:val="1"/>
      <w:marLeft w:val="0"/>
      <w:marRight w:val="0"/>
      <w:marTop w:val="0"/>
      <w:marBottom w:val="0"/>
      <w:divBdr>
        <w:top w:val="none" w:sz="0" w:space="0" w:color="auto"/>
        <w:left w:val="none" w:sz="0" w:space="0" w:color="auto"/>
        <w:bottom w:val="none" w:sz="0" w:space="0" w:color="auto"/>
        <w:right w:val="none" w:sz="0" w:space="0" w:color="auto"/>
      </w:divBdr>
      <w:divsChild>
        <w:div w:id="50813963">
          <w:marLeft w:val="1253"/>
          <w:marRight w:val="0"/>
          <w:marTop w:val="60"/>
          <w:marBottom w:val="0"/>
          <w:divBdr>
            <w:top w:val="none" w:sz="0" w:space="0" w:color="auto"/>
            <w:left w:val="none" w:sz="0" w:space="0" w:color="auto"/>
            <w:bottom w:val="none" w:sz="0" w:space="0" w:color="auto"/>
            <w:right w:val="none" w:sz="0" w:space="0" w:color="auto"/>
          </w:divBdr>
        </w:div>
        <w:div w:id="1260867591">
          <w:marLeft w:val="533"/>
          <w:marRight w:val="0"/>
          <w:marTop w:val="60"/>
          <w:marBottom w:val="0"/>
          <w:divBdr>
            <w:top w:val="none" w:sz="0" w:space="0" w:color="auto"/>
            <w:left w:val="none" w:sz="0" w:space="0" w:color="auto"/>
            <w:bottom w:val="none" w:sz="0" w:space="0" w:color="auto"/>
            <w:right w:val="none" w:sz="0" w:space="0" w:color="auto"/>
          </w:divBdr>
        </w:div>
        <w:div w:id="1713378670">
          <w:marLeft w:val="533"/>
          <w:marRight w:val="0"/>
          <w:marTop w:val="60"/>
          <w:marBottom w:val="0"/>
          <w:divBdr>
            <w:top w:val="none" w:sz="0" w:space="0" w:color="auto"/>
            <w:left w:val="none" w:sz="0" w:space="0" w:color="auto"/>
            <w:bottom w:val="none" w:sz="0" w:space="0" w:color="auto"/>
            <w:right w:val="none" w:sz="0" w:space="0" w:color="auto"/>
          </w:divBdr>
        </w:div>
      </w:divsChild>
    </w:div>
    <w:div w:id="1056053030">
      <w:bodyDiv w:val="1"/>
      <w:marLeft w:val="0"/>
      <w:marRight w:val="0"/>
      <w:marTop w:val="0"/>
      <w:marBottom w:val="0"/>
      <w:divBdr>
        <w:top w:val="none" w:sz="0" w:space="0" w:color="auto"/>
        <w:left w:val="none" w:sz="0" w:space="0" w:color="auto"/>
        <w:bottom w:val="none" w:sz="0" w:space="0" w:color="auto"/>
        <w:right w:val="none" w:sz="0" w:space="0" w:color="auto"/>
      </w:divBdr>
    </w:div>
    <w:div w:id="1056247359">
      <w:bodyDiv w:val="1"/>
      <w:marLeft w:val="0"/>
      <w:marRight w:val="0"/>
      <w:marTop w:val="0"/>
      <w:marBottom w:val="0"/>
      <w:divBdr>
        <w:top w:val="none" w:sz="0" w:space="0" w:color="auto"/>
        <w:left w:val="none" w:sz="0" w:space="0" w:color="auto"/>
        <w:bottom w:val="none" w:sz="0" w:space="0" w:color="auto"/>
        <w:right w:val="none" w:sz="0" w:space="0" w:color="auto"/>
      </w:divBdr>
    </w:div>
    <w:div w:id="1056509181">
      <w:bodyDiv w:val="1"/>
      <w:marLeft w:val="0"/>
      <w:marRight w:val="0"/>
      <w:marTop w:val="0"/>
      <w:marBottom w:val="0"/>
      <w:divBdr>
        <w:top w:val="none" w:sz="0" w:space="0" w:color="auto"/>
        <w:left w:val="none" w:sz="0" w:space="0" w:color="auto"/>
        <w:bottom w:val="none" w:sz="0" w:space="0" w:color="auto"/>
        <w:right w:val="none" w:sz="0" w:space="0" w:color="auto"/>
      </w:divBdr>
    </w:div>
    <w:div w:id="1056779496">
      <w:bodyDiv w:val="1"/>
      <w:marLeft w:val="0"/>
      <w:marRight w:val="0"/>
      <w:marTop w:val="0"/>
      <w:marBottom w:val="0"/>
      <w:divBdr>
        <w:top w:val="none" w:sz="0" w:space="0" w:color="auto"/>
        <w:left w:val="none" w:sz="0" w:space="0" w:color="auto"/>
        <w:bottom w:val="none" w:sz="0" w:space="0" w:color="auto"/>
        <w:right w:val="none" w:sz="0" w:space="0" w:color="auto"/>
      </w:divBdr>
    </w:div>
    <w:div w:id="1056928027">
      <w:bodyDiv w:val="1"/>
      <w:marLeft w:val="0"/>
      <w:marRight w:val="0"/>
      <w:marTop w:val="0"/>
      <w:marBottom w:val="0"/>
      <w:divBdr>
        <w:top w:val="none" w:sz="0" w:space="0" w:color="auto"/>
        <w:left w:val="none" w:sz="0" w:space="0" w:color="auto"/>
        <w:bottom w:val="none" w:sz="0" w:space="0" w:color="auto"/>
        <w:right w:val="none" w:sz="0" w:space="0" w:color="auto"/>
      </w:divBdr>
      <w:divsChild>
        <w:div w:id="348726446">
          <w:marLeft w:val="547"/>
          <w:marRight w:val="0"/>
          <w:marTop w:val="154"/>
          <w:marBottom w:val="0"/>
          <w:divBdr>
            <w:top w:val="none" w:sz="0" w:space="0" w:color="auto"/>
            <w:left w:val="none" w:sz="0" w:space="0" w:color="auto"/>
            <w:bottom w:val="none" w:sz="0" w:space="0" w:color="auto"/>
            <w:right w:val="none" w:sz="0" w:space="0" w:color="auto"/>
          </w:divBdr>
        </w:div>
        <w:div w:id="739717038">
          <w:marLeft w:val="1166"/>
          <w:marRight w:val="0"/>
          <w:marTop w:val="134"/>
          <w:marBottom w:val="0"/>
          <w:divBdr>
            <w:top w:val="none" w:sz="0" w:space="0" w:color="auto"/>
            <w:left w:val="none" w:sz="0" w:space="0" w:color="auto"/>
            <w:bottom w:val="none" w:sz="0" w:space="0" w:color="auto"/>
            <w:right w:val="none" w:sz="0" w:space="0" w:color="auto"/>
          </w:divBdr>
        </w:div>
        <w:div w:id="2104375048">
          <w:marLeft w:val="1166"/>
          <w:marRight w:val="0"/>
          <w:marTop w:val="134"/>
          <w:marBottom w:val="0"/>
          <w:divBdr>
            <w:top w:val="none" w:sz="0" w:space="0" w:color="auto"/>
            <w:left w:val="none" w:sz="0" w:space="0" w:color="auto"/>
            <w:bottom w:val="none" w:sz="0" w:space="0" w:color="auto"/>
            <w:right w:val="none" w:sz="0" w:space="0" w:color="auto"/>
          </w:divBdr>
        </w:div>
      </w:divsChild>
    </w:div>
    <w:div w:id="1057122487">
      <w:bodyDiv w:val="1"/>
      <w:marLeft w:val="0"/>
      <w:marRight w:val="0"/>
      <w:marTop w:val="0"/>
      <w:marBottom w:val="0"/>
      <w:divBdr>
        <w:top w:val="none" w:sz="0" w:space="0" w:color="auto"/>
        <w:left w:val="none" w:sz="0" w:space="0" w:color="auto"/>
        <w:bottom w:val="none" w:sz="0" w:space="0" w:color="auto"/>
        <w:right w:val="none" w:sz="0" w:space="0" w:color="auto"/>
      </w:divBdr>
      <w:divsChild>
        <w:div w:id="84233523">
          <w:marLeft w:val="0"/>
          <w:marRight w:val="0"/>
          <w:marTop w:val="0"/>
          <w:marBottom w:val="0"/>
          <w:divBdr>
            <w:top w:val="none" w:sz="0" w:space="0" w:color="auto"/>
            <w:left w:val="none" w:sz="0" w:space="0" w:color="auto"/>
            <w:bottom w:val="none" w:sz="0" w:space="0" w:color="auto"/>
            <w:right w:val="none" w:sz="0" w:space="0" w:color="auto"/>
          </w:divBdr>
          <w:divsChild>
            <w:div w:id="2107654375">
              <w:marLeft w:val="0"/>
              <w:marRight w:val="0"/>
              <w:marTop w:val="0"/>
              <w:marBottom w:val="0"/>
              <w:divBdr>
                <w:top w:val="none" w:sz="0" w:space="0" w:color="auto"/>
                <w:left w:val="none" w:sz="0" w:space="0" w:color="auto"/>
                <w:bottom w:val="none" w:sz="0" w:space="0" w:color="auto"/>
                <w:right w:val="none" w:sz="0" w:space="0" w:color="auto"/>
              </w:divBdr>
              <w:divsChild>
                <w:div w:id="163297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476103">
      <w:bodyDiv w:val="1"/>
      <w:marLeft w:val="0"/>
      <w:marRight w:val="0"/>
      <w:marTop w:val="0"/>
      <w:marBottom w:val="0"/>
      <w:divBdr>
        <w:top w:val="none" w:sz="0" w:space="0" w:color="auto"/>
        <w:left w:val="none" w:sz="0" w:space="0" w:color="auto"/>
        <w:bottom w:val="none" w:sz="0" w:space="0" w:color="auto"/>
        <w:right w:val="none" w:sz="0" w:space="0" w:color="auto"/>
      </w:divBdr>
      <w:divsChild>
        <w:div w:id="260723258">
          <w:marLeft w:val="1800"/>
          <w:marRight w:val="0"/>
          <w:marTop w:val="101"/>
          <w:marBottom w:val="0"/>
          <w:divBdr>
            <w:top w:val="none" w:sz="0" w:space="0" w:color="auto"/>
            <w:left w:val="none" w:sz="0" w:space="0" w:color="auto"/>
            <w:bottom w:val="none" w:sz="0" w:space="0" w:color="auto"/>
            <w:right w:val="none" w:sz="0" w:space="0" w:color="auto"/>
          </w:divBdr>
        </w:div>
        <w:div w:id="486751928">
          <w:marLeft w:val="547"/>
          <w:marRight w:val="0"/>
          <w:marTop w:val="134"/>
          <w:marBottom w:val="0"/>
          <w:divBdr>
            <w:top w:val="none" w:sz="0" w:space="0" w:color="auto"/>
            <w:left w:val="none" w:sz="0" w:space="0" w:color="auto"/>
            <w:bottom w:val="none" w:sz="0" w:space="0" w:color="auto"/>
            <w:right w:val="none" w:sz="0" w:space="0" w:color="auto"/>
          </w:divBdr>
        </w:div>
        <w:div w:id="794567052">
          <w:marLeft w:val="1800"/>
          <w:marRight w:val="0"/>
          <w:marTop w:val="101"/>
          <w:marBottom w:val="0"/>
          <w:divBdr>
            <w:top w:val="none" w:sz="0" w:space="0" w:color="auto"/>
            <w:left w:val="none" w:sz="0" w:space="0" w:color="auto"/>
            <w:bottom w:val="none" w:sz="0" w:space="0" w:color="auto"/>
            <w:right w:val="none" w:sz="0" w:space="0" w:color="auto"/>
          </w:divBdr>
        </w:div>
        <w:div w:id="958999546">
          <w:marLeft w:val="1166"/>
          <w:marRight w:val="0"/>
          <w:marTop w:val="115"/>
          <w:marBottom w:val="0"/>
          <w:divBdr>
            <w:top w:val="none" w:sz="0" w:space="0" w:color="auto"/>
            <w:left w:val="none" w:sz="0" w:space="0" w:color="auto"/>
            <w:bottom w:val="none" w:sz="0" w:space="0" w:color="auto"/>
            <w:right w:val="none" w:sz="0" w:space="0" w:color="auto"/>
          </w:divBdr>
        </w:div>
        <w:div w:id="1181580256">
          <w:marLeft w:val="1800"/>
          <w:marRight w:val="0"/>
          <w:marTop w:val="101"/>
          <w:marBottom w:val="0"/>
          <w:divBdr>
            <w:top w:val="none" w:sz="0" w:space="0" w:color="auto"/>
            <w:left w:val="none" w:sz="0" w:space="0" w:color="auto"/>
            <w:bottom w:val="none" w:sz="0" w:space="0" w:color="auto"/>
            <w:right w:val="none" w:sz="0" w:space="0" w:color="auto"/>
          </w:divBdr>
        </w:div>
        <w:div w:id="1871335161">
          <w:marLeft w:val="1800"/>
          <w:marRight w:val="0"/>
          <w:marTop w:val="101"/>
          <w:marBottom w:val="0"/>
          <w:divBdr>
            <w:top w:val="none" w:sz="0" w:space="0" w:color="auto"/>
            <w:left w:val="none" w:sz="0" w:space="0" w:color="auto"/>
            <w:bottom w:val="none" w:sz="0" w:space="0" w:color="auto"/>
            <w:right w:val="none" w:sz="0" w:space="0" w:color="auto"/>
          </w:divBdr>
        </w:div>
        <w:div w:id="2141998334">
          <w:marLeft w:val="1166"/>
          <w:marRight w:val="0"/>
          <w:marTop w:val="115"/>
          <w:marBottom w:val="0"/>
          <w:divBdr>
            <w:top w:val="none" w:sz="0" w:space="0" w:color="auto"/>
            <w:left w:val="none" w:sz="0" w:space="0" w:color="auto"/>
            <w:bottom w:val="none" w:sz="0" w:space="0" w:color="auto"/>
            <w:right w:val="none" w:sz="0" w:space="0" w:color="auto"/>
          </w:divBdr>
        </w:div>
      </w:divsChild>
    </w:div>
    <w:div w:id="1058548832">
      <w:bodyDiv w:val="1"/>
      <w:marLeft w:val="0"/>
      <w:marRight w:val="0"/>
      <w:marTop w:val="0"/>
      <w:marBottom w:val="0"/>
      <w:divBdr>
        <w:top w:val="none" w:sz="0" w:space="0" w:color="auto"/>
        <w:left w:val="none" w:sz="0" w:space="0" w:color="auto"/>
        <w:bottom w:val="none" w:sz="0" w:space="0" w:color="auto"/>
        <w:right w:val="none" w:sz="0" w:space="0" w:color="auto"/>
      </w:divBdr>
    </w:div>
    <w:div w:id="1059405398">
      <w:bodyDiv w:val="1"/>
      <w:marLeft w:val="0"/>
      <w:marRight w:val="0"/>
      <w:marTop w:val="0"/>
      <w:marBottom w:val="0"/>
      <w:divBdr>
        <w:top w:val="none" w:sz="0" w:space="0" w:color="auto"/>
        <w:left w:val="none" w:sz="0" w:space="0" w:color="auto"/>
        <w:bottom w:val="none" w:sz="0" w:space="0" w:color="auto"/>
        <w:right w:val="none" w:sz="0" w:space="0" w:color="auto"/>
      </w:divBdr>
    </w:div>
    <w:div w:id="1059548474">
      <w:bodyDiv w:val="1"/>
      <w:marLeft w:val="0"/>
      <w:marRight w:val="0"/>
      <w:marTop w:val="0"/>
      <w:marBottom w:val="0"/>
      <w:divBdr>
        <w:top w:val="none" w:sz="0" w:space="0" w:color="auto"/>
        <w:left w:val="none" w:sz="0" w:space="0" w:color="auto"/>
        <w:bottom w:val="none" w:sz="0" w:space="0" w:color="auto"/>
        <w:right w:val="none" w:sz="0" w:space="0" w:color="auto"/>
      </w:divBdr>
    </w:div>
    <w:div w:id="1059867653">
      <w:bodyDiv w:val="1"/>
      <w:marLeft w:val="0"/>
      <w:marRight w:val="0"/>
      <w:marTop w:val="0"/>
      <w:marBottom w:val="0"/>
      <w:divBdr>
        <w:top w:val="none" w:sz="0" w:space="0" w:color="auto"/>
        <w:left w:val="none" w:sz="0" w:space="0" w:color="auto"/>
        <w:bottom w:val="none" w:sz="0" w:space="0" w:color="auto"/>
        <w:right w:val="none" w:sz="0" w:space="0" w:color="auto"/>
      </w:divBdr>
    </w:div>
    <w:div w:id="1060128363">
      <w:bodyDiv w:val="1"/>
      <w:marLeft w:val="0"/>
      <w:marRight w:val="0"/>
      <w:marTop w:val="0"/>
      <w:marBottom w:val="0"/>
      <w:divBdr>
        <w:top w:val="none" w:sz="0" w:space="0" w:color="auto"/>
        <w:left w:val="none" w:sz="0" w:space="0" w:color="auto"/>
        <w:bottom w:val="none" w:sz="0" w:space="0" w:color="auto"/>
        <w:right w:val="none" w:sz="0" w:space="0" w:color="auto"/>
      </w:divBdr>
      <w:divsChild>
        <w:div w:id="85463557">
          <w:marLeft w:val="547"/>
          <w:marRight w:val="0"/>
          <w:marTop w:val="130"/>
          <w:marBottom w:val="0"/>
          <w:divBdr>
            <w:top w:val="none" w:sz="0" w:space="0" w:color="auto"/>
            <w:left w:val="none" w:sz="0" w:space="0" w:color="auto"/>
            <w:bottom w:val="none" w:sz="0" w:space="0" w:color="auto"/>
            <w:right w:val="none" w:sz="0" w:space="0" w:color="auto"/>
          </w:divBdr>
        </w:div>
        <w:div w:id="137646225">
          <w:marLeft w:val="1166"/>
          <w:marRight w:val="0"/>
          <w:marTop w:val="115"/>
          <w:marBottom w:val="0"/>
          <w:divBdr>
            <w:top w:val="none" w:sz="0" w:space="0" w:color="auto"/>
            <w:left w:val="none" w:sz="0" w:space="0" w:color="auto"/>
            <w:bottom w:val="none" w:sz="0" w:space="0" w:color="auto"/>
            <w:right w:val="none" w:sz="0" w:space="0" w:color="auto"/>
          </w:divBdr>
        </w:div>
        <w:div w:id="264114354">
          <w:marLeft w:val="1166"/>
          <w:marRight w:val="0"/>
          <w:marTop w:val="115"/>
          <w:marBottom w:val="0"/>
          <w:divBdr>
            <w:top w:val="none" w:sz="0" w:space="0" w:color="auto"/>
            <w:left w:val="none" w:sz="0" w:space="0" w:color="auto"/>
            <w:bottom w:val="none" w:sz="0" w:space="0" w:color="auto"/>
            <w:right w:val="none" w:sz="0" w:space="0" w:color="auto"/>
          </w:divBdr>
        </w:div>
        <w:div w:id="622923198">
          <w:marLeft w:val="1800"/>
          <w:marRight w:val="0"/>
          <w:marTop w:val="96"/>
          <w:marBottom w:val="0"/>
          <w:divBdr>
            <w:top w:val="none" w:sz="0" w:space="0" w:color="auto"/>
            <w:left w:val="none" w:sz="0" w:space="0" w:color="auto"/>
            <w:bottom w:val="none" w:sz="0" w:space="0" w:color="auto"/>
            <w:right w:val="none" w:sz="0" w:space="0" w:color="auto"/>
          </w:divBdr>
        </w:div>
        <w:div w:id="1087851181">
          <w:marLeft w:val="1166"/>
          <w:marRight w:val="0"/>
          <w:marTop w:val="115"/>
          <w:marBottom w:val="0"/>
          <w:divBdr>
            <w:top w:val="none" w:sz="0" w:space="0" w:color="auto"/>
            <w:left w:val="none" w:sz="0" w:space="0" w:color="auto"/>
            <w:bottom w:val="none" w:sz="0" w:space="0" w:color="auto"/>
            <w:right w:val="none" w:sz="0" w:space="0" w:color="auto"/>
          </w:divBdr>
        </w:div>
        <w:div w:id="1405031049">
          <w:marLeft w:val="1166"/>
          <w:marRight w:val="0"/>
          <w:marTop w:val="115"/>
          <w:marBottom w:val="0"/>
          <w:divBdr>
            <w:top w:val="none" w:sz="0" w:space="0" w:color="auto"/>
            <w:left w:val="none" w:sz="0" w:space="0" w:color="auto"/>
            <w:bottom w:val="none" w:sz="0" w:space="0" w:color="auto"/>
            <w:right w:val="none" w:sz="0" w:space="0" w:color="auto"/>
          </w:divBdr>
        </w:div>
        <w:div w:id="1574199174">
          <w:marLeft w:val="1166"/>
          <w:marRight w:val="0"/>
          <w:marTop w:val="115"/>
          <w:marBottom w:val="0"/>
          <w:divBdr>
            <w:top w:val="none" w:sz="0" w:space="0" w:color="auto"/>
            <w:left w:val="none" w:sz="0" w:space="0" w:color="auto"/>
            <w:bottom w:val="none" w:sz="0" w:space="0" w:color="auto"/>
            <w:right w:val="none" w:sz="0" w:space="0" w:color="auto"/>
          </w:divBdr>
        </w:div>
        <w:div w:id="1654987355">
          <w:marLeft w:val="1166"/>
          <w:marRight w:val="0"/>
          <w:marTop w:val="115"/>
          <w:marBottom w:val="0"/>
          <w:divBdr>
            <w:top w:val="none" w:sz="0" w:space="0" w:color="auto"/>
            <w:left w:val="none" w:sz="0" w:space="0" w:color="auto"/>
            <w:bottom w:val="none" w:sz="0" w:space="0" w:color="auto"/>
            <w:right w:val="none" w:sz="0" w:space="0" w:color="auto"/>
          </w:divBdr>
        </w:div>
        <w:div w:id="2126264302">
          <w:marLeft w:val="547"/>
          <w:marRight w:val="0"/>
          <w:marTop w:val="130"/>
          <w:marBottom w:val="0"/>
          <w:divBdr>
            <w:top w:val="none" w:sz="0" w:space="0" w:color="auto"/>
            <w:left w:val="none" w:sz="0" w:space="0" w:color="auto"/>
            <w:bottom w:val="none" w:sz="0" w:space="0" w:color="auto"/>
            <w:right w:val="none" w:sz="0" w:space="0" w:color="auto"/>
          </w:divBdr>
        </w:div>
      </w:divsChild>
    </w:div>
    <w:div w:id="1060323466">
      <w:bodyDiv w:val="1"/>
      <w:marLeft w:val="0"/>
      <w:marRight w:val="0"/>
      <w:marTop w:val="0"/>
      <w:marBottom w:val="0"/>
      <w:divBdr>
        <w:top w:val="none" w:sz="0" w:space="0" w:color="auto"/>
        <w:left w:val="none" w:sz="0" w:space="0" w:color="auto"/>
        <w:bottom w:val="none" w:sz="0" w:space="0" w:color="auto"/>
        <w:right w:val="none" w:sz="0" w:space="0" w:color="auto"/>
      </w:divBdr>
    </w:div>
    <w:div w:id="1060517593">
      <w:bodyDiv w:val="1"/>
      <w:marLeft w:val="0"/>
      <w:marRight w:val="0"/>
      <w:marTop w:val="0"/>
      <w:marBottom w:val="0"/>
      <w:divBdr>
        <w:top w:val="none" w:sz="0" w:space="0" w:color="auto"/>
        <w:left w:val="none" w:sz="0" w:space="0" w:color="auto"/>
        <w:bottom w:val="none" w:sz="0" w:space="0" w:color="auto"/>
        <w:right w:val="none" w:sz="0" w:space="0" w:color="auto"/>
      </w:divBdr>
    </w:div>
    <w:div w:id="1060982125">
      <w:bodyDiv w:val="1"/>
      <w:marLeft w:val="0"/>
      <w:marRight w:val="0"/>
      <w:marTop w:val="0"/>
      <w:marBottom w:val="0"/>
      <w:divBdr>
        <w:top w:val="none" w:sz="0" w:space="0" w:color="auto"/>
        <w:left w:val="none" w:sz="0" w:space="0" w:color="auto"/>
        <w:bottom w:val="none" w:sz="0" w:space="0" w:color="auto"/>
        <w:right w:val="none" w:sz="0" w:space="0" w:color="auto"/>
      </w:divBdr>
    </w:div>
    <w:div w:id="1062875803">
      <w:bodyDiv w:val="1"/>
      <w:marLeft w:val="0"/>
      <w:marRight w:val="0"/>
      <w:marTop w:val="0"/>
      <w:marBottom w:val="0"/>
      <w:divBdr>
        <w:top w:val="none" w:sz="0" w:space="0" w:color="auto"/>
        <w:left w:val="none" w:sz="0" w:space="0" w:color="auto"/>
        <w:bottom w:val="none" w:sz="0" w:space="0" w:color="auto"/>
        <w:right w:val="none" w:sz="0" w:space="0" w:color="auto"/>
      </w:divBdr>
    </w:div>
    <w:div w:id="1063865763">
      <w:bodyDiv w:val="1"/>
      <w:marLeft w:val="0"/>
      <w:marRight w:val="0"/>
      <w:marTop w:val="0"/>
      <w:marBottom w:val="0"/>
      <w:divBdr>
        <w:top w:val="none" w:sz="0" w:space="0" w:color="auto"/>
        <w:left w:val="none" w:sz="0" w:space="0" w:color="auto"/>
        <w:bottom w:val="none" w:sz="0" w:space="0" w:color="auto"/>
        <w:right w:val="none" w:sz="0" w:space="0" w:color="auto"/>
      </w:divBdr>
    </w:div>
    <w:div w:id="1065026865">
      <w:bodyDiv w:val="1"/>
      <w:marLeft w:val="0"/>
      <w:marRight w:val="0"/>
      <w:marTop w:val="0"/>
      <w:marBottom w:val="0"/>
      <w:divBdr>
        <w:top w:val="none" w:sz="0" w:space="0" w:color="auto"/>
        <w:left w:val="none" w:sz="0" w:space="0" w:color="auto"/>
        <w:bottom w:val="none" w:sz="0" w:space="0" w:color="auto"/>
        <w:right w:val="none" w:sz="0" w:space="0" w:color="auto"/>
      </w:divBdr>
    </w:div>
    <w:div w:id="1065420534">
      <w:bodyDiv w:val="1"/>
      <w:marLeft w:val="0"/>
      <w:marRight w:val="0"/>
      <w:marTop w:val="0"/>
      <w:marBottom w:val="0"/>
      <w:divBdr>
        <w:top w:val="none" w:sz="0" w:space="0" w:color="auto"/>
        <w:left w:val="none" w:sz="0" w:space="0" w:color="auto"/>
        <w:bottom w:val="none" w:sz="0" w:space="0" w:color="auto"/>
        <w:right w:val="none" w:sz="0" w:space="0" w:color="auto"/>
      </w:divBdr>
    </w:div>
    <w:div w:id="1067649420">
      <w:bodyDiv w:val="1"/>
      <w:marLeft w:val="0"/>
      <w:marRight w:val="0"/>
      <w:marTop w:val="0"/>
      <w:marBottom w:val="0"/>
      <w:divBdr>
        <w:top w:val="none" w:sz="0" w:space="0" w:color="auto"/>
        <w:left w:val="none" w:sz="0" w:space="0" w:color="auto"/>
        <w:bottom w:val="none" w:sz="0" w:space="0" w:color="auto"/>
        <w:right w:val="none" w:sz="0" w:space="0" w:color="auto"/>
      </w:divBdr>
    </w:div>
    <w:div w:id="1067652474">
      <w:bodyDiv w:val="1"/>
      <w:marLeft w:val="0"/>
      <w:marRight w:val="0"/>
      <w:marTop w:val="0"/>
      <w:marBottom w:val="0"/>
      <w:divBdr>
        <w:top w:val="none" w:sz="0" w:space="0" w:color="auto"/>
        <w:left w:val="none" w:sz="0" w:space="0" w:color="auto"/>
        <w:bottom w:val="none" w:sz="0" w:space="0" w:color="auto"/>
        <w:right w:val="none" w:sz="0" w:space="0" w:color="auto"/>
      </w:divBdr>
    </w:div>
    <w:div w:id="1068380467">
      <w:bodyDiv w:val="1"/>
      <w:marLeft w:val="0"/>
      <w:marRight w:val="0"/>
      <w:marTop w:val="0"/>
      <w:marBottom w:val="0"/>
      <w:divBdr>
        <w:top w:val="none" w:sz="0" w:space="0" w:color="auto"/>
        <w:left w:val="none" w:sz="0" w:space="0" w:color="auto"/>
        <w:bottom w:val="none" w:sz="0" w:space="0" w:color="auto"/>
        <w:right w:val="none" w:sz="0" w:space="0" w:color="auto"/>
      </w:divBdr>
    </w:div>
    <w:div w:id="1069421578">
      <w:bodyDiv w:val="1"/>
      <w:marLeft w:val="0"/>
      <w:marRight w:val="0"/>
      <w:marTop w:val="0"/>
      <w:marBottom w:val="0"/>
      <w:divBdr>
        <w:top w:val="none" w:sz="0" w:space="0" w:color="auto"/>
        <w:left w:val="none" w:sz="0" w:space="0" w:color="auto"/>
        <w:bottom w:val="none" w:sz="0" w:space="0" w:color="auto"/>
        <w:right w:val="none" w:sz="0" w:space="0" w:color="auto"/>
      </w:divBdr>
      <w:divsChild>
        <w:div w:id="1490445748">
          <w:marLeft w:val="0"/>
          <w:marRight w:val="0"/>
          <w:marTop w:val="0"/>
          <w:marBottom w:val="0"/>
          <w:divBdr>
            <w:top w:val="none" w:sz="0" w:space="0" w:color="auto"/>
            <w:left w:val="none" w:sz="0" w:space="0" w:color="auto"/>
            <w:bottom w:val="none" w:sz="0" w:space="0" w:color="auto"/>
            <w:right w:val="none" w:sz="0" w:space="0" w:color="auto"/>
          </w:divBdr>
          <w:divsChild>
            <w:div w:id="1160579846">
              <w:marLeft w:val="0"/>
              <w:marRight w:val="0"/>
              <w:marTop w:val="0"/>
              <w:marBottom w:val="0"/>
              <w:divBdr>
                <w:top w:val="none" w:sz="0" w:space="0" w:color="auto"/>
                <w:left w:val="none" w:sz="0" w:space="0" w:color="auto"/>
                <w:bottom w:val="none" w:sz="0" w:space="0" w:color="auto"/>
                <w:right w:val="none" w:sz="0" w:space="0" w:color="auto"/>
              </w:divBdr>
            </w:div>
            <w:div w:id="1716390461">
              <w:marLeft w:val="0"/>
              <w:marRight w:val="0"/>
              <w:marTop w:val="0"/>
              <w:marBottom w:val="0"/>
              <w:divBdr>
                <w:top w:val="none" w:sz="0" w:space="0" w:color="auto"/>
                <w:left w:val="none" w:sz="0" w:space="0" w:color="auto"/>
                <w:bottom w:val="none" w:sz="0" w:space="0" w:color="auto"/>
                <w:right w:val="none" w:sz="0" w:space="0" w:color="auto"/>
              </w:divBdr>
            </w:div>
            <w:div w:id="1861508962">
              <w:marLeft w:val="0"/>
              <w:marRight w:val="0"/>
              <w:marTop w:val="0"/>
              <w:marBottom w:val="0"/>
              <w:divBdr>
                <w:top w:val="none" w:sz="0" w:space="0" w:color="auto"/>
                <w:left w:val="none" w:sz="0" w:space="0" w:color="auto"/>
                <w:bottom w:val="none" w:sz="0" w:space="0" w:color="auto"/>
                <w:right w:val="none" w:sz="0" w:space="0" w:color="auto"/>
              </w:divBdr>
            </w:div>
            <w:div w:id="18648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52082">
      <w:bodyDiv w:val="1"/>
      <w:marLeft w:val="0"/>
      <w:marRight w:val="0"/>
      <w:marTop w:val="0"/>
      <w:marBottom w:val="0"/>
      <w:divBdr>
        <w:top w:val="none" w:sz="0" w:space="0" w:color="auto"/>
        <w:left w:val="none" w:sz="0" w:space="0" w:color="auto"/>
        <w:bottom w:val="none" w:sz="0" w:space="0" w:color="auto"/>
        <w:right w:val="none" w:sz="0" w:space="0" w:color="auto"/>
      </w:divBdr>
      <w:divsChild>
        <w:div w:id="5446935">
          <w:marLeft w:val="1166"/>
          <w:marRight w:val="0"/>
          <w:marTop w:val="106"/>
          <w:marBottom w:val="0"/>
          <w:divBdr>
            <w:top w:val="none" w:sz="0" w:space="0" w:color="auto"/>
            <w:left w:val="none" w:sz="0" w:space="0" w:color="auto"/>
            <w:bottom w:val="none" w:sz="0" w:space="0" w:color="auto"/>
            <w:right w:val="none" w:sz="0" w:space="0" w:color="auto"/>
          </w:divBdr>
        </w:div>
        <w:div w:id="427240505">
          <w:marLeft w:val="1166"/>
          <w:marRight w:val="0"/>
          <w:marTop w:val="106"/>
          <w:marBottom w:val="0"/>
          <w:divBdr>
            <w:top w:val="none" w:sz="0" w:space="0" w:color="auto"/>
            <w:left w:val="none" w:sz="0" w:space="0" w:color="auto"/>
            <w:bottom w:val="none" w:sz="0" w:space="0" w:color="auto"/>
            <w:right w:val="none" w:sz="0" w:space="0" w:color="auto"/>
          </w:divBdr>
        </w:div>
        <w:div w:id="527524799">
          <w:marLeft w:val="547"/>
          <w:marRight w:val="0"/>
          <w:marTop w:val="120"/>
          <w:marBottom w:val="0"/>
          <w:divBdr>
            <w:top w:val="none" w:sz="0" w:space="0" w:color="auto"/>
            <w:left w:val="none" w:sz="0" w:space="0" w:color="auto"/>
            <w:bottom w:val="none" w:sz="0" w:space="0" w:color="auto"/>
            <w:right w:val="none" w:sz="0" w:space="0" w:color="auto"/>
          </w:divBdr>
        </w:div>
        <w:div w:id="649986727">
          <w:marLeft w:val="1166"/>
          <w:marRight w:val="0"/>
          <w:marTop w:val="106"/>
          <w:marBottom w:val="0"/>
          <w:divBdr>
            <w:top w:val="none" w:sz="0" w:space="0" w:color="auto"/>
            <w:left w:val="none" w:sz="0" w:space="0" w:color="auto"/>
            <w:bottom w:val="none" w:sz="0" w:space="0" w:color="auto"/>
            <w:right w:val="none" w:sz="0" w:space="0" w:color="auto"/>
          </w:divBdr>
        </w:div>
        <w:div w:id="654721331">
          <w:marLeft w:val="1166"/>
          <w:marRight w:val="0"/>
          <w:marTop w:val="106"/>
          <w:marBottom w:val="0"/>
          <w:divBdr>
            <w:top w:val="none" w:sz="0" w:space="0" w:color="auto"/>
            <w:left w:val="none" w:sz="0" w:space="0" w:color="auto"/>
            <w:bottom w:val="none" w:sz="0" w:space="0" w:color="auto"/>
            <w:right w:val="none" w:sz="0" w:space="0" w:color="auto"/>
          </w:divBdr>
        </w:div>
        <w:div w:id="755250249">
          <w:marLeft w:val="1800"/>
          <w:marRight w:val="0"/>
          <w:marTop w:val="91"/>
          <w:marBottom w:val="0"/>
          <w:divBdr>
            <w:top w:val="none" w:sz="0" w:space="0" w:color="auto"/>
            <w:left w:val="none" w:sz="0" w:space="0" w:color="auto"/>
            <w:bottom w:val="none" w:sz="0" w:space="0" w:color="auto"/>
            <w:right w:val="none" w:sz="0" w:space="0" w:color="auto"/>
          </w:divBdr>
        </w:div>
        <w:div w:id="1253705126">
          <w:marLeft w:val="1166"/>
          <w:marRight w:val="0"/>
          <w:marTop w:val="106"/>
          <w:marBottom w:val="0"/>
          <w:divBdr>
            <w:top w:val="none" w:sz="0" w:space="0" w:color="auto"/>
            <w:left w:val="none" w:sz="0" w:space="0" w:color="auto"/>
            <w:bottom w:val="none" w:sz="0" w:space="0" w:color="auto"/>
            <w:right w:val="none" w:sz="0" w:space="0" w:color="auto"/>
          </w:divBdr>
        </w:div>
        <w:div w:id="1342393971">
          <w:marLeft w:val="1800"/>
          <w:marRight w:val="0"/>
          <w:marTop w:val="91"/>
          <w:marBottom w:val="0"/>
          <w:divBdr>
            <w:top w:val="none" w:sz="0" w:space="0" w:color="auto"/>
            <w:left w:val="none" w:sz="0" w:space="0" w:color="auto"/>
            <w:bottom w:val="none" w:sz="0" w:space="0" w:color="auto"/>
            <w:right w:val="none" w:sz="0" w:space="0" w:color="auto"/>
          </w:divBdr>
        </w:div>
        <w:div w:id="1401293592">
          <w:marLeft w:val="1800"/>
          <w:marRight w:val="0"/>
          <w:marTop w:val="91"/>
          <w:marBottom w:val="0"/>
          <w:divBdr>
            <w:top w:val="none" w:sz="0" w:space="0" w:color="auto"/>
            <w:left w:val="none" w:sz="0" w:space="0" w:color="auto"/>
            <w:bottom w:val="none" w:sz="0" w:space="0" w:color="auto"/>
            <w:right w:val="none" w:sz="0" w:space="0" w:color="auto"/>
          </w:divBdr>
        </w:div>
        <w:div w:id="1942832938">
          <w:marLeft w:val="1800"/>
          <w:marRight w:val="0"/>
          <w:marTop w:val="91"/>
          <w:marBottom w:val="0"/>
          <w:divBdr>
            <w:top w:val="none" w:sz="0" w:space="0" w:color="auto"/>
            <w:left w:val="none" w:sz="0" w:space="0" w:color="auto"/>
            <w:bottom w:val="none" w:sz="0" w:space="0" w:color="auto"/>
            <w:right w:val="none" w:sz="0" w:space="0" w:color="auto"/>
          </w:divBdr>
        </w:div>
        <w:div w:id="2124106665">
          <w:marLeft w:val="1800"/>
          <w:marRight w:val="0"/>
          <w:marTop w:val="91"/>
          <w:marBottom w:val="0"/>
          <w:divBdr>
            <w:top w:val="none" w:sz="0" w:space="0" w:color="auto"/>
            <w:left w:val="none" w:sz="0" w:space="0" w:color="auto"/>
            <w:bottom w:val="none" w:sz="0" w:space="0" w:color="auto"/>
            <w:right w:val="none" w:sz="0" w:space="0" w:color="auto"/>
          </w:divBdr>
        </w:div>
      </w:divsChild>
    </w:div>
    <w:div w:id="1071266992">
      <w:bodyDiv w:val="1"/>
      <w:marLeft w:val="0"/>
      <w:marRight w:val="0"/>
      <w:marTop w:val="0"/>
      <w:marBottom w:val="0"/>
      <w:divBdr>
        <w:top w:val="none" w:sz="0" w:space="0" w:color="auto"/>
        <w:left w:val="none" w:sz="0" w:space="0" w:color="auto"/>
        <w:bottom w:val="none" w:sz="0" w:space="0" w:color="auto"/>
        <w:right w:val="none" w:sz="0" w:space="0" w:color="auto"/>
      </w:divBdr>
    </w:div>
    <w:div w:id="1072235869">
      <w:bodyDiv w:val="1"/>
      <w:marLeft w:val="0"/>
      <w:marRight w:val="0"/>
      <w:marTop w:val="0"/>
      <w:marBottom w:val="0"/>
      <w:divBdr>
        <w:top w:val="none" w:sz="0" w:space="0" w:color="auto"/>
        <w:left w:val="none" w:sz="0" w:space="0" w:color="auto"/>
        <w:bottom w:val="none" w:sz="0" w:space="0" w:color="auto"/>
        <w:right w:val="none" w:sz="0" w:space="0" w:color="auto"/>
      </w:divBdr>
      <w:divsChild>
        <w:div w:id="166285909">
          <w:marLeft w:val="1800"/>
          <w:marRight w:val="0"/>
          <w:marTop w:val="96"/>
          <w:marBottom w:val="0"/>
          <w:divBdr>
            <w:top w:val="none" w:sz="0" w:space="0" w:color="auto"/>
            <w:left w:val="none" w:sz="0" w:space="0" w:color="auto"/>
            <w:bottom w:val="none" w:sz="0" w:space="0" w:color="auto"/>
            <w:right w:val="none" w:sz="0" w:space="0" w:color="auto"/>
          </w:divBdr>
        </w:div>
        <w:div w:id="472328589">
          <w:marLeft w:val="1166"/>
          <w:marRight w:val="0"/>
          <w:marTop w:val="115"/>
          <w:marBottom w:val="0"/>
          <w:divBdr>
            <w:top w:val="none" w:sz="0" w:space="0" w:color="auto"/>
            <w:left w:val="none" w:sz="0" w:space="0" w:color="auto"/>
            <w:bottom w:val="none" w:sz="0" w:space="0" w:color="auto"/>
            <w:right w:val="none" w:sz="0" w:space="0" w:color="auto"/>
          </w:divBdr>
        </w:div>
        <w:div w:id="486633742">
          <w:marLeft w:val="2520"/>
          <w:marRight w:val="0"/>
          <w:marTop w:val="77"/>
          <w:marBottom w:val="0"/>
          <w:divBdr>
            <w:top w:val="none" w:sz="0" w:space="0" w:color="auto"/>
            <w:left w:val="none" w:sz="0" w:space="0" w:color="auto"/>
            <w:bottom w:val="none" w:sz="0" w:space="0" w:color="auto"/>
            <w:right w:val="none" w:sz="0" w:space="0" w:color="auto"/>
          </w:divBdr>
        </w:div>
        <w:div w:id="638414863">
          <w:marLeft w:val="547"/>
          <w:marRight w:val="0"/>
          <w:marTop w:val="130"/>
          <w:marBottom w:val="0"/>
          <w:divBdr>
            <w:top w:val="none" w:sz="0" w:space="0" w:color="auto"/>
            <w:left w:val="none" w:sz="0" w:space="0" w:color="auto"/>
            <w:bottom w:val="none" w:sz="0" w:space="0" w:color="auto"/>
            <w:right w:val="none" w:sz="0" w:space="0" w:color="auto"/>
          </w:divBdr>
        </w:div>
        <w:div w:id="733161703">
          <w:marLeft w:val="1800"/>
          <w:marRight w:val="0"/>
          <w:marTop w:val="96"/>
          <w:marBottom w:val="0"/>
          <w:divBdr>
            <w:top w:val="none" w:sz="0" w:space="0" w:color="auto"/>
            <w:left w:val="none" w:sz="0" w:space="0" w:color="auto"/>
            <w:bottom w:val="none" w:sz="0" w:space="0" w:color="auto"/>
            <w:right w:val="none" w:sz="0" w:space="0" w:color="auto"/>
          </w:divBdr>
        </w:div>
        <w:div w:id="2106531650">
          <w:marLeft w:val="1166"/>
          <w:marRight w:val="0"/>
          <w:marTop w:val="115"/>
          <w:marBottom w:val="0"/>
          <w:divBdr>
            <w:top w:val="none" w:sz="0" w:space="0" w:color="auto"/>
            <w:left w:val="none" w:sz="0" w:space="0" w:color="auto"/>
            <w:bottom w:val="none" w:sz="0" w:space="0" w:color="auto"/>
            <w:right w:val="none" w:sz="0" w:space="0" w:color="auto"/>
          </w:divBdr>
        </w:div>
      </w:divsChild>
    </w:div>
    <w:div w:id="1073164798">
      <w:bodyDiv w:val="1"/>
      <w:marLeft w:val="0"/>
      <w:marRight w:val="0"/>
      <w:marTop w:val="0"/>
      <w:marBottom w:val="0"/>
      <w:divBdr>
        <w:top w:val="none" w:sz="0" w:space="0" w:color="auto"/>
        <w:left w:val="none" w:sz="0" w:space="0" w:color="auto"/>
        <w:bottom w:val="none" w:sz="0" w:space="0" w:color="auto"/>
        <w:right w:val="none" w:sz="0" w:space="0" w:color="auto"/>
      </w:divBdr>
    </w:div>
    <w:div w:id="1073628074">
      <w:bodyDiv w:val="1"/>
      <w:marLeft w:val="0"/>
      <w:marRight w:val="0"/>
      <w:marTop w:val="0"/>
      <w:marBottom w:val="0"/>
      <w:divBdr>
        <w:top w:val="none" w:sz="0" w:space="0" w:color="auto"/>
        <w:left w:val="none" w:sz="0" w:space="0" w:color="auto"/>
        <w:bottom w:val="none" w:sz="0" w:space="0" w:color="auto"/>
        <w:right w:val="none" w:sz="0" w:space="0" w:color="auto"/>
      </w:divBdr>
    </w:div>
    <w:div w:id="1074622533">
      <w:bodyDiv w:val="1"/>
      <w:marLeft w:val="0"/>
      <w:marRight w:val="0"/>
      <w:marTop w:val="0"/>
      <w:marBottom w:val="0"/>
      <w:divBdr>
        <w:top w:val="none" w:sz="0" w:space="0" w:color="auto"/>
        <w:left w:val="none" w:sz="0" w:space="0" w:color="auto"/>
        <w:bottom w:val="none" w:sz="0" w:space="0" w:color="auto"/>
        <w:right w:val="none" w:sz="0" w:space="0" w:color="auto"/>
      </w:divBdr>
    </w:div>
    <w:div w:id="1074743191">
      <w:bodyDiv w:val="1"/>
      <w:marLeft w:val="0"/>
      <w:marRight w:val="0"/>
      <w:marTop w:val="0"/>
      <w:marBottom w:val="0"/>
      <w:divBdr>
        <w:top w:val="none" w:sz="0" w:space="0" w:color="auto"/>
        <w:left w:val="none" w:sz="0" w:space="0" w:color="auto"/>
        <w:bottom w:val="none" w:sz="0" w:space="0" w:color="auto"/>
        <w:right w:val="none" w:sz="0" w:space="0" w:color="auto"/>
      </w:divBdr>
    </w:div>
    <w:div w:id="1075662980">
      <w:bodyDiv w:val="1"/>
      <w:marLeft w:val="0"/>
      <w:marRight w:val="0"/>
      <w:marTop w:val="0"/>
      <w:marBottom w:val="0"/>
      <w:divBdr>
        <w:top w:val="none" w:sz="0" w:space="0" w:color="auto"/>
        <w:left w:val="none" w:sz="0" w:space="0" w:color="auto"/>
        <w:bottom w:val="none" w:sz="0" w:space="0" w:color="auto"/>
        <w:right w:val="none" w:sz="0" w:space="0" w:color="auto"/>
      </w:divBdr>
    </w:div>
    <w:div w:id="1075708979">
      <w:bodyDiv w:val="1"/>
      <w:marLeft w:val="0"/>
      <w:marRight w:val="0"/>
      <w:marTop w:val="0"/>
      <w:marBottom w:val="0"/>
      <w:divBdr>
        <w:top w:val="none" w:sz="0" w:space="0" w:color="auto"/>
        <w:left w:val="none" w:sz="0" w:space="0" w:color="auto"/>
        <w:bottom w:val="none" w:sz="0" w:space="0" w:color="auto"/>
        <w:right w:val="none" w:sz="0" w:space="0" w:color="auto"/>
      </w:divBdr>
    </w:div>
    <w:div w:id="1076131560">
      <w:bodyDiv w:val="1"/>
      <w:marLeft w:val="0"/>
      <w:marRight w:val="0"/>
      <w:marTop w:val="0"/>
      <w:marBottom w:val="0"/>
      <w:divBdr>
        <w:top w:val="none" w:sz="0" w:space="0" w:color="auto"/>
        <w:left w:val="none" w:sz="0" w:space="0" w:color="auto"/>
        <w:bottom w:val="none" w:sz="0" w:space="0" w:color="auto"/>
        <w:right w:val="none" w:sz="0" w:space="0" w:color="auto"/>
      </w:divBdr>
      <w:divsChild>
        <w:div w:id="294336189">
          <w:marLeft w:val="547"/>
          <w:marRight w:val="0"/>
          <w:marTop w:val="134"/>
          <w:marBottom w:val="0"/>
          <w:divBdr>
            <w:top w:val="none" w:sz="0" w:space="0" w:color="auto"/>
            <w:left w:val="none" w:sz="0" w:space="0" w:color="auto"/>
            <w:bottom w:val="none" w:sz="0" w:space="0" w:color="auto"/>
            <w:right w:val="none" w:sz="0" w:space="0" w:color="auto"/>
          </w:divBdr>
        </w:div>
        <w:div w:id="712073503">
          <w:marLeft w:val="1166"/>
          <w:marRight w:val="0"/>
          <w:marTop w:val="115"/>
          <w:marBottom w:val="0"/>
          <w:divBdr>
            <w:top w:val="none" w:sz="0" w:space="0" w:color="auto"/>
            <w:left w:val="none" w:sz="0" w:space="0" w:color="auto"/>
            <w:bottom w:val="none" w:sz="0" w:space="0" w:color="auto"/>
            <w:right w:val="none" w:sz="0" w:space="0" w:color="auto"/>
          </w:divBdr>
        </w:div>
        <w:div w:id="979654460">
          <w:marLeft w:val="1166"/>
          <w:marRight w:val="0"/>
          <w:marTop w:val="115"/>
          <w:marBottom w:val="0"/>
          <w:divBdr>
            <w:top w:val="none" w:sz="0" w:space="0" w:color="auto"/>
            <w:left w:val="none" w:sz="0" w:space="0" w:color="auto"/>
            <w:bottom w:val="none" w:sz="0" w:space="0" w:color="auto"/>
            <w:right w:val="none" w:sz="0" w:space="0" w:color="auto"/>
          </w:divBdr>
        </w:div>
        <w:div w:id="1993557632">
          <w:marLeft w:val="1166"/>
          <w:marRight w:val="0"/>
          <w:marTop w:val="115"/>
          <w:marBottom w:val="0"/>
          <w:divBdr>
            <w:top w:val="none" w:sz="0" w:space="0" w:color="auto"/>
            <w:left w:val="none" w:sz="0" w:space="0" w:color="auto"/>
            <w:bottom w:val="none" w:sz="0" w:space="0" w:color="auto"/>
            <w:right w:val="none" w:sz="0" w:space="0" w:color="auto"/>
          </w:divBdr>
        </w:div>
      </w:divsChild>
    </w:div>
    <w:div w:id="1076587701">
      <w:bodyDiv w:val="1"/>
      <w:marLeft w:val="0"/>
      <w:marRight w:val="0"/>
      <w:marTop w:val="0"/>
      <w:marBottom w:val="0"/>
      <w:divBdr>
        <w:top w:val="none" w:sz="0" w:space="0" w:color="auto"/>
        <w:left w:val="none" w:sz="0" w:space="0" w:color="auto"/>
        <w:bottom w:val="none" w:sz="0" w:space="0" w:color="auto"/>
        <w:right w:val="none" w:sz="0" w:space="0" w:color="auto"/>
      </w:divBdr>
      <w:divsChild>
        <w:div w:id="1481580683">
          <w:marLeft w:val="547"/>
          <w:marRight w:val="0"/>
          <w:marTop w:val="154"/>
          <w:marBottom w:val="0"/>
          <w:divBdr>
            <w:top w:val="none" w:sz="0" w:space="0" w:color="auto"/>
            <w:left w:val="none" w:sz="0" w:space="0" w:color="auto"/>
            <w:bottom w:val="none" w:sz="0" w:space="0" w:color="auto"/>
            <w:right w:val="none" w:sz="0" w:space="0" w:color="auto"/>
          </w:divBdr>
        </w:div>
        <w:div w:id="1497379051">
          <w:marLeft w:val="547"/>
          <w:marRight w:val="0"/>
          <w:marTop w:val="154"/>
          <w:marBottom w:val="0"/>
          <w:divBdr>
            <w:top w:val="none" w:sz="0" w:space="0" w:color="auto"/>
            <w:left w:val="none" w:sz="0" w:space="0" w:color="auto"/>
            <w:bottom w:val="none" w:sz="0" w:space="0" w:color="auto"/>
            <w:right w:val="none" w:sz="0" w:space="0" w:color="auto"/>
          </w:divBdr>
        </w:div>
        <w:div w:id="2043093099">
          <w:marLeft w:val="547"/>
          <w:marRight w:val="0"/>
          <w:marTop w:val="154"/>
          <w:marBottom w:val="0"/>
          <w:divBdr>
            <w:top w:val="none" w:sz="0" w:space="0" w:color="auto"/>
            <w:left w:val="none" w:sz="0" w:space="0" w:color="auto"/>
            <w:bottom w:val="none" w:sz="0" w:space="0" w:color="auto"/>
            <w:right w:val="none" w:sz="0" w:space="0" w:color="auto"/>
          </w:divBdr>
        </w:div>
      </w:divsChild>
    </w:div>
    <w:div w:id="1077096705">
      <w:bodyDiv w:val="1"/>
      <w:marLeft w:val="0"/>
      <w:marRight w:val="0"/>
      <w:marTop w:val="0"/>
      <w:marBottom w:val="0"/>
      <w:divBdr>
        <w:top w:val="none" w:sz="0" w:space="0" w:color="auto"/>
        <w:left w:val="none" w:sz="0" w:space="0" w:color="auto"/>
        <w:bottom w:val="none" w:sz="0" w:space="0" w:color="auto"/>
        <w:right w:val="none" w:sz="0" w:space="0" w:color="auto"/>
      </w:divBdr>
    </w:div>
    <w:div w:id="1077285440">
      <w:bodyDiv w:val="1"/>
      <w:marLeft w:val="0"/>
      <w:marRight w:val="0"/>
      <w:marTop w:val="0"/>
      <w:marBottom w:val="0"/>
      <w:divBdr>
        <w:top w:val="none" w:sz="0" w:space="0" w:color="auto"/>
        <w:left w:val="none" w:sz="0" w:space="0" w:color="auto"/>
        <w:bottom w:val="none" w:sz="0" w:space="0" w:color="auto"/>
        <w:right w:val="none" w:sz="0" w:space="0" w:color="auto"/>
      </w:divBdr>
      <w:divsChild>
        <w:div w:id="309677620">
          <w:marLeft w:val="2866"/>
          <w:marRight w:val="0"/>
          <w:marTop w:val="60"/>
          <w:marBottom w:val="0"/>
          <w:divBdr>
            <w:top w:val="none" w:sz="0" w:space="0" w:color="auto"/>
            <w:left w:val="none" w:sz="0" w:space="0" w:color="auto"/>
            <w:bottom w:val="none" w:sz="0" w:space="0" w:color="auto"/>
            <w:right w:val="none" w:sz="0" w:space="0" w:color="auto"/>
          </w:divBdr>
        </w:div>
        <w:div w:id="342709264">
          <w:marLeft w:val="2866"/>
          <w:marRight w:val="0"/>
          <w:marTop w:val="60"/>
          <w:marBottom w:val="0"/>
          <w:divBdr>
            <w:top w:val="none" w:sz="0" w:space="0" w:color="auto"/>
            <w:left w:val="none" w:sz="0" w:space="0" w:color="auto"/>
            <w:bottom w:val="none" w:sz="0" w:space="0" w:color="auto"/>
            <w:right w:val="none" w:sz="0" w:space="0" w:color="auto"/>
          </w:divBdr>
        </w:div>
        <w:div w:id="388237408">
          <w:marLeft w:val="1426"/>
          <w:marRight w:val="0"/>
          <w:marTop w:val="60"/>
          <w:marBottom w:val="0"/>
          <w:divBdr>
            <w:top w:val="none" w:sz="0" w:space="0" w:color="auto"/>
            <w:left w:val="none" w:sz="0" w:space="0" w:color="auto"/>
            <w:bottom w:val="none" w:sz="0" w:space="0" w:color="auto"/>
            <w:right w:val="none" w:sz="0" w:space="0" w:color="auto"/>
          </w:divBdr>
        </w:div>
        <w:div w:id="422918498">
          <w:marLeft w:val="1426"/>
          <w:marRight w:val="0"/>
          <w:marTop w:val="60"/>
          <w:marBottom w:val="0"/>
          <w:divBdr>
            <w:top w:val="none" w:sz="0" w:space="0" w:color="auto"/>
            <w:left w:val="none" w:sz="0" w:space="0" w:color="auto"/>
            <w:bottom w:val="none" w:sz="0" w:space="0" w:color="auto"/>
            <w:right w:val="none" w:sz="0" w:space="0" w:color="auto"/>
          </w:divBdr>
        </w:div>
        <w:div w:id="951666791">
          <w:marLeft w:val="2146"/>
          <w:marRight w:val="0"/>
          <w:marTop w:val="60"/>
          <w:marBottom w:val="0"/>
          <w:divBdr>
            <w:top w:val="none" w:sz="0" w:space="0" w:color="auto"/>
            <w:left w:val="none" w:sz="0" w:space="0" w:color="auto"/>
            <w:bottom w:val="none" w:sz="0" w:space="0" w:color="auto"/>
            <w:right w:val="none" w:sz="0" w:space="0" w:color="auto"/>
          </w:divBdr>
        </w:div>
        <w:div w:id="1114904131">
          <w:marLeft w:val="533"/>
          <w:marRight w:val="0"/>
          <w:marTop w:val="60"/>
          <w:marBottom w:val="0"/>
          <w:divBdr>
            <w:top w:val="none" w:sz="0" w:space="0" w:color="auto"/>
            <w:left w:val="none" w:sz="0" w:space="0" w:color="auto"/>
            <w:bottom w:val="none" w:sz="0" w:space="0" w:color="auto"/>
            <w:right w:val="none" w:sz="0" w:space="0" w:color="auto"/>
          </w:divBdr>
        </w:div>
        <w:div w:id="1400710260">
          <w:marLeft w:val="2866"/>
          <w:marRight w:val="0"/>
          <w:marTop w:val="60"/>
          <w:marBottom w:val="0"/>
          <w:divBdr>
            <w:top w:val="none" w:sz="0" w:space="0" w:color="auto"/>
            <w:left w:val="none" w:sz="0" w:space="0" w:color="auto"/>
            <w:bottom w:val="none" w:sz="0" w:space="0" w:color="auto"/>
            <w:right w:val="none" w:sz="0" w:space="0" w:color="auto"/>
          </w:divBdr>
        </w:div>
        <w:div w:id="1572084999">
          <w:marLeft w:val="2866"/>
          <w:marRight w:val="0"/>
          <w:marTop w:val="60"/>
          <w:marBottom w:val="0"/>
          <w:divBdr>
            <w:top w:val="none" w:sz="0" w:space="0" w:color="auto"/>
            <w:left w:val="none" w:sz="0" w:space="0" w:color="auto"/>
            <w:bottom w:val="none" w:sz="0" w:space="0" w:color="auto"/>
            <w:right w:val="none" w:sz="0" w:space="0" w:color="auto"/>
          </w:divBdr>
        </w:div>
        <w:div w:id="2028634092">
          <w:marLeft w:val="2866"/>
          <w:marRight w:val="0"/>
          <w:marTop w:val="60"/>
          <w:marBottom w:val="0"/>
          <w:divBdr>
            <w:top w:val="none" w:sz="0" w:space="0" w:color="auto"/>
            <w:left w:val="none" w:sz="0" w:space="0" w:color="auto"/>
            <w:bottom w:val="none" w:sz="0" w:space="0" w:color="auto"/>
            <w:right w:val="none" w:sz="0" w:space="0" w:color="auto"/>
          </w:divBdr>
        </w:div>
      </w:divsChild>
    </w:div>
    <w:div w:id="1077828708">
      <w:bodyDiv w:val="1"/>
      <w:marLeft w:val="0"/>
      <w:marRight w:val="0"/>
      <w:marTop w:val="0"/>
      <w:marBottom w:val="0"/>
      <w:divBdr>
        <w:top w:val="none" w:sz="0" w:space="0" w:color="auto"/>
        <w:left w:val="none" w:sz="0" w:space="0" w:color="auto"/>
        <w:bottom w:val="none" w:sz="0" w:space="0" w:color="auto"/>
        <w:right w:val="none" w:sz="0" w:space="0" w:color="auto"/>
      </w:divBdr>
    </w:div>
    <w:div w:id="1078097244">
      <w:bodyDiv w:val="1"/>
      <w:marLeft w:val="0"/>
      <w:marRight w:val="0"/>
      <w:marTop w:val="0"/>
      <w:marBottom w:val="0"/>
      <w:divBdr>
        <w:top w:val="none" w:sz="0" w:space="0" w:color="auto"/>
        <w:left w:val="none" w:sz="0" w:space="0" w:color="auto"/>
        <w:bottom w:val="none" w:sz="0" w:space="0" w:color="auto"/>
        <w:right w:val="none" w:sz="0" w:space="0" w:color="auto"/>
      </w:divBdr>
    </w:div>
    <w:div w:id="1078285777">
      <w:bodyDiv w:val="1"/>
      <w:marLeft w:val="0"/>
      <w:marRight w:val="0"/>
      <w:marTop w:val="0"/>
      <w:marBottom w:val="0"/>
      <w:divBdr>
        <w:top w:val="none" w:sz="0" w:space="0" w:color="auto"/>
        <w:left w:val="none" w:sz="0" w:space="0" w:color="auto"/>
        <w:bottom w:val="none" w:sz="0" w:space="0" w:color="auto"/>
        <w:right w:val="none" w:sz="0" w:space="0" w:color="auto"/>
      </w:divBdr>
    </w:div>
    <w:div w:id="1078942750">
      <w:bodyDiv w:val="1"/>
      <w:marLeft w:val="0"/>
      <w:marRight w:val="0"/>
      <w:marTop w:val="0"/>
      <w:marBottom w:val="0"/>
      <w:divBdr>
        <w:top w:val="none" w:sz="0" w:space="0" w:color="auto"/>
        <w:left w:val="none" w:sz="0" w:space="0" w:color="auto"/>
        <w:bottom w:val="none" w:sz="0" w:space="0" w:color="auto"/>
        <w:right w:val="none" w:sz="0" w:space="0" w:color="auto"/>
      </w:divBdr>
    </w:div>
    <w:div w:id="1079407234">
      <w:bodyDiv w:val="1"/>
      <w:marLeft w:val="0"/>
      <w:marRight w:val="0"/>
      <w:marTop w:val="0"/>
      <w:marBottom w:val="0"/>
      <w:divBdr>
        <w:top w:val="none" w:sz="0" w:space="0" w:color="auto"/>
        <w:left w:val="none" w:sz="0" w:space="0" w:color="auto"/>
        <w:bottom w:val="none" w:sz="0" w:space="0" w:color="auto"/>
        <w:right w:val="none" w:sz="0" w:space="0" w:color="auto"/>
      </w:divBdr>
    </w:div>
    <w:div w:id="1079981599">
      <w:bodyDiv w:val="1"/>
      <w:marLeft w:val="0"/>
      <w:marRight w:val="0"/>
      <w:marTop w:val="0"/>
      <w:marBottom w:val="0"/>
      <w:divBdr>
        <w:top w:val="none" w:sz="0" w:space="0" w:color="auto"/>
        <w:left w:val="none" w:sz="0" w:space="0" w:color="auto"/>
        <w:bottom w:val="none" w:sz="0" w:space="0" w:color="auto"/>
        <w:right w:val="none" w:sz="0" w:space="0" w:color="auto"/>
      </w:divBdr>
    </w:div>
    <w:div w:id="1080058096">
      <w:bodyDiv w:val="1"/>
      <w:marLeft w:val="0"/>
      <w:marRight w:val="0"/>
      <w:marTop w:val="0"/>
      <w:marBottom w:val="0"/>
      <w:divBdr>
        <w:top w:val="none" w:sz="0" w:space="0" w:color="auto"/>
        <w:left w:val="none" w:sz="0" w:space="0" w:color="auto"/>
        <w:bottom w:val="none" w:sz="0" w:space="0" w:color="auto"/>
        <w:right w:val="none" w:sz="0" w:space="0" w:color="auto"/>
      </w:divBdr>
    </w:div>
    <w:div w:id="1082146903">
      <w:bodyDiv w:val="1"/>
      <w:marLeft w:val="0"/>
      <w:marRight w:val="0"/>
      <w:marTop w:val="0"/>
      <w:marBottom w:val="0"/>
      <w:divBdr>
        <w:top w:val="none" w:sz="0" w:space="0" w:color="auto"/>
        <w:left w:val="none" w:sz="0" w:space="0" w:color="auto"/>
        <w:bottom w:val="none" w:sz="0" w:space="0" w:color="auto"/>
        <w:right w:val="none" w:sz="0" w:space="0" w:color="auto"/>
      </w:divBdr>
      <w:divsChild>
        <w:div w:id="383606329">
          <w:marLeft w:val="1166"/>
          <w:marRight w:val="0"/>
          <w:marTop w:val="86"/>
          <w:marBottom w:val="0"/>
          <w:divBdr>
            <w:top w:val="none" w:sz="0" w:space="0" w:color="auto"/>
            <w:left w:val="none" w:sz="0" w:space="0" w:color="auto"/>
            <w:bottom w:val="none" w:sz="0" w:space="0" w:color="auto"/>
            <w:right w:val="none" w:sz="0" w:space="0" w:color="auto"/>
          </w:divBdr>
        </w:div>
        <w:div w:id="484593224">
          <w:marLeft w:val="1800"/>
          <w:marRight w:val="0"/>
          <w:marTop w:val="67"/>
          <w:marBottom w:val="0"/>
          <w:divBdr>
            <w:top w:val="none" w:sz="0" w:space="0" w:color="auto"/>
            <w:left w:val="none" w:sz="0" w:space="0" w:color="auto"/>
            <w:bottom w:val="none" w:sz="0" w:space="0" w:color="auto"/>
            <w:right w:val="none" w:sz="0" w:space="0" w:color="auto"/>
          </w:divBdr>
        </w:div>
        <w:div w:id="749160975">
          <w:marLeft w:val="1166"/>
          <w:marRight w:val="0"/>
          <w:marTop w:val="86"/>
          <w:marBottom w:val="0"/>
          <w:divBdr>
            <w:top w:val="none" w:sz="0" w:space="0" w:color="auto"/>
            <w:left w:val="none" w:sz="0" w:space="0" w:color="auto"/>
            <w:bottom w:val="none" w:sz="0" w:space="0" w:color="auto"/>
            <w:right w:val="none" w:sz="0" w:space="0" w:color="auto"/>
          </w:divBdr>
        </w:div>
        <w:div w:id="915014808">
          <w:marLeft w:val="1800"/>
          <w:marRight w:val="0"/>
          <w:marTop w:val="67"/>
          <w:marBottom w:val="0"/>
          <w:divBdr>
            <w:top w:val="none" w:sz="0" w:space="0" w:color="auto"/>
            <w:left w:val="none" w:sz="0" w:space="0" w:color="auto"/>
            <w:bottom w:val="none" w:sz="0" w:space="0" w:color="auto"/>
            <w:right w:val="none" w:sz="0" w:space="0" w:color="auto"/>
          </w:divBdr>
        </w:div>
        <w:div w:id="1314291691">
          <w:marLeft w:val="1166"/>
          <w:marRight w:val="0"/>
          <w:marTop w:val="86"/>
          <w:marBottom w:val="0"/>
          <w:divBdr>
            <w:top w:val="none" w:sz="0" w:space="0" w:color="auto"/>
            <w:left w:val="none" w:sz="0" w:space="0" w:color="auto"/>
            <w:bottom w:val="none" w:sz="0" w:space="0" w:color="auto"/>
            <w:right w:val="none" w:sz="0" w:space="0" w:color="auto"/>
          </w:divBdr>
        </w:div>
        <w:div w:id="1473909041">
          <w:marLeft w:val="1800"/>
          <w:marRight w:val="0"/>
          <w:marTop w:val="67"/>
          <w:marBottom w:val="0"/>
          <w:divBdr>
            <w:top w:val="none" w:sz="0" w:space="0" w:color="auto"/>
            <w:left w:val="none" w:sz="0" w:space="0" w:color="auto"/>
            <w:bottom w:val="none" w:sz="0" w:space="0" w:color="auto"/>
            <w:right w:val="none" w:sz="0" w:space="0" w:color="auto"/>
          </w:divBdr>
        </w:div>
        <w:div w:id="1663965914">
          <w:marLeft w:val="1166"/>
          <w:marRight w:val="0"/>
          <w:marTop w:val="86"/>
          <w:marBottom w:val="0"/>
          <w:divBdr>
            <w:top w:val="none" w:sz="0" w:space="0" w:color="auto"/>
            <w:left w:val="none" w:sz="0" w:space="0" w:color="auto"/>
            <w:bottom w:val="none" w:sz="0" w:space="0" w:color="auto"/>
            <w:right w:val="none" w:sz="0" w:space="0" w:color="auto"/>
          </w:divBdr>
        </w:div>
        <w:div w:id="1673339902">
          <w:marLeft w:val="1166"/>
          <w:marRight w:val="0"/>
          <w:marTop w:val="86"/>
          <w:marBottom w:val="0"/>
          <w:divBdr>
            <w:top w:val="none" w:sz="0" w:space="0" w:color="auto"/>
            <w:left w:val="none" w:sz="0" w:space="0" w:color="auto"/>
            <w:bottom w:val="none" w:sz="0" w:space="0" w:color="auto"/>
            <w:right w:val="none" w:sz="0" w:space="0" w:color="auto"/>
          </w:divBdr>
        </w:div>
        <w:div w:id="1688169444">
          <w:marLeft w:val="1166"/>
          <w:marRight w:val="0"/>
          <w:marTop w:val="86"/>
          <w:marBottom w:val="0"/>
          <w:divBdr>
            <w:top w:val="none" w:sz="0" w:space="0" w:color="auto"/>
            <w:left w:val="none" w:sz="0" w:space="0" w:color="auto"/>
            <w:bottom w:val="none" w:sz="0" w:space="0" w:color="auto"/>
            <w:right w:val="none" w:sz="0" w:space="0" w:color="auto"/>
          </w:divBdr>
        </w:div>
        <w:div w:id="1690520856">
          <w:marLeft w:val="547"/>
          <w:marRight w:val="0"/>
          <w:marTop w:val="115"/>
          <w:marBottom w:val="0"/>
          <w:divBdr>
            <w:top w:val="none" w:sz="0" w:space="0" w:color="auto"/>
            <w:left w:val="none" w:sz="0" w:space="0" w:color="auto"/>
            <w:bottom w:val="none" w:sz="0" w:space="0" w:color="auto"/>
            <w:right w:val="none" w:sz="0" w:space="0" w:color="auto"/>
          </w:divBdr>
        </w:div>
        <w:div w:id="1984651479">
          <w:marLeft w:val="1800"/>
          <w:marRight w:val="0"/>
          <w:marTop w:val="67"/>
          <w:marBottom w:val="0"/>
          <w:divBdr>
            <w:top w:val="none" w:sz="0" w:space="0" w:color="auto"/>
            <w:left w:val="none" w:sz="0" w:space="0" w:color="auto"/>
            <w:bottom w:val="none" w:sz="0" w:space="0" w:color="auto"/>
            <w:right w:val="none" w:sz="0" w:space="0" w:color="auto"/>
          </w:divBdr>
        </w:div>
        <w:div w:id="2136018630">
          <w:marLeft w:val="1166"/>
          <w:marRight w:val="0"/>
          <w:marTop w:val="86"/>
          <w:marBottom w:val="0"/>
          <w:divBdr>
            <w:top w:val="none" w:sz="0" w:space="0" w:color="auto"/>
            <w:left w:val="none" w:sz="0" w:space="0" w:color="auto"/>
            <w:bottom w:val="none" w:sz="0" w:space="0" w:color="auto"/>
            <w:right w:val="none" w:sz="0" w:space="0" w:color="auto"/>
          </w:divBdr>
        </w:div>
      </w:divsChild>
    </w:div>
    <w:div w:id="1082264242">
      <w:bodyDiv w:val="1"/>
      <w:marLeft w:val="0"/>
      <w:marRight w:val="0"/>
      <w:marTop w:val="0"/>
      <w:marBottom w:val="0"/>
      <w:divBdr>
        <w:top w:val="none" w:sz="0" w:space="0" w:color="auto"/>
        <w:left w:val="none" w:sz="0" w:space="0" w:color="auto"/>
        <w:bottom w:val="none" w:sz="0" w:space="0" w:color="auto"/>
        <w:right w:val="none" w:sz="0" w:space="0" w:color="auto"/>
      </w:divBdr>
    </w:div>
    <w:div w:id="1082482828">
      <w:bodyDiv w:val="1"/>
      <w:marLeft w:val="0"/>
      <w:marRight w:val="0"/>
      <w:marTop w:val="0"/>
      <w:marBottom w:val="0"/>
      <w:divBdr>
        <w:top w:val="none" w:sz="0" w:space="0" w:color="auto"/>
        <w:left w:val="none" w:sz="0" w:space="0" w:color="auto"/>
        <w:bottom w:val="none" w:sz="0" w:space="0" w:color="auto"/>
        <w:right w:val="none" w:sz="0" w:space="0" w:color="auto"/>
      </w:divBdr>
    </w:div>
    <w:div w:id="1083725144">
      <w:bodyDiv w:val="1"/>
      <w:marLeft w:val="0"/>
      <w:marRight w:val="0"/>
      <w:marTop w:val="0"/>
      <w:marBottom w:val="0"/>
      <w:divBdr>
        <w:top w:val="none" w:sz="0" w:space="0" w:color="auto"/>
        <w:left w:val="none" w:sz="0" w:space="0" w:color="auto"/>
        <w:bottom w:val="none" w:sz="0" w:space="0" w:color="auto"/>
        <w:right w:val="none" w:sz="0" w:space="0" w:color="auto"/>
      </w:divBdr>
    </w:div>
    <w:div w:id="1084379113">
      <w:bodyDiv w:val="1"/>
      <w:marLeft w:val="0"/>
      <w:marRight w:val="0"/>
      <w:marTop w:val="0"/>
      <w:marBottom w:val="0"/>
      <w:divBdr>
        <w:top w:val="none" w:sz="0" w:space="0" w:color="auto"/>
        <w:left w:val="none" w:sz="0" w:space="0" w:color="auto"/>
        <w:bottom w:val="none" w:sz="0" w:space="0" w:color="auto"/>
        <w:right w:val="none" w:sz="0" w:space="0" w:color="auto"/>
      </w:divBdr>
    </w:div>
    <w:div w:id="1084957180">
      <w:bodyDiv w:val="1"/>
      <w:marLeft w:val="0"/>
      <w:marRight w:val="0"/>
      <w:marTop w:val="0"/>
      <w:marBottom w:val="0"/>
      <w:divBdr>
        <w:top w:val="none" w:sz="0" w:space="0" w:color="auto"/>
        <w:left w:val="none" w:sz="0" w:space="0" w:color="auto"/>
        <w:bottom w:val="none" w:sz="0" w:space="0" w:color="auto"/>
        <w:right w:val="none" w:sz="0" w:space="0" w:color="auto"/>
      </w:divBdr>
    </w:div>
    <w:div w:id="1085033795">
      <w:bodyDiv w:val="1"/>
      <w:marLeft w:val="0"/>
      <w:marRight w:val="0"/>
      <w:marTop w:val="0"/>
      <w:marBottom w:val="0"/>
      <w:divBdr>
        <w:top w:val="none" w:sz="0" w:space="0" w:color="auto"/>
        <w:left w:val="none" w:sz="0" w:space="0" w:color="auto"/>
        <w:bottom w:val="none" w:sz="0" w:space="0" w:color="auto"/>
        <w:right w:val="none" w:sz="0" w:space="0" w:color="auto"/>
      </w:divBdr>
    </w:div>
    <w:div w:id="1085103731">
      <w:bodyDiv w:val="1"/>
      <w:marLeft w:val="0"/>
      <w:marRight w:val="0"/>
      <w:marTop w:val="0"/>
      <w:marBottom w:val="0"/>
      <w:divBdr>
        <w:top w:val="none" w:sz="0" w:space="0" w:color="auto"/>
        <w:left w:val="none" w:sz="0" w:space="0" w:color="auto"/>
        <w:bottom w:val="none" w:sz="0" w:space="0" w:color="auto"/>
        <w:right w:val="none" w:sz="0" w:space="0" w:color="auto"/>
      </w:divBdr>
    </w:div>
    <w:div w:id="1085808694">
      <w:bodyDiv w:val="1"/>
      <w:marLeft w:val="0"/>
      <w:marRight w:val="0"/>
      <w:marTop w:val="0"/>
      <w:marBottom w:val="0"/>
      <w:divBdr>
        <w:top w:val="none" w:sz="0" w:space="0" w:color="auto"/>
        <w:left w:val="none" w:sz="0" w:space="0" w:color="auto"/>
        <w:bottom w:val="none" w:sz="0" w:space="0" w:color="auto"/>
        <w:right w:val="none" w:sz="0" w:space="0" w:color="auto"/>
      </w:divBdr>
    </w:div>
    <w:div w:id="1086027891">
      <w:bodyDiv w:val="1"/>
      <w:marLeft w:val="0"/>
      <w:marRight w:val="0"/>
      <w:marTop w:val="0"/>
      <w:marBottom w:val="0"/>
      <w:divBdr>
        <w:top w:val="none" w:sz="0" w:space="0" w:color="auto"/>
        <w:left w:val="none" w:sz="0" w:space="0" w:color="auto"/>
        <w:bottom w:val="none" w:sz="0" w:space="0" w:color="auto"/>
        <w:right w:val="none" w:sz="0" w:space="0" w:color="auto"/>
      </w:divBdr>
    </w:div>
    <w:div w:id="1086145281">
      <w:bodyDiv w:val="1"/>
      <w:marLeft w:val="0"/>
      <w:marRight w:val="0"/>
      <w:marTop w:val="0"/>
      <w:marBottom w:val="0"/>
      <w:divBdr>
        <w:top w:val="none" w:sz="0" w:space="0" w:color="auto"/>
        <w:left w:val="none" w:sz="0" w:space="0" w:color="auto"/>
        <w:bottom w:val="none" w:sz="0" w:space="0" w:color="auto"/>
        <w:right w:val="none" w:sz="0" w:space="0" w:color="auto"/>
      </w:divBdr>
    </w:div>
    <w:div w:id="1086419541">
      <w:bodyDiv w:val="1"/>
      <w:marLeft w:val="0"/>
      <w:marRight w:val="0"/>
      <w:marTop w:val="0"/>
      <w:marBottom w:val="0"/>
      <w:divBdr>
        <w:top w:val="none" w:sz="0" w:space="0" w:color="auto"/>
        <w:left w:val="none" w:sz="0" w:space="0" w:color="auto"/>
        <w:bottom w:val="none" w:sz="0" w:space="0" w:color="auto"/>
        <w:right w:val="none" w:sz="0" w:space="0" w:color="auto"/>
      </w:divBdr>
    </w:div>
    <w:div w:id="1086614278">
      <w:bodyDiv w:val="1"/>
      <w:marLeft w:val="0"/>
      <w:marRight w:val="0"/>
      <w:marTop w:val="0"/>
      <w:marBottom w:val="0"/>
      <w:divBdr>
        <w:top w:val="none" w:sz="0" w:space="0" w:color="auto"/>
        <w:left w:val="none" w:sz="0" w:space="0" w:color="auto"/>
        <w:bottom w:val="none" w:sz="0" w:space="0" w:color="auto"/>
        <w:right w:val="none" w:sz="0" w:space="0" w:color="auto"/>
      </w:divBdr>
      <w:divsChild>
        <w:div w:id="1148279099">
          <w:marLeft w:val="360"/>
          <w:marRight w:val="0"/>
          <w:marTop w:val="200"/>
          <w:marBottom w:val="0"/>
          <w:divBdr>
            <w:top w:val="none" w:sz="0" w:space="0" w:color="auto"/>
            <w:left w:val="none" w:sz="0" w:space="0" w:color="auto"/>
            <w:bottom w:val="none" w:sz="0" w:space="0" w:color="auto"/>
            <w:right w:val="none" w:sz="0" w:space="0" w:color="auto"/>
          </w:divBdr>
        </w:div>
        <w:div w:id="1671561608">
          <w:marLeft w:val="1080"/>
          <w:marRight w:val="0"/>
          <w:marTop w:val="100"/>
          <w:marBottom w:val="0"/>
          <w:divBdr>
            <w:top w:val="none" w:sz="0" w:space="0" w:color="auto"/>
            <w:left w:val="none" w:sz="0" w:space="0" w:color="auto"/>
            <w:bottom w:val="none" w:sz="0" w:space="0" w:color="auto"/>
            <w:right w:val="none" w:sz="0" w:space="0" w:color="auto"/>
          </w:divBdr>
        </w:div>
        <w:div w:id="1835873965">
          <w:marLeft w:val="1080"/>
          <w:marRight w:val="0"/>
          <w:marTop w:val="100"/>
          <w:marBottom w:val="0"/>
          <w:divBdr>
            <w:top w:val="none" w:sz="0" w:space="0" w:color="auto"/>
            <w:left w:val="none" w:sz="0" w:space="0" w:color="auto"/>
            <w:bottom w:val="none" w:sz="0" w:space="0" w:color="auto"/>
            <w:right w:val="none" w:sz="0" w:space="0" w:color="auto"/>
          </w:divBdr>
        </w:div>
      </w:divsChild>
    </w:div>
    <w:div w:id="1087507731">
      <w:bodyDiv w:val="1"/>
      <w:marLeft w:val="0"/>
      <w:marRight w:val="0"/>
      <w:marTop w:val="0"/>
      <w:marBottom w:val="0"/>
      <w:divBdr>
        <w:top w:val="none" w:sz="0" w:space="0" w:color="auto"/>
        <w:left w:val="none" w:sz="0" w:space="0" w:color="auto"/>
        <w:bottom w:val="none" w:sz="0" w:space="0" w:color="auto"/>
        <w:right w:val="none" w:sz="0" w:space="0" w:color="auto"/>
      </w:divBdr>
    </w:div>
    <w:div w:id="1087847888">
      <w:bodyDiv w:val="1"/>
      <w:marLeft w:val="0"/>
      <w:marRight w:val="0"/>
      <w:marTop w:val="0"/>
      <w:marBottom w:val="0"/>
      <w:divBdr>
        <w:top w:val="none" w:sz="0" w:space="0" w:color="auto"/>
        <w:left w:val="none" w:sz="0" w:space="0" w:color="auto"/>
        <w:bottom w:val="none" w:sz="0" w:space="0" w:color="auto"/>
        <w:right w:val="none" w:sz="0" w:space="0" w:color="auto"/>
      </w:divBdr>
      <w:divsChild>
        <w:div w:id="887185593">
          <w:marLeft w:val="547"/>
          <w:marRight w:val="0"/>
          <w:marTop w:val="115"/>
          <w:marBottom w:val="0"/>
          <w:divBdr>
            <w:top w:val="none" w:sz="0" w:space="0" w:color="auto"/>
            <w:left w:val="none" w:sz="0" w:space="0" w:color="auto"/>
            <w:bottom w:val="none" w:sz="0" w:space="0" w:color="auto"/>
            <w:right w:val="none" w:sz="0" w:space="0" w:color="auto"/>
          </w:divBdr>
        </w:div>
        <w:div w:id="2105413681">
          <w:marLeft w:val="547"/>
          <w:marRight w:val="0"/>
          <w:marTop w:val="115"/>
          <w:marBottom w:val="0"/>
          <w:divBdr>
            <w:top w:val="none" w:sz="0" w:space="0" w:color="auto"/>
            <w:left w:val="none" w:sz="0" w:space="0" w:color="auto"/>
            <w:bottom w:val="none" w:sz="0" w:space="0" w:color="auto"/>
            <w:right w:val="none" w:sz="0" w:space="0" w:color="auto"/>
          </w:divBdr>
        </w:div>
      </w:divsChild>
    </w:div>
    <w:div w:id="1088112901">
      <w:bodyDiv w:val="1"/>
      <w:marLeft w:val="0"/>
      <w:marRight w:val="0"/>
      <w:marTop w:val="0"/>
      <w:marBottom w:val="0"/>
      <w:divBdr>
        <w:top w:val="none" w:sz="0" w:space="0" w:color="auto"/>
        <w:left w:val="none" w:sz="0" w:space="0" w:color="auto"/>
        <w:bottom w:val="none" w:sz="0" w:space="0" w:color="auto"/>
        <w:right w:val="none" w:sz="0" w:space="0" w:color="auto"/>
      </w:divBdr>
    </w:div>
    <w:div w:id="1089084517">
      <w:bodyDiv w:val="1"/>
      <w:marLeft w:val="0"/>
      <w:marRight w:val="0"/>
      <w:marTop w:val="0"/>
      <w:marBottom w:val="0"/>
      <w:divBdr>
        <w:top w:val="none" w:sz="0" w:space="0" w:color="auto"/>
        <w:left w:val="none" w:sz="0" w:space="0" w:color="auto"/>
        <w:bottom w:val="none" w:sz="0" w:space="0" w:color="auto"/>
        <w:right w:val="none" w:sz="0" w:space="0" w:color="auto"/>
      </w:divBdr>
    </w:div>
    <w:div w:id="1089086437">
      <w:bodyDiv w:val="1"/>
      <w:marLeft w:val="0"/>
      <w:marRight w:val="0"/>
      <w:marTop w:val="0"/>
      <w:marBottom w:val="0"/>
      <w:divBdr>
        <w:top w:val="none" w:sz="0" w:space="0" w:color="auto"/>
        <w:left w:val="none" w:sz="0" w:space="0" w:color="auto"/>
        <w:bottom w:val="none" w:sz="0" w:space="0" w:color="auto"/>
        <w:right w:val="none" w:sz="0" w:space="0" w:color="auto"/>
      </w:divBdr>
      <w:divsChild>
        <w:div w:id="352611576">
          <w:marLeft w:val="1166"/>
          <w:marRight w:val="0"/>
          <w:marTop w:val="125"/>
          <w:marBottom w:val="0"/>
          <w:divBdr>
            <w:top w:val="none" w:sz="0" w:space="0" w:color="auto"/>
            <w:left w:val="none" w:sz="0" w:space="0" w:color="auto"/>
            <w:bottom w:val="none" w:sz="0" w:space="0" w:color="auto"/>
            <w:right w:val="none" w:sz="0" w:space="0" w:color="auto"/>
          </w:divBdr>
        </w:div>
        <w:div w:id="353383812">
          <w:marLeft w:val="1166"/>
          <w:marRight w:val="0"/>
          <w:marTop w:val="125"/>
          <w:marBottom w:val="0"/>
          <w:divBdr>
            <w:top w:val="none" w:sz="0" w:space="0" w:color="auto"/>
            <w:left w:val="none" w:sz="0" w:space="0" w:color="auto"/>
            <w:bottom w:val="none" w:sz="0" w:space="0" w:color="auto"/>
            <w:right w:val="none" w:sz="0" w:space="0" w:color="auto"/>
          </w:divBdr>
        </w:div>
        <w:div w:id="374162115">
          <w:marLeft w:val="547"/>
          <w:marRight w:val="0"/>
          <w:marTop w:val="144"/>
          <w:marBottom w:val="0"/>
          <w:divBdr>
            <w:top w:val="none" w:sz="0" w:space="0" w:color="auto"/>
            <w:left w:val="none" w:sz="0" w:space="0" w:color="auto"/>
            <w:bottom w:val="none" w:sz="0" w:space="0" w:color="auto"/>
            <w:right w:val="none" w:sz="0" w:space="0" w:color="auto"/>
          </w:divBdr>
        </w:div>
        <w:div w:id="1541165820">
          <w:marLeft w:val="547"/>
          <w:marRight w:val="0"/>
          <w:marTop w:val="144"/>
          <w:marBottom w:val="0"/>
          <w:divBdr>
            <w:top w:val="none" w:sz="0" w:space="0" w:color="auto"/>
            <w:left w:val="none" w:sz="0" w:space="0" w:color="auto"/>
            <w:bottom w:val="none" w:sz="0" w:space="0" w:color="auto"/>
            <w:right w:val="none" w:sz="0" w:space="0" w:color="auto"/>
          </w:divBdr>
        </w:div>
        <w:div w:id="2036998220">
          <w:marLeft w:val="547"/>
          <w:marRight w:val="0"/>
          <w:marTop w:val="144"/>
          <w:marBottom w:val="0"/>
          <w:divBdr>
            <w:top w:val="none" w:sz="0" w:space="0" w:color="auto"/>
            <w:left w:val="none" w:sz="0" w:space="0" w:color="auto"/>
            <w:bottom w:val="none" w:sz="0" w:space="0" w:color="auto"/>
            <w:right w:val="none" w:sz="0" w:space="0" w:color="auto"/>
          </w:divBdr>
        </w:div>
      </w:divsChild>
    </w:div>
    <w:div w:id="1089499336">
      <w:bodyDiv w:val="1"/>
      <w:marLeft w:val="0"/>
      <w:marRight w:val="0"/>
      <w:marTop w:val="0"/>
      <w:marBottom w:val="0"/>
      <w:divBdr>
        <w:top w:val="none" w:sz="0" w:space="0" w:color="auto"/>
        <w:left w:val="none" w:sz="0" w:space="0" w:color="auto"/>
        <w:bottom w:val="none" w:sz="0" w:space="0" w:color="auto"/>
        <w:right w:val="none" w:sz="0" w:space="0" w:color="auto"/>
      </w:divBdr>
      <w:divsChild>
        <w:div w:id="391274611">
          <w:marLeft w:val="1166"/>
          <w:marRight w:val="0"/>
          <w:marTop w:val="125"/>
          <w:marBottom w:val="0"/>
          <w:divBdr>
            <w:top w:val="none" w:sz="0" w:space="0" w:color="auto"/>
            <w:left w:val="none" w:sz="0" w:space="0" w:color="auto"/>
            <w:bottom w:val="none" w:sz="0" w:space="0" w:color="auto"/>
            <w:right w:val="none" w:sz="0" w:space="0" w:color="auto"/>
          </w:divBdr>
        </w:div>
        <w:div w:id="660619794">
          <w:marLeft w:val="1166"/>
          <w:marRight w:val="0"/>
          <w:marTop w:val="125"/>
          <w:marBottom w:val="0"/>
          <w:divBdr>
            <w:top w:val="none" w:sz="0" w:space="0" w:color="auto"/>
            <w:left w:val="none" w:sz="0" w:space="0" w:color="auto"/>
            <w:bottom w:val="none" w:sz="0" w:space="0" w:color="auto"/>
            <w:right w:val="none" w:sz="0" w:space="0" w:color="auto"/>
          </w:divBdr>
        </w:div>
        <w:div w:id="1385444486">
          <w:marLeft w:val="1166"/>
          <w:marRight w:val="0"/>
          <w:marTop w:val="125"/>
          <w:marBottom w:val="0"/>
          <w:divBdr>
            <w:top w:val="none" w:sz="0" w:space="0" w:color="auto"/>
            <w:left w:val="none" w:sz="0" w:space="0" w:color="auto"/>
            <w:bottom w:val="none" w:sz="0" w:space="0" w:color="auto"/>
            <w:right w:val="none" w:sz="0" w:space="0" w:color="auto"/>
          </w:divBdr>
        </w:div>
        <w:div w:id="1413770531">
          <w:marLeft w:val="547"/>
          <w:marRight w:val="0"/>
          <w:marTop w:val="144"/>
          <w:marBottom w:val="0"/>
          <w:divBdr>
            <w:top w:val="none" w:sz="0" w:space="0" w:color="auto"/>
            <w:left w:val="none" w:sz="0" w:space="0" w:color="auto"/>
            <w:bottom w:val="none" w:sz="0" w:space="0" w:color="auto"/>
            <w:right w:val="none" w:sz="0" w:space="0" w:color="auto"/>
          </w:divBdr>
        </w:div>
        <w:div w:id="1833257404">
          <w:marLeft w:val="547"/>
          <w:marRight w:val="0"/>
          <w:marTop w:val="144"/>
          <w:marBottom w:val="0"/>
          <w:divBdr>
            <w:top w:val="none" w:sz="0" w:space="0" w:color="auto"/>
            <w:left w:val="none" w:sz="0" w:space="0" w:color="auto"/>
            <w:bottom w:val="none" w:sz="0" w:space="0" w:color="auto"/>
            <w:right w:val="none" w:sz="0" w:space="0" w:color="auto"/>
          </w:divBdr>
        </w:div>
        <w:div w:id="2091080274">
          <w:marLeft w:val="1166"/>
          <w:marRight w:val="0"/>
          <w:marTop w:val="125"/>
          <w:marBottom w:val="0"/>
          <w:divBdr>
            <w:top w:val="none" w:sz="0" w:space="0" w:color="auto"/>
            <w:left w:val="none" w:sz="0" w:space="0" w:color="auto"/>
            <w:bottom w:val="none" w:sz="0" w:space="0" w:color="auto"/>
            <w:right w:val="none" w:sz="0" w:space="0" w:color="auto"/>
          </w:divBdr>
        </w:div>
      </w:divsChild>
    </w:div>
    <w:div w:id="1090278706">
      <w:bodyDiv w:val="1"/>
      <w:marLeft w:val="0"/>
      <w:marRight w:val="0"/>
      <w:marTop w:val="0"/>
      <w:marBottom w:val="0"/>
      <w:divBdr>
        <w:top w:val="none" w:sz="0" w:space="0" w:color="auto"/>
        <w:left w:val="none" w:sz="0" w:space="0" w:color="auto"/>
        <w:bottom w:val="none" w:sz="0" w:space="0" w:color="auto"/>
        <w:right w:val="none" w:sz="0" w:space="0" w:color="auto"/>
      </w:divBdr>
    </w:div>
    <w:div w:id="1090588993">
      <w:bodyDiv w:val="1"/>
      <w:marLeft w:val="0"/>
      <w:marRight w:val="0"/>
      <w:marTop w:val="0"/>
      <w:marBottom w:val="0"/>
      <w:divBdr>
        <w:top w:val="none" w:sz="0" w:space="0" w:color="auto"/>
        <w:left w:val="none" w:sz="0" w:space="0" w:color="auto"/>
        <w:bottom w:val="none" w:sz="0" w:space="0" w:color="auto"/>
        <w:right w:val="none" w:sz="0" w:space="0" w:color="auto"/>
      </w:divBdr>
    </w:div>
    <w:div w:id="1090732602">
      <w:bodyDiv w:val="1"/>
      <w:marLeft w:val="0"/>
      <w:marRight w:val="0"/>
      <w:marTop w:val="0"/>
      <w:marBottom w:val="0"/>
      <w:divBdr>
        <w:top w:val="none" w:sz="0" w:space="0" w:color="auto"/>
        <w:left w:val="none" w:sz="0" w:space="0" w:color="auto"/>
        <w:bottom w:val="none" w:sz="0" w:space="0" w:color="auto"/>
        <w:right w:val="none" w:sz="0" w:space="0" w:color="auto"/>
      </w:divBdr>
    </w:div>
    <w:div w:id="1091775145">
      <w:bodyDiv w:val="1"/>
      <w:marLeft w:val="0"/>
      <w:marRight w:val="0"/>
      <w:marTop w:val="0"/>
      <w:marBottom w:val="0"/>
      <w:divBdr>
        <w:top w:val="none" w:sz="0" w:space="0" w:color="auto"/>
        <w:left w:val="none" w:sz="0" w:space="0" w:color="auto"/>
        <w:bottom w:val="none" w:sz="0" w:space="0" w:color="auto"/>
        <w:right w:val="none" w:sz="0" w:space="0" w:color="auto"/>
      </w:divBdr>
    </w:div>
    <w:div w:id="1093164611">
      <w:bodyDiv w:val="1"/>
      <w:marLeft w:val="0"/>
      <w:marRight w:val="0"/>
      <w:marTop w:val="0"/>
      <w:marBottom w:val="0"/>
      <w:divBdr>
        <w:top w:val="none" w:sz="0" w:space="0" w:color="auto"/>
        <w:left w:val="none" w:sz="0" w:space="0" w:color="auto"/>
        <w:bottom w:val="none" w:sz="0" w:space="0" w:color="auto"/>
        <w:right w:val="none" w:sz="0" w:space="0" w:color="auto"/>
      </w:divBdr>
    </w:div>
    <w:div w:id="1094520140">
      <w:bodyDiv w:val="1"/>
      <w:marLeft w:val="0"/>
      <w:marRight w:val="0"/>
      <w:marTop w:val="0"/>
      <w:marBottom w:val="0"/>
      <w:divBdr>
        <w:top w:val="none" w:sz="0" w:space="0" w:color="auto"/>
        <w:left w:val="none" w:sz="0" w:space="0" w:color="auto"/>
        <w:bottom w:val="none" w:sz="0" w:space="0" w:color="auto"/>
        <w:right w:val="none" w:sz="0" w:space="0" w:color="auto"/>
      </w:divBdr>
    </w:div>
    <w:div w:id="1094785496">
      <w:bodyDiv w:val="1"/>
      <w:marLeft w:val="0"/>
      <w:marRight w:val="0"/>
      <w:marTop w:val="0"/>
      <w:marBottom w:val="0"/>
      <w:divBdr>
        <w:top w:val="none" w:sz="0" w:space="0" w:color="auto"/>
        <w:left w:val="none" w:sz="0" w:space="0" w:color="auto"/>
        <w:bottom w:val="none" w:sz="0" w:space="0" w:color="auto"/>
        <w:right w:val="none" w:sz="0" w:space="0" w:color="auto"/>
      </w:divBdr>
    </w:div>
    <w:div w:id="1096099300">
      <w:bodyDiv w:val="1"/>
      <w:marLeft w:val="0"/>
      <w:marRight w:val="0"/>
      <w:marTop w:val="0"/>
      <w:marBottom w:val="0"/>
      <w:divBdr>
        <w:top w:val="none" w:sz="0" w:space="0" w:color="auto"/>
        <w:left w:val="none" w:sz="0" w:space="0" w:color="auto"/>
        <w:bottom w:val="none" w:sz="0" w:space="0" w:color="auto"/>
        <w:right w:val="none" w:sz="0" w:space="0" w:color="auto"/>
      </w:divBdr>
    </w:div>
    <w:div w:id="1096750694">
      <w:bodyDiv w:val="1"/>
      <w:marLeft w:val="0"/>
      <w:marRight w:val="0"/>
      <w:marTop w:val="0"/>
      <w:marBottom w:val="0"/>
      <w:divBdr>
        <w:top w:val="none" w:sz="0" w:space="0" w:color="auto"/>
        <w:left w:val="none" w:sz="0" w:space="0" w:color="auto"/>
        <w:bottom w:val="none" w:sz="0" w:space="0" w:color="auto"/>
        <w:right w:val="none" w:sz="0" w:space="0" w:color="auto"/>
      </w:divBdr>
      <w:divsChild>
        <w:div w:id="541216504">
          <w:marLeft w:val="547"/>
          <w:marRight w:val="0"/>
          <w:marTop w:val="134"/>
          <w:marBottom w:val="120"/>
          <w:divBdr>
            <w:top w:val="none" w:sz="0" w:space="0" w:color="auto"/>
            <w:left w:val="none" w:sz="0" w:space="0" w:color="auto"/>
            <w:bottom w:val="none" w:sz="0" w:space="0" w:color="auto"/>
            <w:right w:val="none" w:sz="0" w:space="0" w:color="auto"/>
          </w:divBdr>
        </w:div>
        <w:div w:id="1886524939">
          <w:marLeft w:val="547"/>
          <w:marRight w:val="0"/>
          <w:marTop w:val="134"/>
          <w:marBottom w:val="120"/>
          <w:divBdr>
            <w:top w:val="none" w:sz="0" w:space="0" w:color="auto"/>
            <w:left w:val="none" w:sz="0" w:space="0" w:color="auto"/>
            <w:bottom w:val="none" w:sz="0" w:space="0" w:color="auto"/>
            <w:right w:val="none" w:sz="0" w:space="0" w:color="auto"/>
          </w:divBdr>
        </w:div>
      </w:divsChild>
    </w:div>
    <w:div w:id="1097483708">
      <w:bodyDiv w:val="1"/>
      <w:marLeft w:val="0"/>
      <w:marRight w:val="0"/>
      <w:marTop w:val="0"/>
      <w:marBottom w:val="0"/>
      <w:divBdr>
        <w:top w:val="none" w:sz="0" w:space="0" w:color="auto"/>
        <w:left w:val="none" w:sz="0" w:space="0" w:color="auto"/>
        <w:bottom w:val="none" w:sz="0" w:space="0" w:color="auto"/>
        <w:right w:val="none" w:sz="0" w:space="0" w:color="auto"/>
      </w:divBdr>
    </w:div>
    <w:div w:id="1097949108">
      <w:bodyDiv w:val="1"/>
      <w:marLeft w:val="0"/>
      <w:marRight w:val="0"/>
      <w:marTop w:val="0"/>
      <w:marBottom w:val="0"/>
      <w:divBdr>
        <w:top w:val="none" w:sz="0" w:space="0" w:color="auto"/>
        <w:left w:val="none" w:sz="0" w:space="0" w:color="auto"/>
        <w:bottom w:val="none" w:sz="0" w:space="0" w:color="auto"/>
        <w:right w:val="none" w:sz="0" w:space="0" w:color="auto"/>
      </w:divBdr>
    </w:div>
    <w:div w:id="1098793154">
      <w:bodyDiv w:val="1"/>
      <w:marLeft w:val="0"/>
      <w:marRight w:val="0"/>
      <w:marTop w:val="0"/>
      <w:marBottom w:val="0"/>
      <w:divBdr>
        <w:top w:val="none" w:sz="0" w:space="0" w:color="auto"/>
        <w:left w:val="none" w:sz="0" w:space="0" w:color="auto"/>
        <w:bottom w:val="none" w:sz="0" w:space="0" w:color="auto"/>
        <w:right w:val="none" w:sz="0" w:space="0" w:color="auto"/>
      </w:divBdr>
    </w:div>
    <w:div w:id="1099136961">
      <w:bodyDiv w:val="1"/>
      <w:marLeft w:val="0"/>
      <w:marRight w:val="0"/>
      <w:marTop w:val="0"/>
      <w:marBottom w:val="0"/>
      <w:divBdr>
        <w:top w:val="none" w:sz="0" w:space="0" w:color="auto"/>
        <w:left w:val="none" w:sz="0" w:space="0" w:color="auto"/>
        <w:bottom w:val="none" w:sz="0" w:space="0" w:color="auto"/>
        <w:right w:val="none" w:sz="0" w:space="0" w:color="auto"/>
      </w:divBdr>
    </w:div>
    <w:div w:id="1099251718">
      <w:bodyDiv w:val="1"/>
      <w:marLeft w:val="0"/>
      <w:marRight w:val="0"/>
      <w:marTop w:val="0"/>
      <w:marBottom w:val="0"/>
      <w:divBdr>
        <w:top w:val="none" w:sz="0" w:space="0" w:color="auto"/>
        <w:left w:val="none" w:sz="0" w:space="0" w:color="auto"/>
        <w:bottom w:val="none" w:sz="0" w:space="0" w:color="auto"/>
        <w:right w:val="none" w:sz="0" w:space="0" w:color="auto"/>
      </w:divBdr>
    </w:div>
    <w:div w:id="1099447451">
      <w:bodyDiv w:val="1"/>
      <w:marLeft w:val="0"/>
      <w:marRight w:val="0"/>
      <w:marTop w:val="0"/>
      <w:marBottom w:val="0"/>
      <w:divBdr>
        <w:top w:val="none" w:sz="0" w:space="0" w:color="auto"/>
        <w:left w:val="none" w:sz="0" w:space="0" w:color="auto"/>
        <w:bottom w:val="none" w:sz="0" w:space="0" w:color="auto"/>
        <w:right w:val="none" w:sz="0" w:space="0" w:color="auto"/>
      </w:divBdr>
    </w:div>
    <w:div w:id="1100295545">
      <w:bodyDiv w:val="1"/>
      <w:marLeft w:val="0"/>
      <w:marRight w:val="0"/>
      <w:marTop w:val="0"/>
      <w:marBottom w:val="0"/>
      <w:divBdr>
        <w:top w:val="none" w:sz="0" w:space="0" w:color="auto"/>
        <w:left w:val="none" w:sz="0" w:space="0" w:color="auto"/>
        <w:bottom w:val="none" w:sz="0" w:space="0" w:color="auto"/>
        <w:right w:val="none" w:sz="0" w:space="0" w:color="auto"/>
      </w:divBdr>
    </w:div>
    <w:div w:id="1100688271">
      <w:bodyDiv w:val="1"/>
      <w:marLeft w:val="0"/>
      <w:marRight w:val="0"/>
      <w:marTop w:val="0"/>
      <w:marBottom w:val="0"/>
      <w:divBdr>
        <w:top w:val="none" w:sz="0" w:space="0" w:color="auto"/>
        <w:left w:val="none" w:sz="0" w:space="0" w:color="auto"/>
        <w:bottom w:val="none" w:sz="0" w:space="0" w:color="auto"/>
        <w:right w:val="none" w:sz="0" w:space="0" w:color="auto"/>
      </w:divBdr>
    </w:div>
    <w:div w:id="1101291642">
      <w:bodyDiv w:val="1"/>
      <w:marLeft w:val="0"/>
      <w:marRight w:val="0"/>
      <w:marTop w:val="0"/>
      <w:marBottom w:val="0"/>
      <w:divBdr>
        <w:top w:val="none" w:sz="0" w:space="0" w:color="auto"/>
        <w:left w:val="none" w:sz="0" w:space="0" w:color="auto"/>
        <w:bottom w:val="none" w:sz="0" w:space="0" w:color="auto"/>
        <w:right w:val="none" w:sz="0" w:space="0" w:color="auto"/>
      </w:divBdr>
      <w:divsChild>
        <w:div w:id="108856949">
          <w:marLeft w:val="1354"/>
          <w:marRight w:val="0"/>
          <w:marTop w:val="120"/>
          <w:marBottom w:val="0"/>
          <w:divBdr>
            <w:top w:val="none" w:sz="0" w:space="0" w:color="auto"/>
            <w:left w:val="none" w:sz="0" w:space="0" w:color="auto"/>
            <w:bottom w:val="none" w:sz="0" w:space="0" w:color="auto"/>
            <w:right w:val="none" w:sz="0" w:space="0" w:color="auto"/>
          </w:divBdr>
        </w:div>
        <w:div w:id="169299426">
          <w:marLeft w:val="806"/>
          <w:marRight w:val="0"/>
          <w:marTop w:val="120"/>
          <w:marBottom w:val="0"/>
          <w:divBdr>
            <w:top w:val="none" w:sz="0" w:space="0" w:color="auto"/>
            <w:left w:val="none" w:sz="0" w:space="0" w:color="auto"/>
            <w:bottom w:val="none" w:sz="0" w:space="0" w:color="auto"/>
            <w:right w:val="none" w:sz="0" w:space="0" w:color="auto"/>
          </w:divBdr>
        </w:div>
        <w:div w:id="541945581">
          <w:marLeft w:val="1886"/>
          <w:marRight w:val="0"/>
          <w:marTop w:val="120"/>
          <w:marBottom w:val="0"/>
          <w:divBdr>
            <w:top w:val="none" w:sz="0" w:space="0" w:color="auto"/>
            <w:left w:val="none" w:sz="0" w:space="0" w:color="auto"/>
            <w:bottom w:val="none" w:sz="0" w:space="0" w:color="auto"/>
            <w:right w:val="none" w:sz="0" w:space="0" w:color="auto"/>
          </w:divBdr>
        </w:div>
        <w:div w:id="823667123">
          <w:marLeft w:val="1886"/>
          <w:marRight w:val="0"/>
          <w:marTop w:val="120"/>
          <w:marBottom w:val="0"/>
          <w:divBdr>
            <w:top w:val="none" w:sz="0" w:space="0" w:color="auto"/>
            <w:left w:val="none" w:sz="0" w:space="0" w:color="auto"/>
            <w:bottom w:val="none" w:sz="0" w:space="0" w:color="auto"/>
            <w:right w:val="none" w:sz="0" w:space="0" w:color="auto"/>
          </w:divBdr>
        </w:div>
        <w:div w:id="973144224">
          <w:marLeft w:val="1354"/>
          <w:marRight w:val="0"/>
          <w:marTop w:val="120"/>
          <w:marBottom w:val="0"/>
          <w:divBdr>
            <w:top w:val="none" w:sz="0" w:space="0" w:color="auto"/>
            <w:left w:val="none" w:sz="0" w:space="0" w:color="auto"/>
            <w:bottom w:val="none" w:sz="0" w:space="0" w:color="auto"/>
            <w:right w:val="none" w:sz="0" w:space="0" w:color="auto"/>
          </w:divBdr>
        </w:div>
        <w:div w:id="1139542328">
          <w:marLeft w:val="2434"/>
          <w:marRight w:val="0"/>
          <w:marTop w:val="120"/>
          <w:marBottom w:val="0"/>
          <w:divBdr>
            <w:top w:val="none" w:sz="0" w:space="0" w:color="auto"/>
            <w:left w:val="none" w:sz="0" w:space="0" w:color="auto"/>
            <w:bottom w:val="none" w:sz="0" w:space="0" w:color="auto"/>
            <w:right w:val="none" w:sz="0" w:space="0" w:color="auto"/>
          </w:divBdr>
        </w:div>
        <w:div w:id="1811819453">
          <w:marLeft w:val="1886"/>
          <w:marRight w:val="0"/>
          <w:marTop w:val="120"/>
          <w:marBottom w:val="0"/>
          <w:divBdr>
            <w:top w:val="none" w:sz="0" w:space="0" w:color="auto"/>
            <w:left w:val="none" w:sz="0" w:space="0" w:color="auto"/>
            <w:bottom w:val="none" w:sz="0" w:space="0" w:color="auto"/>
            <w:right w:val="none" w:sz="0" w:space="0" w:color="auto"/>
          </w:divBdr>
        </w:div>
        <w:div w:id="1911038550">
          <w:marLeft w:val="1886"/>
          <w:marRight w:val="0"/>
          <w:marTop w:val="120"/>
          <w:marBottom w:val="0"/>
          <w:divBdr>
            <w:top w:val="none" w:sz="0" w:space="0" w:color="auto"/>
            <w:left w:val="none" w:sz="0" w:space="0" w:color="auto"/>
            <w:bottom w:val="none" w:sz="0" w:space="0" w:color="auto"/>
            <w:right w:val="none" w:sz="0" w:space="0" w:color="auto"/>
          </w:divBdr>
        </w:div>
        <w:div w:id="2086760540">
          <w:marLeft w:val="1886"/>
          <w:marRight w:val="0"/>
          <w:marTop w:val="120"/>
          <w:marBottom w:val="0"/>
          <w:divBdr>
            <w:top w:val="none" w:sz="0" w:space="0" w:color="auto"/>
            <w:left w:val="none" w:sz="0" w:space="0" w:color="auto"/>
            <w:bottom w:val="none" w:sz="0" w:space="0" w:color="auto"/>
            <w:right w:val="none" w:sz="0" w:space="0" w:color="auto"/>
          </w:divBdr>
        </w:div>
      </w:divsChild>
    </w:div>
    <w:div w:id="1101530698">
      <w:bodyDiv w:val="1"/>
      <w:marLeft w:val="0"/>
      <w:marRight w:val="0"/>
      <w:marTop w:val="0"/>
      <w:marBottom w:val="0"/>
      <w:divBdr>
        <w:top w:val="none" w:sz="0" w:space="0" w:color="auto"/>
        <w:left w:val="none" w:sz="0" w:space="0" w:color="auto"/>
        <w:bottom w:val="none" w:sz="0" w:space="0" w:color="auto"/>
        <w:right w:val="none" w:sz="0" w:space="0" w:color="auto"/>
      </w:divBdr>
    </w:div>
    <w:div w:id="1102647638">
      <w:bodyDiv w:val="1"/>
      <w:marLeft w:val="0"/>
      <w:marRight w:val="0"/>
      <w:marTop w:val="0"/>
      <w:marBottom w:val="0"/>
      <w:divBdr>
        <w:top w:val="none" w:sz="0" w:space="0" w:color="auto"/>
        <w:left w:val="none" w:sz="0" w:space="0" w:color="auto"/>
        <w:bottom w:val="none" w:sz="0" w:space="0" w:color="auto"/>
        <w:right w:val="none" w:sz="0" w:space="0" w:color="auto"/>
      </w:divBdr>
    </w:div>
    <w:div w:id="1102839843">
      <w:bodyDiv w:val="1"/>
      <w:marLeft w:val="0"/>
      <w:marRight w:val="0"/>
      <w:marTop w:val="0"/>
      <w:marBottom w:val="0"/>
      <w:divBdr>
        <w:top w:val="none" w:sz="0" w:space="0" w:color="auto"/>
        <w:left w:val="none" w:sz="0" w:space="0" w:color="auto"/>
        <w:bottom w:val="none" w:sz="0" w:space="0" w:color="auto"/>
        <w:right w:val="none" w:sz="0" w:space="0" w:color="auto"/>
      </w:divBdr>
    </w:div>
    <w:div w:id="1103191378">
      <w:bodyDiv w:val="1"/>
      <w:marLeft w:val="0"/>
      <w:marRight w:val="0"/>
      <w:marTop w:val="0"/>
      <w:marBottom w:val="0"/>
      <w:divBdr>
        <w:top w:val="none" w:sz="0" w:space="0" w:color="auto"/>
        <w:left w:val="none" w:sz="0" w:space="0" w:color="auto"/>
        <w:bottom w:val="none" w:sz="0" w:space="0" w:color="auto"/>
        <w:right w:val="none" w:sz="0" w:space="0" w:color="auto"/>
      </w:divBdr>
    </w:div>
    <w:div w:id="1103693515">
      <w:bodyDiv w:val="1"/>
      <w:marLeft w:val="0"/>
      <w:marRight w:val="0"/>
      <w:marTop w:val="0"/>
      <w:marBottom w:val="0"/>
      <w:divBdr>
        <w:top w:val="none" w:sz="0" w:space="0" w:color="auto"/>
        <w:left w:val="none" w:sz="0" w:space="0" w:color="auto"/>
        <w:bottom w:val="none" w:sz="0" w:space="0" w:color="auto"/>
        <w:right w:val="none" w:sz="0" w:space="0" w:color="auto"/>
      </w:divBdr>
    </w:div>
    <w:div w:id="1104034272">
      <w:bodyDiv w:val="1"/>
      <w:marLeft w:val="0"/>
      <w:marRight w:val="0"/>
      <w:marTop w:val="0"/>
      <w:marBottom w:val="0"/>
      <w:divBdr>
        <w:top w:val="none" w:sz="0" w:space="0" w:color="auto"/>
        <w:left w:val="none" w:sz="0" w:space="0" w:color="auto"/>
        <w:bottom w:val="none" w:sz="0" w:space="0" w:color="auto"/>
        <w:right w:val="none" w:sz="0" w:space="0" w:color="auto"/>
      </w:divBdr>
    </w:div>
    <w:div w:id="1104611836">
      <w:bodyDiv w:val="1"/>
      <w:marLeft w:val="0"/>
      <w:marRight w:val="0"/>
      <w:marTop w:val="0"/>
      <w:marBottom w:val="0"/>
      <w:divBdr>
        <w:top w:val="none" w:sz="0" w:space="0" w:color="auto"/>
        <w:left w:val="none" w:sz="0" w:space="0" w:color="auto"/>
        <w:bottom w:val="none" w:sz="0" w:space="0" w:color="auto"/>
        <w:right w:val="none" w:sz="0" w:space="0" w:color="auto"/>
      </w:divBdr>
    </w:div>
    <w:div w:id="1104837266">
      <w:bodyDiv w:val="1"/>
      <w:marLeft w:val="0"/>
      <w:marRight w:val="0"/>
      <w:marTop w:val="0"/>
      <w:marBottom w:val="0"/>
      <w:divBdr>
        <w:top w:val="none" w:sz="0" w:space="0" w:color="auto"/>
        <w:left w:val="none" w:sz="0" w:space="0" w:color="auto"/>
        <w:bottom w:val="none" w:sz="0" w:space="0" w:color="auto"/>
        <w:right w:val="none" w:sz="0" w:space="0" w:color="auto"/>
      </w:divBdr>
      <w:divsChild>
        <w:div w:id="162014385">
          <w:marLeft w:val="1800"/>
          <w:marRight w:val="0"/>
          <w:marTop w:val="100"/>
          <w:marBottom w:val="0"/>
          <w:divBdr>
            <w:top w:val="none" w:sz="0" w:space="0" w:color="auto"/>
            <w:left w:val="none" w:sz="0" w:space="0" w:color="auto"/>
            <w:bottom w:val="none" w:sz="0" w:space="0" w:color="auto"/>
            <w:right w:val="none" w:sz="0" w:space="0" w:color="auto"/>
          </w:divBdr>
        </w:div>
        <w:div w:id="291637875">
          <w:marLeft w:val="1080"/>
          <w:marRight w:val="0"/>
          <w:marTop w:val="100"/>
          <w:marBottom w:val="0"/>
          <w:divBdr>
            <w:top w:val="none" w:sz="0" w:space="0" w:color="auto"/>
            <w:left w:val="none" w:sz="0" w:space="0" w:color="auto"/>
            <w:bottom w:val="none" w:sz="0" w:space="0" w:color="auto"/>
            <w:right w:val="none" w:sz="0" w:space="0" w:color="auto"/>
          </w:divBdr>
        </w:div>
        <w:div w:id="589855059">
          <w:marLeft w:val="360"/>
          <w:marRight w:val="0"/>
          <w:marTop w:val="200"/>
          <w:marBottom w:val="0"/>
          <w:divBdr>
            <w:top w:val="none" w:sz="0" w:space="0" w:color="auto"/>
            <w:left w:val="none" w:sz="0" w:space="0" w:color="auto"/>
            <w:bottom w:val="none" w:sz="0" w:space="0" w:color="auto"/>
            <w:right w:val="none" w:sz="0" w:space="0" w:color="auto"/>
          </w:divBdr>
        </w:div>
        <w:div w:id="631205564">
          <w:marLeft w:val="1080"/>
          <w:marRight w:val="0"/>
          <w:marTop w:val="100"/>
          <w:marBottom w:val="0"/>
          <w:divBdr>
            <w:top w:val="none" w:sz="0" w:space="0" w:color="auto"/>
            <w:left w:val="none" w:sz="0" w:space="0" w:color="auto"/>
            <w:bottom w:val="none" w:sz="0" w:space="0" w:color="auto"/>
            <w:right w:val="none" w:sz="0" w:space="0" w:color="auto"/>
          </w:divBdr>
        </w:div>
        <w:div w:id="1127309432">
          <w:marLeft w:val="1800"/>
          <w:marRight w:val="0"/>
          <w:marTop w:val="100"/>
          <w:marBottom w:val="0"/>
          <w:divBdr>
            <w:top w:val="none" w:sz="0" w:space="0" w:color="auto"/>
            <w:left w:val="none" w:sz="0" w:space="0" w:color="auto"/>
            <w:bottom w:val="none" w:sz="0" w:space="0" w:color="auto"/>
            <w:right w:val="none" w:sz="0" w:space="0" w:color="auto"/>
          </w:divBdr>
        </w:div>
        <w:div w:id="1449735138">
          <w:marLeft w:val="360"/>
          <w:marRight w:val="0"/>
          <w:marTop w:val="200"/>
          <w:marBottom w:val="0"/>
          <w:divBdr>
            <w:top w:val="none" w:sz="0" w:space="0" w:color="auto"/>
            <w:left w:val="none" w:sz="0" w:space="0" w:color="auto"/>
            <w:bottom w:val="none" w:sz="0" w:space="0" w:color="auto"/>
            <w:right w:val="none" w:sz="0" w:space="0" w:color="auto"/>
          </w:divBdr>
        </w:div>
        <w:div w:id="1944604751">
          <w:marLeft w:val="1800"/>
          <w:marRight w:val="0"/>
          <w:marTop w:val="100"/>
          <w:marBottom w:val="0"/>
          <w:divBdr>
            <w:top w:val="none" w:sz="0" w:space="0" w:color="auto"/>
            <w:left w:val="none" w:sz="0" w:space="0" w:color="auto"/>
            <w:bottom w:val="none" w:sz="0" w:space="0" w:color="auto"/>
            <w:right w:val="none" w:sz="0" w:space="0" w:color="auto"/>
          </w:divBdr>
        </w:div>
        <w:div w:id="2055615742">
          <w:marLeft w:val="1800"/>
          <w:marRight w:val="0"/>
          <w:marTop w:val="100"/>
          <w:marBottom w:val="0"/>
          <w:divBdr>
            <w:top w:val="none" w:sz="0" w:space="0" w:color="auto"/>
            <w:left w:val="none" w:sz="0" w:space="0" w:color="auto"/>
            <w:bottom w:val="none" w:sz="0" w:space="0" w:color="auto"/>
            <w:right w:val="none" w:sz="0" w:space="0" w:color="auto"/>
          </w:divBdr>
        </w:div>
        <w:div w:id="2114736949">
          <w:marLeft w:val="1080"/>
          <w:marRight w:val="0"/>
          <w:marTop w:val="100"/>
          <w:marBottom w:val="0"/>
          <w:divBdr>
            <w:top w:val="none" w:sz="0" w:space="0" w:color="auto"/>
            <w:left w:val="none" w:sz="0" w:space="0" w:color="auto"/>
            <w:bottom w:val="none" w:sz="0" w:space="0" w:color="auto"/>
            <w:right w:val="none" w:sz="0" w:space="0" w:color="auto"/>
          </w:divBdr>
        </w:div>
      </w:divsChild>
    </w:div>
    <w:div w:id="1105274646">
      <w:bodyDiv w:val="1"/>
      <w:marLeft w:val="0"/>
      <w:marRight w:val="0"/>
      <w:marTop w:val="0"/>
      <w:marBottom w:val="0"/>
      <w:divBdr>
        <w:top w:val="none" w:sz="0" w:space="0" w:color="auto"/>
        <w:left w:val="none" w:sz="0" w:space="0" w:color="auto"/>
        <w:bottom w:val="none" w:sz="0" w:space="0" w:color="auto"/>
        <w:right w:val="none" w:sz="0" w:space="0" w:color="auto"/>
      </w:divBdr>
    </w:div>
    <w:div w:id="1105688178">
      <w:bodyDiv w:val="1"/>
      <w:marLeft w:val="0"/>
      <w:marRight w:val="0"/>
      <w:marTop w:val="0"/>
      <w:marBottom w:val="0"/>
      <w:divBdr>
        <w:top w:val="none" w:sz="0" w:space="0" w:color="auto"/>
        <w:left w:val="none" w:sz="0" w:space="0" w:color="auto"/>
        <w:bottom w:val="none" w:sz="0" w:space="0" w:color="auto"/>
        <w:right w:val="none" w:sz="0" w:space="0" w:color="auto"/>
      </w:divBdr>
      <w:divsChild>
        <w:div w:id="165287005">
          <w:marLeft w:val="1166"/>
          <w:marRight w:val="0"/>
          <w:marTop w:val="67"/>
          <w:marBottom w:val="0"/>
          <w:divBdr>
            <w:top w:val="none" w:sz="0" w:space="0" w:color="auto"/>
            <w:left w:val="none" w:sz="0" w:space="0" w:color="auto"/>
            <w:bottom w:val="none" w:sz="0" w:space="0" w:color="auto"/>
            <w:right w:val="none" w:sz="0" w:space="0" w:color="auto"/>
          </w:divBdr>
        </w:div>
        <w:div w:id="171840617">
          <w:marLeft w:val="2520"/>
          <w:marRight w:val="0"/>
          <w:marTop w:val="53"/>
          <w:marBottom w:val="0"/>
          <w:divBdr>
            <w:top w:val="none" w:sz="0" w:space="0" w:color="auto"/>
            <w:left w:val="none" w:sz="0" w:space="0" w:color="auto"/>
            <w:bottom w:val="none" w:sz="0" w:space="0" w:color="auto"/>
            <w:right w:val="none" w:sz="0" w:space="0" w:color="auto"/>
          </w:divBdr>
        </w:div>
        <w:div w:id="399408343">
          <w:marLeft w:val="1800"/>
          <w:marRight w:val="0"/>
          <w:marTop w:val="62"/>
          <w:marBottom w:val="0"/>
          <w:divBdr>
            <w:top w:val="none" w:sz="0" w:space="0" w:color="auto"/>
            <w:left w:val="none" w:sz="0" w:space="0" w:color="auto"/>
            <w:bottom w:val="none" w:sz="0" w:space="0" w:color="auto"/>
            <w:right w:val="none" w:sz="0" w:space="0" w:color="auto"/>
          </w:divBdr>
        </w:div>
        <w:div w:id="564947475">
          <w:marLeft w:val="2520"/>
          <w:marRight w:val="0"/>
          <w:marTop w:val="53"/>
          <w:marBottom w:val="0"/>
          <w:divBdr>
            <w:top w:val="none" w:sz="0" w:space="0" w:color="auto"/>
            <w:left w:val="none" w:sz="0" w:space="0" w:color="auto"/>
            <w:bottom w:val="none" w:sz="0" w:space="0" w:color="auto"/>
            <w:right w:val="none" w:sz="0" w:space="0" w:color="auto"/>
          </w:divBdr>
        </w:div>
        <w:div w:id="658852408">
          <w:marLeft w:val="2520"/>
          <w:marRight w:val="0"/>
          <w:marTop w:val="53"/>
          <w:marBottom w:val="0"/>
          <w:divBdr>
            <w:top w:val="none" w:sz="0" w:space="0" w:color="auto"/>
            <w:left w:val="none" w:sz="0" w:space="0" w:color="auto"/>
            <w:bottom w:val="none" w:sz="0" w:space="0" w:color="auto"/>
            <w:right w:val="none" w:sz="0" w:space="0" w:color="auto"/>
          </w:divBdr>
        </w:div>
        <w:div w:id="833953582">
          <w:marLeft w:val="2520"/>
          <w:marRight w:val="0"/>
          <w:marTop w:val="53"/>
          <w:marBottom w:val="0"/>
          <w:divBdr>
            <w:top w:val="none" w:sz="0" w:space="0" w:color="auto"/>
            <w:left w:val="none" w:sz="0" w:space="0" w:color="auto"/>
            <w:bottom w:val="none" w:sz="0" w:space="0" w:color="auto"/>
            <w:right w:val="none" w:sz="0" w:space="0" w:color="auto"/>
          </w:divBdr>
        </w:div>
        <w:div w:id="850605436">
          <w:marLeft w:val="2520"/>
          <w:marRight w:val="0"/>
          <w:marTop w:val="53"/>
          <w:marBottom w:val="0"/>
          <w:divBdr>
            <w:top w:val="none" w:sz="0" w:space="0" w:color="auto"/>
            <w:left w:val="none" w:sz="0" w:space="0" w:color="auto"/>
            <w:bottom w:val="none" w:sz="0" w:space="0" w:color="auto"/>
            <w:right w:val="none" w:sz="0" w:space="0" w:color="auto"/>
          </w:divBdr>
        </w:div>
        <w:div w:id="1199471229">
          <w:marLeft w:val="2520"/>
          <w:marRight w:val="0"/>
          <w:marTop w:val="53"/>
          <w:marBottom w:val="0"/>
          <w:divBdr>
            <w:top w:val="none" w:sz="0" w:space="0" w:color="auto"/>
            <w:left w:val="none" w:sz="0" w:space="0" w:color="auto"/>
            <w:bottom w:val="none" w:sz="0" w:space="0" w:color="auto"/>
            <w:right w:val="none" w:sz="0" w:space="0" w:color="auto"/>
          </w:divBdr>
        </w:div>
        <w:div w:id="1209688476">
          <w:marLeft w:val="1800"/>
          <w:marRight w:val="0"/>
          <w:marTop w:val="62"/>
          <w:marBottom w:val="0"/>
          <w:divBdr>
            <w:top w:val="none" w:sz="0" w:space="0" w:color="auto"/>
            <w:left w:val="none" w:sz="0" w:space="0" w:color="auto"/>
            <w:bottom w:val="none" w:sz="0" w:space="0" w:color="auto"/>
            <w:right w:val="none" w:sz="0" w:space="0" w:color="auto"/>
          </w:divBdr>
        </w:div>
        <w:div w:id="1326780645">
          <w:marLeft w:val="2520"/>
          <w:marRight w:val="0"/>
          <w:marTop w:val="53"/>
          <w:marBottom w:val="0"/>
          <w:divBdr>
            <w:top w:val="none" w:sz="0" w:space="0" w:color="auto"/>
            <w:left w:val="none" w:sz="0" w:space="0" w:color="auto"/>
            <w:bottom w:val="none" w:sz="0" w:space="0" w:color="auto"/>
            <w:right w:val="none" w:sz="0" w:space="0" w:color="auto"/>
          </w:divBdr>
        </w:div>
        <w:div w:id="1411197503">
          <w:marLeft w:val="2520"/>
          <w:marRight w:val="0"/>
          <w:marTop w:val="53"/>
          <w:marBottom w:val="0"/>
          <w:divBdr>
            <w:top w:val="none" w:sz="0" w:space="0" w:color="auto"/>
            <w:left w:val="none" w:sz="0" w:space="0" w:color="auto"/>
            <w:bottom w:val="none" w:sz="0" w:space="0" w:color="auto"/>
            <w:right w:val="none" w:sz="0" w:space="0" w:color="auto"/>
          </w:divBdr>
        </w:div>
        <w:div w:id="1419643115">
          <w:marLeft w:val="3240"/>
          <w:marRight w:val="0"/>
          <w:marTop w:val="53"/>
          <w:marBottom w:val="0"/>
          <w:divBdr>
            <w:top w:val="none" w:sz="0" w:space="0" w:color="auto"/>
            <w:left w:val="none" w:sz="0" w:space="0" w:color="auto"/>
            <w:bottom w:val="none" w:sz="0" w:space="0" w:color="auto"/>
            <w:right w:val="none" w:sz="0" w:space="0" w:color="auto"/>
          </w:divBdr>
        </w:div>
        <w:div w:id="1475366811">
          <w:marLeft w:val="547"/>
          <w:marRight w:val="0"/>
          <w:marTop w:val="91"/>
          <w:marBottom w:val="0"/>
          <w:divBdr>
            <w:top w:val="none" w:sz="0" w:space="0" w:color="auto"/>
            <w:left w:val="none" w:sz="0" w:space="0" w:color="auto"/>
            <w:bottom w:val="none" w:sz="0" w:space="0" w:color="auto"/>
            <w:right w:val="none" w:sz="0" w:space="0" w:color="auto"/>
          </w:divBdr>
        </w:div>
        <w:div w:id="1561749285">
          <w:marLeft w:val="2520"/>
          <w:marRight w:val="0"/>
          <w:marTop w:val="53"/>
          <w:marBottom w:val="0"/>
          <w:divBdr>
            <w:top w:val="none" w:sz="0" w:space="0" w:color="auto"/>
            <w:left w:val="none" w:sz="0" w:space="0" w:color="auto"/>
            <w:bottom w:val="none" w:sz="0" w:space="0" w:color="auto"/>
            <w:right w:val="none" w:sz="0" w:space="0" w:color="auto"/>
          </w:divBdr>
        </w:div>
        <w:div w:id="1772894103">
          <w:marLeft w:val="2520"/>
          <w:marRight w:val="0"/>
          <w:marTop w:val="53"/>
          <w:marBottom w:val="0"/>
          <w:divBdr>
            <w:top w:val="none" w:sz="0" w:space="0" w:color="auto"/>
            <w:left w:val="none" w:sz="0" w:space="0" w:color="auto"/>
            <w:bottom w:val="none" w:sz="0" w:space="0" w:color="auto"/>
            <w:right w:val="none" w:sz="0" w:space="0" w:color="auto"/>
          </w:divBdr>
        </w:div>
        <w:div w:id="1959294701">
          <w:marLeft w:val="1166"/>
          <w:marRight w:val="0"/>
          <w:marTop w:val="72"/>
          <w:marBottom w:val="0"/>
          <w:divBdr>
            <w:top w:val="none" w:sz="0" w:space="0" w:color="auto"/>
            <w:left w:val="none" w:sz="0" w:space="0" w:color="auto"/>
            <w:bottom w:val="none" w:sz="0" w:space="0" w:color="auto"/>
            <w:right w:val="none" w:sz="0" w:space="0" w:color="auto"/>
          </w:divBdr>
        </w:div>
        <w:div w:id="2111582856">
          <w:marLeft w:val="1800"/>
          <w:marRight w:val="0"/>
          <w:marTop w:val="62"/>
          <w:marBottom w:val="0"/>
          <w:divBdr>
            <w:top w:val="none" w:sz="0" w:space="0" w:color="auto"/>
            <w:left w:val="none" w:sz="0" w:space="0" w:color="auto"/>
            <w:bottom w:val="none" w:sz="0" w:space="0" w:color="auto"/>
            <w:right w:val="none" w:sz="0" w:space="0" w:color="auto"/>
          </w:divBdr>
        </w:div>
      </w:divsChild>
    </w:div>
    <w:div w:id="1105690613">
      <w:bodyDiv w:val="1"/>
      <w:marLeft w:val="0"/>
      <w:marRight w:val="0"/>
      <w:marTop w:val="0"/>
      <w:marBottom w:val="0"/>
      <w:divBdr>
        <w:top w:val="none" w:sz="0" w:space="0" w:color="auto"/>
        <w:left w:val="none" w:sz="0" w:space="0" w:color="auto"/>
        <w:bottom w:val="none" w:sz="0" w:space="0" w:color="auto"/>
        <w:right w:val="none" w:sz="0" w:space="0" w:color="auto"/>
      </w:divBdr>
    </w:div>
    <w:div w:id="1107042797">
      <w:bodyDiv w:val="1"/>
      <w:marLeft w:val="0"/>
      <w:marRight w:val="0"/>
      <w:marTop w:val="0"/>
      <w:marBottom w:val="0"/>
      <w:divBdr>
        <w:top w:val="none" w:sz="0" w:space="0" w:color="auto"/>
        <w:left w:val="none" w:sz="0" w:space="0" w:color="auto"/>
        <w:bottom w:val="none" w:sz="0" w:space="0" w:color="auto"/>
        <w:right w:val="none" w:sz="0" w:space="0" w:color="auto"/>
      </w:divBdr>
    </w:div>
    <w:div w:id="1107384662">
      <w:bodyDiv w:val="1"/>
      <w:marLeft w:val="0"/>
      <w:marRight w:val="0"/>
      <w:marTop w:val="0"/>
      <w:marBottom w:val="0"/>
      <w:divBdr>
        <w:top w:val="none" w:sz="0" w:space="0" w:color="auto"/>
        <w:left w:val="none" w:sz="0" w:space="0" w:color="auto"/>
        <w:bottom w:val="none" w:sz="0" w:space="0" w:color="auto"/>
        <w:right w:val="none" w:sz="0" w:space="0" w:color="auto"/>
      </w:divBdr>
    </w:div>
    <w:div w:id="1108040766">
      <w:bodyDiv w:val="1"/>
      <w:marLeft w:val="0"/>
      <w:marRight w:val="0"/>
      <w:marTop w:val="0"/>
      <w:marBottom w:val="0"/>
      <w:divBdr>
        <w:top w:val="none" w:sz="0" w:space="0" w:color="auto"/>
        <w:left w:val="none" w:sz="0" w:space="0" w:color="auto"/>
        <w:bottom w:val="none" w:sz="0" w:space="0" w:color="auto"/>
        <w:right w:val="none" w:sz="0" w:space="0" w:color="auto"/>
      </w:divBdr>
    </w:div>
    <w:div w:id="1108233435">
      <w:bodyDiv w:val="1"/>
      <w:marLeft w:val="0"/>
      <w:marRight w:val="0"/>
      <w:marTop w:val="0"/>
      <w:marBottom w:val="0"/>
      <w:divBdr>
        <w:top w:val="none" w:sz="0" w:space="0" w:color="auto"/>
        <w:left w:val="none" w:sz="0" w:space="0" w:color="auto"/>
        <w:bottom w:val="none" w:sz="0" w:space="0" w:color="auto"/>
        <w:right w:val="none" w:sz="0" w:space="0" w:color="auto"/>
      </w:divBdr>
    </w:div>
    <w:div w:id="1108352147">
      <w:bodyDiv w:val="1"/>
      <w:marLeft w:val="0"/>
      <w:marRight w:val="0"/>
      <w:marTop w:val="0"/>
      <w:marBottom w:val="0"/>
      <w:divBdr>
        <w:top w:val="none" w:sz="0" w:space="0" w:color="auto"/>
        <w:left w:val="none" w:sz="0" w:space="0" w:color="auto"/>
        <w:bottom w:val="none" w:sz="0" w:space="0" w:color="auto"/>
        <w:right w:val="none" w:sz="0" w:space="0" w:color="auto"/>
      </w:divBdr>
    </w:div>
    <w:div w:id="1108429099">
      <w:bodyDiv w:val="1"/>
      <w:marLeft w:val="0"/>
      <w:marRight w:val="0"/>
      <w:marTop w:val="0"/>
      <w:marBottom w:val="0"/>
      <w:divBdr>
        <w:top w:val="none" w:sz="0" w:space="0" w:color="auto"/>
        <w:left w:val="none" w:sz="0" w:space="0" w:color="auto"/>
        <w:bottom w:val="none" w:sz="0" w:space="0" w:color="auto"/>
        <w:right w:val="none" w:sz="0" w:space="0" w:color="auto"/>
      </w:divBdr>
    </w:div>
    <w:div w:id="1110005953">
      <w:bodyDiv w:val="1"/>
      <w:marLeft w:val="0"/>
      <w:marRight w:val="0"/>
      <w:marTop w:val="0"/>
      <w:marBottom w:val="0"/>
      <w:divBdr>
        <w:top w:val="none" w:sz="0" w:space="0" w:color="auto"/>
        <w:left w:val="none" w:sz="0" w:space="0" w:color="auto"/>
        <w:bottom w:val="none" w:sz="0" w:space="0" w:color="auto"/>
        <w:right w:val="none" w:sz="0" w:space="0" w:color="auto"/>
      </w:divBdr>
    </w:div>
    <w:div w:id="1110707134">
      <w:bodyDiv w:val="1"/>
      <w:marLeft w:val="0"/>
      <w:marRight w:val="0"/>
      <w:marTop w:val="0"/>
      <w:marBottom w:val="0"/>
      <w:divBdr>
        <w:top w:val="none" w:sz="0" w:space="0" w:color="auto"/>
        <w:left w:val="none" w:sz="0" w:space="0" w:color="auto"/>
        <w:bottom w:val="none" w:sz="0" w:space="0" w:color="auto"/>
        <w:right w:val="none" w:sz="0" w:space="0" w:color="auto"/>
      </w:divBdr>
    </w:div>
    <w:div w:id="1111439584">
      <w:bodyDiv w:val="1"/>
      <w:marLeft w:val="0"/>
      <w:marRight w:val="0"/>
      <w:marTop w:val="0"/>
      <w:marBottom w:val="0"/>
      <w:divBdr>
        <w:top w:val="none" w:sz="0" w:space="0" w:color="auto"/>
        <w:left w:val="none" w:sz="0" w:space="0" w:color="auto"/>
        <w:bottom w:val="none" w:sz="0" w:space="0" w:color="auto"/>
        <w:right w:val="none" w:sz="0" w:space="0" w:color="auto"/>
      </w:divBdr>
    </w:div>
    <w:div w:id="1113289095">
      <w:bodyDiv w:val="1"/>
      <w:marLeft w:val="0"/>
      <w:marRight w:val="0"/>
      <w:marTop w:val="0"/>
      <w:marBottom w:val="0"/>
      <w:divBdr>
        <w:top w:val="none" w:sz="0" w:space="0" w:color="auto"/>
        <w:left w:val="none" w:sz="0" w:space="0" w:color="auto"/>
        <w:bottom w:val="none" w:sz="0" w:space="0" w:color="auto"/>
        <w:right w:val="none" w:sz="0" w:space="0" w:color="auto"/>
      </w:divBdr>
    </w:div>
    <w:div w:id="1113405014">
      <w:bodyDiv w:val="1"/>
      <w:marLeft w:val="0"/>
      <w:marRight w:val="0"/>
      <w:marTop w:val="0"/>
      <w:marBottom w:val="0"/>
      <w:divBdr>
        <w:top w:val="none" w:sz="0" w:space="0" w:color="auto"/>
        <w:left w:val="none" w:sz="0" w:space="0" w:color="auto"/>
        <w:bottom w:val="none" w:sz="0" w:space="0" w:color="auto"/>
        <w:right w:val="none" w:sz="0" w:space="0" w:color="auto"/>
      </w:divBdr>
    </w:div>
    <w:div w:id="1113747461">
      <w:bodyDiv w:val="1"/>
      <w:marLeft w:val="0"/>
      <w:marRight w:val="0"/>
      <w:marTop w:val="0"/>
      <w:marBottom w:val="0"/>
      <w:divBdr>
        <w:top w:val="none" w:sz="0" w:space="0" w:color="auto"/>
        <w:left w:val="none" w:sz="0" w:space="0" w:color="auto"/>
        <w:bottom w:val="none" w:sz="0" w:space="0" w:color="auto"/>
        <w:right w:val="none" w:sz="0" w:space="0" w:color="auto"/>
      </w:divBdr>
    </w:div>
    <w:div w:id="1114246797">
      <w:bodyDiv w:val="1"/>
      <w:marLeft w:val="0"/>
      <w:marRight w:val="0"/>
      <w:marTop w:val="0"/>
      <w:marBottom w:val="0"/>
      <w:divBdr>
        <w:top w:val="none" w:sz="0" w:space="0" w:color="auto"/>
        <w:left w:val="none" w:sz="0" w:space="0" w:color="auto"/>
        <w:bottom w:val="none" w:sz="0" w:space="0" w:color="auto"/>
        <w:right w:val="none" w:sz="0" w:space="0" w:color="auto"/>
      </w:divBdr>
    </w:div>
    <w:div w:id="1114594543">
      <w:bodyDiv w:val="1"/>
      <w:marLeft w:val="0"/>
      <w:marRight w:val="0"/>
      <w:marTop w:val="0"/>
      <w:marBottom w:val="0"/>
      <w:divBdr>
        <w:top w:val="none" w:sz="0" w:space="0" w:color="auto"/>
        <w:left w:val="none" w:sz="0" w:space="0" w:color="auto"/>
        <w:bottom w:val="none" w:sz="0" w:space="0" w:color="auto"/>
        <w:right w:val="none" w:sz="0" w:space="0" w:color="auto"/>
      </w:divBdr>
    </w:div>
    <w:div w:id="1114640849">
      <w:bodyDiv w:val="1"/>
      <w:marLeft w:val="0"/>
      <w:marRight w:val="0"/>
      <w:marTop w:val="0"/>
      <w:marBottom w:val="0"/>
      <w:divBdr>
        <w:top w:val="none" w:sz="0" w:space="0" w:color="auto"/>
        <w:left w:val="none" w:sz="0" w:space="0" w:color="auto"/>
        <w:bottom w:val="none" w:sz="0" w:space="0" w:color="auto"/>
        <w:right w:val="none" w:sz="0" w:space="0" w:color="auto"/>
      </w:divBdr>
      <w:divsChild>
        <w:div w:id="540437637">
          <w:marLeft w:val="547"/>
          <w:marRight w:val="0"/>
          <w:marTop w:val="134"/>
          <w:marBottom w:val="120"/>
          <w:divBdr>
            <w:top w:val="none" w:sz="0" w:space="0" w:color="auto"/>
            <w:left w:val="none" w:sz="0" w:space="0" w:color="auto"/>
            <w:bottom w:val="none" w:sz="0" w:space="0" w:color="auto"/>
            <w:right w:val="none" w:sz="0" w:space="0" w:color="auto"/>
          </w:divBdr>
        </w:div>
      </w:divsChild>
    </w:div>
    <w:div w:id="1114791482">
      <w:bodyDiv w:val="1"/>
      <w:marLeft w:val="0"/>
      <w:marRight w:val="0"/>
      <w:marTop w:val="0"/>
      <w:marBottom w:val="0"/>
      <w:divBdr>
        <w:top w:val="none" w:sz="0" w:space="0" w:color="auto"/>
        <w:left w:val="none" w:sz="0" w:space="0" w:color="auto"/>
        <w:bottom w:val="none" w:sz="0" w:space="0" w:color="auto"/>
        <w:right w:val="none" w:sz="0" w:space="0" w:color="auto"/>
      </w:divBdr>
    </w:div>
    <w:div w:id="1115710389">
      <w:bodyDiv w:val="1"/>
      <w:marLeft w:val="0"/>
      <w:marRight w:val="0"/>
      <w:marTop w:val="0"/>
      <w:marBottom w:val="0"/>
      <w:divBdr>
        <w:top w:val="none" w:sz="0" w:space="0" w:color="auto"/>
        <w:left w:val="none" w:sz="0" w:space="0" w:color="auto"/>
        <w:bottom w:val="none" w:sz="0" w:space="0" w:color="auto"/>
        <w:right w:val="none" w:sz="0" w:space="0" w:color="auto"/>
      </w:divBdr>
    </w:div>
    <w:div w:id="1115712045">
      <w:bodyDiv w:val="1"/>
      <w:marLeft w:val="0"/>
      <w:marRight w:val="0"/>
      <w:marTop w:val="0"/>
      <w:marBottom w:val="0"/>
      <w:divBdr>
        <w:top w:val="none" w:sz="0" w:space="0" w:color="auto"/>
        <w:left w:val="none" w:sz="0" w:space="0" w:color="auto"/>
        <w:bottom w:val="none" w:sz="0" w:space="0" w:color="auto"/>
        <w:right w:val="none" w:sz="0" w:space="0" w:color="auto"/>
      </w:divBdr>
    </w:div>
    <w:div w:id="1116676858">
      <w:bodyDiv w:val="1"/>
      <w:marLeft w:val="0"/>
      <w:marRight w:val="0"/>
      <w:marTop w:val="0"/>
      <w:marBottom w:val="0"/>
      <w:divBdr>
        <w:top w:val="none" w:sz="0" w:space="0" w:color="auto"/>
        <w:left w:val="none" w:sz="0" w:space="0" w:color="auto"/>
        <w:bottom w:val="none" w:sz="0" w:space="0" w:color="auto"/>
        <w:right w:val="none" w:sz="0" w:space="0" w:color="auto"/>
      </w:divBdr>
    </w:div>
    <w:div w:id="1116870416">
      <w:bodyDiv w:val="1"/>
      <w:marLeft w:val="0"/>
      <w:marRight w:val="0"/>
      <w:marTop w:val="0"/>
      <w:marBottom w:val="0"/>
      <w:divBdr>
        <w:top w:val="none" w:sz="0" w:space="0" w:color="auto"/>
        <w:left w:val="none" w:sz="0" w:space="0" w:color="auto"/>
        <w:bottom w:val="none" w:sz="0" w:space="0" w:color="auto"/>
        <w:right w:val="none" w:sz="0" w:space="0" w:color="auto"/>
      </w:divBdr>
      <w:divsChild>
        <w:div w:id="300893307">
          <w:marLeft w:val="1166"/>
          <w:marRight w:val="0"/>
          <w:marTop w:val="134"/>
          <w:marBottom w:val="0"/>
          <w:divBdr>
            <w:top w:val="none" w:sz="0" w:space="0" w:color="auto"/>
            <w:left w:val="none" w:sz="0" w:space="0" w:color="auto"/>
            <w:bottom w:val="none" w:sz="0" w:space="0" w:color="auto"/>
            <w:right w:val="none" w:sz="0" w:space="0" w:color="auto"/>
          </w:divBdr>
        </w:div>
        <w:div w:id="467554163">
          <w:marLeft w:val="547"/>
          <w:marRight w:val="0"/>
          <w:marTop w:val="154"/>
          <w:marBottom w:val="0"/>
          <w:divBdr>
            <w:top w:val="none" w:sz="0" w:space="0" w:color="auto"/>
            <w:left w:val="none" w:sz="0" w:space="0" w:color="auto"/>
            <w:bottom w:val="none" w:sz="0" w:space="0" w:color="auto"/>
            <w:right w:val="none" w:sz="0" w:space="0" w:color="auto"/>
          </w:divBdr>
        </w:div>
        <w:div w:id="952444364">
          <w:marLeft w:val="1800"/>
          <w:marRight w:val="0"/>
          <w:marTop w:val="115"/>
          <w:marBottom w:val="0"/>
          <w:divBdr>
            <w:top w:val="none" w:sz="0" w:space="0" w:color="auto"/>
            <w:left w:val="none" w:sz="0" w:space="0" w:color="auto"/>
            <w:bottom w:val="none" w:sz="0" w:space="0" w:color="auto"/>
            <w:right w:val="none" w:sz="0" w:space="0" w:color="auto"/>
          </w:divBdr>
        </w:div>
        <w:div w:id="1716271555">
          <w:marLeft w:val="1166"/>
          <w:marRight w:val="0"/>
          <w:marTop w:val="134"/>
          <w:marBottom w:val="0"/>
          <w:divBdr>
            <w:top w:val="none" w:sz="0" w:space="0" w:color="auto"/>
            <w:left w:val="none" w:sz="0" w:space="0" w:color="auto"/>
            <w:bottom w:val="none" w:sz="0" w:space="0" w:color="auto"/>
            <w:right w:val="none" w:sz="0" w:space="0" w:color="auto"/>
          </w:divBdr>
        </w:div>
      </w:divsChild>
    </w:div>
    <w:div w:id="1118403709">
      <w:bodyDiv w:val="1"/>
      <w:marLeft w:val="0"/>
      <w:marRight w:val="0"/>
      <w:marTop w:val="0"/>
      <w:marBottom w:val="0"/>
      <w:divBdr>
        <w:top w:val="none" w:sz="0" w:space="0" w:color="auto"/>
        <w:left w:val="none" w:sz="0" w:space="0" w:color="auto"/>
        <w:bottom w:val="none" w:sz="0" w:space="0" w:color="auto"/>
        <w:right w:val="none" w:sz="0" w:space="0" w:color="auto"/>
      </w:divBdr>
    </w:div>
    <w:div w:id="1118598935">
      <w:bodyDiv w:val="1"/>
      <w:marLeft w:val="0"/>
      <w:marRight w:val="0"/>
      <w:marTop w:val="0"/>
      <w:marBottom w:val="0"/>
      <w:divBdr>
        <w:top w:val="none" w:sz="0" w:space="0" w:color="auto"/>
        <w:left w:val="none" w:sz="0" w:space="0" w:color="auto"/>
        <w:bottom w:val="none" w:sz="0" w:space="0" w:color="auto"/>
        <w:right w:val="none" w:sz="0" w:space="0" w:color="auto"/>
      </w:divBdr>
    </w:div>
    <w:div w:id="1118767043">
      <w:bodyDiv w:val="1"/>
      <w:marLeft w:val="0"/>
      <w:marRight w:val="0"/>
      <w:marTop w:val="0"/>
      <w:marBottom w:val="0"/>
      <w:divBdr>
        <w:top w:val="none" w:sz="0" w:space="0" w:color="auto"/>
        <w:left w:val="none" w:sz="0" w:space="0" w:color="auto"/>
        <w:bottom w:val="none" w:sz="0" w:space="0" w:color="auto"/>
        <w:right w:val="none" w:sz="0" w:space="0" w:color="auto"/>
      </w:divBdr>
      <w:divsChild>
        <w:div w:id="8609017">
          <w:marLeft w:val="1800"/>
          <w:marRight w:val="0"/>
          <w:marTop w:val="86"/>
          <w:marBottom w:val="0"/>
          <w:divBdr>
            <w:top w:val="none" w:sz="0" w:space="0" w:color="auto"/>
            <w:left w:val="none" w:sz="0" w:space="0" w:color="auto"/>
            <w:bottom w:val="none" w:sz="0" w:space="0" w:color="auto"/>
            <w:right w:val="none" w:sz="0" w:space="0" w:color="auto"/>
          </w:divBdr>
        </w:div>
        <w:div w:id="473526713">
          <w:marLeft w:val="1800"/>
          <w:marRight w:val="0"/>
          <w:marTop w:val="86"/>
          <w:marBottom w:val="0"/>
          <w:divBdr>
            <w:top w:val="none" w:sz="0" w:space="0" w:color="auto"/>
            <w:left w:val="none" w:sz="0" w:space="0" w:color="auto"/>
            <w:bottom w:val="none" w:sz="0" w:space="0" w:color="auto"/>
            <w:right w:val="none" w:sz="0" w:space="0" w:color="auto"/>
          </w:divBdr>
        </w:div>
        <w:div w:id="716129771">
          <w:marLeft w:val="1166"/>
          <w:marRight w:val="0"/>
          <w:marTop w:val="96"/>
          <w:marBottom w:val="0"/>
          <w:divBdr>
            <w:top w:val="none" w:sz="0" w:space="0" w:color="auto"/>
            <w:left w:val="none" w:sz="0" w:space="0" w:color="auto"/>
            <w:bottom w:val="none" w:sz="0" w:space="0" w:color="auto"/>
            <w:right w:val="none" w:sz="0" w:space="0" w:color="auto"/>
          </w:divBdr>
        </w:div>
        <w:div w:id="849871795">
          <w:marLeft w:val="1800"/>
          <w:marRight w:val="0"/>
          <w:marTop w:val="86"/>
          <w:marBottom w:val="0"/>
          <w:divBdr>
            <w:top w:val="none" w:sz="0" w:space="0" w:color="auto"/>
            <w:left w:val="none" w:sz="0" w:space="0" w:color="auto"/>
            <w:bottom w:val="none" w:sz="0" w:space="0" w:color="auto"/>
            <w:right w:val="none" w:sz="0" w:space="0" w:color="auto"/>
          </w:divBdr>
        </w:div>
        <w:div w:id="1471438460">
          <w:marLeft w:val="1800"/>
          <w:marRight w:val="0"/>
          <w:marTop w:val="86"/>
          <w:marBottom w:val="0"/>
          <w:divBdr>
            <w:top w:val="none" w:sz="0" w:space="0" w:color="auto"/>
            <w:left w:val="none" w:sz="0" w:space="0" w:color="auto"/>
            <w:bottom w:val="none" w:sz="0" w:space="0" w:color="auto"/>
            <w:right w:val="none" w:sz="0" w:space="0" w:color="auto"/>
          </w:divBdr>
        </w:div>
        <w:div w:id="1537893250">
          <w:marLeft w:val="547"/>
          <w:marRight w:val="0"/>
          <w:marTop w:val="0"/>
          <w:marBottom w:val="0"/>
          <w:divBdr>
            <w:top w:val="none" w:sz="0" w:space="0" w:color="auto"/>
            <w:left w:val="none" w:sz="0" w:space="0" w:color="auto"/>
            <w:bottom w:val="none" w:sz="0" w:space="0" w:color="auto"/>
            <w:right w:val="none" w:sz="0" w:space="0" w:color="auto"/>
          </w:divBdr>
        </w:div>
        <w:div w:id="1843274522">
          <w:marLeft w:val="1166"/>
          <w:marRight w:val="0"/>
          <w:marTop w:val="96"/>
          <w:marBottom w:val="0"/>
          <w:divBdr>
            <w:top w:val="none" w:sz="0" w:space="0" w:color="auto"/>
            <w:left w:val="none" w:sz="0" w:space="0" w:color="auto"/>
            <w:bottom w:val="none" w:sz="0" w:space="0" w:color="auto"/>
            <w:right w:val="none" w:sz="0" w:space="0" w:color="auto"/>
          </w:divBdr>
        </w:div>
        <w:div w:id="1914507734">
          <w:marLeft w:val="1800"/>
          <w:marRight w:val="0"/>
          <w:marTop w:val="86"/>
          <w:marBottom w:val="0"/>
          <w:divBdr>
            <w:top w:val="none" w:sz="0" w:space="0" w:color="auto"/>
            <w:left w:val="none" w:sz="0" w:space="0" w:color="auto"/>
            <w:bottom w:val="none" w:sz="0" w:space="0" w:color="auto"/>
            <w:right w:val="none" w:sz="0" w:space="0" w:color="auto"/>
          </w:divBdr>
        </w:div>
        <w:div w:id="2052417116">
          <w:marLeft w:val="1166"/>
          <w:marRight w:val="0"/>
          <w:marTop w:val="0"/>
          <w:marBottom w:val="0"/>
          <w:divBdr>
            <w:top w:val="none" w:sz="0" w:space="0" w:color="auto"/>
            <w:left w:val="none" w:sz="0" w:space="0" w:color="auto"/>
            <w:bottom w:val="none" w:sz="0" w:space="0" w:color="auto"/>
            <w:right w:val="none" w:sz="0" w:space="0" w:color="auto"/>
          </w:divBdr>
        </w:div>
      </w:divsChild>
    </w:div>
    <w:div w:id="1119102068">
      <w:bodyDiv w:val="1"/>
      <w:marLeft w:val="0"/>
      <w:marRight w:val="0"/>
      <w:marTop w:val="0"/>
      <w:marBottom w:val="0"/>
      <w:divBdr>
        <w:top w:val="none" w:sz="0" w:space="0" w:color="auto"/>
        <w:left w:val="none" w:sz="0" w:space="0" w:color="auto"/>
        <w:bottom w:val="none" w:sz="0" w:space="0" w:color="auto"/>
        <w:right w:val="none" w:sz="0" w:space="0" w:color="auto"/>
      </w:divBdr>
      <w:divsChild>
        <w:div w:id="1253049232">
          <w:marLeft w:val="360"/>
          <w:marRight w:val="0"/>
          <w:marTop w:val="200"/>
          <w:marBottom w:val="0"/>
          <w:divBdr>
            <w:top w:val="none" w:sz="0" w:space="0" w:color="auto"/>
            <w:left w:val="none" w:sz="0" w:space="0" w:color="auto"/>
            <w:bottom w:val="none" w:sz="0" w:space="0" w:color="auto"/>
            <w:right w:val="none" w:sz="0" w:space="0" w:color="auto"/>
          </w:divBdr>
        </w:div>
      </w:divsChild>
    </w:div>
    <w:div w:id="1120101114">
      <w:bodyDiv w:val="1"/>
      <w:marLeft w:val="0"/>
      <w:marRight w:val="0"/>
      <w:marTop w:val="0"/>
      <w:marBottom w:val="0"/>
      <w:divBdr>
        <w:top w:val="none" w:sz="0" w:space="0" w:color="auto"/>
        <w:left w:val="none" w:sz="0" w:space="0" w:color="auto"/>
        <w:bottom w:val="none" w:sz="0" w:space="0" w:color="auto"/>
        <w:right w:val="none" w:sz="0" w:space="0" w:color="auto"/>
      </w:divBdr>
      <w:divsChild>
        <w:div w:id="114914275">
          <w:marLeft w:val="1166"/>
          <w:marRight w:val="0"/>
          <w:marTop w:val="115"/>
          <w:marBottom w:val="0"/>
          <w:divBdr>
            <w:top w:val="none" w:sz="0" w:space="0" w:color="auto"/>
            <w:left w:val="none" w:sz="0" w:space="0" w:color="auto"/>
            <w:bottom w:val="none" w:sz="0" w:space="0" w:color="auto"/>
            <w:right w:val="none" w:sz="0" w:space="0" w:color="auto"/>
          </w:divBdr>
        </w:div>
        <w:div w:id="484276968">
          <w:marLeft w:val="1800"/>
          <w:marRight w:val="0"/>
          <w:marTop w:val="96"/>
          <w:marBottom w:val="0"/>
          <w:divBdr>
            <w:top w:val="none" w:sz="0" w:space="0" w:color="auto"/>
            <w:left w:val="none" w:sz="0" w:space="0" w:color="auto"/>
            <w:bottom w:val="none" w:sz="0" w:space="0" w:color="auto"/>
            <w:right w:val="none" w:sz="0" w:space="0" w:color="auto"/>
          </w:divBdr>
        </w:div>
        <w:div w:id="735393648">
          <w:marLeft w:val="1166"/>
          <w:marRight w:val="0"/>
          <w:marTop w:val="115"/>
          <w:marBottom w:val="0"/>
          <w:divBdr>
            <w:top w:val="none" w:sz="0" w:space="0" w:color="auto"/>
            <w:left w:val="none" w:sz="0" w:space="0" w:color="auto"/>
            <w:bottom w:val="none" w:sz="0" w:space="0" w:color="auto"/>
            <w:right w:val="none" w:sz="0" w:space="0" w:color="auto"/>
          </w:divBdr>
        </w:div>
        <w:div w:id="1064792353">
          <w:marLeft w:val="1800"/>
          <w:marRight w:val="0"/>
          <w:marTop w:val="96"/>
          <w:marBottom w:val="0"/>
          <w:divBdr>
            <w:top w:val="none" w:sz="0" w:space="0" w:color="auto"/>
            <w:left w:val="none" w:sz="0" w:space="0" w:color="auto"/>
            <w:bottom w:val="none" w:sz="0" w:space="0" w:color="auto"/>
            <w:right w:val="none" w:sz="0" w:space="0" w:color="auto"/>
          </w:divBdr>
        </w:div>
        <w:div w:id="1492912757">
          <w:marLeft w:val="1800"/>
          <w:marRight w:val="0"/>
          <w:marTop w:val="96"/>
          <w:marBottom w:val="0"/>
          <w:divBdr>
            <w:top w:val="none" w:sz="0" w:space="0" w:color="auto"/>
            <w:left w:val="none" w:sz="0" w:space="0" w:color="auto"/>
            <w:bottom w:val="none" w:sz="0" w:space="0" w:color="auto"/>
            <w:right w:val="none" w:sz="0" w:space="0" w:color="auto"/>
          </w:divBdr>
        </w:div>
        <w:div w:id="1722515271">
          <w:marLeft w:val="547"/>
          <w:marRight w:val="0"/>
          <w:marTop w:val="134"/>
          <w:marBottom w:val="0"/>
          <w:divBdr>
            <w:top w:val="none" w:sz="0" w:space="0" w:color="auto"/>
            <w:left w:val="none" w:sz="0" w:space="0" w:color="auto"/>
            <w:bottom w:val="none" w:sz="0" w:space="0" w:color="auto"/>
            <w:right w:val="none" w:sz="0" w:space="0" w:color="auto"/>
          </w:divBdr>
        </w:div>
      </w:divsChild>
    </w:div>
    <w:div w:id="1121025517">
      <w:bodyDiv w:val="1"/>
      <w:marLeft w:val="0"/>
      <w:marRight w:val="0"/>
      <w:marTop w:val="0"/>
      <w:marBottom w:val="0"/>
      <w:divBdr>
        <w:top w:val="none" w:sz="0" w:space="0" w:color="auto"/>
        <w:left w:val="none" w:sz="0" w:space="0" w:color="auto"/>
        <w:bottom w:val="none" w:sz="0" w:space="0" w:color="auto"/>
        <w:right w:val="none" w:sz="0" w:space="0" w:color="auto"/>
      </w:divBdr>
    </w:div>
    <w:div w:id="1121218582">
      <w:bodyDiv w:val="1"/>
      <w:marLeft w:val="0"/>
      <w:marRight w:val="0"/>
      <w:marTop w:val="0"/>
      <w:marBottom w:val="0"/>
      <w:divBdr>
        <w:top w:val="none" w:sz="0" w:space="0" w:color="auto"/>
        <w:left w:val="none" w:sz="0" w:space="0" w:color="auto"/>
        <w:bottom w:val="none" w:sz="0" w:space="0" w:color="auto"/>
        <w:right w:val="none" w:sz="0" w:space="0" w:color="auto"/>
      </w:divBdr>
    </w:div>
    <w:div w:id="1121724939">
      <w:bodyDiv w:val="1"/>
      <w:marLeft w:val="0"/>
      <w:marRight w:val="0"/>
      <w:marTop w:val="0"/>
      <w:marBottom w:val="0"/>
      <w:divBdr>
        <w:top w:val="none" w:sz="0" w:space="0" w:color="auto"/>
        <w:left w:val="none" w:sz="0" w:space="0" w:color="auto"/>
        <w:bottom w:val="none" w:sz="0" w:space="0" w:color="auto"/>
        <w:right w:val="none" w:sz="0" w:space="0" w:color="auto"/>
      </w:divBdr>
    </w:div>
    <w:div w:id="1121731507">
      <w:bodyDiv w:val="1"/>
      <w:marLeft w:val="0"/>
      <w:marRight w:val="0"/>
      <w:marTop w:val="0"/>
      <w:marBottom w:val="0"/>
      <w:divBdr>
        <w:top w:val="none" w:sz="0" w:space="0" w:color="auto"/>
        <w:left w:val="none" w:sz="0" w:space="0" w:color="auto"/>
        <w:bottom w:val="none" w:sz="0" w:space="0" w:color="auto"/>
        <w:right w:val="none" w:sz="0" w:space="0" w:color="auto"/>
      </w:divBdr>
      <w:divsChild>
        <w:div w:id="48964070">
          <w:marLeft w:val="0"/>
          <w:marRight w:val="0"/>
          <w:marTop w:val="96"/>
          <w:marBottom w:val="0"/>
          <w:divBdr>
            <w:top w:val="none" w:sz="0" w:space="0" w:color="auto"/>
            <w:left w:val="none" w:sz="0" w:space="0" w:color="auto"/>
            <w:bottom w:val="none" w:sz="0" w:space="0" w:color="auto"/>
            <w:right w:val="none" w:sz="0" w:space="0" w:color="auto"/>
          </w:divBdr>
        </w:div>
        <w:div w:id="131991564">
          <w:marLeft w:val="1166"/>
          <w:marRight w:val="0"/>
          <w:marTop w:val="77"/>
          <w:marBottom w:val="0"/>
          <w:divBdr>
            <w:top w:val="none" w:sz="0" w:space="0" w:color="auto"/>
            <w:left w:val="none" w:sz="0" w:space="0" w:color="auto"/>
            <w:bottom w:val="none" w:sz="0" w:space="0" w:color="auto"/>
            <w:right w:val="none" w:sz="0" w:space="0" w:color="auto"/>
          </w:divBdr>
        </w:div>
        <w:div w:id="534655023">
          <w:marLeft w:val="1800"/>
          <w:marRight w:val="0"/>
          <w:marTop w:val="58"/>
          <w:marBottom w:val="0"/>
          <w:divBdr>
            <w:top w:val="none" w:sz="0" w:space="0" w:color="auto"/>
            <w:left w:val="none" w:sz="0" w:space="0" w:color="auto"/>
            <w:bottom w:val="none" w:sz="0" w:space="0" w:color="auto"/>
            <w:right w:val="none" w:sz="0" w:space="0" w:color="auto"/>
          </w:divBdr>
        </w:div>
        <w:div w:id="575238603">
          <w:marLeft w:val="0"/>
          <w:marRight w:val="0"/>
          <w:marTop w:val="96"/>
          <w:marBottom w:val="0"/>
          <w:divBdr>
            <w:top w:val="none" w:sz="0" w:space="0" w:color="auto"/>
            <w:left w:val="none" w:sz="0" w:space="0" w:color="auto"/>
            <w:bottom w:val="none" w:sz="0" w:space="0" w:color="auto"/>
            <w:right w:val="none" w:sz="0" w:space="0" w:color="auto"/>
          </w:divBdr>
        </w:div>
        <w:div w:id="647131795">
          <w:marLeft w:val="1166"/>
          <w:marRight w:val="0"/>
          <w:marTop w:val="77"/>
          <w:marBottom w:val="0"/>
          <w:divBdr>
            <w:top w:val="none" w:sz="0" w:space="0" w:color="auto"/>
            <w:left w:val="none" w:sz="0" w:space="0" w:color="auto"/>
            <w:bottom w:val="none" w:sz="0" w:space="0" w:color="auto"/>
            <w:right w:val="none" w:sz="0" w:space="0" w:color="auto"/>
          </w:divBdr>
        </w:div>
        <w:div w:id="882522890">
          <w:marLeft w:val="1166"/>
          <w:marRight w:val="0"/>
          <w:marTop w:val="77"/>
          <w:marBottom w:val="0"/>
          <w:divBdr>
            <w:top w:val="none" w:sz="0" w:space="0" w:color="auto"/>
            <w:left w:val="none" w:sz="0" w:space="0" w:color="auto"/>
            <w:bottom w:val="none" w:sz="0" w:space="0" w:color="auto"/>
            <w:right w:val="none" w:sz="0" w:space="0" w:color="auto"/>
          </w:divBdr>
        </w:div>
        <w:div w:id="996568649">
          <w:marLeft w:val="0"/>
          <w:marRight w:val="0"/>
          <w:marTop w:val="96"/>
          <w:marBottom w:val="0"/>
          <w:divBdr>
            <w:top w:val="none" w:sz="0" w:space="0" w:color="auto"/>
            <w:left w:val="none" w:sz="0" w:space="0" w:color="auto"/>
            <w:bottom w:val="none" w:sz="0" w:space="0" w:color="auto"/>
            <w:right w:val="none" w:sz="0" w:space="0" w:color="auto"/>
          </w:divBdr>
        </w:div>
        <w:div w:id="1407845148">
          <w:marLeft w:val="1166"/>
          <w:marRight w:val="0"/>
          <w:marTop w:val="77"/>
          <w:marBottom w:val="0"/>
          <w:divBdr>
            <w:top w:val="none" w:sz="0" w:space="0" w:color="auto"/>
            <w:left w:val="none" w:sz="0" w:space="0" w:color="auto"/>
            <w:bottom w:val="none" w:sz="0" w:space="0" w:color="auto"/>
            <w:right w:val="none" w:sz="0" w:space="0" w:color="auto"/>
          </w:divBdr>
        </w:div>
        <w:div w:id="1507939839">
          <w:marLeft w:val="1166"/>
          <w:marRight w:val="0"/>
          <w:marTop w:val="77"/>
          <w:marBottom w:val="0"/>
          <w:divBdr>
            <w:top w:val="none" w:sz="0" w:space="0" w:color="auto"/>
            <w:left w:val="none" w:sz="0" w:space="0" w:color="auto"/>
            <w:bottom w:val="none" w:sz="0" w:space="0" w:color="auto"/>
            <w:right w:val="none" w:sz="0" w:space="0" w:color="auto"/>
          </w:divBdr>
        </w:div>
        <w:div w:id="1517186417">
          <w:marLeft w:val="1166"/>
          <w:marRight w:val="0"/>
          <w:marTop w:val="77"/>
          <w:marBottom w:val="0"/>
          <w:divBdr>
            <w:top w:val="none" w:sz="0" w:space="0" w:color="auto"/>
            <w:left w:val="none" w:sz="0" w:space="0" w:color="auto"/>
            <w:bottom w:val="none" w:sz="0" w:space="0" w:color="auto"/>
            <w:right w:val="none" w:sz="0" w:space="0" w:color="auto"/>
          </w:divBdr>
        </w:div>
        <w:div w:id="1976907335">
          <w:marLeft w:val="1800"/>
          <w:marRight w:val="0"/>
          <w:marTop w:val="58"/>
          <w:marBottom w:val="0"/>
          <w:divBdr>
            <w:top w:val="none" w:sz="0" w:space="0" w:color="auto"/>
            <w:left w:val="none" w:sz="0" w:space="0" w:color="auto"/>
            <w:bottom w:val="none" w:sz="0" w:space="0" w:color="auto"/>
            <w:right w:val="none" w:sz="0" w:space="0" w:color="auto"/>
          </w:divBdr>
        </w:div>
        <w:div w:id="2047679053">
          <w:marLeft w:val="1166"/>
          <w:marRight w:val="0"/>
          <w:marTop w:val="77"/>
          <w:marBottom w:val="0"/>
          <w:divBdr>
            <w:top w:val="none" w:sz="0" w:space="0" w:color="auto"/>
            <w:left w:val="none" w:sz="0" w:space="0" w:color="auto"/>
            <w:bottom w:val="none" w:sz="0" w:space="0" w:color="auto"/>
            <w:right w:val="none" w:sz="0" w:space="0" w:color="auto"/>
          </w:divBdr>
        </w:div>
        <w:div w:id="2137750370">
          <w:marLeft w:val="1166"/>
          <w:marRight w:val="0"/>
          <w:marTop w:val="77"/>
          <w:marBottom w:val="0"/>
          <w:divBdr>
            <w:top w:val="none" w:sz="0" w:space="0" w:color="auto"/>
            <w:left w:val="none" w:sz="0" w:space="0" w:color="auto"/>
            <w:bottom w:val="none" w:sz="0" w:space="0" w:color="auto"/>
            <w:right w:val="none" w:sz="0" w:space="0" w:color="auto"/>
          </w:divBdr>
        </w:div>
        <w:div w:id="2141877151">
          <w:marLeft w:val="1166"/>
          <w:marRight w:val="0"/>
          <w:marTop w:val="77"/>
          <w:marBottom w:val="0"/>
          <w:divBdr>
            <w:top w:val="none" w:sz="0" w:space="0" w:color="auto"/>
            <w:left w:val="none" w:sz="0" w:space="0" w:color="auto"/>
            <w:bottom w:val="none" w:sz="0" w:space="0" w:color="auto"/>
            <w:right w:val="none" w:sz="0" w:space="0" w:color="auto"/>
          </w:divBdr>
        </w:div>
      </w:divsChild>
    </w:div>
    <w:div w:id="1122066788">
      <w:bodyDiv w:val="1"/>
      <w:marLeft w:val="0"/>
      <w:marRight w:val="0"/>
      <w:marTop w:val="0"/>
      <w:marBottom w:val="0"/>
      <w:divBdr>
        <w:top w:val="none" w:sz="0" w:space="0" w:color="auto"/>
        <w:left w:val="none" w:sz="0" w:space="0" w:color="auto"/>
        <w:bottom w:val="none" w:sz="0" w:space="0" w:color="auto"/>
        <w:right w:val="none" w:sz="0" w:space="0" w:color="auto"/>
      </w:divBdr>
    </w:div>
    <w:div w:id="1123571864">
      <w:bodyDiv w:val="1"/>
      <w:marLeft w:val="0"/>
      <w:marRight w:val="0"/>
      <w:marTop w:val="0"/>
      <w:marBottom w:val="0"/>
      <w:divBdr>
        <w:top w:val="none" w:sz="0" w:space="0" w:color="auto"/>
        <w:left w:val="none" w:sz="0" w:space="0" w:color="auto"/>
        <w:bottom w:val="none" w:sz="0" w:space="0" w:color="auto"/>
        <w:right w:val="none" w:sz="0" w:space="0" w:color="auto"/>
      </w:divBdr>
      <w:divsChild>
        <w:div w:id="52705425">
          <w:marLeft w:val="360"/>
          <w:marRight w:val="0"/>
          <w:marTop w:val="200"/>
          <w:marBottom w:val="0"/>
          <w:divBdr>
            <w:top w:val="none" w:sz="0" w:space="0" w:color="auto"/>
            <w:left w:val="none" w:sz="0" w:space="0" w:color="auto"/>
            <w:bottom w:val="none" w:sz="0" w:space="0" w:color="auto"/>
            <w:right w:val="none" w:sz="0" w:space="0" w:color="auto"/>
          </w:divBdr>
        </w:div>
        <w:div w:id="258026290">
          <w:marLeft w:val="360"/>
          <w:marRight w:val="0"/>
          <w:marTop w:val="200"/>
          <w:marBottom w:val="0"/>
          <w:divBdr>
            <w:top w:val="none" w:sz="0" w:space="0" w:color="auto"/>
            <w:left w:val="none" w:sz="0" w:space="0" w:color="auto"/>
            <w:bottom w:val="none" w:sz="0" w:space="0" w:color="auto"/>
            <w:right w:val="none" w:sz="0" w:space="0" w:color="auto"/>
          </w:divBdr>
        </w:div>
        <w:div w:id="327250596">
          <w:marLeft w:val="360"/>
          <w:marRight w:val="0"/>
          <w:marTop w:val="200"/>
          <w:marBottom w:val="0"/>
          <w:divBdr>
            <w:top w:val="none" w:sz="0" w:space="0" w:color="auto"/>
            <w:left w:val="none" w:sz="0" w:space="0" w:color="auto"/>
            <w:bottom w:val="none" w:sz="0" w:space="0" w:color="auto"/>
            <w:right w:val="none" w:sz="0" w:space="0" w:color="auto"/>
          </w:divBdr>
        </w:div>
        <w:div w:id="369569177">
          <w:marLeft w:val="360"/>
          <w:marRight w:val="0"/>
          <w:marTop w:val="200"/>
          <w:marBottom w:val="0"/>
          <w:divBdr>
            <w:top w:val="none" w:sz="0" w:space="0" w:color="auto"/>
            <w:left w:val="none" w:sz="0" w:space="0" w:color="auto"/>
            <w:bottom w:val="none" w:sz="0" w:space="0" w:color="auto"/>
            <w:right w:val="none" w:sz="0" w:space="0" w:color="auto"/>
          </w:divBdr>
        </w:div>
        <w:div w:id="420108567">
          <w:marLeft w:val="1080"/>
          <w:marRight w:val="0"/>
          <w:marTop w:val="100"/>
          <w:marBottom w:val="0"/>
          <w:divBdr>
            <w:top w:val="none" w:sz="0" w:space="0" w:color="auto"/>
            <w:left w:val="none" w:sz="0" w:space="0" w:color="auto"/>
            <w:bottom w:val="none" w:sz="0" w:space="0" w:color="auto"/>
            <w:right w:val="none" w:sz="0" w:space="0" w:color="auto"/>
          </w:divBdr>
        </w:div>
        <w:div w:id="591011640">
          <w:marLeft w:val="1080"/>
          <w:marRight w:val="0"/>
          <w:marTop w:val="100"/>
          <w:marBottom w:val="0"/>
          <w:divBdr>
            <w:top w:val="none" w:sz="0" w:space="0" w:color="auto"/>
            <w:left w:val="none" w:sz="0" w:space="0" w:color="auto"/>
            <w:bottom w:val="none" w:sz="0" w:space="0" w:color="auto"/>
            <w:right w:val="none" w:sz="0" w:space="0" w:color="auto"/>
          </w:divBdr>
        </w:div>
        <w:div w:id="677194323">
          <w:marLeft w:val="1080"/>
          <w:marRight w:val="0"/>
          <w:marTop w:val="100"/>
          <w:marBottom w:val="0"/>
          <w:divBdr>
            <w:top w:val="none" w:sz="0" w:space="0" w:color="auto"/>
            <w:left w:val="none" w:sz="0" w:space="0" w:color="auto"/>
            <w:bottom w:val="none" w:sz="0" w:space="0" w:color="auto"/>
            <w:right w:val="none" w:sz="0" w:space="0" w:color="auto"/>
          </w:divBdr>
        </w:div>
        <w:div w:id="706029335">
          <w:marLeft w:val="1080"/>
          <w:marRight w:val="0"/>
          <w:marTop w:val="100"/>
          <w:marBottom w:val="0"/>
          <w:divBdr>
            <w:top w:val="none" w:sz="0" w:space="0" w:color="auto"/>
            <w:left w:val="none" w:sz="0" w:space="0" w:color="auto"/>
            <w:bottom w:val="none" w:sz="0" w:space="0" w:color="auto"/>
            <w:right w:val="none" w:sz="0" w:space="0" w:color="auto"/>
          </w:divBdr>
        </w:div>
        <w:div w:id="972754076">
          <w:marLeft w:val="360"/>
          <w:marRight w:val="0"/>
          <w:marTop w:val="200"/>
          <w:marBottom w:val="0"/>
          <w:divBdr>
            <w:top w:val="none" w:sz="0" w:space="0" w:color="auto"/>
            <w:left w:val="none" w:sz="0" w:space="0" w:color="auto"/>
            <w:bottom w:val="none" w:sz="0" w:space="0" w:color="auto"/>
            <w:right w:val="none" w:sz="0" w:space="0" w:color="auto"/>
          </w:divBdr>
        </w:div>
        <w:div w:id="988242204">
          <w:marLeft w:val="1800"/>
          <w:marRight w:val="0"/>
          <w:marTop w:val="100"/>
          <w:marBottom w:val="0"/>
          <w:divBdr>
            <w:top w:val="none" w:sz="0" w:space="0" w:color="auto"/>
            <w:left w:val="none" w:sz="0" w:space="0" w:color="auto"/>
            <w:bottom w:val="none" w:sz="0" w:space="0" w:color="auto"/>
            <w:right w:val="none" w:sz="0" w:space="0" w:color="auto"/>
          </w:divBdr>
        </w:div>
        <w:div w:id="1049037814">
          <w:marLeft w:val="1080"/>
          <w:marRight w:val="0"/>
          <w:marTop w:val="100"/>
          <w:marBottom w:val="0"/>
          <w:divBdr>
            <w:top w:val="none" w:sz="0" w:space="0" w:color="auto"/>
            <w:left w:val="none" w:sz="0" w:space="0" w:color="auto"/>
            <w:bottom w:val="none" w:sz="0" w:space="0" w:color="auto"/>
            <w:right w:val="none" w:sz="0" w:space="0" w:color="auto"/>
          </w:divBdr>
        </w:div>
        <w:div w:id="1690257786">
          <w:marLeft w:val="360"/>
          <w:marRight w:val="0"/>
          <w:marTop w:val="200"/>
          <w:marBottom w:val="0"/>
          <w:divBdr>
            <w:top w:val="none" w:sz="0" w:space="0" w:color="auto"/>
            <w:left w:val="none" w:sz="0" w:space="0" w:color="auto"/>
            <w:bottom w:val="none" w:sz="0" w:space="0" w:color="auto"/>
            <w:right w:val="none" w:sz="0" w:space="0" w:color="auto"/>
          </w:divBdr>
        </w:div>
      </w:divsChild>
    </w:div>
    <w:div w:id="1124150433">
      <w:bodyDiv w:val="1"/>
      <w:marLeft w:val="0"/>
      <w:marRight w:val="0"/>
      <w:marTop w:val="0"/>
      <w:marBottom w:val="0"/>
      <w:divBdr>
        <w:top w:val="none" w:sz="0" w:space="0" w:color="auto"/>
        <w:left w:val="none" w:sz="0" w:space="0" w:color="auto"/>
        <w:bottom w:val="none" w:sz="0" w:space="0" w:color="auto"/>
        <w:right w:val="none" w:sz="0" w:space="0" w:color="auto"/>
      </w:divBdr>
    </w:div>
    <w:div w:id="1125194045">
      <w:bodyDiv w:val="1"/>
      <w:marLeft w:val="0"/>
      <w:marRight w:val="0"/>
      <w:marTop w:val="0"/>
      <w:marBottom w:val="0"/>
      <w:divBdr>
        <w:top w:val="none" w:sz="0" w:space="0" w:color="auto"/>
        <w:left w:val="none" w:sz="0" w:space="0" w:color="auto"/>
        <w:bottom w:val="none" w:sz="0" w:space="0" w:color="auto"/>
        <w:right w:val="none" w:sz="0" w:space="0" w:color="auto"/>
      </w:divBdr>
      <w:divsChild>
        <w:div w:id="1212689232">
          <w:marLeft w:val="547"/>
          <w:marRight w:val="0"/>
          <w:marTop w:val="115"/>
          <w:marBottom w:val="0"/>
          <w:divBdr>
            <w:top w:val="none" w:sz="0" w:space="0" w:color="auto"/>
            <w:left w:val="none" w:sz="0" w:space="0" w:color="auto"/>
            <w:bottom w:val="none" w:sz="0" w:space="0" w:color="auto"/>
            <w:right w:val="none" w:sz="0" w:space="0" w:color="auto"/>
          </w:divBdr>
        </w:div>
        <w:div w:id="1958751523">
          <w:marLeft w:val="547"/>
          <w:marRight w:val="0"/>
          <w:marTop w:val="115"/>
          <w:marBottom w:val="0"/>
          <w:divBdr>
            <w:top w:val="none" w:sz="0" w:space="0" w:color="auto"/>
            <w:left w:val="none" w:sz="0" w:space="0" w:color="auto"/>
            <w:bottom w:val="none" w:sz="0" w:space="0" w:color="auto"/>
            <w:right w:val="none" w:sz="0" w:space="0" w:color="auto"/>
          </w:divBdr>
        </w:div>
        <w:div w:id="2079210438">
          <w:marLeft w:val="1166"/>
          <w:marRight w:val="0"/>
          <w:marTop w:val="96"/>
          <w:marBottom w:val="0"/>
          <w:divBdr>
            <w:top w:val="none" w:sz="0" w:space="0" w:color="auto"/>
            <w:left w:val="none" w:sz="0" w:space="0" w:color="auto"/>
            <w:bottom w:val="none" w:sz="0" w:space="0" w:color="auto"/>
            <w:right w:val="none" w:sz="0" w:space="0" w:color="auto"/>
          </w:divBdr>
        </w:div>
      </w:divsChild>
    </w:div>
    <w:div w:id="1125655180">
      <w:bodyDiv w:val="1"/>
      <w:marLeft w:val="0"/>
      <w:marRight w:val="0"/>
      <w:marTop w:val="0"/>
      <w:marBottom w:val="0"/>
      <w:divBdr>
        <w:top w:val="none" w:sz="0" w:space="0" w:color="auto"/>
        <w:left w:val="none" w:sz="0" w:space="0" w:color="auto"/>
        <w:bottom w:val="none" w:sz="0" w:space="0" w:color="auto"/>
        <w:right w:val="none" w:sz="0" w:space="0" w:color="auto"/>
      </w:divBdr>
      <w:divsChild>
        <w:div w:id="1221287981">
          <w:marLeft w:val="1080"/>
          <w:marRight w:val="0"/>
          <w:marTop w:val="100"/>
          <w:marBottom w:val="0"/>
          <w:divBdr>
            <w:top w:val="none" w:sz="0" w:space="0" w:color="auto"/>
            <w:left w:val="none" w:sz="0" w:space="0" w:color="auto"/>
            <w:bottom w:val="none" w:sz="0" w:space="0" w:color="auto"/>
            <w:right w:val="none" w:sz="0" w:space="0" w:color="auto"/>
          </w:divBdr>
        </w:div>
        <w:div w:id="1376353102">
          <w:marLeft w:val="1080"/>
          <w:marRight w:val="0"/>
          <w:marTop w:val="100"/>
          <w:marBottom w:val="0"/>
          <w:divBdr>
            <w:top w:val="none" w:sz="0" w:space="0" w:color="auto"/>
            <w:left w:val="none" w:sz="0" w:space="0" w:color="auto"/>
            <w:bottom w:val="none" w:sz="0" w:space="0" w:color="auto"/>
            <w:right w:val="none" w:sz="0" w:space="0" w:color="auto"/>
          </w:divBdr>
        </w:div>
        <w:div w:id="1808860500">
          <w:marLeft w:val="1800"/>
          <w:marRight w:val="0"/>
          <w:marTop w:val="100"/>
          <w:marBottom w:val="0"/>
          <w:divBdr>
            <w:top w:val="none" w:sz="0" w:space="0" w:color="auto"/>
            <w:left w:val="none" w:sz="0" w:space="0" w:color="auto"/>
            <w:bottom w:val="none" w:sz="0" w:space="0" w:color="auto"/>
            <w:right w:val="none" w:sz="0" w:space="0" w:color="auto"/>
          </w:divBdr>
        </w:div>
        <w:div w:id="2025663728">
          <w:marLeft w:val="360"/>
          <w:marRight w:val="0"/>
          <w:marTop w:val="200"/>
          <w:marBottom w:val="0"/>
          <w:divBdr>
            <w:top w:val="none" w:sz="0" w:space="0" w:color="auto"/>
            <w:left w:val="none" w:sz="0" w:space="0" w:color="auto"/>
            <w:bottom w:val="none" w:sz="0" w:space="0" w:color="auto"/>
            <w:right w:val="none" w:sz="0" w:space="0" w:color="auto"/>
          </w:divBdr>
        </w:div>
      </w:divsChild>
    </w:div>
    <w:div w:id="1126507071">
      <w:bodyDiv w:val="1"/>
      <w:marLeft w:val="0"/>
      <w:marRight w:val="0"/>
      <w:marTop w:val="0"/>
      <w:marBottom w:val="0"/>
      <w:divBdr>
        <w:top w:val="none" w:sz="0" w:space="0" w:color="auto"/>
        <w:left w:val="none" w:sz="0" w:space="0" w:color="auto"/>
        <w:bottom w:val="none" w:sz="0" w:space="0" w:color="auto"/>
        <w:right w:val="none" w:sz="0" w:space="0" w:color="auto"/>
      </w:divBdr>
      <w:divsChild>
        <w:div w:id="455878099">
          <w:marLeft w:val="547"/>
          <w:marRight w:val="0"/>
          <w:marTop w:val="115"/>
          <w:marBottom w:val="0"/>
          <w:divBdr>
            <w:top w:val="none" w:sz="0" w:space="0" w:color="auto"/>
            <w:left w:val="none" w:sz="0" w:space="0" w:color="auto"/>
            <w:bottom w:val="none" w:sz="0" w:space="0" w:color="auto"/>
            <w:right w:val="none" w:sz="0" w:space="0" w:color="auto"/>
          </w:divBdr>
        </w:div>
        <w:div w:id="1020856727">
          <w:marLeft w:val="1166"/>
          <w:marRight w:val="0"/>
          <w:marTop w:val="96"/>
          <w:marBottom w:val="0"/>
          <w:divBdr>
            <w:top w:val="none" w:sz="0" w:space="0" w:color="auto"/>
            <w:left w:val="none" w:sz="0" w:space="0" w:color="auto"/>
            <w:bottom w:val="none" w:sz="0" w:space="0" w:color="auto"/>
            <w:right w:val="none" w:sz="0" w:space="0" w:color="auto"/>
          </w:divBdr>
        </w:div>
        <w:div w:id="1219047304">
          <w:marLeft w:val="1166"/>
          <w:marRight w:val="0"/>
          <w:marTop w:val="96"/>
          <w:marBottom w:val="0"/>
          <w:divBdr>
            <w:top w:val="none" w:sz="0" w:space="0" w:color="auto"/>
            <w:left w:val="none" w:sz="0" w:space="0" w:color="auto"/>
            <w:bottom w:val="none" w:sz="0" w:space="0" w:color="auto"/>
            <w:right w:val="none" w:sz="0" w:space="0" w:color="auto"/>
          </w:divBdr>
        </w:div>
        <w:div w:id="1279024159">
          <w:marLeft w:val="1166"/>
          <w:marRight w:val="0"/>
          <w:marTop w:val="96"/>
          <w:marBottom w:val="0"/>
          <w:divBdr>
            <w:top w:val="none" w:sz="0" w:space="0" w:color="auto"/>
            <w:left w:val="none" w:sz="0" w:space="0" w:color="auto"/>
            <w:bottom w:val="none" w:sz="0" w:space="0" w:color="auto"/>
            <w:right w:val="none" w:sz="0" w:space="0" w:color="auto"/>
          </w:divBdr>
        </w:div>
        <w:div w:id="1319306762">
          <w:marLeft w:val="1166"/>
          <w:marRight w:val="0"/>
          <w:marTop w:val="96"/>
          <w:marBottom w:val="0"/>
          <w:divBdr>
            <w:top w:val="none" w:sz="0" w:space="0" w:color="auto"/>
            <w:left w:val="none" w:sz="0" w:space="0" w:color="auto"/>
            <w:bottom w:val="none" w:sz="0" w:space="0" w:color="auto"/>
            <w:right w:val="none" w:sz="0" w:space="0" w:color="auto"/>
          </w:divBdr>
        </w:div>
        <w:div w:id="1379233711">
          <w:marLeft w:val="1800"/>
          <w:marRight w:val="0"/>
          <w:marTop w:val="86"/>
          <w:marBottom w:val="0"/>
          <w:divBdr>
            <w:top w:val="none" w:sz="0" w:space="0" w:color="auto"/>
            <w:left w:val="none" w:sz="0" w:space="0" w:color="auto"/>
            <w:bottom w:val="none" w:sz="0" w:space="0" w:color="auto"/>
            <w:right w:val="none" w:sz="0" w:space="0" w:color="auto"/>
          </w:divBdr>
        </w:div>
        <w:div w:id="1423377278">
          <w:marLeft w:val="1166"/>
          <w:marRight w:val="0"/>
          <w:marTop w:val="96"/>
          <w:marBottom w:val="0"/>
          <w:divBdr>
            <w:top w:val="none" w:sz="0" w:space="0" w:color="auto"/>
            <w:left w:val="none" w:sz="0" w:space="0" w:color="auto"/>
            <w:bottom w:val="none" w:sz="0" w:space="0" w:color="auto"/>
            <w:right w:val="none" w:sz="0" w:space="0" w:color="auto"/>
          </w:divBdr>
        </w:div>
        <w:div w:id="1702702893">
          <w:marLeft w:val="547"/>
          <w:marRight w:val="0"/>
          <w:marTop w:val="115"/>
          <w:marBottom w:val="0"/>
          <w:divBdr>
            <w:top w:val="none" w:sz="0" w:space="0" w:color="auto"/>
            <w:left w:val="none" w:sz="0" w:space="0" w:color="auto"/>
            <w:bottom w:val="none" w:sz="0" w:space="0" w:color="auto"/>
            <w:right w:val="none" w:sz="0" w:space="0" w:color="auto"/>
          </w:divBdr>
        </w:div>
        <w:div w:id="1773088460">
          <w:marLeft w:val="1166"/>
          <w:marRight w:val="0"/>
          <w:marTop w:val="96"/>
          <w:marBottom w:val="0"/>
          <w:divBdr>
            <w:top w:val="none" w:sz="0" w:space="0" w:color="auto"/>
            <w:left w:val="none" w:sz="0" w:space="0" w:color="auto"/>
            <w:bottom w:val="none" w:sz="0" w:space="0" w:color="auto"/>
            <w:right w:val="none" w:sz="0" w:space="0" w:color="auto"/>
          </w:divBdr>
        </w:div>
      </w:divsChild>
    </w:div>
    <w:div w:id="1126968698">
      <w:bodyDiv w:val="1"/>
      <w:marLeft w:val="0"/>
      <w:marRight w:val="0"/>
      <w:marTop w:val="0"/>
      <w:marBottom w:val="0"/>
      <w:divBdr>
        <w:top w:val="none" w:sz="0" w:space="0" w:color="auto"/>
        <w:left w:val="none" w:sz="0" w:space="0" w:color="auto"/>
        <w:bottom w:val="none" w:sz="0" w:space="0" w:color="auto"/>
        <w:right w:val="none" w:sz="0" w:space="0" w:color="auto"/>
      </w:divBdr>
      <w:divsChild>
        <w:div w:id="142625155">
          <w:marLeft w:val="720"/>
          <w:marRight w:val="0"/>
          <w:marTop w:val="0"/>
          <w:marBottom w:val="0"/>
          <w:divBdr>
            <w:top w:val="none" w:sz="0" w:space="0" w:color="auto"/>
            <w:left w:val="none" w:sz="0" w:space="0" w:color="auto"/>
            <w:bottom w:val="none" w:sz="0" w:space="0" w:color="auto"/>
            <w:right w:val="none" w:sz="0" w:space="0" w:color="auto"/>
          </w:divBdr>
        </w:div>
        <w:div w:id="146553545">
          <w:marLeft w:val="720"/>
          <w:marRight w:val="0"/>
          <w:marTop w:val="0"/>
          <w:marBottom w:val="0"/>
          <w:divBdr>
            <w:top w:val="none" w:sz="0" w:space="0" w:color="auto"/>
            <w:left w:val="none" w:sz="0" w:space="0" w:color="auto"/>
            <w:bottom w:val="none" w:sz="0" w:space="0" w:color="auto"/>
            <w:right w:val="none" w:sz="0" w:space="0" w:color="auto"/>
          </w:divBdr>
        </w:div>
        <w:div w:id="769394851">
          <w:marLeft w:val="1440"/>
          <w:marRight w:val="0"/>
          <w:marTop w:val="0"/>
          <w:marBottom w:val="0"/>
          <w:divBdr>
            <w:top w:val="none" w:sz="0" w:space="0" w:color="auto"/>
            <w:left w:val="none" w:sz="0" w:space="0" w:color="auto"/>
            <w:bottom w:val="none" w:sz="0" w:space="0" w:color="auto"/>
            <w:right w:val="none" w:sz="0" w:space="0" w:color="auto"/>
          </w:divBdr>
        </w:div>
        <w:div w:id="858082982">
          <w:marLeft w:val="720"/>
          <w:marRight w:val="0"/>
          <w:marTop w:val="0"/>
          <w:marBottom w:val="0"/>
          <w:divBdr>
            <w:top w:val="none" w:sz="0" w:space="0" w:color="auto"/>
            <w:left w:val="none" w:sz="0" w:space="0" w:color="auto"/>
            <w:bottom w:val="none" w:sz="0" w:space="0" w:color="auto"/>
            <w:right w:val="none" w:sz="0" w:space="0" w:color="auto"/>
          </w:divBdr>
        </w:div>
        <w:div w:id="1210452957">
          <w:marLeft w:val="1440"/>
          <w:marRight w:val="0"/>
          <w:marTop w:val="0"/>
          <w:marBottom w:val="0"/>
          <w:divBdr>
            <w:top w:val="none" w:sz="0" w:space="0" w:color="auto"/>
            <w:left w:val="none" w:sz="0" w:space="0" w:color="auto"/>
            <w:bottom w:val="none" w:sz="0" w:space="0" w:color="auto"/>
            <w:right w:val="none" w:sz="0" w:space="0" w:color="auto"/>
          </w:divBdr>
        </w:div>
        <w:div w:id="2060981138">
          <w:marLeft w:val="1440"/>
          <w:marRight w:val="0"/>
          <w:marTop w:val="0"/>
          <w:marBottom w:val="0"/>
          <w:divBdr>
            <w:top w:val="none" w:sz="0" w:space="0" w:color="auto"/>
            <w:left w:val="none" w:sz="0" w:space="0" w:color="auto"/>
            <w:bottom w:val="none" w:sz="0" w:space="0" w:color="auto"/>
            <w:right w:val="none" w:sz="0" w:space="0" w:color="auto"/>
          </w:divBdr>
        </w:div>
        <w:div w:id="2112048738">
          <w:marLeft w:val="720"/>
          <w:marRight w:val="0"/>
          <w:marTop w:val="0"/>
          <w:marBottom w:val="0"/>
          <w:divBdr>
            <w:top w:val="none" w:sz="0" w:space="0" w:color="auto"/>
            <w:left w:val="none" w:sz="0" w:space="0" w:color="auto"/>
            <w:bottom w:val="none" w:sz="0" w:space="0" w:color="auto"/>
            <w:right w:val="none" w:sz="0" w:space="0" w:color="auto"/>
          </w:divBdr>
        </w:div>
      </w:divsChild>
    </w:div>
    <w:div w:id="1127116150">
      <w:bodyDiv w:val="1"/>
      <w:marLeft w:val="0"/>
      <w:marRight w:val="0"/>
      <w:marTop w:val="0"/>
      <w:marBottom w:val="0"/>
      <w:divBdr>
        <w:top w:val="none" w:sz="0" w:space="0" w:color="auto"/>
        <w:left w:val="none" w:sz="0" w:space="0" w:color="auto"/>
        <w:bottom w:val="none" w:sz="0" w:space="0" w:color="auto"/>
        <w:right w:val="none" w:sz="0" w:space="0" w:color="auto"/>
      </w:divBdr>
    </w:div>
    <w:div w:id="1127626077">
      <w:bodyDiv w:val="1"/>
      <w:marLeft w:val="0"/>
      <w:marRight w:val="0"/>
      <w:marTop w:val="0"/>
      <w:marBottom w:val="0"/>
      <w:divBdr>
        <w:top w:val="none" w:sz="0" w:space="0" w:color="auto"/>
        <w:left w:val="none" w:sz="0" w:space="0" w:color="auto"/>
        <w:bottom w:val="none" w:sz="0" w:space="0" w:color="auto"/>
        <w:right w:val="none" w:sz="0" w:space="0" w:color="auto"/>
      </w:divBdr>
    </w:div>
    <w:div w:id="1128284663">
      <w:bodyDiv w:val="1"/>
      <w:marLeft w:val="0"/>
      <w:marRight w:val="0"/>
      <w:marTop w:val="0"/>
      <w:marBottom w:val="0"/>
      <w:divBdr>
        <w:top w:val="none" w:sz="0" w:space="0" w:color="auto"/>
        <w:left w:val="none" w:sz="0" w:space="0" w:color="auto"/>
        <w:bottom w:val="none" w:sz="0" w:space="0" w:color="auto"/>
        <w:right w:val="none" w:sz="0" w:space="0" w:color="auto"/>
      </w:divBdr>
    </w:div>
    <w:div w:id="1128669778">
      <w:bodyDiv w:val="1"/>
      <w:marLeft w:val="0"/>
      <w:marRight w:val="0"/>
      <w:marTop w:val="0"/>
      <w:marBottom w:val="0"/>
      <w:divBdr>
        <w:top w:val="none" w:sz="0" w:space="0" w:color="auto"/>
        <w:left w:val="none" w:sz="0" w:space="0" w:color="auto"/>
        <w:bottom w:val="none" w:sz="0" w:space="0" w:color="auto"/>
        <w:right w:val="none" w:sz="0" w:space="0" w:color="auto"/>
      </w:divBdr>
    </w:div>
    <w:div w:id="1129125467">
      <w:bodyDiv w:val="1"/>
      <w:marLeft w:val="0"/>
      <w:marRight w:val="0"/>
      <w:marTop w:val="0"/>
      <w:marBottom w:val="0"/>
      <w:divBdr>
        <w:top w:val="none" w:sz="0" w:space="0" w:color="auto"/>
        <w:left w:val="none" w:sz="0" w:space="0" w:color="auto"/>
        <w:bottom w:val="none" w:sz="0" w:space="0" w:color="auto"/>
        <w:right w:val="none" w:sz="0" w:space="0" w:color="auto"/>
      </w:divBdr>
      <w:divsChild>
        <w:div w:id="315649160">
          <w:marLeft w:val="1166"/>
          <w:marRight w:val="0"/>
          <w:marTop w:val="96"/>
          <w:marBottom w:val="0"/>
          <w:divBdr>
            <w:top w:val="none" w:sz="0" w:space="0" w:color="auto"/>
            <w:left w:val="none" w:sz="0" w:space="0" w:color="auto"/>
            <w:bottom w:val="none" w:sz="0" w:space="0" w:color="auto"/>
            <w:right w:val="none" w:sz="0" w:space="0" w:color="auto"/>
          </w:divBdr>
        </w:div>
        <w:div w:id="442919905">
          <w:marLeft w:val="547"/>
          <w:marRight w:val="0"/>
          <w:marTop w:val="115"/>
          <w:marBottom w:val="0"/>
          <w:divBdr>
            <w:top w:val="none" w:sz="0" w:space="0" w:color="auto"/>
            <w:left w:val="none" w:sz="0" w:space="0" w:color="auto"/>
            <w:bottom w:val="none" w:sz="0" w:space="0" w:color="auto"/>
            <w:right w:val="none" w:sz="0" w:space="0" w:color="auto"/>
          </w:divBdr>
        </w:div>
      </w:divsChild>
    </w:div>
    <w:div w:id="1129515210">
      <w:bodyDiv w:val="1"/>
      <w:marLeft w:val="0"/>
      <w:marRight w:val="0"/>
      <w:marTop w:val="0"/>
      <w:marBottom w:val="0"/>
      <w:divBdr>
        <w:top w:val="none" w:sz="0" w:space="0" w:color="auto"/>
        <w:left w:val="none" w:sz="0" w:space="0" w:color="auto"/>
        <w:bottom w:val="none" w:sz="0" w:space="0" w:color="auto"/>
        <w:right w:val="none" w:sz="0" w:space="0" w:color="auto"/>
      </w:divBdr>
    </w:div>
    <w:div w:id="1130635825">
      <w:bodyDiv w:val="1"/>
      <w:marLeft w:val="0"/>
      <w:marRight w:val="0"/>
      <w:marTop w:val="0"/>
      <w:marBottom w:val="0"/>
      <w:divBdr>
        <w:top w:val="none" w:sz="0" w:space="0" w:color="auto"/>
        <w:left w:val="none" w:sz="0" w:space="0" w:color="auto"/>
        <w:bottom w:val="none" w:sz="0" w:space="0" w:color="auto"/>
        <w:right w:val="none" w:sz="0" w:space="0" w:color="auto"/>
      </w:divBdr>
    </w:div>
    <w:div w:id="1130978390">
      <w:bodyDiv w:val="1"/>
      <w:marLeft w:val="0"/>
      <w:marRight w:val="0"/>
      <w:marTop w:val="0"/>
      <w:marBottom w:val="0"/>
      <w:divBdr>
        <w:top w:val="none" w:sz="0" w:space="0" w:color="auto"/>
        <w:left w:val="none" w:sz="0" w:space="0" w:color="auto"/>
        <w:bottom w:val="none" w:sz="0" w:space="0" w:color="auto"/>
        <w:right w:val="none" w:sz="0" w:space="0" w:color="auto"/>
      </w:divBdr>
      <w:divsChild>
        <w:div w:id="62023506">
          <w:marLeft w:val="0"/>
          <w:marRight w:val="0"/>
          <w:marTop w:val="0"/>
          <w:marBottom w:val="0"/>
          <w:divBdr>
            <w:top w:val="none" w:sz="0" w:space="0" w:color="auto"/>
            <w:left w:val="none" w:sz="0" w:space="0" w:color="auto"/>
            <w:bottom w:val="none" w:sz="0" w:space="0" w:color="auto"/>
            <w:right w:val="none" w:sz="0" w:space="0" w:color="auto"/>
          </w:divBdr>
        </w:div>
        <w:div w:id="86123273">
          <w:marLeft w:val="0"/>
          <w:marRight w:val="0"/>
          <w:marTop w:val="0"/>
          <w:marBottom w:val="0"/>
          <w:divBdr>
            <w:top w:val="none" w:sz="0" w:space="0" w:color="auto"/>
            <w:left w:val="none" w:sz="0" w:space="0" w:color="auto"/>
            <w:bottom w:val="none" w:sz="0" w:space="0" w:color="auto"/>
            <w:right w:val="none" w:sz="0" w:space="0" w:color="auto"/>
          </w:divBdr>
        </w:div>
        <w:div w:id="146828875">
          <w:marLeft w:val="0"/>
          <w:marRight w:val="0"/>
          <w:marTop w:val="0"/>
          <w:marBottom w:val="0"/>
          <w:divBdr>
            <w:top w:val="none" w:sz="0" w:space="0" w:color="auto"/>
            <w:left w:val="none" w:sz="0" w:space="0" w:color="auto"/>
            <w:bottom w:val="none" w:sz="0" w:space="0" w:color="auto"/>
            <w:right w:val="none" w:sz="0" w:space="0" w:color="auto"/>
          </w:divBdr>
        </w:div>
        <w:div w:id="195700746">
          <w:marLeft w:val="0"/>
          <w:marRight w:val="0"/>
          <w:marTop w:val="0"/>
          <w:marBottom w:val="0"/>
          <w:divBdr>
            <w:top w:val="none" w:sz="0" w:space="0" w:color="auto"/>
            <w:left w:val="none" w:sz="0" w:space="0" w:color="auto"/>
            <w:bottom w:val="none" w:sz="0" w:space="0" w:color="auto"/>
            <w:right w:val="none" w:sz="0" w:space="0" w:color="auto"/>
          </w:divBdr>
        </w:div>
        <w:div w:id="200830310">
          <w:marLeft w:val="0"/>
          <w:marRight w:val="0"/>
          <w:marTop w:val="0"/>
          <w:marBottom w:val="0"/>
          <w:divBdr>
            <w:top w:val="none" w:sz="0" w:space="0" w:color="auto"/>
            <w:left w:val="none" w:sz="0" w:space="0" w:color="auto"/>
            <w:bottom w:val="none" w:sz="0" w:space="0" w:color="auto"/>
            <w:right w:val="none" w:sz="0" w:space="0" w:color="auto"/>
          </w:divBdr>
        </w:div>
        <w:div w:id="322665098">
          <w:marLeft w:val="0"/>
          <w:marRight w:val="0"/>
          <w:marTop w:val="0"/>
          <w:marBottom w:val="0"/>
          <w:divBdr>
            <w:top w:val="none" w:sz="0" w:space="0" w:color="auto"/>
            <w:left w:val="none" w:sz="0" w:space="0" w:color="auto"/>
            <w:bottom w:val="none" w:sz="0" w:space="0" w:color="auto"/>
            <w:right w:val="none" w:sz="0" w:space="0" w:color="auto"/>
          </w:divBdr>
        </w:div>
        <w:div w:id="353968117">
          <w:marLeft w:val="0"/>
          <w:marRight w:val="0"/>
          <w:marTop w:val="0"/>
          <w:marBottom w:val="0"/>
          <w:divBdr>
            <w:top w:val="none" w:sz="0" w:space="0" w:color="auto"/>
            <w:left w:val="none" w:sz="0" w:space="0" w:color="auto"/>
            <w:bottom w:val="none" w:sz="0" w:space="0" w:color="auto"/>
            <w:right w:val="none" w:sz="0" w:space="0" w:color="auto"/>
          </w:divBdr>
        </w:div>
        <w:div w:id="358817594">
          <w:marLeft w:val="0"/>
          <w:marRight w:val="0"/>
          <w:marTop w:val="0"/>
          <w:marBottom w:val="0"/>
          <w:divBdr>
            <w:top w:val="none" w:sz="0" w:space="0" w:color="auto"/>
            <w:left w:val="none" w:sz="0" w:space="0" w:color="auto"/>
            <w:bottom w:val="none" w:sz="0" w:space="0" w:color="auto"/>
            <w:right w:val="none" w:sz="0" w:space="0" w:color="auto"/>
          </w:divBdr>
        </w:div>
        <w:div w:id="526870585">
          <w:marLeft w:val="0"/>
          <w:marRight w:val="0"/>
          <w:marTop w:val="0"/>
          <w:marBottom w:val="0"/>
          <w:divBdr>
            <w:top w:val="none" w:sz="0" w:space="0" w:color="auto"/>
            <w:left w:val="none" w:sz="0" w:space="0" w:color="auto"/>
            <w:bottom w:val="none" w:sz="0" w:space="0" w:color="auto"/>
            <w:right w:val="none" w:sz="0" w:space="0" w:color="auto"/>
          </w:divBdr>
        </w:div>
        <w:div w:id="548542115">
          <w:marLeft w:val="0"/>
          <w:marRight w:val="0"/>
          <w:marTop w:val="0"/>
          <w:marBottom w:val="0"/>
          <w:divBdr>
            <w:top w:val="none" w:sz="0" w:space="0" w:color="auto"/>
            <w:left w:val="none" w:sz="0" w:space="0" w:color="auto"/>
            <w:bottom w:val="none" w:sz="0" w:space="0" w:color="auto"/>
            <w:right w:val="none" w:sz="0" w:space="0" w:color="auto"/>
          </w:divBdr>
        </w:div>
        <w:div w:id="563873382">
          <w:marLeft w:val="0"/>
          <w:marRight w:val="0"/>
          <w:marTop w:val="0"/>
          <w:marBottom w:val="0"/>
          <w:divBdr>
            <w:top w:val="none" w:sz="0" w:space="0" w:color="auto"/>
            <w:left w:val="none" w:sz="0" w:space="0" w:color="auto"/>
            <w:bottom w:val="none" w:sz="0" w:space="0" w:color="auto"/>
            <w:right w:val="none" w:sz="0" w:space="0" w:color="auto"/>
          </w:divBdr>
        </w:div>
        <w:div w:id="675153048">
          <w:marLeft w:val="0"/>
          <w:marRight w:val="0"/>
          <w:marTop w:val="0"/>
          <w:marBottom w:val="0"/>
          <w:divBdr>
            <w:top w:val="none" w:sz="0" w:space="0" w:color="auto"/>
            <w:left w:val="none" w:sz="0" w:space="0" w:color="auto"/>
            <w:bottom w:val="none" w:sz="0" w:space="0" w:color="auto"/>
            <w:right w:val="none" w:sz="0" w:space="0" w:color="auto"/>
          </w:divBdr>
        </w:div>
        <w:div w:id="796795038">
          <w:marLeft w:val="0"/>
          <w:marRight w:val="0"/>
          <w:marTop w:val="0"/>
          <w:marBottom w:val="0"/>
          <w:divBdr>
            <w:top w:val="none" w:sz="0" w:space="0" w:color="auto"/>
            <w:left w:val="none" w:sz="0" w:space="0" w:color="auto"/>
            <w:bottom w:val="none" w:sz="0" w:space="0" w:color="auto"/>
            <w:right w:val="none" w:sz="0" w:space="0" w:color="auto"/>
          </w:divBdr>
        </w:div>
        <w:div w:id="806553350">
          <w:marLeft w:val="0"/>
          <w:marRight w:val="0"/>
          <w:marTop w:val="0"/>
          <w:marBottom w:val="0"/>
          <w:divBdr>
            <w:top w:val="none" w:sz="0" w:space="0" w:color="auto"/>
            <w:left w:val="none" w:sz="0" w:space="0" w:color="auto"/>
            <w:bottom w:val="none" w:sz="0" w:space="0" w:color="auto"/>
            <w:right w:val="none" w:sz="0" w:space="0" w:color="auto"/>
          </w:divBdr>
        </w:div>
        <w:div w:id="818183316">
          <w:marLeft w:val="0"/>
          <w:marRight w:val="0"/>
          <w:marTop w:val="0"/>
          <w:marBottom w:val="0"/>
          <w:divBdr>
            <w:top w:val="none" w:sz="0" w:space="0" w:color="auto"/>
            <w:left w:val="none" w:sz="0" w:space="0" w:color="auto"/>
            <w:bottom w:val="none" w:sz="0" w:space="0" w:color="auto"/>
            <w:right w:val="none" w:sz="0" w:space="0" w:color="auto"/>
          </w:divBdr>
        </w:div>
        <w:div w:id="923028340">
          <w:marLeft w:val="0"/>
          <w:marRight w:val="0"/>
          <w:marTop w:val="0"/>
          <w:marBottom w:val="0"/>
          <w:divBdr>
            <w:top w:val="none" w:sz="0" w:space="0" w:color="auto"/>
            <w:left w:val="none" w:sz="0" w:space="0" w:color="auto"/>
            <w:bottom w:val="none" w:sz="0" w:space="0" w:color="auto"/>
            <w:right w:val="none" w:sz="0" w:space="0" w:color="auto"/>
          </w:divBdr>
        </w:div>
        <w:div w:id="941061704">
          <w:marLeft w:val="0"/>
          <w:marRight w:val="0"/>
          <w:marTop w:val="0"/>
          <w:marBottom w:val="0"/>
          <w:divBdr>
            <w:top w:val="none" w:sz="0" w:space="0" w:color="auto"/>
            <w:left w:val="none" w:sz="0" w:space="0" w:color="auto"/>
            <w:bottom w:val="none" w:sz="0" w:space="0" w:color="auto"/>
            <w:right w:val="none" w:sz="0" w:space="0" w:color="auto"/>
          </w:divBdr>
        </w:div>
        <w:div w:id="1113357244">
          <w:marLeft w:val="0"/>
          <w:marRight w:val="0"/>
          <w:marTop w:val="0"/>
          <w:marBottom w:val="0"/>
          <w:divBdr>
            <w:top w:val="none" w:sz="0" w:space="0" w:color="auto"/>
            <w:left w:val="none" w:sz="0" w:space="0" w:color="auto"/>
            <w:bottom w:val="none" w:sz="0" w:space="0" w:color="auto"/>
            <w:right w:val="none" w:sz="0" w:space="0" w:color="auto"/>
          </w:divBdr>
        </w:div>
        <w:div w:id="1303464888">
          <w:marLeft w:val="0"/>
          <w:marRight w:val="0"/>
          <w:marTop w:val="0"/>
          <w:marBottom w:val="0"/>
          <w:divBdr>
            <w:top w:val="none" w:sz="0" w:space="0" w:color="auto"/>
            <w:left w:val="none" w:sz="0" w:space="0" w:color="auto"/>
            <w:bottom w:val="none" w:sz="0" w:space="0" w:color="auto"/>
            <w:right w:val="none" w:sz="0" w:space="0" w:color="auto"/>
          </w:divBdr>
        </w:div>
        <w:div w:id="1325010392">
          <w:marLeft w:val="0"/>
          <w:marRight w:val="0"/>
          <w:marTop w:val="0"/>
          <w:marBottom w:val="0"/>
          <w:divBdr>
            <w:top w:val="none" w:sz="0" w:space="0" w:color="auto"/>
            <w:left w:val="none" w:sz="0" w:space="0" w:color="auto"/>
            <w:bottom w:val="none" w:sz="0" w:space="0" w:color="auto"/>
            <w:right w:val="none" w:sz="0" w:space="0" w:color="auto"/>
          </w:divBdr>
        </w:div>
        <w:div w:id="1393964333">
          <w:marLeft w:val="0"/>
          <w:marRight w:val="0"/>
          <w:marTop w:val="0"/>
          <w:marBottom w:val="0"/>
          <w:divBdr>
            <w:top w:val="none" w:sz="0" w:space="0" w:color="auto"/>
            <w:left w:val="none" w:sz="0" w:space="0" w:color="auto"/>
            <w:bottom w:val="none" w:sz="0" w:space="0" w:color="auto"/>
            <w:right w:val="none" w:sz="0" w:space="0" w:color="auto"/>
          </w:divBdr>
        </w:div>
        <w:div w:id="1412656654">
          <w:marLeft w:val="0"/>
          <w:marRight w:val="0"/>
          <w:marTop w:val="0"/>
          <w:marBottom w:val="0"/>
          <w:divBdr>
            <w:top w:val="none" w:sz="0" w:space="0" w:color="auto"/>
            <w:left w:val="none" w:sz="0" w:space="0" w:color="auto"/>
            <w:bottom w:val="none" w:sz="0" w:space="0" w:color="auto"/>
            <w:right w:val="none" w:sz="0" w:space="0" w:color="auto"/>
          </w:divBdr>
        </w:div>
        <w:div w:id="1448817942">
          <w:marLeft w:val="0"/>
          <w:marRight w:val="0"/>
          <w:marTop w:val="0"/>
          <w:marBottom w:val="0"/>
          <w:divBdr>
            <w:top w:val="none" w:sz="0" w:space="0" w:color="auto"/>
            <w:left w:val="none" w:sz="0" w:space="0" w:color="auto"/>
            <w:bottom w:val="none" w:sz="0" w:space="0" w:color="auto"/>
            <w:right w:val="none" w:sz="0" w:space="0" w:color="auto"/>
          </w:divBdr>
        </w:div>
        <w:div w:id="1522549477">
          <w:marLeft w:val="0"/>
          <w:marRight w:val="0"/>
          <w:marTop w:val="0"/>
          <w:marBottom w:val="0"/>
          <w:divBdr>
            <w:top w:val="none" w:sz="0" w:space="0" w:color="auto"/>
            <w:left w:val="none" w:sz="0" w:space="0" w:color="auto"/>
            <w:bottom w:val="none" w:sz="0" w:space="0" w:color="auto"/>
            <w:right w:val="none" w:sz="0" w:space="0" w:color="auto"/>
          </w:divBdr>
        </w:div>
        <w:div w:id="1545364018">
          <w:marLeft w:val="0"/>
          <w:marRight w:val="0"/>
          <w:marTop w:val="0"/>
          <w:marBottom w:val="0"/>
          <w:divBdr>
            <w:top w:val="none" w:sz="0" w:space="0" w:color="auto"/>
            <w:left w:val="none" w:sz="0" w:space="0" w:color="auto"/>
            <w:bottom w:val="none" w:sz="0" w:space="0" w:color="auto"/>
            <w:right w:val="none" w:sz="0" w:space="0" w:color="auto"/>
          </w:divBdr>
        </w:div>
        <w:div w:id="1674457325">
          <w:marLeft w:val="0"/>
          <w:marRight w:val="0"/>
          <w:marTop w:val="0"/>
          <w:marBottom w:val="0"/>
          <w:divBdr>
            <w:top w:val="none" w:sz="0" w:space="0" w:color="auto"/>
            <w:left w:val="none" w:sz="0" w:space="0" w:color="auto"/>
            <w:bottom w:val="none" w:sz="0" w:space="0" w:color="auto"/>
            <w:right w:val="none" w:sz="0" w:space="0" w:color="auto"/>
          </w:divBdr>
        </w:div>
        <w:div w:id="1957368418">
          <w:marLeft w:val="0"/>
          <w:marRight w:val="0"/>
          <w:marTop w:val="0"/>
          <w:marBottom w:val="0"/>
          <w:divBdr>
            <w:top w:val="none" w:sz="0" w:space="0" w:color="auto"/>
            <w:left w:val="none" w:sz="0" w:space="0" w:color="auto"/>
            <w:bottom w:val="none" w:sz="0" w:space="0" w:color="auto"/>
            <w:right w:val="none" w:sz="0" w:space="0" w:color="auto"/>
          </w:divBdr>
        </w:div>
        <w:div w:id="2017418355">
          <w:marLeft w:val="0"/>
          <w:marRight w:val="0"/>
          <w:marTop w:val="0"/>
          <w:marBottom w:val="0"/>
          <w:divBdr>
            <w:top w:val="none" w:sz="0" w:space="0" w:color="auto"/>
            <w:left w:val="none" w:sz="0" w:space="0" w:color="auto"/>
            <w:bottom w:val="none" w:sz="0" w:space="0" w:color="auto"/>
            <w:right w:val="none" w:sz="0" w:space="0" w:color="auto"/>
          </w:divBdr>
        </w:div>
        <w:div w:id="2037584040">
          <w:marLeft w:val="0"/>
          <w:marRight w:val="0"/>
          <w:marTop w:val="0"/>
          <w:marBottom w:val="0"/>
          <w:divBdr>
            <w:top w:val="none" w:sz="0" w:space="0" w:color="auto"/>
            <w:left w:val="none" w:sz="0" w:space="0" w:color="auto"/>
            <w:bottom w:val="none" w:sz="0" w:space="0" w:color="auto"/>
            <w:right w:val="none" w:sz="0" w:space="0" w:color="auto"/>
          </w:divBdr>
        </w:div>
        <w:div w:id="2062705563">
          <w:marLeft w:val="0"/>
          <w:marRight w:val="0"/>
          <w:marTop w:val="0"/>
          <w:marBottom w:val="0"/>
          <w:divBdr>
            <w:top w:val="none" w:sz="0" w:space="0" w:color="auto"/>
            <w:left w:val="none" w:sz="0" w:space="0" w:color="auto"/>
            <w:bottom w:val="none" w:sz="0" w:space="0" w:color="auto"/>
            <w:right w:val="none" w:sz="0" w:space="0" w:color="auto"/>
          </w:divBdr>
        </w:div>
        <w:div w:id="2070689239">
          <w:marLeft w:val="0"/>
          <w:marRight w:val="0"/>
          <w:marTop w:val="0"/>
          <w:marBottom w:val="0"/>
          <w:divBdr>
            <w:top w:val="none" w:sz="0" w:space="0" w:color="auto"/>
            <w:left w:val="none" w:sz="0" w:space="0" w:color="auto"/>
            <w:bottom w:val="none" w:sz="0" w:space="0" w:color="auto"/>
            <w:right w:val="none" w:sz="0" w:space="0" w:color="auto"/>
          </w:divBdr>
        </w:div>
        <w:div w:id="2093039169">
          <w:marLeft w:val="0"/>
          <w:marRight w:val="0"/>
          <w:marTop w:val="0"/>
          <w:marBottom w:val="0"/>
          <w:divBdr>
            <w:top w:val="none" w:sz="0" w:space="0" w:color="auto"/>
            <w:left w:val="none" w:sz="0" w:space="0" w:color="auto"/>
            <w:bottom w:val="none" w:sz="0" w:space="0" w:color="auto"/>
            <w:right w:val="none" w:sz="0" w:space="0" w:color="auto"/>
          </w:divBdr>
        </w:div>
        <w:div w:id="2136439732">
          <w:marLeft w:val="0"/>
          <w:marRight w:val="0"/>
          <w:marTop w:val="0"/>
          <w:marBottom w:val="0"/>
          <w:divBdr>
            <w:top w:val="none" w:sz="0" w:space="0" w:color="auto"/>
            <w:left w:val="none" w:sz="0" w:space="0" w:color="auto"/>
            <w:bottom w:val="none" w:sz="0" w:space="0" w:color="auto"/>
            <w:right w:val="none" w:sz="0" w:space="0" w:color="auto"/>
          </w:divBdr>
        </w:div>
      </w:divsChild>
    </w:div>
    <w:div w:id="1131244956">
      <w:bodyDiv w:val="1"/>
      <w:marLeft w:val="0"/>
      <w:marRight w:val="0"/>
      <w:marTop w:val="0"/>
      <w:marBottom w:val="0"/>
      <w:divBdr>
        <w:top w:val="none" w:sz="0" w:space="0" w:color="auto"/>
        <w:left w:val="none" w:sz="0" w:space="0" w:color="auto"/>
        <w:bottom w:val="none" w:sz="0" w:space="0" w:color="auto"/>
        <w:right w:val="none" w:sz="0" w:space="0" w:color="auto"/>
      </w:divBdr>
    </w:div>
    <w:div w:id="1131824446">
      <w:bodyDiv w:val="1"/>
      <w:marLeft w:val="0"/>
      <w:marRight w:val="0"/>
      <w:marTop w:val="0"/>
      <w:marBottom w:val="0"/>
      <w:divBdr>
        <w:top w:val="none" w:sz="0" w:space="0" w:color="auto"/>
        <w:left w:val="none" w:sz="0" w:space="0" w:color="auto"/>
        <w:bottom w:val="none" w:sz="0" w:space="0" w:color="auto"/>
        <w:right w:val="none" w:sz="0" w:space="0" w:color="auto"/>
      </w:divBdr>
    </w:div>
    <w:div w:id="1132402225">
      <w:bodyDiv w:val="1"/>
      <w:marLeft w:val="0"/>
      <w:marRight w:val="0"/>
      <w:marTop w:val="0"/>
      <w:marBottom w:val="0"/>
      <w:divBdr>
        <w:top w:val="none" w:sz="0" w:space="0" w:color="auto"/>
        <w:left w:val="none" w:sz="0" w:space="0" w:color="auto"/>
        <w:bottom w:val="none" w:sz="0" w:space="0" w:color="auto"/>
        <w:right w:val="none" w:sz="0" w:space="0" w:color="auto"/>
      </w:divBdr>
    </w:div>
    <w:div w:id="1132479562">
      <w:bodyDiv w:val="1"/>
      <w:marLeft w:val="0"/>
      <w:marRight w:val="0"/>
      <w:marTop w:val="0"/>
      <w:marBottom w:val="0"/>
      <w:divBdr>
        <w:top w:val="none" w:sz="0" w:space="0" w:color="auto"/>
        <w:left w:val="none" w:sz="0" w:space="0" w:color="auto"/>
        <w:bottom w:val="none" w:sz="0" w:space="0" w:color="auto"/>
        <w:right w:val="none" w:sz="0" w:space="0" w:color="auto"/>
      </w:divBdr>
      <w:divsChild>
        <w:div w:id="415059491">
          <w:marLeft w:val="547"/>
          <w:marRight w:val="0"/>
          <w:marTop w:val="134"/>
          <w:marBottom w:val="0"/>
          <w:divBdr>
            <w:top w:val="none" w:sz="0" w:space="0" w:color="auto"/>
            <w:left w:val="none" w:sz="0" w:space="0" w:color="auto"/>
            <w:bottom w:val="none" w:sz="0" w:space="0" w:color="auto"/>
            <w:right w:val="none" w:sz="0" w:space="0" w:color="auto"/>
          </w:divBdr>
        </w:div>
        <w:div w:id="596409698">
          <w:marLeft w:val="547"/>
          <w:marRight w:val="0"/>
          <w:marTop w:val="134"/>
          <w:marBottom w:val="0"/>
          <w:divBdr>
            <w:top w:val="none" w:sz="0" w:space="0" w:color="auto"/>
            <w:left w:val="none" w:sz="0" w:space="0" w:color="auto"/>
            <w:bottom w:val="none" w:sz="0" w:space="0" w:color="auto"/>
            <w:right w:val="none" w:sz="0" w:space="0" w:color="auto"/>
          </w:divBdr>
        </w:div>
        <w:div w:id="750397572">
          <w:marLeft w:val="547"/>
          <w:marRight w:val="0"/>
          <w:marTop w:val="134"/>
          <w:marBottom w:val="0"/>
          <w:divBdr>
            <w:top w:val="none" w:sz="0" w:space="0" w:color="auto"/>
            <w:left w:val="none" w:sz="0" w:space="0" w:color="auto"/>
            <w:bottom w:val="none" w:sz="0" w:space="0" w:color="auto"/>
            <w:right w:val="none" w:sz="0" w:space="0" w:color="auto"/>
          </w:divBdr>
        </w:div>
        <w:div w:id="1273365319">
          <w:marLeft w:val="547"/>
          <w:marRight w:val="0"/>
          <w:marTop w:val="134"/>
          <w:marBottom w:val="0"/>
          <w:divBdr>
            <w:top w:val="none" w:sz="0" w:space="0" w:color="auto"/>
            <w:left w:val="none" w:sz="0" w:space="0" w:color="auto"/>
            <w:bottom w:val="none" w:sz="0" w:space="0" w:color="auto"/>
            <w:right w:val="none" w:sz="0" w:space="0" w:color="auto"/>
          </w:divBdr>
        </w:div>
      </w:divsChild>
    </w:div>
    <w:div w:id="1133401053">
      <w:bodyDiv w:val="1"/>
      <w:marLeft w:val="0"/>
      <w:marRight w:val="0"/>
      <w:marTop w:val="0"/>
      <w:marBottom w:val="0"/>
      <w:divBdr>
        <w:top w:val="none" w:sz="0" w:space="0" w:color="auto"/>
        <w:left w:val="none" w:sz="0" w:space="0" w:color="auto"/>
        <w:bottom w:val="none" w:sz="0" w:space="0" w:color="auto"/>
        <w:right w:val="none" w:sz="0" w:space="0" w:color="auto"/>
      </w:divBdr>
      <w:divsChild>
        <w:div w:id="185140805">
          <w:marLeft w:val="1800"/>
          <w:marRight w:val="0"/>
          <w:marTop w:val="106"/>
          <w:marBottom w:val="0"/>
          <w:divBdr>
            <w:top w:val="none" w:sz="0" w:space="0" w:color="auto"/>
            <w:left w:val="none" w:sz="0" w:space="0" w:color="auto"/>
            <w:bottom w:val="none" w:sz="0" w:space="0" w:color="auto"/>
            <w:right w:val="none" w:sz="0" w:space="0" w:color="auto"/>
          </w:divBdr>
        </w:div>
        <w:div w:id="387924093">
          <w:marLeft w:val="1166"/>
          <w:marRight w:val="0"/>
          <w:marTop w:val="125"/>
          <w:marBottom w:val="0"/>
          <w:divBdr>
            <w:top w:val="none" w:sz="0" w:space="0" w:color="auto"/>
            <w:left w:val="none" w:sz="0" w:space="0" w:color="auto"/>
            <w:bottom w:val="none" w:sz="0" w:space="0" w:color="auto"/>
            <w:right w:val="none" w:sz="0" w:space="0" w:color="auto"/>
          </w:divBdr>
        </w:div>
        <w:div w:id="524907274">
          <w:marLeft w:val="547"/>
          <w:marRight w:val="0"/>
          <w:marTop w:val="115"/>
          <w:marBottom w:val="0"/>
          <w:divBdr>
            <w:top w:val="none" w:sz="0" w:space="0" w:color="auto"/>
            <w:left w:val="none" w:sz="0" w:space="0" w:color="auto"/>
            <w:bottom w:val="none" w:sz="0" w:space="0" w:color="auto"/>
            <w:right w:val="none" w:sz="0" w:space="0" w:color="auto"/>
          </w:divBdr>
        </w:div>
        <w:div w:id="847871997">
          <w:marLeft w:val="547"/>
          <w:marRight w:val="0"/>
          <w:marTop w:val="115"/>
          <w:marBottom w:val="0"/>
          <w:divBdr>
            <w:top w:val="none" w:sz="0" w:space="0" w:color="auto"/>
            <w:left w:val="none" w:sz="0" w:space="0" w:color="auto"/>
            <w:bottom w:val="none" w:sz="0" w:space="0" w:color="auto"/>
            <w:right w:val="none" w:sz="0" w:space="0" w:color="auto"/>
          </w:divBdr>
        </w:div>
        <w:div w:id="912005202">
          <w:marLeft w:val="1800"/>
          <w:marRight w:val="0"/>
          <w:marTop w:val="106"/>
          <w:marBottom w:val="0"/>
          <w:divBdr>
            <w:top w:val="none" w:sz="0" w:space="0" w:color="auto"/>
            <w:left w:val="none" w:sz="0" w:space="0" w:color="auto"/>
            <w:bottom w:val="none" w:sz="0" w:space="0" w:color="auto"/>
            <w:right w:val="none" w:sz="0" w:space="0" w:color="auto"/>
          </w:divBdr>
        </w:div>
        <w:div w:id="973490311">
          <w:marLeft w:val="1800"/>
          <w:marRight w:val="0"/>
          <w:marTop w:val="106"/>
          <w:marBottom w:val="0"/>
          <w:divBdr>
            <w:top w:val="none" w:sz="0" w:space="0" w:color="auto"/>
            <w:left w:val="none" w:sz="0" w:space="0" w:color="auto"/>
            <w:bottom w:val="none" w:sz="0" w:space="0" w:color="auto"/>
            <w:right w:val="none" w:sz="0" w:space="0" w:color="auto"/>
          </w:divBdr>
        </w:div>
        <w:div w:id="1890258532">
          <w:marLeft w:val="1800"/>
          <w:marRight w:val="0"/>
          <w:marTop w:val="106"/>
          <w:marBottom w:val="0"/>
          <w:divBdr>
            <w:top w:val="none" w:sz="0" w:space="0" w:color="auto"/>
            <w:left w:val="none" w:sz="0" w:space="0" w:color="auto"/>
            <w:bottom w:val="none" w:sz="0" w:space="0" w:color="auto"/>
            <w:right w:val="none" w:sz="0" w:space="0" w:color="auto"/>
          </w:divBdr>
        </w:div>
        <w:div w:id="1905213430">
          <w:marLeft w:val="547"/>
          <w:marRight w:val="0"/>
          <w:marTop w:val="163"/>
          <w:marBottom w:val="0"/>
          <w:divBdr>
            <w:top w:val="none" w:sz="0" w:space="0" w:color="auto"/>
            <w:left w:val="none" w:sz="0" w:space="0" w:color="auto"/>
            <w:bottom w:val="none" w:sz="0" w:space="0" w:color="auto"/>
            <w:right w:val="none" w:sz="0" w:space="0" w:color="auto"/>
          </w:divBdr>
        </w:div>
        <w:div w:id="1984506620">
          <w:marLeft w:val="1166"/>
          <w:marRight w:val="0"/>
          <w:marTop w:val="125"/>
          <w:marBottom w:val="0"/>
          <w:divBdr>
            <w:top w:val="none" w:sz="0" w:space="0" w:color="auto"/>
            <w:left w:val="none" w:sz="0" w:space="0" w:color="auto"/>
            <w:bottom w:val="none" w:sz="0" w:space="0" w:color="auto"/>
            <w:right w:val="none" w:sz="0" w:space="0" w:color="auto"/>
          </w:divBdr>
        </w:div>
      </w:divsChild>
    </w:div>
    <w:div w:id="1135222288">
      <w:bodyDiv w:val="1"/>
      <w:marLeft w:val="0"/>
      <w:marRight w:val="0"/>
      <w:marTop w:val="0"/>
      <w:marBottom w:val="0"/>
      <w:divBdr>
        <w:top w:val="none" w:sz="0" w:space="0" w:color="auto"/>
        <w:left w:val="none" w:sz="0" w:space="0" w:color="auto"/>
        <w:bottom w:val="none" w:sz="0" w:space="0" w:color="auto"/>
        <w:right w:val="none" w:sz="0" w:space="0" w:color="auto"/>
      </w:divBdr>
    </w:div>
    <w:div w:id="1135492644">
      <w:bodyDiv w:val="1"/>
      <w:marLeft w:val="0"/>
      <w:marRight w:val="0"/>
      <w:marTop w:val="0"/>
      <w:marBottom w:val="0"/>
      <w:divBdr>
        <w:top w:val="none" w:sz="0" w:space="0" w:color="auto"/>
        <w:left w:val="none" w:sz="0" w:space="0" w:color="auto"/>
        <w:bottom w:val="none" w:sz="0" w:space="0" w:color="auto"/>
        <w:right w:val="none" w:sz="0" w:space="0" w:color="auto"/>
      </w:divBdr>
      <w:divsChild>
        <w:div w:id="654145448">
          <w:marLeft w:val="1800"/>
          <w:marRight w:val="0"/>
          <w:marTop w:val="115"/>
          <w:marBottom w:val="0"/>
          <w:divBdr>
            <w:top w:val="none" w:sz="0" w:space="0" w:color="auto"/>
            <w:left w:val="none" w:sz="0" w:space="0" w:color="auto"/>
            <w:bottom w:val="none" w:sz="0" w:space="0" w:color="auto"/>
            <w:right w:val="none" w:sz="0" w:space="0" w:color="auto"/>
          </w:divBdr>
        </w:div>
        <w:div w:id="1648167647">
          <w:marLeft w:val="547"/>
          <w:marRight w:val="0"/>
          <w:marTop w:val="154"/>
          <w:marBottom w:val="0"/>
          <w:divBdr>
            <w:top w:val="none" w:sz="0" w:space="0" w:color="auto"/>
            <w:left w:val="none" w:sz="0" w:space="0" w:color="auto"/>
            <w:bottom w:val="none" w:sz="0" w:space="0" w:color="auto"/>
            <w:right w:val="none" w:sz="0" w:space="0" w:color="auto"/>
          </w:divBdr>
        </w:div>
        <w:div w:id="1851488099">
          <w:marLeft w:val="1800"/>
          <w:marRight w:val="0"/>
          <w:marTop w:val="115"/>
          <w:marBottom w:val="0"/>
          <w:divBdr>
            <w:top w:val="none" w:sz="0" w:space="0" w:color="auto"/>
            <w:left w:val="none" w:sz="0" w:space="0" w:color="auto"/>
            <w:bottom w:val="none" w:sz="0" w:space="0" w:color="auto"/>
            <w:right w:val="none" w:sz="0" w:space="0" w:color="auto"/>
          </w:divBdr>
        </w:div>
        <w:div w:id="2049913711">
          <w:marLeft w:val="1800"/>
          <w:marRight w:val="0"/>
          <w:marTop w:val="115"/>
          <w:marBottom w:val="0"/>
          <w:divBdr>
            <w:top w:val="none" w:sz="0" w:space="0" w:color="auto"/>
            <w:left w:val="none" w:sz="0" w:space="0" w:color="auto"/>
            <w:bottom w:val="none" w:sz="0" w:space="0" w:color="auto"/>
            <w:right w:val="none" w:sz="0" w:space="0" w:color="auto"/>
          </w:divBdr>
        </w:div>
        <w:div w:id="2073189439">
          <w:marLeft w:val="1166"/>
          <w:marRight w:val="0"/>
          <w:marTop w:val="134"/>
          <w:marBottom w:val="0"/>
          <w:divBdr>
            <w:top w:val="none" w:sz="0" w:space="0" w:color="auto"/>
            <w:left w:val="none" w:sz="0" w:space="0" w:color="auto"/>
            <w:bottom w:val="none" w:sz="0" w:space="0" w:color="auto"/>
            <w:right w:val="none" w:sz="0" w:space="0" w:color="auto"/>
          </w:divBdr>
        </w:div>
      </w:divsChild>
    </w:div>
    <w:div w:id="1135753135">
      <w:bodyDiv w:val="1"/>
      <w:marLeft w:val="0"/>
      <w:marRight w:val="0"/>
      <w:marTop w:val="0"/>
      <w:marBottom w:val="0"/>
      <w:divBdr>
        <w:top w:val="none" w:sz="0" w:space="0" w:color="auto"/>
        <w:left w:val="none" w:sz="0" w:space="0" w:color="auto"/>
        <w:bottom w:val="none" w:sz="0" w:space="0" w:color="auto"/>
        <w:right w:val="none" w:sz="0" w:space="0" w:color="auto"/>
      </w:divBdr>
      <w:divsChild>
        <w:div w:id="442655539">
          <w:marLeft w:val="0"/>
          <w:marRight w:val="0"/>
          <w:marTop w:val="0"/>
          <w:marBottom w:val="0"/>
          <w:divBdr>
            <w:top w:val="none" w:sz="0" w:space="0" w:color="auto"/>
            <w:left w:val="none" w:sz="0" w:space="0" w:color="auto"/>
            <w:bottom w:val="none" w:sz="0" w:space="0" w:color="auto"/>
            <w:right w:val="none" w:sz="0" w:space="0" w:color="auto"/>
          </w:divBdr>
          <w:divsChild>
            <w:div w:id="376439948">
              <w:marLeft w:val="0"/>
              <w:marRight w:val="0"/>
              <w:marTop w:val="0"/>
              <w:marBottom w:val="0"/>
              <w:divBdr>
                <w:top w:val="none" w:sz="0" w:space="0" w:color="auto"/>
                <w:left w:val="none" w:sz="0" w:space="0" w:color="auto"/>
                <w:bottom w:val="none" w:sz="0" w:space="0" w:color="auto"/>
                <w:right w:val="none" w:sz="0" w:space="0" w:color="auto"/>
              </w:divBdr>
            </w:div>
            <w:div w:id="760489719">
              <w:marLeft w:val="0"/>
              <w:marRight w:val="0"/>
              <w:marTop w:val="0"/>
              <w:marBottom w:val="0"/>
              <w:divBdr>
                <w:top w:val="none" w:sz="0" w:space="0" w:color="auto"/>
                <w:left w:val="none" w:sz="0" w:space="0" w:color="auto"/>
                <w:bottom w:val="none" w:sz="0" w:space="0" w:color="auto"/>
                <w:right w:val="none" w:sz="0" w:space="0" w:color="auto"/>
              </w:divBdr>
            </w:div>
            <w:div w:id="789668547">
              <w:marLeft w:val="0"/>
              <w:marRight w:val="0"/>
              <w:marTop w:val="0"/>
              <w:marBottom w:val="0"/>
              <w:divBdr>
                <w:top w:val="none" w:sz="0" w:space="0" w:color="auto"/>
                <w:left w:val="none" w:sz="0" w:space="0" w:color="auto"/>
                <w:bottom w:val="none" w:sz="0" w:space="0" w:color="auto"/>
                <w:right w:val="none" w:sz="0" w:space="0" w:color="auto"/>
              </w:divBdr>
            </w:div>
            <w:div w:id="1183936930">
              <w:marLeft w:val="0"/>
              <w:marRight w:val="0"/>
              <w:marTop w:val="0"/>
              <w:marBottom w:val="0"/>
              <w:divBdr>
                <w:top w:val="none" w:sz="0" w:space="0" w:color="auto"/>
                <w:left w:val="none" w:sz="0" w:space="0" w:color="auto"/>
                <w:bottom w:val="none" w:sz="0" w:space="0" w:color="auto"/>
                <w:right w:val="none" w:sz="0" w:space="0" w:color="auto"/>
              </w:divBdr>
            </w:div>
            <w:div w:id="1609311547">
              <w:marLeft w:val="0"/>
              <w:marRight w:val="0"/>
              <w:marTop w:val="0"/>
              <w:marBottom w:val="0"/>
              <w:divBdr>
                <w:top w:val="none" w:sz="0" w:space="0" w:color="auto"/>
                <w:left w:val="none" w:sz="0" w:space="0" w:color="auto"/>
                <w:bottom w:val="none" w:sz="0" w:space="0" w:color="auto"/>
                <w:right w:val="none" w:sz="0" w:space="0" w:color="auto"/>
              </w:divBdr>
            </w:div>
            <w:div w:id="1786193016">
              <w:marLeft w:val="0"/>
              <w:marRight w:val="0"/>
              <w:marTop w:val="0"/>
              <w:marBottom w:val="0"/>
              <w:divBdr>
                <w:top w:val="none" w:sz="0" w:space="0" w:color="auto"/>
                <w:left w:val="none" w:sz="0" w:space="0" w:color="auto"/>
                <w:bottom w:val="none" w:sz="0" w:space="0" w:color="auto"/>
                <w:right w:val="none" w:sz="0" w:space="0" w:color="auto"/>
              </w:divBdr>
            </w:div>
            <w:div w:id="1998146970">
              <w:marLeft w:val="0"/>
              <w:marRight w:val="0"/>
              <w:marTop w:val="0"/>
              <w:marBottom w:val="0"/>
              <w:divBdr>
                <w:top w:val="none" w:sz="0" w:space="0" w:color="auto"/>
                <w:left w:val="none" w:sz="0" w:space="0" w:color="auto"/>
                <w:bottom w:val="none" w:sz="0" w:space="0" w:color="auto"/>
                <w:right w:val="none" w:sz="0" w:space="0" w:color="auto"/>
              </w:divBdr>
            </w:div>
            <w:div w:id="211192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63706">
      <w:bodyDiv w:val="1"/>
      <w:marLeft w:val="0"/>
      <w:marRight w:val="0"/>
      <w:marTop w:val="0"/>
      <w:marBottom w:val="0"/>
      <w:divBdr>
        <w:top w:val="none" w:sz="0" w:space="0" w:color="auto"/>
        <w:left w:val="none" w:sz="0" w:space="0" w:color="auto"/>
        <w:bottom w:val="none" w:sz="0" w:space="0" w:color="auto"/>
        <w:right w:val="none" w:sz="0" w:space="0" w:color="auto"/>
      </w:divBdr>
    </w:div>
    <w:div w:id="1136609835">
      <w:bodyDiv w:val="1"/>
      <w:marLeft w:val="0"/>
      <w:marRight w:val="0"/>
      <w:marTop w:val="0"/>
      <w:marBottom w:val="0"/>
      <w:divBdr>
        <w:top w:val="none" w:sz="0" w:space="0" w:color="auto"/>
        <w:left w:val="none" w:sz="0" w:space="0" w:color="auto"/>
        <w:bottom w:val="none" w:sz="0" w:space="0" w:color="auto"/>
        <w:right w:val="none" w:sz="0" w:space="0" w:color="auto"/>
      </w:divBdr>
    </w:div>
    <w:div w:id="1136683783">
      <w:bodyDiv w:val="1"/>
      <w:marLeft w:val="0"/>
      <w:marRight w:val="0"/>
      <w:marTop w:val="0"/>
      <w:marBottom w:val="0"/>
      <w:divBdr>
        <w:top w:val="none" w:sz="0" w:space="0" w:color="auto"/>
        <w:left w:val="none" w:sz="0" w:space="0" w:color="auto"/>
        <w:bottom w:val="none" w:sz="0" w:space="0" w:color="auto"/>
        <w:right w:val="none" w:sz="0" w:space="0" w:color="auto"/>
      </w:divBdr>
    </w:div>
    <w:div w:id="1137264418">
      <w:bodyDiv w:val="1"/>
      <w:marLeft w:val="0"/>
      <w:marRight w:val="0"/>
      <w:marTop w:val="0"/>
      <w:marBottom w:val="0"/>
      <w:divBdr>
        <w:top w:val="none" w:sz="0" w:space="0" w:color="auto"/>
        <w:left w:val="none" w:sz="0" w:space="0" w:color="auto"/>
        <w:bottom w:val="none" w:sz="0" w:space="0" w:color="auto"/>
        <w:right w:val="none" w:sz="0" w:space="0" w:color="auto"/>
      </w:divBdr>
    </w:div>
    <w:div w:id="1138457382">
      <w:bodyDiv w:val="1"/>
      <w:marLeft w:val="0"/>
      <w:marRight w:val="0"/>
      <w:marTop w:val="0"/>
      <w:marBottom w:val="0"/>
      <w:divBdr>
        <w:top w:val="none" w:sz="0" w:space="0" w:color="auto"/>
        <w:left w:val="none" w:sz="0" w:space="0" w:color="auto"/>
        <w:bottom w:val="none" w:sz="0" w:space="0" w:color="auto"/>
        <w:right w:val="none" w:sz="0" w:space="0" w:color="auto"/>
      </w:divBdr>
    </w:div>
    <w:div w:id="1138567662">
      <w:bodyDiv w:val="1"/>
      <w:marLeft w:val="0"/>
      <w:marRight w:val="0"/>
      <w:marTop w:val="0"/>
      <w:marBottom w:val="0"/>
      <w:divBdr>
        <w:top w:val="none" w:sz="0" w:space="0" w:color="auto"/>
        <w:left w:val="none" w:sz="0" w:space="0" w:color="auto"/>
        <w:bottom w:val="none" w:sz="0" w:space="0" w:color="auto"/>
        <w:right w:val="none" w:sz="0" w:space="0" w:color="auto"/>
      </w:divBdr>
      <w:divsChild>
        <w:div w:id="760486665">
          <w:marLeft w:val="634"/>
          <w:marRight w:val="0"/>
          <w:marTop w:val="160"/>
          <w:marBottom w:val="0"/>
          <w:divBdr>
            <w:top w:val="none" w:sz="0" w:space="0" w:color="auto"/>
            <w:left w:val="none" w:sz="0" w:space="0" w:color="auto"/>
            <w:bottom w:val="none" w:sz="0" w:space="0" w:color="auto"/>
            <w:right w:val="none" w:sz="0" w:space="0" w:color="auto"/>
          </w:divBdr>
        </w:div>
        <w:div w:id="1827697470">
          <w:marLeft w:val="634"/>
          <w:marRight w:val="0"/>
          <w:marTop w:val="115"/>
          <w:marBottom w:val="0"/>
          <w:divBdr>
            <w:top w:val="none" w:sz="0" w:space="0" w:color="auto"/>
            <w:left w:val="none" w:sz="0" w:space="0" w:color="auto"/>
            <w:bottom w:val="none" w:sz="0" w:space="0" w:color="auto"/>
            <w:right w:val="none" w:sz="0" w:space="0" w:color="auto"/>
          </w:divBdr>
        </w:div>
        <w:div w:id="1878153112">
          <w:marLeft w:val="634"/>
          <w:marRight w:val="0"/>
          <w:marTop w:val="160"/>
          <w:marBottom w:val="0"/>
          <w:divBdr>
            <w:top w:val="none" w:sz="0" w:space="0" w:color="auto"/>
            <w:left w:val="none" w:sz="0" w:space="0" w:color="auto"/>
            <w:bottom w:val="none" w:sz="0" w:space="0" w:color="auto"/>
            <w:right w:val="none" w:sz="0" w:space="0" w:color="auto"/>
          </w:divBdr>
        </w:div>
        <w:div w:id="1923293179">
          <w:marLeft w:val="0"/>
          <w:marRight w:val="0"/>
          <w:marTop w:val="115"/>
          <w:marBottom w:val="0"/>
          <w:divBdr>
            <w:top w:val="none" w:sz="0" w:space="0" w:color="auto"/>
            <w:left w:val="none" w:sz="0" w:space="0" w:color="auto"/>
            <w:bottom w:val="none" w:sz="0" w:space="0" w:color="auto"/>
            <w:right w:val="none" w:sz="0" w:space="0" w:color="auto"/>
          </w:divBdr>
        </w:div>
      </w:divsChild>
    </w:div>
    <w:div w:id="1139884769">
      <w:bodyDiv w:val="1"/>
      <w:marLeft w:val="0"/>
      <w:marRight w:val="0"/>
      <w:marTop w:val="0"/>
      <w:marBottom w:val="0"/>
      <w:divBdr>
        <w:top w:val="none" w:sz="0" w:space="0" w:color="auto"/>
        <w:left w:val="none" w:sz="0" w:space="0" w:color="auto"/>
        <w:bottom w:val="none" w:sz="0" w:space="0" w:color="auto"/>
        <w:right w:val="none" w:sz="0" w:space="0" w:color="auto"/>
      </w:divBdr>
    </w:div>
    <w:div w:id="1140656571">
      <w:bodyDiv w:val="1"/>
      <w:marLeft w:val="0"/>
      <w:marRight w:val="0"/>
      <w:marTop w:val="0"/>
      <w:marBottom w:val="0"/>
      <w:divBdr>
        <w:top w:val="none" w:sz="0" w:space="0" w:color="auto"/>
        <w:left w:val="none" w:sz="0" w:space="0" w:color="auto"/>
        <w:bottom w:val="none" w:sz="0" w:space="0" w:color="auto"/>
        <w:right w:val="none" w:sz="0" w:space="0" w:color="auto"/>
      </w:divBdr>
      <w:divsChild>
        <w:div w:id="1091050527">
          <w:marLeft w:val="1166"/>
          <w:marRight w:val="0"/>
          <w:marTop w:val="96"/>
          <w:marBottom w:val="0"/>
          <w:divBdr>
            <w:top w:val="none" w:sz="0" w:space="0" w:color="auto"/>
            <w:left w:val="none" w:sz="0" w:space="0" w:color="auto"/>
            <w:bottom w:val="none" w:sz="0" w:space="0" w:color="auto"/>
            <w:right w:val="none" w:sz="0" w:space="0" w:color="auto"/>
          </w:divBdr>
        </w:div>
        <w:div w:id="1289358302">
          <w:marLeft w:val="1166"/>
          <w:marRight w:val="0"/>
          <w:marTop w:val="96"/>
          <w:marBottom w:val="0"/>
          <w:divBdr>
            <w:top w:val="none" w:sz="0" w:space="0" w:color="auto"/>
            <w:left w:val="none" w:sz="0" w:space="0" w:color="auto"/>
            <w:bottom w:val="none" w:sz="0" w:space="0" w:color="auto"/>
            <w:right w:val="none" w:sz="0" w:space="0" w:color="auto"/>
          </w:divBdr>
        </w:div>
        <w:div w:id="1410929914">
          <w:marLeft w:val="1166"/>
          <w:marRight w:val="0"/>
          <w:marTop w:val="96"/>
          <w:marBottom w:val="0"/>
          <w:divBdr>
            <w:top w:val="none" w:sz="0" w:space="0" w:color="auto"/>
            <w:left w:val="none" w:sz="0" w:space="0" w:color="auto"/>
            <w:bottom w:val="none" w:sz="0" w:space="0" w:color="auto"/>
            <w:right w:val="none" w:sz="0" w:space="0" w:color="auto"/>
          </w:divBdr>
        </w:div>
        <w:div w:id="1502575483">
          <w:marLeft w:val="547"/>
          <w:marRight w:val="0"/>
          <w:marTop w:val="115"/>
          <w:marBottom w:val="0"/>
          <w:divBdr>
            <w:top w:val="none" w:sz="0" w:space="0" w:color="auto"/>
            <w:left w:val="none" w:sz="0" w:space="0" w:color="auto"/>
            <w:bottom w:val="none" w:sz="0" w:space="0" w:color="auto"/>
            <w:right w:val="none" w:sz="0" w:space="0" w:color="auto"/>
          </w:divBdr>
        </w:div>
        <w:div w:id="1608006063">
          <w:marLeft w:val="1166"/>
          <w:marRight w:val="0"/>
          <w:marTop w:val="96"/>
          <w:marBottom w:val="0"/>
          <w:divBdr>
            <w:top w:val="none" w:sz="0" w:space="0" w:color="auto"/>
            <w:left w:val="none" w:sz="0" w:space="0" w:color="auto"/>
            <w:bottom w:val="none" w:sz="0" w:space="0" w:color="auto"/>
            <w:right w:val="none" w:sz="0" w:space="0" w:color="auto"/>
          </w:divBdr>
        </w:div>
        <w:div w:id="2123451014">
          <w:marLeft w:val="1166"/>
          <w:marRight w:val="0"/>
          <w:marTop w:val="96"/>
          <w:marBottom w:val="0"/>
          <w:divBdr>
            <w:top w:val="none" w:sz="0" w:space="0" w:color="auto"/>
            <w:left w:val="none" w:sz="0" w:space="0" w:color="auto"/>
            <w:bottom w:val="none" w:sz="0" w:space="0" w:color="auto"/>
            <w:right w:val="none" w:sz="0" w:space="0" w:color="auto"/>
          </w:divBdr>
        </w:div>
      </w:divsChild>
    </w:div>
    <w:div w:id="1140922690">
      <w:bodyDiv w:val="1"/>
      <w:marLeft w:val="0"/>
      <w:marRight w:val="0"/>
      <w:marTop w:val="0"/>
      <w:marBottom w:val="0"/>
      <w:divBdr>
        <w:top w:val="none" w:sz="0" w:space="0" w:color="auto"/>
        <w:left w:val="none" w:sz="0" w:space="0" w:color="auto"/>
        <w:bottom w:val="none" w:sz="0" w:space="0" w:color="auto"/>
        <w:right w:val="none" w:sz="0" w:space="0" w:color="auto"/>
      </w:divBdr>
      <w:divsChild>
        <w:div w:id="2131511530">
          <w:marLeft w:val="0"/>
          <w:marRight w:val="0"/>
          <w:marTop w:val="0"/>
          <w:marBottom w:val="0"/>
          <w:divBdr>
            <w:top w:val="none" w:sz="0" w:space="0" w:color="auto"/>
            <w:left w:val="none" w:sz="0" w:space="0" w:color="auto"/>
            <w:bottom w:val="none" w:sz="0" w:space="0" w:color="auto"/>
            <w:right w:val="none" w:sz="0" w:space="0" w:color="auto"/>
          </w:divBdr>
          <w:divsChild>
            <w:div w:id="772364417">
              <w:marLeft w:val="0"/>
              <w:marRight w:val="0"/>
              <w:marTop w:val="0"/>
              <w:marBottom w:val="0"/>
              <w:divBdr>
                <w:top w:val="none" w:sz="0" w:space="0" w:color="auto"/>
                <w:left w:val="none" w:sz="0" w:space="0" w:color="auto"/>
                <w:bottom w:val="none" w:sz="0" w:space="0" w:color="auto"/>
                <w:right w:val="none" w:sz="0" w:space="0" w:color="auto"/>
              </w:divBdr>
            </w:div>
            <w:div w:id="842160572">
              <w:marLeft w:val="0"/>
              <w:marRight w:val="0"/>
              <w:marTop w:val="0"/>
              <w:marBottom w:val="0"/>
              <w:divBdr>
                <w:top w:val="none" w:sz="0" w:space="0" w:color="auto"/>
                <w:left w:val="none" w:sz="0" w:space="0" w:color="auto"/>
                <w:bottom w:val="none" w:sz="0" w:space="0" w:color="auto"/>
                <w:right w:val="none" w:sz="0" w:space="0" w:color="auto"/>
              </w:divBdr>
            </w:div>
            <w:div w:id="904032415">
              <w:marLeft w:val="0"/>
              <w:marRight w:val="0"/>
              <w:marTop w:val="0"/>
              <w:marBottom w:val="0"/>
              <w:divBdr>
                <w:top w:val="none" w:sz="0" w:space="0" w:color="auto"/>
                <w:left w:val="none" w:sz="0" w:space="0" w:color="auto"/>
                <w:bottom w:val="none" w:sz="0" w:space="0" w:color="auto"/>
                <w:right w:val="none" w:sz="0" w:space="0" w:color="auto"/>
              </w:divBdr>
            </w:div>
            <w:div w:id="183194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00818">
      <w:bodyDiv w:val="1"/>
      <w:marLeft w:val="0"/>
      <w:marRight w:val="0"/>
      <w:marTop w:val="0"/>
      <w:marBottom w:val="0"/>
      <w:divBdr>
        <w:top w:val="none" w:sz="0" w:space="0" w:color="auto"/>
        <w:left w:val="none" w:sz="0" w:space="0" w:color="auto"/>
        <w:bottom w:val="none" w:sz="0" w:space="0" w:color="auto"/>
        <w:right w:val="none" w:sz="0" w:space="0" w:color="auto"/>
      </w:divBdr>
    </w:div>
    <w:div w:id="1141003566">
      <w:bodyDiv w:val="1"/>
      <w:marLeft w:val="0"/>
      <w:marRight w:val="0"/>
      <w:marTop w:val="0"/>
      <w:marBottom w:val="0"/>
      <w:divBdr>
        <w:top w:val="none" w:sz="0" w:space="0" w:color="auto"/>
        <w:left w:val="none" w:sz="0" w:space="0" w:color="auto"/>
        <w:bottom w:val="none" w:sz="0" w:space="0" w:color="auto"/>
        <w:right w:val="none" w:sz="0" w:space="0" w:color="auto"/>
      </w:divBdr>
    </w:div>
    <w:div w:id="1141465395">
      <w:bodyDiv w:val="1"/>
      <w:marLeft w:val="0"/>
      <w:marRight w:val="0"/>
      <w:marTop w:val="0"/>
      <w:marBottom w:val="0"/>
      <w:divBdr>
        <w:top w:val="none" w:sz="0" w:space="0" w:color="auto"/>
        <w:left w:val="none" w:sz="0" w:space="0" w:color="auto"/>
        <w:bottom w:val="none" w:sz="0" w:space="0" w:color="auto"/>
        <w:right w:val="none" w:sz="0" w:space="0" w:color="auto"/>
      </w:divBdr>
    </w:div>
    <w:div w:id="1141531892">
      <w:bodyDiv w:val="1"/>
      <w:marLeft w:val="0"/>
      <w:marRight w:val="0"/>
      <w:marTop w:val="0"/>
      <w:marBottom w:val="0"/>
      <w:divBdr>
        <w:top w:val="none" w:sz="0" w:space="0" w:color="auto"/>
        <w:left w:val="none" w:sz="0" w:space="0" w:color="auto"/>
        <w:bottom w:val="none" w:sz="0" w:space="0" w:color="auto"/>
        <w:right w:val="none" w:sz="0" w:space="0" w:color="auto"/>
      </w:divBdr>
      <w:divsChild>
        <w:div w:id="1132215372">
          <w:marLeft w:val="0"/>
          <w:marRight w:val="0"/>
          <w:marTop w:val="0"/>
          <w:marBottom w:val="0"/>
          <w:divBdr>
            <w:top w:val="none" w:sz="0" w:space="0" w:color="auto"/>
            <w:left w:val="none" w:sz="0" w:space="0" w:color="auto"/>
            <w:bottom w:val="none" w:sz="0" w:space="0" w:color="auto"/>
            <w:right w:val="none" w:sz="0" w:space="0" w:color="auto"/>
          </w:divBdr>
          <w:divsChild>
            <w:div w:id="305741425">
              <w:marLeft w:val="0"/>
              <w:marRight w:val="0"/>
              <w:marTop w:val="0"/>
              <w:marBottom w:val="0"/>
              <w:divBdr>
                <w:top w:val="none" w:sz="0" w:space="0" w:color="auto"/>
                <w:left w:val="none" w:sz="0" w:space="0" w:color="auto"/>
                <w:bottom w:val="none" w:sz="0" w:space="0" w:color="auto"/>
                <w:right w:val="none" w:sz="0" w:space="0" w:color="auto"/>
              </w:divBdr>
            </w:div>
            <w:div w:id="759638414">
              <w:marLeft w:val="0"/>
              <w:marRight w:val="0"/>
              <w:marTop w:val="0"/>
              <w:marBottom w:val="0"/>
              <w:divBdr>
                <w:top w:val="none" w:sz="0" w:space="0" w:color="auto"/>
                <w:left w:val="none" w:sz="0" w:space="0" w:color="auto"/>
                <w:bottom w:val="none" w:sz="0" w:space="0" w:color="auto"/>
                <w:right w:val="none" w:sz="0" w:space="0" w:color="auto"/>
              </w:divBdr>
            </w:div>
            <w:div w:id="837158682">
              <w:marLeft w:val="0"/>
              <w:marRight w:val="0"/>
              <w:marTop w:val="0"/>
              <w:marBottom w:val="0"/>
              <w:divBdr>
                <w:top w:val="none" w:sz="0" w:space="0" w:color="auto"/>
                <w:left w:val="none" w:sz="0" w:space="0" w:color="auto"/>
                <w:bottom w:val="none" w:sz="0" w:space="0" w:color="auto"/>
                <w:right w:val="none" w:sz="0" w:space="0" w:color="auto"/>
              </w:divBdr>
            </w:div>
            <w:div w:id="1159810510">
              <w:marLeft w:val="0"/>
              <w:marRight w:val="0"/>
              <w:marTop w:val="0"/>
              <w:marBottom w:val="0"/>
              <w:divBdr>
                <w:top w:val="none" w:sz="0" w:space="0" w:color="auto"/>
                <w:left w:val="none" w:sz="0" w:space="0" w:color="auto"/>
                <w:bottom w:val="none" w:sz="0" w:space="0" w:color="auto"/>
                <w:right w:val="none" w:sz="0" w:space="0" w:color="auto"/>
              </w:divBdr>
            </w:div>
            <w:div w:id="1776632571">
              <w:marLeft w:val="0"/>
              <w:marRight w:val="0"/>
              <w:marTop w:val="0"/>
              <w:marBottom w:val="0"/>
              <w:divBdr>
                <w:top w:val="none" w:sz="0" w:space="0" w:color="auto"/>
                <w:left w:val="none" w:sz="0" w:space="0" w:color="auto"/>
                <w:bottom w:val="none" w:sz="0" w:space="0" w:color="auto"/>
                <w:right w:val="none" w:sz="0" w:space="0" w:color="auto"/>
              </w:divBdr>
            </w:div>
            <w:div w:id="195193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7433">
      <w:bodyDiv w:val="1"/>
      <w:marLeft w:val="0"/>
      <w:marRight w:val="0"/>
      <w:marTop w:val="0"/>
      <w:marBottom w:val="0"/>
      <w:divBdr>
        <w:top w:val="none" w:sz="0" w:space="0" w:color="auto"/>
        <w:left w:val="none" w:sz="0" w:space="0" w:color="auto"/>
        <w:bottom w:val="none" w:sz="0" w:space="0" w:color="auto"/>
        <w:right w:val="none" w:sz="0" w:space="0" w:color="auto"/>
      </w:divBdr>
      <w:divsChild>
        <w:div w:id="42679626">
          <w:marLeft w:val="360"/>
          <w:marRight w:val="0"/>
          <w:marTop w:val="200"/>
          <w:marBottom w:val="0"/>
          <w:divBdr>
            <w:top w:val="none" w:sz="0" w:space="0" w:color="auto"/>
            <w:left w:val="none" w:sz="0" w:space="0" w:color="auto"/>
            <w:bottom w:val="none" w:sz="0" w:space="0" w:color="auto"/>
            <w:right w:val="none" w:sz="0" w:space="0" w:color="auto"/>
          </w:divBdr>
        </w:div>
        <w:div w:id="90973829">
          <w:marLeft w:val="360"/>
          <w:marRight w:val="0"/>
          <w:marTop w:val="200"/>
          <w:marBottom w:val="0"/>
          <w:divBdr>
            <w:top w:val="none" w:sz="0" w:space="0" w:color="auto"/>
            <w:left w:val="none" w:sz="0" w:space="0" w:color="auto"/>
            <w:bottom w:val="none" w:sz="0" w:space="0" w:color="auto"/>
            <w:right w:val="none" w:sz="0" w:space="0" w:color="auto"/>
          </w:divBdr>
        </w:div>
        <w:div w:id="232662495">
          <w:marLeft w:val="1080"/>
          <w:marRight w:val="0"/>
          <w:marTop w:val="100"/>
          <w:marBottom w:val="0"/>
          <w:divBdr>
            <w:top w:val="none" w:sz="0" w:space="0" w:color="auto"/>
            <w:left w:val="none" w:sz="0" w:space="0" w:color="auto"/>
            <w:bottom w:val="none" w:sz="0" w:space="0" w:color="auto"/>
            <w:right w:val="none" w:sz="0" w:space="0" w:color="auto"/>
          </w:divBdr>
        </w:div>
        <w:div w:id="1320426466">
          <w:marLeft w:val="360"/>
          <w:marRight w:val="0"/>
          <w:marTop w:val="200"/>
          <w:marBottom w:val="0"/>
          <w:divBdr>
            <w:top w:val="none" w:sz="0" w:space="0" w:color="auto"/>
            <w:left w:val="none" w:sz="0" w:space="0" w:color="auto"/>
            <w:bottom w:val="none" w:sz="0" w:space="0" w:color="auto"/>
            <w:right w:val="none" w:sz="0" w:space="0" w:color="auto"/>
          </w:divBdr>
        </w:div>
        <w:div w:id="1509099570">
          <w:marLeft w:val="1080"/>
          <w:marRight w:val="0"/>
          <w:marTop w:val="100"/>
          <w:marBottom w:val="0"/>
          <w:divBdr>
            <w:top w:val="none" w:sz="0" w:space="0" w:color="auto"/>
            <w:left w:val="none" w:sz="0" w:space="0" w:color="auto"/>
            <w:bottom w:val="none" w:sz="0" w:space="0" w:color="auto"/>
            <w:right w:val="none" w:sz="0" w:space="0" w:color="auto"/>
          </w:divBdr>
        </w:div>
        <w:div w:id="1678968315">
          <w:marLeft w:val="360"/>
          <w:marRight w:val="0"/>
          <w:marTop w:val="200"/>
          <w:marBottom w:val="0"/>
          <w:divBdr>
            <w:top w:val="none" w:sz="0" w:space="0" w:color="auto"/>
            <w:left w:val="none" w:sz="0" w:space="0" w:color="auto"/>
            <w:bottom w:val="none" w:sz="0" w:space="0" w:color="auto"/>
            <w:right w:val="none" w:sz="0" w:space="0" w:color="auto"/>
          </w:divBdr>
        </w:div>
        <w:div w:id="1838380211">
          <w:marLeft w:val="360"/>
          <w:marRight w:val="0"/>
          <w:marTop w:val="200"/>
          <w:marBottom w:val="0"/>
          <w:divBdr>
            <w:top w:val="none" w:sz="0" w:space="0" w:color="auto"/>
            <w:left w:val="none" w:sz="0" w:space="0" w:color="auto"/>
            <w:bottom w:val="none" w:sz="0" w:space="0" w:color="auto"/>
            <w:right w:val="none" w:sz="0" w:space="0" w:color="auto"/>
          </w:divBdr>
        </w:div>
        <w:div w:id="2016416825">
          <w:marLeft w:val="1080"/>
          <w:marRight w:val="0"/>
          <w:marTop w:val="100"/>
          <w:marBottom w:val="0"/>
          <w:divBdr>
            <w:top w:val="none" w:sz="0" w:space="0" w:color="auto"/>
            <w:left w:val="none" w:sz="0" w:space="0" w:color="auto"/>
            <w:bottom w:val="none" w:sz="0" w:space="0" w:color="auto"/>
            <w:right w:val="none" w:sz="0" w:space="0" w:color="auto"/>
          </w:divBdr>
        </w:div>
        <w:div w:id="2057309799">
          <w:marLeft w:val="1080"/>
          <w:marRight w:val="0"/>
          <w:marTop w:val="100"/>
          <w:marBottom w:val="0"/>
          <w:divBdr>
            <w:top w:val="none" w:sz="0" w:space="0" w:color="auto"/>
            <w:left w:val="none" w:sz="0" w:space="0" w:color="auto"/>
            <w:bottom w:val="none" w:sz="0" w:space="0" w:color="auto"/>
            <w:right w:val="none" w:sz="0" w:space="0" w:color="auto"/>
          </w:divBdr>
        </w:div>
      </w:divsChild>
    </w:div>
    <w:div w:id="1141653222">
      <w:bodyDiv w:val="1"/>
      <w:marLeft w:val="0"/>
      <w:marRight w:val="0"/>
      <w:marTop w:val="0"/>
      <w:marBottom w:val="0"/>
      <w:divBdr>
        <w:top w:val="none" w:sz="0" w:space="0" w:color="auto"/>
        <w:left w:val="none" w:sz="0" w:space="0" w:color="auto"/>
        <w:bottom w:val="none" w:sz="0" w:space="0" w:color="auto"/>
        <w:right w:val="none" w:sz="0" w:space="0" w:color="auto"/>
      </w:divBdr>
    </w:div>
    <w:div w:id="1141656985">
      <w:bodyDiv w:val="1"/>
      <w:marLeft w:val="0"/>
      <w:marRight w:val="0"/>
      <w:marTop w:val="0"/>
      <w:marBottom w:val="0"/>
      <w:divBdr>
        <w:top w:val="none" w:sz="0" w:space="0" w:color="auto"/>
        <w:left w:val="none" w:sz="0" w:space="0" w:color="auto"/>
        <w:bottom w:val="none" w:sz="0" w:space="0" w:color="auto"/>
        <w:right w:val="none" w:sz="0" w:space="0" w:color="auto"/>
      </w:divBdr>
    </w:div>
    <w:div w:id="1141772157">
      <w:bodyDiv w:val="1"/>
      <w:marLeft w:val="0"/>
      <w:marRight w:val="0"/>
      <w:marTop w:val="0"/>
      <w:marBottom w:val="0"/>
      <w:divBdr>
        <w:top w:val="none" w:sz="0" w:space="0" w:color="auto"/>
        <w:left w:val="none" w:sz="0" w:space="0" w:color="auto"/>
        <w:bottom w:val="none" w:sz="0" w:space="0" w:color="auto"/>
        <w:right w:val="none" w:sz="0" w:space="0" w:color="auto"/>
      </w:divBdr>
    </w:div>
    <w:div w:id="1141918207">
      <w:bodyDiv w:val="1"/>
      <w:marLeft w:val="0"/>
      <w:marRight w:val="0"/>
      <w:marTop w:val="0"/>
      <w:marBottom w:val="0"/>
      <w:divBdr>
        <w:top w:val="none" w:sz="0" w:space="0" w:color="auto"/>
        <w:left w:val="none" w:sz="0" w:space="0" w:color="auto"/>
        <w:bottom w:val="none" w:sz="0" w:space="0" w:color="auto"/>
        <w:right w:val="none" w:sz="0" w:space="0" w:color="auto"/>
      </w:divBdr>
    </w:div>
    <w:div w:id="1142382711">
      <w:bodyDiv w:val="1"/>
      <w:marLeft w:val="0"/>
      <w:marRight w:val="0"/>
      <w:marTop w:val="0"/>
      <w:marBottom w:val="0"/>
      <w:divBdr>
        <w:top w:val="none" w:sz="0" w:space="0" w:color="auto"/>
        <w:left w:val="none" w:sz="0" w:space="0" w:color="auto"/>
        <w:bottom w:val="none" w:sz="0" w:space="0" w:color="auto"/>
        <w:right w:val="none" w:sz="0" w:space="0" w:color="auto"/>
      </w:divBdr>
      <w:divsChild>
        <w:div w:id="212543708">
          <w:marLeft w:val="1166"/>
          <w:marRight w:val="0"/>
          <w:marTop w:val="91"/>
          <w:marBottom w:val="0"/>
          <w:divBdr>
            <w:top w:val="none" w:sz="0" w:space="0" w:color="auto"/>
            <w:left w:val="none" w:sz="0" w:space="0" w:color="auto"/>
            <w:bottom w:val="none" w:sz="0" w:space="0" w:color="auto"/>
            <w:right w:val="none" w:sz="0" w:space="0" w:color="auto"/>
          </w:divBdr>
        </w:div>
        <w:div w:id="352341756">
          <w:marLeft w:val="1166"/>
          <w:marRight w:val="0"/>
          <w:marTop w:val="91"/>
          <w:marBottom w:val="0"/>
          <w:divBdr>
            <w:top w:val="none" w:sz="0" w:space="0" w:color="auto"/>
            <w:left w:val="none" w:sz="0" w:space="0" w:color="auto"/>
            <w:bottom w:val="none" w:sz="0" w:space="0" w:color="auto"/>
            <w:right w:val="none" w:sz="0" w:space="0" w:color="auto"/>
          </w:divBdr>
        </w:div>
        <w:div w:id="357586938">
          <w:marLeft w:val="547"/>
          <w:marRight w:val="0"/>
          <w:marTop w:val="106"/>
          <w:marBottom w:val="0"/>
          <w:divBdr>
            <w:top w:val="none" w:sz="0" w:space="0" w:color="auto"/>
            <w:left w:val="none" w:sz="0" w:space="0" w:color="auto"/>
            <w:bottom w:val="none" w:sz="0" w:space="0" w:color="auto"/>
            <w:right w:val="none" w:sz="0" w:space="0" w:color="auto"/>
          </w:divBdr>
        </w:div>
        <w:div w:id="836657067">
          <w:marLeft w:val="1166"/>
          <w:marRight w:val="0"/>
          <w:marTop w:val="91"/>
          <w:marBottom w:val="0"/>
          <w:divBdr>
            <w:top w:val="none" w:sz="0" w:space="0" w:color="auto"/>
            <w:left w:val="none" w:sz="0" w:space="0" w:color="auto"/>
            <w:bottom w:val="none" w:sz="0" w:space="0" w:color="auto"/>
            <w:right w:val="none" w:sz="0" w:space="0" w:color="auto"/>
          </w:divBdr>
        </w:div>
        <w:div w:id="1303458848">
          <w:marLeft w:val="1166"/>
          <w:marRight w:val="0"/>
          <w:marTop w:val="91"/>
          <w:marBottom w:val="0"/>
          <w:divBdr>
            <w:top w:val="none" w:sz="0" w:space="0" w:color="auto"/>
            <w:left w:val="none" w:sz="0" w:space="0" w:color="auto"/>
            <w:bottom w:val="none" w:sz="0" w:space="0" w:color="auto"/>
            <w:right w:val="none" w:sz="0" w:space="0" w:color="auto"/>
          </w:divBdr>
        </w:div>
        <w:div w:id="1744717947">
          <w:marLeft w:val="547"/>
          <w:marRight w:val="0"/>
          <w:marTop w:val="106"/>
          <w:marBottom w:val="0"/>
          <w:divBdr>
            <w:top w:val="none" w:sz="0" w:space="0" w:color="auto"/>
            <w:left w:val="none" w:sz="0" w:space="0" w:color="auto"/>
            <w:bottom w:val="none" w:sz="0" w:space="0" w:color="auto"/>
            <w:right w:val="none" w:sz="0" w:space="0" w:color="auto"/>
          </w:divBdr>
        </w:div>
        <w:div w:id="1759791831">
          <w:marLeft w:val="1166"/>
          <w:marRight w:val="0"/>
          <w:marTop w:val="91"/>
          <w:marBottom w:val="0"/>
          <w:divBdr>
            <w:top w:val="none" w:sz="0" w:space="0" w:color="auto"/>
            <w:left w:val="none" w:sz="0" w:space="0" w:color="auto"/>
            <w:bottom w:val="none" w:sz="0" w:space="0" w:color="auto"/>
            <w:right w:val="none" w:sz="0" w:space="0" w:color="auto"/>
          </w:divBdr>
        </w:div>
        <w:div w:id="1995907463">
          <w:marLeft w:val="547"/>
          <w:marRight w:val="0"/>
          <w:marTop w:val="106"/>
          <w:marBottom w:val="0"/>
          <w:divBdr>
            <w:top w:val="none" w:sz="0" w:space="0" w:color="auto"/>
            <w:left w:val="none" w:sz="0" w:space="0" w:color="auto"/>
            <w:bottom w:val="none" w:sz="0" w:space="0" w:color="auto"/>
            <w:right w:val="none" w:sz="0" w:space="0" w:color="auto"/>
          </w:divBdr>
        </w:div>
      </w:divsChild>
    </w:div>
    <w:div w:id="1142581546">
      <w:bodyDiv w:val="1"/>
      <w:marLeft w:val="0"/>
      <w:marRight w:val="0"/>
      <w:marTop w:val="0"/>
      <w:marBottom w:val="0"/>
      <w:divBdr>
        <w:top w:val="none" w:sz="0" w:space="0" w:color="auto"/>
        <w:left w:val="none" w:sz="0" w:space="0" w:color="auto"/>
        <w:bottom w:val="none" w:sz="0" w:space="0" w:color="auto"/>
        <w:right w:val="none" w:sz="0" w:space="0" w:color="auto"/>
      </w:divBdr>
      <w:divsChild>
        <w:div w:id="697781852">
          <w:marLeft w:val="547"/>
          <w:marRight w:val="0"/>
          <w:marTop w:val="173"/>
          <w:marBottom w:val="0"/>
          <w:divBdr>
            <w:top w:val="none" w:sz="0" w:space="0" w:color="auto"/>
            <w:left w:val="none" w:sz="0" w:space="0" w:color="auto"/>
            <w:bottom w:val="none" w:sz="0" w:space="0" w:color="auto"/>
            <w:right w:val="none" w:sz="0" w:space="0" w:color="auto"/>
          </w:divBdr>
        </w:div>
        <w:div w:id="969477372">
          <w:marLeft w:val="547"/>
          <w:marRight w:val="0"/>
          <w:marTop w:val="173"/>
          <w:marBottom w:val="0"/>
          <w:divBdr>
            <w:top w:val="none" w:sz="0" w:space="0" w:color="auto"/>
            <w:left w:val="none" w:sz="0" w:space="0" w:color="auto"/>
            <w:bottom w:val="none" w:sz="0" w:space="0" w:color="auto"/>
            <w:right w:val="none" w:sz="0" w:space="0" w:color="auto"/>
          </w:divBdr>
        </w:div>
        <w:div w:id="1361516703">
          <w:marLeft w:val="1166"/>
          <w:marRight w:val="0"/>
          <w:marTop w:val="134"/>
          <w:marBottom w:val="0"/>
          <w:divBdr>
            <w:top w:val="none" w:sz="0" w:space="0" w:color="auto"/>
            <w:left w:val="none" w:sz="0" w:space="0" w:color="auto"/>
            <w:bottom w:val="none" w:sz="0" w:space="0" w:color="auto"/>
            <w:right w:val="none" w:sz="0" w:space="0" w:color="auto"/>
          </w:divBdr>
        </w:div>
      </w:divsChild>
    </w:div>
    <w:div w:id="1143693102">
      <w:bodyDiv w:val="1"/>
      <w:marLeft w:val="0"/>
      <w:marRight w:val="0"/>
      <w:marTop w:val="0"/>
      <w:marBottom w:val="0"/>
      <w:divBdr>
        <w:top w:val="none" w:sz="0" w:space="0" w:color="auto"/>
        <w:left w:val="none" w:sz="0" w:space="0" w:color="auto"/>
        <w:bottom w:val="none" w:sz="0" w:space="0" w:color="auto"/>
        <w:right w:val="none" w:sz="0" w:space="0" w:color="auto"/>
      </w:divBdr>
    </w:div>
    <w:div w:id="1143698559">
      <w:bodyDiv w:val="1"/>
      <w:marLeft w:val="0"/>
      <w:marRight w:val="0"/>
      <w:marTop w:val="0"/>
      <w:marBottom w:val="0"/>
      <w:divBdr>
        <w:top w:val="none" w:sz="0" w:space="0" w:color="auto"/>
        <w:left w:val="none" w:sz="0" w:space="0" w:color="auto"/>
        <w:bottom w:val="none" w:sz="0" w:space="0" w:color="auto"/>
        <w:right w:val="none" w:sz="0" w:space="0" w:color="auto"/>
      </w:divBdr>
    </w:div>
    <w:div w:id="1144158409">
      <w:bodyDiv w:val="1"/>
      <w:marLeft w:val="0"/>
      <w:marRight w:val="0"/>
      <w:marTop w:val="0"/>
      <w:marBottom w:val="0"/>
      <w:divBdr>
        <w:top w:val="none" w:sz="0" w:space="0" w:color="auto"/>
        <w:left w:val="none" w:sz="0" w:space="0" w:color="auto"/>
        <w:bottom w:val="none" w:sz="0" w:space="0" w:color="auto"/>
        <w:right w:val="none" w:sz="0" w:space="0" w:color="auto"/>
      </w:divBdr>
      <w:divsChild>
        <w:div w:id="8921289">
          <w:marLeft w:val="2866"/>
          <w:marRight w:val="0"/>
          <w:marTop w:val="60"/>
          <w:marBottom w:val="0"/>
          <w:divBdr>
            <w:top w:val="none" w:sz="0" w:space="0" w:color="auto"/>
            <w:left w:val="none" w:sz="0" w:space="0" w:color="auto"/>
            <w:bottom w:val="none" w:sz="0" w:space="0" w:color="auto"/>
            <w:right w:val="none" w:sz="0" w:space="0" w:color="auto"/>
          </w:divBdr>
        </w:div>
        <w:div w:id="608778366">
          <w:marLeft w:val="2866"/>
          <w:marRight w:val="0"/>
          <w:marTop w:val="60"/>
          <w:marBottom w:val="0"/>
          <w:divBdr>
            <w:top w:val="none" w:sz="0" w:space="0" w:color="auto"/>
            <w:left w:val="none" w:sz="0" w:space="0" w:color="auto"/>
            <w:bottom w:val="none" w:sz="0" w:space="0" w:color="auto"/>
            <w:right w:val="none" w:sz="0" w:space="0" w:color="auto"/>
          </w:divBdr>
        </w:div>
        <w:div w:id="1183207478">
          <w:marLeft w:val="2866"/>
          <w:marRight w:val="0"/>
          <w:marTop w:val="60"/>
          <w:marBottom w:val="0"/>
          <w:divBdr>
            <w:top w:val="none" w:sz="0" w:space="0" w:color="auto"/>
            <w:left w:val="none" w:sz="0" w:space="0" w:color="auto"/>
            <w:bottom w:val="none" w:sz="0" w:space="0" w:color="auto"/>
            <w:right w:val="none" w:sz="0" w:space="0" w:color="auto"/>
          </w:divBdr>
        </w:div>
        <w:div w:id="1322345704">
          <w:marLeft w:val="1426"/>
          <w:marRight w:val="0"/>
          <w:marTop w:val="60"/>
          <w:marBottom w:val="0"/>
          <w:divBdr>
            <w:top w:val="none" w:sz="0" w:space="0" w:color="auto"/>
            <w:left w:val="none" w:sz="0" w:space="0" w:color="auto"/>
            <w:bottom w:val="none" w:sz="0" w:space="0" w:color="auto"/>
            <w:right w:val="none" w:sz="0" w:space="0" w:color="auto"/>
          </w:divBdr>
        </w:div>
        <w:div w:id="1514419452">
          <w:marLeft w:val="2866"/>
          <w:marRight w:val="0"/>
          <w:marTop w:val="60"/>
          <w:marBottom w:val="0"/>
          <w:divBdr>
            <w:top w:val="none" w:sz="0" w:space="0" w:color="auto"/>
            <w:left w:val="none" w:sz="0" w:space="0" w:color="auto"/>
            <w:bottom w:val="none" w:sz="0" w:space="0" w:color="auto"/>
            <w:right w:val="none" w:sz="0" w:space="0" w:color="auto"/>
          </w:divBdr>
        </w:div>
        <w:div w:id="1525898840">
          <w:marLeft w:val="533"/>
          <w:marRight w:val="0"/>
          <w:marTop w:val="60"/>
          <w:marBottom w:val="0"/>
          <w:divBdr>
            <w:top w:val="none" w:sz="0" w:space="0" w:color="auto"/>
            <w:left w:val="none" w:sz="0" w:space="0" w:color="auto"/>
            <w:bottom w:val="none" w:sz="0" w:space="0" w:color="auto"/>
            <w:right w:val="none" w:sz="0" w:space="0" w:color="auto"/>
          </w:divBdr>
        </w:div>
        <w:div w:id="1943029399">
          <w:marLeft w:val="1426"/>
          <w:marRight w:val="0"/>
          <w:marTop w:val="60"/>
          <w:marBottom w:val="0"/>
          <w:divBdr>
            <w:top w:val="none" w:sz="0" w:space="0" w:color="auto"/>
            <w:left w:val="none" w:sz="0" w:space="0" w:color="auto"/>
            <w:bottom w:val="none" w:sz="0" w:space="0" w:color="auto"/>
            <w:right w:val="none" w:sz="0" w:space="0" w:color="auto"/>
          </w:divBdr>
        </w:div>
      </w:divsChild>
    </w:div>
    <w:div w:id="1144391445">
      <w:bodyDiv w:val="1"/>
      <w:marLeft w:val="0"/>
      <w:marRight w:val="0"/>
      <w:marTop w:val="0"/>
      <w:marBottom w:val="0"/>
      <w:divBdr>
        <w:top w:val="none" w:sz="0" w:space="0" w:color="auto"/>
        <w:left w:val="none" w:sz="0" w:space="0" w:color="auto"/>
        <w:bottom w:val="none" w:sz="0" w:space="0" w:color="auto"/>
        <w:right w:val="none" w:sz="0" w:space="0" w:color="auto"/>
      </w:divBdr>
    </w:div>
    <w:div w:id="1145050765">
      <w:bodyDiv w:val="1"/>
      <w:marLeft w:val="0"/>
      <w:marRight w:val="0"/>
      <w:marTop w:val="0"/>
      <w:marBottom w:val="0"/>
      <w:divBdr>
        <w:top w:val="none" w:sz="0" w:space="0" w:color="auto"/>
        <w:left w:val="none" w:sz="0" w:space="0" w:color="auto"/>
        <w:bottom w:val="none" w:sz="0" w:space="0" w:color="auto"/>
        <w:right w:val="none" w:sz="0" w:space="0" w:color="auto"/>
      </w:divBdr>
      <w:divsChild>
        <w:div w:id="441071737">
          <w:marLeft w:val="1166"/>
          <w:marRight w:val="0"/>
          <w:marTop w:val="96"/>
          <w:marBottom w:val="0"/>
          <w:divBdr>
            <w:top w:val="none" w:sz="0" w:space="0" w:color="auto"/>
            <w:left w:val="none" w:sz="0" w:space="0" w:color="auto"/>
            <w:bottom w:val="none" w:sz="0" w:space="0" w:color="auto"/>
            <w:right w:val="none" w:sz="0" w:space="0" w:color="auto"/>
          </w:divBdr>
        </w:div>
        <w:div w:id="517697969">
          <w:marLeft w:val="1800"/>
          <w:marRight w:val="0"/>
          <w:marTop w:val="77"/>
          <w:marBottom w:val="0"/>
          <w:divBdr>
            <w:top w:val="none" w:sz="0" w:space="0" w:color="auto"/>
            <w:left w:val="none" w:sz="0" w:space="0" w:color="auto"/>
            <w:bottom w:val="none" w:sz="0" w:space="0" w:color="auto"/>
            <w:right w:val="none" w:sz="0" w:space="0" w:color="auto"/>
          </w:divBdr>
        </w:div>
        <w:div w:id="827599564">
          <w:marLeft w:val="1800"/>
          <w:marRight w:val="0"/>
          <w:marTop w:val="91"/>
          <w:marBottom w:val="0"/>
          <w:divBdr>
            <w:top w:val="none" w:sz="0" w:space="0" w:color="auto"/>
            <w:left w:val="none" w:sz="0" w:space="0" w:color="auto"/>
            <w:bottom w:val="none" w:sz="0" w:space="0" w:color="auto"/>
            <w:right w:val="none" w:sz="0" w:space="0" w:color="auto"/>
          </w:divBdr>
        </w:div>
        <w:div w:id="1081295069">
          <w:marLeft w:val="1800"/>
          <w:marRight w:val="0"/>
          <w:marTop w:val="91"/>
          <w:marBottom w:val="0"/>
          <w:divBdr>
            <w:top w:val="none" w:sz="0" w:space="0" w:color="auto"/>
            <w:left w:val="none" w:sz="0" w:space="0" w:color="auto"/>
            <w:bottom w:val="none" w:sz="0" w:space="0" w:color="auto"/>
            <w:right w:val="none" w:sz="0" w:space="0" w:color="auto"/>
          </w:divBdr>
        </w:div>
        <w:div w:id="1100224156">
          <w:marLeft w:val="1800"/>
          <w:marRight w:val="0"/>
          <w:marTop w:val="91"/>
          <w:marBottom w:val="0"/>
          <w:divBdr>
            <w:top w:val="none" w:sz="0" w:space="0" w:color="auto"/>
            <w:left w:val="none" w:sz="0" w:space="0" w:color="auto"/>
            <w:bottom w:val="none" w:sz="0" w:space="0" w:color="auto"/>
            <w:right w:val="none" w:sz="0" w:space="0" w:color="auto"/>
          </w:divBdr>
        </w:div>
        <w:div w:id="1281760552">
          <w:marLeft w:val="547"/>
          <w:marRight w:val="0"/>
          <w:marTop w:val="115"/>
          <w:marBottom w:val="0"/>
          <w:divBdr>
            <w:top w:val="none" w:sz="0" w:space="0" w:color="auto"/>
            <w:left w:val="none" w:sz="0" w:space="0" w:color="auto"/>
            <w:bottom w:val="none" w:sz="0" w:space="0" w:color="auto"/>
            <w:right w:val="none" w:sz="0" w:space="0" w:color="auto"/>
          </w:divBdr>
        </w:div>
        <w:div w:id="1485006890">
          <w:marLeft w:val="547"/>
          <w:marRight w:val="0"/>
          <w:marTop w:val="115"/>
          <w:marBottom w:val="0"/>
          <w:divBdr>
            <w:top w:val="none" w:sz="0" w:space="0" w:color="auto"/>
            <w:left w:val="none" w:sz="0" w:space="0" w:color="auto"/>
            <w:bottom w:val="none" w:sz="0" w:space="0" w:color="auto"/>
            <w:right w:val="none" w:sz="0" w:space="0" w:color="auto"/>
          </w:divBdr>
        </w:div>
        <w:div w:id="1653364837">
          <w:marLeft w:val="1166"/>
          <w:marRight w:val="0"/>
          <w:marTop w:val="91"/>
          <w:marBottom w:val="0"/>
          <w:divBdr>
            <w:top w:val="none" w:sz="0" w:space="0" w:color="auto"/>
            <w:left w:val="none" w:sz="0" w:space="0" w:color="auto"/>
            <w:bottom w:val="none" w:sz="0" w:space="0" w:color="auto"/>
            <w:right w:val="none" w:sz="0" w:space="0" w:color="auto"/>
          </w:divBdr>
        </w:div>
      </w:divsChild>
    </w:div>
    <w:div w:id="1145707971">
      <w:bodyDiv w:val="1"/>
      <w:marLeft w:val="0"/>
      <w:marRight w:val="0"/>
      <w:marTop w:val="0"/>
      <w:marBottom w:val="0"/>
      <w:divBdr>
        <w:top w:val="none" w:sz="0" w:space="0" w:color="auto"/>
        <w:left w:val="none" w:sz="0" w:space="0" w:color="auto"/>
        <w:bottom w:val="none" w:sz="0" w:space="0" w:color="auto"/>
        <w:right w:val="none" w:sz="0" w:space="0" w:color="auto"/>
      </w:divBdr>
    </w:div>
    <w:div w:id="1146900768">
      <w:bodyDiv w:val="1"/>
      <w:marLeft w:val="0"/>
      <w:marRight w:val="0"/>
      <w:marTop w:val="0"/>
      <w:marBottom w:val="0"/>
      <w:divBdr>
        <w:top w:val="none" w:sz="0" w:space="0" w:color="auto"/>
        <w:left w:val="none" w:sz="0" w:space="0" w:color="auto"/>
        <w:bottom w:val="none" w:sz="0" w:space="0" w:color="auto"/>
        <w:right w:val="none" w:sz="0" w:space="0" w:color="auto"/>
      </w:divBdr>
      <w:divsChild>
        <w:div w:id="1791123538">
          <w:marLeft w:val="0"/>
          <w:marRight w:val="0"/>
          <w:marTop w:val="0"/>
          <w:marBottom w:val="0"/>
          <w:divBdr>
            <w:top w:val="none" w:sz="0" w:space="0" w:color="auto"/>
            <w:left w:val="none" w:sz="0" w:space="0" w:color="auto"/>
            <w:bottom w:val="none" w:sz="0" w:space="0" w:color="auto"/>
            <w:right w:val="none" w:sz="0" w:space="0" w:color="auto"/>
          </w:divBdr>
          <w:divsChild>
            <w:div w:id="182523519">
              <w:marLeft w:val="0"/>
              <w:marRight w:val="0"/>
              <w:marTop w:val="0"/>
              <w:marBottom w:val="0"/>
              <w:divBdr>
                <w:top w:val="none" w:sz="0" w:space="0" w:color="auto"/>
                <w:left w:val="none" w:sz="0" w:space="0" w:color="auto"/>
                <w:bottom w:val="none" w:sz="0" w:space="0" w:color="auto"/>
                <w:right w:val="none" w:sz="0" w:space="0" w:color="auto"/>
              </w:divBdr>
            </w:div>
            <w:div w:id="439229081">
              <w:marLeft w:val="0"/>
              <w:marRight w:val="0"/>
              <w:marTop w:val="0"/>
              <w:marBottom w:val="0"/>
              <w:divBdr>
                <w:top w:val="none" w:sz="0" w:space="0" w:color="auto"/>
                <w:left w:val="none" w:sz="0" w:space="0" w:color="auto"/>
                <w:bottom w:val="none" w:sz="0" w:space="0" w:color="auto"/>
                <w:right w:val="none" w:sz="0" w:space="0" w:color="auto"/>
              </w:divBdr>
            </w:div>
            <w:div w:id="849637336">
              <w:marLeft w:val="0"/>
              <w:marRight w:val="0"/>
              <w:marTop w:val="0"/>
              <w:marBottom w:val="0"/>
              <w:divBdr>
                <w:top w:val="none" w:sz="0" w:space="0" w:color="auto"/>
                <w:left w:val="none" w:sz="0" w:space="0" w:color="auto"/>
                <w:bottom w:val="none" w:sz="0" w:space="0" w:color="auto"/>
                <w:right w:val="none" w:sz="0" w:space="0" w:color="auto"/>
              </w:divBdr>
            </w:div>
            <w:div w:id="1105345231">
              <w:marLeft w:val="0"/>
              <w:marRight w:val="0"/>
              <w:marTop w:val="0"/>
              <w:marBottom w:val="0"/>
              <w:divBdr>
                <w:top w:val="none" w:sz="0" w:space="0" w:color="auto"/>
                <w:left w:val="none" w:sz="0" w:space="0" w:color="auto"/>
                <w:bottom w:val="none" w:sz="0" w:space="0" w:color="auto"/>
                <w:right w:val="none" w:sz="0" w:space="0" w:color="auto"/>
              </w:divBdr>
            </w:div>
            <w:div w:id="150504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474062">
      <w:bodyDiv w:val="1"/>
      <w:marLeft w:val="0"/>
      <w:marRight w:val="0"/>
      <w:marTop w:val="0"/>
      <w:marBottom w:val="0"/>
      <w:divBdr>
        <w:top w:val="none" w:sz="0" w:space="0" w:color="auto"/>
        <w:left w:val="none" w:sz="0" w:space="0" w:color="auto"/>
        <w:bottom w:val="none" w:sz="0" w:space="0" w:color="auto"/>
        <w:right w:val="none" w:sz="0" w:space="0" w:color="auto"/>
      </w:divBdr>
      <w:divsChild>
        <w:div w:id="2137793573">
          <w:marLeft w:val="0"/>
          <w:marRight w:val="0"/>
          <w:marTop w:val="0"/>
          <w:marBottom w:val="0"/>
          <w:divBdr>
            <w:top w:val="none" w:sz="0" w:space="0" w:color="auto"/>
            <w:left w:val="none" w:sz="0" w:space="0" w:color="auto"/>
            <w:bottom w:val="none" w:sz="0" w:space="0" w:color="auto"/>
            <w:right w:val="none" w:sz="0" w:space="0" w:color="auto"/>
          </w:divBdr>
          <w:divsChild>
            <w:div w:id="63528806">
              <w:marLeft w:val="0"/>
              <w:marRight w:val="0"/>
              <w:marTop w:val="0"/>
              <w:marBottom w:val="0"/>
              <w:divBdr>
                <w:top w:val="none" w:sz="0" w:space="0" w:color="auto"/>
                <w:left w:val="none" w:sz="0" w:space="0" w:color="auto"/>
                <w:bottom w:val="none" w:sz="0" w:space="0" w:color="auto"/>
                <w:right w:val="none" w:sz="0" w:space="0" w:color="auto"/>
              </w:divBdr>
            </w:div>
            <w:div w:id="532307897">
              <w:marLeft w:val="0"/>
              <w:marRight w:val="0"/>
              <w:marTop w:val="0"/>
              <w:marBottom w:val="0"/>
              <w:divBdr>
                <w:top w:val="none" w:sz="0" w:space="0" w:color="auto"/>
                <w:left w:val="none" w:sz="0" w:space="0" w:color="auto"/>
                <w:bottom w:val="none" w:sz="0" w:space="0" w:color="auto"/>
                <w:right w:val="none" w:sz="0" w:space="0" w:color="auto"/>
              </w:divBdr>
            </w:div>
            <w:div w:id="579564029">
              <w:marLeft w:val="0"/>
              <w:marRight w:val="0"/>
              <w:marTop w:val="0"/>
              <w:marBottom w:val="0"/>
              <w:divBdr>
                <w:top w:val="none" w:sz="0" w:space="0" w:color="auto"/>
                <w:left w:val="none" w:sz="0" w:space="0" w:color="auto"/>
                <w:bottom w:val="none" w:sz="0" w:space="0" w:color="auto"/>
                <w:right w:val="none" w:sz="0" w:space="0" w:color="auto"/>
              </w:divBdr>
            </w:div>
            <w:div w:id="1318530384">
              <w:marLeft w:val="0"/>
              <w:marRight w:val="0"/>
              <w:marTop w:val="0"/>
              <w:marBottom w:val="0"/>
              <w:divBdr>
                <w:top w:val="none" w:sz="0" w:space="0" w:color="auto"/>
                <w:left w:val="none" w:sz="0" w:space="0" w:color="auto"/>
                <w:bottom w:val="none" w:sz="0" w:space="0" w:color="auto"/>
                <w:right w:val="none" w:sz="0" w:space="0" w:color="auto"/>
              </w:divBdr>
            </w:div>
            <w:div w:id="1413316360">
              <w:marLeft w:val="0"/>
              <w:marRight w:val="0"/>
              <w:marTop w:val="0"/>
              <w:marBottom w:val="0"/>
              <w:divBdr>
                <w:top w:val="none" w:sz="0" w:space="0" w:color="auto"/>
                <w:left w:val="none" w:sz="0" w:space="0" w:color="auto"/>
                <w:bottom w:val="none" w:sz="0" w:space="0" w:color="auto"/>
                <w:right w:val="none" w:sz="0" w:space="0" w:color="auto"/>
              </w:divBdr>
            </w:div>
            <w:div w:id="1598751277">
              <w:marLeft w:val="0"/>
              <w:marRight w:val="0"/>
              <w:marTop w:val="0"/>
              <w:marBottom w:val="0"/>
              <w:divBdr>
                <w:top w:val="none" w:sz="0" w:space="0" w:color="auto"/>
                <w:left w:val="none" w:sz="0" w:space="0" w:color="auto"/>
                <w:bottom w:val="none" w:sz="0" w:space="0" w:color="auto"/>
                <w:right w:val="none" w:sz="0" w:space="0" w:color="auto"/>
              </w:divBdr>
            </w:div>
            <w:div w:id="190756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63838">
      <w:bodyDiv w:val="1"/>
      <w:marLeft w:val="0"/>
      <w:marRight w:val="0"/>
      <w:marTop w:val="0"/>
      <w:marBottom w:val="0"/>
      <w:divBdr>
        <w:top w:val="none" w:sz="0" w:space="0" w:color="auto"/>
        <w:left w:val="none" w:sz="0" w:space="0" w:color="auto"/>
        <w:bottom w:val="none" w:sz="0" w:space="0" w:color="auto"/>
        <w:right w:val="none" w:sz="0" w:space="0" w:color="auto"/>
      </w:divBdr>
    </w:div>
    <w:div w:id="1149322204">
      <w:bodyDiv w:val="1"/>
      <w:marLeft w:val="0"/>
      <w:marRight w:val="0"/>
      <w:marTop w:val="0"/>
      <w:marBottom w:val="0"/>
      <w:divBdr>
        <w:top w:val="none" w:sz="0" w:space="0" w:color="auto"/>
        <w:left w:val="none" w:sz="0" w:space="0" w:color="auto"/>
        <w:bottom w:val="none" w:sz="0" w:space="0" w:color="auto"/>
        <w:right w:val="none" w:sz="0" w:space="0" w:color="auto"/>
      </w:divBdr>
    </w:div>
    <w:div w:id="1150093351">
      <w:bodyDiv w:val="1"/>
      <w:marLeft w:val="0"/>
      <w:marRight w:val="0"/>
      <w:marTop w:val="0"/>
      <w:marBottom w:val="0"/>
      <w:divBdr>
        <w:top w:val="none" w:sz="0" w:space="0" w:color="auto"/>
        <w:left w:val="none" w:sz="0" w:space="0" w:color="auto"/>
        <w:bottom w:val="none" w:sz="0" w:space="0" w:color="auto"/>
        <w:right w:val="none" w:sz="0" w:space="0" w:color="auto"/>
      </w:divBdr>
    </w:div>
    <w:div w:id="1150245399">
      <w:bodyDiv w:val="1"/>
      <w:marLeft w:val="0"/>
      <w:marRight w:val="0"/>
      <w:marTop w:val="0"/>
      <w:marBottom w:val="0"/>
      <w:divBdr>
        <w:top w:val="none" w:sz="0" w:space="0" w:color="auto"/>
        <w:left w:val="none" w:sz="0" w:space="0" w:color="auto"/>
        <w:bottom w:val="none" w:sz="0" w:space="0" w:color="auto"/>
        <w:right w:val="none" w:sz="0" w:space="0" w:color="auto"/>
      </w:divBdr>
      <w:divsChild>
        <w:div w:id="40793466">
          <w:marLeft w:val="2520"/>
          <w:marRight w:val="0"/>
          <w:marTop w:val="77"/>
          <w:marBottom w:val="0"/>
          <w:divBdr>
            <w:top w:val="none" w:sz="0" w:space="0" w:color="auto"/>
            <w:left w:val="none" w:sz="0" w:space="0" w:color="auto"/>
            <w:bottom w:val="none" w:sz="0" w:space="0" w:color="auto"/>
            <w:right w:val="none" w:sz="0" w:space="0" w:color="auto"/>
          </w:divBdr>
        </w:div>
        <w:div w:id="366029284">
          <w:marLeft w:val="2520"/>
          <w:marRight w:val="0"/>
          <w:marTop w:val="77"/>
          <w:marBottom w:val="0"/>
          <w:divBdr>
            <w:top w:val="none" w:sz="0" w:space="0" w:color="auto"/>
            <w:left w:val="none" w:sz="0" w:space="0" w:color="auto"/>
            <w:bottom w:val="none" w:sz="0" w:space="0" w:color="auto"/>
            <w:right w:val="none" w:sz="0" w:space="0" w:color="auto"/>
          </w:divBdr>
        </w:div>
        <w:div w:id="764611200">
          <w:marLeft w:val="2520"/>
          <w:marRight w:val="0"/>
          <w:marTop w:val="77"/>
          <w:marBottom w:val="0"/>
          <w:divBdr>
            <w:top w:val="none" w:sz="0" w:space="0" w:color="auto"/>
            <w:left w:val="none" w:sz="0" w:space="0" w:color="auto"/>
            <w:bottom w:val="none" w:sz="0" w:space="0" w:color="auto"/>
            <w:right w:val="none" w:sz="0" w:space="0" w:color="auto"/>
          </w:divBdr>
        </w:div>
        <w:div w:id="923996836">
          <w:marLeft w:val="1800"/>
          <w:marRight w:val="0"/>
          <w:marTop w:val="86"/>
          <w:marBottom w:val="0"/>
          <w:divBdr>
            <w:top w:val="none" w:sz="0" w:space="0" w:color="auto"/>
            <w:left w:val="none" w:sz="0" w:space="0" w:color="auto"/>
            <w:bottom w:val="none" w:sz="0" w:space="0" w:color="auto"/>
            <w:right w:val="none" w:sz="0" w:space="0" w:color="auto"/>
          </w:divBdr>
        </w:div>
        <w:div w:id="958608412">
          <w:marLeft w:val="2520"/>
          <w:marRight w:val="0"/>
          <w:marTop w:val="77"/>
          <w:marBottom w:val="0"/>
          <w:divBdr>
            <w:top w:val="none" w:sz="0" w:space="0" w:color="auto"/>
            <w:left w:val="none" w:sz="0" w:space="0" w:color="auto"/>
            <w:bottom w:val="none" w:sz="0" w:space="0" w:color="auto"/>
            <w:right w:val="none" w:sz="0" w:space="0" w:color="auto"/>
          </w:divBdr>
        </w:div>
        <w:div w:id="1200818202">
          <w:marLeft w:val="3240"/>
          <w:marRight w:val="0"/>
          <w:marTop w:val="77"/>
          <w:marBottom w:val="0"/>
          <w:divBdr>
            <w:top w:val="none" w:sz="0" w:space="0" w:color="auto"/>
            <w:left w:val="none" w:sz="0" w:space="0" w:color="auto"/>
            <w:bottom w:val="none" w:sz="0" w:space="0" w:color="auto"/>
            <w:right w:val="none" w:sz="0" w:space="0" w:color="auto"/>
          </w:divBdr>
        </w:div>
        <w:div w:id="1247155958">
          <w:marLeft w:val="1800"/>
          <w:marRight w:val="0"/>
          <w:marTop w:val="86"/>
          <w:marBottom w:val="0"/>
          <w:divBdr>
            <w:top w:val="none" w:sz="0" w:space="0" w:color="auto"/>
            <w:left w:val="none" w:sz="0" w:space="0" w:color="auto"/>
            <w:bottom w:val="none" w:sz="0" w:space="0" w:color="auto"/>
            <w:right w:val="none" w:sz="0" w:space="0" w:color="auto"/>
          </w:divBdr>
        </w:div>
        <w:div w:id="1525941804">
          <w:marLeft w:val="547"/>
          <w:marRight w:val="0"/>
          <w:marTop w:val="115"/>
          <w:marBottom w:val="0"/>
          <w:divBdr>
            <w:top w:val="none" w:sz="0" w:space="0" w:color="auto"/>
            <w:left w:val="none" w:sz="0" w:space="0" w:color="auto"/>
            <w:bottom w:val="none" w:sz="0" w:space="0" w:color="auto"/>
            <w:right w:val="none" w:sz="0" w:space="0" w:color="auto"/>
          </w:divBdr>
        </w:div>
        <w:div w:id="1803115701">
          <w:marLeft w:val="2520"/>
          <w:marRight w:val="0"/>
          <w:marTop w:val="77"/>
          <w:marBottom w:val="0"/>
          <w:divBdr>
            <w:top w:val="none" w:sz="0" w:space="0" w:color="auto"/>
            <w:left w:val="none" w:sz="0" w:space="0" w:color="auto"/>
            <w:bottom w:val="none" w:sz="0" w:space="0" w:color="auto"/>
            <w:right w:val="none" w:sz="0" w:space="0" w:color="auto"/>
          </w:divBdr>
        </w:div>
        <w:div w:id="1904288366">
          <w:marLeft w:val="1166"/>
          <w:marRight w:val="0"/>
          <w:marTop w:val="96"/>
          <w:marBottom w:val="0"/>
          <w:divBdr>
            <w:top w:val="none" w:sz="0" w:space="0" w:color="auto"/>
            <w:left w:val="none" w:sz="0" w:space="0" w:color="auto"/>
            <w:bottom w:val="none" w:sz="0" w:space="0" w:color="auto"/>
            <w:right w:val="none" w:sz="0" w:space="0" w:color="auto"/>
          </w:divBdr>
        </w:div>
        <w:div w:id="2029405011">
          <w:marLeft w:val="1800"/>
          <w:marRight w:val="0"/>
          <w:marTop w:val="86"/>
          <w:marBottom w:val="0"/>
          <w:divBdr>
            <w:top w:val="none" w:sz="0" w:space="0" w:color="auto"/>
            <w:left w:val="none" w:sz="0" w:space="0" w:color="auto"/>
            <w:bottom w:val="none" w:sz="0" w:space="0" w:color="auto"/>
            <w:right w:val="none" w:sz="0" w:space="0" w:color="auto"/>
          </w:divBdr>
        </w:div>
        <w:div w:id="2033875061">
          <w:marLeft w:val="2520"/>
          <w:marRight w:val="0"/>
          <w:marTop w:val="77"/>
          <w:marBottom w:val="0"/>
          <w:divBdr>
            <w:top w:val="none" w:sz="0" w:space="0" w:color="auto"/>
            <w:left w:val="none" w:sz="0" w:space="0" w:color="auto"/>
            <w:bottom w:val="none" w:sz="0" w:space="0" w:color="auto"/>
            <w:right w:val="none" w:sz="0" w:space="0" w:color="auto"/>
          </w:divBdr>
        </w:div>
      </w:divsChild>
    </w:div>
    <w:div w:id="1151674204">
      <w:bodyDiv w:val="1"/>
      <w:marLeft w:val="0"/>
      <w:marRight w:val="0"/>
      <w:marTop w:val="0"/>
      <w:marBottom w:val="0"/>
      <w:divBdr>
        <w:top w:val="none" w:sz="0" w:space="0" w:color="auto"/>
        <w:left w:val="none" w:sz="0" w:space="0" w:color="auto"/>
        <w:bottom w:val="none" w:sz="0" w:space="0" w:color="auto"/>
        <w:right w:val="none" w:sz="0" w:space="0" w:color="auto"/>
      </w:divBdr>
    </w:div>
    <w:div w:id="1152716539">
      <w:bodyDiv w:val="1"/>
      <w:marLeft w:val="0"/>
      <w:marRight w:val="0"/>
      <w:marTop w:val="0"/>
      <w:marBottom w:val="0"/>
      <w:divBdr>
        <w:top w:val="none" w:sz="0" w:space="0" w:color="auto"/>
        <w:left w:val="none" w:sz="0" w:space="0" w:color="auto"/>
        <w:bottom w:val="none" w:sz="0" w:space="0" w:color="auto"/>
        <w:right w:val="none" w:sz="0" w:space="0" w:color="auto"/>
      </w:divBdr>
    </w:div>
    <w:div w:id="1153528980">
      <w:bodyDiv w:val="1"/>
      <w:marLeft w:val="0"/>
      <w:marRight w:val="0"/>
      <w:marTop w:val="0"/>
      <w:marBottom w:val="0"/>
      <w:divBdr>
        <w:top w:val="none" w:sz="0" w:space="0" w:color="auto"/>
        <w:left w:val="none" w:sz="0" w:space="0" w:color="auto"/>
        <w:bottom w:val="none" w:sz="0" w:space="0" w:color="auto"/>
        <w:right w:val="none" w:sz="0" w:space="0" w:color="auto"/>
      </w:divBdr>
    </w:div>
    <w:div w:id="1154300483">
      <w:bodyDiv w:val="1"/>
      <w:marLeft w:val="0"/>
      <w:marRight w:val="0"/>
      <w:marTop w:val="0"/>
      <w:marBottom w:val="0"/>
      <w:divBdr>
        <w:top w:val="none" w:sz="0" w:space="0" w:color="auto"/>
        <w:left w:val="none" w:sz="0" w:space="0" w:color="auto"/>
        <w:bottom w:val="none" w:sz="0" w:space="0" w:color="auto"/>
        <w:right w:val="none" w:sz="0" w:space="0" w:color="auto"/>
      </w:divBdr>
      <w:divsChild>
        <w:div w:id="26296764">
          <w:marLeft w:val="1166"/>
          <w:marRight w:val="0"/>
          <w:marTop w:val="134"/>
          <w:marBottom w:val="0"/>
          <w:divBdr>
            <w:top w:val="none" w:sz="0" w:space="0" w:color="auto"/>
            <w:left w:val="none" w:sz="0" w:space="0" w:color="auto"/>
            <w:bottom w:val="none" w:sz="0" w:space="0" w:color="auto"/>
            <w:right w:val="none" w:sz="0" w:space="0" w:color="auto"/>
          </w:divBdr>
        </w:div>
        <w:div w:id="119763868">
          <w:marLeft w:val="1166"/>
          <w:marRight w:val="0"/>
          <w:marTop w:val="134"/>
          <w:marBottom w:val="0"/>
          <w:divBdr>
            <w:top w:val="none" w:sz="0" w:space="0" w:color="auto"/>
            <w:left w:val="none" w:sz="0" w:space="0" w:color="auto"/>
            <w:bottom w:val="none" w:sz="0" w:space="0" w:color="auto"/>
            <w:right w:val="none" w:sz="0" w:space="0" w:color="auto"/>
          </w:divBdr>
        </w:div>
        <w:div w:id="573928585">
          <w:marLeft w:val="1800"/>
          <w:marRight w:val="0"/>
          <w:marTop w:val="115"/>
          <w:marBottom w:val="0"/>
          <w:divBdr>
            <w:top w:val="none" w:sz="0" w:space="0" w:color="auto"/>
            <w:left w:val="none" w:sz="0" w:space="0" w:color="auto"/>
            <w:bottom w:val="none" w:sz="0" w:space="0" w:color="auto"/>
            <w:right w:val="none" w:sz="0" w:space="0" w:color="auto"/>
          </w:divBdr>
        </w:div>
        <w:div w:id="1864513596">
          <w:marLeft w:val="1166"/>
          <w:marRight w:val="0"/>
          <w:marTop w:val="134"/>
          <w:marBottom w:val="0"/>
          <w:divBdr>
            <w:top w:val="none" w:sz="0" w:space="0" w:color="auto"/>
            <w:left w:val="none" w:sz="0" w:space="0" w:color="auto"/>
            <w:bottom w:val="none" w:sz="0" w:space="0" w:color="auto"/>
            <w:right w:val="none" w:sz="0" w:space="0" w:color="auto"/>
          </w:divBdr>
        </w:div>
        <w:div w:id="1906451157">
          <w:marLeft w:val="547"/>
          <w:marRight w:val="0"/>
          <w:marTop w:val="154"/>
          <w:marBottom w:val="0"/>
          <w:divBdr>
            <w:top w:val="none" w:sz="0" w:space="0" w:color="auto"/>
            <w:left w:val="none" w:sz="0" w:space="0" w:color="auto"/>
            <w:bottom w:val="none" w:sz="0" w:space="0" w:color="auto"/>
            <w:right w:val="none" w:sz="0" w:space="0" w:color="auto"/>
          </w:divBdr>
        </w:div>
      </w:divsChild>
    </w:div>
    <w:div w:id="1155485993">
      <w:bodyDiv w:val="1"/>
      <w:marLeft w:val="0"/>
      <w:marRight w:val="0"/>
      <w:marTop w:val="0"/>
      <w:marBottom w:val="0"/>
      <w:divBdr>
        <w:top w:val="none" w:sz="0" w:space="0" w:color="auto"/>
        <w:left w:val="none" w:sz="0" w:space="0" w:color="auto"/>
        <w:bottom w:val="none" w:sz="0" w:space="0" w:color="auto"/>
        <w:right w:val="none" w:sz="0" w:space="0" w:color="auto"/>
      </w:divBdr>
    </w:div>
    <w:div w:id="1155492667">
      <w:bodyDiv w:val="1"/>
      <w:marLeft w:val="0"/>
      <w:marRight w:val="0"/>
      <w:marTop w:val="0"/>
      <w:marBottom w:val="0"/>
      <w:divBdr>
        <w:top w:val="none" w:sz="0" w:space="0" w:color="auto"/>
        <w:left w:val="none" w:sz="0" w:space="0" w:color="auto"/>
        <w:bottom w:val="none" w:sz="0" w:space="0" w:color="auto"/>
        <w:right w:val="none" w:sz="0" w:space="0" w:color="auto"/>
      </w:divBdr>
    </w:div>
    <w:div w:id="1156844661">
      <w:bodyDiv w:val="1"/>
      <w:marLeft w:val="0"/>
      <w:marRight w:val="0"/>
      <w:marTop w:val="0"/>
      <w:marBottom w:val="0"/>
      <w:divBdr>
        <w:top w:val="none" w:sz="0" w:space="0" w:color="auto"/>
        <w:left w:val="none" w:sz="0" w:space="0" w:color="auto"/>
        <w:bottom w:val="none" w:sz="0" w:space="0" w:color="auto"/>
        <w:right w:val="none" w:sz="0" w:space="0" w:color="auto"/>
      </w:divBdr>
      <w:divsChild>
        <w:div w:id="274365654">
          <w:marLeft w:val="1166"/>
          <w:marRight w:val="0"/>
          <w:marTop w:val="134"/>
          <w:marBottom w:val="0"/>
          <w:divBdr>
            <w:top w:val="none" w:sz="0" w:space="0" w:color="auto"/>
            <w:left w:val="none" w:sz="0" w:space="0" w:color="auto"/>
            <w:bottom w:val="none" w:sz="0" w:space="0" w:color="auto"/>
            <w:right w:val="none" w:sz="0" w:space="0" w:color="auto"/>
          </w:divBdr>
        </w:div>
        <w:div w:id="670185146">
          <w:marLeft w:val="547"/>
          <w:marRight w:val="0"/>
          <w:marTop w:val="154"/>
          <w:marBottom w:val="0"/>
          <w:divBdr>
            <w:top w:val="none" w:sz="0" w:space="0" w:color="auto"/>
            <w:left w:val="none" w:sz="0" w:space="0" w:color="auto"/>
            <w:bottom w:val="none" w:sz="0" w:space="0" w:color="auto"/>
            <w:right w:val="none" w:sz="0" w:space="0" w:color="auto"/>
          </w:divBdr>
        </w:div>
        <w:div w:id="1098981765">
          <w:marLeft w:val="547"/>
          <w:marRight w:val="0"/>
          <w:marTop w:val="154"/>
          <w:marBottom w:val="0"/>
          <w:divBdr>
            <w:top w:val="none" w:sz="0" w:space="0" w:color="auto"/>
            <w:left w:val="none" w:sz="0" w:space="0" w:color="auto"/>
            <w:bottom w:val="none" w:sz="0" w:space="0" w:color="auto"/>
            <w:right w:val="none" w:sz="0" w:space="0" w:color="auto"/>
          </w:divBdr>
        </w:div>
        <w:div w:id="1707441873">
          <w:marLeft w:val="1166"/>
          <w:marRight w:val="0"/>
          <w:marTop w:val="134"/>
          <w:marBottom w:val="0"/>
          <w:divBdr>
            <w:top w:val="none" w:sz="0" w:space="0" w:color="auto"/>
            <w:left w:val="none" w:sz="0" w:space="0" w:color="auto"/>
            <w:bottom w:val="none" w:sz="0" w:space="0" w:color="auto"/>
            <w:right w:val="none" w:sz="0" w:space="0" w:color="auto"/>
          </w:divBdr>
        </w:div>
      </w:divsChild>
    </w:div>
    <w:div w:id="1157451587">
      <w:bodyDiv w:val="1"/>
      <w:marLeft w:val="0"/>
      <w:marRight w:val="0"/>
      <w:marTop w:val="0"/>
      <w:marBottom w:val="0"/>
      <w:divBdr>
        <w:top w:val="none" w:sz="0" w:space="0" w:color="auto"/>
        <w:left w:val="none" w:sz="0" w:space="0" w:color="auto"/>
        <w:bottom w:val="none" w:sz="0" w:space="0" w:color="auto"/>
        <w:right w:val="none" w:sz="0" w:space="0" w:color="auto"/>
      </w:divBdr>
      <w:divsChild>
        <w:div w:id="60179506">
          <w:marLeft w:val="547"/>
          <w:marRight w:val="0"/>
          <w:marTop w:val="96"/>
          <w:marBottom w:val="0"/>
          <w:divBdr>
            <w:top w:val="none" w:sz="0" w:space="0" w:color="auto"/>
            <w:left w:val="none" w:sz="0" w:space="0" w:color="auto"/>
            <w:bottom w:val="none" w:sz="0" w:space="0" w:color="auto"/>
            <w:right w:val="none" w:sz="0" w:space="0" w:color="auto"/>
          </w:divBdr>
        </w:div>
        <w:div w:id="121120662">
          <w:marLeft w:val="547"/>
          <w:marRight w:val="0"/>
          <w:marTop w:val="96"/>
          <w:marBottom w:val="0"/>
          <w:divBdr>
            <w:top w:val="none" w:sz="0" w:space="0" w:color="auto"/>
            <w:left w:val="none" w:sz="0" w:space="0" w:color="auto"/>
            <w:bottom w:val="none" w:sz="0" w:space="0" w:color="auto"/>
            <w:right w:val="none" w:sz="0" w:space="0" w:color="auto"/>
          </w:divBdr>
        </w:div>
        <w:div w:id="281811779">
          <w:marLeft w:val="1166"/>
          <w:marRight w:val="0"/>
          <w:marTop w:val="86"/>
          <w:marBottom w:val="0"/>
          <w:divBdr>
            <w:top w:val="none" w:sz="0" w:space="0" w:color="auto"/>
            <w:left w:val="none" w:sz="0" w:space="0" w:color="auto"/>
            <w:bottom w:val="none" w:sz="0" w:space="0" w:color="auto"/>
            <w:right w:val="none" w:sz="0" w:space="0" w:color="auto"/>
          </w:divBdr>
        </w:div>
        <w:div w:id="307976896">
          <w:marLeft w:val="1800"/>
          <w:marRight w:val="0"/>
          <w:marTop w:val="77"/>
          <w:marBottom w:val="0"/>
          <w:divBdr>
            <w:top w:val="none" w:sz="0" w:space="0" w:color="auto"/>
            <w:left w:val="none" w:sz="0" w:space="0" w:color="auto"/>
            <w:bottom w:val="none" w:sz="0" w:space="0" w:color="auto"/>
            <w:right w:val="none" w:sz="0" w:space="0" w:color="auto"/>
          </w:divBdr>
        </w:div>
        <w:div w:id="396369198">
          <w:marLeft w:val="1166"/>
          <w:marRight w:val="0"/>
          <w:marTop w:val="86"/>
          <w:marBottom w:val="0"/>
          <w:divBdr>
            <w:top w:val="none" w:sz="0" w:space="0" w:color="auto"/>
            <w:left w:val="none" w:sz="0" w:space="0" w:color="auto"/>
            <w:bottom w:val="none" w:sz="0" w:space="0" w:color="auto"/>
            <w:right w:val="none" w:sz="0" w:space="0" w:color="auto"/>
          </w:divBdr>
        </w:div>
        <w:div w:id="408504283">
          <w:marLeft w:val="1166"/>
          <w:marRight w:val="0"/>
          <w:marTop w:val="86"/>
          <w:marBottom w:val="0"/>
          <w:divBdr>
            <w:top w:val="none" w:sz="0" w:space="0" w:color="auto"/>
            <w:left w:val="none" w:sz="0" w:space="0" w:color="auto"/>
            <w:bottom w:val="none" w:sz="0" w:space="0" w:color="auto"/>
            <w:right w:val="none" w:sz="0" w:space="0" w:color="auto"/>
          </w:divBdr>
        </w:div>
        <w:div w:id="409736586">
          <w:marLeft w:val="547"/>
          <w:marRight w:val="0"/>
          <w:marTop w:val="96"/>
          <w:marBottom w:val="0"/>
          <w:divBdr>
            <w:top w:val="none" w:sz="0" w:space="0" w:color="auto"/>
            <w:left w:val="none" w:sz="0" w:space="0" w:color="auto"/>
            <w:bottom w:val="none" w:sz="0" w:space="0" w:color="auto"/>
            <w:right w:val="none" w:sz="0" w:space="0" w:color="auto"/>
          </w:divBdr>
        </w:div>
        <w:div w:id="539822029">
          <w:marLeft w:val="1800"/>
          <w:marRight w:val="0"/>
          <w:marTop w:val="77"/>
          <w:marBottom w:val="0"/>
          <w:divBdr>
            <w:top w:val="none" w:sz="0" w:space="0" w:color="auto"/>
            <w:left w:val="none" w:sz="0" w:space="0" w:color="auto"/>
            <w:bottom w:val="none" w:sz="0" w:space="0" w:color="auto"/>
            <w:right w:val="none" w:sz="0" w:space="0" w:color="auto"/>
          </w:divBdr>
        </w:div>
        <w:div w:id="801726386">
          <w:marLeft w:val="1800"/>
          <w:marRight w:val="0"/>
          <w:marTop w:val="77"/>
          <w:marBottom w:val="0"/>
          <w:divBdr>
            <w:top w:val="none" w:sz="0" w:space="0" w:color="auto"/>
            <w:left w:val="none" w:sz="0" w:space="0" w:color="auto"/>
            <w:bottom w:val="none" w:sz="0" w:space="0" w:color="auto"/>
            <w:right w:val="none" w:sz="0" w:space="0" w:color="auto"/>
          </w:divBdr>
        </w:div>
        <w:div w:id="856044994">
          <w:marLeft w:val="1800"/>
          <w:marRight w:val="0"/>
          <w:marTop w:val="77"/>
          <w:marBottom w:val="0"/>
          <w:divBdr>
            <w:top w:val="none" w:sz="0" w:space="0" w:color="auto"/>
            <w:left w:val="none" w:sz="0" w:space="0" w:color="auto"/>
            <w:bottom w:val="none" w:sz="0" w:space="0" w:color="auto"/>
            <w:right w:val="none" w:sz="0" w:space="0" w:color="auto"/>
          </w:divBdr>
        </w:div>
        <w:div w:id="1111244609">
          <w:marLeft w:val="1166"/>
          <w:marRight w:val="0"/>
          <w:marTop w:val="86"/>
          <w:marBottom w:val="0"/>
          <w:divBdr>
            <w:top w:val="none" w:sz="0" w:space="0" w:color="auto"/>
            <w:left w:val="none" w:sz="0" w:space="0" w:color="auto"/>
            <w:bottom w:val="none" w:sz="0" w:space="0" w:color="auto"/>
            <w:right w:val="none" w:sz="0" w:space="0" w:color="auto"/>
          </w:divBdr>
        </w:div>
        <w:div w:id="1200702864">
          <w:marLeft w:val="1800"/>
          <w:marRight w:val="0"/>
          <w:marTop w:val="77"/>
          <w:marBottom w:val="0"/>
          <w:divBdr>
            <w:top w:val="none" w:sz="0" w:space="0" w:color="auto"/>
            <w:left w:val="none" w:sz="0" w:space="0" w:color="auto"/>
            <w:bottom w:val="none" w:sz="0" w:space="0" w:color="auto"/>
            <w:right w:val="none" w:sz="0" w:space="0" w:color="auto"/>
          </w:divBdr>
        </w:div>
        <w:div w:id="1269846945">
          <w:marLeft w:val="1166"/>
          <w:marRight w:val="0"/>
          <w:marTop w:val="86"/>
          <w:marBottom w:val="0"/>
          <w:divBdr>
            <w:top w:val="none" w:sz="0" w:space="0" w:color="auto"/>
            <w:left w:val="none" w:sz="0" w:space="0" w:color="auto"/>
            <w:bottom w:val="none" w:sz="0" w:space="0" w:color="auto"/>
            <w:right w:val="none" w:sz="0" w:space="0" w:color="auto"/>
          </w:divBdr>
        </w:div>
        <w:div w:id="1493376454">
          <w:marLeft w:val="1800"/>
          <w:marRight w:val="0"/>
          <w:marTop w:val="77"/>
          <w:marBottom w:val="0"/>
          <w:divBdr>
            <w:top w:val="none" w:sz="0" w:space="0" w:color="auto"/>
            <w:left w:val="none" w:sz="0" w:space="0" w:color="auto"/>
            <w:bottom w:val="none" w:sz="0" w:space="0" w:color="auto"/>
            <w:right w:val="none" w:sz="0" w:space="0" w:color="auto"/>
          </w:divBdr>
        </w:div>
        <w:div w:id="1515799380">
          <w:marLeft w:val="1800"/>
          <w:marRight w:val="0"/>
          <w:marTop w:val="77"/>
          <w:marBottom w:val="0"/>
          <w:divBdr>
            <w:top w:val="none" w:sz="0" w:space="0" w:color="auto"/>
            <w:left w:val="none" w:sz="0" w:space="0" w:color="auto"/>
            <w:bottom w:val="none" w:sz="0" w:space="0" w:color="auto"/>
            <w:right w:val="none" w:sz="0" w:space="0" w:color="auto"/>
          </w:divBdr>
        </w:div>
        <w:div w:id="1813667774">
          <w:marLeft w:val="1800"/>
          <w:marRight w:val="0"/>
          <w:marTop w:val="77"/>
          <w:marBottom w:val="0"/>
          <w:divBdr>
            <w:top w:val="none" w:sz="0" w:space="0" w:color="auto"/>
            <w:left w:val="none" w:sz="0" w:space="0" w:color="auto"/>
            <w:bottom w:val="none" w:sz="0" w:space="0" w:color="auto"/>
            <w:right w:val="none" w:sz="0" w:space="0" w:color="auto"/>
          </w:divBdr>
        </w:div>
        <w:div w:id="1900553509">
          <w:marLeft w:val="1800"/>
          <w:marRight w:val="0"/>
          <w:marTop w:val="77"/>
          <w:marBottom w:val="0"/>
          <w:divBdr>
            <w:top w:val="none" w:sz="0" w:space="0" w:color="auto"/>
            <w:left w:val="none" w:sz="0" w:space="0" w:color="auto"/>
            <w:bottom w:val="none" w:sz="0" w:space="0" w:color="auto"/>
            <w:right w:val="none" w:sz="0" w:space="0" w:color="auto"/>
          </w:divBdr>
        </w:div>
        <w:div w:id="2059039343">
          <w:marLeft w:val="1800"/>
          <w:marRight w:val="0"/>
          <w:marTop w:val="77"/>
          <w:marBottom w:val="0"/>
          <w:divBdr>
            <w:top w:val="none" w:sz="0" w:space="0" w:color="auto"/>
            <w:left w:val="none" w:sz="0" w:space="0" w:color="auto"/>
            <w:bottom w:val="none" w:sz="0" w:space="0" w:color="auto"/>
            <w:right w:val="none" w:sz="0" w:space="0" w:color="auto"/>
          </w:divBdr>
        </w:div>
      </w:divsChild>
    </w:div>
    <w:div w:id="1158154886">
      <w:bodyDiv w:val="1"/>
      <w:marLeft w:val="0"/>
      <w:marRight w:val="0"/>
      <w:marTop w:val="0"/>
      <w:marBottom w:val="0"/>
      <w:divBdr>
        <w:top w:val="none" w:sz="0" w:space="0" w:color="auto"/>
        <w:left w:val="none" w:sz="0" w:space="0" w:color="auto"/>
        <w:bottom w:val="none" w:sz="0" w:space="0" w:color="auto"/>
        <w:right w:val="none" w:sz="0" w:space="0" w:color="auto"/>
      </w:divBdr>
      <w:divsChild>
        <w:div w:id="357975293">
          <w:marLeft w:val="1800"/>
          <w:marRight w:val="0"/>
          <w:marTop w:val="91"/>
          <w:marBottom w:val="0"/>
          <w:divBdr>
            <w:top w:val="none" w:sz="0" w:space="0" w:color="auto"/>
            <w:left w:val="none" w:sz="0" w:space="0" w:color="auto"/>
            <w:bottom w:val="none" w:sz="0" w:space="0" w:color="auto"/>
            <w:right w:val="none" w:sz="0" w:space="0" w:color="auto"/>
          </w:divBdr>
        </w:div>
        <w:div w:id="524178765">
          <w:marLeft w:val="2520"/>
          <w:marRight w:val="0"/>
          <w:marTop w:val="82"/>
          <w:marBottom w:val="0"/>
          <w:divBdr>
            <w:top w:val="none" w:sz="0" w:space="0" w:color="auto"/>
            <w:left w:val="none" w:sz="0" w:space="0" w:color="auto"/>
            <w:bottom w:val="none" w:sz="0" w:space="0" w:color="auto"/>
            <w:right w:val="none" w:sz="0" w:space="0" w:color="auto"/>
          </w:divBdr>
        </w:div>
        <w:div w:id="575743576">
          <w:marLeft w:val="1800"/>
          <w:marRight w:val="0"/>
          <w:marTop w:val="91"/>
          <w:marBottom w:val="0"/>
          <w:divBdr>
            <w:top w:val="none" w:sz="0" w:space="0" w:color="auto"/>
            <w:left w:val="none" w:sz="0" w:space="0" w:color="auto"/>
            <w:bottom w:val="none" w:sz="0" w:space="0" w:color="auto"/>
            <w:right w:val="none" w:sz="0" w:space="0" w:color="auto"/>
          </w:divBdr>
        </w:div>
        <w:div w:id="792754550">
          <w:marLeft w:val="547"/>
          <w:marRight w:val="0"/>
          <w:marTop w:val="125"/>
          <w:marBottom w:val="0"/>
          <w:divBdr>
            <w:top w:val="none" w:sz="0" w:space="0" w:color="auto"/>
            <w:left w:val="none" w:sz="0" w:space="0" w:color="auto"/>
            <w:bottom w:val="none" w:sz="0" w:space="0" w:color="auto"/>
            <w:right w:val="none" w:sz="0" w:space="0" w:color="auto"/>
          </w:divBdr>
        </w:div>
        <w:div w:id="1041707722">
          <w:marLeft w:val="1166"/>
          <w:marRight w:val="0"/>
          <w:marTop w:val="106"/>
          <w:marBottom w:val="0"/>
          <w:divBdr>
            <w:top w:val="none" w:sz="0" w:space="0" w:color="auto"/>
            <w:left w:val="none" w:sz="0" w:space="0" w:color="auto"/>
            <w:bottom w:val="none" w:sz="0" w:space="0" w:color="auto"/>
            <w:right w:val="none" w:sz="0" w:space="0" w:color="auto"/>
          </w:divBdr>
        </w:div>
        <w:div w:id="1082024595">
          <w:marLeft w:val="1800"/>
          <w:marRight w:val="0"/>
          <w:marTop w:val="91"/>
          <w:marBottom w:val="0"/>
          <w:divBdr>
            <w:top w:val="none" w:sz="0" w:space="0" w:color="auto"/>
            <w:left w:val="none" w:sz="0" w:space="0" w:color="auto"/>
            <w:bottom w:val="none" w:sz="0" w:space="0" w:color="auto"/>
            <w:right w:val="none" w:sz="0" w:space="0" w:color="auto"/>
          </w:divBdr>
        </w:div>
        <w:div w:id="1310748529">
          <w:marLeft w:val="2520"/>
          <w:marRight w:val="0"/>
          <w:marTop w:val="82"/>
          <w:marBottom w:val="0"/>
          <w:divBdr>
            <w:top w:val="none" w:sz="0" w:space="0" w:color="auto"/>
            <w:left w:val="none" w:sz="0" w:space="0" w:color="auto"/>
            <w:bottom w:val="none" w:sz="0" w:space="0" w:color="auto"/>
            <w:right w:val="none" w:sz="0" w:space="0" w:color="auto"/>
          </w:divBdr>
        </w:div>
        <w:div w:id="1390110684">
          <w:marLeft w:val="1166"/>
          <w:marRight w:val="0"/>
          <w:marTop w:val="106"/>
          <w:marBottom w:val="0"/>
          <w:divBdr>
            <w:top w:val="none" w:sz="0" w:space="0" w:color="auto"/>
            <w:left w:val="none" w:sz="0" w:space="0" w:color="auto"/>
            <w:bottom w:val="none" w:sz="0" w:space="0" w:color="auto"/>
            <w:right w:val="none" w:sz="0" w:space="0" w:color="auto"/>
          </w:divBdr>
        </w:div>
        <w:div w:id="1732576216">
          <w:marLeft w:val="3240"/>
          <w:marRight w:val="0"/>
          <w:marTop w:val="82"/>
          <w:marBottom w:val="0"/>
          <w:divBdr>
            <w:top w:val="none" w:sz="0" w:space="0" w:color="auto"/>
            <w:left w:val="none" w:sz="0" w:space="0" w:color="auto"/>
            <w:bottom w:val="none" w:sz="0" w:space="0" w:color="auto"/>
            <w:right w:val="none" w:sz="0" w:space="0" w:color="auto"/>
          </w:divBdr>
        </w:div>
        <w:div w:id="1814323869">
          <w:marLeft w:val="1800"/>
          <w:marRight w:val="0"/>
          <w:marTop w:val="96"/>
          <w:marBottom w:val="0"/>
          <w:divBdr>
            <w:top w:val="none" w:sz="0" w:space="0" w:color="auto"/>
            <w:left w:val="none" w:sz="0" w:space="0" w:color="auto"/>
            <w:bottom w:val="none" w:sz="0" w:space="0" w:color="auto"/>
            <w:right w:val="none" w:sz="0" w:space="0" w:color="auto"/>
          </w:divBdr>
        </w:div>
      </w:divsChild>
    </w:div>
    <w:div w:id="1158619920">
      <w:bodyDiv w:val="1"/>
      <w:marLeft w:val="0"/>
      <w:marRight w:val="0"/>
      <w:marTop w:val="0"/>
      <w:marBottom w:val="0"/>
      <w:divBdr>
        <w:top w:val="none" w:sz="0" w:space="0" w:color="auto"/>
        <w:left w:val="none" w:sz="0" w:space="0" w:color="auto"/>
        <w:bottom w:val="none" w:sz="0" w:space="0" w:color="auto"/>
        <w:right w:val="none" w:sz="0" w:space="0" w:color="auto"/>
      </w:divBdr>
      <w:divsChild>
        <w:div w:id="80219853">
          <w:marLeft w:val="547"/>
          <w:marRight w:val="0"/>
          <w:marTop w:val="115"/>
          <w:marBottom w:val="0"/>
          <w:divBdr>
            <w:top w:val="none" w:sz="0" w:space="0" w:color="auto"/>
            <w:left w:val="none" w:sz="0" w:space="0" w:color="auto"/>
            <w:bottom w:val="none" w:sz="0" w:space="0" w:color="auto"/>
            <w:right w:val="none" w:sz="0" w:space="0" w:color="auto"/>
          </w:divBdr>
        </w:div>
        <w:div w:id="353069847">
          <w:marLeft w:val="1166"/>
          <w:marRight w:val="0"/>
          <w:marTop w:val="96"/>
          <w:marBottom w:val="0"/>
          <w:divBdr>
            <w:top w:val="none" w:sz="0" w:space="0" w:color="auto"/>
            <w:left w:val="none" w:sz="0" w:space="0" w:color="auto"/>
            <w:bottom w:val="none" w:sz="0" w:space="0" w:color="auto"/>
            <w:right w:val="none" w:sz="0" w:space="0" w:color="auto"/>
          </w:divBdr>
        </w:div>
        <w:div w:id="567770913">
          <w:marLeft w:val="1166"/>
          <w:marRight w:val="0"/>
          <w:marTop w:val="96"/>
          <w:marBottom w:val="0"/>
          <w:divBdr>
            <w:top w:val="none" w:sz="0" w:space="0" w:color="auto"/>
            <w:left w:val="none" w:sz="0" w:space="0" w:color="auto"/>
            <w:bottom w:val="none" w:sz="0" w:space="0" w:color="auto"/>
            <w:right w:val="none" w:sz="0" w:space="0" w:color="auto"/>
          </w:divBdr>
        </w:div>
        <w:div w:id="1415080689">
          <w:marLeft w:val="1166"/>
          <w:marRight w:val="0"/>
          <w:marTop w:val="96"/>
          <w:marBottom w:val="0"/>
          <w:divBdr>
            <w:top w:val="none" w:sz="0" w:space="0" w:color="auto"/>
            <w:left w:val="none" w:sz="0" w:space="0" w:color="auto"/>
            <w:bottom w:val="none" w:sz="0" w:space="0" w:color="auto"/>
            <w:right w:val="none" w:sz="0" w:space="0" w:color="auto"/>
          </w:divBdr>
        </w:div>
      </w:divsChild>
    </w:div>
    <w:div w:id="1160265637">
      <w:bodyDiv w:val="1"/>
      <w:marLeft w:val="0"/>
      <w:marRight w:val="0"/>
      <w:marTop w:val="0"/>
      <w:marBottom w:val="0"/>
      <w:divBdr>
        <w:top w:val="none" w:sz="0" w:space="0" w:color="auto"/>
        <w:left w:val="none" w:sz="0" w:space="0" w:color="auto"/>
        <w:bottom w:val="none" w:sz="0" w:space="0" w:color="auto"/>
        <w:right w:val="none" w:sz="0" w:space="0" w:color="auto"/>
      </w:divBdr>
      <w:divsChild>
        <w:div w:id="1126580036">
          <w:marLeft w:val="360"/>
          <w:marRight w:val="0"/>
          <w:marTop w:val="200"/>
          <w:marBottom w:val="0"/>
          <w:divBdr>
            <w:top w:val="none" w:sz="0" w:space="0" w:color="auto"/>
            <w:left w:val="none" w:sz="0" w:space="0" w:color="auto"/>
            <w:bottom w:val="none" w:sz="0" w:space="0" w:color="auto"/>
            <w:right w:val="none" w:sz="0" w:space="0" w:color="auto"/>
          </w:divBdr>
        </w:div>
        <w:div w:id="1456480694">
          <w:marLeft w:val="1080"/>
          <w:marRight w:val="0"/>
          <w:marTop w:val="100"/>
          <w:marBottom w:val="0"/>
          <w:divBdr>
            <w:top w:val="none" w:sz="0" w:space="0" w:color="auto"/>
            <w:left w:val="none" w:sz="0" w:space="0" w:color="auto"/>
            <w:bottom w:val="none" w:sz="0" w:space="0" w:color="auto"/>
            <w:right w:val="none" w:sz="0" w:space="0" w:color="auto"/>
          </w:divBdr>
        </w:div>
      </w:divsChild>
    </w:div>
    <w:div w:id="1161046819">
      <w:bodyDiv w:val="1"/>
      <w:marLeft w:val="0"/>
      <w:marRight w:val="0"/>
      <w:marTop w:val="0"/>
      <w:marBottom w:val="0"/>
      <w:divBdr>
        <w:top w:val="none" w:sz="0" w:space="0" w:color="auto"/>
        <w:left w:val="none" w:sz="0" w:space="0" w:color="auto"/>
        <w:bottom w:val="none" w:sz="0" w:space="0" w:color="auto"/>
        <w:right w:val="none" w:sz="0" w:space="0" w:color="auto"/>
      </w:divBdr>
    </w:div>
    <w:div w:id="1161237072">
      <w:bodyDiv w:val="1"/>
      <w:marLeft w:val="0"/>
      <w:marRight w:val="0"/>
      <w:marTop w:val="0"/>
      <w:marBottom w:val="0"/>
      <w:divBdr>
        <w:top w:val="none" w:sz="0" w:space="0" w:color="auto"/>
        <w:left w:val="none" w:sz="0" w:space="0" w:color="auto"/>
        <w:bottom w:val="none" w:sz="0" w:space="0" w:color="auto"/>
        <w:right w:val="none" w:sz="0" w:space="0" w:color="auto"/>
      </w:divBdr>
      <w:divsChild>
        <w:div w:id="265305777">
          <w:marLeft w:val="1426"/>
          <w:marRight w:val="0"/>
          <w:marTop w:val="60"/>
          <w:marBottom w:val="0"/>
          <w:divBdr>
            <w:top w:val="none" w:sz="0" w:space="0" w:color="auto"/>
            <w:left w:val="none" w:sz="0" w:space="0" w:color="auto"/>
            <w:bottom w:val="none" w:sz="0" w:space="0" w:color="auto"/>
            <w:right w:val="none" w:sz="0" w:space="0" w:color="auto"/>
          </w:divBdr>
        </w:div>
        <w:div w:id="300355416">
          <w:marLeft w:val="2866"/>
          <w:marRight w:val="0"/>
          <w:marTop w:val="60"/>
          <w:marBottom w:val="0"/>
          <w:divBdr>
            <w:top w:val="none" w:sz="0" w:space="0" w:color="auto"/>
            <w:left w:val="none" w:sz="0" w:space="0" w:color="auto"/>
            <w:bottom w:val="none" w:sz="0" w:space="0" w:color="auto"/>
            <w:right w:val="none" w:sz="0" w:space="0" w:color="auto"/>
          </w:divBdr>
        </w:div>
        <w:div w:id="332026969">
          <w:marLeft w:val="2866"/>
          <w:marRight w:val="0"/>
          <w:marTop w:val="60"/>
          <w:marBottom w:val="0"/>
          <w:divBdr>
            <w:top w:val="none" w:sz="0" w:space="0" w:color="auto"/>
            <w:left w:val="none" w:sz="0" w:space="0" w:color="auto"/>
            <w:bottom w:val="none" w:sz="0" w:space="0" w:color="auto"/>
            <w:right w:val="none" w:sz="0" w:space="0" w:color="auto"/>
          </w:divBdr>
        </w:div>
        <w:div w:id="409893133">
          <w:marLeft w:val="2866"/>
          <w:marRight w:val="0"/>
          <w:marTop w:val="60"/>
          <w:marBottom w:val="0"/>
          <w:divBdr>
            <w:top w:val="none" w:sz="0" w:space="0" w:color="auto"/>
            <w:left w:val="none" w:sz="0" w:space="0" w:color="auto"/>
            <w:bottom w:val="none" w:sz="0" w:space="0" w:color="auto"/>
            <w:right w:val="none" w:sz="0" w:space="0" w:color="auto"/>
          </w:divBdr>
        </w:div>
        <w:div w:id="603609753">
          <w:marLeft w:val="1440"/>
          <w:marRight w:val="0"/>
          <w:marTop w:val="0"/>
          <w:marBottom w:val="0"/>
          <w:divBdr>
            <w:top w:val="none" w:sz="0" w:space="0" w:color="auto"/>
            <w:left w:val="none" w:sz="0" w:space="0" w:color="auto"/>
            <w:bottom w:val="none" w:sz="0" w:space="0" w:color="auto"/>
            <w:right w:val="none" w:sz="0" w:space="0" w:color="auto"/>
          </w:divBdr>
        </w:div>
        <w:div w:id="615333479">
          <w:marLeft w:val="2866"/>
          <w:marRight w:val="0"/>
          <w:marTop w:val="60"/>
          <w:marBottom w:val="0"/>
          <w:divBdr>
            <w:top w:val="none" w:sz="0" w:space="0" w:color="auto"/>
            <w:left w:val="none" w:sz="0" w:space="0" w:color="auto"/>
            <w:bottom w:val="none" w:sz="0" w:space="0" w:color="auto"/>
            <w:right w:val="none" w:sz="0" w:space="0" w:color="auto"/>
          </w:divBdr>
        </w:div>
        <w:div w:id="933443276">
          <w:marLeft w:val="1426"/>
          <w:marRight w:val="0"/>
          <w:marTop w:val="60"/>
          <w:marBottom w:val="0"/>
          <w:divBdr>
            <w:top w:val="none" w:sz="0" w:space="0" w:color="auto"/>
            <w:left w:val="none" w:sz="0" w:space="0" w:color="auto"/>
            <w:bottom w:val="none" w:sz="0" w:space="0" w:color="auto"/>
            <w:right w:val="none" w:sz="0" w:space="0" w:color="auto"/>
          </w:divBdr>
        </w:div>
        <w:div w:id="1640570302">
          <w:marLeft w:val="533"/>
          <w:marRight w:val="0"/>
          <w:marTop w:val="60"/>
          <w:marBottom w:val="0"/>
          <w:divBdr>
            <w:top w:val="none" w:sz="0" w:space="0" w:color="auto"/>
            <w:left w:val="none" w:sz="0" w:space="0" w:color="auto"/>
            <w:bottom w:val="none" w:sz="0" w:space="0" w:color="auto"/>
            <w:right w:val="none" w:sz="0" w:space="0" w:color="auto"/>
          </w:divBdr>
        </w:div>
        <w:div w:id="1691566719">
          <w:marLeft w:val="2866"/>
          <w:marRight w:val="0"/>
          <w:marTop w:val="60"/>
          <w:marBottom w:val="0"/>
          <w:divBdr>
            <w:top w:val="none" w:sz="0" w:space="0" w:color="auto"/>
            <w:left w:val="none" w:sz="0" w:space="0" w:color="auto"/>
            <w:bottom w:val="none" w:sz="0" w:space="0" w:color="auto"/>
            <w:right w:val="none" w:sz="0" w:space="0" w:color="auto"/>
          </w:divBdr>
        </w:div>
        <w:div w:id="2107726411">
          <w:marLeft w:val="1426"/>
          <w:marRight w:val="0"/>
          <w:marTop w:val="60"/>
          <w:marBottom w:val="0"/>
          <w:divBdr>
            <w:top w:val="none" w:sz="0" w:space="0" w:color="auto"/>
            <w:left w:val="none" w:sz="0" w:space="0" w:color="auto"/>
            <w:bottom w:val="none" w:sz="0" w:space="0" w:color="auto"/>
            <w:right w:val="none" w:sz="0" w:space="0" w:color="auto"/>
          </w:divBdr>
        </w:div>
      </w:divsChild>
    </w:div>
    <w:div w:id="1161389132">
      <w:bodyDiv w:val="1"/>
      <w:marLeft w:val="0"/>
      <w:marRight w:val="0"/>
      <w:marTop w:val="0"/>
      <w:marBottom w:val="0"/>
      <w:divBdr>
        <w:top w:val="none" w:sz="0" w:space="0" w:color="auto"/>
        <w:left w:val="none" w:sz="0" w:space="0" w:color="auto"/>
        <w:bottom w:val="none" w:sz="0" w:space="0" w:color="auto"/>
        <w:right w:val="none" w:sz="0" w:space="0" w:color="auto"/>
      </w:divBdr>
    </w:div>
    <w:div w:id="1161628157">
      <w:bodyDiv w:val="1"/>
      <w:marLeft w:val="0"/>
      <w:marRight w:val="0"/>
      <w:marTop w:val="0"/>
      <w:marBottom w:val="0"/>
      <w:divBdr>
        <w:top w:val="none" w:sz="0" w:space="0" w:color="auto"/>
        <w:left w:val="none" w:sz="0" w:space="0" w:color="auto"/>
        <w:bottom w:val="none" w:sz="0" w:space="0" w:color="auto"/>
        <w:right w:val="none" w:sz="0" w:space="0" w:color="auto"/>
      </w:divBdr>
    </w:div>
    <w:div w:id="1161769887">
      <w:bodyDiv w:val="1"/>
      <w:marLeft w:val="0"/>
      <w:marRight w:val="0"/>
      <w:marTop w:val="0"/>
      <w:marBottom w:val="0"/>
      <w:divBdr>
        <w:top w:val="none" w:sz="0" w:space="0" w:color="auto"/>
        <w:left w:val="none" w:sz="0" w:space="0" w:color="auto"/>
        <w:bottom w:val="none" w:sz="0" w:space="0" w:color="auto"/>
        <w:right w:val="none" w:sz="0" w:space="0" w:color="auto"/>
      </w:divBdr>
    </w:div>
    <w:div w:id="1162089298">
      <w:bodyDiv w:val="1"/>
      <w:marLeft w:val="0"/>
      <w:marRight w:val="0"/>
      <w:marTop w:val="0"/>
      <w:marBottom w:val="0"/>
      <w:divBdr>
        <w:top w:val="none" w:sz="0" w:space="0" w:color="auto"/>
        <w:left w:val="none" w:sz="0" w:space="0" w:color="auto"/>
        <w:bottom w:val="none" w:sz="0" w:space="0" w:color="auto"/>
        <w:right w:val="none" w:sz="0" w:space="0" w:color="auto"/>
      </w:divBdr>
      <w:divsChild>
        <w:div w:id="160238551">
          <w:marLeft w:val="1800"/>
          <w:marRight w:val="0"/>
          <w:marTop w:val="77"/>
          <w:marBottom w:val="0"/>
          <w:divBdr>
            <w:top w:val="none" w:sz="0" w:space="0" w:color="auto"/>
            <w:left w:val="none" w:sz="0" w:space="0" w:color="auto"/>
            <w:bottom w:val="none" w:sz="0" w:space="0" w:color="auto"/>
            <w:right w:val="none" w:sz="0" w:space="0" w:color="auto"/>
          </w:divBdr>
        </w:div>
        <w:div w:id="308167379">
          <w:marLeft w:val="1800"/>
          <w:marRight w:val="0"/>
          <w:marTop w:val="77"/>
          <w:marBottom w:val="0"/>
          <w:divBdr>
            <w:top w:val="none" w:sz="0" w:space="0" w:color="auto"/>
            <w:left w:val="none" w:sz="0" w:space="0" w:color="auto"/>
            <w:bottom w:val="none" w:sz="0" w:space="0" w:color="auto"/>
            <w:right w:val="none" w:sz="0" w:space="0" w:color="auto"/>
          </w:divBdr>
        </w:div>
        <w:div w:id="430049154">
          <w:marLeft w:val="1800"/>
          <w:marRight w:val="0"/>
          <w:marTop w:val="77"/>
          <w:marBottom w:val="0"/>
          <w:divBdr>
            <w:top w:val="none" w:sz="0" w:space="0" w:color="auto"/>
            <w:left w:val="none" w:sz="0" w:space="0" w:color="auto"/>
            <w:bottom w:val="none" w:sz="0" w:space="0" w:color="auto"/>
            <w:right w:val="none" w:sz="0" w:space="0" w:color="auto"/>
          </w:divBdr>
        </w:div>
        <w:div w:id="710495623">
          <w:marLeft w:val="547"/>
          <w:marRight w:val="0"/>
          <w:marTop w:val="96"/>
          <w:marBottom w:val="0"/>
          <w:divBdr>
            <w:top w:val="none" w:sz="0" w:space="0" w:color="auto"/>
            <w:left w:val="none" w:sz="0" w:space="0" w:color="auto"/>
            <w:bottom w:val="none" w:sz="0" w:space="0" w:color="auto"/>
            <w:right w:val="none" w:sz="0" w:space="0" w:color="auto"/>
          </w:divBdr>
        </w:div>
        <w:div w:id="857740755">
          <w:marLeft w:val="1800"/>
          <w:marRight w:val="0"/>
          <w:marTop w:val="77"/>
          <w:marBottom w:val="0"/>
          <w:divBdr>
            <w:top w:val="none" w:sz="0" w:space="0" w:color="auto"/>
            <w:left w:val="none" w:sz="0" w:space="0" w:color="auto"/>
            <w:bottom w:val="none" w:sz="0" w:space="0" w:color="auto"/>
            <w:right w:val="none" w:sz="0" w:space="0" w:color="auto"/>
          </w:divBdr>
        </w:div>
        <w:div w:id="1102988806">
          <w:marLeft w:val="1166"/>
          <w:marRight w:val="0"/>
          <w:marTop w:val="96"/>
          <w:marBottom w:val="0"/>
          <w:divBdr>
            <w:top w:val="none" w:sz="0" w:space="0" w:color="auto"/>
            <w:left w:val="none" w:sz="0" w:space="0" w:color="auto"/>
            <w:bottom w:val="none" w:sz="0" w:space="0" w:color="auto"/>
            <w:right w:val="none" w:sz="0" w:space="0" w:color="auto"/>
          </w:divBdr>
        </w:div>
        <w:div w:id="1691107729">
          <w:marLeft w:val="1166"/>
          <w:marRight w:val="0"/>
          <w:marTop w:val="96"/>
          <w:marBottom w:val="0"/>
          <w:divBdr>
            <w:top w:val="none" w:sz="0" w:space="0" w:color="auto"/>
            <w:left w:val="none" w:sz="0" w:space="0" w:color="auto"/>
            <w:bottom w:val="none" w:sz="0" w:space="0" w:color="auto"/>
            <w:right w:val="none" w:sz="0" w:space="0" w:color="auto"/>
          </w:divBdr>
        </w:div>
        <w:div w:id="1734349537">
          <w:marLeft w:val="1800"/>
          <w:marRight w:val="0"/>
          <w:marTop w:val="77"/>
          <w:marBottom w:val="0"/>
          <w:divBdr>
            <w:top w:val="none" w:sz="0" w:space="0" w:color="auto"/>
            <w:left w:val="none" w:sz="0" w:space="0" w:color="auto"/>
            <w:bottom w:val="none" w:sz="0" w:space="0" w:color="auto"/>
            <w:right w:val="none" w:sz="0" w:space="0" w:color="auto"/>
          </w:divBdr>
        </w:div>
      </w:divsChild>
    </w:div>
    <w:div w:id="1162358808">
      <w:bodyDiv w:val="1"/>
      <w:marLeft w:val="0"/>
      <w:marRight w:val="0"/>
      <w:marTop w:val="0"/>
      <w:marBottom w:val="0"/>
      <w:divBdr>
        <w:top w:val="none" w:sz="0" w:space="0" w:color="auto"/>
        <w:left w:val="none" w:sz="0" w:space="0" w:color="auto"/>
        <w:bottom w:val="none" w:sz="0" w:space="0" w:color="auto"/>
        <w:right w:val="none" w:sz="0" w:space="0" w:color="auto"/>
      </w:divBdr>
    </w:div>
    <w:div w:id="1162618109">
      <w:bodyDiv w:val="1"/>
      <w:marLeft w:val="0"/>
      <w:marRight w:val="0"/>
      <w:marTop w:val="0"/>
      <w:marBottom w:val="0"/>
      <w:divBdr>
        <w:top w:val="none" w:sz="0" w:space="0" w:color="auto"/>
        <w:left w:val="none" w:sz="0" w:space="0" w:color="auto"/>
        <w:bottom w:val="none" w:sz="0" w:space="0" w:color="auto"/>
        <w:right w:val="none" w:sz="0" w:space="0" w:color="auto"/>
      </w:divBdr>
    </w:div>
    <w:div w:id="1162743335">
      <w:bodyDiv w:val="1"/>
      <w:marLeft w:val="0"/>
      <w:marRight w:val="0"/>
      <w:marTop w:val="0"/>
      <w:marBottom w:val="0"/>
      <w:divBdr>
        <w:top w:val="none" w:sz="0" w:space="0" w:color="auto"/>
        <w:left w:val="none" w:sz="0" w:space="0" w:color="auto"/>
        <w:bottom w:val="none" w:sz="0" w:space="0" w:color="auto"/>
        <w:right w:val="none" w:sz="0" w:space="0" w:color="auto"/>
      </w:divBdr>
      <w:divsChild>
        <w:div w:id="475993838">
          <w:marLeft w:val="0"/>
          <w:marRight w:val="0"/>
          <w:marTop w:val="0"/>
          <w:marBottom w:val="0"/>
          <w:divBdr>
            <w:top w:val="none" w:sz="0" w:space="0" w:color="auto"/>
            <w:left w:val="none" w:sz="0" w:space="0" w:color="auto"/>
            <w:bottom w:val="none" w:sz="0" w:space="0" w:color="auto"/>
            <w:right w:val="none" w:sz="0" w:space="0" w:color="auto"/>
          </w:divBdr>
          <w:divsChild>
            <w:div w:id="127630362">
              <w:marLeft w:val="0"/>
              <w:marRight w:val="0"/>
              <w:marTop w:val="0"/>
              <w:marBottom w:val="0"/>
              <w:divBdr>
                <w:top w:val="none" w:sz="0" w:space="0" w:color="auto"/>
                <w:left w:val="none" w:sz="0" w:space="0" w:color="auto"/>
                <w:bottom w:val="none" w:sz="0" w:space="0" w:color="auto"/>
                <w:right w:val="none" w:sz="0" w:space="0" w:color="auto"/>
              </w:divBdr>
            </w:div>
            <w:div w:id="39270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973837">
      <w:bodyDiv w:val="1"/>
      <w:marLeft w:val="0"/>
      <w:marRight w:val="0"/>
      <w:marTop w:val="0"/>
      <w:marBottom w:val="0"/>
      <w:divBdr>
        <w:top w:val="none" w:sz="0" w:space="0" w:color="auto"/>
        <w:left w:val="none" w:sz="0" w:space="0" w:color="auto"/>
        <w:bottom w:val="none" w:sz="0" w:space="0" w:color="auto"/>
        <w:right w:val="none" w:sz="0" w:space="0" w:color="auto"/>
      </w:divBdr>
      <w:divsChild>
        <w:div w:id="1210997545">
          <w:marLeft w:val="547"/>
          <w:marRight w:val="0"/>
          <w:marTop w:val="154"/>
          <w:marBottom w:val="0"/>
          <w:divBdr>
            <w:top w:val="none" w:sz="0" w:space="0" w:color="auto"/>
            <w:left w:val="none" w:sz="0" w:space="0" w:color="auto"/>
            <w:bottom w:val="none" w:sz="0" w:space="0" w:color="auto"/>
            <w:right w:val="none" w:sz="0" w:space="0" w:color="auto"/>
          </w:divBdr>
        </w:div>
        <w:div w:id="1575895817">
          <w:marLeft w:val="1166"/>
          <w:marRight w:val="0"/>
          <w:marTop w:val="134"/>
          <w:marBottom w:val="0"/>
          <w:divBdr>
            <w:top w:val="none" w:sz="0" w:space="0" w:color="auto"/>
            <w:left w:val="none" w:sz="0" w:space="0" w:color="auto"/>
            <w:bottom w:val="none" w:sz="0" w:space="0" w:color="auto"/>
            <w:right w:val="none" w:sz="0" w:space="0" w:color="auto"/>
          </w:divBdr>
        </w:div>
        <w:div w:id="1667780144">
          <w:marLeft w:val="1166"/>
          <w:marRight w:val="0"/>
          <w:marTop w:val="134"/>
          <w:marBottom w:val="0"/>
          <w:divBdr>
            <w:top w:val="none" w:sz="0" w:space="0" w:color="auto"/>
            <w:left w:val="none" w:sz="0" w:space="0" w:color="auto"/>
            <w:bottom w:val="none" w:sz="0" w:space="0" w:color="auto"/>
            <w:right w:val="none" w:sz="0" w:space="0" w:color="auto"/>
          </w:divBdr>
        </w:div>
      </w:divsChild>
    </w:div>
    <w:div w:id="1165048399">
      <w:bodyDiv w:val="1"/>
      <w:marLeft w:val="0"/>
      <w:marRight w:val="0"/>
      <w:marTop w:val="0"/>
      <w:marBottom w:val="0"/>
      <w:divBdr>
        <w:top w:val="none" w:sz="0" w:space="0" w:color="auto"/>
        <w:left w:val="none" w:sz="0" w:space="0" w:color="auto"/>
        <w:bottom w:val="none" w:sz="0" w:space="0" w:color="auto"/>
        <w:right w:val="none" w:sz="0" w:space="0" w:color="auto"/>
      </w:divBdr>
    </w:div>
    <w:div w:id="1166021701">
      <w:bodyDiv w:val="1"/>
      <w:marLeft w:val="0"/>
      <w:marRight w:val="0"/>
      <w:marTop w:val="0"/>
      <w:marBottom w:val="0"/>
      <w:divBdr>
        <w:top w:val="none" w:sz="0" w:space="0" w:color="auto"/>
        <w:left w:val="none" w:sz="0" w:space="0" w:color="auto"/>
        <w:bottom w:val="none" w:sz="0" w:space="0" w:color="auto"/>
        <w:right w:val="none" w:sz="0" w:space="0" w:color="auto"/>
      </w:divBdr>
    </w:div>
    <w:div w:id="1166938482">
      <w:bodyDiv w:val="1"/>
      <w:marLeft w:val="0"/>
      <w:marRight w:val="0"/>
      <w:marTop w:val="0"/>
      <w:marBottom w:val="0"/>
      <w:divBdr>
        <w:top w:val="none" w:sz="0" w:space="0" w:color="auto"/>
        <w:left w:val="none" w:sz="0" w:space="0" w:color="auto"/>
        <w:bottom w:val="none" w:sz="0" w:space="0" w:color="auto"/>
        <w:right w:val="none" w:sz="0" w:space="0" w:color="auto"/>
      </w:divBdr>
    </w:div>
    <w:div w:id="1167088810">
      <w:bodyDiv w:val="1"/>
      <w:marLeft w:val="0"/>
      <w:marRight w:val="0"/>
      <w:marTop w:val="0"/>
      <w:marBottom w:val="0"/>
      <w:divBdr>
        <w:top w:val="none" w:sz="0" w:space="0" w:color="auto"/>
        <w:left w:val="none" w:sz="0" w:space="0" w:color="auto"/>
        <w:bottom w:val="none" w:sz="0" w:space="0" w:color="auto"/>
        <w:right w:val="none" w:sz="0" w:space="0" w:color="auto"/>
      </w:divBdr>
      <w:divsChild>
        <w:div w:id="17237537">
          <w:marLeft w:val="547"/>
          <w:marRight w:val="144"/>
          <w:marTop w:val="0"/>
          <w:marBottom w:val="120"/>
          <w:divBdr>
            <w:top w:val="none" w:sz="0" w:space="0" w:color="auto"/>
            <w:left w:val="none" w:sz="0" w:space="0" w:color="auto"/>
            <w:bottom w:val="none" w:sz="0" w:space="0" w:color="auto"/>
            <w:right w:val="none" w:sz="0" w:space="0" w:color="auto"/>
          </w:divBdr>
        </w:div>
        <w:div w:id="343559938">
          <w:marLeft w:val="547"/>
          <w:marRight w:val="144"/>
          <w:marTop w:val="0"/>
          <w:marBottom w:val="120"/>
          <w:divBdr>
            <w:top w:val="none" w:sz="0" w:space="0" w:color="auto"/>
            <w:left w:val="none" w:sz="0" w:space="0" w:color="auto"/>
            <w:bottom w:val="none" w:sz="0" w:space="0" w:color="auto"/>
            <w:right w:val="none" w:sz="0" w:space="0" w:color="auto"/>
          </w:divBdr>
        </w:div>
        <w:div w:id="1182087906">
          <w:marLeft w:val="1166"/>
          <w:marRight w:val="144"/>
          <w:marTop w:val="0"/>
          <w:marBottom w:val="120"/>
          <w:divBdr>
            <w:top w:val="none" w:sz="0" w:space="0" w:color="auto"/>
            <w:left w:val="none" w:sz="0" w:space="0" w:color="auto"/>
            <w:bottom w:val="none" w:sz="0" w:space="0" w:color="auto"/>
            <w:right w:val="none" w:sz="0" w:space="0" w:color="auto"/>
          </w:divBdr>
        </w:div>
        <w:div w:id="1187523468">
          <w:marLeft w:val="547"/>
          <w:marRight w:val="144"/>
          <w:marTop w:val="0"/>
          <w:marBottom w:val="120"/>
          <w:divBdr>
            <w:top w:val="none" w:sz="0" w:space="0" w:color="auto"/>
            <w:left w:val="none" w:sz="0" w:space="0" w:color="auto"/>
            <w:bottom w:val="none" w:sz="0" w:space="0" w:color="auto"/>
            <w:right w:val="none" w:sz="0" w:space="0" w:color="auto"/>
          </w:divBdr>
        </w:div>
        <w:div w:id="1951744891">
          <w:marLeft w:val="1166"/>
          <w:marRight w:val="144"/>
          <w:marTop w:val="0"/>
          <w:marBottom w:val="120"/>
          <w:divBdr>
            <w:top w:val="none" w:sz="0" w:space="0" w:color="auto"/>
            <w:left w:val="none" w:sz="0" w:space="0" w:color="auto"/>
            <w:bottom w:val="none" w:sz="0" w:space="0" w:color="auto"/>
            <w:right w:val="none" w:sz="0" w:space="0" w:color="auto"/>
          </w:divBdr>
        </w:div>
        <w:div w:id="2062710904">
          <w:marLeft w:val="1166"/>
          <w:marRight w:val="144"/>
          <w:marTop w:val="0"/>
          <w:marBottom w:val="120"/>
          <w:divBdr>
            <w:top w:val="none" w:sz="0" w:space="0" w:color="auto"/>
            <w:left w:val="none" w:sz="0" w:space="0" w:color="auto"/>
            <w:bottom w:val="none" w:sz="0" w:space="0" w:color="auto"/>
            <w:right w:val="none" w:sz="0" w:space="0" w:color="auto"/>
          </w:divBdr>
        </w:div>
      </w:divsChild>
    </w:div>
    <w:div w:id="1167554251">
      <w:bodyDiv w:val="1"/>
      <w:marLeft w:val="0"/>
      <w:marRight w:val="0"/>
      <w:marTop w:val="0"/>
      <w:marBottom w:val="0"/>
      <w:divBdr>
        <w:top w:val="none" w:sz="0" w:space="0" w:color="auto"/>
        <w:left w:val="none" w:sz="0" w:space="0" w:color="auto"/>
        <w:bottom w:val="none" w:sz="0" w:space="0" w:color="auto"/>
        <w:right w:val="none" w:sz="0" w:space="0" w:color="auto"/>
      </w:divBdr>
    </w:div>
    <w:div w:id="1167751955">
      <w:bodyDiv w:val="1"/>
      <w:marLeft w:val="0"/>
      <w:marRight w:val="0"/>
      <w:marTop w:val="0"/>
      <w:marBottom w:val="0"/>
      <w:divBdr>
        <w:top w:val="none" w:sz="0" w:space="0" w:color="auto"/>
        <w:left w:val="none" w:sz="0" w:space="0" w:color="auto"/>
        <w:bottom w:val="none" w:sz="0" w:space="0" w:color="auto"/>
        <w:right w:val="none" w:sz="0" w:space="0" w:color="auto"/>
      </w:divBdr>
    </w:div>
    <w:div w:id="1168253494">
      <w:bodyDiv w:val="1"/>
      <w:marLeft w:val="0"/>
      <w:marRight w:val="0"/>
      <w:marTop w:val="0"/>
      <w:marBottom w:val="0"/>
      <w:divBdr>
        <w:top w:val="none" w:sz="0" w:space="0" w:color="auto"/>
        <w:left w:val="none" w:sz="0" w:space="0" w:color="auto"/>
        <w:bottom w:val="none" w:sz="0" w:space="0" w:color="auto"/>
        <w:right w:val="none" w:sz="0" w:space="0" w:color="auto"/>
      </w:divBdr>
      <w:divsChild>
        <w:div w:id="273178421">
          <w:marLeft w:val="547"/>
          <w:marRight w:val="0"/>
          <w:marTop w:val="134"/>
          <w:marBottom w:val="0"/>
          <w:divBdr>
            <w:top w:val="none" w:sz="0" w:space="0" w:color="auto"/>
            <w:left w:val="none" w:sz="0" w:space="0" w:color="auto"/>
            <w:bottom w:val="none" w:sz="0" w:space="0" w:color="auto"/>
            <w:right w:val="none" w:sz="0" w:space="0" w:color="auto"/>
          </w:divBdr>
        </w:div>
        <w:div w:id="1178276453">
          <w:marLeft w:val="547"/>
          <w:marRight w:val="0"/>
          <w:marTop w:val="134"/>
          <w:marBottom w:val="0"/>
          <w:divBdr>
            <w:top w:val="none" w:sz="0" w:space="0" w:color="auto"/>
            <w:left w:val="none" w:sz="0" w:space="0" w:color="auto"/>
            <w:bottom w:val="none" w:sz="0" w:space="0" w:color="auto"/>
            <w:right w:val="none" w:sz="0" w:space="0" w:color="auto"/>
          </w:divBdr>
        </w:div>
        <w:div w:id="1395467652">
          <w:marLeft w:val="547"/>
          <w:marRight w:val="0"/>
          <w:marTop w:val="134"/>
          <w:marBottom w:val="0"/>
          <w:divBdr>
            <w:top w:val="none" w:sz="0" w:space="0" w:color="auto"/>
            <w:left w:val="none" w:sz="0" w:space="0" w:color="auto"/>
            <w:bottom w:val="none" w:sz="0" w:space="0" w:color="auto"/>
            <w:right w:val="none" w:sz="0" w:space="0" w:color="auto"/>
          </w:divBdr>
        </w:div>
        <w:div w:id="1566141749">
          <w:marLeft w:val="1166"/>
          <w:marRight w:val="0"/>
          <w:marTop w:val="115"/>
          <w:marBottom w:val="0"/>
          <w:divBdr>
            <w:top w:val="none" w:sz="0" w:space="0" w:color="auto"/>
            <w:left w:val="none" w:sz="0" w:space="0" w:color="auto"/>
            <w:bottom w:val="none" w:sz="0" w:space="0" w:color="auto"/>
            <w:right w:val="none" w:sz="0" w:space="0" w:color="auto"/>
          </w:divBdr>
        </w:div>
        <w:div w:id="1690376778">
          <w:marLeft w:val="1800"/>
          <w:marRight w:val="0"/>
          <w:marTop w:val="96"/>
          <w:marBottom w:val="0"/>
          <w:divBdr>
            <w:top w:val="none" w:sz="0" w:space="0" w:color="auto"/>
            <w:left w:val="none" w:sz="0" w:space="0" w:color="auto"/>
            <w:bottom w:val="none" w:sz="0" w:space="0" w:color="auto"/>
            <w:right w:val="none" w:sz="0" w:space="0" w:color="auto"/>
          </w:divBdr>
        </w:div>
        <w:div w:id="1851481370">
          <w:marLeft w:val="1166"/>
          <w:marRight w:val="0"/>
          <w:marTop w:val="115"/>
          <w:marBottom w:val="0"/>
          <w:divBdr>
            <w:top w:val="none" w:sz="0" w:space="0" w:color="auto"/>
            <w:left w:val="none" w:sz="0" w:space="0" w:color="auto"/>
            <w:bottom w:val="none" w:sz="0" w:space="0" w:color="auto"/>
            <w:right w:val="none" w:sz="0" w:space="0" w:color="auto"/>
          </w:divBdr>
        </w:div>
        <w:div w:id="1958752553">
          <w:marLeft w:val="1166"/>
          <w:marRight w:val="0"/>
          <w:marTop w:val="115"/>
          <w:marBottom w:val="0"/>
          <w:divBdr>
            <w:top w:val="none" w:sz="0" w:space="0" w:color="auto"/>
            <w:left w:val="none" w:sz="0" w:space="0" w:color="auto"/>
            <w:bottom w:val="none" w:sz="0" w:space="0" w:color="auto"/>
            <w:right w:val="none" w:sz="0" w:space="0" w:color="auto"/>
          </w:divBdr>
        </w:div>
        <w:div w:id="2118519428">
          <w:marLeft w:val="1166"/>
          <w:marRight w:val="0"/>
          <w:marTop w:val="115"/>
          <w:marBottom w:val="0"/>
          <w:divBdr>
            <w:top w:val="none" w:sz="0" w:space="0" w:color="auto"/>
            <w:left w:val="none" w:sz="0" w:space="0" w:color="auto"/>
            <w:bottom w:val="none" w:sz="0" w:space="0" w:color="auto"/>
            <w:right w:val="none" w:sz="0" w:space="0" w:color="auto"/>
          </w:divBdr>
        </w:div>
      </w:divsChild>
    </w:div>
    <w:div w:id="1168903486">
      <w:bodyDiv w:val="1"/>
      <w:marLeft w:val="0"/>
      <w:marRight w:val="0"/>
      <w:marTop w:val="0"/>
      <w:marBottom w:val="0"/>
      <w:divBdr>
        <w:top w:val="none" w:sz="0" w:space="0" w:color="auto"/>
        <w:left w:val="none" w:sz="0" w:space="0" w:color="auto"/>
        <w:bottom w:val="none" w:sz="0" w:space="0" w:color="auto"/>
        <w:right w:val="none" w:sz="0" w:space="0" w:color="auto"/>
      </w:divBdr>
      <w:divsChild>
        <w:div w:id="429935516">
          <w:marLeft w:val="1166"/>
          <w:marRight w:val="0"/>
          <w:marTop w:val="96"/>
          <w:marBottom w:val="0"/>
          <w:divBdr>
            <w:top w:val="none" w:sz="0" w:space="0" w:color="auto"/>
            <w:left w:val="none" w:sz="0" w:space="0" w:color="auto"/>
            <w:bottom w:val="none" w:sz="0" w:space="0" w:color="auto"/>
            <w:right w:val="none" w:sz="0" w:space="0" w:color="auto"/>
          </w:divBdr>
        </w:div>
        <w:div w:id="639846640">
          <w:marLeft w:val="2520"/>
          <w:marRight w:val="0"/>
          <w:marTop w:val="67"/>
          <w:marBottom w:val="0"/>
          <w:divBdr>
            <w:top w:val="none" w:sz="0" w:space="0" w:color="auto"/>
            <w:left w:val="none" w:sz="0" w:space="0" w:color="auto"/>
            <w:bottom w:val="none" w:sz="0" w:space="0" w:color="auto"/>
            <w:right w:val="none" w:sz="0" w:space="0" w:color="auto"/>
          </w:divBdr>
        </w:div>
        <w:div w:id="734401828">
          <w:marLeft w:val="1166"/>
          <w:marRight w:val="0"/>
          <w:marTop w:val="96"/>
          <w:marBottom w:val="0"/>
          <w:divBdr>
            <w:top w:val="none" w:sz="0" w:space="0" w:color="auto"/>
            <w:left w:val="none" w:sz="0" w:space="0" w:color="auto"/>
            <w:bottom w:val="none" w:sz="0" w:space="0" w:color="auto"/>
            <w:right w:val="none" w:sz="0" w:space="0" w:color="auto"/>
          </w:divBdr>
        </w:div>
        <w:div w:id="1021201378">
          <w:marLeft w:val="547"/>
          <w:marRight w:val="0"/>
          <w:marTop w:val="115"/>
          <w:marBottom w:val="0"/>
          <w:divBdr>
            <w:top w:val="none" w:sz="0" w:space="0" w:color="auto"/>
            <w:left w:val="none" w:sz="0" w:space="0" w:color="auto"/>
            <w:bottom w:val="none" w:sz="0" w:space="0" w:color="auto"/>
            <w:right w:val="none" w:sz="0" w:space="0" w:color="auto"/>
          </w:divBdr>
        </w:div>
        <w:div w:id="1043751488">
          <w:marLeft w:val="1800"/>
          <w:marRight w:val="0"/>
          <w:marTop w:val="77"/>
          <w:marBottom w:val="0"/>
          <w:divBdr>
            <w:top w:val="none" w:sz="0" w:space="0" w:color="auto"/>
            <w:left w:val="none" w:sz="0" w:space="0" w:color="auto"/>
            <w:bottom w:val="none" w:sz="0" w:space="0" w:color="auto"/>
            <w:right w:val="none" w:sz="0" w:space="0" w:color="auto"/>
          </w:divBdr>
        </w:div>
        <w:div w:id="1244413128">
          <w:marLeft w:val="1166"/>
          <w:marRight w:val="0"/>
          <w:marTop w:val="96"/>
          <w:marBottom w:val="0"/>
          <w:divBdr>
            <w:top w:val="none" w:sz="0" w:space="0" w:color="auto"/>
            <w:left w:val="none" w:sz="0" w:space="0" w:color="auto"/>
            <w:bottom w:val="none" w:sz="0" w:space="0" w:color="auto"/>
            <w:right w:val="none" w:sz="0" w:space="0" w:color="auto"/>
          </w:divBdr>
        </w:div>
      </w:divsChild>
    </w:div>
    <w:div w:id="1168911523">
      <w:bodyDiv w:val="1"/>
      <w:marLeft w:val="0"/>
      <w:marRight w:val="0"/>
      <w:marTop w:val="0"/>
      <w:marBottom w:val="0"/>
      <w:divBdr>
        <w:top w:val="none" w:sz="0" w:space="0" w:color="auto"/>
        <w:left w:val="none" w:sz="0" w:space="0" w:color="auto"/>
        <w:bottom w:val="none" w:sz="0" w:space="0" w:color="auto"/>
        <w:right w:val="none" w:sz="0" w:space="0" w:color="auto"/>
      </w:divBdr>
      <w:divsChild>
        <w:div w:id="1131442601">
          <w:marLeft w:val="360"/>
          <w:marRight w:val="0"/>
          <w:marTop w:val="200"/>
          <w:marBottom w:val="0"/>
          <w:divBdr>
            <w:top w:val="none" w:sz="0" w:space="0" w:color="auto"/>
            <w:left w:val="none" w:sz="0" w:space="0" w:color="auto"/>
            <w:bottom w:val="none" w:sz="0" w:space="0" w:color="auto"/>
            <w:right w:val="none" w:sz="0" w:space="0" w:color="auto"/>
          </w:divBdr>
        </w:div>
        <w:div w:id="1155679108">
          <w:marLeft w:val="360"/>
          <w:marRight w:val="0"/>
          <w:marTop w:val="200"/>
          <w:marBottom w:val="0"/>
          <w:divBdr>
            <w:top w:val="none" w:sz="0" w:space="0" w:color="auto"/>
            <w:left w:val="none" w:sz="0" w:space="0" w:color="auto"/>
            <w:bottom w:val="none" w:sz="0" w:space="0" w:color="auto"/>
            <w:right w:val="none" w:sz="0" w:space="0" w:color="auto"/>
          </w:divBdr>
        </w:div>
      </w:divsChild>
    </w:div>
    <w:div w:id="1169100267">
      <w:bodyDiv w:val="1"/>
      <w:marLeft w:val="0"/>
      <w:marRight w:val="0"/>
      <w:marTop w:val="0"/>
      <w:marBottom w:val="0"/>
      <w:divBdr>
        <w:top w:val="none" w:sz="0" w:space="0" w:color="auto"/>
        <w:left w:val="none" w:sz="0" w:space="0" w:color="auto"/>
        <w:bottom w:val="none" w:sz="0" w:space="0" w:color="auto"/>
        <w:right w:val="none" w:sz="0" w:space="0" w:color="auto"/>
      </w:divBdr>
    </w:div>
    <w:div w:id="1171676468">
      <w:bodyDiv w:val="1"/>
      <w:marLeft w:val="0"/>
      <w:marRight w:val="0"/>
      <w:marTop w:val="0"/>
      <w:marBottom w:val="0"/>
      <w:divBdr>
        <w:top w:val="none" w:sz="0" w:space="0" w:color="auto"/>
        <w:left w:val="none" w:sz="0" w:space="0" w:color="auto"/>
        <w:bottom w:val="none" w:sz="0" w:space="0" w:color="auto"/>
        <w:right w:val="none" w:sz="0" w:space="0" w:color="auto"/>
      </w:divBdr>
      <w:divsChild>
        <w:div w:id="338972093">
          <w:marLeft w:val="547"/>
          <w:marRight w:val="0"/>
          <w:marTop w:val="115"/>
          <w:marBottom w:val="0"/>
          <w:divBdr>
            <w:top w:val="none" w:sz="0" w:space="0" w:color="auto"/>
            <w:left w:val="none" w:sz="0" w:space="0" w:color="auto"/>
            <w:bottom w:val="none" w:sz="0" w:space="0" w:color="auto"/>
            <w:right w:val="none" w:sz="0" w:space="0" w:color="auto"/>
          </w:divBdr>
        </w:div>
        <w:div w:id="698091178">
          <w:marLeft w:val="547"/>
          <w:marRight w:val="0"/>
          <w:marTop w:val="125"/>
          <w:marBottom w:val="0"/>
          <w:divBdr>
            <w:top w:val="none" w:sz="0" w:space="0" w:color="auto"/>
            <w:left w:val="none" w:sz="0" w:space="0" w:color="auto"/>
            <w:bottom w:val="none" w:sz="0" w:space="0" w:color="auto"/>
            <w:right w:val="none" w:sz="0" w:space="0" w:color="auto"/>
          </w:divBdr>
        </w:div>
        <w:div w:id="944505981">
          <w:marLeft w:val="547"/>
          <w:marRight w:val="0"/>
          <w:marTop w:val="125"/>
          <w:marBottom w:val="0"/>
          <w:divBdr>
            <w:top w:val="none" w:sz="0" w:space="0" w:color="auto"/>
            <w:left w:val="none" w:sz="0" w:space="0" w:color="auto"/>
            <w:bottom w:val="none" w:sz="0" w:space="0" w:color="auto"/>
            <w:right w:val="none" w:sz="0" w:space="0" w:color="auto"/>
          </w:divBdr>
        </w:div>
        <w:div w:id="2015064845">
          <w:marLeft w:val="1166"/>
          <w:marRight w:val="0"/>
          <w:marTop w:val="106"/>
          <w:marBottom w:val="0"/>
          <w:divBdr>
            <w:top w:val="none" w:sz="0" w:space="0" w:color="auto"/>
            <w:left w:val="none" w:sz="0" w:space="0" w:color="auto"/>
            <w:bottom w:val="none" w:sz="0" w:space="0" w:color="auto"/>
            <w:right w:val="none" w:sz="0" w:space="0" w:color="auto"/>
          </w:divBdr>
        </w:div>
      </w:divsChild>
    </w:div>
    <w:div w:id="1172140319">
      <w:bodyDiv w:val="1"/>
      <w:marLeft w:val="0"/>
      <w:marRight w:val="0"/>
      <w:marTop w:val="0"/>
      <w:marBottom w:val="0"/>
      <w:divBdr>
        <w:top w:val="none" w:sz="0" w:space="0" w:color="auto"/>
        <w:left w:val="none" w:sz="0" w:space="0" w:color="auto"/>
        <w:bottom w:val="none" w:sz="0" w:space="0" w:color="auto"/>
        <w:right w:val="none" w:sz="0" w:space="0" w:color="auto"/>
      </w:divBdr>
    </w:div>
    <w:div w:id="1173034453">
      <w:bodyDiv w:val="1"/>
      <w:marLeft w:val="0"/>
      <w:marRight w:val="0"/>
      <w:marTop w:val="0"/>
      <w:marBottom w:val="0"/>
      <w:divBdr>
        <w:top w:val="none" w:sz="0" w:space="0" w:color="auto"/>
        <w:left w:val="none" w:sz="0" w:space="0" w:color="auto"/>
        <w:bottom w:val="none" w:sz="0" w:space="0" w:color="auto"/>
        <w:right w:val="none" w:sz="0" w:space="0" w:color="auto"/>
      </w:divBdr>
    </w:div>
    <w:div w:id="1173573438">
      <w:bodyDiv w:val="1"/>
      <w:marLeft w:val="0"/>
      <w:marRight w:val="0"/>
      <w:marTop w:val="0"/>
      <w:marBottom w:val="0"/>
      <w:divBdr>
        <w:top w:val="none" w:sz="0" w:space="0" w:color="auto"/>
        <w:left w:val="none" w:sz="0" w:space="0" w:color="auto"/>
        <w:bottom w:val="none" w:sz="0" w:space="0" w:color="auto"/>
        <w:right w:val="none" w:sz="0" w:space="0" w:color="auto"/>
      </w:divBdr>
    </w:div>
    <w:div w:id="1174294916">
      <w:bodyDiv w:val="1"/>
      <w:marLeft w:val="0"/>
      <w:marRight w:val="0"/>
      <w:marTop w:val="0"/>
      <w:marBottom w:val="0"/>
      <w:divBdr>
        <w:top w:val="none" w:sz="0" w:space="0" w:color="auto"/>
        <w:left w:val="none" w:sz="0" w:space="0" w:color="auto"/>
        <w:bottom w:val="none" w:sz="0" w:space="0" w:color="auto"/>
        <w:right w:val="none" w:sz="0" w:space="0" w:color="auto"/>
      </w:divBdr>
    </w:div>
    <w:div w:id="1174614018">
      <w:bodyDiv w:val="1"/>
      <w:marLeft w:val="0"/>
      <w:marRight w:val="0"/>
      <w:marTop w:val="0"/>
      <w:marBottom w:val="0"/>
      <w:divBdr>
        <w:top w:val="none" w:sz="0" w:space="0" w:color="auto"/>
        <w:left w:val="none" w:sz="0" w:space="0" w:color="auto"/>
        <w:bottom w:val="none" w:sz="0" w:space="0" w:color="auto"/>
        <w:right w:val="none" w:sz="0" w:space="0" w:color="auto"/>
      </w:divBdr>
    </w:div>
    <w:div w:id="1174879299">
      <w:bodyDiv w:val="1"/>
      <w:marLeft w:val="0"/>
      <w:marRight w:val="0"/>
      <w:marTop w:val="0"/>
      <w:marBottom w:val="0"/>
      <w:divBdr>
        <w:top w:val="none" w:sz="0" w:space="0" w:color="auto"/>
        <w:left w:val="none" w:sz="0" w:space="0" w:color="auto"/>
        <w:bottom w:val="none" w:sz="0" w:space="0" w:color="auto"/>
        <w:right w:val="none" w:sz="0" w:space="0" w:color="auto"/>
      </w:divBdr>
      <w:divsChild>
        <w:div w:id="43875850">
          <w:marLeft w:val="1800"/>
          <w:marRight w:val="0"/>
          <w:marTop w:val="86"/>
          <w:marBottom w:val="0"/>
          <w:divBdr>
            <w:top w:val="none" w:sz="0" w:space="0" w:color="auto"/>
            <w:left w:val="none" w:sz="0" w:space="0" w:color="auto"/>
            <w:bottom w:val="none" w:sz="0" w:space="0" w:color="auto"/>
            <w:right w:val="none" w:sz="0" w:space="0" w:color="auto"/>
          </w:divBdr>
        </w:div>
        <w:div w:id="105464600">
          <w:marLeft w:val="547"/>
          <w:marRight w:val="0"/>
          <w:marTop w:val="115"/>
          <w:marBottom w:val="0"/>
          <w:divBdr>
            <w:top w:val="none" w:sz="0" w:space="0" w:color="auto"/>
            <w:left w:val="none" w:sz="0" w:space="0" w:color="auto"/>
            <w:bottom w:val="none" w:sz="0" w:space="0" w:color="auto"/>
            <w:right w:val="none" w:sz="0" w:space="0" w:color="auto"/>
          </w:divBdr>
        </w:div>
        <w:div w:id="424618345">
          <w:marLeft w:val="1800"/>
          <w:marRight w:val="0"/>
          <w:marTop w:val="86"/>
          <w:marBottom w:val="0"/>
          <w:divBdr>
            <w:top w:val="none" w:sz="0" w:space="0" w:color="auto"/>
            <w:left w:val="none" w:sz="0" w:space="0" w:color="auto"/>
            <w:bottom w:val="none" w:sz="0" w:space="0" w:color="auto"/>
            <w:right w:val="none" w:sz="0" w:space="0" w:color="auto"/>
          </w:divBdr>
        </w:div>
        <w:div w:id="475613591">
          <w:marLeft w:val="1166"/>
          <w:marRight w:val="0"/>
          <w:marTop w:val="96"/>
          <w:marBottom w:val="0"/>
          <w:divBdr>
            <w:top w:val="none" w:sz="0" w:space="0" w:color="auto"/>
            <w:left w:val="none" w:sz="0" w:space="0" w:color="auto"/>
            <w:bottom w:val="none" w:sz="0" w:space="0" w:color="auto"/>
            <w:right w:val="none" w:sz="0" w:space="0" w:color="auto"/>
          </w:divBdr>
        </w:div>
        <w:div w:id="559823248">
          <w:marLeft w:val="1800"/>
          <w:marRight w:val="0"/>
          <w:marTop w:val="86"/>
          <w:marBottom w:val="0"/>
          <w:divBdr>
            <w:top w:val="none" w:sz="0" w:space="0" w:color="auto"/>
            <w:left w:val="none" w:sz="0" w:space="0" w:color="auto"/>
            <w:bottom w:val="none" w:sz="0" w:space="0" w:color="auto"/>
            <w:right w:val="none" w:sz="0" w:space="0" w:color="auto"/>
          </w:divBdr>
        </w:div>
        <w:div w:id="941840345">
          <w:marLeft w:val="1166"/>
          <w:marRight w:val="0"/>
          <w:marTop w:val="96"/>
          <w:marBottom w:val="0"/>
          <w:divBdr>
            <w:top w:val="none" w:sz="0" w:space="0" w:color="auto"/>
            <w:left w:val="none" w:sz="0" w:space="0" w:color="auto"/>
            <w:bottom w:val="none" w:sz="0" w:space="0" w:color="auto"/>
            <w:right w:val="none" w:sz="0" w:space="0" w:color="auto"/>
          </w:divBdr>
        </w:div>
        <w:div w:id="1042510857">
          <w:marLeft w:val="2520"/>
          <w:marRight w:val="0"/>
          <w:marTop w:val="77"/>
          <w:marBottom w:val="0"/>
          <w:divBdr>
            <w:top w:val="none" w:sz="0" w:space="0" w:color="auto"/>
            <w:left w:val="none" w:sz="0" w:space="0" w:color="auto"/>
            <w:bottom w:val="none" w:sz="0" w:space="0" w:color="auto"/>
            <w:right w:val="none" w:sz="0" w:space="0" w:color="auto"/>
          </w:divBdr>
        </w:div>
        <w:div w:id="1059087331">
          <w:marLeft w:val="1800"/>
          <w:marRight w:val="0"/>
          <w:marTop w:val="86"/>
          <w:marBottom w:val="0"/>
          <w:divBdr>
            <w:top w:val="none" w:sz="0" w:space="0" w:color="auto"/>
            <w:left w:val="none" w:sz="0" w:space="0" w:color="auto"/>
            <w:bottom w:val="none" w:sz="0" w:space="0" w:color="auto"/>
            <w:right w:val="none" w:sz="0" w:space="0" w:color="auto"/>
          </w:divBdr>
        </w:div>
        <w:div w:id="1227646598">
          <w:marLeft w:val="1800"/>
          <w:marRight w:val="0"/>
          <w:marTop w:val="86"/>
          <w:marBottom w:val="0"/>
          <w:divBdr>
            <w:top w:val="none" w:sz="0" w:space="0" w:color="auto"/>
            <w:left w:val="none" w:sz="0" w:space="0" w:color="auto"/>
            <w:bottom w:val="none" w:sz="0" w:space="0" w:color="auto"/>
            <w:right w:val="none" w:sz="0" w:space="0" w:color="auto"/>
          </w:divBdr>
        </w:div>
        <w:div w:id="1442843928">
          <w:marLeft w:val="1166"/>
          <w:marRight w:val="0"/>
          <w:marTop w:val="96"/>
          <w:marBottom w:val="0"/>
          <w:divBdr>
            <w:top w:val="none" w:sz="0" w:space="0" w:color="auto"/>
            <w:left w:val="none" w:sz="0" w:space="0" w:color="auto"/>
            <w:bottom w:val="none" w:sz="0" w:space="0" w:color="auto"/>
            <w:right w:val="none" w:sz="0" w:space="0" w:color="auto"/>
          </w:divBdr>
        </w:div>
        <w:div w:id="1786189942">
          <w:marLeft w:val="1800"/>
          <w:marRight w:val="0"/>
          <w:marTop w:val="86"/>
          <w:marBottom w:val="0"/>
          <w:divBdr>
            <w:top w:val="none" w:sz="0" w:space="0" w:color="auto"/>
            <w:left w:val="none" w:sz="0" w:space="0" w:color="auto"/>
            <w:bottom w:val="none" w:sz="0" w:space="0" w:color="auto"/>
            <w:right w:val="none" w:sz="0" w:space="0" w:color="auto"/>
          </w:divBdr>
        </w:div>
        <w:div w:id="2068531320">
          <w:marLeft w:val="1800"/>
          <w:marRight w:val="0"/>
          <w:marTop w:val="86"/>
          <w:marBottom w:val="0"/>
          <w:divBdr>
            <w:top w:val="none" w:sz="0" w:space="0" w:color="auto"/>
            <w:left w:val="none" w:sz="0" w:space="0" w:color="auto"/>
            <w:bottom w:val="none" w:sz="0" w:space="0" w:color="auto"/>
            <w:right w:val="none" w:sz="0" w:space="0" w:color="auto"/>
          </w:divBdr>
        </w:div>
      </w:divsChild>
    </w:div>
    <w:div w:id="1176841378">
      <w:bodyDiv w:val="1"/>
      <w:marLeft w:val="0"/>
      <w:marRight w:val="0"/>
      <w:marTop w:val="0"/>
      <w:marBottom w:val="0"/>
      <w:divBdr>
        <w:top w:val="none" w:sz="0" w:space="0" w:color="auto"/>
        <w:left w:val="none" w:sz="0" w:space="0" w:color="auto"/>
        <w:bottom w:val="none" w:sz="0" w:space="0" w:color="auto"/>
        <w:right w:val="none" w:sz="0" w:space="0" w:color="auto"/>
      </w:divBdr>
    </w:div>
    <w:div w:id="1177888370">
      <w:bodyDiv w:val="1"/>
      <w:marLeft w:val="0"/>
      <w:marRight w:val="0"/>
      <w:marTop w:val="0"/>
      <w:marBottom w:val="0"/>
      <w:divBdr>
        <w:top w:val="none" w:sz="0" w:space="0" w:color="auto"/>
        <w:left w:val="none" w:sz="0" w:space="0" w:color="auto"/>
        <w:bottom w:val="none" w:sz="0" w:space="0" w:color="auto"/>
        <w:right w:val="none" w:sz="0" w:space="0" w:color="auto"/>
      </w:divBdr>
    </w:div>
    <w:div w:id="1178470537">
      <w:bodyDiv w:val="1"/>
      <w:marLeft w:val="0"/>
      <w:marRight w:val="0"/>
      <w:marTop w:val="0"/>
      <w:marBottom w:val="0"/>
      <w:divBdr>
        <w:top w:val="none" w:sz="0" w:space="0" w:color="auto"/>
        <w:left w:val="none" w:sz="0" w:space="0" w:color="auto"/>
        <w:bottom w:val="none" w:sz="0" w:space="0" w:color="auto"/>
        <w:right w:val="none" w:sz="0" w:space="0" w:color="auto"/>
      </w:divBdr>
      <w:divsChild>
        <w:div w:id="627854990">
          <w:marLeft w:val="360"/>
          <w:marRight w:val="0"/>
          <w:marTop w:val="200"/>
          <w:marBottom w:val="0"/>
          <w:divBdr>
            <w:top w:val="none" w:sz="0" w:space="0" w:color="auto"/>
            <w:left w:val="none" w:sz="0" w:space="0" w:color="auto"/>
            <w:bottom w:val="none" w:sz="0" w:space="0" w:color="auto"/>
            <w:right w:val="none" w:sz="0" w:space="0" w:color="auto"/>
          </w:divBdr>
        </w:div>
      </w:divsChild>
    </w:div>
    <w:div w:id="1178622153">
      <w:bodyDiv w:val="1"/>
      <w:marLeft w:val="0"/>
      <w:marRight w:val="0"/>
      <w:marTop w:val="0"/>
      <w:marBottom w:val="0"/>
      <w:divBdr>
        <w:top w:val="none" w:sz="0" w:space="0" w:color="auto"/>
        <w:left w:val="none" w:sz="0" w:space="0" w:color="auto"/>
        <w:bottom w:val="none" w:sz="0" w:space="0" w:color="auto"/>
        <w:right w:val="none" w:sz="0" w:space="0" w:color="auto"/>
      </w:divBdr>
    </w:div>
    <w:div w:id="1178959837">
      <w:bodyDiv w:val="1"/>
      <w:marLeft w:val="0"/>
      <w:marRight w:val="0"/>
      <w:marTop w:val="0"/>
      <w:marBottom w:val="0"/>
      <w:divBdr>
        <w:top w:val="none" w:sz="0" w:space="0" w:color="auto"/>
        <w:left w:val="none" w:sz="0" w:space="0" w:color="auto"/>
        <w:bottom w:val="none" w:sz="0" w:space="0" w:color="auto"/>
        <w:right w:val="none" w:sz="0" w:space="0" w:color="auto"/>
      </w:divBdr>
    </w:div>
    <w:div w:id="1179197865">
      <w:bodyDiv w:val="1"/>
      <w:marLeft w:val="0"/>
      <w:marRight w:val="0"/>
      <w:marTop w:val="0"/>
      <w:marBottom w:val="0"/>
      <w:divBdr>
        <w:top w:val="none" w:sz="0" w:space="0" w:color="auto"/>
        <w:left w:val="none" w:sz="0" w:space="0" w:color="auto"/>
        <w:bottom w:val="none" w:sz="0" w:space="0" w:color="auto"/>
        <w:right w:val="none" w:sz="0" w:space="0" w:color="auto"/>
      </w:divBdr>
      <w:divsChild>
        <w:div w:id="703141197">
          <w:marLeft w:val="1080"/>
          <w:marRight w:val="0"/>
          <w:marTop w:val="100"/>
          <w:marBottom w:val="0"/>
          <w:divBdr>
            <w:top w:val="none" w:sz="0" w:space="0" w:color="auto"/>
            <w:left w:val="none" w:sz="0" w:space="0" w:color="auto"/>
            <w:bottom w:val="none" w:sz="0" w:space="0" w:color="auto"/>
            <w:right w:val="none" w:sz="0" w:space="0" w:color="auto"/>
          </w:divBdr>
        </w:div>
        <w:div w:id="1099910888">
          <w:marLeft w:val="360"/>
          <w:marRight w:val="0"/>
          <w:marTop w:val="200"/>
          <w:marBottom w:val="0"/>
          <w:divBdr>
            <w:top w:val="none" w:sz="0" w:space="0" w:color="auto"/>
            <w:left w:val="none" w:sz="0" w:space="0" w:color="auto"/>
            <w:bottom w:val="none" w:sz="0" w:space="0" w:color="auto"/>
            <w:right w:val="none" w:sz="0" w:space="0" w:color="auto"/>
          </w:divBdr>
        </w:div>
      </w:divsChild>
    </w:div>
    <w:div w:id="1180268012">
      <w:bodyDiv w:val="1"/>
      <w:marLeft w:val="0"/>
      <w:marRight w:val="0"/>
      <w:marTop w:val="0"/>
      <w:marBottom w:val="0"/>
      <w:divBdr>
        <w:top w:val="none" w:sz="0" w:space="0" w:color="auto"/>
        <w:left w:val="none" w:sz="0" w:space="0" w:color="auto"/>
        <w:bottom w:val="none" w:sz="0" w:space="0" w:color="auto"/>
        <w:right w:val="none" w:sz="0" w:space="0" w:color="auto"/>
      </w:divBdr>
    </w:div>
    <w:div w:id="1181551837">
      <w:bodyDiv w:val="1"/>
      <w:marLeft w:val="0"/>
      <w:marRight w:val="0"/>
      <w:marTop w:val="0"/>
      <w:marBottom w:val="0"/>
      <w:divBdr>
        <w:top w:val="none" w:sz="0" w:space="0" w:color="auto"/>
        <w:left w:val="none" w:sz="0" w:space="0" w:color="auto"/>
        <w:bottom w:val="none" w:sz="0" w:space="0" w:color="auto"/>
        <w:right w:val="none" w:sz="0" w:space="0" w:color="auto"/>
      </w:divBdr>
    </w:div>
    <w:div w:id="1181699777">
      <w:bodyDiv w:val="1"/>
      <w:marLeft w:val="0"/>
      <w:marRight w:val="0"/>
      <w:marTop w:val="0"/>
      <w:marBottom w:val="0"/>
      <w:divBdr>
        <w:top w:val="none" w:sz="0" w:space="0" w:color="auto"/>
        <w:left w:val="none" w:sz="0" w:space="0" w:color="auto"/>
        <w:bottom w:val="none" w:sz="0" w:space="0" w:color="auto"/>
        <w:right w:val="none" w:sz="0" w:space="0" w:color="auto"/>
      </w:divBdr>
    </w:div>
    <w:div w:id="1182547726">
      <w:bodyDiv w:val="1"/>
      <w:marLeft w:val="0"/>
      <w:marRight w:val="0"/>
      <w:marTop w:val="0"/>
      <w:marBottom w:val="0"/>
      <w:divBdr>
        <w:top w:val="none" w:sz="0" w:space="0" w:color="auto"/>
        <w:left w:val="none" w:sz="0" w:space="0" w:color="auto"/>
        <w:bottom w:val="none" w:sz="0" w:space="0" w:color="auto"/>
        <w:right w:val="none" w:sz="0" w:space="0" w:color="auto"/>
      </w:divBdr>
    </w:div>
    <w:div w:id="1182669169">
      <w:bodyDiv w:val="1"/>
      <w:marLeft w:val="0"/>
      <w:marRight w:val="0"/>
      <w:marTop w:val="0"/>
      <w:marBottom w:val="0"/>
      <w:divBdr>
        <w:top w:val="none" w:sz="0" w:space="0" w:color="auto"/>
        <w:left w:val="none" w:sz="0" w:space="0" w:color="auto"/>
        <w:bottom w:val="none" w:sz="0" w:space="0" w:color="auto"/>
        <w:right w:val="none" w:sz="0" w:space="0" w:color="auto"/>
      </w:divBdr>
    </w:div>
    <w:div w:id="1183980988">
      <w:bodyDiv w:val="1"/>
      <w:marLeft w:val="0"/>
      <w:marRight w:val="0"/>
      <w:marTop w:val="0"/>
      <w:marBottom w:val="0"/>
      <w:divBdr>
        <w:top w:val="none" w:sz="0" w:space="0" w:color="auto"/>
        <w:left w:val="none" w:sz="0" w:space="0" w:color="auto"/>
        <w:bottom w:val="none" w:sz="0" w:space="0" w:color="auto"/>
        <w:right w:val="none" w:sz="0" w:space="0" w:color="auto"/>
      </w:divBdr>
    </w:div>
    <w:div w:id="1184592886">
      <w:bodyDiv w:val="1"/>
      <w:marLeft w:val="0"/>
      <w:marRight w:val="0"/>
      <w:marTop w:val="0"/>
      <w:marBottom w:val="0"/>
      <w:divBdr>
        <w:top w:val="none" w:sz="0" w:space="0" w:color="auto"/>
        <w:left w:val="none" w:sz="0" w:space="0" w:color="auto"/>
        <w:bottom w:val="none" w:sz="0" w:space="0" w:color="auto"/>
        <w:right w:val="none" w:sz="0" w:space="0" w:color="auto"/>
      </w:divBdr>
      <w:divsChild>
        <w:div w:id="300770755">
          <w:marLeft w:val="547"/>
          <w:marRight w:val="0"/>
          <w:marTop w:val="154"/>
          <w:marBottom w:val="0"/>
          <w:divBdr>
            <w:top w:val="none" w:sz="0" w:space="0" w:color="auto"/>
            <w:left w:val="none" w:sz="0" w:space="0" w:color="auto"/>
            <w:bottom w:val="none" w:sz="0" w:space="0" w:color="auto"/>
            <w:right w:val="none" w:sz="0" w:space="0" w:color="auto"/>
          </w:divBdr>
        </w:div>
        <w:div w:id="886647753">
          <w:marLeft w:val="1166"/>
          <w:marRight w:val="0"/>
          <w:marTop w:val="134"/>
          <w:marBottom w:val="0"/>
          <w:divBdr>
            <w:top w:val="none" w:sz="0" w:space="0" w:color="auto"/>
            <w:left w:val="none" w:sz="0" w:space="0" w:color="auto"/>
            <w:bottom w:val="none" w:sz="0" w:space="0" w:color="auto"/>
            <w:right w:val="none" w:sz="0" w:space="0" w:color="auto"/>
          </w:divBdr>
        </w:div>
        <w:div w:id="994798027">
          <w:marLeft w:val="1166"/>
          <w:marRight w:val="0"/>
          <w:marTop w:val="134"/>
          <w:marBottom w:val="0"/>
          <w:divBdr>
            <w:top w:val="none" w:sz="0" w:space="0" w:color="auto"/>
            <w:left w:val="none" w:sz="0" w:space="0" w:color="auto"/>
            <w:bottom w:val="none" w:sz="0" w:space="0" w:color="auto"/>
            <w:right w:val="none" w:sz="0" w:space="0" w:color="auto"/>
          </w:divBdr>
        </w:div>
      </w:divsChild>
    </w:div>
    <w:div w:id="1184787798">
      <w:bodyDiv w:val="1"/>
      <w:marLeft w:val="0"/>
      <w:marRight w:val="0"/>
      <w:marTop w:val="0"/>
      <w:marBottom w:val="0"/>
      <w:divBdr>
        <w:top w:val="none" w:sz="0" w:space="0" w:color="auto"/>
        <w:left w:val="none" w:sz="0" w:space="0" w:color="auto"/>
        <w:bottom w:val="none" w:sz="0" w:space="0" w:color="auto"/>
        <w:right w:val="none" w:sz="0" w:space="0" w:color="auto"/>
      </w:divBdr>
    </w:div>
    <w:div w:id="1185049993">
      <w:bodyDiv w:val="1"/>
      <w:marLeft w:val="0"/>
      <w:marRight w:val="0"/>
      <w:marTop w:val="0"/>
      <w:marBottom w:val="0"/>
      <w:divBdr>
        <w:top w:val="none" w:sz="0" w:space="0" w:color="auto"/>
        <w:left w:val="none" w:sz="0" w:space="0" w:color="auto"/>
        <w:bottom w:val="none" w:sz="0" w:space="0" w:color="auto"/>
        <w:right w:val="none" w:sz="0" w:space="0" w:color="auto"/>
      </w:divBdr>
    </w:div>
    <w:div w:id="1185168413">
      <w:bodyDiv w:val="1"/>
      <w:marLeft w:val="0"/>
      <w:marRight w:val="0"/>
      <w:marTop w:val="0"/>
      <w:marBottom w:val="0"/>
      <w:divBdr>
        <w:top w:val="none" w:sz="0" w:space="0" w:color="auto"/>
        <w:left w:val="none" w:sz="0" w:space="0" w:color="auto"/>
        <w:bottom w:val="none" w:sz="0" w:space="0" w:color="auto"/>
        <w:right w:val="none" w:sz="0" w:space="0" w:color="auto"/>
      </w:divBdr>
    </w:div>
    <w:div w:id="1185901098">
      <w:bodyDiv w:val="1"/>
      <w:marLeft w:val="0"/>
      <w:marRight w:val="0"/>
      <w:marTop w:val="0"/>
      <w:marBottom w:val="0"/>
      <w:divBdr>
        <w:top w:val="none" w:sz="0" w:space="0" w:color="auto"/>
        <w:left w:val="none" w:sz="0" w:space="0" w:color="auto"/>
        <w:bottom w:val="none" w:sz="0" w:space="0" w:color="auto"/>
        <w:right w:val="none" w:sz="0" w:space="0" w:color="auto"/>
      </w:divBdr>
    </w:div>
    <w:div w:id="1186212851">
      <w:bodyDiv w:val="1"/>
      <w:marLeft w:val="0"/>
      <w:marRight w:val="0"/>
      <w:marTop w:val="0"/>
      <w:marBottom w:val="0"/>
      <w:divBdr>
        <w:top w:val="none" w:sz="0" w:space="0" w:color="auto"/>
        <w:left w:val="none" w:sz="0" w:space="0" w:color="auto"/>
        <w:bottom w:val="none" w:sz="0" w:space="0" w:color="auto"/>
        <w:right w:val="none" w:sz="0" w:space="0" w:color="auto"/>
      </w:divBdr>
    </w:div>
    <w:div w:id="1186866384">
      <w:bodyDiv w:val="1"/>
      <w:marLeft w:val="0"/>
      <w:marRight w:val="0"/>
      <w:marTop w:val="0"/>
      <w:marBottom w:val="0"/>
      <w:divBdr>
        <w:top w:val="none" w:sz="0" w:space="0" w:color="auto"/>
        <w:left w:val="none" w:sz="0" w:space="0" w:color="auto"/>
        <w:bottom w:val="none" w:sz="0" w:space="0" w:color="auto"/>
        <w:right w:val="none" w:sz="0" w:space="0" w:color="auto"/>
      </w:divBdr>
    </w:div>
    <w:div w:id="1187014924">
      <w:bodyDiv w:val="1"/>
      <w:marLeft w:val="0"/>
      <w:marRight w:val="0"/>
      <w:marTop w:val="0"/>
      <w:marBottom w:val="0"/>
      <w:divBdr>
        <w:top w:val="none" w:sz="0" w:space="0" w:color="auto"/>
        <w:left w:val="none" w:sz="0" w:space="0" w:color="auto"/>
        <w:bottom w:val="none" w:sz="0" w:space="0" w:color="auto"/>
        <w:right w:val="none" w:sz="0" w:space="0" w:color="auto"/>
      </w:divBdr>
    </w:div>
    <w:div w:id="1187600727">
      <w:bodyDiv w:val="1"/>
      <w:marLeft w:val="0"/>
      <w:marRight w:val="0"/>
      <w:marTop w:val="0"/>
      <w:marBottom w:val="0"/>
      <w:divBdr>
        <w:top w:val="none" w:sz="0" w:space="0" w:color="auto"/>
        <w:left w:val="none" w:sz="0" w:space="0" w:color="auto"/>
        <w:bottom w:val="none" w:sz="0" w:space="0" w:color="auto"/>
        <w:right w:val="none" w:sz="0" w:space="0" w:color="auto"/>
      </w:divBdr>
    </w:div>
    <w:div w:id="1187791874">
      <w:bodyDiv w:val="1"/>
      <w:marLeft w:val="0"/>
      <w:marRight w:val="0"/>
      <w:marTop w:val="0"/>
      <w:marBottom w:val="0"/>
      <w:divBdr>
        <w:top w:val="none" w:sz="0" w:space="0" w:color="auto"/>
        <w:left w:val="none" w:sz="0" w:space="0" w:color="auto"/>
        <w:bottom w:val="none" w:sz="0" w:space="0" w:color="auto"/>
        <w:right w:val="none" w:sz="0" w:space="0" w:color="auto"/>
      </w:divBdr>
      <w:divsChild>
        <w:div w:id="395976923">
          <w:marLeft w:val="1166"/>
          <w:marRight w:val="0"/>
          <w:marTop w:val="115"/>
          <w:marBottom w:val="0"/>
          <w:divBdr>
            <w:top w:val="none" w:sz="0" w:space="0" w:color="auto"/>
            <w:left w:val="none" w:sz="0" w:space="0" w:color="auto"/>
            <w:bottom w:val="none" w:sz="0" w:space="0" w:color="auto"/>
            <w:right w:val="none" w:sz="0" w:space="0" w:color="auto"/>
          </w:divBdr>
        </w:div>
        <w:div w:id="513689899">
          <w:marLeft w:val="547"/>
          <w:marRight w:val="0"/>
          <w:marTop w:val="134"/>
          <w:marBottom w:val="0"/>
          <w:divBdr>
            <w:top w:val="none" w:sz="0" w:space="0" w:color="auto"/>
            <w:left w:val="none" w:sz="0" w:space="0" w:color="auto"/>
            <w:bottom w:val="none" w:sz="0" w:space="0" w:color="auto"/>
            <w:right w:val="none" w:sz="0" w:space="0" w:color="auto"/>
          </w:divBdr>
        </w:div>
        <w:div w:id="1425807556">
          <w:marLeft w:val="1166"/>
          <w:marRight w:val="0"/>
          <w:marTop w:val="115"/>
          <w:marBottom w:val="0"/>
          <w:divBdr>
            <w:top w:val="none" w:sz="0" w:space="0" w:color="auto"/>
            <w:left w:val="none" w:sz="0" w:space="0" w:color="auto"/>
            <w:bottom w:val="none" w:sz="0" w:space="0" w:color="auto"/>
            <w:right w:val="none" w:sz="0" w:space="0" w:color="auto"/>
          </w:divBdr>
        </w:div>
        <w:div w:id="1712152414">
          <w:marLeft w:val="1166"/>
          <w:marRight w:val="0"/>
          <w:marTop w:val="115"/>
          <w:marBottom w:val="0"/>
          <w:divBdr>
            <w:top w:val="none" w:sz="0" w:space="0" w:color="auto"/>
            <w:left w:val="none" w:sz="0" w:space="0" w:color="auto"/>
            <w:bottom w:val="none" w:sz="0" w:space="0" w:color="auto"/>
            <w:right w:val="none" w:sz="0" w:space="0" w:color="auto"/>
          </w:divBdr>
        </w:div>
        <w:div w:id="1848061273">
          <w:marLeft w:val="1166"/>
          <w:marRight w:val="0"/>
          <w:marTop w:val="115"/>
          <w:marBottom w:val="0"/>
          <w:divBdr>
            <w:top w:val="none" w:sz="0" w:space="0" w:color="auto"/>
            <w:left w:val="none" w:sz="0" w:space="0" w:color="auto"/>
            <w:bottom w:val="none" w:sz="0" w:space="0" w:color="auto"/>
            <w:right w:val="none" w:sz="0" w:space="0" w:color="auto"/>
          </w:divBdr>
        </w:div>
      </w:divsChild>
    </w:div>
    <w:div w:id="1187908104">
      <w:bodyDiv w:val="1"/>
      <w:marLeft w:val="0"/>
      <w:marRight w:val="0"/>
      <w:marTop w:val="0"/>
      <w:marBottom w:val="0"/>
      <w:divBdr>
        <w:top w:val="none" w:sz="0" w:space="0" w:color="auto"/>
        <w:left w:val="none" w:sz="0" w:space="0" w:color="auto"/>
        <w:bottom w:val="none" w:sz="0" w:space="0" w:color="auto"/>
        <w:right w:val="none" w:sz="0" w:space="0" w:color="auto"/>
      </w:divBdr>
    </w:div>
    <w:div w:id="1188910527">
      <w:bodyDiv w:val="1"/>
      <w:marLeft w:val="0"/>
      <w:marRight w:val="0"/>
      <w:marTop w:val="0"/>
      <w:marBottom w:val="0"/>
      <w:divBdr>
        <w:top w:val="none" w:sz="0" w:space="0" w:color="auto"/>
        <w:left w:val="none" w:sz="0" w:space="0" w:color="auto"/>
        <w:bottom w:val="none" w:sz="0" w:space="0" w:color="auto"/>
        <w:right w:val="none" w:sz="0" w:space="0" w:color="auto"/>
      </w:divBdr>
    </w:div>
    <w:div w:id="1189225036">
      <w:bodyDiv w:val="1"/>
      <w:marLeft w:val="0"/>
      <w:marRight w:val="0"/>
      <w:marTop w:val="0"/>
      <w:marBottom w:val="0"/>
      <w:divBdr>
        <w:top w:val="none" w:sz="0" w:space="0" w:color="auto"/>
        <w:left w:val="none" w:sz="0" w:space="0" w:color="auto"/>
        <w:bottom w:val="none" w:sz="0" w:space="0" w:color="auto"/>
        <w:right w:val="none" w:sz="0" w:space="0" w:color="auto"/>
      </w:divBdr>
      <w:divsChild>
        <w:div w:id="387192262">
          <w:marLeft w:val="1166"/>
          <w:marRight w:val="0"/>
          <w:marTop w:val="134"/>
          <w:marBottom w:val="0"/>
          <w:divBdr>
            <w:top w:val="none" w:sz="0" w:space="0" w:color="auto"/>
            <w:left w:val="none" w:sz="0" w:space="0" w:color="auto"/>
            <w:bottom w:val="none" w:sz="0" w:space="0" w:color="auto"/>
            <w:right w:val="none" w:sz="0" w:space="0" w:color="auto"/>
          </w:divBdr>
        </w:div>
        <w:div w:id="1172911321">
          <w:marLeft w:val="547"/>
          <w:marRight w:val="0"/>
          <w:marTop w:val="154"/>
          <w:marBottom w:val="0"/>
          <w:divBdr>
            <w:top w:val="none" w:sz="0" w:space="0" w:color="auto"/>
            <w:left w:val="none" w:sz="0" w:space="0" w:color="auto"/>
            <w:bottom w:val="none" w:sz="0" w:space="0" w:color="auto"/>
            <w:right w:val="none" w:sz="0" w:space="0" w:color="auto"/>
          </w:divBdr>
        </w:div>
        <w:div w:id="1352343136">
          <w:marLeft w:val="1166"/>
          <w:marRight w:val="0"/>
          <w:marTop w:val="134"/>
          <w:marBottom w:val="0"/>
          <w:divBdr>
            <w:top w:val="none" w:sz="0" w:space="0" w:color="auto"/>
            <w:left w:val="none" w:sz="0" w:space="0" w:color="auto"/>
            <w:bottom w:val="none" w:sz="0" w:space="0" w:color="auto"/>
            <w:right w:val="none" w:sz="0" w:space="0" w:color="auto"/>
          </w:divBdr>
        </w:div>
      </w:divsChild>
    </w:div>
    <w:div w:id="1189444223">
      <w:bodyDiv w:val="1"/>
      <w:marLeft w:val="0"/>
      <w:marRight w:val="0"/>
      <w:marTop w:val="0"/>
      <w:marBottom w:val="0"/>
      <w:divBdr>
        <w:top w:val="none" w:sz="0" w:space="0" w:color="auto"/>
        <w:left w:val="none" w:sz="0" w:space="0" w:color="auto"/>
        <w:bottom w:val="none" w:sz="0" w:space="0" w:color="auto"/>
        <w:right w:val="none" w:sz="0" w:space="0" w:color="auto"/>
      </w:divBdr>
      <w:divsChild>
        <w:div w:id="527839791">
          <w:marLeft w:val="1166"/>
          <w:marRight w:val="0"/>
          <w:marTop w:val="96"/>
          <w:marBottom w:val="0"/>
          <w:divBdr>
            <w:top w:val="none" w:sz="0" w:space="0" w:color="auto"/>
            <w:left w:val="none" w:sz="0" w:space="0" w:color="auto"/>
            <w:bottom w:val="none" w:sz="0" w:space="0" w:color="auto"/>
            <w:right w:val="none" w:sz="0" w:space="0" w:color="auto"/>
          </w:divBdr>
        </w:div>
        <w:div w:id="591476312">
          <w:marLeft w:val="1166"/>
          <w:marRight w:val="0"/>
          <w:marTop w:val="96"/>
          <w:marBottom w:val="0"/>
          <w:divBdr>
            <w:top w:val="none" w:sz="0" w:space="0" w:color="auto"/>
            <w:left w:val="none" w:sz="0" w:space="0" w:color="auto"/>
            <w:bottom w:val="none" w:sz="0" w:space="0" w:color="auto"/>
            <w:right w:val="none" w:sz="0" w:space="0" w:color="auto"/>
          </w:divBdr>
        </w:div>
        <w:div w:id="761101677">
          <w:marLeft w:val="1166"/>
          <w:marRight w:val="0"/>
          <w:marTop w:val="96"/>
          <w:marBottom w:val="0"/>
          <w:divBdr>
            <w:top w:val="none" w:sz="0" w:space="0" w:color="auto"/>
            <w:left w:val="none" w:sz="0" w:space="0" w:color="auto"/>
            <w:bottom w:val="none" w:sz="0" w:space="0" w:color="auto"/>
            <w:right w:val="none" w:sz="0" w:space="0" w:color="auto"/>
          </w:divBdr>
        </w:div>
        <w:div w:id="832337587">
          <w:marLeft w:val="1166"/>
          <w:marRight w:val="0"/>
          <w:marTop w:val="96"/>
          <w:marBottom w:val="0"/>
          <w:divBdr>
            <w:top w:val="none" w:sz="0" w:space="0" w:color="auto"/>
            <w:left w:val="none" w:sz="0" w:space="0" w:color="auto"/>
            <w:bottom w:val="none" w:sz="0" w:space="0" w:color="auto"/>
            <w:right w:val="none" w:sz="0" w:space="0" w:color="auto"/>
          </w:divBdr>
        </w:div>
        <w:div w:id="1109549987">
          <w:marLeft w:val="1166"/>
          <w:marRight w:val="0"/>
          <w:marTop w:val="96"/>
          <w:marBottom w:val="0"/>
          <w:divBdr>
            <w:top w:val="none" w:sz="0" w:space="0" w:color="auto"/>
            <w:left w:val="none" w:sz="0" w:space="0" w:color="auto"/>
            <w:bottom w:val="none" w:sz="0" w:space="0" w:color="auto"/>
            <w:right w:val="none" w:sz="0" w:space="0" w:color="auto"/>
          </w:divBdr>
        </w:div>
        <w:div w:id="1432310902">
          <w:marLeft w:val="547"/>
          <w:marRight w:val="0"/>
          <w:marTop w:val="96"/>
          <w:marBottom w:val="0"/>
          <w:divBdr>
            <w:top w:val="none" w:sz="0" w:space="0" w:color="auto"/>
            <w:left w:val="none" w:sz="0" w:space="0" w:color="auto"/>
            <w:bottom w:val="none" w:sz="0" w:space="0" w:color="auto"/>
            <w:right w:val="none" w:sz="0" w:space="0" w:color="auto"/>
          </w:divBdr>
        </w:div>
        <w:div w:id="1620650245">
          <w:marLeft w:val="1800"/>
          <w:marRight w:val="0"/>
          <w:marTop w:val="96"/>
          <w:marBottom w:val="0"/>
          <w:divBdr>
            <w:top w:val="none" w:sz="0" w:space="0" w:color="auto"/>
            <w:left w:val="none" w:sz="0" w:space="0" w:color="auto"/>
            <w:bottom w:val="none" w:sz="0" w:space="0" w:color="auto"/>
            <w:right w:val="none" w:sz="0" w:space="0" w:color="auto"/>
          </w:divBdr>
        </w:div>
        <w:div w:id="1630941655">
          <w:marLeft w:val="1166"/>
          <w:marRight w:val="0"/>
          <w:marTop w:val="96"/>
          <w:marBottom w:val="0"/>
          <w:divBdr>
            <w:top w:val="none" w:sz="0" w:space="0" w:color="auto"/>
            <w:left w:val="none" w:sz="0" w:space="0" w:color="auto"/>
            <w:bottom w:val="none" w:sz="0" w:space="0" w:color="auto"/>
            <w:right w:val="none" w:sz="0" w:space="0" w:color="auto"/>
          </w:divBdr>
        </w:div>
        <w:div w:id="1719745000">
          <w:marLeft w:val="1800"/>
          <w:marRight w:val="0"/>
          <w:marTop w:val="96"/>
          <w:marBottom w:val="0"/>
          <w:divBdr>
            <w:top w:val="none" w:sz="0" w:space="0" w:color="auto"/>
            <w:left w:val="none" w:sz="0" w:space="0" w:color="auto"/>
            <w:bottom w:val="none" w:sz="0" w:space="0" w:color="auto"/>
            <w:right w:val="none" w:sz="0" w:space="0" w:color="auto"/>
          </w:divBdr>
        </w:div>
        <w:div w:id="2027631666">
          <w:marLeft w:val="1166"/>
          <w:marRight w:val="0"/>
          <w:marTop w:val="96"/>
          <w:marBottom w:val="0"/>
          <w:divBdr>
            <w:top w:val="none" w:sz="0" w:space="0" w:color="auto"/>
            <w:left w:val="none" w:sz="0" w:space="0" w:color="auto"/>
            <w:bottom w:val="none" w:sz="0" w:space="0" w:color="auto"/>
            <w:right w:val="none" w:sz="0" w:space="0" w:color="auto"/>
          </w:divBdr>
        </w:div>
        <w:div w:id="2081095775">
          <w:marLeft w:val="1800"/>
          <w:marRight w:val="0"/>
          <w:marTop w:val="96"/>
          <w:marBottom w:val="0"/>
          <w:divBdr>
            <w:top w:val="none" w:sz="0" w:space="0" w:color="auto"/>
            <w:left w:val="none" w:sz="0" w:space="0" w:color="auto"/>
            <w:bottom w:val="none" w:sz="0" w:space="0" w:color="auto"/>
            <w:right w:val="none" w:sz="0" w:space="0" w:color="auto"/>
          </w:divBdr>
        </w:div>
        <w:div w:id="2081709292">
          <w:marLeft w:val="1800"/>
          <w:marRight w:val="0"/>
          <w:marTop w:val="96"/>
          <w:marBottom w:val="0"/>
          <w:divBdr>
            <w:top w:val="none" w:sz="0" w:space="0" w:color="auto"/>
            <w:left w:val="none" w:sz="0" w:space="0" w:color="auto"/>
            <w:bottom w:val="none" w:sz="0" w:space="0" w:color="auto"/>
            <w:right w:val="none" w:sz="0" w:space="0" w:color="auto"/>
          </w:divBdr>
        </w:div>
      </w:divsChild>
    </w:div>
    <w:div w:id="1189833538">
      <w:bodyDiv w:val="1"/>
      <w:marLeft w:val="0"/>
      <w:marRight w:val="0"/>
      <w:marTop w:val="0"/>
      <w:marBottom w:val="0"/>
      <w:divBdr>
        <w:top w:val="none" w:sz="0" w:space="0" w:color="auto"/>
        <w:left w:val="none" w:sz="0" w:space="0" w:color="auto"/>
        <w:bottom w:val="none" w:sz="0" w:space="0" w:color="auto"/>
        <w:right w:val="none" w:sz="0" w:space="0" w:color="auto"/>
      </w:divBdr>
    </w:div>
    <w:div w:id="1189946687">
      <w:bodyDiv w:val="1"/>
      <w:marLeft w:val="0"/>
      <w:marRight w:val="0"/>
      <w:marTop w:val="0"/>
      <w:marBottom w:val="0"/>
      <w:divBdr>
        <w:top w:val="none" w:sz="0" w:space="0" w:color="auto"/>
        <w:left w:val="none" w:sz="0" w:space="0" w:color="auto"/>
        <w:bottom w:val="none" w:sz="0" w:space="0" w:color="auto"/>
        <w:right w:val="none" w:sz="0" w:space="0" w:color="auto"/>
      </w:divBdr>
    </w:div>
    <w:div w:id="1190139449">
      <w:bodyDiv w:val="1"/>
      <w:marLeft w:val="0"/>
      <w:marRight w:val="0"/>
      <w:marTop w:val="0"/>
      <w:marBottom w:val="0"/>
      <w:divBdr>
        <w:top w:val="none" w:sz="0" w:space="0" w:color="auto"/>
        <w:left w:val="none" w:sz="0" w:space="0" w:color="auto"/>
        <w:bottom w:val="none" w:sz="0" w:space="0" w:color="auto"/>
        <w:right w:val="none" w:sz="0" w:space="0" w:color="auto"/>
      </w:divBdr>
    </w:div>
    <w:div w:id="1190411244">
      <w:bodyDiv w:val="1"/>
      <w:marLeft w:val="0"/>
      <w:marRight w:val="0"/>
      <w:marTop w:val="0"/>
      <w:marBottom w:val="0"/>
      <w:divBdr>
        <w:top w:val="none" w:sz="0" w:space="0" w:color="auto"/>
        <w:left w:val="none" w:sz="0" w:space="0" w:color="auto"/>
        <w:bottom w:val="none" w:sz="0" w:space="0" w:color="auto"/>
        <w:right w:val="none" w:sz="0" w:space="0" w:color="auto"/>
      </w:divBdr>
      <w:divsChild>
        <w:div w:id="484973011">
          <w:marLeft w:val="1166"/>
          <w:marRight w:val="0"/>
          <w:marTop w:val="115"/>
          <w:marBottom w:val="0"/>
          <w:divBdr>
            <w:top w:val="none" w:sz="0" w:space="0" w:color="auto"/>
            <w:left w:val="none" w:sz="0" w:space="0" w:color="auto"/>
            <w:bottom w:val="none" w:sz="0" w:space="0" w:color="auto"/>
            <w:right w:val="none" w:sz="0" w:space="0" w:color="auto"/>
          </w:divBdr>
        </w:div>
        <w:div w:id="595291162">
          <w:marLeft w:val="1800"/>
          <w:marRight w:val="0"/>
          <w:marTop w:val="115"/>
          <w:marBottom w:val="0"/>
          <w:divBdr>
            <w:top w:val="none" w:sz="0" w:space="0" w:color="auto"/>
            <w:left w:val="none" w:sz="0" w:space="0" w:color="auto"/>
            <w:bottom w:val="none" w:sz="0" w:space="0" w:color="auto"/>
            <w:right w:val="none" w:sz="0" w:space="0" w:color="auto"/>
          </w:divBdr>
        </w:div>
        <w:div w:id="903561174">
          <w:marLeft w:val="547"/>
          <w:marRight w:val="0"/>
          <w:marTop w:val="134"/>
          <w:marBottom w:val="0"/>
          <w:divBdr>
            <w:top w:val="none" w:sz="0" w:space="0" w:color="auto"/>
            <w:left w:val="none" w:sz="0" w:space="0" w:color="auto"/>
            <w:bottom w:val="none" w:sz="0" w:space="0" w:color="auto"/>
            <w:right w:val="none" w:sz="0" w:space="0" w:color="auto"/>
          </w:divBdr>
        </w:div>
        <w:div w:id="1411197016">
          <w:marLeft w:val="547"/>
          <w:marRight w:val="0"/>
          <w:marTop w:val="134"/>
          <w:marBottom w:val="0"/>
          <w:divBdr>
            <w:top w:val="none" w:sz="0" w:space="0" w:color="auto"/>
            <w:left w:val="none" w:sz="0" w:space="0" w:color="auto"/>
            <w:bottom w:val="none" w:sz="0" w:space="0" w:color="auto"/>
            <w:right w:val="none" w:sz="0" w:space="0" w:color="auto"/>
          </w:divBdr>
        </w:div>
        <w:div w:id="1434398698">
          <w:marLeft w:val="1166"/>
          <w:marRight w:val="0"/>
          <w:marTop w:val="115"/>
          <w:marBottom w:val="0"/>
          <w:divBdr>
            <w:top w:val="none" w:sz="0" w:space="0" w:color="auto"/>
            <w:left w:val="none" w:sz="0" w:space="0" w:color="auto"/>
            <w:bottom w:val="none" w:sz="0" w:space="0" w:color="auto"/>
            <w:right w:val="none" w:sz="0" w:space="0" w:color="auto"/>
          </w:divBdr>
        </w:div>
        <w:div w:id="1521237569">
          <w:marLeft w:val="1800"/>
          <w:marRight w:val="0"/>
          <w:marTop w:val="115"/>
          <w:marBottom w:val="0"/>
          <w:divBdr>
            <w:top w:val="none" w:sz="0" w:space="0" w:color="auto"/>
            <w:left w:val="none" w:sz="0" w:space="0" w:color="auto"/>
            <w:bottom w:val="none" w:sz="0" w:space="0" w:color="auto"/>
            <w:right w:val="none" w:sz="0" w:space="0" w:color="auto"/>
          </w:divBdr>
        </w:div>
        <w:div w:id="1750928774">
          <w:marLeft w:val="1166"/>
          <w:marRight w:val="0"/>
          <w:marTop w:val="115"/>
          <w:marBottom w:val="0"/>
          <w:divBdr>
            <w:top w:val="none" w:sz="0" w:space="0" w:color="auto"/>
            <w:left w:val="none" w:sz="0" w:space="0" w:color="auto"/>
            <w:bottom w:val="none" w:sz="0" w:space="0" w:color="auto"/>
            <w:right w:val="none" w:sz="0" w:space="0" w:color="auto"/>
          </w:divBdr>
        </w:div>
      </w:divsChild>
    </w:div>
    <w:div w:id="1190801327">
      <w:bodyDiv w:val="1"/>
      <w:marLeft w:val="0"/>
      <w:marRight w:val="0"/>
      <w:marTop w:val="0"/>
      <w:marBottom w:val="0"/>
      <w:divBdr>
        <w:top w:val="none" w:sz="0" w:space="0" w:color="auto"/>
        <w:left w:val="none" w:sz="0" w:space="0" w:color="auto"/>
        <w:bottom w:val="none" w:sz="0" w:space="0" w:color="auto"/>
        <w:right w:val="none" w:sz="0" w:space="0" w:color="auto"/>
      </w:divBdr>
    </w:div>
    <w:div w:id="1192495971">
      <w:bodyDiv w:val="1"/>
      <w:marLeft w:val="0"/>
      <w:marRight w:val="0"/>
      <w:marTop w:val="0"/>
      <w:marBottom w:val="0"/>
      <w:divBdr>
        <w:top w:val="none" w:sz="0" w:space="0" w:color="auto"/>
        <w:left w:val="none" w:sz="0" w:space="0" w:color="auto"/>
        <w:bottom w:val="none" w:sz="0" w:space="0" w:color="auto"/>
        <w:right w:val="none" w:sz="0" w:space="0" w:color="auto"/>
      </w:divBdr>
    </w:div>
    <w:div w:id="1192837180">
      <w:bodyDiv w:val="1"/>
      <w:marLeft w:val="0"/>
      <w:marRight w:val="0"/>
      <w:marTop w:val="0"/>
      <w:marBottom w:val="0"/>
      <w:divBdr>
        <w:top w:val="none" w:sz="0" w:space="0" w:color="auto"/>
        <w:left w:val="none" w:sz="0" w:space="0" w:color="auto"/>
        <w:bottom w:val="none" w:sz="0" w:space="0" w:color="auto"/>
        <w:right w:val="none" w:sz="0" w:space="0" w:color="auto"/>
      </w:divBdr>
    </w:div>
    <w:div w:id="1192912624">
      <w:bodyDiv w:val="1"/>
      <w:marLeft w:val="0"/>
      <w:marRight w:val="0"/>
      <w:marTop w:val="0"/>
      <w:marBottom w:val="0"/>
      <w:divBdr>
        <w:top w:val="none" w:sz="0" w:space="0" w:color="auto"/>
        <w:left w:val="none" w:sz="0" w:space="0" w:color="auto"/>
        <w:bottom w:val="none" w:sz="0" w:space="0" w:color="auto"/>
        <w:right w:val="none" w:sz="0" w:space="0" w:color="auto"/>
      </w:divBdr>
    </w:div>
    <w:div w:id="1193106761">
      <w:bodyDiv w:val="1"/>
      <w:marLeft w:val="0"/>
      <w:marRight w:val="0"/>
      <w:marTop w:val="0"/>
      <w:marBottom w:val="0"/>
      <w:divBdr>
        <w:top w:val="none" w:sz="0" w:space="0" w:color="auto"/>
        <w:left w:val="none" w:sz="0" w:space="0" w:color="auto"/>
        <w:bottom w:val="none" w:sz="0" w:space="0" w:color="auto"/>
        <w:right w:val="none" w:sz="0" w:space="0" w:color="auto"/>
      </w:divBdr>
      <w:divsChild>
        <w:div w:id="350379779">
          <w:marLeft w:val="1166"/>
          <w:marRight w:val="0"/>
          <w:marTop w:val="0"/>
          <w:marBottom w:val="60"/>
          <w:divBdr>
            <w:top w:val="none" w:sz="0" w:space="0" w:color="auto"/>
            <w:left w:val="none" w:sz="0" w:space="0" w:color="auto"/>
            <w:bottom w:val="none" w:sz="0" w:space="0" w:color="auto"/>
            <w:right w:val="none" w:sz="0" w:space="0" w:color="auto"/>
          </w:divBdr>
        </w:div>
        <w:div w:id="1713577320">
          <w:marLeft w:val="547"/>
          <w:marRight w:val="0"/>
          <w:marTop w:val="0"/>
          <w:marBottom w:val="60"/>
          <w:divBdr>
            <w:top w:val="none" w:sz="0" w:space="0" w:color="auto"/>
            <w:left w:val="none" w:sz="0" w:space="0" w:color="auto"/>
            <w:bottom w:val="none" w:sz="0" w:space="0" w:color="auto"/>
            <w:right w:val="none" w:sz="0" w:space="0" w:color="auto"/>
          </w:divBdr>
        </w:div>
        <w:div w:id="1732380934">
          <w:marLeft w:val="1166"/>
          <w:marRight w:val="0"/>
          <w:marTop w:val="0"/>
          <w:marBottom w:val="60"/>
          <w:divBdr>
            <w:top w:val="none" w:sz="0" w:space="0" w:color="auto"/>
            <w:left w:val="none" w:sz="0" w:space="0" w:color="auto"/>
            <w:bottom w:val="none" w:sz="0" w:space="0" w:color="auto"/>
            <w:right w:val="none" w:sz="0" w:space="0" w:color="auto"/>
          </w:divBdr>
        </w:div>
        <w:div w:id="1822037630">
          <w:marLeft w:val="547"/>
          <w:marRight w:val="0"/>
          <w:marTop w:val="0"/>
          <w:marBottom w:val="60"/>
          <w:divBdr>
            <w:top w:val="none" w:sz="0" w:space="0" w:color="auto"/>
            <w:left w:val="none" w:sz="0" w:space="0" w:color="auto"/>
            <w:bottom w:val="none" w:sz="0" w:space="0" w:color="auto"/>
            <w:right w:val="none" w:sz="0" w:space="0" w:color="auto"/>
          </w:divBdr>
        </w:div>
      </w:divsChild>
    </w:div>
    <w:div w:id="1193492097">
      <w:bodyDiv w:val="1"/>
      <w:marLeft w:val="0"/>
      <w:marRight w:val="0"/>
      <w:marTop w:val="0"/>
      <w:marBottom w:val="0"/>
      <w:divBdr>
        <w:top w:val="none" w:sz="0" w:space="0" w:color="auto"/>
        <w:left w:val="none" w:sz="0" w:space="0" w:color="auto"/>
        <w:bottom w:val="none" w:sz="0" w:space="0" w:color="auto"/>
        <w:right w:val="none" w:sz="0" w:space="0" w:color="auto"/>
      </w:divBdr>
    </w:div>
    <w:div w:id="1193880581">
      <w:bodyDiv w:val="1"/>
      <w:marLeft w:val="0"/>
      <w:marRight w:val="0"/>
      <w:marTop w:val="0"/>
      <w:marBottom w:val="0"/>
      <w:divBdr>
        <w:top w:val="none" w:sz="0" w:space="0" w:color="auto"/>
        <w:left w:val="none" w:sz="0" w:space="0" w:color="auto"/>
        <w:bottom w:val="none" w:sz="0" w:space="0" w:color="auto"/>
        <w:right w:val="none" w:sz="0" w:space="0" w:color="auto"/>
      </w:divBdr>
    </w:div>
    <w:div w:id="1193953639">
      <w:bodyDiv w:val="1"/>
      <w:marLeft w:val="0"/>
      <w:marRight w:val="0"/>
      <w:marTop w:val="0"/>
      <w:marBottom w:val="0"/>
      <w:divBdr>
        <w:top w:val="none" w:sz="0" w:space="0" w:color="auto"/>
        <w:left w:val="none" w:sz="0" w:space="0" w:color="auto"/>
        <w:bottom w:val="none" w:sz="0" w:space="0" w:color="auto"/>
        <w:right w:val="none" w:sz="0" w:space="0" w:color="auto"/>
      </w:divBdr>
    </w:div>
    <w:div w:id="1194197730">
      <w:bodyDiv w:val="1"/>
      <w:marLeft w:val="0"/>
      <w:marRight w:val="0"/>
      <w:marTop w:val="0"/>
      <w:marBottom w:val="0"/>
      <w:divBdr>
        <w:top w:val="none" w:sz="0" w:space="0" w:color="auto"/>
        <w:left w:val="none" w:sz="0" w:space="0" w:color="auto"/>
        <w:bottom w:val="none" w:sz="0" w:space="0" w:color="auto"/>
        <w:right w:val="none" w:sz="0" w:space="0" w:color="auto"/>
      </w:divBdr>
    </w:div>
    <w:div w:id="1194803880">
      <w:bodyDiv w:val="1"/>
      <w:marLeft w:val="0"/>
      <w:marRight w:val="0"/>
      <w:marTop w:val="0"/>
      <w:marBottom w:val="0"/>
      <w:divBdr>
        <w:top w:val="none" w:sz="0" w:space="0" w:color="auto"/>
        <w:left w:val="none" w:sz="0" w:space="0" w:color="auto"/>
        <w:bottom w:val="none" w:sz="0" w:space="0" w:color="auto"/>
        <w:right w:val="none" w:sz="0" w:space="0" w:color="auto"/>
      </w:divBdr>
    </w:div>
    <w:div w:id="1195456910">
      <w:bodyDiv w:val="1"/>
      <w:marLeft w:val="0"/>
      <w:marRight w:val="0"/>
      <w:marTop w:val="0"/>
      <w:marBottom w:val="0"/>
      <w:divBdr>
        <w:top w:val="none" w:sz="0" w:space="0" w:color="auto"/>
        <w:left w:val="none" w:sz="0" w:space="0" w:color="auto"/>
        <w:bottom w:val="none" w:sz="0" w:space="0" w:color="auto"/>
        <w:right w:val="none" w:sz="0" w:space="0" w:color="auto"/>
      </w:divBdr>
    </w:div>
    <w:div w:id="1195461425">
      <w:bodyDiv w:val="1"/>
      <w:marLeft w:val="0"/>
      <w:marRight w:val="0"/>
      <w:marTop w:val="0"/>
      <w:marBottom w:val="0"/>
      <w:divBdr>
        <w:top w:val="none" w:sz="0" w:space="0" w:color="auto"/>
        <w:left w:val="none" w:sz="0" w:space="0" w:color="auto"/>
        <w:bottom w:val="none" w:sz="0" w:space="0" w:color="auto"/>
        <w:right w:val="none" w:sz="0" w:space="0" w:color="auto"/>
      </w:divBdr>
    </w:div>
    <w:div w:id="1197088006">
      <w:bodyDiv w:val="1"/>
      <w:marLeft w:val="0"/>
      <w:marRight w:val="0"/>
      <w:marTop w:val="0"/>
      <w:marBottom w:val="0"/>
      <w:divBdr>
        <w:top w:val="none" w:sz="0" w:space="0" w:color="auto"/>
        <w:left w:val="none" w:sz="0" w:space="0" w:color="auto"/>
        <w:bottom w:val="none" w:sz="0" w:space="0" w:color="auto"/>
        <w:right w:val="none" w:sz="0" w:space="0" w:color="auto"/>
      </w:divBdr>
    </w:div>
    <w:div w:id="1197936906">
      <w:bodyDiv w:val="1"/>
      <w:marLeft w:val="0"/>
      <w:marRight w:val="0"/>
      <w:marTop w:val="0"/>
      <w:marBottom w:val="0"/>
      <w:divBdr>
        <w:top w:val="none" w:sz="0" w:space="0" w:color="auto"/>
        <w:left w:val="none" w:sz="0" w:space="0" w:color="auto"/>
        <w:bottom w:val="none" w:sz="0" w:space="0" w:color="auto"/>
        <w:right w:val="none" w:sz="0" w:space="0" w:color="auto"/>
      </w:divBdr>
    </w:div>
    <w:div w:id="1198003947">
      <w:bodyDiv w:val="1"/>
      <w:marLeft w:val="0"/>
      <w:marRight w:val="0"/>
      <w:marTop w:val="0"/>
      <w:marBottom w:val="0"/>
      <w:divBdr>
        <w:top w:val="none" w:sz="0" w:space="0" w:color="auto"/>
        <w:left w:val="none" w:sz="0" w:space="0" w:color="auto"/>
        <w:bottom w:val="none" w:sz="0" w:space="0" w:color="auto"/>
        <w:right w:val="none" w:sz="0" w:space="0" w:color="auto"/>
      </w:divBdr>
    </w:div>
    <w:div w:id="1198200390">
      <w:bodyDiv w:val="1"/>
      <w:marLeft w:val="0"/>
      <w:marRight w:val="0"/>
      <w:marTop w:val="0"/>
      <w:marBottom w:val="0"/>
      <w:divBdr>
        <w:top w:val="none" w:sz="0" w:space="0" w:color="auto"/>
        <w:left w:val="none" w:sz="0" w:space="0" w:color="auto"/>
        <w:bottom w:val="none" w:sz="0" w:space="0" w:color="auto"/>
        <w:right w:val="none" w:sz="0" w:space="0" w:color="auto"/>
      </w:divBdr>
    </w:div>
    <w:div w:id="1199201157">
      <w:bodyDiv w:val="1"/>
      <w:marLeft w:val="0"/>
      <w:marRight w:val="0"/>
      <w:marTop w:val="0"/>
      <w:marBottom w:val="0"/>
      <w:divBdr>
        <w:top w:val="none" w:sz="0" w:space="0" w:color="auto"/>
        <w:left w:val="none" w:sz="0" w:space="0" w:color="auto"/>
        <w:bottom w:val="none" w:sz="0" w:space="0" w:color="auto"/>
        <w:right w:val="none" w:sz="0" w:space="0" w:color="auto"/>
      </w:divBdr>
    </w:div>
    <w:div w:id="1199515385">
      <w:bodyDiv w:val="1"/>
      <w:marLeft w:val="0"/>
      <w:marRight w:val="0"/>
      <w:marTop w:val="0"/>
      <w:marBottom w:val="0"/>
      <w:divBdr>
        <w:top w:val="none" w:sz="0" w:space="0" w:color="auto"/>
        <w:left w:val="none" w:sz="0" w:space="0" w:color="auto"/>
        <w:bottom w:val="none" w:sz="0" w:space="0" w:color="auto"/>
        <w:right w:val="none" w:sz="0" w:space="0" w:color="auto"/>
      </w:divBdr>
    </w:div>
    <w:div w:id="1200045335">
      <w:bodyDiv w:val="1"/>
      <w:marLeft w:val="0"/>
      <w:marRight w:val="0"/>
      <w:marTop w:val="0"/>
      <w:marBottom w:val="0"/>
      <w:divBdr>
        <w:top w:val="none" w:sz="0" w:space="0" w:color="auto"/>
        <w:left w:val="none" w:sz="0" w:space="0" w:color="auto"/>
        <w:bottom w:val="none" w:sz="0" w:space="0" w:color="auto"/>
        <w:right w:val="none" w:sz="0" w:space="0" w:color="auto"/>
      </w:divBdr>
    </w:div>
    <w:div w:id="1200388576">
      <w:bodyDiv w:val="1"/>
      <w:marLeft w:val="0"/>
      <w:marRight w:val="0"/>
      <w:marTop w:val="0"/>
      <w:marBottom w:val="0"/>
      <w:divBdr>
        <w:top w:val="none" w:sz="0" w:space="0" w:color="auto"/>
        <w:left w:val="none" w:sz="0" w:space="0" w:color="auto"/>
        <w:bottom w:val="none" w:sz="0" w:space="0" w:color="auto"/>
        <w:right w:val="none" w:sz="0" w:space="0" w:color="auto"/>
      </w:divBdr>
    </w:div>
    <w:div w:id="1200822240">
      <w:bodyDiv w:val="1"/>
      <w:marLeft w:val="0"/>
      <w:marRight w:val="0"/>
      <w:marTop w:val="0"/>
      <w:marBottom w:val="0"/>
      <w:divBdr>
        <w:top w:val="none" w:sz="0" w:space="0" w:color="auto"/>
        <w:left w:val="none" w:sz="0" w:space="0" w:color="auto"/>
        <w:bottom w:val="none" w:sz="0" w:space="0" w:color="auto"/>
        <w:right w:val="none" w:sz="0" w:space="0" w:color="auto"/>
      </w:divBdr>
    </w:div>
    <w:div w:id="1201892234">
      <w:bodyDiv w:val="1"/>
      <w:marLeft w:val="0"/>
      <w:marRight w:val="0"/>
      <w:marTop w:val="0"/>
      <w:marBottom w:val="0"/>
      <w:divBdr>
        <w:top w:val="none" w:sz="0" w:space="0" w:color="auto"/>
        <w:left w:val="none" w:sz="0" w:space="0" w:color="auto"/>
        <w:bottom w:val="none" w:sz="0" w:space="0" w:color="auto"/>
        <w:right w:val="none" w:sz="0" w:space="0" w:color="auto"/>
      </w:divBdr>
    </w:div>
    <w:div w:id="1202404384">
      <w:bodyDiv w:val="1"/>
      <w:marLeft w:val="0"/>
      <w:marRight w:val="0"/>
      <w:marTop w:val="0"/>
      <w:marBottom w:val="0"/>
      <w:divBdr>
        <w:top w:val="none" w:sz="0" w:space="0" w:color="auto"/>
        <w:left w:val="none" w:sz="0" w:space="0" w:color="auto"/>
        <w:bottom w:val="none" w:sz="0" w:space="0" w:color="auto"/>
        <w:right w:val="none" w:sz="0" w:space="0" w:color="auto"/>
      </w:divBdr>
    </w:div>
    <w:div w:id="1202671988">
      <w:bodyDiv w:val="1"/>
      <w:marLeft w:val="0"/>
      <w:marRight w:val="0"/>
      <w:marTop w:val="0"/>
      <w:marBottom w:val="0"/>
      <w:divBdr>
        <w:top w:val="none" w:sz="0" w:space="0" w:color="auto"/>
        <w:left w:val="none" w:sz="0" w:space="0" w:color="auto"/>
        <w:bottom w:val="none" w:sz="0" w:space="0" w:color="auto"/>
        <w:right w:val="none" w:sz="0" w:space="0" w:color="auto"/>
      </w:divBdr>
    </w:div>
    <w:div w:id="1202748804">
      <w:bodyDiv w:val="1"/>
      <w:marLeft w:val="0"/>
      <w:marRight w:val="0"/>
      <w:marTop w:val="0"/>
      <w:marBottom w:val="0"/>
      <w:divBdr>
        <w:top w:val="none" w:sz="0" w:space="0" w:color="auto"/>
        <w:left w:val="none" w:sz="0" w:space="0" w:color="auto"/>
        <w:bottom w:val="none" w:sz="0" w:space="0" w:color="auto"/>
        <w:right w:val="none" w:sz="0" w:space="0" w:color="auto"/>
      </w:divBdr>
    </w:div>
    <w:div w:id="1205369152">
      <w:bodyDiv w:val="1"/>
      <w:marLeft w:val="0"/>
      <w:marRight w:val="0"/>
      <w:marTop w:val="0"/>
      <w:marBottom w:val="0"/>
      <w:divBdr>
        <w:top w:val="none" w:sz="0" w:space="0" w:color="auto"/>
        <w:left w:val="none" w:sz="0" w:space="0" w:color="auto"/>
        <w:bottom w:val="none" w:sz="0" w:space="0" w:color="auto"/>
        <w:right w:val="none" w:sz="0" w:space="0" w:color="auto"/>
      </w:divBdr>
    </w:div>
    <w:div w:id="1206681361">
      <w:bodyDiv w:val="1"/>
      <w:marLeft w:val="0"/>
      <w:marRight w:val="0"/>
      <w:marTop w:val="0"/>
      <w:marBottom w:val="0"/>
      <w:divBdr>
        <w:top w:val="none" w:sz="0" w:space="0" w:color="auto"/>
        <w:left w:val="none" w:sz="0" w:space="0" w:color="auto"/>
        <w:bottom w:val="none" w:sz="0" w:space="0" w:color="auto"/>
        <w:right w:val="none" w:sz="0" w:space="0" w:color="auto"/>
      </w:divBdr>
    </w:div>
    <w:div w:id="1207451530">
      <w:bodyDiv w:val="1"/>
      <w:marLeft w:val="0"/>
      <w:marRight w:val="0"/>
      <w:marTop w:val="0"/>
      <w:marBottom w:val="0"/>
      <w:divBdr>
        <w:top w:val="none" w:sz="0" w:space="0" w:color="auto"/>
        <w:left w:val="none" w:sz="0" w:space="0" w:color="auto"/>
        <w:bottom w:val="none" w:sz="0" w:space="0" w:color="auto"/>
        <w:right w:val="none" w:sz="0" w:space="0" w:color="auto"/>
      </w:divBdr>
    </w:div>
    <w:div w:id="1209492051">
      <w:bodyDiv w:val="1"/>
      <w:marLeft w:val="0"/>
      <w:marRight w:val="0"/>
      <w:marTop w:val="0"/>
      <w:marBottom w:val="0"/>
      <w:divBdr>
        <w:top w:val="none" w:sz="0" w:space="0" w:color="auto"/>
        <w:left w:val="none" w:sz="0" w:space="0" w:color="auto"/>
        <w:bottom w:val="none" w:sz="0" w:space="0" w:color="auto"/>
        <w:right w:val="none" w:sz="0" w:space="0" w:color="auto"/>
      </w:divBdr>
      <w:divsChild>
        <w:div w:id="105196461">
          <w:marLeft w:val="1166"/>
          <w:marRight w:val="0"/>
          <w:marTop w:val="125"/>
          <w:marBottom w:val="0"/>
          <w:divBdr>
            <w:top w:val="none" w:sz="0" w:space="0" w:color="auto"/>
            <w:left w:val="none" w:sz="0" w:space="0" w:color="auto"/>
            <w:bottom w:val="none" w:sz="0" w:space="0" w:color="auto"/>
            <w:right w:val="none" w:sz="0" w:space="0" w:color="auto"/>
          </w:divBdr>
        </w:div>
        <w:div w:id="489490133">
          <w:marLeft w:val="547"/>
          <w:marRight w:val="0"/>
          <w:marTop w:val="144"/>
          <w:marBottom w:val="0"/>
          <w:divBdr>
            <w:top w:val="none" w:sz="0" w:space="0" w:color="auto"/>
            <w:left w:val="none" w:sz="0" w:space="0" w:color="auto"/>
            <w:bottom w:val="none" w:sz="0" w:space="0" w:color="auto"/>
            <w:right w:val="none" w:sz="0" w:space="0" w:color="auto"/>
          </w:divBdr>
        </w:div>
        <w:div w:id="544682783">
          <w:marLeft w:val="547"/>
          <w:marRight w:val="0"/>
          <w:marTop w:val="144"/>
          <w:marBottom w:val="0"/>
          <w:divBdr>
            <w:top w:val="none" w:sz="0" w:space="0" w:color="auto"/>
            <w:left w:val="none" w:sz="0" w:space="0" w:color="auto"/>
            <w:bottom w:val="none" w:sz="0" w:space="0" w:color="auto"/>
            <w:right w:val="none" w:sz="0" w:space="0" w:color="auto"/>
          </w:divBdr>
        </w:div>
        <w:div w:id="645208079">
          <w:marLeft w:val="1166"/>
          <w:marRight w:val="0"/>
          <w:marTop w:val="125"/>
          <w:marBottom w:val="0"/>
          <w:divBdr>
            <w:top w:val="none" w:sz="0" w:space="0" w:color="auto"/>
            <w:left w:val="none" w:sz="0" w:space="0" w:color="auto"/>
            <w:bottom w:val="none" w:sz="0" w:space="0" w:color="auto"/>
            <w:right w:val="none" w:sz="0" w:space="0" w:color="auto"/>
          </w:divBdr>
        </w:div>
        <w:div w:id="1283457317">
          <w:marLeft w:val="1166"/>
          <w:marRight w:val="0"/>
          <w:marTop w:val="125"/>
          <w:marBottom w:val="0"/>
          <w:divBdr>
            <w:top w:val="none" w:sz="0" w:space="0" w:color="auto"/>
            <w:left w:val="none" w:sz="0" w:space="0" w:color="auto"/>
            <w:bottom w:val="none" w:sz="0" w:space="0" w:color="auto"/>
            <w:right w:val="none" w:sz="0" w:space="0" w:color="auto"/>
          </w:divBdr>
        </w:div>
        <w:div w:id="1690058621">
          <w:marLeft w:val="547"/>
          <w:marRight w:val="0"/>
          <w:marTop w:val="144"/>
          <w:marBottom w:val="0"/>
          <w:divBdr>
            <w:top w:val="none" w:sz="0" w:space="0" w:color="auto"/>
            <w:left w:val="none" w:sz="0" w:space="0" w:color="auto"/>
            <w:bottom w:val="none" w:sz="0" w:space="0" w:color="auto"/>
            <w:right w:val="none" w:sz="0" w:space="0" w:color="auto"/>
          </w:divBdr>
        </w:div>
      </w:divsChild>
    </w:div>
    <w:div w:id="1210650291">
      <w:bodyDiv w:val="1"/>
      <w:marLeft w:val="0"/>
      <w:marRight w:val="0"/>
      <w:marTop w:val="0"/>
      <w:marBottom w:val="0"/>
      <w:divBdr>
        <w:top w:val="none" w:sz="0" w:space="0" w:color="auto"/>
        <w:left w:val="none" w:sz="0" w:space="0" w:color="auto"/>
        <w:bottom w:val="none" w:sz="0" w:space="0" w:color="auto"/>
        <w:right w:val="none" w:sz="0" w:space="0" w:color="auto"/>
      </w:divBdr>
    </w:div>
    <w:div w:id="1211065643">
      <w:bodyDiv w:val="1"/>
      <w:marLeft w:val="0"/>
      <w:marRight w:val="0"/>
      <w:marTop w:val="0"/>
      <w:marBottom w:val="0"/>
      <w:divBdr>
        <w:top w:val="none" w:sz="0" w:space="0" w:color="auto"/>
        <w:left w:val="none" w:sz="0" w:space="0" w:color="auto"/>
        <w:bottom w:val="none" w:sz="0" w:space="0" w:color="auto"/>
        <w:right w:val="none" w:sz="0" w:space="0" w:color="auto"/>
      </w:divBdr>
    </w:div>
    <w:div w:id="1211578006">
      <w:bodyDiv w:val="1"/>
      <w:marLeft w:val="0"/>
      <w:marRight w:val="0"/>
      <w:marTop w:val="0"/>
      <w:marBottom w:val="0"/>
      <w:divBdr>
        <w:top w:val="none" w:sz="0" w:space="0" w:color="auto"/>
        <w:left w:val="none" w:sz="0" w:space="0" w:color="auto"/>
        <w:bottom w:val="none" w:sz="0" w:space="0" w:color="auto"/>
        <w:right w:val="none" w:sz="0" w:space="0" w:color="auto"/>
      </w:divBdr>
    </w:div>
    <w:div w:id="1211646153">
      <w:bodyDiv w:val="1"/>
      <w:marLeft w:val="0"/>
      <w:marRight w:val="0"/>
      <w:marTop w:val="0"/>
      <w:marBottom w:val="0"/>
      <w:divBdr>
        <w:top w:val="none" w:sz="0" w:space="0" w:color="auto"/>
        <w:left w:val="none" w:sz="0" w:space="0" w:color="auto"/>
        <w:bottom w:val="none" w:sz="0" w:space="0" w:color="auto"/>
        <w:right w:val="none" w:sz="0" w:space="0" w:color="auto"/>
      </w:divBdr>
    </w:div>
    <w:div w:id="1211844443">
      <w:bodyDiv w:val="1"/>
      <w:marLeft w:val="0"/>
      <w:marRight w:val="0"/>
      <w:marTop w:val="0"/>
      <w:marBottom w:val="0"/>
      <w:divBdr>
        <w:top w:val="none" w:sz="0" w:space="0" w:color="auto"/>
        <w:left w:val="none" w:sz="0" w:space="0" w:color="auto"/>
        <w:bottom w:val="none" w:sz="0" w:space="0" w:color="auto"/>
        <w:right w:val="none" w:sz="0" w:space="0" w:color="auto"/>
      </w:divBdr>
    </w:div>
    <w:div w:id="1212500348">
      <w:bodyDiv w:val="1"/>
      <w:marLeft w:val="0"/>
      <w:marRight w:val="0"/>
      <w:marTop w:val="0"/>
      <w:marBottom w:val="0"/>
      <w:divBdr>
        <w:top w:val="none" w:sz="0" w:space="0" w:color="auto"/>
        <w:left w:val="none" w:sz="0" w:space="0" w:color="auto"/>
        <w:bottom w:val="none" w:sz="0" w:space="0" w:color="auto"/>
        <w:right w:val="none" w:sz="0" w:space="0" w:color="auto"/>
      </w:divBdr>
    </w:div>
    <w:div w:id="1213231136">
      <w:bodyDiv w:val="1"/>
      <w:marLeft w:val="0"/>
      <w:marRight w:val="0"/>
      <w:marTop w:val="0"/>
      <w:marBottom w:val="0"/>
      <w:divBdr>
        <w:top w:val="none" w:sz="0" w:space="0" w:color="auto"/>
        <w:left w:val="none" w:sz="0" w:space="0" w:color="auto"/>
        <w:bottom w:val="none" w:sz="0" w:space="0" w:color="auto"/>
        <w:right w:val="none" w:sz="0" w:space="0" w:color="auto"/>
      </w:divBdr>
    </w:div>
    <w:div w:id="1213346754">
      <w:bodyDiv w:val="1"/>
      <w:marLeft w:val="0"/>
      <w:marRight w:val="0"/>
      <w:marTop w:val="0"/>
      <w:marBottom w:val="0"/>
      <w:divBdr>
        <w:top w:val="none" w:sz="0" w:space="0" w:color="auto"/>
        <w:left w:val="none" w:sz="0" w:space="0" w:color="auto"/>
        <w:bottom w:val="none" w:sz="0" w:space="0" w:color="auto"/>
        <w:right w:val="none" w:sz="0" w:space="0" w:color="auto"/>
      </w:divBdr>
    </w:div>
    <w:div w:id="1213690130">
      <w:bodyDiv w:val="1"/>
      <w:marLeft w:val="0"/>
      <w:marRight w:val="0"/>
      <w:marTop w:val="0"/>
      <w:marBottom w:val="0"/>
      <w:divBdr>
        <w:top w:val="none" w:sz="0" w:space="0" w:color="auto"/>
        <w:left w:val="none" w:sz="0" w:space="0" w:color="auto"/>
        <w:bottom w:val="none" w:sz="0" w:space="0" w:color="auto"/>
        <w:right w:val="none" w:sz="0" w:space="0" w:color="auto"/>
      </w:divBdr>
    </w:div>
    <w:div w:id="1213729239">
      <w:bodyDiv w:val="1"/>
      <w:marLeft w:val="0"/>
      <w:marRight w:val="0"/>
      <w:marTop w:val="0"/>
      <w:marBottom w:val="0"/>
      <w:divBdr>
        <w:top w:val="none" w:sz="0" w:space="0" w:color="auto"/>
        <w:left w:val="none" w:sz="0" w:space="0" w:color="auto"/>
        <w:bottom w:val="none" w:sz="0" w:space="0" w:color="auto"/>
        <w:right w:val="none" w:sz="0" w:space="0" w:color="auto"/>
      </w:divBdr>
    </w:div>
    <w:div w:id="1213928012">
      <w:bodyDiv w:val="1"/>
      <w:marLeft w:val="0"/>
      <w:marRight w:val="0"/>
      <w:marTop w:val="0"/>
      <w:marBottom w:val="0"/>
      <w:divBdr>
        <w:top w:val="none" w:sz="0" w:space="0" w:color="auto"/>
        <w:left w:val="none" w:sz="0" w:space="0" w:color="auto"/>
        <w:bottom w:val="none" w:sz="0" w:space="0" w:color="auto"/>
        <w:right w:val="none" w:sz="0" w:space="0" w:color="auto"/>
      </w:divBdr>
    </w:div>
    <w:div w:id="1214851281">
      <w:bodyDiv w:val="1"/>
      <w:marLeft w:val="0"/>
      <w:marRight w:val="0"/>
      <w:marTop w:val="0"/>
      <w:marBottom w:val="0"/>
      <w:divBdr>
        <w:top w:val="none" w:sz="0" w:space="0" w:color="auto"/>
        <w:left w:val="none" w:sz="0" w:space="0" w:color="auto"/>
        <w:bottom w:val="none" w:sz="0" w:space="0" w:color="auto"/>
        <w:right w:val="none" w:sz="0" w:space="0" w:color="auto"/>
      </w:divBdr>
    </w:div>
    <w:div w:id="1215001653">
      <w:bodyDiv w:val="1"/>
      <w:marLeft w:val="0"/>
      <w:marRight w:val="0"/>
      <w:marTop w:val="0"/>
      <w:marBottom w:val="0"/>
      <w:divBdr>
        <w:top w:val="none" w:sz="0" w:space="0" w:color="auto"/>
        <w:left w:val="none" w:sz="0" w:space="0" w:color="auto"/>
        <w:bottom w:val="none" w:sz="0" w:space="0" w:color="auto"/>
        <w:right w:val="none" w:sz="0" w:space="0" w:color="auto"/>
      </w:divBdr>
    </w:div>
    <w:div w:id="1215391383">
      <w:bodyDiv w:val="1"/>
      <w:marLeft w:val="0"/>
      <w:marRight w:val="0"/>
      <w:marTop w:val="0"/>
      <w:marBottom w:val="0"/>
      <w:divBdr>
        <w:top w:val="none" w:sz="0" w:space="0" w:color="auto"/>
        <w:left w:val="none" w:sz="0" w:space="0" w:color="auto"/>
        <w:bottom w:val="none" w:sz="0" w:space="0" w:color="auto"/>
        <w:right w:val="none" w:sz="0" w:space="0" w:color="auto"/>
      </w:divBdr>
      <w:divsChild>
        <w:div w:id="34501765">
          <w:marLeft w:val="1166"/>
          <w:marRight w:val="0"/>
          <w:marTop w:val="86"/>
          <w:marBottom w:val="0"/>
          <w:divBdr>
            <w:top w:val="none" w:sz="0" w:space="0" w:color="auto"/>
            <w:left w:val="none" w:sz="0" w:space="0" w:color="auto"/>
            <w:bottom w:val="none" w:sz="0" w:space="0" w:color="auto"/>
            <w:right w:val="none" w:sz="0" w:space="0" w:color="auto"/>
          </w:divBdr>
        </w:div>
        <w:div w:id="262029877">
          <w:marLeft w:val="1166"/>
          <w:marRight w:val="0"/>
          <w:marTop w:val="86"/>
          <w:marBottom w:val="0"/>
          <w:divBdr>
            <w:top w:val="none" w:sz="0" w:space="0" w:color="auto"/>
            <w:left w:val="none" w:sz="0" w:space="0" w:color="auto"/>
            <w:bottom w:val="none" w:sz="0" w:space="0" w:color="auto"/>
            <w:right w:val="none" w:sz="0" w:space="0" w:color="auto"/>
          </w:divBdr>
        </w:div>
        <w:div w:id="279801525">
          <w:marLeft w:val="1166"/>
          <w:marRight w:val="0"/>
          <w:marTop w:val="86"/>
          <w:marBottom w:val="0"/>
          <w:divBdr>
            <w:top w:val="none" w:sz="0" w:space="0" w:color="auto"/>
            <w:left w:val="none" w:sz="0" w:space="0" w:color="auto"/>
            <w:bottom w:val="none" w:sz="0" w:space="0" w:color="auto"/>
            <w:right w:val="none" w:sz="0" w:space="0" w:color="auto"/>
          </w:divBdr>
        </w:div>
        <w:div w:id="312609507">
          <w:marLeft w:val="1166"/>
          <w:marRight w:val="0"/>
          <w:marTop w:val="86"/>
          <w:marBottom w:val="0"/>
          <w:divBdr>
            <w:top w:val="none" w:sz="0" w:space="0" w:color="auto"/>
            <w:left w:val="none" w:sz="0" w:space="0" w:color="auto"/>
            <w:bottom w:val="none" w:sz="0" w:space="0" w:color="auto"/>
            <w:right w:val="none" w:sz="0" w:space="0" w:color="auto"/>
          </w:divBdr>
        </w:div>
        <w:div w:id="418524312">
          <w:marLeft w:val="1800"/>
          <w:marRight w:val="0"/>
          <w:marTop w:val="67"/>
          <w:marBottom w:val="0"/>
          <w:divBdr>
            <w:top w:val="none" w:sz="0" w:space="0" w:color="auto"/>
            <w:left w:val="none" w:sz="0" w:space="0" w:color="auto"/>
            <w:bottom w:val="none" w:sz="0" w:space="0" w:color="auto"/>
            <w:right w:val="none" w:sz="0" w:space="0" w:color="auto"/>
          </w:divBdr>
        </w:div>
        <w:div w:id="502090044">
          <w:marLeft w:val="1166"/>
          <w:marRight w:val="0"/>
          <w:marTop w:val="86"/>
          <w:marBottom w:val="0"/>
          <w:divBdr>
            <w:top w:val="none" w:sz="0" w:space="0" w:color="auto"/>
            <w:left w:val="none" w:sz="0" w:space="0" w:color="auto"/>
            <w:bottom w:val="none" w:sz="0" w:space="0" w:color="auto"/>
            <w:right w:val="none" w:sz="0" w:space="0" w:color="auto"/>
          </w:divBdr>
        </w:div>
        <w:div w:id="597064766">
          <w:marLeft w:val="1800"/>
          <w:marRight w:val="0"/>
          <w:marTop w:val="67"/>
          <w:marBottom w:val="0"/>
          <w:divBdr>
            <w:top w:val="none" w:sz="0" w:space="0" w:color="auto"/>
            <w:left w:val="none" w:sz="0" w:space="0" w:color="auto"/>
            <w:bottom w:val="none" w:sz="0" w:space="0" w:color="auto"/>
            <w:right w:val="none" w:sz="0" w:space="0" w:color="auto"/>
          </w:divBdr>
        </w:div>
        <w:div w:id="1045181273">
          <w:marLeft w:val="1166"/>
          <w:marRight w:val="0"/>
          <w:marTop w:val="86"/>
          <w:marBottom w:val="0"/>
          <w:divBdr>
            <w:top w:val="none" w:sz="0" w:space="0" w:color="auto"/>
            <w:left w:val="none" w:sz="0" w:space="0" w:color="auto"/>
            <w:bottom w:val="none" w:sz="0" w:space="0" w:color="auto"/>
            <w:right w:val="none" w:sz="0" w:space="0" w:color="auto"/>
          </w:divBdr>
        </w:div>
        <w:div w:id="1216968988">
          <w:marLeft w:val="1166"/>
          <w:marRight w:val="0"/>
          <w:marTop w:val="86"/>
          <w:marBottom w:val="0"/>
          <w:divBdr>
            <w:top w:val="none" w:sz="0" w:space="0" w:color="auto"/>
            <w:left w:val="none" w:sz="0" w:space="0" w:color="auto"/>
            <w:bottom w:val="none" w:sz="0" w:space="0" w:color="auto"/>
            <w:right w:val="none" w:sz="0" w:space="0" w:color="auto"/>
          </w:divBdr>
        </w:div>
        <w:div w:id="1276598575">
          <w:marLeft w:val="547"/>
          <w:marRight w:val="0"/>
          <w:marTop w:val="96"/>
          <w:marBottom w:val="0"/>
          <w:divBdr>
            <w:top w:val="none" w:sz="0" w:space="0" w:color="auto"/>
            <w:left w:val="none" w:sz="0" w:space="0" w:color="auto"/>
            <w:bottom w:val="none" w:sz="0" w:space="0" w:color="auto"/>
            <w:right w:val="none" w:sz="0" w:space="0" w:color="auto"/>
          </w:divBdr>
        </w:div>
        <w:div w:id="1454405470">
          <w:marLeft w:val="547"/>
          <w:marRight w:val="0"/>
          <w:marTop w:val="96"/>
          <w:marBottom w:val="0"/>
          <w:divBdr>
            <w:top w:val="none" w:sz="0" w:space="0" w:color="auto"/>
            <w:left w:val="none" w:sz="0" w:space="0" w:color="auto"/>
            <w:bottom w:val="none" w:sz="0" w:space="0" w:color="auto"/>
            <w:right w:val="none" w:sz="0" w:space="0" w:color="auto"/>
          </w:divBdr>
        </w:div>
        <w:div w:id="1515339038">
          <w:marLeft w:val="1166"/>
          <w:marRight w:val="0"/>
          <w:marTop w:val="77"/>
          <w:marBottom w:val="0"/>
          <w:divBdr>
            <w:top w:val="none" w:sz="0" w:space="0" w:color="auto"/>
            <w:left w:val="none" w:sz="0" w:space="0" w:color="auto"/>
            <w:bottom w:val="none" w:sz="0" w:space="0" w:color="auto"/>
            <w:right w:val="none" w:sz="0" w:space="0" w:color="auto"/>
          </w:divBdr>
        </w:div>
        <w:div w:id="1783451732">
          <w:marLeft w:val="547"/>
          <w:marRight w:val="0"/>
          <w:marTop w:val="96"/>
          <w:marBottom w:val="0"/>
          <w:divBdr>
            <w:top w:val="none" w:sz="0" w:space="0" w:color="auto"/>
            <w:left w:val="none" w:sz="0" w:space="0" w:color="auto"/>
            <w:bottom w:val="none" w:sz="0" w:space="0" w:color="auto"/>
            <w:right w:val="none" w:sz="0" w:space="0" w:color="auto"/>
          </w:divBdr>
        </w:div>
      </w:divsChild>
    </w:div>
    <w:div w:id="1215698567">
      <w:bodyDiv w:val="1"/>
      <w:marLeft w:val="0"/>
      <w:marRight w:val="0"/>
      <w:marTop w:val="0"/>
      <w:marBottom w:val="0"/>
      <w:divBdr>
        <w:top w:val="none" w:sz="0" w:space="0" w:color="auto"/>
        <w:left w:val="none" w:sz="0" w:space="0" w:color="auto"/>
        <w:bottom w:val="none" w:sz="0" w:space="0" w:color="auto"/>
        <w:right w:val="none" w:sz="0" w:space="0" w:color="auto"/>
      </w:divBdr>
    </w:div>
    <w:div w:id="1216968308">
      <w:bodyDiv w:val="1"/>
      <w:marLeft w:val="0"/>
      <w:marRight w:val="0"/>
      <w:marTop w:val="0"/>
      <w:marBottom w:val="0"/>
      <w:divBdr>
        <w:top w:val="none" w:sz="0" w:space="0" w:color="auto"/>
        <w:left w:val="none" w:sz="0" w:space="0" w:color="auto"/>
        <w:bottom w:val="none" w:sz="0" w:space="0" w:color="auto"/>
        <w:right w:val="none" w:sz="0" w:space="0" w:color="auto"/>
      </w:divBdr>
    </w:div>
    <w:div w:id="1217204152">
      <w:bodyDiv w:val="1"/>
      <w:marLeft w:val="0"/>
      <w:marRight w:val="0"/>
      <w:marTop w:val="0"/>
      <w:marBottom w:val="0"/>
      <w:divBdr>
        <w:top w:val="none" w:sz="0" w:space="0" w:color="auto"/>
        <w:left w:val="none" w:sz="0" w:space="0" w:color="auto"/>
        <w:bottom w:val="none" w:sz="0" w:space="0" w:color="auto"/>
        <w:right w:val="none" w:sz="0" w:space="0" w:color="auto"/>
      </w:divBdr>
    </w:div>
    <w:div w:id="1217863383">
      <w:bodyDiv w:val="1"/>
      <w:marLeft w:val="0"/>
      <w:marRight w:val="0"/>
      <w:marTop w:val="0"/>
      <w:marBottom w:val="0"/>
      <w:divBdr>
        <w:top w:val="none" w:sz="0" w:space="0" w:color="auto"/>
        <w:left w:val="none" w:sz="0" w:space="0" w:color="auto"/>
        <w:bottom w:val="none" w:sz="0" w:space="0" w:color="auto"/>
        <w:right w:val="none" w:sz="0" w:space="0" w:color="auto"/>
      </w:divBdr>
    </w:div>
    <w:div w:id="1218054094">
      <w:bodyDiv w:val="1"/>
      <w:marLeft w:val="0"/>
      <w:marRight w:val="0"/>
      <w:marTop w:val="0"/>
      <w:marBottom w:val="0"/>
      <w:divBdr>
        <w:top w:val="none" w:sz="0" w:space="0" w:color="auto"/>
        <w:left w:val="none" w:sz="0" w:space="0" w:color="auto"/>
        <w:bottom w:val="none" w:sz="0" w:space="0" w:color="auto"/>
        <w:right w:val="none" w:sz="0" w:space="0" w:color="auto"/>
      </w:divBdr>
    </w:div>
    <w:div w:id="1218126497">
      <w:bodyDiv w:val="1"/>
      <w:marLeft w:val="0"/>
      <w:marRight w:val="0"/>
      <w:marTop w:val="0"/>
      <w:marBottom w:val="0"/>
      <w:divBdr>
        <w:top w:val="none" w:sz="0" w:space="0" w:color="auto"/>
        <w:left w:val="none" w:sz="0" w:space="0" w:color="auto"/>
        <w:bottom w:val="none" w:sz="0" w:space="0" w:color="auto"/>
        <w:right w:val="none" w:sz="0" w:space="0" w:color="auto"/>
      </w:divBdr>
    </w:div>
    <w:div w:id="1218589245">
      <w:bodyDiv w:val="1"/>
      <w:marLeft w:val="0"/>
      <w:marRight w:val="0"/>
      <w:marTop w:val="0"/>
      <w:marBottom w:val="0"/>
      <w:divBdr>
        <w:top w:val="none" w:sz="0" w:space="0" w:color="auto"/>
        <w:left w:val="none" w:sz="0" w:space="0" w:color="auto"/>
        <w:bottom w:val="none" w:sz="0" w:space="0" w:color="auto"/>
        <w:right w:val="none" w:sz="0" w:space="0" w:color="auto"/>
      </w:divBdr>
    </w:div>
    <w:div w:id="1219587663">
      <w:bodyDiv w:val="1"/>
      <w:marLeft w:val="0"/>
      <w:marRight w:val="0"/>
      <w:marTop w:val="0"/>
      <w:marBottom w:val="0"/>
      <w:divBdr>
        <w:top w:val="none" w:sz="0" w:space="0" w:color="auto"/>
        <w:left w:val="none" w:sz="0" w:space="0" w:color="auto"/>
        <w:bottom w:val="none" w:sz="0" w:space="0" w:color="auto"/>
        <w:right w:val="none" w:sz="0" w:space="0" w:color="auto"/>
      </w:divBdr>
      <w:divsChild>
        <w:div w:id="1115172605">
          <w:marLeft w:val="0"/>
          <w:marRight w:val="0"/>
          <w:marTop w:val="0"/>
          <w:marBottom w:val="0"/>
          <w:divBdr>
            <w:top w:val="none" w:sz="0" w:space="0" w:color="auto"/>
            <w:left w:val="none" w:sz="0" w:space="0" w:color="auto"/>
            <w:bottom w:val="none" w:sz="0" w:space="0" w:color="auto"/>
            <w:right w:val="none" w:sz="0" w:space="0" w:color="auto"/>
          </w:divBdr>
          <w:divsChild>
            <w:div w:id="104353994">
              <w:marLeft w:val="0"/>
              <w:marRight w:val="0"/>
              <w:marTop w:val="0"/>
              <w:marBottom w:val="0"/>
              <w:divBdr>
                <w:top w:val="none" w:sz="0" w:space="0" w:color="auto"/>
                <w:left w:val="none" w:sz="0" w:space="0" w:color="auto"/>
                <w:bottom w:val="none" w:sz="0" w:space="0" w:color="auto"/>
                <w:right w:val="none" w:sz="0" w:space="0" w:color="auto"/>
              </w:divBdr>
            </w:div>
            <w:div w:id="238904521">
              <w:marLeft w:val="0"/>
              <w:marRight w:val="0"/>
              <w:marTop w:val="0"/>
              <w:marBottom w:val="0"/>
              <w:divBdr>
                <w:top w:val="none" w:sz="0" w:space="0" w:color="auto"/>
                <w:left w:val="none" w:sz="0" w:space="0" w:color="auto"/>
                <w:bottom w:val="none" w:sz="0" w:space="0" w:color="auto"/>
                <w:right w:val="none" w:sz="0" w:space="0" w:color="auto"/>
              </w:divBdr>
            </w:div>
            <w:div w:id="1202942734">
              <w:marLeft w:val="0"/>
              <w:marRight w:val="0"/>
              <w:marTop w:val="0"/>
              <w:marBottom w:val="0"/>
              <w:divBdr>
                <w:top w:val="none" w:sz="0" w:space="0" w:color="auto"/>
                <w:left w:val="none" w:sz="0" w:space="0" w:color="auto"/>
                <w:bottom w:val="none" w:sz="0" w:space="0" w:color="auto"/>
                <w:right w:val="none" w:sz="0" w:space="0" w:color="auto"/>
              </w:divBdr>
            </w:div>
            <w:div w:id="1274511107">
              <w:marLeft w:val="0"/>
              <w:marRight w:val="0"/>
              <w:marTop w:val="0"/>
              <w:marBottom w:val="0"/>
              <w:divBdr>
                <w:top w:val="none" w:sz="0" w:space="0" w:color="auto"/>
                <w:left w:val="none" w:sz="0" w:space="0" w:color="auto"/>
                <w:bottom w:val="none" w:sz="0" w:space="0" w:color="auto"/>
                <w:right w:val="none" w:sz="0" w:space="0" w:color="auto"/>
              </w:divBdr>
            </w:div>
            <w:div w:id="1347361360">
              <w:marLeft w:val="0"/>
              <w:marRight w:val="0"/>
              <w:marTop w:val="0"/>
              <w:marBottom w:val="0"/>
              <w:divBdr>
                <w:top w:val="none" w:sz="0" w:space="0" w:color="auto"/>
                <w:left w:val="none" w:sz="0" w:space="0" w:color="auto"/>
                <w:bottom w:val="none" w:sz="0" w:space="0" w:color="auto"/>
                <w:right w:val="none" w:sz="0" w:space="0" w:color="auto"/>
              </w:divBdr>
            </w:div>
            <w:div w:id="1352995277">
              <w:marLeft w:val="0"/>
              <w:marRight w:val="0"/>
              <w:marTop w:val="0"/>
              <w:marBottom w:val="0"/>
              <w:divBdr>
                <w:top w:val="none" w:sz="0" w:space="0" w:color="auto"/>
                <w:left w:val="none" w:sz="0" w:space="0" w:color="auto"/>
                <w:bottom w:val="none" w:sz="0" w:space="0" w:color="auto"/>
                <w:right w:val="none" w:sz="0" w:space="0" w:color="auto"/>
              </w:divBdr>
            </w:div>
            <w:div w:id="1804275301">
              <w:marLeft w:val="0"/>
              <w:marRight w:val="0"/>
              <w:marTop w:val="0"/>
              <w:marBottom w:val="0"/>
              <w:divBdr>
                <w:top w:val="none" w:sz="0" w:space="0" w:color="auto"/>
                <w:left w:val="none" w:sz="0" w:space="0" w:color="auto"/>
                <w:bottom w:val="none" w:sz="0" w:space="0" w:color="auto"/>
                <w:right w:val="none" w:sz="0" w:space="0" w:color="auto"/>
              </w:divBdr>
            </w:div>
            <w:div w:id="1934586840">
              <w:marLeft w:val="0"/>
              <w:marRight w:val="0"/>
              <w:marTop w:val="0"/>
              <w:marBottom w:val="0"/>
              <w:divBdr>
                <w:top w:val="none" w:sz="0" w:space="0" w:color="auto"/>
                <w:left w:val="none" w:sz="0" w:space="0" w:color="auto"/>
                <w:bottom w:val="none" w:sz="0" w:space="0" w:color="auto"/>
                <w:right w:val="none" w:sz="0" w:space="0" w:color="auto"/>
              </w:divBdr>
            </w:div>
            <w:div w:id="2028213673">
              <w:marLeft w:val="0"/>
              <w:marRight w:val="0"/>
              <w:marTop w:val="0"/>
              <w:marBottom w:val="0"/>
              <w:divBdr>
                <w:top w:val="none" w:sz="0" w:space="0" w:color="auto"/>
                <w:left w:val="none" w:sz="0" w:space="0" w:color="auto"/>
                <w:bottom w:val="none" w:sz="0" w:space="0" w:color="auto"/>
                <w:right w:val="none" w:sz="0" w:space="0" w:color="auto"/>
              </w:divBdr>
            </w:div>
            <w:div w:id="214107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29007">
      <w:bodyDiv w:val="1"/>
      <w:marLeft w:val="0"/>
      <w:marRight w:val="0"/>
      <w:marTop w:val="0"/>
      <w:marBottom w:val="0"/>
      <w:divBdr>
        <w:top w:val="none" w:sz="0" w:space="0" w:color="auto"/>
        <w:left w:val="none" w:sz="0" w:space="0" w:color="auto"/>
        <w:bottom w:val="none" w:sz="0" w:space="0" w:color="auto"/>
        <w:right w:val="none" w:sz="0" w:space="0" w:color="auto"/>
      </w:divBdr>
      <w:divsChild>
        <w:div w:id="554586810">
          <w:marLeft w:val="2966"/>
          <w:marRight w:val="0"/>
          <w:marTop w:val="120"/>
          <w:marBottom w:val="0"/>
          <w:divBdr>
            <w:top w:val="none" w:sz="0" w:space="0" w:color="auto"/>
            <w:left w:val="none" w:sz="0" w:space="0" w:color="auto"/>
            <w:bottom w:val="none" w:sz="0" w:space="0" w:color="auto"/>
            <w:right w:val="none" w:sz="0" w:space="0" w:color="auto"/>
          </w:divBdr>
        </w:div>
        <w:div w:id="756487615">
          <w:marLeft w:val="2434"/>
          <w:marRight w:val="0"/>
          <w:marTop w:val="120"/>
          <w:marBottom w:val="0"/>
          <w:divBdr>
            <w:top w:val="none" w:sz="0" w:space="0" w:color="auto"/>
            <w:left w:val="none" w:sz="0" w:space="0" w:color="auto"/>
            <w:bottom w:val="none" w:sz="0" w:space="0" w:color="auto"/>
            <w:right w:val="none" w:sz="0" w:space="0" w:color="auto"/>
          </w:divBdr>
        </w:div>
        <w:div w:id="1115755971">
          <w:marLeft w:val="2966"/>
          <w:marRight w:val="0"/>
          <w:marTop w:val="120"/>
          <w:marBottom w:val="0"/>
          <w:divBdr>
            <w:top w:val="none" w:sz="0" w:space="0" w:color="auto"/>
            <w:left w:val="none" w:sz="0" w:space="0" w:color="auto"/>
            <w:bottom w:val="none" w:sz="0" w:space="0" w:color="auto"/>
            <w:right w:val="none" w:sz="0" w:space="0" w:color="auto"/>
          </w:divBdr>
        </w:div>
        <w:div w:id="1971086782">
          <w:marLeft w:val="1354"/>
          <w:marRight w:val="0"/>
          <w:marTop w:val="120"/>
          <w:marBottom w:val="0"/>
          <w:divBdr>
            <w:top w:val="none" w:sz="0" w:space="0" w:color="auto"/>
            <w:left w:val="none" w:sz="0" w:space="0" w:color="auto"/>
            <w:bottom w:val="none" w:sz="0" w:space="0" w:color="auto"/>
            <w:right w:val="none" w:sz="0" w:space="0" w:color="auto"/>
          </w:divBdr>
        </w:div>
        <w:div w:id="2003464789">
          <w:marLeft w:val="1354"/>
          <w:marRight w:val="0"/>
          <w:marTop w:val="120"/>
          <w:marBottom w:val="0"/>
          <w:divBdr>
            <w:top w:val="none" w:sz="0" w:space="0" w:color="auto"/>
            <w:left w:val="none" w:sz="0" w:space="0" w:color="auto"/>
            <w:bottom w:val="none" w:sz="0" w:space="0" w:color="auto"/>
            <w:right w:val="none" w:sz="0" w:space="0" w:color="auto"/>
          </w:divBdr>
        </w:div>
        <w:div w:id="2041974564">
          <w:marLeft w:val="806"/>
          <w:marRight w:val="0"/>
          <w:marTop w:val="120"/>
          <w:marBottom w:val="0"/>
          <w:divBdr>
            <w:top w:val="none" w:sz="0" w:space="0" w:color="auto"/>
            <w:left w:val="none" w:sz="0" w:space="0" w:color="auto"/>
            <w:bottom w:val="none" w:sz="0" w:space="0" w:color="auto"/>
            <w:right w:val="none" w:sz="0" w:space="0" w:color="auto"/>
          </w:divBdr>
        </w:div>
      </w:divsChild>
    </w:div>
    <w:div w:id="1219635098">
      <w:bodyDiv w:val="1"/>
      <w:marLeft w:val="0"/>
      <w:marRight w:val="0"/>
      <w:marTop w:val="0"/>
      <w:marBottom w:val="0"/>
      <w:divBdr>
        <w:top w:val="none" w:sz="0" w:space="0" w:color="auto"/>
        <w:left w:val="none" w:sz="0" w:space="0" w:color="auto"/>
        <w:bottom w:val="none" w:sz="0" w:space="0" w:color="auto"/>
        <w:right w:val="none" w:sz="0" w:space="0" w:color="auto"/>
      </w:divBdr>
    </w:div>
    <w:div w:id="1219897447">
      <w:bodyDiv w:val="1"/>
      <w:marLeft w:val="0"/>
      <w:marRight w:val="0"/>
      <w:marTop w:val="0"/>
      <w:marBottom w:val="0"/>
      <w:divBdr>
        <w:top w:val="none" w:sz="0" w:space="0" w:color="auto"/>
        <w:left w:val="none" w:sz="0" w:space="0" w:color="auto"/>
        <w:bottom w:val="none" w:sz="0" w:space="0" w:color="auto"/>
        <w:right w:val="none" w:sz="0" w:space="0" w:color="auto"/>
      </w:divBdr>
      <w:divsChild>
        <w:div w:id="153106408">
          <w:marLeft w:val="1166"/>
          <w:marRight w:val="0"/>
          <w:marTop w:val="106"/>
          <w:marBottom w:val="0"/>
          <w:divBdr>
            <w:top w:val="none" w:sz="0" w:space="0" w:color="auto"/>
            <w:left w:val="none" w:sz="0" w:space="0" w:color="auto"/>
            <w:bottom w:val="none" w:sz="0" w:space="0" w:color="auto"/>
            <w:right w:val="none" w:sz="0" w:space="0" w:color="auto"/>
          </w:divBdr>
        </w:div>
        <w:div w:id="1308165069">
          <w:marLeft w:val="547"/>
          <w:marRight w:val="0"/>
          <w:marTop w:val="115"/>
          <w:marBottom w:val="0"/>
          <w:divBdr>
            <w:top w:val="none" w:sz="0" w:space="0" w:color="auto"/>
            <w:left w:val="none" w:sz="0" w:space="0" w:color="auto"/>
            <w:bottom w:val="none" w:sz="0" w:space="0" w:color="auto"/>
            <w:right w:val="none" w:sz="0" w:space="0" w:color="auto"/>
          </w:divBdr>
        </w:div>
      </w:divsChild>
    </w:div>
    <w:div w:id="1219976438">
      <w:bodyDiv w:val="1"/>
      <w:marLeft w:val="0"/>
      <w:marRight w:val="0"/>
      <w:marTop w:val="0"/>
      <w:marBottom w:val="0"/>
      <w:divBdr>
        <w:top w:val="none" w:sz="0" w:space="0" w:color="auto"/>
        <w:left w:val="none" w:sz="0" w:space="0" w:color="auto"/>
        <w:bottom w:val="none" w:sz="0" w:space="0" w:color="auto"/>
        <w:right w:val="none" w:sz="0" w:space="0" w:color="auto"/>
      </w:divBdr>
      <w:divsChild>
        <w:div w:id="74783272">
          <w:marLeft w:val="0"/>
          <w:marRight w:val="0"/>
          <w:marTop w:val="0"/>
          <w:marBottom w:val="0"/>
          <w:divBdr>
            <w:top w:val="none" w:sz="0" w:space="0" w:color="auto"/>
            <w:left w:val="none" w:sz="0" w:space="0" w:color="auto"/>
            <w:bottom w:val="none" w:sz="0" w:space="0" w:color="auto"/>
            <w:right w:val="none" w:sz="0" w:space="0" w:color="auto"/>
          </w:divBdr>
        </w:div>
        <w:div w:id="77289788">
          <w:marLeft w:val="0"/>
          <w:marRight w:val="0"/>
          <w:marTop w:val="0"/>
          <w:marBottom w:val="0"/>
          <w:divBdr>
            <w:top w:val="none" w:sz="0" w:space="0" w:color="auto"/>
            <w:left w:val="none" w:sz="0" w:space="0" w:color="auto"/>
            <w:bottom w:val="none" w:sz="0" w:space="0" w:color="auto"/>
            <w:right w:val="none" w:sz="0" w:space="0" w:color="auto"/>
          </w:divBdr>
        </w:div>
        <w:div w:id="137382241">
          <w:marLeft w:val="0"/>
          <w:marRight w:val="0"/>
          <w:marTop w:val="0"/>
          <w:marBottom w:val="0"/>
          <w:divBdr>
            <w:top w:val="none" w:sz="0" w:space="0" w:color="auto"/>
            <w:left w:val="none" w:sz="0" w:space="0" w:color="auto"/>
            <w:bottom w:val="none" w:sz="0" w:space="0" w:color="auto"/>
            <w:right w:val="none" w:sz="0" w:space="0" w:color="auto"/>
          </w:divBdr>
        </w:div>
        <w:div w:id="457604904">
          <w:marLeft w:val="0"/>
          <w:marRight w:val="0"/>
          <w:marTop w:val="0"/>
          <w:marBottom w:val="0"/>
          <w:divBdr>
            <w:top w:val="none" w:sz="0" w:space="0" w:color="auto"/>
            <w:left w:val="none" w:sz="0" w:space="0" w:color="auto"/>
            <w:bottom w:val="none" w:sz="0" w:space="0" w:color="auto"/>
            <w:right w:val="none" w:sz="0" w:space="0" w:color="auto"/>
          </w:divBdr>
        </w:div>
        <w:div w:id="655912714">
          <w:marLeft w:val="0"/>
          <w:marRight w:val="0"/>
          <w:marTop w:val="0"/>
          <w:marBottom w:val="0"/>
          <w:divBdr>
            <w:top w:val="none" w:sz="0" w:space="0" w:color="auto"/>
            <w:left w:val="none" w:sz="0" w:space="0" w:color="auto"/>
            <w:bottom w:val="none" w:sz="0" w:space="0" w:color="auto"/>
            <w:right w:val="none" w:sz="0" w:space="0" w:color="auto"/>
          </w:divBdr>
        </w:div>
        <w:div w:id="700278579">
          <w:marLeft w:val="0"/>
          <w:marRight w:val="0"/>
          <w:marTop w:val="0"/>
          <w:marBottom w:val="0"/>
          <w:divBdr>
            <w:top w:val="none" w:sz="0" w:space="0" w:color="auto"/>
            <w:left w:val="none" w:sz="0" w:space="0" w:color="auto"/>
            <w:bottom w:val="none" w:sz="0" w:space="0" w:color="auto"/>
            <w:right w:val="none" w:sz="0" w:space="0" w:color="auto"/>
          </w:divBdr>
        </w:div>
        <w:div w:id="759641609">
          <w:marLeft w:val="0"/>
          <w:marRight w:val="0"/>
          <w:marTop w:val="0"/>
          <w:marBottom w:val="0"/>
          <w:divBdr>
            <w:top w:val="none" w:sz="0" w:space="0" w:color="auto"/>
            <w:left w:val="none" w:sz="0" w:space="0" w:color="auto"/>
            <w:bottom w:val="none" w:sz="0" w:space="0" w:color="auto"/>
            <w:right w:val="none" w:sz="0" w:space="0" w:color="auto"/>
          </w:divBdr>
        </w:div>
        <w:div w:id="850484336">
          <w:marLeft w:val="0"/>
          <w:marRight w:val="0"/>
          <w:marTop w:val="0"/>
          <w:marBottom w:val="0"/>
          <w:divBdr>
            <w:top w:val="none" w:sz="0" w:space="0" w:color="auto"/>
            <w:left w:val="none" w:sz="0" w:space="0" w:color="auto"/>
            <w:bottom w:val="none" w:sz="0" w:space="0" w:color="auto"/>
            <w:right w:val="none" w:sz="0" w:space="0" w:color="auto"/>
          </w:divBdr>
        </w:div>
        <w:div w:id="862017490">
          <w:marLeft w:val="0"/>
          <w:marRight w:val="0"/>
          <w:marTop w:val="0"/>
          <w:marBottom w:val="0"/>
          <w:divBdr>
            <w:top w:val="none" w:sz="0" w:space="0" w:color="auto"/>
            <w:left w:val="none" w:sz="0" w:space="0" w:color="auto"/>
            <w:bottom w:val="none" w:sz="0" w:space="0" w:color="auto"/>
            <w:right w:val="none" w:sz="0" w:space="0" w:color="auto"/>
          </w:divBdr>
        </w:div>
        <w:div w:id="968361365">
          <w:marLeft w:val="0"/>
          <w:marRight w:val="0"/>
          <w:marTop w:val="0"/>
          <w:marBottom w:val="0"/>
          <w:divBdr>
            <w:top w:val="none" w:sz="0" w:space="0" w:color="auto"/>
            <w:left w:val="none" w:sz="0" w:space="0" w:color="auto"/>
            <w:bottom w:val="none" w:sz="0" w:space="0" w:color="auto"/>
            <w:right w:val="none" w:sz="0" w:space="0" w:color="auto"/>
          </w:divBdr>
        </w:div>
        <w:div w:id="1144587827">
          <w:marLeft w:val="0"/>
          <w:marRight w:val="0"/>
          <w:marTop w:val="0"/>
          <w:marBottom w:val="0"/>
          <w:divBdr>
            <w:top w:val="none" w:sz="0" w:space="0" w:color="auto"/>
            <w:left w:val="none" w:sz="0" w:space="0" w:color="auto"/>
            <w:bottom w:val="none" w:sz="0" w:space="0" w:color="auto"/>
            <w:right w:val="none" w:sz="0" w:space="0" w:color="auto"/>
          </w:divBdr>
        </w:div>
        <w:div w:id="1714424180">
          <w:marLeft w:val="0"/>
          <w:marRight w:val="0"/>
          <w:marTop w:val="0"/>
          <w:marBottom w:val="0"/>
          <w:divBdr>
            <w:top w:val="none" w:sz="0" w:space="0" w:color="auto"/>
            <w:left w:val="none" w:sz="0" w:space="0" w:color="auto"/>
            <w:bottom w:val="none" w:sz="0" w:space="0" w:color="auto"/>
            <w:right w:val="none" w:sz="0" w:space="0" w:color="auto"/>
          </w:divBdr>
        </w:div>
        <w:div w:id="1746295562">
          <w:marLeft w:val="0"/>
          <w:marRight w:val="0"/>
          <w:marTop w:val="0"/>
          <w:marBottom w:val="0"/>
          <w:divBdr>
            <w:top w:val="none" w:sz="0" w:space="0" w:color="auto"/>
            <w:left w:val="none" w:sz="0" w:space="0" w:color="auto"/>
            <w:bottom w:val="none" w:sz="0" w:space="0" w:color="auto"/>
            <w:right w:val="none" w:sz="0" w:space="0" w:color="auto"/>
          </w:divBdr>
        </w:div>
        <w:div w:id="1806969355">
          <w:marLeft w:val="0"/>
          <w:marRight w:val="0"/>
          <w:marTop w:val="0"/>
          <w:marBottom w:val="0"/>
          <w:divBdr>
            <w:top w:val="none" w:sz="0" w:space="0" w:color="auto"/>
            <w:left w:val="none" w:sz="0" w:space="0" w:color="auto"/>
            <w:bottom w:val="none" w:sz="0" w:space="0" w:color="auto"/>
            <w:right w:val="none" w:sz="0" w:space="0" w:color="auto"/>
          </w:divBdr>
        </w:div>
        <w:div w:id="1940216718">
          <w:marLeft w:val="0"/>
          <w:marRight w:val="0"/>
          <w:marTop w:val="0"/>
          <w:marBottom w:val="0"/>
          <w:divBdr>
            <w:top w:val="none" w:sz="0" w:space="0" w:color="auto"/>
            <w:left w:val="none" w:sz="0" w:space="0" w:color="auto"/>
            <w:bottom w:val="none" w:sz="0" w:space="0" w:color="auto"/>
            <w:right w:val="none" w:sz="0" w:space="0" w:color="auto"/>
          </w:divBdr>
        </w:div>
      </w:divsChild>
    </w:div>
    <w:div w:id="1221087637">
      <w:bodyDiv w:val="1"/>
      <w:marLeft w:val="0"/>
      <w:marRight w:val="0"/>
      <w:marTop w:val="0"/>
      <w:marBottom w:val="0"/>
      <w:divBdr>
        <w:top w:val="none" w:sz="0" w:space="0" w:color="auto"/>
        <w:left w:val="none" w:sz="0" w:space="0" w:color="auto"/>
        <w:bottom w:val="none" w:sz="0" w:space="0" w:color="auto"/>
        <w:right w:val="none" w:sz="0" w:space="0" w:color="auto"/>
      </w:divBdr>
    </w:div>
    <w:div w:id="1222978612">
      <w:bodyDiv w:val="1"/>
      <w:marLeft w:val="0"/>
      <w:marRight w:val="0"/>
      <w:marTop w:val="0"/>
      <w:marBottom w:val="0"/>
      <w:divBdr>
        <w:top w:val="none" w:sz="0" w:space="0" w:color="auto"/>
        <w:left w:val="none" w:sz="0" w:space="0" w:color="auto"/>
        <w:bottom w:val="none" w:sz="0" w:space="0" w:color="auto"/>
        <w:right w:val="none" w:sz="0" w:space="0" w:color="auto"/>
      </w:divBdr>
      <w:divsChild>
        <w:div w:id="576289642">
          <w:marLeft w:val="547"/>
          <w:marRight w:val="0"/>
          <w:marTop w:val="120"/>
          <w:marBottom w:val="0"/>
          <w:divBdr>
            <w:top w:val="none" w:sz="0" w:space="0" w:color="auto"/>
            <w:left w:val="none" w:sz="0" w:space="0" w:color="auto"/>
            <w:bottom w:val="none" w:sz="0" w:space="0" w:color="auto"/>
            <w:right w:val="none" w:sz="0" w:space="0" w:color="auto"/>
          </w:divBdr>
        </w:div>
      </w:divsChild>
    </w:div>
    <w:div w:id="1223520095">
      <w:bodyDiv w:val="1"/>
      <w:marLeft w:val="0"/>
      <w:marRight w:val="0"/>
      <w:marTop w:val="0"/>
      <w:marBottom w:val="0"/>
      <w:divBdr>
        <w:top w:val="none" w:sz="0" w:space="0" w:color="auto"/>
        <w:left w:val="none" w:sz="0" w:space="0" w:color="auto"/>
        <w:bottom w:val="none" w:sz="0" w:space="0" w:color="auto"/>
        <w:right w:val="none" w:sz="0" w:space="0" w:color="auto"/>
      </w:divBdr>
      <w:divsChild>
        <w:div w:id="94520647">
          <w:marLeft w:val="1800"/>
          <w:marRight w:val="0"/>
          <w:marTop w:val="77"/>
          <w:marBottom w:val="0"/>
          <w:divBdr>
            <w:top w:val="none" w:sz="0" w:space="0" w:color="auto"/>
            <w:left w:val="none" w:sz="0" w:space="0" w:color="auto"/>
            <w:bottom w:val="none" w:sz="0" w:space="0" w:color="auto"/>
            <w:right w:val="none" w:sz="0" w:space="0" w:color="auto"/>
          </w:divBdr>
        </w:div>
        <w:div w:id="1327392744">
          <w:marLeft w:val="1800"/>
          <w:marRight w:val="0"/>
          <w:marTop w:val="77"/>
          <w:marBottom w:val="0"/>
          <w:divBdr>
            <w:top w:val="none" w:sz="0" w:space="0" w:color="auto"/>
            <w:left w:val="none" w:sz="0" w:space="0" w:color="auto"/>
            <w:bottom w:val="none" w:sz="0" w:space="0" w:color="auto"/>
            <w:right w:val="none" w:sz="0" w:space="0" w:color="auto"/>
          </w:divBdr>
        </w:div>
        <w:div w:id="1398018727">
          <w:marLeft w:val="1166"/>
          <w:marRight w:val="0"/>
          <w:marTop w:val="96"/>
          <w:marBottom w:val="0"/>
          <w:divBdr>
            <w:top w:val="none" w:sz="0" w:space="0" w:color="auto"/>
            <w:left w:val="none" w:sz="0" w:space="0" w:color="auto"/>
            <w:bottom w:val="none" w:sz="0" w:space="0" w:color="auto"/>
            <w:right w:val="none" w:sz="0" w:space="0" w:color="auto"/>
          </w:divBdr>
        </w:div>
        <w:div w:id="1843813479">
          <w:marLeft w:val="547"/>
          <w:marRight w:val="0"/>
          <w:marTop w:val="115"/>
          <w:marBottom w:val="0"/>
          <w:divBdr>
            <w:top w:val="none" w:sz="0" w:space="0" w:color="auto"/>
            <w:left w:val="none" w:sz="0" w:space="0" w:color="auto"/>
            <w:bottom w:val="none" w:sz="0" w:space="0" w:color="auto"/>
            <w:right w:val="none" w:sz="0" w:space="0" w:color="auto"/>
          </w:divBdr>
        </w:div>
        <w:div w:id="1844665993">
          <w:marLeft w:val="1800"/>
          <w:marRight w:val="0"/>
          <w:marTop w:val="77"/>
          <w:marBottom w:val="0"/>
          <w:divBdr>
            <w:top w:val="none" w:sz="0" w:space="0" w:color="auto"/>
            <w:left w:val="none" w:sz="0" w:space="0" w:color="auto"/>
            <w:bottom w:val="none" w:sz="0" w:space="0" w:color="auto"/>
            <w:right w:val="none" w:sz="0" w:space="0" w:color="auto"/>
          </w:divBdr>
        </w:div>
      </w:divsChild>
    </w:div>
    <w:div w:id="1223830432">
      <w:bodyDiv w:val="1"/>
      <w:marLeft w:val="0"/>
      <w:marRight w:val="0"/>
      <w:marTop w:val="0"/>
      <w:marBottom w:val="0"/>
      <w:divBdr>
        <w:top w:val="none" w:sz="0" w:space="0" w:color="auto"/>
        <w:left w:val="none" w:sz="0" w:space="0" w:color="auto"/>
        <w:bottom w:val="none" w:sz="0" w:space="0" w:color="auto"/>
        <w:right w:val="none" w:sz="0" w:space="0" w:color="auto"/>
      </w:divBdr>
    </w:div>
    <w:div w:id="1224027621">
      <w:bodyDiv w:val="1"/>
      <w:marLeft w:val="0"/>
      <w:marRight w:val="0"/>
      <w:marTop w:val="0"/>
      <w:marBottom w:val="0"/>
      <w:divBdr>
        <w:top w:val="none" w:sz="0" w:space="0" w:color="auto"/>
        <w:left w:val="none" w:sz="0" w:space="0" w:color="auto"/>
        <w:bottom w:val="none" w:sz="0" w:space="0" w:color="auto"/>
        <w:right w:val="none" w:sz="0" w:space="0" w:color="auto"/>
      </w:divBdr>
      <w:divsChild>
        <w:div w:id="61027747">
          <w:marLeft w:val="547"/>
          <w:marRight w:val="0"/>
          <w:marTop w:val="134"/>
          <w:marBottom w:val="0"/>
          <w:divBdr>
            <w:top w:val="none" w:sz="0" w:space="0" w:color="auto"/>
            <w:left w:val="none" w:sz="0" w:space="0" w:color="auto"/>
            <w:bottom w:val="none" w:sz="0" w:space="0" w:color="auto"/>
            <w:right w:val="none" w:sz="0" w:space="0" w:color="auto"/>
          </w:divBdr>
        </w:div>
        <w:div w:id="63993300">
          <w:marLeft w:val="1166"/>
          <w:marRight w:val="0"/>
          <w:marTop w:val="115"/>
          <w:marBottom w:val="0"/>
          <w:divBdr>
            <w:top w:val="none" w:sz="0" w:space="0" w:color="auto"/>
            <w:left w:val="none" w:sz="0" w:space="0" w:color="auto"/>
            <w:bottom w:val="none" w:sz="0" w:space="0" w:color="auto"/>
            <w:right w:val="none" w:sz="0" w:space="0" w:color="auto"/>
          </w:divBdr>
        </w:div>
        <w:div w:id="343635726">
          <w:marLeft w:val="1800"/>
          <w:marRight w:val="0"/>
          <w:marTop w:val="86"/>
          <w:marBottom w:val="0"/>
          <w:divBdr>
            <w:top w:val="none" w:sz="0" w:space="0" w:color="auto"/>
            <w:left w:val="none" w:sz="0" w:space="0" w:color="auto"/>
            <w:bottom w:val="none" w:sz="0" w:space="0" w:color="auto"/>
            <w:right w:val="none" w:sz="0" w:space="0" w:color="auto"/>
          </w:divBdr>
        </w:div>
        <w:div w:id="377320875">
          <w:marLeft w:val="1800"/>
          <w:marRight w:val="0"/>
          <w:marTop w:val="86"/>
          <w:marBottom w:val="0"/>
          <w:divBdr>
            <w:top w:val="none" w:sz="0" w:space="0" w:color="auto"/>
            <w:left w:val="none" w:sz="0" w:space="0" w:color="auto"/>
            <w:bottom w:val="none" w:sz="0" w:space="0" w:color="auto"/>
            <w:right w:val="none" w:sz="0" w:space="0" w:color="auto"/>
          </w:divBdr>
        </w:div>
        <w:div w:id="451364239">
          <w:marLeft w:val="1166"/>
          <w:marRight w:val="0"/>
          <w:marTop w:val="115"/>
          <w:marBottom w:val="0"/>
          <w:divBdr>
            <w:top w:val="none" w:sz="0" w:space="0" w:color="auto"/>
            <w:left w:val="none" w:sz="0" w:space="0" w:color="auto"/>
            <w:bottom w:val="none" w:sz="0" w:space="0" w:color="auto"/>
            <w:right w:val="none" w:sz="0" w:space="0" w:color="auto"/>
          </w:divBdr>
        </w:div>
        <w:div w:id="830025486">
          <w:marLeft w:val="2520"/>
          <w:marRight w:val="0"/>
          <w:marTop w:val="67"/>
          <w:marBottom w:val="0"/>
          <w:divBdr>
            <w:top w:val="none" w:sz="0" w:space="0" w:color="auto"/>
            <w:left w:val="none" w:sz="0" w:space="0" w:color="auto"/>
            <w:bottom w:val="none" w:sz="0" w:space="0" w:color="auto"/>
            <w:right w:val="none" w:sz="0" w:space="0" w:color="auto"/>
          </w:divBdr>
        </w:div>
        <w:div w:id="1520267710">
          <w:marLeft w:val="1800"/>
          <w:marRight w:val="0"/>
          <w:marTop w:val="86"/>
          <w:marBottom w:val="0"/>
          <w:divBdr>
            <w:top w:val="none" w:sz="0" w:space="0" w:color="auto"/>
            <w:left w:val="none" w:sz="0" w:space="0" w:color="auto"/>
            <w:bottom w:val="none" w:sz="0" w:space="0" w:color="auto"/>
            <w:right w:val="none" w:sz="0" w:space="0" w:color="auto"/>
          </w:divBdr>
        </w:div>
      </w:divsChild>
    </w:div>
    <w:div w:id="1224676431">
      <w:bodyDiv w:val="1"/>
      <w:marLeft w:val="0"/>
      <w:marRight w:val="0"/>
      <w:marTop w:val="0"/>
      <w:marBottom w:val="0"/>
      <w:divBdr>
        <w:top w:val="none" w:sz="0" w:space="0" w:color="auto"/>
        <w:left w:val="none" w:sz="0" w:space="0" w:color="auto"/>
        <w:bottom w:val="none" w:sz="0" w:space="0" w:color="auto"/>
        <w:right w:val="none" w:sz="0" w:space="0" w:color="auto"/>
      </w:divBdr>
    </w:div>
    <w:div w:id="1225677026">
      <w:bodyDiv w:val="1"/>
      <w:marLeft w:val="0"/>
      <w:marRight w:val="0"/>
      <w:marTop w:val="0"/>
      <w:marBottom w:val="0"/>
      <w:divBdr>
        <w:top w:val="none" w:sz="0" w:space="0" w:color="auto"/>
        <w:left w:val="none" w:sz="0" w:space="0" w:color="auto"/>
        <w:bottom w:val="none" w:sz="0" w:space="0" w:color="auto"/>
        <w:right w:val="none" w:sz="0" w:space="0" w:color="auto"/>
      </w:divBdr>
    </w:div>
    <w:div w:id="1226573459">
      <w:bodyDiv w:val="1"/>
      <w:marLeft w:val="0"/>
      <w:marRight w:val="0"/>
      <w:marTop w:val="0"/>
      <w:marBottom w:val="0"/>
      <w:divBdr>
        <w:top w:val="none" w:sz="0" w:space="0" w:color="auto"/>
        <w:left w:val="none" w:sz="0" w:space="0" w:color="auto"/>
        <w:bottom w:val="none" w:sz="0" w:space="0" w:color="auto"/>
        <w:right w:val="none" w:sz="0" w:space="0" w:color="auto"/>
      </w:divBdr>
    </w:div>
    <w:div w:id="1226838078">
      <w:bodyDiv w:val="1"/>
      <w:marLeft w:val="0"/>
      <w:marRight w:val="0"/>
      <w:marTop w:val="0"/>
      <w:marBottom w:val="0"/>
      <w:divBdr>
        <w:top w:val="none" w:sz="0" w:space="0" w:color="auto"/>
        <w:left w:val="none" w:sz="0" w:space="0" w:color="auto"/>
        <w:bottom w:val="none" w:sz="0" w:space="0" w:color="auto"/>
        <w:right w:val="none" w:sz="0" w:space="0" w:color="auto"/>
      </w:divBdr>
    </w:div>
    <w:div w:id="1227453920">
      <w:bodyDiv w:val="1"/>
      <w:marLeft w:val="0"/>
      <w:marRight w:val="0"/>
      <w:marTop w:val="0"/>
      <w:marBottom w:val="0"/>
      <w:divBdr>
        <w:top w:val="none" w:sz="0" w:space="0" w:color="auto"/>
        <w:left w:val="none" w:sz="0" w:space="0" w:color="auto"/>
        <w:bottom w:val="none" w:sz="0" w:space="0" w:color="auto"/>
        <w:right w:val="none" w:sz="0" w:space="0" w:color="auto"/>
      </w:divBdr>
    </w:div>
    <w:div w:id="1227570707">
      <w:bodyDiv w:val="1"/>
      <w:marLeft w:val="0"/>
      <w:marRight w:val="0"/>
      <w:marTop w:val="0"/>
      <w:marBottom w:val="0"/>
      <w:divBdr>
        <w:top w:val="none" w:sz="0" w:space="0" w:color="auto"/>
        <w:left w:val="none" w:sz="0" w:space="0" w:color="auto"/>
        <w:bottom w:val="none" w:sz="0" w:space="0" w:color="auto"/>
        <w:right w:val="none" w:sz="0" w:space="0" w:color="auto"/>
      </w:divBdr>
      <w:divsChild>
        <w:div w:id="679889624">
          <w:marLeft w:val="547"/>
          <w:marRight w:val="0"/>
          <w:marTop w:val="125"/>
          <w:marBottom w:val="0"/>
          <w:divBdr>
            <w:top w:val="none" w:sz="0" w:space="0" w:color="auto"/>
            <w:left w:val="none" w:sz="0" w:space="0" w:color="auto"/>
            <w:bottom w:val="none" w:sz="0" w:space="0" w:color="auto"/>
            <w:right w:val="none" w:sz="0" w:space="0" w:color="auto"/>
          </w:divBdr>
        </w:div>
        <w:div w:id="1098135597">
          <w:marLeft w:val="547"/>
          <w:marRight w:val="0"/>
          <w:marTop w:val="125"/>
          <w:marBottom w:val="0"/>
          <w:divBdr>
            <w:top w:val="none" w:sz="0" w:space="0" w:color="auto"/>
            <w:left w:val="none" w:sz="0" w:space="0" w:color="auto"/>
            <w:bottom w:val="none" w:sz="0" w:space="0" w:color="auto"/>
            <w:right w:val="none" w:sz="0" w:space="0" w:color="auto"/>
          </w:divBdr>
        </w:div>
        <w:div w:id="1445224577">
          <w:marLeft w:val="1166"/>
          <w:marRight w:val="0"/>
          <w:marTop w:val="106"/>
          <w:marBottom w:val="0"/>
          <w:divBdr>
            <w:top w:val="none" w:sz="0" w:space="0" w:color="auto"/>
            <w:left w:val="none" w:sz="0" w:space="0" w:color="auto"/>
            <w:bottom w:val="none" w:sz="0" w:space="0" w:color="auto"/>
            <w:right w:val="none" w:sz="0" w:space="0" w:color="auto"/>
          </w:divBdr>
        </w:div>
        <w:div w:id="1581133099">
          <w:marLeft w:val="1166"/>
          <w:marRight w:val="0"/>
          <w:marTop w:val="106"/>
          <w:marBottom w:val="0"/>
          <w:divBdr>
            <w:top w:val="none" w:sz="0" w:space="0" w:color="auto"/>
            <w:left w:val="none" w:sz="0" w:space="0" w:color="auto"/>
            <w:bottom w:val="none" w:sz="0" w:space="0" w:color="auto"/>
            <w:right w:val="none" w:sz="0" w:space="0" w:color="auto"/>
          </w:divBdr>
        </w:div>
      </w:divsChild>
    </w:div>
    <w:div w:id="1228685082">
      <w:bodyDiv w:val="1"/>
      <w:marLeft w:val="0"/>
      <w:marRight w:val="0"/>
      <w:marTop w:val="0"/>
      <w:marBottom w:val="0"/>
      <w:divBdr>
        <w:top w:val="none" w:sz="0" w:space="0" w:color="auto"/>
        <w:left w:val="none" w:sz="0" w:space="0" w:color="auto"/>
        <w:bottom w:val="none" w:sz="0" w:space="0" w:color="auto"/>
        <w:right w:val="none" w:sz="0" w:space="0" w:color="auto"/>
      </w:divBdr>
    </w:div>
    <w:div w:id="1229264752">
      <w:bodyDiv w:val="1"/>
      <w:marLeft w:val="0"/>
      <w:marRight w:val="0"/>
      <w:marTop w:val="0"/>
      <w:marBottom w:val="0"/>
      <w:divBdr>
        <w:top w:val="none" w:sz="0" w:space="0" w:color="auto"/>
        <w:left w:val="none" w:sz="0" w:space="0" w:color="auto"/>
        <w:bottom w:val="none" w:sz="0" w:space="0" w:color="auto"/>
        <w:right w:val="none" w:sz="0" w:space="0" w:color="auto"/>
      </w:divBdr>
    </w:div>
    <w:div w:id="1229456838">
      <w:bodyDiv w:val="1"/>
      <w:marLeft w:val="0"/>
      <w:marRight w:val="0"/>
      <w:marTop w:val="0"/>
      <w:marBottom w:val="0"/>
      <w:divBdr>
        <w:top w:val="none" w:sz="0" w:space="0" w:color="auto"/>
        <w:left w:val="none" w:sz="0" w:space="0" w:color="auto"/>
        <w:bottom w:val="none" w:sz="0" w:space="0" w:color="auto"/>
        <w:right w:val="none" w:sz="0" w:space="0" w:color="auto"/>
      </w:divBdr>
    </w:div>
    <w:div w:id="1229653827">
      <w:bodyDiv w:val="1"/>
      <w:marLeft w:val="0"/>
      <w:marRight w:val="0"/>
      <w:marTop w:val="0"/>
      <w:marBottom w:val="0"/>
      <w:divBdr>
        <w:top w:val="none" w:sz="0" w:space="0" w:color="auto"/>
        <w:left w:val="none" w:sz="0" w:space="0" w:color="auto"/>
        <w:bottom w:val="none" w:sz="0" w:space="0" w:color="auto"/>
        <w:right w:val="none" w:sz="0" w:space="0" w:color="auto"/>
      </w:divBdr>
    </w:div>
    <w:div w:id="1230849563">
      <w:bodyDiv w:val="1"/>
      <w:marLeft w:val="0"/>
      <w:marRight w:val="0"/>
      <w:marTop w:val="0"/>
      <w:marBottom w:val="0"/>
      <w:divBdr>
        <w:top w:val="none" w:sz="0" w:space="0" w:color="auto"/>
        <w:left w:val="none" w:sz="0" w:space="0" w:color="auto"/>
        <w:bottom w:val="none" w:sz="0" w:space="0" w:color="auto"/>
        <w:right w:val="none" w:sz="0" w:space="0" w:color="auto"/>
      </w:divBdr>
      <w:divsChild>
        <w:div w:id="230577063">
          <w:marLeft w:val="1166"/>
          <w:marRight w:val="0"/>
          <w:marTop w:val="134"/>
          <w:marBottom w:val="0"/>
          <w:divBdr>
            <w:top w:val="none" w:sz="0" w:space="0" w:color="auto"/>
            <w:left w:val="none" w:sz="0" w:space="0" w:color="auto"/>
            <w:bottom w:val="none" w:sz="0" w:space="0" w:color="auto"/>
            <w:right w:val="none" w:sz="0" w:space="0" w:color="auto"/>
          </w:divBdr>
        </w:div>
        <w:div w:id="1609459170">
          <w:marLeft w:val="547"/>
          <w:marRight w:val="0"/>
          <w:marTop w:val="154"/>
          <w:marBottom w:val="0"/>
          <w:divBdr>
            <w:top w:val="none" w:sz="0" w:space="0" w:color="auto"/>
            <w:left w:val="none" w:sz="0" w:space="0" w:color="auto"/>
            <w:bottom w:val="none" w:sz="0" w:space="0" w:color="auto"/>
            <w:right w:val="none" w:sz="0" w:space="0" w:color="auto"/>
          </w:divBdr>
        </w:div>
        <w:div w:id="1621105731">
          <w:marLeft w:val="1166"/>
          <w:marRight w:val="0"/>
          <w:marTop w:val="134"/>
          <w:marBottom w:val="0"/>
          <w:divBdr>
            <w:top w:val="none" w:sz="0" w:space="0" w:color="auto"/>
            <w:left w:val="none" w:sz="0" w:space="0" w:color="auto"/>
            <w:bottom w:val="none" w:sz="0" w:space="0" w:color="auto"/>
            <w:right w:val="none" w:sz="0" w:space="0" w:color="auto"/>
          </w:divBdr>
        </w:div>
      </w:divsChild>
    </w:div>
    <w:div w:id="1231189597">
      <w:bodyDiv w:val="1"/>
      <w:marLeft w:val="0"/>
      <w:marRight w:val="0"/>
      <w:marTop w:val="0"/>
      <w:marBottom w:val="0"/>
      <w:divBdr>
        <w:top w:val="none" w:sz="0" w:space="0" w:color="auto"/>
        <w:left w:val="none" w:sz="0" w:space="0" w:color="auto"/>
        <w:bottom w:val="none" w:sz="0" w:space="0" w:color="auto"/>
        <w:right w:val="none" w:sz="0" w:space="0" w:color="auto"/>
      </w:divBdr>
    </w:div>
    <w:div w:id="1231698581">
      <w:bodyDiv w:val="1"/>
      <w:marLeft w:val="0"/>
      <w:marRight w:val="0"/>
      <w:marTop w:val="0"/>
      <w:marBottom w:val="0"/>
      <w:divBdr>
        <w:top w:val="none" w:sz="0" w:space="0" w:color="auto"/>
        <w:left w:val="none" w:sz="0" w:space="0" w:color="auto"/>
        <w:bottom w:val="none" w:sz="0" w:space="0" w:color="auto"/>
        <w:right w:val="none" w:sz="0" w:space="0" w:color="auto"/>
      </w:divBdr>
    </w:div>
    <w:div w:id="1232078213">
      <w:bodyDiv w:val="1"/>
      <w:marLeft w:val="0"/>
      <w:marRight w:val="0"/>
      <w:marTop w:val="0"/>
      <w:marBottom w:val="0"/>
      <w:divBdr>
        <w:top w:val="none" w:sz="0" w:space="0" w:color="auto"/>
        <w:left w:val="none" w:sz="0" w:space="0" w:color="auto"/>
        <w:bottom w:val="none" w:sz="0" w:space="0" w:color="auto"/>
        <w:right w:val="none" w:sz="0" w:space="0" w:color="auto"/>
      </w:divBdr>
      <w:divsChild>
        <w:div w:id="96416188">
          <w:marLeft w:val="2160"/>
          <w:marRight w:val="0"/>
          <w:marTop w:val="0"/>
          <w:marBottom w:val="0"/>
          <w:divBdr>
            <w:top w:val="none" w:sz="0" w:space="0" w:color="auto"/>
            <w:left w:val="none" w:sz="0" w:space="0" w:color="auto"/>
            <w:bottom w:val="none" w:sz="0" w:space="0" w:color="auto"/>
            <w:right w:val="none" w:sz="0" w:space="0" w:color="auto"/>
          </w:divBdr>
        </w:div>
        <w:div w:id="412356271">
          <w:marLeft w:val="720"/>
          <w:marRight w:val="0"/>
          <w:marTop w:val="0"/>
          <w:marBottom w:val="0"/>
          <w:divBdr>
            <w:top w:val="none" w:sz="0" w:space="0" w:color="auto"/>
            <w:left w:val="none" w:sz="0" w:space="0" w:color="auto"/>
            <w:bottom w:val="none" w:sz="0" w:space="0" w:color="auto"/>
            <w:right w:val="none" w:sz="0" w:space="0" w:color="auto"/>
          </w:divBdr>
        </w:div>
        <w:div w:id="696539691">
          <w:marLeft w:val="2160"/>
          <w:marRight w:val="0"/>
          <w:marTop w:val="0"/>
          <w:marBottom w:val="0"/>
          <w:divBdr>
            <w:top w:val="none" w:sz="0" w:space="0" w:color="auto"/>
            <w:left w:val="none" w:sz="0" w:space="0" w:color="auto"/>
            <w:bottom w:val="none" w:sz="0" w:space="0" w:color="auto"/>
            <w:right w:val="none" w:sz="0" w:space="0" w:color="auto"/>
          </w:divBdr>
        </w:div>
        <w:div w:id="1488014380">
          <w:marLeft w:val="2160"/>
          <w:marRight w:val="0"/>
          <w:marTop w:val="0"/>
          <w:marBottom w:val="0"/>
          <w:divBdr>
            <w:top w:val="none" w:sz="0" w:space="0" w:color="auto"/>
            <w:left w:val="none" w:sz="0" w:space="0" w:color="auto"/>
            <w:bottom w:val="none" w:sz="0" w:space="0" w:color="auto"/>
            <w:right w:val="none" w:sz="0" w:space="0" w:color="auto"/>
          </w:divBdr>
        </w:div>
        <w:div w:id="1723363542">
          <w:marLeft w:val="1440"/>
          <w:marRight w:val="0"/>
          <w:marTop w:val="0"/>
          <w:marBottom w:val="0"/>
          <w:divBdr>
            <w:top w:val="none" w:sz="0" w:space="0" w:color="auto"/>
            <w:left w:val="none" w:sz="0" w:space="0" w:color="auto"/>
            <w:bottom w:val="none" w:sz="0" w:space="0" w:color="auto"/>
            <w:right w:val="none" w:sz="0" w:space="0" w:color="auto"/>
          </w:divBdr>
        </w:div>
        <w:div w:id="1830974446">
          <w:marLeft w:val="1440"/>
          <w:marRight w:val="0"/>
          <w:marTop w:val="0"/>
          <w:marBottom w:val="0"/>
          <w:divBdr>
            <w:top w:val="none" w:sz="0" w:space="0" w:color="auto"/>
            <w:left w:val="none" w:sz="0" w:space="0" w:color="auto"/>
            <w:bottom w:val="none" w:sz="0" w:space="0" w:color="auto"/>
            <w:right w:val="none" w:sz="0" w:space="0" w:color="auto"/>
          </w:divBdr>
        </w:div>
        <w:div w:id="2120640420">
          <w:marLeft w:val="2160"/>
          <w:marRight w:val="0"/>
          <w:marTop w:val="0"/>
          <w:marBottom w:val="0"/>
          <w:divBdr>
            <w:top w:val="none" w:sz="0" w:space="0" w:color="auto"/>
            <w:left w:val="none" w:sz="0" w:space="0" w:color="auto"/>
            <w:bottom w:val="none" w:sz="0" w:space="0" w:color="auto"/>
            <w:right w:val="none" w:sz="0" w:space="0" w:color="auto"/>
          </w:divBdr>
        </w:div>
      </w:divsChild>
    </w:div>
    <w:div w:id="1233539865">
      <w:bodyDiv w:val="1"/>
      <w:marLeft w:val="0"/>
      <w:marRight w:val="0"/>
      <w:marTop w:val="0"/>
      <w:marBottom w:val="0"/>
      <w:divBdr>
        <w:top w:val="none" w:sz="0" w:space="0" w:color="auto"/>
        <w:left w:val="none" w:sz="0" w:space="0" w:color="auto"/>
        <w:bottom w:val="none" w:sz="0" w:space="0" w:color="auto"/>
        <w:right w:val="none" w:sz="0" w:space="0" w:color="auto"/>
      </w:divBdr>
    </w:div>
    <w:div w:id="1233736512">
      <w:bodyDiv w:val="1"/>
      <w:marLeft w:val="0"/>
      <w:marRight w:val="0"/>
      <w:marTop w:val="0"/>
      <w:marBottom w:val="0"/>
      <w:divBdr>
        <w:top w:val="none" w:sz="0" w:space="0" w:color="auto"/>
        <w:left w:val="none" w:sz="0" w:space="0" w:color="auto"/>
        <w:bottom w:val="none" w:sz="0" w:space="0" w:color="auto"/>
        <w:right w:val="none" w:sz="0" w:space="0" w:color="auto"/>
      </w:divBdr>
    </w:div>
    <w:div w:id="1233808150">
      <w:bodyDiv w:val="1"/>
      <w:marLeft w:val="0"/>
      <w:marRight w:val="0"/>
      <w:marTop w:val="0"/>
      <w:marBottom w:val="0"/>
      <w:divBdr>
        <w:top w:val="none" w:sz="0" w:space="0" w:color="auto"/>
        <w:left w:val="none" w:sz="0" w:space="0" w:color="auto"/>
        <w:bottom w:val="none" w:sz="0" w:space="0" w:color="auto"/>
        <w:right w:val="none" w:sz="0" w:space="0" w:color="auto"/>
      </w:divBdr>
    </w:div>
    <w:div w:id="1233933714">
      <w:bodyDiv w:val="1"/>
      <w:marLeft w:val="0"/>
      <w:marRight w:val="0"/>
      <w:marTop w:val="0"/>
      <w:marBottom w:val="0"/>
      <w:divBdr>
        <w:top w:val="none" w:sz="0" w:space="0" w:color="auto"/>
        <w:left w:val="none" w:sz="0" w:space="0" w:color="auto"/>
        <w:bottom w:val="none" w:sz="0" w:space="0" w:color="auto"/>
        <w:right w:val="none" w:sz="0" w:space="0" w:color="auto"/>
      </w:divBdr>
    </w:div>
    <w:div w:id="1235890200">
      <w:bodyDiv w:val="1"/>
      <w:marLeft w:val="0"/>
      <w:marRight w:val="0"/>
      <w:marTop w:val="0"/>
      <w:marBottom w:val="0"/>
      <w:divBdr>
        <w:top w:val="none" w:sz="0" w:space="0" w:color="auto"/>
        <w:left w:val="none" w:sz="0" w:space="0" w:color="auto"/>
        <w:bottom w:val="none" w:sz="0" w:space="0" w:color="auto"/>
        <w:right w:val="none" w:sz="0" w:space="0" w:color="auto"/>
      </w:divBdr>
    </w:div>
    <w:div w:id="1236743875">
      <w:bodyDiv w:val="1"/>
      <w:marLeft w:val="0"/>
      <w:marRight w:val="0"/>
      <w:marTop w:val="0"/>
      <w:marBottom w:val="0"/>
      <w:divBdr>
        <w:top w:val="none" w:sz="0" w:space="0" w:color="auto"/>
        <w:left w:val="none" w:sz="0" w:space="0" w:color="auto"/>
        <w:bottom w:val="none" w:sz="0" w:space="0" w:color="auto"/>
        <w:right w:val="none" w:sz="0" w:space="0" w:color="auto"/>
      </w:divBdr>
    </w:div>
    <w:div w:id="1236821330">
      <w:bodyDiv w:val="1"/>
      <w:marLeft w:val="0"/>
      <w:marRight w:val="0"/>
      <w:marTop w:val="0"/>
      <w:marBottom w:val="0"/>
      <w:divBdr>
        <w:top w:val="none" w:sz="0" w:space="0" w:color="auto"/>
        <w:left w:val="none" w:sz="0" w:space="0" w:color="auto"/>
        <w:bottom w:val="none" w:sz="0" w:space="0" w:color="auto"/>
        <w:right w:val="none" w:sz="0" w:space="0" w:color="auto"/>
      </w:divBdr>
    </w:div>
    <w:div w:id="1238326353">
      <w:bodyDiv w:val="1"/>
      <w:marLeft w:val="0"/>
      <w:marRight w:val="0"/>
      <w:marTop w:val="0"/>
      <w:marBottom w:val="0"/>
      <w:divBdr>
        <w:top w:val="none" w:sz="0" w:space="0" w:color="auto"/>
        <w:left w:val="none" w:sz="0" w:space="0" w:color="auto"/>
        <w:bottom w:val="none" w:sz="0" w:space="0" w:color="auto"/>
        <w:right w:val="none" w:sz="0" w:space="0" w:color="auto"/>
      </w:divBdr>
    </w:div>
    <w:div w:id="1238711144">
      <w:bodyDiv w:val="1"/>
      <w:marLeft w:val="0"/>
      <w:marRight w:val="0"/>
      <w:marTop w:val="0"/>
      <w:marBottom w:val="0"/>
      <w:divBdr>
        <w:top w:val="none" w:sz="0" w:space="0" w:color="auto"/>
        <w:left w:val="none" w:sz="0" w:space="0" w:color="auto"/>
        <w:bottom w:val="none" w:sz="0" w:space="0" w:color="auto"/>
        <w:right w:val="none" w:sz="0" w:space="0" w:color="auto"/>
      </w:divBdr>
    </w:div>
    <w:div w:id="1239436944">
      <w:bodyDiv w:val="1"/>
      <w:marLeft w:val="0"/>
      <w:marRight w:val="0"/>
      <w:marTop w:val="0"/>
      <w:marBottom w:val="0"/>
      <w:divBdr>
        <w:top w:val="none" w:sz="0" w:space="0" w:color="auto"/>
        <w:left w:val="none" w:sz="0" w:space="0" w:color="auto"/>
        <w:bottom w:val="none" w:sz="0" w:space="0" w:color="auto"/>
        <w:right w:val="none" w:sz="0" w:space="0" w:color="auto"/>
      </w:divBdr>
    </w:div>
    <w:div w:id="1239707060">
      <w:bodyDiv w:val="1"/>
      <w:marLeft w:val="0"/>
      <w:marRight w:val="0"/>
      <w:marTop w:val="0"/>
      <w:marBottom w:val="0"/>
      <w:divBdr>
        <w:top w:val="none" w:sz="0" w:space="0" w:color="auto"/>
        <w:left w:val="none" w:sz="0" w:space="0" w:color="auto"/>
        <w:bottom w:val="none" w:sz="0" w:space="0" w:color="auto"/>
        <w:right w:val="none" w:sz="0" w:space="0" w:color="auto"/>
      </w:divBdr>
    </w:div>
    <w:div w:id="1239944362">
      <w:bodyDiv w:val="1"/>
      <w:marLeft w:val="0"/>
      <w:marRight w:val="0"/>
      <w:marTop w:val="0"/>
      <w:marBottom w:val="0"/>
      <w:divBdr>
        <w:top w:val="none" w:sz="0" w:space="0" w:color="auto"/>
        <w:left w:val="none" w:sz="0" w:space="0" w:color="auto"/>
        <w:bottom w:val="none" w:sz="0" w:space="0" w:color="auto"/>
        <w:right w:val="none" w:sz="0" w:space="0" w:color="auto"/>
      </w:divBdr>
    </w:div>
    <w:div w:id="1240363275">
      <w:bodyDiv w:val="1"/>
      <w:marLeft w:val="0"/>
      <w:marRight w:val="0"/>
      <w:marTop w:val="0"/>
      <w:marBottom w:val="0"/>
      <w:divBdr>
        <w:top w:val="none" w:sz="0" w:space="0" w:color="auto"/>
        <w:left w:val="none" w:sz="0" w:space="0" w:color="auto"/>
        <w:bottom w:val="none" w:sz="0" w:space="0" w:color="auto"/>
        <w:right w:val="none" w:sz="0" w:space="0" w:color="auto"/>
      </w:divBdr>
    </w:div>
    <w:div w:id="1242106869">
      <w:bodyDiv w:val="1"/>
      <w:marLeft w:val="0"/>
      <w:marRight w:val="0"/>
      <w:marTop w:val="0"/>
      <w:marBottom w:val="0"/>
      <w:divBdr>
        <w:top w:val="none" w:sz="0" w:space="0" w:color="auto"/>
        <w:left w:val="none" w:sz="0" w:space="0" w:color="auto"/>
        <w:bottom w:val="none" w:sz="0" w:space="0" w:color="auto"/>
        <w:right w:val="none" w:sz="0" w:space="0" w:color="auto"/>
      </w:divBdr>
      <w:divsChild>
        <w:div w:id="310909609">
          <w:marLeft w:val="1080"/>
          <w:marRight w:val="0"/>
          <w:marTop w:val="100"/>
          <w:marBottom w:val="0"/>
          <w:divBdr>
            <w:top w:val="none" w:sz="0" w:space="0" w:color="auto"/>
            <w:left w:val="none" w:sz="0" w:space="0" w:color="auto"/>
            <w:bottom w:val="none" w:sz="0" w:space="0" w:color="auto"/>
            <w:right w:val="none" w:sz="0" w:space="0" w:color="auto"/>
          </w:divBdr>
        </w:div>
        <w:div w:id="399602823">
          <w:marLeft w:val="1080"/>
          <w:marRight w:val="0"/>
          <w:marTop w:val="100"/>
          <w:marBottom w:val="0"/>
          <w:divBdr>
            <w:top w:val="none" w:sz="0" w:space="0" w:color="auto"/>
            <w:left w:val="none" w:sz="0" w:space="0" w:color="auto"/>
            <w:bottom w:val="none" w:sz="0" w:space="0" w:color="auto"/>
            <w:right w:val="none" w:sz="0" w:space="0" w:color="auto"/>
          </w:divBdr>
        </w:div>
        <w:div w:id="862792584">
          <w:marLeft w:val="1080"/>
          <w:marRight w:val="0"/>
          <w:marTop w:val="100"/>
          <w:marBottom w:val="0"/>
          <w:divBdr>
            <w:top w:val="none" w:sz="0" w:space="0" w:color="auto"/>
            <w:left w:val="none" w:sz="0" w:space="0" w:color="auto"/>
            <w:bottom w:val="none" w:sz="0" w:space="0" w:color="auto"/>
            <w:right w:val="none" w:sz="0" w:space="0" w:color="auto"/>
          </w:divBdr>
        </w:div>
        <w:div w:id="944310371">
          <w:marLeft w:val="1080"/>
          <w:marRight w:val="0"/>
          <w:marTop w:val="100"/>
          <w:marBottom w:val="0"/>
          <w:divBdr>
            <w:top w:val="none" w:sz="0" w:space="0" w:color="auto"/>
            <w:left w:val="none" w:sz="0" w:space="0" w:color="auto"/>
            <w:bottom w:val="none" w:sz="0" w:space="0" w:color="auto"/>
            <w:right w:val="none" w:sz="0" w:space="0" w:color="auto"/>
          </w:divBdr>
        </w:div>
        <w:div w:id="1164861182">
          <w:marLeft w:val="1800"/>
          <w:marRight w:val="0"/>
          <w:marTop w:val="100"/>
          <w:marBottom w:val="0"/>
          <w:divBdr>
            <w:top w:val="none" w:sz="0" w:space="0" w:color="auto"/>
            <w:left w:val="none" w:sz="0" w:space="0" w:color="auto"/>
            <w:bottom w:val="none" w:sz="0" w:space="0" w:color="auto"/>
            <w:right w:val="none" w:sz="0" w:space="0" w:color="auto"/>
          </w:divBdr>
        </w:div>
        <w:div w:id="1344821115">
          <w:marLeft w:val="1800"/>
          <w:marRight w:val="0"/>
          <w:marTop w:val="100"/>
          <w:marBottom w:val="0"/>
          <w:divBdr>
            <w:top w:val="none" w:sz="0" w:space="0" w:color="auto"/>
            <w:left w:val="none" w:sz="0" w:space="0" w:color="auto"/>
            <w:bottom w:val="none" w:sz="0" w:space="0" w:color="auto"/>
            <w:right w:val="none" w:sz="0" w:space="0" w:color="auto"/>
          </w:divBdr>
        </w:div>
      </w:divsChild>
    </w:div>
    <w:div w:id="1242257917">
      <w:bodyDiv w:val="1"/>
      <w:marLeft w:val="0"/>
      <w:marRight w:val="0"/>
      <w:marTop w:val="0"/>
      <w:marBottom w:val="0"/>
      <w:divBdr>
        <w:top w:val="none" w:sz="0" w:space="0" w:color="auto"/>
        <w:left w:val="none" w:sz="0" w:space="0" w:color="auto"/>
        <w:bottom w:val="none" w:sz="0" w:space="0" w:color="auto"/>
        <w:right w:val="none" w:sz="0" w:space="0" w:color="auto"/>
      </w:divBdr>
    </w:div>
    <w:div w:id="1242789838">
      <w:bodyDiv w:val="1"/>
      <w:marLeft w:val="0"/>
      <w:marRight w:val="0"/>
      <w:marTop w:val="0"/>
      <w:marBottom w:val="0"/>
      <w:divBdr>
        <w:top w:val="none" w:sz="0" w:space="0" w:color="auto"/>
        <w:left w:val="none" w:sz="0" w:space="0" w:color="auto"/>
        <w:bottom w:val="none" w:sz="0" w:space="0" w:color="auto"/>
        <w:right w:val="none" w:sz="0" w:space="0" w:color="auto"/>
      </w:divBdr>
      <w:divsChild>
        <w:div w:id="265508780">
          <w:marLeft w:val="1166"/>
          <w:marRight w:val="0"/>
          <w:marTop w:val="120"/>
          <w:marBottom w:val="120"/>
          <w:divBdr>
            <w:top w:val="none" w:sz="0" w:space="0" w:color="auto"/>
            <w:left w:val="none" w:sz="0" w:space="0" w:color="auto"/>
            <w:bottom w:val="none" w:sz="0" w:space="0" w:color="auto"/>
            <w:right w:val="none" w:sz="0" w:space="0" w:color="auto"/>
          </w:divBdr>
        </w:div>
        <w:div w:id="332338908">
          <w:marLeft w:val="1800"/>
          <w:marRight w:val="0"/>
          <w:marTop w:val="120"/>
          <w:marBottom w:val="120"/>
          <w:divBdr>
            <w:top w:val="none" w:sz="0" w:space="0" w:color="auto"/>
            <w:left w:val="none" w:sz="0" w:space="0" w:color="auto"/>
            <w:bottom w:val="none" w:sz="0" w:space="0" w:color="auto"/>
            <w:right w:val="none" w:sz="0" w:space="0" w:color="auto"/>
          </w:divBdr>
        </w:div>
        <w:div w:id="368651321">
          <w:marLeft w:val="1800"/>
          <w:marRight w:val="0"/>
          <w:marTop w:val="120"/>
          <w:marBottom w:val="120"/>
          <w:divBdr>
            <w:top w:val="none" w:sz="0" w:space="0" w:color="auto"/>
            <w:left w:val="none" w:sz="0" w:space="0" w:color="auto"/>
            <w:bottom w:val="none" w:sz="0" w:space="0" w:color="auto"/>
            <w:right w:val="none" w:sz="0" w:space="0" w:color="auto"/>
          </w:divBdr>
        </w:div>
        <w:div w:id="709762266">
          <w:marLeft w:val="1800"/>
          <w:marRight w:val="0"/>
          <w:marTop w:val="120"/>
          <w:marBottom w:val="120"/>
          <w:divBdr>
            <w:top w:val="none" w:sz="0" w:space="0" w:color="auto"/>
            <w:left w:val="none" w:sz="0" w:space="0" w:color="auto"/>
            <w:bottom w:val="none" w:sz="0" w:space="0" w:color="auto"/>
            <w:right w:val="none" w:sz="0" w:space="0" w:color="auto"/>
          </w:divBdr>
        </w:div>
        <w:div w:id="725570858">
          <w:marLeft w:val="1800"/>
          <w:marRight w:val="0"/>
          <w:marTop w:val="120"/>
          <w:marBottom w:val="120"/>
          <w:divBdr>
            <w:top w:val="none" w:sz="0" w:space="0" w:color="auto"/>
            <w:left w:val="none" w:sz="0" w:space="0" w:color="auto"/>
            <w:bottom w:val="none" w:sz="0" w:space="0" w:color="auto"/>
            <w:right w:val="none" w:sz="0" w:space="0" w:color="auto"/>
          </w:divBdr>
        </w:div>
        <w:div w:id="1077284541">
          <w:marLeft w:val="547"/>
          <w:marRight w:val="0"/>
          <w:marTop w:val="120"/>
          <w:marBottom w:val="120"/>
          <w:divBdr>
            <w:top w:val="none" w:sz="0" w:space="0" w:color="auto"/>
            <w:left w:val="none" w:sz="0" w:space="0" w:color="auto"/>
            <w:bottom w:val="none" w:sz="0" w:space="0" w:color="auto"/>
            <w:right w:val="none" w:sz="0" w:space="0" w:color="auto"/>
          </w:divBdr>
        </w:div>
        <w:div w:id="1175847327">
          <w:marLeft w:val="1800"/>
          <w:marRight w:val="0"/>
          <w:marTop w:val="120"/>
          <w:marBottom w:val="120"/>
          <w:divBdr>
            <w:top w:val="none" w:sz="0" w:space="0" w:color="auto"/>
            <w:left w:val="none" w:sz="0" w:space="0" w:color="auto"/>
            <w:bottom w:val="none" w:sz="0" w:space="0" w:color="auto"/>
            <w:right w:val="none" w:sz="0" w:space="0" w:color="auto"/>
          </w:divBdr>
        </w:div>
        <w:div w:id="1437676226">
          <w:marLeft w:val="1166"/>
          <w:marRight w:val="0"/>
          <w:marTop w:val="120"/>
          <w:marBottom w:val="120"/>
          <w:divBdr>
            <w:top w:val="none" w:sz="0" w:space="0" w:color="auto"/>
            <w:left w:val="none" w:sz="0" w:space="0" w:color="auto"/>
            <w:bottom w:val="none" w:sz="0" w:space="0" w:color="auto"/>
            <w:right w:val="none" w:sz="0" w:space="0" w:color="auto"/>
          </w:divBdr>
        </w:div>
        <w:div w:id="1446146747">
          <w:marLeft w:val="1166"/>
          <w:marRight w:val="0"/>
          <w:marTop w:val="120"/>
          <w:marBottom w:val="120"/>
          <w:divBdr>
            <w:top w:val="none" w:sz="0" w:space="0" w:color="auto"/>
            <w:left w:val="none" w:sz="0" w:space="0" w:color="auto"/>
            <w:bottom w:val="none" w:sz="0" w:space="0" w:color="auto"/>
            <w:right w:val="none" w:sz="0" w:space="0" w:color="auto"/>
          </w:divBdr>
        </w:div>
        <w:div w:id="1527983109">
          <w:marLeft w:val="1800"/>
          <w:marRight w:val="0"/>
          <w:marTop w:val="120"/>
          <w:marBottom w:val="120"/>
          <w:divBdr>
            <w:top w:val="none" w:sz="0" w:space="0" w:color="auto"/>
            <w:left w:val="none" w:sz="0" w:space="0" w:color="auto"/>
            <w:bottom w:val="none" w:sz="0" w:space="0" w:color="auto"/>
            <w:right w:val="none" w:sz="0" w:space="0" w:color="auto"/>
          </w:divBdr>
        </w:div>
        <w:div w:id="1672751605">
          <w:marLeft w:val="1166"/>
          <w:marRight w:val="0"/>
          <w:marTop w:val="120"/>
          <w:marBottom w:val="120"/>
          <w:divBdr>
            <w:top w:val="none" w:sz="0" w:space="0" w:color="auto"/>
            <w:left w:val="none" w:sz="0" w:space="0" w:color="auto"/>
            <w:bottom w:val="none" w:sz="0" w:space="0" w:color="auto"/>
            <w:right w:val="none" w:sz="0" w:space="0" w:color="auto"/>
          </w:divBdr>
        </w:div>
        <w:div w:id="1768037155">
          <w:marLeft w:val="1800"/>
          <w:marRight w:val="0"/>
          <w:marTop w:val="120"/>
          <w:marBottom w:val="120"/>
          <w:divBdr>
            <w:top w:val="none" w:sz="0" w:space="0" w:color="auto"/>
            <w:left w:val="none" w:sz="0" w:space="0" w:color="auto"/>
            <w:bottom w:val="none" w:sz="0" w:space="0" w:color="auto"/>
            <w:right w:val="none" w:sz="0" w:space="0" w:color="auto"/>
          </w:divBdr>
        </w:div>
        <w:div w:id="2112696963">
          <w:marLeft w:val="1800"/>
          <w:marRight w:val="0"/>
          <w:marTop w:val="120"/>
          <w:marBottom w:val="120"/>
          <w:divBdr>
            <w:top w:val="none" w:sz="0" w:space="0" w:color="auto"/>
            <w:left w:val="none" w:sz="0" w:space="0" w:color="auto"/>
            <w:bottom w:val="none" w:sz="0" w:space="0" w:color="auto"/>
            <w:right w:val="none" w:sz="0" w:space="0" w:color="auto"/>
          </w:divBdr>
        </w:div>
      </w:divsChild>
    </w:div>
    <w:div w:id="1243103765">
      <w:bodyDiv w:val="1"/>
      <w:marLeft w:val="0"/>
      <w:marRight w:val="0"/>
      <w:marTop w:val="0"/>
      <w:marBottom w:val="0"/>
      <w:divBdr>
        <w:top w:val="none" w:sz="0" w:space="0" w:color="auto"/>
        <w:left w:val="none" w:sz="0" w:space="0" w:color="auto"/>
        <w:bottom w:val="none" w:sz="0" w:space="0" w:color="auto"/>
        <w:right w:val="none" w:sz="0" w:space="0" w:color="auto"/>
      </w:divBdr>
    </w:div>
    <w:div w:id="1243758104">
      <w:bodyDiv w:val="1"/>
      <w:marLeft w:val="0"/>
      <w:marRight w:val="0"/>
      <w:marTop w:val="0"/>
      <w:marBottom w:val="0"/>
      <w:divBdr>
        <w:top w:val="none" w:sz="0" w:space="0" w:color="auto"/>
        <w:left w:val="none" w:sz="0" w:space="0" w:color="auto"/>
        <w:bottom w:val="none" w:sz="0" w:space="0" w:color="auto"/>
        <w:right w:val="none" w:sz="0" w:space="0" w:color="auto"/>
      </w:divBdr>
    </w:div>
    <w:div w:id="1245140060">
      <w:bodyDiv w:val="1"/>
      <w:marLeft w:val="0"/>
      <w:marRight w:val="0"/>
      <w:marTop w:val="0"/>
      <w:marBottom w:val="0"/>
      <w:divBdr>
        <w:top w:val="none" w:sz="0" w:space="0" w:color="auto"/>
        <w:left w:val="none" w:sz="0" w:space="0" w:color="auto"/>
        <w:bottom w:val="none" w:sz="0" w:space="0" w:color="auto"/>
        <w:right w:val="none" w:sz="0" w:space="0" w:color="auto"/>
      </w:divBdr>
    </w:div>
    <w:div w:id="1246257825">
      <w:bodyDiv w:val="1"/>
      <w:marLeft w:val="0"/>
      <w:marRight w:val="0"/>
      <w:marTop w:val="0"/>
      <w:marBottom w:val="0"/>
      <w:divBdr>
        <w:top w:val="none" w:sz="0" w:space="0" w:color="auto"/>
        <w:left w:val="none" w:sz="0" w:space="0" w:color="auto"/>
        <w:bottom w:val="none" w:sz="0" w:space="0" w:color="auto"/>
        <w:right w:val="none" w:sz="0" w:space="0" w:color="auto"/>
      </w:divBdr>
    </w:div>
    <w:div w:id="1247806725">
      <w:bodyDiv w:val="1"/>
      <w:marLeft w:val="0"/>
      <w:marRight w:val="0"/>
      <w:marTop w:val="0"/>
      <w:marBottom w:val="0"/>
      <w:divBdr>
        <w:top w:val="none" w:sz="0" w:space="0" w:color="auto"/>
        <w:left w:val="none" w:sz="0" w:space="0" w:color="auto"/>
        <w:bottom w:val="none" w:sz="0" w:space="0" w:color="auto"/>
        <w:right w:val="none" w:sz="0" w:space="0" w:color="auto"/>
      </w:divBdr>
    </w:div>
    <w:div w:id="1247960337">
      <w:bodyDiv w:val="1"/>
      <w:marLeft w:val="0"/>
      <w:marRight w:val="0"/>
      <w:marTop w:val="0"/>
      <w:marBottom w:val="0"/>
      <w:divBdr>
        <w:top w:val="none" w:sz="0" w:space="0" w:color="auto"/>
        <w:left w:val="none" w:sz="0" w:space="0" w:color="auto"/>
        <w:bottom w:val="none" w:sz="0" w:space="0" w:color="auto"/>
        <w:right w:val="none" w:sz="0" w:space="0" w:color="auto"/>
      </w:divBdr>
      <w:divsChild>
        <w:div w:id="1869171889">
          <w:marLeft w:val="547"/>
          <w:marRight w:val="0"/>
          <w:marTop w:val="115"/>
          <w:marBottom w:val="0"/>
          <w:divBdr>
            <w:top w:val="none" w:sz="0" w:space="0" w:color="auto"/>
            <w:left w:val="none" w:sz="0" w:space="0" w:color="auto"/>
            <w:bottom w:val="none" w:sz="0" w:space="0" w:color="auto"/>
            <w:right w:val="none" w:sz="0" w:space="0" w:color="auto"/>
          </w:divBdr>
        </w:div>
      </w:divsChild>
    </w:div>
    <w:div w:id="1248535517">
      <w:bodyDiv w:val="1"/>
      <w:marLeft w:val="0"/>
      <w:marRight w:val="0"/>
      <w:marTop w:val="0"/>
      <w:marBottom w:val="0"/>
      <w:divBdr>
        <w:top w:val="none" w:sz="0" w:space="0" w:color="auto"/>
        <w:left w:val="none" w:sz="0" w:space="0" w:color="auto"/>
        <w:bottom w:val="none" w:sz="0" w:space="0" w:color="auto"/>
        <w:right w:val="none" w:sz="0" w:space="0" w:color="auto"/>
      </w:divBdr>
      <w:divsChild>
        <w:div w:id="183982422">
          <w:marLeft w:val="1166"/>
          <w:marRight w:val="0"/>
          <w:marTop w:val="96"/>
          <w:marBottom w:val="0"/>
          <w:divBdr>
            <w:top w:val="none" w:sz="0" w:space="0" w:color="auto"/>
            <w:left w:val="none" w:sz="0" w:space="0" w:color="auto"/>
            <w:bottom w:val="none" w:sz="0" w:space="0" w:color="auto"/>
            <w:right w:val="none" w:sz="0" w:space="0" w:color="auto"/>
          </w:divBdr>
        </w:div>
        <w:div w:id="190076207">
          <w:marLeft w:val="547"/>
          <w:marRight w:val="0"/>
          <w:marTop w:val="96"/>
          <w:marBottom w:val="0"/>
          <w:divBdr>
            <w:top w:val="none" w:sz="0" w:space="0" w:color="auto"/>
            <w:left w:val="none" w:sz="0" w:space="0" w:color="auto"/>
            <w:bottom w:val="none" w:sz="0" w:space="0" w:color="auto"/>
            <w:right w:val="none" w:sz="0" w:space="0" w:color="auto"/>
          </w:divBdr>
        </w:div>
        <w:div w:id="1374844654">
          <w:marLeft w:val="1166"/>
          <w:marRight w:val="0"/>
          <w:marTop w:val="96"/>
          <w:marBottom w:val="0"/>
          <w:divBdr>
            <w:top w:val="none" w:sz="0" w:space="0" w:color="auto"/>
            <w:left w:val="none" w:sz="0" w:space="0" w:color="auto"/>
            <w:bottom w:val="none" w:sz="0" w:space="0" w:color="auto"/>
            <w:right w:val="none" w:sz="0" w:space="0" w:color="auto"/>
          </w:divBdr>
        </w:div>
        <w:div w:id="1864394691">
          <w:marLeft w:val="1166"/>
          <w:marRight w:val="0"/>
          <w:marTop w:val="96"/>
          <w:marBottom w:val="0"/>
          <w:divBdr>
            <w:top w:val="none" w:sz="0" w:space="0" w:color="auto"/>
            <w:left w:val="none" w:sz="0" w:space="0" w:color="auto"/>
            <w:bottom w:val="none" w:sz="0" w:space="0" w:color="auto"/>
            <w:right w:val="none" w:sz="0" w:space="0" w:color="auto"/>
          </w:divBdr>
        </w:div>
        <w:div w:id="2046372295">
          <w:marLeft w:val="1166"/>
          <w:marRight w:val="0"/>
          <w:marTop w:val="96"/>
          <w:marBottom w:val="0"/>
          <w:divBdr>
            <w:top w:val="none" w:sz="0" w:space="0" w:color="auto"/>
            <w:left w:val="none" w:sz="0" w:space="0" w:color="auto"/>
            <w:bottom w:val="none" w:sz="0" w:space="0" w:color="auto"/>
            <w:right w:val="none" w:sz="0" w:space="0" w:color="auto"/>
          </w:divBdr>
        </w:div>
      </w:divsChild>
    </w:div>
    <w:div w:id="1248809104">
      <w:bodyDiv w:val="1"/>
      <w:marLeft w:val="0"/>
      <w:marRight w:val="0"/>
      <w:marTop w:val="0"/>
      <w:marBottom w:val="0"/>
      <w:divBdr>
        <w:top w:val="none" w:sz="0" w:space="0" w:color="auto"/>
        <w:left w:val="none" w:sz="0" w:space="0" w:color="auto"/>
        <w:bottom w:val="none" w:sz="0" w:space="0" w:color="auto"/>
        <w:right w:val="none" w:sz="0" w:space="0" w:color="auto"/>
      </w:divBdr>
      <w:divsChild>
        <w:div w:id="851534280">
          <w:marLeft w:val="547"/>
          <w:marRight w:val="0"/>
          <w:marTop w:val="134"/>
          <w:marBottom w:val="0"/>
          <w:divBdr>
            <w:top w:val="none" w:sz="0" w:space="0" w:color="auto"/>
            <w:left w:val="none" w:sz="0" w:space="0" w:color="auto"/>
            <w:bottom w:val="none" w:sz="0" w:space="0" w:color="auto"/>
            <w:right w:val="none" w:sz="0" w:space="0" w:color="auto"/>
          </w:divBdr>
        </w:div>
      </w:divsChild>
    </w:div>
    <w:div w:id="1250580081">
      <w:bodyDiv w:val="1"/>
      <w:marLeft w:val="0"/>
      <w:marRight w:val="0"/>
      <w:marTop w:val="0"/>
      <w:marBottom w:val="0"/>
      <w:divBdr>
        <w:top w:val="none" w:sz="0" w:space="0" w:color="auto"/>
        <w:left w:val="none" w:sz="0" w:space="0" w:color="auto"/>
        <w:bottom w:val="none" w:sz="0" w:space="0" w:color="auto"/>
        <w:right w:val="none" w:sz="0" w:space="0" w:color="auto"/>
      </w:divBdr>
    </w:div>
    <w:div w:id="1251042096">
      <w:bodyDiv w:val="1"/>
      <w:marLeft w:val="0"/>
      <w:marRight w:val="0"/>
      <w:marTop w:val="0"/>
      <w:marBottom w:val="0"/>
      <w:divBdr>
        <w:top w:val="none" w:sz="0" w:space="0" w:color="auto"/>
        <w:left w:val="none" w:sz="0" w:space="0" w:color="auto"/>
        <w:bottom w:val="none" w:sz="0" w:space="0" w:color="auto"/>
        <w:right w:val="none" w:sz="0" w:space="0" w:color="auto"/>
      </w:divBdr>
    </w:div>
    <w:div w:id="1251086924">
      <w:bodyDiv w:val="1"/>
      <w:marLeft w:val="0"/>
      <w:marRight w:val="0"/>
      <w:marTop w:val="0"/>
      <w:marBottom w:val="0"/>
      <w:divBdr>
        <w:top w:val="none" w:sz="0" w:space="0" w:color="auto"/>
        <w:left w:val="none" w:sz="0" w:space="0" w:color="auto"/>
        <w:bottom w:val="none" w:sz="0" w:space="0" w:color="auto"/>
        <w:right w:val="none" w:sz="0" w:space="0" w:color="auto"/>
      </w:divBdr>
    </w:div>
    <w:div w:id="1251349735">
      <w:bodyDiv w:val="1"/>
      <w:marLeft w:val="0"/>
      <w:marRight w:val="0"/>
      <w:marTop w:val="0"/>
      <w:marBottom w:val="0"/>
      <w:divBdr>
        <w:top w:val="none" w:sz="0" w:space="0" w:color="auto"/>
        <w:left w:val="none" w:sz="0" w:space="0" w:color="auto"/>
        <w:bottom w:val="none" w:sz="0" w:space="0" w:color="auto"/>
        <w:right w:val="none" w:sz="0" w:space="0" w:color="auto"/>
      </w:divBdr>
    </w:div>
    <w:div w:id="1251544431">
      <w:bodyDiv w:val="1"/>
      <w:marLeft w:val="0"/>
      <w:marRight w:val="0"/>
      <w:marTop w:val="0"/>
      <w:marBottom w:val="0"/>
      <w:divBdr>
        <w:top w:val="none" w:sz="0" w:space="0" w:color="auto"/>
        <w:left w:val="none" w:sz="0" w:space="0" w:color="auto"/>
        <w:bottom w:val="none" w:sz="0" w:space="0" w:color="auto"/>
        <w:right w:val="none" w:sz="0" w:space="0" w:color="auto"/>
      </w:divBdr>
    </w:div>
    <w:div w:id="1251769289">
      <w:bodyDiv w:val="1"/>
      <w:marLeft w:val="0"/>
      <w:marRight w:val="0"/>
      <w:marTop w:val="0"/>
      <w:marBottom w:val="0"/>
      <w:divBdr>
        <w:top w:val="none" w:sz="0" w:space="0" w:color="auto"/>
        <w:left w:val="none" w:sz="0" w:space="0" w:color="auto"/>
        <w:bottom w:val="none" w:sz="0" w:space="0" w:color="auto"/>
        <w:right w:val="none" w:sz="0" w:space="0" w:color="auto"/>
      </w:divBdr>
    </w:div>
    <w:div w:id="1251937374">
      <w:bodyDiv w:val="1"/>
      <w:marLeft w:val="0"/>
      <w:marRight w:val="0"/>
      <w:marTop w:val="0"/>
      <w:marBottom w:val="0"/>
      <w:divBdr>
        <w:top w:val="none" w:sz="0" w:space="0" w:color="auto"/>
        <w:left w:val="none" w:sz="0" w:space="0" w:color="auto"/>
        <w:bottom w:val="none" w:sz="0" w:space="0" w:color="auto"/>
        <w:right w:val="none" w:sz="0" w:space="0" w:color="auto"/>
      </w:divBdr>
    </w:div>
    <w:div w:id="1252425369">
      <w:bodyDiv w:val="1"/>
      <w:marLeft w:val="0"/>
      <w:marRight w:val="0"/>
      <w:marTop w:val="0"/>
      <w:marBottom w:val="0"/>
      <w:divBdr>
        <w:top w:val="none" w:sz="0" w:space="0" w:color="auto"/>
        <w:left w:val="none" w:sz="0" w:space="0" w:color="auto"/>
        <w:bottom w:val="none" w:sz="0" w:space="0" w:color="auto"/>
        <w:right w:val="none" w:sz="0" w:space="0" w:color="auto"/>
      </w:divBdr>
    </w:div>
    <w:div w:id="1252934708">
      <w:bodyDiv w:val="1"/>
      <w:marLeft w:val="0"/>
      <w:marRight w:val="0"/>
      <w:marTop w:val="0"/>
      <w:marBottom w:val="0"/>
      <w:divBdr>
        <w:top w:val="none" w:sz="0" w:space="0" w:color="auto"/>
        <w:left w:val="none" w:sz="0" w:space="0" w:color="auto"/>
        <w:bottom w:val="none" w:sz="0" w:space="0" w:color="auto"/>
        <w:right w:val="none" w:sz="0" w:space="0" w:color="auto"/>
      </w:divBdr>
    </w:div>
    <w:div w:id="1253392546">
      <w:bodyDiv w:val="1"/>
      <w:marLeft w:val="0"/>
      <w:marRight w:val="0"/>
      <w:marTop w:val="0"/>
      <w:marBottom w:val="0"/>
      <w:divBdr>
        <w:top w:val="none" w:sz="0" w:space="0" w:color="auto"/>
        <w:left w:val="none" w:sz="0" w:space="0" w:color="auto"/>
        <w:bottom w:val="none" w:sz="0" w:space="0" w:color="auto"/>
        <w:right w:val="none" w:sz="0" w:space="0" w:color="auto"/>
      </w:divBdr>
      <w:divsChild>
        <w:div w:id="592276525">
          <w:marLeft w:val="547"/>
          <w:marRight w:val="0"/>
          <w:marTop w:val="115"/>
          <w:marBottom w:val="0"/>
          <w:divBdr>
            <w:top w:val="none" w:sz="0" w:space="0" w:color="auto"/>
            <w:left w:val="none" w:sz="0" w:space="0" w:color="auto"/>
            <w:bottom w:val="none" w:sz="0" w:space="0" w:color="auto"/>
            <w:right w:val="none" w:sz="0" w:space="0" w:color="auto"/>
          </w:divBdr>
        </w:div>
        <w:div w:id="2072118818">
          <w:marLeft w:val="547"/>
          <w:marRight w:val="0"/>
          <w:marTop w:val="115"/>
          <w:marBottom w:val="0"/>
          <w:divBdr>
            <w:top w:val="none" w:sz="0" w:space="0" w:color="auto"/>
            <w:left w:val="none" w:sz="0" w:space="0" w:color="auto"/>
            <w:bottom w:val="none" w:sz="0" w:space="0" w:color="auto"/>
            <w:right w:val="none" w:sz="0" w:space="0" w:color="auto"/>
          </w:divBdr>
        </w:div>
      </w:divsChild>
    </w:div>
    <w:div w:id="1253468988">
      <w:bodyDiv w:val="1"/>
      <w:marLeft w:val="0"/>
      <w:marRight w:val="0"/>
      <w:marTop w:val="0"/>
      <w:marBottom w:val="0"/>
      <w:divBdr>
        <w:top w:val="none" w:sz="0" w:space="0" w:color="auto"/>
        <w:left w:val="none" w:sz="0" w:space="0" w:color="auto"/>
        <w:bottom w:val="none" w:sz="0" w:space="0" w:color="auto"/>
        <w:right w:val="none" w:sz="0" w:space="0" w:color="auto"/>
      </w:divBdr>
      <w:divsChild>
        <w:div w:id="71854397">
          <w:marLeft w:val="1166"/>
          <w:marRight w:val="0"/>
          <w:marTop w:val="96"/>
          <w:marBottom w:val="0"/>
          <w:divBdr>
            <w:top w:val="none" w:sz="0" w:space="0" w:color="auto"/>
            <w:left w:val="none" w:sz="0" w:space="0" w:color="auto"/>
            <w:bottom w:val="none" w:sz="0" w:space="0" w:color="auto"/>
            <w:right w:val="none" w:sz="0" w:space="0" w:color="auto"/>
          </w:divBdr>
        </w:div>
        <w:div w:id="218517273">
          <w:marLeft w:val="547"/>
          <w:marRight w:val="0"/>
          <w:marTop w:val="115"/>
          <w:marBottom w:val="0"/>
          <w:divBdr>
            <w:top w:val="none" w:sz="0" w:space="0" w:color="auto"/>
            <w:left w:val="none" w:sz="0" w:space="0" w:color="auto"/>
            <w:bottom w:val="none" w:sz="0" w:space="0" w:color="auto"/>
            <w:right w:val="none" w:sz="0" w:space="0" w:color="auto"/>
          </w:divBdr>
        </w:div>
        <w:div w:id="373776396">
          <w:marLeft w:val="547"/>
          <w:marRight w:val="0"/>
          <w:marTop w:val="115"/>
          <w:marBottom w:val="0"/>
          <w:divBdr>
            <w:top w:val="none" w:sz="0" w:space="0" w:color="auto"/>
            <w:left w:val="none" w:sz="0" w:space="0" w:color="auto"/>
            <w:bottom w:val="none" w:sz="0" w:space="0" w:color="auto"/>
            <w:right w:val="none" w:sz="0" w:space="0" w:color="auto"/>
          </w:divBdr>
        </w:div>
        <w:div w:id="596212997">
          <w:marLeft w:val="1166"/>
          <w:marRight w:val="0"/>
          <w:marTop w:val="96"/>
          <w:marBottom w:val="0"/>
          <w:divBdr>
            <w:top w:val="none" w:sz="0" w:space="0" w:color="auto"/>
            <w:left w:val="none" w:sz="0" w:space="0" w:color="auto"/>
            <w:bottom w:val="none" w:sz="0" w:space="0" w:color="auto"/>
            <w:right w:val="none" w:sz="0" w:space="0" w:color="auto"/>
          </w:divBdr>
        </w:div>
        <w:div w:id="919799201">
          <w:marLeft w:val="1166"/>
          <w:marRight w:val="0"/>
          <w:marTop w:val="96"/>
          <w:marBottom w:val="0"/>
          <w:divBdr>
            <w:top w:val="none" w:sz="0" w:space="0" w:color="auto"/>
            <w:left w:val="none" w:sz="0" w:space="0" w:color="auto"/>
            <w:bottom w:val="none" w:sz="0" w:space="0" w:color="auto"/>
            <w:right w:val="none" w:sz="0" w:space="0" w:color="auto"/>
          </w:divBdr>
        </w:div>
        <w:div w:id="1698266394">
          <w:marLeft w:val="547"/>
          <w:marRight w:val="0"/>
          <w:marTop w:val="115"/>
          <w:marBottom w:val="0"/>
          <w:divBdr>
            <w:top w:val="none" w:sz="0" w:space="0" w:color="auto"/>
            <w:left w:val="none" w:sz="0" w:space="0" w:color="auto"/>
            <w:bottom w:val="none" w:sz="0" w:space="0" w:color="auto"/>
            <w:right w:val="none" w:sz="0" w:space="0" w:color="auto"/>
          </w:divBdr>
        </w:div>
      </w:divsChild>
    </w:div>
    <w:div w:id="1253588112">
      <w:bodyDiv w:val="1"/>
      <w:marLeft w:val="0"/>
      <w:marRight w:val="0"/>
      <w:marTop w:val="0"/>
      <w:marBottom w:val="0"/>
      <w:divBdr>
        <w:top w:val="none" w:sz="0" w:space="0" w:color="auto"/>
        <w:left w:val="none" w:sz="0" w:space="0" w:color="auto"/>
        <w:bottom w:val="none" w:sz="0" w:space="0" w:color="auto"/>
        <w:right w:val="none" w:sz="0" w:space="0" w:color="auto"/>
      </w:divBdr>
    </w:div>
    <w:div w:id="1253661643">
      <w:bodyDiv w:val="1"/>
      <w:marLeft w:val="0"/>
      <w:marRight w:val="0"/>
      <w:marTop w:val="0"/>
      <w:marBottom w:val="0"/>
      <w:divBdr>
        <w:top w:val="none" w:sz="0" w:space="0" w:color="auto"/>
        <w:left w:val="none" w:sz="0" w:space="0" w:color="auto"/>
        <w:bottom w:val="none" w:sz="0" w:space="0" w:color="auto"/>
        <w:right w:val="none" w:sz="0" w:space="0" w:color="auto"/>
      </w:divBdr>
    </w:div>
    <w:div w:id="1253734885">
      <w:bodyDiv w:val="1"/>
      <w:marLeft w:val="0"/>
      <w:marRight w:val="0"/>
      <w:marTop w:val="0"/>
      <w:marBottom w:val="0"/>
      <w:divBdr>
        <w:top w:val="none" w:sz="0" w:space="0" w:color="auto"/>
        <w:left w:val="none" w:sz="0" w:space="0" w:color="auto"/>
        <w:bottom w:val="none" w:sz="0" w:space="0" w:color="auto"/>
        <w:right w:val="none" w:sz="0" w:space="0" w:color="auto"/>
      </w:divBdr>
      <w:divsChild>
        <w:div w:id="141387124">
          <w:marLeft w:val="1800"/>
          <w:marRight w:val="0"/>
          <w:marTop w:val="100"/>
          <w:marBottom w:val="0"/>
          <w:divBdr>
            <w:top w:val="none" w:sz="0" w:space="0" w:color="auto"/>
            <w:left w:val="none" w:sz="0" w:space="0" w:color="auto"/>
            <w:bottom w:val="none" w:sz="0" w:space="0" w:color="auto"/>
            <w:right w:val="none" w:sz="0" w:space="0" w:color="auto"/>
          </w:divBdr>
        </w:div>
        <w:div w:id="151600351">
          <w:marLeft w:val="1800"/>
          <w:marRight w:val="0"/>
          <w:marTop w:val="100"/>
          <w:marBottom w:val="0"/>
          <w:divBdr>
            <w:top w:val="none" w:sz="0" w:space="0" w:color="auto"/>
            <w:left w:val="none" w:sz="0" w:space="0" w:color="auto"/>
            <w:bottom w:val="none" w:sz="0" w:space="0" w:color="auto"/>
            <w:right w:val="none" w:sz="0" w:space="0" w:color="auto"/>
          </w:divBdr>
        </w:div>
        <w:div w:id="269439086">
          <w:marLeft w:val="1080"/>
          <w:marRight w:val="0"/>
          <w:marTop w:val="100"/>
          <w:marBottom w:val="0"/>
          <w:divBdr>
            <w:top w:val="none" w:sz="0" w:space="0" w:color="auto"/>
            <w:left w:val="none" w:sz="0" w:space="0" w:color="auto"/>
            <w:bottom w:val="none" w:sz="0" w:space="0" w:color="auto"/>
            <w:right w:val="none" w:sz="0" w:space="0" w:color="auto"/>
          </w:divBdr>
        </w:div>
        <w:div w:id="894511390">
          <w:marLeft w:val="1800"/>
          <w:marRight w:val="0"/>
          <w:marTop w:val="100"/>
          <w:marBottom w:val="0"/>
          <w:divBdr>
            <w:top w:val="none" w:sz="0" w:space="0" w:color="auto"/>
            <w:left w:val="none" w:sz="0" w:space="0" w:color="auto"/>
            <w:bottom w:val="none" w:sz="0" w:space="0" w:color="auto"/>
            <w:right w:val="none" w:sz="0" w:space="0" w:color="auto"/>
          </w:divBdr>
        </w:div>
        <w:div w:id="983126289">
          <w:marLeft w:val="1080"/>
          <w:marRight w:val="0"/>
          <w:marTop w:val="100"/>
          <w:marBottom w:val="0"/>
          <w:divBdr>
            <w:top w:val="none" w:sz="0" w:space="0" w:color="auto"/>
            <w:left w:val="none" w:sz="0" w:space="0" w:color="auto"/>
            <w:bottom w:val="none" w:sz="0" w:space="0" w:color="auto"/>
            <w:right w:val="none" w:sz="0" w:space="0" w:color="auto"/>
          </w:divBdr>
        </w:div>
        <w:div w:id="1097865816">
          <w:marLeft w:val="1080"/>
          <w:marRight w:val="0"/>
          <w:marTop w:val="100"/>
          <w:marBottom w:val="0"/>
          <w:divBdr>
            <w:top w:val="none" w:sz="0" w:space="0" w:color="auto"/>
            <w:left w:val="none" w:sz="0" w:space="0" w:color="auto"/>
            <w:bottom w:val="none" w:sz="0" w:space="0" w:color="auto"/>
            <w:right w:val="none" w:sz="0" w:space="0" w:color="auto"/>
          </w:divBdr>
        </w:div>
        <w:div w:id="1460488810">
          <w:marLeft w:val="1080"/>
          <w:marRight w:val="0"/>
          <w:marTop w:val="100"/>
          <w:marBottom w:val="0"/>
          <w:divBdr>
            <w:top w:val="none" w:sz="0" w:space="0" w:color="auto"/>
            <w:left w:val="none" w:sz="0" w:space="0" w:color="auto"/>
            <w:bottom w:val="none" w:sz="0" w:space="0" w:color="auto"/>
            <w:right w:val="none" w:sz="0" w:space="0" w:color="auto"/>
          </w:divBdr>
        </w:div>
        <w:div w:id="1687638288">
          <w:marLeft w:val="1800"/>
          <w:marRight w:val="0"/>
          <w:marTop w:val="100"/>
          <w:marBottom w:val="0"/>
          <w:divBdr>
            <w:top w:val="none" w:sz="0" w:space="0" w:color="auto"/>
            <w:left w:val="none" w:sz="0" w:space="0" w:color="auto"/>
            <w:bottom w:val="none" w:sz="0" w:space="0" w:color="auto"/>
            <w:right w:val="none" w:sz="0" w:space="0" w:color="auto"/>
          </w:divBdr>
        </w:div>
        <w:div w:id="1689872180">
          <w:marLeft w:val="360"/>
          <w:marRight w:val="0"/>
          <w:marTop w:val="200"/>
          <w:marBottom w:val="0"/>
          <w:divBdr>
            <w:top w:val="none" w:sz="0" w:space="0" w:color="auto"/>
            <w:left w:val="none" w:sz="0" w:space="0" w:color="auto"/>
            <w:bottom w:val="none" w:sz="0" w:space="0" w:color="auto"/>
            <w:right w:val="none" w:sz="0" w:space="0" w:color="auto"/>
          </w:divBdr>
        </w:div>
        <w:div w:id="2019767653">
          <w:marLeft w:val="1800"/>
          <w:marRight w:val="0"/>
          <w:marTop w:val="100"/>
          <w:marBottom w:val="0"/>
          <w:divBdr>
            <w:top w:val="none" w:sz="0" w:space="0" w:color="auto"/>
            <w:left w:val="none" w:sz="0" w:space="0" w:color="auto"/>
            <w:bottom w:val="none" w:sz="0" w:space="0" w:color="auto"/>
            <w:right w:val="none" w:sz="0" w:space="0" w:color="auto"/>
          </w:divBdr>
        </w:div>
      </w:divsChild>
    </w:div>
    <w:div w:id="1253972433">
      <w:bodyDiv w:val="1"/>
      <w:marLeft w:val="0"/>
      <w:marRight w:val="0"/>
      <w:marTop w:val="0"/>
      <w:marBottom w:val="0"/>
      <w:divBdr>
        <w:top w:val="none" w:sz="0" w:space="0" w:color="auto"/>
        <w:left w:val="none" w:sz="0" w:space="0" w:color="auto"/>
        <w:bottom w:val="none" w:sz="0" w:space="0" w:color="auto"/>
        <w:right w:val="none" w:sz="0" w:space="0" w:color="auto"/>
      </w:divBdr>
    </w:div>
    <w:div w:id="1254126894">
      <w:bodyDiv w:val="1"/>
      <w:marLeft w:val="0"/>
      <w:marRight w:val="0"/>
      <w:marTop w:val="0"/>
      <w:marBottom w:val="0"/>
      <w:divBdr>
        <w:top w:val="none" w:sz="0" w:space="0" w:color="auto"/>
        <w:left w:val="none" w:sz="0" w:space="0" w:color="auto"/>
        <w:bottom w:val="none" w:sz="0" w:space="0" w:color="auto"/>
        <w:right w:val="none" w:sz="0" w:space="0" w:color="auto"/>
      </w:divBdr>
      <w:divsChild>
        <w:div w:id="987169994">
          <w:marLeft w:val="547"/>
          <w:marRight w:val="0"/>
          <w:marTop w:val="154"/>
          <w:marBottom w:val="0"/>
          <w:divBdr>
            <w:top w:val="none" w:sz="0" w:space="0" w:color="auto"/>
            <w:left w:val="none" w:sz="0" w:space="0" w:color="auto"/>
            <w:bottom w:val="none" w:sz="0" w:space="0" w:color="auto"/>
            <w:right w:val="none" w:sz="0" w:space="0" w:color="auto"/>
          </w:divBdr>
        </w:div>
      </w:divsChild>
    </w:div>
    <w:div w:id="1254362744">
      <w:bodyDiv w:val="1"/>
      <w:marLeft w:val="0"/>
      <w:marRight w:val="0"/>
      <w:marTop w:val="0"/>
      <w:marBottom w:val="0"/>
      <w:divBdr>
        <w:top w:val="none" w:sz="0" w:space="0" w:color="auto"/>
        <w:left w:val="none" w:sz="0" w:space="0" w:color="auto"/>
        <w:bottom w:val="none" w:sz="0" w:space="0" w:color="auto"/>
        <w:right w:val="none" w:sz="0" w:space="0" w:color="auto"/>
      </w:divBdr>
      <w:divsChild>
        <w:div w:id="38208988">
          <w:marLeft w:val="1166"/>
          <w:marRight w:val="0"/>
          <w:marTop w:val="96"/>
          <w:marBottom w:val="0"/>
          <w:divBdr>
            <w:top w:val="none" w:sz="0" w:space="0" w:color="auto"/>
            <w:left w:val="none" w:sz="0" w:space="0" w:color="auto"/>
            <w:bottom w:val="none" w:sz="0" w:space="0" w:color="auto"/>
            <w:right w:val="none" w:sz="0" w:space="0" w:color="auto"/>
          </w:divBdr>
        </w:div>
        <w:div w:id="149296569">
          <w:marLeft w:val="1166"/>
          <w:marRight w:val="0"/>
          <w:marTop w:val="96"/>
          <w:marBottom w:val="0"/>
          <w:divBdr>
            <w:top w:val="none" w:sz="0" w:space="0" w:color="auto"/>
            <w:left w:val="none" w:sz="0" w:space="0" w:color="auto"/>
            <w:bottom w:val="none" w:sz="0" w:space="0" w:color="auto"/>
            <w:right w:val="none" w:sz="0" w:space="0" w:color="auto"/>
          </w:divBdr>
        </w:div>
        <w:div w:id="346953309">
          <w:marLeft w:val="1166"/>
          <w:marRight w:val="0"/>
          <w:marTop w:val="96"/>
          <w:marBottom w:val="0"/>
          <w:divBdr>
            <w:top w:val="none" w:sz="0" w:space="0" w:color="auto"/>
            <w:left w:val="none" w:sz="0" w:space="0" w:color="auto"/>
            <w:bottom w:val="none" w:sz="0" w:space="0" w:color="auto"/>
            <w:right w:val="none" w:sz="0" w:space="0" w:color="auto"/>
          </w:divBdr>
        </w:div>
        <w:div w:id="1539244064">
          <w:marLeft w:val="1166"/>
          <w:marRight w:val="0"/>
          <w:marTop w:val="96"/>
          <w:marBottom w:val="0"/>
          <w:divBdr>
            <w:top w:val="none" w:sz="0" w:space="0" w:color="auto"/>
            <w:left w:val="none" w:sz="0" w:space="0" w:color="auto"/>
            <w:bottom w:val="none" w:sz="0" w:space="0" w:color="auto"/>
            <w:right w:val="none" w:sz="0" w:space="0" w:color="auto"/>
          </w:divBdr>
        </w:div>
        <w:div w:id="1703705027">
          <w:marLeft w:val="547"/>
          <w:marRight w:val="0"/>
          <w:marTop w:val="115"/>
          <w:marBottom w:val="0"/>
          <w:divBdr>
            <w:top w:val="none" w:sz="0" w:space="0" w:color="auto"/>
            <w:left w:val="none" w:sz="0" w:space="0" w:color="auto"/>
            <w:bottom w:val="none" w:sz="0" w:space="0" w:color="auto"/>
            <w:right w:val="none" w:sz="0" w:space="0" w:color="auto"/>
          </w:divBdr>
        </w:div>
        <w:div w:id="1826125803">
          <w:marLeft w:val="1166"/>
          <w:marRight w:val="0"/>
          <w:marTop w:val="96"/>
          <w:marBottom w:val="0"/>
          <w:divBdr>
            <w:top w:val="none" w:sz="0" w:space="0" w:color="auto"/>
            <w:left w:val="none" w:sz="0" w:space="0" w:color="auto"/>
            <w:bottom w:val="none" w:sz="0" w:space="0" w:color="auto"/>
            <w:right w:val="none" w:sz="0" w:space="0" w:color="auto"/>
          </w:divBdr>
        </w:div>
      </w:divsChild>
    </w:div>
    <w:div w:id="1254627931">
      <w:bodyDiv w:val="1"/>
      <w:marLeft w:val="0"/>
      <w:marRight w:val="0"/>
      <w:marTop w:val="0"/>
      <w:marBottom w:val="0"/>
      <w:divBdr>
        <w:top w:val="none" w:sz="0" w:space="0" w:color="auto"/>
        <w:left w:val="none" w:sz="0" w:space="0" w:color="auto"/>
        <w:bottom w:val="none" w:sz="0" w:space="0" w:color="auto"/>
        <w:right w:val="none" w:sz="0" w:space="0" w:color="auto"/>
      </w:divBdr>
    </w:div>
    <w:div w:id="1254974809">
      <w:bodyDiv w:val="1"/>
      <w:marLeft w:val="0"/>
      <w:marRight w:val="0"/>
      <w:marTop w:val="0"/>
      <w:marBottom w:val="0"/>
      <w:divBdr>
        <w:top w:val="none" w:sz="0" w:space="0" w:color="auto"/>
        <w:left w:val="none" w:sz="0" w:space="0" w:color="auto"/>
        <w:bottom w:val="none" w:sz="0" w:space="0" w:color="auto"/>
        <w:right w:val="none" w:sz="0" w:space="0" w:color="auto"/>
      </w:divBdr>
    </w:div>
    <w:div w:id="1255286388">
      <w:bodyDiv w:val="1"/>
      <w:marLeft w:val="0"/>
      <w:marRight w:val="0"/>
      <w:marTop w:val="0"/>
      <w:marBottom w:val="0"/>
      <w:divBdr>
        <w:top w:val="none" w:sz="0" w:space="0" w:color="auto"/>
        <w:left w:val="none" w:sz="0" w:space="0" w:color="auto"/>
        <w:bottom w:val="none" w:sz="0" w:space="0" w:color="auto"/>
        <w:right w:val="none" w:sz="0" w:space="0" w:color="auto"/>
      </w:divBdr>
      <w:divsChild>
        <w:div w:id="447087495">
          <w:marLeft w:val="547"/>
          <w:marRight w:val="0"/>
          <w:marTop w:val="96"/>
          <w:marBottom w:val="0"/>
          <w:divBdr>
            <w:top w:val="none" w:sz="0" w:space="0" w:color="auto"/>
            <w:left w:val="none" w:sz="0" w:space="0" w:color="auto"/>
            <w:bottom w:val="none" w:sz="0" w:space="0" w:color="auto"/>
            <w:right w:val="none" w:sz="0" w:space="0" w:color="auto"/>
          </w:divBdr>
        </w:div>
        <w:div w:id="1563100849">
          <w:marLeft w:val="547"/>
          <w:marRight w:val="0"/>
          <w:marTop w:val="96"/>
          <w:marBottom w:val="0"/>
          <w:divBdr>
            <w:top w:val="none" w:sz="0" w:space="0" w:color="auto"/>
            <w:left w:val="none" w:sz="0" w:space="0" w:color="auto"/>
            <w:bottom w:val="none" w:sz="0" w:space="0" w:color="auto"/>
            <w:right w:val="none" w:sz="0" w:space="0" w:color="auto"/>
          </w:divBdr>
        </w:div>
        <w:div w:id="1631747652">
          <w:marLeft w:val="547"/>
          <w:marRight w:val="0"/>
          <w:marTop w:val="96"/>
          <w:marBottom w:val="0"/>
          <w:divBdr>
            <w:top w:val="none" w:sz="0" w:space="0" w:color="auto"/>
            <w:left w:val="none" w:sz="0" w:space="0" w:color="auto"/>
            <w:bottom w:val="none" w:sz="0" w:space="0" w:color="auto"/>
            <w:right w:val="none" w:sz="0" w:space="0" w:color="auto"/>
          </w:divBdr>
        </w:div>
        <w:div w:id="1749231129">
          <w:marLeft w:val="547"/>
          <w:marRight w:val="0"/>
          <w:marTop w:val="96"/>
          <w:marBottom w:val="0"/>
          <w:divBdr>
            <w:top w:val="none" w:sz="0" w:space="0" w:color="auto"/>
            <w:left w:val="none" w:sz="0" w:space="0" w:color="auto"/>
            <w:bottom w:val="none" w:sz="0" w:space="0" w:color="auto"/>
            <w:right w:val="none" w:sz="0" w:space="0" w:color="auto"/>
          </w:divBdr>
        </w:div>
        <w:div w:id="1968775192">
          <w:marLeft w:val="547"/>
          <w:marRight w:val="0"/>
          <w:marTop w:val="96"/>
          <w:marBottom w:val="0"/>
          <w:divBdr>
            <w:top w:val="none" w:sz="0" w:space="0" w:color="auto"/>
            <w:left w:val="none" w:sz="0" w:space="0" w:color="auto"/>
            <w:bottom w:val="none" w:sz="0" w:space="0" w:color="auto"/>
            <w:right w:val="none" w:sz="0" w:space="0" w:color="auto"/>
          </w:divBdr>
        </w:div>
        <w:div w:id="2080249100">
          <w:marLeft w:val="547"/>
          <w:marRight w:val="0"/>
          <w:marTop w:val="96"/>
          <w:marBottom w:val="0"/>
          <w:divBdr>
            <w:top w:val="none" w:sz="0" w:space="0" w:color="auto"/>
            <w:left w:val="none" w:sz="0" w:space="0" w:color="auto"/>
            <w:bottom w:val="none" w:sz="0" w:space="0" w:color="auto"/>
            <w:right w:val="none" w:sz="0" w:space="0" w:color="auto"/>
          </w:divBdr>
        </w:div>
      </w:divsChild>
    </w:div>
    <w:div w:id="1256594340">
      <w:bodyDiv w:val="1"/>
      <w:marLeft w:val="0"/>
      <w:marRight w:val="0"/>
      <w:marTop w:val="0"/>
      <w:marBottom w:val="0"/>
      <w:divBdr>
        <w:top w:val="none" w:sz="0" w:space="0" w:color="auto"/>
        <w:left w:val="none" w:sz="0" w:space="0" w:color="auto"/>
        <w:bottom w:val="none" w:sz="0" w:space="0" w:color="auto"/>
        <w:right w:val="none" w:sz="0" w:space="0" w:color="auto"/>
      </w:divBdr>
    </w:div>
    <w:div w:id="1256940860">
      <w:bodyDiv w:val="1"/>
      <w:marLeft w:val="0"/>
      <w:marRight w:val="0"/>
      <w:marTop w:val="0"/>
      <w:marBottom w:val="0"/>
      <w:divBdr>
        <w:top w:val="none" w:sz="0" w:space="0" w:color="auto"/>
        <w:left w:val="none" w:sz="0" w:space="0" w:color="auto"/>
        <w:bottom w:val="none" w:sz="0" w:space="0" w:color="auto"/>
        <w:right w:val="none" w:sz="0" w:space="0" w:color="auto"/>
      </w:divBdr>
    </w:div>
    <w:div w:id="1257405507">
      <w:bodyDiv w:val="1"/>
      <w:marLeft w:val="0"/>
      <w:marRight w:val="0"/>
      <w:marTop w:val="0"/>
      <w:marBottom w:val="0"/>
      <w:divBdr>
        <w:top w:val="none" w:sz="0" w:space="0" w:color="auto"/>
        <w:left w:val="none" w:sz="0" w:space="0" w:color="auto"/>
        <w:bottom w:val="none" w:sz="0" w:space="0" w:color="auto"/>
        <w:right w:val="none" w:sz="0" w:space="0" w:color="auto"/>
      </w:divBdr>
      <w:divsChild>
        <w:div w:id="464470855">
          <w:marLeft w:val="547"/>
          <w:marRight w:val="0"/>
          <w:marTop w:val="115"/>
          <w:marBottom w:val="0"/>
          <w:divBdr>
            <w:top w:val="none" w:sz="0" w:space="0" w:color="auto"/>
            <w:left w:val="none" w:sz="0" w:space="0" w:color="auto"/>
            <w:bottom w:val="none" w:sz="0" w:space="0" w:color="auto"/>
            <w:right w:val="none" w:sz="0" w:space="0" w:color="auto"/>
          </w:divBdr>
        </w:div>
        <w:div w:id="572474266">
          <w:marLeft w:val="1166"/>
          <w:marRight w:val="0"/>
          <w:marTop w:val="115"/>
          <w:marBottom w:val="0"/>
          <w:divBdr>
            <w:top w:val="none" w:sz="0" w:space="0" w:color="auto"/>
            <w:left w:val="none" w:sz="0" w:space="0" w:color="auto"/>
            <w:bottom w:val="none" w:sz="0" w:space="0" w:color="auto"/>
            <w:right w:val="none" w:sz="0" w:space="0" w:color="auto"/>
          </w:divBdr>
        </w:div>
        <w:div w:id="1177617974">
          <w:marLeft w:val="1166"/>
          <w:marRight w:val="0"/>
          <w:marTop w:val="115"/>
          <w:marBottom w:val="0"/>
          <w:divBdr>
            <w:top w:val="none" w:sz="0" w:space="0" w:color="auto"/>
            <w:left w:val="none" w:sz="0" w:space="0" w:color="auto"/>
            <w:bottom w:val="none" w:sz="0" w:space="0" w:color="auto"/>
            <w:right w:val="none" w:sz="0" w:space="0" w:color="auto"/>
          </w:divBdr>
        </w:div>
        <w:div w:id="1617517769">
          <w:marLeft w:val="1166"/>
          <w:marRight w:val="0"/>
          <w:marTop w:val="115"/>
          <w:marBottom w:val="0"/>
          <w:divBdr>
            <w:top w:val="none" w:sz="0" w:space="0" w:color="auto"/>
            <w:left w:val="none" w:sz="0" w:space="0" w:color="auto"/>
            <w:bottom w:val="none" w:sz="0" w:space="0" w:color="auto"/>
            <w:right w:val="none" w:sz="0" w:space="0" w:color="auto"/>
          </w:divBdr>
        </w:div>
      </w:divsChild>
    </w:div>
    <w:div w:id="1258829887">
      <w:bodyDiv w:val="1"/>
      <w:marLeft w:val="0"/>
      <w:marRight w:val="0"/>
      <w:marTop w:val="0"/>
      <w:marBottom w:val="0"/>
      <w:divBdr>
        <w:top w:val="none" w:sz="0" w:space="0" w:color="auto"/>
        <w:left w:val="none" w:sz="0" w:space="0" w:color="auto"/>
        <w:bottom w:val="none" w:sz="0" w:space="0" w:color="auto"/>
        <w:right w:val="none" w:sz="0" w:space="0" w:color="auto"/>
      </w:divBdr>
    </w:div>
    <w:div w:id="1259410306">
      <w:bodyDiv w:val="1"/>
      <w:marLeft w:val="0"/>
      <w:marRight w:val="0"/>
      <w:marTop w:val="0"/>
      <w:marBottom w:val="0"/>
      <w:divBdr>
        <w:top w:val="none" w:sz="0" w:space="0" w:color="auto"/>
        <w:left w:val="none" w:sz="0" w:space="0" w:color="auto"/>
        <w:bottom w:val="none" w:sz="0" w:space="0" w:color="auto"/>
        <w:right w:val="none" w:sz="0" w:space="0" w:color="auto"/>
      </w:divBdr>
    </w:div>
    <w:div w:id="1259749480">
      <w:bodyDiv w:val="1"/>
      <w:marLeft w:val="0"/>
      <w:marRight w:val="0"/>
      <w:marTop w:val="0"/>
      <w:marBottom w:val="0"/>
      <w:divBdr>
        <w:top w:val="none" w:sz="0" w:space="0" w:color="auto"/>
        <w:left w:val="none" w:sz="0" w:space="0" w:color="auto"/>
        <w:bottom w:val="none" w:sz="0" w:space="0" w:color="auto"/>
        <w:right w:val="none" w:sz="0" w:space="0" w:color="auto"/>
      </w:divBdr>
    </w:div>
    <w:div w:id="1260064015">
      <w:bodyDiv w:val="1"/>
      <w:marLeft w:val="0"/>
      <w:marRight w:val="0"/>
      <w:marTop w:val="0"/>
      <w:marBottom w:val="0"/>
      <w:divBdr>
        <w:top w:val="none" w:sz="0" w:space="0" w:color="auto"/>
        <w:left w:val="none" w:sz="0" w:space="0" w:color="auto"/>
        <w:bottom w:val="none" w:sz="0" w:space="0" w:color="auto"/>
        <w:right w:val="none" w:sz="0" w:space="0" w:color="auto"/>
      </w:divBdr>
    </w:div>
    <w:div w:id="1260675872">
      <w:bodyDiv w:val="1"/>
      <w:marLeft w:val="0"/>
      <w:marRight w:val="0"/>
      <w:marTop w:val="0"/>
      <w:marBottom w:val="0"/>
      <w:divBdr>
        <w:top w:val="none" w:sz="0" w:space="0" w:color="auto"/>
        <w:left w:val="none" w:sz="0" w:space="0" w:color="auto"/>
        <w:bottom w:val="none" w:sz="0" w:space="0" w:color="auto"/>
        <w:right w:val="none" w:sz="0" w:space="0" w:color="auto"/>
      </w:divBdr>
      <w:divsChild>
        <w:div w:id="1590390367">
          <w:marLeft w:val="360"/>
          <w:marRight w:val="0"/>
          <w:marTop w:val="200"/>
          <w:marBottom w:val="0"/>
          <w:divBdr>
            <w:top w:val="none" w:sz="0" w:space="0" w:color="auto"/>
            <w:left w:val="none" w:sz="0" w:space="0" w:color="auto"/>
            <w:bottom w:val="none" w:sz="0" w:space="0" w:color="auto"/>
            <w:right w:val="none" w:sz="0" w:space="0" w:color="auto"/>
          </w:divBdr>
        </w:div>
      </w:divsChild>
    </w:div>
    <w:div w:id="1260867726">
      <w:bodyDiv w:val="1"/>
      <w:marLeft w:val="0"/>
      <w:marRight w:val="0"/>
      <w:marTop w:val="0"/>
      <w:marBottom w:val="0"/>
      <w:divBdr>
        <w:top w:val="none" w:sz="0" w:space="0" w:color="auto"/>
        <w:left w:val="none" w:sz="0" w:space="0" w:color="auto"/>
        <w:bottom w:val="none" w:sz="0" w:space="0" w:color="auto"/>
        <w:right w:val="none" w:sz="0" w:space="0" w:color="auto"/>
      </w:divBdr>
      <w:divsChild>
        <w:div w:id="36008179">
          <w:marLeft w:val="1166"/>
          <w:marRight w:val="0"/>
          <w:marTop w:val="86"/>
          <w:marBottom w:val="0"/>
          <w:divBdr>
            <w:top w:val="none" w:sz="0" w:space="0" w:color="auto"/>
            <w:left w:val="none" w:sz="0" w:space="0" w:color="auto"/>
            <w:bottom w:val="none" w:sz="0" w:space="0" w:color="auto"/>
            <w:right w:val="none" w:sz="0" w:space="0" w:color="auto"/>
          </w:divBdr>
        </w:div>
        <w:div w:id="210389218">
          <w:marLeft w:val="1166"/>
          <w:marRight w:val="0"/>
          <w:marTop w:val="86"/>
          <w:marBottom w:val="0"/>
          <w:divBdr>
            <w:top w:val="none" w:sz="0" w:space="0" w:color="auto"/>
            <w:left w:val="none" w:sz="0" w:space="0" w:color="auto"/>
            <w:bottom w:val="none" w:sz="0" w:space="0" w:color="auto"/>
            <w:right w:val="none" w:sz="0" w:space="0" w:color="auto"/>
          </w:divBdr>
        </w:div>
        <w:div w:id="462966729">
          <w:marLeft w:val="547"/>
          <w:marRight w:val="0"/>
          <w:marTop w:val="86"/>
          <w:marBottom w:val="0"/>
          <w:divBdr>
            <w:top w:val="none" w:sz="0" w:space="0" w:color="auto"/>
            <w:left w:val="none" w:sz="0" w:space="0" w:color="auto"/>
            <w:bottom w:val="none" w:sz="0" w:space="0" w:color="auto"/>
            <w:right w:val="none" w:sz="0" w:space="0" w:color="auto"/>
          </w:divBdr>
        </w:div>
        <w:div w:id="566651760">
          <w:marLeft w:val="1166"/>
          <w:marRight w:val="0"/>
          <w:marTop w:val="86"/>
          <w:marBottom w:val="0"/>
          <w:divBdr>
            <w:top w:val="none" w:sz="0" w:space="0" w:color="auto"/>
            <w:left w:val="none" w:sz="0" w:space="0" w:color="auto"/>
            <w:bottom w:val="none" w:sz="0" w:space="0" w:color="auto"/>
            <w:right w:val="none" w:sz="0" w:space="0" w:color="auto"/>
          </w:divBdr>
        </w:div>
        <w:div w:id="646013798">
          <w:marLeft w:val="1800"/>
          <w:marRight w:val="0"/>
          <w:marTop w:val="86"/>
          <w:marBottom w:val="0"/>
          <w:divBdr>
            <w:top w:val="none" w:sz="0" w:space="0" w:color="auto"/>
            <w:left w:val="none" w:sz="0" w:space="0" w:color="auto"/>
            <w:bottom w:val="none" w:sz="0" w:space="0" w:color="auto"/>
            <w:right w:val="none" w:sz="0" w:space="0" w:color="auto"/>
          </w:divBdr>
        </w:div>
        <w:div w:id="768354061">
          <w:marLeft w:val="1166"/>
          <w:marRight w:val="0"/>
          <w:marTop w:val="86"/>
          <w:marBottom w:val="0"/>
          <w:divBdr>
            <w:top w:val="none" w:sz="0" w:space="0" w:color="auto"/>
            <w:left w:val="none" w:sz="0" w:space="0" w:color="auto"/>
            <w:bottom w:val="none" w:sz="0" w:space="0" w:color="auto"/>
            <w:right w:val="none" w:sz="0" w:space="0" w:color="auto"/>
          </w:divBdr>
        </w:div>
        <w:div w:id="1083376172">
          <w:marLeft w:val="1166"/>
          <w:marRight w:val="0"/>
          <w:marTop w:val="86"/>
          <w:marBottom w:val="0"/>
          <w:divBdr>
            <w:top w:val="none" w:sz="0" w:space="0" w:color="auto"/>
            <w:left w:val="none" w:sz="0" w:space="0" w:color="auto"/>
            <w:bottom w:val="none" w:sz="0" w:space="0" w:color="auto"/>
            <w:right w:val="none" w:sz="0" w:space="0" w:color="auto"/>
          </w:divBdr>
        </w:div>
        <w:div w:id="1478762870">
          <w:marLeft w:val="1166"/>
          <w:marRight w:val="0"/>
          <w:marTop w:val="86"/>
          <w:marBottom w:val="0"/>
          <w:divBdr>
            <w:top w:val="none" w:sz="0" w:space="0" w:color="auto"/>
            <w:left w:val="none" w:sz="0" w:space="0" w:color="auto"/>
            <w:bottom w:val="none" w:sz="0" w:space="0" w:color="auto"/>
            <w:right w:val="none" w:sz="0" w:space="0" w:color="auto"/>
          </w:divBdr>
        </w:div>
      </w:divsChild>
    </w:div>
    <w:div w:id="1260871737">
      <w:bodyDiv w:val="1"/>
      <w:marLeft w:val="0"/>
      <w:marRight w:val="0"/>
      <w:marTop w:val="0"/>
      <w:marBottom w:val="0"/>
      <w:divBdr>
        <w:top w:val="none" w:sz="0" w:space="0" w:color="auto"/>
        <w:left w:val="none" w:sz="0" w:space="0" w:color="auto"/>
        <w:bottom w:val="none" w:sz="0" w:space="0" w:color="auto"/>
        <w:right w:val="none" w:sz="0" w:space="0" w:color="auto"/>
      </w:divBdr>
    </w:div>
    <w:div w:id="1261572094">
      <w:bodyDiv w:val="1"/>
      <w:marLeft w:val="0"/>
      <w:marRight w:val="0"/>
      <w:marTop w:val="0"/>
      <w:marBottom w:val="0"/>
      <w:divBdr>
        <w:top w:val="none" w:sz="0" w:space="0" w:color="auto"/>
        <w:left w:val="none" w:sz="0" w:space="0" w:color="auto"/>
        <w:bottom w:val="none" w:sz="0" w:space="0" w:color="auto"/>
        <w:right w:val="none" w:sz="0" w:space="0" w:color="auto"/>
      </w:divBdr>
      <w:divsChild>
        <w:div w:id="1135217977">
          <w:marLeft w:val="0"/>
          <w:marRight w:val="0"/>
          <w:marTop w:val="0"/>
          <w:marBottom w:val="0"/>
          <w:divBdr>
            <w:top w:val="none" w:sz="0" w:space="0" w:color="auto"/>
            <w:left w:val="none" w:sz="0" w:space="0" w:color="auto"/>
            <w:bottom w:val="none" w:sz="0" w:space="0" w:color="auto"/>
            <w:right w:val="none" w:sz="0" w:space="0" w:color="auto"/>
          </w:divBdr>
          <w:divsChild>
            <w:div w:id="1845901069">
              <w:marLeft w:val="0"/>
              <w:marRight w:val="0"/>
              <w:marTop w:val="0"/>
              <w:marBottom w:val="0"/>
              <w:divBdr>
                <w:top w:val="none" w:sz="0" w:space="0" w:color="auto"/>
                <w:left w:val="none" w:sz="0" w:space="0" w:color="auto"/>
                <w:bottom w:val="none" w:sz="0" w:space="0" w:color="auto"/>
                <w:right w:val="none" w:sz="0" w:space="0" w:color="auto"/>
              </w:divBdr>
            </w:div>
            <w:div w:id="2076312414">
              <w:marLeft w:val="0"/>
              <w:marRight w:val="0"/>
              <w:marTop w:val="0"/>
              <w:marBottom w:val="0"/>
              <w:divBdr>
                <w:top w:val="none" w:sz="0" w:space="0" w:color="auto"/>
                <w:left w:val="none" w:sz="0" w:space="0" w:color="auto"/>
                <w:bottom w:val="none" w:sz="0" w:space="0" w:color="auto"/>
                <w:right w:val="none" w:sz="0" w:space="0" w:color="auto"/>
              </w:divBdr>
            </w:div>
            <w:div w:id="213733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88827">
      <w:bodyDiv w:val="1"/>
      <w:marLeft w:val="0"/>
      <w:marRight w:val="0"/>
      <w:marTop w:val="0"/>
      <w:marBottom w:val="0"/>
      <w:divBdr>
        <w:top w:val="none" w:sz="0" w:space="0" w:color="auto"/>
        <w:left w:val="none" w:sz="0" w:space="0" w:color="auto"/>
        <w:bottom w:val="none" w:sz="0" w:space="0" w:color="auto"/>
        <w:right w:val="none" w:sz="0" w:space="0" w:color="auto"/>
      </w:divBdr>
    </w:div>
    <w:div w:id="1263077248">
      <w:bodyDiv w:val="1"/>
      <w:marLeft w:val="0"/>
      <w:marRight w:val="0"/>
      <w:marTop w:val="0"/>
      <w:marBottom w:val="0"/>
      <w:divBdr>
        <w:top w:val="none" w:sz="0" w:space="0" w:color="auto"/>
        <w:left w:val="none" w:sz="0" w:space="0" w:color="auto"/>
        <w:bottom w:val="none" w:sz="0" w:space="0" w:color="auto"/>
        <w:right w:val="none" w:sz="0" w:space="0" w:color="auto"/>
      </w:divBdr>
    </w:div>
    <w:div w:id="1263607498">
      <w:bodyDiv w:val="1"/>
      <w:marLeft w:val="0"/>
      <w:marRight w:val="0"/>
      <w:marTop w:val="0"/>
      <w:marBottom w:val="0"/>
      <w:divBdr>
        <w:top w:val="none" w:sz="0" w:space="0" w:color="auto"/>
        <w:left w:val="none" w:sz="0" w:space="0" w:color="auto"/>
        <w:bottom w:val="none" w:sz="0" w:space="0" w:color="auto"/>
        <w:right w:val="none" w:sz="0" w:space="0" w:color="auto"/>
      </w:divBdr>
    </w:div>
    <w:div w:id="1263877638">
      <w:bodyDiv w:val="1"/>
      <w:marLeft w:val="0"/>
      <w:marRight w:val="0"/>
      <w:marTop w:val="0"/>
      <w:marBottom w:val="0"/>
      <w:divBdr>
        <w:top w:val="none" w:sz="0" w:space="0" w:color="auto"/>
        <w:left w:val="none" w:sz="0" w:space="0" w:color="auto"/>
        <w:bottom w:val="none" w:sz="0" w:space="0" w:color="auto"/>
        <w:right w:val="none" w:sz="0" w:space="0" w:color="auto"/>
      </w:divBdr>
    </w:div>
    <w:div w:id="1264537413">
      <w:bodyDiv w:val="1"/>
      <w:marLeft w:val="0"/>
      <w:marRight w:val="0"/>
      <w:marTop w:val="0"/>
      <w:marBottom w:val="0"/>
      <w:divBdr>
        <w:top w:val="none" w:sz="0" w:space="0" w:color="auto"/>
        <w:left w:val="none" w:sz="0" w:space="0" w:color="auto"/>
        <w:bottom w:val="none" w:sz="0" w:space="0" w:color="auto"/>
        <w:right w:val="none" w:sz="0" w:space="0" w:color="auto"/>
      </w:divBdr>
    </w:div>
    <w:div w:id="1264916524">
      <w:bodyDiv w:val="1"/>
      <w:marLeft w:val="0"/>
      <w:marRight w:val="0"/>
      <w:marTop w:val="0"/>
      <w:marBottom w:val="0"/>
      <w:divBdr>
        <w:top w:val="none" w:sz="0" w:space="0" w:color="auto"/>
        <w:left w:val="none" w:sz="0" w:space="0" w:color="auto"/>
        <w:bottom w:val="none" w:sz="0" w:space="0" w:color="auto"/>
        <w:right w:val="none" w:sz="0" w:space="0" w:color="auto"/>
      </w:divBdr>
    </w:div>
    <w:div w:id="1265380562">
      <w:bodyDiv w:val="1"/>
      <w:marLeft w:val="0"/>
      <w:marRight w:val="0"/>
      <w:marTop w:val="0"/>
      <w:marBottom w:val="0"/>
      <w:divBdr>
        <w:top w:val="none" w:sz="0" w:space="0" w:color="auto"/>
        <w:left w:val="none" w:sz="0" w:space="0" w:color="auto"/>
        <w:bottom w:val="none" w:sz="0" w:space="0" w:color="auto"/>
        <w:right w:val="none" w:sz="0" w:space="0" w:color="auto"/>
      </w:divBdr>
    </w:div>
    <w:div w:id="1265966285">
      <w:bodyDiv w:val="1"/>
      <w:marLeft w:val="0"/>
      <w:marRight w:val="0"/>
      <w:marTop w:val="0"/>
      <w:marBottom w:val="0"/>
      <w:divBdr>
        <w:top w:val="none" w:sz="0" w:space="0" w:color="auto"/>
        <w:left w:val="none" w:sz="0" w:space="0" w:color="auto"/>
        <w:bottom w:val="none" w:sz="0" w:space="0" w:color="auto"/>
        <w:right w:val="none" w:sz="0" w:space="0" w:color="auto"/>
      </w:divBdr>
    </w:div>
    <w:div w:id="1266108711">
      <w:bodyDiv w:val="1"/>
      <w:marLeft w:val="0"/>
      <w:marRight w:val="0"/>
      <w:marTop w:val="0"/>
      <w:marBottom w:val="0"/>
      <w:divBdr>
        <w:top w:val="none" w:sz="0" w:space="0" w:color="auto"/>
        <w:left w:val="none" w:sz="0" w:space="0" w:color="auto"/>
        <w:bottom w:val="none" w:sz="0" w:space="0" w:color="auto"/>
        <w:right w:val="none" w:sz="0" w:space="0" w:color="auto"/>
      </w:divBdr>
      <w:divsChild>
        <w:div w:id="607009724">
          <w:marLeft w:val="547"/>
          <w:marRight w:val="0"/>
          <w:marTop w:val="144"/>
          <w:marBottom w:val="0"/>
          <w:divBdr>
            <w:top w:val="none" w:sz="0" w:space="0" w:color="auto"/>
            <w:left w:val="none" w:sz="0" w:space="0" w:color="auto"/>
            <w:bottom w:val="none" w:sz="0" w:space="0" w:color="auto"/>
            <w:right w:val="none" w:sz="0" w:space="0" w:color="auto"/>
          </w:divBdr>
        </w:div>
        <w:div w:id="1083340120">
          <w:marLeft w:val="547"/>
          <w:marRight w:val="0"/>
          <w:marTop w:val="144"/>
          <w:marBottom w:val="0"/>
          <w:divBdr>
            <w:top w:val="none" w:sz="0" w:space="0" w:color="auto"/>
            <w:left w:val="none" w:sz="0" w:space="0" w:color="auto"/>
            <w:bottom w:val="none" w:sz="0" w:space="0" w:color="auto"/>
            <w:right w:val="none" w:sz="0" w:space="0" w:color="auto"/>
          </w:divBdr>
        </w:div>
        <w:div w:id="1274829385">
          <w:marLeft w:val="1166"/>
          <w:marRight w:val="0"/>
          <w:marTop w:val="125"/>
          <w:marBottom w:val="0"/>
          <w:divBdr>
            <w:top w:val="none" w:sz="0" w:space="0" w:color="auto"/>
            <w:left w:val="none" w:sz="0" w:space="0" w:color="auto"/>
            <w:bottom w:val="none" w:sz="0" w:space="0" w:color="auto"/>
            <w:right w:val="none" w:sz="0" w:space="0" w:color="auto"/>
          </w:divBdr>
        </w:div>
        <w:div w:id="1893496395">
          <w:marLeft w:val="1166"/>
          <w:marRight w:val="0"/>
          <w:marTop w:val="125"/>
          <w:marBottom w:val="0"/>
          <w:divBdr>
            <w:top w:val="none" w:sz="0" w:space="0" w:color="auto"/>
            <w:left w:val="none" w:sz="0" w:space="0" w:color="auto"/>
            <w:bottom w:val="none" w:sz="0" w:space="0" w:color="auto"/>
            <w:right w:val="none" w:sz="0" w:space="0" w:color="auto"/>
          </w:divBdr>
        </w:div>
        <w:div w:id="2021618797">
          <w:marLeft w:val="1166"/>
          <w:marRight w:val="0"/>
          <w:marTop w:val="125"/>
          <w:marBottom w:val="0"/>
          <w:divBdr>
            <w:top w:val="none" w:sz="0" w:space="0" w:color="auto"/>
            <w:left w:val="none" w:sz="0" w:space="0" w:color="auto"/>
            <w:bottom w:val="none" w:sz="0" w:space="0" w:color="auto"/>
            <w:right w:val="none" w:sz="0" w:space="0" w:color="auto"/>
          </w:divBdr>
        </w:div>
      </w:divsChild>
    </w:div>
    <w:div w:id="1266184407">
      <w:bodyDiv w:val="1"/>
      <w:marLeft w:val="0"/>
      <w:marRight w:val="0"/>
      <w:marTop w:val="0"/>
      <w:marBottom w:val="0"/>
      <w:divBdr>
        <w:top w:val="none" w:sz="0" w:space="0" w:color="auto"/>
        <w:left w:val="none" w:sz="0" w:space="0" w:color="auto"/>
        <w:bottom w:val="none" w:sz="0" w:space="0" w:color="auto"/>
        <w:right w:val="none" w:sz="0" w:space="0" w:color="auto"/>
      </w:divBdr>
    </w:div>
    <w:div w:id="1266423461">
      <w:bodyDiv w:val="1"/>
      <w:marLeft w:val="0"/>
      <w:marRight w:val="0"/>
      <w:marTop w:val="0"/>
      <w:marBottom w:val="0"/>
      <w:divBdr>
        <w:top w:val="none" w:sz="0" w:space="0" w:color="auto"/>
        <w:left w:val="none" w:sz="0" w:space="0" w:color="auto"/>
        <w:bottom w:val="none" w:sz="0" w:space="0" w:color="auto"/>
        <w:right w:val="none" w:sz="0" w:space="0" w:color="auto"/>
      </w:divBdr>
    </w:div>
    <w:div w:id="1266616369">
      <w:bodyDiv w:val="1"/>
      <w:marLeft w:val="0"/>
      <w:marRight w:val="0"/>
      <w:marTop w:val="0"/>
      <w:marBottom w:val="0"/>
      <w:divBdr>
        <w:top w:val="none" w:sz="0" w:space="0" w:color="auto"/>
        <w:left w:val="none" w:sz="0" w:space="0" w:color="auto"/>
        <w:bottom w:val="none" w:sz="0" w:space="0" w:color="auto"/>
        <w:right w:val="none" w:sz="0" w:space="0" w:color="auto"/>
      </w:divBdr>
    </w:div>
    <w:div w:id="1267275143">
      <w:bodyDiv w:val="1"/>
      <w:marLeft w:val="0"/>
      <w:marRight w:val="0"/>
      <w:marTop w:val="0"/>
      <w:marBottom w:val="0"/>
      <w:divBdr>
        <w:top w:val="none" w:sz="0" w:space="0" w:color="auto"/>
        <w:left w:val="none" w:sz="0" w:space="0" w:color="auto"/>
        <w:bottom w:val="none" w:sz="0" w:space="0" w:color="auto"/>
        <w:right w:val="none" w:sz="0" w:space="0" w:color="auto"/>
      </w:divBdr>
    </w:div>
    <w:div w:id="1268274793">
      <w:bodyDiv w:val="1"/>
      <w:marLeft w:val="0"/>
      <w:marRight w:val="0"/>
      <w:marTop w:val="0"/>
      <w:marBottom w:val="0"/>
      <w:divBdr>
        <w:top w:val="none" w:sz="0" w:space="0" w:color="auto"/>
        <w:left w:val="none" w:sz="0" w:space="0" w:color="auto"/>
        <w:bottom w:val="none" w:sz="0" w:space="0" w:color="auto"/>
        <w:right w:val="none" w:sz="0" w:space="0" w:color="auto"/>
      </w:divBdr>
    </w:div>
    <w:div w:id="1268394374">
      <w:bodyDiv w:val="1"/>
      <w:marLeft w:val="0"/>
      <w:marRight w:val="0"/>
      <w:marTop w:val="0"/>
      <w:marBottom w:val="0"/>
      <w:divBdr>
        <w:top w:val="none" w:sz="0" w:space="0" w:color="auto"/>
        <w:left w:val="none" w:sz="0" w:space="0" w:color="auto"/>
        <w:bottom w:val="none" w:sz="0" w:space="0" w:color="auto"/>
        <w:right w:val="none" w:sz="0" w:space="0" w:color="auto"/>
      </w:divBdr>
    </w:div>
    <w:div w:id="1271355235">
      <w:bodyDiv w:val="1"/>
      <w:marLeft w:val="0"/>
      <w:marRight w:val="0"/>
      <w:marTop w:val="0"/>
      <w:marBottom w:val="0"/>
      <w:divBdr>
        <w:top w:val="none" w:sz="0" w:space="0" w:color="auto"/>
        <w:left w:val="none" w:sz="0" w:space="0" w:color="auto"/>
        <w:bottom w:val="none" w:sz="0" w:space="0" w:color="auto"/>
        <w:right w:val="none" w:sz="0" w:space="0" w:color="auto"/>
      </w:divBdr>
    </w:div>
    <w:div w:id="1272014936">
      <w:bodyDiv w:val="1"/>
      <w:marLeft w:val="0"/>
      <w:marRight w:val="0"/>
      <w:marTop w:val="0"/>
      <w:marBottom w:val="0"/>
      <w:divBdr>
        <w:top w:val="none" w:sz="0" w:space="0" w:color="auto"/>
        <w:left w:val="none" w:sz="0" w:space="0" w:color="auto"/>
        <w:bottom w:val="none" w:sz="0" w:space="0" w:color="auto"/>
        <w:right w:val="none" w:sz="0" w:space="0" w:color="auto"/>
      </w:divBdr>
      <w:divsChild>
        <w:div w:id="446655620">
          <w:marLeft w:val="274"/>
          <w:marRight w:val="0"/>
          <w:marTop w:val="96"/>
          <w:marBottom w:val="0"/>
          <w:divBdr>
            <w:top w:val="none" w:sz="0" w:space="0" w:color="auto"/>
            <w:left w:val="none" w:sz="0" w:space="0" w:color="auto"/>
            <w:bottom w:val="none" w:sz="0" w:space="0" w:color="auto"/>
            <w:right w:val="none" w:sz="0" w:space="0" w:color="auto"/>
          </w:divBdr>
        </w:div>
        <w:div w:id="745880561">
          <w:marLeft w:val="835"/>
          <w:marRight w:val="0"/>
          <w:marTop w:val="86"/>
          <w:marBottom w:val="0"/>
          <w:divBdr>
            <w:top w:val="none" w:sz="0" w:space="0" w:color="auto"/>
            <w:left w:val="none" w:sz="0" w:space="0" w:color="auto"/>
            <w:bottom w:val="none" w:sz="0" w:space="0" w:color="auto"/>
            <w:right w:val="none" w:sz="0" w:space="0" w:color="auto"/>
          </w:divBdr>
        </w:div>
        <w:div w:id="1162618123">
          <w:marLeft w:val="835"/>
          <w:marRight w:val="0"/>
          <w:marTop w:val="86"/>
          <w:marBottom w:val="0"/>
          <w:divBdr>
            <w:top w:val="none" w:sz="0" w:space="0" w:color="auto"/>
            <w:left w:val="none" w:sz="0" w:space="0" w:color="auto"/>
            <w:bottom w:val="none" w:sz="0" w:space="0" w:color="auto"/>
            <w:right w:val="none" w:sz="0" w:space="0" w:color="auto"/>
          </w:divBdr>
        </w:div>
        <w:div w:id="1390495775">
          <w:marLeft w:val="835"/>
          <w:marRight w:val="0"/>
          <w:marTop w:val="86"/>
          <w:marBottom w:val="0"/>
          <w:divBdr>
            <w:top w:val="none" w:sz="0" w:space="0" w:color="auto"/>
            <w:left w:val="none" w:sz="0" w:space="0" w:color="auto"/>
            <w:bottom w:val="none" w:sz="0" w:space="0" w:color="auto"/>
            <w:right w:val="none" w:sz="0" w:space="0" w:color="auto"/>
          </w:divBdr>
        </w:div>
        <w:div w:id="1442337320">
          <w:marLeft w:val="835"/>
          <w:marRight w:val="0"/>
          <w:marTop w:val="86"/>
          <w:marBottom w:val="0"/>
          <w:divBdr>
            <w:top w:val="none" w:sz="0" w:space="0" w:color="auto"/>
            <w:left w:val="none" w:sz="0" w:space="0" w:color="auto"/>
            <w:bottom w:val="none" w:sz="0" w:space="0" w:color="auto"/>
            <w:right w:val="none" w:sz="0" w:space="0" w:color="auto"/>
          </w:divBdr>
        </w:div>
        <w:div w:id="1482964120">
          <w:marLeft w:val="835"/>
          <w:marRight w:val="0"/>
          <w:marTop w:val="86"/>
          <w:marBottom w:val="0"/>
          <w:divBdr>
            <w:top w:val="none" w:sz="0" w:space="0" w:color="auto"/>
            <w:left w:val="none" w:sz="0" w:space="0" w:color="auto"/>
            <w:bottom w:val="none" w:sz="0" w:space="0" w:color="auto"/>
            <w:right w:val="none" w:sz="0" w:space="0" w:color="auto"/>
          </w:divBdr>
        </w:div>
        <w:div w:id="1632056372">
          <w:marLeft w:val="274"/>
          <w:marRight w:val="0"/>
          <w:marTop w:val="96"/>
          <w:marBottom w:val="0"/>
          <w:divBdr>
            <w:top w:val="none" w:sz="0" w:space="0" w:color="auto"/>
            <w:left w:val="none" w:sz="0" w:space="0" w:color="auto"/>
            <w:bottom w:val="none" w:sz="0" w:space="0" w:color="auto"/>
            <w:right w:val="none" w:sz="0" w:space="0" w:color="auto"/>
          </w:divBdr>
        </w:div>
        <w:div w:id="1854495142">
          <w:marLeft w:val="835"/>
          <w:marRight w:val="0"/>
          <w:marTop w:val="86"/>
          <w:marBottom w:val="0"/>
          <w:divBdr>
            <w:top w:val="none" w:sz="0" w:space="0" w:color="auto"/>
            <w:left w:val="none" w:sz="0" w:space="0" w:color="auto"/>
            <w:bottom w:val="none" w:sz="0" w:space="0" w:color="auto"/>
            <w:right w:val="none" w:sz="0" w:space="0" w:color="auto"/>
          </w:divBdr>
        </w:div>
        <w:div w:id="2074352547">
          <w:marLeft w:val="835"/>
          <w:marRight w:val="0"/>
          <w:marTop w:val="86"/>
          <w:marBottom w:val="0"/>
          <w:divBdr>
            <w:top w:val="none" w:sz="0" w:space="0" w:color="auto"/>
            <w:left w:val="none" w:sz="0" w:space="0" w:color="auto"/>
            <w:bottom w:val="none" w:sz="0" w:space="0" w:color="auto"/>
            <w:right w:val="none" w:sz="0" w:space="0" w:color="auto"/>
          </w:divBdr>
        </w:div>
      </w:divsChild>
    </w:div>
    <w:div w:id="1273441557">
      <w:bodyDiv w:val="1"/>
      <w:marLeft w:val="0"/>
      <w:marRight w:val="0"/>
      <w:marTop w:val="0"/>
      <w:marBottom w:val="0"/>
      <w:divBdr>
        <w:top w:val="none" w:sz="0" w:space="0" w:color="auto"/>
        <w:left w:val="none" w:sz="0" w:space="0" w:color="auto"/>
        <w:bottom w:val="none" w:sz="0" w:space="0" w:color="auto"/>
        <w:right w:val="none" w:sz="0" w:space="0" w:color="auto"/>
      </w:divBdr>
    </w:div>
    <w:div w:id="1273904549">
      <w:bodyDiv w:val="1"/>
      <w:marLeft w:val="0"/>
      <w:marRight w:val="0"/>
      <w:marTop w:val="0"/>
      <w:marBottom w:val="0"/>
      <w:divBdr>
        <w:top w:val="none" w:sz="0" w:space="0" w:color="auto"/>
        <w:left w:val="none" w:sz="0" w:space="0" w:color="auto"/>
        <w:bottom w:val="none" w:sz="0" w:space="0" w:color="auto"/>
        <w:right w:val="none" w:sz="0" w:space="0" w:color="auto"/>
      </w:divBdr>
    </w:div>
    <w:div w:id="1275095089">
      <w:bodyDiv w:val="1"/>
      <w:marLeft w:val="0"/>
      <w:marRight w:val="0"/>
      <w:marTop w:val="0"/>
      <w:marBottom w:val="0"/>
      <w:divBdr>
        <w:top w:val="none" w:sz="0" w:space="0" w:color="auto"/>
        <w:left w:val="none" w:sz="0" w:space="0" w:color="auto"/>
        <w:bottom w:val="none" w:sz="0" w:space="0" w:color="auto"/>
        <w:right w:val="none" w:sz="0" w:space="0" w:color="auto"/>
      </w:divBdr>
    </w:div>
    <w:div w:id="1275748414">
      <w:bodyDiv w:val="1"/>
      <w:marLeft w:val="0"/>
      <w:marRight w:val="0"/>
      <w:marTop w:val="0"/>
      <w:marBottom w:val="0"/>
      <w:divBdr>
        <w:top w:val="none" w:sz="0" w:space="0" w:color="auto"/>
        <w:left w:val="none" w:sz="0" w:space="0" w:color="auto"/>
        <w:bottom w:val="none" w:sz="0" w:space="0" w:color="auto"/>
        <w:right w:val="none" w:sz="0" w:space="0" w:color="auto"/>
      </w:divBdr>
    </w:div>
    <w:div w:id="1276135604">
      <w:bodyDiv w:val="1"/>
      <w:marLeft w:val="0"/>
      <w:marRight w:val="0"/>
      <w:marTop w:val="0"/>
      <w:marBottom w:val="0"/>
      <w:divBdr>
        <w:top w:val="none" w:sz="0" w:space="0" w:color="auto"/>
        <w:left w:val="none" w:sz="0" w:space="0" w:color="auto"/>
        <w:bottom w:val="none" w:sz="0" w:space="0" w:color="auto"/>
        <w:right w:val="none" w:sz="0" w:space="0" w:color="auto"/>
      </w:divBdr>
      <w:divsChild>
        <w:div w:id="592395127">
          <w:marLeft w:val="1166"/>
          <w:marRight w:val="0"/>
          <w:marTop w:val="96"/>
          <w:marBottom w:val="0"/>
          <w:divBdr>
            <w:top w:val="none" w:sz="0" w:space="0" w:color="auto"/>
            <w:left w:val="none" w:sz="0" w:space="0" w:color="auto"/>
            <w:bottom w:val="none" w:sz="0" w:space="0" w:color="auto"/>
            <w:right w:val="none" w:sz="0" w:space="0" w:color="auto"/>
          </w:divBdr>
        </w:div>
        <w:div w:id="741831676">
          <w:marLeft w:val="1886"/>
          <w:marRight w:val="0"/>
          <w:marTop w:val="77"/>
          <w:marBottom w:val="0"/>
          <w:divBdr>
            <w:top w:val="none" w:sz="0" w:space="0" w:color="auto"/>
            <w:left w:val="none" w:sz="0" w:space="0" w:color="auto"/>
            <w:bottom w:val="none" w:sz="0" w:space="0" w:color="auto"/>
            <w:right w:val="none" w:sz="0" w:space="0" w:color="auto"/>
          </w:divBdr>
        </w:div>
        <w:div w:id="1084187653">
          <w:marLeft w:val="547"/>
          <w:marRight w:val="0"/>
          <w:marTop w:val="96"/>
          <w:marBottom w:val="0"/>
          <w:divBdr>
            <w:top w:val="none" w:sz="0" w:space="0" w:color="auto"/>
            <w:left w:val="none" w:sz="0" w:space="0" w:color="auto"/>
            <w:bottom w:val="none" w:sz="0" w:space="0" w:color="auto"/>
            <w:right w:val="none" w:sz="0" w:space="0" w:color="auto"/>
          </w:divBdr>
        </w:div>
        <w:div w:id="1125932376">
          <w:marLeft w:val="1166"/>
          <w:marRight w:val="0"/>
          <w:marTop w:val="96"/>
          <w:marBottom w:val="0"/>
          <w:divBdr>
            <w:top w:val="none" w:sz="0" w:space="0" w:color="auto"/>
            <w:left w:val="none" w:sz="0" w:space="0" w:color="auto"/>
            <w:bottom w:val="none" w:sz="0" w:space="0" w:color="auto"/>
            <w:right w:val="none" w:sz="0" w:space="0" w:color="auto"/>
          </w:divBdr>
        </w:div>
        <w:div w:id="1466922436">
          <w:marLeft w:val="1886"/>
          <w:marRight w:val="0"/>
          <w:marTop w:val="77"/>
          <w:marBottom w:val="0"/>
          <w:divBdr>
            <w:top w:val="none" w:sz="0" w:space="0" w:color="auto"/>
            <w:left w:val="none" w:sz="0" w:space="0" w:color="auto"/>
            <w:bottom w:val="none" w:sz="0" w:space="0" w:color="auto"/>
            <w:right w:val="none" w:sz="0" w:space="0" w:color="auto"/>
          </w:divBdr>
        </w:div>
        <w:div w:id="1523743119">
          <w:marLeft w:val="1886"/>
          <w:marRight w:val="0"/>
          <w:marTop w:val="77"/>
          <w:marBottom w:val="0"/>
          <w:divBdr>
            <w:top w:val="none" w:sz="0" w:space="0" w:color="auto"/>
            <w:left w:val="none" w:sz="0" w:space="0" w:color="auto"/>
            <w:bottom w:val="none" w:sz="0" w:space="0" w:color="auto"/>
            <w:right w:val="none" w:sz="0" w:space="0" w:color="auto"/>
          </w:divBdr>
        </w:div>
        <w:div w:id="1681853731">
          <w:marLeft w:val="1886"/>
          <w:marRight w:val="0"/>
          <w:marTop w:val="77"/>
          <w:marBottom w:val="0"/>
          <w:divBdr>
            <w:top w:val="none" w:sz="0" w:space="0" w:color="auto"/>
            <w:left w:val="none" w:sz="0" w:space="0" w:color="auto"/>
            <w:bottom w:val="none" w:sz="0" w:space="0" w:color="auto"/>
            <w:right w:val="none" w:sz="0" w:space="0" w:color="auto"/>
          </w:divBdr>
        </w:div>
        <w:div w:id="1725371983">
          <w:marLeft w:val="1166"/>
          <w:marRight w:val="0"/>
          <w:marTop w:val="96"/>
          <w:marBottom w:val="0"/>
          <w:divBdr>
            <w:top w:val="none" w:sz="0" w:space="0" w:color="auto"/>
            <w:left w:val="none" w:sz="0" w:space="0" w:color="auto"/>
            <w:bottom w:val="none" w:sz="0" w:space="0" w:color="auto"/>
            <w:right w:val="none" w:sz="0" w:space="0" w:color="auto"/>
          </w:divBdr>
        </w:div>
        <w:div w:id="1918008654">
          <w:marLeft w:val="1886"/>
          <w:marRight w:val="0"/>
          <w:marTop w:val="77"/>
          <w:marBottom w:val="0"/>
          <w:divBdr>
            <w:top w:val="none" w:sz="0" w:space="0" w:color="auto"/>
            <w:left w:val="none" w:sz="0" w:space="0" w:color="auto"/>
            <w:bottom w:val="none" w:sz="0" w:space="0" w:color="auto"/>
            <w:right w:val="none" w:sz="0" w:space="0" w:color="auto"/>
          </w:divBdr>
        </w:div>
        <w:div w:id="2009088256">
          <w:marLeft w:val="1166"/>
          <w:marRight w:val="0"/>
          <w:marTop w:val="96"/>
          <w:marBottom w:val="0"/>
          <w:divBdr>
            <w:top w:val="none" w:sz="0" w:space="0" w:color="auto"/>
            <w:left w:val="none" w:sz="0" w:space="0" w:color="auto"/>
            <w:bottom w:val="none" w:sz="0" w:space="0" w:color="auto"/>
            <w:right w:val="none" w:sz="0" w:space="0" w:color="auto"/>
          </w:divBdr>
        </w:div>
        <w:div w:id="2038383610">
          <w:marLeft w:val="1166"/>
          <w:marRight w:val="0"/>
          <w:marTop w:val="96"/>
          <w:marBottom w:val="0"/>
          <w:divBdr>
            <w:top w:val="none" w:sz="0" w:space="0" w:color="auto"/>
            <w:left w:val="none" w:sz="0" w:space="0" w:color="auto"/>
            <w:bottom w:val="none" w:sz="0" w:space="0" w:color="auto"/>
            <w:right w:val="none" w:sz="0" w:space="0" w:color="auto"/>
          </w:divBdr>
        </w:div>
        <w:div w:id="2057580886">
          <w:marLeft w:val="1886"/>
          <w:marRight w:val="0"/>
          <w:marTop w:val="77"/>
          <w:marBottom w:val="0"/>
          <w:divBdr>
            <w:top w:val="none" w:sz="0" w:space="0" w:color="auto"/>
            <w:left w:val="none" w:sz="0" w:space="0" w:color="auto"/>
            <w:bottom w:val="none" w:sz="0" w:space="0" w:color="auto"/>
            <w:right w:val="none" w:sz="0" w:space="0" w:color="auto"/>
          </w:divBdr>
        </w:div>
      </w:divsChild>
    </w:div>
    <w:div w:id="1278411011">
      <w:bodyDiv w:val="1"/>
      <w:marLeft w:val="0"/>
      <w:marRight w:val="0"/>
      <w:marTop w:val="0"/>
      <w:marBottom w:val="0"/>
      <w:divBdr>
        <w:top w:val="none" w:sz="0" w:space="0" w:color="auto"/>
        <w:left w:val="none" w:sz="0" w:space="0" w:color="auto"/>
        <w:bottom w:val="none" w:sz="0" w:space="0" w:color="auto"/>
        <w:right w:val="none" w:sz="0" w:space="0" w:color="auto"/>
      </w:divBdr>
      <w:divsChild>
        <w:div w:id="292293484">
          <w:marLeft w:val="547"/>
          <w:marRight w:val="0"/>
          <w:marTop w:val="154"/>
          <w:marBottom w:val="0"/>
          <w:divBdr>
            <w:top w:val="none" w:sz="0" w:space="0" w:color="auto"/>
            <w:left w:val="none" w:sz="0" w:space="0" w:color="auto"/>
            <w:bottom w:val="none" w:sz="0" w:space="0" w:color="auto"/>
            <w:right w:val="none" w:sz="0" w:space="0" w:color="auto"/>
          </w:divBdr>
        </w:div>
      </w:divsChild>
    </w:div>
    <w:div w:id="1279071756">
      <w:bodyDiv w:val="1"/>
      <w:marLeft w:val="0"/>
      <w:marRight w:val="0"/>
      <w:marTop w:val="0"/>
      <w:marBottom w:val="0"/>
      <w:divBdr>
        <w:top w:val="none" w:sz="0" w:space="0" w:color="auto"/>
        <w:left w:val="none" w:sz="0" w:space="0" w:color="auto"/>
        <w:bottom w:val="none" w:sz="0" w:space="0" w:color="auto"/>
        <w:right w:val="none" w:sz="0" w:space="0" w:color="auto"/>
      </w:divBdr>
    </w:div>
    <w:div w:id="1280574312">
      <w:bodyDiv w:val="1"/>
      <w:marLeft w:val="0"/>
      <w:marRight w:val="0"/>
      <w:marTop w:val="0"/>
      <w:marBottom w:val="0"/>
      <w:divBdr>
        <w:top w:val="none" w:sz="0" w:space="0" w:color="auto"/>
        <w:left w:val="none" w:sz="0" w:space="0" w:color="auto"/>
        <w:bottom w:val="none" w:sz="0" w:space="0" w:color="auto"/>
        <w:right w:val="none" w:sz="0" w:space="0" w:color="auto"/>
      </w:divBdr>
    </w:div>
    <w:div w:id="1281718894">
      <w:bodyDiv w:val="1"/>
      <w:marLeft w:val="0"/>
      <w:marRight w:val="0"/>
      <w:marTop w:val="0"/>
      <w:marBottom w:val="0"/>
      <w:divBdr>
        <w:top w:val="none" w:sz="0" w:space="0" w:color="auto"/>
        <w:left w:val="none" w:sz="0" w:space="0" w:color="auto"/>
        <w:bottom w:val="none" w:sz="0" w:space="0" w:color="auto"/>
        <w:right w:val="none" w:sz="0" w:space="0" w:color="auto"/>
      </w:divBdr>
    </w:div>
    <w:div w:id="1281915949">
      <w:bodyDiv w:val="1"/>
      <w:marLeft w:val="0"/>
      <w:marRight w:val="0"/>
      <w:marTop w:val="0"/>
      <w:marBottom w:val="0"/>
      <w:divBdr>
        <w:top w:val="none" w:sz="0" w:space="0" w:color="auto"/>
        <w:left w:val="none" w:sz="0" w:space="0" w:color="auto"/>
        <w:bottom w:val="none" w:sz="0" w:space="0" w:color="auto"/>
        <w:right w:val="none" w:sz="0" w:space="0" w:color="auto"/>
      </w:divBdr>
    </w:div>
    <w:div w:id="1283685743">
      <w:bodyDiv w:val="1"/>
      <w:marLeft w:val="0"/>
      <w:marRight w:val="0"/>
      <w:marTop w:val="0"/>
      <w:marBottom w:val="0"/>
      <w:divBdr>
        <w:top w:val="none" w:sz="0" w:space="0" w:color="auto"/>
        <w:left w:val="none" w:sz="0" w:space="0" w:color="auto"/>
        <w:bottom w:val="none" w:sz="0" w:space="0" w:color="auto"/>
        <w:right w:val="none" w:sz="0" w:space="0" w:color="auto"/>
      </w:divBdr>
      <w:divsChild>
        <w:div w:id="169299443">
          <w:marLeft w:val="1526"/>
          <w:marRight w:val="0"/>
          <w:marTop w:val="115"/>
          <w:marBottom w:val="0"/>
          <w:divBdr>
            <w:top w:val="none" w:sz="0" w:space="0" w:color="auto"/>
            <w:left w:val="none" w:sz="0" w:space="0" w:color="auto"/>
            <w:bottom w:val="none" w:sz="0" w:space="0" w:color="auto"/>
            <w:right w:val="none" w:sz="0" w:space="0" w:color="auto"/>
          </w:divBdr>
        </w:div>
        <w:div w:id="271210444">
          <w:marLeft w:val="1800"/>
          <w:marRight w:val="0"/>
          <w:marTop w:val="115"/>
          <w:marBottom w:val="0"/>
          <w:divBdr>
            <w:top w:val="none" w:sz="0" w:space="0" w:color="auto"/>
            <w:left w:val="none" w:sz="0" w:space="0" w:color="auto"/>
            <w:bottom w:val="none" w:sz="0" w:space="0" w:color="auto"/>
            <w:right w:val="none" w:sz="0" w:space="0" w:color="auto"/>
          </w:divBdr>
        </w:div>
        <w:div w:id="812873537">
          <w:marLeft w:val="1800"/>
          <w:marRight w:val="0"/>
          <w:marTop w:val="115"/>
          <w:marBottom w:val="0"/>
          <w:divBdr>
            <w:top w:val="none" w:sz="0" w:space="0" w:color="auto"/>
            <w:left w:val="none" w:sz="0" w:space="0" w:color="auto"/>
            <w:bottom w:val="none" w:sz="0" w:space="0" w:color="auto"/>
            <w:right w:val="none" w:sz="0" w:space="0" w:color="auto"/>
          </w:divBdr>
        </w:div>
        <w:div w:id="913507905">
          <w:marLeft w:val="1526"/>
          <w:marRight w:val="0"/>
          <w:marTop w:val="115"/>
          <w:marBottom w:val="0"/>
          <w:divBdr>
            <w:top w:val="none" w:sz="0" w:space="0" w:color="auto"/>
            <w:left w:val="none" w:sz="0" w:space="0" w:color="auto"/>
            <w:bottom w:val="none" w:sz="0" w:space="0" w:color="auto"/>
            <w:right w:val="none" w:sz="0" w:space="0" w:color="auto"/>
          </w:divBdr>
        </w:div>
        <w:div w:id="1716539257">
          <w:marLeft w:val="1526"/>
          <w:marRight w:val="0"/>
          <w:marTop w:val="115"/>
          <w:marBottom w:val="0"/>
          <w:divBdr>
            <w:top w:val="none" w:sz="0" w:space="0" w:color="auto"/>
            <w:left w:val="none" w:sz="0" w:space="0" w:color="auto"/>
            <w:bottom w:val="none" w:sz="0" w:space="0" w:color="auto"/>
            <w:right w:val="none" w:sz="0" w:space="0" w:color="auto"/>
          </w:divBdr>
        </w:div>
      </w:divsChild>
    </w:div>
    <w:div w:id="1284144195">
      <w:bodyDiv w:val="1"/>
      <w:marLeft w:val="0"/>
      <w:marRight w:val="0"/>
      <w:marTop w:val="0"/>
      <w:marBottom w:val="0"/>
      <w:divBdr>
        <w:top w:val="none" w:sz="0" w:space="0" w:color="auto"/>
        <w:left w:val="none" w:sz="0" w:space="0" w:color="auto"/>
        <w:bottom w:val="none" w:sz="0" w:space="0" w:color="auto"/>
        <w:right w:val="none" w:sz="0" w:space="0" w:color="auto"/>
      </w:divBdr>
    </w:div>
    <w:div w:id="1285306148">
      <w:bodyDiv w:val="1"/>
      <w:marLeft w:val="0"/>
      <w:marRight w:val="0"/>
      <w:marTop w:val="0"/>
      <w:marBottom w:val="0"/>
      <w:divBdr>
        <w:top w:val="none" w:sz="0" w:space="0" w:color="auto"/>
        <w:left w:val="none" w:sz="0" w:space="0" w:color="auto"/>
        <w:bottom w:val="none" w:sz="0" w:space="0" w:color="auto"/>
        <w:right w:val="none" w:sz="0" w:space="0" w:color="auto"/>
      </w:divBdr>
    </w:div>
    <w:div w:id="1285379530">
      <w:bodyDiv w:val="1"/>
      <w:marLeft w:val="0"/>
      <w:marRight w:val="0"/>
      <w:marTop w:val="0"/>
      <w:marBottom w:val="0"/>
      <w:divBdr>
        <w:top w:val="none" w:sz="0" w:space="0" w:color="auto"/>
        <w:left w:val="none" w:sz="0" w:space="0" w:color="auto"/>
        <w:bottom w:val="none" w:sz="0" w:space="0" w:color="auto"/>
        <w:right w:val="none" w:sz="0" w:space="0" w:color="auto"/>
      </w:divBdr>
    </w:div>
    <w:div w:id="1285892104">
      <w:bodyDiv w:val="1"/>
      <w:marLeft w:val="0"/>
      <w:marRight w:val="0"/>
      <w:marTop w:val="0"/>
      <w:marBottom w:val="0"/>
      <w:divBdr>
        <w:top w:val="none" w:sz="0" w:space="0" w:color="auto"/>
        <w:left w:val="none" w:sz="0" w:space="0" w:color="auto"/>
        <w:bottom w:val="none" w:sz="0" w:space="0" w:color="auto"/>
        <w:right w:val="none" w:sz="0" w:space="0" w:color="auto"/>
      </w:divBdr>
    </w:div>
    <w:div w:id="1287081224">
      <w:bodyDiv w:val="1"/>
      <w:marLeft w:val="0"/>
      <w:marRight w:val="0"/>
      <w:marTop w:val="0"/>
      <w:marBottom w:val="0"/>
      <w:divBdr>
        <w:top w:val="none" w:sz="0" w:space="0" w:color="auto"/>
        <w:left w:val="none" w:sz="0" w:space="0" w:color="auto"/>
        <w:bottom w:val="none" w:sz="0" w:space="0" w:color="auto"/>
        <w:right w:val="none" w:sz="0" w:space="0" w:color="auto"/>
      </w:divBdr>
    </w:div>
    <w:div w:id="1288045714">
      <w:bodyDiv w:val="1"/>
      <w:marLeft w:val="0"/>
      <w:marRight w:val="0"/>
      <w:marTop w:val="0"/>
      <w:marBottom w:val="0"/>
      <w:divBdr>
        <w:top w:val="none" w:sz="0" w:space="0" w:color="auto"/>
        <w:left w:val="none" w:sz="0" w:space="0" w:color="auto"/>
        <w:bottom w:val="none" w:sz="0" w:space="0" w:color="auto"/>
        <w:right w:val="none" w:sz="0" w:space="0" w:color="auto"/>
      </w:divBdr>
    </w:div>
    <w:div w:id="1288394385">
      <w:bodyDiv w:val="1"/>
      <w:marLeft w:val="0"/>
      <w:marRight w:val="0"/>
      <w:marTop w:val="0"/>
      <w:marBottom w:val="0"/>
      <w:divBdr>
        <w:top w:val="none" w:sz="0" w:space="0" w:color="auto"/>
        <w:left w:val="none" w:sz="0" w:space="0" w:color="auto"/>
        <w:bottom w:val="none" w:sz="0" w:space="0" w:color="auto"/>
        <w:right w:val="none" w:sz="0" w:space="0" w:color="auto"/>
      </w:divBdr>
    </w:div>
    <w:div w:id="1288514444">
      <w:bodyDiv w:val="1"/>
      <w:marLeft w:val="0"/>
      <w:marRight w:val="0"/>
      <w:marTop w:val="0"/>
      <w:marBottom w:val="0"/>
      <w:divBdr>
        <w:top w:val="none" w:sz="0" w:space="0" w:color="auto"/>
        <w:left w:val="none" w:sz="0" w:space="0" w:color="auto"/>
        <w:bottom w:val="none" w:sz="0" w:space="0" w:color="auto"/>
        <w:right w:val="none" w:sz="0" w:space="0" w:color="auto"/>
      </w:divBdr>
    </w:div>
    <w:div w:id="1288661199">
      <w:bodyDiv w:val="1"/>
      <w:marLeft w:val="0"/>
      <w:marRight w:val="0"/>
      <w:marTop w:val="0"/>
      <w:marBottom w:val="0"/>
      <w:divBdr>
        <w:top w:val="none" w:sz="0" w:space="0" w:color="auto"/>
        <w:left w:val="none" w:sz="0" w:space="0" w:color="auto"/>
        <w:bottom w:val="none" w:sz="0" w:space="0" w:color="auto"/>
        <w:right w:val="none" w:sz="0" w:space="0" w:color="auto"/>
      </w:divBdr>
    </w:div>
    <w:div w:id="1288969827">
      <w:bodyDiv w:val="1"/>
      <w:marLeft w:val="0"/>
      <w:marRight w:val="0"/>
      <w:marTop w:val="0"/>
      <w:marBottom w:val="0"/>
      <w:divBdr>
        <w:top w:val="none" w:sz="0" w:space="0" w:color="auto"/>
        <w:left w:val="none" w:sz="0" w:space="0" w:color="auto"/>
        <w:bottom w:val="none" w:sz="0" w:space="0" w:color="auto"/>
        <w:right w:val="none" w:sz="0" w:space="0" w:color="auto"/>
      </w:divBdr>
      <w:divsChild>
        <w:div w:id="26957278">
          <w:marLeft w:val="1166"/>
          <w:marRight w:val="0"/>
          <w:marTop w:val="134"/>
          <w:marBottom w:val="0"/>
          <w:divBdr>
            <w:top w:val="none" w:sz="0" w:space="0" w:color="auto"/>
            <w:left w:val="none" w:sz="0" w:space="0" w:color="auto"/>
            <w:bottom w:val="none" w:sz="0" w:space="0" w:color="auto"/>
            <w:right w:val="none" w:sz="0" w:space="0" w:color="auto"/>
          </w:divBdr>
        </w:div>
        <w:div w:id="187261947">
          <w:marLeft w:val="547"/>
          <w:marRight w:val="0"/>
          <w:marTop w:val="154"/>
          <w:marBottom w:val="0"/>
          <w:divBdr>
            <w:top w:val="none" w:sz="0" w:space="0" w:color="auto"/>
            <w:left w:val="none" w:sz="0" w:space="0" w:color="auto"/>
            <w:bottom w:val="none" w:sz="0" w:space="0" w:color="auto"/>
            <w:right w:val="none" w:sz="0" w:space="0" w:color="auto"/>
          </w:divBdr>
        </w:div>
        <w:div w:id="338697480">
          <w:marLeft w:val="547"/>
          <w:marRight w:val="0"/>
          <w:marTop w:val="154"/>
          <w:marBottom w:val="0"/>
          <w:divBdr>
            <w:top w:val="none" w:sz="0" w:space="0" w:color="auto"/>
            <w:left w:val="none" w:sz="0" w:space="0" w:color="auto"/>
            <w:bottom w:val="none" w:sz="0" w:space="0" w:color="auto"/>
            <w:right w:val="none" w:sz="0" w:space="0" w:color="auto"/>
          </w:divBdr>
        </w:div>
        <w:div w:id="754866661">
          <w:marLeft w:val="1166"/>
          <w:marRight w:val="0"/>
          <w:marTop w:val="134"/>
          <w:marBottom w:val="0"/>
          <w:divBdr>
            <w:top w:val="none" w:sz="0" w:space="0" w:color="auto"/>
            <w:left w:val="none" w:sz="0" w:space="0" w:color="auto"/>
            <w:bottom w:val="none" w:sz="0" w:space="0" w:color="auto"/>
            <w:right w:val="none" w:sz="0" w:space="0" w:color="auto"/>
          </w:divBdr>
        </w:div>
        <w:div w:id="1432317040">
          <w:marLeft w:val="1166"/>
          <w:marRight w:val="0"/>
          <w:marTop w:val="134"/>
          <w:marBottom w:val="0"/>
          <w:divBdr>
            <w:top w:val="none" w:sz="0" w:space="0" w:color="auto"/>
            <w:left w:val="none" w:sz="0" w:space="0" w:color="auto"/>
            <w:bottom w:val="none" w:sz="0" w:space="0" w:color="auto"/>
            <w:right w:val="none" w:sz="0" w:space="0" w:color="auto"/>
          </w:divBdr>
        </w:div>
      </w:divsChild>
    </w:div>
    <w:div w:id="1289044499">
      <w:bodyDiv w:val="1"/>
      <w:marLeft w:val="0"/>
      <w:marRight w:val="0"/>
      <w:marTop w:val="0"/>
      <w:marBottom w:val="0"/>
      <w:divBdr>
        <w:top w:val="none" w:sz="0" w:space="0" w:color="auto"/>
        <w:left w:val="none" w:sz="0" w:space="0" w:color="auto"/>
        <w:bottom w:val="none" w:sz="0" w:space="0" w:color="auto"/>
        <w:right w:val="none" w:sz="0" w:space="0" w:color="auto"/>
      </w:divBdr>
      <w:divsChild>
        <w:div w:id="419378760">
          <w:marLeft w:val="547"/>
          <w:marRight w:val="0"/>
          <w:marTop w:val="115"/>
          <w:marBottom w:val="0"/>
          <w:divBdr>
            <w:top w:val="none" w:sz="0" w:space="0" w:color="auto"/>
            <w:left w:val="none" w:sz="0" w:space="0" w:color="auto"/>
            <w:bottom w:val="none" w:sz="0" w:space="0" w:color="auto"/>
            <w:right w:val="none" w:sz="0" w:space="0" w:color="auto"/>
          </w:divBdr>
        </w:div>
        <w:div w:id="1805198133">
          <w:marLeft w:val="547"/>
          <w:marRight w:val="0"/>
          <w:marTop w:val="115"/>
          <w:marBottom w:val="0"/>
          <w:divBdr>
            <w:top w:val="none" w:sz="0" w:space="0" w:color="auto"/>
            <w:left w:val="none" w:sz="0" w:space="0" w:color="auto"/>
            <w:bottom w:val="none" w:sz="0" w:space="0" w:color="auto"/>
            <w:right w:val="none" w:sz="0" w:space="0" w:color="auto"/>
          </w:divBdr>
        </w:div>
      </w:divsChild>
    </w:div>
    <w:div w:id="1289429361">
      <w:bodyDiv w:val="1"/>
      <w:marLeft w:val="0"/>
      <w:marRight w:val="0"/>
      <w:marTop w:val="0"/>
      <w:marBottom w:val="0"/>
      <w:divBdr>
        <w:top w:val="none" w:sz="0" w:space="0" w:color="auto"/>
        <w:left w:val="none" w:sz="0" w:space="0" w:color="auto"/>
        <w:bottom w:val="none" w:sz="0" w:space="0" w:color="auto"/>
        <w:right w:val="none" w:sz="0" w:space="0" w:color="auto"/>
      </w:divBdr>
    </w:div>
    <w:div w:id="1289973115">
      <w:bodyDiv w:val="1"/>
      <w:marLeft w:val="0"/>
      <w:marRight w:val="0"/>
      <w:marTop w:val="0"/>
      <w:marBottom w:val="0"/>
      <w:divBdr>
        <w:top w:val="none" w:sz="0" w:space="0" w:color="auto"/>
        <w:left w:val="none" w:sz="0" w:space="0" w:color="auto"/>
        <w:bottom w:val="none" w:sz="0" w:space="0" w:color="auto"/>
        <w:right w:val="none" w:sz="0" w:space="0" w:color="auto"/>
      </w:divBdr>
    </w:div>
    <w:div w:id="1291134073">
      <w:bodyDiv w:val="1"/>
      <w:marLeft w:val="0"/>
      <w:marRight w:val="0"/>
      <w:marTop w:val="0"/>
      <w:marBottom w:val="0"/>
      <w:divBdr>
        <w:top w:val="none" w:sz="0" w:space="0" w:color="auto"/>
        <w:left w:val="none" w:sz="0" w:space="0" w:color="auto"/>
        <w:bottom w:val="none" w:sz="0" w:space="0" w:color="auto"/>
        <w:right w:val="none" w:sz="0" w:space="0" w:color="auto"/>
      </w:divBdr>
      <w:divsChild>
        <w:div w:id="362708956">
          <w:marLeft w:val="1166"/>
          <w:marRight w:val="0"/>
          <w:marTop w:val="240"/>
          <w:marBottom w:val="0"/>
          <w:divBdr>
            <w:top w:val="none" w:sz="0" w:space="0" w:color="auto"/>
            <w:left w:val="none" w:sz="0" w:space="0" w:color="auto"/>
            <w:bottom w:val="none" w:sz="0" w:space="0" w:color="auto"/>
            <w:right w:val="none" w:sz="0" w:space="0" w:color="auto"/>
          </w:divBdr>
        </w:div>
        <w:div w:id="1348096836">
          <w:marLeft w:val="547"/>
          <w:marRight w:val="0"/>
          <w:marTop w:val="240"/>
          <w:marBottom w:val="0"/>
          <w:divBdr>
            <w:top w:val="none" w:sz="0" w:space="0" w:color="auto"/>
            <w:left w:val="none" w:sz="0" w:space="0" w:color="auto"/>
            <w:bottom w:val="none" w:sz="0" w:space="0" w:color="auto"/>
            <w:right w:val="none" w:sz="0" w:space="0" w:color="auto"/>
          </w:divBdr>
        </w:div>
        <w:div w:id="1441102771">
          <w:marLeft w:val="1166"/>
          <w:marRight w:val="0"/>
          <w:marTop w:val="240"/>
          <w:marBottom w:val="0"/>
          <w:divBdr>
            <w:top w:val="none" w:sz="0" w:space="0" w:color="auto"/>
            <w:left w:val="none" w:sz="0" w:space="0" w:color="auto"/>
            <w:bottom w:val="none" w:sz="0" w:space="0" w:color="auto"/>
            <w:right w:val="none" w:sz="0" w:space="0" w:color="auto"/>
          </w:divBdr>
        </w:div>
      </w:divsChild>
    </w:div>
    <w:div w:id="1291864061">
      <w:bodyDiv w:val="1"/>
      <w:marLeft w:val="0"/>
      <w:marRight w:val="0"/>
      <w:marTop w:val="0"/>
      <w:marBottom w:val="0"/>
      <w:divBdr>
        <w:top w:val="none" w:sz="0" w:space="0" w:color="auto"/>
        <w:left w:val="none" w:sz="0" w:space="0" w:color="auto"/>
        <w:bottom w:val="none" w:sz="0" w:space="0" w:color="auto"/>
        <w:right w:val="none" w:sz="0" w:space="0" w:color="auto"/>
      </w:divBdr>
    </w:div>
    <w:div w:id="1292244110">
      <w:bodyDiv w:val="1"/>
      <w:marLeft w:val="0"/>
      <w:marRight w:val="0"/>
      <w:marTop w:val="0"/>
      <w:marBottom w:val="0"/>
      <w:divBdr>
        <w:top w:val="none" w:sz="0" w:space="0" w:color="auto"/>
        <w:left w:val="none" w:sz="0" w:space="0" w:color="auto"/>
        <w:bottom w:val="none" w:sz="0" w:space="0" w:color="auto"/>
        <w:right w:val="none" w:sz="0" w:space="0" w:color="auto"/>
      </w:divBdr>
    </w:div>
    <w:div w:id="1292395652">
      <w:bodyDiv w:val="1"/>
      <w:marLeft w:val="0"/>
      <w:marRight w:val="0"/>
      <w:marTop w:val="0"/>
      <w:marBottom w:val="0"/>
      <w:divBdr>
        <w:top w:val="none" w:sz="0" w:space="0" w:color="auto"/>
        <w:left w:val="none" w:sz="0" w:space="0" w:color="auto"/>
        <w:bottom w:val="none" w:sz="0" w:space="0" w:color="auto"/>
        <w:right w:val="none" w:sz="0" w:space="0" w:color="auto"/>
      </w:divBdr>
      <w:divsChild>
        <w:div w:id="48963127">
          <w:marLeft w:val="0"/>
          <w:marRight w:val="0"/>
          <w:marTop w:val="0"/>
          <w:marBottom w:val="0"/>
          <w:divBdr>
            <w:top w:val="none" w:sz="0" w:space="0" w:color="auto"/>
            <w:left w:val="none" w:sz="0" w:space="0" w:color="auto"/>
            <w:bottom w:val="none" w:sz="0" w:space="0" w:color="auto"/>
            <w:right w:val="none" w:sz="0" w:space="0" w:color="auto"/>
          </w:divBdr>
          <w:divsChild>
            <w:div w:id="1159228560">
              <w:marLeft w:val="0"/>
              <w:marRight w:val="0"/>
              <w:marTop w:val="0"/>
              <w:marBottom w:val="0"/>
              <w:divBdr>
                <w:top w:val="none" w:sz="0" w:space="0" w:color="auto"/>
                <w:left w:val="none" w:sz="0" w:space="0" w:color="auto"/>
                <w:bottom w:val="none" w:sz="0" w:space="0" w:color="auto"/>
                <w:right w:val="none" w:sz="0" w:space="0" w:color="auto"/>
              </w:divBdr>
            </w:div>
          </w:divsChild>
        </w:div>
        <w:div w:id="290749160">
          <w:marLeft w:val="0"/>
          <w:marRight w:val="0"/>
          <w:marTop w:val="0"/>
          <w:marBottom w:val="0"/>
          <w:divBdr>
            <w:top w:val="none" w:sz="0" w:space="0" w:color="auto"/>
            <w:left w:val="none" w:sz="0" w:space="0" w:color="auto"/>
            <w:bottom w:val="none" w:sz="0" w:space="0" w:color="auto"/>
            <w:right w:val="none" w:sz="0" w:space="0" w:color="auto"/>
          </w:divBdr>
        </w:div>
        <w:div w:id="1313173335">
          <w:marLeft w:val="0"/>
          <w:marRight w:val="0"/>
          <w:marTop w:val="0"/>
          <w:marBottom w:val="0"/>
          <w:divBdr>
            <w:top w:val="none" w:sz="0" w:space="0" w:color="auto"/>
            <w:left w:val="none" w:sz="0" w:space="0" w:color="auto"/>
            <w:bottom w:val="none" w:sz="0" w:space="0" w:color="auto"/>
            <w:right w:val="none" w:sz="0" w:space="0" w:color="auto"/>
          </w:divBdr>
        </w:div>
        <w:div w:id="1693920438">
          <w:marLeft w:val="0"/>
          <w:marRight w:val="0"/>
          <w:marTop w:val="0"/>
          <w:marBottom w:val="0"/>
          <w:divBdr>
            <w:top w:val="none" w:sz="0" w:space="0" w:color="auto"/>
            <w:left w:val="none" w:sz="0" w:space="0" w:color="auto"/>
            <w:bottom w:val="none" w:sz="0" w:space="0" w:color="auto"/>
            <w:right w:val="none" w:sz="0" w:space="0" w:color="auto"/>
          </w:divBdr>
          <w:divsChild>
            <w:div w:id="33584142">
              <w:marLeft w:val="0"/>
              <w:marRight w:val="0"/>
              <w:marTop w:val="0"/>
              <w:marBottom w:val="0"/>
              <w:divBdr>
                <w:top w:val="none" w:sz="0" w:space="0" w:color="auto"/>
                <w:left w:val="none" w:sz="0" w:space="0" w:color="auto"/>
                <w:bottom w:val="none" w:sz="0" w:space="0" w:color="auto"/>
                <w:right w:val="none" w:sz="0" w:space="0" w:color="auto"/>
              </w:divBdr>
            </w:div>
            <w:div w:id="717244010">
              <w:marLeft w:val="0"/>
              <w:marRight w:val="0"/>
              <w:marTop w:val="0"/>
              <w:marBottom w:val="0"/>
              <w:divBdr>
                <w:top w:val="none" w:sz="0" w:space="0" w:color="auto"/>
                <w:left w:val="none" w:sz="0" w:space="0" w:color="auto"/>
                <w:bottom w:val="none" w:sz="0" w:space="0" w:color="auto"/>
                <w:right w:val="none" w:sz="0" w:space="0" w:color="auto"/>
              </w:divBdr>
            </w:div>
            <w:div w:id="1256867902">
              <w:marLeft w:val="0"/>
              <w:marRight w:val="0"/>
              <w:marTop w:val="0"/>
              <w:marBottom w:val="0"/>
              <w:divBdr>
                <w:top w:val="none" w:sz="0" w:space="0" w:color="auto"/>
                <w:left w:val="none" w:sz="0" w:space="0" w:color="auto"/>
                <w:bottom w:val="none" w:sz="0" w:space="0" w:color="auto"/>
                <w:right w:val="none" w:sz="0" w:space="0" w:color="auto"/>
              </w:divBdr>
            </w:div>
            <w:div w:id="1395737663">
              <w:marLeft w:val="0"/>
              <w:marRight w:val="0"/>
              <w:marTop w:val="0"/>
              <w:marBottom w:val="0"/>
              <w:divBdr>
                <w:top w:val="none" w:sz="0" w:space="0" w:color="auto"/>
                <w:left w:val="none" w:sz="0" w:space="0" w:color="auto"/>
                <w:bottom w:val="none" w:sz="0" w:space="0" w:color="auto"/>
                <w:right w:val="none" w:sz="0" w:space="0" w:color="auto"/>
              </w:divBdr>
              <w:divsChild>
                <w:div w:id="261375921">
                  <w:marLeft w:val="0"/>
                  <w:marRight w:val="0"/>
                  <w:marTop w:val="0"/>
                  <w:marBottom w:val="0"/>
                  <w:divBdr>
                    <w:top w:val="none" w:sz="0" w:space="0" w:color="auto"/>
                    <w:left w:val="none" w:sz="0" w:space="0" w:color="auto"/>
                    <w:bottom w:val="none" w:sz="0" w:space="0" w:color="auto"/>
                    <w:right w:val="none" w:sz="0" w:space="0" w:color="auto"/>
                  </w:divBdr>
                </w:div>
                <w:div w:id="435445408">
                  <w:marLeft w:val="0"/>
                  <w:marRight w:val="0"/>
                  <w:marTop w:val="0"/>
                  <w:marBottom w:val="0"/>
                  <w:divBdr>
                    <w:top w:val="none" w:sz="0" w:space="0" w:color="auto"/>
                    <w:left w:val="none" w:sz="0" w:space="0" w:color="auto"/>
                    <w:bottom w:val="none" w:sz="0" w:space="0" w:color="auto"/>
                    <w:right w:val="none" w:sz="0" w:space="0" w:color="auto"/>
                  </w:divBdr>
                </w:div>
                <w:div w:id="935752475">
                  <w:marLeft w:val="0"/>
                  <w:marRight w:val="0"/>
                  <w:marTop w:val="0"/>
                  <w:marBottom w:val="0"/>
                  <w:divBdr>
                    <w:top w:val="none" w:sz="0" w:space="0" w:color="auto"/>
                    <w:left w:val="none" w:sz="0" w:space="0" w:color="auto"/>
                    <w:bottom w:val="none" w:sz="0" w:space="0" w:color="auto"/>
                    <w:right w:val="none" w:sz="0" w:space="0" w:color="auto"/>
                  </w:divBdr>
                </w:div>
                <w:div w:id="1334796872">
                  <w:marLeft w:val="0"/>
                  <w:marRight w:val="0"/>
                  <w:marTop w:val="0"/>
                  <w:marBottom w:val="0"/>
                  <w:divBdr>
                    <w:top w:val="none" w:sz="0" w:space="0" w:color="auto"/>
                    <w:left w:val="none" w:sz="0" w:space="0" w:color="auto"/>
                    <w:bottom w:val="none" w:sz="0" w:space="0" w:color="auto"/>
                    <w:right w:val="none" w:sz="0" w:space="0" w:color="auto"/>
                  </w:divBdr>
                  <w:divsChild>
                    <w:div w:id="716397417">
                      <w:marLeft w:val="0"/>
                      <w:marRight w:val="0"/>
                      <w:marTop w:val="0"/>
                      <w:marBottom w:val="0"/>
                      <w:divBdr>
                        <w:top w:val="none" w:sz="0" w:space="0" w:color="auto"/>
                        <w:left w:val="none" w:sz="0" w:space="0" w:color="auto"/>
                        <w:bottom w:val="none" w:sz="0" w:space="0" w:color="auto"/>
                        <w:right w:val="none" w:sz="0" w:space="0" w:color="auto"/>
                      </w:divBdr>
                    </w:div>
                    <w:div w:id="1589927066">
                      <w:marLeft w:val="0"/>
                      <w:marRight w:val="0"/>
                      <w:marTop w:val="0"/>
                      <w:marBottom w:val="0"/>
                      <w:divBdr>
                        <w:top w:val="none" w:sz="0" w:space="0" w:color="auto"/>
                        <w:left w:val="none" w:sz="0" w:space="0" w:color="auto"/>
                        <w:bottom w:val="none" w:sz="0" w:space="0" w:color="auto"/>
                        <w:right w:val="none" w:sz="0" w:space="0" w:color="auto"/>
                      </w:divBdr>
                    </w:div>
                    <w:div w:id="1979722580">
                      <w:marLeft w:val="0"/>
                      <w:marRight w:val="0"/>
                      <w:marTop w:val="0"/>
                      <w:marBottom w:val="0"/>
                      <w:divBdr>
                        <w:top w:val="none" w:sz="0" w:space="0" w:color="auto"/>
                        <w:left w:val="none" w:sz="0" w:space="0" w:color="auto"/>
                        <w:bottom w:val="none" w:sz="0" w:space="0" w:color="auto"/>
                        <w:right w:val="none" w:sz="0" w:space="0" w:color="auto"/>
                      </w:divBdr>
                    </w:div>
                  </w:divsChild>
                </w:div>
                <w:div w:id="2014799129">
                  <w:marLeft w:val="0"/>
                  <w:marRight w:val="0"/>
                  <w:marTop w:val="0"/>
                  <w:marBottom w:val="0"/>
                  <w:divBdr>
                    <w:top w:val="none" w:sz="0" w:space="0" w:color="auto"/>
                    <w:left w:val="none" w:sz="0" w:space="0" w:color="auto"/>
                    <w:bottom w:val="none" w:sz="0" w:space="0" w:color="auto"/>
                    <w:right w:val="none" w:sz="0" w:space="0" w:color="auto"/>
                  </w:divBdr>
                </w:div>
              </w:divsChild>
            </w:div>
            <w:div w:id="202057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41925">
      <w:bodyDiv w:val="1"/>
      <w:marLeft w:val="0"/>
      <w:marRight w:val="0"/>
      <w:marTop w:val="0"/>
      <w:marBottom w:val="0"/>
      <w:divBdr>
        <w:top w:val="none" w:sz="0" w:space="0" w:color="auto"/>
        <w:left w:val="none" w:sz="0" w:space="0" w:color="auto"/>
        <w:bottom w:val="none" w:sz="0" w:space="0" w:color="auto"/>
        <w:right w:val="none" w:sz="0" w:space="0" w:color="auto"/>
      </w:divBdr>
    </w:div>
    <w:div w:id="1293170192">
      <w:bodyDiv w:val="1"/>
      <w:marLeft w:val="0"/>
      <w:marRight w:val="0"/>
      <w:marTop w:val="0"/>
      <w:marBottom w:val="0"/>
      <w:divBdr>
        <w:top w:val="none" w:sz="0" w:space="0" w:color="auto"/>
        <w:left w:val="none" w:sz="0" w:space="0" w:color="auto"/>
        <w:bottom w:val="none" w:sz="0" w:space="0" w:color="auto"/>
        <w:right w:val="none" w:sz="0" w:space="0" w:color="auto"/>
      </w:divBdr>
    </w:div>
    <w:div w:id="1294405953">
      <w:bodyDiv w:val="1"/>
      <w:marLeft w:val="0"/>
      <w:marRight w:val="0"/>
      <w:marTop w:val="0"/>
      <w:marBottom w:val="0"/>
      <w:divBdr>
        <w:top w:val="none" w:sz="0" w:space="0" w:color="auto"/>
        <w:left w:val="none" w:sz="0" w:space="0" w:color="auto"/>
        <w:bottom w:val="none" w:sz="0" w:space="0" w:color="auto"/>
        <w:right w:val="none" w:sz="0" w:space="0" w:color="auto"/>
      </w:divBdr>
      <w:divsChild>
        <w:div w:id="45449100">
          <w:marLeft w:val="1080"/>
          <w:marRight w:val="0"/>
          <w:marTop w:val="100"/>
          <w:marBottom w:val="0"/>
          <w:divBdr>
            <w:top w:val="none" w:sz="0" w:space="0" w:color="auto"/>
            <w:left w:val="none" w:sz="0" w:space="0" w:color="auto"/>
            <w:bottom w:val="none" w:sz="0" w:space="0" w:color="auto"/>
            <w:right w:val="none" w:sz="0" w:space="0" w:color="auto"/>
          </w:divBdr>
        </w:div>
        <w:div w:id="175850156">
          <w:marLeft w:val="1080"/>
          <w:marRight w:val="0"/>
          <w:marTop w:val="100"/>
          <w:marBottom w:val="0"/>
          <w:divBdr>
            <w:top w:val="none" w:sz="0" w:space="0" w:color="auto"/>
            <w:left w:val="none" w:sz="0" w:space="0" w:color="auto"/>
            <w:bottom w:val="none" w:sz="0" w:space="0" w:color="auto"/>
            <w:right w:val="none" w:sz="0" w:space="0" w:color="auto"/>
          </w:divBdr>
        </w:div>
        <w:div w:id="883711134">
          <w:marLeft w:val="1080"/>
          <w:marRight w:val="0"/>
          <w:marTop w:val="100"/>
          <w:marBottom w:val="0"/>
          <w:divBdr>
            <w:top w:val="none" w:sz="0" w:space="0" w:color="auto"/>
            <w:left w:val="none" w:sz="0" w:space="0" w:color="auto"/>
            <w:bottom w:val="none" w:sz="0" w:space="0" w:color="auto"/>
            <w:right w:val="none" w:sz="0" w:space="0" w:color="auto"/>
          </w:divBdr>
        </w:div>
        <w:div w:id="1329333706">
          <w:marLeft w:val="360"/>
          <w:marRight w:val="0"/>
          <w:marTop w:val="200"/>
          <w:marBottom w:val="0"/>
          <w:divBdr>
            <w:top w:val="none" w:sz="0" w:space="0" w:color="auto"/>
            <w:left w:val="none" w:sz="0" w:space="0" w:color="auto"/>
            <w:bottom w:val="none" w:sz="0" w:space="0" w:color="auto"/>
            <w:right w:val="none" w:sz="0" w:space="0" w:color="auto"/>
          </w:divBdr>
        </w:div>
      </w:divsChild>
    </w:div>
    <w:div w:id="1295600571">
      <w:bodyDiv w:val="1"/>
      <w:marLeft w:val="0"/>
      <w:marRight w:val="0"/>
      <w:marTop w:val="0"/>
      <w:marBottom w:val="0"/>
      <w:divBdr>
        <w:top w:val="none" w:sz="0" w:space="0" w:color="auto"/>
        <w:left w:val="none" w:sz="0" w:space="0" w:color="auto"/>
        <w:bottom w:val="none" w:sz="0" w:space="0" w:color="auto"/>
        <w:right w:val="none" w:sz="0" w:space="0" w:color="auto"/>
      </w:divBdr>
    </w:div>
    <w:div w:id="1296373108">
      <w:bodyDiv w:val="1"/>
      <w:marLeft w:val="0"/>
      <w:marRight w:val="0"/>
      <w:marTop w:val="0"/>
      <w:marBottom w:val="0"/>
      <w:divBdr>
        <w:top w:val="none" w:sz="0" w:space="0" w:color="auto"/>
        <w:left w:val="none" w:sz="0" w:space="0" w:color="auto"/>
        <w:bottom w:val="none" w:sz="0" w:space="0" w:color="auto"/>
        <w:right w:val="none" w:sz="0" w:space="0" w:color="auto"/>
      </w:divBdr>
    </w:div>
    <w:div w:id="1298801652">
      <w:bodyDiv w:val="1"/>
      <w:marLeft w:val="0"/>
      <w:marRight w:val="0"/>
      <w:marTop w:val="0"/>
      <w:marBottom w:val="0"/>
      <w:divBdr>
        <w:top w:val="none" w:sz="0" w:space="0" w:color="auto"/>
        <w:left w:val="none" w:sz="0" w:space="0" w:color="auto"/>
        <w:bottom w:val="none" w:sz="0" w:space="0" w:color="auto"/>
        <w:right w:val="none" w:sz="0" w:space="0" w:color="auto"/>
      </w:divBdr>
    </w:div>
    <w:div w:id="1298948875">
      <w:bodyDiv w:val="1"/>
      <w:marLeft w:val="0"/>
      <w:marRight w:val="0"/>
      <w:marTop w:val="0"/>
      <w:marBottom w:val="0"/>
      <w:divBdr>
        <w:top w:val="none" w:sz="0" w:space="0" w:color="auto"/>
        <w:left w:val="none" w:sz="0" w:space="0" w:color="auto"/>
        <w:bottom w:val="none" w:sz="0" w:space="0" w:color="auto"/>
        <w:right w:val="none" w:sz="0" w:space="0" w:color="auto"/>
      </w:divBdr>
    </w:div>
    <w:div w:id="1299455725">
      <w:bodyDiv w:val="1"/>
      <w:marLeft w:val="0"/>
      <w:marRight w:val="0"/>
      <w:marTop w:val="0"/>
      <w:marBottom w:val="0"/>
      <w:divBdr>
        <w:top w:val="none" w:sz="0" w:space="0" w:color="auto"/>
        <w:left w:val="none" w:sz="0" w:space="0" w:color="auto"/>
        <w:bottom w:val="none" w:sz="0" w:space="0" w:color="auto"/>
        <w:right w:val="none" w:sz="0" w:space="0" w:color="auto"/>
      </w:divBdr>
      <w:divsChild>
        <w:div w:id="118882836">
          <w:marLeft w:val="1166"/>
          <w:marRight w:val="0"/>
          <w:marTop w:val="96"/>
          <w:marBottom w:val="0"/>
          <w:divBdr>
            <w:top w:val="none" w:sz="0" w:space="0" w:color="auto"/>
            <w:left w:val="none" w:sz="0" w:space="0" w:color="auto"/>
            <w:bottom w:val="none" w:sz="0" w:space="0" w:color="auto"/>
            <w:right w:val="none" w:sz="0" w:space="0" w:color="auto"/>
          </w:divBdr>
        </w:div>
        <w:div w:id="222302258">
          <w:marLeft w:val="1800"/>
          <w:marRight w:val="0"/>
          <w:marTop w:val="82"/>
          <w:marBottom w:val="0"/>
          <w:divBdr>
            <w:top w:val="none" w:sz="0" w:space="0" w:color="auto"/>
            <w:left w:val="none" w:sz="0" w:space="0" w:color="auto"/>
            <w:bottom w:val="none" w:sz="0" w:space="0" w:color="auto"/>
            <w:right w:val="none" w:sz="0" w:space="0" w:color="auto"/>
          </w:divBdr>
        </w:div>
        <w:div w:id="364788775">
          <w:marLeft w:val="547"/>
          <w:marRight w:val="0"/>
          <w:marTop w:val="106"/>
          <w:marBottom w:val="0"/>
          <w:divBdr>
            <w:top w:val="none" w:sz="0" w:space="0" w:color="auto"/>
            <w:left w:val="none" w:sz="0" w:space="0" w:color="auto"/>
            <w:bottom w:val="none" w:sz="0" w:space="0" w:color="auto"/>
            <w:right w:val="none" w:sz="0" w:space="0" w:color="auto"/>
          </w:divBdr>
        </w:div>
        <w:div w:id="1119108396">
          <w:marLeft w:val="1166"/>
          <w:marRight w:val="0"/>
          <w:marTop w:val="96"/>
          <w:marBottom w:val="0"/>
          <w:divBdr>
            <w:top w:val="none" w:sz="0" w:space="0" w:color="auto"/>
            <w:left w:val="none" w:sz="0" w:space="0" w:color="auto"/>
            <w:bottom w:val="none" w:sz="0" w:space="0" w:color="auto"/>
            <w:right w:val="none" w:sz="0" w:space="0" w:color="auto"/>
          </w:divBdr>
        </w:div>
        <w:div w:id="1219366631">
          <w:marLeft w:val="1166"/>
          <w:marRight w:val="0"/>
          <w:marTop w:val="96"/>
          <w:marBottom w:val="0"/>
          <w:divBdr>
            <w:top w:val="none" w:sz="0" w:space="0" w:color="auto"/>
            <w:left w:val="none" w:sz="0" w:space="0" w:color="auto"/>
            <w:bottom w:val="none" w:sz="0" w:space="0" w:color="auto"/>
            <w:right w:val="none" w:sz="0" w:space="0" w:color="auto"/>
          </w:divBdr>
        </w:div>
        <w:div w:id="1406075552">
          <w:marLeft w:val="547"/>
          <w:marRight w:val="0"/>
          <w:marTop w:val="106"/>
          <w:marBottom w:val="0"/>
          <w:divBdr>
            <w:top w:val="none" w:sz="0" w:space="0" w:color="auto"/>
            <w:left w:val="none" w:sz="0" w:space="0" w:color="auto"/>
            <w:bottom w:val="none" w:sz="0" w:space="0" w:color="auto"/>
            <w:right w:val="none" w:sz="0" w:space="0" w:color="auto"/>
          </w:divBdr>
        </w:div>
        <w:div w:id="2139300612">
          <w:marLeft w:val="1166"/>
          <w:marRight w:val="0"/>
          <w:marTop w:val="96"/>
          <w:marBottom w:val="0"/>
          <w:divBdr>
            <w:top w:val="none" w:sz="0" w:space="0" w:color="auto"/>
            <w:left w:val="none" w:sz="0" w:space="0" w:color="auto"/>
            <w:bottom w:val="none" w:sz="0" w:space="0" w:color="auto"/>
            <w:right w:val="none" w:sz="0" w:space="0" w:color="auto"/>
          </w:divBdr>
        </w:div>
      </w:divsChild>
    </w:div>
    <w:div w:id="1299988797">
      <w:bodyDiv w:val="1"/>
      <w:marLeft w:val="0"/>
      <w:marRight w:val="0"/>
      <w:marTop w:val="0"/>
      <w:marBottom w:val="0"/>
      <w:divBdr>
        <w:top w:val="none" w:sz="0" w:space="0" w:color="auto"/>
        <w:left w:val="none" w:sz="0" w:space="0" w:color="auto"/>
        <w:bottom w:val="none" w:sz="0" w:space="0" w:color="auto"/>
        <w:right w:val="none" w:sz="0" w:space="0" w:color="auto"/>
      </w:divBdr>
    </w:div>
    <w:div w:id="1300064035">
      <w:bodyDiv w:val="1"/>
      <w:marLeft w:val="0"/>
      <w:marRight w:val="0"/>
      <w:marTop w:val="0"/>
      <w:marBottom w:val="0"/>
      <w:divBdr>
        <w:top w:val="none" w:sz="0" w:space="0" w:color="auto"/>
        <w:left w:val="none" w:sz="0" w:space="0" w:color="auto"/>
        <w:bottom w:val="none" w:sz="0" w:space="0" w:color="auto"/>
        <w:right w:val="none" w:sz="0" w:space="0" w:color="auto"/>
      </w:divBdr>
    </w:div>
    <w:div w:id="1300380831">
      <w:bodyDiv w:val="1"/>
      <w:marLeft w:val="0"/>
      <w:marRight w:val="0"/>
      <w:marTop w:val="0"/>
      <w:marBottom w:val="0"/>
      <w:divBdr>
        <w:top w:val="none" w:sz="0" w:space="0" w:color="auto"/>
        <w:left w:val="none" w:sz="0" w:space="0" w:color="auto"/>
        <w:bottom w:val="none" w:sz="0" w:space="0" w:color="auto"/>
        <w:right w:val="none" w:sz="0" w:space="0" w:color="auto"/>
      </w:divBdr>
      <w:divsChild>
        <w:div w:id="2632802">
          <w:marLeft w:val="547"/>
          <w:marRight w:val="0"/>
          <w:marTop w:val="134"/>
          <w:marBottom w:val="0"/>
          <w:divBdr>
            <w:top w:val="none" w:sz="0" w:space="0" w:color="auto"/>
            <w:left w:val="none" w:sz="0" w:space="0" w:color="auto"/>
            <w:bottom w:val="none" w:sz="0" w:space="0" w:color="auto"/>
            <w:right w:val="none" w:sz="0" w:space="0" w:color="auto"/>
          </w:divBdr>
        </w:div>
        <w:div w:id="110132922">
          <w:marLeft w:val="1166"/>
          <w:marRight w:val="0"/>
          <w:marTop w:val="96"/>
          <w:marBottom w:val="0"/>
          <w:divBdr>
            <w:top w:val="none" w:sz="0" w:space="0" w:color="auto"/>
            <w:left w:val="none" w:sz="0" w:space="0" w:color="auto"/>
            <w:bottom w:val="none" w:sz="0" w:space="0" w:color="auto"/>
            <w:right w:val="none" w:sz="0" w:space="0" w:color="auto"/>
          </w:divBdr>
        </w:div>
        <w:div w:id="1210149867">
          <w:marLeft w:val="1166"/>
          <w:marRight w:val="0"/>
          <w:marTop w:val="96"/>
          <w:marBottom w:val="0"/>
          <w:divBdr>
            <w:top w:val="none" w:sz="0" w:space="0" w:color="auto"/>
            <w:left w:val="none" w:sz="0" w:space="0" w:color="auto"/>
            <w:bottom w:val="none" w:sz="0" w:space="0" w:color="auto"/>
            <w:right w:val="none" w:sz="0" w:space="0" w:color="auto"/>
          </w:divBdr>
        </w:div>
        <w:div w:id="1739746612">
          <w:marLeft w:val="1166"/>
          <w:marRight w:val="0"/>
          <w:marTop w:val="96"/>
          <w:marBottom w:val="0"/>
          <w:divBdr>
            <w:top w:val="none" w:sz="0" w:space="0" w:color="auto"/>
            <w:left w:val="none" w:sz="0" w:space="0" w:color="auto"/>
            <w:bottom w:val="none" w:sz="0" w:space="0" w:color="auto"/>
            <w:right w:val="none" w:sz="0" w:space="0" w:color="auto"/>
          </w:divBdr>
        </w:div>
      </w:divsChild>
    </w:div>
    <w:div w:id="1301115568">
      <w:bodyDiv w:val="1"/>
      <w:marLeft w:val="0"/>
      <w:marRight w:val="0"/>
      <w:marTop w:val="0"/>
      <w:marBottom w:val="0"/>
      <w:divBdr>
        <w:top w:val="none" w:sz="0" w:space="0" w:color="auto"/>
        <w:left w:val="none" w:sz="0" w:space="0" w:color="auto"/>
        <w:bottom w:val="none" w:sz="0" w:space="0" w:color="auto"/>
        <w:right w:val="none" w:sz="0" w:space="0" w:color="auto"/>
      </w:divBdr>
      <w:divsChild>
        <w:div w:id="212231204">
          <w:marLeft w:val="1166"/>
          <w:marRight w:val="0"/>
          <w:marTop w:val="134"/>
          <w:marBottom w:val="0"/>
          <w:divBdr>
            <w:top w:val="none" w:sz="0" w:space="0" w:color="auto"/>
            <w:left w:val="none" w:sz="0" w:space="0" w:color="auto"/>
            <w:bottom w:val="none" w:sz="0" w:space="0" w:color="auto"/>
            <w:right w:val="none" w:sz="0" w:space="0" w:color="auto"/>
          </w:divBdr>
        </w:div>
        <w:div w:id="578515534">
          <w:marLeft w:val="1166"/>
          <w:marRight w:val="0"/>
          <w:marTop w:val="134"/>
          <w:marBottom w:val="0"/>
          <w:divBdr>
            <w:top w:val="none" w:sz="0" w:space="0" w:color="auto"/>
            <w:left w:val="none" w:sz="0" w:space="0" w:color="auto"/>
            <w:bottom w:val="none" w:sz="0" w:space="0" w:color="auto"/>
            <w:right w:val="none" w:sz="0" w:space="0" w:color="auto"/>
          </w:divBdr>
        </w:div>
        <w:div w:id="1797065783">
          <w:marLeft w:val="547"/>
          <w:marRight w:val="0"/>
          <w:marTop w:val="154"/>
          <w:marBottom w:val="0"/>
          <w:divBdr>
            <w:top w:val="none" w:sz="0" w:space="0" w:color="auto"/>
            <w:left w:val="none" w:sz="0" w:space="0" w:color="auto"/>
            <w:bottom w:val="none" w:sz="0" w:space="0" w:color="auto"/>
            <w:right w:val="none" w:sz="0" w:space="0" w:color="auto"/>
          </w:divBdr>
        </w:div>
        <w:div w:id="2082172820">
          <w:marLeft w:val="1800"/>
          <w:marRight w:val="0"/>
          <w:marTop w:val="115"/>
          <w:marBottom w:val="0"/>
          <w:divBdr>
            <w:top w:val="none" w:sz="0" w:space="0" w:color="auto"/>
            <w:left w:val="none" w:sz="0" w:space="0" w:color="auto"/>
            <w:bottom w:val="none" w:sz="0" w:space="0" w:color="auto"/>
            <w:right w:val="none" w:sz="0" w:space="0" w:color="auto"/>
          </w:divBdr>
        </w:div>
      </w:divsChild>
    </w:div>
    <w:div w:id="1301155916">
      <w:bodyDiv w:val="1"/>
      <w:marLeft w:val="0"/>
      <w:marRight w:val="0"/>
      <w:marTop w:val="0"/>
      <w:marBottom w:val="0"/>
      <w:divBdr>
        <w:top w:val="none" w:sz="0" w:space="0" w:color="auto"/>
        <w:left w:val="none" w:sz="0" w:space="0" w:color="auto"/>
        <w:bottom w:val="none" w:sz="0" w:space="0" w:color="auto"/>
        <w:right w:val="none" w:sz="0" w:space="0" w:color="auto"/>
      </w:divBdr>
    </w:div>
    <w:div w:id="1301376912">
      <w:bodyDiv w:val="1"/>
      <w:marLeft w:val="0"/>
      <w:marRight w:val="0"/>
      <w:marTop w:val="0"/>
      <w:marBottom w:val="0"/>
      <w:divBdr>
        <w:top w:val="none" w:sz="0" w:space="0" w:color="auto"/>
        <w:left w:val="none" w:sz="0" w:space="0" w:color="auto"/>
        <w:bottom w:val="none" w:sz="0" w:space="0" w:color="auto"/>
        <w:right w:val="none" w:sz="0" w:space="0" w:color="auto"/>
      </w:divBdr>
      <w:divsChild>
        <w:div w:id="24212123">
          <w:marLeft w:val="1800"/>
          <w:marRight w:val="0"/>
          <w:marTop w:val="82"/>
          <w:marBottom w:val="0"/>
          <w:divBdr>
            <w:top w:val="none" w:sz="0" w:space="0" w:color="auto"/>
            <w:left w:val="none" w:sz="0" w:space="0" w:color="auto"/>
            <w:bottom w:val="none" w:sz="0" w:space="0" w:color="auto"/>
            <w:right w:val="none" w:sz="0" w:space="0" w:color="auto"/>
          </w:divBdr>
        </w:div>
        <w:div w:id="452601846">
          <w:marLeft w:val="1800"/>
          <w:marRight w:val="0"/>
          <w:marTop w:val="82"/>
          <w:marBottom w:val="0"/>
          <w:divBdr>
            <w:top w:val="none" w:sz="0" w:space="0" w:color="auto"/>
            <w:left w:val="none" w:sz="0" w:space="0" w:color="auto"/>
            <w:bottom w:val="none" w:sz="0" w:space="0" w:color="auto"/>
            <w:right w:val="none" w:sz="0" w:space="0" w:color="auto"/>
          </w:divBdr>
        </w:div>
        <w:div w:id="542180802">
          <w:marLeft w:val="1166"/>
          <w:marRight w:val="0"/>
          <w:marTop w:val="96"/>
          <w:marBottom w:val="0"/>
          <w:divBdr>
            <w:top w:val="none" w:sz="0" w:space="0" w:color="auto"/>
            <w:left w:val="none" w:sz="0" w:space="0" w:color="auto"/>
            <w:bottom w:val="none" w:sz="0" w:space="0" w:color="auto"/>
            <w:right w:val="none" w:sz="0" w:space="0" w:color="auto"/>
          </w:divBdr>
        </w:div>
        <w:div w:id="638417612">
          <w:marLeft w:val="1166"/>
          <w:marRight w:val="0"/>
          <w:marTop w:val="96"/>
          <w:marBottom w:val="0"/>
          <w:divBdr>
            <w:top w:val="none" w:sz="0" w:space="0" w:color="auto"/>
            <w:left w:val="none" w:sz="0" w:space="0" w:color="auto"/>
            <w:bottom w:val="none" w:sz="0" w:space="0" w:color="auto"/>
            <w:right w:val="none" w:sz="0" w:space="0" w:color="auto"/>
          </w:divBdr>
        </w:div>
        <w:div w:id="1139612107">
          <w:marLeft w:val="1800"/>
          <w:marRight w:val="0"/>
          <w:marTop w:val="82"/>
          <w:marBottom w:val="0"/>
          <w:divBdr>
            <w:top w:val="none" w:sz="0" w:space="0" w:color="auto"/>
            <w:left w:val="none" w:sz="0" w:space="0" w:color="auto"/>
            <w:bottom w:val="none" w:sz="0" w:space="0" w:color="auto"/>
            <w:right w:val="none" w:sz="0" w:space="0" w:color="auto"/>
          </w:divBdr>
        </w:div>
        <w:div w:id="1147940961">
          <w:marLeft w:val="1166"/>
          <w:marRight w:val="0"/>
          <w:marTop w:val="96"/>
          <w:marBottom w:val="0"/>
          <w:divBdr>
            <w:top w:val="none" w:sz="0" w:space="0" w:color="auto"/>
            <w:left w:val="none" w:sz="0" w:space="0" w:color="auto"/>
            <w:bottom w:val="none" w:sz="0" w:space="0" w:color="auto"/>
            <w:right w:val="none" w:sz="0" w:space="0" w:color="auto"/>
          </w:divBdr>
        </w:div>
        <w:div w:id="1155488993">
          <w:marLeft w:val="547"/>
          <w:marRight w:val="0"/>
          <w:marTop w:val="106"/>
          <w:marBottom w:val="0"/>
          <w:divBdr>
            <w:top w:val="none" w:sz="0" w:space="0" w:color="auto"/>
            <w:left w:val="none" w:sz="0" w:space="0" w:color="auto"/>
            <w:bottom w:val="none" w:sz="0" w:space="0" w:color="auto"/>
            <w:right w:val="none" w:sz="0" w:space="0" w:color="auto"/>
          </w:divBdr>
        </w:div>
        <w:div w:id="1564632782">
          <w:marLeft w:val="1166"/>
          <w:marRight w:val="0"/>
          <w:marTop w:val="96"/>
          <w:marBottom w:val="0"/>
          <w:divBdr>
            <w:top w:val="none" w:sz="0" w:space="0" w:color="auto"/>
            <w:left w:val="none" w:sz="0" w:space="0" w:color="auto"/>
            <w:bottom w:val="none" w:sz="0" w:space="0" w:color="auto"/>
            <w:right w:val="none" w:sz="0" w:space="0" w:color="auto"/>
          </w:divBdr>
        </w:div>
        <w:div w:id="1760326772">
          <w:marLeft w:val="547"/>
          <w:marRight w:val="0"/>
          <w:marTop w:val="106"/>
          <w:marBottom w:val="0"/>
          <w:divBdr>
            <w:top w:val="none" w:sz="0" w:space="0" w:color="auto"/>
            <w:left w:val="none" w:sz="0" w:space="0" w:color="auto"/>
            <w:bottom w:val="none" w:sz="0" w:space="0" w:color="auto"/>
            <w:right w:val="none" w:sz="0" w:space="0" w:color="auto"/>
          </w:divBdr>
        </w:div>
        <w:div w:id="1801802680">
          <w:marLeft w:val="1166"/>
          <w:marRight w:val="0"/>
          <w:marTop w:val="96"/>
          <w:marBottom w:val="0"/>
          <w:divBdr>
            <w:top w:val="none" w:sz="0" w:space="0" w:color="auto"/>
            <w:left w:val="none" w:sz="0" w:space="0" w:color="auto"/>
            <w:bottom w:val="none" w:sz="0" w:space="0" w:color="auto"/>
            <w:right w:val="none" w:sz="0" w:space="0" w:color="auto"/>
          </w:divBdr>
        </w:div>
        <w:div w:id="1965885399">
          <w:marLeft w:val="1800"/>
          <w:marRight w:val="0"/>
          <w:marTop w:val="82"/>
          <w:marBottom w:val="0"/>
          <w:divBdr>
            <w:top w:val="none" w:sz="0" w:space="0" w:color="auto"/>
            <w:left w:val="none" w:sz="0" w:space="0" w:color="auto"/>
            <w:bottom w:val="none" w:sz="0" w:space="0" w:color="auto"/>
            <w:right w:val="none" w:sz="0" w:space="0" w:color="auto"/>
          </w:divBdr>
        </w:div>
      </w:divsChild>
    </w:div>
    <w:div w:id="1301499778">
      <w:bodyDiv w:val="1"/>
      <w:marLeft w:val="0"/>
      <w:marRight w:val="0"/>
      <w:marTop w:val="0"/>
      <w:marBottom w:val="0"/>
      <w:divBdr>
        <w:top w:val="none" w:sz="0" w:space="0" w:color="auto"/>
        <w:left w:val="none" w:sz="0" w:space="0" w:color="auto"/>
        <w:bottom w:val="none" w:sz="0" w:space="0" w:color="auto"/>
        <w:right w:val="none" w:sz="0" w:space="0" w:color="auto"/>
      </w:divBdr>
    </w:div>
    <w:div w:id="1302033122">
      <w:bodyDiv w:val="1"/>
      <w:marLeft w:val="0"/>
      <w:marRight w:val="0"/>
      <w:marTop w:val="0"/>
      <w:marBottom w:val="0"/>
      <w:divBdr>
        <w:top w:val="none" w:sz="0" w:space="0" w:color="auto"/>
        <w:left w:val="none" w:sz="0" w:space="0" w:color="auto"/>
        <w:bottom w:val="none" w:sz="0" w:space="0" w:color="auto"/>
        <w:right w:val="none" w:sz="0" w:space="0" w:color="auto"/>
      </w:divBdr>
      <w:divsChild>
        <w:div w:id="1787967757">
          <w:marLeft w:val="0"/>
          <w:marRight w:val="0"/>
          <w:marTop w:val="0"/>
          <w:marBottom w:val="0"/>
          <w:divBdr>
            <w:top w:val="none" w:sz="0" w:space="0" w:color="auto"/>
            <w:left w:val="none" w:sz="0" w:space="0" w:color="auto"/>
            <w:bottom w:val="none" w:sz="0" w:space="0" w:color="auto"/>
            <w:right w:val="none" w:sz="0" w:space="0" w:color="auto"/>
          </w:divBdr>
          <w:divsChild>
            <w:div w:id="144858705">
              <w:marLeft w:val="0"/>
              <w:marRight w:val="0"/>
              <w:marTop w:val="0"/>
              <w:marBottom w:val="0"/>
              <w:divBdr>
                <w:top w:val="none" w:sz="0" w:space="0" w:color="auto"/>
                <w:left w:val="none" w:sz="0" w:space="0" w:color="auto"/>
                <w:bottom w:val="none" w:sz="0" w:space="0" w:color="auto"/>
                <w:right w:val="none" w:sz="0" w:space="0" w:color="auto"/>
              </w:divBdr>
            </w:div>
            <w:div w:id="401685665">
              <w:marLeft w:val="0"/>
              <w:marRight w:val="0"/>
              <w:marTop w:val="0"/>
              <w:marBottom w:val="0"/>
              <w:divBdr>
                <w:top w:val="none" w:sz="0" w:space="0" w:color="auto"/>
                <w:left w:val="none" w:sz="0" w:space="0" w:color="auto"/>
                <w:bottom w:val="none" w:sz="0" w:space="0" w:color="auto"/>
                <w:right w:val="none" w:sz="0" w:space="0" w:color="auto"/>
              </w:divBdr>
            </w:div>
            <w:div w:id="602998468">
              <w:marLeft w:val="0"/>
              <w:marRight w:val="0"/>
              <w:marTop w:val="0"/>
              <w:marBottom w:val="0"/>
              <w:divBdr>
                <w:top w:val="none" w:sz="0" w:space="0" w:color="auto"/>
                <w:left w:val="none" w:sz="0" w:space="0" w:color="auto"/>
                <w:bottom w:val="none" w:sz="0" w:space="0" w:color="auto"/>
                <w:right w:val="none" w:sz="0" w:space="0" w:color="auto"/>
              </w:divBdr>
            </w:div>
            <w:div w:id="717708643">
              <w:marLeft w:val="0"/>
              <w:marRight w:val="0"/>
              <w:marTop w:val="0"/>
              <w:marBottom w:val="0"/>
              <w:divBdr>
                <w:top w:val="none" w:sz="0" w:space="0" w:color="auto"/>
                <w:left w:val="none" w:sz="0" w:space="0" w:color="auto"/>
                <w:bottom w:val="none" w:sz="0" w:space="0" w:color="auto"/>
                <w:right w:val="none" w:sz="0" w:space="0" w:color="auto"/>
              </w:divBdr>
            </w:div>
            <w:div w:id="836074943">
              <w:marLeft w:val="0"/>
              <w:marRight w:val="0"/>
              <w:marTop w:val="0"/>
              <w:marBottom w:val="0"/>
              <w:divBdr>
                <w:top w:val="none" w:sz="0" w:space="0" w:color="auto"/>
                <w:left w:val="none" w:sz="0" w:space="0" w:color="auto"/>
                <w:bottom w:val="none" w:sz="0" w:space="0" w:color="auto"/>
                <w:right w:val="none" w:sz="0" w:space="0" w:color="auto"/>
              </w:divBdr>
            </w:div>
            <w:div w:id="1952515454">
              <w:marLeft w:val="0"/>
              <w:marRight w:val="0"/>
              <w:marTop w:val="0"/>
              <w:marBottom w:val="0"/>
              <w:divBdr>
                <w:top w:val="none" w:sz="0" w:space="0" w:color="auto"/>
                <w:left w:val="none" w:sz="0" w:space="0" w:color="auto"/>
                <w:bottom w:val="none" w:sz="0" w:space="0" w:color="auto"/>
                <w:right w:val="none" w:sz="0" w:space="0" w:color="auto"/>
              </w:divBdr>
            </w:div>
            <w:div w:id="196726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542735">
      <w:bodyDiv w:val="1"/>
      <w:marLeft w:val="0"/>
      <w:marRight w:val="0"/>
      <w:marTop w:val="0"/>
      <w:marBottom w:val="0"/>
      <w:divBdr>
        <w:top w:val="none" w:sz="0" w:space="0" w:color="auto"/>
        <w:left w:val="none" w:sz="0" w:space="0" w:color="auto"/>
        <w:bottom w:val="none" w:sz="0" w:space="0" w:color="auto"/>
        <w:right w:val="none" w:sz="0" w:space="0" w:color="auto"/>
      </w:divBdr>
    </w:div>
    <w:div w:id="1302543461">
      <w:bodyDiv w:val="1"/>
      <w:marLeft w:val="0"/>
      <w:marRight w:val="0"/>
      <w:marTop w:val="0"/>
      <w:marBottom w:val="0"/>
      <w:divBdr>
        <w:top w:val="none" w:sz="0" w:space="0" w:color="auto"/>
        <w:left w:val="none" w:sz="0" w:space="0" w:color="auto"/>
        <w:bottom w:val="none" w:sz="0" w:space="0" w:color="auto"/>
        <w:right w:val="none" w:sz="0" w:space="0" w:color="auto"/>
      </w:divBdr>
    </w:div>
    <w:div w:id="1302615491">
      <w:bodyDiv w:val="1"/>
      <w:marLeft w:val="0"/>
      <w:marRight w:val="0"/>
      <w:marTop w:val="0"/>
      <w:marBottom w:val="0"/>
      <w:divBdr>
        <w:top w:val="none" w:sz="0" w:space="0" w:color="auto"/>
        <w:left w:val="none" w:sz="0" w:space="0" w:color="auto"/>
        <w:bottom w:val="none" w:sz="0" w:space="0" w:color="auto"/>
        <w:right w:val="none" w:sz="0" w:space="0" w:color="auto"/>
      </w:divBdr>
    </w:div>
    <w:div w:id="1302810185">
      <w:bodyDiv w:val="1"/>
      <w:marLeft w:val="0"/>
      <w:marRight w:val="0"/>
      <w:marTop w:val="0"/>
      <w:marBottom w:val="0"/>
      <w:divBdr>
        <w:top w:val="none" w:sz="0" w:space="0" w:color="auto"/>
        <w:left w:val="none" w:sz="0" w:space="0" w:color="auto"/>
        <w:bottom w:val="none" w:sz="0" w:space="0" w:color="auto"/>
        <w:right w:val="none" w:sz="0" w:space="0" w:color="auto"/>
      </w:divBdr>
    </w:div>
    <w:div w:id="1303804571">
      <w:bodyDiv w:val="1"/>
      <w:marLeft w:val="0"/>
      <w:marRight w:val="0"/>
      <w:marTop w:val="0"/>
      <w:marBottom w:val="0"/>
      <w:divBdr>
        <w:top w:val="none" w:sz="0" w:space="0" w:color="auto"/>
        <w:left w:val="none" w:sz="0" w:space="0" w:color="auto"/>
        <w:bottom w:val="none" w:sz="0" w:space="0" w:color="auto"/>
        <w:right w:val="none" w:sz="0" w:space="0" w:color="auto"/>
      </w:divBdr>
      <w:divsChild>
        <w:div w:id="223834195">
          <w:marLeft w:val="1166"/>
          <w:marRight w:val="0"/>
          <w:marTop w:val="96"/>
          <w:marBottom w:val="0"/>
          <w:divBdr>
            <w:top w:val="none" w:sz="0" w:space="0" w:color="auto"/>
            <w:left w:val="none" w:sz="0" w:space="0" w:color="auto"/>
            <w:bottom w:val="none" w:sz="0" w:space="0" w:color="auto"/>
            <w:right w:val="none" w:sz="0" w:space="0" w:color="auto"/>
          </w:divBdr>
        </w:div>
        <w:div w:id="1019815249">
          <w:marLeft w:val="1166"/>
          <w:marRight w:val="0"/>
          <w:marTop w:val="96"/>
          <w:marBottom w:val="0"/>
          <w:divBdr>
            <w:top w:val="none" w:sz="0" w:space="0" w:color="auto"/>
            <w:left w:val="none" w:sz="0" w:space="0" w:color="auto"/>
            <w:bottom w:val="none" w:sz="0" w:space="0" w:color="auto"/>
            <w:right w:val="none" w:sz="0" w:space="0" w:color="auto"/>
          </w:divBdr>
        </w:div>
        <w:div w:id="1067385474">
          <w:marLeft w:val="1166"/>
          <w:marRight w:val="0"/>
          <w:marTop w:val="96"/>
          <w:marBottom w:val="0"/>
          <w:divBdr>
            <w:top w:val="none" w:sz="0" w:space="0" w:color="auto"/>
            <w:left w:val="none" w:sz="0" w:space="0" w:color="auto"/>
            <w:bottom w:val="none" w:sz="0" w:space="0" w:color="auto"/>
            <w:right w:val="none" w:sz="0" w:space="0" w:color="auto"/>
          </w:divBdr>
        </w:div>
        <w:div w:id="1227228661">
          <w:marLeft w:val="1166"/>
          <w:marRight w:val="0"/>
          <w:marTop w:val="96"/>
          <w:marBottom w:val="0"/>
          <w:divBdr>
            <w:top w:val="none" w:sz="0" w:space="0" w:color="auto"/>
            <w:left w:val="none" w:sz="0" w:space="0" w:color="auto"/>
            <w:bottom w:val="none" w:sz="0" w:space="0" w:color="auto"/>
            <w:right w:val="none" w:sz="0" w:space="0" w:color="auto"/>
          </w:divBdr>
        </w:div>
        <w:div w:id="1597640916">
          <w:marLeft w:val="547"/>
          <w:marRight w:val="0"/>
          <w:marTop w:val="115"/>
          <w:marBottom w:val="0"/>
          <w:divBdr>
            <w:top w:val="none" w:sz="0" w:space="0" w:color="auto"/>
            <w:left w:val="none" w:sz="0" w:space="0" w:color="auto"/>
            <w:bottom w:val="none" w:sz="0" w:space="0" w:color="auto"/>
            <w:right w:val="none" w:sz="0" w:space="0" w:color="auto"/>
          </w:divBdr>
        </w:div>
        <w:div w:id="1897282155">
          <w:marLeft w:val="1166"/>
          <w:marRight w:val="0"/>
          <w:marTop w:val="96"/>
          <w:marBottom w:val="0"/>
          <w:divBdr>
            <w:top w:val="none" w:sz="0" w:space="0" w:color="auto"/>
            <w:left w:val="none" w:sz="0" w:space="0" w:color="auto"/>
            <w:bottom w:val="none" w:sz="0" w:space="0" w:color="auto"/>
            <w:right w:val="none" w:sz="0" w:space="0" w:color="auto"/>
          </w:divBdr>
        </w:div>
      </w:divsChild>
    </w:div>
    <w:div w:id="1304894876">
      <w:bodyDiv w:val="1"/>
      <w:marLeft w:val="0"/>
      <w:marRight w:val="0"/>
      <w:marTop w:val="0"/>
      <w:marBottom w:val="0"/>
      <w:divBdr>
        <w:top w:val="none" w:sz="0" w:space="0" w:color="auto"/>
        <w:left w:val="none" w:sz="0" w:space="0" w:color="auto"/>
        <w:bottom w:val="none" w:sz="0" w:space="0" w:color="auto"/>
        <w:right w:val="none" w:sz="0" w:space="0" w:color="auto"/>
      </w:divBdr>
      <w:divsChild>
        <w:div w:id="136193117">
          <w:marLeft w:val="1800"/>
          <w:marRight w:val="0"/>
          <w:marTop w:val="82"/>
          <w:marBottom w:val="0"/>
          <w:divBdr>
            <w:top w:val="none" w:sz="0" w:space="0" w:color="auto"/>
            <w:left w:val="none" w:sz="0" w:space="0" w:color="auto"/>
            <w:bottom w:val="none" w:sz="0" w:space="0" w:color="auto"/>
            <w:right w:val="none" w:sz="0" w:space="0" w:color="auto"/>
          </w:divBdr>
        </w:div>
        <w:div w:id="355693762">
          <w:marLeft w:val="1166"/>
          <w:marRight w:val="0"/>
          <w:marTop w:val="96"/>
          <w:marBottom w:val="0"/>
          <w:divBdr>
            <w:top w:val="none" w:sz="0" w:space="0" w:color="auto"/>
            <w:left w:val="none" w:sz="0" w:space="0" w:color="auto"/>
            <w:bottom w:val="none" w:sz="0" w:space="0" w:color="auto"/>
            <w:right w:val="none" w:sz="0" w:space="0" w:color="auto"/>
          </w:divBdr>
        </w:div>
        <w:div w:id="364252735">
          <w:marLeft w:val="1800"/>
          <w:marRight w:val="0"/>
          <w:marTop w:val="82"/>
          <w:marBottom w:val="0"/>
          <w:divBdr>
            <w:top w:val="none" w:sz="0" w:space="0" w:color="auto"/>
            <w:left w:val="none" w:sz="0" w:space="0" w:color="auto"/>
            <w:bottom w:val="none" w:sz="0" w:space="0" w:color="auto"/>
            <w:right w:val="none" w:sz="0" w:space="0" w:color="auto"/>
          </w:divBdr>
        </w:div>
        <w:div w:id="525876417">
          <w:marLeft w:val="547"/>
          <w:marRight w:val="0"/>
          <w:marTop w:val="106"/>
          <w:marBottom w:val="0"/>
          <w:divBdr>
            <w:top w:val="none" w:sz="0" w:space="0" w:color="auto"/>
            <w:left w:val="none" w:sz="0" w:space="0" w:color="auto"/>
            <w:bottom w:val="none" w:sz="0" w:space="0" w:color="auto"/>
            <w:right w:val="none" w:sz="0" w:space="0" w:color="auto"/>
          </w:divBdr>
        </w:div>
        <w:div w:id="611086584">
          <w:marLeft w:val="1166"/>
          <w:marRight w:val="0"/>
          <w:marTop w:val="96"/>
          <w:marBottom w:val="0"/>
          <w:divBdr>
            <w:top w:val="none" w:sz="0" w:space="0" w:color="auto"/>
            <w:left w:val="none" w:sz="0" w:space="0" w:color="auto"/>
            <w:bottom w:val="none" w:sz="0" w:space="0" w:color="auto"/>
            <w:right w:val="none" w:sz="0" w:space="0" w:color="auto"/>
          </w:divBdr>
        </w:div>
        <w:div w:id="1676347736">
          <w:marLeft w:val="1800"/>
          <w:marRight w:val="0"/>
          <w:marTop w:val="82"/>
          <w:marBottom w:val="0"/>
          <w:divBdr>
            <w:top w:val="none" w:sz="0" w:space="0" w:color="auto"/>
            <w:left w:val="none" w:sz="0" w:space="0" w:color="auto"/>
            <w:bottom w:val="none" w:sz="0" w:space="0" w:color="auto"/>
            <w:right w:val="none" w:sz="0" w:space="0" w:color="auto"/>
          </w:divBdr>
        </w:div>
        <w:div w:id="1995331569">
          <w:marLeft w:val="547"/>
          <w:marRight w:val="0"/>
          <w:marTop w:val="106"/>
          <w:marBottom w:val="0"/>
          <w:divBdr>
            <w:top w:val="none" w:sz="0" w:space="0" w:color="auto"/>
            <w:left w:val="none" w:sz="0" w:space="0" w:color="auto"/>
            <w:bottom w:val="none" w:sz="0" w:space="0" w:color="auto"/>
            <w:right w:val="none" w:sz="0" w:space="0" w:color="auto"/>
          </w:divBdr>
        </w:div>
      </w:divsChild>
    </w:div>
    <w:div w:id="1305428916">
      <w:bodyDiv w:val="1"/>
      <w:marLeft w:val="0"/>
      <w:marRight w:val="0"/>
      <w:marTop w:val="0"/>
      <w:marBottom w:val="0"/>
      <w:divBdr>
        <w:top w:val="none" w:sz="0" w:space="0" w:color="auto"/>
        <w:left w:val="none" w:sz="0" w:space="0" w:color="auto"/>
        <w:bottom w:val="none" w:sz="0" w:space="0" w:color="auto"/>
        <w:right w:val="none" w:sz="0" w:space="0" w:color="auto"/>
      </w:divBdr>
    </w:div>
    <w:div w:id="1305432463">
      <w:bodyDiv w:val="1"/>
      <w:marLeft w:val="0"/>
      <w:marRight w:val="0"/>
      <w:marTop w:val="0"/>
      <w:marBottom w:val="0"/>
      <w:divBdr>
        <w:top w:val="none" w:sz="0" w:space="0" w:color="auto"/>
        <w:left w:val="none" w:sz="0" w:space="0" w:color="auto"/>
        <w:bottom w:val="none" w:sz="0" w:space="0" w:color="auto"/>
        <w:right w:val="none" w:sz="0" w:space="0" w:color="auto"/>
      </w:divBdr>
    </w:div>
    <w:div w:id="1305506759">
      <w:bodyDiv w:val="1"/>
      <w:marLeft w:val="0"/>
      <w:marRight w:val="0"/>
      <w:marTop w:val="0"/>
      <w:marBottom w:val="0"/>
      <w:divBdr>
        <w:top w:val="none" w:sz="0" w:space="0" w:color="auto"/>
        <w:left w:val="none" w:sz="0" w:space="0" w:color="auto"/>
        <w:bottom w:val="none" w:sz="0" w:space="0" w:color="auto"/>
        <w:right w:val="none" w:sz="0" w:space="0" w:color="auto"/>
      </w:divBdr>
    </w:div>
    <w:div w:id="1306281414">
      <w:bodyDiv w:val="1"/>
      <w:marLeft w:val="0"/>
      <w:marRight w:val="0"/>
      <w:marTop w:val="0"/>
      <w:marBottom w:val="0"/>
      <w:divBdr>
        <w:top w:val="none" w:sz="0" w:space="0" w:color="auto"/>
        <w:left w:val="none" w:sz="0" w:space="0" w:color="auto"/>
        <w:bottom w:val="none" w:sz="0" w:space="0" w:color="auto"/>
        <w:right w:val="none" w:sz="0" w:space="0" w:color="auto"/>
      </w:divBdr>
    </w:div>
    <w:div w:id="1306742779">
      <w:bodyDiv w:val="1"/>
      <w:marLeft w:val="0"/>
      <w:marRight w:val="0"/>
      <w:marTop w:val="0"/>
      <w:marBottom w:val="0"/>
      <w:divBdr>
        <w:top w:val="none" w:sz="0" w:space="0" w:color="auto"/>
        <w:left w:val="none" w:sz="0" w:space="0" w:color="auto"/>
        <w:bottom w:val="none" w:sz="0" w:space="0" w:color="auto"/>
        <w:right w:val="none" w:sz="0" w:space="0" w:color="auto"/>
      </w:divBdr>
    </w:div>
    <w:div w:id="1308051973">
      <w:bodyDiv w:val="1"/>
      <w:marLeft w:val="0"/>
      <w:marRight w:val="0"/>
      <w:marTop w:val="0"/>
      <w:marBottom w:val="0"/>
      <w:divBdr>
        <w:top w:val="none" w:sz="0" w:space="0" w:color="auto"/>
        <w:left w:val="none" w:sz="0" w:space="0" w:color="auto"/>
        <w:bottom w:val="none" w:sz="0" w:space="0" w:color="auto"/>
        <w:right w:val="none" w:sz="0" w:space="0" w:color="auto"/>
      </w:divBdr>
    </w:div>
    <w:div w:id="1309358050">
      <w:bodyDiv w:val="1"/>
      <w:marLeft w:val="0"/>
      <w:marRight w:val="0"/>
      <w:marTop w:val="0"/>
      <w:marBottom w:val="0"/>
      <w:divBdr>
        <w:top w:val="none" w:sz="0" w:space="0" w:color="auto"/>
        <w:left w:val="none" w:sz="0" w:space="0" w:color="auto"/>
        <w:bottom w:val="none" w:sz="0" w:space="0" w:color="auto"/>
        <w:right w:val="none" w:sz="0" w:space="0" w:color="auto"/>
      </w:divBdr>
    </w:div>
    <w:div w:id="1310597004">
      <w:bodyDiv w:val="1"/>
      <w:marLeft w:val="0"/>
      <w:marRight w:val="0"/>
      <w:marTop w:val="0"/>
      <w:marBottom w:val="0"/>
      <w:divBdr>
        <w:top w:val="none" w:sz="0" w:space="0" w:color="auto"/>
        <w:left w:val="none" w:sz="0" w:space="0" w:color="auto"/>
        <w:bottom w:val="none" w:sz="0" w:space="0" w:color="auto"/>
        <w:right w:val="none" w:sz="0" w:space="0" w:color="auto"/>
      </w:divBdr>
    </w:div>
    <w:div w:id="1310817559">
      <w:bodyDiv w:val="1"/>
      <w:marLeft w:val="0"/>
      <w:marRight w:val="0"/>
      <w:marTop w:val="0"/>
      <w:marBottom w:val="0"/>
      <w:divBdr>
        <w:top w:val="none" w:sz="0" w:space="0" w:color="auto"/>
        <w:left w:val="none" w:sz="0" w:space="0" w:color="auto"/>
        <w:bottom w:val="none" w:sz="0" w:space="0" w:color="auto"/>
        <w:right w:val="none" w:sz="0" w:space="0" w:color="auto"/>
      </w:divBdr>
    </w:div>
    <w:div w:id="1310864120">
      <w:bodyDiv w:val="1"/>
      <w:marLeft w:val="0"/>
      <w:marRight w:val="0"/>
      <w:marTop w:val="0"/>
      <w:marBottom w:val="0"/>
      <w:divBdr>
        <w:top w:val="none" w:sz="0" w:space="0" w:color="auto"/>
        <w:left w:val="none" w:sz="0" w:space="0" w:color="auto"/>
        <w:bottom w:val="none" w:sz="0" w:space="0" w:color="auto"/>
        <w:right w:val="none" w:sz="0" w:space="0" w:color="auto"/>
      </w:divBdr>
    </w:div>
    <w:div w:id="1310982630">
      <w:bodyDiv w:val="1"/>
      <w:marLeft w:val="0"/>
      <w:marRight w:val="0"/>
      <w:marTop w:val="0"/>
      <w:marBottom w:val="0"/>
      <w:divBdr>
        <w:top w:val="none" w:sz="0" w:space="0" w:color="auto"/>
        <w:left w:val="none" w:sz="0" w:space="0" w:color="auto"/>
        <w:bottom w:val="none" w:sz="0" w:space="0" w:color="auto"/>
        <w:right w:val="none" w:sz="0" w:space="0" w:color="auto"/>
      </w:divBdr>
    </w:div>
    <w:div w:id="1310985872">
      <w:bodyDiv w:val="1"/>
      <w:marLeft w:val="0"/>
      <w:marRight w:val="0"/>
      <w:marTop w:val="0"/>
      <w:marBottom w:val="0"/>
      <w:divBdr>
        <w:top w:val="none" w:sz="0" w:space="0" w:color="auto"/>
        <w:left w:val="none" w:sz="0" w:space="0" w:color="auto"/>
        <w:bottom w:val="none" w:sz="0" w:space="0" w:color="auto"/>
        <w:right w:val="none" w:sz="0" w:space="0" w:color="auto"/>
      </w:divBdr>
    </w:div>
    <w:div w:id="1311325121">
      <w:bodyDiv w:val="1"/>
      <w:marLeft w:val="0"/>
      <w:marRight w:val="0"/>
      <w:marTop w:val="0"/>
      <w:marBottom w:val="0"/>
      <w:divBdr>
        <w:top w:val="none" w:sz="0" w:space="0" w:color="auto"/>
        <w:left w:val="none" w:sz="0" w:space="0" w:color="auto"/>
        <w:bottom w:val="none" w:sz="0" w:space="0" w:color="auto"/>
        <w:right w:val="none" w:sz="0" w:space="0" w:color="auto"/>
      </w:divBdr>
    </w:div>
    <w:div w:id="1311591308">
      <w:bodyDiv w:val="1"/>
      <w:marLeft w:val="0"/>
      <w:marRight w:val="0"/>
      <w:marTop w:val="0"/>
      <w:marBottom w:val="0"/>
      <w:divBdr>
        <w:top w:val="none" w:sz="0" w:space="0" w:color="auto"/>
        <w:left w:val="none" w:sz="0" w:space="0" w:color="auto"/>
        <w:bottom w:val="none" w:sz="0" w:space="0" w:color="auto"/>
        <w:right w:val="none" w:sz="0" w:space="0" w:color="auto"/>
      </w:divBdr>
    </w:div>
    <w:div w:id="1311591954">
      <w:bodyDiv w:val="1"/>
      <w:marLeft w:val="0"/>
      <w:marRight w:val="0"/>
      <w:marTop w:val="0"/>
      <w:marBottom w:val="0"/>
      <w:divBdr>
        <w:top w:val="none" w:sz="0" w:space="0" w:color="auto"/>
        <w:left w:val="none" w:sz="0" w:space="0" w:color="auto"/>
        <w:bottom w:val="none" w:sz="0" w:space="0" w:color="auto"/>
        <w:right w:val="none" w:sz="0" w:space="0" w:color="auto"/>
      </w:divBdr>
    </w:div>
    <w:div w:id="1311711071">
      <w:bodyDiv w:val="1"/>
      <w:marLeft w:val="0"/>
      <w:marRight w:val="0"/>
      <w:marTop w:val="0"/>
      <w:marBottom w:val="0"/>
      <w:divBdr>
        <w:top w:val="none" w:sz="0" w:space="0" w:color="auto"/>
        <w:left w:val="none" w:sz="0" w:space="0" w:color="auto"/>
        <w:bottom w:val="none" w:sz="0" w:space="0" w:color="auto"/>
        <w:right w:val="none" w:sz="0" w:space="0" w:color="auto"/>
      </w:divBdr>
      <w:divsChild>
        <w:div w:id="54202055">
          <w:marLeft w:val="1440"/>
          <w:marRight w:val="0"/>
          <w:marTop w:val="0"/>
          <w:marBottom w:val="0"/>
          <w:divBdr>
            <w:top w:val="none" w:sz="0" w:space="0" w:color="auto"/>
            <w:left w:val="none" w:sz="0" w:space="0" w:color="auto"/>
            <w:bottom w:val="none" w:sz="0" w:space="0" w:color="auto"/>
            <w:right w:val="none" w:sz="0" w:space="0" w:color="auto"/>
          </w:divBdr>
        </w:div>
        <w:div w:id="446629567">
          <w:marLeft w:val="2160"/>
          <w:marRight w:val="0"/>
          <w:marTop w:val="0"/>
          <w:marBottom w:val="0"/>
          <w:divBdr>
            <w:top w:val="none" w:sz="0" w:space="0" w:color="auto"/>
            <w:left w:val="none" w:sz="0" w:space="0" w:color="auto"/>
            <w:bottom w:val="none" w:sz="0" w:space="0" w:color="auto"/>
            <w:right w:val="none" w:sz="0" w:space="0" w:color="auto"/>
          </w:divBdr>
        </w:div>
        <w:div w:id="467824212">
          <w:marLeft w:val="2160"/>
          <w:marRight w:val="0"/>
          <w:marTop w:val="0"/>
          <w:marBottom w:val="0"/>
          <w:divBdr>
            <w:top w:val="none" w:sz="0" w:space="0" w:color="auto"/>
            <w:left w:val="none" w:sz="0" w:space="0" w:color="auto"/>
            <w:bottom w:val="none" w:sz="0" w:space="0" w:color="auto"/>
            <w:right w:val="none" w:sz="0" w:space="0" w:color="auto"/>
          </w:divBdr>
        </w:div>
        <w:div w:id="589316101">
          <w:marLeft w:val="2160"/>
          <w:marRight w:val="0"/>
          <w:marTop w:val="0"/>
          <w:marBottom w:val="0"/>
          <w:divBdr>
            <w:top w:val="none" w:sz="0" w:space="0" w:color="auto"/>
            <w:left w:val="none" w:sz="0" w:space="0" w:color="auto"/>
            <w:bottom w:val="none" w:sz="0" w:space="0" w:color="auto"/>
            <w:right w:val="none" w:sz="0" w:space="0" w:color="auto"/>
          </w:divBdr>
        </w:div>
        <w:div w:id="937250293">
          <w:marLeft w:val="2160"/>
          <w:marRight w:val="0"/>
          <w:marTop w:val="0"/>
          <w:marBottom w:val="0"/>
          <w:divBdr>
            <w:top w:val="none" w:sz="0" w:space="0" w:color="auto"/>
            <w:left w:val="none" w:sz="0" w:space="0" w:color="auto"/>
            <w:bottom w:val="none" w:sz="0" w:space="0" w:color="auto"/>
            <w:right w:val="none" w:sz="0" w:space="0" w:color="auto"/>
          </w:divBdr>
        </w:div>
        <w:div w:id="1145581359">
          <w:marLeft w:val="1440"/>
          <w:marRight w:val="0"/>
          <w:marTop w:val="0"/>
          <w:marBottom w:val="0"/>
          <w:divBdr>
            <w:top w:val="none" w:sz="0" w:space="0" w:color="auto"/>
            <w:left w:val="none" w:sz="0" w:space="0" w:color="auto"/>
            <w:bottom w:val="none" w:sz="0" w:space="0" w:color="auto"/>
            <w:right w:val="none" w:sz="0" w:space="0" w:color="auto"/>
          </w:divBdr>
        </w:div>
        <w:div w:id="1398747716">
          <w:marLeft w:val="720"/>
          <w:marRight w:val="0"/>
          <w:marTop w:val="0"/>
          <w:marBottom w:val="0"/>
          <w:divBdr>
            <w:top w:val="none" w:sz="0" w:space="0" w:color="auto"/>
            <w:left w:val="none" w:sz="0" w:space="0" w:color="auto"/>
            <w:bottom w:val="none" w:sz="0" w:space="0" w:color="auto"/>
            <w:right w:val="none" w:sz="0" w:space="0" w:color="auto"/>
          </w:divBdr>
        </w:div>
        <w:div w:id="1488206640">
          <w:marLeft w:val="2160"/>
          <w:marRight w:val="0"/>
          <w:marTop w:val="0"/>
          <w:marBottom w:val="0"/>
          <w:divBdr>
            <w:top w:val="none" w:sz="0" w:space="0" w:color="auto"/>
            <w:left w:val="none" w:sz="0" w:space="0" w:color="auto"/>
            <w:bottom w:val="none" w:sz="0" w:space="0" w:color="auto"/>
            <w:right w:val="none" w:sz="0" w:space="0" w:color="auto"/>
          </w:divBdr>
        </w:div>
        <w:div w:id="1689596822">
          <w:marLeft w:val="720"/>
          <w:marRight w:val="0"/>
          <w:marTop w:val="0"/>
          <w:marBottom w:val="0"/>
          <w:divBdr>
            <w:top w:val="none" w:sz="0" w:space="0" w:color="auto"/>
            <w:left w:val="none" w:sz="0" w:space="0" w:color="auto"/>
            <w:bottom w:val="none" w:sz="0" w:space="0" w:color="auto"/>
            <w:right w:val="none" w:sz="0" w:space="0" w:color="auto"/>
          </w:divBdr>
        </w:div>
        <w:div w:id="1727099600">
          <w:marLeft w:val="2160"/>
          <w:marRight w:val="0"/>
          <w:marTop w:val="0"/>
          <w:marBottom w:val="0"/>
          <w:divBdr>
            <w:top w:val="none" w:sz="0" w:space="0" w:color="auto"/>
            <w:left w:val="none" w:sz="0" w:space="0" w:color="auto"/>
            <w:bottom w:val="none" w:sz="0" w:space="0" w:color="auto"/>
            <w:right w:val="none" w:sz="0" w:space="0" w:color="auto"/>
          </w:divBdr>
        </w:div>
        <w:div w:id="1727221920">
          <w:marLeft w:val="1440"/>
          <w:marRight w:val="0"/>
          <w:marTop w:val="0"/>
          <w:marBottom w:val="0"/>
          <w:divBdr>
            <w:top w:val="none" w:sz="0" w:space="0" w:color="auto"/>
            <w:left w:val="none" w:sz="0" w:space="0" w:color="auto"/>
            <w:bottom w:val="none" w:sz="0" w:space="0" w:color="auto"/>
            <w:right w:val="none" w:sz="0" w:space="0" w:color="auto"/>
          </w:divBdr>
        </w:div>
        <w:div w:id="1788697223">
          <w:marLeft w:val="1440"/>
          <w:marRight w:val="0"/>
          <w:marTop w:val="0"/>
          <w:marBottom w:val="0"/>
          <w:divBdr>
            <w:top w:val="none" w:sz="0" w:space="0" w:color="auto"/>
            <w:left w:val="none" w:sz="0" w:space="0" w:color="auto"/>
            <w:bottom w:val="none" w:sz="0" w:space="0" w:color="auto"/>
            <w:right w:val="none" w:sz="0" w:space="0" w:color="auto"/>
          </w:divBdr>
        </w:div>
        <w:div w:id="1801724675">
          <w:marLeft w:val="720"/>
          <w:marRight w:val="0"/>
          <w:marTop w:val="0"/>
          <w:marBottom w:val="0"/>
          <w:divBdr>
            <w:top w:val="none" w:sz="0" w:space="0" w:color="auto"/>
            <w:left w:val="none" w:sz="0" w:space="0" w:color="auto"/>
            <w:bottom w:val="none" w:sz="0" w:space="0" w:color="auto"/>
            <w:right w:val="none" w:sz="0" w:space="0" w:color="auto"/>
          </w:divBdr>
        </w:div>
      </w:divsChild>
    </w:div>
    <w:div w:id="1311712618">
      <w:bodyDiv w:val="1"/>
      <w:marLeft w:val="0"/>
      <w:marRight w:val="0"/>
      <w:marTop w:val="0"/>
      <w:marBottom w:val="0"/>
      <w:divBdr>
        <w:top w:val="none" w:sz="0" w:space="0" w:color="auto"/>
        <w:left w:val="none" w:sz="0" w:space="0" w:color="auto"/>
        <w:bottom w:val="none" w:sz="0" w:space="0" w:color="auto"/>
        <w:right w:val="none" w:sz="0" w:space="0" w:color="auto"/>
      </w:divBdr>
    </w:div>
    <w:div w:id="1312097781">
      <w:bodyDiv w:val="1"/>
      <w:marLeft w:val="0"/>
      <w:marRight w:val="0"/>
      <w:marTop w:val="0"/>
      <w:marBottom w:val="0"/>
      <w:divBdr>
        <w:top w:val="none" w:sz="0" w:space="0" w:color="auto"/>
        <w:left w:val="none" w:sz="0" w:space="0" w:color="auto"/>
        <w:bottom w:val="none" w:sz="0" w:space="0" w:color="auto"/>
        <w:right w:val="none" w:sz="0" w:space="0" w:color="auto"/>
      </w:divBdr>
    </w:div>
    <w:div w:id="1312448415">
      <w:bodyDiv w:val="1"/>
      <w:marLeft w:val="0"/>
      <w:marRight w:val="0"/>
      <w:marTop w:val="0"/>
      <w:marBottom w:val="0"/>
      <w:divBdr>
        <w:top w:val="none" w:sz="0" w:space="0" w:color="auto"/>
        <w:left w:val="none" w:sz="0" w:space="0" w:color="auto"/>
        <w:bottom w:val="none" w:sz="0" w:space="0" w:color="auto"/>
        <w:right w:val="none" w:sz="0" w:space="0" w:color="auto"/>
      </w:divBdr>
    </w:div>
    <w:div w:id="1312834360">
      <w:bodyDiv w:val="1"/>
      <w:marLeft w:val="0"/>
      <w:marRight w:val="0"/>
      <w:marTop w:val="0"/>
      <w:marBottom w:val="0"/>
      <w:divBdr>
        <w:top w:val="none" w:sz="0" w:space="0" w:color="auto"/>
        <w:left w:val="none" w:sz="0" w:space="0" w:color="auto"/>
        <w:bottom w:val="none" w:sz="0" w:space="0" w:color="auto"/>
        <w:right w:val="none" w:sz="0" w:space="0" w:color="auto"/>
      </w:divBdr>
    </w:div>
    <w:div w:id="1314800550">
      <w:bodyDiv w:val="1"/>
      <w:marLeft w:val="0"/>
      <w:marRight w:val="0"/>
      <w:marTop w:val="0"/>
      <w:marBottom w:val="0"/>
      <w:divBdr>
        <w:top w:val="none" w:sz="0" w:space="0" w:color="auto"/>
        <w:left w:val="none" w:sz="0" w:space="0" w:color="auto"/>
        <w:bottom w:val="none" w:sz="0" w:space="0" w:color="auto"/>
        <w:right w:val="none" w:sz="0" w:space="0" w:color="auto"/>
      </w:divBdr>
      <w:divsChild>
        <w:div w:id="1301418294">
          <w:marLeft w:val="0"/>
          <w:marRight w:val="0"/>
          <w:marTop w:val="0"/>
          <w:marBottom w:val="0"/>
          <w:divBdr>
            <w:top w:val="none" w:sz="0" w:space="0" w:color="auto"/>
            <w:left w:val="none" w:sz="0" w:space="0" w:color="auto"/>
            <w:bottom w:val="none" w:sz="0" w:space="0" w:color="auto"/>
            <w:right w:val="none" w:sz="0" w:space="0" w:color="auto"/>
          </w:divBdr>
          <w:divsChild>
            <w:div w:id="238757232">
              <w:marLeft w:val="0"/>
              <w:marRight w:val="0"/>
              <w:marTop w:val="0"/>
              <w:marBottom w:val="0"/>
              <w:divBdr>
                <w:top w:val="none" w:sz="0" w:space="0" w:color="auto"/>
                <w:left w:val="none" w:sz="0" w:space="0" w:color="auto"/>
                <w:bottom w:val="none" w:sz="0" w:space="0" w:color="auto"/>
                <w:right w:val="none" w:sz="0" w:space="0" w:color="auto"/>
              </w:divBdr>
            </w:div>
            <w:div w:id="946304478">
              <w:marLeft w:val="0"/>
              <w:marRight w:val="0"/>
              <w:marTop w:val="0"/>
              <w:marBottom w:val="0"/>
              <w:divBdr>
                <w:top w:val="none" w:sz="0" w:space="0" w:color="auto"/>
                <w:left w:val="none" w:sz="0" w:space="0" w:color="auto"/>
                <w:bottom w:val="none" w:sz="0" w:space="0" w:color="auto"/>
                <w:right w:val="none" w:sz="0" w:space="0" w:color="auto"/>
              </w:divBdr>
            </w:div>
            <w:div w:id="18406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47060">
      <w:bodyDiv w:val="1"/>
      <w:marLeft w:val="0"/>
      <w:marRight w:val="0"/>
      <w:marTop w:val="0"/>
      <w:marBottom w:val="0"/>
      <w:divBdr>
        <w:top w:val="none" w:sz="0" w:space="0" w:color="auto"/>
        <w:left w:val="none" w:sz="0" w:space="0" w:color="auto"/>
        <w:bottom w:val="none" w:sz="0" w:space="0" w:color="auto"/>
        <w:right w:val="none" w:sz="0" w:space="0" w:color="auto"/>
      </w:divBdr>
    </w:div>
    <w:div w:id="1316643150">
      <w:bodyDiv w:val="1"/>
      <w:marLeft w:val="0"/>
      <w:marRight w:val="0"/>
      <w:marTop w:val="0"/>
      <w:marBottom w:val="0"/>
      <w:divBdr>
        <w:top w:val="none" w:sz="0" w:space="0" w:color="auto"/>
        <w:left w:val="none" w:sz="0" w:space="0" w:color="auto"/>
        <w:bottom w:val="none" w:sz="0" w:space="0" w:color="auto"/>
        <w:right w:val="none" w:sz="0" w:space="0" w:color="auto"/>
      </w:divBdr>
    </w:div>
    <w:div w:id="1316647993">
      <w:bodyDiv w:val="1"/>
      <w:marLeft w:val="0"/>
      <w:marRight w:val="0"/>
      <w:marTop w:val="0"/>
      <w:marBottom w:val="0"/>
      <w:divBdr>
        <w:top w:val="none" w:sz="0" w:space="0" w:color="auto"/>
        <w:left w:val="none" w:sz="0" w:space="0" w:color="auto"/>
        <w:bottom w:val="none" w:sz="0" w:space="0" w:color="auto"/>
        <w:right w:val="none" w:sz="0" w:space="0" w:color="auto"/>
      </w:divBdr>
    </w:div>
    <w:div w:id="1316952213">
      <w:bodyDiv w:val="1"/>
      <w:marLeft w:val="0"/>
      <w:marRight w:val="0"/>
      <w:marTop w:val="0"/>
      <w:marBottom w:val="0"/>
      <w:divBdr>
        <w:top w:val="none" w:sz="0" w:space="0" w:color="auto"/>
        <w:left w:val="none" w:sz="0" w:space="0" w:color="auto"/>
        <w:bottom w:val="none" w:sz="0" w:space="0" w:color="auto"/>
        <w:right w:val="none" w:sz="0" w:space="0" w:color="auto"/>
      </w:divBdr>
      <w:divsChild>
        <w:div w:id="10420792">
          <w:marLeft w:val="1166"/>
          <w:marRight w:val="0"/>
          <w:marTop w:val="96"/>
          <w:marBottom w:val="0"/>
          <w:divBdr>
            <w:top w:val="none" w:sz="0" w:space="0" w:color="auto"/>
            <w:left w:val="none" w:sz="0" w:space="0" w:color="auto"/>
            <w:bottom w:val="none" w:sz="0" w:space="0" w:color="auto"/>
            <w:right w:val="none" w:sz="0" w:space="0" w:color="auto"/>
          </w:divBdr>
        </w:div>
        <w:div w:id="28265830">
          <w:marLeft w:val="1800"/>
          <w:marRight w:val="0"/>
          <w:marTop w:val="77"/>
          <w:marBottom w:val="0"/>
          <w:divBdr>
            <w:top w:val="none" w:sz="0" w:space="0" w:color="auto"/>
            <w:left w:val="none" w:sz="0" w:space="0" w:color="auto"/>
            <w:bottom w:val="none" w:sz="0" w:space="0" w:color="auto"/>
            <w:right w:val="none" w:sz="0" w:space="0" w:color="auto"/>
          </w:divBdr>
        </w:div>
        <w:div w:id="70660349">
          <w:marLeft w:val="1800"/>
          <w:marRight w:val="0"/>
          <w:marTop w:val="77"/>
          <w:marBottom w:val="0"/>
          <w:divBdr>
            <w:top w:val="none" w:sz="0" w:space="0" w:color="auto"/>
            <w:left w:val="none" w:sz="0" w:space="0" w:color="auto"/>
            <w:bottom w:val="none" w:sz="0" w:space="0" w:color="auto"/>
            <w:right w:val="none" w:sz="0" w:space="0" w:color="auto"/>
          </w:divBdr>
        </w:div>
        <w:div w:id="206570294">
          <w:marLeft w:val="1800"/>
          <w:marRight w:val="0"/>
          <w:marTop w:val="77"/>
          <w:marBottom w:val="0"/>
          <w:divBdr>
            <w:top w:val="none" w:sz="0" w:space="0" w:color="auto"/>
            <w:left w:val="none" w:sz="0" w:space="0" w:color="auto"/>
            <w:bottom w:val="none" w:sz="0" w:space="0" w:color="auto"/>
            <w:right w:val="none" w:sz="0" w:space="0" w:color="auto"/>
          </w:divBdr>
        </w:div>
        <w:div w:id="940066437">
          <w:marLeft w:val="1166"/>
          <w:marRight w:val="0"/>
          <w:marTop w:val="96"/>
          <w:marBottom w:val="0"/>
          <w:divBdr>
            <w:top w:val="none" w:sz="0" w:space="0" w:color="auto"/>
            <w:left w:val="none" w:sz="0" w:space="0" w:color="auto"/>
            <w:bottom w:val="none" w:sz="0" w:space="0" w:color="auto"/>
            <w:right w:val="none" w:sz="0" w:space="0" w:color="auto"/>
          </w:divBdr>
        </w:div>
        <w:div w:id="1516068044">
          <w:marLeft w:val="1800"/>
          <w:marRight w:val="0"/>
          <w:marTop w:val="77"/>
          <w:marBottom w:val="0"/>
          <w:divBdr>
            <w:top w:val="none" w:sz="0" w:space="0" w:color="auto"/>
            <w:left w:val="none" w:sz="0" w:space="0" w:color="auto"/>
            <w:bottom w:val="none" w:sz="0" w:space="0" w:color="auto"/>
            <w:right w:val="none" w:sz="0" w:space="0" w:color="auto"/>
          </w:divBdr>
        </w:div>
        <w:div w:id="1551725188">
          <w:marLeft w:val="547"/>
          <w:marRight w:val="0"/>
          <w:marTop w:val="115"/>
          <w:marBottom w:val="0"/>
          <w:divBdr>
            <w:top w:val="none" w:sz="0" w:space="0" w:color="auto"/>
            <w:left w:val="none" w:sz="0" w:space="0" w:color="auto"/>
            <w:bottom w:val="none" w:sz="0" w:space="0" w:color="auto"/>
            <w:right w:val="none" w:sz="0" w:space="0" w:color="auto"/>
          </w:divBdr>
        </w:div>
      </w:divsChild>
    </w:div>
    <w:div w:id="1318146416">
      <w:bodyDiv w:val="1"/>
      <w:marLeft w:val="0"/>
      <w:marRight w:val="0"/>
      <w:marTop w:val="0"/>
      <w:marBottom w:val="0"/>
      <w:divBdr>
        <w:top w:val="none" w:sz="0" w:space="0" w:color="auto"/>
        <w:left w:val="none" w:sz="0" w:space="0" w:color="auto"/>
        <w:bottom w:val="none" w:sz="0" w:space="0" w:color="auto"/>
        <w:right w:val="none" w:sz="0" w:space="0" w:color="auto"/>
      </w:divBdr>
    </w:div>
    <w:div w:id="1318610003">
      <w:bodyDiv w:val="1"/>
      <w:marLeft w:val="0"/>
      <w:marRight w:val="0"/>
      <w:marTop w:val="0"/>
      <w:marBottom w:val="0"/>
      <w:divBdr>
        <w:top w:val="none" w:sz="0" w:space="0" w:color="auto"/>
        <w:left w:val="none" w:sz="0" w:space="0" w:color="auto"/>
        <w:bottom w:val="none" w:sz="0" w:space="0" w:color="auto"/>
        <w:right w:val="none" w:sz="0" w:space="0" w:color="auto"/>
      </w:divBdr>
    </w:div>
    <w:div w:id="1318992644">
      <w:bodyDiv w:val="1"/>
      <w:marLeft w:val="0"/>
      <w:marRight w:val="0"/>
      <w:marTop w:val="0"/>
      <w:marBottom w:val="0"/>
      <w:divBdr>
        <w:top w:val="none" w:sz="0" w:space="0" w:color="auto"/>
        <w:left w:val="none" w:sz="0" w:space="0" w:color="auto"/>
        <w:bottom w:val="none" w:sz="0" w:space="0" w:color="auto"/>
        <w:right w:val="none" w:sz="0" w:space="0" w:color="auto"/>
      </w:divBdr>
    </w:div>
    <w:div w:id="1319768211">
      <w:bodyDiv w:val="1"/>
      <w:marLeft w:val="0"/>
      <w:marRight w:val="0"/>
      <w:marTop w:val="0"/>
      <w:marBottom w:val="0"/>
      <w:divBdr>
        <w:top w:val="none" w:sz="0" w:space="0" w:color="auto"/>
        <w:left w:val="none" w:sz="0" w:space="0" w:color="auto"/>
        <w:bottom w:val="none" w:sz="0" w:space="0" w:color="auto"/>
        <w:right w:val="none" w:sz="0" w:space="0" w:color="auto"/>
      </w:divBdr>
    </w:div>
    <w:div w:id="1320841498">
      <w:bodyDiv w:val="1"/>
      <w:marLeft w:val="0"/>
      <w:marRight w:val="0"/>
      <w:marTop w:val="0"/>
      <w:marBottom w:val="0"/>
      <w:divBdr>
        <w:top w:val="none" w:sz="0" w:space="0" w:color="auto"/>
        <w:left w:val="none" w:sz="0" w:space="0" w:color="auto"/>
        <w:bottom w:val="none" w:sz="0" w:space="0" w:color="auto"/>
        <w:right w:val="none" w:sz="0" w:space="0" w:color="auto"/>
      </w:divBdr>
    </w:div>
    <w:div w:id="1320887601">
      <w:bodyDiv w:val="1"/>
      <w:marLeft w:val="0"/>
      <w:marRight w:val="0"/>
      <w:marTop w:val="0"/>
      <w:marBottom w:val="0"/>
      <w:divBdr>
        <w:top w:val="none" w:sz="0" w:space="0" w:color="auto"/>
        <w:left w:val="none" w:sz="0" w:space="0" w:color="auto"/>
        <w:bottom w:val="none" w:sz="0" w:space="0" w:color="auto"/>
        <w:right w:val="none" w:sz="0" w:space="0" w:color="auto"/>
      </w:divBdr>
    </w:div>
    <w:div w:id="1321469956">
      <w:bodyDiv w:val="1"/>
      <w:marLeft w:val="0"/>
      <w:marRight w:val="0"/>
      <w:marTop w:val="0"/>
      <w:marBottom w:val="0"/>
      <w:divBdr>
        <w:top w:val="none" w:sz="0" w:space="0" w:color="auto"/>
        <w:left w:val="none" w:sz="0" w:space="0" w:color="auto"/>
        <w:bottom w:val="none" w:sz="0" w:space="0" w:color="auto"/>
        <w:right w:val="none" w:sz="0" w:space="0" w:color="auto"/>
      </w:divBdr>
    </w:div>
    <w:div w:id="1321697154">
      <w:bodyDiv w:val="1"/>
      <w:marLeft w:val="0"/>
      <w:marRight w:val="0"/>
      <w:marTop w:val="0"/>
      <w:marBottom w:val="0"/>
      <w:divBdr>
        <w:top w:val="none" w:sz="0" w:space="0" w:color="auto"/>
        <w:left w:val="none" w:sz="0" w:space="0" w:color="auto"/>
        <w:bottom w:val="none" w:sz="0" w:space="0" w:color="auto"/>
        <w:right w:val="none" w:sz="0" w:space="0" w:color="auto"/>
      </w:divBdr>
    </w:div>
    <w:div w:id="1322272704">
      <w:bodyDiv w:val="1"/>
      <w:marLeft w:val="0"/>
      <w:marRight w:val="0"/>
      <w:marTop w:val="0"/>
      <w:marBottom w:val="0"/>
      <w:divBdr>
        <w:top w:val="none" w:sz="0" w:space="0" w:color="auto"/>
        <w:left w:val="none" w:sz="0" w:space="0" w:color="auto"/>
        <w:bottom w:val="none" w:sz="0" w:space="0" w:color="auto"/>
        <w:right w:val="none" w:sz="0" w:space="0" w:color="auto"/>
      </w:divBdr>
    </w:div>
    <w:div w:id="1322394958">
      <w:bodyDiv w:val="1"/>
      <w:marLeft w:val="0"/>
      <w:marRight w:val="0"/>
      <w:marTop w:val="0"/>
      <w:marBottom w:val="0"/>
      <w:divBdr>
        <w:top w:val="none" w:sz="0" w:space="0" w:color="auto"/>
        <w:left w:val="none" w:sz="0" w:space="0" w:color="auto"/>
        <w:bottom w:val="none" w:sz="0" w:space="0" w:color="auto"/>
        <w:right w:val="none" w:sz="0" w:space="0" w:color="auto"/>
      </w:divBdr>
    </w:div>
    <w:div w:id="1323586315">
      <w:bodyDiv w:val="1"/>
      <w:marLeft w:val="0"/>
      <w:marRight w:val="0"/>
      <w:marTop w:val="0"/>
      <w:marBottom w:val="0"/>
      <w:divBdr>
        <w:top w:val="none" w:sz="0" w:space="0" w:color="auto"/>
        <w:left w:val="none" w:sz="0" w:space="0" w:color="auto"/>
        <w:bottom w:val="none" w:sz="0" w:space="0" w:color="auto"/>
        <w:right w:val="none" w:sz="0" w:space="0" w:color="auto"/>
      </w:divBdr>
      <w:divsChild>
        <w:div w:id="436369208">
          <w:marLeft w:val="1800"/>
          <w:marRight w:val="0"/>
          <w:marTop w:val="86"/>
          <w:marBottom w:val="0"/>
          <w:divBdr>
            <w:top w:val="none" w:sz="0" w:space="0" w:color="auto"/>
            <w:left w:val="none" w:sz="0" w:space="0" w:color="auto"/>
            <w:bottom w:val="none" w:sz="0" w:space="0" w:color="auto"/>
            <w:right w:val="none" w:sz="0" w:space="0" w:color="auto"/>
          </w:divBdr>
        </w:div>
        <w:div w:id="515923996">
          <w:marLeft w:val="547"/>
          <w:marRight w:val="0"/>
          <w:marTop w:val="106"/>
          <w:marBottom w:val="0"/>
          <w:divBdr>
            <w:top w:val="none" w:sz="0" w:space="0" w:color="auto"/>
            <w:left w:val="none" w:sz="0" w:space="0" w:color="auto"/>
            <w:bottom w:val="none" w:sz="0" w:space="0" w:color="auto"/>
            <w:right w:val="none" w:sz="0" w:space="0" w:color="auto"/>
          </w:divBdr>
        </w:div>
        <w:div w:id="547183505">
          <w:marLeft w:val="1800"/>
          <w:marRight w:val="0"/>
          <w:marTop w:val="86"/>
          <w:marBottom w:val="0"/>
          <w:divBdr>
            <w:top w:val="none" w:sz="0" w:space="0" w:color="auto"/>
            <w:left w:val="none" w:sz="0" w:space="0" w:color="auto"/>
            <w:bottom w:val="none" w:sz="0" w:space="0" w:color="auto"/>
            <w:right w:val="none" w:sz="0" w:space="0" w:color="auto"/>
          </w:divBdr>
        </w:div>
        <w:div w:id="957905800">
          <w:marLeft w:val="1800"/>
          <w:marRight w:val="0"/>
          <w:marTop w:val="86"/>
          <w:marBottom w:val="0"/>
          <w:divBdr>
            <w:top w:val="none" w:sz="0" w:space="0" w:color="auto"/>
            <w:left w:val="none" w:sz="0" w:space="0" w:color="auto"/>
            <w:bottom w:val="none" w:sz="0" w:space="0" w:color="auto"/>
            <w:right w:val="none" w:sz="0" w:space="0" w:color="auto"/>
          </w:divBdr>
        </w:div>
        <w:div w:id="1356468373">
          <w:marLeft w:val="1166"/>
          <w:marRight w:val="0"/>
          <w:marTop w:val="96"/>
          <w:marBottom w:val="0"/>
          <w:divBdr>
            <w:top w:val="none" w:sz="0" w:space="0" w:color="auto"/>
            <w:left w:val="none" w:sz="0" w:space="0" w:color="auto"/>
            <w:bottom w:val="none" w:sz="0" w:space="0" w:color="auto"/>
            <w:right w:val="none" w:sz="0" w:space="0" w:color="auto"/>
          </w:divBdr>
        </w:div>
        <w:div w:id="1384794509">
          <w:marLeft w:val="1800"/>
          <w:marRight w:val="0"/>
          <w:marTop w:val="86"/>
          <w:marBottom w:val="0"/>
          <w:divBdr>
            <w:top w:val="none" w:sz="0" w:space="0" w:color="auto"/>
            <w:left w:val="none" w:sz="0" w:space="0" w:color="auto"/>
            <w:bottom w:val="none" w:sz="0" w:space="0" w:color="auto"/>
            <w:right w:val="none" w:sz="0" w:space="0" w:color="auto"/>
          </w:divBdr>
        </w:div>
        <w:div w:id="1418405373">
          <w:marLeft w:val="1166"/>
          <w:marRight w:val="0"/>
          <w:marTop w:val="96"/>
          <w:marBottom w:val="0"/>
          <w:divBdr>
            <w:top w:val="none" w:sz="0" w:space="0" w:color="auto"/>
            <w:left w:val="none" w:sz="0" w:space="0" w:color="auto"/>
            <w:bottom w:val="none" w:sz="0" w:space="0" w:color="auto"/>
            <w:right w:val="none" w:sz="0" w:space="0" w:color="auto"/>
          </w:divBdr>
        </w:div>
        <w:div w:id="1423574820">
          <w:marLeft w:val="1800"/>
          <w:marRight w:val="0"/>
          <w:marTop w:val="86"/>
          <w:marBottom w:val="0"/>
          <w:divBdr>
            <w:top w:val="none" w:sz="0" w:space="0" w:color="auto"/>
            <w:left w:val="none" w:sz="0" w:space="0" w:color="auto"/>
            <w:bottom w:val="none" w:sz="0" w:space="0" w:color="auto"/>
            <w:right w:val="none" w:sz="0" w:space="0" w:color="auto"/>
          </w:divBdr>
        </w:div>
        <w:div w:id="1631857500">
          <w:marLeft w:val="1800"/>
          <w:marRight w:val="0"/>
          <w:marTop w:val="86"/>
          <w:marBottom w:val="0"/>
          <w:divBdr>
            <w:top w:val="none" w:sz="0" w:space="0" w:color="auto"/>
            <w:left w:val="none" w:sz="0" w:space="0" w:color="auto"/>
            <w:bottom w:val="none" w:sz="0" w:space="0" w:color="auto"/>
            <w:right w:val="none" w:sz="0" w:space="0" w:color="auto"/>
          </w:divBdr>
        </w:div>
        <w:div w:id="2057466253">
          <w:marLeft w:val="1800"/>
          <w:marRight w:val="0"/>
          <w:marTop w:val="86"/>
          <w:marBottom w:val="0"/>
          <w:divBdr>
            <w:top w:val="none" w:sz="0" w:space="0" w:color="auto"/>
            <w:left w:val="none" w:sz="0" w:space="0" w:color="auto"/>
            <w:bottom w:val="none" w:sz="0" w:space="0" w:color="auto"/>
            <w:right w:val="none" w:sz="0" w:space="0" w:color="auto"/>
          </w:divBdr>
        </w:div>
      </w:divsChild>
    </w:div>
    <w:div w:id="1323968990">
      <w:bodyDiv w:val="1"/>
      <w:marLeft w:val="0"/>
      <w:marRight w:val="0"/>
      <w:marTop w:val="0"/>
      <w:marBottom w:val="0"/>
      <w:divBdr>
        <w:top w:val="none" w:sz="0" w:space="0" w:color="auto"/>
        <w:left w:val="none" w:sz="0" w:space="0" w:color="auto"/>
        <w:bottom w:val="none" w:sz="0" w:space="0" w:color="auto"/>
        <w:right w:val="none" w:sz="0" w:space="0" w:color="auto"/>
      </w:divBdr>
    </w:div>
    <w:div w:id="1324047111">
      <w:bodyDiv w:val="1"/>
      <w:marLeft w:val="0"/>
      <w:marRight w:val="0"/>
      <w:marTop w:val="0"/>
      <w:marBottom w:val="0"/>
      <w:divBdr>
        <w:top w:val="none" w:sz="0" w:space="0" w:color="auto"/>
        <w:left w:val="none" w:sz="0" w:space="0" w:color="auto"/>
        <w:bottom w:val="none" w:sz="0" w:space="0" w:color="auto"/>
        <w:right w:val="none" w:sz="0" w:space="0" w:color="auto"/>
      </w:divBdr>
    </w:div>
    <w:div w:id="1324235559">
      <w:bodyDiv w:val="1"/>
      <w:marLeft w:val="0"/>
      <w:marRight w:val="0"/>
      <w:marTop w:val="0"/>
      <w:marBottom w:val="0"/>
      <w:divBdr>
        <w:top w:val="none" w:sz="0" w:space="0" w:color="auto"/>
        <w:left w:val="none" w:sz="0" w:space="0" w:color="auto"/>
        <w:bottom w:val="none" w:sz="0" w:space="0" w:color="auto"/>
        <w:right w:val="none" w:sz="0" w:space="0" w:color="auto"/>
      </w:divBdr>
    </w:div>
    <w:div w:id="1324702789">
      <w:bodyDiv w:val="1"/>
      <w:marLeft w:val="0"/>
      <w:marRight w:val="0"/>
      <w:marTop w:val="0"/>
      <w:marBottom w:val="0"/>
      <w:divBdr>
        <w:top w:val="none" w:sz="0" w:space="0" w:color="auto"/>
        <w:left w:val="none" w:sz="0" w:space="0" w:color="auto"/>
        <w:bottom w:val="none" w:sz="0" w:space="0" w:color="auto"/>
        <w:right w:val="none" w:sz="0" w:space="0" w:color="auto"/>
      </w:divBdr>
    </w:div>
    <w:div w:id="1325158402">
      <w:bodyDiv w:val="1"/>
      <w:marLeft w:val="0"/>
      <w:marRight w:val="0"/>
      <w:marTop w:val="0"/>
      <w:marBottom w:val="0"/>
      <w:divBdr>
        <w:top w:val="none" w:sz="0" w:space="0" w:color="auto"/>
        <w:left w:val="none" w:sz="0" w:space="0" w:color="auto"/>
        <w:bottom w:val="none" w:sz="0" w:space="0" w:color="auto"/>
        <w:right w:val="none" w:sz="0" w:space="0" w:color="auto"/>
      </w:divBdr>
    </w:div>
    <w:div w:id="1325621362">
      <w:bodyDiv w:val="1"/>
      <w:marLeft w:val="0"/>
      <w:marRight w:val="0"/>
      <w:marTop w:val="0"/>
      <w:marBottom w:val="0"/>
      <w:divBdr>
        <w:top w:val="none" w:sz="0" w:space="0" w:color="auto"/>
        <w:left w:val="none" w:sz="0" w:space="0" w:color="auto"/>
        <w:bottom w:val="none" w:sz="0" w:space="0" w:color="auto"/>
        <w:right w:val="none" w:sz="0" w:space="0" w:color="auto"/>
      </w:divBdr>
      <w:divsChild>
        <w:div w:id="47270245">
          <w:marLeft w:val="547"/>
          <w:marRight w:val="0"/>
          <w:marTop w:val="115"/>
          <w:marBottom w:val="0"/>
          <w:divBdr>
            <w:top w:val="none" w:sz="0" w:space="0" w:color="auto"/>
            <w:left w:val="none" w:sz="0" w:space="0" w:color="auto"/>
            <w:bottom w:val="none" w:sz="0" w:space="0" w:color="auto"/>
            <w:right w:val="none" w:sz="0" w:space="0" w:color="auto"/>
          </w:divBdr>
        </w:div>
        <w:div w:id="62417888">
          <w:marLeft w:val="547"/>
          <w:marRight w:val="0"/>
          <w:marTop w:val="115"/>
          <w:marBottom w:val="0"/>
          <w:divBdr>
            <w:top w:val="none" w:sz="0" w:space="0" w:color="auto"/>
            <w:left w:val="none" w:sz="0" w:space="0" w:color="auto"/>
            <w:bottom w:val="none" w:sz="0" w:space="0" w:color="auto"/>
            <w:right w:val="none" w:sz="0" w:space="0" w:color="auto"/>
          </w:divBdr>
        </w:div>
        <w:div w:id="1411808869">
          <w:marLeft w:val="547"/>
          <w:marRight w:val="0"/>
          <w:marTop w:val="115"/>
          <w:marBottom w:val="0"/>
          <w:divBdr>
            <w:top w:val="none" w:sz="0" w:space="0" w:color="auto"/>
            <w:left w:val="none" w:sz="0" w:space="0" w:color="auto"/>
            <w:bottom w:val="none" w:sz="0" w:space="0" w:color="auto"/>
            <w:right w:val="none" w:sz="0" w:space="0" w:color="auto"/>
          </w:divBdr>
        </w:div>
        <w:div w:id="2086341373">
          <w:marLeft w:val="1166"/>
          <w:marRight w:val="0"/>
          <w:marTop w:val="96"/>
          <w:marBottom w:val="0"/>
          <w:divBdr>
            <w:top w:val="none" w:sz="0" w:space="0" w:color="auto"/>
            <w:left w:val="none" w:sz="0" w:space="0" w:color="auto"/>
            <w:bottom w:val="none" w:sz="0" w:space="0" w:color="auto"/>
            <w:right w:val="none" w:sz="0" w:space="0" w:color="auto"/>
          </w:divBdr>
        </w:div>
      </w:divsChild>
    </w:div>
    <w:div w:id="1326392983">
      <w:bodyDiv w:val="1"/>
      <w:marLeft w:val="0"/>
      <w:marRight w:val="0"/>
      <w:marTop w:val="0"/>
      <w:marBottom w:val="0"/>
      <w:divBdr>
        <w:top w:val="none" w:sz="0" w:space="0" w:color="auto"/>
        <w:left w:val="none" w:sz="0" w:space="0" w:color="auto"/>
        <w:bottom w:val="none" w:sz="0" w:space="0" w:color="auto"/>
        <w:right w:val="none" w:sz="0" w:space="0" w:color="auto"/>
      </w:divBdr>
    </w:div>
    <w:div w:id="1326470711">
      <w:bodyDiv w:val="1"/>
      <w:marLeft w:val="0"/>
      <w:marRight w:val="0"/>
      <w:marTop w:val="0"/>
      <w:marBottom w:val="0"/>
      <w:divBdr>
        <w:top w:val="none" w:sz="0" w:space="0" w:color="auto"/>
        <w:left w:val="none" w:sz="0" w:space="0" w:color="auto"/>
        <w:bottom w:val="none" w:sz="0" w:space="0" w:color="auto"/>
        <w:right w:val="none" w:sz="0" w:space="0" w:color="auto"/>
      </w:divBdr>
    </w:div>
    <w:div w:id="1326930982">
      <w:bodyDiv w:val="1"/>
      <w:marLeft w:val="0"/>
      <w:marRight w:val="0"/>
      <w:marTop w:val="0"/>
      <w:marBottom w:val="0"/>
      <w:divBdr>
        <w:top w:val="none" w:sz="0" w:space="0" w:color="auto"/>
        <w:left w:val="none" w:sz="0" w:space="0" w:color="auto"/>
        <w:bottom w:val="none" w:sz="0" w:space="0" w:color="auto"/>
        <w:right w:val="none" w:sz="0" w:space="0" w:color="auto"/>
      </w:divBdr>
    </w:div>
    <w:div w:id="1326934355">
      <w:bodyDiv w:val="1"/>
      <w:marLeft w:val="0"/>
      <w:marRight w:val="0"/>
      <w:marTop w:val="0"/>
      <w:marBottom w:val="0"/>
      <w:divBdr>
        <w:top w:val="none" w:sz="0" w:space="0" w:color="auto"/>
        <w:left w:val="none" w:sz="0" w:space="0" w:color="auto"/>
        <w:bottom w:val="none" w:sz="0" w:space="0" w:color="auto"/>
        <w:right w:val="none" w:sz="0" w:space="0" w:color="auto"/>
      </w:divBdr>
    </w:div>
    <w:div w:id="1327124246">
      <w:bodyDiv w:val="1"/>
      <w:marLeft w:val="0"/>
      <w:marRight w:val="0"/>
      <w:marTop w:val="0"/>
      <w:marBottom w:val="0"/>
      <w:divBdr>
        <w:top w:val="none" w:sz="0" w:space="0" w:color="auto"/>
        <w:left w:val="none" w:sz="0" w:space="0" w:color="auto"/>
        <w:bottom w:val="none" w:sz="0" w:space="0" w:color="auto"/>
        <w:right w:val="none" w:sz="0" w:space="0" w:color="auto"/>
      </w:divBdr>
    </w:div>
    <w:div w:id="1328243039">
      <w:bodyDiv w:val="1"/>
      <w:marLeft w:val="0"/>
      <w:marRight w:val="0"/>
      <w:marTop w:val="0"/>
      <w:marBottom w:val="0"/>
      <w:divBdr>
        <w:top w:val="none" w:sz="0" w:space="0" w:color="auto"/>
        <w:left w:val="none" w:sz="0" w:space="0" w:color="auto"/>
        <w:bottom w:val="none" w:sz="0" w:space="0" w:color="auto"/>
        <w:right w:val="none" w:sz="0" w:space="0" w:color="auto"/>
      </w:divBdr>
    </w:div>
    <w:div w:id="1328248969">
      <w:bodyDiv w:val="1"/>
      <w:marLeft w:val="0"/>
      <w:marRight w:val="0"/>
      <w:marTop w:val="0"/>
      <w:marBottom w:val="0"/>
      <w:divBdr>
        <w:top w:val="none" w:sz="0" w:space="0" w:color="auto"/>
        <w:left w:val="none" w:sz="0" w:space="0" w:color="auto"/>
        <w:bottom w:val="none" w:sz="0" w:space="0" w:color="auto"/>
        <w:right w:val="none" w:sz="0" w:space="0" w:color="auto"/>
      </w:divBdr>
      <w:divsChild>
        <w:div w:id="401565293">
          <w:marLeft w:val="1166"/>
          <w:marRight w:val="0"/>
          <w:marTop w:val="115"/>
          <w:marBottom w:val="0"/>
          <w:divBdr>
            <w:top w:val="none" w:sz="0" w:space="0" w:color="auto"/>
            <w:left w:val="none" w:sz="0" w:space="0" w:color="auto"/>
            <w:bottom w:val="none" w:sz="0" w:space="0" w:color="auto"/>
            <w:right w:val="none" w:sz="0" w:space="0" w:color="auto"/>
          </w:divBdr>
        </w:div>
        <w:div w:id="637226368">
          <w:marLeft w:val="547"/>
          <w:marRight w:val="0"/>
          <w:marTop w:val="134"/>
          <w:marBottom w:val="0"/>
          <w:divBdr>
            <w:top w:val="none" w:sz="0" w:space="0" w:color="auto"/>
            <w:left w:val="none" w:sz="0" w:space="0" w:color="auto"/>
            <w:bottom w:val="none" w:sz="0" w:space="0" w:color="auto"/>
            <w:right w:val="none" w:sz="0" w:space="0" w:color="auto"/>
          </w:divBdr>
        </w:div>
        <w:div w:id="679233142">
          <w:marLeft w:val="547"/>
          <w:marRight w:val="0"/>
          <w:marTop w:val="134"/>
          <w:marBottom w:val="0"/>
          <w:divBdr>
            <w:top w:val="none" w:sz="0" w:space="0" w:color="auto"/>
            <w:left w:val="none" w:sz="0" w:space="0" w:color="auto"/>
            <w:bottom w:val="none" w:sz="0" w:space="0" w:color="auto"/>
            <w:right w:val="none" w:sz="0" w:space="0" w:color="auto"/>
          </w:divBdr>
        </w:div>
        <w:div w:id="1631473818">
          <w:marLeft w:val="1166"/>
          <w:marRight w:val="0"/>
          <w:marTop w:val="115"/>
          <w:marBottom w:val="0"/>
          <w:divBdr>
            <w:top w:val="none" w:sz="0" w:space="0" w:color="auto"/>
            <w:left w:val="none" w:sz="0" w:space="0" w:color="auto"/>
            <w:bottom w:val="none" w:sz="0" w:space="0" w:color="auto"/>
            <w:right w:val="none" w:sz="0" w:space="0" w:color="auto"/>
          </w:divBdr>
        </w:div>
      </w:divsChild>
    </w:div>
    <w:div w:id="1328630863">
      <w:bodyDiv w:val="1"/>
      <w:marLeft w:val="0"/>
      <w:marRight w:val="0"/>
      <w:marTop w:val="0"/>
      <w:marBottom w:val="0"/>
      <w:divBdr>
        <w:top w:val="none" w:sz="0" w:space="0" w:color="auto"/>
        <w:left w:val="none" w:sz="0" w:space="0" w:color="auto"/>
        <w:bottom w:val="none" w:sz="0" w:space="0" w:color="auto"/>
        <w:right w:val="none" w:sz="0" w:space="0" w:color="auto"/>
      </w:divBdr>
    </w:div>
    <w:div w:id="1329674063">
      <w:bodyDiv w:val="1"/>
      <w:marLeft w:val="0"/>
      <w:marRight w:val="0"/>
      <w:marTop w:val="0"/>
      <w:marBottom w:val="0"/>
      <w:divBdr>
        <w:top w:val="none" w:sz="0" w:space="0" w:color="auto"/>
        <w:left w:val="none" w:sz="0" w:space="0" w:color="auto"/>
        <w:bottom w:val="none" w:sz="0" w:space="0" w:color="auto"/>
        <w:right w:val="none" w:sz="0" w:space="0" w:color="auto"/>
      </w:divBdr>
    </w:div>
    <w:div w:id="1330596990">
      <w:bodyDiv w:val="1"/>
      <w:marLeft w:val="0"/>
      <w:marRight w:val="0"/>
      <w:marTop w:val="0"/>
      <w:marBottom w:val="0"/>
      <w:divBdr>
        <w:top w:val="none" w:sz="0" w:space="0" w:color="auto"/>
        <w:left w:val="none" w:sz="0" w:space="0" w:color="auto"/>
        <w:bottom w:val="none" w:sz="0" w:space="0" w:color="auto"/>
        <w:right w:val="none" w:sz="0" w:space="0" w:color="auto"/>
      </w:divBdr>
    </w:div>
    <w:div w:id="1330643925">
      <w:bodyDiv w:val="1"/>
      <w:marLeft w:val="0"/>
      <w:marRight w:val="0"/>
      <w:marTop w:val="0"/>
      <w:marBottom w:val="0"/>
      <w:divBdr>
        <w:top w:val="none" w:sz="0" w:space="0" w:color="auto"/>
        <w:left w:val="none" w:sz="0" w:space="0" w:color="auto"/>
        <w:bottom w:val="none" w:sz="0" w:space="0" w:color="auto"/>
        <w:right w:val="none" w:sz="0" w:space="0" w:color="auto"/>
      </w:divBdr>
      <w:divsChild>
        <w:div w:id="455761387">
          <w:marLeft w:val="1800"/>
          <w:marRight w:val="0"/>
          <w:marTop w:val="86"/>
          <w:marBottom w:val="0"/>
          <w:divBdr>
            <w:top w:val="none" w:sz="0" w:space="0" w:color="auto"/>
            <w:left w:val="none" w:sz="0" w:space="0" w:color="auto"/>
            <w:bottom w:val="none" w:sz="0" w:space="0" w:color="auto"/>
            <w:right w:val="none" w:sz="0" w:space="0" w:color="auto"/>
          </w:divBdr>
        </w:div>
        <w:div w:id="523058286">
          <w:marLeft w:val="1800"/>
          <w:marRight w:val="0"/>
          <w:marTop w:val="86"/>
          <w:marBottom w:val="0"/>
          <w:divBdr>
            <w:top w:val="none" w:sz="0" w:space="0" w:color="auto"/>
            <w:left w:val="none" w:sz="0" w:space="0" w:color="auto"/>
            <w:bottom w:val="none" w:sz="0" w:space="0" w:color="auto"/>
            <w:right w:val="none" w:sz="0" w:space="0" w:color="auto"/>
          </w:divBdr>
        </w:div>
        <w:div w:id="564219735">
          <w:marLeft w:val="1166"/>
          <w:marRight w:val="0"/>
          <w:marTop w:val="115"/>
          <w:marBottom w:val="0"/>
          <w:divBdr>
            <w:top w:val="none" w:sz="0" w:space="0" w:color="auto"/>
            <w:left w:val="none" w:sz="0" w:space="0" w:color="auto"/>
            <w:bottom w:val="none" w:sz="0" w:space="0" w:color="auto"/>
            <w:right w:val="none" w:sz="0" w:space="0" w:color="auto"/>
          </w:divBdr>
        </w:div>
        <w:div w:id="1649818409">
          <w:marLeft w:val="547"/>
          <w:marRight w:val="0"/>
          <w:marTop w:val="134"/>
          <w:marBottom w:val="0"/>
          <w:divBdr>
            <w:top w:val="none" w:sz="0" w:space="0" w:color="auto"/>
            <w:left w:val="none" w:sz="0" w:space="0" w:color="auto"/>
            <w:bottom w:val="none" w:sz="0" w:space="0" w:color="auto"/>
            <w:right w:val="none" w:sz="0" w:space="0" w:color="auto"/>
          </w:divBdr>
        </w:div>
        <w:div w:id="1734307726">
          <w:marLeft w:val="1800"/>
          <w:marRight w:val="0"/>
          <w:marTop w:val="86"/>
          <w:marBottom w:val="0"/>
          <w:divBdr>
            <w:top w:val="none" w:sz="0" w:space="0" w:color="auto"/>
            <w:left w:val="none" w:sz="0" w:space="0" w:color="auto"/>
            <w:bottom w:val="none" w:sz="0" w:space="0" w:color="auto"/>
            <w:right w:val="none" w:sz="0" w:space="0" w:color="auto"/>
          </w:divBdr>
        </w:div>
        <w:div w:id="1817456117">
          <w:marLeft w:val="1166"/>
          <w:marRight w:val="0"/>
          <w:marTop w:val="115"/>
          <w:marBottom w:val="0"/>
          <w:divBdr>
            <w:top w:val="none" w:sz="0" w:space="0" w:color="auto"/>
            <w:left w:val="none" w:sz="0" w:space="0" w:color="auto"/>
            <w:bottom w:val="none" w:sz="0" w:space="0" w:color="auto"/>
            <w:right w:val="none" w:sz="0" w:space="0" w:color="auto"/>
          </w:divBdr>
        </w:div>
        <w:div w:id="1833598133">
          <w:marLeft w:val="1800"/>
          <w:marRight w:val="0"/>
          <w:marTop w:val="86"/>
          <w:marBottom w:val="0"/>
          <w:divBdr>
            <w:top w:val="none" w:sz="0" w:space="0" w:color="auto"/>
            <w:left w:val="none" w:sz="0" w:space="0" w:color="auto"/>
            <w:bottom w:val="none" w:sz="0" w:space="0" w:color="auto"/>
            <w:right w:val="none" w:sz="0" w:space="0" w:color="auto"/>
          </w:divBdr>
        </w:div>
        <w:div w:id="1932855995">
          <w:marLeft w:val="1166"/>
          <w:marRight w:val="0"/>
          <w:marTop w:val="115"/>
          <w:marBottom w:val="0"/>
          <w:divBdr>
            <w:top w:val="none" w:sz="0" w:space="0" w:color="auto"/>
            <w:left w:val="none" w:sz="0" w:space="0" w:color="auto"/>
            <w:bottom w:val="none" w:sz="0" w:space="0" w:color="auto"/>
            <w:right w:val="none" w:sz="0" w:space="0" w:color="auto"/>
          </w:divBdr>
        </w:div>
        <w:div w:id="1980646299">
          <w:marLeft w:val="1800"/>
          <w:marRight w:val="0"/>
          <w:marTop w:val="86"/>
          <w:marBottom w:val="0"/>
          <w:divBdr>
            <w:top w:val="none" w:sz="0" w:space="0" w:color="auto"/>
            <w:left w:val="none" w:sz="0" w:space="0" w:color="auto"/>
            <w:bottom w:val="none" w:sz="0" w:space="0" w:color="auto"/>
            <w:right w:val="none" w:sz="0" w:space="0" w:color="auto"/>
          </w:divBdr>
        </w:div>
      </w:divsChild>
    </w:div>
    <w:div w:id="1331323881">
      <w:bodyDiv w:val="1"/>
      <w:marLeft w:val="0"/>
      <w:marRight w:val="0"/>
      <w:marTop w:val="0"/>
      <w:marBottom w:val="0"/>
      <w:divBdr>
        <w:top w:val="none" w:sz="0" w:space="0" w:color="auto"/>
        <w:left w:val="none" w:sz="0" w:space="0" w:color="auto"/>
        <w:bottom w:val="none" w:sz="0" w:space="0" w:color="auto"/>
        <w:right w:val="none" w:sz="0" w:space="0" w:color="auto"/>
      </w:divBdr>
      <w:divsChild>
        <w:div w:id="127286451">
          <w:marLeft w:val="1166"/>
          <w:marRight w:val="0"/>
          <w:marTop w:val="134"/>
          <w:marBottom w:val="0"/>
          <w:divBdr>
            <w:top w:val="none" w:sz="0" w:space="0" w:color="auto"/>
            <w:left w:val="none" w:sz="0" w:space="0" w:color="auto"/>
            <w:bottom w:val="none" w:sz="0" w:space="0" w:color="auto"/>
            <w:right w:val="none" w:sz="0" w:space="0" w:color="auto"/>
          </w:divBdr>
        </w:div>
        <w:div w:id="276332245">
          <w:marLeft w:val="1800"/>
          <w:marRight w:val="0"/>
          <w:marTop w:val="106"/>
          <w:marBottom w:val="0"/>
          <w:divBdr>
            <w:top w:val="none" w:sz="0" w:space="0" w:color="auto"/>
            <w:left w:val="none" w:sz="0" w:space="0" w:color="auto"/>
            <w:bottom w:val="none" w:sz="0" w:space="0" w:color="auto"/>
            <w:right w:val="none" w:sz="0" w:space="0" w:color="auto"/>
          </w:divBdr>
        </w:div>
        <w:div w:id="453989546">
          <w:marLeft w:val="1800"/>
          <w:marRight w:val="0"/>
          <w:marTop w:val="106"/>
          <w:marBottom w:val="0"/>
          <w:divBdr>
            <w:top w:val="none" w:sz="0" w:space="0" w:color="auto"/>
            <w:left w:val="none" w:sz="0" w:space="0" w:color="auto"/>
            <w:bottom w:val="none" w:sz="0" w:space="0" w:color="auto"/>
            <w:right w:val="none" w:sz="0" w:space="0" w:color="auto"/>
          </w:divBdr>
        </w:div>
        <w:div w:id="731998184">
          <w:marLeft w:val="547"/>
          <w:marRight w:val="0"/>
          <w:marTop w:val="144"/>
          <w:marBottom w:val="0"/>
          <w:divBdr>
            <w:top w:val="none" w:sz="0" w:space="0" w:color="auto"/>
            <w:left w:val="none" w:sz="0" w:space="0" w:color="auto"/>
            <w:bottom w:val="none" w:sz="0" w:space="0" w:color="auto"/>
            <w:right w:val="none" w:sz="0" w:space="0" w:color="auto"/>
          </w:divBdr>
        </w:div>
        <w:div w:id="1878617718">
          <w:marLeft w:val="1800"/>
          <w:marRight w:val="0"/>
          <w:marTop w:val="106"/>
          <w:marBottom w:val="0"/>
          <w:divBdr>
            <w:top w:val="none" w:sz="0" w:space="0" w:color="auto"/>
            <w:left w:val="none" w:sz="0" w:space="0" w:color="auto"/>
            <w:bottom w:val="none" w:sz="0" w:space="0" w:color="auto"/>
            <w:right w:val="none" w:sz="0" w:space="0" w:color="auto"/>
          </w:divBdr>
        </w:div>
        <w:div w:id="1881819446">
          <w:marLeft w:val="1166"/>
          <w:marRight w:val="0"/>
          <w:marTop w:val="134"/>
          <w:marBottom w:val="0"/>
          <w:divBdr>
            <w:top w:val="none" w:sz="0" w:space="0" w:color="auto"/>
            <w:left w:val="none" w:sz="0" w:space="0" w:color="auto"/>
            <w:bottom w:val="none" w:sz="0" w:space="0" w:color="auto"/>
            <w:right w:val="none" w:sz="0" w:space="0" w:color="auto"/>
          </w:divBdr>
        </w:div>
        <w:div w:id="1947498596">
          <w:marLeft w:val="547"/>
          <w:marRight w:val="0"/>
          <w:marTop w:val="154"/>
          <w:marBottom w:val="0"/>
          <w:divBdr>
            <w:top w:val="none" w:sz="0" w:space="0" w:color="auto"/>
            <w:left w:val="none" w:sz="0" w:space="0" w:color="auto"/>
            <w:bottom w:val="none" w:sz="0" w:space="0" w:color="auto"/>
            <w:right w:val="none" w:sz="0" w:space="0" w:color="auto"/>
          </w:divBdr>
        </w:div>
      </w:divsChild>
    </w:div>
    <w:div w:id="1331982873">
      <w:bodyDiv w:val="1"/>
      <w:marLeft w:val="0"/>
      <w:marRight w:val="0"/>
      <w:marTop w:val="0"/>
      <w:marBottom w:val="0"/>
      <w:divBdr>
        <w:top w:val="none" w:sz="0" w:space="0" w:color="auto"/>
        <w:left w:val="none" w:sz="0" w:space="0" w:color="auto"/>
        <w:bottom w:val="none" w:sz="0" w:space="0" w:color="auto"/>
        <w:right w:val="none" w:sz="0" w:space="0" w:color="auto"/>
      </w:divBdr>
    </w:div>
    <w:div w:id="1332098840">
      <w:bodyDiv w:val="1"/>
      <w:marLeft w:val="0"/>
      <w:marRight w:val="0"/>
      <w:marTop w:val="0"/>
      <w:marBottom w:val="0"/>
      <w:divBdr>
        <w:top w:val="none" w:sz="0" w:space="0" w:color="auto"/>
        <w:left w:val="none" w:sz="0" w:space="0" w:color="auto"/>
        <w:bottom w:val="none" w:sz="0" w:space="0" w:color="auto"/>
        <w:right w:val="none" w:sz="0" w:space="0" w:color="auto"/>
      </w:divBdr>
      <w:divsChild>
        <w:div w:id="1955865011">
          <w:marLeft w:val="1800"/>
          <w:marRight w:val="0"/>
          <w:marTop w:val="120"/>
          <w:marBottom w:val="0"/>
          <w:divBdr>
            <w:top w:val="none" w:sz="0" w:space="0" w:color="auto"/>
            <w:left w:val="none" w:sz="0" w:space="0" w:color="auto"/>
            <w:bottom w:val="none" w:sz="0" w:space="0" w:color="auto"/>
            <w:right w:val="none" w:sz="0" w:space="0" w:color="auto"/>
          </w:divBdr>
        </w:div>
      </w:divsChild>
    </w:div>
    <w:div w:id="1332566447">
      <w:bodyDiv w:val="1"/>
      <w:marLeft w:val="0"/>
      <w:marRight w:val="0"/>
      <w:marTop w:val="0"/>
      <w:marBottom w:val="0"/>
      <w:divBdr>
        <w:top w:val="none" w:sz="0" w:space="0" w:color="auto"/>
        <w:left w:val="none" w:sz="0" w:space="0" w:color="auto"/>
        <w:bottom w:val="none" w:sz="0" w:space="0" w:color="auto"/>
        <w:right w:val="none" w:sz="0" w:space="0" w:color="auto"/>
      </w:divBdr>
    </w:div>
    <w:div w:id="1336421323">
      <w:bodyDiv w:val="1"/>
      <w:marLeft w:val="0"/>
      <w:marRight w:val="0"/>
      <w:marTop w:val="0"/>
      <w:marBottom w:val="0"/>
      <w:divBdr>
        <w:top w:val="none" w:sz="0" w:space="0" w:color="auto"/>
        <w:left w:val="none" w:sz="0" w:space="0" w:color="auto"/>
        <w:bottom w:val="none" w:sz="0" w:space="0" w:color="auto"/>
        <w:right w:val="none" w:sz="0" w:space="0" w:color="auto"/>
      </w:divBdr>
    </w:div>
    <w:div w:id="1337881718">
      <w:bodyDiv w:val="1"/>
      <w:marLeft w:val="0"/>
      <w:marRight w:val="0"/>
      <w:marTop w:val="0"/>
      <w:marBottom w:val="0"/>
      <w:divBdr>
        <w:top w:val="none" w:sz="0" w:space="0" w:color="auto"/>
        <w:left w:val="none" w:sz="0" w:space="0" w:color="auto"/>
        <w:bottom w:val="none" w:sz="0" w:space="0" w:color="auto"/>
        <w:right w:val="none" w:sz="0" w:space="0" w:color="auto"/>
      </w:divBdr>
      <w:divsChild>
        <w:div w:id="36443089">
          <w:marLeft w:val="302"/>
          <w:marRight w:val="0"/>
          <w:marTop w:val="0"/>
          <w:marBottom w:val="12"/>
          <w:divBdr>
            <w:top w:val="none" w:sz="0" w:space="0" w:color="auto"/>
            <w:left w:val="none" w:sz="0" w:space="0" w:color="auto"/>
            <w:bottom w:val="none" w:sz="0" w:space="0" w:color="auto"/>
            <w:right w:val="none" w:sz="0" w:space="0" w:color="auto"/>
          </w:divBdr>
        </w:div>
        <w:div w:id="37315122">
          <w:marLeft w:val="1166"/>
          <w:marRight w:val="0"/>
          <w:marTop w:val="0"/>
          <w:marBottom w:val="0"/>
          <w:divBdr>
            <w:top w:val="none" w:sz="0" w:space="0" w:color="auto"/>
            <w:left w:val="none" w:sz="0" w:space="0" w:color="auto"/>
            <w:bottom w:val="none" w:sz="0" w:space="0" w:color="auto"/>
            <w:right w:val="none" w:sz="0" w:space="0" w:color="auto"/>
          </w:divBdr>
        </w:div>
        <w:div w:id="665670251">
          <w:marLeft w:val="302"/>
          <w:marRight w:val="0"/>
          <w:marTop w:val="0"/>
          <w:marBottom w:val="12"/>
          <w:divBdr>
            <w:top w:val="none" w:sz="0" w:space="0" w:color="auto"/>
            <w:left w:val="none" w:sz="0" w:space="0" w:color="auto"/>
            <w:bottom w:val="none" w:sz="0" w:space="0" w:color="auto"/>
            <w:right w:val="none" w:sz="0" w:space="0" w:color="auto"/>
          </w:divBdr>
        </w:div>
        <w:div w:id="1235431807">
          <w:marLeft w:val="1166"/>
          <w:marRight w:val="0"/>
          <w:marTop w:val="0"/>
          <w:marBottom w:val="0"/>
          <w:divBdr>
            <w:top w:val="none" w:sz="0" w:space="0" w:color="auto"/>
            <w:left w:val="none" w:sz="0" w:space="0" w:color="auto"/>
            <w:bottom w:val="none" w:sz="0" w:space="0" w:color="auto"/>
            <w:right w:val="none" w:sz="0" w:space="0" w:color="auto"/>
          </w:divBdr>
        </w:div>
        <w:div w:id="1371102171">
          <w:marLeft w:val="1166"/>
          <w:marRight w:val="0"/>
          <w:marTop w:val="0"/>
          <w:marBottom w:val="0"/>
          <w:divBdr>
            <w:top w:val="none" w:sz="0" w:space="0" w:color="auto"/>
            <w:left w:val="none" w:sz="0" w:space="0" w:color="auto"/>
            <w:bottom w:val="none" w:sz="0" w:space="0" w:color="auto"/>
            <w:right w:val="none" w:sz="0" w:space="0" w:color="auto"/>
          </w:divBdr>
        </w:div>
        <w:div w:id="1392847426">
          <w:marLeft w:val="1166"/>
          <w:marRight w:val="0"/>
          <w:marTop w:val="0"/>
          <w:marBottom w:val="0"/>
          <w:divBdr>
            <w:top w:val="none" w:sz="0" w:space="0" w:color="auto"/>
            <w:left w:val="none" w:sz="0" w:space="0" w:color="auto"/>
            <w:bottom w:val="none" w:sz="0" w:space="0" w:color="auto"/>
            <w:right w:val="none" w:sz="0" w:space="0" w:color="auto"/>
          </w:divBdr>
        </w:div>
      </w:divsChild>
    </w:div>
    <w:div w:id="1338535865">
      <w:bodyDiv w:val="1"/>
      <w:marLeft w:val="0"/>
      <w:marRight w:val="0"/>
      <w:marTop w:val="0"/>
      <w:marBottom w:val="0"/>
      <w:divBdr>
        <w:top w:val="none" w:sz="0" w:space="0" w:color="auto"/>
        <w:left w:val="none" w:sz="0" w:space="0" w:color="auto"/>
        <w:bottom w:val="none" w:sz="0" w:space="0" w:color="auto"/>
        <w:right w:val="none" w:sz="0" w:space="0" w:color="auto"/>
      </w:divBdr>
    </w:div>
    <w:div w:id="1338581124">
      <w:bodyDiv w:val="1"/>
      <w:marLeft w:val="0"/>
      <w:marRight w:val="0"/>
      <w:marTop w:val="0"/>
      <w:marBottom w:val="0"/>
      <w:divBdr>
        <w:top w:val="none" w:sz="0" w:space="0" w:color="auto"/>
        <w:left w:val="none" w:sz="0" w:space="0" w:color="auto"/>
        <w:bottom w:val="none" w:sz="0" w:space="0" w:color="auto"/>
        <w:right w:val="none" w:sz="0" w:space="0" w:color="auto"/>
      </w:divBdr>
    </w:div>
    <w:div w:id="1338582811">
      <w:bodyDiv w:val="1"/>
      <w:marLeft w:val="0"/>
      <w:marRight w:val="0"/>
      <w:marTop w:val="0"/>
      <w:marBottom w:val="0"/>
      <w:divBdr>
        <w:top w:val="none" w:sz="0" w:space="0" w:color="auto"/>
        <w:left w:val="none" w:sz="0" w:space="0" w:color="auto"/>
        <w:bottom w:val="none" w:sz="0" w:space="0" w:color="auto"/>
        <w:right w:val="none" w:sz="0" w:space="0" w:color="auto"/>
      </w:divBdr>
    </w:div>
    <w:div w:id="1338728994">
      <w:bodyDiv w:val="1"/>
      <w:marLeft w:val="0"/>
      <w:marRight w:val="0"/>
      <w:marTop w:val="0"/>
      <w:marBottom w:val="0"/>
      <w:divBdr>
        <w:top w:val="none" w:sz="0" w:space="0" w:color="auto"/>
        <w:left w:val="none" w:sz="0" w:space="0" w:color="auto"/>
        <w:bottom w:val="none" w:sz="0" w:space="0" w:color="auto"/>
        <w:right w:val="none" w:sz="0" w:space="0" w:color="auto"/>
      </w:divBdr>
    </w:div>
    <w:div w:id="1338919667">
      <w:bodyDiv w:val="1"/>
      <w:marLeft w:val="0"/>
      <w:marRight w:val="0"/>
      <w:marTop w:val="0"/>
      <w:marBottom w:val="0"/>
      <w:divBdr>
        <w:top w:val="none" w:sz="0" w:space="0" w:color="auto"/>
        <w:left w:val="none" w:sz="0" w:space="0" w:color="auto"/>
        <w:bottom w:val="none" w:sz="0" w:space="0" w:color="auto"/>
        <w:right w:val="none" w:sz="0" w:space="0" w:color="auto"/>
      </w:divBdr>
    </w:div>
    <w:div w:id="1338927285">
      <w:bodyDiv w:val="1"/>
      <w:marLeft w:val="0"/>
      <w:marRight w:val="0"/>
      <w:marTop w:val="0"/>
      <w:marBottom w:val="0"/>
      <w:divBdr>
        <w:top w:val="none" w:sz="0" w:space="0" w:color="auto"/>
        <w:left w:val="none" w:sz="0" w:space="0" w:color="auto"/>
        <w:bottom w:val="none" w:sz="0" w:space="0" w:color="auto"/>
        <w:right w:val="none" w:sz="0" w:space="0" w:color="auto"/>
      </w:divBdr>
    </w:div>
    <w:div w:id="1339306412">
      <w:bodyDiv w:val="1"/>
      <w:marLeft w:val="0"/>
      <w:marRight w:val="0"/>
      <w:marTop w:val="0"/>
      <w:marBottom w:val="0"/>
      <w:divBdr>
        <w:top w:val="none" w:sz="0" w:space="0" w:color="auto"/>
        <w:left w:val="none" w:sz="0" w:space="0" w:color="auto"/>
        <w:bottom w:val="none" w:sz="0" w:space="0" w:color="auto"/>
        <w:right w:val="none" w:sz="0" w:space="0" w:color="auto"/>
      </w:divBdr>
    </w:div>
    <w:div w:id="1339503750">
      <w:bodyDiv w:val="1"/>
      <w:marLeft w:val="0"/>
      <w:marRight w:val="0"/>
      <w:marTop w:val="0"/>
      <w:marBottom w:val="0"/>
      <w:divBdr>
        <w:top w:val="none" w:sz="0" w:space="0" w:color="auto"/>
        <w:left w:val="none" w:sz="0" w:space="0" w:color="auto"/>
        <w:bottom w:val="none" w:sz="0" w:space="0" w:color="auto"/>
        <w:right w:val="none" w:sz="0" w:space="0" w:color="auto"/>
      </w:divBdr>
    </w:div>
    <w:div w:id="1339581645">
      <w:bodyDiv w:val="1"/>
      <w:marLeft w:val="0"/>
      <w:marRight w:val="0"/>
      <w:marTop w:val="0"/>
      <w:marBottom w:val="0"/>
      <w:divBdr>
        <w:top w:val="none" w:sz="0" w:space="0" w:color="auto"/>
        <w:left w:val="none" w:sz="0" w:space="0" w:color="auto"/>
        <w:bottom w:val="none" w:sz="0" w:space="0" w:color="auto"/>
        <w:right w:val="none" w:sz="0" w:space="0" w:color="auto"/>
      </w:divBdr>
    </w:div>
    <w:div w:id="1340228723">
      <w:bodyDiv w:val="1"/>
      <w:marLeft w:val="0"/>
      <w:marRight w:val="0"/>
      <w:marTop w:val="0"/>
      <w:marBottom w:val="0"/>
      <w:divBdr>
        <w:top w:val="none" w:sz="0" w:space="0" w:color="auto"/>
        <w:left w:val="none" w:sz="0" w:space="0" w:color="auto"/>
        <w:bottom w:val="none" w:sz="0" w:space="0" w:color="auto"/>
        <w:right w:val="none" w:sz="0" w:space="0" w:color="auto"/>
      </w:divBdr>
      <w:divsChild>
        <w:div w:id="457601304">
          <w:marLeft w:val="0"/>
          <w:marRight w:val="0"/>
          <w:marTop w:val="0"/>
          <w:marBottom w:val="0"/>
          <w:divBdr>
            <w:top w:val="none" w:sz="0" w:space="0" w:color="auto"/>
            <w:left w:val="none" w:sz="0" w:space="0" w:color="auto"/>
            <w:bottom w:val="none" w:sz="0" w:space="0" w:color="auto"/>
            <w:right w:val="none" w:sz="0" w:space="0" w:color="auto"/>
          </w:divBdr>
        </w:div>
      </w:divsChild>
    </w:div>
    <w:div w:id="1341591000">
      <w:bodyDiv w:val="1"/>
      <w:marLeft w:val="0"/>
      <w:marRight w:val="0"/>
      <w:marTop w:val="0"/>
      <w:marBottom w:val="0"/>
      <w:divBdr>
        <w:top w:val="none" w:sz="0" w:space="0" w:color="auto"/>
        <w:left w:val="none" w:sz="0" w:space="0" w:color="auto"/>
        <w:bottom w:val="none" w:sz="0" w:space="0" w:color="auto"/>
        <w:right w:val="none" w:sz="0" w:space="0" w:color="auto"/>
      </w:divBdr>
    </w:div>
    <w:div w:id="1342269977">
      <w:bodyDiv w:val="1"/>
      <w:marLeft w:val="0"/>
      <w:marRight w:val="0"/>
      <w:marTop w:val="0"/>
      <w:marBottom w:val="0"/>
      <w:divBdr>
        <w:top w:val="none" w:sz="0" w:space="0" w:color="auto"/>
        <w:left w:val="none" w:sz="0" w:space="0" w:color="auto"/>
        <w:bottom w:val="none" w:sz="0" w:space="0" w:color="auto"/>
        <w:right w:val="none" w:sz="0" w:space="0" w:color="auto"/>
      </w:divBdr>
    </w:div>
    <w:div w:id="1342394183">
      <w:bodyDiv w:val="1"/>
      <w:marLeft w:val="0"/>
      <w:marRight w:val="0"/>
      <w:marTop w:val="0"/>
      <w:marBottom w:val="0"/>
      <w:divBdr>
        <w:top w:val="none" w:sz="0" w:space="0" w:color="auto"/>
        <w:left w:val="none" w:sz="0" w:space="0" w:color="auto"/>
        <w:bottom w:val="none" w:sz="0" w:space="0" w:color="auto"/>
        <w:right w:val="none" w:sz="0" w:space="0" w:color="auto"/>
      </w:divBdr>
    </w:div>
    <w:div w:id="1343236947">
      <w:bodyDiv w:val="1"/>
      <w:marLeft w:val="0"/>
      <w:marRight w:val="0"/>
      <w:marTop w:val="0"/>
      <w:marBottom w:val="0"/>
      <w:divBdr>
        <w:top w:val="none" w:sz="0" w:space="0" w:color="auto"/>
        <w:left w:val="none" w:sz="0" w:space="0" w:color="auto"/>
        <w:bottom w:val="none" w:sz="0" w:space="0" w:color="auto"/>
        <w:right w:val="none" w:sz="0" w:space="0" w:color="auto"/>
      </w:divBdr>
    </w:div>
    <w:div w:id="1344164777">
      <w:bodyDiv w:val="1"/>
      <w:marLeft w:val="0"/>
      <w:marRight w:val="0"/>
      <w:marTop w:val="0"/>
      <w:marBottom w:val="0"/>
      <w:divBdr>
        <w:top w:val="none" w:sz="0" w:space="0" w:color="auto"/>
        <w:left w:val="none" w:sz="0" w:space="0" w:color="auto"/>
        <w:bottom w:val="none" w:sz="0" w:space="0" w:color="auto"/>
        <w:right w:val="none" w:sz="0" w:space="0" w:color="auto"/>
      </w:divBdr>
    </w:div>
    <w:div w:id="1344430972">
      <w:bodyDiv w:val="1"/>
      <w:marLeft w:val="0"/>
      <w:marRight w:val="0"/>
      <w:marTop w:val="0"/>
      <w:marBottom w:val="0"/>
      <w:divBdr>
        <w:top w:val="none" w:sz="0" w:space="0" w:color="auto"/>
        <w:left w:val="none" w:sz="0" w:space="0" w:color="auto"/>
        <w:bottom w:val="none" w:sz="0" w:space="0" w:color="auto"/>
        <w:right w:val="none" w:sz="0" w:space="0" w:color="auto"/>
      </w:divBdr>
      <w:divsChild>
        <w:div w:id="36778039">
          <w:marLeft w:val="0"/>
          <w:marRight w:val="0"/>
          <w:marTop w:val="0"/>
          <w:marBottom w:val="0"/>
          <w:divBdr>
            <w:top w:val="none" w:sz="0" w:space="0" w:color="auto"/>
            <w:left w:val="none" w:sz="0" w:space="0" w:color="auto"/>
            <w:bottom w:val="none" w:sz="0" w:space="0" w:color="auto"/>
            <w:right w:val="none" w:sz="0" w:space="0" w:color="auto"/>
          </w:divBdr>
          <w:divsChild>
            <w:div w:id="337078219">
              <w:marLeft w:val="0"/>
              <w:marRight w:val="0"/>
              <w:marTop w:val="0"/>
              <w:marBottom w:val="0"/>
              <w:divBdr>
                <w:top w:val="none" w:sz="0" w:space="0" w:color="auto"/>
                <w:left w:val="none" w:sz="0" w:space="0" w:color="auto"/>
                <w:bottom w:val="none" w:sz="0" w:space="0" w:color="auto"/>
                <w:right w:val="none" w:sz="0" w:space="0" w:color="auto"/>
              </w:divBdr>
            </w:div>
            <w:div w:id="966277425">
              <w:marLeft w:val="0"/>
              <w:marRight w:val="0"/>
              <w:marTop w:val="0"/>
              <w:marBottom w:val="0"/>
              <w:divBdr>
                <w:top w:val="none" w:sz="0" w:space="0" w:color="auto"/>
                <w:left w:val="none" w:sz="0" w:space="0" w:color="auto"/>
                <w:bottom w:val="none" w:sz="0" w:space="0" w:color="auto"/>
                <w:right w:val="none" w:sz="0" w:space="0" w:color="auto"/>
              </w:divBdr>
            </w:div>
            <w:div w:id="2015985449">
              <w:marLeft w:val="0"/>
              <w:marRight w:val="0"/>
              <w:marTop w:val="0"/>
              <w:marBottom w:val="0"/>
              <w:divBdr>
                <w:top w:val="none" w:sz="0" w:space="0" w:color="auto"/>
                <w:left w:val="none" w:sz="0" w:space="0" w:color="auto"/>
                <w:bottom w:val="none" w:sz="0" w:space="0" w:color="auto"/>
                <w:right w:val="none" w:sz="0" w:space="0" w:color="auto"/>
              </w:divBdr>
            </w:div>
            <w:div w:id="211184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2705">
      <w:bodyDiv w:val="1"/>
      <w:marLeft w:val="0"/>
      <w:marRight w:val="0"/>
      <w:marTop w:val="0"/>
      <w:marBottom w:val="0"/>
      <w:divBdr>
        <w:top w:val="none" w:sz="0" w:space="0" w:color="auto"/>
        <w:left w:val="none" w:sz="0" w:space="0" w:color="auto"/>
        <w:bottom w:val="none" w:sz="0" w:space="0" w:color="auto"/>
        <w:right w:val="none" w:sz="0" w:space="0" w:color="auto"/>
      </w:divBdr>
    </w:div>
    <w:div w:id="1346712543">
      <w:bodyDiv w:val="1"/>
      <w:marLeft w:val="0"/>
      <w:marRight w:val="0"/>
      <w:marTop w:val="0"/>
      <w:marBottom w:val="0"/>
      <w:divBdr>
        <w:top w:val="none" w:sz="0" w:space="0" w:color="auto"/>
        <w:left w:val="none" w:sz="0" w:space="0" w:color="auto"/>
        <w:bottom w:val="none" w:sz="0" w:space="0" w:color="auto"/>
        <w:right w:val="none" w:sz="0" w:space="0" w:color="auto"/>
      </w:divBdr>
    </w:div>
    <w:div w:id="1346791034">
      <w:bodyDiv w:val="1"/>
      <w:marLeft w:val="0"/>
      <w:marRight w:val="0"/>
      <w:marTop w:val="0"/>
      <w:marBottom w:val="0"/>
      <w:divBdr>
        <w:top w:val="none" w:sz="0" w:space="0" w:color="auto"/>
        <w:left w:val="none" w:sz="0" w:space="0" w:color="auto"/>
        <w:bottom w:val="none" w:sz="0" w:space="0" w:color="auto"/>
        <w:right w:val="none" w:sz="0" w:space="0" w:color="auto"/>
      </w:divBdr>
      <w:divsChild>
        <w:div w:id="76755183">
          <w:marLeft w:val="1800"/>
          <w:marRight w:val="0"/>
          <w:marTop w:val="77"/>
          <w:marBottom w:val="0"/>
          <w:divBdr>
            <w:top w:val="none" w:sz="0" w:space="0" w:color="auto"/>
            <w:left w:val="none" w:sz="0" w:space="0" w:color="auto"/>
            <w:bottom w:val="none" w:sz="0" w:space="0" w:color="auto"/>
            <w:right w:val="none" w:sz="0" w:space="0" w:color="auto"/>
          </w:divBdr>
        </w:div>
        <w:div w:id="666976128">
          <w:marLeft w:val="547"/>
          <w:marRight w:val="0"/>
          <w:marTop w:val="115"/>
          <w:marBottom w:val="0"/>
          <w:divBdr>
            <w:top w:val="none" w:sz="0" w:space="0" w:color="auto"/>
            <w:left w:val="none" w:sz="0" w:space="0" w:color="auto"/>
            <w:bottom w:val="none" w:sz="0" w:space="0" w:color="auto"/>
            <w:right w:val="none" w:sz="0" w:space="0" w:color="auto"/>
          </w:divBdr>
        </w:div>
        <w:div w:id="685642855">
          <w:marLeft w:val="1800"/>
          <w:marRight w:val="0"/>
          <w:marTop w:val="77"/>
          <w:marBottom w:val="0"/>
          <w:divBdr>
            <w:top w:val="none" w:sz="0" w:space="0" w:color="auto"/>
            <w:left w:val="none" w:sz="0" w:space="0" w:color="auto"/>
            <w:bottom w:val="none" w:sz="0" w:space="0" w:color="auto"/>
            <w:right w:val="none" w:sz="0" w:space="0" w:color="auto"/>
          </w:divBdr>
        </w:div>
        <w:div w:id="954210633">
          <w:marLeft w:val="1166"/>
          <w:marRight w:val="0"/>
          <w:marTop w:val="96"/>
          <w:marBottom w:val="0"/>
          <w:divBdr>
            <w:top w:val="none" w:sz="0" w:space="0" w:color="auto"/>
            <w:left w:val="none" w:sz="0" w:space="0" w:color="auto"/>
            <w:bottom w:val="none" w:sz="0" w:space="0" w:color="auto"/>
            <w:right w:val="none" w:sz="0" w:space="0" w:color="auto"/>
          </w:divBdr>
        </w:div>
      </w:divsChild>
    </w:div>
    <w:div w:id="1346983043">
      <w:bodyDiv w:val="1"/>
      <w:marLeft w:val="0"/>
      <w:marRight w:val="0"/>
      <w:marTop w:val="0"/>
      <w:marBottom w:val="0"/>
      <w:divBdr>
        <w:top w:val="none" w:sz="0" w:space="0" w:color="auto"/>
        <w:left w:val="none" w:sz="0" w:space="0" w:color="auto"/>
        <w:bottom w:val="none" w:sz="0" w:space="0" w:color="auto"/>
        <w:right w:val="none" w:sz="0" w:space="0" w:color="auto"/>
      </w:divBdr>
      <w:divsChild>
        <w:div w:id="39520165">
          <w:marLeft w:val="360"/>
          <w:marRight w:val="0"/>
          <w:marTop w:val="200"/>
          <w:marBottom w:val="0"/>
          <w:divBdr>
            <w:top w:val="none" w:sz="0" w:space="0" w:color="auto"/>
            <w:left w:val="none" w:sz="0" w:space="0" w:color="auto"/>
            <w:bottom w:val="none" w:sz="0" w:space="0" w:color="auto"/>
            <w:right w:val="none" w:sz="0" w:space="0" w:color="auto"/>
          </w:divBdr>
        </w:div>
        <w:div w:id="310408228">
          <w:marLeft w:val="360"/>
          <w:marRight w:val="0"/>
          <w:marTop w:val="200"/>
          <w:marBottom w:val="0"/>
          <w:divBdr>
            <w:top w:val="none" w:sz="0" w:space="0" w:color="auto"/>
            <w:left w:val="none" w:sz="0" w:space="0" w:color="auto"/>
            <w:bottom w:val="none" w:sz="0" w:space="0" w:color="auto"/>
            <w:right w:val="none" w:sz="0" w:space="0" w:color="auto"/>
          </w:divBdr>
        </w:div>
        <w:div w:id="346756728">
          <w:marLeft w:val="360"/>
          <w:marRight w:val="0"/>
          <w:marTop w:val="200"/>
          <w:marBottom w:val="0"/>
          <w:divBdr>
            <w:top w:val="none" w:sz="0" w:space="0" w:color="auto"/>
            <w:left w:val="none" w:sz="0" w:space="0" w:color="auto"/>
            <w:bottom w:val="none" w:sz="0" w:space="0" w:color="auto"/>
            <w:right w:val="none" w:sz="0" w:space="0" w:color="auto"/>
          </w:divBdr>
        </w:div>
        <w:div w:id="348222858">
          <w:marLeft w:val="1080"/>
          <w:marRight w:val="0"/>
          <w:marTop w:val="100"/>
          <w:marBottom w:val="0"/>
          <w:divBdr>
            <w:top w:val="none" w:sz="0" w:space="0" w:color="auto"/>
            <w:left w:val="none" w:sz="0" w:space="0" w:color="auto"/>
            <w:bottom w:val="none" w:sz="0" w:space="0" w:color="auto"/>
            <w:right w:val="none" w:sz="0" w:space="0" w:color="auto"/>
          </w:divBdr>
        </w:div>
        <w:div w:id="461849143">
          <w:marLeft w:val="1080"/>
          <w:marRight w:val="0"/>
          <w:marTop w:val="100"/>
          <w:marBottom w:val="0"/>
          <w:divBdr>
            <w:top w:val="none" w:sz="0" w:space="0" w:color="auto"/>
            <w:left w:val="none" w:sz="0" w:space="0" w:color="auto"/>
            <w:bottom w:val="none" w:sz="0" w:space="0" w:color="auto"/>
            <w:right w:val="none" w:sz="0" w:space="0" w:color="auto"/>
          </w:divBdr>
        </w:div>
        <w:div w:id="1111975259">
          <w:marLeft w:val="1080"/>
          <w:marRight w:val="0"/>
          <w:marTop w:val="100"/>
          <w:marBottom w:val="0"/>
          <w:divBdr>
            <w:top w:val="none" w:sz="0" w:space="0" w:color="auto"/>
            <w:left w:val="none" w:sz="0" w:space="0" w:color="auto"/>
            <w:bottom w:val="none" w:sz="0" w:space="0" w:color="auto"/>
            <w:right w:val="none" w:sz="0" w:space="0" w:color="auto"/>
          </w:divBdr>
        </w:div>
        <w:div w:id="1166478563">
          <w:marLeft w:val="360"/>
          <w:marRight w:val="0"/>
          <w:marTop w:val="200"/>
          <w:marBottom w:val="0"/>
          <w:divBdr>
            <w:top w:val="none" w:sz="0" w:space="0" w:color="auto"/>
            <w:left w:val="none" w:sz="0" w:space="0" w:color="auto"/>
            <w:bottom w:val="none" w:sz="0" w:space="0" w:color="auto"/>
            <w:right w:val="none" w:sz="0" w:space="0" w:color="auto"/>
          </w:divBdr>
        </w:div>
        <w:div w:id="1467048516">
          <w:marLeft w:val="1080"/>
          <w:marRight w:val="0"/>
          <w:marTop w:val="100"/>
          <w:marBottom w:val="0"/>
          <w:divBdr>
            <w:top w:val="none" w:sz="0" w:space="0" w:color="auto"/>
            <w:left w:val="none" w:sz="0" w:space="0" w:color="auto"/>
            <w:bottom w:val="none" w:sz="0" w:space="0" w:color="auto"/>
            <w:right w:val="none" w:sz="0" w:space="0" w:color="auto"/>
          </w:divBdr>
        </w:div>
        <w:div w:id="1485463785">
          <w:marLeft w:val="1080"/>
          <w:marRight w:val="0"/>
          <w:marTop w:val="100"/>
          <w:marBottom w:val="0"/>
          <w:divBdr>
            <w:top w:val="none" w:sz="0" w:space="0" w:color="auto"/>
            <w:left w:val="none" w:sz="0" w:space="0" w:color="auto"/>
            <w:bottom w:val="none" w:sz="0" w:space="0" w:color="auto"/>
            <w:right w:val="none" w:sz="0" w:space="0" w:color="auto"/>
          </w:divBdr>
        </w:div>
        <w:div w:id="1597246096">
          <w:marLeft w:val="1080"/>
          <w:marRight w:val="0"/>
          <w:marTop w:val="100"/>
          <w:marBottom w:val="0"/>
          <w:divBdr>
            <w:top w:val="none" w:sz="0" w:space="0" w:color="auto"/>
            <w:left w:val="none" w:sz="0" w:space="0" w:color="auto"/>
            <w:bottom w:val="none" w:sz="0" w:space="0" w:color="auto"/>
            <w:right w:val="none" w:sz="0" w:space="0" w:color="auto"/>
          </w:divBdr>
        </w:div>
        <w:div w:id="1982222678">
          <w:marLeft w:val="1800"/>
          <w:marRight w:val="0"/>
          <w:marTop w:val="100"/>
          <w:marBottom w:val="0"/>
          <w:divBdr>
            <w:top w:val="none" w:sz="0" w:space="0" w:color="auto"/>
            <w:left w:val="none" w:sz="0" w:space="0" w:color="auto"/>
            <w:bottom w:val="none" w:sz="0" w:space="0" w:color="auto"/>
            <w:right w:val="none" w:sz="0" w:space="0" w:color="auto"/>
          </w:divBdr>
        </w:div>
        <w:div w:id="2072002716">
          <w:marLeft w:val="1080"/>
          <w:marRight w:val="0"/>
          <w:marTop w:val="100"/>
          <w:marBottom w:val="0"/>
          <w:divBdr>
            <w:top w:val="none" w:sz="0" w:space="0" w:color="auto"/>
            <w:left w:val="none" w:sz="0" w:space="0" w:color="auto"/>
            <w:bottom w:val="none" w:sz="0" w:space="0" w:color="auto"/>
            <w:right w:val="none" w:sz="0" w:space="0" w:color="auto"/>
          </w:divBdr>
        </w:div>
      </w:divsChild>
    </w:div>
    <w:div w:id="1347712419">
      <w:bodyDiv w:val="1"/>
      <w:marLeft w:val="0"/>
      <w:marRight w:val="0"/>
      <w:marTop w:val="0"/>
      <w:marBottom w:val="0"/>
      <w:divBdr>
        <w:top w:val="none" w:sz="0" w:space="0" w:color="auto"/>
        <w:left w:val="none" w:sz="0" w:space="0" w:color="auto"/>
        <w:bottom w:val="none" w:sz="0" w:space="0" w:color="auto"/>
        <w:right w:val="none" w:sz="0" w:space="0" w:color="auto"/>
      </w:divBdr>
    </w:div>
    <w:div w:id="1348943777">
      <w:bodyDiv w:val="1"/>
      <w:marLeft w:val="0"/>
      <w:marRight w:val="0"/>
      <w:marTop w:val="0"/>
      <w:marBottom w:val="0"/>
      <w:divBdr>
        <w:top w:val="none" w:sz="0" w:space="0" w:color="auto"/>
        <w:left w:val="none" w:sz="0" w:space="0" w:color="auto"/>
        <w:bottom w:val="none" w:sz="0" w:space="0" w:color="auto"/>
        <w:right w:val="none" w:sz="0" w:space="0" w:color="auto"/>
      </w:divBdr>
    </w:div>
    <w:div w:id="1349066077">
      <w:bodyDiv w:val="1"/>
      <w:marLeft w:val="0"/>
      <w:marRight w:val="0"/>
      <w:marTop w:val="0"/>
      <w:marBottom w:val="0"/>
      <w:divBdr>
        <w:top w:val="none" w:sz="0" w:space="0" w:color="auto"/>
        <w:left w:val="none" w:sz="0" w:space="0" w:color="auto"/>
        <w:bottom w:val="none" w:sz="0" w:space="0" w:color="auto"/>
        <w:right w:val="none" w:sz="0" w:space="0" w:color="auto"/>
      </w:divBdr>
      <w:divsChild>
        <w:div w:id="1013652300">
          <w:marLeft w:val="1166"/>
          <w:marRight w:val="0"/>
          <w:marTop w:val="134"/>
          <w:marBottom w:val="0"/>
          <w:divBdr>
            <w:top w:val="none" w:sz="0" w:space="0" w:color="auto"/>
            <w:left w:val="none" w:sz="0" w:space="0" w:color="auto"/>
            <w:bottom w:val="none" w:sz="0" w:space="0" w:color="auto"/>
            <w:right w:val="none" w:sz="0" w:space="0" w:color="auto"/>
          </w:divBdr>
        </w:div>
        <w:div w:id="1727415770">
          <w:marLeft w:val="547"/>
          <w:marRight w:val="0"/>
          <w:marTop w:val="154"/>
          <w:marBottom w:val="0"/>
          <w:divBdr>
            <w:top w:val="none" w:sz="0" w:space="0" w:color="auto"/>
            <w:left w:val="none" w:sz="0" w:space="0" w:color="auto"/>
            <w:bottom w:val="none" w:sz="0" w:space="0" w:color="auto"/>
            <w:right w:val="none" w:sz="0" w:space="0" w:color="auto"/>
          </w:divBdr>
        </w:div>
        <w:div w:id="1833132189">
          <w:marLeft w:val="547"/>
          <w:marRight w:val="0"/>
          <w:marTop w:val="154"/>
          <w:marBottom w:val="0"/>
          <w:divBdr>
            <w:top w:val="none" w:sz="0" w:space="0" w:color="auto"/>
            <w:left w:val="none" w:sz="0" w:space="0" w:color="auto"/>
            <w:bottom w:val="none" w:sz="0" w:space="0" w:color="auto"/>
            <w:right w:val="none" w:sz="0" w:space="0" w:color="auto"/>
          </w:divBdr>
        </w:div>
      </w:divsChild>
    </w:div>
    <w:div w:id="1350253883">
      <w:bodyDiv w:val="1"/>
      <w:marLeft w:val="0"/>
      <w:marRight w:val="0"/>
      <w:marTop w:val="0"/>
      <w:marBottom w:val="0"/>
      <w:divBdr>
        <w:top w:val="none" w:sz="0" w:space="0" w:color="auto"/>
        <w:left w:val="none" w:sz="0" w:space="0" w:color="auto"/>
        <w:bottom w:val="none" w:sz="0" w:space="0" w:color="auto"/>
        <w:right w:val="none" w:sz="0" w:space="0" w:color="auto"/>
      </w:divBdr>
    </w:div>
    <w:div w:id="1351294755">
      <w:bodyDiv w:val="1"/>
      <w:marLeft w:val="0"/>
      <w:marRight w:val="0"/>
      <w:marTop w:val="0"/>
      <w:marBottom w:val="0"/>
      <w:divBdr>
        <w:top w:val="none" w:sz="0" w:space="0" w:color="auto"/>
        <w:left w:val="none" w:sz="0" w:space="0" w:color="auto"/>
        <w:bottom w:val="none" w:sz="0" w:space="0" w:color="auto"/>
        <w:right w:val="none" w:sz="0" w:space="0" w:color="auto"/>
      </w:divBdr>
    </w:div>
    <w:div w:id="1351949600">
      <w:bodyDiv w:val="1"/>
      <w:marLeft w:val="0"/>
      <w:marRight w:val="0"/>
      <w:marTop w:val="0"/>
      <w:marBottom w:val="0"/>
      <w:divBdr>
        <w:top w:val="none" w:sz="0" w:space="0" w:color="auto"/>
        <w:left w:val="none" w:sz="0" w:space="0" w:color="auto"/>
        <w:bottom w:val="none" w:sz="0" w:space="0" w:color="auto"/>
        <w:right w:val="none" w:sz="0" w:space="0" w:color="auto"/>
      </w:divBdr>
      <w:divsChild>
        <w:div w:id="204946585">
          <w:marLeft w:val="547"/>
          <w:marRight w:val="0"/>
          <w:marTop w:val="134"/>
          <w:marBottom w:val="0"/>
          <w:divBdr>
            <w:top w:val="none" w:sz="0" w:space="0" w:color="auto"/>
            <w:left w:val="none" w:sz="0" w:space="0" w:color="auto"/>
            <w:bottom w:val="none" w:sz="0" w:space="0" w:color="auto"/>
            <w:right w:val="none" w:sz="0" w:space="0" w:color="auto"/>
          </w:divBdr>
        </w:div>
        <w:div w:id="1658461602">
          <w:marLeft w:val="1166"/>
          <w:marRight w:val="0"/>
          <w:marTop w:val="115"/>
          <w:marBottom w:val="0"/>
          <w:divBdr>
            <w:top w:val="none" w:sz="0" w:space="0" w:color="auto"/>
            <w:left w:val="none" w:sz="0" w:space="0" w:color="auto"/>
            <w:bottom w:val="none" w:sz="0" w:space="0" w:color="auto"/>
            <w:right w:val="none" w:sz="0" w:space="0" w:color="auto"/>
          </w:divBdr>
        </w:div>
      </w:divsChild>
    </w:div>
    <w:div w:id="1352684337">
      <w:bodyDiv w:val="1"/>
      <w:marLeft w:val="0"/>
      <w:marRight w:val="0"/>
      <w:marTop w:val="0"/>
      <w:marBottom w:val="0"/>
      <w:divBdr>
        <w:top w:val="none" w:sz="0" w:space="0" w:color="auto"/>
        <w:left w:val="none" w:sz="0" w:space="0" w:color="auto"/>
        <w:bottom w:val="none" w:sz="0" w:space="0" w:color="auto"/>
        <w:right w:val="none" w:sz="0" w:space="0" w:color="auto"/>
      </w:divBdr>
      <w:divsChild>
        <w:div w:id="1572693233">
          <w:marLeft w:val="720"/>
          <w:marRight w:val="0"/>
          <w:marTop w:val="120"/>
          <w:marBottom w:val="120"/>
          <w:divBdr>
            <w:top w:val="none" w:sz="0" w:space="0" w:color="auto"/>
            <w:left w:val="none" w:sz="0" w:space="0" w:color="auto"/>
            <w:bottom w:val="none" w:sz="0" w:space="0" w:color="auto"/>
            <w:right w:val="none" w:sz="0" w:space="0" w:color="auto"/>
          </w:divBdr>
        </w:div>
        <w:div w:id="1746605783">
          <w:marLeft w:val="1440"/>
          <w:marRight w:val="0"/>
          <w:marTop w:val="120"/>
          <w:marBottom w:val="120"/>
          <w:divBdr>
            <w:top w:val="none" w:sz="0" w:space="0" w:color="auto"/>
            <w:left w:val="none" w:sz="0" w:space="0" w:color="auto"/>
            <w:bottom w:val="none" w:sz="0" w:space="0" w:color="auto"/>
            <w:right w:val="none" w:sz="0" w:space="0" w:color="auto"/>
          </w:divBdr>
        </w:div>
      </w:divsChild>
    </w:div>
    <w:div w:id="1352798794">
      <w:bodyDiv w:val="1"/>
      <w:marLeft w:val="0"/>
      <w:marRight w:val="0"/>
      <w:marTop w:val="0"/>
      <w:marBottom w:val="0"/>
      <w:divBdr>
        <w:top w:val="none" w:sz="0" w:space="0" w:color="auto"/>
        <w:left w:val="none" w:sz="0" w:space="0" w:color="auto"/>
        <w:bottom w:val="none" w:sz="0" w:space="0" w:color="auto"/>
        <w:right w:val="none" w:sz="0" w:space="0" w:color="auto"/>
      </w:divBdr>
    </w:div>
    <w:div w:id="1354377258">
      <w:bodyDiv w:val="1"/>
      <w:marLeft w:val="0"/>
      <w:marRight w:val="0"/>
      <w:marTop w:val="0"/>
      <w:marBottom w:val="0"/>
      <w:divBdr>
        <w:top w:val="none" w:sz="0" w:space="0" w:color="auto"/>
        <w:left w:val="none" w:sz="0" w:space="0" w:color="auto"/>
        <w:bottom w:val="none" w:sz="0" w:space="0" w:color="auto"/>
        <w:right w:val="none" w:sz="0" w:space="0" w:color="auto"/>
      </w:divBdr>
      <w:divsChild>
        <w:div w:id="441612650">
          <w:marLeft w:val="547"/>
          <w:marRight w:val="0"/>
          <w:marTop w:val="86"/>
          <w:marBottom w:val="0"/>
          <w:divBdr>
            <w:top w:val="none" w:sz="0" w:space="0" w:color="auto"/>
            <w:left w:val="none" w:sz="0" w:space="0" w:color="auto"/>
            <w:bottom w:val="none" w:sz="0" w:space="0" w:color="auto"/>
            <w:right w:val="none" w:sz="0" w:space="0" w:color="auto"/>
          </w:divBdr>
        </w:div>
        <w:div w:id="675183907">
          <w:marLeft w:val="1166"/>
          <w:marRight w:val="0"/>
          <w:marTop w:val="77"/>
          <w:marBottom w:val="0"/>
          <w:divBdr>
            <w:top w:val="none" w:sz="0" w:space="0" w:color="auto"/>
            <w:left w:val="none" w:sz="0" w:space="0" w:color="auto"/>
            <w:bottom w:val="none" w:sz="0" w:space="0" w:color="auto"/>
            <w:right w:val="none" w:sz="0" w:space="0" w:color="auto"/>
          </w:divBdr>
        </w:div>
        <w:div w:id="872377371">
          <w:marLeft w:val="1166"/>
          <w:marRight w:val="0"/>
          <w:marTop w:val="77"/>
          <w:marBottom w:val="0"/>
          <w:divBdr>
            <w:top w:val="none" w:sz="0" w:space="0" w:color="auto"/>
            <w:left w:val="none" w:sz="0" w:space="0" w:color="auto"/>
            <w:bottom w:val="none" w:sz="0" w:space="0" w:color="auto"/>
            <w:right w:val="none" w:sz="0" w:space="0" w:color="auto"/>
          </w:divBdr>
        </w:div>
        <w:div w:id="1313172329">
          <w:marLeft w:val="547"/>
          <w:marRight w:val="0"/>
          <w:marTop w:val="86"/>
          <w:marBottom w:val="0"/>
          <w:divBdr>
            <w:top w:val="none" w:sz="0" w:space="0" w:color="auto"/>
            <w:left w:val="none" w:sz="0" w:space="0" w:color="auto"/>
            <w:bottom w:val="none" w:sz="0" w:space="0" w:color="auto"/>
            <w:right w:val="none" w:sz="0" w:space="0" w:color="auto"/>
          </w:divBdr>
        </w:div>
        <w:div w:id="1712460841">
          <w:marLeft w:val="547"/>
          <w:marRight w:val="0"/>
          <w:marTop w:val="86"/>
          <w:marBottom w:val="0"/>
          <w:divBdr>
            <w:top w:val="none" w:sz="0" w:space="0" w:color="auto"/>
            <w:left w:val="none" w:sz="0" w:space="0" w:color="auto"/>
            <w:bottom w:val="none" w:sz="0" w:space="0" w:color="auto"/>
            <w:right w:val="none" w:sz="0" w:space="0" w:color="auto"/>
          </w:divBdr>
        </w:div>
        <w:div w:id="1733118542">
          <w:marLeft w:val="1166"/>
          <w:marRight w:val="0"/>
          <w:marTop w:val="77"/>
          <w:marBottom w:val="0"/>
          <w:divBdr>
            <w:top w:val="none" w:sz="0" w:space="0" w:color="auto"/>
            <w:left w:val="none" w:sz="0" w:space="0" w:color="auto"/>
            <w:bottom w:val="none" w:sz="0" w:space="0" w:color="auto"/>
            <w:right w:val="none" w:sz="0" w:space="0" w:color="auto"/>
          </w:divBdr>
        </w:div>
        <w:div w:id="1739553872">
          <w:marLeft w:val="1800"/>
          <w:marRight w:val="0"/>
          <w:marTop w:val="77"/>
          <w:marBottom w:val="0"/>
          <w:divBdr>
            <w:top w:val="none" w:sz="0" w:space="0" w:color="auto"/>
            <w:left w:val="none" w:sz="0" w:space="0" w:color="auto"/>
            <w:bottom w:val="none" w:sz="0" w:space="0" w:color="auto"/>
            <w:right w:val="none" w:sz="0" w:space="0" w:color="auto"/>
          </w:divBdr>
        </w:div>
        <w:div w:id="1799838587">
          <w:marLeft w:val="1166"/>
          <w:marRight w:val="0"/>
          <w:marTop w:val="77"/>
          <w:marBottom w:val="0"/>
          <w:divBdr>
            <w:top w:val="none" w:sz="0" w:space="0" w:color="auto"/>
            <w:left w:val="none" w:sz="0" w:space="0" w:color="auto"/>
            <w:bottom w:val="none" w:sz="0" w:space="0" w:color="auto"/>
            <w:right w:val="none" w:sz="0" w:space="0" w:color="auto"/>
          </w:divBdr>
        </w:div>
        <w:div w:id="1819808008">
          <w:marLeft w:val="547"/>
          <w:marRight w:val="0"/>
          <w:marTop w:val="86"/>
          <w:marBottom w:val="0"/>
          <w:divBdr>
            <w:top w:val="none" w:sz="0" w:space="0" w:color="auto"/>
            <w:left w:val="none" w:sz="0" w:space="0" w:color="auto"/>
            <w:bottom w:val="none" w:sz="0" w:space="0" w:color="auto"/>
            <w:right w:val="none" w:sz="0" w:space="0" w:color="auto"/>
          </w:divBdr>
        </w:div>
        <w:div w:id="1829327806">
          <w:marLeft w:val="547"/>
          <w:marRight w:val="0"/>
          <w:marTop w:val="86"/>
          <w:marBottom w:val="0"/>
          <w:divBdr>
            <w:top w:val="none" w:sz="0" w:space="0" w:color="auto"/>
            <w:left w:val="none" w:sz="0" w:space="0" w:color="auto"/>
            <w:bottom w:val="none" w:sz="0" w:space="0" w:color="auto"/>
            <w:right w:val="none" w:sz="0" w:space="0" w:color="auto"/>
          </w:divBdr>
        </w:div>
        <w:div w:id="1850482237">
          <w:marLeft w:val="547"/>
          <w:marRight w:val="0"/>
          <w:marTop w:val="86"/>
          <w:marBottom w:val="0"/>
          <w:divBdr>
            <w:top w:val="none" w:sz="0" w:space="0" w:color="auto"/>
            <w:left w:val="none" w:sz="0" w:space="0" w:color="auto"/>
            <w:bottom w:val="none" w:sz="0" w:space="0" w:color="auto"/>
            <w:right w:val="none" w:sz="0" w:space="0" w:color="auto"/>
          </w:divBdr>
        </w:div>
      </w:divsChild>
    </w:div>
    <w:div w:id="1354762914">
      <w:bodyDiv w:val="1"/>
      <w:marLeft w:val="0"/>
      <w:marRight w:val="0"/>
      <w:marTop w:val="0"/>
      <w:marBottom w:val="0"/>
      <w:divBdr>
        <w:top w:val="none" w:sz="0" w:space="0" w:color="auto"/>
        <w:left w:val="none" w:sz="0" w:space="0" w:color="auto"/>
        <w:bottom w:val="none" w:sz="0" w:space="0" w:color="auto"/>
        <w:right w:val="none" w:sz="0" w:space="0" w:color="auto"/>
      </w:divBdr>
    </w:div>
    <w:div w:id="1355572003">
      <w:bodyDiv w:val="1"/>
      <w:marLeft w:val="0"/>
      <w:marRight w:val="0"/>
      <w:marTop w:val="0"/>
      <w:marBottom w:val="0"/>
      <w:divBdr>
        <w:top w:val="none" w:sz="0" w:space="0" w:color="auto"/>
        <w:left w:val="none" w:sz="0" w:space="0" w:color="auto"/>
        <w:bottom w:val="none" w:sz="0" w:space="0" w:color="auto"/>
        <w:right w:val="none" w:sz="0" w:space="0" w:color="auto"/>
      </w:divBdr>
      <w:divsChild>
        <w:div w:id="328944382">
          <w:marLeft w:val="3240"/>
          <w:marRight w:val="0"/>
          <w:marTop w:val="86"/>
          <w:marBottom w:val="0"/>
          <w:divBdr>
            <w:top w:val="none" w:sz="0" w:space="0" w:color="auto"/>
            <w:left w:val="none" w:sz="0" w:space="0" w:color="auto"/>
            <w:bottom w:val="none" w:sz="0" w:space="0" w:color="auto"/>
            <w:right w:val="none" w:sz="0" w:space="0" w:color="auto"/>
          </w:divBdr>
        </w:div>
        <w:div w:id="545222962">
          <w:marLeft w:val="2520"/>
          <w:marRight w:val="0"/>
          <w:marTop w:val="86"/>
          <w:marBottom w:val="0"/>
          <w:divBdr>
            <w:top w:val="none" w:sz="0" w:space="0" w:color="auto"/>
            <w:left w:val="none" w:sz="0" w:space="0" w:color="auto"/>
            <w:bottom w:val="none" w:sz="0" w:space="0" w:color="auto"/>
            <w:right w:val="none" w:sz="0" w:space="0" w:color="auto"/>
          </w:divBdr>
        </w:div>
        <w:div w:id="918708083">
          <w:marLeft w:val="1800"/>
          <w:marRight w:val="0"/>
          <w:marTop w:val="86"/>
          <w:marBottom w:val="0"/>
          <w:divBdr>
            <w:top w:val="none" w:sz="0" w:space="0" w:color="auto"/>
            <w:left w:val="none" w:sz="0" w:space="0" w:color="auto"/>
            <w:bottom w:val="none" w:sz="0" w:space="0" w:color="auto"/>
            <w:right w:val="none" w:sz="0" w:space="0" w:color="auto"/>
          </w:divBdr>
        </w:div>
        <w:div w:id="1085227864">
          <w:marLeft w:val="2520"/>
          <w:marRight w:val="0"/>
          <w:marTop w:val="86"/>
          <w:marBottom w:val="0"/>
          <w:divBdr>
            <w:top w:val="none" w:sz="0" w:space="0" w:color="auto"/>
            <w:left w:val="none" w:sz="0" w:space="0" w:color="auto"/>
            <w:bottom w:val="none" w:sz="0" w:space="0" w:color="auto"/>
            <w:right w:val="none" w:sz="0" w:space="0" w:color="auto"/>
          </w:divBdr>
        </w:div>
        <w:div w:id="1217669581">
          <w:marLeft w:val="547"/>
          <w:marRight w:val="0"/>
          <w:marTop w:val="115"/>
          <w:marBottom w:val="0"/>
          <w:divBdr>
            <w:top w:val="none" w:sz="0" w:space="0" w:color="auto"/>
            <w:left w:val="none" w:sz="0" w:space="0" w:color="auto"/>
            <w:bottom w:val="none" w:sz="0" w:space="0" w:color="auto"/>
            <w:right w:val="none" w:sz="0" w:space="0" w:color="auto"/>
          </w:divBdr>
        </w:div>
        <w:div w:id="1262957430">
          <w:marLeft w:val="1800"/>
          <w:marRight w:val="0"/>
          <w:marTop w:val="86"/>
          <w:marBottom w:val="0"/>
          <w:divBdr>
            <w:top w:val="none" w:sz="0" w:space="0" w:color="auto"/>
            <w:left w:val="none" w:sz="0" w:space="0" w:color="auto"/>
            <w:bottom w:val="none" w:sz="0" w:space="0" w:color="auto"/>
            <w:right w:val="none" w:sz="0" w:space="0" w:color="auto"/>
          </w:divBdr>
        </w:div>
        <w:div w:id="1523785689">
          <w:marLeft w:val="3240"/>
          <w:marRight w:val="0"/>
          <w:marTop w:val="86"/>
          <w:marBottom w:val="0"/>
          <w:divBdr>
            <w:top w:val="none" w:sz="0" w:space="0" w:color="auto"/>
            <w:left w:val="none" w:sz="0" w:space="0" w:color="auto"/>
            <w:bottom w:val="none" w:sz="0" w:space="0" w:color="auto"/>
            <w:right w:val="none" w:sz="0" w:space="0" w:color="auto"/>
          </w:divBdr>
        </w:div>
        <w:div w:id="2064134140">
          <w:marLeft w:val="1166"/>
          <w:marRight w:val="0"/>
          <w:marTop w:val="115"/>
          <w:marBottom w:val="0"/>
          <w:divBdr>
            <w:top w:val="none" w:sz="0" w:space="0" w:color="auto"/>
            <w:left w:val="none" w:sz="0" w:space="0" w:color="auto"/>
            <w:bottom w:val="none" w:sz="0" w:space="0" w:color="auto"/>
            <w:right w:val="none" w:sz="0" w:space="0" w:color="auto"/>
          </w:divBdr>
        </w:div>
      </w:divsChild>
    </w:div>
    <w:div w:id="1356157375">
      <w:bodyDiv w:val="1"/>
      <w:marLeft w:val="0"/>
      <w:marRight w:val="0"/>
      <w:marTop w:val="0"/>
      <w:marBottom w:val="0"/>
      <w:divBdr>
        <w:top w:val="none" w:sz="0" w:space="0" w:color="auto"/>
        <w:left w:val="none" w:sz="0" w:space="0" w:color="auto"/>
        <w:bottom w:val="none" w:sz="0" w:space="0" w:color="auto"/>
        <w:right w:val="none" w:sz="0" w:space="0" w:color="auto"/>
      </w:divBdr>
    </w:div>
    <w:div w:id="1356342458">
      <w:bodyDiv w:val="1"/>
      <w:marLeft w:val="0"/>
      <w:marRight w:val="0"/>
      <w:marTop w:val="0"/>
      <w:marBottom w:val="0"/>
      <w:divBdr>
        <w:top w:val="none" w:sz="0" w:space="0" w:color="auto"/>
        <w:left w:val="none" w:sz="0" w:space="0" w:color="auto"/>
        <w:bottom w:val="none" w:sz="0" w:space="0" w:color="auto"/>
        <w:right w:val="none" w:sz="0" w:space="0" w:color="auto"/>
      </w:divBdr>
    </w:div>
    <w:div w:id="1356422369">
      <w:bodyDiv w:val="1"/>
      <w:marLeft w:val="0"/>
      <w:marRight w:val="0"/>
      <w:marTop w:val="0"/>
      <w:marBottom w:val="0"/>
      <w:divBdr>
        <w:top w:val="none" w:sz="0" w:space="0" w:color="auto"/>
        <w:left w:val="none" w:sz="0" w:space="0" w:color="auto"/>
        <w:bottom w:val="none" w:sz="0" w:space="0" w:color="auto"/>
        <w:right w:val="none" w:sz="0" w:space="0" w:color="auto"/>
      </w:divBdr>
    </w:div>
    <w:div w:id="1356613414">
      <w:bodyDiv w:val="1"/>
      <w:marLeft w:val="0"/>
      <w:marRight w:val="0"/>
      <w:marTop w:val="0"/>
      <w:marBottom w:val="0"/>
      <w:divBdr>
        <w:top w:val="none" w:sz="0" w:space="0" w:color="auto"/>
        <w:left w:val="none" w:sz="0" w:space="0" w:color="auto"/>
        <w:bottom w:val="none" w:sz="0" w:space="0" w:color="auto"/>
        <w:right w:val="none" w:sz="0" w:space="0" w:color="auto"/>
      </w:divBdr>
    </w:div>
    <w:div w:id="1357075015">
      <w:bodyDiv w:val="1"/>
      <w:marLeft w:val="0"/>
      <w:marRight w:val="0"/>
      <w:marTop w:val="0"/>
      <w:marBottom w:val="0"/>
      <w:divBdr>
        <w:top w:val="none" w:sz="0" w:space="0" w:color="auto"/>
        <w:left w:val="none" w:sz="0" w:space="0" w:color="auto"/>
        <w:bottom w:val="none" w:sz="0" w:space="0" w:color="auto"/>
        <w:right w:val="none" w:sz="0" w:space="0" w:color="auto"/>
      </w:divBdr>
    </w:div>
    <w:div w:id="1357149772">
      <w:bodyDiv w:val="1"/>
      <w:marLeft w:val="0"/>
      <w:marRight w:val="0"/>
      <w:marTop w:val="0"/>
      <w:marBottom w:val="0"/>
      <w:divBdr>
        <w:top w:val="none" w:sz="0" w:space="0" w:color="auto"/>
        <w:left w:val="none" w:sz="0" w:space="0" w:color="auto"/>
        <w:bottom w:val="none" w:sz="0" w:space="0" w:color="auto"/>
        <w:right w:val="none" w:sz="0" w:space="0" w:color="auto"/>
      </w:divBdr>
    </w:div>
    <w:div w:id="1358190129">
      <w:bodyDiv w:val="1"/>
      <w:marLeft w:val="0"/>
      <w:marRight w:val="0"/>
      <w:marTop w:val="0"/>
      <w:marBottom w:val="0"/>
      <w:divBdr>
        <w:top w:val="none" w:sz="0" w:space="0" w:color="auto"/>
        <w:left w:val="none" w:sz="0" w:space="0" w:color="auto"/>
        <w:bottom w:val="none" w:sz="0" w:space="0" w:color="auto"/>
        <w:right w:val="none" w:sz="0" w:space="0" w:color="auto"/>
      </w:divBdr>
      <w:divsChild>
        <w:div w:id="1680696680">
          <w:marLeft w:val="547"/>
          <w:marRight w:val="0"/>
          <w:marTop w:val="154"/>
          <w:marBottom w:val="0"/>
          <w:divBdr>
            <w:top w:val="none" w:sz="0" w:space="0" w:color="auto"/>
            <w:left w:val="none" w:sz="0" w:space="0" w:color="auto"/>
            <w:bottom w:val="none" w:sz="0" w:space="0" w:color="auto"/>
            <w:right w:val="none" w:sz="0" w:space="0" w:color="auto"/>
          </w:divBdr>
        </w:div>
        <w:div w:id="1943339982">
          <w:marLeft w:val="1166"/>
          <w:marRight w:val="0"/>
          <w:marTop w:val="134"/>
          <w:marBottom w:val="0"/>
          <w:divBdr>
            <w:top w:val="none" w:sz="0" w:space="0" w:color="auto"/>
            <w:left w:val="none" w:sz="0" w:space="0" w:color="auto"/>
            <w:bottom w:val="none" w:sz="0" w:space="0" w:color="auto"/>
            <w:right w:val="none" w:sz="0" w:space="0" w:color="auto"/>
          </w:divBdr>
        </w:div>
        <w:div w:id="2054763546">
          <w:marLeft w:val="1166"/>
          <w:marRight w:val="0"/>
          <w:marTop w:val="134"/>
          <w:marBottom w:val="0"/>
          <w:divBdr>
            <w:top w:val="none" w:sz="0" w:space="0" w:color="auto"/>
            <w:left w:val="none" w:sz="0" w:space="0" w:color="auto"/>
            <w:bottom w:val="none" w:sz="0" w:space="0" w:color="auto"/>
            <w:right w:val="none" w:sz="0" w:space="0" w:color="auto"/>
          </w:divBdr>
        </w:div>
      </w:divsChild>
    </w:div>
    <w:div w:id="1358432128">
      <w:bodyDiv w:val="1"/>
      <w:marLeft w:val="0"/>
      <w:marRight w:val="0"/>
      <w:marTop w:val="0"/>
      <w:marBottom w:val="0"/>
      <w:divBdr>
        <w:top w:val="none" w:sz="0" w:space="0" w:color="auto"/>
        <w:left w:val="none" w:sz="0" w:space="0" w:color="auto"/>
        <w:bottom w:val="none" w:sz="0" w:space="0" w:color="auto"/>
        <w:right w:val="none" w:sz="0" w:space="0" w:color="auto"/>
      </w:divBdr>
    </w:div>
    <w:div w:id="1358582619">
      <w:bodyDiv w:val="1"/>
      <w:marLeft w:val="0"/>
      <w:marRight w:val="0"/>
      <w:marTop w:val="0"/>
      <w:marBottom w:val="0"/>
      <w:divBdr>
        <w:top w:val="none" w:sz="0" w:space="0" w:color="auto"/>
        <w:left w:val="none" w:sz="0" w:space="0" w:color="auto"/>
        <w:bottom w:val="none" w:sz="0" w:space="0" w:color="auto"/>
        <w:right w:val="none" w:sz="0" w:space="0" w:color="auto"/>
      </w:divBdr>
      <w:divsChild>
        <w:div w:id="1077750532">
          <w:marLeft w:val="547"/>
          <w:marRight w:val="0"/>
          <w:marTop w:val="115"/>
          <w:marBottom w:val="0"/>
          <w:divBdr>
            <w:top w:val="none" w:sz="0" w:space="0" w:color="auto"/>
            <w:left w:val="none" w:sz="0" w:space="0" w:color="auto"/>
            <w:bottom w:val="none" w:sz="0" w:space="0" w:color="auto"/>
            <w:right w:val="none" w:sz="0" w:space="0" w:color="auto"/>
          </w:divBdr>
        </w:div>
      </w:divsChild>
    </w:div>
    <w:div w:id="1358921148">
      <w:bodyDiv w:val="1"/>
      <w:marLeft w:val="0"/>
      <w:marRight w:val="0"/>
      <w:marTop w:val="0"/>
      <w:marBottom w:val="0"/>
      <w:divBdr>
        <w:top w:val="none" w:sz="0" w:space="0" w:color="auto"/>
        <w:left w:val="none" w:sz="0" w:space="0" w:color="auto"/>
        <w:bottom w:val="none" w:sz="0" w:space="0" w:color="auto"/>
        <w:right w:val="none" w:sz="0" w:space="0" w:color="auto"/>
      </w:divBdr>
    </w:div>
    <w:div w:id="1359426915">
      <w:bodyDiv w:val="1"/>
      <w:marLeft w:val="0"/>
      <w:marRight w:val="0"/>
      <w:marTop w:val="0"/>
      <w:marBottom w:val="0"/>
      <w:divBdr>
        <w:top w:val="none" w:sz="0" w:space="0" w:color="auto"/>
        <w:left w:val="none" w:sz="0" w:space="0" w:color="auto"/>
        <w:bottom w:val="none" w:sz="0" w:space="0" w:color="auto"/>
        <w:right w:val="none" w:sz="0" w:space="0" w:color="auto"/>
      </w:divBdr>
    </w:div>
    <w:div w:id="1359505137">
      <w:bodyDiv w:val="1"/>
      <w:marLeft w:val="0"/>
      <w:marRight w:val="0"/>
      <w:marTop w:val="0"/>
      <w:marBottom w:val="0"/>
      <w:divBdr>
        <w:top w:val="none" w:sz="0" w:space="0" w:color="auto"/>
        <w:left w:val="none" w:sz="0" w:space="0" w:color="auto"/>
        <w:bottom w:val="none" w:sz="0" w:space="0" w:color="auto"/>
        <w:right w:val="none" w:sz="0" w:space="0" w:color="auto"/>
      </w:divBdr>
      <w:divsChild>
        <w:div w:id="269898454">
          <w:marLeft w:val="547"/>
          <w:marRight w:val="0"/>
          <w:marTop w:val="130"/>
          <w:marBottom w:val="0"/>
          <w:divBdr>
            <w:top w:val="none" w:sz="0" w:space="0" w:color="auto"/>
            <w:left w:val="none" w:sz="0" w:space="0" w:color="auto"/>
            <w:bottom w:val="none" w:sz="0" w:space="0" w:color="auto"/>
            <w:right w:val="none" w:sz="0" w:space="0" w:color="auto"/>
          </w:divBdr>
        </w:div>
        <w:div w:id="1013729518">
          <w:marLeft w:val="1166"/>
          <w:marRight w:val="0"/>
          <w:marTop w:val="115"/>
          <w:marBottom w:val="0"/>
          <w:divBdr>
            <w:top w:val="none" w:sz="0" w:space="0" w:color="auto"/>
            <w:left w:val="none" w:sz="0" w:space="0" w:color="auto"/>
            <w:bottom w:val="none" w:sz="0" w:space="0" w:color="auto"/>
            <w:right w:val="none" w:sz="0" w:space="0" w:color="auto"/>
          </w:divBdr>
        </w:div>
        <w:div w:id="1326276890">
          <w:marLeft w:val="1166"/>
          <w:marRight w:val="0"/>
          <w:marTop w:val="115"/>
          <w:marBottom w:val="0"/>
          <w:divBdr>
            <w:top w:val="none" w:sz="0" w:space="0" w:color="auto"/>
            <w:left w:val="none" w:sz="0" w:space="0" w:color="auto"/>
            <w:bottom w:val="none" w:sz="0" w:space="0" w:color="auto"/>
            <w:right w:val="none" w:sz="0" w:space="0" w:color="auto"/>
          </w:divBdr>
        </w:div>
        <w:div w:id="1397782449">
          <w:marLeft w:val="1166"/>
          <w:marRight w:val="0"/>
          <w:marTop w:val="115"/>
          <w:marBottom w:val="0"/>
          <w:divBdr>
            <w:top w:val="none" w:sz="0" w:space="0" w:color="auto"/>
            <w:left w:val="none" w:sz="0" w:space="0" w:color="auto"/>
            <w:bottom w:val="none" w:sz="0" w:space="0" w:color="auto"/>
            <w:right w:val="none" w:sz="0" w:space="0" w:color="auto"/>
          </w:divBdr>
        </w:div>
        <w:div w:id="1802645998">
          <w:marLeft w:val="1166"/>
          <w:marRight w:val="0"/>
          <w:marTop w:val="115"/>
          <w:marBottom w:val="0"/>
          <w:divBdr>
            <w:top w:val="none" w:sz="0" w:space="0" w:color="auto"/>
            <w:left w:val="none" w:sz="0" w:space="0" w:color="auto"/>
            <w:bottom w:val="none" w:sz="0" w:space="0" w:color="auto"/>
            <w:right w:val="none" w:sz="0" w:space="0" w:color="auto"/>
          </w:divBdr>
        </w:div>
        <w:div w:id="2073388755">
          <w:marLeft w:val="547"/>
          <w:marRight w:val="0"/>
          <w:marTop w:val="130"/>
          <w:marBottom w:val="0"/>
          <w:divBdr>
            <w:top w:val="none" w:sz="0" w:space="0" w:color="auto"/>
            <w:left w:val="none" w:sz="0" w:space="0" w:color="auto"/>
            <w:bottom w:val="none" w:sz="0" w:space="0" w:color="auto"/>
            <w:right w:val="none" w:sz="0" w:space="0" w:color="auto"/>
          </w:divBdr>
        </w:div>
      </w:divsChild>
    </w:div>
    <w:div w:id="1359702835">
      <w:bodyDiv w:val="1"/>
      <w:marLeft w:val="0"/>
      <w:marRight w:val="0"/>
      <w:marTop w:val="0"/>
      <w:marBottom w:val="0"/>
      <w:divBdr>
        <w:top w:val="none" w:sz="0" w:space="0" w:color="auto"/>
        <w:left w:val="none" w:sz="0" w:space="0" w:color="auto"/>
        <w:bottom w:val="none" w:sz="0" w:space="0" w:color="auto"/>
        <w:right w:val="none" w:sz="0" w:space="0" w:color="auto"/>
      </w:divBdr>
    </w:div>
    <w:div w:id="1359889088">
      <w:bodyDiv w:val="1"/>
      <w:marLeft w:val="0"/>
      <w:marRight w:val="0"/>
      <w:marTop w:val="0"/>
      <w:marBottom w:val="0"/>
      <w:divBdr>
        <w:top w:val="none" w:sz="0" w:space="0" w:color="auto"/>
        <w:left w:val="none" w:sz="0" w:space="0" w:color="auto"/>
        <w:bottom w:val="none" w:sz="0" w:space="0" w:color="auto"/>
        <w:right w:val="none" w:sz="0" w:space="0" w:color="auto"/>
      </w:divBdr>
      <w:divsChild>
        <w:div w:id="35283198">
          <w:marLeft w:val="1166"/>
          <w:marRight w:val="0"/>
          <w:marTop w:val="134"/>
          <w:marBottom w:val="0"/>
          <w:divBdr>
            <w:top w:val="none" w:sz="0" w:space="0" w:color="auto"/>
            <w:left w:val="none" w:sz="0" w:space="0" w:color="auto"/>
            <w:bottom w:val="none" w:sz="0" w:space="0" w:color="auto"/>
            <w:right w:val="none" w:sz="0" w:space="0" w:color="auto"/>
          </w:divBdr>
        </w:div>
        <w:div w:id="276719604">
          <w:marLeft w:val="3240"/>
          <w:marRight w:val="0"/>
          <w:marTop w:val="96"/>
          <w:marBottom w:val="0"/>
          <w:divBdr>
            <w:top w:val="none" w:sz="0" w:space="0" w:color="auto"/>
            <w:left w:val="none" w:sz="0" w:space="0" w:color="auto"/>
            <w:bottom w:val="none" w:sz="0" w:space="0" w:color="auto"/>
            <w:right w:val="none" w:sz="0" w:space="0" w:color="auto"/>
          </w:divBdr>
        </w:div>
        <w:div w:id="810749038">
          <w:marLeft w:val="3240"/>
          <w:marRight w:val="0"/>
          <w:marTop w:val="96"/>
          <w:marBottom w:val="0"/>
          <w:divBdr>
            <w:top w:val="none" w:sz="0" w:space="0" w:color="auto"/>
            <w:left w:val="none" w:sz="0" w:space="0" w:color="auto"/>
            <w:bottom w:val="none" w:sz="0" w:space="0" w:color="auto"/>
            <w:right w:val="none" w:sz="0" w:space="0" w:color="auto"/>
          </w:divBdr>
        </w:div>
        <w:div w:id="839125128">
          <w:marLeft w:val="547"/>
          <w:marRight w:val="0"/>
          <w:marTop w:val="154"/>
          <w:marBottom w:val="0"/>
          <w:divBdr>
            <w:top w:val="none" w:sz="0" w:space="0" w:color="auto"/>
            <w:left w:val="none" w:sz="0" w:space="0" w:color="auto"/>
            <w:bottom w:val="none" w:sz="0" w:space="0" w:color="auto"/>
            <w:right w:val="none" w:sz="0" w:space="0" w:color="auto"/>
          </w:divBdr>
        </w:div>
        <w:div w:id="1044914832">
          <w:marLeft w:val="2520"/>
          <w:marRight w:val="0"/>
          <w:marTop w:val="96"/>
          <w:marBottom w:val="0"/>
          <w:divBdr>
            <w:top w:val="none" w:sz="0" w:space="0" w:color="auto"/>
            <w:left w:val="none" w:sz="0" w:space="0" w:color="auto"/>
            <w:bottom w:val="none" w:sz="0" w:space="0" w:color="auto"/>
            <w:right w:val="none" w:sz="0" w:space="0" w:color="auto"/>
          </w:divBdr>
        </w:div>
        <w:div w:id="1406300825">
          <w:marLeft w:val="3240"/>
          <w:marRight w:val="0"/>
          <w:marTop w:val="96"/>
          <w:marBottom w:val="0"/>
          <w:divBdr>
            <w:top w:val="none" w:sz="0" w:space="0" w:color="auto"/>
            <w:left w:val="none" w:sz="0" w:space="0" w:color="auto"/>
            <w:bottom w:val="none" w:sz="0" w:space="0" w:color="auto"/>
            <w:right w:val="none" w:sz="0" w:space="0" w:color="auto"/>
          </w:divBdr>
        </w:div>
        <w:div w:id="1760055583">
          <w:marLeft w:val="1800"/>
          <w:marRight w:val="0"/>
          <w:marTop w:val="115"/>
          <w:marBottom w:val="0"/>
          <w:divBdr>
            <w:top w:val="none" w:sz="0" w:space="0" w:color="auto"/>
            <w:left w:val="none" w:sz="0" w:space="0" w:color="auto"/>
            <w:bottom w:val="none" w:sz="0" w:space="0" w:color="auto"/>
            <w:right w:val="none" w:sz="0" w:space="0" w:color="auto"/>
          </w:divBdr>
        </w:div>
      </w:divsChild>
    </w:div>
    <w:div w:id="1360160447">
      <w:bodyDiv w:val="1"/>
      <w:marLeft w:val="0"/>
      <w:marRight w:val="0"/>
      <w:marTop w:val="0"/>
      <w:marBottom w:val="0"/>
      <w:divBdr>
        <w:top w:val="none" w:sz="0" w:space="0" w:color="auto"/>
        <w:left w:val="none" w:sz="0" w:space="0" w:color="auto"/>
        <w:bottom w:val="none" w:sz="0" w:space="0" w:color="auto"/>
        <w:right w:val="none" w:sz="0" w:space="0" w:color="auto"/>
      </w:divBdr>
    </w:div>
    <w:div w:id="1360471853">
      <w:bodyDiv w:val="1"/>
      <w:marLeft w:val="0"/>
      <w:marRight w:val="0"/>
      <w:marTop w:val="0"/>
      <w:marBottom w:val="0"/>
      <w:divBdr>
        <w:top w:val="none" w:sz="0" w:space="0" w:color="auto"/>
        <w:left w:val="none" w:sz="0" w:space="0" w:color="auto"/>
        <w:bottom w:val="none" w:sz="0" w:space="0" w:color="auto"/>
        <w:right w:val="none" w:sz="0" w:space="0" w:color="auto"/>
      </w:divBdr>
      <w:divsChild>
        <w:div w:id="5523927">
          <w:marLeft w:val="1166"/>
          <w:marRight w:val="0"/>
          <w:marTop w:val="96"/>
          <w:marBottom w:val="0"/>
          <w:divBdr>
            <w:top w:val="none" w:sz="0" w:space="0" w:color="auto"/>
            <w:left w:val="none" w:sz="0" w:space="0" w:color="auto"/>
            <w:bottom w:val="none" w:sz="0" w:space="0" w:color="auto"/>
            <w:right w:val="none" w:sz="0" w:space="0" w:color="auto"/>
          </w:divBdr>
        </w:div>
        <w:div w:id="606155797">
          <w:marLeft w:val="547"/>
          <w:marRight w:val="0"/>
          <w:marTop w:val="115"/>
          <w:marBottom w:val="0"/>
          <w:divBdr>
            <w:top w:val="none" w:sz="0" w:space="0" w:color="auto"/>
            <w:left w:val="none" w:sz="0" w:space="0" w:color="auto"/>
            <w:bottom w:val="none" w:sz="0" w:space="0" w:color="auto"/>
            <w:right w:val="none" w:sz="0" w:space="0" w:color="auto"/>
          </w:divBdr>
        </w:div>
        <w:div w:id="1769538936">
          <w:marLeft w:val="1166"/>
          <w:marRight w:val="0"/>
          <w:marTop w:val="96"/>
          <w:marBottom w:val="0"/>
          <w:divBdr>
            <w:top w:val="none" w:sz="0" w:space="0" w:color="auto"/>
            <w:left w:val="none" w:sz="0" w:space="0" w:color="auto"/>
            <w:bottom w:val="none" w:sz="0" w:space="0" w:color="auto"/>
            <w:right w:val="none" w:sz="0" w:space="0" w:color="auto"/>
          </w:divBdr>
        </w:div>
      </w:divsChild>
    </w:div>
    <w:div w:id="1361323462">
      <w:bodyDiv w:val="1"/>
      <w:marLeft w:val="0"/>
      <w:marRight w:val="0"/>
      <w:marTop w:val="0"/>
      <w:marBottom w:val="0"/>
      <w:divBdr>
        <w:top w:val="none" w:sz="0" w:space="0" w:color="auto"/>
        <w:left w:val="none" w:sz="0" w:space="0" w:color="auto"/>
        <w:bottom w:val="none" w:sz="0" w:space="0" w:color="auto"/>
        <w:right w:val="none" w:sz="0" w:space="0" w:color="auto"/>
      </w:divBdr>
    </w:div>
    <w:div w:id="1361662987">
      <w:bodyDiv w:val="1"/>
      <w:marLeft w:val="0"/>
      <w:marRight w:val="0"/>
      <w:marTop w:val="0"/>
      <w:marBottom w:val="0"/>
      <w:divBdr>
        <w:top w:val="none" w:sz="0" w:space="0" w:color="auto"/>
        <w:left w:val="none" w:sz="0" w:space="0" w:color="auto"/>
        <w:bottom w:val="none" w:sz="0" w:space="0" w:color="auto"/>
        <w:right w:val="none" w:sz="0" w:space="0" w:color="auto"/>
      </w:divBdr>
    </w:div>
    <w:div w:id="1362167526">
      <w:bodyDiv w:val="1"/>
      <w:marLeft w:val="0"/>
      <w:marRight w:val="0"/>
      <w:marTop w:val="0"/>
      <w:marBottom w:val="0"/>
      <w:divBdr>
        <w:top w:val="none" w:sz="0" w:space="0" w:color="auto"/>
        <w:left w:val="none" w:sz="0" w:space="0" w:color="auto"/>
        <w:bottom w:val="none" w:sz="0" w:space="0" w:color="auto"/>
        <w:right w:val="none" w:sz="0" w:space="0" w:color="auto"/>
      </w:divBdr>
    </w:div>
    <w:div w:id="1362314860">
      <w:bodyDiv w:val="1"/>
      <w:marLeft w:val="0"/>
      <w:marRight w:val="0"/>
      <w:marTop w:val="0"/>
      <w:marBottom w:val="0"/>
      <w:divBdr>
        <w:top w:val="none" w:sz="0" w:space="0" w:color="auto"/>
        <w:left w:val="none" w:sz="0" w:space="0" w:color="auto"/>
        <w:bottom w:val="none" w:sz="0" w:space="0" w:color="auto"/>
        <w:right w:val="none" w:sz="0" w:space="0" w:color="auto"/>
      </w:divBdr>
    </w:div>
    <w:div w:id="1362978852">
      <w:bodyDiv w:val="1"/>
      <w:marLeft w:val="0"/>
      <w:marRight w:val="0"/>
      <w:marTop w:val="0"/>
      <w:marBottom w:val="0"/>
      <w:divBdr>
        <w:top w:val="none" w:sz="0" w:space="0" w:color="auto"/>
        <w:left w:val="none" w:sz="0" w:space="0" w:color="auto"/>
        <w:bottom w:val="none" w:sz="0" w:space="0" w:color="auto"/>
        <w:right w:val="none" w:sz="0" w:space="0" w:color="auto"/>
      </w:divBdr>
    </w:div>
    <w:div w:id="1363045852">
      <w:bodyDiv w:val="1"/>
      <w:marLeft w:val="0"/>
      <w:marRight w:val="0"/>
      <w:marTop w:val="0"/>
      <w:marBottom w:val="0"/>
      <w:divBdr>
        <w:top w:val="none" w:sz="0" w:space="0" w:color="auto"/>
        <w:left w:val="none" w:sz="0" w:space="0" w:color="auto"/>
        <w:bottom w:val="none" w:sz="0" w:space="0" w:color="auto"/>
        <w:right w:val="none" w:sz="0" w:space="0" w:color="auto"/>
      </w:divBdr>
      <w:divsChild>
        <w:div w:id="306008745">
          <w:marLeft w:val="1166"/>
          <w:marRight w:val="0"/>
          <w:marTop w:val="106"/>
          <w:marBottom w:val="0"/>
          <w:divBdr>
            <w:top w:val="none" w:sz="0" w:space="0" w:color="auto"/>
            <w:left w:val="none" w:sz="0" w:space="0" w:color="auto"/>
            <w:bottom w:val="none" w:sz="0" w:space="0" w:color="auto"/>
            <w:right w:val="none" w:sz="0" w:space="0" w:color="auto"/>
          </w:divBdr>
        </w:div>
        <w:div w:id="884609445">
          <w:marLeft w:val="1166"/>
          <w:marRight w:val="0"/>
          <w:marTop w:val="106"/>
          <w:marBottom w:val="0"/>
          <w:divBdr>
            <w:top w:val="none" w:sz="0" w:space="0" w:color="auto"/>
            <w:left w:val="none" w:sz="0" w:space="0" w:color="auto"/>
            <w:bottom w:val="none" w:sz="0" w:space="0" w:color="auto"/>
            <w:right w:val="none" w:sz="0" w:space="0" w:color="auto"/>
          </w:divBdr>
        </w:div>
        <w:div w:id="1162350532">
          <w:marLeft w:val="547"/>
          <w:marRight w:val="0"/>
          <w:marTop w:val="120"/>
          <w:marBottom w:val="0"/>
          <w:divBdr>
            <w:top w:val="none" w:sz="0" w:space="0" w:color="auto"/>
            <w:left w:val="none" w:sz="0" w:space="0" w:color="auto"/>
            <w:bottom w:val="none" w:sz="0" w:space="0" w:color="auto"/>
            <w:right w:val="none" w:sz="0" w:space="0" w:color="auto"/>
          </w:divBdr>
        </w:div>
        <w:div w:id="1225946788">
          <w:marLeft w:val="547"/>
          <w:marRight w:val="0"/>
          <w:marTop w:val="120"/>
          <w:marBottom w:val="0"/>
          <w:divBdr>
            <w:top w:val="none" w:sz="0" w:space="0" w:color="auto"/>
            <w:left w:val="none" w:sz="0" w:space="0" w:color="auto"/>
            <w:bottom w:val="none" w:sz="0" w:space="0" w:color="auto"/>
            <w:right w:val="none" w:sz="0" w:space="0" w:color="auto"/>
          </w:divBdr>
        </w:div>
        <w:div w:id="1699161848">
          <w:marLeft w:val="1166"/>
          <w:marRight w:val="0"/>
          <w:marTop w:val="106"/>
          <w:marBottom w:val="0"/>
          <w:divBdr>
            <w:top w:val="none" w:sz="0" w:space="0" w:color="auto"/>
            <w:left w:val="none" w:sz="0" w:space="0" w:color="auto"/>
            <w:bottom w:val="none" w:sz="0" w:space="0" w:color="auto"/>
            <w:right w:val="none" w:sz="0" w:space="0" w:color="auto"/>
          </w:divBdr>
        </w:div>
        <w:div w:id="1885480581">
          <w:marLeft w:val="547"/>
          <w:marRight w:val="0"/>
          <w:marTop w:val="120"/>
          <w:marBottom w:val="0"/>
          <w:divBdr>
            <w:top w:val="none" w:sz="0" w:space="0" w:color="auto"/>
            <w:left w:val="none" w:sz="0" w:space="0" w:color="auto"/>
            <w:bottom w:val="none" w:sz="0" w:space="0" w:color="auto"/>
            <w:right w:val="none" w:sz="0" w:space="0" w:color="auto"/>
          </w:divBdr>
        </w:div>
        <w:div w:id="1914117332">
          <w:marLeft w:val="547"/>
          <w:marRight w:val="0"/>
          <w:marTop w:val="120"/>
          <w:marBottom w:val="0"/>
          <w:divBdr>
            <w:top w:val="none" w:sz="0" w:space="0" w:color="auto"/>
            <w:left w:val="none" w:sz="0" w:space="0" w:color="auto"/>
            <w:bottom w:val="none" w:sz="0" w:space="0" w:color="auto"/>
            <w:right w:val="none" w:sz="0" w:space="0" w:color="auto"/>
          </w:divBdr>
        </w:div>
      </w:divsChild>
    </w:div>
    <w:div w:id="1364013829">
      <w:bodyDiv w:val="1"/>
      <w:marLeft w:val="0"/>
      <w:marRight w:val="0"/>
      <w:marTop w:val="0"/>
      <w:marBottom w:val="0"/>
      <w:divBdr>
        <w:top w:val="none" w:sz="0" w:space="0" w:color="auto"/>
        <w:left w:val="none" w:sz="0" w:space="0" w:color="auto"/>
        <w:bottom w:val="none" w:sz="0" w:space="0" w:color="auto"/>
        <w:right w:val="none" w:sz="0" w:space="0" w:color="auto"/>
      </w:divBdr>
    </w:div>
    <w:div w:id="1364483034">
      <w:bodyDiv w:val="1"/>
      <w:marLeft w:val="0"/>
      <w:marRight w:val="0"/>
      <w:marTop w:val="0"/>
      <w:marBottom w:val="0"/>
      <w:divBdr>
        <w:top w:val="none" w:sz="0" w:space="0" w:color="auto"/>
        <w:left w:val="none" w:sz="0" w:space="0" w:color="auto"/>
        <w:bottom w:val="none" w:sz="0" w:space="0" w:color="auto"/>
        <w:right w:val="none" w:sz="0" w:space="0" w:color="auto"/>
      </w:divBdr>
      <w:divsChild>
        <w:div w:id="1323780533">
          <w:marLeft w:val="547"/>
          <w:marRight w:val="0"/>
          <w:marTop w:val="154"/>
          <w:marBottom w:val="0"/>
          <w:divBdr>
            <w:top w:val="none" w:sz="0" w:space="0" w:color="auto"/>
            <w:left w:val="none" w:sz="0" w:space="0" w:color="auto"/>
            <w:bottom w:val="none" w:sz="0" w:space="0" w:color="auto"/>
            <w:right w:val="none" w:sz="0" w:space="0" w:color="auto"/>
          </w:divBdr>
        </w:div>
        <w:div w:id="1338536096">
          <w:marLeft w:val="1166"/>
          <w:marRight w:val="0"/>
          <w:marTop w:val="134"/>
          <w:marBottom w:val="0"/>
          <w:divBdr>
            <w:top w:val="none" w:sz="0" w:space="0" w:color="auto"/>
            <w:left w:val="none" w:sz="0" w:space="0" w:color="auto"/>
            <w:bottom w:val="none" w:sz="0" w:space="0" w:color="auto"/>
            <w:right w:val="none" w:sz="0" w:space="0" w:color="auto"/>
          </w:divBdr>
        </w:div>
      </w:divsChild>
    </w:div>
    <w:div w:id="1364747451">
      <w:bodyDiv w:val="1"/>
      <w:marLeft w:val="0"/>
      <w:marRight w:val="0"/>
      <w:marTop w:val="0"/>
      <w:marBottom w:val="0"/>
      <w:divBdr>
        <w:top w:val="none" w:sz="0" w:space="0" w:color="auto"/>
        <w:left w:val="none" w:sz="0" w:space="0" w:color="auto"/>
        <w:bottom w:val="none" w:sz="0" w:space="0" w:color="auto"/>
        <w:right w:val="none" w:sz="0" w:space="0" w:color="auto"/>
      </w:divBdr>
      <w:divsChild>
        <w:div w:id="26106410">
          <w:marLeft w:val="547"/>
          <w:marRight w:val="0"/>
          <w:marTop w:val="120"/>
          <w:marBottom w:val="0"/>
          <w:divBdr>
            <w:top w:val="none" w:sz="0" w:space="0" w:color="auto"/>
            <w:left w:val="none" w:sz="0" w:space="0" w:color="auto"/>
            <w:bottom w:val="none" w:sz="0" w:space="0" w:color="auto"/>
            <w:right w:val="none" w:sz="0" w:space="0" w:color="auto"/>
          </w:divBdr>
        </w:div>
        <w:div w:id="908614611">
          <w:marLeft w:val="547"/>
          <w:marRight w:val="0"/>
          <w:marTop w:val="120"/>
          <w:marBottom w:val="0"/>
          <w:divBdr>
            <w:top w:val="none" w:sz="0" w:space="0" w:color="auto"/>
            <w:left w:val="none" w:sz="0" w:space="0" w:color="auto"/>
            <w:bottom w:val="none" w:sz="0" w:space="0" w:color="auto"/>
            <w:right w:val="none" w:sz="0" w:space="0" w:color="auto"/>
          </w:divBdr>
        </w:div>
        <w:div w:id="1775632653">
          <w:marLeft w:val="1166"/>
          <w:marRight w:val="0"/>
          <w:marTop w:val="120"/>
          <w:marBottom w:val="0"/>
          <w:divBdr>
            <w:top w:val="none" w:sz="0" w:space="0" w:color="auto"/>
            <w:left w:val="none" w:sz="0" w:space="0" w:color="auto"/>
            <w:bottom w:val="none" w:sz="0" w:space="0" w:color="auto"/>
            <w:right w:val="none" w:sz="0" w:space="0" w:color="auto"/>
          </w:divBdr>
        </w:div>
        <w:div w:id="1907648398">
          <w:marLeft w:val="547"/>
          <w:marRight w:val="0"/>
          <w:marTop w:val="120"/>
          <w:marBottom w:val="0"/>
          <w:divBdr>
            <w:top w:val="none" w:sz="0" w:space="0" w:color="auto"/>
            <w:left w:val="none" w:sz="0" w:space="0" w:color="auto"/>
            <w:bottom w:val="none" w:sz="0" w:space="0" w:color="auto"/>
            <w:right w:val="none" w:sz="0" w:space="0" w:color="auto"/>
          </w:divBdr>
        </w:div>
      </w:divsChild>
    </w:div>
    <w:div w:id="1364788979">
      <w:bodyDiv w:val="1"/>
      <w:marLeft w:val="0"/>
      <w:marRight w:val="0"/>
      <w:marTop w:val="0"/>
      <w:marBottom w:val="0"/>
      <w:divBdr>
        <w:top w:val="none" w:sz="0" w:space="0" w:color="auto"/>
        <w:left w:val="none" w:sz="0" w:space="0" w:color="auto"/>
        <w:bottom w:val="none" w:sz="0" w:space="0" w:color="auto"/>
        <w:right w:val="none" w:sz="0" w:space="0" w:color="auto"/>
      </w:divBdr>
    </w:div>
    <w:div w:id="1366783938">
      <w:bodyDiv w:val="1"/>
      <w:marLeft w:val="0"/>
      <w:marRight w:val="0"/>
      <w:marTop w:val="0"/>
      <w:marBottom w:val="0"/>
      <w:divBdr>
        <w:top w:val="none" w:sz="0" w:space="0" w:color="auto"/>
        <w:left w:val="none" w:sz="0" w:space="0" w:color="auto"/>
        <w:bottom w:val="none" w:sz="0" w:space="0" w:color="auto"/>
        <w:right w:val="none" w:sz="0" w:space="0" w:color="auto"/>
      </w:divBdr>
      <w:divsChild>
        <w:div w:id="60643021">
          <w:marLeft w:val="1426"/>
          <w:marRight w:val="0"/>
          <w:marTop w:val="60"/>
          <w:marBottom w:val="0"/>
          <w:divBdr>
            <w:top w:val="none" w:sz="0" w:space="0" w:color="auto"/>
            <w:left w:val="none" w:sz="0" w:space="0" w:color="auto"/>
            <w:bottom w:val="none" w:sz="0" w:space="0" w:color="auto"/>
            <w:right w:val="none" w:sz="0" w:space="0" w:color="auto"/>
          </w:divBdr>
        </w:div>
        <w:div w:id="168181934">
          <w:marLeft w:val="1426"/>
          <w:marRight w:val="0"/>
          <w:marTop w:val="60"/>
          <w:marBottom w:val="0"/>
          <w:divBdr>
            <w:top w:val="none" w:sz="0" w:space="0" w:color="auto"/>
            <w:left w:val="none" w:sz="0" w:space="0" w:color="auto"/>
            <w:bottom w:val="none" w:sz="0" w:space="0" w:color="auto"/>
            <w:right w:val="none" w:sz="0" w:space="0" w:color="auto"/>
          </w:divBdr>
        </w:div>
        <w:div w:id="509223119">
          <w:marLeft w:val="2866"/>
          <w:marRight w:val="0"/>
          <w:marTop w:val="60"/>
          <w:marBottom w:val="0"/>
          <w:divBdr>
            <w:top w:val="none" w:sz="0" w:space="0" w:color="auto"/>
            <w:left w:val="none" w:sz="0" w:space="0" w:color="auto"/>
            <w:bottom w:val="none" w:sz="0" w:space="0" w:color="auto"/>
            <w:right w:val="none" w:sz="0" w:space="0" w:color="auto"/>
          </w:divBdr>
        </w:div>
        <w:div w:id="729691281">
          <w:marLeft w:val="3586"/>
          <w:marRight w:val="0"/>
          <w:marTop w:val="60"/>
          <w:marBottom w:val="0"/>
          <w:divBdr>
            <w:top w:val="none" w:sz="0" w:space="0" w:color="auto"/>
            <w:left w:val="none" w:sz="0" w:space="0" w:color="auto"/>
            <w:bottom w:val="none" w:sz="0" w:space="0" w:color="auto"/>
            <w:right w:val="none" w:sz="0" w:space="0" w:color="auto"/>
          </w:divBdr>
        </w:div>
        <w:div w:id="864252367">
          <w:marLeft w:val="1426"/>
          <w:marRight w:val="0"/>
          <w:marTop w:val="60"/>
          <w:marBottom w:val="0"/>
          <w:divBdr>
            <w:top w:val="none" w:sz="0" w:space="0" w:color="auto"/>
            <w:left w:val="none" w:sz="0" w:space="0" w:color="auto"/>
            <w:bottom w:val="none" w:sz="0" w:space="0" w:color="auto"/>
            <w:right w:val="none" w:sz="0" w:space="0" w:color="auto"/>
          </w:divBdr>
        </w:div>
        <w:div w:id="879517411">
          <w:marLeft w:val="4306"/>
          <w:marRight w:val="0"/>
          <w:marTop w:val="60"/>
          <w:marBottom w:val="0"/>
          <w:divBdr>
            <w:top w:val="none" w:sz="0" w:space="0" w:color="auto"/>
            <w:left w:val="none" w:sz="0" w:space="0" w:color="auto"/>
            <w:bottom w:val="none" w:sz="0" w:space="0" w:color="auto"/>
            <w:right w:val="none" w:sz="0" w:space="0" w:color="auto"/>
          </w:divBdr>
        </w:div>
        <w:div w:id="1024212728">
          <w:marLeft w:val="1426"/>
          <w:marRight w:val="0"/>
          <w:marTop w:val="60"/>
          <w:marBottom w:val="0"/>
          <w:divBdr>
            <w:top w:val="none" w:sz="0" w:space="0" w:color="auto"/>
            <w:left w:val="none" w:sz="0" w:space="0" w:color="auto"/>
            <w:bottom w:val="none" w:sz="0" w:space="0" w:color="auto"/>
            <w:right w:val="none" w:sz="0" w:space="0" w:color="auto"/>
          </w:divBdr>
        </w:div>
        <w:div w:id="1098913192">
          <w:marLeft w:val="4306"/>
          <w:marRight w:val="0"/>
          <w:marTop w:val="60"/>
          <w:marBottom w:val="0"/>
          <w:divBdr>
            <w:top w:val="none" w:sz="0" w:space="0" w:color="auto"/>
            <w:left w:val="none" w:sz="0" w:space="0" w:color="auto"/>
            <w:bottom w:val="none" w:sz="0" w:space="0" w:color="auto"/>
            <w:right w:val="none" w:sz="0" w:space="0" w:color="auto"/>
          </w:divBdr>
        </w:div>
        <w:div w:id="1176964272">
          <w:marLeft w:val="3586"/>
          <w:marRight w:val="0"/>
          <w:marTop w:val="60"/>
          <w:marBottom w:val="0"/>
          <w:divBdr>
            <w:top w:val="none" w:sz="0" w:space="0" w:color="auto"/>
            <w:left w:val="none" w:sz="0" w:space="0" w:color="auto"/>
            <w:bottom w:val="none" w:sz="0" w:space="0" w:color="auto"/>
            <w:right w:val="none" w:sz="0" w:space="0" w:color="auto"/>
          </w:divBdr>
        </w:div>
        <w:div w:id="1188174310">
          <w:marLeft w:val="2866"/>
          <w:marRight w:val="0"/>
          <w:marTop w:val="60"/>
          <w:marBottom w:val="0"/>
          <w:divBdr>
            <w:top w:val="none" w:sz="0" w:space="0" w:color="auto"/>
            <w:left w:val="none" w:sz="0" w:space="0" w:color="auto"/>
            <w:bottom w:val="none" w:sz="0" w:space="0" w:color="auto"/>
            <w:right w:val="none" w:sz="0" w:space="0" w:color="auto"/>
          </w:divBdr>
        </w:div>
        <w:div w:id="1364280691">
          <w:marLeft w:val="2866"/>
          <w:marRight w:val="0"/>
          <w:marTop w:val="60"/>
          <w:marBottom w:val="0"/>
          <w:divBdr>
            <w:top w:val="none" w:sz="0" w:space="0" w:color="auto"/>
            <w:left w:val="none" w:sz="0" w:space="0" w:color="auto"/>
            <w:bottom w:val="none" w:sz="0" w:space="0" w:color="auto"/>
            <w:right w:val="none" w:sz="0" w:space="0" w:color="auto"/>
          </w:divBdr>
        </w:div>
        <w:div w:id="1699357729">
          <w:marLeft w:val="2866"/>
          <w:marRight w:val="0"/>
          <w:marTop w:val="60"/>
          <w:marBottom w:val="0"/>
          <w:divBdr>
            <w:top w:val="none" w:sz="0" w:space="0" w:color="auto"/>
            <w:left w:val="none" w:sz="0" w:space="0" w:color="auto"/>
            <w:bottom w:val="none" w:sz="0" w:space="0" w:color="auto"/>
            <w:right w:val="none" w:sz="0" w:space="0" w:color="auto"/>
          </w:divBdr>
        </w:div>
        <w:div w:id="1801338560">
          <w:marLeft w:val="1426"/>
          <w:marRight w:val="0"/>
          <w:marTop w:val="60"/>
          <w:marBottom w:val="0"/>
          <w:divBdr>
            <w:top w:val="none" w:sz="0" w:space="0" w:color="auto"/>
            <w:left w:val="none" w:sz="0" w:space="0" w:color="auto"/>
            <w:bottom w:val="none" w:sz="0" w:space="0" w:color="auto"/>
            <w:right w:val="none" w:sz="0" w:space="0" w:color="auto"/>
          </w:divBdr>
        </w:div>
        <w:div w:id="2069257524">
          <w:marLeft w:val="533"/>
          <w:marRight w:val="0"/>
          <w:marTop w:val="60"/>
          <w:marBottom w:val="0"/>
          <w:divBdr>
            <w:top w:val="none" w:sz="0" w:space="0" w:color="auto"/>
            <w:left w:val="none" w:sz="0" w:space="0" w:color="auto"/>
            <w:bottom w:val="none" w:sz="0" w:space="0" w:color="auto"/>
            <w:right w:val="none" w:sz="0" w:space="0" w:color="auto"/>
          </w:divBdr>
        </w:div>
      </w:divsChild>
    </w:div>
    <w:div w:id="1367292906">
      <w:bodyDiv w:val="1"/>
      <w:marLeft w:val="0"/>
      <w:marRight w:val="0"/>
      <w:marTop w:val="0"/>
      <w:marBottom w:val="0"/>
      <w:divBdr>
        <w:top w:val="none" w:sz="0" w:space="0" w:color="auto"/>
        <w:left w:val="none" w:sz="0" w:space="0" w:color="auto"/>
        <w:bottom w:val="none" w:sz="0" w:space="0" w:color="auto"/>
        <w:right w:val="none" w:sz="0" w:space="0" w:color="auto"/>
      </w:divBdr>
      <w:divsChild>
        <w:div w:id="46807603">
          <w:marLeft w:val="1166"/>
          <w:marRight w:val="0"/>
          <w:marTop w:val="134"/>
          <w:marBottom w:val="0"/>
          <w:divBdr>
            <w:top w:val="none" w:sz="0" w:space="0" w:color="auto"/>
            <w:left w:val="none" w:sz="0" w:space="0" w:color="auto"/>
            <w:bottom w:val="none" w:sz="0" w:space="0" w:color="auto"/>
            <w:right w:val="none" w:sz="0" w:space="0" w:color="auto"/>
          </w:divBdr>
        </w:div>
        <w:div w:id="659501168">
          <w:marLeft w:val="1800"/>
          <w:marRight w:val="0"/>
          <w:marTop w:val="115"/>
          <w:marBottom w:val="0"/>
          <w:divBdr>
            <w:top w:val="none" w:sz="0" w:space="0" w:color="auto"/>
            <w:left w:val="none" w:sz="0" w:space="0" w:color="auto"/>
            <w:bottom w:val="none" w:sz="0" w:space="0" w:color="auto"/>
            <w:right w:val="none" w:sz="0" w:space="0" w:color="auto"/>
          </w:divBdr>
        </w:div>
        <w:div w:id="1010910035">
          <w:marLeft w:val="547"/>
          <w:marRight w:val="0"/>
          <w:marTop w:val="154"/>
          <w:marBottom w:val="0"/>
          <w:divBdr>
            <w:top w:val="none" w:sz="0" w:space="0" w:color="auto"/>
            <w:left w:val="none" w:sz="0" w:space="0" w:color="auto"/>
            <w:bottom w:val="none" w:sz="0" w:space="0" w:color="auto"/>
            <w:right w:val="none" w:sz="0" w:space="0" w:color="auto"/>
          </w:divBdr>
        </w:div>
        <w:div w:id="1017854836">
          <w:marLeft w:val="1166"/>
          <w:marRight w:val="0"/>
          <w:marTop w:val="134"/>
          <w:marBottom w:val="0"/>
          <w:divBdr>
            <w:top w:val="none" w:sz="0" w:space="0" w:color="auto"/>
            <w:left w:val="none" w:sz="0" w:space="0" w:color="auto"/>
            <w:bottom w:val="none" w:sz="0" w:space="0" w:color="auto"/>
            <w:right w:val="none" w:sz="0" w:space="0" w:color="auto"/>
          </w:divBdr>
        </w:div>
        <w:div w:id="1525555612">
          <w:marLeft w:val="1800"/>
          <w:marRight w:val="0"/>
          <w:marTop w:val="115"/>
          <w:marBottom w:val="0"/>
          <w:divBdr>
            <w:top w:val="none" w:sz="0" w:space="0" w:color="auto"/>
            <w:left w:val="none" w:sz="0" w:space="0" w:color="auto"/>
            <w:bottom w:val="none" w:sz="0" w:space="0" w:color="auto"/>
            <w:right w:val="none" w:sz="0" w:space="0" w:color="auto"/>
          </w:divBdr>
        </w:div>
        <w:div w:id="1837064538">
          <w:marLeft w:val="1800"/>
          <w:marRight w:val="0"/>
          <w:marTop w:val="115"/>
          <w:marBottom w:val="0"/>
          <w:divBdr>
            <w:top w:val="none" w:sz="0" w:space="0" w:color="auto"/>
            <w:left w:val="none" w:sz="0" w:space="0" w:color="auto"/>
            <w:bottom w:val="none" w:sz="0" w:space="0" w:color="auto"/>
            <w:right w:val="none" w:sz="0" w:space="0" w:color="auto"/>
          </w:divBdr>
        </w:div>
        <w:div w:id="1879852604">
          <w:marLeft w:val="1166"/>
          <w:marRight w:val="0"/>
          <w:marTop w:val="134"/>
          <w:marBottom w:val="0"/>
          <w:divBdr>
            <w:top w:val="none" w:sz="0" w:space="0" w:color="auto"/>
            <w:left w:val="none" w:sz="0" w:space="0" w:color="auto"/>
            <w:bottom w:val="none" w:sz="0" w:space="0" w:color="auto"/>
            <w:right w:val="none" w:sz="0" w:space="0" w:color="auto"/>
          </w:divBdr>
        </w:div>
      </w:divsChild>
    </w:div>
    <w:div w:id="1367607386">
      <w:bodyDiv w:val="1"/>
      <w:marLeft w:val="0"/>
      <w:marRight w:val="0"/>
      <w:marTop w:val="0"/>
      <w:marBottom w:val="0"/>
      <w:divBdr>
        <w:top w:val="none" w:sz="0" w:space="0" w:color="auto"/>
        <w:left w:val="none" w:sz="0" w:space="0" w:color="auto"/>
        <w:bottom w:val="none" w:sz="0" w:space="0" w:color="auto"/>
        <w:right w:val="none" w:sz="0" w:space="0" w:color="auto"/>
      </w:divBdr>
    </w:div>
    <w:div w:id="1368989801">
      <w:bodyDiv w:val="1"/>
      <w:marLeft w:val="0"/>
      <w:marRight w:val="0"/>
      <w:marTop w:val="0"/>
      <w:marBottom w:val="0"/>
      <w:divBdr>
        <w:top w:val="none" w:sz="0" w:space="0" w:color="auto"/>
        <w:left w:val="none" w:sz="0" w:space="0" w:color="auto"/>
        <w:bottom w:val="none" w:sz="0" w:space="0" w:color="auto"/>
        <w:right w:val="none" w:sz="0" w:space="0" w:color="auto"/>
      </w:divBdr>
      <w:divsChild>
        <w:div w:id="81227352">
          <w:marLeft w:val="360"/>
          <w:marRight w:val="0"/>
          <w:marTop w:val="200"/>
          <w:marBottom w:val="0"/>
          <w:divBdr>
            <w:top w:val="none" w:sz="0" w:space="0" w:color="auto"/>
            <w:left w:val="none" w:sz="0" w:space="0" w:color="auto"/>
            <w:bottom w:val="none" w:sz="0" w:space="0" w:color="auto"/>
            <w:right w:val="none" w:sz="0" w:space="0" w:color="auto"/>
          </w:divBdr>
        </w:div>
        <w:div w:id="85999095">
          <w:marLeft w:val="1080"/>
          <w:marRight w:val="0"/>
          <w:marTop w:val="100"/>
          <w:marBottom w:val="0"/>
          <w:divBdr>
            <w:top w:val="none" w:sz="0" w:space="0" w:color="auto"/>
            <w:left w:val="none" w:sz="0" w:space="0" w:color="auto"/>
            <w:bottom w:val="none" w:sz="0" w:space="0" w:color="auto"/>
            <w:right w:val="none" w:sz="0" w:space="0" w:color="auto"/>
          </w:divBdr>
        </w:div>
        <w:div w:id="116265899">
          <w:marLeft w:val="360"/>
          <w:marRight w:val="0"/>
          <w:marTop w:val="200"/>
          <w:marBottom w:val="0"/>
          <w:divBdr>
            <w:top w:val="none" w:sz="0" w:space="0" w:color="auto"/>
            <w:left w:val="none" w:sz="0" w:space="0" w:color="auto"/>
            <w:bottom w:val="none" w:sz="0" w:space="0" w:color="auto"/>
            <w:right w:val="none" w:sz="0" w:space="0" w:color="auto"/>
          </w:divBdr>
        </w:div>
        <w:div w:id="551186559">
          <w:marLeft w:val="1080"/>
          <w:marRight w:val="0"/>
          <w:marTop w:val="100"/>
          <w:marBottom w:val="0"/>
          <w:divBdr>
            <w:top w:val="none" w:sz="0" w:space="0" w:color="auto"/>
            <w:left w:val="none" w:sz="0" w:space="0" w:color="auto"/>
            <w:bottom w:val="none" w:sz="0" w:space="0" w:color="auto"/>
            <w:right w:val="none" w:sz="0" w:space="0" w:color="auto"/>
          </w:divBdr>
        </w:div>
        <w:div w:id="777604003">
          <w:marLeft w:val="1080"/>
          <w:marRight w:val="0"/>
          <w:marTop w:val="100"/>
          <w:marBottom w:val="0"/>
          <w:divBdr>
            <w:top w:val="none" w:sz="0" w:space="0" w:color="auto"/>
            <w:left w:val="none" w:sz="0" w:space="0" w:color="auto"/>
            <w:bottom w:val="none" w:sz="0" w:space="0" w:color="auto"/>
            <w:right w:val="none" w:sz="0" w:space="0" w:color="auto"/>
          </w:divBdr>
        </w:div>
        <w:div w:id="875310924">
          <w:marLeft w:val="360"/>
          <w:marRight w:val="0"/>
          <w:marTop w:val="200"/>
          <w:marBottom w:val="0"/>
          <w:divBdr>
            <w:top w:val="none" w:sz="0" w:space="0" w:color="auto"/>
            <w:left w:val="none" w:sz="0" w:space="0" w:color="auto"/>
            <w:bottom w:val="none" w:sz="0" w:space="0" w:color="auto"/>
            <w:right w:val="none" w:sz="0" w:space="0" w:color="auto"/>
          </w:divBdr>
        </w:div>
        <w:div w:id="941649706">
          <w:marLeft w:val="360"/>
          <w:marRight w:val="0"/>
          <w:marTop w:val="200"/>
          <w:marBottom w:val="0"/>
          <w:divBdr>
            <w:top w:val="none" w:sz="0" w:space="0" w:color="auto"/>
            <w:left w:val="none" w:sz="0" w:space="0" w:color="auto"/>
            <w:bottom w:val="none" w:sz="0" w:space="0" w:color="auto"/>
            <w:right w:val="none" w:sz="0" w:space="0" w:color="auto"/>
          </w:divBdr>
        </w:div>
        <w:div w:id="1380713966">
          <w:marLeft w:val="1080"/>
          <w:marRight w:val="0"/>
          <w:marTop w:val="200"/>
          <w:marBottom w:val="0"/>
          <w:divBdr>
            <w:top w:val="none" w:sz="0" w:space="0" w:color="auto"/>
            <w:left w:val="none" w:sz="0" w:space="0" w:color="auto"/>
            <w:bottom w:val="none" w:sz="0" w:space="0" w:color="auto"/>
            <w:right w:val="none" w:sz="0" w:space="0" w:color="auto"/>
          </w:divBdr>
        </w:div>
        <w:div w:id="1435975598">
          <w:marLeft w:val="360"/>
          <w:marRight w:val="0"/>
          <w:marTop w:val="200"/>
          <w:marBottom w:val="0"/>
          <w:divBdr>
            <w:top w:val="none" w:sz="0" w:space="0" w:color="auto"/>
            <w:left w:val="none" w:sz="0" w:space="0" w:color="auto"/>
            <w:bottom w:val="none" w:sz="0" w:space="0" w:color="auto"/>
            <w:right w:val="none" w:sz="0" w:space="0" w:color="auto"/>
          </w:divBdr>
        </w:div>
        <w:div w:id="1490828935">
          <w:marLeft w:val="1080"/>
          <w:marRight w:val="0"/>
          <w:marTop w:val="100"/>
          <w:marBottom w:val="0"/>
          <w:divBdr>
            <w:top w:val="none" w:sz="0" w:space="0" w:color="auto"/>
            <w:left w:val="none" w:sz="0" w:space="0" w:color="auto"/>
            <w:bottom w:val="none" w:sz="0" w:space="0" w:color="auto"/>
            <w:right w:val="none" w:sz="0" w:space="0" w:color="auto"/>
          </w:divBdr>
        </w:div>
        <w:div w:id="1886990982">
          <w:marLeft w:val="1080"/>
          <w:marRight w:val="0"/>
          <w:marTop w:val="100"/>
          <w:marBottom w:val="0"/>
          <w:divBdr>
            <w:top w:val="none" w:sz="0" w:space="0" w:color="auto"/>
            <w:left w:val="none" w:sz="0" w:space="0" w:color="auto"/>
            <w:bottom w:val="none" w:sz="0" w:space="0" w:color="auto"/>
            <w:right w:val="none" w:sz="0" w:space="0" w:color="auto"/>
          </w:divBdr>
        </w:div>
        <w:div w:id="2098212880">
          <w:marLeft w:val="360"/>
          <w:marRight w:val="0"/>
          <w:marTop w:val="200"/>
          <w:marBottom w:val="0"/>
          <w:divBdr>
            <w:top w:val="none" w:sz="0" w:space="0" w:color="auto"/>
            <w:left w:val="none" w:sz="0" w:space="0" w:color="auto"/>
            <w:bottom w:val="none" w:sz="0" w:space="0" w:color="auto"/>
            <w:right w:val="none" w:sz="0" w:space="0" w:color="auto"/>
          </w:divBdr>
        </w:div>
        <w:div w:id="2107193195">
          <w:marLeft w:val="1080"/>
          <w:marRight w:val="0"/>
          <w:marTop w:val="100"/>
          <w:marBottom w:val="0"/>
          <w:divBdr>
            <w:top w:val="none" w:sz="0" w:space="0" w:color="auto"/>
            <w:left w:val="none" w:sz="0" w:space="0" w:color="auto"/>
            <w:bottom w:val="none" w:sz="0" w:space="0" w:color="auto"/>
            <w:right w:val="none" w:sz="0" w:space="0" w:color="auto"/>
          </w:divBdr>
        </w:div>
      </w:divsChild>
    </w:div>
    <w:div w:id="1369066880">
      <w:bodyDiv w:val="1"/>
      <w:marLeft w:val="0"/>
      <w:marRight w:val="0"/>
      <w:marTop w:val="0"/>
      <w:marBottom w:val="0"/>
      <w:divBdr>
        <w:top w:val="none" w:sz="0" w:space="0" w:color="auto"/>
        <w:left w:val="none" w:sz="0" w:space="0" w:color="auto"/>
        <w:bottom w:val="none" w:sz="0" w:space="0" w:color="auto"/>
        <w:right w:val="none" w:sz="0" w:space="0" w:color="auto"/>
      </w:divBdr>
      <w:divsChild>
        <w:div w:id="576063711">
          <w:marLeft w:val="547"/>
          <w:marRight w:val="0"/>
          <w:marTop w:val="115"/>
          <w:marBottom w:val="0"/>
          <w:divBdr>
            <w:top w:val="none" w:sz="0" w:space="0" w:color="auto"/>
            <w:left w:val="none" w:sz="0" w:space="0" w:color="auto"/>
            <w:bottom w:val="none" w:sz="0" w:space="0" w:color="auto"/>
            <w:right w:val="none" w:sz="0" w:space="0" w:color="auto"/>
          </w:divBdr>
        </w:div>
        <w:div w:id="1157460313">
          <w:marLeft w:val="547"/>
          <w:marRight w:val="0"/>
          <w:marTop w:val="115"/>
          <w:marBottom w:val="0"/>
          <w:divBdr>
            <w:top w:val="none" w:sz="0" w:space="0" w:color="auto"/>
            <w:left w:val="none" w:sz="0" w:space="0" w:color="auto"/>
            <w:bottom w:val="none" w:sz="0" w:space="0" w:color="auto"/>
            <w:right w:val="none" w:sz="0" w:space="0" w:color="auto"/>
          </w:divBdr>
        </w:div>
        <w:div w:id="1556575911">
          <w:marLeft w:val="547"/>
          <w:marRight w:val="0"/>
          <w:marTop w:val="115"/>
          <w:marBottom w:val="0"/>
          <w:divBdr>
            <w:top w:val="none" w:sz="0" w:space="0" w:color="auto"/>
            <w:left w:val="none" w:sz="0" w:space="0" w:color="auto"/>
            <w:bottom w:val="none" w:sz="0" w:space="0" w:color="auto"/>
            <w:right w:val="none" w:sz="0" w:space="0" w:color="auto"/>
          </w:divBdr>
        </w:div>
        <w:div w:id="2004815124">
          <w:marLeft w:val="547"/>
          <w:marRight w:val="0"/>
          <w:marTop w:val="115"/>
          <w:marBottom w:val="0"/>
          <w:divBdr>
            <w:top w:val="none" w:sz="0" w:space="0" w:color="auto"/>
            <w:left w:val="none" w:sz="0" w:space="0" w:color="auto"/>
            <w:bottom w:val="none" w:sz="0" w:space="0" w:color="auto"/>
            <w:right w:val="none" w:sz="0" w:space="0" w:color="auto"/>
          </w:divBdr>
        </w:div>
      </w:divsChild>
    </w:div>
    <w:div w:id="1370256081">
      <w:bodyDiv w:val="1"/>
      <w:marLeft w:val="0"/>
      <w:marRight w:val="0"/>
      <w:marTop w:val="0"/>
      <w:marBottom w:val="0"/>
      <w:divBdr>
        <w:top w:val="none" w:sz="0" w:space="0" w:color="auto"/>
        <w:left w:val="none" w:sz="0" w:space="0" w:color="auto"/>
        <w:bottom w:val="none" w:sz="0" w:space="0" w:color="auto"/>
        <w:right w:val="none" w:sz="0" w:space="0" w:color="auto"/>
      </w:divBdr>
    </w:div>
    <w:div w:id="1370379457">
      <w:bodyDiv w:val="1"/>
      <w:marLeft w:val="0"/>
      <w:marRight w:val="0"/>
      <w:marTop w:val="0"/>
      <w:marBottom w:val="0"/>
      <w:divBdr>
        <w:top w:val="none" w:sz="0" w:space="0" w:color="auto"/>
        <w:left w:val="none" w:sz="0" w:space="0" w:color="auto"/>
        <w:bottom w:val="none" w:sz="0" w:space="0" w:color="auto"/>
        <w:right w:val="none" w:sz="0" w:space="0" w:color="auto"/>
      </w:divBdr>
    </w:div>
    <w:div w:id="1370380335">
      <w:bodyDiv w:val="1"/>
      <w:marLeft w:val="0"/>
      <w:marRight w:val="0"/>
      <w:marTop w:val="0"/>
      <w:marBottom w:val="0"/>
      <w:divBdr>
        <w:top w:val="none" w:sz="0" w:space="0" w:color="auto"/>
        <w:left w:val="none" w:sz="0" w:space="0" w:color="auto"/>
        <w:bottom w:val="none" w:sz="0" w:space="0" w:color="auto"/>
        <w:right w:val="none" w:sz="0" w:space="0" w:color="auto"/>
      </w:divBdr>
    </w:div>
    <w:div w:id="1370758731">
      <w:bodyDiv w:val="1"/>
      <w:marLeft w:val="0"/>
      <w:marRight w:val="0"/>
      <w:marTop w:val="0"/>
      <w:marBottom w:val="0"/>
      <w:divBdr>
        <w:top w:val="none" w:sz="0" w:space="0" w:color="auto"/>
        <w:left w:val="none" w:sz="0" w:space="0" w:color="auto"/>
        <w:bottom w:val="none" w:sz="0" w:space="0" w:color="auto"/>
        <w:right w:val="none" w:sz="0" w:space="0" w:color="auto"/>
      </w:divBdr>
    </w:div>
    <w:div w:id="1370840120">
      <w:bodyDiv w:val="1"/>
      <w:marLeft w:val="0"/>
      <w:marRight w:val="0"/>
      <w:marTop w:val="0"/>
      <w:marBottom w:val="0"/>
      <w:divBdr>
        <w:top w:val="none" w:sz="0" w:space="0" w:color="auto"/>
        <w:left w:val="none" w:sz="0" w:space="0" w:color="auto"/>
        <w:bottom w:val="none" w:sz="0" w:space="0" w:color="auto"/>
        <w:right w:val="none" w:sz="0" w:space="0" w:color="auto"/>
      </w:divBdr>
    </w:div>
    <w:div w:id="1370912027">
      <w:bodyDiv w:val="1"/>
      <w:marLeft w:val="0"/>
      <w:marRight w:val="0"/>
      <w:marTop w:val="0"/>
      <w:marBottom w:val="0"/>
      <w:divBdr>
        <w:top w:val="none" w:sz="0" w:space="0" w:color="auto"/>
        <w:left w:val="none" w:sz="0" w:space="0" w:color="auto"/>
        <w:bottom w:val="none" w:sz="0" w:space="0" w:color="auto"/>
        <w:right w:val="none" w:sz="0" w:space="0" w:color="auto"/>
      </w:divBdr>
    </w:div>
    <w:div w:id="1371953604">
      <w:bodyDiv w:val="1"/>
      <w:marLeft w:val="0"/>
      <w:marRight w:val="0"/>
      <w:marTop w:val="0"/>
      <w:marBottom w:val="0"/>
      <w:divBdr>
        <w:top w:val="none" w:sz="0" w:space="0" w:color="auto"/>
        <w:left w:val="none" w:sz="0" w:space="0" w:color="auto"/>
        <w:bottom w:val="none" w:sz="0" w:space="0" w:color="auto"/>
        <w:right w:val="none" w:sz="0" w:space="0" w:color="auto"/>
      </w:divBdr>
    </w:div>
    <w:div w:id="1372220196">
      <w:bodyDiv w:val="1"/>
      <w:marLeft w:val="0"/>
      <w:marRight w:val="0"/>
      <w:marTop w:val="0"/>
      <w:marBottom w:val="0"/>
      <w:divBdr>
        <w:top w:val="none" w:sz="0" w:space="0" w:color="auto"/>
        <w:left w:val="none" w:sz="0" w:space="0" w:color="auto"/>
        <w:bottom w:val="none" w:sz="0" w:space="0" w:color="auto"/>
        <w:right w:val="none" w:sz="0" w:space="0" w:color="auto"/>
      </w:divBdr>
    </w:div>
    <w:div w:id="1373074404">
      <w:bodyDiv w:val="1"/>
      <w:marLeft w:val="0"/>
      <w:marRight w:val="0"/>
      <w:marTop w:val="0"/>
      <w:marBottom w:val="0"/>
      <w:divBdr>
        <w:top w:val="none" w:sz="0" w:space="0" w:color="auto"/>
        <w:left w:val="none" w:sz="0" w:space="0" w:color="auto"/>
        <w:bottom w:val="none" w:sz="0" w:space="0" w:color="auto"/>
        <w:right w:val="none" w:sz="0" w:space="0" w:color="auto"/>
      </w:divBdr>
    </w:div>
    <w:div w:id="1373113123">
      <w:bodyDiv w:val="1"/>
      <w:marLeft w:val="0"/>
      <w:marRight w:val="0"/>
      <w:marTop w:val="0"/>
      <w:marBottom w:val="0"/>
      <w:divBdr>
        <w:top w:val="none" w:sz="0" w:space="0" w:color="auto"/>
        <w:left w:val="none" w:sz="0" w:space="0" w:color="auto"/>
        <w:bottom w:val="none" w:sz="0" w:space="0" w:color="auto"/>
        <w:right w:val="none" w:sz="0" w:space="0" w:color="auto"/>
      </w:divBdr>
    </w:div>
    <w:div w:id="1373535873">
      <w:bodyDiv w:val="1"/>
      <w:marLeft w:val="0"/>
      <w:marRight w:val="0"/>
      <w:marTop w:val="0"/>
      <w:marBottom w:val="0"/>
      <w:divBdr>
        <w:top w:val="none" w:sz="0" w:space="0" w:color="auto"/>
        <w:left w:val="none" w:sz="0" w:space="0" w:color="auto"/>
        <w:bottom w:val="none" w:sz="0" w:space="0" w:color="auto"/>
        <w:right w:val="none" w:sz="0" w:space="0" w:color="auto"/>
      </w:divBdr>
      <w:divsChild>
        <w:div w:id="552814909">
          <w:marLeft w:val="547"/>
          <w:marRight w:val="0"/>
          <w:marTop w:val="115"/>
          <w:marBottom w:val="0"/>
          <w:divBdr>
            <w:top w:val="none" w:sz="0" w:space="0" w:color="auto"/>
            <w:left w:val="none" w:sz="0" w:space="0" w:color="auto"/>
            <w:bottom w:val="none" w:sz="0" w:space="0" w:color="auto"/>
            <w:right w:val="none" w:sz="0" w:space="0" w:color="auto"/>
          </w:divBdr>
        </w:div>
      </w:divsChild>
    </w:div>
    <w:div w:id="1373765741">
      <w:bodyDiv w:val="1"/>
      <w:marLeft w:val="0"/>
      <w:marRight w:val="0"/>
      <w:marTop w:val="0"/>
      <w:marBottom w:val="0"/>
      <w:divBdr>
        <w:top w:val="none" w:sz="0" w:space="0" w:color="auto"/>
        <w:left w:val="none" w:sz="0" w:space="0" w:color="auto"/>
        <w:bottom w:val="none" w:sz="0" w:space="0" w:color="auto"/>
        <w:right w:val="none" w:sz="0" w:space="0" w:color="auto"/>
      </w:divBdr>
    </w:div>
    <w:div w:id="1374114450">
      <w:bodyDiv w:val="1"/>
      <w:marLeft w:val="0"/>
      <w:marRight w:val="0"/>
      <w:marTop w:val="0"/>
      <w:marBottom w:val="0"/>
      <w:divBdr>
        <w:top w:val="none" w:sz="0" w:space="0" w:color="auto"/>
        <w:left w:val="none" w:sz="0" w:space="0" w:color="auto"/>
        <w:bottom w:val="none" w:sz="0" w:space="0" w:color="auto"/>
        <w:right w:val="none" w:sz="0" w:space="0" w:color="auto"/>
      </w:divBdr>
    </w:div>
    <w:div w:id="1374227597">
      <w:bodyDiv w:val="1"/>
      <w:marLeft w:val="0"/>
      <w:marRight w:val="0"/>
      <w:marTop w:val="0"/>
      <w:marBottom w:val="0"/>
      <w:divBdr>
        <w:top w:val="none" w:sz="0" w:space="0" w:color="auto"/>
        <w:left w:val="none" w:sz="0" w:space="0" w:color="auto"/>
        <w:bottom w:val="none" w:sz="0" w:space="0" w:color="auto"/>
        <w:right w:val="none" w:sz="0" w:space="0" w:color="auto"/>
      </w:divBdr>
    </w:div>
    <w:div w:id="1375693082">
      <w:bodyDiv w:val="1"/>
      <w:marLeft w:val="0"/>
      <w:marRight w:val="0"/>
      <w:marTop w:val="0"/>
      <w:marBottom w:val="0"/>
      <w:divBdr>
        <w:top w:val="none" w:sz="0" w:space="0" w:color="auto"/>
        <w:left w:val="none" w:sz="0" w:space="0" w:color="auto"/>
        <w:bottom w:val="none" w:sz="0" w:space="0" w:color="auto"/>
        <w:right w:val="none" w:sz="0" w:space="0" w:color="auto"/>
      </w:divBdr>
    </w:div>
    <w:div w:id="1376080156">
      <w:bodyDiv w:val="1"/>
      <w:marLeft w:val="0"/>
      <w:marRight w:val="0"/>
      <w:marTop w:val="0"/>
      <w:marBottom w:val="0"/>
      <w:divBdr>
        <w:top w:val="none" w:sz="0" w:space="0" w:color="auto"/>
        <w:left w:val="none" w:sz="0" w:space="0" w:color="auto"/>
        <w:bottom w:val="none" w:sz="0" w:space="0" w:color="auto"/>
        <w:right w:val="none" w:sz="0" w:space="0" w:color="auto"/>
      </w:divBdr>
    </w:div>
    <w:div w:id="1376199857">
      <w:bodyDiv w:val="1"/>
      <w:marLeft w:val="0"/>
      <w:marRight w:val="0"/>
      <w:marTop w:val="0"/>
      <w:marBottom w:val="0"/>
      <w:divBdr>
        <w:top w:val="none" w:sz="0" w:space="0" w:color="auto"/>
        <w:left w:val="none" w:sz="0" w:space="0" w:color="auto"/>
        <w:bottom w:val="none" w:sz="0" w:space="0" w:color="auto"/>
        <w:right w:val="none" w:sz="0" w:space="0" w:color="auto"/>
      </w:divBdr>
    </w:div>
    <w:div w:id="1376924867">
      <w:bodyDiv w:val="1"/>
      <w:marLeft w:val="0"/>
      <w:marRight w:val="0"/>
      <w:marTop w:val="0"/>
      <w:marBottom w:val="0"/>
      <w:divBdr>
        <w:top w:val="none" w:sz="0" w:space="0" w:color="auto"/>
        <w:left w:val="none" w:sz="0" w:space="0" w:color="auto"/>
        <w:bottom w:val="none" w:sz="0" w:space="0" w:color="auto"/>
        <w:right w:val="none" w:sz="0" w:space="0" w:color="auto"/>
      </w:divBdr>
    </w:div>
    <w:div w:id="1377193726">
      <w:bodyDiv w:val="1"/>
      <w:marLeft w:val="0"/>
      <w:marRight w:val="0"/>
      <w:marTop w:val="0"/>
      <w:marBottom w:val="0"/>
      <w:divBdr>
        <w:top w:val="none" w:sz="0" w:space="0" w:color="auto"/>
        <w:left w:val="none" w:sz="0" w:space="0" w:color="auto"/>
        <w:bottom w:val="none" w:sz="0" w:space="0" w:color="auto"/>
        <w:right w:val="none" w:sz="0" w:space="0" w:color="auto"/>
      </w:divBdr>
    </w:div>
    <w:div w:id="1377243361">
      <w:bodyDiv w:val="1"/>
      <w:marLeft w:val="0"/>
      <w:marRight w:val="0"/>
      <w:marTop w:val="0"/>
      <w:marBottom w:val="0"/>
      <w:divBdr>
        <w:top w:val="none" w:sz="0" w:space="0" w:color="auto"/>
        <w:left w:val="none" w:sz="0" w:space="0" w:color="auto"/>
        <w:bottom w:val="none" w:sz="0" w:space="0" w:color="auto"/>
        <w:right w:val="none" w:sz="0" w:space="0" w:color="auto"/>
      </w:divBdr>
    </w:div>
    <w:div w:id="1377316815">
      <w:bodyDiv w:val="1"/>
      <w:marLeft w:val="0"/>
      <w:marRight w:val="0"/>
      <w:marTop w:val="0"/>
      <w:marBottom w:val="0"/>
      <w:divBdr>
        <w:top w:val="none" w:sz="0" w:space="0" w:color="auto"/>
        <w:left w:val="none" w:sz="0" w:space="0" w:color="auto"/>
        <w:bottom w:val="none" w:sz="0" w:space="0" w:color="auto"/>
        <w:right w:val="none" w:sz="0" w:space="0" w:color="auto"/>
      </w:divBdr>
    </w:div>
    <w:div w:id="1377386046">
      <w:bodyDiv w:val="1"/>
      <w:marLeft w:val="0"/>
      <w:marRight w:val="0"/>
      <w:marTop w:val="0"/>
      <w:marBottom w:val="0"/>
      <w:divBdr>
        <w:top w:val="none" w:sz="0" w:space="0" w:color="auto"/>
        <w:left w:val="none" w:sz="0" w:space="0" w:color="auto"/>
        <w:bottom w:val="none" w:sz="0" w:space="0" w:color="auto"/>
        <w:right w:val="none" w:sz="0" w:space="0" w:color="auto"/>
      </w:divBdr>
    </w:div>
    <w:div w:id="1377437686">
      <w:bodyDiv w:val="1"/>
      <w:marLeft w:val="0"/>
      <w:marRight w:val="0"/>
      <w:marTop w:val="0"/>
      <w:marBottom w:val="0"/>
      <w:divBdr>
        <w:top w:val="none" w:sz="0" w:space="0" w:color="auto"/>
        <w:left w:val="none" w:sz="0" w:space="0" w:color="auto"/>
        <w:bottom w:val="none" w:sz="0" w:space="0" w:color="auto"/>
        <w:right w:val="none" w:sz="0" w:space="0" w:color="auto"/>
      </w:divBdr>
    </w:div>
    <w:div w:id="1380206264">
      <w:bodyDiv w:val="1"/>
      <w:marLeft w:val="0"/>
      <w:marRight w:val="0"/>
      <w:marTop w:val="0"/>
      <w:marBottom w:val="0"/>
      <w:divBdr>
        <w:top w:val="none" w:sz="0" w:space="0" w:color="auto"/>
        <w:left w:val="none" w:sz="0" w:space="0" w:color="auto"/>
        <w:bottom w:val="none" w:sz="0" w:space="0" w:color="auto"/>
        <w:right w:val="none" w:sz="0" w:space="0" w:color="auto"/>
      </w:divBdr>
    </w:div>
    <w:div w:id="1381519828">
      <w:bodyDiv w:val="1"/>
      <w:marLeft w:val="0"/>
      <w:marRight w:val="0"/>
      <w:marTop w:val="0"/>
      <w:marBottom w:val="0"/>
      <w:divBdr>
        <w:top w:val="none" w:sz="0" w:space="0" w:color="auto"/>
        <w:left w:val="none" w:sz="0" w:space="0" w:color="auto"/>
        <w:bottom w:val="none" w:sz="0" w:space="0" w:color="auto"/>
        <w:right w:val="none" w:sz="0" w:space="0" w:color="auto"/>
      </w:divBdr>
      <w:divsChild>
        <w:div w:id="1575355388">
          <w:marLeft w:val="0"/>
          <w:marRight w:val="0"/>
          <w:marTop w:val="0"/>
          <w:marBottom w:val="0"/>
          <w:divBdr>
            <w:top w:val="none" w:sz="0" w:space="0" w:color="auto"/>
            <w:left w:val="none" w:sz="0" w:space="0" w:color="auto"/>
            <w:bottom w:val="none" w:sz="0" w:space="0" w:color="auto"/>
            <w:right w:val="none" w:sz="0" w:space="0" w:color="auto"/>
          </w:divBdr>
        </w:div>
      </w:divsChild>
    </w:div>
    <w:div w:id="1381829183">
      <w:bodyDiv w:val="1"/>
      <w:marLeft w:val="0"/>
      <w:marRight w:val="0"/>
      <w:marTop w:val="0"/>
      <w:marBottom w:val="0"/>
      <w:divBdr>
        <w:top w:val="none" w:sz="0" w:space="0" w:color="auto"/>
        <w:left w:val="none" w:sz="0" w:space="0" w:color="auto"/>
        <w:bottom w:val="none" w:sz="0" w:space="0" w:color="auto"/>
        <w:right w:val="none" w:sz="0" w:space="0" w:color="auto"/>
      </w:divBdr>
      <w:divsChild>
        <w:div w:id="36398453">
          <w:marLeft w:val="2520"/>
          <w:marRight w:val="0"/>
          <w:marTop w:val="100"/>
          <w:marBottom w:val="0"/>
          <w:divBdr>
            <w:top w:val="none" w:sz="0" w:space="0" w:color="auto"/>
            <w:left w:val="none" w:sz="0" w:space="0" w:color="auto"/>
            <w:bottom w:val="none" w:sz="0" w:space="0" w:color="auto"/>
            <w:right w:val="none" w:sz="0" w:space="0" w:color="auto"/>
          </w:divBdr>
        </w:div>
        <w:div w:id="220597524">
          <w:marLeft w:val="2520"/>
          <w:marRight w:val="0"/>
          <w:marTop w:val="100"/>
          <w:marBottom w:val="0"/>
          <w:divBdr>
            <w:top w:val="none" w:sz="0" w:space="0" w:color="auto"/>
            <w:left w:val="none" w:sz="0" w:space="0" w:color="auto"/>
            <w:bottom w:val="none" w:sz="0" w:space="0" w:color="auto"/>
            <w:right w:val="none" w:sz="0" w:space="0" w:color="auto"/>
          </w:divBdr>
        </w:div>
        <w:div w:id="223761799">
          <w:marLeft w:val="1080"/>
          <w:marRight w:val="0"/>
          <w:marTop w:val="100"/>
          <w:marBottom w:val="0"/>
          <w:divBdr>
            <w:top w:val="none" w:sz="0" w:space="0" w:color="auto"/>
            <w:left w:val="none" w:sz="0" w:space="0" w:color="auto"/>
            <w:bottom w:val="none" w:sz="0" w:space="0" w:color="auto"/>
            <w:right w:val="none" w:sz="0" w:space="0" w:color="auto"/>
          </w:divBdr>
        </w:div>
        <w:div w:id="404838621">
          <w:marLeft w:val="1080"/>
          <w:marRight w:val="0"/>
          <w:marTop w:val="100"/>
          <w:marBottom w:val="0"/>
          <w:divBdr>
            <w:top w:val="none" w:sz="0" w:space="0" w:color="auto"/>
            <w:left w:val="none" w:sz="0" w:space="0" w:color="auto"/>
            <w:bottom w:val="none" w:sz="0" w:space="0" w:color="auto"/>
            <w:right w:val="none" w:sz="0" w:space="0" w:color="auto"/>
          </w:divBdr>
        </w:div>
        <w:div w:id="433550537">
          <w:marLeft w:val="1080"/>
          <w:marRight w:val="0"/>
          <w:marTop w:val="100"/>
          <w:marBottom w:val="0"/>
          <w:divBdr>
            <w:top w:val="none" w:sz="0" w:space="0" w:color="auto"/>
            <w:left w:val="none" w:sz="0" w:space="0" w:color="auto"/>
            <w:bottom w:val="none" w:sz="0" w:space="0" w:color="auto"/>
            <w:right w:val="none" w:sz="0" w:space="0" w:color="auto"/>
          </w:divBdr>
        </w:div>
        <w:div w:id="480275534">
          <w:marLeft w:val="3960"/>
          <w:marRight w:val="0"/>
          <w:marTop w:val="100"/>
          <w:marBottom w:val="0"/>
          <w:divBdr>
            <w:top w:val="none" w:sz="0" w:space="0" w:color="auto"/>
            <w:left w:val="none" w:sz="0" w:space="0" w:color="auto"/>
            <w:bottom w:val="none" w:sz="0" w:space="0" w:color="auto"/>
            <w:right w:val="none" w:sz="0" w:space="0" w:color="auto"/>
          </w:divBdr>
        </w:div>
        <w:div w:id="638726596">
          <w:marLeft w:val="1800"/>
          <w:marRight w:val="0"/>
          <w:marTop w:val="100"/>
          <w:marBottom w:val="0"/>
          <w:divBdr>
            <w:top w:val="none" w:sz="0" w:space="0" w:color="auto"/>
            <w:left w:val="none" w:sz="0" w:space="0" w:color="auto"/>
            <w:bottom w:val="none" w:sz="0" w:space="0" w:color="auto"/>
            <w:right w:val="none" w:sz="0" w:space="0" w:color="auto"/>
          </w:divBdr>
        </w:div>
        <w:div w:id="952588237">
          <w:marLeft w:val="3960"/>
          <w:marRight w:val="0"/>
          <w:marTop w:val="100"/>
          <w:marBottom w:val="0"/>
          <w:divBdr>
            <w:top w:val="none" w:sz="0" w:space="0" w:color="auto"/>
            <w:left w:val="none" w:sz="0" w:space="0" w:color="auto"/>
            <w:bottom w:val="none" w:sz="0" w:space="0" w:color="auto"/>
            <w:right w:val="none" w:sz="0" w:space="0" w:color="auto"/>
          </w:divBdr>
        </w:div>
        <w:div w:id="1095057308">
          <w:marLeft w:val="1800"/>
          <w:marRight w:val="0"/>
          <w:marTop w:val="100"/>
          <w:marBottom w:val="0"/>
          <w:divBdr>
            <w:top w:val="none" w:sz="0" w:space="0" w:color="auto"/>
            <w:left w:val="none" w:sz="0" w:space="0" w:color="auto"/>
            <w:bottom w:val="none" w:sz="0" w:space="0" w:color="auto"/>
            <w:right w:val="none" w:sz="0" w:space="0" w:color="auto"/>
          </w:divBdr>
        </w:div>
        <w:div w:id="1145587007">
          <w:marLeft w:val="3240"/>
          <w:marRight w:val="0"/>
          <w:marTop w:val="100"/>
          <w:marBottom w:val="0"/>
          <w:divBdr>
            <w:top w:val="none" w:sz="0" w:space="0" w:color="auto"/>
            <w:left w:val="none" w:sz="0" w:space="0" w:color="auto"/>
            <w:bottom w:val="none" w:sz="0" w:space="0" w:color="auto"/>
            <w:right w:val="none" w:sz="0" w:space="0" w:color="auto"/>
          </w:divBdr>
        </w:div>
        <w:div w:id="1365594076">
          <w:marLeft w:val="3240"/>
          <w:marRight w:val="0"/>
          <w:marTop w:val="100"/>
          <w:marBottom w:val="0"/>
          <w:divBdr>
            <w:top w:val="none" w:sz="0" w:space="0" w:color="auto"/>
            <w:left w:val="none" w:sz="0" w:space="0" w:color="auto"/>
            <w:bottom w:val="none" w:sz="0" w:space="0" w:color="auto"/>
            <w:right w:val="none" w:sz="0" w:space="0" w:color="auto"/>
          </w:divBdr>
        </w:div>
        <w:div w:id="1613439432">
          <w:marLeft w:val="1800"/>
          <w:marRight w:val="0"/>
          <w:marTop w:val="100"/>
          <w:marBottom w:val="0"/>
          <w:divBdr>
            <w:top w:val="none" w:sz="0" w:space="0" w:color="auto"/>
            <w:left w:val="none" w:sz="0" w:space="0" w:color="auto"/>
            <w:bottom w:val="none" w:sz="0" w:space="0" w:color="auto"/>
            <w:right w:val="none" w:sz="0" w:space="0" w:color="auto"/>
          </w:divBdr>
        </w:div>
        <w:div w:id="1905219921">
          <w:marLeft w:val="2520"/>
          <w:marRight w:val="0"/>
          <w:marTop w:val="100"/>
          <w:marBottom w:val="0"/>
          <w:divBdr>
            <w:top w:val="none" w:sz="0" w:space="0" w:color="auto"/>
            <w:left w:val="none" w:sz="0" w:space="0" w:color="auto"/>
            <w:bottom w:val="none" w:sz="0" w:space="0" w:color="auto"/>
            <w:right w:val="none" w:sz="0" w:space="0" w:color="auto"/>
          </w:divBdr>
        </w:div>
        <w:div w:id="1990285053">
          <w:marLeft w:val="360"/>
          <w:marRight w:val="0"/>
          <w:marTop w:val="200"/>
          <w:marBottom w:val="0"/>
          <w:divBdr>
            <w:top w:val="none" w:sz="0" w:space="0" w:color="auto"/>
            <w:left w:val="none" w:sz="0" w:space="0" w:color="auto"/>
            <w:bottom w:val="none" w:sz="0" w:space="0" w:color="auto"/>
            <w:right w:val="none" w:sz="0" w:space="0" w:color="auto"/>
          </w:divBdr>
        </w:div>
      </w:divsChild>
    </w:div>
    <w:div w:id="1382243005">
      <w:bodyDiv w:val="1"/>
      <w:marLeft w:val="0"/>
      <w:marRight w:val="0"/>
      <w:marTop w:val="0"/>
      <w:marBottom w:val="0"/>
      <w:divBdr>
        <w:top w:val="none" w:sz="0" w:space="0" w:color="auto"/>
        <w:left w:val="none" w:sz="0" w:space="0" w:color="auto"/>
        <w:bottom w:val="none" w:sz="0" w:space="0" w:color="auto"/>
        <w:right w:val="none" w:sz="0" w:space="0" w:color="auto"/>
      </w:divBdr>
      <w:divsChild>
        <w:div w:id="99034317">
          <w:marLeft w:val="0"/>
          <w:marRight w:val="0"/>
          <w:marTop w:val="0"/>
          <w:marBottom w:val="0"/>
          <w:divBdr>
            <w:top w:val="none" w:sz="0" w:space="0" w:color="auto"/>
            <w:left w:val="none" w:sz="0" w:space="0" w:color="auto"/>
            <w:bottom w:val="none" w:sz="0" w:space="0" w:color="auto"/>
            <w:right w:val="none" w:sz="0" w:space="0" w:color="auto"/>
          </w:divBdr>
          <w:divsChild>
            <w:div w:id="819268310">
              <w:marLeft w:val="0"/>
              <w:marRight w:val="0"/>
              <w:marTop w:val="0"/>
              <w:marBottom w:val="0"/>
              <w:divBdr>
                <w:top w:val="none" w:sz="0" w:space="0" w:color="auto"/>
                <w:left w:val="none" w:sz="0" w:space="0" w:color="auto"/>
                <w:bottom w:val="none" w:sz="0" w:space="0" w:color="auto"/>
                <w:right w:val="none" w:sz="0" w:space="0" w:color="auto"/>
              </w:divBdr>
            </w:div>
            <w:div w:id="85269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84550">
      <w:bodyDiv w:val="1"/>
      <w:marLeft w:val="0"/>
      <w:marRight w:val="0"/>
      <w:marTop w:val="0"/>
      <w:marBottom w:val="0"/>
      <w:divBdr>
        <w:top w:val="none" w:sz="0" w:space="0" w:color="auto"/>
        <w:left w:val="none" w:sz="0" w:space="0" w:color="auto"/>
        <w:bottom w:val="none" w:sz="0" w:space="0" w:color="auto"/>
        <w:right w:val="none" w:sz="0" w:space="0" w:color="auto"/>
      </w:divBdr>
      <w:divsChild>
        <w:div w:id="410011406">
          <w:marLeft w:val="1166"/>
          <w:marRight w:val="0"/>
          <w:marTop w:val="86"/>
          <w:marBottom w:val="0"/>
          <w:divBdr>
            <w:top w:val="none" w:sz="0" w:space="0" w:color="auto"/>
            <w:left w:val="none" w:sz="0" w:space="0" w:color="auto"/>
            <w:bottom w:val="none" w:sz="0" w:space="0" w:color="auto"/>
            <w:right w:val="none" w:sz="0" w:space="0" w:color="auto"/>
          </w:divBdr>
        </w:div>
        <w:div w:id="556862467">
          <w:marLeft w:val="1166"/>
          <w:marRight w:val="0"/>
          <w:marTop w:val="86"/>
          <w:marBottom w:val="0"/>
          <w:divBdr>
            <w:top w:val="none" w:sz="0" w:space="0" w:color="auto"/>
            <w:left w:val="none" w:sz="0" w:space="0" w:color="auto"/>
            <w:bottom w:val="none" w:sz="0" w:space="0" w:color="auto"/>
            <w:right w:val="none" w:sz="0" w:space="0" w:color="auto"/>
          </w:divBdr>
        </w:div>
        <w:div w:id="674187821">
          <w:marLeft w:val="1166"/>
          <w:marRight w:val="0"/>
          <w:marTop w:val="86"/>
          <w:marBottom w:val="0"/>
          <w:divBdr>
            <w:top w:val="none" w:sz="0" w:space="0" w:color="auto"/>
            <w:left w:val="none" w:sz="0" w:space="0" w:color="auto"/>
            <w:bottom w:val="none" w:sz="0" w:space="0" w:color="auto"/>
            <w:right w:val="none" w:sz="0" w:space="0" w:color="auto"/>
          </w:divBdr>
        </w:div>
        <w:div w:id="870654454">
          <w:marLeft w:val="1166"/>
          <w:marRight w:val="0"/>
          <w:marTop w:val="86"/>
          <w:marBottom w:val="0"/>
          <w:divBdr>
            <w:top w:val="none" w:sz="0" w:space="0" w:color="auto"/>
            <w:left w:val="none" w:sz="0" w:space="0" w:color="auto"/>
            <w:bottom w:val="none" w:sz="0" w:space="0" w:color="auto"/>
            <w:right w:val="none" w:sz="0" w:space="0" w:color="auto"/>
          </w:divBdr>
        </w:div>
        <w:div w:id="1029255223">
          <w:marLeft w:val="547"/>
          <w:marRight w:val="0"/>
          <w:marTop w:val="96"/>
          <w:marBottom w:val="0"/>
          <w:divBdr>
            <w:top w:val="none" w:sz="0" w:space="0" w:color="auto"/>
            <w:left w:val="none" w:sz="0" w:space="0" w:color="auto"/>
            <w:bottom w:val="none" w:sz="0" w:space="0" w:color="auto"/>
            <w:right w:val="none" w:sz="0" w:space="0" w:color="auto"/>
          </w:divBdr>
        </w:div>
        <w:div w:id="1501120779">
          <w:marLeft w:val="1166"/>
          <w:marRight w:val="0"/>
          <w:marTop w:val="86"/>
          <w:marBottom w:val="0"/>
          <w:divBdr>
            <w:top w:val="none" w:sz="0" w:space="0" w:color="auto"/>
            <w:left w:val="none" w:sz="0" w:space="0" w:color="auto"/>
            <w:bottom w:val="none" w:sz="0" w:space="0" w:color="auto"/>
            <w:right w:val="none" w:sz="0" w:space="0" w:color="auto"/>
          </w:divBdr>
        </w:div>
        <w:div w:id="1541866107">
          <w:marLeft w:val="547"/>
          <w:marRight w:val="0"/>
          <w:marTop w:val="96"/>
          <w:marBottom w:val="0"/>
          <w:divBdr>
            <w:top w:val="none" w:sz="0" w:space="0" w:color="auto"/>
            <w:left w:val="none" w:sz="0" w:space="0" w:color="auto"/>
            <w:bottom w:val="none" w:sz="0" w:space="0" w:color="auto"/>
            <w:right w:val="none" w:sz="0" w:space="0" w:color="auto"/>
          </w:divBdr>
        </w:div>
        <w:div w:id="1569460528">
          <w:marLeft w:val="1166"/>
          <w:marRight w:val="0"/>
          <w:marTop w:val="86"/>
          <w:marBottom w:val="0"/>
          <w:divBdr>
            <w:top w:val="none" w:sz="0" w:space="0" w:color="auto"/>
            <w:left w:val="none" w:sz="0" w:space="0" w:color="auto"/>
            <w:bottom w:val="none" w:sz="0" w:space="0" w:color="auto"/>
            <w:right w:val="none" w:sz="0" w:space="0" w:color="auto"/>
          </w:divBdr>
        </w:div>
        <w:div w:id="1984692541">
          <w:marLeft w:val="547"/>
          <w:marRight w:val="0"/>
          <w:marTop w:val="96"/>
          <w:marBottom w:val="0"/>
          <w:divBdr>
            <w:top w:val="none" w:sz="0" w:space="0" w:color="auto"/>
            <w:left w:val="none" w:sz="0" w:space="0" w:color="auto"/>
            <w:bottom w:val="none" w:sz="0" w:space="0" w:color="auto"/>
            <w:right w:val="none" w:sz="0" w:space="0" w:color="auto"/>
          </w:divBdr>
        </w:div>
        <w:div w:id="2114207387">
          <w:marLeft w:val="547"/>
          <w:marRight w:val="0"/>
          <w:marTop w:val="96"/>
          <w:marBottom w:val="0"/>
          <w:divBdr>
            <w:top w:val="none" w:sz="0" w:space="0" w:color="auto"/>
            <w:left w:val="none" w:sz="0" w:space="0" w:color="auto"/>
            <w:bottom w:val="none" w:sz="0" w:space="0" w:color="auto"/>
            <w:right w:val="none" w:sz="0" w:space="0" w:color="auto"/>
          </w:divBdr>
        </w:div>
      </w:divsChild>
    </w:div>
    <w:div w:id="1384714459">
      <w:bodyDiv w:val="1"/>
      <w:marLeft w:val="0"/>
      <w:marRight w:val="0"/>
      <w:marTop w:val="0"/>
      <w:marBottom w:val="0"/>
      <w:divBdr>
        <w:top w:val="none" w:sz="0" w:space="0" w:color="auto"/>
        <w:left w:val="none" w:sz="0" w:space="0" w:color="auto"/>
        <w:bottom w:val="none" w:sz="0" w:space="0" w:color="auto"/>
        <w:right w:val="none" w:sz="0" w:space="0" w:color="auto"/>
      </w:divBdr>
      <w:divsChild>
        <w:div w:id="17053563">
          <w:marLeft w:val="1166"/>
          <w:marRight w:val="0"/>
          <w:marTop w:val="96"/>
          <w:marBottom w:val="0"/>
          <w:divBdr>
            <w:top w:val="none" w:sz="0" w:space="0" w:color="auto"/>
            <w:left w:val="none" w:sz="0" w:space="0" w:color="auto"/>
            <w:bottom w:val="none" w:sz="0" w:space="0" w:color="auto"/>
            <w:right w:val="none" w:sz="0" w:space="0" w:color="auto"/>
          </w:divBdr>
        </w:div>
        <w:div w:id="379940380">
          <w:marLeft w:val="1166"/>
          <w:marRight w:val="0"/>
          <w:marTop w:val="96"/>
          <w:marBottom w:val="0"/>
          <w:divBdr>
            <w:top w:val="none" w:sz="0" w:space="0" w:color="auto"/>
            <w:left w:val="none" w:sz="0" w:space="0" w:color="auto"/>
            <w:bottom w:val="none" w:sz="0" w:space="0" w:color="auto"/>
            <w:right w:val="none" w:sz="0" w:space="0" w:color="auto"/>
          </w:divBdr>
        </w:div>
        <w:div w:id="624316818">
          <w:marLeft w:val="547"/>
          <w:marRight w:val="0"/>
          <w:marTop w:val="115"/>
          <w:marBottom w:val="0"/>
          <w:divBdr>
            <w:top w:val="none" w:sz="0" w:space="0" w:color="auto"/>
            <w:left w:val="none" w:sz="0" w:space="0" w:color="auto"/>
            <w:bottom w:val="none" w:sz="0" w:space="0" w:color="auto"/>
            <w:right w:val="none" w:sz="0" w:space="0" w:color="auto"/>
          </w:divBdr>
        </w:div>
        <w:div w:id="1364556451">
          <w:marLeft w:val="547"/>
          <w:marRight w:val="0"/>
          <w:marTop w:val="115"/>
          <w:marBottom w:val="0"/>
          <w:divBdr>
            <w:top w:val="none" w:sz="0" w:space="0" w:color="auto"/>
            <w:left w:val="none" w:sz="0" w:space="0" w:color="auto"/>
            <w:bottom w:val="none" w:sz="0" w:space="0" w:color="auto"/>
            <w:right w:val="none" w:sz="0" w:space="0" w:color="auto"/>
          </w:divBdr>
        </w:div>
      </w:divsChild>
    </w:div>
    <w:div w:id="1384796144">
      <w:bodyDiv w:val="1"/>
      <w:marLeft w:val="0"/>
      <w:marRight w:val="0"/>
      <w:marTop w:val="0"/>
      <w:marBottom w:val="0"/>
      <w:divBdr>
        <w:top w:val="none" w:sz="0" w:space="0" w:color="auto"/>
        <w:left w:val="none" w:sz="0" w:space="0" w:color="auto"/>
        <w:bottom w:val="none" w:sz="0" w:space="0" w:color="auto"/>
        <w:right w:val="none" w:sz="0" w:space="0" w:color="auto"/>
      </w:divBdr>
    </w:div>
    <w:div w:id="1385257575">
      <w:bodyDiv w:val="1"/>
      <w:marLeft w:val="0"/>
      <w:marRight w:val="0"/>
      <w:marTop w:val="0"/>
      <w:marBottom w:val="0"/>
      <w:divBdr>
        <w:top w:val="none" w:sz="0" w:space="0" w:color="auto"/>
        <w:left w:val="none" w:sz="0" w:space="0" w:color="auto"/>
        <w:bottom w:val="none" w:sz="0" w:space="0" w:color="auto"/>
        <w:right w:val="none" w:sz="0" w:space="0" w:color="auto"/>
      </w:divBdr>
    </w:div>
    <w:div w:id="1385565817">
      <w:bodyDiv w:val="1"/>
      <w:marLeft w:val="0"/>
      <w:marRight w:val="0"/>
      <w:marTop w:val="0"/>
      <w:marBottom w:val="0"/>
      <w:divBdr>
        <w:top w:val="none" w:sz="0" w:space="0" w:color="auto"/>
        <w:left w:val="none" w:sz="0" w:space="0" w:color="auto"/>
        <w:bottom w:val="none" w:sz="0" w:space="0" w:color="auto"/>
        <w:right w:val="none" w:sz="0" w:space="0" w:color="auto"/>
      </w:divBdr>
    </w:div>
    <w:div w:id="1385593462">
      <w:bodyDiv w:val="1"/>
      <w:marLeft w:val="0"/>
      <w:marRight w:val="0"/>
      <w:marTop w:val="0"/>
      <w:marBottom w:val="0"/>
      <w:divBdr>
        <w:top w:val="none" w:sz="0" w:space="0" w:color="auto"/>
        <w:left w:val="none" w:sz="0" w:space="0" w:color="auto"/>
        <w:bottom w:val="none" w:sz="0" w:space="0" w:color="auto"/>
        <w:right w:val="none" w:sz="0" w:space="0" w:color="auto"/>
      </w:divBdr>
      <w:divsChild>
        <w:div w:id="975447620">
          <w:marLeft w:val="547"/>
          <w:marRight w:val="0"/>
          <w:marTop w:val="134"/>
          <w:marBottom w:val="0"/>
          <w:divBdr>
            <w:top w:val="none" w:sz="0" w:space="0" w:color="auto"/>
            <w:left w:val="none" w:sz="0" w:space="0" w:color="auto"/>
            <w:bottom w:val="none" w:sz="0" w:space="0" w:color="auto"/>
            <w:right w:val="none" w:sz="0" w:space="0" w:color="auto"/>
          </w:divBdr>
        </w:div>
        <w:div w:id="1937009000">
          <w:marLeft w:val="1166"/>
          <w:marRight w:val="0"/>
          <w:marTop w:val="115"/>
          <w:marBottom w:val="0"/>
          <w:divBdr>
            <w:top w:val="none" w:sz="0" w:space="0" w:color="auto"/>
            <w:left w:val="none" w:sz="0" w:space="0" w:color="auto"/>
            <w:bottom w:val="none" w:sz="0" w:space="0" w:color="auto"/>
            <w:right w:val="none" w:sz="0" w:space="0" w:color="auto"/>
          </w:divBdr>
        </w:div>
      </w:divsChild>
    </w:div>
    <w:div w:id="1385986281">
      <w:bodyDiv w:val="1"/>
      <w:marLeft w:val="0"/>
      <w:marRight w:val="0"/>
      <w:marTop w:val="0"/>
      <w:marBottom w:val="0"/>
      <w:divBdr>
        <w:top w:val="none" w:sz="0" w:space="0" w:color="auto"/>
        <w:left w:val="none" w:sz="0" w:space="0" w:color="auto"/>
        <w:bottom w:val="none" w:sz="0" w:space="0" w:color="auto"/>
        <w:right w:val="none" w:sz="0" w:space="0" w:color="auto"/>
      </w:divBdr>
      <w:divsChild>
        <w:div w:id="424309714">
          <w:marLeft w:val="1166"/>
          <w:marRight w:val="0"/>
          <w:marTop w:val="96"/>
          <w:marBottom w:val="0"/>
          <w:divBdr>
            <w:top w:val="none" w:sz="0" w:space="0" w:color="auto"/>
            <w:left w:val="none" w:sz="0" w:space="0" w:color="auto"/>
            <w:bottom w:val="none" w:sz="0" w:space="0" w:color="auto"/>
            <w:right w:val="none" w:sz="0" w:space="0" w:color="auto"/>
          </w:divBdr>
        </w:div>
        <w:div w:id="700592059">
          <w:marLeft w:val="1800"/>
          <w:marRight w:val="0"/>
          <w:marTop w:val="82"/>
          <w:marBottom w:val="0"/>
          <w:divBdr>
            <w:top w:val="none" w:sz="0" w:space="0" w:color="auto"/>
            <w:left w:val="none" w:sz="0" w:space="0" w:color="auto"/>
            <w:bottom w:val="none" w:sz="0" w:space="0" w:color="auto"/>
            <w:right w:val="none" w:sz="0" w:space="0" w:color="auto"/>
          </w:divBdr>
        </w:div>
        <w:div w:id="854608966">
          <w:marLeft w:val="1166"/>
          <w:marRight w:val="0"/>
          <w:marTop w:val="96"/>
          <w:marBottom w:val="0"/>
          <w:divBdr>
            <w:top w:val="none" w:sz="0" w:space="0" w:color="auto"/>
            <w:left w:val="none" w:sz="0" w:space="0" w:color="auto"/>
            <w:bottom w:val="none" w:sz="0" w:space="0" w:color="auto"/>
            <w:right w:val="none" w:sz="0" w:space="0" w:color="auto"/>
          </w:divBdr>
        </w:div>
        <w:div w:id="992367389">
          <w:marLeft w:val="1166"/>
          <w:marRight w:val="0"/>
          <w:marTop w:val="96"/>
          <w:marBottom w:val="0"/>
          <w:divBdr>
            <w:top w:val="none" w:sz="0" w:space="0" w:color="auto"/>
            <w:left w:val="none" w:sz="0" w:space="0" w:color="auto"/>
            <w:bottom w:val="none" w:sz="0" w:space="0" w:color="auto"/>
            <w:right w:val="none" w:sz="0" w:space="0" w:color="auto"/>
          </w:divBdr>
        </w:div>
        <w:div w:id="1031959085">
          <w:marLeft w:val="1800"/>
          <w:marRight w:val="0"/>
          <w:marTop w:val="82"/>
          <w:marBottom w:val="0"/>
          <w:divBdr>
            <w:top w:val="none" w:sz="0" w:space="0" w:color="auto"/>
            <w:left w:val="none" w:sz="0" w:space="0" w:color="auto"/>
            <w:bottom w:val="none" w:sz="0" w:space="0" w:color="auto"/>
            <w:right w:val="none" w:sz="0" w:space="0" w:color="auto"/>
          </w:divBdr>
        </w:div>
        <w:div w:id="1064261103">
          <w:marLeft w:val="547"/>
          <w:marRight w:val="0"/>
          <w:marTop w:val="106"/>
          <w:marBottom w:val="0"/>
          <w:divBdr>
            <w:top w:val="none" w:sz="0" w:space="0" w:color="auto"/>
            <w:left w:val="none" w:sz="0" w:space="0" w:color="auto"/>
            <w:bottom w:val="none" w:sz="0" w:space="0" w:color="auto"/>
            <w:right w:val="none" w:sz="0" w:space="0" w:color="auto"/>
          </w:divBdr>
        </w:div>
        <w:div w:id="1392578325">
          <w:marLeft w:val="1800"/>
          <w:marRight w:val="0"/>
          <w:marTop w:val="82"/>
          <w:marBottom w:val="0"/>
          <w:divBdr>
            <w:top w:val="none" w:sz="0" w:space="0" w:color="auto"/>
            <w:left w:val="none" w:sz="0" w:space="0" w:color="auto"/>
            <w:bottom w:val="none" w:sz="0" w:space="0" w:color="auto"/>
            <w:right w:val="none" w:sz="0" w:space="0" w:color="auto"/>
          </w:divBdr>
        </w:div>
        <w:div w:id="1665276736">
          <w:marLeft w:val="547"/>
          <w:marRight w:val="0"/>
          <w:marTop w:val="106"/>
          <w:marBottom w:val="0"/>
          <w:divBdr>
            <w:top w:val="none" w:sz="0" w:space="0" w:color="auto"/>
            <w:left w:val="none" w:sz="0" w:space="0" w:color="auto"/>
            <w:bottom w:val="none" w:sz="0" w:space="0" w:color="auto"/>
            <w:right w:val="none" w:sz="0" w:space="0" w:color="auto"/>
          </w:divBdr>
        </w:div>
        <w:div w:id="1788230586">
          <w:marLeft w:val="1166"/>
          <w:marRight w:val="0"/>
          <w:marTop w:val="96"/>
          <w:marBottom w:val="0"/>
          <w:divBdr>
            <w:top w:val="none" w:sz="0" w:space="0" w:color="auto"/>
            <w:left w:val="none" w:sz="0" w:space="0" w:color="auto"/>
            <w:bottom w:val="none" w:sz="0" w:space="0" w:color="auto"/>
            <w:right w:val="none" w:sz="0" w:space="0" w:color="auto"/>
          </w:divBdr>
        </w:div>
      </w:divsChild>
    </w:div>
    <w:div w:id="1386219306">
      <w:bodyDiv w:val="1"/>
      <w:marLeft w:val="0"/>
      <w:marRight w:val="0"/>
      <w:marTop w:val="0"/>
      <w:marBottom w:val="0"/>
      <w:divBdr>
        <w:top w:val="none" w:sz="0" w:space="0" w:color="auto"/>
        <w:left w:val="none" w:sz="0" w:space="0" w:color="auto"/>
        <w:bottom w:val="none" w:sz="0" w:space="0" w:color="auto"/>
        <w:right w:val="none" w:sz="0" w:space="0" w:color="auto"/>
      </w:divBdr>
    </w:div>
    <w:div w:id="1386367349">
      <w:bodyDiv w:val="1"/>
      <w:marLeft w:val="0"/>
      <w:marRight w:val="0"/>
      <w:marTop w:val="0"/>
      <w:marBottom w:val="0"/>
      <w:divBdr>
        <w:top w:val="none" w:sz="0" w:space="0" w:color="auto"/>
        <w:left w:val="none" w:sz="0" w:space="0" w:color="auto"/>
        <w:bottom w:val="none" w:sz="0" w:space="0" w:color="auto"/>
        <w:right w:val="none" w:sz="0" w:space="0" w:color="auto"/>
      </w:divBdr>
    </w:div>
    <w:div w:id="1386837838">
      <w:bodyDiv w:val="1"/>
      <w:marLeft w:val="0"/>
      <w:marRight w:val="0"/>
      <w:marTop w:val="0"/>
      <w:marBottom w:val="0"/>
      <w:divBdr>
        <w:top w:val="none" w:sz="0" w:space="0" w:color="auto"/>
        <w:left w:val="none" w:sz="0" w:space="0" w:color="auto"/>
        <w:bottom w:val="none" w:sz="0" w:space="0" w:color="auto"/>
        <w:right w:val="none" w:sz="0" w:space="0" w:color="auto"/>
      </w:divBdr>
    </w:div>
    <w:div w:id="1389844314">
      <w:bodyDiv w:val="1"/>
      <w:marLeft w:val="0"/>
      <w:marRight w:val="0"/>
      <w:marTop w:val="0"/>
      <w:marBottom w:val="0"/>
      <w:divBdr>
        <w:top w:val="none" w:sz="0" w:space="0" w:color="auto"/>
        <w:left w:val="none" w:sz="0" w:space="0" w:color="auto"/>
        <w:bottom w:val="none" w:sz="0" w:space="0" w:color="auto"/>
        <w:right w:val="none" w:sz="0" w:space="0" w:color="auto"/>
      </w:divBdr>
    </w:div>
    <w:div w:id="1391729482">
      <w:bodyDiv w:val="1"/>
      <w:marLeft w:val="0"/>
      <w:marRight w:val="0"/>
      <w:marTop w:val="0"/>
      <w:marBottom w:val="0"/>
      <w:divBdr>
        <w:top w:val="none" w:sz="0" w:space="0" w:color="auto"/>
        <w:left w:val="none" w:sz="0" w:space="0" w:color="auto"/>
        <w:bottom w:val="none" w:sz="0" w:space="0" w:color="auto"/>
        <w:right w:val="none" w:sz="0" w:space="0" w:color="auto"/>
      </w:divBdr>
    </w:div>
    <w:div w:id="1392118769">
      <w:bodyDiv w:val="1"/>
      <w:marLeft w:val="0"/>
      <w:marRight w:val="0"/>
      <w:marTop w:val="0"/>
      <w:marBottom w:val="0"/>
      <w:divBdr>
        <w:top w:val="none" w:sz="0" w:space="0" w:color="auto"/>
        <w:left w:val="none" w:sz="0" w:space="0" w:color="auto"/>
        <w:bottom w:val="none" w:sz="0" w:space="0" w:color="auto"/>
        <w:right w:val="none" w:sz="0" w:space="0" w:color="auto"/>
      </w:divBdr>
    </w:div>
    <w:div w:id="1392463902">
      <w:bodyDiv w:val="1"/>
      <w:marLeft w:val="0"/>
      <w:marRight w:val="0"/>
      <w:marTop w:val="0"/>
      <w:marBottom w:val="0"/>
      <w:divBdr>
        <w:top w:val="none" w:sz="0" w:space="0" w:color="auto"/>
        <w:left w:val="none" w:sz="0" w:space="0" w:color="auto"/>
        <w:bottom w:val="none" w:sz="0" w:space="0" w:color="auto"/>
        <w:right w:val="none" w:sz="0" w:space="0" w:color="auto"/>
      </w:divBdr>
    </w:div>
    <w:div w:id="1392651784">
      <w:bodyDiv w:val="1"/>
      <w:marLeft w:val="0"/>
      <w:marRight w:val="0"/>
      <w:marTop w:val="0"/>
      <w:marBottom w:val="0"/>
      <w:divBdr>
        <w:top w:val="none" w:sz="0" w:space="0" w:color="auto"/>
        <w:left w:val="none" w:sz="0" w:space="0" w:color="auto"/>
        <w:bottom w:val="none" w:sz="0" w:space="0" w:color="auto"/>
        <w:right w:val="none" w:sz="0" w:space="0" w:color="auto"/>
      </w:divBdr>
      <w:divsChild>
        <w:div w:id="31080481">
          <w:marLeft w:val="547"/>
          <w:marRight w:val="0"/>
          <w:marTop w:val="134"/>
          <w:marBottom w:val="0"/>
          <w:divBdr>
            <w:top w:val="none" w:sz="0" w:space="0" w:color="auto"/>
            <w:left w:val="none" w:sz="0" w:space="0" w:color="auto"/>
            <w:bottom w:val="none" w:sz="0" w:space="0" w:color="auto"/>
            <w:right w:val="none" w:sz="0" w:space="0" w:color="auto"/>
          </w:divBdr>
        </w:div>
        <w:div w:id="246771607">
          <w:marLeft w:val="1166"/>
          <w:marRight w:val="0"/>
          <w:marTop w:val="115"/>
          <w:marBottom w:val="0"/>
          <w:divBdr>
            <w:top w:val="none" w:sz="0" w:space="0" w:color="auto"/>
            <w:left w:val="none" w:sz="0" w:space="0" w:color="auto"/>
            <w:bottom w:val="none" w:sz="0" w:space="0" w:color="auto"/>
            <w:right w:val="none" w:sz="0" w:space="0" w:color="auto"/>
          </w:divBdr>
        </w:div>
        <w:div w:id="587076759">
          <w:marLeft w:val="1166"/>
          <w:marRight w:val="0"/>
          <w:marTop w:val="115"/>
          <w:marBottom w:val="0"/>
          <w:divBdr>
            <w:top w:val="none" w:sz="0" w:space="0" w:color="auto"/>
            <w:left w:val="none" w:sz="0" w:space="0" w:color="auto"/>
            <w:bottom w:val="none" w:sz="0" w:space="0" w:color="auto"/>
            <w:right w:val="none" w:sz="0" w:space="0" w:color="auto"/>
          </w:divBdr>
        </w:div>
        <w:div w:id="669599534">
          <w:marLeft w:val="1166"/>
          <w:marRight w:val="0"/>
          <w:marTop w:val="115"/>
          <w:marBottom w:val="0"/>
          <w:divBdr>
            <w:top w:val="none" w:sz="0" w:space="0" w:color="auto"/>
            <w:left w:val="none" w:sz="0" w:space="0" w:color="auto"/>
            <w:bottom w:val="none" w:sz="0" w:space="0" w:color="auto"/>
            <w:right w:val="none" w:sz="0" w:space="0" w:color="auto"/>
          </w:divBdr>
        </w:div>
        <w:div w:id="1163935500">
          <w:marLeft w:val="1166"/>
          <w:marRight w:val="0"/>
          <w:marTop w:val="115"/>
          <w:marBottom w:val="0"/>
          <w:divBdr>
            <w:top w:val="none" w:sz="0" w:space="0" w:color="auto"/>
            <w:left w:val="none" w:sz="0" w:space="0" w:color="auto"/>
            <w:bottom w:val="none" w:sz="0" w:space="0" w:color="auto"/>
            <w:right w:val="none" w:sz="0" w:space="0" w:color="auto"/>
          </w:divBdr>
        </w:div>
        <w:div w:id="1194533034">
          <w:marLeft w:val="547"/>
          <w:marRight w:val="0"/>
          <w:marTop w:val="134"/>
          <w:marBottom w:val="0"/>
          <w:divBdr>
            <w:top w:val="none" w:sz="0" w:space="0" w:color="auto"/>
            <w:left w:val="none" w:sz="0" w:space="0" w:color="auto"/>
            <w:bottom w:val="none" w:sz="0" w:space="0" w:color="auto"/>
            <w:right w:val="none" w:sz="0" w:space="0" w:color="auto"/>
          </w:divBdr>
        </w:div>
        <w:div w:id="1531600744">
          <w:marLeft w:val="1166"/>
          <w:marRight w:val="0"/>
          <w:marTop w:val="115"/>
          <w:marBottom w:val="0"/>
          <w:divBdr>
            <w:top w:val="none" w:sz="0" w:space="0" w:color="auto"/>
            <w:left w:val="none" w:sz="0" w:space="0" w:color="auto"/>
            <w:bottom w:val="none" w:sz="0" w:space="0" w:color="auto"/>
            <w:right w:val="none" w:sz="0" w:space="0" w:color="auto"/>
          </w:divBdr>
        </w:div>
      </w:divsChild>
    </w:div>
    <w:div w:id="1392774005">
      <w:bodyDiv w:val="1"/>
      <w:marLeft w:val="0"/>
      <w:marRight w:val="0"/>
      <w:marTop w:val="0"/>
      <w:marBottom w:val="0"/>
      <w:divBdr>
        <w:top w:val="none" w:sz="0" w:space="0" w:color="auto"/>
        <w:left w:val="none" w:sz="0" w:space="0" w:color="auto"/>
        <w:bottom w:val="none" w:sz="0" w:space="0" w:color="auto"/>
        <w:right w:val="none" w:sz="0" w:space="0" w:color="auto"/>
      </w:divBdr>
    </w:div>
    <w:div w:id="1392845583">
      <w:bodyDiv w:val="1"/>
      <w:marLeft w:val="0"/>
      <w:marRight w:val="0"/>
      <w:marTop w:val="0"/>
      <w:marBottom w:val="0"/>
      <w:divBdr>
        <w:top w:val="none" w:sz="0" w:space="0" w:color="auto"/>
        <w:left w:val="none" w:sz="0" w:space="0" w:color="auto"/>
        <w:bottom w:val="none" w:sz="0" w:space="0" w:color="auto"/>
        <w:right w:val="none" w:sz="0" w:space="0" w:color="auto"/>
      </w:divBdr>
    </w:div>
    <w:div w:id="1393427282">
      <w:bodyDiv w:val="1"/>
      <w:marLeft w:val="0"/>
      <w:marRight w:val="0"/>
      <w:marTop w:val="0"/>
      <w:marBottom w:val="0"/>
      <w:divBdr>
        <w:top w:val="none" w:sz="0" w:space="0" w:color="auto"/>
        <w:left w:val="none" w:sz="0" w:space="0" w:color="auto"/>
        <w:bottom w:val="none" w:sz="0" w:space="0" w:color="auto"/>
        <w:right w:val="none" w:sz="0" w:space="0" w:color="auto"/>
      </w:divBdr>
      <w:divsChild>
        <w:div w:id="1006395466">
          <w:marLeft w:val="547"/>
          <w:marRight w:val="0"/>
          <w:marTop w:val="154"/>
          <w:marBottom w:val="0"/>
          <w:divBdr>
            <w:top w:val="none" w:sz="0" w:space="0" w:color="auto"/>
            <w:left w:val="none" w:sz="0" w:space="0" w:color="auto"/>
            <w:bottom w:val="none" w:sz="0" w:space="0" w:color="auto"/>
            <w:right w:val="none" w:sz="0" w:space="0" w:color="auto"/>
          </w:divBdr>
        </w:div>
        <w:div w:id="1534726576">
          <w:marLeft w:val="1166"/>
          <w:marRight w:val="0"/>
          <w:marTop w:val="96"/>
          <w:marBottom w:val="0"/>
          <w:divBdr>
            <w:top w:val="none" w:sz="0" w:space="0" w:color="auto"/>
            <w:left w:val="none" w:sz="0" w:space="0" w:color="auto"/>
            <w:bottom w:val="none" w:sz="0" w:space="0" w:color="auto"/>
            <w:right w:val="none" w:sz="0" w:space="0" w:color="auto"/>
          </w:divBdr>
        </w:div>
        <w:div w:id="2068214594">
          <w:marLeft w:val="1166"/>
          <w:marRight w:val="0"/>
          <w:marTop w:val="96"/>
          <w:marBottom w:val="0"/>
          <w:divBdr>
            <w:top w:val="none" w:sz="0" w:space="0" w:color="auto"/>
            <w:left w:val="none" w:sz="0" w:space="0" w:color="auto"/>
            <w:bottom w:val="none" w:sz="0" w:space="0" w:color="auto"/>
            <w:right w:val="none" w:sz="0" w:space="0" w:color="auto"/>
          </w:divBdr>
        </w:div>
        <w:div w:id="2085645221">
          <w:marLeft w:val="1166"/>
          <w:marRight w:val="0"/>
          <w:marTop w:val="96"/>
          <w:marBottom w:val="0"/>
          <w:divBdr>
            <w:top w:val="none" w:sz="0" w:space="0" w:color="auto"/>
            <w:left w:val="none" w:sz="0" w:space="0" w:color="auto"/>
            <w:bottom w:val="none" w:sz="0" w:space="0" w:color="auto"/>
            <w:right w:val="none" w:sz="0" w:space="0" w:color="auto"/>
          </w:divBdr>
        </w:div>
      </w:divsChild>
    </w:div>
    <w:div w:id="1393504347">
      <w:bodyDiv w:val="1"/>
      <w:marLeft w:val="0"/>
      <w:marRight w:val="0"/>
      <w:marTop w:val="0"/>
      <w:marBottom w:val="0"/>
      <w:divBdr>
        <w:top w:val="none" w:sz="0" w:space="0" w:color="auto"/>
        <w:left w:val="none" w:sz="0" w:space="0" w:color="auto"/>
        <w:bottom w:val="none" w:sz="0" w:space="0" w:color="auto"/>
        <w:right w:val="none" w:sz="0" w:space="0" w:color="auto"/>
      </w:divBdr>
    </w:div>
    <w:div w:id="1393961585">
      <w:bodyDiv w:val="1"/>
      <w:marLeft w:val="0"/>
      <w:marRight w:val="0"/>
      <w:marTop w:val="0"/>
      <w:marBottom w:val="0"/>
      <w:divBdr>
        <w:top w:val="none" w:sz="0" w:space="0" w:color="auto"/>
        <w:left w:val="none" w:sz="0" w:space="0" w:color="auto"/>
        <w:bottom w:val="none" w:sz="0" w:space="0" w:color="auto"/>
        <w:right w:val="none" w:sz="0" w:space="0" w:color="auto"/>
      </w:divBdr>
    </w:div>
    <w:div w:id="1394112354">
      <w:bodyDiv w:val="1"/>
      <w:marLeft w:val="0"/>
      <w:marRight w:val="0"/>
      <w:marTop w:val="0"/>
      <w:marBottom w:val="0"/>
      <w:divBdr>
        <w:top w:val="none" w:sz="0" w:space="0" w:color="auto"/>
        <w:left w:val="none" w:sz="0" w:space="0" w:color="auto"/>
        <w:bottom w:val="none" w:sz="0" w:space="0" w:color="auto"/>
        <w:right w:val="none" w:sz="0" w:space="0" w:color="auto"/>
      </w:divBdr>
    </w:div>
    <w:div w:id="1394113130">
      <w:bodyDiv w:val="1"/>
      <w:marLeft w:val="0"/>
      <w:marRight w:val="0"/>
      <w:marTop w:val="0"/>
      <w:marBottom w:val="0"/>
      <w:divBdr>
        <w:top w:val="none" w:sz="0" w:space="0" w:color="auto"/>
        <w:left w:val="none" w:sz="0" w:space="0" w:color="auto"/>
        <w:bottom w:val="none" w:sz="0" w:space="0" w:color="auto"/>
        <w:right w:val="none" w:sz="0" w:space="0" w:color="auto"/>
      </w:divBdr>
    </w:div>
    <w:div w:id="1394232599">
      <w:bodyDiv w:val="1"/>
      <w:marLeft w:val="0"/>
      <w:marRight w:val="0"/>
      <w:marTop w:val="0"/>
      <w:marBottom w:val="0"/>
      <w:divBdr>
        <w:top w:val="none" w:sz="0" w:space="0" w:color="auto"/>
        <w:left w:val="none" w:sz="0" w:space="0" w:color="auto"/>
        <w:bottom w:val="none" w:sz="0" w:space="0" w:color="auto"/>
        <w:right w:val="none" w:sz="0" w:space="0" w:color="auto"/>
      </w:divBdr>
    </w:div>
    <w:div w:id="1395083894">
      <w:bodyDiv w:val="1"/>
      <w:marLeft w:val="0"/>
      <w:marRight w:val="0"/>
      <w:marTop w:val="0"/>
      <w:marBottom w:val="0"/>
      <w:divBdr>
        <w:top w:val="none" w:sz="0" w:space="0" w:color="auto"/>
        <w:left w:val="none" w:sz="0" w:space="0" w:color="auto"/>
        <w:bottom w:val="none" w:sz="0" w:space="0" w:color="auto"/>
        <w:right w:val="none" w:sz="0" w:space="0" w:color="auto"/>
      </w:divBdr>
      <w:divsChild>
        <w:div w:id="54469630">
          <w:marLeft w:val="1166"/>
          <w:marRight w:val="0"/>
          <w:marTop w:val="96"/>
          <w:marBottom w:val="0"/>
          <w:divBdr>
            <w:top w:val="none" w:sz="0" w:space="0" w:color="auto"/>
            <w:left w:val="none" w:sz="0" w:space="0" w:color="auto"/>
            <w:bottom w:val="none" w:sz="0" w:space="0" w:color="auto"/>
            <w:right w:val="none" w:sz="0" w:space="0" w:color="auto"/>
          </w:divBdr>
        </w:div>
        <w:div w:id="97257605">
          <w:marLeft w:val="1800"/>
          <w:marRight w:val="0"/>
          <w:marTop w:val="77"/>
          <w:marBottom w:val="0"/>
          <w:divBdr>
            <w:top w:val="none" w:sz="0" w:space="0" w:color="auto"/>
            <w:left w:val="none" w:sz="0" w:space="0" w:color="auto"/>
            <w:bottom w:val="none" w:sz="0" w:space="0" w:color="auto"/>
            <w:right w:val="none" w:sz="0" w:space="0" w:color="auto"/>
          </w:divBdr>
        </w:div>
        <w:div w:id="518785849">
          <w:marLeft w:val="1800"/>
          <w:marRight w:val="0"/>
          <w:marTop w:val="77"/>
          <w:marBottom w:val="0"/>
          <w:divBdr>
            <w:top w:val="none" w:sz="0" w:space="0" w:color="auto"/>
            <w:left w:val="none" w:sz="0" w:space="0" w:color="auto"/>
            <w:bottom w:val="none" w:sz="0" w:space="0" w:color="auto"/>
            <w:right w:val="none" w:sz="0" w:space="0" w:color="auto"/>
          </w:divBdr>
        </w:div>
        <w:div w:id="521745023">
          <w:marLeft w:val="2520"/>
          <w:marRight w:val="0"/>
          <w:marTop w:val="67"/>
          <w:marBottom w:val="0"/>
          <w:divBdr>
            <w:top w:val="none" w:sz="0" w:space="0" w:color="auto"/>
            <w:left w:val="none" w:sz="0" w:space="0" w:color="auto"/>
            <w:bottom w:val="none" w:sz="0" w:space="0" w:color="auto"/>
            <w:right w:val="none" w:sz="0" w:space="0" w:color="auto"/>
          </w:divBdr>
        </w:div>
        <w:div w:id="563684494">
          <w:marLeft w:val="547"/>
          <w:marRight w:val="0"/>
          <w:marTop w:val="115"/>
          <w:marBottom w:val="0"/>
          <w:divBdr>
            <w:top w:val="none" w:sz="0" w:space="0" w:color="auto"/>
            <w:left w:val="none" w:sz="0" w:space="0" w:color="auto"/>
            <w:bottom w:val="none" w:sz="0" w:space="0" w:color="auto"/>
            <w:right w:val="none" w:sz="0" w:space="0" w:color="auto"/>
          </w:divBdr>
        </w:div>
        <w:div w:id="686057861">
          <w:marLeft w:val="2520"/>
          <w:marRight w:val="0"/>
          <w:marTop w:val="67"/>
          <w:marBottom w:val="0"/>
          <w:divBdr>
            <w:top w:val="none" w:sz="0" w:space="0" w:color="auto"/>
            <w:left w:val="none" w:sz="0" w:space="0" w:color="auto"/>
            <w:bottom w:val="none" w:sz="0" w:space="0" w:color="auto"/>
            <w:right w:val="none" w:sz="0" w:space="0" w:color="auto"/>
          </w:divBdr>
        </w:div>
        <w:div w:id="724722335">
          <w:marLeft w:val="1800"/>
          <w:marRight w:val="0"/>
          <w:marTop w:val="77"/>
          <w:marBottom w:val="0"/>
          <w:divBdr>
            <w:top w:val="none" w:sz="0" w:space="0" w:color="auto"/>
            <w:left w:val="none" w:sz="0" w:space="0" w:color="auto"/>
            <w:bottom w:val="none" w:sz="0" w:space="0" w:color="auto"/>
            <w:right w:val="none" w:sz="0" w:space="0" w:color="auto"/>
          </w:divBdr>
        </w:div>
        <w:div w:id="832531787">
          <w:marLeft w:val="1166"/>
          <w:marRight w:val="0"/>
          <w:marTop w:val="96"/>
          <w:marBottom w:val="0"/>
          <w:divBdr>
            <w:top w:val="none" w:sz="0" w:space="0" w:color="auto"/>
            <w:left w:val="none" w:sz="0" w:space="0" w:color="auto"/>
            <w:bottom w:val="none" w:sz="0" w:space="0" w:color="auto"/>
            <w:right w:val="none" w:sz="0" w:space="0" w:color="auto"/>
          </w:divBdr>
        </w:div>
        <w:div w:id="884564412">
          <w:marLeft w:val="1166"/>
          <w:marRight w:val="0"/>
          <w:marTop w:val="96"/>
          <w:marBottom w:val="0"/>
          <w:divBdr>
            <w:top w:val="none" w:sz="0" w:space="0" w:color="auto"/>
            <w:left w:val="none" w:sz="0" w:space="0" w:color="auto"/>
            <w:bottom w:val="none" w:sz="0" w:space="0" w:color="auto"/>
            <w:right w:val="none" w:sz="0" w:space="0" w:color="auto"/>
          </w:divBdr>
        </w:div>
        <w:div w:id="1571308594">
          <w:marLeft w:val="1800"/>
          <w:marRight w:val="0"/>
          <w:marTop w:val="77"/>
          <w:marBottom w:val="0"/>
          <w:divBdr>
            <w:top w:val="none" w:sz="0" w:space="0" w:color="auto"/>
            <w:left w:val="none" w:sz="0" w:space="0" w:color="auto"/>
            <w:bottom w:val="none" w:sz="0" w:space="0" w:color="auto"/>
            <w:right w:val="none" w:sz="0" w:space="0" w:color="auto"/>
          </w:divBdr>
        </w:div>
        <w:div w:id="1889952522">
          <w:marLeft w:val="547"/>
          <w:marRight w:val="0"/>
          <w:marTop w:val="115"/>
          <w:marBottom w:val="0"/>
          <w:divBdr>
            <w:top w:val="none" w:sz="0" w:space="0" w:color="auto"/>
            <w:left w:val="none" w:sz="0" w:space="0" w:color="auto"/>
            <w:bottom w:val="none" w:sz="0" w:space="0" w:color="auto"/>
            <w:right w:val="none" w:sz="0" w:space="0" w:color="auto"/>
          </w:divBdr>
        </w:div>
      </w:divsChild>
    </w:div>
    <w:div w:id="1395398055">
      <w:bodyDiv w:val="1"/>
      <w:marLeft w:val="0"/>
      <w:marRight w:val="0"/>
      <w:marTop w:val="0"/>
      <w:marBottom w:val="0"/>
      <w:divBdr>
        <w:top w:val="none" w:sz="0" w:space="0" w:color="auto"/>
        <w:left w:val="none" w:sz="0" w:space="0" w:color="auto"/>
        <w:bottom w:val="none" w:sz="0" w:space="0" w:color="auto"/>
        <w:right w:val="none" w:sz="0" w:space="0" w:color="auto"/>
      </w:divBdr>
    </w:div>
    <w:div w:id="1395817858">
      <w:bodyDiv w:val="1"/>
      <w:marLeft w:val="0"/>
      <w:marRight w:val="0"/>
      <w:marTop w:val="0"/>
      <w:marBottom w:val="0"/>
      <w:divBdr>
        <w:top w:val="none" w:sz="0" w:space="0" w:color="auto"/>
        <w:left w:val="none" w:sz="0" w:space="0" w:color="auto"/>
        <w:bottom w:val="none" w:sz="0" w:space="0" w:color="auto"/>
        <w:right w:val="none" w:sz="0" w:space="0" w:color="auto"/>
      </w:divBdr>
    </w:div>
    <w:div w:id="1396858199">
      <w:bodyDiv w:val="1"/>
      <w:marLeft w:val="0"/>
      <w:marRight w:val="0"/>
      <w:marTop w:val="0"/>
      <w:marBottom w:val="0"/>
      <w:divBdr>
        <w:top w:val="none" w:sz="0" w:space="0" w:color="auto"/>
        <w:left w:val="none" w:sz="0" w:space="0" w:color="auto"/>
        <w:bottom w:val="none" w:sz="0" w:space="0" w:color="auto"/>
        <w:right w:val="none" w:sz="0" w:space="0" w:color="auto"/>
      </w:divBdr>
    </w:div>
    <w:div w:id="1396976961">
      <w:bodyDiv w:val="1"/>
      <w:marLeft w:val="0"/>
      <w:marRight w:val="0"/>
      <w:marTop w:val="0"/>
      <w:marBottom w:val="0"/>
      <w:divBdr>
        <w:top w:val="none" w:sz="0" w:space="0" w:color="auto"/>
        <w:left w:val="none" w:sz="0" w:space="0" w:color="auto"/>
        <w:bottom w:val="none" w:sz="0" w:space="0" w:color="auto"/>
        <w:right w:val="none" w:sz="0" w:space="0" w:color="auto"/>
      </w:divBdr>
    </w:div>
    <w:div w:id="1397166900">
      <w:bodyDiv w:val="1"/>
      <w:marLeft w:val="0"/>
      <w:marRight w:val="0"/>
      <w:marTop w:val="0"/>
      <w:marBottom w:val="0"/>
      <w:divBdr>
        <w:top w:val="none" w:sz="0" w:space="0" w:color="auto"/>
        <w:left w:val="none" w:sz="0" w:space="0" w:color="auto"/>
        <w:bottom w:val="none" w:sz="0" w:space="0" w:color="auto"/>
        <w:right w:val="none" w:sz="0" w:space="0" w:color="auto"/>
      </w:divBdr>
    </w:div>
    <w:div w:id="1397629127">
      <w:bodyDiv w:val="1"/>
      <w:marLeft w:val="0"/>
      <w:marRight w:val="0"/>
      <w:marTop w:val="0"/>
      <w:marBottom w:val="0"/>
      <w:divBdr>
        <w:top w:val="none" w:sz="0" w:space="0" w:color="auto"/>
        <w:left w:val="none" w:sz="0" w:space="0" w:color="auto"/>
        <w:bottom w:val="none" w:sz="0" w:space="0" w:color="auto"/>
        <w:right w:val="none" w:sz="0" w:space="0" w:color="auto"/>
      </w:divBdr>
      <w:divsChild>
        <w:div w:id="1855268292">
          <w:marLeft w:val="0"/>
          <w:marRight w:val="0"/>
          <w:marTop w:val="0"/>
          <w:marBottom w:val="0"/>
          <w:divBdr>
            <w:top w:val="none" w:sz="0" w:space="0" w:color="auto"/>
            <w:left w:val="none" w:sz="0" w:space="0" w:color="auto"/>
            <w:bottom w:val="none" w:sz="0" w:space="0" w:color="auto"/>
            <w:right w:val="none" w:sz="0" w:space="0" w:color="auto"/>
          </w:divBdr>
        </w:div>
      </w:divsChild>
    </w:div>
    <w:div w:id="1398285286">
      <w:bodyDiv w:val="1"/>
      <w:marLeft w:val="0"/>
      <w:marRight w:val="0"/>
      <w:marTop w:val="0"/>
      <w:marBottom w:val="0"/>
      <w:divBdr>
        <w:top w:val="none" w:sz="0" w:space="0" w:color="auto"/>
        <w:left w:val="none" w:sz="0" w:space="0" w:color="auto"/>
        <w:bottom w:val="none" w:sz="0" w:space="0" w:color="auto"/>
        <w:right w:val="none" w:sz="0" w:space="0" w:color="auto"/>
      </w:divBdr>
    </w:div>
    <w:div w:id="1398627989">
      <w:bodyDiv w:val="1"/>
      <w:marLeft w:val="0"/>
      <w:marRight w:val="0"/>
      <w:marTop w:val="0"/>
      <w:marBottom w:val="0"/>
      <w:divBdr>
        <w:top w:val="none" w:sz="0" w:space="0" w:color="auto"/>
        <w:left w:val="none" w:sz="0" w:space="0" w:color="auto"/>
        <w:bottom w:val="none" w:sz="0" w:space="0" w:color="auto"/>
        <w:right w:val="none" w:sz="0" w:space="0" w:color="auto"/>
      </w:divBdr>
    </w:div>
    <w:div w:id="1399858746">
      <w:bodyDiv w:val="1"/>
      <w:marLeft w:val="0"/>
      <w:marRight w:val="0"/>
      <w:marTop w:val="0"/>
      <w:marBottom w:val="0"/>
      <w:divBdr>
        <w:top w:val="none" w:sz="0" w:space="0" w:color="auto"/>
        <w:left w:val="none" w:sz="0" w:space="0" w:color="auto"/>
        <w:bottom w:val="none" w:sz="0" w:space="0" w:color="auto"/>
        <w:right w:val="none" w:sz="0" w:space="0" w:color="auto"/>
      </w:divBdr>
    </w:div>
    <w:div w:id="1400981799">
      <w:bodyDiv w:val="1"/>
      <w:marLeft w:val="0"/>
      <w:marRight w:val="0"/>
      <w:marTop w:val="0"/>
      <w:marBottom w:val="0"/>
      <w:divBdr>
        <w:top w:val="none" w:sz="0" w:space="0" w:color="auto"/>
        <w:left w:val="none" w:sz="0" w:space="0" w:color="auto"/>
        <w:bottom w:val="none" w:sz="0" w:space="0" w:color="auto"/>
        <w:right w:val="none" w:sz="0" w:space="0" w:color="auto"/>
      </w:divBdr>
    </w:div>
    <w:div w:id="1401244040">
      <w:bodyDiv w:val="1"/>
      <w:marLeft w:val="0"/>
      <w:marRight w:val="0"/>
      <w:marTop w:val="0"/>
      <w:marBottom w:val="0"/>
      <w:divBdr>
        <w:top w:val="none" w:sz="0" w:space="0" w:color="auto"/>
        <w:left w:val="none" w:sz="0" w:space="0" w:color="auto"/>
        <w:bottom w:val="none" w:sz="0" w:space="0" w:color="auto"/>
        <w:right w:val="none" w:sz="0" w:space="0" w:color="auto"/>
      </w:divBdr>
    </w:div>
    <w:div w:id="1401949043">
      <w:bodyDiv w:val="1"/>
      <w:marLeft w:val="0"/>
      <w:marRight w:val="0"/>
      <w:marTop w:val="0"/>
      <w:marBottom w:val="0"/>
      <w:divBdr>
        <w:top w:val="none" w:sz="0" w:space="0" w:color="auto"/>
        <w:left w:val="none" w:sz="0" w:space="0" w:color="auto"/>
        <w:bottom w:val="none" w:sz="0" w:space="0" w:color="auto"/>
        <w:right w:val="none" w:sz="0" w:space="0" w:color="auto"/>
      </w:divBdr>
    </w:div>
    <w:div w:id="1402024671">
      <w:bodyDiv w:val="1"/>
      <w:marLeft w:val="0"/>
      <w:marRight w:val="0"/>
      <w:marTop w:val="0"/>
      <w:marBottom w:val="0"/>
      <w:divBdr>
        <w:top w:val="none" w:sz="0" w:space="0" w:color="auto"/>
        <w:left w:val="none" w:sz="0" w:space="0" w:color="auto"/>
        <w:bottom w:val="none" w:sz="0" w:space="0" w:color="auto"/>
        <w:right w:val="none" w:sz="0" w:space="0" w:color="auto"/>
      </w:divBdr>
    </w:div>
    <w:div w:id="1402605684">
      <w:bodyDiv w:val="1"/>
      <w:marLeft w:val="0"/>
      <w:marRight w:val="0"/>
      <w:marTop w:val="0"/>
      <w:marBottom w:val="0"/>
      <w:divBdr>
        <w:top w:val="none" w:sz="0" w:space="0" w:color="auto"/>
        <w:left w:val="none" w:sz="0" w:space="0" w:color="auto"/>
        <w:bottom w:val="none" w:sz="0" w:space="0" w:color="auto"/>
        <w:right w:val="none" w:sz="0" w:space="0" w:color="auto"/>
      </w:divBdr>
    </w:div>
    <w:div w:id="1402681010">
      <w:bodyDiv w:val="1"/>
      <w:marLeft w:val="0"/>
      <w:marRight w:val="0"/>
      <w:marTop w:val="0"/>
      <w:marBottom w:val="0"/>
      <w:divBdr>
        <w:top w:val="none" w:sz="0" w:space="0" w:color="auto"/>
        <w:left w:val="none" w:sz="0" w:space="0" w:color="auto"/>
        <w:bottom w:val="none" w:sz="0" w:space="0" w:color="auto"/>
        <w:right w:val="none" w:sz="0" w:space="0" w:color="auto"/>
      </w:divBdr>
      <w:divsChild>
        <w:div w:id="223950549">
          <w:marLeft w:val="1166"/>
          <w:marRight w:val="0"/>
          <w:marTop w:val="115"/>
          <w:marBottom w:val="120"/>
          <w:divBdr>
            <w:top w:val="none" w:sz="0" w:space="0" w:color="auto"/>
            <w:left w:val="none" w:sz="0" w:space="0" w:color="auto"/>
            <w:bottom w:val="none" w:sz="0" w:space="0" w:color="auto"/>
            <w:right w:val="none" w:sz="0" w:space="0" w:color="auto"/>
          </w:divBdr>
        </w:div>
        <w:div w:id="791245525">
          <w:marLeft w:val="547"/>
          <w:marRight w:val="0"/>
          <w:marTop w:val="134"/>
          <w:marBottom w:val="120"/>
          <w:divBdr>
            <w:top w:val="none" w:sz="0" w:space="0" w:color="auto"/>
            <w:left w:val="none" w:sz="0" w:space="0" w:color="auto"/>
            <w:bottom w:val="none" w:sz="0" w:space="0" w:color="auto"/>
            <w:right w:val="none" w:sz="0" w:space="0" w:color="auto"/>
          </w:divBdr>
        </w:div>
        <w:div w:id="874469214">
          <w:marLeft w:val="1166"/>
          <w:marRight w:val="0"/>
          <w:marTop w:val="115"/>
          <w:marBottom w:val="120"/>
          <w:divBdr>
            <w:top w:val="none" w:sz="0" w:space="0" w:color="auto"/>
            <w:left w:val="none" w:sz="0" w:space="0" w:color="auto"/>
            <w:bottom w:val="none" w:sz="0" w:space="0" w:color="auto"/>
            <w:right w:val="none" w:sz="0" w:space="0" w:color="auto"/>
          </w:divBdr>
        </w:div>
      </w:divsChild>
    </w:div>
    <w:div w:id="1403526479">
      <w:bodyDiv w:val="1"/>
      <w:marLeft w:val="0"/>
      <w:marRight w:val="0"/>
      <w:marTop w:val="0"/>
      <w:marBottom w:val="0"/>
      <w:divBdr>
        <w:top w:val="none" w:sz="0" w:space="0" w:color="auto"/>
        <w:left w:val="none" w:sz="0" w:space="0" w:color="auto"/>
        <w:bottom w:val="none" w:sz="0" w:space="0" w:color="auto"/>
        <w:right w:val="none" w:sz="0" w:space="0" w:color="auto"/>
      </w:divBdr>
    </w:div>
    <w:div w:id="1404063538">
      <w:bodyDiv w:val="1"/>
      <w:marLeft w:val="0"/>
      <w:marRight w:val="0"/>
      <w:marTop w:val="0"/>
      <w:marBottom w:val="0"/>
      <w:divBdr>
        <w:top w:val="none" w:sz="0" w:space="0" w:color="auto"/>
        <w:left w:val="none" w:sz="0" w:space="0" w:color="auto"/>
        <w:bottom w:val="none" w:sz="0" w:space="0" w:color="auto"/>
        <w:right w:val="none" w:sz="0" w:space="0" w:color="auto"/>
      </w:divBdr>
      <w:divsChild>
        <w:div w:id="834221098">
          <w:marLeft w:val="1800"/>
          <w:marRight w:val="0"/>
          <w:marTop w:val="91"/>
          <w:marBottom w:val="0"/>
          <w:divBdr>
            <w:top w:val="none" w:sz="0" w:space="0" w:color="auto"/>
            <w:left w:val="none" w:sz="0" w:space="0" w:color="auto"/>
            <w:bottom w:val="none" w:sz="0" w:space="0" w:color="auto"/>
            <w:right w:val="none" w:sz="0" w:space="0" w:color="auto"/>
          </w:divBdr>
        </w:div>
        <w:div w:id="926226953">
          <w:marLeft w:val="1166"/>
          <w:marRight w:val="0"/>
          <w:marTop w:val="106"/>
          <w:marBottom w:val="0"/>
          <w:divBdr>
            <w:top w:val="none" w:sz="0" w:space="0" w:color="auto"/>
            <w:left w:val="none" w:sz="0" w:space="0" w:color="auto"/>
            <w:bottom w:val="none" w:sz="0" w:space="0" w:color="auto"/>
            <w:right w:val="none" w:sz="0" w:space="0" w:color="auto"/>
          </w:divBdr>
        </w:div>
        <w:div w:id="1019090094">
          <w:marLeft w:val="1166"/>
          <w:marRight w:val="0"/>
          <w:marTop w:val="106"/>
          <w:marBottom w:val="0"/>
          <w:divBdr>
            <w:top w:val="none" w:sz="0" w:space="0" w:color="auto"/>
            <w:left w:val="none" w:sz="0" w:space="0" w:color="auto"/>
            <w:bottom w:val="none" w:sz="0" w:space="0" w:color="auto"/>
            <w:right w:val="none" w:sz="0" w:space="0" w:color="auto"/>
          </w:divBdr>
        </w:div>
        <w:div w:id="1245257385">
          <w:marLeft w:val="1800"/>
          <w:marRight w:val="0"/>
          <w:marTop w:val="77"/>
          <w:marBottom w:val="0"/>
          <w:divBdr>
            <w:top w:val="none" w:sz="0" w:space="0" w:color="auto"/>
            <w:left w:val="none" w:sz="0" w:space="0" w:color="auto"/>
            <w:bottom w:val="none" w:sz="0" w:space="0" w:color="auto"/>
            <w:right w:val="none" w:sz="0" w:space="0" w:color="auto"/>
          </w:divBdr>
        </w:div>
        <w:div w:id="1460033481">
          <w:marLeft w:val="1166"/>
          <w:marRight w:val="0"/>
          <w:marTop w:val="106"/>
          <w:marBottom w:val="0"/>
          <w:divBdr>
            <w:top w:val="none" w:sz="0" w:space="0" w:color="auto"/>
            <w:left w:val="none" w:sz="0" w:space="0" w:color="auto"/>
            <w:bottom w:val="none" w:sz="0" w:space="0" w:color="auto"/>
            <w:right w:val="none" w:sz="0" w:space="0" w:color="auto"/>
          </w:divBdr>
        </w:div>
        <w:div w:id="1740057849">
          <w:marLeft w:val="1800"/>
          <w:marRight w:val="0"/>
          <w:marTop w:val="91"/>
          <w:marBottom w:val="0"/>
          <w:divBdr>
            <w:top w:val="none" w:sz="0" w:space="0" w:color="auto"/>
            <w:left w:val="none" w:sz="0" w:space="0" w:color="auto"/>
            <w:bottom w:val="none" w:sz="0" w:space="0" w:color="auto"/>
            <w:right w:val="none" w:sz="0" w:space="0" w:color="auto"/>
          </w:divBdr>
        </w:div>
        <w:div w:id="1910336748">
          <w:marLeft w:val="1800"/>
          <w:marRight w:val="0"/>
          <w:marTop w:val="91"/>
          <w:marBottom w:val="0"/>
          <w:divBdr>
            <w:top w:val="none" w:sz="0" w:space="0" w:color="auto"/>
            <w:left w:val="none" w:sz="0" w:space="0" w:color="auto"/>
            <w:bottom w:val="none" w:sz="0" w:space="0" w:color="auto"/>
            <w:right w:val="none" w:sz="0" w:space="0" w:color="auto"/>
          </w:divBdr>
        </w:div>
        <w:div w:id="1995210616">
          <w:marLeft w:val="547"/>
          <w:marRight w:val="0"/>
          <w:marTop w:val="125"/>
          <w:marBottom w:val="0"/>
          <w:divBdr>
            <w:top w:val="none" w:sz="0" w:space="0" w:color="auto"/>
            <w:left w:val="none" w:sz="0" w:space="0" w:color="auto"/>
            <w:bottom w:val="none" w:sz="0" w:space="0" w:color="auto"/>
            <w:right w:val="none" w:sz="0" w:space="0" w:color="auto"/>
          </w:divBdr>
        </w:div>
      </w:divsChild>
    </w:div>
    <w:div w:id="1404833481">
      <w:bodyDiv w:val="1"/>
      <w:marLeft w:val="0"/>
      <w:marRight w:val="0"/>
      <w:marTop w:val="0"/>
      <w:marBottom w:val="0"/>
      <w:divBdr>
        <w:top w:val="none" w:sz="0" w:space="0" w:color="auto"/>
        <w:left w:val="none" w:sz="0" w:space="0" w:color="auto"/>
        <w:bottom w:val="none" w:sz="0" w:space="0" w:color="auto"/>
        <w:right w:val="none" w:sz="0" w:space="0" w:color="auto"/>
      </w:divBdr>
    </w:div>
    <w:div w:id="1405030792">
      <w:bodyDiv w:val="1"/>
      <w:marLeft w:val="0"/>
      <w:marRight w:val="0"/>
      <w:marTop w:val="0"/>
      <w:marBottom w:val="0"/>
      <w:divBdr>
        <w:top w:val="none" w:sz="0" w:space="0" w:color="auto"/>
        <w:left w:val="none" w:sz="0" w:space="0" w:color="auto"/>
        <w:bottom w:val="none" w:sz="0" w:space="0" w:color="auto"/>
        <w:right w:val="none" w:sz="0" w:space="0" w:color="auto"/>
      </w:divBdr>
    </w:div>
    <w:div w:id="1405419759">
      <w:bodyDiv w:val="1"/>
      <w:marLeft w:val="0"/>
      <w:marRight w:val="0"/>
      <w:marTop w:val="0"/>
      <w:marBottom w:val="0"/>
      <w:divBdr>
        <w:top w:val="none" w:sz="0" w:space="0" w:color="auto"/>
        <w:left w:val="none" w:sz="0" w:space="0" w:color="auto"/>
        <w:bottom w:val="none" w:sz="0" w:space="0" w:color="auto"/>
        <w:right w:val="none" w:sz="0" w:space="0" w:color="auto"/>
      </w:divBdr>
    </w:div>
    <w:div w:id="1405444452">
      <w:bodyDiv w:val="1"/>
      <w:marLeft w:val="0"/>
      <w:marRight w:val="0"/>
      <w:marTop w:val="0"/>
      <w:marBottom w:val="0"/>
      <w:divBdr>
        <w:top w:val="none" w:sz="0" w:space="0" w:color="auto"/>
        <w:left w:val="none" w:sz="0" w:space="0" w:color="auto"/>
        <w:bottom w:val="none" w:sz="0" w:space="0" w:color="auto"/>
        <w:right w:val="none" w:sz="0" w:space="0" w:color="auto"/>
      </w:divBdr>
    </w:div>
    <w:div w:id="1405686424">
      <w:bodyDiv w:val="1"/>
      <w:marLeft w:val="0"/>
      <w:marRight w:val="0"/>
      <w:marTop w:val="0"/>
      <w:marBottom w:val="0"/>
      <w:divBdr>
        <w:top w:val="none" w:sz="0" w:space="0" w:color="auto"/>
        <w:left w:val="none" w:sz="0" w:space="0" w:color="auto"/>
        <w:bottom w:val="none" w:sz="0" w:space="0" w:color="auto"/>
        <w:right w:val="none" w:sz="0" w:space="0" w:color="auto"/>
      </w:divBdr>
    </w:div>
    <w:div w:id="1406804321">
      <w:bodyDiv w:val="1"/>
      <w:marLeft w:val="0"/>
      <w:marRight w:val="0"/>
      <w:marTop w:val="0"/>
      <w:marBottom w:val="0"/>
      <w:divBdr>
        <w:top w:val="none" w:sz="0" w:space="0" w:color="auto"/>
        <w:left w:val="none" w:sz="0" w:space="0" w:color="auto"/>
        <w:bottom w:val="none" w:sz="0" w:space="0" w:color="auto"/>
        <w:right w:val="none" w:sz="0" w:space="0" w:color="auto"/>
      </w:divBdr>
    </w:div>
    <w:div w:id="1406807212">
      <w:bodyDiv w:val="1"/>
      <w:marLeft w:val="0"/>
      <w:marRight w:val="0"/>
      <w:marTop w:val="0"/>
      <w:marBottom w:val="0"/>
      <w:divBdr>
        <w:top w:val="none" w:sz="0" w:space="0" w:color="auto"/>
        <w:left w:val="none" w:sz="0" w:space="0" w:color="auto"/>
        <w:bottom w:val="none" w:sz="0" w:space="0" w:color="auto"/>
        <w:right w:val="none" w:sz="0" w:space="0" w:color="auto"/>
      </w:divBdr>
      <w:divsChild>
        <w:div w:id="717513086">
          <w:marLeft w:val="1080"/>
          <w:marRight w:val="0"/>
          <w:marTop w:val="100"/>
          <w:marBottom w:val="0"/>
          <w:divBdr>
            <w:top w:val="none" w:sz="0" w:space="0" w:color="auto"/>
            <w:left w:val="none" w:sz="0" w:space="0" w:color="auto"/>
            <w:bottom w:val="none" w:sz="0" w:space="0" w:color="auto"/>
            <w:right w:val="none" w:sz="0" w:space="0" w:color="auto"/>
          </w:divBdr>
        </w:div>
        <w:div w:id="869146571">
          <w:marLeft w:val="1080"/>
          <w:marRight w:val="0"/>
          <w:marTop w:val="100"/>
          <w:marBottom w:val="0"/>
          <w:divBdr>
            <w:top w:val="none" w:sz="0" w:space="0" w:color="auto"/>
            <w:left w:val="none" w:sz="0" w:space="0" w:color="auto"/>
            <w:bottom w:val="none" w:sz="0" w:space="0" w:color="auto"/>
            <w:right w:val="none" w:sz="0" w:space="0" w:color="auto"/>
          </w:divBdr>
        </w:div>
        <w:div w:id="1248730432">
          <w:marLeft w:val="1080"/>
          <w:marRight w:val="0"/>
          <w:marTop w:val="100"/>
          <w:marBottom w:val="0"/>
          <w:divBdr>
            <w:top w:val="none" w:sz="0" w:space="0" w:color="auto"/>
            <w:left w:val="none" w:sz="0" w:space="0" w:color="auto"/>
            <w:bottom w:val="none" w:sz="0" w:space="0" w:color="auto"/>
            <w:right w:val="none" w:sz="0" w:space="0" w:color="auto"/>
          </w:divBdr>
        </w:div>
        <w:div w:id="1530992346">
          <w:marLeft w:val="360"/>
          <w:marRight w:val="0"/>
          <w:marTop w:val="200"/>
          <w:marBottom w:val="0"/>
          <w:divBdr>
            <w:top w:val="none" w:sz="0" w:space="0" w:color="auto"/>
            <w:left w:val="none" w:sz="0" w:space="0" w:color="auto"/>
            <w:bottom w:val="none" w:sz="0" w:space="0" w:color="auto"/>
            <w:right w:val="none" w:sz="0" w:space="0" w:color="auto"/>
          </w:divBdr>
        </w:div>
        <w:div w:id="1985694212">
          <w:marLeft w:val="1080"/>
          <w:marRight w:val="0"/>
          <w:marTop w:val="100"/>
          <w:marBottom w:val="0"/>
          <w:divBdr>
            <w:top w:val="none" w:sz="0" w:space="0" w:color="auto"/>
            <w:left w:val="none" w:sz="0" w:space="0" w:color="auto"/>
            <w:bottom w:val="none" w:sz="0" w:space="0" w:color="auto"/>
            <w:right w:val="none" w:sz="0" w:space="0" w:color="auto"/>
          </w:divBdr>
        </w:div>
      </w:divsChild>
    </w:div>
    <w:div w:id="1408267461">
      <w:bodyDiv w:val="1"/>
      <w:marLeft w:val="0"/>
      <w:marRight w:val="0"/>
      <w:marTop w:val="0"/>
      <w:marBottom w:val="0"/>
      <w:divBdr>
        <w:top w:val="none" w:sz="0" w:space="0" w:color="auto"/>
        <w:left w:val="none" w:sz="0" w:space="0" w:color="auto"/>
        <w:bottom w:val="none" w:sz="0" w:space="0" w:color="auto"/>
        <w:right w:val="none" w:sz="0" w:space="0" w:color="auto"/>
      </w:divBdr>
      <w:divsChild>
        <w:div w:id="56512465">
          <w:marLeft w:val="1166"/>
          <w:marRight w:val="0"/>
          <w:marTop w:val="115"/>
          <w:marBottom w:val="0"/>
          <w:divBdr>
            <w:top w:val="none" w:sz="0" w:space="0" w:color="auto"/>
            <w:left w:val="none" w:sz="0" w:space="0" w:color="auto"/>
            <w:bottom w:val="none" w:sz="0" w:space="0" w:color="auto"/>
            <w:right w:val="none" w:sz="0" w:space="0" w:color="auto"/>
          </w:divBdr>
        </w:div>
        <w:div w:id="60255933">
          <w:marLeft w:val="547"/>
          <w:marRight w:val="0"/>
          <w:marTop w:val="115"/>
          <w:marBottom w:val="0"/>
          <w:divBdr>
            <w:top w:val="none" w:sz="0" w:space="0" w:color="auto"/>
            <w:left w:val="none" w:sz="0" w:space="0" w:color="auto"/>
            <w:bottom w:val="none" w:sz="0" w:space="0" w:color="auto"/>
            <w:right w:val="none" w:sz="0" w:space="0" w:color="auto"/>
          </w:divBdr>
        </w:div>
        <w:div w:id="1049458052">
          <w:marLeft w:val="1166"/>
          <w:marRight w:val="0"/>
          <w:marTop w:val="115"/>
          <w:marBottom w:val="0"/>
          <w:divBdr>
            <w:top w:val="none" w:sz="0" w:space="0" w:color="auto"/>
            <w:left w:val="none" w:sz="0" w:space="0" w:color="auto"/>
            <w:bottom w:val="none" w:sz="0" w:space="0" w:color="auto"/>
            <w:right w:val="none" w:sz="0" w:space="0" w:color="auto"/>
          </w:divBdr>
        </w:div>
        <w:div w:id="1239443072">
          <w:marLeft w:val="1800"/>
          <w:marRight w:val="0"/>
          <w:marTop w:val="96"/>
          <w:marBottom w:val="0"/>
          <w:divBdr>
            <w:top w:val="none" w:sz="0" w:space="0" w:color="auto"/>
            <w:left w:val="none" w:sz="0" w:space="0" w:color="auto"/>
            <w:bottom w:val="none" w:sz="0" w:space="0" w:color="auto"/>
            <w:right w:val="none" w:sz="0" w:space="0" w:color="auto"/>
          </w:divBdr>
        </w:div>
      </w:divsChild>
    </w:div>
    <w:div w:id="1408650482">
      <w:bodyDiv w:val="1"/>
      <w:marLeft w:val="0"/>
      <w:marRight w:val="0"/>
      <w:marTop w:val="0"/>
      <w:marBottom w:val="0"/>
      <w:divBdr>
        <w:top w:val="none" w:sz="0" w:space="0" w:color="auto"/>
        <w:left w:val="none" w:sz="0" w:space="0" w:color="auto"/>
        <w:bottom w:val="none" w:sz="0" w:space="0" w:color="auto"/>
        <w:right w:val="none" w:sz="0" w:space="0" w:color="auto"/>
      </w:divBdr>
    </w:div>
    <w:div w:id="1409691115">
      <w:bodyDiv w:val="1"/>
      <w:marLeft w:val="0"/>
      <w:marRight w:val="0"/>
      <w:marTop w:val="0"/>
      <w:marBottom w:val="0"/>
      <w:divBdr>
        <w:top w:val="none" w:sz="0" w:space="0" w:color="auto"/>
        <w:left w:val="none" w:sz="0" w:space="0" w:color="auto"/>
        <w:bottom w:val="none" w:sz="0" w:space="0" w:color="auto"/>
        <w:right w:val="none" w:sz="0" w:space="0" w:color="auto"/>
      </w:divBdr>
    </w:div>
    <w:div w:id="1409692354">
      <w:bodyDiv w:val="1"/>
      <w:marLeft w:val="0"/>
      <w:marRight w:val="0"/>
      <w:marTop w:val="0"/>
      <w:marBottom w:val="0"/>
      <w:divBdr>
        <w:top w:val="none" w:sz="0" w:space="0" w:color="auto"/>
        <w:left w:val="none" w:sz="0" w:space="0" w:color="auto"/>
        <w:bottom w:val="none" w:sz="0" w:space="0" w:color="auto"/>
        <w:right w:val="none" w:sz="0" w:space="0" w:color="auto"/>
      </w:divBdr>
      <w:divsChild>
        <w:div w:id="141895219">
          <w:marLeft w:val="547"/>
          <w:marRight w:val="0"/>
          <w:marTop w:val="134"/>
          <w:marBottom w:val="0"/>
          <w:divBdr>
            <w:top w:val="none" w:sz="0" w:space="0" w:color="auto"/>
            <w:left w:val="none" w:sz="0" w:space="0" w:color="auto"/>
            <w:bottom w:val="none" w:sz="0" w:space="0" w:color="auto"/>
            <w:right w:val="none" w:sz="0" w:space="0" w:color="auto"/>
          </w:divBdr>
        </w:div>
        <w:div w:id="658459008">
          <w:marLeft w:val="1166"/>
          <w:marRight w:val="0"/>
          <w:marTop w:val="115"/>
          <w:marBottom w:val="0"/>
          <w:divBdr>
            <w:top w:val="none" w:sz="0" w:space="0" w:color="auto"/>
            <w:left w:val="none" w:sz="0" w:space="0" w:color="auto"/>
            <w:bottom w:val="none" w:sz="0" w:space="0" w:color="auto"/>
            <w:right w:val="none" w:sz="0" w:space="0" w:color="auto"/>
          </w:divBdr>
        </w:div>
      </w:divsChild>
    </w:div>
    <w:div w:id="1410688931">
      <w:bodyDiv w:val="1"/>
      <w:marLeft w:val="0"/>
      <w:marRight w:val="0"/>
      <w:marTop w:val="0"/>
      <w:marBottom w:val="0"/>
      <w:divBdr>
        <w:top w:val="none" w:sz="0" w:space="0" w:color="auto"/>
        <w:left w:val="none" w:sz="0" w:space="0" w:color="auto"/>
        <w:bottom w:val="none" w:sz="0" w:space="0" w:color="auto"/>
        <w:right w:val="none" w:sz="0" w:space="0" w:color="auto"/>
      </w:divBdr>
      <w:divsChild>
        <w:div w:id="65491480">
          <w:marLeft w:val="1166"/>
          <w:marRight w:val="0"/>
          <w:marTop w:val="115"/>
          <w:marBottom w:val="0"/>
          <w:divBdr>
            <w:top w:val="none" w:sz="0" w:space="0" w:color="auto"/>
            <w:left w:val="none" w:sz="0" w:space="0" w:color="auto"/>
            <w:bottom w:val="none" w:sz="0" w:space="0" w:color="auto"/>
            <w:right w:val="none" w:sz="0" w:space="0" w:color="auto"/>
          </w:divBdr>
        </w:div>
        <w:div w:id="258561383">
          <w:marLeft w:val="547"/>
          <w:marRight w:val="0"/>
          <w:marTop w:val="134"/>
          <w:marBottom w:val="0"/>
          <w:divBdr>
            <w:top w:val="none" w:sz="0" w:space="0" w:color="auto"/>
            <w:left w:val="none" w:sz="0" w:space="0" w:color="auto"/>
            <w:bottom w:val="none" w:sz="0" w:space="0" w:color="auto"/>
            <w:right w:val="none" w:sz="0" w:space="0" w:color="auto"/>
          </w:divBdr>
        </w:div>
        <w:div w:id="529533221">
          <w:marLeft w:val="1166"/>
          <w:marRight w:val="0"/>
          <w:marTop w:val="115"/>
          <w:marBottom w:val="0"/>
          <w:divBdr>
            <w:top w:val="none" w:sz="0" w:space="0" w:color="auto"/>
            <w:left w:val="none" w:sz="0" w:space="0" w:color="auto"/>
            <w:bottom w:val="none" w:sz="0" w:space="0" w:color="auto"/>
            <w:right w:val="none" w:sz="0" w:space="0" w:color="auto"/>
          </w:divBdr>
        </w:div>
        <w:div w:id="562566215">
          <w:marLeft w:val="547"/>
          <w:marRight w:val="0"/>
          <w:marTop w:val="134"/>
          <w:marBottom w:val="0"/>
          <w:divBdr>
            <w:top w:val="none" w:sz="0" w:space="0" w:color="auto"/>
            <w:left w:val="none" w:sz="0" w:space="0" w:color="auto"/>
            <w:bottom w:val="none" w:sz="0" w:space="0" w:color="auto"/>
            <w:right w:val="none" w:sz="0" w:space="0" w:color="auto"/>
          </w:divBdr>
        </w:div>
        <w:div w:id="788159174">
          <w:marLeft w:val="547"/>
          <w:marRight w:val="0"/>
          <w:marTop w:val="134"/>
          <w:marBottom w:val="0"/>
          <w:divBdr>
            <w:top w:val="none" w:sz="0" w:space="0" w:color="auto"/>
            <w:left w:val="none" w:sz="0" w:space="0" w:color="auto"/>
            <w:bottom w:val="none" w:sz="0" w:space="0" w:color="auto"/>
            <w:right w:val="none" w:sz="0" w:space="0" w:color="auto"/>
          </w:divBdr>
        </w:div>
        <w:div w:id="1211840532">
          <w:marLeft w:val="1166"/>
          <w:marRight w:val="0"/>
          <w:marTop w:val="115"/>
          <w:marBottom w:val="0"/>
          <w:divBdr>
            <w:top w:val="none" w:sz="0" w:space="0" w:color="auto"/>
            <w:left w:val="none" w:sz="0" w:space="0" w:color="auto"/>
            <w:bottom w:val="none" w:sz="0" w:space="0" w:color="auto"/>
            <w:right w:val="none" w:sz="0" w:space="0" w:color="auto"/>
          </w:divBdr>
        </w:div>
        <w:div w:id="1475754431">
          <w:marLeft w:val="1166"/>
          <w:marRight w:val="0"/>
          <w:marTop w:val="115"/>
          <w:marBottom w:val="0"/>
          <w:divBdr>
            <w:top w:val="none" w:sz="0" w:space="0" w:color="auto"/>
            <w:left w:val="none" w:sz="0" w:space="0" w:color="auto"/>
            <w:bottom w:val="none" w:sz="0" w:space="0" w:color="auto"/>
            <w:right w:val="none" w:sz="0" w:space="0" w:color="auto"/>
          </w:divBdr>
        </w:div>
        <w:div w:id="1479953309">
          <w:marLeft w:val="547"/>
          <w:marRight w:val="0"/>
          <w:marTop w:val="134"/>
          <w:marBottom w:val="0"/>
          <w:divBdr>
            <w:top w:val="none" w:sz="0" w:space="0" w:color="auto"/>
            <w:left w:val="none" w:sz="0" w:space="0" w:color="auto"/>
            <w:bottom w:val="none" w:sz="0" w:space="0" w:color="auto"/>
            <w:right w:val="none" w:sz="0" w:space="0" w:color="auto"/>
          </w:divBdr>
        </w:div>
      </w:divsChild>
    </w:div>
    <w:div w:id="1410734924">
      <w:bodyDiv w:val="1"/>
      <w:marLeft w:val="0"/>
      <w:marRight w:val="0"/>
      <w:marTop w:val="0"/>
      <w:marBottom w:val="0"/>
      <w:divBdr>
        <w:top w:val="none" w:sz="0" w:space="0" w:color="auto"/>
        <w:left w:val="none" w:sz="0" w:space="0" w:color="auto"/>
        <w:bottom w:val="none" w:sz="0" w:space="0" w:color="auto"/>
        <w:right w:val="none" w:sz="0" w:space="0" w:color="auto"/>
      </w:divBdr>
    </w:div>
    <w:div w:id="1412242407">
      <w:bodyDiv w:val="1"/>
      <w:marLeft w:val="0"/>
      <w:marRight w:val="0"/>
      <w:marTop w:val="0"/>
      <w:marBottom w:val="0"/>
      <w:divBdr>
        <w:top w:val="none" w:sz="0" w:space="0" w:color="auto"/>
        <w:left w:val="none" w:sz="0" w:space="0" w:color="auto"/>
        <w:bottom w:val="none" w:sz="0" w:space="0" w:color="auto"/>
        <w:right w:val="none" w:sz="0" w:space="0" w:color="auto"/>
      </w:divBdr>
      <w:divsChild>
        <w:div w:id="186677793">
          <w:marLeft w:val="1800"/>
          <w:marRight w:val="0"/>
          <w:marTop w:val="140"/>
          <w:marBottom w:val="0"/>
          <w:divBdr>
            <w:top w:val="none" w:sz="0" w:space="0" w:color="auto"/>
            <w:left w:val="none" w:sz="0" w:space="0" w:color="auto"/>
            <w:bottom w:val="none" w:sz="0" w:space="0" w:color="auto"/>
            <w:right w:val="none" w:sz="0" w:space="0" w:color="auto"/>
          </w:divBdr>
        </w:div>
        <w:div w:id="333802355">
          <w:marLeft w:val="1800"/>
          <w:marRight w:val="0"/>
          <w:marTop w:val="140"/>
          <w:marBottom w:val="0"/>
          <w:divBdr>
            <w:top w:val="none" w:sz="0" w:space="0" w:color="auto"/>
            <w:left w:val="none" w:sz="0" w:space="0" w:color="auto"/>
            <w:bottom w:val="none" w:sz="0" w:space="0" w:color="auto"/>
            <w:right w:val="none" w:sz="0" w:space="0" w:color="auto"/>
          </w:divBdr>
        </w:div>
        <w:div w:id="576868892">
          <w:marLeft w:val="1800"/>
          <w:marRight w:val="0"/>
          <w:marTop w:val="140"/>
          <w:marBottom w:val="0"/>
          <w:divBdr>
            <w:top w:val="none" w:sz="0" w:space="0" w:color="auto"/>
            <w:left w:val="none" w:sz="0" w:space="0" w:color="auto"/>
            <w:bottom w:val="none" w:sz="0" w:space="0" w:color="auto"/>
            <w:right w:val="none" w:sz="0" w:space="0" w:color="auto"/>
          </w:divBdr>
        </w:div>
        <w:div w:id="760760271">
          <w:marLeft w:val="1166"/>
          <w:marRight w:val="0"/>
          <w:marTop w:val="140"/>
          <w:marBottom w:val="0"/>
          <w:divBdr>
            <w:top w:val="none" w:sz="0" w:space="0" w:color="auto"/>
            <w:left w:val="none" w:sz="0" w:space="0" w:color="auto"/>
            <w:bottom w:val="none" w:sz="0" w:space="0" w:color="auto"/>
            <w:right w:val="none" w:sz="0" w:space="0" w:color="auto"/>
          </w:divBdr>
        </w:div>
        <w:div w:id="859048495">
          <w:marLeft w:val="1166"/>
          <w:marRight w:val="0"/>
          <w:marTop w:val="140"/>
          <w:marBottom w:val="0"/>
          <w:divBdr>
            <w:top w:val="none" w:sz="0" w:space="0" w:color="auto"/>
            <w:left w:val="none" w:sz="0" w:space="0" w:color="auto"/>
            <w:bottom w:val="none" w:sz="0" w:space="0" w:color="auto"/>
            <w:right w:val="none" w:sz="0" w:space="0" w:color="auto"/>
          </w:divBdr>
        </w:div>
        <w:div w:id="1238051085">
          <w:marLeft w:val="1800"/>
          <w:marRight w:val="0"/>
          <w:marTop w:val="140"/>
          <w:marBottom w:val="0"/>
          <w:divBdr>
            <w:top w:val="none" w:sz="0" w:space="0" w:color="auto"/>
            <w:left w:val="none" w:sz="0" w:space="0" w:color="auto"/>
            <w:bottom w:val="none" w:sz="0" w:space="0" w:color="auto"/>
            <w:right w:val="none" w:sz="0" w:space="0" w:color="auto"/>
          </w:divBdr>
        </w:div>
        <w:div w:id="1849905050">
          <w:marLeft w:val="547"/>
          <w:marRight w:val="0"/>
          <w:marTop w:val="140"/>
          <w:marBottom w:val="0"/>
          <w:divBdr>
            <w:top w:val="none" w:sz="0" w:space="0" w:color="auto"/>
            <w:left w:val="none" w:sz="0" w:space="0" w:color="auto"/>
            <w:bottom w:val="none" w:sz="0" w:space="0" w:color="auto"/>
            <w:right w:val="none" w:sz="0" w:space="0" w:color="auto"/>
          </w:divBdr>
        </w:div>
      </w:divsChild>
    </w:div>
    <w:div w:id="1412434313">
      <w:bodyDiv w:val="1"/>
      <w:marLeft w:val="0"/>
      <w:marRight w:val="0"/>
      <w:marTop w:val="0"/>
      <w:marBottom w:val="0"/>
      <w:divBdr>
        <w:top w:val="none" w:sz="0" w:space="0" w:color="auto"/>
        <w:left w:val="none" w:sz="0" w:space="0" w:color="auto"/>
        <w:bottom w:val="none" w:sz="0" w:space="0" w:color="auto"/>
        <w:right w:val="none" w:sz="0" w:space="0" w:color="auto"/>
      </w:divBdr>
    </w:div>
    <w:div w:id="1412463870">
      <w:bodyDiv w:val="1"/>
      <w:marLeft w:val="0"/>
      <w:marRight w:val="0"/>
      <w:marTop w:val="0"/>
      <w:marBottom w:val="0"/>
      <w:divBdr>
        <w:top w:val="none" w:sz="0" w:space="0" w:color="auto"/>
        <w:left w:val="none" w:sz="0" w:space="0" w:color="auto"/>
        <w:bottom w:val="none" w:sz="0" w:space="0" w:color="auto"/>
        <w:right w:val="none" w:sz="0" w:space="0" w:color="auto"/>
      </w:divBdr>
    </w:div>
    <w:div w:id="1413314967">
      <w:bodyDiv w:val="1"/>
      <w:marLeft w:val="0"/>
      <w:marRight w:val="0"/>
      <w:marTop w:val="0"/>
      <w:marBottom w:val="0"/>
      <w:divBdr>
        <w:top w:val="none" w:sz="0" w:space="0" w:color="auto"/>
        <w:left w:val="none" w:sz="0" w:space="0" w:color="auto"/>
        <w:bottom w:val="none" w:sz="0" w:space="0" w:color="auto"/>
        <w:right w:val="none" w:sz="0" w:space="0" w:color="auto"/>
      </w:divBdr>
    </w:div>
    <w:div w:id="1414162557">
      <w:bodyDiv w:val="1"/>
      <w:marLeft w:val="0"/>
      <w:marRight w:val="0"/>
      <w:marTop w:val="0"/>
      <w:marBottom w:val="0"/>
      <w:divBdr>
        <w:top w:val="none" w:sz="0" w:space="0" w:color="auto"/>
        <w:left w:val="none" w:sz="0" w:space="0" w:color="auto"/>
        <w:bottom w:val="none" w:sz="0" w:space="0" w:color="auto"/>
        <w:right w:val="none" w:sz="0" w:space="0" w:color="auto"/>
      </w:divBdr>
    </w:div>
    <w:div w:id="1414279175">
      <w:bodyDiv w:val="1"/>
      <w:marLeft w:val="0"/>
      <w:marRight w:val="0"/>
      <w:marTop w:val="0"/>
      <w:marBottom w:val="0"/>
      <w:divBdr>
        <w:top w:val="none" w:sz="0" w:space="0" w:color="auto"/>
        <w:left w:val="none" w:sz="0" w:space="0" w:color="auto"/>
        <w:bottom w:val="none" w:sz="0" w:space="0" w:color="auto"/>
        <w:right w:val="none" w:sz="0" w:space="0" w:color="auto"/>
      </w:divBdr>
    </w:div>
    <w:div w:id="1414400959">
      <w:bodyDiv w:val="1"/>
      <w:marLeft w:val="0"/>
      <w:marRight w:val="0"/>
      <w:marTop w:val="0"/>
      <w:marBottom w:val="0"/>
      <w:divBdr>
        <w:top w:val="none" w:sz="0" w:space="0" w:color="auto"/>
        <w:left w:val="none" w:sz="0" w:space="0" w:color="auto"/>
        <w:bottom w:val="none" w:sz="0" w:space="0" w:color="auto"/>
        <w:right w:val="none" w:sz="0" w:space="0" w:color="auto"/>
      </w:divBdr>
    </w:div>
    <w:div w:id="1414426953">
      <w:bodyDiv w:val="1"/>
      <w:marLeft w:val="0"/>
      <w:marRight w:val="0"/>
      <w:marTop w:val="0"/>
      <w:marBottom w:val="0"/>
      <w:divBdr>
        <w:top w:val="none" w:sz="0" w:space="0" w:color="auto"/>
        <w:left w:val="none" w:sz="0" w:space="0" w:color="auto"/>
        <w:bottom w:val="none" w:sz="0" w:space="0" w:color="auto"/>
        <w:right w:val="none" w:sz="0" w:space="0" w:color="auto"/>
      </w:divBdr>
      <w:divsChild>
        <w:div w:id="717245720">
          <w:marLeft w:val="0"/>
          <w:marRight w:val="0"/>
          <w:marTop w:val="96"/>
          <w:marBottom w:val="0"/>
          <w:divBdr>
            <w:top w:val="none" w:sz="0" w:space="0" w:color="auto"/>
            <w:left w:val="none" w:sz="0" w:space="0" w:color="auto"/>
            <w:bottom w:val="none" w:sz="0" w:space="0" w:color="auto"/>
            <w:right w:val="none" w:sz="0" w:space="0" w:color="auto"/>
          </w:divBdr>
        </w:div>
        <w:div w:id="1265385525">
          <w:marLeft w:val="720"/>
          <w:marRight w:val="0"/>
          <w:marTop w:val="96"/>
          <w:marBottom w:val="0"/>
          <w:divBdr>
            <w:top w:val="none" w:sz="0" w:space="0" w:color="auto"/>
            <w:left w:val="none" w:sz="0" w:space="0" w:color="auto"/>
            <w:bottom w:val="none" w:sz="0" w:space="0" w:color="auto"/>
            <w:right w:val="none" w:sz="0" w:space="0" w:color="auto"/>
          </w:divBdr>
        </w:div>
      </w:divsChild>
    </w:div>
    <w:div w:id="1414469945">
      <w:bodyDiv w:val="1"/>
      <w:marLeft w:val="0"/>
      <w:marRight w:val="0"/>
      <w:marTop w:val="0"/>
      <w:marBottom w:val="0"/>
      <w:divBdr>
        <w:top w:val="none" w:sz="0" w:space="0" w:color="auto"/>
        <w:left w:val="none" w:sz="0" w:space="0" w:color="auto"/>
        <w:bottom w:val="none" w:sz="0" w:space="0" w:color="auto"/>
        <w:right w:val="none" w:sz="0" w:space="0" w:color="auto"/>
      </w:divBdr>
    </w:div>
    <w:div w:id="1415010613">
      <w:bodyDiv w:val="1"/>
      <w:marLeft w:val="0"/>
      <w:marRight w:val="0"/>
      <w:marTop w:val="0"/>
      <w:marBottom w:val="0"/>
      <w:divBdr>
        <w:top w:val="none" w:sz="0" w:space="0" w:color="auto"/>
        <w:left w:val="none" w:sz="0" w:space="0" w:color="auto"/>
        <w:bottom w:val="none" w:sz="0" w:space="0" w:color="auto"/>
        <w:right w:val="none" w:sz="0" w:space="0" w:color="auto"/>
      </w:divBdr>
    </w:div>
    <w:div w:id="1415081866">
      <w:bodyDiv w:val="1"/>
      <w:marLeft w:val="0"/>
      <w:marRight w:val="0"/>
      <w:marTop w:val="0"/>
      <w:marBottom w:val="0"/>
      <w:divBdr>
        <w:top w:val="none" w:sz="0" w:space="0" w:color="auto"/>
        <w:left w:val="none" w:sz="0" w:space="0" w:color="auto"/>
        <w:bottom w:val="none" w:sz="0" w:space="0" w:color="auto"/>
        <w:right w:val="none" w:sz="0" w:space="0" w:color="auto"/>
      </w:divBdr>
    </w:div>
    <w:div w:id="1415783073">
      <w:bodyDiv w:val="1"/>
      <w:marLeft w:val="0"/>
      <w:marRight w:val="0"/>
      <w:marTop w:val="0"/>
      <w:marBottom w:val="0"/>
      <w:divBdr>
        <w:top w:val="none" w:sz="0" w:space="0" w:color="auto"/>
        <w:left w:val="none" w:sz="0" w:space="0" w:color="auto"/>
        <w:bottom w:val="none" w:sz="0" w:space="0" w:color="auto"/>
        <w:right w:val="none" w:sz="0" w:space="0" w:color="auto"/>
      </w:divBdr>
      <w:divsChild>
        <w:div w:id="115486208">
          <w:marLeft w:val="1800"/>
          <w:marRight w:val="0"/>
          <w:marTop w:val="96"/>
          <w:marBottom w:val="0"/>
          <w:divBdr>
            <w:top w:val="none" w:sz="0" w:space="0" w:color="auto"/>
            <w:left w:val="none" w:sz="0" w:space="0" w:color="auto"/>
            <w:bottom w:val="none" w:sz="0" w:space="0" w:color="auto"/>
            <w:right w:val="none" w:sz="0" w:space="0" w:color="auto"/>
          </w:divBdr>
        </w:div>
        <w:div w:id="121657321">
          <w:marLeft w:val="1800"/>
          <w:marRight w:val="0"/>
          <w:marTop w:val="96"/>
          <w:marBottom w:val="0"/>
          <w:divBdr>
            <w:top w:val="none" w:sz="0" w:space="0" w:color="auto"/>
            <w:left w:val="none" w:sz="0" w:space="0" w:color="auto"/>
            <w:bottom w:val="none" w:sz="0" w:space="0" w:color="auto"/>
            <w:right w:val="none" w:sz="0" w:space="0" w:color="auto"/>
          </w:divBdr>
        </w:div>
        <w:div w:id="168328858">
          <w:marLeft w:val="1800"/>
          <w:marRight w:val="0"/>
          <w:marTop w:val="96"/>
          <w:marBottom w:val="0"/>
          <w:divBdr>
            <w:top w:val="none" w:sz="0" w:space="0" w:color="auto"/>
            <w:left w:val="none" w:sz="0" w:space="0" w:color="auto"/>
            <w:bottom w:val="none" w:sz="0" w:space="0" w:color="auto"/>
            <w:right w:val="none" w:sz="0" w:space="0" w:color="auto"/>
          </w:divBdr>
        </w:div>
        <w:div w:id="222761979">
          <w:marLeft w:val="1166"/>
          <w:marRight w:val="0"/>
          <w:marTop w:val="106"/>
          <w:marBottom w:val="0"/>
          <w:divBdr>
            <w:top w:val="none" w:sz="0" w:space="0" w:color="auto"/>
            <w:left w:val="none" w:sz="0" w:space="0" w:color="auto"/>
            <w:bottom w:val="none" w:sz="0" w:space="0" w:color="auto"/>
            <w:right w:val="none" w:sz="0" w:space="0" w:color="auto"/>
          </w:divBdr>
        </w:div>
        <w:div w:id="465515511">
          <w:marLeft w:val="1800"/>
          <w:marRight w:val="0"/>
          <w:marTop w:val="96"/>
          <w:marBottom w:val="0"/>
          <w:divBdr>
            <w:top w:val="none" w:sz="0" w:space="0" w:color="auto"/>
            <w:left w:val="none" w:sz="0" w:space="0" w:color="auto"/>
            <w:bottom w:val="none" w:sz="0" w:space="0" w:color="auto"/>
            <w:right w:val="none" w:sz="0" w:space="0" w:color="auto"/>
          </w:divBdr>
        </w:div>
        <w:div w:id="532041446">
          <w:marLeft w:val="1800"/>
          <w:marRight w:val="0"/>
          <w:marTop w:val="96"/>
          <w:marBottom w:val="0"/>
          <w:divBdr>
            <w:top w:val="none" w:sz="0" w:space="0" w:color="auto"/>
            <w:left w:val="none" w:sz="0" w:space="0" w:color="auto"/>
            <w:bottom w:val="none" w:sz="0" w:space="0" w:color="auto"/>
            <w:right w:val="none" w:sz="0" w:space="0" w:color="auto"/>
          </w:divBdr>
        </w:div>
        <w:div w:id="733624588">
          <w:marLeft w:val="1166"/>
          <w:marRight w:val="0"/>
          <w:marTop w:val="106"/>
          <w:marBottom w:val="0"/>
          <w:divBdr>
            <w:top w:val="none" w:sz="0" w:space="0" w:color="auto"/>
            <w:left w:val="none" w:sz="0" w:space="0" w:color="auto"/>
            <w:bottom w:val="none" w:sz="0" w:space="0" w:color="auto"/>
            <w:right w:val="none" w:sz="0" w:space="0" w:color="auto"/>
          </w:divBdr>
        </w:div>
        <w:div w:id="1290549023">
          <w:marLeft w:val="1800"/>
          <w:marRight w:val="0"/>
          <w:marTop w:val="96"/>
          <w:marBottom w:val="0"/>
          <w:divBdr>
            <w:top w:val="none" w:sz="0" w:space="0" w:color="auto"/>
            <w:left w:val="none" w:sz="0" w:space="0" w:color="auto"/>
            <w:bottom w:val="none" w:sz="0" w:space="0" w:color="auto"/>
            <w:right w:val="none" w:sz="0" w:space="0" w:color="auto"/>
          </w:divBdr>
        </w:div>
        <w:div w:id="1330404915">
          <w:marLeft w:val="1800"/>
          <w:marRight w:val="0"/>
          <w:marTop w:val="96"/>
          <w:marBottom w:val="0"/>
          <w:divBdr>
            <w:top w:val="none" w:sz="0" w:space="0" w:color="auto"/>
            <w:left w:val="none" w:sz="0" w:space="0" w:color="auto"/>
            <w:bottom w:val="none" w:sz="0" w:space="0" w:color="auto"/>
            <w:right w:val="none" w:sz="0" w:space="0" w:color="auto"/>
          </w:divBdr>
        </w:div>
        <w:div w:id="1423261524">
          <w:marLeft w:val="547"/>
          <w:marRight w:val="0"/>
          <w:marTop w:val="0"/>
          <w:marBottom w:val="0"/>
          <w:divBdr>
            <w:top w:val="none" w:sz="0" w:space="0" w:color="auto"/>
            <w:left w:val="none" w:sz="0" w:space="0" w:color="auto"/>
            <w:bottom w:val="none" w:sz="0" w:space="0" w:color="auto"/>
            <w:right w:val="none" w:sz="0" w:space="0" w:color="auto"/>
          </w:divBdr>
        </w:div>
        <w:div w:id="1492939643">
          <w:marLeft w:val="1166"/>
          <w:marRight w:val="0"/>
          <w:marTop w:val="106"/>
          <w:marBottom w:val="0"/>
          <w:divBdr>
            <w:top w:val="none" w:sz="0" w:space="0" w:color="auto"/>
            <w:left w:val="none" w:sz="0" w:space="0" w:color="auto"/>
            <w:bottom w:val="none" w:sz="0" w:space="0" w:color="auto"/>
            <w:right w:val="none" w:sz="0" w:space="0" w:color="auto"/>
          </w:divBdr>
        </w:div>
        <w:div w:id="1992563377">
          <w:marLeft w:val="1166"/>
          <w:marRight w:val="0"/>
          <w:marTop w:val="106"/>
          <w:marBottom w:val="0"/>
          <w:divBdr>
            <w:top w:val="none" w:sz="0" w:space="0" w:color="auto"/>
            <w:left w:val="none" w:sz="0" w:space="0" w:color="auto"/>
            <w:bottom w:val="none" w:sz="0" w:space="0" w:color="auto"/>
            <w:right w:val="none" w:sz="0" w:space="0" w:color="auto"/>
          </w:divBdr>
        </w:div>
      </w:divsChild>
    </w:div>
    <w:div w:id="1416321903">
      <w:bodyDiv w:val="1"/>
      <w:marLeft w:val="0"/>
      <w:marRight w:val="0"/>
      <w:marTop w:val="0"/>
      <w:marBottom w:val="0"/>
      <w:divBdr>
        <w:top w:val="none" w:sz="0" w:space="0" w:color="auto"/>
        <w:left w:val="none" w:sz="0" w:space="0" w:color="auto"/>
        <w:bottom w:val="none" w:sz="0" w:space="0" w:color="auto"/>
        <w:right w:val="none" w:sz="0" w:space="0" w:color="auto"/>
      </w:divBdr>
    </w:div>
    <w:div w:id="1417167623">
      <w:bodyDiv w:val="1"/>
      <w:marLeft w:val="0"/>
      <w:marRight w:val="0"/>
      <w:marTop w:val="0"/>
      <w:marBottom w:val="0"/>
      <w:divBdr>
        <w:top w:val="none" w:sz="0" w:space="0" w:color="auto"/>
        <w:left w:val="none" w:sz="0" w:space="0" w:color="auto"/>
        <w:bottom w:val="none" w:sz="0" w:space="0" w:color="auto"/>
        <w:right w:val="none" w:sz="0" w:space="0" w:color="auto"/>
      </w:divBdr>
      <w:divsChild>
        <w:div w:id="774642085">
          <w:marLeft w:val="547"/>
          <w:marRight w:val="0"/>
          <w:marTop w:val="144"/>
          <w:marBottom w:val="0"/>
          <w:divBdr>
            <w:top w:val="none" w:sz="0" w:space="0" w:color="auto"/>
            <w:left w:val="none" w:sz="0" w:space="0" w:color="auto"/>
            <w:bottom w:val="none" w:sz="0" w:space="0" w:color="auto"/>
            <w:right w:val="none" w:sz="0" w:space="0" w:color="auto"/>
          </w:divBdr>
        </w:div>
        <w:div w:id="838229739">
          <w:marLeft w:val="1166"/>
          <w:marRight w:val="0"/>
          <w:marTop w:val="125"/>
          <w:marBottom w:val="0"/>
          <w:divBdr>
            <w:top w:val="none" w:sz="0" w:space="0" w:color="auto"/>
            <w:left w:val="none" w:sz="0" w:space="0" w:color="auto"/>
            <w:bottom w:val="none" w:sz="0" w:space="0" w:color="auto"/>
            <w:right w:val="none" w:sz="0" w:space="0" w:color="auto"/>
          </w:divBdr>
        </w:div>
        <w:div w:id="968902580">
          <w:marLeft w:val="547"/>
          <w:marRight w:val="0"/>
          <w:marTop w:val="144"/>
          <w:marBottom w:val="0"/>
          <w:divBdr>
            <w:top w:val="none" w:sz="0" w:space="0" w:color="auto"/>
            <w:left w:val="none" w:sz="0" w:space="0" w:color="auto"/>
            <w:bottom w:val="none" w:sz="0" w:space="0" w:color="auto"/>
            <w:right w:val="none" w:sz="0" w:space="0" w:color="auto"/>
          </w:divBdr>
        </w:div>
        <w:div w:id="1942300100">
          <w:marLeft w:val="1166"/>
          <w:marRight w:val="0"/>
          <w:marTop w:val="125"/>
          <w:marBottom w:val="0"/>
          <w:divBdr>
            <w:top w:val="none" w:sz="0" w:space="0" w:color="auto"/>
            <w:left w:val="none" w:sz="0" w:space="0" w:color="auto"/>
            <w:bottom w:val="none" w:sz="0" w:space="0" w:color="auto"/>
            <w:right w:val="none" w:sz="0" w:space="0" w:color="auto"/>
          </w:divBdr>
        </w:div>
      </w:divsChild>
    </w:div>
    <w:div w:id="1417676457">
      <w:bodyDiv w:val="1"/>
      <w:marLeft w:val="0"/>
      <w:marRight w:val="0"/>
      <w:marTop w:val="0"/>
      <w:marBottom w:val="0"/>
      <w:divBdr>
        <w:top w:val="none" w:sz="0" w:space="0" w:color="auto"/>
        <w:left w:val="none" w:sz="0" w:space="0" w:color="auto"/>
        <w:bottom w:val="none" w:sz="0" w:space="0" w:color="auto"/>
        <w:right w:val="none" w:sz="0" w:space="0" w:color="auto"/>
      </w:divBdr>
      <w:divsChild>
        <w:div w:id="504323691">
          <w:marLeft w:val="1166"/>
          <w:marRight w:val="0"/>
          <w:marTop w:val="115"/>
          <w:marBottom w:val="0"/>
          <w:divBdr>
            <w:top w:val="none" w:sz="0" w:space="0" w:color="auto"/>
            <w:left w:val="none" w:sz="0" w:space="0" w:color="auto"/>
            <w:bottom w:val="none" w:sz="0" w:space="0" w:color="auto"/>
            <w:right w:val="none" w:sz="0" w:space="0" w:color="auto"/>
          </w:divBdr>
        </w:div>
        <w:div w:id="934047289">
          <w:marLeft w:val="547"/>
          <w:marRight w:val="0"/>
          <w:marTop w:val="134"/>
          <w:marBottom w:val="0"/>
          <w:divBdr>
            <w:top w:val="none" w:sz="0" w:space="0" w:color="auto"/>
            <w:left w:val="none" w:sz="0" w:space="0" w:color="auto"/>
            <w:bottom w:val="none" w:sz="0" w:space="0" w:color="auto"/>
            <w:right w:val="none" w:sz="0" w:space="0" w:color="auto"/>
          </w:divBdr>
        </w:div>
        <w:div w:id="1099906815">
          <w:marLeft w:val="1166"/>
          <w:marRight w:val="0"/>
          <w:marTop w:val="115"/>
          <w:marBottom w:val="0"/>
          <w:divBdr>
            <w:top w:val="none" w:sz="0" w:space="0" w:color="auto"/>
            <w:left w:val="none" w:sz="0" w:space="0" w:color="auto"/>
            <w:bottom w:val="none" w:sz="0" w:space="0" w:color="auto"/>
            <w:right w:val="none" w:sz="0" w:space="0" w:color="auto"/>
          </w:divBdr>
        </w:div>
        <w:div w:id="1972514090">
          <w:marLeft w:val="1800"/>
          <w:marRight w:val="0"/>
          <w:marTop w:val="96"/>
          <w:marBottom w:val="0"/>
          <w:divBdr>
            <w:top w:val="none" w:sz="0" w:space="0" w:color="auto"/>
            <w:left w:val="none" w:sz="0" w:space="0" w:color="auto"/>
            <w:bottom w:val="none" w:sz="0" w:space="0" w:color="auto"/>
            <w:right w:val="none" w:sz="0" w:space="0" w:color="auto"/>
          </w:divBdr>
        </w:div>
        <w:div w:id="1978367724">
          <w:marLeft w:val="1166"/>
          <w:marRight w:val="0"/>
          <w:marTop w:val="115"/>
          <w:marBottom w:val="0"/>
          <w:divBdr>
            <w:top w:val="none" w:sz="0" w:space="0" w:color="auto"/>
            <w:left w:val="none" w:sz="0" w:space="0" w:color="auto"/>
            <w:bottom w:val="none" w:sz="0" w:space="0" w:color="auto"/>
            <w:right w:val="none" w:sz="0" w:space="0" w:color="auto"/>
          </w:divBdr>
        </w:div>
      </w:divsChild>
    </w:div>
    <w:div w:id="1418287994">
      <w:bodyDiv w:val="1"/>
      <w:marLeft w:val="0"/>
      <w:marRight w:val="0"/>
      <w:marTop w:val="0"/>
      <w:marBottom w:val="0"/>
      <w:divBdr>
        <w:top w:val="none" w:sz="0" w:space="0" w:color="auto"/>
        <w:left w:val="none" w:sz="0" w:space="0" w:color="auto"/>
        <w:bottom w:val="none" w:sz="0" w:space="0" w:color="auto"/>
        <w:right w:val="none" w:sz="0" w:space="0" w:color="auto"/>
      </w:divBdr>
    </w:div>
    <w:div w:id="1418332092">
      <w:bodyDiv w:val="1"/>
      <w:marLeft w:val="0"/>
      <w:marRight w:val="0"/>
      <w:marTop w:val="0"/>
      <w:marBottom w:val="0"/>
      <w:divBdr>
        <w:top w:val="none" w:sz="0" w:space="0" w:color="auto"/>
        <w:left w:val="none" w:sz="0" w:space="0" w:color="auto"/>
        <w:bottom w:val="none" w:sz="0" w:space="0" w:color="auto"/>
        <w:right w:val="none" w:sz="0" w:space="0" w:color="auto"/>
      </w:divBdr>
    </w:div>
    <w:div w:id="1418746779">
      <w:bodyDiv w:val="1"/>
      <w:marLeft w:val="0"/>
      <w:marRight w:val="0"/>
      <w:marTop w:val="0"/>
      <w:marBottom w:val="0"/>
      <w:divBdr>
        <w:top w:val="none" w:sz="0" w:space="0" w:color="auto"/>
        <w:left w:val="none" w:sz="0" w:space="0" w:color="auto"/>
        <w:bottom w:val="none" w:sz="0" w:space="0" w:color="auto"/>
        <w:right w:val="none" w:sz="0" w:space="0" w:color="auto"/>
      </w:divBdr>
      <w:divsChild>
        <w:div w:id="476607381">
          <w:marLeft w:val="1800"/>
          <w:marRight w:val="0"/>
          <w:marTop w:val="86"/>
          <w:marBottom w:val="0"/>
          <w:divBdr>
            <w:top w:val="none" w:sz="0" w:space="0" w:color="auto"/>
            <w:left w:val="none" w:sz="0" w:space="0" w:color="auto"/>
            <w:bottom w:val="none" w:sz="0" w:space="0" w:color="auto"/>
            <w:right w:val="none" w:sz="0" w:space="0" w:color="auto"/>
          </w:divBdr>
        </w:div>
        <w:div w:id="1680353041">
          <w:marLeft w:val="547"/>
          <w:marRight w:val="0"/>
          <w:marTop w:val="115"/>
          <w:marBottom w:val="0"/>
          <w:divBdr>
            <w:top w:val="none" w:sz="0" w:space="0" w:color="auto"/>
            <w:left w:val="none" w:sz="0" w:space="0" w:color="auto"/>
            <w:bottom w:val="none" w:sz="0" w:space="0" w:color="auto"/>
            <w:right w:val="none" w:sz="0" w:space="0" w:color="auto"/>
          </w:divBdr>
        </w:div>
        <w:div w:id="1988316777">
          <w:marLeft w:val="1166"/>
          <w:marRight w:val="0"/>
          <w:marTop w:val="96"/>
          <w:marBottom w:val="0"/>
          <w:divBdr>
            <w:top w:val="none" w:sz="0" w:space="0" w:color="auto"/>
            <w:left w:val="none" w:sz="0" w:space="0" w:color="auto"/>
            <w:bottom w:val="none" w:sz="0" w:space="0" w:color="auto"/>
            <w:right w:val="none" w:sz="0" w:space="0" w:color="auto"/>
          </w:divBdr>
        </w:div>
      </w:divsChild>
    </w:div>
    <w:div w:id="1420954309">
      <w:bodyDiv w:val="1"/>
      <w:marLeft w:val="0"/>
      <w:marRight w:val="0"/>
      <w:marTop w:val="0"/>
      <w:marBottom w:val="0"/>
      <w:divBdr>
        <w:top w:val="none" w:sz="0" w:space="0" w:color="auto"/>
        <w:left w:val="none" w:sz="0" w:space="0" w:color="auto"/>
        <w:bottom w:val="none" w:sz="0" w:space="0" w:color="auto"/>
        <w:right w:val="none" w:sz="0" w:space="0" w:color="auto"/>
      </w:divBdr>
    </w:div>
    <w:div w:id="1421177662">
      <w:bodyDiv w:val="1"/>
      <w:marLeft w:val="0"/>
      <w:marRight w:val="0"/>
      <w:marTop w:val="0"/>
      <w:marBottom w:val="0"/>
      <w:divBdr>
        <w:top w:val="none" w:sz="0" w:space="0" w:color="auto"/>
        <w:left w:val="none" w:sz="0" w:space="0" w:color="auto"/>
        <w:bottom w:val="none" w:sz="0" w:space="0" w:color="auto"/>
        <w:right w:val="none" w:sz="0" w:space="0" w:color="auto"/>
      </w:divBdr>
      <w:divsChild>
        <w:div w:id="171451944">
          <w:marLeft w:val="1166"/>
          <w:marRight w:val="0"/>
          <w:marTop w:val="96"/>
          <w:marBottom w:val="0"/>
          <w:divBdr>
            <w:top w:val="none" w:sz="0" w:space="0" w:color="auto"/>
            <w:left w:val="none" w:sz="0" w:space="0" w:color="auto"/>
            <w:bottom w:val="none" w:sz="0" w:space="0" w:color="auto"/>
            <w:right w:val="none" w:sz="0" w:space="0" w:color="auto"/>
          </w:divBdr>
        </w:div>
        <w:div w:id="266353208">
          <w:marLeft w:val="1800"/>
          <w:marRight w:val="0"/>
          <w:marTop w:val="91"/>
          <w:marBottom w:val="0"/>
          <w:divBdr>
            <w:top w:val="none" w:sz="0" w:space="0" w:color="auto"/>
            <w:left w:val="none" w:sz="0" w:space="0" w:color="auto"/>
            <w:bottom w:val="none" w:sz="0" w:space="0" w:color="auto"/>
            <w:right w:val="none" w:sz="0" w:space="0" w:color="auto"/>
          </w:divBdr>
        </w:div>
        <w:div w:id="312686466">
          <w:marLeft w:val="1166"/>
          <w:marRight w:val="0"/>
          <w:marTop w:val="96"/>
          <w:marBottom w:val="0"/>
          <w:divBdr>
            <w:top w:val="none" w:sz="0" w:space="0" w:color="auto"/>
            <w:left w:val="none" w:sz="0" w:space="0" w:color="auto"/>
            <w:bottom w:val="none" w:sz="0" w:space="0" w:color="auto"/>
            <w:right w:val="none" w:sz="0" w:space="0" w:color="auto"/>
          </w:divBdr>
        </w:div>
        <w:div w:id="662011089">
          <w:marLeft w:val="1800"/>
          <w:marRight w:val="0"/>
          <w:marTop w:val="91"/>
          <w:marBottom w:val="0"/>
          <w:divBdr>
            <w:top w:val="none" w:sz="0" w:space="0" w:color="auto"/>
            <w:left w:val="none" w:sz="0" w:space="0" w:color="auto"/>
            <w:bottom w:val="none" w:sz="0" w:space="0" w:color="auto"/>
            <w:right w:val="none" w:sz="0" w:space="0" w:color="auto"/>
          </w:divBdr>
        </w:div>
        <w:div w:id="886334862">
          <w:marLeft w:val="1800"/>
          <w:marRight w:val="0"/>
          <w:marTop w:val="91"/>
          <w:marBottom w:val="0"/>
          <w:divBdr>
            <w:top w:val="none" w:sz="0" w:space="0" w:color="auto"/>
            <w:left w:val="none" w:sz="0" w:space="0" w:color="auto"/>
            <w:bottom w:val="none" w:sz="0" w:space="0" w:color="auto"/>
            <w:right w:val="none" w:sz="0" w:space="0" w:color="auto"/>
          </w:divBdr>
        </w:div>
        <w:div w:id="954554947">
          <w:marLeft w:val="1166"/>
          <w:marRight w:val="0"/>
          <w:marTop w:val="96"/>
          <w:marBottom w:val="0"/>
          <w:divBdr>
            <w:top w:val="none" w:sz="0" w:space="0" w:color="auto"/>
            <w:left w:val="none" w:sz="0" w:space="0" w:color="auto"/>
            <w:bottom w:val="none" w:sz="0" w:space="0" w:color="auto"/>
            <w:right w:val="none" w:sz="0" w:space="0" w:color="auto"/>
          </w:divBdr>
        </w:div>
        <w:div w:id="1023940596">
          <w:marLeft w:val="1800"/>
          <w:marRight w:val="0"/>
          <w:marTop w:val="91"/>
          <w:marBottom w:val="0"/>
          <w:divBdr>
            <w:top w:val="none" w:sz="0" w:space="0" w:color="auto"/>
            <w:left w:val="none" w:sz="0" w:space="0" w:color="auto"/>
            <w:bottom w:val="none" w:sz="0" w:space="0" w:color="auto"/>
            <w:right w:val="none" w:sz="0" w:space="0" w:color="auto"/>
          </w:divBdr>
        </w:div>
        <w:div w:id="1488201773">
          <w:marLeft w:val="1166"/>
          <w:marRight w:val="0"/>
          <w:marTop w:val="96"/>
          <w:marBottom w:val="0"/>
          <w:divBdr>
            <w:top w:val="none" w:sz="0" w:space="0" w:color="auto"/>
            <w:left w:val="none" w:sz="0" w:space="0" w:color="auto"/>
            <w:bottom w:val="none" w:sz="0" w:space="0" w:color="auto"/>
            <w:right w:val="none" w:sz="0" w:space="0" w:color="auto"/>
          </w:divBdr>
        </w:div>
        <w:div w:id="2039547041">
          <w:marLeft w:val="547"/>
          <w:marRight w:val="0"/>
          <w:marTop w:val="115"/>
          <w:marBottom w:val="0"/>
          <w:divBdr>
            <w:top w:val="none" w:sz="0" w:space="0" w:color="auto"/>
            <w:left w:val="none" w:sz="0" w:space="0" w:color="auto"/>
            <w:bottom w:val="none" w:sz="0" w:space="0" w:color="auto"/>
            <w:right w:val="none" w:sz="0" w:space="0" w:color="auto"/>
          </w:divBdr>
        </w:div>
      </w:divsChild>
    </w:div>
    <w:div w:id="1421484314">
      <w:bodyDiv w:val="1"/>
      <w:marLeft w:val="0"/>
      <w:marRight w:val="0"/>
      <w:marTop w:val="0"/>
      <w:marBottom w:val="0"/>
      <w:divBdr>
        <w:top w:val="none" w:sz="0" w:space="0" w:color="auto"/>
        <w:left w:val="none" w:sz="0" w:space="0" w:color="auto"/>
        <w:bottom w:val="none" w:sz="0" w:space="0" w:color="auto"/>
        <w:right w:val="none" w:sz="0" w:space="0" w:color="auto"/>
      </w:divBdr>
    </w:div>
    <w:div w:id="1421563475">
      <w:bodyDiv w:val="1"/>
      <w:marLeft w:val="0"/>
      <w:marRight w:val="0"/>
      <w:marTop w:val="0"/>
      <w:marBottom w:val="0"/>
      <w:divBdr>
        <w:top w:val="none" w:sz="0" w:space="0" w:color="auto"/>
        <w:left w:val="none" w:sz="0" w:space="0" w:color="auto"/>
        <w:bottom w:val="none" w:sz="0" w:space="0" w:color="auto"/>
        <w:right w:val="none" w:sz="0" w:space="0" w:color="auto"/>
      </w:divBdr>
      <w:divsChild>
        <w:div w:id="361980390">
          <w:marLeft w:val="1166"/>
          <w:marRight w:val="0"/>
          <w:marTop w:val="96"/>
          <w:marBottom w:val="0"/>
          <w:divBdr>
            <w:top w:val="none" w:sz="0" w:space="0" w:color="auto"/>
            <w:left w:val="none" w:sz="0" w:space="0" w:color="auto"/>
            <w:bottom w:val="none" w:sz="0" w:space="0" w:color="auto"/>
            <w:right w:val="none" w:sz="0" w:space="0" w:color="auto"/>
          </w:divBdr>
        </w:div>
        <w:div w:id="1582762347">
          <w:marLeft w:val="1800"/>
          <w:marRight w:val="0"/>
          <w:marTop w:val="86"/>
          <w:marBottom w:val="0"/>
          <w:divBdr>
            <w:top w:val="none" w:sz="0" w:space="0" w:color="auto"/>
            <w:left w:val="none" w:sz="0" w:space="0" w:color="auto"/>
            <w:bottom w:val="none" w:sz="0" w:space="0" w:color="auto"/>
            <w:right w:val="none" w:sz="0" w:space="0" w:color="auto"/>
          </w:divBdr>
        </w:div>
        <w:div w:id="1745255098">
          <w:marLeft w:val="2520"/>
          <w:marRight w:val="0"/>
          <w:marTop w:val="77"/>
          <w:marBottom w:val="0"/>
          <w:divBdr>
            <w:top w:val="none" w:sz="0" w:space="0" w:color="auto"/>
            <w:left w:val="none" w:sz="0" w:space="0" w:color="auto"/>
            <w:bottom w:val="none" w:sz="0" w:space="0" w:color="auto"/>
            <w:right w:val="none" w:sz="0" w:space="0" w:color="auto"/>
          </w:divBdr>
        </w:div>
        <w:div w:id="1760903107">
          <w:marLeft w:val="2520"/>
          <w:marRight w:val="0"/>
          <w:marTop w:val="77"/>
          <w:marBottom w:val="0"/>
          <w:divBdr>
            <w:top w:val="none" w:sz="0" w:space="0" w:color="auto"/>
            <w:left w:val="none" w:sz="0" w:space="0" w:color="auto"/>
            <w:bottom w:val="none" w:sz="0" w:space="0" w:color="auto"/>
            <w:right w:val="none" w:sz="0" w:space="0" w:color="auto"/>
          </w:divBdr>
        </w:div>
        <w:div w:id="2008895246">
          <w:marLeft w:val="547"/>
          <w:marRight w:val="0"/>
          <w:marTop w:val="115"/>
          <w:marBottom w:val="0"/>
          <w:divBdr>
            <w:top w:val="none" w:sz="0" w:space="0" w:color="auto"/>
            <w:left w:val="none" w:sz="0" w:space="0" w:color="auto"/>
            <w:bottom w:val="none" w:sz="0" w:space="0" w:color="auto"/>
            <w:right w:val="none" w:sz="0" w:space="0" w:color="auto"/>
          </w:divBdr>
        </w:div>
      </w:divsChild>
    </w:div>
    <w:div w:id="1422068983">
      <w:bodyDiv w:val="1"/>
      <w:marLeft w:val="0"/>
      <w:marRight w:val="0"/>
      <w:marTop w:val="0"/>
      <w:marBottom w:val="0"/>
      <w:divBdr>
        <w:top w:val="none" w:sz="0" w:space="0" w:color="auto"/>
        <w:left w:val="none" w:sz="0" w:space="0" w:color="auto"/>
        <w:bottom w:val="none" w:sz="0" w:space="0" w:color="auto"/>
        <w:right w:val="none" w:sz="0" w:space="0" w:color="auto"/>
      </w:divBdr>
      <w:divsChild>
        <w:div w:id="117260437">
          <w:marLeft w:val="547"/>
          <w:marRight w:val="0"/>
          <w:marTop w:val="96"/>
          <w:marBottom w:val="0"/>
          <w:divBdr>
            <w:top w:val="none" w:sz="0" w:space="0" w:color="auto"/>
            <w:left w:val="none" w:sz="0" w:space="0" w:color="auto"/>
            <w:bottom w:val="none" w:sz="0" w:space="0" w:color="auto"/>
            <w:right w:val="none" w:sz="0" w:space="0" w:color="auto"/>
          </w:divBdr>
        </w:div>
        <w:div w:id="234366758">
          <w:marLeft w:val="547"/>
          <w:marRight w:val="0"/>
          <w:marTop w:val="96"/>
          <w:marBottom w:val="0"/>
          <w:divBdr>
            <w:top w:val="none" w:sz="0" w:space="0" w:color="auto"/>
            <w:left w:val="none" w:sz="0" w:space="0" w:color="auto"/>
            <w:bottom w:val="none" w:sz="0" w:space="0" w:color="auto"/>
            <w:right w:val="none" w:sz="0" w:space="0" w:color="auto"/>
          </w:divBdr>
        </w:div>
        <w:div w:id="948008585">
          <w:marLeft w:val="547"/>
          <w:marRight w:val="0"/>
          <w:marTop w:val="96"/>
          <w:marBottom w:val="0"/>
          <w:divBdr>
            <w:top w:val="none" w:sz="0" w:space="0" w:color="auto"/>
            <w:left w:val="none" w:sz="0" w:space="0" w:color="auto"/>
            <w:bottom w:val="none" w:sz="0" w:space="0" w:color="auto"/>
            <w:right w:val="none" w:sz="0" w:space="0" w:color="auto"/>
          </w:divBdr>
        </w:div>
        <w:div w:id="1347975713">
          <w:marLeft w:val="547"/>
          <w:marRight w:val="0"/>
          <w:marTop w:val="96"/>
          <w:marBottom w:val="0"/>
          <w:divBdr>
            <w:top w:val="none" w:sz="0" w:space="0" w:color="auto"/>
            <w:left w:val="none" w:sz="0" w:space="0" w:color="auto"/>
            <w:bottom w:val="none" w:sz="0" w:space="0" w:color="auto"/>
            <w:right w:val="none" w:sz="0" w:space="0" w:color="auto"/>
          </w:divBdr>
        </w:div>
        <w:div w:id="1381243689">
          <w:marLeft w:val="547"/>
          <w:marRight w:val="0"/>
          <w:marTop w:val="96"/>
          <w:marBottom w:val="0"/>
          <w:divBdr>
            <w:top w:val="none" w:sz="0" w:space="0" w:color="auto"/>
            <w:left w:val="none" w:sz="0" w:space="0" w:color="auto"/>
            <w:bottom w:val="none" w:sz="0" w:space="0" w:color="auto"/>
            <w:right w:val="none" w:sz="0" w:space="0" w:color="auto"/>
          </w:divBdr>
        </w:div>
        <w:div w:id="1743597827">
          <w:marLeft w:val="1166"/>
          <w:marRight w:val="0"/>
          <w:marTop w:val="86"/>
          <w:marBottom w:val="0"/>
          <w:divBdr>
            <w:top w:val="none" w:sz="0" w:space="0" w:color="auto"/>
            <w:left w:val="none" w:sz="0" w:space="0" w:color="auto"/>
            <w:bottom w:val="none" w:sz="0" w:space="0" w:color="auto"/>
            <w:right w:val="none" w:sz="0" w:space="0" w:color="auto"/>
          </w:divBdr>
        </w:div>
        <w:div w:id="1790082978">
          <w:marLeft w:val="547"/>
          <w:marRight w:val="0"/>
          <w:marTop w:val="96"/>
          <w:marBottom w:val="0"/>
          <w:divBdr>
            <w:top w:val="none" w:sz="0" w:space="0" w:color="auto"/>
            <w:left w:val="none" w:sz="0" w:space="0" w:color="auto"/>
            <w:bottom w:val="none" w:sz="0" w:space="0" w:color="auto"/>
            <w:right w:val="none" w:sz="0" w:space="0" w:color="auto"/>
          </w:divBdr>
        </w:div>
        <w:div w:id="2118333422">
          <w:marLeft w:val="547"/>
          <w:marRight w:val="0"/>
          <w:marTop w:val="96"/>
          <w:marBottom w:val="0"/>
          <w:divBdr>
            <w:top w:val="none" w:sz="0" w:space="0" w:color="auto"/>
            <w:left w:val="none" w:sz="0" w:space="0" w:color="auto"/>
            <w:bottom w:val="none" w:sz="0" w:space="0" w:color="auto"/>
            <w:right w:val="none" w:sz="0" w:space="0" w:color="auto"/>
          </w:divBdr>
        </w:div>
      </w:divsChild>
    </w:div>
    <w:div w:id="1422334654">
      <w:bodyDiv w:val="1"/>
      <w:marLeft w:val="0"/>
      <w:marRight w:val="0"/>
      <w:marTop w:val="0"/>
      <w:marBottom w:val="0"/>
      <w:divBdr>
        <w:top w:val="none" w:sz="0" w:space="0" w:color="auto"/>
        <w:left w:val="none" w:sz="0" w:space="0" w:color="auto"/>
        <w:bottom w:val="none" w:sz="0" w:space="0" w:color="auto"/>
        <w:right w:val="none" w:sz="0" w:space="0" w:color="auto"/>
      </w:divBdr>
      <w:divsChild>
        <w:div w:id="179660205">
          <w:marLeft w:val="1800"/>
          <w:marRight w:val="0"/>
          <w:marTop w:val="115"/>
          <w:marBottom w:val="0"/>
          <w:divBdr>
            <w:top w:val="none" w:sz="0" w:space="0" w:color="auto"/>
            <w:left w:val="none" w:sz="0" w:space="0" w:color="auto"/>
            <w:bottom w:val="none" w:sz="0" w:space="0" w:color="auto"/>
            <w:right w:val="none" w:sz="0" w:space="0" w:color="auto"/>
          </w:divBdr>
        </w:div>
        <w:div w:id="673605522">
          <w:marLeft w:val="547"/>
          <w:marRight w:val="0"/>
          <w:marTop w:val="154"/>
          <w:marBottom w:val="0"/>
          <w:divBdr>
            <w:top w:val="none" w:sz="0" w:space="0" w:color="auto"/>
            <w:left w:val="none" w:sz="0" w:space="0" w:color="auto"/>
            <w:bottom w:val="none" w:sz="0" w:space="0" w:color="auto"/>
            <w:right w:val="none" w:sz="0" w:space="0" w:color="auto"/>
          </w:divBdr>
        </w:div>
        <w:div w:id="839387923">
          <w:marLeft w:val="1166"/>
          <w:marRight w:val="0"/>
          <w:marTop w:val="134"/>
          <w:marBottom w:val="0"/>
          <w:divBdr>
            <w:top w:val="none" w:sz="0" w:space="0" w:color="auto"/>
            <w:left w:val="none" w:sz="0" w:space="0" w:color="auto"/>
            <w:bottom w:val="none" w:sz="0" w:space="0" w:color="auto"/>
            <w:right w:val="none" w:sz="0" w:space="0" w:color="auto"/>
          </w:divBdr>
        </w:div>
        <w:div w:id="1022711360">
          <w:marLeft w:val="1800"/>
          <w:marRight w:val="0"/>
          <w:marTop w:val="115"/>
          <w:marBottom w:val="0"/>
          <w:divBdr>
            <w:top w:val="none" w:sz="0" w:space="0" w:color="auto"/>
            <w:left w:val="none" w:sz="0" w:space="0" w:color="auto"/>
            <w:bottom w:val="none" w:sz="0" w:space="0" w:color="auto"/>
            <w:right w:val="none" w:sz="0" w:space="0" w:color="auto"/>
          </w:divBdr>
        </w:div>
        <w:div w:id="1642155039">
          <w:marLeft w:val="1800"/>
          <w:marRight w:val="0"/>
          <w:marTop w:val="115"/>
          <w:marBottom w:val="0"/>
          <w:divBdr>
            <w:top w:val="none" w:sz="0" w:space="0" w:color="auto"/>
            <w:left w:val="none" w:sz="0" w:space="0" w:color="auto"/>
            <w:bottom w:val="none" w:sz="0" w:space="0" w:color="auto"/>
            <w:right w:val="none" w:sz="0" w:space="0" w:color="auto"/>
          </w:divBdr>
        </w:div>
        <w:div w:id="2032800648">
          <w:marLeft w:val="1166"/>
          <w:marRight w:val="0"/>
          <w:marTop w:val="134"/>
          <w:marBottom w:val="0"/>
          <w:divBdr>
            <w:top w:val="none" w:sz="0" w:space="0" w:color="auto"/>
            <w:left w:val="none" w:sz="0" w:space="0" w:color="auto"/>
            <w:bottom w:val="none" w:sz="0" w:space="0" w:color="auto"/>
            <w:right w:val="none" w:sz="0" w:space="0" w:color="auto"/>
          </w:divBdr>
        </w:div>
        <w:div w:id="2073381383">
          <w:marLeft w:val="1800"/>
          <w:marRight w:val="0"/>
          <w:marTop w:val="115"/>
          <w:marBottom w:val="0"/>
          <w:divBdr>
            <w:top w:val="none" w:sz="0" w:space="0" w:color="auto"/>
            <w:left w:val="none" w:sz="0" w:space="0" w:color="auto"/>
            <w:bottom w:val="none" w:sz="0" w:space="0" w:color="auto"/>
            <w:right w:val="none" w:sz="0" w:space="0" w:color="auto"/>
          </w:divBdr>
        </w:div>
      </w:divsChild>
    </w:div>
    <w:div w:id="1422678300">
      <w:bodyDiv w:val="1"/>
      <w:marLeft w:val="0"/>
      <w:marRight w:val="0"/>
      <w:marTop w:val="0"/>
      <w:marBottom w:val="0"/>
      <w:divBdr>
        <w:top w:val="none" w:sz="0" w:space="0" w:color="auto"/>
        <w:left w:val="none" w:sz="0" w:space="0" w:color="auto"/>
        <w:bottom w:val="none" w:sz="0" w:space="0" w:color="auto"/>
        <w:right w:val="none" w:sz="0" w:space="0" w:color="auto"/>
      </w:divBdr>
      <w:divsChild>
        <w:div w:id="129591694">
          <w:marLeft w:val="547"/>
          <w:marRight w:val="0"/>
          <w:marTop w:val="115"/>
          <w:marBottom w:val="0"/>
          <w:divBdr>
            <w:top w:val="none" w:sz="0" w:space="0" w:color="auto"/>
            <w:left w:val="none" w:sz="0" w:space="0" w:color="auto"/>
            <w:bottom w:val="none" w:sz="0" w:space="0" w:color="auto"/>
            <w:right w:val="none" w:sz="0" w:space="0" w:color="auto"/>
          </w:divBdr>
        </w:div>
        <w:div w:id="1506893035">
          <w:marLeft w:val="547"/>
          <w:marRight w:val="0"/>
          <w:marTop w:val="115"/>
          <w:marBottom w:val="0"/>
          <w:divBdr>
            <w:top w:val="none" w:sz="0" w:space="0" w:color="auto"/>
            <w:left w:val="none" w:sz="0" w:space="0" w:color="auto"/>
            <w:bottom w:val="none" w:sz="0" w:space="0" w:color="auto"/>
            <w:right w:val="none" w:sz="0" w:space="0" w:color="auto"/>
          </w:divBdr>
        </w:div>
      </w:divsChild>
    </w:div>
    <w:div w:id="1423332160">
      <w:bodyDiv w:val="1"/>
      <w:marLeft w:val="0"/>
      <w:marRight w:val="0"/>
      <w:marTop w:val="0"/>
      <w:marBottom w:val="0"/>
      <w:divBdr>
        <w:top w:val="none" w:sz="0" w:space="0" w:color="auto"/>
        <w:left w:val="none" w:sz="0" w:space="0" w:color="auto"/>
        <w:bottom w:val="none" w:sz="0" w:space="0" w:color="auto"/>
        <w:right w:val="none" w:sz="0" w:space="0" w:color="auto"/>
      </w:divBdr>
    </w:div>
    <w:div w:id="1423726027">
      <w:bodyDiv w:val="1"/>
      <w:marLeft w:val="0"/>
      <w:marRight w:val="0"/>
      <w:marTop w:val="0"/>
      <w:marBottom w:val="0"/>
      <w:divBdr>
        <w:top w:val="none" w:sz="0" w:space="0" w:color="auto"/>
        <w:left w:val="none" w:sz="0" w:space="0" w:color="auto"/>
        <w:bottom w:val="none" w:sz="0" w:space="0" w:color="auto"/>
        <w:right w:val="none" w:sz="0" w:space="0" w:color="auto"/>
      </w:divBdr>
    </w:div>
    <w:div w:id="1425146860">
      <w:bodyDiv w:val="1"/>
      <w:marLeft w:val="0"/>
      <w:marRight w:val="0"/>
      <w:marTop w:val="0"/>
      <w:marBottom w:val="0"/>
      <w:divBdr>
        <w:top w:val="none" w:sz="0" w:space="0" w:color="auto"/>
        <w:left w:val="none" w:sz="0" w:space="0" w:color="auto"/>
        <w:bottom w:val="none" w:sz="0" w:space="0" w:color="auto"/>
        <w:right w:val="none" w:sz="0" w:space="0" w:color="auto"/>
      </w:divBdr>
    </w:div>
    <w:div w:id="1426027188">
      <w:bodyDiv w:val="1"/>
      <w:marLeft w:val="0"/>
      <w:marRight w:val="0"/>
      <w:marTop w:val="0"/>
      <w:marBottom w:val="0"/>
      <w:divBdr>
        <w:top w:val="none" w:sz="0" w:space="0" w:color="auto"/>
        <w:left w:val="none" w:sz="0" w:space="0" w:color="auto"/>
        <w:bottom w:val="none" w:sz="0" w:space="0" w:color="auto"/>
        <w:right w:val="none" w:sz="0" w:space="0" w:color="auto"/>
      </w:divBdr>
    </w:div>
    <w:div w:id="1426069514">
      <w:bodyDiv w:val="1"/>
      <w:marLeft w:val="0"/>
      <w:marRight w:val="0"/>
      <w:marTop w:val="0"/>
      <w:marBottom w:val="0"/>
      <w:divBdr>
        <w:top w:val="none" w:sz="0" w:space="0" w:color="auto"/>
        <w:left w:val="none" w:sz="0" w:space="0" w:color="auto"/>
        <w:bottom w:val="none" w:sz="0" w:space="0" w:color="auto"/>
        <w:right w:val="none" w:sz="0" w:space="0" w:color="auto"/>
      </w:divBdr>
    </w:div>
    <w:div w:id="1426537903">
      <w:bodyDiv w:val="1"/>
      <w:marLeft w:val="0"/>
      <w:marRight w:val="0"/>
      <w:marTop w:val="0"/>
      <w:marBottom w:val="0"/>
      <w:divBdr>
        <w:top w:val="none" w:sz="0" w:space="0" w:color="auto"/>
        <w:left w:val="none" w:sz="0" w:space="0" w:color="auto"/>
        <w:bottom w:val="none" w:sz="0" w:space="0" w:color="auto"/>
        <w:right w:val="none" w:sz="0" w:space="0" w:color="auto"/>
      </w:divBdr>
    </w:div>
    <w:div w:id="1426994527">
      <w:bodyDiv w:val="1"/>
      <w:marLeft w:val="0"/>
      <w:marRight w:val="0"/>
      <w:marTop w:val="0"/>
      <w:marBottom w:val="0"/>
      <w:divBdr>
        <w:top w:val="none" w:sz="0" w:space="0" w:color="auto"/>
        <w:left w:val="none" w:sz="0" w:space="0" w:color="auto"/>
        <w:bottom w:val="none" w:sz="0" w:space="0" w:color="auto"/>
        <w:right w:val="none" w:sz="0" w:space="0" w:color="auto"/>
      </w:divBdr>
    </w:div>
    <w:div w:id="1427579004">
      <w:bodyDiv w:val="1"/>
      <w:marLeft w:val="0"/>
      <w:marRight w:val="0"/>
      <w:marTop w:val="0"/>
      <w:marBottom w:val="0"/>
      <w:divBdr>
        <w:top w:val="none" w:sz="0" w:space="0" w:color="auto"/>
        <w:left w:val="none" w:sz="0" w:space="0" w:color="auto"/>
        <w:bottom w:val="none" w:sz="0" w:space="0" w:color="auto"/>
        <w:right w:val="none" w:sz="0" w:space="0" w:color="auto"/>
      </w:divBdr>
    </w:div>
    <w:div w:id="1429038978">
      <w:bodyDiv w:val="1"/>
      <w:marLeft w:val="0"/>
      <w:marRight w:val="0"/>
      <w:marTop w:val="0"/>
      <w:marBottom w:val="0"/>
      <w:divBdr>
        <w:top w:val="none" w:sz="0" w:space="0" w:color="auto"/>
        <w:left w:val="none" w:sz="0" w:space="0" w:color="auto"/>
        <w:bottom w:val="none" w:sz="0" w:space="0" w:color="auto"/>
        <w:right w:val="none" w:sz="0" w:space="0" w:color="auto"/>
      </w:divBdr>
    </w:div>
    <w:div w:id="1431582667">
      <w:bodyDiv w:val="1"/>
      <w:marLeft w:val="0"/>
      <w:marRight w:val="0"/>
      <w:marTop w:val="0"/>
      <w:marBottom w:val="0"/>
      <w:divBdr>
        <w:top w:val="none" w:sz="0" w:space="0" w:color="auto"/>
        <w:left w:val="none" w:sz="0" w:space="0" w:color="auto"/>
        <w:bottom w:val="none" w:sz="0" w:space="0" w:color="auto"/>
        <w:right w:val="none" w:sz="0" w:space="0" w:color="auto"/>
      </w:divBdr>
    </w:div>
    <w:div w:id="1431974533">
      <w:bodyDiv w:val="1"/>
      <w:marLeft w:val="0"/>
      <w:marRight w:val="0"/>
      <w:marTop w:val="0"/>
      <w:marBottom w:val="0"/>
      <w:divBdr>
        <w:top w:val="none" w:sz="0" w:space="0" w:color="auto"/>
        <w:left w:val="none" w:sz="0" w:space="0" w:color="auto"/>
        <w:bottom w:val="none" w:sz="0" w:space="0" w:color="auto"/>
        <w:right w:val="none" w:sz="0" w:space="0" w:color="auto"/>
      </w:divBdr>
    </w:div>
    <w:div w:id="1432239887">
      <w:bodyDiv w:val="1"/>
      <w:marLeft w:val="0"/>
      <w:marRight w:val="0"/>
      <w:marTop w:val="0"/>
      <w:marBottom w:val="0"/>
      <w:divBdr>
        <w:top w:val="none" w:sz="0" w:space="0" w:color="auto"/>
        <w:left w:val="none" w:sz="0" w:space="0" w:color="auto"/>
        <w:bottom w:val="none" w:sz="0" w:space="0" w:color="auto"/>
        <w:right w:val="none" w:sz="0" w:space="0" w:color="auto"/>
      </w:divBdr>
    </w:div>
    <w:div w:id="1433167056">
      <w:bodyDiv w:val="1"/>
      <w:marLeft w:val="0"/>
      <w:marRight w:val="0"/>
      <w:marTop w:val="0"/>
      <w:marBottom w:val="0"/>
      <w:divBdr>
        <w:top w:val="none" w:sz="0" w:space="0" w:color="auto"/>
        <w:left w:val="none" w:sz="0" w:space="0" w:color="auto"/>
        <w:bottom w:val="none" w:sz="0" w:space="0" w:color="auto"/>
        <w:right w:val="none" w:sz="0" w:space="0" w:color="auto"/>
      </w:divBdr>
    </w:div>
    <w:div w:id="1433696336">
      <w:bodyDiv w:val="1"/>
      <w:marLeft w:val="0"/>
      <w:marRight w:val="0"/>
      <w:marTop w:val="0"/>
      <w:marBottom w:val="0"/>
      <w:divBdr>
        <w:top w:val="none" w:sz="0" w:space="0" w:color="auto"/>
        <w:left w:val="none" w:sz="0" w:space="0" w:color="auto"/>
        <w:bottom w:val="none" w:sz="0" w:space="0" w:color="auto"/>
        <w:right w:val="none" w:sz="0" w:space="0" w:color="auto"/>
      </w:divBdr>
    </w:div>
    <w:div w:id="1434786227">
      <w:bodyDiv w:val="1"/>
      <w:marLeft w:val="0"/>
      <w:marRight w:val="0"/>
      <w:marTop w:val="0"/>
      <w:marBottom w:val="0"/>
      <w:divBdr>
        <w:top w:val="none" w:sz="0" w:space="0" w:color="auto"/>
        <w:left w:val="none" w:sz="0" w:space="0" w:color="auto"/>
        <w:bottom w:val="none" w:sz="0" w:space="0" w:color="auto"/>
        <w:right w:val="none" w:sz="0" w:space="0" w:color="auto"/>
      </w:divBdr>
      <w:divsChild>
        <w:div w:id="1610971090">
          <w:marLeft w:val="0"/>
          <w:marRight w:val="0"/>
          <w:marTop w:val="0"/>
          <w:marBottom w:val="0"/>
          <w:divBdr>
            <w:top w:val="none" w:sz="0" w:space="0" w:color="auto"/>
            <w:left w:val="none" w:sz="0" w:space="0" w:color="auto"/>
            <w:bottom w:val="none" w:sz="0" w:space="0" w:color="auto"/>
            <w:right w:val="none" w:sz="0" w:space="0" w:color="auto"/>
          </w:divBdr>
          <w:divsChild>
            <w:div w:id="789401311">
              <w:marLeft w:val="0"/>
              <w:marRight w:val="0"/>
              <w:marTop w:val="0"/>
              <w:marBottom w:val="0"/>
              <w:divBdr>
                <w:top w:val="none" w:sz="0" w:space="0" w:color="auto"/>
                <w:left w:val="none" w:sz="0" w:space="0" w:color="auto"/>
                <w:bottom w:val="none" w:sz="0" w:space="0" w:color="auto"/>
                <w:right w:val="none" w:sz="0" w:space="0" w:color="auto"/>
              </w:divBdr>
            </w:div>
            <w:div w:id="1066879942">
              <w:marLeft w:val="0"/>
              <w:marRight w:val="0"/>
              <w:marTop w:val="0"/>
              <w:marBottom w:val="0"/>
              <w:divBdr>
                <w:top w:val="none" w:sz="0" w:space="0" w:color="auto"/>
                <w:left w:val="none" w:sz="0" w:space="0" w:color="auto"/>
                <w:bottom w:val="none" w:sz="0" w:space="0" w:color="auto"/>
                <w:right w:val="none" w:sz="0" w:space="0" w:color="auto"/>
              </w:divBdr>
            </w:div>
            <w:div w:id="1179739855">
              <w:marLeft w:val="0"/>
              <w:marRight w:val="0"/>
              <w:marTop w:val="0"/>
              <w:marBottom w:val="0"/>
              <w:divBdr>
                <w:top w:val="none" w:sz="0" w:space="0" w:color="auto"/>
                <w:left w:val="none" w:sz="0" w:space="0" w:color="auto"/>
                <w:bottom w:val="none" w:sz="0" w:space="0" w:color="auto"/>
                <w:right w:val="none" w:sz="0" w:space="0" w:color="auto"/>
              </w:divBdr>
            </w:div>
            <w:div w:id="1284532029">
              <w:marLeft w:val="0"/>
              <w:marRight w:val="0"/>
              <w:marTop w:val="0"/>
              <w:marBottom w:val="0"/>
              <w:divBdr>
                <w:top w:val="none" w:sz="0" w:space="0" w:color="auto"/>
                <w:left w:val="none" w:sz="0" w:space="0" w:color="auto"/>
                <w:bottom w:val="none" w:sz="0" w:space="0" w:color="auto"/>
                <w:right w:val="none" w:sz="0" w:space="0" w:color="auto"/>
              </w:divBdr>
            </w:div>
            <w:div w:id="202316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86818">
      <w:bodyDiv w:val="1"/>
      <w:marLeft w:val="0"/>
      <w:marRight w:val="0"/>
      <w:marTop w:val="0"/>
      <w:marBottom w:val="0"/>
      <w:divBdr>
        <w:top w:val="none" w:sz="0" w:space="0" w:color="auto"/>
        <w:left w:val="none" w:sz="0" w:space="0" w:color="auto"/>
        <w:bottom w:val="none" w:sz="0" w:space="0" w:color="auto"/>
        <w:right w:val="none" w:sz="0" w:space="0" w:color="auto"/>
      </w:divBdr>
    </w:div>
    <w:div w:id="1435132228">
      <w:bodyDiv w:val="1"/>
      <w:marLeft w:val="0"/>
      <w:marRight w:val="0"/>
      <w:marTop w:val="0"/>
      <w:marBottom w:val="0"/>
      <w:divBdr>
        <w:top w:val="none" w:sz="0" w:space="0" w:color="auto"/>
        <w:left w:val="none" w:sz="0" w:space="0" w:color="auto"/>
        <w:bottom w:val="none" w:sz="0" w:space="0" w:color="auto"/>
        <w:right w:val="none" w:sz="0" w:space="0" w:color="auto"/>
      </w:divBdr>
    </w:div>
    <w:div w:id="1436169971">
      <w:bodyDiv w:val="1"/>
      <w:marLeft w:val="0"/>
      <w:marRight w:val="0"/>
      <w:marTop w:val="0"/>
      <w:marBottom w:val="0"/>
      <w:divBdr>
        <w:top w:val="none" w:sz="0" w:space="0" w:color="auto"/>
        <w:left w:val="none" w:sz="0" w:space="0" w:color="auto"/>
        <w:bottom w:val="none" w:sz="0" w:space="0" w:color="auto"/>
        <w:right w:val="none" w:sz="0" w:space="0" w:color="auto"/>
      </w:divBdr>
    </w:div>
    <w:div w:id="1436292923">
      <w:bodyDiv w:val="1"/>
      <w:marLeft w:val="0"/>
      <w:marRight w:val="0"/>
      <w:marTop w:val="0"/>
      <w:marBottom w:val="0"/>
      <w:divBdr>
        <w:top w:val="none" w:sz="0" w:space="0" w:color="auto"/>
        <w:left w:val="none" w:sz="0" w:space="0" w:color="auto"/>
        <w:bottom w:val="none" w:sz="0" w:space="0" w:color="auto"/>
        <w:right w:val="none" w:sz="0" w:space="0" w:color="auto"/>
      </w:divBdr>
    </w:div>
    <w:div w:id="1436558261">
      <w:bodyDiv w:val="1"/>
      <w:marLeft w:val="0"/>
      <w:marRight w:val="0"/>
      <w:marTop w:val="0"/>
      <w:marBottom w:val="0"/>
      <w:divBdr>
        <w:top w:val="none" w:sz="0" w:space="0" w:color="auto"/>
        <w:left w:val="none" w:sz="0" w:space="0" w:color="auto"/>
        <w:bottom w:val="none" w:sz="0" w:space="0" w:color="auto"/>
        <w:right w:val="none" w:sz="0" w:space="0" w:color="auto"/>
      </w:divBdr>
    </w:div>
    <w:div w:id="1438526358">
      <w:bodyDiv w:val="1"/>
      <w:marLeft w:val="0"/>
      <w:marRight w:val="0"/>
      <w:marTop w:val="0"/>
      <w:marBottom w:val="0"/>
      <w:divBdr>
        <w:top w:val="none" w:sz="0" w:space="0" w:color="auto"/>
        <w:left w:val="none" w:sz="0" w:space="0" w:color="auto"/>
        <w:bottom w:val="none" w:sz="0" w:space="0" w:color="auto"/>
        <w:right w:val="none" w:sz="0" w:space="0" w:color="auto"/>
      </w:divBdr>
    </w:div>
    <w:div w:id="1439256528">
      <w:bodyDiv w:val="1"/>
      <w:marLeft w:val="0"/>
      <w:marRight w:val="0"/>
      <w:marTop w:val="0"/>
      <w:marBottom w:val="0"/>
      <w:divBdr>
        <w:top w:val="none" w:sz="0" w:space="0" w:color="auto"/>
        <w:left w:val="none" w:sz="0" w:space="0" w:color="auto"/>
        <w:bottom w:val="none" w:sz="0" w:space="0" w:color="auto"/>
        <w:right w:val="none" w:sz="0" w:space="0" w:color="auto"/>
      </w:divBdr>
    </w:div>
    <w:div w:id="1439328101">
      <w:bodyDiv w:val="1"/>
      <w:marLeft w:val="0"/>
      <w:marRight w:val="0"/>
      <w:marTop w:val="0"/>
      <w:marBottom w:val="0"/>
      <w:divBdr>
        <w:top w:val="none" w:sz="0" w:space="0" w:color="auto"/>
        <w:left w:val="none" w:sz="0" w:space="0" w:color="auto"/>
        <w:bottom w:val="none" w:sz="0" w:space="0" w:color="auto"/>
        <w:right w:val="none" w:sz="0" w:space="0" w:color="auto"/>
      </w:divBdr>
      <w:divsChild>
        <w:div w:id="412705742">
          <w:marLeft w:val="1800"/>
          <w:marRight w:val="0"/>
          <w:marTop w:val="86"/>
          <w:marBottom w:val="0"/>
          <w:divBdr>
            <w:top w:val="none" w:sz="0" w:space="0" w:color="auto"/>
            <w:left w:val="none" w:sz="0" w:space="0" w:color="auto"/>
            <w:bottom w:val="none" w:sz="0" w:space="0" w:color="auto"/>
            <w:right w:val="none" w:sz="0" w:space="0" w:color="auto"/>
          </w:divBdr>
        </w:div>
        <w:div w:id="550505658">
          <w:marLeft w:val="1166"/>
          <w:marRight w:val="0"/>
          <w:marTop w:val="96"/>
          <w:marBottom w:val="0"/>
          <w:divBdr>
            <w:top w:val="none" w:sz="0" w:space="0" w:color="auto"/>
            <w:left w:val="none" w:sz="0" w:space="0" w:color="auto"/>
            <w:bottom w:val="none" w:sz="0" w:space="0" w:color="auto"/>
            <w:right w:val="none" w:sz="0" w:space="0" w:color="auto"/>
          </w:divBdr>
        </w:div>
        <w:div w:id="551308209">
          <w:marLeft w:val="1800"/>
          <w:marRight w:val="0"/>
          <w:marTop w:val="86"/>
          <w:marBottom w:val="0"/>
          <w:divBdr>
            <w:top w:val="none" w:sz="0" w:space="0" w:color="auto"/>
            <w:left w:val="none" w:sz="0" w:space="0" w:color="auto"/>
            <w:bottom w:val="none" w:sz="0" w:space="0" w:color="auto"/>
            <w:right w:val="none" w:sz="0" w:space="0" w:color="auto"/>
          </w:divBdr>
        </w:div>
        <w:div w:id="1221014049">
          <w:marLeft w:val="1166"/>
          <w:marRight w:val="0"/>
          <w:marTop w:val="96"/>
          <w:marBottom w:val="0"/>
          <w:divBdr>
            <w:top w:val="none" w:sz="0" w:space="0" w:color="auto"/>
            <w:left w:val="none" w:sz="0" w:space="0" w:color="auto"/>
            <w:bottom w:val="none" w:sz="0" w:space="0" w:color="auto"/>
            <w:right w:val="none" w:sz="0" w:space="0" w:color="auto"/>
          </w:divBdr>
        </w:div>
        <w:div w:id="1648511093">
          <w:marLeft w:val="1800"/>
          <w:marRight w:val="0"/>
          <w:marTop w:val="86"/>
          <w:marBottom w:val="0"/>
          <w:divBdr>
            <w:top w:val="none" w:sz="0" w:space="0" w:color="auto"/>
            <w:left w:val="none" w:sz="0" w:space="0" w:color="auto"/>
            <w:bottom w:val="none" w:sz="0" w:space="0" w:color="auto"/>
            <w:right w:val="none" w:sz="0" w:space="0" w:color="auto"/>
          </w:divBdr>
        </w:div>
        <w:div w:id="1730494408">
          <w:marLeft w:val="547"/>
          <w:marRight w:val="0"/>
          <w:marTop w:val="115"/>
          <w:marBottom w:val="0"/>
          <w:divBdr>
            <w:top w:val="none" w:sz="0" w:space="0" w:color="auto"/>
            <w:left w:val="none" w:sz="0" w:space="0" w:color="auto"/>
            <w:bottom w:val="none" w:sz="0" w:space="0" w:color="auto"/>
            <w:right w:val="none" w:sz="0" w:space="0" w:color="auto"/>
          </w:divBdr>
        </w:div>
        <w:div w:id="1767967491">
          <w:marLeft w:val="1166"/>
          <w:marRight w:val="0"/>
          <w:marTop w:val="96"/>
          <w:marBottom w:val="0"/>
          <w:divBdr>
            <w:top w:val="none" w:sz="0" w:space="0" w:color="auto"/>
            <w:left w:val="none" w:sz="0" w:space="0" w:color="auto"/>
            <w:bottom w:val="none" w:sz="0" w:space="0" w:color="auto"/>
            <w:right w:val="none" w:sz="0" w:space="0" w:color="auto"/>
          </w:divBdr>
        </w:div>
      </w:divsChild>
    </w:div>
    <w:div w:id="1441949048">
      <w:bodyDiv w:val="1"/>
      <w:marLeft w:val="0"/>
      <w:marRight w:val="0"/>
      <w:marTop w:val="0"/>
      <w:marBottom w:val="0"/>
      <w:divBdr>
        <w:top w:val="none" w:sz="0" w:space="0" w:color="auto"/>
        <w:left w:val="none" w:sz="0" w:space="0" w:color="auto"/>
        <w:bottom w:val="none" w:sz="0" w:space="0" w:color="auto"/>
        <w:right w:val="none" w:sz="0" w:space="0" w:color="auto"/>
      </w:divBdr>
    </w:div>
    <w:div w:id="1442262065">
      <w:bodyDiv w:val="1"/>
      <w:marLeft w:val="0"/>
      <w:marRight w:val="0"/>
      <w:marTop w:val="0"/>
      <w:marBottom w:val="0"/>
      <w:divBdr>
        <w:top w:val="none" w:sz="0" w:space="0" w:color="auto"/>
        <w:left w:val="none" w:sz="0" w:space="0" w:color="auto"/>
        <w:bottom w:val="none" w:sz="0" w:space="0" w:color="auto"/>
        <w:right w:val="none" w:sz="0" w:space="0" w:color="auto"/>
      </w:divBdr>
    </w:div>
    <w:div w:id="1442796710">
      <w:bodyDiv w:val="1"/>
      <w:marLeft w:val="0"/>
      <w:marRight w:val="0"/>
      <w:marTop w:val="0"/>
      <w:marBottom w:val="0"/>
      <w:divBdr>
        <w:top w:val="none" w:sz="0" w:space="0" w:color="auto"/>
        <w:left w:val="none" w:sz="0" w:space="0" w:color="auto"/>
        <w:bottom w:val="none" w:sz="0" w:space="0" w:color="auto"/>
        <w:right w:val="none" w:sz="0" w:space="0" w:color="auto"/>
      </w:divBdr>
    </w:div>
    <w:div w:id="1443109699">
      <w:bodyDiv w:val="1"/>
      <w:marLeft w:val="0"/>
      <w:marRight w:val="0"/>
      <w:marTop w:val="0"/>
      <w:marBottom w:val="0"/>
      <w:divBdr>
        <w:top w:val="none" w:sz="0" w:space="0" w:color="auto"/>
        <w:left w:val="none" w:sz="0" w:space="0" w:color="auto"/>
        <w:bottom w:val="none" w:sz="0" w:space="0" w:color="auto"/>
        <w:right w:val="none" w:sz="0" w:space="0" w:color="auto"/>
      </w:divBdr>
    </w:div>
    <w:div w:id="1445926449">
      <w:bodyDiv w:val="1"/>
      <w:marLeft w:val="0"/>
      <w:marRight w:val="0"/>
      <w:marTop w:val="0"/>
      <w:marBottom w:val="0"/>
      <w:divBdr>
        <w:top w:val="none" w:sz="0" w:space="0" w:color="auto"/>
        <w:left w:val="none" w:sz="0" w:space="0" w:color="auto"/>
        <w:bottom w:val="none" w:sz="0" w:space="0" w:color="auto"/>
        <w:right w:val="none" w:sz="0" w:space="0" w:color="auto"/>
      </w:divBdr>
    </w:div>
    <w:div w:id="1446541113">
      <w:bodyDiv w:val="1"/>
      <w:marLeft w:val="0"/>
      <w:marRight w:val="0"/>
      <w:marTop w:val="0"/>
      <w:marBottom w:val="0"/>
      <w:divBdr>
        <w:top w:val="none" w:sz="0" w:space="0" w:color="auto"/>
        <w:left w:val="none" w:sz="0" w:space="0" w:color="auto"/>
        <w:bottom w:val="none" w:sz="0" w:space="0" w:color="auto"/>
        <w:right w:val="none" w:sz="0" w:space="0" w:color="auto"/>
      </w:divBdr>
    </w:div>
    <w:div w:id="1447313445">
      <w:bodyDiv w:val="1"/>
      <w:marLeft w:val="0"/>
      <w:marRight w:val="0"/>
      <w:marTop w:val="0"/>
      <w:marBottom w:val="0"/>
      <w:divBdr>
        <w:top w:val="none" w:sz="0" w:space="0" w:color="auto"/>
        <w:left w:val="none" w:sz="0" w:space="0" w:color="auto"/>
        <w:bottom w:val="none" w:sz="0" w:space="0" w:color="auto"/>
        <w:right w:val="none" w:sz="0" w:space="0" w:color="auto"/>
      </w:divBdr>
      <w:divsChild>
        <w:div w:id="245237474">
          <w:marLeft w:val="1800"/>
          <w:marRight w:val="0"/>
          <w:marTop w:val="115"/>
          <w:marBottom w:val="0"/>
          <w:divBdr>
            <w:top w:val="none" w:sz="0" w:space="0" w:color="auto"/>
            <w:left w:val="none" w:sz="0" w:space="0" w:color="auto"/>
            <w:bottom w:val="none" w:sz="0" w:space="0" w:color="auto"/>
            <w:right w:val="none" w:sz="0" w:space="0" w:color="auto"/>
          </w:divBdr>
        </w:div>
        <w:div w:id="730277777">
          <w:marLeft w:val="547"/>
          <w:marRight w:val="0"/>
          <w:marTop w:val="154"/>
          <w:marBottom w:val="0"/>
          <w:divBdr>
            <w:top w:val="none" w:sz="0" w:space="0" w:color="auto"/>
            <w:left w:val="none" w:sz="0" w:space="0" w:color="auto"/>
            <w:bottom w:val="none" w:sz="0" w:space="0" w:color="auto"/>
            <w:right w:val="none" w:sz="0" w:space="0" w:color="auto"/>
          </w:divBdr>
        </w:div>
        <w:div w:id="788208567">
          <w:marLeft w:val="547"/>
          <w:marRight w:val="0"/>
          <w:marTop w:val="154"/>
          <w:marBottom w:val="0"/>
          <w:divBdr>
            <w:top w:val="none" w:sz="0" w:space="0" w:color="auto"/>
            <w:left w:val="none" w:sz="0" w:space="0" w:color="auto"/>
            <w:bottom w:val="none" w:sz="0" w:space="0" w:color="auto"/>
            <w:right w:val="none" w:sz="0" w:space="0" w:color="auto"/>
          </w:divBdr>
        </w:div>
        <w:div w:id="1849980211">
          <w:marLeft w:val="1166"/>
          <w:marRight w:val="0"/>
          <w:marTop w:val="134"/>
          <w:marBottom w:val="0"/>
          <w:divBdr>
            <w:top w:val="none" w:sz="0" w:space="0" w:color="auto"/>
            <w:left w:val="none" w:sz="0" w:space="0" w:color="auto"/>
            <w:bottom w:val="none" w:sz="0" w:space="0" w:color="auto"/>
            <w:right w:val="none" w:sz="0" w:space="0" w:color="auto"/>
          </w:divBdr>
        </w:div>
        <w:div w:id="2142646621">
          <w:marLeft w:val="1166"/>
          <w:marRight w:val="0"/>
          <w:marTop w:val="134"/>
          <w:marBottom w:val="0"/>
          <w:divBdr>
            <w:top w:val="none" w:sz="0" w:space="0" w:color="auto"/>
            <w:left w:val="none" w:sz="0" w:space="0" w:color="auto"/>
            <w:bottom w:val="none" w:sz="0" w:space="0" w:color="auto"/>
            <w:right w:val="none" w:sz="0" w:space="0" w:color="auto"/>
          </w:divBdr>
        </w:div>
      </w:divsChild>
    </w:div>
    <w:div w:id="1448429106">
      <w:bodyDiv w:val="1"/>
      <w:marLeft w:val="0"/>
      <w:marRight w:val="0"/>
      <w:marTop w:val="0"/>
      <w:marBottom w:val="0"/>
      <w:divBdr>
        <w:top w:val="none" w:sz="0" w:space="0" w:color="auto"/>
        <w:left w:val="none" w:sz="0" w:space="0" w:color="auto"/>
        <w:bottom w:val="none" w:sz="0" w:space="0" w:color="auto"/>
        <w:right w:val="none" w:sz="0" w:space="0" w:color="auto"/>
      </w:divBdr>
      <w:divsChild>
        <w:div w:id="1752240852">
          <w:marLeft w:val="0"/>
          <w:marRight w:val="0"/>
          <w:marTop w:val="0"/>
          <w:marBottom w:val="0"/>
          <w:divBdr>
            <w:top w:val="none" w:sz="0" w:space="0" w:color="auto"/>
            <w:left w:val="none" w:sz="0" w:space="0" w:color="auto"/>
            <w:bottom w:val="none" w:sz="0" w:space="0" w:color="auto"/>
            <w:right w:val="none" w:sz="0" w:space="0" w:color="auto"/>
          </w:divBdr>
        </w:div>
      </w:divsChild>
    </w:div>
    <w:div w:id="1448503607">
      <w:bodyDiv w:val="1"/>
      <w:marLeft w:val="0"/>
      <w:marRight w:val="0"/>
      <w:marTop w:val="0"/>
      <w:marBottom w:val="0"/>
      <w:divBdr>
        <w:top w:val="none" w:sz="0" w:space="0" w:color="auto"/>
        <w:left w:val="none" w:sz="0" w:space="0" w:color="auto"/>
        <w:bottom w:val="none" w:sz="0" w:space="0" w:color="auto"/>
        <w:right w:val="none" w:sz="0" w:space="0" w:color="auto"/>
      </w:divBdr>
    </w:div>
    <w:div w:id="1448692573">
      <w:bodyDiv w:val="1"/>
      <w:marLeft w:val="0"/>
      <w:marRight w:val="0"/>
      <w:marTop w:val="0"/>
      <w:marBottom w:val="0"/>
      <w:divBdr>
        <w:top w:val="none" w:sz="0" w:space="0" w:color="auto"/>
        <w:left w:val="none" w:sz="0" w:space="0" w:color="auto"/>
        <w:bottom w:val="none" w:sz="0" w:space="0" w:color="auto"/>
        <w:right w:val="none" w:sz="0" w:space="0" w:color="auto"/>
      </w:divBdr>
      <w:divsChild>
        <w:div w:id="470562345">
          <w:marLeft w:val="1166"/>
          <w:marRight w:val="0"/>
          <w:marTop w:val="77"/>
          <w:marBottom w:val="0"/>
          <w:divBdr>
            <w:top w:val="none" w:sz="0" w:space="0" w:color="auto"/>
            <w:left w:val="none" w:sz="0" w:space="0" w:color="auto"/>
            <w:bottom w:val="none" w:sz="0" w:space="0" w:color="auto"/>
            <w:right w:val="none" w:sz="0" w:space="0" w:color="auto"/>
          </w:divBdr>
        </w:div>
        <w:div w:id="619995801">
          <w:marLeft w:val="547"/>
          <w:marRight w:val="0"/>
          <w:marTop w:val="96"/>
          <w:marBottom w:val="0"/>
          <w:divBdr>
            <w:top w:val="none" w:sz="0" w:space="0" w:color="auto"/>
            <w:left w:val="none" w:sz="0" w:space="0" w:color="auto"/>
            <w:bottom w:val="none" w:sz="0" w:space="0" w:color="auto"/>
            <w:right w:val="none" w:sz="0" w:space="0" w:color="auto"/>
          </w:divBdr>
        </w:div>
        <w:div w:id="764417635">
          <w:marLeft w:val="1166"/>
          <w:marRight w:val="0"/>
          <w:marTop w:val="77"/>
          <w:marBottom w:val="0"/>
          <w:divBdr>
            <w:top w:val="none" w:sz="0" w:space="0" w:color="auto"/>
            <w:left w:val="none" w:sz="0" w:space="0" w:color="auto"/>
            <w:bottom w:val="none" w:sz="0" w:space="0" w:color="auto"/>
            <w:right w:val="none" w:sz="0" w:space="0" w:color="auto"/>
          </w:divBdr>
        </w:div>
        <w:div w:id="852258385">
          <w:marLeft w:val="547"/>
          <w:marRight w:val="0"/>
          <w:marTop w:val="96"/>
          <w:marBottom w:val="0"/>
          <w:divBdr>
            <w:top w:val="none" w:sz="0" w:space="0" w:color="auto"/>
            <w:left w:val="none" w:sz="0" w:space="0" w:color="auto"/>
            <w:bottom w:val="none" w:sz="0" w:space="0" w:color="auto"/>
            <w:right w:val="none" w:sz="0" w:space="0" w:color="auto"/>
          </w:divBdr>
        </w:div>
        <w:div w:id="872881860">
          <w:marLeft w:val="1166"/>
          <w:marRight w:val="0"/>
          <w:marTop w:val="77"/>
          <w:marBottom w:val="0"/>
          <w:divBdr>
            <w:top w:val="none" w:sz="0" w:space="0" w:color="auto"/>
            <w:left w:val="none" w:sz="0" w:space="0" w:color="auto"/>
            <w:bottom w:val="none" w:sz="0" w:space="0" w:color="auto"/>
            <w:right w:val="none" w:sz="0" w:space="0" w:color="auto"/>
          </w:divBdr>
        </w:div>
        <w:div w:id="1174152340">
          <w:marLeft w:val="547"/>
          <w:marRight w:val="0"/>
          <w:marTop w:val="96"/>
          <w:marBottom w:val="0"/>
          <w:divBdr>
            <w:top w:val="none" w:sz="0" w:space="0" w:color="auto"/>
            <w:left w:val="none" w:sz="0" w:space="0" w:color="auto"/>
            <w:bottom w:val="none" w:sz="0" w:space="0" w:color="auto"/>
            <w:right w:val="none" w:sz="0" w:space="0" w:color="auto"/>
          </w:divBdr>
        </w:div>
        <w:div w:id="1323780048">
          <w:marLeft w:val="1166"/>
          <w:marRight w:val="0"/>
          <w:marTop w:val="77"/>
          <w:marBottom w:val="0"/>
          <w:divBdr>
            <w:top w:val="none" w:sz="0" w:space="0" w:color="auto"/>
            <w:left w:val="none" w:sz="0" w:space="0" w:color="auto"/>
            <w:bottom w:val="none" w:sz="0" w:space="0" w:color="auto"/>
            <w:right w:val="none" w:sz="0" w:space="0" w:color="auto"/>
          </w:divBdr>
        </w:div>
        <w:div w:id="1434472696">
          <w:marLeft w:val="1166"/>
          <w:marRight w:val="0"/>
          <w:marTop w:val="77"/>
          <w:marBottom w:val="0"/>
          <w:divBdr>
            <w:top w:val="none" w:sz="0" w:space="0" w:color="auto"/>
            <w:left w:val="none" w:sz="0" w:space="0" w:color="auto"/>
            <w:bottom w:val="none" w:sz="0" w:space="0" w:color="auto"/>
            <w:right w:val="none" w:sz="0" w:space="0" w:color="auto"/>
          </w:divBdr>
        </w:div>
      </w:divsChild>
    </w:div>
    <w:div w:id="1448742420">
      <w:bodyDiv w:val="1"/>
      <w:marLeft w:val="0"/>
      <w:marRight w:val="0"/>
      <w:marTop w:val="0"/>
      <w:marBottom w:val="0"/>
      <w:divBdr>
        <w:top w:val="none" w:sz="0" w:space="0" w:color="auto"/>
        <w:left w:val="none" w:sz="0" w:space="0" w:color="auto"/>
        <w:bottom w:val="none" w:sz="0" w:space="0" w:color="auto"/>
        <w:right w:val="none" w:sz="0" w:space="0" w:color="auto"/>
      </w:divBdr>
      <w:divsChild>
        <w:div w:id="213470182">
          <w:marLeft w:val="1800"/>
          <w:marRight w:val="0"/>
          <w:marTop w:val="77"/>
          <w:marBottom w:val="120"/>
          <w:divBdr>
            <w:top w:val="none" w:sz="0" w:space="0" w:color="auto"/>
            <w:left w:val="none" w:sz="0" w:space="0" w:color="auto"/>
            <w:bottom w:val="none" w:sz="0" w:space="0" w:color="auto"/>
            <w:right w:val="none" w:sz="0" w:space="0" w:color="auto"/>
          </w:divBdr>
        </w:div>
        <w:div w:id="366487969">
          <w:marLeft w:val="1166"/>
          <w:marRight w:val="0"/>
          <w:marTop w:val="96"/>
          <w:marBottom w:val="120"/>
          <w:divBdr>
            <w:top w:val="none" w:sz="0" w:space="0" w:color="auto"/>
            <w:left w:val="none" w:sz="0" w:space="0" w:color="auto"/>
            <w:bottom w:val="none" w:sz="0" w:space="0" w:color="auto"/>
            <w:right w:val="none" w:sz="0" w:space="0" w:color="auto"/>
          </w:divBdr>
        </w:div>
        <w:div w:id="415983754">
          <w:marLeft w:val="2520"/>
          <w:marRight w:val="0"/>
          <w:marTop w:val="77"/>
          <w:marBottom w:val="120"/>
          <w:divBdr>
            <w:top w:val="none" w:sz="0" w:space="0" w:color="auto"/>
            <w:left w:val="none" w:sz="0" w:space="0" w:color="auto"/>
            <w:bottom w:val="none" w:sz="0" w:space="0" w:color="auto"/>
            <w:right w:val="none" w:sz="0" w:space="0" w:color="auto"/>
          </w:divBdr>
        </w:div>
        <w:div w:id="436409555">
          <w:marLeft w:val="547"/>
          <w:marRight w:val="0"/>
          <w:marTop w:val="115"/>
          <w:marBottom w:val="120"/>
          <w:divBdr>
            <w:top w:val="none" w:sz="0" w:space="0" w:color="auto"/>
            <w:left w:val="none" w:sz="0" w:space="0" w:color="auto"/>
            <w:bottom w:val="none" w:sz="0" w:space="0" w:color="auto"/>
            <w:right w:val="none" w:sz="0" w:space="0" w:color="auto"/>
          </w:divBdr>
        </w:div>
        <w:div w:id="947199484">
          <w:marLeft w:val="1800"/>
          <w:marRight w:val="0"/>
          <w:marTop w:val="77"/>
          <w:marBottom w:val="120"/>
          <w:divBdr>
            <w:top w:val="none" w:sz="0" w:space="0" w:color="auto"/>
            <w:left w:val="none" w:sz="0" w:space="0" w:color="auto"/>
            <w:bottom w:val="none" w:sz="0" w:space="0" w:color="auto"/>
            <w:right w:val="none" w:sz="0" w:space="0" w:color="auto"/>
          </w:divBdr>
        </w:div>
        <w:div w:id="957033536">
          <w:marLeft w:val="1800"/>
          <w:marRight w:val="0"/>
          <w:marTop w:val="77"/>
          <w:marBottom w:val="120"/>
          <w:divBdr>
            <w:top w:val="none" w:sz="0" w:space="0" w:color="auto"/>
            <w:left w:val="none" w:sz="0" w:space="0" w:color="auto"/>
            <w:bottom w:val="none" w:sz="0" w:space="0" w:color="auto"/>
            <w:right w:val="none" w:sz="0" w:space="0" w:color="auto"/>
          </w:divBdr>
        </w:div>
        <w:div w:id="1077438892">
          <w:marLeft w:val="1166"/>
          <w:marRight w:val="0"/>
          <w:marTop w:val="96"/>
          <w:marBottom w:val="120"/>
          <w:divBdr>
            <w:top w:val="none" w:sz="0" w:space="0" w:color="auto"/>
            <w:left w:val="none" w:sz="0" w:space="0" w:color="auto"/>
            <w:bottom w:val="none" w:sz="0" w:space="0" w:color="auto"/>
            <w:right w:val="none" w:sz="0" w:space="0" w:color="auto"/>
          </w:divBdr>
        </w:div>
        <w:div w:id="1564482642">
          <w:marLeft w:val="1800"/>
          <w:marRight w:val="0"/>
          <w:marTop w:val="77"/>
          <w:marBottom w:val="120"/>
          <w:divBdr>
            <w:top w:val="none" w:sz="0" w:space="0" w:color="auto"/>
            <w:left w:val="none" w:sz="0" w:space="0" w:color="auto"/>
            <w:bottom w:val="none" w:sz="0" w:space="0" w:color="auto"/>
            <w:right w:val="none" w:sz="0" w:space="0" w:color="auto"/>
          </w:divBdr>
        </w:div>
        <w:div w:id="1648165326">
          <w:marLeft w:val="2520"/>
          <w:marRight w:val="0"/>
          <w:marTop w:val="77"/>
          <w:marBottom w:val="120"/>
          <w:divBdr>
            <w:top w:val="none" w:sz="0" w:space="0" w:color="auto"/>
            <w:left w:val="none" w:sz="0" w:space="0" w:color="auto"/>
            <w:bottom w:val="none" w:sz="0" w:space="0" w:color="auto"/>
            <w:right w:val="none" w:sz="0" w:space="0" w:color="auto"/>
          </w:divBdr>
        </w:div>
        <w:div w:id="1813518177">
          <w:marLeft w:val="2520"/>
          <w:marRight w:val="0"/>
          <w:marTop w:val="77"/>
          <w:marBottom w:val="120"/>
          <w:divBdr>
            <w:top w:val="none" w:sz="0" w:space="0" w:color="auto"/>
            <w:left w:val="none" w:sz="0" w:space="0" w:color="auto"/>
            <w:bottom w:val="none" w:sz="0" w:space="0" w:color="auto"/>
            <w:right w:val="none" w:sz="0" w:space="0" w:color="auto"/>
          </w:divBdr>
        </w:div>
        <w:div w:id="1979677831">
          <w:marLeft w:val="2520"/>
          <w:marRight w:val="0"/>
          <w:marTop w:val="77"/>
          <w:marBottom w:val="120"/>
          <w:divBdr>
            <w:top w:val="none" w:sz="0" w:space="0" w:color="auto"/>
            <w:left w:val="none" w:sz="0" w:space="0" w:color="auto"/>
            <w:bottom w:val="none" w:sz="0" w:space="0" w:color="auto"/>
            <w:right w:val="none" w:sz="0" w:space="0" w:color="auto"/>
          </w:divBdr>
        </w:div>
        <w:div w:id="2095584212">
          <w:marLeft w:val="2520"/>
          <w:marRight w:val="0"/>
          <w:marTop w:val="77"/>
          <w:marBottom w:val="120"/>
          <w:divBdr>
            <w:top w:val="none" w:sz="0" w:space="0" w:color="auto"/>
            <w:left w:val="none" w:sz="0" w:space="0" w:color="auto"/>
            <w:bottom w:val="none" w:sz="0" w:space="0" w:color="auto"/>
            <w:right w:val="none" w:sz="0" w:space="0" w:color="auto"/>
          </w:divBdr>
        </w:div>
      </w:divsChild>
    </w:div>
    <w:div w:id="1450663113">
      <w:bodyDiv w:val="1"/>
      <w:marLeft w:val="0"/>
      <w:marRight w:val="0"/>
      <w:marTop w:val="0"/>
      <w:marBottom w:val="0"/>
      <w:divBdr>
        <w:top w:val="none" w:sz="0" w:space="0" w:color="auto"/>
        <w:left w:val="none" w:sz="0" w:space="0" w:color="auto"/>
        <w:bottom w:val="none" w:sz="0" w:space="0" w:color="auto"/>
        <w:right w:val="none" w:sz="0" w:space="0" w:color="auto"/>
      </w:divBdr>
      <w:divsChild>
        <w:div w:id="191651889">
          <w:marLeft w:val="1800"/>
          <w:marRight w:val="0"/>
          <w:marTop w:val="96"/>
          <w:marBottom w:val="0"/>
          <w:divBdr>
            <w:top w:val="none" w:sz="0" w:space="0" w:color="auto"/>
            <w:left w:val="none" w:sz="0" w:space="0" w:color="auto"/>
            <w:bottom w:val="none" w:sz="0" w:space="0" w:color="auto"/>
            <w:right w:val="none" w:sz="0" w:space="0" w:color="auto"/>
          </w:divBdr>
        </w:div>
        <w:div w:id="875852999">
          <w:marLeft w:val="1800"/>
          <w:marRight w:val="0"/>
          <w:marTop w:val="96"/>
          <w:marBottom w:val="0"/>
          <w:divBdr>
            <w:top w:val="none" w:sz="0" w:space="0" w:color="auto"/>
            <w:left w:val="none" w:sz="0" w:space="0" w:color="auto"/>
            <w:bottom w:val="none" w:sz="0" w:space="0" w:color="auto"/>
            <w:right w:val="none" w:sz="0" w:space="0" w:color="auto"/>
          </w:divBdr>
        </w:div>
        <w:div w:id="990017248">
          <w:marLeft w:val="1800"/>
          <w:marRight w:val="0"/>
          <w:marTop w:val="96"/>
          <w:marBottom w:val="0"/>
          <w:divBdr>
            <w:top w:val="none" w:sz="0" w:space="0" w:color="auto"/>
            <w:left w:val="none" w:sz="0" w:space="0" w:color="auto"/>
            <w:bottom w:val="none" w:sz="0" w:space="0" w:color="auto"/>
            <w:right w:val="none" w:sz="0" w:space="0" w:color="auto"/>
          </w:divBdr>
        </w:div>
        <w:div w:id="1017775867">
          <w:marLeft w:val="1800"/>
          <w:marRight w:val="0"/>
          <w:marTop w:val="96"/>
          <w:marBottom w:val="0"/>
          <w:divBdr>
            <w:top w:val="none" w:sz="0" w:space="0" w:color="auto"/>
            <w:left w:val="none" w:sz="0" w:space="0" w:color="auto"/>
            <w:bottom w:val="none" w:sz="0" w:space="0" w:color="auto"/>
            <w:right w:val="none" w:sz="0" w:space="0" w:color="auto"/>
          </w:divBdr>
        </w:div>
        <w:div w:id="1110003176">
          <w:marLeft w:val="1800"/>
          <w:marRight w:val="0"/>
          <w:marTop w:val="96"/>
          <w:marBottom w:val="0"/>
          <w:divBdr>
            <w:top w:val="none" w:sz="0" w:space="0" w:color="auto"/>
            <w:left w:val="none" w:sz="0" w:space="0" w:color="auto"/>
            <w:bottom w:val="none" w:sz="0" w:space="0" w:color="auto"/>
            <w:right w:val="none" w:sz="0" w:space="0" w:color="auto"/>
          </w:divBdr>
        </w:div>
        <w:div w:id="1361977053">
          <w:marLeft w:val="547"/>
          <w:marRight w:val="0"/>
          <w:marTop w:val="0"/>
          <w:marBottom w:val="0"/>
          <w:divBdr>
            <w:top w:val="none" w:sz="0" w:space="0" w:color="auto"/>
            <w:left w:val="none" w:sz="0" w:space="0" w:color="auto"/>
            <w:bottom w:val="none" w:sz="0" w:space="0" w:color="auto"/>
            <w:right w:val="none" w:sz="0" w:space="0" w:color="auto"/>
          </w:divBdr>
        </w:div>
        <w:div w:id="1426878871">
          <w:marLeft w:val="1166"/>
          <w:marRight w:val="0"/>
          <w:marTop w:val="106"/>
          <w:marBottom w:val="0"/>
          <w:divBdr>
            <w:top w:val="none" w:sz="0" w:space="0" w:color="auto"/>
            <w:left w:val="none" w:sz="0" w:space="0" w:color="auto"/>
            <w:bottom w:val="none" w:sz="0" w:space="0" w:color="auto"/>
            <w:right w:val="none" w:sz="0" w:space="0" w:color="auto"/>
          </w:divBdr>
        </w:div>
        <w:div w:id="1450659882">
          <w:marLeft w:val="1166"/>
          <w:marRight w:val="0"/>
          <w:marTop w:val="106"/>
          <w:marBottom w:val="0"/>
          <w:divBdr>
            <w:top w:val="none" w:sz="0" w:space="0" w:color="auto"/>
            <w:left w:val="none" w:sz="0" w:space="0" w:color="auto"/>
            <w:bottom w:val="none" w:sz="0" w:space="0" w:color="auto"/>
            <w:right w:val="none" w:sz="0" w:space="0" w:color="auto"/>
          </w:divBdr>
        </w:div>
        <w:div w:id="1986427164">
          <w:marLeft w:val="1166"/>
          <w:marRight w:val="0"/>
          <w:marTop w:val="106"/>
          <w:marBottom w:val="0"/>
          <w:divBdr>
            <w:top w:val="none" w:sz="0" w:space="0" w:color="auto"/>
            <w:left w:val="none" w:sz="0" w:space="0" w:color="auto"/>
            <w:bottom w:val="none" w:sz="0" w:space="0" w:color="auto"/>
            <w:right w:val="none" w:sz="0" w:space="0" w:color="auto"/>
          </w:divBdr>
        </w:div>
        <w:div w:id="2056197241">
          <w:marLeft w:val="1166"/>
          <w:marRight w:val="0"/>
          <w:marTop w:val="106"/>
          <w:marBottom w:val="0"/>
          <w:divBdr>
            <w:top w:val="none" w:sz="0" w:space="0" w:color="auto"/>
            <w:left w:val="none" w:sz="0" w:space="0" w:color="auto"/>
            <w:bottom w:val="none" w:sz="0" w:space="0" w:color="auto"/>
            <w:right w:val="none" w:sz="0" w:space="0" w:color="auto"/>
          </w:divBdr>
        </w:div>
      </w:divsChild>
    </w:div>
    <w:div w:id="1450784257">
      <w:bodyDiv w:val="1"/>
      <w:marLeft w:val="0"/>
      <w:marRight w:val="0"/>
      <w:marTop w:val="0"/>
      <w:marBottom w:val="0"/>
      <w:divBdr>
        <w:top w:val="none" w:sz="0" w:space="0" w:color="auto"/>
        <w:left w:val="none" w:sz="0" w:space="0" w:color="auto"/>
        <w:bottom w:val="none" w:sz="0" w:space="0" w:color="auto"/>
        <w:right w:val="none" w:sz="0" w:space="0" w:color="auto"/>
      </w:divBdr>
    </w:div>
    <w:div w:id="1451313122">
      <w:bodyDiv w:val="1"/>
      <w:marLeft w:val="0"/>
      <w:marRight w:val="0"/>
      <w:marTop w:val="0"/>
      <w:marBottom w:val="0"/>
      <w:divBdr>
        <w:top w:val="none" w:sz="0" w:space="0" w:color="auto"/>
        <w:left w:val="none" w:sz="0" w:space="0" w:color="auto"/>
        <w:bottom w:val="none" w:sz="0" w:space="0" w:color="auto"/>
        <w:right w:val="none" w:sz="0" w:space="0" w:color="auto"/>
      </w:divBdr>
    </w:div>
    <w:div w:id="1452284430">
      <w:bodyDiv w:val="1"/>
      <w:marLeft w:val="0"/>
      <w:marRight w:val="0"/>
      <w:marTop w:val="0"/>
      <w:marBottom w:val="0"/>
      <w:divBdr>
        <w:top w:val="none" w:sz="0" w:space="0" w:color="auto"/>
        <w:left w:val="none" w:sz="0" w:space="0" w:color="auto"/>
        <w:bottom w:val="none" w:sz="0" w:space="0" w:color="auto"/>
        <w:right w:val="none" w:sz="0" w:space="0" w:color="auto"/>
      </w:divBdr>
    </w:div>
    <w:div w:id="1452633320">
      <w:bodyDiv w:val="1"/>
      <w:marLeft w:val="0"/>
      <w:marRight w:val="0"/>
      <w:marTop w:val="0"/>
      <w:marBottom w:val="0"/>
      <w:divBdr>
        <w:top w:val="none" w:sz="0" w:space="0" w:color="auto"/>
        <w:left w:val="none" w:sz="0" w:space="0" w:color="auto"/>
        <w:bottom w:val="none" w:sz="0" w:space="0" w:color="auto"/>
        <w:right w:val="none" w:sz="0" w:space="0" w:color="auto"/>
      </w:divBdr>
    </w:div>
    <w:div w:id="1453211650">
      <w:bodyDiv w:val="1"/>
      <w:marLeft w:val="0"/>
      <w:marRight w:val="0"/>
      <w:marTop w:val="0"/>
      <w:marBottom w:val="0"/>
      <w:divBdr>
        <w:top w:val="none" w:sz="0" w:space="0" w:color="auto"/>
        <w:left w:val="none" w:sz="0" w:space="0" w:color="auto"/>
        <w:bottom w:val="none" w:sz="0" w:space="0" w:color="auto"/>
        <w:right w:val="none" w:sz="0" w:space="0" w:color="auto"/>
      </w:divBdr>
    </w:div>
    <w:div w:id="1453284706">
      <w:bodyDiv w:val="1"/>
      <w:marLeft w:val="0"/>
      <w:marRight w:val="0"/>
      <w:marTop w:val="0"/>
      <w:marBottom w:val="0"/>
      <w:divBdr>
        <w:top w:val="none" w:sz="0" w:space="0" w:color="auto"/>
        <w:left w:val="none" w:sz="0" w:space="0" w:color="auto"/>
        <w:bottom w:val="none" w:sz="0" w:space="0" w:color="auto"/>
        <w:right w:val="none" w:sz="0" w:space="0" w:color="auto"/>
      </w:divBdr>
    </w:div>
    <w:div w:id="1453523732">
      <w:bodyDiv w:val="1"/>
      <w:marLeft w:val="0"/>
      <w:marRight w:val="0"/>
      <w:marTop w:val="0"/>
      <w:marBottom w:val="0"/>
      <w:divBdr>
        <w:top w:val="none" w:sz="0" w:space="0" w:color="auto"/>
        <w:left w:val="none" w:sz="0" w:space="0" w:color="auto"/>
        <w:bottom w:val="none" w:sz="0" w:space="0" w:color="auto"/>
        <w:right w:val="none" w:sz="0" w:space="0" w:color="auto"/>
      </w:divBdr>
      <w:divsChild>
        <w:div w:id="145324879">
          <w:marLeft w:val="1800"/>
          <w:marRight w:val="0"/>
          <w:marTop w:val="91"/>
          <w:marBottom w:val="0"/>
          <w:divBdr>
            <w:top w:val="none" w:sz="0" w:space="0" w:color="auto"/>
            <w:left w:val="none" w:sz="0" w:space="0" w:color="auto"/>
            <w:bottom w:val="none" w:sz="0" w:space="0" w:color="auto"/>
            <w:right w:val="none" w:sz="0" w:space="0" w:color="auto"/>
          </w:divBdr>
        </w:div>
        <w:div w:id="431121602">
          <w:marLeft w:val="547"/>
          <w:marRight w:val="0"/>
          <w:marTop w:val="125"/>
          <w:marBottom w:val="0"/>
          <w:divBdr>
            <w:top w:val="none" w:sz="0" w:space="0" w:color="auto"/>
            <w:left w:val="none" w:sz="0" w:space="0" w:color="auto"/>
            <w:bottom w:val="none" w:sz="0" w:space="0" w:color="auto"/>
            <w:right w:val="none" w:sz="0" w:space="0" w:color="auto"/>
          </w:divBdr>
        </w:div>
        <w:div w:id="502431111">
          <w:marLeft w:val="2520"/>
          <w:marRight w:val="0"/>
          <w:marTop w:val="77"/>
          <w:marBottom w:val="0"/>
          <w:divBdr>
            <w:top w:val="none" w:sz="0" w:space="0" w:color="auto"/>
            <w:left w:val="none" w:sz="0" w:space="0" w:color="auto"/>
            <w:bottom w:val="none" w:sz="0" w:space="0" w:color="auto"/>
            <w:right w:val="none" w:sz="0" w:space="0" w:color="auto"/>
          </w:divBdr>
        </w:div>
        <w:div w:id="1101219750">
          <w:marLeft w:val="1800"/>
          <w:marRight w:val="0"/>
          <w:marTop w:val="91"/>
          <w:marBottom w:val="0"/>
          <w:divBdr>
            <w:top w:val="none" w:sz="0" w:space="0" w:color="auto"/>
            <w:left w:val="none" w:sz="0" w:space="0" w:color="auto"/>
            <w:bottom w:val="none" w:sz="0" w:space="0" w:color="auto"/>
            <w:right w:val="none" w:sz="0" w:space="0" w:color="auto"/>
          </w:divBdr>
        </w:div>
        <w:div w:id="1425347737">
          <w:marLeft w:val="2520"/>
          <w:marRight w:val="0"/>
          <w:marTop w:val="82"/>
          <w:marBottom w:val="0"/>
          <w:divBdr>
            <w:top w:val="none" w:sz="0" w:space="0" w:color="auto"/>
            <w:left w:val="none" w:sz="0" w:space="0" w:color="auto"/>
            <w:bottom w:val="none" w:sz="0" w:space="0" w:color="auto"/>
            <w:right w:val="none" w:sz="0" w:space="0" w:color="auto"/>
          </w:divBdr>
        </w:div>
        <w:div w:id="1669868855">
          <w:marLeft w:val="1166"/>
          <w:marRight w:val="0"/>
          <w:marTop w:val="106"/>
          <w:marBottom w:val="0"/>
          <w:divBdr>
            <w:top w:val="none" w:sz="0" w:space="0" w:color="auto"/>
            <w:left w:val="none" w:sz="0" w:space="0" w:color="auto"/>
            <w:bottom w:val="none" w:sz="0" w:space="0" w:color="auto"/>
            <w:right w:val="none" w:sz="0" w:space="0" w:color="auto"/>
          </w:divBdr>
        </w:div>
        <w:div w:id="1854492496">
          <w:marLeft w:val="1800"/>
          <w:marRight w:val="0"/>
          <w:marTop w:val="91"/>
          <w:marBottom w:val="0"/>
          <w:divBdr>
            <w:top w:val="none" w:sz="0" w:space="0" w:color="auto"/>
            <w:left w:val="none" w:sz="0" w:space="0" w:color="auto"/>
            <w:bottom w:val="none" w:sz="0" w:space="0" w:color="auto"/>
            <w:right w:val="none" w:sz="0" w:space="0" w:color="auto"/>
          </w:divBdr>
        </w:div>
        <w:div w:id="2029595700">
          <w:marLeft w:val="1800"/>
          <w:marRight w:val="0"/>
          <w:marTop w:val="91"/>
          <w:marBottom w:val="0"/>
          <w:divBdr>
            <w:top w:val="none" w:sz="0" w:space="0" w:color="auto"/>
            <w:left w:val="none" w:sz="0" w:space="0" w:color="auto"/>
            <w:bottom w:val="none" w:sz="0" w:space="0" w:color="auto"/>
            <w:right w:val="none" w:sz="0" w:space="0" w:color="auto"/>
          </w:divBdr>
        </w:div>
        <w:div w:id="2042709110">
          <w:marLeft w:val="1166"/>
          <w:marRight w:val="0"/>
          <w:marTop w:val="106"/>
          <w:marBottom w:val="0"/>
          <w:divBdr>
            <w:top w:val="none" w:sz="0" w:space="0" w:color="auto"/>
            <w:left w:val="none" w:sz="0" w:space="0" w:color="auto"/>
            <w:bottom w:val="none" w:sz="0" w:space="0" w:color="auto"/>
            <w:right w:val="none" w:sz="0" w:space="0" w:color="auto"/>
          </w:divBdr>
        </w:div>
      </w:divsChild>
    </w:div>
    <w:div w:id="1453553708">
      <w:bodyDiv w:val="1"/>
      <w:marLeft w:val="0"/>
      <w:marRight w:val="0"/>
      <w:marTop w:val="0"/>
      <w:marBottom w:val="0"/>
      <w:divBdr>
        <w:top w:val="none" w:sz="0" w:space="0" w:color="auto"/>
        <w:left w:val="none" w:sz="0" w:space="0" w:color="auto"/>
        <w:bottom w:val="none" w:sz="0" w:space="0" w:color="auto"/>
        <w:right w:val="none" w:sz="0" w:space="0" w:color="auto"/>
      </w:divBdr>
    </w:div>
    <w:div w:id="1453863033">
      <w:bodyDiv w:val="1"/>
      <w:marLeft w:val="0"/>
      <w:marRight w:val="0"/>
      <w:marTop w:val="0"/>
      <w:marBottom w:val="0"/>
      <w:divBdr>
        <w:top w:val="none" w:sz="0" w:space="0" w:color="auto"/>
        <w:left w:val="none" w:sz="0" w:space="0" w:color="auto"/>
        <w:bottom w:val="none" w:sz="0" w:space="0" w:color="auto"/>
        <w:right w:val="none" w:sz="0" w:space="0" w:color="auto"/>
      </w:divBdr>
    </w:div>
    <w:div w:id="1454321481">
      <w:bodyDiv w:val="1"/>
      <w:marLeft w:val="0"/>
      <w:marRight w:val="0"/>
      <w:marTop w:val="0"/>
      <w:marBottom w:val="0"/>
      <w:divBdr>
        <w:top w:val="none" w:sz="0" w:space="0" w:color="auto"/>
        <w:left w:val="none" w:sz="0" w:space="0" w:color="auto"/>
        <w:bottom w:val="none" w:sz="0" w:space="0" w:color="auto"/>
        <w:right w:val="none" w:sz="0" w:space="0" w:color="auto"/>
      </w:divBdr>
    </w:div>
    <w:div w:id="1454790840">
      <w:bodyDiv w:val="1"/>
      <w:marLeft w:val="0"/>
      <w:marRight w:val="0"/>
      <w:marTop w:val="0"/>
      <w:marBottom w:val="0"/>
      <w:divBdr>
        <w:top w:val="none" w:sz="0" w:space="0" w:color="auto"/>
        <w:left w:val="none" w:sz="0" w:space="0" w:color="auto"/>
        <w:bottom w:val="none" w:sz="0" w:space="0" w:color="auto"/>
        <w:right w:val="none" w:sz="0" w:space="0" w:color="auto"/>
      </w:divBdr>
      <w:divsChild>
        <w:div w:id="126776614">
          <w:marLeft w:val="547"/>
          <w:marRight w:val="0"/>
          <w:marTop w:val="134"/>
          <w:marBottom w:val="0"/>
          <w:divBdr>
            <w:top w:val="none" w:sz="0" w:space="0" w:color="auto"/>
            <w:left w:val="none" w:sz="0" w:space="0" w:color="auto"/>
            <w:bottom w:val="none" w:sz="0" w:space="0" w:color="auto"/>
            <w:right w:val="none" w:sz="0" w:space="0" w:color="auto"/>
          </w:divBdr>
        </w:div>
        <w:div w:id="847594217">
          <w:marLeft w:val="547"/>
          <w:marRight w:val="0"/>
          <w:marTop w:val="134"/>
          <w:marBottom w:val="0"/>
          <w:divBdr>
            <w:top w:val="none" w:sz="0" w:space="0" w:color="auto"/>
            <w:left w:val="none" w:sz="0" w:space="0" w:color="auto"/>
            <w:bottom w:val="none" w:sz="0" w:space="0" w:color="auto"/>
            <w:right w:val="none" w:sz="0" w:space="0" w:color="auto"/>
          </w:divBdr>
        </w:div>
        <w:div w:id="856694919">
          <w:marLeft w:val="1800"/>
          <w:marRight w:val="0"/>
          <w:marTop w:val="96"/>
          <w:marBottom w:val="0"/>
          <w:divBdr>
            <w:top w:val="none" w:sz="0" w:space="0" w:color="auto"/>
            <w:left w:val="none" w:sz="0" w:space="0" w:color="auto"/>
            <w:bottom w:val="none" w:sz="0" w:space="0" w:color="auto"/>
            <w:right w:val="none" w:sz="0" w:space="0" w:color="auto"/>
          </w:divBdr>
        </w:div>
        <w:div w:id="2048524605">
          <w:marLeft w:val="1166"/>
          <w:marRight w:val="0"/>
          <w:marTop w:val="115"/>
          <w:marBottom w:val="0"/>
          <w:divBdr>
            <w:top w:val="none" w:sz="0" w:space="0" w:color="auto"/>
            <w:left w:val="none" w:sz="0" w:space="0" w:color="auto"/>
            <w:bottom w:val="none" w:sz="0" w:space="0" w:color="auto"/>
            <w:right w:val="none" w:sz="0" w:space="0" w:color="auto"/>
          </w:divBdr>
        </w:div>
      </w:divsChild>
    </w:div>
    <w:div w:id="1456752074">
      <w:bodyDiv w:val="1"/>
      <w:marLeft w:val="0"/>
      <w:marRight w:val="0"/>
      <w:marTop w:val="0"/>
      <w:marBottom w:val="0"/>
      <w:divBdr>
        <w:top w:val="none" w:sz="0" w:space="0" w:color="auto"/>
        <w:left w:val="none" w:sz="0" w:space="0" w:color="auto"/>
        <w:bottom w:val="none" w:sz="0" w:space="0" w:color="auto"/>
        <w:right w:val="none" w:sz="0" w:space="0" w:color="auto"/>
      </w:divBdr>
    </w:div>
    <w:div w:id="1456832003">
      <w:bodyDiv w:val="1"/>
      <w:marLeft w:val="0"/>
      <w:marRight w:val="0"/>
      <w:marTop w:val="0"/>
      <w:marBottom w:val="0"/>
      <w:divBdr>
        <w:top w:val="none" w:sz="0" w:space="0" w:color="auto"/>
        <w:left w:val="none" w:sz="0" w:space="0" w:color="auto"/>
        <w:bottom w:val="none" w:sz="0" w:space="0" w:color="auto"/>
        <w:right w:val="none" w:sz="0" w:space="0" w:color="auto"/>
      </w:divBdr>
    </w:div>
    <w:div w:id="1458571767">
      <w:bodyDiv w:val="1"/>
      <w:marLeft w:val="0"/>
      <w:marRight w:val="0"/>
      <w:marTop w:val="0"/>
      <w:marBottom w:val="0"/>
      <w:divBdr>
        <w:top w:val="none" w:sz="0" w:space="0" w:color="auto"/>
        <w:left w:val="none" w:sz="0" w:space="0" w:color="auto"/>
        <w:bottom w:val="none" w:sz="0" w:space="0" w:color="auto"/>
        <w:right w:val="none" w:sz="0" w:space="0" w:color="auto"/>
      </w:divBdr>
    </w:div>
    <w:div w:id="1458645090">
      <w:bodyDiv w:val="1"/>
      <w:marLeft w:val="0"/>
      <w:marRight w:val="0"/>
      <w:marTop w:val="0"/>
      <w:marBottom w:val="0"/>
      <w:divBdr>
        <w:top w:val="none" w:sz="0" w:space="0" w:color="auto"/>
        <w:left w:val="none" w:sz="0" w:space="0" w:color="auto"/>
        <w:bottom w:val="none" w:sz="0" w:space="0" w:color="auto"/>
        <w:right w:val="none" w:sz="0" w:space="0" w:color="auto"/>
      </w:divBdr>
    </w:div>
    <w:div w:id="1458717979">
      <w:bodyDiv w:val="1"/>
      <w:marLeft w:val="0"/>
      <w:marRight w:val="0"/>
      <w:marTop w:val="0"/>
      <w:marBottom w:val="0"/>
      <w:divBdr>
        <w:top w:val="none" w:sz="0" w:space="0" w:color="auto"/>
        <w:left w:val="none" w:sz="0" w:space="0" w:color="auto"/>
        <w:bottom w:val="none" w:sz="0" w:space="0" w:color="auto"/>
        <w:right w:val="none" w:sz="0" w:space="0" w:color="auto"/>
      </w:divBdr>
    </w:div>
    <w:div w:id="1459489352">
      <w:bodyDiv w:val="1"/>
      <w:marLeft w:val="0"/>
      <w:marRight w:val="0"/>
      <w:marTop w:val="0"/>
      <w:marBottom w:val="0"/>
      <w:divBdr>
        <w:top w:val="none" w:sz="0" w:space="0" w:color="auto"/>
        <w:left w:val="none" w:sz="0" w:space="0" w:color="auto"/>
        <w:bottom w:val="none" w:sz="0" w:space="0" w:color="auto"/>
        <w:right w:val="none" w:sz="0" w:space="0" w:color="auto"/>
      </w:divBdr>
    </w:div>
    <w:div w:id="1459639637">
      <w:bodyDiv w:val="1"/>
      <w:marLeft w:val="0"/>
      <w:marRight w:val="0"/>
      <w:marTop w:val="0"/>
      <w:marBottom w:val="0"/>
      <w:divBdr>
        <w:top w:val="none" w:sz="0" w:space="0" w:color="auto"/>
        <w:left w:val="none" w:sz="0" w:space="0" w:color="auto"/>
        <w:bottom w:val="none" w:sz="0" w:space="0" w:color="auto"/>
        <w:right w:val="none" w:sz="0" w:space="0" w:color="auto"/>
      </w:divBdr>
    </w:div>
    <w:div w:id="1459956992">
      <w:bodyDiv w:val="1"/>
      <w:marLeft w:val="0"/>
      <w:marRight w:val="0"/>
      <w:marTop w:val="0"/>
      <w:marBottom w:val="0"/>
      <w:divBdr>
        <w:top w:val="none" w:sz="0" w:space="0" w:color="auto"/>
        <w:left w:val="none" w:sz="0" w:space="0" w:color="auto"/>
        <w:bottom w:val="none" w:sz="0" w:space="0" w:color="auto"/>
        <w:right w:val="none" w:sz="0" w:space="0" w:color="auto"/>
      </w:divBdr>
    </w:div>
    <w:div w:id="1460417583">
      <w:bodyDiv w:val="1"/>
      <w:marLeft w:val="0"/>
      <w:marRight w:val="0"/>
      <w:marTop w:val="0"/>
      <w:marBottom w:val="0"/>
      <w:divBdr>
        <w:top w:val="none" w:sz="0" w:space="0" w:color="auto"/>
        <w:left w:val="none" w:sz="0" w:space="0" w:color="auto"/>
        <w:bottom w:val="none" w:sz="0" w:space="0" w:color="auto"/>
        <w:right w:val="none" w:sz="0" w:space="0" w:color="auto"/>
      </w:divBdr>
    </w:div>
    <w:div w:id="1460806493">
      <w:bodyDiv w:val="1"/>
      <w:marLeft w:val="0"/>
      <w:marRight w:val="0"/>
      <w:marTop w:val="0"/>
      <w:marBottom w:val="0"/>
      <w:divBdr>
        <w:top w:val="none" w:sz="0" w:space="0" w:color="auto"/>
        <w:left w:val="none" w:sz="0" w:space="0" w:color="auto"/>
        <w:bottom w:val="none" w:sz="0" w:space="0" w:color="auto"/>
        <w:right w:val="none" w:sz="0" w:space="0" w:color="auto"/>
      </w:divBdr>
      <w:divsChild>
        <w:div w:id="381947754">
          <w:marLeft w:val="1800"/>
          <w:marRight w:val="0"/>
          <w:marTop w:val="96"/>
          <w:marBottom w:val="0"/>
          <w:divBdr>
            <w:top w:val="none" w:sz="0" w:space="0" w:color="auto"/>
            <w:left w:val="none" w:sz="0" w:space="0" w:color="auto"/>
            <w:bottom w:val="none" w:sz="0" w:space="0" w:color="auto"/>
            <w:right w:val="none" w:sz="0" w:space="0" w:color="auto"/>
          </w:divBdr>
        </w:div>
        <w:div w:id="563220598">
          <w:marLeft w:val="1800"/>
          <w:marRight w:val="0"/>
          <w:marTop w:val="96"/>
          <w:marBottom w:val="0"/>
          <w:divBdr>
            <w:top w:val="none" w:sz="0" w:space="0" w:color="auto"/>
            <w:left w:val="none" w:sz="0" w:space="0" w:color="auto"/>
            <w:bottom w:val="none" w:sz="0" w:space="0" w:color="auto"/>
            <w:right w:val="none" w:sz="0" w:space="0" w:color="auto"/>
          </w:divBdr>
        </w:div>
        <w:div w:id="1039210495">
          <w:marLeft w:val="1166"/>
          <w:marRight w:val="0"/>
          <w:marTop w:val="115"/>
          <w:marBottom w:val="0"/>
          <w:divBdr>
            <w:top w:val="none" w:sz="0" w:space="0" w:color="auto"/>
            <w:left w:val="none" w:sz="0" w:space="0" w:color="auto"/>
            <w:bottom w:val="none" w:sz="0" w:space="0" w:color="auto"/>
            <w:right w:val="none" w:sz="0" w:space="0" w:color="auto"/>
          </w:divBdr>
        </w:div>
        <w:div w:id="1445421312">
          <w:marLeft w:val="1166"/>
          <w:marRight w:val="0"/>
          <w:marTop w:val="115"/>
          <w:marBottom w:val="0"/>
          <w:divBdr>
            <w:top w:val="none" w:sz="0" w:space="0" w:color="auto"/>
            <w:left w:val="none" w:sz="0" w:space="0" w:color="auto"/>
            <w:bottom w:val="none" w:sz="0" w:space="0" w:color="auto"/>
            <w:right w:val="none" w:sz="0" w:space="0" w:color="auto"/>
          </w:divBdr>
        </w:div>
      </w:divsChild>
    </w:div>
    <w:div w:id="1460998560">
      <w:bodyDiv w:val="1"/>
      <w:marLeft w:val="0"/>
      <w:marRight w:val="0"/>
      <w:marTop w:val="0"/>
      <w:marBottom w:val="0"/>
      <w:divBdr>
        <w:top w:val="none" w:sz="0" w:space="0" w:color="auto"/>
        <w:left w:val="none" w:sz="0" w:space="0" w:color="auto"/>
        <w:bottom w:val="none" w:sz="0" w:space="0" w:color="auto"/>
        <w:right w:val="none" w:sz="0" w:space="0" w:color="auto"/>
      </w:divBdr>
    </w:div>
    <w:div w:id="1461192670">
      <w:bodyDiv w:val="1"/>
      <w:marLeft w:val="0"/>
      <w:marRight w:val="0"/>
      <w:marTop w:val="0"/>
      <w:marBottom w:val="0"/>
      <w:divBdr>
        <w:top w:val="none" w:sz="0" w:space="0" w:color="auto"/>
        <w:left w:val="none" w:sz="0" w:space="0" w:color="auto"/>
        <w:bottom w:val="none" w:sz="0" w:space="0" w:color="auto"/>
        <w:right w:val="none" w:sz="0" w:space="0" w:color="auto"/>
      </w:divBdr>
    </w:div>
    <w:div w:id="1461220345">
      <w:bodyDiv w:val="1"/>
      <w:marLeft w:val="0"/>
      <w:marRight w:val="0"/>
      <w:marTop w:val="0"/>
      <w:marBottom w:val="0"/>
      <w:divBdr>
        <w:top w:val="none" w:sz="0" w:space="0" w:color="auto"/>
        <w:left w:val="none" w:sz="0" w:space="0" w:color="auto"/>
        <w:bottom w:val="none" w:sz="0" w:space="0" w:color="auto"/>
        <w:right w:val="none" w:sz="0" w:space="0" w:color="auto"/>
      </w:divBdr>
    </w:div>
    <w:div w:id="1461731274">
      <w:bodyDiv w:val="1"/>
      <w:marLeft w:val="0"/>
      <w:marRight w:val="0"/>
      <w:marTop w:val="0"/>
      <w:marBottom w:val="0"/>
      <w:divBdr>
        <w:top w:val="none" w:sz="0" w:space="0" w:color="auto"/>
        <w:left w:val="none" w:sz="0" w:space="0" w:color="auto"/>
        <w:bottom w:val="none" w:sz="0" w:space="0" w:color="auto"/>
        <w:right w:val="none" w:sz="0" w:space="0" w:color="auto"/>
      </w:divBdr>
    </w:div>
    <w:div w:id="1462650592">
      <w:bodyDiv w:val="1"/>
      <w:marLeft w:val="0"/>
      <w:marRight w:val="0"/>
      <w:marTop w:val="0"/>
      <w:marBottom w:val="0"/>
      <w:divBdr>
        <w:top w:val="none" w:sz="0" w:space="0" w:color="auto"/>
        <w:left w:val="none" w:sz="0" w:space="0" w:color="auto"/>
        <w:bottom w:val="none" w:sz="0" w:space="0" w:color="auto"/>
        <w:right w:val="none" w:sz="0" w:space="0" w:color="auto"/>
      </w:divBdr>
    </w:div>
    <w:div w:id="1462651442">
      <w:bodyDiv w:val="1"/>
      <w:marLeft w:val="0"/>
      <w:marRight w:val="0"/>
      <w:marTop w:val="0"/>
      <w:marBottom w:val="0"/>
      <w:divBdr>
        <w:top w:val="none" w:sz="0" w:space="0" w:color="auto"/>
        <w:left w:val="none" w:sz="0" w:space="0" w:color="auto"/>
        <w:bottom w:val="none" w:sz="0" w:space="0" w:color="auto"/>
        <w:right w:val="none" w:sz="0" w:space="0" w:color="auto"/>
      </w:divBdr>
    </w:div>
    <w:div w:id="1463842187">
      <w:bodyDiv w:val="1"/>
      <w:marLeft w:val="0"/>
      <w:marRight w:val="0"/>
      <w:marTop w:val="0"/>
      <w:marBottom w:val="0"/>
      <w:divBdr>
        <w:top w:val="none" w:sz="0" w:space="0" w:color="auto"/>
        <w:left w:val="none" w:sz="0" w:space="0" w:color="auto"/>
        <w:bottom w:val="none" w:sz="0" w:space="0" w:color="auto"/>
        <w:right w:val="none" w:sz="0" w:space="0" w:color="auto"/>
      </w:divBdr>
      <w:divsChild>
        <w:div w:id="442845742">
          <w:marLeft w:val="547"/>
          <w:marRight w:val="0"/>
          <w:marTop w:val="96"/>
          <w:marBottom w:val="0"/>
          <w:divBdr>
            <w:top w:val="none" w:sz="0" w:space="0" w:color="auto"/>
            <w:left w:val="none" w:sz="0" w:space="0" w:color="auto"/>
            <w:bottom w:val="none" w:sz="0" w:space="0" w:color="auto"/>
            <w:right w:val="none" w:sz="0" w:space="0" w:color="auto"/>
          </w:divBdr>
        </w:div>
        <w:div w:id="1549948239">
          <w:marLeft w:val="547"/>
          <w:marRight w:val="0"/>
          <w:marTop w:val="96"/>
          <w:marBottom w:val="0"/>
          <w:divBdr>
            <w:top w:val="none" w:sz="0" w:space="0" w:color="auto"/>
            <w:left w:val="none" w:sz="0" w:space="0" w:color="auto"/>
            <w:bottom w:val="none" w:sz="0" w:space="0" w:color="auto"/>
            <w:right w:val="none" w:sz="0" w:space="0" w:color="auto"/>
          </w:divBdr>
        </w:div>
      </w:divsChild>
    </w:div>
    <w:div w:id="1464156821">
      <w:bodyDiv w:val="1"/>
      <w:marLeft w:val="0"/>
      <w:marRight w:val="0"/>
      <w:marTop w:val="0"/>
      <w:marBottom w:val="0"/>
      <w:divBdr>
        <w:top w:val="none" w:sz="0" w:space="0" w:color="auto"/>
        <w:left w:val="none" w:sz="0" w:space="0" w:color="auto"/>
        <w:bottom w:val="none" w:sz="0" w:space="0" w:color="auto"/>
        <w:right w:val="none" w:sz="0" w:space="0" w:color="auto"/>
      </w:divBdr>
    </w:div>
    <w:div w:id="1464347463">
      <w:bodyDiv w:val="1"/>
      <w:marLeft w:val="0"/>
      <w:marRight w:val="0"/>
      <w:marTop w:val="0"/>
      <w:marBottom w:val="0"/>
      <w:divBdr>
        <w:top w:val="none" w:sz="0" w:space="0" w:color="auto"/>
        <w:left w:val="none" w:sz="0" w:space="0" w:color="auto"/>
        <w:bottom w:val="none" w:sz="0" w:space="0" w:color="auto"/>
        <w:right w:val="none" w:sz="0" w:space="0" w:color="auto"/>
      </w:divBdr>
    </w:div>
    <w:div w:id="1464542006">
      <w:bodyDiv w:val="1"/>
      <w:marLeft w:val="0"/>
      <w:marRight w:val="0"/>
      <w:marTop w:val="0"/>
      <w:marBottom w:val="0"/>
      <w:divBdr>
        <w:top w:val="none" w:sz="0" w:space="0" w:color="auto"/>
        <w:left w:val="none" w:sz="0" w:space="0" w:color="auto"/>
        <w:bottom w:val="none" w:sz="0" w:space="0" w:color="auto"/>
        <w:right w:val="none" w:sz="0" w:space="0" w:color="auto"/>
      </w:divBdr>
    </w:div>
    <w:div w:id="1466968501">
      <w:bodyDiv w:val="1"/>
      <w:marLeft w:val="0"/>
      <w:marRight w:val="0"/>
      <w:marTop w:val="0"/>
      <w:marBottom w:val="0"/>
      <w:divBdr>
        <w:top w:val="none" w:sz="0" w:space="0" w:color="auto"/>
        <w:left w:val="none" w:sz="0" w:space="0" w:color="auto"/>
        <w:bottom w:val="none" w:sz="0" w:space="0" w:color="auto"/>
        <w:right w:val="none" w:sz="0" w:space="0" w:color="auto"/>
      </w:divBdr>
      <w:divsChild>
        <w:div w:id="634456686">
          <w:marLeft w:val="1166"/>
          <w:marRight w:val="0"/>
          <w:marTop w:val="106"/>
          <w:marBottom w:val="0"/>
          <w:divBdr>
            <w:top w:val="none" w:sz="0" w:space="0" w:color="auto"/>
            <w:left w:val="none" w:sz="0" w:space="0" w:color="auto"/>
            <w:bottom w:val="none" w:sz="0" w:space="0" w:color="auto"/>
            <w:right w:val="none" w:sz="0" w:space="0" w:color="auto"/>
          </w:divBdr>
        </w:div>
        <w:div w:id="760564577">
          <w:marLeft w:val="1166"/>
          <w:marRight w:val="0"/>
          <w:marTop w:val="106"/>
          <w:marBottom w:val="0"/>
          <w:divBdr>
            <w:top w:val="none" w:sz="0" w:space="0" w:color="auto"/>
            <w:left w:val="none" w:sz="0" w:space="0" w:color="auto"/>
            <w:bottom w:val="none" w:sz="0" w:space="0" w:color="auto"/>
            <w:right w:val="none" w:sz="0" w:space="0" w:color="auto"/>
          </w:divBdr>
        </w:div>
        <w:div w:id="1948652608">
          <w:marLeft w:val="547"/>
          <w:marRight w:val="0"/>
          <w:marTop w:val="106"/>
          <w:marBottom w:val="0"/>
          <w:divBdr>
            <w:top w:val="none" w:sz="0" w:space="0" w:color="auto"/>
            <w:left w:val="none" w:sz="0" w:space="0" w:color="auto"/>
            <w:bottom w:val="none" w:sz="0" w:space="0" w:color="auto"/>
            <w:right w:val="none" w:sz="0" w:space="0" w:color="auto"/>
          </w:divBdr>
        </w:div>
        <w:div w:id="2092969989">
          <w:marLeft w:val="547"/>
          <w:marRight w:val="0"/>
          <w:marTop w:val="106"/>
          <w:marBottom w:val="0"/>
          <w:divBdr>
            <w:top w:val="none" w:sz="0" w:space="0" w:color="auto"/>
            <w:left w:val="none" w:sz="0" w:space="0" w:color="auto"/>
            <w:bottom w:val="none" w:sz="0" w:space="0" w:color="auto"/>
            <w:right w:val="none" w:sz="0" w:space="0" w:color="auto"/>
          </w:divBdr>
        </w:div>
      </w:divsChild>
    </w:div>
    <w:div w:id="1467166840">
      <w:bodyDiv w:val="1"/>
      <w:marLeft w:val="0"/>
      <w:marRight w:val="0"/>
      <w:marTop w:val="0"/>
      <w:marBottom w:val="0"/>
      <w:divBdr>
        <w:top w:val="none" w:sz="0" w:space="0" w:color="auto"/>
        <w:left w:val="none" w:sz="0" w:space="0" w:color="auto"/>
        <w:bottom w:val="none" w:sz="0" w:space="0" w:color="auto"/>
        <w:right w:val="none" w:sz="0" w:space="0" w:color="auto"/>
      </w:divBdr>
    </w:div>
    <w:div w:id="1468008915">
      <w:bodyDiv w:val="1"/>
      <w:marLeft w:val="0"/>
      <w:marRight w:val="0"/>
      <w:marTop w:val="0"/>
      <w:marBottom w:val="0"/>
      <w:divBdr>
        <w:top w:val="none" w:sz="0" w:space="0" w:color="auto"/>
        <w:left w:val="none" w:sz="0" w:space="0" w:color="auto"/>
        <w:bottom w:val="none" w:sz="0" w:space="0" w:color="auto"/>
        <w:right w:val="none" w:sz="0" w:space="0" w:color="auto"/>
      </w:divBdr>
    </w:div>
    <w:div w:id="1469012069">
      <w:bodyDiv w:val="1"/>
      <w:marLeft w:val="0"/>
      <w:marRight w:val="0"/>
      <w:marTop w:val="0"/>
      <w:marBottom w:val="0"/>
      <w:divBdr>
        <w:top w:val="none" w:sz="0" w:space="0" w:color="auto"/>
        <w:left w:val="none" w:sz="0" w:space="0" w:color="auto"/>
        <w:bottom w:val="none" w:sz="0" w:space="0" w:color="auto"/>
        <w:right w:val="none" w:sz="0" w:space="0" w:color="auto"/>
      </w:divBdr>
    </w:div>
    <w:div w:id="1469275739">
      <w:bodyDiv w:val="1"/>
      <w:marLeft w:val="0"/>
      <w:marRight w:val="0"/>
      <w:marTop w:val="0"/>
      <w:marBottom w:val="0"/>
      <w:divBdr>
        <w:top w:val="none" w:sz="0" w:space="0" w:color="auto"/>
        <w:left w:val="none" w:sz="0" w:space="0" w:color="auto"/>
        <w:bottom w:val="none" w:sz="0" w:space="0" w:color="auto"/>
        <w:right w:val="none" w:sz="0" w:space="0" w:color="auto"/>
      </w:divBdr>
    </w:div>
    <w:div w:id="1469587110">
      <w:bodyDiv w:val="1"/>
      <w:marLeft w:val="0"/>
      <w:marRight w:val="0"/>
      <w:marTop w:val="0"/>
      <w:marBottom w:val="0"/>
      <w:divBdr>
        <w:top w:val="none" w:sz="0" w:space="0" w:color="auto"/>
        <w:left w:val="none" w:sz="0" w:space="0" w:color="auto"/>
        <w:bottom w:val="none" w:sz="0" w:space="0" w:color="auto"/>
        <w:right w:val="none" w:sz="0" w:space="0" w:color="auto"/>
      </w:divBdr>
    </w:div>
    <w:div w:id="1469591027">
      <w:bodyDiv w:val="1"/>
      <w:marLeft w:val="0"/>
      <w:marRight w:val="0"/>
      <w:marTop w:val="0"/>
      <w:marBottom w:val="0"/>
      <w:divBdr>
        <w:top w:val="none" w:sz="0" w:space="0" w:color="auto"/>
        <w:left w:val="none" w:sz="0" w:space="0" w:color="auto"/>
        <w:bottom w:val="none" w:sz="0" w:space="0" w:color="auto"/>
        <w:right w:val="none" w:sz="0" w:space="0" w:color="auto"/>
      </w:divBdr>
      <w:divsChild>
        <w:div w:id="671568717">
          <w:marLeft w:val="1166"/>
          <w:marRight w:val="0"/>
          <w:marTop w:val="154"/>
          <w:marBottom w:val="0"/>
          <w:divBdr>
            <w:top w:val="none" w:sz="0" w:space="0" w:color="auto"/>
            <w:left w:val="none" w:sz="0" w:space="0" w:color="auto"/>
            <w:bottom w:val="none" w:sz="0" w:space="0" w:color="auto"/>
            <w:right w:val="none" w:sz="0" w:space="0" w:color="auto"/>
          </w:divBdr>
        </w:div>
        <w:div w:id="718672599">
          <w:marLeft w:val="547"/>
          <w:marRight w:val="0"/>
          <w:marTop w:val="154"/>
          <w:marBottom w:val="0"/>
          <w:divBdr>
            <w:top w:val="none" w:sz="0" w:space="0" w:color="auto"/>
            <w:left w:val="none" w:sz="0" w:space="0" w:color="auto"/>
            <w:bottom w:val="none" w:sz="0" w:space="0" w:color="auto"/>
            <w:right w:val="none" w:sz="0" w:space="0" w:color="auto"/>
          </w:divBdr>
        </w:div>
      </w:divsChild>
    </w:div>
    <w:div w:id="1469936940">
      <w:bodyDiv w:val="1"/>
      <w:marLeft w:val="0"/>
      <w:marRight w:val="0"/>
      <w:marTop w:val="0"/>
      <w:marBottom w:val="0"/>
      <w:divBdr>
        <w:top w:val="none" w:sz="0" w:space="0" w:color="auto"/>
        <w:left w:val="none" w:sz="0" w:space="0" w:color="auto"/>
        <w:bottom w:val="none" w:sz="0" w:space="0" w:color="auto"/>
        <w:right w:val="none" w:sz="0" w:space="0" w:color="auto"/>
      </w:divBdr>
    </w:div>
    <w:div w:id="1470055804">
      <w:bodyDiv w:val="1"/>
      <w:marLeft w:val="0"/>
      <w:marRight w:val="0"/>
      <w:marTop w:val="0"/>
      <w:marBottom w:val="0"/>
      <w:divBdr>
        <w:top w:val="none" w:sz="0" w:space="0" w:color="auto"/>
        <w:left w:val="none" w:sz="0" w:space="0" w:color="auto"/>
        <w:bottom w:val="none" w:sz="0" w:space="0" w:color="auto"/>
        <w:right w:val="none" w:sz="0" w:space="0" w:color="auto"/>
      </w:divBdr>
    </w:div>
    <w:div w:id="1470325252">
      <w:bodyDiv w:val="1"/>
      <w:marLeft w:val="0"/>
      <w:marRight w:val="0"/>
      <w:marTop w:val="0"/>
      <w:marBottom w:val="0"/>
      <w:divBdr>
        <w:top w:val="none" w:sz="0" w:space="0" w:color="auto"/>
        <w:left w:val="none" w:sz="0" w:space="0" w:color="auto"/>
        <w:bottom w:val="none" w:sz="0" w:space="0" w:color="auto"/>
        <w:right w:val="none" w:sz="0" w:space="0" w:color="auto"/>
      </w:divBdr>
    </w:div>
    <w:div w:id="1470705065">
      <w:bodyDiv w:val="1"/>
      <w:marLeft w:val="0"/>
      <w:marRight w:val="0"/>
      <w:marTop w:val="0"/>
      <w:marBottom w:val="0"/>
      <w:divBdr>
        <w:top w:val="none" w:sz="0" w:space="0" w:color="auto"/>
        <w:left w:val="none" w:sz="0" w:space="0" w:color="auto"/>
        <w:bottom w:val="none" w:sz="0" w:space="0" w:color="auto"/>
        <w:right w:val="none" w:sz="0" w:space="0" w:color="auto"/>
      </w:divBdr>
    </w:div>
    <w:div w:id="1470781181">
      <w:bodyDiv w:val="1"/>
      <w:marLeft w:val="0"/>
      <w:marRight w:val="0"/>
      <w:marTop w:val="0"/>
      <w:marBottom w:val="0"/>
      <w:divBdr>
        <w:top w:val="none" w:sz="0" w:space="0" w:color="auto"/>
        <w:left w:val="none" w:sz="0" w:space="0" w:color="auto"/>
        <w:bottom w:val="none" w:sz="0" w:space="0" w:color="auto"/>
        <w:right w:val="none" w:sz="0" w:space="0" w:color="auto"/>
      </w:divBdr>
    </w:div>
    <w:div w:id="1470903460">
      <w:bodyDiv w:val="1"/>
      <w:marLeft w:val="0"/>
      <w:marRight w:val="0"/>
      <w:marTop w:val="0"/>
      <w:marBottom w:val="0"/>
      <w:divBdr>
        <w:top w:val="none" w:sz="0" w:space="0" w:color="auto"/>
        <w:left w:val="none" w:sz="0" w:space="0" w:color="auto"/>
        <w:bottom w:val="none" w:sz="0" w:space="0" w:color="auto"/>
        <w:right w:val="none" w:sz="0" w:space="0" w:color="auto"/>
      </w:divBdr>
    </w:div>
    <w:div w:id="1471168869">
      <w:bodyDiv w:val="1"/>
      <w:marLeft w:val="0"/>
      <w:marRight w:val="0"/>
      <w:marTop w:val="0"/>
      <w:marBottom w:val="0"/>
      <w:divBdr>
        <w:top w:val="none" w:sz="0" w:space="0" w:color="auto"/>
        <w:left w:val="none" w:sz="0" w:space="0" w:color="auto"/>
        <w:bottom w:val="none" w:sz="0" w:space="0" w:color="auto"/>
        <w:right w:val="none" w:sz="0" w:space="0" w:color="auto"/>
      </w:divBdr>
    </w:div>
    <w:div w:id="1471904223">
      <w:bodyDiv w:val="1"/>
      <w:marLeft w:val="0"/>
      <w:marRight w:val="0"/>
      <w:marTop w:val="0"/>
      <w:marBottom w:val="0"/>
      <w:divBdr>
        <w:top w:val="none" w:sz="0" w:space="0" w:color="auto"/>
        <w:left w:val="none" w:sz="0" w:space="0" w:color="auto"/>
        <w:bottom w:val="none" w:sz="0" w:space="0" w:color="auto"/>
        <w:right w:val="none" w:sz="0" w:space="0" w:color="auto"/>
      </w:divBdr>
    </w:div>
    <w:div w:id="1473132838">
      <w:bodyDiv w:val="1"/>
      <w:marLeft w:val="0"/>
      <w:marRight w:val="0"/>
      <w:marTop w:val="0"/>
      <w:marBottom w:val="0"/>
      <w:divBdr>
        <w:top w:val="none" w:sz="0" w:space="0" w:color="auto"/>
        <w:left w:val="none" w:sz="0" w:space="0" w:color="auto"/>
        <w:bottom w:val="none" w:sz="0" w:space="0" w:color="auto"/>
        <w:right w:val="none" w:sz="0" w:space="0" w:color="auto"/>
      </w:divBdr>
    </w:div>
    <w:div w:id="1473599943">
      <w:bodyDiv w:val="1"/>
      <w:marLeft w:val="0"/>
      <w:marRight w:val="0"/>
      <w:marTop w:val="0"/>
      <w:marBottom w:val="0"/>
      <w:divBdr>
        <w:top w:val="none" w:sz="0" w:space="0" w:color="auto"/>
        <w:left w:val="none" w:sz="0" w:space="0" w:color="auto"/>
        <w:bottom w:val="none" w:sz="0" w:space="0" w:color="auto"/>
        <w:right w:val="none" w:sz="0" w:space="0" w:color="auto"/>
      </w:divBdr>
    </w:div>
    <w:div w:id="1474567011">
      <w:bodyDiv w:val="1"/>
      <w:marLeft w:val="0"/>
      <w:marRight w:val="0"/>
      <w:marTop w:val="0"/>
      <w:marBottom w:val="0"/>
      <w:divBdr>
        <w:top w:val="none" w:sz="0" w:space="0" w:color="auto"/>
        <w:left w:val="none" w:sz="0" w:space="0" w:color="auto"/>
        <w:bottom w:val="none" w:sz="0" w:space="0" w:color="auto"/>
        <w:right w:val="none" w:sz="0" w:space="0" w:color="auto"/>
      </w:divBdr>
    </w:div>
    <w:div w:id="1474906072">
      <w:bodyDiv w:val="1"/>
      <w:marLeft w:val="0"/>
      <w:marRight w:val="0"/>
      <w:marTop w:val="0"/>
      <w:marBottom w:val="0"/>
      <w:divBdr>
        <w:top w:val="none" w:sz="0" w:space="0" w:color="auto"/>
        <w:left w:val="none" w:sz="0" w:space="0" w:color="auto"/>
        <w:bottom w:val="none" w:sz="0" w:space="0" w:color="auto"/>
        <w:right w:val="none" w:sz="0" w:space="0" w:color="auto"/>
      </w:divBdr>
      <w:divsChild>
        <w:div w:id="1313288861">
          <w:marLeft w:val="547"/>
          <w:marRight w:val="0"/>
          <w:marTop w:val="134"/>
          <w:marBottom w:val="0"/>
          <w:divBdr>
            <w:top w:val="none" w:sz="0" w:space="0" w:color="auto"/>
            <w:left w:val="none" w:sz="0" w:space="0" w:color="auto"/>
            <w:bottom w:val="none" w:sz="0" w:space="0" w:color="auto"/>
            <w:right w:val="none" w:sz="0" w:space="0" w:color="auto"/>
          </w:divBdr>
        </w:div>
        <w:div w:id="1633947052">
          <w:marLeft w:val="547"/>
          <w:marRight w:val="0"/>
          <w:marTop w:val="134"/>
          <w:marBottom w:val="0"/>
          <w:divBdr>
            <w:top w:val="none" w:sz="0" w:space="0" w:color="auto"/>
            <w:left w:val="none" w:sz="0" w:space="0" w:color="auto"/>
            <w:bottom w:val="none" w:sz="0" w:space="0" w:color="auto"/>
            <w:right w:val="none" w:sz="0" w:space="0" w:color="auto"/>
          </w:divBdr>
        </w:div>
      </w:divsChild>
    </w:div>
    <w:div w:id="1475874036">
      <w:bodyDiv w:val="1"/>
      <w:marLeft w:val="0"/>
      <w:marRight w:val="0"/>
      <w:marTop w:val="0"/>
      <w:marBottom w:val="0"/>
      <w:divBdr>
        <w:top w:val="none" w:sz="0" w:space="0" w:color="auto"/>
        <w:left w:val="none" w:sz="0" w:space="0" w:color="auto"/>
        <w:bottom w:val="none" w:sz="0" w:space="0" w:color="auto"/>
        <w:right w:val="none" w:sz="0" w:space="0" w:color="auto"/>
      </w:divBdr>
    </w:div>
    <w:div w:id="1476215365">
      <w:bodyDiv w:val="1"/>
      <w:marLeft w:val="0"/>
      <w:marRight w:val="0"/>
      <w:marTop w:val="0"/>
      <w:marBottom w:val="0"/>
      <w:divBdr>
        <w:top w:val="none" w:sz="0" w:space="0" w:color="auto"/>
        <w:left w:val="none" w:sz="0" w:space="0" w:color="auto"/>
        <w:bottom w:val="none" w:sz="0" w:space="0" w:color="auto"/>
        <w:right w:val="none" w:sz="0" w:space="0" w:color="auto"/>
      </w:divBdr>
    </w:div>
    <w:div w:id="1476337734">
      <w:bodyDiv w:val="1"/>
      <w:marLeft w:val="0"/>
      <w:marRight w:val="0"/>
      <w:marTop w:val="0"/>
      <w:marBottom w:val="0"/>
      <w:divBdr>
        <w:top w:val="none" w:sz="0" w:space="0" w:color="auto"/>
        <w:left w:val="none" w:sz="0" w:space="0" w:color="auto"/>
        <w:bottom w:val="none" w:sz="0" w:space="0" w:color="auto"/>
        <w:right w:val="none" w:sz="0" w:space="0" w:color="auto"/>
      </w:divBdr>
      <w:divsChild>
        <w:div w:id="114953224">
          <w:marLeft w:val="1166"/>
          <w:marRight w:val="0"/>
          <w:marTop w:val="134"/>
          <w:marBottom w:val="0"/>
          <w:divBdr>
            <w:top w:val="none" w:sz="0" w:space="0" w:color="auto"/>
            <w:left w:val="none" w:sz="0" w:space="0" w:color="auto"/>
            <w:bottom w:val="none" w:sz="0" w:space="0" w:color="auto"/>
            <w:right w:val="none" w:sz="0" w:space="0" w:color="auto"/>
          </w:divBdr>
        </w:div>
        <w:div w:id="381637237">
          <w:marLeft w:val="1166"/>
          <w:marRight w:val="0"/>
          <w:marTop w:val="134"/>
          <w:marBottom w:val="0"/>
          <w:divBdr>
            <w:top w:val="none" w:sz="0" w:space="0" w:color="auto"/>
            <w:left w:val="none" w:sz="0" w:space="0" w:color="auto"/>
            <w:bottom w:val="none" w:sz="0" w:space="0" w:color="auto"/>
            <w:right w:val="none" w:sz="0" w:space="0" w:color="auto"/>
          </w:divBdr>
        </w:div>
        <w:div w:id="676689849">
          <w:marLeft w:val="1166"/>
          <w:marRight w:val="0"/>
          <w:marTop w:val="134"/>
          <w:marBottom w:val="0"/>
          <w:divBdr>
            <w:top w:val="none" w:sz="0" w:space="0" w:color="auto"/>
            <w:left w:val="none" w:sz="0" w:space="0" w:color="auto"/>
            <w:bottom w:val="none" w:sz="0" w:space="0" w:color="auto"/>
            <w:right w:val="none" w:sz="0" w:space="0" w:color="auto"/>
          </w:divBdr>
        </w:div>
        <w:div w:id="1112167349">
          <w:marLeft w:val="1166"/>
          <w:marRight w:val="0"/>
          <w:marTop w:val="134"/>
          <w:marBottom w:val="0"/>
          <w:divBdr>
            <w:top w:val="none" w:sz="0" w:space="0" w:color="auto"/>
            <w:left w:val="none" w:sz="0" w:space="0" w:color="auto"/>
            <w:bottom w:val="none" w:sz="0" w:space="0" w:color="auto"/>
            <w:right w:val="none" w:sz="0" w:space="0" w:color="auto"/>
          </w:divBdr>
        </w:div>
        <w:div w:id="1774201992">
          <w:marLeft w:val="547"/>
          <w:marRight w:val="0"/>
          <w:marTop w:val="154"/>
          <w:marBottom w:val="0"/>
          <w:divBdr>
            <w:top w:val="none" w:sz="0" w:space="0" w:color="auto"/>
            <w:left w:val="none" w:sz="0" w:space="0" w:color="auto"/>
            <w:bottom w:val="none" w:sz="0" w:space="0" w:color="auto"/>
            <w:right w:val="none" w:sz="0" w:space="0" w:color="auto"/>
          </w:divBdr>
        </w:div>
      </w:divsChild>
    </w:div>
    <w:div w:id="1476797782">
      <w:bodyDiv w:val="1"/>
      <w:marLeft w:val="0"/>
      <w:marRight w:val="0"/>
      <w:marTop w:val="0"/>
      <w:marBottom w:val="0"/>
      <w:divBdr>
        <w:top w:val="none" w:sz="0" w:space="0" w:color="auto"/>
        <w:left w:val="none" w:sz="0" w:space="0" w:color="auto"/>
        <w:bottom w:val="none" w:sz="0" w:space="0" w:color="auto"/>
        <w:right w:val="none" w:sz="0" w:space="0" w:color="auto"/>
      </w:divBdr>
      <w:divsChild>
        <w:div w:id="116023692">
          <w:marLeft w:val="0"/>
          <w:marRight w:val="0"/>
          <w:marTop w:val="0"/>
          <w:marBottom w:val="0"/>
          <w:divBdr>
            <w:top w:val="none" w:sz="0" w:space="0" w:color="auto"/>
            <w:left w:val="none" w:sz="0" w:space="0" w:color="auto"/>
            <w:bottom w:val="none" w:sz="0" w:space="0" w:color="auto"/>
            <w:right w:val="none" w:sz="0" w:space="0" w:color="auto"/>
          </w:divBdr>
        </w:div>
      </w:divsChild>
    </w:div>
    <w:div w:id="1478261830">
      <w:bodyDiv w:val="1"/>
      <w:marLeft w:val="0"/>
      <w:marRight w:val="0"/>
      <w:marTop w:val="0"/>
      <w:marBottom w:val="0"/>
      <w:divBdr>
        <w:top w:val="none" w:sz="0" w:space="0" w:color="auto"/>
        <w:left w:val="none" w:sz="0" w:space="0" w:color="auto"/>
        <w:bottom w:val="none" w:sz="0" w:space="0" w:color="auto"/>
        <w:right w:val="none" w:sz="0" w:space="0" w:color="auto"/>
      </w:divBdr>
    </w:div>
    <w:div w:id="1478496681">
      <w:bodyDiv w:val="1"/>
      <w:marLeft w:val="0"/>
      <w:marRight w:val="0"/>
      <w:marTop w:val="0"/>
      <w:marBottom w:val="0"/>
      <w:divBdr>
        <w:top w:val="none" w:sz="0" w:space="0" w:color="auto"/>
        <w:left w:val="none" w:sz="0" w:space="0" w:color="auto"/>
        <w:bottom w:val="none" w:sz="0" w:space="0" w:color="auto"/>
        <w:right w:val="none" w:sz="0" w:space="0" w:color="auto"/>
      </w:divBdr>
    </w:div>
    <w:div w:id="1478953388">
      <w:bodyDiv w:val="1"/>
      <w:marLeft w:val="0"/>
      <w:marRight w:val="0"/>
      <w:marTop w:val="0"/>
      <w:marBottom w:val="0"/>
      <w:divBdr>
        <w:top w:val="none" w:sz="0" w:space="0" w:color="auto"/>
        <w:left w:val="none" w:sz="0" w:space="0" w:color="auto"/>
        <w:bottom w:val="none" w:sz="0" w:space="0" w:color="auto"/>
        <w:right w:val="none" w:sz="0" w:space="0" w:color="auto"/>
      </w:divBdr>
    </w:div>
    <w:div w:id="1479570502">
      <w:bodyDiv w:val="1"/>
      <w:marLeft w:val="0"/>
      <w:marRight w:val="0"/>
      <w:marTop w:val="0"/>
      <w:marBottom w:val="0"/>
      <w:divBdr>
        <w:top w:val="none" w:sz="0" w:space="0" w:color="auto"/>
        <w:left w:val="none" w:sz="0" w:space="0" w:color="auto"/>
        <w:bottom w:val="none" w:sz="0" w:space="0" w:color="auto"/>
        <w:right w:val="none" w:sz="0" w:space="0" w:color="auto"/>
      </w:divBdr>
    </w:div>
    <w:div w:id="1479834957">
      <w:bodyDiv w:val="1"/>
      <w:marLeft w:val="0"/>
      <w:marRight w:val="0"/>
      <w:marTop w:val="0"/>
      <w:marBottom w:val="0"/>
      <w:divBdr>
        <w:top w:val="none" w:sz="0" w:space="0" w:color="auto"/>
        <w:left w:val="none" w:sz="0" w:space="0" w:color="auto"/>
        <w:bottom w:val="none" w:sz="0" w:space="0" w:color="auto"/>
        <w:right w:val="none" w:sz="0" w:space="0" w:color="auto"/>
      </w:divBdr>
    </w:div>
    <w:div w:id="1480803044">
      <w:bodyDiv w:val="1"/>
      <w:marLeft w:val="0"/>
      <w:marRight w:val="0"/>
      <w:marTop w:val="0"/>
      <w:marBottom w:val="0"/>
      <w:divBdr>
        <w:top w:val="none" w:sz="0" w:space="0" w:color="auto"/>
        <w:left w:val="none" w:sz="0" w:space="0" w:color="auto"/>
        <w:bottom w:val="none" w:sz="0" w:space="0" w:color="auto"/>
        <w:right w:val="none" w:sz="0" w:space="0" w:color="auto"/>
      </w:divBdr>
    </w:div>
    <w:div w:id="1480805646">
      <w:bodyDiv w:val="1"/>
      <w:marLeft w:val="0"/>
      <w:marRight w:val="0"/>
      <w:marTop w:val="0"/>
      <w:marBottom w:val="0"/>
      <w:divBdr>
        <w:top w:val="none" w:sz="0" w:space="0" w:color="auto"/>
        <w:left w:val="none" w:sz="0" w:space="0" w:color="auto"/>
        <w:bottom w:val="none" w:sz="0" w:space="0" w:color="auto"/>
        <w:right w:val="none" w:sz="0" w:space="0" w:color="auto"/>
      </w:divBdr>
    </w:div>
    <w:div w:id="1481654189">
      <w:bodyDiv w:val="1"/>
      <w:marLeft w:val="0"/>
      <w:marRight w:val="0"/>
      <w:marTop w:val="0"/>
      <w:marBottom w:val="0"/>
      <w:divBdr>
        <w:top w:val="none" w:sz="0" w:space="0" w:color="auto"/>
        <w:left w:val="none" w:sz="0" w:space="0" w:color="auto"/>
        <w:bottom w:val="none" w:sz="0" w:space="0" w:color="auto"/>
        <w:right w:val="none" w:sz="0" w:space="0" w:color="auto"/>
      </w:divBdr>
    </w:div>
    <w:div w:id="1482387822">
      <w:bodyDiv w:val="1"/>
      <w:marLeft w:val="0"/>
      <w:marRight w:val="0"/>
      <w:marTop w:val="0"/>
      <w:marBottom w:val="0"/>
      <w:divBdr>
        <w:top w:val="none" w:sz="0" w:space="0" w:color="auto"/>
        <w:left w:val="none" w:sz="0" w:space="0" w:color="auto"/>
        <w:bottom w:val="none" w:sz="0" w:space="0" w:color="auto"/>
        <w:right w:val="none" w:sz="0" w:space="0" w:color="auto"/>
      </w:divBdr>
    </w:div>
    <w:div w:id="1482577031">
      <w:bodyDiv w:val="1"/>
      <w:marLeft w:val="0"/>
      <w:marRight w:val="0"/>
      <w:marTop w:val="0"/>
      <w:marBottom w:val="0"/>
      <w:divBdr>
        <w:top w:val="none" w:sz="0" w:space="0" w:color="auto"/>
        <w:left w:val="none" w:sz="0" w:space="0" w:color="auto"/>
        <w:bottom w:val="none" w:sz="0" w:space="0" w:color="auto"/>
        <w:right w:val="none" w:sz="0" w:space="0" w:color="auto"/>
      </w:divBdr>
    </w:div>
    <w:div w:id="1482848334">
      <w:bodyDiv w:val="1"/>
      <w:marLeft w:val="0"/>
      <w:marRight w:val="0"/>
      <w:marTop w:val="0"/>
      <w:marBottom w:val="0"/>
      <w:divBdr>
        <w:top w:val="none" w:sz="0" w:space="0" w:color="auto"/>
        <w:left w:val="none" w:sz="0" w:space="0" w:color="auto"/>
        <w:bottom w:val="none" w:sz="0" w:space="0" w:color="auto"/>
        <w:right w:val="none" w:sz="0" w:space="0" w:color="auto"/>
      </w:divBdr>
    </w:div>
    <w:div w:id="1482890238">
      <w:bodyDiv w:val="1"/>
      <w:marLeft w:val="0"/>
      <w:marRight w:val="0"/>
      <w:marTop w:val="0"/>
      <w:marBottom w:val="0"/>
      <w:divBdr>
        <w:top w:val="none" w:sz="0" w:space="0" w:color="auto"/>
        <w:left w:val="none" w:sz="0" w:space="0" w:color="auto"/>
        <w:bottom w:val="none" w:sz="0" w:space="0" w:color="auto"/>
        <w:right w:val="none" w:sz="0" w:space="0" w:color="auto"/>
      </w:divBdr>
    </w:div>
    <w:div w:id="1482962400">
      <w:bodyDiv w:val="1"/>
      <w:marLeft w:val="0"/>
      <w:marRight w:val="0"/>
      <w:marTop w:val="0"/>
      <w:marBottom w:val="0"/>
      <w:divBdr>
        <w:top w:val="none" w:sz="0" w:space="0" w:color="auto"/>
        <w:left w:val="none" w:sz="0" w:space="0" w:color="auto"/>
        <w:bottom w:val="none" w:sz="0" w:space="0" w:color="auto"/>
        <w:right w:val="none" w:sz="0" w:space="0" w:color="auto"/>
      </w:divBdr>
    </w:div>
    <w:div w:id="1485244411">
      <w:bodyDiv w:val="1"/>
      <w:marLeft w:val="0"/>
      <w:marRight w:val="0"/>
      <w:marTop w:val="0"/>
      <w:marBottom w:val="0"/>
      <w:divBdr>
        <w:top w:val="none" w:sz="0" w:space="0" w:color="auto"/>
        <w:left w:val="none" w:sz="0" w:space="0" w:color="auto"/>
        <w:bottom w:val="none" w:sz="0" w:space="0" w:color="auto"/>
        <w:right w:val="none" w:sz="0" w:space="0" w:color="auto"/>
      </w:divBdr>
      <w:divsChild>
        <w:div w:id="193345343">
          <w:marLeft w:val="547"/>
          <w:marRight w:val="0"/>
          <w:marTop w:val="115"/>
          <w:marBottom w:val="0"/>
          <w:divBdr>
            <w:top w:val="none" w:sz="0" w:space="0" w:color="auto"/>
            <w:left w:val="none" w:sz="0" w:space="0" w:color="auto"/>
            <w:bottom w:val="none" w:sz="0" w:space="0" w:color="auto"/>
            <w:right w:val="none" w:sz="0" w:space="0" w:color="auto"/>
          </w:divBdr>
        </w:div>
        <w:div w:id="998922872">
          <w:marLeft w:val="1166"/>
          <w:marRight w:val="0"/>
          <w:marTop w:val="96"/>
          <w:marBottom w:val="0"/>
          <w:divBdr>
            <w:top w:val="none" w:sz="0" w:space="0" w:color="auto"/>
            <w:left w:val="none" w:sz="0" w:space="0" w:color="auto"/>
            <w:bottom w:val="none" w:sz="0" w:space="0" w:color="auto"/>
            <w:right w:val="none" w:sz="0" w:space="0" w:color="auto"/>
          </w:divBdr>
        </w:div>
        <w:div w:id="1013606880">
          <w:marLeft w:val="1166"/>
          <w:marRight w:val="0"/>
          <w:marTop w:val="96"/>
          <w:marBottom w:val="0"/>
          <w:divBdr>
            <w:top w:val="none" w:sz="0" w:space="0" w:color="auto"/>
            <w:left w:val="none" w:sz="0" w:space="0" w:color="auto"/>
            <w:bottom w:val="none" w:sz="0" w:space="0" w:color="auto"/>
            <w:right w:val="none" w:sz="0" w:space="0" w:color="auto"/>
          </w:divBdr>
        </w:div>
        <w:div w:id="1047333515">
          <w:marLeft w:val="1166"/>
          <w:marRight w:val="0"/>
          <w:marTop w:val="96"/>
          <w:marBottom w:val="0"/>
          <w:divBdr>
            <w:top w:val="none" w:sz="0" w:space="0" w:color="auto"/>
            <w:left w:val="none" w:sz="0" w:space="0" w:color="auto"/>
            <w:bottom w:val="none" w:sz="0" w:space="0" w:color="auto"/>
            <w:right w:val="none" w:sz="0" w:space="0" w:color="auto"/>
          </w:divBdr>
        </w:div>
        <w:div w:id="1119448233">
          <w:marLeft w:val="1166"/>
          <w:marRight w:val="0"/>
          <w:marTop w:val="96"/>
          <w:marBottom w:val="0"/>
          <w:divBdr>
            <w:top w:val="none" w:sz="0" w:space="0" w:color="auto"/>
            <w:left w:val="none" w:sz="0" w:space="0" w:color="auto"/>
            <w:bottom w:val="none" w:sz="0" w:space="0" w:color="auto"/>
            <w:right w:val="none" w:sz="0" w:space="0" w:color="auto"/>
          </w:divBdr>
        </w:div>
        <w:div w:id="1760758057">
          <w:marLeft w:val="1166"/>
          <w:marRight w:val="0"/>
          <w:marTop w:val="96"/>
          <w:marBottom w:val="0"/>
          <w:divBdr>
            <w:top w:val="none" w:sz="0" w:space="0" w:color="auto"/>
            <w:left w:val="none" w:sz="0" w:space="0" w:color="auto"/>
            <w:bottom w:val="none" w:sz="0" w:space="0" w:color="auto"/>
            <w:right w:val="none" w:sz="0" w:space="0" w:color="auto"/>
          </w:divBdr>
        </w:div>
        <w:div w:id="1973175709">
          <w:marLeft w:val="547"/>
          <w:marRight w:val="0"/>
          <w:marTop w:val="115"/>
          <w:marBottom w:val="0"/>
          <w:divBdr>
            <w:top w:val="none" w:sz="0" w:space="0" w:color="auto"/>
            <w:left w:val="none" w:sz="0" w:space="0" w:color="auto"/>
            <w:bottom w:val="none" w:sz="0" w:space="0" w:color="auto"/>
            <w:right w:val="none" w:sz="0" w:space="0" w:color="auto"/>
          </w:divBdr>
        </w:div>
        <w:div w:id="2044867408">
          <w:marLeft w:val="1166"/>
          <w:marRight w:val="0"/>
          <w:marTop w:val="96"/>
          <w:marBottom w:val="0"/>
          <w:divBdr>
            <w:top w:val="none" w:sz="0" w:space="0" w:color="auto"/>
            <w:left w:val="none" w:sz="0" w:space="0" w:color="auto"/>
            <w:bottom w:val="none" w:sz="0" w:space="0" w:color="auto"/>
            <w:right w:val="none" w:sz="0" w:space="0" w:color="auto"/>
          </w:divBdr>
        </w:div>
      </w:divsChild>
    </w:div>
    <w:div w:id="1485467329">
      <w:bodyDiv w:val="1"/>
      <w:marLeft w:val="0"/>
      <w:marRight w:val="0"/>
      <w:marTop w:val="0"/>
      <w:marBottom w:val="0"/>
      <w:divBdr>
        <w:top w:val="none" w:sz="0" w:space="0" w:color="auto"/>
        <w:left w:val="none" w:sz="0" w:space="0" w:color="auto"/>
        <w:bottom w:val="none" w:sz="0" w:space="0" w:color="auto"/>
        <w:right w:val="none" w:sz="0" w:space="0" w:color="auto"/>
      </w:divBdr>
    </w:div>
    <w:div w:id="1485972785">
      <w:bodyDiv w:val="1"/>
      <w:marLeft w:val="0"/>
      <w:marRight w:val="0"/>
      <w:marTop w:val="0"/>
      <w:marBottom w:val="0"/>
      <w:divBdr>
        <w:top w:val="none" w:sz="0" w:space="0" w:color="auto"/>
        <w:left w:val="none" w:sz="0" w:space="0" w:color="auto"/>
        <w:bottom w:val="none" w:sz="0" w:space="0" w:color="auto"/>
        <w:right w:val="none" w:sz="0" w:space="0" w:color="auto"/>
      </w:divBdr>
    </w:div>
    <w:div w:id="1486703624">
      <w:bodyDiv w:val="1"/>
      <w:marLeft w:val="0"/>
      <w:marRight w:val="0"/>
      <w:marTop w:val="0"/>
      <w:marBottom w:val="0"/>
      <w:divBdr>
        <w:top w:val="none" w:sz="0" w:space="0" w:color="auto"/>
        <w:left w:val="none" w:sz="0" w:space="0" w:color="auto"/>
        <w:bottom w:val="none" w:sz="0" w:space="0" w:color="auto"/>
        <w:right w:val="none" w:sz="0" w:space="0" w:color="auto"/>
      </w:divBdr>
    </w:div>
    <w:div w:id="1486780483">
      <w:bodyDiv w:val="1"/>
      <w:marLeft w:val="0"/>
      <w:marRight w:val="0"/>
      <w:marTop w:val="0"/>
      <w:marBottom w:val="0"/>
      <w:divBdr>
        <w:top w:val="none" w:sz="0" w:space="0" w:color="auto"/>
        <w:left w:val="none" w:sz="0" w:space="0" w:color="auto"/>
        <w:bottom w:val="none" w:sz="0" w:space="0" w:color="auto"/>
        <w:right w:val="none" w:sz="0" w:space="0" w:color="auto"/>
      </w:divBdr>
    </w:div>
    <w:div w:id="1486968567">
      <w:bodyDiv w:val="1"/>
      <w:marLeft w:val="0"/>
      <w:marRight w:val="0"/>
      <w:marTop w:val="0"/>
      <w:marBottom w:val="0"/>
      <w:divBdr>
        <w:top w:val="none" w:sz="0" w:space="0" w:color="auto"/>
        <w:left w:val="none" w:sz="0" w:space="0" w:color="auto"/>
        <w:bottom w:val="none" w:sz="0" w:space="0" w:color="auto"/>
        <w:right w:val="none" w:sz="0" w:space="0" w:color="auto"/>
      </w:divBdr>
    </w:div>
    <w:div w:id="1488280261">
      <w:bodyDiv w:val="1"/>
      <w:marLeft w:val="0"/>
      <w:marRight w:val="0"/>
      <w:marTop w:val="0"/>
      <w:marBottom w:val="0"/>
      <w:divBdr>
        <w:top w:val="none" w:sz="0" w:space="0" w:color="auto"/>
        <w:left w:val="none" w:sz="0" w:space="0" w:color="auto"/>
        <w:bottom w:val="none" w:sz="0" w:space="0" w:color="auto"/>
        <w:right w:val="none" w:sz="0" w:space="0" w:color="auto"/>
      </w:divBdr>
      <w:divsChild>
        <w:div w:id="922029060">
          <w:marLeft w:val="1166"/>
          <w:marRight w:val="0"/>
          <w:marTop w:val="77"/>
          <w:marBottom w:val="0"/>
          <w:divBdr>
            <w:top w:val="none" w:sz="0" w:space="0" w:color="auto"/>
            <w:left w:val="none" w:sz="0" w:space="0" w:color="auto"/>
            <w:bottom w:val="none" w:sz="0" w:space="0" w:color="auto"/>
            <w:right w:val="none" w:sz="0" w:space="0" w:color="auto"/>
          </w:divBdr>
        </w:div>
        <w:div w:id="936517827">
          <w:marLeft w:val="1166"/>
          <w:marRight w:val="0"/>
          <w:marTop w:val="77"/>
          <w:marBottom w:val="0"/>
          <w:divBdr>
            <w:top w:val="none" w:sz="0" w:space="0" w:color="auto"/>
            <w:left w:val="none" w:sz="0" w:space="0" w:color="auto"/>
            <w:bottom w:val="none" w:sz="0" w:space="0" w:color="auto"/>
            <w:right w:val="none" w:sz="0" w:space="0" w:color="auto"/>
          </w:divBdr>
        </w:div>
        <w:div w:id="1690984232">
          <w:marLeft w:val="1166"/>
          <w:marRight w:val="0"/>
          <w:marTop w:val="77"/>
          <w:marBottom w:val="0"/>
          <w:divBdr>
            <w:top w:val="none" w:sz="0" w:space="0" w:color="auto"/>
            <w:left w:val="none" w:sz="0" w:space="0" w:color="auto"/>
            <w:bottom w:val="none" w:sz="0" w:space="0" w:color="auto"/>
            <w:right w:val="none" w:sz="0" w:space="0" w:color="auto"/>
          </w:divBdr>
        </w:div>
        <w:div w:id="2038894810">
          <w:marLeft w:val="1166"/>
          <w:marRight w:val="0"/>
          <w:marTop w:val="77"/>
          <w:marBottom w:val="0"/>
          <w:divBdr>
            <w:top w:val="none" w:sz="0" w:space="0" w:color="auto"/>
            <w:left w:val="none" w:sz="0" w:space="0" w:color="auto"/>
            <w:bottom w:val="none" w:sz="0" w:space="0" w:color="auto"/>
            <w:right w:val="none" w:sz="0" w:space="0" w:color="auto"/>
          </w:divBdr>
        </w:div>
      </w:divsChild>
    </w:div>
    <w:div w:id="1488670055">
      <w:bodyDiv w:val="1"/>
      <w:marLeft w:val="0"/>
      <w:marRight w:val="0"/>
      <w:marTop w:val="0"/>
      <w:marBottom w:val="0"/>
      <w:divBdr>
        <w:top w:val="none" w:sz="0" w:space="0" w:color="auto"/>
        <w:left w:val="none" w:sz="0" w:space="0" w:color="auto"/>
        <w:bottom w:val="none" w:sz="0" w:space="0" w:color="auto"/>
        <w:right w:val="none" w:sz="0" w:space="0" w:color="auto"/>
      </w:divBdr>
    </w:div>
    <w:div w:id="1488746853">
      <w:bodyDiv w:val="1"/>
      <w:marLeft w:val="0"/>
      <w:marRight w:val="0"/>
      <w:marTop w:val="0"/>
      <w:marBottom w:val="0"/>
      <w:divBdr>
        <w:top w:val="none" w:sz="0" w:space="0" w:color="auto"/>
        <w:left w:val="none" w:sz="0" w:space="0" w:color="auto"/>
        <w:bottom w:val="none" w:sz="0" w:space="0" w:color="auto"/>
        <w:right w:val="none" w:sz="0" w:space="0" w:color="auto"/>
      </w:divBdr>
      <w:divsChild>
        <w:div w:id="1035350572">
          <w:marLeft w:val="1166"/>
          <w:marRight w:val="0"/>
          <w:marTop w:val="115"/>
          <w:marBottom w:val="0"/>
          <w:divBdr>
            <w:top w:val="none" w:sz="0" w:space="0" w:color="auto"/>
            <w:left w:val="none" w:sz="0" w:space="0" w:color="auto"/>
            <w:bottom w:val="none" w:sz="0" w:space="0" w:color="auto"/>
            <w:right w:val="none" w:sz="0" w:space="0" w:color="auto"/>
          </w:divBdr>
        </w:div>
        <w:div w:id="1411386498">
          <w:marLeft w:val="547"/>
          <w:marRight w:val="0"/>
          <w:marTop w:val="134"/>
          <w:marBottom w:val="0"/>
          <w:divBdr>
            <w:top w:val="none" w:sz="0" w:space="0" w:color="auto"/>
            <w:left w:val="none" w:sz="0" w:space="0" w:color="auto"/>
            <w:bottom w:val="none" w:sz="0" w:space="0" w:color="auto"/>
            <w:right w:val="none" w:sz="0" w:space="0" w:color="auto"/>
          </w:divBdr>
        </w:div>
      </w:divsChild>
    </w:div>
    <w:div w:id="1490711947">
      <w:bodyDiv w:val="1"/>
      <w:marLeft w:val="0"/>
      <w:marRight w:val="0"/>
      <w:marTop w:val="0"/>
      <w:marBottom w:val="0"/>
      <w:divBdr>
        <w:top w:val="none" w:sz="0" w:space="0" w:color="auto"/>
        <w:left w:val="none" w:sz="0" w:space="0" w:color="auto"/>
        <w:bottom w:val="none" w:sz="0" w:space="0" w:color="auto"/>
        <w:right w:val="none" w:sz="0" w:space="0" w:color="auto"/>
      </w:divBdr>
    </w:div>
    <w:div w:id="1490749439">
      <w:bodyDiv w:val="1"/>
      <w:marLeft w:val="0"/>
      <w:marRight w:val="0"/>
      <w:marTop w:val="0"/>
      <w:marBottom w:val="0"/>
      <w:divBdr>
        <w:top w:val="none" w:sz="0" w:space="0" w:color="auto"/>
        <w:left w:val="none" w:sz="0" w:space="0" w:color="auto"/>
        <w:bottom w:val="none" w:sz="0" w:space="0" w:color="auto"/>
        <w:right w:val="none" w:sz="0" w:space="0" w:color="auto"/>
      </w:divBdr>
    </w:div>
    <w:div w:id="1491096874">
      <w:bodyDiv w:val="1"/>
      <w:marLeft w:val="0"/>
      <w:marRight w:val="0"/>
      <w:marTop w:val="0"/>
      <w:marBottom w:val="0"/>
      <w:divBdr>
        <w:top w:val="none" w:sz="0" w:space="0" w:color="auto"/>
        <w:left w:val="none" w:sz="0" w:space="0" w:color="auto"/>
        <w:bottom w:val="none" w:sz="0" w:space="0" w:color="auto"/>
        <w:right w:val="none" w:sz="0" w:space="0" w:color="auto"/>
      </w:divBdr>
    </w:div>
    <w:div w:id="1491362231">
      <w:bodyDiv w:val="1"/>
      <w:marLeft w:val="0"/>
      <w:marRight w:val="0"/>
      <w:marTop w:val="0"/>
      <w:marBottom w:val="0"/>
      <w:divBdr>
        <w:top w:val="none" w:sz="0" w:space="0" w:color="auto"/>
        <w:left w:val="none" w:sz="0" w:space="0" w:color="auto"/>
        <w:bottom w:val="none" w:sz="0" w:space="0" w:color="auto"/>
        <w:right w:val="none" w:sz="0" w:space="0" w:color="auto"/>
      </w:divBdr>
    </w:div>
    <w:div w:id="1492989204">
      <w:bodyDiv w:val="1"/>
      <w:marLeft w:val="0"/>
      <w:marRight w:val="0"/>
      <w:marTop w:val="0"/>
      <w:marBottom w:val="0"/>
      <w:divBdr>
        <w:top w:val="none" w:sz="0" w:space="0" w:color="auto"/>
        <w:left w:val="none" w:sz="0" w:space="0" w:color="auto"/>
        <w:bottom w:val="none" w:sz="0" w:space="0" w:color="auto"/>
        <w:right w:val="none" w:sz="0" w:space="0" w:color="auto"/>
      </w:divBdr>
    </w:div>
    <w:div w:id="1493177573">
      <w:bodyDiv w:val="1"/>
      <w:marLeft w:val="0"/>
      <w:marRight w:val="0"/>
      <w:marTop w:val="0"/>
      <w:marBottom w:val="0"/>
      <w:divBdr>
        <w:top w:val="none" w:sz="0" w:space="0" w:color="auto"/>
        <w:left w:val="none" w:sz="0" w:space="0" w:color="auto"/>
        <w:bottom w:val="none" w:sz="0" w:space="0" w:color="auto"/>
        <w:right w:val="none" w:sz="0" w:space="0" w:color="auto"/>
      </w:divBdr>
      <w:divsChild>
        <w:div w:id="17122998">
          <w:marLeft w:val="547"/>
          <w:marRight w:val="0"/>
          <w:marTop w:val="115"/>
          <w:marBottom w:val="0"/>
          <w:divBdr>
            <w:top w:val="none" w:sz="0" w:space="0" w:color="auto"/>
            <w:left w:val="none" w:sz="0" w:space="0" w:color="auto"/>
            <w:bottom w:val="none" w:sz="0" w:space="0" w:color="auto"/>
            <w:right w:val="none" w:sz="0" w:space="0" w:color="auto"/>
          </w:divBdr>
        </w:div>
        <w:div w:id="672537644">
          <w:marLeft w:val="1166"/>
          <w:marRight w:val="0"/>
          <w:marTop w:val="96"/>
          <w:marBottom w:val="0"/>
          <w:divBdr>
            <w:top w:val="none" w:sz="0" w:space="0" w:color="auto"/>
            <w:left w:val="none" w:sz="0" w:space="0" w:color="auto"/>
            <w:bottom w:val="none" w:sz="0" w:space="0" w:color="auto"/>
            <w:right w:val="none" w:sz="0" w:space="0" w:color="auto"/>
          </w:divBdr>
        </w:div>
        <w:div w:id="1235699982">
          <w:marLeft w:val="1166"/>
          <w:marRight w:val="0"/>
          <w:marTop w:val="96"/>
          <w:marBottom w:val="0"/>
          <w:divBdr>
            <w:top w:val="none" w:sz="0" w:space="0" w:color="auto"/>
            <w:left w:val="none" w:sz="0" w:space="0" w:color="auto"/>
            <w:bottom w:val="none" w:sz="0" w:space="0" w:color="auto"/>
            <w:right w:val="none" w:sz="0" w:space="0" w:color="auto"/>
          </w:divBdr>
        </w:div>
        <w:div w:id="2048795680">
          <w:marLeft w:val="1166"/>
          <w:marRight w:val="0"/>
          <w:marTop w:val="96"/>
          <w:marBottom w:val="0"/>
          <w:divBdr>
            <w:top w:val="none" w:sz="0" w:space="0" w:color="auto"/>
            <w:left w:val="none" w:sz="0" w:space="0" w:color="auto"/>
            <w:bottom w:val="none" w:sz="0" w:space="0" w:color="auto"/>
            <w:right w:val="none" w:sz="0" w:space="0" w:color="auto"/>
          </w:divBdr>
        </w:div>
      </w:divsChild>
    </w:div>
    <w:div w:id="1493764697">
      <w:bodyDiv w:val="1"/>
      <w:marLeft w:val="0"/>
      <w:marRight w:val="0"/>
      <w:marTop w:val="0"/>
      <w:marBottom w:val="0"/>
      <w:divBdr>
        <w:top w:val="none" w:sz="0" w:space="0" w:color="auto"/>
        <w:left w:val="none" w:sz="0" w:space="0" w:color="auto"/>
        <w:bottom w:val="none" w:sz="0" w:space="0" w:color="auto"/>
        <w:right w:val="none" w:sz="0" w:space="0" w:color="auto"/>
      </w:divBdr>
    </w:div>
    <w:div w:id="1494564155">
      <w:bodyDiv w:val="1"/>
      <w:marLeft w:val="0"/>
      <w:marRight w:val="0"/>
      <w:marTop w:val="0"/>
      <w:marBottom w:val="0"/>
      <w:divBdr>
        <w:top w:val="none" w:sz="0" w:space="0" w:color="auto"/>
        <w:left w:val="none" w:sz="0" w:space="0" w:color="auto"/>
        <w:bottom w:val="none" w:sz="0" w:space="0" w:color="auto"/>
        <w:right w:val="none" w:sz="0" w:space="0" w:color="auto"/>
      </w:divBdr>
    </w:div>
    <w:div w:id="1494834295">
      <w:bodyDiv w:val="1"/>
      <w:marLeft w:val="0"/>
      <w:marRight w:val="0"/>
      <w:marTop w:val="0"/>
      <w:marBottom w:val="0"/>
      <w:divBdr>
        <w:top w:val="none" w:sz="0" w:space="0" w:color="auto"/>
        <w:left w:val="none" w:sz="0" w:space="0" w:color="auto"/>
        <w:bottom w:val="none" w:sz="0" w:space="0" w:color="auto"/>
        <w:right w:val="none" w:sz="0" w:space="0" w:color="auto"/>
      </w:divBdr>
    </w:div>
    <w:div w:id="1495947098">
      <w:bodyDiv w:val="1"/>
      <w:marLeft w:val="0"/>
      <w:marRight w:val="0"/>
      <w:marTop w:val="0"/>
      <w:marBottom w:val="0"/>
      <w:divBdr>
        <w:top w:val="none" w:sz="0" w:space="0" w:color="auto"/>
        <w:left w:val="none" w:sz="0" w:space="0" w:color="auto"/>
        <w:bottom w:val="none" w:sz="0" w:space="0" w:color="auto"/>
        <w:right w:val="none" w:sz="0" w:space="0" w:color="auto"/>
      </w:divBdr>
    </w:div>
    <w:div w:id="1496803584">
      <w:bodyDiv w:val="1"/>
      <w:marLeft w:val="0"/>
      <w:marRight w:val="0"/>
      <w:marTop w:val="0"/>
      <w:marBottom w:val="0"/>
      <w:divBdr>
        <w:top w:val="none" w:sz="0" w:space="0" w:color="auto"/>
        <w:left w:val="none" w:sz="0" w:space="0" w:color="auto"/>
        <w:bottom w:val="none" w:sz="0" w:space="0" w:color="auto"/>
        <w:right w:val="none" w:sz="0" w:space="0" w:color="auto"/>
      </w:divBdr>
      <w:divsChild>
        <w:div w:id="836923544">
          <w:marLeft w:val="547"/>
          <w:marRight w:val="0"/>
          <w:marTop w:val="154"/>
          <w:marBottom w:val="0"/>
          <w:divBdr>
            <w:top w:val="none" w:sz="0" w:space="0" w:color="auto"/>
            <w:left w:val="none" w:sz="0" w:space="0" w:color="auto"/>
            <w:bottom w:val="none" w:sz="0" w:space="0" w:color="auto"/>
            <w:right w:val="none" w:sz="0" w:space="0" w:color="auto"/>
          </w:divBdr>
        </w:div>
        <w:div w:id="1152016134">
          <w:marLeft w:val="1166"/>
          <w:marRight w:val="0"/>
          <w:marTop w:val="134"/>
          <w:marBottom w:val="0"/>
          <w:divBdr>
            <w:top w:val="none" w:sz="0" w:space="0" w:color="auto"/>
            <w:left w:val="none" w:sz="0" w:space="0" w:color="auto"/>
            <w:bottom w:val="none" w:sz="0" w:space="0" w:color="auto"/>
            <w:right w:val="none" w:sz="0" w:space="0" w:color="auto"/>
          </w:divBdr>
        </w:div>
        <w:div w:id="1865291900">
          <w:marLeft w:val="1166"/>
          <w:marRight w:val="0"/>
          <w:marTop w:val="134"/>
          <w:marBottom w:val="0"/>
          <w:divBdr>
            <w:top w:val="none" w:sz="0" w:space="0" w:color="auto"/>
            <w:left w:val="none" w:sz="0" w:space="0" w:color="auto"/>
            <w:bottom w:val="none" w:sz="0" w:space="0" w:color="auto"/>
            <w:right w:val="none" w:sz="0" w:space="0" w:color="auto"/>
          </w:divBdr>
        </w:div>
        <w:div w:id="2092653950">
          <w:marLeft w:val="1800"/>
          <w:marRight w:val="0"/>
          <w:marTop w:val="115"/>
          <w:marBottom w:val="0"/>
          <w:divBdr>
            <w:top w:val="none" w:sz="0" w:space="0" w:color="auto"/>
            <w:left w:val="none" w:sz="0" w:space="0" w:color="auto"/>
            <w:bottom w:val="none" w:sz="0" w:space="0" w:color="auto"/>
            <w:right w:val="none" w:sz="0" w:space="0" w:color="auto"/>
          </w:divBdr>
        </w:div>
      </w:divsChild>
    </w:div>
    <w:div w:id="1497573091">
      <w:bodyDiv w:val="1"/>
      <w:marLeft w:val="0"/>
      <w:marRight w:val="0"/>
      <w:marTop w:val="0"/>
      <w:marBottom w:val="0"/>
      <w:divBdr>
        <w:top w:val="none" w:sz="0" w:space="0" w:color="auto"/>
        <w:left w:val="none" w:sz="0" w:space="0" w:color="auto"/>
        <w:bottom w:val="none" w:sz="0" w:space="0" w:color="auto"/>
        <w:right w:val="none" w:sz="0" w:space="0" w:color="auto"/>
      </w:divBdr>
    </w:div>
    <w:div w:id="1497652691">
      <w:bodyDiv w:val="1"/>
      <w:marLeft w:val="0"/>
      <w:marRight w:val="0"/>
      <w:marTop w:val="0"/>
      <w:marBottom w:val="0"/>
      <w:divBdr>
        <w:top w:val="none" w:sz="0" w:space="0" w:color="auto"/>
        <w:left w:val="none" w:sz="0" w:space="0" w:color="auto"/>
        <w:bottom w:val="none" w:sz="0" w:space="0" w:color="auto"/>
        <w:right w:val="none" w:sz="0" w:space="0" w:color="auto"/>
      </w:divBdr>
    </w:div>
    <w:div w:id="1498886102">
      <w:bodyDiv w:val="1"/>
      <w:marLeft w:val="0"/>
      <w:marRight w:val="0"/>
      <w:marTop w:val="0"/>
      <w:marBottom w:val="0"/>
      <w:divBdr>
        <w:top w:val="none" w:sz="0" w:space="0" w:color="auto"/>
        <w:left w:val="none" w:sz="0" w:space="0" w:color="auto"/>
        <w:bottom w:val="none" w:sz="0" w:space="0" w:color="auto"/>
        <w:right w:val="none" w:sz="0" w:space="0" w:color="auto"/>
      </w:divBdr>
    </w:div>
    <w:div w:id="1499687591">
      <w:bodyDiv w:val="1"/>
      <w:marLeft w:val="0"/>
      <w:marRight w:val="0"/>
      <w:marTop w:val="0"/>
      <w:marBottom w:val="0"/>
      <w:divBdr>
        <w:top w:val="none" w:sz="0" w:space="0" w:color="auto"/>
        <w:left w:val="none" w:sz="0" w:space="0" w:color="auto"/>
        <w:bottom w:val="none" w:sz="0" w:space="0" w:color="auto"/>
        <w:right w:val="none" w:sz="0" w:space="0" w:color="auto"/>
      </w:divBdr>
    </w:div>
    <w:div w:id="1499809912">
      <w:bodyDiv w:val="1"/>
      <w:marLeft w:val="0"/>
      <w:marRight w:val="0"/>
      <w:marTop w:val="0"/>
      <w:marBottom w:val="0"/>
      <w:divBdr>
        <w:top w:val="none" w:sz="0" w:space="0" w:color="auto"/>
        <w:left w:val="none" w:sz="0" w:space="0" w:color="auto"/>
        <w:bottom w:val="none" w:sz="0" w:space="0" w:color="auto"/>
        <w:right w:val="none" w:sz="0" w:space="0" w:color="auto"/>
      </w:divBdr>
    </w:div>
    <w:div w:id="1501390406">
      <w:bodyDiv w:val="1"/>
      <w:marLeft w:val="0"/>
      <w:marRight w:val="0"/>
      <w:marTop w:val="0"/>
      <w:marBottom w:val="0"/>
      <w:divBdr>
        <w:top w:val="none" w:sz="0" w:space="0" w:color="auto"/>
        <w:left w:val="none" w:sz="0" w:space="0" w:color="auto"/>
        <w:bottom w:val="none" w:sz="0" w:space="0" w:color="auto"/>
        <w:right w:val="none" w:sz="0" w:space="0" w:color="auto"/>
      </w:divBdr>
    </w:div>
    <w:div w:id="1501505961">
      <w:bodyDiv w:val="1"/>
      <w:marLeft w:val="0"/>
      <w:marRight w:val="0"/>
      <w:marTop w:val="0"/>
      <w:marBottom w:val="0"/>
      <w:divBdr>
        <w:top w:val="none" w:sz="0" w:space="0" w:color="auto"/>
        <w:left w:val="none" w:sz="0" w:space="0" w:color="auto"/>
        <w:bottom w:val="none" w:sz="0" w:space="0" w:color="auto"/>
        <w:right w:val="none" w:sz="0" w:space="0" w:color="auto"/>
      </w:divBdr>
      <w:divsChild>
        <w:div w:id="682635236">
          <w:marLeft w:val="1800"/>
          <w:marRight w:val="0"/>
          <w:marTop w:val="67"/>
          <w:marBottom w:val="0"/>
          <w:divBdr>
            <w:top w:val="none" w:sz="0" w:space="0" w:color="auto"/>
            <w:left w:val="none" w:sz="0" w:space="0" w:color="auto"/>
            <w:bottom w:val="none" w:sz="0" w:space="0" w:color="auto"/>
            <w:right w:val="none" w:sz="0" w:space="0" w:color="auto"/>
          </w:divBdr>
        </w:div>
        <w:div w:id="749011015">
          <w:marLeft w:val="1800"/>
          <w:marRight w:val="0"/>
          <w:marTop w:val="67"/>
          <w:marBottom w:val="0"/>
          <w:divBdr>
            <w:top w:val="none" w:sz="0" w:space="0" w:color="auto"/>
            <w:left w:val="none" w:sz="0" w:space="0" w:color="auto"/>
            <w:bottom w:val="none" w:sz="0" w:space="0" w:color="auto"/>
            <w:right w:val="none" w:sz="0" w:space="0" w:color="auto"/>
          </w:divBdr>
        </w:div>
        <w:div w:id="1207832773">
          <w:marLeft w:val="2520"/>
          <w:marRight w:val="0"/>
          <w:marTop w:val="67"/>
          <w:marBottom w:val="0"/>
          <w:divBdr>
            <w:top w:val="none" w:sz="0" w:space="0" w:color="auto"/>
            <w:left w:val="none" w:sz="0" w:space="0" w:color="auto"/>
            <w:bottom w:val="none" w:sz="0" w:space="0" w:color="auto"/>
            <w:right w:val="none" w:sz="0" w:space="0" w:color="auto"/>
          </w:divBdr>
        </w:div>
        <w:div w:id="1319648923">
          <w:marLeft w:val="1800"/>
          <w:marRight w:val="0"/>
          <w:marTop w:val="67"/>
          <w:marBottom w:val="0"/>
          <w:divBdr>
            <w:top w:val="none" w:sz="0" w:space="0" w:color="auto"/>
            <w:left w:val="none" w:sz="0" w:space="0" w:color="auto"/>
            <w:bottom w:val="none" w:sz="0" w:space="0" w:color="auto"/>
            <w:right w:val="none" w:sz="0" w:space="0" w:color="auto"/>
          </w:divBdr>
        </w:div>
        <w:div w:id="1393581697">
          <w:marLeft w:val="1800"/>
          <w:marRight w:val="0"/>
          <w:marTop w:val="67"/>
          <w:marBottom w:val="0"/>
          <w:divBdr>
            <w:top w:val="none" w:sz="0" w:space="0" w:color="auto"/>
            <w:left w:val="none" w:sz="0" w:space="0" w:color="auto"/>
            <w:bottom w:val="none" w:sz="0" w:space="0" w:color="auto"/>
            <w:right w:val="none" w:sz="0" w:space="0" w:color="auto"/>
          </w:divBdr>
        </w:div>
        <w:div w:id="1403018945">
          <w:marLeft w:val="1166"/>
          <w:marRight w:val="0"/>
          <w:marTop w:val="77"/>
          <w:marBottom w:val="0"/>
          <w:divBdr>
            <w:top w:val="none" w:sz="0" w:space="0" w:color="auto"/>
            <w:left w:val="none" w:sz="0" w:space="0" w:color="auto"/>
            <w:bottom w:val="none" w:sz="0" w:space="0" w:color="auto"/>
            <w:right w:val="none" w:sz="0" w:space="0" w:color="auto"/>
          </w:divBdr>
        </w:div>
        <w:div w:id="1774089096">
          <w:marLeft w:val="2520"/>
          <w:marRight w:val="0"/>
          <w:marTop w:val="67"/>
          <w:marBottom w:val="0"/>
          <w:divBdr>
            <w:top w:val="none" w:sz="0" w:space="0" w:color="auto"/>
            <w:left w:val="none" w:sz="0" w:space="0" w:color="auto"/>
            <w:bottom w:val="none" w:sz="0" w:space="0" w:color="auto"/>
            <w:right w:val="none" w:sz="0" w:space="0" w:color="auto"/>
          </w:divBdr>
        </w:div>
        <w:div w:id="1880781019">
          <w:marLeft w:val="547"/>
          <w:marRight w:val="0"/>
          <w:marTop w:val="86"/>
          <w:marBottom w:val="0"/>
          <w:divBdr>
            <w:top w:val="none" w:sz="0" w:space="0" w:color="auto"/>
            <w:left w:val="none" w:sz="0" w:space="0" w:color="auto"/>
            <w:bottom w:val="none" w:sz="0" w:space="0" w:color="auto"/>
            <w:right w:val="none" w:sz="0" w:space="0" w:color="auto"/>
          </w:divBdr>
        </w:div>
        <w:div w:id="2002003158">
          <w:marLeft w:val="1166"/>
          <w:marRight w:val="0"/>
          <w:marTop w:val="77"/>
          <w:marBottom w:val="0"/>
          <w:divBdr>
            <w:top w:val="none" w:sz="0" w:space="0" w:color="auto"/>
            <w:left w:val="none" w:sz="0" w:space="0" w:color="auto"/>
            <w:bottom w:val="none" w:sz="0" w:space="0" w:color="auto"/>
            <w:right w:val="none" w:sz="0" w:space="0" w:color="auto"/>
          </w:divBdr>
        </w:div>
      </w:divsChild>
    </w:div>
    <w:div w:id="1502937605">
      <w:bodyDiv w:val="1"/>
      <w:marLeft w:val="0"/>
      <w:marRight w:val="0"/>
      <w:marTop w:val="0"/>
      <w:marBottom w:val="0"/>
      <w:divBdr>
        <w:top w:val="none" w:sz="0" w:space="0" w:color="auto"/>
        <w:left w:val="none" w:sz="0" w:space="0" w:color="auto"/>
        <w:bottom w:val="none" w:sz="0" w:space="0" w:color="auto"/>
        <w:right w:val="none" w:sz="0" w:space="0" w:color="auto"/>
      </w:divBdr>
    </w:div>
    <w:div w:id="1503086986">
      <w:bodyDiv w:val="1"/>
      <w:marLeft w:val="0"/>
      <w:marRight w:val="0"/>
      <w:marTop w:val="0"/>
      <w:marBottom w:val="0"/>
      <w:divBdr>
        <w:top w:val="none" w:sz="0" w:space="0" w:color="auto"/>
        <w:left w:val="none" w:sz="0" w:space="0" w:color="auto"/>
        <w:bottom w:val="none" w:sz="0" w:space="0" w:color="auto"/>
        <w:right w:val="none" w:sz="0" w:space="0" w:color="auto"/>
      </w:divBdr>
      <w:divsChild>
        <w:div w:id="149752399">
          <w:marLeft w:val="274"/>
          <w:marRight w:val="0"/>
          <w:marTop w:val="91"/>
          <w:marBottom w:val="0"/>
          <w:divBdr>
            <w:top w:val="none" w:sz="0" w:space="0" w:color="auto"/>
            <w:left w:val="none" w:sz="0" w:space="0" w:color="auto"/>
            <w:bottom w:val="none" w:sz="0" w:space="0" w:color="auto"/>
            <w:right w:val="none" w:sz="0" w:space="0" w:color="auto"/>
          </w:divBdr>
        </w:div>
        <w:div w:id="182406378">
          <w:marLeft w:val="274"/>
          <w:marRight w:val="0"/>
          <w:marTop w:val="91"/>
          <w:marBottom w:val="0"/>
          <w:divBdr>
            <w:top w:val="none" w:sz="0" w:space="0" w:color="auto"/>
            <w:left w:val="none" w:sz="0" w:space="0" w:color="auto"/>
            <w:bottom w:val="none" w:sz="0" w:space="0" w:color="auto"/>
            <w:right w:val="none" w:sz="0" w:space="0" w:color="auto"/>
          </w:divBdr>
        </w:div>
        <w:div w:id="183634496">
          <w:marLeft w:val="274"/>
          <w:marRight w:val="0"/>
          <w:marTop w:val="91"/>
          <w:marBottom w:val="0"/>
          <w:divBdr>
            <w:top w:val="none" w:sz="0" w:space="0" w:color="auto"/>
            <w:left w:val="none" w:sz="0" w:space="0" w:color="auto"/>
            <w:bottom w:val="none" w:sz="0" w:space="0" w:color="auto"/>
            <w:right w:val="none" w:sz="0" w:space="0" w:color="auto"/>
          </w:divBdr>
        </w:div>
        <w:div w:id="291861022">
          <w:marLeft w:val="835"/>
          <w:marRight w:val="0"/>
          <w:marTop w:val="77"/>
          <w:marBottom w:val="0"/>
          <w:divBdr>
            <w:top w:val="none" w:sz="0" w:space="0" w:color="auto"/>
            <w:left w:val="none" w:sz="0" w:space="0" w:color="auto"/>
            <w:bottom w:val="none" w:sz="0" w:space="0" w:color="auto"/>
            <w:right w:val="none" w:sz="0" w:space="0" w:color="auto"/>
          </w:divBdr>
        </w:div>
        <w:div w:id="786777600">
          <w:marLeft w:val="835"/>
          <w:marRight w:val="0"/>
          <w:marTop w:val="77"/>
          <w:marBottom w:val="0"/>
          <w:divBdr>
            <w:top w:val="none" w:sz="0" w:space="0" w:color="auto"/>
            <w:left w:val="none" w:sz="0" w:space="0" w:color="auto"/>
            <w:bottom w:val="none" w:sz="0" w:space="0" w:color="auto"/>
            <w:right w:val="none" w:sz="0" w:space="0" w:color="auto"/>
          </w:divBdr>
        </w:div>
        <w:div w:id="810295283">
          <w:marLeft w:val="274"/>
          <w:marRight w:val="0"/>
          <w:marTop w:val="77"/>
          <w:marBottom w:val="0"/>
          <w:divBdr>
            <w:top w:val="none" w:sz="0" w:space="0" w:color="auto"/>
            <w:left w:val="none" w:sz="0" w:space="0" w:color="auto"/>
            <w:bottom w:val="none" w:sz="0" w:space="0" w:color="auto"/>
            <w:right w:val="none" w:sz="0" w:space="0" w:color="auto"/>
          </w:divBdr>
        </w:div>
        <w:div w:id="978925567">
          <w:marLeft w:val="274"/>
          <w:marRight w:val="0"/>
          <w:marTop w:val="91"/>
          <w:marBottom w:val="0"/>
          <w:divBdr>
            <w:top w:val="none" w:sz="0" w:space="0" w:color="auto"/>
            <w:left w:val="none" w:sz="0" w:space="0" w:color="auto"/>
            <w:bottom w:val="none" w:sz="0" w:space="0" w:color="auto"/>
            <w:right w:val="none" w:sz="0" w:space="0" w:color="auto"/>
          </w:divBdr>
        </w:div>
        <w:div w:id="1151336601">
          <w:marLeft w:val="835"/>
          <w:marRight w:val="0"/>
          <w:marTop w:val="77"/>
          <w:marBottom w:val="0"/>
          <w:divBdr>
            <w:top w:val="none" w:sz="0" w:space="0" w:color="auto"/>
            <w:left w:val="none" w:sz="0" w:space="0" w:color="auto"/>
            <w:bottom w:val="none" w:sz="0" w:space="0" w:color="auto"/>
            <w:right w:val="none" w:sz="0" w:space="0" w:color="auto"/>
          </w:divBdr>
        </w:div>
        <w:div w:id="1201283950">
          <w:marLeft w:val="835"/>
          <w:marRight w:val="0"/>
          <w:marTop w:val="77"/>
          <w:marBottom w:val="0"/>
          <w:divBdr>
            <w:top w:val="none" w:sz="0" w:space="0" w:color="auto"/>
            <w:left w:val="none" w:sz="0" w:space="0" w:color="auto"/>
            <w:bottom w:val="none" w:sz="0" w:space="0" w:color="auto"/>
            <w:right w:val="none" w:sz="0" w:space="0" w:color="auto"/>
          </w:divBdr>
        </w:div>
        <w:div w:id="1268387855">
          <w:marLeft w:val="835"/>
          <w:marRight w:val="0"/>
          <w:marTop w:val="77"/>
          <w:marBottom w:val="0"/>
          <w:divBdr>
            <w:top w:val="none" w:sz="0" w:space="0" w:color="auto"/>
            <w:left w:val="none" w:sz="0" w:space="0" w:color="auto"/>
            <w:bottom w:val="none" w:sz="0" w:space="0" w:color="auto"/>
            <w:right w:val="none" w:sz="0" w:space="0" w:color="auto"/>
          </w:divBdr>
        </w:div>
        <w:div w:id="1321812010">
          <w:marLeft w:val="835"/>
          <w:marRight w:val="0"/>
          <w:marTop w:val="77"/>
          <w:marBottom w:val="0"/>
          <w:divBdr>
            <w:top w:val="none" w:sz="0" w:space="0" w:color="auto"/>
            <w:left w:val="none" w:sz="0" w:space="0" w:color="auto"/>
            <w:bottom w:val="none" w:sz="0" w:space="0" w:color="auto"/>
            <w:right w:val="none" w:sz="0" w:space="0" w:color="auto"/>
          </w:divBdr>
        </w:div>
        <w:div w:id="1400055658">
          <w:marLeft w:val="835"/>
          <w:marRight w:val="0"/>
          <w:marTop w:val="77"/>
          <w:marBottom w:val="0"/>
          <w:divBdr>
            <w:top w:val="none" w:sz="0" w:space="0" w:color="auto"/>
            <w:left w:val="none" w:sz="0" w:space="0" w:color="auto"/>
            <w:bottom w:val="none" w:sz="0" w:space="0" w:color="auto"/>
            <w:right w:val="none" w:sz="0" w:space="0" w:color="auto"/>
          </w:divBdr>
        </w:div>
        <w:div w:id="1601062165">
          <w:marLeft w:val="835"/>
          <w:marRight w:val="0"/>
          <w:marTop w:val="77"/>
          <w:marBottom w:val="0"/>
          <w:divBdr>
            <w:top w:val="none" w:sz="0" w:space="0" w:color="auto"/>
            <w:left w:val="none" w:sz="0" w:space="0" w:color="auto"/>
            <w:bottom w:val="none" w:sz="0" w:space="0" w:color="auto"/>
            <w:right w:val="none" w:sz="0" w:space="0" w:color="auto"/>
          </w:divBdr>
        </w:div>
        <w:div w:id="1819952214">
          <w:marLeft w:val="835"/>
          <w:marRight w:val="0"/>
          <w:marTop w:val="77"/>
          <w:marBottom w:val="0"/>
          <w:divBdr>
            <w:top w:val="none" w:sz="0" w:space="0" w:color="auto"/>
            <w:left w:val="none" w:sz="0" w:space="0" w:color="auto"/>
            <w:bottom w:val="none" w:sz="0" w:space="0" w:color="auto"/>
            <w:right w:val="none" w:sz="0" w:space="0" w:color="auto"/>
          </w:divBdr>
        </w:div>
        <w:div w:id="1896773289">
          <w:marLeft w:val="835"/>
          <w:marRight w:val="0"/>
          <w:marTop w:val="77"/>
          <w:marBottom w:val="0"/>
          <w:divBdr>
            <w:top w:val="none" w:sz="0" w:space="0" w:color="auto"/>
            <w:left w:val="none" w:sz="0" w:space="0" w:color="auto"/>
            <w:bottom w:val="none" w:sz="0" w:space="0" w:color="auto"/>
            <w:right w:val="none" w:sz="0" w:space="0" w:color="auto"/>
          </w:divBdr>
        </w:div>
        <w:div w:id="2106144276">
          <w:marLeft w:val="835"/>
          <w:marRight w:val="0"/>
          <w:marTop w:val="77"/>
          <w:marBottom w:val="0"/>
          <w:divBdr>
            <w:top w:val="none" w:sz="0" w:space="0" w:color="auto"/>
            <w:left w:val="none" w:sz="0" w:space="0" w:color="auto"/>
            <w:bottom w:val="none" w:sz="0" w:space="0" w:color="auto"/>
            <w:right w:val="none" w:sz="0" w:space="0" w:color="auto"/>
          </w:divBdr>
        </w:div>
      </w:divsChild>
    </w:div>
    <w:div w:id="1503349129">
      <w:bodyDiv w:val="1"/>
      <w:marLeft w:val="0"/>
      <w:marRight w:val="0"/>
      <w:marTop w:val="0"/>
      <w:marBottom w:val="0"/>
      <w:divBdr>
        <w:top w:val="none" w:sz="0" w:space="0" w:color="auto"/>
        <w:left w:val="none" w:sz="0" w:space="0" w:color="auto"/>
        <w:bottom w:val="none" w:sz="0" w:space="0" w:color="auto"/>
        <w:right w:val="none" w:sz="0" w:space="0" w:color="auto"/>
      </w:divBdr>
    </w:div>
    <w:div w:id="1503400241">
      <w:bodyDiv w:val="1"/>
      <w:marLeft w:val="0"/>
      <w:marRight w:val="0"/>
      <w:marTop w:val="0"/>
      <w:marBottom w:val="0"/>
      <w:divBdr>
        <w:top w:val="none" w:sz="0" w:space="0" w:color="auto"/>
        <w:left w:val="none" w:sz="0" w:space="0" w:color="auto"/>
        <w:bottom w:val="none" w:sz="0" w:space="0" w:color="auto"/>
        <w:right w:val="none" w:sz="0" w:space="0" w:color="auto"/>
      </w:divBdr>
    </w:div>
    <w:div w:id="150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1048949">
          <w:marLeft w:val="1800"/>
          <w:marRight w:val="0"/>
          <w:marTop w:val="96"/>
          <w:marBottom w:val="0"/>
          <w:divBdr>
            <w:top w:val="none" w:sz="0" w:space="0" w:color="auto"/>
            <w:left w:val="none" w:sz="0" w:space="0" w:color="auto"/>
            <w:bottom w:val="none" w:sz="0" w:space="0" w:color="auto"/>
            <w:right w:val="none" w:sz="0" w:space="0" w:color="auto"/>
          </w:divBdr>
        </w:div>
        <w:div w:id="290132238">
          <w:marLeft w:val="1800"/>
          <w:marRight w:val="0"/>
          <w:marTop w:val="96"/>
          <w:marBottom w:val="0"/>
          <w:divBdr>
            <w:top w:val="none" w:sz="0" w:space="0" w:color="auto"/>
            <w:left w:val="none" w:sz="0" w:space="0" w:color="auto"/>
            <w:bottom w:val="none" w:sz="0" w:space="0" w:color="auto"/>
            <w:right w:val="none" w:sz="0" w:space="0" w:color="auto"/>
          </w:divBdr>
        </w:div>
        <w:div w:id="452676715">
          <w:marLeft w:val="1800"/>
          <w:marRight w:val="0"/>
          <w:marTop w:val="96"/>
          <w:marBottom w:val="0"/>
          <w:divBdr>
            <w:top w:val="none" w:sz="0" w:space="0" w:color="auto"/>
            <w:left w:val="none" w:sz="0" w:space="0" w:color="auto"/>
            <w:bottom w:val="none" w:sz="0" w:space="0" w:color="auto"/>
            <w:right w:val="none" w:sz="0" w:space="0" w:color="auto"/>
          </w:divBdr>
        </w:div>
        <w:div w:id="543369856">
          <w:marLeft w:val="1166"/>
          <w:marRight w:val="0"/>
          <w:marTop w:val="115"/>
          <w:marBottom w:val="0"/>
          <w:divBdr>
            <w:top w:val="none" w:sz="0" w:space="0" w:color="auto"/>
            <w:left w:val="none" w:sz="0" w:space="0" w:color="auto"/>
            <w:bottom w:val="none" w:sz="0" w:space="0" w:color="auto"/>
            <w:right w:val="none" w:sz="0" w:space="0" w:color="auto"/>
          </w:divBdr>
        </w:div>
        <w:div w:id="1906333298">
          <w:marLeft w:val="547"/>
          <w:marRight w:val="0"/>
          <w:marTop w:val="115"/>
          <w:marBottom w:val="0"/>
          <w:divBdr>
            <w:top w:val="none" w:sz="0" w:space="0" w:color="auto"/>
            <w:left w:val="none" w:sz="0" w:space="0" w:color="auto"/>
            <w:bottom w:val="none" w:sz="0" w:space="0" w:color="auto"/>
            <w:right w:val="none" w:sz="0" w:space="0" w:color="auto"/>
          </w:divBdr>
        </w:div>
        <w:div w:id="1934698879">
          <w:marLeft w:val="547"/>
          <w:marRight w:val="0"/>
          <w:marTop w:val="115"/>
          <w:marBottom w:val="0"/>
          <w:divBdr>
            <w:top w:val="none" w:sz="0" w:space="0" w:color="auto"/>
            <w:left w:val="none" w:sz="0" w:space="0" w:color="auto"/>
            <w:bottom w:val="none" w:sz="0" w:space="0" w:color="auto"/>
            <w:right w:val="none" w:sz="0" w:space="0" w:color="auto"/>
          </w:divBdr>
        </w:div>
      </w:divsChild>
    </w:div>
    <w:div w:id="1503742383">
      <w:bodyDiv w:val="1"/>
      <w:marLeft w:val="0"/>
      <w:marRight w:val="0"/>
      <w:marTop w:val="0"/>
      <w:marBottom w:val="0"/>
      <w:divBdr>
        <w:top w:val="none" w:sz="0" w:space="0" w:color="auto"/>
        <w:left w:val="none" w:sz="0" w:space="0" w:color="auto"/>
        <w:bottom w:val="none" w:sz="0" w:space="0" w:color="auto"/>
        <w:right w:val="none" w:sz="0" w:space="0" w:color="auto"/>
      </w:divBdr>
    </w:div>
    <w:div w:id="1503811733">
      <w:bodyDiv w:val="1"/>
      <w:marLeft w:val="0"/>
      <w:marRight w:val="0"/>
      <w:marTop w:val="0"/>
      <w:marBottom w:val="0"/>
      <w:divBdr>
        <w:top w:val="none" w:sz="0" w:space="0" w:color="auto"/>
        <w:left w:val="none" w:sz="0" w:space="0" w:color="auto"/>
        <w:bottom w:val="none" w:sz="0" w:space="0" w:color="auto"/>
        <w:right w:val="none" w:sz="0" w:space="0" w:color="auto"/>
      </w:divBdr>
    </w:div>
    <w:div w:id="1506286165">
      <w:bodyDiv w:val="1"/>
      <w:marLeft w:val="0"/>
      <w:marRight w:val="0"/>
      <w:marTop w:val="0"/>
      <w:marBottom w:val="0"/>
      <w:divBdr>
        <w:top w:val="none" w:sz="0" w:space="0" w:color="auto"/>
        <w:left w:val="none" w:sz="0" w:space="0" w:color="auto"/>
        <w:bottom w:val="none" w:sz="0" w:space="0" w:color="auto"/>
        <w:right w:val="none" w:sz="0" w:space="0" w:color="auto"/>
      </w:divBdr>
      <w:divsChild>
        <w:div w:id="242878113">
          <w:marLeft w:val="1166"/>
          <w:marRight w:val="0"/>
          <w:marTop w:val="96"/>
          <w:marBottom w:val="0"/>
          <w:divBdr>
            <w:top w:val="none" w:sz="0" w:space="0" w:color="auto"/>
            <w:left w:val="none" w:sz="0" w:space="0" w:color="auto"/>
            <w:bottom w:val="none" w:sz="0" w:space="0" w:color="auto"/>
            <w:right w:val="none" w:sz="0" w:space="0" w:color="auto"/>
          </w:divBdr>
        </w:div>
        <w:div w:id="899245298">
          <w:marLeft w:val="547"/>
          <w:marRight w:val="0"/>
          <w:marTop w:val="115"/>
          <w:marBottom w:val="0"/>
          <w:divBdr>
            <w:top w:val="none" w:sz="0" w:space="0" w:color="auto"/>
            <w:left w:val="none" w:sz="0" w:space="0" w:color="auto"/>
            <w:bottom w:val="none" w:sz="0" w:space="0" w:color="auto"/>
            <w:right w:val="none" w:sz="0" w:space="0" w:color="auto"/>
          </w:divBdr>
        </w:div>
        <w:div w:id="1018045015">
          <w:marLeft w:val="1166"/>
          <w:marRight w:val="0"/>
          <w:marTop w:val="96"/>
          <w:marBottom w:val="0"/>
          <w:divBdr>
            <w:top w:val="none" w:sz="0" w:space="0" w:color="auto"/>
            <w:left w:val="none" w:sz="0" w:space="0" w:color="auto"/>
            <w:bottom w:val="none" w:sz="0" w:space="0" w:color="auto"/>
            <w:right w:val="none" w:sz="0" w:space="0" w:color="auto"/>
          </w:divBdr>
        </w:div>
        <w:div w:id="1270897691">
          <w:marLeft w:val="1166"/>
          <w:marRight w:val="0"/>
          <w:marTop w:val="96"/>
          <w:marBottom w:val="0"/>
          <w:divBdr>
            <w:top w:val="none" w:sz="0" w:space="0" w:color="auto"/>
            <w:left w:val="none" w:sz="0" w:space="0" w:color="auto"/>
            <w:bottom w:val="none" w:sz="0" w:space="0" w:color="auto"/>
            <w:right w:val="none" w:sz="0" w:space="0" w:color="auto"/>
          </w:divBdr>
        </w:div>
      </w:divsChild>
    </w:div>
    <w:div w:id="1506749176">
      <w:bodyDiv w:val="1"/>
      <w:marLeft w:val="0"/>
      <w:marRight w:val="0"/>
      <w:marTop w:val="0"/>
      <w:marBottom w:val="0"/>
      <w:divBdr>
        <w:top w:val="none" w:sz="0" w:space="0" w:color="auto"/>
        <w:left w:val="none" w:sz="0" w:space="0" w:color="auto"/>
        <w:bottom w:val="none" w:sz="0" w:space="0" w:color="auto"/>
        <w:right w:val="none" w:sz="0" w:space="0" w:color="auto"/>
      </w:divBdr>
    </w:div>
    <w:div w:id="1507554418">
      <w:bodyDiv w:val="1"/>
      <w:marLeft w:val="0"/>
      <w:marRight w:val="0"/>
      <w:marTop w:val="0"/>
      <w:marBottom w:val="0"/>
      <w:divBdr>
        <w:top w:val="none" w:sz="0" w:space="0" w:color="auto"/>
        <w:left w:val="none" w:sz="0" w:space="0" w:color="auto"/>
        <w:bottom w:val="none" w:sz="0" w:space="0" w:color="auto"/>
        <w:right w:val="none" w:sz="0" w:space="0" w:color="auto"/>
      </w:divBdr>
      <w:divsChild>
        <w:div w:id="247201901">
          <w:marLeft w:val="0"/>
          <w:marRight w:val="0"/>
          <w:marTop w:val="0"/>
          <w:marBottom w:val="0"/>
          <w:divBdr>
            <w:top w:val="none" w:sz="0" w:space="0" w:color="auto"/>
            <w:left w:val="none" w:sz="0" w:space="0" w:color="auto"/>
            <w:bottom w:val="none" w:sz="0" w:space="0" w:color="auto"/>
            <w:right w:val="none" w:sz="0" w:space="0" w:color="auto"/>
          </w:divBdr>
        </w:div>
      </w:divsChild>
    </w:div>
    <w:div w:id="1507937190">
      <w:bodyDiv w:val="1"/>
      <w:marLeft w:val="0"/>
      <w:marRight w:val="0"/>
      <w:marTop w:val="0"/>
      <w:marBottom w:val="0"/>
      <w:divBdr>
        <w:top w:val="none" w:sz="0" w:space="0" w:color="auto"/>
        <w:left w:val="none" w:sz="0" w:space="0" w:color="auto"/>
        <w:bottom w:val="none" w:sz="0" w:space="0" w:color="auto"/>
        <w:right w:val="none" w:sz="0" w:space="0" w:color="auto"/>
      </w:divBdr>
    </w:div>
    <w:div w:id="1508903381">
      <w:bodyDiv w:val="1"/>
      <w:marLeft w:val="0"/>
      <w:marRight w:val="0"/>
      <w:marTop w:val="0"/>
      <w:marBottom w:val="0"/>
      <w:divBdr>
        <w:top w:val="none" w:sz="0" w:space="0" w:color="auto"/>
        <w:left w:val="none" w:sz="0" w:space="0" w:color="auto"/>
        <w:bottom w:val="none" w:sz="0" w:space="0" w:color="auto"/>
        <w:right w:val="none" w:sz="0" w:space="0" w:color="auto"/>
      </w:divBdr>
    </w:div>
    <w:div w:id="1509518773">
      <w:bodyDiv w:val="1"/>
      <w:marLeft w:val="0"/>
      <w:marRight w:val="0"/>
      <w:marTop w:val="0"/>
      <w:marBottom w:val="0"/>
      <w:divBdr>
        <w:top w:val="none" w:sz="0" w:space="0" w:color="auto"/>
        <w:left w:val="none" w:sz="0" w:space="0" w:color="auto"/>
        <w:bottom w:val="none" w:sz="0" w:space="0" w:color="auto"/>
        <w:right w:val="none" w:sz="0" w:space="0" w:color="auto"/>
      </w:divBdr>
      <w:divsChild>
        <w:div w:id="439570229">
          <w:marLeft w:val="1800"/>
          <w:marRight w:val="0"/>
          <w:marTop w:val="91"/>
          <w:marBottom w:val="0"/>
          <w:divBdr>
            <w:top w:val="none" w:sz="0" w:space="0" w:color="auto"/>
            <w:left w:val="none" w:sz="0" w:space="0" w:color="auto"/>
            <w:bottom w:val="none" w:sz="0" w:space="0" w:color="auto"/>
            <w:right w:val="none" w:sz="0" w:space="0" w:color="auto"/>
          </w:divBdr>
        </w:div>
        <w:div w:id="491415259">
          <w:marLeft w:val="1166"/>
          <w:marRight w:val="0"/>
          <w:marTop w:val="106"/>
          <w:marBottom w:val="0"/>
          <w:divBdr>
            <w:top w:val="none" w:sz="0" w:space="0" w:color="auto"/>
            <w:left w:val="none" w:sz="0" w:space="0" w:color="auto"/>
            <w:bottom w:val="none" w:sz="0" w:space="0" w:color="auto"/>
            <w:right w:val="none" w:sz="0" w:space="0" w:color="auto"/>
          </w:divBdr>
        </w:div>
        <w:div w:id="566377522">
          <w:marLeft w:val="1166"/>
          <w:marRight w:val="0"/>
          <w:marTop w:val="106"/>
          <w:marBottom w:val="0"/>
          <w:divBdr>
            <w:top w:val="none" w:sz="0" w:space="0" w:color="auto"/>
            <w:left w:val="none" w:sz="0" w:space="0" w:color="auto"/>
            <w:bottom w:val="none" w:sz="0" w:space="0" w:color="auto"/>
            <w:right w:val="none" w:sz="0" w:space="0" w:color="auto"/>
          </w:divBdr>
        </w:div>
        <w:div w:id="730814704">
          <w:marLeft w:val="547"/>
          <w:marRight w:val="0"/>
          <w:marTop w:val="120"/>
          <w:marBottom w:val="0"/>
          <w:divBdr>
            <w:top w:val="none" w:sz="0" w:space="0" w:color="auto"/>
            <w:left w:val="none" w:sz="0" w:space="0" w:color="auto"/>
            <w:bottom w:val="none" w:sz="0" w:space="0" w:color="auto"/>
            <w:right w:val="none" w:sz="0" w:space="0" w:color="auto"/>
          </w:divBdr>
        </w:div>
        <w:div w:id="854922662">
          <w:marLeft w:val="1166"/>
          <w:marRight w:val="0"/>
          <w:marTop w:val="106"/>
          <w:marBottom w:val="0"/>
          <w:divBdr>
            <w:top w:val="none" w:sz="0" w:space="0" w:color="auto"/>
            <w:left w:val="none" w:sz="0" w:space="0" w:color="auto"/>
            <w:bottom w:val="none" w:sz="0" w:space="0" w:color="auto"/>
            <w:right w:val="none" w:sz="0" w:space="0" w:color="auto"/>
          </w:divBdr>
        </w:div>
        <w:div w:id="866721752">
          <w:marLeft w:val="547"/>
          <w:marRight w:val="0"/>
          <w:marTop w:val="120"/>
          <w:marBottom w:val="0"/>
          <w:divBdr>
            <w:top w:val="none" w:sz="0" w:space="0" w:color="auto"/>
            <w:left w:val="none" w:sz="0" w:space="0" w:color="auto"/>
            <w:bottom w:val="none" w:sz="0" w:space="0" w:color="auto"/>
            <w:right w:val="none" w:sz="0" w:space="0" w:color="auto"/>
          </w:divBdr>
        </w:div>
        <w:div w:id="873812266">
          <w:marLeft w:val="1166"/>
          <w:marRight w:val="0"/>
          <w:marTop w:val="106"/>
          <w:marBottom w:val="0"/>
          <w:divBdr>
            <w:top w:val="none" w:sz="0" w:space="0" w:color="auto"/>
            <w:left w:val="none" w:sz="0" w:space="0" w:color="auto"/>
            <w:bottom w:val="none" w:sz="0" w:space="0" w:color="auto"/>
            <w:right w:val="none" w:sz="0" w:space="0" w:color="auto"/>
          </w:divBdr>
        </w:div>
        <w:div w:id="991563933">
          <w:marLeft w:val="547"/>
          <w:marRight w:val="0"/>
          <w:marTop w:val="120"/>
          <w:marBottom w:val="0"/>
          <w:divBdr>
            <w:top w:val="none" w:sz="0" w:space="0" w:color="auto"/>
            <w:left w:val="none" w:sz="0" w:space="0" w:color="auto"/>
            <w:bottom w:val="none" w:sz="0" w:space="0" w:color="auto"/>
            <w:right w:val="none" w:sz="0" w:space="0" w:color="auto"/>
          </w:divBdr>
        </w:div>
        <w:div w:id="1547177395">
          <w:marLeft w:val="1166"/>
          <w:marRight w:val="0"/>
          <w:marTop w:val="106"/>
          <w:marBottom w:val="0"/>
          <w:divBdr>
            <w:top w:val="none" w:sz="0" w:space="0" w:color="auto"/>
            <w:left w:val="none" w:sz="0" w:space="0" w:color="auto"/>
            <w:bottom w:val="none" w:sz="0" w:space="0" w:color="auto"/>
            <w:right w:val="none" w:sz="0" w:space="0" w:color="auto"/>
          </w:divBdr>
        </w:div>
        <w:div w:id="1631520409">
          <w:marLeft w:val="1800"/>
          <w:marRight w:val="0"/>
          <w:marTop w:val="91"/>
          <w:marBottom w:val="0"/>
          <w:divBdr>
            <w:top w:val="none" w:sz="0" w:space="0" w:color="auto"/>
            <w:left w:val="none" w:sz="0" w:space="0" w:color="auto"/>
            <w:bottom w:val="none" w:sz="0" w:space="0" w:color="auto"/>
            <w:right w:val="none" w:sz="0" w:space="0" w:color="auto"/>
          </w:divBdr>
        </w:div>
        <w:div w:id="1728336584">
          <w:marLeft w:val="1800"/>
          <w:marRight w:val="0"/>
          <w:marTop w:val="91"/>
          <w:marBottom w:val="0"/>
          <w:divBdr>
            <w:top w:val="none" w:sz="0" w:space="0" w:color="auto"/>
            <w:left w:val="none" w:sz="0" w:space="0" w:color="auto"/>
            <w:bottom w:val="none" w:sz="0" w:space="0" w:color="auto"/>
            <w:right w:val="none" w:sz="0" w:space="0" w:color="auto"/>
          </w:divBdr>
        </w:div>
        <w:div w:id="2055813589">
          <w:marLeft w:val="1166"/>
          <w:marRight w:val="0"/>
          <w:marTop w:val="106"/>
          <w:marBottom w:val="0"/>
          <w:divBdr>
            <w:top w:val="none" w:sz="0" w:space="0" w:color="auto"/>
            <w:left w:val="none" w:sz="0" w:space="0" w:color="auto"/>
            <w:bottom w:val="none" w:sz="0" w:space="0" w:color="auto"/>
            <w:right w:val="none" w:sz="0" w:space="0" w:color="auto"/>
          </w:divBdr>
        </w:div>
      </w:divsChild>
    </w:div>
    <w:div w:id="1510102580">
      <w:bodyDiv w:val="1"/>
      <w:marLeft w:val="0"/>
      <w:marRight w:val="0"/>
      <w:marTop w:val="0"/>
      <w:marBottom w:val="0"/>
      <w:divBdr>
        <w:top w:val="none" w:sz="0" w:space="0" w:color="auto"/>
        <w:left w:val="none" w:sz="0" w:space="0" w:color="auto"/>
        <w:bottom w:val="none" w:sz="0" w:space="0" w:color="auto"/>
        <w:right w:val="none" w:sz="0" w:space="0" w:color="auto"/>
      </w:divBdr>
    </w:div>
    <w:div w:id="1510103736">
      <w:bodyDiv w:val="1"/>
      <w:marLeft w:val="0"/>
      <w:marRight w:val="0"/>
      <w:marTop w:val="0"/>
      <w:marBottom w:val="0"/>
      <w:divBdr>
        <w:top w:val="none" w:sz="0" w:space="0" w:color="auto"/>
        <w:left w:val="none" w:sz="0" w:space="0" w:color="auto"/>
        <w:bottom w:val="none" w:sz="0" w:space="0" w:color="auto"/>
        <w:right w:val="none" w:sz="0" w:space="0" w:color="auto"/>
      </w:divBdr>
      <w:divsChild>
        <w:div w:id="158429876">
          <w:marLeft w:val="1166"/>
          <w:marRight w:val="0"/>
          <w:marTop w:val="96"/>
          <w:marBottom w:val="0"/>
          <w:divBdr>
            <w:top w:val="none" w:sz="0" w:space="0" w:color="auto"/>
            <w:left w:val="none" w:sz="0" w:space="0" w:color="auto"/>
            <w:bottom w:val="none" w:sz="0" w:space="0" w:color="auto"/>
            <w:right w:val="none" w:sz="0" w:space="0" w:color="auto"/>
          </w:divBdr>
        </w:div>
        <w:div w:id="434642675">
          <w:marLeft w:val="1800"/>
          <w:marRight w:val="0"/>
          <w:marTop w:val="77"/>
          <w:marBottom w:val="0"/>
          <w:divBdr>
            <w:top w:val="none" w:sz="0" w:space="0" w:color="auto"/>
            <w:left w:val="none" w:sz="0" w:space="0" w:color="auto"/>
            <w:bottom w:val="none" w:sz="0" w:space="0" w:color="auto"/>
            <w:right w:val="none" w:sz="0" w:space="0" w:color="auto"/>
          </w:divBdr>
        </w:div>
        <w:div w:id="1063454863">
          <w:marLeft w:val="1166"/>
          <w:marRight w:val="0"/>
          <w:marTop w:val="96"/>
          <w:marBottom w:val="0"/>
          <w:divBdr>
            <w:top w:val="none" w:sz="0" w:space="0" w:color="auto"/>
            <w:left w:val="none" w:sz="0" w:space="0" w:color="auto"/>
            <w:bottom w:val="none" w:sz="0" w:space="0" w:color="auto"/>
            <w:right w:val="none" w:sz="0" w:space="0" w:color="auto"/>
          </w:divBdr>
        </w:div>
        <w:div w:id="1108816875">
          <w:marLeft w:val="1166"/>
          <w:marRight w:val="0"/>
          <w:marTop w:val="96"/>
          <w:marBottom w:val="0"/>
          <w:divBdr>
            <w:top w:val="none" w:sz="0" w:space="0" w:color="auto"/>
            <w:left w:val="none" w:sz="0" w:space="0" w:color="auto"/>
            <w:bottom w:val="none" w:sz="0" w:space="0" w:color="auto"/>
            <w:right w:val="none" w:sz="0" w:space="0" w:color="auto"/>
          </w:divBdr>
        </w:div>
        <w:div w:id="1269124158">
          <w:marLeft w:val="1166"/>
          <w:marRight w:val="0"/>
          <w:marTop w:val="96"/>
          <w:marBottom w:val="0"/>
          <w:divBdr>
            <w:top w:val="none" w:sz="0" w:space="0" w:color="auto"/>
            <w:left w:val="none" w:sz="0" w:space="0" w:color="auto"/>
            <w:bottom w:val="none" w:sz="0" w:space="0" w:color="auto"/>
            <w:right w:val="none" w:sz="0" w:space="0" w:color="auto"/>
          </w:divBdr>
        </w:div>
        <w:div w:id="1355302160">
          <w:marLeft w:val="547"/>
          <w:marRight w:val="0"/>
          <w:marTop w:val="115"/>
          <w:marBottom w:val="0"/>
          <w:divBdr>
            <w:top w:val="none" w:sz="0" w:space="0" w:color="auto"/>
            <w:left w:val="none" w:sz="0" w:space="0" w:color="auto"/>
            <w:bottom w:val="none" w:sz="0" w:space="0" w:color="auto"/>
            <w:right w:val="none" w:sz="0" w:space="0" w:color="auto"/>
          </w:divBdr>
        </w:div>
        <w:div w:id="1416975106">
          <w:marLeft w:val="547"/>
          <w:marRight w:val="0"/>
          <w:marTop w:val="115"/>
          <w:marBottom w:val="0"/>
          <w:divBdr>
            <w:top w:val="none" w:sz="0" w:space="0" w:color="auto"/>
            <w:left w:val="none" w:sz="0" w:space="0" w:color="auto"/>
            <w:bottom w:val="none" w:sz="0" w:space="0" w:color="auto"/>
            <w:right w:val="none" w:sz="0" w:space="0" w:color="auto"/>
          </w:divBdr>
        </w:div>
        <w:div w:id="1811903812">
          <w:marLeft w:val="1166"/>
          <w:marRight w:val="0"/>
          <w:marTop w:val="96"/>
          <w:marBottom w:val="0"/>
          <w:divBdr>
            <w:top w:val="none" w:sz="0" w:space="0" w:color="auto"/>
            <w:left w:val="none" w:sz="0" w:space="0" w:color="auto"/>
            <w:bottom w:val="none" w:sz="0" w:space="0" w:color="auto"/>
            <w:right w:val="none" w:sz="0" w:space="0" w:color="auto"/>
          </w:divBdr>
        </w:div>
        <w:div w:id="1866140664">
          <w:marLeft w:val="1800"/>
          <w:marRight w:val="0"/>
          <w:marTop w:val="77"/>
          <w:marBottom w:val="0"/>
          <w:divBdr>
            <w:top w:val="none" w:sz="0" w:space="0" w:color="auto"/>
            <w:left w:val="none" w:sz="0" w:space="0" w:color="auto"/>
            <w:bottom w:val="none" w:sz="0" w:space="0" w:color="auto"/>
            <w:right w:val="none" w:sz="0" w:space="0" w:color="auto"/>
          </w:divBdr>
        </w:div>
        <w:div w:id="1867596650">
          <w:marLeft w:val="1166"/>
          <w:marRight w:val="0"/>
          <w:marTop w:val="96"/>
          <w:marBottom w:val="0"/>
          <w:divBdr>
            <w:top w:val="none" w:sz="0" w:space="0" w:color="auto"/>
            <w:left w:val="none" w:sz="0" w:space="0" w:color="auto"/>
            <w:bottom w:val="none" w:sz="0" w:space="0" w:color="auto"/>
            <w:right w:val="none" w:sz="0" w:space="0" w:color="auto"/>
          </w:divBdr>
        </w:div>
        <w:div w:id="2114670056">
          <w:marLeft w:val="547"/>
          <w:marRight w:val="0"/>
          <w:marTop w:val="115"/>
          <w:marBottom w:val="0"/>
          <w:divBdr>
            <w:top w:val="none" w:sz="0" w:space="0" w:color="auto"/>
            <w:left w:val="none" w:sz="0" w:space="0" w:color="auto"/>
            <w:bottom w:val="none" w:sz="0" w:space="0" w:color="auto"/>
            <w:right w:val="none" w:sz="0" w:space="0" w:color="auto"/>
          </w:divBdr>
        </w:div>
      </w:divsChild>
    </w:div>
    <w:div w:id="1510755216">
      <w:bodyDiv w:val="1"/>
      <w:marLeft w:val="0"/>
      <w:marRight w:val="0"/>
      <w:marTop w:val="0"/>
      <w:marBottom w:val="0"/>
      <w:divBdr>
        <w:top w:val="none" w:sz="0" w:space="0" w:color="auto"/>
        <w:left w:val="none" w:sz="0" w:space="0" w:color="auto"/>
        <w:bottom w:val="none" w:sz="0" w:space="0" w:color="auto"/>
        <w:right w:val="none" w:sz="0" w:space="0" w:color="auto"/>
      </w:divBdr>
    </w:div>
    <w:div w:id="1510830009">
      <w:bodyDiv w:val="1"/>
      <w:marLeft w:val="0"/>
      <w:marRight w:val="0"/>
      <w:marTop w:val="0"/>
      <w:marBottom w:val="0"/>
      <w:divBdr>
        <w:top w:val="none" w:sz="0" w:space="0" w:color="auto"/>
        <w:left w:val="none" w:sz="0" w:space="0" w:color="auto"/>
        <w:bottom w:val="none" w:sz="0" w:space="0" w:color="auto"/>
        <w:right w:val="none" w:sz="0" w:space="0" w:color="auto"/>
      </w:divBdr>
    </w:div>
    <w:div w:id="1511485504">
      <w:bodyDiv w:val="1"/>
      <w:marLeft w:val="0"/>
      <w:marRight w:val="0"/>
      <w:marTop w:val="0"/>
      <w:marBottom w:val="0"/>
      <w:divBdr>
        <w:top w:val="none" w:sz="0" w:space="0" w:color="auto"/>
        <w:left w:val="none" w:sz="0" w:space="0" w:color="auto"/>
        <w:bottom w:val="none" w:sz="0" w:space="0" w:color="auto"/>
        <w:right w:val="none" w:sz="0" w:space="0" w:color="auto"/>
      </w:divBdr>
      <w:divsChild>
        <w:div w:id="134493267">
          <w:marLeft w:val="1166"/>
          <w:marRight w:val="0"/>
          <w:marTop w:val="86"/>
          <w:marBottom w:val="0"/>
          <w:divBdr>
            <w:top w:val="none" w:sz="0" w:space="0" w:color="auto"/>
            <w:left w:val="none" w:sz="0" w:space="0" w:color="auto"/>
            <w:bottom w:val="none" w:sz="0" w:space="0" w:color="auto"/>
            <w:right w:val="none" w:sz="0" w:space="0" w:color="auto"/>
          </w:divBdr>
        </w:div>
        <w:div w:id="650867581">
          <w:marLeft w:val="1166"/>
          <w:marRight w:val="0"/>
          <w:marTop w:val="86"/>
          <w:marBottom w:val="0"/>
          <w:divBdr>
            <w:top w:val="none" w:sz="0" w:space="0" w:color="auto"/>
            <w:left w:val="none" w:sz="0" w:space="0" w:color="auto"/>
            <w:bottom w:val="none" w:sz="0" w:space="0" w:color="auto"/>
            <w:right w:val="none" w:sz="0" w:space="0" w:color="auto"/>
          </w:divBdr>
        </w:div>
        <w:div w:id="692193141">
          <w:marLeft w:val="1800"/>
          <w:marRight w:val="0"/>
          <w:marTop w:val="86"/>
          <w:marBottom w:val="0"/>
          <w:divBdr>
            <w:top w:val="none" w:sz="0" w:space="0" w:color="auto"/>
            <w:left w:val="none" w:sz="0" w:space="0" w:color="auto"/>
            <w:bottom w:val="none" w:sz="0" w:space="0" w:color="auto"/>
            <w:right w:val="none" w:sz="0" w:space="0" w:color="auto"/>
          </w:divBdr>
        </w:div>
        <w:div w:id="703676365">
          <w:marLeft w:val="1166"/>
          <w:marRight w:val="0"/>
          <w:marTop w:val="86"/>
          <w:marBottom w:val="0"/>
          <w:divBdr>
            <w:top w:val="none" w:sz="0" w:space="0" w:color="auto"/>
            <w:left w:val="none" w:sz="0" w:space="0" w:color="auto"/>
            <w:bottom w:val="none" w:sz="0" w:space="0" w:color="auto"/>
            <w:right w:val="none" w:sz="0" w:space="0" w:color="auto"/>
          </w:divBdr>
        </w:div>
        <w:div w:id="788007324">
          <w:marLeft w:val="1166"/>
          <w:marRight w:val="0"/>
          <w:marTop w:val="86"/>
          <w:marBottom w:val="0"/>
          <w:divBdr>
            <w:top w:val="none" w:sz="0" w:space="0" w:color="auto"/>
            <w:left w:val="none" w:sz="0" w:space="0" w:color="auto"/>
            <w:bottom w:val="none" w:sz="0" w:space="0" w:color="auto"/>
            <w:right w:val="none" w:sz="0" w:space="0" w:color="auto"/>
          </w:divBdr>
        </w:div>
        <w:div w:id="982612869">
          <w:marLeft w:val="1166"/>
          <w:marRight w:val="0"/>
          <w:marTop w:val="86"/>
          <w:marBottom w:val="0"/>
          <w:divBdr>
            <w:top w:val="none" w:sz="0" w:space="0" w:color="auto"/>
            <w:left w:val="none" w:sz="0" w:space="0" w:color="auto"/>
            <w:bottom w:val="none" w:sz="0" w:space="0" w:color="auto"/>
            <w:right w:val="none" w:sz="0" w:space="0" w:color="auto"/>
          </w:divBdr>
        </w:div>
        <w:div w:id="1366248796">
          <w:marLeft w:val="547"/>
          <w:marRight w:val="0"/>
          <w:marTop w:val="86"/>
          <w:marBottom w:val="0"/>
          <w:divBdr>
            <w:top w:val="none" w:sz="0" w:space="0" w:color="auto"/>
            <w:left w:val="none" w:sz="0" w:space="0" w:color="auto"/>
            <w:bottom w:val="none" w:sz="0" w:space="0" w:color="auto"/>
            <w:right w:val="none" w:sz="0" w:space="0" w:color="auto"/>
          </w:divBdr>
        </w:div>
        <w:div w:id="1427117703">
          <w:marLeft w:val="547"/>
          <w:marRight w:val="0"/>
          <w:marTop w:val="86"/>
          <w:marBottom w:val="0"/>
          <w:divBdr>
            <w:top w:val="none" w:sz="0" w:space="0" w:color="auto"/>
            <w:left w:val="none" w:sz="0" w:space="0" w:color="auto"/>
            <w:bottom w:val="none" w:sz="0" w:space="0" w:color="auto"/>
            <w:right w:val="none" w:sz="0" w:space="0" w:color="auto"/>
          </w:divBdr>
        </w:div>
        <w:div w:id="1560238558">
          <w:marLeft w:val="1800"/>
          <w:marRight w:val="0"/>
          <w:marTop w:val="86"/>
          <w:marBottom w:val="0"/>
          <w:divBdr>
            <w:top w:val="none" w:sz="0" w:space="0" w:color="auto"/>
            <w:left w:val="none" w:sz="0" w:space="0" w:color="auto"/>
            <w:bottom w:val="none" w:sz="0" w:space="0" w:color="auto"/>
            <w:right w:val="none" w:sz="0" w:space="0" w:color="auto"/>
          </w:divBdr>
        </w:div>
        <w:div w:id="1640111504">
          <w:marLeft w:val="547"/>
          <w:marRight w:val="0"/>
          <w:marTop w:val="86"/>
          <w:marBottom w:val="0"/>
          <w:divBdr>
            <w:top w:val="none" w:sz="0" w:space="0" w:color="auto"/>
            <w:left w:val="none" w:sz="0" w:space="0" w:color="auto"/>
            <w:bottom w:val="none" w:sz="0" w:space="0" w:color="auto"/>
            <w:right w:val="none" w:sz="0" w:space="0" w:color="auto"/>
          </w:divBdr>
        </w:div>
        <w:div w:id="2034263597">
          <w:marLeft w:val="547"/>
          <w:marRight w:val="0"/>
          <w:marTop w:val="86"/>
          <w:marBottom w:val="0"/>
          <w:divBdr>
            <w:top w:val="none" w:sz="0" w:space="0" w:color="auto"/>
            <w:left w:val="none" w:sz="0" w:space="0" w:color="auto"/>
            <w:bottom w:val="none" w:sz="0" w:space="0" w:color="auto"/>
            <w:right w:val="none" w:sz="0" w:space="0" w:color="auto"/>
          </w:divBdr>
        </w:div>
        <w:div w:id="2072731050">
          <w:marLeft w:val="1166"/>
          <w:marRight w:val="0"/>
          <w:marTop w:val="86"/>
          <w:marBottom w:val="0"/>
          <w:divBdr>
            <w:top w:val="none" w:sz="0" w:space="0" w:color="auto"/>
            <w:left w:val="none" w:sz="0" w:space="0" w:color="auto"/>
            <w:bottom w:val="none" w:sz="0" w:space="0" w:color="auto"/>
            <w:right w:val="none" w:sz="0" w:space="0" w:color="auto"/>
          </w:divBdr>
        </w:div>
        <w:div w:id="2112967742">
          <w:marLeft w:val="547"/>
          <w:marRight w:val="0"/>
          <w:marTop w:val="86"/>
          <w:marBottom w:val="0"/>
          <w:divBdr>
            <w:top w:val="none" w:sz="0" w:space="0" w:color="auto"/>
            <w:left w:val="none" w:sz="0" w:space="0" w:color="auto"/>
            <w:bottom w:val="none" w:sz="0" w:space="0" w:color="auto"/>
            <w:right w:val="none" w:sz="0" w:space="0" w:color="auto"/>
          </w:divBdr>
        </w:div>
      </w:divsChild>
    </w:div>
    <w:div w:id="1512140852">
      <w:bodyDiv w:val="1"/>
      <w:marLeft w:val="0"/>
      <w:marRight w:val="0"/>
      <w:marTop w:val="0"/>
      <w:marBottom w:val="0"/>
      <w:divBdr>
        <w:top w:val="none" w:sz="0" w:space="0" w:color="auto"/>
        <w:left w:val="none" w:sz="0" w:space="0" w:color="auto"/>
        <w:bottom w:val="none" w:sz="0" w:space="0" w:color="auto"/>
        <w:right w:val="none" w:sz="0" w:space="0" w:color="auto"/>
      </w:divBdr>
      <w:divsChild>
        <w:div w:id="211357022">
          <w:marLeft w:val="0"/>
          <w:marRight w:val="0"/>
          <w:marTop w:val="0"/>
          <w:marBottom w:val="0"/>
          <w:divBdr>
            <w:top w:val="none" w:sz="0" w:space="0" w:color="auto"/>
            <w:left w:val="none" w:sz="0" w:space="0" w:color="auto"/>
            <w:bottom w:val="none" w:sz="0" w:space="0" w:color="auto"/>
            <w:right w:val="none" w:sz="0" w:space="0" w:color="auto"/>
          </w:divBdr>
          <w:divsChild>
            <w:div w:id="785344779">
              <w:marLeft w:val="0"/>
              <w:marRight w:val="0"/>
              <w:marTop w:val="0"/>
              <w:marBottom w:val="0"/>
              <w:divBdr>
                <w:top w:val="none" w:sz="0" w:space="0" w:color="auto"/>
                <w:left w:val="none" w:sz="0" w:space="0" w:color="auto"/>
                <w:bottom w:val="none" w:sz="0" w:space="0" w:color="auto"/>
                <w:right w:val="none" w:sz="0" w:space="0" w:color="auto"/>
              </w:divBdr>
            </w:div>
            <w:div w:id="874006153">
              <w:marLeft w:val="0"/>
              <w:marRight w:val="0"/>
              <w:marTop w:val="0"/>
              <w:marBottom w:val="0"/>
              <w:divBdr>
                <w:top w:val="none" w:sz="0" w:space="0" w:color="auto"/>
                <w:left w:val="none" w:sz="0" w:space="0" w:color="auto"/>
                <w:bottom w:val="none" w:sz="0" w:space="0" w:color="auto"/>
                <w:right w:val="none" w:sz="0" w:space="0" w:color="auto"/>
              </w:divBdr>
            </w:div>
            <w:div w:id="921181120">
              <w:marLeft w:val="0"/>
              <w:marRight w:val="0"/>
              <w:marTop w:val="0"/>
              <w:marBottom w:val="0"/>
              <w:divBdr>
                <w:top w:val="none" w:sz="0" w:space="0" w:color="auto"/>
                <w:left w:val="none" w:sz="0" w:space="0" w:color="auto"/>
                <w:bottom w:val="none" w:sz="0" w:space="0" w:color="auto"/>
                <w:right w:val="none" w:sz="0" w:space="0" w:color="auto"/>
              </w:divBdr>
            </w:div>
            <w:div w:id="214454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566972">
      <w:bodyDiv w:val="1"/>
      <w:marLeft w:val="0"/>
      <w:marRight w:val="0"/>
      <w:marTop w:val="0"/>
      <w:marBottom w:val="0"/>
      <w:divBdr>
        <w:top w:val="none" w:sz="0" w:space="0" w:color="auto"/>
        <w:left w:val="none" w:sz="0" w:space="0" w:color="auto"/>
        <w:bottom w:val="none" w:sz="0" w:space="0" w:color="auto"/>
        <w:right w:val="none" w:sz="0" w:space="0" w:color="auto"/>
      </w:divBdr>
    </w:div>
    <w:div w:id="1513686093">
      <w:bodyDiv w:val="1"/>
      <w:marLeft w:val="0"/>
      <w:marRight w:val="0"/>
      <w:marTop w:val="0"/>
      <w:marBottom w:val="0"/>
      <w:divBdr>
        <w:top w:val="none" w:sz="0" w:space="0" w:color="auto"/>
        <w:left w:val="none" w:sz="0" w:space="0" w:color="auto"/>
        <w:bottom w:val="none" w:sz="0" w:space="0" w:color="auto"/>
        <w:right w:val="none" w:sz="0" w:space="0" w:color="auto"/>
      </w:divBdr>
    </w:div>
    <w:div w:id="1514028438">
      <w:bodyDiv w:val="1"/>
      <w:marLeft w:val="0"/>
      <w:marRight w:val="0"/>
      <w:marTop w:val="0"/>
      <w:marBottom w:val="0"/>
      <w:divBdr>
        <w:top w:val="none" w:sz="0" w:space="0" w:color="auto"/>
        <w:left w:val="none" w:sz="0" w:space="0" w:color="auto"/>
        <w:bottom w:val="none" w:sz="0" w:space="0" w:color="auto"/>
        <w:right w:val="none" w:sz="0" w:space="0" w:color="auto"/>
      </w:divBdr>
    </w:div>
    <w:div w:id="1514145417">
      <w:bodyDiv w:val="1"/>
      <w:marLeft w:val="0"/>
      <w:marRight w:val="0"/>
      <w:marTop w:val="0"/>
      <w:marBottom w:val="0"/>
      <w:divBdr>
        <w:top w:val="none" w:sz="0" w:space="0" w:color="auto"/>
        <w:left w:val="none" w:sz="0" w:space="0" w:color="auto"/>
        <w:bottom w:val="none" w:sz="0" w:space="0" w:color="auto"/>
        <w:right w:val="none" w:sz="0" w:space="0" w:color="auto"/>
      </w:divBdr>
      <w:divsChild>
        <w:div w:id="257837597">
          <w:marLeft w:val="547"/>
          <w:marRight w:val="0"/>
          <w:marTop w:val="0"/>
          <w:marBottom w:val="0"/>
          <w:divBdr>
            <w:top w:val="none" w:sz="0" w:space="0" w:color="auto"/>
            <w:left w:val="none" w:sz="0" w:space="0" w:color="auto"/>
            <w:bottom w:val="none" w:sz="0" w:space="0" w:color="auto"/>
            <w:right w:val="none" w:sz="0" w:space="0" w:color="auto"/>
          </w:divBdr>
        </w:div>
      </w:divsChild>
    </w:div>
    <w:div w:id="1514765673">
      <w:bodyDiv w:val="1"/>
      <w:marLeft w:val="0"/>
      <w:marRight w:val="0"/>
      <w:marTop w:val="0"/>
      <w:marBottom w:val="0"/>
      <w:divBdr>
        <w:top w:val="none" w:sz="0" w:space="0" w:color="auto"/>
        <w:left w:val="none" w:sz="0" w:space="0" w:color="auto"/>
        <w:bottom w:val="none" w:sz="0" w:space="0" w:color="auto"/>
        <w:right w:val="none" w:sz="0" w:space="0" w:color="auto"/>
      </w:divBdr>
    </w:div>
    <w:div w:id="1514874602">
      <w:bodyDiv w:val="1"/>
      <w:marLeft w:val="0"/>
      <w:marRight w:val="0"/>
      <w:marTop w:val="0"/>
      <w:marBottom w:val="0"/>
      <w:divBdr>
        <w:top w:val="none" w:sz="0" w:space="0" w:color="auto"/>
        <w:left w:val="none" w:sz="0" w:space="0" w:color="auto"/>
        <w:bottom w:val="none" w:sz="0" w:space="0" w:color="auto"/>
        <w:right w:val="none" w:sz="0" w:space="0" w:color="auto"/>
      </w:divBdr>
    </w:div>
    <w:div w:id="1516770205">
      <w:bodyDiv w:val="1"/>
      <w:marLeft w:val="0"/>
      <w:marRight w:val="0"/>
      <w:marTop w:val="0"/>
      <w:marBottom w:val="0"/>
      <w:divBdr>
        <w:top w:val="none" w:sz="0" w:space="0" w:color="auto"/>
        <w:left w:val="none" w:sz="0" w:space="0" w:color="auto"/>
        <w:bottom w:val="none" w:sz="0" w:space="0" w:color="auto"/>
        <w:right w:val="none" w:sz="0" w:space="0" w:color="auto"/>
      </w:divBdr>
    </w:div>
    <w:div w:id="1518034385">
      <w:bodyDiv w:val="1"/>
      <w:marLeft w:val="0"/>
      <w:marRight w:val="0"/>
      <w:marTop w:val="0"/>
      <w:marBottom w:val="0"/>
      <w:divBdr>
        <w:top w:val="none" w:sz="0" w:space="0" w:color="auto"/>
        <w:left w:val="none" w:sz="0" w:space="0" w:color="auto"/>
        <w:bottom w:val="none" w:sz="0" w:space="0" w:color="auto"/>
        <w:right w:val="none" w:sz="0" w:space="0" w:color="auto"/>
      </w:divBdr>
    </w:div>
    <w:div w:id="1519080983">
      <w:bodyDiv w:val="1"/>
      <w:marLeft w:val="0"/>
      <w:marRight w:val="0"/>
      <w:marTop w:val="0"/>
      <w:marBottom w:val="0"/>
      <w:divBdr>
        <w:top w:val="none" w:sz="0" w:space="0" w:color="auto"/>
        <w:left w:val="none" w:sz="0" w:space="0" w:color="auto"/>
        <w:bottom w:val="none" w:sz="0" w:space="0" w:color="auto"/>
        <w:right w:val="none" w:sz="0" w:space="0" w:color="auto"/>
      </w:divBdr>
      <w:divsChild>
        <w:div w:id="105009225">
          <w:marLeft w:val="1166"/>
          <w:marRight w:val="0"/>
          <w:marTop w:val="86"/>
          <w:marBottom w:val="0"/>
          <w:divBdr>
            <w:top w:val="none" w:sz="0" w:space="0" w:color="auto"/>
            <w:left w:val="none" w:sz="0" w:space="0" w:color="auto"/>
            <w:bottom w:val="none" w:sz="0" w:space="0" w:color="auto"/>
            <w:right w:val="none" w:sz="0" w:space="0" w:color="auto"/>
          </w:divBdr>
        </w:div>
        <w:div w:id="354502707">
          <w:marLeft w:val="547"/>
          <w:marRight w:val="0"/>
          <w:marTop w:val="115"/>
          <w:marBottom w:val="0"/>
          <w:divBdr>
            <w:top w:val="none" w:sz="0" w:space="0" w:color="auto"/>
            <w:left w:val="none" w:sz="0" w:space="0" w:color="auto"/>
            <w:bottom w:val="none" w:sz="0" w:space="0" w:color="auto"/>
            <w:right w:val="none" w:sz="0" w:space="0" w:color="auto"/>
          </w:divBdr>
        </w:div>
        <w:div w:id="363211234">
          <w:marLeft w:val="1166"/>
          <w:marRight w:val="0"/>
          <w:marTop w:val="86"/>
          <w:marBottom w:val="0"/>
          <w:divBdr>
            <w:top w:val="none" w:sz="0" w:space="0" w:color="auto"/>
            <w:left w:val="none" w:sz="0" w:space="0" w:color="auto"/>
            <w:bottom w:val="none" w:sz="0" w:space="0" w:color="auto"/>
            <w:right w:val="none" w:sz="0" w:space="0" w:color="auto"/>
          </w:divBdr>
        </w:div>
        <w:div w:id="654646473">
          <w:marLeft w:val="1166"/>
          <w:marRight w:val="0"/>
          <w:marTop w:val="86"/>
          <w:marBottom w:val="0"/>
          <w:divBdr>
            <w:top w:val="none" w:sz="0" w:space="0" w:color="auto"/>
            <w:left w:val="none" w:sz="0" w:space="0" w:color="auto"/>
            <w:bottom w:val="none" w:sz="0" w:space="0" w:color="auto"/>
            <w:right w:val="none" w:sz="0" w:space="0" w:color="auto"/>
          </w:divBdr>
        </w:div>
        <w:div w:id="792554993">
          <w:marLeft w:val="1166"/>
          <w:marRight w:val="0"/>
          <w:marTop w:val="86"/>
          <w:marBottom w:val="0"/>
          <w:divBdr>
            <w:top w:val="none" w:sz="0" w:space="0" w:color="auto"/>
            <w:left w:val="none" w:sz="0" w:space="0" w:color="auto"/>
            <w:bottom w:val="none" w:sz="0" w:space="0" w:color="auto"/>
            <w:right w:val="none" w:sz="0" w:space="0" w:color="auto"/>
          </w:divBdr>
        </w:div>
      </w:divsChild>
    </w:div>
    <w:div w:id="1519272431">
      <w:bodyDiv w:val="1"/>
      <w:marLeft w:val="0"/>
      <w:marRight w:val="0"/>
      <w:marTop w:val="0"/>
      <w:marBottom w:val="0"/>
      <w:divBdr>
        <w:top w:val="none" w:sz="0" w:space="0" w:color="auto"/>
        <w:left w:val="none" w:sz="0" w:space="0" w:color="auto"/>
        <w:bottom w:val="none" w:sz="0" w:space="0" w:color="auto"/>
        <w:right w:val="none" w:sz="0" w:space="0" w:color="auto"/>
      </w:divBdr>
    </w:div>
    <w:div w:id="1519850199">
      <w:bodyDiv w:val="1"/>
      <w:marLeft w:val="0"/>
      <w:marRight w:val="0"/>
      <w:marTop w:val="0"/>
      <w:marBottom w:val="0"/>
      <w:divBdr>
        <w:top w:val="none" w:sz="0" w:space="0" w:color="auto"/>
        <w:left w:val="none" w:sz="0" w:space="0" w:color="auto"/>
        <w:bottom w:val="none" w:sz="0" w:space="0" w:color="auto"/>
        <w:right w:val="none" w:sz="0" w:space="0" w:color="auto"/>
      </w:divBdr>
    </w:div>
    <w:div w:id="1519852762">
      <w:bodyDiv w:val="1"/>
      <w:marLeft w:val="0"/>
      <w:marRight w:val="0"/>
      <w:marTop w:val="0"/>
      <w:marBottom w:val="0"/>
      <w:divBdr>
        <w:top w:val="none" w:sz="0" w:space="0" w:color="auto"/>
        <w:left w:val="none" w:sz="0" w:space="0" w:color="auto"/>
        <w:bottom w:val="none" w:sz="0" w:space="0" w:color="auto"/>
        <w:right w:val="none" w:sz="0" w:space="0" w:color="auto"/>
      </w:divBdr>
    </w:div>
    <w:div w:id="1520197671">
      <w:bodyDiv w:val="1"/>
      <w:marLeft w:val="0"/>
      <w:marRight w:val="0"/>
      <w:marTop w:val="0"/>
      <w:marBottom w:val="0"/>
      <w:divBdr>
        <w:top w:val="none" w:sz="0" w:space="0" w:color="auto"/>
        <w:left w:val="none" w:sz="0" w:space="0" w:color="auto"/>
        <w:bottom w:val="none" w:sz="0" w:space="0" w:color="auto"/>
        <w:right w:val="none" w:sz="0" w:space="0" w:color="auto"/>
      </w:divBdr>
      <w:divsChild>
        <w:div w:id="189490485">
          <w:marLeft w:val="1267"/>
          <w:marRight w:val="0"/>
          <w:marTop w:val="67"/>
          <w:marBottom w:val="0"/>
          <w:divBdr>
            <w:top w:val="none" w:sz="0" w:space="0" w:color="auto"/>
            <w:left w:val="none" w:sz="0" w:space="0" w:color="auto"/>
            <w:bottom w:val="none" w:sz="0" w:space="0" w:color="auto"/>
            <w:right w:val="none" w:sz="0" w:space="0" w:color="auto"/>
          </w:divBdr>
        </w:div>
        <w:div w:id="191000309">
          <w:marLeft w:val="418"/>
          <w:marRight w:val="0"/>
          <w:marTop w:val="86"/>
          <w:marBottom w:val="0"/>
          <w:divBdr>
            <w:top w:val="none" w:sz="0" w:space="0" w:color="auto"/>
            <w:left w:val="none" w:sz="0" w:space="0" w:color="auto"/>
            <w:bottom w:val="none" w:sz="0" w:space="0" w:color="auto"/>
            <w:right w:val="none" w:sz="0" w:space="0" w:color="auto"/>
          </w:divBdr>
        </w:div>
        <w:div w:id="370425355">
          <w:marLeft w:val="979"/>
          <w:marRight w:val="0"/>
          <w:marTop w:val="77"/>
          <w:marBottom w:val="0"/>
          <w:divBdr>
            <w:top w:val="none" w:sz="0" w:space="0" w:color="auto"/>
            <w:left w:val="none" w:sz="0" w:space="0" w:color="auto"/>
            <w:bottom w:val="none" w:sz="0" w:space="0" w:color="auto"/>
            <w:right w:val="none" w:sz="0" w:space="0" w:color="auto"/>
          </w:divBdr>
        </w:div>
        <w:div w:id="442500861">
          <w:marLeft w:val="979"/>
          <w:marRight w:val="0"/>
          <w:marTop w:val="77"/>
          <w:marBottom w:val="0"/>
          <w:divBdr>
            <w:top w:val="none" w:sz="0" w:space="0" w:color="auto"/>
            <w:left w:val="none" w:sz="0" w:space="0" w:color="auto"/>
            <w:bottom w:val="none" w:sz="0" w:space="0" w:color="auto"/>
            <w:right w:val="none" w:sz="0" w:space="0" w:color="auto"/>
          </w:divBdr>
        </w:div>
        <w:div w:id="643044685">
          <w:marLeft w:val="979"/>
          <w:marRight w:val="0"/>
          <w:marTop w:val="77"/>
          <w:marBottom w:val="0"/>
          <w:divBdr>
            <w:top w:val="none" w:sz="0" w:space="0" w:color="auto"/>
            <w:left w:val="none" w:sz="0" w:space="0" w:color="auto"/>
            <w:bottom w:val="none" w:sz="0" w:space="0" w:color="auto"/>
            <w:right w:val="none" w:sz="0" w:space="0" w:color="auto"/>
          </w:divBdr>
        </w:div>
        <w:div w:id="751313856">
          <w:marLeft w:val="979"/>
          <w:marRight w:val="0"/>
          <w:marTop w:val="77"/>
          <w:marBottom w:val="0"/>
          <w:divBdr>
            <w:top w:val="none" w:sz="0" w:space="0" w:color="auto"/>
            <w:left w:val="none" w:sz="0" w:space="0" w:color="auto"/>
            <w:bottom w:val="none" w:sz="0" w:space="0" w:color="auto"/>
            <w:right w:val="none" w:sz="0" w:space="0" w:color="auto"/>
          </w:divBdr>
        </w:div>
        <w:div w:id="768622033">
          <w:marLeft w:val="1267"/>
          <w:marRight w:val="0"/>
          <w:marTop w:val="67"/>
          <w:marBottom w:val="0"/>
          <w:divBdr>
            <w:top w:val="none" w:sz="0" w:space="0" w:color="auto"/>
            <w:left w:val="none" w:sz="0" w:space="0" w:color="auto"/>
            <w:bottom w:val="none" w:sz="0" w:space="0" w:color="auto"/>
            <w:right w:val="none" w:sz="0" w:space="0" w:color="auto"/>
          </w:divBdr>
        </w:div>
        <w:div w:id="946472101">
          <w:marLeft w:val="706"/>
          <w:marRight w:val="0"/>
          <w:marTop w:val="86"/>
          <w:marBottom w:val="0"/>
          <w:divBdr>
            <w:top w:val="none" w:sz="0" w:space="0" w:color="auto"/>
            <w:left w:val="none" w:sz="0" w:space="0" w:color="auto"/>
            <w:bottom w:val="none" w:sz="0" w:space="0" w:color="auto"/>
            <w:right w:val="none" w:sz="0" w:space="0" w:color="auto"/>
          </w:divBdr>
        </w:div>
        <w:div w:id="1169562995">
          <w:marLeft w:val="706"/>
          <w:marRight w:val="0"/>
          <w:marTop w:val="86"/>
          <w:marBottom w:val="0"/>
          <w:divBdr>
            <w:top w:val="none" w:sz="0" w:space="0" w:color="auto"/>
            <w:left w:val="none" w:sz="0" w:space="0" w:color="auto"/>
            <w:bottom w:val="none" w:sz="0" w:space="0" w:color="auto"/>
            <w:right w:val="none" w:sz="0" w:space="0" w:color="auto"/>
          </w:divBdr>
        </w:div>
        <w:div w:id="1348600925">
          <w:marLeft w:val="979"/>
          <w:marRight w:val="0"/>
          <w:marTop w:val="77"/>
          <w:marBottom w:val="0"/>
          <w:divBdr>
            <w:top w:val="none" w:sz="0" w:space="0" w:color="auto"/>
            <w:left w:val="none" w:sz="0" w:space="0" w:color="auto"/>
            <w:bottom w:val="none" w:sz="0" w:space="0" w:color="auto"/>
            <w:right w:val="none" w:sz="0" w:space="0" w:color="auto"/>
          </w:divBdr>
        </w:div>
        <w:div w:id="1420567153">
          <w:marLeft w:val="979"/>
          <w:marRight w:val="0"/>
          <w:marTop w:val="77"/>
          <w:marBottom w:val="0"/>
          <w:divBdr>
            <w:top w:val="none" w:sz="0" w:space="0" w:color="auto"/>
            <w:left w:val="none" w:sz="0" w:space="0" w:color="auto"/>
            <w:bottom w:val="none" w:sz="0" w:space="0" w:color="auto"/>
            <w:right w:val="none" w:sz="0" w:space="0" w:color="auto"/>
          </w:divBdr>
        </w:div>
        <w:div w:id="1770857820">
          <w:marLeft w:val="979"/>
          <w:marRight w:val="0"/>
          <w:marTop w:val="77"/>
          <w:marBottom w:val="0"/>
          <w:divBdr>
            <w:top w:val="none" w:sz="0" w:space="0" w:color="auto"/>
            <w:left w:val="none" w:sz="0" w:space="0" w:color="auto"/>
            <w:bottom w:val="none" w:sz="0" w:space="0" w:color="auto"/>
            <w:right w:val="none" w:sz="0" w:space="0" w:color="auto"/>
          </w:divBdr>
        </w:div>
      </w:divsChild>
    </w:div>
    <w:div w:id="1520198440">
      <w:bodyDiv w:val="1"/>
      <w:marLeft w:val="0"/>
      <w:marRight w:val="0"/>
      <w:marTop w:val="0"/>
      <w:marBottom w:val="0"/>
      <w:divBdr>
        <w:top w:val="none" w:sz="0" w:space="0" w:color="auto"/>
        <w:left w:val="none" w:sz="0" w:space="0" w:color="auto"/>
        <w:bottom w:val="none" w:sz="0" w:space="0" w:color="auto"/>
        <w:right w:val="none" w:sz="0" w:space="0" w:color="auto"/>
      </w:divBdr>
    </w:div>
    <w:div w:id="1520508976">
      <w:bodyDiv w:val="1"/>
      <w:marLeft w:val="0"/>
      <w:marRight w:val="0"/>
      <w:marTop w:val="0"/>
      <w:marBottom w:val="0"/>
      <w:divBdr>
        <w:top w:val="none" w:sz="0" w:space="0" w:color="auto"/>
        <w:left w:val="none" w:sz="0" w:space="0" w:color="auto"/>
        <w:bottom w:val="none" w:sz="0" w:space="0" w:color="auto"/>
        <w:right w:val="none" w:sz="0" w:space="0" w:color="auto"/>
      </w:divBdr>
      <w:divsChild>
        <w:div w:id="1186793785">
          <w:marLeft w:val="0"/>
          <w:marRight w:val="0"/>
          <w:marTop w:val="0"/>
          <w:marBottom w:val="0"/>
          <w:divBdr>
            <w:top w:val="none" w:sz="0" w:space="0" w:color="auto"/>
            <w:left w:val="none" w:sz="0" w:space="0" w:color="auto"/>
            <w:bottom w:val="none" w:sz="0" w:space="0" w:color="auto"/>
            <w:right w:val="none" w:sz="0" w:space="0" w:color="auto"/>
          </w:divBdr>
        </w:div>
      </w:divsChild>
    </w:div>
    <w:div w:id="1520923556">
      <w:bodyDiv w:val="1"/>
      <w:marLeft w:val="0"/>
      <w:marRight w:val="0"/>
      <w:marTop w:val="0"/>
      <w:marBottom w:val="0"/>
      <w:divBdr>
        <w:top w:val="none" w:sz="0" w:space="0" w:color="auto"/>
        <w:left w:val="none" w:sz="0" w:space="0" w:color="auto"/>
        <w:bottom w:val="none" w:sz="0" w:space="0" w:color="auto"/>
        <w:right w:val="none" w:sz="0" w:space="0" w:color="auto"/>
      </w:divBdr>
    </w:div>
    <w:div w:id="1521966702">
      <w:bodyDiv w:val="1"/>
      <w:marLeft w:val="0"/>
      <w:marRight w:val="0"/>
      <w:marTop w:val="0"/>
      <w:marBottom w:val="0"/>
      <w:divBdr>
        <w:top w:val="none" w:sz="0" w:space="0" w:color="auto"/>
        <w:left w:val="none" w:sz="0" w:space="0" w:color="auto"/>
        <w:bottom w:val="none" w:sz="0" w:space="0" w:color="auto"/>
        <w:right w:val="none" w:sz="0" w:space="0" w:color="auto"/>
      </w:divBdr>
    </w:div>
    <w:div w:id="1523326031">
      <w:bodyDiv w:val="1"/>
      <w:marLeft w:val="0"/>
      <w:marRight w:val="0"/>
      <w:marTop w:val="0"/>
      <w:marBottom w:val="0"/>
      <w:divBdr>
        <w:top w:val="none" w:sz="0" w:space="0" w:color="auto"/>
        <w:left w:val="none" w:sz="0" w:space="0" w:color="auto"/>
        <w:bottom w:val="none" w:sz="0" w:space="0" w:color="auto"/>
        <w:right w:val="none" w:sz="0" w:space="0" w:color="auto"/>
      </w:divBdr>
      <w:divsChild>
        <w:div w:id="949554900">
          <w:marLeft w:val="1166"/>
          <w:marRight w:val="0"/>
          <w:marTop w:val="115"/>
          <w:marBottom w:val="0"/>
          <w:divBdr>
            <w:top w:val="none" w:sz="0" w:space="0" w:color="auto"/>
            <w:left w:val="none" w:sz="0" w:space="0" w:color="auto"/>
            <w:bottom w:val="none" w:sz="0" w:space="0" w:color="auto"/>
            <w:right w:val="none" w:sz="0" w:space="0" w:color="auto"/>
          </w:divBdr>
        </w:div>
        <w:div w:id="1087926554">
          <w:marLeft w:val="1886"/>
          <w:marRight w:val="0"/>
          <w:marTop w:val="106"/>
          <w:marBottom w:val="0"/>
          <w:divBdr>
            <w:top w:val="none" w:sz="0" w:space="0" w:color="auto"/>
            <w:left w:val="none" w:sz="0" w:space="0" w:color="auto"/>
            <w:bottom w:val="none" w:sz="0" w:space="0" w:color="auto"/>
            <w:right w:val="none" w:sz="0" w:space="0" w:color="auto"/>
          </w:divBdr>
        </w:div>
        <w:div w:id="1107888014">
          <w:marLeft w:val="547"/>
          <w:marRight w:val="0"/>
          <w:marTop w:val="115"/>
          <w:marBottom w:val="0"/>
          <w:divBdr>
            <w:top w:val="none" w:sz="0" w:space="0" w:color="auto"/>
            <w:left w:val="none" w:sz="0" w:space="0" w:color="auto"/>
            <w:bottom w:val="none" w:sz="0" w:space="0" w:color="auto"/>
            <w:right w:val="none" w:sz="0" w:space="0" w:color="auto"/>
          </w:divBdr>
        </w:div>
        <w:div w:id="1128427172">
          <w:marLeft w:val="1886"/>
          <w:marRight w:val="0"/>
          <w:marTop w:val="106"/>
          <w:marBottom w:val="0"/>
          <w:divBdr>
            <w:top w:val="none" w:sz="0" w:space="0" w:color="auto"/>
            <w:left w:val="none" w:sz="0" w:space="0" w:color="auto"/>
            <w:bottom w:val="none" w:sz="0" w:space="0" w:color="auto"/>
            <w:right w:val="none" w:sz="0" w:space="0" w:color="auto"/>
          </w:divBdr>
        </w:div>
        <w:div w:id="1478719634">
          <w:marLeft w:val="1166"/>
          <w:marRight w:val="0"/>
          <w:marTop w:val="115"/>
          <w:marBottom w:val="0"/>
          <w:divBdr>
            <w:top w:val="none" w:sz="0" w:space="0" w:color="auto"/>
            <w:left w:val="none" w:sz="0" w:space="0" w:color="auto"/>
            <w:bottom w:val="none" w:sz="0" w:space="0" w:color="auto"/>
            <w:right w:val="none" w:sz="0" w:space="0" w:color="auto"/>
          </w:divBdr>
        </w:div>
        <w:div w:id="1925868947">
          <w:marLeft w:val="1886"/>
          <w:marRight w:val="0"/>
          <w:marTop w:val="106"/>
          <w:marBottom w:val="0"/>
          <w:divBdr>
            <w:top w:val="none" w:sz="0" w:space="0" w:color="auto"/>
            <w:left w:val="none" w:sz="0" w:space="0" w:color="auto"/>
            <w:bottom w:val="none" w:sz="0" w:space="0" w:color="auto"/>
            <w:right w:val="none" w:sz="0" w:space="0" w:color="auto"/>
          </w:divBdr>
        </w:div>
        <w:div w:id="1974557304">
          <w:marLeft w:val="1166"/>
          <w:marRight w:val="0"/>
          <w:marTop w:val="115"/>
          <w:marBottom w:val="0"/>
          <w:divBdr>
            <w:top w:val="none" w:sz="0" w:space="0" w:color="auto"/>
            <w:left w:val="none" w:sz="0" w:space="0" w:color="auto"/>
            <w:bottom w:val="none" w:sz="0" w:space="0" w:color="auto"/>
            <w:right w:val="none" w:sz="0" w:space="0" w:color="auto"/>
          </w:divBdr>
        </w:div>
      </w:divsChild>
    </w:div>
    <w:div w:id="1524131616">
      <w:bodyDiv w:val="1"/>
      <w:marLeft w:val="0"/>
      <w:marRight w:val="0"/>
      <w:marTop w:val="0"/>
      <w:marBottom w:val="0"/>
      <w:divBdr>
        <w:top w:val="none" w:sz="0" w:space="0" w:color="auto"/>
        <w:left w:val="none" w:sz="0" w:space="0" w:color="auto"/>
        <w:bottom w:val="none" w:sz="0" w:space="0" w:color="auto"/>
        <w:right w:val="none" w:sz="0" w:space="0" w:color="auto"/>
      </w:divBdr>
      <w:divsChild>
        <w:div w:id="1411392507">
          <w:marLeft w:val="547"/>
          <w:marRight w:val="0"/>
          <w:marTop w:val="154"/>
          <w:marBottom w:val="0"/>
          <w:divBdr>
            <w:top w:val="none" w:sz="0" w:space="0" w:color="auto"/>
            <w:left w:val="none" w:sz="0" w:space="0" w:color="auto"/>
            <w:bottom w:val="none" w:sz="0" w:space="0" w:color="auto"/>
            <w:right w:val="none" w:sz="0" w:space="0" w:color="auto"/>
          </w:divBdr>
        </w:div>
      </w:divsChild>
    </w:div>
    <w:div w:id="1524247341">
      <w:bodyDiv w:val="1"/>
      <w:marLeft w:val="0"/>
      <w:marRight w:val="0"/>
      <w:marTop w:val="0"/>
      <w:marBottom w:val="0"/>
      <w:divBdr>
        <w:top w:val="none" w:sz="0" w:space="0" w:color="auto"/>
        <w:left w:val="none" w:sz="0" w:space="0" w:color="auto"/>
        <w:bottom w:val="none" w:sz="0" w:space="0" w:color="auto"/>
        <w:right w:val="none" w:sz="0" w:space="0" w:color="auto"/>
      </w:divBdr>
    </w:div>
    <w:div w:id="1525360949">
      <w:bodyDiv w:val="1"/>
      <w:marLeft w:val="0"/>
      <w:marRight w:val="0"/>
      <w:marTop w:val="0"/>
      <w:marBottom w:val="0"/>
      <w:divBdr>
        <w:top w:val="none" w:sz="0" w:space="0" w:color="auto"/>
        <w:left w:val="none" w:sz="0" w:space="0" w:color="auto"/>
        <w:bottom w:val="none" w:sz="0" w:space="0" w:color="auto"/>
        <w:right w:val="none" w:sz="0" w:space="0" w:color="auto"/>
      </w:divBdr>
    </w:div>
    <w:div w:id="1525485654">
      <w:bodyDiv w:val="1"/>
      <w:marLeft w:val="0"/>
      <w:marRight w:val="0"/>
      <w:marTop w:val="0"/>
      <w:marBottom w:val="0"/>
      <w:divBdr>
        <w:top w:val="none" w:sz="0" w:space="0" w:color="auto"/>
        <w:left w:val="none" w:sz="0" w:space="0" w:color="auto"/>
        <w:bottom w:val="none" w:sz="0" w:space="0" w:color="auto"/>
        <w:right w:val="none" w:sz="0" w:space="0" w:color="auto"/>
      </w:divBdr>
      <w:divsChild>
        <w:div w:id="280305535">
          <w:marLeft w:val="1166"/>
          <w:marRight w:val="0"/>
          <w:marTop w:val="96"/>
          <w:marBottom w:val="0"/>
          <w:divBdr>
            <w:top w:val="none" w:sz="0" w:space="0" w:color="auto"/>
            <w:left w:val="none" w:sz="0" w:space="0" w:color="auto"/>
            <w:bottom w:val="none" w:sz="0" w:space="0" w:color="auto"/>
            <w:right w:val="none" w:sz="0" w:space="0" w:color="auto"/>
          </w:divBdr>
        </w:div>
        <w:div w:id="369106956">
          <w:marLeft w:val="1166"/>
          <w:marRight w:val="0"/>
          <w:marTop w:val="96"/>
          <w:marBottom w:val="0"/>
          <w:divBdr>
            <w:top w:val="none" w:sz="0" w:space="0" w:color="auto"/>
            <w:left w:val="none" w:sz="0" w:space="0" w:color="auto"/>
            <w:bottom w:val="none" w:sz="0" w:space="0" w:color="auto"/>
            <w:right w:val="none" w:sz="0" w:space="0" w:color="auto"/>
          </w:divBdr>
        </w:div>
        <w:div w:id="967710885">
          <w:marLeft w:val="547"/>
          <w:marRight w:val="0"/>
          <w:marTop w:val="115"/>
          <w:marBottom w:val="0"/>
          <w:divBdr>
            <w:top w:val="none" w:sz="0" w:space="0" w:color="auto"/>
            <w:left w:val="none" w:sz="0" w:space="0" w:color="auto"/>
            <w:bottom w:val="none" w:sz="0" w:space="0" w:color="auto"/>
            <w:right w:val="none" w:sz="0" w:space="0" w:color="auto"/>
          </w:divBdr>
        </w:div>
        <w:div w:id="1643071143">
          <w:marLeft w:val="1166"/>
          <w:marRight w:val="0"/>
          <w:marTop w:val="96"/>
          <w:marBottom w:val="0"/>
          <w:divBdr>
            <w:top w:val="none" w:sz="0" w:space="0" w:color="auto"/>
            <w:left w:val="none" w:sz="0" w:space="0" w:color="auto"/>
            <w:bottom w:val="none" w:sz="0" w:space="0" w:color="auto"/>
            <w:right w:val="none" w:sz="0" w:space="0" w:color="auto"/>
          </w:divBdr>
        </w:div>
        <w:div w:id="2124306247">
          <w:marLeft w:val="547"/>
          <w:marRight w:val="0"/>
          <w:marTop w:val="115"/>
          <w:marBottom w:val="0"/>
          <w:divBdr>
            <w:top w:val="none" w:sz="0" w:space="0" w:color="auto"/>
            <w:left w:val="none" w:sz="0" w:space="0" w:color="auto"/>
            <w:bottom w:val="none" w:sz="0" w:space="0" w:color="auto"/>
            <w:right w:val="none" w:sz="0" w:space="0" w:color="auto"/>
          </w:divBdr>
        </w:div>
      </w:divsChild>
    </w:div>
    <w:div w:id="1526282665">
      <w:bodyDiv w:val="1"/>
      <w:marLeft w:val="0"/>
      <w:marRight w:val="0"/>
      <w:marTop w:val="0"/>
      <w:marBottom w:val="0"/>
      <w:divBdr>
        <w:top w:val="none" w:sz="0" w:space="0" w:color="auto"/>
        <w:left w:val="none" w:sz="0" w:space="0" w:color="auto"/>
        <w:bottom w:val="none" w:sz="0" w:space="0" w:color="auto"/>
        <w:right w:val="none" w:sz="0" w:space="0" w:color="auto"/>
      </w:divBdr>
      <w:divsChild>
        <w:div w:id="966738714">
          <w:marLeft w:val="0"/>
          <w:marRight w:val="0"/>
          <w:marTop w:val="0"/>
          <w:marBottom w:val="0"/>
          <w:divBdr>
            <w:top w:val="none" w:sz="0" w:space="0" w:color="auto"/>
            <w:left w:val="none" w:sz="0" w:space="0" w:color="auto"/>
            <w:bottom w:val="none" w:sz="0" w:space="0" w:color="auto"/>
            <w:right w:val="none" w:sz="0" w:space="0" w:color="auto"/>
          </w:divBdr>
          <w:divsChild>
            <w:div w:id="1092121473">
              <w:marLeft w:val="0"/>
              <w:marRight w:val="0"/>
              <w:marTop w:val="0"/>
              <w:marBottom w:val="0"/>
              <w:divBdr>
                <w:top w:val="none" w:sz="0" w:space="0" w:color="auto"/>
                <w:left w:val="none" w:sz="0" w:space="0" w:color="auto"/>
                <w:bottom w:val="none" w:sz="0" w:space="0" w:color="auto"/>
                <w:right w:val="none" w:sz="0" w:space="0" w:color="auto"/>
              </w:divBdr>
            </w:div>
            <w:div w:id="1207570406">
              <w:marLeft w:val="0"/>
              <w:marRight w:val="0"/>
              <w:marTop w:val="0"/>
              <w:marBottom w:val="0"/>
              <w:divBdr>
                <w:top w:val="none" w:sz="0" w:space="0" w:color="auto"/>
                <w:left w:val="none" w:sz="0" w:space="0" w:color="auto"/>
                <w:bottom w:val="none" w:sz="0" w:space="0" w:color="auto"/>
                <w:right w:val="none" w:sz="0" w:space="0" w:color="auto"/>
              </w:divBdr>
            </w:div>
            <w:div w:id="206066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79179">
      <w:bodyDiv w:val="1"/>
      <w:marLeft w:val="0"/>
      <w:marRight w:val="0"/>
      <w:marTop w:val="0"/>
      <w:marBottom w:val="0"/>
      <w:divBdr>
        <w:top w:val="none" w:sz="0" w:space="0" w:color="auto"/>
        <w:left w:val="none" w:sz="0" w:space="0" w:color="auto"/>
        <w:bottom w:val="none" w:sz="0" w:space="0" w:color="auto"/>
        <w:right w:val="none" w:sz="0" w:space="0" w:color="auto"/>
      </w:divBdr>
    </w:div>
    <w:div w:id="1526939650">
      <w:bodyDiv w:val="1"/>
      <w:marLeft w:val="0"/>
      <w:marRight w:val="0"/>
      <w:marTop w:val="0"/>
      <w:marBottom w:val="0"/>
      <w:divBdr>
        <w:top w:val="none" w:sz="0" w:space="0" w:color="auto"/>
        <w:left w:val="none" w:sz="0" w:space="0" w:color="auto"/>
        <w:bottom w:val="none" w:sz="0" w:space="0" w:color="auto"/>
        <w:right w:val="none" w:sz="0" w:space="0" w:color="auto"/>
      </w:divBdr>
    </w:div>
    <w:div w:id="1527207501">
      <w:bodyDiv w:val="1"/>
      <w:marLeft w:val="0"/>
      <w:marRight w:val="0"/>
      <w:marTop w:val="0"/>
      <w:marBottom w:val="0"/>
      <w:divBdr>
        <w:top w:val="none" w:sz="0" w:space="0" w:color="auto"/>
        <w:left w:val="none" w:sz="0" w:space="0" w:color="auto"/>
        <w:bottom w:val="none" w:sz="0" w:space="0" w:color="auto"/>
        <w:right w:val="none" w:sz="0" w:space="0" w:color="auto"/>
      </w:divBdr>
    </w:div>
    <w:div w:id="1528985707">
      <w:bodyDiv w:val="1"/>
      <w:marLeft w:val="0"/>
      <w:marRight w:val="0"/>
      <w:marTop w:val="0"/>
      <w:marBottom w:val="0"/>
      <w:divBdr>
        <w:top w:val="none" w:sz="0" w:space="0" w:color="auto"/>
        <w:left w:val="none" w:sz="0" w:space="0" w:color="auto"/>
        <w:bottom w:val="none" w:sz="0" w:space="0" w:color="auto"/>
        <w:right w:val="none" w:sz="0" w:space="0" w:color="auto"/>
      </w:divBdr>
      <w:divsChild>
        <w:div w:id="101386033">
          <w:marLeft w:val="1800"/>
          <w:marRight w:val="0"/>
          <w:marTop w:val="115"/>
          <w:marBottom w:val="0"/>
          <w:divBdr>
            <w:top w:val="none" w:sz="0" w:space="0" w:color="auto"/>
            <w:left w:val="none" w:sz="0" w:space="0" w:color="auto"/>
            <w:bottom w:val="none" w:sz="0" w:space="0" w:color="auto"/>
            <w:right w:val="none" w:sz="0" w:space="0" w:color="auto"/>
          </w:divBdr>
        </w:div>
        <w:div w:id="108745001">
          <w:marLeft w:val="2520"/>
          <w:marRight w:val="0"/>
          <w:marTop w:val="96"/>
          <w:marBottom w:val="0"/>
          <w:divBdr>
            <w:top w:val="none" w:sz="0" w:space="0" w:color="auto"/>
            <w:left w:val="none" w:sz="0" w:space="0" w:color="auto"/>
            <w:bottom w:val="none" w:sz="0" w:space="0" w:color="auto"/>
            <w:right w:val="none" w:sz="0" w:space="0" w:color="auto"/>
          </w:divBdr>
        </w:div>
        <w:div w:id="170537109">
          <w:marLeft w:val="1800"/>
          <w:marRight w:val="0"/>
          <w:marTop w:val="115"/>
          <w:marBottom w:val="0"/>
          <w:divBdr>
            <w:top w:val="none" w:sz="0" w:space="0" w:color="auto"/>
            <w:left w:val="none" w:sz="0" w:space="0" w:color="auto"/>
            <w:bottom w:val="none" w:sz="0" w:space="0" w:color="auto"/>
            <w:right w:val="none" w:sz="0" w:space="0" w:color="auto"/>
          </w:divBdr>
        </w:div>
        <w:div w:id="1221592693">
          <w:marLeft w:val="547"/>
          <w:marRight w:val="0"/>
          <w:marTop w:val="154"/>
          <w:marBottom w:val="0"/>
          <w:divBdr>
            <w:top w:val="none" w:sz="0" w:space="0" w:color="auto"/>
            <w:left w:val="none" w:sz="0" w:space="0" w:color="auto"/>
            <w:bottom w:val="none" w:sz="0" w:space="0" w:color="auto"/>
            <w:right w:val="none" w:sz="0" w:space="0" w:color="auto"/>
          </w:divBdr>
        </w:div>
        <w:div w:id="1349671177">
          <w:marLeft w:val="547"/>
          <w:marRight w:val="0"/>
          <w:marTop w:val="154"/>
          <w:marBottom w:val="0"/>
          <w:divBdr>
            <w:top w:val="none" w:sz="0" w:space="0" w:color="auto"/>
            <w:left w:val="none" w:sz="0" w:space="0" w:color="auto"/>
            <w:bottom w:val="none" w:sz="0" w:space="0" w:color="auto"/>
            <w:right w:val="none" w:sz="0" w:space="0" w:color="auto"/>
          </w:divBdr>
        </w:div>
      </w:divsChild>
    </w:div>
    <w:div w:id="1529637361">
      <w:bodyDiv w:val="1"/>
      <w:marLeft w:val="0"/>
      <w:marRight w:val="0"/>
      <w:marTop w:val="0"/>
      <w:marBottom w:val="0"/>
      <w:divBdr>
        <w:top w:val="none" w:sz="0" w:space="0" w:color="auto"/>
        <w:left w:val="none" w:sz="0" w:space="0" w:color="auto"/>
        <w:bottom w:val="none" w:sz="0" w:space="0" w:color="auto"/>
        <w:right w:val="none" w:sz="0" w:space="0" w:color="auto"/>
      </w:divBdr>
    </w:div>
    <w:div w:id="1530492006">
      <w:bodyDiv w:val="1"/>
      <w:marLeft w:val="0"/>
      <w:marRight w:val="0"/>
      <w:marTop w:val="0"/>
      <w:marBottom w:val="0"/>
      <w:divBdr>
        <w:top w:val="none" w:sz="0" w:space="0" w:color="auto"/>
        <w:left w:val="none" w:sz="0" w:space="0" w:color="auto"/>
        <w:bottom w:val="none" w:sz="0" w:space="0" w:color="auto"/>
        <w:right w:val="none" w:sz="0" w:space="0" w:color="auto"/>
      </w:divBdr>
    </w:div>
    <w:div w:id="1531334456">
      <w:bodyDiv w:val="1"/>
      <w:marLeft w:val="0"/>
      <w:marRight w:val="0"/>
      <w:marTop w:val="0"/>
      <w:marBottom w:val="0"/>
      <w:divBdr>
        <w:top w:val="none" w:sz="0" w:space="0" w:color="auto"/>
        <w:left w:val="none" w:sz="0" w:space="0" w:color="auto"/>
        <w:bottom w:val="none" w:sz="0" w:space="0" w:color="auto"/>
        <w:right w:val="none" w:sz="0" w:space="0" w:color="auto"/>
      </w:divBdr>
      <w:divsChild>
        <w:div w:id="382801013">
          <w:marLeft w:val="0"/>
          <w:marRight w:val="0"/>
          <w:marTop w:val="0"/>
          <w:marBottom w:val="0"/>
          <w:divBdr>
            <w:top w:val="none" w:sz="0" w:space="0" w:color="auto"/>
            <w:left w:val="none" w:sz="0" w:space="0" w:color="auto"/>
            <w:bottom w:val="none" w:sz="0" w:space="0" w:color="auto"/>
            <w:right w:val="none" w:sz="0" w:space="0" w:color="auto"/>
          </w:divBdr>
          <w:divsChild>
            <w:div w:id="363332031">
              <w:marLeft w:val="0"/>
              <w:marRight w:val="0"/>
              <w:marTop w:val="0"/>
              <w:marBottom w:val="0"/>
              <w:divBdr>
                <w:top w:val="none" w:sz="0" w:space="0" w:color="auto"/>
                <w:left w:val="none" w:sz="0" w:space="0" w:color="auto"/>
                <w:bottom w:val="none" w:sz="0" w:space="0" w:color="auto"/>
                <w:right w:val="none" w:sz="0" w:space="0" w:color="auto"/>
              </w:divBdr>
            </w:div>
            <w:div w:id="89523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576996">
      <w:bodyDiv w:val="1"/>
      <w:marLeft w:val="0"/>
      <w:marRight w:val="0"/>
      <w:marTop w:val="0"/>
      <w:marBottom w:val="0"/>
      <w:divBdr>
        <w:top w:val="none" w:sz="0" w:space="0" w:color="auto"/>
        <w:left w:val="none" w:sz="0" w:space="0" w:color="auto"/>
        <w:bottom w:val="none" w:sz="0" w:space="0" w:color="auto"/>
        <w:right w:val="none" w:sz="0" w:space="0" w:color="auto"/>
      </w:divBdr>
    </w:div>
    <w:div w:id="1531604912">
      <w:bodyDiv w:val="1"/>
      <w:marLeft w:val="0"/>
      <w:marRight w:val="0"/>
      <w:marTop w:val="0"/>
      <w:marBottom w:val="0"/>
      <w:divBdr>
        <w:top w:val="none" w:sz="0" w:space="0" w:color="auto"/>
        <w:left w:val="none" w:sz="0" w:space="0" w:color="auto"/>
        <w:bottom w:val="none" w:sz="0" w:space="0" w:color="auto"/>
        <w:right w:val="none" w:sz="0" w:space="0" w:color="auto"/>
      </w:divBdr>
    </w:div>
    <w:div w:id="1531869564">
      <w:bodyDiv w:val="1"/>
      <w:marLeft w:val="0"/>
      <w:marRight w:val="0"/>
      <w:marTop w:val="0"/>
      <w:marBottom w:val="0"/>
      <w:divBdr>
        <w:top w:val="none" w:sz="0" w:space="0" w:color="auto"/>
        <w:left w:val="none" w:sz="0" w:space="0" w:color="auto"/>
        <w:bottom w:val="none" w:sz="0" w:space="0" w:color="auto"/>
        <w:right w:val="none" w:sz="0" w:space="0" w:color="auto"/>
      </w:divBdr>
    </w:div>
    <w:div w:id="1532110243">
      <w:bodyDiv w:val="1"/>
      <w:marLeft w:val="0"/>
      <w:marRight w:val="0"/>
      <w:marTop w:val="0"/>
      <w:marBottom w:val="0"/>
      <w:divBdr>
        <w:top w:val="none" w:sz="0" w:space="0" w:color="auto"/>
        <w:left w:val="none" w:sz="0" w:space="0" w:color="auto"/>
        <w:bottom w:val="none" w:sz="0" w:space="0" w:color="auto"/>
        <w:right w:val="none" w:sz="0" w:space="0" w:color="auto"/>
      </w:divBdr>
    </w:div>
    <w:div w:id="1533105941">
      <w:bodyDiv w:val="1"/>
      <w:marLeft w:val="0"/>
      <w:marRight w:val="0"/>
      <w:marTop w:val="0"/>
      <w:marBottom w:val="0"/>
      <w:divBdr>
        <w:top w:val="none" w:sz="0" w:space="0" w:color="auto"/>
        <w:left w:val="none" w:sz="0" w:space="0" w:color="auto"/>
        <w:bottom w:val="none" w:sz="0" w:space="0" w:color="auto"/>
        <w:right w:val="none" w:sz="0" w:space="0" w:color="auto"/>
      </w:divBdr>
      <w:divsChild>
        <w:div w:id="255098277">
          <w:marLeft w:val="1166"/>
          <w:marRight w:val="0"/>
          <w:marTop w:val="96"/>
          <w:marBottom w:val="0"/>
          <w:divBdr>
            <w:top w:val="none" w:sz="0" w:space="0" w:color="auto"/>
            <w:left w:val="none" w:sz="0" w:space="0" w:color="auto"/>
            <w:bottom w:val="none" w:sz="0" w:space="0" w:color="auto"/>
            <w:right w:val="none" w:sz="0" w:space="0" w:color="auto"/>
          </w:divBdr>
        </w:div>
        <w:div w:id="501237208">
          <w:marLeft w:val="547"/>
          <w:marRight w:val="0"/>
          <w:marTop w:val="115"/>
          <w:marBottom w:val="0"/>
          <w:divBdr>
            <w:top w:val="none" w:sz="0" w:space="0" w:color="auto"/>
            <w:left w:val="none" w:sz="0" w:space="0" w:color="auto"/>
            <w:bottom w:val="none" w:sz="0" w:space="0" w:color="auto"/>
            <w:right w:val="none" w:sz="0" w:space="0" w:color="auto"/>
          </w:divBdr>
        </w:div>
        <w:div w:id="509415668">
          <w:marLeft w:val="1166"/>
          <w:marRight w:val="0"/>
          <w:marTop w:val="96"/>
          <w:marBottom w:val="0"/>
          <w:divBdr>
            <w:top w:val="none" w:sz="0" w:space="0" w:color="auto"/>
            <w:left w:val="none" w:sz="0" w:space="0" w:color="auto"/>
            <w:bottom w:val="none" w:sz="0" w:space="0" w:color="auto"/>
            <w:right w:val="none" w:sz="0" w:space="0" w:color="auto"/>
          </w:divBdr>
        </w:div>
        <w:div w:id="843516042">
          <w:marLeft w:val="1166"/>
          <w:marRight w:val="0"/>
          <w:marTop w:val="96"/>
          <w:marBottom w:val="0"/>
          <w:divBdr>
            <w:top w:val="none" w:sz="0" w:space="0" w:color="auto"/>
            <w:left w:val="none" w:sz="0" w:space="0" w:color="auto"/>
            <w:bottom w:val="none" w:sz="0" w:space="0" w:color="auto"/>
            <w:right w:val="none" w:sz="0" w:space="0" w:color="auto"/>
          </w:divBdr>
        </w:div>
        <w:div w:id="1644843641">
          <w:marLeft w:val="1166"/>
          <w:marRight w:val="0"/>
          <w:marTop w:val="96"/>
          <w:marBottom w:val="0"/>
          <w:divBdr>
            <w:top w:val="none" w:sz="0" w:space="0" w:color="auto"/>
            <w:left w:val="none" w:sz="0" w:space="0" w:color="auto"/>
            <w:bottom w:val="none" w:sz="0" w:space="0" w:color="auto"/>
            <w:right w:val="none" w:sz="0" w:space="0" w:color="auto"/>
          </w:divBdr>
        </w:div>
        <w:div w:id="1844661593">
          <w:marLeft w:val="547"/>
          <w:marRight w:val="0"/>
          <w:marTop w:val="115"/>
          <w:marBottom w:val="0"/>
          <w:divBdr>
            <w:top w:val="none" w:sz="0" w:space="0" w:color="auto"/>
            <w:left w:val="none" w:sz="0" w:space="0" w:color="auto"/>
            <w:bottom w:val="none" w:sz="0" w:space="0" w:color="auto"/>
            <w:right w:val="none" w:sz="0" w:space="0" w:color="auto"/>
          </w:divBdr>
        </w:div>
      </w:divsChild>
    </w:div>
    <w:div w:id="1533299078">
      <w:bodyDiv w:val="1"/>
      <w:marLeft w:val="0"/>
      <w:marRight w:val="0"/>
      <w:marTop w:val="0"/>
      <w:marBottom w:val="0"/>
      <w:divBdr>
        <w:top w:val="none" w:sz="0" w:space="0" w:color="auto"/>
        <w:left w:val="none" w:sz="0" w:space="0" w:color="auto"/>
        <w:bottom w:val="none" w:sz="0" w:space="0" w:color="auto"/>
        <w:right w:val="none" w:sz="0" w:space="0" w:color="auto"/>
      </w:divBdr>
    </w:div>
    <w:div w:id="1533834590">
      <w:bodyDiv w:val="1"/>
      <w:marLeft w:val="0"/>
      <w:marRight w:val="0"/>
      <w:marTop w:val="0"/>
      <w:marBottom w:val="0"/>
      <w:divBdr>
        <w:top w:val="none" w:sz="0" w:space="0" w:color="auto"/>
        <w:left w:val="none" w:sz="0" w:space="0" w:color="auto"/>
        <w:bottom w:val="none" w:sz="0" w:space="0" w:color="auto"/>
        <w:right w:val="none" w:sz="0" w:space="0" w:color="auto"/>
      </w:divBdr>
    </w:div>
    <w:div w:id="1534922447">
      <w:bodyDiv w:val="1"/>
      <w:marLeft w:val="0"/>
      <w:marRight w:val="0"/>
      <w:marTop w:val="0"/>
      <w:marBottom w:val="0"/>
      <w:divBdr>
        <w:top w:val="none" w:sz="0" w:space="0" w:color="auto"/>
        <w:left w:val="none" w:sz="0" w:space="0" w:color="auto"/>
        <w:bottom w:val="none" w:sz="0" w:space="0" w:color="auto"/>
        <w:right w:val="none" w:sz="0" w:space="0" w:color="auto"/>
      </w:divBdr>
    </w:div>
    <w:div w:id="1535459292">
      <w:bodyDiv w:val="1"/>
      <w:marLeft w:val="0"/>
      <w:marRight w:val="0"/>
      <w:marTop w:val="0"/>
      <w:marBottom w:val="0"/>
      <w:divBdr>
        <w:top w:val="none" w:sz="0" w:space="0" w:color="auto"/>
        <w:left w:val="none" w:sz="0" w:space="0" w:color="auto"/>
        <w:bottom w:val="none" w:sz="0" w:space="0" w:color="auto"/>
        <w:right w:val="none" w:sz="0" w:space="0" w:color="auto"/>
      </w:divBdr>
      <w:divsChild>
        <w:div w:id="1771661538">
          <w:marLeft w:val="0"/>
          <w:marRight w:val="0"/>
          <w:marTop w:val="0"/>
          <w:marBottom w:val="0"/>
          <w:divBdr>
            <w:top w:val="none" w:sz="0" w:space="0" w:color="auto"/>
            <w:left w:val="none" w:sz="0" w:space="0" w:color="auto"/>
            <w:bottom w:val="none" w:sz="0" w:space="0" w:color="auto"/>
            <w:right w:val="none" w:sz="0" w:space="0" w:color="auto"/>
          </w:divBdr>
          <w:divsChild>
            <w:div w:id="272054075">
              <w:marLeft w:val="0"/>
              <w:marRight w:val="0"/>
              <w:marTop w:val="0"/>
              <w:marBottom w:val="0"/>
              <w:divBdr>
                <w:top w:val="none" w:sz="0" w:space="0" w:color="auto"/>
                <w:left w:val="none" w:sz="0" w:space="0" w:color="auto"/>
                <w:bottom w:val="none" w:sz="0" w:space="0" w:color="auto"/>
                <w:right w:val="none" w:sz="0" w:space="0" w:color="auto"/>
              </w:divBdr>
            </w:div>
            <w:div w:id="1073432621">
              <w:marLeft w:val="0"/>
              <w:marRight w:val="0"/>
              <w:marTop w:val="0"/>
              <w:marBottom w:val="0"/>
              <w:divBdr>
                <w:top w:val="none" w:sz="0" w:space="0" w:color="auto"/>
                <w:left w:val="none" w:sz="0" w:space="0" w:color="auto"/>
                <w:bottom w:val="none" w:sz="0" w:space="0" w:color="auto"/>
                <w:right w:val="none" w:sz="0" w:space="0" w:color="auto"/>
              </w:divBdr>
            </w:div>
            <w:div w:id="1516849729">
              <w:marLeft w:val="0"/>
              <w:marRight w:val="0"/>
              <w:marTop w:val="0"/>
              <w:marBottom w:val="0"/>
              <w:divBdr>
                <w:top w:val="none" w:sz="0" w:space="0" w:color="auto"/>
                <w:left w:val="none" w:sz="0" w:space="0" w:color="auto"/>
                <w:bottom w:val="none" w:sz="0" w:space="0" w:color="auto"/>
                <w:right w:val="none" w:sz="0" w:space="0" w:color="auto"/>
              </w:divBdr>
            </w:div>
            <w:div w:id="1714846471">
              <w:marLeft w:val="0"/>
              <w:marRight w:val="0"/>
              <w:marTop w:val="0"/>
              <w:marBottom w:val="0"/>
              <w:divBdr>
                <w:top w:val="none" w:sz="0" w:space="0" w:color="auto"/>
                <w:left w:val="none" w:sz="0" w:space="0" w:color="auto"/>
                <w:bottom w:val="none" w:sz="0" w:space="0" w:color="auto"/>
                <w:right w:val="none" w:sz="0" w:space="0" w:color="auto"/>
              </w:divBdr>
            </w:div>
            <w:div w:id="197389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32783">
      <w:bodyDiv w:val="1"/>
      <w:marLeft w:val="0"/>
      <w:marRight w:val="0"/>
      <w:marTop w:val="0"/>
      <w:marBottom w:val="0"/>
      <w:divBdr>
        <w:top w:val="none" w:sz="0" w:space="0" w:color="auto"/>
        <w:left w:val="none" w:sz="0" w:space="0" w:color="auto"/>
        <w:bottom w:val="none" w:sz="0" w:space="0" w:color="auto"/>
        <w:right w:val="none" w:sz="0" w:space="0" w:color="auto"/>
      </w:divBdr>
    </w:div>
    <w:div w:id="1536117715">
      <w:bodyDiv w:val="1"/>
      <w:marLeft w:val="0"/>
      <w:marRight w:val="0"/>
      <w:marTop w:val="0"/>
      <w:marBottom w:val="0"/>
      <w:divBdr>
        <w:top w:val="none" w:sz="0" w:space="0" w:color="auto"/>
        <w:left w:val="none" w:sz="0" w:space="0" w:color="auto"/>
        <w:bottom w:val="none" w:sz="0" w:space="0" w:color="auto"/>
        <w:right w:val="none" w:sz="0" w:space="0" w:color="auto"/>
      </w:divBdr>
    </w:div>
    <w:div w:id="1536695302">
      <w:bodyDiv w:val="1"/>
      <w:marLeft w:val="0"/>
      <w:marRight w:val="0"/>
      <w:marTop w:val="0"/>
      <w:marBottom w:val="0"/>
      <w:divBdr>
        <w:top w:val="none" w:sz="0" w:space="0" w:color="auto"/>
        <w:left w:val="none" w:sz="0" w:space="0" w:color="auto"/>
        <w:bottom w:val="none" w:sz="0" w:space="0" w:color="auto"/>
        <w:right w:val="none" w:sz="0" w:space="0" w:color="auto"/>
      </w:divBdr>
    </w:div>
    <w:div w:id="1537809101">
      <w:bodyDiv w:val="1"/>
      <w:marLeft w:val="0"/>
      <w:marRight w:val="0"/>
      <w:marTop w:val="0"/>
      <w:marBottom w:val="0"/>
      <w:divBdr>
        <w:top w:val="none" w:sz="0" w:space="0" w:color="auto"/>
        <w:left w:val="none" w:sz="0" w:space="0" w:color="auto"/>
        <w:bottom w:val="none" w:sz="0" w:space="0" w:color="auto"/>
        <w:right w:val="none" w:sz="0" w:space="0" w:color="auto"/>
      </w:divBdr>
    </w:div>
    <w:div w:id="1538003482">
      <w:bodyDiv w:val="1"/>
      <w:marLeft w:val="0"/>
      <w:marRight w:val="0"/>
      <w:marTop w:val="0"/>
      <w:marBottom w:val="0"/>
      <w:divBdr>
        <w:top w:val="none" w:sz="0" w:space="0" w:color="auto"/>
        <w:left w:val="none" w:sz="0" w:space="0" w:color="auto"/>
        <w:bottom w:val="none" w:sz="0" w:space="0" w:color="auto"/>
        <w:right w:val="none" w:sz="0" w:space="0" w:color="auto"/>
      </w:divBdr>
    </w:div>
    <w:div w:id="1538932310">
      <w:bodyDiv w:val="1"/>
      <w:marLeft w:val="0"/>
      <w:marRight w:val="0"/>
      <w:marTop w:val="0"/>
      <w:marBottom w:val="0"/>
      <w:divBdr>
        <w:top w:val="none" w:sz="0" w:space="0" w:color="auto"/>
        <w:left w:val="none" w:sz="0" w:space="0" w:color="auto"/>
        <w:bottom w:val="none" w:sz="0" w:space="0" w:color="auto"/>
        <w:right w:val="none" w:sz="0" w:space="0" w:color="auto"/>
      </w:divBdr>
      <w:divsChild>
        <w:div w:id="1700621409">
          <w:marLeft w:val="0"/>
          <w:marRight w:val="0"/>
          <w:marTop w:val="0"/>
          <w:marBottom w:val="0"/>
          <w:divBdr>
            <w:top w:val="none" w:sz="0" w:space="0" w:color="auto"/>
            <w:left w:val="none" w:sz="0" w:space="0" w:color="auto"/>
            <w:bottom w:val="none" w:sz="0" w:space="0" w:color="auto"/>
            <w:right w:val="none" w:sz="0" w:space="0" w:color="auto"/>
          </w:divBdr>
        </w:div>
      </w:divsChild>
    </w:div>
    <w:div w:id="1540045718">
      <w:bodyDiv w:val="1"/>
      <w:marLeft w:val="0"/>
      <w:marRight w:val="0"/>
      <w:marTop w:val="0"/>
      <w:marBottom w:val="0"/>
      <w:divBdr>
        <w:top w:val="none" w:sz="0" w:space="0" w:color="auto"/>
        <w:left w:val="none" w:sz="0" w:space="0" w:color="auto"/>
        <w:bottom w:val="none" w:sz="0" w:space="0" w:color="auto"/>
        <w:right w:val="none" w:sz="0" w:space="0" w:color="auto"/>
      </w:divBdr>
    </w:div>
    <w:div w:id="1541281394">
      <w:bodyDiv w:val="1"/>
      <w:marLeft w:val="0"/>
      <w:marRight w:val="0"/>
      <w:marTop w:val="0"/>
      <w:marBottom w:val="0"/>
      <w:divBdr>
        <w:top w:val="none" w:sz="0" w:space="0" w:color="auto"/>
        <w:left w:val="none" w:sz="0" w:space="0" w:color="auto"/>
        <w:bottom w:val="none" w:sz="0" w:space="0" w:color="auto"/>
        <w:right w:val="none" w:sz="0" w:space="0" w:color="auto"/>
      </w:divBdr>
    </w:div>
    <w:div w:id="1541551818">
      <w:bodyDiv w:val="1"/>
      <w:marLeft w:val="0"/>
      <w:marRight w:val="0"/>
      <w:marTop w:val="0"/>
      <w:marBottom w:val="0"/>
      <w:divBdr>
        <w:top w:val="none" w:sz="0" w:space="0" w:color="auto"/>
        <w:left w:val="none" w:sz="0" w:space="0" w:color="auto"/>
        <w:bottom w:val="none" w:sz="0" w:space="0" w:color="auto"/>
        <w:right w:val="none" w:sz="0" w:space="0" w:color="auto"/>
      </w:divBdr>
    </w:div>
    <w:div w:id="1541743696">
      <w:bodyDiv w:val="1"/>
      <w:marLeft w:val="0"/>
      <w:marRight w:val="0"/>
      <w:marTop w:val="0"/>
      <w:marBottom w:val="0"/>
      <w:divBdr>
        <w:top w:val="none" w:sz="0" w:space="0" w:color="auto"/>
        <w:left w:val="none" w:sz="0" w:space="0" w:color="auto"/>
        <w:bottom w:val="none" w:sz="0" w:space="0" w:color="auto"/>
        <w:right w:val="none" w:sz="0" w:space="0" w:color="auto"/>
      </w:divBdr>
      <w:divsChild>
        <w:div w:id="145243243">
          <w:marLeft w:val="1080"/>
          <w:marRight w:val="0"/>
          <w:marTop w:val="100"/>
          <w:marBottom w:val="0"/>
          <w:divBdr>
            <w:top w:val="none" w:sz="0" w:space="0" w:color="auto"/>
            <w:left w:val="none" w:sz="0" w:space="0" w:color="auto"/>
            <w:bottom w:val="none" w:sz="0" w:space="0" w:color="auto"/>
            <w:right w:val="none" w:sz="0" w:space="0" w:color="auto"/>
          </w:divBdr>
        </w:div>
        <w:div w:id="2000307178">
          <w:marLeft w:val="360"/>
          <w:marRight w:val="0"/>
          <w:marTop w:val="200"/>
          <w:marBottom w:val="0"/>
          <w:divBdr>
            <w:top w:val="none" w:sz="0" w:space="0" w:color="auto"/>
            <w:left w:val="none" w:sz="0" w:space="0" w:color="auto"/>
            <w:bottom w:val="none" w:sz="0" w:space="0" w:color="auto"/>
            <w:right w:val="none" w:sz="0" w:space="0" w:color="auto"/>
          </w:divBdr>
        </w:div>
      </w:divsChild>
    </w:div>
    <w:div w:id="1542865426">
      <w:bodyDiv w:val="1"/>
      <w:marLeft w:val="0"/>
      <w:marRight w:val="0"/>
      <w:marTop w:val="0"/>
      <w:marBottom w:val="0"/>
      <w:divBdr>
        <w:top w:val="none" w:sz="0" w:space="0" w:color="auto"/>
        <w:left w:val="none" w:sz="0" w:space="0" w:color="auto"/>
        <w:bottom w:val="none" w:sz="0" w:space="0" w:color="auto"/>
        <w:right w:val="none" w:sz="0" w:space="0" w:color="auto"/>
      </w:divBdr>
    </w:div>
    <w:div w:id="1543245511">
      <w:bodyDiv w:val="1"/>
      <w:marLeft w:val="0"/>
      <w:marRight w:val="0"/>
      <w:marTop w:val="0"/>
      <w:marBottom w:val="0"/>
      <w:divBdr>
        <w:top w:val="none" w:sz="0" w:space="0" w:color="auto"/>
        <w:left w:val="none" w:sz="0" w:space="0" w:color="auto"/>
        <w:bottom w:val="none" w:sz="0" w:space="0" w:color="auto"/>
        <w:right w:val="none" w:sz="0" w:space="0" w:color="auto"/>
      </w:divBdr>
    </w:div>
    <w:div w:id="1543785661">
      <w:bodyDiv w:val="1"/>
      <w:marLeft w:val="0"/>
      <w:marRight w:val="0"/>
      <w:marTop w:val="0"/>
      <w:marBottom w:val="0"/>
      <w:divBdr>
        <w:top w:val="none" w:sz="0" w:space="0" w:color="auto"/>
        <w:left w:val="none" w:sz="0" w:space="0" w:color="auto"/>
        <w:bottom w:val="none" w:sz="0" w:space="0" w:color="auto"/>
        <w:right w:val="none" w:sz="0" w:space="0" w:color="auto"/>
      </w:divBdr>
      <w:divsChild>
        <w:div w:id="1235241314">
          <w:marLeft w:val="0"/>
          <w:marRight w:val="0"/>
          <w:marTop w:val="96"/>
          <w:marBottom w:val="0"/>
          <w:divBdr>
            <w:top w:val="none" w:sz="0" w:space="0" w:color="auto"/>
            <w:left w:val="none" w:sz="0" w:space="0" w:color="auto"/>
            <w:bottom w:val="none" w:sz="0" w:space="0" w:color="auto"/>
            <w:right w:val="none" w:sz="0" w:space="0" w:color="auto"/>
          </w:divBdr>
        </w:div>
      </w:divsChild>
    </w:div>
    <w:div w:id="1543902002">
      <w:bodyDiv w:val="1"/>
      <w:marLeft w:val="0"/>
      <w:marRight w:val="0"/>
      <w:marTop w:val="0"/>
      <w:marBottom w:val="0"/>
      <w:divBdr>
        <w:top w:val="none" w:sz="0" w:space="0" w:color="auto"/>
        <w:left w:val="none" w:sz="0" w:space="0" w:color="auto"/>
        <w:bottom w:val="none" w:sz="0" w:space="0" w:color="auto"/>
        <w:right w:val="none" w:sz="0" w:space="0" w:color="auto"/>
      </w:divBdr>
    </w:div>
    <w:div w:id="1544246012">
      <w:bodyDiv w:val="1"/>
      <w:marLeft w:val="0"/>
      <w:marRight w:val="0"/>
      <w:marTop w:val="0"/>
      <w:marBottom w:val="0"/>
      <w:divBdr>
        <w:top w:val="none" w:sz="0" w:space="0" w:color="auto"/>
        <w:left w:val="none" w:sz="0" w:space="0" w:color="auto"/>
        <w:bottom w:val="none" w:sz="0" w:space="0" w:color="auto"/>
        <w:right w:val="none" w:sz="0" w:space="0" w:color="auto"/>
      </w:divBdr>
    </w:div>
    <w:div w:id="1544251038">
      <w:bodyDiv w:val="1"/>
      <w:marLeft w:val="0"/>
      <w:marRight w:val="0"/>
      <w:marTop w:val="0"/>
      <w:marBottom w:val="0"/>
      <w:divBdr>
        <w:top w:val="none" w:sz="0" w:space="0" w:color="auto"/>
        <w:left w:val="none" w:sz="0" w:space="0" w:color="auto"/>
        <w:bottom w:val="none" w:sz="0" w:space="0" w:color="auto"/>
        <w:right w:val="none" w:sz="0" w:space="0" w:color="auto"/>
      </w:divBdr>
    </w:div>
    <w:div w:id="1544294810">
      <w:bodyDiv w:val="1"/>
      <w:marLeft w:val="0"/>
      <w:marRight w:val="0"/>
      <w:marTop w:val="0"/>
      <w:marBottom w:val="0"/>
      <w:divBdr>
        <w:top w:val="none" w:sz="0" w:space="0" w:color="auto"/>
        <w:left w:val="none" w:sz="0" w:space="0" w:color="auto"/>
        <w:bottom w:val="none" w:sz="0" w:space="0" w:color="auto"/>
        <w:right w:val="none" w:sz="0" w:space="0" w:color="auto"/>
      </w:divBdr>
      <w:divsChild>
        <w:div w:id="127548985">
          <w:marLeft w:val="360"/>
          <w:marRight w:val="0"/>
          <w:marTop w:val="200"/>
          <w:marBottom w:val="0"/>
          <w:divBdr>
            <w:top w:val="none" w:sz="0" w:space="0" w:color="auto"/>
            <w:left w:val="none" w:sz="0" w:space="0" w:color="auto"/>
            <w:bottom w:val="none" w:sz="0" w:space="0" w:color="auto"/>
            <w:right w:val="none" w:sz="0" w:space="0" w:color="auto"/>
          </w:divBdr>
        </w:div>
        <w:div w:id="142426936">
          <w:marLeft w:val="2520"/>
          <w:marRight w:val="0"/>
          <w:marTop w:val="100"/>
          <w:marBottom w:val="0"/>
          <w:divBdr>
            <w:top w:val="none" w:sz="0" w:space="0" w:color="auto"/>
            <w:left w:val="none" w:sz="0" w:space="0" w:color="auto"/>
            <w:bottom w:val="none" w:sz="0" w:space="0" w:color="auto"/>
            <w:right w:val="none" w:sz="0" w:space="0" w:color="auto"/>
          </w:divBdr>
        </w:div>
        <w:div w:id="203251654">
          <w:marLeft w:val="1800"/>
          <w:marRight w:val="0"/>
          <w:marTop w:val="100"/>
          <w:marBottom w:val="0"/>
          <w:divBdr>
            <w:top w:val="none" w:sz="0" w:space="0" w:color="auto"/>
            <w:left w:val="none" w:sz="0" w:space="0" w:color="auto"/>
            <w:bottom w:val="none" w:sz="0" w:space="0" w:color="auto"/>
            <w:right w:val="none" w:sz="0" w:space="0" w:color="auto"/>
          </w:divBdr>
        </w:div>
        <w:div w:id="755326238">
          <w:marLeft w:val="1800"/>
          <w:marRight w:val="0"/>
          <w:marTop w:val="100"/>
          <w:marBottom w:val="0"/>
          <w:divBdr>
            <w:top w:val="none" w:sz="0" w:space="0" w:color="auto"/>
            <w:left w:val="none" w:sz="0" w:space="0" w:color="auto"/>
            <w:bottom w:val="none" w:sz="0" w:space="0" w:color="auto"/>
            <w:right w:val="none" w:sz="0" w:space="0" w:color="auto"/>
          </w:divBdr>
        </w:div>
        <w:div w:id="1188326715">
          <w:marLeft w:val="1800"/>
          <w:marRight w:val="0"/>
          <w:marTop w:val="100"/>
          <w:marBottom w:val="0"/>
          <w:divBdr>
            <w:top w:val="none" w:sz="0" w:space="0" w:color="auto"/>
            <w:left w:val="none" w:sz="0" w:space="0" w:color="auto"/>
            <w:bottom w:val="none" w:sz="0" w:space="0" w:color="auto"/>
            <w:right w:val="none" w:sz="0" w:space="0" w:color="auto"/>
          </w:divBdr>
        </w:div>
        <w:div w:id="1388913256">
          <w:marLeft w:val="1080"/>
          <w:marRight w:val="0"/>
          <w:marTop w:val="100"/>
          <w:marBottom w:val="0"/>
          <w:divBdr>
            <w:top w:val="none" w:sz="0" w:space="0" w:color="auto"/>
            <w:left w:val="none" w:sz="0" w:space="0" w:color="auto"/>
            <w:bottom w:val="none" w:sz="0" w:space="0" w:color="auto"/>
            <w:right w:val="none" w:sz="0" w:space="0" w:color="auto"/>
          </w:divBdr>
        </w:div>
        <w:div w:id="1542863414">
          <w:marLeft w:val="1800"/>
          <w:marRight w:val="0"/>
          <w:marTop w:val="100"/>
          <w:marBottom w:val="0"/>
          <w:divBdr>
            <w:top w:val="none" w:sz="0" w:space="0" w:color="auto"/>
            <w:left w:val="none" w:sz="0" w:space="0" w:color="auto"/>
            <w:bottom w:val="none" w:sz="0" w:space="0" w:color="auto"/>
            <w:right w:val="none" w:sz="0" w:space="0" w:color="auto"/>
          </w:divBdr>
        </w:div>
        <w:div w:id="1592929335">
          <w:marLeft w:val="360"/>
          <w:marRight w:val="0"/>
          <w:marTop w:val="200"/>
          <w:marBottom w:val="0"/>
          <w:divBdr>
            <w:top w:val="none" w:sz="0" w:space="0" w:color="auto"/>
            <w:left w:val="none" w:sz="0" w:space="0" w:color="auto"/>
            <w:bottom w:val="none" w:sz="0" w:space="0" w:color="auto"/>
            <w:right w:val="none" w:sz="0" w:space="0" w:color="auto"/>
          </w:divBdr>
        </w:div>
        <w:div w:id="1939288653">
          <w:marLeft w:val="1800"/>
          <w:marRight w:val="0"/>
          <w:marTop w:val="100"/>
          <w:marBottom w:val="0"/>
          <w:divBdr>
            <w:top w:val="none" w:sz="0" w:space="0" w:color="auto"/>
            <w:left w:val="none" w:sz="0" w:space="0" w:color="auto"/>
            <w:bottom w:val="none" w:sz="0" w:space="0" w:color="auto"/>
            <w:right w:val="none" w:sz="0" w:space="0" w:color="auto"/>
          </w:divBdr>
        </w:div>
        <w:div w:id="2098936929">
          <w:marLeft w:val="1080"/>
          <w:marRight w:val="0"/>
          <w:marTop w:val="100"/>
          <w:marBottom w:val="0"/>
          <w:divBdr>
            <w:top w:val="none" w:sz="0" w:space="0" w:color="auto"/>
            <w:left w:val="none" w:sz="0" w:space="0" w:color="auto"/>
            <w:bottom w:val="none" w:sz="0" w:space="0" w:color="auto"/>
            <w:right w:val="none" w:sz="0" w:space="0" w:color="auto"/>
          </w:divBdr>
        </w:div>
      </w:divsChild>
    </w:div>
    <w:div w:id="1545560162">
      <w:bodyDiv w:val="1"/>
      <w:marLeft w:val="0"/>
      <w:marRight w:val="0"/>
      <w:marTop w:val="0"/>
      <w:marBottom w:val="0"/>
      <w:divBdr>
        <w:top w:val="none" w:sz="0" w:space="0" w:color="auto"/>
        <w:left w:val="none" w:sz="0" w:space="0" w:color="auto"/>
        <w:bottom w:val="none" w:sz="0" w:space="0" w:color="auto"/>
        <w:right w:val="none" w:sz="0" w:space="0" w:color="auto"/>
      </w:divBdr>
    </w:div>
    <w:div w:id="1545797905">
      <w:bodyDiv w:val="1"/>
      <w:marLeft w:val="0"/>
      <w:marRight w:val="0"/>
      <w:marTop w:val="0"/>
      <w:marBottom w:val="0"/>
      <w:divBdr>
        <w:top w:val="none" w:sz="0" w:space="0" w:color="auto"/>
        <w:left w:val="none" w:sz="0" w:space="0" w:color="auto"/>
        <w:bottom w:val="none" w:sz="0" w:space="0" w:color="auto"/>
        <w:right w:val="none" w:sz="0" w:space="0" w:color="auto"/>
      </w:divBdr>
    </w:div>
    <w:div w:id="1547175689">
      <w:bodyDiv w:val="1"/>
      <w:marLeft w:val="0"/>
      <w:marRight w:val="0"/>
      <w:marTop w:val="0"/>
      <w:marBottom w:val="0"/>
      <w:divBdr>
        <w:top w:val="none" w:sz="0" w:space="0" w:color="auto"/>
        <w:left w:val="none" w:sz="0" w:space="0" w:color="auto"/>
        <w:bottom w:val="none" w:sz="0" w:space="0" w:color="auto"/>
        <w:right w:val="none" w:sz="0" w:space="0" w:color="auto"/>
      </w:divBdr>
      <w:divsChild>
        <w:div w:id="20742135">
          <w:marLeft w:val="1166"/>
          <w:marRight w:val="0"/>
          <w:marTop w:val="134"/>
          <w:marBottom w:val="0"/>
          <w:divBdr>
            <w:top w:val="none" w:sz="0" w:space="0" w:color="auto"/>
            <w:left w:val="none" w:sz="0" w:space="0" w:color="auto"/>
            <w:bottom w:val="none" w:sz="0" w:space="0" w:color="auto"/>
            <w:right w:val="none" w:sz="0" w:space="0" w:color="auto"/>
          </w:divBdr>
        </w:div>
        <w:div w:id="924997364">
          <w:marLeft w:val="547"/>
          <w:marRight w:val="0"/>
          <w:marTop w:val="154"/>
          <w:marBottom w:val="0"/>
          <w:divBdr>
            <w:top w:val="none" w:sz="0" w:space="0" w:color="auto"/>
            <w:left w:val="none" w:sz="0" w:space="0" w:color="auto"/>
            <w:bottom w:val="none" w:sz="0" w:space="0" w:color="auto"/>
            <w:right w:val="none" w:sz="0" w:space="0" w:color="auto"/>
          </w:divBdr>
        </w:div>
      </w:divsChild>
    </w:div>
    <w:div w:id="1547836533">
      <w:bodyDiv w:val="1"/>
      <w:marLeft w:val="0"/>
      <w:marRight w:val="0"/>
      <w:marTop w:val="0"/>
      <w:marBottom w:val="0"/>
      <w:divBdr>
        <w:top w:val="none" w:sz="0" w:space="0" w:color="auto"/>
        <w:left w:val="none" w:sz="0" w:space="0" w:color="auto"/>
        <w:bottom w:val="none" w:sz="0" w:space="0" w:color="auto"/>
        <w:right w:val="none" w:sz="0" w:space="0" w:color="auto"/>
      </w:divBdr>
    </w:div>
    <w:div w:id="1547985726">
      <w:bodyDiv w:val="1"/>
      <w:marLeft w:val="0"/>
      <w:marRight w:val="0"/>
      <w:marTop w:val="0"/>
      <w:marBottom w:val="0"/>
      <w:divBdr>
        <w:top w:val="none" w:sz="0" w:space="0" w:color="auto"/>
        <w:left w:val="none" w:sz="0" w:space="0" w:color="auto"/>
        <w:bottom w:val="none" w:sz="0" w:space="0" w:color="auto"/>
        <w:right w:val="none" w:sz="0" w:space="0" w:color="auto"/>
      </w:divBdr>
      <w:divsChild>
        <w:div w:id="659575944">
          <w:marLeft w:val="1166"/>
          <w:marRight w:val="0"/>
          <w:marTop w:val="115"/>
          <w:marBottom w:val="0"/>
          <w:divBdr>
            <w:top w:val="none" w:sz="0" w:space="0" w:color="auto"/>
            <w:left w:val="none" w:sz="0" w:space="0" w:color="auto"/>
            <w:bottom w:val="none" w:sz="0" w:space="0" w:color="auto"/>
            <w:right w:val="none" w:sz="0" w:space="0" w:color="auto"/>
          </w:divBdr>
        </w:div>
        <w:div w:id="1499686478">
          <w:marLeft w:val="1166"/>
          <w:marRight w:val="0"/>
          <w:marTop w:val="115"/>
          <w:marBottom w:val="0"/>
          <w:divBdr>
            <w:top w:val="none" w:sz="0" w:space="0" w:color="auto"/>
            <w:left w:val="none" w:sz="0" w:space="0" w:color="auto"/>
            <w:bottom w:val="none" w:sz="0" w:space="0" w:color="auto"/>
            <w:right w:val="none" w:sz="0" w:space="0" w:color="auto"/>
          </w:divBdr>
        </w:div>
        <w:div w:id="1706056875">
          <w:marLeft w:val="547"/>
          <w:marRight w:val="0"/>
          <w:marTop w:val="134"/>
          <w:marBottom w:val="0"/>
          <w:divBdr>
            <w:top w:val="none" w:sz="0" w:space="0" w:color="auto"/>
            <w:left w:val="none" w:sz="0" w:space="0" w:color="auto"/>
            <w:bottom w:val="none" w:sz="0" w:space="0" w:color="auto"/>
            <w:right w:val="none" w:sz="0" w:space="0" w:color="auto"/>
          </w:divBdr>
        </w:div>
        <w:div w:id="1715689345">
          <w:marLeft w:val="1800"/>
          <w:marRight w:val="0"/>
          <w:marTop w:val="96"/>
          <w:marBottom w:val="0"/>
          <w:divBdr>
            <w:top w:val="none" w:sz="0" w:space="0" w:color="auto"/>
            <w:left w:val="none" w:sz="0" w:space="0" w:color="auto"/>
            <w:bottom w:val="none" w:sz="0" w:space="0" w:color="auto"/>
            <w:right w:val="none" w:sz="0" w:space="0" w:color="auto"/>
          </w:divBdr>
        </w:div>
        <w:div w:id="1759708937">
          <w:marLeft w:val="1800"/>
          <w:marRight w:val="0"/>
          <w:marTop w:val="96"/>
          <w:marBottom w:val="0"/>
          <w:divBdr>
            <w:top w:val="none" w:sz="0" w:space="0" w:color="auto"/>
            <w:left w:val="none" w:sz="0" w:space="0" w:color="auto"/>
            <w:bottom w:val="none" w:sz="0" w:space="0" w:color="auto"/>
            <w:right w:val="none" w:sz="0" w:space="0" w:color="auto"/>
          </w:divBdr>
        </w:div>
      </w:divsChild>
    </w:div>
    <w:div w:id="1548183246">
      <w:bodyDiv w:val="1"/>
      <w:marLeft w:val="0"/>
      <w:marRight w:val="0"/>
      <w:marTop w:val="0"/>
      <w:marBottom w:val="0"/>
      <w:divBdr>
        <w:top w:val="none" w:sz="0" w:space="0" w:color="auto"/>
        <w:left w:val="none" w:sz="0" w:space="0" w:color="auto"/>
        <w:bottom w:val="none" w:sz="0" w:space="0" w:color="auto"/>
        <w:right w:val="none" w:sz="0" w:space="0" w:color="auto"/>
      </w:divBdr>
    </w:div>
    <w:div w:id="1548183718">
      <w:bodyDiv w:val="1"/>
      <w:marLeft w:val="0"/>
      <w:marRight w:val="0"/>
      <w:marTop w:val="0"/>
      <w:marBottom w:val="0"/>
      <w:divBdr>
        <w:top w:val="none" w:sz="0" w:space="0" w:color="auto"/>
        <w:left w:val="none" w:sz="0" w:space="0" w:color="auto"/>
        <w:bottom w:val="none" w:sz="0" w:space="0" w:color="auto"/>
        <w:right w:val="none" w:sz="0" w:space="0" w:color="auto"/>
      </w:divBdr>
      <w:divsChild>
        <w:div w:id="158354886">
          <w:marLeft w:val="547"/>
          <w:marRight w:val="0"/>
          <w:marTop w:val="154"/>
          <w:marBottom w:val="0"/>
          <w:divBdr>
            <w:top w:val="none" w:sz="0" w:space="0" w:color="auto"/>
            <w:left w:val="none" w:sz="0" w:space="0" w:color="auto"/>
            <w:bottom w:val="none" w:sz="0" w:space="0" w:color="auto"/>
            <w:right w:val="none" w:sz="0" w:space="0" w:color="auto"/>
          </w:divBdr>
        </w:div>
        <w:div w:id="589971696">
          <w:marLeft w:val="1800"/>
          <w:marRight w:val="0"/>
          <w:marTop w:val="115"/>
          <w:marBottom w:val="0"/>
          <w:divBdr>
            <w:top w:val="none" w:sz="0" w:space="0" w:color="auto"/>
            <w:left w:val="none" w:sz="0" w:space="0" w:color="auto"/>
            <w:bottom w:val="none" w:sz="0" w:space="0" w:color="auto"/>
            <w:right w:val="none" w:sz="0" w:space="0" w:color="auto"/>
          </w:divBdr>
        </w:div>
        <w:div w:id="1088233988">
          <w:marLeft w:val="1166"/>
          <w:marRight w:val="0"/>
          <w:marTop w:val="134"/>
          <w:marBottom w:val="0"/>
          <w:divBdr>
            <w:top w:val="none" w:sz="0" w:space="0" w:color="auto"/>
            <w:left w:val="none" w:sz="0" w:space="0" w:color="auto"/>
            <w:bottom w:val="none" w:sz="0" w:space="0" w:color="auto"/>
            <w:right w:val="none" w:sz="0" w:space="0" w:color="auto"/>
          </w:divBdr>
        </w:div>
        <w:div w:id="1211844067">
          <w:marLeft w:val="1166"/>
          <w:marRight w:val="0"/>
          <w:marTop w:val="134"/>
          <w:marBottom w:val="0"/>
          <w:divBdr>
            <w:top w:val="none" w:sz="0" w:space="0" w:color="auto"/>
            <w:left w:val="none" w:sz="0" w:space="0" w:color="auto"/>
            <w:bottom w:val="none" w:sz="0" w:space="0" w:color="auto"/>
            <w:right w:val="none" w:sz="0" w:space="0" w:color="auto"/>
          </w:divBdr>
        </w:div>
        <w:div w:id="1749493661">
          <w:marLeft w:val="1800"/>
          <w:marRight w:val="0"/>
          <w:marTop w:val="115"/>
          <w:marBottom w:val="0"/>
          <w:divBdr>
            <w:top w:val="none" w:sz="0" w:space="0" w:color="auto"/>
            <w:left w:val="none" w:sz="0" w:space="0" w:color="auto"/>
            <w:bottom w:val="none" w:sz="0" w:space="0" w:color="auto"/>
            <w:right w:val="none" w:sz="0" w:space="0" w:color="auto"/>
          </w:divBdr>
        </w:div>
        <w:div w:id="2056847956">
          <w:marLeft w:val="547"/>
          <w:marRight w:val="0"/>
          <w:marTop w:val="154"/>
          <w:marBottom w:val="0"/>
          <w:divBdr>
            <w:top w:val="none" w:sz="0" w:space="0" w:color="auto"/>
            <w:left w:val="none" w:sz="0" w:space="0" w:color="auto"/>
            <w:bottom w:val="none" w:sz="0" w:space="0" w:color="auto"/>
            <w:right w:val="none" w:sz="0" w:space="0" w:color="auto"/>
          </w:divBdr>
        </w:div>
      </w:divsChild>
    </w:div>
    <w:div w:id="1548486485">
      <w:bodyDiv w:val="1"/>
      <w:marLeft w:val="0"/>
      <w:marRight w:val="0"/>
      <w:marTop w:val="0"/>
      <w:marBottom w:val="0"/>
      <w:divBdr>
        <w:top w:val="none" w:sz="0" w:space="0" w:color="auto"/>
        <w:left w:val="none" w:sz="0" w:space="0" w:color="auto"/>
        <w:bottom w:val="none" w:sz="0" w:space="0" w:color="auto"/>
        <w:right w:val="none" w:sz="0" w:space="0" w:color="auto"/>
      </w:divBdr>
    </w:div>
    <w:div w:id="1549099470">
      <w:bodyDiv w:val="1"/>
      <w:marLeft w:val="0"/>
      <w:marRight w:val="0"/>
      <w:marTop w:val="0"/>
      <w:marBottom w:val="0"/>
      <w:divBdr>
        <w:top w:val="none" w:sz="0" w:space="0" w:color="auto"/>
        <w:left w:val="none" w:sz="0" w:space="0" w:color="auto"/>
        <w:bottom w:val="none" w:sz="0" w:space="0" w:color="auto"/>
        <w:right w:val="none" w:sz="0" w:space="0" w:color="auto"/>
      </w:divBdr>
    </w:div>
    <w:div w:id="1549418030">
      <w:bodyDiv w:val="1"/>
      <w:marLeft w:val="0"/>
      <w:marRight w:val="0"/>
      <w:marTop w:val="0"/>
      <w:marBottom w:val="0"/>
      <w:divBdr>
        <w:top w:val="none" w:sz="0" w:space="0" w:color="auto"/>
        <w:left w:val="none" w:sz="0" w:space="0" w:color="auto"/>
        <w:bottom w:val="none" w:sz="0" w:space="0" w:color="auto"/>
        <w:right w:val="none" w:sz="0" w:space="0" w:color="auto"/>
      </w:divBdr>
      <w:divsChild>
        <w:div w:id="652181456">
          <w:marLeft w:val="547"/>
          <w:marRight w:val="0"/>
          <w:marTop w:val="154"/>
          <w:marBottom w:val="0"/>
          <w:divBdr>
            <w:top w:val="none" w:sz="0" w:space="0" w:color="auto"/>
            <w:left w:val="none" w:sz="0" w:space="0" w:color="auto"/>
            <w:bottom w:val="none" w:sz="0" w:space="0" w:color="auto"/>
            <w:right w:val="none" w:sz="0" w:space="0" w:color="auto"/>
          </w:divBdr>
        </w:div>
        <w:div w:id="1528835015">
          <w:marLeft w:val="1166"/>
          <w:marRight w:val="0"/>
          <w:marTop w:val="134"/>
          <w:marBottom w:val="0"/>
          <w:divBdr>
            <w:top w:val="none" w:sz="0" w:space="0" w:color="auto"/>
            <w:left w:val="none" w:sz="0" w:space="0" w:color="auto"/>
            <w:bottom w:val="none" w:sz="0" w:space="0" w:color="auto"/>
            <w:right w:val="none" w:sz="0" w:space="0" w:color="auto"/>
          </w:divBdr>
        </w:div>
        <w:div w:id="1532260736">
          <w:marLeft w:val="1166"/>
          <w:marRight w:val="0"/>
          <w:marTop w:val="134"/>
          <w:marBottom w:val="0"/>
          <w:divBdr>
            <w:top w:val="none" w:sz="0" w:space="0" w:color="auto"/>
            <w:left w:val="none" w:sz="0" w:space="0" w:color="auto"/>
            <w:bottom w:val="none" w:sz="0" w:space="0" w:color="auto"/>
            <w:right w:val="none" w:sz="0" w:space="0" w:color="auto"/>
          </w:divBdr>
        </w:div>
      </w:divsChild>
    </w:div>
    <w:div w:id="1549874765">
      <w:bodyDiv w:val="1"/>
      <w:marLeft w:val="0"/>
      <w:marRight w:val="0"/>
      <w:marTop w:val="0"/>
      <w:marBottom w:val="0"/>
      <w:divBdr>
        <w:top w:val="none" w:sz="0" w:space="0" w:color="auto"/>
        <w:left w:val="none" w:sz="0" w:space="0" w:color="auto"/>
        <w:bottom w:val="none" w:sz="0" w:space="0" w:color="auto"/>
        <w:right w:val="none" w:sz="0" w:space="0" w:color="auto"/>
      </w:divBdr>
    </w:div>
    <w:div w:id="1550073288">
      <w:bodyDiv w:val="1"/>
      <w:marLeft w:val="0"/>
      <w:marRight w:val="0"/>
      <w:marTop w:val="0"/>
      <w:marBottom w:val="0"/>
      <w:divBdr>
        <w:top w:val="none" w:sz="0" w:space="0" w:color="auto"/>
        <w:left w:val="none" w:sz="0" w:space="0" w:color="auto"/>
        <w:bottom w:val="none" w:sz="0" w:space="0" w:color="auto"/>
        <w:right w:val="none" w:sz="0" w:space="0" w:color="auto"/>
      </w:divBdr>
    </w:div>
    <w:div w:id="1550146057">
      <w:bodyDiv w:val="1"/>
      <w:marLeft w:val="0"/>
      <w:marRight w:val="0"/>
      <w:marTop w:val="0"/>
      <w:marBottom w:val="0"/>
      <w:divBdr>
        <w:top w:val="none" w:sz="0" w:space="0" w:color="auto"/>
        <w:left w:val="none" w:sz="0" w:space="0" w:color="auto"/>
        <w:bottom w:val="none" w:sz="0" w:space="0" w:color="auto"/>
        <w:right w:val="none" w:sz="0" w:space="0" w:color="auto"/>
      </w:divBdr>
    </w:div>
    <w:div w:id="1550456055">
      <w:bodyDiv w:val="1"/>
      <w:marLeft w:val="0"/>
      <w:marRight w:val="0"/>
      <w:marTop w:val="0"/>
      <w:marBottom w:val="0"/>
      <w:divBdr>
        <w:top w:val="none" w:sz="0" w:space="0" w:color="auto"/>
        <w:left w:val="none" w:sz="0" w:space="0" w:color="auto"/>
        <w:bottom w:val="none" w:sz="0" w:space="0" w:color="auto"/>
        <w:right w:val="none" w:sz="0" w:space="0" w:color="auto"/>
      </w:divBdr>
    </w:div>
    <w:div w:id="1551458814">
      <w:bodyDiv w:val="1"/>
      <w:marLeft w:val="0"/>
      <w:marRight w:val="0"/>
      <w:marTop w:val="0"/>
      <w:marBottom w:val="0"/>
      <w:divBdr>
        <w:top w:val="none" w:sz="0" w:space="0" w:color="auto"/>
        <w:left w:val="none" w:sz="0" w:space="0" w:color="auto"/>
        <w:bottom w:val="none" w:sz="0" w:space="0" w:color="auto"/>
        <w:right w:val="none" w:sz="0" w:space="0" w:color="auto"/>
      </w:divBdr>
    </w:div>
    <w:div w:id="1551503631">
      <w:bodyDiv w:val="1"/>
      <w:marLeft w:val="0"/>
      <w:marRight w:val="0"/>
      <w:marTop w:val="0"/>
      <w:marBottom w:val="0"/>
      <w:divBdr>
        <w:top w:val="none" w:sz="0" w:space="0" w:color="auto"/>
        <w:left w:val="none" w:sz="0" w:space="0" w:color="auto"/>
        <w:bottom w:val="none" w:sz="0" w:space="0" w:color="auto"/>
        <w:right w:val="none" w:sz="0" w:space="0" w:color="auto"/>
      </w:divBdr>
    </w:div>
    <w:div w:id="1551571060">
      <w:bodyDiv w:val="1"/>
      <w:marLeft w:val="0"/>
      <w:marRight w:val="0"/>
      <w:marTop w:val="0"/>
      <w:marBottom w:val="0"/>
      <w:divBdr>
        <w:top w:val="none" w:sz="0" w:space="0" w:color="auto"/>
        <w:left w:val="none" w:sz="0" w:space="0" w:color="auto"/>
        <w:bottom w:val="none" w:sz="0" w:space="0" w:color="auto"/>
        <w:right w:val="none" w:sz="0" w:space="0" w:color="auto"/>
      </w:divBdr>
    </w:div>
    <w:div w:id="1551571421">
      <w:bodyDiv w:val="1"/>
      <w:marLeft w:val="0"/>
      <w:marRight w:val="0"/>
      <w:marTop w:val="0"/>
      <w:marBottom w:val="0"/>
      <w:divBdr>
        <w:top w:val="none" w:sz="0" w:space="0" w:color="auto"/>
        <w:left w:val="none" w:sz="0" w:space="0" w:color="auto"/>
        <w:bottom w:val="none" w:sz="0" w:space="0" w:color="auto"/>
        <w:right w:val="none" w:sz="0" w:space="0" w:color="auto"/>
      </w:divBdr>
    </w:div>
    <w:div w:id="1553273775">
      <w:bodyDiv w:val="1"/>
      <w:marLeft w:val="0"/>
      <w:marRight w:val="0"/>
      <w:marTop w:val="0"/>
      <w:marBottom w:val="0"/>
      <w:divBdr>
        <w:top w:val="none" w:sz="0" w:space="0" w:color="auto"/>
        <w:left w:val="none" w:sz="0" w:space="0" w:color="auto"/>
        <w:bottom w:val="none" w:sz="0" w:space="0" w:color="auto"/>
        <w:right w:val="none" w:sz="0" w:space="0" w:color="auto"/>
      </w:divBdr>
    </w:div>
    <w:div w:id="1553351055">
      <w:bodyDiv w:val="1"/>
      <w:marLeft w:val="0"/>
      <w:marRight w:val="0"/>
      <w:marTop w:val="0"/>
      <w:marBottom w:val="0"/>
      <w:divBdr>
        <w:top w:val="none" w:sz="0" w:space="0" w:color="auto"/>
        <w:left w:val="none" w:sz="0" w:space="0" w:color="auto"/>
        <w:bottom w:val="none" w:sz="0" w:space="0" w:color="auto"/>
        <w:right w:val="none" w:sz="0" w:space="0" w:color="auto"/>
      </w:divBdr>
      <w:divsChild>
        <w:div w:id="477501140">
          <w:marLeft w:val="0"/>
          <w:marRight w:val="0"/>
          <w:marTop w:val="0"/>
          <w:marBottom w:val="0"/>
          <w:divBdr>
            <w:top w:val="none" w:sz="0" w:space="0" w:color="auto"/>
            <w:left w:val="none" w:sz="0" w:space="0" w:color="auto"/>
            <w:bottom w:val="none" w:sz="0" w:space="0" w:color="auto"/>
            <w:right w:val="none" w:sz="0" w:space="0" w:color="auto"/>
          </w:divBdr>
          <w:divsChild>
            <w:div w:id="146090542">
              <w:marLeft w:val="0"/>
              <w:marRight w:val="0"/>
              <w:marTop w:val="0"/>
              <w:marBottom w:val="0"/>
              <w:divBdr>
                <w:top w:val="none" w:sz="0" w:space="0" w:color="auto"/>
                <w:left w:val="none" w:sz="0" w:space="0" w:color="auto"/>
                <w:bottom w:val="none" w:sz="0" w:space="0" w:color="auto"/>
                <w:right w:val="none" w:sz="0" w:space="0" w:color="auto"/>
              </w:divBdr>
            </w:div>
            <w:div w:id="1033577614">
              <w:marLeft w:val="0"/>
              <w:marRight w:val="0"/>
              <w:marTop w:val="0"/>
              <w:marBottom w:val="0"/>
              <w:divBdr>
                <w:top w:val="none" w:sz="0" w:space="0" w:color="auto"/>
                <w:left w:val="none" w:sz="0" w:space="0" w:color="auto"/>
                <w:bottom w:val="none" w:sz="0" w:space="0" w:color="auto"/>
                <w:right w:val="none" w:sz="0" w:space="0" w:color="auto"/>
              </w:divBdr>
            </w:div>
            <w:div w:id="1574243255">
              <w:marLeft w:val="0"/>
              <w:marRight w:val="0"/>
              <w:marTop w:val="0"/>
              <w:marBottom w:val="0"/>
              <w:divBdr>
                <w:top w:val="none" w:sz="0" w:space="0" w:color="auto"/>
                <w:left w:val="none" w:sz="0" w:space="0" w:color="auto"/>
                <w:bottom w:val="none" w:sz="0" w:space="0" w:color="auto"/>
                <w:right w:val="none" w:sz="0" w:space="0" w:color="auto"/>
              </w:divBdr>
            </w:div>
            <w:div w:id="1994554998">
              <w:marLeft w:val="0"/>
              <w:marRight w:val="0"/>
              <w:marTop w:val="0"/>
              <w:marBottom w:val="0"/>
              <w:divBdr>
                <w:top w:val="none" w:sz="0" w:space="0" w:color="auto"/>
                <w:left w:val="none" w:sz="0" w:space="0" w:color="auto"/>
                <w:bottom w:val="none" w:sz="0" w:space="0" w:color="auto"/>
                <w:right w:val="none" w:sz="0" w:space="0" w:color="auto"/>
              </w:divBdr>
            </w:div>
            <w:div w:id="20773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92722">
      <w:bodyDiv w:val="1"/>
      <w:marLeft w:val="0"/>
      <w:marRight w:val="0"/>
      <w:marTop w:val="0"/>
      <w:marBottom w:val="0"/>
      <w:divBdr>
        <w:top w:val="none" w:sz="0" w:space="0" w:color="auto"/>
        <w:left w:val="none" w:sz="0" w:space="0" w:color="auto"/>
        <w:bottom w:val="none" w:sz="0" w:space="0" w:color="auto"/>
        <w:right w:val="none" w:sz="0" w:space="0" w:color="auto"/>
      </w:divBdr>
      <w:divsChild>
        <w:div w:id="1540437585">
          <w:marLeft w:val="0"/>
          <w:marRight w:val="0"/>
          <w:marTop w:val="0"/>
          <w:marBottom w:val="0"/>
          <w:divBdr>
            <w:top w:val="none" w:sz="0" w:space="0" w:color="auto"/>
            <w:left w:val="none" w:sz="0" w:space="0" w:color="auto"/>
            <w:bottom w:val="none" w:sz="0" w:space="0" w:color="auto"/>
            <w:right w:val="none" w:sz="0" w:space="0" w:color="auto"/>
          </w:divBdr>
          <w:divsChild>
            <w:div w:id="160319744">
              <w:marLeft w:val="0"/>
              <w:marRight w:val="0"/>
              <w:marTop w:val="0"/>
              <w:marBottom w:val="0"/>
              <w:divBdr>
                <w:top w:val="none" w:sz="0" w:space="0" w:color="auto"/>
                <w:left w:val="none" w:sz="0" w:space="0" w:color="auto"/>
                <w:bottom w:val="none" w:sz="0" w:space="0" w:color="auto"/>
                <w:right w:val="none" w:sz="0" w:space="0" w:color="auto"/>
              </w:divBdr>
            </w:div>
            <w:div w:id="272439169">
              <w:marLeft w:val="0"/>
              <w:marRight w:val="0"/>
              <w:marTop w:val="0"/>
              <w:marBottom w:val="0"/>
              <w:divBdr>
                <w:top w:val="none" w:sz="0" w:space="0" w:color="auto"/>
                <w:left w:val="none" w:sz="0" w:space="0" w:color="auto"/>
                <w:bottom w:val="none" w:sz="0" w:space="0" w:color="auto"/>
                <w:right w:val="none" w:sz="0" w:space="0" w:color="auto"/>
              </w:divBdr>
            </w:div>
            <w:div w:id="430509219">
              <w:marLeft w:val="0"/>
              <w:marRight w:val="0"/>
              <w:marTop w:val="0"/>
              <w:marBottom w:val="0"/>
              <w:divBdr>
                <w:top w:val="none" w:sz="0" w:space="0" w:color="auto"/>
                <w:left w:val="none" w:sz="0" w:space="0" w:color="auto"/>
                <w:bottom w:val="none" w:sz="0" w:space="0" w:color="auto"/>
                <w:right w:val="none" w:sz="0" w:space="0" w:color="auto"/>
              </w:divBdr>
            </w:div>
            <w:div w:id="534537508">
              <w:marLeft w:val="0"/>
              <w:marRight w:val="0"/>
              <w:marTop w:val="0"/>
              <w:marBottom w:val="0"/>
              <w:divBdr>
                <w:top w:val="none" w:sz="0" w:space="0" w:color="auto"/>
                <w:left w:val="none" w:sz="0" w:space="0" w:color="auto"/>
                <w:bottom w:val="none" w:sz="0" w:space="0" w:color="auto"/>
                <w:right w:val="none" w:sz="0" w:space="0" w:color="auto"/>
              </w:divBdr>
            </w:div>
            <w:div w:id="1216895108">
              <w:marLeft w:val="0"/>
              <w:marRight w:val="0"/>
              <w:marTop w:val="0"/>
              <w:marBottom w:val="0"/>
              <w:divBdr>
                <w:top w:val="none" w:sz="0" w:space="0" w:color="auto"/>
                <w:left w:val="none" w:sz="0" w:space="0" w:color="auto"/>
                <w:bottom w:val="none" w:sz="0" w:space="0" w:color="auto"/>
                <w:right w:val="none" w:sz="0" w:space="0" w:color="auto"/>
              </w:divBdr>
            </w:div>
            <w:div w:id="1229145772">
              <w:marLeft w:val="0"/>
              <w:marRight w:val="0"/>
              <w:marTop w:val="0"/>
              <w:marBottom w:val="0"/>
              <w:divBdr>
                <w:top w:val="none" w:sz="0" w:space="0" w:color="auto"/>
                <w:left w:val="none" w:sz="0" w:space="0" w:color="auto"/>
                <w:bottom w:val="none" w:sz="0" w:space="0" w:color="auto"/>
                <w:right w:val="none" w:sz="0" w:space="0" w:color="auto"/>
              </w:divBdr>
            </w:div>
            <w:div w:id="1344865492">
              <w:marLeft w:val="0"/>
              <w:marRight w:val="0"/>
              <w:marTop w:val="0"/>
              <w:marBottom w:val="0"/>
              <w:divBdr>
                <w:top w:val="none" w:sz="0" w:space="0" w:color="auto"/>
                <w:left w:val="none" w:sz="0" w:space="0" w:color="auto"/>
                <w:bottom w:val="none" w:sz="0" w:space="0" w:color="auto"/>
                <w:right w:val="none" w:sz="0" w:space="0" w:color="auto"/>
              </w:divBdr>
            </w:div>
            <w:div w:id="1586692487">
              <w:marLeft w:val="0"/>
              <w:marRight w:val="0"/>
              <w:marTop w:val="0"/>
              <w:marBottom w:val="0"/>
              <w:divBdr>
                <w:top w:val="none" w:sz="0" w:space="0" w:color="auto"/>
                <w:left w:val="none" w:sz="0" w:space="0" w:color="auto"/>
                <w:bottom w:val="none" w:sz="0" w:space="0" w:color="auto"/>
                <w:right w:val="none" w:sz="0" w:space="0" w:color="auto"/>
              </w:divBdr>
            </w:div>
            <w:div w:id="18548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35052">
      <w:bodyDiv w:val="1"/>
      <w:marLeft w:val="0"/>
      <w:marRight w:val="0"/>
      <w:marTop w:val="0"/>
      <w:marBottom w:val="0"/>
      <w:divBdr>
        <w:top w:val="none" w:sz="0" w:space="0" w:color="auto"/>
        <w:left w:val="none" w:sz="0" w:space="0" w:color="auto"/>
        <w:bottom w:val="none" w:sz="0" w:space="0" w:color="auto"/>
        <w:right w:val="none" w:sz="0" w:space="0" w:color="auto"/>
      </w:divBdr>
    </w:div>
    <w:div w:id="1555121565">
      <w:bodyDiv w:val="1"/>
      <w:marLeft w:val="0"/>
      <w:marRight w:val="0"/>
      <w:marTop w:val="0"/>
      <w:marBottom w:val="0"/>
      <w:divBdr>
        <w:top w:val="none" w:sz="0" w:space="0" w:color="auto"/>
        <w:left w:val="none" w:sz="0" w:space="0" w:color="auto"/>
        <w:bottom w:val="none" w:sz="0" w:space="0" w:color="auto"/>
        <w:right w:val="none" w:sz="0" w:space="0" w:color="auto"/>
      </w:divBdr>
    </w:div>
    <w:div w:id="1555189728">
      <w:bodyDiv w:val="1"/>
      <w:marLeft w:val="0"/>
      <w:marRight w:val="0"/>
      <w:marTop w:val="0"/>
      <w:marBottom w:val="0"/>
      <w:divBdr>
        <w:top w:val="none" w:sz="0" w:space="0" w:color="auto"/>
        <w:left w:val="none" w:sz="0" w:space="0" w:color="auto"/>
        <w:bottom w:val="none" w:sz="0" w:space="0" w:color="auto"/>
        <w:right w:val="none" w:sz="0" w:space="0" w:color="auto"/>
      </w:divBdr>
      <w:divsChild>
        <w:div w:id="572468762">
          <w:marLeft w:val="547"/>
          <w:marRight w:val="0"/>
          <w:marTop w:val="115"/>
          <w:marBottom w:val="0"/>
          <w:divBdr>
            <w:top w:val="none" w:sz="0" w:space="0" w:color="auto"/>
            <w:left w:val="none" w:sz="0" w:space="0" w:color="auto"/>
            <w:bottom w:val="none" w:sz="0" w:space="0" w:color="auto"/>
            <w:right w:val="none" w:sz="0" w:space="0" w:color="auto"/>
          </w:divBdr>
        </w:div>
        <w:div w:id="842204636">
          <w:marLeft w:val="547"/>
          <w:marRight w:val="0"/>
          <w:marTop w:val="115"/>
          <w:marBottom w:val="0"/>
          <w:divBdr>
            <w:top w:val="none" w:sz="0" w:space="0" w:color="auto"/>
            <w:left w:val="none" w:sz="0" w:space="0" w:color="auto"/>
            <w:bottom w:val="none" w:sz="0" w:space="0" w:color="auto"/>
            <w:right w:val="none" w:sz="0" w:space="0" w:color="auto"/>
          </w:divBdr>
        </w:div>
        <w:div w:id="1017855751">
          <w:marLeft w:val="1166"/>
          <w:marRight w:val="0"/>
          <w:marTop w:val="96"/>
          <w:marBottom w:val="0"/>
          <w:divBdr>
            <w:top w:val="none" w:sz="0" w:space="0" w:color="auto"/>
            <w:left w:val="none" w:sz="0" w:space="0" w:color="auto"/>
            <w:bottom w:val="none" w:sz="0" w:space="0" w:color="auto"/>
            <w:right w:val="none" w:sz="0" w:space="0" w:color="auto"/>
          </w:divBdr>
        </w:div>
        <w:div w:id="2029286299">
          <w:marLeft w:val="547"/>
          <w:marRight w:val="0"/>
          <w:marTop w:val="115"/>
          <w:marBottom w:val="0"/>
          <w:divBdr>
            <w:top w:val="none" w:sz="0" w:space="0" w:color="auto"/>
            <w:left w:val="none" w:sz="0" w:space="0" w:color="auto"/>
            <w:bottom w:val="none" w:sz="0" w:space="0" w:color="auto"/>
            <w:right w:val="none" w:sz="0" w:space="0" w:color="auto"/>
          </w:divBdr>
        </w:div>
      </w:divsChild>
    </w:div>
    <w:div w:id="1557280082">
      <w:bodyDiv w:val="1"/>
      <w:marLeft w:val="0"/>
      <w:marRight w:val="0"/>
      <w:marTop w:val="0"/>
      <w:marBottom w:val="0"/>
      <w:divBdr>
        <w:top w:val="none" w:sz="0" w:space="0" w:color="auto"/>
        <w:left w:val="none" w:sz="0" w:space="0" w:color="auto"/>
        <w:bottom w:val="none" w:sz="0" w:space="0" w:color="auto"/>
        <w:right w:val="none" w:sz="0" w:space="0" w:color="auto"/>
      </w:divBdr>
    </w:div>
    <w:div w:id="1557352650">
      <w:bodyDiv w:val="1"/>
      <w:marLeft w:val="0"/>
      <w:marRight w:val="0"/>
      <w:marTop w:val="0"/>
      <w:marBottom w:val="0"/>
      <w:divBdr>
        <w:top w:val="none" w:sz="0" w:space="0" w:color="auto"/>
        <w:left w:val="none" w:sz="0" w:space="0" w:color="auto"/>
        <w:bottom w:val="none" w:sz="0" w:space="0" w:color="auto"/>
        <w:right w:val="none" w:sz="0" w:space="0" w:color="auto"/>
      </w:divBdr>
    </w:div>
    <w:div w:id="1557353963">
      <w:bodyDiv w:val="1"/>
      <w:marLeft w:val="0"/>
      <w:marRight w:val="0"/>
      <w:marTop w:val="0"/>
      <w:marBottom w:val="0"/>
      <w:divBdr>
        <w:top w:val="none" w:sz="0" w:space="0" w:color="auto"/>
        <w:left w:val="none" w:sz="0" w:space="0" w:color="auto"/>
        <w:bottom w:val="none" w:sz="0" w:space="0" w:color="auto"/>
        <w:right w:val="none" w:sz="0" w:space="0" w:color="auto"/>
      </w:divBdr>
    </w:div>
    <w:div w:id="1557547933">
      <w:bodyDiv w:val="1"/>
      <w:marLeft w:val="0"/>
      <w:marRight w:val="0"/>
      <w:marTop w:val="0"/>
      <w:marBottom w:val="0"/>
      <w:divBdr>
        <w:top w:val="none" w:sz="0" w:space="0" w:color="auto"/>
        <w:left w:val="none" w:sz="0" w:space="0" w:color="auto"/>
        <w:bottom w:val="none" w:sz="0" w:space="0" w:color="auto"/>
        <w:right w:val="none" w:sz="0" w:space="0" w:color="auto"/>
      </w:divBdr>
      <w:divsChild>
        <w:div w:id="506796833">
          <w:marLeft w:val="0"/>
          <w:marRight w:val="0"/>
          <w:marTop w:val="0"/>
          <w:marBottom w:val="0"/>
          <w:divBdr>
            <w:top w:val="none" w:sz="0" w:space="0" w:color="auto"/>
            <w:left w:val="none" w:sz="0" w:space="0" w:color="auto"/>
            <w:bottom w:val="none" w:sz="0" w:space="0" w:color="auto"/>
            <w:right w:val="none" w:sz="0" w:space="0" w:color="auto"/>
          </w:divBdr>
          <w:divsChild>
            <w:div w:id="1571621172">
              <w:marLeft w:val="0"/>
              <w:marRight w:val="0"/>
              <w:marTop w:val="0"/>
              <w:marBottom w:val="0"/>
              <w:divBdr>
                <w:top w:val="none" w:sz="0" w:space="0" w:color="auto"/>
                <w:left w:val="none" w:sz="0" w:space="0" w:color="auto"/>
                <w:bottom w:val="none" w:sz="0" w:space="0" w:color="auto"/>
                <w:right w:val="none" w:sz="0" w:space="0" w:color="auto"/>
              </w:divBdr>
            </w:div>
            <w:div w:id="1781802739">
              <w:marLeft w:val="0"/>
              <w:marRight w:val="0"/>
              <w:marTop w:val="0"/>
              <w:marBottom w:val="0"/>
              <w:divBdr>
                <w:top w:val="none" w:sz="0" w:space="0" w:color="auto"/>
                <w:left w:val="none" w:sz="0" w:space="0" w:color="auto"/>
                <w:bottom w:val="none" w:sz="0" w:space="0" w:color="auto"/>
                <w:right w:val="none" w:sz="0" w:space="0" w:color="auto"/>
              </w:divBdr>
            </w:div>
            <w:div w:id="205384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737883">
      <w:bodyDiv w:val="1"/>
      <w:marLeft w:val="0"/>
      <w:marRight w:val="0"/>
      <w:marTop w:val="0"/>
      <w:marBottom w:val="0"/>
      <w:divBdr>
        <w:top w:val="none" w:sz="0" w:space="0" w:color="auto"/>
        <w:left w:val="none" w:sz="0" w:space="0" w:color="auto"/>
        <w:bottom w:val="none" w:sz="0" w:space="0" w:color="auto"/>
        <w:right w:val="none" w:sz="0" w:space="0" w:color="auto"/>
      </w:divBdr>
    </w:div>
    <w:div w:id="1558279109">
      <w:bodyDiv w:val="1"/>
      <w:marLeft w:val="0"/>
      <w:marRight w:val="0"/>
      <w:marTop w:val="0"/>
      <w:marBottom w:val="0"/>
      <w:divBdr>
        <w:top w:val="none" w:sz="0" w:space="0" w:color="auto"/>
        <w:left w:val="none" w:sz="0" w:space="0" w:color="auto"/>
        <w:bottom w:val="none" w:sz="0" w:space="0" w:color="auto"/>
        <w:right w:val="none" w:sz="0" w:space="0" w:color="auto"/>
      </w:divBdr>
    </w:div>
    <w:div w:id="1559440519">
      <w:bodyDiv w:val="1"/>
      <w:marLeft w:val="0"/>
      <w:marRight w:val="0"/>
      <w:marTop w:val="0"/>
      <w:marBottom w:val="0"/>
      <w:divBdr>
        <w:top w:val="none" w:sz="0" w:space="0" w:color="auto"/>
        <w:left w:val="none" w:sz="0" w:space="0" w:color="auto"/>
        <w:bottom w:val="none" w:sz="0" w:space="0" w:color="auto"/>
        <w:right w:val="none" w:sz="0" w:space="0" w:color="auto"/>
      </w:divBdr>
    </w:div>
    <w:div w:id="1560050516">
      <w:bodyDiv w:val="1"/>
      <w:marLeft w:val="0"/>
      <w:marRight w:val="0"/>
      <w:marTop w:val="0"/>
      <w:marBottom w:val="0"/>
      <w:divBdr>
        <w:top w:val="none" w:sz="0" w:space="0" w:color="auto"/>
        <w:left w:val="none" w:sz="0" w:space="0" w:color="auto"/>
        <w:bottom w:val="none" w:sz="0" w:space="0" w:color="auto"/>
        <w:right w:val="none" w:sz="0" w:space="0" w:color="auto"/>
      </w:divBdr>
      <w:divsChild>
        <w:div w:id="320233863">
          <w:marLeft w:val="547"/>
          <w:marRight w:val="0"/>
          <w:marTop w:val="115"/>
          <w:marBottom w:val="0"/>
          <w:divBdr>
            <w:top w:val="none" w:sz="0" w:space="0" w:color="auto"/>
            <w:left w:val="none" w:sz="0" w:space="0" w:color="auto"/>
            <w:bottom w:val="none" w:sz="0" w:space="0" w:color="auto"/>
            <w:right w:val="none" w:sz="0" w:space="0" w:color="auto"/>
          </w:divBdr>
        </w:div>
        <w:div w:id="1855655894">
          <w:marLeft w:val="547"/>
          <w:marRight w:val="0"/>
          <w:marTop w:val="115"/>
          <w:marBottom w:val="0"/>
          <w:divBdr>
            <w:top w:val="none" w:sz="0" w:space="0" w:color="auto"/>
            <w:left w:val="none" w:sz="0" w:space="0" w:color="auto"/>
            <w:bottom w:val="none" w:sz="0" w:space="0" w:color="auto"/>
            <w:right w:val="none" w:sz="0" w:space="0" w:color="auto"/>
          </w:divBdr>
        </w:div>
        <w:div w:id="1972320072">
          <w:marLeft w:val="1166"/>
          <w:marRight w:val="0"/>
          <w:marTop w:val="96"/>
          <w:marBottom w:val="0"/>
          <w:divBdr>
            <w:top w:val="none" w:sz="0" w:space="0" w:color="auto"/>
            <w:left w:val="none" w:sz="0" w:space="0" w:color="auto"/>
            <w:bottom w:val="none" w:sz="0" w:space="0" w:color="auto"/>
            <w:right w:val="none" w:sz="0" w:space="0" w:color="auto"/>
          </w:divBdr>
        </w:div>
      </w:divsChild>
    </w:div>
    <w:div w:id="1560283769">
      <w:bodyDiv w:val="1"/>
      <w:marLeft w:val="0"/>
      <w:marRight w:val="0"/>
      <w:marTop w:val="0"/>
      <w:marBottom w:val="0"/>
      <w:divBdr>
        <w:top w:val="none" w:sz="0" w:space="0" w:color="auto"/>
        <w:left w:val="none" w:sz="0" w:space="0" w:color="auto"/>
        <w:bottom w:val="none" w:sz="0" w:space="0" w:color="auto"/>
        <w:right w:val="none" w:sz="0" w:space="0" w:color="auto"/>
      </w:divBdr>
    </w:div>
    <w:div w:id="1560362895">
      <w:bodyDiv w:val="1"/>
      <w:marLeft w:val="0"/>
      <w:marRight w:val="0"/>
      <w:marTop w:val="0"/>
      <w:marBottom w:val="0"/>
      <w:divBdr>
        <w:top w:val="none" w:sz="0" w:space="0" w:color="auto"/>
        <w:left w:val="none" w:sz="0" w:space="0" w:color="auto"/>
        <w:bottom w:val="none" w:sz="0" w:space="0" w:color="auto"/>
        <w:right w:val="none" w:sz="0" w:space="0" w:color="auto"/>
      </w:divBdr>
      <w:divsChild>
        <w:div w:id="696662803">
          <w:marLeft w:val="547"/>
          <w:marRight w:val="0"/>
          <w:marTop w:val="154"/>
          <w:marBottom w:val="0"/>
          <w:divBdr>
            <w:top w:val="none" w:sz="0" w:space="0" w:color="auto"/>
            <w:left w:val="none" w:sz="0" w:space="0" w:color="auto"/>
            <w:bottom w:val="none" w:sz="0" w:space="0" w:color="auto"/>
            <w:right w:val="none" w:sz="0" w:space="0" w:color="auto"/>
          </w:divBdr>
        </w:div>
      </w:divsChild>
    </w:div>
    <w:div w:id="1560631434">
      <w:bodyDiv w:val="1"/>
      <w:marLeft w:val="0"/>
      <w:marRight w:val="0"/>
      <w:marTop w:val="0"/>
      <w:marBottom w:val="0"/>
      <w:divBdr>
        <w:top w:val="none" w:sz="0" w:space="0" w:color="auto"/>
        <w:left w:val="none" w:sz="0" w:space="0" w:color="auto"/>
        <w:bottom w:val="none" w:sz="0" w:space="0" w:color="auto"/>
        <w:right w:val="none" w:sz="0" w:space="0" w:color="auto"/>
      </w:divBdr>
      <w:divsChild>
        <w:div w:id="3364096">
          <w:marLeft w:val="1800"/>
          <w:marRight w:val="0"/>
          <w:marTop w:val="100"/>
          <w:marBottom w:val="0"/>
          <w:divBdr>
            <w:top w:val="none" w:sz="0" w:space="0" w:color="auto"/>
            <w:left w:val="none" w:sz="0" w:space="0" w:color="auto"/>
            <w:bottom w:val="none" w:sz="0" w:space="0" w:color="auto"/>
            <w:right w:val="none" w:sz="0" w:space="0" w:color="auto"/>
          </w:divBdr>
        </w:div>
        <w:div w:id="7411708">
          <w:marLeft w:val="2520"/>
          <w:marRight w:val="0"/>
          <w:marTop w:val="100"/>
          <w:marBottom w:val="0"/>
          <w:divBdr>
            <w:top w:val="none" w:sz="0" w:space="0" w:color="auto"/>
            <w:left w:val="none" w:sz="0" w:space="0" w:color="auto"/>
            <w:bottom w:val="none" w:sz="0" w:space="0" w:color="auto"/>
            <w:right w:val="none" w:sz="0" w:space="0" w:color="auto"/>
          </w:divBdr>
        </w:div>
        <w:div w:id="335499909">
          <w:marLeft w:val="1800"/>
          <w:marRight w:val="0"/>
          <w:marTop w:val="100"/>
          <w:marBottom w:val="0"/>
          <w:divBdr>
            <w:top w:val="none" w:sz="0" w:space="0" w:color="auto"/>
            <w:left w:val="none" w:sz="0" w:space="0" w:color="auto"/>
            <w:bottom w:val="none" w:sz="0" w:space="0" w:color="auto"/>
            <w:right w:val="none" w:sz="0" w:space="0" w:color="auto"/>
          </w:divBdr>
        </w:div>
        <w:div w:id="759640249">
          <w:marLeft w:val="1080"/>
          <w:marRight w:val="0"/>
          <w:marTop w:val="100"/>
          <w:marBottom w:val="0"/>
          <w:divBdr>
            <w:top w:val="none" w:sz="0" w:space="0" w:color="auto"/>
            <w:left w:val="none" w:sz="0" w:space="0" w:color="auto"/>
            <w:bottom w:val="none" w:sz="0" w:space="0" w:color="auto"/>
            <w:right w:val="none" w:sz="0" w:space="0" w:color="auto"/>
          </w:divBdr>
        </w:div>
        <w:div w:id="837035577">
          <w:marLeft w:val="1080"/>
          <w:marRight w:val="0"/>
          <w:marTop w:val="100"/>
          <w:marBottom w:val="0"/>
          <w:divBdr>
            <w:top w:val="none" w:sz="0" w:space="0" w:color="auto"/>
            <w:left w:val="none" w:sz="0" w:space="0" w:color="auto"/>
            <w:bottom w:val="none" w:sz="0" w:space="0" w:color="auto"/>
            <w:right w:val="none" w:sz="0" w:space="0" w:color="auto"/>
          </w:divBdr>
        </w:div>
        <w:div w:id="1149712264">
          <w:marLeft w:val="1080"/>
          <w:marRight w:val="0"/>
          <w:marTop w:val="100"/>
          <w:marBottom w:val="0"/>
          <w:divBdr>
            <w:top w:val="none" w:sz="0" w:space="0" w:color="auto"/>
            <w:left w:val="none" w:sz="0" w:space="0" w:color="auto"/>
            <w:bottom w:val="none" w:sz="0" w:space="0" w:color="auto"/>
            <w:right w:val="none" w:sz="0" w:space="0" w:color="auto"/>
          </w:divBdr>
        </w:div>
        <w:div w:id="1295910676">
          <w:marLeft w:val="1800"/>
          <w:marRight w:val="0"/>
          <w:marTop w:val="100"/>
          <w:marBottom w:val="0"/>
          <w:divBdr>
            <w:top w:val="none" w:sz="0" w:space="0" w:color="auto"/>
            <w:left w:val="none" w:sz="0" w:space="0" w:color="auto"/>
            <w:bottom w:val="none" w:sz="0" w:space="0" w:color="auto"/>
            <w:right w:val="none" w:sz="0" w:space="0" w:color="auto"/>
          </w:divBdr>
        </w:div>
        <w:div w:id="1725634958">
          <w:marLeft w:val="1800"/>
          <w:marRight w:val="0"/>
          <w:marTop w:val="100"/>
          <w:marBottom w:val="0"/>
          <w:divBdr>
            <w:top w:val="none" w:sz="0" w:space="0" w:color="auto"/>
            <w:left w:val="none" w:sz="0" w:space="0" w:color="auto"/>
            <w:bottom w:val="none" w:sz="0" w:space="0" w:color="auto"/>
            <w:right w:val="none" w:sz="0" w:space="0" w:color="auto"/>
          </w:divBdr>
        </w:div>
        <w:div w:id="1747339024">
          <w:marLeft w:val="1800"/>
          <w:marRight w:val="0"/>
          <w:marTop w:val="100"/>
          <w:marBottom w:val="0"/>
          <w:divBdr>
            <w:top w:val="none" w:sz="0" w:space="0" w:color="auto"/>
            <w:left w:val="none" w:sz="0" w:space="0" w:color="auto"/>
            <w:bottom w:val="none" w:sz="0" w:space="0" w:color="auto"/>
            <w:right w:val="none" w:sz="0" w:space="0" w:color="auto"/>
          </w:divBdr>
        </w:div>
        <w:div w:id="2112361005">
          <w:marLeft w:val="360"/>
          <w:marRight w:val="0"/>
          <w:marTop w:val="200"/>
          <w:marBottom w:val="0"/>
          <w:divBdr>
            <w:top w:val="none" w:sz="0" w:space="0" w:color="auto"/>
            <w:left w:val="none" w:sz="0" w:space="0" w:color="auto"/>
            <w:bottom w:val="none" w:sz="0" w:space="0" w:color="auto"/>
            <w:right w:val="none" w:sz="0" w:space="0" w:color="auto"/>
          </w:divBdr>
        </w:div>
      </w:divsChild>
    </w:div>
    <w:div w:id="1560901618">
      <w:bodyDiv w:val="1"/>
      <w:marLeft w:val="0"/>
      <w:marRight w:val="0"/>
      <w:marTop w:val="0"/>
      <w:marBottom w:val="0"/>
      <w:divBdr>
        <w:top w:val="none" w:sz="0" w:space="0" w:color="auto"/>
        <w:left w:val="none" w:sz="0" w:space="0" w:color="auto"/>
        <w:bottom w:val="none" w:sz="0" w:space="0" w:color="auto"/>
        <w:right w:val="none" w:sz="0" w:space="0" w:color="auto"/>
      </w:divBdr>
    </w:div>
    <w:div w:id="1561282163">
      <w:bodyDiv w:val="1"/>
      <w:marLeft w:val="0"/>
      <w:marRight w:val="0"/>
      <w:marTop w:val="0"/>
      <w:marBottom w:val="0"/>
      <w:divBdr>
        <w:top w:val="none" w:sz="0" w:space="0" w:color="auto"/>
        <w:left w:val="none" w:sz="0" w:space="0" w:color="auto"/>
        <w:bottom w:val="none" w:sz="0" w:space="0" w:color="auto"/>
        <w:right w:val="none" w:sz="0" w:space="0" w:color="auto"/>
      </w:divBdr>
      <w:divsChild>
        <w:div w:id="99881831">
          <w:marLeft w:val="547"/>
          <w:marRight w:val="0"/>
          <w:marTop w:val="154"/>
          <w:marBottom w:val="0"/>
          <w:divBdr>
            <w:top w:val="none" w:sz="0" w:space="0" w:color="auto"/>
            <w:left w:val="none" w:sz="0" w:space="0" w:color="auto"/>
            <w:bottom w:val="none" w:sz="0" w:space="0" w:color="auto"/>
            <w:right w:val="none" w:sz="0" w:space="0" w:color="auto"/>
          </w:divBdr>
        </w:div>
        <w:div w:id="1279797527">
          <w:marLeft w:val="547"/>
          <w:marRight w:val="0"/>
          <w:marTop w:val="154"/>
          <w:marBottom w:val="0"/>
          <w:divBdr>
            <w:top w:val="none" w:sz="0" w:space="0" w:color="auto"/>
            <w:left w:val="none" w:sz="0" w:space="0" w:color="auto"/>
            <w:bottom w:val="none" w:sz="0" w:space="0" w:color="auto"/>
            <w:right w:val="none" w:sz="0" w:space="0" w:color="auto"/>
          </w:divBdr>
        </w:div>
      </w:divsChild>
    </w:div>
    <w:div w:id="1561399108">
      <w:bodyDiv w:val="1"/>
      <w:marLeft w:val="0"/>
      <w:marRight w:val="0"/>
      <w:marTop w:val="0"/>
      <w:marBottom w:val="0"/>
      <w:divBdr>
        <w:top w:val="none" w:sz="0" w:space="0" w:color="auto"/>
        <w:left w:val="none" w:sz="0" w:space="0" w:color="auto"/>
        <w:bottom w:val="none" w:sz="0" w:space="0" w:color="auto"/>
        <w:right w:val="none" w:sz="0" w:space="0" w:color="auto"/>
      </w:divBdr>
    </w:div>
    <w:div w:id="1561403103">
      <w:bodyDiv w:val="1"/>
      <w:marLeft w:val="0"/>
      <w:marRight w:val="0"/>
      <w:marTop w:val="0"/>
      <w:marBottom w:val="0"/>
      <w:divBdr>
        <w:top w:val="none" w:sz="0" w:space="0" w:color="auto"/>
        <w:left w:val="none" w:sz="0" w:space="0" w:color="auto"/>
        <w:bottom w:val="none" w:sz="0" w:space="0" w:color="auto"/>
        <w:right w:val="none" w:sz="0" w:space="0" w:color="auto"/>
      </w:divBdr>
    </w:div>
    <w:div w:id="1561591943">
      <w:bodyDiv w:val="1"/>
      <w:marLeft w:val="0"/>
      <w:marRight w:val="0"/>
      <w:marTop w:val="0"/>
      <w:marBottom w:val="0"/>
      <w:divBdr>
        <w:top w:val="none" w:sz="0" w:space="0" w:color="auto"/>
        <w:left w:val="none" w:sz="0" w:space="0" w:color="auto"/>
        <w:bottom w:val="none" w:sz="0" w:space="0" w:color="auto"/>
        <w:right w:val="none" w:sz="0" w:space="0" w:color="auto"/>
      </w:divBdr>
      <w:divsChild>
        <w:div w:id="313536694">
          <w:marLeft w:val="0"/>
          <w:marRight w:val="0"/>
          <w:marTop w:val="0"/>
          <w:marBottom w:val="0"/>
          <w:divBdr>
            <w:top w:val="none" w:sz="0" w:space="0" w:color="auto"/>
            <w:left w:val="none" w:sz="0" w:space="0" w:color="auto"/>
            <w:bottom w:val="none" w:sz="0" w:space="0" w:color="auto"/>
            <w:right w:val="none" w:sz="0" w:space="0" w:color="auto"/>
          </w:divBdr>
        </w:div>
      </w:divsChild>
    </w:div>
    <w:div w:id="1563590655">
      <w:bodyDiv w:val="1"/>
      <w:marLeft w:val="0"/>
      <w:marRight w:val="0"/>
      <w:marTop w:val="0"/>
      <w:marBottom w:val="0"/>
      <w:divBdr>
        <w:top w:val="none" w:sz="0" w:space="0" w:color="auto"/>
        <w:left w:val="none" w:sz="0" w:space="0" w:color="auto"/>
        <w:bottom w:val="none" w:sz="0" w:space="0" w:color="auto"/>
        <w:right w:val="none" w:sz="0" w:space="0" w:color="auto"/>
      </w:divBdr>
    </w:div>
    <w:div w:id="1565214698">
      <w:bodyDiv w:val="1"/>
      <w:marLeft w:val="0"/>
      <w:marRight w:val="0"/>
      <w:marTop w:val="0"/>
      <w:marBottom w:val="0"/>
      <w:divBdr>
        <w:top w:val="none" w:sz="0" w:space="0" w:color="auto"/>
        <w:left w:val="none" w:sz="0" w:space="0" w:color="auto"/>
        <w:bottom w:val="none" w:sz="0" w:space="0" w:color="auto"/>
        <w:right w:val="none" w:sz="0" w:space="0" w:color="auto"/>
      </w:divBdr>
      <w:divsChild>
        <w:div w:id="1104808659">
          <w:marLeft w:val="1440"/>
          <w:marRight w:val="0"/>
          <w:marTop w:val="0"/>
          <w:marBottom w:val="0"/>
          <w:divBdr>
            <w:top w:val="none" w:sz="0" w:space="0" w:color="auto"/>
            <w:left w:val="none" w:sz="0" w:space="0" w:color="auto"/>
            <w:bottom w:val="none" w:sz="0" w:space="0" w:color="auto"/>
            <w:right w:val="none" w:sz="0" w:space="0" w:color="auto"/>
          </w:divBdr>
        </w:div>
        <w:div w:id="2122718903">
          <w:marLeft w:val="576"/>
          <w:marRight w:val="0"/>
          <w:marTop w:val="0"/>
          <w:marBottom w:val="0"/>
          <w:divBdr>
            <w:top w:val="none" w:sz="0" w:space="0" w:color="auto"/>
            <w:left w:val="none" w:sz="0" w:space="0" w:color="auto"/>
            <w:bottom w:val="none" w:sz="0" w:space="0" w:color="auto"/>
            <w:right w:val="none" w:sz="0" w:space="0" w:color="auto"/>
          </w:divBdr>
        </w:div>
      </w:divsChild>
    </w:div>
    <w:div w:id="1565867471">
      <w:bodyDiv w:val="1"/>
      <w:marLeft w:val="0"/>
      <w:marRight w:val="0"/>
      <w:marTop w:val="0"/>
      <w:marBottom w:val="0"/>
      <w:divBdr>
        <w:top w:val="none" w:sz="0" w:space="0" w:color="auto"/>
        <w:left w:val="none" w:sz="0" w:space="0" w:color="auto"/>
        <w:bottom w:val="none" w:sz="0" w:space="0" w:color="auto"/>
        <w:right w:val="none" w:sz="0" w:space="0" w:color="auto"/>
      </w:divBdr>
    </w:div>
    <w:div w:id="1566532007">
      <w:bodyDiv w:val="1"/>
      <w:marLeft w:val="0"/>
      <w:marRight w:val="0"/>
      <w:marTop w:val="0"/>
      <w:marBottom w:val="0"/>
      <w:divBdr>
        <w:top w:val="none" w:sz="0" w:space="0" w:color="auto"/>
        <w:left w:val="none" w:sz="0" w:space="0" w:color="auto"/>
        <w:bottom w:val="none" w:sz="0" w:space="0" w:color="auto"/>
        <w:right w:val="none" w:sz="0" w:space="0" w:color="auto"/>
      </w:divBdr>
      <w:divsChild>
        <w:div w:id="24720963">
          <w:marLeft w:val="1800"/>
          <w:marRight w:val="0"/>
          <w:marTop w:val="72"/>
          <w:marBottom w:val="0"/>
          <w:divBdr>
            <w:top w:val="none" w:sz="0" w:space="0" w:color="auto"/>
            <w:left w:val="none" w:sz="0" w:space="0" w:color="auto"/>
            <w:bottom w:val="none" w:sz="0" w:space="0" w:color="auto"/>
            <w:right w:val="none" w:sz="0" w:space="0" w:color="auto"/>
          </w:divBdr>
        </w:div>
        <w:div w:id="95835324">
          <w:marLeft w:val="547"/>
          <w:marRight w:val="0"/>
          <w:marTop w:val="96"/>
          <w:marBottom w:val="0"/>
          <w:divBdr>
            <w:top w:val="none" w:sz="0" w:space="0" w:color="auto"/>
            <w:left w:val="none" w:sz="0" w:space="0" w:color="auto"/>
            <w:bottom w:val="none" w:sz="0" w:space="0" w:color="auto"/>
            <w:right w:val="none" w:sz="0" w:space="0" w:color="auto"/>
          </w:divBdr>
        </w:div>
        <w:div w:id="186524014">
          <w:marLeft w:val="1166"/>
          <w:marRight w:val="0"/>
          <w:marTop w:val="82"/>
          <w:marBottom w:val="0"/>
          <w:divBdr>
            <w:top w:val="none" w:sz="0" w:space="0" w:color="auto"/>
            <w:left w:val="none" w:sz="0" w:space="0" w:color="auto"/>
            <w:bottom w:val="none" w:sz="0" w:space="0" w:color="auto"/>
            <w:right w:val="none" w:sz="0" w:space="0" w:color="auto"/>
          </w:divBdr>
        </w:div>
        <w:div w:id="436147203">
          <w:marLeft w:val="1800"/>
          <w:marRight w:val="0"/>
          <w:marTop w:val="72"/>
          <w:marBottom w:val="0"/>
          <w:divBdr>
            <w:top w:val="none" w:sz="0" w:space="0" w:color="auto"/>
            <w:left w:val="none" w:sz="0" w:space="0" w:color="auto"/>
            <w:bottom w:val="none" w:sz="0" w:space="0" w:color="auto"/>
            <w:right w:val="none" w:sz="0" w:space="0" w:color="auto"/>
          </w:divBdr>
        </w:div>
        <w:div w:id="787042754">
          <w:marLeft w:val="1800"/>
          <w:marRight w:val="0"/>
          <w:marTop w:val="72"/>
          <w:marBottom w:val="0"/>
          <w:divBdr>
            <w:top w:val="none" w:sz="0" w:space="0" w:color="auto"/>
            <w:left w:val="none" w:sz="0" w:space="0" w:color="auto"/>
            <w:bottom w:val="none" w:sz="0" w:space="0" w:color="auto"/>
            <w:right w:val="none" w:sz="0" w:space="0" w:color="auto"/>
          </w:divBdr>
        </w:div>
        <w:div w:id="852915589">
          <w:marLeft w:val="2520"/>
          <w:marRight w:val="0"/>
          <w:marTop w:val="58"/>
          <w:marBottom w:val="0"/>
          <w:divBdr>
            <w:top w:val="none" w:sz="0" w:space="0" w:color="auto"/>
            <w:left w:val="none" w:sz="0" w:space="0" w:color="auto"/>
            <w:bottom w:val="none" w:sz="0" w:space="0" w:color="auto"/>
            <w:right w:val="none" w:sz="0" w:space="0" w:color="auto"/>
          </w:divBdr>
        </w:div>
        <w:div w:id="1165121241">
          <w:marLeft w:val="1166"/>
          <w:marRight w:val="0"/>
          <w:marTop w:val="72"/>
          <w:marBottom w:val="0"/>
          <w:divBdr>
            <w:top w:val="none" w:sz="0" w:space="0" w:color="auto"/>
            <w:left w:val="none" w:sz="0" w:space="0" w:color="auto"/>
            <w:bottom w:val="none" w:sz="0" w:space="0" w:color="auto"/>
            <w:right w:val="none" w:sz="0" w:space="0" w:color="auto"/>
          </w:divBdr>
        </w:div>
        <w:div w:id="1473714447">
          <w:marLeft w:val="634"/>
          <w:marRight w:val="0"/>
          <w:marTop w:val="72"/>
          <w:marBottom w:val="0"/>
          <w:divBdr>
            <w:top w:val="none" w:sz="0" w:space="0" w:color="auto"/>
            <w:left w:val="none" w:sz="0" w:space="0" w:color="auto"/>
            <w:bottom w:val="none" w:sz="0" w:space="0" w:color="auto"/>
            <w:right w:val="none" w:sz="0" w:space="0" w:color="auto"/>
          </w:divBdr>
        </w:div>
        <w:div w:id="1561742530">
          <w:marLeft w:val="1166"/>
          <w:marRight w:val="0"/>
          <w:marTop w:val="82"/>
          <w:marBottom w:val="0"/>
          <w:divBdr>
            <w:top w:val="none" w:sz="0" w:space="0" w:color="auto"/>
            <w:left w:val="none" w:sz="0" w:space="0" w:color="auto"/>
            <w:bottom w:val="none" w:sz="0" w:space="0" w:color="auto"/>
            <w:right w:val="none" w:sz="0" w:space="0" w:color="auto"/>
          </w:divBdr>
        </w:div>
        <w:div w:id="1628664734">
          <w:marLeft w:val="1800"/>
          <w:marRight w:val="0"/>
          <w:marTop w:val="77"/>
          <w:marBottom w:val="0"/>
          <w:divBdr>
            <w:top w:val="none" w:sz="0" w:space="0" w:color="auto"/>
            <w:left w:val="none" w:sz="0" w:space="0" w:color="auto"/>
            <w:bottom w:val="none" w:sz="0" w:space="0" w:color="auto"/>
            <w:right w:val="none" w:sz="0" w:space="0" w:color="auto"/>
          </w:divBdr>
        </w:div>
        <w:div w:id="1713308812">
          <w:marLeft w:val="1800"/>
          <w:marRight w:val="0"/>
          <w:marTop w:val="72"/>
          <w:marBottom w:val="0"/>
          <w:divBdr>
            <w:top w:val="none" w:sz="0" w:space="0" w:color="auto"/>
            <w:left w:val="none" w:sz="0" w:space="0" w:color="auto"/>
            <w:bottom w:val="none" w:sz="0" w:space="0" w:color="auto"/>
            <w:right w:val="none" w:sz="0" w:space="0" w:color="auto"/>
          </w:divBdr>
        </w:div>
        <w:div w:id="2128157338">
          <w:marLeft w:val="2520"/>
          <w:marRight w:val="0"/>
          <w:marTop w:val="58"/>
          <w:marBottom w:val="0"/>
          <w:divBdr>
            <w:top w:val="none" w:sz="0" w:space="0" w:color="auto"/>
            <w:left w:val="none" w:sz="0" w:space="0" w:color="auto"/>
            <w:bottom w:val="none" w:sz="0" w:space="0" w:color="auto"/>
            <w:right w:val="none" w:sz="0" w:space="0" w:color="auto"/>
          </w:divBdr>
        </w:div>
        <w:div w:id="2137600964">
          <w:marLeft w:val="2520"/>
          <w:marRight w:val="0"/>
          <w:marTop w:val="58"/>
          <w:marBottom w:val="0"/>
          <w:divBdr>
            <w:top w:val="none" w:sz="0" w:space="0" w:color="auto"/>
            <w:left w:val="none" w:sz="0" w:space="0" w:color="auto"/>
            <w:bottom w:val="none" w:sz="0" w:space="0" w:color="auto"/>
            <w:right w:val="none" w:sz="0" w:space="0" w:color="auto"/>
          </w:divBdr>
        </w:div>
      </w:divsChild>
    </w:div>
    <w:div w:id="1567373598">
      <w:bodyDiv w:val="1"/>
      <w:marLeft w:val="0"/>
      <w:marRight w:val="0"/>
      <w:marTop w:val="0"/>
      <w:marBottom w:val="0"/>
      <w:divBdr>
        <w:top w:val="none" w:sz="0" w:space="0" w:color="auto"/>
        <w:left w:val="none" w:sz="0" w:space="0" w:color="auto"/>
        <w:bottom w:val="none" w:sz="0" w:space="0" w:color="auto"/>
        <w:right w:val="none" w:sz="0" w:space="0" w:color="auto"/>
      </w:divBdr>
      <w:divsChild>
        <w:div w:id="5061440">
          <w:marLeft w:val="547"/>
          <w:marRight w:val="0"/>
          <w:marTop w:val="96"/>
          <w:marBottom w:val="0"/>
          <w:divBdr>
            <w:top w:val="none" w:sz="0" w:space="0" w:color="auto"/>
            <w:left w:val="none" w:sz="0" w:space="0" w:color="auto"/>
            <w:bottom w:val="none" w:sz="0" w:space="0" w:color="auto"/>
            <w:right w:val="none" w:sz="0" w:space="0" w:color="auto"/>
          </w:divBdr>
        </w:div>
        <w:div w:id="107094044">
          <w:marLeft w:val="1166"/>
          <w:marRight w:val="0"/>
          <w:marTop w:val="82"/>
          <w:marBottom w:val="0"/>
          <w:divBdr>
            <w:top w:val="none" w:sz="0" w:space="0" w:color="auto"/>
            <w:left w:val="none" w:sz="0" w:space="0" w:color="auto"/>
            <w:bottom w:val="none" w:sz="0" w:space="0" w:color="auto"/>
            <w:right w:val="none" w:sz="0" w:space="0" w:color="auto"/>
          </w:divBdr>
        </w:div>
        <w:div w:id="256796452">
          <w:marLeft w:val="1800"/>
          <w:marRight w:val="0"/>
          <w:marTop w:val="72"/>
          <w:marBottom w:val="0"/>
          <w:divBdr>
            <w:top w:val="none" w:sz="0" w:space="0" w:color="auto"/>
            <w:left w:val="none" w:sz="0" w:space="0" w:color="auto"/>
            <w:bottom w:val="none" w:sz="0" w:space="0" w:color="auto"/>
            <w:right w:val="none" w:sz="0" w:space="0" w:color="auto"/>
          </w:divBdr>
        </w:div>
        <w:div w:id="948512224">
          <w:marLeft w:val="1166"/>
          <w:marRight w:val="0"/>
          <w:marTop w:val="91"/>
          <w:marBottom w:val="0"/>
          <w:divBdr>
            <w:top w:val="none" w:sz="0" w:space="0" w:color="auto"/>
            <w:left w:val="none" w:sz="0" w:space="0" w:color="auto"/>
            <w:bottom w:val="none" w:sz="0" w:space="0" w:color="auto"/>
            <w:right w:val="none" w:sz="0" w:space="0" w:color="auto"/>
          </w:divBdr>
        </w:div>
        <w:div w:id="1006177622">
          <w:marLeft w:val="547"/>
          <w:marRight w:val="0"/>
          <w:marTop w:val="96"/>
          <w:marBottom w:val="0"/>
          <w:divBdr>
            <w:top w:val="none" w:sz="0" w:space="0" w:color="auto"/>
            <w:left w:val="none" w:sz="0" w:space="0" w:color="auto"/>
            <w:bottom w:val="none" w:sz="0" w:space="0" w:color="auto"/>
            <w:right w:val="none" w:sz="0" w:space="0" w:color="auto"/>
          </w:divBdr>
        </w:div>
        <w:div w:id="1070346316">
          <w:marLeft w:val="1800"/>
          <w:marRight w:val="0"/>
          <w:marTop w:val="72"/>
          <w:marBottom w:val="0"/>
          <w:divBdr>
            <w:top w:val="none" w:sz="0" w:space="0" w:color="auto"/>
            <w:left w:val="none" w:sz="0" w:space="0" w:color="auto"/>
            <w:bottom w:val="none" w:sz="0" w:space="0" w:color="auto"/>
            <w:right w:val="none" w:sz="0" w:space="0" w:color="auto"/>
          </w:divBdr>
        </w:div>
        <w:div w:id="1155490840">
          <w:marLeft w:val="1800"/>
          <w:marRight w:val="0"/>
          <w:marTop w:val="72"/>
          <w:marBottom w:val="0"/>
          <w:divBdr>
            <w:top w:val="none" w:sz="0" w:space="0" w:color="auto"/>
            <w:left w:val="none" w:sz="0" w:space="0" w:color="auto"/>
            <w:bottom w:val="none" w:sz="0" w:space="0" w:color="auto"/>
            <w:right w:val="none" w:sz="0" w:space="0" w:color="auto"/>
          </w:divBdr>
        </w:div>
        <w:div w:id="1160148145">
          <w:marLeft w:val="1166"/>
          <w:marRight w:val="0"/>
          <w:marTop w:val="91"/>
          <w:marBottom w:val="0"/>
          <w:divBdr>
            <w:top w:val="none" w:sz="0" w:space="0" w:color="auto"/>
            <w:left w:val="none" w:sz="0" w:space="0" w:color="auto"/>
            <w:bottom w:val="none" w:sz="0" w:space="0" w:color="auto"/>
            <w:right w:val="none" w:sz="0" w:space="0" w:color="auto"/>
          </w:divBdr>
        </w:div>
        <w:div w:id="1266115778">
          <w:marLeft w:val="1800"/>
          <w:marRight w:val="0"/>
          <w:marTop w:val="72"/>
          <w:marBottom w:val="0"/>
          <w:divBdr>
            <w:top w:val="none" w:sz="0" w:space="0" w:color="auto"/>
            <w:left w:val="none" w:sz="0" w:space="0" w:color="auto"/>
            <w:bottom w:val="none" w:sz="0" w:space="0" w:color="auto"/>
            <w:right w:val="none" w:sz="0" w:space="0" w:color="auto"/>
          </w:divBdr>
        </w:div>
        <w:div w:id="1541360191">
          <w:marLeft w:val="1166"/>
          <w:marRight w:val="0"/>
          <w:marTop w:val="82"/>
          <w:marBottom w:val="0"/>
          <w:divBdr>
            <w:top w:val="none" w:sz="0" w:space="0" w:color="auto"/>
            <w:left w:val="none" w:sz="0" w:space="0" w:color="auto"/>
            <w:bottom w:val="none" w:sz="0" w:space="0" w:color="auto"/>
            <w:right w:val="none" w:sz="0" w:space="0" w:color="auto"/>
          </w:divBdr>
        </w:div>
        <w:div w:id="1862862111">
          <w:marLeft w:val="1166"/>
          <w:marRight w:val="0"/>
          <w:marTop w:val="82"/>
          <w:marBottom w:val="0"/>
          <w:divBdr>
            <w:top w:val="none" w:sz="0" w:space="0" w:color="auto"/>
            <w:left w:val="none" w:sz="0" w:space="0" w:color="auto"/>
            <w:bottom w:val="none" w:sz="0" w:space="0" w:color="auto"/>
            <w:right w:val="none" w:sz="0" w:space="0" w:color="auto"/>
          </w:divBdr>
        </w:div>
        <w:div w:id="1874883950">
          <w:marLeft w:val="1166"/>
          <w:marRight w:val="0"/>
          <w:marTop w:val="82"/>
          <w:marBottom w:val="0"/>
          <w:divBdr>
            <w:top w:val="none" w:sz="0" w:space="0" w:color="auto"/>
            <w:left w:val="none" w:sz="0" w:space="0" w:color="auto"/>
            <w:bottom w:val="none" w:sz="0" w:space="0" w:color="auto"/>
            <w:right w:val="none" w:sz="0" w:space="0" w:color="auto"/>
          </w:divBdr>
        </w:div>
        <w:div w:id="1886603712">
          <w:marLeft w:val="1166"/>
          <w:marRight w:val="0"/>
          <w:marTop w:val="82"/>
          <w:marBottom w:val="0"/>
          <w:divBdr>
            <w:top w:val="none" w:sz="0" w:space="0" w:color="auto"/>
            <w:left w:val="none" w:sz="0" w:space="0" w:color="auto"/>
            <w:bottom w:val="none" w:sz="0" w:space="0" w:color="auto"/>
            <w:right w:val="none" w:sz="0" w:space="0" w:color="auto"/>
          </w:divBdr>
        </w:div>
      </w:divsChild>
    </w:div>
    <w:div w:id="1567567657">
      <w:bodyDiv w:val="1"/>
      <w:marLeft w:val="0"/>
      <w:marRight w:val="0"/>
      <w:marTop w:val="0"/>
      <w:marBottom w:val="0"/>
      <w:divBdr>
        <w:top w:val="none" w:sz="0" w:space="0" w:color="auto"/>
        <w:left w:val="none" w:sz="0" w:space="0" w:color="auto"/>
        <w:bottom w:val="none" w:sz="0" w:space="0" w:color="auto"/>
        <w:right w:val="none" w:sz="0" w:space="0" w:color="auto"/>
      </w:divBdr>
    </w:div>
    <w:div w:id="1568108905">
      <w:bodyDiv w:val="1"/>
      <w:marLeft w:val="0"/>
      <w:marRight w:val="0"/>
      <w:marTop w:val="0"/>
      <w:marBottom w:val="0"/>
      <w:divBdr>
        <w:top w:val="none" w:sz="0" w:space="0" w:color="auto"/>
        <w:left w:val="none" w:sz="0" w:space="0" w:color="auto"/>
        <w:bottom w:val="none" w:sz="0" w:space="0" w:color="auto"/>
        <w:right w:val="none" w:sz="0" w:space="0" w:color="auto"/>
      </w:divBdr>
    </w:div>
    <w:div w:id="1569150224">
      <w:bodyDiv w:val="1"/>
      <w:marLeft w:val="0"/>
      <w:marRight w:val="0"/>
      <w:marTop w:val="0"/>
      <w:marBottom w:val="0"/>
      <w:divBdr>
        <w:top w:val="none" w:sz="0" w:space="0" w:color="auto"/>
        <w:left w:val="none" w:sz="0" w:space="0" w:color="auto"/>
        <w:bottom w:val="none" w:sz="0" w:space="0" w:color="auto"/>
        <w:right w:val="none" w:sz="0" w:space="0" w:color="auto"/>
      </w:divBdr>
    </w:div>
    <w:div w:id="1569656703">
      <w:bodyDiv w:val="1"/>
      <w:marLeft w:val="0"/>
      <w:marRight w:val="0"/>
      <w:marTop w:val="0"/>
      <w:marBottom w:val="0"/>
      <w:divBdr>
        <w:top w:val="none" w:sz="0" w:space="0" w:color="auto"/>
        <w:left w:val="none" w:sz="0" w:space="0" w:color="auto"/>
        <w:bottom w:val="none" w:sz="0" w:space="0" w:color="auto"/>
        <w:right w:val="none" w:sz="0" w:space="0" w:color="auto"/>
      </w:divBdr>
      <w:divsChild>
        <w:div w:id="126700530">
          <w:marLeft w:val="2160"/>
          <w:marRight w:val="0"/>
          <w:marTop w:val="100"/>
          <w:marBottom w:val="0"/>
          <w:divBdr>
            <w:top w:val="none" w:sz="0" w:space="0" w:color="auto"/>
            <w:left w:val="none" w:sz="0" w:space="0" w:color="auto"/>
            <w:bottom w:val="none" w:sz="0" w:space="0" w:color="auto"/>
            <w:right w:val="none" w:sz="0" w:space="0" w:color="auto"/>
          </w:divBdr>
        </w:div>
        <w:div w:id="282804746">
          <w:marLeft w:val="360"/>
          <w:marRight w:val="0"/>
          <w:marTop w:val="100"/>
          <w:marBottom w:val="0"/>
          <w:divBdr>
            <w:top w:val="none" w:sz="0" w:space="0" w:color="auto"/>
            <w:left w:val="none" w:sz="0" w:space="0" w:color="auto"/>
            <w:bottom w:val="none" w:sz="0" w:space="0" w:color="auto"/>
            <w:right w:val="none" w:sz="0" w:space="0" w:color="auto"/>
          </w:divBdr>
        </w:div>
        <w:div w:id="367412878">
          <w:marLeft w:val="2160"/>
          <w:marRight w:val="0"/>
          <w:marTop w:val="100"/>
          <w:marBottom w:val="0"/>
          <w:divBdr>
            <w:top w:val="none" w:sz="0" w:space="0" w:color="auto"/>
            <w:left w:val="none" w:sz="0" w:space="0" w:color="auto"/>
            <w:bottom w:val="none" w:sz="0" w:space="0" w:color="auto"/>
            <w:right w:val="none" w:sz="0" w:space="0" w:color="auto"/>
          </w:divBdr>
        </w:div>
        <w:div w:id="1075855193">
          <w:marLeft w:val="360"/>
          <w:marRight w:val="0"/>
          <w:marTop w:val="200"/>
          <w:marBottom w:val="0"/>
          <w:divBdr>
            <w:top w:val="none" w:sz="0" w:space="0" w:color="auto"/>
            <w:left w:val="none" w:sz="0" w:space="0" w:color="auto"/>
            <w:bottom w:val="none" w:sz="0" w:space="0" w:color="auto"/>
            <w:right w:val="none" w:sz="0" w:space="0" w:color="auto"/>
          </w:divBdr>
        </w:div>
      </w:divsChild>
    </w:div>
    <w:div w:id="1569925403">
      <w:bodyDiv w:val="1"/>
      <w:marLeft w:val="0"/>
      <w:marRight w:val="0"/>
      <w:marTop w:val="0"/>
      <w:marBottom w:val="0"/>
      <w:divBdr>
        <w:top w:val="none" w:sz="0" w:space="0" w:color="auto"/>
        <w:left w:val="none" w:sz="0" w:space="0" w:color="auto"/>
        <w:bottom w:val="none" w:sz="0" w:space="0" w:color="auto"/>
        <w:right w:val="none" w:sz="0" w:space="0" w:color="auto"/>
      </w:divBdr>
    </w:div>
    <w:div w:id="1570071682">
      <w:bodyDiv w:val="1"/>
      <w:marLeft w:val="0"/>
      <w:marRight w:val="0"/>
      <w:marTop w:val="0"/>
      <w:marBottom w:val="0"/>
      <w:divBdr>
        <w:top w:val="none" w:sz="0" w:space="0" w:color="auto"/>
        <w:left w:val="none" w:sz="0" w:space="0" w:color="auto"/>
        <w:bottom w:val="none" w:sz="0" w:space="0" w:color="auto"/>
        <w:right w:val="none" w:sz="0" w:space="0" w:color="auto"/>
      </w:divBdr>
    </w:div>
    <w:div w:id="1570647956">
      <w:bodyDiv w:val="1"/>
      <w:marLeft w:val="0"/>
      <w:marRight w:val="0"/>
      <w:marTop w:val="0"/>
      <w:marBottom w:val="0"/>
      <w:divBdr>
        <w:top w:val="none" w:sz="0" w:space="0" w:color="auto"/>
        <w:left w:val="none" w:sz="0" w:space="0" w:color="auto"/>
        <w:bottom w:val="none" w:sz="0" w:space="0" w:color="auto"/>
        <w:right w:val="none" w:sz="0" w:space="0" w:color="auto"/>
      </w:divBdr>
      <w:divsChild>
        <w:div w:id="1031612791">
          <w:marLeft w:val="1166"/>
          <w:marRight w:val="0"/>
          <w:marTop w:val="173"/>
          <w:marBottom w:val="0"/>
          <w:divBdr>
            <w:top w:val="none" w:sz="0" w:space="0" w:color="auto"/>
            <w:left w:val="none" w:sz="0" w:space="0" w:color="auto"/>
            <w:bottom w:val="none" w:sz="0" w:space="0" w:color="auto"/>
            <w:right w:val="none" w:sz="0" w:space="0" w:color="auto"/>
          </w:divBdr>
        </w:div>
        <w:div w:id="1488086522">
          <w:marLeft w:val="1166"/>
          <w:marRight w:val="0"/>
          <w:marTop w:val="173"/>
          <w:marBottom w:val="0"/>
          <w:divBdr>
            <w:top w:val="none" w:sz="0" w:space="0" w:color="auto"/>
            <w:left w:val="none" w:sz="0" w:space="0" w:color="auto"/>
            <w:bottom w:val="none" w:sz="0" w:space="0" w:color="auto"/>
            <w:right w:val="none" w:sz="0" w:space="0" w:color="auto"/>
          </w:divBdr>
        </w:div>
        <w:div w:id="1941988534">
          <w:marLeft w:val="547"/>
          <w:marRight w:val="0"/>
          <w:marTop w:val="192"/>
          <w:marBottom w:val="0"/>
          <w:divBdr>
            <w:top w:val="none" w:sz="0" w:space="0" w:color="auto"/>
            <w:left w:val="none" w:sz="0" w:space="0" w:color="auto"/>
            <w:bottom w:val="none" w:sz="0" w:space="0" w:color="auto"/>
            <w:right w:val="none" w:sz="0" w:space="0" w:color="auto"/>
          </w:divBdr>
        </w:div>
      </w:divsChild>
    </w:div>
    <w:div w:id="1570991943">
      <w:bodyDiv w:val="1"/>
      <w:marLeft w:val="0"/>
      <w:marRight w:val="0"/>
      <w:marTop w:val="0"/>
      <w:marBottom w:val="0"/>
      <w:divBdr>
        <w:top w:val="none" w:sz="0" w:space="0" w:color="auto"/>
        <w:left w:val="none" w:sz="0" w:space="0" w:color="auto"/>
        <w:bottom w:val="none" w:sz="0" w:space="0" w:color="auto"/>
        <w:right w:val="none" w:sz="0" w:space="0" w:color="auto"/>
      </w:divBdr>
    </w:div>
    <w:div w:id="1571504608">
      <w:bodyDiv w:val="1"/>
      <w:marLeft w:val="0"/>
      <w:marRight w:val="0"/>
      <w:marTop w:val="0"/>
      <w:marBottom w:val="0"/>
      <w:divBdr>
        <w:top w:val="none" w:sz="0" w:space="0" w:color="auto"/>
        <w:left w:val="none" w:sz="0" w:space="0" w:color="auto"/>
        <w:bottom w:val="none" w:sz="0" w:space="0" w:color="auto"/>
        <w:right w:val="none" w:sz="0" w:space="0" w:color="auto"/>
      </w:divBdr>
    </w:div>
    <w:div w:id="1572277248">
      <w:bodyDiv w:val="1"/>
      <w:marLeft w:val="0"/>
      <w:marRight w:val="0"/>
      <w:marTop w:val="0"/>
      <w:marBottom w:val="0"/>
      <w:divBdr>
        <w:top w:val="none" w:sz="0" w:space="0" w:color="auto"/>
        <w:left w:val="none" w:sz="0" w:space="0" w:color="auto"/>
        <w:bottom w:val="none" w:sz="0" w:space="0" w:color="auto"/>
        <w:right w:val="none" w:sz="0" w:space="0" w:color="auto"/>
      </w:divBdr>
    </w:div>
    <w:div w:id="1572691705">
      <w:bodyDiv w:val="1"/>
      <w:marLeft w:val="0"/>
      <w:marRight w:val="0"/>
      <w:marTop w:val="0"/>
      <w:marBottom w:val="0"/>
      <w:divBdr>
        <w:top w:val="none" w:sz="0" w:space="0" w:color="auto"/>
        <w:left w:val="none" w:sz="0" w:space="0" w:color="auto"/>
        <w:bottom w:val="none" w:sz="0" w:space="0" w:color="auto"/>
        <w:right w:val="none" w:sz="0" w:space="0" w:color="auto"/>
      </w:divBdr>
    </w:div>
    <w:div w:id="1572813744">
      <w:bodyDiv w:val="1"/>
      <w:marLeft w:val="0"/>
      <w:marRight w:val="0"/>
      <w:marTop w:val="0"/>
      <w:marBottom w:val="0"/>
      <w:divBdr>
        <w:top w:val="none" w:sz="0" w:space="0" w:color="auto"/>
        <w:left w:val="none" w:sz="0" w:space="0" w:color="auto"/>
        <w:bottom w:val="none" w:sz="0" w:space="0" w:color="auto"/>
        <w:right w:val="none" w:sz="0" w:space="0" w:color="auto"/>
      </w:divBdr>
    </w:div>
    <w:div w:id="1573732964">
      <w:bodyDiv w:val="1"/>
      <w:marLeft w:val="0"/>
      <w:marRight w:val="0"/>
      <w:marTop w:val="0"/>
      <w:marBottom w:val="0"/>
      <w:divBdr>
        <w:top w:val="none" w:sz="0" w:space="0" w:color="auto"/>
        <w:left w:val="none" w:sz="0" w:space="0" w:color="auto"/>
        <w:bottom w:val="none" w:sz="0" w:space="0" w:color="auto"/>
        <w:right w:val="none" w:sz="0" w:space="0" w:color="auto"/>
      </w:divBdr>
    </w:div>
    <w:div w:id="1574700866">
      <w:bodyDiv w:val="1"/>
      <w:marLeft w:val="0"/>
      <w:marRight w:val="0"/>
      <w:marTop w:val="0"/>
      <w:marBottom w:val="0"/>
      <w:divBdr>
        <w:top w:val="none" w:sz="0" w:space="0" w:color="auto"/>
        <w:left w:val="none" w:sz="0" w:space="0" w:color="auto"/>
        <w:bottom w:val="none" w:sz="0" w:space="0" w:color="auto"/>
        <w:right w:val="none" w:sz="0" w:space="0" w:color="auto"/>
      </w:divBdr>
    </w:div>
    <w:div w:id="1574705315">
      <w:bodyDiv w:val="1"/>
      <w:marLeft w:val="0"/>
      <w:marRight w:val="0"/>
      <w:marTop w:val="0"/>
      <w:marBottom w:val="0"/>
      <w:divBdr>
        <w:top w:val="none" w:sz="0" w:space="0" w:color="auto"/>
        <w:left w:val="none" w:sz="0" w:space="0" w:color="auto"/>
        <w:bottom w:val="none" w:sz="0" w:space="0" w:color="auto"/>
        <w:right w:val="none" w:sz="0" w:space="0" w:color="auto"/>
      </w:divBdr>
    </w:div>
    <w:div w:id="1574776298">
      <w:bodyDiv w:val="1"/>
      <w:marLeft w:val="0"/>
      <w:marRight w:val="0"/>
      <w:marTop w:val="0"/>
      <w:marBottom w:val="0"/>
      <w:divBdr>
        <w:top w:val="none" w:sz="0" w:space="0" w:color="auto"/>
        <w:left w:val="none" w:sz="0" w:space="0" w:color="auto"/>
        <w:bottom w:val="none" w:sz="0" w:space="0" w:color="auto"/>
        <w:right w:val="none" w:sz="0" w:space="0" w:color="auto"/>
      </w:divBdr>
    </w:div>
    <w:div w:id="1575044310">
      <w:bodyDiv w:val="1"/>
      <w:marLeft w:val="0"/>
      <w:marRight w:val="0"/>
      <w:marTop w:val="0"/>
      <w:marBottom w:val="0"/>
      <w:divBdr>
        <w:top w:val="none" w:sz="0" w:space="0" w:color="auto"/>
        <w:left w:val="none" w:sz="0" w:space="0" w:color="auto"/>
        <w:bottom w:val="none" w:sz="0" w:space="0" w:color="auto"/>
        <w:right w:val="none" w:sz="0" w:space="0" w:color="auto"/>
      </w:divBdr>
    </w:div>
    <w:div w:id="1575163588">
      <w:bodyDiv w:val="1"/>
      <w:marLeft w:val="0"/>
      <w:marRight w:val="0"/>
      <w:marTop w:val="0"/>
      <w:marBottom w:val="0"/>
      <w:divBdr>
        <w:top w:val="none" w:sz="0" w:space="0" w:color="auto"/>
        <w:left w:val="none" w:sz="0" w:space="0" w:color="auto"/>
        <w:bottom w:val="none" w:sz="0" w:space="0" w:color="auto"/>
        <w:right w:val="none" w:sz="0" w:space="0" w:color="auto"/>
      </w:divBdr>
    </w:div>
    <w:div w:id="1575310181">
      <w:bodyDiv w:val="1"/>
      <w:marLeft w:val="0"/>
      <w:marRight w:val="0"/>
      <w:marTop w:val="0"/>
      <w:marBottom w:val="0"/>
      <w:divBdr>
        <w:top w:val="none" w:sz="0" w:space="0" w:color="auto"/>
        <w:left w:val="none" w:sz="0" w:space="0" w:color="auto"/>
        <w:bottom w:val="none" w:sz="0" w:space="0" w:color="auto"/>
        <w:right w:val="none" w:sz="0" w:space="0" w:color="auto"/>
      </w:divBdr>
    </w:div>
    <w:div w:id="1575316437">
      <w:bodyDiv w:val="1"/>
      <w:marLeft w:val="0"/>
      <w:marRight w:val="0"/>
      <w:marTop w:val="0"/>
      <w:marBottom w:val="0"/>
      <w:divBdr>
        <w:top w:val="none" w:sz="0" w:space="0" w:color="auto"/>
        <w:left w:val="none" w:sz="0" w:space="0" w:color="auto"/>
        <w:bottom w:val="none" w:sz="0" w:space="0" w:color="auto"/>
        <w:right w:val="none" w:sz="0" w:space="0" w:color="auto"/>
      </w:divBdr>
    </w:div>
    <w:div w:id="1575505273">
      <w:bodyDiv w:val="1"/>
      <w:marLeft w:val="0"/>
      <w:marRight w:val="0"/>
      <w:marTop w:val="0"/>
      <w:marBottom w:val="0"/>
      <w:divBdr>
        <w:top w:val="none" w:sz="0" w:space="0" w:color="auto"/>
        <w:left w:val="none" w:sz="0" w:space="0" w:color="auto"/>
        <w:bottom w:val="none" w:sz="0" w:space="0" w:color="auto"/>
        <w:right w:val="none" w:sz="0" w:space="0" w:color="auto"/>
      </w:divBdr>
    </w:div>
    <w:div w:id="1575772715">
      <w:bodyDiv w:val="1"/>
      <w:marLeft w:val="0"/>
      <w:marRight w:val="0"/>
      <w:marTop w:val="0"/>
      <w:marBottom w:val="0"/>
      <w:divBdr>
        <w:top w:val="none" w:sz="0" w:space="0" w:color="auto"/>
        <w:left w:val="none" w:sz="0" w:space="0" w:color="auto"/>
        <w:bottom w:val="none" w:sz="0" w:space="0" w:color="auto"/>
        <w:right w:val="none" w:sz="0" w:space="0" w:color="auto"/>
      </w:divBdr>
    </w:div>
    <w:div w:id="1576479285">
      <w:bodyDiv w:val="1"/>
      <w:marLeft w:val="0"/>
      <w:marRight w:val="0"/>
      <w:marTop w:val="0"/>
      <w:marBottom w:val="0"/>
      <w:divBdr>
        <w:top w:val="none" w:sz="0" w:space="0" w:color="auto"/>
        <w:left w:val="none" w:sz="0" w:space="0" w:color="auto"/>
        <w:bottom w:val="none" w:sz="0" w:space="0" w:color="auto"/>
        <w:right w:val="none" w:sz="0" w:space="0" w:color="auto"/>
      </w:divBdr>
    </w:div>
    <w:div w:id="1576743454">
      <w:bodyDiv w:val="1"/>
      <w:marLeft w:val="0"/>
      <w:marRight w:val="0"/>
      <w:marTop w:val="0"/>
      <w:marBottom w:val="0"/>
      <w:divBdr>
        <w:top w:val="none" w:sz="0" w:space="0" w:color="auto"/>
        <w:left w:val="none" w:sz="0" w:space="0" w:color="auto"/>
        <w:bottom w:val="none" w:sz="0" w:space="0" w:color="auto"/>
        <w:right w:val="none" w:sz="0" w:space="0" w:color="auto"/>
      </w:divBdr>
    </w:div>
    <w:div w:id="1577284959">
      <w:bodyDiv w:val="1"/>
      <w:marLeft w:val="0"/>
      <w:marRight w:val="0"/>
      <w:marTop w:val="0"/>
      <w:marBottom w:val="0"/>
      <w:divBdr>
        <w:top w:val="none" w:sz="0" w:space="0" w:color="auto"/>
        <w:left w:val="none" w:sz="0" w:space="0" w:color="auto"/>
        <w:bottom w:val="none" w:sz="0" w:space="0" w:color="auto"/>
        <w:right w:val="none" w:sz="0" w:space="0" w:color="auto"/>
      </w:divBdr>
    </w:div>
    <w:div w:id="1578055807">
      <w:bodyDiv w:val="1"/>
      <w:marLeft w:val="0"/>
      <w:marRight w:val="0"/>
      <w:marTop w:val="0"/>
      <w:marBottom w:val="0"/>
      <w:divBdr>
        <w:top w:val="none" w:sz="0" w:space="0" w:color="auto"/>
        <w:left w:val="none" w:sz="0" w:space="0" w:color="auto"/>
        <w:bottom w:val="none" w:sz="0" w:space="0" w:color="auto"/>
        <w:right w:val="none" w:sz="0" w:space="0" w:color="auto"/>
      </w:divBdr>
    </w:div>
    <w:div w:id="1578369505">
      <w:bodyDiv w:val="1"/>
      <w:marLeft w:val="0"/>
      <w:marRight w:val="0"/>
      <w:marTop w:val="0"/>
      <w:marBottom w:val="0"/>
      <w:divBdr>
        <w:top w:val="none" w:sz="0" w:space="0" w:color="auto"/>
        <w:left w:val="none" w:sz="0" w:space="0" w:color="auto"/>
        <w:bottom w:val="none" w:sz="0" w:space="0" w:color="auto"/>
        <w:right w:val="none" w:sz="0" w:space="0" w:color="auto"/>
      </w:divBdr>
    </w:div>
    <w:div w:id="1578632616">
      <w:bodyDiv w:val="1"/>
      <w:marLeft w:val="0"/>
      <w:marRight w:val="0"/>
      <w:marTop w:val="0"/>
      <w:marBottom w:val="0"/>
      <w:divBdr>
        <w:top w:val="none" w:sz="0" w:space="0" w:color="auto"/>
        <w:left w:val="none" w:sz="0" w:space="0" w:color="auto"/>
        <w:bottom w:val="none" w:sz="0" w:space="0" w:color="auto"/>
        <w:right w:val="none" w:sz="0" w:space="0" w:color="auto"/>
      </w:divBdr>
      <w:divsChild>
        <w:div w:id="851845009">
          <w:marLeft w:val="547"/>
          <w:marRight w:val="0"/>
          <w:marTop w:val="96"/>
          <w:marBottom w:val="0"/>
          <w:divBdr>
            <w:top w:val="none" w:sz="0" w:space="0" w:color="auto"/>
            <w:left w:val="none" w:sz="0" w:space="0" w:color="auto"/>
            <w:bottom w:val="none" w:sz="0" w:space="0" w:color="auto"/>
            <w:right w:val="none" w:sz="0" w:space="0" w:color="auto"/>
          </w:divBdr>
        </w:div>
        <w:div w:id="1171526441">
          <w:marLeft w:val="1166"/>
          <w:marRight w:val="0"/>
          <w:marTop w:val="86"/>
          <w:marBottom w:val="0"/>
          <w:divBdr>
            <w:top w:val="none" w:sz="0" w:space="0" w:color="auto"/>
            <w:left w:val="none" w:sz="0" w:space="0" w:color="auto"/>
            <w:bottom w:val="none" w:sz="0" w:space="0" w:color="auto"/>
            <w:right w:val="none" w:sz="0" w:space="0" w:color="auto"/>
          </w:divBdr>
        </w:div>
        <w:div w:id="1189678864">
          <w:marLeft w:val="547"/>
          <w:marRight w:val="0"/>
          <w:marTop w:val="96"/>
          <w:marBottom w:val="0"/>
          <w:divBdr>
            <w:top w:val="none" w:sz="0" w:space="0" w:color="auto"/>
            <w:left w:val="none" w:sz="0" w:space="0" w:color="auto"/>
            <w:bottom w:val="none" w:sz="0" w:space="0" w:color="auto"/>
            <w:right w:val="none" w:sz="0" w:space="0" w:color="auto"/>
          </w:divBdr>
        </w:div>
      </w:divsChild>
    </w:div>
    <w:div w:id="1578978583">
      <w:bodyDiv w:val="1"/>
      <w:marLeft w:val="0"/>
      <w:marRight w:val="0"/>
      <w:marTop w:val="0"/>
      <w:marBottom w:val="0"/>
      <w:divBdr>
        <w:top w:val="none" w:sz="0" w:space="0" w:color="auto"/>
        <w:left w:val="none" w:sz="0" w:space="0" w:color="auto"/>
        <w:bottom w:val="none" w:sz="0" w:space="0" w:color="auto"/>
        <w:right w:val="none" w:sz="0" w:space="0" w:color="auto"/>
      </w:divBdr>
    </w:div>
    <w:div w:id="1579169354">
      <w:bodyDiv w:val="1"/>
      <w:marLeft w:val="0"/>
      <w:marRight w:val="0"/>
      <w:marTop w:val="0"/>
      <w:marBottom w:val="0"/>
      <w:divBdr>
        <w:top w:val="none" w:sz="0" w:space="0" w:color="auto"/>
        <w:left w:val="none" w:sz="0" w:space="0" w:color="auto"/>
        <w:bottom w:val="none" w:sz="0" w:space="0" w:color="auto"/>
        <w:right w:val="none" w:sz="0" w:space="0" w:color="auto"/>
      </w:divBdr>
    </w:div>
    <w:div w:id="1579711463">
      <w:bodyDiv w:val="1"/>
      <w:marLeft w:val="0"/>
      <w:marRight w:val="0"/>
      <w:marTop w:val="0"/>
      <w:marBottom w:val="0"/>
      <w:divBdr>
        <w:top w:val="none" w:sz="0" w:space="0" w:color="auto"/>
        <w:left w:val="none" w:sz="0" w:space="0" w:color="auto"/>
        <w:bottom w:val="none" w:sz="0" w:space="0" w:color="auto"/>
        <w:right w:val="none" w:sz="0" w:space="0" w:color="auto"/>
      </w:divBdr>
    </w:div>
    <w:div w:id="1579751665">
      <w:bodyDiv w:val="1"/>
      <w:marLeft w:val="0"/>
      <w:marRight w:val="0"/>
      <w:marTop w:val="0"/>
      <w:marBottom w:val="0"/>
      <w:divBdr>
        <w:top w:val="none" w:sz="0" w:space="0" w:color="auto"/>
        <w:left w:val="none" w:sz="0" w:space="0" w:color="auto"/>
        <w:bottom w:val="none" w:sz="0" w:space="0" w:color="auto"/>
        <w:right w:val="none" w:sz="0" w:space="0" w:color="auto"/>
      </w:divBdr>
    </w:div>
    <w:div w:id="1579905345">
      <w:bodyDiv w:val="1"/>
      <w:marLeft w:val="0"/>
      <w:marRight w:val="0"/>
      <w:marTop w:val="0"/>
      <w:marBottom w:val="0"/>
      <w:divBdr>
        <w:top w:val="none" w:sz="0" w:space="0" w:color="auto"/>
        <w:left w:val="none" w:sz="0" w:space="0" w:color="auto"/>
        <w:bottom w:val="none" w:sz="0" w:space="0" w:color="auto"/>
        <w:right w:val="none" w:sz="0" w:space="0" w:color="auto"/>
      </w:divBdr>
    </w:div>
    <w:div w:id="1579944039">
      <w:bodyDiv w:val="1"/>
      <w:marLeft w:val="0"/>
      <w:marRight w:val="0"/>
      <w:marTop w:val="0"/>
      <w:marBottom w:val="0"/>
      <w:divBdr>
        <w:top w:val="none" w:sz="0" w:space="0" w:color="auto"/>
        <w:left w:val="none" w:sz="0" w:space="0" w:color="auto"/>
        <w:bottom w:val="none" w:sz="0" w:space="0" w:color="auto"/>
        <w:right w:val="none" w:sz="0" w:space="0" w:color="auto"/>
      </w:divBdr>
    </w:div>
    <w:div w:id="1580287793">
      <w:bodyDiv w:val="1"/>
      <w:marLeft w:val="0"/>
      <w:marRight w:val="0"/>
      <w:marTop w:val="0"/>
      <w:marBottom w:val="0"/>
      <w:divBdr>
        <w:top w:val="none" w:sz="0" w:space="0" w:color="auto"/>
        <w:left w:val="none" w:sz="0" w:space="0" w:color="auto"/>
        <w:bottom w:val="none" w:sz="0" w:space="0" w:color="auto"/>
        <w:right w:val="none" w:sz="0" w:space="0" w:color="auto"/>
      </w:divBdr>
    </w:div>
    <w:div w:id="1580365382">
      <w:bodyDiv w:val="1"/>
      <w:marLeft w:val="0"/>
      <w:marRight w:val="0"/>
      <w:marTop w:val="0"/>
      <w:marBottom w:val="0"/>
      <w:divBdr>
        <w:top w:val="none" w:sz="0" w:space="0" w:color="auto"/>
        <w:left w:val="none" w:sz="0" w:space="0" w:color="auto"/>
        <w:bottom w:val="none" w:sz="0" w:space="0" w:color="auto"/>
        <w:right w:val="none" w:sz="0" w:space="0" w:color="auto"/>
      </w:divBdr>
    </w:div>
    <w:div w:id="1580478254">
      <w:bodyDiv w:val="1"/>
      <w:marLeft w:val="0"/>
      <w:marRight w:val="0"/>
      <w:marTop w:val="0"/>
      <w:marBottom w:val="0"/>
      <w:divBdr>
        <w:top w:val="none" w:sz="0" w:space="0" w:color="auto"/>
        <w:left w:val="none" w:sz="0" w:space="0" w:color="auto"/>
        <w:bottom w:val="none" w:sz="0" w:space="0" w:color="auto"/>
        <w:right w:val="none" w:sz="0" w:space="0" w:color="auto"/>
      </w:divBdr>
    </w:div>
    <w:div w:id="1580480047">
      <w:bodyDiv w:val="1"/>
      <w:marLeft w:val="0"/>
      <w:marRight w:val="0"/>
      <w:marTop w:val="0"/>
      <w:marBottom w:val="0"/>
      <w:divBdr>
        <w:top w:val="none" w:sz="0" w:space="0" w:color="auto"/>
        <w:left w:val="none" w:sz="0" w:space="0" w:color="auto"/>
        <w:bottom w:val="none" w:sz="0" w:space="0" w:color="auto"/>
        <w:right w:val="none" w:sz="0" w:space="0" w:color="auto"/>
      </w:divBdr>
    </w:div>
    <w:div w:id="1580556693">
      <w:bodyDiv w:val="1"/>
      <w:marLeft w:val="0"/>
      <w:marRight w:val="0"/>
      <w:marTop w:val="0"/>
      <w:marBottom w:val="0"/>
      <w:divBdr>
        <w:top w:val="none" w:sz="0" w:space="0" w:color="auto"/>
        <w:left w:val="none" w:sz="0" w:space="0" w:color="auto"/>
        <w:bottom w:val="none" w:sz="0" w:space="0" w:color="auto"/>
        <w:right w:val="none" w:sz="0" w:space="0" w:color="auto"/>
      </w:divBdr>
    </w:div>
    <w:div w:id="1580821953">
      <w:bodyDiv w:val="1"/>
      <w:marLeft w:val="0"/>
      <w:marRight w:val="0"/>
      <w:marTop w:val="0"/>
      <w:marBottom w:val="0"/>
      <w:divBdr>
        <w:top w:val="none" w:sz="0" w:space="0" w:color="auto"/>
        <w:left w:val="none" w:sz="0" w:space="0" w:color="auto"/>
        <w:bottom w:val="none" w:sz="0" w:space="0" w:color="auto"/>
        <w:right w:val="none" w:sz="0" w:space="0" w:color="auto"/>
      </w:divBdr>
    </w:div>
    <w:div w:id="1581015976">
      <w:bodyDiv w:val="1"/>
      <w:marLeft w:val="0"/>
      <w:marRight w:val="0"/>
      <w:marTop w:val="0"/>
      <w:marBottom w:val="0"/>
      <w:divBdr>
        <w:top w:val="none" w:sz="0" w:space="0" w:color="auto"/>
        <w:left w:val="none" w:sz="0" w:space="0" w:color="auto"/>
        <w:bottom w:val="none" w:sz="0" w:space="0" w:color="auto"/>
        <w:right w:val="none" w:sz="0" w:space="0" w:color="auto"/>
      </w:divBdr>
      <w:divsChild>
        <w:div w:id="756439549">
          <w:marLeft w:val="1166"/>
          <w:marRight w:val="0"/>
          <w:marTop w:val="96"/>
          <w:marBottom w:val="0"/>
          <w:divBdr>
            <w:top w:val="none" w:sz="0" w:space="0" w:color="auto"/>
            <w:left w:val="none" w:sz="0" w:space="0" w:color="auto"/>
            <w:bottom w:val="none" w:sz="0" w:space="0" w:color="auto"/>
            <w:right w:val="none" w:sz="0" w:space="0" w:color="auto"/>
          </w:divBdr>
        </w:div>
        <w:div w:id="1132014963">
          <w:marLeft w:val="547"/>
          <w:marRight w:val="0"/>
          <w:marTop w:val="115"/>
          <w:marBottom w:val="0"/>
          <w:divBdr>
            <w:top w:val="none" w:sz="0" w:space="0" w:color="auto"/>
            <w:left w:val="none" w:sz="0" w:space="0" w:color="auto"/>
            <w:bottom w:val="none" w:sz="0" w:space="0" w:color="auto"/>
            <w:right w:val="none" w:sz="0" w:space="0" w:color="auto"/>
          </w:divBdr>
        </w:div>
        <w:div w:id="1206334857">
          <w:marLeft w:val="547"/>
          <w:marRight w:val="0"/>
          <w:marTop w:val="115"/>
          <w:marBottom w:val="0"/>
          <w:divBdr>
            <w:top w:val="none" w:sz="0" w:space="0" w:color="auto"/>
            <w:left w:val="none" w:sz="0" w:space="0" w:color="auto"/>
            <w:bottom w:val="none" w:sz="0" w:space="0" w:color="auto"/>
            <w:right w:val="none" w:sz="0" w:space="0" w:color="auto"/>
          </w:divBdr>
        </w:div>
        <w:div w:id="1463188908">
          <w:marLeft w:val="1166"/>
          <w:marRight w:val="0"/>
          <w:marTop w:val="96"/>
          <w:marBottom w:val="0"/>
          <w:divBdr>
            <w:top w:val="none" w:sz="0" w:space="0" w:color="auto"/>
            <w:left w:val="none" w:sz="0" w:space="0" w:color="auto"/>
            <w:bottom w:val="none" w:sz="0" w:space="0" w:color="auto"/>
            <w:right w:val="none" w:sz="0" w:space="0" w:color="auto"/>
          </w:divBdr>
        </w:div>
        <w:div w:id="1511682558">
          <w:marLeft w:val="547"/>
          <w:marRight w:val="0"/>
          <w:marTop w:val="115"/>
          <w:marBottom w:val="0"/>
          <w:divBdr>
            <w:top w:val="none" w:sz="0" w:space="0" w:color="auto"/>
            <w:left w:val="none" w:sz="0" w:space="0" w:color="auto"/>
            <w:bottom w:val="none" w:sz="0" w:space="0" w:color="auto"/>
            <w:right w:val="none" w:sz="0" w:space="0" w:color="auto"/>
          </w:divBdr>
        </w:div>
      </w:divsChild>
    </w:div>
    <w:div w:id="1582136623">
      <w:bodyDiv w:val="1"/>
      <w:marLeft w:val="0"/>
      <w:marRight w:val="0"/>
      <w:marTop w:val="0"/>
      <w:marBottom w:val="0"/>
      <w:divBdr>
        <w:top w:val="none" w:sz="0" w:space="0" w:color="auto"/>
        <w:left w:val="none" w:sz="0" w:space="0" w:color="auto"/>
        <w:bottom w:val="none" w:sz="0" w:space="0" w:color="auto"/>
        <w:right w:val="none" w:sz="0" w:space="0" w:color="auto"/>
      </w:divBdr>
    </w:div>
    <w:div w:id="1582333736">
      <w:bodyDiv w:val="1"/>
      <w:marLeft w:val="0"/>
      <w:marRight w:val="0"/>
      <w:marTop w:val="0"/>
      <w:marBottom w:val="0"/>
      <w:divBdr>
        <w:top w:val="none" w:sz="0" w:space="0" w:color="auto"/>
        <w:left w:val="none" w:sz="0" w:space="0" w:color="auto"/>
        <w:bottom w:val="none" w:sz="0" w:space="0" w:color="auto"/>
        <w:right w:val="none" w:sz="0" w:space="0" w:color="auto"/>
      </w:divBdr>
    </w:div>
    <w:div w:id="1583025772">
      <w:bodyDiv w:val="1"/>
      <w:marLeft w:val="0"/>
      <w:marRight w:val="0"/>
      <w:marTop w:val="0"/>
      <w:marBottom w:val="0"/>
      <w:divBdr>
        <w:top w:val="none" w:sz="0" w:space="0" w:color="auto"/>
        <w:left w:val="none" w:sz="0" w:space="0" w:color="auto"/>
        <w:bottom w:val="none" w:sz="0" w:space="0" w:color="auto"/>
        <w:right w:val="none" w:sz="0" w:space="0" w:color="auto"/>
      </w:divBdr>
      <w:divsChild>
        <w:div w:id="5711690">
          <w:marLeft w:val="1800"/>
          <w:marRight w:val="0"/>
          <w:marTop w:val="86"/>
          <w:marBottom w:val="0"/>
          <w:divBdr>
            <w:top w:val="none" w:sz="0" w:space="0" w:color="auto"/>
            <w:left w:val="none" w:sz="0" w:space="0" w:color="auto"/>
            <w:bottom w:val="none" w:sz="0" w:space="0" w:color="auto"/>
            <w:right w:val="none" w:sz="0" w:space="0" w:color="auto"/>
          </w:divBdr>
        </w:div>
        <w:div w:id="260913825">
          <w:marLeft w:val="547"/>
          <w:marRight w:val="0"/>
          <w:marTop w:val="115"/>
          <w:marBottom w:val="0"/>
          <w:divBdr>
            <w:top w:val="none" w:sz="0" w:space="0" w:color="auto"/>
            <w:left w:val="none" w:sz="0" w:space="0" w:color="auto"/>
            <w:bottom w:val="none" w:sz="0" w:space="0" w:color="auto"/>
            <w:right w:val="none" w:sz="0" w:space="0" w:color="auto"/>
          </w:divBdr>
        </w:div>
        <w:div w:id="576593422">
          <w:marLeft w:val="1800"/>
          <w:marRight w:val="0"/>
          <w:marTop w:val="86"/>
          <w:marBottom w:val="0"/>
          <w:divBdr>
            <w:top w:val="none" w:sz="0" w:space="0" w:color="auto"/>
            <w:left w:val="none" w:sz="0" w:space="0" w:color="auto"/>
            <w:bottom w:val="none" w:sz="0" w:space="0" w:color="auto"/>
            <w:right w:val="none" w:sz="0" w:space="0" w:color="auto"/>
          </w:divBdr>
        </w:div>
        <w:div w:id="680860999">
          <w:marLeft w:val="1166"/>
          <w:marRight w:val="0"/>
          <w:marTop w:val="115"/>
          <w:marBottom w:val="0"/>
          <w:divBdr>
            <w:top w:val="none" w:sz="0" w:space="0" w:color="auto"/>
            <w:left w:val="none" w:sz="0" w:space="0" w:color="auto"/>
            <w:bottom w:val="none" w:sz="0" w:space="0" w:color="auto"/>
            <w:right w:val="none" w:sz="0" w:space="0" w:color="auto"/>
          </w:divBdr>
        </w:div>
        <w:div w:id="857890980">
          <w:marLeft w:val="1800"/>
          <w:marRight w:val="0"/>
          <w:marTop w:val="86"/>
          <w:marBottom w:val="0"/>
          <w:divBdr>
            <w:top w:val="none" w:sz="0" w:space="0" w:color="auto"/>
            <w:left w:val="none" w:sz="0" w:space="0" w:color="auto"/>
            <w:bottom w:val="none" w:sz="0" w:space="0" w:color="auto"/>
            <w:right w:val="none" w:sz="0" w:space="0" w:color="auto"/>
          </w:divBdr>
        </w:div>
        <w:div w:id="925728394">
          <w:marLeft w:val="1166"/>
          <w:marRight w:val="0"/>
          <w:marTop w:val="115"/>
          <w:marBottom w:val="0"/>
          <w:divBdr>
            <w:top w:val="none" w:sz="0" w:space="0" w:color="auto"/>
            <w:left w:val="none" w:sz="0" w:space="0" w:color="auto"/>
            <w:bottom w:val="none" w:sz="0" w:space="0" w:color="auto"/>
            <w:right w:val="none" w:sz="0" w:space="0" w:color="auto"/>
          </w:divBdr>
        </w:div>
        <w:div w:id="1522932909">
          <w:marLeft w:val="1800"/>
          <w:marRight w:val="0"/>
          <w:marTop w:val="86"/>
          <w:marBottom w:val="0"/>
          <w:divBdr>
            <w:top w:val="none" w:sz="0" w:space="0" w:color="auto"/>
            <w:left w:val="none" w:sz="0" w:space="0" w:color="auto"/>
            <w:bottom w:val="none" w:sz="0" w:space="0" w:color="auto"/>
            <w:right w:val="none" w:sz="0" w:space="0" w:color="auto"/>
          </w:divBdr>
        </w:div>
        <w:div w:id="1779980393">
          <w:marLeft w:val="1800"/>
          <w:marRight w:val="0"/>
          <w:marTop w:val="86"/>
          <w:marBottom w:val="0"/>
          <w:divBdr>
            <w:top w:val="none" w:sz="0" w:space="0" w:color="auto"/>
            <w:left w:val="none" w:sz="0" w:space="0" w:color="auto"/>
            <w:bottom w:val="none" w:sz="0" w:space="0" w:color="auto"/>
            <w:right w:val="none" w:sz="0" w:space="0" w:color="auto"/>
          </w:divBdr>
        </w:div>
      </w:divsChild>
    </w:div>
    <w:div w:id="1584217337">
      <w:bodyDiv w:val="1"/>
      <w:marLeft w:val="0"/>
      <w:marRight w:val="0"/>
      <w:marTop w:val="0"/>
      <w:marBottom w:val="0"/>
      <w:divBdr>
        <w:top w:val="none" w:sz="0" w:space="0" w:color="auto"/>
        <w:left w:val="none" w:sz="0" w:space="0" w:color="auto"/>
        <w:bottom w:val="none" w:sz="0" w:space="0" w:color="auto"/>
        <w:right w:val="none" w:sz="0" w:space="0" w:color="auto"/>
      </w:divBdr>
      <w:divsChild>
        <w:div w:id="312880227">
          <w:marLeft w:val="1166"/>
          <w:marRight w:val="0"/>
          <w:marTop w:val="134"/>
          <w:marBottom w:val="0"/>
          <w:divBdr>
            <w:top w:val="none" w:sz="0" w:space="0" w:color="auto"/>
            <w:left w:val="none" w:sz="0" w:space="0" w:color="auto"/>
            <w:bottom w:val="none" w:sz="0" w:space="0" w:color="auto"/>
            <w:right w:val="none" w:sz="0" w:space="0" w:color="auto"/>
          </w:divBdr>
        </w:div>
        <w:div w:id="569077890">
          <w:marLeft w:val="547"/>
          <w:marRight w:val="0"/>
          <w:marTop w:val="154"/>
          <w:marBottom w:val="0"/>
          <w:divBdr>
            <w:top w:val="none" w:sz="0" w:space="0" w:color="auto"/>
            <w:left w:val="none" w:sz="0" w:space="0" w:color="auto"/>
            <w:bottom w:val="none" w:sz="0" w:space="0" w:color="auto"/>
            <w:right w:val="none" w:sz="0" w:space="0" w:color="auto"/>
          </w:divBdr>
        </w:div>
      </w:divsChild>
    </w:div>
    <w:div w:id="1584291609">
      <w:bodyDiv w:val="1"/>
      <w:marLeft w:val="0"/>
      <w:marRight w:val="0"/>
      <w:marTop w:val="0"/>
      <w:marBottom w:val="0"/>
      <w:divBdr>
        <w:top w:val="none" w:sz="0" w:space="0" w:color="auto"/>
        <w:left w:val="none" w:sz="0" w:space="0" w:color="auto"/>
        <w:bottom w:val="none" w:sz="0" w:space="0" w:color="auto"/>
        <w:right w:val="none" w:sz="0" w:space="0" w:color="auto"/>
      </w:divBdr>
    </w:div>
    <w:div w:id="1585722213">
      <w:bodyDiv w:val="1"/>
      <w:marLeft w:val="0"/>
      <w:marRight w:val="0"/>
      <w:marTop w:val="0"/>
      <w:marBottom w:val="0"/>
      <w:divBdr>
        <w:top w:val="none" w:sz="0" w:space="0" w:color="auto"/>
        <w:left w:val="none" w:sz="0" w:space="0" w:color="auto"/>
        <w:bottom w:val="none" w:sz="0" w:space="0" w:color="auto"/>
        <w:right w:val="none" w:sz="0" w:space="0" w:color="auto"/>
      </w:divBdr>
    </w:div>
    <w:div w:id="1585723025">
      <w:bodyDiv w:val="1"/>
      <w:marLeft w:val="0"/>
      <w:marRight w:val="0"/>
      <w:marTop w:val="0"/>
      <w:marBottom w:val="0"/>
      <w:divBdr>
        <w:top w:val="none" w:sz="0" w:space="0" w:color="auto"/>
        <w:left w:val="none" w:sz="0" w:space="0" w:color="auto"/>
        <w:bottom w:val="none" w:sz="0" w:space="0" w:color="auto"/>
        <w:right w:val="none" w:sz="0" w:space="0" w:color="auto"/>
      </w:divBdr>
    </w:div>
    <w:div w:id="1586568614">
      <w:bodyDiv w:val="1"/>
      <w:marLeft w:val="0"/>
      <w:marRight w:val="0"/>
      <w:marTop w:val="0"/>
      <w:marBottom w:val="0"/>
      <w:divBdr>
        <w:top w:val="none" w:sz="0" w:space="0" w:color="auto"/>
        <w:left w:val="none" w:sz="0" w:space="0" w:color="auto"/>
        <w:bottom w:val="none" w:sz="0" w:space="0" w:color="auto"/>
        <w:right w:val="none" w:sz="0" w:space="0" w:color="auto"/>
      </w:divBdr>
    </w:div>
    <w:div w:id="1586842630">
      <w:bodyDiv w:val="1"/>
      <w:marLeft w:val="0"/>
      <w:marRight w:val="0"/>
      <w:marTop w:val="0"/>
      <w:marBottom w:val="0"/>
      <w:divBdr>
        <w:top w:val="none" w:sz="0" w:space="0" w:color="auto"/>
        <w:left w:val="none" w:sz="0" w:space="0" w:color="auto"/>
        <w:bottom w:val="none" w:sz="0" w:space="0" w:color="auto"/>
        <w:right w:val="none" w:sz="0" w:space="0" w:color="auto"/>
      </w:divBdr>
    </w:div>
    <w:div w:id="1588609026">
      <w:bodyDiv w:val="1"/>
      <w:marLeft w:val="0"/>
      <w:marRight w:val="0"/>
      <w:marTop w:val="0"/>
      <w:marBottom w:val="0"/>
      <w:divBdr>
        <w:top w:val="none" w:sz="0" w:space="0" w:color="auto"/>
        <w:left w:val="none" w:sz="0" w:space="0" w:color="auto"/>
        <w:bottom w:val="none" w:sz="0" w:space="0" w:color="auto"/>
        <w:right w:val="none" w:sz="0" w:space="0" w:color="auto"/>
      </w:divBdr>
    </w:div>
    <w:div w:id="1590507585">
      <w:bodyDiv w:val="1"/>
      <w:marLeft w:val="0"/>
      <w:marRight w:val="0"/>
      <w:marTop w:val="0"/>
      <w:marBottom w:val="0"/>
      <w:divBdr>
        <w:top w:val="none" w:sz="0" w:space="0" w:color="auto"/>
        <w:left w:val="none" w:sz="0" w:space="0" w:color="auto"/>
        <w:bottom w:val="none" w:sz="0" w:space="0" w:color="auto"/>
        <w:right w:val="none" w:sz="0" w:space="0" w:color="auto"/>
      </w:divBdr>
    </w:div>
    <w:div w:id="1590849078">
      <w:bodyDiv w:val="1"/>
      <w:marLeft w:val="0"/>
      <w:marRight w:val="0"/>
      <w:marTop w:val="0"/>
      <w:marBottom w:val="0"/>
      <w:divBdr>
        <w:top w:val="none" w:sz="0" w:space="0" w:color="auto"/>
        <w:left w:val="none" w:sz="0" w:space="0" w:color="auto"/>
        <w:bottom w:val="none" w:sz="0" w:space="0" w:color="auto"/>
        <w:right w:val="none" w:sz="0" w:space="0" w:color="auto"/>
      </w:divBdr>
    </w:div>
    <w:div w:id="1591309705">
      <w:bodyDiv w:val="1"/>
      <w:marLeft w:val="0"/>
      <w:marRight w:val="0"/>
      <w:marTop w:val="0"/>
      <w:marBottom w:val="0"/>
      <w:divBdr>
        <w:top w:val="none" w:sz="0" w:space="0" w:color="auto"/>
        <w:left w:val="none" w:sz="0" w:space="0" w:color="auto"/>
        <w:bottom w:val="none" w:sz="0" w:space="0" w:color="auto"/>
        <w:right w:val="none" w:sz="0" w:space="0" w:color="auto"/>
      </w:divBdr>
      <w:divsChild>
        <w:div w:id="828445483">
          <w:marLeft w:val="360"/>
          <w:marRight w:val="0"/>
          <w:marTop w:val="200"/>
          <w:marBottom w:val="0"/>
          <w:divBdr>
            <w:top w:val="none" w:sz="0" w:space="0" w:color="auto"/>
            <w:left w:val="none" w:sz="0" w:space="0" w:color="auto"/>
            <w:bottom w:val="none" w:sz="0" w:space="0" w:color="auto"/>
            <w:right w:val="none" w:sz="0" w:space="0" w:color="auto"/>
          </w:divBdr>
        </w:div>
      </w:divsChild>
    </w:div>
    <w:div w:id="1591355711">
      <w:bodyDiv w:val="1"/>
      <w:marLeft w:val="0"/>
      <w:marRight w:val="0"/>
      <w:marTop w:val="0"/>
      <w:marBottom w:val="0"/>
      <w:divBdr>
        <w:top w:val="none" w:sz="0" w:space="0" w:color="auto"/>
        <w:left w:val="none" w:sz="0" w:space="0" w:color="auto"/>
        <w:bottom w:val="none" w:sz="0" w:space="0" w:color="auto"/>
        <w:right w:val="none" w:sz="0" w:space="0" w:color="auto"/>
      </w:divBdr>
      <w:divsChild>
        <w:div w:id="449278102">
          <w:marLeft w:val="1800"/>
          <w:marRight w:val="0"/>
          <w:marTop w:val="86"/>
          <w:marBottom w:val="0"/>
          <w:divBdr>
            <w:top w:val="none" w:sz="0" w:space="0" w:color="auto"/>
            <w:left w:val="none" w:sz="0" w:space="0" w:color="auto"/>
            <w:bottom w:val="none" w:sz="0" w:space="0" w:color="auto"/>
            <w:right w:val="none" w:sz="0" w:space="0" w:color="auto"/>
          </w:divBdr>
        </w:div>
        <w:div w:id="585579119">
          <w:marLeft w:val="1800"/>
          <w:marRight w:val="0"/>
          <w:marTop w:val="86"/>
          <w:marBottom w:val="0"/>
          <w:divBdr>
            <w:top w:val="none" w:sz="0" w:space="0" w:color="auto"/>
            <w:left w:val="none" w:sz="0" w:space="0" w:color="auto"/>
            <w:bottom w:val="none" w:sz="0" w:space="0" w:color="auto"/>
            <w:right w:val="none" w:sz="0" w:space="0" w:color="auto"/>
          </w:divBdr>
        </w:div>
        <w:div w:id="694428854">
          <w:marLeft w:val="1800"/>
          <w:marRight w:val="0"/>
          <w:marTop w:val="86"/>
          <w:marBottom w:val="0"/>
          <w:divBdr>
            <w:top w:val="none" w:sz="0" w:space="0" w:color="auto"/>
            <w:left w:val="none" w:sz="0" w:space="0" w:color="auto"/>
            <w:bottom w:val="none" w:sz="0" w:space="0" w:color="auto"/>
            <w:right w:val="none" w:sz="0" w:space="0" w:color="auto"/>
          </w:divBdr>
        </w:div>
        <w:div w:id="724718789">
          <w:marLeft w:val="547"/>
          <w:marRight w:val="0"/>
          <w:marTop w:val="106"/>
          <w:marBottom w:val="0"/>
          <w:divBdr>
            <w:top w:val="none" w:sz="0" w:space="0" w:color="auto"/>
            <w:left w:val="none" w:sz="0" w:space="0" w:color="auto"/>
            <w:bottom w:val="none" w:sz="0" w:space="0" w:color="auto"/>
            <w:right w:val="none" w:sz="0" w:space="0" w:color="auto"/>
          </w:divBdr>
        </w:div>
        <w:div w:id="786240939">
          <w:marLeft w:val="1166"/>
          <w:marRight w:val="0"/>
          <w:marTop w:val="106"/>
          <w:marBottom w:val="0"/>
          <w:divBdr>
            <w:top w:val="none" w:sz="0" w:space="0" w:color="auto"/>
            <w:left w:val="none" w:sz="0" w:space="0" w:color="auto"/>
            <w:bottom w:val="none" w:sz="0" w:space="0" w:color="auto"/>
            <w:right w:val="none" w:sz="0" w:space="0" w:color="auto"/>
          </w:divBdr>
        </w:div>
        <w:div w:id="864486627">
          <w:marLeft w:val="1800"/>
          <w:marRight w:val="0"/>
          <w:marTop w:val="86"/>
          <w:marBottom w:val="0"/>
          <w:divBdr>
            <w:top w:val="none" w:sz="0" w:space="0" w:color="auto"/>
            <w:left w:val="none" w:sz="0" w:space="0" w:color="auto"/>
            <w:bottom w:val="none" w:sz="0" w:space="0" w:color="auto"/>
            <w:right w:val="none" w:sz="0" w:space="0" w:color="auto"/>
          </w:divBdr>
        </w:div>
        <w:div w:id="880359475">
          <w:marLeft w:val="1800"/>
          <w:marRight w:val="0"/>
          <w:marTop w:val="86"/>
          <w:marBottom w:val="0"/>
          <w:divBdr>
            <w:top w:val="none" w:sz="0" w:space="0" w:color="auto"/>
            <w:left w:val="none" w:sz="0" w:space="0" w:color="auto"/>
            <w:bottom w:val="none" w:sz="0" w:space="0" w:color="auto"/>
            <w:right w:val="none" w:sz="0" w:space="0" w:color="auto"/>
          </w:divBdr>
        </w:div>
        <w:div w:id="1356076602">
          <w:marLeft w:val="1166"/>
          <w:marRight w:val="0"/>
          <w:marTop w:val="106"/>
          <w:marBottom w:val="0"/>
          <w:divBdr>
            <w:top w:val="none" w:sz="0" w:space="0" w:color="auto"/>
            <w:left w:val="none" w:sz="0" w:space="0" w:color="auto"/>
            <w:bottom w:val="none" w:sz="0" w:space="0" w:color="auto"/>
            <w:right w:val="none" w:sz="0" w:space="0" w:color="auto"/>
          </w:divBdr>
        </w:div>
        <w:div w:id="1600792765">
          <w:marLeft w:val="1166"/>
          <w:marRight w:val="0"/>
          <w:marTop w:val="106"/>
          <w:marBottom w:val="0"/>
          <w:divBdr>
            <w:top w:val="none" w:sz="0" w:space="0" w:color="auto"/>
            <w:left w:val="none" w:sz="0" w:space="0" w:color="auto"/>
            <w:bottom w:val="none" w:sz="0" w:space="0" w:color="auto"/>
            <w:right w:val="none" w:sz="0" w:space="0" w:color="auto"/>
          </w:divBdr>
        </w:div>
        <w:div w:id="1861048417">
          <w:marLeft w:val="1800"/>
          <w:marRight w:val="0"/>
          <w:marTop w:val="86"/>
          <w:marBottom w:val="0"/>
          <w:divBdr>
            <w:top w:val="none" w:sz="0" w:space="0" w:color="auto"/>
            <w:left w:val="none" w:sz="0" w:space="0" w:color="auto"/>
            <w:bottom w:val="none" w:sz="0" w:space="0" w:color="auto"/>
            <w:right w:val="none" w:sz="0" w:space="0" w:color="auto"/>
          </w:divBdr>
        </w:div>
      </w:divsChild>
    </w:div>
    <w:div w:id="1591356359">
      <w:bodyDiv w:val="1"/>
      <w:marLeft w:val="0"/>
      <w:marRight w:val="0"/>
      <w:marTop w:val="0"/>
      <w:marBottom w:val="0"/>
      <w:divBdr>
        <w:top w:val="none" w:sz="0" w:space="0" w:color="auto"/>
        <w:left w:val="none" w:sz="0" w:space="0" w:color="auto"/>
        <w:bottom w:val="none" w:sz="0" w:space="0" w:color="auto"/>
        <w:right w:val="none" w:sz="0" w:space="0" w:color="auto"/>
      </w:divBdr>
    </w:div>
    <w:div w:id="1593008592">
      <w:bodyDiv w:val="1"/>
      <w:marLeft w:val="0"/>
      <w:marRight w:val="0"/>
      <w:marTop w:val="0"/>
      <w:marBottom w:val="0"/>
      <w:divBdr>
        <w:top w:val="none" w:sz="0" w:space="0" w:color="auto"/>
        <w:left w:val="none" w:sz="0" w:space="0" w:color="auto"/>
        <w:bottom w:val="none" w:sz="0" w:space="0" w:color="auto"/>
        <w:right w:val="none" w:sz="0" w:space="0" w:color="auto"/>
      </w:divBdr>
    </w:div>
    <w:div w:id="1593316715">
      <w:bodyDiv w:val="1"/>
      <w:marLeft w:val="0"/>
      <w:marRight w:val="0"/>
      <w:marTop w:val="0"/>
      <w:marBottom w:val="0"/>
      <w:divBdr>
        <w:top w:val="none" w:sz="0" w:space="0" w:color="auto"/>
        <w:left w:val="none" w:sz="0" w:space="0" w:color="auto"/>
        <w:bottom w:val="none" w:sz="0" w:space="0" w:color="auto"/>
        <w:right w:val="none" w:sz="0" w:space="0" w:color="auto"/>
      </w:divBdr>
    </w:div>
    <w:div w:id="1593508881">
      <w:bodyDiv w:val="1"/>
      <w:marLeft w:val="0"/>
      <w:marRight w:val="0"/>
      <w:marTop w:val="0"/>
      <w:marBottom w:val="0"/>
      <w:divBdr>
        <w:top w:val="none" w:sz="0" w:space="0" w:color="auto"/>
        <w:left w:val="none" w:sz="0" w:space="0" w:color="auto"/>
        <w:bottom w:val="none" w:sz="0" w:space="0" w:color="auto"/>
        <w:right w:val="none" w:sz="0" w:space="0" w:color="auto"/>
      </w:divBdr>
    </w:div>
    <w:div w:id="1594975746">
      <w:bodyDiv w:val="1"/>
      <w:marLeft w:val="0"/>
      <w:marRight w:val="0"/>
      <w:marTop w:val="0"/>
      <w:marBottom w:val="0"/>
      <w:divBdr>
        <w:top w:val="none" w:sz="0" w:space="0" w:color="auto"/>
        <w:left w:val="none" w:sz="0" w:space="0" w:color="auto"/>
        <w:bottom w:val="none" w:sz="0" w:space="0" w:color="auto"/>
        <w:right w:val="none" w:sz="0" w:space="0" w:color="auto"/>
      </w:divBdr>
      <w:divsChild>
        <w:div w:id="35469371">
          <w:marLeft w:val="547"/>
          <w:marRight w:val="0"/>
          <w:marTop w:val="115"/>
          <w:marBottom w:val="0"/>
          <w:divBdr>
            <w:top w:val="none" w:sz="0" w:space="0" w:color="auto"/>
            <w:left w:val="none" w:sz="0" w:space="0" w:color="auto"/>
            <w:bottom w:val="none" w:sz="0" w:space="0" w:color="auto"/>
            <w:right w:val="none" w:sz="0" w:space="0" w:color="auto"/>
          </w:divBdr>
        </w:div>
        <w:div w:id="357394279">
          <w:marLeft w:val="1166"/>
          <w:marRight w:val="0"/>
          <w:marTop w:val="96"/>
          <w:marBottom w:val="0"/>
          <w:divBdr>
            <w:top w:val="none" w:sz="0" w:space="0" w:color="auto"/>
            <w:left w:val="none" w:sz="0" w:space="0" w:color="auto"/>
            <w:bottom w:val="none" w:sz="0" w:space="0" w:color="auto"/>
            <w:right w:val="none" w:sz="0" w:space="0" w:color="auto"/>
          </w:divBdr>
        </w:div>
        <w:div w:id="859783622">
          <w:marLeft w:val="547"/>
          <w:marRight w:val="0"/>
          <w:marTop w:val="115"/>
          <w:marBottom w:val="0"/>
          <w:divBdr>
            <w:top w:val="none" w:sz="0" w:space="0" w:color="auto"/>
            <w:left w:val="none" w:sz="0" w:space="0" w:color="auto"/>
            <w:bottom w:val="none" w:sz="0" w:space="0" w:color="auto"/>
            <w:right w:val="none" w:sz="0" w:space="0" w:color="auto"/>
          </w:divBdr>
        </w:div>
        <w:div w:id="1119379894">
          <w:marLeft w:val="1166"/>
          <w:marRight w:val="0"/>
          <w:marTop w:val="96"/>
          <w:marBottom w:val="0"/>
          <w:divBdr>
            <w:top w:val="none" w:sz="0" w:space="0" w:color="auto"/>
            <w:left w:val="none" w:sz="0" w:space="0" w:color="auto"/>
            <w:bottom w:val="none" w:sz="0" w:space="0" w:color="auto"/>
            <w:right w:val="none" w:sz="0" w:space="0" w:color="auto"/>
          </w:divBdr>
        </w:div>
        <w:div w:id="1129520279">
          <w:marLeft w:val="1166"/>
          <w:marRight w:val="0"/>
          <w:marTop w:val="96"/>
          <w:marBottom w:val="0"/>
          <w:divBdr>
            <w:top w:val="none" w:sz="0" w:space="0" w:color="auto"/>
            <w:left w:val="none" w:sz="0" w:space="0" w:color="auto"/>
            <w:bottom w:val="none" w:sz="0" w:space="0" w:color="auto"/>
            <w:right w:val="none" w:sz="0" w:space="0" w:color="auto"/>
          </w:divBdr>
        </w:div>
        <w:div w:id="1291669897">
          <w:marLeft w:val="547"/>
          <w:marRight w:val="0"/>
          <w:marTop w:val="115"/>
          <w:marBottom w:val="0"/>
          <w:divBdr>
            <w:top w:val="none" w:sz="0" w:space="0" w:color="auto"/>
            <w:left w:val="none" w:sz="0" w:space="0" w:color="auto"/>
            <w:bottom w:val="none" w:sz="0" w:space="0" w:color="auto"/>
            <w:right w:val="none" w:sz="0" w:space="0" w:color="auto"/>
          </w:divBdr>
        </w:div>
        <w:div w:id="1809276085">
          <w:marLeft w:val="1166"/>
          <w:marRight w:val="0"/>
          <w:marTop w:val="96"/>
          <w:marBottom w:val="0"/>
          <w:divBdr>
            <w:top w:val="none" w:sz="0" w:space="0" w:color="auto"/>
            <w:left w:val="none" w:sz="0" w:space="0" w:color="auto"/>
            <w:bottom w:val="none" w:sz="0" w:space="0" w:color="auto"/>
            <w:right w:val="none" w:sz="0" w:space="0" w:color="auto"/>
          </w:divBdr>
        </w:div>
      </w:divsChild>
    </w:div>
    <w:div w:id="1596549516">
      <w:bodyDiv w:val="1"/>
      <w:marLeft w:val="0"/>
      <w:marRight w:val="0"/>
      <w:marTop w:val="0"/>
      <w:marBottom w:val="0"/>
      <w:divBdr>
        <w:top w:val="none" w:sz="0" w:space="0" w:color="auto"/>
        <w:left w:val="none" w:sz="0" w:space="0" w:color="auto"/>
        <w:bottom w:val="none" w:sz="0" w:space="0" w:color="auto"/>
        <w:right w:val="none" w:sz="0" w:space="0" w:color="auto"/>
      </w:divBdr>
    </w:div>
    <w:div w:id="1596672585">
      <w:bodyDiv w:val="1"/>
      <w:marLeft w:val="0"/>
      <w:marRight w:val="0"/>
      <w:marTop w:val="0"/>
      <w:marBottom w:val="0"/>
      <w:divBdr>
        <w:top w:val="none" w:sz="0" w:space="0" w:color="auto"/>
        <w:left w:val="none" w:sz="0" w:space="0" w:color="auto"/>
        <w:bottom w:val="none" w:sz="0" w:space="0" w:color="auto"/>
        <w:right w:val="none" w:sz="0" w:space="0" w:color="auto"/>
      </w:divBdr>
    </w:div>
    <w:div w:id="1596936421">
      <w:bodyDiv w:val="1"/>
      <w:marLeft w:val="0"/>
      <w:marRight w:val="0"/>
      <w:marTop w:val="0"/>
      <w:marBottom w:val="0"/>
      <w:divBdr>
        <w:top w:val="none" w:sz="0" w:space="0" w:color="auto"/>
        <w:left w:val="none" w:sz="0" w:space="0" w:color="auto"/>
        <w:bottom w:val="none" w:sz="0" w:space="0" w:color="auto"/>
        <w:right w:val="none" w:sz="0" w:space="0" w:color="auto"/>
      </w:divBdr>
    </w:div>
    <w:div w:id="1598058378">
      <w:bodyDiv w:val="1"/>
      <w:marLeft w:val="0"/>
      <w:marRight w:val="0"/>
      <w:marTop w:val="0"/>
      <w:marBottom w:val="0"/>
      <w:divBdr>
        <w:top w:val="none" w:sz="0" w:space="0" w:color="auto"/>
        <w:left w:val="none" w:sz="0" w:space="0" w:color="auto"/>
        <w:bottom w:val="none" w:sz="0" w:space="0" w:color="auto"/>
        <w:right w:val="none" w:sz="0" w:space="0" w:color="auto"/>
      </w:divBdr>
    </w:div>
    <w:div w:id="1598295249">
      <w:bodyDiv w:val="1"/>
      <w:marLeft w:val="0"/>
      <w:marRight w:val="0"/>
      <w:marTop w:val="0"/>
      <w:marBottom w:val="0"/>
      <w:divBdr>
        <w:top w:val="none" w:sz="0" w:space="0" w:color="auto"/>
        <w:left w:val="none" w:sz="0" w:space="0" w:color="auto"/>
        <w:bottom w:val="none" w:sz="0" w:space="0" w:color="auto"/>
        <w:right w:val="none" w:sz="0" w:space="0" w:color="auto"/>
      </w:divBdr>
    </w:div>
    <w:div w:id="1598520681">
      <w:bodyDiv w:val="1"/>
      <w:marLeft w:val="0"/>
      <w:marRight w:val="0"/>
      <w:marTop w:val="0"/>
      <w:marBottom w:val="0"/>
      <w:divBdr>
        <w:top w:val="none" w:sz="0" w:space="0" w:color="auto"/>
        <w:left w:val="none" w:sz="0" w:space="0" w:color="auto"/>
        <w:bottom w:val="none" w:sz="0" w:space="0" w:color="auto"/>
        <w:right w:val="none" w:sz="0" w:space="0" w:color="auto"/>
      </w:divBdr>
    </w:div>
    <w:div w:id="1599100888">
      <w:bodyDiv w:val="1"/>
      <w:marLeft w:val="0"/>
      <w:marRight w:val="0"/>
      <w:marTop w:val="0"/>
      <w:marBottom w:val="0"/>
      <w:divBdr>
        <w:top w:val="none" w:sz="0" w:space="0" w:color="auto"/>
        <w:left w:val="none" w:sz="0" w:space="0" w:color="auto"/>
        <w:bottom w:val="none" w:sz="0" w:space="0" w:color="auto"/>
        <w:right w:val="none" w:sz="0" w:space="0" w:color="auto"/>
      </w:divBdr>
    </w:div>
    <w:div w:id="1599866888">
      <w:bodyDiv w:val="1"/>
      <w:marLeft w:val="0"/>
      <w:marRight w:val="0"/>
      <w:marTop w:val="0"/>
      <w:marBottom w:val="0"/>
      <w:divBdr>
        <w:top w:val="none" w:sz="0" w:space="0" w:color="auto"/>
        <w:left w:val="none" w:sz="0" w:space="0" w:color="auto"/>
        <w:bottom w:val="none" w:sz="0" w:space="0" w:color="auto"/>
        <w:right w:val="none" w:sz="0" w:space="0" w:color="auto"/>
      </w:divBdr>
      <w:divsChild>
        <w:div w:id="313678139">
          <w:marLeft w:val="547"/>
          <w:marRight w:val="0"/>
          <w:marTop w:val="134"/>
          <w:marBottom w:val="0"/>
          <w:divBdr>
            <w:top w:val="none" w:sz="0" w:space="0" w:color="auto"/>
            <w:left w:val="none" w:sz="0" w:space="0" w:color="auto"/>
            <w:bottom w:val="none" w:sz="0" w:space="0" w:color="auto"/>
            <w:right w:val="none" w:sz="0" w:space="0" w:color="auto"/>
          </w:divBdr>
        </w:div>
        <w:div w:id="353767163">
          <w:marLeft w:val="547"/>
          <w:marRight w:val="0"/>
          <w:marTop w:val="134"/>
          <w:marBottom w:val="0"/>
          <w:divBdr>
            <w:top w:val="none" w:sz="0" w:space="0" w:color="auto"/>
            <w:left w:val="none" w:sz="0" w:space="0" w:color="auto"/>
            <w:bottom w:val="none" w:sz="0" w:space="0" w:color="auto"/>
            <w:right w:val="none" w:sz="0" w:space="0" w:color="auto"/>
          </w:divBdr>
        </w:div>
        <w:div w:id="2103837047">
          <w:marLeft w:val="1166"/>
          <w:marRight w:val="0"/>
          <w:marTop w:val="115"/>
          <w:marBottom w:val="0"/>
          <w:divBdr>
            <w:top w:val="none" w:sz="0" w:space="0" w:color="auto"/>
            <w:left w:val="none" w:sz="0" w:space="0" w:color="auto"/>
            <w:bottom w:val="none" w:sz="0" w:space="0" w:color="auto"/>
            <w:right w:val="none" w:sz="0" w:space="0" w:color="auto"/>
          </w:divBdr>
        </w:div>
      </w:divsChild>
    </w:div>
    <w:div w:id="1599950563">
      <w:bodyDiv w:val="1"/>
      <w:marLeft w:val="0"/>
      <w:marRight w:val="0"/>
      <w:marTop w:val="0"/>
      <w:marBottom w:val="0"/>
      <w:divBdr>
        <w:top w:val="none" w:sz="0" w:space="0" w:color="auto"/>
        <w:left w:val="none" w:sz="0" w:space="0" w:color="auto"/>
        <w:bottom w:val="none" w:sz="0" w:space="0" w:color="auto"/>
        <w:right w:val="none" w:sz="0" w:space="0" w:color="auto"/>
      </w:divBdr>
    </w:div>
    <w:div w:id="1600331561">
      <w:bodyDiv w:val="1"/>
      <w:marLeft w:val="0"/>
      <w:marRight w:val="0"/>
      <w:marTop w:val="0"/>
      <w:marBottom w:val="0"/>
      <w:divBdr>
        <w:top w:val="none" w:sz="0" w:space="0" w:color="auto"/>
        <w:left w:val="none" w:sz="0" w:space="0" w:color="auto"/>
        <w:bottom w:val="none" w:sz="0" w:space="0" w:color="auto"/>
        <w:right w:val="none" w:sz="0" w:space="0" w:color="auto"/>
      </w:divBdr>
    </w:div>
    <w:div w:id="1600480342">
      <w:bodyDiv w:val="1"/>
      <w:marLeft w:val="0"/>
      <w:marRight w:val="0"/>
      <w:marTop w:val="0"/>
      <w:marBottom w:val="0"/>
      <w:divBdr>
        <w:top w:val="none" w:sz="0" w:space="0" w:color="auto"/>
        <w:left w:val="none" w:sz="0" w:space="0" w:color="auto"/>
        <w:bottom w:val="none" w:sz="0" w:space="0" w:color="auto"/>
        <w:right w:val="none" w:sz="0" w:space="0" w:color="auto"/>
      </w:divBdr>
    </w:div>
    <w:div w:id="1600942871">
      <w:bodyDiv w:val="1"/>
      <w:marLeft w:val="0"/>
      <w:marRight w:val="0"/>
      <w:marTop w:val="0"/>
      <w:marBottom w:val="0"/>
      <w:divBdr>
        <w:top w:val="none" w:sz="0" w:space="0" w:color="auto"/>
        <w:left w:val="none" w:sz="0" w:space="0" w:color="auto"/>
        <w:bottom w:val="none" w:sz="0" w:space="0" w:color="auto"/>
        <w:right w:val="none" w:sz="0" w:space="0" w:color="auto"/>
      </w:divBdr>
    </w:div>
    <w:div w:id="1601258005">
      <w:bodyDiv w:val="1"/>
      <w:marLeft w:val="0"/>
      <w:marRight w:val="0"/>
      <w:marTop w:val="0"/>
      <w:marBottom w:val="0"/>
      <w:divBdr>
        <w:top w:val="none" w:sz="0" w:space="0" w:color="auto"/>
        <w:left w:val="none" w:sz="0" w:space="0" w:color="auto"/>
        <w:bottom w:val="none" w:sz="0" w:space="0" w:color="auto"/>
        <w:right w:val="none" w:sz="0" w:space="0" w:color="auto"/>
      </w:divBdr>
    </w:div>
    <w:div w:id="1601640270">
      <w:bodyDiv w:val="1"/>
      <w:marLeft w:val="0"/>
      <w:marRight w:val="0"/>
      <w:marTop w:val="0"/>
      <w:marBottom w:val="0"/>
      <w:divBdr>
        <w:top w:val="none" w:sz="0" w:space="0" w:color="auto"/>
        <w:left w:val="none" w:sz="0" w:space="0" w:color="auto"/>
        <w:bottom w:val="none" w:sz="0" w:space="0" w:color="auto"/>
        <w:right w:val="none" w:sz="0" w:space="0" w:color="auto"/>
      </w:divBdr>
      <w:divsChild>
        <w:div w:id="16928060">
          <w:marLeft w:val="1267"/>
          <w:marRight w:val="0"/>
          <w:marTop w:val="77"/>
          <w:marBottom w:val="0"/>
          <w:divBdr>
            <w:top w:val="none" w:sz="0" w:space="0" w:color="auto"/>
            <w:left w:val="none" w:sz="0" w:space="0" w:color="auto"/>
            <w:bottom w:val="none" w:sz="0" w:space="0" w:color="auto"/>
            <w:right w:val="none" w:sz="0" w:space="0" w:color="auto"/>
          </w:divBdr>
        </w:div>
        <w:div w:id="146174327">
          <w:marLeft w:val="1267"/>
          <w:marRight w:val="0"/>
          <w:marTop w:val="77"/>
          <w:marBottom w:val="0"/>
          <w:divBdr>
            <w:top w:val="none" w:sz="0" w:space="0" w:color="auto"/>
            <w:left w:val="none" w:sz="0" w:space="0" w:color="auto"/>
            <w:bottom w:val="none" w:sz="0" w:space="0" w:color="auto"/>
            <w:right w:val="none" w:sz="0" w:space="0" w:color="auto"/>
          </w:divBdr>
        </w:div>
        <w:div w:id="466239621">
          <w:marLeft w:val="1267"/>
          <w:marRight w:val="0"/>
          <w:marTop w:val="77"/>
          <w:marBottom w:val="0"/>
          <w:divBdr>
            <w:top w:val="none" w:sz="0" w:space="0" w:color="auto"/>
            <w:left w:val="none" w:sz="0" w:space="0" w:color="auto"/>
            <w:bottom w:val="none" w:sz="0" w:space="0" w:color="auto"/>
            <w:right w:val="none" w:sz="0" w:space="0" w:color="auto"/>
          </w:divBdr>
        </w:div>
        <w:div w:id="471675299">
          <w:marLeft w:val="1267"/>
          <w:marRight w:val="0"/>
          <w:marTop w:val="77"/>
          <w:marBottom w:val="0"/>
          <w:divBdr>
            <w:top w:val="none" w:sz="0" w:space="0" w:color="auto"/>
            <w:left w:val="none" w:sz="0" w:space="0" w:color="auto"/>
            <w:bottom w:val="none" w:sz="0" w:space="0" w:color="auto"/>
            <w:right w:val="none" w:sz="0" w:space="0" w:color="auto"/>
          </w:divBdr>
        </w:div>
        <w:div w:id="593826686">
          <w:marLeft w:val="1267"/>
          <w:marRight w:val="0"/>
          <w:marTop w:val="77"/>
          <w:marBottom w:val="0"/>
          <w:divBdr>
            <w:top w:val="none" w:sz="0" w:space="0" w:color="auto"/>
            <w:left w:val="none" w:sz="0" w:space="0" w:color="auto"/>
            <w:bottom w:val="none" w:sz="0" w:space="0" w:color="auto"/>
            <w:right w:val="none" w:sz="0" w:space="0" w:color="auto"/>
          </w:divBdr>
        </w:div>
        <w:div w:id="754209200">
          <w:marLeft w:val="850"/>
          <w:marRight w:val="0"/>
          <w:marTop w:val="77"/>
          <w:marBottom w:val="0"/>
          <w:divBdr>
            <w:top w:val="none" w:sz="0" w:space="0" w:color="auto"/>
            <w:left w:val="none" w:sz="0" w:space="0" w:color="auto"/>
            <w:bottom w:val="none" w:sz="0" w:space="0" w:color="auto"/>
            <w:right w:val="none" w:sz="0" w:space="0" w:color="auto"/>
          </w:divBdr>
        </w:div>
        <w:div w:id="1020468613">
          <w:marLeft w:val="1267"/>
          <w:marRight w:val="0"/>
          <w:marTop w:val="77"/>
          <w:marBottom w:val="0"/>
          <w:divBdr>
            <w:top w:val="none" w:sz="0" w:space="0" w:color="auto"/>
            <w:left w:val="none" w:sz="0" w:space="0" w:color="auto"/>
            <w:bottom w:val="none" w:sz="0" w:space="0" w:color="auto"/>
            <w:right w:val="none" w:sz="0" w:space="0" w:color="auto"/>
          </w:divBdr>
        </w:div>
        <w:div w:id="1037119292">
          <w:marLeft w:val="432"/>
          <w:marRight w:val="0"/>
          <w:marTop w:val="86"/>
          <w:marBottom w:val="0"/>
          <w:divBdr>
            <w:top w:val="none" w:sz="0" w:space="0" w:color="auto"/>
            <w:left w:val="none" w:sz="0" w:space="0" w:color="auto"/>
            <w:bottom w:val="none" w:sz="0" w:space="0" w:color="auto"/>
            <w:right w:val="none" w:sz="0" w:space="0" w:color="auto"/>
          </w:divBdr>
        </w:div>
        <w:div w:id="1155341156">
          <w:marLeft w:val="1267"/>
          <w:marRight w:val="0"/>
          <w:marTop w:val="77"/>
          <w:marBottom w:val="0"/>
          <w:divBdr>
            <w:top w:val="none" w:sz="0" w:space="0" w:color="auto"/>
            <w:left w:val="none" w:sz="0" w:space="0" w:color="auto"/>
            <w:bottom w:val="none" w:sz="0" w:space="0" w:color="auto"/>
            <w:right w:val="none" w:sz="0" w:space="0" w:color="auto"/>
          </w:divBdr>
        </w:div>
        <w:div w:id="1179345296">
          <w:marLeft w:val="1267"/>
          <w:marRight w:val="0"/>
          <w:marTop w:val="77"/>
          <w:marBottom w:val="0"/>
          <w:divBdr>
            <w:top w:val="none" w:sz="0" w:space="0" w:color="auto"/>
            <w:left w:val="none" w:sz="0" w:space="0" w:color="auto"/>
            <w:bottom w:val="none" w:sz="0" w:space="0" w:color="auto"/>
            <w:right w:val="none" w:sz="0" w:space="0" w:color="auto"/>
          </w:divBdr>
        </w:div>
        <w:div w:id="1468471687">
          <w:marLeft w:val="1267"/>
          <w:marRight w:val="0"/>
          <w:marTop w:val="77"/>
          <w:marBottom w:val="0"/>
          <w:divBdr>
            <w:top w:val="none" w:sz="0" w:space="0" w:color="auto"/>
            <w:left w:val="none" w:sz="0" w:space="0" w:color="auto"/>
            <w:bottom w:val="none" w:sz="0" w:space="0" w:color="auto"/>
            <w:right w:val="none" w:sz="0" w:space="0" w:color="auto"/>
          </w:divBdr>
        </w:div>
        <w:div w:id="1886327951">
          <w:marLeft w:val="850"/>
          <w:marRight w:val="0"/>
          <w:marTop w:val="77"/>
          <w:marBottom w:val="0"/>
          <w:divBdr>
            <w:top w:val="none" w:sz="0" w:space="0" w:color="auto"/>
            <w:left w:val="none" w:sz="0" w:space="0" w:color="auto"/>
            <w:bottom w:val="none" w:sz="0" w:space="0" w:color="auto"/>
            <w:right w:val="none" w:sz="0" w:space="0" w:color="auto"/>
          </w:divBdr>
        </w:div>
        <w:div w:id="1909487750">
          <w:marLeft w:val="850"/>
          <w:marRight w:val="0"/>
          <w:marTop w:val="77"/>
          <w:marBottom w:val="0"/>
          <w:divBdr>
            <w:top w:val="none" w:sz="0" w:space="0" w:color="auto"/>
            <w:left w:val="none" w:sz="0" w:space="0" w:color="auto"/>
            <w:bottom w:val="none" w:sz="0" w:space="0" w:color="auto"/>
            <w:right w:val="none" w:sz="0" w:space="0" w:color="auto"/>
          </w:divBdr>
        </w:div>
        <w:div w:id="2019193202">
          <w:marLeft w:val="1267"/>
          <w:marRight w:val="0"/>
          <w:marTop w:val="77"/>
          <w:marBottom w:val="0"/>
          <w:divBdr>
            <w:top w:val="none" w:sz="0" w:space="0" w:color="auto"/>
            <w:left w:val="none" w:sz="0" w:space="0" w:color="auto"/>
            <w:bottom w:val="none" w:sz="0" w:space="0" w:color="auto"/>
            <w:right w:val="none" w:sz="0" w:space="0" w:color="auto"/>
          </w:divBdr>
        </w:div>
      </w:divsChild>
    </w:div>
    <w:div w:id="1601913972">
      <w:bodyDiv w:val="1"/>
      <w:marLeft w:val="0"/>
      <w:marRight w:val="0"/>
      <w:marTop w:val="0"/>
      <w:marBottom w:val="0"/>
      <w:divBdr>
        <w:top w:val="none" w:sz="0" w:space="0" w:color="auto"/>
        <w:left w:val="none" w:sz="0" w:space="0" w:color="auto"/>
        <w:bottom w:val="none" w:sz="0" w:space="0" w:color="auto"/>
        <w:right w:val="none" w:sz="0" w:space="0" w:color="auto"/>
      </w:divBdr>
      <w:divsChild>
        <w:div w:id="244726669">
          <w:marLeft w:val="547"/>
          <w:marRight w:val="0"/>
          <w:marTop w:val="115"/>
          <w:marBottom w:val="0"/>
          <w:divBdr>
            <w:top w:val="none" w:sz="0" w:space="0" w:color="auto"/>
            <w:left w:val="none" w:sz="0" w:space="0" w:color="auto"/>
            <w:bottom w:val="none" w:sz="0" w:space="0" w:color="auto"/>
            <w:right w:val="none" w:sz="0" w:space="0" w:color="auto"/>
          </w:divBdr>
        </w:div>
        <w:div w:id="546375789">
          <w:marLeft w:val="547"/>
          <w:marRight w:val="0"/>
          <w:marTop w:val="115"/>
          <w:marBottom w:val="0"/>
          <w:divBdr>
            <w:top w:val="none" w:sz="0" w:space="0" w:color="auto"/>
            <w:left w:val="none" w:sz="0" w:space="0" w:color="auto"/>
            <w:bottom w:val="none" w:sz="0" w:space="0" w:color="auto"/>
            <w:right w:val="none" w:sz="0" w:space="0" w:color="auto"/>
          </w:divBdr>
        </w:div>
        <w:div w:id="936253293">
          <w:marLeft w:val="547"/>
          <w:marRight w:val="0"/>
          <w:marTop w:val="115"/>
          <w:marBottom w:val="0"/>
          <w:divBdr>
            <w:top w:val="none" w:sz="0" w:space="0" w:color="auto"/>
            <w:left w:val="none" w:sz="0" w:space="0" w:color="auto"/>
            <w:bottom w:val="none" w:sz="0" w:space="0" w:color="auto"/>
            <w:right w:val="none" w:sz="0" w:space="0" w:color="auto"/>
          </w:divBdr>
        </w:div>
        <w:div w:id="1798181388">
          <w:marLeft w:val="547"/>
          <w:marRight w:val="0"/>
          <w:marTop w:val="115"/>
          <w:marBottom w:val="0"/>
          <w:divBdr>
            <w:top w:val="none" w:sz="0" w:space="0" w:color="auto"/>
            <w:left w:val="none" w:sz="0" w:space="0" w:color="auto"/>
            <w:bottom w:val="none" w:sz="0" w:space="0" w:color="auto"/>
            <w:right w:val="none" w:sz="0" w:space="0" w:color="auto"/>
          </w:divBdr>
        </w:div>
      </w:divsChild>
    </w:div>
    <w:div w:id="1602369748">
      <w:bodyDiv w:val="1"/>
      <w:marLeft w:val="0"/>
      <w:marRight w:val="0"/>
      <w:marTop w:val="0"/>
      <w:marBottom w:val="0"/>
      <w:divBdr>
        <w:top w:val="none" w:sz="0" w:space="0" w:color="auto"/>
        <w:left w:val="none" w:sz="0" w:space="0" w:color="auto"/>
        <w:bottom w:val="none" w:sz="0" w:space="0" w:color="auto"/>
        <w:right w:val="none" w:sz="0" w:space="0" w:color="auto"/>
      </w:divBdr>
      <w:divsChild>
        <w:div w:id="180509937">
          <w:marLeft w:val="1166"/>
          <w:marRight w:val="0"/>
          <w:marTop w:val="115"/>
          <w:marBottom w:val="0"/>
          <w:divBdr>
            <w:top w:val="none" w:sz="0" w:space="0" w:color="auto"/>
            <w:left w:val="none" w:sz="0" w:space="0" w:color="auto"/>
            <w:bottom w:val="none" w:sz="0" w:space="0" w:color="auto"/>
            <w:right w:val="none" w:sz="0" w:space="0" w:color="auto"/>
          </w:divBdr>
        </w:div>
        <w:div w:id="786586786">
          <w:marLeft w:val="2520"/>
          <w:marRight w:val="0"/>
          <w:marTop w:val="77"/>
          <w:marBottom w:val="0"/>
          <w:divBdr>
            <w:top w:val="none" w:sz="0" w:space="0" w:color="auto"/>
            <w:left w:val="none" w:sz="0" w:space="0" w:color="auto"/>
            <w:bottom w:val="none" w:sz="0" w:space="0" w:color="auto"/>
            <w:right w:val="none" w:sz="0" w:space="0" w:color="auto"/>
          </w:divBdr>
        </w:div>
        <w:div w:id="853495794">
          <w:marLeft w:val="1800"/>
          <w:marRight w:val="0"/>
          <w:marTop w:val="96"/>
          <w:marBottom w:val="0"/>
          <w:divBdr>
            <w:top w:val="none" w:sz="0" w:space="0" w:color="auto"/>
            <w:left w:val="none" w:sz="0" w:space="0" w:color="auto"/>
            <w:bottom w:val="none" w:sz="0" w:space="0" w:color="auto"/>
            <w:right w:val="none" w:sz="0" w:space="0" w:color="auto"/>
          </w:divBdr>
        </w:div>
        <w:div w:id="966787399">
          <w:marLeft w:val="547"/>
          <w:marRight w:val="0"/>
          <w:marTop w:val="134"/>
          <w:marBottom w:val="0"/>
          <w:divBdr>
            <w:top w:val="none" w:sz="0" w:space="0" w:color="auto"/>
            <w:left w:val="none" w:sz="0" w:space="0" w:color="auto"/>
            <w:bottom w:val="none" w:sz="0" w:space="0" w:color="auto"/>
            <w:right w:val="none" w:sz="0" w:space="0" w:color="auto"/>
          </w:divBdr>
        </w:div>
        <w:div w:id="1217468365">
          <w:marLeft w:val="1800"/>
          <w:marRight w:val="0"/>
          <w:marTop w:val="96"/>
          <w:marBottom w:val="0"/>
          <w:divBdr>
            <w:top w:val="none" w:sz="0" w:space="0" w:color="auto"/>
            <w:left w:val="none" w:sz="0" w:space="0" w:color="auto"/>
            <w:bottom w:val="none" w:sz="0" w:space="0" w:color="auto"/>
            <w:right w:val="none" w:sz="0" w:space="0" w:color="auto"/>
          </w:divBdr>
        </w:div>
        <w:div w:id="1274509071">
          <w:marLeft w:val="1800"/>
          <w:marRight w:val="0"/>
          <w:marTop w:val="96"/>
          <w:marBottom w:val="0"/>
          <w:divBdr>
            <w:top w:val="none" w:sz="0" w:space="0" w:color="auto"/>
            <w:left w:val="none" w:sz="0" w:space="0" w:color="auto"/>
            <w:bottom w:val="none" w:sz="0" w:space="0" w:color="auto"/>
            <w:right w:val="none" w:sz="0" w:space="0" w:color="auto"/>
          </w:divBdr>
        </w:div>
        <w:div w:id="1563099592">
          <w:marLeft w:val="1166"/>
          <w:marRight w:val="0"/>
          <w:marTop w:val="115"/>
          <w:marBottom w:val="0"/>
          <w:divBdr>
            <w:top w:val="none" w:sz="0" w:space="0" w:color="auto"/>
            <w:left w:val="none" w:sz="0" w:space="0" w:color="auto"/>
            <w:bottom w:val="none" w:sz="0" w:space="0" w:color="auto"/>
            <w:right w:val="none" w:sz="0" w:space="0" w:color="auto"/>
          </w:divBdr>
        </w:div>
      </w:divsChild>
    </w:div>
    <w:div w:id="1602879985">
      <w:bodyDiv w:val="1"/>
      <w:marLeft w:val="0"/>
      <w:marRight w:val="0"/>
      <w:marTop w:val="0"/>
      <w:marBottom w:val="0"/>
      <w:divBdr>
        <w:top w:val="none" w:sz="0" w:space="0" w:color="auto"/>
        <w:left w:val="none" w:sz="0" w:space="0" w:color="auto"/>
        <w:bottom w:val="none" w:sz="0" w:space="0" w:color="auto"/>
        <w:right w:val="none" w:sz="0" w:space="0" w:color="auto"/>
      </w:divBdr>
    </w:div>
    <w:div w:id="1603416991">
      <w:bodyDiv w:val="1"/>
      <w:marLeft w:val="0"/>
      <w:marRight w:val="0"/>
      <w:marTop w:val="0"/>
      <w:marBottom w:val="0"/>
      <w:divBdr>
        <w:top w:val="none" w:sz="0" w:space="0" w:color="auto"/>
        <w:left w:val="none" w:sz="0" w:space="0" w:color="auto"/>
        <w:bottom w:val="none" w:sz="0" w:space="0" w:color="auto"/>
        <w:right w:val="none" w:sz="0" w:space="0" w:color="auto"/>
      </w:divBdr>
      <w:divsChild>
        <w:div w:id="551309064">
          <w:marLeft w:val="547"/>
          <w:marRight w:val="0"/>
          <w:marTop w:val="154"/>
          <w:marBottom w:val="0"/>
          <w:divBdr>
            <w:top w:val="none" w:sz="0" w:space="0" w:color="auto"/>
            <w:left w:val="none" w:sz="0" w:space="0" w:color="auto"/>
            <w:bottom w:val="none" w:sz="0" w:space="0" w:color="auto"/>
            <w:right w:val="none" w:sz="0" w:space="0" w:color="auto"/>
          </w:divBdr>
        </w:div>
        <w:div w:id="1890532492">
          <w:marLeft w:val="1166"/>
          <w:marRight w:val="0"/>
          <w:marTop w:val="134"/>
          <w:marBottom w:val="0"/>
          <w:divBdr>
            <w:top w:val="none" w:sz="0" w:space="0" w:color="auto"/>
            <w:left w:val="none" w:sz="0" w:space="0" w:color="auto"/>
            <w:bottom w:val="none" w:sz="0" w:space="0" w:color="auto"/>
            <w:right w:val="none" w:sz="0" w:space="0" w:color="auto"/>
          </w:divBdr>
        </w:div>
      </w:divsChild>
    </w:div>
    <w:div w:id="1603806835">
      <w:bodyDiv w:val="1"/>
      <w:marLeft w:val="0"/>
      <w:marRight w:val="0"/>
      <w:marTop w:val="0"/>
      <w:marBottom w:val="0"/>
      <w:divBdr>
        <w:top w:val="none" w:sz="0" w:space="0" w:color="auto"/>
        <w:left w:val="none" w:sz="0" w:space="0" w:color="auto"/>
        <w:bottom w:val="none" w:sz="0" w:space="0" w:color="auto"/>
        <w:right w:val="none" w:sz="0" w:space="0" w:color="auto"/>
      </w:divBdr>
    </w:div>
    <w:div w:id="1604149671">
      <w:bodyDiv w:val="1"/>
      <w:marLeft w:val="0"/>
      <w:marRight w:val="0"/>
      <w:marTop w:val="0"/>
      <w:marBottom w:val="0"/>
      <w:divBdr>
        <w:top w:val="none" w:sz="0" w:space="0" w:color="auto"/>
        <w:left w:val="none" w:sz="0" w:space="0" w:color="auto"/>
        <w:bottom w:val="none" w:sz="0" w:space="0" w:color="auto"/>
        <w:right w:val="none" w:sz="0" w:space="0" w:color="auto"/>
      </w:divBdr>
      <w:divsChild>
        <w:div w:id="947078104">
          <w:marLeft w:val="0"/>
          <w:marRight w:val="0"/>
          <w:marTop w:val="0"/>
          <w:marBottom w:val="0"/>
          <w:divBdr>
            <w:top w:val="none" w:sz="0" w:space="0" w:color="auto"/>
            <w:left w:val="none" w:sz="0" w:space="0" w:color="auto"/>
            <w:bottom w:val="none" w:sz="0" w:space="0" w:color="auto"/>
            <w:right w:val="none" w:sz="0" w:space="0" w:color="auto"/>
          </w:divBdr>
          <w:divsChild>
            <w:div w:id="87389146">
              <w:marLeft w:val="0"/>
              <w:marRight w:val="0"/>
              <w:marTop w:val="0"/>
              <w:marBottom w:val="0"/>
              <w:divBdr>
                <w:top w:val="none" w:sz="0" w:space="0" w:color="auto"/>
                <w:left w:val="none" w:sz="0" w:space="0" w:color="auto"/>
                <w:bottom w:val="none" w:sz="0" w:space="0" w:color="auto"/>
                <w:right w:val="none" w:sz="0" w:space="0" w:color="auto"/>
              </w:divBdr>
            </w:div>
            <w:div w:id="528221496">
              <w:marLeft w:val="0"/>
              <w:marRight w:val="0"/>
              <w:marTop w:val="0"/>
              <w:marBottom w:val="0"/>
              <w:divBdr>
                <w:top w:val="none" w:sz="0" w:space="0" w:color="auto"/>
                <w:left w:val="none" w:sz="0" w:space="0" w:color="auto"/>
                <w:bottom w:val="none" w:sz="0" w:space="0" w:color="auto"/>
                <w:right w:val="none" w:sz="0" w:space="0" w:color="auto"/>
              </w:divBdr>
            </w:div>
            <w:div w:id="18477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261772">
      <w:bodyDiv w:val="1"/>
      <w:marLeft w:val="0"/>
      <w:marRight w:val="0"/>
      <w:marTop w:val="0"/>
      <w:marBottom w:val="0"/>
      <w:divBdr>
        <w:top w:val="none" w:sz="0" w:space="0" w:color="auto"/>
        <w:left w:val="none" w:sz="0" w:space="0" w:color="auto"/>
        <w:bottom w:val="none" w:sz="0" w:space="0" w:color="auto"/>
        <w:right w:val="none" w:sz="0" w:space="0" w:color="auto"/>
      </w:divBdr>
    </w:div>
    <w:div w:id="1605458377">
      <w:bodyDiv w:val="1"/>
      <w:marLeft w:val="0"/>
      <w:marRight w:val="0"/>
      <w:marTop w:val="0"/>
      <w:marBottom w:val="0"/>
      <w:divBdr>
        <w:top w:val="none" w:sz="0" w:space="0" w:color="auto"/>
        <w:left w:val="none" w:sz="0" w:space="0" w:color="auto"/>
        <w:bottom w:val="none" w:sz="0" w:space="0" w:color="auto"/>
        <w:right w:val="none" w:sz="0" w:space="0" w:color="auto"/>
      </w:divBdr>
    </w:div>
    <w:div w:id="1605919171">
      <w:bodyDiv w:val="1"/>
      <w:marLeft w:val="0"/>
      <w:marRight w:val="0"/>
      <w:marTop w:val="0"/>
      <w:marBottom w:val="0"/>
      <w:divBdr>
        <w:top w:val="none" w:sz="0" w:space="0" w:color="auto"/>
        <w:left w:val="none" w:sz="0" w:space="0" w:color="auto"/>
        <w:bottom w:val="none" w:sz="0" w:space="0" w:color="auto"/>
        <w:right w:val="none" w:sz="0" w:space="0" w:color="auto"/>
      </w:divBdr>
    </w:div>
    <w:div w:id="1606231877">
      <w:bodyDiv w:val="1"/>
      <w:marLeft w:val="0"/>
      <w:marRight w:val="0"/>
      <w:marTop w:val="0"/>
      <w:marBottom w:val="0"/>
      <w:divBdr>
        <w:top w:val="none" w:sz="0" w:space="0" w:color="auto"/>
        <w:left w:val="none" w:sz="0" w:space="0" w:color="auto"/>
        <w:bottom w:val="none" w:sz="0" w:space="0" w:color="auto"/>
        <w:right w:val="none" w:sz="0" w:space="0" w:color="auto"/>
      </w:divBdr>
    </w:div>
    <w:div w:id="1607496832">
      <w:bodyDiv w:val="1"/>
      <w:marLeft w:val="0"/>
      <w:marRight w:val="0"/>
      <w:marTop w:val="0"/>
      <w:marBottom w:val="0"/>
      <w:divBdr>
        <w:top w:val="none" w:sz="0" w:space="0" w:color="auto"/>
        <w:left w:val="none" w:sz="0" w:space="0" w:color="auto"/>
        <w:bottom w:val="none" w:sz="0" w:space="0" w:color="auto"/>
        <w:right w:val="none" w:sz="0" w:space="0" w:color="auto"/>
      </w:divBdr>
    </w:div>
    <w:div w:id="1607807532">
      <w:bodyDiv w:val="1"/>
      <w:marLeft w:val="0"/>
      <w:marRight w:val="0"/>
      <w:marTop w:val="0"/>
      <w:marBottom w:val="0"/>
      <w:divBdr>
        <w:top w:val="none" w:sz="0" w:space="0" w:color="auto"/>
        <w:left w:val="none" w:sz="0" w:space="0" w:color="auto"/>
        <w:bottom w:val="none" w:sz="0" w:space="0" w:color="auto"/>
        <w:right w:val="none" w:sz="0" w:space="0" w:color="auto"/>
      </w:divBdr>
    </w:div>
    <w:div w:id="1608464269">
      <w:bodyDiv w:val="1"/>
      <w:marLeft w:val="0"/>
      <w:marRight w:val="0"/>
      <w:marTop w:val="0"/>
      <w:marBottom w:val="0"/>
      <w:divBdr>
        <w:top w:val="none" w:sz="0" w:space="0" w:color="auto"/>
        <w:left w:val="none" w:sz="0" w:space="0" w:color="auto"/>
        <w:bottom w:val="none" w:sz="0" w:space="0" w:color="auto"/>
        <w:right w:val="none" w:sz="0" w:space="0" w:color="auto"/>
      </w:divBdr>
    </w:div>
    <w:div w:id="1609465489">
      <w:bodyDiv w:val="1"/>
      <w:marLeft w:val="0"/>
      <w:marRight w:val="0"/>
      <w:marTop w:val="0"/>
      <w:marBottom w:val="0"/>
      <w:divBdr>
        <w:top w:val="none" w:sz="0" w:space="0" w:color="auto"/>
        <w:left w:val="none" w:sz="0" w:space="0" w:color="auto"/>
        <w:bottom w:val="none" w:sz="0" w:space="0" w:color="auto"/>
        <w:right w:val="none" w:sz="0" w:space="0" w:color="auto"/>
      </w:divBdr>
    </w:div>
    <w:div w:id="1609896654">
      <w:bodyDiv w:val="1"/>
      <w:marLeft w:val="0"/>
      <w:marRight w:val="0"/>
      <w:marTop w:val="0"/>
      <w:marBottom w:val="0"/>
      <w:divBdr>
        <w:top w:val="none" w:sz="0" w:space="0" w:color="auto"/>
        <w:left w:val="none" w:sz="0" w:space="0" w:color="auto"/>
        <w:bottom w:val="none" w:sz="0" w:space="0" w:color="auto"/>
        <w:right w:val="none" w:sz="0" w:space="0" w:color="auto"/>
      </w:divBdr>
    </w:div>
    <w:div w:id="1609970652">
      <w:bodyDiv w:val="1"/>
      <w:marLeft w:val="0"/>
      <w:marRight w:val="0"/>
      <w:marTop w:val="0"/>
      <w:marBottom w:val="0"/>
      <w:divBdr>
        <w:top w:val="none" w:sz="0" w:space="0" w:color="auto"/>
        <w:left w:val="none" w:sz="0" w:space="0" w:color="auto"/>
        <w:bottom w:val="none" w:sz="0" w:space="0" w:color="auto"/>
        <w:right w:val="none" w:sz="0" w:space="0" w:color="auto"/>
      </w:divBdr>
      <w:divsChild>
        <w:div w:id="1016813176">
          <w:marLeft w:val="547"/>
          <w:marRight w:val="0"/>
          <w:marTop w:val="154"/>
          <w:marBottom w:val="0"/>
          <w:divBdr>
            <w:top w:val="none" w:sz="0" w:space="0" w:color="auto"/>
            <w:left w:val="none" w:sz="0" w:space="0" w:color="auto"/>
            <w:bottom w:val="none" w:sz="0" w:space="0" w:color="auto"/>
            <w:right w:val="none" w:sz="0" w:space="0" w:color="auto"/>
          </w:divBdr>
        </w:div>
        <w:div w:id="1278290326">
          <w:marLeft w:val="1166"/>
          <w:marRight w:val="0"/>
          <w:marTop w:val="134"/>
          <w:marBottom w:val="0"/>
          <w:divBdr>
            <w:top w:val="none" w:sz="0" w:space="0" w:color="auto"/>
            <w:left w:val="none" w:sz="0" w:space="0" w:color="auto"/>
            <w:bottom w:val="none" w:sz="0" w:space="0" w:color="auto"/>
            <w:right w:val="none" w:sz="0" w:space="0" w:color="auto"/>
          </w:divBdr>
        </w:div>
        <w:div w:id="1447893263">
          <w:marLeft w:val="1166"/>
          <w:marRight w:val="0"/>
          <w:marTop w:val="134"/>
          <w:marBottom w:val="0"/>
          <w:divBdr>
            <w:top w:val="none" w:sz="0" w:space="0" w:color="auto"/>
            <w:left w:val="none" w:sz="0" w:space="0" w:color="auto"/>
            <w:bottom w:val="none" w:sz="0" w:space="0" w:color="auto"/>
            <w:right w:val="none" w:sz="0" w:space="0" w:color="auto"/>
          </w:divBdr>
        </w:div>
        <w:div w:id="1728458880">
          <w:marLeft w:val="1166"/>
          <w:marRight w:val="0"/>
          <w:marTop w:val="134"/>
          <w:marBottom w:val="0"/>
          <w:divBdr>
            <w:top w:val="none" w:sz="0" w:space="0" w:color="auto"/>
            <w:left w:val="none" w:sz="0" w:space="0" w:color="auto"/>
            <w:bottom w:val="none" w:sz="0" w:space="0" w:color="auto"/>
            <w:right w:val="none" w:sz="0" w:space="0" w:color="auto"/>
          </w:divBdr>
        </w:div>
        <w:div w:id="1812597443">
          <w:marLeft w:val="1166"/>
          <w:marRight w:val="0"/>
          <w:marTop w:val="134"/>
          <w:marBottom w:val="0"/>
          <w:divBdr>
            <w:top w:val="none" w:sz="0" w:space="0" w:color="auto"/>
            <w:left w:val="none" w:sz="0" w:space="0" w:color="auto"/>
            <w:bottom w:val="none" w:sz="0" w:space="0" w:color="auto"/>
            <w:right w:val="none" w:sz="0" w:space="0" w:color="auto"/>
          </w:divBdr>
        </w:div>
        <w:div w:id="1853760667">
          <w:marLeft w:val="547"/>
          <w:marRight w:val="0"/>
          <w:marTop w:val="173"/>
          <w:marBottom w:val="0"/>
          <w:divBdr>
            <w:top w:val="none" w:sz="0" w:space="0" w:color="auto"/>
            <w:left w:val="none" w:sz="0" w:space="0" w:color="auto"/>
            <w:bottom w:val="none" w:sz="0" w:space="0" w:color="auto"/>
            <w:right w:val="none" w:sz="0" w:space="0" w:color="auto"/>
          </w:divBdr>
        </w:div>
        <w:div w:id="1940289295">
          <w:marLeft w:val="1166"/>
          <w:marRight w:val="0"/>
          <w:marTop w:val="134"/>
          <w:marBottom w:val="0"/>
          <w:divBdr>
            <w:top w:val="none" w:sz="0" w:space="0" w:color="auto"/>
            <w:left w:val="none" w:sz="0" w:space="0" w:color="auto"/>
            <w:bottom w:val="none" w:sz="0" w:space="0" w:color="auto"/>
            <w:right w:val="none" w:sz="0" w:space="0" w:color="auto"/>
          </w:divBdr>
        </w:div>
      </w:divsChild>
    </w:div>
    <w:div w:id="1610970104">
      <w:bodyDiv w:val="1"/>
      <w:marLeft w:val="0"/>
      <w:marRight w:val="0"/>
      <w:marTop w:val="0"/>
      <w:marBottom w:val="0"/>
      <w:divBdr>
        <w:top w:val="none" w:sz="0" w:space="0" w:color="auto"/>
        <w:left w:val="none" w:sz="0" w:space="0" w:color="auto"/>
        <w:bottom w:val="none" w:sz="0" w:space="0" w:color="auto"/>
        <w:right w:val="none" w:sz="0" w:space="0" w:color="auto"/>
      </w:divBdr>
    </w:div>
    <w:div w:id="1611621209">
      <w:bodyDiv w:val="1"/>
      <w:marLeft w:val="0"/>
      <w:marRight w:val="0"/>
      <w:marTop w:val="0"/>
      <w:marBottom w:val="0"/>
      <w:divBdr>
        <w:top w:val="none" w:sz="0" w:space="0" w:color="auto"/>
        <w:left w:val="none" w:sz="0" w:space="0" w:color="auto"/>
        <w:bottom w:val="none" w:sz="0" w:space="0" w:color="auto"/>
        <w:right w:val="none" w:sz="0" w:space="0" w:color="auto"/>
      </w:divBdr>
    </w:div>
    <w:div w:id="1612127573">
      <w:bodyDiv w:val="1"/>
      <w:marLeft w:val="0"/>
      <w:marRight w:val="0"/>
      <w:marTop w:val="0"/>
      <w:marBottom w:val="0"/>
      <w:divBdr>
        <w:top w:val="none" w:sz="0" w:space="0" w:color="auto"/>
        <w:left w:val="none" w:sz="0" w:space="0" w:color="auto"/>
        <w:bottom w:val="none" w:sz="0" w:space="0" w:color="auto"/>
        <w:right w:val="none" w:sz="0" w:space="0" w:color="auto"/>
      </w:divBdr>
    </w:div>
    <w:div w:id="1612662264">
      <w:bodyDiv w:val="1"/>
      <w:marLeft w:val="0"/>
      <w:marRight w:val="0"/>
      <w:marTop w:val="0"/>
      <w:marBottom w:val="0"/>
      <w:divBdr>
        <w:top w:val="none" w:sz="0" w:space="0" w:color="auto"/>
        <w:left w:val="none" w:sz="0" w:space="0" w:color="auto"/>
        <w:bottom w:val="none" w:sz="0" w:space="0" w:color="auto"/>
        <w:right w:val="none" w:sz="0" w:space="0" w:color="auto"/>
      </w:divBdr>
    </w:div>
    <w:div w:id="1612712158">
      <w:bodyDiv w:val="1"/>
      <w:marLeft w:val="0"/>
      <w:marRight w:val="0"/>
      <w:marTop w:val="0"/>
      <w:marBottom w:val="0"/>
      <w:divBdr>
        <w:top w:val="none" w:sz="0" w:space="0" w:color="auto"/>
        <w:left w:val="none" w:sz="0" w:space="0" w:color="auto"/>
        <w:bottom w:val="none" w:sz="0" w:space="0" w:color="auto"/>
        <w:right w:val="none" w:sz="0" w:space="0" w:color="auto"/>
      </w:divBdr>
    </w:div>
    <w:div w:id="1612932312">
      <w:bodyDiv w:val="1"/>
      <w:marLeft w:val="0"/>
      <w:marRight w:val="0"/>
      <w:marTop w:val="0"/>
      <w:marBottom w:val="0"/>
      <w:divBdr>
        <w:top w:val="none" w:sz="0" w:space="0" w:color="auto"/>
        <w:left w:val="none" w:sz="0" w:space="0" w:color="auto"/>
        <w:bottom w:val="none" w:sz="0" w:space="0" w:color="auto"/>
        <w:right w:val="none" w:sz="0" w:space="0" w:color="auto"/>
      </w:divBdr>
    </w:div>
    <w:div w:id="1613245120">
      <w:bodyDiv w:val="1"/>
      <w:marLeft w:val="0"/>
      <w:marRight w:val="0"/>
      <w:marTop w:val="0"/>
      <w:marBottom w:val="0"/>
      <w:divBdr>
        <w:top w:val="none" w:sz="0" w:space="0" w:color="auto"/>
        <w:left w:val="none" w:sz="0" w:space="0" w:color="auto"/>
        <w:bottom w:val="none" w:sz="0" w:space="0" w:color="auto"/>
        <w:right w:val="none" w:sz="0" w:space="0" w:color="auto"/>
      </w:divBdr>
    </w:div>
    <w:div w:id="1613394917">
      <w:bodyDiv w:val="1"/>
      <w:marLeft w:val="0"/>
      <w:marRight w:val="0"/>
      <w:marTop w:val="0"/>
      <w:marBottom w:val="0"/>
      <w:divBdr>
        <w:top w:val="none" w:sz="0" w:space="0" w:color="auto"/>
        <w:left w:val="none" w:sz="0" w:space="0" w:color="auto"/>
        <w:bottom w:val="none" w:sz="0" w:space="0" w:color="auto"/>
        <w:right w:val="none" w:sz="0" w:space="0" w:color="auto"/>
      </w:divBdr>
    </w:div>
    <w:div w:id="1613438755">
      <w:bodyDiv w:val="1"/>
      <w:marLeft w:val="0"/>
      <w:marRight w:val="0"/>
      <w:marTop w:val="0"/>
      <w:marBottom w:val="0"/>
      <w:divBdr>
        <w:top w:val="none" w:sz="0" w:space="0" w:color="auto"/>
        <w:left w:val="none" w:sz="0" w:space="0" w:color="auto"/>
        <w:bottom w:val="none" w:sz="0" w:space="0" w:color="auto"/>
        <w:right w:val="none" w:sz="0" w:space="0" w:color="auto"/>
      </w:divBdr>
    </w:div>
    <w:div w:id="1615019048">
      <w:bodyDiv w:val="1"/>
      <w:marLeft w:val="0"/>
      <w:marRight w:val="0"/>
      <w:marTop w:val="0"/>
      <w:marBottom w:val="0"/>
      <w:divBdr>
        <w:top w:val="none" w:sz="0" w:space="0" w:color="auto"/>
        <w:left w:val="none" w:sz="0" w:space="0" w:color="auto"/>
        <w:bottom w:val="none" w:sz="0" w:space="0" w:color="auto"/>
        <w:right w:val="none" w:sz="0" w:space="0" w:color="auto"/>
      </w:divBdr>
    </w:div>
    <w:div w:id="1615362568">
      <w:bodyDiv w:val="1"/>
      <w:marLeft w:val="0"/>
      <w:marRight w:val="0"/>
      <w:marTop w:val="0"/>
      <w:marBottom w:val="0"/>
      <w:divBdr>
        <w:top w:val="none" w:sz="0" w:space="0" w:color="auto"/>
        <w:left w:val="none" w:sz="0" w:space="0" w:color="auto"/>
        <w:bottom w:val="none" w:sz="0" w:space="0" w:color="auto"/>
        <w:right w:val="none" w:sz="0" w:space="0" w:color="auto"/>
      </w:divBdr>
    </w:div>
    <w:div w:id="1616936596">
      <w:bodyDiv w:val="1"/>
      <w:marLeft w:val="0"/>
      <w:marRight w:val="0"/>
      <w:marTop w:val="0"/>
      <w:marBottom w:val="0"/>
      <w:divBdr>
        <w:top w:val="none" w:sz="0" w:space="0" w:color="auto"/>
        <w:left w:val="none" w:sz="0" w:space="0" w:color="auto"/>
        <w:bottom w:val="none" w:sz="0" w:space="0" w:color="auto"/>
        <w:right w:val="none" w:sz="0" w:space="0" w:color="auto"/>
      </w:divBdr>
    </w:div>
    <w:div w:id="1618484763">
      <w:bodyDiv w:val="1"/>
      <w:marLeft w:val="0"/>
      <w:marRight w:val="0"/>
      <w:marTop w:val="0"/>
      <w:marBottom w:val="0"/>
      <w:divBdr>
        <w:top w:val="none" w:sz="0" w:space="0" w:color="auto"/>
        <w:left w:val="none" w:sz="0" w:space="0" w:color="auto"/>
        <w:bottom w:val="none" w:sz="0" w:space="0" w:color="auto"/>
        <w:right w:val="none" w:sz="0" w:space="0" w:color="auto"/>
      </w:divBdr>
    </w:div>
    <w:div w:id="1618634967">
      <w:bodyDiv w:val="1"/>
      <w:marLeft w:val="0"/>
      <w:marRight w:val="0"/>
      <w:marTop w:val="0"/>
      <w:marBottom w:val="0"/>
      <w:divBdr>
        <w:top w:val="none" w:sz="0" w:space="0" w:color="auto"/>
        <w:left w:val="none" w:sz="0" w:space="0" w:color="auto"/>
        <w:bottom w:val="none" w:sz="0" w:space="0" w:color="auto"/>
        <w:right w:val="none" w:sz="0" w:space="0" w:color="auto"/>
      </w:divBdr>
      <w:divsChild>
        <w:div w:id="210698696">
          <w:marLeft w:val="1166"/>
          <w:marRight w:val="0"/>
          <w:marTop w:val="77"/>
          <w:marBottom w:val="0"/>
          <w:divBdr>
            <w:top w:val="none" w:sz="0" w:space="0" w:color="auto"/>
            <w:left w:val="none" w:sz="0" w:space="0" w:color="auto"/>
            <w:bottom w:val="none" w:sz="0" w:space="0" w:color="auto"/>
            <w:right w:val="none" w:sz="0" w:space="0" w:color="auto"/>
          </w:divBdr>
        </w:div>
        <w:div w:id="256257232">
          <w:marLeft w:val="547"/>
          <w:marRight w:val="0"/>
          <w:marTop w:val="86"/>
          <w:marBottom w:val="0"/>
          <w:divBdr>
            <w:top w:val="none" w:sz="0" w:space="0" w:color="auto"/>
            <w:left w:val="none" w:sz="0" w:space="0" w:color="auto"/>
            <w:bottom w:val="none" w:sz="0" w:space="0" w:color="auto"/>
            <w:right w:val="none" w:sz="0" w:space="0" w:color="auto"/>
          </w:divBdr>
        </w:div>
        <w:div w:id="896816339">
          <w:marLeft w:val="547"/>
          <w:marRight w:val="0"/>
          <w:marTop w:val="86"/>
          <w:marBottom w:val="0"/>
          <w:divBdr>
            <w:top w:val="none" w:sz="0" w:space="0" w:color="auto"/>
            <w:left w:val="none" w:sz="0" w:space="0" w:color="auto"/>
            <w:bottom w:val="none" w:sz="0" w:space="0" w:color="auto"/>
            <w:right w:val="none" w:sz="0" w:space="0" w:color="auto"/>
          </w:divBdr>
        </w:div>
        <w:div w:id="1244145650">
          <w:marLeft w:val="1166"/>
          <w:marRight w:val="0"/>
          <w:marTop w:val="77"/>
          <w:marBottom w:val="0"/>
          <w:divBdr>
            <w:top w:val="none" w:sz="0" w:space="0" w:color="auto"/>
            <w:left w:val="none" w:sz="0" w:space="0" w:color="auto"/>
            <w:bottom w:val="none" w:sz="0" w:space="0" w:color="auto"/>
            <w:right w:val="none" w:sz="0" w:space="0" w:color="auto"/>
          </w:divBdr>
        </w:div>
        <w:div w:id="1511288009">
          <w:marLeft w:val="547"/>
          <w:marRight w:val="0"/>
          <w:marTop w:val="86"/>
          <w:marBottom w:val="0"/>
          <w:divBdr>
            <w:top w:val="none" w:sz="0" w:space="0" w:color="auto"/>
            <w:left w:val="none" w:sz="0" w:space="0" w:color="auto"/>
            <w:bottom w:val="none" w:sz="0" w:space="0" w:color="auto"/>
            <w:right w:val="none" w:sz="0" w:space="0" w:color="auto"/>
          </w:divBdr>
        </w:div>
        <w:div w:id="1546064238">
          <w:marLeft w:val="547"/>
          <w:marRight w:val="0"/>
          <w:marTop w:val="96"/>
          <w:marBottom w:val="0"/>
          <w:divBdr>
            <w:top w:val="none" w:sz="0" w:space="0" w:color="auto"/>
            <w:left w:val="none" w:sz="0" w:space="0" w:color="auto"/>
            <w:bottom w:val="none" w:sz="0" w:space="0" w:color="auto"/>
            <w:right w:val="none" w:sz="0" w:space="0" w:color="auto"/>
          </w:divBdr>
        </w:div>
        <w:div w:id="1660688897">
          <w:marLeft w:val="1166"/>
          <w:marRight w:val="0"/>
          <w:marTop w:val="77"/>
          <w:marBottom w:val="0"/>
          <w:divBdr>
            <w:top w:val="none" w:sz="0" w:space="0" w:color="auto"/>
            <w:left w:val="none" w:sz="0" w:space="0" w:color="auto"/>
            <w:bottom w:val="none" w:sz="0" w:space="0" w:color="auto"/>
            <w:right w:val="none" w:sz="0" w:space="0" w:color="auto"/>
          </w:divBdr>
        </w:div>
        <w:div w:id="1753090331">
          <w:marLeft w:val="1166"/>
          <w:marRight w:val="0"/>
          <w:marTop w:val="77"/>
          <w:marBottom w:val="0"/>
          <w:divBdr>
            <w:top w:val="none" w:sz="0" w:space="0" w:color="auto"/>
            <w:left w:val="none" w:sz="0" w:space="0" w:color="auto"/>
            <w:bottom w:val="none" w:sz="0" w:space="0" w:color="auto"/>
            <w:right w:val="none" w:sz="0" w:space="0" w:color="auto"/>
          </w:divBdr>
        </w:div>
        <w:div w:id="1791782654">
          <w:marLeft w:val="1166"/>
          <w:marRight w:val="0"/>
          <w:marTop w:val="77"/>
          <w:marBottom w:val="0"/>
          <w:divBdr>
            <w:top w:val="none" w:sz="0" w:space="0" w:color="auto"/>
            <w:left w:val="none" w:sz="0" w:space="0" w:color="auto"/>
            <w:bottom w:val="none" w:sz="0" w:space="0" w:color="auto"/>
            <w:right w:val="none" w:sz="0" w:space="0" w:color="auto"/>
          </w:divBdr>
        </w:div>
        <w:div w:id="1795245236">
          <w:marLeft w:val="1166"/>
          <w:marRight w:val="0"/>
          <w:marTop w:val="77"/>
          <w:marBottom w:val="0"/>
          <w:divBdr>
            <w:top w:val="none" w:sz="0" w:space="0" w:color="auto"/>
            <w:left w:val="none" w:sz="0" w:space="0" w:color="auto"/>
            <w:bottom w:val="none" w:sz="0" w:space="0" w:color="auto"/>
            <w:right w:val="none" w:sz="0" w:space="0" w:color="auto"/>
          </w:divBdr>
        </w:div>
        <w:div w:id="1896426498">
          <w:marLeft w:val="1166"/>
          <w:marRight w:val="0"/>
          <w:marTop w:val="77"/>
          <w:marBottom w:val="0"/>
          <w:divBdr>
            <w:top w:val="none" w:sz="0" w:space="0" w:color="auto"/>
            <w:left w:val="none" w:sz="0" w:space="0" w:color="auto"/>
            <w:bottom w:val="none" w:sz="0" w:space="0" w:color="auto"/>
            <w:right w:val="none" w:sz="0" w:space="0" w:color="auto"/>
          </w:divBdr>
        </w:div>
        <w:div w:id="1920094374">
          <w:marLeft w:val="1166"/>
          <w:marRight w:val="0"/>
          <w:marTop w:val="77"/>
          <w:marBottom w:val="0"/>
          <w:divBdr>
            <w:top w:val="none" w:sz="0" w:space="0" w:color="auto"/>
            <w:left w:val="none" w:sz="0" w:space="0" w:color="auto"/>
            <w:bottom w:val="none" w:sz="0" w:space="0" w:color="auto"/>
            <w:right w:val="none" w:sz="0" w:space="0" w:color="auto"/>
          </w:divBdr>
        </w:div>
      </w:divsChild>
    </w:div>
    <w:div w:id="1618756602">
      <w:bodyDiv w:val="1"/>
      <w:marLeft w:val="0"/>
      <w:marRight w:val="0"/>
      <w:marTop w:val="0"/>
      <w:marBottom w:val="0"/>
      <w:divBdr>
        <w:top w:val="none" w:sz="0" w:space="0" w:color="auto"/>
        <w:left w:val="none" w:sz="0" w:space="0" w:color="auto"/>
        <w:bottom w:val="none" w:sz="0" w:space="0" w:color="auto"/>
        <w:right w:val="none" w:sz="0" w:space="0" w:color="auto"/>
      </w:divBdr>
      <w:divsChild>
        <w:div w:id="15424012">
          <w:marLeft w:val="1080"/>
          <w:marRight w:val="0"/>
          <w:marTop w:val="100"/>
          <w:marBottom w:val="0"/>
          <w:divBdr>
            <w:top w:val="none" w:sz="0" w:space="0" w:color="auto"/>
            <w:left w:val="none" w:sz="0" w:space="0" w:color="auto"/>
            <w:bottom w:val="none" w:sz="0" w:space="0" w:color="auto"/>
            <w:right w:val="none" w:sz="0" w:space="0" w:color="auto"/>
          </w:divBdr>
        </w:div>
        <w:div w:id="81264825">
          <w:marLeft w:val="360"/>
          <w:marRight w:val="0"/>
          <w:marTop w:val="200"/>
          <w:marBottom w:val="0"/>
          <w:divBdr>
            <w:top w:val="none" w:sz="0" w:space="0" w:color="auto"/>
            <w:left w:val="none" w:sz="0" w:space="0" w:color="auto"/>
            <w:bottom w:val="none" w:sz="0" w:space="0" w:color="auto"/>
            <w:right w:val="none" w:sz="0" w:space="0" w:color="auto"/>
          </w:divBdr>
        </w:div>
        <w:div w:id="378478551">
          <w:marLeft w:val="1080"/>
          <w:marRight w:val="0"/>
          <w:marTop w:val="100"/>
          <w:marBottom w:val="0"/>
          <w:divBdr>
            <w:top w:val="none" w:sz="0" w:space="0" w:color="auto"/>
            <w:left w:val="none" w:sz="0" w:space="0" w:color="auto"/>
            <w:bottom w:val="none" w:sz="0" w:space="0" w:color="auto"/>
            <w:right w:val="none" w:sz="0" w:space="0" w:color="auto"/>
          </w:divBdr>
        </w:div>
        <w:div w:id="676463992">
          <w:marLeft w:val="360"/>
          <w:marRight w:val="0"/>
          <w:marTop w:val="200"/>
          <w:marBottom w:val="0"/>
          <w:divBdr>
            <w:top w:val="none" w:sz="0" w:space="0" w:color="auto"/>
            <w:left w:val="none" w:sz="0" w:space="0" w:color="auto"/>
            <w:bottom w:val="none" w:sz="0" w:space="0" w:color="auto"/>
            <w:right w:val="none" w:sz="0" w:space="0" w:color="auto"/>
          </w:divBdr>
        </w:div>
        <w:div w:id="1327050918">
          <w:marLeft w:val="360"/>
          <w:marRight w:val="0"/>
          <w:marTop w:val="200"/>
          <w:marBottom w:val="0"/>
          <w:divBdr>
            <w:top w:val="none" w:sz="0" w:space="0" w:color="auto"/>
            <w:left w:val="none" w:sz="0" w:space="0" w:color="auto"/>
            <w:bottom w:val="none" w:sz="0" w:space="0" w:color="auto"/>
            <w:right w:val="none" w:sz="0" w:space="0" w:color="auto"/>
          </w:divBdr>
        </w:div>
      </w:divsChild>
    </w:div>
    <w:div w:id="1620644117">
      <w:bodyDiv w:val="1"/>
      <w:marLeft w:val="0"/>
      <w:marRight w:val="0"/>
      <w:marTop w:val="0"/>
      <w:marBottom w:val="0"/>
      <w:divBdr>
        <w:top w:val="none" w:sz="0" w:space="0" w:color="auto"/>
        <w:left w:val="none" w:sz="0" w:space="0" w:color="auto"/>
        <w:bottom w:val="none" w:sz="0" w:space="0" w:color="auto"/>
        <w:right w:val="none" w:sz="0" w:space="0" w:color="auto"/>
      </w:divBdr>
      <w:divsChild>
        <w:div w:id="114063845">
          <w:marLeft w:val="1166"/>
          <w:marRight w:val="0"/>
          <w:marTop w:val="96"/>
          <w:marBottom w:val="0"/>
          <w:divBdr>
            <w:top w:val="none" w:sz="0" w:space="0" w:color="auto"/>
            <w:left w:val="none" w:sz="0" w:space="0" w:color="auto"/>
            <w:bottom w:val="none" w:sz="0" w:space="0" w:color="auto"/>
            <w:right w:val="none" w:sz="0" w:space="0" w:color="auto"/>
          </w:divBdr>
        </w:div>
        <w:div w:id="310057778">
          <w:marLeft w:val="547"/>
          <w:marRight w:val="0"/>
          <w:marTop w:val="115"/>
          <w:marBottom w:val="0"/>
          <w:divBdr>
            <w:top w:val="none" w:sz="0" w:space="0" w:color="auto"/>
            <w:left w:val="none" w:sz="0" w:space="0" w:color="auto"/>
            <w:bottom w:val="none" w:sz="0" w:space="0" w:color="auto"/>
            <w:right w:val="none" w:sz="0" w:space="0" w:color="auto"/>
          </w:divBdr>
        </w:div>
        <w:div w:id="1007486863">
          <w:marLeft w:val="547"/>
          <w:marRight w:val="0"/>
          <w:marTop w:val="115"/>
          <w:marBottom w:val="0"/>
          <w:divBdr>
            <w:top w:val="none" w:sz="0" w:space="0" w:color="auto"/>
            <w:left w:val="none" w:sz="0" w:space="0" w:color="auto"/>
            <w:bottom w:val="none" w:sz="0" w:space="0" w:color="auto"/>
            <w:right w:val="none" w:sz="0" w:space="0" w:color="auto"/>
          </w:divBdr>
        </w:div>
        <w:div w:id="1008874497">
          <w:marLeft w:val="1166"/>
          <w:marRight w:val="0"/>
          <w:marTop w:val="96"/>
          <w:marBottom w:val="0"/>
          <w:divBdr>
            <w:top w:val="none" w:sz="0" w:space="0" w:color="auto"/>
            <w:left w:val="none" w:sz="0" w:space="0" w:color="auto"/>
            <w:bottom w:val="none" w:sz="0" w:space="0" w:color="auto"/>
            <w:right w:val="none" w:sz="0" w:space="0" w:color="auto"/>
          </w:divBdr>
        </w:div>
        <w:div w:id="1205798005">
          <w:marLeft w:val="1166"/>
          <w:marRight w:val="0"/>
          <w:marTop w:val="96"/>
          <w:marBottom w:val="0"/>
          <w:divBdr>
            <w:top w:val="none" w:sz="0" w:space="0" w:color="auto"/>
            <w:left w:val="none" w:sz="0" w:space="0" w:color="auto"/>
            <w:bottom w:val="none" w:sz="0" w:space="0" w:color="auto"/>
            <w:right w:val="none" w:sz="0" w:space="0" w:color="auto"/>
          </w:divBdr>
        </w:div>
        <w:div w:id="1213466245">
          <w:marLeft w:val="1166"/>
          <w:marRight w:val="0"/>
          <w:marTop w:val="96"/>
          <w:marBottom w:val="0"/>
          <w:divBdr>
            <w:top w:val="none" w:sz="0" w:space="0" w:color="auto"/>
            <w:left w:val="none" w:sz="0" w:space="0" w:color="auto"/>
            <w:bottom w:val="none" w:sz="0" w:space="0" w:color="auto"/>
            <w:right w:val="none" w:sz="0" w:space="0" w:color="auto"/>
          </w:divBdr>
        </w:div>
        <w:div w:id="2104910404">
          <w:marLeft w:val="1166"/>
          <w:marRight w:val="0"/>
          <w:marTop w:val="96"/>
          <w:marBottom w:val="0"/>
          <w:divBdr>
            <w:top w:val="none" w:sz="0" w:space="0" w:color="auto"/>
            <w:left w:val="none" w:sz="0" w:space="0" w:color="auto"/>
            <w:bottom w:val="none" w:sz="0" w:space="0" w:color="auto"/>
            <w:right w:val="none" w:sz="0" w:space="0" w:color="auto"/>
          </w:divBdr>
        </w:div>
      </w:divsChild>
    </w:div>
    <w:div w:id="1620647261">
      <w:bodyDiv w:val="1"/>
      <w:marLeft w:val="0"/>
      <w:marRight w:val="0"/>
      <w:marTop w:val="0"/>
      <w:marBottom w:val="0"/>
      <w:divBdr>
        <w:top w:val="none" w:sz="0" w:space="0" w:color="auto"/>
        <w:left w:val="none" w:sz="0" w:space="0" w:color="auto"/>
        <w:bottom w:val="none" w:sz="0" w:space="0" w:color="auto"/>
        <w:right w:val="none" w:sz="0" w:space="0" w:color="auto"/>
      </w:divBdr>
    </w:div>
    <w:div w:id="1621034819">
      <w:bodyDiv w:val="1"/>
      <w:marLeft w:val="0"/>
      <w:marRight w:val="0"/>
      <w:marTop w:val="0"/>
      <w:marBottom w:val="0"/>
      <w:divBdr>
        <w:top w:val="none" w:sz="0" w:space="0" w:color="auto"/>
        <w:left w:val="none" w:sz="0" w:space="0" w:color="auto"/>
        <w:bottom w:val="none" w:sz="0" w:space="0" w:color="auto"/>
        <w:right w:val="none" w:sz="0" w:space="0" w:color="auto"/>
      </w:divBdr>
    </w:div>
    <w:div w:id="1621181110">
      <w:bodyDiv w:val="1"/>
      <w:marLeft w:val="0"/>
      <w:marRight w:val="0"/>
      <w:marTop w:val="0"/>
      <w:marBottom w:val="0"/>
      <w:divBdr>
        <w:top w:val="none" w:sz="0" w:space="0" w:color="auto"/>
        <w:left w:val="none" w:sz="0" w:space="0" w:color="auto"/>
        <w:bottom w:val="none" w:sz="0" w:space="0" w:color="auto"/>
        <w:right w:val="none" w:sz="0" w:space="0" w:color="auto"/>
      </w:divBdr>
    </w:div>
    <w:div w:id="1621649856">
      <w:bodyDiv w:val="1"/>
      <w:marLeft w:val="0"/>
      <w:marRight w:val="0"/>
      <w:marTop w:val="0"/>
      <w:marBottom w:val="0"/>
      <w:divBdr>
        <w:top w:val="none" w:sz="0" w:space="0" w:color="auto"/>
        <w:left w:val="none" w:sz="0" w:space="0" w:color="auto"/>
        <w:bottom w:val="none" w:sz="0" w:space="0" w:color="auto"/>
        <w:right w:val="none" w:sz="0" w:space="0" w:color="auto"/>
      </w:divBdr>
    </w:div>
    <w:div w:id="1623271577">
      <w:bodyDiv w:val="1"/>
      <w:marLeft w:val="0"/>
      <w:marRight w:val="0"/>
      <w:marTop w:val="0"/>
      <w:marBottom w:val="0"/>
      <w:divBdr>
        <w:top w:val="none" w:sz="0" w:space="0" w:color="auto"/>
        <w:left w:val="none" w:sz="0" w:space="0" w:color="auto"/>
        <w:bottom w:val="none" w:sz="0" w:space="0" w:color="auto"/>
        <w:right w:val="none" w:sz="0" w:space="0" w:color="auto"/>
      </w:divBdr>
      <w:divsChild>
        <w:div w:id="834608416">
          <w:marLeft w:val="1166"/>
          <w:marRight w:val="0"/>
          <w:marTop w:val="115"/>
          <w:marBottom w:val="0"/>
          <w:divBdr>
            <w:top w:val="none" w:sz="0" w:space="0" w:color="auto"/>
            <w:left w:val="none" w:sz="0" w:space="0" w:color="auto"/>
            <w:bottom w:val="none" w:sz="0" w:space="0" w:color="auto"/>
            <w:right w:val="none" w:sz="0" w:space="0" w:color="auto"/>
          </w:divBdr>
        </w:div>
        <w:div w:id="964383910">
          <w:marLeft w:val="547"/>
          <w:marRight w:val="0"/>
          <w:marTop w:val="134"/>
          <w:marBottom w:val="0"/>
          <w:divBdr>
            <w:top w:val="none" w:sz="0" w:space="0" w:color="auto"/>
            <w:left w:val="none" w:sz="0" w:space="0" w:color="auto"/>
            <w:bottom w:val="none" w:sz="0" w:space="0" w:color="auto"/>
            <w:right w:val="none" w:sz="0" w:space="0" w:color="auto"/>
          </w:divBdr>
        </w:div>
        <w:div w:id="1079791844">
          <w:marLeft w:val="1800"/>
          <w:marRight w:val="0"/>
          <w:marTop w:val="96"/>
          <w:marBottom w:val="0"/>
          <w:divBdr>
            <w:top w:val="none" w:sz="0" w:space="0" w:color="auto"/>
            <w:left w:val="none" w:sz="0" w:space="0" w:color="auto"/>
            <w:bottom w:val="none" w:sz="0" w:space="0" w:color="auto"/>
            <w:right w:val="none" w:sz="0" w:space="0" w:color="auto"/>
          </w:divBdr>
        </w:div>
        <w:div w:id="1498494639">
          <w:marLeft w:val="1800"/>
          <w:marRight w:val="0"/>
          <w:marTop w:val="96"/>
          <w:marBottom w:val="0"/>
          <w:divBdr>
            <w:top w:val="none" w:sz="0" w:space="0" w:color="auto"/>
            <w:left w:val="none" w:sz="0" w:space="0" w:color="auto"/>
            <w:bottom w:val="none" w:sz="0" w:space="0" w:color="auto"/>
            <w:right w:val="none" w:sz="0" w:space="0" w:color="auto"/>
          </w:divBdr>
        </w:div>
        <w:div w:id="1568032326">
          <w:marLeft w:val="1166"/>
          <w:marRight w:val="0"/>
          <w:marTop w:val="115"/>
          <w:marBottom w:val="0"/>
          <w:divBdr>
            <w:top w:val="none" w:sz="0" w:space="0" w:color="auto"/>
            <w:left w:val="none" w:sz="0" w:space="0" w:color="auto"/>
            <w:bottom w:val="none" w:sz="0" w:space="0" w:color="auto"/>
            <w:right w:val="none" w:sz="0" w:space="0" w:color="auto"/>
          </w:divBdr>
        </w:div>
      </w:divsChild>
    </w:div>
    <w:div w:id="1624068736">
      <w:bodyDiv w:val="1"/>
      <w:marLeft w:val="0"/>
      <w:marRight w:val="0"/>
      <w:marTop w:val="0"/>
      <w:marBottom w:val="0"/>
      <w:divBdr>
        <w:top w:val="none" w:sz="0" w:space="0" w:color="auto"/>
        <w:left w:val="none" w:sz="0" w:space="0" w:color="auto"/>
        <w:bottom w:val="none" w:sz="0" w:space="0" w:color="auto"/>
        <w:right w:val="none" w:sz="0" w:space="0" w:color="auto"/>
      </w:divBdr>
      <w:divsChild>
        <w:div w:id="762652157">
          <w:marLeft w:val="547"/>
          <w:marRight w:val="0"/>
          <w:marTop w:val="154"/>
          <w:marBottom w:val="0"/>
          <w:divBdr>
            <w:top w:val="none" w:sz="0" w:space="0" w:color="auto"/>
            <w:left w:val="none" w:sz="0" w:space="0" w:color="auto"/>
            <w:bottom w:val="none" w:sz="0" w:space="0" w:color="auto"/>
            <w:right w:val="none" w:sz="0" w:space="0" w:color="auto"/>
          </w:divBdr>
        </w:div>
      </w:divsChild>
    </w:div>
    <w:div w:id="1624730577">
      <w:bodyDiv w:val="1"/>
      <w:marLeft w:val="0"/>
      <w:marRight w:val="0"/>
      <w:marTop w:val="0"/>
      <w:marBottom w:val="0"/>
      <w:divBdr>
        <w:top w:val="none" w:sz="0" w:space="0" w:color="auto"/>
        <w:left w:val="none" w:sz="0" w:space="0" w:color="auto"/>
        <w:bottom w:val="none" w:sz="0" w:space="0" w:color="auto"/>
        <w:right w:val="none" w:sz="0" w:space="0" w:color="auto"/>
      </w:divBdr>
    </w:div>
    <w:div w:id="1624919402">
      <w:bodyDiv w:val="1"/>
      <w:marLeft w:val="0"/>
      <w:marRight w:val="0"/>
      <w:marTop w:val="0"/>
      <w:marBottom w:val="0"/>
      <w:divBdr>
        <w:top w:val="none" w:sz="0" w:space="0" w:color="auto"/>
        <w:left w:val="none" w:sz="0" w:space="0" w:color="auto"/>
        <w:bottom w:val="none" w:sz="0" w:space="0" w:color="auto"/>
        <w:right w:val="none" w:sz="0" w:space="0" w:color="auto"/>
      </w:divBdr>
      <w:divsChild>
        <w:div w:id="601501179">
          <w:marLeft w:val="360"/>
          <w:marRight w:val="0"/>
          <w:marTop w:val="200"/>
          <w:marBottom w:val="0"/>
          <w:divBdr>
            <w:top w:val="none" w:sz="0" w:space="0" w:color="auto"/>
            <w:left w:val="none" w:sz="0" w:space="0" w:color="auto"/>
            <w:bottom w:val="none" w:sz="0" w:space="0" w:color="auto"/>
            <w:right w:val="none" w:sz="0" w:space="0" w:color="auto"/>
          </w:divBdr>
        </w:div>
        <w:div w:id="869100974">
          <w:marLeft w:val="360"/>
          <w:marRight w:val="0"/>
          <w:marTop w:val="200"/>
          <w:marBottom w:val="0"/>
          <w:divBdr>
            <w:top w:val="none" w:sz="0" w:space="0" w:color="auto"/>
            <w:left w:val="none" w:sz="0" w:space="0" w:color="auto"/>
            <w:bottom w:val="none" w:sz="0" w:space="0" w:color="auto"/>
            <w:right w:val="none" w:sz="0" w:space="0" w:color="auto"/>
          </w:divBdr>
        </w:div>
        <w:div w:id="953294222">
          <w:marLeft w:val="360"/>
          <w:marRight w:val="0"/>
          <w:marTop w:val="200"/>
          <w:marBottom w:val="0"/>
          <w:divBdr>
            <w:top w:val="none" w:sz="0" w:space="0" w:color="auto"/>
            <w:left w:val="none" w:sz="0" w:space="0" w:color="auto"/>
            <w:bottom w:val="none" w:sz="0" w:space="0" w:color="auto"/>
            <w:right w:val="none" w:sz="0" w:space="0" w:color="auto"/>
          </w:divBdr>
        </w:div>
        <w:div w:id="1321929081">
          <w:marLeft w:val="360"/>
          <w:marRight w:val="0"/>
          <w:marTop w:val="200"/>
          <w:marBottom w:val="0"/>
          <w:divBdr>
            <w:top w:val="none" w:sz="0" w:space="0" w:color="auto"/>
            <w:left w:val="none" w:sz="0" w:space="0" w:color="auto"/>
            <w:bottom w:val="none" w:sz="0" w:space="0" w:color="auto"/>
            <w:right w:val="none" w:sz="0" w:space="0" w:color="auto"/>
          </w:divBdr>
        </w:div>
        <w:div w:id="1573153438">
          <w:marLeft w:val="360"/>
          <w:marRight w:val="0"/>
          <w:marTop w:val="200"/>
          <w:marBottom w:val="0"/>
          <w:divBdr>
            <w:top w:val="none" w:sz="0" w:space="0" w:color="auto"/>
            <w:left w:val="none" w:sz="0" w:space="0" w:color="auto"/>
            <w:bottom w:val="none" w:sz="0" w:space="0" w:color="auto"/>
            <w:right w:val="none" w:sz="0" w:space="0" w:color="auto"/>
          </w:divBdr>
        </w:div>
        <w:div w:id="1697654738">
          <w:marLeft w:val="1080"/>
          <w:marRight w:val="0"/>
          <w:marTop w:val="100"/>
          <w:marBottom w:val="0"/>
          <w:divBdr>
            <w:top w:val="none" w:sz="0" w:space="0" w:color="auto"/>
            <w:left w:val="none" w:sz="0" w:space="0" w:color="auto"/>
            <w:bottom w:val="none" w:sz="0" w:space="0" w:color="auto"/>
            <w:right w:val="none" w:sz="0" w:space="0" w:color="auto"/>
          </w:divBdr>
        </w:div>
      </w:divsChild>
    </w:div>
    <w:div w:id="1625387753">
      <w:bodyDiv w:val="1"/>
      <w:marLeft w:val="0"/>
      <w:marRight w:val="0"/>
      <w:marTop w:val="0"/>
      <w:marBottom w:val="0"/>
      <w:divBdr>
        <w:top w:val="none" w:sz="0" w:space="0" w:color="auto"/>
        <w:left w:val="none" w:sz="0" w:space="0" w:color="auto"/>
        <w:bottom w:val="none" w:sz="0" w:space="0" w:color="auto"/>
        <w:right w:val="none" w:sz="0" w:space="0" w:color="auto"/>
      </w:divBdr>
    </w:div>
    <w:div w:id="1625842359">
      <w:bodyDiv w:val="1"/>
      <w:marLeft w:val="0"/>
      <w:marRight w:val="0"/>
      <w:marTop w:val="0"/>
      <w:marBottom w:val="0"/>
      <w:divBdr>
        <w:top w:val="none" w:sz="0" w:space="0" w:color="auto"/>
        <w:left w:val="none" w:sz="0" w:space="0" w:color="auto"/>
        <w:bottom w:val="none" w:sz="0" w:space="0" w:color="auto"/>
        <w:right w:val="none" w:sz="0" w:space="0" w:color="auto"/>
      </w:divBdr>
    </w:div>
    <w:div w:id="1626306932">
      <w:bodyDiv w:val="1"/>
      <w:marLeft w:val="0"/>
      <w:marRight w:val="0"/>
      <w:marTop w:val="0"/>
      <w:marBottom w:val="0"/>
      <w:divBdr>
        <w:top w:val="none" w:sz="0" w:space="0" w:color="auto"/>
        <w:left w:val="none" w:sz="0" w:space="0" w:color="auto"/>
        <w:bottom w:val="none" w:sz="0" w:space="0" w:color="auto"/>
        <w:right w:val="none" w:sz="0" w:space="0" w:color="auto"/>
      </w:divBdr>
    </w:div>
    <w:div w:id="1626353594">
      <w:bodyDiv w:val="1"/>
      <w:marLeft w:val="0"/>
      <w:marRight w:val="0"/>
      <w:marTop w:val="0"/>
      <w:marBottom w:val="0"/>
      <w:divBdr>
        <w:top w:val="none" w:sz="0" w:space="0" w:color="auto"/>
        <w:left w:val="none" w:sz="0" w:space="0" w:color="auto"/>
        <w:bottom w:val="none" w:sz="0" w:space="0" w:color="auto"/>
        <w:right w:val="none" w:sz="0" w:space="0" w:color="auto"/>
      </w:divBdr>
    </w:div>
    <w:div w:id="1627928739">
      <w:bodyDiv w:val="1"/>
      <w:marLeft w:val="0"/>
      <w:marRight w:val="0"/>
      <w:marTop w:val="0"/>
      <w:marBottom w:val="0"/>
      <w:divBdr>
        <w:top w:val="none" w:sz="0" w:space="0" w:color="auto"/>
        <w:left w:val="none" w:sz="0" w:space="0" w:color="auto"/>
        <w:bottom w:val="none" w:sz="0" w:space="0" w:color="auto"/>
        <w:right w:val="none" w:sz="0" w:space="0" w:color="auto"/>
      </w:divBdr>
    </w:div>
    <w:div w:id="1628120968">
      <w:bodyDiv w:val="1"/>
      <w:marLeft w:val="0"/>
      <w:marRight w:val="0"/>
      <w:marTop w:val="0"/>
      <w:marBottom w:val="0"/>
      <w:divBdr>
        <w:top w:val="none" w:sz="0" w:space="0" w:color="auto"/>
        <w:left w:val="none" w:sz="0" w:space="0" w:color="auto"/>
        <w:bottom w:val="none" w:sz="0" w:space="0" w:color="auto"/>
        <w:right w:val="none" w:sz="0" w:space="0" w:color="auto"/>
      </w:divBdr>
    </w:div>
    <w:div w:id="1628312176">
      <w:bodyDiv w:val="1"/>
      <w:marLeft w:val="0"/>
      <w:marRight w:val="0"/>
      <w:marTop w:val="0"/>
      <w:marBottom w:val="0"/>
      <w:divBdr>
        <w:top w:val="none" w:sz="0" w:space="0" w:color="auto"/>
        <w:left w:val="none" w:sz="0" w:space="0" w:color="auto"/>
        <w:bottom w:val="none" w:sz="0" w:space="0" w:color="auto"/>
        <w:right w:val="none" w:sz="0" w:space="0" w:color="auto"/>
      </w:divBdr>
    </w:div>
    <w:div w:id="1629507057">
      <w:bodyDiv w:val="1"/>
      <w:marLeft w:val="0"/>
      <w:marRight w:val="0"/>
      <w:marTop w:val="0"/>
      <w:marBottom w:val="0"/>
      <w:divBdr>
        <w:top w:val="none" w:sz="0" w:space="0" w:color="auto"/>
        <w:left w:val="none" w:sz="0" w:space="0" w:color="auto"/>
        <w:bottom w:val="none" w:sz="0" w:space="0" w:color="auto"/>
        <w:right w:val="none" w:sz="0" w:space="0" w:color="auto"/>
      </w:divBdr>
    </w:div>
    <w:div w:id="1630163171">
      <w:bodyDiv w:val="1"/>
      <w:marLeft w:val="0"/>
      <w:marRight w:val="0"/>
      <w:marTop w:val="0"/>
      <w:marBottom w:val="0"/>
      <w:divBdr>
        <w:top w:val="none" w:sz="0" w:space="0" w:color="auto"/>
        <w:left w:val="none" w:sz="0" w:space="0" w:color="auto"/>
        <w:bottom w:val="none" w:sz="0" w:space="0" w:color="auto"/>
        <w:right w:val="none" w:sz="0" w:space="0" w:color="auto"/>
      </w:divBdr>
    </w:div>
    <w:div w:id="1631671079">
      <w:bodyDiv w:val="1"/>
      <w:marLeft w:val="0"/>
      <w:marRight w:val="0"/>
      <w:marTop w:val="0"/>
      <w:marBottom w:val="0"/>
      <w:divBdr>
        <w:top w:val="none" w:sz="0" w:space="0" w:color="auto"/>
        <w:left w:val="none" w:sz="0" w:space="0" w:color="auto"/>
        <w:bottom w:val="none" w:sz="0" w:space="0" w:color="auto"/>
        <w:right w:val="none" w:sz="0" w:space="0" w:color="auto"/>
      </w:divBdr>
    </w:div>
    <w:div w:id="1632056545">
      <w:bodyDiv w:val="1"/>
      <w:marLeft w:val="0"/>
      <w:marRight w:val="0"/>
      <w:marTop w:val="0"/>
      <w:marBottom w:val="0"/>
      <w:divBdr>
        <w:top w:val="none" w:sz="0" w:space="0" w:color="auto"/>
        <w:left w:val="none" w:sz="0" w:space="0" w:color="auto"/>
        <w:bottom w:val="none" w:sz="0" w:space="0" w:color="auto"/>
        <w:right w:val="none" w:sz="0" w:space="0" w:color="auto"/>
      </w:divBdr>
    </w:div>
    <w:div w:id="1632318802">
      <w:bodyDiv w:val="1"/>
      <w:marLeft w:val="0"/>
      <w:marRight w:val="0"/>
      <w:marTop w:val="0"/>
      <w:marBottom w:val="0"/>
      <w:divBdr>
        <w:top w:val="none" w:sz="0" w:space="0" w:color="auto"/>
        <w:left w:val="none" w:sz="0" w:space="0" w:color="auto"/>
        <w:bottom w:val="none" w:sz="0" w:space="0" w:color="auto"/>
        <w:right w:val="none" w:sz="0" w:space="0" w:color="auto"/>
      </w:divBdr>
    </w:div>
    <w:div w:id="1632856736">
      <w:bodyDiv w:val="1"/>
      <w:marLeft w:val="0"/>
      <w:marRight w:val="0"/>
      <w:marTop w:val="0"/>
      <w:marBottom w:val="0"/>
      <w:divBdr>
        <w:top w:val="none" w:sz="0" w:space="0" w:color="auto"/>
        <w:left w:val="none" w:sz="0" w:space="0" w:color="auto"/>
        <w:bottom w:val="none" w:sz="0" w:space="0" w:color="auto"/>
        <w:right w:val="none" w:sz="0" w:space="0" w:color="auto"/>
      </w:divBdr>
    </w:div>
    <w:div w:id="1633363491">
      <w:bodyDiv w:val="1"/>
      <w:marLeft w:val="0"/>
      <w:marRight w:val="0"/>
      <w:marTop w:val="0"/>
      <w:marBottom w:val="0"/>
      <w:divBdr>
        <w:top w:val="none" w:sz="0" w:space="0" w:color="auto"/>
        <w:left w:val="none" w:sz="0" w:space="0" w:color="auto"/>
        <w:bottom w:val="none" w:sz="0" w:space="0" w:color="auto"/>
        <w:right w:val="none" w:sz="0" w:space="0" w:color="auto"/>
      </w:divBdr>
    </w:div>
    <w:div w:id="1633898840">
      <w:bodyDiv w:val="1"/>
      <w:marLeft w:val="0"/>
      <w:marRight w:val="0"/>
      <w:marTop w:val="0"/>
      <w:marBottom w:val="0"/>
      <w:divBdr>
        <w:top w:val="none" w:sz="0" w:space="0" w:color="auto"/>
        <w:left w:val="none" w:sz="0" w:space="0" w:color="auto"/>
        <w:bottom w:val="none" w:sz="0" w:space="0" w:color="auto"/>
        <w:right w:val="none" w:sz="0" w:space="0" w:color="auto"/>
      </w:divBdr>
    </w:div>
    <w:div w:id="1634091386">
      <w:bodyDiv w:val="1"/>
      <w:marLeft w:val="0"/>
      <w:marRight w:val="0"/>
      <w:marTop w:val="0"/>
      <w:marBottom w:val="0"/>
      <w:divBdr>
        <w:top w:val="none" w:sz="0" w:space="0" w:color="auto"/>
        <w:left w:val="none" w:sz="0" w:space="0" w:color="auto"/>
        <w:bottom w:val="none" w:sz="0" w:space="0" w:color="auto"/>
        <w:right w:val="none" w:sz="0" w:space="0" w:color="auto"/>
      </w:divBdr>
    </w:div>
    <w:div w:id="1634798053">
      <w:bodyDiv w:val="1"/>
      <w:marLeft w:val="0"/>
      <w:marRight w:val="0"/>
      <w:marTop w:val="0"/>
      <w:marBottom w:val="0"/>
      <w:divBdr>
        <w:top w:val="none" w:sz="0" w:space="0" w:color="auto"/>
        <w:left w:val="none" w:sz="0" w:space="0" w:color="auto"/>
        <w:bottom w:val="none" w:sz="0" w:space="0" w:color="auto"/>
        <w:right w:val="none" w:sz="0" w:space="0" w:color="auto"/>
      </w:divBdr>
      <w:divsChild>
        <w:div w:id="1008101599">
          <w:marLeft w:val="547"/>
          <w:marRight w:val="0"/>
          <w:marTop w:val="115"/>
          <w:marBottom w:val="0"/>
          <w:divBdr>
            <w:top w:val="none" w:sz="0" w:space="0" w:color="auto"/>
            <w:left w:val="none" w:sz="0" w:space="0" w:color="auto"/>
            <w:bottom w:val="none" w:sz="0" w:space="0" w:color="auto"/>
            <w:right w:val="none" w:sz="0" w:space="0" w:color="auto"/>
          </w:divBdr>
        </w:div>
        <w:div w:id="1503542720">
          <w:marLeft w:val="1267"/>
          <w:marRight w:val="0"/>
          <w:marTop w:val="96"/>
          <w:marBottom w:val="0"/>
          <w:divBdr>
            <w:top w:val="none" w:sz="0" w:space="0" w:color="auto"/>
            <w:left w:val="none" w:sz="0" w:space="0" w:color="auto"/>
            <w:bottom w:val="none" w:sz="0" w:space="0" w:color="auto"/>
            <w:right w:val="none" w:sz="0" w:space="0" w:color="auto"/>
          </w:divBdr>
        </w:div>
        <w:div w:id="1757482388">
          <w:marLeft w:val="547"/>
          <w:marRight w:val="0"/>
          <w:marTop w:val="115"/>
          <w:marBottom w:val="0"/>
          <w:divBdr>
            <w:top w:val="none" w:sz="0" w:space="0" w:color="auto"/>
            <w:left w:val="none" w:sz="0" w:space="0" w:color="auto"/>
            <w:bottom w:val="none" w:sz="0" w:space="0" w:color="auto"/>
            <w:right w:val="none" w:sz="0" w:space="0" w:color="auto"/>
          </w:divBdr>
        </w:div>
      </w:divsChild>
    </w:div>
    <w:div w:id="1635453101">
      <w:bodyDiv w:val="1"/>
      <w:marLeft w:val="0"/>
      <w:marRight w:val="0"/>
      <w:marTop w:val="0"/>
      <w:marBottom w:val="0"/>
      <w:divBdr>
        <w:top w:val="none" w:sz="0" w:space="0" w:color="auto"/>
        <w:left w:val="none" w:sz="0" w:space="0" w:color="auto"/>
        <w:bottom w:val="none" w:sz="0" w:space="0" w:color="auto"/>
        <w:right w:val="none" w:sz="0" w:space="0" w:color="auto"/>
      </w:divBdr>
      <w:divsChild>
        <w:div w:id="1342388535">
          <w:marLeft w:val="1166"/>
          <w:marRight w:val="0"/>
          <w:marTop w:val="96"/>
          <w:marBottom w:val="0"/>
          <w:divBdr>
            <w:top w:val="none" w:sz="0" w:space="0" w:color="auto"/>
            <w:left w:val="none" w:sz="0" w:space="0" w:color="auto"/>
            <w:bottom w:val="none" w:sz="0" w:space="0" w:color="auto"/>
            <w:right w:val="none" w:sz="0" w:space="0" w:color="auto"/>
          </w:divBdr>
        </w:div>
        <w:div w:id="2145930455">
          <w:marLeft w:val="1627"/>
          <w:marRight w:val="0"/>
          <w:marTop w:val="96"/>
          <w:marBottom w:val="0"/>
          <w:divBdr>
            <w:top w:val="none" w:sz="0" w:space="0" w:color="auto"/>
            <w:left w:val="none" w:sz="0" w:space="0" w:color="auto"/>
            <w:bottom w:val="none" w:sz="0" w:space="0" w:color="auto"/>
            <w:right w:val="none" w:sz="0" w:space="0" w:color="auto"/>
          </w:divBdr>
        </w:div>
      </w:divsChild>
    </w:div>
    <w:div w:id="1635981346">
      <w:bodyDiv w:val="1"/>
      <w:marLeft w:val="0"/>
      <w:marRight w:val="0"/>
      <w:marTop w:val="0"/>
      <w:marBottom w:val="0"/>
      <w:divBdr>
        <w:top w:val="none" w:sz="0" w:space="0" w:color="auto"/>
        <w:left w:val="none" w:sz="0" w:space="0" w:color="auto"/>
        <w:bottom w:val="none" w:sz="0" w:space="0" w:color="auto"/>
        <w:right w:val="none" w:sz="0" w:space="0" w:color="auto"/>
      </w:divBdr>
    </w:div>
    <w:div w:id="1635987367">
      <w:bodyDiv w:val="1"/>
      <w:marLeft w:val="0"/>
      <w:marRight w:val="0"/>
      <w:marTop w:val="0"/>
      <w:marBottom w:val="0"/>
      <w:divBdr>
        <w:top w:val="none" w:sz="0" w:space="0" w:color="auto"/>
        <w:left w:val="none" w:sz="0" w:space="0" w:color="auto"/>
        <w:bottom w:val="none" w:sz="0" w:space="0" w:color="auto"/>
        <w:right w:val="none" w:sz="0" w:space="0" w:color="auto"/>
      </w:divBdr>
    </w:div>
    <w:div w:id="1636252069">
      <w:bodyDiv w:val="1"/>
      <w:marLeft w:val="0"/>
      <w:marRight w:val="0"/>
      <w:marTop w:val="0"/>
      <w:marBottom w:val="0"/>
      <w:divBdr>
        <w:top w:val="none" w:sz="0" w:space="0" w:color="auto"/>
        <w:left w:val="none" w:sz="0" w:space="0" w:color="auto"/>
        <w:bottom w:val="none" w:sz="0" w:space="0" w:color="auto"/>
        <w:right w:val="none" w:sz="0" w:space="0" w:color="auto"/>
      </w:divBdr>
    </w:div>
    <w:div w:id="1636373731">
      <w:bodyDiv w:val="1"/>
      <w:marLeft w:val="0"/>
      <w:marRight w:val="0"/>
      <w:marTop w:val="0"/>
      <w:marBottom w:val="0"/>
      <w:divBdr>
        <w:top w:val="none" w:sz="0" w:space="0" w:color="auto"/>
        <w:left w:val="none" w:sz="0" w:space="0" w:color="auto"/>
        <w:bottom w:val="none" w:sz="0" w:space="0" w:color="auto"/>
        <w:right w:val="none" w:sz="0" w:space="0" w:color="auto"/>
      </w:divBdr>
    </w:div>
    <w:div w:id="1636789569">
      <w:bodyDiv w:val="1"/>
      <w:marLeft w:val="0"/>
      <w:marRight w:val="0"/>
      <w:marTop w:val="0"/>
      <w:marBottom w:val="0"/>
      <w:divBdr>
        <w:top w:val="none" w:sz="0" w:space="0" w:color="auto"/>
        <w:left w:val="none" w:sz="0" w:space="0" w:color="auto"/>
        <w:bottom w:val="none" w:sz="0" w:space="0" w:color="auto"/>
        <w:right w:val="none" w:sz="0" w:space="0" w:color="auto"/>
      </w:divBdr>
    </w:div>
    <w:div w:id="1637291869">
      <w:bodyDiv w:val="1"/>
      <w:marLeft w:val="0"/>
      <w:marRight w:val="0"/>
      <w:marTop w:val="0"/>
      <w:marBottom w:val="0"/>
      <w:divBdr>
        <w:top w:val="none" w:sz="0" w:space="0" w:color="auto"/>
        <w:left w:val="none" w:sz="0" w:space="0" w:color="auto"/>
        <w:bottom w:val="none" w:sz="0" w:space="0" w:color="auto"/>
        <w:right w:val="none" w:sz="0" w:space="0" w:color="auto"/>
      </w:divBdr>
    </w:div>
    <w:div w:id="1637370423">
      <w:bodyDiv w:val="1"/>
      <w:marLeft w:val="0"/>
      <w:marRight w:val="0"/>
      <w:marTop w:val="0"/>
      <w:marBottom w:val="0"/>
      <w:divBdr>
        <w:top w:val="none" w:sz="0" w:space="0" w:color="auto"/>
        <w:left w:val="none" w:sz="0" w:space="0" w:color="auto"/>
        <w:bottom w:val="none" w:sz="0" w:space="0" w:color="auto"/>
        <w:right w:val="none" w:sz="0" w:space="0" w:color="auto"/>
      </w:divBdr>
    </w:div>
    <w:div w:id="1637878700">
      <w:bodyDiv w:val="1"/>
      <w:marLeft w:val="0"/>
      <w:marRight w:val="0"/>
      <w:marTop w:val="0"/>
      <w:marBottom w:val="0"/>
      <w:divBdr>
        <w:top w:val="none" w:sz="0" w:space="0" w:color="auto"/>
        <w:left w:val="none" w:sz="0" w:space="0" w:color="auto"/>
        <w:bottom w:val="none" w:sz="0" w:space="0" w:color="auto"/>
        <w:right w:val="none" w:sz="0" w:space="0" w:color="auto"/>
      </w:divBdr>
    </w:div>
    <w:div w:id="1637878724">
      <w:bodyDiv w:val="1"/>
      <w:marLeft w:val="0"/>
      <w:marRight w:val="0"/>
      <w:marTop w:val="0"/>
      <w:marBottom w:val="0"/>
      <w:divBdr>
        <w:top w:val="none" w:sz="0" w:space="0" w:color="auto"/>
        <w:left w:val="none" w:sz="0" w:space="0" w:color="auto"/>
        <w:bottom w:val="none" w:sz="0" w:space="0" w:color="auto"/>
        <w:right w:val="none" w:sz="0" w:space="0" w:color="auto"/>
      </w:divBdr>
    </w:div>
    <w:div w:id="1639142512">
      <w:bodyDiv w:val="1"/>
      <w:marLeft w:val="0"/>
      <w:marRight w:val="0"/>
      <w:marTop w:val="0"/>
      <w:marBottom w:val="0"/>
      <w:divBdr>
        <w:top w:val="none" w:sz="0" w:space="0" w:color="auto"/>
        <w:left w:val="none" w:sz="0" w:space="0" w:color="auto"/>
        <w:bottom w:val="none" w:sz="0" w:space="0" w:color="auto"/>
        <w:right w:val="none" w:sz="0" w:space="0" w:color="auto"/>
      </w:divBdr>
    </w:div>
    <w:div w:id="1640459695">
      <w:bodyDiv w:val="1"/>
      <w:marLeft w:val="0"/>
      <w:marRight w:val="0"/>
      <w:marTop w:val="0"/>
      <w:marBottom w:val="0"/>
      <w:divBdr>
        <w:top w:val="none" w:sz="0" w:space="0" w:color="auto"/>
        <w:left w:val="none" w:sz="0" w:space="0" w:color="auto"/>
        <w:bottom w:val="none" w:sz="0" w:space="0" w:color="auto"/>
        <w:right w:val="none" w:sz="0" w:space="0" w:color="auto"/>
      </w:divBdr>
    </w:div>
    <w:div w:id="1640724812">
      <w:bodyDiv w:val="1"/>
      <w:marLeft w:val="0"/>
      <w:marRight w:val="0"/>
      <w:marTop w:val="0"/>
      <w:marBottom w:val="0"/>
      <w:divBdr>
        <w:top w:val="none" w:sz="0" w:space="0" w:color="auto"/>
        <w:left w:val="none" w:sz="0" w:space="0" w:color="auto"/>
        <w:bottom w:val="none" w:sz="0" w:space="0" w:color="auto"/>
        <w:right w:val="none" w:sz="0" w:space="0" w:color="auto"/>
      </w:divBdr>
    </w:div>
    <w:div w:id="1640959574">
      <w:bodyDiv w:val="1"/>
      <w:marLeft w:val="0"/>
      <w:marRight w:val="0"/>
      <w:marTop w:val="0"/>
      <w:marBottom w:val="0"/>
      <w:divBdr>
        <w:top w:val="none" w:sz="0" w:space="0" w:color="auto"/>
        <w:left w:val="none" w:sz="0" w:space="0" w:color="auto"/>
        <w:bottom w:val="none" w:sz="0" w:space="0" w:color="auto"/>
        <w:right w:val="none" w:sz="0" w:space="0" w:color="auto"/>
      </w:divBdr>
      <w:divsChild>
        <w:div w:id="210579870">
          <w:marLeft w:val="547"/>
          <w:marRight w:val="0"/>
          <w:marTop w:val="115"/>
          <w:marBottom w:val="0"/>
          <w:divBdr>
            <w:top w:val="none" w:sz="0" w:space="0" w:color="auto"/>
            <w:left w:val="none" w:sz="0" w:space="0" w:color="auto"/>
            <w:bottom w:val="none" w:sz="0" w:space="0" w:color="auto"/>
            <w:right w:val="none" w:sz="0" w:space="0" w:color="auto"/>
          </w:divBdr>
        </w:div>
        <w:div w:id="370617805">
          <w:marLeft w:val="1166"/>
          <w:marRight w:val="0"/>
          <w:marTop w:val="86"/>
          <w:marBottom w:val="0"/>
          <w:divBdr>
            <w:top w:val="none" w:sz="0" w:space="0" w:color="auto"/>
            <w:left w:val="none" w:sz="0" w:space="0" w:color="auto"/>
            <w:bottom w:val="none" w:sz="0" w:space="0" w:color="auto"/>
            <w:right w:val="none" w:sz="0" w:space="0" w:color="auto"/>
          </w:divBdr>
        </w:div>
        <w:div w:id="690225631">
          <w:marLeft w:val="1166"/>
          <w:marRight w:val="0"/>
          <w:marTop w:val="86"/>
          <w:marBottom w:val="0"/>
          <w:divBdr>
            <w:top w:val="none" w:sz="0" w:space="0" w:color="auto"/>
            <w:left w:val="none" w:sz="0" w:space="0" w:color="auto"/>
            <w:bottom w:val="none" w:sz="0" w:space="0" w:color="auto"/>
            <w:right w:val="none" w:sz="0" w:space="0" w:color="auto"/>
          </w:divBdr>
        </w:div>
        <w:div w:id="789711395">
          <w:marLeft w:val="1166"/>
          <w:marRight w:val="0"/>
          <w:marTop w:val="86"/>
          <w:marBottom w:val="0"/>
          <w:divBdr>
            <w:top w:val="none" w:sz="0" w:space="0" w:color="auto"/>
            <w:left w:val="none" w:sz="0" w:space="0" w:color="auto"/>
            <w:bottom w:val="none" w:sz="0" w:space="0" w:color="auto"/>
            <w:right w:val="none" w:sz="0" w:space="0" w:color="auto"/>
          </w:divBdr>
        </w:div>
        <w:div w:id="975722238">
          <w:marLeft w:val="1166"/>
          <w:marRight w:val="0"/>
          <w:marTop w:val="86"/>
          <w:marBottom w:val="0"/>
          <w:divBdr>
            <w:top w:val="none" w:sz="0" w:space="0" w:color="auto"/>
            <w:left w:val="none" w:sz="0" w:space="0" w:color="auto"/>
            <w:bottom w:val="none" w:sz="0" w:space="0" w:color="auto"/>
            <w:right w:val="none" w:sz="0" w:space="0" w:color="auto"/>
          </w:divBdr>
        </w:div>
        <w:div w:id="1016687878">
          <w:marLeft w:val="547"/>
          <w:marRight w:val="0"/>
          <w:marTop w:val="115"/>
          <w:marBottom w:val="0"/>
          <w:divBdr>
            <w:top w:val="none" w:sz="0" w:space="0" w:color="auto"/>
            <w:left w:val="none" w:sz="0" w:space="0" w:color="auto"/>
            <w:bottom w:val="none" w:sz="0" w:space="0" w:color="auto"/>
            <w:right w:val="none" w:sz="0" w:space="0" w:color="auto"/>
          </w:divBdr>
        </w:div>
        <w:div w:id="1401947243">
          <w:marLeft w:val="547"/>
          <w:marRight w:val="0"/>
          <w:marTop w:val="115"/>
          <w:marBottom w:val="0"/>
          <w:divBdr>
            <w:top w:val="none" w:sz="0" w:space="0" w:color="auto"/>
            <w:left w:val="none" w:sz="0" w:space="0" w:color="auto"/>
            <w:bottom w:val="none" w:sz="0" w:space="0" w:color="auto"/>
            <w:right w:val="none" w:sz="0" w:space="0" w:color="auto"/>
          </w:divBdr>
        </w:div>
        <w:div w:id="1707026201">
          <w:marLeft w:val="1166"/>
          <w:marRight w:val="0"/>
          <w:marTop w:val="86"/>
          <w:marBottom w:val="0"/>
          <w:divBdr>
            <w:top w:val="none" w:sz="0" w:space="0" w:color="auto"/>
            <w:left w:val="none" w:sz="0" w:space="0" w:color="auto"/>
            <w:bottom w:val="none" w:sz="0" w:space="0" w:color="auto"/>
            <w:right w:val="none" w:sz="0" w:space="0" w:color="auto"/>
          </w:divBdr>
        </w:div>
        <w:div w:id="1729187041">
          <w:marLeft w:val="1800"/>
          <w:marRight w:val="0"/>
          <w:marTop w:val="86"/>
          <w:marBottom w:val="0"/>
          <w:divBdr>
            <w:top w:val="none" w:sz="0" w:space="0" w:color="auto"/>
            <w:left w:val="none" w:sz="0" w:space="0" w:color="auto"/>
            <w:bottom w:val="none" w:sz="0" w:space="0" w:color="auto"/>
            <w:right w:val="none" w:sz="0" w:space="0" w:color="auto"/>
          </w:divBdr>
        </w:div>
        <w:div w:id="1730690095">
          <w:marLeft w:val="1166"/>
          <w:marRight w:val="0"/>
          <w:marTop w:val="86"/>
          <w:marBottom w:val="0"/>
          <w:divBdr>
            <w:top w:val="none" w:sz="0" w:space="0" w:color="auto"/>
            <w:left w:val="none" w:sz="0" w:space="0" w:color="auto"/>
            <w:bottom w:val="none" w:sz="0" w:space="0" w:color="auto"/>
            <w:right w:val="none" w:sz="0" w:space="0" w:color="auto"/>
          </w:divBdr>
        </w:div>
        <w:div w:id="1797260458">
          <w:marLeft w:val="1800"/>
          <w:marRight w:val="0"/>
          <w:marTop w:val="86"/>
          <w:marBottom w:val="0"/>
          <w:divBdr>
            <w:top w:val="none" w:sz="0" w:space="0" w:color="auto"/>
            <w:left w:val="none" w:sz="0" w:space="0" w:color="auto"/>
            <w:bottom w:val="none" w:sz="0" w:space="0" w:color="auto"/>
            <w:right w:val="none" w:sz="0" w:space="0" w:color="auto"/>
          </w:divBdr>
        </w:div>
        <w:div w:id="1976568998">
          <w:marLeft w:val="1166"/>
          <w:marRight w:val="0"/>
          <w:marTop w:val="86"/>
          <w:marBottom w:val="0"/>
          <w:divBdr>
            <w:top w:val="none" w:sz="0" w:space="0" w:color="auto"/>
            <w:left w:val="none" w:sz="0" w:space="0" w:color="auto"/>
            <w:bottom w:val="none" w:sz="0" w:space="0" w:color="auto"/>
            <w:right w:val="none" w:sz="0" w:space="0" w:color="auto"/>
          </w:divBdr>
        </w:div>
        <w:div w:id="2139764601">
          <w:marLeft w:val="1166"/>
          <w:marRight w:val="0"/>
          <w:marTop w:val="86"/>
          <w:marBottom w:val="0"/>
          <w:divBdr>
            <w:top w:val="none" w:sz="0" w:space="0" w:color="auto"/>
            <w:left w:val="none" w:sz="0" w:space="0" w:color="auto"/>
            <w:bottom w:val="none" w:sz="0" w:space="0" w:color="auto"/>
            <w:right w:val="none" w:sz="0" w:space="0" w:color="auto"/>
          </w:divBdr>
        </w:div>
      </w:divsChild>
    </w:div>
    <w:div w:id="1641298889">
      <w:bodyDiv w:val="1"/>
      <w:marLeft w:val="0"/>
      <w:marRight w:val="0"/>
      <w:marTop w:val="0"/>
      <w:marBottom w:val="0"/>
      <w:divBdr>
        <w:top w:val="none" w:sz="0" w:space="0" w:color="auto"/>
        <w:left w:val="none" w:sz="0" w:space="0" w:color="auto"/>
        <w:bottom w:val="none" w:sz="0" w:space="0" w:color="auto"/>
        <w:right w:val="none" w:sz="0" w:space="0" w:color="auto"/>
      </w:divBdr>
    </w:div>
    <w:div w:id="1642809848">
      <w:bodyDiv w:val="1"/>
      <w:marLeft w:val="0"/>
      <w:marRight w:val="0"/>
      <w:marTop w:val="0"/>
      <w:marBottom w:val="0"/>
      <w:divBdr>
        <w:top w:val="none" w:sz="0" w:space="0" w:color="auto"/>
        <w:left w:val="none" w:sz="0" w:space="0" w:color="auto"/>
        <w:bottom w:val="none" w:sz="0" w:space="0" w:color="auto"/>
        <w:right w:val="none" w:sz="0" w:space="0" w:color="auto"/>
      </w:divBdr>
      <w:divsChild>
        <w:div w:id="2035181074">
          <w:marLeft w:val="0"/>
          <w:marRight w:val="0"/>
          <w:marTop w:val="0"/>
          <w:marBottom w:val="0"/>
          <w:divBdr>
            <w:top w:val="none" w:sz="0" w:space="0" w:color="auto"/>
            <w:left w:val="none" w:sz="0" w:space="0" w:color="auto"/>
            <w:bottom w:val="none" w:sz="0" w:space="0" w:color="auto"/>
            <w:right w:val="none" w:sz="0" w:space="0" w:color="auto"/>
          </w:divBdr>
        </w:div>
      </w:divsChild>
    </w:div>
    <w:div w:id="1642923065">
      <w:bodyDiv w:val="1"/>
      <w:marLeft w:val="0"/>
      <w:marRight w:val="0"/>
      <w:marTop w:val="0"/>
      <w:marBottom w:val="0"/>
      <w:divBdr>
        <w:top w:val="none" w:sz="0" w:space="0" w:color="auto"/>
        <w:left w:val="none" w:sz="0" w:space="0" w:color="auto"/>
        <w:bottom w:val="none" w:sz="0" w:space="0" w:color="auto"/>
        <w:right w:val="none" w:sz="0" w:space="0" w:color="auto"/>
      </w:divBdr>
      <w:divsChild>
        <w:div w:id="1980842385">
          <w:marLeft w:val="0"/>
          <w:marRight w:val="0"/>
          <w:marTop w:val="0"/>
          <w:marBottom w:val="0"/>
          <w:divBdr>
            <w:top w:val="none" w:sz="0" w:space="0" w:color="auto"/>
            <w:left w:val="none" w:sz="0" w:space="0" w:color="auto"/>
            <w:bottom w:val="none" w:sz="0" w:space="0" w:color="auto"/>
            <w:right w:val="none" w:sz="0" w:space="0" w:color="auto"/>
          </w:divBdr>
          <w:divsChild>
            <w:div w:id="147019776">
              <w:marLeft w:val="0"/>
              <w:marRight w:val="0"/>
              <w:marTop w:val="0"/>
              <w:marBottom w:val="0"/>
              <w:divBdr>
                <w:top w:val="none" w:sz="0" w:space="0" w:color="auto"/>
                <w:left w:val="none" w:sz="0" w:space="0" w:color="auto"/>
                <w:bottom w:val="none" w:sz="0" w:space="0" w:color="auto"/>
                <w:right w:val="none" w:sz="0" w:space="0" w:color="auto"/>
              </w:divBdr>
            </w:div>
            <w:div w:id="174468567">
              <w:marLeft w:val="0"/>
              <w:marRight w:val="0"/>
              <w:marTop w:val="0"/>
              <w:marBottom w:val="0"/>
              <w:divBdr>
                <w:top w:val="none" w:sz="0" w:space="0" w:color="auto"/>
                <w:left w:val="none" w:sz="0" w:space="0" w:color="auto"/>
                <w:bottom w:val="none" w:sz="0" w:space="0" w:color="auto"/>
                <w:right w:val="none" w:sz="0" w:space="0" w:color="auto"/>
              </w:divBdr>
            </w:div>
            <w:div w:id="307709975">
              <w:marLeft w:val="0"/>
              <w:marRight w:val="0"/>
              <w:marTop w:val="0"/>
              <w:marBottom w:val="0"/>
              <w:divBdr>
                <w:top w:val="none" w:sz="0" w:space="0" w:color="auto"/>
                <w:left w:val="none" w:sz="0" w:space="0" w:color="auto"/>
                <w:bottom w:val="none" w:sz="0" w:space="0" w:color="auto"/>
                <w:right w:val="none" w:sz="0" w:space="0" w:color="auto"/>
              </w:divBdr>
            </w:div>
            <w:div w:id="360981239">
              <w:marLeft w:val="0"/>
              <w:marRight w:val="0"/>
              <w:marTop w:val="0"/>
              <w:marBottom w:val="0"/>
              <w:divBdr>
                <w:top w:val="none" w:sz="0" w:space="0" w:color="auto"/>
                <w:left w:val="none" w:sz="0" w:space="0" w:color="auto"/>
                <w:bottom w:val="none" w:sz="0" w:space="0" w:color="auto"/>
                <w:right w:val="none" w:sz="0" w:space="0" w:color="auto"/>
              </w:divBdr>
            </w:div>
            <w:div w:id="447089438">
              <w:marLeft w:val="0"/>
              <w:marRight w:val="0"/>
              <w:marTop w:val="0"/>
              <w:marBottom w:val="0"/>
              <w:divBdr>
                <w:top w:val="none" w:sz="0" w:space="0" w:color="auto"/>
                <w:left w:val="none" w:sz="0" w:space="0" w:color="auto"/>
                <w:bottom w:val="none" w:sz="0" w:space="0" w:color="auto"/>
                <w:right w:val="none" w:sz="0" w:space="0" w:color="auto"/>
              </w:divBdr>
            </w:div>
            <w:div w:id="479076061">
              <w:marLeft w:val="0"/>
              <w:marRight w:val="0"/>
              <w:marTop w:val="0"/>
              <w:marBottom w:val="0"/>
              <w:divBdr>
                <w:top w:val="none" w:sz="0" w:space="0" w:color="auto"/>
                <w:left w:val="none" w:sz="0" w:space="0" w:color="auto"/>
                <w:bottom w:val="none" w:sz="0" w:space="0" w:color="auto"/>
                <w:right w:val="none" w:sz="0" w:space="0" w:color="auto"/>
              </w:divBdr>
            </w:div>
            <w:div w:id="722219393">
              <w:marLeft w:val="0"/>
              <w:marRight w:val="0"/>
              <w:marTop w:val="0"/>
              <w:marBottom w:val="0"/>
              <w:divBdr>
                <w:top w:val="none" w:sz="0" w:space="0" w:color="auto"/>
                <w:left w:val="none" w:sz="0" w:space="0" w:color="auto"/>
                <w:bottom w:val="none" w:sz="0" w:space="0" w:color="auto"/>
                <w:right w:val="none" w:sz="0" w:space="0" w:color="auto"/>
              </w:divBdr>
            </w:div>
            <w:div w:id="789397427">
              <w:marLeft w:val="0"/>
              <w:marRight w:val="0"/>
              <w:marTop w:val="0"/>
              <w:marBottom w:val="0"/>
              <w:divBdr>
                <w:top w:val="none" w:sz="0" w:space="0" w:color="auto"/>
                <w:left w:val="none" w:sz="0" w:space="0" w:color="auto"/>
                <w:bottom w:val="none" w:sz="0" w:space="0" w:color="auto"/>
                <w:right w:val="none" w:sz="0" w:space="0" w:color="auto"/>
              </w:divBdr>
            </w:div>
            <w:div w:id="1207522206">
              <w:marLeft w:val="0"/>
              <w:marRight w:val="0"/>
              <w:marTop w:val="0"/>
              <w:marBottom w:val="0"/>
              <w:divBdr>
                <w:top w:val="none" w:sz="0" w:space="0" w:color="auto"/>
                <w:left w:val="none" w:sz="0" w:space="0" w:color="auto"/>
                <w:bottom w:val="none" w:sz="0" w:space="0" w:color="auto"/>
                <w:right w:val="none" w:sz="0" w:space="0" w:color="auto"/>
              </w:divBdr>
            </w:div>
            <w:div w:id="1459256242">
              <w:marLeft w:val="0"/>
              <w:marRight w:val="0"/>
              <w:marTop w:val="0"/>
              <w:marBottom w:val="0"/>
              <w:divBdr>
                <w:top w:val="none" w:sz="0" w:space="0" w:color="auto"/>
                <w:left w:val="none" w:sz="0" w:space="0" w:color="auto"/>
                <w:bottom w:val="none" w:sz="0" w:space="0" w:color="auto"/>
                <w:right w:val="none" w:sz="0" w:space="0" w:color="auto"/>
              </w:divBdr>
            </w:div>
            <w:div w:id="1522477281">
              <w:marLeft w:val="0"/>
              <w:marRight w:val="0"/>
              <w:marTop w:val="0"/>
              <w:marBottom w:val="0"/>
              <w:divBdr>
                <w:top w:val="none" w:sz="0" w:space="0" w:color="auto"/>
                <w:left w:val="none" w:sz="0" w:space="0" w:color="auto"/>
                <w:bottom w:val="none" w:sz="0" w:space="0" w:color="auto"/>
                <w:right w:val="none" w:sz="0" w:space="0" w:color="auto"/>
              </w:divBdr>
            </w:div>
            <w:div w:id="184208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46656">
      <w:bodyDiv w:val="1"/>
      <w:marLeft w:val="0"/>
      <w:marRight w:val="0"/>
      <w:marTop w:val="0"/>
      <w:marBottom w:val="0"/>
      <w:divBdr>
        <w:top w:val="none" w:sz="0" w:space="0" w:color="auto"/>
        <w:left w:val="none" w:sz="0" w:space="0" w:color="auto"/>
        <w:bottom w:val="none" w:sz="0" w:space="0" w:color="auto"/>
        <w:right w:val="none" w:sz="0" w:space="0" w:color="auto"/>
      </w:divBdr>
    </w:div>
    <w:div w:id="1644239814">
      <w:bodyDiv w:val="1"/>
      <w:marLeft w:val="0"/>
      <w:marRight w:val="0"/>
      <w:marTop w:val="0"/>
      <w:marBottom w:val="0"/>
      <w:divBdr>
        <w:top w:val="none" w:sz="0" w:space="0" w:color="auto"/>
        <w:left w:val="none" w:sz="0" w:space="0" w:color="auto"/>
        <w:bottom w:val="none" w:sz="0" w:space="0" w:color="auto"/>
        <w:right w:val="none" w:sz="0" w:space="0" w:color="auto"/>
      </w:divBdr>
    </w:div>
    <w:div w:id="1644575560">
      <w:bodyDiv w:val="1"/>
      <w:marLeft w:val="0"/>
      <w:marRight w:val="0"/>
      <w:marTop w:val="0"/>
      <w:marBottom w:val="0"/>
      <w:divBdr>
        <w:top w:val="none" w:sz="0" w:space="0" w:color="auto"/>
        <w:left w:val="none" w:sz="0" w:space="0" w:color="auto"/>
        <w:bottom w:val="none" w:sz="0" w:space="0" w:color="auto"/>
        <w:right w:val="none" w:sz="0" w:space="0" w:color="auto"/>
      </w:divBdr>
    </w:div>
    <w:div w:id="1645621501">
      <w:bodyDiv w:val="1"/>
      <w:marLeft w:val="0"/>
      <w:marRight w:val="0"/>
      <w:marTop w:val="0"/>
      <w:marBottom w:val="0"/>
      <w:divBdr>
        <w:top w:val="none" w:sz="0" w:space="0" w:color="auto"/>
        <w:left w:val="none" w:sz="0" w:space="0" w:color="auto"/>
        <w:bottom w:val="none" w:sz="0" w:space="0" w:color="auto"/>
        <w:right w:val="none" w:sz="0" w:space="0" w:color="auto"/>
      </w:divBdr>
    </w:div>
    <w:div w:id="1646084663">
      <w:bodyDiv w:val="1"/>
      <w:marLeft w:val="0"/>
      <w:marRight w:val="0"/>
      <w:marTop w:val="0"/>
      <w:marBottom w:val="0"/>
      <w:divBdr>
        <w:top w:val="none" w:sz="0" w:space="0" w:color="auto"/>
        <w:left w:val="none" w:sz="0" w:space="0" w:color="auto"/>
        <w:bottom w:val="none" w:sz="0" w:space="0" w:color="auto"/>
        <w:right w:val="none" w:sz="0" w:space="0" w:color="auto"/>
      </w:divBdr>
      <w:divsChild>
        <w:div w:id="765350216">
          <w:marLeft w:val="547"/>
          <w:marRight w:val="0"/>
          <w:marTop w:val="115"/>
          <w:marBottom w:val="0"/>
          <w:divBdr>
            <w:top w:val="none" w:sz="0" w:space="0" w:color="auto"/>
            <w:left w:val="none" w:sz="0" w:space="0" w:color="auto"/>
            <w:bottom w:val="none" w:sz="0" w:space="0" w:color="auto"/>
            <w:right w:val="none" w:sz="0" w:space="0" w:color="auto"/>
          </w:divBdr>
        </w:div>
        <w:div w:id="1498619585">
          <w:marLeft w:val="547"/>
          <w:marRight w:val="0"/>
          <w:marTop w:val="115"/>
          <w:marBottom w:val="0"/>
          <w:divBdr>
            <w:top w:val="none" w:sz="0" w:space="0" w:color="auto"/>
            <w:left w:val="none" w:sz="0" w:space="0" w:color="auto"/>
            <w:bottom w:val="none" w:sz="0" w:space="0" w:color="auto"/>
            <w:right w:val="none" w:sz="0" w:space="0" w:color="auto"/>
          </w:divBdr>
        </w:div>
      </w:divsChild>
    </w:div>
    <w:div w:id="1646280801">
      <w:bodyDiv w:val="1"/>
      <w:marLeft w:val="0"/>
      <w:marRight w:val="0"/>
      <w:marTop w:val="0"/>
      <w:marBottom w:val="0"/>
      <w:divBdr>
        <w:top w:val="none" w:sz="0" w:space="0" w:color="auto"/>
        <w:left w:val="none" w:sz="0" w:space="0" w:color="auto"/>
        <w:bottom w:val="none" w:sz="0" w:space="0" w:color="auto"/>
        <w:right w:val="none" w:sz="0" w:space="0" w:color="auto"/>
      </w:divBdr>
    </w:div>
    <w:div w:id="1647778087">
      <w:bodyDiv w:val="1"/>
      <w:marLeft w:val="0"/>
      <w:marRight w:val="0"/>
      <w:marTop w:val="0"/>
      <w:marBottom w:val="0"/>
      <w:divBdr>
        <w:top w:val="none" w:sz="0" w:space="0" w:color="auto"/>
        <w:left w:val="none" w:sz="0" w:space="0" w:color="auto"/>
        <w:bottom w:val="none" w:sz="0" w:space="0" w:color="auto"/>
        <w:right w:val="none" w:sz="0" w:space="0" w:color="auto"/>
      </w:divBdr>
      <w:divsChild>
        <w:div w:id="286350588">
          <w:marLeft w:val="1800"/>
          <w:marRight w:val="0"/>
          <w:marTop w:val="96"/>
          <w:marBottom w:val="0"/>
          <w:divBdr>
            <w:top w:val="none" w:sz="0" w:space="0" w:color="auto"/>
            <w:left w:val="none" w:sz="0" w:space="0" w:color="auto"/>
            <w:bottom w:val="none" w:sz="0" w:space="0" w:color="auto"/>
            <w:right w:val="none" w:sz="0" w:space="0" w:color="auto"/>
          </w:divBdr>
        </w:div>
        <w:div w:id="449324411">
          <w:marLeft w:val="1166"/>
          <w:marRight w:val="0"/>
          <w:marTop w:val="115"/>
          <w:marBottom w:val="0"/>
          <w:divBdr>
            <w:top w:val="none" w:sz="0" w:space="0" w:color="auto"/>
            <w:left w:val="none" w:sz="0" w:space="0" w:color="auto"/>
            <w:bottom w:val="none" w:sz="0" w:space="0" w:color="auto"/>
            <w:right w:val="none" w:sz="0" w:space="0" w:color="auto"/>
          </w:divBdr>
        </w:div>
        <w:div w:id="793792892">
          <w:marLeft w:val="1166"/>
          <w:marRight w:val="0"/>
          <w:marTop w:val="115"/>
          <w:marBottom w:val="0"/>
          <w:divBdr>
            <w:top w:val="none" w:sz="0" w:space="0" w:color="auto"/>
            <w:left w:val="none" w:sz="0" w:space="0" w:color="auto"/>
            <w:bottom w:val="none" w:sz="0" w:space="0" w:color="auto"/>
            <w:right w:val="none" w:sz="0" w:space="0" w:color="auto"/>
          </w:divBdr>
        </w:div>
        <w:div w:id="924145680">
          <w:marLeft w:val="1800"/>
          <w:marRight w:val="0"/>
          <w:marTop w:val="96"/>
          <w:marBottom w:val="0"/>
          <w:divBdr>
            <w:top w:val="none" w:sz="0" w:space="0" w:color="auto"/>
            <w:left w:val="none" w:sz="0" w:space="0" w:color="auto"/>
            <w:bottom w:val="none" w:sz="0" w:space="0" w:color="auto"/>
            <w:right w:val="none" w:sz="0" w:space="0" w:color="auto"/>
          </w:divBdr>
        </w:div>
        <w:div w:id="994380965">
          <w:marLeft w:val="1800"/>
          <w:marRight w:val="0"/>
          <w:marTop w:val="96"/>
          <w:marBottom w:val="0"/>
          <w:divBdr>
            <w:top w:val="none" w:sz="0" w:space="0" w:color="auto"/>
            <w:left w:val="none" w:sz="0" w:space="0" w:color="auto"/>
            <w:bottom w:val="none" w:sz="0" w:space="0" w:color="auto"/>
            <w:right w:val="none" w:sz="0" w:space="0" w:color="auto"/>
          </w:divBdr>
        </w:div>
        <w:div w:id="1035235870">
          <w:marLeft w:val="547"/>
          <w:marRight w:val="0"/>
          <w:marTop w:val="130"/>
          <w:marBottom w:val="0"/>
          <w:divBdr>
            <w:top w:val="none" w:sz="0" w:space="0" w:color="auto"/>
            <w:left w:val="none" w:sz="0" w:space="0" w:color="auto"/>
            <w:bottom w:val="none" w:sz="0" w:space="0" w:color="auto"/>
            <w:right w:val="none" w:sz="0" w:space="0" w:color="auto"/>
          </w:divBdr>
        </w:div>
      </w:divsChild>
    </w:div>
    <w:div w:id="1648241789">
      <w:bodyDiv w:val="1"/>
      <w:marLeft w:val="0"/>
      <w:marRight w:val="0"/>
      <w:marTop w:val="0"/>
      <w:marBottom w:val="0"/>
      <w:divBdr>
        <w:top w:val="none" w:sz="0" w:space="0" w:color="auto"/>
        <w:left w:val="none" w:sz="0" w:space="0" w:color="auto"/>
        <w:bottom w:val="none" w:sz="0" w:space="0" w:color="auto"/>
        <w:right w:val="none" w:sz="0" w:space="0" w:color="auto"/>
      </w:divBdr>
    </w:div>
    <w:div w:id="1648362009">
      <w:bodyDiv w:val="1"/>
      <w:marLeft w:val="0"/>
      <w:marRight w:val="0"/>
      <w:marTop w:val="0"/>
      <w:marBottom w:val="0"/>
      <w:divBdr>
        <w:top w:val="none" w:sz="0" w:space="0" w:color="auto"/>
        <w:left w:val="none" w:sz="0" w:space="0" w:color="auto"/>
        <w:bottom w:val="none" w:sz="0" w:space="0" w:color="auto"/>
        <w:right w:val="none" w:sz="0" w:space="0" w:color="auto"/>
      </w:divBdr>
    </w:div>
    <w:div w:id="1648365157">
      <w:bodyDiv w:val="1"/>
      <w:marLeft w:val="0"/>
      <w:marRight w:val="0"/>
      <w:marTop w:val="0"/>
      <w:marBottom w:val="0"/>
      <w:divBdr>
        <w:top w:val="none" w:sz="0" w:space="0" w:color="auto"/>
        <w:left w:val="none" w:sz="0" w:space="0" w:color="auto"/>
        <w:bottom w:val="none" w:sz="0" w:space="0" w:color="auto"/>
        <w:right w:val="none" w:sz="0" w:space="0" w:color="auto"/>
      </w:divBdr>
    </w:div>
    <w:div w:id="1648514748">
      <w:bodyDiv w:val="1"/>
      <w:marLeft w:val="0"/>
      <w:marRight w:val="0"/>
      <w:marTop w:val="0"/>
      <w:marBottom w:val="0"/>
      <w:divBdr>
        <w:top w:val="none" w:sz="0" w:space="0" w:color="auto"/>
        <w:left w:val="none" w:sz="0" w:space="0" w:color="auto"/>
        <w:bottom w:val="none" w:sz="0" w:space="0" w:color="auto"/>
        <w:right w:val="none" w:sz="0" w:space="0" w:color="auto"/>
      </w:divBdr>
    </w:div>
    <w:div w:id="1649244063">
      <w:bodyDiv w:val="1"/>
      <w:marLeft w:val="0"/>
      <w:marRight w:val="0"/>
      <w:marTop w:val="0"/>
      <w:marBottom w:val="0"/>
      <w:divBdr>
        <w:top w:val="none" w:sz="0" w:space="0" w:color="auto"/>
        <w:left w:val="none" w:sz="0" w:space="0" w:color="auto"/>
        <w:bottom w:val="none" w:sz="0" w:space="0" w:color="auto"/>
        <w:right w:val="none" w:sz="0" w:space="0" w:color="auto"/>
      </w:divBdr>
      <w:divsChild>
        <w:div w:id="284581282">
          <w:marLeft w:val="1166"/>
          <w:marRight w:val="0"/>
          <w:marTop w:val="77"/>
          <w:marBottom w:val="0"/>
          <w:divBdr>
            <w:top w:val="none" w:sz="0" w:space="0" w:color="auto"/>
            <w:left w:val="none" w:sz="0" w:space="0" w:color="auto"/>
            <w:bottom w:val="none" w:sz="0" w:space="0" w:color="auto"/>
            <w:right w:val="none" w:sz="0" w:space="0" w:color="auto"/>
          </w:divBdr>
        </w:div>
        <w:div w:id="571695894">
          <w:marLeft w:val="1166"/>
          <w:marRight w:val="0"/>
          <w:marTop w:val="77"/>
          <w:marBottom w:val="0"/>
          <w:divBdr>
            <w:top w:val="none" w:sz="0" w:space="0" w:color="auto"/>
            <w:left w:val="none" w:sz="0" w:space="0" w:color="auto"/>
            <w:bottom w:val="none" w:sz="0" w:space="0" w:color="auto"/>
            <w:right w:val="none" w:sz="0" w:space="0" w:color="auto"/>
          </w:divBdr>
        </w:div>
        <w:div w:id="933516612">
          <w:marLeft w:val="1166"/>
          <w:marRight w:val="0"/>
          <w:marTop w:val="77"/>
          <w:marBottom w:val="0"/>
          <w:divBdr>
            <w:top w:val="none" w:sz="0" w:space="0" w:color="auto"/>
            <w:left w:val="none" w:sz="0" w:space="0" w:color="auto"/>
            <w:bottom w:val="none" w:sz="0" w:space="0" w:color="auto"/>
            <w:right w:val="none" w:sz="0" w:space="0" w:color="auto"/>
          </w:divBdr>
        </w:div>
        <w:div w:id="1225487060">
          <w:marLeft w:val="547"/>
          <w:marRight w:val="0"/>
          <w:marTop w:val="96"/>
          <w:marBottom w:val="0"/>
          <w:divBdr>
            <w:top w:val="none" w:sz="0" w:space="0" w:color="auto"/>
            <w:left w:val="none" w:sz="0" w:space="0" w:color="auto"/>
            <w:bottom w:val="none" w:sz="0" w:space="0" w:color="auto"/>
            <w:right w:val="none" w:sz="0" w:space="0" w:color="auto"/>
          </w:divBdr>
        </w:div>
        <w:div w:id="1782408187">
          <w:marLeft w:val="1166"/>
          <w:marRight w:val="0"/>
          <w:marTop w:val="77"/>
          <w:marBottom w:val="0"/>
          <w:divBdr>
            <w:top w:val="none" w:sz="0" w:space="0" w:color="auto"/>
            <w:left w:val="none" w:sz="0" w:space="0" w:color="auto"/>
            <w:bottom w:val="none" w:sz="0" w:space="0" w:color="auto"/>
            <w:right w:val="none" w:sz="0" w:space="0" w:color="auto"/>
          </w:divBdr>
        </w:div>
        <w:div w:id="1802722440">
          <w:marLeft w:val="1166"/>
          <w:marRight w:val="0"/>
          <w:marTop w:val="77"/>
          <w:marBottom w:val="0"/>
          <w:divBdr>
            <w:top w:val="none" w:sz="0" w:space="0" w:color="auto"/>
            <w:left w:val="none" w:sz="0" w:space="0" w:color="auto"/>
            <w:bottom w:val="none" w:sz="0" w:space="0" w:color="auto"/>
            <w:right w:val="none" w:sz="0" w:space="0" w:color="auto"/>
          </w:divBdr>
        </w:div>
        <w:div w:id="1833527577">
          <w:marLeft w:val="547"/>
          <w:marRight w:val="0"/>
          <w:marTop w:val="96"/>
          <w:marBottom w:val="0"/>
          <w:divBdr>
            <w:top w:val="none" w:sz="0" w:space="0" w:color="auto"/>
            <w:left w:val="none" w:sz="0" w:space="0" w:color="auto"/>
            <w:bottom w:val="none" w:sz="0" w:space="0" w:color="auto"/>
            <w:right w:val="none" w:sz="0" w:space="0" w:color="auto"/>
          </w:divBdr>
        </w:div>
        <w:div w:id="1877808182">
          <w:marLeft w:val="547"/>
          <w:marRight w:val="0"/>
          <w:marTop w:val="96"/>
          <w:marBottom w:val="0"/>
          <w:divBdr>
            <w:top w:val="none" w:sz="0" w:space="0" w:color="auto"/>
            <w:left w:val="none" w:sz="0" w:space="0" w:color="auto"/>
            <w:bottom w:val="none" w:sz="0" w:space="0" w:color="auto"/>
            <w:right w:val="none" w:sz="0" w:space="0" w:color="auto"/>
          </w:divBdr>
        </w:div>
      </w:divsChild>
    </w:div>
    <w:div w:id="1650163412">
      <w:bodyDiv w:val="1"/>
      <w:marLeft w:val="0"/>
      <w:marRight w:val="0"/>
      <w:marTop w:val="0"/>
      <w:marBottom w:val="0"/>
      <w:divBdr>
        <w:top w:val="none" w:sz="0" w:space="0" w:color="auto"/>
        <w:left w:val="none" w:sz="0" w:space="0" w:color="auto"/>
        <w:bottom w:val="none" w:sz="0" w:space="0" w:color="auto"/>
        <w:right w:val="none" w:sz="0" w:space="0" w:color="auto"/>
      </w:divBdr>
    </w:div>
    <w:div w:id="1650986634">
      <w:bodyDiv w:val="1"/>
      <w:marLeft w:val="0"/>
      <w:marRight w:val="0"/>
      <w:marTop w:val="0"/>
      <w:marBottom w:val="0"/>
      <w:divBdr>
        <w:top w:val="none" w:sz="0" w:space="0" w:color="auto"/>
        <w:left w:val="none" w:sz="0" w:space="0" w:color="auto"/>
        <w:bottom w:val="none" w:sz="0" w:space="0" w:color="auto"/>
        <w:right w:val="none" w:sz="0" w:space="0" w:color="auto"/>
      </w:divBdr>
    </w:div>
    <w:div w:id="1651590087">
      <w:bodyDiv w:val="1"/>
      <w:marLeft w:val="0"/>
      <w:marRight w:val="0"/>
      <w:marTop w:val="0"/>
      <w:marBottom w:val="0"/>
      <w:divBdr>
        <w:top w:val="none" w:sz="0" w:space="0" w:color="auto"/>
        <w:left w:val="none" w:sz="0" w:space="0" w:color="auto"/>
        <w:bottom w:val="none" w:sz="0" w:space="0" w:color="auto"/>
        <w:right w:val="none" w:sz="0" w:space="0" w:color="auto"/>
      </w:divBdr>
    </w:div>
    <w:div w:id="1653487667">
      <w:bodyDiv w:val="1"/>
      <w:marLeft w:val="0"/>
      <w:marRight w:val="0"/>
      <w:marTop w:val="0"/>
      <w:marBottom w:val="0"/>
      <w:divBdr>
        <w:top w:val="none" w:sz="0" w:space="0" w:color="auto"/>
        <w:left w:val="none" w:sz="0" w:space="0" w:color="auto"/>
        <w:bottom w:val="none" w:sz="0" w:space="0" w:color="auto"/>
        <w:right w:val="none" w:sz="0" w:space="0" w:color="auto"/>
      </w:divBdr>
    </w:div>
    <w:div w:id="1653488695">
      <w:bodyDiv w:val="1"/>
      <w:marLeft w:val="0"/>
      <w:marRight w:val="0"/>
      <w:marTop w:val="0"/>
      <w:marBottom w:val="0"/>
      <w:divBdr>
        <w:top w:val="none" w:sz="0" w:space="0" w:color="auto"/>
        <w:left w:val="none" w:sz="0" w:space="0" w:color="auto"/>
        <w:bottom w:val="none" w:sz="0" w:space="0" w:color="auto"/>
        <w:right w:val="none" w:sz="0" w:space="0" w:color="auto"/>
      </w:divBdr>
    </w:div>
    <w:div w:id="1654218351">
      <w:bodyDiv w:val="1"/>
      <w:marLeft w:val="0"/>
      <w:marRight w:val="0"/>
      <w:marTop w:val="0"/>
      <w:marBottom w:val="0"/>
      <w:divBdr>
        <w:top w:val="none" w:sz="0" w:space="0" w:color="auto"/>
        <w:left w:val="none" w:sz="0" w:space="0" w:color="auto"/>
        <w:bottom w:val="none" w:sz="0" w:space="0" w:color="auto"/>
        <w:right w:val="none" w:sz="0" w:space="0" w:color="auto"/>
      </w:divBdr>
    </w:div>
    <w:div w:id="1654679278">
      <w:bodyDiv w:val="1"/>
      <w:marLeft w:val="0"/>
      <w:marRight w:val="0"/>
      <w:marTop w:val="0"/>
      <w:marBottom w:val="0"/>
      <w:divBdr>
        <w:top w:val="none" w:sz="0" w:space="0" w:color="auto"/>
        <w:left w:val="none" w:sz="0" w:space="0" w:color="auto"/>
        <w:bottom w:val="none" w:sz="0" w:space="0" w:color="auto"/>
        <w:right w:val="none" w:sz="0" w:space="0" w:color="auto"/>
      </w:divBdr>
    </w:div>
    <w:div w:id="1655254386">
      <w:bodyDiv w:val="1"/>
      <w:marLeft w:val="0"/>
      <w:marRight w:val="0"/>
      <w:marTop w:val="0"/>
      <w:marBottom w:val="0"/>
      <w:divBdr>
        <w:top w:val="none" w:sz="0" w:space="0" w:color="auto"/>
        <w:left w:val="none" w:sz="0" w:space="0" w:color="auto"/>
        <w:bottom w:val="none" w:sz="0" w:space="0" w:color="auto"/>
        <w:right w:val="none" w:sz="0" w:space="0" w:color="auto"/>
      </w:divBdr>
    </w:div>
    <w:div w:id="1656251998">
      <w:bodyDiv w:val="1"/>
      <w:marLeft w:val="0"/>
      <w:marRight w:val="0"/>
      <w:marTop w:val="0"/>
      <w:marBottom w:val="0"/>
      <w:divBdr>
        <w:top w:val="none" w:sz="0" w:space="0" w:color="auto"/>
        <w:left w:val="none" w:sz="0" w:space="0" w:color="auto"/>
        <w:bottom w:val="none" w:sz="0" w:space="0" w:color="auto"/>
        <w:right w:val="none" w:sz="0" w:space="0" w:color="auto"/>
      </w:divBdr>
    </w:div>
    <w:div w:id="1656453816">
      <w:bodyDiv w:val="1"/>
      <w:marLeft w:val="0"/>
      <w:marRight w:val="0"/>
      <w:marTop w:val="0"/>
      <w:marBottom w:val="0"/>
      <w:divBdr>
        <w:top w:val="none" w:sz="0" w:space="0" w:color="auto"/>
        <w:left w:val="none" w:sz="0" w:space="0" w:color="auto"/>
        <w:bottom w:val="none" w:sz="0" w:space="0" w:color="auto"/>
        <w:right w:val="none" w:sz="0" w:space="0" w:color="auto"/>
      </w:divBdr>
    </w:div>
    <w:div w:id="1656642675">
      <w:bodyDiv w:val="1"/>
      <w:marLeft w:val="0"/>
      <w:marRight w:val="0"/>
      <w:marTop w:val="0"/>
      <w:marBottom w:val="0"/>
      <w:divBdr>
        <w:top w:val="none" w:sz="0" w:space="0" w:color="auto"/>
        <w:left w:val="none" w:sz="0" w:space="0" w:color="auto"/>
        <w:bottom w:val="none" w:sz="0" w:space="0" w:color="auto"/>
        <w:right w:val="none" w:sz="0" w:space="0" w:color="auto"/>
      </w:divBdr>
    </w:div>
    <w:div w:id="1656686594">
      <w:bodyDiv w:val="1"/>
      <w:marLeft w:val="0"/>
      <w:marRight w:val="0"/>
      <w:marTop w:val="0"/>
      <w:marBottom w:val="0"/>
      <w:divBdr>
        <w:top w:val="none" w:sz="0" w:space="0" w:color="auto"/>
        <w:left w:val="none" w:sz="0" w:space="0" w:color="auto"/>
        <w:bottom w:val="none" w:sz="0" w:space="0" w:color="auto"/>
        <w:right w:val="none" w:sz="0" w:space="0" w:color="auto"/>
      </w:divBdr>
    </w:div>
    <w:div w:id="1657026863">
      <w:bodyDiv w:val="1"/>
      <w:marLeft w:val="0"/>
      <w:marRight w:val="0"/>
      <w:marTop w:val="0"/>
      <w:marBottom w:val="0"/>
      <w:divBdr>
        <w:top w:val="none" w:sz="0" w:space="0" w:color="auto"/>
        <w:left w:val="none" w:sz="0" w:space="0" w:color="auto"/>
        <w:bottom w:val="none" w:sz="0" w:space="0" w:color="auto"/>
        <w:right w:val="none" w:sz="0" w:space="0" w:color="auto"/>
      </w:divBdr>
    </w:div>
    <w:div w:id="1657107627">
      <w:bodyDiv w:val="1"/>
      <w:marLeft w:val="0"/>
      <w:marRight w:val="0"/>
      <w:marTop w:val="0"/>
      <w:marBottom w:val="0"/>
      <w:divBdr>
        <w:top w:val="none" w:sz="0" w:space="0" w:color="auto"/>
        <w:left w:val="none" w:sz="0" w:space="0" w:color="auto"/>
        <w:bottom w:val="none" w:sz="0" w:space="0" w:color="auto"/>
        <w:right w:val="none" w:sz="0" w:space="0" w:color="auto"/>
      </w:divBdr>
    </w:div>
    <w:div w:id="1657294658">
      <w:bodyDiv w:val="1"/>
      <w:marLeft w:val="0"/>
      <w:marRight w:val="0"/>
      <w:marTop w:val="0"/>
      <w:marBottom w:val="0"/>
      <w:divBdr>
        <w:top w:val="none" w:sz="0" w:space="0" w:color="auto"/>
        <w:left w:val="none" w:sz="0" w:space="0" w:color="auto"/>
        <w:bottom w:val="none" w:sz="0" w:space="0" w:color="auto"/>
        <w:right w:val="none" w:sz="0" w:space="0" w:color="auto"/>
      </w:divBdr>
      <w:divsChild>
        <w:div w:id="84115021">
          <w:marLeft w:val="547"/>
          <w:marRight w:val="0"/>
          <w:marTop w:val="115"/>
          <w:marBottom w:val="0"/>
          <w:divBdr>
            <w:top w:val="none" w:sz="0" w:space="0" w:color="auto"/>
            <w:left w:val="none" w:sz="0" w:space="0" w:color="auto"/>
            <w:bottom w:val="none" w:sz="0" w:space="0" w:color="auto"/>
            <w:right w:val="none" w:sz="0" w:space="0" w:color="auto"/>
          </w:divBdr>
        </w:div>
        <w:div w:id="480346103">
          <w:marLeft w:val="547"/>
          <w:marRight w:val="0"/>
          <w:marTop w:val="115"/>
          <w:marBottom w:val="0"/>
          <w:divBdr>
            <w:top w:val="none" w:sz="0" w:space="0" w:color="auto"/>
            <w:left w:val="none" w:sz="0" w:space="0" w:color="auto"/>
            <w:bottom w:val="none" w:sz="0" w:space="0" w:color="auto"/>
            <w:right w:val="none" w:sz="0" w:space="0" w:color="auto"/>
          </w:divBdr>
        </w:div>
        <w:div w:id="1461145302">
          <w:marLeft w:val="547"/>
          <w:marRight w:val="0"/>
          <w:marTop w:val="115"/>
          <w:marBottom w:val="0"/>
          <w:divBdr>
            <w:top w:val="none" w:sz="0" w:space="0" w:color="auto"/>
            <w:left w:val="none" w:sz="0" w:space="0" w:color="auto"/>
            <w:bottom w:val="none" w:sz="0" w:space="0" w:color="auto"/>
            <w:right w:val="none" w:sz="0" w:space="0" w:color="auto"/>
          </w:divBdr>
        </w:div>
        <w:div w:id="1855146349">
          <w:marLeft w:val="1166"/>
          <w:marRight w:val="0"/>
          <w:marTop w:val="96"/>
          <w:marBottom w:val="0"/>
          <w:divBdr>
            <w:top w:val="none" w:sz="0" w:space="0" w:color="auto"/>
            <w:left w:val="none" w:sz="0" w:space="0" w:color="auto"/>
            <w:bottom w:val="none" w:sz="0" w:space="0" w:color="auto"/>
            <w:right w:val="none" w:sz="0" w:space="0" w:color="auto"/>
          </w:divBdr>
        </w:div>
        <w:div w:id="1885872510">
          <w:marLeft w:val="1166"/>
          <w:marRight w:val="0"/>
          <w:marTop w:val="96"/>
          <w:marBottom w:val="0"/>
          <w:divBdr>
            <w:top w:val="none" w:sz="0" w:space="0" w:color="auto"/>
            <w:left w:val="none" w:sz="0" w:space="0" w:color="auto"/>
            <w:bottom w:val="none" w:sz="0" w:space="0" w:color="auto"/>
            <w:right w:val="none" w:sz="0" w:space="0" w:color="auto"/>
          </w:divBdr>
        </w:div>
        <w:div w:id="2075422123">
          <w:marLeft w:val="1166"/>
          <w:marRight w:val="0"/>
          <w:marTop w:val="96"/>
          <w:marBottom w:val="0"/>
          <w:divBdr>
            <w:top w:val="none" w:sz="0" w:space="0" w:color="auto"/>
            <w:left w:val="none" w:sz="0" w:space="0" w:color="auto"/>
            <w:bottom w:val="none" w:sz="0" w:space="0" w:color="auto"/>
            <w:right w:val="none" w:sz="0" w:space="0" w:color="auto"/>
          </w:divBdr>
        </w:div>
      </w:divsChild>
    </w:div>
    <w:div w:id="1658071071">
      <w:bodyDiv w:val="1"/>
      <w:marLeft w:val="0"/>
      <w:marRight w:val="0"/>
      <w:marTop w:val="0"/>
      <w:marBottom w:val="0"/>
      <w:divBdr>
        <w:top w:val="none" w:sz="0" w:space="0" w:color="auto"/>
        <w:left w:val="none" w:sz="0" w:space="0" w:color="auto"/>
        <w:bottom w:val="none" w:sz="0" w:space="0" w:color="auto"/>
        <w:right w:val="none" w:sz="0" w:space="0" w:color="auto"/>
      </w:divBdr>
    </w:div>
    <w:div w:id="1658455928">
      <w:bodyDiv w:val="1"/>
      <w:marLeft w:val="0"/>
      <w:marRight w:val="0"/>
      <w:marTop w:val="0"/>
      <w:marBottom w:val="0"/>
      <w:divBdr>
        <w:top w:val="none" w:sz="0" w:space="0" w:color="auto"/>
        <w:left w:val="none" w:sz="0" w:space="0" w:color="auto"/>
        <w:bottom w:val="none" w:sz="0" w:space="0" w:color="auto"/>
        <w:right w:val="none" w:sz="0" w:space="0" w:color="auto"/>
      </w:divBdr>
    </w:div>
    <w:div w:id="1658731793">
      <w:bodyDiv w:val="1"/>
      <w:marLeft w:val="0"/>
      <w:marRight w:val="0"/>
      <w:marTop w:val="0"/>
      <w:marBottom w:val="0"/>
      <w:divBdr>
        <w:top w:val="none" w:sz="0" w:space="0" w:color="auto"/>
        <w:left w:val="none" w:sz="0" w:space="0" w:color="auto"/>
        <w:bottom w:val="none" w:sz="0" w:space="0" w:color="auto"/>
        <w:right w:val="none" w:sz="0" w:space="0" w:color="auto"/>
      </w:divBdr>
      <w:divsChild>
        <w:div w:id="198132636">
          <w:marLeft w:val="1800"/>
          <w:marRight w:val="0"/>
          <w:marTop w:val="82"/>
          <w:marBottom w:val="0"/>
          <w:divBdr>
            <w:top w:val="none" w:sz="0" w:space="0" w:color="auto"/>
            <w:left w:val="none" w:sz="0" w:space="0" w:color="auto"/>
            <w:bottom w:val="none" w:sz="0" w:space="0" w:color="auto"/>
            <w:right w:val="none" w:sz="0" w:space="0" w:color="auto"/>
          </w:divBdr>
        </w:div>
        <w:div w:id="758217092">
          <w:marLeft w:val="1800"/>
          <w:marRight w:val="0"/>
          <w:marTop w:val="82"/>
          <w:marBottom w:val="0"/>
          <w:divBdr>
            <w:top w:val="none" w:sz="0" w:space="0" w:color="auto"/>
            <w:left w:val="none" w:sz="0" w:space="0" w:color="auto"/>
            <w:bottom w:val="none" w:sz="0" w:space="0" w:color="auto"/>
            <w:right w:val="none" w:sz="0" w:space="0" w:color="auto"/>
          </w:divBdr>
        </w:div>
        <w:div w:id="795609625">
          <w:marLeft w:val="1166"/>
          <w:marRight w:val="0"/>
          <w:marTop w:val="115"/>
          <w:marBottom w:val="0"/>
          <w:divBdr>
            <w:top w:val="none" w:sz="0" w:space="0" w:color="auto"/>
            <w:left w:val="none" w:sz="0" w:space="0" w:color="auto"/>
            <w:bottom w:val="none" w:sz="0" w:space="0" w:color="auto"/>
            <w:right w:val="none" w:sz="0" w:space="0" w:color="auto"/>
          </w:divBdr>
        </w:div>
        <w:div w:id="897742379">
          <w:marLeft w:val="1800"/>
          <w:marRight w:val="0"/>
          <w:marTop w:val="82"/>
          <w:marBottom w:val="0"/>
          <w:divBdr>
            <w:top w:val="none" w:sz="0" w:space="0" w:color="auto"/>
            <w:left w:val="none" w:sz="0" w:space="0" w:color="auto"/>
            <w:bottom w:val="none" w:sz="0" w:space="0" w:color="auto"/>
            <w:right w:val="none" w:sz="0" w:space="0" w:color="auto"/>
          </w:divBdr>
        </w:div>
        <w:div w:id="1061365147">
          <w:marLeft w:val="547"/>
          <w:marRight w:val="0"/>
          <w:marTop w:val="115"/>
          <w:marBottom w:val="0"/>
          <w:divBdr>
            <w:top w:val="none" w:sz="0" w:space="0" w:color="auto"/>
            <w:left w:val="none" w:sz="0" w:space="0" w:color="auto"/>
            <w:bottom w:val="none" w:sz="0" w:space="0" w:color="auto"/>
            <w:right w:val="none" w:sz="0" w:space="0" w:color="auto"/>
          </w:divBdr>
        </w:div>
        <w:div w:id="1087381089">
          <w:marLeft w:val="1166"/>
          <w:marRight w:val="0"/>
          <w:marTop w:val="96"/>
          <w:marBottom w:val="0"/>
          <w:divBdr>
            <w:top w:val="none" w:sz="0" w:space="0" w:color="auto"/>
            <w:left w:val="none" w:sz="0" w:space="0" w:color="auto"/>
            <w:bottom w:val="none" w:sz="0" w:space="0" w:color="auto"/>
            <w:right w:val="none" w:sz="0" w:space="0" w:color="auto"/>
          </w:divBdr>
        </w:div>
        <w:div w:id="1848669392">
          <w:marLeft w:val="1166"/>
          <w:marRight w:val="0"/>
          <w:marTop w:val="96"/>
          <w:marBottom w:val="0"/>
          <w:divBdr>
            <w:top w:val="none" w:sz="0" w:space="0" w:color="auto"/>
            <w:left w:val="none" w:sz="0" w:space="0" w:color="auto"/>
            <w:bottom w:val="none" w:sz="0" w:space="0" w:color="auto"/>
            <w:right w:val="none" w:sz="0" w:space="0" w:color="auto"/>
          </w:divBdr>
        </w:div>
        <w:div w:id="1906797194">
          <w:marLeft w:val="1800"/>
          <w:marRight w:val="0"/>
          <w:marTop w:val="82"/>
          <w:marBottom w:val="0"/>
          <w:divBdr>
            <w:top w:val="none" w:sz="0" w:space="0" w:color="auto"/>
            <w:left w:val="none" w:sz="0" w:space="0" w:color="auto"/>
            <w:bottom w:val="none" w:sz="0" w:space="0" w:color="auto"/>
            <w:right w:val="none" w:sz="0" w:space="0" w:color="auto"/>
          </w:divBdr>
        </w:div>
      </w:divsChild>
    </w:div>
    <w:div w:id="1660039933">
      <w:bodyDiv w:val="1"/>
      <w:marLeft w:val="0"/>
      <w:marRight w:val="0"/>
      <w:marTop w:val="0"/>
      <w:marBottom w:val="0"/>
      <w:divBdr>
        <w:top w:val="none" w:sz="0" w:space="0" w:color="auto"/>
        <w:left w:val="none" w:sz="0" w:space="0" w:color="auto"/>
        <w:bottom w:val="none" w:sz="0" w:space="0" w:color="auto"/>
        <w:right w:val="none" w:sz="0" w:space="0" w:color="auto"/>
      </w:divBdr>
    </w:div>
    <w:div w:id="1660578394">
      <w:bodyDiv w:val="1"/>
      <w:marLeft w:val="0"/>
      <w:marRight w:val="0"/>
      <w:marTop w:val="0"/>
      <w:marBottom w:val="0"/>
      <w:divBdr>
        <w:top w:val="none" w:sz="0" w:space="0" w:color="auto"/>
        <w:left w:val="none" w:sz="0" w:space="0" w:color="auto"/>
        <w:bottom w:val="none" w:sz="0" w:space="0" w:color="auto"/>
        <w:right w:val="none" w:sz="0" w:space="0" w:color="auto"/>
      </w:divBdr>
    </w:div>
    <w:div w:id="1660618818">
      <w:bodyDiv w:val="1"/>
      <w:marLeft w:val="0"/>
      <w:marRight w:val="0"/>
      <w:marTop w:val="0"/>
      <w:marBottom w:val="0"/>
      <w:divBdr>
        <w:top w:val="none" w:sz="0" w:space="0" w:color="auto"/>
        <w:left w:val="none" w:sz="0" w:space="0" w:color="auto"/>
        <w:bottom w:val="none" w:sz="0" w:space="0" w:color="auto"/>
        <w:right w:val="none" w:sz="0" w:space="0" w:color="auto"/>
      </w:divBdr>
    </w:div>
    <w:div w:id="1660767859">
      <w:bodyDiv w:val="1"/>
      <w:marLeft w:val="0"/>
      <w:marRight w:val="0"/>
      <w:marTop w:val="0"/>
      <w:marBottom w:val="0"/>
      <w:divBdr>
        <w:top w:val="none" w:sz="0" w:space="0" w:color="auto"/>
        <w:left w:val="none" w:sz="0" w:space="0" w:color="auto"/>
        <w:bottom w:val="none" w:sz="0" w:space="0" w:color="auto"/>
        <w:right w:val="none" w:sz="0" w:space="0" w:color="auto"/>
      </w:divBdr>
      <w:divsChild>
        <w:div w:id="1385103853">
          <w:marLeft w:val="0"/>
          <w:marRight w:val="0"/>
          <w:marTop w:val="0"/>
          <w:marBottom w:val="0"/>
          <w:divBdr>
            <w:top w:val="none" w:sz="0" w:space="0" w:color="auto"/>
            <w:left w:val="none" w:sz="0" w:space="0" w:color="auto"/>
            <w:bottom w:val="none" w:sz="0" w:space="0" w:color="auto"/>
            <w:right w:val="none" w:sz="0" w:space="0" w:color="auto"/>
          </w:divBdr>
          <w:divsChild>
            <w:div w:id="70854512">
              <w:marLeft w:val="0"/>
              <w:marRight w:val="0"/>
              <w:marTop w:val="0"/>
              <w:marBottom w:val="0"/>
              <w:divBdr>
                <w:top w:val="none" w:sz="0" w:space="0" w:color="auto"/>
                <w:left w:val="none" w:sz="0" w:space="0" w:color="auto"/>
                <w:bottom w:val="none" w:sz="0" w:space="0" w:color="auto"/>
                <w:right w:val="none" w:sz="0" w:space="0" w:color="auto"/>
              </w:divBdr>
            </w:div>
            <w:div w:id="10427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25420">
      <w:bodyDiv w:val="1"/>
      <w:marLeft w:val="0"/>
      <w:marRight w:val="0"/>
      <w:marTop w:val="0"/>
      <w:marBottom w:val="0"/>
      <w:divBdr>
        <w:top w:val="none" w:sz="0" w:space="0" w:color="auto"/>
        <w:left w:val="none" w:sz="0" w:space="0" w:color="auto"/>
        <w:bottom w:val="none" w:sz="0" w:space="0" w:color="auto"/>
        <w:right w:val="none" w:sz="0" w:space="0" w:color="auto"/>
      </w:divBdr>
    </w:div>
    <w:div w:id="1661303904">
      <w:bodyDiv w:val="1"/>
      <w:marLeft w:val="0"/>
      <w:marRight w:val="0"/>
      <w:marTop w:val="0"/>
      <w:marBottom w:val="0"/>
      <w:divBdr>
        <w:top w:val="none" w:sz="0" w:space="0" w:color="auto"/>
        <w:left w:val="none" w:sz="0" w:space="0" w:color="auto"/>
        <w:bottom w:val="none" w:sz="0" w:space="0" w:color="auto"/>
        <w:right w:val="none" w:sz="0" w:space="0" w:color="auto"/>
      </w:divBdr>
    </w:div>
    <w:div w:id="1662804596">
      <w:bodyDiv w:val="1"/>
      <w:marLeft w:val="0"/>
      <w:marRight w:val="0"/>
      <w:marTop w:val="0"/>
      <w:marBottom w:val="0"/>
      <w:divBdr>
        <w:top w:val="none" w:sz="0" w:space="0" w:color="auto"/>
        <w:left w:val="none" w:sz="0" w:space="0" w:color="auto"/>
        <w:bottom w:val="none" w:sz="0" w:space="0" w:color="auto"/>
        <w:right w:val="none" w:sz="0" w:space="0" w:color="auto"/>
      </w:divBdr>
    </w:div>
    <w:div w:id="1663073370">
      <w:bodyDiv w:val="1"/>
      <w:marLeft w:val="0"/>
      <w:marRight w:val="0"/>
      <w:marTop w:val="0"/>
      <w:marBottom w:val="0"/>
      <w:divBdr>
        <w:top w:val="none" w:sz="0" w:space="0" w:color="auto"/>
        <w:left w:val="none" w:sz="0" w:space="0" w:color="auto"/>
        <w:bottom w:val="none" w:sz="0" w:space="0" w:color="auto"/>
        <w:right w:val="none" w:sz="0" w:space="0" w:color="auto"/>
      </w:divBdr>
      <w:divsChild>
        <w:div w:id="204560141">
          <w:marLeft w:val="1267"/>
          <w:marRight w:val="0"/>
          <w:marTop w:val="0"/>
          <w:marBottom w:val="0"/>
          <w:divBdr>
            <w:top w:val="none" w:sz="0" w:space="0" w:color="auto"/>
            <w:left w:val="none" w:sz="0" w:space="0" w:color="auto"/>
            <w:bottom w:val="none" w:sz="0" w:space="0" w:color="auto"/>
            <w:right w:val="none" w:sz="0" w:space="0" w:color="auto"/>
          </w:divBdr>
        </w:div>
        <w:div w:id="205606187">
          <w:marLeft w:val="634"/>
          <w:marRight w:val="0"/>
          <w:marTop w:val="0"/>
          <w:marBottom w:val="0"/>
          <w:divBdr>
            <w:top w:val="none" w:sz="0" w:space="0" w:color="auto"/>
            <w:left w:val="none" w:sz="0" w:space="0" w:color="auto"/>
            <w:bottom w:val="none" w:sz="0" w:space="0" w:color="auto"/>
            <w:right w:val="none" w:sz="0" w:space="0" w:color="auto"/>
          </w:divBdr>
        </w:div>
        <w:div w:id="462116024">
          <w:marLeft w:val="634"/>
          <w:marRight w:val="0"/>
          <w:marTop w:val="0"/>
          <w:marBottom w:val="0"/>
          <w:divBdr>
            <w:top w:val="none" w:sz="0" w:space="0" w:color="auto"/>
            <w:left w:val="none" w:sz="0" w:space="0" w:color="auto"/>
            <w:bottom w:val="none" w:sz="0" w:space="0" w:color="auto"/>
            <w:right w:val="none" w:sz="0" w:space="0" w:color="auto"/>
          </w:divBdr>
        </w:div>
        <w:div w:id="504976135">
          <w:marLeft w:val="634"/>
          <w:marRight w:val="0"/>
          <w:marTop w:val="0"/>
          <w:marBottom w:val="0"/>
          <w:divBdr>
            <w:top w:val="none" w:sz="0" w:space="0" w:color="auto"/>
            <w:left w:val="none" w:sz="0" w:space="0" w:color="auto"/>
            <w:bottom w:val="none" w:sz="0" w:space="0" w:color="auto"/>
            <w:right w:val="none" w:sz="0" w:space="0" w:color="auto"/>
          </w:divBdr>
        </w:div>
        <w:div w:id="664556859">
          <w:marLeft w:val="634"/>
          <w:marRight w:val="0"/>
          <w:marTop w:val="0"/>
          <w:marBottom w:val="0"/>
          <w:divBdr>
            <w:top w:val="none" w:sz="0" w:space="0" w:color="auto"/>
            <w:left w:val="none" w:sz="0" w:space="0" w:color="auto"/>
            <w:bottom w:val="none" w:sz="0" w:space="0" w:color="auto"/>
            <w:right w:val="none" w:sz="0" w:space="0" w:color="auto"/>
          </w:divBdr>
        </w:div>
        <w:div w:id="688606125">
          <w:marLeft w:val="1267"/>
          <w:marRight w:val="0"/>
          <w:marTop w:val="0"/>
          <w:marBottom w:val="0"/>
          <w:divBdr>
            <w:top w:val="none" w:sz="0" w:space="0" w:color="auto"/>
            <w:left w:val="none" w:sz="0" w:space="0" w:color="auto"/>
            <w:bottom w:val="none" w:sz="0" w:space="0" w:color="auto"/>
            <w:right w:val="none" w:sz="0" w:space="0" w:color="auto"/>
          </w:divBdr>
        </w:div>
        <w:div w:id="714038726">
          <w:marLeft w:val="634"/>
          <w:marRight w:val="0"/>
          <w:marTop w:val="0"/>
          <w:marBottom w:val="0"/>
          <w:divBdr>
            <w:top w:val="none" w:sz="0" w:space="0" w:color="auto"/>
            <w:left w:val="none" w:sz="0" w:space="0" w:color="auto"/>
            <w:bottom w:val="none" w:sz="0" w:space="0" w:color="auto"/>
            <w:right w:val="none" w:sz="0" w:space="0" w:color="auto"/>
          </w:divBdr>
        </w:div>
        <w:div w:id="722994666">
          <w:marLeft w:val="1354"/>
          <w:marRight w:val="0"/>
          <w:marTop w:val="0"/>
          <w:marBottom w:val="0"/>
          <w:divBdr>
            <w:top w:val="none" w:sz="0" w:space="0" w:color="auto"/>
            <w:left w:val="none" w:sz="0" w:space="0" w:color="auto"/>
            <w:bottom w:val="none" w:sz="0" w:space="0" w:color="auto"/>
            <w:right w:val="none" w:sz="0" w:space="0" w:color="auto"/>
          </w:divBdr>
        </w:div>
        <w:div w:id="783773787">
          <w:marLeft w:val="1267"/>
          <w:marRight w:val="0"/>
          <w:marTop w:val="0"/>
          <w:marBottom w:val="0"/>
          <w:divBdr>
            <w:top w:val="none" w:sz="0" w:space="0" w:color="auto"/>
            <w:left w:val="none" w:sz="0" w:space="0" w:color="auto"/>
            <w:bottom w:val="none" w:sz="0" w:space="0" w:color="auto"/>
            <w:right w:val="none" w:sz="0" w:space="0" w:color="auto"/>
          </w:divBdr>
        </w:div>
        <w:div w:id="1014649639">
          <w:marLeft w:val="634"/>
          <w:marRight w:val="0"/>
          <w:marTop w:val="0"/>
          <w:marBottom w:val="0"/>
          <w:divBdr>
            <w:top w:val="none" w:sz="0" w:space="0" w:color="auto"/>
            <w:left w:val="none" w:sz="0" w:space="0" w:color="auto"/>
            <w:bottom w:val="none" w:sz="0" w:space="0" w:color="auto"/>
            <w:right w:val="none" w:sz="0" w:space="0" w:color="auto"/>
          </w:divBdr>
        </w:div>
        <w:div w:id="1724478245">
          <w:marLeft w:val="634"/>
          <w:marRight w:val="0"/>
          <w:marTop w:val="0"/>
          <w:marBottom w:val="0"/>
          <w:divBdr>
            <w:top w:val="none" w:sz="0" w:space="0" w:color="auto"/>
            <w:left w:val="none" w:sz="0" w:space="0" w:color="auto"/>
            <w:bottom w:val="none" w:sz="0" w:space="0" w:color="auto"/>
            <w:right w:val="none" w:sz="0" w:space="0" w:color="auto"/>
          </w:divBdr>
        </w:div>
        <w:div w:id="1972707194">
          <w:marLeft w:val="634"/>
          <w:marRight w:val="0"/>
          <w:marTop w:val="0"/>
          <w:marBottom w:val="0"/>
          <w:divBdr>
            <w:top w:val="none" w:sz="0" w:space="0" w:color="auto"/>
            <w:left w:val="none" w:sz="0" w:space="0" w:color="auto"/>
            <w:bottom w:val="none" w:sz="0" w:space="0" w:color="auto"/>
            <w:right w:val="none" w:sz="0" w:space="0" w:color="auto"/>
          </w:divBdr>
        </w:div>
        <w:div w:id="2030060562">
          <w:marLeft w:val="1267"/>
          <w:marRight w:val="0"/>
          <w:marTop w:val="0"/>
          <w:marBottom w:val="0"/>
          <w:divBdr>
            <w:top w:val="none" w:sz="0" w:space="0" w:color="auto"/>
            <w:left w:val="none" w:sz="0" w:space="0" w:color="auto"/>
            <w:bottom w:val="none" w:sz="0" w:space="0" w:color="auto"/>
            <w:right w:val="none" w:sz="0" w:space="0" w:color="auto"/>
          </w:divBdr>
        </w:div>
      </w:divsChild>
    </w:div>
    <w:div w:id="1663656811">
      <w:bodyDiv w:val="1"/>
      <w:marLeft w:val="0"/>
      <w:marRight w:val="0"/>
      <w:marTop w:val="0"/>
      <w:marBottom w:val="0"/>
      <w:divBdr>
        <w:top w:val="none" w:sz="0" w:space="0" w:color="auto"/>
        <w:left w:val="none" w:sz="0" w:space="0" w:color="auto"/>
        <w:bottom w:val="none" w:sz="0" w:space="0" w:color="auto"/>
        <w:right w:val="none" w:sz="0" w:space="0" w:color="auto"/>
      </w:divBdr>
    </w:div>
    <w:div w:id="1663776785">
      <w:bodyDiv w:val="1"/>
      <w:marLeft w:val="0"/>
      <w:marRight w:val="0"/>
      <w:marTop w:val="0"/>
      <w:marBottom w:val="0"/>
      <w:divBdr>
        <w:top w:val="none" w:sz="0" w:space="0" w:color="auto"/>
        <w:left w:val="none" w:sz="0" w:space="0" w:color="auto"/>
        <w:bottom w:val="none" w:sz="0" w:space="0" w:color="auto"/>
        <w:right w:val="none" w:sz="0" w:space="0" w:color="auto"/>
      </w:divBdr>
    </w:div>
    <w:div w:id="1664119860">
      <w:bodyDiv w:val="1"/>
      <w:marLeft w:val="0"/>
      <w:marRight w:val="0"/>
      <w:marTop w:val="0"/>
      <w:marBottom w:val="0"/>
      <w:divBdr>
        <w:top w:val="none" w:sz="0" w:space="0" w:color="auto"/>
        <w:left w:val="none" w:sz="0" w:space="0" w:color="auto"/>
        <w:bottom w:val="none" w:sz="0" w:space="0" w:color="auto"/>
        <w:right w:val="none" w:sz="0" w:space="0" w:color="auto"/>
      </w:divBdr>
      <w:divsChild>
        <w:div w:id="1375084559">
          <w:marLeft w:val="547"/>
          <w:marRight w:val="0"/>
          <w:marTop w:val="96"/>
          <w:marBottom w:val="0"/>
          <w:divBdr>
            <w:top w:val="none" w:sz="0" w:space="0" w:color="auto"/>
            <w:left w:val="none" w:sz="0" w:space="0" w:color="auto"/>
            <w:bottom w:val="none" w:sz="0" w:space="0" w:color="auto"/>
            <w:right w:val="none" w:sz="0" w:space="0" w:color="auto"/>
          </w:divBdr>
        </w:div>
      </w:divsChild>
    </w:div>
    <w:div w:id="1664162546">
      <w:bodyDiv w:val="1"/>
      <w:marLeft w:val="0"/>
      <w:marRight w:val="0"/>
      <w:marTop w:val="0"/>
      <w:marBottom w:val="0"/>
      <w:divBdr>
        <w:top w:val="none" w:sz="0" w:space="0" w:color="auto"/>
        <w:left w:val="none" w:sz="0" w:space="0" w:color="auto"/>
        <w:bottom w:val="none" w:sz="0" w:space="0" w:color="auto"/>
        <w:right w:val="none" w:sz="0" w:space="0" w:color="auto"/>
      </w:divBdr>
    </w:div>
    <w:div w:id="1664309835">
      <w:bodyDiv w:val="1"/>
      <w:marLeft w:val="0"/>
      <w:marRight w:val="0"/>
      <w:marTop w:val="0"/>
      <w:marBottom w:val="0"/>
      <w:divBdr>
        <w:top w:val="none" w:sz="0" w:space="0" w:color="auto"/>
        <w:left w:val="none" w:sz="0" w:space="0" w:color="auto"/>
        <w:bottom w:val="none" w:sz="0" w:space="0" w:color="auto"/>
        <w:right w:val="none" w:sz="0" w:space="0" w:color="auto"/>
      </w:divBdr>
      <w:divsChild>
        <w:div w:id="715391222">
          <w:marLeft w:val="0"/>
          <w:marRight w:val="0"/>
          <w:marTop w:val="0"/>
          <w:marBottom w:val="0"/>
          <w:divBdr>
            <w:top w:val="none" w:sz="0" w:space="0" w:color="auto"/>
            <w:left w:val="none" w:sz="0" w:space="0" w:color="auto"/>
            <w:bottom w:val="none" w:sz="0" w:space="0" w:color="auto"/>
            <w:right w:val="none" w:sz="0" w:space="0" w:color="auto"/>
          </w:divBdr>
          <w:divsChild>
            <w:div w:id="497505884">
              <w:marLeft w:val="0"/>
              <w:marRight w:val="0"/>
              <w:marTop w:val="0"/>
              <w:marBottom w:val="0"/>
              <w:divBdr>
                <w:top w:val="none" w:sz="0" w:space="0" w:color="auto"/>
                <w:left w:val="none" w:sz="0" w:space="0" w:color="auto"/>
                <w:bottom w:val="none" w:sz="0" w:space="0" w:color="auto"/>
                <w:right w:val="none" w:sz="0" w:space="0" w:color="auto"/>
              </w:divBdr>
            </w:div>
            <w:div w:id="1428387739">
              <w:marLeft w:val="0"/>
              <w:marRight w:val="0"/>
              <w:marTop w:val="0"/>
              <w:marBottom w:val="0"/>
              <w:divBdr>
                <w:top w:val="none" w:sz="0" w:space="0" w:color="auto"/>
                <w:left w:val="none" w:sz="0" w:space="0" w:color="auto"/>
                <w:bottom w:val="none" w:sz="0" w:space="0" w:color="auto"/>
                <w:right w:val="none" w:sz="0" w:space="0" w:color="auto"/>
              </w:divBdr>
            </w:div>
            <w:div w:id="165487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6713">
      <w:bodyDiv w:val="1"/>
      <w:marLeft w:val="0"/>
      <w:marRight w:val="0"/>
      <w:marTop w:val="0"/>
      <w:marBottom w:val="0"/>
      <w:divBdr>
        <w:top w:val="none" w:sz="0" w:space="0" w:color="auto"/>
        <w:left w:val="none" w:sz="0" w:space="0" w:color="auto"/>
        <w:bottom w:val="none" w:sz="0" w:space="0" w:color="auto"/>
        <w:right w:val="none" w:sz="0" w:space="0" w:color="auto"/>
      </w:divBdr>
      <w:divsChild>
        <w:div w:id="526606804">
          <w:marLeft w:val="1800"/>
          <w:marRight w:val="0"/>
          <w:marTop w:val="77"/>
          <w:marBottom w:val="0"/>
          <w:divBdr>
            <w:top w:val="none" w:sz="0" w:space="0" w:color="auto"/>
            <w:left w:val="none" w:sz="0" w:space="0" w:color="auto"/>
            <w:bottom w:val="none" w:sz="0" w:space="0" w:color="auto"/>
            <w:right w:val="none" w:sz="0" w:space="0" w:color="auto"/>
          </w:divBdr>
        </w:div>
        <w:div w:id="613632619">
          <w:marLeft w:val="1166"/>
          <w:marRight w:val="0"/>
          <w:marTop w:val="96"/>
          <w:marBottom w:val="0"/>
          <w:divBdr>
            <w:top w:val="none" w:sz="0" w:space="0" w:color="auto"/>
            <w:left w:val="none" w:sz="0" w:space="0" w:color="auto"/>
            <w:bottom w:val="none" w:sz="0" w:space="0" w:color="auto"/>
            <w:right w:val="none" w:sz="0" w:space="0" w:color="auto"/>
          </w:divBdr>
        </w:div>
        <w:div w:id="796722905">
          <w:marLeft w:val="1166"/>
          <w:marRight w:val="0"/>
          <w:marTop w:val="96"/>
          <w:marBottom w:val="0"/>
          <w:divBdr>
            <w:top w:val="none" w:sz="0" w:space="0" w:color="auto"/>
            <w:left w:val="none" w:sz="0" w:space="0" w:color="auto"/>
            <w:bottom w:val="none" w:sz="0" w:space="0" w:color="auto"/>
            <w:right w:val="none" w:sz="0" w:space="0" w:color="auto"/>
          </w:divBdr>
        </w:div>
        <w:div w:id="994992835">
          <w:marLeft w:val="1800"/>
          <w:marRight w:val="0"/>
          <w:marTop w:val="77"/>
          <w:marBottom w:val="0"/>
          <w:divBdr>
            <w:top w:val="none" w:sz="0" w:space="0" w:color="auto"/>
            <w:left w:val="none" w:sz="0" w:space="0" w:color="auto"/>
            <w:bottom w:val="none" w:sz="0" w:space="0" w:color="auto"/>
            <w:right w:val="none" w:sz="0" w:space="0" w:color="auto"/>
          </w:divBdr>
        </w:div>
        <w:div w:id="1228498253">
          <w:marLeft w:val="547"/>
          <w:marRight w:val="0"/>
          <w:marTop w:val="115"/>
          <w:marBottom w:val="0"/>
          <w:divBdr>
            <w:top w:val="none" w:sz="0" w:space="0" w:color="auto"/>
            <w:left w:val="none" w:sz="0" w:space="0" w:color="auto"/>
            <w:bottom w:val="none" w:sz="0" w:space="0" w:color="auto"/>
            <w:right w:val="none" w:sz="0" w:space="0" w:color="auto"/>
          </w:divBdr>
        </w:div>
        <w:div w:id="1305550031">
          <w:marLeft w:val="547"/>
          <w:marRight w:val="0"/>
          <w:marTop w:val="115"/>
          <w:marBottom w:val="0"/>
          <w:divBdr>
            <w:top w:val="none" w:sz="0" w:space="0" w:color="auto"/>
            <w:left w:val="none" w:sz="0" w:space="0" w:color="auto"/>
            <w:bottom w:val="none" w:sz="0" w:space="0" w:color="auto"/>
            <w:right w:val="none" w:sz="0" w:space="0" w:color="auto"/>
          </w:divBdr>
        </w:div>
        <w:div w:id="1340045129">
          <w:marLeft w:val="547"/>
          <w:marRight w:val="0"/>
          <w:marTop w:val="115"/>
          <w:marBottom w:val="0"/>
          <w:divBdr>
            <w:top w:val="none" w:sz="0" w:space="0" w:color="auto"/>
            <w:left w:val="none" w:sz="0" w:space="0" w:color="auto"/>
            <w:bottom w:val="none" w:sz="0" w:space="0" w:color="auto"/>
            <w:right w:val="none" w:sz="0" w:space="0" w:color="auto"/>
          </w:divBdr>
        </w:div>
        <w:div w:id="1482695983">
          <w:marLeft w:val="1166"/>
          <w:marRight w:val="0"/>
          <w:marTop w:val="96"/>
          <w:marBottom w:val="0"/>
          <w:divBdr>
            <w:top w:val="none" w:sz="0" w:space="0" w:color="auto"/>
            <w:left w:val="none" w:sz="0" w:space="0" w:color="auto"/>
            <w:bottom w:val="none" w:sz="0" w:space="0" w:color="auto"/>
            <w:right w:val="none" w:sz="0" w:space="0" w:color="auto"/>
          </w:divBdr>
        </w:div>
        <w:div w:id="1746611906">
          <w:marLeft w:val="547"/>
          <w:marRight w:val="0"/>
          <w:marTop w:val="115"/>
          <w:marBottom w:val="0"/>
          <w:divBdr>
            <w:top w:val="none" w:sz="0" w:space="0" w:color="auto"/>
            <w:left w:val="none" w:sz="0" w:space="0" w:color="auto"/>
            <w:bottom w:val="none" w:sz="0" w:space="0" w:color="auto"/>
            <w:right w:val="none" w:sz="0" w:space="0" w:color="auto"/>
          </w:divBdr>
        </w:div>
        <w:div w:id="1950239797">
          <w:marLeft w:val="1800"/>
          <w:marRight w:val="0"/>
          <w:marTop w:val="77"/>
          <w:marBottom w:val="0"/>
          <w:divBdr>
            <w:top w:val="none" w:sz="0" w:space="0" w:color="auto"/>
            <w:left w:val="none" w:sz="0" w:space="0" w:color="auto"/>
            <w:bottom w:val="none" w:sz="0" w:space="0" w:color="auto"/>
            <w:right w:val="none" w:sz="0" w:space="0" w:color="auto"/>
          </w:divBdr>
        </w:div>
        <w:div w:id="2048095183">
          <w:marLeft w:val="547"/>
          <w:marRight w:val="0"/>
          <w:marTop w:val="115"/>
          <w:marBottom w:val="0"/>
          <w:divBdr>
            <w:top w:val="none" w:sz="0" w:space="0" w:color="auto"/>
            <w:left w:val="none" w:sz="0" w:space="0" w:color="auto"/>
            <w:bottom w:val="none" w:sz="0" w:space="0" w:color="auto"/>
            <w:right w:val="none" w:sz="0" w:space="0" w:color="auto"/>
          </w:divBdr>
        </w:div>
      </w:divsChild>
    </w:div>
    <w:div w:id="1665620393">
      <w:bodyDiv w:val="1"/>
      <w:marLeft w:val="0"/>
      <w:marRight w:val="0"/>
      <w:marTop w:val="0"/>
      <w:marBottom w:val="0"/>
      <w:divBdr>
        <w:top w:val="none" w:sz="0" w:space="0" w:color="auto"/>
        <w:left w:val="none" w:sz="0" w:space="0" w:color="auto"/>
        <w:bottom w:val="none" w:sz="0" w:space="0" w:color="auto"/>
        <w:right w:val="none" w:sz="0" w:space="0" w:color="auto"/>
      </w:divBdr>
    </w:div>
    <w:div w:id="1666320423">
      <w:bodyDiv w:val="1"/>
      <w:marLeft w:val="0"/>
      <w:marRight w:val="0"/>
      <w:marTop w:val="0"/>
      <w:marBottom w:val="0"/>
      <w:divBdr>
        <w:top w:val="none" w:sz="0" w:space="0" w:color="auto"/>
        <w:left w:val="none" w:sz="0" w:space="0" w:color="auto"/>
        <w:bottom w:val="none" w:sz="0" w:space="0" w:color="auto"/>
        <w:right w:val="none" w:sz="0" w:space="0" w:color="auto"/>
      </w:divBdr>
    </w:div>
    <w:div w:id="1666780449">
      <w:bodyDiv w:val="1"/>
      <w:marLeft w:val="0"/>
      <w:marRight w:val="0"/>
      <w:marTop w:val="0"/>
      <w:marBottom w:val="0"/>
      <w:divBdr>
        <w:top w:val="none" w:sz="0" w:space="0" w:color="auto"/>
        <w:left w:val="none" w:sz="0" w:space="0" w:color="auto"/>
        <w:bottom w:val="none" w:sz="0" w:space="0" w:color="auto"/>
        <w:right w:val="none" w:sz="0" w:space="0" w:color="auto"/>
      </w:divBdr>
    </w:div>
    <w:div w:id="1667978767">
      <w:bodyDiv w:val="1"/>
      <w:marLeft w:val="0"/>
      <w:marRight w:val="0"/>
      <w:marTop w:val="0"/>
      <w:marBottom w:val="0"/>
      <w:divBdr>
        <w:top w:val="none" w:sz="0" w:space="0" w:color="auto"/>
        <w:left w:val="none" w:sz="0" w:space="0" w:color="auto"/>
        <w:bottom w:val="none" w:sz="0" w:space="0" w:color="auto"/>
        <w:right w:val="none" w:sz="0" w:space="0" w:color="auto"/>
      </w:divBdr>
      <w:divsChild>
        <w:div w:id="1557277681">
          <w:marLeft w:val="547"/>
          <w:marRight w:val="0"/>
          <w:marTop w:val="154"/>
          <w:marBottom w:val="0"/>
          <w:divBdr>
            <w:top w:val="none" w:sz="0" w:space="0" w:color="auto"/>
            <w:left w:val="none" w:sz="0" w:space="0" w:color="auto"/>
            <w:bottom w:val="none" w:sz="0" w:space="0" w:color="auto"/>
            <w:right w:val="none" w:sz="0" w:space="0" w:color="auto"/>
          </w:divBdr>
        </w:div>
        <w:div w:id="1986081302">
          <w:marLeft w:val="547"/>
          <w:marRight w:val="0"/>
          <w:marTop w:val="154"/>
          <w:marBottom w:val="0"/>
          <w:divBdr>
            <w:top w:val="none" w:sz="0" w:space="0" w:color="auto"/>
            <w:left w:val="none" w:sz="0" w:space="0" w:color="auto"/>
            <w:bottom w:val="none" w:sz="0" w:space="0" w:color="auto"/>
            <w:right w:val="none" w:sz="0" w:space="0" w:color="auto"/>
          </w:divBdr>
        </w:div>
      </w:divsChild>
    </w:div>
    <w:div w:id="1668631907">
      <w:bodyDiv w:val="1"/>
      <w:marLeft w:val="0"/>
      <w:marRight w:val="0"/>
      <w:marTop w:val="0"/>
      <w:marBottom w:val="0"/>
      <w:divBdr>
        <w:top w:val="none" w:sz="0" w:space="0" w:color="auto"/>
        <w:left w:val="none" w:sz="0" w:space="0" w:color="auto"/>
        <w:bottom w:val="none" w:sz="0" w:space="0" w:color="auto"/>
        <w:right w:val="none" w:sz="0" w:space="0" w:color="auto"/>
      </w:divBdr>
    </w:div>
    <w:div w:id="1668708387">
      <w:bodyDiv w:val="1"/>
      <w:marLeft w:val="0"/>
      <w:marRight w:val="0"/>
      <w:marTop w:val="0"/>
      <w:marBottom w:val="0"/>
      <w:divBdr>
        <w:top w:val="none" w:sz="0" w:space="0" w:color="auto"/>
        <w:left w:val="none" w:sz="0" w:space="0" w:color="auto"/>
        <w:bottom w:val="none" w:sz="0" w:space="0" w:color="auto"/>
        <w:right w:val="none" w:sz="0" w:space="0" w:color="auto"/>
      </w:divBdr>
    </w:div>
    <w:div w:id="1668898375">
      <w:bodyDiv w:val="1"/>
      <w:marLeft w:val="0"/>
      <w:marRight w:val="0"/>
      <w:marTop w:val="0"/>
      <w:marBottom w:val="0"/>
      <w:divBdr>
        <w:top w:val="none" w:sz="0" w:space="0" w:color="auto"/>
        <w:left w:val="none" w:sz="0" w:space="0" w:color="auto"/>
        <w:bottom w:val="none" w:sz="0" w:space="0" w:color="auto"/>
        <w:right w:val="none" w:sz="0" w:space="0" w:color="auto"/>
      </w:divBdr>
      <w:divsChild>
        <w:div w:id="491607535">
          <w:marLeft w:val="0"/>
          <w:marRight w:val="0"/>
          <w:marTop w:val="0"/>
          <w:marBottom w:val="0"/>
          <w:divBdr>
            <w:top w:val="none" w:sz="0" w:space="0" w:color="auto"/>
            <w:left w:val="none" w:sz="0" w:space="0" w:color="auto"/>
            <w:bottom w:val="none" w:sz="0" w:space="0" w:color="auto"/>
            <w:right w:val="none" w:sz="0" w:space="0" w:color="auto"/>
          </w:divBdr>
          <w:divsChild>
            <w:div w:id="565187593">
              <w:marLeft w:val="0"/>
              <w:marRight w:val="0"/>
              <w:marTop w:val="0"/>
              <w:marBottom w:val="0"/>
              <w:divBdr>
                <w:top w:val="none" w:sz="0" w:space="0" w:color="auto"/>
                <w:left w:val="none" w:sz="0" w:space="0" w:color="auto"/>
                <w:bottom w:val="none" w:sz="0" w:space="0" w:color="auto"/>
                <w:right w:val="none" w:sz="0" w:space="0" w:color="auto"/>
              </w:divBdr>
            </w:div>
            <w:div w:id="728967046">
              <w:marLeft w:val="0"/>
              <w:marRight w:val="0"/>
              <w:marTop w:val="0"/>
              <w:marBottom w:val="0"/>
              <w:divBdr>
                <w:top w:val="none" w:sz="0" w:space="0" w:color="auto"/>
                <w:left w:val="none" w:sz="0" w:space="0" w:color="auto"/>
                <w:bottom w:val="none" w:sz="0" w:space="0" w:color="auto"/>
                <w:right w:val="none" w:sz="0" w:space="0" w:color="auto"/>
              </w:divBdr>
            </w:div>
            <w:div w:id="833423722">
              <w:marLeft w:val="0"/>
              <w:marRight w:val="0"/>
              <w:marTop w:val="0"/>
              <w:marBottom w:val="0"/>
              <w:divBdr>
                <w:top w:val="none" w:sz="0" w:space="0" w:color="auto"/>
                <w:left w:val="none" w:sz="0" w:space="0" w:color="auto"/>
                <w:bottom w:val="none" w:sz="0" w:space="0" w:color="auto"/>
                <w:right w:val="none" w:sz="0" w:space="0" w:color="auto"/>
              </w:divBdr>
            </w:div>
            <w:div w:id="1087120201">
              <w:marLeft w:val="0"/>
              <w:marRight w:val="0"/>
              <w:marTop w:val="0"/>
              <w:marBottom w:val="0"/>
              <w:divBdr>
                <w:top w:val="none" w:sz="0" w:space="0" w:color="auto"/>
                <w:left w:val="none" w:sz="0" w:space="0" w:color="auto"/>
                <w:bottom w:val="none" w:sz="0" w:space="0" w:color="auto"/>
                <w:right w:val="none" w:sz="0" w:space="0" w:color="auto"/>
              </w:divBdr>
            </w:div>
            <w:div w:id="1262647978">
              <w:marLeft w:val="0"/>
              <w:marRight w:val="0"/>
              <w:marTop w:val="0"/>
              <w:marBottom w:val="0"/>
              <w:divBdr>
                <w:top w:val="none" w:sz="0" w:space="0" w:color="auto"/>
                <w:left w:val="none" w:sz="0" w:space="0" w:color="auto"/>
                <w:bottom w:val="none" w:sz="0" w:space="0" w:color="auto"/>
                <w:right w:val="none" w:sz="0" w:space="0" w:color="auto"/>
              </w:divBdr>
            </w:div>
            <w:div w:id="1462070798">
              <w:marLeft w:val="0"/>
              <w:marRight w:val="0"/>
              <w:marTop w:val="0"/>
              <w:marBottom w:val="0"/>
              <w:divBdr>
                <w:top w:val="none" w:sz="0" w:space="0" w:color="auto"/>
                <w:left w:val="none" w:sz="0" w:space="0" w:color="auto"/>
                <w:bottom w:val="none" w:sz="0" w:space="0" w:color="auto"/>
                <w:right w:val="none" w:sz="0" w:space="0" w:color="auto"/>
              </w:divBdr>
            </w:div>
            <w:div w:id="1657150255">
              <w:marLeft w:val="0"/>
              <w:marRight w:val="0"/>
              <w:marTop w:val="0"/>
              <w:marBottom w:val="0"/>
              <w:divBdr>
                <w:top w:val="none" w:sz="0" w:space="0" w:color="auto"/>
                <w:left w:val="none" w:sz="0" w:space="0" w:color="auto"/>
                <w:bottom w:val="none" w:sz="0" w:space="0" w:color="auto"/>
                <w:right w:val="none" w:sz="0" w:space="0" w:color="auto"/>
              </w:divBdr>
            </w:div>
            <w:div w:id="1705666208">
              <w:marLeft w:val="0"/>
              <w:marRight w:val="0"/>
              <w:marTop w:val="0"/>
              <w:marBottom w:val="0"/>
              <w:divBdr>
                <w:top w:val="none" w:sz="0" w:space="0" w:color="auto"/>
                <w:left w:val="none" w:sz="0" w:space="0" w:color="auto"/>
                <w:bottom w:val="none" w:sz="0" w:space="0" w:color="auto"/>
                <w:right w:val="none" w:sz="0" w:space="0" w:color="auto"/>
              </w:divBdr>
            </w:div>
            <w:div w:id="1781215544">
              <w:marLeft w:val="0"/>
              <w:marRight w:val="0"/>
              <w:marTop w:val="0"/>
              <w:marBottom w:val="0"/>
              <w:divBdr>
                <w:top w:val="none" w:sz="0" w:space="0" w:color="auto"/>
                <w:left w:val="none" w:sz="0" w:space="0" w:color="auto"/>
                <w:bottom w:val="none" w:sz="0" w:space="0" w:color="auto"/>
                <w:right w:val="none" w:sz="0" w:space="0" w:color="auto"/>
              </w:divBdr>
            </w:div>
            <w:div w:id="214060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286740">
      <w:bodyDiv w:val="1"/>
      <w:marLeft w:val="0"/>
      <w:marRight w:val="0"/>
      <w:marTop w:val="0"/>
      <w:marBottom w:val="0"/>
      <w:divBdr>
        <w:top w:val="none" w:sz="0" w:space="0" w:color="auto"/>
        <w:left w:val="none" w:sz="0" w:space="0" w:color="auto"/>
        <w:bottom w:val="none" w:sz="0" w:space="0" w:color="auto"/>
        <w:right w:val="none" w:sz="0" w:space="0" w:color="auto"/>
      </w:divBdr>
    </w:div>
    <w:div w:id="1670137981">
      <w:bodyDiv w:val="1"/>
      <w:marLeft w:val="0"/>
      <w:marRight w:val="0"/>
      <w:marTop w:val="0"/>
      <w:marBottom w:val="0"/>
      <w:divBdr>
        <w:top w:val="none" w:sz="0" w:space="0" w:color="auto"/>
        <w:left w:val="none" w:sz="0" w:space="0" w:color="auto"/>
        <w:bottom w:val="none" w:sz="0" w:space="0" w:color="auto"/>
        <w:right w:val="none" w:sz="0" w:space="0" w:color="auto"/>
      </w:divBdr>
    </w:div>
    <w:div w:id="1670324788">
      <w:bodyDiv w:val="1"/>
      <w:marLeft w:val="0"/>
      <w:marRight w:val="0"/>
      <w:marTop w:val="0"/>
      <w:marBottom w:val="0"/>
      <w:divBdr>
        <w:top w:val="none" w:sz="0" w:space="0" w:color="auto"/>
        <w:left w:val="none" w:sz="0" w:space="0" w:color="auto"/>
        <w:bottom w:val="none" w:sz="0" w:space="0" w:color="auto"/>
        <w:right w:val="none" w:sz="0" w:space="0" w:color="auto"/>
      </w:divBdr>
    </w:div>
    <w:div w:id="1670593203">
      <w:bodyDiv w:val="1"/>
      <w:marLeft w:val="0"/>
      <w:marRight w:val="0"/>
      <w:marTop w:val="0"/>
      <w:marBottom w:val="0"/>
      <w:divBdr>
        <w:top w:val="none" w:sz="0" w:space="0" w:color="auto"/>
        <w:left w:val="none" w:sz="0" w:space="0" w:color="auto"/>
        <w:bottom w:val="none" w:sz="0" w:space="0" w:color="auto"/>
        <w:right w:val="none" w:sz="0" w:space="0" w:color="auto"/>
      </w:divBdr>
    </w:div>
    <w:div w:id="1670673911">
      <w:bodyDiv w:val="1"/>
      <w:marLeft w:val="0"/>
      <w:marRight w:val="0"/>
      <w:marTop w:val="0"/>
      <w:marBottom w:val="0"/>
      <w:divBdr>
        <w:top w:val="none" w:sz="0" w:space="0" w:color="auto"/>
        <w:left w:val="none" w:sz="0" w:space="0" w:color="auto"/>
        <w:bottom w:val="none" w:sz="0" w:space="0" w:color="auto"/>
        <w:right w:val="none" w:sz="0" w:space="0" w:color="auto"/>
      </w:divBdr>
    </w:div>
    <w:div w:id="1672096469">
      <w:bodyDiv w:val="1"/>
      <w:marLeft w:val="0"/>
      <w:marRight w:val="0"/>
      <w:marTop w:val="0"/>
      <w:marBottom w:val="0"/>
      <w:divBdr>
        <w:top w:val="none" w:sz="0" w:space="0" w:color="auto"/>
        <w:left w:val="none" w:sz="0" w:space="0" w:color="auto"/>
        <w:bottom w:val="none" w:sz="0" w:space="0" w:color="auto"/>
        <w:right w:val="none" w:sz="0" w:space="0" w:color="auto"/>
      </w:divBdr>
      <w:divsChild>
        <w:div w:id="482047979">
          <w:marLeft w:val="1080"/>
          <w:marRight w:val="0"/>
          <w:marTop w:val="100"/>
          <w:marBottom w:val="0"/>
          <w:divBdr>
            <w:top w:val="none" w:sz="0" w:space="0" w:color="auto"/>
            <w:left w:val="none" w:sz="0" w:space="0" w:color="auto"/>
            <w:bottom w:val="none" w:sz="0" w:space="0" w:color="auto"/>
            <w:right w:val="none" w:sz="0" w:space="0" w:color="auto"/>
          </w:divBdr>
        </w:div>
        <w:div w:id="533733613">
          <w:marLeft w:val="360"/>
          <w:marRight w:val="0"/>
          <w:marTop w:val="200"/>
          <w:marBottom w:val="0"/>
          <w:divBdr>
            <w:top w:val="none" w:sz="0" w:space="0" w:color="auto"/>
            <w:left w:val="none" w:sz="0" w:space="0" w:color="auto"/>
            <w:bottom w:val="none" w:sz="0" w:space="0" w:color="auto"/>
            <w:right w:val="none" w:sz="0" w:space="0" w:color="auto"/>
          </w:divBdr>
        </w:div>
        <w:div w:id="656154085">
          <w:marLeft w:val="1080"/>
          <w:marRight w:val="0"/>
          <w:marTop w:val="100"/>
          <w:marBottom w:val="0"/>
          <w:divBdr>
            <w:top w:val="none" w:sz="0" w:space="0" w:color="auto"/>
            <w:left w:val="none" w:sz="0" w:space="0" w:color="auto"/>
            <w:bottom w:val="none" w:sz="0" w:space="0" w:color="auto"/>
            <w:right w:val="none" w:sz="0" w:space="0" w:color="auto"/>
          </w:divBdr>
        </w:div>
        <w:div w:id="799081136">
          <w:marLeft w:val="1080"/>
          <w:marRight w:val="0"/>
          <w:marTop w:val="100"/>
          <w:marBottom w:val="0"/>
          <w:divBdr>
            <w:top w:val="none" w:sz="0" w:space="0" w:color="auto"/>
            <w:left w:val="none" w:sz="0" w:space="0" w:color="auto"/>
            <w:bottom w:val="none" w:sz="0" w:space="0" w:color="auto"/>
            <w:right w:val="none" w:sz="0" w:space="0" w:color="auto"/>
          </w:divBdr>
        </w:div>
        <w:div w:id="1068963959">
          <w:marLeft w:val="1080"/>
          <w:marRight w:val="0"/>
          <w:marTop w:val="100"/>
          <w:marBottom w:val="0"/>
          <w:divBdr>
            <w:top w:val="none" w:sz="0" w:space="0" w:color="auto"/>
            <w:left w:val="none" w:sz="0" w:space="0" w:color="auto"/>
            <w:bottom w:val="none" w:sz="0" w:space="0" w:color="auto"/>
            <w:right w:val="none" w:sz="0" w:space="0" w:color="auto"/>
          </w:divBdr>
        </w:div>
        <w:div w:id="1634142595">
          <w:marLeft w:val="360"/>
          <w:marRight w:val="0"/>
          <w:marTop w:val="200"/>
          <w:marBottom w:val="0"/>
          <w:divBdr>
            <w:top w:val="none" w:sz="0" w:space="0" w:color="auto"/>
            <w:left w:val="none" w:sz="0" w:space="0" w:color="auto"/>
            <w:bottom w:val="none" w:sz="0" w:space="0" w:color="auto"/>
            <w:right w:val="none" w:sz="0" w:space="0" w:color="auto"/>
          </w:divBdr>
        </w:div>
        <w:div w:id="2059234067">
          <w:marLeft w:val="360"/>
          <w:marRight w:val="0"/>
          <w:marTop w:val="200"/>
          <w:marBottom w:val="0"/>
          <w:divBdr>
            <w:top w:val="none" w:sz="0" w:space="0" w:color="auto"/>
            <w:left w:val="none" w:sz="0" w:space="0" w:color="auto"/>
            <w:bottom w:val="none" w:sz="0" w:space="0" w:color="auto"/>
            <w:right w:val="none" w:sz="0" w:space="0" w:color="auto"/>
          </w:divBdr>
        </w:div>
        <w:div w:id="2132816677">
          <w:marLeft w:val="360"/>
          <w:marRight w:val="0"/>
          <w:marTop w:val="200"/>
          <w:marBottom w:val="0"/>
          <w:divBdr>
            <w:top w:val="none" w:sz="0" w:space="0" w:color="auto"/>
            <w:left w:val="none" w:sz="0" w:space="0" w:color="auto"/>
            <w:bottom w:val="none" w:sz="0" w:space="0" w:color="auto"/>
            <w:right w:val="none" w:sz="0" w:space="0" w:color="auto"/>
          </w:divBdr>
        </w:div>
      </w:divsChild>
    </w:div>
    <w:div w:id="1672103549">
      <w:bodyDiv w:val="1"/>
      <w:marLeft w:val="0"/>
      <w:marRight w:val="0"/>
      <w:marTop w:val="0"/>
      <w:marBottom w:val="0"/>
      <w:divBdr>
        <w:top w:val="none" w:sz="0" w:space="0" w:color="auto"/>
        <w:left w:val="none" w:sz="0" w:space="0" w:color="auto"/>
        <w:bottom w:val="none" w:sz="0" w:space="0" w:color="auto"/>
        <w:right w:val="none" w:sz="0" w:space="0" w:color="auto"/>
      </w:divBdr>
      <w:divsChild>
        <w:div w:id="626200940">
          <w:marLeft w:val="547"/>
          <w:marRight w:val="0"/>
          <w:marTop w:val="144"/>
          <w:marBottom w:val="0"/>
          <w:divBdr>
            <w:top w:val="none" w:sz="0" w:space="0" w:color="auto"/>
            <w:left w:val="none" w:sz="0" w:space="0" w:color="auto"/>
            <w:bottom w:val="none" w:sz="0" w:space="0" w:color="auto"/>
            <w:right w:val="none" w:sz="0" w:space="0" w:color="auto"/>
          </w:divBdr>
        </w:div>
        <w:div w:id="973099086">
          <w:marLeft w:val="547"/>
          <w:marRight w:val="0"/>
          <w:marTop w:val="144"/>
          <w:marBottom w:val="0"/>
          <w:divBdr>
            <w:top w:val="none" w:sz="0" w:space="0" w:color="auto"/>
            <w:left w:val="none" w:sz="0" w:space="0" w:color="auto"/>
            <w:bottom w:val="none" w:sz="0" w:space="0" w:color="auto"/>
            <w:right w:val="none" w:sz="0" w:space="0" w:color="auto"/>
          </w:divBdr>
        </w:div>
        <w:div w:id="1653364905">
          <w:marLeft w:val="547"/>
          <w:marRight w:val="0"/>
          <w:marTop w:val="144"/>
          <w:marBottom w:val="0"/>
          <w:divBdr>
            <w:top w:val="none" w:sz="0" w:space="0" w:color="auto"/>
            <w:left w:val="none" w:sz="0" w:space="0" w:color="auto"/>
            <w:bottom w:val="none" w:sz="0" w:space="0" w:color="auto"/>
            <w:right w:val="none" w:sz="0" w:space="0" w:color="auto"/>
          </w:divBdr>
        </w:div>
        <w:div w:id="1956055514">
          <w:marLeft w:val="547"/>
          <w:marRight w:val="0"/>
          <w:marTop w:val="144"/>
          <w:marBottom w:val="0"/>
          <w:divBdr>
            <w:top w:val="none" w:sz="0" w:space="0" w:color="auto"/>
            <w:left w:val="none" w:sz="0" w:space="0" w:color="auto"/>
            <w:bottom w:val="none" w:sz="0" w:space="0" w:color="auto"/>
            <w:right w:val="none" w:sz="0" w:space="0" w:color="auto"/>
          </w:divBdr>
        </w:div>
        <w:div w:id="2021852639">
          <w:marLeft w:val="1166"/>
          <w:marRight w:val="0"/>
          <w:marTop w:val="110"/>
          <w:marBottom w:val="0"/>
          <w:divBdr>
            <w:top w:val="none" w:sz="0" w:space="0" w:color="auto"/>
            <w:left w:val="none" w:sz="0" w:space="0" w:color="auto"/>
            <w:bottom w:val="none" w:sz="0" w:space="0" w:color="auto"/>
            <w:right w:val="none" w:sz="0" w:space="0" w:color="auto"/>
          </w:divBdr>
        </w:div>
        <w:div w:id="2070686497">
          <w:marLeft w:val="1166"/>
          <w:marRight w:val="0"/>
          <w:marTop w:val="110"/>
          <w:marBottom w:val="0"/>
          <w:divBdr>
            <w:top w:val="none" w:sz="0" w:space="0" w:color="auto"/>
            <w:left w:val="none" w:sz="0" w:space="0" w:color="auto"/>
            <w:bottom w:val="none" w:sz="0" w:space="0" w:color="auto"/>
            <w:right w:val="none" w:sz="0" w:space="0" w:color="auto"/>
          </w:divBdr>
        </w:div>
      </w:divsChild>
    </w:div>
    <w:div w:id="1672416246">
      <w:bodyDiv w:val="1"/>
      <w:marLeft w:val="0"/>
      <w:marRight w:val="0"/>
      <w:marTop w:val="0"/>
      <w:marBottom w:val="0"/>
      <w:divBdr>
        <w:top w:val="none" w:sz="0" w:space="0" w:color="auto"/>
        <w:left w:val="none" w:sz="0" w:space="0" w:color="auto"/>
        <w:bottom w:val="none" w:sz="0" w:space="0" w:color="auto"/>
        <w:right w:val="none" w:sz="0" w:space="0" w:color="auto"/>
      </w:divBdr>
    </w:div>
    <w:div w:id="1672633573">
      <w:bodyDiv w:val="1"/>
      <w:marLeft w:val="0"/>
      <w:marRight w:val="0"/>
      <w:marTop w:val="0"/>
      <w:marBottom w:val="0"/>
      <w:divBdr>
        <w:top w:val="none" w:sz="0" w:space="0" w:color="auto"/>
        <w:left w:val="none" w:sz="0" w:space="0" w:color="auto"/>
        <w:bottom w:val="none" w:sz="0" w:space="0" w:color="auto"/>
        <w:right w:val="none" w:sz="0" w:space="0" w:color="auto"/>
      </w:divBdr>
    </w:div>
    <w:div w:id="1672681227">
      <w:bodyDiv w:val="1"/>
      <w:marLeft w:val="0"/>
      <w:marRight w:val="0"/>
      <w:marTop w:val="0"/>
      <w:marBottom w:val="0"/>
      <w:divBdr>
        <w:top w:val="none" w:sz="0" w:space="0" w:color="auto"/>
        <w:left w:val="none" w:sz="0" w:space="0" w:color="auto"/>
        <w:bottom w:val="none" w:sz="0" w:space="0" w:color="auto"/>
        <w:right w:val="none" w:sz="0" w:space="0" w:color="auto"/>
      </w:divBdr>
      <w:divsChild>
        <w:div w:id="79371268">
          <w:marLeft w:val="1166"/>
          <w:marRight w:val="0"/>
          <w:marTop w:val="96"/>
          <w:marBottom w:val="0"/>
          <w:divBdr>
            <w:top w:val="none" w:sz="0" w:space="0" w:color="auto"/>
            <w:left w:val="none" w:sz="0" w:space="0" w:color="auto"/>
            <w:bottom w:val="none" w:sz="0" w:space="0" w:color="auto"/>
            <w:right w:val="none" w:sz="0" w:space="0" w:color="auto"/>
          </w:divBdr>
        </w:div>
        <w:div w:id="110516733">
          <w:marLeft w:val="547"/>
          <w:marRight w:val="0"/>
          <w:marTop w:val="115"/>
          <w:marBottom w:val="0"/>
          <w:divBdr>
            <w:top w:val="none" w:sz="0" w:space="0" w:color="auto"/>
            <w:left w:val="none" w:sz="0" w:space="0" w:color="auto"/>
            <w:bottom w:val="none" w:sz="0" w:space="0" w:color="auto"/>
            <w:right w:val="none" w:sz="0" w:space="0" w:color="auto"/>
          </w:divBdr>
        </w:div>
        <w:div w:id="856626617">
          <w:marLeft w:val="1166"/>
          <w:marRight w:val="0"/>
          <w:marTop w:val="96"/>
          <w:marBottom w:val="0"/>
          <w:divBdr>
            <w:top w:val="none" w:sz="0" w:space="0" w:color="auto"/>
            <w:left w:val="none" w:sz="0" w:space="0" w:color="auto"/>
            <w:bottom w:val="none" w:sz="0" w:space="0" w:color="auto"/>
            <w:right w:val="none" w:sz="0" w:space="0" w:color="auto"/>
          </w:divBdr>
        </w:div>
        <w:div w:id="1540318568">
          <w:marLeft w:val="1166"/>
          <w:marRight w:val="0"/>
          <w:marTop w:val="96"/>
          <w:marBottom w:val="0"/>
          <w:divBdr>
            <w:top w:val="none" w:sz="0" w:space="0" w:color="auto"/>
            <w:left w:val="none" w:sz="0" w:space="0" w:color="auto"/>
            <w:bottom w:val="none" w:sz="0" w:space="0" w:color="auto"/>
            <w:right w:val="none" w:sz="0" w:space="0" w:color="auto"/>
          </w:divBdr>
        </w:div>
      </w:divsChild>
    </w:div>
    <w:div w:id="1672873799">
      <w:bodyDiv w:val="1"/>
      <w:marLeft w:val="0"/>
      <w:marRight w:val="0"/>
      <w:marTop w:val="0"/>
      <w:marBottom w:val="0"/>
      <w:divBdr>
        <w:top w:val="none" w:sz="0" w:space="0" w:color="auto"/>
        <w:left w:val="none" w:sz="0" w:space="0" w:color="auto"/>
        <w:bottom w:val="none" w:sz="0" w:space="0" w:color="auto"/>
        <w:right w:val="none" w:sz="0" w:space="0" w:color="auto"/>
      </w:divBdr>
    </w:div>
    <w:div w:id="1673220393">
      <w:bodyDiv w:val="1"/>
      <w:marLeft w:val="0"/>
      <w:marRight w:val="0"/>
      <w:marTop w:val="0"/>
      <w:marBottom w:val="0"/>
      <w:divBdr>
        <w:top w:val="none" w:sz="0" w:space="0" w:color="auto"/>
        <w:left w:val="none" w:sz="0" w:space="0" w:color="auto"/>
        <w:bottom w:val="none" w:sz="0" w:space="0" w:color="auto"/>
        <w:right w:val="none" w:sz="0" w:space="0" w:color="auto"/>
      </w:divBdr>
    </w:div>
    <w:div w:id="1674725553">
      <w:bodyDiv w:val="1"/>
      <w:marLeft w:val="0"/>
      <w:marRight w:val="0"/>
      <w:marTop w:val="0"/>
      <w:marBottom w:val="0"/>
      <w:divBdr>
        <w:top w:val="none" w:sz="0" w:space="0" w:color="auto"/>
        <w:left w:val="none" w:sz="0" w:space="0" w:color="auto"/>
        <w:bottom w:val="none" w:sz="0" w:space="0" w:color="auto"/>
        <w:right w:val="none" w:sz="0" w:space="0" w:color="auto"/>
      </w:divBdr>
      <w:divsChild>
        <w:div w:id="117183466">
          <w:marLeft w:val="1166"/>
          <w:marRight w:val="0"/>
          <w:marTop w:val="101"/>
          <w:marBottom w:val="0"/>
          <w:divBdr>
            <w:top w:val="none" w:sz="0" w:space="0" w:color="auto"/>
            <w:left w:val="none" w:sz="0" w:space="0" w:color="auto"/>
            <w:bottom w:val="none" w:sz="0" w:space="0" w:color="auto"/>
            <w:right w:val="none" w:sz="0" w:space="0" w:color="auto"/>
          </w:divBdr>
        </w:div>
        <w:div w:id="258106716">
          <w:marLeft w:val="547"/>
          <w:marRight w:val="0"/>
          <w:marTop w:val="120"/>
          <w:marBottom w:val="0"/>
          <w:divBdr>
            <w:top w:val="none" w:sz="0" w:space="0" w:color="auto"/>
            <w:left w:val="none" w:sz="0" w:space="0" w:color="auto"/>
            <w:bottom w:val="none" w:sz="0" w:space="0" w:color="auto"/>
            <w:right w:val="none" w:sz="0" w:space="0" w:color="auto"/>
          </w:divBdr>
        </w:div>
        <w:div w:id="415638348">
          <w:marLeft w:val="547"/>
          <w:marRight w:val="0"/>
          <w:marTop w:val="120"/>
          <w:marBottom w:val="0"/>
          <w:divBdr>
            <w:top w:val="none" w:sz="0" w:space="0" w:color="auto"/>
            <w:left w:val="none" w:sz="0" w:space="0" w:color="auto"/>
            <w:bottom w:val="none" w:sz="0" w:space="0" w:color="auto"/>
            <w:right w:val="none" w:sz="0" w:space="0" w:color="auto"/>
          </w:divBdr>
        </w:div>
        <w:div w:id="958679695">
          <w:marLeft w:val="1166"/>
          <w:marRight w:val="0"/>
          <w:marTop w:val="101"/>
          <w:marBottom w:val="0"/>
          <w:divBdr>
            <w:top w:val="none" w:sz="0" w:space="0" w:color="auto"/>
            <w:left w:val="none" w:sz="0" w:space="0" w:color="auto"/>
            <w:bottom w:val="none" w:sz="0" w:space="0" w:color="auto"/>
            <w:right w:val="none" w:sz="0" w:space="0" w:color="auto"/>
          </w:divBdr>
        </w:div>
        <w:div w:id="995691156">
          <w:marLeft w:val="1166"/>
          <w:marRight w:val="0"/>
          <w:marTop w:val="101"/>
          <w:marBottom w:val="0"/>
          <w:divBdr>
            <w:top w:val="none" w:sz="0" w:space="0" w:color="auto"/>
            <w:left w:val="none" w:sz="0" w:space="0" w:color="auto"/>
            <w:bottom w:val="none" w:sz="0" w:space="0" w:color="auto"/>
            <w:right w:val="none" w:sz="0" w:space="0" w:color="auto"/>
          </w:divBdr>
        </w:div>
        <w:div w:id="1485701549">
          <w:marLeft w:val="547"/>
          <w:marRight w:val="0"/>
          <w:marTop w:val="120"/>
          <w:marBottom w:val="0"/>
          <w:divBdr>
            <w:top w:val="none" w:sz="0" w:space="0" w:color="auto"/>
            <w:left w:val="none" w:sz="0" w:space="0" w:color="auto"/>
            <w:bottom w:val="none" w:sz="0" w:space="0" w:color="auto"/>
            <w:right w:val="none" w:sz="0" w:space="0" w:color="auto"/>
          </w:divBdr>
        </w:div>
        <w:div w:id="1562714050">
          <w:marLeft w:val="547"/>
          <w:marRight w:val="0"/>
          <w:marTop w:val="120"/>
          <w:marBottom w:val="0"/>
          <w:divBdr>
            <w:top w:val="none" w:sz="0" w:space="0" w:color="auto"/>
            <w:left w:val="none" w:sz="0" w:space="0" w:color="auto"/>
            <w:bottom w:val="none" w:sz="0" w:space="0" w:color="auto"/>
            <w:right w:val="none" w:sz="0" w:space="0" w:color="auto"/>
          </w:divBdr>
        </w:div>
      </w:divsChild>
    </w:div>
    <w:div w:id="1674800491">
      <w:bodyDiv w:val="1"/>
      <w:marLeft w:val="0"/>
      <w:marRight w:val="0"/>
      <w:marTop w:val="0"/>
      <w:marBottom w:val="0"/>
      <w:divBdr>
        <w:top w:val="none" w:sz="0" w:space="0" w:color="auto"/>
        <w:left w:val="none" w:sz="0" w:space="0" w:color="auto"/>
        <w:bottom w:val="none" w:sz="0" w:space="0" w:color="auto"/>
        <w:right w:val="none" w:sz="0" w:space="0" w:color="auto"/>
      </w:divBdr>
    </w:div>
    <w:div w:id="1674995487">
      <w:bodyDiv w:val="1"/>
      <w:marLeft w:val="0"/>
      <w:marRight w:val="0"/>
      <w:marTop w:val="0"/>
      <w:marBottom w:val="0"/>
      <w:divBdr>
        <w:top w:val="none" w:sz="0" w:space="0" w:color="auto"/>
        <w:left w:val="none" w:sz="0" w:space="0" w:color="auto"/>
        <w:bottom w:val="none" w:sz="0" w:space="0" w:color="auto"/>
        <w:right w:val="none" w:sz="0" w:space="0" w:color="auto"/>
      </w:divBdr>
      <w:divsChild>
        <w:div w:id="50925782">
          <w:marLeft w:val="0"/>
          <w:marRight w:val="0"/>
          <w:marTop w:val="0"/>
          <w:marBottom w:val="0"/>
          <w:divBdr>
            <w:top w:val="none" w:sz="0" w:space="0" w:color="auto"/>
            <w:left w:val="none" w:sz="0" w:space="0" w:color="auto"/>
            <w:bottom w:val="none" w:sz="0" w:space="0" w:color="auto"/>
            <w:right w:val="none" w:sz="0" w:space="0" w:color="auto"/>
          </w:divBdr>
        </w:div>
      </w:divsChild>
    </w:div>
    <w:div w:id="1675108755">
      <w:bodyDiv w:val="1"/>
      <w:marLeft w:val="0"/>
      <w:marRight w:val="0"/>
      <w:marTop w:val="0"/>
      <w:marBottom w:val="0"/>
      <w:divBdr>
        <w:top w:val="none" w:sz="0" w:space="0" w:color="auto"/>
        <w:left w:val="none" w:sz="0" w:space="0" w:color="auto"/>
        <w:bottom w:val="none" w:sz="0" w:space="0" w:color="auto"/>
        <w:right w:val="none" w:sz="0" w:space="0" w:color="auto"/>
      </w:divBdr>
    </w:div>
    <w:div w:id="1675302365">
      <w:bodyDiv w:val="1"/>
      <w:marLeft w:val="0"/>
      <w:marRight w:val="0"/>
      <w:marTop w:val="0"/>
      <w:marBottom w:val="0"/>
      <w:divBdr>
        <w:top w:val="none" w:sz="0" w:space="0" w:color="auto"/>
        <w:left w:val="none" w:sz="0" w:space="0" w:color="auto"/>
        <w:bottom w:val="none" w:sz="0" w:space="0" w:color="auto"/>
        <w:right w:val="none" w:sz="0" w:space="0" w:color="auto"/>
      </w:divBdr>
    </w:div>
    <w:div w:id="1675573392">
      <w:bodyDiv w:val="1"/>
      <w:marLeft w:val="0"/>
      <w:marRight w:val="0"/>
      <w:marTop w:val="0"/>
      <w:marBottom w:val="0"/>
      <w:divBdr>
        <w:top w:val="none" w:sz="0" w:space="0" w:color="auto"/>
        <w:left w:val="none" w:sz="0" w:space="0" w:color="auto"/>
        <w:bottom w:val="none" w:sz="0" w:space="0" w:color="auto"/>
        <w:right w:val="none" w:sz="0" w:space="0" w:color="auto"/>
      </w:divBdr>
      <w:divsChild>
        <w:div w:id="215895497">
          <w:marLeft w:val="1166"/>
          <w:marRight w:val="0"/>
          <w:marTop w:val="96"/>
          <w:marBottom w:val="0"/>
          <w:divBdr>
            <w:top w:val="none" w:sz="0" w:space="0" w:color="auto"/>
            <w:left w:val="none" w:sz="0" w:space="0" w:color="auto"/>
            <w:bottom w:val="none" w:sz="0" w:space="0" w:color="auto"/>
            <w:right w:val="none" w:sz="0" w:space="0" w:color="auto"/>
          </w:divBdr>
        </w:div>
        <w:div w:id="268008635">
          <w:marLeft w:val="547"/>
          <w:marRight w:val="0"/>
          <w:marTop w:val="115"/>
          <w:marBottom w:val="0"/>
          <w:divBdr>
            <w:top w:val="none" w:sz="0" w:space="0" w:color="auto"/>
            <w:left w:val="none" w:sz="0" w:space="0" w:color="auto"/>
            <w:bottom w:val="none" w:sz="0" w:space="0" w:color="auto"/>
            <w:right w:val="none" w:sz="0" w:space="0" w:color="auto"/>
          </w:divBdr>
        </w:div>
        <w:div w:id="1104109140">
          <w:marLeft w:val="1166"/>
          <w:marRight w:val="0"/>
          <w:marTop w:val="96"/>
          <w:marBottom w:val="0"/>
          <w:divBdr>
            <w:top w:val="none" w:sz="0" w:space="0" w:color="auto"/>
            <w:left w:val="none" w:sz="0" w:space="0" w:color="auto"/>
            <w:bottom w:val="none" w:sz="0" w:space="0" w:color="auto"/>
            <w:right w:val="none" w:sz="0" w:space="0" w:color="auto"/>
          </w:divBdr>
        </w:div>
        <w:div w:id="1287155689">
          <w:marLeft w:val="547"/>
          <w:marRight w:val="0"/>
          <w:marTop w:val="115"/>
          <w:marBottom w:val="0"/>
          <w:divBdr>
            <w:top w:val="none" w:sz="0" w:space="0" w:color="auto"/>
            <w:left w:val="none" w:sz="0" w:space="0" w:color="auto"/>
            <w:bottom w:val="none" w:sz="0" w:space="0" w:color="auto"/>
            <w:right w:val="none" w:sz="0" w:space="0" w:color="auto"/>
          </w:divBdr>
        </w:div>
        <w:div w:id="1291087361">
          <w:marLeft w:val="547"/>
          <w:marRight w:val="0"/>
          <w:marTop w:val="115"/>
          <w:marBottom w:val="0"/>
          <w:divBdr>
            <w:top w:val="none" w:sz="0" w:space="0" w:color="auto"/>
            <w:left w:val="none" w:sz="0" w:space="0" w:color="auto"/>
            <w:bottom w:val="none" w:sz="0" w:space="0" w:color="auto"/>
            <w:right w:val="none" w:sz="0" w:space="0" w:color="auto"/>
          </w:divBdr>
        </w:div>
        <w:div w:id="1383674509">
          <w:marLeft w:val="547"/>
          <w:marRight w:val="0"/>
          <w:marTop w:val="115"/>
          <w:marBottom w:val="0"/>
          <w:divBdr>
            <w:top w:val="none" w:sz="0" w:space="0" w:color="auto"/>
            <w:left w:val="none" w:sz="0" w:space="0" w:color="auto"/>
            <w:bottom w:val="none" w:sz="0" w:space="0" w:color="auto"/>
            <w:right w:val="none" w:sz="0" w:space="0" w:color="auto"/>
          </w:divBdr>
        </w:div>
      </w:divsChild>
    </w:div>
    <w:div w:id="1675913674">
      <w:bodyDiv w:val="1"/>
      <w:marLeft w:val="0"/>
      <w:marRight w:val="0"/>
      <w:marTop w:val="0"/>
      <w:marBottom w:val="0"/>
      <w:divBdr>
        <w:top w:val="none" w:sz="0" w:space="0" w:color="auto"/>
        <w:left w:val="none" w:sz="0" w:space="0" w:color="auto"/>
        <w:bottom w:val="none" w:sz="0" w:space="0" w:color="auto"/>
        <w:right w:val="none" w:sz="0" w:space="0" w:color="auto"/>
      </w:divBdr>
      <w:divsChild>
        <w:div w:id="1543831604">
          <w:marLeft w:val="0"/>
          <w:marRight w:val="0"/>
          <w:marTop w:val="0"/>
          <w:marBottom w:val="0"/>
          <w:divBdr>
            <w:top w:val="none" w:sz="0" w:space="0" w:color="auto"/>
            <w:left w:val="none" w:sz="0" w:space="0" w:color="auto"/>
            <w:bottom w:val="none" w:sz="0" w:space="0" w:color="auto"/>
            <w:right w:val="none" w:sz="0" w:space="0" w:color="auto"/>
          </w:divBdr>
        </w:div>
      </w:divsChild>
    </w:div>
    <w:div w:id="1676952407">
      <w:bodyDiv w:val="1"/>
      <w:marLeft w:val="0"/>
      <w:marRight w:val="0"/>
      <w:marTop w:val="0"/>
      <w:marBottom w:val="0"/>
      <w:divBdr>
        <w:top w:val="none" w:sz="0" w:space="0" w:color="auto"/>
        <w:left w:val="none" w:sz="0" w:space="0" w:color="auto"/>
        <w:bottom w:val="none" w:sz="0" w:space="0" w:color="auto"/>
        <w:right w:val="none" w:sz="0" w:space="0" w:color="auto"/>
      </w:divBdr>
    </w:div>
    <w:div w:id="1678341666">
      <w:bodyDiv w:val="1"/>
      <w:marLeft w:val="0"/>
      <w:marRight w:val="0"/>
      <w:marTop w:val="0"/>
      <w:marBottom w:val="0"/>
      <w:divBdr>
        <w:top w:val="none" w:sz="0" w:space="0" w:color="auto"/>
        <w:left w:val="none" w:sz="0" w:space="0" w:color="auto"/>
        <w:bottom w:val="none" w:sz="0" w:space="0" w:color="auto"/>
        <w:right w:val="none" w:sz="0" w:space="0" w:color="auto"/>
      </w:divBdr>
    </w:div>
    <w:div w:id="1678384977">
      <w:bodyDiv w:val="1"/>
      <w:marLeft w:val="0"/>
      <w:marRight w:val="0"/>
      <w:marTop w:val="0"/>
      <w:marBottom w:val="0"/>
      <w:divBdr>
        <w:top w:val="none" w:sz="0" w:space="0" w:color="auto"/>
        <w:left w:val="none" w:sz="0" w:space="0" w:color="auto"/>
        <w:bottom w:val="none" w:sz="0" w:space="0" w:color="auto"/>
        <w:right w:val="none" w:sz="0" w:space="0" w:color="auto"/>
      </w:divBdr>
    </w:div>
    <w:div w:id="1678654663">
      <w:bodyDiv w:val="1"/>
      <w:marLeft w:val="0"/>
      <w:marRight w:val="0"/>
      <w:marTop w:val="0"/>
      <w:marBottom w:val="0"/>
      <w:divBdr>
        <w:top w:val="none" w:sz="0" w:space="0" w:color="auto"/>
        <w:left w:val="none" w:sz="0" w:space="0" w:color="auto"/>
        <w:bottom w:val="none" w:sz="0" w:space="0" w:color="auto"/>
        <w:right w:val="none" w:sz="0" w:space="0" w:color="auto"/>
      </w:divBdr>
    </w:div>
    <w:div w:id="1678733050">
      <w:bodyDiv w:val="1"/>
      <w:marLeft w:val="0"/>
      <w:marRight w:val="0"/>
      <w:marTop w:val="0"/>
      <w:marBottom w:val="0"/>
      <w:divBdr>
        <w:top w:val="none" w:sz="0" w:space="0" w:color="auto"/>
        <w:left w:val="none" w:sz="0" w:space="0" w:color="auto"/>
        <w:bottom w:val="none" w:sz="0" w:space="0" w:color="auto"/>
        <w:right w:val="none" w:sz="0" w:space="0" w:color="auto"/>
      </w:divBdr>
    </w:div>
    <w:div w:id="1678845179">
      <w:bodyDiv w:val="1"/>
      <w:marLeft w:val="0"/>
      <w:marRight w:val="0"/>
      <w:marTop w:val="0"/>
      <w:marBottom w:val="0"/>
      <w:divBdr>
        <w:top w:val="none" w:sz="0" w:space="0" w:color="auto"/>
        <w:left w:val="none" w:sz="0" w:space="0" w:color="auto"/>
        <w:bottom w:val="none" w:sz="0" w:space="0" w:color="auto"/>
        <w:right w:val="none" w:sz="0" w:space="0" w:color="auto"/>
      </w:divBdr>
      <w:divsChild>
        <w:div w:id="188378644">
          <w:marLeft w:val="1166"/>
          <w:marRight w:val="0"/>
          <w:marTop w:val="96"/>
          <w:marBottom w:val="0"/>
          <w:divBdr>
            <w:top w:val="none" w:sz="0" w:space="0" w:color="auto"/>
            <w:left w:val="none" w:sz="0" w:space="0" w:color="auto"/>
            <w:bottom w:val="none" w:sz="0" w:space="0" w:color="auto"/>
            <w:right w:val="none" w:sz="0" w:space="0" w:color="auto"/>
          </w:divBdr>
        </w:div>
        <w:div w:id="633877910">
          <w:marLeft w:val="1800"/>
          <w:marRight w:val="0"/>
          <w:marTop w:val="77"/>
          <w:marBottom w:val="0"/>
          <w:divBdr>
            <w:top w:val="none" w:sz="0" w:space="0" w:color="auto"/>
            <w:left w:val="none" w:sz="0" w:space="0" w:color="auto"/>
            <w:bottom w:val="none" w:sz="0" w:space="0" w:color="auto"/>
            <w:right w:val="none" w:sz="0" w:space="0" w:color="auto"/>
          </w:divBdr>
        </w:div>
        <w:div w:id="1583177335">
          <w:marLeft w:val="1800"/>
          <w:marRight w:val="0"/>
          <w:marTop w:val="77"/>
          <w:marBottom w:val="0"/>
          <w:divBdr>
            <w:top w:val="none" w:sz="0" w:space="0" w:color="auto"/>
            <w:left w:val="none" w:sz="0" w:space="0" w:color="auto"/>
            <w:bottom w:val="none" w:sz="0" w:space="0" w:color="auto"/>
            <w:right w:val="none" w:sz="0" w:space="0" w:color="auto"/>
          </w:divBdr>
        </w:div>
        <w:div w:id="2017531191">
          <w:marLeft w:val="1166"/>
          <w:marRight w:val="0"/>
          <w:marTop w:val="96"/>
          <w:marBottom w:val="0"/>
          <w:divBdr>
            <w:top w:val="none" w:sz="0" w:space="0" w:color="auto"/>
            <w:left w:val="none" w:sz="0" w:space="0" w:color="auto"/>
            <w:bottom w:val="none" w:sz="0" w:space="0" w:color="auto"/>
            <w:right w:val="none" w:sz="0" w:space="0" w:color="auto"/>
          </w:divBdr>
        </w:div>
      </w:divsChild>
    </w:div>
    <w:div w:id="1679697231">
      <w:bodyDiv w:val="1"/>
      <w:marLeft w:val="0"/>
      <w:marRight w:val="0"/>
      <w:marTop w:val="0"/>
      <w:marBottom w:val="0"/>
      <w:divBdr>
        <w:top w:val="none" w:sz="0" w:space="0" w:color="auto"/>
        <w:left w:val="none" w:sz="0" w:space="0" w:color="auto"/>
        <w:bottom w:val="none" w:sz="0" w:space="0" w:color="auto"/>
        <w:right w:val="none" w:sz="0" w:space="0" w:color="auto"/>
      </w:divBdr>
    </w:div>
    <w:div w:id="1682271743">
      <w:bodyDiv w:val="1"/>
      <w:marLeft w:val="0"/>
      <w:marRight w:val="0"/>
      <w:marTop w:val="0"/>
      <w:marBottom w:val="0"/>
      <w:divBdr>
        <w:top w:val="none" w:sz="0" w:space="0" w:color="auto"/>
        <w:left w:val="none" w:sz="0" w:space="0" w:color="auto"/>
        <w:bottom w:val="none" w:sz="0" w:space="0" w:color="auto"/>
        <w:right w:val="none" w:sz="0" w:space="0" w:color="auto"/>
      </w:divBdr>
    </w:div>
    <w:div w:id="1682513934">
      <w:bodyDiv w:val="1"/>
      <w:marLeft w:val="0"/>
      <w:marRight w:val="0"/>
      <w:marTop w:val="0"/>
      <w:marBottom w:val="0"/>
      <w:divBdr>
        <w:top w:val="none" w:sz="0" w:space="0" w:color="auto"/>
        <w:left w:val="none" w:sz="0" w:space="0" w:color="auto"/>
        <w:bottom w:val="none" w:sz="0" w:space="0" w:color="auto"/>
        <w:right w:val="none" w:sz="0" w:space="0" w:color="auto"/>
      </w:divBdr>
    </w:div>
    <w:div w:id="1683699393">
      <w:bodyDiv w:val="1"/>
      <w:marLeft w:val="0"/>
      <w:marRight w:val="0"/>
      <w:marTop w:val="0"/>
      <w:marBottom w:val="0"/>
      <w:divBdr>
        <w:top w:val="none" w:sz="0" w:space="0" w:color="auto"/>
        <w:left w:val="none" w:sz="0" w:space="0" w:color="auto"/>
        <w:bottom w:val="none" w:sz="0" w:space="0" w:color="auto"/>
        <w:right w:val="none" w:sz="0" w:space="0" w:color="auto"/>
      </w:divBdr>
    </w:div>
    <w:div w:id="1684091371">
      <w:bodyDiv w:val="1"/>
      <w:marLeft w:val="0"/>
      <w:marRight w:val="0"/>
      <w:marTop w:val="0"/>
      <w:marBottom w:val="0"/>
      <w:divBdr>
        <w:top w:val="none" w:sz="0" w:space="0" w:color="auto"/>
        <w:left w:val="none" w:sz="0" w:space="0" w:color="auto"/>
        <w:bottom w:val="none" w:sz="0" w:space="0" w:color="auto"/>
        <w:right w:val="none" w:sz="0" w:space="0" w:color="auto"/>
      </w:divBdr>
    </w:div>
    <w:div w:id="1684210150">
      <w:bodyDiv w:val="1"/>
      <w:marLeft w:val="0"/>
      <w:marRight w:val="0"/>
      <w:marTop w:val="0"/>
      <w:marBottom w:val="0"/>
      <w:divBdr>
        <w:top w:val="none" w:sz="0" w:space="0" w:color="auto"/>
        <w:left w:val="none" w:sz="0" w:space="0" w:color="auto"/>
        <w:bottom w:val="none" w:sz="0" w:space="0" w:color="auto"/>
        <w:right w:val="none" w:sz="0" w:space="0" w:color="auto"/>
      </w:divBdr>
    </w:div>
    <w:div w:id="1684359132">
      <w:bodyDiv w:val="1"/>
      <w:marLeft w:val="0"/>
      <w:marRight w:val="0"/>
      <w:marTop w:val="0"/>
      <w:marBottom w:val="0"/>
      <w:divBdr>
        <w:top w:val="none" w:sz="0" w:space="0" w:color="auto"/>
        <w:left w:val="none" w:sz="0" w:space="0" w:color="auto"/>
        <w:bottom w:val="none" w:sz="0" w:space="0" w:color="auto"/>
        <w:right w:val="none" w:sz="0" w:space="0" w:color="auto"/>
      </w:divBdr>
    </w:div>
    <w:div w:id="1686520669">
      <w:bodyDiv w:val="1"/>
      <w:marLeft w:val="0"/>
      <w:marRight w:val="0"/>
      <w:marTop w:val="0"/>
      <w:marBottom w:val="0"/>
      <w:divBdr>
        <w:top w:val="none" w:sz="0" w:space="0" w:color="auto"/>
        <w:left w:val="none" w:sz="0" w:space="0" w:color="auto"/>
        <w:bottom w:val="none" w:sz="0" w:space="0" w:color="auto"/>
        <w:right w:val="none" w:sz="0" w:space="0" w:color="auto"/>
      </w:divBdr>
    </w:div>
    <w:div w:id="1686665114">
      <w:bodyDiv w:val="1"/>
      <w:marLeft w:val="0"/>
      <w:marRight w:val="0"/>
      <w:marTop w:val="0"/>
      <w:marBottom w:val="0"/>
      <w:divBdr>
        <w:top w:val="none" w:sz="0" w:space="0" w:color="auto"/>
        <w:left w:val="none" w:sz="0" w:space="0" w:color="auto"/>
        <w:bottom w:val="none" w:sz="0" w:space="0" w:color="auto"/>
        <w:right w:val="none" w:sz="0" w:space="0" w:color="auto"/>
      </w:divBdr>
      <w:divsChild>
        <w:div w:id="655188831">
          <w:marLeft w:val="547"/>
          <w:marRight w:val="0"/>
          <w:marTop w:val="154"/>
          <w:marBottom w:val="0"/>
          <w:divBdr>
            <w:top w:val="none" w:sz="0" w:space="0" w:color="auto"/>
            <w:left w:val="none" w:sz="0" w:space="0" w:color="auto"/>
            <w:bottom w:val="none" w:sz="0" w:space="0" w:color="auto"/>
            <w:right w:val="none" w:sz="0" w:space="0" w:color="auto"/>
          </w:divBdr>
        </w:div>
      </w:divsChild>
    </w:div>
    <w:div w:id="1686714652">
      <w:bodyDiv w:val="1"/>
      <w:marLeft w:val="0"/>
      <w:marRight w:val="0"/>
      <w:marTop w:val="0"/>
      <w:marBottom w:val="0"/>
      <w:divBdr>
        <w:top w:val="none" w:sz="0" w:space="0" w:color="auto"/>
        <w:left w:val="none" w:sz="0" w:space="0" w:color="auto"/>
        <w:bottom w:val="none" w:sz="0" w:space="0" w:color="auto"/>
        <w:right w:val="none" w:sz="0" w:space="0" w:color="auto"/>
      </w:divBdr>
      <w:divsChild>
        <w:div w:id="456991699">
          <w:marLeft w:val="0"/>
          <w:marRight w:val="0"/>
          <w:marTop w:val="96"/>
          <w:marBottom w:val="0"/>
          <w:divBdr>
            <w:top w:val="none" w:sz="0" w:space="0" w:color="auto"/>
            <w:left w:val="none" w:sz="0" w:space="0" w:color="auto"/>
            <w:bottom w:val="none" w:sz="0" w:space="0" w:color="auto"/>
            <w:right w:val="none" w:sz="0" w:space="0" w:color="auto"/>
          </w:divBdr>
        </w:div>
        <w:div w:id="2024165802">
          <w:marLeft w:val="0"/>
          <w:marRight w:val="0"/>
          <w:marTop w:val="96"/>
          <w:marBottom w:val="0"/>
          <w:divBdr>
            <w:top w:val="none" w:sz="0" w:space="0" w:color="auto"/>
            <w:left w:val="none" w:sz="0" w:space="0" w:color="auto"/>
            <w:bottom w:val="none" w:sz="0" w:space="0" w:color="auto"/>
            <w:right w:val="none" w:sz="0" w:space="0" w:color="auto"/>
          </w:divBdr>
        </w:div>
      </w:divsChild>
    </w:div>
    <w:div w:id="1686860238">
      <w:bodyDiv w:val="1"/>
      <w:marLeft w:val="0"/>
      <w:marRight w:val="0"/>
      <w:marTop w:val="0"/>
      <w:marBottom w:val="0"/>
      <w:divBdr>
        <w:top w:val="none" w:sz="0" w:space="0" w:color="auto"/>
        <w:left w:val="none" w:sz="0" w:space="0" w:color="auto"/>
        <w:bottom w:val="none" w:sz="0" w:space="0" w:color="auto"/>
        <w:right w:val="none" w:sz="0" w:space="0" w:color="auto"/>
      </w:divBdr>
      <w:divsChild>
        <w:div w:id="51319825">
          <w:marLeft w:val="0"/>
          <w:marRight w:val="0"/>
          <w:marTop w:val="0"/>
          <w:marBottom w:val="0"/>
          <w:divBdr>
            <w:top w:val="none" w:sz="0" w:space="0" w:color="auto"/>
            <w:left w:val="none" w:sz="0" w:space="0" w:color="auto"/>
            <w:bottom w:val="none" w:sz="0" w:space="0" w:color="auto"/>
            <w:right w:val="none" w:sz="0" w:space="0" w:color="auto"/>
          </w:divBdr>
          <w:divsChild>
            <w:div w:id="413357890">
              <w:marLeft w:val="0"/>
              <w:marRight w:val="0"/>
              <w:marTop w:val="0"/>
              <w:marBottom w:val="0"/>
              <w:divBdr>
                <w:top w:val="none" w:sz="0" w:space="0" w:color="auto"/>
                <w:left w:val="none" w:sz="0" w:space="0" w:color="auto"/>
                <w:bottom w:val="none" w:sz="0" w:space="0" w:color="auto"/>
                <w:right w:val="none" w:sz="0" w:space="0" w:color="auto"/>
              </w:divBdr>
            </w:div>
            <w:div w:id="421100350">
              <w:marLeft w:val="0"/>
              <w:marRight w:val="0"/>
              <w:marTop w:val="0"/>
              <w:marBottom w:val="0"/>
              <w:divBdr>
                <w:top w:val="none" w:sz="0" w:space="0" w:color="auto"/>
                <w:left w:val="none" w:sz="0" w:space="0" w:color="auto"/>
                <w:bottom w:val="none" w:sz="0" w:space="0" w:color="auto"/>
                <w:right w:val="none" w:sz="0" w:space="0" w:color="auto"/>
              </w:divBdr>
            </w:div>
            <w:div w:id="451900803">
              <w:marLeft w:val="0"/>
              <w:marRight w:val="0"/>
              <w:marTop w:val="0"/>
              <w:marBottom w:val="0"/>
              <w:divBdr>
                <w:top w:val="none" w:sz="0" w:space="0" w:color="auto"/>
                <w:left w:val="none" w:sz="0" w:space="0" w:color="auto"/>
                <w:bottom w:val="none" w:sz="0" w:space="0" w:color="auto"/>
                <w:right w:val="none" w:sz="0" w:space="0" w:color="auto"/>
              </w:divBdr>
            </w:div>
            <w:div w:id="617688986">
              <w:marLeft w:val="0"/>
              <w:marRight w:val="0"/>
              <w:marTop w:val="0"/>
              <w:marBottom w:val="0"/>
              <w:divBdr>
                <w:top w:val="none" w:sz="0" w:space="0" w:color="auto"/>
                <w:left w:val="none" w:sz="0" w:space="0" w:color="auto"/>
                <w:bottom w:val="none" w:sz="0" w:space="0" w:color="auto"/>
                <w:right w:val="none" w:sz="0" w:space="0" w:color="auto"/>
              </w:divBdr>
            </w:div>
            <w:div w:id="806240865">
              <w:marLeft w:val="0"/>
              <w:marRight w:val="0"/>
              <w:marTop w:val="0"/>
              <w:marBottom w:val="0"/>
              <w:divBdr>
                <w:top w:val="none" w:sz="0" w:space="0" w:color="auto"/>
                <w:left w:val="none" w:sz="0" w:space="0" w:color="auto"/>
                <w:bottom w:val="none" w:sz="0" w:space="0" w:color="auto"/>
                <w:right w:val="none" w:sz="0" w:space="0" w:color="auto"/>
              </w:divBdr>
            </w:div>
            <w:div w:id="1093207308">
              <w:marLeft w:val="0"/>
              <w:marRight w:val="0"/>
              <w:marTop w:val="0"/>
              <w:marBottom w:val="0"/>
              <w:divBdr>
                <w:top w:val="none" w:sz="0" w:space="0" w:color="auto"/>
                <w:left w:val="none" w:sz="0" w:space="0" w:color="auto"/>
                <w:bottom w:val="none" w:sz="0" w:space="0" w:color="auto"/>
                <w:right w:val="none" w:sz="0" w:space="0" w:color="auto"/>
              </w:divBdr>
            </w:div>
            <w:div w:id="1306471837">
              <w:marLeft w:val="0"/>
              <w:marRight w:val="0"/>
              <w:marTop w:val="0"/>
              <w:marBottom w:val="0"/>
              <w:divBdr>
                <w:top w:val="none" w:sz="0" w:space="0" w:color="auto"/>
                <w:left w:val="none" w:sz="0" w:space="0" w:color="auto"/>
                <w:bottom w:val="none" w:sz="0" w:space="0" w:color="auto"/>
                <w:right w:val="none" w:sz="0" w:space="0" w:color="auto"/>
              </w:divBdr>
            </w:div>
            <w:div w:id="1687639090">
              <w:marLeft w:val="0"/>
              <w:marRight w:val="0"/>
              <w:marTop w:val="0"/>
              <w:marBottom w:val="0"/>
              <w:divBdr>
                <w:top w:val="none" w:sz="0" w:space="0" w:color="auto"/>
                <w:left w:val="none" w:sz="0" w:space="0" w:color="auto"/>
                <w:bottom w:val="none" w:sz="0" w:space="0" w:color="auto"/>
                <w:right w:val="none" w:sz="0" w:space="0" w:color="auto"/>
              </w:divBdr>
            </w:div>
            <w:div w:id="21326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056849">
      <w:bodyDiv w:val="1"/>
      <w:marLeft w:val="0"/>
      <w:marRight w:val="0"/>
      <w:marTop w:val="0"/>
      <w:marBottom w:val="0"/>
      <w:divBdr>
        <w:top w:val="none" w:sz="0" w:space="0" w:color="auto"/>
        <w:left w:val="none" w:sz="0" w:space="0" w:color="auto"/>
        <w:bottom w:val="none" w:sz="0" w:space="0" w:color="auto"/>
        <w:right w:val="none" w:sz="0" w:space="0" w:color="auto"/>
      </w:divBdr>
    </w:div>
    <w:div w:id="1687977060">
      <w:bodyDiv w:val="1"/>
      <w:marLeft w:val="0"/>
      <w:marRight w:val="0"/>
      <w:marTop w:val="0"/>
      <w:marBottom w:val="0"/>
      <w:divBdr>
        <w:top w:val="none" w:sz="0" w:space="0" w:color="auto"/>
        <w:left w:val="none" w:sz="0" w:space="0" w:color="auto"/>
        <w:bottom w:val="none" w:sz="0" w:space="0" w:color="auto"/>
        <w:right w:val="none" w:sz="0" w:space="0" w:color="auto"/>
      </w:divBdr>
    </w:div>
    <w:div w:id="1688482897">
      <w:bodyDiv w:val="1"/>
      <w:marLeft w:val="0"/>
      <w:marRight w:val="0"/>
      <w:marTop w:val="0"/>
      <w:marBottom w:val="0"/>
      <w:divBdr>
        <w:top w:val="none" w:sz="0" w:space="0" w:color="auto"/>
        <w:left w:val="none" w:sz="0" w:space="0" w:color="auto"/>
        <w:bottom w:val="none" w:sz="0" w:space="0" w:color="auto"/>
        <w:right w:val="none" w:sz="0" w:space="0" w:color="auto"/>
      </w:divBdr>
    </w:div>
    <w:div w:id="1688946349">
      <w:bodyDiv w:val="1"/>
      <w:marLeft w:val="0"/>
      <w:marRight w:val="0"/>
      <w:marTop w:val="0"/>
      <w:marBottom w:val="0"/>
      <w:divBdr>
        <w:top w:val="none" w:sz="0" w:space="0" w:color="auto"/>
        <w:left w:val="none" w:sz="0" w:space="0" w:color="auto"/>
        <w:bottom w:val="none" w:sz="0" w:space="0" w:color="auto"/>
        <w:right w:val="none" w:sz="0" w:space="0" w:color="auto"/>
      </w:divBdr>
      <w:divsChild>
        <w:div w:id="339553842">
          <w:marLeft w:val="547"/>
          <w:marRight w:val="0"/>
          <w:marTop w:val="115"/>
          <w:marBottom w:val="0"/>
          <w:divBdr>
            <w:top w:val="none" w:sz="0" w:space="0" w:color="auto"/>
            <w:left w:val="none" w:sz="0" w:space="0" w:color="auto"/>
            <w:bottom w:val="none" w:sz="0" w:space="0" w:color="auto"/>
            <w:right w:val="none" w:sz="0" w:space="0" w:color="auto"/>
          </w:divBdr>
        </w:div>
        <w:div w:id="515384819">
          <w:marLeft w:val="1166"/>
          <w:marRight w:val="0"/>
          <w:marTop w:val="115"/>
          <w:marBottom w:val="0"/>
          <w:divBdr>
            <w:top w:val="none" w:sz="0" w:space="0" w:color="auto"/>
            <w:left w:val="none" w:sz="0" w:space="0" w:color="auto"/>
            <w:bottom w:val="none" w:sz="0" w:space="0" w:color="auto"/>
            <w:right w:val="none" w:sz="0" w:space="0" w:color="auto"/>
          </w:divBdr>
        </w:div>
        <w:div w:id="1001658223">
          <w:marLeft w:val="547"/>
          <w:marRight w:val="0"/>
          <w:marTop w:val="115"/>
          <w:marBottom w:val="0"/>
          <w:divBdr>
            <w:top w:val="none" w:sz="0" w:space="0" w:color="auto"/>
            <w:left w:val="none" w:sz="0" w:space="0" w:color="auto"/>
            <w:bottom w:val="none" w:sz="0" w:space="0" w:color="auto"/>
            <w:right w:val="none" w:sz="0" w:space="0" w:color="auto"/>
          </w:divBdr>
        </w:div>
        <w:div w:id="1506558791">
          <w:marLeft w:val="547"/>
          <w:marRight w:val="0"/>
          <w:marTop w:val="115"/>
          <w:marBottom w:val="0"/>
          <w:divBdr>
            <w:top w:val="none" w:sz="0" w:space="0" w:color="auto"/>
            <w:left w:val="none" w:sz="0" w:space="0" w:color="auto"/>
            <w:bottom w:val="none" w:sz="0" w:space="0" w:color="auto"/>
            <w:right w:val="none" w:sz="0" w:space="0" w:color="auto"/>
          </w:divBdr>
        </w:div>
        <w:div w:id="2111580642">
          <w:marLeft w:val="547"/>
          <w:marRight w:val="0"/>
          <w:marTop w:val="115"/>
          <w:marBottom w:val="0"/>
          <w:divBdr>
            <w:top w:val="none" w:sz="0" w:space="0" w:color="auto"/>
            <w:left w:val="none" w:sz="0" w:space="0" w:color="auto"/>
            <w:bottom w:val="none" w:sz="0" w:space="0" w:color="auto"/>
            <w:right w:val="none" w:sz="0" w:space="0" w:color="auto"/>
          </w:divBdr>
        </w:div>
      </w:divsChild>
    </w:div>
    <w:div w:id="1689864699">
      <w:bodyDiv w:val="1"/>
      <w:marLeft w:val="0"/>
      <w:marRight w:val="0"/>
      <w:marTop w:val="0"/>
      <w:marBottom w:val="0"/>
      <w:divBdr>
        <w:top w:val="none" w:sz="0" w:space="0" w:color="auto"/>
        <w:left w:val="none" w:sz="0" w:space="0" w:color="auto"/>
        <w:bottom w:val="none" w:sz="0" w:space="0" w:color="auto"/>
        <w:right w:val="none" w:sz="0" w:space="0" w:color="auto"/>
      </w:divBdr>
    </w:div>
    <w:div w:id="1690135946">
      <w:bodyDiv w:val="1"/>
      <w:marLeft w:val="0"/>
      <w:marRight w:val="0"/>
      <w:marTop w:val="0"/>
      <w:marBottom w:val="0"/>
      <w:divBdr>
        <w:top w:val="none" w:sz="0" w:space="0" w:color="auto"/>
        <w:left w:val="none" w:sz="0" w:space="0" w:color="auto"/>
        <w:bottom w:val="none" w:sz="0" w:space="0" w:color="auto"/>
        <w:right w:val="none" w:sz="0" w:space="0" w:color="auto"/>
      </w:divBdr>
    </w:div>
    <w:div w:id="1690519663">
      <w:bodyDiv w:val="1"/>
      <w:marLeft w:val="0"/>
      <w:marRight w:val="0"/>
      <w:marTop w:val="0"/>
      <w:marBottom w:val="0"/>
      <w:divBdr>
        <w:top w:val="none" w:sz="0" w:space="0" w:color="auto"/>
        <w:left w:val="none" w:sz="0" w:space="0" w:color="auto"/>
        <w:bottom w:val="none" w:sz="0" w:space="0" w:color="auto"/>
        <w:right w:val="none" w:sz="0" w:space="0" w:color="auto"/>
      </w:divBdr>
    </w:div>
    <w:div w:id="1690520416">
      <w:bodyDiv w:val="1"/>
      <w:marLeft w:val="0"/>
      <w:marRight w:val="0"/>
      <w:marTop w:val="0"/>
      <w:marBottom w:val="0"/>
      <w:divBdr>
        <w:top w:val="none" w:sz="0" w:space="0" w:color="auto"/>
        <w:left w:val="none" w:sz="0" w:space="0" w:color="auto"/>
        <w:bottom w:val="none" w:sz="0" w:space="0" w:color="auto"/>
        <w:right w:val="none" w:sz="0" w:space="0" w:color="auto"/>
      </w:divBdr>
    </w:div>
    <w:div w:id="1691371324">
      <w:bodyDiv w:val="1"/>
      <w:marLeft w:val="0"/>
      <w:marRight w:val="0"/>
      <w:marTop w:val="0"/>
      <w:marBottom w:val="0"/>
      <w:divBdr>
        <w:top w:val="none" w:sz="0" w:space="0" w:color="auto"/>
        <w:left w:val="none" w:sz="0" w:space="0" w:color="auto"/>
        <w:bottom w:val="none" w:sz="0" w:space="0" w:color="auto"/>
        <w:right w:val="none" w:sz="0" w:space="0" w:color="auto"/>
      </w:divBdr>
    </w:div>
    <w:div w:id="1691493296">
      <w:bodyDiv w:val="1"/>
      <w:marLeft w:val="0"/>
      <w:marRight w:val="0"/>
      <w:marTop w:val="0"/>
      <w:marBottom w:val="0"/>
      <w:divBdr>
        <w:top w:val="none" w:sz="0" w:space="0" w:color="auto"/>
        <w:left w:val="none" w:sz="0" w:space="0" w:color="auto"/>
        <w:bottom w:val="none" w:sz="0" w:space="0" w:color="auto"/>
        <w:right w:val="none" w:sz="0" w:space="0" w:color="auto"/>
      </w:divBdr>
    </w:div>
    <w:div w:id="1693412512">
      <w:bodyDiv w:val="1"/>
      <w:marLeft w:val="0"/>
      <w:marRight w:val="0"/>
      <w:marTop w:val="0"/>
      <w:marBottom w:val="0"/>
      <w:divBdr>
        <w:top w:val="none" w:sz="0" w:space="0" w:color="auto"/>
        <w:left w:val="none" w:sz="0" w:space="0" w:color="auto"/>
        <w:bottom w:val="none" w:sz="0" w:space="0" w:color="auto"/>
        <w:right w:val="none" w:sz="0" w:space="0" w:color="auto"/>
      </w:divBdr>
    </w:div>
    <w:div w:id="1695693193">
      <w:bodyDiv w:val="1"/>
      <w:marLeft w:val="0"/>
      <w:marRight w:val="0"/>
      <w:marTop w:val="0"/>
      <w:marBottom w:val="0"/>
      <w:divBdr>
        <w:top w:val="none" w:sz="0" w:space="0" w:color="auto"/>
        <w:left w:val="none" w:sz="0" w:space="0" w:color="auto"/>
        <w:bottom w:val="none" w:sz="0" w:space="0" w:color="auto"/>
        <w:right w:val="none" w:sz="0" w:space="0" w:color="auto"/>
      </w:divBdr>
    </w:div>
    <w:div w:id="1695693764">
      <w:bodyDiv w:val="1"/>
      <w:marLeft w:val="0"/>
      <w:marRight w:val="0"/>
      <w:marTop w:val="0"/>
      <w:marBottom w:val="0"/>
      <w:divBdr>
        <w:top w:val="none" w:sz="0" w:space="0" w:color="auto"/>
        <w:left w:val="none" w:sz="0" w:space="0" w:color="auto"/>
        <w:bottom w:val="none" w:sz="0" w:space="0" w:color="auto"/>
        <w:right w:val="none" w:sz="0" w:space="0" w:color="auto"/>
      </w:divBdr>
    </w:div>
    <w:div w:id="1696272410">
      <w:bodyDiv w:val="1"/>
      <w:marLeft w:val="0"/>
      <w:marRight w:val="0"/>
      <w:marTop w:val="0"/>
      <w:marBottom w:val="0"/>
      <w:divBdr>
        <w:top w:val="none" w:sz="0" w:space="0" w:color="auto"/>
        <w:left w:val="none" w:sz="0" w:space="0" w:color="auto"/>
        <w:bottom w:val="none" w:sz="0" w:space="0" w:color="auto"/>
        <w:right w:val="none" w:sz="0" w:space="0" w:color="auto"/>
      </w:divBdr>
    </w:div>
    <w:div w:id="1696345740">
      <w:bodyDiv w:val="1"/>
      <w:marLeft w:val="0"/>
      <w:marRight w:val="0"/>
      <w:marTop w:val="0"/>
      <w:marBottom w:val="0"/>
      <w:divBdr>
        <w:top w:val="none" w:sz="0" w:space="0" w:color="auto"/>
        <w:left w:val="none" w:sz="0" w:space="0" w:color="auto"/>
        <w:bottom w:val="none" w:sz="0" w:space="0" w:color="auto"/>
        <w:right w:val="none" w:sz="0" w:space="0" w:color="auto"/>
      </w:divBdr>
      <w:divsChild>
        <w:div w:id="129593558">
          <w:marLeft w:val="0"/>
          <w:marRight w:val="0"/>
          <w:marTop w:val="0"/>
          <w:marBottom w:val="0"/>
          <w:divBdr>
            <w:top w:val="none" w:sz="0" w:space="0" w:color="auto"/>
            <w:left w:val="none" w:sz="0" w:space="0" w:color="auto"/>
            <w:bottom w:val="none" w:sz="0" w:space="0" w:color="auto"/>
            <w:right w:val="none" w:sz="0" w:space="0" w:color="auto"/>
          </w:divBdr>
          <w:divsChild>
            <w:div w:id="1663043031">
              <w:marLeft w:val="0"/>
              <w:marRight w:val="0"/>
              <w:marTop w:val="0"/>
              <w:marBottom w:val="0"/>
              <w:divBdr>
                <w:top w:val="none" w:sz="0" w:space="0" w:color="auto"/>
                <w:left w:val="none" w:sz="0" w:space="0" w:color="auto"/>
                <w:bottom w:val="none" w:sz="0" w:space="0" w:color="auto"/>
                <w:right w:val="none" w:sz="0" w:space="0" w:color="auto"/>
              </w:divBdr>
            </w:div>
            <w:div w:id="175724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65519">
      <w:bodyDiv w:val="1"/>
      <w:marLeft w:val="0"/>
      <w:marRight w:val="0"/>
      <w:marTop w:val="0"/>
      <w:marBottom w:val="0"/>
      <w:divBdr>
        <w:top w:val="none" w:sz="0" w:space="0" w:color="auto"/>
        <w:left w:val="none" w:sz="0" w:space="0" w:color="auto"/>
        <w:bottom w:val="none" w:sz="0" w:space="0" w:color="auto"/>
        <w:right w:val="none" w:sz="0" w:space="0" w:color="auto"/>
      </w:divBdr>
    </w:div>
    <w:div w:id="1697585530">
      <w:bodyDiv w:val="1"/>
      <w:marLeft w:val="0"/>
      <w:marRight w:val="0"/>
      <w:marTop w:val="0"/>
      <w:marBottom w:val="0"/>
      <w:divBdr>
        <w:top w:val="none" w:sz="0" w:space="0" w:color="auto"/>
        <w:left w:val="none" w:sz="0" w:space="0" w:color="auto"/>
        <w:bottom w:val="none" w:sz="0" w:space="0" w:color="auto"/>
        <w:right w:val="none" w:sz="0" w:space="0" w:color="auto"/>
      </w:divBdr>
    </w:div>
    <w:div w:id="1697776710">
      <w:bodyDiv w:val="1"/>
      <w:marLeft w:val="0"/>
      <w:marRight w:val="0"/>
      <w:marTop w:val="0"/>
      <w:marBottom w:val="0"/>
      <w:divBdr>
        <w:top w:val="none" w:sz="0" w:space="0" w:color="auto"/>
        <w:left w:val="none" w:sz="0" w:space="0" w:color="auto"/>
        <w:bottom w:val="none" w:sz="0" w:space="0" w:color="auto"/>
        <w:right w:val="none" w:sz="0" w:space="0" w:color="auto"/>
      </w:divBdr>
      <w:divsChild>
        <w:div w:id="229535598">
          <w:marLeft w:val="547"/>
          <w:marRight w:val="0"/>
          <w:marTop w:val="134"/>
          <w:marBottom w:val="0"/>
          <w:divBdr>
            <w:top w:val="none" w:sz="0" w:space="0" w:color="auto"/>
            <w:left w:val="none" w:sz="0" w:space="0" w:color="auto"/>
            <w:bottom w:val="none" w:sz="0" w:space="0" w:color="auto"/>
            <w:right w:val="none" w:sz="0" w:space="0" w:color="auto"/>
          </w:divBdr>
        </w:div>
        <w:div w:id="913317102">
          <w:marLeft w:val="1166"/>
          <w:marRight w:val="0"/>
          <w:marTop w:val="115"/>
          <w:marBottom w:val="0"/>
          <w:divBdr>
            <w:top w:val="none" w:sz="0" w:space="0" w:color="auto"/>
            <w:left w:val="none" w:sz="0" w:space="0" w:color="auto"/>
            <w:bottom w:val="none" w:sz="0" w:space="0" w:color="auto"/>
            <w:right w:val="none" w:sz="0" w:space="0" w:color="auto"/>
          </w:divBdr>
        </w:div>
      </w:divsChild>
    </w:div>
    <w:div w:id="1698655282">
      <w:bodyDiv w:val="1"/>
      <w:marLeft w:val="0"/>
      <w:marRight w:val="0"/>
      <w:marTop w:val="0"/>
      <w:marBottom w:val="0"/>
      <w:divBdr>
        <w:top w:val="none" w:sz="0" w:space="0" w:color="auto"/>
        <w:left w:val="none" w:sz="0" w:space="0" w:color="auto"/>
        <w:bottom w:val="none" w:sz="0" w:space="0" w:color="auto"/>
        <w:right w:val="none" w:sz="0" w:space="0" w:color="auto"/>
      </w:divBdr>
    </w:div>
    <w:div w:id="1700545363">
      <w:bodyDiv w:val="1"/>
      <w:marLeft w:val="0"/>
      <w:marRight w:val="0"/>
      <w:marTop w:val="0"/>
      <w:marBottom w:val="0"/>
      <w:divBdr>
        <w:top w:val="none" w:sz="0" w:space="0" w:color="auto"/>
        <w:left w:val="none" w:sz="0" w:space="0" w:color="auto"/>
        <w:bottom w:val="none" w:sz="0" w:space="0" w:color="auto"/>
        <w:right w:val="none" w:sz="0" w:space="0" w:color="auto"/>
      </w:divBdr>
    </w:div>
    <w:div w:id="1702242130">
      <w:bodyDiv w:val="1"/>
      <w:marLeft w:val="0"/>
      <w:marRight w:val="0"/>
      <w:marTop w:val="0"/>
      <w:marBottom w:val="0"/>
      <w:divBdr>
        <w:top w:val="none" w:sz="0" w:space="0" w:color="auto"/>
        <w:left w:val="none" w:sz="0" w:space="0" w:color="auto"/>
        <w:bottom w:val="none" w:sz="0" w:space="0" w:color="auto"/>
        <w:right w:val="none" w:sz="0" w:space="0" w:color="auto"/>
      </w:divBdr>
      <w:divsChild>
        <w:div w:id="1521511434">
          <w:marLeft w:val="0"/>
          <w:marRight w:val="0"/>
          <w:marTop w:val="0"/>
          <w:marBottom w:val="0"/>
          <w:divBdr>
            <w:top w:val="none" w:sz="0" w:space="0" w:color="auto"/>
            <w:left w:val="none" w:sz="0" w:space="0" w:color="auto"/>
            <w:bottom w:val="none" w:sz="0" w:space="0" w:color="auto"/>
            <w:right w:val="none" w:sz="0" w:space="0" w:color="auto"/>
          </w:divBdr>
          <w:divsChild>
            <w:div w:id="24016747">
              <w:marLeft w:val="0"/>
              <w:marRight w:val="0"/>
              <w:marTop w:val="0"/>
              <w:marBottom w:val="0"/>
              <w:divBdr>
                <w:top w:val="none" w:sz="0" w:space="0" w:color="auto"/>
                <w:left w:val="none" w:sz="0" w:space="0" w:color="auto"/>
                <w:bottom w:val="none" w:sz="0" w:space="0" w:color="auto"/>
                <w:right w:val="none" w:sz="0" w:space="0" w:color="auto"/>
              </w:divBdr>
            </w:div>
            <w:div w:id="259874719">
              <w:marLeft w:val="0"/>
              <w:marRight w:val="0"/>
              <w:marTop w:val="0"/>
              <w:marBottom w:val="0"/>
              <w:divBdr>
                <w:top w:val="none" w:sz="0" w:space="0" w:color="auto"/>
                <w:left w:val="none" w:sz="0" w:space="0" w:color="auto"/>
                <w:bottom w:val="none" w:sz="0" w:space="0" w:color="auto"/>
                <w:right w:val="none" w:sz="0" w:space="0" w:color="auto"/>
              </w:divBdr>
            </w:div>
            <w:div w:id="565801244">
              <w:marLeft w:val="0"/>
              <w:marRight w:val="0"/>
              <w:marTop w:val="0"/>
              <w:marBottom w:val="0"/>
              <w:divBdr>
                <w:top w:val="none" w:sz="0" w:space="0" w:color="auto"/>
                <w:left w:val="none" w:sz="0" w:space="0" w:color="auto"/>
                <w:bottom w:val="none" w:sz="0" w:space="0" w:color="auto"/>
                <w:right w:val="none" w:sz="0" w:space="0" w:color="auto"/>
              </w:divBdr>
            </w:div>
            <w:div w:id="1136609641">
              <w:marLeft w:val="0"/>
              <w:marRight w:val="0"/>
              <w:marTop w:val="0"/>
              <w:marBottom w:val="0"/>
              <w:divBdr>
                <w:top w:val="none" w:sz="0" w:space="0" w:color="auto"/>
                <w:left w:val="none" w:sz="0" w:space="0" w:color="auto"/>
                <w:bottom w:val="none" w:sz="0" w:space="0" w:color="auto"/>
                <w:right w:val="none" w:sz="0" w:space="0" w:color="auto"/>
              </w:divBdr>
            </w:div>
            <w:div w:id="1465466936">
              <w:marLeft w:val="0"/>
              <w:marRight w:val="0"/>
              <w:marTop w:val="0"/>
              <w:marBottom w:val="0"/>
              <w:divBdr>
                <w:top w:val="none" w:sz="0" w:space="0" w:color="auto"/>
                <w:left w:val="none" w:sz="0" w:space="0" w:color="auto"/>
                <w:bottom w:val="none" w:sz="0" w:space="0" w:color="auto"/>
                <w:right w:val="none" w:sz="0" w:space="0" w:color="auto"/>
              </w:divBdr>
            </w:div>
            <w:div w:id="1505436735">
              <w:marLeft w:val="0"/>
              <w:marRight w:val="0"/>
              <w:marTop w:val="0"/>
              <w:marBottom w:val="0"/>
              <w:divBdr>
                <w:top w:val="none" w:sz="0" w:space="0" w:color="auto"/>
                <w:left w:val="none" w:sz="0" w:space="0" w:color="auto"/>
                <w:bottom w:val="none" w:sz="0" w:space="0" w:color="auto"/>
                <w:right w:val="none" w:sz="0" w:space="0" w:color="auto"/>
              </w:divBdr>
            </w:div>
            <w:div w:id="178896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34057">
      <w:bodyDiv w:val="1"/>
      <w:marLeft w:val="0"/>
      <w:marRight w:val="0"/>
      <w:marTop w:val="0"/>
      <w:marBottom w:val="0"/>
      <w:divBdr>
        <w:top w:val="none" w:sz="0" w:space="0" w:color="auto"/>
        <w:left w:val="none" w:sz="0" w:space="0" w:color="auto"/>
        <w:bottom w:val="none" w:sz="0" w:space="0" w:color="auto"/>
        <w:right w:val="none" w:sz="0" w:space="0" w:color="auto"/>
      </w:divBdr>
    </w:div>
    <w:div w:id="1702969541">
      <w:bodyDiv w:val="1"/>
      <w:marLeft w:val="0"/>
      <w:marRight w:val="0"/>
      <w:marTop w:val="0"/>
      <w:marBottom w:val="0"/>
      <w:divBdr>
        <w:top w:val="none" w:sz="0" w:space="0" w:color="auto"/>
        <w:left w:val="none" w:sz="0" w:space="0" w:color="auto"/>
        <w:bottom w:val="none" w:sz="0" w:space="0" w:color="auto"/>
        <w:right w:val="none" w:sz="0" w:space="0" w:color="auto"/>
      </w:divBdr>
      <w:divsChild>
        <w:div w:id="150371597">
          <w:marLeft w:val="547"/>
          <w:marRight w:val="0"/>
          <w:marTop w:val="154"/>
          <w:marBottom w:val="0"/>
          <w:divBdr>
            <w:top w:val="none" w:sz="0" w:space="0" w:color="auto"/>
            <w:left w:val="none" w:sz="0" w:space="0" w:color="auto"/>
            <w:bottom w:val="none" w:sz="0" w:space="0" w:color="auto"/>
            <w:right w:val="none" w:sz="0" w:space="0" w:color="auto"/>
          </w:divBdr>
        </w:div>
        <w:div w:id="1013805141">
          <w:marLeft w:val="1166"/>
          <w:marRight w:val="0"/>
          <w:marTop w:val="134"/>
          <w:marBottom w:val="0"/>
          <w:divBdr>
            <w:top w:val="none" w:sz="0" w:space="0" w:color="auto"/>
            <w:left w:val="none" w:sz="0" w:space="0" w:color="auto"/>
            <w:bottom w:val="none" w:sz="0" w:space="0" w:color="auto"/>
            <w:right w:val="none" w:sz="0" w:space="0" w:color="auto"/>
          </w:divBdr>
        </w:div>
        <w:div w:id="1342900629">
          <w:marLeft w:val="1166"/>
          <w:marRight w:val="0"/>
          <w:marTop w:val="134"/>
          <w:marBottom w:val="0"/>
          <w:divBdr>
            <w:top w:val="none" w:sz="0" w:space="0" w:color="auto"/>
            <w:left w:val="none" w:sz="0" w:space="0" w:color="auto"/>
            <w:bottom w:val="none" w:sz="0" w:space="0" w:color="auto"/>
            <w:right w:val="none" w:sz="0" w:space="0" w:color="auto"/>
          </w:divBdr>
        </w:div>
        <w:div w:id="1551578845">
          <w:marLeft w:val="1800"/>
          <w:marRight w:val="0"/>
          <w:marTop w:val="115"/>
          <w:marBottom w:val="0"/>
          <w:divBdr>
            <w:top w:val="none" w:sz="0" w:space="0" w:color="auto"/>
            <w:left w:val="none" w:sz="0" w:space="0" w:color="auto"/>
            <w:bottom w:val="none" w:sz="0" w:space="0" w:color="auto"/>
            <w:right w:val="none" w:sz="0" w:space="0" w:color="auto"/>
          </w:divBdr>
        </w:div>
      </w:divsChild>
    </w:div>
    <w:div w:id="1703094080">
      <w:bodyDiv w:val="1"/>
      <w:marLeft w:val="0"/>
      <w:marRight w:val="0"/>
      <w:marTop w:val="0"/>
      <w:marBottom w:val="0"/>
      <w:divBdr>
        <w:top w:val="none" w:sz="0" w:space="0" w:color="auto"/>
        <w:left w:val="none" w:sz="0" w:space="0" w:color="auto"/>
        <w:bottom w:val="none" w:sz="0" w:space="0" w:color="auto"/>
        <w:right w:val="none" w:sz="0" w:space="0" w:color="auto"/>
      </w:divBdr>
    </w:div>
    <w:div w:id="1703166118">
      <w:bodyDiv w:val="1"/>
      <w:marLeft w:val="0"/>
      <w:marRight w:val="0"/>
      <w:marTop w:val="0"/>
      <w:marBottom w:val="0"/>
      <w:divBdr>
        <w:top w:val="none" w:sz="0" w:space="0" w:color="auto"/>
        <w:left w:val="none" w:sz="0" w:space="0" w:color="auto"/>
        <w:bottom w:val="none" w:sz="0" w:space="0" w:color="auto"/>
        <w:right w:val="none" w:sz="0" w:space="0" w:color="auto"/>
      </w:divBdr>
    </w:div>
    <w:div w:id="1703432934">
      <w:bodyDiv w:val="1"/>
      <w:marLeft w:val="0"/>
      <w:marRight w:val="0"/>
      <w:marTop w:val="0"/>
      <w:marBottom w:val="0"/>
      <w:divBdr>
        <w:top w:val="none" w:sz="0" w:space="0" w:color="auto"/>
        <w:left w:val="none" w:sz="0" w:space="0" w:color="auto"/>
        <w:bottom w:val="none" w:sz="0" w:space="0" w:color="auto"/>
        <w:right w:val="none" w:sz="0" w:space="0" w:color="auto"/>
      </w:divBdr>
    </w:div>
    <w:div w:id="1703551517">
      <w:bodyDiv w:val="1"/>
      <w:marLeft w:val="0"/>
      <w:marRight w:val="0"/>
      <w:marTop w:val="0"/>
      <w:marBottom w:val="0"/>
      <w:divBdr>
        <w:top w:val="none" w:sz="0" w:space="0" w:color="auto"/>
        <w:left w:val="none" w:sz="0" w:space="0" w:color="auto"/>
        <w:bottom w:val="none" w:sz="0" w:space="0" w:color="auto"/>
        <w:right w:val="none" w:sz="0" w:space="0" w:color="auto"/>
      </w:divBdr>
    </w:div>
    <w:div w:id="1703945413">
      <w:bodyDiv w:val="1"/>
      <w:marLeft w:val="0"/>
      <w:marRight w:val="0"/>
      <w:marTop w:val="0"/>
      <w:marBottom w:val="0"/>
      <w:divBdr>
        <w:top w:val="none" w:sz="0" w:space="0" w:color="auto"/>
        <w:left w:val="none" w:sz="0" w:space="0" w:color="auto"/>
        <w:bottom w:val="none" w:sz="0" w:space="0" w:color="auto"/>
        <w:right w:val="none" w:sz="0" w:space="0" w:color="auto"/>
      </w:divBdr>
    </w:div>
    <w:div w:id="1705860617">
      <w:bodyDiv w:val="1"/>
      <w:marLeft w:val="0"/>
      <w:marRight w:val="0"/>
      <w:marTop w:val="0"/>
      <w:marBottom w:val="0"/>
      <w:divBdr>
        <w:top w:val="none" w:sz="0" w:space="0" w:color="auto"/>
        <w:left w:val="none" w:sz="0" w:space="0" w:color="auto"/>
        <w:bottom w:val="none" w:sz="0" w:space="0" w:color="auto"/>
        <w:right w:val="none" w:sz="0" w:space="0" w:color="auto"/>
      </w:divBdr>
    </w:div>
    <w:div w:id="1705909602">
      <w:bodyDiv w:val="1"/>
      <w:marLeft w:val="0"/>
      <w:marRight w:val="0"/>
      <w:marTop w:val="0"/>
      <w:marBottom w:val="0"/>
      <w:divBdr>
        <w:top w:val="none" w:sz="0" w:space="0" w:color="auto"/>
        <w:left w:val="none" w:sz="0" w:space="0" w:color="auto"/>
        <w:bottom w:val="none" w:sz="0" w:space="0" w:color="auto"/>
        <w:right w:val="none" w:sz="0" w:space="0" w:color="auto"/>
      </w:divBdr>
      <w:divsChild>
        <w:div w:id="1204102389">
          <w:marLeft w:val="0"/>
          <w:marRight w:val="0"/>
          <w:marTop w:val="0"/>
          <w:marBottom w:val="0"/>
          <w:divBdr>
            <w:top w:val="none" w:sz="0" w:space="0" w:color="auto"/>
            <w:left w:val="none" w:sz="0" w:space="0" w:color="auto"/>
            <w:bottom w:val="none" w:sz="0" w:space="0" w:color="auto"/>
            <w:right w:val="none" w:sz="0" w:space="0" w:color="auto"/>
          </w:divBdr>
          <w:divsChild>
            <w:div w:id="36009644">
              <w:marLeft w:val="0"/>
              <w:marRight w:val="0"/>
              <w:marTop w:val="0"/>
              <w:marBottom w:val="0"/>
              <w:divBdr>
                <w:top w:val="none" w:sz="0" w:space="0" w:color="auto"/>
                <w:left w:val="none" w:sz="0" w:space="0" w:color="auto"/>
                <w:bottom w:val="none" w:sz="0" w:space="0" w:color="auto"/>
                <w:right w:val="none" w:sz="0" w:space="0" w:color="auto"/>
              </w:divBdr>
            </w:div>
            <w:div w:id="1057775765">
              <w:marLeft w:val="0"/>
              <w:marRight w:val="0"/>
              <w:marTop w:val="0"/>
              <w:marBottom w:val="0"/>
              <w:divBdr>
                <w:top w:val="none" w:sz="0" w:space="0" w:color="auto"/>
                <w:left w:val="none" w:sz="0" w:space="0" w:color="auto"/>
                <w:bottom w:val="none" w:sz="0" w:space="0" w:color="auto"/>
                <w:right w:val="none" w:sz="0" w:space="0" w:color="auto"/>
              </w:divBdr>
            </w:div>
            <w:div w:id="1195576319">
              <w:marLeft w:val="0"/>
              <w:marRight w:val="0"/>
              <w:marTop w:val="0"/>
              <w:marBottom w:val="0"/>
              <w:divBdr>
                <w:top w:val="none" w:sz="0" w:space="0" w:color="auto"/>
                <w:left w:val="none" w:sz="0" w:space="0" w:color="auto"/>
                <w:bottom w:val="none" w:sz="0" w:space="0" w:color="auto"/>
                <w:right w:val="none" w:sz="0" w:space="0" w:color="auto"/>
              </w:divBdr>
            </w:div>
            <w:div w:id="1410540085">
              <w:marLeft w:val="0"/>
              <w:marRight w:val="0"/>
              <w:marTop w:val="0"/>
              <w:marBottom w:val="0"/>
              <w:divBdr>
                <w:top w:val="none" w:sz="0" w:space="0" w:color="auto"/>
                <w:left w:val="none" w:sz="0" w:space="0" w:color="auto"/>
                <w:bottom w:val="none" w:sz="0" w:space="0" w:color="auto"/>
                <w:right w:val="none" w:sz="0" w:space="0" w:color="auto"/>
              </w:divBdr>
            </w:div>
            <w:div w:id="1557929799">
              <w:marLeft w:val="0"/>
              <w:marRight w:val="0"/>
              <w:marTop w:val="0"/>
              <w:marBottom w:val="0"/>
              <w:divBdr>
                <w:top w:val="none" w:sz="0" w:space="0" w:color="auto"/>
                <w:left w:val="none" w:sz="0" w:space="0" w:color="auto"/>
                <w:bottom w:val="none" w:sz="0" w:space="0" w:color="auto"/>
                <w:right w:val="none" w:sz="0" w:space="0" w:color="auto"/>
              </w:divBdr>
            </w:div>
            <w:div w:id="1812167335">
              <w:marLeft w:val="0"/>
              <w:marRight w:val="0"/>
              <w:marTop w:val="0"/>
              <w:marBottom w:val="0"/>
              <w:divBdr>
                <w:top w:val="none" w:sz="0" w:space="0" w:color="auto"/>
                <w:left w:val="none" w:sz="0" w:space="0" w:color="auto"/>
                <w:bottom w:val="none" w:sz="0" w:space="0" w:color="auto"/>
                <w:right w:val="none" w:sz="0" w:space="0" w:color="auto"/>
              </w:divBdr>
            </w:div>
            <w:div w:id="190664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6399">
      <w:bodyDiv w:val="1"/>
      <w:marLeft w:val="0"/>
      <w:marRight w:val="0"/>
      <w:marTop w:val="0"/>
      <w:marBottom w:val="0"/>
      <w:divBdr>
        <w:top w:val="none" w:sz="0" w:space="0" w:color="auto"/>
        <w:left w:val="none" w:sz="0" w:space="0" w:color="auto"/>
        <w:bottom w:val="none" w:sz="0" w:space="0" w:color="auto"/>
        <w:right w:val="none" w:sz="0" w:space="0" w:color="auto"/>
      </w:divBdr>
      <w:divsChild>
        <w:div w:id="1160543627">
          <w:marLeft w:val="547"/>
          <w:marRight w:val="0"/>
          <w:marTop w:val="192"/>
          <w:marBottom w:val="0"/>
          <w:divBdr>
            <w:top w:val="none" w:sz="0" w:space="0" w:color="auto"/>
            <w:left w:val="none" w:sz="0" w:space="0" w:color="auto"/>
            <w:bottom w:val="none" w:sz="0" w:space="0" w:color="auto"/>
            <w:right w:val="none" w:sz="0" w:space="0" w:color="auto"/>
          </w:divBdr>
        </w:div>
        <w:div w:id="1604217702">
          <w:marLeft w:val="547"/>
          <w:marRight w:val="0"/>
          <w:marTop w:val="192"/>
          <w:marBottom w:val="0"/>
          <w:divBdr>
            <w:top w:val="none" w:sz="0" w:space="0" w:color="auto"/>
            <w:left w:val="none" w:sz="0" w:space="0" w:color="auto"/>
            <w:bottom w:val="none" w:sz="0" w:space="0" w:color="auto"/>
            <w:right w:val="none" w:sz="0" w:space="0" w:color="auto"/>
          </w:divBdr>
        </w:div>
      </w:divsChild>
    </w:div>
    <w:div w:id="1707825041">
      <w:bodyDiv w:val="1"/>
      <w:marLeft w:val="0"/>
      <w:marRight w:val="0"/>
      <w:marTop w:val="0"/>
      <w:marBottom w:val="0"/>
      <w:divBdr>
        <w:top w:val="none" w:sz="0" w:space="0" w:color="auto"/>
        <w:left w:val="none" w:sz="0" w:space="0" w:color="auto"/>
        <w:bottom w:val="none" w:sz="0" w:space="0" w:color="auto"/>
        <w:right w:val="none" w:sz="0" w:space="0" w:color="auto"/>
      </w:divBdr>
      <w:divsChild>
        <w:div w:id="855342896">
          <w:marLeft w:val="547"/>
          <w:marRight w:val="0"/>
          <w:marTop w:val="115"/>
          <w:marBottom w:val="0"/>
          <w:divBdr>
            <w:top w:val="none" w:sz="0" w:space="0" w:color="auto"/>
            <w:left w:val="none" w:sz="0" w:space="0" w:color="auto"/>
            <w:bottom w:val="none" w:sz="0" w:space="0" w:color="auto"/>
            <w:right w:val="none" w:sz="0" w:space="0" w:color="auto"/>
          </w:divBdr>
        </w:div>
        <w:div w:id="1009411206">
          <w:marLeft w:val="1166"/>
          <w:marRight w:val="0"/>
          <w:marTop w:val="96"/>
          <w:marBottom w:val="0"/>
          <w:divBdr>
            <w:top w:val="none" w:sz="0" w:space="0" w:color="auto"/>
            <w:left w:val="none" w:sz="0" w:space="0" w:color="auto"/>
            <w:bottom w:val="none" w:sz="0" w:space="0" w:color="auto"/>
            <w:right w:val="none" w:sz="0" w:space="0" w:color="auto"/>
          </w:divBdr>
        </w:div>
        <w:div w:id="1217349545">
          <w:marLeft w:val="1166"/>
          <w:marRight w:val="0"/>
          <w:marTop w:val="96"/>
          <w:marBottom w:val="0"/>
          <w:divBdr>
            <w:top w:val="none" w:sz="0" w:space="0" w:color="auto"/>
            <w:left w:val="none" w:sz="0" w:space="0" w:color="auto"/>
            <w:bottom w:val="none" w:sz="0" w:space="0" w:color="auto"/>
            <w:right w:val="none" w:sz="0" w:space="0" w:color="auto"/>
          </w:divBdr>
        </w:div>
        <w:div w:id="1831821411">
          <w:marLeft w:val="547"/>
          <w:marRight w:val="0"/>
          <w:marTop w:val="115"/>
          <w:marBottom w:val="0"/>
          <w:divBdr>
            <w:top w:val="none" w:sz="0" w:space="0" w:color="auto"/>
            <w:left w:val="none" w:sz="0" w:space="0" w:color="auto"/>
            <w:bottom w:val="none" w:sz="0" w:space="0" w:color="auto"/>
            <w:right w:val="none" w:sz="0" w:space="0" w:color="auto"/>
          </w:divBdr>
        </w:div>
      </w:divsChild>
    </w:div>
    <w:div w:id="1708292998">
      <w:bodyDiv w:val="1"/>
      <w:marLeft w:val="0"/>
      <w:marRight w:val="0"/>
      <w:marTop w:val="0"/>
      <w:marBottom w:val="0"/>
      <w:divBdr>
        <w:top w:val="none" w:sz="0" w:space="0" w:color="auto"/>
        <w:left w:val="none" w:sz="0" w:space="0" w:color="auto"/>
        <w:bottom w:val="none" w:sz="0" w:space="0" w:color="auto"/>
        <w:right w:val="none" w:sz="0" w:space="0" w:color="auto"/>
      </w:divBdr>
      <w:divsChild>
        <w:div w:id="4984428">
          <w:marLeft w:val="2520"/>
          <w:marRight w:val="0"/>
          <w:marTop w:val="77"/>
          <w:marBottom w:val="0"/>
          <w:divBdr>
            <w:top w:val="none" w:sz="0" w:space="0" w:color="auto"/>
            <w:left w:val="none" w:sz="0" w:space="0" w:color="auto"/>
            <w:bottom w:val="none" w:sz="0" w:space="0" w:color="auto"/>
            <w:right w:val="none" w:sz="0" w:space="0" w:color="auto"/>
          </w:divBdr>
        </w:div>
        <w:div w:id="101802455">
          <w:marLeft w:val="1800"/>
          <w:marRight w:val="0"/>
          <w:marTop w:val="91"/>
          <w:marBottom w:val="0"/>
          <w:divBdr>
            <w:top w:val="none" w:sz="0" w:space="0" w:color="auto"/>
            <w:left w:val="none" w:sz="0" w:space="0" w:color="auto"/>
            <w:bottom w:val="none" w:sz="0" w:space="0" w:color="auto"/>
            <w:right w:val="none" w:sz="0" w:space="0" w:color="auto"/>
          </w:divBdr>
        </w:div>
        <w:div w:id="155650409">
          <w:marLeft w:val="2520"/>
          <w:marRight w:val="0"/>
          <w:marTop w:val="77"/>
          <w:marBottom w:val="0"/>
          <w:divBdr>
            <w:top w:val="none" w:sz="0" w:space="0" w:color="auto"/>
            <w:left w:val="none" w:sz="0" w:space="0" w:color="auto"/>
            <w:bottom w:val="none" w:sz="0" w:space="0" w:color="auto"/>
            <w:right w:val="none" w:sz="0" w:space="0" w:color="auto"/>
          </w:divBdr>
        </w:div>
        <w:div w:id="262420545">
          <w:marLeft w:val="1800"/>
          <w:marRight w:val="0"/>
          <w:marTop w:val="91"/>
          <w:marBottom w:val="0"/>
          <w:divBdr>
            <w:top w:val="none" w:sz="0" w:space="0" w:color="auto"/>
            <w:left w:val="none" w:sz="0" w:space="0" w:color="auto"/>
            <w:bottom w:val="none" w:sz="0" w:space="0" w:color="auto"/>
            <w:right w:val="none" w:sz="0" w:space="0" w:color="auto"/>
          </w:divBdr>
        </w:div>
        <w:div w:id="535049139">
          <w:marLeft w:val="1800"/>
          <w:marRight w:val="0"/>
          <w:marTop w:val="91"/>
          <w:marBottom w:val="0"/>
          <w:divBdr>
            <w:top w:val="none" w:sz="0" w:space="0" w:color="auto"/>
            <w:left w:val="none" w:sz="0" w:space="0" w:color="auto"/>
            <w:bottom w:val="none" w:sz="0" w:space="0" w:color="auto"/>
            <w:right w:val="none" w:sz="0" w:space="0" w:color="auto"/>
          </w:divBdr>
        </w:div>
        <w:div w:id="863204771">
          <w:marLeft w:val="547"/>
          <w:marRight w:val="0"/>
          <w:marTop w:val="120"/>
          <w:marBottom w:val="0"/>
          <w:divBdr>
            <w:top w:val="none" w:sz="0" w:space="0" w:color="auto"/>
            <w:left w:val="none" w:sz="0" w:space="0" w:color="auto"/>
            <w:bottom w:val="none" w:sz="0" w:space="0" w:color="auto"/>
            <w:right w:val="none" w:sz="0" w:space="0" w:color="auto"/>
          </w:divBdr>
        </w:div>
        <w:div w:id="1125083141">
          <w:marLeft w:val="1800"/>
          <w:marRight w:val="0"/>
          <w:marTop w:val="91"/>
          <w:marBottom w:val="0"/>
          <w:divBdr>
            <w:top w:val="none" w:sz="0" w:space="0" w:color="auto"/>
            <w:left w:val="none" w:sz="0" w:space="0" w:color="auto"/>
            <w:bottom w:val="none" w:sz="0" w:space="0" w:color="auto"/>
            <w:right w:val="none" w:sz="0" w:space="0" w:color="auto"/>
          </w:divBdr>
        </w:div>
        <w:div w:id="1304656073">
          <w:marLeft w:val="2520"/>
          <w:marRight w:val="0"/>
          <w:marTop w:val="77"/>
          <w:marBottom w:val="0"/>
          <w:divBdr>
            <w:top w:val="none" w:sz="0" w:space="0" w:color="auto"/>
            <w:left w:val="none" w:sz="0" w:space="0" w:color="auto"/>
            <w:bottom w:val="none" w:sz="0" w:space="0" w:color="auto"/>
            <w:right w:val="none" w:sz="0" w:space="0" w:color="auto"/>
          </w:divBdr>
        </w:div>
        <w:div w:id="1407997309">
          <w:marLeft w:val="2520"/>
          <w:marRight w:val="0"/>
          <w:marTop w:val="77"/>
          <w:marBottom w:val="0"/>
          <w:divBdr>
            <w:top w:val="none" w:sz="0" w:space="0" w:color="auto"/>
            <w:left w:val="none" w:sz="0" w:space="0" w:color="auto"/>
            <w:bottom w:val="none" w:sz="0" w:space="0" w:color="auto"/>
            <w:right w:val="none" w:sz="0" w:space="0" w:color="auto"/>
          </w:divBdr>
        </w:div>
        <w:div w:id="1818959418">
          <w:marLeft w:val="2520"/>
          <w:marRight w:val="0"/>
          <w:marTop w:val="77"/>
          <w:marBottom w:val="0"/>
          <w:divBdr>
            <w:top w:val="none" w:sz="0" w:space="0" w:color="auto"/>
            <w:left w:val="none" w:sz="0" w:space="0" w:color="auto"/>
            <w:bottom w:val="none" w:sz="0" w:space="0" w:color="auto"/>
            <w:right w:val="none" w:sz="0" w:space="0" w:color="auto"/>
          </w:divBdr>
        </w:div>
        <w:div w:id="1949579476">
          <w:marLeft w:val="1800"/>
          <w:marRight w:val="0"/>
          <w:marTop w:val="91"/>
          <w:marBottom w:val="0"/>
          <w:divBdr>
            <w:top w:val="none" w:sz="0" w:space="0" w:color="auto"/>
            <w:left w:val="none" w:sz="0" w:space="0" w:color="auto"/>
            <w:bottom w:val="none" w:sz="0" w:space="0" w:color="auto"/>
            <w:right w:val="none" w:sz="0" w:space="0" w:color="auto"/>
          </w:divBdr>
        </w:div>
        <w:div w:id="1978679047">
          <w:marLeft w:val="1800"/>
          <w:marRight w:val="0"/>
          <w:marTop w:val="91"/>
          <w:marBottom w:val="0"/>
          <w:divBdr>
            <w:top w:val="none" w:sz="0" w:space="0" w:color="auto"/>
            <w:left w:val="none" w:sz="0" w:space="0" w:color="auto"/>
            <w:bottom w:val="none" w:sz="0" w:space="0" w:color="auto"/>
            <w:right w:val="none" w:sz="0" w:space="0" w:color="auto"/>
          </w:divBdr>
        </w:div>
        <w:div w:id="2145074044">
          <w:marLeft w:val="2520"/>
          <w:marRight w:val="0"/>
          <w:marTop w:val="77"/>
          <w:marBottom w:val="0"/>
          <w:divBdr>
            <w:top w:val="none" w:sz="0" w:space="0" w:color="auto"/>
            <w:left w:val="none" w:sz="0" w:space="0" w:color="auto"/>
            <w:bottom w:val="none" w:sz="0" w:space="0" w:color="auto"/>
            <w:right w:val="none" w:sz="0" w:space="0" w:color="auto"/>
          </w:divBdr>
        </w:div>
      </w:divsChild>
    </w:div>
    <w:div w:id="1711226584">
      <w:bodyDiv w:val="1"/>
      <w:marLeft w:val="0"/>
      <w:marRight w:val="0"/>
      <w:marTop w:val="0"/>
      <w:marBottom w:val="0"/>
      <w:divBdr>
        <w:top w:val="none" w:sz="0" w:space="0" w:color="auto"/>
        <w:left w:val="none" w:sz="0" w:space="0" w:color="auto"/>
        <w:bottom w:val="none" w:sz="0" w:space="0" w:color="auto"/>
        <w:right w:val="none" w:sz="0" w:space="0" w:color="auto"/>
      </w:divBdr>
      <w:divsChild>
        <w:div w:id="315379511">
          <w:marLeft w:val="547"/>
          <w:marRight w:val="0"/>
          <w:marTop w:val="115"/>
          <w:marBottom w:val="0"/>
          <w:divBdr>
            <w:top w:val="none" w:sz="0" w:space="0" w:color="auto"/>
            <w:left w:val="none" w:sz="0" w:space="0" w:color="auto"/>
            <w:bottom w:val="none" w:sz="0" w:space="0" w:color="auto"/>
            <w:right w:val="none" w:sz="0" w:space="0" w:color="auto"/>
          </w:divBdr>
        </w:div>
        <w:div w:id="596669214">
          <w:marLeft w:val="547"/>
          <w:marRight w:val="0"/>
          <w:marTop w:val="115"/>
          <w:marBottom w:val="0"/>
          <w:divBdr>
            <w:top w:val="none" w:sz="0" w:space="0" w:color="auto"/>
            <w:left w:val="none" w:sz="0" w:space="0" w:color="auto"/>
            <w:bottom w:val="none" w:sz="0" w:space="0" w:color="auto"/>
            <w:right w:val="none" w:sz="0" w:space="0" w:color="auto"/>
          </w:divBdr>
        </w:div>
        <w:div w:id="791706663">
          <w:marLeft w:val="1166"/>
          <w:marRight w:val="0"/>
          <w:marTop w:val="96"/>
          <w:marBottom w:val="0"/>
          <w:divBdr>
            <w:top w:val="none" w:sz="0" w:space="0" w:color="auto"/>
            <w:left w:val="none" w:sz="0" w:space="0" w:color="auto"/>
            <w:bottom w:val="none" w:sz="0" w:space="0" w:color="auto"/>
            <w:right w:val="none" w:sz="0" w:space="0" w:color="auto"/>
          </w:divBdr>
        </w:div>
        <w:div w:id="795610786">
          <w:marLeft w:val="1166"/>
          <w:marRight w:val="0"/>
          <w:marTop w:val="96"/>
          <w:marBottom w:val="0"/>
          <w:divBdr>
            <w:top w:val="none" w:sz="0" w:space="0" w:color="auto"/>
            <w:left w:val="none" w:sz="0" w:space="0" w:color="auto"/>
            <w:bottom w:val="none" w:sz="0" w:space="0" w:color="auto"/>
            <w:right w:val="none" w:sz="0" w:space="0" w:color="auto"/>
          </w:divBdr>
        </w:div>
        <w:div w:id="871724573">
          <w:marLeft w:val="547"/>
          <w:marRight w:val="0"/>
          <w:marTop w:val="115"/>
          <w:marBottom w:val="0"/>
          <w:divBdr>
            <w:top w:val="none" w:sz="0" w:space="0" w:color="auto"/>
            <w:left w:val="none" w:sz="0" w:space="0" w:color="auto"/>
            <w:bottom w:val="none" w:sz="0" w:space="0" w:color="auto"/>
            <w:right w:val="none" w:sz="0" w:space="0" w:color="auto"/>
          </w:divBdr>
        </w:div>
        <w:div w:id="1217665427">
          <w:marLeft w:val="1166"/>
          <w:marRight w:val="0"/>
          <w:marTop w:val="96"/>
          <w:marBottom w:val="0"/>
          <w:divBdr>
            <w:top w:val="none" w:sz="0" w:space="0" w:color="auto"/>
            <w:left w:val="none" w:sz="0" w:space="0" w:color="auto"/>
            <w:bottom w:val="none" w:sz="0" w:space="0" w:color="auto"/>
            <w:right w:val="none" w:sz="0" w:space="0" w:color="auto"/>
          </w:divBdr>
        </w:div>
        <w:div w:id="1309358604">
          <w:marLeft w:val="1166"/>
          <w:marRight w:val="0"/>
          <w:marTop w:val="96"/>
          <w:marBottom w:val="0"/>
          <w:divBdr>
            <w:top w:val="none" w:sz="0" w:space="0" w:color="auto"/>
            <w:left w:val="none" w:sz="0" w:space="0" w:color="auto"/>
            <w:bottom w:val="none" w:sz="0" w:space="0" w:color="auto"/>
            <w:right w:val="none" w:sz="0" w:space="0" w:color="auto"/>
          </w:divBdr>
        </w:div>
        <w:div w:id="1330250738">
          <w:marLeft w:val="1800"/>
          <w:marRight w:val="0"/>
          <w:marTop w:val="86"/>
          <w:marBottom w:val="0"/>
          <w:divBdr>
            <w:top w:val="none" w:sz="0" w:space="0" w:color="auto"/>
            <w:left w:val="none" w:sz="0" w:space="0" w:color="auto"/>
            <w:bottom w:val="none" w:sz="0" w:space="0" w:color="auto"/>
            <w:right w:val="none" w:sz="0" w:space="0" w:color="auto"/>
          </w:divBdr>
        </w:div>
        <w:div w:id="1460025007">
          <w:marLeft w:val="1166"/>
          <w:marRight w:val="0"/>
          <w:marTop w:val="96"/>
          <w:marBottom w:val="0"/>
          <w:divBdr>
            <w:top w:val="none" w:sz="0" w:space="0" w:color="auto"/>
            <w:left w:val="none" w:sz="0" w:space="0" w:color="auto"/>
            <w:bottom w:val="none" w:sz="0" w:space="0" w:color="auto"/>
            <w:right w:val="none" w:sz="0" w:space="0" w:color="auto"/>
          </w:divBdr>
        </w:div>
      </w:divsChild>
    </w:div>
    <w:div w:id="1712265007">
      <w:bodyDiv w:val="1"/>
      <w:marLeft w:val="0"/>
      <w:marRight w:val="0"/>
      <w:marTop w:val="0"/>
      <w:marBottom w:val="0"/>
      <w:divBdr>
        <w:top w:val="none" w:sz="0" w:space="0" w:color="auto"/>
        <w:left w:val="none" w:sz="0" w:space="0" w:color="auto"/>
        <w:bottom w:val="none" w:sz="0" w:space="0" w:color="auto"/>
        <w:right w:val="none" w:sz="0" w:space="0" w:color="auto"/>
      </w:divBdr>
    </w:div>
    <w:div w:id="1712340459">
      <w:bodyDiv w:val="1"/>
      <w:marLeft w:val="0"/>
      <w:marRight w:val="0"/>
      <w:marTop w:val="0"/>
      <w:marBottom w:val="0"/>
      <w:divBdr>
        <w:top w:val="none" w:sz="0" w:space="0" w:color="auto"/>
        <w:left w:val="none" w:sz="0" w:space="0" w:color="auto"/>
        <w:bottom w:val="none" w:sz="0" w:space="0" w:color="auto"/>
        <w:right w:val="none" w:sz="0" w:space="0" w:color="auto"/>
      </w:divBdr>
    </w:div>
    <w:div w:id="1712341523">
      <w:bodyDiv w:val="1"/>
      <w:marLeft w:val="0"/>
      <w:marRight w:val="0"/>
      <w:marTop w:val="0"/>
      <w:marBottom w:val="0"/>
      <w:divBdr>
        <w:top w:val="none" w:sz="0" w:space="0" w:color="auto"/>
        <w:left w:val="none" w:sz="0" w:space="0" w:color="auto"/>
        <w:bottom w:val="none" w:sz="0" w:space="0" w:color="auto"/>
        <w:right w:val="none" w:sz="0" w:space="0" w:color="auto"/>
      </w:divBdr>
    </w:div>
    <w:div w:id="1712994797">
      <w:bodyDiv w:val="1"/>
      <w:marLeft w:val="0"/>
      <w:marRight w:val="0"/>
      <w:marTop w:val="0"/>
      <w:marBottom w:val="0"/>
      <w:divBdr>
        <w:top w:val="none" w:sz="0" w:space="0" w:color="auto"/>
        <w:left w:val="none" w:sz="0" w:space="0" w:color="auto"/>
        <w:bottom w:val="none" w:sz="0" w:space="0" w:color="auto"/>
        <w:right w:val="none" w:sz="0" w:space="0" w:color="auto"/>
      </w:divBdr>
    </w:div>
    <w:div w:id="1713311033">
      <w:bodyDiv w:val="1"/>
      <w:marLeft w:val="0"/>
      <w:marRight w:val="0"/>
      <w:marTop w:val="0"/>
      <w:marBottom w:val="0"/>
      <w:divBdr>
        <w:top w:val="none" w:sz="0" w:space="0" w:color="auto"/>
        <w:left w:val="none" w:sz="0" w:space="0" w:color="auto"/>
        <w:bottom w:val="none" w:sz="0" w:space="0" w:color="auto"/>
        <w:right w:val="none" w:sz="0" w:space="0" w:color="auto"/>
      </w:divBdr>
    </w:div>
    <w:div w:id="1714113118">
      <w:bodyDiv w:val="1"/>
      <w:marLeft w:val="0"/>
      <w:marRight w:val="0"/>
      <w:marTop w:val="0"/>
      <w:marBottom w:val="0"/>
      <w:divBdr>
        <w:top w:val="none" w:sz="0" w:space="0" w:color="auto"/>
        <w:left w:val="none" w:sz="0" w:space="0" w:color="auto"/>
        <w:bottom w:val="none" w:sz="0" w:space="0" w:color="auto"/>
        <w:right w:val="none" w:sz="0" w:space="0" w:color="auto"/>
      </w:divBdr>
    </w:div>
    <w:div w:id="1715155907">
      <w:bodyDiv w:val="1"/>
      <w:marLeft w:val="0"/>
      <w:marRight w:val="0"/>
      <w:marTop w:val="0"/>
      <w:marBottom w:val="0"/>
      <w:divBdr>
        <w:top w:val="none" w:sz="0" w:space="0" w:color="auto"/>
        <w:left w:val="none" w:sz="0" w:space="0" w:color="auto"/>
        <w:bottom w:val="none" w:sz="0" w:space="0" w:color="auto"/>
        <w:right w:val="none" w:sz="0" w:space="0" w:color="auto"/>
      </w:divBdr>
    </w:div>
    <w:div w:id="1715302488">
      <w:bodyDiv w:val="1"/>
      <w:marLeft w:val="0"/>
      <w:marRight w:val="0"/>
      <w:marTop w:val="0"/>
      <w:marBottom w:val="0"/>
      <w:divBdr>
        <w:top w:val="none" w:sz="0" w:space="0" w:color="auto"/>
        <w:left w:val="none" w:sz="0" w:space="0" w:color="auto"/>
        <w:bottom w:val="none" w:sz="0" w:space="0" w:color="auto"/>
        <w:right w:val="none" w:sz="0" w:space="0" w:color="auto"/>
      </w:divBdr>
      <w:divsChild>
        <w:div w:id="69037913">
          <w:marLeft w:val="547"/>
          <w:marRight w:val="0"/>
          <w:marTop w:val="96"/>
          <w:marBottom w:val="0"/>
          <w:divBdr>
            <w:top w:val="none" w:sz="0" w:space="0" w:color="auto"/>
            <w:left w:val="none" w:sz="0" w:space="0" w:color="auto"/>
            <w:bottom w:val="none" w:sz="0" w:space="0" w:color="auto"/>
            <w:right w:val="none" w:sz="0" w:space="0" w:color="auto"/>
          </w:divBdr>
        </w:div>
        <w:div w:id="1017846534">
          <w:marLeft w:val="547"/>
          <w:marRight w:val="0"/>
          <w:marTop w:val="96"/>
          <w:marBottom w:val="0"/>
          <w:divBdr>
            <w:top w:val="none" w:sz="0" w:space="0" w:color="auto"/>
            <w:left w:val="none" w:sz="0" w:space="0" w:color="auto"/>
            <w:bottom w:val="none" w:sz="0" w:space="0" w:color="auto"/>
            <w:right w:val="none" w:sz="0" w:space="0" w:color="auto"/>
          </w:divBdr>
        </w:div>
        <w:div w:id="1477723550">
          <w:marLeft w:val="547"/>
          <w:marRight w:val="0"/>
          <w:marTop w:val="96"/>
          <w:marBottom w:val="0"/>
          <w:divBdr>
            <w:top w:val="none" w:sz="0" w:space="0" w:color="auto"/>
            <w:left w:val="none" w:sz="0" w:space="0" w:color="auto"/>
            <w:bottom w:val="none" w:sz="0" w:space="0" w:color="auto"/>
            <w:right w:val="none" w:sz="0" w:space="0" w:color="auto"/>
          </w:divBdr>
        </w:div>
        <w:div w:id="1884557466">
          <w:marLeft w:val="547"/>
          <w:marRight w:val="0"/>
          <w:marTop w:val="96"/>
          <w:marBottom w:val="0"/>
          <w:divBdr>
            <w:top w:val="none" w:sz="0" w:space="0" w:color="auto"/>
            <w:left w:val="none" w:sz="0" w:space="0" w:color="auto"/>
            <w:bottom w:val="none" w:sz="0" w:space="0" w:color="auto"/>
            <w:right w:val="none" w:sz="0" w:space="0" w:color="auto"/>
          </w:divBdr>
        </w:div>
      </w:divsChild>
    </w:div>
    <w:div w:id="1717198817">
      <w:bodyDiv w:val="1"/>
      <w:marLeft w:val="0"/>
      <w:marRight w:val="0"/>
      <w:marTop w:val="0"/>
      <w:marBottom w:val="0"/>
      <w:divBdr>
        <w:top w:val="none" w:sz="0" w:space="0" w:color="auto"/>
        <w:left w:val="none" w:sz="0" w:space="0" w:color="auto"/>
        <w:bottom w:val="none" w:sz="0" w:space="0" w:color="auto"/>
        <w:right w:val="none" w:sz="0" w:space="0" w:color="auto"/>
      </w:divBdr>
    </w:div>
    <w:div w:id="1718118787">
      <w:bodyDiv w:val="1"/>
      <w:marLeft w:val="0"/>
      <w:marRight w:val="0"/>
      <w:marTop w:val="0"/>
      <w:marBottom w:val="0"/>
      <w:divBdr>
        <w:top w:val="none" w:sz="0" w:space="0" w:color="auto"/>
        <w:left w:val="none" w:sz="0" w:space="0" w:color="auto"/>
        <w:bottom w:val="none" w:sz="0" w:space="0" w:color="auto"/>
        <w:right w:val="none" w:sz="0" w:space="0" w:color="auto"/>
      </w:divBdr>
    </w:div>
    <w:div w:id="1718361214">
      <w:bodyDiv w:val="1"/>
      <w:marLeft w:val="0"/>
      <w:marRight w:val="0"/>
      <w:marTop w:val="0"/>
      <w:marBottom w:val="0"/>
      <w:divBdr>
        <w:top w:val="none" w:sz="0" w:space="0" w:color="auto"/>
        <w:left w:val="none" w:sz="0" w:space="0" w:color="auto"/>
        <w:bottom w:val="none" w:sz="0" w:space="0" w:color="auto"/>
        <w:right w:val="none" w:sz="0" w:space="0" w:color="auto"/>
      </w:divBdr>
      <w:divsChild>
        <w:div w:id="368920963">
          <w:marLeft w:val="706"/>
          <w:marRight w:val="0"/>
          <w:marTop w:val="115"/>
          <w:marBottom w:val="0"/>
          <w:divBdr>
            <w:top w:val="none" w:sz="0" w:space="0" w:color="auto"/>
            <w:left w:val="none" w:sz="0" w:space="0" w:color="auto"/>
            <w:bottom w:val="none" w:sz="0" w:space="0" w:color="auto"/>
            <w:right w:val="none" w:sz="0" w:space="0" w:color="auto"/>
          </w:divBdr>
        </w:div>
        <w:div w:id="537744266">
          <w:marLeft w:val="418"/>
          <w:marRight w:val="0"/>
          <w:marTop w:val="115"/>
          <w:marBottom w:val="0"/>
          <w:divBdr>
            <w:top w:val="none" w:sz="0" w:space="0" w:color="auto"/>
            <w:left w:val="none" w:sz="0" w:space="0" w:color="auto"/>
            <w:bottom w:val="none" w:sz="0" w:space="0" w:color="auto"/>
            <w:right w:val="none" w:sz="0" w:space="0" w:color="auto"/>
          </w:divBdr>
        </w:div>
        <w:div w:id="852720988">
          <w:marLeft w:val="706"/>
          <w:marRight w:val="0"/>
          <w:marTop w:val="115"/>
          <w:marBottom w:val="0"/>
          <w:divBdr>
            <w:top w:val="none" w:sz="0" w:space="0" w:color="auto"/>
            <w:left w:val="none" w:sz="0" w:space="0" w:color="auto"/>
            <w:bottom w:val="none" w:sz="0" w:space="0" w:color="auto"/>
            <w:right w:val="none" w:sz="0" w:space="0" w:color="auto"/>
          </w:divBdr>
        </w:div>
      </w:divsChild>
    </w:div>
    <w:div w:id="1718623162">
      <w:bodyDiv w:val="1"/>
      <w:marLeft w:val="0"/>
      <w:marRight w:val="0"/>
      <w:marTop w:val="0"/>
      <w:marBottom w:val="0"/>
      <w:divBdr>
        <w:top w:val="none" w:sz="0" w:space="0" w:color="auto"/>
        <w:left w:val="none" w:sz="0" w:space="0" w:color="auto"/>
        <w:bottom w:val="none" w:sz="0" w:space="0" w:color="auto"/>
        <w:right w:val="none" w:sz="0" w:space="0" w:color="auto"/>
      </w:divBdr>
      <w:divsChild>
        <w:div w:id="1407413078">
          <w:marLeft w:val="547"/>
          <w:marRight w:val="0"/>
          <w:marTop w:val="154"/>
          <w:marBottom w:val="0"/>
          <w:divBdr>
            <w:top w:val="none" w:sz="0" w:space="0" w:color="auto"/>
            <w:left w:val="none" w:sz="0" w:space="0" w:color="auto"/>
            <w:bottom w:val="none" w:sz="0" w:space="0" w:color="auto"/>
            <w:right w:val="none" w:sz="0" w:space="0" w:color="auto"/>
          </w:divBdr>
        </w:div>
        <w:div w:id="1466508156">
          <w:marLeft w:val="547"/>
          <w:marRight w:val="0"/>
          <w:marTop w:val="154"/>
          <w:marBottom w:val="0"/>
          <w:divBdr>
            <w:top w:val="none" w:sz="0" w:space="0" w:color="auto"/>
            <w:left w:val="none" w:sz="0" w:space="0" w:color="auto"/>
            <w:bottom w:val="none" w:sz="0" w:space="0" w:color="auto"/>
            <w:right w:val="none" w:sz="0" w:space="0" w:color="auto"/>
          </w:divBdr>
        </w:div>
      </w:divsChild>
    </w:div>
    <w:div w:id="1719622081">
      <w:bodyDiv w:val="1"/>
      <w:marLeft w:val="0"/>
      <w:marRight w:val="0"/>
      <w:marTop w:val="0"/>
      <w:marBottom w:val="0"/>
      <w:divBdr>
        <w:top w:val="none" w:sz="0" w:space="0" w:color="auto"/>
        <w:left w:val="none" w:sz="0" w:space="0" w:color="auto"/>
        <w:bottom w:val="none" w:sz="0" w:space="0" w:color="auto"/>
        <w:right w:val="none" w:sz="0" w:space="0" w:color="auto"/>
      </w:divBdr>
    </w:div>
    <w:div w:id="1720781687">
      <w:bodyDiv w:val="1"/>
      <w:marLeft w:val="0"/>
      <w:marRight w:val="0"/>
      <w:marTop w:val="0"/>
      <w:marBottom w:val="0"/>
      <w:divBdr>
        <w:top w:val="none" w:sz="0" w:space="0" w:color="auto"/>
        <w:left w:val="none" w:sz="0" w:space="0" w:color="auto"/>
        <w:bottom w:val="none" w:sz="0" w:space="0" w:color="auto"/>
        <w:right w:val="none" w:sz="0" w:space="0" w:color="auto"/>
      </w:divBdr>
      <w:divsChild>
        <w:div w:id="317618581">
          <w:marLeft w:val="0"/>
          <w:marRight w:val="0"/>
          <w:marTop w:val="0"/>
          <w:marBottom w:val="0"/>
          <w:divBdr>
            <w:top w:val="none" w:sz="0" w:space="0" w:color="auto"/>
            <w:left w:val="none" w:sz="0" w:space="0" w:color="auto"/>
            <w:bottom w:val="none" w:sz="0" w:space="0" w:color="auto"/>
            <w:right w:val="none" w:sz="0" w:space="0" w:color="auto"/>
          </w:divBdr>
          <w:divsChild>
            <w:div w:id="77098974">
              <w:marLeft w:val="0"/>
              <w:marRight w:val="0"/>
              <w:marTop w:val="0"/>
              <w:marBottom w:val="0"/>
              <w:divBdr>
                <w:top w:val="none" w:sz="0" w:space="0" w:color="auto"/>
                <w:left w:val="none" w:sz="0" w:space="0" w:color="auto"/>
                <w:bottom w:val="none" w:sz="0" w:space="0" w:color="auto"/>
                <w:right w:val="none" w:sz="0" w:space="0" w:color="auto"/>
              </w:divBdr>
            </w:div>
            <w:div w:id="229578963">
              <w:marLeft w:val="0"/>
              <w:marRight w:val="0"/>
              <w:marTop w:val="0"/>
              <w:marBottom w:val="0"/>
              <w:divBdr>
                <w:top w:val="none" w:sz="0" w:space="0" w:color="auto"/>
                <w:left w:val="none" w:sz="0" w:space="0" w:color="auto"/>
                <w:bottom w:val="none" w:sz="0" w:space="0" w:color="auto"/>
                <w:right w:val="none" w:sz="0" w:space="0" w:color="auto"/>
              </w:divBdr>
            </w:div>
            <w:div w:id="824857672">
              <w:marLeft w:val="0"/>
              <w:marRight w:val="0"/>
              <w:marTop w:val="0"/>
              <w:marBottom w:val="0"/>
              <w:divBdr>
                <w:top w:val="none" w:sz="0" w:space="0" w:color="auto"/>
                <w:left w:val="none" w:sz="0" w:space="0" w:color="auto"/>
                <w:bottom w:val="none" w:sz="0" w:space="0" w:color="auto"/>
                <w:right w:val="none" w:sz="0" w:space="0" w:color="auto"/>
              </w:divBdr>
            </w:div>
            <w:div w:id="1606420955">
              <w:marLeft w:val="0"/>
              <w:marRight w:val="0"/>
              <w:marTop w:val="0"/>
              <w:marBottom w:val="0"/>
              <w:divBdr>
                <w:top w:val="none" w:sz="0" w:space="0" w:color="auto"/>
                <w:left w:val="none" w:sz="0" w:space="0" w:color="auto"/>
                <w:bottom w:val="none" w:sz="0" w:space="0" w:color="auto"/>
                <w:right w:val="none" w:sz="0" w:space="0" w:color="auto"/>
              </w:divBdr>
            </w:div>
            <w:div w:id="189106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25907">
      <w:bodyDiv w:val="1"/>
      <w:marLeft w:val="0"/>
      <w:marRight w:val="0"/>
      <w:marTop w:val="0"/>
      <w:marBottom w:val="0"/>
      <w:divBdr>
        <w:top w:val="none" w:sz="0" w:space="0" w:color="auto"/>
        <w:left w:val="none" w:sz="0" w:space="0" w:color="auto"/>
        <w:bottom w:val="none" w:sz="0" w:space="0" w:color="auto"/>
        <w:right w:val="none" w:sz="0" w:space="0" w:color="auto"/>
      </w:divBdr>
      <w:divsChild>
        <w:div w:id="372850345">
          <w:marLeft w:val="0"/>
          <w:marRight w:val="0"/>
          <w:marTop w:val="0"/>
          <w:marBottom w:val="0"/>
          <w:divBdr>
            <w:top w:val="none" w:sz="0" w:space="0" w:color="auto"/>
            <w:left w:val="none" w:sz="0" w:space="0" w:color="auto"/>
            <w:bottom w:val="none" w:sz="0" w:space="0" w:color="auto"/>
            <w:right w:val="none" w:sz="0" w:space="0" w:color="auto"/>
          </w:divBdr>
          <w:divsChild>
            <w:div w:id="824466759">
              <w:marLeft w:val="0"/>
              <w:marRight w:val="0"/>
              <w:marTop w:val="0"/>
              <w:marBottom w:val="0"/>
              <w:divBdr>
                <w:top w:val="none" w:sz="0" w:space="0" w:color="auto"/>
                <w:left w:val="none" w:sz="0" w:space="0" w:color="auto"/>
                <w:bottom w:val="none" w:sz="0" w:space="0" w:color="auto"/>
                <w:right w:val="none" w:sz="0" w:space="0" w:color="auto"/>
              </w:divBdr>
            </w:div>
            <w:div w:id="166057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82142">
      <w:bodyDiv w:val="1"/>
      <w:marLeft w:val="0"/>
      <w:marRight w:val="0"/>
      <w:marTop w:val="0"/>
      <w:marBottom w:val="0"/>
      <w:divBdr>
        <w:top w:val="none" w:sz="0" w:space="0" w:color="auto"/>
        <w:left w:val="none" w:sz="0" w:space="0" w:color="auto"/>
        <w:bottom w:val="none" w:sz="0" w:space="0" w:color="auto"/>
        <w:right w:val="none" w:sz="0" w:space="0" w:color="auto"/>
      </w:divBdr>
    </w:div>
    <w:div w:id="1722090104">
      <w:bodyDiv w:val="1"/>
      <w:marLeft w:val="0"/>
      <w:marRight w:val="0"/>
      <w:marTop w:val="0"/>
      <w:marBottom w:val="0"/>
      <w:divBdr>
        <w:top w:val="none" w:sz="0" w:space="0" w:color="auto"/>
        <w:left w:val="none" w:sz="0" w:space="0" w:color="auto"/>
        <w:bottom w:val="none" w:sz="0" w:space="0" w:color="auto"/>
        <w:right w:val="none" w:sz="0" w:space="0" w:color="auto"/>
      </w:divBdr>
    </w:div>
    <w:div w:id="1722483730">
      <w:bodyDiv w:val="1"/>
      <w:marLeft w:val="0"/>
      <w:marRight w:val="0"/>
      <w:marTop w:val="0"/>
      <w:marBottom w:val="0"/>
      <w:divBdr>
        <w:top w:val="none" w:sz="0" w:space="0" w:color="auto"/>
        <w:left w:val="none" w:sz="0" w:space="0" w:color="auto"/>
        <w:bottom w:val="none" w:sz="0" w:space="0" w:color="auto"/>
        <w:right w:val="none" w:sz="0" w:space="0" w:color="auto"/>
      </w:divBdr>
    </w:div>
    <w:div w:id="1723165412">
      <w:bodyDiv w:val="1"/>
      <w:marLeft w:val="0"/>
      <w:marRight w:val="0"/>
      <w:marTop w:val="0"/>
      <w:marBottom w:val="0"/>
      <w:divBdr>
        <w:top w:val="none" w:sz="0" w:space="0" w:color="auto"/>
        <w:left w:val="none" w:sz="0" w:space="0" w:color="auto"/>
        <w:bottom w:val="none" w:sz="0" w:space="0" w:color="auto"/>
        <w:right w:val="none" w:sz="0" w:space="0" w:color="auto"/>
      </w:divBdr>
    </w:div>
    <w:div w:id="1723628462">
      <w:bodyDiv w:val="1"/>
      <w:marLeft w:val="0"/>
      <w:marRight w:val="0"/>
      <w:marTop w:val="0"/>
      <w:marBottom w:val="0"/>
      <w:divBdr>
        <w:top w:val="none" w:sz="0" w:space="0" w:color="auto"/>
        <w:left w:val="none" w:sz="0" w:space="0" w:color="auto"/>
        <w:bottom w:val="none" w:sz="0" w:space="0" w:color="auto"/>
        <w:right w:val="none" w:sz="0" w:space="0" w:color="auto"/>
      </w:divBdr>
    </w:div>
    <w:div w:id="1724715845">
      <w:bodyDiv w:val="1"/>
      <w:marLeft w:val="0"/>
      <w:marRight w:val="0"/>
      <w:marTop w:val="0"/>
      <w:marBottom w:val="0"/>
      <w:divBdr>
        <w:top w:val="none" w:sz="0" w:space="0" w:color="auto"/>
        <w:left w:val="none" w:sz="0" w:space="0" w:color="auto"/>
        <w:bottom w:val="none" w:sz="0" w:space="0" w:color="auto"/>
        <w:right w:val="none" w:sz="0" w:space="0" w:color="auto"/>
      </w:divBdr>
    </w:div>
    <w:div w:id="1725132054">
      <w:bodyDiv w:val="1"/>
      <w:marLeft w:val="0"/>
      <w:marRight w:val="0"/>
      <w:marTop w:val="0"/>
      <w:marBottom w:val="0"/>
      <w:divBdr>
        <w:top w:val="none" w:sz="0" w:space="0" w:color="auto"/>
        <w:left w:val="none" w:sz="0" w:space="0" w:color="auto"/>
        <w:bottom w:val="none" w:sz="0" w:space="0" w:color="auto"/>
        <w:right w:val="none" w:sz="0" w:space="0" w:color="auto"/>
      </w:divBdr>
    </w:div>
    <w:div w:id="1725134813">
      <w:bodyDiv w:val="1"/>
      <w:marLeft w:val="0"/>
      <w:marRight w:val="0"/>
      <w:marTop w:val="0"/>
      <w:marBottom w:val="0"/>
      <w:divBdr>
        <w:top w:val="none" w:sz="0" w:space="0" w:color="auto"/>
        <w:left w:val="none" w:sz="0" w:space="0" w:color="auto"/>
        <w:bottom w:val="none" w:sz="0" w:space="0" w:color="auto"/>
        <w:right w:val="none" w:sz="0" w:space="0" w:color="auto"/>
      </w:divBdr>
    </w:div>
    <w:div w:id="1726643596">
      <w:bodyDiv w:val="1"/>
      <w:marLeft w:val="0"/>
      <w:marRight w:val="0"/>
      <w:marTop w:val="0"/>
      <w:marBottom w:val="0"/>
      <w:divBdr>
        <w:top w:val="none" w:sz="0" w:space="0" w:color="auto"/>
        <w:left w:val="none" w:sz="0" w:space="0" w:color="auto"/>
        <w:bottom w:val="none" w:sz="0" w:space="0" w:color="auto"/>
        <w:right w:val="none" w:sz="0" w:space="0" w:color="auto"/>
      </w:divBdr>
    </w:div>
    <w:div w:id="1727215151">
      <w:bodyDiv w:val="1"/>
      <w:marLeft w:val="0"/>
      <w:marRight w:val="0"/>
      <w:marTop w:val="0"/>
      <w:marBottom w:val="0"/>
      <w:divBdr>
        <w:top w:val="none" w:sz="0" w:space="0" w:color="auto"/>
        <w:left w:val="none" w:sz="0" w:space="0" w:color="auto"/>
        <w:bottom w:val="none" w:sz="0" w:space="0" w:color="auto"/>
        <w:right w:val="none" w:sz="0" w:space="0" w:color="auto"/>
      </w:divBdr>
    </w:div>
    <w:div w:id="1727220288">
      <w:bodyDiv w:val="1"/>
      <w:marLeft w:val="0"/>
      <w:marRight w:val="0"/>
      <w:marTop w:val="0"/>
      <w:marBottom w:val="0"/>
      <w:divBdr>
        <w:top w:val="none" w:sz="0" w:space="0" w:color="auto"/>
        <w:left w:val="none" w:sz="0" w:space="0" w:color="auto"/>
        <w:bottom w:val="none" w:sz="0" w:space="0" w:color="auto"/>
        <w:right w:val="none" w:sz="0" w:space="0" w:color="auto"/>
      </w:divBdr>
    </w:div>
    <w:div w:id="1727870372">
      <w:bodyDiv w:val="1"/>
      <w:marLeft w:val="0"/>
      <w:marRight w:val="0"/>
      <w:marTop w:val="0"/>
      <w:marBottom w:val="0"/>
      <w:divBdr>
        <w:top w:val="none" w:sz="0" w:space="0" w:color="auto"/>
        <w:left w:val="none" w:sz="0" w:space="0" w:color="auto"/>
        <w:bottom w:val="none" w:sz="0" w:space="0" w:color="auto"/>
        <w:right w:val="none" w:sz="0" w:space="0" w:color="auto"/>
      </w:divBdr>
      <w:divsChild>
        <w:div w:id="972751764">
          <w:marLeft w:val="547"/>
          <w:marRight w:val="0"/>
          <w:marTop w:val="115"/>
          <w:marBottom w:val="0"/>
          <w:divBdr>
            <w:top w:val="none" w:sz="0" w:space="0" w:color="auto"/>
            <w:left w:val="none" w:sz="0" w:space="0" w:color="auto"/>
            <w:bottom w:val="none" w:sz="0" w:space="0" w:color="auto"/>
            <w:right w:val="none" w:sz="0" w:space="0" w:color="auto"/>
          </w:divBdr>
        </w:div>
        <w:div w:id="1314530746">
          <w:marLeft w:val="547"/>
          <w:marRight w:val="0"/>
          <w:marTop w:val="115"/>
          <w:marBottom w:val="0"/>
          <w:divBdr>
            <w:top w:val="none" w:sz="0" w:space="0" w:color="auto"/>
            <w:left w:val="none" w:sz="0" w:space="0" w:color="auto"/>
            <w:bottom w:val="none" w:sz="0" w:space="0" w:color="auto"/>
            <w:right w:val="none" w:sz="0" w:space="0" w:color="auto"/>
          </w:divBdr>
        </w:div>
        <w:div w:id="1580098196">
          <w:marLeft w:val="720"/>
          <w:marRight w:val="0"/>
          <w:marTop w:val="96"/>
          <w:marBottom w:val="0"/>
          <w:divBdr>
            <w:top w:val="none" w:sz="0" w:space="0" w:color="auto"/>
            <w:left w:val="none" w:sz="0" w:space="0" w:color="auto"/>
            <w:bottom w:val="none" w:sz="0" w:space="0" w:color="auto"/>
            <w:right w:val="none" w:sz="0" w:space="0" w:color="auto"/>
          </w:divBdr>
        </w:div>
      </w:divsChild>
    </w:div>
    <w:div w:id="1728451999">
      <w:bodyDiv w:val="1"/>
      <w:marLeft w:val="0"/>
      <w:marRight w:val="0"/>
      <w:marTop w:val="0"/>
      <w:marBottom w:val="0"/>
      <w:divBdr>
        <w:top w:val="none" w:sz="0" w:space="0" w:color="auto"/>
        <w:left w:val="none" w:sz="0" w:space="0" w:color="auto"/>
        <w:bottom w:val="none" w:sz="0" w:space="0" w:color="auto"/>
        <w:right w:val="none" w:sz="0" w:space="0" w:color="auto"/>
      </w:divBdr>
    </w:div>
    <w:div w:id="1729720179">
      <w:bodyDiv w:val="1"/>
      <w:marLeft w:val="0"/>
      <w:marRight w:val="0"/>
      <w:marTop w:val="0"/>
      <w:marBottom w:val="0"/>
      <w:divBdr>
        <w:top w:val="none" w:sz="0" w:space="0" w:color="auto"/>
        <w:left w:val="none" w:sz="0" w:space="0" w:color="auto"/>
        <w:bottom w:val="none" w:sz="0" w:space="0" w:color="auto"/>
        <w:right w:val="none" w:sz="0" w:space="0" w:color="auto"/>
      </w:divBdr>
    </w:div>
    <w:div w:id="1729838764">
      <w:bodyDiv w:val="1"/>
      <w:marLeft w:val="0"/>
      <w:marRight w:val="0"/>
      <w:marTop w:val="0"/>
      <w:marBottom w:val="0"/>
      <w:divBdr>
        <w:top w:val="none" w:sz="0" w:space="0" w:color="auto"/>
        <w:left w:val="none" w:sz="0" w:space="0" w:color="auto"/>
        <w:bottom w:val="none" w:sz="0" w:space="0" w:color="auto"/>
        <w:right w:val="none" w:sz="0" w:space="0" w:color="auto"/>
      </w:divBdr>
    </w:div>
    <w:div w:id="1730106658">
      <w:bodyDiv w:val="1"/>
      <w:marLeft w:val="0"/>
      <w:marRight w:val="0"/>
      <w:marTop w:val="0"/>
      <w:marBottom w:val="0"/>
      <w:divBdr>
        <w:top w:val="none" w:sz="0" w:space="0" w:color="auto"/>
        <w:left w:val="none" w:sz="0" w:space="0" w:color="auto"/>
        <w:bottom w:val="none" w:sz="0" w:space="0" w:color="auto"/>
        <w:right w:val="none" w:sz="0" w:space="0" w:color="auto"/>
      </w:divBdr>
      <w:divsChild>
        <w:div w:id="1292055891">
          <w:marLeft w:val="547"/>
          <w:marRight w:val="0"/>
          <w:marTop w:val="154"/>
          <w:marBottom w:val="0"/>
          <w:divBdr>
            <w:top w:val="none" w:sz="0" w:space="0" w:color="auto"/>
            <w:left w:val="none" w:sz="0" w:space="0" w:color="auto"/>
            <w:bottom w:val="none" w:sz="0" w:space="0" w:color="auto"/>
            <w:right w:val="none" w:sz="0" w:space="0" w:color="auto"/>
          </w:divBdr>
        </w:div>
        <w:div w:id="1552233057">
          <w:marLeft w:val="1166"/>
          <w:marRight w:val="0"/>
          <w:marTop w:val="134"/>
          <w:marBottom w:val="0"/>
          <w:divBdr>
            <w:top w:val="none" w:sz="0" w:space="0" w:color="auto"/>
            <w:left w:val="none" w:sz="0" w:space="0" w:color="auto"/>
            <w:bottom w:val="none" w:sz="0" w:space="0" w:color="auto"/>
            <w:right w:val="none" w:sz="0" w:space="0" w:color="auto"/>
          </w:divBdr>
        </w:div>
        <w:div w:id="1573419848">
          <w:marLeft w:val="1800"/>
          <w:marRight w:val="0"/>
          <w:marTop w:val="115"/>
          <w:marBottom w:val="0"/>
          <w:divBdr>
            <w:top w:val="none" w:sz="0" w:space="0" w:color="auto"/>
            <w:left w:val="none" w:sz="0" w:space="0" w:color="auto"/>
            <w:bottom w:val="none" w:sz="0" w:space="0" w:color="auto"/>
            <w:right w:val="none" w:sz="0" w:space="0" w:color="auto"/>
          </w:divBdr>
        </w:div>
        <w:div w:id="1658148622">
          <w:marLeft w:val="1166"/>
          <w:marRight w:val="0"/>
          <w:marTop w:val="134"/>
          <w:marBottom w:val="0"/>
          <w:divBdr>
            <w:top w:val="none" w:sz="0" w:space="0" w:color="auto"/>
            <w:left w:val="none" w:sz="0" w:space="0" w:color="auto"/>
            <w:bottom w:val="none" w:sz="0" w:space="0" w:color="auto"/>
            <w:right w:val="none" w:sz="0" w:space="0" w:color="auto"/>
          </w:divBdr>
        </w:div>
      </w:divsChild>
    </w:div>
    <w:div w:id="1730768929">
      <w:bodyDiv w:val="1"/>
      <w:marLeft w:val="0"/>
      <w:marRight w:val="0"/>
      <w:marTop w:val="0"/>
      <w:marBottom w:val="0"/>
      <w:divBdr>
        <w:top w:val="none" w:sz="0" w:space="0" w:color="auto"/>
        <w:left w:val="none" w:sz="0" w:space="0" w:color="auto"/>
        <w:bottom w:val="none" w:sz="0" w:space="0" w:color="auto"/>
        <w:right w:val="none" w:sz="0" w:space="0" w:color="auto"/>
      </w:divBdr>
      <w:divsChild>
        <w:div w:id="454829702">
          <w:marLeft w:val="0"/>
          <w:marRight w:val="0"/>
          <w:marTop w:val="0"/>
          <w:marBottom w:val="0"/>
          <w:divBdr>
            <w:top w:val="none" w:sz="0" w:space="0" w:color="auto"/>
            <w:left w:val="none" w:sz="0" w:space="0" w:color="auto"/>
            <w:bottom w:val="none" w:sz="0" w:space="0" w:color="auto"/>
            <w:right w:val="none" w:sz="0" w:space="0" w:color="auto"/>
          </w:divBdr>
        </w:div>
      </w:divsChild>
    </w:div>
    <w:div w:id="1732579171">
      <w:bodyDiv w:val="1"/>
      <w:marLeft w:val="0"/>
      <w:marRight w:val="0"/>
      <w:marTop w:val="0"/>
      <w:marBottom w:val="0"/>
      <w:divBdr>
        <w:top w:val="none" w:sz="0" w:space="0" w:color="auto"/>
        <w:left w:val="none" w:sz="0" w:space="0" w:color="auto"/>
        <w:bottom w:val="none" w:sz="0" w:space="0" w:color="auto"/>
        <w:right w:val="none" w:sz="0" w:space="0" w:color="auto"/>
      </w:divBdr>
    </w:div>
    <w:div w:id="1734543703">
      <w:bodyDiv w:val="1"/>
      <w:marLeft w:val="0"/>
      <w:marRight w:val="0"/>
      <w:marTop w:val="0"/>
      <w:marBottom w:val="0"/>
      <w:divBdr>
        <w:top w:val="none" w:sz="0" w:space="0" w:color="auto"/>
        <w:left w:val="none" w:sz="0" w:space="0" w:color="auto"/>
        <w:bottom w:val="none" w:sz="0" w:space="0" w:color="auto"/>
        <w:right w:val="none" w:sz="0" w:space="0" w:color="auto"/>
      </w:divBdr>
    </w:div>
    <w:div w:id="1734769922">
      <w:bodyDiv w:val="1"/>
      <w:marLeft w:val="0"/>
      <w:marRight w:val="0"/>
      <w:marTop w:val="0"/>
      <w:marBottom w:val="0"/>
      <w:divBdr>
        <w:top w:val="none" w:sz="0" w:space="0" w:color="auto"/>
        <w:left w:val="none" w:sz="0" w:space="0" w:color="auto"/>
        <w:bottom w:val="none" w:sz="0" w:space="0" w:color="auto"/>
        <w:right w:val="none" w:sz="0" w:space="0" w:color="auto"/>
      </w:divBdr>
    </w:div>
    <w:div w:id="1735617895">
      <w:bodyDiv w:val="1"/>
      <w:marLeft w:val="0"/>
      <w:marRight w:val="0"/>
      <w:marTop w:val="0"/>
      <w:marBottom w:val="0"/>
      <w:divBdr>
        <w:top w:val="none" w:sz="0" w:space="0" w:color="auto"/>
        <w:left w:val="none" w:sz="0" w:space="0" w:color="auto"/>
        <w:bottom w:val="none" w:sz="0" w:space="0" w:color="auto"/>
        <w:right w:val="none" w:sz="0" w:space="0" w:color="auto"/>
      </w:divBdr>
    </w:div>
    <w:div w:id="1736392411">
      <w:bodyDiv w:val="1"/>
      <w:marLeft w:val="0"/>
      <w:marRight w:val="0"/>
      <w:marTop w:val="0"/>
      <w:marBottom w:val="0"/>
      <w:divBdr>
        <w:top w:val="none" w:sz="0" w:space="0" w:color="auto"/>
        <w:left w:val="none" w:sz="0" w:space="0" w:color="auto"/>
        <w:bottom w:val="none" w:sz="0" w:space="0" w:color="auto"/>
        <w:right w:val="none" w:sz="0" w:space="0" w:color="auto"/>
      </w:divBdr>
    </w:div>
    <w:div w:id="1736900719">
      <w:bodyDiv w:val="1"/>
      <w:marLeft w:val="0"/>
      <w:marRight w:val="0"/>
      <w:marTop w:val="0"/>
      <w:marBottom w:val="0"/>
      <w:divBdr>
        <w:top w:val="none" w:sz="0" w:space="0" w:color="auto"/>
        <w:left w:val="none" w:sz="0" w:space="0" w:color="auto"/>
        <w:bottom w:val="none" w:sz="0" w:space="0" w:color="auto"/>
        <w:right w:val="none" w:sz="0" w:space="0" w:color="auto"/>
      </w:divBdr>
    </w:div>
    <w:div w:id="1737314950">
      <w:bodyDiv w:val="1"/>
      <w:marLeft w:val="0"/>
      <w:marRight w:val="0"/>
      <w:marTop w:val="0"/>
      <w:marBottom w:val="0"/>
      <w:divBdr>
        <w:top w:val="none" w:sz="0" w:space="0" w:color="auto"/>
        <w:left w:val="none" w:sz="0" w:space="0" w:color="auto"/>
        <w:bottom w:val="none" w:sz="0" w:space="0" w:color="auto"/>
        <w:right w:val="none" w:sz="0" w:space="0" w:color="auto"/>
      </w:divBdr>
    </w:div>
    <w:div w:id="1737433749">
      <w:bodyDiv w:val="1"/>
      <w:marLeft w:val="0"/>
      <w:marRight w:val="0"/>
      <w:marTop w:val="0"/>
      <w:marBottom w:val="0"/>
      <w:divBdr>
        <w:top w:val="none" w:sz="0" w:space="0" w:color="auto"/>
        <w:left w:val="none" w:sz="0" w:space="0" w:color="auto"/>
        <w:bottom w:val="none" w:sz="0" w:space="0" w:color="auto"/>
        <w:right w:val="none" w:sz="0" w:space="0" w:color="auto"/>
      </w:divBdr>
    </w:div>
    <w:div w:id="1737508447">
      <w:bodyDiv w:val="1"/>
      <w:marLeft w:val="0"/>
      <w:marRight w:val="0"/>
      <w:marTop w:val="0"/>
      <w:marBottom w:val="0"/>
      <w:divBdr>
        <w:top w:val="none" w:sz="0" w:space="0" w:color="auto"/>
        <w:left w:val="none" w:sz="0" w:space="0" w:color="auto"/>
        <w:bottom w:val="none" w:sz="0" w:space="0" w:color="auto"/>
        <w:right w:val="none" w:sz="0" w:space="0" w:color="auto"/>
      </w:divBdr>
      <w:divsChild>
        <w:div w:id="148833307">
          <w:marLeft w:val="1800"/>
          <w:marRight w:val="0"/>
          <w:marTop w:val="86"/>
          <w:marBottom w:val="0"/>
          <w:divBdr>
            <w:top w:val="none" w:sz="0" w:space="0" w:color="auto"/>
            <w:left w:val="none" w:sz="0" w:space="0" w:color="auto"/>
            <w:bottom w:val="none" w:sz="0" w:space="0" w:color="auto"/>
            <w:right w:val="none" w:sz="0" w:space="0" w:color="auto"/>
          </w:divBdr>
        </w:div>
        <w:div w:id="1007633586">
          <w:marLeft w:val="547"/>
          <w:marRight w:val="0"/>
          <w:marTop w:val="115"/>
          <w:marBottom w:val="0"/>
          <w:divBdr>
            <w:top w:val="none" w:sz="0" w:space="0" w:color="auto"/>
            <w:left w:val="none" w:sz="0" w:space="0" w:color="auto"/>
            <w:bottom w:val="none" w:sz="0" w:space="0" w:color="auto"/>
            <w:right w:val="none" w:sz="0" w:space="0" w:color="auto"/>
          </w:divBdr>
        </w:div>
        <w:div w:id="1476603652">
          <w:marLeft w:val="1800"/>
          <w:marRight w:val="0"/>
          <w:marTop w:val="86"/>
          <w:marBottom w:val="0"/>
          <w:divBdr>
            <w:top w:val="none" w:sz="0" w:space="0" w:color="auto"/>
            <w:left w:val="none" w:sz="0" w:space="0" w:color="auto"/>
            <w:bottom w:val="none" w:sz="0" w:space="0" w:color="auto"/>
            <w:right w:val="none" w:sz="0" w:space="0" w:color="auto"/>
          </w:divBdr>
        </w:div>
        <w:div w:id="1568493774">
          <w:marLeft w:val="1166"/>
          <w:marRight w:val="0"/>
          <w:marTop w:val="96"/>
          <w:marBottom w:val="0"/>
          <w:divBdr>
            <w:top w:val="none" w:sz="0" w:space="0" w:color="auto"/>
            <w:left w:val="none" w:sz="0" w:space="0" w:color="auto"/>
            <w:bottom w:val="none" w:sz="0" w:space="0" w:color="auto"/>
            <w:right w:val="none" w:sz="0" w:space="0" w:color="auto"/>
          </w:divBdr>
        </w:div>
        <w:div w:id="1751924766">
          <w:marLeft w:val="547"/>
          <w:marRight w:val="0"/>
          <w:marTop w:val="115"/>
          <w:marBottom w:val="0"/>
          <w:divBdr>
            <w:top w:val="none" w:sz="0" w:space="0" w:color="auto"/>
            <w:left w:val="none" w:sz="0" w:space="0" w:color="auto"/>
            <w:bottom w:val="none" w:sz="0" w:space="0" w:color="auto"/>
            <w:right w:val="none" w:sz="0" w:space="0" w:color="auto"/>
          </w:divBdr>
        </w:div>
        <w:div w:id="2003199571">
          <w:marLeft w:val="1166"/>
          <w:marRight w:val="0"/>
          <w:marTop w:val="106"/>
          <w:marBottom w:val="0"/>
          <w:divBdr>
            <w:top w:val="none" w:sz="0" w:space="0" w:color="auto"/>
            <w:left w:val="none" w:sz="0" w:space="0" w:color="auto"/>
            <w:bottom w:val="none" w:sz="0" w:space="0" w:color="auto"/>
            <w:right w:val="none" w:sz="0" w:space="0" w:color="auto"/>
          </w:divBdr>
        </w:div>
        <w:div w:id="2123066049">
          <w:marLeft w:val="1800"/>
          <w:marRight w:val="0"/>
          <w:marTop w:val="86"/>
          <w:marBottom w:val="0"/>
          <w:divBdr>
            <w:top w:val="none" w:sz="0" w:space="0" w:color="auto"/>
            <w:left w:val="none" w:sz="0" w:space="0" w:color="auto"/>
            <w:bottom w:val="none" w:sz="0" w:space="0" w:color="auto"/>
            <w:right w:val="none" w:sz="0" w:space="0" w:color="auto"/>
          </w:divBdr>
        </w:div>
      </w:divsChild>
    </w:div>
    <w:div w:id="1737849923">
      <w:bodyDiv w:val="1"/>
      <w:marLeft w:val="0"/>
      <w:marRight w:val="0"/>
      <w:marTop w:val="0"/>
      <w:marBottom w:val="0"/>
      <w:divBdr>
        <w:top w:val="none" w:sz="0" w:space="0" w:color="auto"/>
        <w:left w:val="none" w:sz="0" w:space="0" w:color="auto"/>
        <w:bottom w:val="none" w:sz="0" w:space="0" w:color="auto"/>
        <w:right w:val="none" w:sz="0" w:space="0" w:color="auto"/>
      </w:divBdr>
      <w:divsChild>
        <w:div w:id="643967325">
          <w:marLeft w:val="1166"/>
          <w:marRight w:val="0"/>
          <w:marTop w:val="115"/>
          <w:marBottom w:val="0"/>
          <w:divBdr>
            <w:top w:val="none" w:sz="0" w:space="0" w:color="auto"/>
            <w:left w:val="none" w:sz="0" w:space="0" w:color="auto"/>
            <w:bottom w:val="none" w:sz="0" w:space="0" w:color="auto"/>
            <w:right w:val="none" w:sz="0" w:space="0" w:color="auto"/>
          </w:divBdr>
        </w:div>
        <w:div w:id="1533499087">
          <w:marLeft w:val="1166"/>
          <w:marRight w:val="0"/>
          <w:marTop w:val="115"/>
          <w:marBottom w:val="0"/>
          <w:divBdr>
            <w:top w:val="none" w:sz="0" w:space="0" w:color="auto"/>
            <w:left w:val="none" w:sz="0" w:space="0" w:color="auto"/>
            <w:bottom w:val="none" w:sz="0" w:space="0" w:color="auto"/>
            <w:right w:val="none" w:sz="0" w:space="0" w:color="auto"/>
          </w:divBdr>
        </w:div>
        <w:div w:id="1805542322">
          <w:marLeft w:val="547"/>
          <w:marRight w:val="0"/>
          <w:marTop w:val="154"/>
          <w:marBottom w:val="0"/>
          <w:divBdr>
            <w:top w:val="none" w:sz="0" w:space="0" w:color="auto"/>
            <w:left w:val="none" w:sz="0" w:space="0" w:color="auto"/>
            <w:bottom w:val="none" w:sz="0" w:space="0" w:color="auto"/>
            <w:right w:val="none" w:sz="0" w:space="0" w:color="auto"/>
          </w:divBdr>
        </w:div>
      </w:divsChild>
    </w:div>
    <w:div w:id="1738362493">
      <w:bodyDiv w:val="1"/>
      <w:marLeft w:val="0"/>
      <w:marRight w:val="0"/>
      <w:marTop w:val="0"/>
      <w:marBottom w:val="0"/>
      <w:divBdr>
        <w:top w:val="none" w:sz="0" w:space="0" w:color="auto"/>
        <w:left w:val="none" w:sz="0" w:space="0" w:color="auto"/>
        <w:bottom w:val="none" w:sz="0" w:space="0" w:color="auto"/>
        <w:right w:val="none" w:sz="0" w:space="0" w:color="auto"/>
      </w:divBdr>
    </w:div>
    <w:div w:id="1739670821">
      <w:bodyDiv w:val="1"/>
      <w:marLeft w:val="0"/>
      <w:marRight w:val="0"/>
      <w:marTop w:val="0"/>
      <w:marBottom w:val="0"/>
      <w:divBdr>
        <w:top w:val="none" w:sz="0" w:space="0" w:color="auto"/>
        <w:left w:val="none" w:sz="0" w:space="0" w:color="auto"/>
        <w:bottom w:val="none" w:sz="0" w:space="0" w:color="auto"/>
        <w:right w:val="none" w:sz="0" w:space="0" w:color="auto"/>
      </w:divBdr>
    </w:div>
    <w:div w:id="1740057889">
      <w:bodyDiv w:val="1"/>
      <w:marLeft w:val="0"/>
      <w:marRight w:val="0"/>
      <w:marTop w:val="0"/>
      <w:marBottom w:val="0"/>
      <w:divBdr>
        <w:top w:val="none" w:sz="0" w:space="0" w:color="auto"/>
        <w:left w:val="none" w:sz="0" w:space="0" w:color="auto"/>
        <w:bottom w:val="none" w:sz="0" w:space="0" w:color="auto"/>
        <w:right w:val="none" w:sz="0" w:space="0" w:color="auto"/>
      </w:divBdr>
    </w:div>
    <w:div w:id="1740976273">
      <w:bodyDiv w:val="1"/>
      <w:marLeft w:val="0"/>
      <w:marRight w:val="0"/>
      <w:marTop w:val="0"/>
      <w:marBottom w:val="0"/>
      <w:divBdr>
        <w:top w:val="none" w:sz="0" w:space="0" w:color="auto"/>
        <w:left w:val="none" w:sz="0" w:space="0" w:color="auto"/>
        <w:bottom w:val="none" w:sz="0" w:space="0" w:color="auto"/>
        <w:right w:val="none" w:sz="0" w:space="0" w:color="auto"/>
      </w:divBdr>
    </w:div>
    <w:div w:id="1741370509">
      <w:bodyDiv w:val="1"/>
      <w:marLeft w:val="0"/>
      <w:marRight w:val="0"/>
      <w:marTop w:val="0"/>
      <w:marBottom w:val="0"/>
      <w:divBdr>
        <w:top w:val="none" w:sz="0" w:space="0" w:color="auto"/>
        <w:left w:val="none" w:sz="0" w:space="0" w:color="auto"/>
        <w:bottom w:val="none" w:sz="0" w:space="0" w:color="auto"/>
        <w:right w:val="none" w:sz="0" w:space="0" w:color="auto"/>
      </w:divBdr>
      <w:divsChild>
        <w:div w:id="44643637">
          <w:marLeft w:val="0"/>
          <w:marRight w:val="0"/>
          <w:marTop w:val="0"/>
          <w:marBottom w:val="0"/>
          <w:divBdr>
            <w:top w:val="none" w:sz="0" w:space="0" w:color="auto"/>
            <w:left w:val="none" w:sz="0" w:space="0" w:color="auto"/>
            <w:bottom w:val="none" w:sz="0" w:space="0" w:color="auto"/>
            <w:right w:val="none" w:sz="0" w:space="0" w:color="auto"/>
          </w:divBdr>
        </w:div>
        <w:div w:id="263419960">
          <w:marLeft w:val="0"/>
          <w:marRight w:val="0"/>
          <w:marTop w:val="0"/>
          <w:marBottom w:val="0"/>
          <w:divBdr>
            <w:top w:val="none" w:sz="0" w:space="0" w:color="auto"/>
            <w:left w:val="none" w:sz="0" w:space="0" w:color="auto"/>
            <w:bottom w:val="none" w:sz="0" w:space="0" w:color="auto"/>
            <w:right w:val="none" w:sz="0" w:space="0" w:color="auto"/>
          </w:divBdr>
        </w:div>
        <w:div w:id="325939085">
          <w:marLeft w:val="0"/>
          <w:marRight w:val="0"/>
          <w:marTop w:val="0"/>
          <w:marBottom w:val="0"/>
          <w:divBdr>
            <w:top w:val="none" w:sz="0" w:space="0" w:color="auto"/>
            <w:left w:val="none" w:sz="0" w:space="0" w:color="auto"/>
            <w:bottom w:val="none" w:sz="0" w:space="0" w:color="auto"/>
            <w:right w:val="none" w:sz="0" w:space="0" w:color="auto"/>
          </w:divBdr>
        </w:div>
        <w:div w:id="555362467">
          <w:marLeft w:val="0"/>
          <w:marRight w:val="0"/>
          <w:marTop w:val="0"/>
          <w:marBottom w:val="0"/>
          <w:divBdr>
            <w:top w:val="none" w:sz="0" w:space="0" w:color="auto"/>
            <w:left w:val="none" w:sz="0" w:space="0" w:color="auto"/>
            <w:bottom w:val="none" w:sz="0" w:space="0" w:color="auto"/>
            <w:right w:val="none" w:sz="0" w:space="0" w:color="auto"/>
          </w:divBdr>
        </w:div>
        <w:div w:id="996422732">
          <w:marLeft w:val="0"/>
          <w:marRight w:val="0"/>
          <w:marTop w:val="0"/>
          <w:marBottom w:val="0"/>
          <w:divBdr>
            <w:top w:val="none" w:sz="0" w:space="0" w:color="auto"/>
            <w:left w:val="none" w:sz="0" w:space="0" w:color="auto"/>
            <w:bottom w:val="none" w:sz="0" w:space="0" w:color="auto"/>
            <w:right w:val="none" w:sz="0" w:space="0" w:color="auto"/>
          </w:divBdr>
        </w:div>
        <w:div w:id="1493446712">
          <w:marLeft w:val="0"/>
          <w:marRight w:val="0"/>
          <w:marTop w:val="0"/>
          <w:marBottom w:val="0"/>
          <w:divBdr>
            <w:top w:val="none" w:sz="0" w:space="0" w:color="auto"/>
            <w:left w:val="none" w:sz="0" w:space="0" w:color="auto"/>
            <w:bottom w:val="none" w:sz="0" w:space="0" w:color="auto"/>
            <w:right w:val="none" w:sz="0" w:space="0" w:color="auto"/>
          </w:divBdr>
        </w:div>
        <w:div w:id="1736119355">
          <w:marLeft w:val="0"/>
          <w:marRight w:val="0"/>
          <w:marTop w:val="0"/>
          <w:marBottom w:val="0"/>
          <w:divBdr>
            <w:top w:val="none" w:sz="0" w:space="0" w:color="auto"/>
            <w:left w:val="none" w:sz="0" w:space="0" w:color="auto"/>
            <w:bottom w:val="none" w:sz="0" w:space="0" w:color="auto"/>
            <w:right w:val="none" w:sz="0" w:space="0" w:color="auto"/>
          </w:divBdr>
        </w:div>
      </w:divsChild>
    </w:div>
    <w:div w:id="1742219284">
      <w:bodyDiv w:val="1"/>
      <w:marLeft w:val="0"/>
      <w:marRight w:val="0"/>
      <w:marTop w:val="0"/>
      <w:marBottom w:val="0"/>
      <w:divBdr>
        <w:top w:val="none" w:sz="0" w:space="0" w:color="auto"/>
        <w:left w:val="none" w:sz="0" w:space="0" w:color="auto"/>
        <w:bottom w:val="none" w:sz="0" w:space="0" w:color="auto"/>
        <w:right w:val="none" w:sz="0" w:space="0" w:color="auto"/>
      </w:divBdr>
      <w:divsChild>
        <w:div w:id="565385636">
          <w:marLeft w:val="2520"/>
          <w:marRight w:val="0"/>
          <w:marTop w:val="180"/>
          <w:marBottom w:val="0"/>
          <w:divBdr>
            <w:top w:val="none" w:sz="0" w:space="0" w:color="auto"/>
            <w:left w:val="none" w:sz="0" w:space="0" w:color="auto"/>
            <w:bottom w:val="none" w:sz="0" w:space="0" w:color="auto"/>
            <w:right w:val="none" w:sz="0" w:space="0" w:color="auto"/>
          </w:divBdr>
        </w:div>
        <w:div w:id="1022130649">
          <w:marLeft w:val="547"/>
          <w:marRight w:val="0"/>
          <w:marTop w:val="180"/>
          <w:marBottom w:val="0"/>
          <w:divBdr>
            <w:top w:val="none" w:sz="0" w:space="0" w:color="auto"/>
            <w:left w:val="none" w:sz="0" w:space="0" w:color="auto"/>
            <w:bottom w:val="none" w:sz="0" w:space="0" w:color="auto"/>
            <w:right w:val="none" w:sz="0" w:space="0" w:color="auto"/>
          </w:divBdr>
        </w:div>
        <w:div w:id="1177306944">
          <w:marLeft w:val="1800"/>
          <w:marRight w:val="0"/>
          <w:marTop w:val="180"/>
          <w:marBottom w:val="0"/>
          <w:divBdr>
            <w:top w:val="none" w:sz="0" w:space="0" w:color="auto"/>
            <w:left w:val="none" w:sz="0" w:space="0" w:color="auto"/>
            <w:bottom w:val="none" w:sz="0" w:space="0" w:color="auto"/>
            <w:right w:val="none" w:sz="0" w:space="0" w:color="auto"/>
          </w:divBdr>
        </w:div>
        <w:div w:id="1182746605">
          <w:marLeft w:val="1166"/>
          <w:marRight w:val="0"/>
          <w:marTop w:val="180"/>
          <w:marBottom w:val="0"/>
          <w:divBdr>
            <w:top w:val="none" w:sz="0" w:space="0" w:color="auto"/>
            <w:left w:val="none" w:sz="0" w:space="0" w:color="auto"/>
            <w:bottom w:val="none" w:sz="0" w:space="0" w:color="auto"/>
            <w:right w:val="none" w:sz="0" w:space="0" w:color="auto"/>
          </w:divBdr>
        </w:div>
        <w:div w:id="1218083705">
          <w:marLeft w:val="1800"/>
          <w:marRight w:val="0"/>
          <w:marTop w:val="180"/>
          <w:marBottom w:val="0"/>
          <w:divBdr>
            <w:top w:val="none" w:sz="0" w:space="0" w:color="auto"/>
            <w:left w:val="none" w:sz="0" w:space="0" w:color="auto"/>
            <w:bottom w:val="none" w:sz="0" w:space="0" w:color="auto"/>
            <w:right w:val="none" w:sz="0" w:space="0" w:color="auto"/>
          </w:divBdr>
        </w:div>
        <w:div w:id="1758290120">
          <w:marLeft w:val="1800"/>
          <w:marRight w:val="0"/>
          <w:marTop w:val="180"/>
          <w:marBottom w:val="0"/>
          <w:divBdr>
            <w:top w:val="none" w:sz="0" w:space="0" w:color="auto"/>
            <w:left w:val="none" w:sz="0" w:space="0" w:color="auto"/>
            <w:bottom w:val="none" w:sz="0" w:space="0" w:color="auto"/>
            <w:right w:val="none" w:sz="0" w:space="0" w:color="auto"/>
          </w:divBdr>
        </w:div>
        <w:div w:id="1830947346">
          <w:marLeft w:val="1800"/>
          <w:marRight w:val="0"/>
          <w:marTop w:val="180"/>
          <w:marBottom w:val="0"/>
          <w:divBdr>
            <w:top w:val="none" w:sz="0" w:space="0" w:color="auto"/>
            <w:left w:val="none" w:sz="0" w:space="0" w:color="auto"/>
            <w:bottom w:val="none" w:sz="0" w:space="0" w:color="auto"/>
            <w:right w:val="none" w:sz="0" w:space="0" w:color="auto"/>
          </w:divBdr>
        </w:div>
        <w:div w:id="1914242224">
          <w:marLeft w:val="2520"/>
          <w:marRight w:val="0"/>
          <w:marTop w:val="180"/>
          <w:marBottom w:val="0"/>
          <w:divBdr>
            <w:top w:val="none" w:sz="0" w:space="0" w:color="auto"/>
            <w:left w:val="none" w:sz="0" w:space="0" w:color="auto"/>
            <w:bottom w:val="none" w:sz="0" w:space="0" w:color="auto"/>
            <w:right w:val="none" w:sz="0" w:space="0" w:color="auto"/>
          </w:divBdr>
        </w:div>
      </w:divsChild>
    </w:div>
    <w:div w:id="1742411623">
      <w:bodyDiv w:val="1"/>
      <w:marLeft w:val="0"/>
      <w:marRight w:val="0"/>
      <w:marTop w:val="0"/>
      <w:marBottom w:val="0"/>
      <w:divBdr>
        <w:top w:val="none" w:sz="0" w:space="0" w:color="auto"/>
        <w:left w:val="none" w:sz="0" w:space="0" w:color="auto"/>
        <w:bottom w:val="none" w:sz="0" w:space="0" w:color="auto"/>
        <w:right w:val="none" w:sz="0" w:space="0" w:color="auto"/>
      </w:divBdr>
    </w:div>
    <w:div w:id="1742749612">
      <w:bodyDiv w:val="1"/>
      <w:marLeft w:val="0"/>
      <w:marRight w:val="0"/>
      <w:marTop w:val="0"/>
      <w:marBottom w:val="0"/>
      <w:divBdr>
        <w:top w:val="none" w:sz="0" w:space="0" w:color="auto"/>
        <w:left w:val="none" w:sz="0" w:space="0" w:color="auto"/>
        <w:bottom w:val="none" w:sz="0" w:space="0" w:color="auto"/>
        <w:right w:val="none" w:sz="0" w:space="0" w:color="auto"/>
      </w:divBdr>
      <w:divsChild>
        <w:div w:id="86849075">
          <w:marLeft w:val="1800"/>
          <w:marRight w:val="0"/>
          <w:marTop w:val="96"/>
          <w:marBottom w:val="0"/>
          <w:divBdr>
            <w:top w:val="none" w:sz="0" w:space="0" w:color="auto"/>
            <w:left w:val="none" w:sz="0" w:space="0" w:color="auto"/>
            <w:bottom w:val="none" w:sz="0" w:space="0" w:color="auto"/>
            <w:right w:val="none" w:sz="0" w:space="0" w:color="auto"/>
          </w:divBdr>
        </w:div>
        <w:div w:id="746997958">
          <w:marLeft w:val="1800"/>
          <w:marRight w:val="0"/>
          <w:marTop w:val="96"/>
          <w:marBottom w:val="0"/>
          <w:divBdr>
            <w:top w:val="none" w:sz="0" w:space="0" w:color="auto"/>
            <w:left w:val="none" w:sz="0" w:space="0" w:color="auto"/>
            <w:bottom w:val="none" w:sz="0" w:space="0" w:color="auto"/>
            <w:right w:val="none" w:sz="0" w:space="0" w:color="auto"/>
          </w:divBdr>
        </w:div>
        <w:div w:id="1837530287">
          <w:marLeft w:val="1800"/>
          <w:marRight w:val="0"/>
          <w:marTop w:val="96"/>
          <w:marBottom w:val="0"/>
          <w:divBdr>
            <w:top w:val="none" w:sz="0" w:space="0" w:color="auto"/>
            <w:left w:val="none" w:sz="0" w:space="0" w:color="auto"/>
            <w:bottom w:val="none" w:sz="0" w:space="0" w:color="auto"/>
            <w:right w:val="none" w:sz="0" w:space="0" w:color="auto"/>
          </w:divBdr>
        </w:div>
        <w:div w:id="1957367325">
          <w:marLeft w:val="1166"/>
          <w:marRight w:val="0"/>
          <w:marTop w:val="115"/>
          <w:marBottom w:val="0"/>
          <w:divBdr>
            <w:top w:val="none" w:sz="0" w:space="0" w:color="auto"/>
            <w:left w:val="none" w:sz="0" w:space="0" w:color="auto"/>
            <w:bottom w:val="none" w:sz="0" w:space="0" w:color="auto"/>
            <w:right w:val="none" w:sz="0" w:space="0" w:color="auto"/>
          </w:divBdr>
        </w:div>
      </w:divsChild>
    </w:div>
    <w:div w:id="1744403477">
      <w:bodyDiv w:val="1"/>
      <w:marLeft w:val="0"/>
      <w:marRight w:val="0"/>
      <w:marTop w:val="0"/>
      <w:marBottom w:val="0"/>
      <w:divBdr>
        <w:top w:val="none" w:sz="0" w:space="0" w:color="auto"/>
        <w:left w:val="none" w:sz="0" w:space="0" w:color="auto"/>
        <w:bottom w:val="none" w:sz="0" w:space="0" w:color="auto"/>
        <w:right w:val="none" w:sz="0" w:space="0" w:color="auto"/>
      </w:divBdr>
    </w:div>
    <w:div w:id="1744908270">
      <w:bodyDiv w:val="1"/>
      <w:marLeft w:val="0"/>
      <w:marRight w:val="0"/>
      <w:marTop w:val="0"/>
      <w:marBottom w:val="0"/>
      <w:divBdr>
        <w:top w:val="none" w:sz="0" w:space="0" w:color="auto"/>
        <w:left w:val="none" w:sz="0" w:space="0" w:color="auto"/>
        <w:bottom w:val="none" w:sz="0" w:space="0" w:color="auto"/>
        <w:right w:val="none" w:sz="0" w:space="0" w:color="auto"/>
      </w:divBdr>
    </w:div>
    <w:div w:id="1747386502">
      <w:bodyDiv w:val="1"/>
      <w:marLeft w:val="0"/>
      <w:marRight w:val="0"/>
      <w:marTop w:val="0"/>
      <w:marBottom w:val="0"/>
      <w:divBdr>
        <w:top w:val="none" w:sz="0" w:space="0" w:color="auto"/>
        <w:left w:val="none" w:sz="0" w:space="0" w:color="auto"/>
        <w:bottom w:val="none" w:sz="0" w:space="0" w:color="auto"/>
        <w:right w:val="none" w:sz="0" w:space="0" w:color="auto"/>
      </w:divBdr>
    </w:div>
    <w:div w:id="1747460566">
      <w:bodyDiv w:val="1"/>
      <w:marLeft w:val="0"/>
      <w:marRight w:val="0"/>
      <w:marTop w:val="0"/>
      <w:marBottom w:val="0"/>
      <w:divBdr>
        <w:top w:val="none" w:sz="0" w:space="0" w:color="auto"/>
        <w:left w:val="none" w:sz="0" w:space="0" w:color="auto"/>
        <w:bottom w:val="none" w:sz="0" w:space="0" w:color="auto"/>
        <w:right w:val="none" w:sz="0" w:space="0" w:color="auto"/>
      </w:divBdr>
    </w:div>
    <w:div w:id="1747461660">
      <w:bodyDiv w:val="1"/>
      <w:marLeft w:val="0"/>
      <w:marRight w:val="0"/>
      <w:marTop w:val="0"/>
      <w:marBottom w:val="0"/>
      <w:divBdr>
        <w:top w:val="none" w:sz="0" w:space="0" w:color="auto"/>
        <w:left w:val="none" w:sz="0" w:space="0" w:color="auto"/>
        <w:bottom w:val="none" w:sz="0" w:space="0" w:color="auto"/>
        <w:right w:val="none" w:sz="0" w:space="0" w:color="auto"/>
      </w:divBdr>
    </w:div>
    <w:div w:id="1748109390">
      <w:bodyDiv w:val="1"/>
      <w:marLeft w:val="0"/>
      <w:marRight w:val="0"/>
      <w:marTop w:val="0"/>
      <w:marBottom w:val="0"/>
      <w:divBdr>
        <w:top w:val="none" w:sz="0" w:space="0" w:color="auto"/>
        <w:left w:val="none" w:sz="0" w:space="0" w:color="auto"/>
        <w:bottom w:val="none" w:sz="0" w:space="0" w:color="auto"/>
        <w:right w:val="none" w:sz="0" w:space="0" w:color="auto"/>
      </w:divBdr>
    </w:div>
    <w:div w:id="1749157898">
      <w:bodyDiv w:val="1"/>
      <w:marLeft w:val="0"/>
      <w:marRight w:val="0"/>
      <w:marTop w:val="0"/>
      <w:marBottom w:val="0"/>
      <w:divBdr>
        <w:top w:val="none" w:sz="0" w:space="0" w:color="auto"/>
        <w:left w:val="none" w:sz="0" w:space="0" w:color="auto"/>
        <w:bottom w:val="none" w:sz="0" w:space="0" w:color="auto"/>
        <w:right w:val="none" w:sz="0" w:space="0" w:color="auto"/>
      </w:divBdr>
    </w:div>
    <w:div w:id="1749383047">
      <w:bodyDiv w:val="1"/>
      <w:marLeft w:val="0"/>
      <w:marRight w:val="0"/>
      <w:marTop w:val="0"/>
      <w:marBottom w:val="0"/>
      <w:divBdr>
        <w:top w:val="none" w:sz="0" w:space="0" w:color="auto"/>
        <w:left w:val="none" w:sz="0" w:space="0" w:color="auto"/>
        <w:bottom w:val="none" w:sz="0" w:space="0" w:color="auto"/>
        <w:right w:val="none" w:sz="0" w:space="0" w:color="auto"/>
      </w:divBdr>
    </w:div>
    <w:div w:id="1750341912">
      <w:bodyDiv w:val="1"/>
      <w:marLeft w:val="0"/>
      <w:marRight w:val="0"/>
      <w:marTop w:val="0"/>
      <w:marBottom w:val="0"/>
      <w:divBdr>
        <w:top w:val="none" w:sz="0" w:space="0" w:color="auto"/>
        <w:left w:val="none" w:sz="0" w:space="0" w:color="auto"/>
        <w:bottom w:val="none" w:sz="0" w:space="0" w:color="auto"/>
        <w:right w:val="none" w:sz="0" w:space="0" w:color="auto"/>
      </w:divBdr>
    </w:div>
    <w:div w:id="1750694958">
      <w:bodyDiv w:val="1"/>
      <w:marLeft w:val="0"/>
      <w:marRight w:val="0"/>
      <w:marTop w:val="0"/>
      <w:marBottom w:val="0"/>
      <w:divBdr>
        <w:top w:val="none" w:sz="0" w:space="0" w:color="auto"/>
        <w:left w:val="none" w:sz="0" w:space="0" w:color="auto"/>
        <w:bottom w:val="none" w:sz="0" w:space="0" w:color="auto"/>
        <w:right w:val="none" w:sz="0" w:space="0" w:color="auto"/>
      </w:divBdr>
    </w:div>
    <w:div w:id="1751000494">
      <w:bodyDiv w:val="1"/>
      <w:marLeft w:val="0"/>
      <w:marRight w:val="0"/>
      <w:marTop w:val="0"/>
      <w:marBottom w:val="0"/>
      <w:divBdr>
        <w:top w:val="none" w:sz="0" w:space="0" w:color="auto"/>
        <w:left w:val="none" w:sz="0" w:space="0" w:color="auto"/>
        <w:bottom w:val="none" w:sz="0" w:space="0" w:color="auto"/>
        <w:right w:val="none" w:sz="0" w:space="0" w:color="auto"/>
      </w:divBdr>
      <w:divsChild>
        <w:div w:id="1286498100">
          <w:marLeft w:val="0"/>
          <w:marRight w:val="0"/>
          <w:marTop w:val="0"/>
          <w:marBottom w:val="0"/>
          <w:divBdr>
            <w:top w:val="none" w:sz="0" w:space="0" w:color="auto"/>
            <w:left w:val="none" w:sz="0" w:space="0" w:color="auto"/>
            <w:bottom w:val="none" w:sz="0" w:space="0" w:color="auto"/>
            <w:right w:val="none" w:sz="0" w:space="0" w:color="auto"/>
          </w:divBdr>
          <w:divsChild>
            <w:div w:id="854466574">
              <w:marLeft w:val="0"/>
              <w:marRight w:val="0"/>
              <w:marTop w:val="0"/>
              <w:marBottom w:val="0"/>
              <w:divBdr>
                <w:top w:val="none" w:sz="0" w:space="0" w:color="auto"/>
                <w:left w:val="none" w:sz="0" w:space="0" w:color="auto"/>
                <w:bottom w:val="none" w:sz="0" w:space="0" w:color="auto"/>
                <w:right w:val="none" w:sz="0" w:space="0" w:color="auto"/>
              </w:divBdr>
            </w:div>
            <w:div w:id="1281955543">
              <w:marLeft w:val="0"/>
              <w:marRight w:val="0"/>
              <w:marTop w:val="0"/>
              <w:marBottom w:val="0"/>
              <w:divBdr>
                <w:top w:val="none" w:sz="0" w:space="0" w:color="auto"/>
                <w:left w:val="none" w:sz="0" w:space="0" w:color="auto"/>
                <w:bottom w:val="none" w:sz="0" w:space="0" w:color="auto"/>
                <w:right w:val="none" w:sz="0" w:space="0" w:color="auto"/>
              </w:divBdr>
            </w:div>
            <w:div w:id="153446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96953">
      <w:bodyDiv w:val="1"/>
      <w:marLeft w:val="0"/>
      <w:marRight w:val="0"/>
      <w:marTop w:val="0"/>
      <w:marBottom w:val="0"/>
      <w:divBdr>
        <w:top w:val="none" w:sz="0" w:space="0" w:color="auto"/>
        <w:left w:val="none" w:sz="0" w:space="0" w:color="auto"/>
        <w:bottom w:val="none" w:sz="0" w:space="0" w:color="auto"/>
        <w:right w:val="none" w:sz="0" w:space="0" w:color="auto"/>
      </w:divBdr>
    </w:div>
    <w:div w:id="1751922636">
      <w:bodyDiv w:val="1"/>
      <w:marLeft w:val="0"/>
      <w:marRight w:val="0"/>
      <w:marTop w:val="0"/>
      <w:marBottom w:val="0"/>
      <w:divBdr>
        <w:top w:val="none" w:sz="0" w:space="0" w:color="auto"/>
        <w:left w:val="none" w:sz="0" w:space="0" w:color="auto"/>
        <w:bottom w:val="none" w:sz="0" w:space="0" w:color="auto"/>
        <w:right w:val="none" w:sz="0" w:space="0" w:color="auto"/>
      </w:divBdr>
      <w:divsChild>
        <w:div w:id="10648651">
          <w:marLeft w:val="547"/>
          <w:marRight w:val="0"/>
          <w:marTop w:val="125"/>
          <w:marBottom w:val="0"/>
          <w:divBdr>
            <w:top w:val="none" w:sz="0" w:space="0" w:color="auto"/>
            <w:left w:val="none" w:sz="0" w:space="0" w:color="auto"/>
            <w:bottom w:val="none" w:sz="0" w:space="0" w:color="auto"/>
            <w:right w:val="none" w:sz="0" w:space="0" w:color="auto"/>
          </w:divBdr>
        </w:div>
      </w:divsChild>
    </w:div>
    <w:div w:id="1752660538">
      <w:bodyDiv w:val="1"/>
      <w:marLeft w:val="0"/>
      <w:marRight w:val="0"/>
      <w:marTop w:val="0"/>
      <w:marBottom w:val="0"/>
      <w:divBdr>
        <w:top w:val="none" w:sz="0" w:space="0" w:color="auto"/>
        <w:left w:val="none" w:sz="0" w:space="0" w:color="auto"/>
        <w:bottom w:val="none" w:sz="0" w:space="0" w:color="auto"/>
        <w:right w:val="none" w:sz="0" w:space="0" w:color="auto"/>
      </w:divBdr>
    </w:div>
    <w:div w:id="1752895915">
      <w:bodyDiv w:val="1"/>
      <w:marLeft w:val="0"/>
      <w:marRight w:val="0"/>
      <w:marTop w:val="0"/>
      <w:marBottom w:val="0"/>
      <w:divBdr>
        <w:top w:val="none" w:sz="0" w:space="0" w:color="auto"/>
        <w:left w:val="none" w:sz="0" w:space="0" w:color="auto"/>
        <w:bottom w:val="none" w:sz="0" w:space="0" w:color="auto"/>
        <w:right w:val="none" w:sz="0" w:space="0" w:color="auto"/>
      </w:divBdr>
    </w:div>
    <w:div w:id="1754424577">
      <w:bodyDiv w:val="1"/>
      <w:marLeft w:val="0"/>
      <w:marRight w:val="0"/>
      <w:marTop w:val="0"/>
      <w:marBottom w:val="0"/>
      <w:divBdr>
        <w:top w:val="none" w:sz="0" w:space="0" w:color="auto"/>
        <w:left w:val="none" w:sz="0" w:space="0" w:color="auto"/>
        <w:bottom w:val="none" w:sz="0" w:space="0" w:color="auto"/>
        <w:right w:val="none" w:sz="0" w:space="0" w:color="auto"/>
      </w:divBdr>
    </w:div>
    <w:div w:id="1754743743">
      <w:bodyDiv w:val="1"/>
      <w:marLeft w:val="0"/>
      <w:marRight w:val="0"/>
      <w:marTop w:val="0"/>
      <w:marBottom w:val="0"/>
      <w:divBdr>
        <w:top w:val="none" w:sz="0" w:space="0" w:color="auto"/>
        <w:left w:val="none" w:sz="0" w:space="0" w:color="auto"/>
        <w:bottom w:val="none" w:sz="0" w:space="0" w:color="auto"/>
        <w:right w:val="none" w:sz="0" w:space="0" w:color="auto"/>
      </w:divBdr>
    </w:div>
    <w:div w:id="1755124829">
      <w:bodyDiv w:val="1"/>
      <w:marLeft w:val="0"/>
      <w:marRight w:val="0"/>
      <w:marTop w:val="0"/>
      <w:marBottom w:val="0"/>
      <w:divBdr>
        <w:top w:val="none" w:sz="0" w:space="0" w:color="auto"/>
        <w:left w:val="none" w:sz="0" w:space="0" w:color="auto"/>
        <w:bottom w:val="none" w:sz="0" w:space="0" w:color="auto"/>
        <w:right w:val="none" w:sz="0" w:space="0" w:color="auto"/>
      </w:divBdr>
    </w:div>
    <w:div w:id="1755397218">
      <w:bodyDiv w:val="1"/>
      <w:marLeft w:val="0"/>
      <w:marRight w:val="0"/>
      <w:marTop w:val="0"/>
      <w:marBottom w:val="0"/>
      <w:divBdr>
        <w:top w:val="none" w:sz="0" w:space="0" w:color="auto"/>
        <w:left w:val="none" w:sz="0" w:space="0" w:color="auto"/>
        <w:bottom w:val="none" w:sz="0" w:space="0" w:color="auto"/>
        <w:right w:val="none" w:sz="0" w:space="0" w:color="auto"/>
      </w:divBdr>
    </w:div>
    <w:div w:id="1756364873">
      <w:bodyDiv w:val="1"/>
      <w:marLeft w:val="0"/>
      <w:marRight w:val="0"/>
      <w:marTop w:val="0"/>
      <w:marBottom w:val="0"/>
      <w:divBdr>
        <w:top w:val="none" w:sz="0" w:space="0" w:color="auto"/>
        <w:left w:val="none" w:sz="0" w:space="0" w:color="auto"/>
        <w:bottom w:val="none" w:sz="0" w:space="0" w:color="auto"/>
        <w:right w:val="none" w:sz="0" w:space="0" w:color="auto"/>
      </w:divBdr>
    </w:div>
    <w:div w:id="1756827564">
      <w:bodyDiv w:val="1"/>
      <w:marLeft w:val="0"/>
      <w:marRight w:val="0"/>
      <w:marTop w:val="0"/>
      <w:marBottom w:val="0"/>
      <w:divBdr>
        <w:top w:val="none" w:sz="0" w:space="0" w:color="auto"/>
        <w:left w:val="none" w:sz="0" w:space="0" w:color="auto"/>
        <w:bottom w:val="none" w:sz="0" w:space="0" w:color="auto"/>
        <w:right w:val="none" w:sz="0" w:space="0" w:color="auto"/>
      </w:divBdr>
    </w:div>
    <w:div w:id="1757244788">
      <w:bodyDiv w:val="1"/>
      <w:marLeft w:val="0"/>
      <w:marRight w:val="0"/>
      <w:marTop w:val="0"/>
      <w:marBottom w:val="0"/>
      <w:divBdr>
        <w:top w:val="none" w:sz="0" w:space="0" w:color="auto"/>
        <w:left w:val="none" w:sz="0" w:space="0" w:color="auto"/>
        <w:bottom w:val="none" w:sz="0" w:space="0" w:color="auto"/>
        <w:right w:val="none" w:sz="0" w:space="0" w:color="auto"/>
      </w:divBdr>
    </w:div>
    <w:div w:id="1757481655">
      <w:bodyDiv w:val="1"/>
      <w:marLeft w:val="0"/>
      <w:marRight w:val="0"/>
      <w:marTop w:val="0"/>
      <w:marBottom w:val="0"/>
      <w:divBdr>
        <w:top w:val="none" w:sz="0" w:space="0" w:color="auto"/>
        <w:left w:val="none" w:sz="0" w:space="0" w:color="auto"/>
        <w:bottom w:val="none" w:sz="0" w:space="0" w:color="auto"/>
        <w:right w:val="none" w:sz="0" w:space="0" w:color="auto"/>
      </w:divBdr>
      <w:divsChild>
        <w:div w:id="620914915">
          <w:marLeft w:val="0"/>
          <w:marRight w:val="0"/>
          <w:marTop w:val="0"/>
          <w:marBottom w:val="0"/>
          <w:divBdr>
            <w:top w:val="none" w:sz="0" w:space="0" w:color="auto"/>
            <w:left w:val="none" w:sz="0" w:space="0" w:color="auto"/>
            <w:bottom w:val="none" w:sz="0" w:space="0" w:color="auto"/>
            <w:right w:val="none" w:sz="0" w:space="0" w:color="auto"/>
          </w:divBdr>
          <w:divsChild>
            <w:div w:id="143162718">
              <w:marLeft w:val="0"/>
              <w:marRight w:val="0"/>
              <w:marTop w:val="0"/>
              <w:marBottom w:val="0"/>
              <w:divBdr>
                <w:top w:val="none" w:sz="0" w:space="0" w:color="auto"/>
                <w:left w:val="none" w:sz="0" w:space="0" w:color="auto"/>
                <w:bottom w:val="none" w:sz="0" w:space="0" w:color="auto"/>
                <w:right w:val="none" w:sz="0" w:space="0" w:color="auto"/>
              </w:divBdr>
            </w:div>
            <w:div w:id="605506661">
              <w:marLeft w:val="0"/>
              <w:marRight w:val="0"/>
              <w:marTop w:val="0"/>
              <w:marBottom w:val="0"/>
              <w:divBdr>
                <w:top w:val="none" w:sz="0" w:space="0" w:color="auto"/>
                <w:left w:val="none" w:sz="0" w:space="0" w:color="auto"/>
                <w:bottom w:val="none" w:sz="0" w:space="0" w:color="auto"/>
                <w:right w:val="none" w:sz="0" w:space="0" w:color="auto"/>
              </w:divBdr>
            </w:div>
            <w:div w:id="747772694">
              <w:marLeft w:val="0"/>
              <w:marRight w:val="0"/>
              <w:marTop w:val="0"/>
              <w:marBottom w:val="0"/>
              <w:divBdr>
                <w:top w:val="none" w:sz="0" w:space="0" w:color="auto"/>
                <w:left w:val="none" w:sz="0" w:space="0" w:color="auto"/>
                <w:bottom w:val="none" w:sz="0" w:space="0" w:color="auto"/>
                <w:right w:val="none" w:sz="0" w:space="0" w:color="auto"/>
              </w:divBdr>
            </w:div>
            <w:div w:id="818182634">
              <w:marLeft w:val="0"/>
              <w:marRight w:val="0"/>
              <w:marTop w:val="0"/>
              <w:marBottom w:val="0"/>
              <w:divBdr>
                <w:top w:val="none" w:sz="0" w:space="0" w:color="auto"/>
                <w:left w:val="none" w:sz="0" w:space="0" w:color="auto"/>
                <w:bottom w:val="none" w:sz="0" w:space="0" w:color="auto"/>
                <w:right w:val="none" w:sz="0" w:space="0" w:color="auto"/>
              </w:divBdr>
            </w:div>
            <w:div w:id="1320766719">
              <w:marLeft w:val="0"/>
              <w:marRight w:val="0"/>
              <w:marTop w:val="0"/>
              <w:marBottom w:val="0"/>
              <w:divBdr>
                <w:top w:val="none" w:sz="0" w:space="0" w:color="auto"/>
                <w:left w:val="none" w:sz="0" w:space="0" w:color="auto"/>
                <w:bottom w:val="none" w:sz="0" w:space="0" w:color="auto"/>
                <w:right w:val="none" w:sz="0" w:space="0" w:color="auto"/>
              </w:divBdr>
            </w:div>
            <w:div w:id="1971327654">
              <w:marLeft w:val="0"/>
              <w:marRight w:val="0"/>
              <w:marTop w:val="0"/>
              <w:marBottom w:val="0"/>
              <w:divBdr>
                <w:top w:val="none" w:sz="0" w:space="0" w:color="auto"/>
                <w:left w:val="none" w:sz="0" w:space="0" w:color="auto"/>
                <w:bottom w:val="none" w:sz="0" w:space="0" w:color="auto"/>
                <w:right w:val="none" w:sz="0" w:space="0" w:color="auto"/>
              </w:divBdr>
            </w:div>
            <w:div w:id="203450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38560">
      <w:bodyDiv w:val="1"/>
      <w:marLeft w:val="0"/>
      <w:marRight w:val="0"/>
      <w:marTop w:val="0"/>
      <w:marBottom w:val="0"/>
      <w:divBdr>
        <w:top w:val="none" w:sz="0" w:space="0" w:color="auto"/>
        <w:left w:val="none" w:sz="0" w:space="0" w:color="auto"/>
        <w:bottom w:val="none" w:sz="0" w:space="0" w:color="auto"/>
        <w:right w:val="none" w:sz="0" w:space="0" w:color="auto"/>
      </w:divBdr>
      <w:divsChild>
        <w:div w:id="85226850">
          <w:marLeft w:val="0"/>
          <w:marRight w:val="0"/>
          <w:marTop w:val="0"/>
          <w:marBottom w:val="0"/>
          <w:divBdr>
            <w:top w:val="none" w:sz="0" w:space="0" w:color="auto"/>
            <w:left w:val="none" w:sz="0" w:space="0" w:color="auto"/>
            <w:bottom w:val="none" w:sz="0" w:space="0" w:color="auto"/>
            <w:right w:val="none" w:sz="0" w:space="0" w:color="auto"/>
          </w:divBdr>
          <w:divsChild>
            <w:div w:id="1149437265">
              <w:marLeft w:val="0"/>
              <w:marRight w:val="0"/>
              <w:marTop w:val="0"/>
              <w:marBottom w:val="0"/>
              <w:divBdr>
                <w:top w:val="none" w:sz="0" w:space="0" w:color="auto"/>
                <w:left w:val="none" w:sz="0" w:space="0" w:color="auto"/>
                <w:bottom w:val="none" w:sz="0" w:space="0" w:color="auto"/>
                <w:right w:val="none" w:sz="0" w:space="0" w:color="auto"/>
              </w:divBdr>
            </w:div>
            <w:div w:id="183378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99550">
      <w:bodyDiv w:val="1"/>
      <w:marLeft w:val="0"/>
      <w:marRight w:val="0"/>
      <w:marTop w:val="0"/>
      <w:marBottom w:val="0"/>
      <w:divBdr>
        <w:top w:val="none" w:sz="0" w:space="0" w:color="auto"/>
        <w:left w:val="none" w:sz="0" w:space="0" w:color="auto"/>
        <w:bottom w:val="none" w:sz="0" w:space="0" w:color="auto"/>
        <w:right w:val="none" w:sz="0" w:space="0" w:color="auto"/>
      </w:divBdr>
    </w:div>
    <w:div w:id="1758601306">
      <w:bodyDiv w:val="1"/>
      <w:marLeft w:val="0"/>
      <w:marRight w:val="0"/>
      <w:marTop w:val="0"/>
      <w:marBottom w:val="0"/>
      <w:divBdr>
        <w:top w:val="none" w:sz="0" w:space="0" w:color="auto"/>
        <w:left w:val="none" w:sz="0" w:space="0" w:color="auto"/>
        <w:bottom w:val="none" w:sz="0" w:space="0" w:color="auto"/>
        <w:right w:val="none" w:sz="0" w:space="0" w:color="auto"/>
      </w:divBdr>
    </w:div>
    <w:div w:id="1759981449">
      <w:bodyDiv w:val="1"/>
      <w:marLeft w:val="0"/>
      <w:marRight w:val="0"/>
      <w:marTop w:val="0"/>
      <w:marBottom w:val="0"/>
      <w:divBdr>
        <w:top w:val="none" w:sz="0" w:space="0" w:color="auto"/>
        <w:left w:val="none" w:sz="0" w:space="0" w:color="auto"/>
        <w:bottom w:val="none" w:sz="0" w:space="0" w:color="auto"/>
        <w:right w:val="none" w:sz="0" w:space="0" w:color="auto"/>
      </w:divBdr>
    </w:div>
    <w:div w:id="1760130372">
      <w:bodyDiv w:val="1"/>
      <w:marLeft w:val="0"/>
      <w:marRight w:val="0"/>
      <w:marTop w:val="0"/>
      <w:marBottom w:val="0"/>
      <w:divBdr>
        <w:top w:val="none" w:sz="0" w:space="0" w:color="auto"/>
        <w:left w:val="none" w:sz="0" w:space="0" w:color="auto"/>
        <w:bottom w:val="none" w:sz="0" w:space="0" w:color="auto"/>
        <w:right w:val="none" w:sz="0" w:space="0" w:color="auto"/>
      </w:divBdr>
    </w:div>
    <w:div w:id="1760708517">
      <w:bodyDiv w:val="1"/>
      <w:marLeft w:val="0"/>
      <w:marRight w:val="0"/>
      <w:marTop w:val="0"/>
      <w:marBottom w:val="0"/>
      <w:divBdr>
        <w:top w:val="none" w:sz="0" w:space="0" w:color="auto"/>
        <w:left w:val="none" w:sz="0" w:space="0" w:color="auto"/>
        <w:bottom w:val="none" w:sz="0" w:space="0" w:color="auto"/>
        <w:right w:val="none" w:sz="0" w:space="0" w:color="auto"/>
      </w:divBdr>
    </w:div>
    <w:div w:id="1761179783">
      <w:bodyDiv w:val="1"/>
      <w:marLeft w:val="0"/>
      <w:marRight w:val="0"/>
      <w:marTop w:val="0"/>
      <w:marBottom w:val="0"/>
      <w:divBdr>
        <w:top w:val="none" w:sz="0" w:space="0" w:color="auto"/>
        <w:left w:val="none" w:sz="0" w:space="0" w:color="auto"/>
        <w:bottom w:val="none" w:sz="0" w:space="0" w:color="auto"/>
        <w:right w:val="none" w:sz="0" w:space="0" w:color="auto"/>
      </w:divBdr>
    </w:div>
    <w:div w:id="1761293245">
      <w:bodyDiv w:val="1"/>
      <w:marLeft w:val="0"/>
      <w:marRight w:val="0"/>
      <w:marTop w:val="0"/>
      <w:marBottom w:val="0"/>
      <w:divBdr>
        <w:top w:val="none" w:sz="0" w:space="0" w:color="auto"/>
        <w:left w:val="none" w:sz="0" w:space="0" w:color="auto"/>
        <w:bottom w:val="none" w:sz="0" w:space="0" w:color="auto"/>
        <w:right w:val="none" w:sz="0" w:space="0" w:color="auto"/>
      </w:divBdr>
    </w:div>
    <w:div w:id="1761414063">
      <w:bodyDiv w:val="1"/>
      <w:marLeft w:val="0"/>
      <w:marRight w:val="0"/>
      <w:marTop w:val="0"/>
      <w:marBottom w:val="0"/>
      <w:divBdr>
        <w:top w:val="none" w:sz="0" w:space="0" w:color="auto"/>
        <w:left w:val="none" w:sz="0" w:space="0" w:color="auto"/>
        <w:bottom w:val="none" w:sz="0" w:space="0" w:color="auto"/>
        <w:right w:val="none" w:sz="0" w:space="0" w:color="auto"/>
      </w:divBdr>
    </w:div>
    <w:div w:id="1761946547">
      <w:bodyDiv w:val="1"/>
      <w:marLeft w:val="0"/>
      <w:marRight w:val="0"/>
      <w:marTop w:val="0"/>
      <w:marBottom w:val="0"/>
      <w:divBdr>
        <w:top w:val="none" w:sz="0" w:space="0" w:color="auto"/>
        <w:left w:val="none" w:sz="0" w:space="0" w:color="auto"/>
        <w:bottom w:val="none" w:sz="0" w:space="0" w:color="auto"/>
        <w:right w:val="none" w:sz="0" w:space="0" w:color="auto"/>
      </w:divBdr>
      <w:divsChild>
        <w:div w:id="1444499835">
          <w:marLeft w:val="0"/>
          <w:marRight w:val="0"/>
          <w:marTop w:val="0"/>
          <w:marBottom w:val="0"/>
          <w:divBdr>
            <w:top w:val="none" w:sz="0" w:space="0" w:color="auto"/>
            <w:left w:val="none" w:sz="0" w:space="0" w:color="auto"/>
            <w:bottom w:val="none" w:sz="0" w:space="0" w:color="auto"/>
            <w:right w:val="none" w:sz="0" w:space="0" w:color="auto"/>
          </w:divBdr>
          <w:divsChild>
            <w:div w:id="134369996">
              <w:marLeft w:val="0"/>
              <w:marRight w:val="0"/>
              <w:marTop w:val="0"/>
              <w:marBottom w:val="0"/>
              <w:divBdr>
                <w:top w:val="none" w:sz="0" w:space="0" w:color="auto"/>
                <w:left w:val="none" w:sz="0" w:space="0" w:color="auto"/>
                <w:bottom w:val="none" w:sz="0" w:space="0" w:color="auto"/>
                <w:right w:val="none" w:sz="0" w:space="0" w:color="auto"/>
              </w:divBdr>
            </w:div>
            <w:div w:id="364524646">
              <w:marLeft w:val="0"/>
              <w:marRight w:val="0"/>
              <w:marTop w:val="0"/>
              <w:marBottom w:val="0"/>
              <w:divBdr>
                <w:top w:val="none" w:sz="0" w:space="0" w:color="auto"/>
                <w:left w:val="none" w:sz="0" w:space="0" w:color="auto"/>
                <w:bottom w:val="none" w:sz="0" w:space="0" w:color="auto"/>
                <w:right w:val="none" w:sz="0" w:space="0" w:color="auto"/>
              </w:divBdr>
            </w:div>
            <w:div w:id="982080729">
              <w:marLeft w:val="0"/>
              <w:marRight w:val="0"/>
              <w:marTop w:val="0"/>
              <w:marBottom w:val="0"/>
              <w:divBdr>
                <w:top w:val="none" w:sz="0" w:space="0" w:color="auto"/>
                <w:left w:val="none" w:sz="0" w:space="0" w:color="auto"/>
                <w:bottom w:val="none" w:sz="0" w:space="0" w:color="auto"/>
                <w:right w:val="none" w:sz="0" w:space="0" w:color="auto"/>
              </w:divBdr>
            </w:div>
            <w:div w:id="1441757459">
              <w:marLeft w:val="0"/>
              <w:marRight w:val="0"/>
              <w:marTop w:val="0"/>
              <w:marBottom w:val="0"/>
              <w:divBdr>
                <w:top w:val="none" w:sz="0" w:space="0" w:color="auto"/>
                <w:left w:val="none" w:sz="0" w:space="0" w:color="auto"/>
                <w:bottom w:val="none" w:sz="0" w:space="0" w:color="auto"/>
                <w:right w:val="none" w:sz="0" w:space="0" w:color="auto"/>
              </w:divBdr>
            </w:div>
            <w:div w:id="196041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140833">
      <w:bodyDiv w:val="1"/>
      <w:marLeft w:val="0"/>
      <w:marRight w:val="0"/>
      <w:marTop w:val="0"/>
      <w:marBottom w:val="0"/>
      <w:divBdr>
        <w:top w:val="none" w:sz="0" w:space="0" w:color="auto"/>
        <w:left w:val="none" w:sz="0" w:space="0" w:color="auto"/>
        <w:bottom w:val="none" w:sz="0" w:space="0" w:color="auto"/>
        <w:right w:val="none" w:sz="0" w:space="0" w:color="auto"/>
      </w:divBdr>
    </w:div>
    <w:div w:id="1762337698">
      <w:bodyDiv w:val="1"/>
      <w:marLeft w:val="0"/>
      <w:marRight w:val="0"/>
      <w:marTop w:val="0"/>
      <w:marBottom w:val="0"/>
      <w:divBdr>
        <w:top w:val="none" w:sz="0" w:space="0" w:color="auto"/>
        <w:left w:val="none" w:sz="0" w:space="0" w:color="auto"/>
        <w:bottom w:val="none" w:sz="0" w:space="0" w:color="auto"/>
        <w:right w:val="none" w:sz="0" w:space="0" w:color="auto"/>
      </w:divBdr>
    </w:div>
    <w:div w:id="1762994021">
      <w:bodyDiv w:val="1"/>
      <w:marLeft w:val="0"/>
      <w:marRight w:val="0"/>
      <w:marTop w:val="0"/>
      <w:marBottom w:val="0"/>
      <w:divBdr>
        <w:top w:val="none" w:sz="0" w:space="0" w:color="auto"/>
        <w:left w:val="none" w:sz="0" w:space="0" w:color="auto"/>
        <w:bottom w:val="none" w:sz="0" w:space="0" w:color="auto"/>
        <w:right w:val="none" w:sz="0" w:space="0" w:color="auto"/>
      </w:divBdr>
    </w:div>
    <w:div w:id="1763331477">
      <w:bodyDiv w:val="1"/>
      <w:marLeft w:val="0"/>
      <w:marRight w:val="0"/>
      <w:marTop w:val="0"/>
      <w:marBottom w:val="0"/>
      <w:divBdr>
        <w:top w:val="none" w:sz="0" w:space="0" w:color="auto"/>
        <w:left w:val="none" w:sz="0" w:space="0" w:color="auto"/>
        <w:bottom w:val="none" w:sz="0" w:space="0" w:color="auto"/>
        <w:right w:val="none" w:sz="0" w:space="0" w:color="auto"/>
      </w:divBdr>
    </w:div>
    <w:div w:id="1763532305">
      <w:bodyDiv w:val="1"/>
      <w:marLeft w:val="0"/>
      <w:marRight w:val="0"/>
      <w:marTop w:val="0"/>
      <w:marBottom w:val="0"/>
      <w:divBdr>
        <w:top w:val="none" w:sz="0" w:space="0" w:color="auto"/>
        <w:left w:val="none" w:sz="0" w:space="0" w:color="auto"/>
        <w:bottom w:val="none" w:sz="0" w:space="0" w:color="auto"/>
        <w:right w:val="none" w:sz="0" w:space="0" w:color="auto"/>
      </w:divBdr>
    </w:div>
    <w:div w:id="1764062285">
      <w:bodyDiv w:val="1"/>
      <w:marLeft w:val="0"/>
      <w:marRight w:val="0"/>
      <w:marTop w:val="0"/>
      <w:marBottom w:val="0"/>
      <w:divBdr>
        <w:top w:val="none" w:sz="0" w:space="0" w:color="auto"/>
        <w:left w:val="none" w:sz="0" w:space="0" w:color="auto"/>
        <w:bottom w:val="none" w:sz="0" w:space="0" w:color="auto"/>
        <w:right w:val="none" w:sz="0" w:space="0" w:color="auto"/>
      </w:divBdr>
      <w:divsChild>
        <w:div w:id="105387757">
          <w:marLeft w:val="547"/>
          <w:marRight w:val="0"/>
          <w:marTop w:val="134"/>
          <w:marBottom w:val="0"/>
          <w:divBdr>
            <w:top w:val="none" w:sz="0" w:space="0" w:color="auto"/>
            <w:left w:val="none" w:sz="0" w:space="0" w:color="auto"/>
            <w:bottom w:val="none" w:sz="0" w:space="0" w:color="auto"/>
            <w:right w:val="none" w:sz="0" w:space="0" w:color="auto"/>
          </w:divBdr>
        </w:div>
        <w:div w:id="1243755213">
          <w:marLeft w:val="1800"/>
          <w:marRight w:val="0"/>
          <w:marTop w:val="96"/>
          <w:marBottom w:val="0"/>
          <w:divBdr>
            <w:top w:val="none" w:sz="0" w:space="0" w:color="auto"/>
            <w:left w:val="none" w:sz="0" w:space="0" w:color="auto"/>
            <w:bottom w:val="none" w:sz="0" w:space="0" w:color="auto"/>
            <w:right w:val="none" w:sz="0" w:space="0" w:color="auto"/>
          </w:divBdr>
        </w:div>
        <w:div w:id="2145811481">
          <w:marLeft w:val="1166"/>
          <w:marRight w:val="0"/>
          <w:marTop w:val="115"/>
          <w:marBottom w:val="0"/>
          <w:divBdr>
            <w:top w:val="none" w:sz="0" w:space="0" w:color="auto"/>
            <w:left w:val="none" w:sz="0" w:space="0" w:color="auto"/>
            <w:bottom w:val="none" w:sz="0" w:space="0" w:color="auto"/>
            <w:right w:val="none" w:sz="0" w:space="0" w:color="auto"/>
          </w:divBdr>
        </w:div>
      </w:divsChild>
    </w:div>
    <w:div w:id="1764297223">
      <w:bodyDiv w:val="1"/>
      <w:marLeft w:val="0"/>
      <w:marRight w:val="0"/>
      <w:marTop w:val="0"/>
      <w:marBottom w:val="0"/>
      <w:divBdr>
        <w:top w:val="none" w:sz="0" w:space="0" w:color="auto"/>
        <w:left w:val="none" w:sz="0" w:space="0" w:color="auto"/>
        <w:bottom w:val="none" w:sz="0" w:space="0" w:color="auto"/>
        <w:right w:val="none" w:sz="0" w:space="0" w:color="auto"/>
      </w:divBdr>
    </w:div>
    <w:div w:id="1764833322">
      <w:bodyDiv w:val="1"/>
      <w:marLeft w:val="0"/>
      <w:marRight w:val="0"/>
      <w:marTop w:val="0"/>
      <w:marBottom w:val="0"/>
      <w:divBdr>
        <w:top w:val="none" w:sz="0" w:space="0" w:color="auto"/>
        <w:left w:val="none" w:sz="0" w:space="0" w:color="auto"/>
        <w:bottom w:val="none" w:sz="0" w:space="0" w:color="auto"/>
        <w:right w:val="none" w:sz="0" w:space="0" w:color="auto"/>
      </w:divBdr>
    </w:div>
    <w:div w:id="1765106440">
      <w:bodyDiv w:val="1"/>
      <w:marLeft w:val="0"/>
      <w:marRight w:val="0"/>
      <w:marTop w:val="0"/>
      <w:marBottom w:val="0"/>
      <w:divBdr>
        <w:top w:val="none" w:sz="0" w:space="0" w:color="auto"/>
        <w:left w:val="none" w:sz="0" w:space="0" w:color="auto"/>
        <w:bottom w:val="none" w:sz="0" w:space="0" w:color="auto"/>
        <w:right w:val="none" w:sz="0" w:space="0" w:color="auto"/>
      </w:divBdr>
    </w:div>
    <w:div w:id="1765607297">
      <w:bodyDiv w:val="1"/>
      <w:marLeft w:val="0"/>
      <w:marRight w:val="0"/>
      <w:marTop w:val="0"/>
      <w:marBottom w:val="0"/>
      <w:divBdr>
        <w:top w:val="none" w:sz="0" w:space="0" w:color="auto"/>
        <w:left w:val="none" w:sz="0" w:space="0" w:color="auto"/>
        <w:bottom w:val="none" w:sz="0" w:space="0" w:color="auto"/>
        <w:right w:val="none" w:sz="0" w:space="0" w:color="auto"/>
      </w:divBdr>
    </w:div>
    <w:div w:id="1768304247">
      <w:bodyDiv w:val="1"/>
      <w:marLeft w:val="0"/>
      <w:marRight w:val="0"/>
      <w:marTop w:val="0"/>
      <w:marBottom w:val="0"/>
      <w:divBdr>
        <w:top w:val="none" w:sz="0" w:space="0" w:color="auto"/>
        <w:left w:val="none" w:sz="0" w:space="0" w:color="auto"/>
        <w:bottom w:val="none" w:sz="0" w:space="0" w:color="auto"/>
        <w:right w:val="none" w:sz="0" w:space="0" w:color="auto"/>
      </w:divBdr>
    </w:div>
    <w:div w:id="1768501372">
      <w:bodyDiv w:val="1"/>
      <w:marLeft w:val="0"/>
      <w:marRight w:val="0"/>
      <w:marTop w:val="0"/>
      <w:marBottom w:val="0"/>
      <w:divBdr>
        <w:top w:val="none" w:sz="0" w:space="0" w:color="auto"/>
        <w:left w:val="none" w:sz="0" w:space="0" w:color="auto"/>
        <w:bottom w:val="none" w:sz="0" w:space="0" w:color="auto"/>
        <w:right w:val="none" w:sz="0" w:space="0" w:color="auto"/>
      </w:divBdr>
      <w:divsChild>
        <w:div w:id="391971719">
          <w:marLeft w:val="1166"/>
          <w:marRight w:val="0"/>
          <w:marTop w:val="115"/>
          <w:marBottom w:val="120"/>
          <w:divBdr>
            <w:top w:val="none" w:sz="0" w:space="0" w:color="auto"/>
            <w:left w:val="none" w:sz="0" w:space="0" w:color="auto"/>
            <w:bottom w:val="none" w:sz="0" w:space="0" w:color="auto"/>
            <w:right w:val="none" w:sz="0" w:space="0" w:color="auto"/>
          </w:divBdr>
        </w:div>
        <w:div w:id="487215646">
          <w:marLeft w:val="547"/>
          <w:marRight w:val="0"/>
          <w:marTop w:val="134"/>
          <w:marBottom w:val="120"/>
          <w:divBdr>
            <w:top w:val="none" w:sz="0" w:space="0" w:color="auto"/>
            <w:left w:val="none" w:sz="0" w:space="0" w:color="auto"/>
            <w:bottom w:val="none" w:sz="0" w:space="0" w:color="auto"/>
            <w:right w:val="none" w:sz="0" w:space="0" w:color="auto"/>
          </w:divBdr>
        </w:div>
        <w:div w:id="1152525448">
          <w:marLeft w:val="547"/>
          <w:marRight w:val="0"/>
          <w:marTop w:val="134"/>
          <w:marBottom w:val="120"/>
          <w:divBdr>
            <w:top w:val="none" w:sz="0" w:space="0" w:color="auto"/>
            <w:left w:val="none" w:sz="0" w:space="0" w:color="auto"/>
            <w:bottom w:val="none" w:sz="0" w:space="0" w:color="auto"/>
            <w:right w:val="none" w:sz="0" w:space="0" w:color="auto"/>
          </w:divBdr>
        </w:div>
        <w:div w:id="1595047503">
          <w:marLeft w:val="1166"/>
          <w:marRight w:val="0"/>
          <w:marTop w:val="115"/>
          <w:marBottom w:val="120"/>
          <w:divBdr>
            <w:top w:val="none" w:sz="0" w:space="0" w:color="auto"/>
            <w:left w:val="none" w:sz="0" w:space="0" w:color="auto"/>
            <w:bottom w:val="none" w:sz="0" w:space="0" w:color="auto"/>
            <w:right w:val="none" w:sz="0" w:space="0" w:color="auto"/>
          </w:divBdr>
        </w:div>
      </w:divsChild>
    </w:div>
    <w:div w:id="1768572695">
      <w:bodyDiv w:val="1"/>
      <w:marLeft w:val="0"/>
      <w:marRight w:val="0"/>
      <w:marTop w:val="0"/>
      <w:marBottom w:val="0"/>
      <w:divBdr>
        <w:top w:val="none" w:sz="0" w:space="0" w:color="auto"/>
        <w:left w:val="none" w:sz="0" w:space="0" w:color="auto"/>
        <w:bottom w:val="none" w:sz="0" w:space="0" w:color="auto"/>
        <w:right w:val="none" w:sz="0" w:space="0" w:color="auto"/>
      </w:divBdr>
      <w:divsChild>
        <w:div w:id="47656929">
          <w:marLeft w:val="1166"/>
          <w:marRight w:val="0"/>
          <w:marTop w:val="134"/>
          <w:marBottom w:val="0"/>
          <w:divBdr>
            <w:top w:val="none" w:sz="0" w:space="0" w:color="auto"/>
            <w:left w:val="none" w:sz="0" w:space="0" w:color="auto"/>
            <w:bottom w:val="none" w:sz="0" w:space="0" w:color="auto"/>
            <w:right w:val="none" w:sz="0" w:space="0" w:color="auto"/>
          </w:divBdr>
        </w:div>
        <w:div w:id="640889383">
          <w:marLeft w:val="547"/>
          <w:marRight w:val="0"/>
          <w:marTop w:val="154"/>
          <w:marBottom w:val="0"/>
          <w:divBdr>
            <w:top w:val="none" w:sz="0" w:space="0" w:color="auto"/>
            <w:left w:val="none" w:sz="0" w:space="0" w:color="auto"/>
            <w:bottom w:val="none" w:sz="0" w:space="0" w:color="auto"/>
            <w:right w:val="none" w:sz="0" w:space="0" w:color="auto"/>
          </w:divBdr>
        </w:div>
        <w:div w:id="929196833">
          <w:marLeft w:val="1166"/>
          <w:marRight w:val="0"/>
          <w:marTop w:val="134"/>
          <w:marBottom w:val="0"/>
          <w:divBdr>
            <w:top w:val="none" w:sz="0" w:space="0" w:color="auto"/>
            <w:left w:val="none" w:sz="0" w:space="0" w:color="auto"/>
            <w:bottom w:val="none" w:sz="0" w:space="0" w:color="auto"/>
            <w:right w:val="none" w:sz="0" w:space="0" w:color="auto"/>
          </w:divBdr>
        </w:div>
        <w:div w:id="1245920364">
          <w:marLeft w:val="1166"/>
          <w:marRight w:val="0"/>
          <w:marTop w:val="134"/>
          <w:marBottom w:val="0"/>
          <w:divBdr>
            <w:top w:val="none" w:sz="0" w:space="0" w:color="auto"/>
            <w:left w:val="none" w:sz="0" w:space="0" w:color="auto"/>
            <w:bottom w:val="none" w:sz="0" w:space="0" w:color="auto"/>
            <w:right w:val="none" w:sz="0" w:space="0" w:color="auto"/>
          </w:divBdr>
        </w:div>
      </w:divsChild>
    </w:div>
    <w:div w:id="1769424019">
      <w:bodyDiv w:val="1"/>
      <w:marLeft w:val="0"/>
      <w:marRight w:val="0"/>
      <w:marTop w:val="0"/>
      <w:marBottom w:val="0"/>
      <w:divBdr>
        <w:top w:val="none" w:sz="0" w:space="0" w:color="auto"/>
        <w:left w:val="none" w:sz="0" w:space="0" w:color="auto"/>
        <w:bottom w:val="none" w:sz="0" w:space="0" w:color="auto"/>
        <w:right w:val="none" w:sz="0" w:space="0" w:color="auto"/>
      </w:divBdr>
    </w:div>
    <w:div w:id="1770739137">
      <w:bodyDiv w:val="1"/>
      <w:marLeft w:val="0"/>
      <w:marRight w:val="0"/>
      <w:marTop w:val="0"/>
      <w:marBottom w:val="0"/>
      <w:divBdr>
        <w:top w:val="none" w:sz="0" w:space="0" w:color="auto"/>
        <w:left w:val="none" w:sz="0" w:space="0" w:color="auto"/>
        <w:bottom w:val="none" w:sz="0" w:space="0" w:color="auto"/>
        <w:right w:val="none" w:sz="0" w:space="0" w:color="auto"/>
      </w:divBdr>
    </w:div>
    <w:div w:id="1770806037">
      <w:bodyDiv w:val="1"/>
      <w:marLeft w:val="0"/>
      <w:marRight w:val="0"/>
      <w:marTop w:val="0"/>
      <w:marBottom w:val="0"/>
      <w:divBdr>
        <w:top w:val="none" w:sz="0" w:space="0" w:color="auto"/>
        <w:left w:val="none" w:sz="0" w:space="0" w:color="auto"/>
        <w:bottom w:val="none" w:sz="0" w:space="0" w:color="auto"/>
        <w:right w:val="none" w:sz="0" w:space="0" w:color="auto"/>
      </w:divBdr>
      <w:divsChild>
        <w:div w:id="323046757">
          <w:marLeft w:val="1166"/>
          <w:marRight w:val="0"/>
          <w:marTop w:val="134"/>
          <w:marBottom w:val="0"/>
          <w:divBdr>
            <w:top w:val="none" w:sz="0" w:space="0" w:color="auto"/>
            <w:left w:val="none" w:sz="0" w:space="0" w:color="auto"/>
            <w:bottom w:val="none" w:sz="0" w:space="0" w:color="auto"/>
            <w:right w:val="none" w:sz="0" w:space="0" w:color="auto"/>
          </w:divBdr>
        </w:div>
        <w:div w:id="1047796924">
          <w:marLeft w:val="547"/>
          <w:marRight w:val="0"/>
          <w:marTop w:val="154"/>
          <w:marBottom w:val="0"/>
          <w:divBdr>
            <w:top w:val="none" w:sz="0" w:space="0" w:color="auto"/>
            <w:left w:val="none" w:sz="0" w:space="0" w:color="auto"/>
            <w:bottom w:val="none" w:sz="0" w:space="0" w:color="auto"/>
            <w:right w:val="none" w:sz="0" w:space="0" w:color="auto"/>
          </w:divBdr>
        </w:div>
        <w:div w:id="1053432509">
          <w:marLeft w:val="547"/>
          <w:marRight w:val="0"/>
          <w:marTop w:val="154"/>
          <w:marBottom w:val="0"/>
          <w:divBdr>
            <w:top w:val="none" w:sz="0" w:space="0" w:color="auto"/>
            <w:left w:val="none" w:sz="0" w:space="0" w:color="auto"/>
            <w:bottom w:val="none" w:sz="0" w:space="0" w:color="auto"/>
            <w:right w:val="none" w:sz="0" w:space="0" w:color="auto"/>
          </w:divBdr>
        </w:div>
        <w:div w:id="1611930771">
          <w:marLeft w:val="1800"/>
          <w:marRight w:val="0"/>
          <w:marTop w:val="115"/>
          <w:marBottom w:val="0"/>
          <w:divBdr>
            <w:top w:val="none" w:sz="0" w:space="0" w:color="auto"/>
            <w:left w:val="none" w:sz="0" w:space="0" w:color="auto"/>
            <w:bottom w:val="none" w:sz="0" w:space="0" w:color="auto"/>
            <w:right w:val="none" w:sz="0" w:space="0" w:color="auto"/>
          </w:divBdr>
        </w:div>
        <w:div w:id="1725255742">
          <w:marLeft w:val="1166"/>
          <w:marRight w:val="0"/>
          <w:marTop w:val="134"/>
          <w:marBottom w:val="0"/>
          <w:divBdr>
            <w:top w:val="none" w:sz="0" w:space="0" w:color="auto"/>
            <w:left w:val="none" w:sz="0" w:space="0" w:color="auto"/>
            <w:bottom w:val="none" w:sz="0" w:space="0" w:color="auto"/>
            <w:right w:val="none" w:sz="0" w:space="0" w:color="auto"/>
          </w:divBdr>
        </w:div>
        <w:div w:id="1811631803">
          <w:marLeft w:val="1166"/>
          <w:marRight w:val="0"/>
          <w:marTop w:val="134"/>
          <w:marBottom w:val="0"/>
          <w:divBdr>
            <w:top w:val="none" w:sz="0" w:space="0" w:color="auto"/>
            <w:left w:val="none" w:sz="0" w:space="0" w:color="auto"/>
            <w:bottom w:val="none" w:sz="0" w:space="0" w:color="auto"/>
            <w:right w:val="none" w:sz="0" w:space="0" w:color="auto"/>
          </w:divBdr>
        </w:div>
      </w:divsChild>
    </w:div>
    <w:div w:id="1770809577">
      <w:bodyDiv w:val="1"/>
      <w:marLeft w:val="0"/>
      <w:marRight w:val="0"/>
      <w:marTop w:val="0"/>
      <w:marBottom w:val="0"/>
      <w:divBdr>
        <w:top w:val="none" w:sz="0" w:space="0" w:color="auto"/>
        <w:left w:val="none" w:sz="0" w:space="0" w:color="auto"/>
        <w:bottom w:val="none" w:sz="0" w:space="0" w:color="auto"/>
        <w:right w:val="none" w:sz="0" w:space="0" w:color="auto"/>
      </w:divBdr>
      <w:divsChild>
        <w:div w:id="383524929">
          <w:marLeft w:val="547"/>
          <w:marRight w:val="0"/>
          <w:marTop w:val="115"/>
          <w:marBottom w:val="0"/>
          <w:divBdr>
            <w:top w:val="none" w:sz="0" w:space="0" w:color="auto"/>
            <w:left w:val="none" w:sz="0" w:space="0" w:color="auto"/>
            <w:bottom w:val="none" w:sz="0" w:space="0" w:color="auto"/>
            <w:right w:val="none" w:sz="0" w:space="0" w:color="auto"/>
          </w:divBdr>
        </w:div>
        <w:div w:id="1099064935">
          <w:marLeft w:val="1267"/>
          <w:marRight w:val="0"/>
          <w:marTop w:val="96"/>
          <w:marBottom w:val="0"/>
          <w:divBdr>
            <w:top w:val="none" w:sz="0" w:space="0" w:color="auto"/>
            <w:left w:val="none" w:sz="0" w:space="0" w:color="auto"/>
            <w:bottom w:val="none" w:sz="0" w:space="0" w:color="auto"/>
            <w:right w:val="none" w:sz="0" w:space="0" w:color="auto"/>
          </w:divBdr>
        </w:div>
        <w:div w:id="1486387512">
          <w:marLeft w:val="547"/>
          <w:marRight w:val="0"/>
          <w:marTop w:val="115"/>
          <w:marBottom w:val="0"/>
          <w:divBdr>
            <w:top w:val="none" w:sz="0" w:space="0" w:color="auto"/>
            <w:left w:val="none" w:sz="0" w:space="0" w:color="auto"/>
            <w:bottom w:val="none" w:sz="0" w:space="0" w:color="auto"/>
            <w:right w:val="none" w:sz="0" w:space="0" w:color="auto"/>
          </w:divBdr>
        </w:div>
      </w:divsChild>
    </w:div>
    <w:div w:id="1771318137">
      <w:bodyDiv w:val="1"/>
      <w:marLeft w:val="0"/>
      <w:marRight w:val="0"/>
      <w:marTop w:val="0"/>
      <w:marBottom w:val="0"/>
      <w:divBdr>
        <w:top w:val="none" w:sz="0" w:space="0" w:color="auto"/>
        <w:left w:val="none" w:sz="0" w:space="0" w:color="auto"/>
        <w:bottom w:val="none" w:sz="0" w:space="0" w:color="auto"/>
        <w:right w:val="none" w:sz="0" w:space="0" w:color="auto"/>
      </w:divBdr>
    </w:div>
    <w:div w:id="1773669336">
      <w:bodyDiv w:val="1"/>
      <w:marLeft w:val="0"/>
      <w:marRight w:val="0"/>
      <w:marTop w:val="0"/>
      <w:marBottom w:val="0"/>
      <w:divBdr>
        <w:top w:val="none" w:sz="0" w:space="0" w:color="auto"/>
        <w:left w:val="none" w:sz="0" w:space="0" w:color="auto"/>
        <w:bottom w:val="none" w:sz="0" w:space="0" w:color="auto"/>
        <w:right w:val="none" w:sz="0" w:space="0" w:color="auto"/>
      </w:divBdr>
    </w:div>
    <w:div w:id="1774201780">
      <w:bodyDiv w:val="1"/>
      <w:marLeft w:val="0"/>
      <w:marRight w:val="0"/>
      <w:marTop w:val="0"/>
      <w:marBottom w:val="0"/>
      <w:divBdr>
        <w:top w:val="none" w:sz="0" w:space="0" w:color="auto"/>
        <w:left w:val="none" w:sz="0" w:space="0" w:color="auto"/>
        <w:bottom w:val="none" w:sz="0" w:space="0" w:color="auto"/>
        <w:right w:val="none" w:sz="0" w:space="0" w:color="auto"/>
      </w:divBdr>
      <w:divsChild>
        <w:div w:id="59328710">
          <w:marLeft w:val="547"/>
          <w:marRight w:val="0"/>
          <w:marTop w:val="154"/>
          <w:marBottom w:val="0"/>
          <w:divBdr>
            <w:top w:val="none" w:sz="0" w:space="0" w:color="auto"/>
            <w:left w:val="none" w:sz="0" w:space="0" w:color="auto"/>
            <w:bottom w:val="none" w:sz="0" w:space="0" w:color="auto"/>
            <w:right w:val="none" w:sz="0" w:space="0" w:color="auto"/>
          </w:divBdr>
        </w:div>
        <w:div w:id="1437361614">
          <w:marLeft w:val="547"/>
          <w:marRight w:val="0"/>
          <w:marTop w:val="154"/>
          <w:marBottom w:val="0"/>
          <w:divBdr>
            <w:top w:val="none" w:sz="0" w:space="0" w:color="auto"/>
            <w:left w:val="none" w:sz="0" w:space="0" w:color="auto"/>
            <w:bottom w:val="none" w:sz="0" w:space="0" w:color="auto"/>
            <w:right w:val="none" w:sz="0" w:space="0" w:color="auto"/>
          </w:divBdr>
        </w:div>
        <w:div w:id="1916277110">
          <w:marLeft w:val="1166"/>
          <w:marRight w:val="0"/>
          <w:marTop w:val="134"/>
          <w:marBottom w:val="0"/>
          <w:divBdr>
            <w:top w:val="none" w:sz="0" w:space="0" w:color="auto"/>
            <w:left w:val="none" w:sz="0" w:space="0" w:color="auto"/>
            <w:bottom w:val="none" w:sz="0" w:space="0" w:color="auto"/>
            <w:right w:val="none" w:sz="0" w:space="0" w:color="auto"/>
          </w:divBdr>
        </w:div>
      </w:divsChild>
    </w:div>
    <w:div w:id="1774209138">
      <w:bodyDiv w:val="1"/>
      <w:marLeft w:val="0"/>
      <w:marRight w:val="0"/>
      <w:marTop w:val="0"/>
      <w:marBottom w:val="0"/>
      <w:divBdr>
        <w:top w:val="none" w:sz="0" w:space="0" w:color="auto"/>
        <w:left w:val="none" w:sz="0" w:space="0" w:color="auto"/>
        <w:bottom w:val="none" w:sz="0" w:space="0" w:color="auto"/>
        <w:right w:val="none" w:sz="0" w:space="0" w:color="auto"/>
      </w:divBdr>
    </w:div>
    <w:div w:id="1774477171">
      <w:bodyDiv w:val="1"/>
      <w:marLeft w:val="0"/>
      <w:marRight w:val="0"/>
      <w:marTop w:val="0"/>
      <w:marBottom w:val="0"/>
      <w:divBdr>
        <w:top w:val="none" w:sz="0" w:space="0" w:color="auto"/>
        <w:left w:val="none" w:sz="0" w:space="0" w:color="auto"/>
        <w:bottom w:val="none" w:sz="0" w:space="0" w:color="auto"/>
        <w:right w:val="none" w:sz="0" w:space="0" w:color="auto"/>
      </w:divBdr>
    </w:div>
    <w:div w:id="1774859045">
      <w:bodyDiv w:val="1"/>
      <w:marLeft w:val="0"/>
      <w:marRight w:val="0"/>
      <w:marTop w:val="0"/>
      <w:marBottom w:val="0"/>
      <w:divBdr>
        <w:top w:val="none" w:sz="0" w:space="0" w:color="auto"/>
        <w:left w:val="none" w:sz="0" w:space="0" w:color="auto"/>
        <w:bottom w:val="none" w:sz="0" w:space="0" w:color="auto"/>
        <w:right w:val="none" w:sz="0" w:space="0" w:color="auto"/>
      </w:divBdr>
    </w:div>
    <w:div w:id="1775704901">
      <w:bodyDiv w:val="1"/>
      <w:marLeft w:val="0"/>
      <w:marRight w:val="0"/>
      <w:marTop w:val="0"/>
      <w:marBottom w:val="0"/>
      <w:divBdr>
        <w:top w:val="none" w:sz="0" w:space="0" w:color="auto"/>
        <w:left w:val="none" w:sz="0" w:space="0" w:color="auto"/>
        <w:bottom w:val="none" w:sz="0" w:space="0" w:color="auto"/>
        <w:right w:val="none" w:sz="0" w:space="0" w:color="auto"/>
      </w:divBdr>
    </w:div>
    <w:div w:id="1776169632">
      <w:bodyDiv w:val="1"/>
      <w:marLeft w:val="0"/>
      <w:marRight w:val="0"/>
      <w:marTop w:val="0"/>
      <w:marBottom w:val="0"/>
      <w:divBdr>
        <w:top w:val="none" w:sz="0" w:space="0" w:color="auto"/>
        <w:left w:val="none" w:sz="0" w:space="0" w:color="auto"/>
        <w:bottom w:val="none" w:sz="0" w:space="0" w:color="auto"/>
        <w:right w:val="none" w:sz="0" w:space="0" w:color="auto"/>
      </w:divBdr>
    </w:div>
    <w:div w:id="1776553519">
      <w:bodyDiv w:val="1"/>
      <w:marLeft w:val="0"/>
      <w:marRight w:val="0"/>
      <w:marTop w:val="0"/>
      <w:marBottom w:val="0"/>
      <w:divBdr>
        <w:top w:val="none" w:sz="0" w:space="0" w:color="auto"/>
        <w:left w:val="none" w:sz="0" w:space="0" w:color="auto"/>
        <w:bottom w:val="none" w:sz="0" w:space="0" w:color="auto"/>
        <w:right w:val="none" w:sz="0" w:space="0" w:color="auto"/>
      </w:divBdr>
    </w:div>
    <w:div w:id="1777627508">
      <w:bodyDiv w:val="1"/>
      <w:marLeft w:val="0"/>
      <w:marRight w:val="0"/>
      <w:marTop w:val="0"/>
      <w:marBottom w:val="0"/>
      <w:divBdr>
        <w:top w:val="none" w:sz="0" w:space="0" w:color="auto"/>
        <w:left w:val="none" w:sz="0" w:space="0" w:color="auto"/>
        <w:bottom w:val="none" w:sz="0" w:space="0" w:color="auto"/>
        <w:right w:val="none" w:sz="0" w:space="0" w:color="auto"/>
      </w:divBdr>
      <w:divsChild>
        <w:div w:id="422411542">
          <w:marLeft w:val="547"/>
          <w:marRight w:val="0"/>
          <w:marTop w:val="120"/>
          <w:marBottom w:val="0"/>
          <w:divBdr>
            <w:top w:val="none" w:sz="0" w:space="0" w:color="auto"/>
            <w:left w:val="none" w:sz="0" w:space="0" w:color="auto"/>
            <w:bottom w:val="none" w:sz="0" w:space="0" w:color="auto"/>
            <w:right w:val="none" w:sz="0" w:space="0" w:color="auto"/>
          </w:divBdr>
        </w:div>
        <w:div w:id="758064379">
          <w:marLeft w:val="1166"/>
          <w:marRight w:val="0"/>
          <w:marTop w:val="106"/>
          <w:marBottom w:val="0"/>
          <w:divBdr>
            <w:top w:val="none" w:sz="0" w:space="0" w:color="auto"/>
            <w:left w:val="none" w:sz="0" w:space="0" w:color="auto"/>
            <w:bottom w:val="none" w:sz="0" w:space="0" w:color="auto"/>
            <w:right w:val="none" w:sz="0" w:space="0" w:color="auto"/>
          </w:divBdr>
        </w:div>
        <w:div w:id="1841432899">
          <w:marLeft w:val="1166"/>
          <w:marRight w:val="0"/>
          <w:marTop w:val="106"/>
          <w:marBottom w:val="0"/>
          <w:divBdr>
            <w:top w:val="none" w:sz="0" w:space="0" w:color="auto"/>
            <w:left w:val="none" w:sz="0" w:space="0" w:color="auto"/>
            <w:bottom w:val="none" w:sz="0" w:space="0" w:color="auto"/>
            <w:right w:val="none" w:sz="0" w:space="0" w:color="auto"/>
          </w:divBdr>
        </w:div>
      </w:divsChild>
    </w:div>
    <w:div w:id="1777670096">
      <w:bodyDiv w:val="1"/>
      <w:marLeft w:val="0"/>
      <w:marRight w:val="0"/>
      <w:marTop w:val="0"/>
      <w:marBottom w:val="0"/>
      <w:divBdr>
        <w:top w:val="none" w:sz="0" w:space="0" w:color="auto"/>
        <w:left w:val="none" w:sz="0" w:space="0" w:color="auto"/>
        <w:bottom w:val="none" w:sz="0" w:space="0" w:color="auto"/>
        <w:right w:val="none" w:sz="0" w:space="0" w:color="auto"/>
      </w:divBdr>
    </w:div>
    <w:div w:id="1778021670">
      <w:bodyDiv w:val="1"/>
      <w:marLeft w:val="0"/>
      <w:marRight w:val="0"/>
      <w:marTop w:val="0"/>
      <w:marBottom w:val="0"/>
      <w:divBdr>
        <w:top w:val="none" w:sz="0" w:space="0" w:color="auto"/>
        <w:left w:val="none" w:sz="0" w:space="0" w:color="auto"/>
        <w:bottom w:val="none" w:sz="0" w:space="0" w:color="auto"/>
        <w:right w:val="none" w:sz="0" w:space="0" w:color="auto"/>
      </w:divBdr>
    </w:div>
    <w:div w:id="1778207982">
      <w:bodyDiv w:val="1"/>
      <w:marLeft w:val="0"/>
      <w:marRight w:val="0"/>
      <w:marTop w:val="0"/>
      <w:marBottom w:val="0"/>
      <w:divBdr>
        <w:top w:val="none" w:sz="0" w:space="0" w:color="auto"/>
        <w:left w:val="none" w:sz="0" w:space="0" w:color="auto"/>
        <w:bottom w:val="none" w:sz="0" w:space="0" w:color="auto"/>
        <w:right w:val="none" w:sz="0" w:space="0" w:color="auto"/>
      </w:divBdr>
      <w:divsChild>
        <w:div w:id="1036080857">
          <w:marLeft w:val="547"/>
          <w:marRight w:val="0"/>
          <w:marTop w:val="154"/>
          <w:marBottom w:val="0"/>
          <w:divBdr>
            <w:top w:val="none" w:sz="0" w:space="0" w:color="auto"/>
            <w:left w:val="none" w:sz="0" w:space="0" w:color="auto"/>
            <w:bottom w:val="none" w:sz="0" w:space="0" w:color="auto"/>
            <w:right w:val="none" w:sz="0" w:space="0" w:color="auto"/>
          </w:divBdr>
        </w:div>
      </w:divsChild>
    </w:div>
    <w:div w:id="1778519822">
      <w:bodyDiv w:val="1"/>
      <w:marLeft w:val="0"/>
      <w:marRight w:val="0"/>
      <w:marTop w:val="0"/>
      <w:marBottom w:val="0"/>
      <w:divBdr>
        <w:top w:val="none" w:sz="0" w:space="0" w:color="auto"/>
        <w:left w:val="none" w:sz="0" w:space="0" w:color="auto"/>
        <w:bottom w:val="none" w:sz="0" w:space="0" w:color="auto"/>
        <w:right w:val="none" w:sz="0" w:space="0" w:color="auto"/>
      </w:divBdr>
      <w:divsChild>
        <w:div w:id="27340062">
          <w:marLeft w:val="1800"/>
          <w:marRight w:val="0"/>
          <w:marTop w:val="86"/>
          <w:marBottom w:val="0"/>
          <w:divBdr>
            <w:top w:val="none" w:sz="0" w:space="0" w:color="auto"/>
            <w:left w:val="none" w:sz="0" w:space="0" w:color="auto"/>
            <w:bottom w:val="none" w:sz="0" w:space="0" w:color="auto"/>
            <w:right w:val="none" w:sz="0" w:space="0" w:color="auto"/>
          </w:divBdr>
        </w:div>
        <w:div w:id="405954039">
          <w:marLeft w:val="1166"/>
          <w:marRight w:val="0"/>
          <w:marTop w:val="96"/>
          <w:marBottom w:val="0"/>
          <w:divBdr>
            <w:top w:val="none" w:sz="0" w:space="0" w:color="auto"/>
            <w:left w:val="none" w:sz="0" w:space="0" w:color="auto"/>
            <w:bottom w:val="none" w:sz="0" w:space="0" w:color="auto"/>
            <w:right w:val="none" w:sz="0" w:space="0" w:color="auto"/>
          </w:divBdr>
        </w:div>
        <w:div w:id="489563162">
          <w:marLeft w:val="1800"/>
          <w:marRight w:val="0"/>
          <w:marTop w:val="86"/>
          <w:marBottom w:val="0"/>
          <w:divBdr>
            <w:top w:val="none" w:sz="0" w:space="0" w:color="auto"/>
            <w:left w:val="none" w:sz="0" w:space="0" w:color="auto"/>
            <w:bottom w:val="none" w:sz="0" w:space="0" w:color="auto"/>
            <w:right w:val="none" w:sz="0" w:space="0" w:color="auto"/>
          </w:divBdr>
        </w:div>
        <w:div w:id="510149690">
          <w:marLeft w:val="547"/>
          <w:marRight w:val="0"/>
          <w:marTop w:val="96"/>
          <w:marBottom w:val="0"/>
          <w:divBdr>
            <w:top w:val="none" w:sz="0" w:space="0" w:color="auto"/>
            <w:left w:val="none" w:sz="0" w:space="0" w:color="auto"/>
            <w:bottom w:val="none" w:sz="0" w:space="0" w:color="auto"/>
            <w:right w:val="none" w:sz="0" w:space="0" w:color="auto"/>
          </w:divBdr>
        </w:div>
        <w:div w:id="1042824100">
          <w:marLeft w:val="1800"/>
          <w:marRight w:val="0"/>
          <w:marTop w:val="86"/>
          <w:marBottom w:val="0"/>
          <w:divBdr>
            <w:top w:val="none" w:sz="0" w:space="0" w:color="auto"/>
            <w:left w:val="none" w:sz="0" w:space="0" w:color="auto"/>
            <w:bottom w:val="none" w:sz="0" w:space="0" w:color="auto"/>
            <w:right w:val="none" w:sz="0" w:space="0" w:color="auto"/>
          </w:divBdr>
        </w:div>
        <w:div w:id="1161851009">
          <w:marLeft w:val="1166"/>
          <w:marRight w:val="0"/>
          <w:marTop w:val="96"/>
          <w:marBottom w:val="0"/>
          <w:divBdr>
            <w:top w:val="none" w:sz="0" w:space="0" w:color="auto"/>
            <w:left w:val="none" w:sz="0" w:space="0" w:color="auto"/>
            <w:bottom w:val="none" w:sz="0" w:space="0" w:color="auto"/>
            <w:right w:val="none" w:sz="0" w:space="0" w:color="auto"/>
          </w:divBdr>
        </w:div>
        <w:div w:id="1284772377">
          <w:marLeft w:val="1800"/>
          <w:marRight w:val="0"/>
          <w:marTop w:val="86"/>
          <w:marBottom w:val="0"/>
          <w:divBdr>
            <w:top w:val="none" w:sz="0" w:space="0" w:color="auto"/>
            <w:left w:val="none" w:sz="0" w:space="0" w:color="auto"/>
            <w:bottom w:val="none" w:sz="0" w:space="0" w:color="auto"/>
            <w:right w:val="none" w:sz="0" w:space="0" w:color="auto"/>
          </w:divBdr>
        </w:div>
      </w:divsChild>
    </w:div>
    <w:div w:id="1778671893">
      <w:bodyDiv w:val="1"/>
      <w:marLeft w:val="0"/>
      <w:marRight w:val="0"/>
      <w:marTop w:val="0"/>
      <w:marBottom w:val="0"/>
      <w:divBdr>
        <w:top w:val="none" w:sz="0" w:space="0" w:color="auto"/>
        <w:left w:val="none" w:sz="0" w:space="0" w:color="auto"/>
        <w:bottom w:val="none" w:sz="0" w:space="0" w:color="auto"/>
        <w:right w:val="none" w:sz="0" w:space="0" w:color="auto"/>
      </w:divBdr>
    </w:div>
    <w:div w:id="1779374012">
      <w:bodyDiv w:val="1"/>
      <w:marLeft w:val="0"/>
      <w:marRight w:val="0"/>
      <w:marTop w:val="0"/>
      <w:marBottom w:val="0"/>
      <w:divBdr>
        <w:top w:val="none" w:sz="0" w:space="0" w:color="auto"/>
        <w:left w:val="none" w:sz="0" w:space="0" w:color="auto"/>
        <w:bottom w:val="none" w:sz="0" w:space="0" w:color="auto"/>
        <w:right w:val="none" w:sz="0" w:space="0" w:color="auto"/>
      </w:divBdr>
    </w:div>
    <w:div w:id="1779913960">
      <w:bodyDiv w:val="1"/>
      <w:marLeft w:val="0"/>
      <w:marRight w:val="0"/>
      <w:marTop w:val="0"/>
      <w:marBottom w:val="0"/>
      <w:divBdr>
        <w:top w:val="none" w:sz="0" w:space="0" w:color="auto"/>
        <w:left w:val="none" w:sz="0" w:space="0" w:color="auto"/>
        <w:bottom w:val="none" w:sz="0" w:space="0" w:color="auto"/>
        <w:right w:val="none" w:sz="0" w:space="0" w:color="auto"/>
      </w:divBdr>
      <w:divsChild>
        <w:div w:id="1408456756">
          <w:marLeft w:val="1800"/>
          <w:marRight w:val="0"/>
          <w:marTop w:val="77"/>
          <w:marBottom w:val="0"/>
          <w:divBdr>
            <w:top w:val="none" w:sz="0" w:space="0" w:color="auto"/>
            <w:left w:val="none" w:sz="0" w:space="0" w:color="auto"/>
            <w:bottom w:val="none" w:sz="0" w:space="0" w:color="auto"/>
            <w:right w:val="none" w:sz="0" w:space="0" w:color="auto"/>
          </w:divBdr>
        </w:div>
        <w:div w:id="1489445069">
          <w:marLeft w:val="1166"/>
          <w:marRight w:val="0"/>
          <w:marTop w:val="96"/>
          <w:marBottom w:val="0"/>
          <w:divBdr>
            <w:top w:val="none" w:sz="0" w:space="0" w:color="auto"/>
            <w:left w:val="none" w:sz="0" w:space="0" w:color="auto"/>
            <w:bottom w:val="none" w:sz="0" w:space="0" w:color="auto"/>
            <w:right w:val="none" w:sz="0" w:space="0" w:color="auto"/>
          </w:divBdr>
        </w:div>
        <w:div w:id="1606691310">
          <w:marLeft w:val="547"/>
          <w:marRight w:val="0"/>
          <w:marTop w:val="115"/>
          <w:marBottom w:val="0"/>
          <w:divBdr>
            <w:top w:val="none" w:sz="0" w:space="0" w:color="auto"/>
            <w:left w:val="none" w:sz="0" w:space="0" w:color="auto"/>
            <w:bottom w:val="none" w:sz="0" w:space="0" w:color="auto"/>
            <w:right w:val="none" w:sz="0" w:space="0" w:color="auto"/>
          </w:divBdr>
        </w:div>
        <w:div w:id="1685787330">
          <w:marLeft w:val="1800"/>
          <w:marRight w:val="0"/>
          <w:marTop w:val="77"/>
          <w:marBottom w:val="0"/>
          <w:divBdr>
            <w:top w:val="none" w:sz="0" w:space="0" w:color="auto"/>
            <w:left w:val="none" w:sz="0" w:space="0" w:color="auto"/>
            <w:bottom w:val="none" w:sz="0" w:space="0" w:color="auto"/>
            <w:right w:val="none" w:sz="0" w:space="0" w:color="auto"/>
          </w:divBdr>
        </w:div>
      </w:divsChild>
    </w:div>
    <w:div w:id="1780294292">
      <w:bodyDiv w:val="1"/>
      <w:marLeft w:val="0"/>
      <w:marRight w:val="0"/>
      <w:marTop w:val="0"/>
      <w:marBottom w:val="0"/>
      <w:divBdr>
        <w:top w:val="none" w:sz="0" w:space="0" w:color="auto"/>
        <w:left w:val="none" w:sz="0" w:space="0" w:color="auto"/>
        <w:bottom w:val="none" w:sz="0" w:space="0" w:color="auto"/>
        <w:right w:val="none" w:sz="0" w:space="0" w:color="auto"/>
      </w:divBdr>
    </w:div>
    <w:div w:id="1780834898">
      <w:bodyDiv w:val="1"/>
      <w:marLeft w:val="0"/>
      <w:marRight w:val="0"/>
      <w:marTop w:val="0"/>
      <w:marBottom w:val="0"/>
      <w:divBdr>
        <w:top w:val="none" w:sz="0" w:space="0" w:color="auto"/>
        <w:left w:val="none" w:sz="0" w:space="0" w:color="auto"/>
        <w:bottom w:val="none" w:sz="0" w:space="0" w:color="auto"/>
        <w:right w:val="none" w:sz="0" w:space="0" w:color="auto"/>
      </w:divBdr>
      <w:divsChild>
        <w:div w:id="304360881">
          <w:marLeft w:val="360"/>
          <w:marRight w:val="0"/>
          <w:marTop w:val="200"/>
          <w:marBottom w:val="0"/>
          <w:divBdr>
            <w:top w:val="none" w:sz="0" w:space="0" w:color="auto"/>
            <w:left w:val="none" w:sz="0" w:space="0" w:color="auto"/>
            <w:bottom w:val="none" w:sz="0" w:space="0" w:color="auto"/>
            <w:right w:val="none" w:sz="0" w:space="0" w:color="auto"/>
          </w:divBdr>
        </w:div>
        <w:div w:id="633757604">
          <w:marLeft w:val="1080"/>
          <w:marRight w:val="0"/>
          <w:marTop w:val="100"/>
          <w:marBottom w:val="0"/>
          <w:divBdr>
            <w:top w:val="none" w:sz="0" w:space="0" w:color="auto"/>
            <w:left w:val="none" w:sz="0" w:space="0" w:color="auto"/>
            <w:bottom w:val="none" w:sz="0" w:space="0" w:color="auto"/>
            <w:right w:val="none" w:sz="0" w:space="0" w:color="auto"/>
          </w:divBdr>
        </w:div>
        <w:div w:id="693118478">
          <w:marLeft w:val="1080"/>
          <w:marRight w:val="0"/>
          <w:marTop w:val="100"/>
          <w:marBottom w:val="0"/>
          <w:divBdr>
            <w:top w:val="none" w:sz="0" w:space="0" w:color="auto"/>
            <w:left w:val="none" w:sz="0" w:space="0" w:color="auto"/>
            <w:bottom w:val="none" w:sz="0" w:space="0" w:color="auto"/>
            <w:right w:val="none" w:sz="0" w:space="0" w:color="auto"/>
          </w:divBdr>
        </w:div>
        <w:div w:id="1001855351">
          <w:marLeft w:val="1800"/>
          <w:marRight w:val="0"/>
          <w:marTop w:val="100"/>
          <w:marBottom w:val="0"/>
          <w:divBdr>
            <w:top w:val="none" w:sz="0" w:space="0" w:color="auto"/>
            <w:left w:val="none" w:sz="0" w:space="0" w:color="auto"/>
            <w:bottom w:val="none" w:sz="0" w:space="0" w:color="auto"/>
            <w:right w:val="none" w:sz="0" w:space="0" w:color="auto"/>
          </w:divBdr>
        </w:div>
        <w:div w:id="1725641426">
          <w:marLeft w:val="1080"/>
          <w:marRight w:val="0"/>
          <w:marTop w:val="100"/>
          <w:marBottom w:val="0"/>
          <w:divBdr>
            <w:top w:val="none" w:sz="0" w:space="0" w:color="auto"/>
            <w:left w:val="none" w:sz="0" w:space="0" w:color="auto"/>
            <w:bottom w:val="none" w:sz="0" w:space="0" w:color="auto"/>
            <w:right w:val="none" w:sz="0" w:space="0" w:color="auto"/>
          </w:divBdr>
        </w:div>
        <w:div w:id="1872454230">
          <w:marLeft w:val="1080"/>
          <w:marRight w:val="0"/>
          <w:marTop w:val="100"/>
          <w:marBottom w:val="0"/>
          <w:divBdr>
            <w:top w:val="none" w:sz="0" w:space="0" w:color="auto"/>
            <w:left w:val="none" w:sz="0" w:space="0" w:color="auto"/>
            <w:bottom w:val="none" w:sz="0" w:space="0" w:color="auto"/>
            <w:right w:val="none" w:sz="0" w:space="0" w:color="auto"/>
          </w:divBdr>
        </w:div>
      </w:divsChild>
    </w:div>
    <w:div w:id="1780907798">
      <w:bodyDiv w:val="1"/>
      <w:marLeft w:val="0"/>
      <w:marRight w:val="0"/>
      <w:marTop w:val="0"/>
      <w:marBottom w:val="0"/>
      <w:divBdr>
        <w:top w:val="none" w:sz="0" w:space="0" w:color="auto"/>
        <w:left w:val="none" w:sz="0" w:space="0" w:color="auto"/>
        <w:bottom w:val="none" w:sz="0" w:space="0" w:color="auto"/>
        <w:right w:val="none" w:sz="0" w:space="0" w:color="auto"/>
      </w:divBdr>
    </w:div>
    <w:div w:id="1781072631">
      <w:bodyDiv w:val="1"/>
      <w:marLeft w:val="0"/>
      <w:marRight w:val="0"/>
      <w:marTop w:val="0"/>
      <w:marBottom w:val="0"/>
      <w:divBdr>
        <w:top w:val="none" w:sz="0" w:space="0" w:color="auto"/>
        <w:left w:val="none" w:sz="0" w:space="0" w:color="auto"/>
        <w:bottom w:val="none" w:sz="0" w:space="0" w:color="auto"/>
        <w:right w:val="none" w:sz="0" w:space="0" w:color="auto"/>
      </w:divBdr>
    </w:div>
    <w:div w:id="1783070053">
      <w:bodyDiv w:val="1"/>
      <w:marLeft w:val="0"/>
      <w:marRight w:val="0"/>
      <w:marTop w:val="0"/>
      <w:marBottom w:val="0"/>
      <w:divBdr>
        <w:top w:val="none" w:sz="0" w:space="0" w:color="auto"/>
        <w:left w:val="none" w:sz="0" w:space="0" w:color="auto"/>
        <w:bottom w:val="none" w:sz="0" w:space="0" w:color="auto"/>
        <w:right w:val="none" w:sz="0" w:space="0" w:color="auto"/>
      </w:divBdr>
    </w:div>
    <w:div w:id="1783764577">
      <w:bodyDiv w:val="1"/>
      <w:marLeft w:val="0"/>
      <w:marRight w:val="0"/>
      <w:marTop w:val="0"/>
      <w:marBottom w:val="0"/>
      <w:divBdr>
        <w:top w:val="none" w:sz="0" w:space="0" w:color="auto"/>
        <w:left w:val="none" w:sz="0" w:space="0" w:color="auto"/>
        <w:bottom w:val="none" w:sz="0" w:space="0" w:color="auto"/>
        <w:right w:val="none" w:sz="0" w:space="0" w:color="auto"/>
      </w:divBdr>
    </w:div>
    <w:div w:id="1783962842">
      <w:bodyDiv w:val="1"/>
      <w:marLeft w:val="0"/>
      <w:marRight w:val="0"/>
      <w:marTop w:val="0"/>
      <w:marBottom w:val="0"/>
      <w:divBdr>
        <w:top w:val="none" w:sz="0" w:space="0" w:color="auto"/>
        <w:left w:val="none" w:sz="0" w:space="0" w:color="auto"/>
        <w:bottom w:val="none" w:sz="0" w:space="0" w:color="auto"/>
        <w:right w:val="none" w:sz="0" w:space="0" w:color="auto"/>
      </w:divBdr>
    </w:div>
    <w:div w:id="1784958457">
      <w:bodyDiv w:val="1"/>
      <w:marLeft w:val="0"/>
      <w:marRight w:val="0"/>
      <w:marTop w:val="0"/>
      <w:marBottom w:val="0"/>
      <w:divBdr>
        <w:top w:val="none" w:sz="0" w:space="0" w:color="auto"/>
        <w:left w:val="none" w:sz="0" w:space="0" w:color="auto"/>
        <w:bottom w:val="none" w:sz="0" w:space="0" w:color="auto"/>
        <w:right w:val="none" w:sz="0" w:space="0" w:color="auto"/>
      </w:divBdr>
    </w:div>
    <w:div w:id="1785149853">
      <w:bodyDiv w:val="1"/>
      <w:marLeft w:val="0"/>
      <w:marRight w:val="0"/>
      <w:marTop w:val="0"/>
      <w:marBottom w:val="0"/>
      <w:divBdr>
        <w:top w:val="none" w:sz="0" w:space="0" w:color="auto"/>
        <w:left w:val="none" w:sz="0" w:space="0" w:color="auto"/>
        <w:bottom w:val="none" w:sz="0" w:space="0" w:color="auto"/>
        <w:right w:val="none" w:sz="0" w:space="0" w:color="auto"/>
      </w:divBdr>
      <w:divsChild>
        <w:div w:id="1397505995">
          <w:marLeft w:val="547"/>
          <w:marRight w:val="0"/>
          <w:marTop w:val="115"/>
          <w:marBottom w:val="0"/>
          <w:divBdr>
            <w:top w:val="none" w:sz="0" w:space="0" w:color="auto"/>
            <w:left w:val="none" w:sz="0" w:space="0" w:color="auto"/>
            <w:bottom w:val="none" w:sz="0" w:space="0" w:color="auto"/>
            <w:right w:val="none" w:sz="0" w:space="0" w:color="auto"/>
          </w:divBdr>
        </w:div>
        <w:div w:id="1831750283">
          <w:marLeft w:val="1166"/>
          <w:marRight w:val="0"/>
          <w:marTop w:val="96"/>
          <w:marBottom w:val="0"/>
          <w:divBdr>
            <w:top w:val="none" w:sz="0" w:space="0" w:color="auto"/>
            <w:left w:val="none" w:sz="0" w:space="0" w:color="auto"/>
            <w:bottom w:val="none" w:sz="0" w:space="0" w:color="auto"/>
            <w:right w:val="none" w:sz="0" w:space="0" w:color="auto"/>
          </w:divBdr>
        </w:div>
        <w:div w:id="1943683461">
          <w:marLeft w:val="547"/>
          <w:marRight w:val="0"/>
          <w:marTop w:val="115"/>
          <w:marBottom w:val="0"/>
          <w:divBdr>
            <w:top w:val="none" w:sz="0" w:space="0" w:color="auto"/>
            <w:left w:val="none" w:sz="0" w:space="0" w:color="auto"/>
            <w:bottom w:val="none" w:sz="0" w:space="0" w:color="auto"/>
            <w:right w:val="none" w:sz="0" w:space="0" w:color="auto"/>
          </w:divBdr>
        </w:div>
      </w:divsChild>
    </w:div>
    <w:div w:id="1785156041">
      <w:bodyDiv w:val="1"/>
      <w:marLeft w:val="0"/>
      <w:marRight w:val="0"/>
      <w:marTop w:val="0"/>
      <w:marBottom w:val="0"/>
      <w:divBdr>
        <w:top w:val="none" w:sz="0" w:space="0" w:color="auto"/>
        <w:left w:val="none" w:sz="0" w:space="0" w:color="auto"/>
        <w:bottom w:val="none" w:sz="0" w:space="0" w:color="auto"/>
        <w:right w:val="none" w:sz="0" w:space="0" w:color="auto"/>
      </w:divBdr>
    </w:div>
    <w:div w:id="1786079954">
      <w:bodyDiv w:val="1"/>
      <w:marLeft w:val="0"/>
      <w:marRight w:val="0"/>
      <w:marTop w:val="0"/>
      <w:marBottom w:val="0"/>
      <w:divBdr>
        <w:top w:val="none" w:sz="0" w:space="0" w:color="auto"/>
        <w:left w:val="none" w:sz="0" w:space="0" w:color="auto"/>
        <w:bottom w:val="none" w:sz="0" w:space="0" w:color="auto"/>
        <w:right w:val="none" w:sz="0" w:space="0" w:color="auto"/>
      </w:divBdr>
    </w:div>
    <w:div w:id="1786727229">
      <w:bodyDiv w:val="1"/>
      <w:marLeft w:val="0"/>
      <w:marRight w:val="0"/>
      <w:marTop w:val="0"/>
      <w:marBottom w:val="0"/>
      <w:divBdr>
        <w:top w:val="none" w:sz="0" w:space="0" w:color="auto"/>
        <w:left w:val="none" w:sz="0" w:space="0" w:color="auto"/>
        <w:bottom w:val="none" w:sz="0" w:space="0" w:color="auto"/>
        <w:right w:val="none" w:sz="0" w:space="0" w:color="auto"/>
      </w:divBdr>
      <w:divsChild>
        <w:div w:id="155074314">
          <w:marLeft w:val="1166"/>
          <w:marRight w:val="0"/>
          <w:marTop w:val="96"/>
          <w:marBottom w:val="0"/>
          <w:divBdr>
            <w:top w:val="none" w:sz="0" w:space="0" w:color="auto"/>
            <w:left w:val="none" w:sz="0" w:space="0" w:color="auto"/>
            <w:bottom w:val="none" w:sz="0" w:space="0" w:color="auto"/>
            <w:right w:val="none" w:sz="0" w:space="0" w:color="auto"/>
          </w:divBdr>
        </w:div>
        <w:div w:id="255870559">
          <w:marLeft w:val="1166"/>
          <w:marRight w:val="0"/>
          <w:marTop w:val="96"/>
          <w:marBottom w:val="0"/>
          <w:divBdr>
            <w:top w:val="none" w:sz="0" w:space="0" w:color="auto"/>
            <w:left w:val="none" w:sz="0" w:space="0" w:color="auto"/>
            <w:bottom w:val="none" w:sz="0" w:space="0" w:color="auto"/>
            <w:right w:val="none" w:sz="0" w:space="0" w:color="auto"/>
          </w:divBdr>
        </w:div>
        <w:div w:id="313265523">
          <w:marLeft w:val="1166"/>
          <w:marRight w:val="0"/>
          <w:marTop w:val="96"/>
          <w:marBottom w:val="0"/>
          <w:divBdr>
            <w:top w:val="none" w:sz="0" w:space="0" w:color="auto"/>
            <w:left w:val="none" w:sz="0" w:space="0" w:color="auto"/>
            <w:bottom w:val="none" w:sz="0" w:space="0" w:color="auto"/>
            <w:right w:val="none" w:sz="0" w:space="0" w:color="auto"/>
          </w:divBdr>
        </w:div>
        <w:div w:id="956521411">
          <w:marLeft w:val="547"/>
          <w:marRight w:val="0"/>
          <w:marTop w:val="115"/>
          <w:marBottom w:val="0"/>
          <w:divBdr>
            <w:top w:val="none" w:sz="0" w:space="0" w:color="auto"/>
            <w:left w:val="none" w:sz="0" w:space="0" w:color="auto"/>
            <w:bottom w:val="none" w:sz="0" w:space="0" w:color="auto"/>
            <w:right w:val="none" w:sz="0" w:space="0" w:color="auto"/>
          </w:divBdr>
        </w:div>
        <w:div w:id="1932465831">
          <w:marLeft w:val="547"/>
          <w:marRight w:val="0"/>
          <w:marTop w:val="115"/>
          <w:marBottom w:val="0"/>
          <w:divBdr>
            <w:top w:val="none" w:sz="0" w:space="0" w:color="auto"/>
            <w:left w:val="none" w:sz="0" w:space="0" w:color="auto"/>
            <w:bottom w:val="none" w:sz="0" w:space="0" w:color="auto"/>
            <w:right w:val="none" w:sz="0" w:space="0" w:color="auto"/>
          </w:divBdr>
        </w:div>
        <w:div w:id="1933128653">
          <w:marLeft w:val="1800"/>
          <w:marRight w:val="0"/>
          <w:marTop w:val="77"/>
          <w:marBottom w:val="0"/>
          <w:divBdr>
            <w:top w:val="none" w:sz="0" w:space="0" w:color="auto"/>
            <w:left w:val="none" w:sz="0" w:space="0" w:color="auto"/>
            <w:bottom w:val="none" w:sz="0" w:space="0" w:color="auto"/>
            <w:right w:val="none" w:sz="0" w:space="0" w:color="auto"/>
          </w:divBdr>
        </w:div>
      </w:divsChild>
    </w:div>
    <w:div w:id="1787579387">
      <w:bodyDiv w:val="1"/>
      <w:marLeft w:val="0"/>
      <w:marRight w:val="0"/>
      <w:marTop w:val="0"/>
      <w:marBottom w:val="0"/>
      <w:divBdr>
        <w:top w:val="none" w:sz="0" w:space="0" w:color="auto"/>
        <w:left w:val="none" w:sz="0" w:space="0" w:color="auto"/>
        <w:bottom w:val="none" w:sz="0" w:space="0" w:color="auto"/>
        <w:right w:val="none" w:sz="0" w:space="0" w:color="auto"/>
      </w:divBdr>
      <w:divsChild>
        <w:div w:id="130176748">
          <w:marLeft w:val="547"/>
          <w:marRight w:val="0"/>
          <w:marTop w:val="134"/>
          <w:marBottom w:val="0"/>
          <w:divBdr>
            <w:top w:val="none" w:sz="0" w:space="0" w:color="auto"/>
            <w:left w:val="none" w:sz="0" w:space="0" w:color="auto"/>
            <w:bottom w:val="none" w:sz="0" w:space="0" w:color="auto"/>
            <w:right w:val="none" w:sz="0" w:space="0" w:color="auto"/>
          </w:divBdr>
        </w:div>
        <w:div w:id="459809729">
          <w:marLeft w:val="1166"/>
          <w:marRight w:val="0"/>
          <w:marTop w:val="115"/>
          <w:marBottom w:val="0"/>
          <w:divBdr>
            <w:top w:val="none" w:sz="0" w:space="0" w:color="auto"/>
            <w:left w:val="none" w:sz="0" w:space="0" w:color="auto"/>
            <w:bottom w:val="none" w:sz="0" w:space="0" w:color="auto"/>
            <w:right w:val="none" w:sz="0" w:space="0" w:color="auto"/>
          </w:divBdr>
        </w:div>
        <w:div w:id="1085954401">
          <w:marLeft w:val="1166"/>
          <w:marRight w:val="0"/>
          <w:marTop w:val="115"/>
          <w:marBottom w:val="0"/>
          <w:divBdr>
            <w:top w:val="none" w:sz="0" w:space="0" w:color="auto"/>
            <w:left w:val="none" w:sz="0" w:space="0" w:color="auto"/>
            <w:bottom w:val="none" w:sz="0" w:space="0" w:color="auto"/>
            <w:right w:val="none" w:sz="0" w:space="0" w:color="auto"/>
          </w:divBdr>
        </w:div>
        <w:div w:id="1704555134">
          <w:marLeft w:val="1166"/>
          <w:marRight w:val="0"/>
          <w:marTop w:val="115"/>
          <w:marBottom w:val="0"/>
          <w:divBdr>
            <w:top w:val="none" w:sz="0" w:space="0" w:color="auto"/>
            <w:left w:val="none" w:sz="0" w:space="0" w:color="auto"/>
            <w:bottom w:val="none" w:sz="0" w:space="0" w:color="auto"/>
            <w:right w:val="none" w:sz="0" w:space="0" w:color="auto"/>
          </w:divBdr>
        </w:div>
        <w:div w:id="1840461612">
          <w:marLeft w:val="1166"/>
          <w:marRight w:val="0"/>
          <w:marTop w:val="115"/>
          <w:marBottom w:val="0"/>
          <w:divBdr>
            <w:top w:val="none" w:sz="0" w:space="0" w:color="auto"/>
            <w:left w:val="none" w:sz="0" w:space="0" w:color="auto"/>
            <w:bottom w:val="none" w:sz="0" w:space="0" w:color="auto"/>
            <w:right w:val="none" w:sz="0" w:space="0" w:color="auto"/>
          </w:divBdr>
        </w:div>
      </w:divsChild>
    </w:div>
    <w:div w:id="1787699124">
      <w:bodyDiv w:val="1"/>
      <w:marLeft w:val="0"/>
      <w:marRight w:val="0"/>
      <w:marTop w:val="0"/>
      <w:marBottom w:val="0"/>
      <w:divBdr>
        <w:top w:val="none" w:sz="0" w:space="0" w:color="auto"/>
        <w:left w:val="none" w:sz="0" w:space="0" w:color="auto"/>
        <w:bottom w:val="none" w:sz="0" w:space="0" w:color="auto"/>
        <w:right w:val="none" w:sz="0" w:space="0" w:color="auto"/>
      </w:divBdr>
    </w:div>
    <w:div w:id="1788349784">
      <w:bodyDiv w:val="1"/>
      <w:marLeft w:val="0"/>
      <w:marRight w:val="0"/>
      <w:marTop w:val="0"/>
      <w:marBottom w:val="0"/>
      <w:divBdr>
        <w:top w:val="none" w:sz="0" w:space="0" w:color="auto"/>
        <w:left w:val="none" w:sz="0" w:space="0" w:color="auto"/>
        <w:bottom w:val="none" w:sz="0" w:space="0" w:color="auto"/>
        <w:right w:val="none" w:sz="0" w:space="0" w:color="auto"/>
      </w:divBdr>
      <w:divsChild>
        <w:div w:id="1063406378">
          <w:marLeft w:val="1166"/>
          <w:marRight w:val="0"/>
          <w:marTop w:val="134"/>
          <w:marBottom w:val="0"/>
          <w:divBdr>
            <w:top w:val="none" w:sz="0" w:space="0" w:color="auto"/>
            <w:left w:val="none" w:sz="0" w:space="0" w:color="auto"/>
            <w:bottom w:val="none" w:sz="0" w:space="0" w:color="auto"/>
            <w:right w:val="none" w:sz="0" w:space="0" w:color="auto"/>
          </w:divBdr>
        </w:div>
        <w:div w:id="1297878339">
          <w:marLeft w:val="547"/>
          <w:marRight w:val="0"/>
          <w:marTop w:val="154"/>
          <w:marBottom w:val="0"/>
          <w:divBdr>
            <w:top w:val="none" w:sz="0" w:space="0" w:color="auto"/>
            <w:left w:val="none" w:sz="0" w:space="0" w:color="auto"/>
            <w:bottom w:val="none" w:sz="0" w:space="0" w:color="auto"/>
            <w:right w:val="none" w:sz="0" w:space="0" w:color="auto"/>
          </w:divBdr>
        </w:div>
        <w:div w:id="1597664400">
          <w:marLeft w:val="1166"/>
          <w:marRight w:val="0"/>
          <w:marTop w:val="134"/>
          <w:marBottom w:val="0"/>
          <w:divBdr>
            <w:top w:val="none" w:sz="0" w:space="0" w:color="auto"/>
            <w:left w:val="none" w:sz="0" w:space="0" w:color="auto"/>
            <w:bottom w:val="none" w:sz="0" w:space="0" w:color="auto"/>
            <w:right w:val="none" w:sz="0" w:space="0" w:color="auto"/>
          </w:divBdr>
        </w:div>
      </w:divsChild>
    </w:div>
    <w:div w:id="1788768600">
      <w:bodyDiv w:val="1"/>
      <w:marLeft w:val="0"/>
      <w:marRight w:val="0"/>
      <w:marTop w:val="0"/>
      <w:marBottom w:val="0"/>
      <w:divBdr>
        <w:top w:val="none" w:sz="0" w:space="0" w:color="auto"/>
        <w:left w:val="none" w:sz="0" w:space="0" w:color="auto"/>
        <w:bottom w:val="none" w:sz="0" w:space="0" w:color="auto"/>
        <w:right w:val="none" w:sz="0" w:space="0" w:color="auto"/>
      </w:divBdr>
      <w:divsChild>
        <w:div w:id="159855312">
          <w:marLeft w:val="1166"/>
          <w:marRight w:val="0"/>
          <w:marTop w:val="86"/>
          <w:marBottom w:val="0"/>
          <w:divBdr>
            <w:top w:val="none" w:sz="0" w:space="0" w:color="auto"/>
            <w:left w:val="none" w:sz="0" w:space="0" w:color="auto"/>
            <w:bottom w:val="none" w:sz="0" w:space="0" w:color="auto"/>
            <w:right w:val="none" w:sz="0" w:space="0" w:color="auto"/>
          </w:divBdr>
        </w:div>
        <w:div w:id="454297939">
          <w:marLeft w:val="1166"/>
          <w:marRight w:val="0"/>
          <w:marTop w:val="86"/>
          <w:marBottom w:val="0"/>
          <w:divBdr>
            <w:top w:val="none" w:sz="0" w:space="0" w:color="auto"/>
            <w:left w:val="none" w:sz="0" w:space="0" w:color="auto"/>
            <w:bottom w:val="none" w:sz="0" w:space="0" w:color="auto"/>
            <w:right w:val="none" w:sz="0" w:space="0" w:color="auto"/>
          </w:divBdr>
        </w:div>
        <w:div w:id="495609841">
          <w:marLeft w:val="1800"/>
          <w:marRight w:val="0"/>
          <w:marTop w:val="77"/>
          <w:marBottom w:val="0"/>
          <w:divBdr>
            <w:top w:val="none" w:sz="0" w:space="0" w:color="auto"/>
            <w:left w:val="none" w:sz="0" w:space="0" w:color="auto"/>
            <w:bottom w:val="none" w:sz="0" w:space="0" w:color="auto"/>
            <w:right w:val="none" w:sz="0" w:space="0" w:color="auto"/>
          </w:divBdr>
        </w:div>
        <w:div w:id="729615827">
          <w:marLeft w:val="547"/>
          <w:marRight w:val="0"/>
          <w:marTop w:val="86"/>
          <w:marBottom w:val="0"/>
          <w:divBdr>
            <w:top w:val="none" w:sz="0" w:space="0" w:color="auto"/>
            <w:left w:val="none" w:sz="0" w:space="0" w:color="auto"/>
            <w:bottom w:val="none" w:sz="0" w:space="0" w:color="auto"/>
            <w:right w:val="none" w:sz="0" w:space="0" w:color="auto"/>
          </w:divBdr>
        </w:div>
        <w:div w:id="948270497">
          <w:marLeft w:val="1166"/>
          <w:marRight w:val="0"/>
          <w:marTop w:val="86"/>
          <w:marBottom w:val="0"/>
          <w:divBdr>
            <w:top w:val="none" w:sz="0" w:space="0" w:color="auto"/>
            <w:left w:val="none" w:sz="0" w:space="0" w:color="auto"/>
            <w:bottom w:val="none" w:sz="0" w:space="0" w:color="auto"/>
            <w:right w:val="none" w:sz="0" w:space="0" w:color="auto"/>
          </w:divBdr>
        </w:div>
        <w:div w:id="1170022523">
          <w:marLeft w:val="1800"/>
          <w:marRight w:val="0"/>
          <w:marTop w:val="67"/>
          <w:marBottom w:val="0"/>
          <w:divBdr>
            <w:top w:val="none" w:sz="0" w:space="0" w:color="auto"/>
            <w:left w:val="none" w:sz="0" w:space="0" w:color="auto"/>
            <w:bottom w:val="none" w:sz="0" w:space="0" w:color="auto"/>
            <w:right w:val="none" w:sz="0" w:space="0" w:color="auto"/>
          </w:divBdr>
        </w:div>
        <w:div w:id="1261522737">
          <w:marLeft w:val="1166"/>
          <w:marRight w:val="0"/>
          <w:marTop w:val="86"/>
          <w:marBottom w:val="0"/>
          <w:divBdr>
            <w:top w:val="none" w:sz="0" w:space="0" w:color="auto"/>
            <w:left w:val="none" w:sz="0" w:space="0" w:color="auto"/>
            <w:bottom w:val="none" w:sz="0" w:space="0" w:color="auto"/>
            <w:right w:val="none" w:sz="0" w:space="0" w:color="auto"/>
          </w:divBdr>
        </w:div>
        <w:div w:id="1564173172">
          <w:marLeft w:val="1166"/>
          <w:marRight w:val="0"/>
          <w:marTop w:val="86"/>
          <w:marBottom w:val="0"/>
          <w:divBdr>
            <w:top w:val="none" w:sz="0" w:space="0" w:color="auto"/>
            <w:left w:val="none" w:sz="0" w:space="0" w:color="auto"/>
            <w:bottom w:val="none" w:sz="0" w:space="0" w:color="auto"/>
            <w:right w:val="none" w:sz="0" w:space="0" w:color="auto"/>
          </w:divBdr>
        </w:div>
        <w:div w:id="1580603471">
          <w:marLeft w:val="1166"/>
          <w:marRight w:val="0"/>
          <w:marTop w:val="86"/>
          <w:marBottom w:val="0"/>
          <w:divBdr>
            <w:top w:val="none" w:sz="0" w:space="0" w:color="auto"/>
            <w:left w:val="none" w:sz="0" w:space="0" w:color="auto"/>
            <w:bottom w:val="none" w:sz="0" w:space="0" w:color="auto"/>
            <w:right w:val="none" w:sz="0" w:space="0" w:color="auto"/>
          </w:divBdr>
        </w:div>
        <w:div w:id="1615359256">
          <w:marLeft w:val="1800"/>
          <w:marRight w:val="0"/>
          <w:marTop w:val="77"/>
          <w:marBottom w:val="0"/>
          <w:divBdr>
            <w:top w:val="none" w:sz="0" w:space="0" w:color="auto"/>
            <w:left w:val="none" w:sz="0" w:space="0" w:color="auto"/>
            <w:bottom w:val="none" w:sz="0" w:space="0" w:color="auto"/>
            <w:right w:val="none" w:sz="0" w:space="0" w:color="auto"/>
          </w:divBdr>
        </w:div>
        <w:div w:id="2038769310">
          <w:marLeft w:val="1800"/>
          <w:marRight w:val="0"/>
          <w:marTop w:val="67"/>
          <w:marBottom w:val="0"/>
          <w:divBdr>
            <w:top w:val="none" w:sz="0" w:space="0" w:color="auto"/>
            <w:left w:val="none" w:sz="0" w:space="0" w:color="auto"/>
            <w:bottom w:val="none" w:sz="0" w:space="0" w:color="auto"/>
            <w:right w:val="none" w:sz="0" w:space="0" w:color="auto"/>
          </w:divBdr>
        </w:div>
        <w:div w:id="2104177871">
          <w:marLeft w:val="1800"/>
          <w:marRight w:val="0"/>
          <w:marTop w:val="77"/>
          <w:marBottom w:val="0"/>
          <w:divBdr>
            <w:top w:val="none" w:sz="0" w:space="0" w:color="auto"/>
            <w:left w:val="none" w:sz="0" w:space="0" w:color="auto"/>
            <w:bottom w:val="none" w:sz="0" w:space="0" w:color="auto"/>
            <w:right w:val="none" w:sz="0" w:space="0" w:color="auto"/>
          </w:divBdr>
        </w:div>
      </w:divsChild>
    </w:div>
    <w:div w:id="1789348580">
      <w:bodyDiv w:val="1"/>
      <w:marLeft w:val="0"/>
      <w:marRight w:val="0"/>
      <w:marTop w:val="0"/>
      <w:marBottom w:val="0"/>
      <w:divBdr>
        <w:top w:val="none" w:sz="0" w:space="0" w:color="auto"/>
        <w:left w:val="none" w:sz="0" w:space="0" w:color="auto"/>
        <w:bottom w:val="none" w:sz="0" w:space="0" w:color="auto"/>
        <w:right w:val="none" w:sz="0" w:space="0" w:color="auto"/>
      </w:divBdr>
    </w:div>
    <w:div w:id="1789622297">
      <w:bodyDiv w:val="1"/>
      <w:marLeft w:val="0"/>
      <w:marRight w:val="0"/>
      <w:marTop w:val="0"/>
      <w:marBottom w:val="0"/>
      <w:divBdr>
        <w:top w:val="none" w:sz="0" w:space="0" w:color="auto"/>
        <w:left w:val="none" w:sz="0" w:space="0" w:color="auto"/>
        <w:bottom w:val="none" w:sz="0" w:space="0" w:color="auto"/>
        <w:right w:val="none" w:sz="0" w:space="0" w:color="auto"/>
      </w:divBdr>
    </w:div>
    <w:div w:id="1789661887">
      <w:bodyDiv w:val="1"/>
      <w:marLeft w:val="0"/>
      <w:marRight w:val="0"/>
      <w:marTop w:val="0"/>
      <w:marBottom w:val="0"/>
      <w:divBdr>
        <w:top w:val="none" w:sz="0" w:space="0" w:color="auto"/>
        <w:left w:val="none" w:sz="0" w:space="0" w:color="auto"/>
        <w:bottom w:val="none" w:sz="0" w:space="0" w:color="auto"/>
        <w:right w:val="none" w:sz="0" w:space="0" w:color="auto"/>
      </w:divBdr>
    </w:div>
    <w:div w:id="1790586477">
      <w:bodyDiv w:val="1"/>
      <w:marLeft w:val="0"/>
      <w:marRight w:val="0"/>
      <w:marTop w:val="0"/>
      <w:marBottom w:val="0"/>
      <w:divBdr>
        <w:top w:val="none" w:sz="0" w:space="0" w:color="auto"/>
        <w:left w:val="none" w:sz="0" w:space="0" w:color="auto"/>
        <w:bottom w:val="none" w:sz="0" w:space="0" w:color="auto"/>
        <w:right w:val="none" w:sz="0" w:space="0" w:color="auto"/>
      </w:divBdr>
    </w:div>
    <w:div w:id="1790706473">
      <w:bodyDiv w:val="1"/>
      <w:marLeft w:val="0"/>
      <w:marRight w:val="0"/>
      <w:marTop w:val="0"/>
      <w:marBottom w:val="0"/>
      <w:divBdr>
        <w:top w:val="none" w:sz="0" w:space="0" w:color="auto"/>
        <w:left w:val="none" w:sz="0" w:space="0" w:color="auto"/>
        <w:bottom w:val="none" w:sz="0" w:space="0" w:color="auto"/>
        <w:right w:val="none" w:sz="0" w:space="0" w:color="auto"/>
      </w:divBdr>
    </w:div>
    <w:div w:id="1790783805">
      <w:bodyDiv w:val="1"/>
      <w:marLeft w:val="0"/>
      <w:marRight w:val="0"/>
      <w:marTop w:val="0"/>
      <w:marBottom w:val="0"/>
      <w:divBdr>
        <w:top w:val="none" w:sz="0" w:space="0" w:color="auto"/>
        <w:left w:val="none" w:sz="0" w:space="0" w:color="auto"/>
        <w:bottom w:val="none" w:sz="0" w:space="0" w:color="auto"/>
        <w:right w:val="none" w:sz="0" w:space="0" w:color="auto"/>
      </w:divBdr>
      <w:divsChild>
        <w:div w:id="214700678">
          <w:marLeft w:val="1800"/>
          <w:marRight w:val="0"/>
          <w:marTop w:val="82"/>
          <w:marBottom w:val="0"/>
          <w:divBdr>
            <w:top w:val="none" w:sz="0" w:space="0" w:color="auto"/>
            <w:left w:val="none" w:sz="0" w:space="0" w:color="auto"/>
            <w:bottom w:val="none" w:sz="0" w:space="0" w:color="auto"/>
            <w:right w:val="none" w:sz="0" w:space="0" w:color="auto"/>
          </w:divBdr>
        </w:div>
        <w:div w:id="595552660">
          <w:marLeft w:val="1166"/>
          <w:marRight w:val="0"/>
          <w:marTop w:val="96"/>
          <w:marBottom w:val="0"/>
          <w:divBdr>
            <w:top w:val="none" w:sz="0" w:space="0" w:color="auto"/>
            <w:left w:val="none" w:sz="0" w:space="0" w:color="auto"/>
            <w:bottom w:val="none" w:sz="0" w:space="0" w:color="auto"/>
            <w:right w:val="none" w:sz="0" w:space="0" w:color="auto"/>
          </w:divBdr>
        </w:div>
        <w:div w:id="708724891">
          <w:marLeft w:val="547"/>
          <w:marRight w:val="0"/>
          <w:marTop w:val="115"/>
          <w:marBottom w:val="0"/>
          <w:divBdr>
            <w:top w:val="none" w:sz="0" w:space="0" w:color="auto"/>
            <w:left w:val="none" w:sz="0" w:space="0" w:color="auto"/>
            <w:bottom w:val="none" w:sz="0" w:space="0" w:color="auto"/>
            <w:right w:val="none" w:sz="0" w:space="0" w:color="auto"/>
          </w:divBdr>
        </w:div>
        <w:div w:id="906107191">
          <w:marLeft w:val="1800"/>
          <w:marRight w:val="0"/>
          <w:marTop w:val="82"/>
          <w:marBottom w:val="0"/>
          <w:divBdr>
            <w:top w:val="none" w:sz="0" w:space="0" w:color="auto"/>
            <w:left w:val="none" w:sz="0" w:space="0" w:color="auto"/>
            <w:bottom w:val="none" w:sz="0" w:space="0" w:color="auto"/>
            <w:right w:val="none" w:sz="0" w:space="0" w:color="auto"/>
          </w:divBdr>
        </w:div>
        <w:div w:id="1105807844">
          <w:marLeft w:val="1166"/>
          <w:marRight w:val="0"/>
          <w:marTop w:val="96"/>
          <w:marBottom w:val="0"/>
          <w:divBdr>
            <w:top w:val="none" w:sz="0" w:space="0" w:color="auto"/>
            <w:left w:val="none" w:sz="0" w:space="0" w:color="auto"/>
            <w:bottom w:val="none" w:sz="0" w:space="0" w:color="auto"/>
            <w:right w:val="none" w:sz="0" w:space="0" w:color="auto"/>
          </w:divBdr>
        </w:div>
        <w:div w:id="1267881074">
          <w:marLeft w:val="1800"/>
          <w:marRight w:val="0"/>
          <w:marTop w:val="82"/>
          <w:marBottom w:val="0"/>
          <w:divBdr>
            <w:top w:val="none" w:sz="0" w:space="0" w:color="auto"/>
            <w:left w:val="none" w:sz="0" w:space="0" w:color="auto"/>
            <w:bottom w:val="none" w:sz="0" w:space="0" w:color="auto"/>
            <w:right w:val="none" w:sz="0" w:space="0" w:color="auto"/>
          </w:divBdr>
        </w:div>
        <w:div w:id="1791045680">
          <w:marLeft w:val="1166"/>
          <w:marRight w:val="0"/>
          <w:marTop w:val="96"/>
          <w:marBottom w:val="0"/>
          <w:divBdr>
            <w:top w:val="none" w:sz="0" w:space="0" w:color="auto"/>
            <w:left w:val="none" w:sz="0" w:space="0" w:color="auto"/>
            <w:bottom w:val="none" w:sz="0" w:space="0" w:color="auto"/>
            <w:right w:val="none" w:sz="0" w:space="0" w:color="auto"/>
          </w:divBdr>
        </w:div>
      </w:divsChild>
    </w:div>
    <w:div w:id="1790857509">
      <w:bodyDiv w:val="1"/>
      <w:marLeft w:val="0"/>
      <w:marRight w:val="0"/>
      <w:marTop w:val="0"/>
      <w:marBottom w:val="0"/>
      <w:divBdr>
        <w:top w:val="none" w:sz="0" w:space="0" w:color="auto"/>
        <w:left w:val="none" w:sz="0" w:space="0" w:color="auto"/>
        <w:bottom w:val="none" w:sz="0" w:space="0" w:color="auto"/>
        <w:right w:val="none" w:sz="0" w:space="0" w:color="auto"/>
      </w:divBdr>
    </w:div>
    <w:div w:id="1791586418">
      <w:bodyDiv w:val="1"/>
      <w:marLeft w:val="0"/>
      <w:marRight w:val="0"/>
      <w:marTop w:val="0"/>
      <w:marBottom w:val="0"/>
      <w:divBdr>
        <w:top w:val="none" w:sz="0" w:space="0" w:color="auto"/>
        <w:left w:val="none" w:sz="0" w:space="0" w:color="auto"/>
        <w:bottom w:val="none" w:sz="0" w:space="0" w:color="auto"/>
        <w:right w:val="none" w:sz="0" w:space="0" w:color="auto"/>
      </w:divBdr>
      <w:divsChild>
        <w:div w:id="25907841">
          <w:marLeft w:val="2074"/>
          <w:marRight w:val="0"/>
          <w:marTop w:val="67"/>
          <w:marBottom w:val="0"/>
          <w:divBdr>
            <w:top w:val="none" w:sz="0" w:space="0" w:color="auto"/>
            <w:left w:val="none" w:sz="0" w:space="0" w:color="auto"/>
            <w:bottom w:val="none" w:sz="0" w:space="0" w:color="auto"/>
            <w:right w:val="none" w:sz="0" w:space="0" w:color="auto"/>
          </w:divBdr>
        </w:div>
        <w:div w:id="331299753">
          <w:marLeft w:val="720"/>
          <w:marRight w:val="0"/>
          <w:marTop w:val="86"/>
          <w:marBottom w:val="0"/>
          <w:divBdr>
            <w:top w:val="none" w:sz="0" w:space="0" w:color="auto"/>
            <w:left w:val="none" w:sz="0" w:space="0" w:color="auto"/>
            <w:bottom w:val="none" w:sz="0" w:space="0" w:color="auto"/>
            <w:right w:val="none" w:sz="0" w:space="0" w:color="auto"/>
          </w:divBdr>
        </w:div>
        <w:div w:id="641732955">
          <w:marLeft w:val="2074"/>
          <w:marRight w:val="0"/>
          <w:marTop w:val="53"/>
          <w:marBottom w:val="0"/>
          <w:divBdr>
            <w:top w:val="none" w:sz="0" w:space="0" w:color="auto"/>
            <w:left w:val="none" w:sz="0" w:space="0" w:color="auto"/>
            <w:bottom w:val="none" w:sz="0" w:space="0" w:color="auto"/>
            <w:right w:val="none" w:sz="0" w:space="0" w:color="auto"/>
          </w:divBdr>
        </w:div>
        <w:div w:id="706108151">
          <w:marLeft w:val="2074"/>
          <w:marRight w:val="0"/>
          <w:marTop w:val="53"/>
          <w:marBottom w:val="0"/>
          <w:divBdr>
            <w:top w:val="none" w:sz="0" w:space="0" w:color="auto"/>
            <w:left w:val="none" w:sz="0" w:space="0" w:color="auto"/>
            <w:bottom w:val="none" w:sz="0" w:space="0" w:color="auto"/>
            <w:right w:val="none" w:sz="0" w:space="0" w:color="auto"/>
          </w:divBdr>
        </w:div>
        <w:div w:id="763035724">
          <w:marLeft w:val="720"/>
          <w:marRight w:val="0"/>
          <w:marTop w:val="86"/>
          <w:marBottom w:val="0"/>
          <w:divBdr>
            <w:top w:val="none" w:sz="0" w:space="0" w:color="auto"/>
            <w:left w:val="none" w:sz="0" w:space="0" w:color="auto"/>
            <w:bottom w:val="none" w:sz="0" w:space="0" w:color="auto"/>
            <w:right w:val="none" w:sz="0" w:space="0" w:color="auto"/>
          </w:divBdr>
        </w:div>
        <w:div w:id="787313571">
          <w:marLeft w:val="1354"/>
          <w:marRight w:val="0"/>
          <w:marTop w:val="77"/>
          <w:marBottom w:val="0"/>
          <w:divBdr>
            <w:top w:val="none" w:sz="0" w:space="0" w:color="auto"/>
            <w:left w:val="none" w:sz="0" w:space="0" w:color="auto"/>
            <w:bottom w:val="none" w:sz="0" w:space="0" w:color="auto"/>
            <w:right w:val="none" w:sz="0" w:space="0" w:color="auto"/>
          </w:divBdr>
        </w:div>
        <w:div w:id="843663455">
          <w:marLeft w:val="1354"/>
          <w:marRight w:val="0"/>
          <w:marTop w:val="77"/>
          <w:marBottom w:val="0"/>
          <w:divBdr>
            <w:top w:val="none" w:sz="0" w:space="0" w:color="auto"/>
            <w:left w:val="none" w:sz="0" w:space="0" w:color="auto"/>
            <w:bottom w:val="none" w:sz="0" w:space="0" w:color="auto"/>
            <w:right w:val="none" w:sz="0" w:space="0" w:color="auto"/>
          </w:divBdr>
        </w:div>
        <w:div w:id="879980697">
          <w:marLeft w:val="720"/>
          <w:marRight w:val="0"/>
          <w:marTop w:val="86"/>
          <w:marBottom w:val="0"/>
          <w:divBdr>
            <w:top w:val="none" w:sz="0" w:space="0" w:color="auto"/>
            <w:left w:val="none" w:sz="0" w:space="0" w:color="auto"/>
            <w:bottom w:val="none" w:sz="0" w:space="0" w:color="auto"/>
            <w:right w:val="none" w:sz="0" w:space="0" w:color="auto"/>
          </w:divBdr>
        </w:div>
        <w:div w:id="1229652897">
          <w:marLeft w:val="1354"/>
          <w:marRight w:val="0"/>
          <w:marTop w:val="77"/>
          <w:marBottom w:val="0"/>
          <w:divBdr>
            <w:top w:val="none" w:sz="0" w:space="0" w:color="auto"/>
            <w:left w:val="none" w:sz="0" w:space="0" w:color="auto"/>
            <w:bottom w:val="none" w:sz="0" w:space="0" w:color="auto"/>
            <w:right w:val="none" w:sz="0" w:space="0" w:color="auto"/>
          </w:divBdr>
        </w:div>
        <w:div w:id="1625233376">
          <w:marLeft w:val="1166"/>
          <w:marRight w:val="0"/>
          <w:marTop w:val="77"/>
          <w:marBottom w:val="0"/>
          <w:divBdr>
            <w:top w:val="none" w:sz="0" w:space="0" w:color="auto"/>
            <w:left w:val="none" w:sz="0" w:space="0" w:color="auto"/>
            <w:bottom w:val="none" w:sz="0" w:space="0" w:color="auto"/>
            <w:right w:val="none" w:sz="0" w:space="0" w:color="auto"/>
          </w:divBdr>
        </w:div>
        <w:div w:id="1630551554">
          <w:marLeft w:val="2074"/>
          <w:marRight w:val="0"/>
          <w:marTop w:val="67"/>
          <w:marBottom w:val="0"/>
          <w:divBdr>
            <w:top w:val="none" w:sz="0" w:space="0" w:color="auto"/>
            <w:left w:val="none" w:sz="0" w:space="0" w:color="auto"/>
            <w:bottom w:val="none" w:sz="0" w:space="0" w:color="auto"/>
            <w:right w:val="none" w:sz="0" w:space="0" w:color="auto"/>
          </w:divBdr>
        </w:div>
        <w:div w:id="1768501845">
          <w:marLeft w:val="1354"/>
          <w:marRight w:val="0"/>
          <w:marTop w:val="77"/>
          <w:marBottom w:val="0"/>
          <w:divBdr>
            <w:top w:val="none" w:sz="0" w:space="0" w:color="auto"/>
            <w:left w:val="none" w:sz="0" w:space="0" w:color="auto"/>
            <w:bottom w:val="none" w:sz="0" w:space="0" w:color="auto"/>
            <w:right w:val="none" w:sz="0" w:space="0" w:color="auto"/>
          </w:divBdr>
        </w:div>
        <w:div w:id="1875076707">
          <w:marLeft w:val="547"/>
          <w:marRight w:val="0"/>
          <w:marTop w:val="86"/>
          <w:marBottom w:val="0"/>
          <w:divBdr>
            <w:top w:val="none" w:sz="0" w:space="0" w:color="auto"/>
            <w:left w:val="none" w:sz="0" w:space="0" w:color="auto"/>
            <w:bottom w:val="none" w:sz="0" w:space="0" w:color="auto"/>
            <w:right w:val="none" w:sz="0" w:space="0" w:color="auto"/>
          </w:divBdr>
        </w:div>
        <w:div w:id="1924219287">
          <w:marLeft w:val="1354"/>
          <w:marRight w:val="0"/>
          <w:marTop w:val="77"/>
          <w:marBottom w:val="0"/>
          <w:divBdr>
            <w:top w:val="none" w:sz="0" w:space="0" w:color="auto"/>
            <w:left w:val="none" w:sz="0" w:space="0" w:color="auto"/>
            <w:bottom w:val="none" w:sz="0" w:space="0" w:color="auto"/>
            <w:right w:val="none" w:sz="0" w:space="0" w:color="auto"/>
          </w:divBdr>
        </w:div>
        <w:div w:id="1974946014">
          <w:marLeft w:val="720"/>
          <w:marRight w:val="0"/>
          <w:marTop w:val="86"/>
          <w:marBottom w:val="0"/>
          <w:divBdr>
            <w:top w:val="none" w:sz="0" w:space="0" w:color="auto"/>
            <w:left w:val="none" w:sz="0" w:space="0" w:color="auto"/>
            <w:bottom w:val="none" w:sz="0" w:space="0" w:color="auto"/>
            <w:right w:val="none" w:sz="0" w:space="0" w:color="auto"/>
          </w:divBdr>
        </w:div>
        <w:div w:id="2136747605">
          <w:marLeft w:val="2074"/>
          <w:marRight w:val="0"/>
          <w:marTop w:val="53"/>
          <w:marBottom w:val="0"/>
          <w:divBdr>
            <w:top w:val="none" w:sz="0" w:space="0" w:color="auto"/>
            <w:left w:val="none" w:sz="0" w:space="0" w:color="auto"/>
            <w:bottom w:val="none" w:sz="0" w:space="0" w:color="auto"/>
            <w:right w:val="none" w:sz="0" w:space="0" w:color="auto"/>
          </w:divBdr>
        </w:div>
      </w:divsChild>
    </w:div>
    <w:div w:id="1791702283">
      <w:bodyDiv w:val="1"/>
      <w:marLeft w:val="0"/>
      <w:marRight w:val="0"/>
      <w:marTop w:val="0"/>
      <w:marBottom w:val="0"/>
      <w:divBdr>
        <w:top w:val="none" w:sz="0" w:space="0" w:color="auto"/>
        <w:left w:val="none" w:sz="0" w:space="0" w:color="auto"/>
        <w:bottom w:val="none" w:sz="0" w:space="0" w:color="auto"/>
        <w:right w:val="none" w:sz="0" w:space="0" w:color="auto"/>
      </w:divBdr>
    </w:div>
    <w:div w:id="1792240952">
      <w:bodyDiv w:val="1"/>
      <w:marLeft w:val="0"/>
      <w:marRight w:val="0"/>
      <w:marTop w:val="0"/>
      <w:marBottom w:val="0"/>
      <w:divBdr>
        <w:top w:val="none" w:sz="0" w:space="0" w:color="auto"/>
        <w:left w:val="none" w:sz="0" w:space="0" w:color="auto"/>
        <w:bottom w:val="none" w:sz="0" w:space="0" w:color="auto"/>
        <w:right w:val="none" w:sz="0" w:space="0" w:color="auto"/>
      </w:divBdr>
      <w:divsChild>
        <w:div w:id="1149782630">
          <w:marLeft w:val="1166"/>
          <w:marRight w:val="0"/>
          <w:marTop w:val="115"/>
          <w:marBottom w:val="0"/>
          <w:divBdr>
            <w:top w:val="none" w:sz="0" w:space="0" w:color="auto"/>
            <w:left w:val="none" w:sz="0" w:space="0" w:color="auto"/>
            <w:bottom w:val="none" w:sz="0" w:space="0" w:color="auto"/>
            <w:right w:val="none" w:sz="0" w:space="0" w:color="auto"/>
          </w:divBdr>
        </w:div>
        <w:div w:id="1400981208">
          <w:marLeft w:val="1166"/>
          <w:marRight w:val="0"/>
          <w:marTop w:val="115"/>
          <w:marBottom w:val="0"/>
          <w:divBdr>
            <w:top w:val="none" w:sz="0" w:space="0" w:color="auto"/>
            <w:left w:val="none" w:sz="0" w:space="0" w:color="auto"/>
            <w:bottom w:val="none" w:sz="0" w:space="0" w:color="auto"/>
            <w:right w:val="none" w:sz="0" w:space="0" w:color="auto"/>
          </w:divBdr>
        </w:div>
        <w:div w:id="2026133446">
          <w:marLeft w:val="547"/>
          <w:marRight w:val="0"/>
          <w:marTop w:val="134"/>
          <w:marBottom w:val="0"/>
          <w:divBdr>
            <w:top w:val="none" w:sz="0" w:space="0" w:color="auto"/>
            <w:left w:val="none" w:sz="0" w:space="0" w:color="auto"/>
            <w:bottom w:val="none" w:sz="0" w:space="0" w:color="auto"/>
            <w:right w:val="none" w:sz="0" w:space="0" w:color="auto"/>
          </w:divBdr>
        </w:div>
        <w:div w:id="2102682634">
          <w:marLeft w:val="1166"/>
          <w:marRight w:val="0"/>
          <w:marTop w:val="115"/>
          <w:marBottom w:val="0"/>
          <w:divBdr>
            <w:top w:val="none" w:sz="0" w:space="0" w:color="auto"/>
            <w:left w:val="none" w:sz="0" w:space="0" w:color="auto"/>
            <w:bottom w:val="none" w:sz="0" w:space="0" w:color="auto"/>
            <w:right w:val="none" w:sz="0" w:space="0" w:color="auto"/>
          </w:divBdr>
        </w:div>
      </w:divsChild>
    </w:div>
    <w:div w:id="1792482088">
      <w:bodyDiv w:val="1"/>
      <w:marLeft w:val="0"/>
      <w:marRight w:val="0"/>
      <w:marTop w:val="0"/>
      <w:marBottom w:val="0"/>
      <w:divBdr>
        <w:top w:val="none" w:sz="0" w:space="0" w:color="auto"/>
        <w:left w:val="none" w:sz="0" w:space="0" w:color="auto"/>
        <w:bottom w:val="none" w:sz="0" w:space="0" w:color="auto"/>
        <w:right w:val="none" w:sz="0" w:space="0" w:color="auto"/>
      </w:divBdr>
      <w:divsChild>
        <w:div w:id="283779367">
          <w:marLeft w:val="1800"/>
          <w:marRight w:val="0"/>
          <w:marTop w:val="77"/>
          <w:marBottom w:val="0"/>
          <w:divBdr>
            <w:top w:val="none" w:sz="0" w:space="0" w:color="auto"/>
            <w:left w:val="none" w:sz="0" w:space="0" w:color="auto"/>
            <w:bottom w:val="none" w:sz="0" w:space="0" w:color="auto"/>
            <w:right w:val="none" w:sz="0" w:space="0" w:color="auto"/>
          </w:divBdr>
        </w:div>
        <w:div w:id="370493649">
          <w:marLeft w:val="2520"/>
          <w:marRight w:val="0"/>
          <w:marTop w:val="58"/>
          <w:marBottom w:val="0"/>
          <w:divBdr>
            <w:top w:val="none" w:sz="0" w:space="0" w:color="auto"/>
            <w:left w:val="none" w:sz="0" w:space="0" w:color="auto"/>
            <w:bottom w:val="none" w:sz="0" w:space="0" w:color="auto"/>
            <w:right w:val="none" w:sz="0" w:space="0" w:color="auto"/>
          </w:divBdr>
        </w:div>
        <w:div w:id="540166670">
          <w:marLeft w:val="1166"/>
          <w:marRight w:val="0"/>
          <w:marTop w:val="96"/>
          <w:marBottom w:val="0"/>
          <w:divBdr>
            <w:top w:val="none" w:sz="0" w:space="0" w:color="auto"/>
            <w:left w:val="none" w:sz="0" w:space="0" w:color="auto"/>
            <w:bottom w:val="none" w:sz="0" w:space="0" w:color="auto"/>
            <w:right w:val="none" w:sz="0" w:space="0" w:color="auto"/>
          </w:divBdr>
        </w:div>
        <w:div w:id="541408446">
          <w:marLeft w:val="1166"/>
          <w:marRight w:val="0"/>
          <w:marTop w:val="96"/>
          <w:marBottom w:val="0"/>
          <w:divBdr>
            <w:top w:val="none" w:sz="0" w:space="0" w:color="auto"/>
            <w:left w:val="none" w:sz="0" w:space="0" w:color="auto"/>
            <w:bottom w:val="none" w:sz="0" w:space="0" w:color="auto"/>
            <w:right w:val="none" w:sz="0" w:space="0" w:color="auto"/>
          </w:divBdr>
        </w:div>
        <w:div w:id="583807809">
          <w:marLeft w:val="1166"/>
          <w:marRight w:val="0"/>
          <w:marTop w:val="96"/>
          <w:marBottom w:val="0"/>
          <w:divBdr>
            <w:top w:val="none" w:sz="0" w:space="0" w:color="auto"/>
            <w:left w:val="none" w:sz="0" w:space="0" w:color="auto"/>
            <w:bottom w:val="none" w:sz="0" w:space="0" w:color="auto"/>
            <w:right w:val="none" w:sz="0" w:space="0" w:color="auto"/>
          </w:divBdr>
        </w:div>
        <w:div w:id="682706528">
          <w:marLeft w:val="2520"/>
          <w:marRight w:val="0"/>
          <w:marTop w:val="58"/>
          <w:marBottom w:val="0"/>
          <w:divBdr>
            <w:top w:val="none" w:sz="0" w:space="0" w:color="auto"/>
            <w:left w:val="none" w:sz="0" w:space="0" w:color="auto"/>
            <w:bottom w:val="none" w:sz="0" w:space="0" w:color="auto"/>
            <w:right w:val="none" w:sz="0" w:space="0" w:color="auto"/>
          </w:divBdr>
        </w:div>
        <w:div w:id="771128907">
          <w:marLeft w:val="1800"/>
          <w:marRight w:val="0"/>
          <w:marTop w:val="77"/>
          <w:marBottom w:val="0"/>
          <w:divBdr>
            <w:top w:val="none" w:sz="0" w:space="0" w:color="auto"/>
            <w:left w:val="none" w:sz="0" w:space="0" w:color="auto"/>
            <w:bottom w:val="none" w:sz="0" w:space="0" w:color="auto"/>
            <w:right w:val="none" w:sz="0" w:space="0" w:color="auto"/>
          </w:divBdr>
        </w:div>
        <w:div w:id="802767651">
          <w:marLeft w:val="547"/>
          <w:marRight w:val="0"/>
          <w:marTop w:val="115"/>
          <w:marBottom w:val="0"/>
          <w:divBdr>
            <w:top w:val="none" w:sz="0" w:space="0" w:color="auto"/>
            <w:left w:val="none" w:sz="0" w:space="0" w:color="auto"/>
            <w:bottom w:val="none" w:sz="0" w:space="0" w:color="auto"/>
            <w:right w:val="none" w:sz="0" w:space="0" w:color="auto"/>
          </w:divBdr>
        </w:div>
        <w:div w:id="1126465068">
          <w:marLeft w:val="547"/>
          <w:marRight w:val="0"/>
          <w:marTop w:val="115"/>
          <w:marBottom w:val="0"/>
          <w:divBdr>
            <w:top w:val="none" w:sz="0" w:space="0" w:color="auto"/>
            <w:left w:val="none" w:sz="0" w:space="0" w:color="auto"/>
            <w:bottom w:val="none" w:sz="0" w:space="0" w:color="auto"/>
            <w:right w:val="none" w:sz="0" w:space="0" w:color="auto"/>
          </w:divBdr>
        </w:div>
        <w:div w:id="1582717295">
          <w:marLeft w:val="2520"/>
          <w:marRight w:val="0"/>
          <w:marTop w:val="58"/>
          <w:marBottom w:val="0"/>
          <w:divBdr>
            <w:top w:val="none" w:sz="0" w:space="0" w:color="auto"/>
            <w:left w:val="none" w:sz="0" w:space="0" w:color="auto"/>
            <w:bottom w:val="none" w:sz="0" w:space="0" w:color="auto"/>
            <w:right w:val="none" w:sz="0" w:space="0" w:color="auto"/>
          </w:divBdr>
        </w:div>
        <w:div w:id="2009281944">
          <w:marLeft w:val="1800"/>
          <w:marRight w:val="0"/>
          <w:marTop w:val="77"/>
          <w:marBottom w:val="0"/>
          <w:divBdr>
            <w:top w:val="none" w:sz="0" w:space="0" w:color="auto"/>
            <w:left w:val="none" w:sz="0" w:space="0" w:color="auto"/>
            <w:bottom w:val="none" w:sz="0" w:space="0" w:color="auto"/>
            <w:right w:val="none" w:sz="0" w:space="0" w:color="auto"/>
          </w:divBdr>
        </w:div>
      </w:divsChild>
    </w:div>
    <w:div w:id="1793549972">
      <w:bodyDiv w:val="1"/>
      <w:marLeft w:val="0"/>
      <w:marRight w:val="0"/>
      <w:marTop w:val="0"/>
      <w:marBottom w:val="0"/>
      <w:divBdr>
        <w:top w:val="none" w:sz="0" w:space="0" w:color="auto"/>
        <w:left w:val="none" w:sz="0" w:space="0" w:color="auto"/>
        <w:bottom w:val="none" w:sz="0" w:space="0" w:color="auto"/>
        <w:right w:val="none" w:sz="0" w:space="0" w:color="auto"/>
      </w:divBdr>
    </w:div>
    <w:div w:id="1794857867">
      <w:bodyDiv w:val="1"/>
      <w:marLeft w:val="0"/>
      <w:marRight w:val="0"/>
      <w:marTop w:val="0"/>
      <w:marBottom w:val="0"/>
      <w:divBdr>
        <w:top w:val="none" w:sz="0" w:space="0" w:color="auto"/>
        <w:left w:val="none" w:sz="0" w:space="0" w:color="auto"/>
        <w:bottom w:val="none" w:sz="0" w:space="0" w:color="auto"/>
        <w:right w:val="none" w:sz="0" w:space="0" w:color="auto"/>
      </w:divBdr>
    </w:div>
    <w:div w:id="1794984738">
      <w:bodyDiv w:val="1"/>
      <w:marLeft w:val="0"/>
      <w:marRight w:val="0"/>
      <w:marTop w:val="0"/>
      <w:marBottom w:val="0"/>
      <w:divBdr>
        <w:top w:val="none" w:sz="0" w:space="0" w:color="auto"/>
        <w:left w:val="none" w:sz="0" w:space="0" w:color="auto"/>
        <w:bottom w:val="none" w:sz="0" w:space="0" w:color="auto"/>
        <w:right w:val="none" w:sz="0" w:space="0" w:color="auto"/>
      </w:divBdr>
    </w:div>
    <w:div w:id="1795052512">
      <w:bodyDiv w:val="1"/>
      <w:marLeft w:val="0"/>
      <w:marRight w:val="0"/>
      <w:marTop w:val="0"/>
      <w:marBottom w:val="0"/>
      <w:divBdr>
        <w:top w:val="none" w:sz="0" w:space="0" w:color="auto"/>
        <w:left w:val="none" w:sz="0" w:space="0" w:color="auto"/>
        <w:bottom w:val="none" w:sz="0" w:space="0" w:color="auto"/>
        <w:right w:val="none" w:sz="0" w:space="0" w:color="auto"/>
      </w:divBdr>
    </w:div>
    <w:div w:id="1795059900">
      <w:bodyDiv w:val="1"/>
      <w:marLeft w:val="0"/>
      <w:marRight w:val="0"/>
      <w:marTop w:val="0"/>
      <w:marBottom w:val="0"/>
      <w:divBdr>
        <w:top w:val="none" w:sz="0" w:space="0" w:color="auto"/>
        <w:left w:val="none" w:sz="0" w:space="0" w:color="auto"/>
        <w:bottom w:val="none" w:sz="0" w:space="0" w:color="auto"/>
        <w:right w:val="none" w:sz="0" w:space="0" w:color="auto"/>
      </w:divBdr>
      <w:divsChild>
        <w:div w:id="109782493">
          <w:marLeft w:val="1440"/>
          <w:marRight w:val="0"/>
          <w:marTop w:val="96"/>
          <w:marBottom w:val="0"/>
          <w:divBdr>
            <w:top w:val="none" w:sz="0" w:space="0" w:color="auto"/>
            <w:left w:val="none" w:sz="0" w:space="0" w:color="auto"/>
            <w:bottom w:val="none" w:sz="0" w:space="0" w:color="auto"/>
            <w:right w:val="none" w:sz="0" w:space="0" w:color="auto"/>
          </w:divBdr>
        </w:div>
        <w:div w:id="1075670303">
          <w:marLeft w:val="2160"/>
          <w:marRight w:val="0"/>
          <w:marTop w:val="96"/>
          <w:marBottom w:val="0"/>
          <w:divBdr>
            <w:top w:val="none" w:sz="0" w:space="0" w:color="auto"/>
            <w:left w:val="none" w:sz="0" w:space="0" w:color="auto"/>
            <w:bottom w:val="none" w:sz="0" w:space="0" w:color="auto"/>
            <w:right w:val="none" w:sz="0" w:space="0" w:color="auto"/>
          </w:divBdr>
        </w:div>
        <w:div w:id="1133790997">
          <w:marLeft w:val="2880"/>
          <w:marRight w:val="0"/>
          <w:marTop w:val="96"/>
          <w:marBottom w:val="0"/>
          <w:divBdr>
            <w:top w:val="none" w:sz="0" w:space="0" w:color="auto"/>
            <w:left w:val="none" w:sz="0" w:space="0" w:color="auto"/>
            <w:bottom w:val="none" w:sz="0" w:space="0" w:color="auto"/>
            <w:right w:val="none" w:sz="0" w:space="0" w:color="auto"/>
          </w:divBdr>
        </w:div>
        <w:div w:id="1394892045">
          <w:marLeft w:val="2160"/>
          <w:marRight w:val="0"/>
          <w:marTop w:val="96"/>
          <w:marBottom w:val="0"/>
          <w:divBdr>
            <w:top w:val="none" w:sz="0" w:space="0" w:color="auto"/>
            <w:left w:val="none" w:sz="0" w:space="0" w:color="auto"/>
            <w:bottom w:val="none" w:sz="0" w:space="0" w:color="auto"/>
            <w:right w:val="none" w:sz="0" w:space="0" w:color="auto"/>
          </w:divBdr>
        </w:div>
        <w:div w:id="1733843992">
          <w:marLeft w:val="2160"/>
          <w:marRight w:val="0"/>
          <w:marTop w:val="96"/>
          <w:marBottom w:val="0"/>
          <w:divBdr>
            <w:top w:val="none" w:sz="0" w:space="0" w:color="auto"/>
            <w:left w:val="none" w:sz="0" w:space="0" w:color="auto"/>
            <w:bottom w:val="none" w:sz="0" w:space="0" w:color="auto"/>
            <w:right w:val="none" w:sz="0" w:space="0" w:color="auto"/>
          </w:divBdr>
        </w:div>
        <w:div w:id="1775858074">
          <w:marLeft w:val="1440"/>
          <w:marRight w:val="0"/>
          <w:marTop w:val="96"/>
          <w:marBottom w:val="0"/>
          <w:divBdr>
            <w:top w:val="none" w:sz="0" w:space="0" w:color="auto"/>
            <w:left w:val="none" w:sz="0" w:space="0" w:color="auto"/>
            <w:bottom w:val="none" w:sz="0" w:space="0" w:color="auto"/>
            <w:right w:val="none" w:sz="0" w:space="0" w:color="auto"/>
          </w:divBdr>
        </w:div>
        <w:div w:id="2135976554">
          <w:marLeft w:val="720"/>
          <w:marRight w:val="0"/>
          <w:marTop w:val="96"/>
          <w:marBottom w:val="0"/>
          <w:divBdr>
            <w:top w:val="none" w:sz="0" w:space="0" w:color="auto"/>
            <w:left w:val="none" w:sz="0" w:space="0" w:color="auto"/>
            <w:bottom w:val="none" w:sz="0" w:space="0" w:color="auto"/>
            <w:right w:val="none" w:sz="0" w:space="0" w:color="auto"/>
          </w:divBdr>
        </w:div>
      </w:divsChild>
    </w:div>
    <w:div w:id="1795171751">
      <w:bodyDiv w:val="1"/>
      <w:marLeft w:val="0"/>
      <w:marRight w:val="0"/>
      <w:marTop w:val="0"/>
      <w:marBottom w:val="0"/>
      <w:divBdr>
        <w:top w:val="none" w:sz="0" w:space="0" w:color="auto"/>
        <w:left w:val="none" w:sz="0" w:space="0" w:color="auto"/>
        <w:bottom w:val="none" w:sz="0" w:space="0" w:color="auto"/>
        <w:right w:val="none" w:sz="0" w:space="0" w:color="auto"/>
      </w:divBdr>
    </w:div>
    <w:div w:id="1795248988">
      <w:bodyDiv w:val="1"/>
      <w:marLeft w:val="0"/>
      <w:marRight w:val="0"/>
      <w:marTop w:val="0"/>
      <w:marBottom w:val="0"/>
      <w:divBdr>
        <w:top w:val="none" w:sz="0" w:space="0" w:color="auto"/>
        <w:left w:val="none" w:sz="0" w:space="0" w:color="auto"/>
        <w:bottom w:val="none" w:sz="0" w:space="0" w:color="auto"/>
        <w:right w:val="none" w:sz="0" w:space="0" w:color="auto"/>
      </w:divBdr>
    </w:div>
    <w:div w:id="1795439739">
      <w:bodyDiv w:val="1"/>
      <w:marLeft w:val="0"/>
      <w:marRight w:val="0"/>
      <w:marTop w:val="0"/>
      <w:marBottom w:val="0"/>
      <w:divBdr>
        <w:top w:val="none" w:sz="0" w:space="0" w:color="auto"/>
        <w:left w:val="none" w:sz="0" w:space="0" w:color="auto"/>
        <w:bottom w:val="none" w:sz="0" w:space="0" w:color="auto"/>
        <w:right w:val="none" w:sz="0" w:space="0" w:color="auto"/>
      </w:divBdr>
    </w:div>
    <w:div w:id="1797215923">
      <w:bodyDiv w:val="1"/>
      <w:marLeft w:val="0"/>
      <w:marRight w:val="0"/>
      <w:marTop w:val="0"/>
      <w:marBottom w:val="0"/>
      <w:divBdr>
        <w:top w:val="none" w:sz="0" w:space="0" w:color="auto"/>
        <w:left w:val="none" w:sz="0" w:space="0" w:color="auto"/>
        <w:bottom w:val="none" w:sz="0" w:space="0" w:color="auto"/>
        <w:right w:val="none" w:sz="0" w:space="0" w:color="auto"/>
      </w:divBdr>
    </w:div>
    <w:div w:id="1797724000">
      <w:bodyDiv w:val="1"/>
      <w:marLeft w:val="0"/>
      <w:marRight w:val="0"/>
      <w:marTop w:val="0"/>
      <w:marBottom w:val="0"/>
      <w:divBdr>
        <w:top w:val="none" w:sz="0" w:space="0" w:color="auto"/>
        <w:left w:val="none" w:sz="0" w:space="0" w:color="auto"/>
        <w:bottom w:val="none" w:sz="0" w:space="0" w:color="auto"/>
        <w:right w:val="none" w:sz="0" w:space="0" w:color="auto"/>
      </w:divBdr>
    </w:div>
    <w:div w:id="1798376578">
      <w:bodyDiv w:val="1"/>
      <w:marLeft w:val="0"/>
      <w:marRight w:val="0"/>
      <w:marTop w:val="0"/>
      <w:marBottom w:val="0"/>
      <w:divBdr>
        <w:top w:val="none" w:sz="0" w:space="0" w:color="auto"/>
        <w:left w:val="none" w:sz="0" w:space="0" w:color="auto"/>
        <w:bottom w:val="none" w:sz="0" w:space="0" w:color="auto"/>
        <w:right w:val="none" w:sz="0" w:space="0" w:color="auto"/>
      </w:divBdr>
    </w:div>
    <w:div w:id="1798797125">
      <w:bodyDiv w:val="1"/>
      <w:marLeft w:val="0"/>
      <w:marRight w:val="0"/>
      <w:marTop w:val="0"/>
      <w:marBottom w:val="0"/>
      <w:divBdr>
        <w:top w:val="none" w:sz="0" w:space="0" w:color="auto"/>
        <w:left w:val="none" w:sz="0" w:space="0" w:color="auto"/>
        <w:bottom w:val="none" w:sz="0" w:space="0" w:color="auto"/>
        <w:right w:val="none" w:sz="0" w:space="0" w:color="auto"/>
      </w:divBdr>
      <w:divsChild>
        <w:div w:id="156578887">
          <w:marLeft w:val="360"/>
          <w:marRight w:val="0"/>
          <w:marTop w:val="200"/>
          <w:marBottom w:val="0"/>
          <w:divBdr>
            <w:top w:val="none" w:sz="0" w:space="0" w:color="auto"/>
            <w:left w:val="none" w:sz="0" w:space="0" w:color="auto"/>
            <w:bottom w:val="none" w:sz="0" w:space="0" w:color="auto"/>
            <w:right w:val="none" w:sz="0" w:space="0" w:color="auto"/>
          </w:divBdr>
        </w:div>
        <w:div w:id="356780446">
          <w:marLeft w:val="1080"/>
          <w:marRight w:val="0"/>
          <w:marTop w:val="100"/>
          <w:marBottom w:val="0"/>
          <w:divBdr>
            <w:top w:val="none" w:sz="0" w:space="0" w:color="auto"/>
            <w:left w:val="none" w:sz="0" w:space="0" w:color="auto"/>
            <w:bottom w:val="none" w:sz="0" w:space="0" w:color="auto"/>
            <w:right w:val="none" w:sz="0" w:space="0" w:color="auto"/>
          </w:divBdr>
        </w:div>
      </w:divsChild>
    </w:div>
    <w:div w:id="1799030427">
      <w:bodyDiv w:val="1"/>
      <w:marLeft w:val="0"/>
      <w:marRight w:val="0"/>
      <w:marTop w:val="0"/>
      <w:marBottom w:val="0"/>
      <w:divBdr>
        <w:top w:val="none" w:sz="0" w:space="0" w:color="auto"/>
        <w:left w:val="none" w:sz="0" w:space="0" w:color="auto"/>
        <w:bottom w:val="none" w:sz="0" w:space="0" w:color="auto"/>
        <w:right w:val="none" w:sz="0" w:space="0" w:color="auto"/>
      </w:divBdr>
    </w:div>
    <w:div w:id="1799684131">
      <w:bodyDiv w:val="1"/>
      <w:marLeft w:val="0"/>
      <w:marRight w:val="0"/>
      <w:marTop w:val="0"/>
      <w:marBottom w:val="0"/>
      <w:divBdr>
        <w:top w:val="none" w:sz="0" w:space="0" w:color="auto"/>
        <w:left w:val="none" w:sz="0" w:space="0" w:color="auto"/>
        <w:bottom w:val="none" w:sz="0" w:space="0" w:color="auto"/>
        <w:right w:val="none" w:sz="0" w:space="0" w:color="auto"/>
      </w:divBdr>
      <w:divsChild>
        <w:div w:id="158884185">
          <w:marLeft w:val="1166"/>
          <w:marRight w:val="0"/>
          <w:marTop w:val="115"/>
          <w:marBottom w:val="0"/>
          <w:divBdr>
            <w:top w:val="none" w:sz="0" w:space="0" w:color="auto"/>
            <w:left w:val="none" w:sz="0" w:space="0" w:color="auto"/>
            <w:bottom w:val="none" w:sz="0" w:space="0" w:color="auto"/>
            <w:right w:val="none" w:sz="0" w:space="0" w:color="auto"/>
          </w:divBdr>
        </w:div>
        <w:div w:id="358286883">
          <w:marLeft w:val="547"/>
          <w:marRight w:val="0"/>
          <w:marTop w:val="115"/>
          <w:marBottom w:val="0"/>
          <w:divBdr>
            <w:top w:val="none" w:sz="0" w:space="0" w:color="auto"/>
            <w:left w:val="none" w:sz="0" w:space="0" w:color="auto"/>
            <w:bottom w:val="none" w:sz="0" w:space="0" w:color="auto"/>
            <w:right w:val="none" w:sz="0" w:space="0" w:color="auto"/>
          </w:divBdr>
        </w:div>
        <w:div w:id="399794629">
          <w:marLeft w:val="1800"/>
          <w:marRight w:val="0"/>
          <w:marTop w:val="96"/>
          <w:marBottom w:val="0"/>
          <w:divBdr>
            <w:top w:val="none" w:sz="0" w:space="0" w:color="auto"/>
            <w:left w:val="none" w:sz="0" w:space="0" w:color="auto"/>
            <w:bottom w:val="none" w:sz="0" w:space="0" w:color="auto"/>
            <w:right w:val="none" w:sz="0" w:space="0" w:color="auto"/>
          </w:divBdr>
        </w:div>
        <w:div w:id="1007485429">
          <w:marLeft w:val="547"/>
          <w:marRight w:val="0"/>
          <w:marTop w:val="115"/>
          <w:marBottom w:val="0"/>
          <w:divBdr>
            <w:top w:val="none" w:sz="0" w:space="0" w:color="auto"/>
            <w:left w:val="none" w:sz="0" w:space="0" w:color="auto"/>
            <w:bottom w:val="none" w:sz="0" w:space="0" w:color="auto"/>
            <w:right w:val="none" w:sz="0" w:space="0" w:color="auto"/>
          </w:divBdr>
        </w:div>
        <w:div w:id="1434010994">
          <w:marLeft w:val="1166"/>
          <w:marRight w:val="0"/>
          <w:marTop w:val="115"/>
          <w:marBottom w:val="0"/>
          <w:divBdr>
            <w:top w:val="none" w:sz="0" w:space="0" w:color="auto"/>
            <w:left w:val="none" w:sz="0" w:space="0" w:color="auto"/>
            <w:bottom w:val="none" w:sz="0" w:space="0" w:color="auto"/>
            <w:right w:val="none" w:sz="0" w:space="0" w:color="auto"/>
          </w:divBdr>
        </w:div>
      </w:divsChild>
    </w:div>
    <w:div w:id="1799907150">
      <w:bodyDiv w:val="1"/>
      <w:marLeft w:val="0"/>
      <w:marRight w:val="0"/>
      <w:marTop w:val="0"/>
      <w:marBottom w:val="0"/>
      <w:divBdr>
        <w:top w:val="none" w:sz="0" w:space="0" w:color="auto"/>
        <w:left w:val="none" w:sz="0" w:space="0" w:color="auto"/>
        <w:bottom w:val="none" w:sz="0" w:space="0" w:color="auto"/>
        <w:right w:val="none" w:sz="0" w:space="0" w:color="auto"/>
      </w:divBdr>
      <w:divsChild>
        <w:div w:id="1840730588">
          <w:marLeft w:val="547"/>
          <w:marRight w:val="0"/>
          <w:marTop w:val="154"/>
          <w:marBottom w:val="0"/>
          <w:divBdr>
            <w:top w:val="none" w:sz="0" w:space="0" w:color="auto"/>
            <w:left w:val="none" w:sz="0" w:space="0" w:color="auto"/>
            <w:bottom w:val="none" w:sz="0" w:space="0" w:color="auto"/>
            <w:right w:val="none" w:sz="0" w:space="0" w:color="auto"/>
          </w:divBdr>
        </w:div>
        <w:div w:id="2047488680">
          <w:marLeft w:val="1166"/>
          <w:marRight w:val="0"/>
          <w:marTop w:val="134"/>
          <w:marBottom w:val="0"/>
          <w:divBdr>
            <w:top w:val="none" w:sz="0" w:space="0" w:color="auto"/>
            <w:left w:val="none" w:sz="0" w:space="0" w:color="auto"/>
            <w:bottom w:val="none" w:sz="0" w:space="0" w:color="auto"/>
            <w:right w:val="none" w:sz="0" w:space="0" w:color="auto"/>
          </w:divBdr>
        </w:div>
      </w:divsChild>
    </w:div>
    <w:div w:id="1800873470">
      <w:bodyDiv w:val="1"/>
      <w:marLeft w:val="0"/>
      <w:marRight w:val="0"/>
      <w:marTop w:val="0"/>
      <w:marBottom w:val="0"/>
      <w:divBdr>
        <w:top w:val="none" w:sz="0" w:space="0" w:color="auto"/>
        <w:left w:val="none" w:sz="0" w:space="0" w:color="auto"/>
        <w:bottom w:val="none" w:sz="0" w:space="0" w:color="auto"/>
        <w:right w:val="none" w:sz="0" w:space="0" w:color="auto"/>
      </w:divBdr>
    </w:div>
    <w:div w:id="1802191817">
      <w:bodyDiv w:val="1"/>
      <w:marLeft w:val="0"/>
      <w:marRight w:val="0"/>
      <w:marTop w:val="0"/>
      <w:marBottom w:val="0"/>
      <w:divBdr>
        <w:top w:val="none" w:sz="0" w:space="0" w:color="auto"/>
        <w:left w:val="none" w:sz="0" w:space="0" w:color="auto"/>
        <w:bottom w:val="none" w:sz="0" w:space="0" w:color="auto"/>
        <w:right w:val="none" w:sz="0" w:space="0" w:color="auto"/>
      </w:divBdr>
      <w:divsChild>
        <w:div w:id="655957961">
          <w:marLeft w:val="0"/>
          <w:marRight w:val="0"/>
          <w:marTop w:val="0"/>
          <w:marBottom w:val="0"/>
          <w:divBdr>
            <w:top w:val="none" w:sz="0" w:space="0" w:color="auto"/>
            <w:left w:val="none" w:sz="0" w:space="0" w:color="auto"/>
            <w:bottom w:val="none" w:sz="0" w:space="0" w:color="auto"/>
            <w:right w:val="none" w:sz="0" w:space="0" w:color="auto"/>
          </w:divBdr>
          <w:divsChild>
            <w:div w:id="1055085648">
              <w:marLeft w:val="0"/>
              <w:marRight w:val="0"/>
              <w:marTop w:val="0"/>
              <w:marBottom w:val="0"/>
              <w:divBdr>
                <w:top w:val="none" w:sz="0" w:space="0" w:color="auto"/>
                <w:left w:val="none" w:sz="0" w:space="0" w:color="auto"/>
                <w:bottom w:val="none" w:sz="0" w:space="0" w:color="auto"/>
                <w:right w:val="none" w:sz="0" w:space="0" w:color="auto"/>
              </w:divBdr>
            </w:div>
            <w:div w:id="147957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036288">
      <w:bodyDiv w:val="1"/>
      <w:marLeft w:val="0"/>
      <w:marRight w:val="0"/>
      <w:marTop w:val="0"/>
      <w:marBottom w:val="0"/>
      <w:divBdr>
        <w:top w:val="none" w:sz="0" w:space="0" w:color="auto"/>
        <w:left w:val="none" w:sz="0" w:space="0" w:color="auto"/>
        <w:bottom w:val="none" w:sz="0" w:space="0" w:color="auto"/>
        <w:right w:val="none" w:sz="0" w:space="0" w:color="auto"/>
      </w:divBdr>
    </w:div>
    <w:div w:id="1804611338">
      <w:bodyDiv w:val="1"/>
      <w:marLeft w:val="0"/>
      <w:marRight w:val="0"/>
      <w:marTop w:val="0"/>
      <w:marBottom w:val="0"/>
      <w:divBdr>
        <w:top w:val="none" w:sz="0" w:space="0" w:color="auto"/>
        <w:left w:val="none" w:sz="0" w:space="0" w:color="auto"/>
        <w:bottom w:val="none" w:sz="0" w:space="0" w:color="auto"/>
        <w:right w:val="none" w:sz="0" w:space="0" w:color="auto"/>
      </w:divBdr>
    </w:div>
    <w:div w:id="1804956960">
      <w:bodyDiv w:val="1"/>
      <w:marLeft w:val="0"/>
      <w:marRight w:val="0"/>
      <w:marTop w:val="0"/>
      <w:marBottom w:val="0"/>
      <w:divBdr>
        <w:top w:val="none" w:sz="0" w:space="0" w:color="auto"/>
        <w:left w:val="none" w:sz="0" w:space="0" w:color="auto"/>
        <w:bottom w:val="none" w:sz="0" w:space="0" w:color="auto"/>
        <w:right w:val="none" w:sz="0" w:space="0" w:color="auto"/>
      </w:divBdr>
    </w:div>
    <w:div w:id="1805194041">
      <w:bodyDiv w:val="1"/>
      <w:marLeft w:val="0"/>
      <w:marRight w:val="0"/>
      <w:marTop w:val="0"/>
      <w:marBottom w:val="0"/>
      <w:divBdr>
        <w:top w:val="none" w:sz="0" w:space="0" w:color="auto"/>
        <w:left w:val="none" w:sz="0" w:space="0" w:color="auto"/>
        <w:bottom w:val="none" w:sz="0" w:space="0" w:color="auto"/>
        <w:right w:val="none" w:sz="0" w:space="0" w:color="auto"/>
      </w:divBdr>
    </w:div>
    <w:div w:id="1805537243">
      <w:bodyDiv w:val="1"/>
      <w:marLeft w:val="0"/>
      <w:marRight w:val="0"/>
      <w:marTop w:val="0"/>
      <w:marBottom w:val="0"/>
      <w:divBdr>
        <w:top w:val="none" w:sz="0" w:space="0" w:color="auto"/>
        <w:left w:val="none" w:sz="0" w:space="0" w:color="auto"/>
        <w:bottom w:val="none" w:sz="0" w:space="0" w:color="auto"/>
        <w:right w:val="none" w:sz="0" w:space="0" w:color="auto"/>
      </w:divBdr>
    </w:div>
    <w:div w:id="1805854607">
      <w:bodyDiv w:val="1"/>
      <w:marLeft w:val="0"/>
      <w:marRight w:val="0"/>
      <w:marTop w:val="0"/>
      <w:marBottom w:val="0"/>
      <w:divBdr>
        <w:top w:val="none" w:sz="0" w:space="0" w:color="auto"/>
        <w:left w:val="none" w:sz="0" w:space="0" w:color="auto"/>
        <w:bottom w:val="none" w:sz="0" w:space="0" w:color="auto"/>
        <w:right w:val="none" w:sz="0" w:space="0" w:color="auto"/>
      </w:divBdr>
      <w:divsChild>
        <w:div w:id="33891136">
          <w:marLeft w:val="547"/>
          <w:marRight w:val="0"/>
          <w:marTop w:val="154"/>
          <w:marBottom w:val="0"/>
          <w:divBdr>
            <w:top w:val="none" w:sz="0" w:space="0" w:color="auto"/>
            <w:left w:val="none" w:sz="0" w:space="0" w:color="auto"/>
            <w:bottom w:val="none" w:sz="0" w:space="0" w:color="auto"/>
            <w:right w:val="none" w:sz="0" w:space="0" w:color="auto"/>
          </w:divBdr>
        </w:div>
        <w:div w:id="281807548">
          <w:marLeft w:val="1166"/>
          <w:marRight w:val="0"/>
          <w:marTop w:val="125"/>
          <w:marBottom w:val="0"/>
          <w:divBdr>
            <w:top w:val="none" w:sz="0" w:space="0" w:color="auto"/>
            <w:left w:val="none" w:sz="0" w:space="0" w:color="auto"/>
            <w:bottom w:val="none" w:sz="0" w:space="0" w:color="auto"/>
            <w:right w:val="none" w:sz="0" w:space="0" w:color="auto"/>
          </w:divBdr>
        </w:div>
        <w:div w:id="694964977">
          <w:marLeft w:val="1166"/>
          <w:marRight w:val="0"/>
          <w:marTop w:val="125"/>
          <w:marBottom w:val="0"/>
          <w:divBdr>
            <w:top w:val="none" w:sz="0" w:space="0" w:color="auto"/>
            <w:left w:val="none" w:sz="0" w:space="0" w:color="auto"/>
            <w:bottom w:val="none" w:sz="0" w:space="0" w:color="auto"/>
            <w:right w:val="none" w:sz="0" w:space="0" w:color="auto"/>
          </w:divBdr>
        </w:div>
        <w:div w:id="1611353728">
          <w:marLeft w:val="1166"/>
          <w:marRight w:val="0"/>
          <w:marTop w:val="125"/>
          <w:marBottom w:val="0"/>
          <w:divBdr>
            <w:top w:val="none" w:sz="0" w:space="0" w:color="auto"/>
            <w:left w:val="none" w:sz="0" w:space="0" w:color="auto"/>
            <w:bottom w:val="none" w:sz="0" w:space="0" w:color="auto"/>
            <w:right w:val="none" w:sz="0" w:space="0" w:color="auto"/>
          </w:divBdr>
        </w:div>
      </w:divsChild>
    </w:div>
    <w:div w:id="1806006215">
      <w:bodyDiv w:val="1"/>
      <w:marLeft w:val="0"/>
      <w:marRight w:val="0"/>
      <w:marTop w:val="0"/>
      <w:marBottom w:val="0"/>
      <w:divBdr>
        <w:top w:val="none" w:sz="0" w:space="0" w:color="auto"/>
        <w:left w:val="none" w:sz="0" w:space="0" w:color="auto"/>
        <w:bottom w:val="none" w:sz="0" w:space="0" w:color="auto"/>
        <w:right w:val="none" w:sz="0" w:space="0" w:color="auto"/>
      </w:divBdr>
    </w:div>
    <w:div w:id="1806192527">
      <w:bodyDiv w:val="1"/>
      <w:marLeft w:val="0"/>
      <w:marRight w:val="0"/>
      <w:marTop w:val="0"/>
      <w:marBottom w:val="0"/>
      <w:divBdr>
        <w:top w:val="none" w:sz="0" w:space="0" w:color="auto"/>
        <w:left w:val="none" w:sz="0" w:space="0" w:color="auto"/>
        <w:bottom w:val="none" w:sz="0" w:space="0" w:color="auto"/>
        <w:right w:val="none" w:sz="0" w:space="0" w:color="auto"/>
      </w:divBdr>
    </w:div>
    <w:div w:id="1806923473">
      <w:bodyDiv w:val="1"/>
      <w:marLeft w:val="0"/>
      <w:marRight w:val="0"/>
      <w:marTop w:val="0"/>
      <w:marBottom w:val="0"/>
      <w:divBdr>
        <w:top w:val="none" w:sz="0" w:space="0" w:color="auto"/>
        <w:left w:val="none" w:sz="0" w:space="0" w:color="auto"/>
        <w:bottom w:val="none" w:sz="0" w:space="0" w:color="auto"/>
        <w:right w:val="none" w:sz="0" w:space="0" w:color="auto"/>
      </w:divBdr>
    </w:div>
    <w:div w:id="1807432501">
      <w:bodyDiv w:val="1"/>
      <w:marLeft w:val="0"/>
      <w:marRight w:val="0"/>
      <w:marTop w:val="0"/>
      <w:marBottom w:val="0"/>
      <w:divBdr>
        <w:top w:val="none" w:sz="0" w:space="0" w:color="auto"/>
        <w:left w:val="none" w:sz="0" w:space="0" w:color="auto"/>
        <w:bottom w:val="none" w:sz="0" w:space="0" w:color="auto"/>
        <w:right w:val="none" w:sz="0" w:space="0" w:color="auto"/>
      </w:divBdr>
    </w:div>
    <w:div w:id="1807699617">
      <w:bodyDiv w:val="1"/>
      <w:marLeft w:val="0"/>
      <w:marRight w:val="0"/>
      <w:marTop w:val="0"/>
      <w:marBottom w:val="0"/>
      <w:divBdr>
        <w:top w:val="none" w:sz="0" w:space="0" w:color="auto"/>
        <w:left w:val="none" w:sz="0" w:space="0" w:color="auto"/>
        <w:bottom w:val="none" w:sz="0" w:space="0" w:color="auto"/>
        <w:right w:val="none" w:sz="0" w:space="0" w:color="auto"/>
      </w:divBdr>
    </w:div>
    <w:div w:id="1808863881">
      <w:bodyDiv w:val="1"/>
      <w:marLeft w:val="0"/>
      <w:marRight w:val="0"/>
      <w:marTop w:val="0"/>
      <w:marBottom w:val="0"/>
      <w:divBdr>
        <w:top w:val="none" w:sz="0" w:space="0" w:color="auto"/>
        <w:left w:val="none" w:sz="0" w:space="0" w:color="auto"/>
        <w:bottom w:val="none" w:sz="0" w:space="0" w:color="auto"/>
        <w:right w:val="none" w:sz="0" w:space="0" w:color="auto"/>
      </w:divBdr>
    </w:div>
    <w:div w:id="1809862062">
      <w:bodyDiv w:val="1"/>
      <w:marLeft w:val="0"/>
      <w:marRight w:val="0"/>
      <w:marTop w:val="0"/>
      <w:marBottom w:val="0"/>
      <w:divBdr>
        <w:top w:val="none" w:sz="0" w:space="0" w:color="auto"/>
        <w:left w:val="none" w:sz="0" w:space="0" w:color="auto"/>
        <w:bottom w:val="none" w:sz="0" w:space="0" w:color="auto"/>
        <w:right w:val="none" w:sz="0" w:space="0" w:color="auto"/>
      </w:divBdr>
      <w:divsChild>
        <w:div w:id="714701133">
          <w:marLeft w:val="1166"/>
          <w:marRight w:val="0"/>
          <w:marTop w:val="106"/>
          <w:marBottom w:val="0"/>
          <w:divBdr>
            <w:top w:val="none" w:sz="0" w:space="0" w:color="auto"/>
            <w:left w:val="none" w:sz="0" w:space="0" w:color="auto"/>
            <w:bottom w:val="none" w:sz="0" w:space="0" w:color="auto"/>
            <w:right w:val="none" w:sz="0" w:space="0" w:color="auto"/>
          </w:divBdr>
        </w:div>
        <w:div w:id="868640488">
          <w:marLeft w:val="1166"/>
          <w:marRight w:val="0"/>
          <w:marTop w:val="106"/>
          <w:marBottom w:val="0"/>
          <w:divBdr>
            <w:top w:val="none" w:sz="0" w:space="0" w:color="auto"/>
            <w:left w:val="none" w:sz="0" w:space="0" w:color="auto"/>
            <w:bottom w:val="none" w:sz="0" w:space="0" w:color="auto"/>
            <w:right w:val="none" w:sz="0" w:space="0" w:color="auto"/>
          </w:divBdr>
        </w:div>
        <w:div w:id="1114444376">
          <w:marLeft w:val="1166"/>
          <w:marRight w:val="0"/>
          <w:marTop w:val="106"/>
          <w:marBottom w:val="0"/>
          <w:divBdr>
            <w:top w:val="none" w:sz="0" w:space="0" w:color="auto"/>
            <w:left w:val="none" w:sz="0" w:space="0" w:color="auto"/>
            <w:bottom w:val="none" w:sz="0" w:space="0" w:color="auto"/>
            <w:right w:val="none" w:sz="0" w:space="0" w:color="auto"/>
          </w:divBdr>
        </w:div>
        <w:div w:id="1218280304">
          <w:marLeft w:val="547"/>
          <w:marRight w:val="0"/>
          <w:marTop w:val="120"/>
          <w:marBottom w:val="0"/>
          <w:divBdr>
            <w:top w:val="none" w:sz="0" w:space="0" w:color="auto"/>
            <w:left w:val="none" w:sz="0" w:space="0" w:color="auto"/>
            <w:bottom w:val="none" w:sz="0" w:space="0" w:color="auto"/>
            <w:right w:val="none" w:sz="0" w:space="0" w:color="auto"/>
          </w:divBdr>
        </w:div>
        <w:div w:id="1601453085">
          <w:marLeft w:val="1166"/>
          <w:marRight w:val="0"/>
          <w:marTop w:val="106"/>
          <w:marBottom w:val="0"/>
          <w:divBdr>
            <w:top w:val="none" w:sz="0" w:space="0" w:color="auto"/>
            <w:left w:val="none" w:sz="0" w:space="0" w:color="auto"/>
            <w:bottom w:val="none" w:sz="0" w:space="0" w:color="auto"/>
            <w:right w:val="none" w:sz="0" w:space="0" w:color="auto"/>
          </w:divBdr>
        </w:div>
        <w:div w:id="1608653729">
          <w:marLeft w:val="1166"/>
          <w:marRight w:val="0"/>
          <w:marTop w:val="106"/>
          <w:marBottom w:val="0"/>
          <w:divBdr>
            <w:top w:val="none" w:sz="0" w:space="0" w:color="auto"/>
            <w:left w:val="none" w:sz="0" w:space="0" w:color="auto"/>
            <w:bottom w:val="none" w:sz="0" w:space="0" w:color="auto"/>
            <w:right w:val="none" w:sz="0" w:space="0" w:color="auto"/>
          </w:divBdr>
        </w:div>
        <w:div w:id="1879119722">
          <w:marLeft w:val="547"/>
          <w:marRight w:val="0"/>
          <w:marTop w:val="120"/>
          <w:marBottom w:val="0"/>
          <w:divBdr>
            <w:top w:val="none" w:sz="0" w:space="0" w:color="auto"/>
            <w:left w:val="none" w:sz="0" w:space="0" w:color="auto"/>
            <w:bottom w:val="none" w:sz="0" w:space="0" w:color="auto"/>
            <w:right w:val="none" w:sz="0" w:space="0" w:color="auto"/>
          </w:divBdr>
        </w:div>
        <w:div w:id="2026832192">
          <w:marLeft w:val="547"/>
          <w:marRight w:val="0"/>
          <w:marTop w:val="120"/>
          <w:marBottom w:val="0"/>
          <w:divBdr>
            <w:top w:val="none" w:sz="0" w:space="0" w:color="auto"/>
            <w:left w:val="none" w:sz="0" w:space="0" w:color="auto"/>
            <w:bottom w:val="none" w:sz="0" w:space="0" w:color="auto"/>
            <w:right w:val="none" w:sz="0" w:space="0" w:color="auto"/>
          </w:divBdr>
        </w:div>
      </w:divsChild>
    </w:div>
    <w:div w:id="1810048584">
      <w:bodyDiv w:val="1"/>
      <w:marLeft w:val="0"/>
      <w:marRight w:val="0"/>
      <w:marTop w:val="0"/>
      <w:marBottom w:val="0"/>
      <w:divBdr>
        <w:top w:val="none" w:sz="0" w:space="0" w:color="auto"/>
        <w:left w:val="none" w:sz="0" w:space="0" w:color="auto"/>
        <w:bottom w:val="none" w:sz="0" w:space="0" w:color="auto"/>
        <w:right w:val="none" w:sz="0" w:space="0" w:color="auto"/>
      </w:divBdr>
    </w:div>
    <w:div w:id="1810434850">
      <w:bodyDiv w:val="1"/>
      <w:marLeft w:val="0"/>
      <w:marRight w:val="0"/>
      <w:marTop w:val="0"/>
      <w:marBottom w:val="0"/>
      <w:divBdr>
        <w:top w:val="none" w:sz="0" w:space="0" w:color="auto"/>
        <w:left w:val="none" w:sz="0" w:space="0" w:color="auto"/>
        <w:bottom w:val="none" w:sz="0" w:space="0" w:color="auto"/>
        <w:right w:val="none" w:sz="0" w:space="0" w:color="auto"/>
      </w:divBdr>
      <w:divsChild>
        <w:div w:id="463699280">
          <w:marLeft w:val="1166"/>
          <w:marRight w:val="0"/>
          <w:marTop w:val="106"/>
          <w:marBottom w:val="0"/>
          <w:divBdr>
            <w:top w:val="none" w:sz="0" w:space="0" w:color="auto"/>
            <w:left w:val="none" w:sz="0" w:space="0" w:color="auto"/>
            <w:bottom w:val="none" w:sz="0" w:space="0" w:color="auto"/>
            <w:right w:val="none" w:sz="0" w:space="0" w:color="auto"/>
          </w:divBdr>
        </w:div>
        <w:div w:id="769786935">
          <w:marLeft w:val="1800"/>
          <w:marRight w:val="0"/>
          <w:marTop w:val="91"/>
          <w:marBottom w:val="0"/>
          <w:divBdr>
            <w:top w:val="none" w:sz="0" w:space="0" w:color="auto"/>
            <w:left w:val="none" w:sz="0" w:space="0" w:color="auto"/>
            <w:bottom w:val="none" w:sz="0" w:space="0" w:color="auto"/>
            <w:right w:val="none" w:sz="0" w:space="0" w:color="auto"/>
          </w:divBdr>
        </w:div>
        <w:div w:id="1045761641">
          <w:marLeft w:val="1800"/>
          <w:marRight w:val="0"/>
          <w:marTop w:val="91"/>
          <w:marBottom w:val="0"/>
          <w:divBdr>
            <w:top w:val="none" w:sz="0" w:space="0" w:color="auto"/>
            <w:left w:val="none" w:sz="0" w:space="0" w:color="auto"/>
            <w:bottom w:val="none" w:sz="0" w:space="0" w:color="auto"/>
            <w:right w:val="none" w:sz="0" w:space="0" w:color="auto"/>
          </w:divBdr>
        </w:div>
        <w:div w:id="1076320384">
          <w:marLeft w:val="1800"/>
          <w:marRight w:val="0"/>
          <w:marTop w:val="91"/>
          <w:marBottom w:val="0"/>
          <w:divBdr>
            <w:top w:val="none" w:sz="0" w:space="0" w:color="auto"/>
            <w:left w:val="none" w:sz="0" w:space="0" w:color="auto"/>
            <w:bottom w:val="none" w:sz="0" w:space="0" w:color="auto"/>
            <w:right w:val="none" w:sz="0" w:space="0" w:color="auto"/>
          </w:divBdr>
        </w:div>
        <w:div w:id="1190876073">
          <w:marLeft w:val="547"/>
          <w:marRight w:val="0"/>
          <w:marTop w:val="106"/>
          <w:marBottom w:val="0"/>
          <w:divBdr>
            <w:top w:val="none" w:sz="0" w:space="0" w:color="auto"/>
            <w:left w:val="none" w:sz="0" w:space="0" w:color="auto"/>
            <w:bottom w:val="none" w:sz="0" w:space="0" w:color="auto"/>
            <w:right w:val="none" w:sz="0" w:space="0" w:color="auto"/>
          </w:divBdr>
        </w:div>
        <w:div w:id="1288858224">
          <w:marLeft w:val="1166"/>
          <w:marRight w:val="0"/>
          <w:marTop w:val="106"/>
          <w:marBottom w:val="0"/>
          <w:divBdr>
            <w:top w:val="none" w:sz="0" w:space="0" w:color="auto"/>
            <w:left w:val="none" w:sz="0" w:space="0" w:color="auto"/>
            <w:bottom w:val="none" w:sz="0" w:space="0" w:color="auto"/>
            <w:right w:val="none" w:sz="0" w:space="0" w:color="auto"/>
          </w:divBdr>
        </w:div>
        <w:div w:id="1520310038">
          <w:marLeft w:val="1166"/>
          <w:marRight w:val="0"/>
          <w:marTop w:val="106"/>
          <w:marBottom w:val="0"/>
          <w:divBdr>
            <w:top w:val="none" w:sz="0" w:space="0" w:color="auto"/>
            <w:left w:val="none" w:sz="0" w:space="0" w:color="auto"/>
            <w:bottom w:val="none" w:sz="0" w:space="0" w:color="auto"/>
            <w:right w:val="none" w:sz="0" w:space="0" w:color="auto"/>
          </w:divBdr>
        </w:div>
        <w:div w:id="1913152420">
          <w:marLeft w:val="1166"/>
          <w:marRight w:val="0"/>
          <w:marTop w:val="106"/>
          <w:marBottom w:val="0"/>
          <w:divBdr>
            <w:top w:val="none" w:sz="0" w:space="0" w:color="auto"/>
            <w:left w:val="none" w:sz="0" w:space="0" w:color="auto"/>
            <w:bottom w:val="none" w:sz="0" w:space="0" w:color="auto"/>
            <w:right w:val="none" w:sz="0" w:space="0" w:color="auto"/>
          </w:divBdr>
        </w:div>
      </w:divsChild>
    </w:div>
    <w:div w:id="1811172014">
      <w:bodyDiv w:val="1"/>
      <w:marLeft w:val="0"/>
      <w:marRight w:val="0"/>
      <w:marTop w:val="0"/>
      <w:marBottom w:val="0"/>
      <w:divBdr>
        <w:top w:val="none" w:sz="0" w:space="0" w:color="auto"/>
        <w:left w:val="none" w:sz="0" w:space="0" w:color="auto"/>
        <w:bottom w:val="none" w:sz="0" w:space="0" w:color="auto"/>
        <w:right w:val="none" w:sz="0" w:space="0" w:color="auto"/>
      </w:divBdr>
    </w:div>
    <w:div w:id="1811828023">
      <w:bodyDiv w:val="1"/>
      <w:marLeft w:val="0"/>
      <w:marRight w:val="0"/>
      <w:marTop w:val="0"/>
      <w:marBottom w:val="0"/>
      <w:divBdr>
        <w:top w:val="none" w:sz="0" w:space="0" w:color="auto"/>
        <w:left w:val="none" w:sz="0" w:space="0" w:color="auto"/>
        <w:bottom w:val="none" w:sz="0" w:space="0" w:color="auto"/>
        <w:right w:val="none" w:sz="0" w:space="0" w:color="auto"/>
      </w:divBdr>
    </w:div>
    <w:div w:id="1812359975">
      <w:bodyDiv w:val="1"/>
      <w:marLeft w:val="0"/>
      <w:marRight w:val="0"/>
      <w:marTop w:val="0"/>
      <w:marBottom w:val="0"/>
      <w:divBdr>
        <w:top w:val="none" w:sz="0" w:space="0" w:color="auto"/>
        <w:left w:val="none" w:sz="0" w:space="0" w:color="auto"/>
        <w:bottom w:val="none" w:sz="0" w:space="0" w:color="auto"/>
        <w:right w:val="none" w:sz="0" w:space="0" w:color="auto"/>
      </w:divBdr>
      <w:divsChild>
        <w:div w:id="43989527">
          <w:marLeft w:val="720"/>
          <w:marRight w:val="0"/>
          <w:marTop w:val="0"/>
          <w:marBottom w:val="0"/>
          <w:divBdr>
            <w:top w:val="none" w:sz="0" w:space="0" w:color="auto"/>
            <w:left w:val="none" w:sz="0" w:space="0" w:color="auto"/>
            <w:bottom w:val="none" w:sz="0" w:space="0" w:color="auto"/>
            <w:right w:val="none" w:sz="0" w:space="0" w:color="auto"/>
          </w:divBdr>
        </w:div>
        <w:div w:id="326907995">
          <w:marLeft w:val="720"/>
          <w:marRight w:val="0"/>
          <w:marTop w:val="0"/>
          <w:marBottom w:val="0"/>
          <w:divBdr>
            <w:top w:val="none" w:sz="0" w:space="0" w:color="auto"/>
            <w:left w:val="none" w:sz="0" w:space="0" w:color="auto"/>
            <w:bottom w:val="none" w:sz="0" w:space="0" w:color="auto"/>
            <w:right w:val="none" w:sz="0" w:space="0" w:color="auto"/>
          </w:divBdr>
        </w:div>
        <w:div w:id="380835972">
          <w:marLeft w:val="360"/>
          <w:marRight w:val="0"/>
          <w:marTop w:val="200"/>
          <w:marBottom w:val="0"/>
          <w:divBdr>
            <w:top w:val="none" w:sz="0" w:space="0" w:color="auto"/>
            <w:left w:val="none" w:sz="0" w:space="0" w:color="auto"/>
            <w:bottom w:val="none" w:sz="0" w:space="0" w:color="auto"/>
            <w:right w:val="none" w:sz="0" w:space="0" w:color="auto"/>
          </w:divBdr>
        </w:div>
        <w:div w:id="565917208">
          <w:marLeft w:val="720"/>
          <w:marRight w:val="0"/>
          <w:marTop w:val="0"/>
          <w:marBottom w:val="0"/>
          <w:divBdr>
            <w:top w:val="none" w:sz="0" w:space="0" w:color="auto"/>
            <w:left w:val="none" w:sz="0" w:space="0" w:color="auto"/>
            <w:bottom w:val="none" w:sz="0" w:space="0" w:color="auto"/>
            <w:right w:val="none" w:sz="0" w:space="0" w:color="auto"/>
          </w:divBdr>
        </w:div>
        <w:div w:id="860514403">
          <w:marLeft w:val="360"/>
          <w:marRight w:val="0"/>
          <w:marTop w:val="200"/>
          <w:marBottom w:val="0"/>
          <w:divBdr>
            <w:top w:val="none" w:sz="0" w:space="0" w:color="auto"/>
            <w:left w:val="none" w:sz="0" w:space="0" w:color="auto"/>
            <w:bottom w:val="none" w:sz="0" w:space="0" w:color="auto"/>
            <w:right w:val="none" w:sz="0" w:space="0" w:color="auto"/>
          </w:divBdr>
        </w:div>
        <w:div w:id="1640262937">
          <w:marLeft w:val="720"/>
          <w:marRight w:val="0"/>
          <w:marTop w:val="0"/>
          <w:marBottom w:val="0"/>
          <w:divBdr>
            <w:top w:val="none" w:sz="0" w:space="0" w:color="auto"/>
            <w:left w:val="none" w:sz="0" w:space="0" w:color="auto"/>
            <w:bottom w:val="none" w:sz="0" w:space="0" w:color="auto"/>
            <w:right w:val="none" w:sz="0" w:space="0" w:color="auto"/>
          </w:divBdr>
        </w:div>
        <w:div w:id="1694072770">
          <w:marLeft w:val="1440"/>
          <w:marRight w:val="0"/>
          <w:marTop w:val="0"/>
          <w:marBottom w:val="0"/>
          <w:divBdr>
            <w:top w:val="none" w:sz="0" w:space="0" w:color="auto"/>
            <w:left w:val="none" w:sz="0" w:space="0" w:color="auto"/>
            <w:bottom w:val="none" w:sz="0" w:space="0" w:color="auto"/>
            <w:right w:val="none" w:sz="0" w:space="0" w:color="auto"/>
          </w:divBdr>
        </w:div>
        <w:div w:id="1747654907">
          <w:marLeft w:val="1440"/>
          <w:marRight w:val="0"/>
          <w:marTop w:val="0"/>
          <w:marBottom w:val="0"/>
          <w:divBdr>
            <w:top w:val="none" w:sz="0" w:space="0" w:color="auto"/>
            <w:left w:val="none" w:sz="0" w:space="0" w:color="auto"/>
            <w:bottom w:val="none" w:sz="0" w:space="0" w:color="auto"/>
            <w:right w:val="none" w:sz="0" w:space="0" w:color="auto"/>
          </w:divBdr>
        </w:div>
        <w:div w:id="1776902546">
          <w:marLeft w:val="720"/>
          <w:marRight w:val="0"/>
          <w:marTop w:val="0"/>
          <w:marBottom w:val="0"/>
          <w:divBdr>
            <w:top w:val="none" w:sz="0" w:space="0" w:color="auto"/>
            <w:left w:val="none" w:sz="0" w:space="0" w:color="auto"/>
            <w:bottom w:val="none" w:sz="0" w:space="0" w:color="auto"/>
            <w:right w:val="none" w:sz="0" w:space="0" w:color="auto"/>
          </w:divBdr>
        </w:div>
        <w:div w:id="2018459820">
          <w:marLeft w:val="720"/>
          <w:marRight w:val="0"/>
          <w:marTop w:val="0"/>
          <w:marBottom w:val="0"/>
          <w:divBdr>
            <w:top w:val="none" w:sz="0" w:space="0" w:color="auto"/>
            <w:left w:val="none" w:sz="0" w:space="0" w:color="auto"/>
            <w:bottom w:val="none" w:sz="0" w:space="0" w:color="auto"/>
            <w:right w:val="none" w:sz="0" w:space="0" w:color="auto"/>
          </w:divBdr>
        </w:div>
      </w:divsChild>
    </w:div>
    <w:div w:id="1812406423">
      <w:bodyDiv w:val="1"/>
      <w:marLeft w:val="0"/>
      <w:marRight w:val="0"/>
      <w:marTop w:val="0"/>
      <w:marBottom w:val="0"/>
      <w:divBdr>
        <w:top w:val="none" w:sz="0" w:space="0" w:color="auto"/>
        <w:left w:val="none" w:sz="0" w:space="0" w:color="auto"/>
        <w:bottom w:val="none" w:sz="0" w:space="0" w:color="auto"/>
        <w:right w:val="none" w:sz="0" w:space="0" w:color="auto"/>
      </w:divBdr>
    </w:div>
    <w:div w:id="1814322586">
      <w:bodyDiv w:val="1"/>
      <w:marLeft w:val="0"/>
      <w:marRight w:val="0"/>
      <w:marTop w:val="0"/>
      <w:marBottom w:val="0"/>
      <w:divBdr>
        <w:top w:val="none" w:sz="0" w:space="0" w:color="auto"/>
        <w:left w:val="none" w:sz="0" w:space="0" w:color="auto"/>
        <w:bottom w:val="none" w:sz="0" w:space="0" w:color="auto"/>
        <w:right w:val="none" w:sz="0" w:space="0" w:color="auto"/>
      </w:divBdr>
    </w:div>
    <w:div w:id="1814982655">
      <w:bodyDiv w:val="1"/>
      <w:marLeft w:val="0"/>
      <w:marRight w:val="0"/>
      <w:marTop w:val="0"/>
      <w:marBottom w:val="0"/>
      <w:divBdr>
        <w:top w:val="none" w:sz="0" w:space="0" w:color="auto"/>
        <w:left w:val="none" w:sz="0" w:space="0" w:color="auto"/>
        <w:bottom w:val="none" w:sz="0" w:space="0" w:color="auto"/>
        <w:right w:val="none" w:sz="0" w:space="0" w:color="auto"/>
      </w:divBdr>
      <w:divsChild>
        <w:div w:id="1898856959">
          <w:marLeft w:val="547"/>
          <w:marRight w:val="0"/>
          <w:marTop w:val="0"/>
          <w:marBottom w:val="0"/>
          <w:divBdr>
            <w:top w:val="none" w:sz="0" w:space="0" w:color="auto"/>
            <w:left w:val="none" w:sz="0" w:space="0" w:color="auto"/>
            <w:bottom w:val="none" w:sz="0" w:space="0" w:color="auto"/>
            <w:right w:val="none" w:sz="0" w:space="0" w:color="auto"/>
          </w:divBdr>
        </w:div>
      </w:divsChild>
    </w:div>
    <w:div w:id="1815368412">
      <w:bodyDiv w:val="1"/>
      <w:marLeft w:val="0"/>
      <w:marRight w:val="0"/>
      <w:marTop w:val="0"/>
      <w:marBottom w:val="0"/>
      <w:divBdr>
        <w:top w:val="none" w:sz="0" w:space="0" w:color="auto"/>
        <w:left w:val="none" w:sz="0" w:space="0" w:color="auto"/>
        <w:bottom w:val="none" w:sz="0" w:space="0" w:color="auto"/>
        <w:right w:val="none" w:sz="0" w:space="0" w:color="auto"/>
      </w:divBdr>
    </w:div>
    <w:div w:id="1816138118">
      <w:bodyDiv w:val="1"/>
      <w:marLeft w:val="0"/>
      <w:marRight w:val="0"/>
      <w:marTop w:val="0"/>
      <w:marBottom w:val="0"/>
      <w:divBdr>
        <w:top w:val="none" w:sz="0" w:space="0" w:color="auto"/>
        <w:left w:val="none" w:sz="0" w:space="0" w:color="auto"/>
        <w:bottom w:val="none" w:sz="0" w:space="0" w:color="auto"/>
        <w:right w:val="none" w:sz="0" w:space="0" w:color="auto"/>
      </w:divBdr>
    </w:div>
    <w:div w:id="1816140761">
      <w:bodyDiv w:val="1"/>
      <w:marLeft w:val="0"/>
      <w:marRight w:val="0"/>
      <w:marTop w:val="0"/>
      <w:marBottom w:val="0"/>
      <w:divBdr>
        <w:top w:val="none" w:sz="0" w:space="0" w:color="auto"/>
        <w:left w:val="none" w:sz="0" w:space="0" w:color="auto"/>
        <w:bottom w:val="none" w:sz="0" w:space="0" w:color="auto"/>
        <w:right w:val="none" w:sz="0" w:space="0" w:color="auto"/>
      </w:divBdr>
    </w:div>
    <w:div w:id="1816605143">
      <w:bodyDiv w:val="1"/>
      <w:marLeft w:val="0"/>
      <w:marRight w:val="0"/>
      <w:marTop w:val="0"/>
      <w:marBottom w:val="0"/>
      <w:divBdr>
        <w:top w:val="none" w:sz="0" w:space="0" w:color="auto"/>
        <w:left w:val="none" w:sz="0" w:space="0" w:color="auto"/>
        <w:bottom w:val="none" w:sz="0" w:space="0" w:color="auto"/>
        <w:right w:val="none" w:sz="0" w:space="0" w:color="auto"/>
      </w:divBdr>
    </w:div>
    <w:div w:id="1817603976">
      <w:bodyDiv w:val="1"/>
      <w:marLeft w:val="0"/>
      <w:marRight w:val="0"/>
      <w:marTop w:val="0"/>
      <w:marBottom w:val="0"/>
      <w:divBdr>
        <w:top w:val="none" w:sz="0" w:space="0" w:color="auto"/>
        <w:left w:val="none" w:sz="0" w:space="0" w:color="auto"/>
        <w:bottom w:val="none" w:sz="0" w:space="0" w:color="auto"/>
        <w:right w:val="none" w:sz="0" w:space="0" w:color="auto"/>
      </w:divBdr>
    </w:div>
    <w:div w:id="1818497665">
      <w:bodyDiv w:val="1"/>
      <w:marLeft w:val="0"/>
      <w:marRight w:val="0"/>
      <w:marTop w:val="0"/>
      <w:marBottom w:val="0"/>
      <w:divBdr>
        <w:top w:val="none" w:sz="0" w:space="0" w:color="auto"/>
        <w:left w:val="none" w:sz="0" w:space="0" w:color="auto"/>
        <w:bottom w:val="none" w:sz="0" w:space="0" w:color="auto"/>
        <w:right w:val="none" w:sz="0" w:space="0" w:color="auto"/>
      </w:divBdr>
    </w:div>
    <w:div w:id="1822040195">
      <w:bodyDiv w:val="1"/>
      <w:marLeft w:val="0"/>
      <w:marRight w:val="0"/>
      <w:marTop w:val="0"/>
      <w:marBottom w:val="0"/>
      <w:divBdr>
        <w:top w:val="none" w:sz="0" w:space="0" w:color="auto"/>
        <w:left w:val="none" w:sz="0" w:space="0" w:color="auto"/>
        <w:bottom w:val="none" w:sz="0" w:space="0" w:color="auto"/>
        <w:right w:val="none" w:sz="0" w:space="0" w:color="auto"/>
      </w:divBdr>
      <w:divsChild>
        <w:div w:id="192547370">
          <w:marLeft w:val="1166"/>
          <w:marRight w:val="0"/>
          <w:marTop w:val="86"/>
          <w:marBottom w:val="0"/>
          <w:divBdr>
            <w:top w:val="none" w:sz="0" w:space="0" w:color="auto"/>
            <w:left w:val="none" w:sz="0" w:space="0" w:color="auto"/>
            <w:bottom w:val="none" w:sz="0" w:space="0" w:color="auto"/>
            <w:right w:val="none" w:sz="0" w:space="0" w:color="auto"/>
          </w:divBdr>
        </w:div>
        <w:div w:id="348457627">
          <w:marLeft w:val="547"/>
          <w:marRight w:val="0"/>
          <w:marTop w:val="96"/>
          <w:marBottom w:val="0"/>
          <w:divBdr>
            <w:top w:val="none" w:sz="0" w:space="0" w:color="auto"/>
            <w:left w:val="none" w:sz="0" w:space="0" w:color="auto"/>
            <w:bottom w:val="none" w:sz="0" w:space="0" w:color="auto"/>
            <w:right w:val="none" w:sz="0" w:space="0" w:color="auto"/>
          </w:divBdr>
        </w:div>
        <w:div w:id="424039136">
          <w:marLeft w:val="1166"/>
          <w:marRight w:val="0"/>
          <w:marTop w:val="86"/>
          <w:marBottom w:val="0"/>
          <w:divBdr>
            <w:top w:val="none" w:sz="0" w:space="0" w:color="auto"/>
            <w:left w:val="none" w:sz="0" w:space="0" w:color="auto"/>
            <w:bottom w:val="none" w:sz="0" w:space="0" w:color="auto"/>
            <w:right w:val="none" w:sz="0" w:space="0" w:color="auto"/>
          </w:divBdr>
        </w:div>
        <w:div w:id="1013457967">
          <w:marLeft w:val="547"/>
          <w:marRight w:val="0"/>
          <w:marTop w:val="96"/>
          <w:marBottom w:val="0"/>
          <w:divBdr>
            <w:top w:val="none" w:sz="0" w:space="0" w:color="auto"/>
            <w:left w:val="none" w:sz="0" w:space="0" w:color="auto"/>
            <w:bottom w:val="none" w:sz="0" w:space="0" w:color="auto"/>
            <w:right w:val="none" w:sz="0" w:space="0" w:color="auto"/>
          </w:divBdr>
        </w:div>
        <w:div w:id="1143889305">
          <w:marLeft w:val="1166"/>
          <w:marRight w:val="0"/>
          <w:marTop w:val="86"/>
          <w:marBottom w:val="0"/>
          <w:divBdr>
            <w:top w:val="none" w:sz="0" w:space="0" w:color="auto"/>
            <w:left w:val="none" w:sz="0" w:space="0" w:color="auto"/>
            <w:bottom w:val="none" w:sz="0" w:space="0" w:color="auto"/>
            <w:right w:val="none" w:sz="0" w:space="0" w:color="auto"/>
          </w:divBdr>
        </w:div>
        <w:div w:id="1147086936">
          <w:marLeft w:val="1166"/>
          <w:marRight w:val="0"/>
          <w:marTop w:val="86"/>
          <w:marBottom w:val="0"/>
          <w:divBdr>
            <w:top w:val="none" w:sz="0" w:space="0" w:color="auto"/>
            <w:left w:val="none" w:sz="0" w:space="0" w:color="auto"/>
            <w:bottom w:val="none" w:sz="0" w:space="0" w:color="auto"/>
            <w:right w:val="none" w:sz="0" w:space="0" w:color="auto"/>
          </w:divBdr>
        </w:div>
        <w:div w:id="1537502409">
          <w:marLeft w:val="1166"/>
          <w:marRight w:val="0"/>
          <w:marTop w:val="86"/>
          <w:marBottom w:val="0"/>
          <w:divBdr>
            <w:top w:val="none" w:sz="0" w:space="0" w:color="auto"/>
            <w:left w:val="none" w:sz="0" w:space="0" w:color="auto"/>
            <w:bottom w:val="none" w:sz="0" w:space="0" w:color="auto"/>
            <w:right w:val="none" w:sz="0" w:space="0" w:color="auto"/>
          </w:divBdr>
        </w:div>
        <w:div w:id="1562788249">
          <w:marLeft w:val="547"/>
          <w:marRight w:val="0"/>
          <w:marTop w:val="96"/>
          <w:marBottom w:val="0"/>
          <w:divBdr>
            <w:top w:val="none" w:sz="0" w:space="0" w:color="auto"/>
            <w:left w:val="none" w:sz="0" w:space="0" w:color="auto"/>
            <w:bottom w:val="none" w:sz="0" w:space="0" w:color="auto"/>
            <w:right w:val="none" w:sz="0" w:space="0" w:color="auto"/>
          </w:divBdr>
        </w:div>
        <w:div w:id="2019427372">
          <w:marLeft w:val="547"/>
          <w:marRight w:val="0"/>
          <w:marTop w:val="96"/>
          <w:marBottom w:val="0"/>
          <w:divBdr>
            <w:top w:val="none" w:sz="0" w:space="0" w:color="auto"/>
            <w:left w:val="none" w:sz="0" w:space="0" w:color="auto"/>
            <w:bottom w:val="none" w:sz="0" w:space="0" w:color="auto"/>
            <w:right w:val="none" w:sz="0" w:space="0" w:color="auto"/>
          </w:divBdr>
        </w:div>
        <w:div w:id="2075817053">
          <w:marLeft w:val="1166"/>
          <w:marRight w:val="0"/>
          <w:marTop w:val="86"/>
          <w:marBottom w:val="0"/>
          <w:divBdr>
            <w:top w:val="none" w:sz="0" w:space="0" w:color="auto"/>
            <w:left w:val="none" w:sz="0" w:space="0" w:color="auto"/>
            <w:bottom w:val="none" w:sz="0" w:space="0" w:color="auto"/>
            <w:right w:val="none" w:sz="0" w:space="0" w:color="auto"/>
          </w:divBdr>
        </w:div>
      </w:divsChild>
    </w:div>
    <w:div w:id="1822690742">
      <w:bodyDiv w:val="1"/>
      <w:marLeft w:val="0"/>
      <w:marRight w:val="0"/>
      <w:marTop w:val="0"/>
      <w:marBottom w:val="0"/>
      <w:divBdr>
        <w:top w:val="none" w:sz="0" w:space="0" w:color="auto"/>
        <w:left w:val="none" w:sz="0" w:space="0" w:color="auto"/>
        <w:bottom w:val="none" w:sz="0" w:space="0" w:color="auto"/>
        <w:right w:val="none" w:sz="0" w:space="0" w:color="auto"/>
      </w:divBdr>
    </w:div>
    <w:div w:id="1824076163">
      <w:bodyDiv w:val="1"/>
      <w:marLeft w:val="0"/>
      <w:marRight w:val="0"/>
      <w:marTop w:val="0"/>
      <w:marBottom w:val="0"/>
      <w:divBdr>
        <w:top w:val="none" w:sz="0" w:space="0" w:color="auto"/>
        <w:left w:val="none" w:sz="0" w:space="0" w:color="auto"/>
        <w:bottom w:val="none" w:sz="0" w:space="0" w:color="auto"/>
        <w:right w:val="none" w:sz="0" w:space="0" w:color="auto"/>
      </w:divBdr>
    </w:div>
    <w:div w:id="1824153799">
      <w:bodyDiv w:val="1"/>
      <w:marLeft w:val="0"/>
      <w:marRight w:val="0"/>
      <w:marTop w:val="0"/>
      <w:marBottom w:val="0"/>
      <w:divBdr>
        <w:top w:val="none" w:sz="0" w:space="0" w:color="auto"/>
        <w:left w:val="none" w:sz="0" w:space="0" w:color="auto"/>
        <w:bottom w:val="none" w:sz="0" w:space="0" w:color="auto"/>
        <w:right w:val="none" w:sz="0" w:space="0" w:color="auto"/>
      </w:divBdr>
    </w:div>
    <w:div w:id="1827285940">
      <w:bodyDiv w:val="1"/>
      <w:marLeft w:val="0"/>
      <w:marRight w:val="0"/>
      <w:marTop w:val="0"/>
      <w:marBottom w:val="0"/>
      <w:divBdr>
        <w:top w:val="none" w:sz="0" w:space="0" w:color="auto"/>
        <w:left w:val="none" w:sz="0" w:space="0" w:color="auto"/>
        <w:bottom w:val="none" w:sz="0" w:space="0" w:color="auto"/>
        <w:right w:val="none" w:sz="0" w:space="0" w:color="auto"/>
      </w:divBdr>
      <w:divsChild>
        <w:div w:id="68113762">
          <w:marLeft w:val="1166"/>
          <w:marRight w:val="0"/>
          <w:marTop w:val="96"/>
          <w:marBottom w:val="0"/>
          <w:divBdr>
            <w:top w:val="none" w:sz="0" w:space="0" w:color="auto"/>
            <w:left w:val="none" w:sz="0" w:space="0" w:color="auto"/>
            <w:bottom w:val="none" w:sz="0" w:space="0" w:color="auto"/>
            <w:right w:val="none" w:sz="0" w:space="0" w:color="auto"/>
          </w:divBdr>
        </w:div>
        <w:div w:id="317539404">
          <w:marLeft w:val="547"/>
          <w:marRight w:val="0"/>
          <w:marTop w:val="115"/>
          <w:marBottom w:val="0"/>
          <w:divBdr>
            <w:top w:val="none" w:sz="0" w:space="0" w:color="auto"/>
            <w:left w:val="none" w:sz="0" w:space="0" w:color="auto"/>
            <w:bottom w:val="none" w:sz="0" w:space="0" w:color="auto"/>
            <w:right w:val="none" w:sz="0" w:space="0" w:color="auto"/>
          </w:divBdr>
        </w:div>
        <w:div w:id="591359053">
          <w:marLeft w:val="1166"/>
          <w:marRight w:val="0"/>
          <w:marTop w:val="96"/>
          <w:marBottom w:val="0"/>
          <w:divBdr>
            <w:top w:val="none" w:sz="0" w:space="0" w:color="auto"/>
            <w:left w:val="none" w:sz="0" w:space="0" w:color="auto"/>
            <w:bottom w:val="none" w:sz="0" w:space="0" w:color="auto"/>
            <w:right w:val="none" w:sz="0" w:space="0" w:color="auto"/>
          </w:divBdr>
        </w:div>
        <w:div w:id="685789721">
          <w:marLeft w:val="547"/>
          <w:marRight w:val="0"/>
          <w:marTop w:val="115"/>
          <w:marBottom w:val="0"/>
          <w:divBdr>
            <w:top w:val="none" w:sz="0" w:space="0" w:color="auto"/>
            <w:left w:val="none" w:sz="0" w:space="0" w:color="auto"/>
            <w:bottom w:val="none" w:sz="0" w:space="0" w:color="auto"/>
            <w:right w:val="none" w:sz="0" w:space="0" w:color="auto"/>
          </w:divBdr>
        </w:div>
        <w:div w:id="826942462">
          <w:marLeft w:val="1166"/>
          <w:marRight w:val="0"/>
          <w:marTop w:val="96"/>
          <w:marBottom w:val="0"/>
          <w:divBdr>
            <w:top w:val="none" w:sz="0" w:space="0" w:color="auto"/>
            <w:left w:val="none" w:sz="0" w:space="0" w:color="auto"/>
            <w:bottom w:val="none" w:sz="0" w:space="0" w:color="auto"/>
            <w:right w:val="none" w:sz="0" w:space="0" w:color="auto"/>
          </w:divBdr>
        </w:div>
        <w:div w:id="1155217666">
          <w:marLeft w:val="1166"/>
          <w:marRight w:val="0"/>
          <w:marTop w:val="96"/>
          <w:marBottom w:val="0"/>
          <w:divBdr>
            <w:top w:val="none" w:sz="0" w:space="0" w:color="auto"/>
            <w:left w:val="none" w:sz="0" w:space="0" w:color="auto"/>
            <w:bottom w:val="none" w:sz="0" w:space="0" w:color="auto"/>
            <w:right w:val="none" w:sz="0" w:space="0" w:color="auto"/>
          </w:divBdr>
        </w:div>
        <w:div w:id="1964730140">
          <w:marLeft w:val="1166"/>
          <w:marRight w:val="0"/>
          <w:marTop w:val="96"/>
          <w:marBottom w:val="0"/>
          <w:divBdr>
            <w:top w:val="none" w:sz="0" w:space="0" w:color="auto"/>
            <w:left w:val="none" w:sz="0" w:space="0" w:color="auto"/>
            <w:bottom w:val="none" w:sz="0" w:space="0" w:color="auto"/>
            <w:right w:val="none" w:sz="0" w:space="0" w:color="auto"/>
          </w:divBdr>
        </w:div>
        <w:div w:id="1991059014">
          <w:marLeft w:val="1166"/>
          <w:marRight w:val="0"/>
          <w:marTop w:val="96"/>
          <w:marBottom w:val="0"/>
          <w:divBdr>
            <w:top w:val="none" w:sz="0" w:space="0" w:color="auto"/>
            <w:left w:val="none" w:sz="0" w:space="0" w:color="auto"/>
            <w:bottom w:val="none" w:sz="0" w:space="0" w:color="auto"/>
            <w:right w:val="none" w:sz="0" w:space="0" w:color="auto"/>
          </w:divBdr>
        </w:div>
        <w:div w:id="2126845285">
          <w:marLeft w:val="1166"/>
          <w:marRight w:val="0"/>
          <w:marTop w:val="96"/>
          <w:marBottom w:val="0"/>
          <w:divBdr>
            <w:top w:val="none" w:sz="0" w:space="0" w:color="auto"/>
            <w:left w:val="none" w:sz="0" w:space="0" w:color="auto"/>
            <w:bottom w:val="none" w:sz="0" w:space="0" w:color="auto"/>
            <w:right w:val="none" w:sz="0" w:space="0" w:color="auto"/>
          </w:divBdr>
        </w:div>
        <w:div w:id="2129352040">
          <w:marLeft w:val="547"/>
          <w:marRight w:val="0"/>
          <w:marTop w:val="115"/>
          <w:marBottom w:val="0"/>
          <w:divBdr>
            <w:top w:val="none" w:sz="0" w:space="0" w:color="auto"/>
            <w:left w:val="none" w:sz="0" w:space="0" w:color="auto"/>
            <w:bottom w:val="none" w:sz="0" w:space="0" w:color="auto"/>
            <w:right w:val="none" w:sz="0" w:space="0" w:color="auto"/>
          </w:divBdr>
        </w:div>
      </w:divsChild>
    </w:div>
    <w:div w:id="1827428301">
      <w:bodyDiv w:val="1"/>
      <w:marLeft w:val="0"/>
      <w:marRight w:val="0"/>
      <w:marTop w:val="0"/>
      <w:marBottom w:val="0"/>
      <w:divBdr>
        <w:top w:val="none" w:sz="0" w:space="0" w:color="auto"/>
        <w:left w:val="none" w:sz="0" w:space="0" w:color="auto"/>
        <w:bottom w:val="none" w:sz="0" w:space="0" w:color="auto"/>
        <w:right w:val="none" w:sz="0" w:space="0" w:color="auto"/>
      </w:divBdr>
    </w:div>
    <w:div w:id="1827890339">
      <w:bodyDiv w:val="1"/>
      <w:marLeft w:val="0"/>
      <w:marRight w:val="0"/>
      <w:marTop w:val="0"/>
      <w:marBottom w:val="0"/>
      <w:divBdr>
        <w:top w:val="none" w:sz="0" w:space="0" w:color="auto"/>
        <w:left w:val="none" w:sz="0" w:space="0" w:color="auto"/>
        <w:bottom w:val="none" w:sz="0" w:space="0" w:color="auto"/>
        <w:right w:val="none" w:sz="0" w:space="0" w:color="auto"/>
      </w:divBdr>
    </w:div>
    <w:div w:id="1828785285">
      <w:bodyDiv w:val="1"/>
      <w:marLeft w:val="0"/>
      <w:marRight w:val="0"/>
      <w:marTop w:val="0"/>
      <w:marBottom w:val="0"/>
      <w:divBdr>
        <w:top w:val="none" w:sz="0" w:space="0" w:color="auto"/>
        <w:left w:val="none" w:sz="0" w:space="0" w:color="auto"/>
        <w:bottom w:val="none" w:sz="0" w:space="0" w:color="auto"/>
        <w:right w:val="none" w:sz="0" w:space="0" w:color="auto"/>
      </w:divBdr>
    </w:div>
    <w:div w:id="1829175323">
      <w:bodyDiv w:val="1"/>
      <w:marLeft w:val="0"/>
      <w:marRight w:val="0"/>
      <w:marTop w:val="0"/>
      <w:marBottom w:val="0"/>
      <w:divBdr>
        <w:top w:val="none" w:sz="0" w:space="0" w:color="auto"/>
        <w:left w:val="none" w:sz="0" w:space="0" w:color="auto"/>
        <w:bottom w:val="none" w:sz="0" w:space="0" w:color="auto"/>
        <w:right w:val="none" w:sz="0" w:space="0" w:color="auto"/>
      </w:divBdr>
      <w:divsChild>
        <w:div w:id="839731828">
          <w:marLeft w:val="360"/>
          <w:marRight w:val="0"/>
          <w:marTop w:val="200"/>
          <w:marBottom w:val="0"/>
          <w:divBdr>
            <w:top w:val="none" w:sz="0" w:space="0" w:color="auto"/>
            <w:left w:val="none" w:sz="0" w:space="0" w:color="auto"/>
            <w:bottom w:val="none" w:sz="0" w:space="0" w:color="auto"/>
            <w:right w:val="none" w:sz="0" w:space="0" w:color="auto"/>
          </w:divBdr>
        </w:div>
        <w:div w:id="1610165290">
          <w:marLeft w:val="360"/>
          <w:marRight w:val="0"/>
          <w:marTop w:val="200"/>
          <w:marBottom w:val="0"/>
          <w:divBdr>
            <w:top w:val="none" w:sz="0" w:space="0" w:color="auto"/>
            <w:left w:val="none" w:sz="0" w:space="0" w:color="auto"/>
            <w:bottom w:val="none" w:sz="0" w:space="0" w:color="auto"/>
            <w:right w:val="none" w:sz="0" w:space="0" w:color="auto"/>
          </w:divBdr>
        </w:div>
      </w:divsChild>
    </w:div>
    <w:div w:id="1830517804">
      <w:bodyDiv w:val="1"/>
      <w:marLeft w:val="0"/>
      <w:marRight w:val="0"/>
      <w:marTop w:val="0"/>
      <w:marBottom w:val="0"/>
      <w:divBdr>
        <w:top w:val="none" w:sz="0" w:space="0" w:color="auto"/>
        <w:left w:val="none" w:sz="0" w:space="0" w:color="auto"/>
        <w:bottom w:val="none" w:sz="0" w:space="0" w:color="auto"/>
        <w:right w:val="none" w:sz="0" w:space="0" w:color="auto"/>
      </w:divBdr>
    </w:div>
    <w:div w:id="1830779681">
      <w:bodyDiv w:val="1"/>
      <w:marLeft w:val="0"/>
      <w:marRight w:val="0"/>
      <w:marTop w:val="0"/>
      <w:marBottom w:val="0"/>
      <w:divBdr>
        <w:top w:val="none" w:sz="0" w:space="0" w:color="auto"/>
        <w:left w:val="none" w:sz="0" w:space="0" w:color="auto"/>
        <w:bottom w:val="none" w:sz="0" w:space="0" w:color="auto"/>
        <w:right w:val="none" w:sz="0" w:space="0" w:color="auto"/>
      </w:divBdr>
    </w:div>
    <w:div w:id="1830906124">
      <w:bodyDiv w:val="1"/>
      <w:marLeft w:val="0"/>
      <w:marRight w:val="0"/>
      <w:marTop w:val="0"/>
      <w:marBottom w:val="0"/>
      <w:divBdr>
        <w:top w:val="none" w:sz="0" w:space="0" w:color="auto"/>
        <w:left w:val="none" w:sz="0" w:space="0" w:color="auto"/>
        <w:bottom w:val="none" w:sz="0" w:space="0" w:color="auto"/>
        <w:right w:val="none" w:sz="0" w:space="0" w:color="auto"/>
      </w:divBdr>
    </w:div>
    <w:div w:id="1832015141">
      <w:bodyDiv w:val="1"/>
      <w:marLeft w:val="0"/>
      <w:marRight w:val="0"/>
      <w:marTop w:val="0"/>
      <w:marBottom w:val="0"/>
      <w:divBdr>
        <w:top w:val="none" w:sz="0" w:space="0" w:color="auto"/>
        <w:left w:val="none" w:sz="0" w:space="0" w:color="auto"/>
        <w:bottom w:val="none" w:sz="0" w:space="0" w:color="auto"/>
        <w:right w:val="none" w:sz="0" w:space="0" w:color="auto"/>
      </w:divBdr>
    </w:div>
    <w:div w:id="1832794602">
      <w:bodyDiv w:val="1"/>
      <w:marLeft w:val="0"/>
      <w:marRight w:val="0"/>
      <w:marTop w:val="0"/>
      <w:marBottom w:val="0"/>
      <w:divBdr>
        <w:top w:val="none" w:sz="0" w:space="0" w:color="auto"/>
        <w:left w:val="none" w:sz="0" w:space="0" w:color="auto"/>
        <w:bottom w:val="none" w:sz="0" w:space="0" w:color="auto"/>
        <w:right w:val="none" w:sz="0" w:space="0" w:color="auto"/>
      </w:divBdr>
    </w:div>
    <w:div w:id="1833328272">
      <w:bodyDiv w:val="1"/>
      <w:marLeft w:val="0"/>
      <w:marRight w:val="0"/>
      <w:marTop w:val="0"/>
      <w:marBottom w:val="0"/>
      <w:divBdr>
        <w:top w:val="none" w:sz="0" w:space="0" w:color="auto"/>
        <w:left w:val="none" w:sz="0" w:space="0" w:color="auto"/>
        <w:bottom w:val="none" w:sz="0" w:space="0" w:color="auto"/>
        <w:right w:val="none" w:sz="0" w:space="0" w:color="auto"/>
      </w:divBdr>
    </w:div>
    <w:div w:id="1834680708">
      <w:bodyDiv w:val="1"/>
      <w:marLeft w:val="0"/>
      <w:marRight w:val="0"/>
      <w:marTop w:val="0"/>
      <w:marBottom w:val="0"/>
      <w:divBdr>
        <w:top w:val="none" w:sz="0" w:space="0" w:color="auto"/>
        <w:left w:val="none" w:sz="0" w:space="0" w:color="auto"/>
        <w:bottom w:val="none" w:sz="0" w:space="0" w:color="auto"/>
        <w:right w:val="none" w:sz="0" w:space="0" w:color="auto"/>
      </w:divBdr>
    </w:div>
    <w:div w:id="1835681629">
      <w:bodyDiv w:val="1"/>
      <w:marLeft w:val="0"/>
      <w:marRight w:val="0"/>
      <w:marTop w:val="0"/>
      <w:marBottom w:val="0"/>
      <w:divBdr>
        <w:top w:val="none" w:sz="0" w:space="0" w:color="auto"/>
        <w:left w:val="none" w:sz="0" w:space="0" w:color="auto"/>
        <w:bottom w:val="none" w:sz="0" w:space="0" w:color="auto"/>
        <w:right w:val="none" w:sz="0" w:space="0" w:color="auto"/>
      </w:divBdr>
      <w:divsChild>
        <w:div w:id="1523279001">
          <w:marLeft w:val="1166"/>
          <w:marRight w:val="0"/>
          <w:marTop w:val="115"/>
          <w:marBottom w:val="0"/>
          <w:divBdr>
            <w:top w:val="none" w:sz="0" w:space="0" w:color="auto"/>
            <w:left w:val="none" w:sz="0" w:space="0" w:color="auto"/>
            <w:bottom w:val="none" w:sz="0" w:space="0" w:color="auto"/>
            <w:right w:val="none" w:sz="0" w:space="0" w:color="auto"/>
          </w:divBdr>
        </w:div>
        <w:div w:id="1589119741">
          <w:marLeft w:val="547"/>
          <w:marRight w:val="0"/>
          <w:marTop w:val="134"/>
          <w:marBottom w:val="0"/>
          <w:divBdr>
            <w:top w:val="none" w:sz="0" w:space="0" w:color="auto"/>
            <w:left w:val="none" w:sz="0" w:space="0" w:color="auto"/>
            <w:bottom w:val="none" w:sz="0" w:space="0" w:color="auto"/>
            <w:right w:val="none" w:sz="0" w:space="0" w:color="auto"/>
          </w:divBdr>
        </w:div>
      </w:divsChild>
    </w:div>
    <w:div w:id="1836338967">
      <w:bodyDiv w:val="1"/>
      <w:marLeft w:val="0"/>
      <w:marRight w:val="0"/>
      <w:marTop w:val="0"/>
      <w:marBottom w:val="0"/>
      <w:divBdr>
        <w:top w:val="none" w:sz="0" w:space="0" w:color="auto"/>
        <w:left w:val="none" w:sz="0" w:space="0" w:color="auto"/>
        <w:bottom w:val="none" w:sz="0" w:space="0" w:color="auto"/>
        <w:right w:val="none" w:sz="0" w:space="0" w:color="auto"/>
      </w:divBdr>
    </w:div>
    <w:div w:id="1836528775">
      <w:bodyDiv w:val="1"/>
      <w:marLeft w:val="0"/>
      <w:marRight w:val="0"/>
      <w:marTop w:val="0"/>
      <w:marBottom w:val="0"/>
      <w:divBdr>
        <w:top w:val="none" w:sz="0" w:space="0" w:color="auto"/>
        <w:left w:val="none" w:sz="0" w:space="0" w:color="auto"/>
        <w:bottom w:val="none" w:sz="0" w:space="0" w:color="auto"/>
        <w:right w:val="none" w:sz="0" w:space="0" w:color="auto"/>
      </w:divBdr>
    </w:div>
    <w:div w:id="1837307213">
      <w:bodyDiv w:val="1"/>
      <w:marLeft w:val="0"/>
      <w:marRight w:val="0"/>
      <w:marTop w:val="0"/>
      <w:marBottom w:val="0"/>
      <w:divBdr>
        <w:top w:val="none" w:sz="0" w:space="0" w:color="auto"/>
        <w:left w:val="none" w:sz="0" w:space="0" w:color="auto"/>
        <w:bottom w:val="none" w:sz="0" w:space="0" w:color="auto"/>
        <w:right w:val="none" w:sz="0" w:space="0" w:color="auto"/>
      </w:divBdr>
    </w:div>
    <w:div w:id="1837378592">
      <w:bodyDiv w:val="1"/>
      <w:marLeft w:val="0"/>
      <w:marRight w:val="0"/>
      <w:marTop w:val="0"/>
      <w:marBottom w:val="0"/>
      <w:divBdr>
        <w:top w:val="none" w:sz="0" w:space="0" w:color="auto"/>
        <w:left w:val="none" w:sz="0" w:space="0" w:color="auto"/>
        <w:bottom w:val="none" w:sz="0" w:space="0" w:color="auto"/>
        <w:right w:val="none" w:sz="0" w:space="0" w:color="auto"/>
      </w:divBdr>
    </w:div>
    <w:div w:id="1838034954">
      <w:bodyDiv w:val="1"/>
      <w:marLeft w:val="0"/>
      <w:marRight w:val="0"/>
      <w:marTop w:val="0"/>
      <w:marBottom w:val="0"/>
      <w:divBdr>
        <w:top w:val="none" w:sz="0" w:space="0" w:color="auto"/>
        <w:left w:val="none" w:sz="0" w:space="0" w:color="auto"/>
        <w:bottom w:val="none" w:sz="0" w:space="0" w:color="auto"/>
        <w:right w:val="none" w:sz="0" w:space="0" w:color="auto"/>
      </w:divBdr>
    </w:div>
    <w:div w:id="1838378483">
      <w:bodyDiv w:val="1"/>
      <w:marLeft w:val="0"/>
      <w:marRight w:val="0"/>
      <w:marTop w:val="0"/>
      <w:marBottom w:val="0"/>
      <w:divBdr>
        <w:top w:val="none" w:sz="0" w:space="0" w:color="auto"/>
        <w:left w:val="none" w:sz="0" w:space="0" w:color="auto"/>
        <w:bottom w:val="none" w:sz="0" w:space="0" w:color="auto"/>
        <w:right w:val="none" w:sz="0" w:space="0" w:color="auto"/>
      </w:divBdr>
    </w:div>
    <w:div w:id="1838882647">
      <w:bodyDiv w:val="1"/>
      <w:marLeft w:val="0"/>
      <w:marRight w:val="0"/>
      <w:marTop w:val="0"/>
      <w:marBottom w:val="0"/>
      <w:divBdr>
        <w:top w:val="none" w:sz="0" w:space="0" w:color="auto"/>
        <w:left w:val="none" w:sz="0" w:space="0" w:color="auto"/>
        <w:bottom w:val="none" w:sz="0" w:space="0" w:color="auto"/>
        <w:right w:val="none" w:sz="0" w:space="0" w:color="auto"/>
      </w:divBdr>
    </w:div>
    <w:div w:id="1840150815">
      <w:bodyDiv w:val="1"/>
      <w:marLeft w:val="0"/>
      <w:marRight w:val="0"/>
      <w:marTop w:val="0"/>
      <w:marBottom w:val="0"/>
      <w:divBdr>
        <w:top w:val="none" w:sz="0" w:space="0" w:color="auto"/>
        <w:left w:val="none" w:sz="0" w:space="0" w:color="auto"/>
        <w:bottom w:val="none" w:sz="0" w:space="0" w:color="auto"/>
        <w:right w:val="none" w:sz="0" w:space="0" w:color="auto"/>
      </w:divBdr>
    </w:div>
    <w:div w:id="1841121403">
      <w:bodyDiv w:val="1"/>
      <w:marLeft w:val="0"/>
      <w:marRight w:val="0"/>
      <w:marTop w:val="0"/>
      <w:marBottom w:val="0"/>
      <w:divBdr>
        <w:top w:val="none" w:sz="0" w:space="0" w:color="auto"/>
        <w:left w:val="none" w:sz="0" w:space="0" w:color="auto"/>
        <w:bottom w:val="none" w:sz="0" w:space="0" w:color="auto"/>
        <w:right w:val="none" w:sz="0" w:space="0" w:color="auto"/>
      </w:divBdr>
    </w:div>
    <w:div w:id="1843354125">
      <w:bodyDiv w:val="1"/>
      <w:marLeft w:val="0"/>
      <w:marRight w:val="0"/>
      <w:marTop w:val="0"/>
      <w:marBottom w:val="0"/>
      <w:divBdr>
        <w:top w:val="none" w:sz="0" w:space="0" w:color="auto"/>
        <w:left w:val="none" w:sz="0" w:space="0" w:color="auto"/>
        <w:bottom w:val="none" w:sz="0" w:space="0" w:color="auto"/>
        <w:right w:val="none" w:sz="0" w:space="0" w:color="auto"/>
      </w:divBdr>
    </w:div>
    <w:div w:id="1843429321">
      <w:bodyDiv w:val="1"/>
      <w:marLeft w:val="0"/>
      <w:marRight w:val="0"/>
      <w:marTop w:val="0"/>
      <w:marBottom w:val="0"/>
      <w:divBdr>
        <w:top w:val="none" w:sz="0" w:space="0" w:color="auto"/>
        <w:left w:val="none" w:sz="0" w:space="0" w:color="auto"/>
        <w:bottom w:val="none" w:sz="0" w:space="0" w:color="auto"/>
        <w:right w:val="none" w:sz="0" w:space="0" w:color="auto"/>
      </w:divBdr>
    </w:div>
    <w:div w:id="1845822956">
      <w:bodyDiv w:val="1"/>
      <w:marLeft w:val="0"/>
      <w:marRight w:val="0"/>
      <w:marTop w:val="0"/>
      <w:marBottom w:val="0"/>
      <w:divBdr>
        <w:top w:val="none" w:sz="0" w:space="0" w:color="auto"/>
        <w:left w:val="none" w:sz="0" w:space="0" w:color="auto"/>
        <w:bottom w:val="none" w:sz="0" w:space="0" w:color="auto"/>
        <w:right w:val="none" w:sz="0" w:space="0" w:color="auto"/>
      </w:divBdr>
    </w:div>
    <w:div w:id="1846165392">
      <w:bodyDiv w:val="1"/>
      <w:marLeft w:val="0"/>
      <w:marRight w:val="0"/>
      <w:marTop w:val="0"/>
      <w:marBottom w:val="0"/>
      <w:divBdr>
        <w:top w:val="none" w:sz="0" w:space="0" w:color="auto"/>
        <w:left w:val="none" w:sz="0" w:space="0" w:color="auto"/>
        <w:bottom w:val="none" w:sz="0" w:space="0" w:color="auto"/>
        <w:right w:val="none" w:sz="0" w:space="0" w:color="auto"/>
      </w:divBdr>
    </w:div>
    <w:div w:id="1846506519">
      <w:bodyDiv w:val="1"/>
      <w:marLeft w:val="0"/>
      <w:marRight w:val="0"/>
      <w:marTop w:val="0"/>
      <w:marBottom w:val="0"/>
      <w:divBdr>
        <w:top w:val="none" w:sz="0" w:space="0" w:color="auto"/>
        <w:left w:val="none" w:sz="0" w:space="0" w:color="auto"/>
        <w:bottom w:val="none" w:sz="0" w:space="0" w:color="auto"/>
        <w:right w:val="none" w:sz="0" w:space="0" w:color="auto"/>
      </w:divBdr>
      <w:divsChild>
        <w:div w:id="72705841">
          <w:marLeft w:val="1800"/>
          <w:marRight w:val="0"/>
          <w:marTop w:val="72"/>
          <w:marBottom w:val="0"/>
          <w:divBdr>
            <w:top w:val="none" w:sz="0" w:space="0" w:color="auto"/>
            <w:left w:val="none" w:sz="0" w:space="0" w:color="auto"/>
            <w:bottom w:val="none" w:sz="0" w:space="0" w:color="auto"/>
            <w:right w:val="none" w:sz="0" w:space="0" w:color="auto"/>
          </w:divBdr>
        </w:div>
        <w:div w:id="76442004">
          <w:marLeft w:val="1800"/>
          <w:marRight w:val="0"/>
          <w:marTop w:val="72"/>
          <w:marBottom w:val="0"/>
          <w:divBdr>
            <w:top w:val="none" w:sz="0" w:space="0" w:color="auto"/>
            <w:left w:val="none" w:sz="0" w:space="0" w:color="auto"/>
            <w:bottom w:val="none" w:sz="0" w:space="0" w:color="auto"/>
            <w:right w:val="none" w:sz="0" w:space="0" w:color="auto"/>
          </w:divBdr>
        </w:div>
        <w:div w:id="135877460">
          <w:marLeft w:val="1166"/>
          <w:marRight w:val="0"/>
          <w:marTop w:val="86"/>
          <w:marBottom w:val="0"/>
          <w:divBdr>
            <w:top w:val="none" w:sz="0" w:space="0" w:color="auto"/>
            <w:left w:val="none" w:sz="0" w:space="0" w:color="auto"/>
            <w:bottom w:val="none" w:sz="0" w:space="0" w:color="auto"/>
            <w:right w:val="none" w:sz="0" w:space="0" w:color="auto"/>
          </w:divBdr>
        </w:div>
        <w:div w:id="201749753">
          <w:marLeft w:val="1166"/>
          <w:marRight w:val="0"/>
          <w:marTop w:val="86"/>
          <w:marBottom w:val="0"/>
          <w:divBdr>
            <w:top w:val="none" w:sz="0" w:space="0" w:color="auto"/>
            <w:left w:val="none" w:sz="0" w:space="0" w:color="auto"/>
            <w:bottom w:val="none" w:sz="0" w:space="0" w:color="auto"/>
            <w:right w:val="none" w:sz="0" w:space="0" w:color="auto"/>
          </w:divBdr>
        </w:div>
        <w:div w:id="318392025">
          <w:marLeft w:val="547"/>
          <w:marRight w:val="0"/>
          <w:marTop w:val="96"/>
          <w:marBottom w:val="0"/>
          <w:divBdr>
            <w:top w:val="none" w:sz="0" w:space="0" w:color="auto"/>
            <w:left w:val="none" w:sz="0" w:space="0" w:color="auto"/>
            <w:bottom w:val="none" w:sz="0" w:space="0" w:color="auto"/>
            <w:right w:val="none" w:sz="0" w:space="0" w:color="auto"/>
          </w:divBdr>
        </w:div>
        <w:div w:id="482888612">
          <w:marLeft w:val="2520"/>
          <w:marRight w:val="0"/>
          <w:marTop w:val="62"/>
          <w:marBottom w:val="0"/>
          <w:divBdr>
            <w:top w:val="none" w:sz="0" w:space="0" w:color="auto"/>
            <w:left w:val="none" w:sz="0" w:space="0" w:color="auto"/>
            <w:bottom w:val="none" w:sz="0" w:space="0" w:color="auto"/>
            <w:right w:val="none" w:sz="0" w:space="0" w:color="auto"/>
          </w:divBdr>
        </w:div>
        <w:div w:id="567420302">
          <w:marLeft w:val="1800"/>
          <w:marRight w:val="0"/>
          <w:marTop w:val="72"/>
          <w:marBottom w:val="0"/>
          <w:divBdr>
            <w:top w:val="none" w:sz="0" w:space="0" w:color="auto"/>
            <w:left w:val="none" w:sz="0" w:space="0" w:color="auto"/>
            <w:bottom w:val="none" w:sz="0" w:space="0" w:color="auto"/>
            <w:right w:val="none" w:sz="0" w:space="0" w:color="auto"/>
          </w:divBdr>
        </w:div>
        <w:div w:id="568855582">
          <w:marLeft w:val="1166"/>
          <w:marRight w:val="0"/>
          <w:marTop w:val="86"/>
          <w:marBottom w:val="0"/>
          <w:divBdr>
            <w:top w:val="none" w:sz="0" w:space="0" w:color="auto"/>
            <w:left w:val="none" w:sz="0" w:space="0" w:color="auto"/>
            <w:bottom w:val="none" w:sz="0" w:space="0" w:color="auto"/>
            <w:right w:val="none" w:sz="0" w:space="0" w:color="auto"/>
          </w:divBdr>
        </w:div>
        <w:div w:id="637801487">
          <w:marLeft w:val="547"/>
          <w:marRight w:val="0"/>
          <w:marTop w:val="96"/>
          <w:marBottom w:val="0"/>
          <w:divBdr>
            <w:top w:val="none" w:sz="0" w:space="0" w:color="auto"/>
            <w:left w:val="none" w:sz="0" w:space="0" w:color="auto"/>
            <w:bottom w:val="none" w:sz="0" w:space="0" w:color="auto"/>
            <w:right w:val="none" w:sz="0" w:space="0" w:color="auto"/>
          </w:divBdr>
        </w:div>
        <w:div w:id="754978131">
          <w:marLeft w:val="1166"/>
          <w:marRight w:val="0"/>
          <w:marTop w:val="86"/>
          <w:marBottom w:val="0"/>
          <w:divBdr>
            <w:top w:val="none" w:sz="0" w:space="0" w:color="auto"/>
            <w:left w:val="none" w:sz="0" w:space="0" w:color="auto"/>
            <w:bottom w:val="none" w:sz="0" w:space="0" w:color="auto"/>
            <w:right w:val="none" w:sz="0" w:space="0" w:color="auto"/>
          </w:divBdr>
        </w:div>
        <w:div w:id="1011294555">
          <w:marLeft w:val="1800"/>
          <w:marRight w:val="0"/>
          <w:marTop w:val="72"/>
          <w:marBottom w:val="0"/>
          <w:divBdr>
            <w:top w:val="none" w:sz="0" w:space="0" w:color="auto"/>
            <w:left w:val="none" w:sz="0" w:space="0" w:color="auto"/>
            <w:bottom w:val="none" w:sz="0" w:space="0" w:color="auto"/>
            <w:right w:val="none" w:sz="0" w:space="0" w:color="auto"/>
          </w:divBdr>
        </w:div>
        <w:div w:id="1215042033">
          <w:marLeft w:val="1166"/>
          <w:marRight w:val="0"/>
          <w:marTop w:val="86"/>
          <w:marBottom w:val="0"/>
          <w:divBdr>
            <w:top w:val="none" w:sz="0" w:space="0" w:color="auto"/>
            <w:left w:val="none" w:sz="0" w:space="0" w:color="auto"/>
            <w:bottom w:val="none" w:sz="0" w:space="0" w:color="auto"/>
            <w:right w:val="none" w:sz="0" w:space="0" w:color="auto"/>
          </w:divBdr>
        </w:div>
        <w:div w:id="1253854470">
          <w:marLeft w:val="1800"/>
          <w:marRight w:val="0"/>
          <w:marTop w:val="72"/>
          <w:marBottom w:val="0"/>
          <w:divBdr>
            <w:top w:val="none" w:sz="0" w:space="0" w:color="auto"/>
            <w:left w:val="none" w:sz="0" w:space="0" w:color="auto"/>
            <w:bottom w:val="none" w:sz="0" w:space="0" w:color="auto"/>
            <w:right w:val="none" w:sz="0" w:space="0" w:color="auto"/>
          </w:divBdr>
        </w:div>
      </w:divsChild>
    </w:div>
    <w:div w:id="1847136057">
      <w:bodyDiv w:val="1"/>
      <w:marLeft w:val="0"/>
      <w:marRight w:val="0"/>
      <w:marTop w:val="0"/>
      <w:marBottom w:val="0"/>
      <w:divBdr>
        <w:top w:val="none" w:sz="0" w:space="0" w:color="auto"/>
        <w:left w:val="none" w:sz="0" w:space="0" w:color="auto"/>
        <w:bottom w:val="none" w:sz="0" w:space="0" w:color="auto"/>
        <w:right w:val="none" w:sz="0" w:space="0" w:color="auto"/>
      </w:divBdr>
    </w:div>
    <w:div w:id="1847473998">
      <w:bodyDiv w:val="1"/>
      <w:marLeft w:val="0"/>
      <w:marRight w:val="0"/>
      <w:marTop w:val="0"/>
      <w:marBottom w:val="0"/>
      <w:divBdr>
        <w:top w:val="none" w:sz="0" w:space="0" w:color="auto"/>
        <w:left w:val="none" w:sz="0" w:space="0" w:color="auto"/>
        <w:bottom w:val="none" w:sz="0" w:space="0" w:color="auto"/>
        <w:right w:val="none" w:sz="0" w:space="0" w:color="auto"/>
      </w:divBdr>
    </w:div>
    <w:div w:id="1847860857">
      <w:bodyDiv w:val="1"/>
      <w:marLeft w:val="0"/>
      <w:marRight w:val="0"/>
      <w:marTop w:val="0"/>
      <w:marBottom w:val="0"/>
      <w:divBdr>
        <w:top w:val="none" w:sz="0" w:space="0" w:color="auto"/>
        <w:left w:val="none" w:sz="0" w:space="0" w:color="auto"/>
        <w:bottom w:val="none" w:sz="0" w:space="0" w:color="auto"/>
        <w:right w:val="none" w:sz="0" w:space="0" w:color="auto"/>
      </w:divBdr>
    </w:div>
    <w:div w:id="1848010135">
      <w:bodyDiv w:val="1"/>
      <w:marLeft w:val="0"/>
      <w:marRight w:val="0"/>
      <w:marTop w:val="0"/>
      <w:marBottom w:val="0"/>
      <w:divBdr>
        <w:top w:val="none" w:sz="0" w:space="0" w:color="auto"/>
        <w:left w:val="none" w:sz="0" w:space="0" w:color="auto"/>
        <w:bottom w:val="none" w:sz="0" w:space="0" w:color="auto"/>
        <w:right w:val="none" w:sz="0" w:space="0" w:color="auto"/>
      </w:divBdr>
      <w:divsChild>
        <w:div w:id="198205068">
          <w:marLeft w:val="547"/>
          <w:marRight w:val="0"/>
          <w:marTop w:val="154"/>
          <w:marBottom w:val="0"/>
          <w:divBdr>
            <w:top w:val="none" w:sz="0" w:space="0" w:color="auto"/>
            <w:left w:val="none" w:sz="0" w:space="0" w:color="auto"/>
            <w:bottom w:val="none" w:sz="0" w:space="0" w:color="auto"/>
            <w:right w:val="none" w:sz="0" w:space="0" w:color="auto"/>
          </w:divBdr>
        </w:div>
        <w:div w:id="690301144">
          <w:marLeft w:val="547"/>
          <w:marRight w:val="0"/>
          <w:marTop w:val="154"/>
          <w:marBottom w:val="0"/>
          <w:divBdr>
            <w:top w:val="none" w:sz="0" w:space="0" w:color="auto"/>
            <w:left w:val="none" w:sz="0" w:space="0" w:color="auto"/>
            <w:bottom w:val="none" w:sz="0" w:space="0" w:color="auto"/>
            <w:right w:val="none" w:sz="0" w:space="0" w:color="auto"/>
          </w:divBdr>
        </w:div>
        <w:div w:id="1296594728">
          <w:marLeft w:val="1800"/>
          <w:marRight w:val="0"/>
          <w:marTop w:val="115"/>
          <w:marBottom w:val="0"/>
          <w:divBdr>
            <w:top w:val="none" w:sz="0" w:space="0" w:color="auto"/>
            <w:left w:val="none" w:sz="0" w:space="0" w:color="auto"/>
            <w:bottom w:val="none" w:sz="0" w:space="0" w:color="auto"/>
            <w:right w:val="none" w:sz="0" w:space="0" w:color="auto"/>
          </w:divBdr>
        </w:div>
        <w:div w:id="1314289803">
          <w:marLeft w:val="1166"/>
          <w:marRight w:val="0"/>
          <w:marTop w:val="134"/>
          <w:marBottom w:val="0"/>
          <w:divBdr>
            <w:top w:val="none" w:sz="0" w:space="0" w:color="auto"/>
            <w:left w:val="none" w:sz="0" w:space="0" w:color="auto"/>
            <w:bottom w:val="none" w:sz="0" w:space="0" w:color="auto"/>
            <w:right w:val="none" w:sz="0" w:space="0" w:color="auto"/>
          </w:divBdr>
        </w:div>
        <w:div w:id="1389963001">
          <w:marLeft w:val="547"/>
          <w:marRight w:val="0"/>
          <w:marTop w:val="154"/>
          <w:marBottom w:val="0"/>
          <w:divBdr>
            <w:top w:val="none" w:sz="0" w:space="0" w:color="auto"/>
            <w:left w:val="none" w:sz="0" w:space="0" w:color="auto"/>
            <w:bottom w:val="none" w:sz="0" w:space="0" w:color="auto"/>
            <w:right w:val="none" w:sz="0" w:space="0" w:color="auto"/>
          </w:divBdr>
        </w:div>
      </w:divsChild>
    </w:div>
    <w:div w:id="1848519074">
      <w:bodyDiv w:val="1"/>
      <w:marLeft w:val="0"/>
      <w:marRight w:val="0"/>
      <w:marTop w:val="0"/>
      <w:marBottom w:val="0"/>
      <w:divBdr>
        <w:top w:val="none" w:sz="0" w:space="0" w:color="auto"/>
        <w:left w:val="none" w:sz="0" w:space="0" w:color="auto"/>
        <w:bottom w:val="none" w:sz="0" w:space="0" w:color="auto"/>
        <w:right w:val="none" w:sz="0" w:space="0" w:color="auto"/>
      </w:divBdr>
    </w:div>
    <w:div w:id="1848521954">
      <w:bodyDiv w:val="1"/>
      <w:marLeft w:val="0"/>
      <w:marRight w:val="0"/>
      <w:marTop w:val="0"/>
      <w:marBottom w:val="0"/>
      <w:divBdr>
        <w:top w:val="none" w:sz="0" w:space="0" w:color="auto"/>
        <w:left w:val="none" w:sz="0" w:space="0" w:color="auto"/>
        <w:bottom w:val="none" w:sz="0" w:space="0" w:color="auto"/>
        <w:right w:val="none" w:sz="0" w:space="0" w:color="auto"/>
      </w:divBdr>
      <w:divsChild>
        <w:div w:id="50005190">
          <w:marLeft w:val="1166"/>
          <w:marRight w:val="0"/>
          <w:marTop w:val="134"/>
          <w:marBottom w:val="0"/>
          <w:divBdr>
            <w:top w:val="none" w:sz="0" w:space="0" w:color="auto"/>
            <w:left w:val="none" w:sz="0" w:space="0" w:color="auto"/>
            <w:bottom w:val="none" w:sz="0" w:space="0" w:color="auto"/>
            <w:right w:val="none" w:sz="0" w:space="0" w:color="auto"/>
          </w:divBdr>
        </w:div>
        <w:div w:id="763187922">
          <w:marLeft w:val="547"/>
          <w:marRight w:val="0"/>
          <w:marTop w:val="154"/>
          <w:marBottom w:val="0"/>
          <w:divBdr>
            <w:top w:val="none" w:sz="0" w:space="0" w:color="auto"/>
            <w:left w:val="none" w:sz="0" w:space="0" w:color="auto"/>
            <w:bottom w:val="none" w:sz="0" w:space="0" w:color="auto"/>
            <w:right w:val="none" w:sz="0" w:space="0" w:color="auto"/>
          </w:divBdr>
        </w:div>
        <w:div w:id="1382753181">
          <w:marLeft w:val="547"/>
          <w:marRight w:val="0"/>
          <w:marTop w:val="154"/>
          <w:marBottom w:val="0"/>
          <w:divBdr>
            <w:top w:val="none" w:sz="0" w:space="0" w:color="auto"/>
            <w:left w:val="none" w:sz="0" w:space="0" w:color="auto"/>
            <w:bottom w:val="none" w:sz="0" w:space="0" w:color="auto"/>
            <w:right w:val="none" w:sz="0" w:space="0" w:color="auto"/>
          </w:divBdr>
        </w:div>
      </w:divsChild>
    </w:div>
    <w:div w:id="1850019049">
      <w:bodyDiv w:val="1"/>
      <w:marLeft w:val="0"/>
      <w:marRight w:val="0"/>
      <w:marTop w:val="0"/>
      <w:marBottom w:val="0"/>
      <w:divBdr>
        <w:top w:val="none" w:sz="0" w:space="0" w:color="auto"/>
        <w:left w:val="none" w:sz="0" w:space="0" w:color="auto"/>
        <w:bottom w:val="none" w:sz="0" w:space="0" w:color="auto"/>
        <w:right w:val="none" w:sz="0" w:space="0" w:color="auto"/>
      </w:divBdr>
      <w:divsChild>
        <w:div w:id="874847220">
          <w:marLeft w:val="360"/>
          <w:marRight w:val="0"/>
          <w:marTop w:val="200"/>
          <w:marBottom w:val="0"/>
          <w:divBdr>
            <w:top w:val="none" w:sz="0" w:space="0" w:color="auto"/>
            <w:left w:val="none" w:sz="0" w:space="0" w:color="auto"/>
            <w:bottom w:val="none" w:sz="0" w:space="0" w:color="auto"/>
            <w:right w:val="none" w:sz="0" w:space="0" w:color="auto"/>
          </w:divBdr>
        </w:div>
        <w:div w:id="894775695">
          <w:marLeft w:val="360"/>
          <w:marRight w:val="0"/>
          <w:marTop w:val="200"/>
          <w:marBottom w:val="0"/>
          <w:divBdr>
            <w:top w:val="none" w:sz="0" w:space="0" w:color="auto"/>
            <w:left w:val="none" w:sz="0" w:space="0" w:color="auto"/>
            <w:bottom w:val="none" w:sz="0" w:space="0" w:color="auto"/>
            <w:right w:val="none" w:sz="0" w:space="0" w:color="auto"/>
          </w:divBdr>
        </w:div>
        <w:div w:id="1323389814">
          <w:marLeft w:val="1800"/>
          <w:marRight w:val="0"/>
          <w:marTop w:val="100"/>
          <w:marBottom w:val="0"/>
          <w:divBdr>
            <w:top w:val="none" w:sz="0" w:space="0" w:color="auto"/>
            <w:left w:val="none" w:sz="0" w:space="0" w:color="auto"/>
            <w:bottom w:val="none" w:sz="0" w:space="0" w:color="auto"/>
            <w:right w:val="none" w:sz="0" w:space="0" w:color="auto"/>
          </w:divBdr>
        </w:div>
        <w:div w:id="1982613118">
          <w:marLeft w:val="1080"/>
          <w:marRight w:val="0"/>
          <w:marTop w:val="100"/>
          <w:marBottom w:val="0"/>
          <w:divBdr>
            <w:top w:val="none" w:sz="0" w:space="0" w:color="auto"/>
            <w:left w:val="none" w:sz="0" w:space="0" w:color="auto"/>
            <w:bottom w:val="none" w:sz="0" w:space="0" w:color="auto"/>
            <w:right w:val="none" w:sz="0" w:space="0" w:color="auto"/>
          </w:divBdr>
        </w:div>
      </w:divsChild>
    </w:div>
    <w:div w:id="1850637649">
      <w:bodyDiv w:val="1"/>
      <w:marLeft w:val="0"/>
      <w:marRight w:val="0"/>
      <w:marTop w:val="0"/>
      <w:marBottom w:val="0"/>
      <w:divBdr>
        <w:top w:val="none" w:sz="0" w:space="0" w:color="auto"/>
        <w:left w:val="none" w:sz="0" w:space="0" w:color="auto"/>
        <w:bottom w:val="none" w:sz="0" w:space="0" w:color="auto"/>
        <w:right w:val="none" w:sz="0" w:space="0" w:color="auto"/>
      </w:divBdr>
    </w:div>
    <w:div w:id="1850674388">
      <w:bodyDiv w:val="1"/>
      <w:marLeft w:val="0"/>
      <w:marRight w:val="0"/>
      <w:marTop w:val="0"/>
      <w:marBottom w:val="0"/>
      <w:divBdr>
        <w:top w:val="none" w:sz="0" w:space="0" w:color="auto"/>
        <w:left w:val="none" w:sz="0" w:space="0" w:color="auto"/>
        <w:bottom w:val="none" w:sz="0" w:space="0" w:color="auto"/>
        <w:right w:val="none" w:sz="0" w:space="0" w:color="auto"/>
      </w:divBdr>
      <w:divsChild>
        <w:div w:id="1387795333">
          <w:marLeft w:val="0"/>
          <w:marRight w:val="0"/>
          <w:marTop w:val="0"/>
          <w:marBottom w:val="0"/>
          <w:divBdr>
            <w:top w:val="none" w:sz="0" w:space="0" w:color="auto"/>
            <w:left w:val="none" w:sz="0" w:space="0" w:color="auto"/>
            <w:bottom w:val="none" w:sz="0" w:space="0" w:color="auto"/>
            <w:right w:val="none" w:sz="0" w:space="0" w:color="auto"/>
          </w:divBdr>
          <w:divsChild>
            <w:div w:id="351348508">
              <w:marLeft w:val="0"/>
              <w:marRight w:val="0"/>
              <w:marTop w:val="0"/>
              <w:marBottom w:val="0"/>
              <w:divBdr>
                <w:top w:val="none" w:sz="0" w:space="0" w:color="auto"/>
                <w:left w:val="none" w:sz="0" w:space="0" w:color="auto"/>
                <w:bottom w:val="none" w:sz="0" w:space="0" w:color="auto"/>
                <w:right w:val="none" w:sz="0" w:space="0" w:color="auto"/>
              </w:divBdr>
            </w:div>
            <w:div w:id="455635845">
              <w:marLeft w:val="0"/>
              <w:marRight w:val="0"/>
              <w:marTop w:val="0"/>
              <w:marBottom w:val="0"/>
              <w:divBdr>
                <w:top w:val="none" w:sz="0" w:space="0" w:color="auto"/>
                <w:left w:val="none" w:sz="0" w:space="0" w:color="auto"/>
                <w:bottom w:val="none" w:sz="0" w:space="0" w:color="auto"/>
                <w:right w:val="none" w:sz="0" w:space="0" w:color="auto"/>
              </w:divBdr>
            </w:div>
            <w:div w:id="516621861">
              <w:marLeft w:val="0"/>
              <w:marRight w:val="0"/>
              <w:marTop w:val="0"/>
              <w:marBottom w:val="0"/>
              <w:divBdr>
                <w:top w:val="none" w:sz="0" w:space="0" w:color="auto"/>
                <w:left w:val="none" w:sz="0" w:space="0" w:color="auto"/>
                <w:bottom w:val="none" w:sz="0" w:space="0" w:color="auto"/>
                <w:right w:val="none" w:sz="0" w:space="0" w:color="auto"/>
              </w:divBdr>
            </w:div>
            <w:div w:id="1444036037">
              <w:marLeft w:val="0"/>
              <w:marRight w:val="0"/>
              <w:marTop w:val="0"/>
              <w:marBottom w:val="0"/>
              <w:divBdr>
                <w:top w:val="none" w:sz="0" w:space="0" w:color="auto"/>
                <w:left w:val="none" w:sz="0" w:space="0" w:color="auto"/>
                <w:bottom w:val="none" w:sz="0" w:space="0" w:color="auto"/>
                <w:right w:val="none" w:sz="0" w:space="0" w:color="auto"/>
              </w:divBdr>
            </w:div>
            <w:div w:id="175331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76301">
      <w:bodyDiv w:val="1"/>
      <w:marLeft w:val="0"/>
      <w:marRight w:val="0"/>
      <w:marTop w:val="0"/>
      <w:marBottom w:val="0"/>
      <w:divBdr>
        <w:top w:val="none" w:sz="0" w:space="0" w:color="auto"/>
        <w:left w:val="none" w:sz="0" w:space="0" w:color="auto"/>
        <w:bottom w:val="none" w:sz="0" w:space="0" w:color="auto"/>
        <w:right w:val="none" w:sz="0" w:space="0" w:color="auto"/>
      </w:divBdr>
    </w:div>
    <w:div w:id="1850752305">
      <w:bodyDiv w:val="1"/>
      <w:marLeft w:val="0"/>
      <w:marRight w:val="0"/>
      <w:marTop w:val="0"/>
      <w:marBottom w:val="0"/>
      <w:divBdr>
        <w:top w:val="none" w:sz="0" w:space="0" w:color="auto"/>
        <w:left w:val="none" w:sz="0" w:space="0" w:color="auto"/>
        <w:bottom w:val="none" w:sz="0" w:space="0" w:color="auto"/>
        <w:right w:val="none" w:sz="0" w:space="0" w:color="auto"/>
      </w:divBdr>
    </w:div>
    <w:div w:id="1851212623">
      <w:bodyDiv w:val="1"/>
      <w:marLeft w:val="0"/>
      <w:marRight w:val="0"/>
      <w:marTop w:val="0"/>
      <w:marBottom w:val="0"/>
      <w:divBdr>
        <w:top w:val="none" w:sz="0" w:space="0" w:color="auto"/>
        <w:left w:val="none" w:sz="0" w:space="0" w:color="auto"/>
        <w:bottom w:val="none" w:sz="0" w:space="0" w:color="auto"/>
        <w:right w:val="none" w:sz="0" w:space="0" w:color="auto"/>
      </w:divBdr>
    </w:div>
    <w:div w:id="1852837706">
      <w:bodyDiv w:val="1"/>
      <w:marLeft w:val="0"/>
      <w:marRight w:val="0"/>
      <w:marTop w:val="0"/>
      <w:marBottom w:val="0"/>
      <w:divBdr>
        <w:top w:val="none" w:sz="0" w:space="0" w:color="auto"/>
        <w:left w:val="none" w:sz="0" w:space="0" w:color="auto"/>
        <w:bottom w:val="none" w:sz="0" w:space="0" w:color="auto"/>
        <w:right w:val="none" w:sz="0" w:space="0" w:color="auto"/>
      </w:divBdr>
    </w:div>
    <w:div w:id="1854297686">
      <w:bodyDiv w:val="1"/>
      <w:marLeft w:val="0"/>
      <w:marRight w:val="0"/>
      <w:marTop w:val="0"/>
      <w:marBottom w:val="0"/>
      <w:divBdr>
        <w:top w:val="none" w:sz="0" w:space="0" w:color="auto"/>
        <w:left w:val="none" w:sz="0" w:space="0" w:color="auto"/>
        <w:bottom w:val="none" w:sz="0" w:space="0" w:color="auto"/>
        <w:right w:val="none" w:sz="0" w:space="0" w:color="auto"/>
      </w:divBdr>
      <w:divsChild>
        <w:div w:id="711612569">
          <w:marLeft w:val="547"/>
          <w:marRight w:val="0"/>
          <w:marTop w:val="154"/>
          <w:marBottom w:val="0"/>
          <w:divBdr>
            <w:top w:val="none" w:sz="0" w:space="0" w:color="auto"/>
            <w:left w:val="none" w:sz="0" w:space="0" w:color="auto"/>
            <w:bottom w:val="none" w:sz="0" w:space="0" w:color="auto"/>
            <w:right w:val="none" w:sz="0" w:space="0" w:color="auto"/>
          </w:divBdr>
        </w:div>
        <w:div w:id="1594431317">
          <w:marLeft w:val="1166"/>
          <w:marRight w:val="0"/>
          <w:marTop w:val="134"/>
          <w:marBottom w:val="0"/>
          <w:divBdr>
            <w:top w:val="none" w:sz="0" w:space="0" w:color="auto"/>
            <w:left w:val="none" w:sz="0" w:space="0" w:color="auto"/>
            <w:bottom w:val="none" w:sz="0" w:space="0" w:color="auto"/>
            <w:right w:val="none" w:sz="0" w:space="0" w:color="auto"/>
          </w:divBdr>
        </w:div>
        <w:div w:id="1688945455">
          <w:marLeft w:val="1166"/>
          <w:marRight w:val="0"/>
          <w:marTop w:val="134"/>
          <w:marBottom w:val="0"/>
          <w:divBdr>
            <w:top w:val="none" w:sz="0" w:space="0" w:color="auto"/>
            <w:left w:val="none" w:sz="0" w:space="0" w:color="auto"/>
            <w:bottom w:val="none" w:sz="0" w:space="0" w:color="auto"/>
            <w:right w:val="none" w:sz="0" w:space="0" w:color="auto"/>
          </w:divBdr>
        </w:div>
      </w:divsChild>
    </w:div>
    <w:div w:id="1854496585">
      <w:bodyDiv w:val="1"/>
      <w:marLeft w:val="0"/>
      <w:marRight w:val="0"/>
      <w:marTop w:val="0"/>
      <w:marBottom w:val="0"/>
      <w:divBdr>
        <w:top w:val="none" w:sz="0" w:space="0" w:color="auto"/>
        <w:left w:val="none" w:sz="0" w:space="0" w:color="auto"/>
        <w:bottom w:val="none" w:sz="0" w:space="0" w:color="auto"/>
        <w:right w:val="none" w:sz="0" w:space="0" w:color="auto"/>
      </w:divBdr>
    </w:div>
    <w:div w:id="1856458311">
      <w:bodyDiv w:val="1"/>
      <w:marLeft w:val="0"/>
      <w:marRight w:val="0"/>
      <w:marTop w:val="0"/>
      <w:marBottom w:val="0"/>
      <w:divBdr>
        <w:top w:val="none" w:sz="0" w:space="0" w:color="auto"/>
        <w:left w:val="none" w:sz="0" w:space="0" w:color="auto"/>
        <w:bottom w:val="none" w:sz="0" w:space="0" w:color="auto"/>
        <w:right w:val="none" w:sz="0" w:space="0" w:color="auto"/>
      </w:divBdr>
    </w:div>
    <w:div w:id="1857306416">
      <w:bodyDiv w:val="1"/>
      <w:marLeft w:val="0"/>
      <w:marRight w:val="0"/>
      <w:marTop w:val="0"/>
      <w:marBottom w:val="0"/>
      <w:divBdr>
        <w:top w:val="none" w:sz="0" w:space="0" w:color="auto"/>
        <w:left w:val="none" w:sz="0" w:space="0" w:color="auto"/>
        <w:bottom w:val="none" w:sz="0" w:space="0" w:color="auto"/>
        <w:right w:val="none" w:sz="0" w:space="0" w:color="auto"/>
      </w:divBdr>
    </w:div>
    <w:div w:id="1858420213">
      <w:bodyDiv w:val="1"/>
      <w:marLeft w:val="0"/>
      <w:marRight w:val="0"/>
      <w:marTop w:val="0"/>
      <w:marBottom w:val="0"/>
      <w:divBdr>
        <w:top w:val="none" w:sz="0" w:space="0" w:color="auto"/>
        <w:left w:val="none" w:sz="0" w:space="0" w:color="auto"/>
        <w:bottom w:val="none" w:sz="0" w:space="0" w:color="auto"/>
        <w:right w:val="none" w:sz="0" w:space="0" w:color="auto"/>
      </w:divBdr>
    </w:div>
    <w:div w:id="1859077426">
      <w:bodyDiv w:val="1"/>
      <w:marLeft w:val="0"/>
      <w:marRight w:val="0"/>
      <w:marTop w:val="0"/>
      <w:marBottom w:val="0"/>
      <w:divBdr>
        <w:top w:val="none" w:sz="0" w:space="0" w:color="auto"/>
        <w:left w:val="none" w:sz="0" w:space="0" w:color="auto"/>
        <w:bottom w:val="none" w:sz="0" w:space="0" w:color="auto"/>
        <w:right w:val="none" w:sz="0" w:space="0" w:color="auto"/>
      </w:divBdr>
    </w:div>
    <w:div w:id="1859660007">
      <w:bodyDiv w:val="1"/>
      <w:marLeft w:val="0"/>
      <w:marRight w:val="0"/>
      <w:marTop w:val="0"/>
      <w:marBottom w:val="0"/>
      <w:divBdr>
        <w:top w:val="none" w:sz="0" w:space="0" w:color="auto"/>
        <w:left w:val="none" w:sz="0" w:space="0" w:color="auto"/>
        <w:bottom w:val="none" w:sz="0" w:space="0" w:color="auto"/>
        <w:right w:val="none" w:sz="0" w:space="0" w:color="auto"/>
      </w:divBdr>
      <w:divsChild>
        <w:div w:id="81074476">
          <w:marLeft w:val="547"/>
          <w:marRight w:val="0"/>
          <w:marTop w:val="115"/>
          <w:marBottom w:val="0"/>
          <w:divBdr>
            <w:top w:val="none" w:sz="0" w:space="0" w:color="auto"/>
            <w:left w:val="none" w:sz="0" w:space="0" w:color="auto"/>
            <w:bottom w:val="none" w:sz="0" w:space="0" w:color="auto"/>
            <w:right w:val="none" w:sz="0" w:space="0" w:color="auto"/>
          </w:divBdr>
        </w:div>
        <w:div w:id="234902751">
          <w:marLeft w:val="1166"/>
          <w:marRight w:val="0"/>
          <w:marTop w:val="96"/>
          <w:marBottom w:val="0"/>
          <w:divBdr>
            <w:top w:val="none" w:sz="0" w:space="0" w:color="auto"/>
            <w:left w:val="none" w:sz="0" w:space="0" w:color="auto"/>
            <w:bottom w:val="none" w:sz="0" w:space="0" w:color="auto"/>
            <w:right w:val="none" w:sz="0" w:space="0" w:color="auto"/>
          </w:divBdr>
        </w:div>
        <w:div w:id="285162738">
          <w:marLeft w:val="1800"/>
          <w:marRight w:val="0"/>
          <w:marTop w:val="77"/>
          <w:marBottom w:val="0"/>
          <w:divBdr>
            <w:top w:val="none" w:sz="0" w:space="0" w:color="auto"/>
            <w:left w:val="none" w:sz="0" w:space="0" w:color="auto"/>
            <w:bottom w:val="none" w:sz="0" w:space="0" w:color="auto"/>
            <w:right w:val="none" w:sz="0" w:space="0" w:color="auto"/>
          </w:divBdr>
        </w:div>
        <w:div w:id="1152716696">
          <w:marLeft w:val="1166"/>
          <w:marRight w:val="0"/>
          <w:marTop w:val="96"/>
          <w:marBottom w:val="0"/>
          <w:divBdr>
            <w:top w:val="none" w:sz="0" w:space="0" w:color="auto"/>
            <w:left w:val="none" w:sz="0" w:space="0" w:color="auto"/>
            <w:bottom w:val="none" w:sz="0" w:space="0" w:color="auto"/>
            <w:right w:val="none" w:sz="0" w:space="0" w:color="auto"/>
          </w:divBdr>
        </w:div>
        <w:div w:id="1344824657">
          <w:marLeft w:val="1800"/>
          <w:marRight w:val="0"/>
          <w:marTop w:val="77"/>
          <w:marBottom w:val="0"/>
          <w:divBdr>
            <w:top w:val="none" w:sz="0" w:space="0" w:color="auto"/>
            <w:left w:val="none" w:sz="0" w:space="0" w:color="auto"/>
            <w:bottom w:val="none" w:sz="0" w:space="0" w:color="auto"/>
            <w:right w:val="none" w:sz="0" w:space="0" w:color="auto"/>
          </w:divBdr>
        </w:div>
        <w:div w:id="1686324338">
          <w:marLeft w:val="1166"/>
          <w:marRight w:val="0"/>
          <w:marTop w:val="96"/>
          <w:marBottom w:val="0"/>
          <w:divBdr>
            <w:top w:val="none" w:sz="0" w:space="0" w:color="auto"/>
            <w:left w:val="none" w:sz="0" w:space="0" w:color="auto"/>
            <w:bottom w:val="none" w:sz="0" w:space="0" w:color="auto"/>
            <w:right w:val="none" w:sz="0" w:space="0" w:color="auto"/>
          </w:divBdr>
        </w:div>
        <w:div w:id="2021350863">
          <w:marLeft w:val="547"/>
          <w:marRight w:val="0"/>
          <w:marTop w:val="115"/>
          <w:marBottom w:val="0"/>
          <w:divBdr>
            <w:top w:val="none" w:sz="0" w:space="0" w:color="auto"/>
            <w:left w:val="none" w:sz="0" w:space="0" w:color="auto"/>
            <w:bottom w:val="none" w:sz="0" w:space="0" w:color="auto"/>
            <w:right w:val="none" w:sz="0" w:space="0" w:color="auto"/>
          </w:divBdr>
        </w:div>
      </w:divsChild>
    </w:div>
    <w:div w:id="1859805845">
      <w:bodyDiv w:val="1"/>
      <w:marLeft w:val="0"/>
      <w:marRight w:val="0"/>
      <w:marTop w:val="0"/>
      <w:marBottom w:val="0"/>
      <w:divBdr>
        <w:top w:val="none" w:sz="0" w:space="0" w:color="auto"/>
        <w:left w:val="none" w:sz="0" w:space="0" w:color="auto"/>
        <w:bottom w:val="none" w:sz="0" w:space="0" w:color="auto"/>
        <w:right w:val="none" w:sz="0" w:space="0" w:color="auto"/>
      </w:divBdr>
    </w:div>
    <w:div w:id="1860006331">
      <w:bodyDiv w:val="1"/>
      <w:marLeft w:val="0"/>
      <w:marRight w:val="0"/>
      <w:marTop w:val="0"/>
      <w:marBottom w:val="0"/>
      <w:divBdr>
        <w:top w:val="none" w:sz="0" w:space="0" w:color="auto"/>
        <w:left w:val="none" w:sz="0" w:space="0" w:color="auto"/>
        <w:bottom w:val="none" w:sz="0" w:space="0" w:color="auto"/>
        <w:right w:val="none" w:sz="0" w:space="0" w:color="auto"/>
      </w:divBdr>
    </w:div>
    <w:div w:id="1860387965">
      <w:bodyDiv w:val="1"/>
      <w:marLeft w:val="0"/>
      <w:marRight w:val="0"/>
      <w:marTop w:val="0"/>
      <w:marBottom w:val="0"/>
      <w:divBdr>
        <w:top w:val="none" w:sz="0" w:space="0" w:color="auto"/>
        <w:left w:val="none" w:sz="0" w:space="0" w:color="auto"/>
        <w:bottom w:val="none" w:sz="0" w:space="0" w:color="auto"/>
        <w:right w:val="none" w:sz="0" w:space="0" w:color="auto"/>
      </w:divBdr>
    </w:div>
    <w:div w:id="1860774333">
      <w:bodyDiv w:val="1"/>
      <w:marLeft w:val="0"/>
      <w:marRight w:val="0"/>
      <w:marTop w:val="0"/>
      <w:marBottom w:val="0"/>
      <w:divBdr>
        <w:top w:val="none" w:sz="0" w:space="0" w:color="auto"/>
        <w:left w:val="none" w:sz="0" w:space="0" w:color="auto"/>
        <w:bottom w:val="none" w:sz="0" w:space="0" w:color="auto"/>
        <w:right w:val="none" w:sz="0" w:space="0" w:color="auto"/>
      </w:divBdr>
      <w:divsChild>
        <w:div w:id="21396274">
          <w:marLeft w:val="1800"/>
          <w:marRight w:val="0"/>
          <w:marTop w:val="82"/>
          <w:marBottom w:val="0"/>
          <w:divBdr>
            <w:top w:val="none" w:sz="0" w:space="0" w:color="auto"/>
            <w:left w:val="none" w:sz="0" w:space="0" w:color="auto"/>
            <w:bottom w:val="none" w:sz="0" w:space="0" w:color="auto"/>
            <w:right w:val="none" w:sz="0" w:space="0" w:color="auto"/>
          </w:divBdr>
        </w:div>
        <w:div w:id="176817884">
          <w:marLeft w:val="1166"/>
          <w:marRight w:val="0"/>
          <w:marTop w:val="96"/>
          <w:marBottom w:val="0"/>
          <w:divBdr>
            <w:top w:val="none" w:sz="0" w:space="0" w:color="auto"/>
            <w:left w:val="none" w:sz="0" w:space="0" w:color="auto"/>
            <w:bottom w:val="none" w:sz="0" w:space="0" w:color="auto"/>
            <w:right w:val="none" w:sz="0" w:space="0" w:color="auto"/>
          </w:divBdr>
        </w:div>
        <w:div w:id="408161709">
          <w:marLeft w:val="1800"/>
          <w:marRight w:val="0"/>
          <w:marTop w:val="82"/>
          <w:marBottom w:val="0"/>
          <w:divBdr>
            <w:top w:val="none" w:sz="0" w:space="0" w:color="auto"/>
            <w:left w:val="none" w:sz="0" w:space="0" w:color="auto"/>
            <w:bottom w:val="none" w:sz="0" w:space="0" w:color="auto"/>
            <w:right w:val="none" w:sz="0" w:space="0" w:color="auto"/>
          </w:divBdr>
        </w:div>
        <w:div w:id="427239431">
          <w:marLeft w:val="1800"/>
          <w:marRight w:val="0"/>
          <w:marTop w:val="82"/>
          <w:marBottom w:val="0"/>
          <w:divBdr>
            <w:top w:val="none" w:sz="0" w:space="0" w:color="auto"/>
            <w:left w:val="none" w:sz="0" w:space="0" w:color="auto"/>
            <w:bottom w:val="none" w:sz="0" w:space="0" w:color="auto"/>
            <w:right w:val="none" w:sz="0" w:space="0" w:color="auto"/>
          </w:divBdr>
        </w:div>
        <w:div w:id="542786292">
          <w:marLeft w:val="1800"/>
          <w:marRight w:val="0"/>
          <w:marTop w:val="82"/>
          <w:marBottom w:val="0"/>
          <w:divBdr>
            <w:top w:val="none" w:sz="0" w:space="0" w:color="auto"/>
            <w:left w:val="none" w:sz="0" w:space="0" w:color="auto"/>
            <w:bottom w:val="none" w:sz="0" w:space="0" w:color="auto"/>
            <w:right w:val="none" w:sz="0" w:space="0" w:color="auto"/>
          </w:divBdr>
        </w:div>
        <w:div w:id="635069771">
          <w:marLeft w:val="1166"/>
          <w:marRight w:val="0"/>
          <w:marTop w:val="96"/>
          <w:marBottom w:val="0"/>
          <w:divBdr>
            <w:top w:val="none" w:sz="0" w:space="0" w:color="auto"/>
            <w:left w:val="none" w:sz="0" w:space="0" w:color="auto"/>
            <w:bottom w:val="none" w:sz="0" w:space="0" w:color="auto"/>
            <w:right w:val="none" w:sz="0" w:space="0" w:color="auto"/>
          </w:divBdr>
        </w:div>
        <w:div w:id="731083604">
          <w:marLeft w:val="547"/>
          <w:marRight w:val="0"/>
          <w:marTop w:val="106"/>
          <w:marBottom w:val="0"/>
          <w:divBdr>
            <w:top w:val="none" w:sz="0" w:space="0" w:color="auto"/>
            <w:left w:val="none" w:sz="0" w:space="0" w:color="auto"/>
            <w:bottom w:val="none" w:sz="0" w:space="0" w:color="auto"/>
            <w:right w:val="none" w:sz="0" w:space="0" w:color="auto"/>
          </w:divBdr>
        </w:div>
        <w:div w:id="808590167">
          <w:marLeft w:val="1800"/>
          <w:marRight w:val="0"/>
          <w:marTop w:val="82"/>
          <w:marBottom w:val="0"/>
          <w:divBdr>
            <w:top w:val="none" w:sz="0" w:space="0" w:color="auto"/>
            <w:left w:val="none" w:sz="0" w:space="0" w:color="auto"/>
            <w:bottom w:val="none" w:sz="0" w:space="0" w:color="auto"/>
            <w:right w:val="none" w:sz="0" w:space="0" w:color="auto"/>
          </w:divBdr>
        </w:div>
        <w:div w:id="1048723572">
          <w:marLeft w:val="1800"/>
          <w:marRight w:val="0"/>
          <w:marTop w:val="82"/>
          <w:marBottom w:val="0"/>
          <w:divBdr>
            <w:top w:val="none" w:sz="0" w:space="0" w:color="auto"/>
            <w:left w:val="none" w:sz="0" w:space="0" w:color="auto"/>
            <w:bottom w:val="none" w:sz="0" w:space="0" w:color="auto"/>
            <w:right w:val="none" w:sz="0" w:space="0" w:color="auto"/>
          </w:divBdr>
        </w:div>
        <w:div w:id="1171918136">
          <w:marLeft w:val="1800"/>
          <w:marRight w:val="0"/>
          <w:marTop w:val="82"/>
          <w:marBottom w:val="0"/>
          <w:divBdr>
            <w:top w:val="none" w:sz="0" w:space="0" w:color="auto"/>
            <w:left w:val="none" w:sz="0" w:space="0" w:color="auto"/>
            <w:bottom w:val="none" w:sz="0" w:space="0" w:color="auto"/>
            <w:right w:val="none" w:sz="0" w:space="0" w:color="auto"/>
          </w:divBdr>
        </w:div>
        <w:div w:id="1371757507">
          <w:marLeft w:val="547"/>
          <w:marRight w:val="0"/>
          <w:marTop w:val="106"/>
          <w:marBottom w:val="0"/>
          <w:divBdr>
            <w:top w:val="none" w:sz="0" w:space="0" w:color="auto"/>
            <w:left w:val="none" w:sz="0" w:space="0" w:color="auto"/>
            <w:bottom w:val="none" w:sz="0" w:space="0" w:color="auto"/>
            <w:right w:val="none" w:sz="0" w:space="0" w:color="auto"/>
          </w:divBdr>
        </w:div>
        <w:div w:id="1390761853">
          <w:marLeft w:val="1166"/>
          <w:marRight w:val="0"/>
          <w:marTop w:val="96"/>
          <w:marBottom w:val="0"/>
          <w:divBdr>
            <w:top w:val="none" w:sz="0" w:space="0" w:color="auto"/>
            <w:left w:val="none" w:sz="0" w:space="0" w:color="auto"/>
            <w:bottom w:val="none" w:sz="0" w:space="0" w:color="auto"/>
            <w:right w:val="none" w:sz="0" w:space="0" w:color="auto"/>
          </w:divBdr>
        </w:div>
        <w:div w:id="1463814386">
          <w:marLeft w:val="547"/>
          <w:marRight w:val="0"/>
          <w:marTop w:val="106"/>
          <w:marBottom w:val="0"/>
          <w:divBdr>
            <w:top w:val="none" w:sz="0" w:space="0" w:color="auto"/>
            <w:left w:val="none" w:sz="0" w:space="0" w:color="auto"/>
            <w:bottom w:val="none" w:sz="0" w:space="0" w:color="auto"/>
            <w:right w:val="none" w:sz="0" w:space="0" w:color="auto"/>
          </w:divBdr>
        </w:div>
        <w:div w:id="1880630016">
          <w:marLeft w:val="1800"/>
          <w:marRight w:val="0"/>
          <w:marTop w:val="82"/>
          <w:marBottom w:val="0"/>
          <w:divBdr>
            <w:top w:val="none" w:sz="0" w:space="0" w:color="auto"/>
            <w:left w:val="none" w:sz="0" w:space="0" w:color="auto"/>
            <w:bottom w:val="none" w:sz="0" w:space="0" w:color="auto"/>
            <w:right w:val="none" w:sz="0" w:space="0" w:color="auto"/>
          </w:divBdr>
        </w:div>
      </w:divsChild>
    </w:div>
    <w:div w:id="1861233424">
      <w:bodyDiv w:val="1"/>
      <w:marLeft w:val="0"/>
      <w:marRight w:val="0"/>
      <w:marTop w:val="0"/>
      <w:marBottom w:val="0"/>
      <w:divBdr>
        <w:top w:val="none" w:sz="0" w:space="0" w:color="auto"/>
        <w:left w:val="none" w:sz="0" w:space="0" w:color="auto"/>
        <w:bottom w:val="none" w:sz="0" w:space="0" w:color="auto"/>
        <w:right w:val="none" w:sz="0" w:space="0" w:color="auto"/>
      </w:divBdr>
    </w:div>
    <w:div w:id="1861241741">
      <w:bodyDiv w:val="1"/>
      <w:marLeft w:val="0"/>
      <w:marRight w:val="0"/>
      <w:marTop w:val="0"/>
      <w:marBottom w:val="0"/>
      <w:divBdr>
        <w:top w:val="none" w:sz="0" w:space="0" w:color="auto"/>
        <w:left w:val="none" w:sz="0" w:space="0" w:color="auto"/>
        <w:bottom w:val="none" w:sz="0" w:space="0" w:color="auto"/>
        <w:right w:val="none" w:sz="0" w:space="0" w:color="auto"/>
      </w:divBdr>
    </w:div>
    <w:div w:id="1861507738">
      <w:bodyDiv w:val="1"/>
      <w:marLeft w:val="0"/>
      <w:marRight w:val="0"/>
      <w:marTop w:val="0"/>
      <w:marBottom w:val="0"/>
      <w:divBdr>
        <w:top w:val="none" w:sz="0" w:space="0" w:color="auto"/>
        <w:left w:val="none" w:sz="0" w:space="0" w:color="auto"/>
        <w:bottom w:val="none" w:sz="0" w:space="0" w:color="auto"/>
        <w:right w:val="none" w:sz="0" w:space="0" w:color="auto"/>
      </w:divBdr>
    </w:div>
    <w:div w:id="1861816506">
      <w:bodyDiv w:val="1"/>
      <w:marLeft w:val="0"/>
      <w:marRight w:val="0"/>
      <w:marTop w:val="0"/>
      <w:marBottom w:val="0"/>
      <w:divBdr>
        <w:top w:val="none" w:sz="0" w:space="0" w:color="auto"/>
        <w:left w:val="none" w:sz="0" w:space="0" w:color="auto"/>
        <w:bottom w:val="none" w:sz="0" w:space="0" w:color="auto"/>
        <w:right w:val="none" w:sz="0" w:space="0" w:color="auto"/>
      </w:divBdr>
    </w:div>
    <w:div w:id="1863979555">
      <w:bodyDiv w:val="1"/>
      <w:marLeft w:val="0"/>
      <w:marRight w:val="0"/>
      <w:marTop w:val="0"/>
      <w:marBottom w:val="0"/>
      <w:divBdr>
        <w:top w:val="none" w:sz="0" w:space="0" w:color="auto"/>
        <w:left w:val="none" w:sz="0" w:space="0" w:color="auto"/>
        <w:bottom w:val="none" w:sz="0" w:space="0" w:color="auto"/>
        <w:right w:val="none" w:sz="0" w:space="0" w:color="auto"/>
      </w:divBdr>
    </w:div>
    <w:div w:id="1864125270">
      <w:bodyDiv w:val="1"/>
      <w:marLeft w:val="0"/>
      <w:marRight w:val="0"/>
      <w:marTop w:val="0"/>
      <w:marBottom w:val="0"/>
      <w:divBdr>
        <w:top w:val="none" w:sz="0" w:space="0" w:color="auto"/>
        <w:left w:val="none" w:sz="0" w:space="0" w:color="auto"/>
        <w:bottom w:val="none" w:sz="0" w:space="0" w:color="auto"/>
        <w:right w:val="none" w:sz="0" w:space="0" w:color="auto"/>
      </w:divBdr>
    </w:div>
    <w:div w:id="1864200853">
      <w:bodyDiv w:val="1"/>
      <w:marLeft w:val="0"/>
      <w:marRight w:val="0"/>
      <w:marTop w:val="0"/>
      <w:marBottom w:val="0"/>
      <w:divBdr>
        <w:top w:val="none" w:sz="0" w:space="0" w:color="auto"/>
        <w:left w:val="none" w:sz="0" w:space="0" w:color="auto"/>
        <w:bottom w:val="none" w:sz="0" w:space="0" w:color="auto"/>
        <w:right w:val="none" w:sz="0" w:space="0" w:color="auto"/>
      </w:divBdr>
    </w:div>
    <w:div w:id="1864517894">
      <w:bodyDiv w:val="1"/>
      <w:marLeft w:val="0"/>
      <w:marRight w:val="0"/>
      <w:marTop w:val="0"/>
      <w:marBottom w:val="0"/>
      <w:divBdr>
        <w:top w:val="none" w:sz="0" w:space="0" w:color="auto"/>
        <w:left w:val="none" w:sz="0" w:space="0" w:color="auto"/>
        <w:bottom w:val="none" w:sz="0" w:space="0" w:color="auto"/>
        <w:right w:val="none" w:sz="0" w:space="0" w:color="auto"/>
      </w:divBdr>
    </w:div>
    <w:div w:id="1864711050">
      <w:bodyDiv w:val="1"/>
      <w:marLeft w:val="0"/>
      <w:marRight w:val="0"/>
      <w:marTop w:val="0"/>
      <w:marBottom w:val="0"/>
      <w:divBdr>
        <w:top w:val="none" w:sz="0" w:space="0" w:color="auto"/>
        <w:left w:val="none" w:sz="0" w:space="0" w:color="auto"/>
        <w:bottom w:val="none" w:sz="0" w:space="0" w:color="auto"/>
        <w:right w:val="none" w:sz="0" w:space="0" w:color="auto"/>
      </w:divBdr>
    </w:div>
    <w:div w:id="1865439524">
      <w:bodyDiv w:val="1"/>
      <w:marLeft w:val="0"/>
      <w:marRight w:val="0"/>
      <w:marTop w:val="0"/>
      <w:marBottom w:val="0"/>
      <w:divBdr>
        <w:top w:val="none" w:sz="0" w:space="0" w:color="auto"/>
        <w:left w:val="none" w:sz="0" w:space="0" w:color="auto"/>
        <w:bottom w:val="none" w:sz="0" w:space="0" w:color="auto"/>
        <w:right w:val="none" w:sz="0" w:space="0" w:color="auto"/>
      </w:divBdr>
    </w:div>
    <w:div w:id="1866214825">
      <w:bodyDiv w:val="1"/>
      <w:marLeft w:val="0"/>
      <w:marRight w:val="0"/>
      <w:marTop w:val="0"/>
      <w:marBottom w:val="0"/>
      <w:divBdr>
        <w:top w:val="none" w:sz="0" w:space="0" w:color="auto"/>
        <w:left w:val="none" w:sz="0" w:space="0" w:color="auto"/>
        <w:bottom w:val="none" w:sz="0" w:space="0" w:color="auto"/>
        <w:right w:val="none" w:sz="0" w:space="0" w:color="auto"/>
      </w:divBdr>
      <w:divsChild>
        <w:div w:id="871966652">
          <w:marLeft w:val="547"/>
          <w:marRight w:val="0"/>
          <w:marTop w:val="154"/>
          <w:marBottom w:val="0"/>
          <w:divBdr>
            <w:top w:val="none" w:sz="0" w:space="0" w:color="auto"/>
            <w:left w:val="none" w:sz="0" w:space="0" w:color="auto"/>
            <w:bottom w:val="none" w:sz="0" w:space="0" w:color="auto"/>
            <w:right w:val="none" w:sz="0" w:space="0" w:color="auto"/>
          </w:divBdr>
        </w:div>
      </w:divsChild>
    </w:div>
    <w:div w:id="1866672108">
      <w:bodyDiv w:val="1"/>
      <w:marLeft w:val="0"/>
      <w:marRight w:val="0"/>
      <w:marTop w:val="0"/>
      <w:marBottom w:val="0"/>
      <w:divBdr>
        <w:top w:val="none" w:sz="0" w:space="0" w:color="auto"/>
        <w:left w:val="none" w:sz="0" w:space="0" w:color="auto"/>
        <w:bottom w:val="none" w:sz="0" w:space="0" w:color="auto"/>
        <w:right w:val="none" w:sz="0" w:space="0" w:color="auto"/>
      </w:divBdr>
    </w:div>
    <w:div w:id="1866865253">
      <w:bodyDiv w:val="1"/>
      <w:marLeft w:val="0"/>
      <w:marRight w:val="0"/>
      <w:marTop w:val="0"/>
      <w:marBottom w:val="0"/>
      <w:divBdr>
        <w:top w:val="none" w:sz="0" w:space="0" w:color="auto"/>
        <w:left w:val="none" w:sz="0" w:space="0" w:color="auto"/>
        <w:bottom w:val="none" w:sz="0" w:space="0" w:color="auto"/>
        <w:right w:val="none" w:sz="0" w:space="0" w:color="auto"/>
      </w:divBdr>
      <w:divsChild>
        <w:div w:id="541788273">
          <w:marLeft w:val="1166"/>
          <w:marRight w:val="0"/>
          <w:marTop w:val="134"/>
          <w:marBottom w:val="0"/>
          <w:divBdr>
            <w:top w:val="none" w:sz="0" w:space="0" w:color="auto"/>
            <w:left w:val="none" w:sz="0" w:space="0" w:color="auto"/>
            <w:bottom w:val="none" w:sz="0" w:space="0" w:color="auto"/>
            <w:right w:val="none" w:sz="0" w:space="0" w:color="auto"/>
          </w:divBdr>
        </w:div>
        <w:div w:id="951131941">
          <w:marLeft w:val="1886"/>
          <w:marRight w:val="0"/>
          <w:marTop w:val="125"/>
          <w:marBottom w:val="0"/>
          <w:divBdr>
            <w:top w:val="none" w:sz="0" w:space="0" w:color="auto"/>
            <w:left w:val="none" w:sz="0" w:space="0" w:color="auto"/>
            <w:bottom w:val="none" w:sz="0" w:space="0" w:color="auto"/>
            <w:right w:val="none" w:sz="0" w:space="0" w:color="auto"/>
          </w:divBdr>
        </w:div>
        <w:div w:id="973750587">
          <w:marLeft w:val="1166"/>
          <w:marRight w:val="0"/>
          <w:marTop w:val="134"/>
          <w:marBottom w:val="0"/>
          <w:divBdr>
            <w:top w:val="none" w:sz="0" w:space="0" w:color="auto"/>
            <w:left w:val="none" w:sz="0" w:space="0" w:color="auto"/>
            <w:bottom w:val="none" w:sz="0" w:space="0" w:color="auto"/>
            <w:right w:val="none" w:sz="0" w:space="0" w:color="auto"/>
          </w:divBdr>
        </w:div>
        <w:div w:id="1028868294">
          <w:marLeft w:val="1166"/>
          <w:marRight w:val="0"/>
          <w:marTop w:val="134"/>
          <w:marBottom w:val="0"/>
          <w:divBdr>
            <w:top w:val="none" w:sz="0" w:space="0" w:color="auto"/>
            <w:left w:val="none" w:sz="0" w:space="0" w:color="auto"/>
            <w:bottom w:val="none" w:sz="0" w:space="0" w:color="auto"/>
            <w:right w:val="none" w:sz="0" w:space="0" w:color="auto"/>
          </w:divBdr>
        </w:div>
        <w:div w:id="1049767813">
          <w:marLeft w:val="547"/>
          <w:marRight w:val="0"/>
          <w:marTop w:val="134"/>
          <w:marBottom w:val="0"/>
          <w:divBdr>
            <w:top w:val="none" w:sz="0" w:space="0" w:color="auto"/>
            <w:left w:val="none" w:sz="0" w:space="0" w:color="auto"/>
            <w:bottom w:val="none" w:sz="0" w:space="0" w:color="auto"/>
            <w:right w:val="none" w:sz="0" w:space="0" w:color="auto"/>
          </w:divBdr>
        </w:div>
        <w:div w:id="1931231616">
          <w:marLeft w:val="547"/>
          <w:marRight w:val="0"/>
          <w:marTop w:val="134"/>
          <w:marBottom w:val="0"/>
          <w:divBdr>
            <w:top w:val="none" w:sz="0" w:space="0" w:color="auto"/>
            <w:left w:val="none" w:sz="0" w:space="0" w:color="auto"/>
            <w:bottom w:val="none" w:sz="0" w:space="0" w:color="auto"/>
            <w:right w:val="none" w:sz="0" w:space="0" w:color="auto"/>
          </w:divBdr>
        </w:div>
      </w:divsChild>
    </w:div>
    <w:div w:id="1868061619">
      <w:bodyDiv w:val="1"/>
      <w:marLeft w:val="0"/>
      <w:marRight w:val="0"/>
      <w:marTop w:val="0"/>
      <w:marBottom w:val="0"/>
      <w:divBdr>
        <w:top w:val="none" w:sz="0" w:space="0" w:color="auto"/>
        <w:left w:val="none" w:sz="0" w:space="0" w:color="auto"/>
        <w:bottom w:val="none" w:sz="0" w:space="0" w:color="auto"/>
        <w:right w:val="none" w:sz="0" w:space="0" w:color="auto"/>
      </w:divBdr>
    </w:div>
    <w:div w:id="1869297485">
      <w:bodyDiv w:val="1"/>
      <w:marLeft w:val="0"/>
      <w:marRight w:val="0"/>
      <w:marTop w:val="0"/>
      <w:marBottom w:val="0"/>
      <w:divBdr>
        <w:top w:val="none" w:sz="0" w:space="0" w:color="auto"/>
        <w:left w:val="none" w:sz="0" w:space="0" w:color="auto"/>
        <w:bottom w:val="none" w:sz="0" w:space="0" w:color="auto"/>
        <w:right w:val="none" w:sz="0" w:space="0" w:color="auto"/>
      </w:divBdr>
    </w:div>
    <w:div w:id="1870141448">
      <w:bodyDiv w:val="1"/>
      <w:marLeft w:val="0"/>
      <w:marRight w:val="0"/>
      <w:marTop w:val="0"/>
      <w:marBottom w:val="0"/>
      <w:divBdr>
        <w:top w:val="none" w:sz="0" w:space="0" w:color="auto"/>
        <w:left w:val="none" w:sz="0" w:space="0" w:color="auto"/>
        <w:bottom w:val="none" w:sz="0" w:space="0" w:color="auto"/>
        <w:right w:val="none" w:sz="0" w:space="0" w:color="auto"/>
      </w:divBdr>
    </w:div>
    <w:div w:id="1871603425">
      <w:bodyDiv w:val="1"/>
      <w:marLeft w:val="0"/>
      <w:marRight w:val="0"/>
      <w:marTop w:val="0"/>
      <w:marBottom w:val="0"/>
      <w:divBdr>
        <w:top w:val="none" w:sz="0" w:space="0" w:color="auto"/>
        <w:left w:val="none" w:sz="0" w:space="0" w:color="auto"/>
        <w:bottom w:val="none" w:sz="0" w:space="0" w:color="auto"/>
        <w:right w:val="none" w:sz="0" w:space="0" w:color="auto"/>
      </w:divBdr>
    </w:div>
    <w:div w:id="1871792760">
      <w:bodyDiv w:val="1"/>
      <w:marLeft w:val="0"/>
      <w:marRight w:val="0"/>
      <w:marTop w:val="0"/>
      <w:marBottom w:val="0"/>
      <w:divBdr>
        <w:top w:val="none" w:sz="0" w:space="0" w:color="auto"/>
        <w:left w:val="none" w:sz="0" w:space="0" w:color="auto"/>
        <w:bottom w:val="none" w:sz="0" w:space="0" w:color="auto"/>
        <w:right w:val="none" w:sz="0" w:space="0" w:color="auto"/>
      </w:divBdr>
    </w:div>
    <w:div w:id="1871915871">
      <w:bodyDiv w:val="1"/>
      <w:marLeft w:val="0"/>
      <w:marRight w:val="0"/>
      <w:marTop w:val="0"/>
      <w:marBottom w:val="0"/>
      <w:divBdr>
        <w:top w:val="none" w:sz="0" w:space="0" w:color="auto"/>
        <w:left w:val="none" w:sz="0" w:space="0" w:color="auto"/>
        <w:bottom w:val="none" w:sz="0" w:space="0" w:color="auto"/>
        <w:right w:val="none" w:sz="0" w:space="0" w:color="auto"/>
      </w:divBdr>
    </w:div>
    <w:div w:id="1871988171">
      <w:bodyDiv w:val="1"/>
      <w:marLeft w:val="0"/>
      <w:marRight w:val="0"/>
      <w:marTop w:val="0"/>
      <w:marBottom w:val="0"/>
      <w:divBdr>
        <w:top w:val="none" w:sz="0" w:space="0" w:color="auto"/>
        <w:left w:val="none" w:sz="0" w:space="0" w:color="auto"/>
        <w:bottom w:val="none" w:sz="0" w:space="0" w:color="auto"/>
        <w:right w:val="none" w:sz="0" w:space="0" w:color="auto"/>
      </w:divBdr>
      <w:divsChild>
        <w:div w:id="89398033">
          <w:marLeft w:val="0"/>
          <w:marRight w:val="0"/>
          <w:marTop w:val="0"/>
          <w:marBottom w:val="0"/>
          <w:divBdr>
            <w:top w:val="none" w:sz="0" w:space="0" w:color="auto"/>
            <w:left w:val="none" w:sz="0" w:space="0" w:color="auto"/>
            <w:bottom w:val="none" w:sz="0" w:space="0" w:color="auto"/>
            <w:right w:val="none" w:sz="0" w:space="0" w:color="auto"/>
          </w:divBdr>
          <w:divsChild>
            <w:div w:id="303779522">
              <w:marLeft w:val="0"/>
              <w:marRight w:val="0"/>
              <w:marTop w:val="0"/>
              <w:marBottom w:val="0"/>
              <w:divBdr>
                <w:top w:val="none" w:sz="0" w:space="0" w:color="auto"/>
                <w:left w:val="none" w:sz="0" w:space="0" w:color="auto"/>
                <w:bottom w:val="none" w:sz="0" w:space="0" w:color="auto"/>
                <w:right w:val="none" w:sz="0" w:space="0" w:color="auto"/>
              </w:divBdr>
            </w:div>
            <w:div w:id="1209877231">
              <w:marLeft w:val="0"/>
              <w:marRight w:val="0"/>
              <w:marTop w:val="0"/>
              <w:marBottom w:val="0"/>
              <w:divBdr>
                <w:top w:val="none" w:sz="0" w:space="0" w:color="auto"/>
                <w:left w:val="none" w:sz="0" w:space="0" w:color="auto"/>
                <w:bottom w:val="none" w:sz="0" w:space="0" w:color="auto"/>
                <w:right w:val="none" w:sz="0" w:space="0" w:color="auto"/>
              </w:divBdr>
            </w:div>
            <w:div w:id="194032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09294">
      <w:bodyDiv w:val="1"/>
      <w:marLeft w:val="0"/>
      <w:marRight w:val="0"/>
      <w:marTop w:val="0"/>
      <w:marBottom w:val="0"/>
      <w:divBdr>
        <w:top w:val="none" w:sz="0" w:space="0" w:color="auto"/>
        <w:left w:val="none" w:sz="0" w:space="0" w:color="auto"/>
        <w:bottom w:val="none" w:sz="0" w:space="0" w:color="auto"/>
        <w:right w:val="none" w:sz="0" w:space="0" w:color="auto"/>
      </w:divBdr>
    </w:div>
    <w:div w:id="1872305246">
      <w:bodyDiv w:val="1"/>
      <w:marLeft w:val="0"/>
      <w:marRight w:val="0"/>
      <w:marTop w:val="0"/>
      <w:marBottom w:val="0"/>
      <w:divBdr>
        <w:top w:val="none" w:sz="0" w:space="0" w:color="auto"/>
        <w:left w:val="none" w:sz="0" w:space="0" w:color="auto"/>
        <w:bottom w:val="none" w:sz="0" w:space="0" w:color="auto"/>
        <w:right w:val="none" w:sz="0" w:space="0" w:color="auto"/>
      </w:divBdr>
      <w:divsChild>
        <w:div w:id="152334906">
          <w:marLeft w:val="547"/>
          <w:marRight w:val="0"/>
          <w:marTop w:val="240"/>
          <w:marBottom w:val="0"/>
          <w:divBdr>
            <w:top w:val="none" w:sz="0" w:space="0" w:color="auto"/>
            <w:left w:val="none" w:sz="0" w:space="0" w:color="auto"/>
            <w:bottom w:val="none" w:sz="0" w:space="0" w:color="auto"/>
            <w:right w:val="none" w:sz="0" w:space="0" w:color="auto"/>
          </w:divBdr>
        </w:div>
        <w:div w:id="843011751">
          <w:marLeft w:val="547"/>
          <w:marRight w:val="0"/>
          <w:marTop w:val="240"/>
          <w:marBottom w:val="0"/>
          <w:divBdr>
            <w:top w:val="none" w:sz="0" w:space="0" w:color="auto"/>
            <w:left w:val="none" w:sz="0" w:space="0" w:color="auto"/>
            <w:bottom w:val="none" w:sz="0" w:space="0" w:color="auto"/>
            <w:right w:val="none" w:sz="0" w:space="0" w:color="auto"/>
          </w:divBdr>
        </w:div>
        <w:div w:id="2010212487">
          <w:marLeft w:val="1166"/>
          <w:marRight w:val="0"/>
          <w:marTop w:val="240"/>
          <w:marBottom w:val="0"/>
          <w:divBdr>
            <w:top w:val="none" w:sz="0" w:space="0" w:color="auto"/>
            <w:left w:val="none" w:sz="0" w:space="0" w:color="auto"/>
            <w:bottom w:val="none" w:sz="0" w:space="0" w:color="auto"/>
            <w:right w:val="none" w:sz="0" w:space="0" w:color="auto"/>
          </w:divBdr>
        </w:div>
      </w:divsChild>
    </w:div>
    <w:div w:id="1874341754">
      <w:bodyDiv w:val="1"/>
      <w:marLeft w:val="0"/>
      <w:marRight w:val="0"/>
      <w:marTop w:val="0"/>
      <w:marBottom w:val="0"/>
      <w:divBdr>
        <w:top w:val="none" w:sz="0" w:space="0" w:color="auto"/>
        <w:left w:val="none" w:sz="0" w:space="0" w:color="auto"/>
        <w:bottom w:val="none" w:sz="0" w:space="0" w:color="auto"/>
        <w:right w:val="none" w:sz="0" w:space="0" w:color="auto"/>
      </w:divBdr>
    </w:div>
    <w:div w:id="1874462967">
      <w:bodyDiv w:val="1"/>
      <w:marLeft w:val="0"/>
      <w:marRight w:val="0"/>
      <w:marTop w:val="0"/>
      <w:marBottom w:val="0"/>
      <w:divBdr>
        <w:top w:val="none" w:sz="0" w:space="0" w:color="auto"/>
        <w:left w:val="none" w:sz="0" w:space="0" w:color="auto"/>
        <w:bottom w:val="none" w:sz="0" w:space="0" w:color="auto"/>
        <w:right w:val="none" w:sz="0" w:space="0" w:color="auto"/>
      </w:divBdr>
    </w:div>
    <w:div w:id="1875383889">
      <w:bodyDiv w:val="1"/>
      <w:marLeft w:val="0"/>
      <w:marRight w:val="0"/>
      <w:marTop w:val="0"/>
      <w:marBottom w:val="0"/>
      <w:divBdr>
        <w:top w:val="none" w:sz="0" w:space="0" w:color="auto"/>
        <w:left w:val="none" w:sz="0" w:space="0" w:color="auto"/>
        <w:bottom w:val="none" w:sz="0" w:space="0" w:color="auto"/>
        <w:right w:val="none" w:sz="0" w:space="0" w:color="auto"/>
      </w:divBdr>
    </w:div>
    <w:div w:id="1875456457">
      <w:bodyDiv w:val="1"/>
      <w:marLeft w:val="0"/>
      <w:marRight w:val="0"/>
      <w:marTop w:val="0"/>
      <w:marBottom w:val="0"/>
      <w:divBdr>
        <w:top w:val="none" w:sz="0" w:space="0" w:color="auto"/>
        <w:left w:val="none" w:sz="0" w:space="0" w:color="auto"/>
        <w:bottom w:val="none" w:sz="0" w:space="0" w:color="auto"/>
        <w:right w:val="none" w:sz="0" w:space="0" w:color="auto"/>
      </w:divBdr>
      <w:divsChild>
        <w:div w:id="1183010778">
          <w:marLeft w:val="360"/>
          <w:marRight w:val="0"/>
          <w:marTop w:val="200"/>
          <w:marBottom w:val="0"/>
          <w:divBdr>
            <w:top w:val="none" w:sz="0" w:space="0" w:color="auto"/>
            <w:left w:val="none" w:sz="0" w:space="0" w:color="auto"/>
            <w:bottom w:val="none" w:sz="0" w:space="0" w:color="auto"/>
            <w:right w:val="none" w:sz="0" w:space="0" w:color="auto"/>
          </w:divBdr>
        </w:div>
      </w:divsChild>
    </w:div>
    <w:div w:id="1875847852">
      <w:bodyDiv w:val="1"/>
      <w:marLeft w:val="0"/>
      <w:marRight w:val="0"/>
      <w:marTop w:val="0"/>
      <w:marBottom w:val="0"/>
      <w:divBdr>
        <w:top w:val="none" w:sz="0" w:space="0" w:color="auto"/>
        <w:left w:val="none" w:sz="0" w:space="0" w:color="auto"/>
        <w:bottom w:val="none" w:sz="0" w:space="0" w:color="auto"/>
        <w:right w:val="none" w:sz="0" w:space="0" w:color="auto"/>
      </w:divBdr>
    </w:div>
    <w:div w:id="1875925452">
      <w:bodyDiv w:val="1"/>
      <w:marLeft w:val="0"/>
      <w:marRight w:val="0"/>
      <w:marTop w:val="0"/>
      <w:marBottom w:val="0"/>
      <w:divBdr>
        <w:top w:val="none" w:sz="0" w:space="0" w:color="auto"/>
        <w:left w:val="none" w:sz="0" w:space="0" w:color="auto"/>
        <w:bottom w:val="none" w:sz="0" w:space="0" w:color="auto"/>
        <w:right w:val="none" w:sz="0" w:space="0" w:color="auto"/>
      </w:divBdr>
    </w:div>
    <w:div w:id="1876043382">
      <w:bodyDiv w:val="1"/>
      <w:marLeft w:val="0"/>
      <w:marRight w:val="0"/>
      <w:marTop w:val="0"/>
      <w:marBottom w:val="0"/>
      <w:divBdr>
        <w:top w:val="none" w:sz="0" w:space="0" w:color="auto"/>
        <w:left w:val="none" w:sz="0" w:space="0" w:color="auto"/>
        <w:bottom w:val="none" w:sz="0" w:space="0" w:color="auto"/>
        <w:right w:val="none" w:sz="0" w:space="0" w:color="auto"/>
      </w:divBdr>
    </w:div>
    <w:div w:id="1876379801">
      <w:bodyDiv w:val="1"/>
      <w:marLeft w:val="0"/>
      <w:marRight w:val="0"/>
      <w:marTop w:val="0"/>
      <w:marBottom w:val="0"/>
      <w:divBdr>
        <w:top w:val="none" w:sz="0" w:space="0" w:color="auto"/>
        <w:left w:val="none" w:sz="0" w:space="0" w:color="auto"/>
        <w:bottom w:val="none" w:sz="0" w:space="0" w:color="auto"/>
        <w:right w:val="none" w:sz="0" w:space="0" w:color="auto"/>
      </w:divBdr>
    </w:div>
    <w:div w:id="1876577090">
      <w:bodyDiv w:val="1"/>
      <w:marLeft w:val="0"/>
      <w:marRight w:val="0"/>
      <w:marTop w:val="0"/>
      <w:marBottom w:val="0"/>
      <w:divBdr>
        <w:top w:val="none" w:sz="0" w:space="0" w:color="auto"/>
        <w:left w:val="none" w:sz="0" w:space="0" w:color="auto"/>
        <w:bottom w:val="none" w:sz="0" w:space="0" w:color="auto"/>
        <w:right w:val="none" w:sz="0" w:space="0" w:color="auto"/>
      </w:divBdr>
    </w:div>
    <w:div w:id="1876767532">
      <w:bodyDiv w:val="1"/>
      <w:marLeft w:val="0"/>
      <w:marRight w:val="0"/>
      <w:marTop w:val="0"/>
      <w:marBottom w:val="0"/>
      <w:divBdr>
        <w:top w:val="none" w:sz="0" w:space="0" w:color="auto"/>
        <w:left w:val="none" w:sz="0" w:space="0" w:color="auto"/>
        <w:bottom w:val="none" w:sz="0" w:space="0" w:color="auto"/>
        <w:right w:val="none" w:sz="0" w:space="0" w:color="auto"/>
      </w:divBdr>
    </w:div>
    <w:div w:id="1876845183">
      <w:bodyDiv w:val="1"/>
      <w:marLeft w:val="0"/>
      <w:marRight w:val="0"/>
      <w:marTop w:val="0"/>
      <w:marBottom w:val="0"/>
      <w:divBdr>
        <w:top w:val="none" w:sz="0" w:space="0" w:color="auto"/>
        <w:left w:val="none" w:sz="0" w:space="0" w:color="auto"/>
        <w:bottom w:val="none" w:sz="0" w:space="0" w:color="auto"/>
        <w:right w:val="none" w:sz="0" w:space="0" w:color="auto"/>
      </w:divBdr>
    </w:div>
    <w:div w:id="1877113384">
      <w:bodyDiv w:val="1"/>
      <w:marLeft w:val="0"/>
      <w:marRight w:val="0"/>
      <w:marTop w:val="0"/>
      <w:marBottom w:val="0"/>
      <w:divBdr>
        <w:top w:val="none" w:sz="0" w:space="0" w:color="auto"/>
        <w:left w:val="none" w:sz="0" w:space="0" w:color="auto"/>
        <w:bottom w:val="none" w:sz="0" w:space="0" w:color="auto"/>
        <w:right w:val="none" w:sz="0" w:space="0" w:color="auto"/>
      </w:divBdr>
      <w:divsChild>
        <w:div w:id="15620367">
          <w:marLeft w:val="2520"/>
          <w:marRight w:val="0"/>
          <w:marTop w:val="77"/>
          <w:marBottom w:val="0"/>
          <w:divBdr>
            <w:top w:val="none" w:sz="0" w:space="0" w:color="auto"/>
            <w:left w:val="none" w:sz="0" w:space="0" w:color="auto"/>
            <w:bottom w:val="none" w:sz="0" w:space="0" w:color="auto"/>
            <w:right w:val="none" w:sz="0" w:space="0" w:color="auto"/>
          </w:divBdr>
        </w:div>
        <w:div w:id="140536842">
          <w:marLeft w:val="1166"/>
          <w:marRight w:val="0"/>
          <w:marTop w:val="77"/>
          <w:marBottom w:val="0"/>
          <w:divBdr>
            <w:top w:val="none" w:sz="0" w:space="0" w:color="auto"/>
            <w:left w:val="none" w:sz="0" w:space="0" w:color="auto"/>
            <w:bottom w:val="none" w:sz="0" w:space="0" w:color="auto"/>
            <w:right w:val="none" w:sz="0" w:space="0" w:color="auto"/>
          </w:divBdr>
        </w:div>
        <w:div w:id="486896635">
          <w:marLeft w:val="1800"/>
          <w:marRight w:val="0"/>
          <w:marTop w:val="77"/>
          <w:marBottom w:val="0"/>
          <w:divBdr>
            <w:top w:val="none" w:sz="0" w:space="0" w:color="auto"/>
            <w:left w:val="none" w:sz="0" w:space="0" w:color="auto"/>
            <w:bottom w:val="none" w:sz="0" w:space="0" w:color="auto"/>
            <w:right w:val="none" w:sz="0" w:space="0" w:color="auto"/>
          </w:divBdr>
        </w:div>
        <w:div w:id="815296429">
          <w:marLeft w:val="2520"/>
          <w:marRight w:val="0"/>
          <w:marTop w:val="77"/>
          <w:marBottom w:val="0"/>
          <w:divBdr>
            <w:top w:val="none" w:sz="0" w:space="0" w:color="auto"/>
            <w:left w:val="none" w:sz="0" w:space="0" w:color="auto"/>
            <w:bottom w:val="none" w:sz="0" w:space="0" w:color="auto"/>
            <w:right w:val="none" w:sz="0" w:space="0" w:color="auto"/>
          </w:divBdr>
        </w:div>
        <w:div w:id="1114596431">
          <w:marLeft w:val="1800"/>
          <w:marRight w:val="0"/>
          <w:marTop w:val="77"/>
          <w:marBottom w:val="0"/>
          <w:divBdr>
            <w:top w:val="none" w:sz="0" w:space="0" w:color="auto"/>
            <w:left w:val="none" w:sz="0" w:space="0" w:color="auto"/>
            <w:bottom w:val="none" w:sz="0" w:space="0" w:color="auto"/>
            <w:right w:val="none" w:sz="0" w:space="0" w:color="auto"/>
          </w:divBdr>
        </w:div>
        <w:div w:id="1397046726">
          <w:marLeft w:val="547"/>
          <w:marRight w:val="0"/>
          <w:marTop w:val="86"/>
          <w:marBottom w:val="0"/>
          <w:divBdr>
            <w:top w:val="none" w:sz="0" w:space="0" w:color="auto"/>
            <w:left w:val="none" w:sz="0" w:space="0" w:color="auto"/>
            <w:bottom w:val="none" w:sz="0" w:space="0" w:color="auto"/>
            <w:right w:val="none" w:sz="0" w:space="0" w:color="auto"/>
          </w:divBdr>
        </w:div>
        <w:div w:id="1540362144">
          <w:marLeft w:val="1800"/>
          <w:marRight w:val="0"/>
          <w:marTop w:val="77"/>
          <w:marBottom w:val="0"/>
          <w:divBdr>
            <w:top w:val="none" w:sz="0" w:space="0" w:color="auto"/>
            <w:left w:val="none" w:sz="0" w:space="0" w:color="auto"/>
            <w:bottom w:val="none" w:sz="0" w:space="0" w:color="auto"/>
            <w:right w:val="none" w:sz="0" w:space="0" w:color="auto"/>
          </w:divBdr>
        </w:div>
        <w:div w:id="1633514656">
          <w:marLeft w:val="2520"/>
          <w:marRight w:val="0"/>
          <w:marTop w:val="77"/>
          <w:marBottom w:val="0"/>
          <w:divBdr>
            <w:top w:val="none" w:sz="0" w:space="0" w:color="auto"/>
            <w:left w:val="none" w:sz="0" w:space="0" w:color="auto"/>
            <w:bottom w:val="none" w:sz="0" w:space="0" w:color="auto"/>
            <w:right w:val="none" w:sz="0" w:space="0" w:color="auto"/>
          </w:divBdr>
        </w:div>
        <w:div w:id="1869835588">
          <w:marLeft w:val="1800"/>
          <w:marRight w:val="0"/>
          <w:marTop w:val="77"/>
          <w:marBottom w:val="0"/>
          <w:divBdr>
            <w:top w:val="none" w:sz="0" w:space="0" w:color="auto"/>
            <w:left w:val="none" w:sz="0" w:space="0" w:color="auto"/>
            <w:bottom w:val="none" w:sz="0" w:space="0" w:color="auto"/>
            <w:right w:val="none" w:sz="0" w:space="0" w:color="auto"/>
          </w:divBdr>
        </w:div>
        <w:div w:id="1925146762">
          <w:marLeft w:val="1166"/>
          <w:marRight w:val="0"/>
          <w:marTop w:val="77"/>
          <w:marBottom w:val="0"/>
          <w:divBdr>
            <w:top w:val="none" w:sz="0" w:space="0" w:color="auto"/>
            <w:left w:val="none" w:sz="0" w:space="0" w:color="auto"/>
            <w:bottom w:val="none" w:sz="0" w:space="0" w:color="auto"/>
            <w:right w:val="none" w:sz="0" w:space="0" w:color="auto"/>
          </w:divBdr>
        </w:div>
      </w:divsChild>
    </w:div>
    <w:div w:id="1877691671">
      <w:bodyDiv w:val="1"/>
      <w:marLeft w:val="0"/>
      <w:marRight w:val="0"/>
      <w:marTop w:val="0"/>
      <w:marBottom w:val="0"/>
      <w:divBdr>
        <w:top w:val="none" w:sz="0" w:space="0" w:color="auto"/>
        <w:left w:val="none" w:sz="0" w:space="0" w:color="auto"/>
        <w:bottom w:val="none" w:sz="0" w:space="0" w:color="auto"/>
        <w:right w:val="none" w:sz="0" w:space="0" w:color="auto"/>
      </w:divBdr>
    </w:div>
    <w:div w:id="1878081323">
      <w:bodyDiv w:val="1"/>
      <w:marLeft w:val="0"/>
      <w:marRight w:val="0"/>
      <w:marTop w:val="0"/>
      <w:marBottom w:val="0"/>
      <w:divBdr>
        <w:top w:val="none" w:sz="0" w:space="0" w:color="auto"/>
        <w:left w:val="none" w:sz="0" w:space="0" w:color="auto"/>
        <w:bottom w:val="none" w:sz="0" w:space="0" w:color="auto"/>
        <w:right w:val="none" w:sz="0" w:space="0" w:color="auto"/>
      </w:divBdr>
    </w:div>
    <w:div w:id="1878663497">
      <w:bodyDiv w:val="1"/>
      <w:marLeft w:val="0"/>
      <w:marRight w:val="0"/>
      <w:marTop w:val="0"/>
      <w:marBottom w:val="0"/>
      <w:divBdr>
        <w:top w:val="none" w:sz="0" w:space="0" w:color="auto"/>
        <w:left w:val="none" w:sz="0" w:space="0" w:color="auto"/>
        <w:bottom w:val="none" w:sz="0" w:space="0" w:color="auto"/>
        <w:right w:val="none" w:sz="0" w:space="0" w:color="auto"/>
      </w:divBdr>
    </w:div>
    <w:div w:id="1879317606">
      <w:bodyDiv w:val="1"/>
      <w:marLeft w:val="0"/>
      <w:marRight w:val="0"/>
      <w:marTop w:val="0"/>
      <w:marBottom w:val="0"/>
      <w:divBdr>
        <w:top w:val="none" w:sz="0" w:space="0" w:color="auto"/>
        <w:left w:val="none" w:sz="0" w:space="0" w:color="auto"/>
        <w:bottom w:val="none" w:sz="0" w:space="0" w:color="auto"/>
        <w:right w:val="none" w:sz="0" w:space="0" w:color="auto"/>
      </w:divBdr>
    </w:div>
    <w:div w:id="1879466113">
      <w:bodyDiv w:val="1"/>
      <w:marLeft w:val="0"/>
      <w:marRight w:val="0"/>
      <w:marTop w:val="0"/>
      <w:marBottom w:val="0"/>
      <w:divBdr>
        <w:top w:val="none" w:sz="0" w:space="0" w:color="auto"/>
        <w:left w:val="none" w:sz="0" w:space="0" w:color="auto"/>
        <w:bottom w:val="none" w:sz="0" w:space="0" w:color="auto"/>
        <w:right w:val="none" w:sz="0" w:space="0" w:color="auto"/>
      </w:divBdr>
    </w:div>
    <w:div w:id="1879587573">
      <w:bodyDiv w:val="1"/>
      <w:marLeft w:val="0"/>
      <w:marRight w:val="0"/>
      <w:marTop w:val="0"/>
      <w:marBottom w:val="0"/>
      <w:divBdr>
        <w:top w:val="none" w:sz="0" w:space="0" w:color="auto"/>
        <w:left w:val="none" w:sz="0" w:space="0" w:color="auto"/>
        <w:bottom w:val="none" w:sz="0" w:space="0" w:color="auto"/>
        <w:right w:val="none" w:sz="0" w:space="0" w:color="auto"/>
      </w:divBdr>
    </w:div>
    <w:div w:id="1880775539">
      <w:bodyDiv w:val="1"/>
      <w:marLeft w:val="0"/>
      <w:marRight w:val="0"/>
      <w:marTop w:val="0"/>
      <w:marBottom w:val="0"/>
      <w:divBdr>
        <w:top w:val="none" w:sz="0" w:space="0" w:color="auto"/>
        <w:left w:val="none" w:sz="0" w:space="0" w:color="auto"/>
        <w:bottom w:val="none" w:sz="0" w:space="0" w:color="auto"/>
        <w:right w:val="none" w:sz="0" w:space="0" w:color="auto"/>
      </w:divBdr>
      <w:divsChild>
        <w:div w:id="584612998">
          <w:marLeft w:val="547"/>
          <w:marRight w:val="0"/>
          <w:marTop w:val="154"/>
          <w:marBottom w:val="0"/>
          <w:divBdr>
            <w:top w:val="none" w:sz="0" w:space="0" w:color="auto"/>
            <w:left w:val="none" w:sz="0" w:space="0" w:color="auto"/>
            <w:bottom w:val="none" w:sz="0" w:space="0" w:color="auto"/>
            <w:right w:val="none" w:sz="0" w:space="0" w:color="auto"/>
          </w:divBdr>
        </w:div>
        <w:div w:id="1444181100">
          <w:marLeft w:val="547"/>
          <w:marRight w:val="0"/>
          <w:marTop w:val="154"/>
          <w:marBottom w:val="0"/>
          <w:divBdr>
            <w:top w:val="none" w:sz="0" w:space="0" w:color="auto"/>
            <w:left w:val="none" w:sz="0" w:space="0" w:color="auto"/>
            <w:bottom w:val="none" w:sz="0" w:space="0" w:color="auto"/>
            <w:right w:val="none" w:sz="0" w:space="0" w:color="auto"/>
          </w:divBdr>
        </w:div>
        <w:div w:id="1547135726">
          <w:marLeft w:val="547"/>
          <w:marRight w:val="0"/>
          <w:marTop w:val="154"/>
          <w:marBottom w:val="0"/>
          <w:divBdr>
            <w:top w:val="none" w:sz="0" w:space="0" w:color="auto"/>
            <w:left w:val="none" w:sz="0" w:space="0" w:color="auto"/>
            <w:bottom w:val="none" w:sz="0" w:space="0" w:color="auto"/>
            <w:right w:val="none" w:sz="0" w:space="0" w:color="auto"/>
          </w:divBdr>
        </w:div>
      </w:divsChild>
    </w:div>
    <w:div w:id="1880782471">
      <w:bodyDiv w:val="1"/>
      <w:marLeft w:val="0"/>
      <w:marRight w:val="0"/>
      <w:marTop w:val="0"/>
      <w:marBottom w:val="0"/>
      <w:divBdr>
        <w:top w:val="none" w:sz="0" w:space="0" w:color="auto"/>
        <w:left w:val="none" w:sz="0" w:space="0" w:color="auto"/>
        <w:bottom w:val="none" w:sz="0" w:space="0" w:color="auto"/>
        <w:right w:val="none" w:sz="0" w:space="0" w:color="auto"/>
      </w:divBdr>
    </w:div>
    <w:div w:id="1881431694">
      <w:bodyDiv w:val="1"/>
      <w:marLeft w:val="0"/>
      <w:marRight w:val="0"/>
      <w:marTop w:val="0"/>
      <w:marBottom w:val="0"/>
      <w:divBdr>
        <w:top w:val="none" w:sz="0" w:space="0" w:color="auto"/>
        <w:left w:val="none" w:sz="0" w:space="0" w:color="auto"/>
        <w:bottom w:val="none" w:sz="0" w:space="0" w:color="auto"/>
        <w:right w:val="none" w:sz="0" w:space="0" w:color="auto"/>
      </w:divBdr>
      <w:divsChild>
        <w:div w:id="33701625">
          <w:marLeft w:val="1166"/>
          <w:marRight w:val="0"/>
          <w:marTop w:val="96"/>
          <w:marBottom w:val="0"/>
          <w:divBdr>
            <w:top w:val="none" w:sz="0" w:space="0" w:color="auto"/>
            <w:left w:val="none" w:sz="0" w:space="0" w:color="auto"/>
            <w:bottom w:val="none" w:sz="0" w:space="0" w:color="auto"/>
            <w:right w:val="none" w:sz="0" w:space="0" w:color="auto"/>
          </w:divBdr>
        </w:div>
        <w:div w:id="1409962018">
          <w:marLeft w:val="1166"/>
          <w:marRight w:val="0"/>
          <w:marTop w:val="96"/>
          <w:marBottom w:val="0"/>
          <w:divBdr>
            <w:top w:val="none" w:sz="0" w:space="0" w:color="auto"/>
            <w:left w:val="none" w:sz="0" w:space="0" w:color="auto"/>
            <w:bottom w:val="none" w:sz="0" w:space="0" w:color="auto"/>
            <w:right w:val="none" w:sz="0" w:space="0" w:color="auto"/>
          </w:divBdr>
        </w:div>
        <w:div w:id="1581331752">
          <w:marLeft w:val="547"/>
          <w:marRight w:val="0"/>
          <w:marTop w:val="115"/>
          <w:marBottom w:val="0"/>
          <w:divBdr>
            <w:top w:val="none" w:sz="0" w:space="0" w:color="auto"/>
            <w:left w:val="none" w:sz="0" w:space="0" w:color="auto"/>
            <w:bottom w:val="none" w:sz="0" w:space="0" w:color="auto"/>
            <w:right w:val="none" w:sz="0" w:space="0" w:color="auto"/>
          </w:divBdr>
        </w:div>
      </w:divsChild>
    </w:div>
    <w:div w:id="1882285936">
      <w:bodyDiv w:val="1"/>
      <w:marLeft w:val="0"/>
      <w:marRight w:val="0"/>
      <w:marTop w:val="0"/>
      <w:marBottom w:val="0"/>
      <w:divBdr>
        <w:top w:val="none" w:sz="0" w:space="0" w:color="auto"/>
        <w:left w:val="none" w:sz="0" w:space="0" w:color="auto"/>
        <w:bottom w:val="none" w:sz="0" w:space="0" w:color="auto"/>
        <w:right w:val="none" w:sz="0" w:space="0" w:color="auto"/>
      </w:divBdr>
      <w:divsChild>
        <w:div w:id="200020608">
          <w:marLeft w:val="547"/>
          <w:marRight w:val="0"/>
          <w:marTop w:val="96"/>
          <w:marBottom w:val="0"/>
          <w:divBdr>
            <w:top w:val="none" w:sz="0" w:space="0" w:color="auto"/>
            <w:left w:val="none" w:sz="0" w:space="0" w:color="auto"/>
            <w:bottom w:val="none" w:sz="0" w:space="0" w:color="auto"/>
            <w:right w:val="none" w:sz="0" w:space="0" w:color="auto"/>
          </w:divBdr>
        </w:div>
        <w:div w:id="425660149">
          <w:marLeft w:val="547"/>
          <w:marRight w:val="0"/>
          <w:marTop w:val="96"/>
          <w:marBottom w:val="0"/>
          <w:divBdr>
            <w:top w:val="none" w:sz="0" w:space="0" w:color="auto"/>
            <w:left w:val="none" w:sz="0" w:space="0" w:color="auto"/>
            <w:bottom w:val="none" w:sz="0" w:space="0" w:color="auto"/>
            <w:right w:val="none" w:sz="0" w:space="0" w:color="auto"/>
          </w:divBdr>
        </w:div>
        <w:div w:id="500973348">
          <w:marLeft w:val="547"/>
          <w:marRight w:val="0"/>
          <w:marTop w:val="96"/>
          <w:marBottom w:val="0"/>
          <w:divBdr>
            <w:top w:val="none" w:sz="0" w:space="0" w:color="auto"/>
            <w:left w:val="none" w:sz="0" w:space="0" w:color="auto"/>
            <w:bottom w:val="none" w:sz="0" w:space="0" w:color="auto"/>
            <w:right w:val="none" w:sz="0" w:space="0" w:color="auto"/>
          </w:divBdr>
        </w:div>
        <w:div w:id="688681428">
          <w:marLeft w:val="547"/>
          <w:marRight w:val="0"/>
          <w:marTop w:val="96"/>
          <w:marBottom w:val="0"/>
          <w:divBdr>
            <w:top w:val="none" w:sz="0" w:space="0" w:color="auto"/>
            <w:left w:val="none" w:sz="0" w:space="0" w:color="auto"/>
            <w:bottom w:val="none" w:sz="0" w:space="0" w:color="auto"/>
            <w:right w:val="none" w:sz="0" w:space="0" w:color="auto"/>
          </w:divBdr>
        </w:div>
        <w:div w:id="699010248">
          <w:marLeft w:val="547"/>
          <w:marRight w:val="0"/>
          <w:marTop w:val="96"/>
          <w:marBottom w:val="0"/>
          <w:divBdr>
            <w:top w:val="none" w:sz="0" w:space="0" w:color="auto"/>
            <w:left w:val="none" w:sz="0" w:space="0" w:color="auto"/>
            <w:bottom w:val="none" w:sz="0" w:space="0" w:color="auto"/>
            <w:right w:val="none" w:sz="0" w:space="0" w:color="auto"/>
          </w:divBdr>
        </w:div>
        <w:div w:id="780536783">
          <w:marLeft w:val="1166"/>
          <w:marRight w:val="0"/>
          <w:marTop w:val="77"/>
          <w:marBottom w:val="0"/>
          <w:divBdr>
            <w:top w:val="none" w:sz="0" w:space="0" w:color="auto"/>
            <w:left w:val="none" w:sz="0" w:space="0" w:color="auto"/>
            <w:bottom w:val="none" w:sz="0" w:space="0" w:color="auto"/>
            <w:right w:val="none" w:sz="0" w:space="0" w:color="auto"/>
          </w:divBdr>
        </w:div>
        <w:div w:id="995570846">
          <w:marLeft w:val="547"/>
          <w:marRight w:val="0"/>
          <w:marTop w:val="96"/>
          <w:marBottom w:val="0"/>
          <w:divBdr>
            <w:top w:val="none" w:sz="0" w:space="0" w:color="auto"/>
            <w:left w:val="none" w:sz="0" w:space="0" w:color="auto"/>
            <w:bottom w:val="none" w:sz="0" w:space="0" w:color="auto"/>
            <w:right w:val="none" w:sz="0" w:space="0" w:color="auto"/>
          </w:divBdr>
        </w:div>
        <w:div w:id="1388644230">
          <w:marLeft w:val="1166"/>
          <w:marRight w:val="0"/>
          <w:marTop w:val="77"/>
          <w:marBottom w:val="0"/>
          <w:divBdr>
            <w:top w:val="none" w:sz="0" w:space="0" w:color="auto"/>
            <w:left w:val="none" w:sz="0" w:space="0" w:color="auto"/>
            <w:bottom w:val="none" w:sz="0" w:space="0" w:color="auto"/>
            <w:right w:val="none" w:sz="0" w:space="0" w:color="auto"/>
          </w:divBdr>
        </w:div>
        <w:div w:id="1974552325">
          <w:marLeft w:val="547"/>
          <w:marRight w:val="0"/>
          <w:marTop w:val="96"/>
          <w:marBottom w:val="0"/>
          <w:divBdr>
            <w:top w:val="none" w:sz="0" w:space="0" w:color="auto"/>
            <w:left w:val="none" w:sz="0" w:space="0" w:color="auto"/>
            <w:bottom w:val="none" w:sz="0" w:space="0" w:color="auto"/>
            <w:right w:val="none" w:sz="0" w:space="0" w:color="auto"/>
          </w:divBdr>
        </w:div>
      </w:divsChild>
    </w:div>
    <w:div w:id="1883784235">
      <w:bodyDiv w:val="1"/>
      <w:marLeft w:val="0"/>
      <w:marRight w:val="0"/>
      <w:marTop w:val="0"/>
      <w:marBottom w:val="0"/>
      <w:divBdr>
        <w:top w:val="none" w:sz="0" w:space="0" w:color="auto"/>
        <w:left w:val="none" w:sz="0" w:space="0" w:color="auto"/>
        <w:bottom w:val="none" w:sz="0" w:space="0" w:color="auto"/>
        <w:right w:val="none" w:sz="0" w:space="0" w:color="auto"/>
      </w:divBdr>
    </w:div>
    <w:div w:id="1884826501">
      <w:bodyDiv w:val="1"/>
      <w:marLeft w:val="0"/>
      <w:marRight w:val="0"/>
      <w:marTop w:val="0"/>
      <w:marBottom w:val="0"/>
      <w:divBdr>
        <w:top w:val="none" w:sz="0" w:space="0" w:color="auto"/>
        <w:left w:val="none" w:sz="0" w:space="0" w:color="auto"/>
        <w:bottom w:val="none" w:sz="0" w:space="0" w:color="auto"/>
        <w:right w:val="none" w:sz="0" w:space="0" w:color="auto"/>
      </w:divBdr>
      <w:divsChild>
        <w:div w:id="14507247">
          <w:marLeft w:val="1166"/>
          <w:marRight w:val="0"/>
          <w:marTop w:val="96"/>
          <w:marBottom w:val="0"/>
          <w:divBdr>
            <w:top w:val="none" w:sz="0" w:space="0" w:color="auto"/>
            <w:left w:val="none" w:sz="0" w:space="0" w:color="auto"/>
            <w:bottom w:val="none" w:sz="0" w:space="0" w:color="auto"/>
            <w:right w:val="none" w:sz="0" w:space="0" w:color="auto"/>
          </w:divBdr>
        </w:div>
        <w:div w:id="155851921">
          <w:marLeft w:val="547"/>
          <w:marRight w:val="0"/>
          <w:marTop w:val="240"/>
          <w:marBottom w:val="0"/>
          <w:divBdr>
            <w:top w:val="none" w:sz="0" w:space="0" w:color="auto"/>
            <w:left w:val="none" w:sz="0" w:space="0" w:color="auto"/>
            <w:bottom w:val="none" w:sz="0" w:space="0" w:color="auto"/>
            <w:right w:val="none" w:sz="0" w:space="0" w:color="auto"/>
          </w:divBdr>
        </w:div>
        <w:div w:id="320426163">
          <w:marLeft w:val="547"/>
          <w:marRight w:val="0"/>
          <w:marTop w:val="240"/>
          <w:marBottom w:val="0"/>
          <w:divBdr>
            <w:top w:val="none" w:sz="0" w:space="0" w:color="auto"/>
            <w:left w:val="none" w:sz="0" w:space="0" w:color="auto"/>
            <w:bottom w:val="none" w:sz="0" w:space="0" w:color="auto"/>
            <w:right w:val="none" w:sz="0" w:space="0" w:color="auto"/>
          </w:divBdr>
        </w:div>
        <w:div w:id="336855398">
          <w:marLeft w:val="1166"/>
          <w:marRight w:val="0"/>
          <w:marTop w:val="96"/>
          <w:marBottom w:val="0"/>
          <w:divBdr>
            <w:top w:val="none" w:sz="0" w:space="0" w:color="auto"/>
            <w:left w:val="none" w:sz="0" w:space="0" w:color="auto"/>
            <w:bottom w:val="none" w:sz="0" w:space="0" w:color="auto"/>
            <w:right w:val="none" w:sz="0" w:space="0" w:color="auto"/>
          </w:divBdr>
        </w:div>
        <w:div w:id="1006829968">
          <w:marLeft w:val="1800"/>
          <w:marRight w:val="0"/>
          <w:marTop w:val="96"/>
          <w:marBottom w:val="0"/>
          <w:divBdr>
            <w:top w:val="none" w:sz="0" w:space="0" w:color="auto"/>
            <w:left w:val="none" w:sz="0" w:space="0" w:color="auto"/>
            <w:bottom w:val="none" w:sz="0" w:space="0" w:color="auto"/>
            <w:right w:val="none" w:sz="0" w:space="0" w:color="auto"/>
          </w:divBdr>
        </w:div>
        <w:div w:id="1732263104">
          <w:marLeft w:val="1800"/>
          <w:marRight w:val="0"/>
          <w:marTop w:val="96"/>
          <w:marBottom w:val="0"/>
          <w:divBdr>
            <w:top w:val="none" w:sz="0" w:space="0" w:color="auto"/>
            <w:left w:val="none" w:sz="0" w:space="0" w:color="auto"/>
            <w:bottom w:val="none" w:sz="0" w:space="0" w:color="auto"/>
            <w:right w:val="none" w:sz="0" w:space="0" w:color="auto"/>
          </w:divBdr>
        </w:div>
        <w:div w:id="1804035734">
          <w:marLeft w:val="1800"/>
          <w:marRight w:val="0"/>
          <w:marTop w:val="96"/>
          <w:marBottom w:val="0"/>
          <w:divBdr>
            <w:top w:val="none" w:sz="0" w:space="0" w:color="auto"/>
            <w:left w:val="none" w:sz="0" w:space="0" w:color="auto"/>
            <w:bottom w:val="none" w:sz="0" w:space="0" w:color="auto"/>
            <w:right w:val="none" w:sz="0" w:space="0" w:color="auto"/>
          </w:divBdr>
        </w:div>
        <w:div w:id="1886481671">
          <w:marLeft w:val="1166"/>
          <w:marRight w:val="0"/>
          <w:marTop w:val="96"/>
          <w:marBottom w:val="0"/>
          <w:divBdr>
            <w:top w:val="none" w:sz="0" w:space="0" w:color="auto"/>
            <w:left w:val="none" w:sz="0" w:space="0" w:color="auto"/>
            <w:bottom w:val="none" w:sz="0" w:space="0" w:color="auto"/>
            <w:right w:val="none" w:sz="0" w:space="0" w:color="auto"/>
          </w:divBdr>
        </w:div>
        <w:div w:id="2021731728">
          <w:marLeft w:val="1166"/>
          <w:marRight w:val="0"/>
          <w:marTop w:val="96"/>
          <w:marBottom w:val="0"/>
          <w:divBdr>
            <w:top w:val="none" w:sz="0" w:space="0" w:color="auto"/>
            <w:left w:val="none" w:sz="0" w:space="0" w:color="auto"/>
            <w:bottom w:val="none" w:sz="0" w:space="0" w:color="auto"/>
            <w:right w:val="none" w:sz="0" w:space="0" w:color="auto"/>
          </w:divBdr>
        </w:div>
      </w:divsChild>
    </w:div>
    <w:div w:id="1885407241">
      <w:bodyDiv w:val="1"/>
      <w:marLeft w:val="0"/>
      <w:marRight w:val="0"/>
      <w:marTop w:val="0"/>
      <w:marBottom w:val="0"/>
      <w:divBdr>
        <w:top w:val="none" w:sz="0" w:space="0" w:color="auto"/>
        <w:left w:val="none" w:sz="0" w:space="0" w:color="auto"/>
        <w:bottom w:val="none" w:sz="0" w:space="0" w:color="auto"/>
        <w:right w:val="none" w:sz="0" w:space="0" w:color="auto"/>
      </w:divBdr>
    </w:div>
    <w:div w:id="1886092355">
      <w:bodyDiv w:val="1"/>
      <w:marLeft w:val="0"/>
      <w:marRight w:val="0"/>
      <w:marTop w:val="0"/>
      <w:marBottom w:val="0"/>
      <w:divBdr>
        <w:top w:val="none" w:sz="0" w:space="0" w:color="auto"/>
        <w:left w:val="none" w:sz="0" w:space="0" w:color="auto"/>
        <w:bottom w:val="none" w:sz="0" w:space="0" w:color="auto"/>
        <w:right w:val="none" w:sz="0" w:space="0" w:color="auto"/>
      </w:divBdr>
      <w:divsChild>
        <w:div w:id="1808816507">
          <w:marLeft w:val="0"/>
          <w:marRight w:val="0"/>
          <w:marTop w:val="0"/>
          <w:marBottom w:val="0"/>
          <w:divBdr>
            <w:top w:val="none" w:sz="0" w:space="0" w:color="auto"/>
            <w:left w:val="none" w:sz="0" w:space="0" w:color="auto"/>
            <w:bottom w:val="none" w:sz="0" w:space="0" w:color="auto"/>
            <w:right w:val="none" w:sz="0" w:space="0" w:color="auto"/>
          </w:divBdr>
          <w:divsChild>
            <w:div w:id="757292458">
              <w:marLeft w:val="0"/>
              <w:marRight w:val="0"/>
              <w:marTop w:val="0"/>
              <w:marBottom w:val="0"/>
              <w:divBdr>
                <w:top w:val="none" w:sz="0" w:space="0" w:color="auto"/>
                <w:left w:val="none" w:sz="0" w:space="0" w:color="auto"/>
                <w:bottom w:val="none" w:sz="0" w:space="0" w:color="auto"/>
                <w:right w:val="none" w:sz="0" w:space="0" w:color="auto"/>
              </w:divBdr>
            </w:div>
            <w:div w:id="1240142532">
              <w:marLeft w:val="0"/>
              <w:marRight w:val="0"/>
              <w:marTop w:val="0"/>
              <w:marBottom w:val="0"/>
              <w:divBdr>
                <w:top w:val="none" w:sz="0" w:space="0" w:color="auto"/>
                <w:left w:val="none" w:sz="0" w:space="0" w:color="auto"/>
                <w:bottom w:val="none" w:sz="0" w:space="0" w:color="auto"/>
                <w:right w:val="none" w:sz="0" w:space="0" w:color="auto"/>
              </w:divBdr>
            </w:div>
            <w:div w:id="1247298897">
              <w:marLeft w:val="0"/>
              <w:marRight w:val="0"/>
              <w:marTop w:val="0"/>
              <w:marBottom w:val="0"/>
              <w:divBdr>
                <w:top w:val="none" w:sz="0" w:space="0" w:color="auto"/>
                <w:left w:val="none" w:sz="0" w:space="0" w:color="auto"/>
                <w:bottom w:val="none" w:sz="0" w:space="0" w:color="auto"/>
                <w:right w:val="none" w:sz="0" w:space="0" w:color="auto"/>
              </w:divBdr>
            </w:div>
            <w:div w:id="1343975179">
              <w:marLeft w:val="0"/>
              <w:marRight w:val="0"/>
              <w:marTop w:val="0"/>
              <w:marBottom w:val="0"/>
              <w:divBdr>
                <w:top w:val="none" w:sz="0" w:space="0" w:color="auto"/>
                <w:left w:val="none" w:sz="0" w:space="0" w:color="auto"/>
                <w:bottom w:val="none" w:sz="0" w:space="0" w:color="auto"/>
                <w:right w:val="none" w:sz="0" w:space="0" w:color="auto"/>
              </w:divBdr>
            </w:div>
            <w:div w:id="1436291709">
              <w:marLeft w:val="0"/>
              <w:marRight w:val="0"/>
              <w:marTop w:val="0"/>
              <w:marBottom w:val="0"/>
              <w:divBdr>
                <w:top w:val="none" w:sz="0" w:space="0" w:color="auto"/>
                <w:left w:val="none" w:sz="0" w:space="0" w:color="auto"/>
                <w:bottom w:val="none" w:sz="0" w:space="0" w:color="auto"/>
                <w:right w:val="none" w:sz="0" w:space="0" w:color="auto"/>
              </w:divBdr>
            </w:div>
            <w:div w:id="191909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7561">
      <w:bodyDiv w:val="1"/>
      <w:marLeft w:val="0"/>
      <w:marRight w:val="0"/>
      <w:marTop w:val="0"/>
      <w:marBottom w:val="0"/>
      <w:divBdr>
        <w:top w:val="none" w:sz="0" w:space="0" w:color="auto"/>
        <w:left w:val="none" w:sz="0" w:space="0" w:color="auto"/>
        <w:bottom w:val="none" w:sz="0" w:space="0" w:color="auto"/>
        <w:right w:val="none" w:sz="0" w:space="0" w:color="auto"/>
      </w:divBdr>
    </w:div>
    <w:div w:id="1886289013">
      <w:bodyDiv w:val="1"/>
      <w:marLeft w:val="0"/>
      <w:marRight w:val="0"/>
      <w:marTop w:val="0"/>
      <w:marBottom w:val="0"/>
      <w:divBdr>
        <w:top w:val="none" w:sz="0" w:space="0" w:color="auto"/>
        <w:left w:val="none" w:sz="0" w:space="0" w:color="auto"/>
        <w:bottom w:val="none" w:sz="0" w:space="0" w:color="auto"/>
        <w:right w:val="none" w:sz="0" w:space="0" w:color="auto"/>
      </w:divBdr>
      <w:divsChild>
        <w:div w:id="145242203">
          <w:marLeft w:val="1166"/>
          <w:marRight w:val="0"/>
          <w:marTop w:val="86"/>
          <w:marBottom w:val="0"/>
          <w:divBdr>
            <w:top w:val="none" w:sz="0" w:space="0" w:color="auto"/>
            <w:left w:val="none" w:sz="0" w:space="0" w:color="auto"/>
            <w:bottom w:val="none" w:sz="0" w:space="0" w:color="auto"/>
            <w:right w:val="none" w:sz="0" w:space="0" w:color="auto"/>
          </w:divBdr>
        </w:div>
        <w:div w:id="321739431">
          <w:marLeft w:val="1800"/>
          <w:marRight w:val="0"/>
          <w:marTop w:val="72"/>
          <w:marBottom w:val="0"/>
          <w:divBdr>
            <w:top w:val="none" w:sz="0" w:space="0" w:color="auto"/>
            <w:left w:val="none" w:sz="0" w:space="0" w:color="auto"/>
            <w:bottom w:val="none" w:sz="0" w:space="0" w:color="auto"/>
            <w:right w:val="none" w:sz="0" w:space="0" w:color="auto"/>
          </w:divBdr>
        </w:div>
        <w:div w:id="885677577">
          <w:marLeft w:val="1800"/>
          <w:marRight w:val="0"/>
          <w:marTop w:val="72"/>
          <w:marBottom w:val="0"/>
          <w:divBdr>
            <w:top w:val="none" w:sz="0" w:space="0" w:color="auto"/>
            <w:left w:val="none" w:sz="0" w:space="0" w:color="auto"/>
            <w:bottom w:val="none" w:sz="0" w:space="0" w:color="auto"/>
            <w:right w:val="none" w:sz="0" w:space="0" w:color="auto"/>
          </w:divBdr>
        </w:div>
        <w:div w:id="1039091704">
          <w:marLeft w:val="1166"/>
          <w:marRight w:val="0"/>
          <w:marTop w:val="86"/>
          <w:marBottom w:val="0"/>
          <w:divBdr>
            <w:top w:val="none" w:sz="0" w:space="0" w:color="auto"/>
            <w:left w:val="none" w:sz="0" w:space="0" w:color="auto"/>
            <w:bottom w:val="none" w:sz="0" w:space="0" w:color="auto"/>
            <w:right w:val="none" w:sz="0" w:space="0" w:color="auto"/>
          </w:divBdr>
        </w:div>
        <w:div w:id="1059552143">
          <w:marLeft w:val="2520"/>
          <w:marRight w:val="0"/>
          <w:marTop w:val="62"/>
          <w:marBottom w:val="0"/>
          <w:divBdr>
            <w:top w:val="none" w:sz="0" w:space="0" w:color="auto"/>
            <w:left w:val="none" w:sz="0" w:space="0" w:color="auto"/>
            <w:bottom w:val="none" w:sz="0" w:space="0" w:color="auto"/>
            <w:right w:val="none" w:sz="0" w:space="0" w:color="auto"/>
          </w:divBdr>
        </w:div>
        <w:div w:id="1104499261">
          <w:marLeft w:val="547"/>
          <w:marRight w:val="0"/>
          <w:marTop w:val="96"/>
          <w:marBottom w:val="0"/>
          <w:divBdr>
            <w:top w:val="none" w:sz="0" w:space="0" w:color="auto"/>
            <w:left w:val="none" w:sz="0" w:space="0" w:color="auto"/>
            <w:bottom w:val="none" w:sz="0" w:space="0" w:color="auto"/>
            <w:right w:val="none" w:sz="0" w:space="0" w:color="auto"/>
          </w:divBdr>
        </w:div>
        <w:div w:id="1147093789">
          <w:marLeft w:val="1800"/>
          <w:marRight w:val="0"/>
          <w:marTop w:val="72"/>
          <w:marBottom w:val="0"/>
          <w:divBdr>
            <w:top w:val="none" w:sz="0" w:space="0" w:color="auto"/>
            <w:left w:val="none" w:sz="0" w:space="0" w:color="auto"/>
            <w:bottom w:val="none" w:sz="0" w:space="0" w:color="auto"/>
            <w:right w:val="none" w:sz="0" w:space="0" w:color="auto"/>
          </w:divBdr>
        </w:div>
        <w:div w:id="1329674511">
          <w:marLeft w:val="1800"/>
          <w:marRight w:val="0"/>
          <w:marTop w:val="72"/>
          <w:marBottom w:val="0"/>
          <w:divBdr>
            <w:top w:val="none" w:sz="0" w:space="0" w:color="auto"/>
            <w:left w:val="none" w:sz="0" w:space="0" w:color="auto"/>
            <w:bottom w:val="none" w:sz="0" w:space="0" w:color="auto"/>
            <w:right w:val="none" w:sz="0" w:space="0" w:color="auto"/>
          </w:divBdr>
        </w:div>
        <w:div w:id="1746418119">
          <w:marLeft w:val="1166"/>
          <w:marRight w:val="0"/>
          <w:marTop w:val="86"/>
          <w:marBottom w:val="0"/>
          <w:divBdr>
            <w:top w:val="none" w:sz="0" w:space="0" w:color="auto"/>
            <w:left w:val="none" w:sz="0" w:space="0" w:color="auto"/>
            <w:bottom w:val="none" w:sz="0" w:space="0" w:color="auto"/>
            <w:right w:val="none" w:sz="0" w:space="0" w:color="auto"/>
          </w:divBdr>
        </w:div>
        <w:div w:id="1841969462">
          <w:marLeft w:val="547"/>
          <w:marRight w:val="0"/>
          <w:marTop w:val="96"/>
          <w:marBottom w:val="0"/>
          <w:divBdr>
            <w:top w:val="none" w:sz="0" w:space="0" w:color="auto"/>
            <w:left w:val="none" w:sz="0" w:space="0" w:color="auto"/>
            <w:bottom w:val="none" w:sz="0" w:space="0" w:color="auto"/>
            <w:right w:val="none" w:sz="0" w:space="0" w:color="auto"/>
          </w:divBdr>
        </w:div>
        <w:div w:id="2043355520">
          <w:marLeft w:val="1800"/>
          <w:marRight w:val="0"/>
          <w:marTop w:val="72"/>
          <w:marBottom w:val="0"/>
          <w:divBdr>
            <w:top w:val="none" w:sz="0" w:space="0" w:color="auto"/>
            <w:left w:val="none" w:sz="0" w:space="0" w:color="auto"/>
            <w:bottom w:val="none" w:sz="0" w:space="0" w:color="auto"/>
            <w:right w:val="none" w:sz="0" w:space="0" w:color="auto"/>
          </w:divBdr>
        </w:div>
      </w:divsChild>
    </w:div>
    <w:div w:id="1886719455">
      <w:bodyDiv w:val="1"/>
      <w:marLeft w:val="0"/>
      <w:marRight w:val="0"/>
      <w:marTop w:val="0"/>
      <w:marBottom w:val="0"/>
      <w:divBdr>
        <w:top w:val="none" w:sz="0" w:space="0" w:color="auto"/>
        <w:left w:val="none" w:sz="0" w:space="0" w:color="auto"/>
        <w:bottom w:val="none" w:sz="0" w:space="0" w:color="auto"/>
        <w:right w:val="none" w:sz="0" w:space="0" w:color="auto"/>
      </w:divBdr>
    </w:div>
    <w:div w:id="1887717187">
      <w:bodyDiv w:val="1"/>
      <w:marLeft w:val="0"/>
      <w:marRight w:val="0"/>
      <w:marTop w:val="0"/>
      <w:marBottom w:val="0"/>
      <w:divBdr>
        <w:top w:val="none" w:sz="0" w:space="0" w:color="auto"/>
        <w:left w:val="none" w:sz="0" w:space="0" w:color="auto"/>
        <w:bottom w:val="none" w:sz="0" w:space="0" w:color="auto"/>
        <w:right w:val="none" w:sz="0" w:space="0" w:color="auto"/>
      </w:divBdr>
    </w:div>
    <w:div w:id="1888451972">
      <w:bodyDiv w:val="1"/>
      <w:marLeft w:val="0"/>
      <w:marRight w:val="0"/>
      <w:marTop w:val="0"/>
      <w:marBottom w:val="0"/>
      <w:divBdr>
        <w:top w:val="none" w:sz="0" w:space="0" w:color="auto"/>
        <w:left w:val="none" w:sz="0" w:space="0" w:color="auto"/>
        <w:bottom w:val="none" w:sz="0" w:space="0" w:color="auto"/>
        <w:right w:val="none" w:sz="0" w:space="0" w:color="auto"/>
      </w:divBdr>
    </w:div>
    <w:div w:id="1890722271">
      <w:bodyDiv w:val="1"/>
      <w:marLeft w:val="0"/>
      <w:marRight w:val="0"/>
      <w:marTop w:val="0"/>
      <w:marBottom w:val="0"/>
      <w:divBdr>
        <w:top w:val="none" w:sz="0" w:space="0" w:color="auto"/>
        <w:left w:val="none" w:sz="0" w:space="0" w:color="auto"/>
        <w:bottom w:val="none" w:sz="0" w:space="0" w:color="auto"/>
        <w:right w:val="none" w:sz="0" w:space="0" w:color="auto"/>
      </w:divBdr>
    </w:div>
    <w:div w:id="1890916342">
      <w:bodyDiv w:val="1"/>
      <w:marLeft w:val="0"/>
      <w:marRight w:val="0"/>
      <w:marTop w:val="0"/>
      <w:marBottom w:val="0"/>
      <w:divBdr>
        <w:top w:val="none" w:sz="0" w:space="0" w:color="auto"/>
        <w:left w:val="none" w:sz="0" w:space="0" w:color="auto"/>
        <w:bottom w:val="none" w:sz="0" w:space="0" w:color="auto"/>
        <w:right w:val="none" w:sz="0" w:space="0" w:color="auto"/>
      </w:divBdr>
    </w:div>
    <w:div w:id="1892692519">
      <w:bodyDiv w:val="1"/>
      <w:marLeft w:val="0"/>
      <w:marRight w:val="0"/>
      <w:marTop w:val="0"/>
      <w:marBottom w:val="0"/>
      <w:divBdr>
        <w:top w:val="none" w:sz="0" w:space="0" w:color="auto"/>
        <w:left w:val="none" w:sz="0" w:space="0" w:color="auto"/>
        <w:bottom w:val="none" w:sz="0" w:space="0" w:color="auto"/>
        <w:right w:val="none" w:sz="0" w:space="0" w:color="auto"/>
      </w:divBdr>
    </w:div>
    <w:div w:id="1894341052">
      <w:bodyDiv w:val="1"/>
      <w:marLeft w:val="0"/>
      <w:marRight w:val="0"/>
      <w:marTop w:val="0"/>
      <w:marBottom w:val="0"/>
      <w:divBdr>
        <w:top w:val="none" w:sz="0" w:space="0" w:color="auto"/>
        <w:left w:val="none" w:sz="0" w:space="0" w:color="auto"/>
        <w:bottom w:val="none" w:sz="0" w:space="0" w:color="auto"/>
        <w:right w:val="none" w:sz="0" w:space="0" w:color="auto"/>
      </w:divBdr>
    </w:div>
    <w:div w:id="1896237000">
      <w:bodyDiv w:val="1"/>
      <w:marLeft w:val="0"/>
      <w:marRight w:val="0"/>
      <w:marTop w:val="0"/>
      <w:marBottom w:val="0"/>
      <w:divBdr>
        <w:top w:val="none" w:sz="0" w:space="0" w:color="auto"/>
        <w:left w:val="none" w:sz="0" w:space="0" w:color="auto"/>
        <w:bottom w:val="none" w:sz="0" w:space="0" w:color="auto"/>
        <w:right w:val="none" w:sz="0" w:space="0" w:color="auto"/>
      </w:divBdr>
    </w:div>
    <w:div w:id="1897468106">
      <w:bodyDiv w:val="1"/>
      <w:marLeft w:val="0"/>
      <w:marRight w:val="0"/>
      <w:marTop w:val="0"/>
      <w:marBottom w:val="0"/>
      <w:divBdr>
        <w:top w:val="none" w:sz="0" w:space="0" w:color="auto"/>
        <w:left w:val="none" w:sz="0" w:space="0" w:color="auto"/>
        <w:bottom w:val="none" w:sz="0" w:space="0" w:color="auto"/>
        <w:right w:val="none" w:sz="0" w:space="0" w:color="auto"/>
      </w:divBdr>
    </w:div>
    <w:div w:id="1897546518">
      <w:bodyDiv w:val="1"/>
      <w:marLeft w:val="0"/>
      <w:marRight w:val="0"/>
      <w:marTop w:val="0"/>
      <w:marBottom w:val="0"/>
      <w:divBdr>
        <w:top w:val="none" w:sz="0" w:space="0" w:color="auto"/>
        <w:left w:val="none" w:sz="0" w:space="0" w:color="auto"/>
        <w:bottom w:val="none" w:sz="0" w:space="0" w:color="auto"/>
        <w:right w:val="none" w:sz="0" w:space="0" w:color="auto"/>
      </w:divBdr>
    </w:div>
    <w:div w:id="1897818829">
      <w:bodyDiv w:val="1"/>
      <w:marLeft w:val="0"/>
      <w:marRight w:val="0"/>
      <w:marTop w:val="0"/>
      <w:marBottom w:val="0"/>
      <w:divBdr>
        <w:top w:val="none" w:sz="0" w:space="0" w:color="auto"/>
        <w:left w:val="none" w:sz="0" w:space="0" w:color="auto"/>
        <w:bottom w:val="none" w:sz="0" w:space="0" w:color="auto"/>
        <w:right w:val="none" w:sz="0" w:space="0" w:color="auto"/>
      </w:divBdr>
    </w:div>
    <w:div w:id="1898010695">
      <w:bodyDiv w:val="1"/>
      <w:marLeft w:val="0"/>
      <w:marRight w:val="0"/>
      <w:marTop w:val="0"/>
      <w:marBottom w:val="0"/>
      <w:divBdr>
        <w:top w:val="none" w:sz="0" w:space="0" w:color="auto"/>
        <w:left w:val="none" w:sz="0" w:space="0" w:color="auto"/>
        <w:bottom w:val="none" w:sz="0" w:space="0" w:color="auto"/>
        <w:right w:val="none" w:sz="0" w:space="0" w:color="auto"/>
      </w:divBdr>
    </w:div>
    <w:div w:id="1898122058">
      <w:bodyDiv w:val="1"/>
      <w:marLeft w:val="0"/>
      <w:marRight w:val="0"/>
      <w:marTop w:val="0"/>
      <w:marBottom w:val="0"/>
      <w:divBdr>
        <w:top w:val="none" w:sz="0" w:space="0" w:color="auto"/>
        <w:left w:val="none" w:sz="0" w:space="0" w:color="auto"/>
        <w:bottom w:val="none" w:sz="0" w:space="0" w:color="auto"/>
        <w:right w:val="none" w:sz="0" w:space="0" w:color="auto"/>
      </w:divBdr>
    </w:div>
    <w:div w:id="1898200855">
      <w:bodyDiv w:val="1"/>
      <w:marLeft w:val="0"/>
      <w:marRight w:val="0"/>
      <w:marTop w:val="0"/>
      <w:marBottom w:val="0"/>
      <w:divBdr>
        <w:top w:val="none" w:sz="0" w:space="0" w:color="auto"/>
        <w:left w:val="none" w:sz="0" w:space="0" w:color="auto"/>
        <w:bottom w:val="none" w:sz="0" w:space="0" w:color="auto"/>
        <w:right w:val="none" w:sz="0" w:space="0" w:color="auto"/>
      </w:divBdr>
    </w:div>
    <w:div w:id="1899168516">
      <w:bodyDiv w:val="1"/>
      <w:marLeft w:val="0"/>
      <w:marRight w:val="0"/>
      <w:marTop w:val="0"/>
      <w:marBottom w:val="0"/>
      <w:divBdr>
        <w:top w:val="none" w:sz="0" w:space="0" w:color="auto"/>
        <w:left w:val="none" w:sz="0" w:space="0" w:color="auto"/>
        <w:bottom w:val="none" w:sz="0" w:space="0" w:color="auto"/>
        <w:right w:val="none" w:sz="0" w:space="0" w:color="auto"/>
      </w:divBdr>
    </w:div>
    <w:div w:id="1899169018">
      <w:bodyDiv w:val="1"/>
      <w:marLeft w:val="0"/>
      <w:marRight w:val="0"/>
      <w:marTop w:val="0"/>
      <w:marBottom w:val="0"/>
      <w:divBdr>
        <w:top w:val="none" w:sz="0" w:space="0" w:color="auto"/>
        <w:left w:val="none" w:sz="0" w:space="0" w:color="auto"/>
        <w:bottom w:val="none" w:sz="0" w:space="0" w:color="auto"/>
        <w:right w:val="none" w:sz="0" w:space="0" w:color="auto"/>
      </w:divBdr>
    </w:div>
    <w:div w:id="1900241941">
      <w:bodyDiv w:val="1"/>
      <w:marLeft w:val="0"/>
      <w:marRight w:val="0"/>
      <w:marTop w:val="0"/>
      <w:marBottom w:val="0"/>
      <w:divBdr>
        <w:top w:val="none" w:sz="0" w:space="0" w:color="auto"/>
        <w:left w:val="none" w:sz="0" w:space="0" w:color="auto"/>
        <w:bottom w:val="none" w:sz="0" w:space="0" w:color="auto"/>
        <w:right w:val="none" w:sz="0" w:space="0" w:color="auto"/>
      </w:divBdr>
      <w:divsChild>
        <w:div w:id="71508724">
          <w:marLeft w:val="1166"/>
          <w:marRight w:val="0"/>
          <w:marTop w:val="96"/>
          <w:marBottom w:val="0"/>
          <w:divBdr>
            <w:top w:val="none" w:sz="0" w:space="0" w:color="auto"/>
            <w:left w:val="none" w:sz="0" w:space="0" w:color="auto"/>
            <w:bottom w:val="none" w:sz="0" w:space="0" w:color="auto"/>
            <w:right w:val="none" w:sz="0" w:space="0" w:color="auto"/>
          </w:divBdr>
        </w:div>
        <w:div w:id="2113937730">
          <w:marLeft w:val="533"/>
          <w:marRight w:val="0"/>
          <w:marTop w:val="115"/>
          <w:marBottom w:val="0"/>
          <w:divBdr>
            <w:top w:val="none" w:sz="0" w:space="0" w:color="auto"/>
            <w:left w:val="none" w:sz="0" w:space="0" w:color="auto"/>
            <w:bottom w:val="none" w:sz="0" w:space="0" w:color="auto"/>
            <w:right w:val="none" w:sz="0" w:space="0" w:color="auto"/>
          </w:divBdr>
        </w:div>
      </w:divsChild>
    </w:div>
    <w:div w:id="1900359102">
      <w:bodyDiv w:val="1"/>
      <w:marLeft w:val="0"/>
      <w:marRight w:val="0"/>
      <w:marTop w:val="0"/>
      <w:marBottom w:val="0"/>
      <w:divBdr>
        <w:top w:val="none" w:sz="0" w:space="0" w:color="auto"/>
        <w:left w:val="none" w:sz="0" w:space="0" w:color="auto"/>
        <w:bottom w:val="none" w:sz="0" w:space="0" w:color="auto"/>
        <w:right w:val="none" w:sz="0" w:space="0" w:color="auto"/>
      </w:divBdr>
    </w:div>
    <w:div w:id="1901749260">
      <w:bodyDiv w:val="1"/>
      <w:marLeft w:val="0"/>
      <w:marRight w:val="0"/>
      <w:marTop w:val="0"/>
      <w:marBottom w:val="0"/>
      <w:divBdr>
        <w:top w:val="none" w:sz="0" w:space="0" w:color="auto"/>
        <w:left w:val="none" w:sz="0" w:space="0" w:color="auto"/>
        <w:bottom w:val="none" w:sz="0" w:space="0" w:color="auto"/>
        <w:right w:val="none" w:sz="0" w:space="0" w:color="auto"/>
      </w:divBdr>
    </w:div>
    <w:div w:id="1902132284">
      <w:bodyDiv w:val="1"/>
      <w:marLeft w:val="0"/>
      <w:marRight w:val="0"/>
      <w:marTop w:val="0"/>
      <w:marBottom w:val="0"/>
      <w:divBdr>
        <w:top w:val="none" w:sz="0" w:space="0" w:color="auto"/>
        <w:left w:val="none" w:sz="0" w:space="0" w:color="auto"/>
        <w:bottom w:val="none" w:sz="0" w:space="0" w:color="auto"/>
        <w:right w:val="none" w:sz="0" w:space="0" w:color="auto"/>
      </w:divBdr>
    </w:div>
    <w:div w:id="1902977975">
      <w:bodyDiv w:val="1"/>
      <w:marLeft w:val="0"/>
      <w:marRight w:val="0"/>
      <w:marTop w:val="0"/>
      <w:marBottom w:val="0"/>
      <w:divBdr>
        <w:top w:val="none" w:sz="0" w:space="0" w:color="auto"/>
        <w:left w:val="none" w:sz="0" w:space="0" w:color="auto"/>
        <w:bottom w:val="none" w:sz="0" w:space="0" w:color="auto"/>
        <w:right w:val="none" w:sz="0" w:space="0" w:color="auto"/>
      </w:divBdr>
    </w:div>
    <w:div w:id="1903519914">
      <w:bodyDiv w:val="1"/>
      <w:marLeft w:val="0"/>
      <w:marRight w:val="0"/>
      <w:marTop w:val="0"/>
      <w:marBottom w:val="0"/>
      <w:divBdr>
        <w:top w:val="none" w:sz="0" w:space="0" w:color="auto"/>
        <w:left w:val="none" w:sz="0" w:space="0" w:color="auto"/>
        <w:bottom w:val="none" w:sz="0" w:space="0" w:color="auto"/>
        <w:right w:val="none" w:sz="0" w:space="0" w:color="auto"/>
      </w:divBdr>
      <w:divsChild>
        <w:div w:id="810682531">
          <w:marLeft w:val="547"/>
          <w:marRight w:val="0"/>
          <w:marTop w:val="134"/>
          <w:marBottom w:val="0"/>
          <w:divBdr>
            <w:top w:val="none" w:sz="0" w:space="0" w:color="auto"/>
            <w:left w:val="none" w:sz="0" w:space="0" w:color="auto"/>
            <w:bottom w:val="none" w:sz="0" w:space="0" w:color="auto"/>
            <w:right w:val="none" w:sz="0" w:space="0" w:color="auto"/>
          </w:divBdr>
        </w:div>
        <w:div w:id="813180637">
          <w:marLeft w:val="547"/>
          <w:marRight w:val="0"/>
          <w:marTop w:val="134"/>
          <w:marBottom w:val="0"/>
          <w:divBdr>
            <w:top w:val="none" w:sz="0" w:space="0" w:color="auto"/>
            <w:left w:val="none" w:sz="0" w:space="0" w:color="auto"/>
            <w:bottom w:val="none" w:sz="0" w:space="0" w:color="auto"/>
            <w:right w:val="none" w:sz="0" w:space="0" w:color="auto"/>
          </w:divBdr>
        </w:div>
        <w:div w:id="969550700">
          <w:marLeft w:val="1166"/>
          <w:marRight w:val="0"/>
          <w:marTop w:val="115"/>
          <w:marBottom w:val="0"/>
          <w:divBdr>
            <w:top w:val="none" w:sz="0" w:space="0" w:color="auto"/>
            <w:left w:val="none" w:sz="0" w:space="0" w:color="auto"/>
            <w:bottom w:val="none" w:sz="0" w:space="0" w:color="auto"/>
            <w:right w:val="none" w:sz="0" w:space="0" w:color="auto"/>
          </w:divBdr>
        </w:div>
        <w:div w:id="1839078431">
          <w:marLeft w:val="1166"/>
          <w:marRight w:val="0"/>
          <w:marTop w:val="115"/>
          <w:marBottom w:val="0"/>
          <w:divBdr>
            <w:top w:val="none" w:sz="0" w:space="0" w:color="auto"/>
            <w:left w:val="none" w:sz="0" w:space="0" w:color="auto"/>
            <w:bottom w:val="none" w:sz="0" w:space="0" w:color="auto"/>
            <w:right w:val="none" w:sz="0" w:space="0" w:color="auto"/>
          </w:divBdr>
        </w:div>
        <w:div w:id="1877429971">
          <w:marLeft w:val="547"/>
          <w:marRight w:val="0"/>
          <w:marTop w:val="134"/>
          <w:marBottom w:val="0"/>
          <w:divBdr>
            <w:top w:val="none" w:sz="0" w:space="0" w:color="auto"/>
            <w:left w:val="none" w:sz="0" w:space="0" w:color="auto"/>
            <w:bottom w:val="none" w:sz="0" w:space="0" w:color="auto"/>
            <w:right w:val="none" w:sz="0" w:space="0" w:color="auto"/>
          </w:divBdr>
        </w:div>
        <w:div w:id="1986545220">
          <w:marLeft w:val="1166"/>
          <w:marRight w:val="0"/>
          <w:marTop w:val="96"/>
          <w:marBottom w:val="0"/>
          <w:divBdr>
            <w:top w:val="none" w:sz="0" w:space="0" w:color="auto"/>
            <w:left w:val="none" w:sz="0" w:space="0" w:color="auto"/>
            <w:bottom w:val="none" w:sz="0" w:space="0" w:color="auto"/>
            <w:right w:val="none" w:sz="0" w:space="0" w:color="auto"/>
          </w:divBdr>
        </w:div>
      </w:divsChild>
    </w:div>
    <w:div w:id="1903520314">
      <w:bodyDiv w:val="1"/>
      <w:marLeft w:val="0"/>
      <w:marRight w:val="0"/>
      <w:marTop w:val="0"/>
      <w:marBottom w:val="0"/>
      <w:divBdr>
        <w:top w:val="none" w:sz="0" w:space="0" w:color="auto"/>
        <w:left w:val="none" w:sz="0" w:space="0" w:color="auto"/>
        <w:bottom w:val="none" w:sz="0" w:space="0" w:color="auto"/>
        <w:right w:val="none" w:sz="0" w:space="0" w:color="auto"/>
      </w:divBdr>
    </w:div>
    <w:div w:id="1903639096">
      <w:bodyDiv w:val="1"/>
      <w:marLeft w:val="0"/>
      <w:marRight w:val="0"/>
      <w:marTop w:val="0"/>
      <w:marBottom w:val="0"/>
      <w:divBdr>
        <w:top w:val="none" w:sz="0" w:space="0" w:color="auto"/>
        <w:left w:val="none" w:sz="0" w:space="0" w:color="auto"/>
        <w:bottom w:val="none" w:sz="0" w:space="0" w:color="auto"/>
        <w:right w:val="none" w:sz="0" w:space="0" w:color="auto"/>
      </w:divBdr>
    </w:div>
    <w:div w:id="1904218503">
      <w:bodyDiv w:val="1"/>
      <w:marLeft w:val="0"/>
      <w:marRight w:val="0"/>
      <w:marTop w:val="0"/>
      <w:marBottom w:val="0"/>
      <w:divBdr>
        <w:top w:val="none" w:sz="0" w:space="0" w:color="auto"/>
        <w:left w:val="none" w:sz="0" w:space="0" w:color="auto"/>
        <w:bottom w:val="none" w:sz="0" w:space="0" w:color="auto"/>
        <w:right w:val="none" w:sz="0" w:space="0" w:color="auto"/>
      </w:divBdr>
    </w:div>
    <w:div w:id="1905875880">
      <w:bodyDiv w:val="1"/>
      <w:marLeft w:val="0"/>
      <w:marRight w:val="0"/>
      <w:marTop w:val="0"/>
      <w:marBottom w:val="0"/>
      <w:divBdr>
        <w:top w:val="none" w:sz="0" w:space="0" w:color="auto"/>
        <w:left w:val="none" w:sz="0" w:space="0" w:color="auto"/>
        <w:bottom w:val="none" w:sz="0" w:space="0" w:color="auto"/>
        <w:right w:val="none" w:sz="0" w:space="0" w:color="auto"/>
      </w:divBdr>
    </w:div>
    <w:div w:id="1906180231">
      <w:bodyDiv w:val="1"/>
      <w:marLeft w:val="0"/>
      <w:marRight w:val="0"/>
      <w:marTop w:val="0"/>
      <w:marBottom w:val="0"/>
      <w:divBdr>
        <w:top w:val="none" w:sz="0" w:space="0" w:color="auto"/>
        <w:left w:val="none" w:sz="0" w:space="0" w:color="auto"/>
        <w:bottom w:val="none" w:sz="0" w:space="0" w:color="auto"/>
        <w:right w:val="none" w:sz="0" w:space="0" w:color="auto"/>
      </w:divBdr>
    </w:div>
    <w:div w:id="1906720364">
      <w:bodyDiv w:val="1"/>
      <w:marLeft w:val="0"/>
      <w:marRight w:val="0"/>
      <w:marTop w:val="0"/>
      <w:marBottom w:val="0"/>
      <w:divBdr>
        <w:top w:val="none" w:sz="0" w:space="0" w:color="auto"/>
        <w:left w:val="none" w:sz="0" w:space="0" w:color="auto"/>
        <w:bottom w:val="none" w:sz="0" w:space="0" w:color="auto"/>
        <w:right w:val="none" w:sz="0" w:space="0" w:color="auto"/>
      </w:divBdr>
      <w:divsChild>
        <w:div w:id="272791760">
          <w:marLeft w:val="547"/>
          <w:marRight w:val="0"/>
          <w:marTop w:val="154"/>
          <w:marBottom w:val="0"/>
          <w:divBdr>
            <w:top w:val="none" w:sz="0" w:space="0" w:color="auto"/>
            <w:left w:val="none" w:sz="0" w:space="0" w:color="auto"/>
            <w:bottom w:val="none" w:sz="0" w:space="0" w:color="auto"/>
            <w:right w:val="none" w:sz="0" w:space="0" w:color="auto"/>
          </w:divBdr>
        </w:div>
      </w:divsChild>
    </w:div>
    <w:div w:id="1908611724">
      <w:bodyDiv w:val="1"/>
      <w:marLeft w:val="0"/>
      <w:marRight w:val="0"/>
      <w:marTop w:val="0"/>
      <w:marBottom w:val="0"/>
      <w:divBdr>
        <w:top w:val="none" w:sz="0" w:space="0" w:color="auto"/>
        <w:left w:val="none" w:sz="0" w:space="0" w:color="auto"/>
        <w:bottom w:val="none" w:sz="0" w:space="0" w:color="auto"/>
        <w:right w:val="none" w:sz="0" w:space="0" w:color="auto"/>
      </w:divBdr>
      <w:divsChild>
        <w:div w:id="434323873">
          <w:marLeft w:val="547"/>
          <w:marRight w:val="0"/>
          <w:marTop w:val="115"/>
          <w:marBottom w:val="0"/>
          <w:divBdr>
            <w:top w:val="none" w:sz="0" w:space="0" w:color="auto"/>
            <w:left w:val="none" w:sz="0" w:space="0" w:color="auto"/>
            <w:bottom w:val="none" w:sz="0" w:space="0" w:color="auto"/>
            <w:right w:val="none" w:sz="0" w:space="0" w:color="auto"/>
          </w:divBdr>
        </w:div>
        <w:div w:id="624852190">
          <w:marLeft w:val="1166"/>
          <w:marRight w:val="0"/>
          <w:marTop w:val="96"/>
          <w:marBottom w:val="0"/>
          <w:divBdr>
            <w:top w:val="none" w:sz="0" w:space="0" w:color="auto"/>
            <w:left w:val="none" w:sz="0" w:space="0" w:color="auto"/>
            <w:bottom w:val="none" w:sz="0" w:space="0" w:color="auto"/>
            <w:right w:val="none" w:sz="0" w:space="0" w:color="auto"/>
          </w:divBdr>
        </w:div>
        <w:div w:id="693968250">
          <w:marLeft w:val="1800"/>
          <w:marRight w:val="0"/>
          <w:marTop w:val="96"/>
          <w:marBottom w:val="0"/>
          <w:divBdr>
            <w:top w:val="none" w:sz="0" w:space="0" w:color="auto"/>
            <w:left w:val="none" w:sz="0" w:space="0" w:color="auto"/>
            <w:bottom w:val="none" w:sz="0" w:space="0" w:color="auto"/>
            <w:right w:val="none" w:sz="0" w:space="0" w:color="auto"/>
          </w:divBdr>
        </w:div>
        <w:div w:id="1272083807">
          <w:marLeft w:val="1800"/>
          <w:marRight w:val="0"/>
          <w:marTop w:val="96"/>
          <w:marBottom w:val="0"/>
          <w:divBdr>
            <w:top w:val="none" w:sz="0" w:space="0" w:color="auto"/>
            <w:left w:val="none" w:sz="0" w:space="0" w:color="auto"/>
            <w:bottom w:val="none" w:sz="0" w:space="0" w:color="auto"/>
            <w:right w:val="none" w:sz="0" w:space="0" w:color="auto"/>
          </w:divBdr>
        </w:div>
        <w:div w:id="1641299049">
          <w:marLeft w:val="1166"/>
          <w:marRight w:val="0"/>
          <w:marTop w:val="96"/>
          <w:marBottom w:val="0"/>
          <w:divBdr>
            <w:top w:val="none" w:sz="0" w:space="0" w:color="auto"/>
            <w:left w:val="none" w:sz="0" w:space="0" w:color="auto"/>
            <w:bottom w:val="none" w:sz="0" w:space="0" w:color="auto"/>
            <w:right w:val="none" w:sz="0" w:space="0" w:color="auto"/>
          </w:divBdr>
        </w:div>
        <w:div w:id="1748654278">
          <w:marLeft w:val="547"/>
          <w:marRight w:val="0"/>
          <w:marTop w:val="115"/>
          <w:marBottom w:val="0"/>
          <w:divBdr>
            <w:top w:val="none" w:sz="0" w:space="0" w:color="auto"/>
            <w:left w:val="none" w:sz="0" w:space="0" w:color="auto"/>
            <w:bottom w:val="none" w:sz="0" w:space="0" w:color="auto"/>
            <w:right w:val="none" w:sz="0" w:space="0" w:color="auto"/>
          </w:divBdr>
        </w:div>
      </w:divsChild>
    </w:div>
    <w:div w:id="1908803886">
      <w:bodyDiv w:val="1"/>
      <w:marLeft w:val="0"/>
      <w:marRight w:val="0"/>
      <w:marTop w:val="0"/>
      <w:marBottom w:val="0"/>
      <w:divBdr>
        <w:top w:val="none" w:sz="0" w:space="0" w:color="auto"/>
        <w:left w:val="none" w:sz="0" w:space="0" w:color="auto"/>
        <w:bottom w:val="none" w:sz="0" w:space="0" w:color="auto"/>
        <w:right w:val="none" w:sz="0" w:space="0" w:color="auto"/>
      </w:divBdr>
      <w:divsChild>
        <w:div w:id="152570418">
          <w:marLeft w:val="547"/>
          <w:marRight w:val="0"/>
          <w:marTop w:val="96"/>
          <w:marBottom w:val="0"/>
          <w:divBdr>
            <w:top w:val="none" w:sz="0" w:space="0" w:color="auto"/>
            <w:left w:val="none" w:sz="0" w:space="0" w:color="auto"/>
            <w:bottom w:val="none" w:sz="0" w:space="0" w:color="auto"/>
            <w:right w:val="none" w:sz="0" w:space="0" w:color="auto"/>
          </w:divBdr>
        </w:div>
        <w:div w:id="633759665">
          <w:marLeft w:val="547"/>
          <w:marRight w:val="0"/>
          <w:marTop w:val="96"/>
          <w:marBottom w:val="0"/>
          <w:divBdr>
            <w:top w:val="none" w:sz="0" w:space="0" w:color="auto"/>
            <w:left w:val="none" w:sz="0" w:space="0" w:color="auto"/>
            <w:bottom w:val="none" w:sz="0" w:space="0" w:color="auto"/>
            <w:right w:val="none" w:sz="0" w:space="0" w:color="auto"/>
          </w:divBdr>
        </w:div>
        <w:div w:id="1120341626">
          <w:marLeft w:val="547"/>
          <w:marRight w:val="0"/>
          <w:marTop w:val="96"/>
          <w:marBottom w:val="0"/>
          <w:divBdr>
            <w:top w:val="none" w:sz="0" w:space="0" w:color="auto"/>
            <w:left w:val="none" w:sz="0" w:space="0" w:color="auto"/>
            <w:bottom w:val="none" w:sz="0" w:space="0" w:color="auto"/>
            <w:right w:val="none" w:sz="0" w:space="0" w:color="auto"/>
          </w:divBdr>
        </w:div>
        <w:div w:id="1142380710">
          <w:marLeft w:val="547"/>
          <w:marRight w:val="0"/>
          <w:marTop w:val="96"/>
          <w:marBottom w:val="0"/>
          <w:divBdr>
            <w:top w:val="none" w:sz="0" w:space="0" w:color="auto"/>
            <w:left w:val="none" w:sz="0" w:space="0" w:color="auto"/>
            <w:bottom w:val="none" w:sz="0" w:space="0" w:color="auto"/>
            <w:right w:val="none" w:sz="0" w:space="0" w:color="auto"/>
          </w:divBdr>
        </w:div>
        <w:div w:id="1483697545">
          <w:marLeft w:val="1166"/>
          <w:marRight w:val="0"/>
          <w:marTop w:val="86"/>
          <w:marBottom w:val="0"/>
          <w:divBdr>
            <w:top w:val="none" w:sz="0" w:space="0" w:color="auto"/>
            <w:left w:val="none" w:sz="0" w:space="0" w:color="auto"/>
            <w:bottom w:val="none" w:sz="0" w:space="0" w:color="auto"/>
            <w:right w:val="none" w:sz="0" w:space="0" w:color="auto"/>
          </w:divBdr>
        </w:div>
        <w:div w:id="1719235332">
          <w:marLeft w:val="1166"/>
          <w:marRight w:val="0"/>
          <w:marTop w:val="86"/>
          <w:marBottom w:val="0"/>
          <w:divBdr>
            <w:top w:val="none" w:sz="0" w:space="0" w:color="auto"/>
            <w:left w:val="none" w:sz="0" w:space="0" w:color="auto"/>
            <w:bottom w:val="none" w:sz="0" w:space="0" w:color="auto"/>
            <w:right w:val="none" w:sz="0" w:space="0" w:color="auto"/>
          </w:divBdr>
        </w:div>
      </w:divsChild>
    </w:div>
    <w:div w:id="1911504581">
      <w:bodyDiv w:val="1"/>
      <w:marLeft w:val="0"/>
      <w:marRight w:val="0"/>
      <w:marTop w:val="0"/>
      <w:marBottom w:val="0"/>
      <w:divBdr>
        <w:top w:val="none" w:sz="0" w:space="0" w:color="auto"/>
        <w:left w:val="none" w:sz="0" w:space="0" w:color="auto"/>
        <w:bottom w:val="none" w:sz="0" w:space="0" w:color="auto"/>
        <w:right w:val="none" w:sz="0" w:space="0" w:color="auto"/>
      </w:divBdr>
    </w:div>
    <w:div w:id="1911698366">
      <w:bodyDiv w:val="1"/>
      <w:marLeft w:val="0"/>
      <w:marRight w:val="0"/>
      <w:marTop w:val="0"/>
      <w:marBottom w:val="0"/>
      <w:divBdr>
        <w:top w:val="none" w:sz="0" w:space="0" w:color="auto"/>
        <w:left w:val="none" w:sz="0" w:space="0" w:color="auto"/>
        <w:bottom w:val="none" w:sz="0" w:space="0" w:color="auto"/>
        <w:right w:val="none" w:sz="0" w:space="0" w:color="auto"/>
      </w:divBdr>
    </w:div>
    <w:div w:id="1911766967">
      <w:bodyDiv w:val="1"/>
      <w:marLeft w:val="0"/>
      <w:marRight w:val="0"/>
      <w:marTop w:val="0"/>
      <w:marBottom w:val="0"/>
      <w:divBdr>
        <w:top w:val="none" w:sz="0" w:space="0" w:color="auto"/>
        <w:left w:val="none" w:sz="0" w:space="0" w:color="auto"/>
        <w:bottom w:val="none" w:sz="0" w:space="0" w:color="auto"/>
        <w:right w:val="none" w:sz="0" w:space="0" w:color="auto"/>
      </w:divBdr>
    </w:div>
    <w:div w:id="1912037197">
      <w:bodyDiv w:val="1"/>
      <w:marLeft w:val="0"/>
      <w:marRight w:val="0"/>
      <w:marTop w:val="0"/>
      <w:marBottom w:val="0"/>
      <w:divBdr>
        <w:top w:val="none" w:sz="0" w:space="0" w:color="auto"/>
        <w:left w:val="none" w:sz="0" w:space="0" w:color="auto"/>
        <w:bottom w:val="none" w:sz="0" w:space="0" w:color="auto"/>
        <w:right w:val="none" w:sz="0" w:space="0" w:color="auto"/>
      </w:divBdr>
    </w:div>
    <w:div w:id="1913274058">
      <w:bodyDiv w:val="1"/>
      <w:marLeft w:val="0"/>
      <w:marRight w:val="0"/>
      <w:marTop w:val="0"/>
      <w:marBottom w:val="0"/>
      <w:divBdr>
        <w:top w:val="none" w:sz="0" w:space="0" w:color="auto"/>
        <w:left w:val="none" w:sz="0" w:space="0" w:color="auto"/>
        <w:bottom w:val="none" w:sz="0" w:space="0" w:color="auto"/>
        <w:right w:val="none" w:sz="0" w:space="0" w:color="auto"/>
      </w:divBdr>
      <w:divsChild>
        <w:div w:id="72317553">
          <w:marLeft w:val="1166"/>
          <w:marRight w:val="0"/>
          <w:marTop w:val="86"/>
          <w:marBottom w:val="0"/>
          <w:divBdr>
            <w:top w:val="none" w:sz="0" w:space="0" w:color="auto"/>
            <w:left w:val="none" w:sz="0" w:space="0" w:color="auto"/>
            <w:bottom w:val="none" w:sz="0" w:space="0" w:color="auto"/>
            <w:right w:val="none" w:sz="0" w:space="0" w:color="auto"/>
          </w:divBdr>
        </w:div>
        <w:div w:id="461770883">
          <w:marLeft w:val="547"/>
          <w:marRight w:val="0"/>
          <w:marTop w:val="96"/>
          <w:marBottom w:val="0"/>
          <w:divBdr>
            <w:top w:val="none" w:sz="0" w:space="0" w:color="auto"/>
            <w:left w:val="none" w:sz="0" w:space="0" w:color="auto"/>
            <w:bottom w:val="none" w:sz="0" w:space="0" w:color="auto"/>
            <w:right w:val="none" w:sz="0" w:space="0" w:color="auto"/>
          </w:divBdr>
        </w:div>
        <w:div w:id="469637240">
          <w:marLeft w:val="1166"/>
          <w:marRight w:val="0"/>
          <w:marTop w:val="86"/>
          <w:marBottom w:val="0"/>
          <w:divBdr>
            <w:top w:val="none" w:sz="0" w:space="0" w:color="auto"/>
            <w:left w:val="none" w:sz="0" w:space="0" w:color="auto"/>
            <w:bottom w:val="none" w:sz="0" w:space="0" w:color="auto"/>
            <w:right w:val="none" w:sz="0" w:space="0" w:color="auto"/>
          </w:divBdr>
        </w:div>
        <w:div w:id="711542842">
          <w:marLeft w:val="547"/>
          <w:marRight w:val="0"/>
          <w:marTop w:val="96"/>
          <w:marBottom w:val="0"/>
          <w:divBdr>
            <w:top w:val="none" w:sz="0" w:space="0" w:color="auto"/>
            <w:left w:val="none" w:sz="0" w:space="0" w:color="auto"/>
            <w:bottom w:val="none" w:sz="0" w:space="0" w:color="auto"/>
            <w:right w:val="none" w:sz="0" w:space="0" w:color="auto"/>
          </w:divBdr>
        </w:div>
        <w:div w:id="784152447">
          <w:marLeft w:val="1800"/>
          <w:marRight w:val="0"/>
          <w:marTop w:val="67"/>
          <w:marBottom w:val="0"/>
          <w:divBdr>
            <w:top w:val="none" w:sz="0" w:space="0" w:color="auto"/>
            <w:left w:val="none" w:sz="0" w:space="0" w:color="auto"/>
            <w:bottom w:val="none" w:sz="0" w:space="0" w:color="auto"/>
            <w:right w:val="none" w:sz="0" w:space="0" w:color="auto"/>
          </w:divBdr>
        </w:div>
        <w:div w:id="953054619">
          <w:marLeft w:val="1166"/>
          <w:marRight w:val="0"/>
          <w:marTop w:val="86"/>
          <w:marBottom w:val="0"/>
          <w:divBdr>
            <w:top w:val="none" w:sz="0" w:space="0" w:color="auto"/>
            <w:left w:val="none" w:sz="0" w:space="0" w:color="auto"/>
            <w:bottom w:val="none" w:sz="0" w:space="0" w:color="auto"/>
            <w:right w:val="none" w:sz="0" w:space="0" w:color="auto"/>
          </w:divBdr>
        </w:div>
        <w:div w:id="1014914523">
          <w:marLeft w:val="1800"/>
          <w:marRight w:val="0"/>
          <w:marTop w:val="67"/>
          <w:marBottom w:val="0"/>
          <w:divBdr>
            <w:top w:val="none" w:sz="0" w:space="0" w:color="auto"/>
            <w:left w:val="none" w:sz="0" w:space="0" w:color="auto"/>
            <w:bottom w:val="none" w:sz="0" w:space="0" w:color="auto"/>
            <w:right w:val="none" w:sz="0" w:space="0" w:color="auto"/>
          </w:divBdr>
        </w:div>
        <w:div w:id="1112702254">
          <w:marLeft w:val="547"/>
          <w:marRight w:val="0"/>
          <w:marTop w:val="86"/>
          <w:marBottom w:val="0"/>
          <w:divBdr>
            <w:top w:val="none" w:sz="0" w:space="0" w:color="auto"/>
            <w:left w:val="none" w:sz="0" w:space="0" w:color="auto"/>
            <w:bottom w:val="none" w:sz="0" w:space="0" w:color="auto"/>
            <w:right w:val="none" w:sz="0" w:space="0" w:color="auto"/>
          </w:divBdr>
        </w:div>
        <w:div w:id="1247038093">
          <w:marLeft w:val="1166"/>
          <w:marRight w:val="0"/>
          <w:marTop w:val="86"/>
          <w:marBottom w:val="0"/>
          <w:divBdr>
            <w:top w:val="none" w:sz="0" w:space="0" w:color="auto"/>
            <w:left w:val="none" w:sz="0" w:space="0" w:color="auto"/>
            <w:bottom w:val="none" w:sz="0" w:space="0" w:color="auto"/>
            <w:right w:val="none" w:sz="0" w:space="0" w:color="auto"/>
          </w:divBdr>
        </w:div>
        <w:div w:id="1276015745">
          <w:marLeft w:val="1166"/>
          <w:marRight w:val="0"/>
          <w:marTop w:val="86"/>
          <w:marBottom w:val="0"/>
          <w:divBdr>
            <w:top w:val="none" w:sz="0" w:space="0" w:color="auto"/>
            <w:left w:val="none" w:sz="0" w:space="0" w:color="auto"/>
            <w:bottom w:val="none" w:sz="0" w:space="0" w:color="auto"/>
            <w:right w:val="none" w:sz="0" w:space="0" w:color="auto"/>
          </w:divBdr>
        </w:div>
        <w:div w:id="1367869368">
          <w:marLeft w:val="547"/>
          <w:marRight w:val="0"/>
          <w:marTop w:val="86"/>
          <w:marBottom w:val="0"/>
          <w:divBdr>
            <w:top w:val="none" w:sz="0" w:space="0" w:color="auto"/>
            <w:left w:val="none" w:sz="0" w:space="0" w:color="auto"/>
            <w:bottom w:val="none" w:sz="0" w:space="0" w:color="auto"/>
            <w:right w:val="none" w:sz="0" w:space="0" w:color="auto"/>
          </w:divBdr>
        </w:div>
        <w:div w:id="1518736463">
          <w:marLeft w:val="547"/>
          <w:marRight w:val="0"/>
          <w:marTop w:val="96"/>
          <w:marBottom w:val="0"/>
          <w:divBdr>
            <w:top w:val="none" w:sz="0" w:space="0" w:color="auto"/>
            <w:left w:val="none" w:sz="0" w:space="0" w:color="auto"/>
            <w:bottom w:val="none" w:sz="0" w:space="0" w:color="auto"/>
            <w:right w:val="none" w:sz="0" w:space="0" w:color="auto"/>
          </w:divBdr>
        </w:div>
        <w:div w:id="1699355539">
          <w:marLeft w:val="1166"/>
          <w:marRight w:val="0"/>
          <w:marTop w:val="86"/>
          <w:marBottom w:val="0"/>
          <w:divBdr>
            <w:top w:val="none" w:sz="0" w:space="0" w:color="auto"/>
            <w:left w:val="none" w:sz="0" w:space="0" w:color="auto"/>
            <w:bottom w:val="none" w:sz="0" w:space="0" w:color="auto"/>
            <w:right w:val="none" w:sz="0" w:space="0" w:color="auto"/>
          </w:divBdr>
        </w:div>
        <w:div w:id="2080515836">
          <w:marLeft w:val="1166"/>
          <w:marRight w:val="0"/>
          <w:marTop w:val="86"/>
          <w:marBottom w:val="0"/>
          <w:divBdr>
            <w:top w:val="none" w:sz="0" w:space="0" w:color="auto"/>
            <w:left w:val="none" w:sz="0" w:space="0" w:color="auto"/>
            <w:bottom w:val="none" w:sz="0" w:space="0" w:color="auto"/>
            <w:right w:val="none" w:sz="0" w:space="0" w:color="auto"/>
          </w:divBdr>
        </w:div>
      </w:divsChild>
    </w:div>
    <w:div w:id="1913464346">
      <w:bodyDiv w:val="1"/>
      <w:marLeft w:val="0"/>
      <w:marRight w:val="0"/>
      <w:marTop w:val="0"/>
      <w:marBottom w:val="0"/>
      <w:divBdr>
        <w:top w:val="none" w:sz="0" w:space="0" w:color="auto"/>
        <w:left w:val="none" w:sz="0" w:space="0" w:color="auto"/>
        <w:bottom w:val="none" w:sz="0" w:space="0" w:color="auto"/>
        <w:right w:val="none" w:sz="0" w:space="0" w:color="auto"/>
      </w:divBdr>
    </w:div>
    <w:div w:id="1913924233">
      <w:bodyDiv w:val="1"/>
      <w:marLeft w:val="0"/>
      <w:marRight w:val="0"/>
      <w:marTop w:val="0"/>
      <w:marBottom w:val="0"/>
      <w:divBdr>
        <w:top w:val="none" w:sz="0" w:space="0" w:color="auto"/>
        <w:left w:val="none" w:sz="0" w:space="0" w:color="auto"/>
        <w:bottom w:val="none" w:sz="0" w:space="0" w:color="auto"/>
        <w:right w:val="none" w:sz="0" w:space="0" w:color="auto"/>
      </w:divBdr>
    </w:div>
    <w:div w:id="1914000322">
      <w:bodyDiv w:val="1"/>
      <w:marLeft w:val="0"/>
      <w:marRight w:val="0"/>
      <w:marTop w:val="0"/>
      <w:marBottom w:val="0"/>
      <w:divBdr>
        <w:top w:val="none" w:sz="0" w:space="0" w:color="auto"/>
        <w:left w:val="none" w:sz="0" w:space="0" w:color="auto"/>
        <w:bottom w:val="none" w:sz="0" w:space="0" w:color="auto"/>
        <w:right w:val="none" w:sz="0" w:space="0" w:color="auto"/>
      </w:divBdr>
      <w:divsChild>
        <w:div w:id="1480615015">
          <w:marLeft w:val="0"/>
          <w:marRight w:val="0"/>
          <w:marTop w:val="0"/>
          <w:marBottom w:val="0"/>
          <w:divBdr>
            <w:top w:val="none" w:sz="0" w:space="0" w:color="auto"/>
            <w:left w:val="none" w:sz="0" w:space="0" w:color="auto"/>
            <w:bottom w:val="none" w:sz="0" w:space="0" w:color="auto"/>
            <w:right w:val="none" w:sz="0" w:space="0" w:color="auto"/>
          </w:divBdr>
        </w:div>
      </w:divsChild>
    </w:div>
    <w:div w:id="1914579573">
      <w:bodyDiv w:val="1"/>
      <w:marLeft w:val="0"/>
      <w:marRight w:val="0"/>
      <w:marTop w:val="0"/>
      <w:marBottom w:val="0"/>
      <w:divBdr>
        <w:top w:val="none" w:sz="0" w:space="0" w:color="auto"/>
        <w:left w:val="none" w:sz="0" w:space="0" w:color="auto"/>
        <w:bottom w:val="none" w:sz="0" w:space="0" w:color="auto"/>
        <w:right w:val="none" w:sz="0" w:space="0" w:color="auto"/>
      </w:divBdr>
    </w:div>
    <w:div w:id="1915774027">
      <w:bodyDiv w:val="1"/>
      <w:marLeft w:val="0"/>
      <w:marRight w:val="0"/>
      <w:marTop w:val="0"/>
      <w:marBottom w:val="0"/>
      <w:divBdr>
        <w:top w:val="none" w:sz="0" w:space="0" w:color="auto"/>
        <w:left w:val="none" w:sz="0" w:space="0" w:color="auto"/>
        <w:bottom w:val="none" w:sz="0" w:space="0" w:color="auto"/>
        <w:right w:val="none" w:sz="0" w:space="0" w:color="auto"/>
      </w:divBdr>
    </w:div>
    <w:div w:id="1916282814">
      <w:bodyDiv w:val="1"/>
      <w:marLeft w:val="0"/>
      <w:marRight w:val="0"/>
      <w:marTop w:val="0"/>
      <w:marBottom w:val="0"/>
      <w:divBdr>
        <w:top w:val="none" w:sz="0" w:space="0" w:color="auto"/>
        <w:left w:val="none" w:sz="0" w:space="0" w:color="auto"/>
        <w:bottom w:val="none" w:sz="0" w:space="0" w:color="auto"/>
        <w:right w:val="none" w:sz="0" w:space="0" w:color="auto"/>
      </w:divBdr>
    </w:div>
    <w:div w:id="1917206223">
      <w:bodyDiv w:val="1"/>
      <w:marLeft w:val="0"/>
      <w:marRight w:val="0"/>
      <w:marTop w:val="0"/>
      <w:marBottom w:val="0"/>
      <w:divBdr>
        <w:top w:val="none" w:sz="0" w:space="0" w:color="auto"/>
        <w:left w:val="none" w:sz="0" w:space="0" w:color="auto"/>
        <w:bottom w:val="none" w:sz="0" w:space="0" w:color="auto"/>
        <w:right w:val="none" w:sz="0" w:space="0" w:color="auto"/>
      </w:divBdr>
    </w:div>
    <w:div w:id="1917207038">
      <w:bodyDiv w:val="1"/>
      <w:marLeft w:val="0"/>
      <w:marRight w:val="0"/>
      <w:marTop w:val="0"/>
      <w:marBottom w:val="0"/>
      <w:divBdr>
        <w:top w:val="none" w:sz="0" w:space="0" w:color="auto"/>
        <w:left w:val="none" w:sz="0" w:space="0" w:color="auto"/>
        <w:bottom w:val="none" w:sz="0" w:space="0" w:color="auto"/>
        <w:right w:val="none" w:sz="0" w:space="0" w:color="auto"/>
      </w:divBdr>
    </w:div>
    <w:div w:id="1917588239">
      <w:bodyDiv w:val="1"/>
      <w:marLeft w:val="0"/>
      <w:marRight w:val="0"/>
      <w:marTop w:val="0"/>
      <w:marBottom w:val="0"/>
      <w:divBdr>
        <w:top w:val="none" w:sz="0" w:space="0" w:color="auto"/>
        <w:left w:val="none" w:sz="0" w:space="0" w:color="auto"/>
        <w:bottom w:val="none" w:sz="0" w:space="0" w:color="auto"/>
        <w:right w:val="none" w:sz="0" w:space="0" w:color="auto"/>
      </w:divBdr>
      <w:divsChild>
        <w:div w:id="393360796">
          <w:marLeft w:val="547"/>
          <w:marRight w:val="0"/>
          <w:marTop w:val="134"/>
          <w:marBottom w:val="0"/>
          <w:divBdr>
            <w:top w:val="none" w:sz="0" w:space="0" w:color="auto"/>
            <w:left w:val="none" w:sz="0" w:space="0" w:color="auto"/>
            <w:bottom w:val="none" w:sz="0" w:space="0" w:color="auto"/>
            <w:right w:val="none" w:sz="0" w:space="0" w:color="auto"/>
          </w:divBdr>
        </w:div>
        <w:div w:id="1510673952">
          <w:marLeft w:val="547"/>
          <w:marRight w:val="0"/>
          <w:marTop w:val="134"/>
          <w:marBottom w:val="0"/>
          <w:divBdr>
            <w:top w:val="none" w:sz="0" w:space="0" w:color="auto"/>
            <w:left w:val="none" w:sz="0" w:space="0" w:color="auto"/>
            <w:bottom w:val="none" w:sz="0" w:space="0" w:color="auto"/>
            <w:right w:val="none" w:sz="0" w:space="0" w:color="auto"/>
          </w:divBdr>
        </w:div>
      </w:divsChild>
    </w:div>
    <w:div w:id="1917787696">
      <w:bodyDiv w:val="1"/>
      <w:marLeft w:val="0"/>
      <w:marRight w:val="0"/>
      <w:marTop w:val="0"/>
      <w:marBottom w:val="0"/>
      <w:divBdr>
        <w:top w:val="none" w:sz="0" w:space="0" w:color="auto"/>
        <w:left w:val="none" w:sz="0" w:space="0" w:color="auto"/>
        <w:bottom w:val="none" w:sz="0" w:space="0" w:color="auto"/>
        <w:right w:val="none" w:sz="0" w:space="0" w:color="auto"/>
      </w:divBdr>
    </w:div>
    <w:div w:id="1918131377">
      <w:bodyDiv w:val="1"/>
      <w:marLeft w:val="0"/>
      <w:marRight w:val="0"/>
      <w:marTop w:val="0"/>
      <w:marBottom w:val="0"/>
      <w:divBdr>
        <w:top w:val="none" w:sz="0" w:space="0" w:color="auto"/>
        <w:left w:val="none" w:sz="0" w:space="0" w:color="auto"/>
        <w:bottom w:val="none" w:sz="0" w:space="0" w:color="auto"/>
        <w:right w:val="none" w:sz="0" w:space="0" w:color="auto"/>
      </w:divBdr>
    </w:div>
    <w:div w:id="1918245313">
      <w:bodyDiv w:val="1"/>
      <w:marLeft w:val="0"/>
      <w:marRight w:val="0"/>
      <w:marTop w:val="0"/>
      <w:marBottom w:val="0"/>
      <w:divBdr>
        <w:top w:val="none" w:sz="0" w:space="0" w:color="auto"/>
        <w:left w:val="none" w:sz="0" w:space="0" w:color="auto"/>
        <w:bottom w:val="none" w:sz="0" w:space="0" w:color="auto"/>
        <w:right w:val="none" w:sz="0" w:space="0" w:color="auto"/>
      </w:divBdr>
    </w:div>
    <w:div w:id="1919166910">
      <w:bodyDiv w:val="1"/>
      <w:marLeft w:val="0"/>
      <w:marRight w:val="0"/>
      <w:marTop w:val="0"/>
      <w:marBottom w:val="0"/>
      <w:divBdr>
        <w:top w:val="none" w:sz="0" w:space="0" w:color="auto"/>
        <w:left w:val="none" w:sz="0" w:space="0" w:color="auto"/>
        <w:bottom w:val="none" w:sz="0" w:space="0" w:color="auto"/>
        <w:right w:val="none" w:sz="0" w:space="0" w:color="auto"/>
      </w:divBdr>
    </w:div>
    <w:div w:id="1919440400">
      <w:bodyDiv w:val="1"/>
      <w:marLeft w:val="0"/>
      <w:marRight w:val="0"/>
      <w:marTop w:val="0"/>
      <w:marBottom w:val="0"/>
      <w:divBdr>
        <w:top w:val="none" w:sz="0" w:space="0" w:color="auto"/>
        <w:left w:val="none" w:sz="0" w:space="0" w:color="auto"/>
        <w:bottom w:val="none" w:sz="0" w:space="0" w:color="auto"/>
        <w:right w:val="none" w:sz="0" w:space="0" w:color="auto"/>
      </w:divBdr>
    </w:div>
    <w:div w:id="1919974415">
      <w:bodyDiv w:val="1"/>
      <w:marLeft w:val="0"/>
      <w:marRight w:val="0"/>
      <w:marTop w:val="0"/>
      <w:marBottom w:val="0"/>
      <w:divBdr>
        <w:top w:val="none" w:sz="0" w:space="0" w:color="auto"/>
        <w:left w:val="none" w:sz="0" w:space="0" w:color="auto"/>
        <w:bottom w:val="none" w:sz="0" w:space="0" w:color="auto"/>
        <w:right w:val="none" w:sz="0" w:space="0" w:color="auto"/>
      </w:divBdr>
    </w:div>
    <w:div w:id="1922131937">
      <w:bodyDiv w:val="1"/>
      <w:marLeft w:val="0"/>
      <w:marRight w:val="0"/>
      <w:marTop w:val="0"/>
      <w:marBottom w:val="0"/>
      <w:divBdr>
        <w:top w:val="none" w:sz="0" w:space="0" w:color="auto"/>
        <w:left w:val="none" w:sz="0" w:space="0" w:color="auto"/>
        <w:bottom w:val="none" w:sz="0" w:space="0" w:color="auto"/>
        <w:right w:val="none" w:sz="0" w:space="0" w:color="auto"/>
      </w:divBdr>
    </w:div>
    <w:div w:id="1922326951">
      <w:bodyDiv w:val="1"/>
      <w:marLeft w:val="0"/>
      <w:marRight w:val="0"/>
      <w:marTop w:val="0"/>
      <w:marBottom w:val="0"/>
      <w:divBdr>
        <w:top w:val="none" w:sz="0" w:space="0" w:color="auto"/>
        <w:left w:val="none" w:sz="0" w:space="0" w:color="auto"/>
        <w:bottom w:val="none" w:sz="0" w:space="0" w:color="auto"/>
        <w:right w:val="none" w:sz="0" w:space="0" w:color="auto"/>
      </w:divBdr>
      <w:divsChild>
        <w:div w:id="83307451">
          <w:marLeft w:val="547"/>
          <w:marRight w:val="0"/>
          <w:marTop w:val="154"/>
          <w:marBottom w:val="0"/>
          <w:divBdr>
            <w:top w:val="none" w:sz="0" w:space="0" w:color="auto"/>
            <w:left w:val="none" w:sz="0" w:space="0" w:color="auto"/>
            <w:bottom w:val="none" w:sz="0" w:space="0" w:color="auto"/>
            <w:right w:val="none" w:sz="0" w:space="0" w:color="auto"/>
          </w:divBdr>
        </w:div>
        <w:div w:id="1815176132">
          <w:marLeft w:val="547"/>
          <w:marRight w:val="0"/>
          <w:marTop w:val="154"/>
          <w:marBottom w:val="0"/>
          <w:divBdr>
            <w:top w:val="none" w:sz="0" w:space="0" w:color="auto"/>
            <w:left w:val="none" w:sz="0" w:space="0" w:color="auto"/>
            <w:bottom w:val="none" w:sz="0" w:space="0" w:color="auto"/>
            <w:right w:val="none" w:sz="0" w:space="0" w:color="auto"/>
          </w:divBdr>
        </w:div>
      </w:divsChild>
    </w:div>
    <w:div w:id="1922567759">
      <w:bodyDiv w:val="1"/>
      <w:marLeft w:val="0"/>
      <w:marRight w:val="0"/>
      <w:marTop w:val="0"/>
      <w:marBottom w:val="0"/>
      <w:divBdr>
        <w:top w:val="none" w:sz="0" w:space="0" w:color="auto"/>
        <w:left w:val="none" w:sz="0" w:space="0" w:color="auto"/>
        <w:bottom w:val="none" w:sz="0" w:space="0" w:color="auto"/>
        <w:right w:val="none" w:sz="0" w:space="0" w:color="auto"/>
      </w:divBdr>
      <w:divsChild>
        <w:div w:id="941491593">
          <w:marLeft w:val="547"/>
          <w:marRight w:val="0"/>
          <w:marTop w:val="115"/>
          <w:marBottom w:val="120"/>
          <w:divBdr>
            <w:top w:val="none" w:sz="0" w:space="0" w:color="auto"/>
            <w:left w:val="none" w:sz="0" w:space="0" w:color="auto"/>
            <w:bottom w:val="none" w:sz="0" w:space="0" w:color="auto"/>
            <w:right w:val="none" w:sz="0" w:space="0" w:color="auto"/>
          </w:divBdr>
        </w:div>
        <w:div w:id="1525706152">
          <w:marLeft w:val="1166"/>
          <w:marRight w:val="0"/>
          <w:marTop w:val="96"/>
          <w:marBottom w:val="120"/>
          <w:divBdr>
            <w:top w:val="none" w:sz="0" w:space="0" w:color="auto"/>
            <w:left w:val="none" w:sz="0" w:space="0" w:color="auto"/>
            <w:bottom w:val="none" w:sz="0" w:space="0" w:color="auto"/>
            <w:right w:val="none" w:sz="0" w:space="0" w:color="auto"/>
          </w:divBdr>
        </w:div>
      </w:divsChild>
    </w:div>
    <w:div w:id="1922714334">
      <w:bodyDiv w:val="1"/>
      <w:marLeft w:val="0"/>
      <w:marRight w:val="0"/>
      <w:marTop w:val="0"/>
      <w:marBottom w:val="0"/>
      <w:divBdr>
        <w:top w:val="none" w:sz="0" w:space="0" w:color="auto"/>
        <w:left w:val="none" w:sz="0" w:space="0" w:color="auto"/>
        <w:bottom w:val="none" w:sz="0" w:space="0" w:color="auto"/>
        <w:right w:val="none" w:sz="0" w:space="0" w:color="auto"/>
      </w:divBdr>
    </w:div>
    <w:div w:id="1922829851">
      <w:bodyDiv w:val="1"/>
      <w:marLeft w:val="0"/>
      <w:marRight w:val="0"/>
      <w:marTop w:val="0"/>
      <w:marBottom w:val="0"/>
      <w:divBdr>
        <w:top w:val="none" w:sz="0" w:space="0" w:color="auto"/>
        <w:left w:val="none" w:sz="0" w:space="0" w:color="auto"/>
        <w:bottom w:val="none" w:sz="0" w:space="0" w:color="auto"/>
        <w:right w:val="none" w:sz="0" w:space="0" w:color="auto"/>
      </w:divBdr>
    </w:div>
    <w:div w:id="1923950081">
      <w:bodyDiv w:val="1"/>
      <w:marLeft w:val="0"/>
      <w:marRight w:val="0"/>
      <w:marTop w:val="0"/>
      <w:marBottom w:val="0"/>
      <w:divBdr>
        <w:top w:val="none" w:sz="0" w:space="0" w:color="auto"/>
        <w:left w:val="none" w:sz="0" w:space="0" w:color="auto"/>
        <w:bottom w:val="none" w:sz="0" w:space="0" w:color="auto"/>
        <w:right w:val="none" w:sz="0" w:space="0" w:color="auto"/>
      </w:divBdr>
    </w:div>
    <w:div w:id="1925020471">
      <w:bodyDiv w:val="1"/>
      <w:marLeft w:val="0"/>
      <w:marRight w:val="0"/>
      <w:marTop w:val="0"/>
      <w:marBottom w:val="0"/>
      <w:divBdr>
        <w:top w:val="none" w:sz="0" w:space="0" w:color="auto"/>
        <w:left w:val="none" w:sz="0" w:space="0" w:color="auto"/>
        <w:bottom w:val="none" w:sz="0" w:space="0" w:color="auto"/>
        <w:right w:val="none" w:sz="0" w:space="0" w:color="auto"/>
      </w:divBdr>
    </w:div>
    <w:div w:id="1925411885">
      <w:bodyDiv w:val="1"/>
      <w:marLeft w:val="0"/>
      <w:marRight w:val="0"/>
      <w:marTop w:val="0"/>
      <w:marBottom w:val="0"/>
      <w:divBdr>
        <w:top w:val="none" w:sz="0" w:space="0" w:color="auto"/>
        <w:left w:val="none" w:sz="0" w:space="0" w:color="auto"/>
        <w:bottom w:val="none" w:sz="0" w:space="0" w:color="auto"/>
        <w:right w:val="none" w:sz="0" w:space="0" w:color="auto"/>
      </w:divBdr>
    </w:div>
    <w:div w:id="1925527307">
      <w:bodyDiv w:val="1"/>
      <w:marLeft w:val="0"/>
      <w:marRight w:val="0"/>
      <w:marTop w:val="0"/>
      <w:marBottom w:val="0"/>
      <w:divBdr>
        <w:top w:val="none" w:sz="0" w:space="0" w:color="auto"/>
        <w:left w:val="none" w:sz="0" w:space="0" w:color="auto"/>
        <w:bottom w:val="none" w:sz="0" w:space="0" w:color="auto"/>
        <w:right w:val="none" w:sz="0" w:space="0" w:color="auto"/>
      </w:divBdr>
    </w:div>
    <w:div w:id="1926650651">
      <w:bodyDiv w:val="1"/>
      <w:marLeft w:val="0"/>
      <w:marRight w:val="0"/>
      <w:marTop w:val="0"/>
      <w:marBottom w:val="0"/>
      <w:divBdr>
        <w:top w:val="none" w:sz="0" w:space="0" w:color="auto"/>
        <w:left w:val="none" w:sz="0" w:space="0" w:color="auto"/>
        <w:bottom w:val="none" w:sz="0" w:space="0" w:color="auto"/>
        <w:right w:val="none" w:sz="0" w:space="0" w:color="auto"/>
      </w:divBdr>
    </w:div>
    <w:div w:id="1926765790">
      <w:bodyDiv w:val="1"/>
      <w:marLeft w:val="0"/>
      <w:marRight w:val="0"/>
      <w:marTop w:val="0"/>
      <w:marBottom w:val="0"/>
      <w:divBdr>
        <w:top w:val="none" w:sz="0" w:space="0" w:color="auto"/>
        <w:left w:val="none" w:sz="0" w:space="0" w:color="auto"/>
        <w:bottom w:val="none" w:sz="0" w:space="0" w:color="auto"/>
        <w:right w:val="none" w:sz="0" w:space="0" w:color="auto"/>
      </w:divBdr>
    </w:div>
    <w:div w:id="1926986564">
      <w:bodyDiv w:val="1"/>
      <w:marLeft w:val="0"/>
      <w:marRight w:val="0"/>
      <w:marTop w:val="0"/>
      <w:marBottom w:val="0"/>
      <w:divBdr>
        <w:top w:val="none" w:sz="0" w:space="0" w:color="auto"/>
        <w:left w:val="none" w:sz="0" w:space="0" w:color="auto"/>
        <w:bottom w:val="none" w:sz="0" w:space="0" w:color="auto"/>
        <w:right w:val="none" w:sz="0" w:space="0" w:color="auto"/>
      </w:divBdr>
    </w:div>
    <w:div w:id="1927810265">
      <w:bodyDiv w:val="1"/>
      <w:marLeft w:val="0"/>
      <w:marRight w:val="0"/>
      <w:marTop w:val="0"/>
      <w:marBottom w:val="0"/>
      <w:divBdr>
        <w:top w:val="none" w:sz="0" w:space="0" w:color="auto"/>
        <w:left w:val="none" w:sz="0" w:space="0" w:color="auto"/>
        <w:bottom w:val="none" w:sz="0" w:space="0" w:color="auto"/>
        <w:right w:val="none" w:sz="0" w:space="0" w:color="auto"/>
      </w:divBdr>
    </w:div>
    <w:div w:id="1927884792">
      <w:bodyDiv w:val="1"/>
      <w:marLeft w:val="0"/>
      <w:marRight w:val="0"/>
      <w:marTop w:val="0"/>
      <w:marBottom w:val="0"/>
      <w:divBdr>
        <w:top w:val="none" w:sz="0" w:space="0" w:color="auto"/>
        <w:left w:val="none" w:sz="0" w:space="0" w:color="auto"/>
        <w:bottom w:val="none" w:sz="0" w:space="0" w:color="auto"/>
        <w:right w:val="none" w:sz="0" w:space="0" w:color="auto"/>
      </w:divBdr>
      <w:divsChild>
        <w:div w:id="1460612275">
          <w:marLeft w:val="547"/>
          <w:marRight w:val="0"/>
          <w:marTop w:val="154"/>
          <w:marBottom w:val="0"/>
          <w:divBdr>
            <w:top w:val="none" w:sz="0" w:space="0" w:color="auto"/>
            <w:left w:val="none" w:sz="0" w:space="0" w:color="auto"/>
            <w:bottom w:val="none" w:sz="0" w:space="0" w:color="auto"/>
            <w:right w:val="none" w:sz="0" w:space="0" w:color="auto"/>
          </w:divBdr>
        </w:div>
        <w:div w:id="1578050782">
          <w:marLeft w:val="547"/>
          <w:marRight w:val="0"/>
          <w:marTop w:val="154"/>
          <w:marBottom w:val="0"/>
          <w:divBdr>
            <w:top w:val="none" w:sz="0" w:space="0" w:color="auto"/>
            <w:left w:val="none" w:sz="0" w:space="0" w:color="auto"/>
            <w:bottom w:val="none" w:sz="0" w:space="0" w:color="auto"/>
            <w:right w:val="none" w:sz="0" w:space="0" w:color="auto"/>
          </w:divBdr>
        </w:div>
      </w:divsChild>
    </w:div>
    <w:div w:id="1928223095">
      <w:bodyDiv w:val="1"/>
      <w:marLeft w:val="0"/>
      <w:marRight w:val="0"/>
      <w:marTop w:val="0"/>
      <w:marBottom w:val="0"/>
      <w:divBdr>
        <w:top w:val="none" w:sz="0" w:space="0" w:color="auto"/>
        <w:left w:val="none" w:sz="0" w:space="0" w:color="auto"/>
        <w:bottom w:val="none" w:sz="0" w:space="0" w:color="auto"/>
        <w:right w:val="none" w:sz="0" w:space="0" w:color="auto"/>
      </w:divBdr>
    </w:div>
    <w:div w:id="1928344295">
      <w:bodyDiv w:val="1"/>
      <w:marLeft w:val="0"/>
      <w:marRight w:val="0"/>
      <w:marTop w:val="0"/>
      <w:marBottom w:val="0"/>
      <w:divBdr>
        <w:top w:val="none" w:sz="0" w:space="0" w:color="auto"/>
        <w:left w:val="none" w:sz="0" w:space="0" w:color="auto"/>
        <w:bottom w:val="none" w:sz="0" w:space="0" w:color="auto"/>
        <w:right w:val="none" w:sz="0" w:space="0" w:color="auto"/>
      </w:divBdr>
      <w:divsChild>
        <w:div w:id="410389054">
          <w:marLeft w:val="1166"/>
          <w:marRight w:val="0"/>
          <w:marTop w:val="134"/>
          <w:marBottom w:val="0"/>
          <w:divBdr>
            <w:top w:val="none" w:sz="0" w:space="0" w:color="auto"/>
            <w:left w:val="none" w:sz="0" w:space="0" w:color="auto"/>
            <w:bottom w:val="none" w:sz="0" w:space="0" w:color="auto"/>
            <w:right w:val="none" w:sz="0" w:space="0" w:color="auto"/>
          </w:divBdr>
        </w:div>
        <w:div w:id="1637681181">
          <w:marLeft w:val="547"/>
          <w:marRight w:val="0"/>
          <w:marTop w:val="154"/>
          <w:marBottom w:val="0"/>
          <w:divBdr>
            <w:top w:val="none" w:sz="0" w:space="0" w:color="auto"/>
            <w:left w:val="none" w:sz="0" w:space="0" w:color="auto"/>
            <w:bottom w:val="none" w:sz="0" w:space="0" w:color="auto"/>
            <w:right w:val="none" w:sz="0" w:space="0" w:color="auto"/>
          </w:divBdr>
        </w:div>
        <w:div w:id="1681464468">
          <w:marLeft w:val="1166"/>
          <w:marRight w:val="0"/>
          <w:marTop w:val="134"/>
          <w:marBottom w:val="0"/>
          <w:divBdr>
            <w:top w:val="none" w:sz="0" w:space="0" w:color="auto"/>
            <w:left w:val="none" w:sz="0" w:space="0" w:color="auto"/>
            <w:bottom w:val="none" w:sz="0" w:space="0" w:color="auto"/>
            <w:right w:val="none" w:sz="0" w:space="0" w:color="auto"/>
          </w:divBdr>
        </w:div>
      </w:divsChild>
    </w:div>
    <w:div w:id="1929077092">
      <w:bodyDiv w:val="1"/>
      <w:marLeft w:val="0"/>
      <w:marRight w:val="0"/>
      <w:marTop w:val="0"/>
      <w:marBottom w:val="0"/>
      <w:divBdr>
        <w:top w:val="none" w:sz="0" w:space="0" w:color="auto"/>
        <w:left w:val="none" w:sz="0" w:space="0" w:color="auto"/>
        <w:bottom w:val="none" w:sz="0" w:space="0" w:color="auto"/>
        <w:right w:val="none" w:sz="0" w:space="0" w:color="auto"/>
      </w:divBdr>
    </w:div>
    <w:div w:id="1929148075">
      <w:bodyDiv w:val="1"/>
      <w:marLeft w:val="0"/>
      <w:marRight w:val="0"/>
      <w:marTop w:val="0"/>
      <w:marBottom w:val="0"/>
      <w:divBdr>
        <w:top w:val="none" w:sz="0" w:space="0" w:color="auto"/>
        <w:left w:val="none" w:sz="0" w:space="0" w:color="auto"/>
        <w:bottom w:val="none" w:sz="0" w:space="0" w:color="auto"/>
        <w:right w:val="none" w:sz="0" w:space="0" w:color="auto"/>
      </w:divBdr>
    </w:div>
    <w:div w:id="1929346152">
      <w:bodyDiv w:val="1"/>
      <w:marLeft w:val="0"/>
      <w:marRight w:val="0"/>
      <w:marTop w:val="0"/>
      <w:marBottom w:val="0"/>
      <w:divBdr>
        <w:top w:val="none" w:sz="0" w:space="0" w:color="auto"/>
        <w:left w:val="none" w:sz="0" w:space="0" w:color="auto"/>
        <w:bottom w:val="none" w:sz="0" w:space="0" w:color="auto"/>
        <w:right w:val="none" w:sz="0" w:space="0" w:color="auto"/>
      </w:divBdr>
    </w:div>
    <w:div w:id="1929657880">
      <w:bodyDiv w:val="1"/>
      <w:marLeft w:val="0"/>
      <w:marRight w:val="0"/>
      <w:marTop w:val="0"/>
      <w:marBottom w:val="0"/>
      <w:divBdr>
        <w:top w:val="none" w:sz="0" w:space="0" w:color="auto"/>
        <w:left w:val="none" w:sz="0" w:space="0" w:color="auto"/>
        <w:bottom w:val="none" w:sz="0" w:space="0" w:color="auto"/>
        <w:right w:val="none" w:sz="0" w:space="0" w:color="auto"/>
      </w:divBdr>
    </w:div>
    <w:div w:id="1930263259">
      <w:bodyDiv w:val="1"/>
      <w:marLeft w:val="0"/>
      <w:marRight w:val="0"/>
      <w:marTop w:val="0"/>
      <w:marBottom w:val="0"/>
      <w:divBdr>
        <w:top w:val="none" w:sz="0" w:space="0" w:color="auto"/>
        <w:left w:val="none" w:sz="0" w:space="0" w:color="auto"/>
        <w:bottom w:val="none" w:sz="0" w:space="0" w:color="auto"/>
        <w:right w:val="none" w:sz="0" w:space="0" w:color="auto"/>
      </w:divBdr>
      <w:divsChild>
        <w:div w:id="703360317">
          <w:marLeft w:val="547"/>
          <w:marRight w:val="0"/>
          <w:marTop w:val="240"/>
          <w:marBottom w:val="0"/>
          <w:divBdr>
            <w:top w:val="none" w:sz="0" w:space="0" w:color="auto"/>
            <w:left w:val="none" w:sz="0" w:space="0" w:color="auto"/>
            <w:bottom w:val="none" w:sz="0" w:space="0" w:color="auto"/>
            <w:right w:val="none" w:sz="0" w:space="0" w:color="auto"/>
          </w:divBdr>
        </w:div>
      </w:divsChild>
    </w:div>
    <w:div w:id="1930498949">
      <w:bodyDiv w:val="1"/>
      <w:marLeft w:val="0"/>
      <w:marRight w:val="0"/>
      <w:marTop w:val="0"/>
      <w:marBottom w:val="0"/>
      <w:divBdr>
        <w:top w:val="none" w:sz="0" w:space="0" w:color="auto"/>
        <w:left w:val="none" w:sz="0" w:space="0" w:color="auto"/>
        <w:bottom w:val="none" w:sz="0" w:space="0" w:color="auto"/>
        <w:right w:val="none" w:sz="0" w:space="0" w:color="auto"/>
      </w:divBdr>
      <w:divsChild>
        <w:div w:id="151140667">
          <w:marLeft w:val="547"/>
          <w:marRight w:val="0"/>
          <w:marTop w:val="134"/>
          <w:marBottom w:val="0"/>
          <w:divBdr>
            <w:top w:val="none" w:sz="0" w:space="0" w:color="auto"/>
            <w:left w:val="none" w:sz="0" w:space="0" w:color="auto"/>
            <w:bottom w:val="none" w:sz="0" w:space="0" w:color="auto"/>
            <w:right w:val="none" w:sz="0" w:space="0" w:color="auto"/>
          </w:divBdr>
        </w:div>
        <w:div w:id="211503819">
          <w:marLeft w:val="547"/>
          <w:marRight w:val="0"/>
          <w:marTop w:val="134"/>
          <w:marBottom w:val="0"/>
          <w:divBdr>
            <w:top w:val="none" w:sz="0" w:space="0" w:color="auto"/>
            <w:left w:val="none" w:sz="0" w:space="0" w:color="auto"/>
            <w:bottom w:val="none" w:sz="0" w:space="0" w:color="auto"/>
            <w:right w:val="none" w:sz="0" w:space="0" w:color="auto"/>
          </w:divBdr>
        </w:div>
        <w:div w:id="870922337">
          <w:marLeft w:val="1166"/>
          <w:marRight w:val="0"/>
          <w:marTop w:val="115"/>
          <w:marBottom w:val="0"/>
          <w:divBdr>
            <w:top w:val="none" w:sz="0" w:space="0" w:color="auto"/>
            <w:left w:val="none" w:sz="0" w:space="0" w:color="auto"/>
            <w:bottom w:val="none" w:sz="0" w:space="0" w:color="auto"/>
            <w:right w:val="none" w:sz="0" w:space="0" w:color="auto"/>
          </w:divBdr>
        </w:div>
        <w:div w:id="884948188">
          <w:marLeft w:val="547"/>
          <w:marRight w:val="0"/>
          <w:marTop w:val="134"/>
          <w:marBottom w:val="0"/>
          <w:divBdr>
            <w:top w:val="none" w:sz="0" w:space="0" w:color="auto"/>
            <w:left w:val="none" w:sz="0" w:space="0" w:color="auto"/>
            <w:bottom w:val="none" w:sz="0" w:space="0" w:color="auto"/>
            <w:right w:val="none" w:sz="0" w:space="0" w:color="auto"/>
          </w:divBdr>
        </w:div>
        <w:div w:id="1166630541">
          <w:marLeft w:val="1166"/>
          <w:marRight w:val="0"/>
          <w:marTop w:val="96"/>
          <w:marBottom w:val="0"/>
          <w:divBdr>
            <w:top w:val="none" w:sz="0" w:space="0" w:color="auto"/>
            <w:left w:val="none" w:sz="0" w:space="0" w:color="auto"/>
            <w:bottom w:val="none" w:sz="0" w:space="0" w:color="auto"/>
            <w:right w:val="none" w:sz="0" w:space="0" w:color="auto"/>
          </w:divBdr>
        </w:div>
        <w:div w:id="1795831044">
          <w:marLeft w:val="547"/>
          <w:marRight w:val="0"/>
          <w:marTop w:val="134"/>
          <w:marBottom w:val="0"/>
          <w:divBdr>
            <w:top w:val="none" w:sz="0" w:space="0" w:color="auto"/>
            <w:left w:val="none" w:sz="0" w:space="0" w:color="auto"/>
            <w:bottom w:val="none" w:sz="0" w:space="0" w:color="auto"/>
            <w:right w:val="none" w:sz="0" w:space="0" w:color="auto"/>
          </w:divBdr>
        </w:div>
      </w:divsChild>
    </w:div>
    <w:div w:id="1930655078">
      <w:bodyDiv w:val="1"/>
      <w:marLeft w:val="0"/>
      <w:marRight w:val="0"/>
      <w:marTop w:val="0"/>
      <w:marBottom w:val="0"/>
      <w:divBdr>
        <w:top w:val="none" w:sz="0" w:space="0" w:color="auto"/>
        <w:left w:val="none" w:sz="0" w:space="0" w:color="auto"/>
        <w:bottom w:val="none" w:sz="0" w:space="0" w:color="auto"/>
        <w:right w:val="none" w:sz="0" w:space="0" w:color="auto"/>
      </w:divBdr>
    </w:div>
    <w:div w:id="1930962963">
      <w:bodyDiv w:val="1"/>
      <w:marLeft w:val="0"/>
      <w:marRight w:val="0"/>
      <w:marTop w:val="0"/>
      <w:marBottom w:val="0"/>
      <w:divBdr>
        <w:top w:val="none" w:sz="0" w:space="0" w:color="auto"/>
        <w:left w:val="none" w:sz="0" w:space="0" w:color="auto"/>
        <w:bottom w:val="none" w:sz="0" w:space="0" w:color="auto"/>
        <w:right w:val="none" w:sz="0" w:space="0" w:color="auto"/>
      </w:divBdr>
    </w:div>
    <w:div w:id="1932081809">
      <w:bodyDiv w:val="1"/>
      <w:marLeft w:val="0"/>
      <w:marRight w:val="0"/>
      <w:marTop w:val="0"/>
      <w:marBottom w:val="0"/>
      <w:divBdr>
        <w:top w:val="none" w:sz="0" w:space="0" w:color="auto"/>
        <w:left w:val="none" w:sz="0" w:space="0" w:color="auto"/>
        <w:bottom w:val="none" w:sz="0" w:space="0" w:color="auto"/>
        <w:right w:val="none" w:sz="0" w:space="0" w:color="auto"/>
      </w:divBdr>
    </w:div>
    <w:div w:id="1933080828">
      <w:bodyDiv w:val="1"/>
      <w:marLeft w:val="0"/>
      <w:marRight w:val="0"/>
      <w:marTop w:val="0"/>
      <w:marBottom w:val="0"/>
      <w:divBdr>
        <w:top w:val="none" w:sz="0" w:space="0" w:color="auto"/>
        <w:left w:val="none" w:sz="0" w:space="0" w:color="auto"/>
        <w:bottom w:val="none" w:sz="0" w:space="0" w:color="auto"/>
        <w:right w:val="none" w:sz="0" w:space="0" w:color="auto"/>
      </w:divBdr>
    </w:div>
    <w:div w:id="1934243043">
      <w:bodyDiv w:val="1"/>
      <w:marLeft w:val="0"/>
      <w:marRight w:val="0"/>
      <w:marTop w:val="0"/>
      <w:marBottom w:val="0"/>
      <w:divBdr>
        <w:top w:val="none" w:sz="0" w:space="0" w:color="auto"/>
        <w:left w:val="none" w:sz="0" w:space="0" w:color="auto"/>
        <w:bottom w:val="none" w:sz="0" w:space="0" w:color="auto"/>
        <w:right w:val="none" w:sz="0" w:space="0" w:color="auto"/>
      </w:divBdr>
      <w:divsChild>
        <w:div w:id="1776242042">
          <w:marLeft w:val="547"/>
          <w:marRight w:val="0"/>
          <w:marTop w:val="115"/>
          <w:marBottom w:val="0"/>
          <w:divBdr>
            <w:top w:val="none" w:sz="0" w:space="0" w:color="auto"/>
            <w:left w:val="none" w:sz="0" w:space="0" w:color="auto"/>
            <w:bottom w:val="none" w:sz="0" w:space="0" w:color="auto"/>
            <w:right w:val="none" w:sz="0" w:space="0" w:color="auto"/>
          </w:divBdr>
        </w:div>
      </w:divsChild>
    </w:div>
    <w:div w:id="1934389115">
      <w:bodyDiv w:val="1"/>
      <w:marLeft w:val="0"/>
      <w:marRight w:val="0"/>
      <w:marTop w:val="0"/>
      <w:marBottom w:val="0"/>
      <w:divBdr>
        <w:top w:val="none" w:sz="0" w:space="0" w:color="auto"/>
        <w:left w:val="none" w:sz="0" w:space="0" w:color="auto"/>
        <w:bottom w:val="none" w:sz="0" w:space="0" w:color="auto"/>
        <w:right w:val="none" w:sz="0" w:space="0" w:color="auto"/>
      </w:divBdr>
      <w:divsChild>
        <w:div w:id="79299304">
          <w:marLeft w:val="2707"/>
          <w:marRight w:val="0"/>
          <w:marTop w:val="77"/>
          <w:marBottom w:val="0"/>
          <w:divBdr>
            <w:top w:val="none" w:sz="0" w:space="0" w:color="auto"/>
            <w:left w:val="none" w:sz="0" w:space="0" w:color="auto"/>
            <w:bottom w:val="none" w:sz="0" w:space="0" w:color="auto"/>
            <w:right w:val="none" w:sz="0" w:space="0" w:color="auto"/>
          </w:divBdr>
        </w:div>
        <w:div w:id="121268694">
          <w:marLeft w:val="3427"/>
          <w:marRight w:val="0"/>
          <w:marTop w:val="58"/>
          <w:marBottom w:val="0"/>
          <w:divBdr>
            <w:top w:val="none" w:sz="0" w:space="0" w:color="auto"/>
            <w:left w:val="none" w:sz="0" w:space="0" w:color="auto"/>
            <w:bottom w:val="none" w:sz="0" w:space="0" w:color="auto"/>
            <w:right w:val="none" w:sz="0" w:space="0" w:color="auto"/>
          </w:divBdr>
        </w:div>
        <w:div w:id="265115867">
          <w:marLeft w:val="1987"/>
          <w:marRight w:val="0"/>
          <w:marTop w:val="77"/>
          <w:marBottom w:val="0"/>
          <w:divBdr>
            <w:top w:val="none" w:sz="0" w:space="0" w:color="auto"/>
            <w:left w:val="none" w:sz="0" w:space="0" w:color="auto"/>
            <w:bottom w:val="none" w:sz="0" w:space="0" w:color="auto"/>
            <w:right w:val="none" w:sz="0" w:space="0" w:color="auto"/>
          </w:divBdr>
        </w:div>
        <w:div w:id="418867602">
          <w:marLeft w:val="3427"/>
          <w:marRight w:val="0"/>
          <w:marTop w:val="58"/>
          <w:marBottom w:val="0"/>
          <w:divBdr>
            <w:top w:val="none" w:sz="0" w:space="0" w:color="auto"/>
            <w:left w:val="none" w:sz="0" w:space="0" w:color="auto"/>
            <w:bottom w:val="none" w:sz="0" w:space="0" w:color="auto"/>
            <w:right w:val="none" w:sz="0" w:space="0" w:color="auto"/>
          </w:divBdr>
        </w:div>
        <w:div w:id="619997876">
          <w:marLeft w:val="547"/>
          <w:marRight w:val="0"/>
          <w:marTop w:val="86"/>
          <w:marBottom w:val="0"/>
          <w:divBdr>
            <w:top w:val="none" w:sz="0" w:space="0" w:color="auto"/>
            <w:left w:val="none" w:sz="0" w:space="0" w:color="auto"/>
            <w:bottom w:val="none" w:sz="0" w:space="0" w:color="auto"/>
            <w:right w:val="none" w:sz="0" w:space="0" w:color="auto"/>
          </w:divBdr>
        </w:div>
        <w:div w:id="643697921">
          <w:marLeft w:val="3427"/>
          <w:marRight w:val="0"/>
          <w:marTop w:val="58"/>
          <w:marBottom w:val="0"/>
          <w:divBdr>
            <w:top w:val="none" w:sz="0" w:space="0" w:color="auto"/>
            <w:left w:val="none" w:sz="0" w:space="0" w:color="auto"/>
            <w:bottom w:val="none" w:sz="0" w:space="0" w:color="auto"/>
            <w:right w:val="none" w:sz="0" w:space="0" w:color="auto"/>
          </w:divBdr>
        </w:div>
        <w:div w:id="1204440694">
          <w:marLeft w:val="3427"/>
          <w:marRight w:val="0"/>
          <w:marTop w:val="58"/>
          <w:marBottom w:val="0"/>
          <w:divBdr>
            <w:top w:val="none" w:sz="0" w:space="0" w:color="auto"/>
            <w:left w:val="none" w:sz="0" w:space="0" w:color="auto"/>
            <w:bottom w:val="none" w:sz="0" w:space="0" w:color="auto"/>
            <w:right w:val="none" w:sz="0" w:space="0" w:color="auto"/>
          </w:divBdr>
        </w:div>
        <w:div w:id="1309169257">
          <w:marLeft w:val="1987"/>
          <w:marRight w:val="0"/>
          <w:marTop w:val="77"/>
          <w:marBottom w:val="0"/>
          <w:divBdr>
            <w:top w:val="none" w:sz="0" w:space="0" w:color="auto"/>
            <w:left w:val="none" w:sz="0" w:space="0" w:color="auto"/>
            <w:bottom w:val="none" w:sz="0" w:space="0" w:color="auto"/>
            <w:right w:val="none" w:sz="0" w:space="0" w:color="auto"/>
          </w:divBdr>
        </w:div>
        <w:div w:id="1510170728">
          <w:marLeft w:val="2707"/>
          <w:marRight w:val="0"/>
          <w:marTop w:val="77"/>
          <w:marBottom w:val="0"/>
          <w:divBdr>
            <w:top w:val="none" w:sz="0" w:space="0" w:color="auto"/>
            <w:left w:val="none" w:sz="0" w:space="0" w:color="auto"/>
            <w:bottom w:val="none" w:sz="0" w:space="0" w:color="auto"/>
            <w:right w:val="none" w:sz="0" w:space="0" w:color="auto"/>
          </w:divBdr>
        </w:div>
        <w:div w:id="1610816377">
          <w:marLeft w:val="1987"/>
          <w:marRight w:val="0"/>
          <w:marTop w:val="77"/>
          <w:marBottom w:val="0"/>
          <w:divBdr>
            <w:top w:val="none" w:sz="0" w:space="0" w:color="auto"/>
            <w:left w:val="none" w:sz="0" w:space="0" w:color="auto"/>
            <w:bottom w:val="none" w:sz="0" w:space="0" w:color="auto"/>
            <w:right w:val="none" w:sz="0" w:space="0" w:color="auto"/>
          </w:divBdr>
        </w:div>
        <w:div w:id="1611473425">
          <w:marLeft w:val="2707"/>
          <w:marRight w:val="0"/>
          <w:marTop w:val="77"/>
          <w:marBottom w:val="0"/>
          <w:divBdr>
            <w:top w:val="none" w:sz="0" w:space="0" w:color="auto"/>
            <w:left w:val="none" w:sz="0" w:space="0" w:color="auto"/>
            <w:bottom w:val="none" w:sz="0" w:space="0" w:color="auto"/>
            <w:right w:val="none" w:sz="0" w:space="0" w:color="auto"/>
          </w:divBdr>
        </w:div>
        <w:div w:id="1777359398">
          <w:marLeft w:val="2707"/>
          <w:marRight w:val="0"/>
          <w:marTop w:val="77"/>
          <w:marBottom w:val="0"/>
          <w:divBdr>
            <w:top w:val="none" w:sz="0" w:space="0" w:color="auto"/>
            <w:left w:val="none" w:sz="0" w:space="0" w:color="auto"/>
            <w:bottom w:val="none" w:sz="0" w:space="0" w:color="auto"/>
            <w:right w:val="none" w:sz="0" w:space="0" w:color="auto"/>
          </w:divBdr>
        </w:div>
        <w:div w:id="1939870893">
          <w:marLeft w:val="1166"/>
          <w:marRight w:val="0"/>
          <w:marTop w:val="77"/>
          <w:marBottom w:val="0"/>
          <w:divBdr>
            <w:top w:val="none" w:sz="0" w:space="0" w:color="auto"/>
            <w:left w:val="none" w:sz="0" w:space="0" w:color="auto"/>
            <w:bottom w:val="none" w:sz="0" w:space="0" w:color="auto"/>
            <w:right w:val="none" w:sz="0" w:space="0" w:color="auto"/>
          </w:divBdr>
        </w:div>
      </w:divsChild>
    </w:div>
    <w:div w:id="1936329524">
      <w:bodyDiv w:val="1"/>
      <w:marLeft w:val="0"/>
      <w:marRight w:val="0"/>
      <w:marTop w:val="0"/>
      <w:marBottom w:val="0"/>
      <w:divBdr>
        <w:top w:val="none" w:sz="0" w:space="0" w:color="auto"/>
        <w:left w:val="none" w:sz="0" w:space="0" w:color="auto"/>
        <w:bottom w:val="none" w:sz="0" w:space="0" w:color="auto"/>
        <w:right w:val="none" w:sz="0" w:space="0" w:color="auto"/>
      </w:divBdr>
      <w:divsChild>
        <w:div w:id="857504865">
          <w:marLeft w:val="2520"/>
          <w:marRight w:val="0"/>
          <w:marTop w:val="58"/>
          <w:marBottom w:val="0"/>
          <w:divBdr>
            <w:top w:val="none" w:sz="0" w:space="0" w:color="auto"/>
            <w:left w:val="none" w:sz="0" w:space="0" w:color="auto"/>
            <w:bottom w:val="none" w:sz="0" w:space="0" w:color="auto"/>
            <w:right w:val="none" w:sz="0" w:space="0" w:color="auto"/>
          </w:divBdr>
        </w:div>
        <w:div w:id="1275602586">
          <w:marLeft w:val="1166"/>
          <w:marRight w:val="0"/>
          <w:marTop w:val="96"/>
          <w:marBottom w:val="0"/>
          <w:divBdr>
            <w:top w:val="none" w:sz="0" w:space="0" w:color="auto"/>
            <w:left w:val="none" w:sz="0" w:space="0" w:color="auto"/>
            <w:bottom w:val="none" w:sz="0" w:space="0" w:color="auto"/>
            <w:right w:val="none" w:sz="0" w:space="0" w:color="auto"/>
          </w:divBdr>
        </w:div>
        <w:div w:id="1315527986">
          <w:marLeft w:val="1800"/>
          <w:marRight w:val="0"/>
          <w:marTop w:val="77"/>
          <w:marBottom w:val="0"/>
          <w:divBdr>
            <w:top w:val="none" w:sz="0" w:space="0" w:color="auto"/>
            <w:left w:val="none" w:sz="0" w:space="0" w:color="auto"/>
            <w:bottom w:val="none" w:sz="0" w:space="0" w:color="auto"/>
            <w:right w:val="none" w:sz="0" w:space="0" w:color="auto"/>
          </w:divBdr>
        </w:div>
        <w:div w:id="1349982445">
          <w:marLeft w:val="2520"/>
          <w:marRight w:val="0"/>
          <w:marTop w:val="58"/>
          <w:marBottom w:val="0"/>
          <w:divBdr>
            <w:top w:val="none" w:sz="0" w:space="0" w:color="auto"/>
            <w:left w:val="none" w:sz="0" w:space="0" w:color="auto"/>
            <w:bottom w:val="none" w:sz="0" w:space="0" w:color="auto"/>
            <w:right w:val="none" w:sz="0" w:space="0" w:color="auto"/>
          </w:divBdr>
        </w:div>
        <w:div w:id="1520048808">
          <w:marLeft w:val="1166"/>
          <w:marRight w:val="0"/>
          <w:marTop w:val="96"/>
          <w:marBottom w:val="0"/>
          <w:divBdr>
            <w:top w:val="none" w:sz="0" w:space="0" w:color="auto"/>
            <w:left w:val="none" w:sz="0" w:space="0" w:color="auto"/>
            <w:bottom w:val="none" w:sz="0" w:space="0" w:color="auto"/>
            <w:right w:val="none" w:sz="0" w:space="0" w:color="auto"/>
          </w:divBdr>
        </w:div>
        <w:div w:id="1833791096">
          <w:marLeft w:val="1166"/>
          <w:marRight w:val="0"/>
          <w:marTop w:val="96"/>
          <w:marBottom w:val="0"/>
          <w:divBdr>
            <w:top w:val="none" w:sz="0" w:space="0" w:color="auto"/>
            <w:left w:val="none" w:sz="0" w:space="0" w:color="auto"/>
            <w:bottom w:val="none" w:sz="0" w:space="0" w:color="auto"/>
            <w:right w:val="none" w:sz="0" w:space="0" w:color="auto"/>
          </w:divBdr>
        </w:div>
        <w:div w:id="2023430777">
          <w:marLeft w:val="547"/>
          <w:marRight w:val="0"/>
          <w:marTop w:val="115"/>
          <w:marBottom w:val="0"/>
          <w:divBdr>
            <w:top w:val="none" w:sz="0" w:space="0" w:color="auto"/>
            <w:left w:val="none" w:sz="0" w:space="0" w:color="auto"/>
            <w:bottom w:val="none" w:sz="0" w:space="0" w:color="auto"/>
            <w:right w:val="none" w:sz="0" w:space="0" w:color="auto"/>
          </w:divBdr>
        </w:div>
      </w:divsChild>
    </w:div>
    <w:div w:id="1936862640">
      <w:bodyDiv w:val="1"/>
      <w:marLeft w:val="0"/>
      <w:marRight w:val="0"/>
      <w:marTop w:val="0"/>
      <w:marBottom w:val="0"/>
      <w:divBdr>
        <w:top w:val="none" w:sz="0" w:space="0" w:color="auto"/>
        <w:left w:val="none" w:sz="0" w:space="0" w:color="auto"/>
        <w:bottom w:val="none" w:sz="0" w:space="0" w:color="auto"/>
        <w:right w:val="none" w:sz="0" w:space="0" w:color="auto"/>
      </w:divBdr>
    </w:div>
    <w:div w:id="1936941983">
      <w:bodyDiv w:val="1"/>
      <w:marLeft w:val="0"/>
      <w:marRight w:val="0"/>
      <w:marTop w:val="0"/>
      <w:marBottom w:val="0"/>
      <w:divBdr>
        <w:top w:val="none" w:sz="0" w:space="0" w:color="auto"/>
        <w:left w:val="none" w:sz="0" w:space="0" w:color="auto"/>
        <w:bottom w:val="none" w:sz="0" w:space="0" w:color="auto"/>
        <w:right w:val="none" w:sz="0" w:space="0" w:color="auto"/>
      </w:divBdr>
      <w:divsChild>
        <w:div w:id="2132362628">
          <w:marLeft w:val="0"/>
          <w:marRight w:val="0"/>
          <w:marTop w:val="0"/>
          <w:marBottom w:val="0"/>
          <w:divBdr>
            <w:top w:val="none" w:sz="0" w:space="0" w:color="auto"/>
            <w:left w:val="none" w:sz="0" w:space="0" w:color="auto"/>
            <w:bottom w:val="none" w:sz="0" w:space="0" w:color="auto"/>
            <w:right w:val="none" w:sz="0" w:space="0" w:color="auto"/>
          </w:divBdr>
          <w:divsChild>
            <w:div w:id="347757683">
              <w:marLeft w:val="0"/>
              <w:marRight w:val="0"/>
              <w:marTop w:val="0"/>
              <w:marBottom w:val="0"/>
              <w:divBdr>
                <w:top w:val="none" w:sz="0" w:space="0" w:color="auto"/>
                <w:left w:val="none" w:sz="0" w:space="0" w:color="auto"/>
                <w:bottom w:val="none" w:sz="0" w:space="0" w:color="auto"/>
                <w:right w:val="none" w:sz="0" w:space="0" w:color="auto"/>
              </w:divBdr>
            </w:div>
            <w:div w:id="767697705">
              <w:marLeft w:val="0"/>
              <w:marRight w:val="0"/>
              <w:marTop w:val="0"/>
              <w:marBottom w:val="0"/>
              <w:divBdr>
                <w:top w:val="none" w:sz="0" w:space="0" w:color="auto"/>
                <w:left w:val="none" w:sz="0" w:space="0" w:color="auto"/>
                <w:bottom w:val="none" w:sz="0" w:space="0" w:color="auto"/>
                <w:right w:val="none" w:sz="0" w:space="0" w:color="auto"/>
              </w:divBdr>
            </w:div>
            <w:div w:id="835267376">
              <w:marLeft w:val="0"/>
              <w:marRight w:val="0"/>
              <w:marTop w:val="0"/>
              <w:marBottom w:val="0"/>
              <w:divBdr>
                <w:top w:val="none" w:sz="0" w:space="0" w:color="auto"/>
                <w:left w:val="none" w:sz="0" w:space="0" w:color="auto"/>
                <w:bottom w:val="none" w:sz="0" w:space="0" w:color="auto"/>
                <w:right w:val="none" w:sz="0" w:space="0" w:color="auto"/>
              </w:divBdr>
            </w:div>
            <w:div w:id="1008479416">
              <w:marLeft w:val="0"/>
              <w:marRight w:val="0"/>
              <w:marTop w:val="0"/>
              <w:marBottom w:val="0"/>
              <w:divBdr>
                <w:top w:val="none" w:sz="0" w:space="0" w:color="auto"/>
                <w:left w:val="none" w:sz="0" w:space="0" w:color="auto"/>
                <w:bottom w:val="none" w:sz="0" w:space="0" w:color="auto"/>
                <w:right w:val="none" w:sz="0" w:space="0" w:color="auto"/>
              </w:divBdr>
            </w:div>
            <w:div w:id="1225021975">
              <w:marLeft w:val="0"/>
              <w:marRight w:val="0"/>
              <w:marTop w:val="0"/>
              <w:marBottom w:val="0"/>
              <w:divBdr>
                <w:top w:val="none" w:sz="0" w:space="0" w:color="auto"/>
                <w:left w:val="none" w:sz="0" w:space="0" w:color="auto"/>
                <w:bottom w:val="none" w:sz="0" w:space="0" w:color="auto"/>
                <w:right w:val="none" w:sz="0" w:space="0" w:color="auto"/>
              </w:divBdr>
            </w:div>
            <w:div w:id="1330518591">
              <w:marLeft w:val="0"/>
              <w:marRight w:val="0"/>
              <w:marTop w:val="0"/>
              <w:marBottom w:val="0"/>
              <w:divBdr>
                <w:top w:val="none" w:sz="0" w:space="0" w:color="auto"/>
                <w:left w:val="none" w:sz="0" w:space="0" w:color="auto"/>
                <w:bottom w:val="none" w:sz="0" w:space="0" w:color="auto"/>
                <w:right w:val="none" w:sz="0" w:space="0" w:color="auto"/>
              </w:divBdr>
            </w:div>
            <w:div w:id="1421634389">
              <w:marLeft w:val="0"/>
              <w:marRight w:val="0"/>
              <w:marTop w:val="0"/>
              <w:marBottom w:val="0"/>
              <w:divBdr>
                <w:top w:val="none" w:sz="0" w:space="0" w:color="auto"/>
                <w:left w:val="none" w:sz="0" w:space="0" w:color="auto"/>
                <w:bottom w:val="none" w:sz="0" w:space="0" w:color="auto"/>
                <w:right w:val="none" w:sz="0" w:space="0" w:color="auto"/>
              </w:divBdr>
            </w:div>
            <w:div w:id="179621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173162">
      <w:bodyDiv w:val="1"/>
      <w:marLeft w:val="0"/>
      <w:marRight w:val="0"/>
      <w:marTop w:val="0"/>
      <w:marBottom w:val="0"/>
      <w:divBdr>
        <w:top w:val="none" w:sz="0" w:space="0" w:color="auto"/>
        <w:left w:val="none" w:sz="0" w:space="0" w:color="auto"/>
        <w:bottom w:val="none" w:sz="0" w:space="0" w:color="auto"/>
        <w:right w:val="none" w:sz="0" w:space="0" w:color="auto"/>
      </w:divBdr>
      <w:divsChild>
        <w:div w:id="1618105002">
          <w:marLeft w:val="0"/>
          <w:marRight w:val="0"/>
          <w:marTop w:val="0"/>
          <w:marBottom w:val="0"/>
          <w:divBdr>
            <w:top w:val="none" w:sz="0" w:space="0" w:color="auto"/>
            <w:left w:val="none" w:sz="0" w:space="0" w:color="auto"/>
            <w:bottom w:val="none" w:sz="0" w:space="0" w:color="auto"/>
            <w:right w:val="none" w:sz="0" w:space="0" w:color="auto"/>
          </w:divBdr>
        </w:div>
      </w:divsChild>
    </w:div>
    <w:div w:id="1939177122">
      <w:bodyDiv w:val="1"/>
      <w:marLeft w:val="0"/>
      <w:marRight w:val="0"/>
      <w:marTop w:val="0"/>
      <w:marBottom w:val="0"/>
      <w:divBdr>
        <w:top w:val="none" w:sz="0" w:space="0" w:color="auto"/>
        <w:left w:val="none" w:sz="0" w:space="0" w:color="auto"/>
        <w:bottom w:val="none" w:sz="0" w:space="0" w:color="auto"/>
        <w:right w:val="none" w:sz="0" w:space="0" w:color="auto"/>
      </w:divBdr>
    </w:div>
    <w:div w:id="1939556142">
      <w:bodyDiv w:val="1"/>
      <w:marLeft w:val="0"/>
      <w:marRight w:val="0"/>
      <w:marTop w:val="0"/>
      <w:marBottom w:val="0"/>
      <w:divBdr>
        <w:top w:val="none" w:sz="0" w:space="0" w:color="auto"/>
        <w:left w:val="none" w:sz="0" w:space="0" w:color="auto"/>
        <w:bottom w:val="none" w:sz="0" w:space="0" w:color="auto"/>
        <w:right w:val="none" w:sz="0" w:space="0" w:color="auto"/>
      </w:divBdr>
    </w:div>
    <w:div w:id="1940328457">
      <w:bodyDiv w:val="1"/>
      <w:marLeft w:val="0"/>
      <w:marRight w:val="0"/>
      <w:marTop w:val="0"/>
      <w:marBottom w:val="0"/>
      <w:divBdr>
        <w:top w:val="none" w:sz="0" w:space="0" w:color="auto"/>
        <w:left w:val="none" w:sz="0" w:space="0" w:color="auto"/>
        <w:bottom w:val="none" w:sz="0" w:space="0" w:color="auto"/>
        <w:right w:val="none" w:sz="0" w:space="0" w:color="auto"/>
      </w:divBdr>
    </w:div>
    <w:div w:id="1940916053">
      <w:bodyDiv w:val="1"/>
      <w:marLeft w:val="0"/>
      <w:marRight w:val="0"/>
      <w:marTop w:val="0"/>
      <w:marBottom w:val="0"/>
      <w:divBdr>
        <w:top w:val="none" w:sz="0" w:space="0" w:color="auto"/>
        <w:left w:val="none" w:sz="0" w:space="0" w:color="auto"/>
        <w:bottom w:val="none" w:sz="0" w:space="0" w:color="auto"/>
        <w:right w:val="none" w:sz="0" w:space="0" w:color="auto"/>
      </w:divBdr>
    </w:div>
    <w:div w:id="1941254002">
      <w:bodyDiv w:val="1"/>
      <w:marLeft w:val="0"/>
      <w:marRight w:val="0"/>
      <w:marTop w:val="0"/>
      <w:marBottom w:val="0"/>
      <w:divBdr>
        <w:top w:val="none" w:sz="0" w:space="0" w:color="auto"/>
        <w:left w:val="none" w:sz="0" w:space="0" w:color="auto"/>
        <w:bottom w:val="none" w:sz="0" w:space="0" w:color="auto"/>
        <w:right w:val="none" w:sz="0" w:space="0" w:color="auto"/>
      </w:divBdr>
    </w:div>
    <w:div w:id="1941521988">
      <w:bodyDiv w:val="1"/>
      <w:marLeft w:val="0"/>
      <w:marRight w:val="0"/>
      <w:marTop w:val="0"/>
      <w:marBottom w:val="0"/>
      <w:divBdr>
        <w:top w:val="none" w:sz="0" w:space="0" w:color="auto"/>
        <w:left w:val="none" w:sz="0" w:space="0" w:color="auto"/>
        <w:bottom w:val="none" w:sz="0" w:space="0" w:color="auto"/>
        <w:right w:val="none" w:sz="0" w:space="0" w:color="auto"/>
      </w:divBdr>
      <w:divsChild>
        <w:div w:id="214899838">
          <w:marLeft w:val="1800"/>
          <w:marRight w:val="0"/>
          <w:marTop w:val="77"/>
          <w:marBottom w:val="0"/>
          <w:divBdr>
            <w:top w:val="none" w:sz="0" w:space="0" w:color="auto"/>
            <w:left w:val="none" w:sz="0" w:space="0" w:color="auto"/>
            <w:bottom w:val="none" w:sz="0" w:space="0" w:color="auto"/>
            <w:right w:val="none" w:sz="0" w:space="0" w:color="auto"/>
          </w:divBdr>
        </w:div>
        <w:div w:id="261574928">
          <w:marLeft w:val="1166"/>
          <w:marRight w:val="0"/>
          <w:marTop w:val="96"/>
          <w:marBottom w:val="0"/>
          <w:divBdr>
            <w:top w:val="none" w:sz="0" w:space="0" w:color="auto"/>
            <w:left w:val="none" w:sz="0" w:space="0" w:color="auto"/>
            <w:bottom w:val="none" w:sz="0" w:space="0" w:color="auto"/>
            <w:right w:val="none" w:sz="0" w:space="0" w:color="auto"/>
          </w:divBdr>
        </w:div>
        <w:div w:id="774248895">
          <w:marLeft w:val="1166"/>
          <w:marRight w:val="0"/>
          <w:marTop w:val="96"/>
          <w:marBottom w:val="0"/>
          <w:divBdr>
            <w:top w:val="none" w:sz="0" w:space="0" w:color="auto"/>
            <w:left w:val="none" w:sz="0" w:space="0" w:color="auto"/>
            <w:bottom w:val="none" w:sz="0" w:space="0" w:color="auto"/>
            <w:right w:val="none" w:sz="0" w:space="0" w:color="auto"/>
          </w:divBdr>
        </w:div>
        <w:div w:id="898325591">
          <w:marLeft w:val="547"/>
          <w:marRight w:val="0"/>
          <w:marTop w:val="115"/>
          <w:marBottom w:val="0"/>
          <w:divBdr>
            <w:top w:val="none" w:sz="0" w:space="0" w:color="auto"/>
            <w:left w:val="none" w:sz="0" w:space="0" w:color="auto"/>
            <w:bottom w:val="none" w:sz="0" w:space="0" w:color="auto"/>
            <w:right w:val="none" w:sz="0" w:space="0" w:color="auto"/>
          </w:divBdr>
        </w:div>
        <w:div w:id="1070733923">
          <w:marLeft w:val="1166"/>
          <w:marRight w:val="0"/>
          <w:marTop w:val="96"/>
          <w:marBottom w:val="0"/>
          <w:divBdr>
            <w:top w:val="none" w:sz="0" w:space="0" w:color="auto"/>
            <w:left w:val="none" w:sz="0" w:space="0" w:color="auto"/>
            <w:bottom w:val="none" w:sz="0" w:space="0" w:color="auto"/>
            <w:right w:val="none" w:sz="0" w:space="0" w:color="auto"/>
          </w:divBdr>
        </w:div>
        <w:div w:id="1098909041">
          <w:marLeft w:val="1166"/>
          <w:marRight w:val="0"/>
          <w:marTop w:val="96"/>
          <w:marBottom w:val="0"/>
          <w:divBdr>
            <w:top w:val="none" w:sz="0" w:space="0" w:color="auto"/>
            <w:left w:val="none" w:sz="0" w:space="0" w:color="auto"/>
            <w:bottom w:val="none" w:sz="0" w:space="0" w:color="auto"/>
            <w:right w:val="none" w:sz="0" w:space="0" w:color="auto"/>
          </w:divBdr>
        </w:div>
        <w:div w:id="1994601900">
          <w:marLeft w:val="1800"/>
          <w:marRight w:val="0"/>
          <w:marTop w:val="77"/>
          <w:marBottom w:val="0"/>
          <w:divBdr>
            <w:top w:val="none" w:sz="0" w:space="0" w:color="auto"/>
            <w:left w:val="none" w:sz="0" w:space="0" w:color="auto"/>
            <w:bottom w:val="none" w:sz="0" w:space="0" w:color="auto"/>
            <w:right w:val="none" w:sz="0" w:space="0" w:color="auto"/>
          </w:divBdr>
        </w:div>
        <w:div w:id="2015299187">
          <w:marLeft w:val="547"/>
          <w:marRight w:val="0"/>
          <w:marTop w:val="115"/>
          <w:marBottom w:val="0"/>
          <w:divBdr>
            <w:top w:val="none" w:sz="0" w:space="0" w:color="auto"/>
            <w:left w:val="none" w:sz="0" w:space="0" w:color="auto"/>
            <w:bottom w:val="none" w:sz="0" w:space="0" w:color="auto"/>
            <w:right w:val="none" w:sz="0" w:space="0" w:color="auto"/>
          </w:divBdr>
        </w:div>
      </w:divsChild>
    </w:div>
    <w:div w:id="1941527170">
      <w:bodyDiv w:val="1"/>
      <w:marLeft w:val="0"/>
      <w:marRight w:val="0"/>
      <w:marTop w:val="0"/>
      <w:marBottom w:val="0"/>
      <w:divBdr>
        <w:top w:val="none" w:sz="0" w:space="0" w:color="auto"/>
        <w:left w:val="none" w:sz="0" w:space="0" w:color="auto"/>
        <w:bottom w:val="none" w:sz="0" w:space="0" w:color="auto"/>
        <w:right w:val="none" w:sz="0" w:space="0" w:color="auto"/>
      </w:divBdr>
      <w:divsChild>
        <w:div w:id="13697548">
          <w:marLeft w:val="1166"/>
          <w:marRight w:val="0"/>
          <w:marTop w:val="96"/>
          <w:marBottom w:val="0"/>
          <w:divBdr>
            <w:top w:val="none" w:sz="0" w:space="0" w:color="auto"/>
            <w:left w:val="none" w:sz="0" w:space="0" w:color="auto"/>
            <w:bottom w:val="none" w:sz="0" w:space="0" w:color="auto"/>
            <w:right w:val="none" w:sz="0" w:space="0" w:color="auto"/>
          </w:divBdr>
        </w:div>
        <w:div w:id="586962696">
          <w:marLeft w:val="547"/>
          <w:marRight w:val="0"/>
          <w:marTop w:val="96"/>
          <w:marBottom w:val="0"/>
          <w:divBdr>
            <w:top w:val="none" w:sz="0" w:space="0" w:color="auto"/>
            <w:left w:val="none" w:sz="0" w:space="0" w:color="auto"/>
            <w:bottom w:val="none" w:sz="0" w:space="0" w:color="auto"/>
            <w:right w:val="none" w:sz="0" w:space="0" w:color="auto"/>
          </w:divBdr>
        </w:div>
        <w:div w:id="971011219">
          <w:marLeft w:val="1800"/>
          <w:marRight w:val="0"/>
          <w:marTop w:val="86"/>
          <w:marBottom w:val="0"/>
          <w:divBdr>
            <w:top w:val="none" w:sz="0" w:space="0" w:color="auto"/>
            <w:left w:val="none" w:sz="0" w:space="0" w:color="auto"/>
            <w:bottom w:val="none" w:sz="0" w:space="0" w:color="auto"/>
            <w:right w:val="none" w:sz="0" w:space="0" w:color="auto"/>
          </w:divBdr>
        </w:div>
        <w:div w:id="1019163000">
          <w:marLeft w:val="1800"/>
          <w:marRight w:val="0"/>
          <w:marTop w:val="86"/>
          <w:marBottom w:val="0"/>
          <w:divBdr>
            <w:top w:val="none" w:sz="0" w:space="0" w:color="auto"/>
            <w:left w:val="none" w:sz="0" w:space="0" w:color="auto"/>
            <w:bottom w:val="none" w:sz="0" w:space="0" w:color="auto"/>
            <w:right w:val="none" w:sz="0" w:space="0" w:color="auto"/>
          </w:divBdr>
        </w:div>
        <w:div w:id="1022247301">
          <w:marLeft w:val="1800"/>
          <w:marRight w:val="0"/>
          <w:marTop w:val="86"/>
          <w:marBottom w:val="0"/>
          <w:divBdr>
            <w:top w:val="none" w:sz="0" w:space="0" w:color="auto"/>
            <w:left w:val="none" w:sz="0" w:space="0" w:color="auto"/>
            <w:bottom w:val="none" w:sz="0" w:space="0" w:color="auto"/>
            <w:right w:val="none" w:sz="0" w:space="0" w:color="auto"/>
          </w:divBdr>
        </w:div>
        <w:div w:id="1092775716">
          <w:marLeft w:val="1166"/>
          <w:marRight w:val="0"/>
          <w:marTop w:val="96"/>
          <w:marBottom w:val="0"/>
          <w:divBdr>
            <w:top w:val="none" w:sz="0" w:space="0" w:color="auto"/>
            <w:left w:val="none" w:sz="0" w:space="0" w:color="auto"/>
            <w:bottom w:val="none" w:sz="0" w:space="0" w:color="auto"/>
            <w:right w:val="none" w:sz="0" w:space="0" w:color="auto"/>
          </w:divBdr>
        </w:div>
        <w:div w:id="1423800028">
          <w:marLeft w:val="1800"/>
          <w:marRight w:val="0"/>
          <w:marTop w:val="86"/>
          <w:marBottom w:val="0"/>
          <w:divBdr>
            <w:top w:val="none" w:sz="0" w:space="0" w:color="auto"/>
            <w:left w:val="none" w:sz="0" w:space="0" w:color="auto"/>
            <w:bottom w:val="none" w:sz="0" w:space="0" w:color="auto"/>
            <w:right w:val="none" w:sz="0" w:space="0" w:color="auto"/>
          </w:divBdr>
        </w:div>
        <w:div w:id="1504972429">
          <w:marLeft w:val="547"/>
          <w:marRight w:val="0"/>
          <w:marTop w:val="96"/>
          <w:marBottom w:val="0"/>
          <w:divBdr>
            <w:top w:val="none" w:sz="0" w:space="0" w:color="auto"/>
            <w:left w:val="none" w:sz="0" w:space="0" w:color="auto"/>
            <w:bottom w:val="none" w:sz="0" w:space="0" w:color="auto"/>
            <w:right w:val="none" w:sz="0" w:space="0" w:color="auto"/>
          </w:divBdr>
        </w:div>
        <w:div w:id="1839691749">
          <w:marLeft w:val="1800"/>
          <w:marRight w:val="0"/>
          <w:marTop w:val="86"/>
          <w:marBottom w:val="0"/>
          <w:divBdr>
            <w:top w:val="none" w:sz="0" w:space="0" w:color="auto"/>
            <w:left w:val="none" w:sz="0" w:space="0" w:color="auto"/>
            <w:bottom w:val="none" w:sz="0" w:space="0" w:color="auto"/>
            <w:right w:val="none" w:sz="0" w:space="0" w:color="auto"/>
          </w:divBdr>
        </w:div>
      </w:divsChild>
    </w:div>
    <w:div w:id="1941796724">
      <w:bodyDiv w:val="1"/>
      <w:marLeft w:val="0"/>
      <w:marRight w:val="0"/>
      <w:marTop w:val="0"/>
      <w:marBottom w:val="0"/>
      <w:divBdr>
        <w:top w:val="none" w:sz="0" w:space="0" w:color="auto"/>
        <w:left w:val="none" w:sz="0" w:space="0" w:color="auto"/>
        <w:bottom w:val="none" w:sz="0" w:space="0" w:color="auto"/>
        <w:right w:val="none" w:sz="0" w:space="0" w:color="auto"/>
      </w:divBdr>
    </w:div>
    <w:div w:id="1942255338">
      <w:bodyDiv w:val="1"/>
      <w:marLeft w:val="0"/>
      <w:marRight w:val="0"/>
      <w:marTop w:val="0"/>
      <w:marBottom w:val="0"/>
      <w:divBdr>
        <w:top w:val="none" w:sz="0" w:space="0" w:color="auto"/>
        <w:left w:val="none" w:sz="0" w:space="0" w:color="auto"/>
        <w:bottom w:val="none" w:sz="0" w:space="0" w:color="auto"/>
        <w:right w:val="none" w:sz="0" w:space="0" w:color="auto"/>
      </w:divBdr>
    </w:div>
    <w:div w:id="1942949915">
      <w:bodyDiv w:val="1"/>
      <w:marLeft w:val="0"/>
      <w:marRight w:val="0"/>
      <w:marTop w:val="0"/>
      <w:marBottom w:val="0"/>
      <w:divBdr>
        <w:top w:val="none" w:sz="0" w:space="0" w:color="auto"/>
        <w:left w:val="none" w:sz="0" w:space="0" w:color="auto"/>
        <w:bottom w:val="none" w:sz="0" w:space="0" w:color="auto"/>
        <w:right w:val="none" w:sz="0" w:space="0" w:color="auto"/>
      </w:divBdr>
    </w:div>
    <w:div w:id="1942952019">
      <w:bodyDiv w:val="1"/>
      <w:marLeft w:val="0"/>
      <w:marRight w:val="0"/>
      <w:marTop w:val="0"/>
      <w:marBottom w:val="0"/>
      <w:divBdr>
        <w:top w:val="none" w:sz="0" w:space="0" w:color="auto"/>
        <w:left w:val="none" w:sz="0" w:space="0" w:color="auto"/>
        <w:bottom w:val="none" w:sz="0" w:space="0" w:color="auto"/>
        <w:right w:val="none" w:sz="0" w:space="0" w:color="auto"/>
      </w:divBdr>
    </w:div>
    <w:div w:id="1944144068">
      <w:bodyDiv w:val="1"/>
      <w:marLeft w:val="0"/>
      <w:marRight w:val="0"/>
      <w:marTop w:val="0"/>
      <w:marBottom w:val="0"/>
      <w:divBdr>
        <w:top w:val="none" w:sz="0" w:space="0" w:color="auto"/>
        <w:left w:val="none" w:sz="0" w:space="0" w:color="auto"/>
        <w:bottom w:val="none" w:sz="0" w:space="0" w:color="auto"/>
        <w:right w:val="none" w:sz="0" w:space="0" w:color="auto"/>
      </w:divBdr>
    </w:div>
    <w:div w:id="1944534750">
      <w:bodyDiv w:val="1"/>
      <w:marLeft w:val="0"/>
      <w:marRight w:val="0"/>
      <w:marTop w:val="0"/>
      <w:marBottom w:val="0"/>
      <w:divBdr>
        <w:top w:val="none" w:sz="0" w:space="0" w:color="auto"/>
        <w:left w:val="none" w:sz="0" w:space="0" w:color="auto"/>
        <w:bottom w:val="none" w:sz="0" w:space="0" w:color="auto"/>
        <w:right w:val="none" w:sz="0" w:space="0" w:color="auto"/>
      </w:divBdr>
    </w:div>
    <w:div w:id="1944997741">
      <w:bodyDiv w:val="1"/>
      <w:marLeft w:val="0"/>
      <w:marRight w:val="0"/>
      <w:marTop w:val="0"/>
      <w:marBottom w:val="0"/>
      <w:divBdr>
        <w:top w:val="none" w:sz="0" w:space="0" w:color="auto"/>
        <w:left w:val="none" w:sz="0" w:space="0" w:color="auto"/>
        <w:bottom w:val="none" w:sz="0" w:space="0" w:color="auto"/>
        <w:right w:val="none" w:sz="0" w:space="0" w:color="auto"/>
      </w:divBdr>
      <w:divsChild>
        <w:div w:id="818838943">
          <w:marLeft w:val="0"/>
          <w:marRight w:val="0"/>
          <w:marTop w:val="0"/>
          <w:marBottom w:val="0"/>
          <w:divBdr>
            <w:top w:val="none" w:sz="0" w:space="0" w:color="auto"/>
            <w:left w:val="none" w:sz="0" w:space="0" w:color="auto"/>
            <w:bottom w:val="none" w:sz="0" w:space="0" w:color="auto"/>
            <w:right w:val="none" w:sz="0" w:space="0" w:color="auto"/>
          </w:divBdr>
        </w:div>
      </w:divsChild>
    </w:div>
    <w:div w:id="1945527983">
      <w:bodyDiv w:val="1"/>
      <w:marLeft w:val="0"/>
      <w:marRight w:val="0"/>
      <w:marTop w:val="0"/>
      <w:marBottom w:val="0"/>
      <w:divBdr>
        <w:top w:val="none" w:sz="0" w:space="0" w:color="auto"/>
        <w:left w:val="none" w:sz="0" w:space="0" w:color="auto"/>
        <w:bottom w:val="none" w:sz="0" w:space="0" w:color="auto"/>
        <w:right w:val="none" w:sz="0" w:space="0" w:color="auto"/>
      </w:divBdr>
    </w:div>
    <w:div w:id="1945578127">
      <w:bodyDiv w:val="1"/>
      <w:marLeft w:val="0"/>
      <w:marRight w:val="0"/>
      <w:marTop w:val="0"/>
      <w:marBottom w:val="0"/>
      <w:divBdr>
        <w:top w:val="none" w:sz="0" w:space="0" w:color="auto"/>
        <w:left w:val="none" w:sz="0" w:space="0" w:color="auto"/>
        <w:bottom w:val="none" w:sz="0" w:space="0" w:color="auto"/>
        <w:right w:val="none" w:sz="0" w:space="0" w:color="auto"/>
      </w:divBdr>
    </w:div>
    <w:div w:id="1945724698">
      <w:bodyDiv w:val="1"/>
      <w:marLeft w:val="0"/>
      <w:marRight w:val="0"/>
      <w:marTop w:val="0"/>
      <w:marBottom w:val="0"/>
      <w:divBdr>
        <w:top w:val="none" w:sz="0" w:space="0" w:color="auto"/>
        <w:left w:val="none" w:sz="0" w:space="0" w:color="auto"/>
        <w:bottom w:val="none" w:sz="0" w:space="0" w:color="auto"/>
        <w:right w:val="none" w:sz="0" w:space="0" w:color="auto"/>
      </w:divBdr>
    </w:div>
    <w:div w:id="1947033167">
      <w:bodyDiv w:val="1"/>
      <w:marLeft w:val="0"/>
      <w:marRight w:val="0"/>
      <w:marTop w:val="0"/>
      <w:marBottom w:val="0"/>
      <w:divBdr>
        <w:top w:val="none" w:sz="0" w:space="0" w:color="auto"/>
        <w:left w:val="none" w:sz="0" w:space="0" w:color="auto"/>
        <w:bottom w:val="none" w:sz="0" w:space="0" w:color="auto"/>
        <w:right w:val="none" w:sz="0" w:space="0" w:color="auto"/>
      </w:divBdr>
    </w:div>
    <w:div w:id="1947734933">
      <w:bodyDiv w:val="1"/>
      <w:marLeft w:val="0"/>
      <w:marRight w:val="0"/>
      <w:marTop w:val="0"/>
      <w:marBottom w:val="0"/>
      <w:divBdr>
        <w:top w:val="none" w:sz="0" w:space="0" w:color="auto"/>
        <w:left w:val="none" w:sz="0" w:space="0" w:color="auto"/>
        <w:bottom w:val="none" w:sz="0" w:space="0" w:color="auto"/>
        <w:right w:val="none" w:sz="0" w:space="0" w:color="auto"/>
      </w:divBdr>
    </w:div>
    <w:div w:id="1948075549">
      <w:bodyDiv w:val="1"/>
      <w:marLeft w:val="0"/>
      <w:marRight w:val="0"/>
      <w:marTop w:val="0"/>
      <w:marBottom w:val="0"/>
      <w:divBdr>
        <w:top w:val="none" w:sz="0" w:space="0" w:color="auto"/>
        <w:left w:val="none" w:sz="0" w:space="0" w:color="auto"/>
        <w:bottom w:val="none" w:sz="0" w:space="0" w:color="auto"/>
        <w:right w:val="none" w:sz="0" w:space="0" w:color="auto"/>
      </w:divBdr>
    </w:div>
    <w:div w:id="1948585753">
      <w:bodyDiv w:val="1"/>
      <w:marLeft w:val="0"/>
      <w:marRight w:val="0"/>
      <w:marTop w:val="0"/>
      <w:marBottom w:val="0"/>
      <w:divBdr>
        <w:top w:val="none" w:sz="0" w:space="0" w:color="auto"/>
        <w:left w:val="none" w:sz="0" w:space="0" w:color="auto"/>
        <w:bottom w:val="none" w:sz="0" w:space="0" w:color="auto"/>
        <w:right w:val="none" w:sz="0" w:space="0" w:color="auto"/>
      </w:divBdr>
      <w:divsChild>
        <w:div w:id="1113669105">
          <w:marLeft w:val="1800"/>
          <w:marRight w:val="0"/>
          <w:marTop w:val="120"/>
          <w:marBottom w:val="0"/>
          <w:divBdr>
            <w:top w:val="none" w:sz="0" w:space="0" w:color="auto"/>
            <w:left w:val="none" w:sz="0" w:space="0" w:color="auto"/>
            <w:bottom w:val="none" w:sz="0" w:space="0" w:color="auto"/>
            <w:right w:val="none" w:sz="0" w:space="0" w:color="auto"/>
          </w:divBdr>
        </w:div>
      </w:divsChild>
    </w:div>
    <w:div w:id="1948924042">
      <w:bodyDiv w:val="1"/>
      <w:marLeft w:val="0"/>
      <w:marRight w:val="0"/>
      <w:marTop w:val="0"/>
      <w:marBottom w:val="0"/>
      <w:divBdr>
        <w:top w:val="none" w:sz="0" w:space="0" w:color="auto"/>
        <w:left w:val="none" w:sz="0" w:space="0" w:color="auto"/>
        <w:bottom w:val="none" w:sz="0" w:space="0" w:color="auto"/>
        <w:right w:val="none" w:sz="0" w:space="0" w:color="auto"/>
      </w:divBdr>
    </w:div>
    <w:div w:id="1949117519">
      <w:bodyDiv w:val="1"/>
      <w:marLeft w:val="0"/>
      <w:marRight w:val="0"/>
      <w:marTop w:val="0"/>
      <w:marBottom w:val="0"/>
      <w:divBdr>
        <w:top w:val="none" w:sz="0" w:space="0" w:color="auto"/>
        <w:left w:val="none" w:sz="0" w:space="0" w:color="auto"/>
        <w:bottom w:val="none" w:sz="0" w:space="0" w:color="auto"/>
        <w:right w:val="none" w:sz="0" w:space="0" w:color="auto"/>
      </w:divBdr>
    </w:div>
    <w:div w:id="1949923897">
      <w:bodyDiv w:val="1"/>
      <w:marLeft w:val="0"/>
      <w:marRight w:val="0"/>
      <w:marTop w:val="0"/>
      <w:marBottom w:val="0"/>
      <w:divBdr>
        <w:top w:val="none" w:sz="0" w:space="0" w:color="auto"/>
        <w:left w:val="none" w:sz="0" w:space="0" w:color="auto"/>
        <w:bottom w:val="none" w:sz="0" w:space="0" w:color="auto"/>
        <w:right w:val="none" w:sz="0" w:space="0" w:color="auto"/>
      </w:divBdr>
    </w:div>
    <w:div w:id="1951352514">
      <w:bodyDiv w:val="1"/>
      <w:marLeft w:val="0"/>
      <w:marRight w:val="0"/>
      <w:marTop w:val="0"/>
      <w:marBottom w:val="0"/>
      <w:divBdr>
        <w:top w:val="none" w:sz="0" w:space="0" w:color="auto"/>
        <w:left w:val="none" w:sz="0" w:space="0" w:color="auto"/>
        <w:bottom w:val="none" w:sz="0" w:space="0" w:color="auto"/>
        <w:right w:val="none" w:sz="0" w:space="0" w:color="auto"/>
      </w:divBdr>
      <w:divsChild>
        <w:div w:id="47730767">
          <w:marLeft w:val="1080"/>
          <w:marRight w:val="0"/>
          <w:marTop w:val="100"/>
          <w:marBottom w:val="0"/>
          <w:divBdr>
            <w:top w:val="none" w:sz="0" w:space="0" w:color="auto"/>
            <w:left w:val="none" w:sz="0" w:space="0" w:color="auto"/>
            <w:bottom w:val="none" w:sz="0" w:space="0" w:color="auto"/>
            <w:right w:val="none" w:sz="0" w:space="0" w:color="auto"/>
          </w:divBdr>
        </w:div>
        <w:div w:id="278536145">
          <w:marLeft w:val="1080"/>
          <w:marRight w:val="0"/>
          <w:marTop w:val="100"/>
          <w:marBottom w:val="0"/>
          <w:divBdr>
            <w:top w:val="none" w:sz="0" w:space="0" w:color="auto"/>
            <w:left w:val="none" w:sz="0" w:space="0" w:color="auto"/>
            <w:bottom w:val="none" w:sz="0" w:space="0" w:color="auto"/>
            <w:right w:val="none" w:sz="0" w:space="0" w:color="auto"/>
          </w:divBdr>
        </w:div>
        <w:div w:id="698971324">
          <w:marLeft w:val="360"/>
          <w:marRight w:val="0"/>
          <w:marTop w:val="200"/>
          <w:marBottom w:val="0"/>
          <w:divBdr>
            <w:top w:val="none" w:sz="0" w:space="0" w:color="auto"/>
            <w:left w:val="none" w:sz="0" w:space="0" w:color="auto"/>
            <w:bottom w:val="none" w:sz="0" w:space="0" w:color="auto"/>
            <w:right w:val="none" w:sz="0" w:space="0" w:color="auto"/>
          </w:divBdr>
        </w:div>
        <w:div w:id="1025907157">
          <w:marLeft w:val="360"/>
          <w:marRight w:val="0"/>
          <w:marTop w:val="200"/>
          <w:marBottom w:val="0"/>
          <w:divBdr>
            <w:top w:val="none" w:sz="0" w:space="0" w:color="auto"/>
            <w:left w:val="none" w:sz="0" w:space="0" w:color="auto"/>
            <w:bottom w:val="none" w:sz="0" w:space="0" w:color="auto"/>
            <w:right w:val="none" w:sz="0" w:space="0" w:color="auto"/>
          </w:divBdr>
        </w:div>
        <w:div w:id="1092552890">
          <w:marLeft w:val="1080"/>
          <w:marRight w:val="0"/>
          <w:marTop w:val="100"/>
          <w:marBottom w:val="0"/>
          <w:divBdr>
            <w:top w:val="none" w:sz="0" w:space="0" w:color="auto"/>
            <w:left w:val="none" w:sz="0" w:space="0" w:color="auto"/>
            <w:bottom w:val="none" w:sz="0" w:space="0" w:color="auto"/>
            <w:right w:val="none" w:sz="0" w:space="0" w:color="auto"/>
          </w:divBdr>
        </w:div>
      </w:divsChild>
    </w:div>
    <w:div w:id="1951669048">
      <w:bodyDiv w:val="1"/>
      <w:marLeft w:val="0"/>
      <w:marRight w:val="0"/>
      <w:marTop w:val="0"/>
      <w:marBottom w:val="0"/>
      <w:divBdr>
        <w:top w:val="none" w:sz="0" w:space="0" w:color="auto"/>
        <w:left w:val="none" w:sz="0" w:space="0" w:color="auto"/>
        <w:bottom w:val="none" w:sz="0" w:space="0" w:color="auto"/>
        <w:right w:val="none" w:sz="0" w:space="0" w:color="auto"/>
      </w:divBdr>
      <w:divsChild>
        <w:div w:id="252251832">
          <w:marLeft w:val="1166"/>
          <w:marRight w:val="0"/>
          <w:marTop w:val="77"/>
          <w:marBottom w:val="0"/>
          <w:divBdr>
            <w:top w:val="none" w:sz="0" w:space="0" w:color="auto"/>
            <w:left w:val="none" w:sz="0" w:space="0" w:color="auto"/>
            <w:bottom w:val="none" w:sz="0" w:space="0" w:color="auto"/>
            <w:right w:val="none" w:sz="0" w:space="0" w:color="auto"/>
          </w:divBdr>
        </w:div>
        <w:div w:id="276763562">
          <w:marLeft w:val="1166"/>
          <w:marRight w:val="0"/>
          <w:marTop w:val="77"/>
          <w:marBottom w:val="0"/>
          <w:divBdr>
            <w:top w:val="none" w:sz="0" w:space="0" w:color="auto"/>
            <w:left w:val="none" w:sz="0" w:space="0" w:color="auto"/>
            <w:bottom w:val="none" w:sz="0" w:space="0" w:color="auto"/>
            <w:right w:val="none" w:sz="0" w:space="0" w:color="auto"/>
          </w:divBdr>
        </w:div>
        <w:div w:id="285242084">
          <w:marLeft w:val="1166"/>
          <w:marRight w:val="0"/>
          <w:marTop w:val="77"/>
          <w:marBottom w:val="0"/>
          <w:divBdr>
            <w:top w:val="none" w:sz="0" w:space="0" w:color="auto"/>
            <w:left w:val="none" w:sz="0" w:space="0" w:color="auto"/>
            <w:bottom w:val="none" w:sz="0" w:space="0" w:color="auto"/>
            <w:right w:val="none" w:sz="0" w:space="0" w:color="auto"/>
          </w:divBdr>
        </w:div>
        <w:div w:id="319501258">
          <w:marLeft w:val="547"/>
          <w:marRight w:val="0"/>
          <w:marTop w:val="96"/>
          <w:marBottom w:val="0"/>
          <w:divBdr>
            <w:top w:val="none" w:sz="0" w:space="0" w:color="auto"/>
            <w:left w:val="none" w:sz="0" w:space="0" w:color="auto"/>
            <w:bottom w:val="none" w:sz="0" w:space="0" w:color="auto"/>
            <w:right w:val="none" w:sz="0" w:space="0" w:color="auto"/>
          </w:divBdr>
        </w:div>
        <w:div w:id="472910173">
          <w:marLeft w:val="1166"/>
          <w:marRight w:val="0"/>
          <w:marTop w:val="77"/>
          <w:marBottom w:val="0"/>
          <w:divBdr>
            <w:top w:val="none" w:sz="0" w:space="0" w:color="auto"/>
            <w:left w:val="none" w:sz="0" w:space="0" w:color="auto"/>
            <w:bottom w:val="none" w:sz="0" w:space="0" w:color="auto"/>
            <w:right w:val="none" w:sz="0" w:space="0" w:color="auto"/>
          </w:divBdr>
        </w:div>
        <w:div w:id="476916740">
          <w:marLeft w:val="1166"/>
          <w:marRight w:val="0"/>
          <w:marTop w:val="77"/>
          <w:marBottom w:val="0"/>
          <w:divBdr>
            <w:top w:val="none" w:sz="0" w:space="0" w:color="auto"/>
            <w:left w:val="none" w:sz="0" w:space="0" w:color="auto"/>
            <w:bottom w:val="none" w:sz="0" w:space="0" w:color="auto"/>
            <w:right w:val="none" w:sz="0" w:space="0" w:color="auto"/>
          </w:divBdr>
        </w:div>
        <w:div w:id="1035615823">
          <w:marLeft w:val="1166"/>
          <w:marRight w:val="0"/>
          <w:marTop w:val="77"/>
          <w:marBottom w:val="0"/>
          <w:divBdr>
            <w:top w:val="none" w:sz="0" w:space="0" w:color="auto"/>
            <w:left w:val="none" w:sz="0" w:space="0" w:color="auto"/>
            <w:bottom w:val="none" w:sz="0" w:space="0" w:color="auto"/>
            <w:right w:val="none" w:sz="0" w:space="0" w:color="auto"/>
          </w:divBdr>
        </w:div>
        <w:div w:id="1143039323">
          <w:marLeft w:val="547"/>
          <w:marRight w:val="0"/>
          <w:marTop w:val="96"/>
          <w:marBottom w:val="0"/>
          <w:divBdr>
            <w:top w:val="none" w:sz="0" w:space="0" w:color="auto"/>
            <w:left w:val="none" w:sz="0" w:space="0" w:color="auto"/>
            <w:bottom w:val="none" w:sz="0" w:space="0" w:color="auto"/>
            <w:right w:val="none" w:sz="0" w:space="0" w:color="auto"/>
          </w:divBdr>
        </w:div>
        <w:div w:id="1362170148">
          <w:marLeft w:val="1166"/>
          <w:marRight w:val="0"/>
          <w:marTop w:val="77"/>
          <w:marBottom w:val="0"/>
          <w:divBdr>
            <w:top w:val="none" w:sz="0" w:space="0" w:color="auto"/>
            <w:left w:val="none" w:sz="0" w:space="0" w:color="auto"/>
            <w:bottom w:val="none" w:sz="0" w:space="0" w:color="auto"/>
            <w:right w:val="none" w:sz="0" w:space="0" w:color="auto"/>
          </w:divBdr>
        </w:div>
        <w:div w:id="1448423811">
          <w:marLeft w:val="547"/>
          <w:marRight w:val="0"/>
          <w:marTop w:val="96"/>
          <w:marBottom w:val="0"/>
          <w:divBdr>
            <w:top w:val="none" w:sz="0" w:space="0" w:color="auto"/>
            <w:left w:val="none" w:sz="0" w:space="0" w:color="auto"/>
            <w:bottom w:val="none" w:sz="0" w:space="0" w:color="auto"/>
            <w:right w:val="none" w:sz="0" w:space="0" w:color="auto"/>
          </w:divBdr>
        </w:div>
      </w:divsChild>
    </w:div>
    <w:div w:id="1951813704">
      <w:bodyDiv w:val="1"/>
      <w:marLeft w:val="0"/>
      <w:marRight w:val="0"/>
      <w:marTop w:val="0"/>
      <w:marBottom w:val="0"/>
      <w:divBdr>
        <w:top w:val="none" w:sz="0" w:space="0" w:color="auto"/>
        <w:left w:val="none" w:sz="0" w:space="0" w:color="auto"/>
        <w:bottom w:val="none" w:sz="0" w:space="0" w:color="auto"/>
        <w:right w:val="none" w:sz="0" w:space="0" w:color="auto"/>
      </w:divBdr>
    </w:div>
    <w:div w:id="1952398911">
      <w:bodyDiv w:val="1"/>
      <w:marLeft w:val="0"/>
      <w:marRight w:val="0"/>
      <w:marTop w:val="0"/>
      <w:marBottom w:val="0"/>
      <w:divBdr>
        <w:top w:val="none" w:sz="0" w:space="0" w:color="auto"/>
        <w:left w:val="none" w:sz="0" w:space="0" w:color="auto"/>
        <w:bottom w:val="none" w:sz="0" w:space="0" w:color="auto"/>
        <w:right w:val="none" w:sz="0" w:space="0" w:color="auto"/>
      </w:divBdr>
    </w:div>
    <w:div w:id="1953634190">
      <w:bodyDiv w:val="1"/>
      <w:marLeft w:val="0"/>
      <w:marRight w:val="0"/>
      <w:marTop w:val="0"/>
      <w:marBottom w:val="0"/>
      <w:divBdr>
        <w:top w:val="none" w:sz="0" w:space="0" w:color="auto"/>
        <w:left w:val="none" w:sz="0" w:space="0" w:color="auto"/>
        <w:bottom w:val="none" w:sz="0" w:space="0" w:color="auto"/>
        <w:right w:val="none" w:sz="0" w:space="0" w:color="auto"/>
      </w:divBdr>
      <w:divsChild>
        <w:div w:id="732510111">
          <w:marLeft w:val="1166"/>
          <w:marRight w:val="0"/>
          <w:marTop w:val="115"/>
          <w:marBottom w:val="0"/>
          <w:divBdr>
            <w:top w:val="none" w:sz="0" w:space="0" w:color="auto"/>
            <w:left w:val="none" w:sz="0" w:space="0" w:color="auto"/>
            <w:bottom w:val="none" w:sz="0" w:space="0" w:color="auto"/>
            <w:right w:val="none" w:sz="0" w:space="0" w:color="auto"/>
          </w:divBdr>
        </w:div>
        <w:div w:id="1053045143">
          <w:marLeft w:val="1166"/>
          <w:marRight w:val="0"/>
          <w:marTop w:val="115"/>
          <w:marBottom w:val="0"/>
          <w:divBdr>
            <w:top w:val="none" w:sz="0" w:space="0" w:color="auto"/>
            <w:left w:val="none" w:sz="0" w:space="0" w:color="auto"/>
            <w:bottom w:val="none" w:sz="0" w:space="0" w:color="auto"/>
            <w:right w:val="none" w:sz="0" w:space="0" w:color="auto"/>
          </w:divBdr>
        </w:div>
        <w:div w:id="1105005618">
          <w:marLeft w:val="547"/>
          <w:marRight w:val="0"/>
          <w:marTop w:val="130"/>
          <w:marBottom w:val="0"/>
          <w:divBdr>
            <w:top w:val="none" w:sz="0" w:space="0" w:color="auto"/>
            <w:left w:val="none" w:sz="0" w:space="0" w:color="auto"/>
            <w:bottom w:val="none" w:sz="0" w:space="0" w:color="auto"/>
            <w:right w:val="none" w:sz="0" w:space="0" w:color="auto"/>
          </w:divBdr>
        </w:div>
        <w:div w:id="1280994671">
          <w:marLeft w:val="1166"/>
          <w:marRight w:val="0"/>
          <w:marTop w:val="115"/>
          <w:marBottom w:val="0"/>
          <w:divBdr>
            <w:top w:val="none" w:sz="0" w:space="0" w:color="auto"/>
            <w:left w:val="none" w:sz="0" w:space="0" w:color="auto"/>
            <w:bottom w:val="none" w:sz="0" w:space="0" w:color="auto"/>
            <w:right w:val="none" w:sz="0" w:space="0" w:color="auto"/>
          </w:divBdr>
        </w:div>
        <w:div w:id="1458451432">
          <w:marLeft w:val="547"/>
          <w:marRight w:val="0"/>
          <w:marTop w:val="130"/>
          <w:marBottom w:val="0"/>
          <w:divBdr>
            <w:top w:val="none" w:sz="0" w:space="0" w:color="auto"/>
            <w:left w:val="none" w:sz="0" w:space="0" w:color="auto"/>
            <w:bottom w:val="none" w:sz="0" w:space="0" w:color="auto"/>
            <w:right w:val="none" w:sz="0" w:space="0" w:color="auto"/>
          </w:divBdr>
        </w:div>
        <w:div w:id="1474181054">
          <w:marLeft w:val="1800"/>
          <w:marRight w:val="0"/>
          <w:marTop w:val="96"/>
          <w:marBottom w:val="0"/>
          <w:divBdr>
            <w:top w:val="none" w:sz="0" w:space="0" w:color="auto"/>
            <w:left w:val="none" w:sz="0" w:space="0" w:color="auto"/>
            <w:bottom w:val="none" w:sz="0" w:space="0" w:color="auto"/>
            <w:right w:val="none" w:sz="0" w:space="0" w:color="auto"/>
          </w:divBdr>
        </w:div>
        <w:div w:id="1927230484">
          <w:marLeft w:val="1800"/>
          <w:marRight w:val="0"/>
          <w:marTop w:val="96"/>
          <w:marBottom w:val="0"/>
          <w:divBdr>
            <w:top w:val="none" w:sz="0" w:space="0" w:color="auto"/>
            <w:left w:val="none" w:sz="0" w:space="0" w:color="auto"/>
            <w:bottom w:val="none" w:sz="0" w:space="0" w:color="auto"/>
            <w:right w:val="none" w:sz="0" w:space="0" w:color="auto"/>
          </w:divBdr>
        </w:div>
      </w:divsChild>
    </w:div>
    <w:div w:id="1956019676">
      <w:bodyDiv w:val="1"/>
      <w:marLeft w:val="0"/>
      <w:marRight w:val="0"/>
      <w:marTop w:val="0"/>
      <w:marBottom w:val="0"/>
      <w:divBdr>
        <w:top w:val="none" w:sz="0" w:space="0" w:color="auto"/>
        <w:left w:val="none" w:sz="0" w:space="0" w:color="auto"/>
        <w:bottom w:val="none" w:sz="0" w:space="0" w:color="auto"/>
        <w:right w:val="none" w:sz="0" w:space="0" w:color="auto"/>
      </w:divBdr>
    </w:div>
    <w:div w:id="1956330301">
      <w:bodyDiv w:val="1"/>
      <w:marLeft w:val="0"/>
      <w:marRight w:val="0"/>
      <w:marTop w:val="0"/>
      <w:marBottom w:val="0"/>
      <w:divBdr>
        <w:top w:val="none" w:sz="0" w:space="0" w:color="auto"/>
        <w:left w:val="none" w:sz="0" w:space="0" w:color="auto"/>
        <w:bottom w:val="none" w:sz="0" w:space="0" w:color="auto"/>
        <w:right w:val="none" w:sz="0" w:space="0" w:color="auto"/>
      </w:divBdr>
    </w:div>
    <w:div w:id="1956518037">
      <w:bodyDiv w:val="1"/>
      <w:marLeft w:val="0"/>
      <w:marRight w:val="0"/>
      <w:marTop w:val="0"/>
      <w:marBottom w:val="0"/>
      <w:divBdr>
        <w:top w:val="none" w:sz="0" w:space="0" w:color="auto"/>
        <w:left w:val="none" w:sz="0" w:space="0" w:color="auto"/>
        <w:bottom w:val="none" w:sz="0" w:space="0" w:color="auto"/>
        <w:right w:val="none" w:sz="0" w:space="0" w:color="auto"/>
      </w:divBdr>
    </w:div>
    <w:div w:id="1957060265">
      <w:bodyDiv w:val="1"/>
      <w:marLeft w:val="0"/>
      <w:marRight w:val="0"/>
      <w:marTop w:val="0"/>
      <w:marBottom w:val="0"/>
      <w:divBdr>
        <w:top w:val="none" w:sz="0" w:space="0" w:color="auto"/>
        <w:left w:val="none" w:sz="0" w:space="0" w:color="auto"/>
        <w:bottom w:val="none" w:sz="0" w:space="0" w:color="auto"/>
        <w:right w:val="none" w:sz="0" w:space="0" w:color="auto"/>
      </w:divBdr>
    </w:div>
    <w:div w:id="1957788047">
      <w:bodyDiv w:val="1"/>
      <w:marLeft w:val="0"/>
      <w:marRight w:val="0"/>
      <w:marTop w:val="0"/>
      <w:marBottom w:val="0"/>
      <w:divBdr>
        <w:top w:val="none" w:sz="0" w:space="0" w:color="auto"/>
        <w:left w:val="none" w:sz="0" w:space="0" w:color="auto"/>
        <w:bottom w:val="none" w:sz="0" w:space="0" w:color="auto"/>
        <w:right w:val="none" w:sz="0" w:space="0" w:color="auto"/>
      </w:divBdr>
      <w:divsChild>
        <w:div w:id="380909232">
          <w:marLeft w:val="1800"/>
          <w:marRight w:val="0"/>
          <w:marTop w:val="120"/>
          <w:marBottom w:val="120"/>
          <w:divBdr>
            <w:top w:val="none" w:sz="0" w:space="0" w:color="auto"/>
            <w:left w:val="none" w:sz="0" w:space="0" w:color="auto"/>
            <w:bottom w:val="none" w:sz="0" w:space="0" w:color="auto"/>
            <w:right w:val="none" w:sz="0" w:space="0" w:color="auto"/>
          </w:divBdr>
        </w:div>
        <w:div w:id="731003593">
          <w:marLeft w:val="1800"/>
          <w:marRight w:val="0"/>
          <w:marTop w:val="120"/>
          <w:marBottom w:val="120"/>
          <w:divBdr>
            <w:top w:val="none" w:sz="0" w:space="0" w:color="auto"/>
            <w:left w:val="none" w:sz="0" w:space="0" w:color="auto"/>
            <w:bottom w:val="none" w:sz="0" w:space="0" w:color="auto"/>
            <w:right w:val="none" w:sz="0" w:space="0" w:color="auto"/>
          </w:divBdr>
        </w:div>
        <w:div w:id="1067073690">
          <w:marLeft w:val="1166"/>
          <w:marRight w:val="0"/>
          <w:marTop w:val="96"/>
          <w:marBottom w:val="0"/>
          <w:divBdr>
            <w:top w:val="none" w:sz="0" w:space="0" w:color="auto"/>
            <w:left w:val="none" w:sz="0" w:space="0" w:color="auto"/>
            <w:bottom w:val="none" w:sz="0" w:space="0" w:color="auto"/>
            <w:right w:val="none" w:sz="0" w:space="0" w:color="auto"/>
          </w:divBdr>
        </w:div>
        <w:div w:id="1079711969">
          <w:marLeft w:val="1800"/>
          <w:marRight w:val="0"/>
          <w:marTop w:val="120"/>
          <w:marBottom w:val="120"/>
          <w:divBdr>
            <w:top w:val="none" w:sz="0" w:space="0" w:color="auto"/>
            <w:left w:val="none" w:sz="0" w:space="0" w:color="auto"/>
            <w:bottom w:val="none" w:sz="0" w:space="0" w:color="auto"/>
            <w:right w:val="none" w:sz="0" w:space="0" w:color="auto"/>
          </w:divBdr>
        </w:div>
        <w:div w:id="1830246792">
          <w:marLeft w:val="1800"/>
          <w:marRight w:val="0"/>
          <w:marTop w:val="120"/>
          <w:marBottom w:val="120"/>
          <w:divBdr>
            <w:top w:val="none" w:sz="0" w:space="0" w:color="auto"/>
            <w:left w:val="none" w:sz="0" w:space="0" w:color="auto"/>
            <w:bottom w:val="none" w:sz="0" w:space="0" w:color="auto"/>
            <w:right w:val="none" w:sz="0" w:space="0" w:color="auto"/>
          </w:divBdr>
        </w:div>
        <w:div w:id="1952932899">
          <w:marLeft w:val="547"/>
          <w:marRight w:val="0"/>
          <w:marTop w:val="115"/>
          <w:marBottom w:val="0"/>
          <w:divBdr>
            <w:top w:val="none" w:sz="0" w:space="0" w:color="auto"/>
            <w:left w:val="none" w:sz="0" w:space="0" w:color="auto"/>
            <w:bottom w:val="none" w:sz="0" w:space="0" w:color="auto"/>
            <w:right w:val="none" w:sz="0" w:space="0" w:color="auto"/>
          </w:divBdr>
        </w:div>
      </w:divsChild>
    </w:div>
    <w:div w:id="1959027105">
      <w:bodyDiv w:val="1"/>
      <w:marLeft w:val="0"/>
      <w:marRight w:val="0"/>
      <w:marTop w:val="0"/>
      <w:marBottom w:val="0"/>
      <w:divBdr>
        <w:top w:val="none" w:sz="0" w:space="0" w:color="auto"/>
        <w:left w:val="none" w:sz="0" w:space="0" w:color="auto"/>
        <w:bottom w:val="none" w:sz="0" w:space="0" w:color="auto"/>
        <w:right w:val="none" w:sz="0" w:space="0" w:color="auto"/>
      </w:divBdr>
    </w:div>
    <w:div w:id="1959949853">
      <w:bodyDiv w:val="1"/>
      <w:marLeft w:val="0"/>
      <w:marRight w:val="0"/>
      <w:marTop w:val="0"/>
      <w:marBottom w:val="0"/>
      <w:divBdr>
        <w:top w:val="none" w:sz="0" w:space="0" w:color="auto"/>
        <w:left w:val="none" w:sz="0" w:space="0" w:color="auto"/>
        <w:bottom w:val="none" w:sz="0" w:space="0" w:color="auto"/>
        <w:right w:val="none" w:sz="0" w:space="0" w:color="auto"/>
      </w:divBdr>
    </w:div>
    <w:div w:id="1961834108">
      <w:bodyDiv w:val="1"/>
      <w:marLeft w:val="0"/>
      <w:marRight w:val="0"/>
      <w:marTop w:val="0"/>
      <w:marBottom w:val="0"/>
      <w:divBdr>
        <w:top w:val="none" w:sz="0" w:space="0" w:color="auto"/>
        <w:left w:val="none" w:sz="0" w:space="0" w:color="auto"/>
        <w:bottom w:val="none" w:sz="0" w:space="0" w:color="auto"/>
        <w:right w:val="none" w:sz="0" w:space="0" w:color="auto"/>
      </w:divBdr>
    </w:div>
    <w:div w:id="1962110651">
      <w:bodyDiv w:val="1"/>
      <w:marLeft w:val="0"/>
      <w:marRight w:val="0"/>
      <w:marTop w:val="0"/>
      <w:marBottom w:val="0"/>
      <w:divBdr>
        <w:top w:val="none" w:sz="0" w:space="0" w:color="auto"/>
        <w:left w:val="none" w:sz="0" w:space="0" w:color="auto"/>
        <w:bottom w:val="none" w:sz="0" w:space="0" w:color="auto"/>
        <w:right w:val="none" w:sz="0" w:space="0" w:color="auto"/>
      </w:divBdr>
    </w:div>
    <w:div w:id="1962415673">
      <w:bodyDiv w:val="1"/>
      <w:marLeft w:val="0"/>
      <w:marRight w:val="0"/>
      <w:marTop w:val="0"/>
      <w:marBottom w:val="0"/>
      <w:divBdr>
        <w:top w:val="none" w:sz="0" w:space="0" w:color="auto"/>
        <w:left w:val="none" w:sz="0" w:space="0" w:color="auto"/>
        <w:bottom w:val="none" w:sz="0" w:space="0" w:color="auto"/>
        <w:right w:val="none" w:sz="0" w:space="0" w:color="auto"/>
      </w:divBdr>
    </w:div>
    <w:div w:id="1962573035">
      <w:bodyDiv w:val="1"/>
      <w:marLeft w:val="0"/>
      <w:marRight w:val="0"/>
      <w:marTop w:val="0"/>
      <w:marBottom w:val="0"/>
      <w:divBdr>
        <w:top w:val="none" w:sz="0" w:space="0" w:color="auto"/>
        <w:left w:val="none" w:sz="0" w:space="0" w:color="auto"/>
        <w:bottom w:val="none" w:sz="0" w:space="0" w:color="auto"/>
        <w:right w:val="none" w:sz="0" w:space="0" w:color="auto"/>
      </w:divBdr>
    </w:div>
    <w:div w:id="1962614812">
      <w:bodyDiv w:val="1"/>
      <w:marLeft w:val="0"/>
      <w:marRight w:val="0"/>
      <w:marTop w:val="0"/>
      <w:marBottom w:val="0"/>
      <w:divBdr>
        <w:top w:val="none" w:sz="0" w:space="0" w:color="auto"/>
        <w:left w:val="none" w:sz="0" w:space="0" w:color="auto"/>
        <w:bottom w:val="none" w:sz="0" w:space="0" w:color="auto"/>
        <w:right w:val="none" w:sz="0" w:space="0" w:color="auto"/>
      </w:divBdr>
    </w:div>
    <w:div w:id="1965110727">
      <w:bodyDiv w:val="1"/>
      <w:marLeft w:val="0"/>
      <w:marRight w:val="0"/>
      <w:marTop w:val="0"/>
      <w:marBottom w:val="0"/>
      <w:divBdr>
        <w:top w:val="none" w:sz="0" w:space="0" w:color="auto"/>
        <w:left w:val="none" w:sz="0" w:space="0" w:color="auto"/>
        <w:bottom w:val="none" w:sz="0" w:space="0" w:color="auto"/>
        <w:right w:val="none" w:sz="0" w:space="0" w:color="auto"/>
      </w:divBdr>
    </w:div>
    <w:div w:id="1965310250">
      <w:bodyDiv w:val="1"/>
      <w:marLeft w:val="0"/>
      <w:marRight w:val="0"/>
      <w:marTop w:val="0"/>
      <w:marBottom w:val="0"/>
      <w:divBdr>
        <w:top w:val="none" w:sz="0" w:space="0" w:color="auto"/>
        <w:left w:val="none" w:sz="0" w:space="0" w:color="auto"/>
        <w:bottom w:val="none" w:sz="0" w:space="0" w:color="auto"/>
        <w:right w:val="none" w:sz="0" w:space="0" w:color="auto"/>
      </w:divBdr>
    </w:div>
    <w:div w:id="1965849110">
      <w:bodyDiv w:val="1"/>
      <w:marLeft w:val="0"/>
      <w:marRight w:val="0"/>
      <w:marTop w:val="0"/>
      <w:marBottom w:val="0"/>
      <w:divBdr>
        <w:top w:val="none" w:sz="0" w:space="0" w:color="auto"/>
        <w:left w:val="none" w:sz="0" w:space="0" w:color="auto"/>
        <w:bottom w:val="none" w:sz="0" w:space="0" w:color="auto"/>
        <w:right w:val="none" w:sz="0" w:space="0" w:color="auto"/>
      </w:divBdr>
    </w:div>
    <w:div w:id="1966690214">
      <w:bodyDiv w:val="1"/>
      <w:marLeft w:val="0"/>
      <w:marRight w:val="0"/>
      <w:marTop w:val="0"/>
      <w:marBottom w:val="0"/>
      <w:divBdr>
        <w:top w:val="none" w:sz="0" w:space="0" w:color="auto"/>
        <w:left w:val="none" w:sz="0" w:space="0" w:color="auto"/>
        <w:bottom w:val="none" w:sz="0" w:space="0" w:color="auto"/>
        <w:right w:val="none" w:sz="0" w:space="0" w:color="auto"/>
      </w:divBdr>
      <w:divsChild>
        <w:div w:id="767045201">
          <w:marLeft w:val="547"/>
          <w:marRight w:val="0"/>
          <w:marTop w:val="96"/>
          <w:marBottom w:val="0"/>
          <w:divBdr>
            <w:top w:val="none" w:sz="0" w:space="0" w:color="auto"/>
            <w:left w:val="none" w:sz="0" w:space="0" w:color="auto"/>
            <w:bottom w:val="none" w:sz="0" w:space="0" w:color="auto"/>
            <w:right w:val="none" w:sz="0" w:space="0" w:color="auto"/>
          </w:divBdr>
        </w:div>
        <w:div w:id="1656494595">
          <w:marLeft w:val="1166"/>
          <w:marRight w:val="0"/>
          <w:marTop w:val="96"/>
          <w:marBottom w:val="0"/>
          <w:divBdr>
            <w:top w:val="none" w:sz="0" w:space="0" w:color="auto"/>
            <w:left w:val="none" w:sz="0" w:space="0" w:color="auto"/>
            <w:bottom w:val="none" w:sz="0" w:space="0" w:color="auto"/>
            <w:right w:val="none" w:sz="0" w:space="0" w:color="auto"/>
          </w:divBdr>
        </w:div>
      </w:divsChild>
    </w:div>
    <w:div w:id="1967083888">
      <w:bodyDiv w:val="1"/>
      <w:marLeft w:val="0"/>
      <w:marRight w:val="0"/>
      <w:marTop w:val="0"/>
      <w:marBottom w:val="0"/>
      <w:divBdr>
        <w:top w:val="none" w:sz="0" w:space="0" w:color="auto"/>
        <w:left w:val="none" w:sz="0" w:space="0" w:color="auto"/>
        <w:bottom w:val="none" w:sz="0" w:space="0" w:color="auto"/>
        <w:right w:val="none" w:sz="0" w:space="0" w:color="auto"/>
      </w:divBdr>
    </w:div>
    <w:div w:id="1967345961">
      <w:bodyDiv w:val="1"/>
      <w:marLeft w:val="0"/>
      <w:marRight w:val="0"/>
      <w:marTop w:val="0"/>
      <w:marBottom w:val="0"/>
      <w:divBdr>
        <w:top w:val="none" w:sz="0" w:space="0" w:color="auto"/>
        <w:left w:val="none" w:sz="0" w:space="0" w:color="auto"/>
        <w:bottom w:val="none" w:sz="0" w:space="0" w:color="auto"/>
        <w:right w:val="none" w:sz="0" w:space="0" w:color="auto"/>
      </w:divBdr>
    </w:div>
    <w:div w:id="1967466468">
      <w:bodyDiv w:val="1"/>
      <w:marLeft w:val="0"/>
      <w:marRight w:val="0"/>
      <w:marTop w:val="0"/>
      <w:marBottom w:val="0"/>
      <w:divBdr>
        <w:top w:val="none" w:sz="0" w:space="0" w:color="auto"/>
        <w:left w:val="none" w:sz="0" w:space="0" w:color="auto"/>
        <w:bottom w:val="none" w:sz="0" w:space="0" w:color="auto"/>
        <w:right w:val="none" w:sz="0" w:space="0" w:color="auto"/>
      </w:divBdr>
    </w:div>
    <w:div w:id="1967807961">
      <w:bodyDiv w:val="1"/>
      <w:marLeft w:val="0"/>
      <w:marRight w:val="0"/>
      <w:marTop w:val="0"/>
      <w:marBottom w:val="0"/>
      <w:divBdr>
        <w:top w:val="none" w:sz="0" w:space="0" w:color="auto"/>
        <w:left w:val="none" w:sz="0" w:space="0" w:color="auto"/>
        <w:bottom w:val="none" w:sz="0" w:space="0" w:color="auto"/>
        <w:right w:val="none" w:sz="0" w:space="0" w:color="auto"/>
      </w:divBdr>
    </w:div>
    <w:div w:id="1968118703">
      <w:bodyDiv w:val="1"/>
      <w:marLeft w:val="0"/>
      <w:marRight w:val="0"/>
      <w:marTop w:val="0"/>
      <w:marBottom w:val="0"/>
      <w:divBdr>
        <w:top w:val="none" w:sz="0" w:space="0" w:color="auto"/>
        <w:left w:val="none" w:sz="0" w:space="0" w:color="auto"/>
        <w:bottom w:val="none" w:sz="0" w:space="0" w:color="auto"/>
        <w:right w:val="none" w:sz="0" w:space="0" w:color="auto"/>
      </w:divBdr>
      <w:divsChild>
        <w:div w:id="714232472">
          <w:marLeft w:val="1800"/>
          <w:marRight w:val="0"/>
          <w:marTop w:val="86"/>
          <w:marBottom w:val="0"/>
          <w:divBdr>
            <w:top w:val="none" w:sz="0" w:space="0" w:color="auto"/>
            <w:left w:val="none" w:sz="0" w:space="0" w:color="auto"/>
            <w:bottom w:val="none" w:sz="0" w:space="0" w:color="auto"/>
            <w:right w:val="none" w:sz="0" w:space="0" w:color="auto"/>
          </w:divBdr>
        </w:div>
        <w:div w:id="897209322">
          <w:marLeft w:val="1166"/>
          <w:marRight w:val="0"/>
          <w:marTop w:val="96"/>
          <w:marBottom w:val="0"/>
          <w:divBdr>
            <w:top w:val="none" w:sz="0" w:space="0" w:color="auto"/>
            <w:left w:val="none" w:sz="0" w:space="0" w:color="auto"/>
            <w:bottom w:val="none" w:sz="0" w:space="0" w:color="auto"/>
            <w:right w:val="none" w:sz="0" w:space="0" w:color="auto"/>
          </w:divBdr>
        </w:div>
        <w:div w:id="944845591">
          <w:marLeft w:val="1800"/>
          <w:marRight w:val="0"/>
          <w:marTop w:val="86"/>
          <w:marBottom w:val="0"/>
          <w:divBdr>
            <w:top w:val="none" w:sz="0" w:space="0" w:color="auto"/>
            <w:left w:val="none" w:sz="0" w:space="0" w:color="auto"/>
            <w:bottom w:val="none" w:sz="0" w:space="0" w:color="auto"/>
            <w:right w:val="none" w:sz="0" w:space="0" w:color="auto"/>
          </w:divBdr>
        </w:div>
        <w:div w:id="1021589132">
          <w:marLeft w:val="1800"/>
          <w:marRight w:val="0"/>
          <w:marTop w:val="86"/>
          <w:marBottom w:val="0"/>
          <w:divBdr>
            <w:top w:val="none" w:sz="0" w:space="0" w:color="auto"/>
            <w:left w:val="none" w:sz="0" w:space="0" w:color="auto"/>
            <w:bottom w:val="none" w:sz="0" w:space="0" w:color="auto"/>
            <w:right w:val="none" w:sz="0" w:space="0" w:color="auto"/>
          </w:divBdr>
        </w:div>
        <w:div w:id="1244296230">
          <w:marLeft w:val="547"/>
          <w:marRight w:val="0"/>
          <w:marTop w:val="115"/>
          <w:marBottom w:val="0"/>
          <w:divBdr>
            <w:top w:val="none" w:sz="0" w:space="0" w:color="auto"/>
            <w:left w:val="none" w:sz="0" w:space="0" w:color="auto"/>
            <w:bottom w:val="none" w:sz="0" w:space="0" w:color="auto"/>
            <w:right w:val="none" w:sz="0" w:space="0" w:color="auto"/>
          </w:divBdr>
        </w:div>
        <w:div w:id="1504735041">
          <w:marLeft w:val="547"/>
          <w:marRight w:val="0"/>
          <w:marTop w:val="115"/>
          <w:marBottom w:val="0"/>
          <w:divBdr>
            <w:top w:val="none" w:sz="0" w:space="0" w:color="auto"/>
            <w:left w:val="none" w:sz="0" w:space="0" w:color="auto"/>
            <w:bottom w:val="none" w:sz="0" w:space="0" w:color="auto"/>
            <w:right w:val="none" w:sz="0" w:space="0" w:color="auto"/>
          </w:divBdr>
        </w:div>
        <w:div w:id="1550265391">
          <w:marLeft w:val="1166"/>
          <w:marRight w:val="0"/>
          <w:marTop w:val="96"/>
          <w:marBottom w:val="0"/>
          <w:divBdr>
            <w:top w:val="none" w:sz="0" w:space="0" w:color="auto"/>
            <w:left w:val="none" w:sz="0" w:space="0" w:color="auto"/>
            <w:bottom w:val="none" w:sz="0" w:space="0" w:color="auto"/>
            <w:right w:val="none" w:sz="0" w:space="0" w:color="auto"/>
          </w:divBdr>
        </w:div>
      </w:divsChild>
    </w:div>
    <w:div w:id="1969123415">
      <w:bodyDiv w:val="1"/>
      <w:marLeft w:val="0"/>
      <w:marRight w:val="0"/>
      <w:marTop w:val="0"/>
      <w:marBottom w:val="0"/>
      <w:divBdr>
        <w:top w:val="none" w:sz="0" w:space="0" w:color="auto"/>
        <w:left w:val="none" w:sz="0" w:space="0" w:color="auto"/>
        <w:bottom w:val="none" w:sz="0" w:space="0" w:color="auto"/>
        <w:right w:val="none" w:sz="0" w:space="0" w:color="auto"/>
      </w:divBdr>
    </w:div>
    <w:div w:id="1969434379">
      <w:bodyDiv w:val="1"/>
      <w:marLeft w:val="0"/>
      <w:marRight w:val="0"/>
      <w:marTop w:val="0"/>
      <w:marBottom w:val="0"/>
      <w:divBdr>
        <w:top w:val="none" w:sz="0" w:space="0" w:color="auto"/>
        <w:left w:val="none" w:sz="0" w:space="0" w:color="auto"/>
        <w:bottom w:val="none" w:sz="0" w:space="0" w:color="auto"/>
        <w:right w:val="none" w:sz="0" w:space="0" w:color="auto"/>
      </w:divBdr>
    </w:div>
    <w:div w:id="1969700402">
      <w:bodyDiv w:val="1"/>
      <w:marLeft w:val="0"/>
      <w:marRight w:val="0"/>
      <w:marTop w:val="0"/>
      <w:marBottom w:val="0"/>
      <w:divBdr>
        <w:top w:val="none" w:sz="0" w:space="0" w:color="auto"/>
        <w:left w:val="none" w:sz="0" w:space="0" w:color="auto"/>
        <w:bottom w:val="none" w:sz="0" w:space="0" w:color="auto"/>
        <w:right w:val="none" w:sz="0" w:space="0" w:color="auto"/>
      </w:divBdr>
    </w:div>
    <w:div w:id="1969777519">
      <w:bodyDiv w:val="1"/>
      <w:marLeft w:val="0"/>
      <w:marRight w:val="0"/>
      <w:marTop w:val="0"/>
      <w:marBottom w:val="0"/>
      <w:divBdr>
        <w:top w:val="none" w:sz="0" w:space="0" w:color="auto"/>
        <w:left w:val="none" w:sz="0" w:space="0" w:color="auto"/>
        <w:bottom w:val="none" w:sz="0" w:space="0" w:color="auto"/>
        <w:right w:val="none" w:sz="0" w:space="0" w:color="auto"/>
      </w:divBdr>
    </w:div>
    <w:div w:id="1971282867">
      <w:bodyDiv w:val="1"/>
      <w:marLeft w:val="0"/>
      <w:marRight w:val="0"/>
      <w:marTop w:val="0"/>
      <w:marBottom w:val="0"/>
      <w:divBdr>
        <w:top w:val="none" w:sz="0" w:space="0" w:color="auto"/>
        <w:left w:val="none" w:sz="0" w:space="0" w:color="auto"/>
        <w:bottom w:val="none" w:sz="0" w:space="0" w:color="auto"/>
        <w:right w:val="none" w:sz="0" w:space="0" w:color="auto"/>
      </w:divBdr>
    </w:div>
    <w:div w:id="1972320785">
      <w:bodyDiv w:val="1"/>
      <w:marLeft w:val="0"/>
      <w:marRight w:val="0"/>
      <w:marTop w:val="0"/>
      <w:marBottom w:val="0"/>
      <w:divBdr>
        <w:top w:val="none" w:sz="0" w:space="0" w:color="auto"/>
        <w:left w:val="none" w:sz="0" w:space="0" w:color="auto"/>
        <w:bottom w:val="none" w:sz="0" w:space="0" w:color="auto"/>
        <w:right w:val="none" w:sz="0" w:space="0" w:color="auto"/>
      </w:divBdr>
    </w:div>
    <w:div w:id="1973050849">
      <w:bodyDiv w:val="1"/>
      <w:marLeft w:val="0"/>
      <w:marRight w:val="0"/>
      <w:marTop w:val="0"/>
      <w:marBottom w:val="0"/>
      <w:divBdr>
        <w:top w:val="none" w:sz="0" w:space="0" w:color="auto"/>
        <w:left w:val="none" w:sz="0" w:space="0" w:color="auto"/>
        <w:bottom w:val="none" w:sz="0" w:space="0" w:color="auto"/>
        <w:right w:val="none" w:sz="0" w:space="0" w:color="auto"/>
      </w:divBdr>
      <w:divsChild>
        <w:div w:id="20714854">
          <w:marLeft w:val="547"/>
          <w:marRight w:val="0"/>
          <w:marTop w:val="154"/>
          <w:marBottom w:val="0"/>
          <w:divBdr>
            <w:top w:val="none" w:sz="0" w:space="0" w:color="auto"/>
            <w:left w:val="none" w:sz="0" w:space="0" w:color="auto"/>
            <w:bottom w:val="none" w:sz="0" w:space="0" w:color="auto"/>
            <w:right w:val="none" w:sz="0" w:space="0" w:color="auto"/>
          </w:divBdr>
        </w:div>
        <w:div w:id="1586920415">
          <w:marLeft w:val="547"/>
          <w:marRight w:val="0"/>
          <w:marTop w:val="154"/>
          <w:marBottom w:val="0"/>
          <w:divBdr>
            <w:top w:val="none" w:sz="0" w:space="0" w:color="auto"/>
            <w:left w:val="none" w:sz="0" w:space="0" w:color="auto"/>
            <w:bottom w:val="none" w:sz="0" w:space="0" w:color="auto"/>
            <w:right w:val="none" w:sz="0" w:space="0" w:color="auto"/>
          </w:divBdr>
        </w:div>
        <w:div w:id="1736588869">
          <w:marLeft w:val="547"/>
          <w:marRight w:val="0"/>
          <w:marTop w:val="154"/>
          <w:marBottom w:val="0"/>
          <w:divBdr>
            <w:top w:val="none" w:sz="0" w:space="0" w:color="auto"/>
            <w:left w:val="none" w:sz="0" w:space="0" w:color="auto"/>
            <w:bottom w:val="none" w:sz="0" w:space="0" w:color="auto"/>
            <w:right w:val="none" w:sz="0" w:space="0" w:color="auto"/>
          </w:divBdr>
        </w:div>
      </w:divsChild>
    </w:div>
    <w:div w:id="1973052694">
      <w:bodyDiv w:val="1"/>
      <w:marLeft w:val="0"/>
      <w:marRight w:val="0"/>
      <w:marTop w:val="0"/>
      <w:marBottom w:val="0"/>
      <w:divBdr>
        <w:top w:val="none" w:sz="0" w:space="0" w:color="auto"/>
        <w:left w:val="none" w:sz="0" w:space="0" w:color="auto"/>
        <w:bottom w:val="none" w:sz="0" w:space="0" w:color="auto"/>
        <w:right w:val="none" w:sz="0" w:space="0" w:color="auto"/>
      </w:divBdr>
    </w:div>
    <w:div w:id="1973897631">
      <w:bodyDiv w:val="1"/>
      <w:marLeft w:val="0"/>
      <w:marRight w:val="0"/>
      <w:marTop w:val="0"/>
      <w:marBottom w:val="0"/>
      <w:divBdr>
        <w:top w:val="none" w:sz="0" w:space="0" w:color="auto"/>
        <w:left w:val="none" w:sz="0" w:space="0" w:color="auto"/>
        <w:bottom w:val="none" w:sz="0" w:space="0" w:color="auto"/>
        <w:right w:val="none" w:sz="0" w:space="0" w:color="auto"/>
      </w:divBdr>
      <w:divsChild>
        <w:div w:id="1540901356">
          <w:marLeft w:val="0"/>
          <w:marRight w:val="0"/>
          <w:marTop w:val="0"/>
          <w:marBottom w:val="0"/>
          <w:divBdr>
            <w:top w:val="none" w:sz="0" w:space="0" w:color="auto"/>
            <w:left w:val="none" w:sz="0" w:space="0" w:color="auto"/>
            <w:bottom w:val="none" w:sz="0" w:space="0" w:color="auto"/>
            <w:right w:val="none" w:sz="0" w:space="0" w:color="auto"/>
          </w:divBdr>
        </w:div>
      </w:divsChild>
    </w:div>
    <w:div w:id="1974285839">
      <w:bodyDiv w:val="1"/>
      <w:marLeft w:val="0"/>
      <w:marRight w:val="0"/>
      <w:marTop w:val="0"/>
      <w:marBottom w:val="0"/>
      <w:divBdr>
        <w:top w:val="none" w:sz="0" w:space="0" w:color="auto"/>
        <w:left w:val="none" w:sz="0" w:space="0" w:color="auto"/>
        <w:bottom w:val="none" w:sz="0" w:space="0" w:color="auto"/>
        <w:right w:val="none" w:sz="0" w:space="0" w:color="auto"/>
      </w:divBdr>
    </w:div>
    <w:div w:id="1974748576">
      <w:bodyDiv w:val="1"/>
      <w:marLeft w:val="0"/>
      <w:marRight w:val="0"/>
      <w:marTop w:val="0"/>
      <w:marBottom w:val="0"/>
      <w:divBdr>
        <w:top w:val="none" w:sz="0" w:space="0" w:color="auto"/>
        <w:left w:val="none" w:sz="0" w:space="0" w:color="auto"/>
        <w:bottom w:val="none" w:sz="0" w:space="0" w:color="auto"/>
        <w:right w:val="none" w:sz="0" w:space="0" w:color="auto"/>
      </w:divBdr>
    </w:div>
    <w:div w:id="1975452946">
      <w:bodyDiv w:val="1"/>
      <w:marLeft w:val="0"/>
      <w:marRight w:val="0"/>
      <w:marTop w:val="0"/>
      <w:marBottom w:val="0"/>
      <w:divBdr>
        <w:top w:val="none" w:sz="0" w:space="0" w:color="auto"/>
        <w:left w:val="none" w:sz="0" w:space="0" w:color="auto"/>
        <w:bottom w:val="none" w:sz="0" w:space="0" w:color="auto"/>
        <w:right w:val="none" w:sz="0" w:space="0" w:color="auto"/>
      </w:divBdr>
    </w:div>
    <w:div w:id="1975480846">
      <w:bodyDiv w:val="1"/>
      <w:marLeft w:val="0"/>
      <w:marRight w:val="0"/>
      <w:marTop w:val="0"/>
      <w:marBottom w:val="0"/>
      <w:divBdr>
        <w:top w:val="none" w:sz="0" w:space="0" w:color="auto"/>
        <w:left w:val="none" w:sz="0" w:space="0" w:color="auto"/>
        <w:bottom w:val="none" w:sz="0" w:space="0" w:color="auto"/>
        <w:right w:val="none" w:sz="0" w:space="0" w:color="auto"/>
      </w:divBdr>
    </w:div>
    <w:div w:id="1975870120">
      <w:bodyDiv w:val="1"/>
      <w:marLeft w:val="0"/>
      <w:marRight w:val="0"/>
      <w:marTop w:val="0"/>
      <w:marBottom w:val="0"/>
      <w:divBdr>
        <w:top w:val="none" w:sz="0" w:space="0" w:color="auto"/>
        <w:left w:val="none" w:sz="0" w:space="0" w:color="auto"/>
        <w:bottom w:val="none" w:sz="0" w:space="0" w:color="auto"/>
        <w:right w:val="none" w:sz="0" w:space="0" w:color="auto"/>
      </w:divBdr>
    </w:div>
    <w:div w:id="1975941931">
      <w:bodyDiv w:val="1"/>
      <w:marLeft w:val="0"/>
      <w:marRight w:val="0"/>
      <w:marTop w:val="0"/>
      <w:marBottom w:val="0"/>
      <w:divBdr>
        <w:top w:val="none" w:sz="0" w:space="0" w:color="auto"/>
        <w:left w:val="none" w:sz="0" w:space="0" w:color="auto"/>
        <w:bottom w:val="none" w:sz="0" w:space="0" w:color="auto"/>
        <w:right w:val="none" w:sz="0" w:space="0" w:color="auto"/>
      </w:divBdr>
    </w:div>
    <w:div w:id="1976177417">
      <w:bodyDiv w:val="1"/>
      <w:marLeft w:val="0"/>
      <w:marRight w:val="0"/>
      <w:marTop w:val="0"/>
      <w:marBottom w:val="0"/>
      <w:divBdr>
        <w:top w:val="none" w:sz="0" w:space="0" w:color="auto"/>
        <w:left w:val="none" w:sz="0" w:space="0" w:color="auto"/>
        <w:bottom w:val="none" w:sz="0" w:space="0" w:color="auto"/>
        <w:right w:val="none" w:sz="0" w:space="0" w:color="auto"/>
      </w:divBdr>
      <w:divsChild>
        <w:div w:id="839472003">
          <w:marLeft w:val="0"/>
          <w:marRight w:val="0"/>
          <w:marTop w:val="0"/>
          <w:marBottom w:val="0"/>
          <w:divBdr>
            <w:top w:val="none" w:sz="0" w:space="0" w:color="auto"/>
            <w:left w:val="none" w:sz="0" w:space="0" w:color="auto"/>
            <w:bottom w:val="none" w:sz="0" w:space="0" w:color="auto"/>
            <w:right w:val="none" w:sz="0" w:space="0" w:color="auto"/>
          </w:divBdr>
          <w:divsChild>
            <w:div w:id="200350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253443">
      <w:bodyDiv w:val="1"/>
      <w:marLeft w:val="0"/>
      <w:marRight w:val="0"/>
      <w:marTop w:val="0"/>
      <w:marBottom w:val="0"/>
      <w:divBdr>
        <w:top w:val="none" w:sz="0" w:space="0" w:color="auto"/>
        <w:left w:val="none" w:sz="0" w:space="0" w:color="auto"/>
        <w:bottom w:val="none" w:sz="0" w:space="0" w:color="auto"/>
        <w:right w:val="none" w:sz="0" w:space="0" w:color="auto"/>
      </w:divBdr>
    </w:div>
    <w:div w:id="1977445480">
      <w:bodyDiv w:val="1"/>
      <w:marLeft w:val="0"/>
      <w:marRight w:val="0"/>
      <w:marTop w:val="0"/>
      <w:marBottom w:val="0"/>
      <w:divBdr>
        <w:top w:val="none" w:sz="0" w:space="0" w:color="auto"/>
        <w:left w:val="none" w:sz="0" w:space="0" w:color="auto"/>
        <w:bottom w:val="none" w:sz="0" w:space="0" w:color="auto"/>
        <w:right w:val="none" w:sz="0" w:space="0" w:color="auto"/>
      </w:divBdr>
    </w:div>
    <w:div w:id="1977953588">
      <w:bodyDiv w:val="1"/>
      <w:marLeft w:val="0"/>
      <w:marRight w:val="0"/>
      <w:marTop w:val="0"/>
      <w:marBottom w:val="0"/>
      <w:divBdr>
        <w:top w:val="none" w:sz="0" w:space="0" w:color="auto"/>
        <w:left w:val="none" w:sz="0" w:space="0" w:color="auto"/>
        <w:bottom w:val="none" w:sz="0" w:space="0" w:color="auto"/>
        <w:right w:val="none" w:sz="0" w:space="0" w:color="auto"/>
      </w:divBdr>
      <w:divsChild>
        <w:div w:id="51320331">
          <w:marLeft w:val="547"/>
          <w:marRight w:val="0"/>
          <w:marTop w:val="96"/>
          <w:marBottom w:val="0"/>
          <w:divBdr>
            <w:top w:val="none" w:sz="0" w:space="0" w:color="auto"/>
            <w:left w:val="none" w:sz="0" w:space="0" w:color="auto"/>
            <w:bottom w:val="none" w:sz="0" w:space="0" w:color="auto"/>
            <w:right w:val="none" w:sz="0" w:space="0" w:color="auto"/>
          </w:divBdr>
        </w:div>
        <w:div w:id="198516150">
          <w:marLeft w:val="2520"/>
          <w:marRight w:val="0"/>
          <w:marTop w:val="67"/>
          <w:marBottom w:val="0"/>
          <w:divBdr>
            <w:top w:val="none" w:sz="0" w:space="0" w:color="auto"/>
            <w:left w:val="none" w:sz="0" w:space="0" w:color="auto"/>
            <w:bottom w:val="none" w:sz="0" w:space="0" w:color="auto"/>
            <w:right w:val="none" w:sz="0" w:space="0" w:color="auto"/>
          </w:divBdr>
        </w:div>
        <w:div w:id="687872418">
          <w:marLeft w:val="2520"/>
          <w:marRight w:val="0"/>
          <w:marTop w:val="67"/>
          <w:marBottom w:val="0"/>
          <w:divBdr>
            <w:top w:val="none" w:sz="0" w:space="0" w:color="auto"/>
            <w:left w:val="none" w:sz="0" w:space="0" w:color="auto"/>
            <w:bottom w:val="none" w:sz="0" w:space="0" w:color="auto"/>
            <w:right w:val="none" w:sz="0" w:space="0" w:color="auto"/>
          </w:divBdr>
        </w:div>
        <w:div w:id="777872879">
          <w:marLeft w:val="2520"/>
          <w:marRight w:val="0"/>
          <w:marTop w:val="67"/>
          <w:marBottom w:val="0"/>
          <w:divBdr>
            <w:top w:val="none" w:sz="0" w:space="0" w:color="auto"/>
            <w:left w:val="none" w:sz="0" w:space="0" w:color="auto"/>
            <w:bottom w:val="none" w:sz="0" w:space="0" w:color="auto"/>
            <w:right w:val="none" w:sz="0" w:space="0" w:color="auto"/>
          </w:divBdr>
        </w:div>
        <w:div w:id="831069529">
          <w:marLeft w:val="1800"/>
          <w:marRight w:val="0"/>
          <w:marTop w:val="120"/>
          <w:marBottom w:val="0"/>
          <w:divBdr>
            <w:top w:val="none" w:sz="0" w:space="0" w:color="auto"/>
            <w:left w:val="none" w:sz="0" w:space="0" w:color="auto"/>
            <w:bottom w:val="none" w:sz="0" w:space="0" w:color="auto"/>
            <w:right w:val="none" w:sz="0" w:space="0" w:color="auto"/>
          </w:divBdr>
        </w:div>
        <w:div w:id="860170453">
          <w:marLeft w:val="2520"/>
          <w:marRight w:val="0"/>
          <w:marTop w:val="67"/>
          <w:marBottom w:val="0"/>
          <w:divBdr>
            <w:top w:val="none" w:sz="0" w:space="0" w:color="auto"/>
            <w:left w:val="none" w:sz="0" w:space="0" w:color="auto"/>
            <w:bottom w:val="none" w:sz="0" w:space="0" w:color="auto"/>
            <w:right w:val="none" w:sz="0" w:space="0" w:color="auto"/>
          </w:divBdr>
        </w:div>
        <w:div w:id="919674878">
          <w:marLeft w:val="1166"/>
          <w:marRight w:val="0"/>
          <w:marTop w:val="77"/>
          <w:marBottom w:val="0"/>
          <w:divBdr>
            <w:top w:val="none" w:sz="0" w:space="0" w:color="auto"/>
            <w:left w:val="none" w:sz="0" w:space="0" w:color="auto"/>
            <w:bottom w:val="none" w:sz="0" w:space="0" w:color="auto"/>
            <w:right w:val="none" w:sz="0" w:space="0" w:color="auto"/>
          </w:divBdr>
        </w:div>
        <w:div w:id="1431119690">
          <w:marLeft w:val="2520"/>
          <w:marRight w:val="0"/>
          <w:marTop w:val="67"/>
          <w:marBottom w:val="0"/>
          <w:divBdr>
            <w:top w:val="none" w:sz="0" w:space="0" w:color="auto"/>
            <w:left w:val="none" w:sz="0" w:space="0" w:color="auto"/>
            <w:bottom w:val="none" w:sz="0" w:space="0" w:color="auto"/>
            <w:right w:val="none" w:sz="0" w:space="0" w:color="auto"/>
          </w:divBdr>
        </w:div>
        <w:div w:id="1464152438">
          <w:marLeft w:val="2520"/>
          <w:marRight w:val="0"/>
          <w:marTop w:val="67"/>
          <w:marBottom w:val="0"/>
          <w:divBdr>
            <w:top w:val="none" w:sz="0" w:space="0" w:color="auto"/>
            <w:left w:val="none" w:sz="0" w:space="0" w:color="auto"/>
            <w:bottom w:val="none" w:sz="0" w:space="0" w:color="auto"/>
            <w:right w:val="none" w:sz="0" w:space="0" w:color="auto"/>
          </w:divBdr>
        </w:div>
        <w:div w:id="1530337624">
          <w:marLeft w:val="1166"/>
          <w:marRight w:val="0"/>
          <w:marTop w:val="77"/>
          <w:marBottom w:val="0"/>
          <w:divBdr>
            <w:top w:val="none" w:sz="0" w:space="0" w:color="auto"/>
            <w:left w:val="none" w:sz="0" w:space="0" w:color="auto"/>
            <w:bottom w:val="none" w:sz="0" w:space="0" w:color="auto"/>
            <w:right w:val="none" w:sz="0" w:space="0" w:color="auto"/>
          </w:divBdr>
        </w:div>
        <w:div w:id="1624195328">
          <w:marLeft w:val="1166"/>
          <w:marRight w:val="0"/>
          <w:marTop w:val="120"/>
          <w:marBottom w:val="0"/>
          <w:divBdr>
            <w:top w:val="none" w:sz="0" w:space="0" w:color="auto"/>
            <w:left w:val="none" w:sz="0" w:space="0" w:color="auto"/>
            <w:bottom w:val="none" w:sz="0" w:space="0" w:color="auto"/>
            <w:right w:val="none" w:sz="0" w:space="0" w:color="auto"/>
          </w:divBdr>
        </w:div>
        <w:div w:id="1796175951">
          <w:marLeft w:val="547"/>
          <w:marRight w:val="0"/>
          <w:marTop w:val="120"/>
          <w:marBottom w:val="0"/>
          <w:divBdr>
            <w:top w:val="none" w:sz="0" w:space="0" w:color="auto"/>
            <w:left w:val="none" w:sz="0" w:space="0" w:color="auto"/>
            <w:bottom w:val="none" w:sz="0" w:space="0" w:color="auto"/>
            <w:right w:val="none" w:sz="0" w:space="0" w:color="auto"/>
          </w:divBdr>
        </w:div>
        <w:div w:id="2014645265">
          <w:marLeft w:val="1166"/>
          <w:marRight w:val="0"/>
          <w:marTop w:val="77"/>
          <w:marBottom w:val="0"/>
          <w:divBdr>
            <w:top w:val="none" w:sz="0" w:space="0" w:color="auto"/>
            <w:left w:val="none" w:sz="0" w:space="0" w:color="auto"/>
            <w:bottom w:val="none" w:sz="0" w:space="0" w:color="auto"/>
            <w:right w:val="none" w:sz="0" w:space="0" w:color="auto"/>
          </w:divBdr>
        </w:div>
      </w:divsChild>
    </w:div>
    <w:div w:id="1978149154">
      <w:bodyDiv w:val="1"/>
      <w:marLeft w:val="0"/>
      <w:marRight w:val="0"/>
      <w:marTop w:val="0"/>
      <w:marBottom w:val="0"/>
      <w:divBdr>
        <w:top w:val="none" w:sz="0" w:space="0" w:color="auto"/>
        <w:left w:val="none" w:sz="0" w:space="0" w:color="auto"/>
        <w:bottom w:val="none" w:sz="0" w:space="0" w:color="auto"/>
        <w:right w:val="none" w:sz="0" w:space="0" w:color="auto"/>
      </w:divBdr>
    </w:div>
    <w:div w:id="1978415219">
      <w:bodyDiv w:val="1"/>
      <w:marLeft w:val="0"/>
      <w:marRight w:val="0"/>
      <w:marTop w:val="0"/>
      <w:marBottom w:val="0"/>
      <w:divBdr>
        <w:top w:val="none" w:sz="0" w:space="0" w:color="auto"/>
        <w:left w:val="none" w:sz="0" w:space="0" w:color="auto"/>
        <w:bottom w:val="none" w:sz="0" w:space="0" w:color="auto"/>
        <w:right w:val="none" w:sz="0" w:space="0" w:color="auto"/>
      </w:divBdr>
    </w:div>
    <w:div w:id="1979341048">
      <w:bodyDiv w:val="1"/>
      <w:marLeft w:val="0"/>
      <w:marRight w:val="0"/>
      <w:marTop w:val="0"/>
      <w:marBottom w:val="0"/>
      <w:divBdr>
        <w:top w:val="none" w:sz="0" w:space="0" w:color="auto"/>
        <w:left w:val="none" w:sz="0" w:space="0" w:color="auto"/>
        <w:bottom w:val="none" w:sz="0" w:space="0" w:color="auto"/>
        <w:right w:val="none" w:sz="0" w:space="0" w:color="auto"/>
      </w:divBdr>
    </w:div>
    <w:div w:id="1980454231">
      <w:bodyDiv w:val="1"/>
      <w:marLeft w:val="0"/>
      <w:marRight w:val="0"/>
      <w:marTop w:val="0"/>
      <w:marBottom w:val="0"/>
      <w:divBdr>
        <w:top w:val="none" w:sz="0" w:space="0" w:color="auto"/>
        <w:left w:val="none" w:sz="0" w:space="0" w:color="auto"/>
        <w:bottom w:val="none" w:sz="0" w:space="0" w:color="auto"/>
        <w:right w:val="none" w:sz="0" w:space="0" w:color="auto"/>
      </w:divBdr>
    </w:div>
    <w:div w:id="1980574745">
      <w:bodyDiv w:val="1"/>
      <w:marLeft w:val="0"/>
      <w:marRight w:val="0"/>
      <w:marTop w:val="0"/>
      <w:marBottom w:val="0"/>
      <w:divBdr>
        <w:top w:val="none" w:sz="0" w:space="0" w:color="auto"/>
        <w:left w:val="none" w:sz="0" w:space="0" w:color="auto"/>
        <w:bottom w:val="none" w:sz="0" w:space="0" w:color="auto"/>
        <w:right w:val="none" w:sz="0" w:space="0" w:color="auto"/>
      </w:divBdr>
    </w:div>
    <w:div w:id="1980987079">
      <w:bodyDiv w:val="1"/>
      <w:marLeft w:val="0"/>
      <w:marRight w:val="0"/>
      <w:marTop w:val="0"/>
      <w:marBottom w:val="0"/>
      <w:divBdr>
        <w:top w:val="none" w:sz="0" w:space="0" w:color="auto"/>
        <w:left w:val="none" w:sz="0" w:space="0" w:color="auto"/>
        <w:bottom w:val="none" w:sz="0" w:space="0" w:color="auto"/>
        <w:right w:val="none" w:sz="0" w:space="0" w:color="auto"/>
      </w:divBdr>
    </w:div>
    <w:div w:id="1981302765">
      <w:bodyDiv w:val="1"/>
      <w:marLeft w:val="0"/>
      <w:marRight w:val="0"/>
      <w:marTop w:val="0"/>
      <w:marBottom w:val="0"/>
      <w:divBdr>
        <w:top w:val="none" w:sz="0" w:space="0" w:color="auto"/>
        <w:left w:val="none" w:sz="0" w:space="0" w:color="auto"/>
        <w:bottom w:val="none" w:sz="0" w:space="0" w:color="auto"/>
        <w:right w:val="none" w:sz="0" w:space="0" w:color="auto"/>
      </w:divBdr>
      <w:divsChild>
        <w:div w:id="193733485">
          <w:marLeft w:val="547"/>
          <w:marRight w:val="0"/>
          <w:marTop w:val="96"/>
          <w:marBottom w:val="0"/>
          <w:divBdr>
            <w:top w:val="none" w:sz="0" w:space="0" w:color="auto"/>
            <w:left w:val="none" w:sz="0" w:space="0" w:color="auto"/>
            <w:bottom w:val="none" w:sz="0" w:space="0" w:color="auto"/>
            <w:right w:val="none" w:sz="0" w:space="0" w:color="auto"/>
          </w:divBdr>
        </w:div>
        <w:div w:id="997804240">
          <w:marLeft w:val="547"/>
          <w:marRight w:val="0"/>
          <w:marTop w:val="96"/>
          <w:marBottom w:val="0"/>
          <w:divBdr>
            <w:top w:val="none" w:sz="0" w:space="0" w:color="auto"/>
            <w:left w:val="none" w:sz="0" w:space="0" w:color="auto"/>
            <w:bottom w:val="none" w:sz="0" w:space="0" w:color="auto"/>
            <w:right w:val="none" w:sz="0" w:space="0" w:color="auto"/>
          </w:divBdr>
        </w:div>
        <w:div w:id="1134374514">
          <w:marLeft w:val="547"/>
          <w:marRight w:val="0"/>
          <w:marTop w:val="96"/>
          <w:marBottom w:val="0"/>
          <w:divBdr>
            <w:top w:val="none" w:sz="0" w:space="0" w:color="auto"/>
            <w:left w:val="none" w:sz="0" w:space="0" w:color="auto"/>
            <w:bottom w:val="none" w:sz="0" w:space="0" w:color="auto"/>
            <w:right w:val="none" w:sz="0" w:space="0" w:color="auto"/>
          </w:divBdr>
        </w:div>
        <w:div w:id="1854370690">
          <w:marLeft w:val="547"/>
          <w:marRight w:val="0"/>
          <w:marTop w:val="96"/>
          <w:marBottom w:val="0"/>
          <w:divBdr>
            <w:top w:val="none" w:sz="0" w:space="0" w:color="auto"/>
            <w:left w:val="none" w:sz="0" w:space="0" w:color="auto"/>
            <w:bottom w:val="none" w:sz="0" w:space="0" w:color="auto"/>
            <w:right w:val="none" w:sz="0" w:space="0" w:color="auto"/>
          </w:divBdr>
        </w:div>
      </w:divsChild>
    </w:div>
    <w:div w:id="1981423174">
      <w:bodyDiv w:val="1"/>
      <w:marLeft w:val="0"/>
      <w:marRight w:val="0"/>
      <w:marTop w:val="0"/>
      <w:marBottom w:val="0"/>
      <w:divBdr>
        <w:top w:val="none" w:sz="0" w:space="0" w:color="auto"/>
        <w:left w:val="none" w:sz="0" w:space="0" w:color="auto"/>
        <w:bottom w:val="none" w:sz="0" w:space="0" w:color="auto"/>
        <w:right w:val="none" w:sz="0" w:space="0" w:color="auto"/>
      </w:divBdr>
    </w:div>
    <w:div w:id="1981568892">
      <w:bodyDiv w:val="1"/>
      <w:marLeft w:val="0"/>
      <w:marRight w:val="0"/>
      <w:marTop w:val="0"/>
      <w:marBottom w:val="0"/>
      <w:divBdr>
        <w:top w:val="none" w:sz="0" w:space="0" w:color="auto"/>
        <w:left w:val="none" w:sz="0" w:space="0" w:color="auto"/>
        <w:bottom w:val="none" w:sz="0" w:space="0" w:color="auto"/>
        <w:right w:val="none" w:sz="0" w:space="0" w:color="auto"/>
      </w:divBdr>
    </w:div>
    <w:div w:id="1982035457">
      <w:bodyDiv w:val="1"/>
      <w:marLeft w:val="0"/>
      <w:marRight w:val="0"/>
      <w:marTop w:val="0"/>
      <w:marBottom w:val="0"/>
      <w:divBdr>
        <w:top w:val="none" w:sz="0" w:space="0" w:color="auto"/>
        <w:left w:val="none" w:sz="0" w:space="0" w:color="auto"/>
        <w:bottom w:val="none" w:sz="0" w:space="0" w:color="auto"/>
        <w:right w:val="none" w:sz="0" w:space="0" w:color="auto"/>
      </w:divBdr>
    </w:div>
    <w:div w:id="1983197172">
      <w:bodyDiv w:val="1"/>
      <w:marLeft w:val="0"/>
      <w:marRight w:val="0"/>
      <w:marTop w:val="0"/>
      <w:marBottom w:val="0"/>
      <w:divBdr>
        <w:top w:val="none" w:sz="0" w:space="0" w:color="auto"/>
        <w:left w:val="none" w:sz="0" w:space="0" w:color="auto"/>
        <w:bottom w:val="none" w:sz="0" w:space="0" w:color="auto"/>
        <w:right w:val="none" w:sz="0" w:space="0" w:color="auto"/>
      </w:divBdr>
    </w:div>
    <w:div w:id="1986086326">
      <w:bodyDiv w:val="1"/>
      <w:marLeft w:val="0"/>
      <w:marRight w:val="0"/>
      <w:marTop w:val="0"/>
      <w:marBottom w:val="0"/>
      <w:divBdr>
        <w:top w:val="none" w:sz="0" w:space="0" w:color="auto"/>
        <w:left w:val="none" w:sz="0" w:space="0" w:color="auto"/>
        <w:bottom w:val="none" w:sz="0" w:space="0" w:color="auto"/>
        <w:right w:val="none" w:sz="0" w:space="0" w:color="auto"/>
      </w:divBdr>
      <w:divsChild>
        <w:div w:id="46148898">
          <w:marLeft w:val="1166"/>
          <w:marRight w:val="0"/>
          <w:marTop w:val="115"/>
          <w:marBottom w:val="0"/>
          <w:divBdr>
            <w:top w:val="none" w:sz="0" w:space="0" w:color="auto"/>
            <w:left w:val="none" w:sz="0" w:space="0" w:color="auto"/>
            <w:bottom w:val="none" w:sz="0" w:space="0" w:color="auto"/>
            <w:right w:val="none" w:sz="0" w:space="0" w:color="auto"/>
          </w:divBdr>
        </w:div>
        <w:div w:id="244416202">
          <w:marLeft w:val="547"/>
          <w:marRight w:val="0"/>
          <w:marTop w:val="134"/>
          <w:marBottom w:val="0"/>
          <w:divBdr>
            <w:top w:val="none" w:sz="0" w:space="0" w:color="auto"/>
            <w:left w:val="none" w:sz="0" w:space="0" w:color="auto"/>
            <w:bottom w:val="none" w:sz="0" w:space="0" w:color="auto"/>
            <w:right w:val="none" w:sz="0" w:space="0" w:color="auto"/>
          </w:divBdr>
        </w:div>
        <w:div w:id="445467139">
          <w:marLeft w:val="1166"/>
          <w:marRight w:val="0"/>
          <w:marTop w:val="115"/>
          <w:marBottom w:val="0"/>
          <w:divBdr>
            <w:top w:val="none" w:sz="0" w:space="0" w:color="auto"/>
            <w:left w:val="none" w:sz="0" w:space="0" w:color="auto"/>
            <w:bottom w:val="none" w:sz="0" w:space="0" w:color="auto"/>
            <w:right w:val="none" w:sz="0" w:space="0" w:color="auto"/>
          </w:divBdr>
        </w:div>
      </w:divsChild>
    </w:div>
    <w:div w:id="1986473717">
      <w:bodyDiv w:val="1"/>
      <w:marLeft w:val="0"/>
      <w:marRight w:val="0"/>
      <w:marTop w:val="0"/>
      <w:marBottom w:val="0"/>
      <w:divBdr>
        <w:top w:val="none" w:sz="0" w:space="0" w:color="auto"/>
        <w:left w:val="none" w:sz="0" w:space="0" w:color="auto"/>
        <w:bottom w:val="none" w:sz="0" w:space="0" w:color="auto"/>
        <w:right w:val="none" w:sz="0" w:space="0" w:color="auto"/>
      </w:divBdr>
    </w:div>
    <w:div w:id="1986659497">
      <w:bodyDiv w:val="1"/>
      <w:marLeft w:val="0"/>
      <w:marRight w:val="0"/>
      <w:marTop w:val="0"/>
      <w:marBottom w:val="0"/>
      <w:divBdr>
        <w:top w:val="none" w:sz="0" w:space="0" w:color="auto"/>
        <w:left w:val="none" w:sz="0" w:space="0" w:color="auto"/>
        <w:bottom w:val="none" w:sz="0" w:space="0" w:color="auto"/>
        <w:right w:val="none" w:sz="0" w:space="0" w:color="auto"/>
      </w:divBdr>
    </w:div>
    <w:div w:id="1987202212">
      <w:bodyDiv w:val="1"/>
      <w:marLeft w:val="0"/>
      <w:marRight w:val="0"/>
      <w:marTop w:val="0"/>
      <w:marBottom w:val="0"/>
      <w:divBdr>
        <w:top w:val="none" w:sz="0" w:space="0" w:color="auto"/>
        <w:left w:val="none" w:sz="0" w:space="0" w:color="auto"/>
        <w:bottom w:val="none" w:sz="0" w:space="0" w:color="auto"/>
        <w:right w:val="none" w:sz="0" w:space="0" w:color="auto"/>
      </w:divBdr>
    </w:div>
    <w:div w:id="1987277677">
      <w:bodyDiv w:val="1"/>
      <w:marLeft w:val="0"/>
      <w:marRight w:val="0"/>
      <w:marTop w:val="0"/>
      <w:marBottom w:val="0"/>
      <w:divBdr>
        <w:top w:val="none" w:sz="0" w:space="0" w:color="auto"/>
        <w:left w:val="none" w:sz="0" w:space="0" w:color="auto"/>
        <w:bottom w:val="none" w:sz="0" w:space="0" w:color="auto"/>
        <w:right w:val="none" w:sz="0" w:space="0" w:color="auto"/>
      </w:divBdr>
    </w:div>
    <w:div w:id="1987541192">
      <w:bodyDiv w:val="1"/>
      <w:marLeft w:val="0"/>
      <w:marRight w:val="0"/>
      <w:marTop w:val="0"/>
      <w:marBottom w:val="0"/>
      <w:divBdr>
        <w:top w:val="none" w:sz="0" w:space="0" w:color="auto"/>
        <w:left w:val="none" w:sz="0" w:space="0" w:color="auto"/>
        <w:bottom w:val="none" w:sz="0" w:space="0" w:color="auto"/>
        <w:right w:val="none" w:sz="0" w:space="0" w:color="auto"/>
      </w:divBdr>
    </w:div>
    <w:div w:id="1987780791">
      <w:bodyDiv w:val="1"/>
      <w:marLeft w:val="0"/>
      <w:marRight w:val="0"/>
      <w:marTop w:val="0"/>
      <w:marBottom w:val="0"/>
      <w:divBdr>
        <w:top w:val="none" w:sz="0" w:space="0" w:color="auto"/>
        <w:left w:val="none" w:sz="0" w:space="0" w:color="auto"/>
        <w:bottom w:val="none" w:sz="0" w:space="0" w:color="auto"/>
        <w:right w:val="none" w:sz="0" w:space="0" w:color="auto"/>
      </w:divBdr>
    </w:div>
    <w:div w:id="1989241849">
      <w:bodyDiv w:val="1"/>
      <w:marLeft w:val="0"/>
      <w:marRight w:val="0"/>
      <w:marTop w:val="0"/>
      <w:marBottom w:val="0"/>
      <w:divBdr>
        <w:top w:val="none" w:sz="0" w:space="0" w:color="auto"/>
        <w:left w:val="none" w:sz="0" w:space="0" w:color="auto"/>
        <w:bottom w:val="none" w:sz="0" w:space="0" w:color="auto"/>
        <w:right w:val="none" w:sz="0" w:space="0" w:color="auto"/>
      </w:divBdr>
      <w:divsChild>
        <w:div w:id="247470556">
          <w:marLeft w:val="547"/>
          <w:marRight w:val="0"/>
          <w:marTop w:val="106"/>
          <w:marBottom w:val="0"/>
          <w:divBdr>
            <w:top w:val="none" w:sz="0" w:space="0" w:color="auto"/>
            <w:left w:val="none" w:sz="0" w:space="0" w:color="auto"/>
            <w:bottom w:val="none" w:sz="0" w:space="0" w:color="auto"/>
            <w:right w:val="none" w:sz="0" w:space="0" w:color="auto"/>
          </w:divBdr>
        </w:div>
        <w:div w:id="1602757868">
          <w:marLeft w:val="547"/>
          <w:marRight w:val="0"/>
          <w:marTop w:val="106"/>
          <w:marBottom w:val="0"/>
          <w:divBdr>
            <w:top w:val="none" w:sz="0" w:space="0" w:color="auto"/>
            <w:left w:val="none" w:sz="0" w:space="0" w:color="auto"/>
            <w:bottom w:val="none" w:sz="0" w:space="0" w:color="auto"/>
            <w:right w:val="none" w:sz="0" w:space="0" w:color="auto"/>
          </w:divBdr>
        </w:div>
        <w:div w:id="2100102874">
          <w:marLeft w:val="547"/>
          <w:marRight w:val="0"/>
          <w:marTop w:val="106"/>
          <w:marBottom w:val="0"/>
          <w:divBdr>
            <w:top w:val="none" w:sz="0" w:space="0" w:color="auto"/>
            <w:left w:val="none" w:sz="0" w:space="0" w:color="auto"/>
            <w:bottom w:val="none" w:sz="0" w:space="0" w:color="auto"/>
            <w:right w:val="none" w:sz="0" w:space="0" w:color="auto"/>
          </w:divBdr>
        </w:div>
      </w:divsChild>
    </w:div>
    <w:div w:id="1989548316">
      <w:bodyDiv w:val="1"/>
      <w:marLeft w:val="0"/>
      <w:marRight w:val="0"/>
      <w:marTop w:val="0"/>
      <w:marBottom w:val="0"/>
      <w:divBdr>
        <w:top w:val="none" w:sz="0" w:space="0" w:color="auto"/>
        <w:left w:val="none" w:sz="0" w:space="0" w:color="auto"/>
        <w:bottom w:val="none" w:sz="0" w:space="0" w:color="auto"/>
        <w:right w:val="none" w:sz="0" w:space="0" w:color="auto"/>
      </w:divBdr>
    </w:div>
    <w:div w:id="1990085687">
      <w:bodyDiv w:val="1"/>
      <w:marLeft w:val="0"/>
      <w:marRight w:val="0"/>
      <w:marTop w:val="0"/>
      <w:marBottom w:val="0"/>
      <w:divBdr>
        <w:top w:val="none" w:sz="0" w:space="0" w:color="auto"/>
        <w:left w:val="none" w:sz="0" w:space="0" w:color="auto"/>
        <w:bottom w:val="none" w:sz="0" w:space="0" w:color="auto"/>
        <w:right w:val="none" w:sz="0" w:space="0" w:color="auto"/>
      </w:divBdr>
    </w:div>
    <w:div w:id="1990160934">
      <w:bodyDiv w:val="1"/>
      <w:marLeft w:val="0"/>
      <w:marRight w:val="0"/>
      <w:marTop w:val="0"/>
      <w:marBottom w:val="0"/>
      <w:divBdr>
        <w:top w:val="none" w:sz="0" w:space="0" w:color="auto"/>
        <w:left w:val="none" w:sz="0" w:space="0" w:color="auto"/>
        <w:bottom w:val="none" w:sz="0" w:space="0" w:color="auto"/>
        <w:right w:val="none" w:sz="0" w:space="0" w:color="auto"/>
      </w:divBdr>
      <w:divsChild>
        <w:div w:id="274294496">
          <w:marLeft w:val="547"/>
          <w:marRight w:val="0"/>
          <w:marTop w:val="134"/>
          <w:marBottom w:val="0"/>
          <w:divBdr>
            <w:top w:val="none" w:sz="0" w:space="0" w:color="auto"/>
            <w:left w:val="none" w:sz="0" w:space="0" w:color="auto"/>
            <w:bottom w:val="none" w:sz="0" w:space="0" w:color="auto"/>
            <w:right w:val="none" w:sz="0" w:space="0" w:color="auto"/>
          </w:divBdr>
        </w:div>
        <w:div w:id="389622158">
          <w:marLeft w:val="547"/>
          <w:marRight w:val="0"/>
          <w:marTop w:val="134"/>
          <w:marBottom w:val="0"/>
          <w:divBdr>
            <w:top w:val="none" w:sz="0" w:space="0" w:color="auto"/>
            <w:left w:val="none" w:sz="0" w:space="0" w:color="auto"/>
            <w:bottom w:val="none" w:sz="0" w:space="0" w:color="auto"/>
            <w:right w:val="none" w:sz="0" w:space="0" w:color="auto"/>
          </w:divBdr>
        </w:div>
        <w:div w:id="479158208">
          <w:marLeft w:val="1166"/>
          <w:marRight w:val="0"/>
          <w:marTop w:val="115"/>
          <w:marBottom w:val="0"/>
          <w:divBdr>
            <w:top w:val="none" w:sz="0" w:space="0" w:color="auto"/>
            <w:left w:val="none" w:sz="0" w:space="0" w:color="auto"/>
            <w:bottom w:val="none" w:sz="0" w:space="0" w:color="auto"/>
            <w:right w:val="none" w:sz="0" w:space="0" w:color="auto"/>
          </w:divBdr>
        </w:div>
        <w:div w:id="679161935">
          <w:marLeft w:val="1800"/>
          <w:marRight w:val="0"/>
          <w:marTop w:val="96"/>
          <w:marBottom w:val="0"/>
          <w:divBdr>
            <w:top w:val="none" w:sz="0" w:space="0" w:color="auto"/>
            <w:left w:val="none" w:sz="0" w:space="0" w:color="auto"/>
            <w:bottom w:val="none" w:sz="0" w:space="0" w:color="auto"/>
            <w:right w:val="none" w:sz="0" w:space="0" w:color="auto"/>
          </w:divBdr>
        </w:div>
        <w:div w:id="774979839">
          <w:marLeft w:val="1166"/>
          <w:marRight w:val="0"/>
          <w:marTop w:val="115"/>
          <w:marBottom w:val="0"/>
          <w:divBdr>
            <w:top w:val="none" w:sz="0" w:space="0" w:color="auto"/>
            <w:left w:val="none" w:sz="0" w:space="0" w:color="auto"/>
            <w:bottom w:val="none" w:sz="0" w:space="0" w:color="auto"/>
            <w:right w:val="none" w:sz="0" w:space="0" w:color="auto"/>
          </w:divBdr>
        </w:div>
        <w:div w:id="1466504489">
          <w:marLeft w:val="1166"/>
          <w:marRight w:val="0"/>
          <w:marTop w:val="115"/>
          <w:marBottom w:val="0"/>
          <w:divBdr>
            <w:top w:val="none" w:sz="0" w:space="0" w:color="auto"/>
            <w:left w:val="none" w:sz="0" w:space="0" w:color="auto"/>
            <w:bottom w:val="none" w:sz="0" w:space="0" w:color="auto"/>
            <w:right w:val="none" w:sz="0" w:space="0" w:color="auto"/>
          </w:divBdr>
        </w:div>
        <w:div w:id="2027360824">
          <w:marLeft w:val="1800"/>
          <w:marRight w:val="0"/>
          <w:marTop w:val="96"/>
          <w:marBottom w:val="0"/>
          <w:divBdr>
            <w:top w:val="none" w:sz="0" w:space="0" w:color="auto"/>
            <w:left w:val="none" w:sz="0" w:space="0" w:color="auto"/>
            <w:bottom w:val="none" w:sz="0" w:space="0" w:color="auto"/>
            <w:right w:val="none" w:sz="0" w:space="0" w:color="auto"/>
          </w:divBdr>
        </w:div>
      </w:divsChild>
    </w:div>
    <w:div w:id="1990936627">
      <w:bodyDiv w:val="1"/>
      <w:marLeft w:val="0"/>
      <w:marRight w:val="0"/>
      <w:marTop w:val="0"/>
      <w:marBottom w:val="0"/>
      <w:divBdr>
        <w:top w:val="none" w:sz="0" w:space="0" w:color="auto"/>
        <w:left w:val="none" w:sz="0" w:space="0" w:color="auto"/>
        <w:bottom w:val="none" w:sz="0" w:space="0" w:color="auto"/>
        <w:right w:val="none" w:sz="0" w:space="0" w:color="auto"/>
      </w:divBdr>
      <w:divsChild>
        <w:div w:id="290984401">
          <w:marLeft w:val="1166"/>
          <w:marRight w:val="0"/>
          <w:marTop w:val="96"/>
          <w:marBottom w:val="120"/>
          <w:divBdr>
            <w:top w:val="none" w:sz="0" w:space="0" w:color="auto"/>
            <w:left w:val="none" w:sz="0" w:space="0" w:color="auto"/>
            <w:bottom w:val="none" w:sz="0" w:space="0" w:color="auto"/>
            <w:right w:val="none" w:sz="0" w:space="0" w:color="auto"/>
          </w:divBdr>
        </w:div>
        <w:div w:id="1046174633">
          <w:marLeft w:val="547"/>
          <w:marRight w:val="0"/>
          <w:marTop w:val="115"/>
          <w:marBottom w:val="120"/>
          <w:divBdr>
            <w:top w:val="none" w:sz="0" w:space="0" w:color="auto"/>
            <w:left w:val="none" w:sz="0" w:space="0" w:color="auto"/>
            <w:bottom w:val="none" w:sz="0" w:space="0" w:color="auto"/>
            <w:right w:val="none" w:sz="0" w:space="0" w:color="auto"/>
          </w:divBdr>
        </w:div>
        <w:div w:id="1108281158">
          <w:marLeft w:val="547"/>
          <w:marRight w:val="0"/>
          <w:marTop w:val="115"/>
          <w:marBottom w:val="120"/>
          <w:divBdr>
            <w:top w:val="none" w:sz="0" w:space="0" w:color="auto"/>
            <w:left w:val="none" w:sz="0" w:space="0" w:color="auto"/>
            <w:bottom w:val="none" w:sz="0" w:space="0" w:color="auto"/>
            <w:right w:val="none" w:sz="0" w:space="0" w:color="auto"/>
          </w:divBdr>
        </w:div>
        <w:div w:id="1153182983">
          <w:marLeft w:val="1166"/>
          <w:marRight w:val="0"/>
          <w:marTop w:val="96"/>
          <w:marBottom w:val="120"/>
          <w:divBdr>
            <w:top w:val="none" w:sz="0" w:space="0" w:color="auto"/>
            <w:left w:val="none" w:sz="0" w:space="0" w:color="auto"/>
            <w:bottom w:val="none" w:sz="0" w:space="0" w:color="auto"/>
            <w:right w:val="none" w:sz="0" w:space="0" w:color="auto"/>
          </w:divBdr>
        </w:div>
        <w:div w:id="1671323735">
          <w:marLeft w:val="1166"/>
          <w:marRight w:val="0"/>
          <w:marTop w:val="96"/>
          <w:marBottom w:val="120"/>
          <w:divBdr>
            <w:top w:val="none" w:sz="0" w:space="0" w:color="auto"/>
            <w:left w:val="none" w:sz="0" w:space="0" w:color="auto"/>
            <w:bottom w:val="none" w:sz="0" w:space="0" w:color="auto"/>
            <w:right w:val="none" w:sz="0" w:space="0" w:color="auto"/>
          </w:divBdr>
        </w:div>
      </w:divsChild>
    </w:div>
    <w:div w:id="1991253244">
      <w:bodyDiv w:val="1"/>
      <w:marLeft w:val="0"/>
      <w:marRight w:val="0"/>
      <w:marTop w:val="0"/>
      <w:marBottom w:val="0"/>
      <w:divBdr>
        <w:top w:val="none" w:sz="0" w:space="0" w:color="auto"/>
        <w:left w:val="none" w:sz="0" w:space="0" w:color="auto"/>
        <w:bottom w:val="none" w:sz="0" w:space="0" w:color="auto"/>
        <w:right w:val="none" w:sz="0" w:space="0" w:color="auto"/>
      </w:divBdr>
    </w:div>
    <w:div w:id="1992294570">
      <w:bodyDiv w:val="1"/>
      <w:marLeft w:val="0"/>
      <w:marRight w:val="0"/>
      <w:marTop w:val="0"/>
      <w:marBottom w:val="0"/>
      <w:divBdr>
        <w:top w:val="none" w:sz="0" w:space="0" w:color="auto"/>
        <w:left w:val="none" w:sz="0" w:space="0" w:color="auto"/>
        <w:bottom w:val="none" w:sz="0" w:space="0" w:color="auto"/>
        <w:right w:val="none" w:sz="0" w:space="0" w:color="auto"/>
      </w:divBdr>
    </w:div>
    <w:div w:id="1993169567">
      <w:bodyDiv w:val="1"/>
      <w:marLeft w:val="0"/>
      <w:marRight w:val="0"/>
      <w:marTop w:val="0"/>
      <w:marBottom w:val="0"/>
      <w:divBdr>
        <w:top w:val="none" w:sz="0" w:space="0" w:color="auto"/>
        <w:left w:val="none" w:sz="0" w:space="0" w:color="auto"/>
        <w:bottom w:val="none" w:sz="0" w:space="0" w:color="auto"/>
        <w:right w:val="none" w:sz="0" w:space="0" w:color="auto"/>
      </w:divBdr>
    </w:div>
    <w:div w:id="1993867544">
      <w:bodyDiv w:val="1"/>
      <w:marLeft w:val="0"/>
      <w:marRight w:val="0"/>
      <w:marTop w:val="0"/>
      <w:marBottom w:val="0"/>
      <w:divBdr>
        <w:top w:val="none" w:sz="0" w:space="0" w:color="auto"/>
        <w:left w:val="none" w:sz="0" w:space="0" w:color="auto"/>
        <w:bottom w:val="none" w:sz="0" w:space="0" w:color="auto"/>
        <w:right w:val="none" w:sz="0" w:space="0" w:color="auto"/>
      </w:divBdr>
    </w:div>
    <w:div w:id="1994410212">
      <w:bodyDiv w:val="1"/>
      <w:marLeft w:val="0"/>
      <w:marRight w:val="0"/>
      <w:marTop w:val="0"/>
      <w:marBottom w:val="0"/>
      <w:divBdr>
        <w:top w:val="none" w:sz="0" w:space="0" w:color="auto"/>
        <w:left w:val="none" w:sz="0" w:space="0" w:color="auto"/>
        <w:bottom w:val="none" w:sz="0" w:space="0" w:color="auto"/>
        <w:right w:val="none" w:sz="0" w:space="0" w:color="auto"/>
      </w:divBdr>
    </w:div>
    <w:div w:id="1994485433">
      <w:bodyDiv w:val="1"/>
      <w:marLeft w:val="0"/>
      <w:marRight w:val="0"/>
      <w:marTop w:val="0"/>
      <w:marBottom w:val="0"/>
      <w:divBdr>
        <w:top w:val="none" w:sz="0" w:space="0" w:color="auto"/>
        <w:left w:val="none" w:sz="0" w:space="0" w:color="auto"/>
        <w:bottom w:val="none" w:sz="0" w:space="0" w:color="auto"/>
        <w:right w:val="none" w:sz="0" w:space="0" w:color="auto"/>
      </w:divBdr>
      <w:divsChild>
        <w:div w:id="180556264">
          <w:marLeft w:val="547"/>
          <w:marRight w:val="0"/>
          <w:marTop w:val="134"/>
          <w:marBottom w:val="0"/>
          <w:divBdr>
            <w:top w:val="none" w:sz="0" w:space="0" w:color="auto"/>
            <w:left w:val="none" w:sz="0" w:space="0" w:color="auto"/>
            <w:bottom w:val="none" w:sz="0" w:space="0" w:color="auto"/>
            <w:right w:val="none" w:sz="0" w:space="0" w:color="auto"/>
          </w:divBdr>
        </w:div>
        <w:div w:id="994800645">
          <w:marLeft w:val="1166"/>
          <w:marRight w:val="0"/>
          <w:marTop w:val="115"/>
          <w:marBottom w:val="0"/>
          <w:divBdr>
            <w:top w:val="none" w:sz="0" w:space="0" w:color="auto"/>
            <w:left w:val="none" w:sz="0" w:space="0" w:color="auto"/>
            <w:bottom w:val="none" w:sz="0" w:space="0" w:color="auto"/>
            <w:right w:val="none" w:sz="0" w:space="0" w:color="auto"/>
          </w:divBdr>
        </w:div>
        <w:div w:id="1311444954">
          <w:marLeft w:val="547"/>
          <w:marRight w:val="0"/>
          <w:marTop w:val="134"/>
          <w:marBottom w:val="0"/>
          <w:divBdr>
            <w:top w:val="none" w:sz="0" w:space="0" w:color="auto"/>
            <w:left w:val="none" w:sz="0" w:space="0" w:color="auto"/>
            <w:bottom w:val="none" w:sz="0" w:space="0" w:color="auto"/>
            <w:right w:val="none" w:sz="0" w:space="0" w:color="auto"/>
          </w:divBdr>
        </w:div>
        <w:div w:id="2143307669">
          <w:marLeft w:val="1166"/>
          <w:marRight w:val="0"/>
          <w:marTop w:val="115"/>
          <w:marBottom w:val="0"/>
          <w:divBdr>
            <w:top w:val="none" w:sz="0" w:space="0" w:color="auto"/>
            <w:left w:val="none" w:sz="0" w:space="0" w:color="auto"/>
            <w:bottom w:val="none" w:sz="0" w:space="0" w:color="auto"/>
            <w:right w:val="none" w:sz="0" w:space="0" w:color="auto"/>
          </w:divBdr>
        </w:div>
      </w:divsChild>
    </w:div>
    <w:div w:id="1994525624">
      <w:bodyDiv w:val="1"/>
      <w:marLeft w:val="0"/>
      <w:marRight w:val="0"/>
      <w:marTop w:val="0"/>
      <w:marBottom w:val="0"/>
      <w:divBdr>
        <w:top w:val="none" w:sz="0" w:space="0" w:color="auto"/>
        <w:left w:val="none" w:sz="0" w:space="0" w:color="auto"/>
        <w:bottom w:val="none" w:sz="0" w:space="0" w:color="auto"/>
        <w:right w:val="none" w:sz="0" w:space="0" w:color="auto"/>
      </w:divBdr>
    </w:div>
    <w:div w:id="1994605916">
      <w:bodyDiv w:val="1"/>
      <w:marLeft w:val="0"/>
      <w:marRight w:val="0"/>
      <w:marTop w:val="0"/>
      <w:marBottom w:val="0"/>
      <w:divBdr>
        <w:top w:val="none" w:sz="0" w:space="0" w:color="auto"/>
        <w:left w:val="none" w:sz="0" w:space="0" w:color="auto"/>
        <w:bottom w:val="none" w:sz="0" w:space="0" w:color="auto"/>
        <w:right w:val="none" w:sz="0" w:space="0" w:color="auto"/>
      </w:divBdr>
    </w:div>
    <w:div w:id="1996955610">
      <w:bodyDiv w:val="1"/>
      <w:marLeft w:val="0"/>
      <w:marRight w:val="0"/>
      <w:marTop w:val="0"/>
      <w:marBottom w:val="0"/>
      <w:divBdr>
        <w:top w:val="none" w:sz="0" w:space="0" w:color="auto"/>
        <w:left w:val="none" w:sz="0" w:space="0" w:color="auto"/>
        <w:bottom w:val="none" w:sz="0" w:space="0" w:color="auto"/>
        <w:right w:val="none" w:sz="0" w:space="0" w:color="auto"/>
      </w:divBdr>
    </w:div>
    <w:div w:id="1997606380">
      <w:bodyDiv w:val="1"/>
      <w:marLeft w:val="0"/>
      <w:marRight w:val="0"/>
      <w:marTop w:val="0"/>
      <w:marBottom w:val="0"/>
      <w:divBdr>
        <w:top w:val="none" w:sz="0" w:space="0" w:color="auto"/>
        <w:left w:val="none" w:sz="0" w:space="0" w:color="auto"/>
        <w:bottom w:val="none" w:sz="0" w:space="0" w:color="auto"/>
        <w:right w:val="none" w:sz="0" w:space="0" w:color="auto"/>
      </w:divBdr>
      <w:divsChild>
        <w:div w:id="292488226">
          <w:marLeft w:val="1166"/>
          <w:marRight w:val="0"/>
          <w:marTop w:val="125"/>
          <w:marBottom w:val="0"/>
          <w:divBdr>
            <w:top w:val="none" w:sz="0" w:space="0" w:color="auto"/>
            <w:left w:val="none" w:sz="0" w:space="0" w:color="auto"/>
            <w:bottom w:val="none" w:sz="0" w:space="0" w:color="auto"/>
            <w:right w:val="none" w:sz="0" w:space="0" w:color="auto"/>
          </w:divBdr>
        </w:div>
        <w:div w:id="872305537">
          <w:marLeft w:val="547"/>
          <w:marRight w:val="0"/>
          <w:marTop w:val="144"/>
          <w:marBottom w:val="0"/>
          <w:divBdr>
            <w:top w:val="none" w:sz="0" w:space="0" w:color="auto"/>
            <w:left w:val="none" w:sz="0" w:space="0" w:color="auto"/>
            <w:bottom w:val="none" w:sz="0" w:space="0" w:color="auto"/>
            <w:right w:val="none" w:sz="0" w:space="0" w:color="auto"/>
          </w:divBdr>
        </w:div>
        <w:div w:id="1558932899">
          <w:marLeft w:val="1166"/>
          <w:marRight w:val="0"/>
          <w:marTop w:val="125"/>
          <w:marBottom w:val="0"/>
          <w:divBdr>
            <w:top w:val="none" w:sz="0" w:space="0" w:color="auto"/>
            <w:left w:val="none" w:sz="0" w:space="0" w:color="auto"/>
            <w:bottom w:val="none" w:sz="0" w:space="0" w:color="auto"/>
            <w:right w:val="none" w:sz="0" w:space="0" w:color="auto"/>
          </w:divBdr>
        </w:div>
        <w:div w:id="1616253503">
          <w:marLeft w:val="1166"/>
          <w:marRight w:val="0"/>
          <w:marTop w:val="125"/>
          <w:marBottom w:val="0"/>
          <w:divBdr>
            <w:top w:val="none" w:sz="0" w:space="0" w:color="auto"/>
            <w:left w:val="none" w:sz="0" w:space="0" w:color="auto"/>
            <w:bottom w:val="none" w:sz="0" w:space="0" w:color="auto"/>
            <w:right w:val="none" w:sz="0" w:space="0" w:color="auto"/>
          </w:divBdr>
        </w:div>
      </w:divsChild>
    </w:div>
    <w:div w:id="1997758518">
      <w:bodyDiv w:val="1"/>
      <w:marLeft w:val="0"/>
      <w:marRight w:val="0"/>
      <w:marTop w:val="0"/>
      <w:marBottom w:val="0"/>
      <w:divBdr>
        <w:top w:val="none" w:sz="0" w:space="0" w:color="auto"/>
        <w:left w:val="none" w:sz="0" w:space="0" w:color="auto"/>
        <w:bottom w:val="none" w:sz="0" w:space="0" w:color="auto"/>
        <w:right w:val="none" w:sz="0" w:space="0" w:color="auto"/>
      </w:divBdr>
    </w:div>
    <w:div w:id="1997950595">
      <w:bodyDiv w:val="1"/>
      <w:marLeft w:val="0"/>
      <w:marRight w:val="0"/>
      <w:marTop w:val="0"/>
      <w:marBottom w:val="0"/>
      <w:divBdr>
        <w:top w:val="none" w:sz="0" w:space="0" w:color="auto"/>
        <w:left w:val="none" w:sz="0" w:space="0" w:color="auto"/>
        <w:bottom w:val="none" w:sz="0" w:space="0" w:color="auto"/>
        <w:right w:val="none" w:sz="0" w:space="0" w:color="auto"/>
      </w:divBdr>
    </w:div>
    <w:div w:id="1998461293">
      <w:bodyDiv w:val="1"/>
      <w:marLeft w:val="0"/>
      <w:marRight w:val="0"/>
      <w:marTop w:val="0"/>
      <w:marBottom w:val="0"/>
      <w:divBdr>
        <w:top w:val="none" w:sz="0" w:space="0" w:color="auto"/>
        <w:left w:val="none" w:sz="0" w:space="0" w:color="auto"/>
        <w:bottom w:val="none" w:sz="0" w:space="0" w:color="auto"/>
        <w:right w:val="none" w:sz="0" w:space="0" w:color="auto"/>
      </w:divBdr>
    </w:div>
    <w:div w:id="1998727533">
      <w:bodyDiv w:val="1"/>
      <w:marLeft w:val="0"/>
      <w:marRight w:val="0"/>
      <w:marTop w:val="0"/>
      <w:marBottom w:val="0"/>
      <w:divBdr>
        <w:top w:val="none" w:sz="0" w:space="0" w:color="auto"/>
        <w:left w:val="none" w:sz="0" w:space="0" w:color="auto"/>
        <w:bottom w:val="none" w:sz="0" w:space="0" w:color="auto"/>
        <w:right w:val="none" w:sz="0" w:space="0" w:color="auto"/>
      </w:divBdr>
      <w:divsChild>
        <w:div w:id="214050373">
          <w:marLeft w:val="547"/>
          <w:marRight w:val="0"/>
          <w:marTop w:val="86"/>
          <w:marBottom w:val="0"/>
          <w:divBdr>
            <w:top w:val="none" w:sz="0" w:space="0" w:color="auto"/>
            <w:left w:val="none" w:sz="0" w:space="0" w:color="auto"/>
            <w:bottom w:val="none" w:sz="0" w:space="0" w:color="auto"/>
            <w:right w:val="none" w:sz="0" w:space="0" w:color="auto"/>
          </w:divBdr>
        </w:div>
        <w:div w:id="864831890">
          <w:marLeft w:val="547"/>
          <w:marRight w:val="0"/>
          <w:marTop w:val="86"/>
          <w:marBottom w:val="0"/>
          <w:divBdr>
            <w:top w:val="none" w:sz="0" w:space="0" w:color="auto"/>
            <w:left w:val="none" w:sz="0" w:space="0" w:color="auto"/>
            <w:bottom w:val="none" w:sz="0" w:space="0" w:color="auto"/>
            <w:right w:val="none" w:sz="0" w:space="0" w:color="auto"/>
          </w:divBdr>
        </w:div>
        <w:div w:id="1229533604">
          <w:marLeft w:val="1166"/>
          <w:marRight w:val="0"/>
          <w:marTop w:val="77"/>
          <w:marBottom w:val="0"/>
          <w:divBdr>
            <w:top w:val="none" w:sz="0" w:space="0" w:color="auto"/>
            <w:left w:val="none" w:sz="0" w:space="0" w:color="auto"/>
            <w:bottom w:val="none" w:sz="0" w:space="0" w:color="auto"/>
            <w:right w:val="none" w:sz="0" w:space="0" w:color="auto"/>
          </w:divBdr>
        </w:div>
        <w:div w:id="1639843448">
          <w:marLeft w:val="1166"/>
          <w:marRight w:val="0"/>
          <w:marTop w:val="77"/>
          <w:marBottom w:val="0"/>
          <w:divBdr>
            <w:top w:val="none" w:sz="0" w:space="0" w:color="auto"/>
            <w:left w:val="none" w:sz="0" w:space="0" w:color="auto"/>
            <w:bottom w:val="none" w:sz="0" w:space="0" w:color="auto"/>
            <w:right w:val="none" w:sz="0" w:space="0" w:color="auto"/>
          </w:divBdr>
        </w:div>
      </w:divsChild>
    </w:div>
    <w:div w:id="1999458997">
      <w:bodyDiv w:val="1"/>
      <w:marLeft w:val="0"/>
      <w:marRight w:val="0"/>
      <w:marTop w:val="0"/>
      <w:marBottom w:val="0"/>
      <w:divBdr>
        <w:top w:val="none" w:sz="0" w:space="0" w:color="auto"/>
        <w:left w:val="none" w:sz="0" w:space="0" w:color="auto"/>
        <w:bottom w:val="none" w:sz="0" w:space="0" w:color="auto"/>
        <w:right w:val="none" w:sz="0" w:space="0" w:color="auto"/>
      </w:divBdr>
    </w:div>
    <w:div w:id="1999772231">
      <w:bodyDiv w:val="1"/>
      <w:marLeft w:val="0"/>
      <w:marRight w:val="0"/>
      <w:marTop w:val="0"/>
      <w:marBottom w:val="0"/>
      <w:divBdr>
        <w:top w:val="none" w:sz="0" w:space="0" w:color="auto"/>
        <w:left w:val="none" w:sz="0" w:space="0" w:color="auto"/>
        <w:bottom w:val="none" w:sz="0" w:space="0" w:color="auto"/>
        <w:right w:val="none" w:sz="0" w:space="0" w:color="auto"/>
      </w:divBdr>
    </w:div>
    <w:div w:id="2000309350">
      <w:bodyDiv w:val="1"/>
      <w:marLeft w:val="0"/>
      <w:marRight w:val="0"/>
      <w:marTop w:val="0"/>
      <w:marBottom w:val="0"/>
      <w:divBdr>
        <w:top w:val="none" w:sz="0" w:space="0" w:color="auto"/>
        <w:left w:val="none" w:sz="0" w:space="0" w:color="auto"/>
        <w:bottom w:val="none" w:sz="0" w:space="0" w:color="auto"/>
        <w:right w:val="none" w:sz="0" w:space="0" w:color="auto"/>
      </w:divBdr>
    </w:div>
    <w:div w:id="2000846818">
      <w:bodyDiv w:val="1"/>
      <w:marLeft w:val="0"/>
      <w:marRight w:val="0"/>
      <w:marTop w:val="0"/>
      <w:marBottom w:val="0"/>
      <w:divBdr>
        <w:top w:val="none" w:sz="0" w:space="0" w:color="auto"/>
        <w:left w:val="none" w:sz="0" w:space="0" w:color="auto"/>
        <w:bottom w:val="none" w:sz="0" w:space="0" w:color="auto"/>
        <w:right w:val="none" w:sz="0" w:space="0" w:color="auto"/>
      </w:divBdr>
      <w:divsChild>
        <w:div w:id="998965948">
          <w:marLeft w:val="547"/>
          <w:marRight w:val="0"/>
          <w:marTop w:val="96"/>
          <w:marBottom w:val="0"/>
          <w:divBdr>
            <w:top w:val="none" w:sz="0" w:space="0" w:color="auto"/>
            <w:left w:val="none" w:sz="0" w:space="0" w:color="auto"/>
            <w:bottom w:val="none" w:sz="0" w:space="0" w:color="auto"/>
            <w:right w:val="none" w:sz="0" w:space="0" w:color="auto"/>
          </w:divBdr>
        </w:div>
        <w:div w:id="1249195325">
          <w:marLeft w:val="547"/>
          <w:marRight w:val="0"/>
          <w:marTop w:val="96"/>
          <w:marBottom w:val="0"/>
          <w:divBdr>
            <w:top w:val="none" w:sz="0" w:space="0" w:color="auto"/>
            <w:left w:val="none" w:sz="0" w:space="0" w:color="auto"/>
            <w:bottom w:val="none" w:sz="0" w:space="0" w:color="auto"/>
            <w:right w:val="none" w:sz="0" w:space="0" w:color="auto"/>
          </w:divBdr>
        </w:div>
        <w:div w:id="1864779368">
          <w:marLeft w:val="547"/>
          <w:marRight w:val="0"/>
          <w:marTop w:val="96"/>
          <w:marBottom w:val="0"/>
          <w:divBdr>
            <w:top w:val="none" w:sz="0" w:space="0" w:color="auto"/>
            <w:left w:val="none" w:sz="0" w:space="0" w:color="auto"/>
            <w:bottom w:val="none" w:sz="0" w:space="0" w:color="auto"/>
            <w:right w:val="none" w:sz="0" w:space="0" w:color="auto"/>
          </w:divBdr>
        </w:div>
      </w:divsChild>
    </w:div>
    <w:div w:id="2002150741">
      <w:bodyDiv w:val="1"/>
      <w:marLeft w:val="0"/>
      <w:marRight w:val="0"/>
      <w:marTop w:val="0"/>
      <w:marBottom w:val="0"/>
      <w:divBdr>
        <w:top w:val="none" w:sz="0" w:space="0" w:color="auto"/>
        <w:left w:val="none" w:sz="0" w:space="0" w:color="auto"/>
        <w:bottom w:val="none" w:sz="0" w:space="0" w:color="auto"/>
        <w:right w:val="none" w:sz="0" w:space="0" w:color="auto"/>
      </w:divBdr>
      <w:divsChild>
        <w:div w:id="194074993">
          <w:marLeft w:val="547"/>
          <w:marRight w:val="0"/>
          <w:marTop w:val="154"/>
          <w:marBottom w:val="0"/>
          <w:divBdr>
            <w:top w:val="none" w:sz="0" w:space="0" w:color="auto"/>
            <w:left w:val="none" w:sz="0" w:space="0" w:color="auto"/>
            <w:bottom w:val="none" w:sz="0" w:space="0" w:color="auto"/>
            <w:right w:val="none" w:sz="0" w:space="0" w:color="auto"/>
          </w:divBdr>
        </w:div>
        <w:div w:id="996499563">
          <w:marLeft w:val="1166"/>
          <w:marRight w:val="0"/>
          <w:marTop w:val="134"/>
          <w:marBottom w:val="0"/>
          <w:divBdr>
            <w:top w:val="none" w:sz="0" w:space="0" w:color="auto"/>
            <w:left w:val="none" w:sz="0" w:space="0" w:color="auto"/>
            <w:bottom w:val="none" w:sz="0" w:space="0" w:color="auto"/>
            <w:right w:val="none" w:sz="0" w:space="0" w:color="auto"/>
          </w:divBdr>
        </w:div>
        <w:div w:id="1404371668">
          <w:marLeft w:val="1166"/>
          <w:marRight w:val="0"/>
          <w:marTop w:val="134"/>
          <w:marBottom w:val="0"/>
          <w:divBdr>
            <w:top w:val="none" w:sz="0" w:space="0" w:color="auto"/>
            <w:left w:val="none" w:sz="0" w:space="0" w:color="auto"/>
            <w:bottom w:val="none" w:sz="0" w:space="0" w:color="auto"/>
            <w:right w:val="none" w:sz="0" w:space="0" w:color="auto"/>
          </w:divBdr>
        </w:div>
        <w:div w:id="1581478246">
          <w:marLeft w:val="1166"/>
          <w:marRight w:val="0"/>
          <w:marTop w:val="134"/>
          <w:marBottom w:val="0"/>
          <w:divBdr>
            <w:top w:val="none" w:sz="0" w:space="0" w:color="auto"/>
            <w:left w:val="none" w:sz="0" w:space="0" w:color="auto"/>
            <w:bottom w:val="none" w:sz="0" w:space="0" w:color="auto"/>
            <w:right w:val="none" w:sz="0" w:space="0" w:color="auto"/>
          </w:divBdr>
        </w:div>
      </w:divsChild>
    </w:div>
    <w:div w:id="2002157327">
      <w:bodyDiv w:val="1"/>
      <w:marLeft w:val="0"/>
      <w:marRight w:val="0"/>
      <w:marTop w:val="0"/>
      <w:marBottom w:val="0"/>
      <w:divBdr>
        <w:top w:val="none" w:sz="0" w:space="0" w:color="auto"/>
        <w:left w:val="none" w:sz="0" w:space="0" w:color="auto"/>
        <w:bottom w:val="none" w:sz="0" w:space="0" w:color="auto"/>
        <w:right w:val="none" w:sz="0" w:space="0" w:color="auto"/>
      </w:divBdr>
    </w:div>
    <w:div w:id="2002930706">
      <w:bodyDiv w:val="1"/>
      <w:marLeft w:val="0"/>
      <w:marRight w:val="0"/>
      <w:marTop w:val="0"/>
      <w:marBottom w:val="0"/>
      <w:divBdr>
        <w:top w:val="none" w:sz="0" w:space="0" w:color="auto"/>
        <w:left w:val="none" w:sz="0" w:space="0" w:color="auto"/>
        <w:bottom w:val="none" w:sz="0" w:space="0" w:color="auto"/>
        <w:right w:val="none" w:sz="0" w:space="0" w:color="auto"/>
      </w:divBdr>
    </w:div>
    <w:div w:id="2003044415">
      <w:bodyDiv w:val="1"/>
      <w:marLeft w:val="0"/>
      <w:marRight w:val="0"/>
      <w:marTop w:val="0"/>
      <w:marBottom w:val="0"/>
      <w:divBdr>
        <w:top w:val="none" w:sz="0" w:space="0" w:color="auto"/>
        <w:left w:val="none" w:sz="0" w:space="0" w:color="auto"/>
        <w:bottom w:val="none" w:sz="0" w:space="0" w:color="auto"/>
        <w:right w:val="none" w:sz="0" w:space="0" w:color="auto"/>
      </w:divBdr>
    </w:div>
    <w:div w:id="2003122900">
      <w:bodyDiv w:val="1"/>
      <w:marLeft w:val="0"/>
      <w:marRight w:val="0"/>
      <w:marTop w:val="0"/>
      <w:marBottom w:val="0"/>
      <w:divBdr>
        <w:top w:val="none" w:sz="0" w:space="0" w:color="auto"/>
        <w:left w:val="none" w:sz="0" w:space="0" w:color="auto"/>
        <w:bottom w:val="none" w:sz="0" w:space="0" w:color="auto"/>
        <w:right w:val="none" w:sz="0" w:space="0" w:color="auto"/>
      </w:divBdr>
    </w:div>
    <w:div w:id="2003192296">
      <w:bodyDiv w:val="1"/>
      <w:marLeft w:val="0"/>
      <w:marRight w:val="0"/>
      <w:marTop w:val="0"/>
      <w:marBottom w:val="0"/>
      <w:divBdr>
        <w:top w:val="none" w:sz="0" w:space="0" w:color="auto"/>
        <w:left w:val="none" w:sz="0" w:space="0" w:color="auto"/>
        <w:bottom w:val="none" w:sz="0" w:space="0" w:color="auto"/>
        <w:right w:val="none" w:sz="0" w:space="0" w:color="auto"/>
      </w:divBdr>
    </w:div>
    <w:div w:id="2003578761">
      <w:bodyDiv w:val="1"/>
      <w:marLeft w:val="0"/>
      <w:marRight w:val="0"/>
      <w:marTop w:val="0"/>
      <w:marBottom w:val="0"/>
      <w:divBdr>
        <w:top w:val="none" w:sz="0" w:space="0" w:color="auto"/>
        <w:left w:val="none" w:sz="0" w:space="0" w:color="auto"/>
        <w:bottom w:val="none" w:sz="0" w:space="0" w:color="auto"/>
        <w:right w:val="none" w:sz="0" w:space="0" w:color="auto"/>
      </w:divBdr>
      <w:divsChild>
        <w:div w:id="64760843">
          <w:marLeft w:val="1166"/>
          <w:marRight w:val="0"/>
          <w:marTop w:val="96"/>
          <w:marBottom w:val="0"/>
          <w:divBdr>
            <w:top w:val="none" w:sz="0" w:space="0" w:color="auto"/>
            <w:left w:val="none" w:sz="0" w:space="0" w:color="auto"/>
            <w:bottom w:val="none" w:sz="0" w:space="0" w:color="auto"/>
            <w:right w:val="none" w:sz="0" w:space="0" w:color="auto"/>
          </w:divBdr>
        </w:div>
        <w:div w:id="148716384">
          <w:marLeft w:val="547"/>
          <w:marRight w:val="0"/>
          <w:marTop w:val="115"/>
          <w:marBottom w:val="0"/>
          <w:divBdr>
            <w:top w:val="none" w:sz="0" w:space="0" w:color="auto"/>
            <w:left w:val="none" w:sz="0" w:space="0" w:color="auto"/>
            <w:bottom w:val="none" w:sz="0" w:space="0" w:color="auto"/>
            <w:right w:val="none" w:sz="0" w:space="0" w:color="auto"/>
          </w:divBdr>
        </w:div>
        <w:div w:id="1436245662">
          <w:marLeft w:val="1166"/>
          <w:marRight w:val="0"/>
          <w:marTop w:val="96"/>
          <w:marBottom w:val="0"/>
          <w:divBdr>
            <w:top w:val="none" w:sz="0" w:space="0" w:color="auto"/>
            <w:left w:val="none" w:sz="0" w:space="0" w:color="auto"/>
            <w:bottom w:val="none" w:sz="0" w:space="0" w:color="auto"/>
            <w:right w:val="none" w:sz="0" w:space="0" w:color="auto"/>
          </w:divBdr>
        </w:div>
      </w:divsChild>
    </w:div>
    <w:div w:id="2005744617">
      <w:bodyDiv w:val="1"/>
      <w:marLeft w:val="0"/>
      <w:marRight w:val="0"/>
      <w:marTop w:val="0"/>
      <w:marBottom w:val="0"/>
      <w:divBdr>
        <w:top w:val="none" w:sz="0" w:space="0" w:color="auto"/>
        <w:left w:val="none" w:sz="0" w:space="0" w:color="auto"/>
        <w:bottom w:val="none" w:sz="0" w:space="0" w:color="auto"/>
        <w:right w:val="none" w:sz="0" w:space="0" w:color="auto"/>
      </w:divBdr>
      <w:divsChild>
        <w:div w:id="184489700">
          <w:marLeft w:val="1166"/>
          <w:marRight w:val="0"/>
          <w:marTop w:val="106"/>
          <w:marBottom w:val="0"/>
          <w:divBdr>
            <w:top w:val="none" w:sz="0" w:space="0" w:color="auto"/>
            <w:left w:val="none" w:sz="0" w:space="0" w:color="auto"/>
            <w:bottom w:val="none" w:sz="0" w:space="0" w:color="auto"/>
            <w:right w:val="none" w:sz="0" w:space="0" w:color="auto"/>
          </w:divBdr>
        </w:div>
        <w:div w:id="715619770">
          <w:marLeft w:val="1166"/>
          <w:marRight w:val="0"/>
          <w:marTop w:val="106"/>
          <w:marBottom w:val="0"/>
          <w:divBdr>
            <w:top w:val="none" w:sz="0" w:space="0" w:color="auto"/>
            <w:left w:val="none" w:sz="0" w:space="0" w:color="auto"/>
            <w:bottom w:val="none" w:sz="0" w:space="0" w:color="auto"/>
            <w:right w:val="none" w:sz="0" w:space="0" w:color="auto"/>
          </w:divBdr>
        </w:div>
        <w:div w:id="717121423">
          <w:marLeft w:val="1166"/>
          <w:marRight w:val="0"/>
          <w:marTop w:val="106"/>
          <w:marBottom w:val="0"/>
          <w:divBdr>
            <w:top w:val="none" w:sz="0" w:space="0" w:color="auto"/>
            <w:left w:val="none" w:sz="0" w:space="0" w:color="auto"/>
            <w:bottom w:val="none" w:sz="0" w:space="0" w:color="auto"/>
            <w:right w:val="none" w:sz="0" w:space="0" w:color="auto"/>
          </w:divBdr>
        </w:div>
        <w:div w:id="802239436">
          <w:marLeft w:val="547"/>
          <w:marRight w:val="0"/>
          <w:marTop w:val="120"/>
          <w:marBottom w:val="0"/>
          <w:divBdr>
            <w:top w:val="none" w:sz="0" w:space="0" w:color="auto"/>
            <w:left w:val="none" w:sz="0" w:space="0" w:color="auto"/>
            <w:bottom w:val="none" w:sz="0" w:space="0" w:color="auto"/>
            <w:right w:val="none" w:sz="0" w:space="0" w:color="auto"/>
          </w:divBdr>
        </w:div>
        <w:div w:id="882251680">
          <w:marLeft w:val="547"/>
          <w:marRight w:val="0"/>
          <w:marTop w:val="120"/>
          <w:marBottom w:val="0"/>
          <w:divBdr>
            <w:top w:val="none" w:sz="0" w:space="0" w:color="auto"/>
            <w:left w:val="none" w:sz="0" w:space="0" w:color="auto"/>
            <w:bottom w:val="none" w:sz="0" w:space="0" w:color="auto"/>
            <w:right w:val="none" w:sz="0" w:space="0" w:color="auto"/>
          </w:divBdr>
        </w:div>
        <w:div w:id="1957176046">
          <w:marLeft w:val="1166"/>
          <w:marRight w:val="0"/>
          <w:marTop w:val="106"/>
          <w:marBottom w:val="0"/>
          <w:divBdr>
            <w:top w:val="none" w:sz="0" w:space="0" w:color="auto"/>
            <w:left w:val="none" w:sz="0" w:space="0" w:color="auto"/>
            <w:bottom w:val="none" w:sz="0" w:space="0" w:color="auto"/>
            <w:right w:val="none" w:sz="0" w:space="0" w:color="auto"/>
          </w:divBdr>
        </w:div>
        <w:div w:id="2071151909">
          <w:marLeft w:val="547"/>
          <w:marRight w:val="0"/>
          <w:marTop w:val="120"/>
          <w:marBottom w:val="0"/>
          <w:divBdr>
            <w:top w:val="none" w:sz="0" w:space="0" w:color="auto"/>
            <w:left w:val="none" w:sz="0" w:space="0" w:color="auto"/>
            <w:bottom w:val="none" w:sz="0" w:space="0" w:color="auto"/>
            <w:right w:val="none" w:sz="0" w:space="0" w:color="auto"/>
          </w:divBdr>
        </w:div>
      </w:divsChild>
    </w:div>
    <w:div w:id="2006123459">
      <w:bodyDiv w:val="1"/>
      <w:marLeft w:val="0"/>
      <w:marRight w:val="0"/>
      <w:marTop w:val="0"/>
      <w:marBottom w:val="0"/>
      <w:divBdr>
        <w:top w:val="none" w:sz="0" w:space="0" w:color="auto"/>
        <w:left w:val="none" w:sz="0" w:space="0" w:color="auto"/>
        <w:bottom w:val="none" w:sz="0" w:space="0" w:color="auto"/>
        <w:right w:val="none" w:sz="0" w:space="0" w:color="auto"/>
      </w:divBdr>
    </w:div>
    <w:div w:id="2007199218">
      <w:bodyDiv w:val="1"/>
      <w:marLeft w:val="0"/>
      <w:marRight w:val="0"/>
      <w:marTop w:val="0"/>
      <w:marBottom w:val="0"/>
      <w:divBdr>
        <w:top w:val="none" w:sz="0" w:space="0" w:color="auto"/>
        <w:left w:val="none" w:sz="0" w:space="0" w:color="auto"/>
        <w:bottom w:val="none" w:sz="0" w:space="0" w:color="auto"/>
        <w:right w:val="none" w:sz="0" w:space="0" w:color="auto"/>
      </w:divBdr>
    </w:div>
    <w:div w:id="2008358149">
      <w:bodyDiv w:val="1"/>
      <w:marLeft w:val="0"/>
      <w:marRight w:val="0"/>
      <w:marTop w:val="0"/>
      <w:marBottom w:val="0"/>
      <w:divBdr>
        <w:top w:val="none" w:sz="0" w:space="0" w:color="auto"/>
        <w:left w:val="none" w:sz="0" w:space="0" w:color="auto"/>
        <w:bottom w:val="none" w:sz="0" w:space="0" w:color="auto"/>
        <w:right w:val="none" w:sz="0" w:space="0" w:color="auto"/>
      </w:divBdr>
      <w:divsChild>
        <w:div w:id="67116077">
          <w:marLeft w:val="547"/>
          <w:marRight w:val="0"/>
          <w:marTop w:val="154"/>
          <w:marBottom w:val="0"/>
          <w:divBdr>
            <w:top w:val="none" w:sz="0" w:space="0" w:color="auto"/>
            <w:left w:val="none" w:sz="0" w:space="0" w:color="auto"/>
            <w:bottom w:val="none" w:sz="0" w:space="0" w:color="auto"/>
            <w:right w:val="none" w:sz="0" w:space="0" w:color="auto"/>
          </w:divBdr>
        </w:div>
        <w:div w:id="271597248">
          <w:marLeft w:val="1166"/>
          <w:marRight w:val="0"/>
          <w:marTop w:val="115"/>
          <w:marBottom w:val="0"/>
          <w:divBdr>
            <w:top w:val="none" w:sz="0" w:space="0" w:color="auto"/>
            <w:left w:val="none" w:sz="0" w:space="0" w:color="auto"/>
            <w:bottom w:val="none" w:sz="0" w:space="0" w:color="auto"/>
            <w:right w:val="none" w:sz="0" w:space="0" w:color="auto"/>
          </w:divBdr>
        </w:div>
      </w:divsChild>
    </w:div>
    <w:div w:id="2008511541">
      <w:bodyDiv w:val="1"/>
      <w:marLeft w:val="0"/>
      <w:marRight w:val="0"/>
      <w:marTop w:val="0"/>
      <w:marBottom w:val="0"/>
      <w:divBdr>
        <w:top w:val="none" w:sz="0" w:space="0" w:color="auto"/>
        <w:left w:val="none" w:sz="0" w:space="0" w:color="auto"/>
        <w:bottom w:val="none" w:sz="0" w:space="0" w:color="auto"/>
        <w:right w:val="none" w:sz="0" w:space="0" w:color="auto"/>
      </w:divBdr>
    </w:div>
    <w:div w:id="2009287502">
      <w:bodyDiv w:val="1"/>
      <w:marLeft w:val="0"/>
      <w:marRight w:val="0"/>
      <w:marTop w:val="0"/>
      <w:marBottom w:val="0"/>
      <w:divBdr>
        <w:top w:val="none" w:sz="0" w:space="0" w:color="auto"/>
        <w:left w:val="none" w:sz="0" w:space="0" w:color="auto"/>
        <w:bottom w:val="none" w:sz="0" w:space="0" w:color="auto"/>
        <w:right w:val="none" w:sz="0" w:space="0" w:color="auto"/>
      </w:divBdr>
    </w:div>
    <w:div w:id="2009483264">
      <w:bodyDiv w:val="1"/>
      <w:marLeft w:val="0"/>
      <w:marRight w:val="0"/>
      <w:marTop w:val="0"/>
      <w:marBottom w:val="0"/>
      <w:divBdr>
        <w:top w:val="none" w:sz="0" w:space="0" w:color="auto"/>
        <w:left w:val="none" w:sz="0" w:space="0" w:color="auto"/>
        <w:bottom w:val="none" w:sz="0" w:space="0" w:color="auto"/>
        <w:right w:val="none" w:sz="0" w:space="0" w:color="auto"/>
      </w:divBdr>
    </w:div>
    <w:div w:id="2010473829">
      <w:bodyDiv w:val="1"/>
      <w:marLeft w:val="0"/>
      <w:marRight w:val="0"/>
      <w:marTop w:val="0"/>
      <w:marBottom w:val="0"/>
      <w:divBdr>
        <w:top w:val="none" w:sz="0" w:space="0" w:color="auto"/>
        <w:left w:val="none" w:sz="0" w:space="0" w:color="auto"/>
        <w:bottom w:val="none" w:sz="0" w:space="0" w:color="auto"/>
        <w:right w:val="none" w:sz="0" w:space="0" w:color="auto"/>
      </w:divBdr>
    </w:div>
    <w:div w:id="2012366241">
      <w:bodyDiv w:val="1"/>
      <w:marLeft w:val="0"/>
      <w:marRight w:val="0"/>
      <w:marTop w:val="0"/>
      <w:marBottom w:val="0"/>
      <w:divBdr>
        <w:top w:val="none" w:sz="0" w:space="0" w:color="auto"/>
        <w:left w:val="none" w:sz="0" w:space="0" w:color="auto"/>
        <w:bottom w:val="none" w:sz="0" w:space="0" w:color="auto"/>
        <w:right w:val="none" w:sz="0" w:space="0" w:color="auto"/>
      </w:divBdr>
    </w:div>
    <w:div w:id="2012442069">
      <w:bodyDiv w:val="1"/>
      <w:marLeft w:val="0"/>
      <w:marRight w:val="0"/>
      <w:marTop w:val="0"/>
      <w:marBottom w:val="0"/>
      <w:divBdr>
        <w:top w:val="none" w:sz="0" w:space="0" w:color="auto"/>
        <w:left w:val="none" w:sz="0" w:space="0" w:color="auto"/>
        <w:bottom w:val="none" w:sz="0" w:space="0" w:color="auto"/>
        <w:right w:val="none" w:sz="0" w:space="0" w:color="auto"/>
      </w:divBdr>
    </w:div>
    <w:div w:id="2012753149">
      <w:bodyDiv w:val="1"/>
      <w:marLeft w:val="0"/>
      <w:marRight w:val="0"/>
      <w:marTop w:val="0"/>
      <w:marBottom w:val="0"/>
      <w:divBdr>
        <w:top w:val="none" w:sz="0" w:space="0" w:color="auto"/>
        <w:left w:val="none" w:sz="0" w:space="0" w:color="auto"/>
        <w:bottom w:val="none" w:sz="0" w:space="0" w:color="auto"/>
        <w:right w:val="none" w:sz="0" w:space="0" w:color="auto"/>
      </w:divBdr>
    </w:div>
    <w:div w:id="2014260837">
      <w:bodyDiv w:val="1"/>
      <w:marLeft w:val="0"/>
      <w:marRight w:val="0"/>
      <w:marTop w:val="0"/>
      <w:marBottom w:val="0"/>
      <w:divBdr>
        <w:top w:val="none" w:sz="0" w:space="0" w:color="auto"/>
        <w:left w:val="none" w:sz="0" w:space="0" w:color="auto"/>
        <w:bottom w:val="none" w:sz="0" w:space="0" w:color="auto"/>
        <w:right w:val="none" w:sz="0" w:space="0" w:color="auto"/>
      </w:divBdr>
      <w:divsChild>
        <w:div w:id="80105490">
          <w:marLeft w:val="1166"/>
          <w:marRight w:val="0"/>
          <w:marTop w:val="82"/>
          <w:marBottom w:val="0"/>
          <w:divBdr>
            <w:top w:val="none" w:sz="0" w:space="0" w:color="auto"/>
            <w:left w:val="none" w:sz="0" w:space="0" w:color="auto"/>
            <w:bottom w:val="none" w:sz="0" w:space="0" w:color="auto"/>
            <w:right w:val="none" w:sz="0" w:space="0" w:color="auto"/>
          </w:divBdr>
        </w:div>
        <w:div w:id="204757587">
          <w:marLeft w:val="1800"/>
          <w:marRight w:val="0"/>
          <w:marTop w:val="67"/>
          <w:marBottom w:val="0"/>
          <w:divBdr>
            <w:top w:val="none" w:sz="0" w:space="0" w:color="auto"/>
            <w:left w:val="none" w:sz="0" w:space="0" w:color="auto"/>
            <w:bottom w:val="none" w:sz="0" w:space="0" w:color="auto"/>
            <w:right w:val="none" w:sz="0" w:space="0" w:color="auto"/>
          </w:divBdr>
        </w:div>
        <w:div w:id="520818428">
          <w:marLeft w:val="1800"/>
          <w:marRight w:val="0"/>
          <w:marTop w:val="67"/>
          <w:marBottom w:val="0"/>
          <w:divBdr>
            <w:top w:val="none" w:sz="0" w:space="0" w:color="auto"/>
            <w:left w:val="none" w:sz="0" w:space="0" w:color="auto"/>
            <w:bottom w:val="none" w:sz="0" w:space="0" w:color="auto"/>
            <w:right w:val="none" w:sz="0" w:space="0" w:color="auto"/>
          </w:divBdr>
        </w:div>
        <w:div w:id="629673461">
          <w:marLeft w:val="1166"/>
          <w:marRight w:val="0"/>
          <w:marTop w:val="82"/>
          <w:marBottom w:val="0"/>
          <w:divBdr>
            <w:top w:val="none" w:sz="0" w:space="0" w:color="auto"/>
            <w:left w:val="none" w:sz="0" w:space="0" w:color="auto"/>
            <w:bottom w:val="none" w:sz="0" w:space="0" w:color="auto"/>
            <w:right w:val="none" w:sz="0" w:space="0" w:color="auto"/>
          </w:divBdr>
        </w:div>
        <w:div w:id="997419063">
          <w:marLeft w:val="1800"/>
          <w:marRight w:val="0"/>
          <w:marTop w:val="82"/>
          <w:marBottom w:val="0"/>
          <w:divBdr>
            <w:top w:val="none" w:sz="0" w:space="0" w:color="auto"/>
            <w:left w:val="none" w:sz="0" w:space="0" w:color="auto"/>
            <w:bottom w:val="none" w:sz="0" w:space="0" w:color="auto"/>
            <w:right w:val="none" w:sz="0" w:space="0" w:color="auto"/>
          </w:divBdr>
        </w:div>
        <w:div w:id="1021081852">
          <w:marLeft w:val="1166"/>
          <w:marRight w:val="0"/>
          <w:marTop w:val="82"/>
          <w:marBottom w:val="0"/>
          <w:divBdr>
            <w:top w:val="none" w:sz="0" w:space="0" w:color="auto"/>
            <w:left w:val="none" w:sz="0" w:space="0" w:color="auto"/>
            <w:bottom w:val="none" w:sz="0" w:space="0" w:color="auto"/>
            <w:right w:val="none" w:sz="0" w:space="0" w:color="auto"/>
          </w:divBdr>
        </w:div>
        <w:div w:id="1191528981">
          <w:marLeft w:val="547"/>
          <w:marRight w:val="0"/>
          <w:marTop w:val="115"/>
          <w:marBottom w:val="0"/>
          <w:divBdr>
            <w:top w:val="none" w:sz="0" w:space="0" w:color="auto"/>
            <w:left w:val="none" w:sz="0" w:space="0" w:color="auto"/>
            <w:bottom w:val="none" w:sz="0" w:space="0" w:color="auto"/>
            <w:right w:val="none" w:sz="0" w:space="0" w:color="auto"/>
          </w:divBdr>
        </w:div>
        <w:div w:id="1335298328">
          <w:marLeft w:val="547"/>
          <w:marRight w:val="0"/>
          <w:marTop w:val="115"/>
          <w:marBottom w:val="0"/>
          <w:divBdr>
            <w:top w:val="none" w:sz="0" w:space="0" w:color="auto"/>
            <w:left w:val="none" w:sz="0" w:space="0" w:color="auto"/>
            <w:bottom w:val="none" w:sz="0" w:space="0" w:color="auto"/>
            <w:right w:val="none" w:sz="0" w:space="0" w:color="auto"/>
          </w:divBdr>
        </w:div>
        <w:div w:id="1431856015">
          <w:marLeft w:val="1166"/>
          <w:marRight w:val="0"/>
          <w:marTop w:val="82"/>
          <w:marBottom w:val="0"/>
          <w:divBdr>
            <w:top w:val="none" w:sz="0" w:space="0" w:color="auto"/>
            <w:left w:val="none" w:sz="0" w:space="0" w:color="auto"/>
            <w:bottom w:val="none" w:sz="0" w:space="0" w:color="auto"/>
            <w:right w:val="none" w:sz="0" w:space="0" w:color="auto"/>
          </w:divBdr>
        </w:div>
        <w:div w:id="1494179605">
          <w:marLeft w:val="1800"/>
          <w:marRight w:val="0"/>
          <w:marTop w:val="67"/>
          <w:marBottom w:val="0"/>
          <w:divBdr>
            <w:top w:val="none" w:sz="0" w:space="0" w:color="auto"/>
            <w:left w:val="none" w:sz="0" w:space="0" w:color="auto"/>
            <w:bottom w:val="none" w:sz="0" w:space="0" w:color="auto"/>
            <w:right w:val="none" w:sz="0" w:space="0" w:color="auto"/>
          </w:divBdr>
        </w:div>
        <w:div w:id="1816145811">
          <w:marLeft w:val="1800"/>
          <w:marRight w:val="0"/>
          <w:marTop w:val="82"/>
          <w:marBottom w:val="0"/>
          <w:divBdr>
            <w:top w:val="none" w:sz="0" w:space="0" w:color="auto"/>
            <w:left w:val="none" w:sz="0" w:space="0" w:color="auto"/>
            <w:bottom w:val="none" w:sz="0" w:space="0" w:color="auto"/>
            <w:right w:val="none" w:sz="0" w:space="0" w:color="auto"/>
          </w:divBdr>
        </w:div>
        <w:div w:id="2019963485">
          <w:marLeft w:val="1166"/>
          <w:marRight w:val="0"/>
          <w:marTop w:val="82"/>
          <w:marBottom w:val="0"/>
          <w:divBdr>
            <w:top w:val="none" w:sz="0" w:space="0" w:color="auto"/>
            <w:left w:val="none" w:sz="0" w:space="0" w:color="auto"/>
            <w:bottom w:val="none" w:sz="0" w:space="0" w:color="auto"/>
            <w:right w:val="none" w:sz="0" w:space="0" w:color="auto"/>
          </w:divBdr>
        </w:div>
      </w:divsChild>
    </w:div>
    <w:div w:id="2014332240">
      <w:bodyDiv w:val="1"/>
      <w:marLeft w:val="0"/>
      <w:marRight w:val="0"/>
      <w:marTop w:val="0"/>
      <w:marBottom w:val="0"/>
      <w:divBdr>
        <w:top w:val="none" w:sz="0" w:space="0" w:color="auto"/>
        <w:left w:val="none" w:sz="0" w:space="0" w:color="auto"/>
        <w:bottom w:val="none" w:sz="0" w:space="0" w:color="auto"/>
        <w:right w:val="none" w:sz="0" w:space="0" w:color="auto"/>
      </w:divBdr>
    </w:div>
    <w:div w:id="2014408041">
      <w:bodyDiv w:val="1"/>
      <w:marLeft w:val="0"/>
      <w:marRight w:val="0"/>
      <w:marTop w:val="0"/>
      <w:marBottom w:val="0"/>
      <w:divBdr>
        <w:top w:val="none" w:sz="0" w:space="0" w:color="auto"/>
        <w:left w:val="none" w:sz="0" w:space="0" w:color="auto"/>
        <w:bottom w:val="none" w:sz="0" w:space="0" w:color="auto"/>
        <w:right w:val="none" w:sz="0" w:space="0" w:color="auto"/>
      </w:divBdr>
    </w:div>
    <w:div w:id="2015254963">
      <w:bodyDiv w:val="1"/>
      <w:marLeft w:val="0"/>
      <w:marRight w:val="0"/>
      <w:marTop w:val="0"/>
      <w:marBottom w:val="0"/>
      <w:divBdr>
        <w:top w:val="none" w:sz="0" w:space="0" w:color="auto"/>
        <w:left w:val="none" w:sz="0" w:space="0" w:color="auto"/>
        <w:bottom w:val="none" w:sz="0" w:space="0" w:color="auto"/>
        <w:right w:val="none" w:sz="0" w:space="0" w:color="auto"/>
      </w:divBdr>
    </w:div>
    <w:div w:id="2016301759">
      <w:bodyDiv w:val="1"/>
      <w:marLeft w:val="0"/>
      <w:marRight w:val="0"/>
      <w:marTop w:val="0"/>
      <w:marBottom w:val="0"/>
      <w:divBdr>
        <w:top w:val="none" w:sz="0" w:space="0" w:color="auto"/>
        <w:left w:val="none" w:sz="0" w:space="0" w:color="auto"/>
        <w:bottom w:val="none" w:sz="0" w:space="0" w:color="auto"/>
        <w:right w:val="none" w:sz="0" w:space="0" w:color="auto"/>
      </w:divBdr>
      <w:divsChild>
        <w:div w:id="1571765802">
          <w:marLeft w:val="418"/>
          <w:marRight w:val="0"/>
          <w:marTop w:val="154"/>
          <w:marBottom w:val="0"/>
          <w:divBdr>
            <w:top w:val="none" w:sz="0" w:space="0" w:color="auto"/>
            <w:left w:val="none" w:sz="0" w:space="0" w:color="auto"/>
            <w:bottom w:val="none" w:sz="0" w:space="0" w:color="auto"/>
            <w:right w:val="none" w:sz="0" w:space="0" w:color="auto"/>
          </w:divBdr>
        </w:div>
      </w:divsChild>
    </w:div>
    <w:div w:id="2016682840">
      <w:bodyDiv w:val="1"/>
      <w:marLeft w:val="0"/>
      <w:marRight w:val="0"/>
      <w:marTop w:val="0"/>
      <w:marBottom w:val="0"/>
      <w:divBdr>
        <w:top w:val="none" w:sz="0" w:space="0" w:color="auto"/>
        <w:left w:val="none" w:sz="0" w:space="0" w:color="auto"/>
        <w:bottom w:val="none" w:sz="0" w:space="0" w:color="auto"/>
        <w:right w:val="none" w:sz="0" w:space="0" w:color="auto"/>
      </w:divBdr>
    </w:div>
    <w:div w:id="2017295301">
      <w:bodyDiv w:val="1"/>
      <w:marLeft w:val="0"/>
      <w:marRight w:val="0"/>
      <w:marTop w:val="0"/>
      <w:marBottom w:val="0"/>
      <w:divBdr>
        <w:top w:val="none" w:sz="0" w:space="0" w:color="auto"/>
        <w:left w:val="none" w:sz="0" w:space="0" w:color="auto"/>
        <w:bottom w:val="none" w:sz="0" w:space="0" w:color="auto"/>
        <w:right w:val="none" w:sz="0" w:space="0" w:color="auto"/>
      </w:divBdr>
      <w:divsChild>
        <w:div w:id="437918777">
          <w:marLeft w:val="547"/>
          <w:marRight w:val="0"/>
          <w:marTop w:val="115"/>
          <w:marBottom w:val="0"/>
          <w:divBdr>
            <w:top w:val="none" w:sz="0" w:space="0" w:color="auto"/>
            <w:left w:val="none" w:sz="0" w:space="0" w:color="auto"/>
            <w:bottom w:val="none" w:sz="0" w:space="0" w:color="auto"/>
            <w:right w:val="none" w:sz="0" w:space="0" w:color="auto"/>
          </w:divBdr>
        </w:div>
        <w:div w:id="494537231">
          <w:marLeft w:val="1166"/>
          <w:marRight w:val="0"/>
          <w:marTop w:val="96"/>
          <w:marBottom w:val="0"/>
          <w:divBdr>
            <w:top w:val="none" w:sz="0" w:space="0" w:color="auto"/>
            <w:left w:val="none" w:sz="0" w:space="0" w:color="auto"/>
            <w:bottom w:val="none" w:sz="0" w:space="0" w:color="auto"/>
            <w:right w:val="none" w:sz="0" w:space="0" w:color="auto"/>
          </w:divBdr>
        </w:div>
        <w:div w:id="1184441169">
          <w:marLeft w:val="1800"/>
          <w:marRight w:val="0"/>
          <w:marTop w:val="96"/>
          <w:marBottom w:val="0"/>
          <w:divBdr>
            <w:top w:val="none" w:sz="0" w:space="0" w:color="auto"/>
            <w:left w:val="none" w:sz="0" w:space="0" w:color="auto"/>
            <w:bottom w:val="none" w:sz="0" w:space="0" w:color="auto"/>
            <w:right w:val="none" w:sz="0" w:space="0" w:color="auto"/>
          </w:divBdr>
        </w:div>
        <w:div w:id="1247228459">
          <w:marLeft w:val="1800"/>
          <w:marRight w:val="0"/>
          <w:marTop w:val="96"/>
          <w:marBottom w:val="0"/>
          <w:divBdr>
            <w:top w:val="none" w:sz="0" w:space="0" w:color="auto"/>
            <w:left w:val="none" w:sz="0" w:space="0" w:color="auto"/>
            <w:bottom w:val="none" w:sz="0" w:space="0" w:color="auto"/>
            <w:right w:val="none" w:sz="0" w:space="0" w:color="auto"/>
          </w:divBdr>
        </w:div>
      </w:divsChild>
    </w:div>
    <w:div w:id="2018388010">
      <w:bodyDiv w:val="1"/>
      <w:marLeft w:val="0"/>
      <w:marRight w:val="0"/>
      <w:marTop w:val="0"/>
      <w:marBottom w:val="0"/>
      <w:divBdr>
        <w:top w:val="none" w:sz="0" w:space="0" w:color="auto"/>
        <w:left w:val="none" w:sz="0" w:space="0" w:color="auto"/>
        <w:bottom w:val="none" w:sz="0" w:space="0" w:color="auto"/>
        <w:right w:val="none" w:sz="0" w:space="0" w:color="auto"/>
      </w:divBdr>
    </w:div>
    <w:div w:id="2018655215">
      <w:bodyDiv w:val="1"/>
      <w:marLeft w:val="0"/>
      <w:marRight w:val="0"/>
      <w:marTop w:val="0"/>
      <w:marBottom w:val="0"/>
      <w:divBdr>
        <w:top w:val="none" w:sz="0" w:space="0" w:color="auto"/>
        <w:left w:val="none" w:sz="0" w:space="0" w:color="auto"/>
        <w:bottom w:val="none" w:sz="0" w:space="0" w:color="auto"/>
        <w:right w:val="none" w:sz="0" w:space="0" w:color="auto"/>
      </w:divBdr>
      <w:divsChild>
        <w:div w:id="548957979">
          <w:marLeft w:val="0"/>
          <w:marRight w:val="0"/>
          <w:marTop w:val="0"/>
          <w:marBottom w:val="0"/>
          <w:divBdr>
            <w:top w:val="none" w:sz="0" w:space="0" w:color="auto"/>
            <w:left w:val="none" w:sz="0" w:space="0" w:color="auto"/>
            <w:bottom w:val="none" w:sz="0" w:space="0" w:color="auto"/>
            <w:right w:val="none" w:sz="0" w:space="0" w:color="auto"/>
          </w:divBdr>
          <w:divsChild>
            <w:div w:id="121777667">
              <w:marLeft w:val="0"/>
              <w:marRight w:val="0"/>
              <w:marTop w:val="0"/>
              <w:marBottom w:val="0"/>
              <w:divBdr>
                <w:top w:val="none" w:sz="0" w:space="0" w:color="auto"/>
                <w:left w:val="none" w:sz="0" w:space="0" w:color="auto"/>
                <w:bottom w:val="none" w:sz="0" w:space="0" w:color="auto"/>
                <w:right w:val="none" w:sz="0" w:space="0" w:color="auto"/>
              </w:divBdr>
            </w:div>
            <w:div w:id="918179170">
              <w:marLeft w:val="0"/>
              <w:marRight w:val="0"/>
              <w:marTop w:val="0"/>
              <w:marBottom w:val="0"/>
              <w:divBdr>
                <w:top w:val="none" w:sz="0" w:space="0" w:color="auto"/>
                <w:left w:val="none" w:sz="0" w:space="0" w:color="auto"/>
                <w:bottom w:val="none" w:sz="0" w:space="0" w:color="auto"/>
                <w:right w:val="none" w:sz="0" w:space="0" w:color="auto"/>
              </w:divBdr>
            </w:div>
            <w:div w:id="1089080720">
              <w:marLeft w:val="0"/>
              <w:marRight w:val="0"/>
              <w:marTop w:val="0"/>
              <w:marBottom w:val="0"/>
              <w:divBdr>
                <w:top w:val="none" w:sz="0" w:space="0" w:color="auto"/>
                <w:left w:val="none" w:sz="0" w:space="0" w:color="auto"/>
                <w:bottom w:val="none" w:sz="0" w:space="0" w:color="auto"/>
                <w:right w:val="none" w:sz="0" w:space="0" w:color="auto"/>
              </w:divBdr>
            </w:div>
            <w:div w:id="1153371578">
              <w:marLeft w:val="0"/>
              <w:marRight w:val="0"/>
              <w:marTop w:val="0"/>
              <w:marBottom w:val="0"/>
              <w:divBdr>
                <w:top w:val="none" w:sz="0" w:space="0" w:color="auto"/>
                <w:left w:val="none" w:sz="0" w:space="0" w:color="auto"/>
                <w:bottom w:val="none" w:sz="0" w:space="0" w:color="auto"/>
                <w:right w:val="none" w:sz="0" w:space="0" w:color="auto"/>
              </w:divBdr>
            </w:div>
            <w:div w:id="1306736490">
              <w:marLeft w:val="0"/>
              <w:marRight w:val="0"/>
              <w:marTop w:val="0"/>
              <w:marBottom w:val="0"/>
              <w:divBdr>
                <w:top w:val="none" w:sz="0" w:space="0" w:color="auto"/>
                <w:left w:val="none" w:sz="0" w:space="0" w:color="auto"/>
                <w:bottom w:val="none" w:sz="0" w:space="0" w:color="auto"/>
                <w:right w:val="none" w:sz="0" w:space="0" w:color="auto"/>
              </w:divBdr>
            </w:div>
            <w:div w:id="1461220340">
              <w:marLeft w:val="0"/>
              <w:marRight w:val="0"/>
              <w:marTop w:val="0"/>
              <w:marBottom w:val="0"/>
              <w:divBdr>
                <w:top w:val="none" w:sz="0" w:space="0" w:color="auto"/>
                <w:left w:val="none" w:sz="0" w:space="0" w:color="auto"/>
                <w:bottom w:val="none" w:sz="0" w:space="0" w:color="auto"/>
                <w:right w:val="none" w:sz="0" w:space="0" w:color="auto"/>
              </w:divBdr>
            </w:div>
            <w:div w:id="1983847111">
              <w:marLeft w:val="0"/>
              <w:marRight w:val="0"/>
              <w:marTop w:val="0"/>
              <w:marBottom w:val="0"/>
              <w:divBdr>
                <w:top w:val="none" w:sz="0" w:space="0" w:color="auto"/>
                <w:left w:val="none" w:sz="0" w:space="0" w:color="auto"/>
                <w:bottom w:val="none" w:sz="0" w:space="0" w:color="auto"/>
                <w:right w:val="none" w:sz="0" w:space="0" w:color="auto"/>
              </w:divBdr>
            </w:div>
            <w:div w:id="201576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05804">
      <w:bodyDiv w:val="1"/>
      <w:marLeft w:val="0"/>
      <w:marRight w:val="0"/>
      <w:marTop w:val="0"/>
      <w:marBottom w:val="0"/>
      <w:divBdr>
        <w:top w:val="none" w:sz="0" w:space="0" w:color="auto"/>
        <w:left w:val="none" w:sz="0" w:space="0" w:color="auto"/>
        <w:bottom w:val="none" w:sz="0" w:space="0" w:color="auto"/>
        <w:right w:val="none" w:sz="0" w:space="0" w:color="auto"/>
      </w:divBdr>
      <w:divsChild>
        <w:div w:id="221409851">
          <w:marLeft w:val="1800"/>
          <w:marRight w:val="0"/>
          <w:marTop w:val="82"/>
          <w:marBottom w:val="0"/>
          <w:divBdr>
            <w:top w:val="none" w:sz="0" w:space="0" w:color="auto"/>
            <w:left w:val="none" w:sz="0" w:space="0" w:color="auto"/>
            <w:bottom w:val="none" w:sz="0" w:space="0" w:color="auto"/>
            <w:right w:val="none" w:sz="0" w:space="0" w:color="auto"/>
          </w:divBdr>
        </w:div>
        <w:div w:id="726418101">
          <w:marLeft w:val="1800"/>
          <w:marRight w:val="0"/>
          <w:marTop w:val="86"/>
          <w:marBottom w:val="0"/>
          <w:divBdr>
            <w:top w:val="none" w:sz="0" w:space="0" w:color="auto"/>
            <w:left w:val="none" w:sz="0" w:space="0" w:color="auto"/>
            <w:bottom w:val="none" w:sz="0" w:space="0" w:color="auto"/>
            <w:right w:val="none" w:sz="0" w:space="0" w:color="auto"/>
          </w:divBdr>
        </w:div>
        <w:div w:id="758139065">
          <w:marLeft w:val="1800"/>
          <w:marRight w:val="0"/>
          <w:marTop w:val="82"/>
          <w:marBottom w:val="0"/>
          <w:divBdr>
            <w:top w:val="none" w:sz="0" w:space="0" w:color="auto"/>
            <w:left w:val="none" w:sz="0" w:space="0" w:color="auto"/>
            <w:bottom w:val="none" w:sz="0" w:space="0" w:color="auto"/>
            <w:right w:val="none" w:sz="0" w:space="0" w:color="auto"/>
          </w:divBdr>
        </w:div>
        <w:div w:id="781875408">
          <w:marLeft w:val="1800"/>
          <w:marRight w:val="0"/>
          <w:marTop w:val="82"/>
          <w:marBottom w:val="0"/>
          <w:divBdr>
            <w:top w:val="none" w:sz="0" w:space="0" w:color="auto"/>
            <w:left w:val="none" w:sz="0" w:space="0" w:color="auto"/>
            <w:bottom w:val="none" w:sz="0" w:space="0" w:color="auto"/>
            <w:right w:val="none" w:sz="0" w:space="0" w:color="auto"/>
          </w:divBdr>
        </w:div>
        <w:div w:id="910390299">
          <w:marLeft w:val="1166"/>
          <w:marRight w:val="0"/>
          <w:marTop w:val="96"/>
          <w:marBottom w:val="0"/>
          <w:divBdr>
            <w:top w:val="none" w:sz="0" w:space="0" w:color="auto"/>
            <w:left w:val="none" w:sz="0" w:space="0" w:color="auto"/>
            <w:bottom w:val="none" w:sz="0" w:space="0" w:color="auto"/>
            <w:right w:val="none" w:sz="0" w:space="0" w:color="auto"/>
          </w:divBdr>
        </w:div>
        <w:div w:id="1335111584">
          <w:marLeft w:val="547"/>
          <w:marRight w:val="0"/>
          <w:marTop w:val="106"/>
          <w:marBottom w:val="0"/>
          <w:divBdr>
            <w:top w:val="none" w:sz="0" w:space="0" w:color="auto"/>
            <w:left w:val="none" w:sz="0" w:space="0" w:color="auto"/>
            <w:bottom w:val="none" w:sz="0" w:space="0" w:color="auto"/>
            <w:right w:val="none" w:sz="0" w:space="0" w:color="auto"/>
          </w:divBdr>
        </w:div>
        <w:div w:id="1340428313">
          <w:marLeft w:val="1166"/>
          <w:marRight w:val="0"/>
          <w:marTop w:val="96"/>
          <w:marBottom w:val="0"/>
          <w:divBdr>
            <w:top w:val="none" w:sz="0" w:space="0" w:color="auto"/>
            <w:left w:val="none" w:sz="0" w:space="0" w:color="auto"/>
            <w:bottom w:val="none" w:sz="0" w:space="0" w:color="auto"/>
            <w:right w:val="none" w:sz="0" w:space="0" w:color="auto"/>
          </w:divBdr>
        </w:div>
        <w:div w:id="1685279580">
          <w:marLeft w:val="1800"/>
          <w:marRight w:val="0"/>
          <w:marTop w:val="82"/>
          <w:marBottom w:val="0"/>
          <w:divBdr>
            <w:top w:val="none" w:sz="0" w:space="0" w:color="auto"/>
            <w:left w:val="none" w:sz="0" w:space="0" w:color="auto"/>
            <w:bottom w:val="none" w:sz="0" w:space="0" w:color="auto"/>
            <w:right w:val="none" w:sz="0" w:space="0" w:color="auto"/>
          </w:divBdr>
        </w:div>
        <w:div w:id="2144230697">
          <w:marLeft w:val="1800"/>
          <w:marRight w:val="0"/>
          <w:marTop w:val="86"/>
          <w:marBottom w:val="0"/>
          <w:divBdr>
            <w:top w:val="none" w:sz="0" w:space="0" w:color="auto"/>
            <w:left w:val="none" w:sz="0" w:space="0" w:color="auto"/>
            <w:bottom w:val="none" w:sz="0" w:space="0" w:color="auto"/>
            <w:right w:val="none" w:sz="0" w:space="0" w:color="auto"/>
          </w:divBdr>
        </w:div>
      </w:divsChild>
    </w:div>
    <w:div w:id="2020768707">
      <w:bodyDiv w:val="1"/>
      <w:marLeft w:val="0"/>
      <w:marRight w:val="0"/>
      <w:marTop w:val="0"/>
      <w:marBottom w:val="0"/>
      <w:divBdr>
        <w:top w:val="none" w:sz="0" w:space="0" w:color="auto"/>
        <w:left w:val="none" w:sz="0" w:space="0" w:color="auto"/>
        <w:bottom w:val="none" w:sz="0" w:space="0" w:color="auto"/>
        <w:right w:val="none" w:sz="0" w:space="0" w:color="auto"/>
      </w:divBdr>
    </w:div>
    <w:div w:id="2020883708">
      <w:bodyDiv w:val="1"/>
      <w:marLeft w:val="0"/>
      <w:marRight w:val="0"/>
      <w:marTop w:val="0"/>
      <w:marBottom w:val="0"/>
      <w:divBdr>
        <w:top w:val="none" w:sz="0" w:space="0" w:color="auto"/>
        <w:left w:val="none" w:sz="0" w:space="0" w:color="auto"/>
        <w:bottom w:val="none" w:sz="0" w:space="0" w:color="auto"/>
        <w:right w:val="none" w:sz="0" w:space="0" w:color="auto"/>
      </w:divBdr>
    </w:div>
    <w:div w:id="2021809634">
      <w:bodyDiv w:val="1"/>
      <w:marLeft w:val="0"/>
      <w:marRight w:val="0"/>
      <w:marTop w:val="0"/>
      <w:marBottom w:val="0"/>
      <w:divBdr>
        <w:top w:val="none" w:sz="0" w:space="0" w:color="auto"/>
        <w:left w:val="none" w:sz="0" w:space="0" w:color="auto"/>
        <w:bottom w:val="none" w:sz="0" w:space="0" w:color="auto"/>
        <w:right w:val="none" w:sz="0" w:space="0" w:color="auto"/>
      </w:divBdr>
      <w:divsChild>
        <w:div w:id="422992412">
          <w:marLeft w:val="1440"/>
          <w:marRight w:val="0"/>
          <w:marTop w:val="0"/>
          <w:marBottom w:val="0"/>
          <w:divBdr>
            <w:top w:val="none" w:sz="0" w:space="0" w:color="auto"/>
            <w:left w:val="none" w:sz="0" w:space="0" w:color="auto"/>
            <w:bottom w:val="none" w:sz="0" w:space="0" w:color="auto"/>
            <w:right w:val="none" w:sz="0" w:space="0" w:color="auto"/>
          </w:divBdr>
        </w:div>
        <w:div w:id="1144157432">
          <w:marLeft w:val="1440"/>
          <w:marRight w:val="0"/>
          <w:marTop w:val="0"/>
          <w:marBottom w:val="0"/>
          <w:divBdr>
            <w:top w:val="none" w:sz="0" w:space="0" w:color="auto"/>
            <w:left w:val="none" w:sz="0" w:space="0" w:color="auto"/>
            <w:bottom w:val="none" w:sz="0" w:space="0" w:color="auto"/>
            <w:right w:val="none" w:sz="0" w:space="0" w:color="auto"/>
          </w:divBdr>
        </w:div>
        <w:div w:id="1656181527">
          <w:marLeft w:val="720"/>
          <w:marRight w:val="0"/>
          <w:marTop w:val="0"/>
          <w:marBottom w:val="0"/>
          <w:divBdr>
            <w:top w:val="none" w:sz="0" w:space="0" w:color="auto"/>
            <w:left w:val="none" w:sz="0" w:space="0" w:color="auto"/>
            <w:bottom w:val="none" w:sz="0" w:space="0" w:color="auto"/>
            <w:right w:val="none" w:sz="0" w:space="0" w:color="auto"/>
          </w:divBdr>
        </w:div>
        <w:div w:id="2114281103">
          <w:marLeft w:val="1440"/>
          <w:marRight w:val="0"/>
          <w:marTop w:val="0"/>
          <w:marBottom w:val="0"/>
          <w:divBdr>
            <w:top w:val="none" w:sz="0" w:space="0" w:color="auto"/>
            <w:left w:val="none" w:sz="0" w:space="0" w:color="auto"/>
            <w:bottom w:val="none" w:sz="0" w:space="0" w:color="auto"/>
            <w:right w:val="none" w:sz="0" w:space="0" w:color="auto"/>
          </w:divBdr>
        </w:div>
      </w:divsChild>
    </w:div>
    <w:div w:id="2021882061">
      <w:bodyDiv w:val="1"/>
      <w:marLeft w:val="0"/>
      <w:marRight w:val="0"/>
      <w:marTop w:val="0"/>
      <w:marBottom w:val="0"/>
      <w:divBdr>
        <w:top w:val="none" w:sz="0" w:space="0" w:color="auto"/>
        <w:left w:val="none" w:sz="0" w:space="0" w:color="auto"/>
        <w:bottom w:val="none" w:sz="0" w:space="0" w:color="auto"/>
        <w:right w:val="none" w:sz="0" w:space="0" w:color="auto"/>
      </w:divBdr>
    </w:div>
    <w:div w:id="2022273551">
      <w:bodyDiv w:val="1"/>
      <w:marLeft w:val="0"/>
      <w:marRight w:val="0"/>
      <w:marTop w:val="0"/>
      <w:marBottom w:val="0"/>
      <w:divBdr>
        <w:top w:val="none" w:sz="0" w:space="0" w:color="auto"/>
        <w:left w:val="none" w:sz="0" w:space="0" w:color="auto"/>
        <w:bottom w:val="none" w:sz="0" w:space="0" w:color="auto"/>
        <w:right w:val="none" w:sz="0" w:space="0" w:color="auto"/>
      </w:divBdr>
    </w:div>
    <w:div w:id="2022313527">
      <w:bodyDiv w:val="1"/>
      <w:marLeft w:val="0"/>
      <w:marRight w:val="0"/>
      <w:marTop w:val="0"/>
      <w:marBottom w:val="0"/>
      <w:divBdr>
        <w:top w:val="none" w:sz="0" w:space="0" w:color="auto"/>
        <w:left w:val="none" w:sz="0" w:space="0" w:color="auto"/>
        <w:bottom w:val="none" w:sz="0" w:space="0" w:color="auto"/>
        <w:right w:val="none" w:sz="0" w:space="0" w:color="auto"/>
      </w:divBdr>
    </w:div>
    <w:div w:id="2022511264">
      <w:bodyDiv w:val="1"/>
      <w:marLeft w:val="0"/>
      <w:marRight w:val="0"/>
      <w:marTop w:val="0"/>
      <w:marBottom w:val="0"/>
      <w:divBdr>
        <w:top w:val="none" w:sz="0" w:space="0" w:color="auto"/>
        <w:left w:val="none" w:sz="0" w:space="0" w:color="auto"/>
        <w:bottom w:val="none" w:sz="0" w:space="0" w:color="auto"/>
        <w:right w:val="none" w:sz="0" w:space="0" w:color="auto"/>
      </w:divBdr>
    </w:div>
    <w:div w:id="2022589263">
      <w:bodyDiv w:val="1"/>
      <w:marLeft w:val="0"/>
      <w:marRight w:val="0"/>
      <w:marTop w:val="0"/>
      <w:marBottom w:val="0"/>
      <w:divBdr>
        <w:top w:val="none" w:sz="0" w:space="0" w:color="auto"/>
        <w:left w:val="none" w:sz="0" w:space="0" w:color="auto"/>
        <w:bottom w:val="none" w:sz="0" w:space="0" w:color="auto"/>
        <w:right w:val="none" w:sz="0" w:space="0" w:color="auto"/>
      </w:divBdr>
    </w:div>
    <w:div w:id="2023318230">
      <w:bodyDiv w:val="1"/>
      <w:marLeft w:val="0"/>
      <w:marRight w:val="0"/>
      <w:marTop w:val="0"/>
      <w:marBottom w:val="0"/>
      <w:divBdr>
        <w:top w:val="none" w:sz="0" w:space="0" w:color="auto"/>
        <w:left w:val="none" w:sz="0" w:space="0" w:color="auto"/>
        <w:bottom w:val="none" w:sz="0" w:space="0" w:color="auto"/>
        <w:right w:val="none" w:sz="0" w:space="0" w:color="auto"/>
      </w:divBdr>
      <w:divsChild>
        <w:div w:id="1847404106">
          <w:marLeft w:val="547"/>
          <w:marRight w:val="0"/>
          <w:marTop w:val="154"/>
          <w:marBottom w:val="0"/>
          <w:divBdr>
            <w:top w:val="none" w:sz="0" w:space="0" w:color="auto"/>
            <w:left w:val="none" w:sz="0" w:space="0" w:color="auto"/>
            <w:bottom w:val="none" w:sz="0" w:space="0" w:color="auto"/>
            <w:right w:val="none" w:sz="0" w:space="0" w:color="auto"/>
          </w:divBdr>
        </w:div>
      </w:divsChild>
    </w:div>
    <w:div w:id="2023627207">
      <w:bodyDiv w:val="1"/>
      <w:marLeft w:val="0"/>
      <w:marRight w:val="0"/>
      <w:marTop w:val="0"/>
      <w:marBottom w:val="0"/>
      <w:divBdr>
        <w:top w:val="none" w:sz="0" w:space="0" w:color="auto"/>
        <w:left w:val="none" w:sz="0" w:space="0" w:color="auto"/>
        <w:bottom w:val="none" w:sz="0" w:space="0" w:color="auto"/>
        <w:right w:val="none" w:sz="0" w:space="0" w:color="auto"/>
      </w:divBdr>
      <w:divsChild>
        <w:div w:id="413205358">
          <w:marLeft w:val="547"/>
          <w:marRight w:val="0"/>
          <w:marTop w:val="134"/>
          <w:marBottom w:val="0"/>
          <w:divBdr>
            <w:top w:val="none" w:sz="0" w:space="0" w:color="auto"/>
            <w:left w:val="none" w:sz="0" w:space="0" w:color="auto"/>
            <w:bottom w:val="none" w:sz="0" w:space="0" w:color="auto"/>
            <w:right w:val="none" w:sz="0" w:space="0" w:color="auto"/>
          </w:divBdr>
        </w:div>
        <w:div w:id="912088253">
          <w:marLeft w:val="1166"/>
          <w:marRight w:val="0"/>
          <w:marTop w:val="115"/>
          <w:marBottom w:val="0"/>
          <w:divBdr>
            <w:top w:val="none" w:sz="0" w:space="0" w:color="auto"/>
            <w:left w:val="none" w:sz="0" w:space="0" w:color="auto"/>
            <w:bottom w:val="none" w:sz="0" w:space="0" w:color="auto"/>
            <w:right w:val="none" w:sz="0" w:space="0" w:color="auto"/>
          </w:divBdr>
        </w:div>
        <w:div w:id="1390762647">
          <w:marLeft w:val="1166"/>
          <w:marRight w:val="0"/>
          <w:marTop w:val="115"/>
          <w:marBottom w:val="0"/>
          <w:divBdr>
            <w:top w:val="none" w:sz="0" w:space="0" w:color="auto"/>
            <w:left w:val="none" w:sz="0" w:space="0" w:color="auto"/>
            <w:bottom w:val="none" w:sz="0" w:space="0" w:color="auto"/>
            <w:right w:val="none" w:sz="0" w:space="0" w:color="auto"/>
          </w:divBdr>
        </w:div>
      </w:divsChild>
    </w:div>
    <w:div w:id="2023820095">
      <w:bodyDiv w:val="1"/>
      <w:marLeft w:val="0"/>
      <w:marRight w:val="0"/>
      <w:marTop w:val="0"/>
      <w:marBottom w:val="0"/>
      <w:divBdr>
        <w:top w:val="none" w:sz="0" w:space="0" w:color="auto"/>
        <w:left w:val="none" w:sz="0" w:space="0" w:color="auto"/>
        <w:bottom w:val="none" w:sz="0" w:space="0" w:color="auto"/>
        <w:right w:val="none" w:sz="0" w:space="0" w:color="auto"/>
      </w:divBdr>
    </w:div>
    <w:div w:id="2024041634">
      <w:bodyDiv w:val="1"/>
      <w:marLeft w:val="0"/>
      <w:marRight w:val="0"/>
      <w:marTop w:val="0"/>
      <w:marBottom w:val="0"/>
      <w:divBdr>
        <w:top w:val="none" w:sz="0" w:space="0" w:color="auto"/>
        <w:left w:val="none" w:sz="0" w:space="0" w:color="auto"/>
        <w:bottom w:val="none" w:sz="0" w:space="0" w:color="auto"/>
        <w:right w:val="none" w:sz="0" w:space="0" w:color="auto"/>
      </w:divBdr>
    </w:div>
    <w:div w:id="2025596041">
      <w:bodyDiv w:val="1"/>
      <w:marLeft w:val="0"/>
      <w:marRight w:val="0"/>
      <w:marTop w:val="0"/>
      <w:marBottom w:val="0"/>
      <w:divBdr>
        <w:top w:val="none" w:sz="0" w:space="0" w:color="auto"/>
        <w:left w:val="none" w:sz="0" w:space="0" w:color="auto"/>
        <w:bottom w:val="none" w:sz="0" w:space="0" w:color="auto"/>
        <w:right w:val="none" w:sz="0" w:space="0" w:color="auto"/>
      </w:divBdr>
    </w:div>
    <w:div w:id="2026666290">
      <w:bodyDiv w:val="1"/>
      <w:marLeft w:val="0"/>
      <w:marRight w:val="0"/>
      <w:marTop w:val="0"/>
      <w:marBottom w:val="0"/>
      <w:divBdr>
        <w:top w:val="none" w:sz="0" w:space="0" w:color="auto"/>
        <w:left w:val="none" w:sz="0" w:space="0" w:color="auto"/>
        <w:bottom w:val="none" w:sz="0" w:space="0" w:color="auto"/>
        <w:right w:val="none" w:sz="0" w:space="0" w:color="auto"/>
      </w:divBdr>
    </w:div>
    <w:div w:id="2027360732">
      <w:bodyDiv w:val="1"/>
      <w:marLeft w:val="0"/>
      <w:marRight w:val="0"/>
      <w:marTop w:val="0"/>
      <w:marBottom w:val="0"/>
      <w:divBdr>
        <w:top w:val="none" w:sz="0" w:space="0" w:color="auto"/>
        <w:left w:val="none" w:sz="0" w:space="0" w:color="auto"/>
        <w:bottom w:val="none" w:sz="0" w:space="0" w:color="auto"/>
        <w:right w:val="none" w:sz="0" w:space="0" w:color="auto"/>
      </w:divBdr>
    </w:div>
    <w:div w:id="2027437743">
      <w:bodyDiv w:val="1"/>
      <w:marLeft w:val="0"/>
      <w:marRight w:val="0"/>
      <w:marTop w:val="0"/>
      <w:marBottom w:val="0"/>
      <w:divBdr>
        <w:top w:val="none" w:sz="0" w:space="0" w:color="auto"/>
        <w:left w:val="none" w:sz="0" w:space="0" w:color="auto"/>
        <w:bottom w:val="none" w:sz="0" w:space="0" w:color="auto"/>
        <w:right w:val="none" w:sz="0" w:space="0" w:color="auto"/>
      </w:divBdr>
      <w:divsChild>
        <w:div w:id="208961283">
          <w:marLeft w:val="1800"/>
          <w:marRight w:val="0"/>
          <w:marTop w:val="96"/>
          <w:marBottom w:val="0"/>
          <w:divBdr>
            <w:top w:val="none" w:sz="0" w:space="0" w:color="auto"/>
            <w:left w:val="none" w:sz="0" w:space="0" w:color="auto"/>
            <w:bottom w:val="none" w:sz="0" w:space="0" w:color="auto"/>
            <w:right w:val="none" w:sz="0" w:space="0" w:color="auto"/>
          </w:divBdr>
        </w:div>
        <w:div w:id="340621060">
          <w:marLeft w:val="1800"/>
          <w:marRight w:val="0"/>
          <w:marTop w:val="96"/>
          <w:marBottom w:val="0"/>
          <w:divBdr>
            <w:top w:val="none" w:sz="0" w:space="0" w:color="auto"/>
            <w:left w:val="none" w:sz="0" w:space="0" w:color="auto"/>
            <w:bottom w:val="none" w:sz="0" w:space="0" w:color="auto"/>
            <w:right w:val="none" w:sz="0" w:space="0" w:color="auto"/>
          </w:divBdr>
        </w:div>
        <w:div w:id="361632261">
          <w:marLeft w:val="547"/>
          <w:marRight w:val="0"/>
          <w:marTop w:val="96"/>
          <w:marBottom w:val="0"/>
          <w:divBdr>
            <w:top w:val="none" w:sz="0" w:space="0" w:color="auto"/>
            <w:left w:val="none" w:sz="0" w:space="0" w:color="auto"/>
            <w:bottom w:val="none" w:sz="0" w:space="0" w:color="auto"/>
            <w:right w:val="none" w:sz="0" w:space="0" w:color="auto"/>
          </w:divBdr>
        </w:div>
        <w:div w:id="1140608092">
          <w:marLeft w:val="1166"/>
          <w:marRight w:val="0"/>
          <w:marTop w:val="96"/>
          <w:marBottom w:val="0"/>
          <w:divBdr>
            <w:top w:val="none" w:sz="0" w:space="0" w:color="auto"/>
            <w:left w:val="none" w:sz="0" w:space="0" w:color="auto"/>
            <w:bottom w:val="none" w:sz="0" w:space="0" w:color="auto"/>
            <w:right w:val="none" w:sz="0" w:space="0" w:color="auto"/>
          </w:divBdr>
        </w:div>
      </w:divsChild>
    </w:div>
    <w:div w:id="2028290055">
      <w:bodyDiv w:val="1"/>
      <w:marLeft w:val="0"/>
      <w:marRight w:val="0"/>
      <w:marTop w:val="0"/>
      <w:marBottom w:val="0"/>
      <w:divBdr>
        <w:top w:val="none" w:sz="0" w:space="0" w:color="auto"/>
        <w:left w:val="none" w:sz="0" w:space="0" w:color="auto"/>
        <w:bottom w:val="none" w:sz="0" w:space="0" w:color="auto"/>
        <w:right w:val="none" w:sz="0" w:space="0" w:color="auto"/>
      </w:divBdr>
    </w:div>
    <w:div w:id="2028364538">
      <w:bodyDiv w:val="1"/>
      <w:marLeft w:val="0"/>
      <w:marRight w:val="0"/>
      <w:marTop w:val="0"/>
      <w:marBottom w:val="0"/>
      <w:divBdr>
        <w:top w:val="none" w:sz="0" w:space="0" w:color="auto"/>
        <w:left w:val="none" w:sz="0" w:space="0" w:color="auto"/>
        <w:bottom w:val="none" w:sz="0" w:space="0" w:color="auto"/>
        <w:right w:val="none" w:sz="0" w:space="0" w:color="auto"/>
      </w:divBdr>
    </w:div>
    <w:div w:id="2028560701">
      <w:bodyDiv w:val="1"/>
      <w:marLeft w:val="0"/>
      <w:marRight w:val="0"/>
      <w:marTop w:val="0"/>
      <w:marBottom w:val="0"/>
      <w:divBdr>
        <w:top w:val="none" w:sz="0" w:space="0" w:color="auto"/>
        <w:left w:val="none" w:sz="0" w:space="0" w:color="auto"/>
        <w:bottom w:val="none" w:sz="0" w:space="0" w:color="auto"/>
        <w:right w:val="none" w:sz="0" w:space="0" w:color="auto"/>
      </w:divBdr>
    </w:div>
    <w:div w:id="2029721872">
      <w:bodyDiv w:val="1"/>
      <w:marLeft w:val="0"/>
      <w:marRight w:val="0"/>
      <w:marTop w:val="0"/>
      <w:marBottom w:val="0"/>
      <w:divBdr>
        <w:top w:val="none" w:sz="0" w:space="0" w:color="auto"/>
        <w:left w:val="none" w:sz="0" w:space="0" w:color="auto"/>
        <w:bottom w:val="none" w:sz="0" w:space="0" w:color="auto"/>
        <w:right w:val="none" w:sz="0" w:space="0" w:color="auto"/>
      </w:divBdr>
    </w:div>
    <w:div w:id="2030526470">
      <w:bodyDiv w:val="1"/>
      <w:marLeft w:val="0"/>
      <w:marRight w:val="0"/>
      <w:marTop w:val="0"/>
      <w:marBottom w:val="0"/>
      <w:divBdr>
        <w:top w:val="none" w:sz="0" w:space="0" w:color="auto"/>
        <w:left w:val="none" w:sz="0" w:space="0" w:color="auto"/>
        <w:bottom w:val="none" w:sz="0" w:space="0" w:color="auto"/>
        <w:right w:val="none" w:sz="0" w:space="0" w:color="auto"/>
      </w:divBdr>
      <w:divsChild>
        <w:div w:id="292298613">
          <w:marLeft w:val="1166"/>
          <w:marRight w:val="0"/>
          <w:marTop w:val="96"/>
          <w:marBottom w:val="0"/>
          <w:divBdr>
            <w:top w:val="none" w:sz="0" w:space="0" w:color="auto"/>
            <w:left w:val="none" w:sz="0" w:space="0" w:color="auto"/>
            <w:bottom w:val="none" w:sz="0" w:space="0" w:color="auto"/>
            <w:right w:val="none" w:sz="0" w:space="0" w:color="auto"/>
          </w:divBdr>
        </w:div>
        <w:div w:id="812916036">
          <w:marLeft w:val="1800"/>
          <w:marRight w:val="0"/>
          <w:marTop w:val="77"/>
          <w:marBottom w:val="0"/>
          <w:divBdr>
            <w:top w:val="none" w:sz="0" w:space="0" w:color="auto"/>
            <w:left w:val="none" w:sz="0" w:space="0" w:color="auto"/>
            <w:bottom w:val="none" w:sz="0" w:space="0" w:color="auto"/>
            <w:right w:val="none" w:sz="0" w:space="0" w:color="auto"/>
          </w:divBdr>
        </w:div>
        <w:div w:id="1199506999">
          <w:marLeft w:val="547"/>
          <w:marRight w:val="0"/>
          <w:marTop w:val="115"/>
          <w:marBottom w:val="0"/>
          <w:divBdr>
            <w:top w:val="none" w:sz="0" w:space="0" w:color="auto"/>
            <w:left w:val="none" w:sz="0" w:space="0" w:color="auto"/>
            <w:bottom w:val="none" w:sz="0" w:space="0" w:color="auto"/>
            <w:right w:val="none" w:sz="0" w:space="0" w:color="auto"/>
          </w:divBdr>
        </w:div>
        <w:div w:id="1236666276">
          <w:marLeft w:val="1800"/>
          <w:marRight w:val="0"/>
          <w:marTop w:val="77"/>
          <w:marBottom w:val="0"/>
          <w:divBdr>
            <w:top w:val="none" w:sz="0" w:space="0" w:color="auto"/>
            <w:left w:val="none" w:sz="0" w:space="0" w:color="auto"/>
            <w:bottom w:val="none" w:sz="0" w:space="0" w:color="auto"/>
            <w:right w:val="none" w:sz="0" w:space="0" w:color="auto"/>
          </w:divBdr>
        </w:div>
        <w:div w:id="1644042004">
          <w:marLeft w:val="1166"/>
          <w:marRight w:val="0"/>
          <w:marTop w:val="96"/>
          <w:marBottom w:val="0"/>
          <w:divBdr>
            <w:top w:val="none" w:sz="0" w:space="0" w:color="auto"/>
            <w:left w:val="none" w:sz="0" w:space="0" w:color="auto"/>
            <w:bottom w:val="none" w:sz="0" w:space="0" w:color="auto"/>
            <w:right w:val="none" w:sz="0" w:space="0" w:color="auto"/>
          </w:divBdr>
        </w:div>
        <w:div w:id="1662848696">
          <w:marLeft w:val="1166"/>
          <w:marRight w:val="0"/>
          <w:marTop w:val="96"/>
          <w:marBottom w:val="0"/>
          <w:divBdr>
            <w:top w:val="none" w:sz="0" w:space="0" w:color="auto"/>
            <w:left w:val="none" w:sz="0" w:space="0" w:color="auto"/>
            <w:bottom w:val="none" w:sz="0" w:space="0" w:color="auto"/>
            <w:right w:val="none" w:sz="0" w:space="0" w:color="auto"/>
          </w:divBdr>
        </w:div>
        <w:div w:id="1692417952">
          <w:marLeft w:val="1166"/>
          <w:marRight w:val="0"/>
          <w:marTop w:val="96"/>
          <w:marBottom w:val="0"/>
          <w:divBdr>
            <w:top w:val="none" w:sz="0" w:space="0" w:color="auto"/>
            <w:left w:val="none" w:sz="0" w:space="0" w:color="auto"/>
            <w:bottom w:val="none" w:sz="0" w:space="0" w:color="auto"/>
            <w:right w:val="none" w:sz="0" w:space="0" w:color="auto"/>
          </w:divBdr>
        </w:div>
        <w:div w:id="1985507954">
          <w:marLeft w:val="1800"/>
          <w:marRight w:val="0"/>
          <w:marTop w:val="77"/>
          <w:marBottom w:val="0"/>
          <w:divBdr>
            <w:top w:val="none" w:sz="0" w:space="0" w:color="auto"/>
            <w:left w:val="none" w:sz="0" w:space="0" w:color="auto"/>
            <w:bottom w:val="none" w:sz="0" w:space="0" w:color="auto"/>
            <w:right w:val="none" w:sz="0" w:space="0" w:color="auto"/>
          </w:divBdr>
        </w:div>
      </w:divsChild>
    </w:div>
    <w:div w:id="2030713109">
      <w:bodyDiv w:val="1"/>
      <w:marLeft w:val="0"/>
      <w:marRight w:val="0"/>
      <w:marTop w:val="0"/>
      <w:marBottom w:val="0"/>
      <w:divBdr>
        <w:top w:val="none" w:sz="0" w:space="0" w:color="auto"/>
        <w:left w:val="none" w:sz="0" w:space="0" w:color="auto"/>
        <w:bottom w:val="none" w:sz="0" w:space="0" w:color="auto"/>
        <w:right w:val="none" w:sz="0" w:space="0" w:color="auto"/>
      </w:divBdr>
      <w:divsChild>
        <w:div w:id="74397338">
          <w:marLeft w:val="1166"/>
          <w:marRight w:val="0"/>
          <w:marTop w:val="60"/>
          <w:marBottom w:val="0"/>
          <w:divBdr>
            <w:top w:val="none" w:sz="0" w:space="0" w:color="auto"/>
            <w:left w:val="none" w:sz="0" w:space="0" w:color="auto"/>
            <w:bottom w:val="none" w:sz="0" w:space="0" w:color="auto"/>
            <w:right w:val="none" w:sz="0" w:space="0" w:color="auto"/>
          </w:divBdr>
        </w:div>
        <w:div w:id="189495455">
          <w:marLeft w:val="2520"/>
          <w:marRight w:val="0"/>
          <w:marTop w:val="60"/>
          <w:marBottom w:val="0"/>
          <w:divBdr>
            <w:top w:val="none" w:sz="0" w:space="0" w:color="auto"/>
            <w:left w:val="none" w:sz="0" w:space="0" w:color="auto"/>
            <w:bottom w:val="none" w:sz="0" w:space="0" w:color="auto"/>
            <w:right w:val="none" w:sz="0" w:space="0" w:color="auto"/>
          </w:divBdr>
        </w:div>
        <w:div w:id="441267563">
          <w:marLeft w:val="1800"/>
          <w:marRight w:val="0"/>
          <w:marTop w:val="60"/>
          <w:marBottom w:val="0"/>
          <w:divBdr>
            <w:top w:val="none" w:sz="0" w:space="0" w:color="auto"/>
            <w:left w:val="none" w:sz="0" w:space="0" w:color="auto"/>
            <w:bottom w:val="none" w:sz="0" w:space="0" w:color="auto"/>
            <w:right w:val="none" w:sz="0" w:space="0" w:color="auto"/>
          </w:divBdr>
        </w:div>
        <w:div w:id="541405524">
          <w:marLeft w:val="1166"/>
          <w:marRight w:val="0"/>
          <w:marTop w:val="60"/>
          <w:marBottom w:val="0"/>
          <w:divBdr>
            <w:top w:val="none" w:sz="0" w:space="0" w:color="auto"/>
            <w:left w:val="none" w:sz="0" w:space="0" w:color="auto"/>
            <w:bottom w:val="none" w:sz="0" w:space="0" w:color="auto"/>
            <w:right w:val="none" w:sz="0" w:space="0" w:color="auto"/>
          </w:divBdr>
        </w:div>
        <w:div w:id="947397775">
          <w:marLeft w:val="1166"/>
          <w:marRight w:val="0"/>
          <w:marTop w:val="60"/>
          <w:marBottom w:val="0"/>
          <w:divBdr>
            <w:top w:val="none" w:sz="0" w:space="0" w:color="auto"/>
            <w:left w:val="none" w:sz="0" w:space="0" w:color="auto"/>
            <w:bottom w:val="none" w:sz="0" w:space="0" w:color="auto"/>
            <w:right w:val="none" w:sz="0" w:space="0" w:color="auto"/>
          </w:divBdr>
        </w:div>
        <w:div w:id="1207329474">
          <w:marLeft w:val="2520"/>
          <w:marRight w:val="0"/>
          <w:marTop w:val="60"/>
          <w:marBottom w:val="0"/>
          <w:divBdr>
            <w:top w:val="none" w:sz="0" w:space="0" w:color="auto"/>
            <w:left w:val="none" w:sz="0" w:space="0" w:color="auto"/>
            <w:bottom w:val="none" w:sz="0" w:space="0" w:color="auto"/>
            <w:right w:val="none" w:sz="0" w:space="0" w:color="auto"/>
          </w:divBdr>
        </w:div>
        <w:div w:id="1258253680">
          <w:marLeft w:val="1800"/>
          <w:marRight w:val="0"/>
          <w:marTop w:val="60"/>
          <w:marBottom w:val="0"/>
          <w:divBdr>
            <w:top w:val="none" w:sz="0" w:space="0" w:color="auto"/>
            <w:left w:val="none" w:sz="0" w:space="0" w:color="auto"/>
            <w:bottom w:val="none" w:sz="0" w:space="0" w:color="auto"/>
            <w:right w:val="none" w:sz="0" w:space="0" w:color="auto"/>
          </w:divBdr>
        </w:div>
        <w:div w:id="1473332152">
          <w:marLeft w:val="2520"/>
          <w:marRight w:val="0"/>
          <w:marTop w:val="60"/>
          <w:marBottom w:val="0"/>
          <w:divBdr>
            <w:top w:val="none" w:sz="0" w:space="0" w:color="auto"/>
            <w:left w:val="none" w:sz="0" w:space="0" w:color="auto"/>
            <w:bottom w:val="none" w:sz="0" w:space="0" w:color="auto"/>
            <w:right w:val="none" w:sz="0" w:space="0" w:color="auto"/>
          </w:divBdr>
        </w:div>
        <w:div w:id="1576090351">
          <w:marLeft w:val="1166"/>
          <w:marRight w:val="0"/>
          <w:marTop w:val="60"/>
          <w:marBottom w:val="0"/>
          <w:divBdr>
            <w:top w:val="none" w:sz="0" w:space="0" w:color="auto"/>
            <w:left w:val="none" w:sz="0" w:space="0" w:color="auto"/>
            <w:bottom w:val="none" w:sz="0" w:space="0" w:color="auto"/>
            <w:right w:val="none" w:sz="0" w:space="0" w:color="auto"/>
          </w:divBdr>
        </w:div>
        <w:div w:id="1576666436">
          <w:marLeft w:val="1800"/>
          <w:marRight w:val="0"/>
          <w:marTop w:val="60"/>
          <w:marBottom w:val="0"/>
          <w:divBdr>
            <w:top w:val="none" w:sz="0" w:space="0" w:color="auto"/>
            <w:left w:val="none" w:sz="0" w:space="0" w:color="auto"/>
            <w:bottom w:val="none" w:sz="0" w:space="0" w:color="auto"/>
            <w:right w:val="none" w:sz="0" w:space="0" w:color="auto"/>
          </w:divBdr>
        </w:div>
        <w:div w:id="1851601786">
          <w:marLeft w:val="2520"/>
          <w:marRight w:val="0"/>
          <w:marTop w:val="60"/>
          <w:marBottom w:val="0"/>
          <w:divBdr>
            <w:top w:val="none" w:sz="0" w:space="0" w:color="auto"/>
            <w:left w:val="none" w:sz="0" w:space="0" w:color="auto"/>
            <w:bottom w:val="none" w:sz="0" w:space="0" w:color="auto"/>
            <w:right w:val="none" w:sz="0" w:space="0" w:color="auto"/>
          </w:divBdr>
        </w:div>
        <w:div w:id="1950889818">
          <w:marLeft w:val="547"/>
          <w:marRight w:val="0"/>
          <w:marTop w:val="96"/>
          <w:marBottom w:val="0"/>
          <w:divBdr>
            <w:top w:val="none" w:sz="0" w:space="0" w:color="auto"/>
            <w:left w:val="none" w:sz="0" w:space="0" w:color="auto"/>
            <w:bottom w:val="none" w:sz="0" w:space="0" w:color="auto"/>
            <w:right w:val="none" w:sz="0" w:space="0" w:color="auto"/>
          </w:divBdr>
        </w:div>
        <w:div w:id="1991131941">
          <w:marLeft w:val="1800"/>
          <w:marRight w:val="0"/>
          <w:marTop w:val="60"/>
          <w:marBottom w:val="0"/>
          <w:divBdr>
            <w:top w:val="none" w:sz="0" w:space="0" w:color="auto"/>
            <w:left w:val="none" w:sz="0" w:space="0" w:color="auto"/>
            <w:bottom w:val="none" w:sz="0" w:space="0" w:color="auto"/>
            <w:right w:val="none" w:sz="0" w:space="0" w:color="auto"/>
          </w:divBdr>
        </w:div>
        <w:div w:id="2083405778">
          <w:marLeft w:val="1800"/>
          <w:marRight w:val="0"/>
          <w:marTop w:val="60"/>
          <w:marBottom w:val="0"/>
          <w:divBdr>
            <w:top w:val="none" w:sz="0" w:space="0" w:color="auto"/>
            <w:left w:val="none" w:sz="0" w:space="0" w:color="auto"/>
            <w:bottom w:val="none" w:sz="0" w:space="0" w:color="auto"/>
            <w:right w:val="none" w:sz="0" w:space="0" w:color="auto"/>
          </w:divBdr>
        </w:div>
        <w:div w:id="2134590449">
          <w:marLeft w:val="1800"/>
          <w:marRight w:val="0"/>
          <w:marTop w:val="60"/>
          <w:marBottom w:val="0"/>
          <w:divBdr>
            <w:top w:val="none" w:sz="0" w:space="0" w:color="auto"/>
            <w:left w:val="none" w:sz="0" w:space="0" w:color="auto"/>
            <w:bottom w:val="none" w:sz="0" w:space="0" w:color="auto"/>
            <w:right w:val="none" w:sz="0" w:space="0" w:color="auto"/>
          </w:divBdr>
        </w:div>
      </w:divsChild>
    </w:div>
    <w:div w:id="2031255163">
      <w:bodyDiv w:val="1"/>
      <w:marLeft w:val="0"/>
      <w:marRight w:val="0"/>
      <w:marTop w:val="0"/>
      <w:marBottom w:val="0"/>
      <w:divBdr>
        <w:top w:val="none" w:sz="0" w:space="0" w:color="auto"/>
        <w:left w:val="none" w:sz="0" w:space="0" w:color="auto"/>
        <w:bottom w:val="none" w:sz="0" w:space="0" w:color="auto"/>
        <w:right w:val="none" w:sz="0" w:space="0" w:color="auto"/>
      </w:divBdr>
    </w:div>
    <w:div w:id="2032298552">
      <w:bodyDiv w:val="1"/>
      <w:marLeft w:val="0"/>
      <w:marRight w:val="0"/>
      <w:marTop w:val="0"/>
      <w:marBottom w:val="0"/>
      <w:divBdr>
        <w:top w:val="none" w:sz="0" w:space="0" w:color="auto"/>
        <w:left w:val="none" w:sz="0" w:space="0" w:color="auto"/>
        <w:bottom w:val="none" w:sz="0" w:space="0" w:color="auto"/>
        <w:right w:val="none" w:sz="0" w:space="0" w:color="auto"/>
      </w:divBdr>
      <w:divsChild>
        <w:div w:id="333073976">
          <w:marLeft w:val="1166"/>
          <w:marRight w:val="0"/>
          <w:marTop w:val="110"/>
          <w:marBottom w:val="0"/>
          <w:divBdr>
            <w:top w:val="none" w:sz="0" w:space="0" w:color="auto"/>
            <w:left w:val="none" w:sz="0" w:space="0" w:color="auto"/>
            <w:bottom w:val="none" w:sz="0" w:space="0" w:color="auto"/>
            <w:right w:val="none" w:sz="0" w:space="0" w:color="auto"/>
          </w:divBdr>
        </w:div>
        <w:div w:id="417480480">
          <w:marLeft w:val="547"/>
          <w:marRight w:val="0"/>
          <w:marTop w:val="130"/>
          <w:marBottom w:val="0"/>
          <w:divBdr>
            <w:top w:val="none" w:sz="0" w:space="0" w:color="auto"/>
            <w:left w:val="none" w:sz="0" w:space="0" w:color="auto"/>
            <w:bottom w:val="none" w:sz="0" w:space="0" w:color="auto"/>
            <w:right w:val="none" w:sz="0" w:space="0" w:color="auto"/>
          </w:divBdr>
        </w:div>
        <w:div w:id="715009324">
          <w:marLeft w:val="1166"/>
          <w:marRight w:val="0"/>
          <w:marTop w:val="110"/>
          <w:marBottom w:val="0"/>
          <w:divBdr>
            <w:top w:val="none" w:sz="0" w:space="0" w:color="auto"/>
            <w:left w:val="none" w:sz="0" w:space="0" w:color="auto"/>
            <w:bottom w:val="none" w:sz="0" w:space="0" w:color="auto"/>
            <w:right w:val="none" w:sz="0" w:space="0" w:color="auto"/>
          </w:divBdr>
        </w:div>
        <w:div w:id="859587253">
          <w:marLeft w:val="1166"/>
          <w:marRight w:val="0"/>
          <w:marTop w:val="110"/>
          <w:marBottom w:val="0"/>
          <w:divBdr>
            <w:top w:val="none" w:sz="0" w:space="0" w:color="auto"/>
            <w:left w:val="none" w:sz="0" w:space="0" w:color="auto"/>
            <w:bottom w:val="none" w:sz="0" w:space="0" w:color="auto"/>
            <w:right w:val="none" w:sz="0" w:space="0" w:color="auto"/>
          </w:divBdr>
        </w:div>
        <w:div w:id="1261719505">
          <w:marLeft w:val="547"/>
          <w:marRight w:val="0"/>
          <w:marTop w:val="130"/>
          <w:marBottom w:val="0"/>
          <w:divBdr>
            <w:top w:val="none" w:sz="0" w:space="0" w:color="auto"/>
            <w:left w:val="none" w:sz="0" w:space="0" w:color="auto"/>
            <w:bottom w:val="none" w:sz="0" w:space="0" w:color="auto"/>
            <w:right w:val="none" w:sz="0" w:space="0" w:color="auto"/>
          </w:divBdr>
        </w:div>
        <w:div w:id="1351764286">
          <w:marLeft w:val="1166"/>
          <w:marRight w:val="0"/>
          <w:marTop w:val="110"/>
          <w:marBottom w:val="0"/>
          <w:divBdr>
            <w:top w:val="none" w:sz="0" w:space="0" w:color="auto"/>
            <w:left w:val="none" w:sz="0" w:space="0" w:color="auto"/>
            <w:bottom w:val="none" w:sz="0" w:space="0" w:color="auto"/>
            <w:right w:val="none" w:sz="0" w:space="0" w:color="auto"/>
          </w:divBdr>
        </w:div>
        <w:div w:id="1757049935">
          <w:marLeft w:val="1166"/>
          <w:marRight w:val="0"/>
          <w:marTop w:val="110"/>
          <w:marBottom w:val="0"/>
          <w:divBdr>
            <w:top w:val="none" w:sz="0" w:space="0" w:color="auto"/>
            <w:left w:val="none" w:sz="0" w:space="0" w:color="auto"/>
            <w:bottom w:val="none" w:sz="0" w:space="0" w:color="auto"/>
            <w:right w:val="none" w:sz="0" w:space="0" w:color="auto"/>
          </w:divBdr>
        </w:div>
        <w:div w:id="1858232111">
          <w:marLeft w:val="547"/>
          <w:marRight w:val="0"/>
          <w:marTop w:val="125"/>
          <w:marBottom w:val="0"/>
          <w:divBdr>
            <w:top w:val="none" w:sz="0" w:space="0" w:color="auto"/>
            <w:left w:val="none" w:sz="0" w:space="0" w:color="auto"/>
            <w:bottom w:val="none" w:sz="0" w:space="0" w:color="auto"/>
            <w:right w:val="none" w:sz="0" w:space="0" w:color="auto"/>
          </w:divBdr>
        </w:div>
      </w:divsChild>
    </w:div>
    <w:div w:id="2032606407">
      <w:bodyDiv w:val="1"/>
      <w:marLeft w:val="0"/>
      <w:marRight w:val="0"/>
      <w:marTop w:val="0"/>
      <w:marBottom w:val="0"/>
      <w:divBdr>
        <w:top w:val="none" w:sz="0" w:space="0" w:color="auto"/>
        <w:left w:val="none" w:sz="0" w:space="0" w:color="auto"/>
        <w:bottom w:val="none" w:sz="0" w:space="0" w:color="auto"/>
        <w:right w:val="none" w:sz="0" w:space="0" w:color="auto"/>
      </w:divBdr>
    </w:div>
    <w:div w:id="2032684276">
      <w:bodyDiv w:val="1"/>
      <w:marLeft w:val="0"/>
      <w:marRight w:val="0"/>
      <w:marTop w:val="0"/>
      <w:marBottom w:val="0"/>
      <w:divBdr>
        <w:top w:val="none" w:sz="0" w:space="0" w:color="auto"/>
        <w:left w:val="none" w:sz="0" w:space="0" w:color="auto"/>
        <w:bottom w:val="none" w:sz="0" w:space="0" w:color="auto"/>
        <w:right w:val="none" w:sz="0" w:space="0" w:color="auto"/>
      </w:divBdr>
      <w:divsChild>
        <w:div w:id="953950548">
          <w:marLeft w:val="547"/>
          <w:marRight w:val="0"/>
          <w:marTop w:val="134"/>
          <w:marBottom w:val="0"/>
          <w:divBdr>
            <w:top w:val="none" w:sz="0" w:space="0" w:color="auto"/>
            <w:left w:val="none" w:sz="0" w:space="0" w:color="auto"/>
            <w:bottom w:val="none" w:sz="0" w:space="0" w:color="auto"/>
            <w:right w:val="none" w:sz="0" w:space="0" w:color="auto"/>
          </w:divBdr>
        </w:div>
        <w:div w:id="1331955752">
          <w:marLeft w:val="1166"/>
          <w:marRight w:val="0"/>
          <w:marTop w:val="115"/>
          <w:marBottom w:val="0"/>
          <w:divBdr>
            <w:top w:val="none" w:sz="0" w:space="0" w:color="auto"/>
            <w:left w:val="none" w:sz="0" w:space="0" w:color="auto"/>
            <w:bottom w:val="none" w:sz="0" w:space="0" w:color="auto"/>
            <w:right w:val="none" w:sz="0" w:space="0" w:color="auto"/>
          </w:divBdr>
        </w:div>
        <w:div w:id="1605529274">
          <w:marLeft w:val="547"/>
          <w:marRight w:val="0"/>
          <w:marTop w:val="134"/>
          <w:marBottom w:val="0"/>
          <w:divBdr>
            <w:top w:val="none" w:sz="0" w:space="0" w:color="auto"/>
            <w:left w:val="none" w:sz="0" w:space="0" w:color="auto"/>
            <w:bottom w:val="none" w:sz="0" w:space="0" w:color="auto"/>
            <w:right w:val="none" w:sz="0" w:space="0" w:color="auto"/>
          </w:divBdr>
        </w:div>
      </w:divsChild>
    </w:div>
    <w:div w:id="2033533699">
      <w:bodyDiv w:val="1"/>
      <w:marLeft w:val="0"/>
      <w:marRight w:val="0"/>
      <w:marTop w:val="0"/>
      <w:marBottom w:val="0"/>
      <w:divBdr>
        <w:top w:val="none" w:sz="0" w:space="0" w:color="auto"/>
        <w:left w:val="none" w:sz="0" w:space="0" w:color="auto"/>
        <w:bottom w:val="none" w:sz="0" w:space="0" w:color="auto"/>
        <w:right w:val="none" w:sz="0" w:space="0" w:color="auto"/>
      </w:divBdr>
    </w:div>
    <w:div w:id="2033870715">
      <w:bodyDiv w:val="1"/>
      <w:marLeft w:val="0"/>
      <w:marRight w:val="0"/>
      <w:marTop w:val="0"/>
      <w:marBottom w:val="0"/>
      <w:divBdr>
        <w:top w:val="none" w:sz="0" w:space="0" w:color="auto"/>
        <w:left w:val="none" w:sz="0" w:space="0" w:color="auto"/>
        <w:bottom w:val="none" w:sz="0" w:space="0" w:color="auto"/>
        <w:right w:val="none" w:sz="0" w:space="0" w:color="auto"/>
      </w:divBdr>
      <w:divsChild>
        <w:div w:id="473526983">
          <w:marLeft w:val="1166"/>
          <w:marRight w:val="0"/>
          <w:marTop w:val="115"/>
          <w:marBottom w:val="0"/>
          <w:divBdr>
            <w:top w:val="none" w:sz="0" w:space="0" w:color="auto"/>
            <w:left w:val="none" w:sz="0" w:space="0" w:color="auto"/>
            <w:bottom w:val="none" w:sz="0" w:space="0" w:color="auto"/>
            <w:right w:val="none" w:sz="0" w:space="0" w:color="auto"/>
          </w:divBdr>
        </w:div>
        <w:div w:id="736515787">
          <w:marLeft w:val="547"/>
          <w:marRight w:val="0"/>
          <w:marTop w:val="115"/>
          <w:marBottom w:val="0"/>
          <w:divBdr>
            <w:top w:val="none" w:sz="0" w:space="0" w:color="auto"/>
            <w:left w:val="none" w:sz="0" w:space="0" w:color="auto"/>
            <w:bottom w:val="none" w:sz="0" w:space="0" w:color="auto"/>
            <w:right w:val="none" w:sz="0" w:space="0" w:color="auto"/>
          </w:divBdr>
        </w:div>
      </w:divsChild>
    </w:div>
    <w:div w:id="2036343524">
      <w:bodyDiv w:val="1"/>
      <w:marLeft w:val="0"/>
      <w:marRight w:val="0"/>
      <w:marTop w:val="0"/>
      <w:marBottom w:val="0"/>
      <w:divBdr>
        <w:top w:val="none" w:sz="0" w:space="0" w:color="auto"/>
        <w:left w:val="none" w:sz="0" w:space="0" w:color="auto"/>
        <w:bottom w:val="none" w:sz="0" w:space="0" w:color="auto"/>
        <w:right w:val="none" w:sz="0" w:space="0" w:color="auto"/>
      </w:divBdr>
      <w:divsChild>
        <w:div w:id="90127260">
          <w:marLeft w:val="1166"/>
          <w:marRight w:val="0"/>
          <w:marTop w:val="134"/>
          <w:marBottom w:val="0"/>
          <w:divBdr>
            <w:top w:val="none" w:sz="0" w:space="0" w:color="auto"/>
            <w:left w:val="none" w:sz="0" w:space="0" w:color="auto"/>
            <w:bottom w:val="none" w:sz="0" w:space="0" w:color="auto"/>
            <w:right w:val="none" w:sz="0" w:space="0" w:color="auto"/>
          </w:divBdr>
        </w:div>
        <w:div w:id="960569574">
          <w:marLeft w:val="547"/>
          <w:marRight w:val="0"/>
          <w:marTop w:val="154"/>
          <w:marBottom w:val="0"/>
          <w:divBdr>
            <w:top w:val="none" w:sz="0" w:space="0" w:color="auto"/>
            <w:left w:val="none" w:sz="0" w:space="0" w:color="auto"/>
            <w:bottom w:val="none" w:sz="0" w:space="0" w:color="auto"/>
            <w:right w:val="none" w:sz="0" w:space="0" w:color="auto"/>
          </w:divBdr>
        </w:div>
      </w:divsChild>
    </w:div>
    <w:div w:id="2036925009">
      <w:bodyDiv w:val="1"/>
      <w:marLeft w:val="0"/>
      <w:marRight w:val="0"/>
      <w:marTop w:val="0"/>
      <w:marBottom w:val="0"/>
      <w:divBdr>
        <w:top w:val="none" w:sz="0" w:space="0" w:color="auto"/>
        <w:left w:val="none" w:sz="0" w:space="0" w:color="auto"/>
        <w:bottom w:val="none" w:sz="0" w:space="0" w:color="auto"/>
        <w:right w:val="none" w:sz="0" w:space="0" w:color="auto"/>
      </w:divBdr>
    </w:div>
    <w:div w:id="2037079961">
      <w:bodyDiv w:val="1"/>
      <w:marLeft w:val="0"/>
      <w:marRight w:val="0"/>
      <w:marTop w:val="0"/>
      <w:marBottom w:val="0"/>
      <w:divBdr>
        <w:top w:val="none" w:sz="0" w:space="0" w:color="auto"/>
        <w:left w:val="none" w:sz="0" w:space="0" w:color="auto"/>
        <w:bottom w:val="none" w:sz="0" w:space="0" w:color="auto"/>
        <w:right w:val="none" w:sz="0" w:space="0" w:color="auto"/>
      </w:divBdr>
      <w:divsChild>
        <w:div w:id="290601995">
          <w:marLeft w:val="1166"/>
          <w:marRight w:val="0"/>
          <w:marTop w:val="101"/>
          <w:marBottom w:val="0"/>
          <w:divBdr>
            <w:top w:val="none" w:sz="0" w:space="0" w:color="auto"/>
            <w:left w:val="none" w:sz="0" w:space="0" w:color="auto"/>
            <w:bottom w:val="none" w:sz="0" w:space="0" w:color="auto"/>
            <w:right w:val="none" w:sz="0" w:space="0" w:color="auto"/>
          </w:divBdr>
        </w:div>
        <w:div w:id="712728087">
          <w:marLeft w:val="547"/>
          <w:marRight w:val="0"/>
          <w:marTop w:val="120"/>
          <w:marBottom w:val="0"/>
          <w:divBdr>
            <w:top w:val="none" w:sz="0" w:space="0" w:color="auto"/>
            <w:left w:val="none" w:sz="0" w:space="0" w:color="auto"/>
            <w:bottom w:val="none" w:sz="0" w:space="0" w:color="auto"/>
            <w:right w:val="none" w:sz="0" w:space="0" w:color="auto"/>
          </w:divBdr>
        </w:div>
        <w:div w:id="1407142340">
          <w:marLeft w:val="1166"/>
          <w:marRight w:val="0"/>
          <w:marTop w:val="101"/>
          <w:marBottom w:val="0"/>
          <w:divBdr>
            <w:top w:val="none" w:sz="0" w:space="0" w:color="auto"/>
            <w:left w:val="none" w:sz="0" w:space="0" w:color="auto"/>
            <w:bottom w:val="none" w:sz="0" w:space="0" w:color="auto"/>
            <w:right w:val="none" w:sz="0" w:space="0" w:color="auto"/>
          </w:divBdr>
        </w:div>
      </w:divsChild>
    </w:div>
    <w:div w:id="2037122114">
      <w:bodyDiv w:val="1"/>
      <w:marLeft w:val="0"/>
      <w:marRight w:val="0"/>
      <w:marTop w:val="0"/>
      <w:marBottom w:val="0"/>
      <w:divBdr>
        <w:top w:val="none" w:sz="0" w:space="0" w:color="auto"/>
        <w:left w:val="none" w:sz="0" w:space="0" w:color="auto"/>
        <w:bottom w:val="none" w:sz="0" w:space="0" w:color="auto"/>
        <w:right w:val="none" w:sz="0" w:space="0" w:color="auto"/>
      </w:divBdr>
    </w:div>
    <w:div w:id="2039240066">
      <w:bodyDiv w:val="1"/>
      <w:marLeft w:val="0"/>
      <w:marRight w:val="0"/>
      <w:marTop w:val="0"/>
      <w:marBottom w:val="0"/>
      <w:divBdr>
        <w:top w:val="none" w:sz="0" w:space="0" w:color="auto"/>
        <w:left w:val="none" w:sz="0" w:space="0" w:color="auto"/>
        <w:bottom w:val="none" w:sz="0" w:space="0" w:color="auto"/>
        <w:right w:val="none" w:sz="0" w:space="0" w:color="auto"/>
      </w:divBdr>
    </w:div>
    <w:div w:id="2039814027">
      <w:bodyDiv w:val="1"/>
      <w:marLeft w:val="0"/>
      <w:marRight w:val="0"/>
      <w:marTop w:val="0"/>
      <w:marBottom w:val="0"/>
      <w:divBdr>
        <w:top w:val="none" w:sz="0" w:space="0" w:color="auto"/>
        <w:left w:val="none" w:sz="0" w:space="0" w:color="auto"/>
        <w:bottom w:val="none" w:sz="0" w:space="0" w:color="auto"/>
        <w:right w:val="none" w:sz="0" w:space="0" w:color="auto"/>
      </w:divBdr>
    </w:div>
    <w:div w:id="2039961445">
      <w:bodyDiv w:val="1"/>
      <w:marLeft w:val="0"/>
      <w:marRight w:val="0"/>
      <w:marTop w:val="0"/>
      <w:marBottom w:val="0"/>
      <w:divBdr>
        <w:top w:val="none" w:sz="0" w:space="0" w:color="auto"/>
        <w:left w:val="none" w:sz="0" w:space="0" w:color="auto"/>
        <w:bottom w:val="none" w:sz="0" w:space="0" w:color="auto"/>
        <w:right w:val="none" w:sz="0" w:space="0" w:color="auto"/>
      </w:divBdr>
      <w:divsChild>
        <w:div w:id="591167417">
          <w:marLeft w:val="547"/>
          <w:marRight w:val="0"/>
          <w:marTop w:val="154"/>
          <w:marBottom w:val="0"/>
          <w:divBdr>
            <w:top w:val="none" w:sz="0" w:space="0" w:color="auto"/>
            <w:left w:val="none" w:sz="0" w:space="0" w:color="auto"/>
            <w:bottom w:val="none" w:sz="0" w:space="0" w:color="auto"/>
            <w:right w:val="none" w:sz="0" w:space="0" w:color="auto"/>
          </w:divBdr>
        </w:div>
        <w:div w:id="849759364">
          <w:marLeft w:val="547"/>
          <w:marRight w:val="0"/>
          <w:marTop w:val="154"/>
          <w:marBottom w:val="0"/>
          <w:divBdr>
            <w:top w:val="none" w:sz="0" w:space="0" w:color="auto"/>
            <w:left w:val="none" w:sz="0" w:space="0" w:color="auto"/>
            <w:bottom w:val="none" w:sz="0" w:space="0" w:color="auto"/>
            <w:right w:val="none" w:sz="0" w:space="0" w:color="auto"/>
          </w:divBdr>
        </w:div>
        <w:div w:id="981039824">
          <w:marLeft w:val="547"/>
          <w:marRight w:val="0"/>
          <w:marTop w:val="154"/>
          <w:marBottom w:val="0"/>
          <w:divBdr>
            <w:top w:val="none" w:sz="0" w:space="0" w:color="auto"/>
            <w:left w:val="none" w:sz="0" w:space="0" w:color="auto"/>
            <w:bottom w:val="none" w:sz="0" w:space="0" w:color="auto"/>
            <w:right w:val="none" w:sz="0" w:space="0" w:color="auto"/>
          </w:divBdr>
        </w:div>
      </w:divsChild>
    </w:div>
    <w:div w:id="2040201663">
      <w:bodyDiv w:val="1"/>
      <w:marLeft w:val="0"/>
      <w:marRight w:val="0"/>
      <w:marTop w:val="0"/>
      <w:marBottom w:val="0"/>
      <w:divBdr>
        <w:top w:val="none" w:sz="0" w:space="0" w:color="auto"/>
        <w:left w:val="none" w:sz="0" w:space="0" w:color="auto"/>
        <w:bottom w:val="none" w:sz="0" w:space="0" w:color="auto"/>
        <w:right w:val="none" w:sz="0" w:space="0" w:color="auto"/>
      </w:divBdr>
    </w:div>
    <w:div w:id="2040277893">
      <w:bodyDiv w:val="1"/>
      <w:marLeft w:val="0"/>
      <w:marRight w:val="0"/>
      <w:marTop w:val="0"/>
      <w:marBottom w:val="0"/>
      <w:divBdr>
        <w:top w:val="none" w:sz="0" w:space="0" w:color="auto"/>
        <w:left w:val="none" w:sz="0" w:space="0" w:color="auto"/>
        <w:bottom w:val="none" w:sz="0" w:space="0" w:color="auto"/>
        <w:right w:val="none" w:sz="0" w:space="0" w:color="auto"/>
      </w:divBdr>
    </w:div>
    <w:div w:id="2040888159">
      <w:bodyDiv w:val="1"/>
      <w:marLeft w:val="0"/>
      <w:marRight w:val="0"/>
      <w:marTop w:val="0"/>
      <w:marBottom w:val="0"/>
      <w:divBdr>
        <w:top w:val="none" w:sz="0" w:space="0" w:color="auto"/>
        <w:left w:val="none" w:sz="0" w:space="0" w:color="auto"/>
        <w:bottom w:val="none" w:sz="0" w:space="0" w:color="auto"/>
        <w:right w:val="none" w:sz="0" w:space="0" w:color="auto"/>
      </w:divBdr>
    </w:div>
    <w:div w:id="2042585728">
      <w:bodyDiv w:val="1"/>
      <w:marLeft w:val="0"/>
      <w:marRight w:val="0"/>
      <w:marTop w:val="0"/>
      <w:marBottom w:val="0"/>
      <w:divBdr>
        <w:top w:val="none" w:sz="0" w:space="0" w:color="auto"/>
        <w:left w:val="none" w:sz="0" w:space="0" w:color="auto"/>
        <w:bottom w:val="none" w:sz="0" w:space="0" w:color="auto"/>
        <w:right w:val="none" w:sz="0" w:space="0" w:color="auto"/>
      </w:divBdr>
    </w:div>
    <w:div w:id="2042781055">
      <w:bodyDiv w:val="1"/>
      <w:marLeft w:val="0"/>
      <w:marRight w:val="0"/>
      <w:marTop w:val="0"/>
      <w:marBottom w:val="0"/>
      <w:divBdr>
        <w:top w:val="none" w:sz="0" w:space="0" w:color="auto"/>
        <w:left w:val="none" w:sz="0" w:space="0" w:color="auto"/>
        <w:bottom w:val="none" w:sz="0" w:space="0" w:color="auto"/>
        <w:right w:val="none" w:sz="0" w:space="0" w:color="auto"/>
      </w:divBdr>
    </w:div>
    <w:div w:id="2043089025">
      <w:bodyDiv w:val="1"/>
      <w:marLeft w:val="0"/>
      <w:marRight w:val="0"/>
      <w:marTop w:val="0"/>
      <w:marBottom w:val="0"/>
      <w:divBdr>
        <w:top w:val="none" w:sz="0" w:space="0" w:color="auto"/>
        <w:left w:val="none" w:sz="0" w:space="0" w:color="auto"/>
        <w:bottom w:val="none" w:sz="0" w:space="0" w:color="auto"/>
        <w:right w:val="none" w:sz="0" w:space="0" w:color="auto"/>
      </w:divBdr>
    </w:div>
    <w:div w:id="2044015894">
      <w:bodyDiv w:val="1"/>
      <w:marLeft w:val="0"/>
      <w:marRight w:val="0"/>
      <w:marTop w:val="0"/>
      <w:marBottom w:val="0"/>
      <w:divBdr>
        <w:top w:val="none" w:sz="0" w:space="0" w:color="auto"/>
        <w:left w:val="none" w:sz="0" w:space="0" w:color="auto"/>
        <w:bottom w:val="none" w:sz="0" w:space="0" w:color="auto"/>
        <w:right w:val="none" w:sz="0" w:space="0" w:color="auto"/>
      </w:divBdr>
    </w:div>
    <w:div w:id="2044743729">
      <w:bodyDiv w:val="1"/>
      <w:marLeft w:val="0"/>
      <w:marRight w:val="0"/>
      <w:marTop w:val="0"/>
      <w:marBottom w:val="0"/>
      <w:divBdr>
        <w:top w:val="none" w:sz="0" w:space="0" w:color="auto"/>
        <w:left w:val="none" w:sz="0" w:space="0" w:color="auto"/>
        <w:bottom w:val="none" w:sz="0" w:space="0" w:color="auto"/>
        <w:right w:val="none" w:sz="0" w:space="0" w:color="auto"/>
      </w:divBdr>
    </w:div>
    <w:div w:id="2045710860">
      <w:bodyDiv w:val="1"/>
      <w:marLeft w:val="0"/>
      <w:marRight w:val="0"/>
      <w:marTop w:val="0"/>
      <w:marBottom w:val="0"/>
      <w:divBdr>
        <w:top w:val="none" w:sz="0" w:space="0" w:color="auto"/>
        <w:left w:val="none" w:sz="0" w:space="0" w:color="auto"/>
        <w:bottom w:val="none" w:sz="0" w:space="0" w:color="auto"/>
        <w:right w:val="none" w:sz="0" w:space="0" w:color="auto"/>
      </w:divBdr>
    </w:div>
    <w:div w:id="2046325048">
      <w:bodyDiv w:val="1"/>
      <w:marLeft w:val="0"/>
      <w:marRight w:val="0"/>
      <w:marTop w:val="0"/>
      <w:marBottom w:val="0"/>
      <w:divBdr>
        <w:top w:val="none" w:sz="0" w:space="0" w:color="auto"/>
        <w:left w:val="none" w:sz="0" w:space="0" w:color="auto"/>
        <w:bottom w:val="none" w:sz="0" w:space="0" w:color="auto"/>
        <w:right w:val="none" w:sz="0" w:space="0" w:color="auto"/>
      </w:divBdr>
      <w:divsChild>
        <w:div w:id="155607160">
          <w:marLeft w:val="1800"/>
          <w:marRight w:val="0"/>
          <w:marTop w:val="67"/>
          <w:marBottom w:val="0"/>
          <w:divBdr>
            <w:top w:val="none" w:sz="0" w:space="0" w:color="auto"/>
            <w:left w:val="none" w:sz="0" w:space="0" w:color="auto"/>
            <w:bottom w:val="none" w:sz="0" w:space="0" w:color="auto"/>
            <w:right w:val="none" w:sz="0" w:space="0" w:color="auto"/>
          </w:divBdr>
        </w:div>
        <w:div w:id="198319762">
          <w:marLeft w:val="1800"/>
          <w:marRight w:val="0"/>
          <w:marTop w:val="67"/>
          <w:marBottom w:val="0"/>
          <w:divBdr>
            <w:top w:val="none" w:sz="0" w:space="0" w:color="auto"/>
            <w:left w:val="none" w:sz="0" w:space="0" w:color="auto"/>
            <w:bottom w:val="none" w:sz="0" w:space="0" w:color="auto"/>
            <w:right w:val="none" w:sz="0" w:space="0" w:color="auto"/>
          </w:divBdr>
        </w:div>
        <w:div w:id="348142999">
          <w:marLeft w:val="1800"/>
          <w:marRight w:val="0"/>
          <w:marTop w:val="67"/>
          <w:marBottom w:val="0"/>
          <w:divBdr>
            <w:top w:val="none" w:sz="0" w:space="0" w:color="auto"/>
            <w:left w:val="none" w:sz="0" w:space="0" w:color="auto"/>
            <w:bottom w:val="none" w:sz="0" w:space="0" w:color="auto"/>
            <w:right w:val="none" w:sz="0" w:space="0" w:color="auto"/>
          </w:divBdr>
        </w:div>
        <w:div w:id="434984217">
          <w:marLeft w:val="1800"/>
          <w:marRight w:val="0"/>
          <w:marTop w:val="67"/>
          <w:marBottom w:val="0"/>
          <w:divBdr>
            <w:top w:val="none" w:sz="0" w:space="0" w:color="auto"/>
            <w:left w:val="none" w:sz="0" w:space="0" w:color="auto"/>
            <w:bottom w:val="none" w:sz="0" w:space="0" w:color="auto"/>
            <w:right w:val="none" w:sz="0" w:space="0" w:color="auto"/>
          </w:divBdr>
        </w:div>
        <w:div w:id="998851385">
          <w:marLeft w:val="1800"/>
          <w:marRight w:val="0"/>
          <w:marTop w:val="67"/>
          <w:marBottom w:val="0"/>
          <w:divBdr>
            <w:top w:val="none" w:sz="0" w:space="0" w:color="auto"/>
            <w:left w:val="none" w:sz="0" w:space="0" w:color="auto"/>
            <w:bottom w:val="none" w:sz="0" w:space="0" w:color="auto"/>
            <w:right w:val="none" w:sz="0" w:space="0" w:color="auto"/>
          </w:divBdr>
        </w:div>
        <w:div w:id="1134909276">
          <w:marLeft w:val="1166"/>
          <w:marRight w:val="0"/>
          <w:marTop w:val="86"/>
          <w:marBottom w:val="0"/>
          <w:divBdr>
            <w:top w:val="none" w:sz="0" w:space="0" w:color="auto"/>
            <w:left w:val="none" w:sz="0" w:space="0" w:color="auto"/>
            <w:bottom w:val="none" w:sz="0" w:space="0" w:color="auto"/>
            <w:right w:val="none" w:sz="0" w:space="0" w:color="auto"/>
          </w:divBdr>
        </w:div>
        <w:div w:id="1277978603">
          <w:marLeft w:val="1166"/>
          <w:marRight w:val="0"/>
          <w:marTop w:val="86"/>
          <w:marBottom w:val="0"/>
          <w:divBdr>
            <w:top w:val="none" w:sz="0" w:space="0" w:color="auto"/>
            <w:left w:val="none" w:sz="0" w:space="0" w:color="auto"/>
            <w:bottom w:val="none" w:sz="0" w:space="0" w:color="auto"/>
            <w:right w:val="none" w:sz="0" w:space="0" w:color="auto"/>
          </w:divBdr>
        </w:div>
        <w:div w:id="1627422002">
          <w:marLeft w:val="547"/>
          <w:marRight w:val="0"/>
          <w:marTop w:val="96"/>
          <w:marBottom w:val="0"/>
          <w:divBdr>
            <w:top w:val="none" w:sz="0" w:space="0" w:color="auto"/>
            <w:left w:val="none" w:sz="0" w:space="0" w:color="auto"/>
            <w:bottom w:val="none" w:sz="0" w:space="0" w:color="auto"/>
            <w:right w:val="none" w:sz="0" w:space="0" w:color="auto"/>
          </w:divBdr>
        </w:div>
        <w:div w:id="1646163609">
          <w:marLeft w:val="1800"/>
          <w:marRight w:val="0"/>
          <w:marTop w:val="67"/>
          <w:marBottom w:val="0"/>
          <w:divBdr>
            <w:top w:val="none" w:sz="0" w:space="0" w:color="auto"/>
            <w:left w:val="none" w:sz="0" w:space="0" w:color="auto"/>
            <w:bottom w:val="none" w:sz="0" w:space="0" w:color="auto"/>
            <w:right w:val="none" w:sz="0" w:space="0" w:color="auto"/>
          </w:divBdr>
        </w:div>
        <w:div w:id="1774783918">
          <w:marLeft w:val="1800"/>
          <w:marRight w:val="0"/>
          <w:marTop w:val="67"/>
          <w:marBottom w:val="0"/>
          <w:divBdr>
            <w:top w:val="none" w:sz="0" w:space="0" w:color="auto"/>
            <w:left w:val="none" w:sz="0" w:space="0" w:color="auto"/>
            <w:bottom w:val="none" w:sz="0" w:space="0" w:color="auto"/>
            <w:right w:val="none" w:sz="0" w:space="0" w:color="auto"/>
          </w:divBdr>
        </w:div>
        <w:div w:id="1850218388">
          <w:marLeft w:val="1166"/>
          <w:marRight w:val="0"/>
          <w:marTop w:val="86"/>
          <w:marBottom w:val="0"/>
          <w:divBdr>
            <w:top w:val="none" w:sz="0" w:space="0" w:color="auto"/>
            <w:left w:val="none" w:sz="0" w:space="0" w:color="auto"/>
            <w:bottom w:val="none" w:sz="0" w:space="0" w:color="auto"/>
            <w:right w:val="none" w:sz="0" w:space="0" w:color="auto"/>
          </w:divBdr>
        </w:div>
      </w:divsChild>
    </w:div>
    <w:div w:id="2046756354">
      <w:bodyDiv w:val="1"/>
      <w:marLeft w:val="0"/>
      <w:marRight w:val="0"/>
      <w:marTop w:val="0"/>
      <w:marBottom w:val="0"/>
      <w:divBdr>
        <w:top w:val="none" w:sz="0" w:space="0" w:color="auto"/>
        <w:left w:val="none" w:sz="0" w:space="0" w:color="auto"/>
        <w:bottom w:val="none" w:sz="0" w:space="0" w:color="auto"/>
        <w:right w:val="none" w:sz="0" w:space="0" w:color="auto"/>
      </w:divBdr>
      <w:divsChild>
        <w:div w:id="692266824">
          <w:marLeft w:val="547"/>
          <w:marRight w:val="0"/>
          <w:marTop w:val="154"/>
          <w:marBottom w:val="0"/>
          <w:divBdr>
            <w:top w:val="none" w:sz="0" w:space="0" w:color="auto"/>
            <w:left w:val="none" w:sz="0" w:space="0" w:color="auto"/>
            <w:bottom w:val="none" w:sz="0" w:space="0" w:color="auto"/>
            <w:right w:val="none" w:sz="0" w:space="0" w:color="auto"/>
          </w:divBdr>
        </w:div>
        <w:div w:id="2046443309">
          <w:marLeft w:val="547"/>
          <w:marRight w:val="0"/>
          <w:marTop w:val="154"/>
          <w:marBottom w:val="0"/>
          <w:divBdr>
            <w:top w:val="none" w:sz="0" w:space="0" w:color="auto"/>
            <w:left w:val="none" w:sz="0" w:space="0" w:color="auto"/>
            <w:bottom w:val="none" w:sz="0" w:space="0" w:color="auto"/>
            <w:right w:val="none" w:sz="0" w:space="0" w:color="auto"/>
          </w:divBdr>
        </w:div>
        <w:div w:id="2131237381">
          <w:marLeft w:val="547"/>
          <w:marRight w:val="0"/>
          <w:marTop w:val="154"/>
          <w:marBottom w:val="0"/>
          <w:divBdr>
            <w:top w:val="none" w:sz="0" w:space="0" w:color="auto"/>
            <w:left w:val="none" w:sz="0" w:space="0" w:color="auto"/>
            <w:bottom w:val="none" w:sz="0" w:space="0" w:color="auto"/>
            <w:right w:val="none" w:sz="0" w:space="0" w:color="auto"/>
          </w:divBdr>
        </w:div>
      </w:divsChild>
    </w:div>
    <w:div w:id="2048022554">
      <w:bodyDiv w:val="1"/>
      <w:marLeft w:val="0"/>
      <w:marRight w:val="0"/>
      <w:marTop w:val="0"/>
      <w:marBottom w:val="0"/>
      <w:divBdr>
        <w:top w:val="none" w:sz="0" w:space="0" w:color="auto"/>
        <w:left w:val="none" w:sz="0" w:space="0" w:color="auto"/>
        <w:bottom w:val="none" w:sz="0" w:space="0" w:color="auto"/>
        <w:right w:val="none" w:sz="0" w:space="0" w:color="auto"/>
      </w:divBdr>
    </w:div>
    <w:div w:id="2049141849">
      <w:bodyDiv w:val="1"/>
      <w:marLeft w:val="0"/>
      <w:marRight w:val="0"/>
      <w:marTop w:val="0"/>
      <w:marBottom w:val="0"/>
      <w:divBdr>
        <w:top w:val="none" w:sz="0" w:space="0" w:color="auto"/>
        <w:left w:val="none" w:sz="0" w:space="0" w:color="auto"/>
        <w:bottom w:val="none" w:sz="0" w:space="0" w:color="auto"/>
        <w:right w:val="none" w:sz="0" w:space="0" w:color="auto"/>
      </w:divBdr>
      <w:divsChild>
        <w:div w:id="540636138">
          <w:marLeft w:val="1166"/>
          <w:marRight w:val="0"/>
          <w:marTop w:val="134"/>
          <w:marBottom w:val="0"/>
          <w:divBdr>
            <w:top w:val="none" w:sz="0" w:space="0" w:color="auto"/>
            <w:left w:val="none" w:sz="0" w:space="0" w:color="auto"/>
            <w:bottom w:val="none" w:sz="0" w:space="0" w:color="auto"/>
            <w:right w:val="none" w:sz="0" w:space="0" w:color="auto"/>
          </w:divBdr>
        </w:div>
        <w:div w:id="760373713">
          <w:marLeft w:val="1166"/>
          <w:marRight w:val="0"/>
          <w:marTop w:val="134"/>
          <w:marBottom w:val="0"/>
          <w:divBdr>
            <w:top w:val="none" w:sz="0" w:space="0" w:color="auto"/>
            <w:left w:val="none" w:sz="0" w:space="0" w:color="auto"/>
            <w:bottom w:val="none" w:sz="0" w:space="0" w:color="auto"/>
            <w:right w:val="none" w:sz="0" w:space="0" w:color="auto"/>
          </w:divBdr>
        </w:div>
        <w:div w:id="1698969984">
          <w:marLeft w:val="547"/>
          <w:marRight w:val="0"/>
          <w:marTop w:val="154"/>
          <w:marBottom w:val="0"/>
          <w:divBdr>
            <w:top w:val="none" w:sz="0" w:space="0" w:color="auto"/>
            <w:left w:val="none" w:sz="0" w:space="0" w:color="auto"/>
            <w:bottom w:val="none" w:sz="0" w:space="0" w:color="auto"/>
            <w:right w:val="none" w:sz="0" w:space="0" w:color="auto"/>
          </w:divBdr>
        </w:div>
      </w:divsChild>
    </w:div>
    <w:div w:id="2049256909">
      <w:bodyDiv w:val="1"/>
      <w:marLeft w:val="0"/>
      <w:marRight w:val="0"/>
      <w:marTop w:val="0"/>
      <w:marBottom w:val="0"/>
      <w:divBdr>
        <w:top w:val="none" w:sz="0" w:space="0" w:color="auto"/>
        <w:left w:val="none" w:sz="0" w:space="0" w:color="auto"/>
        <w:bottom w:val="none" w:sz="0" w:space="0" w:color="auto"/>
        <w:right w:val="none" w:sz="0" w:space="0" w:color="auto"/>
      </w:divBdr>
    </w:div>
    <w:div w:id="2049454319">
      <w:bodyDiv w:val="1"/>
      <w:marLeft w:val="0"/>
      <w:marRight w:val="0"/>
      <w:marTop w:val="0"/>
      <w:marBottom w:val="0"/>
      <w:divBdr>
        <w:top w:val="none" w:sz="0" w:space="0" w:color="auto"/>
        <w:left w:val="none" w:sz="0" w:space="0" w:color="auto"/>
        <w:bottom w:val="none" w:sz="0" w:space="0" w:color="auto"/>
        <w:right w:val="none" w:sz="0" w:space="0" w:color="auto"/>
      </w:divBdr>
    </w:div>
    <w:div w:id="2051606183">
      <w:bodyDiv w:val="1"/>
      <w:marLeft w:val="0"/>
      <w:marRight w:val="0"/>
      <w:marTop w:val="0"/>
      <w:marBottom w:val="0"/>
      <w:divBdr>
        <w:top w:val="none" w:sz="0" w:space="0" w:color="auto"/>
        <w:left w:val="none" w:sz="0" w:space="0" w:color="auto"/>
        <w:bottom w:val="none" w:sz="0" w:space="0" w:color="auto"/>
        <w:right w:val="none" w:sz="0" w:space="0" w:color="auto"/>
      </w:divBdr>
      <w:divsChild>
        <w:div w:id="955988993">
          <w:marLeft w:val="0"/>
          <w:marRight w:val="0"/>
          <w:marTop w:val="0"/>
          <w:marBottom w:val="0"/>
          <w:divBdr>
            <w:top w:val="none" w:sz="0" w:space="0" w:color="auto"/>
            <w:left w:val="none" w:sz="0" w:space="0" w:color="auto"/>
            <w:bottom w:val="none" w:sz="0" w:space="0" w:color="auto"/>
            <w:right w:val="none" w:sz="0" w:space="0" w:color="auto"/>
          </w:divBdr>
          <w:divsChild>
            <w:div w:id="2979150">
              <w:marLeft w:val="0"/>
              <w:marRight w:val="0"/>
              <w:marTop w:val="0"/>
              <w:marBottom w:val="0"/>
              <w:divBdr>
                <w:top w:val="none" w:sz="0" w:space="0" w:color="auto"/>
                <w:left w:val="none" w:sz="0" w:space="0" w:color="auto"/>
                <w:bottom w:val="none" w:sz="0" w:space="0" w:color="auto"/>
                <w:right w:val="none" w:sz="0" w:space="0" w:color="auto"/>
              </w:divBdr>
            </w:div>
            <w:div w:id="207911695">
              <w:marLeft w:val="0"/>
              <w:marRight w:val="0"/>
              <w:marTop w:val="0"/>
              <w:marBottom w:val="0"/>
              <w:divBdr>
                <w:top w:val="none" w:sz="0" w:space="0" w:color="auto"/>
                <w:left w:val="none" w:sz="0" w:space="0" w:color="auto"/>
                <w:bottom w:val="none" w:sz="0" w:space="0" w:color="auto"/>
                <w:right w:val="none" w:sz="0" w:space="0" w:color="auto"/>
              </w:divBdr>
            </w:div>
            <w:div w:id="249042926">
              <w:marLeft w:val="0"/>
              <w:marRight w:val="0"/>
              <w:marTop w:val="0"/>
              <w:marBottom w:val="0"/>
              <w:divBdr>
                <w:top w:val="none" w:sz="0" w:space="0" w:color="auto"/>
                <w:left w:val="none" w:sz="0" w:space="0" w:color="auto"/>
                <w:bottom w:val="none" w:sz="0" w:space="0" w:color="auto"/>
                <w:right w:val="none" w:sz="0" w:space="0" w:color="auto"/>
              </w:divBdr>
            </w:div>
            <w:div w:id="316569716">
              <w:marLeft w:val="0"/>
              <w:marRight w:val="0"/>
              <w:marTop w:val="0"/>
              <w:marBottom w:val="0"/>
              <w:divBdr>
                <w:top w:val="none" w:sz="0" w:space="0" w:color="auto"/>
                <w:left w:val="none" w:sz="0" w:space="0" w:color="auto"/>
                <w:bottom w:val="none" w:sz="0" w:space="0" w:color="auto"/>
                <w:right w:val="none" w:sz="0" w:space="0" w:color="auto"/>
              </w:divBdr>
            </w:div>
            <w:div w:id="376465926">
              <w:marLeft w:val="0"/>
              <w:marRight w:val="0"/>
              <w:marTop w:val="0"/>
              <w:marBottom w:val="0"/>
              <w:divBdr>
                <w:top w:val="none" w:sz="0" w:space="0" w:color="auto"/>
                <w:left w:val="none" w:sz="0" w:space="0" w:color="auto"/>
                <w:bottom w:val="none" w:sz="0" w:space="0" w:color="auto"/>
                <w:right w:val="none" w:sz="0" w:space="0" w:color="auto"/>
              </w:divBdr>
            </w:div>
            <w:div w:id="444270306">
              <w:marLeft w:val="0"/>
              <w:marRight w:val="0"/>
              <w:marTop w:val="0"/>
              <w:marBottom w:val="0"/>
              <w:divBdr>
                <w:top w:val="none" w:sz="0" w:space="0" w:color="auto"/>
                <w:left w:val="none" w:sz="0" w:space="0" w:color="auto"/>
                <w:bottom w:val="none" w:sz="0" w:space="0" w:color="auto"/>
                <w:right w:val="none" w:sz="0" w:space="0" w:color="auto"/>
              </w:divBdr>
            </w:div>
            <w:div w:id="489057231">
              <w:marLeft w:val="0"/>
              <w:marRight w:val="0"/>
              <w:marTop w:val="0"/>
              <w:marBottom w:val="0"/>
              <w:divBdr>
                <w:top w:val="none" w:sz="0" w:space="0" w:color="auto"/>
                <w:left w:val="none" w:sz="0" w:space="0" w:color="auto"/>
                <w:bottom w:val="none" w:sz="0" w:space="0" w:color="auto"/>
                <w:right w:val="none" w:sz="0" w:space="0" w:color="auto"/>
              </w:divBdr>
            </w:div>
            <w:div w:id="744843736">
              <w:marLeft w:val="0"/>
              <w:marRight w:val="0"/>
              <w:marTop w:val="0"/>
              <w:marBottom w:val="0"/>
              <w:divBdr>
                <w:top w:val="none" w:sz="0" w:space="0" w:color="auto"/>
                <w:left w:val="none" w:sz="0" w:space="0" w:color="auto"/>
                <w:bottom w:val="none" w:sz="0" w:space="0" w:color="auto"/>
                <w:right w:val="none" w:sz="0" w:space="0" w:color="auto"/>
              </w:divBdr>
            </w:div>
            <w:div w:id="1391878491">
              <w:marLeft w:val="0"/>
              <w:marRight w:val="0"/>
              <w:marTop w:val="0"/>
              <w:marBottom w:val="0"/>
              <w:divBdr>
                <w:top w:val="none" w:sz="0" w:space="0" w:color="auto"/>
                <w:left w:val="none" w:sz="0" w:space="0" w:color="auto"/>
                <w:bottom w:val="none" w:sz="0" w:space="0" w:color="auto"/>
                <w:right w:val="none" w:sz="0" w:space="0" w:color="auto"/>
              </w:divBdr>
            </w:div>
            <w:div w:id="1462960769">
              <w:marLeft w:val="0"/>
              <w:marRight w:val="0"/>
              <w:marTop w:val="0"/>
              <w:marBottom w:val="0"/>
              <w:divBdr>
                <w:top w:val="none" w:sz="0" w:space="0" w:color="auto"/>
                <w:left w:val="none" w:sz="0" w:space="0" w:color="auto"/>
                <w:bottom w:val="none" w:sz="0" w:space="0" w:color="auto"/>
                <w:right w:val="none" w:sz="0" w:space="0" w:color="auto"/>
              </w:divBdr>
            </w:div>
            <w:div w:id="1814638463">
              <w:marLeft w:val="0"/>
              <w:marRight w:val="0"/>
              <w:marTop w:val="0"/>
              <w:marBottom w:val="0"/>
              <w:divBdr>
                <w:top w:val="none" w:sz="0" w:space="0" w:color="auto"/>
                <w:left w:val="none" w:sz="0" w:space="0" w:color="auto"/>
                <w:bottom w:val="none" w:sz="0" w:space="0" w:color="auto"/>
                <w:right w:val="none" w:sz="0" w:space="0" w:color="auto"/>
              </w:divBdr>
            </w:div>
            <w:div w:id="209886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957483">
      <w:bodyDiv w:val="1"/>
      <w:marLeft w:val="0"/>
      <w:marRight w:val="0"/>
      <w:marTop w:val="0"/>
      <w:marBottom w:val="0"/>
      <w:divBdr>
        <w:top w:val="none" w:sz="0" w:space="0" w:color="auto"/>
        <w:left w:val="none" w:sz="0" w:space="0" w:color="auto"/>
        <w:bottom w:val="none" w:sz="0" w:space="0" w:color="auto"/>
        <w:right w:val="none" w:sz="0" w:space="0" w:color="auto"/>
      </w:divBdr>
    </w:div>
    <w:div w:id="2052069751">
      <w:bodyDiv w:val="1"/>
      <w:marLeft w:val="0"/>
      <w:marRight w:val="0"/>
      <w:marTop w:val="0"/>
      <w:marBottom w:val="0"/>
      <w:divBdr>
        <w:top w:val="none" w:sz="0" w:space="0" w:color="auto"/>
        <w:left w:val="none" w:sz="0" w:space="0" w:color="auto"/>
        <w:bottom w:val="none" w:sz="0" w:space="0" w:color="auto"/>
        <w:right w:val="none" w:sz="0" w:space="0" w:color="auto"/>
      </w:divBdr>
    </w:div>
    <w:div w:id="2052151758">
      <w:bodyDiv w:val="1"/>
      <w:marLeft w:val="0"/>
      <w:marRight w:val="0"/>
      <w:marTop w:val="0"/>
      <w:marBottom w:val="0"/>
      <w:divBdr>
        <w:top w:val="none" w:sz="0" w:space="0" w:color="auto"/>
        <w:left w:val="none" w:sz="0" w:space="0" w:color="auto"/>
        <w:bottom w:val="none" w:sz="0" w:space="0" w:color="auto"/>
        <w:right w:val="none" w:sz="0" w:space="0" w:color="auto"/>
      </w:divBdr>
    </w:div>
    <w:div w:id="2052266683">
      <w:bodyDiv w:val="1"/>
      <w:marLeft w:val="0"/>
      <w:marRight w:val="0"/>
      <w:marTop w:val="0"/>
      <w:marBottom w:val="0"/>
      <w:divBdr>
        <w:top w:val="none" w:sz="0" w:space="0" w:color="auto"/>
        <w:left w:val="none" w:sz="0" w:space="0" w:color="auto"/>
        <w:bottom w:val="none" w:sz="0" w:space="0" w:color="auto"/>
        <w:right w:val="none" w:sz="0" w:space="0" w:color="auto"/>
      </w:divBdr>
      <w:divsChild>
        <w:div w:id="31617368">
          <w:marLeft w:val="547"/>
          <w:marRight w:val="0"/>
          <w:marTop w:val="96"/>
          <w:marBottom w:val="0"/>
          <w:divBdr>
            <w:top w:val="none" w:sz="0" w:space="0" w:color="auto"/>
            <w:left w:val="none" w:sz="0" w:space="0" w:color="auto"/>
            <w:bottom w:val="none" w:sz="0" w:space="0" w:color="auto"/>
            <w:right w:val="none" w:sz="0" w:space="0" w:color="auto"/>
          </w:divBdr>
        </w:div>
        <w:div w:id="62024829">
          <w:marLeft w:val="547"/>
          <w:marRight w:val="0"/>
          <w:marTop w:val="96"/>
          <w:marBottom w:val="0"/>
          <w:divBdr>
            <w:top w:val="none" w:sz="0" w:space="0" w:color="auto"/>
            <w:left w:val="none" w:sz="0" w:space="0" w:color="auto"/>
            <w:bottom w:val="none" w:sz="0" w:space="0" w:color="auto"/>
            <w:right w:val="none" w:sz="0" w:space="0" w:color="auto"/>
          </w:divBdr>
        </w:div>
        <w:div w:id="425226076">
          <w:marLeft w:val="1166"/>
          <w:marRight w:val="0"/>
          <w:marTop w:val="86"/>
          <w:marBottom w:val="0"/>
          <w:divBdr>
            <w:top w:val="none" w:sz="0" w:space="0" w:color="auto"/>
            <w:left w:val="none" w:sz="0" w:space="0" w:color="auto"/>
            <w:bottom w:val="none" w:sz="0" w:space="0" w:color="auto"/>
            <w:right w:val="none" w:sz="0" w:space="0" w:color="auto"/>
          </w:divBdr>
        </w:div>
        <w:div w:id="601959885">
          <w:marLeft w:val="1166"/>
          <w:marRight w:val="0"/>
          <w:marTop w:val="86"/>
          <w:marBottom w:val="0"/>
          <w:divBdr>
            <w:top w:val="none" w:sz="0" w:space="0" w:color="auto"/>
            <w:left w:val="none" w:sz="0" w:space="0" w:color="auto"/>
            <w:bottom w:val="none" w:sz="0" w:space="0" w:color="auto"/>
            <w:right w:val="none" w:sz="0" w:space="0" w:color="auto"/>
          </w:divBdr>
        </w:div>
        <w:div w:id="773211884">
          <w:marLeft w:val="547"/>
          <w:marRight w:val="0"/>
          <w:marTop w:val="96"/>
          <w:marBottom w:val="0"/>
          <w:divBdr>
            <w:top w:val="none" w:sz="0" w:space="0" w:color="auto"/>
            <w:left w:val="none" w:sz="0" w:space="0" w:color="auto"/>
            <w:bottom w:val="none" w:sz="0" w:space="0" w:color="auto"/>
            <w:right w:val="none" w:sz="0" w:space="0" w:color="auto"/>
          </w:divBdr>
        </w:div>
        <w:div w:id="789857239">
          <w:marLeft w:val="547"/>
          <w:marRight w:val="0"/>
          <w:marTop w:val="96"/>
          <w:marBottom w:val="0"/>
          <w:divBdr>
            <w:top w:val="none" w:sz="0" w:space="0" w:color="auto"/>
            <w:left w:val="none" w:sz="0" w:space="0" w:color="auto"/>
            <w:bottom w:val="none" w:sz="0" w:space="0" w:color="auto"/>
            <w:right w:val="none" w:sz="0" w:space="0" w:color="auto"/>
          </w:divBdr>
        </w:div>
        <w:div w:id="1264847934">
          <w:marLeft w:val="547"/>
          <w:marRight w:val="0"/>
          <w:marTop w:val="96"/>
          <w:marBottom w:val="0"/>
          <w:divBdr>
            <w:top w:val="none" w:sz="0" w:space="0" w:color="auto"/>
            <w:left w:val="none" w:sz="0" w:space="0" w:color="auto"/>
            <w:bottom w:val="none" w:sz="0" w:space="0" w:color="auto"/>
            <w:right w:val="none" w:sz="0" w:space="0" w:color="auto"/>
          </w:divBdr>
        </w:div>
        <w:div w:id="1689991549">
          <w:marLeft w:val="1166"/>
          <w:marRight w:val="0"/>
          <w:marTop w:val="86"/>
          <w:marBottom w:val="0"/>
          <w:divBdr>
            <w:top w:val="none" w:sz="0" w:space="0" w:color="auto"/>
            <w:left w:val="none" w:sz="0" w:space="0" w:color="auto"/>
            <w:bottom w:val="none" w:sz="0" w:space="0" w:color="auto"/>
            <w:right w:val="none" w:sz="0" w:space="0" w:color="auto"/>
          </w:divBdr>
        </w:div>
        <w:div w:id="1722820704">
          <w:marLeft w:val="1166"/>
          <w:marRight w:val="0"/>
          <w:marTop w:val="86"/>
          <w:marBottom w:val="0"/>
          <w:divBdr>
            <w:top w:val="none" w:sz="0" w:space="0" w:color="auto"/>
            <w:left w:val="none" w:sz="0" w:space="0" w:color="auto"/>
            <w:bottom w:val="none" w:sz="0" w:space="0" w:color="auto"/>
            <w:right w:val="none" w:sz="0" w:space="0" w:color="auto"/>
          </w:divBdr>
        </w:div>
        <w:div w:id="1751998825">
          <w:marLeft w:val="1166"/>
          <w:marRight w:val="0"/>
          <w:marTop w:val="86"/>
          <w:marBottom w:val="0"/>
          <w:divBdr>
            <w:top w:val="none" w:sz="0" w:space="0" w:color="auto"/>
            <w:left w:val="none" w:sz="0" w:space="0" w:color="auto"/>
            <w:bottom w:val="none" w:sz="0" w:space="0" w:color="auto"/>
            <w:right w:val="none" w:sz="0" w:space="0" w:color="auto"/>
          </w:divBdr>
        </w:div>
        <w:div w:id="2126654238">
          <w:marLeft w:val="1166"/>
          <w:marRight w:val="0"/>
          <w:marTop w:val="86"/>
          <w:marBottom w:val="0"/>
          <w:divBdr>
            <w:top w:val="none" w:sz="0" w:space="0" w:color="auto"/>
            <w:left w:val="none" w:sz="0" w:space="0" w:color="auto"/>
            <w:bottom w:val="none" w:sz="0" w:space="0" w:color="auto"/>
            <w:right w:val="none" w:sz="0" w:space="0" w:color="auto"/>
          </w:divBdr>
        </w:div>
      </w:divsChild>
    </w:div>
    <w:div w:id="2052681180">
      <w:bodyDiv w:val="1"/>
      <w:marLeft w:val="0"/>
      <w:marRight w:val="0"/>
      <w:marTop w:val="0"/>
      <w:marBottom w:val="0"/>
      <w:divBdr>
        <w:top w:val="none" w:sz="0" w:space="0" w:color="auto"/>
        <w:left w:val="none" w:sz="0" w:space="0" w:color="auto"/>
        <w:bottom w:val="none" w:sz="0" w:space="0" w:color="auto"/>
        <w:right w:val="none" w:sz="0" w:space="0" w:color="auto"/>
      </w:divBdr>
      <w:divsChild>
        <w:div w:id="254025090">
          <w:marLeft w:val="432"/>
          <w:marRight w:val="0"/>
          <w:marTop w:val="86"/>
          <w:marBottom w:val="0"/>
          <w:divBdr>
            <w:top w:val="none" w:sz="0" w:space="0" w:color="auto"/>
            <w:left w:val="none" w:sz="0" w:space="0" w:color="auto"/>
            <w:bottom w:val="none" w:sz="0" w:space="0" w:color="auto"/>
            <w:right w:val="none" w:sz="0" w:space="0" w:color="auto"/>
          </w:divBdr>
        </w:div>
        <w:div w:id="576935768">
          <w:marLeft w:val="1267"/>
          <w:marRight w:val="0"/>
          <w:marTop w:val="77"/>
          <w:marBottom w:val="0"/>
          <w:divBdr>
            <w:top w:val="none" w:sz="0" w:space="0" w:color="auto"/>
            <w:left w:val="none" w:sz="0" w:space="0" w:color="auto"/>
            <w:bottom w:val="none" w:sz="0" w:space="0" w:color="auto"/>
            <w:right w:val="none" w:sz="0" w:space="0" w:color="auto"/>
          </w:divBdr>
        </w:div>
        <w:div w:id="715593052">
          <w:marLeft w:val="1267"/>
          <w:marRight w:val="0"/>
          <w:marTop w:val="77"/>
          <w:marBottom w:val="0"/>
          <w:divBdr>
            <w:top w:val="none" w:sz="0" w:space="0" w:color="auto"/>
            <w:left w:val="none" w:sz="0" w:space="0" w:color="auto"/>
            <w:bottom w:val="none" w:sz="0" w:space="0" w:color="auto"/>
            <w:right w:val="none" w:sz="0" w:space="0" w:color="auto"/>
          </w:divBdr>
        </w:div>
        <w:div w:id="938606927">
          <w:marLeft w:val="432"/>
          <w:marRight w:val="0"/>
          <w:marTop w:val="86"/>
          <w:marBottom w:val="0"/>
          <w:divBdr>
            <w:top w:val="none" w:sz="0" w:space="0" w:color="auto"/>
            <w:left w:val="none" w:sz="0" w:space="0" w:color="auto"/>
            <w:bottom w:val="none" w:sz="0" w:space="0" w:color="auto"/>
            <w:right w:val="none" w:sz="0" w:space="0" w:color="auto"/>
          </w:divBdr>
        </w:div>
        <w:div w:id="967390880">
          <w:marLeft w:val="1267"/>
          <w:marRight w:val="0"/>
          <w:marTop w:val="77"/>
          <w:marBottom w:val="0"/>
          <w:divBdr>
            <w:top w:val="none" w:sz="0" w:space="0" w:color="auto"/>
            <w:left w:val="none" w:sz="0" w:space="0" w:color="auto"/>
            <w:bottom w:val="none" w:sz="0" w:space="0" w:color="auto"/>
            <w:right w:val="none" w:sz="0" w:space="0" w:color="auto"/>
          </w:divBdr>
        </w:div>
        <w:div w:id="1452555090">
          <w:marLeft w:val="1267"/>
          <w:marRight w:val="0"/>
          <w:marTop w:val="77"/>
          <w:marBottom w:val="0"/>
          <w:divBdr>
            <w:top w:val="none" w:sz="0" w:space="0" w:color="auto"/>
            <w:left w:val="none" w:sz="0" w:space="0" w:color="auto"/>
            <w:bottom w:val="none" w:sz="0" w:space="0" w:color="auto"/>
            <w:right w:val="none" w:sz="0" w:space="0" w:color="auto"/>
          </w:divBdr>
        </w:div>
        <w:div w:id="1487360691">
          <w:marLeft w:val="1699"/>
          <w:marRight w:val="0"/>
          <w:marTop w:val="77"/>
          <w:marBottom w:val="0"/>
          <w:divBdr>
            <w:top w:val="none" w:sz="0" w:space="0" w:color="auto"/>
            <w:left w:val="none" w:sz="0" w:space="0" w:color="auto"/>
            <w:bottom w:val="none" w:sz="0" w:space="0" w:color="auto"/>
            <w:right w:val="none" w:sz="0" w:space="0" w:color="auto"/>
          </w:divBdr>
        </w:div>
        <w:div w:id="1529291905">
          <w:marLeft w:val="850"/>
          <w:marRight w:val="0"/>
          <w:marTop w:val="77"/>
          <w:marBottom w:val="0"/>
          <w:divBdr>
            <w:top w:val="none" w:sz="0" w:space="0" w:color="auto"/>
            <w:left w:val="none" w:sz="0" w:space="0" w:color="auto"/>
            <w:bottom w:val="none" w:sz="0" w:space="0" w:color="auto"/>
            <w:right w:val="none" w:sz="0" w:space="0" w:color="auto"/>
          </w:divBdr>
        </w:div>
        <w:div w:id="1642079715">
          <w:marLeft w:val="850"/>
          <w:marRight w:val="0"/>
          <w:marTop w:val="77"/>
          <w:marBottom w:val="0"/>
          <w:divBdr>
            <w:top w:val="none" w:sz="0" w:space="0" w:color="auto"/>
            <w:left w:val="none" w:sz="0" w:space="0" w:color="auto"/>
            <w:bottom w:val="none" w:sz="0" w:space="0" w:color="auto"/>
            <w:right w:val="none" w:sz="0" w:space="0" w:color="auto"/>
          </w:divBdr>
        </w:div>
        <w:div w:id="1811164930">
          <w:marLeft w:val="850"/>
          <w:marRight w:val="0"/>
          <w:marTop w:val="77"/>
          <w:marBottom w:val="0"/>
          <w:divBdr>
            <w:top w:val="none" w:sz="0" w:space="0" w:color="auto"/>
            <w:left w:val="none" w:sz="0" w:space="0" w:color="auto"/>
            <w:bottom w:val="none" w:sz="0" w:space="0" w:color="auto"/>
            <w:right w:val="none" w:sz="0" w:space="0" w:color="auto"/>
          </w:divBdr>
        </w:div>
      </w:divsChild>
    </w:div>
    <w:div w:id="2052682319">
      <w:bodyDiv w:val="1"/>
      <w:marLeft w:val="0"/>
      <w:marRight w:val="0"/>
      <w:marTop w:val="0"/>
      <w:marBottom w:val="0"/>
      <w:divBdr>
        <w:top w:val="none" w:sz="0" w:space="0" w:color="auto"/>
        <w:left w:val="none" w:sz="0" w:space="0" w:color="auto"/>
        <w:bottom w:val="none" w:sz="0" w:space="0" w:color="auto"/>
        <w:right w:val="none" w:sz="0" w:space="0" w:color="auto"/>
      </w:divBdr>
      <w:divsChild>
        <w:div w:id="20016758">
          <w:marLeft w:val="1166"/>
          <w:marRight w:val="0"/>
          <w:marTop w:val="134"/>
          <w:marBottom w:val="0"/>
          <w:divBdr>
            <w:top w:val="none" w:sz="0" w:space="0" w:color="auto"/>
            <w:left w:val="none" w:sz="0" w:space="0" w:color="auto"/>
            <w:bottom w:val="none" w:sz="0" w:space="0" w:color="auto"/>
            <w:right w:val="none" w:sz="0" w:space="0" w:color="auto"/>
          </w:divBdr>
        </w:div>
        <w:div w:id="236326543">
          <w:marLeft w:val="1166"/>
          <w:marRight w:val="0"/>
          <w:marTop w:val="134"/>
          <w:marBottom w:val="0"/>
          <w:divBdr>
            <w:top w:val="none" w:sz="0" w:space="0" w:color="auto"/>
            <w:left w:val="none" w:sz="0" w:space="0" w:color="auto"/>
            <w:bottom w:val="none" w:sz="0" w:space="0" w:color="auto"/>
            <w:right w:val="none" w:sz="0" w:space="0" w:color="auto"/>
          </w:divBdr>
        </w:div>
        <w:div w:id="611788828">
          <w:marLeft w:val="547"/>
          <w:marRight w:val="0"/>
          <w:marTop w:val="154"/>
          <w:marBottom w:val="0"/>
          <w:divBdr>
            <w:top w:val="none" w:sz="0" w:space="0" w:color="auto"/>
            <w:left w:val="none" w:sz="0" w:space="0" w:color="auto"/>
            <w:bottom w:val="none" w:sz="0" w:space="0" w:color="auto"/>
            <w:right w:val="none" w:sz="0" w:space="0" w:color="auto"/>
          </w:divBdr>
        </w:div>
        <w:div w:id="801460837">
          <w:marLeft w:val="2520"/>
          <w:marRight w:val="0"/>
          <w:marTop w:val="86"/>
          <w:marBottom w:val="0"/>
          <w:divBdr>
            <w:top w:val="none" w:sz="0" w:space="0" w:color="auto"/>
            <w:left w:val="none" w:sz="0" w:space="0" w:color="auto"/>
            <w:bottom w:val="none" w:sz="0" w:space="0" w:color="auto"/>
            <w:right w:val="none" w:sz="0" w:space="0" w:color="auto"/>
          </w:divBdr>
        </w:div>
        <w:div w:id="1285885976">
          <w:marLeft w:val="1800"/>
          <w:marRight w:val="0"/>
          <w:marTop w:val="115"/>
          <w:marBottom w:val="0"/>
          <w:divBdr>
            <w:top w:val="none" w:sz="0" w:space="0" w:color="auto"/>
            <w:left w:val="none" w:sz="0" w:space="0" w:color="auto"/>
            <w:bottom w:val="none" w:sz="0" w:space="0" w:color="auto"/>
            <w:right w:val="none" w:sz="0" w:space="0" w:color="auto"/>
          </w:divBdr>
        </w:div>
        <w:div w:id="2131126134">
          <w:marLeft w:val="1800"/>
          <w:marRight w:val="0"/>
          <w:marTop w:val="115"/>
          <w:marBottom w:val="0"/>
          <w:divBdr>
            <w:top w:val="none" w:sz="0" w:space="0" w:color="auto"/>
            <w:left w:val="none" w:sz="0" w:space="0" w:color="auto"/>
            <w:bottom w:val="none" w:sz="0" w:space="0" w:color="auto"/>
            <w:right w:val="none" w:sz="0" w:space="0" w:color="auto"/>
          </w:divBdr>
        </w:div>
      </w:divsChild>
    </w:div>
    <w:div w:id="2052993269">
      <w:bodyDiv w:val="1"/>
      <w:marLeft w:val="0"/>
      <w:marRight w:val="0"/>
      <w:marTop w:val="0"/>
      <w:marBottom w:val="0"/>
      <w:divBdr>
        <w:top w:val="none" w:sz="0" w:space="0" w:color="auto"/>
        <w:left w:val="none" w:sz="0" w:space="0" w:color="auto"/>
        <w:bottom w:val="none" w:sz="0" w:space="0" w:color="auto"/>
        <w:right w:val="none" w:sz="0" w:space="0" w:color="auto"/>
      </w:divBdr>
    </w:div>
    <w:div w:id="2053143442">
      <w:bodyDiv w:val="1"/>
      <w:marLeft w:val="0"/>
      <w:marRight w:val="0"/>
      <w:marTop w:val="0"/>
      <w:marBottom w:val="0"/>
      <w:divBdr>
        <w:top w:val="none" w:sz="0" w:space="0" w:color="auto"/>
        <w:left w:val="none" w:sz="0" w:space="0" w:color="auto"/>
        <w:bottom w:val="none" w:sz="0" w:space="0" w:color="auto"/>
        <w:right w:val="none" w:sz="0" w:space="0" w:color="auto"/>
      </w:divBdr>
      <w:divsChild>
        <w:div w:id="115373030">
          <w:marLeft w:val="1166"/>
          <w:marRight w:val="0"/>
          <w:marTop w:val="134"/>
          <w:marBottom w:val="0"/>
          <w:divBdr>
            <w:top w:val="none" w:sz="0" w:space="0" w:color="auto"/>
            <w:left w:val="none" w:sz="0" w:space="0" w:color="auto"/>
            <w:bottom w:val="none" w:sz="0" w:space="0" w:color="auto"/>
            <w:right w:val="none" w:sz="0" w:space="0" w:color="auto"/>
          </w:divBdr>
        </w:div>
        <w:div w:id="138428086">
          <w:marLeft w:val="1166"/>
          <w:marRight w:val="0"/>
          <w:marTop w:val="134"/>
          <w:marBottom w:val="0"/>
          <w:divBdr>
            <w:top w:val="none" w:sz="0" w:space="0" w:color="auto"/>
            <w:left w:val="none" w:sz="0" w:space="0" w:color="auto"/>
            <w:bottom w:val="none" w:sz="0" w:space="0" w:color="auto"/>
            <w:right w:val="none" w:sz="0" w:space="0" w:color="auto"/>
          </w:divBdr>
        </w:div>
        <w:div w:id="220678975">
          <w:marLeft w:val="547"/>
          <w:marRight w:val="0"/>
          <w:marTop w:val="154"/>
          <w:marBottom w:val="0"/>
          <w:divBdr>
            <w:top w:val="none" w:sz="0" w:space="0" w:color="auto"/>
            <w:left w:val="none" w:sz="0" w:space="0" w:color="auto"/>
            <w:bottom w:val="none" w:sz="0" w:space="0" w:color="auto"/>
            <w:right w:val="none" w:sz="0" w:space="0" w:color="auto"/>
          </w:divBdr>
        </w:div>
        <w:div w:id="309750446">
          <w:marLeft w:val="547"/>
          <w:marRight w:val="0"/>
          <w:marTop w:val="154"/>
          <w:marBottom w:val="0"/>
          <w:divBdr>
            <w:top w:val="none" w:sz="0" w:space="0" w:color="auto"/>
            <w:left w:val="none" w:sz="0" w:space="0" w:color="auto"/>
            <w:bottom w:val="none" w:sz="0" w:space="0" w:color="auto"/>
            <w:right w:val="none" w:sz="0" w:space="0" w:color="auto"/>
          </w:divBdr>
        </w:div>
      </w:divsChild>
    </w:div>
    <w:div w:id="2053264537">
      <w:bodyDiv w:val="1"/>
      <w:marLeft w:val="0"/>
      <w:marRight w:val="0"/>
      <w:marTop w:val="0"/>
      <w:marBottom w:val="0"/>
      <w:divBdr>
        <w:top w:val="none" w:sz="0" w:space="0" w:color="auto"/>
        <w:left w:val="none" w:sz="0" w:space="0" w:color="auto"/>
        <w:bottom w:val="none" w:sz="0" w:space="0" w:color="auto"/>
        <w:right w:val="none" w:sz="0" w:space="0" w:color="auto"/>
      </w:divBdr>
    </w:div>
    <w:div w:id="2054690397">
      <w:bodyDiv w:val="1"/>
      <w:marLeft w:val="0"/>
      <w:marRight w:val="0"/>
      <w:marTop w:val="0"/>
      <w:marBottom w:val="0"/>
      <w:divBdr>
        <w:top w:val="none" w:sz="0" w:space="0" w:color="auto"/>
        <w:left w:val="none" w:sz="0" w:space="0" w:color="auto"/>
        <w:bottom w:val="none" w:sz="0" w:space="0" w:color="auto"/>
        <w:right w:val="none" w:sz="0" w:space="0" w:color="auto"/>
      </w:divBdr>
    </w:div>
    <w:div w:id="2055694797">
      <w:bodyDiv w:val="1"/>
      <w:marLeft w:val="0"/>
      <w:marRight w:val="0"/>
      <w:marTop w:val="0"/>
      <w:marBottom w:val="0"/>
      <w:divBdr>
        <w:top w:val="none" w:sz="0" w:space="0" w:color="auto"/>
        <w:left w:val="none" w:sz="0" w:space="0" w:color="auto"/>
        <w:bottom w:val="none" w:sz="0" w:space="0" w:color="auto"/>
        <w:right w:val="none" w:sz="0" w:space="0" w:color="auto"/>
      </w:divBdr>
    </w:div>
    <w:div w:id="2056469955">
      <w:bodyDiv w:val="1"/>
      <w:marLeft w:val="0"/>
      <w:marRight w:val="0"/>
      <w:marTop w:val="0"/>
      <w:marBottom w:val="0"/>
      <w:divBdr>
        <w:top w:val="none" w:sz="0" w:space="0" w:color="auto"/>
        <w:left w:val="none" w:sz="0" w:space="0" w:color="auto"/>
        <w:bottom w:val="none" w:sz="0" w:space="0" w:color="auto"/>
        <w:right w:val="none" w:sz="0" w:space="0" w:color="auto"/>
      </w:divBdr>
    </w:div>
    <w:div w:id="2058041074">
      <w:bodyDiv w:val="1"/>
      <w:marLeft w:val="0"/>
      <w:marRight w:val="0"/>
      <w:marTop w:val="0"/>
      <w:marBottom w:val="0"/>
      <w:divBdr>
        <w:top w:val="none" w:sz="0" w:space="0" w:color="auto"/>
        <w:left w:val="none" w:sz="0" w:space="0" w:color="auto"/>
        <w:bottom w:val="none" w:sz="0" w:space="0" w:color="auto"/>
        <w:right w:val="none" w:sz="0" w:space="0" w:color="auto"/>
      </w:divBdr>
    </w:div>
    <w:div w:id="2058429335">
      <w:bodyDiv w:val="1"/>
      <w:marLeft w:val="0"/>
      <w:marRight w:val="0"/>
      <w:marTop w:val="0"/>
      <w:marBottom w:val="0"/>
      <w:divBdr>
        <w:top w:val="none" w:sz="0" w:space="0" w:color="auto"/>
        <w:left w:val="none" w:sz="0" w:space="0" w:color="auto"/>
        <w:bottom w:val="none" w:sz="0" w:space="0" w:color="auto"/>
        <w:right w:val="none" w:sz="0" w:space="0" w:color="auto"/>
      </w:divBdr>
      <w:divsChild>
        <w:div w:id="93408585">
          <w:marLeft w:val="1166"/>
          <w:marRight w:val="0"/>
          <w:marTop w:val="115"/>
          <w:marBottom w:val="120"/>
          <w:divBdr>
            <w:top w:val="none" w:sz="0" w:space="0" w:color="auto"/>
            <w:left w:val="none" w:sz="0" w:space="0" w:color="auto"/>
            <w:bottom w:val="none" w:sz="0" w:space="0" w:color="auto"/>
            <w:right w:val="none" w:sz="0" w:space="0" w:color="auto"/>
          </w:divBdr>
        </w:div>
        <w:div w:id="124468971">
          <w:marLeft w:val="1166"/>
          <w:marRight w:val="0"/>
          <w:marTop w:val="115"/>
          <w:marBottom w:val="120"/>
          <w:divBdr>
            <w:top w:val="none" w:sz="0" w:space="0" w:color="auto"/>
            <w:left w:val="none" w:sz="0" w:space="0" w:color="auto"/>
            <w:bottom w:val="none" w:sz="0" w:space="0" w:color="auto"/>
            <w:right w:val="none" w:sz="0" w:space="0" w:color="auto"/>
          </w:divBdr>
        </w:div>
        <w:div w:id="1390954893">
          <w:marLeft w:val="547"/>
          <w:marRight w:val="0"/>
          <w:marTop w:val="134"/>
          <w:marBottom w:val="120"/>
          <w:divBdr>
            <w:top w:val="none" w:sz="0" w:space="0" w:color="auto"/>
            <w:left w:val="none" w:sz="0" w:space="0" w:color="auto"/>
            <w:bottom w:val="none" w:sz="0" w:space="0" w:color="auto"/>
            <w:right w:val="none" w:sz="0" w:space="0" w:color="auto"/>
          </w:divBdr>
        </w:div>
      </w:divsChild>
    </w:div>
    <w:div w:id="2059206818">
      <w:bodyDiv w:val="1"/>
      <w:marLeft w:val="0"/>
      <w:marRight w:val="0"/>
      <w:marTop w:val="0"/>
      <w:marBottom w:val="0"/>
      <w:divBdr>
        <w:top w:val="none" w:sz="0" w:space="0" w:color="auto"/>
        <w:left w:val="none" w:sz="0" w:space="0" w:color="auto"/>
        <w:bottom w:val="none" w:sz="0" w:space="0" w:color="auto"/>
        <w:right w:val="none" w:sz="0" w:space="0" w:color="auto"/>
      </w:divBdr>
    </w:div>
    <w:div w:id="2059351778">
      <w:bodyDiv w:val="1"/>
      <w:marLeft w:val="0"/>
      <w:marRight w:val="0"/>
      <w:marTop w:val="0"/>
      <w:marBottom w:val="0"/>
      <w:divBdr>
        <w:top w:val="none" w:sz="0" w:space="0" w:color="auto"/>
        <w:left w:val="none" w:sz="0" w:space="0" w:color="auto"/>
        <w:bottom w:val="none" w:sz="0" w:space="0" w:color="auto"/>
        <w:right w:val="none" w:sz="0" w:space="0" w:color="auto"/>
      </w:divBdr>
    </w:div>
    <w:div w:id="2059894407">
      <w:bodyDiv w:val="1"/>
      <w:marLeft w:val="0"/>
      <w:marRight w:val="0"/>
      <w:marTop w:val="0"/>
      <w:marBottom w:val="0"/>
      <w:divBdr>
        <w:top w:val="none" w:sz="0" w:space="0" w:color="auto"/>
        <w:left w:val="none" w:sz="0" w:space="0" w:color="auto"/>
        <w:bottom w:val="none" w:sz="0" w:space="0" w:color="auto"/>
        <w:right w:val="none" w:sz="0" w:space="0" w:color="auto"/>
      </w:divBdr>
    </w:div>
    <w:div w:id="2060977210">
      <w:bodyDiv w:val="1"/>
      <w:marLeft w:val="0"/>
      <w:marRight w:val="0"/>
      <w:marTop w:val="0"/>
      <w:marBottom w:val="0"/>
      <w:divBdr>
        <w:top w:val="none" w:sz="0" w:space="0" w:color="auto"/>
        <w:left w:val="none" w:sz="0" w:space="0" w:color="auto"/>
        <w:bottom w:val="none" w:sz="0" w:space="0" w:color="auto"/>
        <w:right w:val="none" w:sz="0" w:space="0" w:color="auto"/>
      </w:divBdr>
    </w:div>
    <w:div w:id="2062359910">
      <w:bodyDiv w:val="1"/>
      <w:marLeft w:val="0"/>
      <w:marRight w:val="0"/>
      <w:marTop w:val="0"/>
      <w:marBottom w:val="0"/>
      <w:divBdr>
        <w:top w:val="none" w:sz="0" w:space="0" w:color="auto"/>
        <w:left w:val="none" w:sz="0" w:space="0" w:color="auto"/>
        <w:bottom w:val="none" w:sz="0" w:space="0" w:color="auto"/>
        <w:right w:val="none" w:sz="0" w:space="0" w:color="auto"/>
      </w:divBdr>
    </w:div>
    <w:div w:id="2062710908">
      <w:bodyDiv w:val="1"/>
      <w:marLeft w:val="0"/>
      <w:marRight w:val="0"/>
      <w:marTop w:val="0"/>
      <w:marBottom w:val="0"/>
      <w:divBdr>
        <w:top w:val="none" w:sz="0" w:space="0" w:color="auto"/>
        <w:left w:val="none" w:sz="0" w:space="0" w:color="auto"/>
        <w:bottom w:val="none" w:sz="0" w:space="0" w:color="auto"/>
        <w:right w:val="none" w:sz="0" w:space="0" w:color="auto"/>
      </w:divBdr>
    </w:div>
    <w:div w:id="2064595431">
      <w:bodyDiv w:val="1"/>
      <w:marLeft w:val="0"/>
      <w:marRight w:val="0"/>
      <w:marTop w:val="0"/>
      <w:marBottom w:val="0"/>
      <w:divBdr>
        <w:top w:val="none" w:sz="0" w:space="0" w:color="auto"/>
        <w:left w:val="none" w:sz="0" w:space="0" w:color="auto"/>
        <w:bottom w:val="none" w:sz="0" w:space="0" w:color="auto"/>
        <w:right w:val="none" w:sz="0" w:space="0" w:color="auto"/>
      </w:divBdr>
    </w:div>
    <w:div w:id="2064602250">
      <w:bodyDiv w:val="1"/>
      <w:marLeft w:val="0"/>
      <w:marRight w:val="0"/>
      <w:marTop w:val="0"/>
      <w:marBottom w:val="0"/>
      <w:divBdr>
        <w:top w:val="none" w:sz="0" w:space="0" w:color="auto"/>
        <w:left w:val="none" w:sz="0" w:space="0" w:color="auto"/>
        <w:bottom w:val="none" w:sz="0" w:space="0" w:color="auto"/>
        <w:right w:val="none" w:sz="0" w:space="0" w:color="auto"/>
      </w:divBdr>
      <w:divsChild>
        <w:div w:id="1503348193">
          <w:marLeft w:val="1166"/>
          <w:marRight w:val="0"/>
          <w:marTop w:val="115"/>
          <w:marBottom w:val="0"/>
          <w:divBdr>
            <w:top w:val="none" w:sz="0" w:space="0" w:color="auto"/>
            <w:left w:val="none" w:sz="0" w:space="0" w:color="auto"/>
            <w:bottom w:val="none" w:sz="0" w:space="0" w:color="auto"/>
            <w:right w:val="none" w:sz="0" w:space="0" w:color="auto"/>
          </w:divBdr>
        </w:div>
        <w:div w:id="1603296851">
          <w:marLeft w:val="1800"/>
          <w:marRight w:val="0"/>
          <w:marTop w:val="96"/>
          <w:marBottom w:val="0"/>
          <w:divBdr>
            <w:top w:val="none" w:sz="0" w:space="0" w:color="auto"/>
            <w:left w:val="none" w:sz="0" w:space="0" w:color="auto"/>
            <w:bottom w:val="none" w:sz="0" w:space="0" w:color="auto"/>
            <w:right w:val="none" w:sz="0" w:space="0" w:color="auto"/>
          </w:divBdr>
        </w:div>
        <w:div w:id="1618949564">
          <w:marLeft w:val="1166"/>
          <w:marRight w:val="0"/>
          <w:marTop w:val="115"/>
          <w:marBottom w:val="0"/>
          <w:divBdr>
            <w:top w:val="none" w:sz="0" w:space="0" w:color="auto"/>
            <w:left w:val="none" w:sz="0" w:space="0" w:color="auto"/>
            <w:bottom w:val="none" w:sz="0" w:space="0" w:color="auto"/>
            <w:right w:val="none" w:sz="0" w:space="0" w:color="auto"/>
          </w:divBdr>
        </w:div>
        <w:div w:id="1755780812">
          <w:marLeft w:val="1166"/>
          <w:marRight w:val="0"/>
          <w:marTop w:val="115"/>
          <w:marBottom w:val="0"/>
          <w:divBdr>
            <w:top w:val="none" w:sz="0" w:space="0" w:color="auto"/>
            <w:left w:val="none" w:sz="0" w:space="0" w:color="auto"/>
            <w:bottom w:val="none" w:sz="0" w:space="0" w:color="auto"/>
            <w:right w:val="none" w:sz="0" w:space="0" w:color="auto"/>
          </w:divBdr>
        </w:div>
        <w:div w:id="1807702235">
          <w:marLeft w:val="547"/>
          <w:marRight w:val="0"/>
          <w:marTop w:val="115"/>
          <w:marBottom w:val="0"/>
          <w:divBdr>
            <w:top w:val="none" w:sz="0" w:space="0" w:color="auto"/>
            <w:left w:val="none" w:sz="0" w:space="0" w:color="auto"/>
            <w:bottom w:val="none" w:sz="0" w:space="0" w:color="auto"/>
            <w:right w:val="none" w:sz="0" w:space="0" w:color="auto"/>
          </w:divBdr>
        </w:div>
      </w:divsChild>
    </w:div>
    <w:div w:id="2064939696">
      <w:bodyDiv w:val="1"/>
      <w:marLeft w:val="0"/>
      <w:marRight w:val="0"/>
      <w:marTop w:val="0"/>
      <w:marBottom w:val="0"/>
      <w:divBdr>
        <w:top w:val="none" w:sz="0" w:space="0" w:color="auto"/>
        <w:left w:val="none" w:sz="0" w:space="0" w:color="auto"/>
        <w:bottom w:val="none" w:sz="0" w:space="0" w:color="auto"/>
        <w:right w:val="none" w:sz="0" w:space="0" w:color="auto"/>
      </w:divBdr>
      <w:divsChild>
        <w:div w:id="729697779">
          <w:marLeft w:val="547"/>
          <w:marRight w:val="0"/>
          <w:marTop w:val="115"/>
          <w:marBottom w:val="0"/>
          <w:divBdr>
            <w:top w:val="none" w:sz="0" w:space="0" w:color="auto"/>
            <w:left w:val="none" w:sz="0" w:space="0" w:color="auto"/>
            <w:bottom w:val="none" w:sz="0" w:space="0" w:color="auto"/>
            <w:right w:val="none" w:sz="0" w:space="0" w:color="auto"/>
          </w:divBdr>
        </w:div>
        <w:div w:id="855776559">
          <w:marLeft w:val="547"/>
          <w:marRight w:val="0"/>
          <w:marTop w:val="115"/>
          <w:marBottom w:val="0"/>
          <w:divBdr>
            <w:top w:val="none" w:sz="0" w:space="0" w:color="auto"/>
            <w:left w:val="none" w:sz="0" w:space="0" w:color="auto"/>
            <w:bottom w:val="none" w:sz="0" w:space="0" w:color="auto"/>
            <w:right w:val="none" w:sz="0" w:space="0" w:color="auto"/>
          </w:divBdr>
        </w:div>
        <w:div w:id="2137676383">
          <w:marLeft w:val="547"/>
          <w:marRight w:val="0"/>
          <w:marTop w:val="115"/>
          <w:marBottom w:val="0"/>
          <w:divBdr>
            <w:top w:val="none" w:sz="0" w:space="0" w:color="auto"/>
            <w:left w:val="none" w:sz="0" w:space="0" w:color="auto"/>
            <w:bottom w:val="none" w:sz="0" w:space="0" w:color="auto"/>
            <w:right w:val="none" w:sz="0" w:space="0" w:color="auto"/>
          </w:divBdr>
        </w:div>
      </w:divsChild>
    </w:div>
    <w:div w:id="2066954612">
      <w:bodyDiv w:val="1"/>
      <w:marLeft w:val="0"/>
      <w:marRight w:val="0"/>
      <w:marTop w:val="0"/>
      <w:marBottom w:val="0"/>
      <w:divBdr>
        <w:top w:val="none" w:sz="0" w:space="0" w:color="auto"/>
        <w:left w:val="none" w:sz="0" w:space="0" w:color="auto"/>
        <w:bottom w:val="none" w:sz="0" w:space="0" w:color="auto"/>
        <w:right w:val="none" w:sz="0" w:space="0" w:color="auto"/>
      </w:divBdr>
      <w:divsChild>
        <w:div w:id="3095272">
          <w:marLeft w:val="1166"/>
          <w:marRight w:val="0"/>
          <w:marTop w:val="86"/>
          <w:marBottom w:val="0"/>
          <w:divBdr>
            <w:top w:val="none" w:sz="0" w:space="0" w:color="auto"/>
            <w:left w:val="none" w:sz="0" w:space="0" w:color="auto"/>
            <w:bottom w:val="none" w:sz="0" w:space="0" w:color="auto"/>
            <w:right w:val="none" w:sz="0" w:space="0" w:color="auto"/>
          </w:divBdr>
        </w:div>
        <w:div w:id="413287822">
          <w:marLeft w:val="547"/>
          <w:marRight w:val="0"/>
          <w:marTop w:val="115"/>
          <w:marBottom w:val="0"/>
          <w:divBdr>
            <w:top w:val="none" w:sz="0" w:space="0" w:color="auto"/>
            <w:left w:val="none" w:sz="0" w:space="0" w:color="auto"/>
            <w:bottom w:val="none" w:sz="0" w:space="0" w:color="auto"/>
            <w:right w:val="none" w:sz="0" w:space="0" w:color="auto"/>
          </w:divBdr>
        </w:div>
        <w:div w:id="881331174">
          <w:marLeft w:val="1166"/>
          <w:marRight w:val="0"/>
          <w:marTop w:val="86"/>
          <w:marBottom w:val="0"/>
          <w:divBdr>
            <w:top w:val="none" w:sz="0" w:space="0" w:color="auto"/>
            <w:left w:val="none" w:sz="0" w:space="0" w:color="auto"/>
            <w:bottom w:val="none" w:sz="0" w:space="0" w:color="auto"/>
            <w:right w:val="none" w:sz="0" w:space="0" w:color="auto"/>
          </w:divBdr>
        </w:div>
        <w:div w:id="1131628514">
          <w:marLeft w:val="1166"/>
          <w:marRight w:val="0"/>
          <w:marTop w:val="86"/>
          <w:marBottom w:val="0"/>
          <w:divBdr>
            <w:top w:val="none" w:sz="0" w:space="0" w:color="auto"/>
            <w:left w:val="none" w:sz="0" w:space="0" w:color="auto"/>
            <w:bottom w:val="none" w:sz="0" w:space="0" w:color="auto"/>
            <w:right w:val="none" w:sz="0" w:space="0" w:color="auto"/>
          </w:divBdr>
        </w:div>
        <w:div w:id="1845363259">
          <w:marLeft w:val="1166"/>
          <w:marRight w:val="0"/>
          <w:marTop w:val="86"/>
          <w:marBottom w:val="0"/>
          <w:divBdr>
            <w:top w:val="none" w:sz="0" w:space="0" w:color="auto"/>
            <w:left w:val="none" w:sz="0" w:space="0" w:color="auto"/>
            <w:bottom w:val="none" w:sz="0" w:space="0" w:color="auto"/>
            <w:right w:val="none" w:sz="0" w:space="0" w:color="auto"/>
          </w:divBdr>
        </w:div>
      </w:divsChild>
    </w:div>
    <w:div w:id="2069646419">
      <w:bodyDiv w:val="1"/>
      <w:marLeft w:val="0"/>
      <w:marRight w:val="0"/>
      <w:marTop w:val="0"/>
      <w:marBottom w:val="0"/>
      <w:divBdr>
        <w:top w:val="none" w:sz="0" w:space="0" w:color="auto"/>
        <w:left w:val="none" w:sz="0" w:space="0" w:color="auto"/>
        <w:bottom w:val="none" w:sz="0" w:space="0" w:color="auto"/>
        <w:right w:val="none" w:sz="0" w:space="0" w:color="auto"/>
      </w:divBdr>
    </w:div>
    <w:div w:id="2070417462">
      <w:bodyDiv w:val="1"/>
      <w:marLeft w:val="0"/>
      <w:marRight w:val="0"/>
      <w:marTop w:val="0"/>
      <w:marBottom w:val="0"/>
      <w:divBdr>
        <w:top w:val="none" w:sz="0" w:space="0" w:color="auto"/>
        <w:left w:val="none" w:sz="0" w:space="0" w:color="auto"/>
        <w:bottom w:val="none" w:sz="0" w:space="0" w:color="auto"/>
        <w:right w:val="none" w:sz="0" w:space="0" w:color="auto"/>
      </w:divBdr>
    </w:div>
    <w:div w:id="2070495265">
      <w:bodyDiv w:val="1"/>
      <w:marLeft w:val="0"/>
      <w:marRight w:val="0"/>
      <w:marTop w:val="0"/>
      <w:marBottom w:val="0"/>
      <w:divBdr>
        <w:top w:val="none" w:sz="0" w:space="0" w:color="auto"/>
        <w:left w:val="none" w:sz="0" w:space="0" w:color="auto"/>
        <w:bottom w:val="none" w:sz="0" w:space="0" w:color="auto"/>
        <w:right w:val="none" w:sz="0" w:space="0" w:color="auto"/>
      </w:divBdr>
      <w:divsChild>
        <w:div w:id="74791641">
          <w:marLeft w:val="547"/>
          <w:marRight w:val="0"/>
          <w:marTop w:val="86"/>
          <w:marBottom w:val="0"/>
          <w:divBdr>
            <w:top w:val="none" w:sz="0" w:space="0" w:color="auto"/>
            <w:left w:val="none" w:sz="0" w:space="0" w:color="auto"/>
            <w:bottom w:val="none" w:sz="0" w:space="0" w:color="auto"/>
            <w:right w:val="none" w:sz="0" w:space="0" w:color="auto"/>
          </w:divBdr>
        </w:div>
        <w:div w:id="206648617">
          <w:marLeft w:val="547"/>
          <w:marRight w:val="0"/>
          <w:marTop w:val="86"/>
          <w:marBottom w:val="0"/>
          <w:divBdr>
            <w:top w:val="none" w:sz="0" w:space="0" w:color="auto"/>
            <w:left w:val="none" w:sz="0" w:space="0" w:color="auto"/>
            <w:bottom w:val="none" w:sz="0" w:space="0" w:color="auto"/>
            <w:right w:val="none" w:sz="0" w:space="0" w:color="auto"/>
          </w:divBdr>
        </w:div>
        <w:div w:id="230579747">
          <w:marLeft w:val="1166"/>
          <w:marRight w:val="0"/>
          <w:marTop w:val="67"/>
          <w:marBottom w:val="0"/>
          <w:divBdr>
            <w:top w:val="none" w:sz="0" w:space="0" w:color="auto"/>
            <w:left w:val="none" w:sz="0" w:space="0" w:color="auto"/>
            <w:bottom w:val="none" w:sz="0" w:space="0" w:color="auto"/>
            <w:right w:val="none" w:sz="0" w:space="0" w:color="auto"/>
          </w:divBdr>
        </w:div>
        <w:div w:id="534655951">
          <w:marLeft w:val="547"/>
          <w:marRight w:val="0"/>
          <w:marTop w:val="86"/>
          <w:marBottom w:val="0"/>
          <w:divBdr>
            <w:top w:val="none" w:sz="0" w:space="0" w:color="auto"/>
            <w:left w:val="none" w:sz="0" w:space="0" w:color="auto"/>
            <w:bottom w:val="none" w:sz="0" w:space="0" w:color="auto"/>
            <w:right w:val="none" w:sz="0" w:space="0" w:color="auto"/>
          </w:divBdr>
        </w:div>
        <w:div w:id="565914000">
          <w:marLeft w:val="547"/>
          <w:marRight w:val="0"/>
          <w:marTop w:val="86"/>
          <w:marBottom w:val="0"/>
          <w:divBdr>
            <w:top w:val="none" w:sz="0" w:space="0" w:color="auto"/>
            <w:left w:val="none" w:sz="0" w:space="0" w:color="auto"/>
            <w:bottom w:val="none" w:sz="0" w:space="0" w:color="auto"/>
            <w:right w:val="none" w:sz="0" w:space="0" w:color="auto"/>
          </w:divBdr>
        </w:div>
        <w:div w:id="659894975">
          <w:marLeft w:val="1166"/>
          <w:marRight w:val="0"/>
          <w:marTop w:val="67"/>
          <w:marBottom w:val="0"/>
          <w:divBdr>
            <w:top w:val="none" w:sz="0" w:space="0" w:color="auto"/>
            <w:left w:val="none" w:sz="0" w:space="0" w:color="auto"/>
            <w:bottom w:val="none" w:sz="0" w:space="0" w:color="auto"/>
            <w:right w:val="none" w:sz="0" w:space="0" w:color="auto"/>
          </w:divBdr>
        </w:div>
        <w:div w:id="934556445">
          <w:marLeft w:val="1166"/>
          <w:marRight w:val="0"/>
          <w:marTop w:val="67"/>
          <w:marBottom w:val="0"/>
          <w:divBdr>
            <w:top w:val="none" w:sz="0" w:space="0" w:color="auto"/>
            <w:left w:val="none" w:sz="0" w:space="0" w:color="auto"/>
            <w:bottom w:val="none" w:sz="0" w:space="0" w:color="auto"/>
            <w:right w:val="none" w:sz="0" w:space="0" w:color="auto"/>
          </w:divBdr>
        </w:div>
        <w:div w:id="987975833">
          <w:marLeft w:val="1166"/>
          <w:marRight w:val="0"/>
          <w:marTop w:val="67"/>
          <w:marBottom w:val="0"/>
          <w:divBdr>
            <w:top w:val="none" w:sz="0" w:space="0" w:color="auto"/>
            <w:left w:val="none" w:sz="0" w:space="0" w:color="auto"/>
            <w:bottom w:val="none" w:sz="0" w:space="0" w:color="auto"/>
            <w:right w:val="none" w:sz="0" w:space="0" w:color="auto"/>
          </w:divBdr>
        </w:div>
        <w:div w:id="1142963741">
          <w:marLeft w:val="1166"/>
          <w:marRight w:val="0"/>
          <w:marTop w:val="67"/>
          <w:marBottom w:val="0"/>
          <w:divBdr>
            <w:top w:val="none" w:sz="0" w:space="0" w:color="auto"/>
            <w:left w:val="none" w:sz="0" w:space="0" w:color="auto"/>
            <w:bottom w:val="none" w:sz="0" w:space="0" w:color="auto"/>
            <w:right w:val="none" w:sz="0" w:space="0" w:color="auto"/>
          </w:divBdr>
        </w:div>
        <w:div w:id="1335034341">
          <w:marLeft w:val="1166"/>
          <w:marRight w:val="0"/>
          <w:marTop w:val="67"/>
          <w:marBottom w:val="0"/>
          <w:divBdr>
            <w:top w:val="none" w:sz="0" w:space="0" w:color="auto"/>
            <w:left w:val="none" w:sz="0" w:space="0" w:color="auto"/>
            <w:bottom w:val="none" w:sz="0" w:space="0" w:color="auto"/>
            <w:right w:val="none" w:sz="0" w:space="0" w:color="auto"/>
          </w:divBdr>
        </w:div>
        <w:div w:id="1522356117">
          <w:marLeft w:val="547"/>
          <w:marRight w:val="0"/>
          <w:marTop w:val="86"/>
          <w:marBottom w:val="0"/>
          <w:divBdr>
            <w:top w:val="none" w:sz="0" w:space="0" w:color="auto"/>
            <w:left w:val="none" w:sz="0" w:space="0" w:color="auto"/>
            <w:bottom w:val="none" w:sz="0" w:space="0" w:color="auto"/>
            <w:right w:val="none" w:sz="0" w:space="0" w:color="auto"/>
          </w:divBdr>
        </w:div>
        <w:div w:id="1575889926">
          <w:marLeft w:val="1166"/>
          <w:marRight w:val="0"/>
          <w:marTop w:val="67"/>
          <w:marBottom w:val="0"/>
          <w:divBdr>
            <w:top w:val="none" w:sz="0" w:space="0" w:color="auto"/>
            <w:left w:val="none" w:sz="0" w:space="0" w:color="auto"/>
            <w:bottom w:val="none" w:sz="0" w:space="0" w:color="auto"/>
            <w:right w:val="none" w:sz="0" w:space="0" w:color="auto"/>
          </w:divBdr>
        </w:div>
        <w:div w:id="1780637244">
          <w:marLeft w:val="1166"/>
          <w:marRight w:val="0"/>
          <w:marTop w:val="67"/>
          <w:marBottom w:val="0"/>
          <w:divBdr>
            <w:top w:val="none" w:sz="0" w:space="0" w:color="auto"/>
            <w:left w:val="none" w:sz="0" w:space="0" w:color="auto"/>
            <w:bottom w:val="none" w:sz="0" w:space="0" w:color="auto"/>
            <w:right w:val="none" w:sz="0" w:space="0" w:color="auto"/>
          </w:divBdr>
        </w:div>
        <w:div w:id="1956937388">
          <w:marLeft w:val="1166"/>
          <w:marRight w:val="0"/>
          <w:marTop w:val="67"/>
          <w:marBottom w:val="0"/>
          <w:divBdr>
            <w:top w:val="none" w:sz="0" w:space="0" w:color="auto"/>
            <w:left w:val="none" w:sz="0" w:space="0" w:color="auto"/>
            <w:bottom w:val="none" w:sz="0" w:space="0" w:color="auto"/>
            <w:right w:val="none" w:sz="0" w:space="0" w:color="auto"/>
          </w:divBdr>
        </w:div>
      </w:divsChild>
    </w:div>
    <w:div w:id="2071490535">
      <w:bodyDiv w:val="1"/>
      <w:marLeft w:val="0"/>
      <w:marRight w:val="0"/>
      <w:marTop w:val="0"/>
      <w:marBottom w:val="0"/>
      <w:divBdr>
        <w:top w:val="none" w:sz="0" w:space="0" w:color="auto"/>
        <w:left w:val="none" w:sz="0" w:space="0" w:color="auto"/>
        <w:bottom w:val="none" w:sz="0" w:space="0" w:color="auto"/>
        <w:right w:val="none" w:sz="0" w:space="0" w:color="auto"/>
      </w:divBdr>
      <w:divsChild>
        <w:div w:id="353769450">
          <w:marLeft w:val="547"/>
          <w:marRight w:val="0"/>
          <w:marTop w:val="154"/>
          <w:marBottom w:val="0"/>
          <w:divBdr>
            <w:top w:val="none" w:sz="0" w:space="0" w:color="auto"/>
            <w:left w:val="none" w:sz="0" w:space="0" w:color="auto"/>
            <w:bottom w:val="none" w:sz="0" w:space="0" w:color="auto"/>
            <w:right w:val="none" w:sz="0" w:space="0" w:color="auto"/>
          </w:divBdr>
        </w:div>
        <w:div w:id="1755277853">
          <w:marLeft w:val="1166"/>
          <w:marRight w:val="0"/>
          <w:marTop w:val="134"/>
          <w:marBottom w:val="0"/>
          <w:divBdr>
            <w:top w:val="none" w:sz="0" w:space="0" w:color="auto"/>
            <w:left w:val="none" w:sz="0" w:space="0" w:color="auto"/>
            <w:bottom w:val="none" w:sz="0" w:space="0" w:color="auto"/>
            <w:right w:val="none" w:sz="0" w:space="0" w:color="auto"/>
          </w:divBdr>
        </w:div>
      </w:divsChild>
    </w:div>
    <w:div w:id="2072465189">
      <w:bodyDiv w:val="1"/>
      <w:marLeft w:val="0"/>
      <w:marRight w:val="0"/>
      <w:marTop w:val="0"/>
      <w:marBottom w:val="0"/>
      <w:divBdr>
        <w:top w:val="none" w:sz="0" w:space="0" w:color="auto"/>
        <w:left w:val="none" w:sz="0" w:space="0" w:color="auto"/>
        <w:bottom w:val="none" w:sz="0" w:space="0" w:color="auto"/>
        <w:right w:val="none" w:sz="0" w:space="0" w:color="auto"/>
      </w:divBdr>
    </w:div>
    <w:div w:id="2072999409">
      <w:bodyDiv w:val="1"/>
      <w:marLeft w:val="0"/>
      <w:marRight w:val="0"/>
      <w:marTop w:val="0"/>
      <w:marBottom w:val="0"/>
      <w:divBdr>
        <w:top w:val="none" w:sz="0" w:space="0" w:color="auto"/>
        <w:left w:val="none" w:sz="0" w:space="0" w:color="auto"/>
        <w:bottom w:val="none" w:sz="0" w:space="0" w:color="auto"/>
        <w:right w:val="none" w:sz="0" w:space="0" w:color="auto"/>
      </w:divBdr>
    </w:div>
    <w:div w:id="2073040567">
      <w:bodyDiv w:val="1"/>
      <w:marLeft w:val="0"/>
      <w:marRight w:val="0"/>
      <w:marTop w:val="0"/>
      <w:marBottom w:val="0"/>
      <w:divBdr>
        <w:top w:val="none" w:sz="0" w:space="0" w:color="auto"/>
        <w:left w:val="none" w:sz="0" w:space="0" w:color="auto"/>
        <w:bottom w:val="none" w:sz="0" w:space="0" w:color="auto"/>
        <w:right w:val="none" w:sz="0" w:space="0" w:color="auto"/>
      </w:divBdr>
    </w:div>
    <w:div w:id="2073115779">
      <w:bodyDiv w:val="1"/>
      <w:marLeft w:val="0"/>
      <w:marRight w:val="0"/>
      <w:marTop w:val="0"/>
      <w:marBottom w:val="0"/>
      <w:divBdr>
        <w:top w:val="none" w:sz="0" w:space="0" w:color="auto"/>
        <w:left w:val="none" w:sz="0" w:space="0" w:color="auto"/>
        <w:bottom w:val="none" w:sz="0" w:space="0" w:color="auto"/>
        <w:right w:val="none" w:sz="0" w:space="0" w:color="auto"/>
      </w:divBdr>
      <w:divsChild>
        <w:div w:id="556405040">
          <w:marLeft w:val="1080"/>
          <w:marRight w:val="0"/>
          <w:marTop w:val="100"/>
          <w:marBottom w:val="0"/>
          <w:divBdr>
            <w:top w:val="none" w:sz="0" w:space="0" w:color="auto"/>
            <w:left w:val="none" w:sz="0" w:space="0" w:color="auto"/>
            <w:bottom w:val="none" w:sz="0" w:space="0" w:color="auto"/>
            <w:right w:val="none" w:sz="0" w:space="0" w:color="auto"/>
          </w:divBdr>
        </w:div>
        <w:div w:id="2002192950">
          <w:marLeft w:val="360"/>
          <w:marRight w:val="0"/>
          <w:marTop w:val="200"/>
          <w:marBottom w:val="0"/>
          <w:divBdr>
            <w:top w:val="none" w:sz="0" w:space="0" w:color="auto"/>
            <w:left w:val="none" w:sz="0" w:space="0" w:color="auto"/>
            <w:bottom w:val="none" w:sz="0" w:space="0" w:color="auto"/>
            <w:right w:val="none" w:sz="0" w:space="0" w:color="auto"/>
          </w:divBdr>
        </w:div>
      </w:divsChild>
    </w:div>
    <w:div w:id="2073459997">
      <w:bodyDiv w:val="1"/>
      <w:marLeft w:val="0"/>
      <w:marRight w:val="0"/>
      <w:marTop w:val="0"/>
      <w:marBottom w:val="0"/>
      <w:divBdr>
        <w:top w:val="none" w:sz="0" w:space="0" w:color="auto"/>
        <w:left w:val="none" w:sz="0" w:space="0" w:color="auto"/>
        <w:bottom w:val="none" w:sz="0" w:space="0" w:color="auto"/>
        <w:right w:val="none" w:sz="0" w:space="0" w:color="auto"/>
      </w:divBdr>
      <w:divsChild>
        <w:div w:id="189297215">
          <w:marLeft w:val="1800"/>
          <w:marRight w:val="0"/>
          <w:marTop w:val="62"/>
          <w:marBottom w:val="0"/>
          <w:divBdr>
            <w:top w:val="none" w:sz="0" w:space="0" w:color="auto"/>
            <w:left w:val="none" w:sz="0" w:space="0" w:color="auto"/>
            <w:bottom w:val="none" w:sz="0" w:space="0" w:color="auto"/>
            <w:right w:val="none" w:sz="0" w:space="0" w:color="auto"/>
          </w:divBdr>
        </w:div>
        <w:div w:id="267587387">
          <w:marLeft w:val="547"/>
          <w:marRight w:val="0"/>
          <w:marTop w:val="91"/>
          <w:marBottom w:val="0"/>
          <w:divBdr>
            <w:top w:val="none" w:sz="0" w:space="0" w:color="auto"/>
            <w:left w:val="none" w:sz="0" w:space="0" w:color="auto"/>
            <w:bottom w:val="none" w:sz="0" w:space="0" w:color="auto"/>
            <w:right w:val="none" w:sz="0" w:space="0" w:color="auto"/>
          </w:divBdr>
        </w:div>
        <w:div w:id="401489477">
          <w:marLeft w:val="1166"/>
          <w:marRight w:val="0"/>
          <w:marTop w:val="82"/>
          <w:marBottom w:val="0"/>
          <w:divBdr>
            <w:top w:val="none" w:sz="0" w:space="0" w:color="auto"/>
            <w:left w:val="none" w:sz="0" w:space="0" w:color="auto"/>
            <w:bottom w:val="none" w:sz="0" w:space="0" w:color="auto"/>
            <w:right w:val="none" w:sz="0" w:space="0" w:color="auto"/>
          </w:divBdr>
        </w:div>
        <w:div w:id="501698107">
          <w:marLeft w:val="1166"/>
          <w:marRight w:val="0"/>
          <w:marTop w:val="82"/>
          <w:marBottom w:val="0"/>
          <w:divBdr>
            <w:top w:val="none" w:sz="0" w:space="0" w:color="auto"/>
            <w:left w:val="none" w:sz="0" w:space="0" w:color="auto"/>
            <w:bottom w:val="none" w:sz="0" w:space="0" w:color="auto"/>
            <w:right w:val="none" w:sz="0" w:space="0" w:color="auto"/>
          </w:divBdr>
        </w:div>
        <w:div w:id="550508153">
          <w:marLeft w:val="1166"/>
          <w:marRight w:val="0"/>
          <w:marTop w:val="82"/>
          <w:marBottom w:val="0"/>
          <w:divBdr>
            <w:top w:val="none" w:sz="0" w:space="0" w:color="auto"/>
            <w:left w:val="none" w:sz="0" w:space="0" w:color="auto"/>
            <w:bottom w:val="none" w:sz="0" w:space="0" w:color="auto"/>
            <w:right w:val="none" w:sz="0" w:space="0" w:color="auto"/>
          </w:divBdr>
        </w:div>
        <w:div w:id="780995314">
          <w:marLeft w:val="1166"/>
          <w:marRight w:val="0"/>
          <w:marTop w:val="82"/>
          <w:marBottom w:val="0"/>
          <w:divBdr>
            <w:top w:val="none" w:sz="0" w:space="0" w:color="auto"/>
            <w:left w:val="none" w:sz="0" w:space="0" w:color="auto"/>
            <w:bottom w:val="none" w:sz="0" w:space="0" w:color="auto"/>
            <w:right w:val="none" w:sz="0" w:space="0" w:color="auto"/>
          </w:divBdr>
        </w:div>
        <w:div w:id="946161491">
          <w:marLeft w:val="1166"/>
          <w:marRight w:val="0"/>
          <w:marTop w:val="82"/>
          <w:marBottom w:val="0"/>
          <w:divBdr>
            <w:top w:val="none" w:sz="0" w:space="0" w:color="auto"/>
            <w:left w:val="none" w:sz="0" w:space="0" w:color="auto"/>
            <w:bottom w:val="none" w:sz="0" w:space="0" w:color="auto"/>
            <w:right w:val="none" w:sz="0" w:space="0" w:color="auto"/>
          </w:divBdr>
        </w:div>
        <w:div w:id="1115952197">
          <w:marLeft w:val="547"/>
          <w:marRight w:val="0"/>
          <w:marTop w:val="91"/>
          <w:marBottom w:val="0"/>
          <w:divBdr>
            <w:top w:val="none" w:sz="0" w:space="0" w:color="auto"/>
            <w:left w:val="none" w:sz="0" w:space="0" w:color="auto"/>
            <w:bottom w:val="none" w:sz="0" w:space="0" w:color="auto"/>
            <w:right w:val="none" w:sz="0" w:space="0" w:color="auto"/>
          </w:divBdr>
        </w:div>
        <w:div w:id="1639873862">
          <w:marLeft w:val="1800"/>
          <w:marRight w:val="0"/>
          <w:marTop w:val="62"/>
          <w:marBottom w:val="0"/>
          <w:divBdr>
            <w:top w:val="none" w:sz="0" w:space="0" w:color="auto"/>
            <w:left w:val="none" w:sz="0" w:space="0" w:color="auto"/>
            <w:bottom w:val="none" w:sz="0" w:space="0" w:color="auto"/>
            <w:right w:val="none" w:sz="0" w:space="0" w:color="auto"/>
          </w:divBdr>
        </w:div>
        <w:div w:id="1821382718">
          <w:marLeft w:val="1166"/>
          <w:marRight w:val="0"/>
          <w:marTop w:val="82"/>
          <w:marBottom w:val="0"/>
          <w:divBdr>
            <w:top w:val="none" w:sz="0" w:space="0" w:color="auto"/>
            <w:left w:val="none" w:sz="0" w:space="0" w:color="auto"/>
            <w:bottom w:val="none" w:sz="0" w:space="0" w:color="auto"/>
            <w:right w:val="none" w:sz="0" w:space="0" w:color="auto"/>
          </w:divBdr>
        </w:div>
        <w:div w:id="2080516599">
          <w:marLeft w:val="1166"/>
          <w:marRight w:val="0"/>
          <w:marTop w:val="82"/>
          <w:marBottom w:val="0"/>
          <w:divBdr>
            <w:top w:val="none" w:sz="0" w:space="0" w:color="auto"/>
            <w:left w:val="none" w:sz="0" w:space="0" w:color="auto"/>
            <w:bottom w:val="none" w:sz="0" w:space="0" w:color="auto"/>
            <w:right w:val="none" w:sz="0" w:space="0" w:color="auto"/>
          </w:divBdr>
        </w:div>
      </w:divsChild>
    </w:div>
    <w:div w:id="2073499107">
      <w:bodyDiv w:val="1"/>
      <w:marLeft w:val="0"/>
      <w:marRight w:val="0"/>
      <w:marTop w:val="0"/>
      <w:marBottom w:val="0"/>
      <w:divBdr>
        <w:top w:val="none" w:sz="0" w:space="0" w:color="auto"/>
        <w:left w:val="none" w:sz="0" w:space="0" w:color="auto"/>
        <w:bottom w:val="none" w:sz="0" w:space="0" w:color="auto"/>
        <w:right w:val="none" w:sz="0" w:space="0" w:color="auto"/>
      </w:divBdr>
    </w:div>
    <w:div w:id="2074155851">
      <w:bodyDiv w:val="1"/>
      <w:marLeft w:val="0"/>
      <w:marRight w:val="0"/>
      <w:marTop w:val="0"/>
      <w:marBottom w:val="0"/>
      <w:divBdr>
        <w:top w:val="none" w:sz="0" w:space="0" w:color="auto"/>
        <w:left w:val="none" w:sz="0" w:space="0" w:color="auto"/>
        <w:bottom w:val="none" w:sz="0" w:space="0" w:color="auto"/>
        <w:right w:val="none" w:sz="0" w:space="0" w:color="auto"/>
      </w:divBdr>
    </w:div>
    <w:div w:id="2074355846">
      <w:bodyDiv w:val="1"/>
      <w:marLeft w:val="0"/>
      <w:marRight w:val="0"/>
      <w:marTop w:val="0"/>
      <w:marBottom w:val="0"/>
      <w:divBdr>
        <w:top w:val="none" w:sz="0" w:space="0" w:color="auto"/>
        <w:left w:val="none" w:sz="0" w:space="0" w:color="auto"/>
        <w:bottom w:val="none" w:sz="0" w:space="0" w:color="auto"/>
        <w:right w:val="none" w:sz="0" w:space="0" w:color="auto"/>
      </w:divBdr>
      <w:divsChild>
        <w:div w:id="1420057423">
          <w:marLeft w:val="547"/>
          <w:marRight w:val="0"/>
          <w:marTop w:val="154"/>
          <w:marBottom w:val="0"/>
          <w:divBdr>
            <w:top w:val="none" w:sz="0" w:space="0" w:color="auto"/>
            <w:left w:val="none" w:sz="0" w:space="0" w:color="auto"/>
            <w:bottom w:val="none" w:sz="0" w:space="0" w:color="auto"/>
            <w:right w:val="none" w:sz="0" w:space="0" w:color="auto"/>
          </w:divBdr>
        </w:div>
      </w:divsChild>
    </w:div>
    <w:div w:id="2074617330">
      <w:bodyDiv w:val="1"/>
      <w:marLeft w:val="0"/>
      <w:marRight w:val="0"/>
      <w:marTop w:val="0"/>
      <w:marBottom w:val="0"/>
      <w:divBdr>
        <w:top w:val="none" w:sz="0" w:space="0" w:color="auto"/>
        <w:left w:val="none" w:sz="0" w:space="0" w:color="auto"/>
        <w:bottom w:val="none" w:sz="0" w:space="0" w:color="auto"/>
        <w:right w:val="none" w:sz="0" w:space="0" w:color="auto"/>
      </w:divBdr>
      <w:divsChild>
        <w:div w:id="45420361">
          <w:marLeft w:val="547"/>
          <w:marRight w:val="0"/>
          <w:marTop w:val="96"/>
          <w:marBottom w:val="0"/>
          <w:divBdr>
            <w:top w:val="none" w:sz="0" w:space="0" w:color="auto"/>
            <w:left w:val="none" w:sz="0" w:space="0" w:color="auto"/>
            <w:bottom w:val="none" w:sz="0" w:space="0" w:color="auto"/>
            <w:right w:val="none" w:sz="0" w:space="0" w:color="auto"/>
          </w:divBdr>
        </w:div>
      </w:divsChild>
    </w:div>
    <w:div w:id="2075425199">
      <w:bodyDiv w:val="1"/>
      <w:marLeft w:val="0"/>
      <w:marRight w:val="0"/>
      <w:marTop w:val="0"/>
      <w:marBottom w:val="0"/>
      <w:divBdr>
        <w:top w:val="none" w:sz="0" w:space="0" w:color="auto"/>
        <w:left w:val="none" w:sz="0" w:space="0" w:color="auto"/>
        <w:bottom w:val="none" w:sz="0" w:space="0" w:color="auto"/>
        <w:right w:val="none" w:sz="0" w:space="0" w:color="auto"/>
      </w:divBdr>
      <w:divsChild>
        <w:div w:id="3679593">
          <w:marLeft w:val="1800"/>
          <w:marRight w:val="0"/>
          <w:marTop w:val="96"/>
          <w:marBottom w:val="0"/>
          <w:divBdr>
            <w:top w:val="none" w:sz="0" w:space="0" w:color="auto"/>
            <w:left w:val="none" w:sz="0" w:space="0" w:color="auto"/>
            <w:bottom w:val="none" w:sz="0" w:space="0" w:color="auto"/>
            <w:right w:val="none" w:sz="0" w:space="0" w:color="auto"/>
          </w:divBdr>
        </w:div>
        <w:div w:id="43986685">
          <w:marLeft w:val="2520"/>
          <w:marRight w:val="0"/>
          <w:marTop w:val="96"/>
          <w:marBottom w:val="0"/>
          <w:divBdr>
            <w:top w:val="none" w:sz="0" w:space="0" w:color="auto"/>
            <w:left w:val="none" w:sz="0" w:space="0" w:color="auto"/>
            <w:bottom w:val="none" w:sz="0" w:space="0" w:color="auto"/>
            <w:right w:val="none" w:sz="0" w:space="0" w:color="auto"/>
          </w:divBdr>
        </w:div>
        <w:div w:id="793327855">
          <w:marLeft w:val="547"/>
          <w:marRight w:val="0"/>
          <w:marTop w:val="134"/>
          <w:marBottom w:val="0"/>
          <w:divBdr>
            <w:top w:val="none" w:sz="0" w:space="0" w:color="auto"/>
            <w:left w:val="none" w:sz="0" w:space="0" w:color="auto"/>
            <w:bottom w:val="none" w:sz="0" w:space="0" w:color="auto"/>
            <w:right w:val="none" w:sz="0" w:space="0" w:color="auto"/>
          </w:divBdr>
        </w:div>
        <w:div w:id="910232710">
          <w:marLeft w:val="1800"/>
          <w:marRight w:val="0"/>
          <w:marTop w:val="96"/>
          <w:marBottom w:val="0"/>
          <w:divBdr>
            <w:top w:val="none" w:sz="0" w:space="0" w:color="auto"/>
            <w:left w:val="none" w:sz="0" w:space="0" w:color="auto"/>
            <w:bottom w:val="none" w:sz="0" w:space="0" w:color="auto"/>
            <w:right w:val="none" w:sz="0" w:space="0" w:color="auto"/>
          </w:divBdr>
        </w:div>
        <w:div w:id="1028987267">
          <w:marLeft w:val="1166"/>
          <w:marRight w:val="0"/>
          <w:marTop w:val="115"/>
          <w:marBottom w:val="0"/>
          <w:divBdr>
            <w:top w:val="none" w:sz="0" w:space="0" w:color="auto"/>
            <w:left w:val="none" w:sz="0" w:space="0" w:color="auto"/>
            <w:bottom w:val="none" w:sz="0" w:space="0" w:color="auto"/>
            <w:right w:val="none" w:sz="0" w:space="0" w:color="auto"/>
          </w:divBdr>
        </w:div>
        <w:div w:id="1170412279">
          <w:marLeft w:val="2520"/>
          <w:marRight w:val="0"/>
          <w:marTop w:val="96"/>
          <w:marBottom w:val="0"/>
          <w:divBdr>
            <w:top w:val="none" w:sz="0" w:space="0" w:color="auto"/>
            <w:left w:val="none" w:sz="0" w:space="0" w:color="auto"/>
            <w:bottom w:val="none" w:sz="0" w:space="0" w:color="auto"/>
            <w:right w:val="none" w:sz="0" w:space="0" w:color="auto"/>
          </w:divBdr>
        </w:div>
        <w:div w:id="1213807826">
          <w:marLeft w:val="1800"/>
          <w:marRight w:val="0"/>
          <w:marTop w:val="96"/>
          <w:marBottom w:val="0"/>
          <w:divBdr>
            <w:top w:val="none" w:sz="0" w:space="0" w:color="auto"/>
            <w:left w:val="none" w:sz="0" w:space="0" w:color="auto"/>
            <w:bottom w:val="none" w:sz="0" w:space="0" w:color="auto"/>
            <w:right w:val="none" w:sz="0" w:space="0" w:color="auto"/>
          </w:divBdr>
        </w:div>
        <w:div w:id="1777364643">
          <w:marLeft w:val="2520"/>
          <w:marRight w:val="0"/>
          <w:marTop w:val="96"/>
          <w:marBottom w:val="0"/>
          <w:divBdr>
            <w:top w:val="none" w:sz="0" w:space="0" w:color="auto"/>
            <w:left w:val="none" w:sz="0" w:space="0" w:color="auto"/>
            <w:bottom w:val="none" w:sz="0" w:space="0" w:color="auto"/>
            <w:right w:val="none" w:sz="0" w:space="0" w:color="auto"/>
          </w:divBdr>
        </w:div>
      </w:divsChild>
    </w:div>
    <w:div w:id="2075546081">
      <w:bodyDiv w:val="1"/>
      <w:marLeft w:val="0"/>
      <w:marRight w:val="0"/>
      <w:marTop w:val="0"/>
      <w:marBottom w:val="0"/>
      <w:divBdr>
        <w:top w:val="none" w:sz="0" w:space="0" w:color="auto"/>
        <w:left w:val="none" w:sz="0" w:space="0" w:color="auto"/>
        <w:bottom w:val="none" w:sz="0" w:space="0" w:color="auto"/>
        <w:right w:val="none" w:sz="0" w:space="0" w:color="auto"/>
      </w:divBdr>
    </w:div>
    <w:div w:id="2075622015">
      <w:bodyDiv w:val="1"/>
      <w:marLeft w:val="0"/>
      <w:marRight w:val="0"/>
      <w:marTop w:val="0"/>
      <w:marBottom w:val="0"/>
      <w:divBdr>
        <w:top w:val="none" w:sz="0" w:space="0" w:color="auto"/>
        <w:left w:val="none" w:sz="0" w:space="0" w:color="auto"/>
        <w:bottom w:val="none" w:sz="0" w:space="0" w:color="auto"/>
        <w:right w:val="none" w:sz="0" w:space="0" w:color="auto"/>
      </w:divBdr>
      <w:divsChild>
        <w:div w:id="311567389">
          <w:marLeft w:val="0"/>
          <w:marRight w:val="0"/>
          <w:marTop w:val="0"/>
          <w:marBottom w:val="0"/>
          <w:divBdr>
            <w:top w:val="none" w:sz="0" w:space="0" w:color="auto"/>
            <w:left w:val="none" w:sz="0" w:space="0" w:color="auto"/>
            <w:bottom w:val="none" w:sz="0" w:space="0" w:color="auto"/>
            <w:right w:val="none" w:sz="0" w:space="0" w:color="auto"/>
          </w:divBdr>
          <w:divsChild>
            <w:div w:id="30499848">
              <w:marLeft w:val="0"/>
              <w:marRight w:val="0"/>
              <w:marTop w:val="0"/>
              <w:marBottom w:val="0"/>
              <w:divBdr>
                <w:top w:val="none" w:sz="0" w:space="0" w:color="auto"/>
                <w:left w:val="none" w:sz="0" w:space="0" w:color="auto"/>
                <w:bottom w:val="none" w:sz="0" w:space="0" w:color="auto"/>
                <w:right w:val="none" w:sz="0" w:space="0" w:color="auto"/>
              </w:divBdr>
            </w:div>
            <w:div w:id="92744184">
              <w:marLeft w:val="0"/>
              <w:marRight w:val="0"/>
              <w:marTop w:val="0"/>
              <w:marBottom w:val="0"/>
              <w:divBdr>
                <w:top w:val="none" w:sz="0" w:space="0" w:color="auto"/>
                <w:left w:val="none" w:sz="0" w:space="0" w:color="auto"/>
                <w:bottom w:val="none" w:sz="0" w:space="0" w:color="auto"/>
                <w:right w:val="none" w:sz="0" w:space="0" w:color="auto"/>
              </w:divBdr>
            </w:div>
            <w:div w:id="131486035">
              <w:marLeft w:val="0"/>
              <w:marRight w:val="0"/>
              <w:marTop w:val="0"/>
              <w:marBottom w:val="0"/>
              <w:divBdr>
                <w:top w:val="none" w:sz="0" w:space="0" w:color="auto"/>
                <w:left w:val="none" w:sz="0" w:space="0" w:color="auto"/>
                <w:bottom w:val="none" w:sz="0" w:space="0" w:color="auto"/>
                <w:right w:val="none" w:sz="0" w:space="0" w:color="auto"/>
              </w:divBdr>
            </w:div>
            <w:div w:id="133986437">
              <w:marLeft w:val="0"/>
              <w:marRight w:val="0"/>
              <w:marTop w:val="0"/>
              <w:marBottom w:val="0"/>
              <w:divBdr>
                <w:top w:val="none" w:sz="0" w:space="0" w:color="auto"/>
                <w:left w:val="none" w:sz="0" w:space="0" w:color="auto"/>
                <w:bottom w:val="none" w:sz="0" w:space="0" w:color="auto"/>
                <w:right w:val="none" w:sz="0" w:space="0" w:color="auto"/>
              </w:divBdr>
            </w:div>
            <w:div w:id="163784576">
              <w:marLeft w:val="0"/>
              <w:marRight w:val="0"/>
              <w:marTop w:val="0"/>
              <w:marBottom w:val="0"/>
              <w:divBdr>
                <w:top w:val="none" w:sz="0" w:space="0" w:color="auto"/>
                <w:left w:val="none" w:sz="0" w:space="0" w:color="auto"/>
                <w:bottom w:val="none" w:sz="0" w:space="0" w:color="auto"/>
                <w:right w:val="none" w:sz="0" w:space="0" w:color="auto"/>
              </w:divBdr>
            </w:div>
            <w:div w:id="402409196">
              <w:marLeft w:val="0"/>
              <w:marRight w:val="0"/>
              <w:marTop w:val="0"/>
              <w:marBottom w:val="0"/>
              <w:divBdr>
                <w:top w:val="none" w:sz="0" w:space="0" w:color="auto"/>
                <w:left w:val="none" w:sz="0" w:space="0" w:color="auto"/>
                <w:bottom w:val="none" w:sz="0" w:space="0" w:color="auto"/>
                <w:right w:val="none" w:sz="0" w:space="0" w:color="auto"/>
              </w:divBdr>
            </w:div>
            <w:div w:id="433749087">
              <w:marLeft w:val="0"/>
              <w:marRight w:val="0"/>
              <w:marTop w:val="0"/>
              <w:marBottom w:val="0"/>
              <w:divBdr>
                <w:top w:val="none" w:sz="0" w:space="0" w:color="auto"/>
                <w:left w:val="none" w:sz="0" w:space="0" w:color="auto"/>
                <w:bottom w:val="none" w:sz="0" w:space="0" w:color="auto"/>
                <w:right w:val="none" w:sz="0" w:space="0" w:color="auto"/>
              </w:divBdr>
            </w:div>
            <w:div w:id="435367072">
              <w:marLeft w:val="0"/>
              <w:marRight w:val="0"/>
              <w:marTop w:val="0"/>
              <w:marBottom w:val="0"/>
              <w:divBdr>
                <w:top w:val="none" w:sz="0" w:space="0" w:color="auto"/>
                <w:left w:val="none" w:sz="0" w:space="0" w:color="auto"/>
                <w:bottom w:val="none" w:sz="0" w:space="0" w:color="auto"/>
                <w:right w:val="none" w:sz="0" w:space="0" w:color="auto"/>
              </w:divBdr>
            </w:div>
            <w:div w:id="565190098">
              <w:marLeft w:val="0"/>
              <w:marRight w:val="0"/>
              <w:marTop w:val="0"/>
              <w:marBottom w:val="0"/>
              <w:divBdr>
                <w:top w:val="none" w:sz="0" w:space="0" w:color="auto"/>
                <w:left w:val="none" w:sz="0" w:space="0" w:color="auto"/>
                <w:bottom w:val="none" w:sz="0" w:space="0" w:color="auto"/>
                <w:right w:val="none" w:sz="0" w:space="0" w:color="auto"/>
              </w:divBdr>
            </w:div>
            <w:div w:id="674765505">
              <w:marLeft w:val="0"/>
              <w:marRight w:val="0"/>
              <w:marTop w:val="0"/>
              <w:marBottom w:val="0"/>
              <w:divBdr>
                <w:top w:val="none" w:sz="0" w:space="0" w:color="auto"/>
                <w:left w:val="none" w:sz="0" w:space="0" w:color="auto"/>
                <w:bottom w:val="none" w:sz="0" w:space="0" w:color="auto"/>
                <w:right w:val="none" w:sz="0" w:space="0" w:color="auto"/>
              </w:divBdr>
            </w:div>
            <w:div w:id="1026834537">
              <w:marLeft w:val="0"/>
              <w:marRight w:val="0"/>
              <w:marTop w:val="0"/>
              <w:marBottom w:val="0"/>
              <w:divBdr>
                <w:top w:val="none" w:sz="0" w:space="0" w:color="auto"/>
                <w:left w:val="none" w:sz="0" w:space="0" w:color="auto"/>
                <w:bottom w:val="none" w:sz="0" w:space="0" w:color="auto"/>
                <w:right w:val="none" w:sz="0" w:space="0" w:color="auto"/>
              </w:divBdr>
            </w:div>
            <w:div w:id="1199204089">
              <w:marLeft w:val="0"/>
              <w:marRight w:val="0"/>
              <w:marTop w:val="0"/>
              <w:marBottom w:val="0"/>
              <w:divBdr>
                <w:top w:val="none" w:sz="0" w:space="0" w:color="auto"/>
                <w:left w:val="none" w:sz="0" w:space="0" w:color="auto"/>
                <w:bottom w:val="none" w:sz="0" w:space="0" w:color="auto"/>
                <w:right w:val="none" w:sz="0" w:space="0" w:color="auto"/>
              </w:divBdr>
            </w:div>
            <w:div w:id="1516268562">
              <w:marLeft w:val="0"/>
              <w:marRight w:val="0"/>
              <w:marTop w:val="0"/>
              <w:marBottom w:val="0"/>
              <w:divBdr>
                <w:top w:val="none" w:sz="0" w:space="0" w:color="auto"/>
                <w:left w:val="none" w:sz="0" w:space="0" w:color="auto"/>
                <w:bottom w:val="none" w:sz="0" w:space="0" w:color="auto"/>
                <w:right w:val="none" w:sz="0" w:space="0" w:color="auto"/>
              </w:divBdr>
            </w:div>
            <w:div w:id="1847862318">
              <w:marLeft w:val="0"/>
              <w:marRight w:val="0"/>
              <w:marTop w:val="0"/>
              <w:marBottom w:val="0"/>
              <w:divBdr>
                <w:top w:val="none" w:sz="0" w:space="0" w:color="auto"/>
                <w:left w:val="none" w:sz="0" w:space="0" w:color="auto"/>
                <w:bottom w:val="none" w:sz="0" w:space="0" w:color="auto"/>
                <w:right w:val="none" w:sz="0" w:space="0" w:color="auto"/>
              </w:divBdr>
            </w:div>
            <w:div w:id="2044666694">
              <w:marLeft w:val="0"/>
              <w:marRight w:val="0"/>
              <w:marTop w:val="0"/>
              <w:marBottom w:val="0"/>
              <w:divBdr>
                <w:top w:val="none" w:sz="0" w:space="0" w:color="auto"/>
                <w:left w:val="none" w:sz="0" w:space="0" w:color="auto"/>
                <w:bottom w:val="none" w:sz="0" w:space="0" w:color="auto"/>
                <w:right w:val="none" w:sz="0" w:space="0" w:color="auto"/>
              </w:divBdr>
            </w:div>
            <w:div w:id="212356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926094">
      <w:bodyDiv w:val="1"/>
      <w:marLeft w:val="0"/>
      <w:marRight w:val="0"/>
      <w:marTop w:val="0"/>
      <w:marBottom w:val="0"/>
      <w:divBdr>
        <w:top w:val="none" w:sz="0" w:space="0" w:color="auto"/>
        <w:left w:val="none" w:sz="0" w:space="0" w:color="auto"/>
        <w:bottom w:val="none" w:sz="0" w:space="0" w:color="auto"/>
        <w:right w:val="none" w:sz="0" w:space="0" w:color="auto"/>
      </w:divBdr>
    </w:div>
    <w:div w:id="2076469608">
      <w:bodyDiv w:val="1"/>
      <w:marLeft w:val="0"/>
      <w:marRight w:val="0"/>
      <w:marTop w:val="0"/>
      <w:marBottom w:val="0"/>
      <w:divBdr>
        <w:top w:val="none" w:sz="0" w:space="0" w:color="auto"/>
        <w:left w:val="none" w:sz="0" w:space="0" w:color="auto"/>
        <w:bottom w:val="none" w:sz="0" w:space="0" w:color="auto"/>
        <w:right w:val="none" w:sz="0" w:space="0" w:color="auto"/>
      </w:divBdr>
    </w:div>
    <w:div w:id="2077777833">
      <w:bodyDiv w:val="1"/>
      <w:marLeft w:val="0"/>
      <w:marRight w:val="0"/>
      <w:marTop w:val="0"/>
      <w:marBottom w:val="0"/>
      <w:divBdr>
        <w:top w:val="none" w:sz="0" w:space="0" w:color="auto"/>
        <w:left w:val="none" w:sz="0" w:space="0" w:color="auto"/>
        <w:bottom w:val="none" w:sz="0" w:space="0" w:color="auto"/>
        <w:right w:val="none" w:sz="0" w:space="0" w:color="auto"/>
      </w:divBdr>
    </w:div>
    <w:div w:id="2077893639">
      <w:bodyDiv w:val="1"/>
      <w:marLeft w:val="0"/>
      <w:marRight w:val="0"/>
      <w:marTop w:val="0"/>
      <w:marBottom w:val="0"/>
      <w:divBdr>
        <w:top w:val="none" w:sz="0" w:space="0" w:color="auto"/>
        <w:left w:val="none" w:sz="0" w:space="0" w:color="auto"/>
        <w:bottom w:val="none" w:sz="0" w:space="0" w:color="auto"/>
        <w:right w:val="none" w:sz="0" w:space="0" w:color="auto"/>
      </w:divBdr>
    </w:div>
    <w:div w:id="2078015663">
      <w:bodyDiv w:val="1"/>
      <w:marLeft w:val="0"/>
      <w:marRight w:val="0"/>
      <w:marTop w:val="0"/>
      <w:marBottom w:val="0"/>
      <w:divBdr>
        <w:top w:val="none" w:sz="0" w:space="0" w:color="auto"/>
        <w:left w:val="none" w:sz="0" w:space="0" w:color="auto"/>
        <w:bottom w:val="none" w:sz="0" w:space="0" w:color="auto"/>
        <w:right w:val="none" w:sz="0" w:space="0" w:color="auto"/>
      </w:divBdr>
      <w:divsChild>
        <w:div w:id="524637190">
          <w:marLeft w:val="547"/>
          <w:marRight w:val="0"/>
          <w:marTop w:val="154"/>
          <w:marBottom w:val="0"/>
          <w:divBdr>
            <w:top w:val="none" w:sz="0" w:space="0" w:color="auto"/>
            <w:left w:val="none" w:sz="0" w:space="0" w:color="auto"/>
            <w:bottom w:val="none" w:sz="0" w:space="0" w:color="auto"/>
            <w:right w:val="none" w:sz="0" w:space="0" w:color="auto"/>
          </w:divBdr>
        </w:div>
        <w:div w:id="1540052274">
          <w:marLeft w:val="1166"/>
          <w:marRight w:val="0"/>
          <w:marTop w:val="134"/>
          <w:marBottom w:val="0"/>
          <w:divBdr>
            <w:top w:val="none" w:sz="0" w:space="0" w:color="auto"/>
            <w:left w:val="none" w:sz="0" w:space="0" w:color="auto"/>
            <w:bottom w:val="none" w:sz="0" w:space="0" w:color="auto"/>
            <w:right w:val="none" w:sz="0" w:space="0" w:color="auto"/>
          </w:divBdr>
        </w:div>
      </w:divsChild>
    </w:div>
    <w:div w:id="2078086829">
      <w:bodyDiv w:val="1"/>
      <w:marLeft w:val="0"/>
      <w:marRight w:val="0"/>
      <w:marTop w:val="0"/>
      <w:marBottom w:val="0"/>
      <w:divBdr>
        <w:top w:val="none" w:sz="0" w:space="0" w:color="auto"/>
        <w:left w:val="none" w:sz="0" w:space="0" w:color="auto"/>
        <w:bottom w:val="none" w:sz="0" w:space="0" w:color="auto"/>
        <w:right w:val="none" w:sz="0" w:space="0" w:color="auto"/>
      </w:divBdr>
    </w:div>
    <w:div w:id="2078624618">
      <w:bodyDiv w:val="1"/>
      <w:marLeft w:val="0"/>
      <w:marRight w:val="0"/>
      <w:marTop w:val="0"/>
      <w:marBottom w:val="0"/>
      <w:divBdr>
        <w:top w:val="none" w:sz="0" w:space="0" w:color="auto"/>
        <w:left w:val="none" w:sz="0" w:space="0" w:color="auto"/>
        <w:bottom w:val="none" w:sz="0" w:space="0" w:color="auto"/>
        <w:right w:val="none" w:sz="0" w:space="0" w:color="auto"/>
      </w:divBdr>
    </w:div>
    <w:div w:id="2078672016">
      <w:bodyDiv w:val="1"/>
      <w:marLeft w:val="0"/>
      <w:marRight w:val="0"/>
      <w:marTop w:val="0"/>
      <w:marBottom w:val="0"/>
      <w:divBdr>
        <w:top w:val="none" w:sz="0" w:space="0" w:color="auto"/>
        <w:left w:val="none" w:sz="0" w:space="0" w:color="auto"/>
        <w:bottom w:val="none" w:sz="0" w:space="0" w:color="auto"/>
        <w:right w:val="none" w:sz="0" w:space="0" w:color="auto"/>
      </w:divBdr>
    </w:div>
    <w:div w:id="2078700942">
      <w:bodyDiv w:val="1"/>
      <w:marLeft w:val="0"/>
      <w:marRight w:val="0"/>
      <w:marTop w:val="0"/>
      <w:marBottom w:val="0"/>
      <w:divBdr>
        <w:top w:val="none" w:sz="0" w:space="0" w:color="auto"/>
        <w:left w:val="none" w:sz="0" w:space="0" w:color="auto"/>
        <w:bottom w:val="none" w:sz="0" w:space="0" w:color="auto"/>
        <w:right w:val="none" w:sz="0" w:space="0" w:color="auto"/>
      </w:divBdr>
    </w:div>
    <w:div w:id="2079477547">
      <w:bodyDiv w:val="1"/>
      <w:marLeft w:val="0"/>
      <w:marRight w:val="0"/>
      <w:marTop w:val="0"/>
      <w:marBottom w:val="0"/>
      <w:divBdr>
        <w:top w:val="none" w:sz="0" w:space="0" w:color="auto"/>
        <w:left w:val="none" w:sz="0" w:space="0" w:color="auto"/>
        <w:bottom w:val="none" w:sz="0" w:space="0" w:color="auto"/>
        <w:right w:val="none" w:sz="0" w:space="0" w:color="auto"/>
      </w:divBdr>
    </w:div>
    <w:div w:id="2080982772">
      <w:bodyDiv w:val="1"/>
      <w:marLeft w:val="0"/>
      <w:marRight w:val="0"/>
      <w:marTop w:val="0"/>
      <w:marBottom w:val="0"/>
      <w:divBdr>
        <w:top w:val="none" w:sz="0" w:space="0" w:color="auto"/>
        <w:left w:val="none" w:sz="0" w:space="0" w:color="auto"/>
        <w:bottom w:val="none" w:sz="0" w:space="0" w:color="auto"/>
        <w:right w:val="none" w:sz="0" w:space="0" w:color="auto"/>
      </w:divBdr>
    </w:div>
    <w:div w:id="2081050563">
      <w:bodyDiv w:val="1"/>
      <w:marLeft w:val="0"/>
      <w:marRight w:val="0"/>
      <w:marTop w:val="0"/>
      <w:marBottom w:val="0"/>
      <w:divBdr>
        <w:top w:val="none" w:sz="0" w:space="0" w:color="auto"/>
        <w:left w:val="none" w:sz="0" w:space="0" w:color="auto"/>
        <w:bottom w:val="none" w:sz="0" w:space="0" w:color="auto"/>
        <w:right w:val="none" w:sz="0" w:space="0" w:color="auto"/>
      </w:divBdr>
      <w:divsChild>
        <w:div w:id="961812286">
          <w:marLeft w:val="1166"/>
          <w:marRight w:val="0"/>
          <w:marTop w:val="60"/>
          <w:marBottom w:val="120"/>
          <w:divBdr>
            <w:top w:val="none" w:sz="0" w:space="0" w:color="auto"/>
            <w:left w:val="none" w:sz="0" w:space="0" w:color="auto"/>
            <w:bottom w:val="none" w:sz="0" w:space="0" w:color="auto"/>
            <w:right w:val="none" w:sz="0" w:space="0" w:color="auto"/>
          </w:divBdr>
        </w:div>
        <w:div w:id="1536655249">
          <w:marLeft w:val="1166"/>
          <w:marRight w:val="0"/>
          <w:marTop w:val="60"/>
          <w:marBottom w:val="120"/>
          <w:divBdr>
            <w:top w:val="none" w:sz="0" w:space="0" w:color="auto"/>
            <w:left w:val="none" w:sz="0" w:space="0" w:color="auto"/>
            <w:bottom w:val="none" w:sz="0" w:space="0" w:color="auto"/>
            <w:right w:val="none" w:sz="0" w:space="0" w:color="auto"/>
          </w:divBdr>
        </w:div>
        <w:div w:id="1743016329">
          <w:marLeft w:val="547"/>
          <w:marRight w:val="0"/>
          <w:marTop w:val="60"/>
          <w:marBottom w:val="120"/>
          <w:divBdr>
            <w:top w:val="none" w:sz="0" w:space="0" w:color="auto"/>
            <w:left w:val="none" w:sz="0" w:space="0" w:color="auto"/>
            <w:bottom w:val="none" w:sz="0" w:space="0" w:color="auto"/>
            <w:right w:val="none" w:sz="0" w:space="0" w:color="auto"/>
          </w:divBdr>
        </w:div>
      </w:divsChild>
    </w:div>
    <w:div w:id="2081366303">
      <w:bodyDiv w:val="1"/>
      <w:marLeft w:val="0"/>
      <w:marRight w:val="0"/>
      <w:marTop w:val="0"/>
      <w:marBottom w:val="0"/>
      <w:divBdr>
        <w:top w:val="none" w:sz="0" w:space="0" w:color="auto"/>
        <w:left w:val="none" w:sz="0" w:space="0" w:color="auto"/>
        <w:bottom w:val="none" w:sz="0" w:space="0" w:color="auto"/>
        <w:right w:val="none" w:sz="0" w:space="0" w:color="auto"/>
      </w:divBdr>
    </w:div>
    <w:div w:id="2083410094">
      <w:bodyDiv w:val="1"/>
      <w:marLeft w:val="0"/>
      <w:marRight w:val="0"/>
      <w:marTop w:val="0"/>
      <w:marBottom w:val="0"/>
      <w:divBdr>
        <w:top w:val="none" w:sz="0" w:space="0" w:color="auto"/>
        <w:left w:val="none" w:sz="0" w:space="0" w:color="auto"/>
        <w:bottom w:val="none" w:sz="0" w:space="0" w:color="auto"/>
        <w:right w:val="none" w:sz="0" w:space="0" w:color="auto"/>
      </w:divBdr>
    </w:div>
    <w:div w:id="2083522114">
      <w:bodyDiv w:val="1"/>
      <w:marLeft w:val="0"/>
      <w:marRight w:val="0"/>
      <w:marTop w:val="0"/>
      <w:marBottom w:val="0"/>
      <w:divBdr>
        <w:top w:val="none" w:sz="0" w:space="0" w:color="auto"/>
        <w:left w:val="none" w:sz="0" w:space="0" w:color="auto"/>
        <w:bottom w:val="none" w:sz="0" w:space="0" w:color="auto"/>
        <w:right w:val="none" w:sz="0" w:space="0" w:color="auto"/>
      </w:divBdr>
    </w:div>
    <w:div w:id="2083746774">
      <w:bodyDiv w:val="1"/>
      <w:marLeft w:val="0"/>
      <w:marRight w:val="0"/>
      <w:marTop w:val="0"/>
      <w:marBottom w:val="0"/>
      <w:divBdr>
        <w:top w:val="none" w:sz="0" w:space="0" w:color="auto"/>
        <w:left w:val="none" w:sz="0" w:space="0" w:color="auto"/>
        <w:bottom w:val="none" w:sz="0" w:space="0" w:color="auto"/>
        <w:right w:val="none" w:sz="0" w:space="0" w:color="auto"/>
      </w:divBdr>
    </w:div>
    <w:div w:id="2083945447">
      <w:bodyDiv w:val="1"/>
      <w:marLeft w:val="0"/>
      <w:marRight w:val="0"/>
      <w:marTop w:val="0"/>
      <w:marBottom w:val="0"/>
      <w:divBdr>
        <w:top w:val="none" w:sz="0" w:space="0" w:color="auto"/>
        <w:left w:val="none" w:sz="0" w:space="0" w:color="auto"/>
        <w:bottom w:val="none" w:sz="0" w:space="0" w:color="auto"/>
        <w:right w:val="none" w:sz="0" w:space="0" w:color="auto"/>
      </w:divBdr>
      <w:divsChild>
        <w:div w:id="1428454378">
          <w:marLeft w:val="0"/>
          <w:marRight w:val="0"/>
          <w:marTop w:val="0"/>
          <w:marBottom w:val="0"/>
          <w:divBdr>
            <w:top w:val="none" w:sz="0" w:space="0" w:color="auto"/>
            <w:left w:val="none" w:sz="0" w:space="0" w:color="auto"/>
            <w:bottom w:val="none" w:sz="0" w:space="0" w:color="auto"/>
            <w:right w:val="none" w:sz="0" w:space="0" w:color="auto"/>
          </w:divBdr>
        </w:div>
      </w:divsChild>
    </w:div>
    <w:div w:id="2084837058">
      <w:bodyDiv w:val="1"/>
      <w:marLeft w:val="0"/>
      <w:marRight w:val="0"/>
      <w:marTop w:val="0"/>
      <w:marBottom w:val="0"/>
      <w:divBdr>
        <w:top w:val="none" w:sz="0" w:space="0" w:color="auto"/>
        <w:left w:val="none" w:sz="0" w:space="0" w:color="auto"/>
        <w:bottom w:val="none" w:sz="0" w:space="0" w:color="auto"/>
        <w:right w:val="none" w:sz="0" w:space="0" w:color="auto"/>
      </w:divBdr>
    </w:div>
    <w:div w:id="2084908183">
      <w:bodyDiv w:val="1"/>
      <w:marLeft w:val="0"/>
      <w:marRight w:val="0"/>
      <w:marTop w:val="0"/>
      <w:marBottom w:val="0"/>
      <w:divBdr>
        <w:top w:val="none" w:sz="0" w:space="0" w:color="auto"/>
        <w:left w:val="none" w:sz="0" w:space="0" w:color="auto"/>
        <w:bottom w:val="none" w:sz="0" w:space="0" w:color="auto"/>
        <w:right w:val="none" w:sz="0" w:space="0" w:color="auto"/>
      </w:divBdr>
    </w:div>
    <w:div w:id="2084989290">
      <w:bodyDiv w:val="1"/>
      <w:marLeft w:val="0"/>
      <w:marRight w:val="0"/>
      <w:marTop w:val="0"/>
      <w:marBottom w:val="0"/>
      <w:divBdr>
        <w:top w:val="none" w:sz="0" w:space="0" w:color="auto"/>
        <w:left w:val="none" w:sz="0" w:space="0" w:color="auto"/>
        <w:bottom w:val="none" w:sz="0" w:space="0" w:color="auto"/>
        <w:right w:val="none" w:sz="0" w:space="0" w:color="auto"/>
      </w:divBdr>
    </w:div>
    <w:div w:id="2086173902">
      <w:bodyDiv w:val="1"/>
      <w:marLeft w:val="0"/>
      <w:marRight w:val="0"/>
      <w:marTop w:val="0"/>
      <w:marBottom w:val="0"/>
      <w:divBdr>
        <w:top w:val="none" w:sz="0" w:space="0" w:color="auto"/>
        <w:left w:val="none" w:sz="0" w:space="0" w:color="auto"/>
        <w:bottom w:val="none" w:sz="0" w:space="0" w:color="auto"/>
        <w:right w:val="none" w:sz="0" w:space="0" w:color="auto"/>
      </w:divBdr>
    </w:div>
    <w:div w:id="2086493418">
      <w:bodyDiv w:val="1"/>
      <w:marLeft w:val="0"/>
      <w:marRight w:val="0"/>
      <w:marTop w:val="0"/>
      <w:marBottom w:val="0"/>
      <w:divBdr>
        <w:top w:val="none" w:sz="0" w:space="0" w:color="auto"/>
        <w:left w:val="none" w:sz="0" w:space="0" w:color="auto"/>
        <w:bottom w:val="none" w:sz="0" w:space="0" w:color="auto"/>
        <w:right w:val="none" w:sz="0" w:space="0" w:color="auto"/>
      </w:divBdr>
    </w:div>
    <w:div w:id="2086561289">
      <w:bodyDiv w:val="1"/>
      <w:marLeft w:val="0"/>
      <w:marRight w:val="0"/>
      <w:marTop w:val="0"/>
      <w:marBottom w:val="0"/>
      <w:divBdr>
        <w:top w:val="none" w:sz="0" w:space="0" w:color="auto"/>
        <w:left w:val="none" w:sz="0" w:space="0" w:color="auto"/>
        <w:bottom w:val="none" w:sz="0" w:space="0" w:color="auto"/>
        <w:right w:val="none" w:sz="0" w:space="0" w:color="auto"/>
      </w:divBdr>
    </w:div>
    <w:div w:id="2086612753">
      <w:bodyDiv w:val="1"/>
      <w:marLeft w:val="0"/>
      <w:marRight w:val="0"/>
      <w:marTop w:val="0"/>
      <w:marBottom w:val="0"/>
      <w:divBdr>
        <w:top w:val="none" w:sz="0" w:space="0" w:color="auto"/>
        <w:left w:val="none" w:sz="0" w:space="0" w:color="auto"/>
        <w:bottom w:val="none" w:sz="0" w:space="0" w:color="auto"/>
        <w:right w:val="none" w:sz="0" w:space="0" w:color="auto"/>
      </w:divBdr>
      <w:divsChild>
        <w:div w:id="157619391">
          <w:marLeft w:val="1166"/>
          <w:marRight w:val="0"/>
          <w:marTop w:val="115"/>
          <w:marBottom w:val="120"/>
          <w:divBdr>
            <w:top w:val="none" w:sz="0" w:space="0" w:color="auto"/>
            <w:left w:val="none" w:sz="0" w:space="0" w:color="auto"/>
            <w:bottom w:val="none" w:sz="0" w:space="0" w:color="auto"/>
            <w:right w:val="none" w:sz="0" w:space="0" w:color="auto"/>
          </w:divBdr>
        </w:div>
        <w:div w:id="218132645">
          <w:marLeft w:val="1166"/>
          <w:marRight w:val="0"/>
          <w:marTop w:val="115"/>
          <w:marBottom w:val="120"/>
          <w:divBdr>
            <w:top w:val="none" w:sz="0" w:space="0" w:color="auto"/>
            <w:left w:val="none" w:sz="0" w:space="0" w:color="auto"/>
            <w:bottom w:val="none" w:sz="0" w:space="0" w:color="auto"/>
            <w:right w:val="none" w:sz="0" w:space="0" w:color="auto"/>
          </w:divBdr>
        </w:div>
        <w:div w:id="1814130637">
          <w:marLeft w:val="547"/>
          <w:marRight w:val="0"/>
          <w:marTop w:val="134"/>
          <w:marBottom w:val="120"/>
          <w:divBdr>
            <w:top w:val="none" w:sz="0" w:space="0" w:color="auto"/>
            <w:left w:val="none" w:sz="0" w:space="0" w:color="auto"/>
            <w:bottom w:val="none" w:sz="0" w:space="0" w:color="auto"/>
            <w:right w:val="none" w:sz="0" w:space="0" w:color="auto"/>
          </w:divBdr>
        </w:div>
      </w:divsChild>
    </w:div>
    <w:div w:id="2086878530">
      <w:bodyDiv w:val="1"/>
      <w:marLeft w:val="0"/>
      <w:marRight w:val="0"/>
      <w:marTop w:val="0"/>
      <w:marBottom w:val="0"/>
      <w:divBdr>
        <w:top w:val="none" w:sz="0" w:space="0" w:color="auto"/>
        <w:left w:val="none" w:sz="0" w:space="0" w:color="auto"/>
        <w:bottom w:val="none" w:sz="0" w:space="0" w:color="auto"/>
        <w:right w:val="none" w:sz="0" w:space="0" w:color="auto"/>
      </w:divBdr>
    </w:div>
    <w:div w:id="2086880911">
      <w:bodyDiv w:val="1"/>
      <w:marLeft w:val="0"/>
      <w:marRight w:val="0"/>
      <w:marTop w:val="0"/>
      <w:marBottom w:val="0"/>
      <w:divBdr>
        <w:top w:val="none" w:sz="0" w:space="0" w:color="auto"/>
        <w:left w:val="none" w:sz="0" w:space="0" w:color="auto"/>
        <w:bottom w:val="none" w:sz="0" w:space="0" w:color="auto"/>
        <w:right w:val="none" w:sz="0" w:space="0" w:color="auto"/>
      </w:divBdr>
      <w:divsChild>
        <w:div w:id="118114986">
          <w:marLeft w:val="1080"/>
          <w:marRight w:val="0"/>
          <w:marTop w:val="100"/>
          <w:marBottom w:val="0"/>
          <w:divBdr>
            <w:top w:val="none" w:sz="0" w:space="0" w:color="auto"/>
            <w:left w:val="none" w:sz="0" w:space="0" w:color="auto"/>
            <w:bottom w:val="none" w:sz="0" w:space="0" w:color="auto"/>
            <w:right w:val="none" w:sz="0" w:space="0" w:color="auto"/>
          </w:divBdr>
        </w:div>
        <w:div w:id="441995914">
          <w:marLeft w:val="360"/>
          <w:marRight w:val="0"/>
          <w:marTop w:val="200"/>
          <w:marBottom w:val="0"/>
          <w:divBdr>
            <w:top w:val="none" w:sz="0" w:space="0" w:color="auto"/>
            <w:left w:val="none" w:sz="0" w:space="0" w:color="auto"/>
            <w:bottom w:val="none" w:sz="0" w:space="0" w:color="auto"/>
            <w:right w:val="none" w:sz="0" w:space="0" w:color="auto"/>
          </w:divBdr>
        </w:div>
        <w:div w:id="1051151130">
          <w:marLeft w:val="360"/>
          <w:marRight w:val="0"/>
          <w:marTop w:val="200"/>
          <w:marBottom w:val="0"/>
          <w:divBdr>
            <w:top w:val="none" w:sz="0" w:space="0" w:color="auto"/>
            <w:left w:val="none" w:sz="0" w:space="0" w:color="auto"/>
            <w:bottom w:val="none" w:sz="0" w:space="0" w:color="auto"/>
            <w:right w:val="none" w:sz="0" w:space="0" w:color="auto"/>
          </w:divBdr>
        </w:div>
        <w:div w:id="1290280145">
          <w:marLeft w:val="1080"/>
          <w:marRight w:val="0"/>
          <w:marTop w:val="100"/>
          <w:marBottom w:val="0"/>
          <w:divBdr>
            <w:top w:val="none" w:sz="0" w:space="0" w:color="auto"/>
            <w:left w:val="none" w:sz="0" w:space="0" w:color="auto"/>
            <w:bottom w:val="none" w:sz="0" w:space="0" w:color="auto"/>
            <w:right w:val="none" w:sz="0" w:space="0" w:color="auto"/>
          </w:divBdr>
        </w:div>
        <w:div w:id="1439791852">
          <w:marLeft w:val="1080"/>
          <w:marRight w:val="0"/>
          <w:marTop w:val="100"/>
          <w:marBottom w:val="0"/>
          <w:divBdr>
            <w:top w:val="none" w:sz="0" w:space="0" w:color="auto"/>
            <w:left w:val="none" w:sz="0" w:space="0" w:color="auto"/>
            <w:bottom w:val="none" w:sz="0" w:space="0" w:color="auto"/>
            <w:right w:val="none" w:sz="0" w:space="0" w:color="auto"/>
          </w:divBdr>
        </w:div>
      </w:divsChild>
    </w:div>
    <w:div w:id="2088456238">
      <w:bodyDiv w:val="1"/>
      <w:marLeft w:val="0"/>
      <w:marRight w:val="0"/>
      <w:marTop w:val="0"/>
      <w:marBottom w:val="0"/>
      <w:divBdr>
        <w:top w:val="none" w:sz="0" w:space="0" w:color="auto"/>
        <w:left w:val="none" w:sz="0" w:space="0" w:color="auto"/>
        <w:bottom w:val="none" w:sz="0" w:space="0" w:color="auto"/>
        <w:right w:val="none" w:sz="0" w:space="0" w:color="auto"/>
      </w:divBdr>
    </w:div>
    <w:div w:id="2089229676">
      <w:bodyDiv w:val="1"/>
      <w:marLeft w:val="0"/>
      <w:marRight w:val="0"/>
      <w:marTop w:val="0"/>
      <w:marBottom w:val="0"/>
      <w:divBdr>
        <w:top w:val="none" w:sz="0" w:space="0" w:color="auto"/>
        <w:left w:val="none" w:sz="0" w:space="0" w:color="auto"/>
        <w:bottom w:val="none" w:sz="0" w:space="0" w:color="auto"/>
        <w:right w:val="none" w:sz="0" w:space="0" w:color="auto"/>
      </w:divBdr>
    </w:div>
    <w:div w:id="2090999334">
      <w:bodyDiv w:val="1"/>
      <w:marLeft w:val="0"/>
      <w:marRight w:val="0"/>
      <w:marTop w:val="0"/>
      <w:marBottom w:val="0"/>
      <w:divBdr>
        <w:top w:val="none" w:sz="0" w:space="0" w:color="auto"/>
        <w:left w:val="none" w:sz="0" w:space="0" w:color="auto"/>
        <w:bottom w:val="none" w:sz="0" w:space="0" w:color="auto"/>
        <w:right w:val="none" w:sz="0" w:space="0" w:color="auto"/>
      </w:divBdr>
    </w:div>
    <w:div w:id="2091154510">
      <w:bodyDiv w:val="1"/>
      <w:marLeft w:val="0"/>
      <w:marRight w:val="0"/>
      <w:marTop w:val="0"/>
      <w:marBottom w:val="0"/>
      <w:divBdr>
        <w:top w:val="none" w:sz="0" w:space="0" w:color="auto"/>
        <w:left w:val="none" w:sz="0" w:space="0" w:color="auto"/>
        <w:bottom w:val="none" w:sz="0" w:space="0" w:color="auto"/>
        <w:right w:val="none" w:sz="0" w:space="0" w:color="auto"/>
      </w:divBdr>
    </w:div>
    <w:div w:id="2092114832">
      <w:bodyDiv w:val="1"/>
      <w:marLeft w:val="0"/>
      <w:marRight w:val="0"/>
      <w:marTop w:val="0"/>
      <w:marBottom w:val="0"/>
      <w:divBdr>
        <w:top w:val="none" w:sz="0" w:space="0" w:color="auto"/>
        <w:left w:val="none" w:sz="0" w:space="0" w:color="auto"/>
        <w:bottom w:val="none" w:sz="0" w:space="0" w:color="auto"/>
        <w:right w:val="none" w:sz="0" w:space="0" w:color="auto"/>
      </w:divBdr>
      <w:divsChild>
        <w:div w:id="99959638">
          <w:marLeft w:val="1166"/>
          <w:marRight w:val="0"/>
          <w:marTop w:val="96"/>
          <w:marBottom w:val="0"/>
          <w:divBdr>
            <w:top w:val="none" w:sz="0" w:space="0" w:color="auto"/>
            <w:left w:val="none" w:sz="0" w:space="0" w:color="auto"/>
            <w:bottom w:val="none" w:sz="0" w:space="0" w:color="auto"/>
            <w:right w:val="none" w:sz="0" w:space="0" w:color="auto"/>
          </w:divBdr>
        </w:div>
        <w:div w:id="138302232">
          <w:marLeft w:val="1166"/>
          <w:marRight w:val="0"/>
          <w:marTop w:val="96"/>
          <w:marBottom w:val="0"/>
          <w:divBdr>
            <w:top w:val="none" w:sz="0" w:space="0" w:color="auto"/>
            <w:left w:val="none" w:sz="0" w:space="0" w:color="auto"/>
            <w:bottom w:val="none" w:sz="0" w:space="0" w:color="auto"/>
            <w:right w:val="none" w:sz="0" w:space="0" w:color="auto"/>
          </w:divBdr>
        </w:div>
        <w:div w:id="269896087">
          <w:marLeft w:val="1166"/>
          <w:marRight w:val="0"/>
          <w:marTop w:val="96"/>
          <w:marBottom w:val="0"/>
          <w:divBdr>
            <w:top w:val="none" w:sz="0" w:space="0" w:color="auto"/>
            <w:left w:val="none" w:sz="0" w:space="0" w:color="auto"/>
            <w:bottom w:val="none" w:sz="0" w:space="0" w:color="auto"/>
            <w:right w:val="none" w:sz="0" w:space="0" w:color="auto"/>
          </w:divBdr>
        </w:div>
        <w:div w:id="458499209">
          <w:marLeft w:val="547"/>
          <w:marRight w:val="0"/>
          <w:marTop w:val="115"/>
          <w:marBottom w:val="0"/>
          <w:divBdr>
            <w:top w:val="none" w:sz="0" w:space="0" w:color="auto"/>
            <w:left w:val="none" w:sz="0" w:space="0" w:color="auto"/>
            <w:bottom w:val="none" w:sz="0" w:space="0" w:color="auto"/>
            <w:right w:val="none" w:sz="0" w:space="0" w:color="auto"/>
          </w:divBdr>
        </w:div>
        <w:div w:id="492723594">
          <w:marLeft w:val="1166"/>
          <w:marRight w:val="0"/>
          <w:marTop w:val="96"/>
          <w:marBottom w:val="0"/>
          <w:divBdr>
            <w:top w:val="none" w:sz="0" w:space="0" w:color="auto"/>
            <w:left w:val="none" w:sz="0" w:space="0" w:color="auto"/>
            <w:bottom w:val="none" w:sz="0" w:space="0" w:color="auto"/>
            <w:right w:val="none" w:sz="0" w:space="0" w:color="auto"/>
          </w:divBdr>
        </w:div>
        <w:div w:id="1263033951">
          <w:marLeft w:val="1800"/>
          <w:marRight w:val="0"/>
          <w:marTop w:val="77"/>
          <w:marBottom w:val="0"/>
          <w:divBdr>
            <w:top w:val="none" w:sz="0" w:space="0" w:color="auto"/>
            <w:left w:val="none" w:sz="0" w:space="0" w:color="auto"/>
            <w:bottom w:val="none" w:sz="0" w:space="0" w:color="auto"/>
            <w:right w:val="none" w:sz="0" w:space="0" w:color="auto"/>
          </w:divBdr>
        </w:div>
        <w:div w:id="1546796040">
          <w:marLeft w:val="547"/>
          <w:marRight w:val="0"/>
          <w:marTop w:val="115"/>
          <w:marBottom w:val="0"/>
          <w:divBdr>
            <w:top w:val="none" w:sz="0" w:space="0" w:color="auto"/>
            <w:left w:val="none" w:sz="0" w:space="0" w:color="auto"/>
            <w:bottom w:val="none" w:sz="0" w:space="0" w:color="auto"/>
            <w:right w:val="none" w:sz="0" w:space="0" w:color="auto"/>
          </w:divBdr>
        </w:div>
      </w:divsChild>
    </w:div>
    <w:div w:id="2092505405">
      <w:bodyDiv w:val="1"/>
      <w:marLeft w:val="0"/>
      <w:marRight w:val="0"/>
      <w:marTop w:val="0"/>
      <w:marBottom w:val="0"/>
      <w:divBdr>
        <w:top w:val="none" w:sz="0" w:space="0" w:color="auto"/>
        <w:left w:val="none" w:sz="0" w:space="0" w:color="auto"/>
        <w:bottom w:val="none" w:sz="0" w:space="0" w:color="auto"/>
        <w:right w:val="none" w:sz="0" w:space="0" w:color="auto"/>
      </w:divBdr>
      <w:divsChild>
        <w:div w:id="599529810">
          <w:marLeft w:val="547"/>
          <w:marRight w:val="0"/>
          <w:marTop w:val="130"/>
          <w:marBottom w:val="0"/>
          <w:divBdr>
            <w:top w:val="none" w:sz="0" w:space="0" w:color="auto"/>
            <w:left w:val="none" w:sz="0" w:space="0" w:color="auto"/>
            <w:bottom w:val="none" w:sz="0" w:space="0" w:color="auto"/>
            <w:right w:val="none" w:sz="0" w:space="0" w:color="auto"/>
          </w:divBdr>
        </w:div>
        <w:div w:id="1180662354">
          <w:marLeft w:val="547"/>
          <w:marRight w:val="0"/>
          <w:marTop w:val="130"/>
          <w:marBottom w:val="0"/>
          <w:divBdr>
            <w:top w:val="none" w:sz="0" w:space="0" w:color="auto"/>
            <w:left w:val="none" w:sz="0" w:space="0" w:color="auto"/>
            <w:bottom w:val="none" w:sz="0" w:space="0" w:color="auto"/>
            <w:right w:val="none" w:sz="0" w:space="0" w:color="auto"/>
          </w:divBdr>
        </w:div>
        <w:div w:id="1329021191">
          <w:marLeft w:val="1166"/>
          <w:marRight w:val="0"/>
          <w:marTop w:val="115"/>
          <w:marBottom w:val="0"/>
          <w:divBdr>
            <w:top w:val="none" w:sz="0" w:space="0" w:color="auto"/>
            <w:left w:val="none" w:sz="0" w:space="0" w:color="auto"/>
            <w:bottom w:val="none" w:sz="0" w:space="0" w:color="auto"/>
            <w:right w:val="none" w:sz="0" w:space="0" w:color="auto"/>
          </w:divBdr>
        </w:div>
        <w:div w:id="1441486766">
          <w:marLeft w:val="547"/>
          <w:marRight w:val="0"/>
          <w:marTop w:val="130"/>
          <w:marBottom w:val="0"/>
          <w:divBdr>
            <w:top w:val="none" w:sz="0" w:space="0" w:color="auto"/>
            <w:left w:val="none" w:sz="0" w:space="0" w:color="auto"/>
            <w:bottom w:val="none" w:sz="0" w:space="0" w:color="auto"/>
            <w:right w:val="none" w:sz="0" w:space="0" w:color="auto"/>
          </w:divBdr>
        </w:div>
        <w:div w:id="1966539921">
          <w:marLeft w:val="1166"/>
          <w:marRight w:val="0"/>
          <w:marTop w:val="115"/>
          <w:marBottom w:val="0"/>
          <w:divBdr>
            <w:top w:val="none" w:sz="0" w:space="0" w:color="auto"/>
            <w:left w:val="none" w:sz="0" w:space="0" w:color="auto"/>
            <w:bottom w:val="none" w:sz="0" w:space="0" w:color="auto"/>
            <w:right w:val="none" w:sz="0" w:space="0" w:color="auto"/>
          </w:divBdr>
        </w:div>
        <w:div w:id="2088650110">
          <w:marLeft w:val="547"/>
          <w:marRight w:val="0"/>
          <w:marTop w:val="130"/>
          <w:marBottom w:val="0"/>
          <w:divBdr>
            <w:top w:val="none" w:sz="0" w:space="0" w:color="auto"/>
            <w:left w:val="none" w:sz="0" w:space="0" w:color="auto"/>
            <w:bottom w:val="none" w:sz="0" w:space="0" w:color="auto"/>
            <w:right w:val="none" w:sz="0" w:space="0" w:color="auto"/>
          </w:divBdr>
        </w:div>
      </w:divsChild>
    </w:div>
    <w:div w:id="2092696439">
      <w:bodyDiv w:val="1"/>
      <w:marLeft w:val="0"/>
      <w:marRight w:val="0"/>
      <w:marTop w:val="0"/>
      <w:marBottom w:val="0"/>
      <w:divBdr>
        <w:top w:val="none" w:sz="0" w:space="0" w:color="auto"/>
        <w:left w:val="none" w:sz="0" w:space="0" w:color="auto"/>
        <w:bottom w:val="none" w:sz="0" w:space="0" w:color="auto"/>
        <w:right w:val="none" w:sz="0" w:space="0" w:color="auto"/>
      </w:divBdr>
    </w:div>
    <w:div w:id="2093115738">
      <w:bodyDiv w:val="1"/>
      <w:marLeft w:val="0"/>
      <w:marRight w:val="0"/>
      <w:marTop w:val="0"/>
      <w:marBottom w:val="0"/>
      <w:divBdr>
        <w:top w:val="none" w:sz="0" w:space="0" w:color="auto"/>
        <w:left w:val="none" w:sz="0" w:space="0" w:color="auto"/>
        <w:bottom w:val="none" w:sz="0" w:space="0" w:color="auto"/>
        <w:right w:val="none" w:sz="0" w:space="0" w:color="auto"/>
      </w:divBdr>
      <w:divsChild>
        <w:div w:id="1959291818">
          <w:marLeft w:val="1080"/>
          <w:marRight w:val="0"/>
          <w:marTop w:val="100"/>
          <w:marBottom w:val="0"/>
          <w:divBdr>
            <w:top w:val="none" w:sz="0" w:space="0" w:color="auto"/>
            <w:left w:val="none" w:sz="0" w:space="0" w:color="auto"/>
            <w:bottom w:val="none" w:sz="0" w:space="0" w:color="auto"/>
            <w:right w:val="none" w:sz="0" w:space="0" w:color="auto"/>
          </w:divBdr>
        </w:div>
      </w:divsChild>
    </w:div>
    <w:div w:id="2093351511">
      <w:bodyDiv w:val="1"/>
      <w:marLeft w:val="0"/>
      <w:marRight w:val="0"/>
      <w:marTop w:val="0"/>
      <w:marBottom w:val="0"/>
      <w:divBdr>
        <w:top w:val="none" w:sz="0" w:space="0" w:color="auto"/>
        <w:left w:val="none" w:sz="0" w:space="0" w:color="auto"/>
        <w:bottom w:val="none" w:sz="0" w:space="0" w:color="auto"/>
        <w:right w:val="none" w:sz="0" w:space="0" w:color="auto"/>
      </w:divBdr>
      <w:divsChild>
        <w:div w:id="171725115">
          <w:marLeft w:val="547"/>
          <w:marRight w:val="0"/>
          <w:marTop w:val="130"/>
          <w:marBottom w:val="0"/>
          <w:divBdr>
            <w:top w:val="none" w:sz="0" w:space="0" w:color="auto"/>
            <w:left w:val="none" w:sz="0" w:space="0" w:color="auto"/>
            <w:bottom w:val="none" w:sz="0" w:space="0" w:color="auto"/>
            <w:right w:val="none" w:sz="0" w:space="0" w:color="auto"/>
          </w:divBdr>
        </w:div>
        <w:div w:id="412511770">
          <w:marLeft w:val="547"/>
          <w:marRight w:val="0"/>
          <w:marTop w:val="130"/>
          <w:marBottom w:val="0"/>
          <w:divBdr>
            <w:top w:val="none" w:sz="0" w:space="0" w:color="auto"/>
            <w:left w:val="none" w:sz="0" w:space="0" w:color="auto"/>
            <w:bottom w:val="none" w:sz="0" w:space="0" w:color="auto"/>
            <w:right w:val="none" w:sz="0" w:space="0" w:color="auto"/>
          </w:divBdr>
        </w:div>
        <w:div w:id="692998204">
          <w:marLeft w:val="1166"/>
          <w:marRight w:val="0"/>
          <w:marTop w:val="115"/>
          <w:marBottom w:val="0"/>
          <w:divBdr>
            <w:top w:val="none" w:sz="0" w:space="0" w:color="auto"/>
            <w:left w:val="none" w:sz="0" w:space="0" w:color="auto"/>
            <w:bottom w:val="none" w:sz="0" w:space="0" w:color="auto"/>
            <w:right w:val="none" w:sz="0" w:space="0" w:color="auto"/>
          </w:divBdr>
        </w:div>
        <w:div w:id="1174102186">
          <w:marLeft w:val="1166"/>
          <w:marRight w:val="0"/>
          <w:marTop w:val="115"/>
          <w:marBottom w:val="0"/>
          <w:divBdr>
            <w:top w:val="none" w:sz="0" w:space="0" w:color="auto"/>
            <w:left w:val="none" w:sz="0" w:space="0" w:color="auto"/>
            <w:bottom w:val="none" w:sz="0" w:space="0" w:color="auto"/>
            <w:right w:val="none" w:sz="0" w:space="0" w:color="auto"/>
          </w:divBdr>
        </w:div>
        <w:div w:id="1365716485">
          <w:marLeft w:val="547"/>
          <w:marRight w:val="0"/>
          <w:marTop w:val="130"/>
          <w:marBottom w:val="0"/>
          <w:divBdr>
            <w:top w:val="none" w:sz="0" w:space="0" w:color="auto"/>
            <w:left w:val="none" w:sz="0" w:space="0" w:color="auto"/>
            <w:bottom w:val="none" w:sz="0" w:space="0" w:color="auto"/>
            <w:right w:val="none" w:sz="0" w:space="0" w:color="auto"/>
          </w:divBdr>
        </w:div>
        <w:div w:id="1737164894">
          <w:marLeft w:val="1166"/>
          <w:marRight w:val="0"/>
          <w:marTop w:val="115"/>
          <w:marBottom w:val="0"/>
          <w:divBdr>
            <w:top w:val="none" w:sz="0" w:space="0" w:color="auto"/>
            <w:left w:val="none" w:sz="0" w:space="0" w:color="auto"/>
            <w:bottom w:val="none" w:sz="0" w:space="0" w:color="auto"/>
            <w:right w:val="none" w:sz="0" w:space="0" w:color="auto"/>
          </w:divBdr>
        </w:div>
      </w:divsChild>
    </w:div>
    <w:div w:id="2093771756">
      <w:bodyDiv w:val="1"/>
      <w:marLeft w:val="0"/>
      <w:marRight w:val="0"/>
      <w:marTop w:val="0"/>
      <w:marBottom w:val="0"/>
      <w:divBdr>
        <w:top w:val="none" w:sz="0" w:space="0" w:color="auto"/>
        <w:left w:val="none" w:sz="0" w:space="0" w:color="auto"/>
        <w:bottom w:val="none" w:sz="0" w:space="0" w:color="auto"/>
        <w:right w:val="none" w:sz="0" w:space="0" w:color="auto"/>
      </w:divBdr>
    </w:div>
    <w:div w:id="2094279059">
      <w:bodyDiv w:val="1"/>
      <w:marLeft w:val="0"/>
      <w:marRight w:val="0"/>
      <w:marTop w:val="0"/>
      <w:marBottom w:val="0"/>
      <w:divBdr>
        <w:top w:val="none" w:sz="0" w:space="0" w:color="auto"/>
        <w:left w:val="none" w:sz="0" w:space="0" w:color="auto"/>
        <w:bottom w:val="none" w:sz="0" w:space="0" w:color="auto"/>
        <w:right w:val="none" w:sz="0" w:space="0" w:color="auto"/>
      </w:divBdr>
      <w:divsChild>
        <w:div w:id="510725412">
          <w:marLeft w:val="547"/>
          <w:marRight w:val="0"/>
          <w:marTop w:val="106"/>
          <w:marBottom w:val="0"/>
          <w:divBdr>
            <w:top w:val="none" w:sz="0" w:space="0" w:color="auto"/>
            <w:left w:val="none" w:sz="0" w:space="0" w:color="auto"/>
            <w:bottom w:val="none" w:sz="0" w:space="0" w:color="auto"/>
            <w:right w:val="none" w:sz="0" w:space="0" w:color="auto"/>
          </w:divBdr>
        </w:div>
        <w:div w:id="969670872">
          <w:marLeft w:val="547"/>
          <w:marRight w:val="0"/>
          <w:marTop w:val="106"/>
          <w:marBottom w:val="0"/>
          <w:divBdr>
            <w:top w:val="none" w:sz="0" w:space="0" w:color="auto"/>
            <w:left w:val="none" w:sz="0" w:space="0" w:color="auto"/>
            <w:bottom w:val="none" w:sz="0" w:space="0" w:color="auto"/>
            <w:right w:val="none" w:sz="0" w:space="0" w:color="auto"/>
          </w:divBdr>
        </w:div>
        <w:div w:id="1263342011">
          <w:marLeft w:val="1166"/>
          <w:marRight w:val="0"/>
          <w:marTop w:val="96"/>
          <w:marBottom w:val="0"/>
          <w:divBdr>
            <w:top w:val="none" w:sz="0" w:space="0" w:color="auto"/>
            <w:left w:val="none" w:sz="0" w:space="0" w:color="auto"/>
            <w:bottom w:val="none" w:sz="0" w:space="0" w:color="auto"/>
            <w:right w:val="none" w:sz="0" w:space="0" w:color="auto"/>
          </w:divBdr>
        </w:div>
        <w:div w:id="1293829642">
          <w:marLeft w:val="547"/>
          <w:marRight w:val="0"/>
          <w:marTop w:val="106"/>
          <w:marBottom w:val="0"/>
          <w:divBdr>
            <w:top w:val="none" w:sz="0" w:space="0" w:color="auto"/>
            <w:left w:val="none" w:sz="0" w:space="0" w:color="auto"/>
            <w:bottom w:val="none" w:sz="0" w:space="0" w:color="auto"/>
            <w:right w:val="none" w:sz="0" w:space="0" w:color="auto"/>
          </w:divBdr>
        </w:div>
        <w:div w:id="1622570589">
          <w:marLeft w:val="547"/>
          <w:marRight w:val="0"/>
          <w:marTop w:val="106"/>
          <w:marBottom w:val="0"/>
          <w:divBdr>
            <w:top w:val="none" w:sz="0" w:space="0" w:color="auto"/>
            <w:left w:val="none" w:sz="0" w:space="0" w:color="auto"/>
            <w:bottom w:val="none" w:sz="0" w:space="0" w:color="auto"/>
            <w:right w:val="none" w:sz="0" w:space="0" w:color="auto"/>
          </w:divBdr>
        </w:div>
        <w:div w:id="1728341032">
          <w:marLeft w:val="1166"/>
          <w:marRight w:val="0"/>
          <w:marTop w:val="96"/>
          <w:marBottom w:val="0"/>
          <w:divBdr>
            <w:top w:val="none" w:sz="0" w:space="0" w:color="auto"/>
            <w:left w:val="none" w:sz="0" w:space="0" w:color="auto"/>
            <w:bottom w:val="none" w:sz="0" w:space="0" w:color="auto"/>
            <w:right w:val="none" w:sz="0" w:space="0" w:color="auto"/>
          </w:divBdr>
        </w:div>
        <w:div w:id="1784420735">
          <w:marLeft w:val="1166"/>
          <w:marRight w:val="0"/>
          <w:marTop w:val="96"/>
          <w:marBottom w:val="0"/>
          <w:divBdr>
            <w:top w:val="none" w:sz="0" w:space="0" w:color="auto"/>
            <w:left w:val="none" w:sz="0" w:space="0" w:color="auto"/>
            <w:bottom w:val="none" w:sz="0" w:space="0" w:color="auto"/>
            <w:right w:val="none" w:sz="0" w:space="0" w:color="auto"/>
          </w:divBdr>
        </w:div>
        <w:div w:id="1952786615">
          <w:marLeft w:val="1166"/>
          <w:marRight w:val="0"/>
          <w:marTop w:val="96"/>
          <w:marBottom w:val="0"/>
          <w:divBdr>
            <w:top w:val="none" w:sz="0" w:space="0" w:color="auto"/>
            <w:left w:val="none" w:sz="0" w:space="0" w:color="auto"/>
            <w:bottom w:val="none" w:sz="0" w:space="0" w:color="auto"/>
            <w:right w:val="none" w:sz="0" w:space="0" w:color="auto"/>
          </w:divBdr>
        </w:div>
      </w:divsChild>
    </w:div>
    <w:div w:id="2095661207">
      <w:bodyDiv w:val="1"/>
      <w:marLeft w:val="0"/>
      <w:marRight w:val="0"/>
      <w:marTop w:val="0"/>
      <w:marBottom w:val="0"/>
      <w:divBdr>
        <w:top w:val="none" w:sz="0" w:space="0" w:color="auto"/>
        <w:left w:val="none" w:sz="0" w:space="0" w:color="auto"/>
        <w:bottom w:val="none" w:sz="0" w:space="0" w:color="auto"/>
        <w:right w:val="none" w:sz="0" w:space="0" w:color="auto"/>
      </w:divBdr>
      <w:divsChild>
        <w:div w:id="220672329">
          <w:marLeft w:val="1166"/>
          <w:marRight w:val="0"/>
          <w:marTop w:val="115"/>
          <w:marBottom w:val="0"/>
          <w:divBdr>
            <w:top w:val="none" w:sz="0" w:space="0" w:color="auto"/>
            <w:left w:val="none" w:sz="0" w:space="0" w:color="auto"/>
            <w:bottom w:val="none" w:sz="0" w:space="0" w:color="auto"/>
            <w:right w:val="none" w:sz="0" w:space="0" w:color="auto"/>
          </w:divBdr>
        </w:div>
        <w:div w:id="411196529">
          <w:marLeft w:val="1800"/>
          <w:marRight w:val="0"/>
          <w:marTop w:val="96"/>
          <w:marBottom w:val="0"/>
          <w:divBdr>
            <w:top w:val="none" w:sz="0" w:space="0" w:color="auto"/>
            <w:left w:val="none" w:sz="0" w:space="0" w:color="auto"/>
            <w:bottom w:val="none" w:sz="0" w:space="0" w:color="auto"/>
            <w:right w:val="none" w:sz="0" w:space="0" w:color="auto"/>
          </w:divBdr>
        </w:div>
        <w:div w:id="500702755">
          <w:marLeft w:val="1166"/>
          <w:marRight w:val="0"/>
          <w:marTop w:val="115"/>
          <w:marBottom w:val="0"/>
          <w:divBdr>
            <w:top w:val="none" w:sz="0" w:space="0" w:color="auto"/>
            <w:left w:val="none" w:sz="0" w:space="0" w:color="auto"/>
            <w:bottom w:val="none" w:sz="0" w:space="0" w:color="auto"/>
            <w:right w:val="none" w:sz="0" w:space="0" w:color="auto"/>
          </w:divBdr>
        </w:div>
        <w:div w:id="1014646034">
          <w:marLeft w:val="1166"/>
          <w:marRight w:val="0"/>
          <w:marTop w:val="115"/>
          <w:marBottom w:val="0"/>
          <w:divBdr>
            <w:top w:val="none" w:sz="0" w:space="0" w:color="auto"/>
            <w:left w:val="none" w:sz="0" w:space="0" w:color="auto"/>
            <w:bottom w:val="none" w:sz="0" w:space="0" w:color="auto"/>
            <w:right w:val="none" w:sz="0" w:space="0" w:color="auto"/>
          </w:divBdr>
        </w:div>
        <w:div w:id="1070735786">
          <w:marLeft w:val="1166"/>
          <w:marRight w:val="0"/>
          <w:marTop w:val="115"/>
          <w:marBottom w:val="0"/>
          <w:divBdr>
            <w:top w:val="none" w:sz="0" w:space="0" w:color="auto"/>
            <w:left w:val="none" w:sz="0" w:space="0" w:color="auto"/>
            <w:bottom w:val="none" w:sz="0" w:space="0" w:color="auto"/>
            <w:right w:val="none" w:sz="0" w:space="0" w:color="auto"/>
          </w:divBdr>
        </w:div>
        <w:div w:id="1392583780">
          <w:marLeft w:val="1800"/>
          <w:marRight w:val="0"/>
          <w:marTop w:val="96"/>
          <w:marBottom w:val="0"/>
          <w:divBdr>
            <w:top w:val="none" w:sz="0" w:space="0" w:color="auto"/>
            <w:left w:val="none" w:sz="0" w:space="0" w:color="auto"/>
            <w:bottom w:val="none" w:sz="0" w:space="0" w:color="auto"/>
            <w:right w:val="none" w:sz="0" w:space="0" w:color="auto"/>
          </w:divBdr>
        </w:div>
        <w:div w:id="1918781342">
          <w:marLeft w:val="1166"/>
          <w:marRight w:val="0"/>
          <w:marTop w:val="115"/>
          <w:marBottom w:val="0"/>
          <w:divBdr>
            <w:top w:val="none" w:sz="0" w:space="0" w:color="auto"/>
            <w:left w:val="none" w:sz="0" w:space="0" w:color="auto"/>
            <w:bottom w:val="none" w:sz="0" w:space="0" w:color="auto"/>
            <w:right w:val="none" w:sz="0" w:space="0" w:color="auto"/>
          </w:divBdr>
        </w:div>
      </w:divsChild>
    </w:div>
    <w:div w:id="2095740039">
      <w:bodyDiv w:val="1"/>
      <w:marLeft w:val="0"/>
      <w:marRight w:val="0"/>
      <w:marTop w:val="0"/>
      <w:marBottom w:val="0"/>
      <w:divBdr>
        <w:top w:val="none" w:sz="0" w:space="0" w:color="auto"/>
        <w:left w:val="none" w:sz="0" w:space="0" w:color="auto"/>
        <w:bottom w:val="none" w:sz="0" w:space="0" w:color="auto"/>
        <w:right w:val="none" w:sz="0" w:space="0" w:color="auto"/>
      </w:divBdr>
    </w:div>
    <w:div w:id="2095859495">
      <w:bodyDiv w:val="1"/>
      <w:marLeft w:val="0"/>
      <w:marRight w:val="0"/>
      <w:marTop w:val="0"/>
      <w:marBottom w:val="0"/>
      <w:divBdr>
        <w:top w:val="none" w:sz="0" w:space="0" w:color="auto"/>
        <w:left w:val="none" w:sz="0" w:space="0" w:color="auto"/>
        <w:bottom w:val="none" w:sz="0" w:space="0" w:color="auto"/>
        <w:right w:val="none" w:sz="0" w:space="0" w:color="auto"/>
      </w:divBdr>
    </w:div>
    <w:div w:id="2096172139">
      <w:bodyDiv w:val="1"/>
      <w:marLeft w:val="0"/>
      <w:marRight w:val="0"/>
      <w:marTop w:val="0"/>
      <w:marBottom w:val="0"/>
      <w:divBdr>
        <w:top w:val="none" w:sz="0" w:space="0" w:color="auto"/>
        <w:left w:val="none" w:sz="0" w:space="0" w:color="auto"/>
        <w:bottom w:val="none" w:sz="0" w:space="0" w:color="auto"/>
        <w:right w:val="none" w:sz="0" w:space="0" w:color="auto"/>
      </w:divBdr>
    </w:div>
    <w:div w:id="2096586342">
      <w:bodyDiv w:val="1"/>
      <w:marLeft w:val="0"/>
      <w:marRight w:val="0"/>
      <w:marTop w:val="0"/>
      <w:marBottom w:val="0"/>
      <w:divBdr>
        <w:top w:val="none" w:sz="0" w:space="0" w:color="auto"/>
        <w:left w:val="none" w:sz="0" w:space="0" w:color="auto"/>
        <w:bottom w:val="none" w:sz="0" w:space="0" w:color="auto"/>
        <w:right w:val="none" w:sz="0" w:space="0" w:color="auto"/>
      </w:divBdr>
      <w:divsChild>
        <w:div w:id="83110530">
          <w:marLeft w:val="547"/>
          <w:marRight w:val="0"/>
          <w:marTop w:val="115"/>
          <w:marBottom w:val="0"/>
          <w:divBdr>
            <w:top w:val="none" w:sz="0" w:space="0" w:color="auto"/>
            <w:left w:val="none" w:sz="0" w:space="0" w:color="auto"/>
            <w:bottom w:val="none" w:sz="0" w:space="0" w:color="auto"/>
            <w:right w:val="none" w:sz="0" w:space="0" w:color="auto"/>
          </w:divBdr>
        </w:div>
        <w:div w:id="335884925">
          <w:marLeft w:val="1166"/>
          <w:marRight w:val="0"/>
          <w:marTop w:val="115"/>
          <w:marBottom w:val="0"/>
          <w:divBdr>
            <w:top w:val="none" w:sz="0" w:space="0" w:color="auto"/>
            <w:left w:val="none" w:sz="0" w:space="0" w:color="auto"/>
            <w:bottom w:val="none" w:sz="0" w:space="0" w:color="auto"/>
            <w:right w:val="none" w:sz="0" w:space="0" w:color="auto"/>
          </w:divBdr>
        </w:div>
        <w:div w:id="482815697">
          <w:marLeft w:val="547"/>
          <w:marRight w:val="0"/>
          <w:marTop w:val="115"/>
          <w:marBottom w:val="0"/>
          <w:divBdr>
            <w:top w:val="none" w:sz="0" w:space="0" w:color="auto"/>
            <w:left w:val="none" w:sz="0" w:space="0" w:color="auto"/>
            <w:bottom w:val="none" w:sz="0" w:space="0" w:color="auto"/>
            <w:right w:val="none" w:sz="0" w:space="0" w:color="auto"/>
          </w:divBdr>
        </w:div>
        <w:div w:id="870724027">
          <w:marLeft w:val="547"/>
          <w:marRight w:val="0"/>
          <w:marTop w:val="115"/>
          <w:marBottom w:val="0"/>
          <w:divBdr>
            <w:top w:val="none" w:sz="0" w:space="0" w:color="auto"/>
            <w:left w:val="none" w:sz="0" w:space="0" w:color="auto"/>
            <w:bottom w:val="none" w:sz="0" w:space="0" w:color="auto"/>
            <w:right w:val="none" w:sz="0" w:space="0" w:color="auto"/>
          </w:divBdr>
        </w:div>
        <w:div w:id="1209686815">
          <w:marLeft w:val="1166"/>
          <w:marRight w:val="0"/>
          <w:marTop w:val="115"/>
          <w:marBottom w:val="0"/>
          <w:divBdr>
            <w:top w:val="none" w:sz="0" w:space="0" w:color="auto"/>
            <w:left w:val="none" w:sz="0" w:space="0" w:color="auto"/>
            <w:bottom w:val="none" w:sz="0" w:space="0" w:color="auto"/>
            <w:right w:val="none" w:sz="0" w:space="0" w:color="auto"/>
          </w:divBdr>
        </w:div>
        <w:div w:id="1838885479">
          <w:marLeft w:val="547"/>
          <w:marRight w:val="0"/>
          <w:marTop w:val="115"/>
          <w:marBottom w:val="0"/>
          <w:divBdr>
            <w:top w:val="none" w:sz="0" w:space="0" w:color="auto"/>
            <w:left w:val="none" w:sz="0" w:space="0" w:color="auto"/>
            <w:bottom w:val="none" w:sz="0" w:space="0" w:color="auto"/>
            <w:right w:val="none" w:sz="0" w:space="0" w:color="auto"/>
          </w:divBdr>
        </w:div>
      </w:divsChild>
    </w:div>
    <w:div w:id="2098481804">
      <w:bodyDiv w:val="1"/>
      <w:marLeft w:val="0"/>
      <w:marRight w:val="0"/>
      <w:marTop w:val="0"/>
      <w:marBottom w:val="0"/>
      <w:divBdr>
        <w:top w:val="none" w:sz="0" w:space="0" w:color="auto"/>
        <w:left w:val="none" w:sz="0" w:space="0" w:color="auto"/>
        <w:bottom w:val="none" w:sz="0" w:space="0" w:color="auto"/>
        <w:right w:val="none" w:sz="0" w:space="0" w:color="auto"/>
      </w:divBdr>
      <w:divsChild>
        <w:div w:id="388309187">
          <w:marLeft w:val="547"/>
          <w:marRight w:val="0"/>
          <w:marTop w:val="115"/>
          <w:marBottom w:val="0"/>
          <w:divBdr>
            <w:top w:val="none" w:sz="0" w:space="0" w:color="auto"/>
            <w:left w:val="none" w:sz="0" w:space="0" w:color="auto"/>
            <w:bottom w:val="none" w:sz="0" w:space="0" w:color="auto"/>
            <w:right w:val="none" w:sz="0" w:space="0" w:color="auto"/>
          </w:divBdr>
        </w:div>
        <w:div w:id="679817051">
          <w:marLeft w:val="547"/>
          <w:marRight w:val="0"/>
          <w:marTop w:val="115"/>
          <w:marBottom w:val="0"/>
          <w:divBdr>
            <w:top w:val="none" w:sz="0" w:space="0" w:color="auto"/>
            <w:left w:val="none" w:sz="0" w:space="0" w:color="auto"/>
            <w:bottom w:val="none" w:sz="0" w:space="0" w:color="auto"/>
            <w:right w:val="none" w:sz="0" w:space="0" w:color="auto"/>
          </w:divBdr>
        </w:div>
        <w:div w:id="705252104">
          <w:marLeft w:val="547"/>
          <w:marRight w:val="0"/>
          <w:marTop w:val="115"/>
          <w:marBottom w:val="0"/>
          <w:divBdr>
            <w:top w:val="none" w:sz="0" w:space="0" w:color="auto"/>
            <w:left w:val="none" w:sz="0" w:space="0" w:color="auto"/>
            <w:bottom w:val="none" w:sz="0" w:space="0" w:color="auto"/>
            <w:right w:val="none" w:sz="0" w:space="0" w:color="auto"/>
          </w:divBdr>
        </w:div>
        <w:div w:id="851265230">
          <w:marLeft w:val="547"/>
          <w:marRight w:val="0"/>
          <w:marTop w:val="115"/>
          <w:marBottom w:val="0"/>
          <w:divBdr>
            <w:top w:val="none" w:sz="0" w:space="0" w:color="auto"/>
            <w:left w:val="none" w:sz="0" w:space="0" w:color="auto"/>
            <w:bottom w:val="none" w:sz="0" w:space="0" w:color="auto"/>
            <w:right w:val="none" w:sz="0" w:space="0" w:color="auto"/>
          </w:divBdr>
        </w:div>
      </w:divsChild>
    </w:div>
    <w:div w:id="2098600093">
      <w:bodyDiv w:val="1"/>
      <w:marLeft w:val="0"/>
      <w:marRight w:val="0"/>
      <w:marTop w:val="0"/>
      <w:marBottom w:val="0"/>
      <w:divBdr>
        <w:top w:val="none" w:sz="0" w:space="0" w:color="auto"/>
        <w:left w:val="none" w:sz="0" w:space="0" w:color="auto"/>
        <w:bottom w:val="none" w:sz="0" w:space="0" w:color="auto"/>
        <w:right w:val="none" w:sz="0" w:space="0" w:color="auto"/>
      </w:divBdr>
    </w:div>
    <w:div w:id="2099322215">
      <w:bodyDiv w:val="1"/>
      <w:marLeft w:val="0"/>
      <w:marRight w:val="0"/>
      <w:marTop w:val="0"/>
      <w:marBottom w:val="0"/>
      <w:divBdr>
        <w:top w:val="none" w:sz="0" w:space="0" w:color="auto"/>
        <w:left w:val="none" w:sz="0" w:space="0" w:color="auto"/>
        <w:bottom w:val="none" w:sz="0" w:space="0" w:color="auto"/>
        <w:right w:val="none" w:sz="0" w:space="0" w:color="auto"/>
      </w:divBdr>
      <w:divsChild>
        <w:div w:id="555824024">
          <w:marLeft w:val="720"/>
          <w:marRight w:val="0"/>
          <w:marTop w:val="240"/>
          <w:marBottom w:val="0"/>
          <w:divBdr>
            <w:top w:val="none" w:sz="0" w:space="0" w:color="auto"/>
            <w:left w:val="none" w:sz="0" w:space="0" w:color="auto"/>
            <w:bottom w:val="none" w:sz="0" w:space="0" w:color="auto"/>
            <w:right w:val="none" w:sz="0" w:space="0" w:color="auto"/>
          </w:divBdr>
        </w:div>
        <w:div w:id="771246542">
          <w:marLeft w:val="720"/>
          <w:marRight w:val="0"/>
          <w:marTop w:val="240"/>
          <w:marBottom w:val="0"/>
          <w:divBdr>
            <w:top w:val="none" w:sz="0" w:space="0" w:color="auto"/>
            <w:left w:val="none" w:sz="0" w:space="0" w:color="auto"/>
            <w:bottom w:val="none" w:sz="0" w:space="0" w:color="auto"/>
            <w:right w:val="none" w:sz="0" w:space="0" w:color="auto"/>
          </w:divBdr>
        </w:div>
        <w:div w:id="922029404">
          <w:marLeft w:val="1440"/>
          <w:marRight w:val="0"/>
          <w:marTop w:val="120"/>
          <w:marBottom w:val="0"/>
          <w:divBdr>
            <w:top w:val="none" w:sz="0" w:space="0" w:color="auto"/>
            <w:left w:val="none" w:sz="0" w:space="0" w:color="auto"/>
            <w:bottom w:val="none" w:sz="0" w:space="0" w:color="auto"/>
            <w:right w:val="none" w:sz="0" w:space="0" w:color="auto"/>
          </w:divBdr>
        </w:div>
        <w:div w:id="1135413145">
          <w:marLeft w:val="1440"/>
          <w:marRight w:val="0"/>
          <w:marTop w:val="120"/>
          <w:marBottom w:val="0"/>
          <w:divBdr>
            <w:top w:val="none" w:sz="0" w:space="0" w:color="auto"/>
            <w:left w:val="none" w:sz="0" w:space="0" w:color="auto"/>
            <w:bottom w:val="none" w:sz="0" w:space="0" w:color="auto"/>
            <w:right w:val="none" w:sz="0" w:space="0" w:color="auto"/>
          </w:divBdr>
        </w:div>
        <w:div w:id="1489974864">
          <w:marLeft w:val="1440"/>
          <w:marRight w:val="0"/>
          <w:marTop w:val="120"/>
          <w:marBottom w:val="0"/>
          <w:divBdr>
            <w:top w:val="none" w:sz="0" w:space="0" w:color="auto"/>
            <w:left w:val="none" w:sz="0" w:space="0" w:color="auto"/>
            <w:bottom w:val="none" w:sz="0" w:space="0" w:color="auto"/>
            <w:right w:val="none" w:sz="0" w:space="0" w:color="auto"/>
          </w:divBdr>
        </w:div>
      </w:divsChild>
    </w:div>
    <w:div w:id="2100323141">
      <w:bodyDiv w:val="1"/>
      <w:marLeft w:val="0"/>
      <w:marRight w:val="0"/>
      <w:marTop w:val="0"/>
      <w:marBottom w:val="0"/>
      <w:divBdr>
        <w:top w:val="none" w:sz="0" w:space="0" w:color="auto"/>
        <w:left w:val="none" w:sz="0" w:space="0" w:color="auto"/>
        <w:bottom w:val="none" w:sz="0" w:space="0" w:color="auto"/>
        <w:right w:val="none" w:sz="0" w:space="0" w:color="auto"/>
      </w:divBdr>
    </w:div>
    <w:div w:id="2100519844">
      <w:bodyDiv w:val="1"/>
      <w:marLeft w:val="0"/>
      <w:marRight w:val="0"/>
      <w:marTop w:val="0"/>
      <w:marBottom w:val="0"/>
      <w:divBdr>
        <w:top w:val="none" w:sz="0" w:space="0" w:color="auto"/>
        <w:left w:val="none" w:sz="0" w:space="0" w:color="auto"/>
        <w:bottom w:val="none" w:sz="0" w:space="0" w:color="auto"/>
        <w:right w:val="none" w:sz="0" w:space="0" w:color="auto"/>
      </w:divBdr>
    </w:div>
    <w:div w:id="2100978417">
      <w:bodyDiv w:val="1"/>
      <w:marLeft w:val="0"/>
      <w:marRight w:val="0"/>
      <w:marTop w:val="0"/>
      <w:marBottom w:val="0"/>
      <w:divBdr>
        <w:top w:val="none" w:sz="0" w:space="0" w:color="auto"/>
        <w:left w:val="none" w:sz="0" w:space="0" w:color="auto"/>
        <w:bottom w:val="none" w:sz="0" w:space="0" w:color="auto"/>
        <w:right w:val="none" w:sz="0" w:space="0" w:color="auto"/>
      </w:divBdr>
    </w:div>
    <w:div w:id="2101215426">
      <w:bodyDiv w:val="1"/>
      <w:marLeft w:val="0"/>
      <w:marRight w:val="0"/>
      <w:marTop w:val="0"/>
      <w:marBottom w:val="0"/>
      <w:divBdr>
        <w:top w:val="none" w:sz="0" w:space="0" w:color="auto"/>
        <w:left w:val="none" w:sz="0" w:space="0" w:color="auto"/>
        <w:bottom w:val="none" w:sz="0" w:space="0" w:color="auto"/>
        <w:right w:val="none" w:sz="0" w:space="0" w:color="auto"/>
      </w:divBdr>
    </w:div>
    <w:div w:id="2102214696">
      <w:bodyDiv w:val="1"/>
      <w:marLeft w:val="0"/>
      <w:marRight w:val="0"/>
      <w:marTop w:val="0"/>
      <w:marBottom w:val="0"/>
      <w:divBdr>
        <w:top w:val="none" w:sz="0" w:space="0" w:color="auto"/>
        <w:left w:val="none" w:sz="0" w:space="0" w:color="auto"/>
        <w:bottom w:val="none" w:sz="0" w:space="0" w:color="auto"/>
        <w:right w:val="none" w:sz="0" w:space="0" w:color="auto"/>
      </w:divBdr>
      <w:divsChild>
        <w:div w:id="273951390">
          <w:marLeft w:val="1166"/>
          <w:marRight w:val="0"/>
          <w:marTop w:val="96"/>
          <w:marBottom w:val="0"/>
          <w:divBdr>
            <w:top w:val="none" w:sz="0" w:space="0" w:color="auto"/>
            <w:left w:val="none" w:sz="0" w:space="0" w:color="auto"/>
            <w:bottom w:val="none" w:sz="0" w:space="0" w:color="auto"/>
            <w:right w:val="none" w:sz="0" w:space="0" w:color="auto"/>
          </w:divBdr>
        </w:div>
        <w:div w:id="452409474">
          <w:marLeft w:val="1166"/>
          <w:marRight w:val="0"/>
          <w:marTop w:val="96"/>
          <w:marBottom w:val="0"/>
          <w:divBdr>
            <w:top w:val="none" w:sz="0" w:space="0" w:color="auto"/>
            <w:left w:val="none" w:sz="0" w:space="0" w:color="auto"/>
            <w:bottom w:val="none" w:sz="0" w:space="0" w:color="auto"/>
            <w:right w:val="none" w:sz="0" w:space="0" w:color="auto"/>
          </w:divBdr>
        </w:div>
        <w:div w:id="520166008">
          <w:marLeft w:val="547"/>
          <w:marRight w:val="0"/>
          <w:marTop w:val="115"/>
          <w:marBottom w:val="0"/>
          <w:divBdr>
            <w:top w:val="none" w:sz="0" w:space="0" w:color="auto"/>
            <w:left w:val="none" w:sz="0" w:space="0" w:color="auto"/>
            <w:bottom w:val="none" w:sz="0" w:space="0" w:color="auto"/>
            <w:right w:val="none" w:sz="0" w:space="0" w:color="auto"/>
          </w:divBdr>
        </w:div>
        <w:div w:id="741827149">
          <w:marLeft w:val="1166"/>
          <w:marRight w:val="0"/>
          <w:marTop w:val="96"/>
          <w:marBottom w:val="0"/>
          <w:divBdr>
            <w:top w:val="none" w:sz="0" w:space="0" w:color="auto"/>
            <w:left w:val="none" w:sz="0" w:space="0" w:color="auto"/>
            <w:bottom w:val="none" w:sz="0" w:space="0" w:color="auto"/>
            <w:right w:val="none" w:sz="0" w:space="0" w:color="auto"/>
          </w:divBdr>
        </w:div>
        <w:div w:id="926621129">
          <w:marLeft w:val="1800"/>
          <w:marRight w:val="0"/>
          <w:marTop w:val="86"/>
          <w:marBottom w:val="0"/>
          <w:divBdr>
            <w:top w:val="none" w:sz="0" w:space="0" w:color="auto"/>
            <w:left w:val="none" w:sz="0" w:space="0" w:color="auto"/>
            <w:bottom w:val="none" w:sz="0" w:space="0" w:color="auto"/>
            <w:right w:val="none" w:sz="0" w:space="0" w:color="auto"/>
          </w:divBdr>
        </w:div>
        <w:div w:id="1494907100">
          <w:marLeft w:val="547"/>
          <w:marRight w:val="0"/>
          <w:marTop w:val="115"/>
          <w:marBottom w:val="0"/>
          <w:divBdr>
            <w:top w:val="none" w:sz="0" w:space="0" w:color="auto"/>
            <w:left w:val="none" w:sz="0" w:space="0" w:color="auto"/>
            <w:bottom w:val="none" w:sz="0" w:space="0" w:color="auto"/>
            <w:right w:val="none" w:sz="0" w:space="0" w:color="auto"/>
          </w:divBdr>
        </w:div>
        <w:div w:id="1812938012">
          <w:marLeft w:val="547"/>
          <w:marRight w:val="0"/>
          <w:marTop w:val="115"/>
          <w:marBottom w:val="0"/>
          <w:divBdr>
            <w:top w:val="none" w:sz="0" w:space="0" w:color="auto"/>
            <w:left w:val="none" w:sz="0" w:space="0" w:color="auto"/>
            <w:bottom w:val="none" w:sz="0" w:space="0" w:color="auto"/>
            <w:right w:val="none" w:sz="0" w:space="0" w:color="auto"/>
          </w:divBdr>
        </w:div>
        <w:div w:id="2071608195">
          <w:marLeft w:val="1166"/>
          <w:marRight w:val="0"/>
          <w:marTop w:val="96"/>
          <w:marBottom w:val="0"/>
          <w:divBdr>
            <w:top w:val="none" w:sz="0" w:space="0" w:color="auto"/>
            <w:left w:val="none" w:sz="0" w:space="0" w:color="auto"/>
            <w:bottom w:val="none" w:sz="0" w:space="0" w:color="auto"/>
            <w:right w:val="none" w:sz="0" w:space="0" w:color="auto"/>
          </w:divBdr>
        </w:div>
      </w:divsChild>
    </w:div>
    <w:div w:id="2103336452">
      <w:bodyDiv w:val="1"/>
      <w:marLeft w:val="0"/>
      <w:marRight w:val="0"/>
      <w:marTop w:val="0"/>
      <w:marBottom w:val="0"/>
      <w:divBdr>
        <w:top w:val="none" w:sz="0" w:space="0" w:color="auto"/>
        <w:left w:val="none" w:sz="0" w:space="0" w:color="auto"/>
        <w:bottom w:val="none" w:sz="0" w:space="0" w:color="auto"/>
        <w:right w:val="none" w:sz="0" w:space="0" w:color="auto"/>
      </w:divBdr>
    </w:div>
    <w:div w:id="2103989323">
      <w:bodyDiv w:val="1"/>
      <w:marLeft w:val="0"/>
      <w:marRight w:val="0"/>
      <w:marTop w:val="0"/>
      <w:marBottom w:val="0"/>
      <w:divBdr>
        <w:top w:val="none" w:sz="0" w:space="0" w:color="auto"/>
        <w:left w:val="none" w:sz="0" w:space="0" w:color="auto"/>
        <w:bottom w:val="none" w:sz="0" w:space="0" w:color="auto"/>
        <w:right w:val="none" w:sz="0" w:space="0" w:color="auto"/>
      </w:divBdr>
    </w:div>
    <w:div w:id="2104296507">
      <w:bodyDiv w:val="1"/>
      <w:marLeft w:val="0"/>
      <w:marRight w:val="0"/>
      <w:marTop w:val="0"/>
      <w:marBottom w:val="0"/>
      <w:divBdr>
        <w:top w:val="none" w:sz="0" w:space="0" w:color="auto"/>
        <w:left w:val="none" w:sz="0" w:space="0" w:color="auto"/>
        <w:bottom w:val="none" w:sz="0" w:space="0" w:color="auto"/>
        <w:right w:val="none" w:sz="0" w:space="0" w:color="auto"/>
      </w:divBdr>
    </w:div>
    <w:div w:id="2104375059">
      <w:bodyDiv w:val="1"/>
      <w:marLeft w:val="0"/>
      <w:marRight w:val="0"/>
      <w:marTop w:val="0"/>
      <w:marBottom w:val="0"/>
      <w:divBdr>
        <w:top w:val="none" w:sz="0" w:space="0" w:color="auto"/>
        <w:left w:val="none" w:sz="0" w:space="0" w:color="auto"/>
        <w:bottom w:val="none" w:sz="0" w:space="0" w:color="auto"/>
        <w:right w:val="none" w:sz="0" w:space="0" w:color="auto"/>
      </w:divBdr>
      <w:divsChild>
        <w:div w:id="1497190312">
          <w:marLeft w:val="547"/>
          <w:marRight w:val="0"/>
          <w:marTop w:val="134"/>
          <w:marBottom w:val="0"/>
          <w:divBdr>
            <w:top w:val="none" w:sz="0" w:space="0" w:color="auto"/>
            <w:left w:val="none" w:sz="0" w:space="0" w:color="auto"/>
            <w:bottom w:val="none" w:sz="0" w:space="0" w:color="auto"/>
            <w:right w:val="none" w:sz="0" w:space="0" w:color="auto"/>
          </w:divBdr>
        </w:div>
      </w:divsChild>
    </w:div>
    <w:div w:id="2104573431">
      <w:bodyDiv w:val="1"/>
      <w:marLeft w:val="0"/>
      <w:marRight w:val="0"/>
      <w:marTop w:val="0"/>
      <w:marBottom w:val="0"/>
      <w:divBdr>
        <w:top w:val="none" w:sz="0" w:space="0" w:color="auto"/>
        <w:left w:val="none" w:sz="0" w:space="0" w:color="auto"/>
        <w:bottom w:val="none" w:sz="0" w:space="0" w:color="auto"/>
        <w:right w:val="none" w:sz="0" w:space="0" w:color="auto"/>
      </w:divBdr>
      <w:divsChild>
        <w:div w:id="646401061">
          <w:marLeft w:val="547"/>
          <w:marRight w:val="0"/>
          <w:marTop w:val="134"/>
          <w:marBottom w:val="120"/>
          <w:divBdr>
            <w:top w:val="none" w:sz="0" w:space="0" w:color="auto"/>
            <w:left w:val="none" w:sz="0" w:space="0" w:color="auto"/>
            <w:bottom w:val="none" w:sz="0" w:space="0" w:color="auto"/>
            <w:right w:val="none" w:sz="0" w:space="0" w:color="auto"/>
          </w:divBdr>
        </w:div>
        <w:div w:id="843280721">
          <w:marLeft w:val="547"/>
          <w:marRight w:val="0"/>
          <w:marTop w:val="134"/>
          <w:marBottom w:val="120"/>
          <w:divBdr>
            <w:top w:val="none" w:sz="0" w:space="0" w:color="auto"/>
            <w:left w:val="none" w:sz="0" w:space="0" w:color="auto"/>
            <w:bottom w:val="none" w:sz="0" w:space="0" w:color="auto"/>
            <w:right w:val="none" w:sz="0" w:space="0" w:color="auto"/>
          </w:divBdr>
        </w:div>
        <w:div w:id="1031761200">
          <w:marLeft w:val="1166"/>
          <w:marRight w:val="0"/>
          <w:marTop w:val="115"/>
          <w:marBottom w:val="120"/>
          <w:divBdr>
            <w:top w:val="none" w:sz="0" w:space="0" w:color="auto"/>
            <w:left w:val="none" w:sz="0" w:space="0" w:color="auto"/>
            <w:bottom w:val="none" w:sz="0" w:space="0" w:color="auto"/>
            <w:right w:val="none" w:sz="0" w:space="0" w:color="auto"/>
          </w:divBdr>
        </w:div>
        <w:div w:id="1476414756">
          <w:marLeft w:val="1166"/>
          <w:marRight w:val="0"/>
          <w:marTop w:val="115"/>
          <w:marBottom w:val="120"/>
          <w:divBdr>
            <w:top w:val="none" w:sz="0" w:space="0" w:color="auto"/>
            <w:left w:val="none" w:sz="0" w:space="0" w:color="auto"/>
            <w:bottom w:val="none" w:sz="0" w:space="0" w:color="auto"/>
            <w:right w:val="none" w:sz="0" w:space="0" w:color="auto"/>
          </w:divBdr>
        </w:div>
      </w:divsChild>
    </w:div>
    <w:div w:id="2105565088">
      <w:bodyDiv w:val="1"/>
      <w:marLeft w:val="0"/>
      <w:marRight w:val="0"/>
      <w:marTop w:val="0"/>
      <w:marBottom w:val="0"/>
      <w:divBdr>
        <w:top w:val="none" w:sz="0" w:space="0" w:color="auto"/>
        <w:left w:val="none" w:sz="0" w:space="0" w:color="auto"/>
        <w:bottom w:val="none" w:sz="0" w:space="0" w:color="auto"/>
        <w:right w:val="none" w:sz="0" w:space="0" w:color="auto"/>
      </w:divBdr>
    </w:div>
    <w:div w:id="2106226819">
      <w:bodyDiv w:val="1"/>
      <w:marLeft w:val="0"/>
      <w:marRight w:val="0"/>
      <w:marTop w:val="0"/>
      <w:marBottom w:val="0"/>
      <w:divBdr>
        <w:top w:val="none" w:sz="0" w:space="0" w:color="auto"/>
        <w:left w:val="none" w:sz="0" w:space="0" w:color="auto"/>
        <w:bottom w:val="none" w:sz="0" w:space="0" w:color="auto"/>
        <w:right w:val="none" w:sz="0" w:space="0" w:color="auto"/>
      </w:divBdr>
      <w:divsChild>
        <w:div w:id="596443910">
          <w:marLeft w:val="1800"/>
          <w:marRight w:val="0"/>
          <w:marTop w:val="100"/>
          <w:marBottom w:val="0"/>
          <w:divBdr>
            <w:top w:val="none" w:sz="0" w:space="0" w:color="auto"/>
            <w:left w:val="none" w:sz="0" w:space="0" w:color="auto"/>
            <w:bottom w:val="none" w:sz="0" w:space="0" w:color="auto"/>
            <w:right w:val="none" w:sz="0" w:space="0" w:color="auto"/>
          </w:divBdr>
        </w:div>
        <w:div w:id="1148396596">
          <w:marLeft w:val="1080"/>
          <w:marRight w:val="0"/>
          <w:marTop w:val="100"/>
          <w:marBottom w:val="0"/>
          <w:divBdr>
            <w:top w:val="none" w:sz="0" w:space="0" w:color="auto"/>
            <w:left w:val="none" w:sz="0" w:space="0" w:color="auto"/>
            <w:bottom w:val="none" w:sz="0" w:space="0" w:color="auto"/>
            <w:right w:val="none" w:sz="0" w:space="0" w:color="auto"/>
          </w:divBdr>
        </w:div>
        <w:div w:id="1260524868">
          <w:marLeft w:val="1080"/>
          <w:marRight w:val="0"/>
          <w:marTop w:val="100"/>
          <w:marBottom w:val="0"/>
          <w:divBdr>
            <w:top w:val="none" w:sz="0" w:space="0" w:color="auto"/>
            <w:left w:val="none" w:sz="0" w:space="0" w:color="auto"/>
            <w:bottom w:val="none" w:sz="0" w:space="0" w:color="auto"/>
            <w:right w:val="none" w:sz="0" w:space="0" w:color="auto"/>
          </w:divBdr>
        </w:div>
        <w:div w:id="1852723145">
          <w:marLeft w:val="1080"/>
          <w:marRight w:val="0"/>
          <w:marTop w:val="100"/>
          <w:marBottom w:val="0"/>
          <w:divBdr>
            <w:top w:val="none" w:sz="0" w:space="0" w:color="auto"/>
            <w:left w:val="none" w:sz="0" w:space="0" w:color="auto"/>
            <w:bottom w:val="none" w:sz="0" w:space="0" w:color="auto"/>
            <w:right w:val="none" w:sz="0" w:space="0" w:color="auto"/>
          </w:divBdr>
        </w:div>
        <w:div w:id="1917787262">
          <w:marLeft w:val="360"/>
          <w:marRight w:val="0"/>
          <w:marTop w:val="200"/>
          <w:marBottom w:val="0"/>
          <w:divBdr>
            <w:top w:val="none" w:sz="0" w:space="0" w:color="auto"/>
            <w:left w:val="none" w:sz="0" w:space="0" w:color="auto"/>
            <w:bottom w:val="none" w:sz="0" w:space="0" w:color="auto"/>
            <w:right w:val="none" w:sz="0" w:space="0" w:color="auto"/>
          </w:divBdr>
        </w:div>
      </w:divsChild>
    </w:div>
    <w:div w:id="2107604816">
      <w:bodyDiv w:val="1"/>
      <w:marLeft w:val="0"/>
      <w:marRight w:val="0"/>
      <w:marTop w:val="0"/>
      <w:marBottom w:val="0"/>
      <w:divBdr>
        <w:top w:val="none" w:sz="0" w:space="0" w:color="auto"/>
        <w:left w:val="none" w:sz="0" w:space="0" w:color="auto"/>
        <w:bottom w:val="none" w:sz="0" w:space="0" w:color="auto"/>
        <w:right w:val="none" w:sz="0" w:space="0" w:color="auto"/>
      </w:divBdr>
    </w:div>
    <w:div w:id="2107731005">
      <w:bodyDiv w:val="1"/>
      <w:marLeft w:val="0"/>
      <w:marRight w:val="0"/>
      <w:marTop w:val="0"/>
      <w:marBottom w:val="0"/>
      <w:divBdr>
        <w:top w:val="none" w:sz="0" w:space="0" w:color="auto"/>
        <w:left w:val="none" w:sz="0" w:space="0" w:color="auto"/>
        <w:bottom w:val="none" w:sz="0" w:space="0" w:color="auto"/>
        <w:right w:val="none" w:sz="0" w:space="0" w:color="auto"/>
      </w:divBdr>
      <w:divsChild>
        <w:div w:id="189532124">
          <w:marLeft w:val="1166"/>
          <w:marRight w:val="0"/>
          <w:marTop w:val="134"/>
          <w:marBottom w:val="0"/>
          <w:divBdr>
            <w:top w:val="none" w:sz="0" w:space="0" w:color="auto"/>
            <w:left w:val="none" w:sz="0" w:space="0" w:color="auto"/>
            <w:bottom w:val="none" w:sz="0" w:space="0" w:color="auto"/>
            <w:right w:val="none" w:sz="0" w:space="0" w:color="auto"/>
          </w:divBdr>
        </w:div>
        <w:div w:id="1008211365">
          <w:marLeft w:val="547"/>
          <w:marRight w:val="0"/>
          <w:marTop w:val="154"/>
          <w:marBottom w:val="0"/>
          <w:divBdr>
            <w:top w:val="none" w:sz="0" w:space="0" w:color="auto"/>
            <w:left w:val="none" w:sz="0" w:space="0" w:color="auto"/>
            <w:bottom w:val="none" w:sz="0" w:space="0" w:color="auto"/>
            <w:right w:val="none" w:sz="0" w:space="0" w:color="auto"/>
          </w:divBdr>
        </w:div>
        <w:div w:id="1071930670">
          <w:marLeft w:val="1800"/>
          <w:marRight w:val="0"/>
          <w:marTop w:val="115"/>
          <w:marBottom w:val="0"/>
          <w:divBdr>
            <w:top w:val="none" w:sz="0" w:space="0" w:color="auto"/>
            <w:left w:val="none" w:sz="0" w:space="0" w:color="auto"/>
            <w:bottom w:val="none" w:sz="0" w:space="0" w:color="auto"/>
            <w:right w:val="none" w:sz="0" w:space="0" w:color="auto"/>
          </w:divBdr>
        </w:div>
        <w:div w:id="2144425403">
          <w:marLeft w:val="1166"/>
          <w:marRight w:val="0"/>
          <w:marTop w:val="134"/>
          <w:marBottom w:val="0"/>
          <w:divBdr>
            <w:top w:val="none" w:sz="0" w:space="0" w:color="auto"/>
            <w:left w:val="none" w:sz="0" w:space="0" w:color="auto"/>
            <w:bottom w:val="none" w:sz="0" w:space="0" w:color="auto"/>
            <w:right w:val="none" w:sz="0" w:space="0" w:color="auto"/>
          </w:divBdr>
        </w:div>
      </w:divsChild>
    </w:div>
    <w:div w:id="2109425860">
      <w:bodyDiv w:val="1"/>
      <w:marLeft w:val="0"/>
      <w:marRight w:val="0"/>
      <w:marTop w:val="0"/>
      <w:marBottom w:val="0"/>
      <w:divBdr>
        <w:top w:val="none" w:sz="0" w:space="0" w:color="auto"/>
        <w:left w:val="none" w:sz="0" w:space="0" w:color="auto"/>
        <w:bottom w:val="none" w:sz="0" w:space="0" w:color="auto"/>
        <w:right w:val="none" w:sz="0" w:space="0" w:color="auto"/>
      </w:divBdr>
    </w:div>
    <w:div w:id="2109541327">
      <w:bodyDiv w:val="1"/>
      <w:marLeft w:val="0"/>
      <w:marRight w:val="0"/>
      <w:marTop w:val="0"/>
      <w:marBottom w:val="0"/>
      <w:divBdr>
        <w:top w:val="none" w:sz="0" w:space="0" w:color="auto"/>
        <w:left w:val="none" w:sz="0" w:space="0" w:color="auto"/>
        <w:bottom w:val="none" w:sz="0" w:space="0" w:color="auto"/>
        <w:right w:val="none" w:sz="0" w:space="0" w:color="auto"/>
      </w:divBdr>
    </w:div>
    <w:div w:id="2109613009">
      <w:bodyDiv w:val="1"/>
      <w:marLeft w:val="0"/>
      <w:marRight w:val="0"/>
      <w:marTop w:val="0"/>
      <w:marBottom w:val="0"/>
      <w:divBdr>
        <w:top w:val="none" w:sz="0" w:space="0" w:color="auto"/>
        <w:left w:val="none" w:sz="0" w:space="0" w:color="auto"/>
        <w:bottom w:val="none" w:sz="0" w:space="0" w:color="auto"/>
        <w:right w:val="none" w:sz="0" w:space="0" w:color="auto"/>
      </w:divBdr>
    </w:div>
    <w:div w:id="2109767255">
      <w:bodyDiv w:val="1"/>
      <w:marLeft w:val="0"/>
      <w:marRight w:val="0"/>
      <w:marTop w:val="0"/>
      <w:marBottom w:val="0"/>
      <w:divBdr>
        <w:top w:val="none" w:sz="0" w:space="0" w:color="auto"/>
        <w:left w:val="none" w:sz="0" w:space="0" w:color="auto"/>
        <w:bottom w:val="none" w:sz="0" w:space="0" w:color="auto"/>
        <w:right w:val="none" w:sz="0" w:space="0" w:color="auto"/>
      </w:divBdr>
    </w:div>
    <w:div w:id="2110660587">
      <w:bodyDiv w:val="1"/>
      <w:marLeft w:val="0"/>
      <w:marRight w:val="0"/>
      <w:marTop w:val="0"/>
      <w:marBottom w:val="0"/>
      <w:divBdr>
        <w:top w:val="none" w:sz="0" w:space="0" w:color="auto"/>
        <w:left w:val="none" w:sz="0" w:space="0" w:color="auto"/>
        <w:bottom w:val="none" w:sz="0" w:space="0" w:color="auto"/>
        <w:right w:val="none" w:sz="0" w:space="0" w:color="auto"/>
      </w:divBdr>
    </w:div>
    <w:div w:id="2111074477">
      <w:bodyDiv w:val="1"/>
      <w:marLeft w:val="0"/>
      <w:marRight w:val="0"/>
      <w:marTop w:val="0"/>
      <w:marBottom w:val="0"/>
      <w:divBdr>
        <w:top w:val="none" w:sz="0" w:space="0" w:color="auto"/>
        <w:left w:val="none" w:sz="0" w:space="0" w:color="auto"/>
        <w:bottom w:val="none" w:sz="0" w:space="0" w:color="auto"/>
        <w:right w:val="none" w:sz="0" w:space="0" w:color="auto"/>
      </w:divBdr>
    </w:div>
    <w:div w:id="2111314136">
      <w:bodyDiv w:val="1"/>
      <w:marLeft w:val="0"/>
      <w:marRight w:val="0"/>
      <w:marTop w:val="0"/>
      <w:marBottom w:val="0"/>
      <w:divBdr>
        <w:top w:val="none" w:sz="0" w:space="0" w:color="auto"/>
        <w:left w:val="none" w:sz="0" w:space="0" w:color="auto"/>
        <w:bottom w:val="none" w:sz="0" w:space="0" w:color="auto"/>
        <w:right w:val="none" w:sz="0" w:space="0" w:color="auto"/>
      </w:divBdr>
    </w:div>
    <w:div w:id="2111387893">
      <w:bodyDiv w:val="1"/>
      <w:marLeft w:val="0"/>
      <w:marRight w:val="0"/>
      <w:marTop w:val="0"/>
      <w:marBottom w:val="0"/>
      <w:divBdr>
        <w:top w:val="none" w:sz="0" w:space="0" w:color="auto"/>
        <w:left w:val="none" w:sz="0" w:space="0" w:color="auto"/>
        <w:bottom w:val="none" w:sz="0" w:space="0" w:color="auto"/>
        <w:right w:val="none" w:sz="0" w:space="0" w:color="auto"/>
      </w:divBdr>
    </w:div>
    <w:div w:id="2111854479">
      <w:bodyDiv w:val="1"/>
      <w:marLeft w:val="0"/>
      <w:marRight w:val="0"/>
      <w:marTop w:val="0"/>
      <w:marBottom w:val="0"/>
      <w:divBdr>
        <w:top w:val="none" w:sz="0" w:space="0" w:color="auto"/>
        <w:left w:val="none" w:sz="0" w:space="0" w:color="auto"/>
        <w:bottom w:val="none" w:sz="0" w:space="0" w:color="auto"/>
        <w:right w:val="none" w:sz="0" w:space="0" w:color="auto"/>
      </w:divBdr>
    </w:div>
    <w:div w:id="2112629783">
      <w:bodyDiv w:val="1"/>
      <w:marLeft w:val="0"/>
      <w:marRight w:val="0"/>
      <w:marTop w:val="0"/>
      <w:marBottom w:val="0"/>
      <w:divBdr>
        <w:top w:val="none" w:sz="0" w:space="0" w:color="auto"/>
        <w:left w:val="none" w:sz="0" w:space="0" w:color="auto"/>
        <w:bottom w:val="none" w:sz="0" w:space="0" w:color="auto"/>
        <w:right w:val="none" w:sz="0" w:space="0" w:color="auto"/>
      </w:divBdr>
    </w:div>
    <w:div w:id="2113084892">
      <w:bodyDiv w:val="1"/>
      <w:marLeft w:val="0"/>
      <w:marRight w:val="0"/>
      <w:marTop w:val="0"/>
      <w:marBottom w:val="0"/>
      <w:divBdr>
        <w:top w:val="none" w:sz="0" w:space="0" w:color="auto"/>
        <w:left w:val="none" w:sz="0" w:space="0" w:color="auto"/>
        <w:bottom w:val="none" w:sz="0" w:space="0" w:color="auto"/>
        <w:right w:val="none" w:sz="0" w:space="0" w:color="auto"/>
      </w:divBdr>
      <w:divsChild>
        <w:div w:id="1375419910">
          <w:marLeft w:val="0"/>
          <w:marRight w:val="0"/>
          <w:marTop w:val="0"/>
          <w:marBottom w:val="0"/>
          <w:divBdr>
            <w:top w:val="none" w:sz="0" w:space="0" w:color="auto"/>
            <w:left w:val="none" w:sz="0" w:space="0" w:color="auto"/>
            <w:bottom w:val="none" w:sz="0" w:space="0" w:color="auto"/>
            <w:right w:val="none" w:sz="0" w:space="0" w:color="auto"/>
          </w:divBdr>
          <w:divsChild>
            <w:div w:id="622613175">
              <w:marLeft w:val="0"/>
              <w:marRight w:val="0"/>
              <w:marTop w:val="0"/>
              <w:marBottom w:val="0"/>
              <w:divBdr>
                <w:top w:val="none" w:sz="0" w:space="0" w:color="auto"/>
                <w:left w:val="none" w:sz="0" w:space="0" w:color="auto"/>
                <w:bottom w:val="none" w:sz="0" w:space="0" w:color="auto"/>
                <w:right w:val="none" w:sz="0" w:space="0" w:color="auto"/>
              </w:divBdr>
            </w:div>
            <w:div w:id="212264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352926">
      <w:bodyDiv w:val="1"/>
      <w:marLeft w:val="0"/>
      <w:marRight w:val="0"/>
      <w:marTop w:val="0"/>
      <w:marBottom w:val="0"/>
      <w:divBdr>
        <w:top w:val="none" w:sz="0" w:space="0" w:color="auto"/>
        <w:left w:val="none" w:sz="0" w:space="0" w:color="auto"/>
        <w:bottom w:val="none" w:sz="0" w:space="0" w:color="auto"/>
        <w:right w:val="none" w:sz="0" w:space="0" w:color="auto"/>
      </w:divBdr>
    </w:div>
    <w:div w:id="2113427919">
      <w:bodyDiv w:val="1"/>
      <w:marLeft w:val="0"/>
      <w:marRight w:val="0"/>
      <w:marTop w:val="0"/>
      <w:marBottom w:val="0"/>
      <w:divBdr>
        <w:top w:val="none" w:sz="0" w:space="0" w:color="auto"/>
        <w:left w:val="none" w:sz="0" w:space="0" w:color="auto"/>
        <w:bottom w:val="none" w:sz="0" w:space="0" w:color="auto"/>
        <w:right w:val="none" w:sz="0" w:space="0" w:color="auto"/>
      </w:divBdr>
    </w:div>
    <w:div w:id="2113625767">
      <w:bodyDiv w:val="1"/>
      <w:marLeft w:val="0"/>
      <w:marRight w:val="0"/>
      <w:marTop w:val="0"/>
      <w:marBottom w:val="0"/>
      <w:divBdr>
        <w:top w:val="none" w:sz="0" w:space="0" w:color="auto"/>
        <w:left w:val="none" w:sz="0" w:space="0" w:color="auto"/>
        <w:bottom w:val="none" w:sz="0" w:space="0" w:color="auto"/>
        <w:right w:val="none" w:sz="0" w:space="0" w:color="auto"/>
      </w:divBdr>
    </w:div>
    <w:div w:id="2114400540">
      <w:bodyDiv w:val="1"/>
      <w:marLeft w:val="0"/>
      <w:marRight w:val="0"/>
      <w:marTop w:val="0"/>
      <w:marBottom w:val="0"/>
      <w:divBdr>
        <w:top w:val="none" w:sz="0" w:space="0" w:color="auto"/>
        <w:left w:val="none" w:sz="0" w:space="0" w:color="auto"/>
        <w:bottom w:val="none" w:sz="0" w:space="0" w:color="auto"/>
        <w:right w:val="none" w:sz="0" w:space="0" w:color="auto"/>
      </w:divBdr>
      <w:divsChild>
        <w:div w:id="274412731">
          <w:marLeft w:val="547"/>
          <w:marRight w:val="0"/>
          <w:marTop w:val="134"/>
          <w:marBottom w:val="0"/>
          <w:divBdr>
            <w:top w:val="none" w:sz="0" w:space="0" w:color="auto"/>
            <w:left w:val="none" w:sz="0" w:space="0" w:color="auto"/>
            <w:bottom w:val="none" w:sz="0" w:space="0" w:color="auto"/>
            <w:right w:val="none" w:sz="0" w:space="0" w:color="auto"/>
          </w:divBdr>
        </w:div>
      </w:divsChild>
    </w:div>
    <w:div w:id="2114661879">
      <w:bodyDiv w:val="1"/>
      <w:marLeft w:val="0"/>
      <w:marRight w:val="0"/>
      <w:marTop w:val="0"/>
      <w:marBottom w:val="0"/>
      <w:divBdr>
        <w:top w:val="none" w:sz="0" w:space="0" w:color="auto"/>
        <w:left w:val="none" w:sz="0" w:space="0" w:color="auto"/>
        <w:bottom w:val="none" w:sz="0" w:space="0" w:color="auto"/>
        <w:right w:val="none" w:sz="0" w:space="0" w:color="auto"/>
      </w:divBdr>
    </w:div>
    <w:div w:id="2116288534">
      <w:bodyDiv w:val="1"/>
      <w:marLeft w:val="0"/>
      <w:marRight w:val="0"/>
      <w:marTop w:val="0"/>
      <w:marBottom w:val="0"/>
      <w:divBdr>
        <w:top w:val="none" w:sz="0" w:space="0" w:color="auto"/>
        <w:left w:val="none" w:sz="0" w:space="0" w:color="auto"/>
        <w:bottom w:val="none" w:sz="0" w:space="0" w:color="auto"/>
        <w:right w:val="none" w:sz="0" w:space="0" w:color="auto"/>
      </w:divBdr>
    </w:div>
    <w:div w:id="2116361831">
      <w:bodyDiv w:val="1"/>
      <w:marLeft w:val="0"/>
      <w:marRight w:val="0"/>
      <w:marTop w:val="0"/>
      <w:marBottom w:val="0"/>
      <w:divBdr>
        <w:top w:val="none" w:sz="0" w:space="0" w:color="auto"/>
        <w:left w:val="none" w:sz="0" w:space="0" w:color="auto"/>
        <w:bottom w:val="none" w:sz="0" w:space="0" w:color="auto"/>
        <w:right w:val="none" w:sz="0" w:space="0" w:color="auto"/>
      </w:divBdr>
    </w:div>
    <w:div w:id="2116555076">
      <w:bodyDiv w:val="1"/>
      <w:marLeft w:val="0"/>
      <w:marRight w:val="0"/>
      <w:marTop w:val="0"/>
      <w:marBottom w:val="0"/>
      <w:divBdr>
        <w:top w:val="none" w:sz="0" w:space="0" w:color="auto"/>
        <w:left w:val="none" w:sz="0" w:space="0" w:color="auto"/>
        <w:bottom w:val="none" w:sz="0" w:space="0" w:color="auto"/>
        <w:right w:val="none" w:sz="0" w:space="0" w:color="auto"/>
      </w:divBdr>
    </w:div>
    <w:div w:id="2117747728">
      <w:bodyDiv w:val="1"/>
      <w:marLeft w:val="0"/>
      <w:marRight w:val="0"/>
      <w:marTop w:val="0"/>
      <w:marBottom w:val="0"/>
      <w:divBdr>
        <w:top w:val="none" w:sz="0" w:space="0" w:color="auto"/>
        <w:left w:val="none" w:sz="0" w:space="0" w:color="auto"/>
        <w:bottom w:val="none" w:sz="0" w:space="0" w:color="auto"/>
        <w:right w:val="none" w:sz="0" w:space="0" w:color="auto"/>
      </w:divBdr>
    </w:div>
    <w:div w:id="2118136923">
      <w:bodyDiv w:val="1"/>
      <w:marLeft w:val="0"/>
      <w:marRight w:val="0"/>
      <w:marTop w:val="0"/>
      <w:marBottom w:val="0"/>
      <w:divBdr>
        <w:top w:val="none" w:sz="0" w:space="0" w:color="auto"/>
        <w:left w:val="none" w:sz="0" w:space="0" w:color="auto"/>
        <w:bottom w:val="none" w:sz="0" w:space="0" w:color="auto"/>
        <w:right w:val="none" w:sz="0" w:space="0" w:color="auto"/>
      </w:divBdr>
    </w:div>
    <w:div w:id="2118329790">
      <w:bodyDiv w:val="1"/>
      <w:marLeft w:val="0"/>
      <w:marRight w:val="0"/>
      <w:marTop w:val="0"/>
      <w:marBottom w:val="0"/>
      <w:divBdr>
        <w:top w:val="none" w:sz="0" w:space="0" w:color="auto"/>
        <w:left w:val="none" w:sz="0" w:space="0" w:color="auto"/>
        <w:bottom w:val="none" w:sz="0" w:space="0" w:color="auto"/>
        <w:right w:val="none" w:sz="0" w:space="0" w:color="auto"/>
      </w:divBdr>
    </w:div>
    <w:div w:id="2118409177">
      <w:bodyDiv w:val="1"/>
      <w:marLeft w:val="0"/>
      <w:marRight w:val="0"/>
      <w:marTop w:val="0"/>
      <w:marBottom w:val="0"/>
      <w:divBdr>
        <w:top w:val="none" w:sz="0" w:space="0" w:color="auto"/>
        <w:left w:val="none" w:sz="0" w:space="0" w:color="auto"/>
        <w:bottom w:val="none" w:sz="0" w:space="0" w:color="auto"/>
        <w:right w:val="none" w:sz="0" w:space="0" w:color="auto"/>
      </w:divBdr>
    </w:div>
    <w:div w:id="2119566859">
      <w:bodyDiv w:val="1"/>
      <w:marLeft w:val="0"/>
      <w:marRight w:val="0"/>
      <w:marTop w:val="0"/>
      <w:marBottom w:val="0"/>
      <w:divBdr>
        <w:top w:val="none" w:sz="0" w:space="0" w:color="auto"/>
        <w:left w:val="none" w:sz="0" w:space="0" w:color="auto"/>
        <w:bottom w:val="none" w:sz="0" w:space="0" w:color="auto"/>
        <w:right w:val="none" w:sz="0" w:space="0" w:color="auto"/>
      </w:divBdr>
    </w:div>
    <w:div w:id="2120833005">
      <w:bodyDiv w:val="1"/>
      <w:marLeft w:val="0"/>
      <w:marRight w:val="0"/>
      <w:marTop w:val="0"/>
      <w:marBottom w:val="0"/>
      <w:divBdr>
        <w:top w:val="none" w:sz="0" w:space="0" w:color="auto"/>
        <w:left w:val="none" w:sz="0" w:space="0" w:color="auto"/>
        <w:bottom w:val="none" w:sz="0" w:space="0" w:color="auto"/>
        <w:right w:val="none" w:sz="0" w:space="0" w:color="auto"/>
      </w:divBdr>
    </w:div>
    <w:div w:id="2121295096">
      <w:bodyDiv w:val="1"/>
      <w:marLeft w:val="0"/>
      <w:marRight w:val="0"/>
      <w:marTop w:val="0"/>
      <w:marBottom w:val="0"/>
      <w:divBdr>
        <w:top w:val="none" w:sz="0" w:space="0" w:color="auto"/>
        <w:left w:val="none" w:sz="0" w:space="0" w:color="auto"/>
        <w:bottom w:val="none" w:sz="0" w:space="0" w:color="auto"/>
        <w:right w:val="none" w:sz="0" w:space="0" w:color="auto"/>
      </w:divBdr>
    </w:div>
    <w:div w:id="2121874038">
      <w:bodyDiv w:val="1"/>
      <w:marLeft w:val="0"/>
      <w:marRight w:val="0"/>
      <w:marTop w:val="0"/>
      <w:marBottom w:val="0"/>
      <w:divBdr>
        <w:top w:val="none" w:sz="0" w:space="0" w:color="auto"/>
        <w:left w:val="none" w:sz="0" w:space="0" w:color="auto"/>
        <w:bottom w:val="none" w:sz="0" w:space="0" w:color="auto"/>
        <w:right w:val="none" w:sz="0" w:space="0" w:color="auto"/>
      </w:divBdr>
    </w:div>
    <w:div w:id="2122261140">
      <w:bodyDiv w:val="1"/>
      <w:marLeft w:val="0"/>
      <w:marRight w:val="0"/>
      <w:marTop w:val="0"/>
      <w:marBottom w:val="0"/>
      <w:divBdr>
        <w:top w:val="none" w:sz="0" w:space="0" w:color="auto"/>
        <w:left w:val="none" w:sz="0" w:space="0" w:color="auto"/>
        <w:bottom w:val="none" w:sz="0" w:space="0" w:color="auto"/>
        <w:right w:val="none" w:sz="0" w:space="0" w:color="auto"/>
      </w:divBdr>
    </w:div>
    <w:div w:id="2122411245">
      <w:bodyDiv w:val="1"/>
      <w:marLeft w:val="0"/>
      <w:marRight w:val="0"/>
      <w:marTop w:val="0"/>
      <w:marBottom w:val="0"/>
      <w:divBdr>
        <w:top w:val="none" w:sz="0" w:space="0" w:color="auto"/>
        <w:left w:val="none" w:sz="0" w:space="0" w:color="auto"/>
        <w:bottom w:val="none" w:sz="0" w:space="0" w:color="auto"/>
        <w:right w:val="none" w:sz="0" w:space="0" w:color="auto"/>
      </w:divBdr>
    </w:div>
    <w:div w:id="2122845193">
      <w:bodyDiv w:val="1"/>
      <w:marLeft w:val="0"/>
      <w:marRight w:val="0"/>
      <w:marTop w:val="0"/>
      <w:marBottom w:val="0"/>
      <w:divBdr>
        <w:top w:val="none" w:sz="0" w:space="0" w:color="auto"/>
        <w:left w:val="none" w:sz="0" w:space="0" w:color="auto"/>
        <w:bottom w:val="none" w:sz="0" w:space="0" w:color="auto"/>
        <w:right w:val="none" w:sz="0" w:space="0" w:color="auto"/>
      </w:divBdr>
    </w:div>
    <w:div w:id="2123257057">
      <w:bodyDiv w:val="1"/>
      <w:marLeft w:val="0"/>
      <w:marRight w:val="0"/>
      <w:marTop w:val="0"/>
      <w:marBottom w:val="0"/>
      <w:divBdr>
        <w:top w:val="none" w:sz="0" w:space="0" w:color="auto"/>
        <w:left w:val="none" w:sz="0" w:space="0" w:color="auto"/>
        <w:bottom w:val="none" w:sz="0" w:space="0" w:color="auto"/>
        <w:right w:val="none" w:sz="0" w:space="0" w:color="auto"/>
      </w:divBdr>
    </w:div>
    <w:div w:id="2123717722">
      <w:bodyDiv w:val="1"/>
      <w:marLeft w:val="0"/>
      <w:marRight w:val="0"/>
      <w:marTop w:val="0"/>
      <w:marBottom w:val="0"/>
      <w:divBdr>
        <w:top w:val="none" w:sz="0" w:space="0" w:color="auto"/>
        <w:left w:val="none" w:sz="0" w:space="0" w:color="auto"/>
        <w:bottom w:val="none" w:sz="0" w:space="0" w:color="auto"/>
        <w:right w:val="none" w:sz="0" w:space="0" w:color="auto"/>
      </w:divBdr>
    </w:div>
    <w:div w:id="2123913769">
      <w:bodyDiv w:val="1"/>
      <w:marLeft w:val="0"/>
      <w:marRight w:val="0"/>
      <w:marTop w:val="0"/>
      <w:marBottom w:val="0"/>
      <w:divBdr>
        <w:top w:val="none" w:sz="0" w:space="0" w:color="auto"/>
        <w:left w:val="none" w:sz="0" w:space="0" w:color="auto"/>
        <w:bottom w:val="none" w:sz="0" w:space="0" w:color="auto"/>
        <w:right w:val="none" w:sz="0" w:space="0" w:color="auto"/>
      </w:divBdr>
      <w:divsChild>
        <w:div w:id="253128865">
          <w:marLeft w:val="0"/>
          <w:marRight w:val="0"/>
          <w:marTop w:val="0"/>
          <w:marBottom w:val="0"/>
          <w:divBdr>
            <w:top w:val="none" w:sz="0" w:space="0" w:color="auto"/>
            <w:left w:val="none" w:sz="0" w:space="0" w:color="auto"/>
            <w:bottom w:val="none" w:sz="0" w:space="0" w:color="auto"/>
            <w:right w:val="none" w:sz="0" w:space="0" w:color="auto"/>
          </w:divBdr>
        </w:div>
      </w:divsChild>
    </w:div>
    <w:div w:id="2124230999">
      <w:bodyDiv w:val="1"/>
      <w:marLeft w:val="0"/>
      <w:marRight w:val="0"/>
      <w:marTop w:val="0"/>
      <w:marBottom w:val="0"/>
      <w:divBdr>
        <w:top w:val="none" w:sz="0" w:space="0" w:color="auto"/>
        <w:left w:val="none" w:sz="0" w:space="0" w:color="auto"/>
        <w:bottom w:val="none" w:sz="0" w:space="0" w:color="auto"/>
        <w:right w:val="none" w:sz="0" w:space="0" w:color="auto"/>
      </w:divBdr>
      <w:divsChild>
        <w:div w:id="76949321">
          <w:marLeft w:val="1166"/>
          <w:marRight w:val="0"/>
          <w:marTop w:val="96"/>
          <w:marBottom w:val="0"/>
          <w:divBdr>
            <w:top w:val="none" w:sz="0" w:space="0" w:color="auto"/>
            <w:left w:val="none" w:sz="0" w:space="0" w:color="auto"/>
            <w:bottom w:val="none" w:sz="0" w:space="0" w:color="auto"/>
            <w:right w:val="none" w:sz="0" w:space="0" w:color="auto"/>
          </w:divBdr>
        </w:div>
        <w:div w:id="447892484">
          <w:marLeft w:val="1800"/>
          <w:marRight w:val="0"/>
          <w:marTop w:val="77"/>
          <w:marBottom w:val="0"/>
          <w:divBdr>
            <w:top w:val="none" w:sz="0" w:space="0" w:color="auto"/>
            <w:left w:val="none" w:sz="0" w:space="0" w:color="auto"/>
            <w:bottom w:val="none" w:sz="0" w:space="0" w:color="auto"/>
            <w:right w:val="none" w:sz="0" w:space="0" w:color="auto"/>
          </w:divBdr>
        </w:div>
        <w:div w:id="553203902">
          <w:marLeft w:val="2520"/>
          <w:marRight w:val="0"/>
          <w:marTop w:val="77"/>
          <w:marBottom w:val="0"/>
          <w:divBdr>
            <w:top w:val="none" w:sz="0" w:space="0" w:color="auto"/>
            <w:left w:val="none" w:sz="0" w:space="0" w:color="auto"/>
            <w:bottom w:val="none" w:sz="0" w:space="0" w:color="auto"/>
            <w:right w:val="none" w:sz="0" w:space="0" w:color="auto"/>
          </w:divBdr>
        </w:div>
        <w:div w:id="612320197">
          <w:marLeft w:val="1800"/>
          <w:marRight w:val="0"/>
          <w:marTop w:val="77"/>
          <w:marBottom w:val="0"/>
          <w:divBdr>
            <w:top w:val="none" w:sz="0" w:space="0" w:color="auto"/>
            <w:left w:val="none" w:sz="0" w:space="0" w:color="auto"/>
            <w:bottom w:val="none" w:sz="0" w:space="0" w:color="auto"/>
            <w:right w:val="none" w:sz="0" w:space="0" w:color="auto"/>
          </w:divBdr>
        </w:div>
        <w:div w:id="1039159900">
          <w:marLeft w:val="1800"/>
          <w:marRight w:val="0"/>
          <w:marTop w:val="77"/>
          <w:marBottom w:val="0"/>
          <w:divBdr>
            <w:top w:val="none" w:sz="0" w:space="0" w:color="auto"/>
            <w:left w:val="none" w:sz="0" w:space="0" w:color="auto"/>
            <w:bottom w:val="none" w:sz="0" w:space="0" w:color="auto"/>
            <w:right w:val="none" w:sz="0" w:space="0" w:color="auto"/>
          </w:divBdr>
        </w:div>
        <w:div w:id="1102796164">
          <w:marLeft w:val="1166"/>
          <w:marRight w:val="0"/>
          <w:marTop w:val="96"/>
          <w:marBottom w:val="0"/>
          <w:divBdr>
            <w:top w:val="none" w:sz="0" w:space="0" w:color="auto"/>
            <w:left w:val="none" w:sz="0" w:space="0" w:color="auto"/>
            <w:bottom w:val="none" w:sz="0" w:space="0" w:color="auto"/>
            <w:right w:val="none" w:sz="0" w:space="0" w:color="auto"/>
          </w:divBdr>
        </w:div>
        <w:div w:id="1152864601">
          <w:marLeft w:val="1800"/>
          <w:marRight w:val="0"/>
          <w:marTop w:val="77"/>
          <w:marBottom w:val="0"/>
          <w:divBdr>
            <w:top w:val="none" w:sz="0" w:space="0" w:color="auto"/>
            <w:left w:val="none" w:sz="0" w:space="0" w:color="auto"/>
            <w:bottom w:val="none" w:sz="0" w:space="0" w:color="auto"/>
            <w:right w:val="none" w:sz="0" w:space="0" w:color="auto"/>
          </w:divBdr>
        </w:div>
        <w:div w:id="1603565029">
          <w:marLeft w:val="1800"/>
          <w:marRight w:val="0"/>
          <w:marTop w:val="77"/>
          <w:marBottom w:val="0"/>
          <w:divBdr>
            <w:top w:val="none" w:sz="0" w:space="0" w:color="auto"/>
            <w:left w:val="none" w:sz="0" w:space="0" w:color="auto"/>
            <w:bottom w:val="none" w:sz="0" w:space="0" w:color="auto"/>
            <w:right w:val="none" w:sz="0" w:space="0" w:color="auto"/>
          </w:divBdr>
        </w:div>
        <w:div w:id="1835534776">
          <w:marLeft w:val="547"/>
          <w:marRight w:val="0"/>
          <w:marTop w:val="115"/>
          <w:marBottom w:val="0"/>
          <w:divBdr>
            <w:top w:val="none" w:sz="0" w:space="0" w:color="auto"/>
            <w:left w:val="none" w:sz="0" w:space="0" w:color="auto"/>
            <w:bottom w:val="none" w:sz="0" w:space="0" w:color="auto"/>
            <w:right w:val="none" w:sz="0" w:space="0" w:color="auto"/>
          </w:divBdr>
        </w:div>
        <w:div w:id="1980113822">
          <w:marLeft w:val="1800"/>
          <w:marRight w:val="0"/>
          <w:marTop w:val="77"/>
          <w:marBottom w:val="0"/>
          <w:divBdr>
            <w:top w:val="none" w:sz="0" w:space="0" w:color="auto"/>
            <w:left w:val="none" w:sz="0" w:space="0" w:color="auto"/>
            <w:bottom w:val="none" w:sz="0" w:space="0" w:color="auto"/>
            <w:right w:val="none" w:sz="0" w:space="0" w:color="auto"/>
          </w:divBdr>
        </w:div>
      </w:divsChild>
    </w:div>
    <w:div w:id="2124568729">
      <w:bodyDiv w:val="1"/>
      <w:marLeft w:val="0"/>
      <w:marRight w:val="0"/>
      <w:marTop w:val="0"/>
      <w:marBottom w:val="0"/>
      <w:divBdr>
        <w:top w:val="none" w:sz="0" w:space="0" w:color="auto"/>
        <w:left w:val="none" w:sz="0" w:space="0" w:color="auto"/>
        <w:bottom w:val="none" w:sz="0" w:space="0" w:color="auto"/>
        <w:right w:val="none" w:sz="0" w:space="0" w:color="auto"/>
      </w:divBdr>
      <w:divsChild>
        <w:div w:id="32311392">
          <w:marLeft w:val="1800"/>
          <w:marRight w:val="0"/>
          <w:marTop w:val="0"/>
          <w:marBottom w:val="0"/>
          <w:divBdr>
            <w:top w:val="none" w:sz="0" w:space="0" w:color="auto"/>
            <w:left w:val="none" w:sz="0" w:space="0" w:color="auto"/>
            <w:bottom w:val="none" w:sz="0" w:space="0" w:color="auto"/>
            <w:right w:val="none" w:sz="0" w:space="0" w:color="auto"/>
          </w:divBdr>
        </w:div>
        <w:div w:id="133912141">
          <w:marLeft w:val="2520"/>
          <w:marRight w:val="0"/>
          <w:marTop w:val="67"/>
          <w:marBottom w:val="0"/>
          <w:divBdr>
            <w:top w:val="none" w:sz="0" w:space="0" w:color="auto"/>
            <w:left w:val="none" w:sz="0" w:space="0" w:color="auto"/>
            <w:bottom w:val="none" w:sz="0" w:space="0" w:color="auto"/>
            <w:right w:val="none" w:sz="0" w:space="0" w:color="auto"/>
          </w:divBdr>
        </w:div>
        <w:div w:id="459347364">
          <w:marLeft w:val="1166"/>
          <w:marRight w:val="0"/>
          <w:marTop w:val="0"/>
          <w:marBottom w:val="0"/>
          <w:divBdr>
            <w:top w:val="none" w:sz="0" w:space="0" w:color="auto"/>
            <w:left w:val="none" w:sz="0" w:space="0" w:color="auto"/>
            <w:bottom w:val="none" w:sz="0" w:space="0" w:color="auto"/>
            <w:right w:val="none" w:sz="0" w:space="0" w:color="auto"/>
          </w:divBdr>
        </w:div>
        <w:div w:id="560748293">
          <w:marLeft w:val="2520"/>
          <w:marRight w:val="0"/>
          <w:marTop w:val="67"/>
          <w:marBottom w:val="0"/>
          <w:divBdr>
            <w:top w:val="none" w:sz="0" w:space="0" w:color="auto"/>
            <w:left w:val="none" w:sz="0" w:space="0" w:color="auto"/>
            <w:bottom w:val="none" w:sz="0" w:space="0" w:color="auto"/>
            <w:right w:val="none" w:sz="0" w:space="0" w:color="auto"/>
          </w:divBdr>
        </w:div>
        <w:div w:id="814567103">
          <w:marLeft w:val="1800"/>
          <w:marRight w:val="0"/>
          <w:marTop w:val="0"/>
          <w:marBottom w:val="0"/>
          <w:divBdr>
            <w:top w:val="none" w:sz="0" w:space="0" w:color="auto"/>
            <w:left w:val="none" w:sz="0" w:space="0" w:color="auto"/>
            <w:bottom w:val="none" w:sz="0" w:space="0" w:color="auto"/>
            <w:right w:val="none" w:sz="0" w:space="0" w:color="auto"/>
          </w:divBdr>
        </w:div>
        <w:div w:id="863249028">
          <w:marLeft w:val="2520"/>
          <w:marRight w:val="0"/>
          <w:marTop w:val="67"/>
          <w:marBottom w:val="0"/>
          <w:divBdr>
            <w:top w:val="none" w:sz="0" w:space="0" w:color="auto"/>
            <w:left w:val="none" w:sz="0" w:space="0" w:color="auto"/>
            <w:bottom w:val="none" w:sz="0" w:space="0" w:color="auto"/>
            <w:right w:val="none" w:sz="0" w:space="0" w:color="auto"/>
          </w:divBdr>
        </w:div>
        <w:div w:id="893855743">
          <w:marLeft w:val="1166"/>
          <w:marRight w:val="0"/>
          <w:marTop w:val="0"/>
          <w:marBottom w:val="0"/>
          <w:divBdr>
            <w:top w:val="none" w:sz="0" w:space="0" w:color="auto"/>
            <w:left w:val="none" w:sz="0" w:space="0" w:color="auto"/>
            <w:bottom w:val="none" w:sz="0" w:space="0" w:color="auto"/>
            <w:right w:val="none" w:sz="0" w:space="0" w:color="auto"/>
          </w:divBdr>
        </w:div>
        <w:div w:id="1060061093">
          <w:marLeft w:val="1800"/>
          <w:marRight w:val="0"/>
          <w:marTop w:val="86"/>
          <w:marBottom w:val="0"/>
          <w:divBdr>
            <w:top w:val="none" w:sz="0" w:space="0" w:color="auto"/>
            <w:left w:val="none" w:sz="0" w:space="0" w:color="auto"/>
            <w:bottom w:val="none" w:sz="0" w:space="0" w:color="auto"/>
            <w:right w:val="none" w:sz="0" w:space="0" w:color="auto"/>
          </w:divBdr>
        </w:div>
        <w:div w:id="1270628524">
          <w:marLeft w:val="2520"/>
          <w:marRight w:val="0"/>
          <w:marTop w:val="67"/>
          <w:marBottom w:val="0"/>
          <w:divBdr>
            <w:top w:val="none" w:sz="0" w:space="0" w:color="auto"/>
            <w:left w:val="none" w:sz="0" w:space="0" w:color="auto"/>
            <w:bottom w:val="none" w:sz="0" w:space="0" w:color="auto"/>
            <w:right w:val="none" w:sz="0" w:space="0" w:color="auto"/>
          </w:divBdr>
        </w:div>
        <w:div w:id="1772312949">
          <w:marLeft w:val="2520"/>
          <w:marRight w:val="0"/>
          <w:marTop w:val="67"/>
          <w:marBottom w:val="0"/>
          <w:divBdr>
            <w:top w:val="none" w:sz="0" w:space="0" w:color="auto"/>
            <w:left w:val="none" w:sz="0" w:space="0" w:color="auto"/>
            <w:bottom w:val="none" w:sz="0" w:space="0" w:color="auto"/>
            <w:right w:val="none" w:sz="0" w:space="0" w:color="auto"/>
          </w:divBdr>
        </w:div>
        <w:div w:id="1772315278">
          <w:marLeft w:val="1800"/>
          <w:marRight w:val="0"/>
          <w:marTop w:val="86"/>
          <w:marBottom w:val="0"/>
          <w:divBdr>
            <w:top w:val="none" w:sz="0" w:space="0" w:color="auto"/>
            <w:left w:val="none" w:sz="0" w:space="0" w:color="auto"/>
            <w:bottom w:val="none" w:sz="0" w:space="0" w:color="auto"/>
            <w:right w:val="none" w:sz="0" w:space="0" w:color="auto"/>
          </w:divBdr>
        </w:div>
        <w:div w:id="2095083534">
          <w:marLeft w:val="1800"/>
          <w:marRight w:val="0"/>
          <w:marTop w:val="0"/>
          <w:marBottom w:val="0"/>
          <w:divBdr>
            <w:top w:val="none" w:sz="0" w:space="0" w:color="auto"/>
            <w:left w:val="none" w:sz="0" w:space="0" w:color="auto"/>
            <w:bottom w:val="none" w:sz="0" w:space="0" w:color="auto"/>
            <w:right w:val="none" w:sz="0" w:space="0" w:color="auto"/>
          </w:divBdr>
        </w:div>
        <w:div w:id="2103988301">
          <w:marLeft w:val="2520"/>
          <w:marRight w:val="0"/>
          <w:marTop w:val="67"/>
          <w:marBottom w:val="0"/>
          <w:divBdr>
            <w:top w:val="none" w:sz="0" w:space="0" w:color="auto"/>
            <w:left w:val="none" w:sz="0" w:space="0" w:color="auto"/>
            <w:bottom w:val="none" w:sz="0" w:space="0" w:color="auto"/>
            <w:right w:val="none" w:sz="0" w:space="0" w:color="auto"/>
          </w:divBdr>
        </w:div>
      </w:divsChild>
    </w:div>
    <w:div w:id="2124884630">
      <w:bodyDiv w:val="1"/>
      <w:marLeft w:val="0"/>
      <w:marRight w:val="0"/>
      <w:marTop w:val="0"/>
      <w:marBottom w:val="0"/>
      <w:divBdr>
        <w:top w:val="none" w:sz="0" w:space="0" w:color="auto"/>
        <w:left w:val="none" w:sz="0" w:space="0" w:color="auto"/>
        <w:bottom w:val="none" w:sz="0" w:space="0" w:color="auto"/>
        <w:right w:val="none" w:sz="0" w:space="0" w:color="auto"/>
      </w:divBdr>
    </w:div>
    <w:div w:id="2125227661">
      <w:bodyDiv w:val="1"/>
      <w:marLeft w:val="0"/>
      <w:marRight w:val="0"/>
      <w:marTop w:val="0"/>
      <w:marBottom w:val="0"/>
      <w:divBdr>
        <w:top w:val="none" w:sz="0" w:space="0" w:color="auto"/>
        <w:left w:val="none" w:sz="0" w:space="0" w:color="auto"/>
        <w:bottom w:val="none" w:sz="0" w:space="0" w:color="auto"/>
        <w:right w:val="none" w:sz="0" w:space="0" w:color="auto"/>
      </w:divBdr>
    </w:div>
    <w:div w:id="2126270441">
      <w:bodyDiv w:val="1"/>
      <w:marLeft w:val="0"/>
      <w:marRight w:val="0"/>
      <w:marTop w:val="0"/>
      <w:marBottom w:val="0"/>
      <w:divBdr>
        <w:top w:val="none" w:sz="0" w:space="0" w:color="auto"/>
        <w:left w:val="none" w:sz="0" w:space="0" w:color="auto"/>
        <w:bottom w:val="none" w:sz="0" w:space="0" w:color="auto"/>
        <w:right w:val="none" w:sz="0" w:space="0" w:color="auto"/>
      </w:divBdr>
    </w:div>
    <w:div w:id="2127383860">
      <w:bodyDiv w:val="1"/>
      <w:marLeft w:val="0"/>
      <w:marRight w:val="0"/>
      <w:marTop w:val="0"/>
      <w:marBottom w:val="0"/>
      <w:divBdr>
        <w:top w:val="none" w:sz="0" w:space="0" w:color="auto"/>
        <w:left w:val="none" w:sz="0" w:space="0" w:color="auto"/>
        <w:bottom w:val="none" w:sz="0" w:space="0" w:color="auto"/>
        <w:right w:val="none" w:sz="0" w:space="0" w:color="auto"/>
      </w:divBdr>
    </w:div>
    <w:div w:id="2127507227">
      <w:bodyDiv w:val="1"/>
      <w:marLeft w:val="0"/>
      <w:marRight w:val="0"/>
      <w:marTop w:val="0"/>
      <w:marBottom w:val="0"/>
      <w:divBdr>
        <w:top w:val="none" w:sz="0" w:space="0" w:color="auto"/>
        <w:left w:val="none" w:sz="0" w:space="0" w:color="auto"/>
        <w:bottom w:val="none" w:sz="0" w:space="0" w:color="auto"/>
        <w:right w:val="none" w:sz="0" w:space="0" w:color="auto"/>
      </w:divBdr>
      <w:divsChild>
        <w:div w:id="143086852">
          <w:marLeft w:val="1166"/>
          <w:marRight w:val="0"/>
          <w:marTop w:val="96"/>
          <w:marBottom w:val="0"/>
          <w:divBdr>
            <w:top w:val="none" w:sz="0" w:space="0" w:color="auto"/>
            <w:left w:val="none" w:sz="0" w:space="0" w:color="auto"/>
            <w:bottom w:val="none" w:sz="0" w:space="0" w:color="auto"/>
            <w:right w:val="none" w:sz="0" w:space="0" w:color="auto"/>
          </w:divBdr>
        </w:div>
        <w:div w:id="857349227">
          <w:marLeft w:val="547"/>
          <w:marRight w:val="0"/>
          <w:marTop w:val="115"/>
          <w:marBottom w:val="0"/>
          <w:divBdr>
            <w:top w:val="none" w:sz="0" w:space="0" w:color="auto"/>
            <w:left w:val="none" w:sz="0" w:space="0" w:color="auto"/>
            <w:bottom w:val="none" w:sz="0" w:space="0" w:color="auto"/>
            <w:right w:val="none" w:sz="0" w:space="0" w:color="auto"/>
          </w:divBdr>
        </w:div>
        <w:div w:id="905066737">
          <w:marLeft w:val="1166"/>
          <w:marRight w:val="0"/>
          <w:marTop w:val="96"/>
          <w:marBottom w:val="0"/>
          <w:divBdr>
            <w:top w:val="none" w:sz="0" w:space="0" w:color="auto"/>
            <w:left w:val="none" w:sz="0" w:space="0" w:color="auto"/>
            <w:bottom w:val="none" w:sz="0" w:space="0" w:color="auto"/>
            <w:right w:val="none" w:sz="0" w:space="0" w:color="auto"/>
          </w:divBdr>
        </w:div>
        <w:div w:id="986545760">
          <w:marLeft w:val="1166"/>
          <w:marRight w:val="0"/>
          <w:marTop w:val="96"/>
          <w:marBottom w:val="0"/>
          <w:divBdr>
            <w:top w:val="none" w:sz="0" w:space="0" w:color="auto"/>
            <w:left w:val="none" w:sz="0" w:space="0" w:color="auto"/>
            <w:bottom w:val="none" w:sz="0" w:space="0" w:color="auto"/>
            <w:right w:val="none" w:sz="0" w:space="0" w:color="auto"/>
          </w:divBdr>
        </w:div>
        <w:div w:id="1212421433">
          <w:marLeft w:val="1800"/>
          <w:marRight w:val="0"/>
          <w:marTop w:val="77"/>
          <w:marBottom w:val="0"/>
          <w:divBdr>
            <w:top w:val="none" w:sz="0" w:space="0" w:color="auto"/>
            <w:left w:val="none" w:sz="0" w:space="0" w:color="auto"/>
            <w:bottom w:val="none" w:sz="0" w:space="0" w:color="auto"/>
            <w:right w:val="none" w:sz="0" w:space="0" w:color="auto"/>
          </w:divBdr>
        </w:div>
        <w:div w:id="1548101342">
          <w:marLeft w:val="1166"/>
          <w:marRight w:val="0"/>
          <w:marTop w:val="96"/>
          <w:marBottom w:val="0"/>
          <w:divBdr>
            <w:top w:val="none" w:sz="0" w:space="0" w:color="auto"/>
            <w:left w:val="none" w:sz="0" w:space="0" w:color="auto"/>
            <w:bottom w:val="none" w:sz="0" w:space="0" w:color="auto"/>
            <w:right w:val="none" w:sz="0" w:space="0" w:color="auto"/>
          </w:divBdr>
        </w:div>
        <w:div w:id="1582256706">
          <w:marLeft w:val="1166"/>
          <w:marRight w:val="0"/>
          <w:marTop w:val="96"/>
          <w:marBottom w:val="0"/>
          <w:divBdr>
            <w:top w:val="none" w:sz="0" w:space="0" w:color="auto"/>
            <w:left w:val="none" w:sz="0" w:space="0" w:color="auto"/>
            <w:bottom w:val="none" w:sz="0" w:space="0" w:color="auto"/>
            <w:right w:val="none" w:sz="0" w:space="0" w:color="auto"/>
          </w:divBdr>
        </w:div>
        <w:div w:id="1828784074">
          <w:marLeft w:val="547"/>
          <w:marRight w:val="0"/>
          <w:marTop w:val="115"/>
          <w:marBottom w:val="0"/>
          <w:divBdr>
            <w:top w:val="none" w:sz="0" w:space="0" w:color="auto"/>
            <w:left w:val="none" w:sz="0" w:space="0" w:color="auto"/>
            <w:bottom w:val="none" w:sz="0" w:space="0" w:color="auto"/>
            <w:right w:val="none" w:sz="0" w:space="0" w:color="auto"/>
          </w:divBdr>
        </w:div>
      </w:divsChild>
    </w:div>
    <w:div w:id="2128426670">
      <w:bodyDiv w:val="1"/>
      <w:marLeft w:val="0"/>
      <w:marRight w:val="0"/>
      <w:marTop w:val="0"/>
      <w:marBottom w:val="0"/>
      <w:divBdr>
        <w:top w:val="none" w:sz="0" w:space="0" w:color="auto"/>
        <w:left w:val="none" w:sz="0" w:space="0" w:color="auto"/>
        <w:bottom w:val="none" w:sz="0" w:space="0" w:color="auto"/>
        <w:right w:val="none" w:sz="0" w:space="0" w:color="auto"/>
      </w:divBdr>
    </w:div>
    <w:div w:id="2129156476">
      <w:bodyDiv w:val="1"/>
      <w:marLeft w:val="0"/>
      <w:marRight w:val="0"/>
      <w:marTop w:val="0"/>
      <w:marBottom w:val="0"/>
      <w:divBdr>
        <w:top w:val="none" w:sz="0" w:space="0" w:color="auto"/>
        <w:left w:val="none" w:sz="0" w:space="0" w:color="auto"/>
        <w:bottom w:val="none" w:sz="0" w:space="0" w:color="auto"/>
        <w:right w:val="none" w:sz="0" w:space="0" w:color="auto"/>
      </w:divBdr>
    </w:div>
    <w:div w:id="2129274493">
      <w:bodyDiv w:val="1"/>
      <w:marLeft w:val="0"/>
      <w:marRight w:val="0"/>
      <w:marTop w:val="0"/>
      <w:marBottom w:val="0"/>
      <w:divBdr>
        <w:top w:val="none" w:sz="0" w:space="0" w:color="auto"/>
        <w:left w:val="none" w:sz="0" w:space="0" w:color="auto"/>
        <w:bottom w:val="none" w:sz="0" w:space="0" w:color="auto"/>
        <w:right w:val="none" w:sz="0" w:space="0" w:color="auto"/>
      </w:divBdr>
    </w:div>
    <w:div w:id="2129540261">
      <w:bodyDiv w:val="1"/>
      <w:marLeft w:val="0"/>
      <w:marRight w:val="0"/>
      <w:marTop w:val="0"/>
      <w:marBottom w:val="0"/>
      <w:divBdr>
        <w:top w:val="none" w:sz="0" w:space="0" w:color="auto"/>
        <w:left w:val="none" w:sz="0" w:space="0" w:color="auto"/>
        <w:bottom w:val="none" w:sz="0" w:space="0" w:color="auto"/>
        <w:right w:val="none" w:sz="0" w:space="0" w:color="auto"/>
      </w:divBdr>
    </w:div>
    <w:div w:id="2129927044">
      <w:bodyDiv w:val="1"/>
      <w:marLeft w:val="0"/>
      <w:marRight w:val="0"/>
      <w:marTop w:val="0"/>
      <w:marBottom w:val="0"/>
      <w:divBdr>
        <w:top w:val="none" w:sz="0" w:space="0" w:color="auto"/>
        <w:left w:val="none" w:sz="0" w:space="0" w:color="auto"/>
        <w:bottom w:val="none" w:sz="0" w:space="0" w:color="auto"/>
        <w:right w:val="none" w:sz="0" w:space="0" w:color="auto"/>
      </w:divBdr>
      <w:divsChild>
        <w:div w:id="163861108">
          <w:marLeft w:val="1166"/>
          <w:marRight w:val="0"/>
          <w:marTop w:val="96"/>
          <w:marBottom w:val="0"/>
          <w:divBdr>
            <w:top w:val="none" w:sz="0" w:space="0" w:color="auto"/>
            <w:left w:val="none" w:sz="0" w:space="0" w:color="auto"/>
            <w:bottom w:val="none" w:sz="0" w:space="0" w:color="auto"/>
            <w:right w:val="none" w:sz="0" w:space="0" w:color="auto"/>
          </w:divBdr>
        </w:div>
        <w:div w:id="215550150">
          <w:marLeft w:val="547"/>
          <w:marRight w:val="0"/>
          <w:marTop w:val="115"/>
          <w:marBottom w:val="0"/>
          <w:divBdr>
            <w:top w:val="none" w:sz="0" w:space="0" w:color="auto"/>
            <w:left w:val="none" w:sz="0" w:space="0" w:color="auto"/>
            <w:bottom w:val="none" w:sz="0" w:space="0" w:color="auto"/>
            <w:right w:val="none" w:sz="0" w:space="0" w:color="auto"/>
          </w:divBdr>
        </w:div>
        <w:div w:id="401682415">
          <w:marLeft w:val="1166"/>
          <w:marRight w:val="0"/>
          <w:marTop w:val="96"/>
          <w:marBottom w:val="0"/>
          <w:divBdr>
            <w:top w:val="none" w:sz="0" w:space="0" w:color="auto"/>
            <w:left w:val="none" w:sz="0" w:space="0" w:color="auto"/>
            <w:bottom w:val="none" w:sz="0" w:space="0" w:color="auto"/>
            <w:right w:val="none" w:sz="0" w:space="0" w:color="auto"/>
          </w:divBdr>
        </w:div>
        <w:div w:id="461924249">
          <w:marLeft w:val="547"/>
          <w:marRight w:val="0"/>
          <w:marTop w:val="115"/>
          <w:marBottom w:val="0"/>
          <w:divBdr>
            <w:top w:val="none" w:sz="0" w:space="0" w:color="auto"/>
            <w:left w:val="none" w:sz="0" w:space="0" w:color="auto"/>
            <w:bottom w:val="none" w:sz="0" w:space="0" w:color="auto"/>
            <w:right w:val="none" w:sz="0" w:space="0" w:color="auto"/>
          </w:divBdr>
        </w:div>
        <w:div w:id="485129723">
          <w:marLeft w:val="1166"/>
          <w:marRight w:val="0"/>
          <w:marTop w:val="96"/>
          <w:marBottom w:val="0"/>
          <w:divBdr>
            <w:top w:val="none" w:sz="0" w:space="0" w:color="auto"/>
            <w:left w:val="none" w:sz="0" w:space="0" w:color="auto"/>
            <w:bottom w:val="none" w:sz="0" w:space="0" w:color="auto"/>
            <w:right w:val="none" w:sz="0" w:space="0" w:color="auto"/>
          </w:divBdr>
        </w:div>
        <w:div w:id="839124876">
          <w:marLeft w:val="1166"/>
          <w:marRight w:val="0"/>
          <w:marTop w:val="96"/>
          <w:marBottom w:val="0"/>
          <w:divBdr>
            <w:top w:val="none" w:sz="0" w:space="0" w:color="auto"/>
            <w:left w:val="none" w:sz="0" w:space="0" w:color="auto"/>
            <w:bottom w:val="none" w:sz="0" w:space="0" w:color="auto"/>
            <w:right w:val="none" w:sz="0" w:space="0" w:color="auto"/>
          </w:divBdr>
        </w:div>
        <w:div w:id="1047873756">
          <w:marLeft w:val="1166"/>
          <w:marRight w:val="0"/>
          <w:marTop w:val="96"/>
          <w:marBottom w:val="0"/>
          <w:divBdr>
            <w:top w:val="none" w:sz="0" w:space="0" w:color="auto"/>
            <w:left w:val="none" w:sz="0" w:space="0" w:color="auto"/>
            <w:bottom w:val="none" w:sz="0" w:space="0" w:color="auto"/>
            <w:right w:val="none" w:sz="0" w:space="0" w:color="auto"/>
          </w:divBdr>
        </w:div>
      </w:divsChild>
    </w:div>
    <w:div w:id="2130272241">
      <w:bodyDiv w:val="1"/>
      <w:marLeft w:val="0"/>
      <w:marRight w:val="0"/>
      <w:marTop w:val="0"/>
      <w:marBottom w:val="0"/>
      <w:divBdr>
        <w:top w:val="none" w:sz="0" w:space="0" w:color="auto"/>
        <w:left w:val="none" w:sz="0" w:space="0" w:color="auto"/>
        <w:bottom w:val="none" w:sz="0" w:space="0" w:color="auto"/>
        <w:right w:val="none" w:sz="0" w:space="0" w:color="auto"/>
      </w:divBdr>
    </w:div>
    <w:div w:id="2130931533">
      <w:bodyDiv w:val="1"/>
      <w:marLeft w:val="0"/>
      <w:marRight w:val="0"/>
      <w:marTop w:val="0"/>
      <w:marBottom w:val="0"/>
      <w:divBdr>
        <w:top w:val="none" w:sz="0" w:space="0" w:color="auto"/>
        <w:left w:val="none" w:sz="0" w:space="0" w:color="auto"/>
        <w:bottom w:val="none" w:sz="0" w:space="0" w:color="auto"/>
        <w:right w:val="none" w:sz="0" w:space="0" w:color="auto"/>
      </w:divBdr>
    </w:div>
    <w:div w:id="2130932606">
      <w:bodyDiv w:val="1"/>
      <w:marLeft w:val="0"/>
      <w:marRight w:val="0"/>
      <w:marTop w:val="0"/>
      <w:marBottom w:val="0"/>
      <w:divBdr>
        <w:top w:val="none" w:sz="0" w:space="0" w:color="auto"/>
        <w:left w:val="none" w:sz="0" w:space="0" w:color="auto"/>
        <w:bottom w:val="none" w:sz="0" w:space="0" w:color="auto"/>
        <w:right w:val="none" w:sz="0" w:space="0" w:color="auto"/>
      </w:divBdr>
    </w:div>
    <w:div w:id="2130972500">
      <w:bodyDiv w:val="1"/>
      <w:marLeft w:val="0"/>
      <w:marRight w:val="0"/>
      <w:marTop w:val="0"/>
      <w:marBottom w:val="0"/>
      <w:divBdr>
        <w:top w:val="none" w:sz="0" w:space="0" w:color="auto"/>
        <w:left w:val="none" w:sz="0" w:space="0" w:color="auto"/>
        <w:bottom w:val="none" w:sz="0" w:space="0" w:color="auto"/>
        <w:right w:val="none" w:sz="0" w:space="0" w:color="auto"/>
      </w:divBdr>
      <w:divsChild>
        <w:div w:id="569775778">
          <w:marLeft w:val="1800"/>
          <w:marRight w:val="0"/>
          <w:marTop w:val="96"/>
          <w:marBottom w:val="0"/>
          <w:divBdr>
            <w:top w:val="none" w:sz="0" w:space="0" w:color="auto"/>
            <w:left w:val="none" w:sz="0" w:space="0" w:color="auto"/>
            <w:bottom w:val="none" w:sz="0" w:space="0" w:color="auto"/>
            <w:right w:val="none" w:sz="0" w:space="0" w:color="auto"/>
          </w:divBdr>
        </w:div>
        <w:div w:id="634873219">
          <w:marLeft w:val="1166"/>
          <w:marRight w:val="0"/>
          <w:marTop w:val="115"/>
          <w:marBottom w:val="0"/>
          <w:divBdr>
            <w:top w:val="none" w:sz="0" w:space="0" w:color="auto"/>
            <w:left w:val="none" w:sz="0" w:space="0" w:color="auto"/>
            <w:bottom w:val="none" w:sz="0" w:space="0" w:color="auto"/>
            <w:right w:val="none" w:sz="0" w:space="0" w:color="auto"/>
          </w:divBdr>
        </w:div>
        <w:div w:id="874855355">
          <w:marLeft w:val="1800"/>
          <w:marRight w:val="0"/>
          <w:marTop w:val="96"/>
          <w:marBottom w:val="0"/>
          <w:divBdr>
            <w:top w:val="none" w:sz="0" w:space="0" w:color="auto"/>
            <w:left w:val="none" w:sz="0" w:space="0" w:color="auto"/>
            <w:bottom w:val="none" w:sz="0" w:space="0" w:color="auto"/>
            <w:right w:val="none" w:sz="0" w:space="0" w:color="auto"/>
          </w:divBdr>
        </w:div>
        <w:div w:id="921181512">
          <w:marLeft w:val="1166"/>
          <w:marRight w:val="0"/>
          <w:marTop w:val="115"/>
          <w:marBottom w:val="0"/>
          <w:divBdr>
            <w:top w:val="none" w:sz="0" w:space="0" w:color="auto"/>
            <w:left w:val="none" w:sz="0" w:space="0" w:color="auto"/>
            <w:bottom w:val="none" w:sz="0" w:space="0" w:color="auto"/>
            <w:right w:val="none" w:sz="0" w:space="0" w:color="auto"/>
          </w:divBdr>
        </w:div>
        <w:div w:id="1627933965">
          <w:marLeft w:val="547"/>
          <w:marRight w:val="0"/>
          <w:marTop w:val="134"/>
          <w:marBottom w:val="0"/>
          <w:divBdr>
            <w:top w:val="none" w:sz="0" w:space="0" w:color="auto"/>
            <w:left w:val="none" w:sz="0" w:space="0" w:color="auto"/>
            <w:bottom w:val="none" w:sz="0" w:space="0" w:color="auto"/>
            <w:right w:val="none" w:sz="0" w:space="0" w:color="auto"/>
          </w:divBdr>
        </w:div>
      </w:divsChild>
    </w:div>
    <w:div w:id="2131045317">
      <w:bodyDiv w:val="1"/>
      <w:marLeft w:val="0"/>
      <w:marRight w:val="0"/>
      <w:marTop w:val="0"/>
      <w:marBottom w:val="0"/>
      <w:divBdr>
        <w:top w:val="none" w:sz="0" w:space="0" w:color="auto"/>
        <w:left w:val="none" w:sz="0" w:space="0" w:color="auto"/>
        <w:bottom w:val="none" w:sz="0" w:space="0" w:color="auto"/>
        <w:right w:val="none" w:sz="0" w:space="0" w:color="auto"/>
      </w:divBdr>
    </w:div>
    <w:div w:id="2131245552">
      <w:bodyDiv w:val="1"/>
      <w:marLeft w:val="0"/>
      <w:marRight w:val="0"/>
      <w:marTop w:val="0"/>
      <w:marBottom w:val="0"/>
      <w:divBdr>
        <w:top w:val="none" w:sz="0" w:space="0" w:color="auto"/>
        <w:left w:val="none" w:sz="0" w:space="0" w:color="auto"/>
        <w:bottom w:val="none" w:sz="0" w:space="0" w:color="auto"/>
        <w:right w:val="none" w:sz="0" w:space="0" w:color="auto"/>
      </w:divBdr>
    </w:div>
    <w:div w:id="2131312597">
      <w:bodyDiv w:val="1"/>
      <w:marLeft w:val="0"/>
      <w:marRight w:val="0"/>
      <w:marTop w:val="0"/>
      <w:marBottom w:val="0"/>
      <w:divBdr>
        <w:top w:val="none" w:sz="0" w:space="0" w:color="auto"/>
        <w:left w:val="none" w:sz="0" w:space="0" w:color="auto"/>
        <w:bottom w:val="none" w:sz="0" w:space="0" w:color="auto"/>
        <w:right w:val="none" w:sz="0" w:space="0" w:color="auto"/>
      </w:divBdr>
    </w:div>
    <w:div w:id="2131312713">
      <w:bodyDiv w:val="1"/>
      <w:marLeft w:val="0"/>
      <w:marRight w:val="0"/>
      <w:marTop w:val="0"/>
      <w:marBottom w:val="0"/>
      <w:divBdr>
        <w:top w:val="none" w:sz="0" w:space="0" w:color="auto"/>
        <w:left w:val="none" w:sz="0" w:space="0" w:color="auto"/>
        <w:bottom w:val="none" w:sz="0" w:space="0" w:color="auto"/>
        <w:right w:val="none" w:sz="0" w:space="0" w:color="auto"/>
      </w:divBdr>
    </w:div>
    <w:div w:id="2131432195">
      <w:bodyDiv w:val="1"/>
      <w:marLeft w:val="0"/>
      <w:marRight w:val="0"/>
      <w:marTop w:val="0"/>
      <w:marBottom w:val="0"/>
      <w:divBdr>
        <w:top w:val="none" w:sz="0" w:space="0" w:color="auto"/>
        <w:left w:val="none" w:sz="0" w:space="0" w:color="auto"/>
        <w:bottom w:val="none" w:sz="0" w:space="0" w:color="auto"/>
        <w:right w:val="none" w:sz="0" w:space="0" w:color="auto"/>
      </w:divBdr>
    </w:div>
    <w:div w:id="2131701456">
      <w:bodyDiv w:val="1"/>
      <w:marLeft w:val="0"/>
      <w:marRight w:val="0"/>
      <w:marTop w:val="0"/>
      <w:marBottom w:val="0"/>
      <w:divBdr>
        <w:top w:val="none" w:sz="0" w:space="0" w:color="auto"/>
        <w:left w:val="none" w:sz="0" w:space="0" w:color="auto"/>
        <w:bottom w:val="none" w:sz="0" w:space="0" w:color="auto"/>
        <w:right w:val="none" w:sz="0" w:space="0" w:color="auto"/>
      </w:divBdr>
      <w:divsChild>
        <w:div w:id="3171552">
          <w:marLeft w:val="1166"/>
          <w:marRight w:val="0"/>
          <w:marTop w:val="101"/>
          <w:marBottom w:val="0"/>
          <w:divBdr>
            <w:top w:val="none" w:sz="0" w:space="0" w:color="auto"/>
            <w:left w:val="none" w:sz="0" w:space="0" w:color="auto"/>
            <w:bottom w:val="none" w:sz="0" w:space="0" w:color="auto"/>
            <w:right w:val="none" w:sz="0" w:space="0" w:color="auto"/>
          </w:divBdr>
        </w:div>
        <w:div w:id="1904367189">
          <w:marLeft w:val="547"/>
          <w:marRight w:val="0"/>
          <w:marTop w:val="120"/>
          <w:marBottom w:val="0"/>
          <w:divBdr>
            <w:top w:val="none" w:sz="0" w:space="0" w:color="auto"/>
            <w:left w:val="none" w:sz="0" w:space="0" w:color="auto"/>
            <w:bottom w:val="none" w:sz="0" w:space="0" w:color="auto"/>
            <w:right w:val="none" w:sz="0" w:space="0" w:color="auto"/>
          </w:divBdr>
        </w:div>
      </w:divsChild>
    </w:div>
    <w:div w:id="2132169806">
      <w:bodyDiv w:val="1"/>
      <w:marLeft w:val="0"/>
      <w:marRight w:val="0"/>
      <w:marTop w:val="0"/>
      <w:marBottom w:val="0"/>
      <w:divBdr>
        <w:top w:val="none" w:sz="0" w:space="0" w:color="auto"/>
        <w:left w:val="none" w:sz="0" w:space="0" w:color="auto"/>
        <w:bottom w:val="none" w:sz="0" w:space="0" w:color="auto"/>
        <w:right w:val="none" w:sz="0" w:space="0" w:color="auto"/>
      </w:divBdr>
    </w:div>
    <w:div w:id="2132360903">
      <w:bodyDiv w:val="1"/>
      <w:marLeft w:val="0"/>
      <w:marRight w:val="0"/>
      <w:marTop w:val="0"/>
      <w:marBottom w:val="0"/>
      <w:divBdr>
        <w:top w:val="none" w:sz="0" w:space="0" w:color="auto"/>
        <w:left w:val="none" w:sz="0" w:space="0" w:color="auto"/>
        <w:bottom w:val="none" w:sz="0" w:space="0" w:color="auto"/>
        <w:right w:val="none" w:sz="0" w:space="0" w:color="auto"/>
      </w:divBdr>
      <w:divsChild>
        <w:div w:id="415714639">
          <w:marLeft w:val="1166"/>
          <w:marRight w:val="0"/>
          <w:marTop w:val="96"/>
          <w:marBottom w:val="0"/>
          <w:divBdr>
            <w:top w:val="none" w:sz="0" w:space="0" w:color="auto"/>
            <w:left w:val="none" w:sz="0" w:space="0" w:color="auto"/>
            <w:bottom w:val="none" w:sz="0" w:space="0" w:color="auto"/>
            <w:right w:val="none" w:sz="0" w:space="0" w:color="auto"/>
          </w:divBdr>
        </w:div>
        <w:div w:id="576403063">
          <w:marLeft w:val="1166"/>
          <w:marRight w:val="0"/>
          <w:marTop w:val="96"/>
          <w:marBottom w:val="0"/>
          <w:divBdr>
            <w:top w:val="none" w:sz="0" w:space="0" w:color="auto"/>
            <w:left w:val="none" w:sz="0" w:space="0" w:color="auto"/>
            <w:bottom w:val="none" w:sz="0" w:space="0" w:color="auto"/>
            <w:right w:val="none" w:sz="0" w:space="0" w:color="auto"/>
          </w:divBdr>
        </w:div>
        <w:div w:id="1272741745">
          <w:marLeft w:val="547"/>
          <w:marRight w:val="0"/>
          <w:marTop w:val="115"/>
          <w:marBottom w:val="0"/>
          <w:divBdr>
            <w:top w:val="none" w:sz="0" w:space="0" w:color="auto"/>
            <w:left w:val="none" w:sz="0" w:space="0" w:color="auto"/>
            <w:bottom w:val="none" w:sz="0" w:space="0" w:color="auto"/>
            <w:right w:val="none" w:sz="0" w:space="0" w:color="auto"/>
          </w:divBdr>
        </w:div>
        <w:div w:id="1503426408">
          <w:marLeft w:val="1166"/>
          <w:marRight w:val="0"/>
          <w:marTop w:val="96"/>
          <w:marBottom w:val="0"/>
          <w:divBdr>
            <w:top w:val="none" w:sz="0" w:space="0" w:color="auto"/>
            <w:left w:val="none" w:sz="0" w:space="0" w:color="auto"/>
            <w:bottom w:val="none" w:sz="0" w:space="0" w:color="auto"/>
            <w:right w:val="none" w:sz="0" w:space="0" w:color="auto"/>
          </w:divBdr>
        </w:div>
        <w:div w:id="2099667246">
          <w:marLeft w:val="547"/>
          <w:marRight w:val="0"/>
          <w:marTop w:val="115"/>
          <w:marBottom w:val="0"/>
          <w:divBdr>
            <w:top w:val="none" w:sz="0" w:space="0" w:color="auto"/>
            <w:left w:val="none" w:sz="0" w:space="0" w:color="auto"/>
            <w:bottom w:val="none" w:sz="0" w:space="0" w:color="auto"/>
            <w:right w:val="none" w:sz="0" w:space="0" w:color="auto"/>
          </w:divBdr>
        </w:div>
      </w:divsChild>
    </w:div>
    <w:div w:id="2132623361">
      <w:bodyDiv w:val="1"/>
      <w:marLeft w:val="0"/>
      <w:marRight w:val="0"/>
      <w:marTop w:val="0"/>
      <w:marBottom w:val="0"/>
      <w:divBdr>
        <w:top w:val="none" w:sz="0" w:space="0" w:color="auto"/>
        <w:left w:val="none" w:sz="0" w:space="0" w:color="auto"/>
        <w:bottom w:val="none" w:sz="0" w:space="0" w:color="auto"/>
        <w:right w:val="none" w:sz="0" w:space="0" w:color="auto"/>
      </w:divBdr>
      <w:divsChild>
        <w:div w:id="81725230">
          <w:marLeft w:val="1166"/>
          <w:marRight w:val="0"/>
          <w:marTop w:val="86"/>
          <w:marBottom w:val="0"/>
          <w:divBdr>
            <w:top w:val="none" w:sz="0" w:space="0" w:color="auto"/>
            <w:left w:val="none" w:sz="0" w:space="0" w:color="auto"/>
            <w:bottom w:val="none" w:sz="0" w:space="0" w:color="auto"/>
            <w:right w:val="none" w:sz="0" w:space="0" w:color="auto"/>
          </w:divBdr>
        </w:div>
        <w:div w:id="524291559">
          <w:marLeft w:val="1166"/>
          <w:marRight w:val="0"/>
          <w:marTop w:val="86"/>
          <w:marBottom w:val="0"/>
          <w:divBdr>
            <w:top w:val="none" w:sz="0" w:space="0" w:color="auto"/>
            <w:left w:val="none" w:sz="0" w:space="0" w:color="auto"/>
            <w:bottom w:val="none" w:sz="0" w:space="0" w:color="auto"/>
            <w:right w:val="none" w:sz="0" w:space="0" w:color="auto"/>
          </w:divBdr>
        </w:div>
        <w:div w:id="584263939">
          <w:marLeft w:val="547"/>
          <w:marRight w:val="0"/>
          <w:marTop w:val="96"/>
          <w:marBottom w:val="0"/>
          <w:divBdr>
            <w:top w:val="none" w:sz="0" w:space="0" w:color="auto"/>
            <w:left w:val="none" w:sz="0" w:space="0" w:color="auto"/>
            <w:bottom w:val="none" w:sz="0" w:space="0" w:color="auto"/>
            <w:right w:val="none" w:sz="0" w:space="0" w:color="auto"/>
          </w:divBdr>
        </w:div>
        <w:div w:id="1229267582">
          <w:marLeft w:val="1166"/>
          <w:marRight w:val="0"/>
          <w:marTop w:val="86"/>
          <w:marBottom w:val="0"/>
          <w:divBdr>
            <w:top w:val="none" w:sz="0" w:space="0" w:color="auto"/>
            <w:left w:val="none" w:sz="0" w:space="0" w:color="auto"/>
            <w:bottom w:val="none" w:sz="0" w:space="0" w:color="auto"/>
            <w:right w:val="none" w:sz="0" w:space="0" w:color="auto"/>
          </w:divBdr>
        </w:div>
        <w:div w:id="1229414944">
          <w:marLeft w:val="547"/>
          <w:marRight w:val="0"/>
          <w:marTop w:val="96"/>
          <w:marBottom w:val="0"/>
          <w:divBdr>
            <w:top w:val="none" w:sz="0" w:space="0" w:color="auto"/>
            <w:left w:val="none" w:sz="0" w:space="0" w:color="auto"/>
            <w:bottom w:val="none" w:sz="0" w:space="0" w:color="auto"/>
            <w:right w:val="none" w:sz="0" w:space="0" w:color="auto"/>
          </w:divBdr>
        </w:div>
        <w:div w:id="1321688629">
          <w:marLeft w:val="547"/>
          <w:marRight w:val="0"/>
          <w:marTop w:val="96"/>
          <w:marBottom w:val="0"/>
          <w:divBdr>
            <w:top w:val="none" w:sz="0" w:space="0" w:color="auto"/>
            <w:left w:val="none" w:sz="0" w:space="0" w:color="auto"/>
            <w:bottom w:val="none" w:sz="0" w:space="0" w:color="auto"/>
            <w:right w:val="none" w:sz="0" w:space="0" w:color="auto"/>
          </w:divBdr>
        </w:div>
        <w:div w:id="1400712109">
          <w:marLeft w:val="547"/>
          <w:marRight w:val="0"/>
          <w:marTop w:val="96"/>
          <w:marBottom w:val="0"/>
          <w:divBdr>
            <w:top w:val="none" w:sz="0" w:space="0" w:color="auto"/>
            <w:left w:val="none" w:sz="0" w:space="0" w:color="auto"/>
            <w:bottom w:val="none" w:sz="0" w:space="0" w:color="auto"/>
            <w:right w:val="none" w:sz="0" w:space="0" w:color="auto"/>
          </w:divBdr>
        </w:div>
        <w:div w:id="1765683884">
          <w:marLeft w:val="1166"/>
          <w:marRight w:val="0"/>
          <w:marTop w:val="86"/>
          <w:marBottom w:val="0"/>
          <w:divBdr>
            <w:top w:val="none" w:sz="0" w:space="0" w:color="auto"/>
            <w:left w:val="none" w:sz="0" w:space="0" w:color="auto"/>
            <w:bottom w:val="none" w:sz="0" w:space="0" w:color="auto"/>
            <w:right w:val="none" w:sz="0" w:space="0" w:color="auto"/>
          </w:divBdr>
        </w:div>
        <w:div w:id="1790082695">
          <w:marLeft w:val="1166"/>
          <w:marRight w:val="0"/>
          <w:marTop w:val="86"/>
          <w:marBottom w:val="0"/>
          <w:divBdr>
            <w:top w:val="none" w:sz="0" w:space="0" w:color="auto"/>
            <w:left w:val="none" w:sz="0" w:space="0" w:color="auto"/>
            <w:bottom w:val="none" w:sz="0" w:space="0" w:color="auto"/>
            <w:right w:val="none" w:sz="0" w:space="0" w:color="auto"/>
          </w:divBdr>
        </w:div>
        <w:div w:id="1883244822">
          <w:marLeft w:val="1800"/>
          <w:marRight w:val="0"/>
          <w:marTop w:val="86"/>
          <w:marBottom w:val="0"/>
          <w:divBdr>
            <w:top w:val="none" w:sz="0" w:space="0" w:color="auto"/>
            <w:left w:val="none" w:sz="0" w:space="0" w:color="auto"/>
            <w:bottom w:val="none" w:sz="0" w:space="0" w:color="auto"/>
            <w:right w:val="none" w:sz="0" w:space="0" w:color="auto"/>
          </w:divBdr>
        </w:div>
      </w:divsChild>
    </w:div>
    <w:div w:id="2132937202">
      <w:bodyDiv w:val="1"/>
      <w:marLeft w:val="0"/>
      <w:marRight w:val="0"/>
      <w:marTop w:val="0"/>
      <w:marBottom w:val="0"/>
      <w:divBdr>
        <w:top w:val="none" w:sz="0" w:space="0" w:color="auto"/>
        <w:left w:val="none" w:sz="0" w:space="0" w:color="auto"/>
        <w:bottom w:val="none" w:sz="0" w:space="0" w:color="auto"/>
        <w:right w:val="none" w:sz="0" w:space="0" w:color="auto"/>
      </w:divBdr>
    </w:div>
    <w:div w:id="2134711852">
      <w:bodyDiv w:val="1"/>
      <w:marLeft w:val="0"/>
      <w:marRight w:val="0"/>
      <w:marTop w:val="0"/>
      <w:marBottom w:val="0"/>
      <w:divBdr>
        <w:top w:val="none" w:sz="0" w:space="0" w:color="auto"/>
        <w:left w:val="none" w:sz="0" w:space="0" w:color="auto"/>
        <w:bottom w:val="none" w:sz="0" w:space="0" w:color="auto"/>
        <w:right w:val="none" w:sz="0" w:space="0" w:color="auto"/>
      </w:divBdr>
      <w:divsChild>
        <w:div w:id="1289121703">
          <w:marLeft w:val="547"/>
          <w:marRight w:val="0"/>
          <w:marTop w:val="154"/>
          <w:marBottom w:val="0"/>
          <w:divBdr>
            <w:top w:val="none" w:sz="0" w:space="0" w:color="auto"/>
            <w:left w:val="none" w:sz="0" w:space="0" w:color="auto"/>
            <w:bottom w:val="none" w:sz="0" w:space="0" w:color="auto"/>
            <w:right w:val="none" w:sz="0" w:space="0" w:color="auto"/>
          </w:divBdr>
        </w:div>
        <w:div w:id="1306737624">
          <w:marLeft w:val="547"/>
          <w:marRight w:val="0"/>
          <w:marTop w:val="154"/>
          <w:marBottom w:val="0"/>
          <w:divBdr>
            <w:top w:val="none" w:sz="0" w:space="0" w:color="auto"/>
            <w:left w:val="none" w:sz="0" w:space="0" w:color="auto"/>
            <w:bottom w:val="none" w:sz="0" w:space="0" w:color="auto"/>
            <w:right w:val="none" w:sz="0" w:space="0" w:color="auto"/>
          </w:divBdr>
        </w:div>
      </w:divsChild>
    </w:div>
    <w:div w:id="2134980314">
      <w:bodyDiv w:val="1"/>
      <w:marLeft w:val="0"/>
      <w:marRight w:val="0"/>
      <w:marTop w:val="0"/>
      <w:marBottom w:val="0"/>
      <w:divBdr>
        <w:top w:val="none" w:sz="0" w:space="0" w:color="auto"/>
        <w:left w:val="none" w:sz="0" w:space="0" w:color="auto"/>
        <w:bottom w:val="none" w:sz="0" w:space="0" w:color="auto"/>
        <w:right w:val="none" w:sz="0" w:space="0" w:color="auto"/>
      </w:divBdr>
    </w:div>
    <w:div w:id="2135098578">
      <w:bodyDiv w:val="1"/>
      <w:marLeft w:val="0"/>
      <w:marRight w:val="0"/>
      <w:marTop w:val="0"/>
      <w:marBottom w:val="0"/>
      <w:divBdr>
        <w:top w:val="none" w:sz="0" w:space="0" w:color="auto"/>
        <w:left w:val="none" w:sz="0" w:space="0" w:color="auto"/>
        <w:bottom w:val="none" w:sz="0" w:space="0" w:color="auto"/>
        <w:right w:val="none" w:sz="0" w:space="0" w:color="auto"/>
      </w:divBdr>
    </w:div>
    <w:div w:id="2135246853">
      <w:bodyDiv w:val="1"/>
      <w:marLeft w:val="0"/>
      <w:marRight w:val="0"/>
      <w:marTop w:val="0"/>
      <w:marBottom w:val="0"/>
      <w:divBdr>
        <w:top w:val="none" w:sz="0" w:space="0" w:color="auto"/>
        <w:left w:val="none" w:sz="0" w:space="0" w:color="auto"/>
        <w:bottom w:val="none" w:sz="0" w:space="0" w:color="auto"/>
        <w:right w:val="none" w:sz="0" w:space="0" w:color="auto"/>
      </w:divBdr>
    </w:div>
    <w:div w:id="2135783401">
      <w:bodyDiv w:val="1"/>
      <w:marLeft w:val="0"/>
      <w:marRight w:val="0"/>
      <w:marTop w:val="0"/>
      <w:marBottom w:val="0"/>
      <w:divBdr>
        <w:top w:val="none" w:sz="0" w:space="0" w:color="auto"/>
        <w:left w:val="none" w:sz="0" w:space="0" w:color="auto"/>
        <w:bottom w:val="none" w:sz="0" w:space="0" w:color="auto"/>
        <w:right w:val="none" w:sz="0" w:space="0" w:color="auto"/>
      </w:divBdr>
      <w:divsChild>
        <w:div w:id="1525559056">
          <w:marLeft w:val="0"/>
          <w:marRight w:val="0"/>
          <w:marTop w:val="0"/>
          <w:marBottom w:val="0"/>
          <w:divBdr>
            <w:top w:val="none" w:sz="0" w:space="0" w:color="auto"/>
            <w:left w:val="none" w:sz="0" w:space="0" w:color="auto"/>
            <w:bottom w:val="none" w:sz="0" w:space="0" w:color="auto"/>
            <w:right w:val="none" w:sz="0" w:space="0" w:color="auto"/>
          </w:divBdr>
          <w:divsChild>
            <w:div w:id="1387870988">
              <w:marLeft w:val="0"/>
              <w:marRight w:val="0"/>
              <w:marTop w:val="0"/>
              <w:marBottom w:val="0"/>
              <w:divBdr>
                <w:top w:val="none" w:sz="0" w:space="0" w:color="auto"/>
                <w:left w:val="none" w:sz="0" w:space="0" w:color="auto"/>
                <w:bottom w:val="none" w:sz="0" w:space="0" w:color="auto"/>
                <w:right w:val="none" w:sz="0" w:space="0" w:color="auto"/>
              </w:divBdr>
            </w:div>
            <w:div w:id="1470366232">
              <w:marLeft w:val="0"/>
              <w:marRight w:val="0"/>
              <w:marTop w:val="0"/>
              <w:marBottom w:val="0"/>
              <w:divBdr>
                <w:top w:val="none" w:sz="0" w:space="0" w:color="auto"/>
                <w:left w:val="none" w:sz="0" w:space="0" w:color="auto"/>
                <w:bottom w:val="none" w:sz="0" w:space="0" w:color="auto"/>
                <w:right w:val="none" w:sz="0" w:space="0" w:color="auto"/>
              </w:divBdr>
            </w:div>
            <w:div w:id="147321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561307">
      <w:bodyDiv w:val="1"/>
      <w:marLeft w:val="0"/>
      <w:marRight w:val="0"/>
      <w:marTop w:val="0"/>
      <w:marBottom w:val="0"/>
      <w:divBdr>
        <w:top w:val="none" w:sz="0" w:space="0" w:color="auto"/>
        <w:left w:val="none" w:sz="0" w:space="0" w:color="auto"/>
        <w:bottom w:val="none" w:sz="0" w:space="0" w:color="auto"/>
        <w:right w:val="none" w:sz="0" w:space="0" w:color="auto"/>
      </w:divBdr>
      <w:divsChild>
        <w:div w:id="123735629">
          <w:marLeft w:val="547"/>
          <w:marRight w:val="0"/>
          <w:marTop w:val="115"/>
          <w:marBottom w:val="0"/>
          <w:divBdr>
            <w:top w:val="none" w:sz="0" w:space="0" w:color="auto"/>
            <w:left w:val="none" w:sz="0" w:space="0" w:color="auto"/>
            <w:bottom w:val="none" w:sz="0" w:space="0" w:color="auto"/>
            <w:right w:val="none" w:sz="0" w:space="0" w:color="auto"/>
          </w:divBdr>
        </w:div>
        <w:div w:id="1120339111">
          <w:marLeft w:val="1166"/>
          <w:marRight w:val="0"/>
          <w:marTop w:val="86"/>
          <w:marBottom w:val="0"/>
          <w:divBdr>
            <w:top w:val="none" w:sz="0" w:space="0" w:color="auto"/>
            <w:left w:val="none" w:sz="0" w:space="0" w:color="auto"/>
            <w:bottom w:val="none" w:sz="0" w:space="0" w:color="auto"/>
            <w:right w:val="none" w:sz="0" w:space="0" w:color="auto"/>
          </w:divBdr>
        </w:div>
        <w:div w:id="1369645496">
          <w:marLeft w:val="1166"/>
          <w:marRight w:val="0"/>
          <w:marTop w:val="86"/>
          <w:marBottom w:val="0"/>
          <w:divBdr>
            <w:top w:val="none" w:sz="0" w:space="0" w:color="auto"/>
            <w:left w:val="none" w:sz="0" w:space="0" w:color="auto"/>
            <w:bottom w:val="none" w:sz="0" w:space="0" w:color="auto"/>
            <w:right w:val="none" w:sz="0" w:space="0" w:color="auto"/>
          </w:divBdr>
        </w:div>
        <w:div w:id="1940212287">
          <w:marLeft w:val="1166"/>
          <w:marRight w:val="0"/>
          <w:marTop w:val="86"/>
          <w:marBottom w:val="0"/>
          <w:divBdr>
            <w:top w:val="none" w:sz="0" w:space="0" w:color="auto"/>
            <w:left w:val="none" w:sz="0" w:space="0" w:color="auto"/>
            <w:bottom w:val="none" w:sz="0" w:space="0" w:color="auto"/>
            <w:right w:val="none" w:sz="0" w:space="0" w:color="auto"/>
          </w:divBdr>
        </w:div>
        <w:div w:id="1945307271">
          <w:marLeft w:val="1800"/>
          <w:marRight w:val="0"/>
          <w:marTop w:val="77"/>
          <w:marBottom w:val="0"/>
          <w:divBdr>
            <w:top w:val="none" w:sz="0" w:space="0" w:color="auto"/>
            <w:left w:val="none" w:sz="0" w:space="0" w:color="auto"/>
            <w:bottom w:val="none" w:sz="0" w:space="0" w:color="auto"/>
            <w:right w:val="none" w:sz="0" w:space="0" w:color="auto"/>
          </w:divBdr>
        </w:div>
      </w:divsChild>
    </w:div>
    <w:div w:id="2136946366">
      <w:bodyDiv w:val="1"/>
      <w:marLeft w:val="0"/>
      <w:marRight w:val="0"/>
      <w:marTop w:val="0"/>
      <w:marBottom w:val="0"/>
      <w:divBdr>
        <w:top w:val="none" w:sz="0" w:space="0" w:color="auto"/>
        <w:left w:val="none" w:sz="0" w:space="0" w:color="auto"/>
        <w:bottom w:val="none" w:sz="0" w:space="0" w:color="auto"/>
        <w:right w:val="none" w:sz="0" w:space="0" w:color="auto"/>
      </w:divBdr>
    </w:div>
    <w:div w:id="2137333453">
      <w:bodyDiv w:val="1"/>
      <w:marLeft w:val="0"/>
      <w:marRight w:val="0"/>
      <w:marTop w:val="0"/>
      <w:marBottom w:val="0"/>
      <w:divBdr>
        <w:top w:val="none" w:sz="0" w:space="0" w:color="auto"/>
        <w:left w:val="none" w:sz="0" w:space="0" w:color="auto"/>
        <w:bottom w:val="none" w:sz="0" w:space="0" w:color="auto"/>
        <w:right w:val="none" w:sz="0" w:space="0" w:color="auto"/>
      </w:divBdr>
      <w:divsChild>
        <w:div w:id="1025979130">
          <w:marLeft w:val="1800"/>
          <w:marRight w:val="0"/>
          <w:marTop w:val="115"/>
          <w:marBottom w:val="0"/>
          <w:divBdr>
            <w:top w:val="none" w:sz="0" w:space="0" w:color="auto"/>
            <w:left w:val="none" w:sz="0" w:space="0" w:color="auto"/>
            <w:bottom w:val="none" w:sz="0" w:space="0" w:color="auto"/>
            <w:right w:val="none" w:sz="0" w:space="0" w:color="auto"/>
          </w:divBdr>
        </w:div>
        <w:div w:id="1040205355">
          <w:marLeft w:val="1166"/>
          <w:marRight w:val="0"/>
          <w:marTop w:val="134"/>
          <w:marBottom w:val="0"/>
          <w:divBdr>
            <w:top w:val="none" w:sz="0" w:space="0" w:color="auto"/>
            <w:left w:val="none" w:sz="0" w:space="0" w:color="auto"/>
            <w:bottom w:val="none" w:sz="0" w:space="0" w:color="auto"/>
            <w:right w:val="none" w:sz="0" w:space="0" w:color="auto"/>
          </w:divBdr>
        </w:div>
        <w:div w:id="1113987004">
          <w:marLeft w:val="547"/>
          <w:marRight w:val="0"/>
          <w:marTop w:val="154"/>
          <w:marBottom w:val="0"/>
          <w:divBdr>
            <w:top w:val="none" w:sz="0" w:space="0" w:color="auto"/>
            <w:left w:val="none" w:sz="0" w:space="0" w:color="auto"/>
            <w:bottom w:val="none" w:sz="0" w:space="0" w:color="auto"/>
            <w:right w:val="none" w:sz="0" w:space="0" w:color="auto"/>
          </w:divBdr>
        </w:div>
        <w:div w:id="1165558788">
          <w:marLeft w:val="1166"/>
          <w:marRight w:val="0"/>
          <w:marTop w:val="134"/>
          <w:marBottom w:val="0"/>
          <w:divBdr>
            <w:top w:val="none" w:sz="0" w:space="0" w:color="auto"/>
            <w:left w:val="none" w:sz="0" w:space="0" w:color="auto"/>
            <w:bottom w:val="none" w:sz="0" w:space="0" w:color="auto"/>
            <w:right w:val="none" w:sz="0" w:space="0" w:color="auto"/>
          </w:divBdr>
        </w:div>
      </w:divsChild>
    </w:div>
    <w:div w:id="2138139049">
      <w:bodyDiv w:val="1"/>
      <w:marLeft w:val="0"/>
      <w:marRight w:val="0"/>
      <w:marTop w:val="0"/>
      <w:marBottom w:val="0"/>
      <w:divBdr>
        <w:top w:val="none" w:sz="0" w:space="0" w:color="auto"/>
        <w:left w:val="none" w:sz="0" w:space="0" w:color="auto"/>
        <w:bottom w:val="none" w:sz="0" w:space="0" w:color="auto"/>
        <w:right w:val="none" w:sz="0" w:space="0" w:color="auto"/>
      </w:divBdr>
    </w:div>
    <w:div w:id="2139564035">
      <w:bodyDiv w:val="1"/>
      <w:marLeft w:val="0"/>
      <w:marRight w:val="0"/>
      <w:marTop w:val="0"/>
      <w:marBottom w:val="0"/>
      <w:divBdr>
        <w:top w:val="none" w:sz="0" w:space="0" w:color="auto"/>
        <w:left w:val="none" w:sz="0" w:space="0" w:color="auto"/>
        <w:bottom w:val="none" w:sz="0" w:space="0" w:color="auto"/>
        <w:right w:val="none" w:sz="0" w:space="0" w:color="auto"/>
      </w:divBdr>
      <w:divsChild>
        <w:div w:id="494296216">
          <w:marLeft w:val="1800"/>
          <w:marRight w:val="0"/>
          <w:marTop w:val="96"/>
          <w:marBottom w:val="0"/>
          <w:divBdr>
            <w:top w:val="none" w:sz="0" w:space="0" w:color="auto"/>
            <w:left w:val="none" w:sz="0" w:space="0" w:color="auto"/>
            <w:bottom w:val="none" w:sz="0" w:space="0" w:color="auto"/>
            <w:right w:val="none" w:sz="0" w:space="0" w:color="auto"/>
          </w:divBdr>
        </w:div>
        <w:div w:id="1090660198">
          <w:marLeft w:val="2520"/>
          <w:marRight w:val="0"/>
          <w:marTop w:val="86"/>
          <w:marBottom w:val="0"/>
          <w:divBdr>
            <w:top w:val="none" w:sz="0" w:space="0" w:color="auto"/>
            <w:left w:val="none" w:sz="0" w:space="0" w:color="auto"/>
            <w:bottom w:val="none" w:sz="0" w:space="0" w:color="auto"/>
            <w:right w:val="none" w:sz="0" w:space="0" w:color="auto"/>
          </w:divBdr>
        </w:div>
        <w:div w:id="1200974049">
          <w:marLeft w:val="1166"/>
          <w:marRight w:val="0"/>
          <w:marTop w:val="115"/>
          <w:marBottom w:val="0"/>
          <w:divBdr>
            <w:top w:val="none" w:sz="0" w:space="0" w:color="auto"/>
            <w:left w:val="none" w:sz="0" w:space="0" w:color="auto"/>
            <w:bottom w:val="none" w:sz="0" w:space="0" w:color="auto"/>
            <w:right w:val="none" w:sz="0" w:space="0" w:color="auto"/>
          </w:divBdr>
        </w:div>
        <w:div w:id="1424570260">
          <w:marLeft w:val="1800"/>
          <w:marRight w:val="0"/>
          <w:marTop w:val="96"/>
          <w:marBottom w:val="0"/>
          <w:divBdr>
            <w:top w:val="none" w:sz="0" w:space="0" w:color="auto"/>
            <w:left w:val="none" w:sz="0" w:space="0" w:color="auto"/>
            <w:bottom w:val="none" w:sz="0" w:space="0" w:color="auto"/>
            <w:right w:val="none" w:sz="0" w:space="0" w:color="auto"/>
          </w:divBdr>
        </w:div>
        <w:div w:id="1446582889">
          <w:marLeft w:val="1800"/>
          <w:marRight w:val="0"/>
          <w:marTop w:val="96"/>
          <w:marBottom w:val="0"/>
          <w:divBdr>
            <w:top w:val="none" w:sz="0" w:space="0" w:color="auto"/>
            <w:left w:val="none" w:sz="0" w:space="0" w:color="auto"/>
            <w:bottom w:val="none" w:sz="0" w:space="0" w:color="auto"/>
            <w:right w:val="none" w:sz="0" w:space="0" w:color="auto"/>
          </w:divBdr>
        </w:div>
        <w:div w:id="1493329153">
          <w:marLeft w:val="2520"/>
          <w:marRight w:val="0"/>
          <w:marTop w:val="86"/>
          <w:marBottom w:val="0"/>
          <w:divBdr>
            <w:top w:val="none" w:sz="0" w:space="0" w:color="auto"/>
            <w:left w:val="none" w:sz="0" w:space="0" w:color="auto"/>
            <w:bottom w:val="none" w:sz="0" w:space="0" w:color="auto"/>
            <w:right w:val="none" w:sz="0" w:space="0" w:color="auto"/>
          </w:divBdr>
        </w:div>
        <w:div w:id="1544175486">
          <w:marLeft w:val="1800"/>
          <w:marRight w:val="0"/>
          <w:marTop w:val="96"/>
          <w:marBottom w:val="0"/>
          <w:divBdr>
            <w:top w:val="none" w:sz="0" w:space="0" w:color="auto"/>
            <w:left w:val="none" w:sz="0" w:space="0" w:color="auto"/>
            <w:bottom w:val="none" w:sz="0" w:space="0" w:color="auto"/>
            <w:right w:val="none" w:sz="0" w:space="0" w:color="auto"/>
          </w:divBdr>
        </w:div>
        <w:div w:id="1919097360">
          <w:marLeft w:val="2520"/>
          <w:marRight w:val="0"/>
          <w:marTop w:val="86"/>
          <w:marBottom w:val="0"/>
          <w:divBdr>
            <w:top w:val="none" w:sz="0" w:space="0" w:color="auto"/>
            <w:left w:val="none" w:sz="0" w:space="0" w:color="auto"/>
            <w:bottom w:val="none" w:sz="0" w:space="0" w:color="auto"/>
            <w:right w:val="none" w:sz="0" w:space="0" w:color="auto"/>
          </w:divBdr>
        </w:div>
      </w:divsChild>
    </w:div>
    <w:div w:id="2139687905">
      <w:bodyDiv w:val="1"/>
      <w:marLeft w:val="0"/>
      <w:marRight w:val="0"/>
      <w:marTop w:val="0"/>
      <w:marBottom w:val="0"/>
      <w:divBdr>
        <w:top w:val="none" w:sz="0" w:space="0" w:color="auto"/>
        <w:left w:val="none" w:sz="0" w:space="0" w:color="auto"/>
        <w:bottom w:val="none" w:sz="0" w:space="0" w:color="auto"/>
        <w:right w:val="none" w:sz="0" w:space="0" w:color="auto"/>
      </w:divBdr>
    </w:div>
    <w:div w:id="2140218980">
      <w:bodyDiv w:val="1"/>
      <w:marLeft w:val="0"/>
      <w:marRight w:val="0"/>
      <w:marTop w:val="0"/>
      <w:marBottom w:val="0"/>
      <w:divBdr>
        <w:top w:val="none" w:sz="0" w:space="0" w:color="auto"/>
        <w:left w:val="none" w:sz="0" w:space="0" w:color="auto"/>
        <w:bottom w:val="none" w:sz="0" w:space="0" w:color="auto"/>
        <w:right w:val="none" w:sz="0" w:space="0" w:color="auto"/>
      </w:divBdr>
      <w:divsChild>
        <w:div w:id="541328706">
          <w:marLeft w:val="547"/>
          <w:marRight w:val="0"/>
          <w:marTop w:val="115"/>
          <w:marBottom w:val="0"/>
          <w:divBdr>
            <w:top w:val="none" w:sz="0" w:space="0" w:color="auto"/>
            <w:left w:val="none" w:sz="0" w:space="0" w:color="auto"/>
            <w:bottom w:val="none" w:sz="0" w:space="0" w:color="auto"/>
            <w:right w:val="none" w:sz="0" w:space="0" w:color="auto"/>
          </w:divBdr>
        </w:div>
        <w:div w:id="1603104672">
          <w:marLeft w:val="1800"/>
          <w:marRight w:val="0"/>
          <w:marTop w:val="67"/>
          <w:marBottom w:val="0"/>
          <w:divBdr>
            <w:top w:val="none" w:sz="0" w:space="0" w:color="auto"/>
            <w:left w:val="none" w:sz="0" w:space="0" w:color="auto"/>
            <w:bottom w:val="none" w:sz="0" w:space="0" w:color="auto"/>
            <w:right w:val="none" w:sz="0" w:space="0" w:color="auto"/>
          </w:divBdr>
        </w:div>
        <w:div w:id="1727945246">
          <w:marLeft w:val="1166"/>
          <w:marRight w:val="0"/>
          <w:marTop w:val="96"/>
          <w:marBottom w:val="0"/>
          <w:divBdr>
            <w:top w:val="none" w:sz="0" w:space="0" w:color="auto"/>
            <w:left w:val="none" w:sz="0" w:space="0" w:color="auto"/>
            <w:bottom w:val="none" w:sz="0" w:space="0" w:color="auto"/>
            <w:right w:val="none" w:sz="0" w:space="0" w:color="auto"/>
          </w:divBdr>
        </w:div>
      </w:divsChild>
    </w:div>
    <w:div w:id="2142267048">
      <w:bodyDiv w:val="1"/>
      <w:marLeft w:val="0"/>
      <w:marRight w:val="0"/>
      <w:marTop w:val="0"/>
      <w:marBottom w:val="0"/>
      <w:divBdr>
        <w:top w:val="none" w:sz="0" w:space="0" w:color="auto"/>
        <w:left w:val="none" w:sz="0" w:space="0" w:color="auto"/>
        <w:bottom w:val="none" w:sz="0" w:space="0" w:color="auto"/>
        <w:right w:val="none" w:sz="0" w:space="0" w:color="auto"/>
      </w:divBdr>
      <w:divsChild>
        <w:div w:id="2146770582">
          <w:marLeft w:val="0"/>
          <w:marRight w:val="0"/>
          <w:marTop w:val="0"/>
          <w:marBottom w:val="0"/>
          <w:divBdr>
            <w:top w:val="none" w:sz="0" w:space="0" w:color="auto"/>
            <w:left w:val="none" w:sz="0" w:space="0" w:color="auto"/>
            <w:bottom w:val="none" w:sz="0" w:space="0" w:color="auto"/>
            <w:right w:val="none" w:sz="0" w:space="0" w:color="auto"/>
          </w:divBdr>
        </w:div>
      </w:divsChild>
    </w:div>
    <w:div w:id="2142378486">
      <w:bodyDiv w:val="1"/>
      <w:marLeft w:val="0"/>
      <w:marRight w:val="0"/>
      <w:marTop w:val="0"/>
      <w:marBottom w:val="0"/>
      <w:divBdr>
        <w:top w:val="none" w:sz="0" w:space="0" w:color="auto"/>
        <w:left w:val="none" w:sz="0" w:space="0" w:color="auto"/>
        <w:bottom w:val="none" w:sz="0" w:space="0" w:color="auto"/>
        <w:right w:val="none" w:sz="0" w:space="0" w:color="auto"/>
      </w:divBdr>
    </w:div>
    <w:div w:id="2142534127">
      <w:bodyDiv w:val="1"/>
      <w:marLeft w:val="0"/>
      <w:marRight w:val="0"/>
      <w:marTop w:val="0"/>
      <w:marBottom w:val="0"/>
      <w:divBdr>
        <w:top w:val="none" w:sz="0" w:space="0" w:color="auto"/>
        <w:left w:val="none" w:sz="0" w:space="0" w:color="auto"/>
        <w:bottom w:val="none" w:sz="0" w:space="0" w:color="auto"/>
        <w:right w:val="none" w:sz="0" w:space="0" w:color="auto"/>
      </w:divBdr>
    </w:div>
    <w:div w:id="2142572091">
      <w:bodyDiv w:val="1"/>
      <w:marLeft w:val="0"/>
      <w:marRight w:val="0"/>
      <w:marTop w:val="0"/>
      <w:marBottom w:val="0"/>
      <w:divBdr>
        <w:top w:val="none" w:sz="0" w:space="0" w:color="auto"/>
        <w:left w:val="none" w:sz="0" w:space="0" w:color="auto"/>
        <w:bottom w:val="none" w:sz="0" w:space="0" w:color="auto"/>
        <w:right w:val="none" w:sz="0" w:space="0" w:color="auto"/>
      </w:divBdr>
    </w:div>
    <w:div w:id="2142963000">
      <w:bodyDiv w:val="1"/>
      <w:marLeft w:val="0"/>
      <w:marRight w:val="0"/>
      <w:marTop w:val="0"/>
      <w:marBottom w:val="0"/>
      <w:divBdr>
        <w:top w:val="none" w:sz="0" w:space="0" w:color="auto"/>
        <w:left w:val="none" w:sz="0" w:space="0" w:color="auto"/>
        <w:bottom w:val="none" w:sz="0" w:space="0" w:color="auto"/>
        <w:right w:val="none" w:sz="0" w:space="0" w:color="auto"/>
      </w:divBdr>
    </w:div>
    <w:div w:id="2143379346">
      <w:bodyDiv w:val="1"/>
      <w:marLeft w:val="0"/>
      <w:marRight w:val="0"/>
      <w:marTop w:val="0"/>
      <w:marBottom w:val="0"/>
      <w:divBdr>
        <w:top w:val="none" w:sz="0" w:space="0" w:color="auto"/>
        <w:left w:val="none" w:sz="0" w:space="0" w:color="auto"/>
        <w:bottom w:val="none" w:sz="0" w:space="0" w:color="auto"/>
        <w:right w:val="none" w:sz="0" w:space="0" w:color="auto"/>
      </w:divBdr>
    </w:div>
    <w:div w:id="2143883317">
      <w:bodyDiv w:val="1"/>
      <w:marLeft w:val="0"/>
      <w:marRight w:val="0"/>
      <w:marTop w:val="0"/>
      <w:marBottom w:val="0"/>
      <w:divBdr>
        <w:top w:val="none" w:sz="0" w:space="0" w:color="auto"/>
        <w:left w:val="none" w:sz="0" w:space="0" w:color="auto"/>
        <w:bottom w:val="none" w:sz="0" w:space="0" w:color="auto"/>
        <w:right w:val="none" w:sz="0" w:space="0" w:color="auto"/>
      </w:divBdr>
    </w:div>
    <w:div w:id="2144148754">
      <w:bodyDiv w:val="1"/>
      <w:marLeft w:val="0"/>
      <w:marRight w:val="0"/>
      <w:marTop w:val="0"/>
      <w:marBottom w:val="0"/>
      <w:divBdr>
        <w:top w:val="none" w:sz="0" w:space="0" w:color="auto"/>
        <w:left w:val="none" w:sz="0" w:space="0" w:color="auto"/>
        <w:bottom w:val="none" w:sz="0" w:space="0" w:color="auto"/>
        <w:right w:val="none" w:sz="0" w:space="0" w:color="auto"/>
      </w:divBdr>
    </w:div>
    <w:div w:id="2145462186">
      <w:bodyDiv w:val="1"/>
      <w:marLeft w:val="0"/>
      <w:marRight w:val="0"/>
      <w:marTop w:val="0"/>
      <w:marBottom w:val="0"/>
      <w:divBdr>
        <w:top w:val="none" w:sz="0" w:space="0" w:color="auto"/>
        <w:left w:val="none" w:sz="0" w:space="0" w:color="auto"/>
        <w:bottom w:val="none" w:sz="0" w:space="0" w:color="auto"/>
        <w:right w:val="none" w:sz="0" w:space="0" w:color="auto"/>
      </w:divBdr>
      <w:divsChild>
        <w:div w:id="1911304422">
          <w:marLeft w:val="0"/>
          <w:marRight w:val="0"/>
          <w:marTop w:val="0"/>
          <w:marBottom w:val="0"/>
          <w:divBdr>
            <w:top w:val="none" w:sz="0" w:space="0" w:color="auto"/>
            <w:left w:val="none" w:sz="0" w:space="0" w:color="auto"/>
            <w:bottom w:val="none" w:sz="0" w:space="0" w:color="auto"/>
            <w:right w:val="none" w:sz="0" w:space="0" w:color="auto"/>
          </w:divBdr>
          <w:divsChild>
            <w:div w:id="254557885">
              <w:marLeft w:val="0"/>
              <w:marRight w:val="0"/>
              <w:marTop w:val="0"/>
              <w:marBottom w:val="0"/>
              <w:divBdr>
                <w:top w:val="none" w:sz="0" w:space="0" w:color="auto"/>
                <w:left w:val="none" w:sz="0" w:space="0" w:color="auto"/>
                <w:bottom w:val="none" w:sz="0" w:space="0" w:color="auto"/>
                <w:right w:val="none" w:sz="0" w:space="0" w:color="auto"/>
              </w:divBdr>
            </w:div>
            <w:div w:id="165571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07261">
      <w:bodyDiv w:val="1"/>
      <w:marLeft w:val="0"/>
      <w:marRight w:val="0"/>
      <w:marTop w:val="0"/>
      <w:marBottom w:val="0"/>
      <w:divBdr>
        <w:top w:val="none" w:sz="0" w:space="0" w:color="auto"/>
        <w:left w:val="none" w:sz="0" w:space="0" w:color="auto"/>
        <w:bottom w:val="none" w:sz="0" w:space="0" w:color="auto"/>
        <w:right w:val="none" w:sz="0" w:space="0" w:color="auto"/>
      </w:divBdr>
    </w:div>
    <w:div w:id="2146653160">
      <w:bodyDiv w:val="1"/>
      <w:marLeft w:val="0"/>
      <w:marRight w:val="0"/>
      <w:marTop w:val="0"/>
      <w:marBottom w:val="0"/>
      <w:divBdr>
        <w:top w:val="none" w:sz="0" w:space="0" w:color="auto"/>
        <w:left w:val="none" w:sz="0" w:space="0" w:color="auto"/>
        <w:bottom w:val="none" w:sz="0" w:space="0" w:color="auto"/>
        <w:right w:val="none" w:sz="0" w:space="0" w:color="auto"/>
      </w:divBdr>
      <w:divsChild>
        <w:div w:id="1212495696">
          <w:marLeft w:val="1166"/>
          <w:marRight w:val="0"/>
          <w:marTop w:val="115"/>
          <w:marBottom w:val="0"/>
          <w:divBdr>
            <w:top w:val="none" w:sz="0" w:space="0" w:color="auto"/>
            <w:left w:val="none" w:sz="0" w:space="0" w:color="auto"/>
            <w:bottom w:val="none" w:sz="0" w:space="0" w:color="auto"/>
            <w:right w:val="none" w:sz="0" w:space="0" w:color="auto"/>
          </w:divBdr>
        </w:div>
        <w:div w:id="1952393774">
          <w:marLeft w:val="547"/>
          <w:marRight w:val="0"/>
          <w:marTop w:val="115"/>
          <w:marBottom w:val="0"/>
          <w:divBdr>
            <w:top w:val="none" w:sz="0" w:space="0" w:color="auto"/>
            <w:left w:val="none" w:sz="0" w:space="0" w:color="auto"/>
            <w:bottom w:val="none" w:sz="0" w:space="0" w:color="auto"/>
            <w:right w:val="none" w:sz="0" w:space="0" w:color="auto"/>
          </w:divBdr>
        </w:div>
      </w:divsChild>
    </w:div>
    <w:div w:id="2147241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hyperlink" Target="../Docs/R1-2201137.zip" TargetMode="External"/><Relationship Id="rId1827" Type="http://schemas.openxmlformats.org/officeDocument/2006/relationships/hyperlink" Target="../Docs/R1-2201926.zip" TargetMode="External"/><Relationship Id="rId21" Type="http://schemas.openxmlformats.org/officeDocument/2006/relationships/hyperlink" Target="../Docs/R1-2201984.zip" TargetMode="External"/><Relationship Id="rId2089" Type="http://schemas.openxmlformats.org/officeDocument/2006/relationships/hyperlink" Target="../Docs/R1-2202610.zip" TargetMode="External"/><Relationship Id="rId170" Type="http://schemas.openxmlformats.org/officeDocument/2006/relationships/hyperlink" Target="../Docs/R1-2201834.zip" TargetMode="External"/><Relationship Id="rId2296" Type="http://schemas.openxmlformats.org/officeDocument/2006/relationships/hyperlink" Target="../Docs/R1-2201792.zip" TargetMode="External"/><Relationship Id="rId268" Type="http://schemas.openxmlformats.org/officeDocument/2006/relationships/hyperlink" Target="../Docs/R1-2201831.zip" TargetMode="External"/><Relationship Id="rId475" Type="http://schemas.openxmlformats.org/officeDocument/2006/relationships/hyperlink" Target="../Docs/R1-2202050.zip" TargetMode="External"/><Relationship Id="rId682" Type="http://schemas.openxmlformats.org/officeDocument/2006/relationships/hyperlink" Target="../Docs/R1-2202267.zip" TargetMode="External"/><Relationship Id="rId2156" Type="http://schemas.openxmlformats.org/officeDocument/2006/relationships/oleObject" Target="embeddings/oleObject34.bin"/><Relationship Id="rId2363" Type="http://schemas.openxmlformats.org/officeDocument/2006/relationships/hyperlink" Target="../Docs/R1-2201796.zip" TargetMode="External"/><Relationship Id="rId2570" Type="http://schemas.openxmlformats.org/officeDocument/2006/relationships/hyperlink" Target="../Docs/R1-2202971.zip" TargetMode="External"/><Relationship Id="rId128" Type="http://schemas.openxmlformats.org/officeDocument/2006/relationships/hyperlink" Target="../Docs/R1-2201563.zip" TargetMode="External"/><Relationship Id="rId335" Type="http://schemas.openxmlformats.org/officeDocument/2006/relationships/hyperlink" Target="../Docs/R1-2202777.zip" TargetMode="External"/><Relationship Id="rId542" Type="http://schemas.openxmlformats.org/officeDocument/2006/relationships/hyperlink" Target="../Docs/R1-2201325.zip" TargetMode="External"/><Relationship Id="rId987" Type="http://schemas.openxmlformats.org/officeDocument/2006/relationships/hyperlink" Target="../Docs/R1-2201542.zip" TargetMode="External"/><Relationship Id="rId1172" Type="http://schemas.openxmlformats.org/officeDocument/2006/relationships/hyperlink" Target="../Docs/R1-2202575.zip" TargetMode="External"/><Relationship Id="rId2016" Type="http://schemas.openxmlformats.org/officeDocument/2006/relationships/hyperlink" Target="../Docs/R1-2202227.zip" TargetMode="External"/><Relationship Id="rId2223" Type="http://schemas.openxmlformats.org/officeDocument/2006/relationships/oleObject" Target="embeddings/oleObject44.bin"/><Relationship Id="rId2430" Type="http://schemas.openxmlformats.org/officeDocument/2006/relationships/hyperlink" Target="../Docs/R1-2201887.zip" TargetMode="External"/><Relationship Id="rId2668" Type="http://schemas.openxmlformats.org/officeDocument/2006/relationships/hyperlink" Target="../Docs/R1-2200865.zip" TargetMode="External"/><Relationship Id="rId402" Type="http://schemas.openxmlformats.org/officeDocument/2006/relationships/hyperlink" Target="../Docs/R1-2202899.zip" TargetMode="External"/><Relationship Id="rId847" Type="http://schemas.openxmlformats.org/officeDocument/2006/relationships/hyperlink" Target="../Docs/R1-2201466.zip" TargetMode="External"/><Relationship Id="rId1032" Type="http://schemas.openxmlformats.org/officeDocument/2006/relationships/hyperlink" Target="../Docs/R1-2201268.zip" TargetMode="External"/><Relationship Id="rId1477" Type="http://schemas.openxmlformats.org/officeDocument/2006/relationships/hyperlink" Target="../Docs/R1-2202146.zip" TargetMode="External"/><Relationship Id="rId1684" Type="http://schemas.openxmlformats.org/officeDocument/2006/relationships/hyperlink" Target="../Docs/R1-2200884.zip" TargetMode="External"/><Relationship Id="rId1891" Type="http://schemas.openxmlformats.org/officeDocument/2006/relationships/hyperlink" Target="../Docs/R1-2202547.zip" TargetMode="External"/><Relationship Id="rId2528" Type="http://schemas.openxmlformats.org/officeDocument/2006/relationships/hyperlink" Target="../Docs/R1-2202751.zip" TargetMode="External"/><Relationship Id="rId2735" Type="http://schemas.openxmlformats.org/officeDocument/2006/relationships/hyperlink" Target="../Docs/R1-2202970.zip" TargetMode="External"/><Relationship Id="rId707" Type="http://schemas.openxmlformats.org/officeDocument/2006/relationships/hyperlink" Target="../Docs/R1-2202763.zip" TargetMode="External"/><Relationship Id="rId914" Type="http://schemas.openxmlformats.org/officeDocument/2006/relationships/hyperlink" Target="../Docs/R1-2202127.zip" TargetMode="External"/><Relationship Id="rId1337" Type="http://schemas.openxmlformats.org/officeDocument/2006/relationships/hyperlink" Target="../Docs/R1-2202848.zip" TargetMode="External"/><Relationship Id="rId1544" Type="http://schemas.openxmlformats.org/officeDocument/2006/relationships/image" Target="cid:_Foxmail.1@54735cfc-7c69-221f-66e0-3ea26e447529" TargetMode="External"/><Relationship Id="rId1751" Type="http://schemas.openxmlformats.org/officeDocument/2006/relationships/oleObject" Target="embeddings/oleObject16.bin"/><Relationship Id="rId1989" Type="http://schemas.openxmlformats.org/officeDocument/2006/relationships/hyperlink" Target="../Docs/R1-2201337.zip" TargetMode="External"/><Relationship Id="rId43" Type="http://schemas.openxmlformats.org/officeDocument/2006/relationships/hyperlink" Target="../Docs/R1-2202441.zip" TargetMode="External"/><Relationship Id="rId1404" Type="http://schemas.openxmlformats.org/officeDocument/2006/relationships/hyperlink" Target="../Docs/R1-2202604.zip" TargetMode="External"/><Relationship Id="rId1611" Type="http://schemas.openxmlformats.org/officeDocument/2006/relationships/hyperlink" Target="../Docs/R1-2201706.zip" TargetMode="External"/><Relationship Id="rId1849" Type="http://schemas.openxmlformats.org/officeDocument/2006/relationships/hyperlink" Target="../Docs/R1-2202277.zip" TargetMode="External"/><Relationship Id="rId192" Type="http://schemas.openxmlformats.org/officeDocument/2006/relationships/hyperlink" Target="../Docs/R1-2200857.zip" TargetMode="External"/><Relationship Id="rId1709" Type="http://schemas.openxmlformats.org/officeDocument/2006/relationships/hyperlink" Target="../Docs/R1-2201554.zip" TargetMode="External"/><Relationship Id="rId1916" Type="http://schemas.openxmlformats.org/officeDocument/2006/relationships/hyperlink" Target="../Docs/R1-2200963.zip" TargetMode="External"/><Relationship Id="rId497" Type="http://schemas.openxmlformats.org/officeDocument/2006/relationships/hyperlink" Target="../Docs/R1-2202507.zip" TargetMode="External"/><Relationship Id="rId2080" Type="http://schemas.openxmlformats.org/officeDocument/2006/relationships/hyperlink" Target="../Docs/R1-2201932.zip" TargetMode="External"/><Relationship Id="rId2178" Type="http://schemas.openxmlformats.org/officeDocument/2006/relationships/hyperlink" Target="../Docs/R1-2201950.zip" TargetMode="External"/><Relationship Id="rId2385" Type="http://schemas.openxmlformats.org/officeDocument/2006/relationships/hyperlink" Target="../Docs/R1-2200971.zip" TargetMode="External"/><Relationship Id="rId357" Type="http://schemas.openxmlformats.org/officeDocument/2006/relationships/hyperlink" Target="../Docs/R1-2202815.zip" TargetMode="External"/><Relationship Id="rId1194" Type="http://schemas.openxmlformats.org/officeDocument/2006/relationships/hyperlink" Target="../Docs/R1-2202489.zip" TargetMode="External"/><Relationship Id="rId2038" Type="http://schemas.openxmlformats.org/officeDocument/2006/relationships/hyperlink" Target="../Docs/R1-2202747.zip" TargetMode="External"/><Relationship Id="rId2592" Type="http://schemas.openxmlformats.org/officeDocument/2006/relationships/hyperlink" Target="../Docs/R1-2202993.zip" TargetMode="External"/><Relationship Id="rId217" Type="http://schemas.openxmlformats.org/officeDocument/2006/relationships/hyperlink" Target="../Docs/R1-2202268.zip" TargetMode="External"/><Relationship Id="rId564" Type="http://schemas.openxmlformats.org/officeDocument/2006/relationships/hyperlink" Target="../Docs/R1-2201603.zip" TargetMode="External"/><Relationship Id="rId771" Type="http://schemas.openxmlformats.org/officeDocument/2006/relationships/hyperlink" Target="../Docs/R1-2201996.zip" TargetMode="External"/><Relationship Id="rId869" Type="http://schemas.openxmlformats.org/officeDocument/2006/relationships/hyperlink" Target="../Docs/R1-2200933.zip" TargetMode="External"/><Relationship Id="rId1499" Type="http://schemas.openxmlformats.org/officeDocument/2006/relationships/hyperlink" Target="../Docs/R1-2202250.zip" TargetMode="External"/><Relationship Id="rId2245" Type="http://schemas.openxmlformats.org/officeDocument/2006/relationships/hyperlink" Target="../Docs/R1-2201810.zip" TargetMode="External"/><Relationship Id="rId2452" Type="http://schemas.openxmlformats.org/officeDocument/2006/relationships/hyperlink" Target="../Docs/R1-2202176.zip" TargetMode="External"/><Relationship Id="rId424" Type="http://schemas.openxmlformats.org/officeDocument/2006/relationships/hyperlink" Target="../Docs/R1-2201181.zip" TargetMode="External"/><Relationship Id="rId631" Type="http://schemas.openxmlformats.org/officeDocument/2006/relationships/hyperlink" Target="../Docs/R1-2201294.zip" TargetMode="External"/><Relationship Id="rId729" Type="http://schemas.openxmlformats.org/officeDocument/2006/relationships/hyperlink" Target="../Docs/R1-2202544.zip" TargetMode="External"/><Relationship Id="rId1054" Type="http://schemas.openxmlformats.org/officeDocument/2006/relationships/hyperlink" Target="../Docs/R1-2201354.zip" TargetMode="External"/><Relationship Id="rId1261" Type="http://schemas.openxmlformats.org/officeDocument/2006/relationships/hyperlink" Target="../Docs/R1-2202811.zip" TargetMode="External"/><Relationship Id="rId1359" Type="http://schemas.openxmlformats.org/officeDocument/2006/relationships/hyperlink" Target="../Docs/R1-2202659.zip" TargetMode="External"/><Relationship Id="rId2105" Type="http://schemas.openxmlformats.org/officeDocument/2006/relationships/hyperlink" Target="../Docs/R1-2202399.zip" TargetMode="External"/><Relationship Id="rId2312" Type="http://schemas.openxmlformats.org/officeDocument/2006/relationships/hyperlink" Target="../Docs/R1-2201560.zip" TargetMode="External"/><Relationship Id="rId2757" Type="http://schemas.openxmlformats.org/officeDocument/2006/relationships/hyperlink" Target="../Docs/R1-2202991.zip" TargetMode="External"/><Relationship Id="rId936" Type="http://schemas.openxmlformats.org/officeDocument/2006/relationships/hyperlink" Target="../Docs/R1-2202645.zip" TargetMode="External"/><Relationship Id="rId1121" Type="http://schemas.openxmlformats.org/officeDocument/2006/relationships/hyperlink" Target="../Docs/R1-2201356.zip" TargetMode="External"/><Relationship Id="rId1219" Type="http://schemas.openxmlformats.org/officeDocument/2006/relationships/hyperlink" Target="../Docs/R1-2202360.zip" TargetMode="External"/><Relationship Id="rId1566" Type="http://schemas.openxmlformats.org/officeDocument/2006/relationships/hyperlink" Target="../Docs/R1-2202787.zip" TargetMode="External"/><Relationship Id="rId1773" Type="http://schemas.openxmlformats.org/officeDocument/2006/relationships/hyperlink" Target="../Docs/R1-2201555.zip" TargetMode="External"/><Relationship Id="rId1980" Type="http://schemas.openxmlformats.org/officeDocument/2006/relationships/hyperlink" Target="../Docs/R1-2202483.zip" TargetMode="External"/><Relationship Id="rId2617" Type="http://schemas.openxmlformats.org/officeDocument/2006/relationships/hyperlink" Target="../Docs/R1-2202695.zip" TargetMode="External"/><Relationship Id="rId65" Type="http://schemas.openxmlformats.org/officeDocument/2006/relationships/hyperlink" Target="../Docs/R1-2200857.zip" TargetMode="External"/><Relationship Id="rId1426" Type="http://schemas.openxmlformats.org/officeDocument/2006/relationships/hyperlink" Target="../Docs/R1-2202515.zip" TargetMode="External"/><Relationship Id="rId1633" Type="http://schemas.openxmlformats.org/officeDocument/2006/relationships/oleObject" Target="embeddings/oleObject4.bin"/><Relationship Id="rId1840" Type="http://schemas.openxmlformats.org/officeDocument/2006/relationships/hyperlink" Target="../Docs/R1-2202448.zip" TargetMode="External"/><Relationship Id="rId1700" Type="http://schemas.openxmlformats.org/officeDocument/2006/relationships/hyperlink" Target="../Docs/R1-2200966.zip" TargetMode="External"/><Relationship Id="rId1938" Type="http://schemas.openxmlformats.org/officeDocument/2006/relationships/hyperlink" Target="../Docs/R1-2202201.zip" TargetMode="External"/><Relationship Id="rId281" Type="http://schemas.openxmlformats.org/officeDocument/2006/relationships/hyperlink" Target="../Docs/R1-2201323.zip" TargetMode="External"/><Relationship Id="rId141" Type="http://schemas.openxmlformats.org/officeDocument/2006/relationships/hyperlink" Target="../Docs/R1-2201455.zip" TargetMode="External"/><Relationship Id="rId379" Type="http://schemas.openxmlformats.org/officeDocument/2006/relationships/hyperlink" Target="../Docs/R1-2201924.zip" TargetMode="External"/><Relationship Id="rId586" Type="http://schemas.openxmlformats.org/officeDocument/2006/relationships/hyperlink" Target="../Docs/R1-2201074.zip" TargetMode="External"/><Relationship Id="rId793" Type="http://schemas.openxmlformats.org/officeDocument/2006/relationships/hyperlink" Target="../Docs/R1-2201535.zip" TargetMode="External"/><Relationship Id="rId2267" Type="http://schemas.openxmlformats.org/officeDocument/2006/relationships/hyperlink" Target="../Docs/R1-2201120.zip" TargetMode="External"/><Relationship Id="rId2474" Type="http://schemas.openxmlformats.org/officeDocument/2006/relationships/hyperlink" Target="../Docs/R1-2201726.zip" TargetMode="External"/><Relationship Id="rId2681" Type="http://schemas.openxmlformats.org/officeDocument/2006/relationships/hyperlink" Target="../Docs/R1-2200878.zip" TargetMode="External"/><Relationship Id="rId7" Type="http://schemas.openxmlformats.org/officeDocument/2006/relationships/footnotes" Target="footnotes.xml"/><Relationship Id="rId239" Type="http://schemas.openxmlformats.org/officeDocument/2006/relationships/hyperlink" Target="../Docs/R1-2201675.zip" TargetMode="External"/><Relationship Id="rId446" Type="http://schemas.openxmlformats.org/officeDocument/2006/relationships/hyperlink" Target="../Docs/R1-2202374.zip" TargetMode="External"/><Relationship Id="rId653" Type="http://schemas.openxmlformats.org/officeDocument/2006/relationships/hyperlink" Target="../Docs/R1-2202504.zip" TargetMode="External"/><Relationship Id="rId1076" Type="http://schemas.openxmlformats.org/officeDocument/2006/relationships/hyperlink" Target="../Docs/R1-2202679.zip" TargetMode="External"/><Relationship Id="rId1283" Type="http://schemas.openxmlformats.org/officeDocument/2006/relationships/hyperlink" Target="../Docs/R1-2202138.zip" TargetMode="External"/><Relationship Id="rId1490" Type="http://schemas.openxmlformats.org/officeDocument/2006/relationships/hyperlink" Target="../Docs/R1-2201668.zip" TargetMode="External"/><Relationship Id="rId2127" Type="http://schemas.openxmlformats.org/officeDocument/2006/relationships/hyperlink" Target="../Docs/R1-2202221.zip" TargetMode="External"/><Relationship Id="rId2334" Type="http://schemas.openxmlformats.org/officeDocument/2006/relationships/hyperlink" Target="../Docs/R1-2200925.zip" TargetMode="External"/><Relationship Id="rId2779" Type="http://schemas.openxmlformats.org/officeDocument/2006/relationships/hyperlink" Target="../Docs/R1-2202952.zip" TargetMode="External"/><Relationship Id="rId306" Type="http://schemas.openxmlformats.org/officeDocument/2006/relationships/hyperlink" Target="../Docs/R1-2201610.zip" TargetMode="External"/><Relationship Id="rId860" Type="http://schemas.openxmlformats.org/officeDocument/2006/relationships/hyperlink" Target="../Docs/R1-2202319.zip" TargetMode="External"/><Relationship Id="rId958" Type="http://schemas.openxmlformats.org/officeDocument/2006/relationships/hyperlink" Target="../Docs/R1-2201541.zip" TargetMode="External"/><Relationship Id="rId1143" Type="http://schemas.openxmlformats.org/officeDocument/2006/relationships/hyperlink" Target="../Docs/R1-2202536.zip" TargetMode="External"/><Relationship Id="rId1588" Type="http://schemas.openxmlformats.org/officeDocument/2006/relationships/hyperlink" Target="../Docs/R1-2202346.zip" TargetMode="External"/><Relationship Id="rId1795" Type="http://schemas.openxmlformats.org/officeDocument/2006/relationships/hyperlink" Target="../Docs/R1-2201286.zip" TargetMode="External"/><Relationship Id="rId2541" Type="http://schemas.openxmlformats.org/officeDocument/2006/relationships/hyperlink" Target="../Docs/R1-2202844.zip" TargetMode="External"/><Relationship Id="rId2639" Type="http://schemas.openxmlformats.org/officeDocument/2006/relationships/hyperlink" Target="../Docs/R1-2202849.zip" TargetMode="External"/><Relationship Id="rId87" Type="http://schemas.openxmlformats.org/officeDocument/2006/relationships/hyperlink" Target="../Docs/R1-2202327.zip" TargetMode="External"/><Relationship Id="rId513" Type="http://schemas.openxmlformats.org/officeDocument/2006/relationships/hyperlink" Target="../Docs/R1-2201292.zip" TargetMode="External"/><Relationship Id="rId720" Type="http://schemas.openxmlformats.org/officeDocument/2006/relationships/hyperlink" Target="../Docs/R1-2202368.zip" TargetMode="External"/><Relationship Id="rId818" Type="http://schemas.openxmlformats.org/officeDocument/2006/relationships/hyperlink" Target="../Docs/R1-2200993.zip" TargetMode="External"/><Relationship Id="rId1350" Type="http://schemas.openxmlformats.org/officeDocument/2006/relationships/hyperlink" Target="../Docs/R1-2202014.zip" TargetMode="External"/><Relationship Id="rId1448" Type="http://schemas.openxmlformats.org/officeDocument/2006/relationships/hyperlink" Target="../Docs/R1-2201366.zip" TargetMode="External"/><Relationship Id="rId1655" Type="http://schemas.openxmlformats.org/officeDocument/2006/relationships/hyperlink" Target="../Docs/R1-2201132.zip" TargetMode="External"/><Relationship Id="rId2401" Type="http://schemas.openxmlformats.org/officeDocument/2006/relationships/hyperlink" Target="../Docs/R1-2202172.zip" TargetMode="External"/><Relationship Id="rId2706" Type="http://schemas.openxmlformats.org/officeDocument/2006/relationships/hyperlink" Target="../Docs/R1-2200902.zip" TargetMode="External"/><Relationship Id="rId1003" Type="http://schemas.openxmlformats.org/officeDocument/2006/relationships/hyperlink" Target="../Docs/R1-2202412.zip" TargetMode="External"/><Relationship Id="rId1210" Type="http://schemas.openxmlformats.org/officeDocument/2006/relationships/hyperlink" Target="../Docs/R1-2201771.zip" TargetMode="External"/><Relationship Id="rId1308" Type="http://schemas.openxmlformats.org/officeDocument/2006/relationships/hyperlink" Target="../Docs/R1-2201854.zip" TargetMode="External"/><Relationship Id="rId1862" Type="http://schemas.openxmlformats.org/officeDocument/2006/relationships/image" Target="media/image60.png"/><Relationship Id="rId1515" Type="http://schemas.openxmlformats.org/officeDocument/2006/relationships/image" Target="../../../Users/cmcc/AppData/Roaming/Foxmail7/Temp-16544-20220301205706/Attach/image010(03-01-22-52-46).png" TargetMode="External"/><Relationship Id="rId1722" Type="http://schemas.openxmlformats.org/officeDocument/2006/relationships/hyperlink" Target="../Docs/R1-2202567.zip" TargetMode="External"/><Relationship Id="rId14" Type="http://schemas.openxmlformats.org/officeDocument/2006/relationships/hyperlink" Target="../Docs/R1-2202506.zip" TargetMode="External"/><Relationship Id="rId2191" Type="http://schemas.openxmlformats.org/officeDocument/2006/relationships/hyperlink" Target="../Docs/R1-2202930.zip" TargetMode="External"/><Relationship Id="rId163" Type="http://schemas.openxmlformats.org/officeDocument/2006/relationships/hyperlink" Target="../Docs/R1-2200886.zip" TargetMode="External"/><Relationship Id="rId370" Type="http://schemas.openxmlformats.org/officeDocument/2006/relationships/hyperlink" Target="https://www.3gpp.org/ftp/TSG_RAN/TSG_RAN/TSGR_91e/Docs/RP-210870.zip" TargetMode="External"/><Relationship Id="rId2051" Type="http://schemas.openxmlformats.org/officeDocument/2006/relationships/hyperlink" Target="../Docs/R1-2201877.zip" TargetMode="External"/><Relationship Id="rId2289" Type="http://schemas.openxmlformats.org/officeDocument/2006/relationships/hyperlink" Target="../Docs/R1-2201121.zip" TargetMode="External"/><Relationship Id="rId2496" Type="http://schemas.openxmlformats.org/officeDocument/2006/relationships/hyperlink" Target="../Docs/R1-2201803.zip" TargetMode="External"/><Relationship Id="rId230" Type="http://schemas.openxmlformats.org/officeDocument/2006/relationships/hyperlink" Target="../Docs/R1-2200874.zip" TargetMode="External"/><Relationship Id="rId468" Type="http://schemas.openxmlformats.org/officeDocument/2006/relationships/hyperlink" Target="../Docs/R1-2201319.zip" TargetMode="External"/><Relationship Id="rId675" Type="http://schemas.openxmlformats.org/officeDocument/2006/relationships/hyperlink" Target="../Docs/R1-2202802.zip" TargetMode="External"/><Relationship Id="rId882" Type="http://schemas.openxmlformats.org/officeDocument/2006/relationships/hyperlink" Target="../Docs/R1-2202088.zip" TargetMode="External"/><Relationship Id="rId1098" Type="http://schemas.openxmlformats.org/officeDocument/2006/relationships/hyperlink" Target="../Docs/R1-2202235.zip" TargetMode="External"/><Relationship Id="rId2149" Type="http://schemas.openxmlformats.org/officeDocument/2006/relationships/oleObject" Target="embeddings/oleObject27.bin"/><Relationship Id="rId2356" Type="http://schemas.openxmlformats.org/officeDocument/2006/relationships/hyperlink" Target="../Docs/R1-2201290.zip" TargetMode="External"/><Relationship Id="rId2563" Type="http://schemas.openxmlformats.org/officeDocument/2006/relationships/hyperlink" Target="../Docs/R1-2202964.zip" TargetMode="External"/><Relationship Id="rId2770" Type="http://schemas.openxmlformats.org/officeDocument/2006/relationships/hyperlink" Target="../Docs/R1-2202978.zip" TargetMode="External"/><Relationship Id="rId328" Type="http://schemas.openxmlformats.org/officeDocument/2006/relationships/hyperlink" Target="../Docs/R1-2202694.zip" TargetMode="External"/><Relationship Id="rId535" Type="http://schemas.openxmlformats.org/officeDocument/2006/relationships/hyperlink" Target="../Docs/R1-2202743.zip" TargetMode="External"/><Relationship Id="rId742" Type="http://schemas.openxmlformats.org/officeDocument/2006/relationships/hyperlink" Target="../Docs/R1-2202731.zip" TargetMode="External"/><Relationship Id="rId1165" Type="http://schemas.openxmlformats.org/officeDocument/2006/relationships/hyperlink" Target="../Docs/R1-2202010.zip" TargetMode="External"/><Relationship Id="rId1372" Type="http://schemas.openxmlformats.org/officeDocument/2006/relationships/hyperlink" Target="../Docs/R1-2200921.zip" TargetMode="External"/><Relationship Id="rId2009" Type="http://schemas.openxmlformats.org/officeDocument/2006/relationships/hyperlink" Target="../Docs/R1-2201815.zip" TargetMode="External"/><Relationship Id="rId2216" Type="http://schemas.openxmlformats.org/officeDocument/2006/relationships/oleObject" Target="embeddings/oleObject40.bin"/><Relationship Id="rId2423" Type="http://schemas.openxmlformats.org/officeDocument/2006/relationships/hyperlink" Target="../Docs/R1-2201127.zip" TargetMode="External"/><Relationship Id="rId2630" Type="http://schemas.openxmlformats.org/officeDocument/2006/relationships/hyperlink" Target="../Docs/R1-2202810.zip" TargetMode="External"/><Relationship Id="rId602" Type="http://schemas.openxmlformats.org/officeDocument/2006/relationships/hyperlink" Target="../Docs/R1-2202442.zip" TargetMode="External"/><Relationship Id="rId1025" Type="http://schemas.openxmlformats.org/officeDocument/2006/relationships/hyperlink" Target="../Docs/R1-2201737.zip" TargetMode="External"/><Relationship Id="rId1232" Type="http://schemas.openxmlformats.org/officeDocument/2006/relationships/image" Target="cid:image010.png@01D82A7E.AF1DC7C0" TargetMode="External"/><Relationship Id="rId1677" Type="http://schemas.openxmlformats.org/officeDocument/2006/relationships/hyperlink" Target="../Docs/R1-2202330.zip" TargetMode="External"/><Relationship Id="rId1884" Type="http://schemas.openxmlformats.org/officeDocument/2006/relationships/hyperlink" Target="../Docs/R1-2201614.zip" TargetMode="External"/><Relationship Id="rId2728" Type="http://schemas.openxmlformats.org/officeDocument/2006/relationships/hyperlink" Target="../Docs/R1-2202935.zip" TargetMode="External"/><Relationship Id="rId907" Type="http://schemas.openxmlformats.org/officeDocument/2006/relationships/hyperlink" Target="../Docs/R1-2201630.zip" TargetMode="External"/><Relationship Id="rId1537" Type="http://schemas.openxmlformats.org/officeDocument/2006/relationships/hyperlink" Target="../Docs/R1-2202418.zip" TargetMode="External"/><Relationship Id="rId1744" Type="http://schemas.openxmlformats.org/officeDocument/2006/relationships/hyperlink" Target="../Docs/R1-2202240.zip" TargetMode="External"/><Relationship Id="rId1951" Type="http://schemas.openxmlformats.org/officeDocument/2006/relationships/hyperlink" Target="../Docs/R1-2200964.zip" TargetMode="External"/><Relationship Id="rId36" Type="http://schemas.openxmlformats.org/officeDocument/2006/relationships/hyperlink" Target="../Docs/R1-2202097.zip" TargetMode="External"/><Relationship Id="rId1604" Type="http://schemas.openxmlformats.org/officeDocument/2006/relationships/hyperlink" Target="../Docs/R1-2201102.zip" TargetMode="External"/><Relationship Id="rId185" Type="http://schemas.openxmlformats.org/officeDocument/2006/relationships/hyperlink" Target="../Docs/R1-2201742.zip" TargetMode="External"/><Relationship Id="rId1811" Type="http://schemas.openxmlformats.org/officeDocument/2006/relationships/hyperlink" Target="../Docs/R1-2202302.zip" TargetMode="External"/><Relationship Id="rId1909" Type="http://schemas.openxmlformats.org/officeDocument/2006/relationships/hyperlink" Target="../Docs/R1-2202877.zip" TargetMode="External"/><Relationship Id="rId392" Type="http://schemas.openxmlformats.org/officeDocument/2006/relationships/hyperlink" Target="../Docs/R1-2201028.zip" TargetMode="External"/><Relationship Id="rId697" Type="http://schemas.openxmlformats.org/officeDocument/2006/relationships/hyperlink" Target="../Docs/R1-2202509.zip" TargetMode="External"/><Relationship Id="rId2073" Type="http://schemas.openxmlformats.org/officeDocument/2006/relationships/hyperlink" Target="../Docs/R1-2201340.zip" TargetMode="External"/><Relationship Id="rId2280" Type="http://schemas.openxmlformats.org/officeDocument/2006/relationships/hyperlink" Target="../Docs/R1-2202058.zip" TargetMode="External"/><Relationship Id="rId2378" Type="http://schemas.openxmlformats.org/officeDocument/2006/relationships/hyperlink" Target="../Docs/R1-2201797.zip" TargetMode="External"/><Relationship Id="rId252" Type="http://schemas.openxmlformats.org/officeDocument/2006/relationships/hyperlink" Target="../Docs/R1-2200908.zip" TargetMode="External"/><Relationship Id="rId1187" Type="http://schemas.openxmlformats.org/officeDocument/2006/relationships/hyperlink" Target="../Docs/R1-2202572.zip" TargetMode="External"/><Relationship Id="rId2140" Type="http://schemas.openxmlformats.org/officeDocument/2006/relationships/hyperlink" Target="../Docs/R1-2202271.zip" TargetMode="External"/><Relationship Id="rId2585" Type="http://schemas.openxmlformats.org/officeDocument/2006/relationships/hyperlink" Target="../Docs/R1-2202986.zip" TargetMode="External"/><Relationship Id="rId2792" Type="http://schemas.openxmlformats.org/officeDocument/2006/relationships/fontTable" Target="fontTable.xml"/><Relationship Id="rId112" Type="http://schemas.openxmlformats.org/officeDocument/2006/relationships/hyperlink" Target="../Docs/R1-2202456.zip" TargetMode="External"/><Relationship Id="rId557" Type="http://schemas.openxmlformats.org/officeDocument/2006/relationships/hyperlink" Target="../Docs/R1-2200866.zip" TargetMode="External"/><Relationship Id="rId764" Type="http://schemas.openxmlformats.org/officeDocument/2006/relationships/hyperlink" Target="../Docs/R1-2201682.zip" TargetMode="External"/><Relationship Id="rId971" Type="http://schemas.openxmlformats.org/officeDocument/2006/relationships/hyperlink" Target="../Docs/R1-2202503.zip" TargetMode="External"/><Relationship Id="rId1394" Type="http://schemas.openxmlformats.org/officeDocument/2006/relationships/hyperlink" Target="../Docs/R1-2201826.zip" TargetMode="External"/><Relationship Id="rId1699" Type="http://schemas.openxmlformats.org/officeDocument/2006/relationships/hyperlink" Target="../Docs/R1-2202867.zip" TargetMode="External"/><Relationship Id="rId2000" Type="http://schemas.openxmlformats.org/officeDocument/2006/relationships/hyperlink" Target="../Docs/R1-2201114.zip" TargetMode="External"/><Relationship Id="rId2238" Type="http://schemas.openxmlformats.org/officeDocument/2006/relationships/image" Target="media/image79.wmf"/><Relationship Id="rId2445" Type="http://schemas.openxmlformats.org/officeDocument/2006/relationships/hyperlink" Target="../Docs/R1-2201722.zip" TargetMode="External"/><Relationship Id="rId2652" Type="http://schemas.openxmlformats.org/officeDocument/2006/relationships/hyperlink" Target="../Docs/R1-2202924.zip" TargetMode="External"/><Relationship Id="rId417" Type="http://schemas.openxmlformats.org/officeDocument/2006/relationships/hyperlink" Target="../Docs/R1-2202834.zip" TargetMode="External"/><Relationship Id="rId624" Type="http://schemas.openxmlformats.org/officeDocument/2006/relationships/hyperlink" Target="../Docs/R1-2201402.zip" TargetMode="External"/><Relationship Id="rId831" Type="http://schemas.openxmlformats.org/officeDocument/2006/relationships/hyperlink" Target="../Docs/R1-2201941.zip" TargetMode="External"/><Relationship Id="rId1047" Type="http://schemas.openxmlformats.org/officeDocument/2006/relationships/hyperlink" Target="../Docs/R1-2202875.zip" TargetMode="External"/><Relationship Id="rId1254" Type="http://schemas.openxmlformats.org/officeDocument/2006/relationships/image" Target="cid:image033.png@01D82A7E.AF1DC7C0" TargetMode="External"/><Relationship Id="rId1461" Type="http://schemas.openxmlformats.org/officeDocument/2006/relationships/hyperlink" Target="../Docs/R1-2202394.zip" TargetMode="External"/><Relationship Id="rId2305" Type="http://schemas.openxmlformats.org/officeDocument/2006/relationships/hyperlink" Target="../Docs/R1-2201025.zip" TargetMode="External"/><Relationship Id="rId2512" Type="http://schemas.openxmlformats.org/officeDocument/2006/relationships/hyperlink" Target="../Docs/R1-2202675.zip" TargetMode="External"/><Relationship Id="rId929" Type="http://schemas.openxmlformats.org/officeDocument/2006/relationships/hyperlink" Target="../Docs/R1-2201573.zip" TargetMode="External"/><Relationship Id="rId1114" Type="http://schemas.openxmlformats.org/officeDocument/2006/relationships/hyperlink" Target="../Docs/R1-2200959.zip" TargetMode="External"/><Relationship Id="rId1321" Type="http://schemas.openxmlformats.org/officeDocument/2006/relationships/hyperlink" Target="../Docs/R1-2201479.zip" TargetMode="External"/><Relationship Id="rId1559" Type="http://schemas.openxmlformats.org/officeDocument/2006/relationships/hyperlink" Target="../Docs/R1-2202546.zip" TargetMode="External"/><Relationship Id="rId1766" Type="http://schemas.openxmlformats.org/officeDocument/2006/relationships/hyperlink" Target="../Docs/R1-2201106.zip" TargetMode="External"/><Relationship Id="rId1973" Type="http://schemas.openxmlformats.org/officeDocument/2006/relationships/hyperlink" Target="../Docs/R1-2202202.zip" TargetMode="External"/><Relationship Id="rId58" Type="http://schemas.openxmlformats.org/officeDocument/2006/relationships/hyperlink" Target="../Docs/R1-2201039.zip" TargetMode="External"/><Relationship Id="rId1419" Type="http://schemas.openxmlformats.org/officeDocument/2006/relationships/hyperlink" Target="../Docs/R1-2202143.zip" TargetMode="External"/><Relationship Id="rId1626" Type="http://schemas.openxmlformats.org/officeDocument/2006/relationships/image" Target="media/image40.wmf"/><Relationship Id="rId1833" Type="http://schemas.openxmlformats.org/officeDocument/2006/relationships/hyperlink" Target="../Docs/R1-2202593.zip" TargetMode="External"/><Relationship Id="rId1900" Type="http://schemas.openxmlformats.org/officeDocument/2006/relationships/hyperlink" Target="../Docs/R1-2201615.zip" TargetMode="External"/><Relationship Id="rId2095" Type="http://schemas.openxmlformats.org/officeDocument/2006/relationships/hyperlink" Target="../Docs/R1-2202550.zip" TargetMode="External"/><Relationship Id="rId274" Type="http://schemas.openxmlformats.org/officeDocument/2006/relationships/hyperlink" Target="../Docs/R1-2202077.zip" TargetMode="External"/><Relationship Id="rId481" Type="http://schemas.openxmlformats.org/officeDocument/2006/relationships/hyperlink" Target="../Docs/R1-2202615.zip" TargetMode="External"/><Relationship Id="rId2162" Type="http://schemas.openxmlformats.org/officeDocument/2006/relationships/hyperlink" Target="../Docs/R1-2201937.zip" TargetMode="External"/><Relationship Id="rId134" Type="http://schemas.openxmlformats.org/officeDocument/2006/relationships/hyperlink" Target="../Docs/R1-2202466.zip" TargetMode="External"/><Relationship Id="rId579" Type="http://schemas.openxmlformats.org/officeDocument/2006/relationships/hyperlink" Target="../Docs/R1-2201601.zip" TargetMode="External"/><Relationship Id="rId786" Type="http://schemas.openxmlformats.org/officeDocument/2006/relationships/hyperlink" Target="../Docs/R1-2200992.zip" TargetMode="External"/><Relationship Id="rId993" Type="http://schemas.openxmlformats.org/officeDocument/2006/relationships/hyperlink" Target="../Docs/R1-2201899.zip" TargetMode="External"/><Relationship Id="rId2467" Type="http://schemas.openxmlformats.org/officeDocument/2006/relationships/hyperlink" Target="../Docs/R1-2202863.zip" TargetMode="External"/><Relationship Id="rId2674" Type="http://schemas.openxmlformats.org/officeDocument/2006/relationships/hyperlink" Target="../Docs/R1-2200871.zip" TargetMode="External"/><Relationship Id="rId341" Type="http://schemas.openxmlformats.org/officeDocument/2006/relationships/hyperlink" Target="../Docs/R1-2200864.zip" TargetMode="External"/><Relationship Id="rId439" Type="http://schemas.openxmlformats.org/officeDocument/2006/relationships/hyperlink" Target="../Docs/R1-2202115.zip" TargetMode="External"/><Relationship Id="rId646" Type="http://schemas.openxmlformats.org/officeDocument/2006/relationships/hyperlink" Target="../Docs/R1-2202630.zip" TargetMode="External"/><Relationship Id="rId1069" Type="http://schemas.openxmlformats.org/officeDocument/2006/relationships/hyperlink" Target="../Docs/R1-2202338.zip" TargetMode="External"/><Relationship Id="rId1276" Type="http://schemas.openxmlformats.org/officeDocument/2006/relationships/hyperlink" Target="../Docs/R1-2201646.zip" TargetMode="External"/><Relationship Id="rId1483" Type="http://schemas.openxmlformats.org/officeDocument/2006/relationships/hyperlink" Target="../Docs/R1-2201367.zip" TargetMode="External"/><Relationship Id="rId2022" Type="http://schemas.openxmlformats.org/officeDocument/2006/relationships/hyperlink" Target="../Docs/R1-2201875.zip" TargetMode="External"/><Relationship Id="rId2327" Type="http://schemas.openxmlformats.org/officeDocument/2006/relationships/hyperlink" Target="../Docs/R1-2202041.zip" TargetMode="External"/><Relationship Id="rId201" Type="http://schemas.openxmlformats.org/officeDocument/2006/relationships/hyperlink" Target="../Docs/R1-2202289.zip" TargetMode="External"/><Relationship Id="rId506" Type="http://schemas.openxmlformats.org/officeDocument/2006/relationships/hyperlink" Target="../Docs/R1-2201066.zip" TargetMode="External"/><Relationship Id="rId853" Type="http://schemas.openxmlformats.org/officeDocument/2006/relationships/hyperlink" Target="../Docs/R1-2201847.zip" TargetMode="External"/><Relationship Id="rId1136" Type="http://schemas.openxmlformats.org/officeDocument/2006/relationships/hyperlink" Target="../Docs/R1-2202774.zip" TargetMode="External"/><Relationship Id="rId1690" Type="http://schemas.openxmlformats.org/officeDocument/2006/relationships/hyperlink" Target="../Docs/R1-2202895.zip" TargetMode="External"/><Relationship Id="rId1788" Type="http://schemas.openxmlformats.org/officeDocument/2006/relationships/hyperlink" Target="../Docs/R1-2202869.zip" TargetMode="External"/><Relationship Id="rId1995" Type="http://schemas.openxmlformats.org/officeDocument/2006/relationships/hyperlink" Target="../Docs/R1-2202790.zip" TargetMode="External"/><Relationship Id="rId2534" Type="http://schemas.openxmlformats.org/officeDocument/2006/relationships/hyperlink" Target="../Docs/R1-2202801.zip" TargetMode="External"/><Relationship Id="rId2741" Type="http://schemas.openxmlformats.org/officeDocument/2006/relationships/hyperlink" Target="../Docs/R1-2202982.zip" TargetMode="External"/><Relationship Id="rId713" Type="http://schemas.openxmlformats.org/officeDocument/2006/relationships/hyperlink" Target="../Docs/R1-2202084.zip" TargetMode="External"/><Relationship Id="rId920" Type="http://schemas.openxmlformats.org/officeDocument/2006/relationships/hyperlink" Target="../Docs/R1-2202767.zip" TargetMode="External"/><Relationship Id="rId1343" Type="http://schemas.openxmlformats.org/officeDocument/2006/relationships/hyperlink" Target="../Docs/R1-2201239.zip" TargetMode="External"/><Relationship Id="rId1550" Type="http://schemas.openxmlformats.org/officeDocument/2006/relationships/hyperlink" Target="../Docs/R1-2201406.zip" TargetMode="External"/><Relationship Id="rId1648" Type="http://schemas.openxmlformats.org/officeDocument/2006/relationships/image" Target="media/image51.wmf"/><Relationship Id="rId2601" Type="http://schemas.openxmlformats.org/officeDocument/2006/relationships/hyperlink" Target="../Docs/R1-2203002.zip" TargetMode="External"/><Relationship Id="rId1203" Type="http://schemas.openxmlformats.org/officeDocument/2006/relationships/hyperlink" Target="../Docs/R1-2200937.zip" TargetMode="External"/><Relationship Id="rId1410" Type="http://schemas.openxmlformats.org/officeDocument/2006/relationships/hyperlink" Target="../Docs/R1-2201364.zip" TargetMode="External"/><Relationship Id="rId1508" Type="http://schemas.openxmlformats.org/officeDocument/2006/relationships/image" Target="media/image27.png"/><Relationship Id="rId1855" Type="http://schemas.openxmlformats.org/officeDocument/2006/relationships/hyperlink" Target="../Docs/R1-2200977.zip" TargetMode="External"/><Relationship Id="rId1715" Type="http://schemas.openxmlformats.org/officeDocument/2006/relationships/hyperlink" Target="../Docs/R1-2202026.zip" TargetMode="External"/><Relationship Id="rId1922" Type="http://schemas.openxmlformats.org/officeDocument/2006/relationships/hyperlink" Target="../Docs/R1-2201386.zip" TargetMode="External"/><Relationship Id="rId296" Type="http://schemas.openxmlformats.org/officeDocument/2006/relationships/hyperlink" Target="../Docs/R1-2201828.zip" TargetMode="External"/><Relationship Id="rId2184" Type="http://schemas.openxmlformats.org/officeDocument/2006/relationships/oleObject" Target="embeddings/oleObject35.bin"/><Relationship Id="rId2391" Type="http://schemas.openxmlformats.org/officeDocument/2006/relationships/hyperlink" Target="../Docs/R1-2201448.zip" TargetMode="External"/><Relationship Id="rId156" Type="http://schemas.openxmlformats.org/officeDocument/2006/relationships/hyperlink" Target="../Docs/R1-2201235.zip" TargetMode="External"/><Relationship Id="rId363" Type="http://schemas.openxmlformats.org/officeDocument/2006/relationships/hyperlink" Target="../Docs/R1-2200973.zip" TargetMode="External"/><Relationship Id="rId570" Type="http://schemas.openxmlformats.org/officeDocument/2006/relationships/hyperlink" Target="../Docs/R1-2201604.zip" TargetMode="External"/><Relationship Id="rId2044" Type="http://schemas.openxmlformats.org/officeDocument/2006/relationships/hyperlink" Target="../Docs/R1-2201258.zip" TargetMode="External"/><Relationship Id="rId2251" Type="http://schemas.openxmlformats.org/officeDocument/2006/relationships/hyperlink" Target="../Docs/R1-2202823.zip" TargetMode="External"/><Relationship Id="rId2489" Type="http://schemas.openxmlformats.org/officeDocument/2006/relationships/hyperlink" Target="../Docs/R1-2202857.zip" TargetMode="External"/><Relationship Id="rId2696" Type="http://schemas.openxmlformats.org/officeDocument/2006/relationships/hyperlink" Target="../Docs/R1-2200892.zip" TargetMode="External"/><Relationship Id="rId223" Type="http://schemas.openxmlformats.org/officeDocument/2006/relationships/hyperlink" Target="../Docs/R1-2200896.zip" TargetMode="External"/><Relationship Id="rId430" Type="http://schemas.openxmlformats.org/officeDocument/2006/relationships/hyperlink" Target="../Docs/R1-2202795.zip" TargetMode="External"/><Relationship Id="rId668" Type="http://schemas.openxmlformats.org/officeDocument/2006/relationships/hyperlink" Target="../Docs/R1-2202315.zip" TargetMode="External"/><Relationship Id="rId875" Type="http://schemas.openxmlformats.org/officeDocument/2006/relationships/hyperlink" Target="../Docs/R1-2201538.zip" TargetMode="External"/><Relationship Id="rId1060" Type="http://schemas.openxmlformats.org/officeDocument/2006/relationships/hyperlink" Target="../Docs/R1-2201691.zip" TargetMode="External"/><Relationship Id="rId1298" Type="http://schemas.openxmlformats.org/officeDocument/2006/relationships/hyperlink" Target="../Docs/R1-2201092.zip" TargetMode="External"/><Relationship Id="rId2111" Type="http://schemas.openxmlformats.org/officeDocument/2006/relationships/hyperlink" Target="../Docs/R1-2201118.zip" TargetMode="External"/><Relationship Id="rId2349" Type="http://schemas.openxmlformats.org/officeDocument/2006/relationships/hyperlink" Target="../Docs/R1-2202862.zip" TargetMode="External"/><Relationship Id="rId2556" Type="http://schemas.openxmlformats.org/officeDocument/2006/relationships/hyperlink" Target="../Docs/R1-2202957.zip" TargetMode="External"/><Relationship Id="rId2763" Type="http://schemas.openxmlformats.org/officeDocument/2006/relationships/hyperlink" Target="../Docs/R1-2202965.zip" TargetMode="External"/><Relationship Id="rId528" Type="http://schemas.openxmlformats.org/officeDocument/2006/relationships/hyperlink" Target="../Docs/R1-2201072.zip" TargetMode="External"/><Relationship Id="rId735" Type="http://schemas.openxmlformats.org/officeDocument/2006/relationships/hyperlink" Target="../Docs/R1-2202760.zip" TargetMode="External"/><Relationship Id="rId942" Type="http://schemas.openxmlformats.org/officeDocument/2006/relationships/hyperlink" Target="../Docs/R1-2202771.zip" TargetMode="External"/><Relationship Id="rId1158" Type="http://schemas.openxmlformats.org/officeDocument/2006/relationships/hyperlink" Target="../Docs/R1-2201545.zip" TargetMode="External"/><Relationship Id="rId1365" Type="http://schemas.openxmlformats.org/officeDocument/2006/relationships/hyperlink" Target="../Docs/R1-2200857.zip" TargetMode="External"/><Relationship Id="rId1572" Type="http://schemas.openxmlformats.org/officeDocument/2006/relationships/hyperlink" Target="../Docs/R1-2201280.zip" TargetMode="External"/><Relationship Id="rId2209" Type="http://schemas.openxmlformats.org/officeDocument/2006/relationships/image" Target="media/image65.wmf"/><Relationship Id="rId2416" Type="http://schemas.openxmlformats.org/officeDocument/2006/relationships/hyperlink" Target="../Docs/R1-2201528.zip" TargetMode="External"/><Relationship Id="rId2623" Type="http://schemas.openxmlformats.org/officeDocument/2006/relationships/hyperlink" Target="../Docs/R1-2202734.zip" TargetMode="External"/><Relationship Id="rId1018" Type="http://schemas.openxmlformats.org/officeDocument/2006/relationships/image" Target="cid:image031.png@01D82F6A.A9677C40" TargetMode="External"/><Relationship Id="rId1225" Type="http://schemas.openxmlformats.org/officeDocument/2006/relationships/hyperlink" Target="../Docs/R1-2202843.zip" TargetMode="External"/><Relationship Id="rId1432" Type="http://schemas.openxmlformats.org/officeDocument/2006/relationships/hyperlink" Target="../Docs/R1-2201243.zip" TargetMode="External"/><Relationship Id="rId1877" Type="http://schemas.openxmlformats.org/officeDocument/2006/relationships/hyperlink" Target="../Docs/R1-2202155.zip" TargetMode="External"/><Relationship Id="rId71" Type="http://schemas.openxmlformats.org/officeDocument/2006/relationships/hyperlink" Target="../Docs/R1-2201822.zip" TargetMode="External"/><Relationship Id="rId802" Type="http://schemas.openxmlformats.org/officeDocument/2006/relationships/hyperlink" Target="../Docs/R1-2202123.zip" TargetMode="External"/><Relationship Id="rId1737" Type="http://schemas.openxmlformats.org/officeDocument/2006/relationships/hyperlink" Target="../Docs/R1-2201869.zip" TargetMode="External"/><Relationship Id="rId1944" Type="http://schemas.openxmlformats.org/officeDocument/2006/relationships/hyperlink" Target="../Docs/R1-2202376.zip" TargetMode="External"/><Relationship Id="rId29" Type="http://schemas.openxmlformats.org/officeDocument/2006/relationships/hyperlink" Target="../Docs/R1-2200866.zip" TargetMode="External"/><Relationship Id="rId178" Type="http://schemas.openxmlformats.org/officeDocument/2006/relationships/hyperlink" Target="../Docs/R1-2201566.zip" TargetMode="External"/><Relationship Id="rId1804" Type="http://schemas.openxmlformats.org/officeDocument/2006/relationships/hyperlink" Target="../Docs/R1-2201871.zip" TargetMode="External"/><Relationship Id="rId385" Type="http://schemas.openxmlformats.org/officeDocument/2006/relationships/hyperlink" Target="../Docs/R1-2200881.zip" TargetMode="External"/><Relationship Id="rId592" Type="http://schemas.openxmlformats.org/officeDocument/2006/relationships/hyperlink" Target="../Docs/R1-2202614.zip" TargetMode="External"/><Relationship Id="rId2066" Type="http://schemas.openxmlformats.org/officeDocument/2006/relationships/hyperlink" Target="../Docs/R1-2202579.zip" TargetMode="External"/><Relationship Id="rId2273" Type="http://schemas.openxmlformats.org/officeDocument/2006/relationships/hyperlink" Target="../Docs/R1-2201562.zip" TargetMode="External"/><Relationship Id="rId2480" Type="http://schemas.openxmlformats.org/officeDocument/2006/relationships/hyperlink" Target="../Docs/R1-2202856.zip" TargetMode="External"/><Relationship Id="rId245" Type="http://schemas.openxmlformats.org/officeDocument/2006/relationships/hyperlink" Target="../Docs/R1-2201051.zip" TargetMode="External"/><Relationship Id="rId452" Type="http://schemas.openxmlformats.org/officeDocument/2006/relationships/hyperlink" Target="../Docs/R1-2202450.zip" TargetMode="External"/><Relationship Id="rId897" Type="http://schemas.openxmlformats.org/officeDocument/2006/relationships/hyperlink" Target="../Docs/R1-2200934.zip" TargetMode="External"/><Relationship Id="rId1082" Type="http://schemas.openxmlformats.org/officeDocument/2006/relationships/hyperlink" Target="../Docs/R1-2201270.zip" TargetMode="External"/><Relationship Id="rId2133" Type="http://schemas.openxmlformats.org/officeDocument/2006/relationships/hyperlink" Target="../Docs/R1-2201119.zip" TargetMode="External"/><Relationship Id="rId2340" Type="http://schemas.openxmlformats.org/officeDocument/2006/relationships/hyperlink" Target="../Docs/R1-2201447.zip" TargetMode="External"/><Relationship Id="rId2578" Type="http://schemas.openxmlformats.org/officeDocument/2006/relationships/hyperlink" Target="../Docs/R1-2202979.zip" TargetMode="External"/><Relationship Id="rId2785" Type="http://schemas.openxmlformats.org/officeDocument/2006/relationships/hyperlink" Target="../Docs/R1-2202987.zip" TargetMode="External"/><Relationship Id="rId105" Type="http://schemas.openxmlformats.org/officeDocument/2006/relationships/hyperlink" Target="../Docs/R1-2201312.zip" TargetMode="External"/><Relationship Id="rId312" Type="http://schemas.openxmlformats.org/officeDocument/2006/relationships/hyperlink" Target="../Docs/R1-2201155.zip" TargetMode="External"/><Relationship Id="rId757" Type="http://schemas.openxmlformats.org/officeDocument/2006/relationships/hyperlink" Target="../Docs/R1-2201425.zip" TargetMode="External"/><Relationship Id="rId964" Type="http://schemas.openxmlformats.org/officeDocument/2006/relationships/hyperlink" Target="../Docs/R1-2201901.zip" TargetMode="External"/><Relationship Id="rId1387" Type="http://schemas.openxmlformats.org/officeDocument/2006/relationships/hyperlink" Target="../Docs/R1-2200922.zip" TargetMode="External"/><Relationship Id="rId1594" Type="http://schemas.openxmlformats.org/officeDocument/2006/relationships/image" Target="cid:_Foxmail.1@22dbae3c-7f99-2bb3-233d-6b2712bfcf21" TargetMode="External"/><Relationship Id="rId2200" Type="http://schemas.openxmlformats.org/officeDocument/2006/relationships/hyperlink" Target="../Docs/R1-2201653.zip" TargetMode="External"/><Relationship Id="rId2438" Type="http://schemas.openxmlformats.org/officeDocument/2006/relationships/hyperlink" Target="../Docs/R1-2201519.zip" TargetMode="External"/><Relationship Id="rId2645" Type="http://schemas.openxmlformats.org/officeDocument/2006/relationships/hyperlink" Target="../Docs/R1-2202884.zip" TargetMode="External"/><Relationship Id="rId93" Type="http://schemas.openxmlformats.org/officeDocument/2006/relationships/hyperlink" Target="../Docs/R1-2201210.zip" TargetMode="External"/><Relationship Id="rId617" Type="http://schemas.openxmlformats.org/officeDocument/2006/relationships/hyperlink" Target="../Docs/R1-2201627.zip" TargetMode="External"/><Relationship Id="rId824" Type="http://schemas.openxmlformats.org/officeDocument/2006/relationships/hyperlink" Target="../Docs/R1-2201465.zip" TargetMode="External"/><Relationship Id="rId1247" Type="http://schemas.openxmlformats.org/officeDocument/2006/relationships/image" Target="media/image19.png"/><Relationship Id="rId1454" Type="http://schemas.openxmlformats.org/officeDocument/2006/relationships/hyperlink" Target="../Docs/R1-2201891.zip" TargetMode="External"/><Relationship Id="rId1661" Type="http://schemas.openxmlformats.org/officeDocument/2006/relationships/hyperlink" Target="../Docs/R1-2201282.zip" TargetMode="External"/><Relationship Id="rId1899" Type="http://schemas.openxmlformats.org/officeDocument/2006/relationships/hyperlink" Target="../Docs/R1-2201527.zip" TargetMode="External"/><Relationship Id="rId2505" Type="http://schemas.openxmlformats.org/officeDocument/2006/relationships/hyperlink" Target="../Docs/R1-2202416.zip" TargetMode="External"/><Relationship Id="rId2712" Type="http://schemas.openxmlformats.org/officeDocument/2006/relationships/hyperlink" Target="../Docs/R1-2200908.zip" TargetMode="External"/><Relationship Id="rId1107" Type="http://schemas.openxmlformats.org/officeDocument/2006/relationships/hyperlink" Target="../Docs/R1-2202876.zip" TargetMode="External"/><Relationship Id="rId1314" Type="http://schemas.openxmlformats.org/officeDocument/2006/relationships/hyperlink" Target="../Docs/R1-2202242.zip" TargetMode="External"/><Relationship Id="rId1521" Type="http://schemas.openxmlformats.org/officeDocument/2006/relationships/hyperlink" Target="../Docs/R1-2201100.zip" TargetMode="External"/><Relationship Id="rId1759" Type="http://schemas.openxmlformats.org/officeDocument/2006/relationships/oleObject" Target="embeddings/oleObject21.bin"/><Relationship Id="rId1966" Type="http://schemas.openxmlformats.org/officeDocument/2006/relationships/hyperlink" Target="../Docs/R1-2201820.zip" TargetMode="External"/><Relationship Id="rId1619" Type="http://schemas.openxmlformats.org/officeDocument/2006/relationships/hyperlink" Target="../Docs/R1-2202217.zip" TargetMode="External"/><Relationship Id="rId1826" Type="http://schemas.openxmlformats.org/officeDocument/2006/relationships/hyperlink" Target="../Docs/R1-2201872.zip" TargetMode="External"/><Relationship Id="rId20" Type="http://schemas.openxmlformats.org/officeDocument/2006/relationships/hyperlink" Target="../Docs/R1-2201233.zip" TargetMode="External"/><Relationship Id="rId2088" Type="http://schemas.openxmlformats.org/officeDocument/2006/relationships/hyperlink" Target="../Docs/R1-2200882.zip" TargetMode="External"/><Relationship Id="rId2295" Type="http://schemas.openxmlformats.org/officeDocument/2006/relationships/hyperlink" Target="../Docs/R1-2201741.zip" TargetMode="External"/><Relationship Id="rId267" Type="http://schemas.openxmlformats.org/officeDocument/2006/relationships/hyperlink" Target="../Docs/R1-2201813.zip" TargetMode="External"/><Relationship Id="rId474" Type="http://schemas.openxmlformats.org/officeDocument/2006/relationships/hyperlink" Target="../Docs/R1-2202050.zip" TargetMode="External"/><Relationship Id="rId2155" Type="http://schemas.openxmlformats.org/officeDocument/2006/relationships/oleObject" Target="embeddings/oleObject33.bin"/><Relationship Id="rId127" Type="http://schemas.openxmlformats.org/officeDocument/2006/relationships/hyperlink" Target="../Docs/R1-2201451.zip" TargetMode="External"/><Relationship Id="rId681" Type="http://schemas.openxmlformats.org/officeDocument/2006/relationships/hyperlink" Target="../Docs/R1-2202519.zip" TargetMode="External"/><Relationship Id="rId779" Type="http://schemas.openxmlformats.org/officeDocument/2006/relationships/hyperlink" Target="../Docs/R1-2200861.zip" TargetMode="External"/><Relationship Id="rId986" Type="http://schemas.openxmlformats.org/officeDocument/2006/relationships/hyperlink" Target="../Docs/R1-2201471.zip" TargetMode="External"/><Relationship Id="rId2362" Type="http://schemas.openxmlformats.org/officeDocument/2006/relationships/hyperlink" Target="../Docs/R1-2201731.zip" TargetMode="External"/><Relationship Id="rId2667" Type="http://schemas.openxmlformats.org/officeDocument/2006/relationships/hyperlink" Target="../Docs/R1-2200864.zip" TargetMode="External"/><Relationship Id="rId334" Type="http://schemas.openxmlformats.org/officeDocument/2006/relationships/hyperlink" Target="../Docs/R1-2202777.zip" TargetMode="External"/><Relationship Id="rId541" Type="http://schemas.openxmlformats.org/officeDocument/2006/relationships/hyperlink" Target="../Docs/R1-2201990.zip" TargetMode="External"/><Relationship Id="rId639" Type="http://schemas.openxmlformats.org/officeDocument/2006/relationships/hyperlink" Target="../Docs/R1-2202120.zip" TargetMode="External"/><Relationship Id="rId1171" Type="http://schemas.openxmlformats.org/officeDocument/2006/relationships/hyperlink" Target="../Docs/R1-2202485.zip" TargetMode="External"/><Relationship Id="rId1269" Type="http://schemas.openxmlformats.org/officeDocument/2006/relationships/hyperlink" Target="../Docs/R1-2201216.zip" TargetMode="External"/><Relationship Id="rId1476" Type="http://schemas.openxmlformats.org/officeDocument/2006/relationships/hyperlink" Target="../Docs/R1-2202535.zip" TargetMode="External"/><Relationship Id="rId2015" Type="http://schemas.openxmlformats.org/officeDocument/2006/relationships/hyperlink" Target="../Docs/R1-2202160.zip" TargetMode="External"/><Relationship Id="rId2222" Type="http://schemas.openxmlformats.org/officeDocument/2006/relationships/oleObject" Target="embeddings/oleObject43.bin"/><Relationship Id="rId401" Type="http://schemas.openxmlformats.org/officeDocument/2006/relationships/hyperlink" Target="../Docs/R1-2202898.zip" TargetMode="External"/><Relationship Id="rId846" Type="http://schemas.openxmlformats.org/officeDocument/2006/relationships/hyperlink" Target="../Docs/R1-2201435.zip" TargetMode="External"/><Relationship Id="rId1031" Type="http://schemas.openxmlformats.org/officeDocument/2006/relationships/hyperlink" Target="../Docs/R1-2201087.zip" TargetMode="External"/><Relationship Id="rId1129" Type="http://schemas.openxmlformats.org/officeDocument/2006/relationships/hyperlink" Target="../Docs/R1-2201769.zip" TargetMode="External"/><Relationship Id="rId1683" Type="http://schemas.openxmlformats.org/officeDocument/2006/relationships/hyperlink" Target="../Docs/R1-2200884.zip" TargetMode="External"/><Relationship Id="rId1890" Type="http://schemas.openxmlformats.org/officeDocument/2006/relationships/hyperlink" Target="../Docs/R1-2202402.zip" TargetMode="External"/><Relationship Id="rId1988" Type="http://schemas.openxmlformats.org/officeDocument/2006/relationships/hyperlink" Target="../Docs/R1-2201113.zip" TargetMode="External"/><Relationship Id="rId2527" Type="http://schemas.openxmlformats.org/officeDocument/2006/relationships/hyperlink" Target="../Docs/R1-2202743.zip" TargetMode="External"/><Relationship Id="rId2734" Type="http://schemas.openxmlformats.org/officeDocument/2006/relationships/hyperlink" Target="../Docs/R1-2203005.zip" TargetMode="External"/><Relationship Id="rId706" Type="http://schemas.openxmlformats.org/officeDocument/2006/relationships/hyperlink" Target="../Docs/R1-2202508.zip" TargetMode="External"/><Relationship Id="rId913" Type="http://schemas.openxmlformats.org/officeDocument/2006/relationships/hyperlink" Target="../Docs/R1-2202001.zip" TargetMode="External"/><Relationship Id="rId1336" Type="http://schemas.openxmlformats.org/officeDocument/2006/relationships/hyperlink" Target="../Docs/R1-2202620.zip" TargetMode="External"/><Relationship Id="rId1543" Type="http://schemas.openxmlformats.org/officeDocument/2006/relationships/image" Target="media/image33.png"/><Relationship Id="rId1750" Type="http://schemas.openxmlformats.org/officeDocument/2006/relationships/image" Target="media/image55.wmf"/><Relationship Id="rId42" Type="http://schemas.openxmlformats.org/officeDocument/2006/relationships/hyperlink" Target="../Docs/R1-2202379.zip" TargetMode="External"/><Relationship Id="rId1403" Type="http://schemas.openxmlformats.org/officeDocument/2006/relationships/hyperlink" Target="../Docs/R1-2202603.zip" TargetMode="External"/><Relationship Id="rId1610" Type="http://schemas.openxmlformats.org/officeDocument/2006/relationships/hyperlink" Target="../Docs/R1-2201642.zip" TargetMode="External"/><Relationship Id="rId1848" Type="http://schemas.openxmlformats.org/officeDocument/2006/relationships/hyperlink" Target="../Docs/R1-2202076.zip" TargetMode="External"/><Relationship Id="rId191" Type="http://schemas.openxmlformats.org/officeDocument/2006/relationships/hyperlink" Target="../Docs/R1-2202454.zip" TargetMode="External"/><Relationship Id="rId1708" Type="http://schemas.openxmlformats.org/officeDocument/2006/relationships/hyperlink" Target="../Docs/R1-2201487.zip" TargetMode="External"/><Relationship Id="rId1915" Type="http://schemas.openxmlformats.org/officeDocument/2006/relationships/hyperlink" Target="../Docs/R1-2202708.zip" TargetMode="External"/><Relationship Id="rId289" Type="http://schemas.openxmlformats.org/officeDocument/2006/relationships/hyperlink" Target="../Docs/R1-2200884.zip" TargetMode="External"/><Relationship Id="rId496" Type="http://schemas.openxmlformats.org/officeDocument/2006/relationships/hyperlink" Target="../Docs/R1-2202451.zip" TargetMode="External"/><Relationship Id="rId2177" Type="http://schemas.openxmlformats.org/officeDocument/2006/relationships/hyperlink" Target="../Docs/R1-2201880.zip" TargetMode="External"/><Relationship Id="rId2384" Type="http://schemas.openxmlformats.org/officeDocument/2006/relationships/hyperlink" Target="../Docs/R1-2201516.zip" TargetMode="External"/><Relationship Id="rId2591" Type="http://schemas.openxmlformats.org/officeDocument/2006/relationships/hyperlink" Target="../Docs/R1-2202992.zip" TargetMode="External"/><Relationship Id="rId149" Type="http://schemas.openxmlformats.org/officeDocument/2006/relationships/hyperlink" Target="../Docs/R1-2202096.zip" TargetMode="External"/><Relationship Id="rId356" Type="http://schemas.openxmlformats.org/officeDocument/2006/relationships/hyperlink" Target="../Docs/R1-2202756.zip" TargetMode="External"/><Relationship Id="rId563" Type="http://schemas.openxmlformats.org/officeDocument/2006/relationships/hyperlink" Target="../Docs/R1-2201600.zip" TargetMode="External"/><Relationship Id="rId770" Type="http://schemas.openxmlformats.org/officeDocument/2006/relationships/hyperlink" Target="../Docs/R1-2201995.zip" TargetMode="External"/><Relationship Id="rId1193" Type="http://schemas.openxmlformats.org/officeDocument/2006/relationships/hyperlink" Target="../Docs/R1-2201184.zip" TargetMode="External"/><Relationship Id="rId2037" Type="http://schemas.openxmlformats.org/officeDocument/2006/relationships/hyperlink" Target="../Docs/R1-2202822.zip" TargetMode="External"/><Relationship Id="rId2244" Type="http://schemas.openxmlformats.org/officeDocument/2006/relationships/hyperlink" Target="../Docs/R1-2201589.zip" TargetMode="External"/><Relationship Id="rId2451" Type="http://schemas.openxmlformats.org/officeDocument/2006/relationships/hyperlink" Target="../Docs/R1-2202082.zip" TargetMode="External"/><Relationship Id="rId2689" Type="http://schemas.openxmlformats.org/officeDocument/2006/relationships/hyperlink" Target="../Docs/R1-2200886.zip" TargetMode="External"/><Relationship Id="rId216" Type="http://schemas.openxmlformats.org/officeDocument/2006/relationships/hyperlink" Target="../Docs/R1-2202103.zip" TargetMode="External"/><Relationship Id="rId423" Type="http://schemas.openxmlformats.org/officeDocument/2006/relationships/hyperlink" Target="../Docs/R1-2200973.zip" TargetMode="External"/><Relationship Id="rId868" Type="http://schemas.openxmlformats.org/officeDocument/2006/relationships/hyperlink" Target="../Docs/R1-2202942.zip" TargetMode="External"/><Relationship Id="rId1053" Type="http://schemas.openxmlformats.org/officeDocument/2006/relationships/hyperlink" Target="../Docs/R1-2201269.zip" TargetMode="External"/><Relationship Id="rId1260" Type="http://schemas.openxmlformats.org/officeDocument/2006/relationships/image" Target="cid:image042.png@01D82A7E.AF1DC7C0" TargetMode="External"/><Relationship Id="rId1498" Type="http://schemas.openxmlformats.org/officeDocument/2006/relationships/hyperlink" Target="../Docs/R1-2202192.zip" TargetMode="External"/><Relationship Id="rId2104" Type="http://schemas.openxmlformats.org/officeDocument/2006/relationships/hyperlink" Target="../Docs/R1-2202352.zip" TargetMode="External"/><Relationship Id="rId2549" Type="http://schemas.openxmlformats.org/officeDocument/2006/relationships/hyperlink" Target="../Docs/R1-2202950.zip" TargetMode="External"/><Relationship Id="rId2756" Type="http://schemas.openxmlformats.org/officeDocument/2006/relationships/hyperlink" Target="../Docs/R1-2202981.zip" TargetMode="External"/><Relationship Id="rId630" Type="http://schemas.openxmlformats.org/officeDocument/2006/relationships/hyperlink" Target="../Docs/R1-2201000.zip" TargetMode="External"/><Relationship Id="rId728" Type="http://schemas.openxmlformats.org/officeDocument/2006/relationships/hyperlink" Target="../Docs/R1-2202542.zip" TargetMode="External"/><Relationship Id="rId935" Type="http://schemas.openxmlformats.org/officeDocument/2006/relationships/hyperlink" Target="../Docs/R1-2202322.zip" TargetMode="External"/><Relationship Id="rId1358" Type="http://schemas.openxmlformats.org/officeDocument/2006/relationships/hyperlink" Target="../Docs/R1-2202658.zip" TargetMode="External"/><Relationship Id="rId1565" Type="http://schemas.openxmlformats.org/officeDocument/2006/relationships/hyperlink" Target="../Docs/R1-2202419.zip" TargetMode="External"/><Relationship Id="rId1772" Type="http://schemas.openxmlformats.org/officeDocument/2006/relationships/hyperlink" Target="../Docs/R1-2201489.zip" TargetMode="External"/><Relationship Id="rId2311" Type="http://schemas.openxmlformats.org/officeDocument/2006/relationships/hyperlink" Target="../Docs/R1-2201503.zip" TargetMode="External"/><Relationship Id="rId2409" Type="http://schemas.openxmlformats.org/officeDocument/2006/relationships/hyperlink" Target="../Docs/R1-2202279.zip" TargetMode="External"/><Relationship Id="rId2616" Type="http://schemas.openxmlformats.org/officeDocument/2006/relationships/hyperlink" Target="../Docs/R1-2202693.zip" TargetMode="External"/><Relationship Id="rId64" Type="http://schemas.openxmlformats.org/officeDocument/2006/relationships/hyperlink" Target="../Docs/R1-2200890.zip" TargetMode="External"/><Relationship Id="rId1120" Type="http://schemas.openxmlformats.org/officeDocument/2006/relationships/hyperlink" Target="../Docs/R1-2201295.zip" TargetMode="External"/><Relationship Id="rId1218" Type="http://schemas.openxmlformats.org/officeDocument/2006/relationships/hyperlink" Target="../Docs/R1-2202285.zip" TargetMode="External"/><Relationship Id="rId1425" Type="http://schemas.openxmlformats.org/officeDocument/2006/relationships/hyperlink" Target="../Docs/R1-2202842.zip" TargetMode="External"/><Relationship Id="rId1632" Type="http://schemas.openxmlformats.org/officeDocument/2006/relationships/image" Target="media/image43.wmf"/><Relationship Id="rId1937" Type="http://schemas.openxmlformats.org/officeDocument/2006/relationships/hyperlink" Target="../Docs/R1-2202158.zip" TargetMode="External"/><Relationship Id="rId2199" Type="http://schemas.openxmlformats.org/officeDocument/2006/relationships/hyperlink" Target="../Docs/R1-2201588.zip" TargetMode="External"/><Relationship Id="rId280" Type="http://schemas.openxmlformats.org/officeDocument/2006/relationships/hyperlink" Target="../Docs/R1-2201262.zip" TargetMode="External"/><Relationship Id="rId140" Type="http://schemas.openxmlformats.org/officeDocument/2006/relationships/hyperlink" Target="../Docs/R1-2201307.zip" TargetMode="External"/><Relationship Id="rId378" Type="http://schemas.openxmlformats.org/officeDocument/2006/relationships/hyperlink" Target="../Docs/R1-2201680.zip" TargetMode="External"/><Relationship Id="rId585" Type="http://schemas.openxmlformats.org/officeDocument/2006/relationships/hyperlink" Target="../Docs/R1-2201073.zip" TargetMode="External"/><Relationship Id="rId792" Type="http://schemas.openxmlformats.org/officeDocument/2006/relationships/hyperlink" Target="../Docs/R1-2201464.zip" TargetMode="External"/><Relationship Id="rId2059" Type="http://schemas.openxmlformats.org/officeDocument/2006/relationships/hyperlink" Target="../Docs/R1-2202397.zip" TargetMode="External"/><Relationship Id="rId2266" Type="http://schemas.openxmlformats.org/officeDocument/2006/relationships/hyperlink" Target="../Docs/R1-2200936.zip" TargetMode="External"/><Relationship Id="rId2473" Type="http://schemas.openxmlformats.org/officeDocument/2006/relationships/hyperlink" Target="../Docs/R1-2201421.zip" TargetMode="External"/><Relationship Id="rId2680" Type="http://schemas.openxmlformats.org/officeDocument/2006/relationships/hyperlink" Target="../Docs/R1-2200877.zip" TargetMode="External"/><Relationship Id="rId6" Type="http://schemas.openxmlformats.org/officeDocument/2006/relationships/webSettings" Target="webSettings.xml"/><Relationship Id="rId238" Type="http://schemas.openxmlformats.org/officeDocument/2006/relationships/hyperlink" Target="../Docs/R1-2201157.zip" TargetMode="External"/><Relationship Id="rId445" Type="http://schemas.openxmlformats.org/officeDocument/2006/relationships/hyperlink" Target="../Docs/R1-2202115.zip" TargetMode="External"/><Relationship Id="rId652" Type="http://schemas.openxmlformats.org/officeDocument/2006/relationships/hyperlink" Target="../Docs/R1-2202701.zip" TargetMode="External"/><Relationship Id="rId1075" Type="http://schemas.openxmlformats.org/officeDocument/2006/relationships/hyperlink" Target="../Docs/R1-2202679.zip" TargetMode="External"/><Relationship Id="rId1282" Type="http://schemas.openxmlformats.org/officeDocument/2006/relationships/hyperlink" Target="../Docs/R1-2202012.zip" TargetMode="External"/><Relationship Id="rId2126" Type="http://schemas.openxmlformats.org/officeDocument/2006/relationships/hyperlink" Target="../Docs/R1-2202602.zip" TargetMode="External"/><Relationship Id="rId2333" Type="http://schemas.openxmlformats.org/officeDocument/2006/relationships/hyperlink" Target="../Docs/R1-2202852.zip" TargetMode="External"/><Relationship Id="rId2540" Type="http://schemas.openxmlformats.org/officeDocument/2006/relationships/hyperlink" Target="../Docs/R1-2202826.zip" TargetMode="External"/><Relationship Id="rId2778" Type="http://schemas.openxmlformats.org/officeDocument/2006/relationships/hyperlink" Target="../Docs/R1-2202995.zip" TargetMode="External"/><Relationship Id="rId305" Type="http://schemas.openxmlformats.org/officeDocument/2006/relationships/hyperlink" Target="../Docs/R1-2201524.zip" TargetMode="External"/><Relationship Id="rId512" Type="http://schemas.openxmlformats.org/officeDocument/2006/relationships/hyperlink" Target="../Docs/R1-2201291.zip" TargetMode="External"/><Relationship Id="rId957" Type="http://schemas.openxmlformats.org/officeDocument/2006/relationships/hyperlink" Target="../Docs/R1-2201470.zip" TargetMode="External"/><Relationship Id="rId1142" Type="http://schemas.openxmlformats.org/officeDocument/2006/relationships/hyperlink" Target="../Docs/R1-2202363.zip" TargetMode="External"/><Relationship Id="rId1587" Type="http://schemas.openxmlformats.org/officeDocument/2006/relationships/hyperlink" Target="../Docs/R1-2202328.zip" TargetMode="External"/><Relationship Id="rId1794" Type="http://schemas.openxmlformats.org/officeDocument/2006/relationships/hyperlink" Target="../Docs/R1-2201167.zip" TargetMode="External"/><Relationship Id="rId2400" Type="http://schemas.openxmlformats.org/officeDocument/2006/relationships/hyperlink" Target="../Docs/R1-2202087.zip" TargetMode="External"/><Relationship Id="rId2638" Type="http://schemas.openxmlformats.org/officeDocument/2006/relationships/hyperlink" Target="../Docs/R1-2202847.zip" TargetMode="External"/><Relationship Id="rId86" Type="http://schemas.openxmlformats.org/officeDocument/2006/relationships/hyperlink" Target="../Docs/R1-2202297.zip" TargetMode="External"/><Relationship Id="rId817" Type="http://schemas.openxmlformats.org/officeDocument/2006/relationships/hyperlink" Target="../Docs/R1-2200931.zip" TargetMode="External"/><Relationship Id="rId1002" Type="http://schemas.openxmlformats.org/officeDocument/2006/relationships/hyperlink" Target="../Docs/R1-2202409.zip" TargetMode="External"/><Relationship Id="rId1447" Type="http://schemas.openxmlformats.org/officeDocument/2006/relationships/hyperlink" Target="../Docs/R1-2201244.zip" TargetMode="External"/><Relationship Id="rId1654" Type="http://schemas.openxmlformats.org/officeDocument/2006/relationships/hyperlink" Target="../Docs/R1-2202651.zip" TargetMode="External"/><Relationship Id="rId1861" Type="http://schemas.openxmlformats.org/officeDocument/2006/relationships/image" Target="../../../Users/cmcc/AppData/Roaming/Foxmail7/Temp-11516-20220226110102/Attach/image001(02-26-11-44-51).png" TargetMode="External"/><Relationship Id="rId2705" Type="http://schemas.openxmlformats.org/officeDocument/2006/relationships/hyperlink" Target="../Docs/R1-2200901.zip" TargetMode="External"/><Relationship Id="rId1307" Type="http://schemas.openxmlformats.org/officeDocument/2006/relationships/hyperlink" Target="../Docs/R1-2201806.zip" TargetMode="External"/><Relationship Id="rId1514" Type="http://schemas.openxmlformats.org/officeDocument/2006/relationships/image" Target="media/image30.png"/><Relationship Id="rId1721" Type="http://schemas.openxmlformats.org/officeDocument/2006/relationships/hyperlink" Target="../Docs/R1-2202566.zip" TargetMode="External"/><Relationship Id="rId1959" Type="http://schemas.openxmlformats.org/officeDocument/2006/relationships/hyperlink" Target="../Docs/R1-2201495.zip" TargetMode="External"/><Relationship Id="rId13" Type="http://schemas.openxmlformats.org/officeDocument/2006/relationships/hyperlink" Target="../Docs/R1-2200851.zip" TargetMode="External"/><Relationship Id="rId1819" Type="http://schemas.openxmlformats.org/officeDocument/2006/relationships/hyperlink" Target="../Docs/R1-2201168.zip" TargetMode="External"/><Relationship Id="rId2190" Type="http://schemas.openxmlformats.org/officeDocument/2006/relationships/hyperlink" Target="../Docs/R1-2202917.zip" TargetMode="External"/><Relationship Id="rId2288" Type="http://schemas.openxmlformats.org/officeDocument/2006/relationships/hyperlink" Target="../Docs/R1-2200958.zip" TargetMode="External"/><Relationship Id="rId2495" Type="http://schemas.openxmlformats.org/officeDocument/2006/relationships/hyperlink" Target="../Docs/R1-2201513.zip" TargetMode="External"/><Relationship Id="rId162" Type="http://schemas.openxmlformats.org/officeDocument/2006/relationships/hyperlink" Target="../Docs/R1-2202467.zip" TargetMode="External"/><Relationship Id="rId467" Type="http://schemas.openxmlformats.org/officeDocument/2006/relationships/hyperlink" Target="../Docs/R1-2201383.zip" TargetMode="External"/><Relationship Id="rId1097" Type="http://schemas.openxmlformats.org/officeDocument/2006/relationships/hyperlink" Target="../Docs/R1-2202133.zip" TargetMode="External"/><Relationship Id="rId2050" Type="http://schemas.openxmlformats.org/officeDocument/2006/relationships/hyperlink" Target="../Docs/R1-2201816.zip" TargetMode="External"/><Relationship Id="rId2148" Type="http://schemas.openxmlformats.org/officeDocument/2006/relationships/oleObject" Target="embeddings/oleObject26.bin"/><Relationship Id="rId674" Type="http://schemas.openxmlformats.org/officeDocument/2006/relationships/hyperlink" Target="../Docs/R1-2202801.zip" TargetMode="External"/><Relationship Id="rId881" Type="http://schemas.openxmlformats.org/officeDocument/2006/relationships/hyperlink" Target="../Docs/R1-2202000.zip" TargetMode="External"/><Relationship Id="rId979" Type="http://schemas.openxmlformats.org/officeDocument/2006/relationships/hyperlink" Target="../Docs/R1-2200953.zip" TargetMode="External"/><Relationship Id="rId2355" Type="http://schemas.openxmlformats.org/officeDocument/2006/relationships/hyperlink" Target="../Docs/R1-2201139.zip" TargetMode="External"/><Relationship Id="rId2562" Type="http://schemas.openxmlformats.org/officeDocument/2006/relationships/hyperlink" Target="../Docs/R1-2202963.zip" TargetMode="External"/><Relationship Id="rId327" Type="http://schemas.openxmlformats.org/officeDocument/2006/relationships/hyperlink" Target="../Docs/R1-2200907.zip" TargetMode="External"/><Relationship Id="rId534" Type="http://schemas.openxmlformats.org/officeDocument/2006/relationships/hyperlink" Target="../Docs/R1-2202742.zip" TargetMode="External"/><Relationship Id="rId741" Type="http://schemas.openxmlformats.org/officeDocument/2006/relationships/hyperlink" Target="../Docs/R1-2200859.zip" TargetMode="External"/><Relationship Id="rId839" Type="http://schemas.openxmlformats.org/officeDocument/2006/relationships/hyperlink" Target="../Docs/R1-2200932.zip" TargetMode="External"/><Relationship Id="rId1164" Type="http://schemas.openxmlformats.org/officeDocument/2006/relationships/hyperlink" Target="../Docs/R1-2201904.zip" TargetMode="External"/><Relationship Id="rId1371" Type="http://schemas.openxmlformats.org/officeDocument/2006/relationships/hyperlink" Target="../Docs/R1-2202922.zip" TargetMode="External"/><Relationship Id="rId1469" Type="http://schemas.openxmlformats.org/officeDocument/2006/relationships/hyperlink" Target="../Docs/R1-2202523.zip" TargetMode="External"/><Relationship Id="rId2008" Type="http://schemas.openxmlformats.org/officeDocument/2006/relationships/hyperlink" Target="../Docs/R1-2201786.zip" TargetMode="External"/><Relationship Id="rId2215" Type="http://schemas.openxmlformats.org/officeDocument/2006/relationships/image" Target="media/image68.wmf"/><Relationship Id="rId2422" Type="http://schemas.openxmlformats.org/officeDocument/2006/relationships/hyperlink" Target="../Docs/R1-2200984.zip" TargetMode="External"/><Relationship Id="rId601" Type="http://schemas.openxmlformats.org/officeDocument/2006/relationships/hyperlink" Target="../Docs/R1-2202442.zip" TargetMode="External"/><Relationship Id="rId1024" Type="http://schemas.openxmlformats.org/officeDocument/2006/relationships/hyperlink" Target="../Docs/R1-2201737.zip" TargetMode="External"/><Relationship Id="rId1231" Type="http://schemas.openxmlformats.org/officeDocument/2006/relationships/image" Target="media/image11.png"/><Relationship Id="rId1676" Type="http://schemas.openxmlformats.org/officeDocument/2006/relationships/hyperlink" Target="../Docs/R1-2202249.zip" TargetMode="External"/><Relationship Id="rId1883" Type="http://schemas.openxmlformats.org/officeDocument/2006/relationships/hyperlink" Target="../Docs/R1-2201526.zip" TargetMode="External"/><Relationship Id="rId2727" Type="http://schemas.openxmlformats.org/officeDocument/2006/relationships/hyperlink" Target="../Docs/R1-2202901.zip" TargetMode="External"/><Relationship Id="rId906" Type="http://schemas.openxmlformats.org/officeDocument/2006/relationships/hyperlink" Target="../Docs/R1-2201572.zip" TargetMode="External"/><Relationship Id="rId1329" Type="http://schemas.openxmlformats.org/officeDocument/2006/relationships/hyperlink" Target="../Docs/R1-2202785.zip" TargetMode="External"/><Relationship Id="rId1536" Type="http://schemas.openxmlformats.org/officeDocument/2006/relationships/hyperlink" Target="../Docs/R1-2202345.zip" TargetMode="External"/><Relationship Id="rId1743" Type="http://schemas.openxmlformats.org/officeDocument/2006/relationships/hyperlink" Target="../Docs/R1-2202197.zip" TargetMode="External"/><Relationship Id="rId1950" Type="http://schemas.openxmlformats.org/officeDocument/2006/relationships/hyperlink" Target="../Docs/R1-2202565.zip" TargetMode="External"/><Relationship Id="rId35" Type="http://schemas.openxmlformats.org/officeDocument/2006/relationships/hyperlink" Target="../Docs/R1-2201982.zip" TargetMode="External"/><Relationship Id="rId1603" Type="http://schemas.openxmlformats.org/officeDocument/2006/relationships/hyperlink" Target="../Docs/R1-2200945.zip" TargetMode="External"/><Relationship Id="rId1810" Type="http://schemas.openxmlformats.org/officeDocument/2006/relationships/hyperlink" Target="../Docs/R1-2202238.zip" TargetMode="External"/><Relationship Id="rId184" Type="http://schemas.openxmlformats.org/officeDocument/2006/relationships/hyperlink" Target="../Docs/R1-2201057.zip" TargetMode="External"/><Relationship Id="rId391" Type="http://schemas.openxmlformats.org/officeDocument/2006/relationships/hyperlink" Target="../Docs/R1-2201027.zip" TargetMode="External"/><Relationship Id="rId1908" Type="http://schemas.openxmlformats.org/officeDocument/2006/relationships/hyperlink" Target="../Docs/R1-2200906.zip" TargetMode="External"/><Relationship Id="rId2072" Type="http://schemas.openxmlformats.org/officeDocument/2006/relationships/hyperlink" Target="../Docs/R1-2201259.zip" TargetMode="External"/><Relationship Id="rId251" Type="http://schemas.openxmlformats.org/officeDocument/2006/relationships/hyperlink" Target="../Docs/R1-2202304.zip" TargetMode="External"/><Relationship Id="rId489" Type="http://schemas.openxmlformats.org/officeDocument/2006/relationships/hyperlink" Target="../Docs/R1-2202183.zip" TargetMode="External"/><Relationship Id="rId696" Type="http://schemas.openxmlformats.org/officeDocument/2006/relationships/hyperlink" Target="../Docs/R1-2202782.zip" TargetMode="External"/><Relationship Id="rId2377" Type="http://schemas.openxmlformats.org/officeDocument/2006/relationships/hyperlink" Target="../Docs/R1-2201732.zip" TargetMode="External"/><Relationship Id="rId2584" Type="http://schemas.openxmlformats.org/officeDocument/2006/relationships/hyperlink" Target="../Docs/R1-2202985.zip" TargetMode="External"/><Relationship Id="rId2791" Type="http://schemas.openxmlformats.org/officeDocument/2006/relationships/header" Target="header2.xml"/><Relationship Id="rId349" Type="http://schemas.openxmlformats.org/officeDocument/2006/relationships/hyperlink" Target="../Docs/R1-2200910.zip" TargetMode="External"/><Relationship Id="rId556" Type="http://schemas.openxmlformats.org/officeDocument/2006/relationships/hyperlink" Target="../Docs/R1-2200866.zip" TargetMode="External"/><Relationship Id="rId763" Type="http://schemas.openxmlformats.org/officeDocument/2006/relationships/hyperlink" Target="../Docs/R1-2201644.zip" TargetMode="External"/><Relationship Id="rId1186" Type="http://schemas.openxmlformats.org/officeDocument/2006/relationships/hyperlink" Target="../Docs/R1-2202571.zip" TargetMode="External"/><Relationship Id="rId1393" Type="http://schemas.openxmlformats.org/officeDocument/2006/relationships/hyperlink" Target="../Docs/R1-2201699.zip" TargetMode="External"/><Relationship Id="rId2237" Type="http://schemas.openxmlformats.org/officeDocument/2006/relationships/oleObject" Target="embeddings/oleObject51.bin"/><Relationship Id="rId2444" Type="http://schemas.openxmlformats.org/officeDocument/2006/relationships/hyperlink" Target="../Docs/R1-2201511.zip" TargetMode="External"/><Relationship Id="rId111" Type="http://schemas.openxmlformats.org/officeDocument/2006/relationships/hyperlink" Target="../Docs/R1-2200889.zip" TargetMode="External"/><Relationship Id="rId209" Type="http://schemas.openxmlformats.org/officeDocument/2006/relationships/hyperlink" Target="../Docs/R1-2202288.zip" TargetMode="External"/><Relationship Id="rId416" Type="http://schemas.openxmlformats.org/officeDocument/2006/relationships/hyperlink" Target="../Docs/R1-2202449.zip" TargetMode="External"/><Relationship Id="rId970" Type="http://schemas.openxmlformats.org/officeDocument/2006/relationships/hyperlink" Target="../Docs/R1-2202502.zip" TargetMode="External"/><Relationship Id="rId1046" Type="http://schemas.openxmlformats.org/officeDocument/2006/relationships/hyperlink" Target="../Docs/R1-2201036.zip" TargetMode="External"/><Relationship Id="rId1253" Type="http://schemas.openxmlformats.org/officeDocument/2006/relationships/image" Target="media/image22.png"/><Relationship Id="rId1698" Type="http://schemas.openxmlformats.org/officeDocument/2006/relationships/hyperlink" Target="../Docs/R1-2202868.zip" TargetMode="External"/><Relationship Id="rId2651" Type="http://schemas.openxmlformats.org/officeDocument/2006/relationships/hyperlink" Target="../Docs/R1-2202922.zip" TargetMode="External"/><Relationship Id="rId2749" Type="http://schemas.openxmlformats.org/officeDocument/2006/relationships/hyperlink" Target="../Docs/R1-2202949.zip" TargetMode="External"/><Relationship Id="rId623" Type="http://schemas.openxmlformats.org/officeDocument/2006/relationships/hyperlink" Target="../Docs/R1-2201326.zip" TargetMode="External"/><Relationship Id="rId830" Type="http://schemas.openxmlformats.org/officeDocument/2006/relationships/hyperlink" Target="../Docs/R1-2201846.zip" TargetMode="External"/><Relationship Id="rId928" Type="http://schemas.openxmlformats.org/officeDocument/2006/relationships/hyperlink" Target="../Docs/R1-2201540.zip" TargetMode="External"/><Relationship Id="rId1460" Type="http://schemas.openxmlformats.org/officeDocument/2006/relationships/hyperlink" Target="../Docs/R1-2202372.zip" TargetMode="External"/><Relationship Id="rId1558" Type="http://schemas.openxmlformats.org/officeDocument/2006/relationships/hyperlink" Target="../Docs/R1-2202383.zip" TargetMode="External"/><Relationship Id="rId1765" Type="http://schemas.openxmlformats.org/officeDocument/2006/relationships/hyperlink" Target="../Docs/R1-2201014.zip" TargetMode="External"/><Relationship Id="rId2304" Type="http://schemas.openxmlformats.org/officeDocument/2006/relationships/hyperlink" Target="../Docs/R1-2201005.zip" TargetMode="External"/><Relationship Id="rId2511" Type="http://schemas.openxmlformats.org/officeDocument/2006/relationships/hyperlink" Target="../Docs/R1-2202674.zip" TargetMode="External"/><Relationship Id="rId2609" Type="http://schemas.openxmlformats.org/officeDocument/2006/relationships/hyperlink" Target="../Docs/R1-2202599.zip" TargetMode="External"/><Relationship Id="rId57" Type="http://schemas.openxmlformats.org/officeDocument/2006/relationships/hyperlink" Target="../Docs/R1-2200890.zip" TargetMode="External"/><Relationship Id="rId1113" Type="http://schemas.openxmlformats.org/officeDocument/2006/relationships/hyperlink" Target="../Docs/R1-2202776.zip" TargetMode="External"/><Relationship Id="rId1320" Type="http://schemas.openxmlformats.org/officeDocument/2006/relationships/hyperlink" Target="../Docs/R1-2202623.zip" TargetMode="External"/><Relationship Id="rId1418" Type="http://schemas.openxmlformats.org/officeDocument/2006/relationships/hyperlink" Target="../Docs/R1-2202017.zip" TargetMode="External"/><Relationship Id="rId1972" Type="http://schemas.openxmlformats.org/officeDocument/2006/relationships/hyperlink" Target="../Docs/R1-2202159.zip" TargetMode="External"/><Relationship Id="rId1625" Type="http://schemas.openxmlformats.org/officeDocument/2006/relationships/hyperlink" Target="../Docs/R1-2202650.zip" TargetMode="External"/><Relationship Id="rId1832" Type="http://schemas.openxmlformats.org/officeDocument/2006/relationships/hyperlink" Target="../Docs/R1-2202592.zip" TargetMode="External"/><Relationship Id="rId2094" Type="http://schemas.openxmlformats.org/officeDocument/2006/relationships/hyperlink" Target="../Docs/R1-2202549.zip" TargetMode="External"/><Relationship Id="rId273" Type="http://schemas.openxmlformats.org/officeDocument/2006/relationships/hyperlink" Target="../Docs/R1-2201264.zip" TargetMode="External"/><Relationship Id="rId480" Type="http://schemas.openxmlformats.org/officeDocument/2006/relationships/hyperlink" Target="../Docs/R1-2201989.zip" TargetMode="External"/><Relationship Id="rId2161" Type="http://schemas.openxmlformats.org/officeDocument/2006/relationships/hyperlink" Target="../Docs/R1-2202918.zip" TargetMode="External"/><Relationship Id="rId2399" Type="http://schemas.openxmlformats.org/officeDocument/2006/relationships/hyperlink" Target="../Docs/R1-2202045.zip" TargetMode="External"/><Relationship Id="rId133" Type="http://schemas.openxmlformats.org/officeDocument/2006/relationships/hyperlink" Target="../Docs/R1-2202324.zip" TargetMode="External"/><Relationship Id="rId340" Type="http://schemas.openxmlformats.org/officeDocument/2006/relationships/hyperlink" Target="../Docs/R1-2200863.zip" TargetMode="External"/><Relationship Id="rId578" Type="http://schemas.openxmlformats.org/officeDocument/2006/relationships/hyperlink" Target="../Docs/R1-2202516.zip" TargetMode="External"/><Relationship Id="rId785" Type="http://schemas.openxmlformats.org/officeDocument/2006/relationships/hyperlink" Target="../Docs/R1-2200930.zip" TargetMode="External"/><Relationship Id="rId992" Type="http://schemas.openxmlformats.org/officeDocument/2006/relationships/hyperlink" Target="../Docs/R1-2201765.zip" TargetMode="External"/><Relationship Id="rId2021" Type="http://schemas.openxmlformats.org/officeDocument/2006/relationships/hyperlink" Target="../Docs/R1-2202580.zip" TargetMode="External"/><Relationship Id="rId2259" Type="http://schemas.openxmlformats.org/officeDocument/2006/relationships/hyperlink" Target="../Docs/R1-2202923.zip" TargetMode="External"/><Relationship Id="rId2466" Type="http://schemas.openxmlformats.org/officeDocument/2006/relationships/hyperlink" Target="../Docs/R1-2202225.zip" TargetMode="External"/><Relationship Id="rId2673" Type="http://schemas.openxmlformats.org/officeDocument/2006/relationships/hyperlink" Target="../Docs/R1-2200870.zip" TargetMode="External"/><Relationship Id="rId200" Type="http://schemas.openxmlformats.org/officeDocument/2006/relationships/hyperlink" Target="../Docs/R1-2202204.zip" TargetMode="External"/><Relationship Id="rId438" Type="http://schemas.openxmlformats.org/officeDocument/2006/relationships/hyperlink" Target="../Docs/R1-2201755.zip" TargetMode="External"/><Relationship Id="rId645" Type="http://schemas.openxmlformats.org/officeDocument/2006/relationships/hyperlink" Target="../Docs/R1-2202629.zip" TargetMode="External"/><Relationship Id="rId852" Type="http://schemas.openxmlformats.org/officeDocument/2006/relationships/hyperlink" Target="../Docs/R1-2201761.zip" TargetMode="External"/><Relationship Id="rId1068" Type="http://schemas.openxmlformats.org/officeDocument/2006/relationships/hyperlink" Target="../Docs/R1-2202283.zip" TargetMode="External"/><Relationship Id="rId1275" Type="http://schemas.openxmlformats.org/officeDocument/2006/relationships/hyperlink" Target="../Docs/R1-2201581.zip" TargetMode="External"/><Relationship Id="rId1482" Type="http://schemas.openxmlformats.org/officeDocument/2006/relationships/hyperlink" Target="../Docs/R1-2201277.zip" TargetMode="External"/><Relationship Id="rId2119" Type="http://schemas.openxmlformats.org/officeDocument/2006/relationships/hyperlink" Target="../Docs/R1-2202037.zip" TargetMode="External"/><Relationship Id="rId2326" Type="http://schemas.openxmlformats.org/officeDocument/2006/relationships/hyperlink" Target="../Docs/R1-2201807.zip" TargetMode="External"/><Relationship Id="rId2533" Type="http://schemas.openxmlformats.org/officeDocument/2006/relationships/hyperlink" Target="../Docs/R1-2202800.zip" TargetMode="External"/><Relationship Id="rId2740" Type="http://schemas.openxmlformats.org/officeDocument/2006/relationships/hyperlink" Target="../Docs/R1-2202988.zip" TargetMode="External"/><Relationship Id="rId505" Type="http://schemas.openxmlformats.org/officeDocument/2006/relationships/hyperlink" Target="../Docs/R1-2201065.zip" TargetMode="External"/><Relationship Id="rId712" Type="http://schemas.openxmlformats.org/officeDocument/2006/relationships/hyperlink" Target="../Docs/R1-2202084.zip" TargetMode="External"/><Relationship Id="rId1135" Type="http://schemas.openxmlformats.org/officeDocument/2006/relationships/hyperlink" Target="../Docs/R1-2202773.zip" TargetMode="External"/><Relationship Id="rId1342" Type="http://schemas.openxmlformats.org/officeDocument/2006/relationships/hyperlink" Target="../Docs/R1-2201193.zip" TargetMode="External"/><Relationship Id="rId1787" Type="http://schemas.openxmlformats.org/officeDocument/2006/relationships/hyperlink" Target="../Docs/R1-2202617.zip" TargetMode="External"/><Relationship Id="rId1994" Type="http://schemas.openxmlformats.org/officeDocument/2006/relationships/hyperlink" Target="../Docs/R1-2202444.zip" TargetMode="External"/><Relationship Id="rId79" Type="http://schemas.openxmlformats.org/officeDocument/2006/relationships/hyperlink" Target="../Docs/R1-2201009.zip" TargetMode="External"/><Relationship Id="rId1202" Type="http://schemas.openxmlformats.org/officeDocument/2006/relationships/hyperlink" Target="../Docs/R1-2202910.zip" TargetMode="External"/><Relationship Id="rId1647" Type="http://schemas.openxmlformats.org/officeDocument/2006/relationships/oleObject" Target="embeddings/oleObject11.bin"/><Relationship Id="rId1854" Type="http://schemas.openxmlformats.org/officeDocument/2006/relationships/hyperlink" Target="../Docs/R1-2202881.zip" TargetMode="External"/><Relationship Id="rId2600" Type="http://schemas.openxmlformats.org/officeDocument/2006/relationships/hyperlink" Target="../Docs/R1-2203001.zip" TargetMode="External"/><Relationship Id="rId1507" Type="http://schemas.openxmlformats.org/officeDocument/2006/relationships/image" Target="../../../Users/cmcc/AppData/Roaming/Foxmail7/Temp-16544-20220301205706/Attach/image002(03-01-22-52-46).png" TargetMode="External"/><Relationship Id="rId1714" Type="http://schemas.openxmlformats.org/officeDocument/2006/relationships/hyperlink" Target="../Docs/R1-2201961.zip" TargetMode="External"/><Relationship Id="rId295" Type="http://schemas.openxmlformats.org/officeDocument/2006/relationships/hyperlink" Target="../Docs/R1-2201322.zip" TargetMode="External"/><Relationship Id="rId1921" Type="http://schemas.openxmlformats.org/officeDocument/2006/relationships/hyperlink" Target="../Docs/R1-2201335.zip" TargetMode="External"/><Relationship Id="rId2183" Type="http://schemas.openxmlformats.org/officeDocument/2006/relationships/image" Target="media/image62.wmf"/><Relationship Id="rId2390" Type="http://schemas.openxmlformats.org/officeDocument/2006/relationships/hyperlink" Target="../Docs/R1-2201415.zip" TargetMode="External"/><Relationship Id="rId2488" Type="http://schemas.openxmlformats.org/officeDocument/2006/relationships/hyperlink" Target="../Docs/R1-2202226.zip" TargetMode="External"/><Relationship Id="rId155" Type="http://schemas.openxmlformats.org/officeDocument/2006/relationships/hyperlink" Target="../Docs/R1-2201203.zip" TargetMode="External"/><Relationship Id="rId362" Type="http://schemas.openxmlformats.org/officeDocument/2006/relationships/hyperlink" Target="../Docs/R1-2202491.zip" TargetMode="External"/><Relationship Id="rId1297" Type="http://schemas.openxmlformats.org/officeDocument/2006/relationships/hyperlink" Target="../Docs/R1-2200939.zip" TargetMode="External"/><Relationship Id="rId2043" Type="http://schemas.openxmlformats.org/officeDocument/2006/relationships/hyperlink" Target="../Docs/R1-2201171.zip" TargetMode="External"/><Relationship Id="rId2250" Type="http://schemas.openxmlformats.org/officeDocument/2006/relationships/hyperlink" Target="../Docs/R1-2202823.zip" TargetMode="External"/><Relationship Id="rId2695" Type="http://schemas.openxmlformats.org/officeDocument/2006/relationships/hyperlink" Target="../Docs/R1-2200891.zip" TargetMode="External"/><Relationship Id="rId222" Type="http://schemas.openxmlformats.org/officeDocument/2006/relationships/hyperlink" Target="../Docs/R1-2202599.zip" TargetMode="External"/><Relationship Id="rId667" Type="http://schemas.openxmlformats.org/officeDocument/2006/relationships/hyperlink" Target="../Docs/R1-2202314.zip" TargetMode="External"/><Relationship Id="rId874" Type="http://schemas.openxmlformats.org/officeDocument/2006/relationships/hyperlink" Target="../Docs/R1-2201467.zip" TargetMode="External"/><Relationship Id="rId2110" Type="http://schemas.openxmlformats.org/officeDocument/2006/relationships/hyperlink" Target="../Docs/R1-2200914.zip" TargetMode="External"/><Relationship Id="rId2348" Type="http://schemas.openxmlformats.org/officeDocument/2006/relationships/hyperlink" Target="../Docs/R1-2202388.zip" TargetMode="External"/><Relationship Id="rId2555" Type="http://schemas.openxmlformats.org/officeDocument/2006/relationships/hyperlink" Target="../Docs/R1-2202956.zip" TargetMode="External"/><Relationship Id="rId2762" Type="http://schemas.openxmlformats.org/officeDocument/2006/relationships/hyperlink" Target="../Docs/R1-2202961.zip" TargetMode="External"/><Relationship Id="rId527" Type="http://schemas.openxmlformats.org/officeDocument/2006/relationships/hyperlink" Target="../Docs/R1-2201071.zip" TargetMode="External"/><Relationship Id="rId734" Type="http://schemas.openxmlformats.org/officeDocument/2006/relationships/hyperlink" Target="../Docs/R1-2202757.zip" TargetMode="External"/><Relationship Id="rId941" Type="http://schemas.openxmlformats.org/officeDocument/2006/relationships/hyperlink" Target="../Docs/R1-2202648.zip" TargetMode="External"/><Relationship Id="rId1157" Type="http://schemas.openxmlformats.org/officeDocument/2006/relationships/hyperlink" Target="../Docs/R1-2201476.zip" TargetMode="External"/><Relationship Id="rId1364" Type="http://schemas.openxmlformats.org/officeDocument/2006/relationships/hyperlink" Target="../Docs/R1-2200857.zip" TargetMode="External"/><Relationship Id="rId1571" Type="http://schemas.openxmlformats.org/officeDocument/2006/relationships/hyperlink" Target="../Docs/R1-2201130.zip" TargetMode="External"/><Relationship Id="rId2208" Type="http://schemas.openxmlformats.org/officeDocument/2006/relationships/oleObject" Target="embeddings/oleObject36.bin"/><Relationship Id="rId2415" Type="http://schemas.openxmlformats.org/officeDocument/2006/relationships/hyperlink" Target="../Docs/R1-2201459.zip" TargetMode="External"/><Relationship Id="rId2622" Type="http://schemas.openxmlformats.org/officeDocument/2006/relationships/hyperlink" Target="../Docs/R1-2202732.zip" TargetMode="External"/><Relationship Id="rId70" Type="http://schemas.openxmlformats.org/officeDocument/2006/relationships/hyperlink" Target="../Docs/R1-2201316.zip" TargetMode="External"/><Relationship Id="rId801" Type="http://schemas.openxmlformats.org/officeDocument/2006/relationships/hyperlink" Target="../Docs/R1-2201997.zip" TargetMode="External"/><Relationship Id="rId1017" Type="http://schemas.openxmlformats.org/officeDocument/2006/relationships/image" Target="media/image7.gif"/><Relationship Id="rId1224" Type="http://schemas.openxmlformats.org/officeDocument/2006/relationships/hyperlink" Target="../Docs/R1-2202696.zip" TargetMode="External"/><Relationship Id="rId1431" Type="http://schemas.openxmlformats.org/officeDocument/2006/relationships/hyperlink" Target="../Docs/R1-2201197.zip" TargetMode="External"/><Relationship Id="rId1669" Type="http://schemas.openxmlformats.org/officeDocument/2006/relationships/hyperlink" Target="../Docs/R1-2201867.zip" TargetMode="External"/><Relationship Id="rId1876" Type="http://schemas.openxmlformats.org/officeDocument/2006/relationships/hyperlink" Target="../Docs/R1-2202155.zip" TargetMode="External"/><Relationship Id="rId1529" Type="http://schemas.openxmlformats.org/officeDocument/2006/relationships/hyperlink" Target="../Docs/R1-2201591.zip" TargetMode="External"/><Relationship Id="rId1736" Type="http://schemas.openxmlformats.org/officeDocument/2006/relationships/hyperlink" Target="../Docs/R1-2201781.zip" TargetMode="External"/><Relationship Id="rId1943" Type="http://schemas.openxmlformats.org/officeDocument/2006/relationships/hyperlink" Target="../Docs/R1-2202376.zip" TargetMode="External"/><Relationship Id="rId28" Type="http://schemas.openxmlformats.org/officeDocument/2006/relationships/hyperlink" Target="../Docs/R1-2200856.zip" TargetMode="External"/><Relationship Id="rId1803" Type="http://schemas.openxmlformats.org/officeDocument/2006/relationships/hyperlink" Target="../Docs/R1-2201783.zip" TargetMode="External"/><Relationship Id="rId177" Type="http://schemas.openxmlformats.org/officeDocument/2006/relationships/hyperlink" Target="../Docs/R1-2201529.zip" TargetMode="External"/><Relationship Id="rId384" Type="http://schemas.openxmlformats.org/officeDocument/2006/relationships/hyperlink" Target="../Docs/R1-2202653.zip" TargetMode="External"/><Relationship Id="rId591" Type="http://schemas.openxmlformats.org/officeDocument/2006/relationships/hyperlink" Target="../Docs/R1-2201253.zip" TargetMode="External"/><Relationship Id="rId2065" Type="http://schemas.openxmlformats.org/officeDocument/2006/relationships/hyperlink" Target="../Docs/R1-2202579.zip" TargetMode="External"/><Relationship Id="rId2272" Type="http://schemas.openxmlformats.org/officeDocument/2006/relationships/hyperlink" Target="../Docs/R1-2201501.zip" TargetMode="External"/><Relationship Id="rId244" Type="http://schemas.openxmlformats.org/officeDocument/2006/relationships/hyperlink" Target="../Docs/R1-2200885.zip" TargetMode="External"/><Relationship Id="rId689" Type="http://schemas.openxmlformats.org/officeDocument/2006/relationships/hyperlink" Target="../Docs/R1-2202661.zip" TargetMode="External"/><Relationship Id="rId896" Type="http://schemas.openxmlformats.org/officeDocument/2006/relationships/hyperlink" Target="../Docs/R1-2202808.zip" TargetMode="External"/><Relationship Id="rId1081" Type="http://schemas.openxmlformats.org/officeDocument/2006/relationships/hyperlink" Target="../Docs/R1-2201089.zip" TargetMode="External"/><Relationship Id="rId2577" Type="http://schemas.openxmlformats.org/officeDocument/2006/relationships/hyperlink" Target="../Docs/R1-2202978.zip" TargetMode="External"/><Relationship Id="rId2784" Type="http://schemas.openxmlformats.org/officeDocument/2006/relationships/hyperlink" Target="../Docs/R1-2202979.zip" TargetMode="External"/><Relationship Id="rId451" Type="http://schemas.openxmlformats.org/officeDocument/2006/relationships/hyperlink" Target="../Docs/R1-2201147.zip" TargetMode="External"/><Relationship Id="rId549" Type="http://schemas.openxmlformats.org/officeDocument/2006/relationships/hyperlink" Target="../Docs/R1-2201396.zip" TargetMode="External"/><Relationship Id="rId756" Type="http://schemas.openxmlformats.org/officeDocument/2006/relationships/hyperlink" Target="../Docs/R1-2201328.zip" TargetMode="External"/><Relationship Id="rId1179" Type="http://schemas.openxmlformats.org/officeDocument/2006/relationships/hyperlink" Target="../Docs/R1-2201019.zip" TargetMode="External"/><Relationship Id="rId1386" Type="http://schemas.openxmlformats.org/officeDocument/2006/relationships/hyperlink" Target="../Docs/R1-2202522.zip" TargetMode="External"/><Relationship Id="rId1593" Type="http://schemas.openxmlformats.org/officeDocument/2006/relationships/image" Target="media/image35.png"/><Relationship Id="rId2132" Type="http://schemas.openxmlformats.org/officeDocument/2006/relationships/hyperlink" Target="../Docs/R1-2200997.zip" TargetMode="External"/><Relationship Id="rId2437" Type="http://schemas.openxmlformats.org/officeDocument/2006/relationships/hyperlink" Target="../Docs/R1-2202381.zip" TargetMode="External"/><Relationship Id="rId104" Type="http://schemas.openxmlformats.org/officeDocument/2006/relationships/hyperlink" Target="../Docs/R1-2201311.zip" TargetMode="External"/><Relationship Id="rId311" Type="http://schemas.openxmlformats.org/officeDocument/2006/relationships/hyperlink" Target="../Docs/R1-2201059.zip" TargetMode="External"/><Relationship Id="rId409" Type="http://schemas.openxmlformats.org/officeDocument/2006/relationships/hyperlink" Target="../Docs/R1-2202449.zip" TargetMode="External"/><Relationship Id="rId963" Type="http://schemas.openxmlformats.org/officeDocument/2006/relationships/hyperlink" Target="../Docs/R1-2201764.zip" TargetMode="External"/><Relationship Id="rId1039" Type="http://schemas.openxmlformats.org/officeDocument/2006/relationships/hyperlink" Target="../Docs/R1-2201738.zip" TargetMode="External"/><Relationship Id="rId1246" Type="http://schemas.openxmlformats.org/officeDocument/2006/relationships/image" Target="cid:image027.png@01D82A7E.AF1DC7C0" TargetMode="External"/><Relationship Id="rId1898" Type="http://schemas.openxmlformats.org/officeDocument/2006/relationships/hyperlink" Target="../Docs/R1-2201493.zip" TargetMode="External"/><Relationship Id="rId2644" Type="http://schemas.openxmlformats.org/officeDocument/2006/relationships/hyperlink" Target="../Docs/R1-2202880.zip" TargetMode="External"/><Relationship Id="rId92" Type="http://schemas.openxmlformats.org/officeDocument/2006/relationships/hyperlink" Target="../Docs/R1-2201053.zip" TargetMode="External"/><Relationship Id="rId616" Type="http://schemas.openxmlformats.org/officeDocument/2006/relationships/hyperlink" Target="../Docs/R1-2201075.zip" TargetMode="External"/><Relationship Id="rId823" Type="http://schemas.openxmlformats.org/officeDocument/2006/relationships/hyperlink" Target="../Docs/R1-2201428.zip" TargetMode="External"/><Relationship Id="rId1453" Type="http://schemas.openxmlformats.org/officeDocument/2006/relationships/hyperlink" Target="../Docs/R1-2201860.zip" TargetMode="External"/><Relationship Id="rId1660" Type="http://schemas.openxmlformats.org/officeDocument/2006/relationships/hyperlink" Target="../Docs/R1-2201133.zip" TargetMode="External"/><Relationship Id="rId1758" Type="http://schemas.openxmlformats.org/officeDocument/2006/relationships/oleObject" Target="embeddings/oleObject20.bin"/><Relationship Id="rId2504" Type="http://schemas.openxmlformats.org/officeDocument/2006/relationships/hyperlink" Target="../Docs/R1-2202071.zip" TargetMode="External"/><Relationship Id="rId2711" Type="http://schemas.openxmlformats.org/officeDocument/2006/relationships/hyperlink" Target="../Docs/R1-2200907.zip" TargetMode="External"/><Relationship Id="rId1106" Type="http://schemas.openxmlformats.org/officeDocument/2006/relationships/hyperlink" Target="../Docs/R1-2202685.zip" TargetMode="External"/><Relationship Id="rId1313" Type="http://schemas.openxmlformats.org/officeDocument/2006/relationships/hyperlink" Target="../Docs/R1-2202208.zip" TargetMode="External"/><Relationship Id="rId1520" Type="http://schemas.openxmlformats.org/officeDocument/2006/relationships/hyperlink" Target="../Docs/R1-2202886.zip" TargetMode="External"/><Relationship Id="rId1965" Type="http://schemas.openxmlformats.org/officeDocument/2006/relationships/hyperlink" Target="../Docs/R1-2201785.zip" TargetMode="External"/><Relationship Id="rId1618" Type="http://schemas.openxmlformats.org/officeDocument/2006/relationships/hyperlink" Target="../Docs/R1-2202195.zip" TargetMode="External"/><Relationship Id="rId1825" Type="http://schemas.openxmlformats.org/officeDocument/2006/relationships/hyperlink" Target="../Docs/R1-2201712.zip" TargetMode="External"/><Relationship Id="rId199" Type="http://schemas.openxmlformats.org/officeDocument/2006/relationships/hyperlink" Target="../Docs/R1-2202101.zip" TargetMode="External"/><Relationship Id="rId2087" Type="http://schemas.openxmlformats.org/officeDocument/2006/relationships/hyperlink" Target="../Docs/R1-2202548.zip" TargetMode="External"/><Relationship Id="rId2294" Type="http://schemas.openxmlformats.org/officeDocument/2006/relationships/hyperlink" Target="../Docs/R1-2201727.zip" TargetMode="External"/><Relationship Id="rId266" Type="http://schemas.openxmlformats.org/officeDocument/2006/relationships/hyperlink" Target="../Docs/R1-2201151.zip" TargetMode="External"/><Relationship Id="rId473" Type="http://schemas.openxmlformats.org/officeDocument/2006/relationships/hyperlink" Target="../Docs/R1-2202631.zip" TargetMode="External"/><Relationship Id="rId680" Type="http://schemas.openxmlformats.org/officeDocument/2006/relationships/hyperlink" Target="../Docs/R1-2202781.zip" TargetMode="External"/><Relationship Id="rId2154" Type="http://schemas.openxmlformats.org/officeDocument/2006/relationships/oleObject" Target="embeddings/oleObject32.bin"/><Relationship Id="rId2361" Type="http://schemas.openxmlformats.org/officeDocument/2006/relationships/hyperlink" Target="../Docs/R1-2201672.zip" TargetMode="External"/><Relationship Id="rId2599" Type="http://schemas.openxmlformats.org/officeDocument/2006/relationships/hyperlink" Target="../Docs/R1-2203000.zip" TargetMode="External"/><Relationship Id="rId126" Type="http://schemas.openxmlformats.org/officeDocument/2006/relationships/hyperlink" Target="../Docs/R1-2201234.zip" TargetMode="External"/><Relationship Id="rId333" Type="http://schemas.openxmlformats.org/officeDocument/2006/relationships/hyperlink" Target="../Docs/R1-2202919.zip" TargetMode="External"/><Relationship Id="rId540" Type="http://schemas.openxmlformats.org/officeDocument/2006/relationships/hyperlink" Target="../Docs/R1-2202806.zip" TargetMode="External"/><Relationship Id="rId778" Type="http://schemas.openxmlformats.org/officeDocument/2006/relationships/hyperlink" Target="../Docs/R1-2202723.zip" TargetMode="External"/><Relationship Id="rId985" Type="http://schemas.openxmlformats.org/officeDocument/2006/relationships/hyperlink" Target="../Docs/R1-2201389.zip" TargetMode="External"/><Relationship Id="rId1170" Type="http://schemas.openxmlformats.org/officeDocument/2006/relationships/hyperlink" Target="../Docs/R1-2202342.zip" TargetMode="External"/><Relationship Id="rId2014" Type="http://schemas.openxmlformats.org/officeDocument/2006/relationships/hyperlink" Target="../Docs/R1-2202079.zip" TargetMode="External"/><Relationship Id="rId2221" Type="http://schemas.openxmlformats.org/officeDocument/2006/relationships/image" Target="media/image71.wmf"/><Relationship Id="rId2459" Type="http://schemas.openxmlformats.org/officeDocument/2006/relationships/hyperlink" Target="../Docs/R1-2201725.zip" TargetMode="External"/><Relationship Id="rId2666" Type="http://schemas.openxmlformats.org/officeDocument/2006/relationships/hyperlink" Target="../Docs/R1-2200863.zip" TargetMode="External"/><Relationship Id="rId638" Type="http://schemas.openxmlformats.org/officeDocument/2006/relationships/hyperlink" Target="../Docs/R1-2201624.zip" TargetMode="External"/><Relationship Id="rId845" Type="http://schemas.openxmlformats.org/officeDocument/2006/relationships/hyperlink" Target="../Docs/R1-2201429.zip" TargetMode="External"/><Relationship Id="rId1030" Type="http://schemas.openxmlformats.org/officeDocument/2006/relationships/hyperlink" Target="../Docs/R1-2201035.zip" TargetMode="External"/><Relationship Id="rId1268" Type="http://schemas.openxmlformats.org/officeDocument/2006/relationships/hyperlink" Target="../Docs/R1-2201011.zip" TargetMode="External"/><Relationship Id="rId1475" Type="http://schemas.openxmlformats.org/officeDocument/2006/relationships/hyperlink" Target="../Docs/R1-2202534.zip" TargetMode="External"/><Relationship Id="rId1682" Type="http://schemas.openxmlformats.org/officeDocument/2006/relationships/hyperlink" Target="../Docs/R1-2202574.zip" TargetMode="External"/><Relationship Id="rId2319" Type="http://schemas.openxmlformats.org/officeDocument/2006/relationships/hyperlink" Target="../Docs/R1-2200940.zip" TargetMode="External"/><Relationship Id="rId2526" Type="http://schemas.openxmlformats.org/officeDocument/2006/relationships/hyperlink" Target="../Docs/R1-2202742.zip" TargetMode="External"/><Relationship Id="rId2733" Type="http://schemas.openxmlformats.org/officeDocument/2006/relationships/hyperlink" Target="../Docs/R1-2203004.zip" TargetMode="External"/><Relationship Id="rId400" Type="http://schemas.openxmlformats.org/officeDocument/2006/relationships/hyperlink" Target="../Docs/R1-2202833.zip" TargetMode="External"/><Relationship Id="rId705" Type="http://schemas.openxmlformats.org/officeDocument/2006/relationships/hyperlink" Target="../Docs/R1-2201757.zip" TargetMode="External"/><Relationship Id="rId1128" Type="http://schemas.openxmlformats.org/officeDocument/2006/relationships/hyperlink" Target="../Docs/R1-2201693.zip" TargetMode="External"/><Relationship Id="rId1335" Type="http://schemas.openxmlformats.org/officeDocument/2006/relationships/hyperlink" Target="../Docs/R1-2202847.zip" TargetMode="External"/><Relationship Id="rId1542" Type="http://schemas.openxmlformats.org/officeDocument/2006/relationships/image" Target="cid:_Foxmail.1@03c830d6-20ff-8de8-1154-24779aff8fb7" TargetMode="External"/><Relationship Id="rId1987" Type="http://schemas.openxmlformats.org/officeDocument/2006/relationships/hyperlink" Target="../Docs/R1-2202666.zip" TargetMode="External"/><Relationship Id="rId912" Type="http://schemas.openxmlformats.org/officeDocument/2006/relationships/hyperlink" Target="../Docs/R1-2201940.zip" TargetMode="External"/><Relationship Id="rId1847" Type="http://schemas.openxmlformats.org/officeDocument/2006/relationships/hyperlink" Target="../Docs/R1-2201968.zip" TargetMode="External"/><Relationship Id="rId41" Type="http://schemas.openxmlformats.org/officeDocument/2006/relationships/hyperlink" Target="../Docs/R1-2202358.zip" TargetMode="External"/><Relationship Id="rId1402" Type="http://schemas.openxmlformats.org/officeDocument/2006/relationships/hyperlink" Target="../Docs/R1-2202391.zip" TargetMode="External"/><Relationship Id="rId1707" Type="http://schemas.openxmlformats.org/officeDocument/2006/relationships/hyperlink" Target="../Docs/R1-2201442.zip" TargetMode="External"/><Relationship Id="rId190" Type="http://schemas.openxmlformats.org/officeDocument/2006/relationships/hyperlink" Target="../Docs/R1-2200862.zip" TargetMode="External"/><Relationship Id="rId288" Type="http://schemas.openxmlformats.org/officeDocument/2006/relationships/hyperlink" Target="../Docs/R1-2200888.zip" TargetMode="External"/><Relationship Id="rId1914" Type="http://schemas.openxmlformats.org/officeDocument/2006/relationships/hyperlink" Target="https://www.3gpp.org/ftp/tsg_ran/TSG_RAN/TSGR_94e/Docs/RP-213660.zip" TargetMode="External"/><Relationship Id="rId495" Type="http://schemas.openxmlformats.org/officeDocument/2006/relationships/hyperlink" Target="../Docs/R1-2202652.zip" TargetMode="External"/><Relationship Id="rId2176" Type="http://schemas.openxmlformats.org/officeDocument/2006/relationships/hyperlink" Target="../Docs/R1-2201808.zip" TargetMode="External"/><Relationship Id="rId2383" Type="http://schemas.openxmlformats.org/officeDocument/2006/relationships/hyperlink" Target="../Docs/R1-2202224.zip" TargetMode="External"/><Relationship Id="rId2590" Type="http://schemas.openxmlformats.org/officeDocument/2006/relationships/hyperlink" Target="../Docs/R1-2202991.zip" TargetMode="External"/><Relationship Id="rId148" Type="http://schemas.openxmlformats.org/officeDocument/2006/relationships/hyperlink" Target="../Docs/R1-2202056.zip" TargetMode="External"/><Relationship Id="rId355" Type="http://schemas.openxmlformats.org/officeDocument/2006/relationships/hyperlink" Target="../Docs/R1-2202727.zip" TargetMode="External"/><Relationship Id="rId562" Type="http://schemas.openxmlformats.org/officeDocument/2006/relationships/hyperlink" Target="../Docs/R1-2201073.zip" TargetMode="External"/><Relationship Id="rId1192" Type="http://schemas.openxmlformats.org/officeDocument/2006/relationships/hyperlink" Target="../Docs/R1-2202909.zip" TargetMode="External"/><Relationship Id="rId2036" Type="http://schemas.openxmlformats.org/officeDocument/2006/relationships/hyperlink" Target="../Docs/R1-2202821.zip" TargetMode="External"/><Relationship Id="rId2243" Type="http://schemas.openxmlformats.org/officeDocument/2006/relationships/hyperlink" Target="../Docs/R1-2202587.zip" TargetMode="External"/><Relationship Id="rId2450" Type="http://schemas.openxmlformats.org/officeDocument/2006/relationships/hyperlink" Target="../Docs/R1-2202047.zip" TargetMode="External"/><Relationship Id="rId2688" Type="http://schemas.openxmlformats.org/officeDocument/2006/relationships/hyperlink" Target="../Docs/R1-2200885.zip" TargetMode="External"/><Relationship Id="rId215" Type="http://schemas.openxmlformats.org/officeDocument/2006/relationships/hyperlink" Target="../Docs/R1-2202049.zip" TargetMode="External"/><Relationship Id="rId422" Type="http://schemas.openxmlformats.org/officeDocument/2006/relationships/hyperlink" Target="../Docs/R1-2202112.zip" TargetMode="External"/><Relationship Id="rId867" Type="http://schemas.openxmlformats.org/officeDocument/2006/relationships/hyperlink" Target="../Docs/R1-2202941.zip" TargetMode="External"/><Relationship Id="rId1052" Type="http://schemas.openxmlformats.org/officeDocument/2006/relationships/hyperlink" Target="../Docs/R1-2201088.zip" TargetMode="External"/><Relationship Id="rId1497" Type="http://schemas.openxmlformats.org/officeDocument/2006/relationships/hyperlink" Target="../Docs/R1-2202061.zip" TargetMode="External"/><Relationship Id="rId2103" Type="http://schemas.openxmlformats.org/officeDocument/2006/relationships/hyperlink" Target="../Docs/R1-2201933.zip" TargetMode="External"/><Relationship Id="rId2310" Type="http://schemas.openxmlformats.org/officeDocument/2006/relationships/hyperlink" Target="../Docs/R1-2201410.zip" TargetMode="External"/><Relationship Id="rId2548" Type="http://schemas.openxmlformats.org/officeDocument/2006/relationships/hyperlink" Target="../Docs/R1-2202949.zip" TargetMode="External"/><Relationship Id="rId2755" Type="http://schemas.openxmlformats.org/officeDocument/2006/relationships/hyperlink" Target="../Docs/R1-2202976.zip" TargetMode="External"/><Relationship Id="rId727" Type="http://schemas.openxmlformats.org/officeDocument/2006/relationships/hyperlink" Target="../Docs/R1-2202539.zip" TargetMode="External"/><Relationship Id="rId934" Type="http://schemas.openxmlformats.org/officeDocument/2006/relationships/hyperlink" Target="../Docs/R1-2202276.zip" TargetMode="External"/><Relationship Id="rId1357" Type="http://schemas.openxmlformats.org/officeDocument/2006/relationships/hyperlink" Target="../Docs/R1-2200900.zip" TargetMode="External"/><Relationship Id="rId1564" Type="http://schemas.openxmlformats.org/officeDocument/2006/relationships/hyperlink" Target="../Docs/R1-2201958.zip" TargetMode="External"/><Relationship Id="rId1771" Type="http://schemas.openxmlformats.org/officeDocument/2006/relationships/hyperlink" Target="../Docs/R1-2201443.zip" TargetMode="External"/><Relationship Id="rId2408" Type="http://schemas.openxmlformats.org/officeDocument/2006/relationships/hyperlink" Target="../Docs/R1-2202173.zip" TargetMode="External"/><Relationship Id="rId2615" Type="http://schemas.openxmlformats.org/officeDocument/2006/relationships/hyperlink" Target="../Docs/R1-2202691.zip" TargetMode="External"/><Relationship Id="rId63" Type="http://schemas.openxmlformats.org/officeDocument/2006/relationships/hyperlink" Target="../Docs/R1-2200854.zip" TargetMode="External"/><Relationship Id="rId1217" Type="http://schemas.openxmlformats.org/officeDocument/2006/relationships/hyperlink" Target="../Docs/R1-2202241.zip" TargetMode="External"/><Relationship Id="rId1424" Type="http://schemas.openxmlformats.org/officeDocument/2006/relationships/hyperlink" Target="../Docs/R1-2202841.zip" TargetMode="External"/><Relationship Id="rId1631" Type="http://schemas.openxmlformats.org/officeDocument/2006/relationships/oleObject" Target="embeddings/oleObject3.bin"/><Relationship Id="rId1869" Type="http://schemas.openxmlformats.org/officeDocument/2006/relationships/hyperlink" Target="../Docs/R1-2202281.zip" TargetMode="External"/><Relationship Id="rId1729" Type="http://schemas.openxmlformats.org/officeDocument/2006/relationships/hyperlink" Target="../Docs/R1-2201165.zip" TargetMode="External"/><Relationship Id="rId1936" Type="http://schemas.openxmlformats.org/officeDocument/2006/relationships/hyperlink" Target="../Docs/R1-2202063.zip" TargetMode="External"/><Relationship Id="rId2198" Type="http://schemas.openxmlformats.org/officeDocument/2006/relationships/hyperlink" Target="../Docs/R1-2201586.zip" TargetMode="External"/><Relationship Id="rId377" Type="http://schemas.openxmlformats.org/officeDocument/2006/relationships/hyperlink" Target="../Docs/R1-2201667.zip" TargetMode="External"/><Relationship Id="rId584" Type="http://schemas.openxmlformats.org/officeDocument/2006/relationships/hyperlink" Target="../Docs/R1-2201074.zip" TargetMode="External"/><Relationship Id="rId2058" Type="http://schemas.openxmlformats.org/officeDocument/2006/relationships/hyperlink" Target="../Docs/R1-2202350.zip" TargetMode="External"/><Relationship Id="rId2265" Type="http://schemas.openxmlformats.org/officeDocument/2006/relationships/hyperlink" Target="../Docs/R1-2202882.zip" TargetMode="External"/><Relationship Id="rId5" Type="http://schemas.openxmlformats.org/officeDocument/2006/relationships/settings" Target="settings.xml"/><Relationship Id="rId237" Type="http://schemas.openxmlformats.org/officeDocument/2006/relationships/hyperlink" Target="../Docs/R1-2200879.zip" TargetMode="External"/><Relationship Id="rId791" Type="http://schemas.openxmlformats.org/officeDocument/2006/relationships/hyperlink" Target="../Docs/R1-2201427.zip" TargetMode="External"/><Relationship Id="rId889" Type="http://schemas.openxmlformats.org/officeDocument/2006/relationships/hyperlink" Target="../Docs/R1-2202649.zip" TargetMode="External"/><Relationship Id="rId1074" Type="http://schemas.openxmlformats.org/officeDocument/2006/relationships/hyperlink" Target="../Docs/R1-2202679.zip" TargetMode="External"/><Relationship Id="rId2472" Type="http://schemas.openxmlformats.org/officeDocument/2006/relationships/hyperlink" Target="../Docs/R1-2201304.zip" TargetMode="External"/><Relationship Id="rId2777" Type="http://schemas.openxmlformats.org/officeDocument/2006/relationships/hyperlink" Target="../Docs/R1-2202994.zip" TargetMode="External"/><Relationship Id="rId444" Type="http://schemas.openxmlformats.org/officeDocument/2006/relationships/hyperlink" Target="../Docs/R1-2201755.zip" TargetMode="External"/><Relationship Id="rId651" Type="http://schemas.openxmlformats.org/officeDocument/2006/relationships/hyperlink" Target="../Docs/R1-2202700.zip" TargetMode="External"/><Relationship Id="rId749" Type="http://schemas.openxmlformats.org/officeDocument/2006/relationships/hyperlink" Target="../Docs/R1-2202804.zip" TargetMode="External"/><Relationship Id="rId1281" Type="http://schemas.openxmlformats.org/officeDocument/2006/relationships/hyperlink" Target="../Docs/R1-2201922.zip" TargetMode="External"/><Relationship Id="rId1379" Type="http://schemas.openxmlformats.org/officeDocument/2006/relationships/hyperlink" Target="../Docs/R1-2201825.zip" TargetMode="External"/><Relationship Id="rId1586" Type="http://schemas.openxmlformats.org/officeDocument/2006/relationships/hyperlink" Target="../Docs/R1-2202247.zip" TargetMode="External"/><Relationship Id="rId2125" Type="http://schemas.openxmlformats.org/officeDocument/2006/relationships/hyperlink" Target="../Docs/R1-2202353.zip" TargetMode="External"/><Relationship Id="rId2332" Type="http://schemas.openxmlformats.org/officeDocument/2006/relationships/hyperlink" Target="../Docs/R1-2202852.zip" TargetMode="External"/><Relationship Id="rId304" Type="http://schemas.openxmlformats.org/officeDocument/2006/relationships/hyperlink" Target="../Docs/R1-2201460.zip" TargetMode="External"/><Relationship Id="rId511" Type="http://schemas.openxmlformats.org/officeDocument/2006/relationships/hyperlink" Target="../Docs/R1-2202492.zip" TargetMode="External"/><Relationship Id="rId609" Type="http://schemas.openxmlformats.org/officeDocument/2006/relationships/hyperlink" Target="../Docs/R1-2201991.zip" TargetMode="External"/><Relationship Id="rId956" Type="http://schemas.openxmlformats.org/officeDocument/2006/relationships/hyperlink" Target="../Docs/R1-2201388.zip" TargetMode="External"/><Relationship Id="rId1141" Type="http://schemas.openxmlformats.org/officeDocument/2006/relationships/hyperlink" Target="../Docs/R1-2202135.zip" TargetMode="External"/><Relationship Id="rId1239" Type="http://schemas.openxmlformats.org/officeDocument/2006/relationships/image" Target="media/image15.png"/><Relationship Id="rId1793" Type="http://schemas.openxmlformats.org/officeDocument/2006/relationships/hyperlink" Target="../Docs/R1-2201107.zip" TargetMode="External"/><Relationship Id="rId2637" Type="http://schemas.openxmlformats.org/officeDocument/2006/relationships/hyperlink" Target="../Docs/R1-2202843.zip" TargetMode="External"/><Relationship Id="rId85" Type="http://schemas.openxmlformats.org/officeDocument/2006/relationships/hyperlink" Target="../Docs/R1-2202106.zip" TargetMode="External"/><Relationship Id="rId816" Type="http://schemas.openxmlformats.org/officeDocument/2006/relationships/hyperlink" Target="../Docs/R1-2202902.zip" TargetMode="External"/><Relationship Id="rId1001" Type="http://schemas.openxmlformats.org/officeDocument/2006/relationships/hyperlink" Target="../Docs/R1-2202336.zip" TargetMode="External"/><Relationship Id="rId1446" Type="http://schemas.openxmlformats.org/officeDocument/2006/relationships/hyperlink" Target="../Docs/R1-2201198.zip" TargetMode="External"/><Relationship Id="rId1653" Type="http://schemas.openxmlformats.org/officeDocument/2006/relationships/oleObject" Target="embeddings/oleObject14.bin"/><Relationship Id="rId1860" Type="http://schemas.openxmlformats.org/officeDocument/2006/relationships/image" Target="media/image59.png"/><Relationship Id="rId2704" Type="http://schemas.openxmlformats.org/officeDocument/2006/relationships/hyperlink" Target="../Docs/R1-2200900.zip" TargetMode="External"/><Relationship Id="rId1306" Type="http://schemas.openxmlformats.org/officeDocument/2006/relationships/hyperlink" Target="../Docs/R1-2201773.zip" TargetMode="External"/><Relationship Id="rId1513" Type="http://schemas.openxmlformats.org/officeDocument/2006/relationships/image" Target="../../../Users/cmcc/AppData/Roaming/Foxmail7/Temp-16544-20220301205706/Attach/image008(03-01-22-52-46).png" TargetMode="External"/><Relationship Id="rId1720" Type="http://schemas.openxmlformats.org/officeDocument/2006/relationships/hyperlink" Target="../Docs/R1-2202486.zip" TargetMode="External"/><Relationship Id="rId1958" Type="http://schemas.openxmlformats.org/officeDocument/2006/relationships/hyperlink" Target="../Docs/R1-2201438.zip" TargetMode="External"/><Relationship Id="rId12" Type="http://schemas.openxmlformats.org/officeDocument/2006/relationships/hyperlink" Target="../Docs/R1-2200850.zip" TargetMode="External"/><Relationship Id="rId1818" Type="http://schemas.openxmlformats.org/officeDocument/2006/relationships/hyperlink" Target="../Docs/R1-2201108.zip" TargetMode="External"/><Relationship Id="rId161" Type="http://schemas.openxmlformats.org/officeDocument/2006/relationships/hyperlink" Target="../Docs/R1-2202312.zip" TargetMode="External"/><Relationship Id="rId399" Type="http://schemas.openxmlformats.org/officeDocument/2006/relationships/hyperlink" Target="../Docs/R1-2202116.zip" TargetMode="External"/><Relationship Id="rId2287" Type="http://schemas.openxmlformats.org/officeDocument/2006/relationships/hyperlink" Target="../Docs/R1-2202850.zip" TargetMode="External"/><Relationship Id="rId2494" Type="http://schemas.openxmlformats.org/officeDocument/2006/relationships/hyperlink" Target="../Docs/R1-2201449.zip" TargetMode="External"/><Relationship Id="rId259" Type="http://schemas.openxmlformats.org/officeDocument/2006/relationships/hyperlink" Target="../Docs/R1-2202445.zip" TargetMode="External"/><Relationship Id="rId466" Type="http://schemas.openxmlformats.org/officeDocument/2006/relationships/hyperlink" Target="../Docs/R1-2201143.zip" TargetMode="External"/><Relationship Id="rId673" Type="http://schemas.openxmlformats.org/officeDocument/2006/relationships/hyperlink" Target="../Docs/R1-2202800.zip" TargetMode="External"/><Relationship Id="rId880" Type="http://schemas.openxmlformats.org/officeDocument/2006/relationships/hyperlink" Target="../Docs/R1-2201945.zip" TargetMode="External"/><Relationship Id="rId1096" Type="http://schemas.openxmlformats.org/officeDocument/2006/relationships/hyperlink" Target="../Docs/R1-2202065.zip" TargetMode="External"/><Relationship Id="rId2147" Type="http://schemas.openxmlformats.org/officeDocument/2006/relationships/oleObject" Target="embeddings/oleObject25.bin"/><Relationship Id="rId2354" Type="http://schemas.openxmlformats.org/officeDocument/2006/relationships/hyperlink" Target="../Docs/R1-2201124.zip" TargetMode="External"/><Relationship Id="rId2561" Type="http://schemas.openxmlformats.org/officeDocument/2006/relationships/hyperlink" Target="../Docs/R1-2202962.zip" TargetMode="External"/><Relationship Id="rId119" Type="http://schemas.openxmlformats.org/officeDocument/2006/relationships/hyperlink" Target="../Docs/R1-2201313.zip" TargetMode="External"/><Relationship Id="rId326" Type="http://schemas.openxmlformats.org/officeDocument/2006/relationships/hyperlink" Target="../Docs/R1-2202716.zip" TargetMode="External"/><Relationship Id="rId533" Type="http://schemas.openxmlformats.org/officeDocument/2006/relationships/hyperlink" Target="../Docs/R1-2202745.zip" TargetMode="External"/><Relationship Id="rId978" Type="http://schemas.openxmlformats.org/officeDocument/2006/relationships/hyperlink" Target="../Docs/R1-2202683.zip" TargetMode="External"/><Relationship Id="rId1163" Type="http://schemas.openxmlformats.org/officeDocument/2006/relationships/hyperlink" Target="../Docs/R1-2201770.zip" TargetMode="External"/><Relationship Id="rId1370" Type="http://schemas.openxmlformats.org/officeDocument/2006/relationships/hyperlink" Target="../Docs/R1-2202921.zip" TargetMode="External"/><Relationship Id="rId2007" Type="http://schemas.openxmlformats.org/officeDocument/2006/relationships/hyperlink" Target="../Docs/R1-2201717.zip" TargetMode="External"/><Relationship Id="rId2214" Type="http://schemas.openxmlformats.org/officeDocument/2006/relationships/oleObject" Target="embeddings/oleObject39.bin"/><Relationship Id="rId2659" Type="http://schemas.openxmlformats.org/officeDocument/2006/relationships/hyperlink" Target="../Docs/R1-2200856.zip" TargetMode="External"/><Relationship Id="rId740" Type="http://schemas.openxmlformats.org/officeDocument/2006/relationships/hyperlink" Target="../Docs/R1-2202720.zip" TargetMode="External"/><Relationship Id="rId838" Type="http://schemas.openxmlformats.org/officeDocument/2006/relationships/hyperlink" Target="../Docs/R1-2202887.zip" TargetMode="External"/><Relationship Id="rId1023" Type="http://schemas.openxmlformats.org/officeDocument/2006/relationships/hyperlink" Target="../Docs/R1-2201736.zip" TargetMode="External"/><Relationship Id="rId1468" Type="http://schemas.openxmlformats.org/officeDocument/2006/relationships/hyperlink" Target="../Docs/R1-2202523.zip" TargetMode="External"/><Relationship Id="rId1675" Type="http://schemas.openxmlformats.org/officeDocument/2006/relationships/hyperlink" Target="../Docs/R1-2202219.zip" TargetMode="External"/><Relationship Id="rId1882" Type="http://schemas.openxmlformats.org/officeDocument/2006/relationships/hyperlink" Target="../Docs/R1-2201492.zip" TargetMode="External"/><Relationship Id="rId2421" Type="http://schemas.openxmlformats.org/officeDocument/2006/relationships/hyperlink" Target="../Docs/R1-2200965.zip" TargetMode="External"/><Relationship Id="rId2519" Type="http://schemas.openxmlformats.org/officeDocument/2006/relationships/hyperlink" Target="../Docs/R1-2202699.zip" TargetMode="External"/><Relationship Id="rId2726" Type="http://schemas.openxmlformats.org/officeDocument/2006/relationships/hyperlink" Target="../Docs/R1-2202891.zip" TargetMode="External"/><Relationship Id="rId600" Type="http://schemas.openxmlformats.org/officeDocument/2006/relationships/hyperlink" Target="../Docs/R1-2202722.zip" TargetMode="External"/><Relationship Id="rId1230" Type="http://schemas.openxmlformats.org/officeDocument/2006/relationships/image" Target="cid:image009.png@01D82A7E.AF1DC7C0" TargetMode="External"/><Relationship Id="rId1328" Type="http://schemas.openxmlformats.org/officeDocument/2006/relationships/hyperlink" Target="../Docs/R1-2202601.zip" TargetMode="External"/><Relationship Id="rId1535" Type="http://schemas.openxmlformats.org/officeDocument/2006/relationships/hyperlink" Target="../Docs/R1-2202193.zip" TargetMode="External"/><Relationship Id="rId905" Type="http://schemas.openxmlformats.org/officeDocument/2006/relationships/hyperlink" Target="../Docs/R1-2201539.zip" TargetMode="External"/><Relationship Id="rId1742" Type="http://schemas.openxmlformats.org/officeDocument/2006/relationships/hyperlink" Target="../Docs/R1-2202152.zip" TargetMode="External"/><Relationship Id="rId34" Type="http://schemas.openxmlformats.org/officeDocument/2006/relationships/hyperlink" Target="../Docs/R1-2201752.zip" TargetMode="External"/><Relationship Id="rId1602" Type="http://schemas.openxmlformats.org/officeDocument/2006/relationships/image" Target="cid:_Foxmail.1@ad56eaa9-e7c2-5029-e6aa-bbfa260c14a1" TargetMode="External"/><Relationship Id="rId183" Type="http://schemas.openxmlformats.org/officeDocument/2006/relationships/hyperlink" Target="../Docs/R1-2200860.zip" TargetMode="External"/><Relationship Id="rId390" Type="http://schemas.openxmlformats.org/officeDocument/2006/relationships/hyperlink" Target="../Docs/R1-2202832.zip" TargetMode="External"/><Relationship Id="rId1907" Type="http://schemas.openxmlformats.org/officeDocument/2006/relationships/hyperlink" Target="../Docs/R1-2202831.zip" TargetMode="External"/><Relationship Id="rId2071" Type="http://schemas.openxmlformats.org/officeDocument/2006/relationships/hyperlink" Target="../Docs/R1-2201172.zip" TargetMode="External"/><Relationship Id="rId250" Type="http://schemas.openxmlformats.org/officeDocument/2006/relationships/hyperlink" Target="../Docs/R1-2202462.zip" TargetMode="External"/><Relationship Id="rId488" Type="http://schemas.openxmlformats.org/officeDocument/2006/relationships/hyperlink" Target="../Docs/R1-2202114.zip" TargetMode="External"/><Relationship Id="rId695" Type="http://schemas.openxmlformats.org/officeDocument/2006/relationships/hyperlink" Target="../Docs/R1-2202682.zip" TargetMode="External"/><Relationship Id="rId2169" Type="http://schemas.openxmlformats.org/officeDocument/2006/relationships/hyperlink" Target="../Docs/R1-2201217.zip" TargetMode="External"/><Relationship Id="rId2376" Type="http://schemas.openxmlformats.org/officeDocument/2006/relationships/hyperlink" Target="../Docs/R1-2201507.zip" TargetMode="External"/><Relationship Id="rId2583" Type="http://schemas.openxmlformats.org/officeDocument/2006/relationships/hyperlink" Target="../Docs/R1-2202984.zip" TargetMode="External"/><Relationship Id="rId2790" Type="http://schemas.openxmlformats.org/officeDocument/2006/relationships/hyperlink" Target="../Docs/R1-2202975.zip" TargetMode="External"/><Relationship Id="rId110" Type="http://schemas.openxmlformats.org/officeDocument/2006/relationships/hyperlink" Target="../Docs/R1-2202460.zip" TargetMode="External"/><Relationship Id="rId348" Type="http://schemas.openxmlformats.org/officeDocument/2006/relationships/hyperlink" Target="../Docs/R1-2200909.zip" TargetMode="External"/><Relationship Id="rId555" Type="http://schemas.openxmlformats.org/officeDocument/2006/relationships/hyperlink" Target="../Docs/R1-2202407.zip" TargetMode="External"/><Relationship Id="rId762" Type="http://schemas.openxmlformats.org/officeDocument/2006/relationships/hyperlink" Target="../Docs/R1-2201575.zip" TargetMode="External"/><Relationship Id="rId1185" Type="http://schemas.openxmlformats.org/officeDocument/2006/relationships/hyperlink" Target="../Docs/R1-2202438.zip" TargetMode="External"/><Relationship Id="rId1392" Type="http://schemas.openxmlformats.org/officeDocument/2006/relationships/hyperlink" Target="../Docs/R1-2201636.zip" TargetMode="External"/><Relationship Id="rId2029" Type="http://schemas.openxmlformats.org/officeDocument/2006/relationships/hyperlink" Target="../Docs/R1-2202641.zip" TargetMode="External"/><Relationship Id="rId2236" Type="http://schemas.openxmlformats.org/officeDocument/2006/relationships/image" Target="media/image78.wmf"/><Relationship Id="rId2443" Type="http://schemas.openxmlformats.org/officeDocument/2006/relationships/hyperlink" Target="../Docs/R1-2201419.zip" TargetMode="External"/><Relationship Id="rId2650" Type="http://schemas.openxmlformats.org/officeDocument/2006/relationships/hyperlink" Target="../Docs/R1-2202912.zip" TargetMode="External"/><Relationship Id="rId208" Type="http://schemas.openxmlformats.org/officeDocument/2006/relationships/hyperlink" Target="../Docs/R1-2202205.zip" TargetMode="External"/><Relationship Id="rId415" Type="http://schemas.openxmlformats.org/officeDocument/2006/relationships/hyperlink" Target="../Docs/R1-2202117.zip" TargetMode="External"/><Relationship Id="rId622" Type="http://schemas.openxmlformats.org/officeDocument/2006/relationships/hyperlink" Target="../Docs/R1-2201293.zip" TargetMode="External"/><Relationship Id="rId1045" Type="http://schemas.openxmlformats.org/officeDocument/2006/relationships/hyperlink" Target="../Docs/R1-2202337.zip" TargetMode="External"/><Relationship Id="rId1252" Type="http://schemas.openxmlformats.org/officeDocument/2006/relationships/image" Target="cid:image032.png@01D82A7E.AF1DC7C0" TargetMode="External"/><Relationship Id="rId1697" Type="http://schemas.openxmlformats.org/officeDocument/2006/relationships/hyperlink" Target="../Docs/R1-2200879.zip" TargetMode="External"/><Relationship Id="rId2303" Type="http://schemas.openxmlformats.org/officeDocument/2006/relationships/hyperlink" Target="../Docs/R1-2200962.zip" TargetMode="External"/><Relationship Id="rId2510" Type="http://schemas.openxmlformats.org/officeDocument/2006/relationships/hyperlink" Target="../Docs/R1-2202663.zip" TargetMode="External"/><Relationship Id="rId2748" Type="http://schemas.openxmlformats.org/officeDocument/2006/relationships/hyperlink" Target="../Docs/R1-2203002.zip" TargetMode="External"/><Relationship Id="rId927" Type="http://schemas.openxmlformats.org/officeDocument/2006/relationships/hyperlink" Target="../Docs/R1-2201469.zip" TargetMode="External"/><Relationship Id="rId1112" Type="http://schemas.openxmlformats.org/officeDocument/2006/relationships/hyperlink" Target="../Docs/R1-2202775.zip" TargetMode="External"/><Relationship Id="rId1557" Type="http://schemas.openxmlformats.org/officeDocument/2006/relationships/hyperlink" Target="../Docs/R1-2202194.zip" TargetMode="External"/><Relationship Id="rId1764" Type="http://schemas.openxmlformats.org/officeDocument/2006/relationships/hyperlink" Target="../Docs/R1-2200968.zip" TargetMode="External"/><Relationship Id="rId1971" Type="http://schemas.openxmlformats.org/officeDocument/2006/relationships/hyperlink" Target="../Docs/R1-2202086.zip" TargetMode="External"/><Relationship Id="rId2608" Type="http://schemas.openxmlformats.org/officeDocument/2006/relationships/hyperlink" Target="../Docs/R1-2202591.zip" TargetMode="External"/><Relationship Id="rId56" Type="http://schemas.openxmlformats.org/officeDocument/2006/relationships/hyperlink" Target="../Docs/R1-2200854.zip" TargetMode="External"/><Relationship Id="rId1417" Type="http://schemas.openxmlformats.org/officeDocument/2006/relationships/hyperlink" Target="../Docs/R1-2201947.zip" TargetMode="External"/><Relationship Id="rId1624" Type="http://schemas.openxmlformats.org/officeDocument/2006/relationships/hyperlink" Target="../Docs/R1-2202024.zip" TargetMode="External"/><Relationship Id="rId1831" Type="http://schemas.openxmlformats.org/officeDocument/2006/relationships/hyperlink" Target="../Docs/R1-2202303.zip" TargetMode="External"/><Relationship Id="rId1929" Type="http://schemas.openxmlformats.org/officeDocument/2006/relationships/hyperlink" Target="../Docs/R1-2201715.zip" TargetMode="External"/><Relationship Id="rId2093" Type="http://schemas.openxmlformats.org/officeDocument/2006/relationships/hyperlink" Target="../Docs/R1-2202549.zip" TargetMode="External"/><Relationship Id="rId2398" Type="http://schemas.openxmlformats.org/officeDocument/2006/relationships/hyperlink" Target="../Docs/R1-2201967.zip" TargetMode="External"/><Relationship Id="rId272" Type="http://schemas.openxmlformats.org/officeDocument/2006/relationships/hyperlink" Target="../Docs/R1-2201263.zip" TargetMode="External"/><Relationship Id="rId577" Type="http://schemas.openxmlformats.org/officeDocument/2006/relationships/hyperlink" Target="../Docs/R1-2202443.zip" TargetMode="External"/><Relationship Id="rId2160" Type="http://schemas.openxmlformats.org/officeDocument/2006/relationships/hyperlink" Target="../Docs/R1-2202706.zip" TargetMode="External"/><Relationship Id="rId2258" Type="http://schemas.openxmlformats.org/officeDocument/2006/relationships/hyperlink" Target="../Docs/R1-2202926.zip" TargetMode="External"/><Relationship Id="rId132" Type="http://schemas.openxmlformats.org/officeDocument/2006/relationships/hyperlink" Target="../Docs/R1-2202313.zip" TargetMode="External"/><Relationship Id="rId784" Type="http://schemas.openxmlformats.org/officeDocument/2006/relationships/hyperlink" Target="../Docs/R1-2202762.zip" TargetMode="External"/><Relationship Id="rId991" Type="http://schemas.openxmlformats.org/officeDocument/2006/relationships/hyperlink" Target="../Docs/R1-2201735.zip" TargetMode="External"/><Relationship Id="rId1067" Type="http://schemas.openxmlformats.org/officeDocument/2006/relationships/hyperlink" Target="../Docs/R1-2202132.zip" TargetMode="External"/><Relationship Id="rId2020" Type="http://schemas.openxmlformats.org/officeDocument/2006/relationships/hyperlink" Target="../Docs/R1-2202396.zip" TargetMode="External"/><Relationship Id="rId2465" Type="http://schemas.openxmlformats.org/officeDocument/2006/relationships/hyperlink" Target="../Docs/R1-2202177.zip" TargetMode="External"/><Relationship Id="rId2672" Type="http://schemas.openxmlformats.org/officeDocument/2006/relationships/hyperlink" Target="../Docs/R1-2200869.zip" TargetMode="External"/><Relationship Id="rId437" Type="http://schemas.openxmlformats.org/officeDocument/2006/relationships/hyperlink" Target="../Docs/R1-2201324.zip" TargetMode="External"/><Relationship Id="rId644" Type="http://schemas.openxmlformats.org/officeDocument/2006/relationships/hyperlink" Target="../Docs/R1-2201823.zip" TargetMode="External"/><Relationship Id="rId851" Type="http://schemas.openxmlformats.org/officeDocument/2006/relationships/hyperlink" Target="../Docs/R1-2201685.zip" TargetMode="External"/><Relationship Id="rId1274" Type="http://schemas.openxmlformats.org/officeDocument/2006/relationships/hyperlink" Target="../Docs/R1-2201547.zip" TargetMode="External"/><Relationship Id="rId1481" Type="http://schemas.openxmlformats.org/officeDocument/2006/relationships/hyperlink" Target="../Docs/R1-2201136.zip" TargetMode="External"/><Relationship Id="rId1579" Type="http://schemas.openxmlformats.org/officeDocument/2006/relationships/hyperlink" Target="../Docs/R1-2201865.zip" TargetMode="External"/><Relationship Id="rId2118" Type="http://schemas.openxmlformats.org/officeDocument/2006/relationships/hyperlink" Target="../Docs/R1-2201935.zip" TargetMode="External"/><Relationship Id="rId2325" Type="http://schemas.openxmlformats.org/officeDocument/2006/relationships/hyperlink" Target="../Docs/R1-2201794.zip" TargetMode="External"/><Relationship Id="rId2532" Type="http://schemas.openxmlformats.org/officeDocument/2006/relationships/hyperlink" Target="../Docs/R1-2202799.zip" TargetMode="External"/><Relationship Id="rId504" Type="http://schemas.openxmlformats.org/officeDocument/2006/relationships/hyperlink" Target="../Docs/R1-2202505.zip" TargetMode="External"/><Relationship Id="rId711" Type="http://schemas.openxmlformats.org/officeDocument/2006/relationships/hyperlink" Target="../Docs/R1-2202510.zip" TargetMode="External"/><Relationship Id="rId949" Type="http://schemas.openxmlformats.org/officeDocument/2006/relationships/hyperlink" Target="../Docs/R1-2202687.zip" TargetMode="External"/><Relationship Id="rId1134" Type="http://schemas.openxmlformats.org/officeDocument/2006/relationships/hyperlink" Target="../Docs/R1-2201020.zip" TargetMode="External"/><Relationship Id="rId1341" Type="http://schemas.openxmlformats.org/officeDocument/2006/relationships/hyperlink" Target="../Docs/R1-2201093.zip" TargetMode="External"/><Relationship Id="rId1786" Type="http://schemas.openxmlformats.org/officeDocument/2006/relationships/hyperlink" Target="../Docs/R1-2201444.zip" TargetMode="External"/><Relationship Id="rId1993" Type="http://schemas.openxmlformats.org/officeDocument/2006/relationships/hyperlink" Target="../Docs/R1-2202378.zip" TargetMode="External"/><Relationship Id="rId78" Type="http://schemas.openxmlformats.org/officeDocument/2006/relationships/hyperlink" Target="../Docs/R1-2200902.zip" TargetMode="External"/><Relationship Id="rId809" Type="http://schemas.openxmlformats.org/officeDocument/2006/relationships/hyperlink" Target="../Docs/R1-2202596.zip" TargetMode="External"/><Relationship Id="rId1201" Type="http://schemas.openxmlformats.org/officeDocument/2006/relationships/hyperlink" Target="../Docs/R1-2202838.zip" TargetMode="External"/><Relationship Id="rId1439" Type="http://schemas.openxmlformats.org/officeDocument/2006/relationships/hyperlink" Target="../Docs/R1-2202018.zip" TargetMode="External"/><Relationship Id="rId1646" Type="http://schemas.openxmlformats.org/officeDocument/2006/relationships/image" Target="media/image50.wmf"/><Relationship Id="rId1853" Type="http://schemas.openxmlformats.org/officeDocument/2006/relationships/hyperlink" Target="../Docs/R1-2202881.zip" TargetMode="External"/><Relationship Id="rId1506" Type="http://schemas.openxmlformats.org/officeDocument/2006/relationships/image" Target="media/image26.png"/><Relationship Id="rId1713" Type="http://schemas.openxmlformats.org/officeDocument/2006/relationships/hyperlink" Target="../Docs/R1-2201868.zip" TargetMode="External"/><Relationship Id="rId1920" Type="http://schemas.openxmlformats.org/officeDocument/2006/relationships/hyperlink" Target="../Docs/R1-2201254.zip" TargetMode="External"/><Relationship Id="rId294" Type="http://schemas.openxmlformats.org/officeDocument/2006/relationships/hyperlink" Target="../Docs/R1-2201321.zip" TargetMode="External"/><Relationship Id="rId2182" Type="http://schemas.openxmlformats.org/officeDocument/2006/relationships/hyperlink" Target="../Docs/R1-2201219.zip" TargetMode="External"/><Relationship Id="rId154" Type="http://schemas.openxmlformats.org/officeDocument/2006/relationships/hyperlink" Target="../Docs/R1-2201042.zip" TargetMode="External"/><Relationship Id="rId361" Type="http://schemas.openxmlformats.org/officeDocument/2006/relationships/hyperlink" Target="https://www.3gpp.org/ftp/TSG_RAN/TSG_RAN/TSGR_91e/Docs/RP-210899.zip" TargetMode="External"/><Relationship Id="rId599" Type="http://schemas.openxmlformats.org/officeDocument/2006/relationships/hyperlink" Target="../Docs/R1-2202721.zip" TargetMode="External"/><Relationship Id="rId2042" Type="http://schemas.openxmlformats.org/officeDocument/2006/relationships/hyperlink" Target="../Docs/R1-2201115.zip" TargetMode="External"/><Relationship Id="rId2487" Type="http://schemas.openxmlformats.org/officeDocument/2006/relationships/hyperlink" Target="../Docs/R1-2201521.zip" TargetMode="External"/><Relationship Id="rId2694" Type="http://schemas.openxmlformats.org/officeDocument/2006/relationships/hyperlink" Target="../Docs/R1-2200890.zip" TargetMode="External"/><Relationship Id="rId459" Type="http://schemas.openxmlformats.org/officeDocument/2006/relationships/hyperlink" Target="../Docs/R1-2202697.zip" TargetMode="External"/><Relationship Id="rId666" Type="http://schemas.openxmlformats.org/officeDocument/2006/relationships/hyperlink" Target="../Docs/R1-2202121.zip" TargetMode="External"/><Relationship Id="rId873" Type="http://schemas.openxmlformats.org/officeDocument/2006/relationships/hyperlink" Target="../Docs/R1-2201332.zip" TargetMode="External"/><Relationship Id="rId1089" Type="http://schemas.openxmlformats.org/officeDocument/2006/relationships/hyperlink" Target="../Docs/R1-2201666.zip" TargetMode="External"/><Relationship Id="rId1296" Type="http://schemas.openxmlformats.org/officeDocument/2006/relationships/hyperlink" Target="../Docs/R1-2202908.zip" TargetMode="External"/><Relationship Id="rId2347" Type="http://schemas.openxmlformats.org/officeDocument/2006/relationships/hyperlink" Target="../Docs/R1-2202169.zip" TargetMode="External"/><Relationship Id="rId2554" Type="http://schemas.openxmlformats.org/officeDocument/2006/relationships/hyperlink" Target="../Docs/R1-2202955.zip" TargetMode="External"/><Relationship Id="rId221" Type="http://schemas.openxmlformats.org/officeDocument/2006/relationships/hyperlink" Target="../Docs/R1-2202598.zip" TargetMode="External"/><Relationship Id="rId319" Type="http://schemas.openxmlformats.org/officeDocument/2006/relationships/hyperlink" Target="../Docs/R1-2201973.zip" TargetMode="External"/><Relationship Id="rId526" Type="http://schemas.openxmlformats.org/officeDocument/2006/relationships/hyperlink" Target="../Docs/R1-2201070.zip" TargetMode="External"/><Relationship Id="rId1156" Type="http://schemas.openxmlformats.org/officeDocument/2006/relationships/hyperlink" Target="../Docs/R1-2201439.zip" TargetMode="External"/><Relationship Id="rId1363" Type="http://schemas.openxmlformats.org/officeDocument/2006/relationships/hyperlink" Target="../Docs/R1-2202500.zip" TargetMode="External"/><Relationship Id="rId2207" Type="http://schemas.openxmlformats.org/officeDocument/2006/relationships/image" Target="media/image64.wmf"/><Relationship Id="rId2761" Type="http://schemas.openxmlformats.org/officeDocument/2006/relationships/hyperlink" Target="../Docs/R1-2202957.zip" TargetMode="External"/><Relationship Id="rId733" Type="http://schemas.openxmlformats.org/officeDocument/2006/relationships/hyperlink" Target="../Docs/R1-2202759.zip" TargetMode="External"/><Relationship Id="rId940" Type="http://schemas.openxmlformats.org/officeDocument/2006/relationships/hyperlink" Target="../Docs/R1-2202647.zip" TargetMode="External"/><Relationship Id="rId1016" Type="http://schemas.openxmlformats.org/officeDocument/2006/relationships/image" Target="cid:image028.png@01D82F6A.A9677C40" TargetMode="External"/><Relationship Id="rId1570" Type="http://schemas.openxmlformats.org/officeDocument/2006/relationships/hyperlink" Target="../Docs/R1-2201101.zip" TargetMode="External"/><Relationship Id="rId1668" Type="http://schemas.openxmlformats.org/officeDocument/2006/relationships/hyperlink" Target="../Docs/R1-2201779.zip" TargetMode="External"/><Relationship Id="rId1875" Type="http://schemas.openxmlformats.org/officeDocument/2006/relationships/hyperlink" Target="../Docs/R1-2202947.zip" TargetMode="External"/><Relationship Id="rId2414" Type="http://schemas.openxmlformats.org/officeDocument/2006/relationships/hyperlink" Target="../Docs/R1-2201417.zip" TargetMode="External"/><Relationship Id="rId2621" Type="http://schemas.openxmlformats.org/officeDocument/2006/relationships/hyperlink" Target="../Docs/R1-2202725.zip" TargetMode="External"/><Relationship Id="rId2719" Type="http://schemas.openxmlformats.org/officeDocument/2006/relationships/hyperlink" Target="../Docs/R1-2200781.zip" TargetMode="External"/><Relationship Id="rId800" Type="http://schemas.openxmlformats.org/officeDocument/2006/relationships/hyperlink" Target="../Docs/R1-2201959.zip" TargetMode="External"/><Relationship Id="rId1223" Type="http://schemas.openxmlformats.org/officeDocument/2006/relationships/hyperlink" Target="../Docs/R1-2202794.zip" TargetMode="External"/><Relationship Id="rId1430" Type="http://schemas.openxmlformats.org/officeDocument/2006/relationships/hyperlink" Target="../Docs/R1-2201097.zip" TargetMode="External"/><Relationship Id="rId1528" Type="http://schemas.openxmlformats.org/officeDocument/2006/relationships/hyperlink" Target="../Docs/R1-2201550.zip" TargetMode="External"/><Relationship Id="rId1735" Type="http://schemas.openxmlformats.org/officeDocument/2006/relationships/hyperlink" Target="../Docs/R1-2201709.zip" TargetMode="External"/><Relationship Id="rId1942" Type="http://schemas.openxmlformats.org/officeDocument/2006/relationships/hyperlink" Target="../Docs/R1-2202373.zip" TargetMode="External"/><Relationship Id="rId27" Type="http://schemas.openxmlformats.org/officeDocument/2006/relationships/hyperlink" Target="../Docs/R1-2202769.zip" TargetMode="External"/><Relationship Id="rId1802" Type="http://schemas.openxmlformats.org/officeDocument/2006/relationships/hyperlink" Target="../Docs/R1-2201711.zip" TargetMode="External"/><Relationship Id="rId176" Type="http://schemas.openxmlformats.org/officeDocument/2006/relationships/hyperlink" Target="../Docs/R1-2201044.zip" TargetMode="External"/><Relationship Id="rId383" Type="http://schemas.openxmlformats.org/officeDocument/2006/relationships/hyperlink" Target="../Docs/R1-2202411.zip" TargetMode="External"/><Relationship Id="rId590" Type="http://schemas.openxmlformats.org/officeDocument/2006/relationships/hyperlink" Target="../Docs/R1-2201253.zip" TargetMode="External"/><Relationship Id="rId2064" Type="http://schemas.openxmlformats.org/officeDocument/2006/relationships/hyperlink" Target="../Docs/R1-2202579.zip" TargetMode="External"/><Relationship Id="rId2271" Type="http://schemas.openxmlformats.org/officeDocument/2006/relationships/hyperlink" Target="../Docs/R1-2201408.zip" TargetMode="External"/><Relationship Id="rId243" Type="http://schemas.openxmlformats.org/officeDocument/2006/relationships/hyperlink" Target="../Docs/R1-2202463.zip" TargetMode="External"/><Relationship Id="rId450" Type="http://schemas.openxmlformats.org/officeDocument/2006/relationships/hyperlink" Target="../Docs/R1-2202450.zip" TargetMode="External"/><Relationship Id="rId688" Type="http://schemas.openxmlformats.org/officeDocument/2006/relationships/hyperlink" Target="../Docs/R1-2202453.zip" TargetMode="External"/><Relationship Id="rId895" Type="http://schemas.openxmlformats.org/officeDocument/2006/relationships/hyperlink" Target="../Docs/R1-2202914.zip" TargetMode="External"/><Relationship Id="rId1080" Type="http://schemas.openxmlformats.org/officeDocument/2006/relationships/hyperlink" Target="../Docs/R1-2201038.zip" TargetMode="External"/><Relationship Id="rId2131" Type="http://schemas.openxmlformats.org/officeDocument/2006/relationships/hyperlink" Target="../Docs/R1-2200915.zip" TargetMode="External"/><Relationship Id="rId2369" Type="http://schemas.openxmlformats.org/officeDocument/2006/relationships/hyperlink" Target="../Docs/R1-2201515.zip" TargetMode="External"/><Relationship Id="rId2576" Type="http://schemas.openxmlformats.org/officeDocument/2006/relationships/hyperlink" Target="../Docs/R1-2202977.zip" TargetMode="External"/><Relationship Id="rId2783" Type="http://schemas.openxmlformats.org/officeDocument/2006/relationships/hyperlink" Target="../Docs/R1-2203007.zip" TargetMode="External"/><Relationship Id="rId103" Type="http://schemas.openxmlformats.org/officeDocument/2006/relationships/hyperlink" Target="../Docs/R1-2201249.zip" TargetMode="External"/><Relationship Id="rId310" Type="http://schemas.openxmlformats.org/officeDocument/2006/relationships/hyperlink" Target="../Docs/R1-2200907.zip" TargetMode="External"/><Relationship Id="rId548" Type="http://schemas.openxmlformats.org/officeDocument/2006/relationships/hyperlink" Target="../Docs/R1-2201325.zip" TargetMode="External"/><Relationship Id="rId755" Type="http://schemas.openxmlformats.org/officeDocument/2006/relationships/hyperlink" Target="../Docs/R1-2201223.zip" TargetMode="External"/><Relationship Id="rId962" Type="http://schemas.openxmlformats.org/officeDocument/2006/relationships/hyperlink" Target="../Docs/R1-2201734.zip" TargetMode="External"/><Relationship Id="rId1178" Type="http://schemas.openxmlformats.org/officeDocument/2006/relationships/hyperlink" Target="../Docs/R1-2201004.zip" TargetMode="External"/><Relationship Id="rId1385" Type="http://schemas.openxmlformats.org/officeDocument/2006/relationships/hyperlink" Target="../Docs/R1-2202520.zip" TargetMode="External"/><Relationship Id="rId1592" Type="http://schemas.openxmlformats.org/officeDocument/2006/relationships/image" Target="cid:_Foxmail.1@85059292-d9aa-d732-13bf-5ffaf6ab0b60" TargetMode="External"/><Relationship Id="rId2229" Type="http://schemas.openxmlformats.org/officeDocument/2006/relationships/image" Target="media/image74.wmf"/><Relationship Id="rId2436" Type="http://schemas.openxmlformats.org/officeDocument/2006/relationships/hyperlink" Target="../Docs/R1-2202265.zip" TargetMode="External"/><Relationship Id="rId2643" Type="http://schemas.openxmlformats.org/officeDocument/2006/relationships/hyperlink" Target="../Docs/R1-2202877.zip" TargetMode="External"/><Relationship Id="rId91" Type="http://schemas.openxmlformats.org/officeDocument/2006/relationships/hyperlink" Target="../Docs/R1-2201010.zip" TargetMode="External"/><Relationship Id="rId408" Type="http://schemas.openxmlformats.org/officeDocument/2006/relationships/hyperlink" Target="../Docs/R1-2202117.zip" TargetMode="External"/><Relationship Id="rId615" Type="http://schemas.openxmlformats.org/officeDocument/2006/relationships/hyperlink" Target="../Docs/R1-2201001.zip" TargetMode="External"/><Relationship Id="rId822" Type="http://schemas.openxmlformats.org/officeDocument/2006/relationships/hyperlink" Target="../Docs/R1-2201330.zip" TargetMode="External"/><Relationship Id="rId1038" Type="http://schemas.openxmlformats.org/officeDocument/2006/relationships/hyperlink" Target="../Docs/R1-2201690.zip" TargetMode="External"/><Relationship Id="rId1245" Type="http://schemas.openxmlformats.org/officeDocument/2006/relationships/image" Target="media/image18.png"/><Relationship Id="rId1452" Type="http://schemas.openxmlformats.org/officeDocument/2006/relationships/hyperlink" Target="../Docs/R1-2201701.zip" TargetMode="External"/><Relationship Id="rId1897" Type="http://schemas.openxmlformats.org/officeDocument/2006/relationships/hyperlink" Target="../Docs/R1-2201457.zip" TargetMode="External"/><Relationship Id="rId2503" Type="http://schemas.openxmlformats.org/officeDocument/2006/relationships/hyperlink" Target="../Docs/R1-2201895.zip" TargetMode="External"/><Relationship Id="rId1105" Type="http://schemas.openxmlformats.org/officeDocument/2006/relationships/hyperlink" Target="../Docs/R1-2202493.zip" TargetMode="External"/><Relationship Id="rId1312" Type="http://schemas.openxmlformats.org/officeDocument/2006/relationships/hyperlink" Target="../Docs/R1-2202139.zip" TargetMode="External"/><Relationship Id="rId1757" Type="http://schemas.openxmlformats.org/officeDocument/2006/relationships/oleObject" Target="embeddings/oleObject19.bin"/><Relationship Id="rId1964" Type="http://schemas.openxmlformats.org/officeDocument/2006/relationships/hyperlink" Target="../Docs/R1-2201716.zip" TargetMode="External"/><Relationship Id="rId2710" Type="http://schemas.openxmlformats.org/officeDocument/2006/relationships/hyperlink" Target="../Docs/R1-2200906.zip" TargetMode="External"/><Relationship Id="rId49" Type="http://schemas.openxmlformats.org/officeDocument/2006/relationships/hyperlink" Target="../Docs/R1-2201564.zip" TargetMode="External"/><Relationship Id="rId1617" Type="http://schemas.openxmlformats.org/officeDocument/2006/relationships/hyperlink" Target="../Docs/R1-2202149.zip" TargetMode="External"/><Relationship Id="rId1824" Type="http://schemas.openxmlformats.org/officeDocument/2006/relationships/hyperlink" Target="../Docs/R1-2201661.zip" TargetMode="External"/><Relationship Id="rId198" Type="http://schemas.openxmlformats.org/officeDocument/2006/relationships/hyperlink" Target="../Docs/R1-2201840.zip" TargetMode="External"/><Relationship Id="rId2086" Type="http://schemas.openxmlformats.org/officeDocument/2006/relationships/hyperlink" Target="../Docs/R1-2202398.zip" TargetMode="External"/><Relationship Id="rId2293" Type="http://schemas.openxmlformats.org/officeDocument/2006/relationships/hyperlink" Target="../Docs/R1-2201502.zip" TargetMode="External"/><Relationship Id="rId2598" Type="http://schemas.openxmlformats.org/officeDocument/2006/relationships/hyperlink" Target="../Docs/R1-2202999.zip" TargetMode="External"/><Relationship Id="rId265" Type="http://schemas.openxmlformats.org/officeDocument/2006/relationships/hyperlink" Target="../Docs/R1-2201056.zip" TargetMode="External"/><Relationship Id="rId472" Type="http://schemas.openxmlformats.org/officeDocument/2006/relationships/hyperlink" Target="../Docs/R1-2201026.zip" TargetMode="External"/><Relationship Id="rId2153" Type="http://schemas.openxmlformats.org/officeDocument/2006/relationships/oleObject" Target="embeddings/oleObject31.bin"/><Relationship Id="rId2360" Type="http://schemas.openxmlformats.org/officeDocument/2006/relationships/hyperlink" Target="../Docs/R1-2201606.zip" TargetMode="External"/><Relationship Id="rId125" Type="http://schemas.openxmlformats.org/officeDocument/2006/relationships/hyperlink" Target="../Docs/R1-2201202.zip" TargetMode="External"/><Relationship Id="rId332" Type="http://schemas.openxmlformats.org/officeDocument/2006/relationships/hyperlink" Target="../Docs/R1-2202055.zip" TargetMode="External"/><Relationship Id="rId777" Type="http://schemas.openxmlformats.org/officeDocument/2006/relationships/hyperlink" Target="../Docs/R1-2200861.zip" TargetMode="External"/><Relationship Id="rId984" Type="http://schemas.openxmlformats.org/officeDocument/2006/relationships/hyperlink" Target="../Docs/R1-2201352.zip" TargetMode="External"/><Relationship Id="rId2013" Type="http://schemas.openxmlformats.org/officeDocument/2006/relationships/hyperlink" Target="../Docs/R1-2202034.zip" TargetMode="External"/><Relationship Id="rId2220" Type="http://schemas.openxmlformats.org/officeDocument/2006/relationships/oleObject" Target="embeddings/oleObject42.bin"/><Relationship Id="rId2458" Type="http://schemas.openxmlformats.org/officeDocument/2006/relationships/hyperlink" Target="../Docs/R1-2201420.zip" TargetMode="External"/><Relationship Id="rId2665" Type="http://schemas.openxmlformats.org/officeDocument/2006/relationships/hyperlink" Target="../Docs/R1-2200862.zip" TargetMode="External"/><Relationship Id="rId637" Type="http://schemas.openxmlformats.org/officeDocument/2006/relationships/hyperlink" Target="../Docs/R1-2202772.zip" TargetMode="External"/><Relationship Id="rId844" Type="http://schemas.openxmlformats.org/officeDocument/2006/relationships/hyperlink" Target="../Docs/R1-2201331.zip" TargetMode="External"/><Relationship Id="rId1267" Type="http://schemas.openxmlformats.org/officeDocument/2006/relationships/hyperlink" Target="../Docs/R1-2200938.zip" TargetMode="External"/><Relationship Id="rId1474" Type="http://schemas.openxmlformats.org/officeDocument/2006/relationships/hyperlink" Target="../Docs/R1-2202533.zip" TargetMode="External"/><Relationship Id="rId1681" Type="http://schemas.openxmlformats.org/officeDocument/2006/relationships/hyperlink" Target="../Docs/R1-2202573.zip" TargetMode="External"/><Relationship Id="rId2318" Type="http://schemas.openxmlformats.org/officeDocument/2006/relationships/hyperlink" Target="../Docs/R1-2201514.zip" TargetMode="External"/><Relationship Id="rId2525" Type="http://schemas.openxmlformats.org/officeDocument/2006/relationships/hyperlink" Target="../Docs/R1-2202741.zip" TargetMode="External"/><Relationship Id="rId2732" Type="http://schemas.openxmlformats.org/officeDocument/2006/relationships/hyperlink" Target="../Docs/R1-2203000.zip" TargetMode="External"/><Relationship Id="rId704" Type="http://schemas.openxmlformats.org/officeDocument/2006/relationships/hyperlink" Target="../Docs/R1-2201462.zip" TargetMode="External"/><Relationship Id="rId911" Type="http://schemas.openxmlformats.org/officeDocument/2006/relationships/hyperlink" Target="../Docs/R1-2201898.zip" TargetMode="External"/><Relationship Id="rId1127" Type="http://schemas.openxmlformats.org/officeDocument/2006/relationships/hyperlink" Target="../Docs/R1-2201611.zip" TargetMode="External"/><Relationship Id="rId1334" Type="http://schemas.openxmlformats.org/officeDocument/2006/relationships/hyperlink" Target="../Docs/R1-2202846.zip" TargetMode="External"/><Relationship Id="rId1541" Type="http://schemas.openxmlformats.org/officeDocument/2006/relationships/image" Target="media/image32.png"/><Relationship Id="rId1779" Type="http://schemas.openxmlformats.org/officeDocument/2006/relationships/hyperlink" Target="../Docs/R1-2201963.zip" TargetMode="External"/><Relationship Id="rId1986" Type="http://schemas.openxmlformats.org/officeDocument/2006/relationships/hyperlink" Target="../Docs/R1-2202665.zip" TargetMode="External"/><Relationship Id="rId40" Type="http://schemas.openxmlformats.org/officeDocument/2006/relationships/hyperlink" Target="../Docs/R1-2202261.zip" TargetMode="External"/><Relationship Id="rId1401" Type="http://schemas.openxmlformats.org/officeDocument/2006/relationships/hyperlink" Target="../Docs/R1-2202371.zip" TargetMode="External"/><Relationship Id="rId1639" Type="http://schemas.openxmlformats.org/officeDocument/2006/relationships/oleObject" Target="embeddings/oleObject7.bin"/><Relationship Id="rId1846" Type="http://schemas.openxmlformats.org/officeDocument/2006/relationships/hyperlink" Target="../Docs/R1-2201650.zip" TargetMode="External"/><Relationship Id="rId1706" Type="http://schemas.openxmlformats.org/officeDocument/2006/relationships/hyperlink" Target="../Docs/R1-2201380.zip" TargetMode="External"/><Relationship Id="rId1913" Type="http://schemas.openxmlformats.org/officeDocument/2006/relationships/hyperlink" Target="http://www.3gpp.org/ftp/tsg_ran/TSG_RAN/TSGR_90e/Docs/RP-202846.zip" TargetMode="External"/><Relationship Id="rId287" Type="http://schemas.openxmlformats.org/officeDocument/2006/relationships/hyperlink" Target="../Docs/R1-2202436.zip" TargetMode="External"/><Relationship Id="rId494" Type="http://schemas.openxmlformats.org/officeDocument/2006/relationships/hyperlink" Target="../Docs/R1-2202451.zip" TargetMode="External"/><Relationship Id="rId2175" Type="http://schemas.openxmlformats.org/officeDocument/2006/relationships/hyperlink" Target="../Docs/R1-2201789.zip" TargetMode="External"/><Relationship Id="rId2382" Type="http://schemas.openxmlformats.org/officeDocument/2006/relationships/hyperlink" Target="../Docs/R1-2202171.zip" TargetMode="External"/><Relationship Id="rId147" Type="http://schemas.openxmlformats.org/officeDocument/2006/relationships/hyperlink" Target="../Docs/R1-2201980.zip" TargetMode="External"/><Relationship Id="rId354" Type="http://schemas.openxmlformats.org/officeDocument/2006/relationships/hyperlink" Target="../Docs/R1-2202620.zip" TargetMode="External"/><Relationship Id="rId799" Type="http://schemas.openxmlformats.org/officeDocument/2006/relationships/hyperlink" Target="../Docs/R1-2201939.zip" TargetMode="External"/><Relationship Id="rId1191" Type="http://schemas.openxmlformats.org/officeDocument/2006/relationships/hyperlink" Target="../Docs/R1-2202784.zip" TargetMode="External"/><Relationship Id="rId2035" Type="http://schemas.openxmlformats.org/officeDocument/2006/relationships/hyperlink" Target="../Docs/R1-2202727.zip" TargetMode="External"/><Relationship Id="rId2687" Type="http://schemas.openxmlformats.org/officeDocument/2006/relationships/hyperlink" Target="../Docs/R1-2200884.zip" TargetMode="External"/><Relationship Id="rId561" Type="http://schemas.openxmlformats.org/officeDocument/2006/relationships/hyperlink" Target="../Docs/R1-2202816.zip" TargetMode="External"/><Relationship Id="rId659" Type="http://schemas.openxmlformats.org/officeDocument/2006/relationships/hyperlink" Target="../Docs/R1-2202691.zip" TargetMode="External"/><Relationship Id="rId866" Type="http://schemas.openxmlformats.org/officeDocument/2006/relationships/hyperlink" Target="../Docs/R1-2202756.zip" TargetMode="External"/><Relationship Id="rId1289" Type="http://schemas.openxmlformats.org/officeDocument/2006/relationships/hyperlink" Target="../Docs/R1-2202552.zip" TargetMode="External"/><Relationship Id="rId1496" Type="http://schemas.openxmlformats.org/officeDocument/2006/relationships/hyperlink" Target="../Docs/R1-2202020.zip" TargetMode="External"/><Relationship Id="rId2242" Type="http://schemas.openxmlformats.org/officeDocument/2006/relationships/hyperlink" Target="../Docs/R1-2202586.zip" TargetMode="External"/><Relationship Id="rId2547" Type="http://schemas.openxmlformats.org/officeDocument/2006/relationships/hyperlink" Target="../Docs/R1-2202948.zip" TargetMode="External"/><Relationship Id="rId214" Type="http://schemas.openxmlformats.org/officeDocument/2006/relationships/hyperlink" Target="../Docs/R1-2201308.zip" TargetMode="External"/><Relationship Id="rId421" Type="http://schemas.openxmlformats.org/officeDocument/2006/relationships/hyperlink" Target="../Docs/R1-2201986.zip" TargetMode="External"/><Relationship Id="rId519" Type="http://schemas.openxmlformats.org/officeDocument/2006/relationships/hyperlink" Target="../Docs/R1-2201067.zip" TargetMode="External"/><Relationship Id="rId1051" Type="http://schemas.openxmlformats.org/officeDocument/2006/relationships/hyperlink" Target="../Docs/R1-2201037.zip" TargetMode="External"/><Relationship Id="rId1149" Type="http://schemas.openxmlformats.org/officeDocument/2006/relationships/hyperlink" Target="../Docs/R1-2201018.zip" TargetMode="External"/><Relationship Id="rId1356" Type="http://schemas.openxmlformats.org/officeDocument/2006/relationships/hyperlink" Target="../Docs/R1-2202497.zip" TargetMode="External"/><Relationship Id="rId2102" Type="http://schemas.openxmlformats.org/officeDocument/2006/relationships/hyperlink" Target="../Docs/R1-2201609.zip" TargetMode="External"/><Relationship Id="rId2754" Type="http://schemas.openxmlformats.org/officeDocument/2006/relationships/hyperlink" Target="../Docs/R1-2203001.zip" TargetMode="External"/><Relationship Id="rId726" Type="http://schemas.openxmlformats.org/officeDocument/2006/relationships/hyperlink" Target="../Docs/R1-2202541.zip" TargetMode="External"/><Relationship Id="rId933" Type="http://schemas.openxmlformats.org/officeDocument/2006/relationships/hyperlink" Target="../Docs/R1-2202128.zip" TargetMode="External"/><Relationship Id="rId1009" Type="http://schemas.openxmlformats.org/officeDocument/2006/relationships/image" Target="media/image3.gif"/><Relationship Id="rId1563" Type="http://schemas.openxmlformats.org/officeDocument/2006/relationships/hyperlink" Target="../Docs/R1-2201892.zip" TargetMode="External"/><Relationship Id="rId1770" Type="http://schemas.openxmlformats.org/officeDocument/2006/relationships/hyperlink" Target="../Docs/R1-2201434.zip" TargetMode="External"/><Relationship Id="rId1868" Type="http://schemas.openxmlformats.org/officeDocument/2006/relationships/hyperlink" Target="../Docs/R1-2202280.zip" TargetMode="External"/><Relationship Id="rId2407" Type="http://schemas.openxmlformats.org/officeDocument/2006/relationships/hyperlink" Target="../Docs/R1-2201509.zip" TargetMode="External"/><Relationship Id="rId2614" Type="http://schemas.openxmlformats.org/officeDocument/2006/relationships/hyperlink" Target="../Docs/R1-2202673.zip" TargetMode="External"/><Relationship Id="rId62" Type="http://schemas.openxmlformats.org/officeDocument/2006/relationships/hyperlink" Target="../Docs/R1-2202429.zip" TargetMode="External"/><Relationship Id="rId1216" Type="http://schemas.openxmlformats.org/officeDocument/2006/relationships/hyperlink" Target="../Docs/R1-2202206.zip" TargetMode="External"/><Relationship Id="rId1423" Type="http://schemas.openxmlformats.org/officeDocument/2006/relationships/hyperlink" Target="../Docs/R1-2202514.zip" TargetMode="External"/><Relationship Id="rId1630" Type="http://schemas.openxmlformats.org/officeDocument/2006/relationships/image" Target="media/image42.wmf"/><Relationship Id="rId1728" Type="http://schemas.openxmlformats.org/officeDocument/2006/relationships/hyperlink" Target="../Docs/R1-2201105.zip" TargetMode="External"/><Relationship Id="rId1935" Type="http://schemas.openxmlformats.org/officeDocument/2006/relationships/hyperlink" Target="../Docs/R1-2202031.zip" TargetMode="External"/><Relationship Id="rId2197" Type="http://schemas.openxmlformats.org/officeDocument/2006/relationships/hyperlink" Target="../Docs/R1-2201343.zip" TargetMode="External"/><Relationship Id="rId169" Type="http://schemas.openxmlformats.org/officeDocument/2006/relationships/hyperlink" Target="../Docs/R1-2201747.zip" TargetMode="External"/><Relationship Id="rId376" Type="http://schemas.openxmlformats.org/officeDocument/2006/relationships/hyperlink" Target="../Docs/R1-2201651.zip" TargetMode="External"/><Relationship Id="rId583" Type="http://schemas.openxmlformats.org/officeDocument/2006/relationships/hyperlink" Target="../Docs/R1-2201073.zip" TargetMode="External"/><Relationship Id="rId790" Type="http://schemas.openxmlformats.org/officeDocument/2006/relationships/hyperlink" Target="../Docs/R1-2201329.zip" TargetMode="External"/><Relationship Id="rId2057" Type="http://schemas.openxmlformats.org/officeDocument/2006/relationships/hyperlink" Target="../Docs/R1-2202233.zip" TargetMode="External"/><Relationship Id="rId2264" Type="http://schemas.openxmlformats.org/officeDocument/2006/relationships/hyperlink" Target="../Docs/R1-2202858.zip" TargetMode="External"/><Relationship Id="rId2471" Type="http://schemas.openxmlformats.org/officeDocument/2006/relationships/hyperlink" Target="../Docs/R1-2201221.zip" TargetMode="External"/><Relationship Id="rId4" Type="http://schemas.openxmlformats.org/officeDocument/2006/relationships/styles" Target="styles.xml"/><Relationship Id="rId236" Type="http://schemas.openxmlformats.org/officeDocument/2006/relationships/hyperlink" Target="../Docs/R1-2200904.zip" TargetMode="External"/><Relationship Id="rId443" Type="http://schemas.openxmlformats.org/officeDocument/2006/relationships/hyperlink" Target="../Docs/R1-2201324.zip" TargetMode="External"/><Relationship Id="rId650" Type="http://schemas.openxmlformats.org/officeDocument/2006/relationships/hyperlink" Target="../Docs/R1-2202718.zip" TargetMode="External"/><Relationship Id="rId888" Type="http://schemas.openxmlformats.org/officeDocument/2006/relationships/hyperlink" Target="../Docs/R1-2202649.zip" TargetMode="External"/><Relationship Id="rId1073" Type="http://schemas.openxmlformats.org/officeDocument/2006/relationships/hyperlink" Target="../Docs/R1-2202679.zip" TargetMode="External"/><Relationship Id="rId1280" Type="http://schemas.openxmlformats.org/officeDocument/2006/relationships/hyperlink" Target="../Docs/R1-2201853.zip" TargetMode="External"/><Relationship Id="rId2124" Type="http://schemas.openxmlformats.org/officeDocument/2006/relationships/hyperlink" Target="../Docs/R1-2202270.zip" TargetMode="External"/><Relationship Id="rId2331" Type="http://schemas.openxmlformats.org/officeDocument/2006/relationships/hyperlink" Target="../Docs/R1-2202861.zip" TargetMode="External"/><Relationship Id="rId2569" Type="http://schemas.openxmlformats.org/officeDocument/2006/relationships/hyperlink" Target="../Docs/R1-2202970.zip" TargetMode="External"/><Relationship Id="rId2776" Type="http://schemas.openxmlformats.org/officeDocument/2006/relationships/hyperlink" Target="../Docs/R1-2202986.zip" TargetMode="External"/><Relationship Id="rId303" Type="http://schemas.openxmlformats.org/officeDocument/2006/relationships/hyperlink" Target="../Docs/R1-2200906.zip" TargetMode="External"/><Relationship Id="rId748" Type="http://schemas.openxmlformats.org/officeDocument/2006/relationships/hyperlink" Target="../Docs/R1-2202804.zip" TargetMode="External"/><Relationship Id="rId955" Type="http://schemas.openxmlformats.org/officeDocument/2006/relationships/hyperlink" Target="../Docs/R1-2201351.zip" TargetMode="External"/><Relationship Id="rId1140" Type="http://schemas.openxmlformats.org/officeDocument/2006/relationships/hyperlink" Target="../Docs/R1-2201694.zip" TargetMode="External"/><Relationship Id="rId1378" Type="http://schemas.openxmlformats.org/officeDocument/2006/relationships/hyperlink" Target="../Docs/R1-2201698.zip" TargetMode="External"/><Relationship Id="rId1585" Type="http://schemas.openxmlformats.org/officeDocument/2006/relationships/hyperlink" Target="../Docs/R1-2202236.zip" TargetMode="External"/><Relationship Id="rId1792" Type="http://schemas.openxmlformats.org/officeDocument/2006/relationships/hyperlink" Target="../Docs/R1-2201015.zip" TargetMode="External"/><Relationship Id="rId2429" Type="http://schemas.openxmlformats.org/officeDocument/2006/relationships/hyperlink" Target="../Docs/R1-2201799.zip" TargetMode="External"/><Relationship Id="rId2636" Type="http://schemas.openxmlformats.org/officeDocument/2006/relationships/hyperlink" Target="../Docs/R1-2202842.zip" TargetMode="External"/><Relationship Id="rId84" Type="http://schemas.openxmlformats.org/officeDocument/2006/relationships/hyperlink" Target="../Docs/R1-2201318.zip" TargetMode="External"/><Relationship Id="rId510" Type="http://schemas.openxmlformats.org/officeDocument/2006/relationships/hyperlink" Target="../Docs/R1-2202780.zip" TargetMode="External"/><Relationship Id="rId608" Type="http://schemas.openxmlformats.org/officeDocument/2006/relationships/hyperlink" Target="../Docs/R1-2201602.zip" TargetMode="External"/><Relationship Id="rId815" Type="http://schemas.openxmlformats.org/officeDocument/2006/relationships/hyperlink" Target="../Docs/R1-2202902.zip" TargetMode="External"/><Relationship Id="rId1238" Type="http://schemas.openxmlformats.org/officeDocument/2006/relationships/image" Target="cid:image017.png@01D82A7E.AF1DC7C0" TargetMode="External"/><Relationship Id="rId1445" Type="http://schemas.openxmlformats.org/officeDocument/2006/relationships/hyperlink" Target="../Docs/R1-2201098.zip" TargetMode="External"/><Relationship Id="rId1652" Type="http://schemas.openxmlformats.org/officeDocument/2006/relationships/image" Target="media/image53.wmf"/><Relationship Id="rId1000" Type="http://schemas.openxmlformats.org/officeDocument/2006/relationships/hyperlink" Target="../Docs/R1-2202273.zip" TargetMode="External"/><Relationship Id="rId1305" Type="http://schemas.openxmlformats.org/officeDocument/2006/relationships/hyperlink" Target="../Docs/R1-2201746.zip" TargetMode="External"/><Relationship Id="rId1957" Type="http://schemas.openxmlformats.org/officeDocument/2006/relationships/hyperlink" Target="../Docs/R1-2201336.zip" TargetMode="External"/><Relationship Id="rId2703" Type="http://schemas.openxmlformats.org/officeDocument/2006/relationships/hyperlink" Target="../Docs/R1-2200899.zip" TargetMode="External"/><Relationship Id="rId1512" Type="http://schemas.openxmlformats.org/officeDocument/2006/relationships/image" Target="media/image29.png"/><Relationship Id="rId1817" Type="http://schemas.openxmlformats.org/officeDocument/2006/relationships/hyperlink" Target="../Docs/R1-2201016.zip" TargetMode="External"/><Relationship Id="rId11" Type="http://schemas.openxmlformats.org/officeDocument/2006/relationships/hyperlink" Target="https://www.3gpp.org/about-3gpp/legal-matters" TargetMode="External"/><Relationship Id="rId398" Type="http://schemas.openxmlformats.org/officeDocument/2006/relationships/hyperlink" Target="../Docs/R1-2201385.zip" TargetMode="External"/><Relationship Id="rId2079" Type="http://schemas.openxmlformats.org/officeDocument/2006/relationships/hyperlink" Target="../Docs/R1-2201878.zip" TargetMode="External"/><Relationship Id="rId160" Type="http://schemas.openxmlformats.org/officeDocument/2006/relationships/hyperlink" Target="../Docs/R1-2201977.zip" TargetMode="External"/><Relationship Id="rId2286" Type="http://schemas.openxmlformats.org/officeDocument/2006/relationships/hyperlink" Target="../Docs/R1-2202850.zip" TargetMode="External"/><Relationship Id="rId2493" Type="http://schemas.openxmlformats.org/officeDocument/2006/relationships/hyperlink" Target="../Docs/R1-2201424.zip" TargetMode="External"/><Relationship Id="rId258" Type="http://schemas.openxmlformats.org/officeDocument/2006/relationships/hyperlink" Target="../Docs/R1-2202380.zip" TargetMode="External"/><Relationship Id="rId465" Type="http://schemas.openxmlformats.org/officeDocument/2006/relationships/hyperlink" Target="../Docs/R1-2201987.zip" TargetMode="External"/><Relationship Id="rId672" Type="http://schemas.openxmlformats.org/officeDocument/2006/relationships/hyperlink" Target="../Docs/R1-2202799.zip" TargetMode="External"/><Relationship Id="rId1095" Type="http://schemas.openxmlformats.org/officeDocument/2006/relationships/hyperlink" Target="../Docs/R1-2202008.zip" TargetMode="External"/><Relationship Id="rId2146" Type="http://schemas.openxmlformats.org/officeDocument/2006/relationships/oleObject" Target="embeddings/oleObject24.bin"/><Relationship Id="rId2353" Type="http://schemas.openxmlformats.org/officeDocument/2006/relationships/hyperlink" Target="../Docs/R1-2200986.zip" TargetMode="External"/><Relationship Id="rId2560" Type="http://schemas.openxmlformats.org/officeDocument/2006/relationships/hyperlink" Target="../Docs/R1-2202961.zip" TargetMode="External"/><Relationship Id="rId118" Type="http://schemas.openxmlformats.org/officeDocument/2006/relationships/hyperlink" Target="../Docs/R1-2201212.zip" TargetMode="External"/><Relationship Id="rId325" Type="http://schemas.openxmlformats.org/officeDocument/2006/relationships/hyperlink" Target="../Docs/R1-2200907.zip" TargetMode="External"/><Relationship Id="rId532" Type="http://schemas.openxmlformats.org/officeDocument/2006/relationships/hyperlink" Target="../Docs/R1-2202492.zip" TargetMode="External"/><Relationship Id="rId977" Type="http://schemas.openxmlformats.org/officeDocument/2006/relationships/hyperlink" Target="../Docs/R1-2202503.zip" TargetMode="External"/><Relationship Id="rId1162" Type="http://schemas.openxmlformats.org/officeDocument/2006/relationships/hyperlink" Target="../Docs/R1-2201695.zip" TargetMode="External"/><Relationship Id="rId2006" Type="http://schemas.openxmlformats.org/officeDocument/2006/relationships/hyperlink" Target="../Docs/R1-2201607.zip" TargetMode="External"/><Relationship Id="rId2213" Type="http://schemas.openxmlformats.org/officeDocument/2006/relationships/image" Target="media/image67.wmf"/><Relationship Id="rId2420" Type="http://schemas.openxmlformats.org/officeDocument/2006/relationships/hyperlink" Target="../Docs/R1-2202854.zip" TargetMode="External"/><Relationship Id="rId2658" Type="http://schemas.openxmlformats.org/officeDocument/2006/relationships/hyperlink" Target="../Docs/R1-2200855.zip" TargetMode="External"/><Relationship Id="rId837" Type="http://schemas.openxmlformats.org/officeDocument/2006/relationships/hyperlink" Target="../Docs/R1-2202714.zip" TargetMode="External"/><Relationship Id="rId1022" Type="http://schemas.openxmlformats.org/officeDocument/2006/relationships/hyperlink" Target="../Docs/R1-2201390.zip" TargetMode="External"/><Relationship Id="rId1467" Type="http://schemas.openxmlformats.org/officeDocument/2006/relationships/hyperlink" Target="../Docs/R1-2202523.zip" TargetMode="External"/><Relationship Id="rId1674" Type="http://schemas.openxmlformats.org/officeDocument/2006/relationships/hyperlink" Target="../Docs/R1-2202150.zip" TargetMode="External"/><Relationship Id="rId1881" Type="http://schemas.openxmlformats.org/officeDocument/2006/relationships/hyperlink" Target="../Docs/R1-2201456.zip" TargetMode="External"/><Relationship Id="rId2518" Type="http://schemas.openxmlformats.org/officeDocument/2006/relationships/hyperlink" Target="../Docs/R1-2202698.zip" TargetMode="External"/><Relationship Id="rId2725" Type="http://schemas.openxmlformats.org/officeDocument/2006/relationships/hyperlink" Target="../Docs/R1-2200773.zip" TargetMode="External"/><Relationship Id="rId904" Type="http://schemas.openxmlformats.org/officeDocument/2006/relationships/hyperlink" Target="../Docs/R1-2201468.zip" TargetMode="External"/><Relationship Id="rId1327" Type="http://schemas.openxmlformats.org/officeDocument/2006/relationships/hyperlink" Target="../Docs/R1-2202424.zip" TargetMode="External"/><Relationship Id="rId1534" Type="http://schemas.openxmlformats.org/officeDocument/2006/relationships/hyperlink" Target="../Docs/R1-2201956.zip" TargetMode="External"/><Relationship Id="rId1741" Type="http://schemas.openxmlformats.org/officeDocument/2006/relationships/hyperlink" Target="../Docs/R1-2202027.zip" TargetMode="External"/><Relationship Id="rId1979" Type="http://schemas.openxmlformats.org/officeDocument/2006/relationships/hyperlink" Target="../Docs/R1-2202377.zip" TargetMode="External"/><Relationship Id="rId33" Type="http://schemas.openxmlformats.org/officeDocument/2006/relationships/hyperlink" Target="../Docs/R1-2201305.zip" TargetMode="External"/><Relationship Id="rId1601" Type="http://schemas.openxmlformats.org/officeDocument/2006/relationships/image" Target="media/image39.png"/><Relationship Id="rId1839" Type="http://schemas.openxmlformats.org/officeDocument/2006/relationships/hyperlink" Target="../Docs/R1-2201966.zip" TargetMode="External"/><Relationship Id="rId182" Type="http://schemas.openxmlformats.org/officeDocument/2006/relationships/hyperlink" Target="../Docs/R1-2202308.zip" TargetMode="External"/><Relationship Id="rId1906" Type="http://schemas.openxmlformats.org/officeDocument/2006/relationships/hyperlink" Target="../Docs/R1-2202670.zip" TargetMode="External"/><Relationship Id="rId487" Type="http://schemas.openxmlformats.org/officeDocument/2006/relationships/hyperlink" Target="../Docs/R1-2202633.zip" TargetMode="External"/><Relationship Id="rId694" Type="http://schemas.openxmlformats.org/officeDocument/2006/relationships/hyperlink" Target="../Docs/R1-2202519.zip" TargetMode="External"/><Relationship Id="rId2070" Type="http://schemas.openxmlformats.org/officeDocument/2006/relationships/hyperlink" Target="../Docs/R1-2201116.zip" TargetMode="External"/><Relationship Id="rId2168" Type="http://schemas.openxmlformats.org/officeDocument/2006/relationships/hyperlink" Target="../Docs/R1-2200941.zip" TargetMode="External"/><Relationship Id="rId2375" Type="http://schemas.openxmlformats.org/officeDocument/2006/relationships/hyperlink" Target="../Docs/R1-2201414.zip" TargetMode="External"/><Relationship Id="rId347" Type="http://schemas.openxmlformats.org/officeDocument/2006/relationships/hyperlink" Target="../Docs/R1-2200893.zip" TargetMode="External"/><Relationship Id="rId999" Type="http://schemas.openxmlformats.org/officeDocument/2006/relationships/hyperlink" Target="../Docs/R1-2202234.zip" TargetMode="External"/><Relationship Id="rId1184" Type="http://schemas.openxmlformats.org/officeDocument/2006/relationships/hyperlink" Target="../Docs/R1-2202343.zip" TargetMode="External"/><Relationship Id="rId2028" Type="http://schemas.openxmlformats.org/officeDocument/2006/relationships/hyperlink" Target="../Docs/R1-2202641.zip" TargetMode="External"/><Relationship Id="rId2582" Type="http://schemas.openxmlformats.org/officeDocument/2006/relationships/hyperlink" Target="../Docs/R1-2202983.zip" TargetMode="External"/><Relationship Id="rId554" Type="http://schemas.openxmlformats.org/officeDocument/2006/relationships/hyperlink" Target="../Docs/R1-2202820.zip" TargetMode="External"/><Relationship Id="rId761" Type="http://schemas.openxmlformats.org/officeDocument/2006/relationships/hyperlink" Target="../Docs/R1-2201567.zip" TargetMode="External"/><Relationship Id="rId859" Type="http://schemas.openxmlformats.org/officeDocument/2006/relationships/hyperlink" Target="../Docs/R1-2202272.zip" TargetMode="External"/><Relationship Id="rId1391" Type="http://schemas.openxmlformats.org/officeDocument/2006/relationships/hyperlink" Target="../Docs/R1-2201363.zip" TargetMode="External"/><Relationship Id="rId1489" Type="http://schemas.openxmlformats.org/officeDocument/2006/relationships/hyperlink" Target="../Docs/R1-2201605.zip" TargetMode="External"/><Relationship Id="rId1696" Type="http://schemas.openxmlformats.org/officeDocument/2006/relationships/hyperlink" Target="../Docs/R1-2202788.zip" TargetMode="External"/><Relationship Id="rId2235" Type="http://schemas.openxmlformats.org/officeDocument/2006/relationships/oleObject" Target="embeddings/oleObject50.bin"/><Relationship Id="rId2442" Type="http://schemas.openxmlformats.org/officeDocument/2006/relationships/hyperlink" Target="../Docs/R1-2201260.zip" TargetMode="External"/><Relationship Id="rId207" Type="http://schemas.openxmlformats.org/officeDocument/2006/relationships/hyperlink" Target="../Docs/R1-2202100.zip" TargetMode="External"/><Relationship Id="rId414" Type="http://schemas.openxmlformats.org/officeDocument/2006/relationships/hyperlink" Target="../Docs/R1-2201384.zip" TargetMode="External"/><Relationship Id="rId621" Type="http://schemas.openxmlformats.org/officeDocument/2006/relationships/hyperlink" Target="../Docs/R1-2201160.zip" TargetMode="External"/><Relationship Id="rId1044" Type="http://schemas.openxmlformats.org/officeDocument/2006/relationships/hyperlink" Target="../Docs/R1-2202131.zip" TargetMode="External"/><Relationship Id="rId1251" Type="http://schemas.openxmlformats.org/officeDocument/2006/relationships/image" Target="media/image21.png"/><Relationship Id="rId1349" Type="http://schemas.openxmlformats.org/officeDocument/2006/relationships/hyperlink" Target="../Docs/R1-2201856.zip" TargetMode="External"/><Relationship Id="rId2302" Type="http://schemas.openxmlformats.org/officeDocument/2006/relationships/hyperlink" Target="../Docs/R1-2202851.zip" TargetMode="External"/><Relationship Id="rId2747" Type="http://schemas.openxmlformats.org/officeDocument/2006/relationships/hyperlink" Target="../Docs/R1-2202990.zip" TargetMode="External"/><Relationship Id="rId719" Type="http://schemas.openxmlformats.org/officeDocument/2006/relationships/hyperlink" Target="../Docs/R1-2202051.zip" TargetMode="External"/><Relationship Id="rId926" Type="http://schemas.openxmlformats.org/officeDocument/2006/relationships/hyperlink" Target="../Docs/R1-2201334.zip" TargetMode="External"/><Relationship Id="rId1111" Type="http://schemas.openxmlformats.org/officeDocument/2006/relationships/hyperlink" Target="https://www.3gpp.org/ftp/tsg_ran/TSG_RAN/TSGR_93e/Docs/RP-212605.zip" TargetMode="External"/><Relationship Id="rId1556" Type="http://schemas.openxmlformats.org/officeDocument/2006/relationships/hyperlink" Target="../Docs/R1-2202147.zip" TargetMode="External"/><Relationship Id="rId1763" Type="http://schemas.openxmlformats.org/officeDocument/2006/relationships/hyperlink" Target="../Docs/R1-2202640.zip" TargetMode="External"/><Relationship Id="rId1970" Type="http://schemas.openxmlformats.org/officeDocument/2006/relationships/hyperlink" Target="../Docs/R1-2202032.zip" TargetMode="External"/><Relationship Id="rId2607" Type="http://schemas.openxmlformats.org/officeDocument/2006/relationships/hyperlink" Target="../Docs/R1-2202542.zip" TargetMode="External"/><Relationship Id="rId55" Type="http://schemas.openxmlformats.org/officeDocument/2006/relationships/hyperlink" Target="../Docs/R1-2202468.zip" TargetMode="External"/><Relationship Id="rId1209" Type="http://schemas.openxmlformats.org/officeDocument/2006/relationships/hyperlink" Target="../Docs/R1-2201744.zip" TargetMode="External"/><Relationship Id="rId1416" Type="http://schemas.openxmlformats.org/officeDocument/2006/relationships/hyperlink" Target="../Docs/R1-2201859.zip" TargetMode="External"/><Relationship Id="rId1623" Type="http://schemas.openxmlformats.org/officeDocument/2006/relationships/hyperlink" Target="../Docs/R1-2202385.zip" TargetMode="External"/><Relationship Id="rId1830" Type="http://schemas.openxmlformats.org/officeDocument/2006/relationships/hyperlink" Target="../Docs/R1-2202200.zip" TargetMode="External"/><Relationship Id="rId218" Type="http://schemas.openxmlformats.org/officeDocument/2006/relationships/hyperlink" Target="../Docs/R1-2202375.zip" TargetMode="External"/><Relationship Id="rId425" Type="http://schemas.openxmlformats.org/officeDocument/2006/relationships/hyperlink" Target="../Docs/R1-2201064.zip" TargetMode="External"/><Relationship Id="rId632" Type="http://schemas.openxmlformats.org/officeDocument/2006/relationships/hyperlink" Target="../Docs/R1-2201625.zip" TargetMode="External"/><Relationship Id="rId1055" Type="http://schemas.openxmlformats.org/officeDocument/2006/relationships/hyperlink" Target="../Docs/R1-2201392.zip" TargetMode="External"/><Relationship Id="rId1262" Type="http://schemas.openxmlformats.org/officeDocument/2006/relationships/hyperlink" Target="../Docs/R1-2202811.zip" TargetMode="External"/><Relationship Id="rId1928" Type="http://schemas.openxmlformats.org/officeDocument/2006/relationships/hyperlink" Target="../Docs/R1-2201616.zip" TargetMode="External"/><Relationship Id="rId2092" Type="http://schemas.openxmlformats.org/officeDocument/2006/relationships/hyperlink" Target="../Docs/R1-2202549.zip" TargetMode="External"/><Relationship Id="rId2106" Type="http://schemas.openxmlformats.org/officeDocument/2006/relationships/hyperlink" Target="../Docs/R1-2202432.zip" TargetMode="External"/><Relationship Id="rId2313" Type="http://schemas.openxmlformats.org/officeDocument/2006/relationships/hyperlink" Target="../Docs/R1-2201728.zip" TargetMode="External"/><Relationship Id="rId2520" Type="http://schemas.openxmlformats.org/officeDocument/2006/relationships/hyperlink" Target="../Docs/R1-2202700.zip" TargetMode="External"/><Relationship Id="rId2758" Type="http://schemas.openxmlformats.org/officeDocument/2006/relationships/hyperlink" Target="../Docs/R1-2203003.zip" TargetMode="External"/><Relationship Id="rId271" Type="http://schemas.openxmlformats.org/officeDocument/2006/relationships/hyperlink" Target="../Docs/R1-2202434.zip" TargetMode="External"/><Relationship Id="rId937" Type="http://schemas.openxmlformats.org/officeDocument/2006/relationships/hyperlink" Target="../Docs/R1-2202646.zip" TargetMode="External"/><Relationship Id="rId1122" Type="http://schemas.openxmlformats.org/officeDocument/2006/relationships/hyperlink" Target="../Docs/R1-2201475.zip" TargetMode="External"/><Relationship Id="rId1567" Type="http://schemas.openxmlformats.org/officeDocument/2006/relationships/hyperlink" Target="../Docs/R1-2203008.zip" TargetMode="External"/><Relationship Id="rId1774" Type="http://schemas.openxmlformats.org/officeDocument/2006/relationships/hyperlink" Target="../Docs/R1-2201659.zip" TargetMode="External"/><Relationship Id="rId1981" Type="http://schemas.openxmlformats.org/officeDocument/2006/relationships/hyperlink" Target="../Docs/R1-2202254.zip" TargetMode="External"/><Relationship Id="rId2397" Type="http://schemas.openxmlformats.org/officeDocument/2006/relationships/hyperlink" Target="../Docs/R1-2201911.zip" TargetMode="External"/><Relationship Id="rId2618" Type="http://schemas.openxmlformats.org/officeDocument/2006/relationships/hyperlink" Target="../Docs/R1-2202704.zip" TargetMode="External"/><Relationship Id="rId66" Type="http://schemas.openxmlformats.org/officeDocument/2006/relationships/hyperlink" Target="../Docs/R1-2201046.zip" TargetMode="External"/><Relationship Id="rId131" Type="http://schemas.openxmlformats.org/officeDocument/2006/relationships/hyperlink" Target="../Docs/R1-2201976.zip" TargetMode="External"/><Relationship Id="rId369" Type="http://schemas.openxmlformats.org/officeDocument/2006/relationships/hyperlink" Target="../Docs/R1-2202886.zip" TargetMode="External"/><Relationship Id="rId576" Type="http://schemas.openxmlformats.org/officeDocument/2006/relationships/hyperlink" Target="../Docs/R1-2201601.zip" TargetMode="External"/><Relationship Id="rId783" Type="http://schemas.openxmlformats.org/officeDocument/2006/relationships/hyperlink" Target="../Docs/R1-2202765.zip" TargetMode="External"/><Relationship Id="rId990" Type="http://schemas.openxmlformats.org/officeDocument/2006/relationships/hyperlink" Target="../Docs/R1-2201689.zip" TargetMode="External"/><Relationship Id="rId1427" Type="http://schemas.openxmlformats.org/officeDocument/2006/relationships/hyperlink" Target="../Docs/R1-2202620.zip" TargetMode="External"/><Relationship Id="rId1634" Type="http://schemas.openxmlformats.org/officeDocument/2006/relationships/image" Target="media/image44.wmf"/><Relationship Id="rId1841" Type="http://schemas.openxmlformats.org/officeDocument/2006/relationships/hyperlink" Target="../Docs/R1-2202789.zip" TargetMode="External"/><Relationship Id="rId2257" Type="http://schemas.openxmlformats.org/officeDocument/2006/relationships/hyperlink" Target="../Docs/R1-2202924.zip" TargetMode="External"/><Relationship Id="rId2464" Type="http://schemas.openxmlformats.org/officeDocument/2006/relationships/hyperlink" Target="../Docs/R1-2202054.zip" TargetMode="External"/><Relationship Id="rId2671" Type="http://schemas.openxmlformats.org/officeDocument/2006/relationships/hyperlink" Target="../Docs/R1-2200868.zip" TargetMode="External"/><Relationship Id="rId229" Type="http://schemas.openxmlformats.org/officeDocument/2006/relationships/hyperlink" Target="../Docs/R1-2202938.zip" TargetMode="External"/><Relationship Id="rId436" Type="http://schemas.openxmlformats.org/officeDocument/2006/relationships/hyperlink" Target="../Docs/R1-2201146.zip" TargetMode="External"/><Relationship Id="rId643" Type="http://schemas.openxmlformats.org/officeDocument/2006/relationships/hyperlink" Target="../Docs/R1-2201821.zip" TargetMode="External"/><Relationship Id="rId1066" Type="http://schemas.openxmlformats.org/officeDocument/2006/relationships/hyperlink" Target="../Docs/R1-2202074.zip" TargetMode="External"/><Relationship Id="rId1273" Type="http://schemas.openxmlformats.org/officeDocument/2006/relationships/hyperlink" Target="../Docs/R1-2201477.zip" TargetMode="External"/><Relationship Id="rId1480" Type="http://schemas.openxmlformats.org/officeDocument/2006/relationships/hyperlink" Target="../Docs/R1-2201099.zip" TargetMode="External"/><Relationship Id="rId1939" Type="http://schemas.openxmlformats.org/officeDocument/2006/relationships/hyperlink" Target="../Docs/R1-2202230.zip" TargetMode="External"/><Relationship Id="rId2117" Type="http://schemas.openxmlformats.org/officeDocument/2006/relationships/hyperlink" Target="../Docs/R1-2201879.zip" TargetMode="External"/><Relationship Id="rId2324" Type="http://schemas.openxmlformats.org/officeDocument/2006/relationships/hyperlink" Target="../Docs/R1-2201729.zip" TargetMode="External"/><Relationship Id="rId2769" Type="http://schemas.openxmlformats.org/officeDocument/2006/relationships/hyperlink" Target="../Docs/R1-2202968.zip" TargetMode="External"/><Relationship Id="rId850" Type="http://schemas.openxmlformats.org/officeDocument/2006/relationships/hyperlink" Target="../Docs/R1-2201576.zip" TargetMode="External"/><Relationship Id="rId948" Type="http://schemas.openxmlformats.org/officeDocument/2006/relationships/hyperlink" Target="../Docs/R1-2202783.zip" TargetMode="External"/><Relationship Id="rId1133" Type="http://schemas.openxmlformats.org/officeDocument/2006/relationships/hyperlink" Target="../Docs/R1-2202341.zip" TargetMode="External"/><Relationship Id="rId1578" Type="http://schemas.openxmlformats.org/officeDocument/2006/relationships/hyperlink" Target="../Docs/R1-2201777.zip" TargetMode="External"/><Relationship Id="rId1701" Type="http://schemas.openxmlformats.org/officeDocument/2006/relationships/hyperlink" Target="../Docs/R1-2201012.zip" TargetMode="External"/><Relationship Id="rId1785" Type="http://schemas.openxmlformats.org/officeDocument/2006/relationships/hyperlink" Target="../Docs/R1-2202301.zip" TargetMode="External"/><Relationship Id="rId1992" Type="http://schemas.openxmlformats.org/officeDocument/2006/relationships/hyperlink" Target="../Docs/R1-2202264.zip" TargetMode="External"/><Relationship Id="rId2531" Type="http://schemas.openxmlformats.org/officeDocument/2006/relationships/hyperlink" Target="../Docs/R1-2202798.zip" TargetMode="External"/><Relationship Id="rId2629" Type="http://schemas.openxmlformats.org/officeDocument/2006/relationships/hyperlink" Target="../Docs/R1-2202778.zip" TargetMode="External"/><Relationship Id="rId77" Type="http://schemas.openxmlformats.org/officeDocument/2006/relationships/hyperlink" Target="../Docs/R1-2200878.zip" TargetMode="External"/><Relationship Id="rId282" Type="http://schemas.openxmlformats.org/officeDocument/2006/relationships/hyperlink" Target="../Docs/R1-2201814.zip" TargetMode="External"/><Relationship Id="rId503" Type="http://schemas.openxmlformats.org/officeDocument/2006/relationships/hyperlink" Target="../Docs/R1-2201066.zip" TargetMode="External"/><Relationship Id="rId587" Type="http://schemas.openxmlformats.org/officeDocument/2006/relationships/hyperlink" Target="../Docs/R1-2202627.zip" TargetMode="External"/><Relationship Id="rId710" Type="http://schemas.openxmlformats.org/officeDocument/2006/relationships/hyperlink" Target="../Docs/R1-2202764.zip" TargetMode="External"/><Relationship Id="rId808" Type="http://schemas.openxmlformats.org/officeDocument/2006/relationships/hyperlink" Target="../Docs/R1-2202596.zip" TargetMode="External"/><Relationship Id="rId1340" Type="http://schemas.openxmlformats.org/officeDocument/2006/relationships/hyperlink" Target="../Docs/R1-2200920.zip" TargetMode="External"/><Relationship Id="rId1438" Type="http://schemas.openxmlformats.org/officeDocument/2006/relationships/hyperlink" Target="../Docs/R1-2201948.zip" TargetMode="External"/><Relationship Id="rId1645" Type="http://schemas.openxmlformats.org/officeDocument/2006/relationships/oleObject" Target="embeddings/oleObject10.bin"/><Relationship Id="rId2170" Type="http://schemas.openxmlformats.org/officeDocument/2006/relationships/hyperlink" Target="../Docs/R1-2201275.zip" TargetMode="External"/><Relationship Id="rId2268" Type="http://schemas.openxmlformats.org/officeDocument/2006/relationships/hyperlink" Target="../Docs/R1-2201199.zip" TargetMode="External"/><Relationship Id="rId8" Type="http://schemas.openxmlformats.org/officeDocument/2006/relationships/endnotes" Target="endnotes.xml"/><Relationship Id="rId142" Type="http://schemas.openxmlformats.org/officeDocument/2006/relationships/hyperlink" Target="../Docs/R1-2201565.zip" TargetMode="External"/><Relationship Id="rId447" Type="http://schemas.openxmlformats.org/officeDocument/2006/relationships/hyperlink" Target="../Docs/R1-2202431.zip" TargetMode="External"/><Relationship Id="rId794" Type="http://schemas.openxmlformats.org/officeDocument/2006/relationships/hyperlink" Target="../Docs/R1-2201568.zip" TargetMode="External"/><Relationship Id="rId1077" Type="http://schemas.openxmlformats.org/officeDocument/2006/relationships/hyperlink" Target="../Docs/R1-2202796.zip" TargetMode="External"/><Relationship Id="rId1200" Type="http://schemas.openxmlformats.org/officeDocument/2006/relationships/hyperlink" Target="../Docs/R1-2202837.zip" TargetMode="External"/><Relationship Id="rId1852" Type="http://schemas.openxmlformats.org/officeDocument/2006/relationships/hyperlink" Target="../Docs/R1-2202880.zip" TargetMode="External"/><Relationship Id="rId2030" Type="http://schemas.openxmlformats.org/officeDocument/2006/relationships/hyperlink" Target="../Docs/R1-2200888.zip" TargetMode="External"/><Relationship Id="rId2128" Type="http://schemas.openxmlformats.org/officeDocument/2006/relationships/hyperlink" Target="../Docs/R1-2202840.zip" TargetMode="External"/><Relationship Id="rId2475" Type="http://schemas.openxmlformats.org/officeDocument/2006/relationships/hyperlink" Target="../Docs/R1-2201802.zip" TargetMode="External"/><Relationship Id="rId2682" Type="http://schemas.openxmlformats.org/officeDocument/2006/relationships/hyperlink" Target="../Docs/R1-2200879.zip" TargetMode="External"/><Relationship Id="rId654" Type="http://schemas.openxmlformats.org/officeDocument/2006/relationships/hyperlink" Target="../Docs/R1-2200872.zip" TargetMode="External"/><Relationship Id="rId861" Type="http://schemas.openxmlformats.org/officeDocument/2006/relationships/hyperlink" Target="../Docs/R1-2202612.zip" TargetMode="External"/><Relationship Id="rId959" Type="http://schemas.openxmlformats.org/officeDocument/2006/relationships/hyperlink" Target="../Docs/R1-2201596.zip" TargetMode="External"/><Relationship Id="rId1284" Type="http://schemas.openxmlformats.org/officeDocument/2006/relationships/hyperlink" Target="../Docs/R1-2202207.zip" TargetMode="External"/><Relationship Id="rId1491" Type="http://schemas.openxmlformats.org/officeDocument/2006/relationships/hyperlink" Target="../Docs/R1-2201702.zip" TargetMode="External"/><Relationship Id="rId1505" Type="http://schemas.openxmlformats.org/officeDocument/2006/relationships/hyperlink" Target="../Docs/R1-2202531.zip" TargetMode="External"/><Relationship Id="rId1589" Type="http://schemas.openxmlformats.org/officeDocument/2006/relationships/hyperlink" Target="../Docs/R1-2202384.zip" TargetMode="External"/><Relationship Id="rId1712" Type="http://schemas.openxmlformats.org/officeDocument/2006/relationships/hyperlink" Target="../Docs/R1-2201780.zip" TargetMode="External"/><Relationship Id="rId2335" Type="http://schemas.openxmlformats.org/officeDocument/2006/relationships/hyperlink" Target="../Docs/R1-2201123.zip" TargetMode="External"/><Relationship Id="rId2542" Type="http://schemas.openxmlformats.org/officeDocument/2006/relationships/hyperlink" Target="../Docs/R1-2202845.zip" TargetMode="External"/><Relationship Id="rId293" Type="http://schemas.openxmlformats.org/officeDocument/2006/relationships/hyperlink" Target="../Docs/R1-2201142.zip" TargetMode="External"/><Relationship Id="rId307" Type="http://schemas.openxmlformats.org/officeDocument/2006/relationships/hyperlink" Target="../Docs/R1-2202307.zip" TargetMode="External"/><Relationship Id="rId514" Type="http://schemas.openxmlformats.org/officeDocument/2006/relationships/hyperlink" Target="../Docs/R1-2200860.zip" TargetMode="External"/><Relationship Id="rId721" Type="http://schemas.openxmlformats.org/officeDocument/2006/relationships/hyperlink" Target="../Docs/R1-2202913.zip" TargetMode="External"/><Relationship Id="rId1144" Type="http://schemas.openxmlformats.org/officeDocument/2006/relationships/hyperlink" Target="../Docs/R1-2202536.zip" TargetMode="External"/><Relationship Id="rId1351" Type="http://schemas.openxmlformats.org/officeDocument/2006/relationships/hyperlink" Target="../Docs/R1-2202140.zip" TargetMode="External"/><Relationship Id="rId1449" Type="http://schemas.openxmlformats.org/officeDocument/2006/relationships/hyperlink" Target="../Docs/R1-2201399.zip" TargetMode="External"/><Relationship Id="rId1796" Type="http://schemas.openxmlformats.org/officeDocument/2006/relationships/hyperlink" Target="../Docs/R1-2201376.zip" TargetMode="External"/><Relationship Id="rId2181" Type="http://schemas.openxmlformats.org/officeDocument/2006/relationships/hyperlink" Target="../Docs/R1-2202479.zip" TargetMode="External"/><Relationship Id="rId2402" Type="http://schemas.openxmlformats.org/officeDocument/2006/relationships/hyperlink" Target="../Docs/R1-2202203.zip" TargetMode="External"/><Relationship Id="rId88" Type="http://schemas.openxmlformats.org/officeDocument/2006/relationships/hyperlink" Target="../Docs/R1-2202459.zip" TargetMode="External"/><Relationship Id="rId153" Type="http://schemas.openxmlformats.org/officeDocument/2006/relationships/hyperlink" Target="../Docs/R1-2200861.zip" TargetMode="External"/><Relationship Id="rId360" Type="http://schemas.openxmlformats.org/officeDocument/2006/relationships/hyperlink" Target="../Docs/R1-2202935.zip" TargetMode="External"/><Relationship Id="rId598" Type="http://schemas.openxmlformats.org/officeDocument/2006/relationships/hyperlink" Target="../Docs/R1-2202600.zip" TargetMode="External"/><Relationship Id="rId819" Type="http://schemas.openxmlformats.org/officeDocument/2006/relationships/hyperlink" Target="../Docs/R1-2201080.zip" TargetMode="External"/><Relationship Id="rId1004" Type="http://schemas.openxmlformats.org/officeDocument/2006/relationships/hyperlink" Target="../Docs/R1-2202413.zip" TargetMode="External"/><Relationship Id="rId1211" Type="http://schemas.openxmlformats.org/officeDocument/2006/relationships/hyperlink" Target="../Docs/R1-2201804.zip" TargetMode="External"/><Relationship Id="rId1656" Type="http://schemas.openxmlformats.org/officeDocument/2006/relationships/hyperlink" Target="../Docs/R1-2202218.zip" TargetMode="External"/><Relationship Id="rId1863" Type="http://schemas.openxmlformats.org/officeDocument/2006/relationships/image" Target="../../../Users/cmcc/AppData/Roaming/Foxmail7/Temp-11516-20220226110102/Attach/image002(02-26-11-44-51).png" TargetMode="External"/><Relationship Id="rId2041" Type="http://schemas.openxmlformats.org/officeDocument/2006/relationships/hyperlink" Target="../Docs/R1-2201007.zip" TargetMode="External"/><Relationship Id="rId2279" Type="http://schemas.openxmlformats.org/officeDocument/2006/relationships/hyperlink" Target="../Docs/R1-2202038.zip" TargetMode="External"/><Relationship Id="rId2486" Type="http://schemas.openxmlformats.org/officeDocument/2006/relationships/hyperlink" Target="../Docs/R1-2202179.zip" TargetMode="External"/><Relationship Id="rId2693" Type="http://schemas.openxmlformats.org/officeDocument/2006/relationships/hyperlink" Target="../Docs/R1-2200889.zip" TargetMode="External"/><Relationship Id="rId2707" Type="http://schemas.openxmlformats.org/officeDocument/2006/relationships/hyperlink" Target="../Docs/R1-2200903.zip" TargetMode="External"/><Relationship Id="rId220" Type="http://schemas.openxmlformats.org/officeDocument/2006/relationships/hyperlink" Target="../Docs/R1-2200871.zip" TargetMode="External"/><Relationship Id="rId458" Type="http://schemas.openxmlformats.org/officeDocument/2006/relationships/hyperlink" Target="../Docs/R1-2202719.zip" TargetMode="External"/><Relationship Id="rId665" Type="http://schemas.openxmlformats.org/officeDocument/2006/relationships/hyperlink" Target="../Docs/R1-2201327.zip" TargetMode="External"/><Relationship Id="rId872" Type="http://schemas.openxmlformats.org/officeDocument/2006/relationships/hyperlink" Target="../Docs/R1-2201227.zip" TargetMode="External"/><Relationship Id="rId1088" Type="http://schemas.openxmlformats.org/officeDocument/2006/relationships/hyperlink" Target="../Docs/R1-2201594.zip" TargetMode="External"/><Relationship Id="rId1295" Type="http://schemas.openxmlformats.org/officeDocument/2006/relationships/hyperlink" Target="../Docs/R1-2202553.zip" TargetMode="External"/><Relationship Id="rId1309" Type="http://schemas.openxmlformats.org/officeDocument/2006/relationships/hyperlink" Target="../Docs/R1-2201923.zip" TargetMode="External"/><Relationship Id="rId1516" Type="http://schemas.openxmlformats.org/officeDocument/2006/relationships/image" Target="media/image31.png"/><Relationship Id="rId1723" Type="http://schemas.openxmlformats.org/officeDocument/2006/relationships/hyperlink" Target="../Docs/R1-2202567.zip" TargetMode="External"/><Relationship Id="rId1930" Type="http://schemas.openxmlformats.org/officeDocument/2006/relationships/hyperlink" Target="../Docs/R1-2201784.zip" TargetMode="External"/><Relationship Id="rId2139" Type="http://schemas.openxmlformats.org/officeDocument/2006/relationships/hyperlink" Target="../Docs/R1-2202222.zip" TargetMode="External"/><Relationship Id="rId2346" Type="http://schemas.openxmlformats.org/officeDocument/2006/relationships/hyperlink" Target="../Docs/R1-2202042.zip" TargetMode="External"/><Relationship Id="rId2553" Type="http://schemas.openxmlformats.org/officeDocument/2006/relationships/hyperlink" Target="../Docs/R1-2202954.zip" TargetMode="External"/><Relationship Id="rId2760" Type="http://schemas.openxmlformats.org/officeDocument/2006/relationships/hyperlink" Target="../Docs/R1-2202950.zip" TargetMode="External"/><Relationship Id="rId15" Type="http://schemas.openxmlformats.org/officeDocument/2006/relationships/hyperlink" Target="../Docs/R1-2200873.zip" TargetMode="External"/><Relationship Id="rId318" Type="http://schemas.openxmlformats.org/officeDocument/2006/relationships/hyperlink" Target="../Docs/R1-2201841.zip" TargetMode="External"/><Relationship Id="rId525" Type="http://schemas.openxmlformats.org/officeDocument/2006/relationships/hyperlink" Target="../Docs/R1-2202741.zip" TargetMode="External"/><Relationship Id="rId732" Type="http://schemas.openxmlformats.org/officeDocument/2006/relationships/hyperlink" Target="../Docs/R1-2202758.zip" TargetMode="External"/><Relationship Id="rId1155" Type="http://schemas.openxmlformats.org/officeDocument/2006/relationships/hyperlink" Target="../Docs/R1-2201379.zip" TargetMode="External"/><Relationship Id="rId1362" Type="http://schemas.openxmlformats.org/officeDocument/2006/relationships/hyperlink" Target="../Docs/R1-2202620.zip" TargetMode="External"/><Relationship Id="rId2192" Type="http://schemas.openxmlformats.org/officeDocument/2006/relationships/hyperlink" Target="../Docs/R1-2202931.zip" TargetMode="External"/><Relationship Id="rId2206" Type="http://schemas.openxmlformats.org/officeDocument/2006/relationships/hyperlink" Target="../Docs/R1-2202585.zip" TargetMode="External"/><Relationship Id="rId2413" Type="http://schemas.openxmlformats.org/officeDocument/2006/relationships/hyperlink" Target="../Docs/R1-2200928.zip" TargetMode="External"/><Relationship Id="rId2620" Type="http://schemas.openxmlformats.org/officeDocument/2006/relationships/hyperlink" Target="../Docs/R1-2202720.zip" TargetMode="External"/><Relationship Id="rId99" Type="http://schemas.openxmlformats.org/officeDocument/2006/relationships/hyperlink" Target="../Docs/R1-2202457.zip" TargetMode="External"/><Relationship Id="rId164" Type="http://schemas.openxmlformats.org/officeDocument/2006/relationships/hyperlink" Target="../Docs/R1-2201049.zip" TargetMode="External"/><Relationship Id="rId371" Type="http://schemas.openxmlformats.org/officeDocument/2006/relationships/hyperlink" Target="../Docs/R1-2202654.zip" TargetMode="External"/><Relationship Id="rId1015" Type="http://schemas.openxmlformats.org/officeDocument/2006/relationships/image" Target="media/image6.gif"/><Relationship Id="rId1222" Type="http://schemas.openxmlformats.org/officeDocument/2006/relationships/hyperlink" Target="../Docs/R1-2200875.zip" TargetMode="External"/><Relationship Id="rId1667" Type="http://schemas.openxmlformats.org/officeDocument/2006/relationships/hyperlink" Target="../Docs/R1-2201707.zip" TargetMode="External"/><Relationship Id="rId1874" Type="http://schemas.openxmlformats.org/officeDocument/2006/relationships/hyperlink" Target="../Docs/R1-2202737.zip" TargetMode="External"/><Relationship Id="rId2052" Type="http://schemas.openxmlformats.org/officeDocument/2006/relationships/hyperlink" Target="../Docs/R1-2201909.zip" TargetMode="External"/><Relationship Id="rId2497" Type="http://schemas.openxmlformats.org/officeDocument/2006/relationships/hyperlink" Target="../Docs/R1-2202055.zip" TargetMode="External"/><Relationship Id="rId2718" Type="http://schemas.openxmlformats.org/officeDocument/2006/relationships/hyperlink" Target="../Docs/R1-2202588.zip" TargetMode="External"/><Relationship Id="rId469" Type="http://schemas.openxmlformats.org/officeDocument/2006/relationships/hyperlink" Target="../Docs/R1-2201987.zip" TargetMode="External"/><Relationship Id="rId676" Type="http://schemas.openxmlformats.org/officeDocument/2006/relationships/hyperlink" Target="../Docs/R1-2201327.zip" TargetMode="External"/><Relationship Id="rId883" Type="http://schemas.openxmlformats.org/officeDocument/2006/relationships/hyperlink" Target="../Docs/R1-2202126.zip" TargetMode="External"/><Relationship Id="rId1099" Type="http://schemas.openxmlformats.org/officeDocument/2006/relationships/hyperlink" Target="../Docs/R1-2202244.zip" TargetMode="External"/><Relationship Id="rId1527" Type="http://schemas.openxmlformats.org/officeDocument/2006/relationships/hyperlink" Target="../Docs/R1-2201525.zip" TargetMode="External"/><Relationship Id="rId1734" Type="http://schemas.openxmlformats.org/officeDocument/2006/relationships/hyperlink" Target="../Docs/R1-2201658.zip" TargetMode="External"/><Relationship Id="rId1941" Type="http://schemas.openxmlformats.org/officeDocument/2006/relationships/hyperlink" Target="../Docs/R1-2202262.zip" TargetMode="External"/><Relationship Id="rId2357" Type="http://schemas.openxmlformats.org/officeDocument/2006/relationships/hyperlink" Target="../Docs/R1-2201348.zip" TargetMode="External"/><Relationship Id="rId2564" Type="http://schemas.openxmlformats.org/officeDocument/2006/relationships/hyperlink" Target="../Docs/R1-2202965.zip" TargetMode="External"/><Relationship Id="rId26" Type="http://schemas.openxmlformats.org/officeDocument/2006/relationships/hyperlink" Target="../Docs/R1-2202768.zip" TargetMode="External"/><Relationship Id="rId231" Type="http://schemas.openxmlformats.org/officeDocument/2006/relationships/hyperlink" Target="../Docs/R1-2200894.zip" TargetMode="External"/><Relationship Id="rId329" Type="http://schemas.openxmlformats.org/officeDocument/2006/relationships/hyperlink" Target="../Docs/R1-2202695.zip" TargetMode="External"/><Relationship Id="rId536" Type="http://schemas.openxmlformats.org/officeDocument/2006/relationships/hyperlink" Target="../Docs/R1-2201990.zip" TargetMode="External"/><Relationship Id="rId1166" Type="http://schemas.openxmlformats.org/officeDocument/2006/relationships/hyperlink" Target="../Docs/R1-2202093.zip" TargetMode="External"/><Relationship Id="rId1373" Type="http://schemas.openxmlformats.org/officeDocument/2006/relationships/hyperlink" Target="../Docs/R1-2201094.zip" TargetMode="External"/><Relationship Id="rId2217" Type="http://schemas.openxmlformats.org/officeDocument/2006/relationships/image" Target="media/image69.wmf"/><Relationship Id="rId2771" Type="http://schemas.openxmlformats.org/officeDocument/2006/relationships/hyperlink" Target="../Docs/R1-2202984.zip" TargetMode="External"/><Relationship Id="rId175" Type="http://schemas.openxmlformats.org/officeDocument/2006/relationships/hyperlink" Target="../Docs/R1-2200895.zip" TargetMode="External"/><Relationship Id="rId743" Type="http://schemas.openxmlformats.org/officeDocument/2006/relationships/hyperlink" Target="../Docs/R1-2202732.zip" TargetMode="External"/><Relationship Id="rId950" Type="http://schemas.openxmlformats.org/officeDocument/2006/relationships/hyperlink" Target="../Docs/R1-2200952.zip" TargetMode="External"/><Relationship Id="rId1026" Type="http://schemas.openxmlformats.org/officeDocument/2006/relationships/hyperlink" Target="../Docs/R1-2201737.zip" TargetMode="External"/><Relationship Id="rId1580" Type="http://schemas.openxmlformats.org/officeDocument/2006/relationships/hyperlink" Target="../Docs/R1-2201917.zip" TargetMode="External"/><Relationship Id="rId1678" Type="http://schemas.openxmlformats.org/officeDocument/2006/relationships/hyperlink" Target="../Docs/R1-2202348.zip" TargetMode="External"/><Relationship Id="rId1801" Type="http://schemas.openxmlformats.org/officeDocument/2006/relationships/hyperlink" Target="../Docs/R1-2201660.zip" TargetMode="External"/><Relationship Id="rId1885" Type="http://schemas.openxmlformats.org/officeDocument/2006/relationships/hyperlink" Target="../Docs/R1-2201673.zip" TargetMode="External"/><Relationship Id="rId2424" Type="http://schemas.openxmlformats.org/officeDocument/2006/relationships/hyperlink" Target="../Docs/R1-2201256.zip" TargetMode="External"/><Relationship Id="rId2631" Type="http://schemas.openxmlformats.org/officeDocument/2006/relationships/hyperlink" Target="../Docs/R1-2202816.zip" TargetMode="External"/><Relationship Id="rId2729" Type="http://schemas.openxmlformats.org/officeDocument/2006/relationships/hyperlink" Target="../Docs/R1-2202944.zip" TargetMode="External"/><Relationship Id="rId382" Type="http://schemas.openxmlformats.org/officeDocument/2006/relationships/hyperlink" Target="../Docs/R1-2202334.zip" TargetMode="External"/><Relationship Id="rId603" Type="http://schemas.openxmlformats.org/officeDocument/2006/relationships/hyperlink" Target="../Docs/R1-2202684.zip" TargetMode="External"/><Relationship Id="rId687" Type="http://schemas.openxmlformats.org/officeDocument/2006/relationships/hyperlink" Target="../Docs/R1-2202267.zip" TargetMode="External"/><Relationship Id="rId810" Type="http://schemas.openxmlformats.org/officeDocument/2006/relationships/hyperlink" Target="../Docs/R1-2202902.zip" TargetMode="External"/><Relationship Id="rId908" Type="http://schemas.openxmlformats.org/officeDocument/2006/relationships/hyperlink" Target="../Docs/R1-2201687.zip" TargetMode="External"/><Relationship Id="rId1233" Type="http://schemas.openxmlformats.org/officeDocument/2006/relationships/image" Target="media/image12.png"/><Relationship Id="rId1440" Type="http://schemas.openxmlformats.org/officeDocument/2006/relationships/hyperlink" Target="../Docs/R1-2202393.zip" TargetMode="External"/><Relationship Id="rId1538" Type="http://schemas.openxmlformats.org/officeDocument/2006/relationships/hyperlink" Target="../Docs/R1-2202583.zip" TargetMode="External"/><Relationship Id="rId2063" Type="http://schemas.openxmlformats.org/officeDocument/2006/relationships/hyperlink" Target="../Docs/R1-2202579.zip" TargetMode="External"/><Relationship Id="rId2270" Type="http://schemas.openxmlformats.org/officeDocument/2006/relationships/hyperlink" Target="../Docs/R1-2201344.zip" TargetMode="External"/><Relationship Id="rId2368" Type="http://schemas.openxmlformats.org/officeDocument/2006/relationships/hyperlink" Target="../Docs/R1-2202170.zip" TargetMode="External"/><Relationship Id="rId242" Type="http://schemas.openxmlformats.org/officeDocument/2006/relationships/hyperlink" Target="../Docs/R1-2202415.zip" TargetMode="External"/><Relationship Id="rId894" Type="http://schemas.openxmlformats.org/officeDocument/2006/relationships/hyperlink" Target="../Docs/R1-2202810.zip" TargetMode="External"/><Relationship Id="rId1177" Type="http://schemas.openxmlformats.org/officeDocument/2006/relationships/hyperlink" Target="../Docs/R1-2202830.zip" TargetMode="External"/><Relationship Id="rId1300" Type="http://schemas.openxmlformats.org/officeDocument/2006/relationships/hyperlink" Target="../Docs/R1-2201360.zip" TargetMode="External"/><Relationship Id="rId1745" Type="http://schemas.openxmlformats.org/officeDocument/2006/relationships/hyperlink" Target="../Docs/R1-2202300.zip" TargetMode="External"/><Relationship Id="rId1952" Type="http://schemas.openxmlformats.org/officeDocument/2006/relationships/hyperlink" Target="../Docs/R1-2200981.zip" TargetMode="External"/><Relationship Id="rId2130" Type="http://schemas.openxmlformats.org/officeDocument/2006/relationships/hyperlink" Target="../Docs/R1-2202934.zip" TargetMode="External"/><Relationship Id="rId2575" Type="http://schemas.openxmlformats.org/officeDocument/2006/relationships/hyperlink" Target="../Docs/R1-2202976.zip" TargetMode="External"/><Relationship Id="rId2782" Type="http://schemas.openxmlformats.org/officeDocument/2006/relationships/hyperlink" Target="../Docs/R1-2203006.zip" TargetMode="External"/><Relationship Id="rId37" Type="http://schemas.openxmlformats.org/officeDocument/2006/relationships/hyperlink" Target="../Docs/R1-2202214.zip" TargetMode="External"/><Relationship Id="rId102" Type="http://schemas.openxmlformats.org/officeDocument/2006/relationships/hyperlink" Target="../Docs/R1-2201211.zip" TargetMode="External"/><Relationship Id="rId547" Type="http://schemas.openxmlformats.org/officeDocument/2006/relationships/hyperlink" Target="../Docs/R1-2201990.zip" TargetMode="External"/><Relationship Id="rId754" Type="http://schemas.openxmlformats.org/officeDocument/2006/relationships/hyperlink" Target="../Docs/R1-2201185.zip" TargetMode="External"/><Relationship Id="rId961" Type="http://schemas.openxmlformats.org/officeDocument/2006/relationships/hyperlink" Target="../Docs/R1-2201688.zip" TargetMode="External"/><Relationship Id="rId1384" Type="http://schemas.openxmlformats.org/officeDocument/2006/relationships/hyperlink" Target="../Docs/R1-2202390.zip" TargetMode="External"/><Relationship Id="rId1591" Type="http://schemas.openxmlformats.org/officeDocument/2006/relationships/image" Target="media/image34.png"/><Relationship Id="rId1605" Type="http://schemas.openxmlformats.org/officeDocument/2006/relationships/hyperlink" Target="../Docs/R1-2201131.zip" TargetMode="External"/><Relationship Id="rId1689" Type="http://schemas.openxmlformats.org/officeDocument/2006/relationships/hyperlink" Target="../Docs/R1-2202905.zip" TargetMode="External"/><Relationship Id="rId1812" Type="http://schemas.openxmlformats.org/officeDocument/2006/relationships/hyperlink" Target="../Docs/R1-2202488.zip" TargetMode="External"/><Relationship Id="rId2228" Type="http://schemas.openxmlformats.org/officeDocument/2006/relationships/oleObject" Target="embeddings/oleObject47.bin"/><Relationship Id="rId2435" Type="http://schemas.openxmlformats.org/officeDocument/2006/relationships/hyperlink" Target="../Docs/R1-2202259.zip" TargetMode="External"/><Relationship Id="rId2642" Type="http://schemas.openxmlformats.org/officeDocument/2006/relationships/hyperlink" Target="../Docs/R1-2202873.zip" TargetMode="External"/><Relationship Id="rId90" Type="http://schemas.openxmlformats.org/officeDocument/2006/relationships/hyperlink" Target="../Docs/R1-2200900.zip" TargetMode="External"/><Relationship Id="rId186" Type="http://schemas.openxmlformats.org/officeDocument/2006/relationships/hyperlink" Target="../Docs/R1-2201743.zip" TargetMode="External"/><Relationship Id="rId393" Type="http://schemas.openxmlformats.org/officeDocument/2006/relationships/hyperlink" Target="../Docs/R1-2201385.zip" TargetMode="External"/><Relationship Id="rId407" Type="http://schemas.openxmlformats.org/officeDocument/2006/relationships/hyperlink" Target="../Docs/R1-2201384.zip" TargetMode="External"/><Relationship Id="rId614" Type="http://schemas.openxmlformats.org/officeDocument/2006/relationships/hyperlink" Target="../Docs/R1-2202570.zip" TargetMode="External"/><Relationship Id="rId821" Type="http://schemas.openxmlformats.org/officeDocument/2006/relationships/hyperlink" Target="../Docs/R1-2201225.zip" TargetMode="External"/><Relationship Id="rId1037" Type="http://schemas.openxmlformats.org/officeDocument/2006/relationships/hyperlink" Target="../Docs/R1-2201664.zip" TargetMode="External"/><Relationship Id="rId1244" Type="http://schemas.openxmlformats.org/officeDocument/2006/relationships/image" Target="cid:image021.png@01D82A7E.AF1DC7C0" TargetMode="External"/><Relationship Id="rId1451" Type="http://schemas.openxmlformats.org/officeDocument/2006/relationships/hyperlink" Target="../Docs/R1-2201639.zip" TargetMode="External"/><Relationship Id="rId1896" Type="http://schemas.openxmlformats.org/officeDocument/2006/relationships/hyperlink" Target="../Docs/R1-2201110.zip" TargetMode="External"/><Relationship Id="rId2074" Type="http://schemas.openxmlformats.org/officeDocument/2006/relationships/hyperlink" Target="../Docs/R1-2201498.zip" TargetMode="External"/><Relationship Id="rId2281" Type="http://schemas.openxmlformats.org/officeDocument/2006/relationships/hyperlink" Target="../Docs/R1-2202092.zip" TargetMode="External"/><Relationship Id="rId2502" Type="http://schemas.openxmlformats.org/officeDocument/2006/relationships/hyperlink" Target="../Docs/R1-2201399.zip" TargetMode="External"/><Relationship Id="rId253" Type="http://schemas.openxmlformats.org/officeDocument/2006/relationships/hyperlink" Target="../Docs/R1-2200880.zip" TargetMode="External"/><Relationship Id="rId460" Type="http://schemas.openxmlformats.org/officeDocument/2006/relationships/hyperlink" Target="../Docs/R1-2202698.zip" TargetMode="External"/><Relationship Id="rId698" Type="http://schemas.openxmlformats.org/officeDocument/2006/relationships/hyperlink" Target="../Docs/R1-2202427.zip" TargetMode="External"/><Relationship Id="rId919" Type="http://schemas.openxmlformats.org/officeDocument/2006/relationships/hyperlink" Target="../Docs/R1-2202625.zip" TargetMode="External"/><Relationship Id="rId1090" Type="http://schemas.openxmlformats.org/officeDocument/2006/relationships/hyperlink" Target="../Docs/R1-2201692.zip" TargetMode="External"/><Relationship Id="rId1104" Type="http://schemas.openxmlformats.org/officeDocument/2006/relationships/hyperlink" Target="../Docs/R1-2202493.zip" TargetMode="External"/><Relationship Id="rId1311" Type="http://schemas.openxmlformats.org/officeDocument/2006/relationships/hyperlink" Target="../Docs/R1-2202013.zip" TargetMode="External"/><Relationship Id="rId1549" Type="http://schemas.openxmlformats.org/officeDocument/2006/relationships/hyperlink" Target="../Docs/R1-2201369.zip" TargetMode="External"/><Relationship Id="rId1756" Type="http://schemas.openxmlformats.org/officeDocument/2006/relationships/image" Target="media/image58.wmf"/><Relationship Id="rId1963" Type="http://schemas.openxmlformats.org/officeDocument/2006/relationships/hyperlink" Target="../Docs/R1-2201617.zip" TargetMode="External"/><Relationship Id="rId2141" Type="http://schemas.openxmlformats.org/officeDocument/2006/relationships/hyperlink" Target="../Docs/R1-2202354.zip" TargetMode="External"/><Relationship Id="rId2379" Type="http://schemas.openxmlformats.org/officeDocument/2006/relationships/hyperlink" Target="../Docs/R1-2201885.zip" TargetMode="External"/><Relationship Id="rId2586" Type="http://schemas.openxmlformats.org/officeDocument/2006/relationships/hyperlink" Target="../Docs/R1-2202987.zip" TargetMode="External"/><Relationship Id="rId2793" Type="http://schemas.microsoft.com/office/2011/relationships/people" Target="people.xml"/><Relationship Id="rId48" Type="http://schemas.openxmlformats.org/officeDocument/2006/relationships/hyperlink" Target="../Docs/R1-2201453.zip" TargetMode="External"/><Relationship Id="rId113" Type="http://schemas.openxmlformats.org/officeDocument/2006/relationships/hyperlink" Target="../Docs/R1-2200899.zip" TargetMode="External"/><Relationship Id="rId320" Type="http://schemas.openxmlformats.org/officeDocument/2006/relationships/hyperlink" Target="../Docs/R1-2201974.zip" TargetMode="External"/><Relationship Id="rId558" Type="http://schemas.openxmlformats.org/officeDocument/2006/relationships/hyperlink" Target="../Docs/R1-2202749.zip" TargetMode="External"/><Relationship Id="rId765" Type="http://schemas.openxmlformats.org/officeDocument/2006/relationships/hyperlink" Target="../Docs/R1-2201758.zip" TargetMode="External"/><Relationship Id="rId972" Type="http://schemas.openxmlformats.org/officeDocument/2006/relationships/hyperlink" Target="../Docs/R1-2202503.zip" TargetMode="External"/><Relationship Id="rId1188" Type="http://schemas.openxmlformats.org/officeDocument/2006/relationships/hyperlink" Target="../Docs/R1-2202812.zip" TargetMode="External"/><Relationship Id="rId1395" Type="http://schemas.openxmlformats.org/officeDocument/2006/relationships/hyperlink" Target="../Docs/R1-2201858.zip" TargetMode="External"/><Relationship Id="rId1409" Type="http://schemas.openxmlformats.org/officeDocument/2006/relationships/hyperlink" Target="../Docs/R1-2201242.zip" TargetMode="External"/><Relationship Id="rId1616" Type="http://schemas.openxmlformats.org/officeDocument/2006/relationships/hyperlink" Target="../Docs/R1-2202069.zip" TargetMode="External"/><Relationship Id="rId1823" Type="http://schemas.openxmlformats.org/officeDocument/2006/relationships/hyperlink" Target="../Docs/R1-2201491.zip" TargetMode="External"/><Relationship Id="rId2001" Type="http://schemas.openxmlformats.org/officeDocument/2006/relationships/hyperlink" Target="../Docs/R1-2201170.zip" TargetMode="External"/><Relationship Id="rId2239" Type="http://schemas.openxmlformats.org/officeDocument/2006/relationships/oleObject" Target="embeddings/oleObject52.bin"/><Relationship Id="rId2446" Type="http://schemas.openxmlformats.org/officeDocument/2006/relationships/hyperlink" Target="../Docs/R1-2201800.zip" TargetMode="External"/><Relationship Id="rId2653" Type="http://schemas.openxmlformats.org/officeDocument/2006/relationships/hyperlink" Target="../Docs/R1-2202927.zip" TargetMode="External"/><Relationship Id="rId197" Type="http://schemas.openxmlformats.org/officeDocument/2006/relationships/hyperlink" Target="../Docs/R1-2201754.zip" TargetMode="External"/><Relationship Id="rId418" Type="http://schemas.openxmlformats.org/officeDocument/2006/relationships/hyperlink" Target="../Docs/R1-2201064.zip" TargetMode="External"/><Relationship Id="rId625" Type="http://schemas.openxmlformats.org/officeDocument/2006/relationships/hyperlink" Target="../Docs/R1-2201626.zip" TargetMode="External"/><Relationship Id="rId832" Type="http://schemas.openxmlformats.org/officeDocument/2006/relationships/hyperlink" Target="../Docs/R1-2201998.zip" TargetMode="External"/><Relationship Id="rId1048" Type="http://schemas.openxmlformats.org/officeDocument/2006/relationships/hyperlink" Target="../Docs/R1-2202490.zip" TargetMode="External"/><Relationship Id="rId1255" Type="http://schemas.openxmlformats.org/officeDocument/2006/relationships/image" Target="media/image23.png"/><Relationship Id="rId1462" Type="http://schemas.openxmlformats.org/officeDocument/2006/relationships/hyperlink" Target="../Docs/R1-2202421.zip" TargetMode="External"/><Relationship Id="rId2085" Type="http://schemas.openxmlformats.org/officeDocument/2006/relationships/hyperlink" Target="../Docs/R1-2202351.zip" TargetMode="External"/><Relationship Id="rId2292" Type="http://schemas.openxmlformats.org/officeDocument/2006/relationships/hyperlink" Target="../Docs/R1-2201409.zip" TargetMode="External"/><Relationship Id="rId2306" Type="http://schemas.openxmlformats.org/officeDocument/2006/relationships/hyperlink" Target="../Docs/R1-2201122.zip" TargetMode="External"/><Relationship Id="rId2513" Type="http://schemas.openxmlformats.org/officeDocument/2006/relationships/hyperlink" Target="../Docs/R1-2202680.zip" TargetMode="External"/><Relationship Id="rId264" Type="http://schemas.openxmlformats.org/officeDocument/2006/relationships/hyperlink" Target="../Docs/R1-2200882.zip" TargetMode="External"/><Relationship Id="rId471" Type="http://schemas.openxmlformats.org/officeDocument/2006/relationships/hyperlink" Target="../Docs/R1-2201026.zip" TargetMode="External"/><Relationship Id="rId1115" Type="http://schemas.openxmlformats.org/officeDocument/2006/relationships/hyperlink" Target="../Docs/R1-2201002.zip" TargetMode="External"/><Relationship Id="rId1322" Type="http://schemas.openxmlformats.org/officeDocument/2006/relationships/hyperlink" Target="../Docs/R1-2201648.zip" TargetMode="External"/><Relationship Id="rId1767" Type="http://schemas.openxmlformats.org/officeDocument/2006/relationships/hyperlink" Target="../Docs/R1-2201166.zip" TargetMode="External"/><Relationship Id="rId1974" Type="http://schemas.openxmlformats.org/officeDocument/2006/relationships/hyperlink" Target="../Docs/R1-2202231.zip" TargetMode="External"/><Relationship Id="rId2152" Type="http://schemas.openxmlformats.org/officeDocument/2006/relationships/oleObject" Target="embeddings/oleObject30.bin"/><Relationship Id="rId2597" Type="http://schemas.openxmlformats.org/officeDocument/2006/relationships/hyperlink" Target="../Docs/R1-2202998.zip" TargetMode="External"/><Relationship Id="rId2720" Type="http://schemas.openxmlformats.org/officeDocument/2006/relationships/hyperlink" Target="../Docs/R1-2202620.zip" TargetMode="External"/><Relationship Id="rId59" Type="http://schemas.openxmlformats.org/officeDocument/2006/relationships/hyperlink" Target="../Docs/R1-2201148.zip" TargetMode="External"/><Relationship Id="rId124" Type="http://schemas.openxmlformats.org/officeDocument/2006/relationships/hyperlink" Target="../Docs/R1-2201041.zip" TargetMode="External"/><Relationship Id="rId569" Type="http://schemas.openxmlformats.org/officeDocument/2006/relationships/hyperlink" Target="../Docs/R1-2201603.zip" TargetMode="External"/><Relationship Id="rId776" Type="http://schemas.openxmlformats.org/officeDocument/2006/relationships/hyperlink" Target="../Docs/R1-2202607.zip" TargetMode="External"/><Relationship Id="rId983" Type="http://schemas.openxmlformats.org/officeDocument/2006/relationships/hyperlink" Target="../Docs/R1-2201266.zip" TargetMode="External"/><Relationship Id="rId1199" Type="http://schemas.openxmlformats.org/officeDocument/2006/relationships/hyperlink" Target="../Docs/R1-2202836.zip" TargetMode="External"/><Relationship Id="rId1627" Type="http://schemas.openxmlformats.org/officeDocument/2006/relationships/oleObject" Target="embeddings/oleObject1.bin"/><Relationship Id="rId1834" Type="http://schemas.openxmlformats.org/officeDocument/2006/relationships/hyperlink" Target="../Docs/R1-2200885.zip" TargetMode="External"/><Relationship Id="rId2457" Type="http://schemas.openxmlformats.org/officeDocument/2006/relationships/hyperlink" Target="../Docs/R1-2201179.zip" TargetMode="External"/><Relationship Id="rId2664" Type="http://schemas.openxmlformats.org/officeDocument/2006/relationships/hyperlink" Target="../Docs/R1-2200861.zip" TargetMode="External"/><Relationship Id="rId331" Type="http://schemas.openxmlformats.org/officeDocument/2006/relationships/hyperlink" Target="../Docs/R1-2201803.zip" TargetMode="External"/><Relationship Id="rId429" Type="http://schemas.openxmlformats.org/officeDocument/2006/relationships/hyperlink" Target="../Docs/R1-2202112.zip" TargetMode="External"/><Relationship Id="rId636" Type="http://schemas.openxmlformats.org/officeDocument/2006/relationships/hyperlink" Target="../Docs/R1-2201403.zip" TargetMode="External"/><Relationship Id="rId1059" Type="http://schemas.openxmlformats.org/officeDocument/2006/relationships/hyperlink" Target="../Docs/R1-2201665.zip" TargetMode="External"/><Relationship Id="rId1266" Type="http://schemas.openxmlformats.org/officeDocument/2006/relationships/hyperlink" Target="../Docs/R1-2202811.zip" TargetMode="External"/><Relationship Id="rId1473" Type="http://schemas.openxmlformats.org/officeDocument/2006/relationships/hyperlink" Target="../Docs/R1-2202786.zip" TargetMode="External"/><Relationship Id="rId2012" Type="http://schemas.openxmlformats.org/officeDocument/2006/relationships/hyperlink" Target="../Docs/R1-2201931.zip" TargetMode="External"/><Relationship Id="rId2096" Type="http://schemas.openxmlformats.org/officeDocument/2006/relationships/hyperlink" Target="../Docs/R1-2202550.zip" TargetMode="External"/><Relationship Id="rId2317" Type="http://schemas.openxmlformats.org/officeDocument/2006/relationships/hyperlink" Target="../Docs/R1-2202167.zip" TargetMode="External"/><Relationship Id="rId843" Type="http://schemas.openxmlformats.org/officeDocument/2006/relationships/hyperlink" Target="../Docs/R1-2201226.zip" TargetMode="External"/><Relationship Id="rId1126" Type="http://schemas.openxmlformats.org/officeDocument/2006/relationships/hyperlink" Target="../Docs/R1-2201608.zip" TargetMode="External"/><Relationship Id="rId1680" Type="http://schemas.openxmlformats.org/officeDocument/2006/relationships/hyperlink" Target="../Docs/R1-2202386.zip" TargetMode="External"/><Relationship Id="rId1778" Type="http://schemas.openxmlformats.org/officeDocument/2006/relationships/hyperlink" Target="../Docs/R1-2201912.zip" TargetMode="External"/><Relationship Id="rId1901" Type="http://schemas.openxmlformats.org/officeDocument/2006/relationships/hyperlink" Target="../Docs/R1-2201674.zip" TargetMode="External"/><Relationship Id="rId1985" Type="http://schemas.openxmlformats.org/officeDocument/2006/relationships/hyperlink" Target="../Docs/R1-2202258.zip" TargetMode="External"/><Relationship Id="rId2524" Type="http://schemas.openxmlformats.org/officeDocument/2006/relationships/hyperlink" Target="../Docs/R1-2202740.zip" TargetMode="External"/><Relationship Id="rId2731" Type="http://schemas.openxmlformats.org/officeDocument/2006/relationships/hyperlink" Target="../Docs/R1-2202999.zip" TargetMode="External"/><Relationship Id="rId275" Type="http://schemas.openxmlformats.org/officeDocument/2006/relationships/hyperlink" Target="../Docs/R1-2200882.zip" TargetMode="External"/><Relationship Id="rId482" Type="http://schemas.openxmlformats.org/officeDocument/2006/relationships/hyperlink" Target="../Docs/R1-2202113.zip" TargetMode="External"/><Relationship Id="rId703" Type="http://schemas.openxmlformats.org/officeDocument/2006/relationships/hyperlink" Target="../Docs/R1-2202845.zip" TargetMode="External"/><Relationship Id="rId910" Type="http://schemas.openxmlformats.org/officeDocument/2006/relationships/hyperlink" Target="../Docs/R1-2201849.zip" TargetMode="External"/><Relationship Id="rId1333" Type="http://schemas.openxmlformats.org/officeDocument/2006/relationships/hyperlink" Target="../Docs/R1-2201317.zip" TargetMode="External"/><Relationship Id="rId1540" Type="http://schemas.openxmlformats.org/officeDocument/2006/relationships/hyperlink" Target="../Docs/R1-2202669.zip" TargetMode="External"/><Relationship Id="rId1638" Type="http://schemas.openxmlformats.org/officeDocument/2006/relationships/image" Target="media/image46.wmf"/><Relationship Id="rId2163" Type="http://schemas.openxmlformats.org/officeDocument/2006/relationships/hyperlink" Target="../Docs/R1-2202223.zip" TargetMode="External"/><Relationship Id="rId2370" Type="http://schemas.openxmlformats.org/officeDocument/2006/relationships/hyperlink" Target="../Docs/R1-2200947.zip" TargetMode="External"/><Relationship Id="rId135" Type="http://schemas.openxmlformats.org/officeDocument/2006/relationships/hyperlink" Target="../Docs/R1-2200887.zip" TargetMode="External"/><Relationship Id="rId342" Type="http://schemas.openxmlformats.org/officeDocument/2006/relationships/hyperlink" Target="../Docs/R1-2200865.zip" TargetMode="External"/><Relationship Id="rId787" Type="http://schemas.openxmlformats.org/officeDocument/2006/relationships/hyperlink" Target="../Docs/R1-2201079.zip" TargetMode="External"/><Relationship Id="rId994" Type="http://schemas.openxmlformats.org/officeDocument/2006/relationships/hyperlink" Target="../Docs/R1-2201914.zip" TargetMode="External"/><Relationship Id="rId1400" Type="http://schemas.openxmlformats.org/officeDocument/2006/relationships/hyperlink" Target="../Docs/R1-2202367.zip" TargetMode="External"/><Relationship Id="rId1845" Type="http://schemas.openxmlformats.org/officeDocument/2006/relationships/hyperlink" Target="../Docs/R1-2201407.zip" TargetMode="External"/><Relationship Id="rId2023" Type="http://schemas.openxmlformats.org/officeDocument/2006/relationships/hyperlink" Target="../Docs/R1-2202641.zip" TargetMode="External"/><Relationship Id="rId2230" Type="http://schemas.openxmlformats.org/officeDocument/2006/relationships/oleObject" Target="embeddings/oleObject48.bin"/><Relationship Id="rId2468" Type="http://schemas.openxmlformats.org/officeDocument/2006/relationships/hyperlink" Target="../Docs/R1-2202855.zip" TargetMode="External"/><Relationship Id="rId2675" Type="http://schemas.openxmlformats.org/officeDocument/2006/relationships/hyperlink" Target="../Docs/R1-2200872.zip" TargetMode="External"/><Relationship Id="rId202" Type="http://schemas.openxmlformats.org/officeDocument/2006/relationships/hyperlink" Target="../Docs/R1-2202473.zip" TargetMode="External"/><Relationship Id="rId647" Type="http://schemas.openxmlformats.org/officeDocument/2006/relationships/hyperlink" Target="../Docs/R1-2201821.zip" TargetMode="External"/><Relationship Id="rId854" Type="http://schemas.openxmlformats.org/officeDocument/2006/relationships/hyperlink" Target="../Docs/R1-2201944.zip" TargetMode="External"/><Relationship Id="rId1277" Type="http://schemas.openxmlformats.org/officeDocument/2006/relationships/hyperlink" Target="../Docs/R1-2201745.zip" TargetMode="External"/><Relationship Id="rId1484" Type="http://schemas.openxmlformats.org/officeDocument/2006/relationships/hyperlink" Target="../Docs/R1-2201404.zip" TargetMode="External"/><Relationship Id="rId1691" Type="http://schemas.openxmlformats.org/officeDocument/2006/relationships/hyperlink" Target="../Docs/R1-2201893.zip" TargetMode="External"/><Relationship Id="rId1705" Type="http://schemas.openxmlformats.org/officeDocument/2006/relationships/hyperlink" Target="../Docs/R1-2201373.zip" TargetMode="External"/><Relationship Id="rId1912" Type="http://schemas.openxmlformats.org/officeDocument/2006/relationships/hyperlink" Target="../Docs/R1-2202422.zip" TargetMode="External"/><Relationship Id="rId2328" Type="http://schemas.openxmlformats.org/officeDocument/2006/relationships/hyperlink" Target="../Docs/R1-2202168.zip" TargetMode="External"/><Relationship Id="rId2535" Type="http://schemas.openxmlformats.org/officeDocument/2006/relationships/hyperlink" Target="../Docs/R1-2202802.zip" TargetMode="External"/><Relationship Id="rId2742" Type="http://schemas.openxmlformats.org/officeDocument/2006/relationships/hyperlink" Target="../Docs/R1-2202948.zip" TargetMode="External"/><Relationship Id="rId286" Type="http://schemas.openxmlformats.org/officeDocument/2006/relationships/hyperlink" Target="../Docs/R1-2202435.zip" TargetMode="External"/><Relationship Id="rId493" Type="http://schemas.openxmlformats.org/officeDocument/2006/relationships/hyperlink" Target="../Docs/R1-2202451.zip" TargetMode="External"/><Relationship Id="rId507" Type="http://schemas.openxmlformats.org/officeDocument/2006/relationships/hyperlink" Target="../Docs/R1-2202621.zip" TargetMode="External"/><Relationship Id="rId714" Type="http://schemas.openxmlformats.org/officeDocument/2006/relationships/hyperlink" Target="../Docs/R1-2202511.zip" TargetMode="External"/><Relationship Id="rId921" Type="http://schemas.openxmlformats.org/officeDocument/2006/relationships/hyperlink" Target="../Docs/R1-2202904.zip" TargetMode="External"/><Relationship Id="rId1137" Type="http://schemas.openxmlformats.org/officeDocument/2006/relationships/hyperlink" Target="../Docs/R1-2200961.zip" TargetMode="External"/><Relationship Id="rId1344" Type="http://schemas.openxmlformats.org/officeDocument/2006/relationships/hyperlink" Target="../Docs/R1-2201361.zip" TargetMode="External"/><Relationship Id="rId1551" Type="http://schemas.openxmlformats.org/officeDocument/2006/relationships/hyperlink" Target="../Docs/R1-2201670.zip" TargetMode="External"/><Relationship Id="rId1789" Type="http://schemas.openxmlformats.org/officeDocument/2006/relationships/hyperlink" Target="../Docs/R1-2202815.zip" TargetMode="External"/><Relationship Id="rId1996" Type="http://schemas.openxmlformats.org/officeDocument/2006/relationships/hyperlink" Target="../Docs/R1-2202664.zip" TargetMode="External"/><Relationship Id="rId2174" Type="http://schemas.openxmlformats.org/officeDocument/2006/relationships/hyperlink" Target="../Docs/R1-2201652.zip" TargetMode="External"/><Relationship Id="rId2381" Type="http://schemas.openxmlformats.org/officeDocument/2006/relationships/hyperlink" Target="../Docs/R1-2202053.zip" TargetMode="External"/><Relationship Id="rId2602" Type="http://schemas.openxmlformats.org/officeDocument/2006/relationships/hyperlink" Target="../Docs/R1-2203003.zip" TargetMode="External"/><Relationship Id="rId50" Type="http://schemas.openxmlformats.org/officeDocument/2006/relationships/hyperlink" Target="../Docs/R1-2201751.zip" TargetMode="External"/><Relationship Id="rId146" Type="http://schemas.openxmlformats.org/officeDocument/2006/relationships/hyperlink" Target="../Docs/R1-2201833.zip" TargetMode="External"/><Relationship Id="rId353" Type="http://schemas.openxmlformats.org/officeDocument/2006/relationships/hyperlink" Target="../Docs/R1-2202588.zip" TargetMode="External"/><Relationship Id="rId560" Type="http://schemas.openxmlformats.org/officeDocument/2006/relationships/hyperlink" Target="../Docs/R1-2202735.zip" TargetMode="External"/><Relationship Id="rId798" Type="http://schemas.openxmlformats.org/officeDocument/2006/relationships/hyperlink" Target="../Docs/R1-2201897.zip" TargetMode="External"/><Relationship Id="rId1190" Type="http://schemas.openxmlformats.org/officeDocument/2006/relationships/hyperlink" Target="../Docs/R1-2202932.zip" TargetMode="External"/><Relationship Id="rId1204" Type="http://schemas.openxmlformats.org/officeDocument/2006/relationships/hyperlink" Target="../Docs/R1-2201215.zip" TargetMode="External"/><Relationship Id="rId1411" Type="http://schemas.openxmlformats.org/officeDocument/2006/relationships/hyperlink" Target="../Docs/R1-2201480.zip" TargetMode="External"/><Relationship Id="rId1649" Type="http://schemas.openxmlformats.org/officeDocument/2006/relationships/oleObject" Target="embeddings/oleObject12.bin"/><Relationship Id="rId1856" Type="http://schemas.openxmlformats.org/officeDocument/2006/relationships/hyperlink" Target="../Docs/R1-2201894.zip" TargetMode="External"/><Relationship Id="rId2034" Type="http://schemas.openxmlformats.org/officeDocument/2006/relationships/hyperlink" Target="../Docs/R1-2202727.zip" TargetMode="External"/><Relationship Id="rId2241" Type="http://schemas.openxmlformats.org/officeDocument/2006/relationships/oleObject" Target="embeddings/oleObject53.bin"/><Relationship Id="rId2479" Type="http://schemas.openxmlformats.org/officeDocument/2006/relationships/hyperlink" Target="../Docs/R1-2202864.zip" TargetMode="External"/><Relationship Id="rId2686" Type="http://schemas.openxmlformats.org/officeDocument/2006/relationships/hyperlink" Target="../Docs/R1-2200883.zip" TargetMode="External"/><Relationship Id="rId213" Type="http://schemas.openxmlformats.org/officeDocument/2006/relationships/hyperlink" Target="../Docs/R1-2201149.zip" TargetMode="External"/><Relationship Id="rId420" Type="http://schemas.openxmlformats.org/officeDocument/2006/relationships/hyperlink" Target="../Docs/R1-2201681.zip" TargetMode="External"/><Relationship Id="rId658" Type="http://schemas.openxmlformats.org/officeDocument/2006/relationships/hyperlink" Target="../Docs/R1-2202690.zip" TargetMode="External"/><Relationship Id="rId865" Type="http://schemas.openxmlformats.org/officeDocument/2006/relationships/hyperlink" Target="../Docs/R1-2202814.zip" TargetMode="External"/><Relationship Id="rId1050" Type="http://schemas.openxmlformats.org/officeDocument/2006/relationships/hyperlink" Target="../Docs/R1-2200990.zip" TargetMode="External"/><Relationship Id="rId1288" Type="http://schemas.openxmlformats.org/officeDocument/2006/relationships/hyperlink" Target="../Docs/R1-2202551.zip" TargetMode="External"/><Relationship Id="rId1495" Type="http://schemas.openxmlformats.org/officeDocument/2006/relationships/hyperlink" Target="../Docs/R1-2201970.zip" TargetMode="External"/><Relationship Id="rId1509" Type="http://schemas.openxmlformats.org/officeDocument/2006/relationships/image" Target="../../../Users/cmcc/AppData/Roaming/Foxmail7/Temp-16544-20220301205706/Attach/image004(03-01-22-52-46).png" TargetMode="External"/><Relationship Id="rId1716" Type="http://schemas.openxmlformats.org/officeDocument/2006/relationships/hyperlink" Target="../Docs/R1-2202151.zip" TargetMode="External"/><Relationship Id="rId1923" Type="http://schemas.openxmlformats.org/officeDocument/2006/relationships/hyperlink" Target="../Docs/R1-2201437.zip" TargetMode="External"/><Relationship Id="rId2101" Type="http://schemas.openxmlformats.org/officeDocument/2006/relationships/hyperlink" Target="../Docs/R1-2201598.zip" TargetMode="External"/><Relationship Id="rId2339" Type="http://schemas.openxmlformats.org/officeDocument/2006/relationships/hyperlink" Target="../Docs/R1-2201412.zip" TargetMode="External"/><Relationship Id="rId2546" Type="http://schemas.openxmlformats.org/officeDocument/2006/relationships/hyperlink" Target="../Docs/R1-2202945.zip" TargetMode="External"/><Relationship Id="rId2753" Type="http://schemas.openxmlformats.org/officeDocument/2006/relationships/hyperlink" Target="../Docs/R1-2202998.zip" TargetMode="External"/><Relationship Id="rId297" Type="http://schemas.openxmlformats.org/officeDocument/2006/relationships/hyperlink" Target="../Docs/R1-2201975.zip" TargetMode="External"/><Relationship Id="rId518" Type="http://schemas.openxmlformats.org/officeDocument/2006/relationships/hyperlink" Target="../Docs/R1-2202673.zip" TargetMode="External"/><Relationship Id="rId725" Type="http://schemas.openxmlformats.org/officeDocument/2006/relationships/hyperlink" Target="../Docs/R1-2202540.zip" TargetMode="External"/><Relationship Id="rId932" Type="http://schemas.openxmlformats.org/officeDocument/2006/relationships/hyperlink" Target="../Docs/R1-2202089.zip" TargetMode="External"/><Relationship Id="rId1148" Type="http://schemas.openxmlformats.org/officeDocument/2006/relationships/hyperlink" Target="../Docs/R1-2201003.zip" TargetMode="External"/><Relationship Id="rId1355" Type="http://schemas.openxmlformats.org/officeDocument/2006/relationships/hyperlink" Target="../Docs/R1-2202389.zip" TargetMode="External"/><Relationship Id="rId1562" Type="http://schemas.openxmlformats.org/officeDocument/2006/relationships/hyperlink" Target="../Docs/R1-2201864.zip" TargetMode="External"/><Relationship Id="rId2185" Type="http://schemas.openxmlformats.org/officeDocument/2006/relationships/image" Target="media/image63.emf"/><Relationship Id="rId2392" Type="http://schemas.openxmlformats.org/officeDocument/2006/relationships/hyperlink" Target="../Docs/R1-2201508.zip" TargetMode="External"/><Relationship Id="rId2406" Type="http://schemas.openxmlformats.org/officeDocument/2006/relationships/hyperlink" Target="../Docs/R1-2201416.zip" TargetMode="External"/><Relationship Id="rId2613" Type="http://schemas.openxmlformats.org/officeDocument/2006/relationships/hyperlink" Target="../Docs/R1-2202659.zip" TargetMode="External"/><Relationship Id="rId157" Type="http://schemas.openxmlformats.org/officeDocument/2006/relationships/hyperlink" Target="../Docs/R1-2201452.zip" TargetMode="External"/><Relationship Id="rId364" Type="http://schemas.openxmlformats.org/officeDocument/2006/relationships/hyperlink" Target="../Docs/R1-2201062.zip" TargetMode="External"/><Relationship Id="rId1008" Type="http://schemas.openxmlformats.org/officeDocument/2006/relationships/image" Target="cid:image017.png@01D82F6A.A9677C40" TargetMode="External"/><Relationship Id="rId1215" Type="http://schemas.openxmlformats.org/officeDocument/2006/relationships/hyperlink" Target="../Docs/R1-2202011.zip" TargetMode="External"/><Relationship Id="rId1422" Type="http://schemas.openxmlformats.org/officeDocument/2006/relationships/hyperlink" Target="../Docs/R1-2202513.zip" TargetMode="External"/><Relationship Id="rId1867" Type="http://schemas.openxmlformats.org/officeDocument/2006/relationships/hyperlink" Target="../Docs/R1-2202889.zip" TargetMode="External"/><Relationship Id="rId2045" Type="http://schemas.openxmlformats.org/officeDocument/2006/relationships/hyperlink" Target="../Docs/R1-2201339.zip" TargetMode="External"/><Relationship Id="rId2697" Type="http://schemas.openxmlformats.org/officeDocument/2006/relationships/hyperlink" Target="../Docs/R1-2200893.zip" TargetMode="External"/><Relationship Id="rId61" Type="http://schemas.openxmlformats.org/officeDocument/2006/relationships/hyperlink" Target="../Docs/R1-2201300.zip" TargetMode="External"/><Relationship Id="rId571" Type="http://schemas.openxmlformats.org/officeDocument/2006/relationships/hyperlink" Target="../Docs/R1-2202440.zip" TargetMode="External"/><Relationship Id="rId669" Type="http://schemas.openxmlformats.org/officeDocument/2006/relationships/hyperlink" Target="../Docs/R1-2201993.zip" TargetMode="External"/><Relationship Id="rId876" Type="http://schemas.openxmlformats.org/officeDocument/2006/relationships/hyperlink" Target="../Docs/R1-2201571.zip" TargetMode="External"/><Relationship Id="rId1299" Type="http://schemas.openxmlformats.org/officeDocument/2006/relationships/hyperlink" Target="../Docs/R1-2201273.zip" TargetMode="External"/><Relationship Id="rId1727" Type="http://schemas.openxmlformats.org/officeDocument/2006/relationships/hyperlink" Target="../Docs/R1-2201013.zip" TargetMode="External"/><Relationship Id="rId1934" Type="http://schemas.openxmlformats.org/officeDocument/2006/relationships/hyperlink" Target="../Docs/R1-2201929.zip" TargetMode="External"/><Relationship Id="rId2252" Type="http://schemas.openxmlformats.org/officeDocument/2006/relationships/hyperlink" Target="../Docs/R1-2202823.zip" TargetMode="External"/><Relationship Id="rId2557" Type="http://schemas.openxmlformats.org/officeDocument/2006/relationships/hyperlink" Target="../Docs/R1-2202958.zip" TargetMode="External"/><Relationship Id="rId19" Type="http://schemas.openxmlformats.org/officeDocument/2006/relationships/hyperlink" Target="../Docs/R1-2202102.zip" TargetMode="External"/><Relationship Id="rId224" Type="http://schemas.openxmlformats.org/officeDocument/2006/relationships/hyperlink" Target="../Docs/R1-2201060.zip" TargetMode="External"/><Relationship Id="rId431" Type="http://schemas.openxmlformats.org/officeDocument/2006/relationships/hyperlink" Target="../Docs/R1-2201144.zip" TargetMode="External"/><Relationship Id="rId529" Type="http://schemas.openxmlformats.org/officeDocument/2006/relationships/hyperlink" Target="../Docs/R1-2201622.zip" TargetMode="External"/><Relationship Id="rId736" Type="http://schemas.openxmlformats.org/officeDocument/2006/relationships/hyperlink" Target="../Docs/R1-2202561.zip" TargetMode="External"/><Relationship Id="rId1061" Type="http://schemas.openxmlformats.org/officeDocument/2006/relationships/hyperlink" Target="../Docs/R1-2201739.zip" TargetMode="External"/><Relationship Id="rId1159" Type="http://schemas.openxmlformats.org/officeDocument/2006/relationships/hyperlink" Target="../Docs/R1-2201580.zip" TargetMode="External"/><Relationship Id="rId1366" Type="http://schemas.openxmlformats.org/officeDocument/2006/relationships/hyperlink" Target="../Docs/R1-2202911.zip" TargetMode="External"/><Relationship Id="rId2112" Type="http://schemas.openxmlformats.org/officeDocument/2006/relationships/hyperlink" Target="../Docs/R1-2201174.zip" TargetMode="External"/><Relationship Id="rId2196" Type="http://schemas.openxmlformats.org/officeDocument/2006/relationships/hyperlink" Target="../Docs/R1-2201276.zip" TargetMode="External"/><Relationship Id="rId2417" Type="http://schemas.openxmlformats.org/officeDocument/2006/relationships/hyperlink" Target="../Docs/R1-2201724.zip" TargetMode="External"/><Relationship Id="rId2764" Type="http://schemas.openxmlformats.org/officeDocument/2006/relationships/hyperlink" Target="../Docs/R1-2202977.zip" TargetMode="External"/><Relationship Id="rId168" Type="http://schemas.openxmlformats.org/officeDocument/2006/relationships/hyperlink" Target="../Docs/R1-2201619.zip" TargetMode="External"/><Relationship Id="rId943" Type="http://schemas.openxmlformats.org/officeDocument/2006/relationships/hyperlink" Target="../Docs/R1-2202771.zip" TargetMode="External"/><Relationship Id="rId1019" Type="http://schemas.openxmlformats.org/officeDocument/2006/relationships/hyperlink" Target="../Docs/R1-2200954.zip" TargetMode="External"/><Relationship Id="rId1573" Type="http://schemas.openxmlformats.org/officeDocument/2006/relationships/hyperlink" Target="../Docs/R1-2201370.zip" TargetMode="External"/><Relationship Id="rId1780" Type="http://schemas.openxmlformats.org/officeDocument/2006/relationships/hyperlink" Target="../Docs/R1-2202028.zip" TargetMode="External"/><Relationship Id="rId1878" Type="http://schemas.openxmlformats.org/officeDocument/2006/relationships/hyperlink" Target="../Docs/R1-2202884.zip" TargetMode="External"/><Relationship Id="rId2624" Type="http://schemas.openxmlformats.org/officeDocument/2006/relationships/hyperlink" Target="../Docs/R1-2202737.zip" TargetMode="External"/><Relationship Id="rId72" Type="http://schemas.openxmlformats.org/officeDocument/2006/relationships/hyperlink" Target="../Docs/R1-2201838.zip" TargetMode="External"/><Relationship Id="rId375" Type="http://schemas.openxmlformats.org/officeDocument/2006/relationships/hyperlink" Target="../Docs/R1-2201533.zip" TargetMode="External"/><Relationship Id="rId582" Type="http://schemas.openxmlformats.org/officeDocument/2006/relationships/hyperlink" Target="../Docs/R1-2202517.zip" TargetMode="External"/><Relationship Id="rId803" Type="http://schemas.openxmlformats.org/officeDocument/2006/relationships/hyperlink" Target="../Docs/R1-2202266.zip" TargetMode="External"/><Relationship Id="rId1226" Type="http://schemas.openxmlformats.org/officeDocument/2006/relationships/image" Target="media/image8.png"/><Relationship Id="rId1433" Type="http://schemas.openxmlformats.org/officeDocument/2006/relationships/hyperlink" Target="../Docs/R1-2201365.zip" TargetMode="External"/><Relationship Id="rId1640" Type="http://schemas.openxmlformats.org/officeDocument/2006/relationships/image" Target="media/image47.wmf"/><Relationship Id="rId1738" Type="http://schemas.openxmlformats.org/officeDocument/2006/relationships/hyperlink" Target="../Docs/R1-2201905.zip" TargetMode="External"/><Relationship Id="rId2056" Type="http://schemas.openxmlformats.org/officeDocument/2006/relationships/hyperlink" Target="../Docs/R1-2202228.zip" TargetMode="External"/><Relationship Id="rId2263" Type="http://schemas.openxmlformats.org/officeDocument/2006/relationships/hyperlink" Target="../Docs/R1-2202447.zip" TargetMode="External"/><Relationship Id="rId2470" Type="http://schemas.openxmlformats.org/officeDocument/2006/relationships/hyperlink" Target="../Docs/R1-2200943.zip" TargetMode="External"/><Relationship Id="rId3" Type="http://schemas.openxmlformats.org/officeDocument/2006/relationships/numbering" Target="numbering.xml"/><Relationship Id="rId235" Type="http://schemas.openxmlformats.org/officeDocument/2006/relationships/hyperlink" Target="../Docs/R1-2200898.zip" TargetMode="External"/><Relationship Id="rId442" Type="http://schemas.openxmlformats.org/officeDocument/2006/relationships/hyperlink" Target="../Docs/R1-2201146.zip" TargetMode="External"/><Relationship Id="rId887" Type="http://schemas.openxmlformats.org/officeDocument/2006/relationships/hyperlink" Target="../Docs/R1-2200886.zip" TargetMode="External"/><Relationship Id="rId1072" Type="http://schemas.openxmlformats.org/officeDocument/2006/relationships/hyperlink" Target="../Docs/R1-2202679.zip" TargetMode="External"/><Relationship Id="rId1500" Type="http://schemas.openxmlformats.org/officeDocument/2006/relationships/hyperlink" Target="../Docs/R1-2202344.zip" TargetMode="External"/><Relationship Id="rId1945" Type="http://schemas.openxmlformats.org/officeDocument/2006/relationships/hyperlink" Target="../Docs/R1-2202482.zip" TargetMode="External"/><Relationship Id="rId2123" Type="http://schemas.openxmlformats.org/officeDocument/2006/relationships/hyperlink" Target="../Docs/R1-2202221.zip" TargetMode="External"/><Relationship Id="rId2330" Type="http://schemas.openxmlformats.org/officeDocument/2006/relationships/hyperlink" Target="../Docs/R1-2202290.zip" TargetMode="External"/><Relationship Id="rId2568" Type="http://schemas.openxmlformats.org/officeDocument/2006/relationships/hyperlink" Target="../Docs/R1-2202969.zip" TargetMode="External"/><Relationship Id="rId2775" Type="http://schemas.openxmlformats.org/officeDocument/2006/relationships/hyperlink" Target="../Docs/R1-2202997.zip" TargetMode="External"/><Relationship Id="rId302" Type="http://schemas.openxmlformats.org/officeDocument/2006/relationships/hyperlink" Target="../Docs/R1-2202481.zip" TargetMode="External"/><Relationship Id="rId747" Type="http://schemas.openxmlformats.org/officeDocument/2006/relationships/hyperlink" Target="../Docs/R1-2202903.zip" TargetMode="External"/><Relationship Id="rId954" Type="http://schemas.openxmlformats.org/officeDocument/2006/relationships/hyperlink" Target="../Docs/R1-2201265.zip" TargetMode="External"/><Relationship Id="rId1377" Type="http://schemas.openxmlformats.org/officeDocument/2006/relationships/hyperlink" Target="../Docs/R1-2201635.zip" TargetMode="External"/><Relationship Id="rId1584" Type="http://schemas.openxmlformats.org/officeDocument/2006/relationships/hyperlink" Target="../Docs/R1-2202216.zip" TargetMode="External"/><Relationship Id="rId1791" Type="http://schemas.openxmlformats.org/officeDocument/2006/relationships/hyperlink" Target="../Docs/R1-2200969.zip" TargetMode="External"/><Relationship Id="rId1805" Type="http://schemas.openxmlformats.org/officeDocument/2006/relationships/hyperlink" Target="../Docs/R1-2201913.zip" TargetMode="External"/><Relationship Id="rId2428" Type="http://schemas.openxmlformats.org/officeDocument/2006/relationships/hyperlink" Target="../Docs/R1-2201704.zip" TargetMode="External"/><Relationship Id="rId2635" Type="http://schemas.openxmlformats.org/officeDocument/2006/relationships/hyperlink" Target="../Docs/R1-2202838.zip" TargetMode="External"/><Relationship Id="rId83" Type="http://schemas.openxmlformats.org/officeDocument/2006/relationships/hyperlink" Target="../Docs/R1-2201317.zip" TargetMode="External"/><Relationship Id="rId179" Type="http://schemas.openxmlformats.org/officeDocument/2006/relationships/hyperlink" Target="../Docs/R1-2201837.zip" TargetMode="External"/><Relationship Id="rId386" Type="http://schemas.openxmlformats.org/officeDocument/2006/relationships/hyperlink" Target="../Docs/R1-2202655.zip" TargetMode="External"/><Relationship Id="rId593" Type="http://schemas.openxmlformats.org/officeDocument/2006/relationships/hyperlink" Target="../Docs/R1-2202185.zip" TargetMode="External"/><Relationship Id="rId607" Type="http://schemas.openxmlformats.org/officeDocument/2006/relationships/hyperlink" Target="../Docs/R1-2201461.zip" TargetMode="External"/><Relationship Id="rId814" Type="http://schemas.openxmlformats.org/officeDocument/2006/relationships/hyperlink" Target="../Docs/R1-2202637.zip" TargetMode="External"/><Relationship Id="rId1237" Type="http://schemas.openxmlformats.org/officeDocument/2006/relationships/image" Target="media/image14.png"/><Relationship Id="rId1444" Type="http://schemas.openxmlformats.org/officeDocument/2006/relationships/hyperlink" Target="../Docs/R1-2202559.zip" TargetMode="External"/><Relationship Id="rId1651" Type="http://schemas.openxmlformats.org/officeDocument/2006/relationships/oleObject" Target="embeddings/oleObject13.bin"/><Relationship Id="rId1889" Type="http://schemas.openxmlformats.org/officeDocument/2006/relationships/hyperlink" Target="../Docs/R1-2202305.zip" TargetMode="External"/><Relationship Id="rId2067" Type="http://schemas.openxmlformats.org/officeDocument/2006/relationships/hyperlink" Target="../Docs/R1-2202883.zip" TargetMode="External"/><Relationship Id="rId2274" Type="http://schemas.openxmlformats.org/officeDocument/2006/relationships/hyperlink" Target="../Docs/R1-2201574.zip" TargetMode="External"/><Relationship Id="rId2481" Type="http://schemas.openxmlformats.org/officeDocument/2006/relationships/hyperlink" Target="../Docs/R1-2202856.zip" TargetMode="External"/><Relationship Id="rId2702" Type="http://schemas.openxmlformats.org/officeDocument/2006/relationships/hyperlink" Target="../Docs/R1-2200898.zip" TargetMode="External"/><Relationship Id="rId246" Type="http://schemas.openxmlformats.org/officeDocument/2006/relationships/hyperlink" Target="../Docs/R1-2201158.zip" TargetMode="External"/><Relationship Id="rId453" Type="http://schemas.openxmlformats.org/officeDocument/2006/relationships/hyperlink" Target="../Docs/R1-2202748.zip" TargetMode="External"/><Relationship Id="rId660" Type="http://schemas.openxmlformats.org/officeDocument/2006/relationships/hyperlink" Target="../Docs/R1-2201631.zip" TargetMode="External"/><Relationship Id="rId898" Type="http://schemas.openxmlformats.org/officeDocument/2006/relationships/hyperlink" Target="../Docs/R1-2200995.zip" TargetMode="External"/><Relationship Id="rId1083" Type="http://schemas.openxmlformats.org/officeDocument/2006/relationships/hyperlink" Target="../Docs/R1-2201355.zip" TargetMode="External"/><Relationship Id="rId1290" Type="http://schemas.openxmlformats.org/officeDocument/2006/relationships/hyperlink" Target="../Docs/R1-2200883.zip" TargetMode="External"/><Relationship Id="rId1304" Type="http://schemas.openxmlformats.org/officeDocument/2006/relationships/hyperlink" Target="../Docs/R1-2201647.zip" TargetMode="External"/><Relationship Id="rId1511" Type="http://schemas.openxmlformats.org/officeDocument/2006/relationships/image" Target="../../../Users/cmcc/AppData/Roaming/Foxmail7/Temp-16544-20220301205706/Attach/image006(03-01-22-52-46).png" TargetMode="External"/><Relationship Id="rId1749" Type="http://schemas.openxmlformats.org/officeDocument/2006/relationships/oleObject" Target="embeddings/oleObject15.bin"/><Relationship Id="rId1956" Type="http://schemas.openxmlformats.org/officeDocument/2006/relationships/hyperlink" Target="../Docs/R1-2201255.zip" TargetMode="External"/><Relationship Id="rId2134" Type="http://schemas.openxmlformats.org/officeDocument/2006/relationships/hyperlink" Target="../Docs/R1-2201175.zip" TargetMode="External"/><Relationship Id="rId2341" Type="http://schemas.openxmlformats.org/officeDocument/2006/relationships/hyperlink" Target="../Docs/R1-2201505.zip" TargetMode="External"/><Relationship Id="rId2579" Type="http://schemas.openxmlformats.org/officeDocument/2006/relationships/hyperlink" Target="../Docs/R1-2202980.zip" TargetMode="External"/><Relationship Id="rId2786" Type="http://schemas.openxmlformats.org/officeDocument/2006/relationships/hyperlink" Target="../Docs/R1-2202996.zip" TargetMode="External"/><Relationship Id="rId106" Type="http://schemas.openxmlformats.org/officeDocument/2006/relationships/hyperlink" Target="../Docs/R1-2201839.zip" TargetMode="External"/><Relationship Id="rId313" Type="http://schemas.openxmlformats.org/officeDocument/2006/relationships/hyperlink" Target="../Docs/R1-2201156.zip" TargetMode="External"/><Relationship Id="rId758" Type="http://schemas.openxmlformats.org/officeDocument/2006/relationships/hyperlink" Target="../Docs/R1-2201426.zip" TargetMode="External"/><Relationship Id="rId965" Type="http://schemas.openxmlformats.org/officeDocument/2006/relationships/hyperlink" Target="../Docs/R1-2202004.zip" TargetMode="External"/><Relationship Id="rId1150" Type="http://schemas.openxmlformats.org/officeDocument/2006/relationships/hyperlink" Target="../Docs/R1-2201023.zip" TargetMode="External"/><Relationship Id="rId1388" Type="http://schemas.openxmlformats.org/officeDocument/2006/relationships/hyperlink" Target="../Docs/R1-2201095.zip" TargetMode="External"/><Relationship Id="rId1595" Type="http://schemas.openxmlformats.org/officeDocument/2006/relationships/image" Target="media/image36.png"/><Relationship Id="rId1609" Type="http://schemas.openxmlformats.org/officeDocument/2006/relationships/hyperlink" Target="../Docs/R1-2201552.zip" TargetMode="External"/><Relationship Id="rId1816" Type="http://schemas.openxmlformats.org/officeDocument/2006/relationships/hyperlink" Target="../Docs/R1-2200970.zip" TargetMode="External"/><Relationship Id="rId2439" Type="http://schemas.openxmlformats.org/officeDocument/2006/relationships/hyperlink" Target="../Docs/R1-2200951.zip" TargetMode="External"/><Relationship Id="rId2646" Type="http://schemas.openxmlformats.org/officeDocument/2006/relationships/hyperlink" Target="../Docs/R1-2202886.zip" TargetMode="External"/><Relationship Id="rId10" Type="http://schemas.openxmlformats.org/officeDocument/2006/relationships/hyperlink" Target="https://www.etsi.org/intellectual-property-rights/ipr" TargetMode="External"/><Relationship Id="rId94" Type="http://schemas.openxmlformats.org/officeDocument/2006/relationships/hyperlink" Target="../Docs/R1-2201248.zip" TargetMode="External"/><Relationship Id="rId397" Type="http://schemas.openxmlformats.org/officeDocument/2006/relationships/hyperlink" Target="../Docs/R1-2201028.zip" TargetMode="External"/><Relationship Id="rId520" Type="http://schemas.openxmlformats.org/officeDocument/2006/relationships/hyperlink" Target="../Docs/R1-2201068.zip" TargetMode="External"/><Relationship Id="rId618" Type="http://schemas.openxmlformats.org/officeDocument/2006/relationships/hyperlink" Target="../Docs/R1-2201656.zip" TargetMode="External"/><Relationship Id="rId825" Type="http://schemas.openxmlformats.org/officeDocument/2006/relationships/hyperlink" Target="../Docs/R1-2201536.zip" TargetMode="External"/><Relationship Id="rId1248" Type="http://schemas.openxmlformats.org/officeDocument/2006/relationships/image" Target="cid:image030.png@01D82A7E.AF1DC7C0" TargetMode="External"/><Relationship Id="rId1455" Type="http://schemas.openxmlformats.org/officeDocument/2006/relationships/hyperlink" Target="../Docs/R1-2201910.zip" TargetMode="External"/><Relationship Id="rId1662" Type="http://schemas.openxmlformats.org/officeDocument/2006/relationships/hyperlink" Target="../Docs/R1-2201372.zip" TargetMode="External"/><Relationship Id="rId2078" Type="http://schemas.openxmlformats.org/officeDocument/2006/relationships/hyperlink" Target="../Docs/R1-2201817.zip" TargetMode="External"/><Relationship Id="rId2201" Type="http://schemas.openxmlformats.org/officeDocument/2006/relationships/hyperlink" Target="../Docs/R1-2201790.zip" TargetMode="External"/><Relationship Id="rId2285" Type="http://schemas.openxmlformats.org/officeDocument/2006/relationships/hyperlink" Target="../Docs/R1-2202859.zip" TargetMode="External"/><Relationship Id="rId2492" Type="http://schemas.openxmlformats.org/officeDocument/2006/relationships/hyperlink" Target="../Docs/R1-2201231.zip" TargetMode="External"/><Relationship Id="rId2506" Type="http://schemas.openxmlformats.org/officeDocument/2006/relationships/header" Target="header1.xml"/><Relationship Id="rId257" Type="http://schemas.openxmlformats.org/officeDocument/2006/relationships/hyperlink" Target="../Docs/R1-2202274.zip" TargetMode="External"/><Relationship Id="rId464" Type="http://schemas.openxmlformats.org/officeDocument/2006/relationships/hyperlink" Target="../Docs/R1-2201319.zip" TargetMode="External"/><Relationship Id="rId1010" Type="http://schemas.openxmlformats.org/officeDocument/2006/relationships/image" Target="cid:image022.png@01D82F6A.A9677C40" TargetMode="External"/><Relationship Id="rId1094" Type="http://schemas.openxmlformats.org/officeDocument/2006/relationships/hyperlink" Target="../Docs/R1-2201916.zip" TargetMode="External"/><Relationship Id="rId1108" Type="http://schemas.openxmlformats.org/officeDocument/2006/relationships/hyperlink" Target="../Docs/R1-2201394.zip" TargetMode="External"/><Relationship Id="rId1315" Type="http://schemas.openxmlformats.org/officeDocument/2006/relationships/hyperlink" Target="../Docs/R1-2202287.zip" TargetMode="External"/><Relationship Id="rId1967" Type="http://schemas.openxmlformats.org/officeDocument/2006/relationships/hyperlink" Target="../Docs/R1-2201874.zip" TargetMode="External"/><Relationship Id="rId2145" Type="http://schemas.openxmlformats.org/officeDocument/2006/relationships/hyperlink" Target="../Docs/R1-2200890.zip" TargetMode="External"/><Relationship Id="rId2713" Type="http://schemas.openxmlformats.org/officeDocument/2006/relationships/hyperlink" Target="../Docs/R1-2200909.zip" TargetMode="External"/><Relationship Id="rId117" Type="http://schemas.openxmlformats.org/officeDocument/2006/relationships/hyperlink" Target="../Docs/R1-2200905.zip" TargetMode="External"/><Relationship Id="rId671" Type="http://schemas.openxmlformats.org/officeDocument/2006/relationships/hyperlink" Target="../Docs/R1-2202803.zip" TargetMode="External"/><Relationship Id="rId769" Type="http://schemas.openxmlformats.org/officeDocument/2006/relationships/hyperlink" Target="../Docs/R1-2201994.zip" TargetMode="External"/><Relationship Id="rId976" Type="http://schemas.openxmlformats.org/officeDocument/2006/relationships/hyperlink" Target="../Docs/R1-2202503.zip" TargetMode="External"/><Relationship Id="rId1399" Type="http://schemas.openxmlformats.org/officeDocument/2006/relationships/hyperlink" Target="../Docs/R1-2202293.zip" TargetMode="External"/><Relationship Id="rId2352" Type="http://schemas.openxmlformats.org/officeDocument/2006/relationships/hyperlink" Target="../Docs/R1-2200919.zip" TargetMode="External"/><Relationship Id="rId2657" Type="http://schemas.openxmlformats.org/officeDocument/2006/relationships/hyperlink" Target="../Docs/R1-2200854.zip" TargetMode="External"/><Relationship Id="rId324" Type="http://schemas.openxmlformats.org/officeDocument/2006/relationships/hyperlink" Target="../Docs/R1-2202472.zip" TargetMode="External"/><Relationship Id="rId531" Type="http://schemas.openxmlformats.org/officeDocument/2006/relationships/hyperlink" Target="../Docs/R1-2201398.zip" TargetMode="External"/><Relationship Id="rId629" Type="http://schemas.openxmlformats.org/officeDocument/2006/relationships/hyperlink" Target="../Docs/R1-2200999.zip" TargetMode="External"/><Relationship Id="rId1161" Type="http://schemas.openxmlformats.org/officeDocument/2006/relationships/hyperlink" Target="../Docs/R1-2201654.zip" TargetMode="External"/><Relationship Id="rId1259" Type="http://schemas.openxmlformats.org/officeDocument/2006/relationships/image" Target="media/image25.png"/><Relationship Id="rId1466" Type="http://schemas.openxmlformats.org/officeDocument/2006/relationships/hyperlink" Target="../Docs/R1-2202619.zip" TargetMode="External"/><Relationship Id="rId2005" Type="http://schemas.openxmlformats.org/officeDocument/2006/relationships/hyperlink" Target="../Docs/R1-2201592.zip" TargetMode="External"/><Relationship Id="rId2212" Type="http://schemas.openxmlformats.org/officeDocument/2006/relationships/oleObject" Target="embeddings/oleObject38.bin"/><Relationship Id="rId836" Type="http://schemas.openxmlformats.org/officeDocument/2006/relationships/hyperlink" Target="../Docs/R1-2202660.zip" TargetMode="External"/><Relationship Id="rId1021" Type="http://schemas.openxmlformats.org/officeDocument/2006/relationships/hyperlink" Target="../Docs/R1-2201267.zip" TargetMode="External"/><Relationship Id="rId1119" Type="http://schemas.openxmlformats.org/officeDocument/2006/relationships/hyperlink" Target="../Docs/R1-2201161.zip" TargetMode="External"/><Relationship Id="rId1673" Type="http://schemas.openxmlformats.org/officeDocument/2006/relationships/hyperlink" Target="../Docs/R1-2202094.zip" TargetMode="External"/><Relationship Id="rId1880" Type="http://schemas.openxmlformats.org/officeDocument/2006/relationships/hyperlink" Target="../Docs/R1-2201109.zip" TargetMode="External"/><Relationship Id="rId1978" Type="http://schemas.openxmlformats.org/officeDocument/2006/relationships/hyperlink" Target="../Docs/R1-2202356.zip" TargetMode="External"/><Relationship Id="rId2517" Type="http://schemas.openxmlformats.org/officeDocument/2006/relationships/hyperlink" Target="../Docs/R1-2202697.zip" TargetMode="External"/><Relationship Id="rId2724" Type="http://schemas.openxmlformats.org/officeDocument/2006/relationships/hyperlink" Target="../Docs/R1-2202815.zip" TargetMode="External"/><Relationship Id="rId903" Type="http://schemas.openxmlformats.org/officeDocument/2006/relationships/hyperlink" Target="../Docs/R1-2201430.zip" TargetMode="External"/><Relationship Id="rId1326" Type="http://schemas.openxmlformats.org/officeDocument/2006/relationships/hyperlink" Target="../Docs/R1-2202364.zip" TargetMode="External"/><Relationship Id="rId1533" Type="http://schemas.openxmlformats.org/officeDocument/2006/relationships/hyperlink" Target="../Docs/R1-2201862.zip" TargetMode="External"/><Relationship Id="rId1740" Type="http://schemas.openxmlformats.org/officeDocument/2006/relationships/hyperlink" Target="../Docs/R1-2201962.zip" TargetMode="External"/><Relationship Id="rId32" Type="http://schemas.openxmlformats.org/officeDocument/2006/relationships/hyperlink" Target="../Docs/R1-2201251.zip" TargetMode="External"/><Relationship Id="rId1600" Type="http://schemas.openxmlformats.org/officeDocument/2006/relationships/image" Target="cid:_Foxmail.1@7fdf5885-bff4-095c-b027-5bea21769709" TargetMode="External"/><Relationship Id="rId1838" Type="http://schemas.openxmlformats.org/officeDocument/2006/relationships/hyperlink" Target="../Docs/R1-2201169.zip" TargetMode="External"/><Relationship Id="rId181" Type="http://schemas.openxmlformats.org/officeDocument/2006/relationships/hyperlink" Target="../Docs/R1-2202099.zip" TargetMode="External"/><Relationship Id="rId1905" Type="http://schemas.openxmlformats.org/officeDocument/2006/relationships/hyperlink" Target="../Docs/R1-2202403.zip" TargetMode="External"/><Relationship Id="rId279" Type="http://schemas.openxmlformats.org/officeDocument/2006/relationships/hyperlink" Target="../Docs/R1-2201261.zip" TargetMode="External"/><Relationship Id="rId486" Type="http://schemas.openxmlformats.org/officeDocument/2006/relationships/hyperlink" Target="../Docs/R1-2202114.zip" TargetMode="External"/><Relationship Id="rId693" Type="http://schemas.openxmlformats.org/officeDocument/2006/relationships/hyperlink" Target="../Docs/R1-2202420.zip" TargetMode="External"/><Relationship Id="rId2167" Type="http://schemas.openxmlformats.org/officeDocument/2006/relationships/hyperlink" Target="../Docs/R1-2202937.zip" TargetMode="External"/><Relationship Id="rId2374" Type="http://schemas.openxmlformats.org/officeDocument/2006/relationships/hyperlink" Target="../Docs/R1-2201349.zip" TargetMode="External"/><Relationship Id="rId2581" Type="http://schemas.openxmlformats.org/officeDocument/2006/relationships/hyperlink" Target="../Docs/R1-2202982.zip" TargetMode="External"/><Relationship Id="rId139" Type="http://schemas.openxmlformats.org/officeDocument/2006/relationships/hyperlink" Target="../Docs/R1-2201306.zip" TargetMode="External"/><Relationship Id="rId346" Type="http://schemas.openxmlformats.org/officeDocument/2006/relationships/hyperlink" Target="../Docs/R1-2200892.zip" TargetMode="External"/><Relationship Id="rId553" Type="http://schemas.openxmlformats.org/officeDocument/2006/relationships/hyperlink" Target="../Docs/R1-2202819.zip" TargetMode="External"/><Relationship Id="rId760" Type="http://schemas.openxmlformats.org/officeDocument/2006/relationships/hyperlink" Target="../Docs/R1-2201534.zip" TargetMode="External"/><Relationship Id="rId998" Type="http://schemas.openxmlformats.org/officeDocument/2006/relationships/hyperlink" Target="../Docs/R1-2202190.zip" TargetMode="External"/><Relationship Id="rId1183" Type="http://schemas.openxmlformats.org/officeDocument/2006/relationships/hyperlink" Target="../Docs/R1-2201696.zip" TargetMode="External"/><Relationship Id="rId1390" Type="http://schemas.openxmlformats.org/officeDocument/2006/relationships/hyperlink" Target="../Docs/R1-2201241.zip" TargetMode="External"/><Relationship Id="rId2027" Type="http://schemas.openxmlformats.org/officeDocument/2006/relationships/hyperlink" Target="../Docs/R1-2202641.zip" TargetMode="External"/><Relationship Id="rId2234" Type="http://schemas.openxmlformats.org/officeDocument/2006/relationships/image" Target="media/image77.wmf"/><Relationship Id="rId2441" Type="http://schemas.openxmlformats.org/officeDocument/2006/relationships/hyperlink" Target="../Docs/R1-2201178.zip" TargetMode="External"/><Relationship Id="rId2679" Type="http://schemas.openxmlformats.org/officeDocument/2006/relationships/hyperlink" Target="../Docs/R1-2200876.zip" TargetMode="External"/><Relationship Id="rId206" Type="http://schemas.openxmlformats.org/officeDocument/2006/relationships/hyperlink" Target="../Docs/R1-2201640.zip" TargetMode="External"/><Relationship Id="rId413" Type="http://schemas.openxmlformats.org/officeDocument/2006/relationships/hyperlink" Target="../Docs/R1-2201031.zip" TargetMode="External"/><Relationship Id="rId858" Type="http://schemas.openxmlformats.org/officeDocument/2006/relationships/hyperlink" Target="../Docs/R1-2202246.zip" TargetMode="External"/><Relationship Id="rId1043" Type="http://schemas.openxmlformats.org/officeDocument/2006/relationships/hyperlink" Target="../Docs/R1-2202073.zip" TargetMode="External"/><Relationship Id="rId1488" Type="http://schemas.openxmlformats.org/officeDocument/2006/relationships/hyperlink" Target="../Docs/R1-2201590.zip" TargetMode="External"/><Relationship Id="rId1695" Type="http://schemas.openxmlformats.org/officeDocument/2006/relationships/hyperlink" Target="https://www.3gpp.org/ftp/tsg_ran/TSG_RAN/TSGR_93e/Docs/RP-212555.zip" TargetMode="External"/><Relationship Id="rId2539" Type="http://schemas.openxmlformats.org/officeDocument/2006/relationships/hyperlink" Target="../Docs/R1-2202820.zip" TargetMode="External"/><Relationship Id="rId2746" Type="http://schemas.openxmlformats.org/officeDocument/2006/relationships/hyperlink" Target="../Docs/R1-2202983.zip" TargetMode="External"/><Relationship Id="rId620" Type="http://schemas.openxmlformats.org/officeDocument/2006/relationships/hyperlink" Target="../Docs/R1-2200998.zip" TargetMode="External"/><Relationship Id="rId718" Type="http://schemas.openxmlformats.org/officeDocument/2006/relationships/hyperlink" Target="../Docs/R1-2202643.zip" TargetMode="External"/><Relationship Id="rId925" Type="http://schemas.openxmlformats.org/officeDocument/2006/relationships/hyperlink" Target="../Docs/R1-2201229.zip" TargetMode="External"/><Relationship Id="rId1250" Type="http://schemas.openxmlformats.org/officeDocument/2006/relationships/image" Target="cid:image031.png@01D82A7E.AF1DC7C0" TargetMode="External"/><Relationship Id="rId1348" Type="http://schemas.openxmlformats.org/officeDocument/2006/relationships/hyperlink" Target="../Docs/R1-2201824.zip" TargetMode="External"/><Relationship Id="rId1555" Type="http://schemas.openxmlformats.org/officeDocument/2006/relationships/hyperlink" Target="../Docs/R1-2202021.zip" TargetMode="External"/><Relationship Id="rId1762" Type="http://schemas.openxmlformats.org/officeDocument/2006/relationships/hyperlink" Target="../Docs/R1-2202638.zip" TargetMode="External"/><Relationship Id="rId2301" Type="http://schemas.openxmlformats.org/officeDocument/2006/relationships/hyperlink" Target="../Docs/R1-2202851.zip" TargetMode="External"/><Relationship Id="rId2606" Type="http://schemas.openxmlformats.org/officeDocument/2006/relationships/hyperlink" Target="../Docs/R1-2203007.zip" TargetMode="External"/><Relationship Id="rId1110" Type="http://schemas.openxmlformats.org/officeDocument/2006/relationships/hyperlink" Target="http://www.3gpp.org/ftp/tsg_ran/TSG_RAN/TSGR_91e/Docs/RP-210854.zip" TargetMode="External"/><Relationship Id="rId1208" Type="http://schemas.openxmlformats.org/officeDocument/2006/relationships/hyperlink" Target="../Docs/R1-2201645.zip" TargetMode="External"/><Relationship Id="rId1415" Type="http://schemas.openxmlformats.org/officeDocument/2006/relationships/hyperlink" Target="../Docs/R1-2201827.zip" TargetMode="External"/><Relationship Id="rId54" Type="http://schemas.openxmlformats.org/officeDocument/2006/relationships/hyperlink" Target="../Docs/R1-2202326.zip" TargetMode="External"/><Relationship Id="rId1622" Type="http://schemas.openxmlformats.org/officeDocument/2006/relationships/hyperlink" Target="../Docs/R1-2202347.zip" TargetMode="External"/><Relationship Id="rId1927" Type="http://schemas.openxmlformats.org/officeDocument/2006/relationships/hyperlink" Target="../Docs/R1-2201584.zip" TargetMode="External"/><Relationship Id="rId2091" Type="http://schemas.openxmlformats.org/officeDocument/2006/relationships/hyperlink" Target="../Docs/R1-2202549.zip" TargetMode="External"/><Relationship Id="rId2189" Type="http://schemas.openxmlformats.org/officeDocument/2006/relationships/hyperlink" Target="../Docs/R1-2202917.zip" TargetMode="External"/><Relationship Id="rId270" Type="http://schemas.openxmlformats.org/officeDocument/2006/relationships/hyperlink" Target="../Docs/R1-2202433.zip" TargetMode="External"/><Relationship Id="rId2396" Type="http://schemas.openxmlformats.org/officeDocument/2006/relationships/hyperlink" Target="../Docs/R1-2201886.zip" TargetMode="External"/><Relationship Id="rId130" Type="http://schemas.openxmlformats.org/officeDocument/2006/relationships/hyperlink" Target="../Docs/R1-2201835.zip" TargetMode="External"/><Relationship Id="rId368" Type="http://schemas.openxmlformats.org/officeDocument/2006/relationships/hyperlink" Target="../Docs/R1-2202866.zip" TargetMode="External"/><Relationship Id="rId575" Type="http://schemas.openxmlformats.org/officeDocument/2006/relationships/hyperlink" Target="../Docs/R1-2202443.zip" TargetMode="External"/><Relationship Id="rId782" Type="http://schemas.openxmlformats.org/officeDocument/2006/relationships/hyperlink" Target="../Docs/R1-2202677.zip" TargetMode="External"/><Relationship Id="rId2049" Type="http://schemas.openxmlformats.org/officeDocument/2006/relationships/hyperlink" Target="../Docs/R1-2201787.zip" TargetMode="External"/><Relationship Id="rId2256" Type="http://schemas.openxmlformats.org/officeDocument/2006/relationships/hyperlink" Target="../Docs/R1-2202925.zip" TargetMode="External"/><Relationship Id="rId2463" Type="http://schemas.openxmlformats.org/officeDocument/2006/relationships/hyperlink" Target="../Docs/R1-2202048.zip" TargetMode="External"/><Relationship Id="rId2670" Type="http://schemas.openxmlformats.org/officeDocument/2006/relationships/hyperlink" Target="../Docs/R1-2200867.zip" TargetMode="External"/><Relationship Id="rId228" Type="http://schemas.openxmlformats.org/officeDocument/2006/relationships/hyperlink" Target="../Docs/R1-2200896.zip" TargetMode="External"/><Relationship Id="rId435" Type="http://schemas.openxmlformats.org/officeDocument/2006/relationships/hyperlink" Target="../Docs/R1-2202754.zip" TargetMode="External"/><Relationship Id="rId642" Type="http://schemas.openxmlformats.org/officeDocument/2006/relationships/hyperlink" Target="../Docs/R1-2202681.zip" TargetMode="External"/><Relationship Id="rId1065" Type="http://schemas.openxmlformats.org/officeDocument/2006/relationships/hyperlink" Target="../Docs/R1-2202007.zip" TargetMode="External"/><Relationship Id="rId1272" Type="http://schemas.openxmlformats.org/officeDocument/2006/relationships/hyperlink" Target="../Docs/R1-2201387.zip" TargetMode="External"/><Relationship Id="rId2116" Type="http://schemas.openxmlformats.org/officeDocument/2006/relationships/hyperlink" Target="../Docs/R1-2201721.zip" TargetMode="External"/><Relationship Id="rId2323" Type="http://schemas.openxmlformats.org/officeDocument/2006/relationships/hyperlink" Target="../Docs/R1-2201504.zip" TargetMode="External"/><Relationship Id="rId2530" Type="http://schemas.openxmlformats.org/officeDocument/2006/relationships/hyperlink" Target="../Docs/R1-2202797.zip" TargetMode="External"/><Relationship Id="rId2768" Type="http://schemas.openxmlformats.org/officeDocument/2006/relationships/hyperlink" Target="../Docs/R1-2202962.zip" TargetMode="External"/><Relationship Id="rId502" Type="http://schemas.openxmlformats.org/officeDocument/2006/relationships/hyperlink" Target="../Docs/R1-2201065.zip" TargetMode="External"/><Relationship Id="rId947" Type="http://schemas.openxmlformats.org/officeDocument/2006/relationships/hyperlink" Target="../Docs/R1-2202423.zip" TargetMode="External"/><Relationship Id="rId1132" Type="http://schemas.openxmlformats.org/officeDocument/2006/relationships/hyperlink" Target="../Docs/R1-2202134.zip" TargetMode="External"/><Relationship Id="rId1577" Type="http://schemas.openxmlformats.org/officeDocument/2006/relationships/hyperlink" Target="../Docs/R1-2201705.zip" TargetMode="External"/><Relationship Id="rId1784" Type="http://schemas.openxmlformats.org/officeDocument/2006/relationships/hyperlink" Target="../Docs/R1-2202237.zip" TargetMode="External"/><Relationship Id="rId1991" Type="http://schemas.openxmlformats.org/officeDocument/2006/relationships/hyperlink" Target="../Docs/R1-2202033.zip" TargetMode="External"/><Relationship Id="rId2628" Type="http://schemas.openxmlformats.org/officeDocument/2006/relationships/hyperlink" Target="../Docs/R1-2202769.zip" TargetMode="External"/><Relationship Id="rId76" Type="http://schemas.openxmlformats.org/officeDocument/2006/relationships/hyperlink" Target="../Docs/R1-2202454.zip" TargetMode="External"/><Relationship Id="rId807" Type="http://schemas.openxmlformats.org/officeDocument/2006/relationships/hyperlink" Target="../Docs/R1-2202595.zip" TargetMode="External"/><Relationship Id="rId1437" Type="http://schemas.openxmlformats.org/officeDocument/2006/relationships/hyperlink" Target="../Docs/R1-2201890.zip" TargetMode="External"/><Relationship Id="rId1644" Type="http://schemas.openxmlformats.org/officeDocument/2006/relationships/image" Target="media/image49.wmf"/><Relationship Id="rId1851" Type="http://schemas.openxmlformats.org/officeDocument/2006/relationships/hyperlink" Target="../Docs/R1-2202879.zip" TargetMode="External"/><Relationship Id="rId1504" Type="http://schemas.openxmlformats.org/officeDocument/2006/relationships/hyperlink" Target="../Docs/R1-2202530.zip" TargetMode="External"/><Relationship Id="rId1711" Type="http://schemas.openxmlformats.org/officeDocument/2006/relationships/hyperlink" Target="../Docs/R1-2201708.zip" TargetMode="External"/><Relationship Id="rId1949" Type="http://schemas.openxmlformats.org/officeDocument/2006/relationships/hyperlink" Target="../Docs/R1-2202564.zip" TargetMode="External"/><Relationship Id="rId292" Type="http://schemas.openxmlformats.org/officeDocument/2006/relationships/hyperlink" Target="../Docs/R1-2201141.zip" TargetMode="External"/><Relationship Id="rId1809" Type="http://schemas.openxmlformats.org/officeDocument/2006/relationships/hyperlink" Target="../Docs/R1-2202199.zip" TargetMode="External"/><Relationship Id="rId597" Type="http://schemas.openxmlformats.org/officeDocument/2006/relationships/hyperlink" Target="../Docs/R1-2202357.zip" TargetMode="External"/><Relationship Id="rId2180" Type="http://schemas.openxmlformats.org/officeDocument/2006/relationships/hyperlink" Target="../Docs/R1-2202408.zip" TargetMode="External"/><Relationship Id="rId2278" Type="http://schemas.openxmlformats.org/officeDocument/2006/relationships/hyperlink" Target="../Docs/R1-2201952.zip" TargetMode="External"/><Relationship Id="rId2485" Type="http://schemas.openxmlformats.org/officeDocument/2006/relationships/hyperlink" Target="../Docs/R1-2201512.zip" TargetMode="External"/><Relationship Id="rId152" Type="http://schemas.openxmlformats.org/officeDocument/2006/relationships/hyperlink" Target="../Docs/R1-2201676.zip" TargetMode="External"/><Relationship Id="rId457" Type="http://schemas.openxmlformats.org/officeDocument/2006/relationships/hyperlink" Target="../Docs/R1-2202114.zip" TargetMode="External"/><Relationship Id="rId1087" Type="http://schemas.openxmlformats.org/officeDocument/2006/relationships/hyperlink" Target="../Docs/R1-2201578.zip" TargetMode="External"/><Relationship Id="rId1294" Type="http://schemas.openxmlformats.org/officeDocument/2006/relationships/hyperlink" Target="../Docs/R1-2202553.zip" TargetMode="External"/><Relationship Id="rId2040" Type="http://schemas.openxmlformats.org/officeDocument/2006/relationships/hyperlink" Target="../Docs/R1-2200949.zip" TargetMode="External"/><Relationship Id="rId2138" Type="http://schemas.openxmlformats.org/officeDocument/2006/relationships/hyperlink" Target="../Docs/R1-2202164.zip" TargetMode="External"/><Relationship Id="rId2692" Type="http://schemas.openxmlformats.org/officeDocument/2006/relationships/hyperlink" Target="../Docs/R1-2200888.zip" TargetMode="External"/><Relationship Id="rId664" Type="http://schemas.openxmlformats.org/officeDocument/2006/relationships/hyperlink" Target="../Docs/R1-2202752.zip" TargetMode="External"/><Relationship Id="rId871" Type="http://schemas.openxmlformats.org/officeDocument/2006/relationships/hyperlink" Target="../Docs/R1-2201189.zip" TargetMode="External"/><Relationship Id="rId969" Type="http://schemas.openxmlformats.org/officeDocument/2006/relationships/hyperlink" Target="../Docs/R1-2202501.zip" TargetMode="External"/><Relationship Id="rId1599" Type="http://schemas.openxmlformats.org/officeDocument/2006/relationships/image" Target="media/image38.png"/><Relationship Id="rId2345" Type="http://schemas.openxmlformats.org/officeDocument/2006/relationships/hyperlink" Target="../Docs/R1-2201953.zip" TargetMode="External"/><Relationship Id="rId2552" Type="http://schemas.openxmlformats.org/officeDocument/2006/relationships/hyperlink" Target="../Docs/R1-2202953.zip" TargetMode="External"/><Relationship Id="rId317" Type="http://schemas.openxmlformats.org/officeDocument/2006/relationships/hyperlink" Target="../Docs/R1-2201678.zip" TargetMode="External"/><Relationship Id="rId524" Type="http://schemas.openxmlformats.org/officeDocument/2006/relationships/hyperlink" Target="../Docs/R1-2202740.zip" TargetMode="External"/><Relationship Id="rId731" Type="http://schemas.openxmlformats.org/officeDocument/2006/relationships/hyperlink" Target="../Docs/R1-2202759.zip" TargetMode="External"/><Relationship Id="rId1154" Type="http://schemas.openxmlformats.org/officeDocument/2006/relationships/hyperlink" Target="../Docs/R1-2201357.zip" TargetMode="External"/><Relationship Id="rId1361" Type="http://schemas.openxmlformats.org/officeDocument/2006/relationships/hyperlink" Target="../Docs/R1-2202499.zip" TargetMode="External"/><Relationship Id="rId1459" Type="http://schemas.openxmlformats.org/officeDocument/2006/relationships/hyperlink" Target="../Docs/R1-2202295.zip" TargetMode="External"/><Relationship Id="rId2205" Type="http://schemas.openxmlformats.org/officeDocument/2006/relationships/hyperlink" Target="../Docs/R1-2202480.zip" TargetMode="External"/><Relationship Id="rId2412" Type="http://schemas.openxmlformats.org/officeDocument/2006/relationships/hyperlink" Target="../Docs/R1-2202893.zip" TargetMode="External"/><Relationship Id="rId98" Type="http://schemas.openxmlformats.org/officeDocument/2006/relationships/hyperlink" Target="../Docs/R1-2202400.zip" TargetMode="External"/><Relationship Id="rId829" Type="http://schemas.openxmlformats.org/officeDocument/2006/relationships/hyperlink" Target="../Docs/R1-2201760.zip" TargetMode="External"/><Relationship Id="rId1014" Type="http://schemas.openxmlformats.org/officeDocument/2006/relationships/image" Target="cid:image026.png@01D82F6A.A9677C40" TargetMode="External"/><Relationship Id="rId1221" Type="http://schemas.openxmlformats.org/officeDocument/2006/relationships/hyperlink" Target="../Docs/R1-2202526.zip" TargetMode="External"/><Relationship Id="rId1666" Type="http://schemas.openxmlformats.org/officeDocument/2006/relationships/hyperlink" Target="../Docs/R1-2201643.zip" TargetMode="External"/><Relationship Id="rId1873" Type="http://schemas.openxmlformats.org/officeDocument/2006/relationships/hyperlink" Target="../Docs/R1-2202726.zip" TargetMode="External"/><Relationship Id="rId2717" Type="http://schemas.openxmlformats.org/officeDocument/2006/relationships/hyperlink" Target="../Docs/R1-2200913.zip" TargetMode="External"/><Relationship Id="rId1319" Type="http://schemas.openxmlformats.org/officeDocument/2006/relationships/hyperlink" Target="../Docs/R1-2202623.zip" TargetMode="External"/><Relationship Id="rId1526" Type="http://schemas.openxmlformats.org/officeDocument/2006/relationships/hyperlink" Target="../Docs/R1-2201483.zip" TargetMode="External"/><Relationship Id="rId1733" Type="http://schemas.openxmlformats.org/officeDocument/2006/relationships/hyperlink" Target="../Docs/R1-2201488.zip" TargetMode="External"/><Relationship Id="rId1940" Type="http://schemas.openxmlformats.org/officeDocument/2006/relationships/hyperlink" Target="../Docs/R1-2202252.zip" TargetMode="External"/><Relationship Id="rId25" Type="http://schemas.openxmlformats.org/officeDocument/2006/relationships/hyperlink" Target="../Docs/R1-2200873.zip" TargetMode="External"/><Relationship Id="rId1800" Type="http://schemas.openxmlformats.org/officeDocument/2006/relationships/hyperlink" Target="../Docs/R1-2201556.zip" TargetMode="External"/><Relationship Id="rId174" Type="http://schemas.openxmlformats.org/officeDocument/2006/relationships/hyperlink" Target="../Docs/R1-2202469.zip" TargetMode="External"/><Relationship Id="rId381" Type="http://schemas.openxmlformats.org/officeDocument/2006/relationships/hyperlink" Target="../Docs/R1-2202111.zip" TargetMode="External"/><Relationship Id="rId2062" Type="http://schemas.openxmlformats.org/officeDocument/2006/relationships/hyperlink" Target="../Docs/R1-2202578.zip" TargetMode="External"/><Relationship Id="rId241" Type="http://schemas.openxmlformats.org/officeDocument/2006/relationships/hyperlink" Target="../Docs/R1-2201928.zip" TargetMode="External"/><Relationship Id="rId479" Type="http://schemas.openxmlformats.org/officeDocument/2006/relationships/hyperlink" Target="../Docs/R1-2201988.zip" TargetMode="External"/><Relationship Id="rId686" Type="http://schemas.openxmlformats.org/officeDocument/2006/relationships/hyperlink" Target="../Docs/R1-2202613.zip" TargetMode="External"/><Relationship Id="rId893" Type="http://schemas.openxmlformats.org/officeDocument/2006/relationships/hyperlink" Target="../Docs/R1-2202809.zip" TargetMode="External"/><Relationship Id="rId2367" Type="http://schemas.openxmlformats.org/officeDocument/2006/relationships/hyperlink" Target="../Docs/R1-2202062.zip" TargetMode="External"/><Relationship Id="rId2574" Type="http://schemas.openxmlformats.org/officeDocument/2006/relationships/hyperlink" Target="../Docs/R1-2202975.zip" TargetMode="External"/><Relationship Id="rId2781" Type="http://schemas.openxmlformats.org/officeDocument/2006/relationships/hyperlink" Target="../Docs/R1-2202966.zip" TargetMode="External"/><Relationship Id="rId339" Type="http://schemas.openxmlformats.org/officeDocument/2006/relationships/hyperlink" Target="../Docs/R1-2200858.zip" TargetMode="External"/><Relationship Id="rId546" Type="http://schemas.openxmlformats.org/officeDocument/2006/relationships/hyperlink" Target="../Docs/R1-2202686.zip" TargetMode="External"/><Relationship Id="rId753" Type="http://schemas.openxmlformats.org/officeDocument/2006/relationships/hyperlink" Target="../Docs/R1-2201078.zip" TargetMode="External"/><Relationship Id="rId1176" Type="http://schemas.openxmlformats.org/officeDocument/2006/relationships/hyperlink" Target="../Docs/R1-2202644.zip" TargetMode="External"/><Relationship Id="rId1383" Type="http://schemas.openxmlformats.org/officeDocument/2006/relationships/hyperlink" Target="../Docs/R1-2202292.zip" TargetMode="External"/><Relationship Id="rId2227" Type="http://schemas.openxmlformats.org/officeDocument/2006/relationships/image" Target="media/image73.wmf"/><Relationship Id="rId2434" Type="http://schemas.openxmlformats.org/officeDocument/2006/relationships/hyperlink" Target="../Docs/R1-2202175.zip" TargetMode="External"/><Relationship Id="rId101" Type="http://schemas.openxmlformats.org/officeDocument/2006/relationships/hyperlink" Target="../Docs/R1-2201052.zip" TargetMode="External"/><Relationship Id="rId406" Type="http://schemas.openxmlformats.org/officeDocument/2006/relationships/hyperlink" Target="../Docs/R1-2201031.zip" TargetMode="External"/><Relationship Id="rId960" Type="http://schemas.openxmlformats.org/officeDocument/2006/relationships/hyperlink" Target="../Docs/R1-2201662.zip" TargetMode="External"/><Relationship Id="rId1036" Type="http://schemas.openxmlformats.org/officeDocument/2006/relationships/hyperlink" Target="../Docs/R1-2201577.zip" TargetMode="External"/><Relationship Id="rId1243" Type="http://schemas.openxmlformats.org/officeDocument/2006/relationships/image" Target="media/image17.png"/><Relationship Id="rId1590" Type="http://schemas.openxmlformats.org/officeDocument/2006/relationships/hyperlink" Target="../Docs/R1-2202067.zip" TargetMode="External"/><Relationship Id="rId1688" Type="http://schemas.openxmlformats.org/officeDocument/2006/relationships/hyperlink" Target="../Docs/R1-2202896.zip" TargetMode="External"/><Relationship Id="rId1895" Type="http://schemas.openxmlformats.org/officeDocument/2006/relationships/hyperlink" Target="../Docs/R1-2200927.zip" TargetMode="External"/><Relationship Id="rId2641" Type="http://schemas.openxmlformats.org/officeDocument/2006/relationships/hyperlink" Target="../Docs/R1-2202867.zip" TargetMode="External"/><Relationship Id="rId2739" Type="http://schemas.openxmlformats.org/officeDocument/2006/relationships/hyperlink" Target="../Docs/R1-2202974.zip" TargetMode="External"/><Relationship Id="rId613" Type="http://schemas.openxmlformats.org/officeDocument/2006/relationships/hyperlink" Target="../Docs/R1-2202187.zip" TargetMode="External"/><Relationship Id="rId820" Type="http://schemas.openxmlformats.org/officeDocument/2006/relationships/hyperlink" Target="../Docs/R1-2201187.zip" TargetMode="External"/><Relationship Id="rId918" Type="http://schemas.openxmlformats.org/officeDocument/2006/relationships/hyperlink" Target="../Docs/R1-2202625.zip" TargetMode="External"/><Relationship Id="rId1450" Type="http://schemas.openxmlformats.org/officeDocument/2006/relationships/hyperlink" Target="../Docs/R1-2201440.zip" TargetMode="External"/><Relationship Id="rId1548" Type="http://schemas.openxmlformats.org/officeDocument/2006/relationships/hyperlink" Target="../Docs/R1-2201279.zip" TargetMode="External"/><Relationship Id="rId1755" Type="http://schemas.openxmlformats.org/officeDocument/2006/relationships/oleObject" Target="embeddings/oleObject18.bin"/><Relationship Id="rId2501" Type="http://schemas.openxmlformats.org/officeDocument/2006/relationships/hyperlink" Target="../Docs/R1-2201192.zip" TargetMode="External"/><Relationship Id="rId1103" Type="http://schemas.openxmlformats.org/officeDocument/2006/relationships/hyperlink" Target="../Docs/R1-2202484.zip" TargetMode="External"/><Relationship Id="rId1310" Type="http://schemas.openxmlformats.org/officeDocument/2006/relationships/hyperlink" Target="../Docs/R1-2201960.zip" TargetMode="External"/><Relationship Id="rId1408" Type="http://schemas.openxmlformats.org/officeDocument/2006/relationships/hyperlink" Target="../Docs/R1-2201196.zip" TargetMode="External"/><Relationship Id="rId1962" Type="http://schemas.openxmlformats.org/officeDocument/2006/relationships/hyperlink" Target="../Docs/R1-2201585.zip" TargetMode="External"/><Relationship Id="rId47" Type="http://schemas.openxmlformats.org/officeDocument/2006/relationships/hyperlink" Target="../Docs/R1-2201232.zip" TargetMode="External"/><Relationship Id="rId1615" Type="http://schemas.openxmlformats.org/officeDocument/2006/relationships/hyperlink" Target="../Docs/R1-2202023.zip" TargetMode="External"/><Relationship Id="rId1822" Type="http://schemas.openxmlformats.org/officeDocument/2006/relationships/hyperlink" Target="../Docs/R1-2201446.zip" TargetMode="External"/><Relationship Id="rId196" Type="http://schemas.openxmlformats.org/officeDocument/2006/relationships/hyperlink" Target="../Docs/R1-2201214.zip" TargetMode="External"/><Relationship Id="rId2084" Type="http://schemas.openxmlformats.org/officeDocument/2006/relationships/hyperlink" Target="../Docs/R1-2202229.zip" TargetMode="External"/><Relationship Id="rId2291" Type="http://schemas.openxmlformats.org/officeDocument/2006/relationships/hyperlink" Target="../Docs/R1-2201395.zip" TargetMode="External"/><Relationship Id="rId263" Type="http://schemas.openxmlformats.org/officeDocument/2006/relationships/hyperlink" Target="../Docs/R1-2201679.zip" TargetMode="External"/><Relationship Id="rId470" Type="http://schemas.openxmlformats.org/officeDocument/2006/relationships/hyperlink" Target="../Docs/R1-2202624.zip" TargetMode="External"/><Relationship Id="rId2151" Type="http://schemas.openxmlformats.org/officeDocument/2006/relationships/oleObject" Target="embeddings/oleObject29.bin"/><Relationship Id="rId2389" Type="http://schemas.openxmlformats.org/officeDocument/2006/relationships/hyperlink" Target="../Docs/R1-2201350.zip" TargetMode="External"/><Relationship Id="rId2596" Type="http://schemas.openxmlformats.org/officeDocument/2006/relationships/hyperlink" Target="../Docs/R1-2202997.zip" TargetMode="External"/><Relationship Id="rId123" Type="http://schemas.openxmlformats.org/officeDocument/2006/relationships/hyperlink" Target="../Docs/R1-2200859.zip" TargetMode="External"/><Relationship Id="rId330" Type="http://schemas.openxmlformats.org/officeDocument/2006/relationships/hyperlink" Target="../Docs/R1-2202429.zip" TargetMode="External"/><Relationship Id="rId568" Type="http://schemas.openxmlformats.org/officeDocument/2006/relationships/hyperlink" Target="../Docs/R1-2201600.zip" TargetMode="External"/><Relationship Id="rId775" Type="http://schemas.openxmlformats.org/officeDocument/2006/relationships/hyperlink" Target="../Docs/R1-2201994.zip" TargetMode="External"/><Relationship Id="rId982" Type="http://schemas.openxmlformats.org/officeDocument/2006/relationships/hyperlink" Target="../Docs/R1-2201086.zip" TargetMode="External"/><Relationship Id="rId1198" Type="http://schemas.openxmlformats.org/officeDocument/2006/relationships/hyperlink" Target="../Docs/R1-2202836.zip" TargetMode="External"/><Relationship Id="rId2011" Type="http://schemas.openxmlformats.org/officeDocument/2006/relationships/hyperlink" Target="../Docs/R1-2201908.zip" TargetMode="External"/><Relationship Id="rId2249" Type="http://schemas.openxmlformats.org/officeDocument/2006/relationships/hyperlink" Target="../Docs/R1-2201655.zip" TargetMode="External"/><Relationship Id="rId2456" Type="http://schemas.openxmlformats.org/officeDocument/2006/relationships/hyperlink" Target="../Docs/R1-2201129.zip" TargetMode="External"/><Relationship Id="rId2663" Type="http://schemas.openxmlformats.org/officeDocument/2006/relationships/hyperlink" Target="../Docs/R1-2200860.zip" TargetMode="External"/><Relationship Id="rId428" Type="http://schemas.openxmlformats.org/officeDocument/2006/relationships/hyperlink" Target="../Docs/R1-2201986.zip" TargetMode="External"/><Relationship Id="rId635" Type="http://schemas.openxmlformats.org/officeDocument/2006/relationships/hyperlink" Target="../Docs/R1-2202734.zip" TargetMode="External"/><Relationship Id="rId842" Type="http://schemas.openxmlformats.org/officeDocument/2006/relationships/hyperlink" Target="../Docs/R1-2201188.zip" TargetMode="External"/><Relationship Id="rId1058" Type="http://schemas.openxmlformats.org/officeDocument/2006/relationships/hyperlink" Target="../Docs/R1-2201473.zip" TargetMode="External"/><Relationship Id="rId1265" Type="http://schemas.openxmlformats.org/officeDocument/2006/relationships/hyperlink" Target="../Docs/R1-2202811.zip" TargetMode="External"/><Relationship Id="rId1472" Type="http://schemas.openxmlformats.org/officeDocument/2006/relationships/hyperlink" Target="../Docs/R1-2202936.zip" TargetMode="External"/><Relationship Id="rId2109" Type="http://schemas.openxmlformats.org/officeDocument/2006/relationships/hyperlink" Target="../Docs/R1-2202940.zip" TargetMode="External"/><Relationship Id="rId2316" Type="http://schemas.openxmlformats.org/officeDocument/2006/relationships/hyperlink" Target="../Docs/R1-2202083.zip" TargetMode="External"/><Relationship Id="rId2523" Type="http://schemas.openxmlformats.org/officeDocument/2006/relationships/hyperlink" Target="../Docs/R1-2202722.zip" TargetMode="External"/><Relationship Id="rId2730" Type="http://schemas.openxmlformats.org/officeDocument/2006/relationships/hyperlink" Target="../Docs/R1-2202945.zip" TargetMode="External"/><Relationship Id="rId702" Type="http://schemas.openxmlformats.org/officeDocument/2006/relationships/hyperlink" Target="../Docs/R1-2202844.zip" TargetMode="External"/><Relationship Id="rId1125" Type="http://schemas.openxmlformats.org/officeDocument/2006/relationships/hyperlink" Target="../Docs/R1-2201599.zip" TargetMode="External"/><Relationship Id="rId1332" Type="http://schemas.openxmlformats.org/officeDocument/2006/relationships/hyperlink" Target="../Docs/R1-2201317.zip" TargetMode="External"/><Relationship Id="rId1777" Type="http://schemas.openxmlformats.org/officeDocument/2006/relationships/hyperlink" Target="../Docs/R1-2201870.zip" TargetMode="External"/><Relationship Id="rId1984" Type="http://schemas.openxmlformats.org/officeDocument/2006/relationships/hyperlink" Target="../Docs/R1-2202257.zip" TargetMode="External"/><Relationship Id="rId69" Type="http://schemas.openxmlformats.org/officeDocument/2006/relationships/hyperlink" Target="../Docs/R1-2201315.zip" TargetMode="External"/><Relationship Id="rId1637" Type="http://schemas.openxmlformats.org/officeDocument/2006/relationships/oleObject" Target="embeddings/oleObject6.bin"/><Relationship Id="rId1844" Type="http://schemas.openxmlformats.org/officeDocument/2006/relationships/hyperlink" Target="../Docs/R1-2201135.zip" TargetMode="External"/><Relationship Id="rId1704" Type="http://schemas.openxmlformats.org/officeDocument/2006/relationships/hyperlink" Target="../Docs/R1-2201283.zip" TargetMode="External"/><Relationship Id="rId285" Type="http://schemas.openxmlformats.org/officeDocument/2006/relationships/hyperlink" Target="../Docs/R1-2202078.zip" TargetMode="External"/><Relationship Id="rId1911" Type="http://schemas.openxmlformats.org/officeDocument/2006/relationships/hyperlink" Target="../Docs/R1-2202404.zip" TargetMode="External"/><Relationship Id="rId492" Type="http://schemas.openxmlformats.org/officeDocument/2006/relationships/hyperlink" Target="../Docs/R1-2202183.zip" TargetMode="External"/><Relationship Id="rId797" Type="http://schemas.openxmlformats.org/officeDocument/2006/relationships/hyperlink" Target="../Docs/R1-2201845.zip" TargetMode="External"/><Relationship Id="rId2173" Type="http://schemas.openxmlformats.org/officeDocument/2006/relationships/hyperlink" Target="../Docs/R1-2201587.zip" TargetMode="External"/><Relationship Id="rId2380" Type="http://schemas.openxmlformats.org/officeDocument/2006/relationships/hyperlink" Target="../Docs/R1-2202044.zip" TargetMode="External"/><Relationship Id="rId2478" Type="http://schemas.openxmlformats.org/officeDocument/2006/relationships/hyperlink" Target="../Docs/R1-2202213.zip" TargetMode="External"/><Relationship Id="rId145" Type="http://schemas.openxmlformats.org/officeDocument/2006/relationships/hyperlink" Target="../Docs/R1-2201748.zip" TargetMode="External"/><Relationship Id="rId352" Type="http://schemas.openxmlformats.org/officeDocument/2006/relationships/hyperlink" Target="../Docs/R1-2200913.zip" TargetMode="External"/><Relationship Id="rId1287" Type="http://schemas.openxmlformats.org/officeDocument/2006/relationships/hyperlink" Target="../Docs/R1-2202361.zip" TargetMode="External"/><Relationship Id="rId2033" Type="http://schemas.openxmlformats.org/officeDocument/2006/relationships/hyperlink" Target="../Docs/R1-2202746.zip" TargetMode="External"/><Relationship Id="rId2240" Type="http://schemas.openxmlformats.org/officeDocument/2006/relationships/image" Target="media/image80.wmf"/><Relationship Id="rId2685" Type="http://schemas.openxmlformats.org/officeDocument/2006/relationships/hyperlink" Target="../Docs/R1-2200882.zip" TargetMode="External"/><Relationship Id="rId212" Type="http://schemas.openxmlformats.org/officeDocument/2006/relationships/hyperlink" Target="../Docs/R1-2201061.zip" TargetMode="External"/><Relationship Id="rId657" Type="http://schemas.openxmlformats.org/officeDocument/2006/relationships/hyperlink" Target="../Docs/R1-2200872.zip" TargetMode="External"/><Relationship Id="rId864" Type="http://schemas.openxmlformats.org/officeDocument/2006/relationships/hyperlink" Target="../Docs/R1-2202667.zip" TargetMode="External"/><Relationship Id="rId1494" Type="http://schemas.openxmlformats.org/officeDocument/2006/relationships/hyperlink" Target="../Docs/R1-2201955.zip" TargetMode="External"/><Relationship Id="rId1799" Type="http://schemas.openxmlformats.org/officeDocument/2006/relationships/hyperlink" Target="../Docs/R1-2201490.zip" TargetMode="External"/><Relationship Id="rId2100" Type="http://schemas.openxmlformats.org/officeDocument/2006/relationships/hyperlink" Target="../Docs/R1-2201341.zip" TargetMode="External"/><Relationship Id="rId2338" Type="http://schemas.openxmlformats.org/officeDocument/2006/relationships/hyperlink" Target="../Docs/R1-2201347.zip" TargetMode="External"/><Relationship Id="rId2545" Type="http://schemas.openxmlformats.org/officeDocument/2006/relationships/hyperlink" Target="../Docs/R1-2202944.zip" TargetMode="External"/><Relationship Id="rId2752" Type="http://schemas.openxmlformats.org/officeDocument/2006/relationships/hyperlink" Target="../Docs/R1-2202960.zip" TargetMode="External"/><Relationship Id="rId517" Type="http://schemas.openxmlformats.org/officeDocument/2006/relationships/hyperlink" Target="../Docs/R1-2202672.zip" TargetMode="External"/><Relationship Id="rId724" Type="http://schemas.openxmlformats.org/officeDocument/2006/relationships/hyperlink" Target="../Docs/R1-2202541.zip" TargetMode="External"/><Relationship Id="rId931" Type="http://schemas.openxmlformats.org/officeDocument/2006/relationships/hyperlink" Target="../Docs/R1-2202002.zip" TargetMode="External"/><Relationship Id="rId1147" Type="http://schemas.openxmlformats.org/officeDocument/2006/relationships/hyperlink" Target="../Docs/R1-2200960.zip" TargetMode="External"/><Relationship Id="rId1354" Type="http://schemas.openxmlformats.org/officeDocument/2006/relationships/hyperlink" Target="../Docs/R1-2202370.zip" TargetMode="External"/><Relationship Id="rId1561" Type="http://schemas.openxmlformats.org/officeDocument/2006/relationships/hyperlink" Target="../Docs/R1-2201671.zip" TargetMode="External"/><Relationship Id="rId2405" Type="http://schemas.openxmlformats.org/officeDocument/2006/relationships/hyperlink" Target="../Docs/R1-2201140.zip" TargetMode="External"/><Relationship Id="rId2612" Type="http://schemas.openxmlformats.org/officeDocument/2006/relationships/hyperlink" Target="../Docs/R1-2202656.zip" TargetMode="External"/><Relationship Id="rId60" Type="http://schemas.openxmlformats.org/officeDocument/2006/relationships/hyperlink" Target="../Docs/R1-2201153.zip" TargetMode="External"/><Relationship Id="rId1007" Type="http://schemas.openxmlformats.org/officeDocument/2006/relationships/image" Target="media/image2.gif"/><Relationship Id="rId1214" Type="http://schemas.openxmlformats.org/officeDocument/2006/relationships/hyperlink" Target="../Docs/R1-2201969.zip" TargetMode="External"/><Relationship Id="rId1421" Type="http://schemas.openxmlformats.org/officeDocument/2006/relationships/hyperlink" Target="../Docs/R1-2202392.zip" TargetMode="External"/><Relationship Id="rId1659" Type="http://schemas.openxmlformats.org/officeDocument/2006/relationships/hyperlink" Target="../Docs/R1-2201103.zip" TargetMode="External"/><Relationship Id="rId1866" Type="http://schemas.openxmlformats.org/officeDocument/2006/relationships/hyperlink" Target="../Docs/R1-2202888.zip" TargetMode="External"/><Relationship Id="rId1519" Type="http://schemas.openxmlformats.org/officeDocument/2006/relationships/hyperlink" Target="../Docs/R1-2202885.zip" TargetMode="External"/><Relationship Id="rId1726" Type="http://schemas.openxmlformats.org/officeDocument/2006/relationships/hyperlink" Target="../Docs/R1-2200967.zip" TargetMode="External"/><Relationship Id="rId1933" Type="http://schemas.openxmlformats.org/officeDocument/2006/relationships/hyperlink" Target="../Docs/R1-2201906.zip" TargetMode="External"/><Relationship Id="rId18" Type="http://schemas.openxmlformats.org/officeDocument/2006/relationships/hyperlink" Target="../Docs/R1-2201213.zip" TargetMode="External"/><Relationship Id="rId2195" Type="http://schemas.openxmlformats.org/officeDocument/2006/relationships/hyperlink" Target="../Docs/R1-2201218.zip" TargetMode="External"/><Relationship Id="rId167" Type="http://schemas.openxmlformats.org/officeDocument/2006/relationships/hyperlink" Target="../Docs/R1-2201454.zip" TargetMode="External"/><Relationship Id="rId374" Type="http://schemas.openxmlformats.org/officeDocument/2006/relationships/hyperlink" Target="../Docs/R1-2201400.zip" TargetMode="External"/><Relationship Id="rId581" Type="http://schemas.openxmlformats.org/officeDocument/2006/relationships/hyperlink" Target="../Docs/R1-2202516.zip" TargetMode="External"/><Relationship Id="rId2055" Type="http://schemas.openxmlformats.org/officeDocument/2006/relationships/hyperlink" Target="../Docs/R1-2202161.zip" TargetMode="External"/><Relationship Id="rId2262" Type="http://schemas.openxmlformats.org/officeDocument/2006/relationships/hyperlink" Target="../Docs/R1-2202929.zip" TargetMode="External"/><Relationship Id="rId234" Type="http://schemas.openxmlformats.org/officeDocument/2006/relationships/hyperlink" Target="../Docs/R1-2200877.zip" TargetMode="External"/><Relationship Id="rId679" Type="http://schemas.openxmlformats.org/officeDocument/2006/relationships/hyperlink" Target="../Docs/R1-2201993.zip" TargetMode="External"/><Relationship Id="rId886" Type="http://schemas.openxmlformats.org/officeDocument/2006/relationships/hyperlink" Target="../Docs/R1-2202545.zip" TargetMode="External"/><Relationship Id="rId2567" Type="http://schemas.openxmlformats.org/officeDocument/2006/relationships/hyperlink" Target="../Docs/R1-2202968.zip" TargetMode="External"/><Relationship Id="rId2774" Type="http://schemas.openxmlformats.org/officeDocument/2006/relationships/hyperlink" Target="../Docs/R1-2202993.zip" TargetMode="External"/><Relationship Id="rId2" Type="http://schemas.openxmlformats.org/officeDocument/2006/relationships/customXml" Target="../customXml/item1.xml"/><Relationship Id="rId441" Type="http://schemas.openxmlformats.org/officeDocument/2006/relationships/hyperlink" Target="../Docs/R1-2202431.zip" TargetMode="External"/><Relationship Id="rId539" Type="http://schemas.openxmlformats.org/officeDocument/2006/relationships/hyperlink" Target="../Docs/R1-2202805.zip" TargetMode="External"/><Relationship Id="rId746" Type="http://schemas.openxmlformats.org/officeDocument/2006/relationships/hyperlink" Target="../Docs/R1-2202766.zip" TargetMode="External"/><Relationship Id="rId1071" Type="http://schemas.openxmlformats.org/officeDocument/2006/relationships/hyperlink" Target="../Docs/R1-2202339.zip" TargetMode="External"/><Relationship Id="rId1169" Type="http://schemas.openxmlformats.org/officeDocument/2006/relationships/hyperlink" Target="../Docs/R1-2202243.zip" TargetMode="External"/><Relationship Id="rId1376" Type="http://schemas.openxmlformats.org/officeDocument/2006/relationships/hyperlink" Target="../Docs/R1-2201362.zip" TargetMode="External"/><Relationship Id="rId1583" Type="http://schemas.openxmlformats.org/officeDocument/2006/relationships/hyperlink" Target="../Docs/R1-2202148.zip" TargetMode="External"/><Relationship Id="rId2122" Type="http://schemas.openxmlformats.org/officeDocument/2006/relationships/hyperlink" Target="../Docs/R1-2202163.zip" TargetMode="External"/><Relationship Id="rId2427" Type="http://schemas.openxmlformats.org/officeDocument/2006/relationships/hyperlink" Target="../Docs/R1-2201510.zip" TargetMode="External"/><Relationship Id="rId301" Type="http://schemas.openxmlformats.org/officeDocument/2006/relationships/hyperlink" Target="../Docs/R1-2202428.zip" TargetMode="External"/><Relationship Id="rId953" Type="http://schemas.openxmlformats.org/officeDocument/2006/relationships/hyperlink" Target="../Docs/R1-2201085.zip" TargetMode="External"/><Relationship Id="rId1029" Type="http://schemas.openxmlformats.org/officeDocument/2006/relationships/hyperlink" Target="../Docs/R1-2200989.zip" TargetMode="External"/><Relationship Id="rId1236" Type="http://schemas.openxmlformats.org/officeDocument/2006/relationships/image" Target="cid:image014.png@01D82A7E.AF1DC7C0" TargetMode="External"/><Relationship Id="rId1790" Type="http://schemas.openxmlformats.org/officeDocument/2006/relationships/hyperlink" Target="../Docs/R1-2202870.zip" TargetMode="External"/><Relationship Id="rId1888" Type="http://schemas.openxmlformats.org/officeDocument/2006/relationships/hyperlink" Target="../Docs/R1-2202156.zip" TargetMode="External"/><Relationship Id="rId2634" Type="http://schemas.openxmlformats.org/officeDocument/2006/relationships/hyperlink" Target="../Docs/R1-2202829.zip" TargetMode="External"/><Relationship Id="rId82" Type="http://schemas.openxmlformats.org/officeDocument/2006/relationships/hyperlink" Target="../Docs/R1-2201247.zip" TargetMode="External"/><Relationship Id="rId606" Type="http://schemas.openxmlformats.org/officeDocument/2006/relationships/hyperlink" Target="../Docs/R1-2201252.zip" TargetMode="External"/><Relationship Id="rId813" Type="http://schemas.openxmlformats.org/officeDocument/2006/relationships/hyperlink" Target="../Docs/R1-2202637.zip" TargetMode="External"/><Relationship Id="rId1443" Type="http://schemas.openxmlformats.org/officeDocument/2006/relationships/hyperlink" Target="../Docs/R1-2202558.zip" TargetMode="External"/><Relationship Id="rId1650" Type="http://schemas.openxmlformats.org/officeDocument/2006/relationships/image" Target="media/image52.wmf"/><Relationship Id="rId1748" Type="http://schemas.openxmlformats.org/officeDocument/2006/relationships/image" Target="media/image54.wmf"/><Relationship Id="rId2701" Type="http://schemas.openxmlformats.org/officeDocument/2006/relationships/hyperlink" Target="../Docs/R1-2200897.zip" TargetMode="External"/><Relationship Id="rId1303" Type="http://schemas.openxmlformats.org/officeDocument/2006/relationships/hyperlink" Target="../Docs/R1-2201633.zip" TargetMode="External"/><Relationship Id="rId1510" Type="http://schemas.openxmlformats.org/officeDocument/2006/relationships/image" Target="media/image28.png"/><Relationship Id="rId1955" Type="http://schemas.openxmlformats.org/officeDocument/2006/relationships/hyperlink" Target="../Docs/R1-2201182.zip" TargetMode="External"/><Relationship Id="rId1608" Type="http://schemas.openxmlformats.org/officeDocument/2006/relationships/hyperlink" Target="../Docs/R1-2201485.zip" TargetMode="External"/><Relationship Id="rId1815" Type="http://schemas.openxmlformats.org/officeDocument/2006/relationships/hyperlink" Target="../Docs/R1-2202753.zip" TargetMode="External"/><Relationship Id="rId189" Type="http://schemas.openxmlformats.org/officeDocument/2006/relationships/hyperlink" Target="../Docs/R1-2202452.zip" TargetMode="External"/><Relationship Id="rId396" Type="http://schemas.openxmlformats.org/officeDocument/2006/relationships/hyperlink" Target="../Docs/R1-2201027.zip" TargetMode="External"/><Relationship Id="rId2077" Type="http://schemas.openxmlformats.org/officeDocument/2006/relationships/hyperlink" Target="../Docs/R1-2201788.zip" TargetMode="External"/><Relationship Id="rId2284" Type="http://schemas.openxmlformats.org/officeDocument/2006/relationships/hyperlink" Target="../Docs/R1-2202554.zip" TargetMode="External"/><Relationship Id="rId2491" Type="http://schemas.openxmlformats.org/officeDocument/2006/relationships/hyperlink" Target="../Docs/R1-2201181.zip" TargetMode="External"/><Relationship Id="rId256" Type="http://schemas.openxmlformats.org/officeDocument/2006/relationships/hyperlink" Target="../Docs/R1-2201983.zip" TargetMode="External"/><Relationship Id="rId463" Type="http://schemas.openxmlformats.org/officeDocument/2006/relationships/hyperlink" Target="../Docs/R1-2201383.zip" TargetMode="External"/><Relationship Id="rId670" Type="http://schemas.openxmlformats.org/officeDocument/2006/relationships/hyperlink" Target="../Docs/R1-2201993.zip" TargetMode="External"/><Relationship Id="rId1093" Type="http://schemas.openxmlformats.org/officeDocument/2006/relationships/hyperlink" Target="../Docs/R1-2201902.zip" TargetMode="External"/><Relationship Id="rId2144" Type="http://schemas.openxmlformats.org/officeDocument/2006/relationships/hyperlink" Target="../Docs/R1-2202609.zip" TargetMode="External"/><Relationship Id="rId2351" Type="http://schemas.openxmlformats.org/officeDocument/2006/relationships/hyperlink" Target="../Docs/R1-2202853.zip" TargetMode="External"/><Relationship Id="rId2589" Type="http://schemas.openxmlformats.org/officeDocument/2006/relationships/hyperlink" Target="../Docs/R1-2202990.zip" TargetMode="External"/><Relationship Id="rId116" Type="http://schemas.openxmlformats.org/officeDocument/2006/relationships/hyperlink" Target="../Docs/R1-2202458.zip" TargetMode="External"/><Relationship Id="rId323" Type="http://schemas.openxmlformats.org/officeDocument/2006/relationships/hyperlink" Target="../Docs/R1-2202325.zip" TargetMode="External"/><Relationship Id="rId530" Type="http://schemas.openxmlformats.org/officeDocument/2006/relationships/hyperlink" Target="../Docs/R1-2201623.zip" TargetMode="External"/><Relationship Id="rId768" Type="http://schemas.openxmlformats.org/officeDocument/2006/relationships/hyperlink" Target="../Docs/R1-2201943.zip" TargetMode="External"/><Relationship Id="rId975" Type="http://schemas.openxmlformats.org/officeDocument/2006/relationships/hyperlink" Target="../Docs/R1-2202503.zip" TargetMode="External"/><Relationship Id="rId1160" Type="http://schemas.openxmlformats.org/officeDocument/2006/relationships/hyperlink" Target="../Docs/R1-2201612.zip" TargetMode="External"/><Relationship Id="rId1398" Type="http://schemas.openxmlformats.org/officeDocument/2006/relationships/hyperlink" Target="../Docs/R1-2202142.zip" TargetMode="External"/><Relationship Id="rId2004" Type="http://schemas.openxmlformats.org/officeDocument/2006/relationships/hyperlink" Target="../Docs/R1-2201496.zip" TargetMode="External"/><Relationship Id="rId2211" Type="http://schemas.openxmlformats.org/officeDocument/2006/relationships/image" Target="media/image66.wmf"/><Relationship Id="rId2449" Type="http://schemas.openxmlformats.org/officeDocument/2006/relationships/hyperlink" Target="../Docs/R1-2201934.zip" TargetMode="External"/><Relationship Id="rId2656" Type="http://schemas.openxmlformats.org/officeDocument/2006/relationships/hyperlink" Target="../Docs/R1-2202947.zip" TargetMode="External"/><Relationship Id="rId628" Type="http://schemas.openxmlformats.org/officeDocument/2006/relationships/hyperlink" Target="../Docs/R1-2202916.zip" TargetMode="External"/><Relationship Id="rId835" Type="http://schemas.openxmlformats.org/officeDocument/2006/relationships/hyperlink" Target="../Docs/R1-2202725.zip" TargetMode="External"/><Relationship Id="rId1258" Type="http://schemas.openxmlformats.org/officeDocument/2006/relationships/image" Target="cid:image041.png@01D82A7E.AF1DC7C0" TargetMode="External"/><Relationship Id="rId1465" Type="http://schemas.openxmlformats.org/officeDocument/2006/relationships/hyperlink" Target="../Docs/R1-2202618.zip" TargetMode="External"/><Relationship Id="rId1672" Type="http://schemas.openxmlformats.org/officeDocument/2006/relationships/hyperlink" Target="../Docs/R1-2202070.zip" TargetMode="External"/><Relationship Id="rId2309" Type="http://schemas.openxmlformats.org/officeDocument/2006/relationships/hyperlink" Target="../Docs/R1-2201346.zip" TargetMode="External"/><Relationship Id="rId2516" Type="http://schemas.openxmlformats.org/officeDocument/2006/relationships/hyperlink" Target="../Docs/R1-2202689.zip" TargetMode="External"/><Relationship Id="rId2723" Type="http://schemas.openxmlformats.org/officeDocument/2006/relationships/hyperlink" Target="../Docs/R1-2202756.zip" TargetMode="External"/><Relationship Id="rId1020" Type="http://schemas.openxmlformats.org/officeDocument/2006/relationships/hyperlink" Target="../Docs/R1-2201034.zip" TargetMode="External"/><Relationship Id="rId1118" Type="http://schemas.openxmlformats.org/officeDocument/2006/relationships/hyperlink" Target="../Docs/R1-2201090.zip" TargetMode="External"/><Relationship Id="rId1325" Type="http://schemas.openxmlformats.org/officeDocument/2006/relationships/hyperlink" Target="../Docs/R1-2202209.zip" TargetMode="External"/><Relationship Id="rId1532" Type="http://schemas.openxmlformats.org/officeDocument/2006/relationships/hyperlink" Target="../Docs/R1-2201776.zip" TargetMode="External"/><Relationship Id="rId1977" Type="http://schemas.openxmlformats.org/officeDocument/2006/relationships/hyperlink" Target="../Docs/R1-2202263.zip" TargetMode="External"/><Relationship Id="rId902" Type="http://schemas.openxmlformats.org/officeDocument/2006/relationships/hyperlink" Target="../Docs/R1-2201333.zip" TargetMode="External"/><Relationship Id="rId1837" Type="http://schemas.openxmlformats.org/officeDocument/2006/relationships/hyperlink" Target="../Docs/R1-2202594.zip" TargetMode="External"/><Relationship Id="rId31" Type="http://schemas.openxmlformats.org/officeDocument/2006/relationships/hyperlink" Target="../Docs/R1-2201250.zip" TargetMode="External"/><Relationship Id="rId2099" Type="http://schemas.openxmlformats.org/officeDocument/2006/relationships/hyperlink" Target="../Docs/R1-2201173.zip" TargetMode="External"/><Relationship Id="rId180" Type="http://schemas.openxmlformats.org/officeDocument/2006/relationships/hyperlink" Target="../Docs/R1-2201981.zip" TargetMode="External"/><Relationship Id="rId278" Type="http://schemas.openxmlformats.org/officeDocument/2006/relationships/hyperlink" Target="../Docs/R1-2201152.zip" TargetMode="External"/><Relationship Id="rId1904" Type="http://schemas.openxmlformats.org/officeDocument/2006/relationships/hyperlink" Target="../Docs/R1-2202306.zip" TargetMode="External"/><Relationship Id="rId485" Type="http://schemas.openxmlformats.org/officeDocument/2006/relationships/hyperlink" Target="../Docs/R1-2202114.zip" TargetMode="External"/><Relationship Id="rId692" Type="http://schemas.openxmlformats.org/officeDocument/2006/relationships/hyperlink" Target="../Docs/R1-2201077.zip" TargetMode="External"/><Relationship Id="rId2166" Type="http://schemas.openxmlformats.org/officeDocument/2006/relationships/hyperlink" Target="../Docs/R1-2201220.zip" TargetMode="External"/><Relationship Id="rId2373" Type="http://schemas.openxmlformats.org/officeDocument/2006/relationships/hyperlink" Target="../Docs/R1-2201288.zip" TargetMode="External"/><Relationship Id="rId2580" Type="http://schemas.openxmlformats.org/officeDocument/2006/relationships/hyperlink" Target="../Docs/R1-2202981.zip" TargetMode="External"/><Relationship Id="rId138" Type="http://schemas.openxmlformats.org/officeDocument/2006/relationships/hyperlink" Target="../Docs/R1-2201237.zip" TargetMode="External"/><Relationship Id="rId345" Type="http://schemas.openxmlformats.org/officeDocument/2006/relationships/hyperlink" Target="../Docs/R1-2200891.zip" TargetMode="External"/><Relationship Id="rId552" Type="http://schemas.openxmlformats.org/officeDocument/2006/relationships/hyperlink" Target="../Docs/R1-2202407.zip" TargetMode="External"/><Relationship Id="rId997" Type="http://schemas.openxmlformats.org/officeDocument/2006/relationships/hyperlink" Target="../Docs/R1-2202130.zip" TargetMode="External"/><Relationship Id="rId1182" Type="http://schemas.openxmlformats.org/officeDocument/2006/relationships/hyperlink" Target="../Docs/R1-2201297.zip" TargetMode="External"/><Relationship Id="rId2026" Type="http://schemas.openxmlformats.org/officeDocument/2006/relationships/hyperlink" Target="../Docs/R1-2202591.zip" TargetMode="External"/><Relationship Id="rId2233" Type="http://schemas.openxmlformats.org/officeDocument/2006/relationships/oleObject" Target="embeddings/oleObject49.bin"/><Relationship Id="rId2440" Type="http://schemas.openxmlformats.org/officeDocument/2006/relationships/hyperlink" Target="../Docs/R1-2201128.zip" TargetMode="External"/><Relationship Id="rId2678" Type="http://schemas.openxmlformats.org/officeDocument/2006/relationships/hyperlink" Target="../Docs/R1-2200875.zip" TargetMode="External"/><Relationship Id="rId205" Type="http://schemas.openxmlformats.org/officeDocument/2006/relationships/hyperlink" Target="../Docs/R1-2201274.zip" TargetMode="External"/><Relationship Id="rId412" Type="http://schemas.openxmlformats.org/officeDocument/2006/relationships/hyperlink" Target="../Docs/R1-2201030.zip" TargetMode="External"/><Relationship Id="rId857" Type="http://schemas.openxmlformats.org/officeDocument/2006/relationships/hyperlink" Target="../Docs/R1-2202125.zip" TargetMode="External"/><Relationship Id="rId1042" Type="http://schemas.openxmlformats.org/officeDocument/2006/relationships/hyperlink" Target="../Docs/R1-2202006.zip" TargetMode="External"/><Relationship Id="rId1487" Type="http://schemas.openxmlformats.org/officeDocument/2006/relationships/hyperlink" Target="../Docs/R1-2201549.zip" TargetMode="External"/><Relationship Id="rId1694" Type="http://schemas.openxmlformats.org/officeDocument/2006/relationships/hyperlink" Target="https://www.3gpp.org/ftp/TSG_RAN/TSG_RAN/TSGR_92e/Docs/RP-211566.zip" TargetMode="External"/><Relationship Id="rId2300" Type="http://schemas.openxmlformats.org/officeDocument/2006/relationships/hyperlink" Target="../Docs/R1-2202860.zip" TargetMode="External"/><Relationship Id="rId2538" Type="http://schemas.openxmlformats.org/officeDocument/2006/relationships/hyperlink" Target="../Docs/R1-2202819.zip" TargetMode="External"/><Relationship Id="rId2745" Type="http://schemas.openxmlformats.org/officeDocument/2006/relationships/hyperlink" Target="../Docs/R1-2202989.zip" TargetMode="External"/><Relationship Id="rId717" Type="http://schemas.openxmlformats.org/officeDocument/2006/relationships/hyperlink" Target="../Docs/R1-2202512.zip" TargetMode="External"/><Relationship Id="rId924" Type="http://schemas.openxmlformats.org/officeDocument/2006/relationships/hyperlink" Target="../Docs/R1-2201191.zip" TargetMode="External"/><Relationship Id="rId1347" Type="http://schemas.openxmlformats.org/officeDocument/2006/relationships/hyperlink" Target="../Docs/R1-2201697.zip" TargetMode="External"/><Relationship Id="rId1554" Type="http://schemas.openxmlformats.org/officeDocument/2006/relationships/hyperlink" Target="../Docs/R1-2201971.zip" TargetMode="External"/><Relationship Id="rId1761" Type="http://schemas.openxmlformats.org/officeDocument/2006/relationships/oleObject" Target="embeddings/oleObject23.bin"/><Relationship Id="rId1999" Type="http://schemas.openxmlformats.org/officeDocument/2006/relationships/hyperlink" Target="../Docs/R1-2201006.zip" TargetMode="External"/><Relationship Id="rId2605" Type="http://schemas.openxmlformats.org/officeDocument/2006/relationships/hyperlink" Target="../Docs/R1-2203006.zip" TargetMode="External"/><Relationship Id="rId53" Type="http://schemas.openxmlformats.org/officeDocument/2006/relationships/hyperlink" Target="../Docs/R1-2202311.zip" TargetMode="External"/><Relationship Id="rId1207" Type="http://schemas.openxmlformats.org/officeDocument/2006/relationships/hyperlink" Target="../Docs/R1-2201546.zip" TargetMode="External"/><Relationship Id="rId1414" Type="http://schemas.openxmlformats.org/officeDocument/2006/relationships/hyperlink" Target="../Docs/R1-2201774.zip" TargetMode="External"/><Relationship Id="rId1621" Type="http://schemas.openxmlformats.org/officeDocument/2006/relationships/hyperlink" Target="../Docs/R1-2202329.zip" TargetMode="External"/><Relationship Id="rId1859" Type="http://schemas.openxmlformats.org/officeDocument/2006/relationships/hyperlink" Target="../Docs/R1-2202635.zip" TargetMode="External"/><Relationship Id="rId1719" Type="http://schemas.openxmlformats.org/officeDocument/2006/relationships/hyperlink" Target="../Docs/R1-2202299.zip" TargetMode="External"/><Relationship Id="rId1926" Type="http://schemas.openxmlformats.org/officeDocument/2006/relationships/hyperlink" Target="../Docs/R1-2201557.zip" TargetMode="External"/><Relationship Id="rId2090" Type="http://schemas.openxmlformats.org/officeDocument/2006/relationships/hyperlink" Target="../Docs/R1-2202611.zip" TargetMode="External"/><Relationship Id="rId2188" Type="http://schemas.openxmlformats.org/officeDocument/2006/relationships/hyperlink" Target="../Docs/R1-2202839.zip" TargetMode="External"/><Relationship Id="rId2395" Type="http://schemas.openxmlformats.org/officeDocument/2006/relationships/hyperlink" Target="../Docs/R1-2201798.zip" TargetMode="External"/><Relationship Id="rId367" Type="http://schemas.openxmlformats.org/officeDocument/2006/relationships/hyperlink" Target="../Docs/R1-2202110.zip" TargetMode="External"/><Relationship Id="rId574" Type="http://schemas.openxmlformats.org/officeDocument/2006/relationships/hyperlink" Target="../Docs/R1-2201601.zip" TargetMode="External"/><Relationship Id="rId2048" Type="http://schemas.openxmlformats.org/officeDocument/2006/relationships/hyperlink" Target="../Docs/R1-2201718.zip" TargetMode="External"/><Relationship Id="rId2255" Type="http://schemas.openxmlformats.org/officeDocument/2006/relationships/hyperlink" Target="../Docs/R1-2202826.zip" TargetMode="External"/><Relationship Id="rId227" Type="http://schemas.openxmlformats.org/officeDocument/2006/relationships/hyperlink" Target="../Docs/R1-2202430.zip" TargetMode="External"/><Relationship Id="rId781" Type="http://schemas.openxmlformats.org/officeDocument/2006/relationships/hyperlink" Target="../Docs/R1-2202693.zip" TargetMode="External"/><Relationship Id="rId879" Type="http://schemas.openxmlformats.org/officeDocument/2006/relationships/hyperlink" Target="../Docs/R1-2201848.zip" TargetMode="External"/><Relationship Id="rId2462" Type="http://schemas.openxmlformats.org/officeDocument/2006/relationships/hyperlink" Target="../Docs/R1-2201938.zip" TargetMode="External"/><Relationship Id="rId2767" Type="http://schemas.openxmlformats.org/officeDocument/2006/relationships/hyperlink" Target="../Docs/R1-2202958.zip" TargetMode="External"/><Relationship Id="rId434" Type="http://schemas.openxmlformats.org/officeDocument/2006/relationships/hyperlink" Target="../Docs/R1-2201145.zip" TargetMode="External"/><Relationship Id="rId641" Type="http://schemas.openxmlformats.org/officeDocument/2006/relationships/hyperlink" Target="../Docs/R1-2202680.zip" TargetMode="External"/><Relationship Id="rId739" Type="http://schemas.openxmlformats.org/officeDocument/2006/relationships/hyperlink" Target="../Docs/R1-2202717.zip" TargetMode="External"/><Relationship Id="rId1064" Type="http://schemas.openxmlformats.org/officeDocument/2006/relationships/hyperlink" Target="../Docs/R1-2201915.zip" TargetMode="External"/><Relationship Id="rId1271" Type="http://schemas.openxmlformats.org/officeDocument/2006/relationships/hyperlink" Target="../Docs/R1-2201359.zip" TargetMode="External"/><Relationship Id="rId1369" Type="http://schemas.openxmlformats.org/officeDocument/2006/relationships/hyperlink" Target="../Docs/R1-2202620.zip" TargetMode="External"/><Relationship Id="rId1576" Type="http://schemas.openxmlformats.org/officeDocument/2006/relationships/hyperlink" Target="../Docs/R1-2201641.zip" TargetMode="External"/><Relationship Id="rId2115" Type="http://schemas.openxmlformats.org/officeDocument/2006/relationships/hyperlink" Target="../Docs/R1-2201720.zip" TargetMode="External"/><Relationship Id="rId2322" Type="http://schemas.openxmlformats.org/officeDocument/2006/relationships/hyperlink" Target="../Docs/R1-2201411.zip" TargetMode="External"/><Relationship Id="rId501" Type="http://schemas.openxmlformats.org/officeDocument/2006/relationships/hyperlink" Target="../Docs/R1-2202779.zip" TargetMode="External"/><Relationship Id="rId946" Type="http://schemas.openxmlformats.org/officeDocument/2006/relationships/hyperlink" Target="../Docs/R1-2202003.zip" TargetMode="External"/><Relationship Id="rId1131" Type="http://schemas.openxmlformats.org/officeDocument/2006/relationships/hyperlink" Target="../Docs/R1-2202009.zip" TargetMode="External"/><Relationship Id="rId1229" Type="http://schemas.openxmlformats.org/officeDocument/2006/relationships/image" Target="media/image10.png"/><Relationship Id="rId1783" Type="http://schemas.openxmlformats.org/officeDocument/2006/relationships/hyperlink" Target="../Docs/R1-2202198.zip" TargetMode="External"/><Relationship Id="rId1990" Type="http://schemas.openxmlformats.org/officeDocument/2006/relationships/hyperlink" Target="../Docs/R1-2201532.zip" TargetMode="External"/><Relationship Id="rId2627" Type="http://schemas.openxmlformats.org/officeDocument/2006/relationships/hyperlink" Target="../Docs/R1-2202765.zip" TargetMode="External"/><Relationship Id="rId75" Type="http://schemas.openxmlformats.org/officeDocument/2006/relationships/hyperlink" Target="../Docs/R1-2202323.zip" TargetMode="External"/><Relationship Id="rId806" Type="http://schemas.openxmlformats.org/officeDocument/2006/relationships/hyperlink" Target="../Docs/R1-2202595.zip" TargetMode="External"/><Relationship Id="rId1436" Type="http://schemas.openxmlformats.org/officeDocument/2006/relationships/hyperlink" Target="../Docs/R1-2201700.zip" TargetMode="External"/><Relationship Id="rId1643" Type="http://schemas.openxmlformats.org/officeDocument/2006/relationships/oleObject" Target="embeddings/oleObject9.bin"/><Relationship Id="rId1850" Type="http://schemas.openxmlformats.org/officeDocument/2006/relationships/hyperlink" Target="../Docs/R1-2202878.zip" TargetMode="External"/><Relationship Id="rId1503" Type="http://schemas.openxmlformats.org/officeDocument/2006/relationships/hyperlink" Target="../Docs/R1-2202529.zip" TargetMode="External"/><Relationship Id="rId1710" Type="http://schemas.openxmlformats.org/officeDocument/2006/relationships/hyperlink" Target="../Docs/R1-2201657.zip" TargetMode="External"/><Relationship Id="rId1948" Type="http://schemas.openxmlformats.org/officeDocument/2006/relationships/hyperlink" Target="../Docs/R1-2202563.zip" TargetMode="External"/><Relationship Id="rId291" Type="http://schemas.openxmlformats.org/officeDocument/2006/relationships/hyperlink" Target="../Docs/R1-2201048.zip" TargetMode="External"/><Relationship Id="rId1808" Type="http://schemas.openxmlformats.org/officeDocument/2006/relationships/hyperlink" Target="../Docs/R1-2202154.zip" TargetMode="External"/><Relationship Id="rId151" Type="http://schemas.openxmlformats.org/officeDocument/2006/relationships/hyperlink" Target="../Docs/R1-2202470.zip" TargetMode="External"/><Relationship Id="rId389" Type="http://schemas.openxmlformats.org/officeDocument/2006/relationships/hyperlink" Target="../Docs/R1-2200974.zip" TargetMode="External"/><Relationship Id="rId596" Type="http://schemas.openxmlformats.org/officeDocument/2006/relationships/hyperlink" Target="../Docs/R1-2202357.zip" TargetMode="External"/><Relationship Id="rId2277" Type="http://schemas.openxmlformats.org/officeDocument/2006/relationships/hyperlink" Target="../Docs/R1-2201882.zip" TargetMode="External"/><Relationship Id="rId2484" Type="http://schemas.openxmlformats.org/officeDocument/2006/relationships/hyperlink" Target="../Docs/R1-2201422.zip" TargetMode="External"/><Relationship Id="rId2691" Type="http://schemas.openxmlformats.org/officeDocument/2006/relationships/hyperlink" Target="../Docs/R1-2201628.zip" TargetMode="External"/><Relationship Id="rId249" Type="http://schemas.openxmlformats.org/officeDocument/2006/relationships/hyperlink" Target="../Docs/R1-2202414.zip" TargetMode="External"/><Relationship Id="rId456" Type="http://schemas.openxmlformats.org/officeDocument/2006/relationships/hyperlink" Target="../Docs/R1-2202184.zip" TargetMode="External"/><Relationship Id="rId663" Type="http://schemas.openxmlformats.org/officeDocument/2006/relationships/hyperlink" Target="../Docs/R1-2202751.zip" TargetMode="External"/><Relationship Id="rId870" Type="http://schemas.openxmlformats.org/officeDocument/2006/relationships/hyperlink" Target="../Docs/R1-2201082.zip" TargetMode="External"/><Relationship Id="rId1086" Type="http://schemas.openxmlformats.org/officeDocument/2006/relationships/hyperlink" Target="../Docs/R1-2201543.zip" TargetMode="External"/><Relationship Id="rId1293" Type="http://schemas.openxmlformats.org/officeDocument/2006/relationships/hyperlink" Target="../Docs/R1-2202873.zip" TargetMode="External"/><Relationship Id="rId2137" Type="http://schemas.openxmlformats.org/officeDocument/2006/relationships/hyperlink" Target="../Docs/R1-2201936.zip" TargetMode="External"/><Relationship Id="rId2344" Type="http://schemas.openxmlformats.org/officeDocument/2006/relationships/hyperlink" Target="../Docs/R1-2201883.zip" TargetMode="External"/><Relationship Id="rId2551" Type="http://schemas.openxmlformats.org/officeDocument/2006/relationships/hyperlink" Target="../Docs/R1-2202952.zip" TargetMode="External"/><Relationship Id="rId2789" Type="http://schemas.openxmlformats.org/officeDocument/2006/relationships/hyperlink" Target="../Docs/R1-2202969.zip" TargetMode="External"/><Relationship Id="rId109" Type="http://schemas.openxmlformats.org/officeDocument/2006/relationships/hyperlink" Target="../Docs/R1-2202401.zip" TargetMode="External"/><Relationship Id="rId316" Type="http://schemas.openxmlformats.org/officeDocument/2006/relationships/hyperlink" Target="../Docs/R1-2201677.zip" TargetMode="External"/><Relationship Id="rId523" Type="http://schemas.openxmlformats.org/officeDocument/2006/relationships/hyperlink" Target="../Docs/R1-2202744.zip" TargetMode="External"/><Relationship Id="rId968" Type="http://schemas.openxmlformats.org/officeDocument/2006/relationships/hyperlink" Target="../Docs/R1-2202335.zip" TargetMode="External"/><Relationship Id="rId1153" Type="http://schemas.openxmlformats.org/officeDocument/2006/relationships/hyperlink" Target="../Docs/R1-2201296.zip" TargetMode="External"/><Relationship Id="rId1598" Type="http://schemas.openxmlformats.org/officeDocument/2006/relationships/image" Target="cid:_Foxmail.1@c74aca85-df10-a872-23b2-a1a2bacc896a" TargetMode="External"/><Relationship Id="rId2204" Type="http://schemas.openxmlformats.org/officeDocument/2006/relationships/hyperlink" Target="../Docs/R1-2202211.zip" TargetMode="External"/><Relationship Id="rId2649" Type="http://schemas.openxmlformats.org/officeDocument/2006/relationships/hyperlink" Target="../Docs/R1-2202905.zip" TargetMode="External"/><Relationship Id="rId97" Type="http://schemas.openxmlformats.org/officeDocument/2006/relationships/hyperlink" Target="../Docs/R1-2202104.zip" TargetMode="External"/><Relationship Id="rId730" Type="http://schemas.openxmlformats.org/officeDocument/2006/relationships/hyperlink" Target="../Docs/R1-2202758.zip" TargetMode="External"/><Relationship Id="rId828" Type="http://schemas.openxmlformats.org/officeDocument/2006/relationships/hyperlink" Target="../Docs/R1-2201684.zip" TargetMode="External"/><Relationship Id="rId1013" Type="http://schemas.openxmlformats.org/officeDocument/2006/relationships/image" Target="media/image5.gif"/><Relationship Id="rId1360" Type="http://schemas.openxmlformats.org/officeDocument/2006/relationships/hyperlink" Target="../Docs/R1-2202498.zip" TargetMode="External"/><Relationship Id="rId1458" Type="http://schemas.openxmlformats.org/officeDocument/2006/relationships/hyperlink" Target="../Docs/R1-2202145.zip" TargetMode="External"/><Relationship Id="rId1665" Type="http://schemas.openxmlformats.org/officeDocument/2006/relationships/hyperlink" Target="../Docs/R1-2201613.zip" TargetMode="External"/><Relationship Id="rId1872" Type="http://schemas.openxmlformats.org/officeDocument/2006/relationships/hyperlink" Target="../Docs/R1-2202943.zip" TargetMode="External"/><Relationship Id="rId2411" Type="http://schemas.openxmlformats.org/officeDocument/2006/relationships/hyperlink" Target="../Docs/R1-2202892.zip" TargetMode="External"/><Relationship Id="rId2509" Type="http://schemas.openxmlformats.org/officeDocument/2006/relationships/hyperlink" Target="../Docs/R1-2202662.zip" TargetMode="External"/><Relationship Id="rId2716" Type="http://schemas.openxmlformats.org/officeDocument/2006/relationships/hyperlink" Target="../Docs/R1-2200912.zip" TargetMode="External"/><Relationship Id="rId1220" Type="http://schemas.openxmlformats.org/officeDocument/2006/relationships/hyperlink" Target="../Docs/R1-2202606.zip" TargetMode="External"/><Relationship Id="rId1318" Type="http://schemas.openxmlformats.org/officeDocument/2006/relationships/hyperlink" Target="../Docs/R1-2202623.zip" TargetMode="External"/><Relationship Id="rId1525" Type="http://schemas.openxmlformats.org/officeDocument/2006/relationships/hyperlink" Target="../Docs/R1-2201405.zip" TargetMode="External"/><Relationship Id="rId1732" Type="http://schemas.openxmlformats.org/officeDocument/2006/relationships/hyperlink" Target="../Docs/R1-2201381.zip" TargetMode="External"/><Relationship Id="rId24" Type="http://schemas.openxmlformats.org/officeDocument/2006/relationships/hyperlink" Target="../Docs/R1-2202920.zip" TargetMode="External"/><Relationship Id="rId2299" Type="http://schemas.openxmlformats.org/officeDocument/2006/relationships/hyperlink" Target="../Docs/R1-2202355.zip" TargetMode="External"/><Relationship Id="rId173" Type="http://schemas.openxmlformats.org/officeDocument/2006/relationships/hyperlink" Target="../Docs/R1-2202310.zip" TargetMode="External"/><Relationship Id="rId380" Type="http://schemas.openxmlformats.org/officeDocument/2006/relationships/hyperlink" Target="../Docs/R1-2201985.zip" TargetMode="External"/><Relationship Id="rId2061" Type="http://schemas.openxmlformats.org/officeDocument/2006/relationships/hyperlink" Target="../Docs/R1-2202577.zip" TargetMode="External"/><Relationship Id="rId240" Type="http://schemas.openxmlformats.org/officeDocument/2006/relationships/hyperlink" Target="../Docs/R1-2201843.zip" TargetMode="External"/><Relationship Id="rId478" Type="http://schemas.openxmlformats.org/officeDocument/2006/relationships/hyperlink" Target="../Docs/R1-2201989.zip" TargetMode="External"/><Relationship Id="rId685" Type="http://schemas.openxmlformats.org/officeDocument/2006/relationships/hyperlink" Target="../Docs/R1-2202453.zip" TargetMode="External"/><Relationship Id="rId892" Type="http://schemas.openxmlformats.org/officeDocument/2006/relationships/hyperlink" Target="../Docs/R1-2200886.zip" TargetMode="External"/><Relationship Id="rId2159" Type="http://schemas.openxmlformats.org/officeDocument/2006/relationships/hyperlink" Target="../Docs/R1-2202705.zip" TargetMode="External"/><Relationship Id="rId2366" Type="http://schemas.openxmlformats.org/officeDocument/2006/relationships/hyperlink" Target="../Docs/R1-2202043.zip" TargetMode="External"/><Relationship Id="rId2573" Type="http://schemas.openxmlformats.org/officeDocument/2006/relationships/hyperlink" Target="../Docs/R1-2202974.zip" TargetMode="External"/><Relationship Id="rId2780" Type="http://schemas.openxmlformats.org/officeDocument/2006/relationships/hyperlink" Target="../Docs/R1-2202963.zip" TargetMode="External"/><Relationship Id="rId100" Type="http://schemas.openxmlformats.org/officeDocument/2006/relationships/hyperlink" Target="../Docs/R1-2200903.zip" TargetMode="External"/><Relationship Id="rId338" Type="http://schemas.openxmlformats.org/officeDocument/2006/relationships/hyperlink" Target="../Docs/R1-2200855.zip" TargetMode="External"/><Relationship Id="rId545" Type="http://schemas.openxmlformats.org/officeDocument/2006/relationships/hyperlink" Target="../Docs/R1-2202492.zip" TargetMode="External"/><Relationship Id="rId752" Type="http://schemas.openxmlformats.org/officeDocument/2006/relationships/hyperlink" Target="../Docs/R1-2200996.zip" TargetMode="External"/><Relationship Id="rId1175" Type="http://schemas.openxmlformats.org/officeDocument/2006/relationships/hyperlink" Target="../Docs/R1-2202584.zip" TargetMode="External"/><Relationship Id="rId1382" Type="http://schemas.openxmlformats.org/officeDocument/2006/relationships/hyperlink" Target="../Docs/R1-2202141.zip" TargetMode="External"/><Relationship Id="rId2019" Type="http://schemas.openxmlformats.org/officeDocument/2006/relationships/hyperlink" Target="../Docs/R1-2202349.zip" TargetMode="External"/><Relationship Id="rId2226" Type="http://schemas.openxmlformats.org/officeDocument/2006/relationships/oleObject" Target="embeddings/oleObject46.bin"/><Relationship Id="rId2433" Type="http://schemas.openxmlformats.org/officeDocument/2006/relationships/hyperlink" Target="../Docs/R1-2202064.zip" TargetMode="External"/><Relationship Id="rId2640" Type="http://schemas.openxmlformats.org/officeDocument/2006/relationships/hyperlink" Target="../Docs/R1-2202865.zip" TargetMode="External"/><Relationship Id="rId405" Type="http://schemas.openxmlformats.org/officeDocument/2006/relationships/hyperlink" Target="../Docs/R1-2201030.zip" TargetMode="External"/><Relationship Id="rId612" Type="http://schemas.openxmlformats.org/officeDocument/2006/relationships/hyperlink" Target="../Docs/R1-2202186.zip" TargetMode="External"/><Relationship Id="rId1035" Type="http://schemas.openxmlformats.org/officeDocument/2006/relationships/hyperlink" Target="../Docs/R1-2201472.zip" TargetMode="External"/><Relationship Id="rId1242" Type="http://schemas.openxmlformats.org/officeDocument/2006/relationships/image" Target="cid:image019.png@01D82A7E.AF1DC7C0" TargetMode="External"/><Relationship Id="rId1687" Type="http://schemas.openxmlformats.org/officeDocument/2006/relationships/hyperlink" Target="../Docs/R1-2200884.zip" TargetMode="External"/><Relationship Id="rId1894" Type="http://schemas.openxmlformats.org/officeDocument/2006/relationships/hyperlink" Target="../Docs/R1-2202874.zip" TargetMode="External"/><Relationship Id="rId2500" Type="http://schemas.openxmlformats.org/officeDocument/2006/relationships/hyperlink" Target="../Docs/R1-2201522.zip" TargetMode="External"/><Relationship Id="rId2738" Type="http://schemas.openxmlformats.org/officeDocument/2006/relationships/hyperlink" Target="../Docs/R1-2202972.zip" TargetMode="External"/><Relationship Id="rId917" Type="http://schemas.openxmlformats.org/officeDocument/2006/relationships/hyperlink" Target="../Docs/R1-2201201.zip" TargetMode="External"/><Relationship Id="rId1102" Type="http://schemas.openxmlformats.org/officeDocument/2006/relationships/hyperlink" Target="../Docs/R1-2202410.zip" TargetMode="External"/><Relationship Id="rId1547" Type="http://schemas.openxmlformats.org/officeDocument/2006/relationships/hyperlink" Target="../Docs/R1-2201138.zip" TargetMode="External"/><Relationship Id="rId1754" Type="http://schemas.openxmlformats.org/officeDocument/2006/relationships/image" Target="media/image57.wmf"/><Relationship Id="rId1961" Type="http://schemas.openxmlformats.org/officeDocument/2006/relationships/hyperlink" Target="../Docs/R1-2201558.zip" TargetMode="External"/><Relationship Id="rId46" Type="http://schemas.openxmlformats.org/officeDocument/2006/relationships/hyperlink" Target="../Docs/R1-2201206.zip" TargetMode="External"/><Relationship Id="rId1407" Type="http://schemas.openxmlformats.org/officeDocument/2006/relationships/hyperlink" Target="../Docs/R1-2201096.zip" TargetMode="External"/><Relationship Id="rId1614" Type="http://schemas.openxmlformats.org/officeDocument/2006/relationships/hyperlink" Target="../Docs/R1-2201918.zip" TargetMode="External"/><Relationship Id="rId1821" Type="http://schemas.openxmlformats.org/officeDocument/2006/relationships/hyperlink" Target="../Docs/R1-2201377.zip" TargetMode="External"/><Relationship Id="rId195" Type="http://schemas.openxmlformats.org/officeDocument/2006/relationships/hyperlink" Target="../Docs/R1-2200875.zip" TargetMode="External"/><Relationship Id="rId1919" Type="http://schemas.openxmlformats.org/officeDocument/2006/relationships/hyperlink" Target="../Docs/R1-2201111.zip" TargetMode="External"/><Relationship Id="rId2083" Type="http://schemas.openxmlformats.org/officeDocument/2006/relationships/hyperlink" Target="../Docs/R1-2202162.zip" TargetMode="External"/><Relationship Id="rId2290" Type="http://schemas.openxmlformats.org/officeDocument/2006/relationships/hyperlink" Target="../Docs/R1-2201302.zip" TargetMode="External"/><Relationship Id="rId2388" Type="http://schemas.openxmlformats.org/officeDocument/2006/relationships/hyperlink" Target="../Docs/R1-2201289.zip" TargetMode="External"/><Relationship Id="rId2595" Type="http://schemas.openxmlformats.org/officeDocument/2006/relationships/hyperlink" Target="../Docs/R1-2202996.zip" TargetMode="External"/><Relationship Id="rId262" Type="http://schemas.openxmlformats.org/officeDocument/2006/relationships/hyperlink" Target="../Docs/R1-2201378.zip" TargetMode="External"/><Relationship Id="rId567" Type="http://schemas.openxmlformats.org/officeDocument/2006/relationships/hyperlink" Target="../Docs/R1-2201073.zip" TargetMode="External"/><Relationship Id="rId1197" Type="http://schemas.openxmlformats.org/officeDocument/2006/relationships/hyperlink" Target="../Docs/R1-2202872.zip" TargetMode="External"/><Relationship Id="rId2150" Type="http://schemas.openxmlformats.org/officeDocument/2006/relationships/oleObject" Target="embeddings/oleObject28.bin"/><Relationship Id="rId2248" Type="http://schemas.openxmlformats.org/officeDocument/2006/relationships/hyperlink" Target="../Docs/R1-2202793.zip" TargetMode="External"/><Relationship Id="rId122" Type="http://schemas.openxmlformats.org/officeDocument/2006/relationships/hyperlink" Target="../Docs/R1-2202461.zip" TargetMode="External"/><Relationship Id="rId774" Type="http://schemas.openxmlformats.org/officeDocument/2006/relationships/hyperlink" Target="../Docs/R1-2202316.zip" TargetMode="External"/><Relationship Id="rId981" Type="http://schemas.openxmlformats.org/officeDocument/2006/relationships/hyperlink" Target="../Docs/R1-2201033.zip" TargetMode="External"/><Relationship Id="rId1057" Type="http://schemas.openxmlformats.org/officeDocument/2006/relationships/hyperlink" Target="../Docs/R1-2201436.zip" TargetMode="External"/><Relationship Id="rId2010" Type="http://schemas.openxmlformats.org/officeDocument/2006/relationships/hyperlink" Target="../Docs/R1-2201876.zip" TargetMode="External"/><Relationship Id="rId2455" Type="http://schemas.openxmlformats.org/officeDocument/2006/relationships/hyperlink" Target="../Docs/R1-2200916.zip" TargetMode="External"/><Relationship Id="rId2662" Type="http://schemas.openxmlformats.org/officeDocument/2006/relationships/hyperlink" Target="../Docs/R1-2200859.zip" TargetMode="External"/><Relationship Id="rId427" Type="http://schemas.openxmlformats.org/officeDocument/2006/relationships/hyperlink" Target="../Docs/R1-2201681.zip" TargetMode="External"/><Relationship Id="rId634" Type="http://schemas.openxmlformats.org/officeDocument/2006/relationships/hyperlink" Target="../Docs/R1-2202730.zip" TargetMode="External"/><Relationship Id="rId841" Type="http://schemas.openxmlformats.org/officeDocument/2006/relationships/hyperlink" Target="../Docs/R1-2201081.zip" TargetMode="External"/><Relationship Id="rId1264" Type="http://schemas.openxmlformats.org/officeDocument/2006/relationships/hyperlink" Target="../Docs/R1-2202811.zip" TargetMode="External"/><Relationship Id="rId1471" Type="http://schemas.openxmlformats.org/officeDocument/2006/relationships/hyperlink" Target="../Docs/R1-2202525.zip" TargetMode="External"/><Relationship Id="rId1569" Type="http://schemas.openxmlformats.org/officeDocument/2006/relationships/hyperlink" Target="../Docs/R1-2200944.zip" TargetMode="External"/><Relationship Id="rId2108" Type="http://schemas.openxmlformats.org/officeDocument/2006/relationships/hyperlink" Target="../Docs/R1-2202791.zip" TargetMode="External"/><Relationship Id="rId2315" Type="http://schemas.openxmlformats.org/officeDocument/2006/relationships/hyperlink" Target="../Docs/R1-2202040.zip" TargetMode="External"/><Relationship Id="rId2522" Type="http://schemas.openxmlformats.org/officeDocument/2006/relationships/hyperlink" Target="../Docs/R1-2202721.zip" TargetMode="External"/><Relationship Id="rId701" Type="http://schemas.openxmlformats.org/officeDocument/2006/relationships/hyperlink" Target="../Docs/R1-2202871.zip" TargetMode="External"/><Relationship Id="rId939" Type="http://schemas.openxmlformats.org/officeDocument/2006/relationships/hyperlink" Target="../Docs/R1-2202648.zip" TargetMode="External"/><Relationship Id="rId1124" Type="http://schemas.openxmlformats.org/officeDocument/2006/relationships/hyperlink" Target="../Docs/R1-2201579.zip" TargetMode="External"/><Relationship Id="rId1331" Type="http://schemas.openxmlformats.org/officeDocument/2006/relationships/hyperlink" Target="../Docs/R1-2202496.zip" TargetMode="External"/><Relationship Id="rId1776" Type="http://schemas.openxmlformats.org/officeDocument/2006/relationships/hyperlink" Target="../Docs/R1-2201782.zip" TargetMode="External"/><Relationship Id="rId1983" Type="http://schemas.openxmlformats.org/officeDocument/2006/relationships/hyperlink" Target="../Docs/R1-2202256.zip" TargetMode="External"/><Relationship Id="rId68" Type="http://schemas.openxmlformats.org/officeDocument/2006/relationships/hyperlink" Target="../Docs/R1-2201246.zip" TargetMode="External"/><Relationship Id="rId1429" Type="http://schemas.openxmlformats.org/officeDocument/2006/relationships/hyperlink" Target="../Docs/R1-2200924.zip" TargetMode="External"/><Relationship Id="rId1636" Type="http://schemas.openxmlformats.org/officeDocument/2006/relationships/image" Target="media/image45.wmf"/><Relationship Id="rId1843" Type="http://schemas.openxmlformats.org/officeDocument/2006/relationships/hyperlink" Target="../Docs/R1-2200976.zip" TargetMode="External"/><Relationship Id="rId1703" Type="http://schemas.openxmlformats.org/officeDocument/2006/relationships/hyperlink" Target="../Docs/R1-2201164.zip" TargetMode="External"/><Relationship Id="rId1910" Type="http://schemas.openxmlformats.org/officeDocument/2006/relationships/hyperlink" Target="../Docs/R1-2201458.zip" TargetMode="External"/><Relationship Id="rId284" Type="http://schemas.openxmlformats.org/officeDocument/2006/relationships/hyperlink" Target="../Docs/R1-2201830.zip" TargetMode="External"/><Relationship Id="rId491" Type="http://schemas.openxmlformats.org/officeDocument/2006/relationships/hyperlink" Target="../Docs/R1-2202628.zip" TargetMode="External"/><Relationship Id="rId2172" Type="http://schemas.openxmlformats.org/officeDocument/2006/relationships/hyperlink" Target="../Docs/R1-2201559.zip" TargetMode="External"/><Relationship Id="rId144" Type="http://schemas.openxmlformats.org/officeDocument/2006/relationships/hyperlink" Target="../Docs/R1-2201629.zip" TargetMode="External"/><Relationship Id="rId589" Type="http://schemas.openxmlformats.org/officeDocument/2006/relationships/hyperlink" Target="../Docs/R1-2202689.zip" TargetMode="External"/><Relationship Id="rId796" Type="http://schemas.openxmlformats.org/officeDocument/2006/relationships/hyperlink" Target="../Docs/R1-2201759.zip" TargetMode="External"/><Relationship Id="rId2477" Type="http://schemas.openxmlformats.org/officeDocument/2006/relationships/hyperlink" Target="../Docs/R1-2202178.zip" TargetMode="External"/><Relationship Id="rId2684" Type="http://schemas.openxmlformats.org/officeDocument/2006/relationships/hyperlink" Target="../Docs/R1-2200881.zip" TargetMode="External"/><Relationship Id="rId351" Type="http://schemas.openxmlformats.org/officeDocument/2006/relationships/hyperlink" Target="../Docs/R1-2200912.zip" TargetMode="External"/><Relationship Id="rId449" Type="http://schemas.openxmlformats.org/officeDocument/2006/relationships/hyperlink" Target="../Docs/R1-2201147.zip" TargetMode="External"/><Relationship Id="rId656" Type="http://schemas.openxmlformats.org/officeDocument/2006/relationships/hyperlink" Target="../Docs/R1-2202709.zip" TargetMode="External"/><Relationship Id="rId863" Type="http://schemas.openxmlformats.org/officeDocument/2006/relationships/hyperlink" Target="../Docs/R1-2202612.zip" TargetMode="External"/><Relationship Id="rId1079" Type="http://schemas.openxmlformats.org/officeDocument/2006/relationships/hyperlink" Target="../Docs/R1-2200991.zip" TargetMode="External"/><Relationship Id="rId1286" Type="http://schemas.openxmlformats.org/officeDocument/2006/relationships/hyperlink" Target="../Docs/R1-2202359.zip" TargetMode="External"/><Relationship Id="rId1493" Type="http://schemas.openxmlformats.org/officeDocument/2006/relationships/hyperlink" Target="../Docs/R1-2201861.zip" TargetMode="External"/><Relationship Id="rId2032" Type="http://schemas.openxmlformats.org/officeDocument/2006/relationships/hyperlink" Target="../Docs/R1-2202642.zip" TargetMode="External"/><Relationship Id="rId2337" Type="http://schemas.openxmlformats.org/officeDocument/2006/relationships/hyperlink" Target="../Docs/R1-2201245.zip" TargetMode="External"/><Relationship Id="rId2544" Type="http://schemas.openxmlformats.org/officeDocument/2006/relationships/hyperlink" Target="../Docs/R1-2202899.zip" TargetMode="External"/><Relationship Id="rId211" Type="http://schemas.openxmlformats.org/officeDocument/2006/relationships/hyperlink" Target="../Docs/R1-2200871.zip" TargetMode="External"/><Relationship Id="rId309" Type="http://schemas.openxmlformats.org/officeDocument/2006/relationships/hyperlink" Target="../Docs/R1-2202475.zip" TargetMode="External"/><Relationship Id="rId516" Type="http://schemas.openxmlformats.org/officeDocument/2006/relationships/hyperlink" Target="../Docs/R1-2200860.zip" TargetMode="External"/><Relationship Id="rId1146" Type="http://schemas.openxmlformats.org/officeDocument/2006/relationships/hyperlink" Target="../Docs/R1-2202537.zip" TargetMode="External"/><Relationship Id="rId1798" Type="http://schemas.openxmlformats.org/officeDocument/2006/relationships/hyperlink" Target="../Docs/R1-2201445.zip" TargetMode="External"/><Relationship Id="rId2751" Type="http://schemas.openxmlformats.org/officeDocument/2006/relationships/hyperlink" Target="../Docs/R1-2202956.zip" TargetMode="External"/><Relationship Id="rId723" Type="http://schemas.openxmlformats.org/officeDocument/2006/relationships/hyperlink" Target="../Docs/R1-2202540.zip" TargetMode="External"/><Relationship Id="rId930" Type="http://schemas.openxmlformats.org/officeDocument/2006/relationships/hyperlink" Target="../Docs/R1-2201850.zip" TargetMode="External"/><Relationship Id="rId1006" Type="http://schemas.openxmlformats.org/officeDocument/2006/relationships/hyperlink" Target="../Docs/R1-2202713.zip" TargetMode="External"/><Relationship Id="rId1353" Type="http://schemas.openxmlformats.org/officeDocument/2006/relationships/hyperlink" Target="../Docs/R1-2202366.zip" TargetMode="External"/><Relationship Id="rId1560" Type="http://schemas.openxmlformats.org/officeDocument/2006/relationships/hyperlink" Target="../Docs/R1-2202678.zip" TargetMode="External"/><Relationship Id="rId1658" Type="http://schemas.openxmlformats.org/officeDocument/2006/relationships/hyperlink" Target="../Docs/R1-2200946.zip" TargetMode="External"/><Relationship Id="rId1865" Type="http://schemas.openxmlformats.org/officeDocument/2006/relationships/image" Target="../../../Users/cmcc/AppData/Roaming/Foxmail7/Temp-11516-20220226110102/Attach/image005(02-26-11-44-51).png" TargetMode="External"/><Relationship Id="rId2404" Type="http://schemas.openxmlformats.org/officeDocument/2006/relationships/hyperlink" Target="../Docs/R1-2200978.zip" TargetMode="External"/><Relationship Id="rId2611" Type="http://schemas.openxmlformats.org/officeDocument/2006/relationships/hyperlink" Target="../Docs/R1-2202619.zip" TargetMode="External"/><Relationship Id="rId2709" Type="http://schemas.openxmlformats.org/officeDocument/2006/relationships/hyperlink" Target="../Docs/R1-2200905.zip" TargetMode="External"/><Relationship Id="rId1213" Type="http://schemas.openxmlformats.org/officeDocument/2006/relationships/hyperlink" Target="../Docs/R1-2201921.zip" TargetMode="External"/><Relationship Id="rId1420" Type="http://schemas.openxmlformats.org/officeDocument/2006/relationships/hyperlink" Target="../Docs/R1-2202294.zip" TargetMode="External"/><Relationship Id="rId1518" Type="http://schemas.openxmlformats.org/officeDocument/2006/relationships/hyperlink" Target="../Docs/R1-2202532.zip" TargetMode="External"/><Relationship Id="rId1725" Type="http://schemas.openxmlformats.org/officeDocument/2006/relationships/hyperlink" Target="../Docs/R1-2202569.zip" TargetMode="External"/><Relationship Id="rId1932" Type="http://schemas.openxmlformats.org/officeDocument/2006/relationships/hyperlink" Target="../Docs/R1-2201873.zip" TargetMode="External"/><Relationship Id="rId17" Type="http://schemas.openxmlformats.org/officeDocument/2006/relationships/hyperlink" Target="../Docs/R1-2201150.zip" TargetMode="External"/><Relationship Id="rId2194" Type="http://schemas.openxmlformats.org/officeDocument/2006/relationships/hyperlink" Target="../Docs/R1-2200942.zip" TargetMode="External"/><Relationship Id="rId166" Type="http://schemas.openxmlformats.org/officeDocument/2006/relationships/hyperlink" Target="../Docs/R1-2201236.zip" TargetMode="External"/><Relationship Id="rId373" Type="http://schemas.openxmlformats.org/officeDocument/2006/relationships/hyperlink" Target="../Docs/R1-2201063.zip" TargetMode="External"/><Relationship Id="rId580" Type="http://schemas.openxmlformats.org/officeDocument/2006/relationships/hyperlink" Target="../Docs/R1-2202443.zip" TargetMode="External"/><Relationship Id="rId2054" Type="http://schemas.openxmlformats.org/officeDocument/2006/relationships/hyperlink" Target="../Docs/R1-2202080.zip" TargetMode="External"/><Relationship Id="rId2261" Type="http://schemas.openxmlformats.org/officeDocument/2006/relationships/hyperlink" Target="../Docs/R1-2202927.zip" TargetMode="External"/><Relationship Id="rId2499" Type="http://schemas.openxmlformats.org/officeDocument/2006/relationships/hyperlink" Target="../Docs/R1-2202471.zip" TargetMode="External"/><Relationship Id="rId1" Type="http://schemas.microsoft.com/office/2006/relationships/keyMapCustomizations" Target="customizations.xml"/><Relationship Id="rId233" Type="http://schemas.openxmlformats.org/officeDocument/2006/relationships/hyperlink" Target="../Docs/R1-2200876.zip" TargetMode="External"/><Relationship Id="rId440" Type="http://schemas.openxmlformats.org/officeDocument/2006/relationships/hyperlink" Target="../Docs/R1-2202374.zip" TargetMode="External"/><Relationship Id="rId678" Type="http://schemas.openxmlformats.org/officeDocument/2006/relationships/hyperlink" Target="../Docs/R1-2202798.zip" TargetMode="External"/><Relationship Id="rId885" Type="http://schemas.openxmlformats.org/officeDocument/2006/relationships/hyperlink" Target="../Docs/R1-2202320.zip" TargetMode="External"/><Relationship Id="rId1070" Type="http://schemas.openxmlformats.org/officeDocument/2006/relationships/hyperlink" Target="../Docs/R1-2202560.zip" TargetMode="External"/><Relationship Id="rId2121" Type="http://schemas.openxmlformats.org/officeDocument/2006/relationships/hyperlink" Target="../Docs/R1-2202091.zip" TargetMode="External"/><Relationship Id="rId2359" Type="http://schemas.openxmlformats.org/officeDocument/2006/relationships/hyperlink" Target="../Docs/R1-2201506.zip" TargetMode="External"/><Relationship Id="rId2566" Type="http://schemas.openxmlformats.org/officeDocument/2006/relationships/hyperlink" Target="../Docs/R1-2202967.zip" TargetMode="External"/><Relationship Id="rId2773" Type="http://schemas.openxmlformats.org/officeDocument/2006/relationships/hyperlink" Target="../Docs/R1-2202985.zip" TargetMode="External"/><Relationship Id="rId300" Type="http://schemas.openxmlformats.org/officeDocument/2006/relationships/hyperlink" Target="../Docs/R1-2202333.zip" TargetMode="External"/><Relationship Id="rId538" Type="http://schemas.openxmlformats.org/officeDocument/2006/relationships/hyperlink" Target="../Docs/R1-2202807.zip" TargetMode="External"/><Relationship Id="rId745" Type="http://schemas.openxmlformats.org/officeDocument/2006/relationships/hyperlink" Target="../Docs/R1-2202900.zip" TargetMode="External"/><Relationship Id="rId952" Type="http://schemas.openxmlformats.org/officeDocument/2006/relationships/hyperlink" Target="../Docs/R1-2201032.zip" TargetMode="External"/><Relationship Id="rId1168" Type="http://schemas.openxmlformats.org/officeDocument/2006/relationships/hyperlink" Target="../Docs/R1-2202191.zip" TargetMode="External"/><Relationship Id="rId1375" Type="http://schemas.openxmlformats.org/officeDocument/2006/relationships/hyperlink" Target="../Docs/R1-2201240.zip" TargetMode="External"/><Relationship Id="rId1582" Type="http://schemas.openxmlformats.org/officeDocument/2006/relationships/hyperlink" Target="../Docs/R1-2202068.zip" TargetMode="External"/><Relationship Id="rId2219" Type="http://schemas.openxmlformats.org/officeDocument/2006/relationships/image" Target="media/image70.wmf"/><Relationship Id="rId2426" Type="http://schemas.openxmlformats.org/officeDocument/2006/relationships/hyperlink" Target="../Docs/R1-2201418.zip" TargetMode="External"/><Relationship Id="rId2633" Type="http://schemas.openxmlformats.org/officeDocument/2006/relationships/hyperlink" Target="../Docs/R1-2202825.zip" TargetMode="External"/><Relationship Id="rId81" Type="http://schemas.openxmlformats.org/officeDocument/2006/relationships/hyperlink" Target="../Docs/R1-2201207.zip" TargetMode="External"/><Relationship Id="rId605" Type="http://schemas.openxmlformats.org/officeDocument/2006/relationships/hyperlink" Target="../Docs/R1-2202675.zip" TargetMode="External"/><Relationship Id="rId812" Type="http://schemas.openxmlformats.org/officeDocument/2006/relationships/hyperlink" Target="../Docs/R1-2202636.zip" TargetMode="External"/><Relationship Id="rId1028" Type="http://schemas.openxmlformats.org/officeDocument/2006/relationships/hyperlink" Target="../Docs/R1-2200955.zip" TargetMode="External"/><Relationship Id="rId1235" Type="http://schemas.openxmlformats.org/officeDocument/2006/relationships/image" Target="media/image13.png"/><Relationship Id="rId1442" Type="http://schemas.openxmlformats.org/officeDocument/2006/relationships/hyperlink" Target="../Docs/R1-2202557.zip" TargetMode="External"/><Relationship Id="rId1887" Type="http://schemas.openxmlformats.org/officeDocument/2006/relationships/hyperlink" Target="../Docs/R1-2202090.zip" TargetMode="External"/><Relationship Id="rId1302" Type="http://schemas.openxmlformats.org/officeDocument/2006/relationships/hyperlink" Target="../Docs/R1-2201548.zip" TargetMode="External"/><Relationship Id="rId1747" Type="http://schemas.openxmlformats.org/officeDocument/2006/relationships/hyperlink" Target="../Docs/R1-2202527.zip" TargetMode="External"/><Relationship Id="rId1954" Type="http://schemas.openxmlformats.org/officeDocument/2006/relationships/hyperlink" Target="../Docs/R1-2201112.zip" TargetMode="External"/><Relationship Id="rId2700" Type="http://schemas.openxmlformats.org/officeDocument/2006/relationships/hyperlink" Target="../Docs/R1-2200896.zip" TargetMode="External"/><Relationship Id="rId39" Type="http://schemas.openxmlformats.org/officeDocument/2006/relationships/hyperlink" Target="../Docs/R1-2202260.zip" TargetMode="External"/><Relationship Id="rId1607" Type="http://schemas.openxmlformats.org/officeDocument/2006/relationships/hyperlink" Target="../Docs/R1-2201371.zip" TargetMode="External"/><Relationship Id="rId1814" Type="http://schemas.openxmlformats.org/officeDocument/2006/relationships/hyperlink" Target="../Docs/R1-2202676.zip" TargetMode="External"/><Relationship Id="rId188" Type="http://schemas.openxmlformats.org/officeDocument/2006/relationships/hyperlink" Target="../Docs/R1-2202332.zip" TargetMode="External"/><Relationship Id="rId395" Type="http://schemas.openxmlformats.org/officeDocument/2006/relationships/hyperlink" Target="../Docs/R1-2201656.zip" TargetMode="External"/><Relationship Id="rId2076" Type="http://schemas.openxmlformats.org/officeDocument/2006/relationships/hyperlink" Target="../Docs/R1-2201719.zip" TargetMode="External"/><Relationship Id="rId2283" Type="http://schemas.openxmlformats.org/officeDocument/2006/relationships/hyperlink" Target="../Docs/R1-2202282.zip" TargetMode="External"/><Relationship Id="rId2490" Type="http://schemas.openxmlformats.org/officeDocument/2006/relationships/hyperlink" Target="../Docs/R1-2202857.zip" TargetMode="External"/><Relationship Id="rId2588" Type="http://schemas.openxmlformats.org/officeDocument/2006/relationships/hyperlink" Target="../Docs/R1-2202989.zip" TargetMode="External"/><Relationship Id="rId255" Type="http://schemas.openxmlformats.org/officeDocument/2006/relationships/hyperlink" Target="../Docs/R1-2201753.zip" TargetMode="External"/><Relationship Id="rId462" Type="http://schemas.openxmlformats.org/officeDocument/2006/relationships/hyperlink" Target="../Docs/R1-2201143.zip" TargetMode="External"/><Relationship Id="rId1092" Type="http://schemas.openxmlformats.org/officeDocument/2006/relationships/hyperlink" Target="../Docs/R1-2201768.zip" TargetMode="External"/><Relationship Id="rId1397" Type="http://schemas.openxmlformats.org/officeDocument/2006/relationships/hyperlink" Target="../Docs/R1-2202016.zip" TargetMode="External"/><Relationship Id="rId2143" Type="http://schemas.openxmlformats.org/officeDocument/2006/relationships/hyperlink" Target="../Docs/R1-2202608.zip" TargetMode="External"/><Relationship Id="rId2350" Type="http://schemas.openxmlformats.org/officeDocument/2006/relationships/hyperlink" Target="../Docs/R1-2202853.zip" TargetMode="External"/><Relationship Id="rId115" Type="http://schemas.openxmlformats.org/officeDocument/2006/relationships/hyperlink" Target="../Docs/R1-2200901.zip" TargetMode="External"/><Relationship Id="rId322" Type="http://schemas.openxmlformats.org/officeDocument/2006/relationships/hyperlink" Target="../Docs/R1-2202107.zip" TargetMode="External"/><Relationship Id="rId767" Type="http://schemas.openxmlformats.org/officeDocument/2006/relationships/hyperlink" Target="../Docs/R1-2201896.zip" TargetMode="External"/><Relationship Id="rId974" Type="http://schemas.openxmlformats.org/officeDocument/2006/relationships/hyperlink" Target="../Docs/R1-2202503.zip" TargetMode="External"/><Relationship Id="rId2003" Type="http://schemas.openxmlformats.org/officeDocument/2006/relationships/hyperlink" Target="../Docs/R1-2201338.zip" TargetMode="External"/><Relationship Id="rId2210" Type="http://schemas.openxmlformats.org/officeDocument/2006/relationships/oleObject" Target="embeddings/oleObject37.bin"/><Relationship Id="rId2448" Type="http://schemas.openxmlformats.org/officeDocument/2006/relationships/hyperlink" Target="../Docs/R1-2201888.zip" TargetMode="External"/><Relationship Id="rId2655" Type="http://schemas.openxmlformats.org/officeDocument/2006/relationships/hyperlink" Target="../Docs/R1-2202942.zip" TargetMode="External"/><Relationship Id="rId627" Type="http://schemas.openxmlformats.org/officeDocument/2006/relationships/hyperlink" Target="../Docs/R1-2201992.zip" TargetMode="External"/><Relationship Id="rId834" Type="http://schemas.openxmlformats.org/officeDocument/2006/relationships/hyperlink" Target="../Docs/R1-2202318.zip" TargetMode="External"/><Relationship Id="rId1257" Type="http://schemas.openxmlformats.org/officeDocument/2006/relationships/image" Target="media/image24.png"/><Relationship Id="rId1464" Type="http://schemas.openxmlformats.org/officeDocument/2006/relationships/hyperlink" Target="../Docs/R1-2200903.zip" TargetMode="External"/><Relationship Id="rId1671" Type="http://schemas.openxmlformats.org/officeDocument/2006/relationships/hyperlink" Target="../Docs/R1-2202025.zip" TargetMode="External"/><Relationship Id="rId2308" Type="http://schemas.openxmlformats.org/officeDocument/2006/relationships/hyperlink" Target="../Docs/R1-2201301.zip" TargetMode="External"/><Relationship Id="rId2515" Type="http://schemas.openxmlformats.org/officeDocument/2006/relationships/hyperlink" Target="../Docs/R1-2202688.zip" TargetMode="External"/><Relationship Id="rId2722" Type="http://schemas.openxmlformats.org/officeDocument/2006/relationships/hyperlink" Target="../Docs/R1-2200798.zip" TargetMode="External"/><Relationship Id="rId901" Type="http://schemas.openxmlformats.org/officeDocument/2006/relationships/hyperlink" Target="../Docs/R1-2201228.zip" TargetMode="External"/><Relationship Id="rId1117" Type="http://schemas.openxmlformats.org/officeDocument/2006/relationships/hyperlink" Target="../Docs/R1-2201021.zip" TargetMode="External"/><Relationship Id="rId1324" Type="http://schemas.openxmlformats.org/officeDocument/2006/relationships/hyperlink" Target="../Docs/R1-2201855.zip" TargetMode="External"/><Relationship Id="rId1531" Type="http://schemas.openxmlformats.org/officeDocument/2006/relationships/hyperlink" Target="../Docs/R1-2201703.zip" TargetMode="External"/><Relationship Id="rId1769" Type="http://schemas.openxmlformats.org/officeDocument/2006/relationships/hyperlink" Target="../Docs/R1-2201375.zip" TargetMode="External"/><Relationship Id="rId1976" Type="http://schemas.openxmlformats.org/officeDocument/2006/relationships/hyperlink" Target="../Docs/R1-2202253.zip" TargetMode="External"/><Relationship Id="rId30" Type="http://schemas.openxmlformats.org/officeDocument/2006/relationships/hyperlink" Target="../Docs/R1-2201040.zip" TargetMode="External"/><Relationship Id="rId1629" Type="http://schemas.openxmlformats.org/officeDocument/2006/relationships/oleObject" Target="embeddings/oleObject2.bin"/><Relationship Id="rId1836" Type="http://schemas.openxmlformats.org/officeDocument/2006/relationships/hyperlink" Target="../Docs/R1-2202829.zip" TargetMode="External"/><Relationship Id="rId1903" Type="http://schemas.openxmlformats.org/officeDocument/2006/relationships/hyperlink" Target="../Docs/R1-2202157.zip" TargetMode="External"/><Relationship Id="rId2098" Type="http://schemas.openxmlformats.org/officeDocument/2006/relationships/hyperlink" Target="../Docs/R1-2201117.zip" TargetMode="External"/><Relationship Id="rId277" Type="http://schemas.openxmlformats.org/officeDocument/2006/relationships/hyperlink" Target="../Docs/R1-2201055.zip" TargetMode="External"/><Relationship Id="rId484" Type="http://schemas.openxmlformats.org/officeDocument/2006/relationships/hyperlink" Target="../Docs/R1-2202632.zip" TargetMode="External"/><Relationship Id="rId2165" Type="http://schemas.openxmlformats.org/officeDocument/2006/relationships/hyperlink" Target="../Docs/R1-2202792.zip" TargetMode="External"/><Relationship Id="rId137" Type="http://schemas.openxmlformats.org/officeDocument/2006/relationships/hyperlink" Target="../Docs/R1-2201204.zip" TargetMode="External"/><Relationship Id="rId344" Type="http://schemas.openxmlformats.org/officeDocument/2006/relationships/hyperlink" Target="../Docs/R1-2200868.zip" TargetMode="External"/><Relationship Id="rId691" Type="http://schemas.openxmlformats.org/officeDocument/2006/relationships/hyperlink" Target="../Docs/R1-2202663.zip" TargetMode="External"/><Relationship Id="rId789" Type="http://schemas.openxmlformats.org/officeDocument/2006/relationships/hyperlink" Target="../Docs/R1-2201224.zip" TargetMode="External"/><Relationship Id="rId996" Type="http://schemas.openxmlformats.org/officeDocument/2006/relationships/hyperlink" Target="../Docs/R1-2202072.zip" TargetMode="External"/><Relationship Id="rId2025" Type="http://schemas.openxmlformats.org/officeDocument/2006/relationships/hyperlink" Target="../Docs/R1-2202581.zip" TargetMode="External"/><Relationship Id="rId2372" Type="http://schemas.openxmlformats.org/officeDocument/2006/relationships/hyperlink" Target="../Docs/R1-2201134.zip" TargetMode="External"/><Relationship Id="rId2677" Type="http://schemas.openxmlformats.org/officeDocument/2006/relationships/hyperlink" Target="../Docs/R1-2200874.zip" TargetMode="External"/><Relationship Id="rId551" Type="http://schemas.openxmlformats.org/officeDocument/2006/relationships/hyperlink" Target="../Docs/R1-2202407.zip" TargetMode="External"/><Relationship Id="rId649" Type="http://schemas.openxmlformats.org/officeDocument/2006/relationships/hyperlink" Target="../Docs/R1-2202188.zip" TargetMode="External"/><Relationship Id="rId856" Type="http://schemas.openxmlformats.org/officeDocument/2006/relationships/hyperlink" Target="../Docs/R1-2202059.zip" TargetMode="External"/><Relationship Id="rId1181" Type="http://schemas.openxmlformats.org/officeDocument/2006/relationships/hyperlink" Target="../Docs/R1-2201163.zip" TargetMode="External"/><Relationship Id="rId1279" Type="http://schemas.openxmlformats.org/officeDocument/2006/relationships/hyperlink" Target="../Docs/R1-2201805.zip" TargetMode="External"/><Relationship Id="rId1486" Type="http://schemas.openxmlformats.org/officeDocument/2006/relationships/hyperlink" Target="../Docs/R1-2201482.zip" TargetMode="External"/><Relationship Id="rId2232" Type="http://schemas.openxmlformats.org/officeDocument/2006/relationships/image" Target="media/image76.wmf"/><Relationship Id="rId2537" Type="http://schemas.openxmlformats.org/officeDocument/2006/relationships/hyperlink" Target="../Docs/R1-2202806.zip" TargetMode="External"/><Relationship Id="rId204" Type="http://schemas.openxmlformats.org/officeDocument/2006/relationships/hyperlink" Target="../Docs/R1-2200883.zip" TargetMode="External"/><Relationship Id="rId411" Type="http://schemas.openxmlformats.org/officeDocument/2006/relationships/hyperlink" Target="../Docs/R1-2201029.zip" TargetMode="External"/><Relationship Id="rId509" Type="http://schemas.openxmlformats.org/officeDocument/2006/relationships/hyperlink" Target="../Docs/R1-2201066.zip" TargetMode="External"/><Relationship Id="rId1041" Type="http://schemas.openxmlformats.org/officeDocument/2006/relationships/hyperlink" Target="../Docs/R1-2201942.zip" TargetMode="External"/><Relationship Id="rId1139" Type="http://schemas.openxmlformats.org/officeDocument/2006/relationships/hyperlink" Target="../Docs/R1-2201401.zip" TargetMode="External"/><Relationship Id="rId1346" Type="http://schemas.openxmlformats.org/officeDocument/2006/relationships/hyperlink" Target="../Docs/R1-2201634.zip" TargetMode="External"/><Relationship Id="rId1693" Type="http://schemas.openxmlformats.org/officeDocument/2006/relationships/hyperlink" Target="../Docs/R1-2202476.zip" TargetMode="External"/><Relationship Id="rId1998" Type="http://schemas.openxmlformats.org/officeDocument/2006/relationships/hyperlink" Target="../Docs/R1-2200948.zip" TargetMode="External"/><Relationship Id="rId2744" Type="http://schemas.openxmlformats.org/officeDocument/2006/relationships/hyperlink" Target="../Docs/R1-2202967.zip" TargetMode="External"/><Relationship Id="rId716" Type="http://schemas.openxmlformats.org/officeDocument/2006/relationships/hyperlink" Target="../Docs/R1-2202180.zip" TargetMode="External"/><Relationship Id="rId923" Type="http://schemas.openxmlformats.org/officeDocument/2006/relationships/hyperlink" Target="../Docs/R1-2201084.zip" TargetMode="External"/><Relationship Id="rId1553" Type="http://schemas.openxmlformats.org/officeDocument/2006/relationships/hyperlink" Target="../Docs/R1-2201957.zip" TargetMode="External"/><Relationship Id="rId1760" Type="http://schemas.openxmlformats.org/officeDocument/2006/relationships/oleObject" Target="embeddings/oleObject22.bin"/><Relationship Id="rId1858" Type="http://schemas.openxmlformats.org/officeDocument/2006/relationships/hyperlink" Target="../Docs/R1-2202369.zip" TargetMode="External"/><Relationship Id="rId2604" Type="http://schemas.openxmlformats.org/officeDocument/2006/relationships/hyperlink" Target="../Docs/R1-2203005.zip" TargetMode="External"/><Relationship Id="rId52" Type="http://schemas.openxmlformats.org/officeDocument/2006/relationships/hyperlink" Target="../Docs/R1-2202095.zip" TargetMode="External"/><Relationship Id="rId1206" Type="http://schemas.openxmlformats.org/officeDocument/2006/relationships/hyperlink" Target="../Docs/R1-2201358.zip" TargetMode="External"/><Relationship Id="rId1413" Type="http://schemas.openxmlformats.org/officeDocument/2006/relationships/hyperlink" Target="../Docs/R1-2201637.zip" TargetMode="External"/><Relationship Id="rId1620" Type="http://schemas.openxmlformats.org/officeDocument/2006/relationships/hyperlink" Target="../Docs/R1-2202248.zip" TargetMode="External"/><Relationship Id="rId1718" Type="http://schemas.openxmlformats.org/officeDocument/2006/relationships/hyperlink" Target="../Docs/R1-2202239.zip" TargetMode="External"/><Relationship Id="rId1925" Type="http://schemas.openxmlformats.org/officeDocument/2006/relationships/hyperlink" Target="../Docs/R1-2201530.zip" TargetMode="External"/><Relationship Id="rId299" Type="http://schemas.openxmlformats.org/officeDocument/2006/relationships/hyperlink" Target="../Docs/R1-2202215.zip" TargetMode="External"/><Relationship Id="rId2187" Type="http://schemas.openxmlformats.org/officeDocument/2006/relationships/hyperlink" Target="../Docs/R1-2202724.zip" TargetMode="External"/><Relationship Id="rId2394" Type="http://schemas.openxmlformats.org/officeDocument/2006/relationships/hyperlink" Target="../Docs/R1-2201733.zip" TargetMode="External"/><Relationship Id="rId159" Type="http://schemas.openxmlformats.org/officeDocument/2006/relationships/hyperlink" Target="../Docs/R1-2201836.zip" TargetMode="External"/><Relationship Id="rId366" Type="http://schemas.openxmlformats.org/officeDocument/2006/relationships/hyperlink" Target="../Docs/R1-2201238.zip" TargetMode="External"/><Relationship Id="rId573" Type="http://schemas.openxmlformats.org/officeDocument/2006/relationships/hyperlink" Target="../Docs/R1-2202626.zip" TargetMode="External"/><Relationship Id="rId780" Type="http://schemas.openxmlformats.org/officeDocument/2006/relationships/hyperlink" Target="../Docs/R1-2202692.zip" TargetMode="External"/><Relationship Id="rId2047" Type="http://schemas.openxmlformats.org/officeDocument/2006/relationships/hyperlink" Target="../Docs/R1-2201595.zip" TargetMode="External"/><Relationship Id="rId2254" Type="http://schemas.openxmlformats.org/officeDocument/2006/relationships/hyperlink" Target="../Docs/R1-2202825.zip" TargetMode="External"/><Relationship Id="rId2461" Type="http://schemas.openxmlformats.org/officeDocument/2006/relationships/hyperlink" Target="../Docs/R1-2201889.zip" TargetMode="External"/><Relationship Id="rId2699" Type="http://schemas.openxmlformats.org/officeDocument/2006/relationships/hyperlink" Target="../Docs/R1-2200895.zip" TargetMode="External"/><Relationship Id="rId226" Type="http://schemas.openxmlformats.org/officeDocument/2006/relationships/hyperlink" Target="../Docs/R1-2201523.zip" TargetMode="External"/><Relationship Id="rId433" Type="http://schemas.openxmlformats.org/officeDocument/2006/relationships/hyperlink" Target="../Docs/R1-2201144.zip" TargetMode="External"/><Relationship Id="rId878" Type="http://schemas.openxmlformats.org/officeDocument/2006/relationships/hyperlink" Target="../Docs/R1-2201686.zip" TargetMode="External"/><Relationship Id="rId1063" Type="http://schemas.openxmlformats.org/officeDocument/2006/relationships/hyperlink" Target="../Docs/R1-2201900.zip" TargetMode="External"/><Relationship Id="rId1270" Type="http://schemas.openxmlformats.org/officeDocument/2006/relationships/hyperlink" Target="../Docs/R1-2201272.zip" TargetMode="External"/><Relationship Id="rId2114" Type="http://schemas.openxmlformats.org/officeDocument/2006/relationships/hyperlink" Target="../Docs/R1-2201499.zip" TargetMode="External"/><Relationship Id="rId2559" Type="http://schemas.openxmlformats.org/officeDocument/2006/relationships/hyperlink" Target="../Docs/R1-2202960.zip" TargetMode="External"/><Relationship Id="rId2766" Type="http://schemas.openxmlformats.org/officeDocument/2006/relationships/hyperlink" Target="../Docs/R1-2202955.zip" TargetMode="External"/><Relationship Id="rId640" Type="http://schemas.openxmlformats.org/officeDocument/2006/relationships/hyperlink" Target="../Docs/R1-2202733.zip" TargetMode="External"/><Relationship Id="rId738" Type="http://schemas.openxmlformats.org/officeDocument/2006/relationships/hyperlink" Target="../Docs/R1-2200887.zip" TargetMode="External"/><Relationship Id="rId945" Type="http://schemas.openxmlformats.org/officeDocument/2006/relationships/hyperlink" Target="../Docs/R1-2201851.zip" TargetMode="External"/><Relationship Id="rId1368" Type="http://schemas.openxmlformats.org/officeDocument/2006/relationships/hyperlink" Target="../Docs/R1-2202912.zip" TargetMode="External"/><Relationship Id="rId1575" Type="http://schemas.openxmlformats.org/officeDocument/2006/relationships/hyperlink" Target="../Docs/R1-2201551.zip" TargetMode="External"/><Relationship Id="rId1782" Type="http://schemas.openxmlformats.org/officeDocument/2006/relationships/hyperlink" Target="../Docs/R1-2202153.zip" TargetMode="External"/><Relationship Id="rId2321" Type="http://schemas.openxmlformats.org/officeDocument/2006/relationships/hyperlink" Target="../Docs/R1-2201303.zip" TargetMode="External"/><Relationship Id="rId2419" Type="http://schemas.openxmlformats.org/officeDocument/2006/relationships/hyperlink" Target="../Docs/R1-2202854.zip" TargetMode="External"/><Relationship Id="rId2626" Type="http://schemas.openxmlformats.org/officeDocument/2006/relationships/hyperlink" Target="../Docs/R1-2202764.zip" TargetMode="External"/><Relationship Id="rId74" Type="http://schemas.openxmlformats.org/officeDocument/2006/relationships/hyperlink" Target="../Docs/R1-2202296.zip" TargetMode="External"/><Relationship Id="rId500" Type="http://schemas.openxmlformats.org/officeDocument/2006/relationships/hyperlink" Target="../Docs/R1-2202368.zip" TargetMode="External"/><Relationship Id="rId805" Type="http://schemas.openxmlformats.org/officeDocument/2006/relationships/hyperlink" Target="../Docs/R1-2202317.zip" TargetMode="External"/><Relationship Id="rId1130" Type="http://schemas.openxmlformats.org/officeDocument/2006/relationships/hyperlink" Target="../Docs/R1-2201903.zip" TargetMode="External"/><Relationship Id="rId1228" Type="http://schemas.openxmlformats.org/officeDocument/2006/relationships/image" Target="cid:image008.png@01D82A7E.AF1DC7C0" TargetMode="External"/><Relationship Id="rId1435" Type="http://schemas.openxmlformats.org/officeDocument/2006/relationships/hyperlink" Target="../Docs/R1-2201638.zip" TargetMode="External"/><Relationship Id="rId1642" Type="http://schemas.openxmlformats.org/officeDocument/2006/relationships/image" Target="media/image48.wmf"/><Relationship Id="rId1947" Type="http://schemas.openxmlformats.org/officeDocument/2006/relationships/hyperlink" Target="../Docs/R1-2202562.zip" TargetMode="External"/><Relationship Id="rId1502" Type="http://schemas.openxmlformats.org/officeDocument/2006/relationships/hyperlink" Target="../Docs/R1-2202528.zip" TargetMode="External"/><Relationship Id="rId1807" Type="http://schemas.openxmlformats.org/officeDocument/2006/relationships/hyperlink" Target="../Docs/R1-2202029.zip" TargetMode="External"/><Relationship Id="rId290" Type="http://schemas.openxmlformats.org/officeDocument/2006/relationships/hyperlink" Target="../Docs/R1-2201047.zip" TargetMode="External"/><Relationship Id="rId388" Type="http://schemas.openxmlformats.org/officeDocument/2006/relationships/hyperlink" Target="../Docs/R1-2202507.zip" TargetMode="External"/><Relationship Id="rId2069" Type="http://schemas.openxmlformats.org/officeDocument/2006/relationships/hyperlink" Target="../Docs/R1-2201008.zip" TargetMode="External"/><Relationship Id="rId150" Type="http://schemas.openxmlformats.org/officeDocument/2006/relationships/hyperlink" Target="../Docs/R1-2202309.zip" TargetMode="External"/><Relationship Id="rId595" Type="http://schemas.openxmlformats.org/officeDocument/2006/relationships/hyperlink" Target="../Docs/R1-2202657.zip" TargetMode="External"/><Relationship Id="rId2276" Type="http://schemas.openxmlformats.org/officeDocument/2006/relationships/hyperlink" Target="../Docs/R1-2201791.zip" TargetMode="External"/><Relationship Id="rId2483" Type="http://schemas.openxmlformats.org/officeDocument/2006/relationships/hyperlink" Target="../Docs/R1-2201180.zip" TargetMode="External"/><Relationship Id="rId2690" Type="http://schemas.openxmlformats.org/officeDocument/2006/relationships/hyperlink" Target="../Docs/R1-2200887.zip" TargetMode="External"/><Relationship Id="rId248" Type="http://schemas.openxmlformats.org/officeDocument/2006/relationships/hyperlink" Target="../Docs/R1-2201927.zip" TargetMode="External"/><Relationship Id="rId455" Type="http://schemas.openxmlformats.org/officeDocument/2006/relationships/hyperlink" Target="../Docs/R1-2202114.zip" TargetMode="External"/><Relationship Id="rId662" Type="http://schemas.openxmlformats.org/officeDocument/2006/relationships/hyperlink" Target="../Docs/R1-2202750.zip" TargetMode="External"/><Relationship Id="rId1085" Type="http://schemas.openxmlformats.org/officeDocument/2006/relationships/hyperlink" Target="../Docs/R1-2201474.zip" TargetMode="External"/><Relationship Id="rId1292" Type="http://schemas.openxmlformats.org/officeDocument/2006/relationships/hyperlink" Target="../Docs/R1-2202711.zip" TargetMode="External"/><Relationship Id="rId2136" Type="http://schemas.openxmlformats.org/officeDocument/2006/relationships/hyperlink" Target="../Docs/R1-2201500.zip" TargetMode="External"/><Relationship Id="rId2343" Type="http://schemas.openxmlformats.org/officeDocument/2006/relationships/hyperlink" Target="../Docs/R1-2201795.zip" TargetMode="External"/><Relationship Id="rId2550" Type="http://schemas.openxmlformats.org/officeDocument/2006/relationships/hyperlink" Target="../Docs/R1-2202951.zip" TargetMode="External"/><Relationship Id="rId2788" Type="http://schemas.openxmlformats.org/officeDocument/2006/relationships/hyperlink" Target="../Docs/R1-2202964.zip" TargetMode="External"/><Relationship Id="rId108" Type="http://schemas.openxmlformats.org/officeDocument/2006/relationships/hyperlink" Target="../Docs/R1-2202298.zip" TargetMode="External"/><Relationship Id="rId315" Type="http://schemas.openxmlformats.org/officeDocument/2006/relationships/hyperlink" Target="../Docs/R1-2201620.zip" TargetMode="External"/><Relationship Id="rId522" Type="http://schemas.openxmlformats.org/officeDocument/2006/relationships/hyperlink" Target="../Docs/R1-2202492.zip" TargetMode="External"/><Relationship Id="rId967" Type="http://schemas.openxmlformats.org/officeDocument/2006/relationships/hyperlink" Target="../Docs/R1-2202189.zip" TargetMode="External"/><Relationship Id="rId1152" Type="http://schemas.openxmlformats.org/officeDocument/2006/relationships/hyperlink" Target="../Docs/R1-2201162.zip" TargetMode="External"/><Relationship Id="rId1597" Type="http://schemas.openxmlformats.org/officeDocument/2006/relationships/image" Target="media/image37.png"/><Relationship Id="rId2203" Type="http://schemas.openxmlformats.org/officeDocument/2006/relationships/hyperlink" Target="../Docs/R1-2201881.zip" TargetMode="External"/><Relationship Id="rId2410" Type="http://schemas.openxmlformats.org/officeDocument/2006/relationships/hyperlink" Target="../Docs/R1-2201518.zip" TargetMode="External"/><Relationship Id="rId2648" Type="http://schemas.openxmlformats.org/officeDocument/2006/relationships/hyperlink" Target="../Docs/R1-2202903.zip" TargetMode="External"/><Relationship Id="rId96" Type="http://schemas.openxmlformats.org/officeDocument/2006/relationships/hyperlink" Target="../Docs/R1-2201310.zip" TargetMode="External"/><Relationship Id="rId827" Type="http://schemas.openxmlformats.org/officeDocument/2006/relationships/hyperlink" Target="../Docs/R1-2201621.zip" TargetMode="External"/><Relationship Id="rId1012" Type="http://schemas.openxmlformats.org/officeDocument/2006/relationships/image" Target="cid:image024.png@01D82F6A.A9677C40" TargetMode="External"/><Relationship Id="rId1457" Type="http://schemas.openxmlformats.org/officeDocument/2006/relationships/hyperlink" Target="../Docs/R1-2202019.zip" TargetMode="External"/><Relationship Id="rId1664" Type="http://schemas.openxmlformats.org/officeDocument/2006/relationships/hyperlink" Target="../Docs/R1-2201553.zip" TargetMode="External"/><Relationship Id="rId1871" Type="http://schemas.openxmlformats.org/officeDocument/2006/relationships/hyperlink" Target="../Docs/R1-2202907.zip" TargetMode="External"/><Relationship Id="rId2508" Type="http://schemas.openxmlformats.org/officeDocument/2006/relationships/hyperlink" Target="../Docs/R1-2201431.zip" TargetMode="External"/><Relationship Id="rId2715" Type="http://schemas.openxmlformats.org/officeDocument/2006/relationships/hyperlink" Target="../Docs/R1-2200911.zip" TargetMode="External"/><Relationship Id="rId1317" Type="http://schemas.openxmlformats.org/officeDocument/2006/relationships/hyperlink" Target="../Docs/R1-2202622.zip" TargetMode="External"/><Relationship Id="rId1524" Type="http://schemas.openxmlformats.org/officeDocument/2006/relationships/hyperlink" Target="../Docs/R1-2201368.zip" TargetMode="External"/><Relationship Id="rId1731" Type="http://schemas.openxmlformats.org/officeDocument/2006/relationships/hyperlink" Target="../Docs/R1-2201374.zip" TargetMode="External"/><Relationship Id="rId1969" Type="http://schemas.openxmlformats.org/officeDocument/2006/relationships/hyperlink" Target="../Docs/R1-2201920.zip" TargetMode="External"/><Relationship Id="rId23" Type="http://schemas.openxmlformats.org/officeDocument/2006/relationships/hyperlink" Target="../Docs/R1-2200873.zip" TargetMode="External"/><Relationship Id="rId1829" Type="http://schemas.openxmlformats.org/officeDocument/2006/relationships/hyperlink" Target="../Docs/R1-2202030.zip" TargetMode="External"/><Relationship Id="rId2298" Type="http://schemas.openxmlformats.org/officeDocument/2006/relationships/hyperlink" Target="../Docs/R1-2202075.zip" TargetMode="External"/><Relationship Id="rId172" Type="http://schemas.openxmlformats.org/officeDocument/2006/relationships/hyperlink" Target="../Docs/R1-2202098.zip" TargetMode="External"/><Relationship Id="rId477" Type="http://schemas.openxmlformats.org/officeDocument/2006/relationships/hyperlink" Target="../Docs/R1-2201988.zip" TargetMode="External"/><Relationship Id="rId684" Type="http://schemas.openxmlformats.org/officeDocument/2006/relationships/hyperlink" Target="../Docs/R1-2202267.zip" TargetMode="External"/><Relationship Id="rId2060" Type="http://schemas.openxmlformats.org/officeDocument/2006/relationships/hyperlink" Target="../Docs/R1-2202576.zip" TargetMode="External"/><Relationship Id="rId2158" Type="http://schemas.openxmlformats.org/officeDocument/2006/relationships/hyperlink" Target="../Docs/R1-2202704.zip" TargetMode="External"/><Relationship Id="rId2365" Type="http://schemas.openxmlformats.org/officeDocument/2006/relationships/hyperlink" Target="../Docs/R1-2201954.zip" TargetMode="External"/><Relationship Id="rId337" Type="http://schemas.openxmlformats.org/officeDocument/2006/relationships/hyperlink" Target="../Docs/R1-2202446.zip" TargetMode="External"/><Relationship Id="rId891" Type="http://schemas.openxmlformats.org/officeDocument/2006/relationships/hyperlink" Target="../Docs/R1-2202755.zip" TargetMode="External"/><Relationship Id="rId989" Type="http://schemas.openxmlformats.org/officeDocument/2006/relationships/hyperlink" Target="../Docs/R1-2201663.zip" TargetMode="External"/><Relationship Id="rId2018" Type="http://schemas.openxmlformats.org/officeDocument/2006/relationships/hyperlink" Target="../Docs/R1-2202331.zip" TargetMode="External"/><Relationship Id="rId2572" Type="http://schemas.openxmlformats.org/officeDocument/2006/relationships/hyperlink" Target="../Docs/R1-2202973.zip" TargetMode="External"/><Relationship Id="rId544" Type="http://schemas.openxmlformats.org/officeDocument/2006/relationships/hyperlink" Target="../Docs/R1-2201397.zip" TargetMode="External"/><Relationship Id="rId751" Type="http://schemas.openxmlformats.org/officeDocument/2006/relationships/hyperlink" Target="../Docs/R1-2200929.zip" TargetMode="External"/><Relationship Id="rId849" Type="http://schemas.openxmlformats.org/officeDocument/2006/relationships/hyperlink" Target="../Docs/R1-2201570.zip" TargetMode="External"/><Relationship Id="rId1174" Type="http://schemas.openxmlformats.org/officeDocument/2006/relationships/hyperlink" Target="../Docs/R1-2202770.zip" TargetMode="External"/><Relationship Id="rId1381" Type="http://schemas.openxmlformats.org/officeDocument/2006/relationships/hyperlink" Target="../Docs/R1-2202015.zip" TargetMode="External"/><Relationship Id="rId1479" Type="http://schemas.openxmlformats.org/officeDocument/2006/relationships/hyperlink" Target="../Docs/R1-2200985.zip" TargetMode="External"/><Relationship Id="rId1686" Type="http://schemas.openxmlformats.org/officeDocument/2006/relationships/hyperlink" Target="../Docs/R1-2202739.zip" TargetMode="External"/><Relationship Id="rId2225" Type="http://schemas.openxmlformats.org/officeDocument/2006/relationships/image" Target="media/image72.wmf"/><Relationship Id="rId2432" Type="http://schemas.openxmlformats.org/officeDocument/2006/relationships/hyperlink" Target="../Docs/R1-2202046.zip" TargetMode="External"/><Relationship Id="rId404" Type="http://schemas.openxmlformats.org/officeDocument/2006/relationships/hyperlink" Target="../Docs/R1-2201029.zip" TargetMode="External"/><Relationship Id="rId611" Type="http://schemas.openxmlformats.org/officeDocument/2006/relationships/hyperlink" Target="../Docs/R1-2202119.zip" TargetMode="External"/><Relationship Id="rId1034" Type="http://schemas.openxmlformats.org/officeDocument/2006/relationships/hyperlink" Target="../Docs/R1-2201391.zip" TargetMode="External"/><Relationship Id="rId1241" Type="http://schemas.openxmlformats.org/officeDocument/2006/relationships/image" Target="media/image16.png"/><Relationship Id="rId1339" Type="http://schemas.openxmlformats.org/officeDocument/2006/relationships/hyperlink" Target="../Docs/R1-2202849.zip" TargetMode="External"/><Relationship Id="rId1893" Type="http://schemas.openxmlformats.org/officeDocument/2006/relationships/hyperlink" Target="../Docs/R1-2202818.zip" TargetMode="External"/><Relationship Id="rId2737" Type="http://schemas.openxmlformats.org/officeDocument/2006/relationships/hyperlink" Target="../Docs/R1-2202971.zip" TargetMode="External"/><Relationship Id="rId709" Type="http://schemas.openxmlformats.org/officeDocument/2006/relationships/hyperlink" Target="../Docs/R1-2202763.zip" TargetMode="External"/><Relationship Id="rId916" Type="http://schemas.openxmlformats.org/officeDocument/2006/relationships/hyperlink" Target="../Docs/R1-2201201.zip" TargetMode="External"/><Relationship Id="rId1101" Type="http://schemas.openxmlformats.org/officeDocument/2006/relationships/hyperlink" Target="../Docs/R1-2202340.zip" TargetMode="External"/><Relationship Id="rId1546" Type="http://schemas.openxmlformats.org/officeDocument/2006/relationships/hyperlink" Target="../Docs/R1-2200918.zip" TargetMode="External"/><Relationship Id="rId1753" Type="http://schemas.openxmlformats.org/officeDocument/2006/relationships/oleObject" Target="embeddings/oleObject17.bin"/><Relationship Id="rId1960" Type="http://schemas.openxmlformats.org/officeDocument/2006/relationships/hyperlink" Target="../Docs/R1-2201531.zip" TargetMode="External"/><Relationship Id="rId45" Type="http://schemas.openxmlformats.org/officeDocument/2006/relationships/hyperlink" Target="../Docs/R1-2201043.zip" TargetMode="External"/><Relationship Id="rId1406" Type="http://schemas.openxmlformats.org/officeDocument/2006/relationships/hyperlink" Target="../Docs/R1-2200923.zip" TargetMode="External"/><Relationship Id="rId1613" Type="http://schemas.openxmlformats.org/officeDocument/2006/relationships/hyperlink" Target="../Docs/R1-2201866.zip" TargetMode="External"/><Relationship Id="rId1820" Type="http://schemas.openxmlformats.org/officeDocument/2006/relationships/hyperlink" Target="../Docs/R1-2201287.zip" TargetMode="External"/><Relationship Id="rId194" Type="http://schemas.openxmlformats.org/officeDocument/2006/relationships/hyperlink" Target="../Docs/R1-2200870.zip" TargetMode="External"/><Relationship Id="rId1918" Type="http://schemas.openxmlformats.org/officeDocument/2006/relationships/hyperlink" Target="../Docs/R1-2200982.zip" TargetMode="External"/><Relationship Id="rId2082" Type="http://schemas.openxmlformats.org/officeDocument/2006/relationships/hyperlink" Target="../Docs/R1-2202081.zip" TargetMode="External"/><Relationship Id="rId261" Type="http://schemas.openxmlformats.org/officeDocument/2006/relationships/hyperlink" Target="../Docs/R1-2201058.zip" TargetMode="External"/><Relationship Id="rId499" Type="http://schemas.openxmlformats.org/officeDocument/2006/relationships/hyperlink" Target="../Docs/R1-2202182.zip" TargetMode="External"/><Relationship Id="rId2387" Type="http://schemas.openxmlformats.org/officeDocument/2006/relationships/hyperlink" Target="../Docs/R1-2201177.zip" TargetMode="External"/><Relationship Id="rId2594" Type="http://schemas.openxmlformats.org/officeDocument/2006/relationships/hyperlink" Target="../Docs/R1-2202995.zip" TargetMode="External"/><Relationship Id="rId359" Type="http://schemas.openxmlformats.org/officeDocument/2006/relationships/hyperlink" Target="../Docs/R1-2202901.zip" TargetMode="External"/><Relationship Id="rId566" Type="http://schemas.openxmlformats.org/officeDocument/2006/relationships/hyperlink" Target="../Docs/R1-2202440.zip" TargetMode="External"/><Relationship Id="rId773" Type="http://schemas.openxmlformats.org/officeDocument/2006/relationships/hyperlink" Target="../Docs/R1-2202122.zip" TargetMode="External"/><Relationship Id="rId1196" Type="http://schemas.openxmlformats.org/officeDocument/2006/relationships/hyperlink" Target="../Docs/R1-2202489.zip" TargetMode="External"/><Relationship Id="rId2247" Type="http://schemas.openxmlformats.org/officeDocument/2006/relationships/hyperlink" Target="../Docs/R1-2202425.zip" TargetMode="External"/><Relationship Id="rId2454" Type="http://schemas.openxmlformats.org/officeDocument/2006/relationships/hyperlink" Target="../Docs/R1-2201520.zip" TargetMode="External"/><Relationship Id="rId121" Type="http://schemas.openxmlformats.org/officeDocument/2006/relationships/hyperlink" Target="../Docs/R1-2202105.zip" TargetMode="External"/><Relationship Id="rId219" Type="http://schemas.openxmlformats.org/officeDocument/2006/relationships/hyperlink" Target="../Docs/R1-2202464.zip" TargetMode="External"/><Relationship Id="rId426" Type="http://schemas.openxmlformats.org/officeDocument/2006/relationships/hyperlink" Target="../Docs/R1-2201450.zip" TargetMode="External"/><Relationship Id="rId633" Type="http://schemas.openxmlformats.org/officeDocument/2006/relationships/hyperlink" Target="../Docs/R1-2202729.zip" TargetMode="External"/><Relationship Id="rId980" Type="http://schemas.openxmlformats.org/officeDocument/2006/relationships/hyperlink" Target="../Docs/R1-2200988.zip" TargetMode="External"/><Relationship Id="rId1056" Type="http://schemas.openxmlformats.org/officeDocument/2006/relationships/hyperlink" Target="../Docs/R1-2201433.zip" TargetMode="External"/><Relationship Id="rId1263" Type="http://schemas.openxmlformats.org/officeDocument/2006/relationships/hyperlink" Target="../Docs/R1-2202811.zip" TargetMode="External"/><Relationship Id="rId2107" Type="http://schemas.openxmlformats.org/officeDocument/2006/relationships/hyperlink" Target="https://www.3gpp.org/ftp/TSG_RAN/TSG_RAN/TSGR_88e/Docs/RP-201040.zip" TargetMode="External"/><Relationship Id="rId2314" Type="http://schemas.openxmlformats.org/officeDocument/2006/relationships/hyperlink" Target="../Docs/R1-2201793.zip" TargetMode="External"/><Relationship Id="rId2661" Type="http://schemas.openxmlformats.org/officeDocument/2006/relationships/hyperlink" Target="../Docs/R1-2200858.zip" TargetMode="External"/><Relationship Id="rId2759" Type="http://schemas.openxmlformats.org/officeDocument/2006/relationships/hyperlink" Target="../Docs/R1-2202980.zip" TargetMode="External"/><Relationship Id="rId840" Type="http://schemas.openxmlformats.org/officeDocument/2006/relationships/hyperlink" Target="../Docs/R1-2200994.zip" TargetMode="External"/><Relationship Id="rId938" Type="http://schemas.openxmlformats.org/officeDocument/2006/relationships/hyperlink" Target="../Docs/R1-2202647.zip" TargetMode="External"/><Relationship Id="rId1470" Type="http://schemas.openxmlformats.org/officeDocument/2006/relationships/hyperlink" Target="../Docs/R1-2202524.zip" TargetMode="External"/><Relationship Id="rId1568" Type="http://schemas.openxmlformats.org/officeDocument/2006/relationships/hyperlink" Target="../Docs/R1-2202933.zip" TargetMode="External"/><Relationship Id="rId1775" Type="http://schemas.openxmlformats.org/officeDocument/2006/relationships/hyperlink" Target="../Docs/R1-2201710.zip" TargetMode="External"/><Relationship Id="rId2521" Type="http://schemas.openxmlformats.org/officeDocument/2006/relationships/hyperlink" Target="../Docs/R1-2202701.zip" TargetMode="External"/><Relationship Id="rId2619" Type="http://schemas.openxmlformats.org/officeDocument/2006/relationships/hyperlink" Target="../Docs/R1-2202706.zip" TargetMode="External"/><Relationship Id="rId67" Type="http://schemas.openxmlformats.org/officeDocument/2006/relationships/hyperlink" Target="../Docs/R1-2201205.zip" TargetMode="External"/><Relationship Id="rId700" Type="http://schemas.openxmlformats.org/officeDocument/2006/relationships/hyperlink" Target="../Docs/R1-2202871.zip" TargetMode="External"/><Relationship Id="rId1123" Type="http://schemas.openxmlformats.org/officeDocument/2006/relationships/hyperlink" Target="../Docs/R1-2201544.zip" TargetMode="External"/><Relationship Id="rId1330" Type="http://schemas.openxmlformats.org/officeDocument/2006/relationships/hyperlink" Target="../Docs/R1-2202495.zip" TargetMode="External"/><Relationship Id="rId1428" Type="http://schemas.openxmlformats.org/officeDocument/2006/relationships/hyperlink" Target="../Docs/R1-2202620.zip" TargetMode="External"/><Relationship Id="rId1635" Type="http://schemas.openxmlformats.org/officeDocument/2006/relationships/oleObject" Target="embeddings/oleObject5.bin"/><Relationship Id="rId1982" Type="http://schemas.openxmlformats.org/officeDocument/2006/relationships/hyperlink" Target="../Docs/R1-2202255.zip" TargetMode="External"/><Relationship Id="rId1842" Type="http://schemas.openxmlformats.org/officeDocument/2006/relationships/hyperlink" Target="../Docs/R1-2202939.zip" TargetMode="External"/><Relationship Id="rId1702" Type="http://schemas.openxmlformats.org/officeDocument/2006/relationships/hyperlink" Target="../Docs/R1-2201104.zip" TargetMode="External"/><Relationship Id="rId283" Type="http://schemas.openxmlformats.org/officeDocument/2006/relationships/hyperlink" Target="../Docs/R1-2201829.zip" TargetMode="External"/><Relationship Id="rId490" Type="http://schemas.openxmlformats.org/officeDocument/2006/relationships/hyperlink" Target="../Docs/R1-2202183.zip" TargetMode="External"/><Relationship Id="rId2171" Type="http://schemas.openxmlformats.org/officeDocument/2006/relationships/hyperlink" Target="../Docs/R1-2201342.zip" TargetMode="External"/><Relationship Id="rId143" Type="http://schemas.openxmlformats.org/officeDocument/2006/relationships/hyperlink" Target="../Docs/R1-2201628.zip" TargetMode="External"/><Relationship Id="rId350" Type="http://schemas.openxmlformats.org/officeDocument/2006/relationships/hyperlink" Target="../Docs/R1-2200911.zip" TargetMode="External"/><Relationship Id="rId588" Type="http://schemas.openxmlformats.org/officeDocument/2006/relationships/hyperlink" Target="../Docs/R1-2202688.zip" TargetMode="External"/><Relationship Id="rId795" Type="http://schemas.openxmlformats.org/officeDocument/2006/relationships/hyperlink" Target="../Docs/R1-2201683.zip" TargetMode="External"/><Relationship Id="rId2031" Type="http://schemas.openxmlformats.org/officeDocument/2006/relationships/hyperlink" Target="../Docs/R1-2202591.zip" TargetMode="External"/><Relationship Id="rId2269" Type="http://schemas.openxmlformats.org/officeDocument/2006/relationships/hyperlink" Target="../Docs/R1-2201230.zip" TargetMode="External"/><Relationship Id="rId2476" Type="http://schemas.openxmlformats.org/officeDocument/2006/relationships/hyperlink" Target="../Docs/R1-2201811.zip" TargetMode="External"/><Relationship Id="rId2683" Type="http://schemas.openxmlformats.org/officeDocument/2006/relationships/hyperlink" Target="../Docs/R1-2200880.zip" TargetMode="External"/><Relationship Id="rId9" Type="http://schemas.openxmlformats.org/officeDocument/2006/relationships/image" Target="media/image1.png"/><Relationship Id="rId210" Type="http://schemas.openxmlformats.org/officeDocument/2006/relationships/hyperlink" Target="../Docs/R1-2202474.zip" TargetMode="External"/><Relationship Id="rId448" Type="http://schemas.openxmlformats.org/officeDocument/2006/relationships/hyperlink" Target="../Docs/R1-2202835.zip" TargetMode="External"/><Relationship Id="rId655" Type="http://schemas.openxmlformats.org/officeDocument/2006/relationships/hyperlink" Target="../Docs/R1-2200872.zip" TargetMode="External"/><Relationship Id="rId862" Type="http://schemas.openxmlformats.org/officeDocument/2006/relationships/hyperlink" Target="../Docs/R1-2202612.zip" TargetMode="External"/><Relationship Id="rId1078" Type="http://schemas.openxmlformats.org/officeDocument/2006/relationships/hyperlink" Target="../Docs/R1-2200957.zip" TargetMode="External"/><Relationship Id="rId1285" Type="http://schemas.openxmlformats.org/officeDocument/2006/relationships/hyperlink" Target="../Docs/R1-2202286.zip" TargetMode="External"/><Relationship Id="rId1492" Type="http://schemas.openxmlformats.org/officeDocument/2006/relationships/hyperlink" Target="../Docs/R1-2201775.zip" TargetMode="External"/><Relationship Id="rId2129" Type="http://schemas.openxmlformats.org/officeDocument/2006/relationships/hyperlink" Target="../Docs/R1-2202906.zip" TargetMode="External"/><Relationship Id="rId2336" Type="http://schemas.openxmlformats.org/officeDocument/2006/relationships/hyperlink" Target="../Docs/R1-2201200.zip" TargetMode="External"/><Relationship Id="rId2543" Type="http://schemas.openxmlformats.org/officeDocument/2006/relationships/hyperlink" Target="../Docs/R1-2202898.zip" TargetMode="External"/><Relationship Id="rId2750" Type="http://schemas.openxmlformats.org/officeDocument/2006/relationships/hyperlink" Target="../Docs/R1-2202954.zip" TargetMode="External"/><Relationship Id="rId308" Type="http://schemas.openxmlformats.org/officeDocument/2006/relationships/hyperlink" Target="../Docs/R1-2202406.zip" TargetMode="External"/><Relationship Id="rId515" Type="http://schemas.openxmlformats.org/officeDocument/2006/relationships/hyperlink" Target="../Docs/R1-2202671.zip" TargetMode="External"/><Relationship Id="rId722" Type="http://schemas.openxmlformats.org/officeDocument/2006/relationships/hyperlink" Target="../Docs/R1-2202543.zip" TargetMode="External"/><Relationship Id="rId1145" Type="http://schemas.openxmlformats.org/officeDocument/2006/relationships/hyperlink" Target="../Docs/R1-2202536.zip" TargetMode="External"/><Relationship Id="rId1352" Type="http://schemas.openxmlformats.org/officeDocument/2006/relationships/hyperlink" Target="../Docs/R1-2202291.zip" TargetMode="External"/><Relationship Id="rId1797" Type="http://schemas.openxmlformats.org/officeDocument/2006/relationships/hyperlink" Target="../Docs/R1-2201382.zip" TargetMode="External"/><Relationship Id="rId2403" Type="http://schemas.openxmlformats.org/officeDocument/2006/relationships/hyperlink" Target="../Docs/R1-2201517.zip" TargetMode="External"/><Relationship Id="rId89" Type="http://schemas.openxmlformats.org/officeDocument/2006/relationships/hyperlink" Target="../Docs/R1-2202455.zip" TargetMode="External"/><Relationship Id="rId1005" Type="http://schemas.openxmlformats.org/officeDocument/2006/relationships/hyperlink" Target="../Docs/R1-2202712.zip" TargetMode="External"/><Relationship Id="rId1212" Type="http://schemas.openxmlformats.org/officeDocument/2006/relationships/hyperlink" Target="../Docs/R1-2201852.zip" TargetMode="External"/><Relationship Id="rId1657" Type="http://schemas.openxmlformats.org/officeDocument/2006/relationships/hyperlink" Target="../Docs/R1-2202426.zip" TargetMode="External"/><Relationship Id="rId1864" Type="http://schemas.openxmlformats.org/officeDocument/2006/relationships/image" Target="media/image61.png"/><Relationship Id="rId2610" Type="http://schemas.openxmlformats.org/officeDocument/2006/relationships/hyperlink" Target="../Docs/R1-2202611.zip" TargetMode="External"/><Relationship Id="rId2708" Type="http://schemas.openxmlformats.org/officeDocument/2006/relationships/hyperlink" Target="../Docs/R1-2200904.zip" TargetMode="External"/><Relationship Id="rId1517" Type="http://schemas.openxmlformats.org/officeDocument/2006/relationships/image" Target="../../../Users/cmcc/AppData/Roaming/Foxmail7/Temp-16544-20220301205706/Attach/image012(03-01-22-52-46).png" TargetMode="External"/><Relationship Id="rId1724" Type="http://schemas.openxmlformats.org/officeDocument/2006/relationships/hyperlink" Target="../Docs/R1-2202568.zip" TargetMode="External"/><Relationship Id="rId16" Type="http://schemas.openxmlformats.org/officeDocument/2006/relationships/hyperlink" Target="../Docs/R1-2201045.zip" TargetMode="External"/><Relationship Id="rId1931" Type="http://schemas.openxmlformats.org/officeDocument/2006/relationships/hyperlink" Target="../Docs/R1-2201819.zip" TargetMode="External"/><Relationship Id="rId2193" Type="http://schemas.openxmlformats.org/officeDocument/2006/relationships/hyperlink" Target="../Docs/R1-2202915.zip" TargetMode="External"/><Relationship Id="rId2498" Type="http://schemas.openxmlformats.org/officeDocument/2006/relationships/hyperlink" Target="../Docs/R1-2202181.zip" TargetMode="External"/><Relationship Id="rId165" Type="http://schemas.openxmlformats.org/officeDocument/2006/relationships/hyperlink" Target="../Docs/R1-2201208.zip" TargetMode="External"/><Relationship Id="rId372" Type="http://schemas.openxmlformats.org/officeDocument/2006/relationships/hyperlink" Target="../Docs/R1-2200975.zip" TargetMode="External"/><Relationship Id="rId677" Type="http://schemas.openxmlformats.org/officeDocument/2006/relationships/hyperlink" Target="../Docs/R1-2202797.zip" TargetMode="External"/><Relationship Id="rId2053" Type="http://schemas.openxmlformats.org/officeDocument/2006/relationships/hyperlink" Target="../Docs/R1-2202035.zip" TargetMode="External"/><Relationship Id="rId2260" Type="http://schemas.openxmlformats.org/officeDocument/2006/relationships/hyperlink" Target="../Docs/R1-2202928.zip" TargetMode="External"/><Relationship Id="rId2358" Type="http://schemas.openxmlformats.org/officeDocument/2006/relationships/hyperlink" Target="../Docs/R1-2201413.zip" TargetMode="External"/><Relationship Id="rId232" Type="http://schemas.openxmlformats.org/officeDocument/2006/relationships/hyperlink" Target="../Docs/R1-2200897.zip" TargetMode="External"/><Relationship Id="rId884" Type="http://schemas.openxmlformats.org/officeDocument/2006/relationships/hyperlink" Target="../Docs/R1-2202494.zip" TargetMode="External"/><Relationship Id="rId2120" Type="http://schemas.openxmlformats.org/officeDocument/2006/relationships/hyperlink" Target="../Docs/R1-2202052.zip" TargetMode="External"/><Relationship Id="rId2565" Type="http://schemas.openxmlformats.org/officeDocument/2006/relationships/hyperlink" Target="../Docs/R1-2202966.zip" TargetMode="External"/><Relationship Id="rId2772" Type="http://schemas.openxmlformats.org/officeDocument/2006/relationships/hyperlink" Target="../Docs/R1-2202992.zip" TargetMode="External"/><Relationship Id="rId537" Type="http://schemas.openxmlformats.org/officeDocument/2006/relationships/hyperlink" Target="../Docs/R1-2202492.zip" TargetMode="External"/><Relationship Id="rId744" Type="http://schemas.openxmlformats.org/officeDocument/2006/relationships/hyperlink" Target="../Docs/R1-2202756.zip" TargetMode="External"/><Relationship Id="rId951" Type="http://schemas.openxmlformats.org/officeDocument/2006/relationships/hyperlink" Target="../Docs/R1-2200987.zip" TargetMode="External"/><Relationship Id="rId1167" Type="http://schemas.openxmlformats.org/officeDocument/2006/relationships/hyperlink" Target="../Docs/R1-2202136.zip" TargetMode="External"/><Relationship Id="rId1374" Type="http://schemas.openxmlformats.org/officeDocument/2006/relationships/hyperlink" Target="../Docs/R1-2201194.zip" TargetMode="External"/><Relationship Id="rId1581" Type="http://schemas.openxmlformats.org/officeDocument/2006/relationships/hyperlink" Target="../Docs/R1-2202022.zip" TargetMode="External"/><Relationship Id="rId1679" Type="http://schemas.openxmlformats.org/officeDocument/2006/relationships/hyperlink" Target="../Docs/R1-2202365.zip" TargetMode="External"/><Relationship Id="rId2218" Type="http://schemas.openxmlformats.org/officeDocument/2006/relationships/oleObject" Target="embeddings/oleObject41.bin"/><Relationship Id="rId2425" Type="http://schemas.openxmlformats.org/officeDocument/2006/relationships/hyperlink" Target="../Docs/R1-2201345.zip" TargetMode="External"/><Relationship Id="rId2632" Type="http://schemas.openxmlformats.org/officeDocument/2006/relationships/hyperlink" Target="../Docs/R1-2202822.zip" TargetMode="External"/><Relationship Id="rId80" Type="http://schemas.openxmlformats.org/officeDocument/2006/relationships/hyperlink" Target="../Docs/R1-2201054.zip" TargetMode="External"/><Relationship Id="rId604" Type="http://schemas.openxmlformats.org/officeDocument/2006/relationships/hyperlink" Target="../Docs/R1-2202674.zip" TargetMode="External"/><Relationship Id="rId811" Type="http://schemas.openxmlformats.org/officeDocument/2006/relationships/hyperlink" Target="../Docs/R1-2202636.zip" TargetMode="External"/><Relationship Id="rId1027" Type="http://schemas.openxmlformats.org/officeDocument/2006/relationships/hyperlink" Target="../Docs/R1-2201737.zip" TargetMode="External"/><Relationship Id="rId1234" Type="http://schemas.openxmlformats.org/officeDocument/2006/relationships/image" Target="cid:image011.png@01D82A7E.AF1DC7C0" TargetMode="External"/><Relationship Id="rId1441" Type="http://schemas.openxmlformats.org/officeDocument/2006/relationships/hyperlink" Target="../Docs/R1-2202556.zip" TargetMode="External"/><Relationship Id="rId1886" Type="http://schemas.openxmlformats.org/officeDocument/2006/relationships/hyperlink" Target="../Docs/R1-2201713.zip" TargetMode="External"/><Relationship Id="rId909" Type="http://schemas.openxmlformats.org/officeDocument/2006/relationships/hyperlink" Target="../Docs/R1-2201762.zip" TargetMode="External"/><Relationship Id="rId1301" Type="http://schemas.openxmlformats.org/officeDocument/2006/relationships/hyperlink" Target="../Docs/R1-2201478.zip" TargetMode="External"/><Relationship Id="rId1539" Type="http://schemas.openxmlformats.org/officeDocument/2006/relationships/hyperlink" Target="../Docs/R1-2202668.zip" TargetMode="External"/><Relationship Id="rId1746" Type="http://schemas.openxmlformats.org/officeDocument/2006/relationships/hyperlink" Target="../Docs/R1-2202487.zip" TargetMode="External"/><Relationship Id="rId1953" Type="http://schemas.openxmlformats.org/officeDocument/2006/relationships/hyperlink" Target="../Docs/R1-2200983.zip" TargetMode="External"/><Relationship Id="rId38" Type="http://schemas.openxmlformats.org/officeDocument/2006/relationships/hyperlink" Target="../Docs/R1-2202251.zip" TargetMode="External"/><Relationship Id="rId1606" Type="http://schemas.openxmlformats.org/officeDocument/2006/relationships/hyperlink" Target="../Docs/R1-2201281.zip" TargetMode="External"/><Relationship Id="rId1813" Type="http://schemas.openxmlformats.org/officeDocument/2006/relationships/hyperlink" Target="../Docs/R1-2202555.zip" TargetMode="External"/><Relationship Id="rId187" Type="http://schemas.openxmlformats.org/officeDocument/2006/relationships/hyperlink" Target="../Docs/R1-2201972.zip" TargetMode="External"/><Relationship Id="rId394" Type="http://schemas.openxmlformats.org/officeDocument/2006/relationships/hyperlink" Target="../Docs/R1-2202116.zip" TargetMode="External"/><Relationship Id="rId2075" Type="http://schemas.openxmlformats.org/officeDocument/2006/relationships/hyperlink" Target="../Docs/R1-2201597.zip" TargetMode="External"/><Relationship Id="rId2282" Type="http://schemas.openxmlformats.org/officeDocument/2006/relationships/hyperlink" Target="../Docs/R1-2202165.zip" TargetMode="External"/><Relationship Id="rId254" Type="http://schemas.openxmlformats.org/officeDocument/2006/relationships/hyperlink" Target="../Docs/R1-2201320.zip" TargetMode="External"/><Relationship Id="rId699" Type="http://schemas.openxmlformats.org/officeDocument/2006/relationships/hyperlink" Target="../Docs/R1-2202427.zip" TargetMode="External"/><Relationship Id="rId1091" Type="http://schemas.openxmlformats.org/officeDocument/2006/relationships/hyperlink" Target="../Docs/R1-2201740.zip" TargetMode="External"/><Relationship Id="rId2587" Type="http://schemas.openxmlformats.org/officeDocument/2006/relationships/hyperlink" Target="../Docs/R1-2202988.zip" TargetMode="External"/><Relationship Id="rId2794" Type="http://schemas.openxmlformats.org/officeDocument/2006/relationships/theme" Target="theme/theme1.xml"/><Relationship Id="rId114" Type="http://schemas.openxmlformats.org/officeDocument/2006/relationships/hyperlink" Target="../Docs/R1-2201209.zip" TargetMode="External"/><Relationship Id="rId461" Type="http://schemas.openxmlformats.org/officeDocument/2006/relationships/hyperlink" Target="../Docs/R1-2202699.zip" TargetMode="External"/><Relationship Id="rId559" Type="http://schemas.openxmlformats.org/officeDocument/2006/relationships/hyperlink" Target="../Docs/R1-2200866.zip" TargetMode="External"/><Relationship Id="rId766" Type="http://schemas.openxmlformats.org/officeDocument/2006/relationships/hyperlink" Target="../Docs/R1-2201844.zip" TargetMode="External"/><Relationship Id="rId1189" Type="http://schemas.openxmlformats.org/officeDocument/2006/relationships/hyperlink" Target="../Docs/R1-2202813.zip" TargetMode="External"/><Relationship Id="rId1396" Type="http://schemas.openxmlformats.org/officeDocument/2006/relationships/hyperlink" Target="../Docs/R1-2201946.zip" TargetMode="External"/><Relationship Id="rId2142" Type="http://schemas.openxmlformats.org/officeDocument/2006/relationships/hyperlink" Target="../Docs/R1-2202465.zip" TargetMode="External"/><Relationship Id="rId2447" Type="http://schemas.openxmlformats.org/officeDocument/2006/relationships/hyperlink" Target="../Docs/R1-2201818.zip" TargetMode="External"/><Relationship Id="rId321" Type="http://schemas.openxmlformats.org/officeDocument/2006/relationships/hyperlink" Target="../Docs/R1-2202060.zip" TargetMode="External"/><Relationship Id="rId419" Type="http://schemas.openxmlformats.org/officeDocument/2006/relationships/hyperlink" Target="../Docs/R1-2201450.zip" TargetMode="External"/><Relationship Id="rId626" Type="http://schemas.openxmlformats.org/officeDocument/2006/relationships/hyperlink" Target="../Docs/R1-2201756.zip" TargetMode="External"/><Relationship Id="rId973" Type="http://schemas.openxmlformats.org/officeDocument/2006/relationships/hyperlink" Target="../Docs/R1-2202503.zip" TargetMode="External"/><Relationship Id="rId1049" Type="http://schemas.openxmlformats.org/officeDocument/2006/relationships/hyperlink" Target="../Docs/R1-2200956.zip" TargetMode="External"/><Relationship Id="rId1256" Type="http://schemas.openxmlformats.org/officeDocument/2006/relationships/image" Target="cid:image038.png@01D82A7E.AF1DC7C0" TargetMode="External"/><Relationship Id="rId2002" Type="http://schemas.openxmlformats.org/officeDocument/2006/relationships/hyperlink" Target="../Docs/R1-2201257.zip" TargetMode="External"/><Relationship Id="rId2307" Type="http://schemas.openxmlformats.org/officeDocument/2006/relationships/hyperlink" Target="../Docs/R1-2201176.zip" TargetMode="External"/><Relationship Id="rId2654" Type="http://schemas.openxmlformats.org/officeDocument/2006/relationships/hyperlink" Target="../Docs/R1-2202931.zip" TargetMode="External"/><Relationship Id="rId833" Type="http://schemas.openxmlformats.org/officeDocument/2006/relationships/hyperlink" Target="../Docs/R1-2202124.zip" TargetMode="External"/><Relationship Id="rId1116" Type="http://schemas.openxmlformats.org/officeDocument/2006/relationships/hyperlink" Target="../Docs/R1-2201017.zip" TargetMode="External"/><Relationship Id="rId1463" Type="http://schemas.openxmlformats.org/officeDocument/2006/relationships/hyperlink" Target="../Docs/R1-2202523.zip" TargetMode="External"/><Relationship Id="rId1670" Type="http://schemas.openxmlformats.org/officeDocument/2006/relationships/hyperlink" Target="../Docs/R1-2201919.zip" TargetMode="External"/><Relationship Id="rId1768" Type="http://schemas.openxmlformats.org/officeDocument/2006/relationships/hyperlink" Target="../Docs/R1-2201285.zip" TargetMode="External"/><Relationship Id="rId2514" Type="http://schemas.openxmlformats.org/officeDocument/2006/relationships/hyperlink" Target="../Docs/R1-2202681.zip" TargetMode="External"/><Relationship Id="rId2721" Type="http://schemas.openxmlformats.org/officeDocument/2006/relationships/hyperlink" Target="../Docs/R1-2202727.zip" TargetMode="External"/><Relationship Id="rId900" Type="http://schemas.openxmlformats.org/officeDocument/2006/relationships/hyperlink" Target="../Docs/R1-2201190.zip" TargetMode="External"/><Relationship Id="rId1323" Type="http://schemas.openxmlformats.org/officeDocument/2006/relationships/hyperlink" Target="../Docs/R1-2201812.zip" TargetMode="External"/><Relationship Id="rId1530" Type="http://schemas.openxmlformats.org/officeDocument/2006/relationships/hyperlink" Target="../Docs/R1-2201669.zip" TargetMode="External"/><Relationship Id="rId1628" Type="http://schemas.openxmlformats.org/officeDocument/2006/relationships/image" Target="media/image41.wmf"/><Relationship Id="rId1975" Type="http://schemas.openxmlformats.org/officeDocument/2006/relationships/hyperlink" Target="../Docs/R1-2202245.zip" TargetMode="External"/><Relationship Id="rId1835" Type="http://schemas.openxmlformats.org/officeDocument/2006/relationships/hyperlink" Target="../Docs/R1-2202828.zip" TargetMode="External"/><Relationship Id="rId1902" Type="http://schemas.openxmlformats.org/officeDocument/2006/relationships/hyperlink" Target="../Docs/R1-2201714.zip" TargetMode="External"/><Relationship Id="rId2097" Type="http://schemas.openxmlformats.org/officeDocument/2006/relationships/hyperlink" Target="../Docs/R1-2202817.zip" TargetMode="External"/><Relationship Id="rId276" Type="http://schemas.openxmlformats.org/officeDocument/2006/relationships/hyperlink" Target="../Docs/R1-2200888.zip" TargetMode="External"/><Relationship Id="rId483" Type="http://schemas.openxmlformats.org/officeDocument/2006/relationships/hyperlink" Target="../Docs/R1-2202113.zip" TargetMode="External"/><Relationship Id="rId690" Type="http://schemas.openxmlformats.org/officeDocument/2006/relationships/hyperlink" Target="../Docs/R1-2202662.zip" TargetMode="External"/><Relationship Id="rId2164" Type="http://schemas.openxmlformats.org/officeDocument/2006/relationships/hyperlink" Target="../Docs/R1-2202417.zip" TargetMode="External"/><Relationship Id="rId2371" Type="http://schemas.openxmlformats.org/officeDocument/2006/relationships/hyperlink" Target="../Docs/R1-2201125.zip" TargetMode="External"/><Relationship Id="rId136" Type="http://schemas.openxmlformats.org/officeDocument/2006/relationships/hyperlink" Target="../Docs/R1-2201050.zip" TargetMode="External"/><Relationship Id="rId343" Type="http://schemas.openxmlformats.org/officeDocument/2006/relationships/hyperlink" Target="../Docs/R1-2200867.zip" TargetMode="External"/><Relationship Id="rId550" Type="http://schemas.openxmlformats.org/officeDocument/2006/relationships/hyperlink" Target="../Docs/R1-2201397.zip" TargetMode="External"/><Relationship Id="rId788" Type="http://schemas.openxmlformats.org/officeDocument/2006/relationships/hyperlink" Target="../Docs/R1-2201186.zip" TargetMode="External"/><Relationship Id="rId995" Type="http://schemas.openxmlformats.org/officeDocument/2006/relationships/hyperlink" Target="../Docs/R1-2202005.zip" TargetMode="External"/><Relationship Id="rId1180" Type="http://schemas.openxmlformats.org/officeDocument/2006/relationships/hyperlink" Target="../Docs/R1-2201024.zip" TargetMode="External"/><Relationship Id="rId2024" Type="http://schemas.openxmlformats.org/officeDocument/2006/relationships/hyperlink" Target="../Docs/R1-2202582.zip" TargetMode="External"/><Relationship Id="rId2231" Type="http://schemas.openxmlformats.org/officeDocument/2006/relationships/image" Target="media/image75.wmf"/><Relationship Id="rId2469" Type="http://schemas.openxmlformats.org/officeDocument/2006/relationships/hyperlink" Target="../Docs/R1-2202855.zip" TargetMode="External"/><Relationship Id="rId2676" Type="http://schemas.openxmlformats.org/officeDocument/2006/relationships/hyperlink" Target="../Docs/R1-2200873.zip" TargetMode="External"/><Relationship Id="rId203" Type="http://schemas.openxmlformats.org/officeDocument/2006/relationships/hyperlink" Target="../Docs/R1-2201183.zip" TargetMode="External"/><Relationship Id="rId648" Type="http://schemas.openxmlformats.org/officeDocument/2006/relationships/hyperlink" Target="../Docs/R1-2201823.zip" TargetMode="External"/><Relationship Id="rId855" Type="http://schemas.openxmlformats.org/officeDocument/2006/relationships/hyperlink" Target="../Docs/R1-2201999.zip" TargetMode="External"/><Relationship Id="rId1040" Type="http://schemas.openxmlformats.org/officeDocument/2006/relationships/hyperlink" Target="../Docs/R1-2201766.zip" TargetMode="External"/><Relationship Id="rId1278" Type="http://schemas.openxmlformats.org/officeDocument/2006/relationships/hyperlink" Target="../Docs/R1-2201772.zip" TargetMode="External"/><Relationship Id="rId1485" Type="http://schemas.openxmlformats.org/officeDocument/2006/relationships/hyperlink" Target="../Docs/R1-2201441.zip" TargetMode="External"/><Relationship Id="rId1692" Type="http://schemas.openxmlformats.org/officeDocument/2006/relationships/hyperlink" Target="../Docs/R1-2202220.zip" TargetMode="External"/><Relationship Id="rId2329" Type="http://schemas.openxmlformats.org/officeDocument/2006/relationships/hyperlink" Target="../Docs/R1-2202212.zip" TargetMode="External"/><Relationship Id="rId2536" Type="http://schemas.openxmlformats.org/officeDocument/2006/relationships/hyperlink" Target="../Docs/R1-2202805.zip" TargetMode="External"/><Relationship Id="rId2743" Type="http://schemas.openxmlformats.org/officeDocument/2006/relationships/hyperlink" Target="../Docs/R1-2202959.zip" TargetMode="External"/><Relationship Id="rId410" Type="http://schemas.openxmlformats.org/officeDocument/2006/relationships/hyperlink" Target="../Docs/R1-2200972.zip" TargetMode="External"/><Relationship Id="rId508" Type="http://schemas.openxmlformats.org/officeDocument/2006/relationships/hyperlink" Target="../Docs/R1-2201065.zip" TargetMode="External"/><Relationship Id="rId715" Type="http://schemas.openxmlformats.org/officeDocument/2006/relationships/hyperlink" Target="../Docs/R1-2202180.zip" TargetMode="External"/><Relationship Id="rId922" Type="http://schemas.openxmlformats.org/officeDocument/2006/relationships/hyperlink" Target="../Docs/R1-2200935.zip" TargetMode="External"/><Relationship Id="rId1138" Type="http://schemas.openxmlformats.org/officeDocument/2006/relationships/hyperlink" Target="../Docs/R1-2201022.zip" TargetMode="External"/><Relationship Id="rId1345" Type="http://schemas.openxmlformats.org/officeDocument/2006/relationships/hyperlink" Target="../Docs/R1-2201582.zip" TargetMode="External"/><Relationship Id="rId1552" Type="http://schemas.openxmlformats.org/officeDocument/2006/relationships/hyperlink" Target="../Docs/R1-2201863.zip" TargetMode="External"/><Relationship Id="rId1997" Type="http://schemas.openxmlformats.org/officeDocument/2006/relationships/hyperlink" Target="../Docs/R1-2202946.zip" TargetMode="External"/><Relationship Id="rId2603" Type="http://schemas.openxmlformats.org/officeDocument/2006/relationships/hyperlink" Target="../Docs/R1-2203004.zip" TargetMode="External"/><Relationship Id="rId1205" Type="http://schemas.openxmlformats.org/officeDocument/2006/relationships/hyperlink" Target="../Docs/R1-2201271.zip" TargetMode="External"/><Relationship Id="rId1857" Type="http://schemas.openxmlformats.org/officeDocument/2006/relationships/hyperlink" Target="../Docs/R1-2202278.zip" TargetMode="External"/><Relationship Id="rId51" Type="http://schemas.openxmlformats.org/officeDocument/2006/relationships/hyperlink" Target="../Docs/R1-2201978.zip" TargetMode="External"/><Relationship Id="rId1412" Type="http://schemas.openxmlformats.org/officeDocument/2006/relationships/hyperlink" Target="../Docs/R1-2201583.zip" TargetMode="External"/><Relationship Id="rId1717" Type="http://schemas.openxmlformats.org/officeDocument/2006/relationships/hyperlink" Target="../Docs/R1-2202196.zip" TargetMode="External"/><Relationship Id="rId1924" Type="http://schemas.openxmlformats.org/officeDocument/2006/relationships/hyperlink" Target="../Docs/R1-2201494.zip" TargetMode="External"/><Relationship Id="rId298" Type="http://schemas.openxmlformats.org/officeDocument/2006/relationships/hyperlink" Target="../Docs/R1-2202066.zip" TargetMode="External"/><Relationship Id="rId158" Type="http://schemas.openxmlformats.org/officeDocument/2006/relationships/hyperlink" Target="../Docs/R1-2201750.zip" TargetMode="External"/><Relationship Id="rId2186" Type="http://schemas.openxmlformats.org/officeDocument/2006/relationships/oleObject" Target="embeddings/Microsoft_Visio_2003-2010_Drawing.vsd"/><Relationship Id="rId2393" Type="http://schemas.openxmlformats.org/officeDocument/2006/relationships/hyperlink" Target="../Docs/R1-2201561.zip" TargetMode="External"/><Relationship Id="rId2698" Type="http://schemas.openxmlformats.org/officeDocument/2006/relationships/hyperlink" Target="../Docs/R1-2200894.zip" TargetMode="External"/><Relationship Id="rId365" Type="http://schemas.openxmlformats.org/officeDocument/2006/relationships/hyperlink" Target="../Docs/R1-2201154.zip" TargetMode="External"/><Relationship Id="rId572" Type="http://schemas.openxmlformats.org/officeDocument/2006/relationships/hyperlink" Target="../Docs/R1-2202626.zip" TargetMode="External"/><Relationship Id="rId2046" Type="http://schemas.openxmlformats.org/officeDocument/2006/relationships/hyperlink" Target="../Docs/R1-2201497.zip" TargetMode="External"/><Relationship Id="rId2253" Type="http://schemas.openxmlformats.org/officeDocument/2006/relationships/hyperlink" Target="../Docs/R1-2202824.zip" TargetMode="External"/><Relationship Id="rId2460" Type="http://schemas.openxmlformats.org/officeDocument/2006/relationships/hyperlink" Target="../Docs/R1-2201801.zip" TargetMode="External"/><Relationship Id="rId225" Type="http://schemas.openxmlformats.org/officeDocument/2006/relationships/hyperlink" Target="../Docs/R1-2201159.zip" TargetMode="External"/><Relationship Id="rId432" Type="http://schemas.openxmlformats.org/officeDocument/2006/relationships/hyperlink" Target="../Docs/R1-2201145.zip" TargetMode="External"/><Relationship Id="rId877" Type="http://schemas.openxmlformats.org/officeDocument/2006/relationships/hyperlink" Target="../Docs/R1-2201618.zip" TargetMode="External"/><Relationship Id="rId1062" Type="http://schemas.openxmlformats.org/officeDocument/2006/relationships/hyperlink" Target="../Docs/R1-2201767.zip" TargetMode="External"/><Relationship Id="rId2113" Type="http://schemas.openxmlformats.org/officeDocument/2006/relationships/hyperlink" Target="../Docs/R1-2201298.zip" TargetMode="External"/><Relationship Id="rId2320" Type="http://schemas.openxmlformats.org/officeDocument/2006/relationships/hyperlink" Target="../Docs/R1-2201222.zip" TargetMode="External"/><Relationship Id="rId2558" Type="http://schemas.openxmlformats.org/officeDocument/2006/relationships/hyperlink" Target="../Docs/R1-2202959.zip" TargetMode="External"/><Relationship Id="rId2765" Type="http://schemas.openxmlformats.org/officeDocument/2006/relationships/hyperlink" Target="../Docs/R1-2202951.zip" TargetMode="External"/><Relationship Id="rId737" Type="http://schemas.openxmlformats.org/officeDocument/2006/relationships/hyperlink" Target="../Docs/R1-2201431.zip" TargetMode="External"/><Relationship Id="rId944" Type="http://schemas.openxmlformats.org/officeDocument/2006/relationships/hyperlink" Target="../Docs/R1-2201763.zip" TargetMode="External"/><Relationship Id="rId1367" Type="http://schemas.openxmlformats.org/officeDocument/2006/relationships/hyperlink" Target="../Docs/R1-2200857.zip" TargetMode="External"/><Relationship Id="rId1574" Type="http://schemas.openxmlformats.org/officeDocument/2006/relationships/hyperlink" Target="../Docs/R1-2201484.zip" TargetMode="External"/><Relationship Id="rId1781" Type="http://schemas.openxmlformats.org/officeDocument/2006/relationships/hyperlink" Target="../Docs/R1-2202085.zip" TargetMode="External"/><Relationship Id="rId2418" Type="http://schemas.openxmlformats.org/officeDocument/2006/relationships/hyperlink" Target="../Docs/R1-2202405.zip" TargetMode="External"/><Relationship Id="rId2625" Type="http://schemas.openxmlformats.org/officeDocument/2006/relationships/hyperlink" Target="../Docs/R1-2202760.zip" TargetMode="External"/><Relationship Id="rId73" Type="http://schemas.openxmlformats.org/officeDocument/2006/relationships/hyperlink" Target="../Docs/R1-2202108.zip" TargetMode="External"/><Relationship Id="rId804" Type="http://schemas.openxmlformats.org/officeDocument/2006/relationships/hyperlink" Target="../Docs/R1-2202284.zip" TargetMode="External"/><Relationship Id="rId1227" Type="http://schemas.openxmlformats.org/officeDocument/2006/relationships/image" Target="media/image9.png"/><Relationship Id="rId1434" Type="http://schemas.openxmlformats.org/officeDocument/2006/relationships/hyperlink" Target="../Docs/R1-2201481.zip" TargetMode="External"/><Relationship Id="rId1641" Type="http://schemas.openxmlformats.org/officeDocument/2006/relationships/oleObject" Target="embeddings/oleObject8.bin"/><Relationship Id="rId1879" Type="http://schemas.openxmlformats.org/officeDocument/2006/relationships/hyperlink" Target="../Docs/R1-2200926.zip" TargetMode="External"/><Relationship Id="rId1501" Type="http://schemas.openxmlformats.org/officeDocument/2006/relationships/hyperlink" Target="../Docs/R1-2202382.zip" TargetMode="External"/><Relationship Id="rId1739" Type="http://schemas.openxmlformats.org/officeDocument/2006/relationships/hyperlink" Target="../Docs/R1-2201925.zip" TargetMode="External"/><Relationship Id="rId1946" Type="http://schemas.openxmlformats.org/officeDocument/2006/relationships/hyperlink" Target="../Docs/R1-2202561.zip" TargetMode="External"/><Relationship Id="rId1806" Type="http://schemas.openxmlformats.org/officeDocument/2006/relationships/hyperlink" Target="../Docs/R1-2201964.zip" TargetMode="External"/><Relationship Id="rId387" Type="http://schemas.openxmlformats.org/officeDocument/2006/relationships/hyperlink" Target="../Docs/R1-2202656.zip" TargetMode="External"/><Relationship Id="rId594" Type="http://schemas.openxmlformats.org/officeDocument/2006/relationships/hyperlink" Target="../Docs/R1-2202185.zip" TargetMode="External"/><Relationship Id="rId2068" Type="http://schemas.openxmlformats.org/officeDocument/2006/relationships/hyperlink" Target="../Docs/R1-2200950.zip" TargetMode="External"/><Relationship Id="rId2275" Type="http://schemas.openxmlformats.org/officeDocument/2006/relationships/hyperlink" Target="../Docs/R1-2201723.zip" TargetMode="External"/><Relationship Id="rId247" Type="http://schemas.openxmlformats.org/officeDocument/2006/relationships/hyperlink" Target="../Docs/R1-2201842.zip" TargetMode="External"/><Relationship Id="rId899" Type="http://schemas.openxmlformats.org/officeDocument/2006/relationships/hyperlink" Target="../Docs/R1-2201083.zip" TargetMode="External"/><Relationship Id="rId1084" Type="http://schemas.openxmlformats.org/officeDocument/2006/relationships/hyperlink" Target="../Docs/R1-2201393.zip" TargetMode="External"/><Relationship Id="rId2482" Type="http://schemas.openxmlformats.org/officeDocument/2006/relationships/hyperlink" Target="../Docs/R1-2200979.zip" TargetMode="External"/><Relationship Id="rId2787" Type="http://schemas.openxmlformats.org/officeDocument/2006/relationships/hyperlink" Target="../Docs/R1-2202953.zip" TargetMode="External"/><Relationship Id="rId107" Type="http://schemas.openxmlformats.org/officeDocument/2006/relationships/hyperlink" Target="../Docs/R1-2202109.zip" TargetMode="External"/><Relationship Id="rId454" Type="http://schemas.openxmlformats.org/officeDocument/2006/relationships/hyperlink" Target="../Docs/R1-2202184.zip" TargetMode="External"/><Relationship Id="rId661" Type="http://schemas.openxmlformats.org/officeDocument/2006/relationships/hyperlink" Target="../Docs/R1-2201632.zip" TargetMode="External"/><Relationship Id="rId759" Type="http://schemas.openxmlformats.org/officeDocument/2006/relationships/hyperlink" Target="../Docs/R1-2201463.zip" TargetMode="External"/><Relationship Id="rId966" Type="http://schemas.openxmlformats.org/officeDocument/2006/relationships/hyperlink" Target="../Docs/R1-2202129.zip" TargetMode="External"/><Relationship Id="rId1291" Type="http://schemas.openxmlformats.org/officeDocument/2006/relationships/hyperlink" Target="../Docs/R1-2202710.zip" TargetMode="External"/><Relationship Id="rId1389" Type="http://schemas.openxmlformats.org/officeDocument/2006/relationships/hyperlink" Target="../Docs/R1-2201195.zip" TargetMode="External"/><Relationship Id="rId1596" Type="http://schemas.openxmlformats.org/officeDocument/2006/relationships/image" Target="cid:_Foxmail.1@368e8191-1442-baaa-b743-8b936dc50cad" TargetMode="External"/><Relationship Id="rId2135" Type="http://schemas.openxmlformats.org/officeDocument/2006/relationships/hyperlink" Target="../Docs/R1-2201299.zip" TargetMode="External"/><Relationship Id="rId2342" Type="http://schemas.openxmlformats.org/officeDocument/2006/relationships/hyperlink" Target="../Docs/R1-2201730.zip" TargetMode="External"/><Relationship Id="rId2647" Type="http://schemas.openxmlformats.org/officeDocument/2006/relationships/hyperlink" Target="../Docs/R1-2202893.zip" TargetMode="External"/><Relationship Id="rId314" Type="http://schemas.openxmlformats.org/officeDocument/2006/relationships/hyperlink" Target="../Docs/R1-2201432.zip" TargetMode="External"/><Relationship Id="rId521" Type="http://schemas.openxmlformats.org/officeDocument/2006/relationships/hyperlink" Target="../Docs/R1-2201069.zip" TargetMode="External"/><Relationship Id="rId619" Type="http://schemas.openxmlformats.org/officeDocument/2006/relationships/hyperlink" Target="../Docs/R1-2202439.zip" TargetMode="External"/><Relationship Id="rId1151" Type="http://schemas.openxmlformats.org/officeDocument/2006/relationships/hyperlink" Target="../Docs/R1-2201091.zip" TargetMode="External"/><Relationship Id="rId1249" Type="http://schemas.openxmlformats.org/officeDocument/2006/relationships/image" Target="media/image20.png"/><Relationship Id="rId2202" Type="http://schemas.openxmlformats.org/officeDocument/2006/relationships/hyperlink" Target="../Docs/R1-2201809.zip" TargetMode="External"/><Relationship Id="rId95" Type="http://schemas.openxmlformats.org/officeDocument/2006/relationships/hyperlink" Target="../Docs/R1-2201309.zip" TargetMode="External"/><Relationship Id="rId826" Type="http://schemas.openxmlformats.org/officeDocument/2006/relationships/hyperlink" Target="../Docs/R1-2201569.zip" TargetMode="External"/><Relationship Id="rId1011" Type="http://schemas.openxmlformats.org/officeDocument/2006/relationships/image" Target="media/image4.gif"/><Relationship Id="rId1109" Type="http://schemas.openxmlformats.org/officeDocument/2006/relationships/hyperlink" Target="../Docs/R1-2202437.zip" TargetMode="External"/><Relationship Id="rId1456" Type="http://schemas.openxmlformats.org/officeDocument/2006/relationships/hyperlink" Target="../Docs/R1-2201949.zip" TargetMode="External"/><Relationship Id="rId1663" Type="http://schemas.openxmlformats.org/officeDocument/2006/relationships/hyperlink" Target="../Docs/R1-2201486.zip" TargetMode="External"/><Relationship Id="rId1870" Type="http://schemas.openxmlformats.org/officeDocument/2006/relationships/hyperlink" Target="../Docs/R1-2202477.zip" TargetMode="External"/><Relationship Id="rId1968" Type="http://schemas.openxmlformats.org/officeDocument/2006/relationships/hyperlink" Target="../Docs/R1-2201907.zip" TargetMode="External"/><Relationship Id="rId2507" Type="http://schemas.openxmlformats.org/officeDocument/2006/relationships/footer" Target="footer1.xml"/><Relationship Id="rId2714" Type="http://schemas.openxmlformats.org/officeDocument/2006/relationships/hyperlink" Target="../Docs/R1-2200910.zip" TargetMode="External"/><Relationship Id="rId1316" Type="http://schemas.openxmlformats.org/officeDocument/2006/relationships/hyperlink" Target="../Docs/R1-2202362.zip" TargetMode="External"/><Relationship Id="rId1523" Type="http://schemas.openxmlformats.org/officeDocument/2006/relationships/hyperlink" Target="../Docs/R1-2201278.zip" TargetMode="External"/><Relationship Id="rId1730" Type="http://schemas.openxmlformats.org/officeDocument/2006/relationships/hyperlink" Target="../Docs/R1-2201284.zip" TargetMode="External"/><Relationship Id="rId22" Type="http://schemas.openxmlformats.org/officeDocument/2006/relationships/hyperlink" Target="../Docs/R1-2202269.zip" TargetMode="External"/><Relationship Id="rId1828" Type="http://schemas.openxmlformats.org/officeDocument/2006/relationships/hyperlink" Target="../Docs/R1-2201965.zip" TargetMode="External"/><Relationship Id="rId171" Type="http://schemas.openxmlformats.org/officeDocument/2006/relationships/hyperlink" Target="../Docs/R1-2201979.zip" TargetMode="External"/><Relationship Id="rId2297" Type="http://schemas.openxmlformats.org/officeDocument/2006/relationships/hyperlink" Target="../Docs/R1-2202039.zip" TargetMode="External"/><Relationship Id="rId269" Type="http://schemas.openxmlformats.org/officeDocument/2006/relationships/hyperlink" Target="../Docs/R1-2201832.zip" TargetMode="External"/><Relationship Id="rId476" Type="http://schemas.openxmlformats.org/officeDocument/2006/relationships/hyperlink" Target="../Docs/R1-2202597.zip" TargetMode="External"/><Relationship Id="rId683" Type="http://schemas.openxmlformats.org/officeDocument/2006/relationships/hyperlink" Target="../Docs/R1-2202453.zip" TargetMode="External"/><Relationship Id="rId890" Type="http://schemas.openxmlformats.org/officeDocument/2006/relationships/hyperlink" Target="../Docs/R1-2202649.zip" TargetMode="External"/><Relationship Id="rId2157" Type="http://schemas.openxmlformats.org/officeDocument/2006/relationships/hyperlink" Target="../Docs/R1-2202703.zip" TargetMode="External"/><Relationship Id="rId2364" Type="http://schemas.openxmlformats.org/officeDocument/2006/relationships/hyperlink" Target="../Docs/R1-2201884.zip" TargetMode="External"/><Relationship Id="rId2571" Type="http://schemas.openxmlformats.org/officeDocument/2006/relationships/hyperlink" Target="../Docs/R1-2202972.zip" TargetMode="External"/><Relationship Id="rId129" Type="http://schemas.openxmlformats.org/officeDocument/2006/relationships/hyperlink" Target="../Docs/R1-2201749.zip" TargetMode="External"/><Relationship Id="rId336" Type="http://schemas.openxmlformats.org/officeDocument/2006/relationships/hyperlink" Target="../Docs/R1-2202778.zip" TargetMode="External"/><Relationship Id="rId543" Type="http://schemas.openxmlformats.org/officeDocument/2006/relationships/hyperlink" Target="../Docs/R1-2201396.zip" TargetMode="External"/><Relationship Id="rId988" Type="http://schemas.openxmlformats.org/officeDocument/2006/relationships/hyperlink" Target="../Docs/R1-2201593.zip" TargetMode="External"/><Relationship Id="rId1173" Type="http://schemas.openxmlformats.org/officeDocument/2006/relationships/hyperlink" Target="../Docs/R1-2202707.zip" TargetMode="External"/><Relationship Id="rId1380" Type="http://schemas.openxmlformats.org/officeDocument/2006/relationships/hyperlink" Target="../Docs/R1-2201857.zip" TargetMode="External"/><Relationship Id="rId2017" Type="http://schemas.openxmlformats.org/officeDocument/2006/relationships/hyperlink" Target="../Docs/R1-2202232.zip" TargetMode="External"/><Relationship Id="rId2224" Type="http://schemas.openxmlformats.org/officeDocument/2006/relationships/oleObject" Target="embeddings/oleObject45.bin"/><Relationship Id="rId2669" Type="http://schemas.openxmlformats.org/officeDocument/2006/relationships/hyperlink" Target="../Docs/R1-2200866.zip" TargetMode="External"/><Relationship Id="rId403" Type="http://schemas.openxmlformats.org/officeDocument/2006/relationships/hyperlink" Target="../Docs/R1-2200972.zip" TargetMode="External"/><Relationship Id="rId750" Type="http://schemas.openxmlformats.org/officeDocument/2006/relationships/hyperlink" Target="../Docs/R1-2202865.zip" TargetMode="External"/><Relationship Id="rId848" Type="http://schemas.openxmlformats.org/officeDocument/2006/relationships/hyperlink" Target="../Docs/R1-2201537.zip" TargetMode="External"/><Relationship Id="rId1033" Type="http://schemas.openxmlformats.org/officeDocument/2006/relationships/hyperlink" Target="../Docs/R1-2201353.zip" TargetMode="External"/><Relationship Id="rId1478" Type="http://schemas.openxmlformats.org/officeDocument/2006/relationships/hyperlink" Target="../Docs/R1-2200917.zip" TargetMode="External"/><Relationship Id="rId1685" Type="http://schemas.openxmlformats.org/officeDocument/2006/relationships/hyperlink" Target="../Docs/R1-2202738.zip" TargetMode="External"/><Relationship Id="rId1892" Type="http://schemas.openxmlformats.org/officeDocument/2006/relationships/hyperlink" Target="../Docs/R1-2202702.zip" TargetMode="External"/><Relationship Id="rId2431" Type="http://schemas.openxmlformats.org/officeDocument/2006/relationships/hyperlink" Target="../Docs/R1-2201930.zip" TargetMode="External"/><Relationship Id="rId2529" Type="http://schemas.openxmlformats.org/officeDocument/2006/relationships/hyperlink" Target="../Docs/R1-2202752.zip" TargetMode="External"/><Relationship Id="rId2736" Type="http://schemas.openxmlformats.org/officeDocument/2006/relationships/hyperlink" Target="../Docs/R1-2202973.zip" TargetMode="External"/><Relationship Id="rId610" Type="http://schemas.openxmlformats.org/officeDocument/2006/relationships/hyperlink" Target="../Docs/R1-2202118.zip" TargetMode="External"/><Relationship Id="rId708" Type="http://schemas.openxmlformats.org/officeDocument/2006/relationships/hyperlink" Target="../Docs/R1-2202764.zip" TargetMode="External"/><Relationship Id="rId915" Type="http://schemas.openxmlformats.org/officeDocument/2006/relationships/hyperlink" Target="../Docs/R1-2202321.zip" TargetMode="External"/><Relationship Id="rId1240" Type="http://schemas.openxmlformats.org/officeDocument/2006/relationships/image" Target="cid:image018.png@01D82A7E.AF1DC7C0" TargetMode="External"/><Relationship Id="rId1338" Type="http://schemas.openxmlformats.org/officeDocument/2006/relationships/hyperlink" Target="../Docs/R1-2202620.zip" TargetMode="External"/><Relationship Id="rId1545" Type="http://schemas.openxmlformats.org/officeDocument/2006/relationships/hyperlink" Target="../Docs/R1-2202897.zip" TargetMode="External"/><Relationship Id="rId1100" Type="http://schemas.openxmlformats.org/officeDocument/2006/relationships/hyperlink" Target="../Docs/R1-2202275.zip" TargetMode="External"/><Relationship Id="rId1405" Type="http://schemas.openxmlformats.org/officeDocument/2006/relationships/hyperlink" Target="../Docs/R1-2202605.zip" TargetMode="External"/><Relationship Id="rId1752" Type="http://schemas.openxmlformats.org/officeDocument/2006/relationships/image" Target="media/image56.wmf"/><Relationship Id="rId44" Type="http://schemas.openxmlformats.org/officeDocument/2006/relationships/hyperlink" Target="../Docs/R1-2200872.zip" TargetMode="External"/><Relationship Id="rId1612" Type="http://schemas.openxmlformats.org/officeDocument/2006/relationships/hyperlink" Target="../Docs/R1-2201778.zip" TargetMode="External"/><Relationship Id="rId1917" Type="http://schemas.openxmlformats.org/officeDocument/2006/relationships/hyperlink" Target="../Docs/R1-2200980.zip" TargetMode="External"/><Relationship Id="rId193" Type="http://schemas.openxmlformats.org/officeDocument/2006/relationships/hyperlink" Target="../Docs/R1-2200869.zip" TargetMode="External"/><Relationship Id="rId498" Type="http://schemas.openxmlformats.org/officeDocument/2006/relationships/hyperlink" Target="../Docs/R1-2201649.zip" TargetMode="External"/><Relationship Id="rId2081" Type="http://schemas.openxmlformats.org/officeDocument/2006/relationships/hyperlink" Target="../Docs/R1-2202036.zip" TargetMode="External"/><Relationship Id="rId2179" Type="http://schemas.openxmlformats.org/officeDocument/2006/relationships/hyperlink" Target="../Docs/R1-2202210.zip" TargetMode="External"/><Relationship Id="rId260" Type="http://schemas.openxmlformats.org/officeDocument/2006/relationships/hyperlink" Target="../Docs/R1-2200881.zip" TargetMode="External"/><Relationship Id="rId2386" Type="http://schemas.openxmlformats.org/officeDocument/2006/relationships/hyperlink" Target="../Docs/R1-2201126.zip" TargetMode="External"/><Relationship Id="rId2593" Type="http://schemas.openxmlformats.org/officeDocument/2006/relationships/hyperlink" Target="../Docs/R1-2202994.zip" TargetMode="External"/><Relationship Id="rId120" Type="http://schemas.openxmlformats.org/officeDocument/2006/relationships/hyperlink" Target="../Docs/R1-2201314.zip" TargetMode="External"/><Relationship Id="rId358" Type="http://schemas.openxmlformats.org/officeDocument/2006/relationships/hyperlink" Target="../Docs/R1-2202891.zip" TargetMode="External"/><Relationship Id="rId565" Type="http://schemas.openxmlformats.org/officeDocument/2006/relationships/hyperlink" Target="../Docs/R1-2201604.zip" TargetMode="External"/><Relationship Id="rId772" Type="http://schemas.openxmlformats.org/officeDocument/2006/relationships/hyperlink" Target="../Docs/R1-2202057.zip" TargetMode="External"/><Relationship Id="rId1195" Type="http://schemas.openxmlformats.org/officeDocument/2006/relationships/hyperlink" Target="../Docs/R1-2201184.zip" TargetMode="External"/><Relationship Id="rId2039" Type="http://schemas.openxmlformats.org/officeDocument/2006/relationships/hyperlink" Target="../Docs/R1-2202827.zip" TargetMode="External"/><Relationship Id="rId2246" Type="http://schemas.openxmlformats.org/officeDocument/2006/relationships/hyperlink" Target="../Docs/R1-2201951.zip" TargetMode="External"/><Relationship Id="rId2453" Type="http://schemas.openxmlformats.org/officeDocument/2006/relationships/hyperlink" Target="../Docs/R1-2202395.zip" TargetMode="External"/><Relationship Id="rId2660" Type="http://schemas.openxmlformats.org/officeDocument/2006/relationships/hyperlink" Target="../Docs/R1-2200857.zi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rias\AppData\Roaming\Microsoft\Templates\3gpp_7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DCEEC-EDAA-4DE4-A59D-1D2A80D3E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3gpp_70.dot</Template>
  <TotalTime>12666</TotalTime>
  <Pages>178</Pages>
  <Words>114052</Words>
  <Characters>650100</Characters>
  <Application>Microsoft Office Word</Application>
  <DocSecurity>0</DocSecurity>
  <Lines>5417</Lines>
  <Paragraphs>1525</Paragraphs>
  <ScaleCrop>false</ScaleCrop>
  <HeadingPairs>
    <vt:vector size="2" baseType="variant">
      <vt:variant>
        <vt:lpstr>Title</vt:lpstr>
      </vt:variant>
      <vt:variant>
        <vt:i4>1</vt:i4>
      </vt:variant>
    </vt:vector>
  </HeadingPairs>
  <TitlesOfParts>
    <vt:vector size="1" baseType="lpstr">
      <vt:lpstr>RAN1#90bis</vt:lpstr>
    </vt:vector>
  </TitlesOfParts>
  <Company>ETSI</Company>
  <LinksUpToDate>false</LinksUpToDate>
  <CharactersWithSpaces>762627</CharactersWithSpaces>
  <SharedDoc>false</SharedDoc>
  <HLinks>
    <vt:vector size="8130" baseType="variant">
      <vt:variant>
        <vt:i4>4653059</vt:i4>
      </vt:variant>
      <vt:variant>
        <vt:i4>4446</vt:i4>
      </vt:variant>
      <vt:variant>
        <vt:i4>0</vt:i4>
      </vt:variant>
      <vt:variant>
        <vt:i4>5</vt:i4>
      </vt:variant>
      <vt:variant>
        <vt:lpwstr>../Docs/R1-136008.zip</vt:lpwstr>
      </vt:variant>
      <vt:variant>
        <vt:lpwstr/>
      </vt:variant>
      <vt:variant>
        <vt:i4>4587530</vt:i4>
      </vt:variant>
      <vt:variant>
        <vt:i4>4443</vt:i4>
      </vt:variant>
      <vt:variant>
        <vt:i4>0</vt:i4>
      </vt:variant>
      <vt:variant>
        <vt:i4>5</vt:i4>
      </vt:variant>
      <vt:variant>
        <vt:lpwstr>../Docs/R1-136011.zip</vt:lpwstr>
      </vt:variant>
      <vt:variant>
        <vt:lpwstr/>
      </vt:variant>
      <vt:variant>
        <vt:i4>4259843</vt:i4>
      </vt:variant>
      <vt:variant>
        <vt:i4>4440</vt:i4>
      </vt:variant>
      <vt:variant>
        <vt:i4>0</vt:i4>
      </vt:variant>
      <vt:variant>
        <vt:i4>5</vt:i4>
      </vt:variant>
      <vt:variant>
        <vt:lpwstr>../Docs/R1-135951.zip</vt:lpwstr>
      </vt:variant>
      <vt:variant>
        <vt:lpwstr/>
      </vt:variant>
      <vt:variant>
        <vt:i4>4456461</vt:i4>
      </vt:variant>
      <vt:variant>
        <vt:i4>4437</vt:i4>
      </vt:variant>
      <vt:variant>
        <vt:i4>0</vt:i4>
      </vt:variant>
      <vt:variant>
        <vt:i4>5</vt:i4>
      </vt:variant>
      <vt:variant>
        <vt:lpwstr>../Docs/R1-136036.zip</vt:lpwstr>
      </vt:variant>
      <vt:variant>
        <vt:lpwstr/>
      </vt:variant>
      <vt:variant>
        <vt:i4>4521994</vt:i4>
      </vt:variant>
      <vt:variant>
        <vt:i4>4434</vt:i4>
      </vt:variant>
      <vt:variant>
        <vt:i4>0</vt:i4>
      </vt:variant>
      <vt:variant>
        <vt:i4>5</vt:i4>
      </vt:variant>
      <vt:variant>
        <vt:lpwstr>../Docs/R1-136021.zip</vt:lpwstr>
      </vt:variant>
      <vt:variant>
        <vt:lpwstr/>
      </vt:variant>
      <vt:variant>
        <vt:i4>4325388</vt:i4>
      </vt:variant>
      <vt:variant>
        <vt:i4>4431</vt:i4>
      </vt:variant>
      <vt:variant>
        <vt:i4>0</vt:i4>
      </vt:variant>
      <vt:variant>
        <vt:i4>5</vt:i4>
      </vt:variant>
      <vt:variant>
        <vt:lpwstr>../Docs/R1-136057.zip</vt:lpwstr>
      </vt:variant>
      <vt:variant>
        <vt:lpwstr/>
      </vt:variant>
      <vt:variant>
        <vt:i4>4325388</vt:i4>
      </vt:variant>
      <vt:variant>
        <vt:i4>4428</vt:i4>
      </vt:variant>
      <vt:variant>
        <vt:i4>0</vt:i4>
      </vt:variant>
      <vt:variant>
        <vt:i4>5</vt:i4>
      </vt:variant>
      <vt:variant>
        <vt:lpwstr>../Docs/R1-136057.zip</vt:lpwstr>
      </vt:variant>
      <vt:variant>
        <vt:lpwstr/>
      </vt:variant>
      <vt:variant>
        <vt:i4>4194305</vt:i4>
      </vt:variant>
      <vt:variant>
        <vt:i4>4425</vt:i4>
      </vt:variant>
      <vt:variant>
        <vt:i4>0</vt:i4>
      </vt:variant>
      <vt:variant>
        <vt:i4>5</vt:i4>
      </vt:variant>
      <vt:variant>
        <vt:lpwstr>../Docs/R1-135943.zip</vt:lpwstr>
      </vt:variant>
      <vt:variant>
        <vt:lpwstr/>
      </vt:variant>
      <vt:variant>
        <vt:i4>4653069</vt:i4>
      </vt:variant>
      <vt:variant>
        <vt:i4>4422</vt:i4>
      </vt:variant>
      <vt:variant>
        <vt:i4>0</vt:i4>
      </vt:variant>
      <vt:variant>
        <vt:i4>5</vt:i4>
      </vt:variant>
      <vt:variant>
        <vt:lpwstr>../Docs/R1-136006.zip</vt:lpwstr>
      </vt:variant>
      <vt:variant>
        <vt:lpwstr/>
      </vt:variant>
      <vt:variant>
        <vt:i4>4521998</vt:i4>
      </vt:variant>
      <vt:variant>
        <vt:i4>4419</vt:i4>
      </vt:variant>
      <vt:variant>
        <vt:i4>0</vt:i4>
      </vt:variant>
      <vt:variant>
        <vt:i4>5</vt:i4>
      </vt:variant>
      <vt:variant>
        <vt:lpwstr>../Docs/R1-136025.zip</vt:lpwstr>
      </vt:variant>
      <vt:variant>
        <vt:lpwstr/>
      </vt:variant>
      <vt:variant>
        <vt:i4>5177352</vt:i4>
      </vt:variant>
      <vt:variant>
        <vt:i4>4416</vt:i4>
      </vt:variant>
      <vt:variant>
        <vt:i4>0</vt:i4>
      </vt:variant>
      <vt:variant>
        <vt:i4>5</vt:i4>
      </vt:variant>
      <vt:variant>
        <vt:lpwstr>../Docs/R1-136083.zip</vt:lpwstr>
      </vt:variant>
      <vt:variant>
        <vt:lpwstr/>
      </vt:variant>
      <vt:variant>
        <vt:i4>5177353</vt:i4>
      </vt:variant>
      <vt:variant>
        <vt:i4>4413</vt:i4>
      </vt:variant>
      <vt:variant>
        <vt:i4>0</vt:i4>
      </vt:variant>
      <vt:variant>
        <vt:i4>5</vt:i4>
      </vt:variant>
      <vt:variant>
        <vt:lpwstr>../Docs/R1-136082.zip</vt:lpwstr>
      </vt:variant>
      <vt:variant>
        <vt:lpwstr/>
      </vt:variant>
      <vt:variant>
        <vt:i4>5177353</vt:i4>
      </vt:variant>
      <vt:variant>
        <vt:i4>4410</vt:i4>
      </vt:variant>
      <vt:variant>
        <vt:i4>0</vt:i4>
      </vt:variant>
      <vt:variant>
        <vt:i4>5</vt:i4>
      </vt:variant>
      <vt:variant>
        <vt:lpwstr>../Docs/R1-136082.zip</vt:lpwstr>
      </vt:variant>
      <vt:variant>
        <vt:lpwstr/>
      </vt:variant>
      <vt:variant>
        <vt:i4>5177355</vt:i4>
      </vt:variant>
      <vt:variant>
        <vt:i4>4407</vt:i4>
      </vt:variant>
      <vt:variant>
        <vt:i4>0</vt:i4>
      </vt:variant>
      <vt:variant>
        <vt:i4>5</vt:i4>
      </vt:variant>
      <vt:variant>
        <vt:lpwstr>../Docs/R1-136080.zip</vt:lpwstr>
      </vt:variant>
      <vt:variant>
        <vt:lpwstr/>
      </vt:variant>
      <vt:variant>
        <vt:i4>5046282</vt:i4>
      </vt:variant>
      <vt:variant>
        <vt:i4>4404</vt:i4>
      </vt:variant>
      <vt:variant>
        <vt:i4>0</vt:i4>
      </vt:variant>
      <vt:variant>
        <vt:i4>5</vt:i4>
      </vt:variant>
      <vt:variant>
        <vt:lpwstr>../Docs/R1-135998.zip</vt:lpwstr>
      </vt:variant>
      <vt:variant>
        <vt:lpwstr/>
      </vt:variant>
      <vt:variant>
        <vt:i4>4521986</vt:i4>
      </vt:variant>
      <vt:variant>
        <vt:i4>4401</vt:i4>
      </vt:variant>
      <vt:variant>
        <vt:i4>0</vt:i4>
      </vt:variant>
      <vt:variant>
        <vt:i4>5</vt:i4>
      </vt:variant>
      <vt:variant>
        <vt:lpwstr>../Docs/R1-135910.zip</vt:lpwstr>
      </vt:variant>
      <vt:variant>
        <vt:lpwstr/>
      </vt:variant>
      <vt:variant>
        <vt:i4>4390925</vt:i4>
      </vt:variant>
      <vt:variant>
        <vt:i4>4398</vt:i4>
      </vt:variant>
      <vt:variant>
        <vt:i4>0</vt:i4>
      </vt:variant>
      <vt:variant>
        <vt:i4>5</vt:i4>
      </vt:variant>
      <vt:variant>
        <vt:lpwstr>../Docs/R1-136046.zip</vt:lpwstr>
      </vt:variant>
      <vt:variant>
        <vt:lpwstr/>
      </vt:variant>
      <vt:variant>
        <vt:i4>4390925</vt:i4>
      </vt:variant>
      <vt:variant>
        <vt:i4>4395</vt:i4>
      </vt:variant>
      <vt:variant>
        <vt:i4>0</vt:i4>
      </vt:variant>
      <vt:variant>
        <vt:i4>5</vt:i4>
      </vt:variant>
      <vt:variant>
        <vt:lpwstr>../Docs/R1-136046.zip</vt:lpwstr>
      </vt:variant>
      <vt:variant>
        <vt:lpwstr/>
      </vt:variant>
      <vt:variant>
        <vt:i4>4390927</vt:i4>
      </vt:variant>
      <vt:variant>
        <vt:i4>4392</vt:i4>
      </vt:variant>
      <vt:variant>
        <vt:i4>0</vt:i4>
      </vt:variant>
      <vt:variant>
        <vt:i4>5</vt:i4>
      </vt:variant>
      <vt:variant>
        <vt:lpwstr>../Docs/R1-136044.zip</vt:lpwstr>
      </vt:variant>
      <vt:variant>
        <vt:lpwstr/>
      </vt:variant>
      <vt:variant>
        <vt:i4>4390921</vt:i4>
      </vt:variant>
      <vt:variant>
        <vt:i4>4389</vt:i4>
      </vt:variant>
      <vt:variant>
        <vt:i4>0</vt:i4>
      </vt:variant>
      <vt:variant>
        <vt:i4>5</vt:i4>
      </vt:variant>
      <vt:variant>
        <vt:lpwstr>../Docs/R1-136042.zip</vt:lpwstr>
      </vt:variant>
      <vt:variant>
        <vt:lpwstr/>
      </vt:variant>
      <vt:variant>
        <vt:i4>4390920</vt:i4>
      </vt:variant>
      <vt:variant>
        <vt:i4>4386</vt:i4>
      </vt:variant>
      <vt:variant>
        <vt:i4>0</vt:i4>
      </vt:variant>
      <vt:variant>
        <vt:i4>5</vt:i4>
      </vt:variant>
      <vt:variant>
        <vt:lpwstr>../Docs/R1-136043.zip</vt:lpwstr>
      </vt:variant>
      <vt:variant>
        <vt:lpwstr/>
      </vt:variant>
      <vt:variant>
        <vt:i4>4587527</vt:i4>
      </vt:variant>
      <vt:variant>
        <vt:i4>4383</vt:i4>
      </vt:variant>
      <vt:variant>
        <vt:i4>0</vt:i4>
      </vt:variant>
      <vt:variant>
        <vt:i4>5</vt:i4>
      </vt:variant>
      <vt:variant>
        <vt:lpwstr>../Docs/R1-135925.zip</vt:lpwstr>
      </vt:variant>
      <vt:variant>
        <vt:lpwstr/>
      </vt:variant>
      <vt:variant>
        <vt:i4>4587524</vt:i4>
      </vt:variant>
      <vt:variant>
        <vt:i4>4380</vt:i4>
      </vt:variant>
      <vt:variant>
        <vt:i4>0</vt:i4>
      </vt:variant>
      <vt:variant>
        <vt:i4>5</vt:i4>
      </vt:variant>
      <vt:variant>
        <vt:lpwstr>../Docs/R1-135926.zip</vt:lpwstr>
      </vt:variant>
      <vt:variant>
        <vt:lpwstr/>
      </vt:variant>
      <vt:variant>
        <vt:i4>5046274</vt:i4>
      </vt:variant>
      <vt:variant>
        <vt:i4>4377</vt:i4>
      </vt:variant>
      <vt:variant>
        <vt:i4>0</vt:i4>
      </vt:variant>
      <vt:variant>
        <vt:i4>5</vt:i4>
      </vt:variant>
      <vt:variant>
        <vt:lpwstr>../Docs/R1-135990.zip</vt:lpwstr>
      </vt:variant>
      <vt:variant>
        <vt:lpwstr/>
      </vt:variant>
      <vt:variant>
        <vt:i4>5046277</vt:i4>
      </vt:variant>
      <vt:variant>
        <vt:i4>4374</vt:i4>
      </vt:variant>
      <vt:variant>
        <vt:i4>0</vt:i4>
      </vt:variant>
      <vt:variant>
        <vt:i4>5</vt:i4>
      </vt:variant>
      <vt:variant>
        <vt:lpwstr>../Docs/R1-135997.zip</vt:lpwstr>
      </vt:variant>
      <vt:variant>
        <vt:lpwstr/>
      </vt:variant>
      <vt:variant>
        <vt:i4>4980746</vt:i4>
      </vt:variant>
      <vt:variant>
        <vt:i4>4371</vt:i4>
      </vt:variant>
      <vt:variant>
        <vt:i4>0</vt:i4>
      </vt:variant>
      <vt:variant>
        <vt:i4>5</vt:i4>
      </vt:variant>
      <vt:variant>
        <vt:lpwstr>../Docs/R1-135786.zip</vt:lpwstr>
      </vt:variant>
      <vt:variant>
        <vt:lpwstr/>
      </vt:variant>
      <vt:variant>
        <vt:i4>4980745</vt:i4>
      </vt:variant>
      <vt:variant>
        <vt:i4>4368</vt:i4>
      </vt:variant>
      <vt:variant>
        <vt:i4>0</vt:i4>
      </vt:variant>
      <vt:variant>
        <vt:i4>5</vt:i4>
      </vt:variant>
      <vt:variant>
        <vt:lpwstr>../Docs/R1-135785.zip</vt:lpwstr>
      </vt:variant>
      <vt:variant>
        <vt:lpwstr/>
      </vt:variant>
      <vt:variant>
        <vt:i4>4980747</vt:i4>
      </vt:variant>
      <vt:variant>
        <vt:i4>4365</vt:i4>
      </vt:variant>
      <vt:variant>
        <vt:i4>0</vt:i4>
      </vt:variant>
      <vt:variant>
        <vt:i4>5</vt:i4>
      </vt:variant>
      <vt:variant>
        <vt:lpwstr>../Docs/R1-135989.zip</vt:lpwstr>
      </vt:variant>
      <vt:variant>
        <vt:lpwstr/>
      </vt:variant>
      <vt:variant>
        <vt:i4>5046276</vt:i4>
      </vt:variant>
      <vt:variant>
        <vt:i4>4362</vt:i4>
      </vt:variant>
      <vt:variant>
        <vt:i4>0</vt:i4>
      </vt:variant>
      <vt:variant>
        <vt:i4>5</vt:i4>
      </vt:variant>
      <vt:variant>
        <vt:lpwstr>../Docs/R1-135996.zip</vt:lpwstr>
      </vt:variant>
      <vt:variant>
        <vt:lpwstr/>
      </vt:variant>
      <vt:variant>
        <vt:i4>5046285</vt:i4>
      </vt:variant>
      <vt:variant>
        <vt:i4>4359</vt:i4>
      </vt:variant>
      <vt:variant>
        <vt:i4>0</vt:i4>
      </vt:variant>
      <vt:variant>
        <vt:i4>5</vt:i4>
      </vt:variant>
      <vt:variant>
        <vt:lpwstr>../Docs/R1-135690.zip</vt:lpwstr>
      </vt:variant>
      <vt:variant>
        <vt:lpwstr/>
      </vt:variant>
      <vt:variant>
        <vt:i4>4194314</vt:i4>
      </vt:variant>
      <vt:variant>
        <vt:i4>4356</vt:i4>
      </vt:variant>
      <vt:variant>
        <vt:i4>0</vt:i4>
      </vt:variant>
      <vt:variant>
        <vt:i4>5</vt:i4>
      </vt:variant>
      <vt:variant>
        <vt:lpwstr>../Docs/R1-135849.zip</vt:lpwstr>
      </vt:variant>
      <vt:variant>
        <vt:lpwstr/>
      </vt:variant>
      <vt:variant>
        <vt:i4>4325390</vt:i4>
      </vt:variant>
      <vt:variant>
        <vt:i4>4353</vt:i4>
      </vt:variant>
      <vt:variant>
        <vt:i4>0</vt:i4>
      </vt:variant>
      <vt:variant>
        <vt:i4>5</vt:i4>
      </vt:variant>
      <vt:variant>
        <vt:lpwstr>../Docs/R1-136055.zip</vt:lpwstr>
      </vt:variant>
      <vt:variant>
        <vt:lpwstr/>
      </vt:variant>
      <vt:variant>
        <vt:i4>4259854</vt:i4>
      </vt:variant>
      <vt:variant>
        <vt:i4>4350</vt:i4>
      </vt:variant>
      <vt:variant>
        <vt:i4>0</vt:i4>
      </vt:variant>
      <vt:variant>
        <vt:i4>5</vt:i4>
      </vt:variant>
      <vt:variant>
        <vt:lpwstr>../Docs/R1-136065.zip</vt:lpwstr>
      </vt:variant>
      <vt:variant>
        <vt:lpwstr/>
      </vt:variant>
      <vt:variant>
        <vt:i4>4325383</vt:i4>
      </vt:variant>
      <vt:variant>
        <vt:i4>4347</vt:i4>
      </vt:variant>
      <vt:variant>
        <vt:i4>0</vt:i4>
      </vt:variant>
      <vt:variant>
        <vt:i4>5</vt:i4>
      </vt:variant>
      <vt:variant>
        <vt:lpwstr>../Docs/R1-135864.zip</vt:lpwstr>
      </vt:variant>
      <vt:variant>
        <vt:lpwstr/>
      </vt:variant>
      <vt:variant>
        <vt:i4>4980740</vt:i4>
      </vt:variant>
      <vt:variant>
        <vt:i4>4344</vt:i4>
      </vt:variant>
      <vt:variant>
        <vt:i4>0</vt:i4>
      </vt:variant>
      <vt:variant>
        <vt:i4>5</vt:i4>
      </vt:variant>
      <vt:variant>
        <vt:lpwstr>../Docs/R1-135986.zip</vt:lpwstr>
      </vt:variant>
      <vt:variant>
        <vt:lpwstr/>
      </vt:variant>
      <vt:variant>
        <vt:i4>4390926</vt:i4>
      </vt:variant>
      <vt:variant>
        <vt:i4>4341</vt:i4>
      </vt:variant>
      <vt:variant>
        <vt:i4>0</vt:i4>
      </vt:variant>
      <vt:variant>
        <vt:i4>5</vt:i4>
      </vt:variant>
      <vt:variant>
        <vt:lpwstr>../Docs/R1-136045.zip</vt:lpwstr>
      </vt:variant>
      <vt:variant>
        <vt:lpwstr/>
      </vt:variant>
      <vt:variant>
        <vt:i4>4456463</vt:i4>
      </vt:variant>
      <vt:variant>
        <vt:i4>4338</vt:i4>
      </vt:variant>
      <vt:variant>
        <vt:i4>0</vt:i4>
      </vt:variant>
      <vt:variant>
        <vt:i4>5</vt:i4>
      </vt:variant>
      <vt:variant>
        <vt:lpwstr>../Docs/R1-136034.zip</vt:lpwstr>
      </vt:variant>
      <vt:variant>
        <vt:lpwstr/>
      </vt:variant>
      <vt:variant>
        <vt:i4>4653071</vt:i4>
      </vt:variant>
      <vt:variant>
        <vt:i4>4335</vt:i4>
      </vt:variant>
      <vt:variant>
        <vt:i4>0</vt:i4>
      </vt:variant>
      <vt:variant>
        <vt:i4>5</vt:i4>
      </vt:variant>
      <vt:variant>
        <vt:lpwstr>../Docs/R1-136004.zip</vt:lpwstr>
      </vt:variant>
      <vt:variant>
        <vt:lpwstr/>
      </vt:variant>
      <vt:variant>
        <vt:i4>4653057</vt:i4>
      </vt:variant>
      <vt:variant>
        <vt:i4>4332</vt:i4>
      </vt:variant>
      <vt:variant>
        <vt:i4>0</vt:i4>
      </vt:variant>
      <vt:variant>
        <vt:i4>5</vt:i4>
      </vt:variant>
      <vt:variant>
        <vt:lpwstr>../Docs/R1-135832.zip</vt:lpwstr>
      </vt:variant>
      <vt:variant>
        <vt:lpwstr/>
      </vt:variant>
      <vt:variant>
        <vt:i4>4456450</vt:i4>
      </vt:variant>
      <vt:variant>
        <vt:i4>4329</vt:i4>
      </vt:variant>
      <vt:variant>
        <vt:i4>0</vt:i4>
      </vt:variant>
      <vt:variant>
        <vt:i4>5</vt:i4>
      </vt:variant>
      <vt:variant>
        <vt:lpwstr>../Docs/R1-135009.zip</vt:lpwstr>
      </vt:variant>
      <vt:variant>
        <vt:lpwstr/>
      </vt:variant>
      <vt:variant>
        <vt:i4>4325386</vt:i4>
      </vt:variant>
      <vt:variant>
        <vt:i4>4326</vt:i4>
      </vt:variant>
      <vt:variant>
        <vt:i4>0</vt:i4>
      </vt:variant>
      <vt:variant>
        <vt:i4>5</vt:i4>
      </vt:variant>
      <vt:variant>
        <vt:lpwstr>../Docs/R1-132819.zip</vt:lpwstr>
      </vt:variant>
      <vt:variant>
        <vt:lpwstr/>
      </vt:variant>
      <vt:variant>
        <vt:i4>4456451</vt:i4>
      </vt:variant>
      <vt:variant>
        <vt:i4>4323</vt:i4>
      </vt:variant>
      <vt:variant>
        <vt:i4>0</vt:i4>
      </vt:variant>
      <vt:variant>
        <vt:i4>5</vt:i4>
      </vt:variant>
      <vt:variant>
        <vt:lpwstr>../Docs/R1-135008.zip</vt:lpwstr>
      </vt:variant>
      <vt:variant>
        <vt:lpwstr/>
      </vt:variant>
      <vt:variant>
        <vt:i4>4456460</vt:i4>
      </vt:variant>
      <vt:variant>
        <vt:i4>4320</vt:i4>
      </vt:variant>
      <vt:variant>
        <vt:i4>0</vt:i4>
      </vt:variant>
      <vt:variant>
        <vt:i4>5</vt:i4>
      </vt:variant>
      <vt:variant>
        <vt:lpwstr>../Docs/R1-135007.zip</vt:lpwstr>
      </vt:variant>
      <vt:variant>
        <vt:lpwstr/>
      </vt:variant>
      <vt:variant>
        <vt:i4>4456461</vt:i4>
      </vt:variant>
      <vt:variant>
        <vt:i4>4317</vt:i4>
      </vt:variant>
      <vt:variant>
        <vt:i4>0</vt:i4>
      </vt:variant>
      <vt:variant>
        <vt:i4>5</vt:i4>
      </vt:variant>
      <vt:variant>
        <vt:lpwstr>../Docs/R1-135006.zip</vt:lpwstr>
      </vt:variant>
      <vt:variant>
        <vt:lpwstr/>
      </vt:variant>
      <vt:variant>
        <vt:i4>4456462</vt:i4>
      </vt:variant>
      <vt:variant>
        <vt:i4>4314</vt:i4>
      </vt:variant>
      <vt:variant>
        <vt:i4>0</vt:i4>
      </vt:variant>
      <vt:variant>
        <vt:i4>5</vt:i4>
      </vt:variant>
      <vt:variant>
        <vt:lpwstr>../Docs/R1-135005.zip</vt:lpwstr>
      </vt:variant>
      <vt:variant>
        <vt:lpwstr/>
      </vt:variant>
      <vt:variant>
        <vt:i4>4456463</vt:i4>
      </vt:variant>
      <vt:variant>
        <vt:i4>4311</vt:i4>
      </vt:variant>
      <vt:variant>
        <vt:i4>0</vt:i4>
      </vt:variant>
      <vt:variant>
        <vt:i4>5</vt:i4>
      </vt:variant>
      <vt:variant>
        <vt:lpwstr>../Docs/R1-135004.zip</vt:lpwstr>
      </vt:variant>
      <vt:variant>
        <vt:lpwstr/>
      </vt:variant>
      <vt:variant>
        <vt:i4>4456456</vt:i4>
      </vt:variant>
      <vt:variant>
        <vt:i4>4308</vt:i4>
      </vt:variant>
      <vt:variant>
        <vt:i4>0</vt:i4>
      </vt:variant>
      <vt:variant>
        <vt:i4>5</vt:i4>
      </vt:variant>
      <vt:variant>
        <vt:lpwstr>../Docs/R1-135003.zip</vt:lpwstr>
      </vt:variant>
      <vt:variant>
        <vt:lpwstr/>
      </vt:variant>
      <vt:variant>
        <vt:i4>4456457</vt:i4>
      </vt:variant>
      <vt:variant>
        <vt:i4>4305</vt:i4>
      </vt:variant>
      <vt:variant>
        <vt:i4>0</vt:i4>
      </vt:variant>
      <vt:variant>
        <vt:i4>5</vt:i4>
      </vt:variant>
      <vt:variant>
        <vt:lpwstr>../Docs/R1-135002.zip</vt:lpwstr>
      </vt:variant>
      <vt:variant>
        <vt:lpwstr/>
      </vt:variant>
      <vt:variant>
        <vt:i4>4259852</vt:i4>
      </vt:variant>
      <vt:variant>
        <vt:i4>4302</vt:i4>
      </vt:variant>
      <vt:variant>
        <vt:i4>0</vt:i4>
      </vt:variant>
      <vt:variant>
        <vt:i4>5</vt:i4>
      </vt:variant>
      <vt:variant>
        <vt:lpwstr>../Docs/R1-136067.zip</vt:lpwstr>
      </vt:variant>
      <vt:variant>
        <vt:lpwstr/>
      </vt:variant>
      <vt:variant>
        <vt:i4>4325383</vt:i4>
      </vt:variant>
      <vt:variant>
        <vt:i4>4299</vt:i4>
      </vt:variant>
      <vt:variant>
        <vt:i4>0</vt:i4>
      </vt:variant>
      <vt:variant>
        <vt:i4>5</vt:i4>
      </vt:variant>
      <vt:variant>
        <vt:lpwstr>../Docs/R1-135864.zip</vt:lpwstr>
      </vt:variant>
      <vt:variant>
        <vt:lpwstr/>
      </vt:variant>
      <vt:variant>
        <vt:i4>4980740</vt:i4>
      </vt:variant>
      <vt:variant>
        <vt:i4>4296</vt:i4>
      </vt:variant>
      <vt:variant>
        <vt:i4>0</vt:i4>
      </vt:variant>
      <vt:variant>
        <vt:i4>5</vt:i4>
      </vt:variant>
      <vt:variant>
        <vt:lpwstr>../Docs/R1-135986.zip</vt:lpwstr>
      </vt:variant>
      <vt:variant>
        <vt:lpwstr/>
      </vt:variant>
      <vt:variant>
        <vt:i4>4390926</vt:i4>
      </vt:variant>
      <vt:variant>
        <vt:i4>4293</vt:i4>
      </vt:variant>
      <vt:variant>
        <vt:i4>0</vt:i4>
      </vt:variant>
      <vt:variant>
        <vt:i4>5</vt:i4>
      </vt:variant>
      <vt:variant>
        <vt:lpwstr>../Docs/R1-136045.zip</vt:lpwstr>
      </vt:variant>
      <vt:variant>
        <vt:lpwstr/>
      </vt:variant>
      <vt:variant>
        <vt:i4>4521999</vt:i4>
      </vt:variant>
      <vt:variant>
        <vt:i4>4290</vt:i4>
      </vt:variant>
      <vt:variant>
        <vt:i4>0</vt:i4>
      </vt:variant>
      <vt:variant>
        <vt:i4>5</vt:i4>
      </vt:variant>
      <vt:variant>
        <vt:lpwstr>../Docs/R1-136024.zip</vt:lpwstr>
      </vt:variant>
      <vt:variant>
        <vt:lpwstr/>
      </vt:variant>
      <vt:variant>
        <vt:i4>4521994</vt:i4>
      </vt:variant>
      <vt:variant>
        <vt:i4>4287</vt:i4>
      </vt:variant>
      <vt:variant>
        <vt:i4>0</vt:i4>
      </vt:variant>
      <vt:variant>
        <vt:i4>5</vt:i4>
      </vt:variant>
      <vt:variant>
        <vt:lpwstr>../Docs/R1-135918.zip</vt:lpwstr>
      </vt:variant>
      <vt:variant>
        <vt:lpwstr/>
      </vt:variant>
      <vt:variant>
        <vt:i4>4521995</vt:i4>
      </vt:variant>
      <vt:variant>
        <vt:i4>4284</vt:i4>
      </vt:variant>
      <vt:variant>
        <vt:i4>0</vt:i4>
      </vt:variant>
      <vt:variant>
        <vt:i4>5</vt:i4>
      </vt:variant>
      <vt:variant>
        <vt:lpwstr>../Docs/R1-135919.zip</vt:lpwstr>
      </vt:variant>
      <vt:variant>
        <vt:lpwstr/>
      </vt:variant>
      <vt:variant>
        <vt:i4>4259854</vt:i4>
      </vt:variant>
      <vt:variant>
        <vt:i4>4281</vt:i4>
      </vt:variant>
      <vt:variant>
        <vt:i4>0</vt:i4>
      </vt:variant>
      <vt:variant>
        <vt:i4>5</vt:i4>
      </vt:variant>
      <vt:variant>
        <vt:lpwstr>../Docs/R1-136065.zip</vt:lpwstr>
      </vt:variant>
      <vt:variant>
        <vt:lpwstr/>
      </vt:variant>
      <vt:variant>
        <vt:i4>4653057</vt:i4>
      </vt:variant>
      <vt:variant>
        <vt:i4>4278</vt:i4>
      </vt:variant>
      <vt:variant>
        <vt:i4>0</vt:i4>
      </vt:variant>
      <vt:variant>
        <vt:i4>5</vt:i4>
      </vt:variant>
      <vt:variant>
        <vt:lpwstr>../Docs/R1-135832.zip</vt:lpwstr>
      </vt:variant>
      <vt:variant>
        <vt:lpwstr/>
      </vt:variant>
      <vt:variant>
        <vt:i4>4194313</vt:i4>
      </vt:variant>
      <vt:variant>
        <vt:i4>4275</vt:i4>
      </vt:variant>
      <vt:variant>
        <vt:i4>0</vt:i4>
      </vt:variant>
      <vt:variant>
        <vt:i4>5</vt:i4>
      </vt:variant>
      <vt:variant>
        <vt:lpwstr>../Docs/R1-136072.zip</vt:lpwstr>
      </vt:variant>
      <vt:variant>
        <vt:lpwstr/>
      </vt:variant>
      <vt:variant>
        <vt:i4>4980741</vt:i4>
      </vt:variant>
      <vt:variant>
        <vt:i4>4272</vt:i4>
      </vt:variant>
      <vt:variant>
        <vt:i4>0</vt:i4>
      </vt:variant>
      <vt:variant>
        <vt:i4>5</vt:i4>
      </vt:variant>
      <vt:variant>
        <vt:lpwstr>../Docs/R1-135987.zip</vt:lpwstr>
      </vt:variant>
      <vt:variant>
        <vt:lpwstr/>
      </vt:variant>
      <vt:variant>
        <vt:i4>4653069</vt:i4>
      </vt:variant>
      <vt:variant>
        <vt:i4>4269</vt:i4>
      </vt:variant>
      <vt:variant>
        <vt:i4>0</vt:i4>
      </vt:variant>
      <vt:variant>
        <vt:i4>5</vt:i4>
      </vt:variant>
      <vt:variant>
        <vt:lpwstr>../Docs/R1-134127.zip</vt:lpwstr>
      </vt:variant>
      <vt:variant>
        <vt:lpwstr/>
      </vt:variant>
      <vt:variant>
        <vt:i4>4587533</vt:i4>
      </vt:variant>
      <vt:variant>
        <vt:i4>4266</vt:i4>
      </vt:variant>
      <vt:variant>
        <vt:i4>0</vt:i4>
      </vt:variant>
      <vt:variant>
        <vt:i4>5</vt:i4>
      </vt:variant>
      <vt:variant>
        <vt:lpwstr>../Docs/R1-135127.zip</vt:lpwstr>
      </vt:variant>
      <vt:variant>
        <vt:lpwstr/>
      </vt:variant>
      <vt:variant>
        <vt:i4>4587532</vt:i4>
      </vt:variant>
      <vt:variant>
        <vt:i4>4263</vt:i4>
      </vt:variant>
      <vt:variant>
        <vt:i4>0</vt:i4>
      </vt:variant>
      <vt:variant>
        <vt:i4>5</vt:i4>
      </vt:variant>
      <vt:variant>
        <vt:lpwstr>../Docs/R1-135126.zip</vt:lpwstr>
      </vt:variant>
      <vt:variant>
        <vt:lpwstr/>
      </vt:variant>
      <vt:variant>
        <vt:i4>4325383</vt:i4>
      </vt:variant>
      <vt:variant>
        <vt:i4>4260</vt:i4>
      </vt:variant>
      <vt:variant>
        <vt:i4>0</vt:i4>
      </vt:variant>
      <vt:variant>
        <vt:i4>5</vt:i4>
      </vt:variant>
      <vt:variant>
        <vt:lpwstr>../Docs/R1-135569.zip</vt:lpwstr>
      </vt:variant>
      <vt:variant>
        <vt:lpwstr/>
      </vt:variant>
      <vt:variant>
        <vt:i4>4653067</vt:i4>
      </vt:variant>
      <vt:variant>
        <vt:i4>4257</vt:i4>
      </vt:variant>
      <vt:variant>
        <vt:i4>0</vt:i4>
      </vt:variant>
      <vt:variant>
        <vt:i4>5</vt:i4>
      </vt:variant>
      <vt:variant>
        <vt:lpwstr>../Docs/R1-135838.zip</vt:lpwstr>
      </vt:variant>
      <vt:variant>
        <vt:lpwstr/>
      </vt:variant>
      <vt:variant>
        <vt:i4>4390926</vt:i4>
      </vt:variant>
      <vt:variant>
        <vt:i4>4254</vt:i4>
      </vt:variant>
      <vt:variant>
        <vt:i4>0</vt:i4>
      </vt:variant>
      <vt:variant>
        <vt:i4>5</vt:i4>
      </vt:variant>
      <vt:variant>
        <vt:lpwstr>../Docs/R1-135772.zip</vt:lpwstr>
      </vt:variant>
      <vt:variant>
        <vt:lpwstr/>
      </vt:variant>
      <vt:variant>
        <vt:i4>4325382</vt:i4>
      </vt:variant>
      <vt:variant>
        <vt:i4>4251</vt:i4>
      </vt:variant>
      <vt:variant>
        <vt:i4>0</vt:i4>
      </vt:variant>
      <vt:variant>
        <vt:i4>5</vt:i4>
      </vt:variant>
      <vt:variant>
        <vt:lpwstr>../Docs/R1-135568.zip</vt:lpwstr>
      </vt:variant>
      <vt:variant>
        <vt:lpwstr/>
      </vt:variant>
      <vt:variant>
        <vt:i4>5046284</vt:i4>
      </vt:variant>
      <vt:variant>
        <vt:i4>4248</vt:i4>
      </vt:variant>
      <vt:variant>
        <vt:i4>0</vt:i4>
      </vt:variant>
      <vt:variant>
        <vt:i4>5</vt:i4>
      </vt:variant>
      <vt:variant>
        <vt:lpwstr>../Docs/R1-135493.zip</vt:lpwstr>
      </vt:variant>
      <vt:variant>
        <vt:lpwstr/>
      </vt:variant>
      <vt:variant>
        <vt:i4>5046280</vt:i4>
      </vt:variant>
      <vt:variant>
        <vt:i4>4245</vt:i4>
      </vt:variant>
      <vt:variant>
        <vt:i4>0</vt:i4>
      </vt:variant>
      <vt:variant>
        <vt:i4>5</vt:i4>
      </vt:variant>
      <vt:variant>
        <vt:lpwstr>../Docs/R1-134380.zip</vt:lpwstr>
      </vt:variant>
      <vt:variant>
        <vt:lpwstr/>
      </vt:variant>
      <vt:variant>
        <vt:i4>4456462</vt:i4>
      </vt:variant>
      <vt:variant>
        <vt:i4>4242</vt:i4>
      </vt:variant>
      <vt:variant>
        <vt:i4>0</vt:i4>
      </vt:variant>
      <vt:variant>
        <vt:i4>5</vt:i4>
      </vt:variant>
      <vt:variant>
        <vt:lpwstr>../Docs/R1-135401.zip</vt:lpwstr>
      </vt:variant>
      <vt:variant>
        <vt:lpwstr/>
      </vt:variant>
      <vt:variant>
        <vt:i4>4980744</vt:i4>
      </vt:variant>
      <vt:variant>
        <vt:i4>4239</vt:i4>
      </vt:variant>
      <vt:variant>
        <vt:i4>0</vt:i4>
      </vt:variant>
      <vt:variant>
        <vt:i4>5</vt:i4>
      </vt:variant>
      <vt:variant>
        <vt:lpwstr>../Docs/R1-135380.zip</vt:lpwstr>
      </vt:variant>
      <vt:variant>
        <vt:lpwstr/>
      </vt:variant>
      <vt:variant>
        <vt:i4>4980745</vt:i4>
      </vt:variant>
      <vt:variant>
        <vt:i4>4236</vt:i4>
      </vt:variant>
      <vt:variant>
        <vt:i4>0</vt:i4>
      </vt:variant>
      <vt:variant>
        <vt:i4>5</vt:i4>
      </vt:variant>
      <vt:variant>
        <vt:lpwstr>../Docs/R1-135280.zip</vt:lpwstr>
      </vt:variant>
      <vt:variant>
        <vt:lpwstr/>
      </vt:variant>
      <vt:variant>
        <vt:i4>4653057</vt:i4>
      </vt:variant>
      <vt:variant>
        <vt:i4>4233</vt:i4>
      </vt:variant>
      <vt:variant>
        <vt:i4>0</vt:i4>
      </vt:variant>
      <vt:variant>
        <vt:i4>5</vt:i4>
      </vt:variant>
      <vt:variant>
        <vt:lpwstr>../Docs/R1-135238.zip</vt:lpwstr>
      </vt:variant>
      <vt:variant>
        <vt:lpwstr/>
      </vt:variant>
      <vt:variant>
        <vt:i4>4980744</vt:i4>
      </vt:variant>
      <vt:variant>
        <vt:i4>4230</vt:i4>
      </vt:variant>
      <vt:variant>
        <vt:i4>0</vt:i4>
      </vt:variant>
      <vt:variant>
        <vt:i4>5</vt:i4>
      </vt:variant>
      <vt:variant>
        <vt:lpwstr>../Docs/R1-135182.zip</vt:lpwstr>
      </vt:variant>
      <vt:variant>
        <vt:lpwstr/>
      </vt:variant>
      <vt:variant>
        <vt:i4>4521996</vt:i4>
      </vt:variant>
      <vt:variant>
        <vt:i4>4227</vt:i4>
      </vt:variant>
      <vt:variant>
        <vt:i4>0</vt:i4>
      </vt:variant>
      <vt:variant>
        <vt:i4>5</vt:i4>
      </vt:variant>
      <vt:variant>
        <vt:lpwstr>../Docs/R1-135017.zip</vt:lpwstr>
      </vt:variant>
      <vt:variant>
        <vt:lpwstr/>
      </vt:variant>
      <vt:variant>
        <vt:i4>4390914</vt:i4>
      </vt:variant>
      <vt:variant>
        <vt:i4>4224</vt:i4>
      </vt:variant>
      <vt:variant>
        <vt:i4>0</vt:i4>
      </vt:variant>
      <vt:variant>
        <vt:i4>5</vt:i4>
      </vt:variant>
      <vt:variant>
        <vt:lpwstr>../Docs/R1-136049.zip</vt:lpwstr>
      </vt:variant>
      <vt:variant>
        <vt:lpwstr/>
      </vt:variant>
      <vt:variant>
        <vt:i4>4325376</vt:i4>
      </vt:variant>
      <vt:variant>
        <vt:i4>4221</vt:i4>
      </vt:variant>
      <vt:variant>
        <vt:i4>0</vt:i4>
      </vt:variant>
      <vt:variant>
        <vt:i4>5</vt:i4>
      </vt:variant>
      <vt:variant>
        <vt:lpwstr>../Docs/R1-135962.zip</vt:lpwstr>
      </vt:variant>
      <vt:variant>
        <vt:lpwstr/>
      </vt:variant>
      <vt:variant>
        <vt:i4>4653064</vt:i4>
      </vt:variant>
      <vt:variant>
        <vt:i4>4215</vt:i4>
      </vt:variant>
      <vt:variant>
        <vt:i4>0</vt:i4>
      </vt:variant>
      <vt:variant>
        <vt:i4>5</vt:i4>
      </vt:variant>
      <vt:variant>
        <vt:lpwstr>../Docs/R1-135437.zip</vt:lpwstr>
      </vt:variant>
      <vt:variant>
        <vt:lpwstr/>
      </vt:variant>
      <vt:variant>
        <vt:i4>4980743</vt:i4>
      </vt:variant>
      <vt:variant>
        <vt:i4>4212</vt:i4>
      </vt:variant>
      <vt:variant>
        <vt:i4>0</vt:i4>
      </vt:variant>
      <vt:variant>
        <vt:i4>5</vt:i4>
      </vt:variant>
      <vt:variant>
        <vt:lpwstr>../Docs/R1-135884.zip</vt:lpwstr>
      </vt:variant>
      <vt:variant>
        <vt:lpwstr/>
      </vt:variant>
      <vt:variant>
        <vt:i4>4259853</vt:i4>
      </vt:variant>
      <vt:variant>
        <vt:i4>4209</vt:i4>
      </vt:variant>
      <vt:variant>
        <vt:i4>0</vt:i4>
      </vt:variant>
      <vt:variant>
        <vt:i4>5</vt:i4>
      </vt:variant>
      <vt:variant>
        <vt:lpwstr>../Docs/R1-135553.zip</vt:lpwstr>
      </vt:variant>
      <vt:variant>
        <vt:lpwstr/>
      </vt:variant>
      <vt:variant>
        <vt:i4>4194313</vt:i4>
      </vt:variant>
      <vt:variant>
        <vt:i4>4206</vt:i4>
      </vt:variant>
      <vt:variant>
        <vt:i4>0</vt:i4>
      </vt:variant>
      <vt:variant>
        <vt:i4>5</vt:i4>
      </vt:variant>
      <vt:variant>
        <vt:lpwstr>../Docs/R1-135547.zip</vt:lpwstr>
      </vt:variant>
      <vt:variant>
        <vt:lpwstr/>
      </vt:variant>
      <vt:variant>
        <vt:i4>4653067</vt:i4>
      </vt:variant>
      <vt:variant>
        <vt:i4>4203</vt:i4>
      </vt:variant>
      <vt:variant>
        <vt:i4>0</vt:i4>
      </vt:variant>
      <vt:variant>
        <vt:i4>5</vt:i4>
      </vt:variant>
      <vt:variant>
        <vt:lpwstr>../Docs/R1-135333.zip</vt:lpwstr>
      </vt:variant>
      <vt:variant>
        <vt:lpwstr/>
      </vt:variant>
      <vt:variant>
        <vt:i4>4587535</vt:i4>
      </vt:variant>
      <vt:variant>
        <vt:i4>4200</vt:i4>
      </vt:variant>
      <vt:variant>
        <vt:i4>0</vt:i4>
      </vt:variant>
      <vt:variant>
        <vt:i4>5</vt:i4>
      </vt:variant>
      <vt:variant>
        <vt:lpwstr>../Docs/R1-135125.zip</vt:lpwstr>
      </vt:variant>
      <vt:variant>
        <vt:lpwstr/>
      </vt:variant>
      <vt:variant>
        <vt:i4>4653071</vt:i4>
      </vt:variant>
      <vt:variant>
        <vt:i4>4197</vt:i4>
      </vt:variant>
      <vt:variant>
        <vt:i4>0</vt:i4>
      </vt:variant>
      <vt:variant>
        <vt:i4>5</vt:i4>
      </vt:variant>
      <vt:variant>
        <vt:lpwstr>../Docs/R1-135236.zip</vt:lpwstr>
      </vt:variant>
      <vt:variant>
        <vt:lpwstr/>
      </vt:variant>
      <vt:variant>
        <vt:i4>5046277</vt:i4>
      </vt:variant>
      <vt:variant>
        <vt:i4>4194</vt:i4>
      </vt:variant>
      <vt:variant>
        <vt:i4>0</vt:i4>
      </vt:variant>
      <vt:variant>
        <vt:i4>5</vt:i4>
      </vt:variant>
      <vt:variant>
        <vt:lpwstr>../Docs/R1-135896.zip</vt:lpwstr>
      </vt:variant>
      <vt:variant>
        <vt:lpwstr/>
      </vt:variant>
      <vt:variant>
        <vt:i4>4325385</vt:i4>
      </vt:variant>
      <vt:variant>
        <vt:i4>4191</vt:i4>
      </vt:variant>
      <vt:variant>
        <vt:i4>0</vt:i4>
      </vt:variant>
      <vt:variant>
        <vt:i4>5</vt:i4>
      </vt:variant>
      <vt:variant>
        <vt:lpwstr>../Docs/R1-135567.zip</vt:lpwstr>
      </vt:variant>
      <vt:variant>
        <vt:lpwstr/>
      </vt:variant>
      <vt:variant>
        <vt:i4>4653060</vt:i4>
      </vt:variant>
      <vt:variant>
        <vt:i4>4188</vt:i4>
      </vt:variant>
      <vt:variant>
        <vt:i4>0</vt:i4>
      </vt:variant>
      <vt:variant>
        <vt:i4>5</vt:i4>
      </vt:variant>
      <vt:variant>
        <vt:lpwstr>../Docs/R1-135837.zip</vt:lpwstr>
      </vt:variant>
      <vt:variant>
        <vt:lpwstr/>
      </vt:variant>
      <vt:variant>
        <vt:i4>4653069</vt:i4>
      </vt:variant>
      <vt:variant>
        <vt:i4>4185</vt:i4>
      </vt:variant>
      <vt:variant>
        <vt:i4>0</vt:i4>
      </vt:variant>
      <vt:variant>
        <vt:i4>5</vt:i4>
      </vt:variant>
      <vt:variant>
        <vt:lpwstr>../Docs/R1-135533.zip</vt:lpwstr>
      </vt:variant>
      <vt:variant>
        <vt:lpwstr/>
      </vt:variant>
      <vt:variant>
        <vt:i4>4390912</vt:i4>
      </vt:variant>
      <vt:variant>
        <vt:i4>4182</vt:i4>
      </vt:variant>
      <vt:variant>
        <vt:i4>0</vt:i4>
      </vt:variant>
      <vt:variant>
        <vt:i4>5</vt:i4>
      </vt:variant>
      <vt:variant>
        <vt:lpwstr>../Docs/R1-135378.zip</vt:lpwstr>
      </vt:variant>
      <vt:variant>
        <vt:lpwstr/>
      </vt:variant>
      <vt:variant>
        <vt:i4>4653070</vt:i4>
      </vt:variant>
      <vt:variant>
        <vt:i4>4179</vt:i4>
      </vt:variant>
      <vt:variant>
        <vt:i4>0</vt:i4>
      </vt:variant>
      <vt:variant>
        <vt:i4>5</vt:i4>
      </vt:variant>
      <vt:variant>
        <vt:lpwstr>../Docs/R1-135237.zip</vt:lpwstr>
      </vt:variant>
      <vt:variant>
        <vt:lpwstr/>
      </vt:variant>
      <vt:variant>
        <vt:i4>4587534</vt:i4>
      </vt:variant>
      <vt:variant>
        <vt:i4>4176</vt:i4>
      </vt:variant>
      <vt:variant>
        <vt:i4>0</vt:i4>
      </vt:variant>
      <vt:variant>
        <vt:i4>5</vt:i4>
      </vt:variant>
      <vt:variant>
        <vt:lpwstr>../Docs/R1-135124.zip</vt:lpwstr>
      </vt:variant>
      <vt:variant>
        <vt:lpwstr/>
      </vt:variant>
      <vt:variant>
        <vt:i4>4325387</vt:i4>
      </vt:variant>
      <vt:variant>
        <vt:i4>4173</vt:i4>
      </vt:variant>
      <vt:variant>
        <vt:i4>0</vt:i4>
      </vt:variant>
      <vt:variant>
        <vt:i4>5</vt:i4>
      </vt:variant>
      <vt:variant>
        <vt:lpwstr>../Docs/R1-136050.zip</vt:lpwstr>
      </vt:variant>
      <vt:variant>
        <vt:lpwstr/>
      </vt:variant>
      <vt:variant>
        <vt:i4>4325386</vt:i4>
      </vt:variant>
      <vt:variant>
        <vt:i4>4170</vt:i4>
      </vt:variant>
      <vt:variant>
        <vt:i4>0</vt:i4>
      </vt:variant>
      <vt:variant>
        <vt:i4>5</vt:i4>
      </vt:variant>
      <vt:variant>
        <vt:lpwstr>../Docs/R1-135968.zip</vt:lpwstr>
      </vt:variant>
      <vt:variant>
        <vt:lpwstr/>
      </vt:variant>
      <vt:variant>
        <vt:i4>4653065</vt:i4>
      </vt:variant>
      <vt:variant>
        <vt:i4>4167</vt:i4>
      </vt:variant>
      <vt:variant>
        <vt:i4>0</vt:i4>
      </vt:variant>
      <vt:variant>
        <vt:i4>5</vt:i4>
      </vt:variant>
      <vt:variant>
        <vt:lpwstr>../Docs/R1-135436.zip</vt:lpwstr>
      </vt:variant>
      <vt:variant>
        <vt:lpwstr/>
      </vt:variant>
      <vt:variant>
        <vt:i4>4980736</vt:i4>
      </vt:variant>
      <vt:variant>
        <vt:i4>4164</vt:i4>
      </vt:variant>
      <vt:variant>
        <vt:i4>0</vt:i4>
      </vt:variant>
      <vt:variant>
        <vt:i4>5</vt:i4>
      </vt:variant>
      <vt:variant>
        <vt:lpwstr>../Docs/R1-135883.zip</vt:lpwstr>
      </vt:variant>
      <vt:variant>
        <vt:lpwstr/>
      </vt:variant>
      <vt:variant>
        <vt:i4>4390913</vt:i4>
      </vt:variant>
      <vt:variant>
        <vt:i4>4161</vt:i4>
      </vt:variant>
      <vt:variant>
        <vt:i4>0</vt:i4>
      </vt:variant>
      <vt:variant>
        <vt:i4>5</vt:i4>
      </vt:variant>
      <vt:variant>
        <vt:lpwstr>../Docs/R1-135379.zip</vt:lpwstr>
      </vt:variant>
      <vt:variant>
        <vt:lpwstr/>
      </vt:variant>
      <vt:variant>
        <vt:i4>4980738</vt:i4>
      </vt:variant>
      <vt:variant>
        <vt:i4>4158</vt:i4>
      </vt:variant>
      <vt:variant>
        <vt:i4>0</vt:i4>
      </vt:variant>
      <vt:variant>
        <vt:i4>5</vt:i4>
      </vt:variant>
      <vt:variant>
        <vt:lpwstr>../Docs/R1-135881.zip</vt:lpwstr>
      </vt:variant>
      <vt:variant>
        <vt:lpwstr/>
      </vt:variant>
      <vt:variant>
        <vt:i4>4653068</vt:i4>
      </vt:variant>
      <vt:variant>
        <vt:i4>4155</vt:i4>
      </vt:variant>
      <vt:variant>
        <vt:i4>0</vt:i4>
      </vt:variant>
      <vt:variant>
        <vt:i4>5</vt:i4>
      </vt:variant>
      <vt:variant>
        <vt:lpwstr>../Docs/R1-135235.zip</vt:lpwstr>
      </vt:variant>
      <vt:variant>
        <vt:lpwstr/>
      </vt:variant>
      <vt:variant>
        <vt:i4>4456455</vt:i4>
      </vt:variant>
      <vt:variant>
        <vt:i4>4152</vt:i4>
      </vt:variant>
      <vt:variant>
        <vt:i4>0</vt:i4>
      </vt:variant>
      <vt:variant>
        <vt:i4>5</vt:i4>
      </vt:variant>
      <vt:variant>
        <vt:lpwstr>../Docs/R1-135905.zip</vt:lpwstr>
      </vt:variant>
      <vt:variant>
        <vt:lpwstr/>
      </vt:variant>
      <vt:variant>
        <vt:i4>4653069</vt:i4>
      </vt:variant>
      <vt:variant>
        <vt:i4>4149</vt:i4>
      </vt:variant>
      <vt:variant>
        <vt:i4>0</vt:i4>
      </vt:variant>
      <vt:variant>
        <vt:i4>5</vt:i4>
      </vt:variant>
      <vt:variant>
        <vt:lpwstr>../Docs/R1-135234.zip</vt:lpwstr>
      </vt:variant>
      <vt:variant>
        <vt:lpwstr/>
      </vt:variant>
      <vt:variant>
        <vt:i4>4456451</vt:i4>
      </vt:variant>
      <vt:variant>
        <vt:i4>4146</vt:i4>
      </vt:variant>
      <vt:variant>
        <vt:i4>0</vt:i4>
      </vt:variant>
      <vt:variant>
        <vt:i4>5</vt:i4>
      </vt:variant>
      <vt:variant>
        <vt:lpwstr>../Docs/R1-135901.zip</vt:lpwstr>
      </vt:variant>
      <vt:variant>
        <vt:lpwstr/>
      </vt:variant>
      <vt:variant>
        <vt:i4>4653066</vt:i4>
      </vt:variant>
      <vt:variant>
        <vt:i4>4143</vt:i4>
      </vt:variant>
      <vt:variant>
        <vt:i4>0</vt:i4>
      </vt:variant>
      <vt:variant>
        <vt:i4>5</vt:i4>
      </vt:variant>
      <vt:variant>
        <vt:lpwstr>../Docs/R1-135435.zip</vt:lpwstr>
      </vt:variant>
      <vt:variant>
        <vt:lpwstr/>
      </vt:variant>
      <vt:variant>
        <vt:i4>4980737</vt:i4>
      </vt:variant>
      <vt:variant>
        <vt:i4>4140</vt:i4>
      </vt:variant>
      <vt:variant>
        <vt:i4>0</vt:i4>
      </vt:variant>
      <vt:variant>
        <vt:i4>5</vt:i4>
      </vt:variant>
      <vt:variant>
        <vt:lpwstr>../Docs/R1-135882.zip</vt:lpwstr>
      </vt:variant>
      <vt:variant>
        <vt:lpwstr/>
      </vt:variant>
      <vt:variant>
        <vt:i4>4325384</vt:i4>
      </vt:variant>
      <vt:variant>
        <vt:i4>4137</vt:i4>
      </vt:variant>
      <vt:variant>
        <vt:i4>0</vt:i4>
      </vt:variant>
      <vt:variant>
        <vt:i4>5</vt:i4>
      </vt:variant>
      <vt:variant>
        <vt:lpwstr>../Docs/R1-135566.zip</vt:lpwstr>
      </vt:variant>
      <vt:variant>
        <vt:lpwstr/>
      </vt:variant>
      <vt:variant>
        <vt:i4>4194310</vt:i4>
      </vt:variant>
      <vt:variant>
        <vt:i4>4134</vt:i4>
      </vt:variant>
      <vt:variant>
        <vt:i4>0</vt:i4>
      </vt:variant>
      <vt:variant>
        <vt:i4>5</vt:i4>
      </vt:variant>
      <vt:variant>
        <vt:lpwstr>../Docs/R1-135548.zip</vt:lpwstr>
      </vt:variant>
      <vt:variant>
        <vt:lpwstr/>
      </vt:variant>
      <vt:variant>
        <vt:i4>4194312</vt:i4>
      </vt:variant>
      <vt:variant>
        <vt:i4>4131</vt:i4>
      </vt:variant>
      <vt:variant>
        <vt:i4>0</vt:i4>
      </vt:variant>
      <vt:variant>
        <vt:i4>5</vt:i4>
      </vt:variant>
      <vt:variant>
        <vt:lpwstr>../Docs/R1-135546.zip</vt:lpwstr>
      </vt:variant>
      <vt:variant>
        <vt:lpwstr/>
      </vt:variant>
      <vt:variant>
        <vt:i4>4653065</vt:i4>
      </vt:variant>
      <vt:variant>
        <vt:i4>4128</vt:i4>
      </vt:variant>
      <vt:variant>
        <vt:i4>0</vt:i4>
      </vt:variant>
      <vt:variant>
        <vt:i4>5</vt:i4>
      </vt:variant>
      <vt:variant>
        <vt:lpwstr>../Docs/R1-135331.zip</vt:lpwstr>
      </vt:variant>
      <vt:variant>
        <vt:lpwstr/>
      </vt:variant>
      <vt:variant>
        <vt:i4>4653064</vt:i4>
      </vt:variant>
      <vt:variant>
        <vt:i4>4125</vt:i4>
      </vt:variant>
      <vt:variant>
        <vt:i4>0</vt:i4>
      </vt:variant>
      <vt:variant>
        <vt:i4>5</vt:i4>
      </vt:variant>
      <vt:variant>
        <vt:lpwstr>../Docs/R1-135330.zip</vt:lpwstr>
      </vt:variant>
      <vt:variant>
        <vt:lpwstr/>
      </vt:variant>
      <vt:variant>
        <vt:i4>4653066</vt:i4>
      </vt:variant>
      <vt:variant>
        <vt:i4>4122</vt:i4>
      </vt:variant>
      <vt:variant>
        <vt:i4>0</vt:i4>
      </vt:variant>
      <vt:variant>
        <vt:i4>5</vt:i4>
      </vt:variant>
      <vt:variant>
        <vt:lpwstr>../Docs/R1-135233.zip</vt:lpwstr>
      </vt:variant>
      <vt:variant>
        <vt:lpwstr/>
      </vt:variant>
      <vt:variant>
        <vt:i4>4653067</vt:i4>
      </vt:variant>
      <vt:variant>
        <vt:i4>4119</vt:i4>
      </vt:variant>
      <vt:variant>
        <vt:i4>0</vt:i4>
      </vt:variant>
      <vt:variant>
        <vt:i4>5</vt:i4>
      </vt:variant>
      <vt:variant>
        <vt:lpwstr>../Docs/R1-135232.zip</vt:lpwstr>
      </vt:variant>
      <vt:variant>
        <vt:lpwstr/>
      </vt:variant>
      <vt:variant>
        <vt:i4>4194314</vt:i4>
      </vt:variant>
      <vt:variant>
        <vt:i4>4116</vt:i4>
      </vt:variant>
      <vt:variant>
        <vt:i4>0</vt:i4>
      </vt:variant>
      <vt:variant>
        <vt:i4>5</vt:i4>
      </vt:variant>
      <vt:variant>
        <vt:lpwstr>../Docs/R1-136071.zip</vt:lpwstr>
      </vt:variant>
      <vt:variant>
        <vt:lpwstr/>
      </vt:variant>
      <vt:variant>
        <vt:i4>4390914</vt:i4>
      </vt:variant>
      <vt:variant>
        <vt:i4>4113</vt:i4>
      </vt:variant>
      <vt:variant>
        <vt:i4>0</vt:i4>
      </vt:variant>
      <vt:variant>
        <vt:i4>5</vt:i4>
      </vt:variant>
      <vt:variant>
        <vt:lpwstr>../Docs/R1-135970.zip</vt:lpwstr>
      </vt:variant>
      <vt:variant>
        <vt:lpwstr/>
      </vt:variant>
      <vt:variant>
        <vt:i4>4390912</vt:i4>
      </vt:variant>
      <vt:variant>
        <vt:i4>4110</vt:i4>
      </vt:variant>
      <vt:variant>
        <vt:i4>0</vt:i4>
      </vt:variant>
      <vt:variant>
        <vt:i4>5</vt:i4>
      </vt:variant>
      <vt:variant>
        <vt:lpwstr>../Docs/R1-135972.zip</vt:lpwstr>
      </vt:variant>
      <vt:variant>
        <vt:lpwstr/>
      </vt:variant>
      <vt:variant>
        <vt:i4>4653065</vt:i4>
      </vt:variant>
      <vt:variant>
        <vt:i4>4107</vt:i4>
      </vt:variant>
      <vt:variant>
        <vt:i4>0</vt:i4>
      </vt:variant>
      <vt:variant>
        <vt:i4>5</vt:i4>
      </vt:variant>
      <vt:variant>
        <vt:lpwstr>../Docs/R1-135331.zip</vt:lpwstr>
      </vt:variant>
      <vt:variant>
        <vt:lpwstr/>
      </vt:variant>
      <vt:variant>
        <vt:i4>4390913</vt:i4>
      </vt:variant>
      <vt:variant>
        <vt:i4>4104</vt:i4>
      </vt:variant>
      <vt:variant>
        <vt:i4>0</vt:i4>
      </vt:variant>
      <vt:variant>
        <vt:i4>5</vt:i4>
      </vt:variant>
      <vt:variant>
        <vt:lpwstr>../Docs/R1-135973.zip</vt:lpwstr>
      </vt:variant>
      <vt:variant>
        <vt:lpwstr/>
      </vt:variant>
      <vt:variant>
        <vt:i4>4390912</vt:i4>
      </vt:variant>
      <vt:variant>
        <vt:i4>4101</vt:i4>
      </vt:variant>
      <vt:variant>
        <vt:i4>0</vt:i4>
      </vt:variant>
      <vt:variant>
        <vt:i4>5</vt:i4>
      </vt:variant>
      <vt:variant>
        <vt:lpwstr>../Docs/R1-135972.zip</vt:lpwstr>
      </vt:variant>
      <vt:variant>
        <vt:lpwstr/>
      </vt:variant>
      <vt:variant>
        <vt:i4>4390914</vt:i4>
      </vt:variant>
      <vt:variant>
        <vt:i4>4098</vt:i4>
      </vt:variant>
      <vt:variant>
        <vt:i4>0</vt:i4>
      </vt:variant>
      <vt:variant>
        <vt:i4>5</vt:i4>
      </vt:variant>
      <vt:variant>
        <vt:lpwstr>../Docs/R1-135970.zip</vt:lpwstr>
      </vt:variant>
      <vt:variant>
        <vt:lpwstr/>
      </vt:variant>
      <vt:variant>
        <vt:i4>4587529</vt:i4>
      </vt:variant>
      <vt:variant>
        <vt:i4>4095</vt:i4>
      </vt:variant>
      <vt:variant>
        <vt:i4>0</vt:i4>
      </vt:variant>
      <vt:variant>
        <vt:i4>5</vt:i4>
      </vt:variant>
      <vt:variant>
        <vt:lpwstr>../Docs/R1-134634.zip</vt:lpwstr>
      </vt:variant>
      <vt:variant>
        <vt:lpwstr/>
      </vt:variant>
      <vt:variant>
        <vt:i4>4390925</vt:i4>
      </vt:variant>
      <vt:variant>
        <vt:i4>4092</vt:i4>
      </vt:variant>
      <vt:variant>
        <vt:i4>0</vt:i4>
      </vt:variant>
      <vt:variant>
        <vt:i4>5</vt:i4>
      </vt:variant>
      <vt:variant>
        <vt:lpwstr>../Docs/R1-135771.zip</vt:lpwstr>
      </vt:variant>
      <vt:variant>
        <vt:lpwstr/>
      </vt:variant>
      <vt:variant>
        <vt:i4>4456454</vt:i4>
      </vt:variant>
      <vt:variant>
        <vt:i4>4089</vt:i4>
      </vt:variant>
      <vt:variant>
        <vt:i4>0</vt:i4>
      </vt:variant>
      <vt:variant>
        <vt:i4>5</vt:i4>
      </vt:variant>
      <vt:variant>
        <vt:lpwstr>../Docs/R1-135904.zip</vt:lpwstr>
      </vt:variant>
      <vt:variant>
        <vt:lpwstr/>
      </vt:variant>
      <vt:variant>
        <vt:i4>4325387</vt:i4>
      </vt:variant>
      <vt:variant>
        <vt:i4>4086</vt:i4>
      </vt:variant>
      <vt:variant>
        <vt:i4>0</vt:i4>
      </vt:variant>
      <vt:variant>
        <vt:i4>5</vt:i4>
      </vt:variant>
      <vt:variant>
        <vt:lpwstr>../Docs/R1-135565.zip</vt:lpwstr>
      </vt:variant>
      <vt:variant>
        <vt:lpwstr/>
      </vt:variant>
      <vt:variant>
        <vt:i4>4653066</vt:i4>
      </vt:variant>
      <vt:variant>
        <vt:i4>4083</vt:i4>
      </vt:variant>
      <vt:variant>
        <vt:i4>0</vt:i4>
      </vt:variant>
      <vt:variant>
        <vt:i4>5</vt:i4>
      </vt:variant>
      <vt:variant>
        <vt:lpwstr>../Docs/R1-135534.zip</vt:lpwstr>
      </vt:variant>
      <vt:variant>
        <vt:lpwstr/>
      </vt:variant>
      <vt:variant>
        <vt:i4>4587529</vt:i4>
      </vt:variant>
      <vt:variant>
        <vt:i4>4080</vt:i4>
      </vt:variant>
      <vt:variant>
        <vt:i4>0</vt:i4>
      </vt:variant>
      <vt:variant>
        <vt:i4>5</vt:i4>
      </vt:variant>
      <vt:variant>
        <vt:lpwstr>../Docs/R1-134634.zip</vt:lpwstr>
      </vt:variant>
      <vt:variant>
        <vt:lpwstr/>
      </vt:variant>
      <vt:variant>
        <vt:i4>4587529</vt:i4>
      </vt:variant>
      <vt:variant>
        <vt:i4>4077</vt:i4>
      </vt:variant>
      <vt:variant>
        <vt:i4>0</vt:i4>
      </vt:variant>
      <vt:variant>
        <vt:i4>5</vt:i4>
      </vt:variant>
      <vt:variant>
        <vt:lpwstr>../Docs/R1-134634.zip</vt:lpwstr>
      </vt:variant>
      <vt:variant>
        <vt:lpwstr/>
      </vt:variant>
      <vt:variant>
        <vt:i4>4587529</vt:i4>
      </vt:variant>
      <vt:variant>
        <vt:i4>4074</vt:i4>
      </vt:variant>
      <vt:variant>
        <vt:i4>0</vt:i4>
      </vt:variant>
      <vt:variant>
        <vt:i4>5</vt:i4>
      </vt:variant>
      <vt:variant>
        <vt:lpwstr>../Docs/R1-134634.zip</vt:lpwstr>
      </vt:variant>
      <vt:variant>
        <vt:lpwstr/>
      </vt:variant>
      <vt:variant>
        <vt:i4>4587529</vt:i4>
      </vt:variant>
      <vt:variant>
        <vt:i4>4071</vt:i4>
      </vt:variant>
      <vt:variant>
        <vt:i4>0</vt:i4>
      </vt:variant>
      <vt:variant>
        <vt:i4>5</vt:i4>
      </vt:variant>
      <vt:variant>
        <vt:lpwstr>../Docs/R1-135123.zip</vt:lpwstr>
      </vt:variant>
      <vt:variant>
        <vt:lpwstr/>
      </vt:variant>
      <vt:variant>
        <vt:i4>2162690</vt:i4>
      </vt:variant>
      <vt:variant>
        <vt:i4>4068</vt:i4>
      </vt:variant>
      <vt:variant>
        <vt:i4>0</vt:i4>
      </vt:variant>
      <vt:variant>
        <vt:i4>5</vt:i4>
      </vt:variant>
      <vt:variant>
        <vt:lpwstr>http://www.3gpp.org/ftp/tsg_ran/TSG_RAN/TSGR_59/Docs/RP-130404.zip</vt:lpwstr>
      </vt:variant>
      <vt:variant>
        <vt:lpwstr/>
      </vt:variant>
      <vt:variant>
        <vt:i4>4390920</vt:i4>
      </vt:variant>
      <vt:variant>
        <vt:i4>4065</vt:i4>
      </vt:variant>
      <vt:variant>
        <vt:i4>0</vt:i4>
      </vt:variant>
      <vt:variant>
        <vt:i4>5</vt:i4>
      </vt:variant>
      <vt:variant>
        <vt:lpwstr>../Docs/R1-135271.zip</vt:lpwstr>
      </vt:variant>
      <vt:variant>
        <vt:lpwstr/>
      </vt:variant>
      <vt:variant>
        <vt:i4>4653059</vt:i4>
      </vt:variant>
      <vt:variant>
        <vt:i4>4062</vt:i4>
      </vt:variant>
      <vt:variant>
        <vt:i4>0</vt:i4>
      </vt:variant>
      <vt:variant>
        <vt:i4>5</vt:i4>
      </vt:variant>
      <vt:variant>
        <vt:lpwstr>../Docs/R1-136008.zip</vt:lpwstr>
      </vt:variant>
      <vt:variant>
        <vt:lpwstr/>
      </vt:variant>
      <vt:variant>
        <vt:i4>4194315</vt:i4>
      </vt:variant>
      <vt:variant>
        <vt:i4>4059</vt:i4>
      </vt:variant>
      <vt:variant>
        <vt:i4>0</vt:i4>
      </vt:variant>
      <vt:variant>
        <vt:i4>5</vt:i4>
      </vt:variant>
      <vt:variant>
        <vt:lpwstr>../Docs/R1-135242.zip</vt:lpwstr>
      </vt:variant>
      <vt:variant>
        <vt:lpwstr/>
      </vt:variant>
      <vt:variant>
        <vt:i4>4521997</vt:i4>
      </vt:variant>
      <vt:variant>
        <vt:i4>4056</vt:i4>
      </vt:variant>
      <vt:variant>
        <vt:i4>0</vt:i4>
      </vt:variant>
      <vt:variant>
        <vt:i4>5</vt:i4>
      </vt:variant>
      <vt:variant>
        <vt:lpwstr>../Docs/R1-135412.zip</vt:lpwstr>
      </vt:variant>
      <vt:variant>
        <vt:lpwstr/>
      </vt:variant>
      <vt:variant>
        <vt:i4>5046286</vt:i4>
      </vt:variant>
      <vt:variant>
        <vt:i4>4053</vt:i4>
      </vt:variant>
      <vt:variant>
        <vt:i4>0</vt:i4>
      </vt:variant>
      <vt:variant>
        <vt:i4>5</vt:i4>
      </vt:variant>
      <vt:variant>
        <vt:lpwstr>../Docs/R1-135491.zip</vt:lpwstr>
      </vt:variant>
      <vt:variant>
        <vt:lpwstr/>
      </vt:variant>
      <vt:variant>
        <vt:i4>5046281</vt:i4>
      </vt:variant>
      <vt:variant>
        <vt:i4>4050</vt:i4>
      </vt:variant>
      <vt:variant>
        <vt:i4>0</vt:i4>
      </vt:variant>
      <vt:variant>
        <vt:i4>5</vt:i4>
      </vt:variant>
      <vt:variant>
        <vt:lpwstr>../Docs/R1-135597.zip</vt:lpwstr>
      </vt:variant>
      <vt:variant>
        <vt:lpwstr/>
      </vt:variant>
      <vt:variant>
        <vt:i4>4587530</vt:i4>
      </vt:variant>
      <vt:variant>
        <vt:i4>4047</vt:i4>
      </vt:variant>
      <vt:variant>
        <vt:i4>0</vt:i4>
      </vt:variant>
      <vt:variant>
        <vt:i4>5</vt:i4>
      </vt:variant>
      <vt:variant>
        <vt:lpwstr>../Docs/R1-135524.zip</vt:lpwstr>
      </vt:variant>
      <vt:variant>
        <vt:lpwstr/>
      </vt:variant>
      <vt:variant>
        <vt:i4>4390927</vt:i4>
      </vt:variant>
      <vt:variant>
        <vt:i4>4044</vt:i4>
      </vt:variant>
      <vt:variant>
        <vt:i4>0</vt:i4>
      </vt:variant>
      <vt:variant>
        <vt:i4>5</vt:i4>
      </vt:variant>
      <vt:variant>
        <vt:lpwstr>../Docs/R1-135377.zip</vt:lpwstr>
      </vt:variant>
      <vt:variant>
        <vt:lpwstr/>
      </vt:variant>
      <vt:variant>
        <vt:i4>4194319</vt:i4>
      </vt:variant>
      <vt:variant>
        <vt:i4>4041</vt:i4>
      </vt:variant>
      <vt:variant>
        <vt:i4>0</vt:i4>
      </vt:variant>
      <vt:variant>
        <vt:i4>5</vt:i4>
      </vt:variant>
      <vt:variant>
        <vt:lpwstr>../Docs/R1-135145.zip</vt:lpwstr>
      </vt:variant>
      <vt:variant>
        <vt:lpwstr/>
      </vt:variant>
      <vt:variant>
        <vt:i4>5046285</vt:i4>
      </vt:variant>
      <vt:variant>
        <vt:i4>4038</vt:i4>
      </vt:variant>
      <vt:variant>
        <vt:i4>0</vt:i4>
      </vt:variant>
      <vt:variant>
        <vt:i4>5</vt:i4>
      </vt:variant>
      <vt:variant>
        <vt:lpwstr>../Docs/R1-135096.zip</vt:lpwstr>
      </vt:variant>
      <vt:variant>
        <vt:lpwstr/>
      </vt:variant>
      <vt:variant>
        <vt:i4>4456459</vt:i4>
      </vt:variant>
      <vt:variant>
        <vt:i4>4035</vt:i4>
      </vt:variant>
      <vt:variant>
        <vt:i4>0</vt:i4>
      </vt:variant>
      <vt:variant>
        <vt:i4>5</vt:i4>
      </vt:variant>
      <vt:variant>
        <vt:lpwstr>../Docs/R1-135404.zip</vt:lpwstr>
      </vt:variant>
      <vt:variant>
        <vt:lpwstr/>
      </vt:variant>
      <vt:variant>
        <vt:i4>4587528</vt:i4>
      </vt:variant>
      <vt:variant>
        <vt:i4>4032</vt:i4>
      </vt:variant>
      <vt:variant>
        <vt:i4>0</vt:i4>
      </vt:variant>
      <vt:variant>
        <vt:i4>5</vt:i4>
      </vt:variant>
      <vt:variant>
        <vt:lpwstr>../Docs/R1-135122.zip</vt:lpwstr>
      </vt:variant>
      <vt:variant>
        <vt:lpwstr/>
      </vt:variant>
      <vt:variant>
        <vt:i4>4259852</vt:i4>
      </vt:variant>
      <vt:variant>
        <vt:i4>4029</vt:i4>
      </vt:variant>
      <vt:variant>
        <vt:i4>0</vt:i4>
      </vt:variant>
      <vt:variant>
        <vt:i4>5</vt:i4>
      </vt:variant>
      <vt:variant>
        <vt:lpwstr>../Docs/R1-135552.zip</vt:lpwstr>
      </vt:variant>
      <vt:variant>
        <vt:lpwstr/>
      </vt:variant>
      <vt:variant>
        <vt:i4>5046285</vt:i4>
      </vt:variant>
      <vt:variant>
        <vt:i4>4026</vt:i4>
      </vt:variant>
      <vt:variant>
        <vt:i4>0</vt:i4>
      </vt:variant>
      <vt:variant>
        <vt:i4>5</vt:i4>
      </vt:variant>
      <vt:variant>
        <vt:lpwstr>../Docs/R1-135492.zip</vt:lpwstr>
      </vt:variant>
      <vt:variant>
        <vt:lpwstr/>
      </vt:variant>
      <vt:variant>
        <vt:i4>4390924</vt:i4>
      </vt:variant>
      <vt:variant>
        <vt:i4>4023</vt:i4>
      </vt:variant>
      <vt:variant>
        <vt:i4>0</vt:i4>
      </vt:variant>
      <vt:variant>
        <vt:i4>5</vt:i4>
      </vt:variant>
      <vt:variant>
        <vt:lpwstr>../Docs/R1-135770.zip</vt:lpwstr>
      </vt:variant>
      <vt:variant>
        <vt:lpwstr/>
      </vt:variant>
      <vt:variant>
        <vt:i4>4653064</vt:i4>
      </vt:variant>
      <vt:variant>
        <vt:i4>4020</vt:i4>
      </vt:variant>
      <vt:variant>
        <vt:i4>0</vt:i4>
      </vt:variant>
      <vt:variant>
        <vt:i4>5</vt:i4>
      </vt:variant>
      <vt:variant>
        <vt:lpwstr>../Docs/R1-135231.zip</vt:lpwstr>
      </vt:variant>
      <vt:variant>
        <vt:lpwstr/>
      </vt:variant>
      <vt:variant>
        <vt:i4>4194306</vt:i4>
      </vt:variant>
      <vt:variant>
        <vt:i4>4017</vt:i4>
      </vt:variant>
      <vt:variant>
        <vt:i4>0</vt:i4>
      </vt:variant>
      <vt:variant>
        <vt:i4>5</vt:i4>
      </vt:variant>
      <vt:variant>
        <vt:lpwstr>../Docs/R1-135049.zip</vt:lpwstr>
      </vt:variant>
      <vt:variant>
        <vt:lpwstr/>
      </vt:variant>
      <vt:variant>
        <vt:i4>4980747</vt:i4>
      </vt:variant>
      <vt:variant>
        <vt:i4>4014</vt:i4>
      </vt:variant>
      <vt:variant>
        <vt:i4>0</vt:i4>
      </vt:variant>
      <vt:variant>
        <vt:i4>5</vt:i4>
      </vt:variant>
      <vt:variant>
        <vt:lpwstr>../Docs/R1-135181.zip</vt:lpwstr>
      </vt:variant>
      <vt:variant>
        <vt:lpwstr/>
      </vt:variant>
      <vt:variant>
        <vt:i4>4194315</vt:i4>
      </vt:variant>
      <vt:variant>
        <vt:i4>4011</vt:i4>
      </vt:variant>
      <vt:variant>
        <vt:i4>0</vt:i4>
      </vt:variant>
      <vt:variant>
        <vt:i4>5</vt:i4>
      </vt:variant>
      <vt:variant>
        <vt:lpwstr>../Docs/R1-135545.zip</vt:lpwstr>
      </vt:variant>
      <vt:variant>
        <vt:lpwstr/>
      </vt:variant>
      <vt:variant>
        <vt:i4>4259848</vt:i4>
      </vt:variant>
      <vt:variant>
        <vt:i4>4008</vt:i4>
      </vt:variant>
      <vt:variant>
        <vt:i4>0</vt:i4>
      </vt:variant>
      <vt:variant>
        <vt:i4>5</vt:i4>
      </vt:variant>
      <vt:variant>
        <vt:lpwstr>../Docs/R1-135251.zip</vt:lpwstr>
      </vt:variant>
      <vt:variant>
        <vt:lpwstr/>
      </vt:variant>
      <vt:variant>
        <vt:i4>4194307</vt:i4>
      </vt:variant>
      <vt:variant>
        <vt:i4>4005</vt:i4>
      </vt:variant>
      <vt:variant>
        <vt:i4>0</vt:i4>
      </vt:variant>
      <vt:variant>
        <vt:i4>5</vt:i4>
      </vt:variant>
      <vt:variant>
        <vt:lpwstr>../Docs/R1-136078.zip</vt:lpwstr>
      </vt:variant>
      <vt:variant>
        <vt:lpwstr/>
      </vt:variant>
      <vt:variant>
        <vt:i4>4194316</vt:i4>
      </vt:variant>
      <vt:variant>
        <vt:i4>4002</vt:i4>
      </vt:variant>
      <vt:variant>
        <vt:i4>0</vt:i4>
      </vt:variant>
      <vt:variant>
        <vt:i4>5</vt:i4>
      </vt:variant>
      <vt:variant>
        <vt:lpwstr>../Docs/R1-136077.zip</vt:lpwstr>
      </vt:variant>
      <vt:variant>
        <vt:lpwstr/>
      </vt:variant>
      <vt:variant>
        <vt:i4>4587521</vt:i4>
      </vt:variant>
      <vt:variant>
        <vt:i4>3999</vt:i4>
      </vt:variant>
      <vt:variant>
        <vt:i4>0</vt:i4>
      </vt:variant>
      <vt:variant>
        <vt:i4>5</vt:i4>
      </vt:variant>
      <vt:variant>
        <vt:lpwstr>../Docs/R1-135923.zip</vt:lpwstr>
      </vt:variant>
      <vt:variant>
        <vt:lpwstr/>
      </vt:variant>
      <vt:variant>
        <vt:i4>4587526</vt:i4>
      </vt:variant>
      <vt:variant>
        <vt:i4>3996</vt:i4>
      </vt:variant>
      <vt:variant>
        <vt:i4>0</vt:i4>
      </vt:variant>
      <vt:variant>
        <vt:i4>5</vt:i4>
      </vt:variant>
      <vt:variant>
        <vt:lpwstr>../Docs/R1-135924.zip</vt:lpwstr>
      </vt:variant>
      <vt:variant>
        <vt:lpwstr/>
      </vt:variant>
      <vt:variant>
        <vt:i4>4587526</vt:i4>
      </vt:variant>
      <vt:variant>
        <vt:i4>3993</vt:i4>
      </vt:variant>
      <vt:variant>
        <vt:i4>0</vt:i4>
      </vt:variant>
      <vt:variant>
        <vt:i4>5</vt:i4>
      </vt:variant>
      <vt:variant>
        <vt:lpwstr>../Docs/R1-135924.zip</vt:lpwstr>
      </vt:variant>
      <vt:variant>
        <vt:lpwstr/>
      </vt:variant>
      <vt:variant>
        <vt:i4>4587521</vt:i4>
      </vt:variant>
      <vt:variant>
        <vt:i4>3990</vt:i4>
      </vt:variant>
      <vt:variant>
        <vt:i4>0</vt:i4>
      </vt:variant>
      <vt:variant>
        <vt:i4>5</vt:i4>
      </vt:variant>
      <vt:variant>
        <vt:lpwstr>../Docs/R1-135923.zip</vt:lpwstr>
      </vt:variant>
      <vt:variant>
        <vt:lpwstr/>
      </vt:variant>
      <vt:variant>
        <vt:i4>4587520</vt:i4>
      </vt:variant>
      <vt:variant>
        <vt:i4>3987</vt:i4>
      </vt:variant>
      <vt:variant>
        <vt:i4>0</vt:i4>
      </vt:variant>
      <vt:variant>
        <vt:i4>5</vt:i4>
      </vt:variant>
      <vt:variant>
        <vt:lpwstr>../Docs/R1-135922.zip</vt:lpwstr>
      </vt:variant>
      <vt:variant>
        <vt:lpwstr/>
      </vt:variant>
      <vt:variant>
        <vt:i4>4587523</vt:i4>
      </vt:variant>
      <vt:variant>
        <vt:i4>3984</vt:i4>
      </vt:variant>
      <vt:variant>
        <vt:i4>0</vt:i4>
      </vt:variant>
      <vt:variant>
        <vt:i4>5</vt:i4>
      </vt:variant>
      <vt:variant>
        <vt:lpwstr>../Docs/R1-135921.zip</vt:lpwstr>
      </vt:variant>
      <vt:variant>
        <vt:lpwstr/>
      </vt:variant>
      <vt:variant>
        <vt:i4>4587523</vt:i4>
      </vt:variant>
      <vt:variant>
        <vt:i4>3981</vt:i4>
      </vt:variant>
      <vt:variant>
        <vt:i4>0</vt:i4>
      </vt:variant>
      <vt:variant>
        <vt:i4>5</vt:i4>
      </vt:variant>
      <vt:variant>
        <vt:lpwstr>../Docs/R1-135921.zip</vt:lpwstr>
      </vt:variant>
      <vt:variant>
        <vt:lpwstr/>
      </vt:variant>
      <vt:variant>
        <vt:i4>4587531</vt:i4>
      </vt:variant>
      <vt:variant>
        <vt:i4>3978</vt:i4>
      </vt:variant>
      <vt:variant>
        <vt:i4>0</vt:i4>
      </vt:variant>
      <vt:variant>
        <vt:i4>5</vt:i4>
      </vt:variant>
      <vt:variant>
        <vt:lpwstr>../Docs/R1-136010.zip</vt:lpwstr>
      </vt:variant>
      <vt:variant>
        <vt:lpwstr/>
      </vt:variant>
      <vt:variant>
        <vt:i4>4653068</vt:i4>
      </vt:variant>
      <vt:variant>
        <vt:i4>3975</vt:i4>
      </vt:variant>
      <vt:variant>
        <vt:i4>0</vt:i4>
      </vt:variant>
      <vt:variant>
        <vt:i4>5</vt:i4>
      </vt:variant>
      <vt:variant>
        <vt:lpwstr>../Docs/R1-136007.zip</vt:lpwstr>
      </vt:variant>
      <vt:variant>
        <vt:lpwstr/>
      </vt:variant>
      <vt:variant>
        <vt:i4>4259842</vt:i4>
      </vt:variant>
      <vt:variant>
        <vt:i4>3972</vt:i4>
      </vt:variant>
      <vt:variant>
        <vt:i4>0</vt:i4>
      </vt:variant>
      <vt:variant>
        <vt:i4>5</vt:i4>
      </vt:variant>
      <vt:variant>
        <vt:lpwstr>../Docs/R1-135950.zip</vt:lpwstr>
      </vt:variant>
      <vt:variant>
        <vt:lpwstr/>
      </vt:variant>
      <vt:variant>
        <vt:i4>4259841</vt:i4>
      </vt:variant>
      <vt:variant>
        <vt:i4>3969</vt:i4>
      </vt:variant>
      <vt:variant>
        <vt:i4>0</vt:i4>
      </vt:variant>
      <vt:variant>
        <vt:i4>5</vt:i4>
      </vt:variant>
      <vt:variant>
        <vt:lpwstr>../Docs/R1-135953.zip</vt:lpwstr>
      </vt:variant>
      <vt:variant>
        <vt:lpwstr/>
      </vt:variant>
      <vt:variant>
        <vt:i4>4587534</vt:i4>
      </vt:variant>
      <vt:variant>
        <vt:i4>3966</vt:i4>
      </vt:variant>
      <vt:variant>
        <vt:i4>0</vt:i4>
      </vt:variant>
      <vt:variant>
        <vt:i4>5</vt:i4>
      </vt:variant>
      <vt:variant>
        <vt:lpwstr>../Docs/R1-135227.zip</vt:lpwstr>
      </vt:variant>
      <vt:variant>
        <vt:lpwstr/>
      </vt:variant>
      <vt:variant>
        <vt:i4>4653058</vt:i4>
      </vt:variant>
      <vt:variant>
        <vt:i4>3963</vt:i4>
      </vt:variant>
      <vt:variant>
        <vt:i4>0</vt:i4>
      </vt:variant>
      <vt:variant>
        <vt:i4>5</vt:i4>
      </vt:variant>
      <vt:variant>
        <vt:lpwstr>../Docs/R1-135831.zip</vt:lpwstr>
      </vt:variant>
      <vt:variant>
        <vt:lpwstr/>
      </vt:variant>
      <vt:variant>
        <vt:i4>4587534</vt:i4>
      </vt:variant>
      <vt:variant>
        <vt:i4>3960</vt:i4>
      </vt:variant>
      <vt:variant>
        <vt:i4>0</vt:i4>
      </vt:variant>
      <vt:variant>
        <vt:i4>5</vt:i4>
      </vt:variant>
      <vt:variant>
        <vt:lpwstr>../Docs/R1-135227.zip</vt:lpwstr>
      </vt:variant>
      <vt:variant>
        <vt:lpwstr/>
      </vt:variant>
      <vt:variant>
        <vt:i4>4456451</vt:i4>
      </vt:variant>
      <vt:variant>
        <vt:i4>3957</vt:i4>
      </vt:variant>
      <vt:variant>
        <vt:i4>0</vt:i4>
      </vt:variant>
      <vt:variant>
        <vt:i4>5</vt:i4>
      </vt:variant>
      <vt:variant>
        <vt:lpwstr>../Docs/R1-135800.zip</vt:lpwstr>
      </vt:variant>
      <vt:variant>
        <vt:lpwstr/>
      </vt:variant>
      <vt:variant>
        <vt:i4>4980746</vt:i4>
      </vt:variant>
      <vt:variant>
        <vt:i4>3954</vt:i4>
      </vt:variant>
      <vt:variant>
        <vt:i4>0</vt:i4>
      </vt:variant>
      <vt:variant>
        <vt:i4>5</vt:i4>
      </vt:variant>
      <vt:variant>
        <vt:lpwstr>../Docs/R1-135180.zip</vt:lpwstr>
      </vt:variant>
      <vt:variant>
        <vt:lpwstr/>
      </vt:variant>
      <vt:variant>
        <vt:i4>4653056</vt:i4>
      </vt:variant>
      <vt:variant>
        <vt:i4>3951</vt:i4>
      </vt:variant>
      <vt:variant>
        <vt:i4>0</vt:i4>
      </vt:variant>
      <vt:variant>
        <vt:i4>5</vt:i4>
      </vt:variant>
      <vt:variant>
        <vt:lpwstr>../Docs/R1-135239.zip</vt:lpwstr>
      </vt:variant>
      <vt:variant>
        <vt:lpwstr/>
      </vt:variant>
      <vt:variant>
        <vt:i4>4587521</vt:i4>
      </vt:variant>
      <vt:variant>
        <vt:i4>3948</vt:i4>
      </vt:variant>
      <vt:variant>
        <vt:i4>0</vt:i4>
      </vt:variant>
      <vt:variant>
        <vt:i4>5</vt:i4>
      </vt:variant>
      <vt:variant>
        <vt:lpwstr>../Docs/R1-135329.zip</vt:lpwstr>
      </vt:variant>
      <vt:variant>
        <vt:lpwstr/>
      </vt:variant>
      <vt:variant>
        <vt:i4>4390925</vt:i4>
      </vt:variant>
      <vt:variant>
        <vt:i4>3945</vt:i4>
      </vt:variant>
      <vt:variant>
        <vt:i4>0</vt:i4>
      </vt:variant>
      <vt:variant>
        <vt:i4>5</vt:i4>
      </vt:variant>
      <vt:variant>
        <vt:lpwstr>../Docs/R1-135375.zip</vt:lpwstr>
      </vt:variant>
      <vt:variant>
        <vt:lpwstr/>
      </vt:variant>
      <vt:variant>
        <vt:i4>4194307</vt:i4>
      </vt:variant>
      <vt:variant>
        <vt:i4>3942</vt:i4>
      </vt:variant>
      <vt:variant>
        <vt:i4>0</vt:i4>
      </vt:variant>
      <vt:variant>
        <vt:i4>5</vt:i4>
      </vt:variant>
      <vt:variant>
        <vt:lpwstr>../Docs/R1-135048.zip</vt:lpwstr>
      </vt:variant>
      <vt:variant>
        <vt:lpwstr/>
      </vt:variant>
      <vt:variant>
        <vt:i4>4194306</vt:i4>
      </vt:variant>
      <vt:variant>
        <vt:i4>3939</vt:i4>
      </vt:variant>
      <vt:variant>
        <vt:i4>0</vt:i4>
      </vt:variant>
      <vt:variant>
        <vt:i4>5</vt:i4>
      </vt:variant>
      <vt:variant>
        <vt:lpwstr>../Docs/R1-135940.zip</vt:lpwstr>
      </vt:variant>
      <vt:variant>
        <vt:lpwstr/>
      </vt:variant>
      <vt:variant>
        <vt:i4>5046287</vt:i4>
      </vt:variant>
      <vt:variant>
        <vt:i4>3936</vt:i4>
      </vt:variant>
      <vt:variant>
        <vt:i4>0</vt:i4>
      </vt:variant>
      <vt:variant>
        <vt:i4>5</vt:i4>
      </vt:variant>
      <vt:variant>
        <vt:lpwstr>../Docs/R1-135490.zip</vt:lpwstr>
      </vt:variant>
      <vt:variant>
        <vt:lpwstr/>
      </vt:variant>
      <vt:variant>
        <vt:i4>4325381</vt:i4>
      </vt:variant>
      <vt:variant>
        <vt:i4>3933</vt:i4>
      </vt:variant>
      <vt:variant>
        <vt:i4>0</vt:i4>
      </vt:variant>
      <vt:variant>
        <vt:i4>5</vt:i4>
      </vt:variant>
      <vt:variant>
        <vt:lpwstr>../Docs/R1-135769.zip</vt:lpwstr>
      </vt:variant>
      <vt:variant>
        <vt:lpwstr/>
      </vt:variant>
      <vt:variant>
        <vt:i4>4390926</vt:i4>
      </vt:variant>
      <vt:variant>
        <vt:i4>3930</vt:i4>
      </vt:variant>
      <vt:variant>
        <vt:i4>0</vt:i4>
      </vt:variant>
      <vt:variant>
        <vt:i4>5</vt:i4>
      </vt:variant>
      <vt:variant>
        <vt:lpwstr>../Docs/R1-135376.zip</vt:lpwstr>
      </vt:variant>
      <vt:variant>
        <vt:lpwstr/>
      </vt:variant>
      <vt:variant>
        <vt:i4>4390915</vt:i4>
      </vt:variant>
      <vt:variant>
        <vt:i4>3927</vt:i4>
      </vt:variant>
      <vt:variant>
        <vt:i4>0</vt:i4>
      </vt:variant>
      <vt:variant>
        <vt:i4>5</vt:i4>
      </vt:variant>
      <vt:variant>
        <vt:lpwstr>../Docs/R1-135179.zip</vt:lpwstr>
      </vt:variant>
      <vt:variant>
        <vt:lpwstr/>
      </vt:variant>
      <vt:variant>
        <vt:i4>5046275</vt:i4>
      </vt:variant>
      <vt:variant>
        <vt:i4>3924</vt:i4>
      </vt:variant>
      <vt:variant>
        <vt:i4>0</vt:i4>
      </vt:variant>
      <vt:variant>
        <vt:i4>5</vt:i4>
      </vt:variant>
      <vt:variant>
        <vt:lpwstr>../Docs/R1-135890.zip</vt:lpwstr>
      </vt:variant>
      <vt:variant>
        <vt:lpwstr/>
      </vt:variant>
      <vt:variant>
        <vt:i4>4194313</vt:i4>
      </vt:variant>
      <vt:variant>
        <vt:i4>3921</vt:i4>
      </vt:variant>
      <vt:variant>
        <vt:i4>0</vt:i4>
      </vt:variant>
      <vt:variant>
        <vt:i4>5</vt:i4>
      </vt:variant>
      <vt:variant>
        <vt:lpwstr>../Docs/R1-135240.zip</vt:lpwstr>
      </vt:variant>
      <vt:variant>
        <vt:lpwstr/>
      </vt:variant>
      <vt:variant>
        <vt:i4>4194312</vt:i4>
      </vt:variant>
      <vt:variant>
        <vt:i4>3918</vt:i4>
      </vt:variant>
      <vt:variant>
        <vt:i4>0</vt:i4>
      </vt:variant>
      <vt:variant>
        <vt:i4>5</vt:i4>
      </vt:variant>
      <vt:variant>
        <vt:lpwstr>../Docs/R1-135241.zip</vt:lpwstr>
      </vt:variant>
      <vt:variant>
        <vt:lpwstr/>
      </vt:variant>
      <vt:variant>
        <vt:i4>4653065</vt:i4>
      </vt:variant>
      <vt:variant>
        <vt:i4>3915</vt:i4>
      </vt:variant>
      <vt:variant>
        <vt:i4>0</vt:i4>
      </vt:variant>
      <vt:variant>
        <vt:i4>5</vt:i4>
      </vt:variant>
      <vt:variant>
        <vt:lpwstr>../Docs/R1-135230.zip</vt:lpwstr>
      </vt:variant>
      <vt:variant>
        <vt:lpwstr/>
      </vt:variant>
      <vt:variant>
        <vt:i4>4587520</vt:i4>
      </vt:variant>
      <vt:variant>
        <vt:i4>3912</vt:i4>
      </vt:variant>
      <vt:variant>
        <vt:i4>0</vt:i4>
      </vt:variant>
      <vt:variant>
        <vt:i4>5</vt:i4>
      </vt:variant>
      <vt:variant>
        <vt:lpwstr>../Docs/R1-135229.zip</vt:lpwstr>
      </vt:variant>
      <vt:variant>
        <vt:lpwstr/>
      </vt:variant>
      <vt:variant>
        <vt:i4>4587525</vt:i4>
      </vt:variant>
      <vt:variant>
        <vt:i4>3909</vt:i4>
      </vt:variant>
      <vt:variant>
        <vt:i4>0</vt:i4>
      </vt:variant>
      <vt:variant>
        <vt:i4>5</vt:i4>
      </vt:variant>
      <vt:variant>
        <vt:lpwstr>../Docs/R1-135826.zip</vt:lpwstr>
      </vt:variant>
      <vt:variant>
        <vt:lpwstr/>
      </vt:variant>
      <vt:variant>
        <vt:i4>4587521</vt:i4>
      </vt:variant>
      <vt:variant>
        <vt:i4>3906</vt:i4>
      </vt:variant>
      <vt:variant>
        <vt:i4>0</vt:i4>
      </vt:variant>
      <vt:variant>
        <vt:i4>5</vt:i4>
      </vt:variant>
      <vt:variant>
        <vt:lpwstr>../Docs/R1-135228.zip</vt:lpwstr>
      </vt:variant>
      <vt:variant>
        <vt:lpwstr/>
      </vt:variant>
      <vt:variant>
        <vt:i4>4587526</vt:i4>
      </vt:variant>
      <vt:variant>
        <vt:i4>3903</vt:i4>
      </vt:variant>
      <vt:variant>
        <vt:i4>0</vt:i4>
      </vt:variant>
      <vt:variant>
        <vt:i4>5</vt:i4>
      </vt:variant>
      <vt:variant>
        <vt:lpwstr>../Docs/R1-135825.zip</vt:lpwstr>
      </vt:variant>
      <vt:variant>
        <vt:lpwstr/>
      </vt:variant>
      <vt:variant>
        <vt:i4>5046280</vt:i4>
      </vt:variant>
      <vt:variant>
        <vt:i4>3900</vt:i4>
      </vt:variant>
      <vt:variant>
        <vt:i4>0</vt:i4>
      </vt:variant>
      <vt:variant>
        <vt:i4>5</vt:i4>
      </vt:variant>
      <vt:variant>
        <vt:lpwstr>../Docs/R1-135596.zip</vt:lpwstr>
      </vt:variant>
      <vt:variant>
        <vt:lpwstr/>
      </vt:variant>
      <vt:variant>
        <vt:i4>5046283</vt:i4>
      </vt:variant>
      <vt:variant>
        <vt:i4>3897</vt:i4>
      </vt:variant>
      <vt:variant>
        <vt:i4>0</vt:i4>
      </vt:variant>
      <vt:variant>
        <vt:i4>5</vt:i4>
      </vt:variant>
      <vt:variant>
        <vt:lpwstr>../Docs/R1-135595.zip</vt:lpwstr>
      </vt:variant>
      <vt:variant>
        <vt:lpwstr/>
      </vt:variant>
      <vt:variant>
        <vt:i4>4587533</vt:i4>
      </vt:variant>
      <vt:variant>
        <vt:i4>3894</vt:i4>
      </vt:variant>
      <vt:variant>
        <vt:i4>0</vt:i4>
      </vt:variant>
      <vt:variant>
        <vt:i4>5</vt:i4>
      </vt:variant>
      <vt:variant>
        <vt:lpwstr>../Docs/R1-135523.zip</vt:lpwstr>
      </vt:variant>
      <vt:variant>
        <vt:lpwstr/>
      </vt:variant>
      <vt:variant>
        <vt:i4>4980740</vt:i4>
      </vt:variant>
      <vt:variant>
        <vt:i4>3891</vt:i4>
      </vt:variant>
      <vt:variant>
        <vt:i4>0</vt:i4>
      </vt:variant>
      <vt:variant>
        <vt:i4>5</vt:i4>
      </vt:variant>
      <vt:variant>
        <vt:lpwstr>../Docs/R1-135887.zip</vt:lpwstr>
      </vt:variant>
      <vt:variant>
        <vt:lpwstr/>
      </vt:variant>
      <vt:variant>
        <vt:i4>4587522</vt:i4>
      </vt:variant>
      <vt:variant>
        <vt:i4>3888</vt:i4>
      </vt:variant>
      <vt:variant>
        <vt:i4>0</vt:i4>
      </vt:variant>
      <vt:variant>
        <vt:i4>5</vt:i4>
      </vt:variant>
      <vt:variant>
        <vt:lpwstr>../Docs/R1-135920.zip</vt:lpwstr>
      </vt:variant>
      <vt:variant>
        <vt:lpwstr/>
      </vt:variant>
      <vt:variant>
        <vt:i4>4456453</vt:i4>
      </vt:variant>
      <vt:variant>
        <vt:i4>3885</vt:i4>
      </vt:variant>
      <vt:variant>
        <vt:i4>0</vt:i4>
      </vt:variant>
      <vt:variant>
        <vt:i4>5</vt:i4>
      </vt:variant>
      <vt:variant>
        <vt:lpwstr>../Docs/R1-135907.zip</vt:lpwstr>
      </vt:variant>
      <vt:variant>
        <vt:lpwstr/>
      </vt:variant>
      <vt:variant>
        <vt:i4>4521985</vt:i4>
      </vt:variant>
      <vt:variant>
        <vt:i4>3882</vt:i4>
      </vt:variant>
      <vt:variant>
        <vt:i4>0</vt:i4>
      </vt:variant>
      <vt:variant>
        <vt:i4>5</vt:i4>
      </vt:variant>
      <vt:variant>
        <vt:lpwstr>../Docs/R1-135913.zip</vt:lpwstr>
      </vt:variant>
      <vt:variant>
        <vt:lpwstr/>
      </vt:variant>
      <vt:variant>
        <vt:i4>4521985</vt:i4>
      </vt:variant>
      <vt:variant>
        <vt:i4>3879</vt:i4>
      </vt:variant>
      <vt:variant>
        <vt:i4>0</vt:i4>
      </vt:variant>
      <vt:variant>
        <vt:i4>5</vt:i4>
      </vt:variant>
      <vt:variant>
        <vt:lpwstr>../Docs/R1-135913.zip</vt:lpwstr>
      </vt:variant>
      <vt:variant>
        <vt:lpwstr/>
      </vt:variant>
      <vt:variant>
        <vt:i4>4456453</vt:i4>
      </vt:variant>
      <vt:variant>
        <vt:i4>3876</vt:i4>
      </vt:variant>
      <vt:variant>
        <vt:i4>0</vt:i4>
      </vt:variant>
      <vt:variant>
        <vt:i4>5</vt:i4>
      </vt:variant>
      <vt:variant>
        <vt:lpwstr>../Docs/R1-135907.zip</vt:lpwstr>
      </vt:variant>
      <vt:variant>
        <vt:lpwstr/>
      </vt:variant>
      <vt:variant>
        <vt:i4>4456456</vt:i4>
      </vt:variant>
      <vt:variant>
        <vt:i4>3873</vt:i4>
      </vt:variant>
      <vt:variant>
        <vt:i4>0</vt:i4>
      </vt:variant>
      <vt:variant>
        <vt:i4>5</vt:i4>
      </vt:variant>
      <vt:variant>
        <vt:lpwstr>../Docs/R1-136033.zip</vt:lpwstr>
      </vt:variant>
      <vt:variant>
        <vt:lpwstr/>
      </vt:variant>
      <vt:variant>
        <vt:i4>2949135</vt:i4>
      </vt:variant>
      <vt:variant>
        <vt:i4>3870</vt:i4>
      </vt:variant>
      <vt:variant>
        <vt:i4>0</vt:i4>
      </vt:variant>
      <vt:variant>
        <vt:i4>5</vt:i4>
      </vt:variant>
      <vt:variant>
        <vt:lpwstr>http://www.3gpp.org/ftp/tsg_ran/TSG_RAN/TSGR_60/Docs/RP-130847.zip</vt:lpwstr>
      </vt:variant>
      <vt:variant>
        <vt:lpwstr/>
      </vt:variant>
      <vt:variant>
        <vt:i4>4980742</vt:i4>
      </vt:variant>
      <vt:variant>
        <vt:i4>3867</vt:i4>
      </vt:variant>
      <vt:variant>
        <vt:i4>0</vt:i4>
      </vt:variant>
      <vt:variant>
        <vt:i4>5</vt:i4>
      </vt:variant>
      <vt:variant>
        <vt:lpwstr>../Docs/R1-135489.zip</vt:lpwstr>
      </vt:variant>
      <vt:variant>
        <vt:lpwstr/>
      </vt:variant>
      <vt:variant>
        <vt:i4>4521994</vt:i4>
      </vt:variant>
      <vt:variant>
        <vt:i4>3864</vt:i4>
      </vt:variant>
      <vt:variant>
        <vt:i4>0</vt:i4>
      </vt:variant>
      <vt:variant>
        <vt:i4>5</vt:i4>
      </vt:variant>
      <vt:variant>
        <vt:lpwstr>../Docs/R1-135415.zip</vt:lpwstr>
      </vt:variant>
      <vt:variant>
        <vt:lpwstr/>
      </vt:variant>
      <vt:variant>
        <vt:i4>4521986</vt:i4>
      </vt:variant>
      <vt:variant>
        <vt:i4>3861</vt:i4>
      </vt:variant>
      <vt:variant>
        <vt:i4>0</vt:i4>
      </vt:variant>
      <vt:variant>
        <vt:i4>5</vt:i4>
      </vt:variant>
      <vt:variant>
        <vt:lpwstr>../Docs/R1-135910.zip</vt:lpwstr>
      </vt:variant>
      <vt:variant>
        <vt:lpwstr/>
      </vt:variant>
      <vt:variant>
        <vt:i4>4456459</vt:i4>
      </vt:variant>
      <vt:variant>
        <vt:i4>3858</vt:i4>
      </vt:variant>
      <vt:variant>
        <vt:i4>0</vt:i4>
      </vt:variant>
      <vt:variant>
        <vt:i4>5</vt:i4>
      </vt:variant>
      <vt:variant>
        <vt:lpwstr>../Docs/R1-135909.zip</vt:lpwstr>
      </vt:variant>
      <vt:variant>
        <vt:lpwstr/>
      </vt:variant>
      <vt:variant>
        <vt:i4>4587520</vt:i4>
      </vt:variant>
      <vt:variant>
        <vt:i4>3855</vt:i4>
      </vt:variant>
      <vt:variant>
        <vt:i4>0</vt:i4>
      </vt:variant>
      <vt:variant>
        <vt:i4>5</vt:i4>
      </vt:variant>
      <vt:variant>
        <vt:lpwstr>../Docs/R1-135328.zip</vt:lpwstr>
      </vt:variant>
      <vt:variant>
        <vt:lpwstr/>
      </vt:variant>
      <vt:variant>
        <vt:i4>5046276</vt:i4>
      </vt:variant>
      <vt:variant>
        <vt:i4>3852</vt:i4>
      </vt:variant>
      <vt:variant>
        <vt:i4>0</vt:i4>
      </vt:variant>
      <vt:variant>
        <vt:i4>5</vt:i4>
      </vt:variant>
      <vt:variant>
        <vt:lpwstr>../Docs/R1-135897.zip</vt:lpwstr>
      </vt:variant>
      <vt:variant>
        <vt:lpwstr/>
      </vt:variant>
      <vt:variant>
        <vt:i4>4587535</vt:i4>
      </vt:variant>
      <vt:variant>
        <vt:i4>3849</vt:i4>
      </vt:variant>
      <vt:variant>
        <vt:i4>0</vt:i4>
      </vt:variant>
      <vt:variant>
        <vt:i4>5</vt:i4>
      </vt:variant>
      <vt:variant>
        <vt:lpwstr>../Docs/R1-135327.zip</vt:lpwstr>
      </vt:variant>
      <vt:variant>
        <vt:lpwstr/>
      </vt:variant>
      <vt:variant>
        <vt:i4>4456458</vt:i4>
      </vt:variant>
      <vt:variant>
        <vt:i4>3846</vt:i4>
      </vt:variant>
      <vt:variant>
        <vt:i4>0</vt:i4>
      </vt:variant>
      <vt:variant>
        <vt:i4>5</vt:i4>
      </vt:variant>
      <vt:variant>
        <vt:lpwstr>../Docs/R1-135908.zip</vt:lpwstr>
      </vt:variant>
      <vt:variant>
        <vt:lpwstr/>
      </vt:variant>
      <vt:variant>
        <vt:i4>4980739</vt:i4>
      </vt:variant>
      <vt:variant>
        <vt:i4>3843</vt:i4>
      </vt:variant>
      <vt:variant>
        <vt:i4>0</vt:i4>
      </vt:variant>
      <vt:variant>
        <vt:i4>5</vt:i4>
      </vt:variant>
      <vt:variant>
        <vt:lpwstr>../Docs/R1-135981.zip</vt:lpwstr>
      </vt:variant>
      <vt:variant>
        <vt:lpwstr/>
      </vt:variant>
      <vt:variant>
        <vt:i4>4456458</vt:i4>
      </vt:variant>
      <vt:variant>
        <vt:i4>3840</vt:i4>
      </vt:variant>
      <vt:variant>
        <vt:i4>0</vt:i4>
      </vt:variant>
      <vt:variant>
        <vt:i4>5</vt:i4>
      </vt:variant>
      <vt:variant>
        <vt:lpwstr>../Docs/R1-135908.zip</vt:lpwstr>
      </vt:variant>
      <vt:variant>
        <vt:lpwstr/>
      </vt:variant>
      <vt:variant>
        <vt:i4>4456458</vt:i4>
      </vt:variant>
      <vt:variant>
        <vt:i4>3837</vt:i4>
      </vt:variant>
      <vt:variant>
        <vt:i4>0</vt:i4>
      </vt:variant>
      <vt:variant>
        <vt:i4>5</vt:i4>
      </vt:variant>
      <vt:variant>
        <vt:lpwstr>../Docs/R1-135908.zip</vt:lpwstr>
      </vt:variant>
      <vt:variant>
        <vt:lpwstr/>
      </vt:variant>
      <vt:variant>
        <vt:i4>4587523</vt:i4>
      </vt:variant>
      <vt:variant>
        <vt:i4>3834</vt:i4>
      </vt:variant>
      <vt:variant>
        <vt:i4>0</vt:i4>
      </vt:variant>
      <vt:variant>
        <vt:i4>5</vt:i4>
      </vt:variant>
      <vt:variant>
        <vt:lpwstr>../Docs/R1-134931.zip</vt:lpwstr>
      </vt:variant>
      <vt:variant>
        <vt:lpwstr/>
      </vt:variant>
      <vt:variant>
        <vt:i4>4653061</vt:i4>
      </vt:variant>
      <vt:variant>
        <vt:i4>3831</vt:i4>
      </vt:variant>
      <vt:variant>
        <vt:i4>0</vt:i4>
      </vt:variant>
      <vt:variant>
        <vt:i4>5</vt:i4>
      </vt:variant>
      <vt:variant>
        <vt:lpwstr>../Docs/R1-135836.zip</vt:lpwstr>
      </vt:variant>
      <vt:variant>
        <vt:lpwstr/>
      </vt:variant>
      <vt:variant>
        <vt:i4>4390925</vt:i4>
      </vt:variant>
      <vt:variant>
        <vt:i4>3828</vt:i4>
      </vt:variant>
      <vt:variant>
        <vt:i4>0</vt:i4>
      </vt:variant>
      <vt:variant>
        <vt:i4>5</vt:i4>
      </vt:variant>
      <vt:variant>
        <vt:lpwstr>../Docs/R1-135670.zip</vt:lpwstr>
      </vt:variant>
      <vt:variant>
        <vt:lpwstr/>
      </vt:variant>
      <vt:variant>
        <vt:i4>4521988</vt:i4>
      </vt:variant>
      <vt:variant>
        <vt:i4>3825</vt:i4>
      </vt:variant>
      <vt:variant>
        <vt:i4>0</vt:i4>
      </vt:variant>
      <vt:variant>
        <vt:i4>5</vt:i4>
      </vt:variant>
      <vt:variant>
        <vt:lpwstr>../Docs/R1-135817.zip</vt:lpwstr>
      </vt:variant>
      <vt:variant>
        <vt:lpwstr/>
      </vt:variant>
      <vt:variant>
        <vt:i4>4521993</vt:i4>
      </vt:variant>
      <vt:variant>
        <vt:i4>3822</vt:i4>
      </vt:variant>
      <vt:variant>
        <vt:i4>0</vt:i4>
      </vt:variant>
      <vt:variant>
        <vt:i4>5</vt:i4>
      </vt:variant>
      <vt:variant>
        <vt:lpwstr>../Docs/R1-135614.zip</vt:lpwstr>
      </vt:variant>
      <vt:variant>
        <vt:lpwstr/>
      </vt:variant>
      <vt:variant>
        <vt:i4>4194314</vt:i4>
      </vt:variant>
      <vt:variant>
        <vt:i4>3819</vt:i4>
      </vt:variant>
      <vt:variant>
        <vt:i4>0</vt:i4>
      </vt:variant>
      <vt:variant>
        <vt:i4>5</vt:i4>
      </vt:variant>
      <vt:variant>
        <vt:lpwstr>../Docs/R1-135544.zip</vt:lpwstr>
      </vt:variant>
      <vt:variant>
        <vt:lpwstr/>
      </vt:variant>
      <vt:variant>
        <vt:i4>4980743</vt:i4>
      </vt:variant>
      <vt:variant>
        <vt:i4>3816</vt:i4>
      </vt:variant>
      <vt:variant>
        <vt:i4>0</vt:i4>
      </vt:variant>
      <vt:variant>
        <vt:i4>5</vt:i4>
      </vt:variant>
      <vt:variant>
        <vt:lpwstr>../Docs/R1-135488.zip</vt:lpwstr>
      </vt:variant>
      <vt:variant>
        <vt:lpwstr/>
      </vt:variant>
      <vt:variant>
        <vt:i4>4980744</vt:i4>
      </vt:variant>
      <vt:variant>
        <vt:i4>3813</vt:i4>
      </vt:variant>
      <vt:variant>
        <vt:i4>0</vt:i4>
      </vt:variant>
      <vt:variant>
        <vt:i4>5</vt:i4>
      </vt:variant>
      <vt:variant>
        <vt:lpwstr>../Docs/R1-135487.zip</vt:lpwstr>
      </vt:variant>
      <vt:variant>
        <vt:lpwstr/>
      </vt:variant>
      <vt:variant>
        <vt:i4>4194318</vt:i4>
      </vt:variant>
      <vt:variant>
        <vt:i4>3810</vt:i4>
      </vt:variant>
      <vt:variant>
        <vt:i4>0</vt:i4>
      </vt:variant>
      <vt:variant>
        <vt:i4>5</vt:i4>
      </vt:variant>
      <vt:variant>
        <vt:lpwstr>../Docs/R1-135144.zip</vt:lpwstr>
      </vt:variant>
      <vt:variant>
        <vt:lpwstr/>
      </vt:variant>
      <vt:variant>
        <vt:i4>5046283</vt:i4>
      </vt:variant>
      <vt:variant>
        <vt:i4>3807</vt:i4>
      </vt:variant>
      <vt:variant>
        <vt:i4>0</vt:i4>
      </vt:variant>
      <vt:variant>
        <vt:i4>5</vt:i4>
      </vt:variant>
      <vt:variant>
        <vt:lpwstr>../Docs/R1-135090.zip</vt:lpwstr>
      </vt:variant>
      <vt:variant>
        <vt:lpwstr/>
      </vt:variant>
      <vt:variant>
        <vt:i4>4653061</vt:i4>
      </vt:variant>
      <vt:variant>
        <vt:i4>3804</vt:i4>
      </vt:variant>
      <vt:variant>
        <vt:i4>0</vt:i4>
      </vt:variant>
      <vt:variant>
        <vt:i4>5</vt:i4>
      </vt:variant>
      <vt:variant>
        <vt:lpwstr>../Docs/R1-135937.zip</vt:lpwstr>
      </vt:variant>
      <vt:variant>
        <vt:lpwstr/>
      </vt:variant>
      <vt:variant>
        <vt:i4>4194316</vt:i4>
      </vt:variant>
      <vt:variant>
        <vt:i4>3801</vt:i4>
      </vt:variant>
      <vt:variant>
        <vt:i4>0</vt:i4>
      </vt:variant>
      <vt:variant>
        <vt:i4>5</vt:i4>
      </vt:variant>
      <vt:variant>
        <vt:lpwstr>../Docs/R1-135047.zip</vt:lpwstr>
      </vt:variant>
      <vt:variant>
        <vt:lpwstr/>
      </vt:variant>
      <vt:variant>
        <vt:i4>4587531</vt:i4>
      </vt:variant>
      <vt:variant>
        <vt:i4>3798</vt:i4>
      </vt:variant>
      <vt:variant>
        <vt:i4>0</vt:i4>
      </vt:variant>
      <vt:variant>
        <vt:i4>5</vt:i4>
      </vt:variant>
      <vt:variant>
        <vt:lpwstr>../Docs/R1-135121.zip</vt:lpwstr>
      </vt:variant>
      <vt:variant>
        <vt:lpwstr/>
      </vt:variant>
      <vt:variant>
        <vt:i4>4259847</vt:i4>
      </vt:variant>
      <vt:variant>
        <vt:i4>3795</vt:i4>
      </vt:variant>
      <vt:variant>
        <vt:i4>0</vt:i4>
      </vt:variant>
      <vt:variant>
        <vt:i4>5</vt:i4>
      </vt:variant>
      <vt:variant>
        <vt:lpwstr>../Docs/R1-135955.zip</vt:lpwstr>
      </vt:variant>
      <vt:variant>
        <vt:lpwstr/>
      </vt:variant>
      <vt:variant>
        <vt:i4>4587535</vt:i4>
      </vt:variant>
      <vt:variant>
        <vt:i4>3792</vt:i4>
      </vt:variant>
      <vt:variant>
        <vt:i4>0</vt:i4>
      </vt:variant>
      <vt:variant>
        <vt:i4>5</vt:i4>
      </vt:variant>
      <vt:variant>
        <vt:lpwstr>../Docs/R1-135226.zip</vt:lpwstr>
      </vt:variant>
      <vt:variant>
        <vt:lpwstr/>
      </vt:variant>
      <vt:variant>
        <vt:i4>4587534</vt:i4>
      </vt:variant>
      <vt:variant>
        <vt:i4>3789</vt:i4>
      </vt:variant>
      <vt:variant>
        <vt:i4>0</vt:i4>
      </vt:variant>
      <vt:variant>
        <vt:i4>5</vt:i4>
      </vt:variant>
      <vt:variant>
        <vt:lpwstr>../Docs/R1-135326.zip</vt:lpwstr>
      </vt:variant>
      <vt:variant>
        <vt:lpwstr/>
      </vt:variant>
      <vt:variant>
        <vt:i4>4390914</vt:i4>
      </vt:variant>
      <vt:variant>
        <vt:i4>3786</vt:i4>
      </vt:variant>
      <vt:variant>
        <vt:i4>0</vt:i4>
      </vt:variant>
      <vt:variant>
        <vt:i4>5</vt:i4>
      </vt:variant>
      <vt:variant>
        <vt:lpwstr>../Docs/R1-135178.zip</vt:lpwstr>
      </vt:variant>
      <vt:variant>
        <vt:lpwstr/>
      </vt:variant>
      <vt:variant>
        <vt:i4>4587532</vt:i4>
      </vt:variant>
      <vt:variant>
        <vt:i4>3783</vt:i4>
      </vt:variant>
      <vt:variant>
        <vt:i4>0</vt:i4>
      </vt:variant>
      <vt:variant>
        <vt:i4>5</vt:i4>
      </vt:variant>
      <vt:variant>
        <vt:lpwstr>../Docs/R1-135225.zip</vt:lpwstr>
      </vt:variant>
      <vt:variant>
        <vt:lpwstr/>
      </vt:variant>
      <vt:variant>
        <vt:i4>4653066</vt:i4>
      </vt:variant>
      <vt:variant>
        <vt:i4>3780</vt:i4>
      </vt:variant>
      <vt:variant>
        <vt:i4>0</vt:i4>
      </vt:variant>
      <vt:variant>
        <vt:i4>5</vt:i4>
      </vt:variant>
      <vt:variant>
        <vt:lpwstr>../Docs/R1-135938.zip</vt:lpwstr>
      </vt:variant>
      <vt:variant>
        <vt:lpwstr/>
      </vt:variant>
      <vt:variant>
        <vt:i4>4521992</vt:i4>
      </vt:variant>
      <vt:variant>
        <vt:i4>3777</vt:i4>
      </vt:variant>
      <vt:variant>
        <vt:i4>0</vt:i4>
      </vt:variant>
      <vt:variant>
        <vt:i4>5</vt:i4>
      </vt:variant>
      <vt:variant>
        <vt:lpwstr>../Docs/R1-135417.zip</vt:lpwstr>
      </vt:variant>
      <vt:variant>
        <vt:lpwstr/>
      </vt:variant>
      <vt:variant>
        <vt:i4>4390916</vt:i4>
      </vt:variant>
      <vt:variant>
        <vt:i4>3774</vt:i4>
      </vt:variant>
      <vt:variant>
        <vt:i4>0</vt:i4>
      </vt:variant>
      <vt:variant>
        <vt:i4>5</vt:i4>
      </vt:variant>
      <vt:variant>
        <vt:lpwstr>../Docs/R1-135877.zip</vt:lpwstr>
      </vt:variant>
      <vt:variant>
        <vt:lpwstr/>
      </vt:variant>
      <vt:variant>
        <vt:i4>4587530</vt:i4>
      </vt:variant>
      <vt:variant>
        <vt:i4>3771</vt:i4>
      </vt:variant>
      <vt:variant>
        <vt:i4>0</vt:i4>
      </vt:variant>
      <vt:variant>
        <vt:i4>5</vt:i4>
      </vt:variant>
      <vt:variant>
        <vt:lpwstr>../Docs/R1-135120.zip</vt:lpwstr>
      </vt:variant>
      <vt:variant>
        <vt:lpwstr/>
      </vt:variant>
      <vt:variant>
        <vt:i4>4587531</vt:i4>
      </vt:variant>
      <vt:variant>
        <vt:i4>3768</vt:i4>
      </vt:variant>
      <vt:variant>
        <vt:i4>0</vt:i4>
      </vt:variant>
      <vt:variant>
        <vt:i4>5</vt:i4>
      </vt:variant>
      <vt:variant>
        <vt:lpwstr>../Docs/R1-135828.zip</vt:lpwstr>
      </vt:variant>
      <vt:variant>
        <vt:lpwstr/>
      </vt:variant>
      <vt:variant>
        <vt:i4>4521994</vt:i4>
      </vt:variant>
      <vt:variant>
        <vt:i4>3765</vt:i4>
      </vt:variant>
      <vt:variant>
        <vt:i4>0</vt:i4>
      </vt:variant>
      <vt:variant>
        <vt:i4>5</vt:i4>
      </vt:variant>
      <vt:variant>
        <vt:lpwstr>../Docs/R1-135617.zip</vt:lpwstr>
      </vt:variant>
      <vt:variant>
        <vt:lpwstr/>
      </vt:variant>
      <vt:variant>
        <vt:i4>5046282</vt:i4>
      </vt:variant>
      <vt:variant>
        <vt:i4>3762</vt:i4>
      </vt:variant>
      <vt:variant>
        <vt:i4>0</vt:i4>
      </vt:variant>
      <vt:variant>
        <vt:i4>5</vt:i4>
      </vt:variant>
      <vt:variant>
        <vt:lpwstr>../Docs/R1-135594.zip</vt:lpwstr>
      </vt:variant>
      <vt:variant>
        <vt:lpwstr/>
      </vt:variant>
      <vt:variant>
        <vt:i4>4653070</vt:i4>
      </vt:variant>
      <vt:variant>
        <vt:i4>3759</vt:i4>
      </vt:variant>
      <vt:variant>
        <vt:i4>0</vt:i4>
      </vt:variant>
      <vt:variant>
        <vt:i4>5</vt:i4>
      </vt:variant>
      <vt:variant>
        <vt:lpwstr>../Docs/R1-135530.zip</vt:lpwstr>
      </vt:variant>
      <vt:variant>
        <vt:lpwstr/>
      </vt:variant>
      <vt:variant>
        <vt:i4>4587532</vt:i4>
      </vt:variant>
      <vt:variant>
        <vt:i4>3756</vt:i4>
      </vt:variant>
      <vt:variant>
        <vt:i4>0</vt:i4>
      </vt:variant>
      <vt:variant>
        <vt:i4>5</vt:i4>
      </vt:variant>
      <vt:variant>
        <vt:lpwstr>../Docs/R1-135522.zip</vt:lpwstr>
      </vt:variant>
      <vt:variant>
        <vt:lpwstr/>
      </vt:variant>
      <vt:variant>
        <vt:i4>4456459</vt:i4>
      </vt:variant>
      <vt:variant>
        <vt:i4>3753</vt:i4>
      </vt:variant>
      <vt:variant>
        <vt:i4>0</vt:i4>
      </vt:variant>
      <vt:variant>
        <vt:i4>5</vt:i4>
      </vt:variant>
      <vt:variant>
        <vt:lpwstr>../Docs/R1-135505.zip</vt:lpwstr>
      </vt:variant>
      <vt:variant>
        <vt:lpwstr/>
      </vt:variant>
      <vt:variant>
        <vt:i4>5046279</vt:i4>
      </vt:variant>
      <vt:variant>
        <vt:i4>3750</vt:i4>
      </vt:variant>
      <vt:variant>
        <vt:i4>0</vt:i4>
      </vt:variant>
      <vt:variant>
        <vt:i4>5</vt:i4>
      </vt:variant>
      <vt:variant>
        <vt:lpwstr>../Docs/R1-135498.zip</vt:lpwstr>
      </vt:variant>
      <vt:variant>
        <vt:lpwstr/>
      </vt:variant>
      <vt:variant>
        <vt:i4>4980745</vt:i4>
      </vt:variant>
      <vt:variant>
        <vt:i4>3747</vt:i4>
      </vt:variant>
      <vt:variant>
        <vt:i4>0</vt:i4>
      </vt:variant>
      <vt:variant>
        <vt:i4>5</vt:i4>
      </vt:variant>
      <vt:variant>
        <vt:lpwstr>../Docs/R1-135486.zip</vt:lpwstr>
      </vt:variant>
      <vt:variant>
        <vt:lpwstr/>
      </vt:variant>
      <vt:variant>
        <vt:i4>4980746</vt:i4>
      </vt:variant>
      <vt:variant>
        <vt:i4>3744</vt:i4>
      </vt:variant>
      <vt:variant>
        <vt:i4>0</vt:i4>
      </vt:variant>
      <vt:variant>
        <vt:i4>5</vt:i4>
      </vt:variant>
      <vt:variant>
        <vt:lpwstr>../Docs/R1-135485.zip</vt:lpwstr>
      </vt:variant>
      <vt:variant>
        <vt:lpwstr/>
      </vt:variant>
      <vt:variant>
        <vt:i4>4259854</vt:i4>
      </vt:variant>
      <vt:variant>
        <vt:i4>3741</vt:i4>
      </vt:variant>
      <vt:variant>
        <vt:i4>0</vt:i4>
      </vt:variant>
      <vt:variant>
        <vt:i4>5</vt:i4>
      </vt:variant>
      <vt:variant>
        <vt:lpwstr>../Docs/R1-135451.zip</vt:lpwstr>
      </vt:variant>
      <vt:variant>
        <vt:lpwstr/>
      </vt:variant>
      <vt:variant>
        <vt:i4>4390923</vt:i4>
      </vt:variant>
      <vt:variant>
        <vt:i4>3738</vt:i4>
      </vt:variant>
      <vt:variant>
        <vt:i4>0</vt:i4>
      </vt:variant>
      <vt:variant>
        <vt:i4>5</vt:i4>
      </vt:variant>
      <vt:variant>
        <vt:lpwstr>../Docs/R1-135373.zip</vt:lpwstr>
      </vt:variant>
      <vt:variant>
        <vt:lpwstr/>
      </vt:variant>
      <vt:variant>
        <vt:i4>4390922</vt:i4>
      </vt:variant>
      <vt:variant>
        <vt:i4>3735</vt:i4>
      </vt:variant>
      <vt:variant>
        <vt:i4>0</vt:i4>
      </vt:variant>
      <vt:variant>
        <vt:i4>5</vt:i4>
      </vt:variant>
      <vt:variant>
        <vt:lpwstr>../Docs/R1-135372.zip</vt:lpwstr>
      </vt:variant>
      <vt:variant>
        <vt:lpwstr/>
      </vt:variant>
      <vt:variant>
        <vt:i4>4587533</vt:i4>
      </vt:variant>
      <vt:variant>
        <vt:i4>3732</vt:i4>
      </vt:variant>
      <vt:variant>
        <vt:i4>0</vt:i4>
      </vt:variant>
      <vt:variant>
        <vt:i4>5</vt:i4>
      </vt:variant>
      <vt:variant>
        <vt:lpwstr>../Docs/R1-135325.zip</vt:lpwstr>
      </vt:variant>
      <vt:variant>
        <vt:lpwstr/>
      </vt:variant>
      <vt:variant>
        <vt:i4>4390912</vt:i4>
      </vt:variant>
      <vt:variant>
        <vt:i4>3729</vt:i4>
      </vt:variant>
      <vt:variant>
        <vt:i4>0</vt:i4>
      </vt:variant>
      <vt:variant>
        <vt:i4>5</vt:i4>
      </vt:variant>
      <vt:variant>
        <vt:lpwstr>../Docs/R1-135279.zip</vt:lpwstr>
      </vt:variant>
      <vt:variant>
        <vt:lpwstr/>
      </vt:variant>
      <vt:variant>
        <vt:i4>4325376</vt:i4>
      </vt:variant>
      <vt:variant>
        <vt:i4>3726</vt:i4>
      </vt:variant>
      <vt:variant>
        <vt:i4>0</vt:i4>
      </vt:variant>
      <vt:variant>
        <vt:i4>5</vt:i4>
      </vt:variant>
      <vt:variant>
        <vt:lpwstr>../Docs/R1-135269.zip</vt:lpwstr>
      </vt:variant>
      <vt:variant>
        <vt:lpwstr/>
      </vt:variant>
      <vt:variant>
        <vt:i4>4587533</vt:i4>
      </vt:variant>
      <vt:variant>
        <vt:i4>3723</vt:i4>
      </vt:variant>
      <vt:variant>
        <vt:i4>0</vt:i4>
      </vt:variant>
      <vt:variant>
        <vt:i4>5</vt:i4>
      </vt:variant>
      <vt:variant>
        <vt:lpwstr>../Docs/R1-135224.zip</vt:lpwstr>
      </vt:variant>
      <vt:variant>
        <vt:lpwstr/>
      </vt:variant>
      <vt:variant>
        <vt:i4>4521987</vt:i4>
      </vt:variant>
      <vt:variant>
        <vt:i4>3720</vt:i4>
      </vt:variant>
      <vt:variant>
        <vt:i4>0</vt:i4>
      </vt:variant>
      <vt:variant>
        <vt:i4>5</vt:i4>
      </vt:variant>
      <vt:variant>
        <vt:lpwstr>../Docs/R1-135119.zip</vt:lpwstr>
      </vt:variant>
      <vt:variant>
        <vt:lpwstr/>
      </vt:variant>
      <vt:variant>
        <vt:i4>4980738</vt:i4>
      </vt:variant>
      <vt:variant>
        <vt:i4>3717</vt:i4>
      </vt:variant>
      <vt:variant>
        <vt:i4>0</vt:i4>
      </vt:variant>
      <vt:variant>
        <vt:i4>5</vt:i4>
      </vt:variant>
      <vt:variant>
        <vt:lpwstr>../Docs/R1-135089.zip</vt:lpwstr>
      </vt:variant>
      <vt:variant>
        <vt:lpwstr/>
      </vt:variant>
      <vt:variant>
        <vt:i4>4194317</vt:i4>
      </vt:variant>
      <vt:variant>
        <vt:i4>3714</vt:i4>
      </vt:variant>
      <vt:variant>
        <vt:i4>0</vt:i4>
      </vt:variant>
      <vt:variant>
        <vt:i4>5</vt:i4>
      </vt:variant>
      <vt:variant>
        <vt:lpwstr>../Docs/R1-135046.zip</vt:lpwstr>
      </vt:variant>
      <vt:variant>
        <vt:lpwstr/>
      </vt:variant>
      <vt:variant>
        <vt:i4>4194318</vt:i4>
      </vt:variant>
      <vt:variant>
        <vt:i4>3711</vt:i4>
      </vt:variant>
      <vt:variant>
        <vt:i4>0</vt:i4>
      </vt:variant>
      <vt:variant>
        <vt:i4>5</vt:i4>
      </vt:variant>
      <vt:variant>
        <vt:lpwstr>../Docs/R1-135045.zip</vt:lpwstr>
      </vt:variant>
      <vt:variant>
        <vt:lpwstr/>
      </vt:variant>
      <vt:variant>
        <vt:i4>4521986</vt:i4>
      </vt:variant>
      <vt:variant>
        <vt:i4>3708</vt:i4>
      </vt:variant>
      <vt:variant>
        <vt:i4>0</vt:i4>
      </vt:variant>
      <vt:variant>
        <vt:i4>5</vt:i4>
      </vt:variant>
      <vt:variant>
        <vt:lpwstr>../Docs/R1-135118.zip</vt:lpwstr>
      </vt:variant>
      <vt:variant>
        <vt:lpwstr/>
      </vt:variant>
      <vt:variant>
        <vt:i4>4587524</vt:i4>
      </vt:variant>
      <vt:variant>
        <vt:i4>3705</vt:i4>
      </vt:variant>
      <vt:variant>
        <vt:i4>0</vt:i4>
      </vt:variant>
      <vt:variant>
        <vt:i4>5</vt:i4>
      </vt:variant>
      <vt:variant>
        <vt:lpwstr>../Docs/R1-135827.zip</vt:lpwstr>
      </vt:variant>
      <vt:variant>
        <vt:lpwstr/>
      </vt:variant>
      <vt:variant>
        <vt:i4>4521987</vt:i4>
      </vt:variant>
      <vt:variant>
        <vt:i4>3702</vt:i4>
      </vt:variant>
      <vt:variant>
        <vt:i4>0</vt:i4>
      </vt:variant>
      <vt:variant>
        <vt:i4>5</vt:i4>
      </vt:variant>
      <vt:variant>
        <vt:lpwstr>../Docs/R1-135810.zip</vt:lpwstr>
      </vt:variant>
      <vt:variant>
        <vt:lpwstr/>
      </vt:variant>
      <vt:variant>
        <vt:i4>4325384</vt:i4>
      </vt:variant>
      <vt:variant>
        <vt:i4>3699</vt:i4>
      </vt:variant>
      <vt:variant>
        <vt:i4>0</vt:i4>
      </vt:variant>
      <vt:variant>
        <vt:i4>5</vt:i4>
      </vt:variant>
      <vt:variant>
        <vt:lpwstr>../Docs/R1-135764.zip</vt:lpwstr>
      </vt:variant>
      <vt:variant>
        <vt:lpwstr/>
      </vt:variant>
      <vt:variant>
        <vt:i4>4390924</vt:i4>
      </vt:variant>
      <vt:variant>
        <vt:i4>3696</vt:i4>
      </vt:variant>
      <vt:variant>
        <vt:i4>0</vt:i4>
      </vt:variant>
      <vt:variant>
        <vt:i4>5</vt:i4>
      </vt:variant>
      <vt:variant>
        <vt:lpwstr>../Docs/R1-135671.zip</vt:lpwstr>
      </vt:variant>
      <vt:variant>
        <vt:lpwstr/>
      </vt:variant>
      <vt:variant>
        <vt:i4>5046285</vt:i4>
      </vt:variant>
      <vt:variant>
        <vt:i4>3693</vt:i4>
      </vt:variant>
      <vt:variant>
        <vt:i4>0</vt:i4>
      </vt:variant>
      <vt:variant>
        <vt:i4>5</vt:i4>
      </vt:variant>
      <vt:variant>
        <vt:lpwstr>../Docs/R1-135593.zip</vt:lpwstr>
      </vt:variant>
      <vt:variant>
        <vt:lpwstr/>
      </vt:variant>
      <vt:variant>
        <vt:i4>4587527</vt:i4>
      </vt:variant>
      <vt:variant>
        <vt:i4>3690</vt:i4>
      </vt:variant>
      <vt:variant>
        <vt:i4>0</vt:i4>
      </vt:variant>
      <vt:variant>
        <vt:i4>5</vt:i4>
      </vt:variant>
      <vt:variant>
        <vt:lpwstr>../Docs/R1-135529.zip</vt:lpwstr>
      </vt:variant>
      <vt:variant>
        <vt:lpwstr/>
      </vt:variant>
      <vt:variant>
        <vt:i4>4587535</vt:i4>
      </vt:variant>
      <vt:variant>
        <vt:i4>3687</vt:i4>
      </vt:variant>
      <vt:variant>
        <vt:i4>0</vt:i4>
      </vt:variant>
      <vt:variant>
        <vt:i4>5</vt:i4>
      </vt:variant>
      <vt:variant>
        <vt:lpwstr>../Docs/R1-135521.zip</vt:lpwstr>
      </vt:variant>
      <vt:variant>
        <vt:lpwstr/>
      </vt:variant>
      <vt:variant>
        <vt:i4>5046280</vt:i4>
      </vt:variant>
      <vt:variant>
        <vt:i4>3684</vt:i4>
      </vt:variant>
      <vt:variant>
        <vt:i4>0</vt:i4>
      </vt:variant>
      <vt:variant>
        <vt:i4>5</vt:i4>
      </vt:variant>
      <vt:variant>
        <vt:lpwstr>../Docs/R1-135497.zip</vt:lpwstr>
      </vt:variant>
      <vt:variant>
        <vt:lpwstr/>
      </vt:variant>
      <vt:variant>
        <vt:i4>5046281</vt:i4>
      </vt:variant>
      <vt:variant>
        <vt:i4>3681</vt:i4>
      </vt:variant>
      <vt:variant>
        <vt:i4>0</vt:i4>
      </vt:variant>
      <vt:variant>
        <vt:i4>5</vt:i4>
      </vt:variant>
      <vt:variant>
        <vt:lpwstr>../Docs/R1-135496.zip</vt:lpwstr>
      </vt:variant>
      <vt:variant>
        <vt:lpwstr/>
      </vt:variant>
      <vt:variant>
        <vt:i4>4980747</vt:i4>
      </vt:variant>
      <vt:variant>
        <vt:i4>3678</vt:i4>
      </vt:variant>
      <vt:variant>
        <vt:i4>0</vt:i4>
      </vt:variant>
      <vt:variant>
        <vt:i4>5</vt:i4>
      </vt:variant>
      <vt:variant>
        <vt:lpwstr>../Docs/R1-135484.zip</vt:lpwstr>
      </vt:variant>
      <vt:variant>
        <vt:lpwstr/>
      </vt:variant>
      <vt:variant>
        <vt:i4>4521993</vt:i4>
      </vt:variant>
      <vt:variant>
        <vt:i4>3675</vt:i4>
      </vt:variant>
      <vt:variant>
        <vt:i4>0</vt:i4>
      </vt:variant>
      <vt:variant>
        <vt:i4>5</vt:i4>
      </vt:variant>
      <vt:variant>
        <vt:lpwstr>../Docs/R1-135416.zip</vt:lpwstr>
      </vt:variant>
      <vt:variant>
        <vt:lpwstr/>
      </vt:variant>
      <vt:variant>
        <vt:i4>4390921</vt:i4>
      </vt:variant>
      <vt:variant>
        <vt:i4>3672</vt:i4>
      </vt:variant>
      <vt:variant>
        <vt:i4>0</vt:i4>
      </vt:variant>
      <vt:variant>
        <vt:i4>5</vt:i4>
      </vt:variant>
      <vt:variant>
        <vt:lpwstr>../Docs/R1-135371.zip</vt:lpwstr>
      </vt:variant>
      <vt:variant>
        <vt:lpwstr/>
      </vt:variant>
      <vt:variant>
        <vt:i4>4587532</vt:i4>
      </vt:variant>
      <vt:variant>
        <vt:i4>3669</vt:i4>
      </vt:variant>
      <vt:variant>
        <vt:i4>0</vt:i4>
      </vt:variant>
      <vt:variant>
        <vt:i4>5</vt:i4>
      </vt:variant>
      <vt:variant>
        <vt:lpwstr>../Docs/R1-135324.zip</vt:lpwstr>
      </vt:variant>
      <vt:variant>
        <vt:lpwstr/>
      </vt:variant>
      <vt:variant>
        <vt:i4>4390925</vt:i4>
      </vt:variant>
      <vt:variant>
        <vt:i4>3666</vt:i4>
      </vt:variant>
      <vt:variant>
        <vt:i4>0</vt:i4>
      </vt:variant>
      <vt:variant>
        <vt:i4>5</vt:i4>
      </vt:variant>
      <vt:variant>
        <vt:lpwstr>../Docs/R1-135177.zip</vt:lpwstr>
      </vt:variant>
      <vt:variant>
        <vt:lpwstr/>
      </vt:variant>
      <vt:variant>
        <vt:i4>4521997</vt:i4>
      </vt:variant>
      <vt:variant>
        <vt:i4>3663</vt:i4>
      </vt:variant>
      <vt:variant>
        <vt:i4>0</vt:i4>
      </vt:variant>
      <vt:variant>
        <vt:i4>5</vt:i4>
      </vt:variant>
      <vt:variant>
        <vt:lpwstr>../Docs/R1-135117.zip</vt:lpwstr>
      </vt:variant>
      <vt:variant>
        <vt:lpwstr/>
      </vt:variant>
      <vt:variant>
        <vt:i4>4980739</vt:i4>
      </vt:variant>
      <vt:variant>
        <vt:i4>3660</vt:i4>
      </vt:variant>
      <vt:variant>
        <vt:i4>0</vt:i4>
      </vt:variant>
      <vt:variant>
        <vt:i4>5</vt:i4>
      </vt:variant>
      <vt:variant>
        <vt:lpwstr>../Docs/R1-135088.zip</vt:lpwstr>
      </vt:variant>
      <vt:variant>
        <vt:lpwstr/>
      </vt:variant>
      <vt:variant>
        <vt:i4>4194319</vt:i4>
      </vt:variant>
      <vt:variant>
        <vt:i4>3657</vt:i4>
      </vt:variant>
      <vt:variant>
        <vt:i4>0</vt:i4>
      </vt:variant>
      <vt:variant>
        <vt:i4>5</vt:i4>
      </vt:variant>
      <vt:variant>
        <vt:lpwstr>../Docs/R1-135044.zip</vt:lpwstr>
      </vt:variant>
      <vt:variant>
        <vt:lpwstr/>
      </vt:variant>
      <vt:variant>
        <vt:i4>4390922</vt:i4>
      </vt:variant>
      <vt:variant>
        <vt:i4>3654</vt:i4>
      </vt:variant>
      <vt:variant>
        <vt:i4>0</vt:i4>
      </vt:variant>
      <vt:variant>
        <vt:i4>5</vt:i4>
      </vt:variant>
      <vt:variant>
        <vt:lpwstr>../Docs/R1-135978.zip</vt:lpwstr>
      </vt:variant>
      <vt:variant>
        <vt:lpwstr/>
      </vt:variant>
      <vt:variant>
        <vt:i4>4390917</vt:i4>
      </vt:variant>
      <vt:variant>
        <vt:i4>3651</vt:i4>
      </vt:variant>
      <vt:variant>
        <vt:i4>0</vt:i4>
      </vt:variant>
      <vt:variant>
        <vt:i4>5</vt:i4>
      </vt:variant>
      <vt:variant>
        <vt:lpwstr>../Docs/R1-135977.zip</vt:lpwstr>
      </vt:variant>
      <vt:variant>
        <vt:lpwstr/>
      </vt:variant>
      <vt:variant>
        <vt:i4>4587531</vt:i4>
      </vt:variant>
      <vt:variant>
        <vt:i4>3648</vt:i4>
      </vt:variant>
      <vt:variant>
        <vt:i4>0</vt:i4>
      </vt:variant>
      <vt:variant>
        <vt:i4>5</vt:i4>
      </vt:variant>
      <vt:variant>
        <vt:lpwstr>../Docs/R1-135323.zip</vt:lpwstr>
      </vt:variant>
      <vt:variant>
        <vt:lpwstr/>
      </vt:variant>
      <vt:variant>
        <vt:i4>4456458</vt:i4>
      </vt:variant>
      <vt:variant>
        <vt:i4>3645</vt:i4>
      </vt:variant>
      <vt:variant>
        <vt:i4>0</vt:i4>
      </vt:variant>
      <vt:variant>
        <vt:i4>5</vt:i4>
      </vt:variant>
      <vt:variant>
        <vt:lpwstr>../Docs/R1-135504.zip</vt:lpwstr>
      </vt:variant>
      <vt:variant>
        <vt:lpwstr/>
      </vt:variant>
      <vt:variant>
        <vt:i4>4194313</vt:i4>
      </vt:variant>
      <vt:variant>
        <vt:i4>3642</vt:i4>
      </vt:variant>
      <vt:variant>
        <vt:i4>0</vt:i4>
      </vt:variant>
      <vt:variant>
        <vt:i4>5</vt:i4>
      </vt:variant>
      <vt:variant>
        <vt:lpwstr>../Docs/R1-135143.zip</vt:lpwstr>
      </vt:variant>
      <vt:variant>
        <vt:lpwstr/>
      </vt:variant>
      <vt:variant>
        <vt:i4>4587530</vt:i4>
      </vt:variant>
      <vt:variant>
        <vt:i4>3639</vt:i4>
      </vt:variant>
      <vt:variant>
        <vt:i4>0</vt:i4>
      </vt:variant>
      <vt:variant>
        <vt:i4>5</vt:i4>
      </vt:variant>
      <vt:variant>
        <vt:lpwstr>../Docs/R1-135223.zip</vt:lpwstr>
      </vt:variant>
      <vt:variant>
        <vt:lpwstr/>
      </vt:variant>
      <vt:variant>
        <vt:i4>4653058</vt:i4>
      </vt:variant>
      <vt:variant>
        <vt:i4>3636</vt:i4>
      </vt:variant>
      <vt:variant>
        <vt:i4>0</vt:i4>
      </vt:variant>
      <vt:variant>
        <vt:i4>5</vt:i4>
      </vt:variant>
      <vt:variant>
        <vt:lpwstr>../Docs/R1-135930.zip</vt:lpwstr>
      </vt:variant>
      <vt:variant>
        <vt:lpwstr/>
      </vt:variant>
      <vt:variant>
        <vt:i4>4521991</vt:i4>
      </vt:variant>
      <vt:variant>
        <vt:i4>3633</vt:i4>
      </vt:variant>
      <vt:variant>
        <vt:i4>0</vt:i4>
      </vt:variant>
      <vt:variant>
        <vt:i4>5</vt:i4>
      </vt:variant>
      <vt:variant>
        <vt:lpwstr>../Docs/R1-135418.zip</vt:lpwstr>
      </vt:variant>
      <vt:variant>
        <vt:lpwstr/>
      </vt:variant>
      <vt:variant>
        <vt:i4>4390923</vt:i4>
      </vt:variant>
      <vt:variant>
        <vt:i4>3630</vt:i4>
      </vt:variant>
      <vt:variant>
        <vt:i4>0</vt:i4>
      </vt:variant>
      <vt:variant>
        <vt:i4>5</vt:i4>
      </vt:variant>
      <vt:variant>
        <vt:lpwstr>../Docs/R1-135878.zip</vt:lpwstr>
      </vt:variant>
      <vt:variant>
        <vt:lpwstr/>
      </vt:variant>
      <vt:variant>
        <vt:i4>4456452</vt:i4>
      </vt:variant>
      <vt:variant>
        <vt:i4>3627</vt:i4>
      </vt:variant>
      <vt:variant>
        <vt:i4>0</vt:i4>
      </vt:variant>
      <vt:variant>
        <vt:i4>5</vt:i4>
      </vt:variant>
      <vt:variant>
        <vt:lpwstr>../Docs/R1-135807.zip</vt:lpwstr>
      </vt:variant>
      <vt:variant>
        <vt:lpwstr/>
      </vt:variant>
      <vt:variant>
        <vt:i4>5046284</vt:i4>
      </vt:variant>
      <vt:variant>
        <vt:i4>3624</vt:i4>
      </vt:variant>
      <vt:variant>
        <vt:i4>0</vt:i4>
      </vt:variant>
      <vt:variant>
        <vt:i4>5</vt:i4>
      </vt:variant>
      <vt:variant>
        <vt:lpwstr>../Docs/R1-135592.zip</vt:lpwstr>
      </vt:variant>
      <vt:variant>
        <vt:lpwstr/>
      </vt:variant>
      <vt:variant>
        <vt:i4>4194317</vt:i4>
      </vt:variant>
      <vt:variant>
        <vt:i4>3621</vt:i4>
      </vt:variant>
      <vt:variant>
        <vt:i4>0</vt:i4>
      </vt:variant>
      <vt:variant>
        <vt:i4>5</vt:i4>
      </vt:variant>
      <vt:variant>
        <vt:lpwstr>../Docs/R1-135543.zip</vt:lpwstr>
      </vt:variant>
      <vt:variant>
        <vt:lpwstr/>
      </vt:variant>
      <vt:variant>
        <vt:i4>4980749</vt:i4>
      </vt:variant>
      <vt:variant>
        <vt:i4>3618</vt:i4>
      </vt:variant>
      <vt:variant>
        <vt:i4>0</vt:i4>
      </vt:variant>
      <vt:variant>
        <vt:i4>5</vt:i4>
      </vt:variant>
      <vt:variant>
        <vt:lpwstr>../Docs/R1-135482.zip</vt:lpwstr>
      </vt:variant>
      <vt:variant>
        <vt:lpwstr/>
      </vt:variant>
      <vt:variant>
        <vt:i4>4390920</vt:i4>
      </vt:variant>
      <vt:variant>
        <vt:i4>3615</vt:i4>
      </vt:variant>
      <vt:variant>
        <vt:i4>0</vt:i4>
      </vt:variant>
      <vt:variant>
        <vt:i4>5</vt:i4>
      </vt:variant>
      <vt:variant>
        <vt:lpwstr>../Docs/R1-135370.zip</vt:lpwstr>
      </vt:variant>
      <vt:variant>
        <vt:lpwstr/>
      </vt:variant>
      <vt:variant>
        <vt:i4>4587528</vt:i4>
      </vt:variant>
      <vt:variant>
        <vt:i4>3612</vt:i4>
      </vt:variant>
      <vt:variant>
        <vt:i4>0</vt:i4>
      </vt:variant>
      <vt:variant>
        <vt:i4>5</vt:i4>
      </vt:variant>
      <vt:variant>
        <vt:lpwstr>../Docs/R1-135221.zip</vt:lpwstr>
      </vt:variant>
      <vt:variant>
        <vt:lpwstr/>
      </vt:variant>
      <vt:variant>
        <vt:i4>4194312</vt:i4>
      </vt:variant>
      <vt:variant>
        <vt:i4>3609</vt:i4>
      </vt:variant>
      <vt:variant>
        <vt:i4>0</vt:i4>
      </vt:variant>
      <vt:variant>
        <vt:i4>5</vt:i4>
      </vt:variant>
      <vt:variant>
        <vt:lpwstr>../Docs/R1-135142.zip</vt:lpwstr>
      </vt:variant>
      <vt:variant>
        <vt:lpwstr/>
      </vt:variant>
      <vt:variant>
        <vt:i4>4521999</vt:i4>
      </vt:variant>
      <vt:variant>
        <vt:i4>3606</vt:i4>
      </vt:variant>
      <vt:variant>
        <vt:i4>0</vt:i4>
      </vt:variant>
      <vt:variant>
        <vt:i4>5</vt:i4>
      </vt:variant>
      <vt:variant>
        <vt:lpwstr>../Docs/R1-135115.zip</vt:lpwstr>
      </vt:variant>
      <vt:variant>
        <vt:lpwstr/>
      </vt:variant>
      <vt:variant>
        <vt:i4>4653067</vt:i4>
      </vt:variant>
      <vt:variant>
        <vt:i4>3603</vt:i4>
      </vt:variant>
      <vt:variant>
        <vt:i4>0</vt:i4>
      </vt:variant>
      <vt:variant>
        <vt:i4>5</vt:i4>
      </vt:variant>
      <vt:variant>
        <vt:lpwstr>../Docs/R1-135939.zip</vt:lpwstr>
      </vt:variant>
      <vt:variant>
        <vt:lpwstr/>
      </vt:variant>
      <vt:variant>
        <vt:i4>5046280</vt:i4>
      </vt:variant>
      <vt:variant>
        <vt:i4>3600</vt:i4>
      </vt:variant>
      <vt:variant>
        <vt:i4>0</vt:i4>
      </vt:variant>
      <vt:variant>
        <vt:i4>5</vt:i4>
      </vt:variant>
      <vt:variant>
        <vt:lpwstr>../Docs/R1-135093.zip</vt:lpwstr>
      </vt:variant>
      <vt:variant>
        <vt:lpwstr/>
      </vt:variant>
      <vt:variant>
        <vt:i4>4653063</vt:i4>
      </vt:variant>
      <vt:variant>
        <vt:i4>3597</vt:i4>
      </vt:variant>
      <vt:variant>
        <vt:i4>0</vt:i4>
      </vt:variant>
      <vt:variant>
        <vt:i4>5</vt:i4>
      </vt:variant>
      <vt:variant>
        <vt:lpwstr>../Docs/R1-135935.zip</vt:lpwstr>
      </vt:variant>
      <vt:variant>
        <vt:lpwstr/>
      </vt:variant>
      <vt:variant>
        <vt:i4>4653059</vt:i4>
      </vt:variant>
      <vt:variant>
        <vt:i4>3594</vt:i4>
      </vt:variant>
      <vt:variant>
        <vt:i4>0</vt:i4>
      </vt:variant>
      <vt:variant>
        <vt:i4>5</vt:i4>
      </vt:variant>
      <vt:variant>
        <vt:lpwstr>../Docs/R1-135931.zip</vt:lpwstr>
      </vt:variant>
      <vt:variant>
        <vt:lpwstr/>
      </vt:variant>
      <vt:variant>
        <vt:i4>4980741</vt:i4>
      </vt:variant>
      <vt:variant>
        <vt:i4>3591</vt:i4>
      </vt:variant>
      <vt:variant>
        <vt:i4>0</vt:i4>
      </vt:variant>
      <vt:variant>
        <vt:i4>5</vt:i4>
      </vt:variant>
      <vt:variant>
        <vt:lpwstr>../Docs/R1-135886.zip</vt:lpwstr>
      </vt:variant>
      <vt:variant>
        <vt:lpwstr/>
      </vt:variant>
      <vt:variant>
        <vt:i4>4587530</vt:i4>
      </vt:variant>
      <vt:variant>
        <vt:i4>3588</vt:i4>
      </vt:variant>
      <vt:variant>
        <vt:i4>0</vt:i4>
      </vt:variant>
      <vt:variant>
        <vt:i4>5</vt:i4>
      </vt:variant>
      <vt:variant>
        <vt:lpwstr>../Docs/R1-135322.zip</vt:lpwstr>
      </vt:variant>
      <vt:variant>
        <vt:lpwstr/>
      </vt:variant>
      <vt:variant>
        <vt:i4>4456458</vt:i4>
      </vt:variant>
      <vt:variant>
        <vt:i4>3585</vt:i4>
      </vt:variant>
      <vt:variant>
        <vt:i4>0</vt:i4>
      </vt:variant>
      <vt:variant>
        <vt:i4>5</vt:i4>
      </vt:variant>
      <vt:variant>
        <vt:lpwstr>../Docs/R1-135809.zip</vt:lpwstr>
      </vt:variant>
      <vt:variant>
        <vt:lpwstr/>
      </vt:variant>
      <vt:variant>
        <vt:i4>4653060</vt:i4>
      </vt:variant>
      <vt:variant>
        <vt:i4>3582</vt:i4>
      </vt:variant>
      <vt:variant>
        <vt:i4>0</vt:i4>
      </vt:variant>
      <vt:variant>
        <vt:i4>5</vt:i4>
      </vt:variant>
      <vt:variant>
        <vt:lpwstr>../Docs/R1-135936.zip</vt:lpwstr>
      </vt:variant>
      <vt:variant>
        <vt:lpwstr/>
      </vt:variant>
      <vt:variant>
        <vt:i4>4456454</vt:i4>
      </vt:variant>
      <vt:variant>
        <vt:i4>3579</vt:i4>
      </vt:variant>
      <vt:variant>
        <vt:i4>0</vt:i4>
      </vt:variant>
      <vt:variant>
        <vt:i4>5</vt:i4>
      </vt:variant>
      <vt:variant>
        <vt:lpwstr>../Docs/R1-134815.zip</vt:lpwstr>
      </vt:variant>
      <vt:variant>
        <vt:lpwstr/>
      </vt:variant>
      <vt:variant>
        <vt:i4>4456463</vt:i4>
      </vt:variant>
      <vt:variant>
        <vt:i4>3576</vt:i4>
      </vt:variant>
      <vt:variant>
        <vt:i4>0</vt:i4>
      </vt:variant>
      <vt:variant>
        <vt:i4>5</vt:i4>
      </vt:variant>
      <vt:variant>
        <vt:lpwstr>../Docs/R1-135400.zip</vt:lpwstr>
      </vt:variant>
      <vt:variant>
        <vt:lpwstr/>
      </vt:variant>
      <vt:variant>
        <vt:i4>4456459</vt:i4>
      </vt:variant>
      <vt:variant>
        <vt:i4>3573</vt:i4>
      </vt:variant>
      <vt:variant>
        <vt:i4>0</vt:i4>
      </vt:variant>
      <vt:variant>
        <vt:i4>5</vt:i4>
      </vt:variant>
      <vt:variant>
        <vt:lpwstr>../Docs/R1-135808.zip</vt:lpwstr>
      </vt:variant>
      <vt:variant>
        <vt:lpwstr/>
      </vt:variant>
      <vt:variant>
        <vt:i4>4980748</vt:i4>
      </vt:variant>
      <vt:variant>
        <vt:i4>3570</vt:i4>
      </vt:variant>
      <vt:variant>
        <vt:i4>0</vt:i4>
      </vt:variant>
      <vt:variant>
        <vt:i4>5</vt:i4>
      </vt:variant>
      <vt:variant>
        <vt:lpwstr>../Docs/R1-135483.zip</vt:lpwstr>
      </vt:variant>
      <vt:variant>
        <vt:lpwstr/>
      </vt:variant>
      <vt:variant>
        <vt:i4>4980750</vt:i4>
      </vt:variant>
      <vt:variant>
        <vt:i4>3567</vt:i4>
      </vt:variant>
      <vt:variant>
        <vt:i4>0</vt:i4>
      </vt:variant>
      <vt:variant>
        <vt:i4>5</vt:i4>
      </vt:variant>
      <vt:variant>
        <vt:lpwstr>../Docs/R1-135481.zip</vt:lpwstr>
      </vt:variant>
      <vt:variant>
        <vt:lpwstr/>
      </vt:variant>
      <vt:variant>
        <vt:i4>4587528</vt:i4>
      </vt:variant>
      <vt:variant>
        <vt:i4>3564</vt:i4>
      </vt:variant>
      <vt:variant>
        <vt:i4>0</vt:i4>
      </vt:variant>
      <vt:variant>
        <vt:i4>5</vt:i4>
      </vt:variant>
      <vt:variant>
        <vt:lpwstr>../Docs/R1-135320.zip</vt:lpwstr>
      </vt:variant>
      <vt:variant>
        <vt:lpwstr/>
      </vt:variant>
      <vt:variant>
        <vt:i4>4587531</vt:i4>
      </vt:variant>
      <vt:variant>
        <vt:i4>3561</vt:i4>
      </vt:variant>
      <vt:variant>
        <vt:i4>0</vt:i4>
      </vt:variant>
      <vt:variant>
        <vt:i4>5</vt:i4>
      </vt:variant>
      <vt:variant>
        <vt:lpwstr>../Docs/R1-135222.zip</vt:lpwstr>
      </vt:variant>
      <vt:variant>
        <vt:lpwstr/>
      </vt:variant>
      <vt:variant>
        <vt:i4>5046287</vt:i4>
      </vt:variant>
      <vt:variant>
        <vt:i4>3558</vt:i4>
      </vt:variant>
      <vt:variant>
        <vt:i4>0</vt:i4>
      </vt:variant>
      <vt:variant>
        <vt:i4>5</vt:i4>
      </vt:variant>
      <vt:variant>
        <vt:lpwstr>../Docs/R1-135094.zip</vt:lpwstr>
      </vt:variant>
      <vt:variant>
        <vt:lpwstr/>
      </vt:variant>
      <vt:variant>
        <vt:i4>4390921</vt:i4>
      </vt:variant>
      <vt:variant>
        <vt:i4>3555</vt:i4>
      </vt:variant>
      <vt:variant>
        <vt:i4>0</vt:i4>
      </vt:variant>
      <vt:variant>
        <vt:i4>5</vt:i4>
      </vt:variant>
      <vt:variant>
        <vt:lpwstr>../Docs/R1-134567.zip</vt:lpwstr>
      </vt:variant>
      <vt:variant>
        <vt:lpwstr/>
      </vt:variant>
      <vt:variant>
        <vt:i4>4456458</vt:i4>
      </vt:variant>
      <vt:variant>
        <vt:i4>3552</vt:i4>
      </vt:variant>
      <vt:variant>
        <vt:i4>0</vt:i4>
      </vt:variant>
      <vt:variant>
        <vt:i4>5</vt:i4>
      </vt:variant>
      <vt:variant>
        <vt:lpwstr>../Docs/R1-135607.zip</vt:lpwstr>
      </vt:variant>
      <vt:variant>
        <vt:lpwstr/>
      </vt:variant>
      <vt:variant>
        <vt:i4>4194313</vt:i4>
      </vt:variant>
      <vt:variant>
        <vt:i4>3549</vt:i4>
      </vt:variant>
      <vt:variant>
        <vt:i4>0</vt:i4>
      </vt:variant>
      <vt:variant>
        <vt:i4>5</vt:i4>
      </vt:variant>
      <vt:variant>
        <vt:lpwstr>../Docs/R1-135042.zip</vt:lpwstr>
      </vt:variant>
      <vt:variant>
        <vt:lpwstr/>
      </vt:variant>
      <vt:variant>
        <vt:i4>4521996</vt:i4>
      </vt:variant>
      <vt:variant>
        <vt:i4>3546</vt:i4>
      </vt:variant>
      <vt:variant>
        <vt:i4>0</vt:i4>
      </vt:variant>
      <vt:variant>
        <vt:i4>5</vt:i4>
      </vt:variant>
      <vt:variant>
        <vt:lpwstr>../Docs/R1-135116.zip</vt:lpwstr>
      </vt:variant>
      <vt:variant>
        <vt:lpwstr/>
      </vt:variant>
      <vt:variant>
        <vt:i4>4653062</vt:i4>
      </vt:variant>
      <vt:variant>
        <vt:i4>3543</vt:i4>
      </vt:variant>
      <vt:variant>
        <vt:i4>0</vt:i4>
      </vt:variant>
      <vt:variant>
        <vt:i4>5</vt:i4>
      </vt:variant>
      <vt:variant>
        <vt:lpwstr>../Docs/R1-135934.zip</vt:lpwstr>
      </vt:variant>
      <vt:variant>
        <vt:lpwstr/>
      </vt:variant>
      <vt:variant>
        <vt:i4>4456453</vt:i4>
      </vt:variant>
      <vt:variant>
        <vt:i4>3540</vt:i4>
      </vt:variant>
      <vt:variant>
        <vt:i4>0</vt:i4>
      </vt:variant>
      <vt:variant>
        <vt:i4>5</vt:i4>
      </vt:variant>
      <vt:variant>
        <vt:lpwstr>../Docs/R1-135806.zip</vt:lpwstr>
      </vt:variant>
      <vt:variant>
        <vt:lpwstr/>
      </vt:variant>
      <vt:variant>
        <vt:i4>4456454</vt:i4>
      </vt:variant>
      <vt:variant>
        <vt:i4>3537</vt:i4>
      </vt:variant>
      <vt:variant>
        <vt:i4>0</vt:i4>
      </vt:variant>
      <vt:variant>
        <vt:i4>5</vt:i4>
      </vt:variant>
      <vt:variant>
        <vt:lpwstr>../Docs/R1-135805.zip</vt:lpwstr>
      </vt:variant>
      <vt:variant>
        <vt:lpwstr/>
      </vt:variant>
      <vt:variant>
        <vt:i4>4521998</vt:i4>
      </vt:variant>
      <vt:variant>
        <vt:i4>3534</vt:i4>
      </vt:variant>
      <vt:variant>
        <vt:i4>0</vt:i4>
      </vt:variant>
      <vt:variant>
        <vt:i4>5</vt:i4>
      </vt:variant>
      <vt:variant>
        <vt:lpwstr>../Docs/R1-135613.zip</vt:lpwstr>
      </vt:variant>
      <vt:variant>
        <vt:lpwstr/>
      </vt:variant>
      <vt:variant>
        <vt:i4>4456459</vt:i4>
      </vt:variant>
      <vt:variant>
        <vt:i4>3531</vt:i4>
      </vt:variant>
      <vt:variant>
        <vt:i4>0</vt:i4>
      </vt:variant>
      <vt:variant>
        <vt:i4>5</vt:i4>
      </vt:variant>
      <vt:variant>
        <vt:lpwstr>../Docs/R1-135606.zip</vt:lpwstr>
      </vt:variant>
      <vt:variant>
        <vt:lpwstr/>
      </vt:variant>
      <vt:variant>
        <vt:i4>5046282</vt:i4>
      </vt:variant>
      <vt:variant>
        <vt:i4>3528</vt:i4>
      </vt:variant>
      <vt:variant>
        <vt:i4>0</vt:i4>
      </vt:variant>
      <vt:variant>
        <vt:i4>5</vt:i4>
      </vt:variant>
      <vt:variant>
        <vt:lpwstr>../Docs/R1-135495.zip</vt:lpwstr>
      </vt:variant>
      <vt:variant>
        <vt:lpwstr/>
      </vt:variant>
      <vt:variant>
        <vt:i4>5046283</vt:i4>
      </vt:variant>
      <vt:variant>
        <vt:i4>3525</vt:i4>
      </vt:variant>
      <vt:variant>
        <vt:i4>0</vt:i4>
      </vt:variant>
      <vt:variant>
        <vt:i4>5</vt:i4>
      </vt:variant>
      <vt:variant>
        <vt:lpwstr>../Docs/R1-135494.zip</vt:lpwstr>
      </vt:variant>
      <vt:variant>
        <vt:lpwstr/>
      </vt:variant>
      <vt:variant>
        <vt:i4>4980751</vt:i4>
      </vt:variant>
      <vt:variant>
        <vt:i4>3522</vt:i4>
      </vt:variant>
      <vt:variant>
        <vt:i4>0</vt:i4>
      </vt:variant>
      <vt:variant>
        <vt:i4>5</vt:i4>
      </vt:variant>
      <vt:variant>
        <vt:lpwstr>../Docs/R1-135480.zip</vt:lpwstr>
      </vt:variant>
      <vt:variant>
        <vt:lpwstr/>
      </vt:variant>
      <vt:variant>
        <vt:i4>5046273</vt:i4>
      </vt:variant>
      <vt:variant>
        <vt:i4>3519</vt:i4>
      </vt:variant>
      <vt:variant>
        <vt:i4>0</vt:i4>
      </vt:variant>
      <vt:variant>
        <vt:i4>5</vt:i4>
      </vt:variant>
      <vt:variant>
        <vt:lpwstr>../Docs/R1-135399.zip</vt:lpwstr>
      </vt:variant>
      <vt:variant>
        <vt:lpwstr/>
      </vt:variant>
      <vt:variant>
        <vt:i4>4980750</vt:i4>
      </vt:variant>
      <vt:variant>
        <vt:i4>3516</vt:i4>
      </vt:variant>
      <vt:variant>
        <vt:i4>0</vt:i4>
      </vt:variant>
      <vt:variant>
        <vt:i4>5</vt:i4>
      </vt:variant>
      <vt:variant>
        <vt:lpwstr>../Docs/R1-135386.zip</vt:lpwstr>
      </vt:variant>
      <vt:variant>
        <vt:lpwstr/>
      </vt:variant>
      <vt:variant>
        <vt:i4>4980749</vt:i4>
      </vt:variant>
      <vt:variant>
        <vt:i4>3513</vt:i4>
      </vt:variant>
      <vt:variant>
        <vt:i4>0</vt:i4>
      </vt:variant>
      <vt:variant>
        <vt:i4>5</vt:i4>
      </vt:variant>
      <vt:variant>
        <vt:lpwstr>../Docs/R1-135385.zip</vt:lpwstr>
      </vt:variant>
      <vt:variant>
        <vt:lpwstr/>
      </vt:variant>
      <vt:variant>
        <vt:i4>4325377</vt:i4>
      </vt:variant>
      <vt:variant>
        <vt:i4>3510</vt:i4>
      </vt:variant>
      <vt:variant>
        <vt:i4>0</vt:i4>
      </vt:variant>
      <vt:variant>
        <vt:i4>5</vt:i4>
      </vt:variant>
      <vt:variant>
        <vt:lpwstr>../Docs/R1-135369.zip</vt:lpwstr>
      </vt:variant>
      <vt:variant>
        <vt:lpwstr/>
      </vt:variant>
      <vt:variant>
        <vt:i4>4587529</vt:i4>
      </vt:variant>
      <vt:variant>
        <vt:i4>3507</vt:i4>
      </vt:variant>
      <vt:variant>
        <vt:i4>0</vt:i4>
      </vt:variant>
      <vt:variant>
        <vt:i4>5</vt:i4>
      </vt:variant>
      <vt:variant>
        <vt:lpwstr>../Docs/R1-135321.zip</vt:lpwstr>
      </vt:variant>
      <vt:variant>
        <vt:lpwstr/>
      </vt:variant>
      <vt:variant>
        <vt:i4>4521985</vt:i4>
      </vt:variant>
      <vt:variant>
        <vt:i4>3504</vt:i4>
      </vt:variant>
      <vt:variant>
        <vt:i4>0</vt:i4>
      </vt:variant>
      <vt:variant>
        <vt:i4>5</vt:i4>
      </vt:variant>
      <vt:variant>
        <vt:lpwstr>../Docs/R1-135319.zip</vt:lpwstr>
      </vt:variant>
      <vt:variant>
        <vt:lpwstr/>
      </vt:variant>
      <vt:variant>
        <vt:i4>4521984</vt:i4>
      </vt:variant>
      <vt:variant>
        <vt:i4>3501</vt:i4>
      </vt:variant>
      <vt:variant>
        <vt:i4>0</vt:i4>
      </vt:variant>
      <vt:variant>
        <vt:i4>5</vt:i4>
      </vt:variant>
      <vt:variant>
        <vt:lpwstr>../Docs/R1-135318.zip</vt:lpwstr>
      </vt:variant>
      <vt:variant>
        <vt:lpwstr/>
      </vt:variant>
      <vt:variant>
        <vt:i4>4390913</vt:i4>
      </vt:variant>
      <vt:variant>
        <vt:i4>3498</vt:i4>
      </vt:variant>
      <vt:variant>
        <vt:i4>0</vt:i4>
      </vt:variant>
      <vt:variant>
        <vt:i4>5</vt:i4>
      </vt:variant>
      <vt:variant>
        <vt:lpwstr>../Docs/R1-135278.zip</vt:lpwstr>
      </vt:variant>
      <vt:variant>
        <vt:lpwstr/>
      </vt:variant>
      <vt:variant>
        <vt:i4>4390921</vt:i4>
      </vt:variant>
      <vt:variant>
        <vt:i4>3495</vt:i4>
      </vt:variant>
      <vt:variant>
        <vt:i4>0</vt:i4>
      </vt:variant>
      <vt:variant>
        <vt:i4>5</vt:i4>
      </vt:variant>
      <vt:variant>
        <vt:lpwstr>../Docs/R1-135270.zip</vt:lpwstr>
      </vt:variant>
      <vt:variant>
        <vt:lpwstr/>
      </vt:variant>
      <vt:variant>
        <vt:i4>4587529</vt:i4>
      </vt:variant>
      <vt:variant>
        <vt:i4>3492</vt:i4>
      </vt:variant>
      <vt:variant>
        <vt:i4>0</vt:i4>
      </vt:variant>
      <vt:variant>
        <vt:i4>5</vt:i4>
      </vt:variant>
      <vt:variant>
        <vt:lpwstr>../Docs/R1-135220.zip</vt:lpwstr>
      </vt:variant>
      <vt:variant>
        <vt:lpwstr/>
      </vt:variant>
      <vt:variant>
        <vt:i4>4390924</vt:i4>
      </vt:variant>
      <vt:variant>
        <vt:i4>3489</vt:i4>
      </vt:variant>
      <vt:variant>
        <vt:i4>0</vt:i4>
      </vt:variant>
      <vt:variant>
        <vt:i4>5</vt:i4>
      </vt:variant>
      <vt:variant>
        <vt:lpwstr>../Docs/R1-135176.zip</vt:lpwstr>
      </vt:variant>
      <vt:variant>
        <vt:lpwstr/>
      </vt:variant>
      <vt:variant>
        <vt:i4>4194315</vt:i4>
      </vt:variant>
      <vt:variant>
        <vt:i4>3486</vt:i4>
      </vt:variant>
      <vt:variant>
        <vt:i4>0</vt:i4>
      </vt:variant>
      <vt:variant>
        <vt:i4>5</vt:i4>
      </vt:variant>
      <vt:variant>
        <vt:lpwstr>../Docs/R1-135141.zip</vt:lpwstr>
      </vt:variant>
      <vt:variant>
        <vt:lpwstr/>
      </vt:variant>
      <vt:variant>
        <vt:i4>5046281</vt:i4>
      </vt:variant>
      <vt:variant>
        <vt:i4>3483</vt:i4>
      </vt:variant>
      <vt:variant>
        <vt:i4>0</vt:i4>
      </vt:variant>
      <vt:variant>
        <vt:i4>5</vt:i4>
      </vt:variant>
      <vt:variant>
        <vt:lpwstr>../Docs/R1-135092.zip</vt:lpwstr>
      </vt:variant>
      <vt:variant>
        <vt:lpwstr/>
      </vt:variant>
      <vt:variant>
        <vt:i4>4390919</vt:i4>
      </vt:variant>
      <vt:variant>
        <vt:i4>3480</vt:i4>
      </vt:variant>
      <vt:variant>
        <vt:i4>0</vt:i4>
      </vt:variant>
      <vt:variant>
        <vt:i4>5</vt:i4>
      </vt:variant>
      <vt:variant>
        <vt:lpwstr>../Docs/R1-135975.zip</vt:lpwstr>
      </vt:variant>
      <vt:variant>
        <vt:lpwstr/>
      </vt:variant>
      <vt:variant>
        <vt:i4>4653056</vt:i4>
      </vt:variant>
      <vt:variant>
        <vt:i4>3477</vt:i4>
      </vt:variant>
      <vt:variant>
        <vt:i4>0</vt:i4>
      </vt:variant>
      <vt:variant>
        <vt:i4>5</vt:i4>
      </vt:variant>
      <vt:variant>
        <vt:lpwstr>../Docs/R1-135932.zip</vt:lpwstr>
      </vt:variant>
      <vt:variant>
        <vt:lpwstr/>
      </vt:variant>
      <vt:variant>
        <vt:i4>4587531</vt:i4>
      </vt:variant>
      <vt:variant>
        <vt:i4>3474</vt:i4>
      </vt:variant>
      <vt:variant>
        <vt:i4>0</vt:i4>
      </vt:variant>
      <vt:variant>
        <vt:i4>5</vt:i4>
      </vt:variant>
      <vt:variant>
        <vt:lpwstr>../Docs/R1-135929.zip</vt:lpwstr>
      </vt:variant>
      <vt:variant>
        <vt:lpwstr/>
      </vt:variant>
      <vt:variant>
        <vt:i4>4390927</vt:i4>
      </vt:variant>
      <vt:variant>
        <vt:i4>3471</vt:i4>
      </vt:variant>
      <vt:variant>
        <vt:i4>0</vt:i4>
      </vt:variant>
      <vt:variant>
        <vt:i4>5</vt:i4>
      </vt:variant>
      <vt:variant>
        <vt:lpwstr>../Docs/R1-135175.zip</vt:lpwstr>
      </vt:variant>
      <vt:variant>
        <vt:lpwstr/>
      </vt:variant>
      <vt:variant>
        <vt:i4>4456455</vt:i4>
      </vt:variant>
      <vt:variant>
        <vt:i4>3468</vt:i4>
      </vt:variant>
      <vt:variant>
        <vt:i4>0</vt:i4>
      </vt:variant>
      <vt:variant>
        <vt:i4>5</vt:i4>
      </vt:variant>
      <vt:variant>
        <vt:lpwstr>../Docs/R1-135804.zip</vt:lpwstr>
      </vt:variant>
      <vt:variant>
        <vt:lpwstr/>
      </vt:variant>
      <vt:variant>
        <vt:i4>4456449</vt:i4>
      </vt:variant>
      <vt:variant>
        <vt:i4>3465</vt:i4>
      </vt:variant>
      <vt:variant>
        <vt:i4>0</vt:i4>
      </vt:variant>
      <vt:variant>
        <vt:i4>5</vt:i4>
      </vt:variant>
      <vt:variant>
        <vt:lpwstr>../Docs/R1-135903.zip</vt:lpwstr>
      </vt:variant>
      <vt:variant>
        <vt:lpwstr/>
      </vt:variant>
      <vt:variant>
        <vt:i4>4390926</vt:i4>
      </vt:variant>
      <vt:variant>
        <vt:i4>3462</vt:i4>
      </vt:variant>
      <vt:variant>
        <vt:i4>0</vt:i4>
      </vt:variant>
      <vt:variant>
        <vt:i4>5</vt:i4>
      </vt:variant>
      <vt:variant>
        <vt:lpwstr>../Docs/R1-135277.zip</vt:lpwstr>
      </vt:variant>
      <vt:variant>
        <vt:lpwstr/>
      </vt:variant>
      <vt:variant>
        <vt:i4>4390918</vt:i4>
      </vt:variant>
      <vt:variant>
        <vt:i4>3459</vt:i4>
      </vt:variant>
      <vt:variant>
        <vt:i4>0</vt:i4>
      </vt:variant>
      <vt:variant>
        <vt:i4>5</vt:i4>
      </vt:variant>
      <vt:variant>
        <vt:lpwstr>../Docs/R1-135479.zip</vt:lpwstr>
      </vt:variant>
      <vt:variant>
        <vt:lpwstr/>
      </vt:variant>
      <vt:variant>
        <vt:i4>4653068</vt:i4>
      </vt:variant>
      <vt:variant>
        <vt:i4>3456</vt:i4>
      </vt:variant>
      <vt:variant>
        <vt:i4>0</vt:i4>
      </vt:variant>
      <vt:variant>
        <vt:i4>5</vt:i4>
      </vt:variant>
      <vt:variant>
        <vt:lpwstr>../Docs/R1-135532.zip</vt:lpwstr>
      </vt:variant>
      <vt:variant>
        <vt:lpwstr/>
      </vt:variant>
      <vt:variant>
        <vt:i4>4259850</vt:i4>
      </vt:variant>
      <vt:variant>
        <vt:i4>3453</vt:i4>
      </vt:variant>
      <vt:variant>
        <vt:i4>0</vt:i4>
      </vt:variant>
      <vt:variant>
        <vt:i4>5</vt:i4>
      </vt:variant>
      <vt:variant>
        <vt:lpwstr>../Docs/R1-135554.zip</vt:lpwstr>
      </vt:variant>
      <vt:variant>
        <vt:lpwstr/>
      </vt:variant>
      <vt:variant>
        <vt:i4>4194316</vt:i4>
      </vt:variant>
      <vt:variant>
        <vt:i4>3450</vt:i4>
      </vt:variant>
      <vt:variant>
        <vt:i4>0</vt:i4>
      </vt:variant>
      <vt:variant>
        <vt:i4>5</vt:i4>
      </vt:variant>
      <vt:variant>
        <vt:lpwstr>../Docs/R1-135542.zip</vt:lpwstr>
      </vt:variant>
      <vt:variant>
        <vt:lpwstr/>
      </vt:variant>
      <vt:variant>
        <vt:i4>4521999</vt:i4>
      </vt:variant>
      <vt:variant>
        <vt:i4>3447</vt:i4>
      </vt:variant>
      <vt:variant>
        <vt:i4>0</vt:i4>
      </vt:variant>
      <vt:variant>
        <vt:i4>5</vt:i4>
      </vt:variant>
      <vt:variant>
        <vt:lpwstr>../Docs/R1-135317.zip</vt:lpwstr>
      </vt:variant>
      <vt:variant>
        <vt:lpwstr/>
      </vt:variant>
      <vt:variant>
        <vt:i4>4194314</vt:i4>
      </vt:variant>
      <vt:variant>
        <vt:i4>3444</vt:i4>
      </vt:variant>
      <vt:variant>
        <vt:i4>0</vt:i4>
      </vt:variant>
      <vt:variant>
        <vt:i4>5</vt:i4>
      </vt:variant>
      <vt:variant>
        <vt:lpwstr>../Docs/R1-135140.zip</vt:lpwstr>
      </vt:variant>
      <vt:variant>
        <vt:lpwstr/>
      </vt:variant>
      <vt:variant>
        <vt:i4>4325376</vt:i4>
      </vt:variant>
      <vt:variant>
        <vt:i4>3441</vt:i4>
      </vt:variant>
      <vt:variant>
        <vt:i4>0</vt:i4>
      </vt:variant>
      <vt:variant>
        <vt:i4>5</vt:i4>
      </vt:variant>
      <vt:variant>
        <vt:lpwstr>../Docs/R1-135368.zip</vt:lpwstr>
      </vt:variant>
      <vt:variant>
        <vt:lpwstr/>
      </vt:variant>
      <vt:variant>
        <vt:i4>4194314</vt:i4>
      </vt:variant>
      <vt:variant>
        <vt:i4>3438</vt:i4>
      </vt:variant>
      <vt:variant>
        <vt:i4>0</vt:i4>
      </vt:variant>
      <vt:variant>
        <vt:i4>5</vt:i4>
      </vt:variant>
      <vt:variant>
        <vt:lpwstr>../Docs/R1-135041.zip</vt:lpwstr>
      </vt:variant>
      <vt:variant>
        <vt:lpwstr/>
      </vt:variant>
      <vt:variant>
        <vt:i4>4521993</vt:i4>
      </vt:variant>
      <vt:variant>
        <vt:i4>3435</vt:i4>
      </vt:variant>
      <vt:variant>
        <vt:i4>0</vt:i4>
      </vt:variant>
      <vt:variant>
        <vt:i4>5</vt:i4>
      </vt:variant>
      <vt:variant>
        <vt:lpwstr>../Docs/R1-135113.zip</vt:lpwstr>
      </vt:variant>
      <vt:variant>
        <vt:lpwstr/>
      </vt:variant>
      <vt:variant>
        <vt:i4>5046282</vt:i4>
      </vt:variant>
      <vt:variant>
        <vt:i4>3432</vt:i4>
      </vt:variant>
      <vt:variant>
        <vt:i4>0</vt:i4>
      </vt:variant>
      <vt:variant>
        <vt:i4>5</vt:i4>
      </vt:variant>
      <vt:variant>
        <vt:lpwstr>../Docs/R1-135091.zip</vt:lpwstr>
      </vt:variant>
      <vt:variant>
        <vt:lpwstr/>
      </vt:variant>
      <vt:variant>
        <vt:i4>4456448</vt:i4>
      </vt:variant>
      <vt:variant>
        <vt:i4>3429</vt:i4>
      </vt:variant>
      <vt:variant>
        <vt:i4>0</vt:i4>
      </vt:variant>
      <vt:variant>
        <vt:i4>5</vt:i4>
      </vt:variant>
      <vt:variant>
        <vt:lpwstr>../Docs/R1-135803.zip</vt:lpwstr>
      </vt:variant>
      <vt:variant>
        <vt:lpwstr/>
      </vt:variant>
      <vt:variant>
        <vt:i4>4521998</vt:i4>
      </vt:variant>
      <vt:variant>
        <vt:i4>3426</vt:i4>
      </vt:variant>
      <vt:variant>
        <vt:i4>0</vt:i4>
      </vt:variant>
      <vt:variant>
        <vt:i4>5</vt:i4>
      </vt:variant>
      <vt:variant>
        <vt:lpwstr>../Docs/R1-135316.zip</vt:lpwstr>
      </vt:variant>
      <vt:variant>
        <vt:lpwstr/>
      </vt:variant>
      <vt:variant>
        <vt:i4>4325377</vt:i4>
      </vt:variant>
      <vt:variant>
        <vt:i4>3423</vt:i4>
      </vt:variant>
      <vt:variant>
        <vt:i4>0</vt:i4>
      </vt:variant>
      <vt:variant>
        <vt:i4>5</vt:i4>
      </vt:variant>
      <vt:variant>
        <vt:lpwstr>../Docs/R1-135268.zip</vt:lpwstr>
      </vt:variant>
      <vt:variant>
        <vt:lpwstr/>
      </vt:variant>
      <vt:variant>
        <vt:i4>5046287</vt:i4>
      </vt:variant>
      <vt:variant>
        <vt:i4>3420</vt:i4>
      </vt:variant>
      <vt:variant>
        <vt:i4>0</vt:i4>
      </vt:variant>
      <vt:variant>
        <vt:i4>5</vt:i4>
      </vt:variant>
      <vt:variant>
        <vt:lpwstr>../Docs/R1-135591.zip</vt:lpwstr>
      </vt:variant>
      <vt:variant>
        <vt:lpwstr/>
      </vt:variant>
      <vt:variant>
        <vt:i4>4521984</vt:i4>
      </vt:variant>
      <vt:variant>
        <vt:i4>3417</vt:i4>
      </vt:variant>
      <vt:variant>
        <vt:i4>0</vt:i4>
      </vt:variant>
      <vt:variant>
        <vt:i4>5</vt:i4>
      </vt:variant>
      <vt:variant>
        <vt:lpwstr>../Docs/R1-135219.zip</vt:lpwstr>
      </vt:variant>
      <vt:variant>
        <vt:lpwstr/>
      </vt:variant>
      <vt:variant>
        <vt:i4>4456461</vt:i4>
      </vt:variant>
      <vt:variant>
        <vt:i4>3414</vt:i4>
      </vt:variant>
      <vt:variant>
        <vt:i4>0</vt:i4>
      </vt:variant>
      <vt:variant>
        <vt:i4>5</vt:i4>
      </vt:variant>
      <vt:variant>
        <vt:lpwstr>../Docs/R1-135402.zip</vt:lpwstr>
      </vt:variant>
      <vt:variant>
        <vt:lpwstr/>
      </vt:variant>
      <vt:variant>
        <vt:i4>5046272</vt:i4>
      </vt:variant>
      <vt:variant>
        <vt:i4>3411</vt:i4>
      </vt:variant>
      <vt:variant>
        <vt:i4>0</vt:i4>
      </vt:variant>
      <vt:variant>
        <vt:i4>5</vt:i4>
      </vt:variant>
      <vt:variant>
        <vt:lpwstr>../Docs/R1-135398.zip</vt:lpwstr>
      </vt:variant>
      <vt:variant>
        <vt:lpwstr/>
      </vt:variant>
      <vt:variant>
        <vt:i4>4521998</vt:i4>
      </vt:variant>
      <vt:variant>
        <vt:i4>3408</vt:i4>
      </vt:variant>
      <vt:variant>
        <vt:i4>0</vt:i4>
      </vt:variant>
      <vt:variant>
        <vt:i4>5</vt:i4>
      </vt:variant>
      <vt:variant>
        <vt:lpwstr>../Docs/R1-135114.zip</vt:lpwstr>
      </vt:variant>
      <vt:variant>
        <vt:lpwstr/>
      </vt:variant>
      <vt:variant>
        <vt:i4>4456457</vt:i4>
      </vt:variant>
      <vt:variant>
        <vt:i4>3405</vt:i4>
      </vt:variant>
      <vt:variant>
        <vt:i4>0</vt:i4>
      </vt:variant>
      <vt:variant>
        <vt:i4>5</vt:i4>
      </vt:variant>
      <vt:variant>
        <vt:lpwstr>../Docs/R1-136032.zip</vt:lpwstr>
      </vt:variant>
      <vt:variant>
        <vt:lpwstr/>
      </vt:variant>
      <vt:variant>
        <vt:i4>2686977</vt:i4>
      </vt:variant>
      <vt:variant>
        <vt:i4>3402</vt:i4>
      </vt:variant>
      <vt:variant>
        <vt:i4>0</vt:i4>
      </vt:variant>
      <vt:variant>
        <vt:i4>5</vt:i4>
      </vt:variant>
      <vt:variant>
        <vt:lpwstr>http://www.3gpp.org/ftp/tsg_ran/TSG_RAN/TSGR_58/Docs/RP-122009.zip</vt:lpwstr>
      </vt:variant>
      <vt:variant>
        <vt:lpwstr/>
      </vt:variant>
      <vt:variant>
        <vt:i4>4521985</vt:i4>
      </vt:variant>
      <vt:variant>
        <vt:i4>3399</vt:i4>
      </vt:variant>
      <vt:variant>
        <vt:i4>0</vt:i4>
      </vt:variant>
      <vt:variant>
        <vt:i4>5</vt:i4>
      </vt:variant>
      <vt:variant>
        <vt:lpwstr>../Docs/R1-135218.zip</vt:lpwstr>
      </vt:variant>
      <vt:variant>
        <vt:lpwstr/>
      </vt:variant>
      <vt:variant>
        <vt:i4>4587534</vt:i4>
      </vt:variant>
      <vt:variant>
        <vt:i4>3396</vt:i4>
      </vt:variant>
      <vt:variant>
        <vt:i4>0</vt:i4>
      </vt:variant>
      <vt:variant>
        <vt:i4>5</vt:i4>
      </vt:variant>
      <vt:variant>
        <vt:lpwstr>../Docs/R1-136015.zip</vt:lpwstr>
      </vt:variant>
      <vt:variant>
        <vt:lpwstr/>
      </vt:variant>
      <vt:variant>
        <vt:i4>4587534</vt:i4>
      </vt:variant>
      <vt:variant>
        <vt:i4>3393</vt:i4>
      </vt:variant>
      <vt:variant>
        <vt:i4>0</vt:i4>
      </vt:variant>
      <vt:variant>
        <vt:i4>5</vt:i4>
      </vt:variant>
      <vt:variant>
        <vt:lpwstr>../Docs/R1-136015.zip</vt:lpwstr>
      </vt:variant>
      <vt:variant>
        <vt:lpwstr/>
      </vt:variant>
      <vt:variant>
        <vt:i4>4325380</vt:i4>
      </vt:variant>
      <vt:variant>
        <vt:i4>3390</vt:i4>
      </vt:variant>
      <vt:variant>
        <vt:i4>0</vt:i4>
      </vt:variant>
      <vt:variant>
        <vt:i4>5</vt:i4>
      </vt:variant>
      <vt:variant>
        <vt:lpwstr>../Docs/R1-135768.zip</vt:lpwstr>
      </vt:variant>
      <vt:variant>
        <vt:lpwstr/>
      </vt:variant>
      <vt:variant>
        <vt:i4>4456458</vt:i4>
      </vt:variant>
      <vt:variant>
        <vt:i4>3387</vt:i4>
      </vt:variant>
      <vt:variant>
        <vt:i4>0</vt:i4>
      </vt:variant>
      <vt:variant>
        <vt:i4>5</vt:i4>
      </vt:variant>
      <vt:variant>
        <vt:lpwstr>../Docs/R1-135706.zip</vt:lpwstr>
      </vt:variant>
      <vt:variant>
        <vt:lpwstr/>
      </vt:variant>
      <vt:variant>
        <vt:i4>4653066</vt:i4>
      </vt:variant>
      <vt:variant>
        <vt:i4>3384</vt:i4>
      </vt:variant>
      <vt:variant>
        <vt:i4>0</vt:i4>
      </vt:variant>
      <vt:variant>
        <vt:i4>5</vt:i4>
      </vt:variant>
      <vt:variant>
        <vt:lpwstr>../Docs/R1-135637.zip</vt:lpwstr>
      </vt:variant>
      <vt:variant>
        <vt:lpwstr/>
      </vt:variant>
      <vt:variant>
        <vt:i4>4194319</vt:i4>
      </vt:variant>
      <vt:variant>
        <vt:i4>3381</vt:i4>
      </vt:variant>
      <vt:variant>
        <vt:i4>0</vt:i4>
      </vt:variant>
      <vt:variant>
        <vt:i4>5</vt:i4>
      </vt:variant>
      <vt:variant>
        <vt:lpwstr>../Docs/R1-135541.zip</vt:lpwstr>
      </vt:variant>
      <vt:variant>
        <vt:lpwstr/>
      </vt:variant>
      <vt:variant>
        <vt:i4>4587529</vt:i4>
      </vt:variant>
      <vt:variant>
        <vt:i4>3378</vt:i4>
      </vt:variant>
      <vt:variant>
        <vt:i4>0</vt:i4>
      </vt:variant>
      <vt:variant>
        <vt:i4>5</vt:i4>
      </vt:variant>
      <vt:variant>
        <vt:lpwstr>../Docs/R1-135527.zip</vt:lpwstr>
      </vt:variant>
      <vt:variant>
        <vt:lpwstr/>
      </vt:variant>
      <vt:variant>
        <vt:i4>4390919</vt:i4>
      </vt:variant>
      <vt:variant>
        <vt:i4>3375</vt:i4>
      </vt:variant>
      <vt:variant>
        <vt:i4>0</vt:i4>
      </vt:variant>
      <vt:variant>
        <vt:i4>5</vt:i4>
      </vt:variant>
      <vt:variant>
        <vt:lpwstr>../Docs/R1-135478.zip</vt:lpwstr>
      </vt:variant>
      <vt:variant>
        <vt:lpwstr/>
      </vt:variant>
      <vt:variant>
        <vt:i4>4194310</vt:i4>
      </vt:variant>
      <vt:variant>
        <vt:i4>3372</vt:i4>
      </vt:variant>
      <vt:variant>
        <vt:i4>0</vt:i4>
      </vt:variant>
      <vt:variant>
        <vt:i4>5</vt:i4>
      </vt:variant>
      <vt:variant>
        <vt:lpwstr>../Docs/R1-135449.zip</vt:lpwstr>
      </vt:variant>
      <vt:variant>
        <vt:lpwstr/>
      </vt:variant>
      <vt:variant>
        <vt:i4>4456456</vt:i4>
      </vt:variant>
      <vt:variant>
        <vt:i4>3369</vt:i4>
      </vt:variant>
      <vt:variant>
        <vt:i4>0</vt:i4>
      </vt:variant>
      <vt:variant>
        <vt:i4>5</vt:i4>
      </vt:variant>
      <vt:variant>
        <vt:lpwstr>../Docs/R1-135407.zip</vt:lpwstr>
      </vt:variant>
      <vt:variant>
        <vt:lpwstr/>
      </vt:variant>
      <vt:variant>
        <vt:i4>4980748</vt:i4>
      </vt:variant>
      <vt:variant>
        <vt:i4>3366</vt:i4>
      </vt:variant>
      <vt:variant>
        <vt:i4>0</vt:i4>
      </vt:variant>
      <vt:variant>
        <vt:i4>5</vt:i4>
      </vt:variant>
      <vt:variant>
        <vt:lpwstr>../Docs/R1-135384.zip</vt:lpwstr>
      </vt:variant>
      <vt:variant>
        <vt:lpwstr/>
      </vt:variant>
      <vt:variant>
        <vt:i4>4194306</vt:i4>
      </vt:variant>
      <vt:variant>
        <vt:i4>3363</vt:i4>
      </vt:variant>
      <vt:variant>
        <vt:i4>0</vt:i4>
      </vt:variant>
      <vt:variant>
        <vt:i4>5</vt:i4>
      </vt:variant>
      <vt:variant>
        <vt:lpwstr>../Docs/R1-135841.zip</vt:lpwstr>
      </vt:variant>
      <vt:variant>
        <vt:lpwstr/>
      </vt:variant>
      <vt:variant>
        <vt:i4>4521997</vt:i4>
      </vt:variant>
      <vt:variant>
        <vt:i4>3360</vt:i4>
      </vt:variant>
      <vt:variant>
        <vt:i4>0</vt:i4>
      </vt:variant>
      <vt:variant>
        <vt:i4>5</vt:i4>
      </vt:variant>
      <vt:variant>
        <vt:lpwstr>../Docs/R1-135315.zip</vt:lpwstr>
      </vt:variant>
      <vt:variant>
        <vt:lpwstr/>
      </vt:variant>
      <vt:variant>
        <vt:i4>4521998</vt:i4>
      </vt:variant>
      <vt:variant>
        <vt:i4>3357</vt:i4>
      </vt:variant>
      <vt:variant>
        <vt:i4>0</vt:i4>
      </vt:variant>
      <vt:variant>
        <vt:i4>5</vt:i4>
      </vt:variant>
      <vt:variant>
        <vt:lpwstr>../Docs/R1-135217.zip</vt:lpwstr>
      </vt:variant>
      <vt:variant>
        <vt:lpwstr/>
      </vt:variant>
      <vt:variant>
        <vt:i4>4390926</vt:i4>
      </vt:variant>
      <vt:variant>
        <vt:i4>3354</vt:i4>
      </vt:variant>
      <vt:variant>
        <vt:i4>0</vt:i4>
      </vt:variant>
      <vt:variant>
        <vt:i4>5</vt:i4>
      </vt:variant>
      <vt:variant>
        <vt:lpwstr>../Docs/R1-135174.zip</vt:lpwstr>
      </vt:variant>
      <vt:variant>
        <vt:lpwstr/>
      </vt:variant>
      <vt:variant>
        <vt:i4>4521985</vt:i4>
      </vt:variant>
      <vt:variant>
        <vt:i4>3351</vt:i4>
      </vt:variant>
      <vt:variant>
        <vt:i4>0</vt:i4>
      </vt:variant>
      <vt:variant>
        <vt:i4>5</vt:i4>
      </vt:variant>
      <vt:variant>
        <vt:lpwstr>../Docs/R1-135812.zip</vt:lpwstr>
      </vt:variant>
      <vt:variant>
        <vt:lpwstr/>
      </vt:variant>
      <vt:variant>
        <vt:i4>4653067</vt:i4>
      </vt:variant>
      <vt:variant>
        <vt:i4>3348</vt:i4>
      </vt:variant>
      <vt:variant>
        <vt:i4>0</vt:i4>
      </vt:variant>
      <vt:variant>
        <vt:i4>5</vt:i4>
      </vt:variant>
      <vt:variant>
        <vt:lpwstr>../Docs/R1-135636.zip</vt:lpwstr>
      </vt:variant>
      <vt:variant>
        <vt:lpwstr/>
      </vt:variant>
      <vt:variant>
        <vt:i4>4456457</vt:i4>
      </vt:variant>
      <vt:variant>
        <vt:i4>3345</vt:i4>
      </vt:variant>
      <vt:variant>
        <vt:i4>0</vt:i4>
      </vt:variant>
      <vt:variant>
        <vt:i4>5</vt:i4>
      </vt:variant>
      <vt:variant>
        <vt:lpwstr>../Docs/R1-135604.zip</vt:lpwstr>
      </vt:variant>
      <vt:variant>
        <vt:lpwstr/>
      </vt:variant>
      <vt:variant>
        <vt:i4>4194311</vt:i4>
      </vt:variant>
      <vt:variant>
        <vt:i4>3342</vt:i4>
      </vt:variant>
      <vt:variant>
        <vt:i4>0</vt:i4>
      </vt:variant>
      <vt:variant>
        <vt:i4>5</vt:i4>
      </vt:variant>
      <vt:variant>
        <vt:lpwstr>../Docs/R1-135549.zip</vt:lpwstr>
      </vt:variant>
      <vt:variant>
        <vt:lpwstr/>
      </vt:variant>
      <vt:variant>
        <vt:i4>4587528</vt:i4>
      </vt:variant>
      <vt:variant>
        <vt:i4>3339</vt:i4>
      </vt:variant>
      <vt:variant>
        <vt:i4>0</vt:i4>
      </vt:variant>
      <vt:variant>
        <vt:i4>5</vt:i4>
      </vt:variant>
      <vt:variant>
        <vt:lpwstr>../Docs/R1-135526.zip</vt:lpwstr>
      </vt:variant>
      <vt:variant>
        <vt:lpwstr/>
      </vt:variant>
      <vt:variant>
        <vt:i4>4587534</vt:i4>
      </vt:variant>
      <vt:variant>
        <vt:i4>3336</vt:i4>
      </vt:variant>
      <vt:variant>
        <vt:i4>0</vt:i4>
      </vt:variant>
      <vt:variant>
        <vt:i4>5</vt:i4>
      </vt:variant>
      <vt:variant>
        <vt:lpwstr>../Docs/R1-135520.zip</vt:lpwstr>
      </vt:variant>
      <vt:variant>
        <vt:lpwstr/>
      </vt:variant>
      <vt:variant>
        <vt:i4>4325388</vt:i4>
      </vt:variant>
      <vt:variant>
        <vt:i4>3333</vt:i4>
      </vt:variant>
      <vt:variant>
        <vt:i4>0</vt:i4>
      </vt:variant>
      <vt:variant>
        <vt:i4>5</vt:i4>
      </vt:variant>
      <vt:variant>
        <vt:lpwstr>../Docs/R1-135265.zip</vt:lpwstr>
      </vt:variant>
      <vt:variant>
        <vt:lpwstr/>
      </vt:variant>
      <vt:variant>
        <vt:i4>4390921</vt:i4>
      </vt:variant>
      <vt:variant>
        <vt:i4>3330</vt:i4>
      </vt:variant>
      <vt:variant>
        <vt:i4>0</vt:i4>
      </vt:variant>
      <vt:variant>
        <vt:i4>5</vt:i4>
      </vt:variant>
      <vt:variant>
        <vt:lpwstr>../Docs/R1-135173.zip</vt:lpwstr>
      </vt:variant>
      <vt:variant>
        <vt:lpwstr/>
      </vt:variant>
      <vt:variant>
        <vt:i4>4980748</vt:i4>
      </vt:variant>
      <vt:variant>
        <vt:i4>3327</vt:i4>
      </vt:variant>
      <vt:variant>
        <vt:i4>0</vt:i4>
      </vt:variant>
      <vt:variant>
        <vt:i4>5</vt:i4>
      </vt:variant>
      <vt:variant>
        <vt:lpwstr>../Docs/R1-135087.zip</vt:lpwstr>
      </vt:variant>
      <vt:variant>
        <vt:lpwstr/>
      </vt:variant>
      <vt:variant>
        <vt:i4>4521986</vt:i4>
      </vt:variant>
      <vt:variant>
        <vt:i4>3324</vt:i4>
      </vt:variant>
      <vt:variant>
        <vt:i4>0</vt:i4>
      </vt:variant>
      <vt:variant>
        <vt:i4>5</vt:i4>
      </vt:variant>
      <vt:variant>
        <vt:lpwstr>../Docs/R1-135811.zip</vt:lpwstr>
      </vt:variant>
      <vt:variant>
        <vt:lpwstr/>
      </vt:variant>
      <vt:variant>
        <vt:i4>4325387</vt:i4>
      </vt:variant>
      <vt:variant>
        <vt:i4>3321</vt:i4>
      </vt:variant>
      <vt:variant>
        <vt:i4>0</vt:i4>
      </vt:variant>
      <vt:variant>
        <vt:i4>5</vt:i4>
      </vt:variant>
      <vt:variant>
        <vt:lpwstr>../Docs/R1-135767.zip</vt:lpwstr>
      </vt:variant>
      <vt:variant>
        <vt:lpwstr/>
      </vt:variant>
      <vt:variant>
        <vt:i4>4390917</vt:i4>
      </vt:variant>
      <vt:variant>
        <vt:i4>3318</vt:i4>
      </vt:variant>
      <vt:variant>
        <vt:i4>0</vt:i4>
      </vt:variant>
      <vt:variant>
        <vt:i4>5</vt:i4>
      </vt:variant>
      <vt:variant>
        <vt:lpwstr>../Docs/R1-135678.zip</vt:lpwstr>
      </vt:variant>
      <vt:variant>
        <vt:lpwstr/>
      </vt:variant>
      <vt:variant>
        <vt:i4>4521991</vt:i4>
      </vt:variant>
      <vt:variant>
        <vt:i4>3315</vt:i4>
      </vt:variant>
      <vt:variant>
        <vt:i4>0</vt:i4>
      </vt:variant>
      <vt:variant>
        <vt:i4>5</vt:i4>
      </vt:variant>
      <vt:variant>
        <vt:lpwstr>../Docs/R1-135519.zip</vt:lpwstr>
      </vt:variant>
      <vt:variant>
        <vt:lpwstr/>
      </vt:variant>
      <vt:variant>
        <vt:i4>4390920</vt:i4>
      </vt:variant>
      <vt:variant>
        <vt:i4>3312</vt:i4>
      </vt:variant>
      <vt:variant>
        <vt:i4>0</vt:i4>
      </vt:variant>
      <vt:variant>
        <vt:i4>5</vt:i4>
      </vt:variant>
      <vt:variant>
        <vt:lpwstr>../Docs/R1-135477.zip</vt:lpwstr>
      </vt:variant>
      <vt:variant>
        <vt:lpwstr/>
      </vt:variant>
      <vt:variant>
        <vt:i4>4456455</vt:i4>
      </vt:variant>
      <vt:variant>
        <vt:i4>3309</vt:i4>
      </vt:variant>
      <vt:variant>
        <vt:i4>0</vt:i4>
      </vt:variant>
      <vt:variant>
        <vt:i4>5</vt:i4>
      </vt:variant>
      <vt:variant>
        <vt:lpwstr>../Docs/R1-135408.zip</vt:lpwstr>
      </vt:variant>
      <vt:variant>
        <vt:lpwstr/>
      </vt:variant>
      <vt:variant>
        <vt:i4>4521996</vt:i4>
      </vt:variant>
      <vt:variant>
        <vt:i4>3306</vt:i4>
      </vt:variant>
      <vt:variant>
        <vt:i4>0</vt:i4>
      </vt:variant>
      <vt:variant>
        <vt:i4>5</vt:i4>
      </vt:variant>
      <vt:variant>
        <vt:lpwstr>../Docs/R1-135314.zip</vt:lpwstr>
      </vt:variant>
      <vt:variant>
        <vt:lpwstr/>
      </vt:variant>
      <vt:variant>
        <vt:i4>4521999</vt:i4>
      </vt:variant>
      <vt:variant>
        <vt:i4>3303</vt:i4>
      </vt:variant>
      <vt:variant>
        <vt:i4>0</vt:i4>
      </vt:variant>
      <vt:variant>
        <vt:i4>5</vt:i4>
      </vt:variant>
      <vt:variant>
        <vt:lpwstr>../Docs/R1-135216.zip</vt:lpwstr>
      </vt:variant>
      <vt:variant>
        <vt:lpwstr/>
      </vt:variant>
      <vt:variant>
        <vt:i4>4653059</vt:i4>
      </vt:variant>
      <vt:variant>
        <vt:i4>3300</vt:i4>
      </vt:variant>
      <vt:variant>
        <vt:i4>0</vt:i4>
      </vt:variant>
      <vt:variant>
        <vt:i4>5</vt:i4>
      </vt:variant>
      <vt:variant>
        <vt:lpwstr>../Docs/R1-135139.zip</vt:lpwstr>
      </vt:variant>
      <vt:variant>
        <vt:lpwstr/>
      </vt:variant>
      <vt:variant>
        <vt:i4>4521992</vt:i4>
      </vt:variant>
      <vt:variant>
        <vt:i4>3297</vt:i4>
      </vt:variant>
      <vt:variant>
        <vt:i4>0</vt:i4>
      </vt:variant>
      <vt:variant>
        <vt:i4>5</vt:i4>
      </vt:variant>
      <vt:variant>
        <vt:lpwstr>../Docs/R1-135112.zip</vt:lpwstr>
      </vt:variant>
      <vt:variant>
        <vt:lpwstr/>
      </vt:variant>
      <vt:variant>
        <vt:i4>4980749</vt:i4>
      </vt:variant>
      <vt:variant>
        <vt:i4>3294</vt:i4>
      </vt:variant>
      <vt:variant>
        <vt:i4>0</vt:i4>
      </vt:variant>
      <vt:variant>
        <vt:i4>5</vt:i4>
      </vt:variant>
      <vt:variant>
        <vt:lpwstr>../Docs/R1-135086.zip</vt:lpwstr>
      </vt:variant>
      <vt:variant>
        <vt:lpwstr/>
      </vt:variant>
      <vt:variant>
        <vt:i4>4194315</vt:i4>
      </vt:variant>
      <vt:variant>
        <vt:i4>3291</vt:i4>
      </vt:variant>
      <vt:variant>
        <vt:i4>0</vt:i4>
      </vt:variant>
      <vt:variant>
        <vt:i4>5</vt:i4>
      </vt:variant>
      <vt:variant>
        <vt:lpwstr>../Docs/R1-135040.zip</vt:lpwstr>
      </vt:variant>
      <vt:variant>
        <vt:lpwstr/>
      </vt:variant>
      <vt:variant>
        <vt:i4>5046286</vt:i4>
      </vt:variant>
      <vt:variant>
        <vt:i4>3288</vt:i4>
      </vt:variant>
      <vt:variant>
        <vt:i4>0</vt:i4>
      </vt:variant>
      <vt:variant>
        <vt:i4>5</vt:i4>
      </vt:variant>
      <vt:variant>
        <vt:lpwstr>../Docs/R1-135590.zip</vt:lpwstr>
      </vt:variant>
      <vt:variant>
        <vt:lpwstr/>
      </vt:variant>
      <vt:variant>
        <vt:i4>4194315</vt:i4>
      </vt:variant>
      <vt:variant>
        <vt:i4>3285</vt:i4>
      </vt:variant>
      <vt:variant>
        <vt:i4>0</vt:i4>
      </vt:variant>
      <vt:variant>
        <vt:i4>5</vt:i4>
      </vt:variant>
      <vt:variant>
        <vt:lpwstr>../Docs/R1-135949.zip</vt:lpwstr>
      </vt:variant>
      <vt:variant>
        <vt:lpwstr/>
      </vt:variant>
      <vt:variant>
        <vt:i4>4653067</vt:i4>
      </vt:variant>
      <vt:variant>
        <vt:i4>3282</vt:i4>
      </vt:variant>
      <vt:variant>
        <vt:i4>0</vt:i4>
      </vt:variant>
      <vt:variant>
        <vt:i4>5</vt:i4>
      </vt:variant>
      <vt:variant>
        <vt:lpwstr>../Docs/R1-136000.zip</vt:lpwstr>
      </vt:variant>
      <vt:variant>
        <vt:lpwstr/>
      </vt:variant>
      <vt:variant>
        <vt:i4>4259840</vt:i4>
      </vt:variant>
      <vt:variant>
        <vt:i4>3279</vt:i4>
      </vt:variant>
      <vt:variant>
        <vt:i4>0</vt:i4>
      </vt:variant>
      <vt:variant>
        <vt:i4>5</vt:i4>
      </vt:variant>
      <vt:variant>
        <vt:lpwstr>../Docs/R1-135952.zip</vt:lpwstr>
      </vt:variant>
      <vt:variant>
        <vt:lpwstr/>
      </vt:variant>
      <vt:variant>
        <vt:i4>4653067</vt:i4>
      </vt:variant>
      <vt:variant>
        <vt:i4>3276</vt:i4>
      </vt:variant>
      <vt:variant>
        <vt:i4>0</vt:i4>
      </vt:variant>
      <vt:variant>
        <vt:i4>5</vt:i4>
      </vt:variant>
      <vt:variant>
        <vt:lpwstr>../Docs/R1-136000.zip</vt:lpwstr>
      </vt:variant>
      <vt:variant>
        <vt:lpwstr/>
      </vt:variant>
      <vt:variant>
        <vt:i4>4259840</vt:i4>
      </vt:variant>
      <vt:variant>
        <vt:i4>3273</vt:i4>
      </vt:variant>
      <vt:variant>
        <vt:i4>0</vt:i4>
      </vt:variant>
      <vt:variant>
        <vt:i4>5</vt:i4>
      </vt:variant>
      <vt:variant>
        <vt:lpwstr>../Docs/R1-135952.zip</vt:lpwstr>
      </vt:variant>
      <vt:variant>
        <vt:lpwstr/>
      </vt:variant>
      <vt:variant>
        <vt:i4>4325386</vt:i4>
      </vt:variant>
      <vt:variant>
        <vt:i4>3270</vt:i4>
      </vt:variant>
      <vt:variant>
        <vt:i4>0</vt:i4>
      </vt:variant>
      <vt:variant>
        <vt:i4>5</vt:i4>
      </vt:variant>
      <vt:variant>
        <vt:lpwstr>../Docs/R1-135766.zip</vt:lpwstr>
      </vt:variant>
      <vt:variant>
        <vt:lpwstr/>
      </vt:variant>
      <vt:variant>
        <vt:i4>4456462</vt:i4>
      </vt:variant>
      <vt:variant>
        <vt:i4>3267</vt:i4>
      </vt:variant>
      <vt:variant>
        <vt:i4>0</vt:i4>
      </vt:variant>
      <vt:variant>
        <vt:i4>5</vt:i4>
      </vt:variant>
      <vt:variant>
        <vt:lpwstr>../Docs/R1-135603.zip</vt:lpwstr>
      </vt:variant>
      <vt:variant>
        <vt:lpwstr/>
      </vt:variant>
      <vt:variant>
        <vt:i4>4194311</vt:i4>
      </vt:variant>
      <vt:variant>
        <vt:i4>3264</vt:i4>
      </vt:variant>
      <vt:variant>
        <vt:i4>0</vt:i4>
      </vt:variant>
      <vt:variant>
        <vt:i4>5</vt:i4>
      </vt:variant>
      <vt:variant>
        <vt:lpwstr>../Docs/R1-135549.zip</vt:lpwstr>
      </vt:variant>
      <vt:variant>
        <vt:lpwstr/>
      </vt:variant>
      <vt:variant>
        <vt:i4>4521995</vt:i4>
      </vt:variant>
      <vt:variant>
        <vt:i4>3261</vt:i4>
      </vt:variant>
      <vt:variant>
        <vt:i4>0</vt:i4>
      </vt:variant>
      <vt:variant>
        <vt:i4>5</vt:i4>
      </vt:variant>
      <vt:variant>
        <vt:lpwstr>../Docs/R1-135313.zip</vt:lpwstr>
      </vt:variant>
      <vt:variant>
        <vt:lpwstr/>
      </vt:variant>
      <vt:variant>
        <vt:i4>4390920</vt:i4>
      </vt:variant>
      <vt:variant>
        <vt:i4>3258</vt:i4>
      </vt:variant>
      <vt:variant>
        <vt:i4>0</vt:i4>
      </vt:variant>
      <vt:variant>
        <vt:i4>5</vt:i4>
      </vt:variant>
      <vt:variant>
        <vt:lpwstr>../Docs/R1-135172.zip</vt:lpwstr>
      </vt:variant>
      <vt:variant>
        <vt:lpwstr/>
      </vt:variant>
      <vt:variant>
        <vt:i4>4980750</vt:i4>
      </vt:variant>
      <vt:variant>
        <vt:i4>3255</vt:i4>
      </vt:variant>
      <vt:variant>
        <vt:i4>0</vt:i4>
      </vt:variant>
      <vt:variant>
        <vt:i4>5</vt:i4>
      </vt:variant>
      <vt:variant>
        <vt:lpwstr>../Docs/R1-135085.zip</vt:lpwstr>
      </vt:variant>
      <vt:variant>
        <vt:lpwstr/>
      </vt:variant>
      <vt:variant>
        <vt:i4>4587523</vt:i4>
      </vt:variant>
      <vt:variant>
        <vt:i4>3252</vt:i4>
      </vt:variant>
      <vt:variant>
        <vt:i4>0</vt:i4>
      </vt:variant>
      <vt:variant>
        <vt:i4>5</vt:i4>
      </vt:variant>
      <vt:variant>
        <vt:lpwstr>../Docs/R1-136018.zip</vt:lpwstr>
      </vt:variant>
      <vt:variant>
        <vt:lpwstr/>
      </vt:variant>
      <vt:variant>
        <vt:i4>4980743</vt:i4>
      </vt:variant>
      <vt:variant>
        <vt:i4>3249</vt:i4>
      </vt:variant>
      <vt:variant>
        <vt:i4>0</vt:i4>
      </vt:variant>
      <vt:variant>
        <vt:i4>5</vt:i4>
      </vt:variant>
      <vt:variant>
        <vt:lpwstr>../Docs/R1-135589.zip</vt:lpwstr>
      </vt:variant>
      <vt:variant>
        <vt:lpwstr/>
      </vt:variant>
      <vt:variant>
        <vt:i4>4259854</vt:i4>
      </vt:variant>
      <vt:variant>
        <vt:i4>3246</vt:i4>
      </vt:variant>
      <vt:variant>
        <vt:i4>0</vt:i4>
      </vt:variant>
      <vt:variant>
        <vt:i4>5</vt:i4>
      </vt:variant>
      <vt:variant>
        <vt:lpwstr>../Docs/R1-135550.zip</vt:lpwstr>
      </vt:variant>
      <vt:variant>
        <vt:lpwstr/>
      </vt:variant>
      <vt:variant>
        <vt:i4>4390921</vt:i4>
      </vt:variant>
      <vt:variant>
        <vt:i4>3243</vt:i4>
      </vt:variant>
      <vt:variant>
        <vt:i4>0</vt:i4>
      </vt:variant>
      <vt:variant>
        <vt:i4>5</vt:i4>
      </vt:variant>
      <vt:variant>
        <vt:lpwstr>../Docs/R1-135476.zip</vt:lpwstr>
      </vt:variant>
      <vt:variant>
        <vt:lpwstr/>
      </vt:variant>
      <vt:variant>
        <vt:i4>4456454</vt:i4>
      </vt:variant>
      <vt:variant>
        <vt:i4>3240</vt:i4>
      </vt:variant>
      <vt:variant>
        <vt:i4>0</vt:i4>
      </vt:variant>
      <vt:variant>
        <vt:i4>5</vt:i4>
      </vt:variant>
      <vt:variant>
        <vt:lpwstr>../Docs/R1-135409.zip</vt:lpwstr>
      </vt:variant>
      <vt:variant>
        <vt:lpwstr/>
      </vt:variant>
      <vt:variant>
        <vt:i4>4980749</vt:i4>
      </vt:variant>
      <vt:variant>
        <vt:i4>3237</vt:i4>
      </vt:variant>
      <vt:variant>
        <vt:i4>0</vt:i4>
      </vt:variant>
      <vt:variant>
        <vt:i4>5</vt:i4>
      </vt:variant>
      <vt:variant>
        <vt:lpwstr>../Docs/R1-135284.zip</vt:lpwstr>
      </vt:variant>
      <vt:variant>
        <vt:lpwstr/>
      </vt:variant>
      <vt:variant>
        <vt:i4>4521996</vt:i4>
      </vt:variant>
      <vt:variant>
        <vt:i4>3234</vt:i4>
      </vt:variant>
      <vt:variant>
        <vt:i4>0</vt:i4>
      </vt:variant>
      <vt:variant>
        <vt:i4>5</vt:i4>
      </vt:variant>
      <vt:variant>
        <vt:lpwstr>../Docs/R1-135215.zip</vt:lpwstr>
      </vt:variant>
      <vt:variant>
        <vt:lpwstr/>
      </vt:variant>
      <vt:variant>
        <vt:i4>4521995</vt:i4>
      </vt:variant>
      <vt:variant>
        <vt:i4>3231</vt:i4>
      </vt:variant>
      <vt:variant>
        <vt:i4>0</vt:i4>
      </vt:variant>
      <vt:variant>
        <vt:i4>5</vt:i4>
      </vt:variant>
      <vt:variant>
        <vt:lpwstr>../Docs/R1-135111.zip</vt:lpwstr>
      </vt:variant>
      <vt:variant>
        <vt:lpwstr/>
      </vt:variant>
      <vt:variant>
        <vt:i4>4980750</vt:i4>
      </vt:variant>
      <vt:variant>
        <vt:i4>3228</vt:i4>
      </vt:variant>
      <vt:variant>
        <vt:i4>0</vt:i4>
      </vt:variant>
      <vt:variant>
        <vt:i4>5</vt:i4>
      </vt:variant>
      <vt:variant>
        <vt:lpwstr>../Docs/R1-135085.zip</vt:lpwstr>
      </vt:variant>
      <vt:variant>
        <vt:lpwstr/>
      </vt:variant>
      <vt:variant>
        <vt:i4>4653058</vt:i4>
      </vt:variant>
      <vt:variant>
        <vt:i4>3225</vt:i4>
      </vt:variant>
      <vt:variant>
        <vt:i4>0</vt:i4>
      </vt:variant>
      <vt:variant>
        <vt:i4>5</vt:i4>
      </vt:variant>
      <vt:variant>
        <vt:lpwstr>../Docs/R1-135039.zip</vt:lpwstr>
      </vt:variant>
      <vt:variant>
        <vt:lpwstr/>
      </vt:variant>
      <vt:variant>
        <vt:i4>4456450</vt:i4>
      </vt:variant>
      <vt:variant>
        <vt:i4>3222</vt:i4>
      </vt:variant>
      <vt:variant>
        <vt:i4>0</vt:i4>
      </vt:variant>
      <vt:variant>
        <vt:i4>5</vt:i4>
      </vt:variant>
      <vt:variant>
        <vt:lpwstr>../Docs/R1-135900.zip</vt:lpwstr>
      </vt:variant>
      <vt:variant>
        <vt:lpwstr/>
      </vt:variant>
      <vt:variant>
        <vt:i4>5046283</vt:i4>
      </vt:variant>
      <vt:variant>
        <vt:i4>3219</vt:i4>
      </vt:variant>
      <vt:variant>
        <vt:i4>0</vt:i4>
      </vt:variant>
      <vt:variant>
        <vt:i4>5</vt:i4>
      </vt:variant>
      <vt:variant>
        <vt:lpwstr>../Docs/R1-135999.zip</vt:lpwstr>
      </vt:variant>
      <vt:variant>
        <vt:lpwstr/>
      </vt:variant>
      <vt:variant>
        <vt:i4>4194318</vt:i4>
      </vt:variant>
      <vt:variant>
        <vt:i4>3216</vt:i4>
      </vt:variant>
      <vt:variant>
        <vt:i4>0</vt:i4>
      </vt:variant>
      <vt:variant>
        <vt:i4>5</vt:i4>
      </vt:variant>
      <vt:variant>
        <vt:lpwstr>../Docs/R1-135540.zip</vt:lpwstr>
      </vt:variant>
      <vt:variant>
        <vt:lpwstr/>
      </vt:variant>
      <vt:variant>
        <vt:i4>4390922</vt:i4>
      </vt:variant>
      <vt:variant>
        <vt:i4>3213</vt:i4>
      </vt:variant>
      <vt:variant>
        <vt:i4>0</vt:i4>
      </vt:variant>
      <vt:variant>
        <vt:i4>5</vt:i4>
      </vt:variant>
      <vt:variant>
        <vt:lpwstr>../Docs/R1-135475.zip</vt:lpwstr>
      </vt:variant>
      <vt:variant>
        <vt:lpwstr/>
      </vt:variant>
      <vt:variant>
        <vt:i4>4521993</vt:i4>
      </vt:variant>
      <vt:variant>
        <vt:i4>3210</vt:i4>
      </vt:variant>
      <vt:variant>
        <vt:i4>0</vt:i4>
      </vt:variant>
      <vt:variant>
        <vt:i4>5</vt:i4>
      </vt:variant>
      <vt:variant>
        <vt:lpwstr>../Docs/R1-135311.zip</vt:lpwstr>
      </vt:variant>
      <vt:variant>
        <vt:lpwstr/>
      </vt:variant>
      <vt:variant>
        <vt:i4>4521997</vt:i4>
      </vt:variant>
      <vt:variant>
        <vt:i4>3207</vt:i4>
      </vt:variant>
      <vt:variant>
        <vt:i4>0</vt:i4>
      </vt:variant>
      <vt:variant>
        <vt:i4>5</vt:i4>
      </vt:variant>
      <vt:variant>
        <vt:lpwstr>../Docs/R1-135214.zip</vt:lpwstr>
      </vt:variant>
      <vt:variant>
        <vt:lpwstr/>
      </vt:variant>
      <vt:variant>
        <vt:i4>4521997</vt:i4>
      </vt:variant>
      <vt:variant>
        <vt:i4>3204</vt:i4>
      </vt:variant>
      <vt:variant>
        <vt:i4>0</vt:i4>
      </vt:variant>
      <vt:variant>
        <vt:i4>5</vt:i4>
      </vt:variant>
      <vt:variant>
        <vt:lpwstr>../Docs/R1-136026.zip</vt:lpwstr>
      </vt:variant>
      <vt:variant>
        <vt:lpwstr/>
      </vt:variant>
      <vt:variant>
        <vt:i4>4521997</vt:i4>
      </vt:variant>
      <vt:variant>
        <vt:i4>3201</vt:i4>
      </vt:variant>
      <vt:variant>
        <vt:i4>0</vt:i4>
      </vt:variant>
      <vt:variant>
        <vt:i4>5</vt:i4>
      </vt:variant>
      <vt:variant>
        <vt:lpwstr>../Docs/R1-136026.zip</vt:lpwstr>
      </vt:variant>
      <vt:variant>
        <vt:lpwstr/>
      </vt:variant>
      <vt:variant>
        <vt:i4>4521997</vt:i4>
      </vt:variant>
      <vt:variant>
        <vt:i4>3198</vt:i4>
      </vt:variant>
      <vt:variant>
        <vt:i4>0</vt:i4>
      </vt:variant>
      <vt:variant>
        <vt:i4>5</vt:i4>
      </vt:variant>
      <vt:variant>
        <vt:lpwstr>../Docs/R1-136026.zip</vt:lpwstr>
      </vt:variant>
      <vt:variant>
        <vt:lpwstr/>
      </vt:variant>
      <vt:variant>
        <vt:i4>4587530</vt:i4>
      </vt:variant>
      <vt:variant>
        <vt:i4>3192</vt:i4>
      </vt:variant>
      <vt:variant>
        <vt:i4>0</vt:i4>
      </vt:variant>
      <vt:variant>
        <vt:i4>5</vt:i4>
      </vt:variant>
      <vt:variant>
        <vt:lpwstr>../Docs/R1-136011.zip</vt:lpwstr>
      </vt:variant>
      <vt:variant>
        <vt:lpwstr/>
      </vt:variant>
      <vt:variant>
        <vt:i4>4587530</vt:i4>
      </vt:variant>
      <vt:variant>
        <vt:i4>3189</vt:i4>
      </vt:variant>
      <vt:variant>
        <vt:i4>0</vt:i4>
      </vt:variant>
      <vt:variant>
        <vt:i4>5</vt:i4>
      </vt:variant>
      <vt:variant>
        <vt:lpwstr>../Docs/R1-136011.zip</vt:lpwstr>
      </vt:variant>
      <vt:variant>
        <vt:lpwstr/>
      </vt:variant>
      <vt:variant>
        <vt:i4>4259843</vt:i4>
      </vt:variant>
      <vt:variant>
        <vt:i4>3186</vt:i4>
      </vt:variant>
      <vt:variant>
        <vt:i4>0</vt:i4>
      </vt:variant>
      <vt:variant>
        <vt:i4>5</vt:i4>
      </vt:variant>
      <vt:variant>
        <vt:lpwstr>../Docs/R1-135951.zip</vt:lpwstr>
      </vt:variant>
      <vt:variant>
        <vt:lpwstr/>
      </vt:variant>
      <vt:variant>
        <vt:i4>4194309</vt:i4>
      </vt:variant>
      <vt:variant>
        <vt:i4>3177</vt:i4>
      </vt:variant>
      <vt:variant>
        <vt:i4>0</vt:i4>
      </vt:variant>
      <vt:variant>
        <vt:i4>5</vt:i4>
      </vt:variant>
      <vt:variant>
        <vt:lpwstr>../Docs/R1-135947.zip</vt:lpwstr>
      </vt:variant>
      <vt:variant>
        <vt:lpwstr/>
      </vt:variant>
      <vt:variant>
        <vt:i4>4194309</vt:i4>
      </vt:variant>
      <vt:variant>
        <vt:i4>3174</vt:i4>
      </vt:variant>
      <vt:variant>
        <vt:i4>0</vt:i4>
      </vt:variant>
      <vt:variant>
        <vt:i4>5</vt:i4>
      </vt:variant>
      <vt:variant>
        <vt:lpwstr>../Docs/R1-135947.zip</vt:lpwstr>
      </vt:variant>
      <vt:variant>
        <vt:lpwstr/>
      </vt:variant>
      <vt:variant>
        <vt:i4>4325385</vt:i4>
      </vt:variant>
      <vt:variant>
        <vt:i4>3171</vt:i4>
      </vt:variant>
      <vt:variant>
        <vt:i4>0</vt:i4>
      </vt:variant>
      <vt:variant>
        <vt:i4>5</vt:i4>
      </vt:variant>
      <vt:variant>
        <vt:lpwstr>../Docs/R1-135765.zip</vt:lpwstr>
      </vt:variant>
      <vt:variant>
        <vt:lpwstr/>
      </vt:variant>
      <vt:variant>
        <vt:i4>4653064</vt:i4>
      </vt:variant>
      <vt:variant>
        <vt:i4>3168</vt:i4>
      </vt:variant>
      <vt:variant>
        <vt:i4>0</vt:i4>
      </vt:variant>
      <vt:variant>
        <vt:i4>5</vt:i4>
      </vt:variant>
      <vt:variant>
        <vt:lpwstr>../Docs/R1-135635.zip</vt:lpwstr>
      </vt:variant>
      <vt:variant>
        <vt:lpwstr/>
      </vt:variant>
      <vt:variant>
        <vt:i4>4456448</vt:i4>
      </vt:variant>
      <vt:variant>
        <vt:i4>3165</vt:i4>
      </vt:variant>
      <vt:variant>
        <vt:i4>0</vt:i4>
      </vt:variant>
      <vt:variant>
        <vt:i4>5</vt:i4>
      </vt:variant>
      <vt:variant>
        <vt:lpwstr>../Docs/R1-135902.zip</vt:lpwstr>
      </vt:variant>
      <vt:variant>
        <vt:lpwstr/>
      </vt:variant>
      <vt:variant>
        <vt:i4>4980742</vt:i4>
      </vt:variant>
      <vt:variant>
        <vt:i4>3162</vt:i4>
      </vt:variant>
      <vt:variant>
        <vt:i4>0</vt:i4>
      </vt:variant>
      <vt:variant>
        <vt:i4>5</vt:i4>
      </vt:variant>
      <vt:variant>
        <vt:lpwstr>../Docs/R1-135588.zip</vt:lpwstr>
      </vt:variant>
      <vt:variant>
        <vt:lpwstr/>
      </vt:variant>
      <vt:variant>
        <vt:i4>4194314</vt:i4>
      </vt:variant>
      <vt:variant>
        <vt:i4>3159</vt:i4>
      </vt:variant>
      <vt:variant>
        <vt:i4>0</vt:i4>
      </vt:variant>
      <vt:variant>
        <vt:i4>5</vt:i4>
      </vt:variant>
      <vt:variant>
        <vt:lpwstr>../Docs/R1-135948.zip</vt:lpwstr>
      </vt:variant>
      <vt:variant>
        <vt:lpwstr/>
      </vt:variant>
      <vt:variant>
        <vt:i4>4653071</vt:i4>
      </vt:variant>
      <vt:variant>
        <vt:i4>3156</vt:i4>
      </vt:variant>
      <vt:variant>
        <vt:i4>0</vt:i4>
      </vt:variant>
      <vt:variant>
        <vt:i4>5</vt:i4>
      </vt:variant>
      <vt:variant>
        <vt:lpwstr>../Docs/R1-135531.zip</vt:lpwstr>
      </vt:variant>
      <vt:variant>
        <vt:lpwstr/>
      </vt:variant>
      <vt:variant>
        <vt:i4>4194307</vt:i4>
      </vt:variant>
      <vt:variant>
        <vt:i4>3153</vt:i4>
      </vt:variant>
      <vt:variant>
        <vt:i4>0</vt:i4>
      </vt:variant>
      <vt:variant>
        <vt:i4>5</vt:i4>
      </vt:variant>
      <vt:variant>
        <vt:lpwstr>../Docs/R1-135840.zip</vt:lpwstr>
      </vt:variant>
      <vt:variant>
        <vt:lpwstr/>
      </vt:variant>
      <vt:variant>
        <vt:i4>4587526</vt:i4>
      </vt:variant>
      <vt:variant>
        <vt:i4>3150</vt:i4>
      </vt:variant>
      <vt:variant>
        <vt:i4>0</vt:i4>
      </vt:variant>
      <vt:variant>
        <vt:i4>5</vt:i4>
      </vt:variant>
      <vt:variant>
        <vt:lpwstr>../Docs/R1-135528.zip</vt:lpwstr>
      </vt:variant>
      <vt:variant>
        <vt:lpwstr/>
      </vt:variant>
      <vt:variant>
        <vt:i4>4521990</vt:i4>
      </vt:variant>
      <vt:variant>
        <vt:i4>3147</vt:i4>
      </vt:variant>
      <vt:variant>
        <vt:i4>0</vt:i4>
      </vt:variant>
      <vt:variant>
        <vt:i4>5</vt:i4>
      </vt:variant>
      <vt:variant>
        <vt:lpwstr>../Docs/R1-135518.zip</vt:lpwstr>
      </vt:variant>
      <vt:variant>
        <vt:lpwstr/>
      </vt:variant>
      <vt:variant>
        <vt:i4>4587522</vt:i4>
      </vt:variant>
      <vt:variant>
        <vt:i4>3144</vt:i4>
      </vt:variant>
      <vt:variant>
        <vt:i4>0</vt:i4>
      </vt:variant>
      <vt:variant>
        <vt:i4>5</vt:i4>
      </vt:variant>
      <vt:variant>
        <vt:lpwstr>../Docs/R1-135821.zip</vt:lpwstr>
      </vt:variant>
      <vt:variant>
        <vt:lpwstr/>
      </vt:variant>
      <vt:variant>
        <vt:i4>4521992</vt:i4>
      </vt:variant>
      <vt:variant>
        <vt:i4>3141</vt:i4>
      </vt:variant>
      <vt:variant>
        <vt:i4>0</vt:i4>
      </vt:variant>
      <vt:variant>
        <vt:i4>5</vt:i4>
      </vt:variant>
      <vt:variant>
        <vt:lpwstr>../Docs/R1-135310.zip</vt:lpwstr>
      </vt:variant>
      <vt:variant>
        <vt:lpwstr/>
      </vt:variant>
      <vt:variant>
        <vt:i4>5046278</vt:i4>
      </vt:variant>
      <vt:variant>
        <vt:i4>3138</vt:i4>
      </vt:variant>
      <vt:variant>
        <vt:i4>0</vt:i4>
      </vt:variant>
      <vt:variant>
        <vt:i4>5</vt:i4>
      </vt:variant>
      <vt:variant>
        <vt:lpwstr>../Docs/R1-135895.zip</vt:lpwstr>
      </vt:variant>
      <vt:variant>
        <vt:lpwstr/>
      </vt:variant>
      <vt:variant>
        <vt:i4>4521994</vt:i4>
      </vt:variant>
      <vt:variant>
        <vt:i4>3135</vt:i4>
      </vt:variant>
      <vt:variant>
        <vt:i4>0</vt:i4>
      </vt:variant>
      <vt:variant>
        <vt:i4>5</vt:i4>
      </vt:variant>
      <vt:variant>
        <vt:lpwstr>../Docs/R1-135213.zip</vt:lpwstr>
      </vt:variant>
      <vt:variant>
        <vt:lpwstr/>
      </vt:variant>
      <vt:variant>
        <vt:i4>4456450</vt:i4>
      </vt:variant>
      <vt:variant>
        <vt:i4>3132</vt:i4>
      </vt:variant>
      <vt:variant>
        <vt:i4>0</vt:i4>
      </vt:variant>
      <vt:variant>
        <vt:i4>5</vt:i4>
      </vt:variant>
      <vt:variant>
        <vt:lpwstr>../Docs/R1-135900.zip</vt:lpwstr>
      </vt:variant>
      <vt:variant>
        <vt:lpwstr/>
      </vt:variant>
      <vt:variant>
        <vt:i4>4390923</vt:i4>
      </vt:variant>
      <vt:variant>
        <vt:i4>3129</vt:i4>
      </vt:variant>
      <vt:variant>
        <vt:i4>0</vt:i4>
      </vt:variant>
      <vt:variant>
        <vt:i4>5</vt:i4>
      </vt:variant>
      <vt:variant>
        <vt:lpwstr>../Docs/R1-135171.zip</vt:lpwstr>
      </vt:variant>
      <vt:variant>
        <vt:lpwstr/>
      </vt:variant>
      <vt:variant>
        <vt:i4>4587523</vt:i4>
      </vt:variant>
      <vt:variant>
        <vt:i4>3126</vt:i4>
      </vt:variant>
      <vt:variant>
        <vt:i4>0</vt:i4>
      </vt:variant>
      <vt:variant>
        <vt:i4>5</vt:i4>
      </vt:variant>
      <vt:variant>
        <vt:lpwstr>../Docs/R1-135820.zip</vt:lpwstr>
      </vt:variant>
      <vt:variant>
        <vt:lpwstr/>
      </vt:variant>
      <vt:variant>
        <vt:i4>4390922</vt:i4>
      </vt:variant>
      <vt:variant>
        <vt:i4>3123</vt:i4>
      </vt:variant>
      <vt:variant>
        <vt:i4>0</vt:i4>
      </vt:variant>
      <vt:variant>
        <vt:i4>5</vt:i4>
      </vt:variant>
      <vt:variant>
        <vt:lpwstr>../Docs/R1-135170.zip</vt:lpwstr>
      </vt:variant>
      <vt:variant>
        <vt:lpwstr/>
      </vt:variant>
      <vt:variant>
        <vt:i4>4521994</vt:i4>
      </vt:variant>
      <vt:variant>
        <vt:i4>3120</vt:i4>
      </vt:variant>
      <vt:variant>
        <vt:i4>0</vt:i4>
      </vt:variant>
      <vt:variant>
        <vt:i4>5</vt:i4>
      </vt:variant>
      <vt:variant>
        <vt:lpwstr>../Docs/R1-135819.zip</vt:lpwstr>
      </vt:variant>
      <vt:variant>
        <vt:lpwstr/>
      </vt:variant>
      <vt:variant>
        <vt:i4>4456453</vt:i4>
      </vt:variant>
      <vt:variant>
        <vt:i4>3117</vt:i4>
      </vt:variant>
      <vt:variant>
        <vt:i4>0</vt:i4>
      </vt:variant>
      <vt:variant>
        <vt:i4>5</vt:i4>
      </vt:variant>
      <vt:variant>
        <vt:lpwstr>../Docs/R1-135709.zip</vt:lpwstr>
      </vt:variant>
      <vt:variant>
        <vt:lpwstr/>
      </vt:variant>
      <vt:variant>
        <vt:i4>4456461</vt:i4>
      </vt:variant>
      <vt:variant>
        <vt:i4>3114</vt:i4>
      </vt:variant>
      <vt:variant>
        <vt:i4>0</vt:i4>
      </vt:variant>
      <vt:variant>
        <vt:i4>5</vt:i4>
      </vt:variant>
      <vt:variant>
        <vt:lpwstr>../Docs/R1-136036.zip</vt:lpwstr>
      </vt:variant>
      <vt:variant>
        <vt:lpwstr/>
      </vt:variant>
      <vt:variant>
        <vt:i4>4521994</vt:i4>
      </vt:variant>
      <vt:variant>
        <vt:i4>3111</vt:i4>
      </vt:variant>
      <vt:variant>
        <vt:i4>0</vt:i4>
      </vt:variant>
      <vt:variant>
        <vt:i4>5</vt:i4>
      </vt:variant>
      <vt:variant>
        <vt:lpwstr>../Docs/R1-136021.zip</vt:lpwstr>
      </vt:variant>
      <vt:variant>
        <vt:lpwstr/>
      </vt:variant>
      <vt:variant>
        <vt:i4>4456461</vt:i4>
      </vt:variant>
      <vt:variant>
        <vt:i4>3108</vt:i4>
      </vt:variant>
      <vt:variant>
        <vt:i4>0</vt:i4>
      </vt:variant>
      <vt:variant>
        <vt:i4>5</vt:i4>
      </vt:variant>
      <vt:variant>
        <vt:lpwstr>../Docs/R1-136036.zip</vt:lpwstr>
      </vt:variant>
      <vt:variant>
        <vt:lpwstr/>
      </vt:variant>
      <vt:variant>
        <vt:i4>4980745</vt:i4>
      </vt:variant>
      <vt:variant>
        <vt:i4>3105</vt:i4>
      </vt:variant>
      <vt:variant>
        <vt:i4>0</vt:i4>
      </vt:variant>
      <vt:variant>
        <vt:i4>5</vt:i4>
      </vt:variant>
      <vt:variant>
        <vt:lpwstr>../Docs/R1-135587.zip</vt:lpwstr>
      </vt:variant>
      <vt:variant>
        <vt:lpwstr/>
      </vt:variant>
      <vt:variant>
        <vt:i4>4521994</vt:i4>
      </vt:variant>
      <vt:variant>
        <vt:i4>3102</vt:i4>
      </vt:variant>
      <vt:variant>
        <vt:i4>0</vt:i4>
      </vt:variant>
      <vt:variant>
        <vt:i4>5</vt:i4>
      </vt:variant>
      <vt:variant>
        <vt:lpwstr>../Docs/R1-136021.zip</vt:lpwstr>
      </vt:variant>
      <vt:variant>
        <vt:lpwstr/>
      </vt:variant>
      <vt:variant>
        <vt:i4>4456452</vt:i4>
      </vt:variant>
      <vt:variant>
        <vt:i4>3099</vt:i4>
      </vt:variant>
      <vt:variant>
        <vt:i4>0</vt:i4>
      </vt:variant>
      <vt:variant>
        <vt:i4>5</vt:i4>
      </vt:variant>
      <vt:variant>
        <vt:lpwstr>../Docs/R1-135708.zip</vt:lpwstr>
      </vt:variant>
      <vt:variant>
        <vt:lpwstr/>
      </vt:variant>
      <vt:variant>
        <vt:i4>4456459</vt:i4>
      </vt:variant>
      <vt:variant>
        <vt:i4>3096</vt:i4>
      </vt:variant>
      <vt:variant>
        <vt:i4>0</vt:i4>
      </vt:variant>
      <vt:variant>
        <vt:i4>5</vt:i4>
      </vt:variant>
      <vt:variant>
        <vt:lpwstr>../Docs/R1-135707.zip</vt:lpwstr>
      </vt:variant>
      <vt:variant>
        <vt:lpwstr/>
      </vt:variant>
      <vt:variant>
        <vt:i4>4521994</vt:i4>
      </vt:variant>
      <vt:variant>
        <vt:i4>3093</vt:i4>
      </vt:variant>
      <vt:variant>
        <vt:i4>0</vt:i4>
      </vt:variant>
      <vt:variant>
        <vt:i4>5</vt:i4>
      </vt:variant>
      <vt:variant>
        <vt:lpwstr>../Docs/R1-135312.zip</vt:lpwstr>
      </vt:variant>
      <vt:variant>
        <vt:lpwstr/>
      </vt:variant>
      <vt:variant>
        <vt:i4>4980745</vt:i4>
      </vt:variant>
      <vt:variant>
        <vt:i4>3090</vt:i4>
      </vt:variant>
      <vt:variant>
        <vt:i4>0</vt:i4>
      </vt:variant>
      <vt:variant>
        <vt:i4>5</vt:i4>
      </vt:variant>
      <vt:variant>
        <vt:lpwstr>../Docs/R1-135587.zip</vt:lpwstr>
      </vt:variant>
      <vt:variant>
        <vt:lpwstr/>
      </vt:variant>
      <vt:variant>
        <vt:i4>4456458</vt:i4>
      </vt:variant>
      <vt:variant>
        <vt:i4>3087</vt:i4>
      </vt:variant>
      <vt:variant>
        <vt:i4>0</vt:i4>
      </vt:variant>
      <vt:variant>
        <vt:i4>5</vt:i4>
      </vt:variant>
      <vt:variant>
        <vt:lpwstr>../Docs/R1-136031.zip</vt:lpwstr>
      </vt:variant>
      <vt:variant>
        <vt:lpwstr/>
      </vt:variant>
      <vt:variant>
        <vt:i4>2359298</vt:i4>
      </vt:variant>
      <vt:variant>
        <vt:i4>3084</vt:i4>
      </vt:variant>
      <vt:variant>
        <vt:i4>0</vt:i4>
      </vt:variant>
      <vt:variant>
        <vt:i4>5</vt:i4>
      </vt:variant>
      <vt:variant>
        <vt:lpwstr>http://www.3gpp.org/ftp/tsg_ran/TSG_RAN/TSGR_58/Docs/RP-122034.zip</vt:lpwstr>
      </vt:variant>
      <vt:variant>
        <vt:lpwstr/>
      </vt:variant>
      <vt:variant>
        <vt:i4>4521996</vt:i4>
      </vt:variant>
      <vt:variant>
        <vt:i4>3081</vt:i4>
      </vt:variant>
      <vt:variant>
        <vt:i4>0</vt:i4>
      </vt:variant>
      <vt:variant>
        <vt:i4>5</vt:i4>
      </vt:variant>
      <vt:variant>
        <vt:lpwstr>../Docs/R1-136027.zip</vt:lpwstr>
      </vt:variant>
      <vt:variant>
        <vt:lpwstr/>
      </vt:variant>
      <vt:variant>
        <vt:i4>4653070</vt:i4>
      </vt:variant>
      <vt:variant>
        <vt:i4>3078</vt:i4>
      </vt:variant>
      <vt:variant>
        <vt:i4>0</vt:i4>
      </vt:variant>
      <vt:variant>
        <vt:i4>5</vt:i4>
      </vt:variant>
      <vt:variant>
        <vt:lpwstr>../Docs/R1-136005.zip</vt:lpwstr>
      </vt:variant>
      <vt:variant>
        <vt:lpwstr/>
      </vt:variant>
      <vt:variant>
        <vt:i4>4521995</vt:i4>
      </vt:variant>
      <vt:variant>
        <vt:i4>3075</vt:i4>
      </vt:variant>
      <vt:variant>
        <vt:i4>0</vt:i4>
      </vt:variant>
      <vt:variant>
        <vt:i4>5</vt:i4>
      </vt:variant>
      <vt:variant>
        <vt:lpwstr>../Docs/R1-136020.zip</vt:lpwstr>
      </vt:variant>
      <vt:variant>
        <vt:lpwstr/>
      </vt:variant>
      <vt:variant>
        <vt:i4>4587528</vt:i4>
      </vt:variant>
      <vt:variant>
        <vt:i4>3072</vt:i4>
      </vt:variant>
      <vt:variant>
        <vt:i4>0</vt:i4>
      </vt:variant>
      <vt:variant>
        <vt:i4>5</vt:i4>
      </vt:variant>
      <vt:variant>
        <vt:lpwstr>../Docs/R1-136013.zip</vt:lpwstr>
      </vt:variant>
      <vt:variant>
        <vt:lpwstr/>
      </vt:variant>
      <vt:variant>
        <vt:i4>4587529</vt:i4>
      </vt:variant>
      <vt:variant>
        <vt:i4>3069</vt:i4>
      </vt:variant>
      <vt:variant>
        <vt:i4>0</vt:i4>
      </vt:variant>
      <vt:variant>
        <vt:i4>5</vt:i4>
      </vt:variant>
      <vt:variant>
        <vt:lpwstr>../Docs/R1-136012.zip</vt:lpwstr>
      </vt:variant>
      <vt:variant>
        <vt:lpwstr/>
      </vt:variant>
      <vt:variant>
        <vt:i4>4653065</vt:i4>
      </vt:variant>
      <vt:variant>
        <vt:i4>3066</vt:i4>
      </vt:variant>
      <vt:variant>
        <vt:i4>0</vt:i4>
      </vt:variant>
      <vt:variant>
        <vt:i4>5</vt:i4>
      </vt:variant>
      <vt:variant>
        <vt:lpwstr>../Docs/R1-136002.zip</vt:lpwstr>
      </vt:variant>
      <vt:variant>
        <vt:lpwstr/>
      </vt:variant>
      <vt:variant>
        <vt:i4>4325389</vt:i4>
      </vt:variant>
      <vt:variant>
        <vt:i4>3063</vt:i4>
      </vt:variant>
      <vt:variant>
        <vt:i4>0</vt:i4>
      </vt:variant>
      <vt:variant>
        <vt:i4>5</vt:i4>
      </vt:variant>
      <vt:variant>
        <vt:lpwstr>../Docs/R1-135264.zip</vt:lpwstr>
      </vt:variant>
      <vt:variant>
        <vt:lpwstr/>
      </vt:variant>
      <vt:variant>
        <vt:i4>4325386</vt:i4>
      </vt:variant>
      <vt:variant>
        <vt:i4>3060</vt:i4>
      </vt:variant>
      <vt:variant>
        <vt:i4>0</vt:i4>
      </vt:variant>
      <vt:variant>
        <vt:i4>5</vt:i4>
      </vt:variant>
      <vt:variant>
        <vt:lpwstr>../Docs/R1-135263.zip</vt:lpwstr>
      </vt:variant>
      <vt:variant>
        <vt:lpwstr/>
      </vt:variant>
      <vt:variant>
        <vt:i4>4325379</vt:i4>
      </vt:variant>
      <vt:variant>
        <vt:i4>3057</vt:i4>
      </vt:variant>
      <vt:variant>
        <vt:i4>0</vt:i4>
      </vt:variant>
      <vt:variant>
        <vt:i4>5</vt:i4>
      </vt:variant>
      <vt:variant>
        <vt:lpwstr>../Docs/R1-135169.zip</vt:lpwstr>
      </vt:variant>
      <vt:variant>
        <vt:lpwstr/>
      </vt:variant>
      <vt:variant>
        <vt:i4>4587532</vt:i4>
      </vt:variant>
      <vt:variant>
        <vt:i4>3054</vt:i4>
      </vt:variant>
      <vt:variant>
        <vt:i4>0</vt:i4>
      </vt:variant>
      <vt:variant>
        <vt:i4>5</vt:i4>
      </vt:variant>
      <vt:variant>
        <vt:lpwstr>../Docs/R1-134136.zip</vt:lpwstr>
      </vt:variant>
      <vt:variant>
        <vt:lpwstr/>
      </vt:variant>
      <vt:variant>
        <vt:i4>4521994</vt:i4>
      </vt:variant>
      <vt:variant>
        <vt:i4>3051</vt:i4>
      </vt:variant>
      <vt:variant>
        <vt:i4>0</vt:i4>
      </vt:variant>
      <vt:variant>
        <vt:i4>5</vt:i4>
      </vt:variant>
      <vt:variant>
        <vt:lpwstr>../Docs/R1-135110.zip</vt:lpwstr>
      </vt:variant>
      <vt:variant>
        <vt:lpwstr/>
      </vt:variant>
      <vt:variant>
        <vt:i4>4325391</vt:i4>
      </vt:variant>
      <vt:variant>
        <vt:i4>3048</vt:i4>
      </vt:variant>
      <vt:variant>
        <vt:i4>0</vt:i4>
      </vt:variant>
      <vt:variant>
        <vt:i4>5</vt:i4>
      </vt:variant>
      <vt:variant>
        <vt:lpwstr>../Docs/R1-136054.zip</vt:lpwstr>
      </vt:variant>
      <vt:variant>
        <vt:lpwstr/>
      </vt:variant>
      <vt:variant>
        <vt:i4>4456462</vt:i4>
      </vt:variant>
      <vt:variant>
        <vt:i4>3045</vt:i4>
      </vt:variant>
      <vt:variant>
        <vt:i4>0</vt:i4>
      </vt:variant>
      <vt:variant>
        <vt:i4>5</vt:i4>
      </vt:variant>
      <vt:variant>
        <vt:lpwstr>../Docs/R1-136035.zip</vt:lpwstr>
      </vt:variant>
      <vt:variant>
        <vt:lpwstr/>
      </vt:variant>
      <vt:variant>
        <vt:i4>4456457</vt:i4>
      </vt:variant>
      <vt:variant>
        <vt:i4>3042</vt:i4>
      </vt:variant>
      <vt:variant>
        <vt:i4>0</vt:i4>
      </vt:variant>
      <vt:variant>
        <vt:i4>5</vt:i4>
      </vt:variant>
      <vt:variant>
        <vt:lpwstr>../Docs/R1-135406.zip</vt:lpwstr>
      </vt:variant>
      <vt:variant>
        <vt:lpwstr/>
      </vt:variant>
      <vt:variant>
        <vt:i4>4456449</vt:i4>
      </vt:variant>
      <vt:variant>
        <vt:i4>3039</vt:i4>
      </vt:variant>
      <vt:variant>
        <vt:i4>0</vt:i4>
      </vt:variant>
      <vt:variant>
        <vt:i4>5</vt:i4>
      </vt:variant>
      <vt:variant>
        <vt:lpwstr>../Docs/R1-135309.zip</vt:lpwstr>
      </vt:variant>
      <vt:variant>
        <vt:lpwstr/>
      </vt:variant>
      <vt:variant>
        <vt:i4>4653059</vt:i4>
      </vt:variant>
      <vt:variant>
        <vt:i4>3036</vt:i4>
      </vt:variant>
      <vt:variant>
        <vt:i4>0</vt:i4>
      </vt:variant>
      <vt:variant>
        <vt:i4>5</vt:i4>
      </vt:variant>
      <vt:variant>
        <vt:lpwstr>../Docs/R1-135038.zip</vt:lpwstr>
      </vt:variant>
      <vt:variant>
        <vt:lpwstr/>
      </vt:variant>
      <vt:variant>
        <vt:i4>4325387</vt:i4>
      </vt:variant>
      <vt:variant>
        <vt:i4>3033</vt:i4>
      </vt:variant>
      <vt:variant>
        <vt:i4>0</vt:i4>
      </vt:variant>
      <vt:variant>
        <vt:i4>5</vt:i4>
      </vt:variant>
      <vt:variant>
        <vt:lpwstr>../Docs/R1-135666.zip</vt:lpwstr>
      </vt:variant>
      <vt:variant>
        <vt:lpwstr/>
      </vt:variant>
      <vt:variant>
        <vt:i4>4390918</vt:i4>
      </vt:variant>
      <vt:variant>
        <vt:i4>3030</vt:i4>
      </vt:variant>
      <vt:variant>
        <vt:i4>0</vt:i4>
      </vt:variant>
      <vt:variant>
        <vt:i4>5</vt:i4>
      </vt:variant>
      <vt:variant>
        <vt:lpwstr>../Docs/R1-135875.zip</vt:lpwstr>
      </vt:variant>
      <vt:variant>
        <vt:lpwstr/>
      </vt:variant>
      <vt:variant>
        <vt:i4>4325384</vt:i4>
      </vt:variant>
      <vt:variant>
        <vt:i4>3027</vt:i4>
      </vt:variant>
      <vt:variant>
        <vt:i4>0</vt:i4>
      </vt:variant>
      <vt:variant>
        <vt:i4>5</vt:i4>
      </vt:variant>
      <vt:variant>
        <vt:lpwstr>../Docs/R1-135665.zip</vt:lpwstr>
      </vt:variant>
      <vt:variant>
        <vt:lpwstr/>
      </vt:variant>
      <vt:variant>
        <vt:i4>4390919</vt:i4>
      </vt:variant>
      <vt:variant>
        <vt:i4>3024</vt:i4>
      </vt:variant>
      <vt:variant>
        <vt:i4>0</vt:i4>
      </vt:variant>
      <vt:variant>
        <vt:i4>5</vt:i4>
      </vt:variant>
      <vt:variant>
        <vt:lpwstr>../Docs/R1-135874.zip</vt:lpwstr>
      </vt:variant>
      <vt:variant>
        <vt:lpwstr/>
      </vt:variant>
      <vt:variant>
        <vt:i4>4390916</vt:i4>
      </vt:variant>
      <vt:variant>
        <vt:i4>3021</vt:i4>
      </vt:variant>
      <vt:variant>
        <vt:i4>0</vt:i4>
      </vt:variant>
      <vt:variant>
        <vt:i4>5</vt:i4>
      </vt:variant>
      <vt:variant>
        <vt:lpwstr>../Docs/R1-135679.zip</vt:lpwstr>
      </vt:variant>
      <vt:variant>
        <vt:lpwstr/>
      </vt:variant>
      <vt:variant>
        <vt:i4>4587530</vt:i4>
      </vt:variant>
      <vt:variant>
        <vt:i4>3018</vt:i4>
      </vt:variant>
      <vt:variant>
        <vt:i4>0</vt:i4>
      </vt:variant>
      <vt:variant>
        <vt:i4>5</vt:i4>
      </vt:variant>
      <vt:variant>
        <vt:lpwstr>../Docs/R1-135829.zip</vt:lpwstr>
      </vt:variant>
      <vt:variant>
        <vt:lpwstr/>
      </vt:variant>
      <vt:variant>
        <vt:i4>4259855</vt:i4>
      </vt:variant>
      <vt:variant>
        <vt:i4>3015</vt:i4>
      </vt:variant>
      <vt:variant>
        <vt:i4>0</vt:i4>
      </vt:variant>
      <vt:variant>
        <vt:i4>5</vt:i4>
      </vt:variant>
      <vt:variant>
        <vt:lpwstr>../Docs/R1-135551.zip</vt:lpwstr>
      </vt:variant>
      <vt:variant>
        <vt:lpwstr/>
      </vt:variant>
      <vt:variant>
        <vt:i4>4390923</vt:i4>
      </vt:variant>
      <vt:variant>
        <vt:i4>3012</vt:i4>
      </vt:variant>
      <vt:variant>
        <vt:i4>0</vt:i4>
      </vt:variant>
      <vt:variant>
        <vt:i4>5</vt:i4>
      </vt:variant>
      <vt:variant>
        <vt:lpwstr>../Docs/R1-135474.zip</vt:lpwstr>
      </vt:variant>
      <vt:variant>
        <vt:lpwstr/>
      </vt:variant>
      <vt:variant>
        <vt:i4>4259852</vt:i4>
      </vt:variant>
      <vt:variant>
        <vt:i4>3009</vt:i4>
      </vt:variant>
      <vt:variant>
        <vt:i4>0</vt:i4>
      </vt:variant>
      <vt:variant>
        <vt:i4>5</vt:i4>
      </vt:variant>
      <vt:variant>
        <vt:lpwstr>../Docs/R1-135354.zip</vt:lpwstr>
      </vt:variant>
      <vt:variant>
        <vt:lpwstr/>
      </vt:variant>
      <vt:variant>
        <vt:i4>4521995</vt:i4>
      </vt:variant>
      <vt:variant>
        <vt:i4>3006</vt:i4>
      </vt:variant>
      <vt:variant>
        <vt:i4>0</vt:i4>
      </vt:variant>
      <vt:variant>
        <vt:i4>5</vt:i4>
      </vt:variant>
      <vt:variant>
        <vt:lpwstr>../Docs/R1-135212.zip</vt:lpwstr>
      </vt:variant>
      <vt:variant>
        <vt:lpwstr/>
      </vt:variant>
      <vt:variant>
        <vt:i4>4325378</vt:i4>
      </vt:variant>
      <vt:variant>
        <vt:i4>3003</vt:i4>
      </vt:variant>
      <vt:variant>
        <vt:i4>0</vt:i4>
      </vt:variant>
      <vt:variant>
        <vt:i4>5</vt:i4>
      </vt:variant>
      <vt:variant>
        <vt:lpwstr>../Docs/R1-135168.zip</vt:lpwstr>
      </vt:variant>
      <vt:variant>
        <vt:lpwstr/>
      </vt:variant>
      <vt:variant>
        <vt:i4>4980751</vt:i4>
      </vt:variant>
      <vt:variant>
        <vt:i4>3000</vt:i4>
      </vt:variant>
      <vt:variant>
        <vt:i4>0</vt:i4>
      </vt:variant>
      <vt:variant>
        <vt:i4>5</vt:i4>
      </vt:variant>
      <vt:variant>
        <vt:lpwstr>../Docs/R1-135084.zip</vt:lpwstr>
      </vt:variant>
      <vt:variant>
        <vt:lpwstr/>
      </vt:variant>
      <vt:variant>
        <vt:i4>4325384</vt:i4>
      </vt:variant>
      <vt:variant>
        <vt:i4>2997</vt:i4>
      </vt:variant>
      <vt:variant>
        <vt:i4>0</vt:i4>
      </vt:variant>
      <vt:variant>
        <vt:i4>5</vt:i4>
      </vt:variant>
      <vt:variant>
        <vt:lpwstr>../Docs/R1-136053.zip</vt:lpwstr>
      </vt:variant>
      <vt:variant>
        <vt:lpwstr/>
      </vt:variant>
      <vt:variant>
        <vt:i4>4259844</vt:i4>
      </vt:variant>
      <vt:variant>
        <vt:i4>2994</vt:i4>
      </vt:variant>
      <vt:variant>
        <vt:i4>0</vt:i4>
      </vt:variant>
      <vt:variant>
        <vt:i4>5</vt:i4>
      </vt:variant>
      <vt:variant>
        <vt:lpwstr>../Docs/R1-135956.zip</vt:lpwstr>
      </vt:variant>
      <vt:variant>
        <vt:lpwstr/>
      </vt:variant>
      <vt:variant>
        <vt:i4>4521996</vt:i4>
      </vt:variant>
      <vt:variant>
        <vt:i4>2991</vt:i4>
      </vt:variant>
      <vt:variant>
        <vt:i4>0</vt:i4>
      </vt:variant>
      <vt:variant>
        <vt:i4>5</vt:i4>
      </vt:variant>
      <vt:variant>
        <vt:lpwstr>../Docs/R1-136027.zip</vt:lpwstr>
      </vt:variant>
      <vt:variant>
        <vt:lpwstr/>
      </vt:variant>
      <vt:variant>
        <vt:i4>4259844</vt:i4>
      </vt:variant>
      <vt:variant>
        <vt:i4>2988</vt:i4>
      </vt:variant>
      <vt:variant>
        <vt:i4>0</vt:i4>
      </vt:variant>
      <vt:variant>
        <vt:i4>5</vt:i4>
      </vt:variant>
      <vt:variant>
        <vt:lpwstr>../Docs/R1-135956.zip</vt:lpwstr>
      </vt:variant>
      <vt:variant>
        <vt:lpwstr/>
      </vt:variant>
      <vt:variant>
        <vt:i4>4390916</vt:i4>
      </vt:variant>
      <vt:variant>
        <vt:i4>2985</vt:i4>
      </vt:variant>
      <vt:variant>
        <vt:i4>0</vt:i4>
      </vt:variant>
      <vt:variant>
        <vt:i4>5</vt:i4>
      </vt:variant>
      <vt:variant>
        <vt:lpwstr>../Docs/R1-134966.zip</vt:lpwstr>
      </vt:variant>
      <vt:variant>
        <vt:lpwstr/>
      </vt:variant>
      <vt:variant>
        <vt:i4>4653070</vt:i4>
      </vt:variant>
      <vt:variant>
        <vt:i4>2982</vt:i4>
      </vt:variant>
      <vt:variant>
        <vt:i4>0</vt:i4>
      </vt:variant>
      <vt:variant>
        <vt:i4>5</vt:i4>
      </vt:variant>
      <vt:variant>
        <vt:lpwstr>../Docs/R1-135633.zip</vt:lpwstr>
      </vt:variant>
      <vt:variant>
        <vt:lpwstr/>
      </vt:variant>
      <vt:variant>
        <vt:i4>4980744</vt:i4>
      </vt:variant>
      <vt:variant>
        <vt:i4>2979</vt:i4>
      </vt:variant>
      <vt:variant>
        <vt:i4>0</vt:i4>
      </vt:variant>
      <vt:variant>
        <vt:i4>5</vt:i4>
      </vt:variant>
      <vt:variant>
        <vt:lpwstr>../Docs/R1-135586.zip</vt:lpwstr>
      </vt:variant>
      <vt:variant>
        <vt:lpwstr/>
      </vt:variant>
      <vt:variant>
        <vt:i4>4653059</vt:i4>
      </vt:variant>
      <vt:variant>
        <vt:i4>2976</vt:i4>
      </vt:variant>
      <vt:variant>
        <vt:i4>0</vt:i4>
      </vt:variant>
      <vt:variant>
        <vt:i4>5</vt:i4>
      </vt:variant>
      <vt:variant>
        <vt:lpwstr>../Docs/R1-135038.zip</vt:lpwstr>
      </vt:variant>
      <vt:variant>
        <vt:lpwstr/>
      </vt:variant>
      <vt:variant>
        <vt:i4>4653068</vt:i4>
      </vt:variant>
      <vt:variant>
        <vt:i4>2973</vt:i4>
      </vt:variant>
      <vt:variant>
        <vt:i4>0</vt:i4>
      </vt:variant>
      <vt:variant>
        <vt:i4>5</vt:i4>
      </vt:variant>
      <vt:variant>
        <vt:lpwstr>../Docs/R1-135037.zip</vt:lpwstr>
      </vt:variant>
      <vt:variant>
        <vt:lpwstr/>
      </vt:variant>
      <vt:variant>
        <vt:i4>4653068</vt:i4>
      </vt:variant>
      <vt:variant>
        <vt:i4>2970</vt:i4>
      </vt:variant>
      <vt:variant>
        <vt:i4>0</vt:i4>
      </vt:variant>
      <vt:variant>
        <vt:i4>5</vt:i4>
      </vt:variant>
      <vt:variant>
        <vt:lpwstr>../Docs/R1-135433.zip</vt:lpwstr>
      </vt:variant>
      <vt:variant>
        <vt:lpwstr/>
      </vt:variant>
      <vt:variant>
        <vt:i4>4653063</vt:i4>
      </vt:variant>
      <vt:variant>
        <vt:i4>2967</vt:i4>
      </vt:variant>
      <vt:variant>
        <vt:i4>0</vt:i4>
      </vt:variant>
      <vt:variant>
        <vt:i4>5</vt:i4>
      </vt:variant>
      <vt:variant>
        <vt:lpwstr>../Docs/R1-135834.zip</vt:lpwstr>
      </vt:variant>
      <vt:variant>
        <vt:lpwstr/>
      </vt:variant>
      <vt:variant>
        <vt:i4>4653069</vt:i4>
      </vt:variant>
      <vt:variant>
        <vt:i4>2964</vt:i4>
      </vt:variant>
      <vt:variant>
        <vt:i4>0</vt:i4>
      </vt:variant>
      <vt:variant>
        <vt:i4>5</vt:i4>
      </vt:variant>
      <vt:variant>
        <vt:lpwstr>../Docs/R1-135137.zip</vt:lpwstr>
      </vt:variant>
      <vt:variant>
        <vt:lpwstr/>
      </vt:variant>
      <vt:variant>
        <vt:i4>4587527</vt:i4>
      </vt:variant>
      <vt:variant>
        <vt:i4>2961</vt:i4>
      </vt:variant>
      <vt:variant>
        <vt:i4>0</vt:i4>
      </vt:variant>
      <vt:variant>
        <vt:i4>5</vt:i4>
      </vt:variant>
      <vt:variant>
        <vt:lpwstr>../Docs/R1-135824.zip</vt:lpwstr>
      </vt:variant>
      <vt:variant>
        <vt:lpwstr/>
      </vt:variant>
      <vt:variant>
        <vt:i4>4390922</vt:i4>
      </vt:variant>
      <vt:variant>
        <vt:i4>2958</vt:i4>
      </vt:variant>
      <vt:variant>
        <vt:i4>0</vt:i4>
      </vt:variant>
      <vt:variant>
        <vt:i4>5</vt:i4>
      </vt:variant>
      <vt:variant>
        <vt:lpwstr>../Docs/R1-135677.zip</vt:lpwstr>
      </vt:variant>
      <vt:variant>
        <vt:lpwstr/>
      </vt:variant>
      <vt:variant>
        <vt:i4>4390923</vt:i4>
      </vt:variant>
      <vt:variant>
        <vt:i4>2955</vt:i4>
      </vt:variant>
      <vt:variant>
        <vt:i4>0</vt:i4>
      </vt:variant>
      <vt:variant>
        <vt:i4>5</vt:i4>
      </vt:variant>
      <vt:variant>
        <vt:lpwstr>../Docs/R1-135676.zip</vt:lpwstr>
      </vt:variant>
      <vt:variant>
        <vt:lpwstr/>
      </vt:variant>
      <vt:variant>
        <vt:i4>4390926</vt:i4>
      </vt:variant>
      <vt:variant>
        <vt:i4>2952</vt:i4>
      </vt:variant>
      <vt:variant>
        <vt:i4>0</vt:i4>
      </vt:variant>
      <vt:variant>
        <vt:i4>5</vt:i4>
      </vt:variant>
      <vt:variant>
        <vt:lpwstr>../Docs/R1-135673.zip</vt:lpwstr>
      </vt:variant>
      <vt:variant>
        <vt:lpwstr/>
      </vt:variant>
      <vt:variant>
        <vt:i4>4325385</vt:i4>
      </vt:variant>
      <vt:variant>
        <vt:i4>2949</vt:i4>
      </vt:variant>
      <vt:variant>
        <vt:i4>0</vt:i4>
      </vt:variant>
      <vt:variant>
        <vt:i4>5</vt:i4>
      </vt:variant>
      <vt:variant>
        <vt:lpwstr>../Docs/R1-135664.zip</vt:lpwstr>
      </vt:variant>
      <vt:variant>
        <vt:lpwstr/>
      </vt:variant>
      <vt:variant>
        <vt:i4>4325390</vt:i4>
      </vt:variant>
      <vt:variant>
        <vt:i4>2946</vt:i4>
      </vt:variant>
      <vt:variant>
        <vt:i4>0</vt:i4>
      </vt:variant>
      <vt:variant>
        <vt:i4>5</vt:i4>
      </vt:variant>
      <vt:variant>
        <vt:lpwstr>../Docs/R1-135663.zip</vt:lpwstr>
      </vt:variant>
      <vt:variant>
        <vt:lpwstr/>
      </vt:variant>
      <vt:variant>
        <vt:i4>4325391</vt:i4>
      </vt:variant>
      <vt:variant>
        <vt:i4>2943</vt:i4>
      </vt:variant>
      <vt:variant>
        <vt:i4>0</vt:i4>
      </vt:variant>
      <vt:variant>
        <vt:i4>5</vt:i4>
      </vt:variant>
      <vt:variant>
        <vt:lpwstr>../Docs/R1-135662.zip</vt:lpwstr>
      </vt:variant>
      <vt:variant>
        <vt:lpwstr/>
      </vt:variant>
      <vt:variant>
        <vt:i4>4325388</vt:i4>
      </vt:variant>
      <vt:variant>
        <vt:i4>2940</vt:i4>
      </vt:variant>
      <vt:variant>
        <vt:i4>0</vt:i4>
      </vt:variant>
      <vt:variant>
        <vt:i4>5</vt:i4>
      </vt:variant>
      <vt:variant>
        <vt:lpwstr>../Docs/R1-135661.zip</vt:lpwstr>
      </vt:variant>
      <vt:variant>
        <vt:lpwstr/>
      </vt:variant>
      <vt:variant>
        <vt:i4>4325389</vt:i4>
      </vt:variant>
      <vt:variant>
        <vt:i4>2937</vt:i4>
      </vt:variant>
      <vt:variant>
        <vt:i4>0</vt:i4>
      </vt:variant>
      <vt:variant>
        <vt:i4>5</vt:i4>
      </vt:variant>
      <vt:variant>
        <vt:lpwstr>../Docs/R1-135660.zip</vt:lpwstr>
      </vt:variant>
      <vt:variant>
        <vt:lpwstr/>
      </vt:variant>
      <vt:variant>
        <vt:i4>4259845</vt:i4>
      </vt:variant>
      <vt:variant>
        <vt:i4>2934</vt:i4>
      </vt:variant>
      <vt:variant>
        <vt:i4>0</vt:i4>
      </vt:variant>
      <vt:variant>
        <vt:i4>5</vt:i4>
      </vt:variant>
      <vt:variant>
        <vt:lpwstr>../Docs/R1-135658.zip</vt:lpwstr>
      </vt:variant>
      <vt:variant>
        <vt:lpwstr/>
      </vt:variant>
      <vt:variant>
        <vt:i4>4653065</vt:i4>
      </vt:variant>
      <vt:variant>
        <vt:i4>2931</vt:i4>
      </vt:variant>
      <vt:variant>
        <vt:i4>0</vt:i4>
      </vt:variant>
      <vt:variant>
        <vt:i4>5</vt:i4>
      </vt:variant>
      <vt:variant>
        <vt:lpwstr>../Docs/R1-135634.zip</vt:lpwstr>
      </vt:variant>
      <vt:variant>
        <vt:lpwstr/>
      </vt:variant>
      <vt:variant>
        <vt:i4>4456453</vt:i4>
      </vt:variant>
      <vt:variant>
        <vt:i4>2928</vt:i4>
      </vt:variant>
      <vt:variant>
        <vt:i4>0</vt:i4>
      </vt:variant>
      <vt:variant>
        <vt:i4>5</vt:i4>
      </vt:variant>
      <vt:variant>
        <vt:lpwstr>../Docs/R1-135608.zip</vt:lpwstr>
      </vt:variant>
      <vt:variant>
        <vt:lpwstr/>
      </vt:variant>
      <vt:variant>
        <vt:i4>4980747</vt:i4>
      </vt:variant>
      <vt:variant>
        <vt:i4>2925</vt:i4>
      </vt:variant>
      <vt:variant>
        <vt:i4>0</vt:i4>
      </vt:variant>
      <vt:variant>
        <vt:i4>5</vt:i4>
      </vt:variant>
      <vt:variant>
        <vt:lpwstr>../Docs/R1-135585.zip</vt:lpwstr>
      </vt:variant>
      <vt:variant>
        <vt:lpwstr/>
      </vt:variant>
      <vt:variant>
        <vt:i4>4653063</vt:i4>
      </vt:variant>
      <vt:variant>
        <vt:i4>2922</vt:i4>
      </vt:variant>
      <vt:variant>
        <vt:i4>0</vt:i4>
      </vt:variant>
      <vt:variant>
        <vt:i4>5</vt:i4>
      </vt:variant>
      <vt:variant>
        <vt:lpwstr>../Docs/R1-135539.zip</vt:lpwstr>
      </vt:variant>
      <vt:variant>
        <vt:lpwstr/>
      </vt:variant>
      <vt:variant>
        <vt:i4>4521995</vt:i4>
      </vt:variant>
      <vt:variant>
        <vt:i4>2919</vt:i4>
      </vt:variant>
      <vt:variant>
        <vt:i4>0</vt:i4>
      </vt:variant>
      <vt:variant>
        <vt:i4>5</vt:i4>
      </vt:variant>
      <vt:variant>
        <vt:lpwstr>../Docs/R1-135515.zip</vt:lpwstr>
      </vt:variant>
      <vt:variant>
        <vt:lpwstr/>
      </vt:variant>
      <vt:variant>
        <vt:i4>4390924</vt:i4>
      </vt:variant>
      <vt:variant>
        <vt:i4>2916</vt:i4>
      </vt:variant>
      <vt:variant>
        <vt:i4>0</vt:i4>
      </vt:variant>
      <vt:variant>
        <vt:i4>5</vt:i4>
      </vt:variant>
      <vt:variant>
        <vt:lpwstr>../Docs/R1-135473.zip</vt:lpwstr>
      </vt:variant>
      <vt:variant>
        <vt:lpwstr/>
      </vt:variant>
      <vt:variant>
        <vt:i4>4194311</vt:i4>
      </vt:variant>
      <vt:variant>
        <vt:i4>2913</vt:i4>
      </vt:variant>
      <vt:variant>
        <vt:i4>0</vt:i4>
      </vt:variant>
      <vt:variant>
        <vt:i4>5</vt:i4>
      </vt:variant>
      <vt:variant>
        <vt:lpwstr>../Docs/R1-135448.zip</vt:lpwstr>
      </vt:variant>
      <vt:variant>
        <vt:lpwstr/>
      </vt:variant>
      <vt:variant>
        <vt:i4>4653067</vt:i4>
      </vt:variant>
      <vt:variant>
        <vt:i4>2910</vt:i4>
      </vt:variant>
      <vt:variant>
        <vt:i4>0</vt:i4>
      </vt:variant>
      <vt:variant>
        <vt:i4>5</vt:i4>
      </vt:variant>
      <vt:variant>
        <vt:lpwstr>../Docs/R1-135434.zip</vt:lpwstr>
      </vt:variant>
      <vt:variant>
        <vt:lpwstr/>
      </vt:variant>
      <vt:variant>
        <vt:i4>4456458</vt:i4>
      </vt:variant>
      <vt:variant>
        <vt:i4>2907</vt:i4>
      </vt:variant>
      <vt:variant>
        <vt:i4>0</vt:i4>
      </vt:variant>
      <vt:variant>
        <vt:i4>5</vt:i4>
      </vt:variant>
      <vt:variant>
        <vt:lpwstr>../Docs/R1-135405.zip</vt:lpwstr>
      </vt:variant>
      <vt:variant>
        <vt:lpwstr/>
      </vt:variant>
      <vt:variant>
        <vt:i4>4325388</vt:i4>
      </vt:variant>
      <vt:variant>
        <vt:i4>2904</vt:i4>
      </vt:variant>
      <vt:variant>
        <vt:i4>0</vt:i4>
      </vt:variant>
      <vt:variant>
        <vt:i4>5</vt:i4>
      </vt:variant>
      <vt:variant>
        <vt:lpwstr>../Docs/R1-134374.zip</vt:lpwstr>
      </vt:variant>
      <vt:variant>
        <vt:lpwstr/>
      </vt:variant>
      <vt:variant>
        <vt:i4>5046287</vt:i4>
      </vt:variant>
      <vt:variant>
        <vt:i4>2901</vt:i4>
      </vt:variant>
      <vt:variant>
        <vt:i4>0</vt:i4>
      </vt:variant>
      <vt:variant>
        <vt:i4>5</vt:i4>
      </vt:variant>
      <vt:variant>
        <vt:lpwstr>../Docs/R1-135397.zip</vt:lpwstr>
      </vt:variant>
      <vt:variant>
        <vt:lpwstr/>
      </vt:variant>
      <vt:variant>
        <vt:i4>5046286</vt:i4>
      </vt:variant>
      <vt:variant>
        <vt:i4>2898</vt:i4>
      </vt:variant>
      <vt:variant>
        <vt:i4>0</vt:i4>
      </vt:variant>
      <vt:variant>
        <vt:i4>5</vt:i4>
      </vt:variant>
      <vt:variant>
        <vt:lpwstr>../Docs/R1-135396.zip</vt:lpwstr>
      </vt:variant>
      <vt:variant>
        <vt:lpwstr/>
      </vt:variant>
      <vt:variant>
        <vt:i4>4259851</vt:i4>
      </vt:variant>
      <vt:variant>
        <vt:i4>2895</vt:i4>
      </vt:variant>
      <vt:variant>
        <vt:i4>0</vt:i4>
      </vt:variant>
      <vt:variant>
        <vt:i4>5</vt:i4>
      </vt:variant>
      <vt:variant>
        <vt:lpwstr>../Docs/R1-135353.zip</vt:lpwstr>
      </vt:variant>
      <vt:variant>
        <vt:lpwstr/>
      </vt:variant>
      <vt:variant>
        <vt:i4>4259850</vt:i4>
      </vt:variant>
      <vt:variant>
        <vt:i4>2892</vt:i4>
      </vt:variant>
      <vt:variant>
        <vt:i4>0</vt:i4>
      </vt:variant>
      <vt:variant>
        <vt:i4>5</vt:i4>
      </vt:variant>
      <vt:variant>
        <vt:lpwstr>../Docs/R1-135352.zip</vt:lpwstr>
      </vt:variant>
      <vt:variant>
        <vt:lpwstr/>
      </vt:variant>
      <vt:variant>
        <vt:i4>4259849</vt:i4>
      </vt:variant>
      <vt:variant>
        <vt:i4>2889</vt:i4>
      </vt:variant>
      <vt:variant>
        <vt:i4>0</vt:i4>
      </vt:variant>
      <vt:variant>
        <vt:i4>5</vt:i4>
      </vt:variant>
      <vt:variant>
        <vt:lpwstr>../Docs/R1-135351.zip</vt:lpwstr>
      </vt:variant>
      <vt:variant>
        <vt:lpwstr/>
      </vt:variant>
      <vt:variant>
        <vt:i4>4259848</vt:i4>
      </vt:variant>
      <vt:variant>
        <vt:i4>2886</vt:i4>
      </vt:variant>
      <vt:variant>
        <vt:i4>0</vt:i4>
      </vt:variant>
      <vt:variant>
        <vt:i4>5</vt:i4>
      </vt:variant>
      <vt:variant>
        <vt:lpwstr>../Docs/R1-135350.zip</vt:lpwstr>
      </vt:variant>
      <vt:variant>
        <vt:lpwstr/>
      </vt:variant>
      <vt:variant>
        <vt:i4>4456448</vt:i4>
      </vt:variant>
      <vt:variant>
        <vt:i4>2883</vt:i4>
      </vt:variant>
      <vt:variant>
        <vt:i4>0</vt:i4>
      </vt:variant>
      <vt:variant>
        <vt:i4>5</vt:i4>
      </vt:variant>
      <vt:variant>
        <vt:lpwstr>../Docs/R1-135308.zip</vt:lpwstr>
      </vt:variant>
      <vt:variant>
        <vt:lpwstr/>
      </vt:variant>
      <vt:variant>
        <vt:i4>4456463</vt:i4>
      </vt:variant>
      <vt:variant>
        <vt:i4>2880</vt:i4>
      </vt:variant>
      <vt:variant>
        <vt:i4>0</vt:i4>
      </vt:variant>
      <vt:variant>
        <vt:i4>5</vt:i4>
      </vt:variant>
      <vt:variant>
        <vt:lpwstr>../Docs/R1-135307.zip</vt:lpwstr>
      </vt:variant>
      <vt:variant>
        <vt:lpwstr/>
      </vt:variant>
      <vt:variant>
        <vt:i4>4390927</vt:i4>
      </vt:variant>
      <vt:variant>
        <vt:i4>2877</vt:i4>
      </vt:variant>
      <vt:variant>
        <vt:i4>0</vt:i4>
      </vt:variant>
      <vt:variant>
        <vt:i4>5</vt:i4>
      </vt:variant>
      <vt:variant>
        <vt:lpwstr>../Docs/R1-135276.zip</vt:lpwstr>
      </vt:variant>
      <vt:variant>
        <vt:lpwstr/>
      </vt:variant>
      <vt:variant>
        <vt:i4>4325387</vt:i4>
      </vt:variant>
      <vt:variant>
        <vt:i4>2874</vt:i4>
      </vt:variant>
      <vt:variant>
        <vt:i4>0</vt:i4>
      </vt:variant>
      <vt:variant>
        <vt:i4>5</vt:i4>
      </vt:variant>
      <vt:variant>
        <vt:lpwstr>../Docs/R1-135262.zip</vt:lpwstr>
      </vt:variant>
      <vt:variant>
        <vt:lpwstr/>
      </vt:variant>
      <vt:variant>
        <vt:i4>4259849</vt:i4>
      </vt:variant>
      <vt:variant>
        <vt:i4>2871</vt:i4>
      </vt:variant>
      <vt:variant>
        <vt:i4>0</vt:i4>
      </vt:variant>
      <vt:variant>
        <vt:i4>5</vt:i4>
      </vt:variant>
      <vt:variant>
        <vt:lpwstr>../Docs/R1-135250.zip</vt:lpwstr>
      </vt:variant>
      <vt:variant>
        <vt:lpwstr/>
      </vt:variant>
      <vt:variant>
        <vt:i4>4521992</vt:i4>
      </vt:variant>
      <vt:variant>
        <vt:i4>2868</vt:i4>
      </vt:variant>
      <vt:variant>
        <vt:i4>0</vt:i4>
      </vt:variant>
      <vt:variant>
        <vt:i4>5</vt:i4>
      </vt:variant>
      <vt:variant>
        <vt:lpwstr>../Docs/R1-135211.zip</vt:lpwstr>
      </vt:variant>
      <vt:variant>
        <vt:lpwstr/>
      </vt:variant>
      <vt:variant>
        <vt:i4>4521993</vt:i4>
      </vt:variant>
      <vt:variant>
        <vt:i4>2865</vt:i4>
      </vt:variant>
      <vt:variant>
        <vt:i4>0</vt:i4>
      </vt:variant>
      <vt:variant>
        <vt:i4>5</vt:i4>
      </vt:variant>
      <vt:variant>
        <vt:lpwstr>../Docs/R1-135210.zip</vt:lpwstr>
      </vt:variant>
      <vt:variant>
        <vt:lpwstr/>
      </vt:variant>
      <vt:variant>
        <vt:i4>4456448</vt:i4>
      </vt:variant>
      <vt:variant>
        <vt:i4>2862</vt:i4>
      </vt:variant>
      <vt:variant>
        <vt:i4>0</vt:i4>
      </vt:variant>
      <vt:variant>
        <vt:i4>5</vt:i4>
      </vt:variant>
      <vt:variant>
        <vt:lpwstr>../Docs/R1-135209.zip</vt:lpwstr>
      </vt:variant>
      <vt:variant>
        <vt:lpwstr/>
      </vt:variant>
      <vt:variant>
        <vt:i4>4653058</vt:i4>
      </vt:variant>
      <vt:variant>
        <vt:i4>2859</vt:i4>
      </vt:variant>
      <vt:variant>
        <vt:i4>0</vt:i4>
      </vt:variant>
      <vt:variant>
        <vt:i4>5</vt:i4>
      </vt:variant>
      <vt:variant>
        <vt:lpwstr>../Docs/R1-135138.zip</vt:lpwstr>
      </vt:variant>
      <vt:variant>
        <vt:lpwstr/>
      </vt:variant>
      <vt:variant>
        <vt:i4>4456451</vt:i4>
      </vt:variant>
      <vt:variant>
        <vt:i4>2856</vt:i4>
      </vt:variant>
      <vt:variant>
        <vt:i4>0</vt:i4>
      </vt:variant>
      <vt:variant>
        <vt:i4>5</vt:i4>
      </vt:variant>
      <vt:variant>
        <vt:lpwstr>../Docs/R1-135109.zip</vt:lpwstr>
      </vt:variant>
      <vt:variant>
        <vt:lpwstr/>
      </vt:variant>
      <vt:variant>
        <vt:i4>4980744</vt:i4>
      </vt:variant>
      <vt:variant>
        <vt:i4>2853</vt:i4>
      </vt:variant>
      <vt:variant>
        <vt:i4>0</vt:i4>
      </vt:variant>
      <vt:variant>
        <vt:i4>5</vt:i4>
      </vt:variant>
      <vt:variant>
        <vt:lpwstr>../Docs/R1-135083.zip</vt:lpwstr>
      </vt:variant>
      <vt:variant>
        <vt:lpwstr/>
      </vt:variant>
      <vt:variant>
        <vt:i4>4980745</vt:i4>
      </vt:variant>
      <vt:variant>
        <vt:i4>2850</vt:i4>
      </vt:variant>
      <vt:variant>
        <vt:i4>0</vt:i4>
      </vt:variant>
      <vt:variant>
        <vt:i4>5</vt:i4>
      </vt:variant>
      <vt:variant>
        <vt:lpwstr>../Docs/R1-135082.zip</vt:lpwstr>
      </vt:variant>
      <vt:variant>
        <vt:lpwstr/>
      </vt:variant>
      <vt:variant>
        <vt:i4>4980747</vt:i4>
      </vt:variant>
      <vt:variant>
        <vt:i4>2847</vt:i4>
      </vt:variant>
      <vt:variant>
        <vt:i4>0</vt:i4>
      </vt:variant>
      <vt:variant>
        <vt:i4>5</vt:i4>
      </vt:variant>
      <vt:variant>
        <vt:lpwstr>../Docs/R1-135080.zip</vt:lpwstr>
      </vt:variant>
      <vt:variant>
        <vt:lpwstr/>
      </vt:variant>
      <vt:variant>
        <vt:i4>4653069</vt:i4>
      </vt:variant>
      <vt:variant>
        <vt:i4>2844</vt:i4>
      </vt:variant>
      <vt:variant>
        <vt:i4>0</vt:i4>
      </vt:variant>
      <vt:variant>
        <vt:i4>5</vt:i4>
      </vt:variant>
      <vt:variant>
        <vt:lpwstr>../Docs/R1-135036.zip</vt:lpwstr>
      </vt:variant>
      <vt:variant>
        <vt:lpwstr/>
      </vt:variant>
      <vt:variant>
        <vt:i4>4653070</vt:i4>
      </vt:variant>
      <vt:variant>
        <vt:i4>2841</vt:i4>
      </vt:variant>
      <vt:variant>
        <vt:i4>0</vt:i4>
      </vt:variant>
      <vt:variant>
        <vt:i4>5</vt:i4>
      </vt:variant>
      <vt:variant>
        <vt:lpwstr>../Docs/R1-135035.zip</vt:lpwstr>
      </vt:variant>
      <vt:variant>
        <vt:lpwstr/>
      </vt:variant>
      <vt:variant>
        <vt:i4>4653071</vt:i4>
      </vt:variant>
      <vt:variant>
        <vt:i4>2838</vt:i4>
      </vt:variant>
      <vt:variant>
        <vt:i4>0</vt:i4>
      </vt:variant>
      <vt:variant>
        <vt:i4>5</vt:i4>
      </vt:variant>
      <vt:variant>
        <vt:lpwstr>../Docs/R1-135034.zip</vt:lpwstr>
      </vt:variant>
      <vt:variant>
        <vt:lpwstr/>
      </vt:variant>
      <vt:variant>
        <vt:i4>4325378</vt:i4>
      </vt:variant>
      <vt:variant>
        <vt:i4>2835</vt:i4>
      </vt:variant>
      <vt:variant>
        <vt:i4>0</vt:i4>
      </vt:variant>
      <vt:variant>
        <vt:i4>5</vt:i4>
      </vt:variant>
      <vt:variant>
        <vt:lpwstr>../Docs/R1-136059.zip</vt:lpwstr>
      </vt:variant>
      <vt:variant>
        <vt:lpwstr/>
      </vt:variant>
      <vt:variant>
        <vt:i4>4653070</vt:i4>
      </vt:variant>
      <vt:variant>
        <vt:i4>2832</vt:i4>
      </vt:variant>
      <vt:variant>
        <vt:i4>0</vt:i4>
      </vt:variant>
      <vt:variant>
        <vt:i4>5</vt:i4>
      </vt:variant>
      <vt:variant>
        <vt:lpwstr>../Docs/R1-136005.zip</vt:lpwstr>
      </vt:variant>
      <vt:variant>
        <vt:lpwstr/>
      </vt:variant>
      <vt:variant>
        <vt:i4>4325389</vt:i4>
      </vt:variant>
      <vt:variant>
        <vt:i4>2829</vt:i4>
      </vt:variant>
      <vt:variant>
        <vt:i4>0</vt:i4>
      </vt:variant>
      <vt:variant>
        <vt:i4>5</vt:i4>
      </vt:variant>
      <vt:variant>
        <vt:lpwstr>../Docs/R1-136056.zip</vt:lpwstr>
      </vt:variant>
      <vt:variant>
        <vt:lpwstr/>
      </vt:variant>
      <vt:variant>
        <vt:i4>4325389</vt:i4>
      </vt:variant>
      <vt:variant>
        <vt:i4>2826</vt:i4>
      </vt:variant>
      <vt:variant>
        <vt:i4>0</vt:i4>
      </vt:variant>
      <vt:variant>
        <vt:i4>5</vt:i4>
      </vt:variant>
      <vt:variant>
        <vt:lpwstr>../Docs/R1-136056.zip</vt:lpwstr>
      </vt:variant>
      <vt:variant>
        <vt:lpwstr/>
      </vt:variant>
      <vt:variant>
        <vt:i4>4653070</vt:i4>
      </vt:variant>
      <vt:variant>
        <vt:i4>2823</vt:i4>
      </vt:variant>
      <vt:variant>
        <vt:i4>0</vt:i4>
      </vt:variant>
      <vt:variant>
        <vt:i4>5</vt:i4>
      </vt:variant>
      <vt:variant>
        <vt:lpwstr>../Docs/R1-136005.zip</vt:lpwstr>
      </vt:variant>
      <vt:variant>
        <vt:lpwstr/>
      </vt:variant>
      <vt:variant>
        <vt:i4>4653070</vt:i4>
      </vt:variant>
      <vt:variant>
        <vt:i4>2820</vt:i4>
      </vt:variant>
      <vt:variant>
        <vt:i4>0</vt:i4>
      </vt:variant>
      <vt:variant>
        <vt:i4>5</vt:i4>
      </vt:variant>
      <vt:variant>
        <vt:lpwstr>../Docs/R1-136005.zip</vt:lpwstr>
      </vt:variant>
      <vt:variant>
        <vt:lpwstr/>
      </vt:variant>
      <vt:variant>
        <vt:i4>4521992</vt:i4>
      </vt:variant>
      <vt:variant>
        <vt:i4>2817</vt:i4>
      </vt:variant>
      <vt:variant>
        <vt:i4>0</vt:i4>
      </vt:variant>
      <vt:variant>
        <vt:i4>5</vt:i4>
      </vt:variant>
      <vt:variant>
        <vt:lpwstr>../Docs/R1-135516.zip</vt:lpwstr>
      </vt:variant>
      <vt:variant>
        <vt:lpwstr/>
      </vt:variant>
      <vt:variant>
        <vt:i4>4259845</vt:i4>
      </vt:variant>
      <vt:variant>
        <vt:i4>2814</vt:i4>
      </vt:variant>
      <vt:variant>
        <vt:i4>0</vt:i4>
      </vt:variant>
      <vt:variant>
        <vt:i4>5</vt:i4>
      </vt:variant>
      <vt:variant>
        <vt:lpwstr>../Docs/R1-135957.zip</vt:lpwstr>
      </vt:variant>
      <vt:variant>
        <vt:lpwstr/>
      </vt:variant>
      <vt:variant>
        <vt:i4>4521992</vt:i4>
      </vt:variant>
      <vt:variant>
        <vt:i4>2811</vt:i4>
      </vt:variant>
      <vt:variant>
        <vt:i4>0</vt:i4>
      </vt:variant>
      <vt:variant>
        <vt:i4>5</vt:i4>
      </vt:variant>
      <vt:variant>
        <vt:lpwstr>../Docs/R1-135516.zip</vt:lpwstr>
      </vt:variant>
      <vt:variant>
        <vt:lpwstr/>
      </vt:variant>
      <vt:variant>
        <vt:i4>4521992</vt:i4>
      </vt:variant>
      <vt:variant>
        <vt:i4>2808</vt:i4>
      </vt:variant>
      <vt:variant>
        <vt:i4>0</vt:i4>
      </vt:variant>
      <vt:variant>
        <vt:i4>5</vt:i4>
      </vt:variant>
      <vt:variant>
        <vt:lpwstr>../Docs/R1-135516.zip</vt:lpwstr>
      </vt:variant>
      <vt:variant>
        <vt:lpwstr/>
      </vt:variant>
      <vt:variant>
        <vt:i4>4653069</vt:i4>
      </vt:variant>
      <vt:variant>
        <vt:i4>2805</vt:i4>
      </vt:variant>
      <vt:variant>
        <vt:i4>0</vt:i4>
      </vt:variant>
      <vt:variant>
        <vt:i4>5</vt:i4>
      </vt:variant>
      <vt:variant>
        <vt:lpwstr>../Docs/R1-135432.zip</vt:lpwstr>
      </vt:variant>
      <vt:variant>
        <vt:lpwstr/>
      </vt:variant>
      <vt:variant>
        <vt:i4>4653056</vt:i4>
      </vt:variant>
      <vt:variant>
        <vt:i4>2802</vt:i4>
      </vt:variant>
      <vt:variant>
        <vt:i4>0</vt:i4>
      </vt:variant>
      <vt:variant>
        <vt:i4>5</vt:i4>
      </vt:variant>
      <vt:variant>
        <vt:lpwstr>../Docs/R1-135833.zip</vt:lpwstr>
      </vt:variant>
      <vt:variant>
        <vt:lpwstr/>
      </vt:variant>
      <vt:variant>
        <vt:i4>4980745</vt:i4>
      </vt:variant>
      <vt:variant>
        <vt:i4>2799</vt:i4>
      </vt:variant>
      <vt:variant>
        <vt:i4>0</vt:i4>
      </vt:variant>
      <vt:variant>
        <vt:i4>5</vt:i4>
      </vt:variant>
      <vt:variant>
        <vt:lpwstr>../Docs/R1-135381.zip</vt:lpwstr>
      </vt:variant>
      <vt:variant>
        <vt:lpwstr/>
      </vt:variant>
      <vt:variant>
        <vt:i4>4325388</vt:i4>
      </vt:variant>
      <vt:variant>
        <vt:i4>2796</vt:i4>
      </vt:variant>
      <vt:variant>
        <vt:i4>0</vt:i4>
      </vt:variant>
      <vt:variant>
        <vt:i4>5</vt:i4>
      </vt:variant>
      <vt:variant>
        <vt:lpwstr>../Docs/R1-135166.zip</vt:lpwstr>
      </vt:variant>
      <vt:variant>
        <vt:lpwstr/>
      </vt:variant>
      <vt:variant>
        <vt:i4>5046273</vt:i4>
      </vt:variant>
      <vt:variant>
        <vt:i4>2793</vt:i4>
      </vt:variant>
      <vt:variant>
        <vt:i4>0</vt:i4>
      </vt:variant>
      <vt:variant>
        <vt:i4>5</vt:i4>
      </vt:variant>
      <vt:variant>
        <vt:lpwstr>../Docs/R1-135892.zip</vt:lpwstr>
      </vt:variant>
      <vt:variant>
        <vt:lpwstr/>
      </vt:variant>
      <vt:variant>
        <vt:i4>4325385</vt:i4>
      </vt:variant>
      <vt:variant>
        <vt:i4>2790</vt:i4>
      </vt:variant>
      <vt:variant>
        <vt:i4>0</vt:i4>
      </vt:variant>
      <vt:variant>
        <vt:i4>5</vt:i4>
      </vt:variant>
      <vt:variant>
        <vt:lpwstr>../Docs/R1-136052.zip</vt:lpwstr>
      </vt:variant>
      <vt:variant>
        <vt:lpwstr/>
      </vt:variant>
      <vt:variant>
        <vt:i4>4980746</vt:i4>
      </vt:variant>
      <vt:variant>
        <vt:i4>2787</vt:i4>
      </vt:variant>
      <vt:variant>
        <vt:i4>0</vt:i4>
      </vt:variant>
      <vt:variant>
        <vt:i4>5</vt:i4>
      </vt:variant>
      <vt:variant>
        <vt:lpwstr>../Docs/R1-135081.zip</vt:lpwstr>
      </vt:variant>
      <vt:variant>
        <vt:lpwstr/>
      </vt:variant>
      <vt:variant>
        <vt:i4>4259851</vt:i4>
      </vt:variant>
      <vt:variant>
        <vt:i4>2784</vt:i4>
      </vt:variant>
      <vt:variant>
        <vt:i4>0</vt:i4>
      </vt:variant>
      <vt:variant>
        <vt:i4>5</vt:i4>
      </vt:variant>
      <vt:variant>
        <vt:lpwstr>../Docs/R1-135959.zip</vt:lpwstr>
      </vt:variant>
      <vt:variant>
        <vt:lpwstr/>
      </vt:variant>
      <vt:variant>
        <vt:i4>4521995</vt:i4>
      </vt:variant>
      <vt:variant>
        <vt:i4>2781</vt:i4>
      </vt:variant>
      <vt:variant>
        <vt:i4>0</vt:i4>
      </vt:variant>
      <vt:variant>
        <vt:i4>5</vt:i4>
      </vt:variant>
      <vt:variant>
        <vt:lpwstr>../Docs/R1-136020.zip</vt:lpwstr>
      </vt:variant>
      <vt:variant>
        <vt:lpwstr/>
      </vt:variant>
      <vt:variant>
        <vt:i4>4259851</vt:i4>
      </vt:variant>
      <vt:variant>
        <vt:i4>2778</vt:i4>
      </vt:variant>
      <vt:variant>
        <vt:i4>0</vt:i4>
      </vt:variant>
      <vt:variant>
        <vt:i4>5</vt:i4>
      </vt:variant>
      <vt:variant>
        <vt:lpwstr>../Docs/R1-135959.zip</vt:lpwstr>
      </vt:variant>
      <vt:variant>
        <vt:lpwstr/>
      </vt:variant>
      <vt:variant>
        <vt:i4>5046272</vt:i4>
      </vt:variant>
      <vt:variant>
        <vt:i4>2775</vt:i4>
      </vt:variant>
      <vt:variant>
        <vt:i4>0</vt:i4>
      </vt:variant>
      <vt:variant>
        <vt:i4>5</vt:i4>
      </vt:variant>
      <vt:variant>
        <vt:lpwstr>../Docs/R1-135893.zip</vt:lpwstr>
      </vt:variant>
      <vt:variant>
        <vt:lpwstr/>
      </vt:variant>
      <vt:variant>
        <vt:i4>4259851</vt:i4>
      </vt:variant>
      <vt:variant>
        <vt:i4>2772</vt:i4>
      </vt:variant>
      <vt:variant>
        <vt:i4>0</vt:i4>
      </vt:variant>
      <vt:variant>
        <vt:i4>5</vt:i4>
      </vt:variant>
      <vt:variant>
        <vt:lpwstr>../Docs/R1-135959.zip</vt:lpwstr>
      </vt:variant>
      <vt:variant>
        <vt:lpwstr/>
      </vt:variant>
      <vt:variant>
        <vt:i4>5046272</vt:i4>
      </vt:variant>
      <vt:variant>
        <vt:i4>2769</vt:i4>
      </vt:variant>
      <vt:variant>
        <vt:i4>0</vt:i4>
      </vt:variant>
      <vt:variant>
        <vt:i4>5</vt:i4>
      </vt:variant>
      <vt:variant>
        <vt:lpwstr>../Docs/R1-135893.zip</vt:lpwstr>
      </vt:variant>
      <vt:variant>
        <vt:lpwstr/>
      </vt:variant>
      <vt:variant>
        <vt:i4>5046272</vt:i4>
      </vt:variant>
      <vt:variant>
        <vt:i4>2766</vt:i4>
      </vt:variant>
      <vt:variant>
        <vt:i4>0</vt:i4>
      </vt:variant>
      <vt:variant>
        <vt:i4>5</vt:i4>
      </vt:variant>
      <vt:variant>
        <vt:lpwstr>../Docs/R1-135893.zip</vt:lpwstr>
      </vt:variant>
      <vt:variant>
        <vt:lpwstr/>
      </vt:variant>
      <vt:variant>
        <vt:i4>4259844</vt:i4>
      </vt:variant>
      <vt:variant>
        <vt:i4>2763</vt:i4>
      </vt:variant>
      <vt:variant>
        <vt:i4>0</vt:i4>
      </vt:variant>
      <vt:variant>
        <vt:i4>5</vt:i4>
      </vt:variant>
      <vt:variant>
        <vt:lpwstr>../Docs/R1-135659.zip</vt:lpwstr>
      </vt:variant>
      <vt:variant>
        <vt:lpwstr/>
      </vt:variant>
      <vt:variant>
        <vt:i4>4390917</vt:i4>
      </vt:variant>
      <vt:variant>
        <vt:i4>2760</vt:i4>
      </vt:variant>
      <vt:variant>
        <vt:i4>0</vt:i4>
      </vt:variant>
      <vt:variant>
        <vt:i4>5</vt:i4>
      </vt:variant>
      <vt:variant>
        <vt:lpwstr>../Docs/R1-135876.zip</vt:lpwstr>
      </vt:variant>
      <vt:variant>
        <vt:lpwstr/>
      </vt:variant>
      <vt:variant>
        <vt:i4>4521994</vt:i4>
      </vt:variant>
      <vt:variant>
        <vt:i4>2757</vt:i4>
      </vt:variant>
      <vt:variant>
        <vt:i4>0</vt:i4>
      </vt:variant>
      <vt:variant>
        <vt:i4>5</vt:i4>
      </vt:variant>
      <vt:variant>
        <vt:lpwstr>../Docs/R1-135514.zip</vt:lpwstr>
      </vt:variant>
      <vt:variant>
        <vt:lpwstr/>
      </vt:variant>
      <vt:variant>
        <vt:i4>4653070</vt:i4>
      </vt:variant>
      <vt:variant>
        <vt:i4>2754</vt:i4>
      </vt:variant>
      <vt:variant>
        <vt:i4>0</vt:i4>
      </vt:variant>
      <vt:variant>
        <vt:i4>5</vt:i4>
      </vt:variant>
      <vt:variant>
        <vt:lpwstr>../Docs/R1-135431.zip</vt:lpwstr>
      </vt:variant>
      <vt:variant>
        <vt:lpwstr/>
      </vt:variant>
      <vt:variant>
        <vt:i4>4194305</vt:i4>
      </vt:variant>
      <vt:variant>
        <vt:i4>2751</vt:i4>
      </vt:variant>
      <vt:variant>
        <vt:i4>0</vt:i4>
      </vt:variant>
      <vt:variant>
        <vt:i4>5</vt:i4>
      </vt:variant>
      <vt:variant>
        <vt:lpwstr>../Docs/R1-135349.zip</vt:lpwstr>
      </vt:variant>
      <vt:variant>
        <vt:lpwstr/>
      </vt:variant>
      <vt:variant>
        <vt:i4>4980746</vt:i4>
      </vt:variant>
      <vt:variant>
        <vt:i4>2748</vt:i4>
      </vt:variant>
      <vt:variant>
        <vt:i4>0</vt:i4>
      </vt:variant>
      <vt:variant>
        <vt:i4>5</vt:i4>
      </vt:variant>
      <vt:variant>
        <vt:lpwstr>../Docs/R1-135081.zip</vt:lpwstr>
      </vt:variant>
      <vt:variant>
        <vt:lpwstr/>
      </vt:variant>
      <vt:variant>
        <vt:i4>4521999</vt:i4>
      </vt:variant>
      <vt:variant>
        <vt:i4>2745</vt:i4>
      </vt:variant>
      <vt:variant>
        <vt:i4>0</vt:i4>
      </vt:variant>
      <vt:variant>
        <vt:i4>5</vt:i4>
      </vt:variant>
      <vt:variant>
        <vt:lpwstr>../Docs/R1-135612.zip</vt:lpwstr>
      </vt:variant>
      <vt:variant>
        <vt:lpwstr/>
      </vt:variant>
      <vt:variant>
        <vt:i4>4980739</vt:i4>
      </vt:variant>
      <vt:variant>
        <vt:i4>2742</vt:i4>
      </vt:variant>
      <vt:variant>
        <vt:i4>0</vt:i4>
      </vt:variant>
      <vt:variant>
        <vt:i4>5</vt:i4>
      </vt:variant>
      <vt:variant>
        <vt:lpwstr>../Docs/R1-135880.zip</vt:lpwstr>
      </vt:variant>
      <vt:variant>
        <vt:lpwstr/>
      </vt:variant>
      <vt:variant>
        <vt:i4>4259851</vt:i4>
      </vt:variant>
      <vt:variant>
        <vt:i4>2739</vt:i4>
      </vt:variant>
      <vt:variant>
        <vt:i4>0</vt:i4>
      </vt:variant>
      <vt:variant>
        <vt:i4>5</vt:i4>
      </vt:variant>
      <vt:variant>
        <vt:lpwstr>../Docs/R1-135656.zip</vt:lpwstr>
      </vt:variant>
      <vt:variant>
        <vt:lpwstr/>
      </vt:variant>
      <vt:variant>
        <vt:i4>4390922</vt:i4>
      </vt:variant>
      <vt:variant>
        <vt:i4>2736</vt:i4>
      </vt:variant>
      <vt:variant>
        <vt:i4>0</vt:i4>
      </vt:variant>
      <vt:variant>
        <vt:i4>5</vt:i4>
      </vt:variant>
      <vt:variant>
        <vt:lpwstr>../Docs/R1-135879.zip</vt:lpwstr>
      </vt:variant>
      <vt:variant>
        <vt:lpwstr/>
      </vt:variant>
      <vt:variant>
        <vt:i4>4456460</vt:i4>
      </vt:variant>
      <vt:variant>
        <vt:i4>2733</vt:i4>
      </vt:variant>
      <vt:variant>
        <vt:i4>0</vt:i4>
      </vt:variant>
      <vt:variant>
        <vt:i4>5</vt:i4>
      </vt:variant>
      <vt:variant>
        <vt:lpwstr>../Docs/R1-135403.zip</vt:lpwstr>
      </vt:variant>
      <vt:variant>
        <vt:lpwstr/>
      </vt:variant>
      <vt:variant>
        <vt:i4>4390912</vt:i4>
      </vt:variant>
      <vt:variant>
        <vt:i4>2730</vt:i4>
      </vt:variant>
      <vt:variant>
        <vt:i4>0</vt:i4>
      </vt:variant>
      <vt:variant>
        <vt:i4>5</vt:i4>
      </vt:variant>
      <vt:variant>
        <vt:lpwstr>../Docs/R1-135873.zip</vt:lpwstr>
      </vt:variant>
      <vt:variant>
        <vt:lpwstr/>
      </vt:variant>
      <vt:variant>
        <vt:i4>4259848</vt:i4>
      </vt:variant>
      <vt:variant>
        <vt:i4>2727</vt:i4>
      </vt:variant>
      <vt:variant>
        <vt:i4>0</vt:i4>
      </vt:variant>
      <vt:variant>
        <vt:i4>5</vt:i4>
      </vt:variant>
      <vt:variant>
        <vt:lpwstr>../Docs/R1-135655.zip</vt:lpwstr>
      </vt:variant>
      <vt:variant>
        <vt:lpwstr/>
      </vt:variant>
      <vt:variant>
        <vt:i4>4521997</vt:i4>
      </vt:variant>
      <vt:variant>
        <vt:i4>2724</vt:i4>
      </vt:variant>
      <vt:variant>
        <vt:i4>0</vt:i4>
      </vt:variant>
      <vt:variant>
        <vt:i4>5</vt:i4>
      </vt:variant>
      <vt:variant>
        <vt:lpwstr>../Docs/R1-135610.zip</vt:lpwstr>
      </vt:variant>
      <vt:variant>
        <vt:lpwstr/>
      </vt:variant>
      <vt:variant>
        <vt:i4>4980746</vt:i4>
      </vt:variant>
      <vt:variant>
        <vt:i4>2721</vt:i4>
      </vt:variant>
      <vt:variant>
        <vt:i4>0</vt:i4>
      </vt:variant>
      <vt:variant>
        <vt:i4>5</vt:i4>
      </vt:variant>
      <vt:variant>
        <vt:lpwstr>../Docs/R1-135584.zip</vt:lpwstr>
      </vt:variant>
      <vt:variant>
        <vt:lpwstr/>
      </vt:variant>
      <vt:variant>
        <vt:i4>4390925</vt:i4>
      </vt:variant>
      <vt:variant>
        <vt:i4>2718</vt:i4>
      </vt:variant>
      <vt:variant>
        <vt:i4>0</vt:i4>
      </vt:variant>
      <vt:variant>
        <vt:i4>5</vt:i4>
      </vt:variant>
      <vt:variant>
        <vt:lpwstr>../Docs/R1-135472.zip</vt:lpwstr>
      </vt:variant>
      <vt:variant>
        <vt:lpwstr/>
      </vt:variant>
      <vt:variant>
        <vt:i4>4390926</vt:i4>
      </vt:variant>
      <vt:variant>
        <vt:i4>2715</vt:i4>
      </vt:variant>
      <vt:variant>
        <vt:i4>0</vt:i4>
      </vt:variant>
      <vt:variant>
        <vt:i4>5</vt:i4>
      </vt:variant>
      <vt:variant>
        <vt:lpwstr>../Docs/R1-135471.zip</vt:lpwstr>
      </vt:variant>
      <vt:variant>
        <vt:lpwstr/>
      </vt:variant>
      <vt:variant>
        <vt:i4>4194304</vt:i4>
      </vt:variant>
      <vt:variant>
        <vt:i4>2712</vt:i4>
      </vt:variant>
      <vt:variant>
        <vt:i4>0</vt:i4>
      </vt:variant>
      <vt:variant>
        <vt:i4>5</vt:i4>
      </vt:variant>
      <vt:variant>
        <vt:lpwstr>../Docs/R1-135348.zip</vt:lpwstr>
      </vt:variant>
      <vt:variant>
        <vt:lpwstr/>
      </vt:variant>
      <vt:variant>
        <vt:i4>4456462</vt:i4>
      </vt:variant>
      <vt:variant>
        <vt:i4>2709</vt:i4>
      </vt:variant>
      <vt:variant>
        <vt:i4>0</vt:i4>
      </vt:variant>
      <vt:variant>
        <vt:i4>5</vt:i4>
      </vt:variant>
      <vt:variant>
        <vt:lpwstr>../Docs/R1-135306.zip</vt:lpwstr>
      </vt:variant>
      <vt:variant>
        <vt:lpwstr/>
      </vt:variant>
      <vt:variant>
        <vt:i4>4194304</vt:i4>
      </vt:variant>
      <vt:variant>
        <vt:i4>2706</vt:i4>
      </vt:variant>
      <vt:variant>
        <vt:i4>0</vt:i4>
      </vt:variant>
      <vt:variant>
        <vt:i4>5</vt:i4>
      </vt:variant>
      <vt:variant>
        <vt:lpwstr>../Docs/R1-135249.zip</vt:lpwstr>
      </vt:variant>
      <vt:variant>
        <vt:lpwstr/>
      </vt:variant>
      <vt:variant>
        <vt:i4>4325391</vt:i4>
      </vt:variant>
      <vt:variant>
        <vt:i4>2703</vt:i4>
      </vt:variant>
      <vt:variant>
        <vt:i4>0</vt:i4>
      </vt:variant>
      <vt:variant>
        <vt:i4>5</vt:i4>
      </vt:variant>
      <vt:variant>
        <vt:lpwstr>../Docs/R1-135165.zip</vt:lpwstr>
      </vt:variant>
      <vt:variant>
        <vt:lpwstr/>
      </vt:variant>
      <vt:variant>
        <vt:i4>4390914</vt:i4>
      </vt:variant>
      <vt:variant>
        <vt:i4>2700</vt:i4>
      </vt:variant>
      <vt:variant>
        <vt:i4>0</vt:i4>
      </vt:variant>
      <vt:variant>
        <vt:i4>5</vt:i4>
      </vt:variant>
      <vt:variant>
        <vt:lpwstr>../Docs/R1-135079.zip</vt:lpwstr>
      </vt:variant>
      <vt:variant>
        <vt:lpwstr/>
      </vt:variant>
      <vt:variant>
        <vt:i4>4653064</vt:i4>
      </vt:variant>
      <vt:variant>
        <vt:i4>2697</vt:i4>
      </vt:variant>
      <vt:variant>
        <vt:i4>0</vt:i4>
      </vt:variant>
      <vt:variant>
        <vt:i4>5</vt:i4>
      </vt:variant>
      <vt:variant>
        <vt:lpwstr>../Docs/R1-135033.zip</vt:lpwstr>
      </vt:variant>
      <vt:variant>
        <vt:lpwstr/>
      </vt:variant>
      <vt:variant>
        <vt:i4>4194306</vt:i4>
      </vt:variant>
      <vt:variant>
        <vt:i4>2694</vt:i4>
      </vt:variant>
      <vt:variant>
        <vt:i4>0</vt:i4>
      </vt:variant>
      <vt:variant>
        <vt:i4>5</vt:i4>
      </vt:variant>
      <vt:variant>
        <vt:lpwstr>../Docs/R1-136079.zip</vt:lpwstr>
      </vt:variant>
      <vt:variant>
        <vt:lpwstr/>
      </vt:variant>
      <vt:variant>
        <vt:i4>4325379</vt:i4>
      </vt:variant>
      <vt:variant>
        <vt:i4>2691</vt:i4>
      </vt:variant>
      <vt:variant>
        <vt:i4>0</vt:i4>
      </vt:variant>
      <vt:variant>
        <vt:i4>5</vt:i4>
      </vt:variant>
      <vt:variant>
        <vt:lpwstr>../Docs/R1-136058.zip</vt:lpwstr>
      </vt:variant>
      <vt:variant>
        <vt:lpwstr/>
      </vt:variant>
      <vt:variant>
        <vt:i4>4325379</vt:i4>
      </vt:variant>
      <vt:variant>
        <vt:i4>2688</vt:i4>
      </vt:variant>
      <vt:variant>
        <vt:i4>0</vt:i4>
      </vt:variant>
      <vt:variant>
        <vt:i4>5</vt:i4>
      </vt:variant>
      <vt:variant>
        <vt:lpwstr>../Docs/R1-136058.zip</vt:lpwstr>
      </vt:variant>
      <vt:variant>
        <vt:lpwstr/>
      </vt:variant>
      <vt:variant>
        <vt:i4>4587529</vt:i4>
      </vt:variant>
      <vt:variant>
        <vt:i4>2685</vt:i4>
      </vt:variant>
      <vt:variant>
        <vt:i4>0</vt:i4>
      </vt:variant>
      <vt:variant>
        <vt:i4>5</vt:i4>
      </vt:variant>
      <vt:variant>
        <vt:lpwstr>../Docs/R1-136012.zip</vt:lpwstr>
      </vt:variant>
      <vt:variant>
        <vt:lpwstr/>
      </vt:variant>
      <vt:variant>
        <vt:i4>4456460</vt:i4>
      </vt:variant>
      <vt:variant>
        <vt:i4>2682</vt:i4>
      </vt:variant>
      <vt:variant>
        <vt:i4>0</vt:i4>
      </vt:variant>
      <vt:variant>
        <vt:i4>5</vt:i4>
      </vt:variant>
      <vt:variant>
        <vt:lpwstr>../Docs/R1-136037.zip</vt:lpwstr>
      </vt:variant>
      <vt:variant>
        <vt:lpwstr/>
      </vt:variant>
      <vt:variant>
        <vt:i4>4259855</vt:i4>
      </vt:variant>
      <vt:variant>
        <vt:i4>2679</vt:i4>
      </vt:variant>
      <vt:variant>
        <vt:i4>0</vt:i4>
      </vt:variant>
      <vt:variant>
        <vt:i4>5</vt:i4>
      </vt:variant>
      <vt:variant>
        <vt:lpwstr>../Docs/R1-135450.zip</vt:lpwstr>
      </vt:variant>
      <vt:variant>
        <vt:lpwstr/>
      </vt:variant>
      <vt:variant>
        <vt:i4>4194306</vt:i4>
      </vt:variant>
      <vt:variant>
        <vt:i4>2676</vt:i4>
      </vt:variant>
      <vt:variant>
        <vt:i4>0</vt:i4>
      </vt:variant>
      <vt:variant>
        <vt:i4>5</vt:i4>
      </vt:variant>
      <vt:variant>
        <vt:lpwstr>../Docs/R1-132138.zip</vt:lpwstr>
      </vt:variant>
      <vt:variant>
        <vt:lpwstr/>
      </vt:variant>
      <vt:variant>
        <vt:i4>5046285</vt:i4>
      </vt:variant>
      <vt:variant>
        <vt:i4>2673</vt:i4>
      </vt:variant>
      <vt:variant>
        <vt:i4>0</vt:i4>
      </vt:variant>
      <vt:variant>
        <vt:i4>5</vt:i4>
      </vt:variant>
      <vt:variant>
        <vt:lpwstr>../Docs/R1-135395.zip</vt:lpwstr>
      </vt:variant>
      <vt:variant>
        <vt:lpwstr/>
      </vt:variant>
      <vt:variant>
        <vt:i4>4456449</vt:i4>
      </vt:variant>
      <vt:variant>
        <vt:i4>2670</vt:i4>
      </vt:variant>
      <vt:variant>
        <vt:i4>0</vt:i4>
      </vt:variant>
      <vt:variant>
        <vt:i4>5</vt:i4>
      </vt:variant>
      <vt:variant>
        <vt:lpwstr>../Docs/R1-135208.zip</vt:lpwstr>
      </vt:variant>
      <vt:variant>
        <vt:lpwstr/>
      </vt:variant>
      <vt:variant>
        <vt:i4>4325386</vt:i4>
      </vt:variant>
      <vt:variant>
        <vt:i4>2667</vt:i4>
      </vt:variant>
      <vt:variant>
        <vt:i4>0</vt:i4>
      </vt:variant>
      <vt:variant>
        <vt:i4>5</vt:i4>
      </vt:variant>
      <vt:variant>
        <vt:lpwstr>../Docs/R1-136051.zip</vt:lpwstr>
      </vt:variant>
      <vt:variant>
        <vt:lpwstr/>
      </vt:variant>
      <vt:variant>
        <vt:i4>4587528</vt:i4>
      </vt:variant>
      <vt:variant>
        <vt:i4>2664</vt:i4>
      </vt:variant>
      <vt:variant>
        <vt:i4>0</vt:i4>
      </vt:variant>
      <vt:variant>
        <vt:i4>5</vt:i4>
      </vt:variant>
      <vt:variant>
        <vt:lpwstr>../Docs/R1-136013.zip</vt:lpwstr>
      </vt:variant>
      <vt:variant>
        <vt:lpwstr/>
      </vt:variant>
      <vt:variant>
        <vt:i4>4456451</vt:i4>
      </vt:variant>
      <vt:variant>
        <vt:i4>2661</vt:i4>
      </vt:variant>
      <vt:variant>
        <vt:i4>0</vt:i4>
      </vt:variant>
      <vt:variant>
        <vt:i4>5</vt:i4>
      </vt:variant>
      <vt:variant>
        <vt:lpwstr>../Docs/R1-136038.zip</vt:lpwstr>
      </vt:variant>
      <vt:variant>
        <vt:lpwstr/>
      </vt:variant>
      <vt:variant>
        <vt:i4>4259850</vt:i4>
      </vt:variant>
      <vt:variant>
        <vt:i4>2658</vt:i4>
      </vt:variant>
      <vt:variant>
        <vt:i4>0</vt:i4>
      </vt:variant>
      <vt:variant>
        <vt:i4>5</vt:i4>
      </vt:variant>
      <vt:variant>
        <vt:lpwstr>../Docs/R1-135958.zip</vt:lpwstr>
      </vt:variant>
      <vt:variant>
        <vt:lpwstr/>
      </vt:variant>
      <vt:variant>
        <vt:i4>4653065</vt:i4>
      </vt:variant>
      <vt:variant>
        <vt:i4>2655</vt:i4>
      </vt:variant>
      <vt:variant>
        <vt:i4>0</vt:i4>
      </vt:variant>
      <vt:variant>
        <vt:i4>5</vt:i4>
      </vt:variant>
      <vt:variant>
        <vt:lpwstr>../Docs/R1-135032.zip</vt:lpwstr>
      </vt:variant>
      <vt:variant>
        <vt:lpwstr/>
      </vt:variant>
      <vt:variant>
        <vt:i4>4259850</vt:i4>
      </vt:variant>
      <vt:variant>
        <vt:i4>2652</vt:i4>
      </vt:variant>
      <vt:variant>
        <vt:i4>0</vt:i4>
      </vt:variant>
      <vt:variant>
        <vt:i4>5</vt:i4>
      </vt:variant>
      <vt:variant>
        <vt:lpwstr>../Docs/R1-135657.zip</vt:lpwstr>
      </vt:variant>
      <vt:variant>
        <vt:lpwstr/>
      </vt:variant>
      <vt:variant>
        <vt:i4>4980749</vt:i4>
      </vt:variant>
      <vt:variant>
        <vt:i4>2649</vt:i4>
      </vt:variant>
      <vt:variant>
        <vt:i4>0</vt:i4>
      </vt:variant>
      <vt:variant>
        <vt:i4>5</vt:i4>
      </vt:variant>
      <vt:variant>
        <vt:lpwstr>../Docs/R1-135583.zip</vt:lpwstr>
      </vt:variant>
      <vt:variant>
        <vt:lpwstr/>
      </vt:variant>
      <vt:variant>
        <vt:i4>4390915</vt:i4>
      </vt:variant>
      <vt:variant>
        <vt:i4>2646</vt:i4>
      </vt:variant>
      <vt:variant>
        <vt:i4>0</vt:i4>
      </vt:variant>
      <vt:variant>
        <vt:i4>5</vt:i4>
      </vt:variant>
      <vt:variant>
        <vt:lpwstr>../Docs/R1-135078.zip</vt:lpwstr>
      </vt:variant>
      <vt:variant>
        <vt:lpwstr/>
      </vt:variant>
      <vt:variant>
        <vt:i4>2228236</vt:i4>
      </vt:variant>
      <vt:variant>
        <vt:i4>2643</vt:i4>
      </vt:variant>
      <vt:variant>
        <vt:i4>0</vt:i4>
      </vt:variant>
      <vt:variant>
        <vt:i4>5</vt:i4>
      </vt:variant>
      <vt:variant>
        <vt:lpwstr>http://www.3gpp.org/ftp/tsg_ran/TSG_RAN/TSGR_61/Docs/RP-131373.zip</vt:lpwstr>
      </vt:variant>
      <vt:variant>
        <vt:lpwstr/>
      </vt:variant>
      <vt:variant>
        <vt:i4>2228226</vt:i4>
      </vt:variant>
      <vt:variant>
        <vt:i4>2640</vt:i4>
      </vt:variant>
      <vt:variant>
        <vt:i4>0</vt:i4>
      </vt:variant>
      <vt:variant>
        <vt:i4>5</vt:i4>
      </vt:variant>
      <vt:variant>
        <vt:lpwstr>http://www.3gpp.org/ftp/tsg_ran/TSG_RAN/TSGR_58/Docs/RP-122032.zip</vt:lpwstr>
      </vt:variant>
      <vt:variant>
        <vt:lpwstr/>
      </vt:variant>
      <vt:variant>
        <vt:i4>4456450</vt:i4>
      </vt:variant>
      <vt:variant>
        <vt:i4>2637</vt:i4>
      </vt:variant>
      <vt:variant>
        <vt:i4>0</vt:i4>
      </vt:variant>
      <vt:variant>
        <vt:i4>5</vt:i4>
      </vt:variant>
      <vt:variant>
        <vt:lpwstr>../Docs/R1-135801.zip</vt:lpwstr>
      </vt:variant>
      <vt:variant>
        <vt:lpwstr/>
      </vt:variant>
      <vt:variant>
        <vt:i4>4980748</vt:i4>
      </vt:variant>
      <vt:variant>
        <vt:i4>2634</vt:i4>
      </vt:variant>
      <vt:variant>
        <vt:i4>0</vt:i4>
      </vt:variant>
      <vt:variant>
        <vt:i4>5</vt:i4>
      </vt:variant>
      <vt:variant>
        <vt:lpwstr>../Docs/R1-135582.zip</vt:lpwstr>
      </vt:variant>
      <vt:variant>
        <vt:lpwstr/>
      </vt:variant>
      <vt:variant>
        <vt:i4>4390927</vt:i4>
      </vt:variant>
      <vt:variant>
        <vt:i4>2631</vt:i4>
      </vt:variant>
      <vt:variant>
        <vt:i4>0</vt:i4>
      </vt:variant>
      <vt:variant>
        <vt:i4>5</vt:i4>
      </vt:variant>
      <vt:variant>
        <vt:lpwstr>../Docs/R1-135470.zip</vt:lpwstr>
      </vt:variant>
      <vt:variant>
        <vt:lpwstr/>
      </vt:variant>
      <vt:variant>
        <vt:i4>4390924</vt:i4>
      </vt:variant>
      <vt:variant>
        <vt:i4>2628</vt:i4>
      </vt:variant>
      <vt:variant>
        <vt:i4>0</vt:i4>
      </vt:variant>
      <vt:variant>
        <vt:i4>5</vt:i4>
      </vt:variant>
      <vt:variant>
        <vt:lpwstr>../Docs/R1-135077.zip</vt:lpwstr>
      </vt:variant>
      <vt:variant>
        <vt:lpwstr/>
      </vt:variant>
      <vt:variant>
        <vt:i4>4653066</vt:i4>
      </vt:variant>
      <vt:variant>
        <vt:i4>2625</vt:i4>
      </vt:variant>
      <vt:variant>
        <vt:i4>0</vt:i4>
      </vt:variant>
      <vt:variant>
        <vt:i4>5</vt:i4>
      </vt:variant>
      <vt:variant>
        <vt:lpwstr>../Docs/R1-135031.zip</vt:lpwstr>
      </vt:variant>
      <vt:variant>
        <vt:lpwstr/>
      </vt:variant>
      <vt:variant>
        <vt:i4>4653067</vt:i4>
      </vt:variant>
      <vt:variant>
        <vt:i4>2622</vt:i4>
      </vt:variant>
      <vt:variant>
        <vt:i4>0</vt:i4>
      </vt:variant>
      <vt:variant>
        <vt:i4>5</vt:i4>
      </vt:variant>
      <vt:variant>
        <vt:lpwstr>../Docs/R1-135030.zip</vt:lpwstr>
      </vt:variant>
      <vt:variant>
        <vt:lpwstr/>
      </vt:variant>
      <vt:variant>
        <vt:i4>4521995</vt:i4>
      </vt:variant>
      <vt:variant>
        <vt:i4>2619</vt:i4>
      </vt:variant>
      <vt:variant>
        <vt:i4>0</vt:i4>
      </vt:variant>
      <vt:variant>
        <vt:i4>5</vt:i4>
      </vt:variant>
      <vt:variant>
        <vt:lpwstr>../Docs/R1-135919.zip</vt:lpwstr>
      </vt:variant>
      <vt:variant>
        <vt:lpwstr/>
      </vt:variant>
      <vt:variant>
        <vt:i4>4521995</vt:i4>
      </vt:variant>
      <vt:variant>
        <vt:i4>2616</vt:i4>
      </vt:variant>
      <vt:variant>
        <vt:i4>0</vt:i4>
      </vt:variant>
      <vt:variant>
        <vt:i4>5</vt:i4>
      </vt:variant>
      <vt:variant>
        <vt:lpwstr>../Docs/R1-135919.zip</vt:lpwstr>
      </vt:variant>
      <vt:variant>
        <vt:lpwstr/>
      </vt:variant>
      <vt:variant>
        <vt:i4>4521984</vt:i4>
      </vt:variant>
      <vt:variant>
        <vt:i4>2613</vt:i4>
      </vt:variant>
      <vt:variant>
        <vt:i4>0</vt:i4>
      </vt:variant>
      <vt:variant>
        <vt:i4>5</vt:i4>
      </vt:variant>
      <vt:variant>
        <vt:lpwstr>../Docs/R1-135912.zip</vt:lpwstr>
      </vt:variant>
      <vt:variant>
        <vt:lpwstr/>
      </vt:variant>
      <vt:variant>
        <vt:i4>4521994</vt:i4>
      </vt:variant>
      <vt:variant>
        <vt:i4>2610</vt:i4>
      </vt:variant>
      <vt:variant>
        <vt:i4>0</vt:i4>
      </vt:variant>
      <vt:variant>
        <vt:i4>5</vt:i4>
      </vt:variant>
      <vt:variant>
        <vt:lpwstr>../Docs/R1-135918.zip</vt:lpwstr>
      </vt:variant>
      <vt:variant>
        <vt:lpwstr/>
      </vt:variant>
      <vt:variant>
        <vt:i4>4521987</vt:i4>
      </vt:variant>
      <vt:variant>
        <vt:i4>2607</vt:i4>
      </vt:variant>
      <vt:variant>
        <vt:i4>0</vt:i4>
      </vt:variant>
      <vt:variant>
        <vt:i4>5</vt:i4>
      </vt:variant>
      <vt:variant>
        <vt:lpwstr>../Docs/R1-135911.zip</vt:lpwstr>
      </vt:variant>
      <vt:variant>
        <vt:lpwstr/>
      </vt:variant>
      <vt:variant>
        <vt:i4>4521984</vt:i4>
      </vt:variant>
      <vt:variant>
        <vt:i4>2604</vt:i4>
      </vt:variant>
      <vt:variant>
        <vt:i4>0</vt:i4>
      </vt:variant>
      <vt:variant>
        <vt:i4>5</vt:i4>
      </vt:variant>
      <vt:variant>
        <vt:lpwstr>../Docs/R1-135912.zip</vt:lpwstr>
      </vt:variant>
      <vt:variant>
        <vt:lpwstr/>
      </vt:variant>
      <vt:variant>
        <vt:i4>4521987</vt:i4>
      </vt:variant>
      <vt:variant>
        <vt:i4>2601</vt:i4>
      </vt:variant>
      <vt:variant>
        <vt:i4>0</vt:i4>
      </vt:variant>
      <vt:variant>
        <vt:i4>5</vt:i4>
      </vt:variant>
      <vt:variant>
        <vt:lpwstr>../Docs/R1-135911.zip</vt:lpwstr>
      </vt:variant>
      <vt:variant>
        <vt:lpwstr/>
      </vt:variant>
      <vt:variant>
        <vt:i4>4390922</vt:i4>
      </vt:variant>
      <vt:variant>
        <vt:i4>2598</vt:i4>
      </vt:variant>
      <vt:variant>
        <vt:i4>0</vt:i4>
      </vt:variant>
      <vt:variant>
        <vt:i4>5</vt:i4>
      </vt:variant>
      <vt:variant>
        <vt:lpwstr>../Docs/R1-135273.zip</vt:lpwstr>
      </vt:variant>
      <vt:variant>
        <vt:lpwstr/>
      </vt:variant>
      <vt:variant>
        <vt:i4>4456461</vt:i4>
      </vt:variant>
      <vt:variant>
        <vt:i4>2595</vt:i4>
      </vt:variant>
      <vt:variant>
        <vt:i4>0</vt:i4>
      </vt:variant>
      <vt:variant>
        <vt:i4>5</vt:i4>
      </vt:variant>
      <vt:variant>
        <vt:lpwstr>../Docs/R1-135305.zip</vt:lpwstr>
      </vt:variant>
      <vt:variant>
        <vt:lpwstr/>
      </vt:variant>
      <vt:variant>
        <vt:i4>4456460</vt:i4>
      </vt:variant>
      <vt:variant>
        <vt:i4>2592</vt:i4>
      </vt:variant>
      <vt:variant>
        <vt:i4>0</vt:i4>
      </vt:variant>
      <vt:variant>
        <vt:i4>5</vt:i4>
      </vt:variant>
      <vt:variant>
        <vt:lpwstr>../Docs/R1-135304.zip</vt:lpwstr>
      </vt:variant>
      <vt:variant>
        <vt:lpwstr/>
      </vt:variant>
      <vt:variant>
        <vt:i4>4325390</vt:i4>
      </vt:variant>
      <vt:variant>
        <vt:i4>2589</vt:i4>
      </vt:variant>
      <vt:variant>
        <vt:i4>0</vt:i4>
      </vt:variant>
      <vt:variant>
        <vt:i4>5</vt:i4>
      </vt:variant>
      <vt:variant>
        <vt:lpwstr>../Docs/R1-135164.zip</vt:lpwstr>
      </vt:variant>
      <vt:variant>
        <vt:lpwstr/>
      </vt:variant>
      <vt:variant>
        <vt:i4>4653066</vt:i4>
      </vt:variant>
      <vt:variant>
        <vt:i4>2586</vt:i4>
      </vt:variant>
      <vt:variant>
        <vt:i4>0</vt:i4>
      </vt:variant>
      <vt:variant>
        <vt:i4>5</vt:i4>
      </vt:variant>
      <vt:variant>
        <vt:lpwstr>../Docs/R1-135839.zip</vt:lpwstr>
      </vt:variant>
      <vt:variant>
        <vt:lpwstr/>
      </vt:variant>
      <vt:variant>
        <vt:i4>4325381</vt:i4>
      </vt:variant>
      <vt:variant>
        <vt:i4>2583</vt:i4>
      </vt:variant>
      <vt:variant>
        <vt:i4>0</vt:i4>
      </vt:variant>
      <vt:variant>
        <vt:i4>5</vt:i4>
      </vt:variant>
      <vt:variant>
        <vt:lpwstr>../Docs/R1-135668.zip</vt:lpwstr>
      </vt:variant>
      <vt:variant>
        <vt:lpwstr/>
      </vt:variant>
      <vt:variant>
        <vt:i4>4325386</vt:i4>
      </vt:variant>
      <vt:variant>
        <vt:i4>2580</vt:i4>
      </vt:variant>
      <vt:variant>
        <vt:i4>0</vt:i4>
      </vt:variant>
      <vt:variant>
        <vt:i4>5</vt:i4>
      </vt:variant>
      <vt:variant>
        <vt:lpwstr>../Docs/R1-135667.zip</vt:lpwstr>
      </vt:variant>
      <vt:variant>
        <vt:lpwstr/>
      </vt:variant>
      <vt:variant>
        <vt:i4>4456462</vt:i4>
      </vt:variant>
      <vt:variant>
        <vt:i4>2577</vt:i4>
      </vt:variant>
      <vt:variant>
        <vt:i4>0</vt:i4>
      </vt:variant>
      <vt:variant>
        <vt:i4>5</vt:i4>
      </vt:variant>
      <vt:variant>
        <vt:lpwstr>../Docs/R1-135207.zip</vt:lpwstr>
      </vt:variant>
      <vt:variant>
        <vt:lpwstr/>
      </vt:variant>
      <vt:variant>
        <vt:i4>4456459</vt:i4>
      </vt:variant>
      <vt:variant>
        <vt:i4>2574</vt:i4>
      </vt:variant>
      <vt:variant>
        <vt:i4>0</vt:i4>
      </vt:variant>
      <vt:variant>
        <vt:i4>5</vt:i4>
      </vt:variant>
      <vt:variant>
        <vt:lpwstr>../Docs/R1-136030.zip</vt:lpwstr>
      </vt:variant>
      <vt:variant>
        <vt:lpwstr/>
      </vt:variant>
      <vt:variant>
        <vt:i4>2621453</vt:i4>
      </vt:variant>
      <vt:variant>
        <vt:i4>2571</vt:i4>
      </vt:variant>
      <vt:variant>
        <vt:i4>0</vt:i4>
      </vt:variant>
      <vt:variant>
        <vt:i4>5</vt:i4>
      </vt:variant>
      <vt:variant>
        <vt:lpwstr>http://www.3gpp.org/ftp/tsg_ran/TSG_RAN/TSGR_61/Docs/RP-131369.zip</vt:lpwstr>
      </vt:variant>
      <vt:variant>
        <vt:lpwstr/>
      </vt:variant>
      <vt:variant>
        <vt:i4>4325390</vt:i4>
      </vt:variant>
      <vt:variant>
        <vt:i4>2568</vt:i4>
      </vt:variant>
      <vt:variant>
        <vt:i4>0</vt:i4>
      </vt:variant>
      <vt:variant>
        <vt:i4>5</vt:i4>
      </vt:variant>
      <vt:variant>
        <vt:lpwstr>../Docs/R1-136055.zip</vt:lpwstr>
      </vt:variant>
      <vt:variant>
        <vt:lpwstr/>
      </vt:variant>
      <vt:variant>
        <vt:i4>4521993</vt:i4>
      </vt:variant>
      <vt:variant>
        <vt:i4>2565</vt:i4>
      </vt:variant>
      <vt:variant>
        <vt:i4>0</vt:i4>
      </vt:variant>
      <vt:variant>
        <vt:i4>5</vt:i4>
      </vt:variant>
      <vt:variant>
        <vt:lpwstr>../Docs/R1-136022.zip</vt:lpwstr>
      </vt:variant>
      <vt:variant>
        <vt:lpwstr/>
      </vt:variant>
      <vt:variant>
        <vt:i4>4980737</vt:i4>
      </vt:variant>
      <vt:variant>
        <vt:i4>2562</vt:i4>
      </vt:variant>
      <vt:variant>
        <vt:i4>0</vt:i4>
      </vt:variant>
      <vt:variant>
        <vt:i4>5</vt:i4>
      </vt:variant>
      <vt:variant>
        <vt:lpwstr>../Docs/R1-135983.zip</vt:lpwstr>
      </vt:variant>
      <vt:variant>
        <vt:lpwstr/>
      </vt:variant>
      <vt:variant>
        <vt:i4>4980751</vt:i4>
      </vt:variant>
      <vt:variant>
        <vt:i4>2559</vt:i4>
      </vt:variant>
      <vt:variant>
        <vt:i4>0</vt:i4>
      </vt:variant>
      <vt:variant>
        <vt:i4>5</vt:i4>
      </vt:variant>
      <vt:variant>
        <vt:lpwstr>../Docs/R1-135581.zip</vt:lpwstr>
      </vt:variant>
      <vt:variant>
        <vt:lpwstr/>
      </vt:variant>
      <vt:variant>
        <vt:i4>4325382</vt:i4>
      </vt:variant>
      <vt:variant>
        <vt:i4>2556</vt:i4>
      </vt:variant>
      <vt:variant>
        <vt:i4>0</vt:i4>
      </vt:variant>
      <vt:variant>
        <vt:i4>5</vt:i4>
      </vt:variant>
      <vt:variant>
        <vt:lpwstr>../Docs/R1-135469.zip</vt:lpwstr>
      </vt:variant>
      <vt:variant>
        <vt:lpwstr/>
      </vt:variant>
      <vt:variant>
        <vt:i4>4194318</vt:i4>
      </vt:variant>
      <vt:variant>
        <vt:i4>2553</vt:i4>
      </vt:variant>
      <vt:variant>
        <vt:i4>0</vt:i4>
      </vt:variant>
      <vt:variant>
        <vt:i4>5</vt:i4>
      </vt:variant>
      <vt:variant>
        <vt:lpwstr>../Docs/R1-135346.zip</vt:lpwstr>
      </vt:variant>
      <vt:variant>
        <vt:lpwstr/>
      </vt:variant>
      <vt:variant>
        <vt:i4>4980746</vt:i4>
      </vt:variant>
      <vt:variant>
        <vt:i4>2550</vt:i4>
      </vt:variant>
      <vt:variant>
        <vt:i4>0</vt:i4>
      </vt:variant>
      <vt:variant>
        <vt:i4>5</vt:i4>
      </vt:variant>
      <vt:variant>
        <vt:lpwstr>../Docs/R1-135283.zip</vt:lpwstr>
      </vt:variant>
      <vt:variant>
        <vt:lpwstr/>
      </vt:variant>
      <vt:variant>
        <vt:i4>4325385</vt:i4>
      </vt:variant>
      <vt:variant>
        <vt:i4>2547</vt:i4>
      </vt:variant>
      <vt:variant>
        <vt:i4>0</vt:i4>
      </vt:variant>
      <vt:variant>
        <vt:i4>5</vt:i4>
      </vt:variant>
      <vt:variant>
        <vt:lpwstr>../Docs/R1-135163.zip</vt:lpwstr>
      </vt:variant>
      <vt:variant>
        <vt:lpwstr/>
      </vt:variant>
      <vt:variant>
        <vt:i4>4587522</vt:i4>
      </vt:variant>
      <vt:variant>
        <vt:i4>2544</vt:i4>
      </vt:variant>
      <vt:variant>
        <vt:i4>0</vt:i4>
      </vt:variant>
      <vt:variant>
        <vt:i4>5</vt:i4>
      </vt:variant>
      <vt:variant>
        <vt:lpwstr>../Docs/R1-135029.zip</vt:lpwstr>
      </vt:variant>
      <vt:variant>
        <vt:lpwstr/>
      </vt:variant>
      <vt:variant>
        <vt:i4>4980738</vt:i4>
      </vt:variant>
      <vt:variant>
        <vt:i4>2541</vt:i4>
      </vt:variant>
      <vt:variant>
        <vt:i4>0</vt:i4>
      </vt:variant>
      <vt:variant>
        <vt:i4>5</vt:i4>
      </vt:variant>
      <vt:variant>
        <vt:lpwstr>../Docs/R1-135980.zip</vt:lpwstr>
      </vt:variant>
      <vt:variant>
        <vt:lpwstr/>
      </vt:variant>
      <vt:variant>
        <vt:i4>4390916</vt:i4>
      </vt:variant>
      <vt:variant>
        <vt:i4>2538</vt:i4>
      </vt:variant>
      <vt:variant>
        <vt:i4>0</vt:i4>
      </vt:variant>
      <vt:variant>
        <vt:i4>5</vt:i4>
      </vt:variant>
      <vt:variant>
        <vt:lpwstr>../Docs/R1-135976.zip</vt:lpwstr>
      </vt:variant>
      <vt:variant>
        <vt:lpwstr/>
      </vt:variant>
      <vt:variant>
        <vt:i4>4390927</vt:i4>
      </vt:variant>
      <vt:variant>
        <vt:i4>2535</vt:i4>
      </vt:variant>
      <vt:variant>
        <vt:i4>0</vt:i4>
      </vt:variant>
      <vt:variant>
        <vt:i4>5</vt:i4>
      </vt:variant>
      <vt:variant>
        <vt:lpwstr>../Docs/R1-135672.zip</vt:lpwstr>
      </vt:variant>
      <vt:variant>
        <vt:lpwstr/>
      </vt:variant>
      <vt:variant>
        <vt:i4>4259849</vt:i4>
      </vt:variant>
      <vt:variant>
        <vt:i4>2532</vt:i4>
      </vt:variant>
      <vt:variant>
        <vt:i4>0</vt:i4>
      </vt:variant>
      <vt:variant>
        <vt:i4>5</vt:i4>
      </vt:variant>
      <vt:variant>
        <vt:lpwstr>../Docs/R1-135654.zip</vt:lpwstr>
      </vt:variant>
      <vt:variant>
        <vt:lpwstr/>
      </vt:variant>
      <vt:variant>
        <vt:i4>4653071</vt:i4>
      </vt:variant>
      <vt:variant>
        <vt:i4>2529</vt:i4>
      </vt:variant>
      <vt:variant>
        <vt:i4>0</vt:i4>
      </vt:variant>
      <vt:variant>
        <vt:i4>5</vt:i4>
      </vt:variant>
      <vt:variant>
        <vt:lpwstr>../Docs/R1-135632.zip</vt:lpwstr>
      </vt:variant>
      <vt:variant>
        <vt:lpwstr/>
      </vt:variant>
      <vt:variant>
        <vt:i4>4980750</vt:i4>
      </vt:variant>
      <vt:variant>
        <vt:i4>2526</vt:i4>
      </vt:variant>
      <vt:variant>
        <vt:i4>0</vt:i4>
      </vt:variant>
      <vt:variant>
        <vt:i4>5</vt:i4>
      </vt:variant>
      <vt:variant>
        <vt:lpwstr>../Docs/R1-135580.zip</vt:lpwstr>
      </vt:variant>
      <vt:variant>
        <vt:lpwstr/>
      </vt:variant>
      <vt:variant>
        <vt:i4>4456461</vt:i4>
      </vt:variant>
      <vt:variant>
        <vt:i4>2523</vt:i4>
      </vt:variant>
      <vt:variant>
        <vt:i4>0</vt:i4>
      </vt:variant>
      <vt:variant>
        <vt:i4>5</vt:i4>
      </vt:variant>
      <vt:variant>
        <vt:lpwstr>../Docs/R1-135503.zip</vt:lpwstr>
      </vt:variant>
      <vt:variant>
        <vt:lpwstr/>
      </vt:variant>
      <vt:variant>
        <vt:i4>4325383</vt:i4>
      </vt:variant>
      <vt:variant>
        <vt:i4>2520</vt:i4>
      </vt:variant>
      <vt:variant>
        <vt:i4>0</vt:i4>
      </vt:variant>
      <vt:variant>
        <vt:i4>5</vt:i4>
      </vt:variant>
      <vt:variant>
        <vt:lpwstr>../Docs/R1-135468.zip</vt:lpwstr>
      </vt:variant>
      <vt:variant>
        <vt:lpwstr/>
      </vt:variant>
      <vt:variant>
        <vt:i4>4456459</vt:i4>
      </vt:variant>
      <vt:variant>
        <vt:i4>2517</vt:i4>
      </vt:variant>
      <vt:variant>
        <vt:i4>0</vt:i4>
      </vt:variant>
      <vt:variant>
        <vt:i4>5</vt:i4>
      </vt:variant>
      <vt:variant>
        <vt:lpwstr>../Docs/R1-135303.zip</vt:lpwstr>
      </vt:variant>
      <vt:variant>
        <vt:lpwstr/>
      </vt:variant>
      <vt:variant>
        <vt:i4>4325384</vt:i4>
      </vt:variant>
      <vt:variant>
        <vt:i4>2514</vt:i4>
      </vt:variant>
      <vt:variant>
        <vt:i4>0</vt:i4>
      </vt:variant>
      <vt:variant>
        <vt:i4>5</vt:i4>
      </vt:variant>
      <vt:variant>
        <vt:lpwstr>../Docs/R1-135261.zip</vt:lpwstr>
      </vt:variant>
      <vt:variant>
        <vt:lpwstr/>
      </vt:variant>
      <vt:variant>
        <vt:i4>4325385</vt:i4>
      </vt:variant>
      <vt:variant>
        <vt:i4>2511</vt:i4>
      </vt:variant>
      <vt:variant>
        <vt:i4>0</vt:i4>
      </vt:variant>
      <vt:variant>
        <vt:i4>5</vt:i4>
      </vt:variant>
      <vt:variant>
        <vt:lpwstr>../Docs/R1-135260.zip</vt:lpwstr>
      </vt:variant>
      <vt:variant>
        <vt:lpwstr/>
      </vt:variant>
      <vt:variant>
        <vt:i4>4456463</vt:i4>
      </vt:variant>
      <vt:variant>
        <vt:i4>2508</vt:i4>
      </vt:variant>
      <vt:variant>
        <vt:i4>0</vt:i4>
      </vt:variant>
      <vt:variant>
        <vt:i4>5</vt:i4>
      </vt:variant>
      <vt:variant>
        <vt:lpwstr>../Docs/R1-135206.zip</vt:lpwstr>
      </vt:variant>
      <vt:variant>
        <vt:lpwstr/>
      </vt:variant>
      <vt:variant>
        <vt:i4>4325384</vt:i4>
      </vt:variant>
      <vt:variant>
        <vt:i4>2505</vt:i4>
      </vt:variant>
      <vt:variant>
        <vt:i4>0</vt:i4>
      </vt:variant>
      <vt:variant>
        <vt:i4>5</vt:i4>
      </vt:variant>
      <vt:variant>
        <vt:lpwstr>../Docs/R1-135162.zip</vt:lpwstr>
      </vt:variant>
      <vt:variant>
        <vt:lpwstr/>
      </vt:variant>
      <vt:variant>
        <vt:i4>4456450</vt:i4>
      </vt:variant>
      <vt:variant>
        <vt:i4>2502</vt:i4>
      </vt:variant>
      <vt:variant>
        <vt:i4>0</vt:i4>
      </vt:variant>
      <vt:variant>
        <vt:i4>5</vt:i4>
      </vt:variant>
      <vt:variant>
        <vt:lpwstr>../Docs/R1-135108.zip</vt:lpwstr>
      </vt:variant>
      <vt:variant>
        <vt:lpwstr/>
      </vt:variant>
      <vt:variant>
        <vt:i4>4390925</vt:i4>
      </vt:variant>
      <vt:variant>
        <vt:i4>2499</vt:i4>
      </vt:variant>
      <vt:variant>
        <vt:i4>0</vt:i4>
      </vt:variant>
      <vt:variant>
        <vt:i4>5</vt:i4>
      </vt:variant>
      <vt:variant>
        <vt:lpwstr>../Docs/R1-135076.zip</vt:lpwstr>
      </vt:variant>
      <vt:variant>
        <vt:lpwstr/>
      </vt:variant>
      <vt:variant>
        <vt:i4>4587523</vt:i4>
      </vt:variant>
      <vt:variant>
        <vt:i4>2496</vt:i4>
      </vt:variant>
      <vt:variant>
        <vt:i4>0</vt:i4>
      </vt:variant>
      <vt:variant>
        <vt:i4>5</vt:i4>
      </vt:variant>
      <vt:variant>
        <vt:lpwstr>../Docs/R1-135028.zip</vt:lpwstr>
      </vt:variant>
      <vt:variant>
        <vt:lpwstr/>
      </vt:variant>
      <vt:variant>
        <vt:i4>4259854</vt:i4>
      </vt:variant>
      <vt:variant>
        <vt:i4>2493</vt:i4>
      </vt:variant>
      <vt:variant>
        <vt:i4>0</vt:i4>
      </vt:variant>
      <vt:variant>
        <vt:i4>5</vt:i4>
      </vt:variant>
      <vt:variant>
        <vt:lpwstr>../Docs/R1-135653.zip</vt:lpwstr>
      </vt:variant>
      <vt:variant>
        <vt:lpwstr/>
      </vt:variant>
      <vt:variant>
        <vt:i4>4390927</vt:i4>
      </vt:variant>
      <vt:variant>
        <vt:i4>2490</vt:i4>
      </vt:variant>
      <vt:variant>
        <vt:i4>0</vt:i4>
      </vt:variant>
      <vt:variant>
        <vt:i4>5</vt:i4>
      </vt:variant>
      <vt:variant>
        <vt:lpwstr>../Docs/R1-134561.zip</vt:lpwstr>
      </vt:variant>
      <vt:variant>
        <vt:lpwstr/>
      </vt:variant>
      <vt:variant>
        <vt:i4>4456463</vt:i4>
      </vt:variant>
      <vt:variant>
        <vt:i4>2487</vt:i4>
      </vt:variant>
      <vt:variant>
        <vt:i4>0</vt:i4>
      </vt:variant>
      <vt:variant>
        <vt:i4>5</vt:i4>
      </vt:variant>
      <vt:variant>
        <vt:lpwstr>../Docs/R1-135602.zip</vt:lpwstr>
      </vt:variant>
      <vt:variant>
        <vt:lpwstr/>
      </vt:variant>
      <vt:variant>
        <vt:i4>4390919</vt:i4>
      </vt:variant>
      <vt:variant>
        <vt:i4>2484</vt:i4>
      </vt:variant>
      <vt:variant>
        <vt:i4>0</vt:i4>
      </vt:variant>
      <vt:variant>
        <vt:i4>5</vt:i4>
      </vt:variant>
      <vt:variant>
        <vt:lpwstr>../Docs/R1-135579.zip</vt:lpwstr>
      </vt:variant>
      <vt:variant>
        <vt:lpwstr/>
      </vt:variant>
      <vt:variant>
        <vt:i4>4325384</vt:i4>
      </vt:variant>
      <vt:variant>
        <vt:i4>2481</vt:i4>
      </vt:variant>
      <vt:variant>
        <vt:i4>0</vt:i4>
      </vt:variant>
      <vt:variant>
        <vt:i4>5</vt:i4>
      </vt:variant>
      <vt:variant>
        <vt:lpwstr>../Docs/R1-135467.zip</vt:lpwstr>
      </vt:variant>
      <vt:variant>
        <vt:lpwstr/>
      </vt:variant>
      <vt:variant>
        <vt:i4>4194319</vt:i4>
      </vt:variant>
      <vt:variant>
        <vt:i4>2478</vt:i4>
      </vt:variant>
      <vt:variant>
        <vt:i4>0</vt:i4>
      </vt:variant>
      <vt:variant>
        <vt:i4>5</vt:i4>
      </vt:variant>
      <vt:variant>
        <vt:lpwstr>../Docs/R1-135347.zip</vt:lpwstr>
      </vt:variant>
      <vt:variant>
        <vt:lpwstr/>
      </vt:variant>
      <vt:variant>
        <vt:i4>4456458</vt:i4>
      </vt:variant>
      <vt:variant>
        <vt:i4>2475</vt:i4>
      </vt:variant>
      <vt:variant>
        <vt:i4>0</vt:i4>
      </vt:variant>
      <vt:variant>
        <vt:i4>5</vt:i4>
      </vt:variant>
      <vt:variant>
        <vt:lpwstr>../Docs/R1-135302.zip</vt:lpwstr>
      </vt:variant>
      <vt:variant>
        <vt:lpwstr/>
      </vt:variant>
      <vt:variant>
        <vt:i4>4980747</vt:i4>
      </vt:variant>
      <vt:variant>
        <vt:i4>2472</vt:i4>
      </vt:variant>
      <vt:variant>
        <vt:i4>0</vt:i4>
      </vt:variant>
      <vt:variant>
        <vt:i4>5</vt:i4>
      </vt:variant>
      <vt:variant>
        <vt:lpwstr>../Docs/R1-135282.zip</vt:lpwstr>
      </vt:variant>
      <vt:variant>
        <vt:lpwstr/>
      </vt:variant>
      <vt:variant>
        <vt:i4>4456460</vt:i4>
      </vt:variant>
      <vt:variant>
        <vt:i4>2469</vt:i4>
      </vt:variant>
      <vt:variant>
        <vt:i4>0</vt:i4>
      </vt:variant>
      <vt:variant>
        <vt:i4>5</vt:i4>
      </vt:variant>
      <vt:variant>
        <vt:lpwstr>../Docs/R1-135205.zip</vt:lpwstr>
      </vt:variant>
      <vt:variant>
        <vt:lpwstr/>
      </vt:variant>
      <vt:variant>
        <vt:i4>4325387</vt:i4>
      </vt:variant>
      <vt:variant>
        <vt:i4>2466</vt:i4>
      </vt:variant>
      <vt:variant>
        <vt:i4>0</vt:i4>
      </vt:variant>
      <vt:variant>
        <vt:i4>5</vt:i4>
      </vt:variant>
      <vt:variant>
        <vt:lpwstr>../Docs/R1-135161.zip</vt:lpwstr>
      </vt:variant>
      <vt:variant>
        <vt:lpwstr/>
      </vt:variant>
      <vt:variant>
        <vt:i4>4653068</vt:i4>
      </vt:variant>
      <vt:variant>
        <vt:i4>2463</vt:i4>
      </vt:variant>
      <vt:variant>
        <vt:i4>0</vt:i4>
      </vt:variant>
      <vt:variant>
        <vt:i4>5</vt:i4>
      </vt:variant>
      <vt:variant>
        <vt:lpwstr>../Docs/R1-135136.zip</vt:lpwstr>
      </vt:variant>
      <vt:variant>
        <vt:lpwstr/>
      </vt:variant>
      <vt:variant>
        <vt:i4>4456461</vt:i4>
      </vt:variant>
      <vt:variant>
        <vt:i4>2460</vt:i4>
      </vt:variant>
      <vt:variant>
        <vt:i4>0</vt:i4>
      </vt:variant>
      <vt:variant>
        <vt:i4>5</vt:i4>
      </vt:variant>
      <vt:variant>
        <vt:lpwstr>../Docs/R1-135107.zip</vt:lpwstr>
      </vt:variant>
      <vt:variant>
        <vt:lpwstr/>
      </vt:variant>
      <vt:variant>
        <vt:i4>4587532</vt:i4>
      </vt:variant>
      <vt:variant>
        <vt:i4>2457</vt:i4>
      </vt:variant>
      <vt:variant>
        <vt:i4>0</vt:i4>
      </vt:variant>
      <vt:variant>
        <vt:i4>5</vt:i4>
      </vt:variant>
      <vt:variant>
        <vt:lpwstr>../Docs/R1-135027.zip</vt:lpwstr>
      </vt:variant>
      <vt:variant>
        <vt:lpwstr/>
      </vt:variant>
      <vt:variant>
        <vt:i4>4980744</vt:i4>
      </vt:variant>
      <vt:variant>
        <vt:i4>2454</vt:i4>
      </vt:variant>
      <vt:variant>
        <vt:i4>0</vt:i4>
      </vt:variant>
      <vt:variant>
        <vt:i4>5</vt:i4>
      </vt:variant>
      <vt:variant>
        <vt:lpwstr>../Docs/R1-135281.zip</vt:lpwstr>
      </vt:variant>
      <vt:variant>
        <vt:lpwstr/>
      </vt:variant>
      <vt:variant>
        <vt:i4>4521986</vt:i4>
      </vt:variant>
      <vt:variant>
        <vt:i4>2451</vt:i4>
      </vt:variant>
      <vt:variant>
        <vt:i4>0</vt:i4>
      </vt:variant>
      <vt:variant>
        <vt:i4>5</vt:i4>
      </vt:variant>
      <vt:variant>
        <vt:lpwstr>../Docs/R1-136029.zip</vt:lpwstr>
      </vt:variant>
      <vt:variant>
        <vt:lpwstr/>
      </vt:variant>
      <vt:variant>
        <vt:i4>2686984</vt:i4>
      </vt:variant>
      <vt:variant>
        <vt:i4>2448</vt:i4>
      </vt:variant>
      <vt:variant>
        <vt:i4>0</vt:i4>
      </vt:variant>
      <vt:variant>
        <vt:i4>5</vt:i4>
      </vt:variant>
      <vt:variant>
        <vt:lpwstr>http://www.3gpp.org/ftp/tsg_ran/TSG_RAN/TSGR_60/Docs/RP-130833.zip</vt:lpwstr>
      </vt:variant>
      <vt:variant>
        <vt:lpwstr/>
      </vt:variant>
      <vt:variant>
        <vt:i4>4653058</vt:i4>
      </vt:variant>
      <vt:variant>
        <vt:i4>2445</vt:i4>
      </vt:variant>
      <vt:variant>
        <vt:i4>0</vt:i4>
      </vt:variant>
      <vt:variant>
        <vt:i4>5</vt:i4>
      </vt:variant>
      <vt:variant>
        <vt:lpwstr>../Docs/R1-136009.zip</vt:lpwstr>
      </vt:variant>
      <vt:variant>
        <vt:lpwstr/>
      </vt:variant>
      <vt:variant>
        <vt:i4>4653064</vt:i4>
      </vt:variant>
      <vt:variant>
        <vt:i4>2439</vt:i4>
      </vt:variant>
      <vt:variant>
        <vt:i4>0</vt:i4>
      </vt:variant>
      <vt:variant>
        <vt:i4>5</vt:i4>
      </vt:variant>
      <vt:variant>
        <vt:lpwstr>../Docs/R1-136003.zip</vt:lpwstr>
      </vt:variant>
      <vt:variant>
        <vt:lpwstr/>
      </vt:variant>
      <vt:variant>
        <vt:i4>4259840</vt:i4>
      </vt:variant>
      <vt:variant>
        <vt:i4>2436</vt:i4>
      </vt:variant>
      <vt:variant>
        <vt:i4>0</vt:i4>
      </vt:variant>
      <vt:variant>
        <vt:i4>5</vt:i4>
      </vt:variant>
      <vt:variant>
        <vt:lpwstr>../Docs/R1-135259.zip</vt:lpwstr>
      </vt:variant>
      <vt:variant>
        <vt:lpwstr/>
      </vt:variant>
      <vt:variant>
        <vt:i4>4653062</vt:i4>
      </vt:variant>
      <vt:variant>
        <vt:i4>2433</vt:i4>
      </vt:variant>
      <vt:variant>
        <vt:i4>0</vt:i4>
      </vt:variant>
      <vt:variant>
        <vt:i4>5</vt:i4>
      </vt:variant>
      <vt:variant>
        <vt:lpwstr>../Docs/R1-135835.zip</vt:lpwstr>
      </vt:variant>
      <vt:variant>
        <vt:lpwstr/>
      </vt:variant>
      <vt:variant>
        <vt:i4>4194314</vt:i4>
      </vt:variant>
      <vt:variant>
        <vt:i4>2430</vt:i4>
      </vt:variant>
      <vt:variant>
        <vt:i4>0</vt:i4>
      </vt:variant>
      <vt:variant>
        <vt:i4>5</vt:i4>
      </vt:variant>
      <vt:variant>
        <vt:lpwstr>../Docs/R1-135243.zip</vt:lpwstr>
      </vt:variant>
      <vt:variant>
        <vt:lpwstr/>
      </vt:variant>
      <vt:variant>
        <vt:i4>4521984</vt:i4>
      </vt:variant>
      <vt:variant>
        <vt:i4>2427</vt:i4>
      </vt:variant>
      <vt:variant>
        <vt:i4>0</vt:i4>
      </vt:variant>
      <vt:variant>
        <vt:i4>5</vt:i4>
      </vt:variant>
      <vt:variant>
        <vt:lpwstr>../Docs/R1-135813.zip</vt:lpwstr>
      </vt:variant>
      <vt:variant>
        <vt:lpwstr/>
      </vt:variant>
      <vt:variant>
        <vt:i4>4390920</vt:i4>
      </vt:variant>
      <vt:variant>
        <vt:i4>2424</vt:i4>
      </vt:variant>
      <vt:variant>
        <vt:i4>0</vt:i4>
      </vt:variant>
      <vt:variant>
        <vt:i4>5</vt:i4>
      </vt:variant>
      <vt:variant>
        <vt:lpwstr>../Docs/R1-135774.zip</vt:lpwstr>
      </vt:variant>
      <vt:variant>
        <vt:lpwstr/>
      </vt:variant>
      <vt:variant>
        <vt:i4>4259855</vt:i4>
      </vt:variant>
      <vt:variant>
        <vt:i4>2421</vt:i4>
      </vt:variant>
      <vt:variant>
        <vt:i4>0</vt:i4>
      </vt:variant>
      <vt:variant>
        <vt:i4>5</vt:i4>
      </vt:variant>
      <vt:variant>
        <vt:lpwstr>../Docs/R1-135652.zip</vt:lpwstr>
      </vt:variant>
      <vt:variant>
        <vt:lpwstr/>
      </vt:variant>
      <vt:variant>
        <vt:i4>4259852</vt:i4>
      </vt:variant>
      <vt:variant>
        <vt:i4>2418</vt:i4>
      </vt:variant>
      <vt:variant>
        <vt:i4>0</vt:i4>
      </vt:variant>
      <vt:variant>
        <vt:i4>5</vt:i4>
      </vt:variant>
      <vt:variant>
        <vt:lpwstr>../Docs/R1-135651.zip</vt:lpwstr>
      </vt:variant>
      <vt:variant>
        <vt:lpwstr/>
      </vt:variant>
      <vt:variant>
        <vt:i4>4259853</vt:i4>
      </vt:variant>
      <vt:variant>
        <vt:i4>2415</vt:i4>
      </vt:variant>
      <vt:variant>
        <vt:i4>0</vt:i4>
      </vt:variant>
      <vt:variant>
        <vt:i4>5</vt:i4>
      </vt:variant>
      <vt:variant>
        <vt:lpwstr>../Docs/R1-135650.zip</vt:lpwstr>
      </vt:variant>
      <vt:variant>
        <vt:lpwstr/>
      </vt:variant>
      <vt:variant>
        <vt:i4>4194308</vt:i4>
      </vt:variant>
      <vt:variant>
        <vt:i4>2412</vt:i4>
      </vt:variant>
      <vt:variant>
        <vt:i4>0</vt:i4>
      </vt:variant>
      <vt:variant>
        <vt:i4>5</vt:i4>
      </vt:variant>
      <vt:variant>
        <vt:lpwstr>../Docs/R1-135649.zip</vt:lpwstr>
      </vt:variant>
      <vt:variant>
        <vt:lpwstr/>
      </vt:variant>
      <vt:variant>
        <vt:i4>4653069</vt:i4>
      </vt:variant>
      <vt:variant>
        <vt:i4>2409</vt:i4>
      </vt:variant>
      <vt:variant>
        <vt:i4>0</vt:i4>
      </vt:variant>
      <vt:variant>
        <vt:i4>5</vt:i4>
      </vt:variant>
      <vt:variant>
        <vt:lpwstr>../Docs/R1-135630.zip</vt:lpwstr>
      </vt:variant>
      <vt:variant>
        <vt:lpwstr/>
      </vt:variant>
      <vt:variant>
        <vt:i4>4587524</vt:i4>
      </vt:variant>
      <vt:variant>
        <vt:i4>2406</vt:i4>
      </vt:variant>
      <vt:variant>
        <vt:i4>0</vt:i4>
      </vt:variant>
      <vt:variant>
        <vt:i4>5</vt:i4>
      </vt:variant>
      <vt:variant>
        <vt:lpwstr>../Docs/R1-135629.zip</vt:lpwstr>
      </vt:variant>
      <vt:variant>
        <vt:lpwstr/>
      </vt:variant>
      <vt:variant>
        <vt:i4>4587525</vt:i4>
      </vt:variant>
      <vt:variant>
        <vt:i4>2403</vt:i4>
      </vt:variant>
      <vt:variant>
        <vt:i4>0</vt:i4>
      </vt:variant>
      <vt:variant>
        <vt:i4>5</vt:i4>
      </vt:variant>
      <vt:variant>
        <vt:lpwstr>../Docs/R1-135628.zip</vt:lpwstr>
      </vt:variant>
      <vt:variant>
        <vt:lpwstr/>
      </vt:variant>
      <vt:variant>
        <vt:i4>4521992</vt:i4>
      </vt:variant>
      <vt:variant>
        <vt:i4>2400</vt:i4>
      </vt:variant>
      <vt:variant>
        <vt:i4>0</vt:i4>
      </vt:variant>
      <vt:variant>
        <vt:i4>5</vt:i4>
      </vt:variant>
      <vt:variant>
        <vt:lpwstr>../Docs/R1-135615.zip</vt:lpwstr>
      </vt:variant>
      <vt:variant>
        <vt:lpwstr/>
      </vt:variant>
      <vt:variant>
        <vt:i4>4390918</vt:i4>
      </vt:variant>
      <vt:variant>
        <vt:i4>2397</vt:i4>
      </vt:variant>
      <vt:variant>
        <vt:i4>0</vt:i4>
      </vt:variant>
      <vt:variant>
        <vt:i4>5</vt:i4>
      </vt:variant>
      <vt:variant>
        <vt:lpwstr>../Docs/R1-135578.zip</vt:lpwstr>
      </vt:variant>
      <vt:variant>
        <vt:lpwstr/>
      </vt:variant>
      <vt:variant>
        <vt:i4>4259848</vt:i4>
      </vt:variant>
      <vt:variant>
        <vt:i4>2394</vt:i4>
      </vt:variant>
      <vt:variant>
        <vt:i4>0</vt:i4>
      </vt:variant>
      <vt:variant>
        <vt:i4>5</vt:i4>
      </vt:variant>
      <vt:variant>
        <vt:lpwstr>../Docs/R1-135556.zip</vt:lpwstr>
      </vt:variant>
      <vt:variant>
        <vt:lpwstr/>
      </vt:variant>
      <vt:variant>
        <vt:i4>4521996</vt:i4>
      </vt:variant>
      <vt:variant>
        <vt:i4>2391</vt:i4>
      </vt:variant>
      <vt:variant>
        <vt:i4>0</vt:i4>
      </vt:variant>
      <vt:variant>
        <vt:i4>5</vt:i4>
      </vt:variant>
      <vt:variant>
        <vt:lpwstr>../Docs/R1-135512.zip</vt:lpwstr>
      </vt:variant>
      <vt:variant>
        <vt:lpwstr/>
      </vt:variant>
      <vt:variant>
        <vt:i4>4325385</vt:i4>
      </vt:variant>
      <vt:variant>
        <vt:i4>2388</vt:i4>
      </vt:variant>
      <vt:variant>
        <vt:i4>0</vt:i4>
      </vt:variant>
      <vt:variant>
        <vt:i4>5</vt:i4>
      </vt:variant>
      <vt:variant>
        <vt:lpwstr>../Docs/R1-135466.zip</vt:lpwstr>
      </vt:variant>
      <vt:variant>
        <vt:lpwstr/>
      </vt:variant>
      <vt:variant>
        <vt:i4>4325386</vt:i4>
      </vt:variant>
      <vt:variant>
        <vt:i4>2385</vt:i4>
      </vt:variant>
      <vt:variant>
        <vt:i4>0</vt:i4>
      </vt:variant>
      <vt:variant>
        <vt:i4>5</vt:i4>
      </vt:variant>
      <vt:variant>
        <vt:lpwstr>../Docs/R1-135465.zip</vt:lpwstr>
      </vt:variant>
      <vt:variant>
        <vt:lpwstr/>
      </vt:variant>
      <vt:variant>
        <vt:i4>4325387</vt:i4>
      </vt:variant>
      <vt:variant>
        <vt:i4>2382</vt:i4>
      </vt:variant>
      <vt:variant>
        <vt:i4>0</vt:i4>
      </vt:variant>
      <vt:variant>
        <vt:i4>5</vt:i4>
      </vt:variant>
      <vt:variant>
        <vt:lpwstr>../Docs/R1-135464.zip</vt:lpwstr>
      </vt:variant>
      <vt:variant>
        <vt:lpwstr/>
      </vt:variant>
      <vt:variant>
        <vt:i4>4325388</vt:i4>
      </vt:variant>
      <vt:variant>
        <vt:i4>2379</vt:i4>
      </vt:variant>
      <vt:variant>
        <vt:i4>0</vt:i4>
      </vt:variant>
      <vt:variant>
        <vt:i4>5</vt:i4>
      </vt:variant>
      <vt:variant>
        <vt:lpwstr>../Docs/R1-135463.zip</vt:lpwstr>
      </vt:variant>
      <vt:variant>
        <vt:lpwstr/>
      </vt:variant>
      <vt:variant>
        <vt:i4>4194312</vt:i4>
      </vt:variant>
      <vt:variant>
        <vt:i4>2376</vt:i4>
      </vt:variant>
      <vt:variant>
        <vt:i4>0</vt:i4>
      </vt:variant>
      <vt:variant>
        <vt:i4>5</vt:i4>
      </vt:variant>
      <vt:variant>
        <vt:lpwstr>../Docs/R1-135447.zip</vt:lpwstr>
      </vt:variant>
      <vt:variant>
        <vt:lpwstr/>
      </vt:variant>
      <vt:variant>
        <vt:i4>4194316</vt:i4>
      </vt:variant>
      <vt:variant>
        <vt:i4>2373</vt:i4>
      </vt:variant>
      <vt:variant>
        <vt:i4>0</vt:i4>
      </vt:variant>
      <vt:variant>
        <vt:i4>5</vt:i4>
      </vt:variant>
      <vt:variant>
        <vt:lpwstr>../Docs/R1-135443.zip</vt:lpwstr>
      </vt:variant>
      <vt:variant>
        <vt:lpwstr/>
      </vt:variant>
      <vt:variant>
        <vt:i4>4194317</vt:i4>
      </vt:variant>
      <vt:variant>
        <vt:i4>2370</vt:i4>
      </vt:variant>
      <vt:variant>
        <vt:i4>0</vt:i4>
      </vt:variant>
      <vt:variant>
        <vt:i4>5</vt:i4>
      </vt:variant>
      <vt:variant>
        <vt:lpwstr>../Docs/R1-135442.zip</vt:lpwstr>
      </vt:variant>
      <vt:variant>
        <vt:lpwstr/>
      </vt:variant>
      <vt:variant>
        <vt:i4>4653071</vt:i4>
      </vt:variant>
      <vt:variant>
        <vt:i4>2367</vt:i4>
      </vt:variant>
      <vt:variant>
        <vt:i4>0</vt:i4>
      </vt:variant>
      <vt:variant>
        <vt:i4>5</vt:i4>
      </vt:variant>
      <vt:variant>
        <vt:lpwstr>../Docs/R1-135430.zip</vt:lpwstr>
      </vt:variant>
      <vt:variant>
        <vt:lpwstr/>
      </vt:variant>
      <vt:variant>
        <vt:i4>4587526</vt:i4>
      </vt:variant>
      <vt:variant>
        <vt:i4>2364</vt:i4>
      </vt:variant>
      <vt:variant>
        <vt:i4>0</vt:i4>
      </vt:variant>
      <vt:variant>
        <vt:i4>5</vt:i4>
      </vt:variant>
      <vt:variant>
        <vt:lpwstr>../Docs/R1-135429.zip</vt:lpwstr>
      </vt:variant>
      <vt:variant>
        <vt:lpwstr/>
      </vt:variant>
      <vt:variant>
        <vt:i4>4980747</vt:i4>
      </vt:variant>
      <vt:variant>
        <vt:i4>2361</vt:i4>
      </vt:variant>
      <vt:variant>
        <vt:i4>0</vt:i4>
      </vt:variant>
      <vt:variant>
        <vt:i4>5</vt:i4>
      </vt:variant>
      <vt:variant>
        <vt:lpwstr>../Docs/R1-135383.zip</vt:lpwstr>
      </vt:variant>
      <vt:variant>
        <vt:lpwstr/>
      </vt:variant>
      <vt:variant>
        <vt:i4>4194317</vt:i4>
      </vt:variant>
      <vt:variant>
        <vt:i4>2358</vt:i4>
      </vt:variant>
      <vt:variant>
        <vt:i4>0</vt:i4>
      </vt:variant>
      <vt:variant>
        <vt:i4>5</vt:i4>
      </vt:variant>
      <vt:variant>
        <vt:lpwstr>../Docs/R1-135345.zip</vt:lpwstr>
      </vt:variant>
      <vt:variant>
        <vt:lpwstr/>
      </vt:variant>
      <vt:variant>
        <vt:i4>4194316</vt:i4>
      </vt:variant>
      <vt:variant>
        <vt:i4>2355</vt:i4>
      </vt:variant>
      <vt:variant>
        <vt:i4>0</vt:i4>
      </vt:variant>
      <vt:variant>
        <vt:i4>5</vt:i4>
      </vt:variant>
      <vt:variant>
        <vt:lpwstr>../Docs/R1-135344.zip</vt:lpwstr>
      </vt:variant>
      <vt:variant>
        <vt:lpwstr/>
      </vt:variant>
      <vt:variant>
        <vt:i4>4194315</vt:i4>
      </vt:variant>
      <vt:variant>
        <vt:i4>2352</vt:i4>
      </vt:variant>
      <vt:variant>
        <vt:i4>0</vt:i4>
      </vt:variant>
      <vt:variant>
        <vt:i4>5</vt:i4>
      </vt:variant>
      <vt:variant>
        <vt:lpwstr>../Docs/R1-135343.zip</vt:lpwstr>
      </vt:variant>
      <vt:variant>
        <vt:lpwstr/>
      </vt:variant>
      <vt:variant>
        <vt:i4>4456457</vt:i4>
      </vt:variant>
      <vt:variant>
        <vt:i4>2349</vt:i4>
      </vt:variant>
      <vt:variant>
        <vt:i4>0</vt:i4>
      </vt:variant>
      <vt:variant>
        <vt:i4>5</vt:i4>
      </vt:variant>
      <vt:variant>
        <vt:lpwstr>../Docs/R1-135301.zip</vt:lpwstr>
      </vt:variant>
      <vt:variant>
        <vt:lpwstr/>
      </vt:variant>
      <vt:variant>
        <vt:i4>4390925</vt:i4>
      </vt:variant>
      <vt:variant>
        <vt:i4>2346</vt:i4>
      </vt:variant>
      <vt:variant>
        <vt:i4>0</vt:i4>
      </vt:variant>
      <vt:variant>
        <vt:i4>5</vt:i4>
      </vt:variant>
      <vt:variant>
        <vt:lpwstr>../Docs/R1-135274.zip</vt:lpwstr>
      </vt:variant>
      <vt:variant>
        <vt:lpwstr/>
      </vt:variant>
      <vt:variant>
        <vt:i4>4259841</vt:i4>
      </vt:variant>
      <vt:variant>
        <vt:i4>2343</vt:i4>
      </vt:variant>
      <vt:variant>
        <vt:i4>0</vt:i4>
      </vt:variant>
      <vt:variant>
        <vt:i4>5</vt:i4>
      </vt:variant>
      <vt:variant>
        <vt:lpwstr>../Docs/R1-135258.zip</vt:lpwstr>
      </vt:variant>
      <vt:variant>
        <vt:lpwstr/>
      </vt:variant>
      <vt:variant>
        <vt:i4>4456461</vt:i4>
      </vt:variant>
      <vt:variant>
        <vt:i4>2340</vt:i4>
      </vt:variant>
      <vt:variant>
        <vt:i4>0</vt:i4>
      </vt:variant>
      <vt:variant>
        <vt:i4>5</vt:i4>
      </vt:variant>
      <vt:variant>
        <vt:lpwstr>../Docs/R1-135204.zip</vt:lpwstr>
      </vt:variant>
      <vt:variant>
        <vt:lpwstr/>
      </vt:variant>
      <vt:variant>
        <vt:i4>4456458</vt:i4>
      </vt:variant>
      <vt:variant>
        <vt:i4>2337</vt:i4>
      </vt:variant>
      <vt:variant>
        <vt:i4>0</vt:i4>
      </vt:variant>
      <vt:variant>
        <vt:i4>5</vt:i4>
      </vt:variant>
      <vt:variant>
        <vt:lpwstr>../Docs/R1-135203.zip</vt:lpwstr>
      </vt:variant>
      <vt:variant>
        <vt:lpwstr/>
      </vt:variant>
      <vt:variant>
        <vt:i4>4456459</vt:i4>
      </vt:variant>
      <vt:variant>
        <vt:i4>2334</vt:i4>
      </vt:variant>
      <vt:variant>
        <vt:i4>0</vt:i4>
      </vt:variant>
      <vt:variant>
        <vt:i4>5</vt:i4>
      </vt:variant>
      <vt:variant>
        <vt:lpwstr>../Docs/R1-135202.zip</vt:lpwstr>
      </vt:variant>
      <vt:variant>
        <vt:lpwstr/>
      </vt:variant>
      <vt:variant>
        <vt:i4>4456456</vt:i4>
      </vt:variant>
      <vt:variant>
        <vt:i4>2331</vt:i4>
      </vt:variant>
      <vt:variant>
        <vt:i4>0</vt:i4>
      </vt:variant>
      <vt:variant>
        <vt:i4>5</vt:i4>
      </vt:variant>
      <vt:variant>
        <vt:lpwstr>../Docs/R1-135201.zip</vt:lpwstr>
      </vt:variant>
      <vt:variant>
        <vt:lpwstr/>
      </vt:variant>
      <vt:variant>
        <vt:i4>4325386</vt:i4>
      </vt:variant>
      <vt:variant>
        <vt:i4>2328</vt:i4>
      </vt:variant>
      <vt:variant>
        <vt:i4>0</vt:i4>
      </vt:variant>
      <vt:variant>
        <vt:i4>5</vt:i4>
      </vt:variant>
      <vt:variant>
        <vt:lpwstr>../Docs/R1-135160.zip</vt:lpwstr>
      </vt:variant>
      <vt:variant>
        <vt:lpwstr/>
      </vt:variant>
      <vt:variant>
        <vt:i4>4456460</vt:i4>
      </vt:variant>
      <vt:variant>
        <vt:i4>2325</vt:i4>
      </vt:variant>
      <vt:variant>
        <vt:i4>0</vt:i4>
      </vt:variant>
      <vt:variant>
        <vt:i4>5</vt:i4>
      </vt:variant>
      <vt:variant>
        <vt:lpwstr>../Docs/R1-135106.zip</vt:lpwstr>
      </vt:variant>
      <vt:variant>
        <vt:lpwstr/>
      </vt:variant>
      <vt:variant>
        <vt:i4>4390926</vt:i4>
      </vt:variant>
      <vt:variant>
        <vt:i4>2322</vt:i4>
      </vt:variant>
      <vt:variant>
        <vt:i4>0</vt:i4>
      </vt:variant>
      <vt:variant>
        <vt:i4>5</vt:i4>
      </vt:variant>
      <vt:variant>
        <vt:lpwstr>../Docs/R1-135075.zip</vt:lpwstr>
      </vt:variant>
      <vt:variant>
        <vt:lpwstr/>
      </vt:variant>
      <vt:variant>
        <vt:i4>4390927</vt:i4>
      </vt:variant>
      <vt:variant>
        <vt:i4>2319</vt:i4>
      </vt:variant>
      <vt:variant>
        <vt:i4>0</vt:i4>
      </vt:variant>
      <vt:variant>
        <vt:i4>5</vt:i4>
      </vt:variant>
      <vt:variant>
        <vt:lpwstr>../Docs/R1-135074.zip</vt:lpwstr>
      </vt:variant>
      <vt:variant>
        <vt:lpwstr/>
      </vt:variant>
      <vt:variant>
        <vt:i4>4390920</vt:i4>
      </vt:variant>
      <vt:variant>
        <vt:i4>2316</vt:i4>
      </vt:variant>
      <vt:variant>
        <vt:i4>0</vt:i4>
      </vt:variant>
      <vt:variant>
        <vt:i4>5</vt:i4>
      </vt:variant>
      <vt:variant>
        <vt:lpwstr>../Docs/R1-135073.zip</vt:lpwstr>
      </vt:variant>
      <vt:variant>
        <vt:lpwstr/>
      </vt:variant>
      <vt:variant>
        <vt:i4>4390921</vt:i4>
      </vt:variant>
      <vt:variant>
        <vt:i4>2313</vt:i4>
      </vt:variant>
      <vt:variant>
        <vt:i4>0</vt:i4>
      </vt:variant>
      <vt:variant>
        <vt:i4>5</vt:i4>
      </vt:variant>
      <vt:variant>
        <vt:lpwstr>../Docs/R1-135072.zip</vt:lpwstr>
      </vt:variant>
      <vt:variant>
        <vt:lpwstr/>
      </vt:variant>
      <vt:variant>
        <vt:i4>4390922</vt:i4>
      </vt:variant>
      <vt:variant>
        <vt:i4>2310</vt:i4>
      </vt:variant>
      <vt:variant>
        <vt:i4>0</vt:i4>
      </vt:variant>
      <vt:variant>
        <vt:i4>5</vt:i4>
      </vt:variant>
      <vt:variant>
        <vt:lpwstr>../Docs/R1-135071.zip</vt:lpwstr>
      </vt:variant>
      <vt:variant>
        <vt:lpwstr/>
      </vt:variant>
      <vt:variant>
        <vt:i4>4390923</vt:i4>
      </vt:variant>
      <vt:variant>
        <vt:i4>2307</vt:i4>
      </vt:variant>
      <vt:variant>
        <vt:i4>0</vt:i4>
      </vt:variant>
      <vt:variant>
        <vt:i4>5</vt:i4>
      </vt:variant>
      <vt:variant>
        <vt:lpwstr>../Docs/R1-135070.zip</vt:lpwstr>
      </vt:variant>
      <vt:variant>
        <vt:lpwstr/>
      </vt:variant>
      <vt:variant>
        <vt:i4>4587533</vt:i4>
      </vt:variant>
      <vt:variant>
        <vt:i4>2304</vt:i4>
      </vt:variant>
      <vt:variant>
        <vt:i4>0</vt:i4>
      </vt:variant>
      <vt:variant>
        <vt:i4>5</vt:i4>
      </vt:variant>
      <vt:variant>
        <vt:lpwstr>../Docs/R1-135026.zip</vt:lpwstr>
      </vt:variant>
      <vt:variant>
        <vt:lpwstr/>
      </vt:variant>
      <vt:variant>
        <vt:i4>4587534</vt:i4>
      </vt:variant>
      <vt:variant>
        <vt:i4>2301</vt:i4>
      </vt:variant>
      <vt:variant>
        <vt:i4>0</vt:i4>
      </vt:variant>
      <vt:variant>
        <vt:i4>5</vt:i4>
      </vt:variant>
      <vt:variant>
        <vt:lpwstr>../Docs/R1-135025.zip</vt:lpwstr>
      </vt:variant>
      <vt:variant>
        <vt:lpwstr/>
      </vt:variant>
      <vt:variant>
        <vt:i4>4587535</vt:i4>
      </vt:variant>
      <vt:variant>
        <vt:i4>2298</vt:i4>
      </vt:variant>
      <vt:variant>
        <vt:i4>0</vt:i4>
      </vt:variant>
      <vt:variant>
        <vt:i4>5</vt:i4>
      </vt:variant>
      <vt:variant>
        <vt:lpwstr>../Docs/R1-135024.zip</vt:lpwstr>
      </vt:variant>
      <vt:variant>
        <vt:lpwstr/>
      </vt:variant>
      <vt:variant>
        <vt:i4>4587528</vt:i4>
      </vt:variant>
      <vt:variant>
        <vt:i4>2295</vt:i4>
      </vt:variant>
      <vt:variant>
        <vt:i4>0</vt:i4>
      </vt:variant>
      <vt:variant>
        <vt:i4>5</vt:i4>
      </vt:variant>
      <vt:variant>
        <vt:lpwstr>../Docs/R1-135023.zip</vt:lpwstr>
      </vt:variant>
      <vt:variant>
        <vt:lpwstr/>
      </vt:variant>
      <vt:variant>
        <vt:i4>4521999</vt:i4>
      </vt:variant>
      <vt:variant>
        <vt:i4>2292</vt:i4>
      </vt:variant>
      <vt:variant>
        <vt:i4>0</vt:i4>
      </vt:variant>
      <vt:variant>
        <vt:i4>5</vt:i4>
      </vt:variant>
      <vt:variant>
        <vt:lpwstr>../Docs/R1-136024.zip</vt:lpwstr>
      </vt:variant>
      <vt:variant>
        <vt:lpwstr/>
      </vt:variant>
      <vt:variant>
        <vt:i4>4587535</vt:i4>
      </vt:variant>
      <vt:variant>
        <vt:i4>2289</vt:i4>
      </vt:variant>
      <vt:variant>
        <vt:i4>0</vt:i4>
      </vt:variant>
      <vt:variant>
        <vt:i4>5</vt:i4>
      </vt:variant>
      <vt:variant>
        <vt:lpwstr>../Docs/R1-136014.zip</vt:lpwstr>
      </vt:variant>
      <vt:variant>
        <vt:lpwstr/>
      </vt:variant>
      <vt:variant>
        <vt:i4>4456452</vt:i4>
      </vt:variant>
      <vt:variant>
        <vt:i4>2286</vt:i4>
      </vt:variant>
      <vt:variant>
        <vt:i4>0</vt:i4>
      </vt:variant>
      <vt:variant>
        <vt:i4>5</vt:i4>
      </vt:variant>
      <vt:variant>
        <vt:lpwstr>../Docs/R1-135906.zip</vt:lpwstr>
      </vt:variant>
      <vt:variant>
        <vt:lpwstr/>
      </vt:variant>
      <vt:variant>
        <vt:i4>4194307</vt:i4>
      </vt:variant>
      <vt:variant>
        <vt:i4>2283</vt:i4>
      </vt:variant>
      <vt:variant>
        <vt:i4>0</vt:i4>
      </vt:variant>
      <vt:variant>
        <vt:i4>5</vt:i4>
      </vt:variant>
      <vt:variant>
        <vt:lpwstr>../Docs/R1-135941.zip</vt:lpwstr>
      </vt:variant>
      <vt:variant>
        <vt:lpwstr/>
      </vt:variant>
      <vt:variant>
        <vt:i4>4456452</vt:i4>
      </vt:variant>
      <vt:variant>
        <vt:i4>2280</vt:i4>
      </vt:variant>
      <vt:variant>
        <vt:i4>0</vt:i4>
      </vt:variant>
      <vt:variant>
        <vt:i4>5</vt:i4>
      </vt:variant>
      <vt:variant>
        <vt:lpwstr>../Docs/R1-135906.zip</vt:lpwstr>
      </vt:variant>
      <vt:variant>
        <vt:lpwstr/>
      </vt:variant>
      <vt:variant>
        <vt:i4>4653057</vt:i4>
      </vt:variant>
      <vt:variant>
        <vt:i4>2277</vt:i4>
      </vt:variant>
      <vt:variant>
        <vt:i4>0</vt:i4>
      </vt:variant>
      <vt:variant>
        <vt:i4>5</vt:i4>
      </vt:variant>
      <vt:variant>
        <vt:lpwstr>../Docs/R1-135933.zip</vt:lpwstr>
      </vt:variant>
      <vt:variant>
        <vt:lpwstr/>
      </vt:variant>
      <vt:variant>
        <vt:i4>5046282</vt:i4>
      </vt:variant>
      <vt:variant>
        <vt:i4>2274</vt:i4>
      </vt:variant>
      <vt:variant>
        <vt:i4>0</vt:i4>
      </vt:variant>
      <vt:variant>
        <vt:i4>5</vt:i4>
      </vt:variant>
      <vt:variant>
        <vt:lpwstr>../Docs/R1-135899.zip</vt:lpwstr>
      </vt:variant>
      <vt:variant>
        <vt:lpwstr/>
      </vt:variant>
      <vt:variant>
        <vt:i4>4587532</vt:i4>
      </vt:variant>
      <vt:variant>
        <vt:i4>2271</vt:i4>
      </vt:variant>
      <vt:variant>
        <vt:i4>0</vt:i4>
      </vt:variant>
      <vt:variant>
        <vt:i4>5</vt:i4>
      </vt:variant>
      <vt:variant>
        <vt:lpwstr>../Docs/R1-136017.zip</vt:lpwstr>
      </vt:variant>
      <vt:variant>
        <vt:lpwstr/>
      </vt:variant>
      <vt:variant>
        <vt:i4>4587533</vt:i4>
      </vt:variant>
      <vt:variant>
        <vt:i4>2268</vt:i4>
      </vt:variant>
      <vt:variant>
        <vt:i4>0</vt:i4>
      </vt:variant>
      <vt:variant>
        <vt:i4>5</vt:i4>
      </vt:variant>
      <vt:variant>
        <vt:lpwstr>../Docs/R1-136016.zip</vt:lpwstr>
      </vt:variant>
      <vt:variant>
        <vt:lpwstr/>
      </vt:variant>
      <vt:variant>
        <vt:i4>4653058</vt:i4>
      </vt:variant>
      <vt:variant>
        <vt:i4>2265</vt:i4>
      </vt:variant>
      <vt:variant>
        <vt:i4>0</vt:i4>
      </vt:variant>
      <vt:variant>
        <vt:i4>5</vt:i4>
      </vt:variant>
      <vt:variant>
        <vt:lpwstr>../Docs/R1-136009.zip</vt:lpwstr>
      </vt:variant>
      <vt:variant>
        <vt:lpwstr/>
      </vt:variant>
      <vt:variant>
        <vt:i4>5046283</vt:i4>
      </vt:variant>
      <vt:variant>
        <vt:i4>2262</vt:i4>
      </vt:variant>
      <vt:variant>
        <vt:i4>0</vt:i4>
      </vt:variant>
      <vt:variant>
        <vt:i4>5</vt:i4>
      </vt:variant>
      <vt:variant>
        <vt:lpwstr>../Docs/R1-135898.zip</vt:lpwstr>
      </vt:variant>
      <vt:variant>
        <vt:lpwstr/>
      </vt:variant>
      <vt:variant>
        <vt:i4>4194305</vt:i4>
      </vt:variant>
      <vt:variant>
        <vt:i4>2259</vt:i4>
      </vt:variant>
      <vt:variant>
        <vt:i4>0</vt:i4>
      </vt:variant>
      <vt:variant>
        <vt:i4>5</vt:i4>
      </vt:variant>
      <vt:variant>
        <vt:lpwstr>../Docs/R1-135248.zip</vt:lpwstr>
      </vt:variant>
      <vt:variant>
        <vt:lpwstr/>
      </vt:variant>
      <vt:variant>
        <vt:i4>4521997</vt:i4>
      </vt:variant>
      <vt:variant>
        <vt:i4>2256</vt:i4>
      </vt:variant>
      <vt:variant>
        <vt:i4>0</vt:i4>
      </vt:variant>
      <vt:variant>
        <vt:i4>5</vt:i4>
      </vt:variant>
      <vt:variant>
        <vt:lpwstr>../Docs/R1-135513.zip</vt:lpwstr>
      </vt:variant>
      <vt:variant>
        <vt:lpwstr/>
      </vt:variant>
      <vt:variant>
        <vt:i4>4390921</vt:i4>
      </vt:variant>
      <vt:variant>
        <vt:i4>2253</vt:i4>
      </vt:variant>
      <vt:variant>
        <vt:i4>0</vt:i4>
      </vt:variant>
      <vt:variant>
        <vt:i4>5</vt:i4>
      </vt:variant>
      <vt:variant>
        <vt:lpwstr>../Docs/R1-135577.zip</vt:lpwstr>
      </vt:variant>
      <vt:variant>
        <vt:lpwstr/>
      </vt:variant>
      <vt:variant>
        <vt:i4>4259853</vt:i4>
      </vt:variant>
      <vt:variant>
        <vt:i4>2250</vt:i4>
      </vt:variant>
      <vt:variant>
        <vt:i4>0</vt:i4>
      </vt:variant>
      <vt:variant>
        <vt:i4>5</vt:i4>
      </vt:variant>
      <vt:variant>
        <vt:lpwstr>../Docs/R1-135355.zip</vt:lpwstr>
      </vt:variant>
      <vt:variant>
        <vt:lpwstr/>
      </vt:variant>
      <vt:variant>
        <vt:i4>4390924</vt:i4>
      </vt:variant>
      <vt:variant>
        <vt:i4>2247</vt:i4>
      </vt:variant>
      <vt:variant>
        <vt:i4>0</vt:i4>
      </vt:variant>
      <vt:variant>
        <vt:i4>5</vt:i4>
      </vt:variant>
      <vt:variant>
        <vt:lpwstr>../Docs/R1-135275.zip</vt:lpwstr>
      </vt:variant>
      <vt:variant>
        <vt:lpwstr/>
      </vt:variant>
      <vt:variant>
        <vt:i4>2621442</vt:i4>
      </vt:variant>
      <vt:variant>
        <vt:i4>2244</vt:i4>
      </vt:variant>
      <vt:variant>
        <vt:i4>0</vt:i4>
      </vt:variant>
      <vt:variant>
        <vt:i4>5</vt:i4>
      </vt:variant>
      <vt:variant>
        <vt:lpwstr>http://www.3gpp.org/ftp/tsg_ran/TSG_RAN/TSGR_61/Docs/RP-131399.zip</vt:lpwstr>
      </vt:variant>
      <vt:variant>
        <vt:lpwstr/>
      </vt:variant>
      <vt:variant>
        <vt:i4>4194313</vt:i4>
      </vt:variant>
      <vt:variant>
        <vt:i4>2241</vt:i4>
      </vt:variant>
      <vt:variant>
        <vt:i4>0</vt:i4>
      </vt:variant>
      <vt:variant>
        <vt:i4>5</vt:i4>
      </vt:variant>
      <vt:variant>
        <vt:lpwstr>../Docs/R1-135446.zip</vt:lpwstr>
      </vt:variant>
      <vt:variant>
        <vt:lpwstr/>
      </vt:variant>
      <vt:variant>
        <vt:i4>4456456</vt:i4>
      </vt:variant>
      <vt:variant>
        <vt:i4>2238</vt:i4>
      </vt:variant>
      <vt:variant>
        <vt:i4>0</vt:i4>
      </vt:variant>
      <vt:variant>
        <vt:i4>5</vt:i4>
      </vt:variant>
      <vt:variant>
        <vt:lpwstr>../Docs/R1-135300.zip</vt:lpwstr>
      </vt:variant>
      <vt:variant>
        <vt:lpwstr/>
      </vt:variant>
      <vt:variant>
        <vt:i4>5046272</vt:i4>
      </vt:variant>
      <vt:variant>
        <vt:i4>2235</vt:i4>
      </vt:variant>
      <vt:variant>
        <vt:i4>0</vt:i4>
      </vt:variant>
      <vt:variant>
        <vt:i4>5</vt:i4>
      </vt:variant>
      <vt:variant>
        <vt:lpwstr>../Docs/R1-135299.zip</vt:lpwstr>
      </vt:variant>
      <vt:variant>
        <vt:lpwstr/>
      </vt:variant>
      <vt:variant>
        <vt:i4>4456457</vt:i4>
      </vt:variant>
      <vt:variant>
        <vt:i4>2232</vt:i4>
      </vt:variant>
      <vt:variant>
        <vt:i4>0</vt:i4>
      </vt:variant>
      <vt:variant>
        <vt:i4>5</vt:i4>
      </vt:variant>
      <vt:variant>
        <vt:lpwstr>../Docs/R1-135200.zip</vt:lpwstr>
      </vt:variant>
      <vt:variant>
        <vt:lpwstr/>
      </vt:variant>
      <vt:variant>
        <vt:i4>4259843</vt:i4>
      </vt:variant>
      <vt:variant>
        <vt:i4>2229</vt:i4>
      </vt:variant>
      <vt:variant>
        <vt:i4>0</vt:i4>
      </vt:variant>
      <vt:variant>
        <vt:i4>5</vt:i4>
      </vt:variant>
      <vt:variant>
        <vt:lpwstr>../Docs/R1-135159.zip</vt:lpwstr>
      </vt:variant>
      <vt:variant>
        <vt:lpwstr/>
      </vt:variant>
      <vt:variant>
        <vt:i4>4653071</vt:i4>
      </vt:variant>
      <vt:variant>
        <vt:i4>2226</vt:i4>
      </vt:variant>
      <vt:variant>
        <vt:i4>0</vt:i4>
      </vt:variant>
      <vt:variant>
        <vt:i4>5</vt:i4>
      </vt:variant>
      <vt:variant>
        <vt:lpwstr>../Docs/R1-135135.zip</vt:lpwstr>
      </vt:variant>
      <vt:variant>
        <vt:lpwstr/>
      </vt:variant>
      <vt:variant>
        <vt:i4>4653070</vt:i4>
      </vt:variant>
      <vt:variant>
        <vt:i4>2223</vt:i4>
      </vt:variant>
      <vt:variant>
        <vt:i4>0</vt:i4>
      </vt:variant>
      <vt:variant>
        <vt:i4>5</vt:i4>
      </vt:variant>
      <vt:variant>
        <vt:lpwstr>../Docs/R1-135134.zip</vt:lpwstr>
      </vt:variant>
      <vt:variant>
        <vt:lpwstr/>
      </vt:variant>
      <vt:variant>
        <vt:i4>4325378</vt:i4>
      </vt:variant>
      <vt:variant>
        <vt:i4>2220</vt:i4>
      </vt:variant>
      <vt:variant>
        <vt:i4>0</vt:i4>
      </vt:variant>
      <vt:variant>
        <vt:i4>5</vt:i4>
      </vt:variant>
      <vt:variant>
        <vt:lpwstr>../Docs/R1-135069.zip</vt:lpwstr>
      </vt:variant>
      <vt:variant>
        <vt:lpwstr/>
      </vt:variant>
      <vt:variant>
        <vt:i4>4259842</vt:i4>
      </vt:variant>
      <vt:variant>
        <vt:i4>2217</vt:i4>
      </vt:variant>
      <vt:variant>
        <vt:i4>0</vt:i4>
      </vt:variant>
      <vt:variant>
        <vt:i4>5</vt:i4>
      </vt:variant>
      <vt:variant>
        <vt:lpwstr>../Docs/R1-135158.zip</vt:lpwstr>
      </vt:variant>
      <vt:variant>
        <vt:lpwstr/>
      </vt:variant>
      <vt:variant>
        <vt:i4>4653066</vt:i4>
      </vt:variant>
      <vt:variant>
        <vt:i4>2214</vt:i4>
      </vt:variant>
      <vt:variant>
        <vt:i4>0</vt:i4>
      </vt:variant>
      <vt:variant>
        <vt:i4>5</vt:i4>
      </vt:variant>
      <vt:variant>
        <vt:lpwstr>../Docs/R1-136001.zip</vt:lpwstr>
      </vt:variant>
      <vt:variant>
        <vt:lpwstr/>
      </vt:variant>
      <vt:variant>
        <vt:i4>4194311</vt:i4>
      </vt:variant>
      <vt:variant>
        <vt:i4>2211</vt:i4>
      </vt:variant>
      <vt:variant>
        <vt:i4>0</vt:i4>
      </vt:variant>
      <vt:variant>
        <vt:i4>5</vt:i4>
      </vt:variant>
      <vt:variant>
        <vt:lpwstr>../Docs/R1-135945.zip</vt:lpwstr>
      </vt:variant>
      <vt:variant>
        <vt:lpwstr/>
      </vt:variant>
      <vt:variant>
        <vt:i4>4390920</vt:i4>
      </vt:variant>
      <vt:variant>
        <vt:i4>2208</vt:i4>
      </vt:variant>
      <vt:variant>
        <vt:i4>0</vt:i4>
      </vt:variant>
      <vt:variant>
        <vt:i4>5</vt:i4>
      </vt:variant>
      <vt:variant>
        <vt:lpwstr>../Docs/R1-135675.zip</vt:lpwstr>
      </vt:variant>
      <vt:variant>
        <vt:lpwstr/>
      </vt:variant>
      <vt:variant>
        <vt:i4>4194309</vt:i4>
      </vt:variant>
      <vt:variant>
        <vt:i4>2205</vt:i4>
      </vt:variant>
      <vt:variant>
        <vt:i4>0</vt:i4>
      </vt:variant>
      <vt:variant>
        <vt:i4>5</vt:i4>
      </vt:variant>
      <vt:variant>
        <vt:lpwstr>../Docs/R1-135648.zip</vt:lpwstr>
      </vt:variant>
      <vt:variant>
        <vt:lpwstr/>
      </vt:variant>
      <vt:variant>
        <vt:i4>4456452</vt:i4>
      </vt:variant>
      <vt:variant>
        <vt:i4>2202</vt:i4>
      </vt:variant>
      <vt:variant>
        <vt:i4>0</vt:i4>
      </vt:variant>
      <vt:variant>
        <vt:i4>5</vt:i4>
      </vt:variant>
      <vt:variant>
        <vt:lpwstr>../Docs/R1-135609.zip</vt:lpwstr>
      </vt:variant>
      <vt:variant>
        <vt:lpwstr/>
      </vt:variant>
      <vt:variant>
        <vt:i4>4456454</vt:i4>
      </vt:variant>
      <vt:variant>
        <vt:i4>2199</vt:i4>
      </vt:variant>
      <vt:variant>
        <vt:i4>0</vt:i4>
      </vt:variant>
      <vt:variant>
        <vt:i4>5</vt:i4>
      </vt:variant>
      <vt:variant>
        <vt:lpwstr>../Docs/R1-134518.zip</vt:lpwstr>
      </vt:variant>
      <vt:variant>
        <vt:lpwstr/>
      </vt:variant>
      <vt:variant>
        <vt:i4>4390920</vt:i4>
      </vt:variant>
      <vt:variant>
        <vt:i4>2196</vt:i4>
      </vt:variant>
      <vt:variant>
        <vt:i4>0</vt:i4>
      </vt:variant>
      <vt:variant>
        <vt:i4>5</vt:i4>
      </vt:variant>
      <vt:variant>
        <vt:lpwstr>../Docs/R1-135576.zip</vt:lpwstr>
      </vt:variant>
      <vt:variant>
        <vt:lpwstr/>
      </vt:variant>
      <vt:variant>
        <vt:i4>4521999</vt:i4>
      </vt:variant>
      <vt:variant>
        <vt:i4>2193</vt:i4>
      </vt:variant>
      <vt:variant>
        <vt:i4>0</vt:i4>
      </vt:variant>
      <vt:variant>
        <vt:i4>5</vt:i4>
      </vt:variant>
      <vt:variant>
        <vt:lpwstr>../Docs/R1-135511.zip</vt:lpwstr>
      </vt:variant>
      <vt:variant>
        <vt:lpwstr/>
      </vt:variant>
      <vt:variant>
        <vt:i4>4325389</vt:i4>
      </vt:variant>
      <vt:variant>
        <vt:i4>2190</vt:i4>
      </vt:variant>
      <vt:variant>
        <vt:i4>0</vt:i4>
      </vt:variant>
      <vt:variant>
        <vt:i4>5</vt:i4>
      </vt:variant>
      <vt:variant>
        <vt:lpwstr>../Docs/R1-135462.zip</vt:lpwstr>
      </vt:variant>
      <vt:variant>
        <vt:lpwstr/>
      </vt:variant>
      <vt:variant>
        <vt:i4>4259852</vt:i4>
      </vt:variant>
      <vt:variant>
        <vt:i4>2187</vt:i4>
      </vt:variant>
      <vt:variant>
        <vt:i4>0</vt:i4>
      </vt:variant>
      <vt:variant>
        <vt:i4>5</vt:i4>
      </vt:variant>
      <vt:variant>
        <vt:lpwstr>../Docs/R1-134443.zip</vt:lpwstr>
      </vt:variant>
      <vt:variant>
        <vt:lpwstr/>
      </vt:variant>
      <vt:variant>
        <vt:i4>4587527</vt:i4>
      </vt:variant>
      <vt:variant>
        <vt:i4>2184</vt:i4>
      </vt:variant>
      <vt:variant>
        <vt:i4>0</vt:i4>
      </vt:variant>
      <vt:variant>
        <vt:i4>5</vt:i4>
      </vt:variant>
      <vt:variant>
        <vt:lpwstr>../Docs/R1-135428.zip</vt:lpwstr>
      </vt:variant>
      <vt:variant>
        <vt:lpwstr/>
      </vt:variant>
      <vt:variant>
        <vt:i4>4587528</vt:i4>
      </vt:variant>
      <vt:variant>
        <vt:i4>2181</vt:i4>
      </vt:variant>
      <vt:variant>
        <vt:i4>0</vt:i4>
      </vt:variant>
      <vt:variant>
        <vt:i4>5</vt:i4>
      </vt:variant>
      <vt:variant>
        <vt:lpwstr>../Docs/R1-135427.zip</vt:lpwstr>
      </vt:variant>
      <vt:variant>
        <vt:lpwstr/>
      </vt:variant>
      <vt:variant>
        <vt:i4>4325386</vt:i4>
      </vt:variant>
      <vt:variant>
        <vt:i4>2178</vt:i4>
      </vt:variant>
      <vt:variant>
        <vt:i4>0</vt:i4>
      </vt:variant>
      <vt:variant>
        <vt:i4>5</vt:i4>
      </vt:variant>
      <vt:variant>
        <vt:lpwstr>../Docs/R1-135362.zip</vt:lpwstr>
      </vt:variant>
      <vt:variant>
        <vt:lpwstr/>
      </vt:variant>
      <vt:variant>
        <vt:i4>5046273</vt:i4>
      </vt:variant>
      <vt:variant>
        <vt:i4>2175</vt:i4>
      </vt:variant>
      <vt:variant>
        <vt:i4>0</vt:i4>
      </vt:variant>
      <vt:variant>
        <vt:i4>5</vt:i4>
      </vt:variant>
      <vt:variant>
        <vt:lpwstr>../Docs/R1-135298.zip</vt:lpwstr>
      </vt:variant>
      <vt:variant>
        <vt:lpwstr/>
      </vt:variant>
      <vt:variant>
        <vt:i4>4325390</vt:i4>
      </vt:variant>
      <vt:variant>
        <vt:i4>2172</vt:i4>
      </vt:variant>
      <vt:variant>
        <vt:i4>0</vt:i4>
      </vt:variant>
      <vt:variant>
        <vt:i4>5</vt:i4>
      </vt:variant>
      <vt:variant>
        <vt:lpwstr>../Docs/R1-135267.zip</vt:lpwstr>
      </vt:variant>
      <vt:variant>
        <vt:lpwstr/>
      </vt:variant>
      <vt:variant>
        <vt:i4>5046285</vt:i4>
      </vt:variant>
      <vt:variant>
        <vt:i4>2169</vt:i4>
      </vt:variant>
      <vt:variant>
        <vt:i4>0</vt:i4>
      </vt:variant>
      <vt:variant>
        <vt:i4>5</vt:i4>
      </vt:variant>
      <vt:variant>
        <vt:lpwstr>../Docs/R1-135197.zip</vt:lpwstr>
      </vt:variant>
      <vt:variant>
        <vt:lpwstr/>
      </vt:variant>
      <vt:variant>
        <vt:i4>4325379</vt:i4>
      </vt:variant>
      <vt:variant>
        <vt:i4>2166</vt:i4>
      </vt:variant>
      <vt:variant>
        <vt:i4>0</vt:i4>
      </vt:variant>
      <vt:variant>
        <vt:i4>5</vt:i4>
      </vt:variant>
      <vt:variant>
        <vt:lpwstr>../Docs/R1-135068.zip</vt:lpwstr>
      </vt:variant>
      <vt:variant>
        <vt:lpwstr/>
      </vt:variant>
      <vt:variant>
        <vt:i4>4587529</vt:i4>
      </vt:variant>
      <vt:variant>
        <vt:i4>2163</vt:i4>
      </vt:variant>
      <vt:variant>
        <vt:i4>0</vt:i4>
      </vt:variant>
      <vt:variant>
        <vt:i4>5</vt:i4>
      </vt:variant>
      <vt:variant>
        <vt:lpwstr>../Docs/R1-135022.zip</vt:lpwstr>
      </vt:variant>
      <vt:variant>
        <vt:lpwstr/>
      </vt:variant>
      <vt:variant>
        <vt:i4>4194308</vt:i4>
      </vt:variant>
      <vt:variant>
        <vt:i4>2160</vt:i4>
      </vt:variant>
      <vt:variant>
        <vt:i4>0</vt:i4>
      </vt:variant>
      <vt:variant>
        <vt:i4>5</vt:i4>
      </vt:variant>
      <vt:variant>
        <vt:lpwstr>../Docs/R1-135946.zip</vt:lpwstr>
      </vt:variant>
      <vt:variant>
        <vt:lpwstr/>
      </vt:variant>
      <vt:variant>
        <vt:i4>4390921</vt:i4>
      </vt:variant>
      <vt:variant>
        <vt:i4>2157</vt:i4>
      </vt:variant>
      <vt:variant>
        <vt:i4>0</vt:i4>
      </vt:variant>
      <vt:variant>
        <vt:i4>5</vt:i4>
      </vt:variant>
      <vt:variant>
        <vt:lpwstr>../Docs/R1-135674.zip</vt:lpwstr>
      </vt:variant>
      <vt:variant>
        <vt:lpwstr/>
      </vt:variant>
      <vt:variant>
        <vt:i4>4194314</vt:i4>
      </vt:variant>
      <vt:variant>
        <vt:i4>2154</vt:i4>
      </vt:variant>
      <vt:variant>
        <vt:i4>0</vt:i4>
      </vt:variant>
      <vt:variant>
        <vt:i4>5</vt:i4>
      </vt:variant>
      <vt:variant>
        <vt:lpwstr>../Docs/R1-135647.zip</vt:lpwstr>
      </vt:variant>
      <vt:variant>
        <vt:lpwstr/>
      </vt:variant>
      <vt:variant>
        <vt:i4>4194315</vt:i4>
      </vt:variant>
      <vt:variant>
        <vt:i4>2151</vt:i4>
      </vt:variant>
      <vt:variant>
        <vt:i4>0</vt:i4>
      </vt:variant>
      <vt:variant>
        <vt:i4>5</vt:i4>
      </vt:variant>
      <vt:variant>
        <vt:lpwstr>../Docs/R1-135646.zip</vt:lpwstr>
      </vt:variant>
      <vt:variant>
        <vt:lpwstr/>
      </vt:variant>
      <vt:variant>
        <vt:i4>4653070</vt:i4>
      </vt:variant>
      <vt:variant>
        <vt:i4>2148</vt:i4>
      </vt:variant>
      <vt:variant>
        <vt:i4>0</vt:i4>
      </vt:variant>
      <vt:variant>
        <vt:i4>5</vt:i4>
      </vt:variant>
      <vt:variant>
        <vt:lpwstr>../Docs/R1-134520.zip</vt:lpwstr>
      </vt:variant>
      <vt:variant>
        <vt:lpwstr/>
      </vt:variant>
      <vt:variant>
        <vt:i4>4390923</vt:i4>
      </vt:variant>
      <vt:variant>
        <vt:i4>2145</vt:i4>
      </vt:variant>
      <vt:variant>
        <vt:i4>0</vt:i4>
      </vt:variant>
      <vt:variant>
        <vt:i4>5</vt:i4>
      </vt:variant>
      <vt:variant>
        <vt:lpwstr>../Docs/R1-135575.zip</vt:lpwstr>
      </vt:variant>
      <vt:variant>
        <vt:lpwstr/>
      </vt:variant>
      <vt:variant>
        <vt:i4>4456455</vt:i4>
      </vt:variant>
      <vt:variant>
        <vt:i4>2142</vt:i4>
      </vt:variant>
      <vt:variant>
        <vt:i4>0</vt:i4>
      </vt:variant>
      <vt:variant>
        <vt:i4>5</vt:i4>
      </vt:variant>
      <vt:variant>
        <vt:lpwstr>../Docs/R1-134519.zip</vt:lpwstr>
      </vt:variant>
      <vt:variant>
        <vt:lpwstr/>
      </vt:variant>
      <vt:variant>
        <vt:i4>4390922</vt:i4>
      </vt:variant>
      <vt:variant>
        <vt:i4>2139</vt:i4>
      </vt:variant>
      <vt:variant>
        <vt:i4>0</vt:i4>
      </vt:variant>
      <vt:variant>
        <vt:i4>5</vt:i4>
      </vt:variant>
      <vt:variant>
        <vt:lpwstr>../Docs/R1-135574.zip</vt:lpwstr>
      </vt:variant>
      <vt:variant>
        <vt:lpwstr/>
      </vt:variant>
      <vt:variant>
        <vt:i4>4521998</vt:i4>
      </vt:variant>
      <vt:variant>
        <vt:i4>2136</vt:i4>
      </vt:variant>
      <vt:variant>
        <vt:i4>0</vt:i4>
      </vt:variant>
      <vt:variant>
        <vt:i4>5</vt:i4>
      </vt:variant>
      <vt:variant>
        <vt:lpwstr>../Docs/R1-135510.zip</vt:lpwstr>
      </vt:variant>
      <vt:variant>
        <vt:lpwstr/>
      </vt:variant>
      <vt:variant>
        <vt:i4>4325390</vt:i4>
      </vt:variant>
      <vt:variant>
        <vt:i4>2133</vt:i4>
      </vt:variant>
      <vt:variant>
        <vt:i4>0</vt:i4>
      </vt:variant>
      <vt:variant>
        <vt:i4>5</vt:i4>
      </vt:variant>
      <vt:variant>
        <vt:lpwstr>../Docs/R1-135461.zip</vt:lpwstr>
      </vt:variant>
      <vt:variant>
        <vt:lpwstr/>
      </vt:variant>
      <vt:variant>
        <vt:i4>4259850</vt:i4>
      </vt:variant>
      <vt:variant>
        <vt:i4>2130</vt:i4>
      </vt:variant>
      <vt:variant>
        <vt:i4>0</vt:i4>
      </vt:variant>
      <vt:variant>
        <vt:i4>5</vt:i4>
      </vt:variant>
      <vt:variant>
        <vt:lpwstr>../Docs/R1-134445.zip</vt:lpwstr>
      </vt:variant>
      <vt:variant>
        <vt:lpwstr/>
      </vt:variant>
      <vt:variant>
        <vt:i4>4587529</vt:i4>
      </vt:variant>
      <vt:variant>
        <vt:i4>2127</vt:i4>
      </vt:variant>
      <vt:variant>
        <vt:i4>0</vt:i4>
      </vt:variant>
      <vt:variant>
        <vt:i4>5</vt:i4>
      </vt:variant>
      <vt:variant>
        <vt:lpwstr>../Docs/R1-135426.zip</vt:lpwstr>
      </vt:variant>
      <vt:variant>
        <vt:lpwstr/>
      </vt:variant>
      <vt:variant>
        <vt:i4>4587530</vt:i4>
      </vt:variant>
      <vt:variant>
        <vt:i4>2124</vt:i4>
      </vt:variant>
      <vt:variant>
        <vt:i4>0</vt:i4>
      </vt:variant>
      <vt:variant>
        <vt:i4>5</vt:i4>
      </vt:variant>
      <vt:variant>
        <vt:lpwstr>../Docs/R1-135425.zip</vt:lpwstr>
      </vt:variant>
      <vt:variant>
        <vt:lpwstr/>
      </vt:variant>
      <vt:variant>
        <vt:i4>5046284</vt:i4>
      </vt:variant>
      <vt:variant>
        <vt:i4>2121</vt:i4>
      </vt:variant>
      <vt:variant>
        <vt:i4>0</vt:i4>
      </vt:variant>
      <vt:variant>
        <vt:i4>5</vt:i4>
      </vt:variant>
      <vt:variant>
        <vt:lpwstr>../Docs/R1-135394.zip</vt:lpwstr>
      </vt:variant>
      <vt:variant>
        <vt:lpwstr/>
      </vt:variant>
      <vt:variant>
        <vt:i4>4325385</vt:i4>
      </vt:variant>
      <vt:variant>
        <vt:i4>2118</vt:i4>
      </vt:variant>
      <vt:variant>
        <vt:i4>0</vt:i4>
      </vt:variant>
      <vt:variant>
        <vt:i4>5</vt:i4>
      </vt:variant>
      <vt:variant>
        <vt:lpwstr>../Docs/R1-135361.zip</vt:lpwstr>
      </vt:variant>
      <vt:variant>
        <vt:lpwstr/>
      </vt:variant>
      <vt:variant>
        <vt:i4>4325384</vt:i4>
      </vt:variant>
      <vt:variant>
        <vt:i4>2115</vt:i4>
      </vt:variant>
      <vt:variant>
        <vt:i4>0</vt:i4>
      </vt:variant>
      <vt:variant>
        <vt:i4>5</vt:i4>
      </vt:variant>
      <vt:variant>
        <vt:lpwstr>../Docs/R1-135360.zip</vt:lpwstr>
      </vt:variant>
      <vt:variant>
        <vt:lpwstr/>
      </vt:variant>
      <vt:variant>
        <vt:i4>5046286</vt:i4>
      </vt:variant>
      <vt:variant>
        <vt:i4>2112</vt:i4>
      </vt:variant>
      <vt:variant>
        <vt:i4>0</vt:i4>
      </vt:variant>
      <vt:variant>
        <vt:i4>5</vt:i4>
      </vt:variant>
      <vt:variant>
        <vt:lpwstr>../Docs/R1-135297.zip</vt:lpwstr>
      </vt:variant>
      <vt:variant>
        <vt:lpwstr/>
      </vt:variant>
      <vt:variant>
        <vt:i4>5046275</vt:i4>
      </vt:variant>
      <vt:variant>
        <vt:i4>2109</vt:i4>
      </vt:variant>
      <vt:variant>
        <vt:i4>0</vt:i4>
      </vt:variant>
      <vt:variant>
        <vt:i4>5</vt:i4>
      </vt:variant>
      <vt:variant>
        <vt:lpwstr>../Docs/R1-135199.zip</vt:lpwstr>
      </vt:variant>
      <vt:variant>
        <vt:lpwstr/>
      </vt:variant>
      <vt:variant>
        <vt:i4>5046274</vt:i4>
      </vt:variant>
      <vt:variant>
        <vt:i4>2106</vt:i4>
      </vt:variant>
      <vt:variant>
        <vt:i4>0</vt:i4>
      </vt:variant>
      <vt:variant>
        <vt:i4>5</vt:i4>
      </vt:variant>
      <vt:variant>
        <vt:lpwstr>../Docs/R1-135198.zip</vt:lpwstr>
      </vt:variant>
      <vt:variant>
        <vt:lpwstr/>
      </vt:variant>
      <vt:variant>
        <vt:i4>4259853</vt:i4>
      </vt:variant>
      <vt:variant>
        <vt:i4>2103</vt:i4>
      </vt:variant>
      <vt:variant>
        <vt:i4>0</vt:i4>
      </vt:variant>
      <vt:variant>
        <vt:i4>5</vt:i4>
      </vt:variant>
      <vt:variant>
        <vt:lpwstr>../Docs/R1-135157.zip</vt:lpwstr>
      </vt:variant>
      <vt:variant>
        <vt:lpwstr/>
      </vt:variant>
      <vt:variant>
        <vt:i4>4259852</vt:i4>
      </vt:variant>
      <vt:variant>
        <vt:i4>2100</vt:i4>
      </vt:variant>
      <vt:variant>
        <vt:i4>0</vt:i4>
      </vt:variant>
      <vt:variant>
        <vt:i4>5</vt:i4>
      </vt:variant>
      <vt:variant>
        <vt:lpwstr>../Docs/R1-135156.zip</vt:lpwstr>
      </vt:variant>
      <vt:variant>
        <vt:lpwstr/>
      </vt:variant>
      <vt:variant>
        <vt:i4>4653064</vt:i4>
      </vt:variant>
      <vt:variant>
        <vt:i4>2097</vt:i4>
      </vt:variant>
      <vt:variant>
        <vt:i4>0</vt:i4>
      </vt:variant>
      <vt:variant>
        <vt:i4>5</vt:i4>
      </vt:variant>
      <vt:variant>
        <vt:lpwstr>../Docs/R1-135132.zip</vt:lpwstr>
      </vt:variant>
      <vt:variant>
        <vt:lpwstr/>
      </vt:variant>
      <vt:variant>
        <vt:i4>4456463</vt:i4>
      </vt:variant>
      <vt:variant>
        <vt:i4>2094</vt:i4>
      </vt:variant>
      <vt:variant>
        <vt:i4>0</vt:i4>
      </vt:variant>
      <vt:variant>
        <vt:i4>5</vt:i4>
      </vt:variant>
      <vt:variant>
        <vt:lpwstr>../Docs/R1-135105.zip</vt:lpwstr>
      </vt:variant>
      <vt:variant>
        <vt:lpwstr/>
      </vt:variant>
      <vt:variant>
        <vt:i4>4325388</vt:i4>
      </vt:variant>
      <vt:variant>
        <vt:i4>2091</vt:i4>
      </vt:variant>
      <vt:variant>
        <vt:i4>0</vt:i4>
      </vt:variant>
      <vt:variant>
        <vt:i4>5</vt:i4>
      </vt:variant>
      <vt:variant>
        <vt:lpwstr>../Docs/R1-135067.zip</vt:lpwstr>
      </vt:variant>
      <vt:variant>
        <vt:lpwstr/>
      </vt:variant>
      <vt:variant>
        <vt:i4>4325389</vt:i4>
      </vt:variant>
      <vt:variant>
        <vt:i4>2088</vt:i4>
      </vt:variant>
      <vt:variant>
        <vt:i4>0</vt:i4>
      </vt:variant>
      <vt:variant>
        <vt:i4>5</vt:i4>
      </vt:variant>
      <vt:variant>
        <vt:lpwstr>../Docs/R1-135066.zip</vt:lpwstr>
      </vt:variant>
      <vt:variant>
        <vt:lpwstr/>
      </vt:variant>
      <vt:variant>
        <vt:i4>4587530</vt:i4>
      </vt:variant>
      <vt:variant>
        <vt:i4>2085</vt:i4>
      </vt:variant>
      <vt:variant>
        <vt:i4>0</vt:i4>
      </vt:variant>
      <vt:variant>
        <vt:i4>5</vt:i4>
      </vt:variant>
      <vt:variant>
        <vt:lpwstr>../Docs/R1-135021.zip</vt:lpwstr>
      </vt:variant>
      <vt:variant>
        <vt:lpwstr/>
      </vt:variant>
      <vt:variant>
        <vt:i4>4653066</vt:i4>
      </vt:variant>
      <vt:variant>
        <vt:i4>2082</vt:i4>
      </vt:variant>
      <vt:variant>
        <vt:i4>0</vt:i4>
      </vt:variant>
      <vt:variant>
        <vt:i4>5</vt:i4>
      </vt:variant>
      <vt:variant>
        <vt:lpwstr>../Docs/R1-135130.zip</vt:lpwstr>
      </vt:variant>
      <vt:variant>
        <vt:lpwstr/>
      </vt:variant>
      <vt:variant>
        <vt:i4>4587521</vt:i4>
      </vt:variant>
      <vt:variant>
        <vt:i4>2079</vt:i4>
      </vt:variant>
      <vt:variant>
        <vt:i4>0</vt:i4>
      </vt:variant>
      <vt:variant>
        <vt:i4>5</vt:i4>
      </vt:variant>
      <vt:variant>
        <vt:lpwstr>../Docs/R1-135822.zip</vt:lpwstr>
      </vt:variant>
      <vt:variant>
        <vt:lpwstr/>
      </vt:variant>
      <vt:variant>
        <vt:i4>4194312</vt:i4>
      </vt:variant>
      <vt:variant>
        <vt:i4>2076</vt:i4>
      </vt:variant>
      <vt:variant>
        <vt:i4>0</vt:i4>
      </vt:variant>
      <vt:variant>
        <vt:i4>5</vt:i4>
      </vt:variant>
      <vt:variant>
        <vt:lpwstr>../Docs/R1-135645.zip</vt:lpwstr>
      </vt:variant>
      <vt:variant>
        <vt:lpwstr/>
      </vt:variant>
      <vt:variant>
        <vt:i4>4390925</vt:i4>
      </vt:variant>
      <vt:variant>
        <vt:i4>2073</vt:i4>
      </vt:variant>
      <vt:variant>
        <vt:i4>0</vt:i4>
      </vt:variant>
      <vt:variant>
        <vt:i4>5</vt:i4>
      </vt:variant>
      <vt:variant>
        <vt:lpwstr>../Docs/R1-135573.zip</vt:lpwstr>
      </vt:variant>
      <vt:variant>
        <vt:lpwstr/>
      </vt:variant>
      <vt:variant>
        <vt:i4>4456455</vt:i4>
      </vt:variant>
      <vt:variant>
        <vt:i4>2070</vt:i4>
      </vt:variant>
      <vt:variant>
        <vt:i4>0</vt:i4>
      </vt:variant>
      <vt:variant>
        <vt:i4>5</vt:i4>
      </vt:variant>
      <vt:variant>
        <vt:lpwstr>../Docs/R1-135509.zip</vt:lpwstr>
      </vt:variant>
      <vt:variant>
        <vt:lpwstr/>
      </vt:variant>
      <vt:variant>
        <vt:i4>4325391</vt:i4>
      </vt:variant>
      <vt:variant>
        <vt:i4>2067</vt:i4>
      </vt:variant>
      <vt:variant>
        <vt:i4>0</vt:i4>
      </vt:variant>
      <vt:variant>
        <vt:i4>5</vt:i4>
      </vt:variant>
      <vt:variant>
        <vt:lpwstr>../Docs/R1-135460.zip</vt:lpwstr>
      </vt:variant>
      <vt:variant>
        <vt:lpwstr/>
      </vt:variant>
      <vt:variant>
        <vt:i4>4587531</vt:i4>
      </vt:variant>
      <vt:variant>
        <vt:i4>2064</vt:i4>
      </vt:variant>
      <vt:variant>
        <vt:i4>0</vt:i4>
      </vt:variant>
      <vt:variant>
        <vt:i4>5</vt:i4>
      </vt:variant>
      <vt:variant>
        <vt:lpwstr>../Docs/R1-135424.zip</vt:lpwstr>
      </vt:variant>
      <vt:variant>
        <vt:lpwstr/>
      </vt:variant>
      <vt:variant>
        <vt:i4>4980746</vt:i4>
      </vt:variant>
      <vt:variant>
        <vt:i4>2061</vt:i4>
      </vt:variant>
      <vt:variant>
        <vt:i4>0</vt:i4>
      </vt:variant>
      <vt:variant>
        <vt:i4>5</vt:i4>
      </vt:variant>
      <vt:variant>
        <vt:lpwstr>../Docs/R1-135382.zip</vt:lpwstr>
      </vt:variant>
      <vt:variant>
        <vt:lpwstr/>
      </vt:variant>
      <vt:variant>
        <vt:i4>4259841</vt:i4>
      </vt:variant>
      <vt:variant>
        <vt:i4>2058</vt:i4>
      </vt:variant>
      <vt:variant>
        <vt:i4>0</vt:i4>
      </vt:variant>
      <vt:variant>
        <vt:i4>5</vt:i4>
      </vt:variant>
      <vt:variant>
        <vt:lpwstr>../Docs/R1-135359.zip</vt:lpwstr>
      </vt:variant>
      <vt:variant>
        <vt:lpwstr/>
      </vt:variant>
      <vt:variant>
        <vt:i4>4194314</vt:i4>
      </vt:variant>
      <vt:variant>
        <vt:i4>2055</vt:i4>
      </vt:variant>
      <vt:variant>
        <vt:i4>0</vt:i4>
      </vt:variant>
      <vt:variant>
        <vt:i4>5</vt:i4>
      </vt:variant>
      <vt:variant>
        <vt:lpwstr>../Docs/R1-135342.zip</vt:lpwstr>
      </vt:variant>
      <vt:variant>
        <vt:lpwstr/>
      </vt:variant>
      <vt:variant>
        <vt:i4>5046287</vt:i4>
      </vt:variant>
      <vt:variant>
        <vt:i4>2052</vt:i4>
      </vt:variant>
      <vt:variant>
        <vt:i4>0</vt:i4>
      </vt:variant>
      <vt:variant>
        <vt:i4>5</vt:i4>
      </vt:variant>
      <vt:variant>
        <vt:lpwstr>../Docs/R1-135296.zip</vt:lpwstr>
      </vt:variant>
      <vt:variant>
        <vt:lpwstr/>
      </vt:variant>
      <vt:variant>
        <vt:i4>5046284</vt:i4>
      </vt:variant>
      <vt:variant>
        <vt:i4>2049</vt:i4>
      </vt:variant>
      <vt:variant>
        <vt:i4>0</vt:i4>
      </vt:variant>
      <vt:variant>
        <vt:i4>5</vt:i4>
      </vt:variant>
      <vt:variant>
        <vt:lpwstr>../Docs/R1-135196.zip</vt:lpwstr>
      </vt:variant>
      <vt:variant>
        <vt:lpwstr/>
      </vt:variant>
      <vt:variant>
        <vt:i4>4259855</vt:i4>
      </vt:variant>
      <vt:variant>
        <vt:i4>2046</vt:i4>
      </vt:variant>
      <vt:variant>
        <vt:i4>0</vt:i4>
      </vt:variant>
      <vt:variant>
        <vt:i4>5</vt:i4>
      </vt:variant>
      <vt:variant>
        <vt:lpwstr>../Docs/R1-135155.zip</vt:lpwstr>
      </vt:variant>
      <vt:variant>
        <vt:lpwstr/>
      </vt:variant>
      <vt:variant>
        <vt:i4>4653067</vt:i4>
      </vt:variant>
      <vt:variant>
        <vt:i4>2043</vt:i4>
      </vt:variant>
      <vt:variant>
        <vt:i4>0</vt:i4>
      </vt:variant>
      <vt:variant>
        <vt:i4>5</vt:i4>
      </vt:variant>
      <vt:variant>
        <vt:lpwstr>../Docs/R1-135131.zip</vt:lpwstr>
      </vt:variant>
      <vt:variant>
        <vt:lpwstr/>
      </vt:variant>
      <vt:variant>
        <vt:i4>4325390</vt:i4>
      </vt:variant>
      <vt:variant>
        <vt:i4>2040</vt:i4>
      </vt:variant>
      <vt:variant>
        <vt:i4>0</vt:i4>
      </vt:variant>
      <vt:variant>
        <vt:i4>5</vt:i4>
      </vt:variant>
      <vt:variant>
        <vt:lpwstr>../Docs/R1-135065.zip</vt:lpwstr>
      </vt:variant>
      <vt:variant>
        <vt:lpwstr/>
      </vt:variant>
      <vt:variant>
        <vt:i4>4587531</vt:i4>
      </vt:variant>
      <vt:variant>
        <vt:i4>2037</vt:i4>
      </vt:variant>
      <vt:variant>
        <vt:i4>0</vt:i4>
      </vt:variant>
      <vt:variant>
        <vt:i4>5</vt:i4>
      </vt:variant>
      <vt:variant>
        <vt:lpwstr>../Docs/R1-135020.zip</vt:lpwstr>
      </vt:variant>
      <vt:variant>
        <vt:lpwstr/>
      </vt:variant>
      <vt:variant>
        <vt:i4>4259851</vt:i4>
      </vt:variant>
      <vt:variant>
        <vt:i4>2034</vt:i4>
      </vt:variant>
      <vt:variant>
        <vt:i4>0</vt:i4>
      </vt:variant>
      <vt:variant>
        <vt:i4>5</vt:i4>
      </vt:variant>
      <vt:variant>
        <vt:lpwstr>../Docs/R1-136060.zip</vt:lpwstr>
      </vt:variant>
      <vt:variant>
        <vt:lpwstr/>
      </vt:variant>
      <vt:variant>
        <vt:i4>4325388</vt:i4>
      </vt:variant>
      <vt:variant>
        <vt:i4>2031</vt:i4>
      </vt:variant>
      <vt:variant>
        <vt:i4>0</vt:i4>
      </vt:variant>
      <vt:variant>
        <vt:i4>5</vt:i4>
      </vt:variant>
      <vt:variant>
        <vt:lpwstr>../Docs/R1-136057.zip</vt:lpwstr>
      </vt:variant>
      <vt:variant>
        <vt:lpwstr/>
      </vt:variant>
      <vt:variant>
        <vt:i4>4325388</vt:i4>
      </vt:variant>
      <vt:variant>
        <vt:i4>2028</vt:i4>
      </vt:variant>
      <vt:variant>
        <vt:i4>0</vt:i4>
      </vt:variant>
      <vt:variant>
        <vt:i4>5</vt:i4>
      </vt:variant>
      <vt:variant>
        <vt:lpwstr>../Docs/R1-136057.zip</vt:lpwstr>
      </vt:variant>
      <vt:variant>
        <vt:lpwstr/>
      </vt:variant>
      <vt:variant>
        <vt:i4>4194310</vt:i4>
      </vt:variant>
      <vt:variant>
        <vt:i4>2025</vt:i4>
      </vt:variant>
      <vt:variant>
        <vt:i4>0</vt:i4>
      </vt:variant>
      <vt:variant>
        <vt:i4>5</vt:i4>
      </vt:variant>
      <vt:variant>
        <vt:lpwstr>../Docs/R1-135944.zip</vt:lpwstr>
      </vt:variant>
      <vt:variant>
        <vt:lpwstr/>
      </vt:variant>
      <vt:variant>
        <vt:i4>4456462</vt:i4>
      </vt:variant>
      <vt:variant>
        <vt:i4>2022</vt:i4>
      </vt:variant>
      <vt:variant>
        <vt:i4>0</vt:i4>
      </vt:variant>
      <vt:variant>
        <vt:i4>5</vt:i4>
      </vt:variant>
      <vt:variant>
        <vt:lpwstr>../Docs/R1-135104.zip</vt:lpwstr>
      </vt:variant>
      <vt:variant>
        <vt:lpwstr/>
      </vt:variant>
      <vt:variant>
        <vt:i4>4194310</vt:i4>
      </vt:variant>
      <vt:variant>
        <vt:i4>2019</vt:i4>
      </vt:variant>
      <vt:variant>
        <vt:i4>0</vt:i4>
      </vt:variant>
      <vt:variant>
        <vt:i4>5</vt:i4>
      </vt:variant>
      <vt:variant>
        <vt:lpwstr>../Docs/R1-135944.zip</vt:lpwstr>
      </vt:variant>
      <vt:variant>
        <vt:lpwstr/>
      </vt:variant>
      <vt:variant>
        <vt:i4>4653065</vt:i4>
      </vt:variant>
      <vt:variant>
        <vt:i4>2016</vt:i4>
      </vt:variant>
      <vt:variant>
        <vt:i4>0</vt:i4>
      </vt:variant>
      <vt:variant>
        <vt:i4>5</vt:i4>
      </vt:variant>
      <vt:variant>
        <vt:lpwstr>../Docs/R1-135133.zip</vt:lpwstr>
      </vt:variant>
      <vt:variant>
        <vt:lpwstr/>
      </vt:variant>
      <vt:variant>
        <vt:i4>4587520</vt:i4>
      </vt:variant>
      <vt:variant>
        <vt:i4>2013</vt:i4>
      </vt:variant>
      <vt:variant>
        <vt:i4>0</vt:i4>
      </vt:variant>
      <vt:variant>
        <vt:i4>5</vt:i4>
      </vt:variant>
      <vt:variant>
        <vt:lpwstr>../Docs/R1-135823.zip</vt:lpwstr>
      </vt:variant>
      <vt:variant>
        <vt:lpwstr/>
      </vt:variant>
      <vt:variant>
        <vt:i4>4194313</vt:i4>
      </vt:variant>
      <vt:variant>
        <vt:i4>2010</vt:i4>
      </vt:variant>
      <vt:variant>
        <vt:i4>0</vt:i4>
      </vt:variant>
      <vt:variant>
        <vt:i4>5</vt:i4>
      </vt:variant>
      <vt:variant>
        <vt:lpwstr>../Docs/R1-135644.zip</vt:lpwstr>
      </vt:variant>
      <vt:variant>
        <vt:lpwstr/>
      </vt:variant>
      <vt:variant>
        <vt:i4>4194311</vt:i4>
      </vt:variant>
      <vt:variant>
        <vt:i4>2007</vt:i4>
      </vt:variant>
      <vt:variant>
        <vt:i4>0</vt:i4>
      </vt:variant>
      <vt:variant>
        <vt:i4>5</vt:i4>
      </vt:variant>
      <vt:variant>
        <vt:lpwstr>../Docs/R1-134559.zip</vt:lpwstr>
      </vt:variant>
      <vt:variant>
        <vt:lpwstr/>
      </vt:variant>
      <vt:variant>
        <vt:i4>4456460</vt:i4>
      </vt:variant>
      <vt:variant>
        <vt:i4>2004</vt:i4>
      </vt:variant>
      <vt:variant>
        <vt:i4>0</vt:i4>
      </vt:variant>
      <vt:variant>
        <vt:i4>5</vt:i4>
      </vt:variant>
      <vt:variant>
        <vt:lpwstr>../Docs/R1-135601.zip</vt:lpwstr>
      </vt:variant>
      <vt:variant>
        <vt:lpwstr/>
      </vt:variant>
      <vt:variant>
        <vt:i4>4390924</vt:i4>
      </vt:variant>
      <vt:variant>
        <vt:i4>2001</vt:i4>
      </vt:variant>
      <vt:variant>
        <vt:i4>0</vt:i4>
      </vt:variant>
      <vt:variant>
        <vt:i4>5</vt:i4>
      </vt:variant>
      <vt:variant>
        <vt:lpwstr>../Docs/R1-135572.zip</vt:lpwstr>
      </vt:variant>
      <vt:variant>
        <vt:lpwstr/>
      </vt:variant>
      <vt:variant>
        <vt:i4>4390927</vt:i4>
      </vt:variant>
      <vt:variant>
        <vt:i4>1998</vt:i4>
      </vt:variant>
      <vt:variant>
        <vt:i4>0</vt:i4>
      </vt:variant>
      <vt:variant>
        <vt:i4>5</vt:i4>
      </vt:variant>
      <vt:variant>
        <vt:lpwstr>../Docs/R1-135571.zip</vt:lpwstr>
      </vt:variant>
      <vt:variant>
        <vt:lpwstr/>
      </vt:variant>
      <vt:variant>
        <vt:i4>4456460</vt:i4>
      </vt:variant>
      <vt:variant>
        <vt:i4>1995</vt:i4>
      </vt:variant>
      <vt:variant>
        <vt:i4>0</vt:i4>
      </vt:variant>
      <vt:variant>
        <vt:i4>5</vt:i4>
      </vt:variant>
      <vt:variant>
        <vt:lpwstr>../Docs/R1-135502.zip</vt:lpwstr>
      </vt:variant>
      <vt:variant>
        <vt:lpwstr/>
      </vt:variant>
      <vt:variant>
        <vt:i4>4259846</vt:i4>
      </vt:variant>
      <vt:variant>
        <vt:i4>1992</vt:i4>
      </vt:variant>
      <vt:variant>
        <vt:i4>0</vt:i4>
      </vt:variant>
      <vt:variant>
        <vt:i4>5</vt:i4>
      </vt:variant>
      <vt:variant>
        <vt:lpwstr>../Docs/R1-135459.zip</vt:lpwstr>
      </vt:variant>
      <vt:variant>
        <vt:lpwstr/>
      </vt:variant>
      <vt:variant>
        <vt:i4>4259847</vt:i4>
      </vt:variant>
      <vt:variant>
        <vt:i4>1989</vt:i4>
      </vt:variant>
      <vt:variant>
        <vt:i4>0</vt:i4>
      </vt:variant>
      <vt:variant>
        <vt:i4>5</vt:i4>
      </vt:variant>
      <vt:variant>
        <vt:lpwstr>../Docs/R1-135458.zip</vt:lpwstr>
      </vt:variant>
      <vt:variant>
        <vt:lpwstr/>
      </vt:variant>
      <vt:variant>
        <vt:i4>4521995</vt:i4>
      </vt:variant>
      <vt:variant>
        <vt:i4>1986</vt:i4>
      </vt:variant>
      <vt:variant>
        <vt:i4>0</vt:i4>
      </vt:variant>
      <vt:variant>
        <vt:i4>5</vt:i4>
      </vt:variant>
      <vt:variant>
        <vt:lpwstr>../Docs/R1-135414.zip</vt:lpwstr>
      </vt:variant>
      <vt:variant>
        <vt:lpwstr/>
      </vt:variant>
      <vt:variant>
        <vt:i4>4325387</vt:i4>
      </vt:variant>
      <vt:variant>
        <vt:i4>1983</vt:i4>
      </vt:variant>
      <vt:variant>
        <vt:i4>0</vt:i4>
      </vt:variant>
      <vt:variant>
        <vt:i4>5</vt:i4>
      </vt:variant>
      <vt:variant>
        <vt:lpwstr>../Docs/R1-134373.zip</vt:lpwstr>
      </vt:variant>
      <vt:variant>
        <vt:lpwstr/>
      </vt:variant>
      <vt:variant>
        <vt:i4>5046283</vt:i4>
      </vt:variant>
      <vt:variant>
        <vt:i4>1980</vt:i4>
      </vt:variant>
      <vt:variant>
        <vt:i4>0</vt:i4>
      </vt:variant>
      <vt:variant>
        <vt:i4>5</vt:i4>
      </vt:variant>
      <vt:variant>
        <vt:lpwstr>../Docs/R1-135393.zip</vt:lpwstr>
      </vt:variant>
      <vt:variant>
        <vt:lpwstr/>
      </vt:variant>
      <vt:variant>
        <vt:i4>4325387</vt:i4>
      </vt:variant>
      <vt:variant>
        <vt:i4>1977</vt:i4>
      </vt:variant>
      <vt:variant>
        <vt:i4>0</vt:i4>
      </vt:variant>
      <vt:variant>
        <vt:i4>5</vt:i4>
      </vt:variant>
      <vt:variant>
        <vt:lpwstr>../Docs/R1-135363.zip</vt:lpwstr>
      </vt:variant>
      <vt:variant>
        <vt:lpwstr/>
      </vt:variant>
      <vt:variant>
        <vt:i4>4259840</vt:i4>
      </vt:variant>
      <vt:variant>
        <vt:i4>1974</vt:i4>
      </vt:variant>
      <vt:variant>
        <vt:i4>0</vt:i4>
      </vt:variant>
      <vt:variant>
        <vt:i4>5</vt:i4>
      </vt:variant>
      <vt:variant>
        <vt:lpwstr>../Docs/R1-135358.zip</vt:lpwstr>
      </vt:variant>
      <vt:variant>
        <vt:lpwstr/>
      </vt:variant>
      <vt:variant>
        <vt:i4>4259855</vt:i4>
      </vt:variant>
      <vt:variant>
        <vt:i4>1971</vt:i4>
      </vt:variant>
      <vt:variant>
        <vt:i4>0</vt:i4>
      </vt:variant>
      <vt:variant>
        <vt:i4>5</vt:i4>
      </vt:variant>
      <vt:variant>
        <vt:lpwstr>../Docs/R1-135357.zip</vt:lpwstr>
      </vt:variant>
      <vt:variant>
        <vt:lpwstr/>
      </vt:variant>
      <vt:variant>
        <vt:i4>5046284</vt:i4>
      </vt:variant>
      <vt:variant>
        <vt:i4>1968</vt:i4>
      </vt:variant>
      <vt:variant>
        <vt:i4>0</vt:i4>
      </vt:variant>
      <vt:variant>
        <vt:i4>5</vt:i4>
      </vt:variant>
      <vt:variant>
        <vt:lpwstr>../Docs/R1-135295.zip</vt:lpwstr>
      </vt:variant>
      <vt:variant>
        <vt:lpwstr/>
      </vt:variant>
      <vt:variant>
        <vt:i4>4259850</vt:i4>
      </vt:variant>
      <vt:variant>
        <vt:i4>1965</vt:i4>
      </vt:variant>
      <vt:variant>
        <vt:i4>0</vt:i4>
      </vt:variant>
      <vt:variant>
        <vt:i4>5</vt:i4>
      </vt:variant>
      <vt:variant>
        <vt:lpwstr>../Docs/R1-135253.zip</vt:lpwstr>
      </vt:variant>
      <vt:variant>
        <vt:lpwstr/>
      </vt:variant>
      <vt:variant>
        <vt:i4>4259851</vt:i4>
      </vt:variant>
      <vt:variant>
        <vt:i4>1962</vt:i4>
      </vt:variant>
      <vt:variant>
        <vt:i4>0</vt:i4>
      </vt:variant>
      <vt:variant>
        <vt:i4>5</vt:i4>
      </vt:variant>
      <vt:variant>
        <vt:lpwstr>../Docs/R1-135252.zip</vt:lpwstr>
      </vt:variant>
      <vt:variant>
        <vt:lpwstr/>
      </vt:variant>
      <vt:variant>
        <vt:i4>5046287</vt:i4>
      </vt:variant>
      <vt:variant>
        <vt:i4>1959</vt:i4>
      </vt:variant>
      <vt:variant>
        <vt:i4>0</vt:i4>
      </vt:variant>
      <vt:variant>
        <vt:i4>5</vt:i4>
      </vt:variant>
      <vt:variant>
        <vt:lpwstr>../Docs/R1-135195.zip</vt:lpwstr>
      </vt:variant>
      <vt:variant>
        <vt:lpwstr/>
      </vt:variant>
      <vt:variant>
        <vt:i4>4259854</vt:i4>
      </vt:variant>
      <vt:variant>
        <vt:i4>1956</vt:i4>
      </vt:variant>
      <vt:variant>
        <vt:i4>0</vt:i4>
      </vt:variant>
      <vt:variant>
        <vt:i4>5</vt:i4>
      </vt:variant>
      <vt:variant>
        <vt:lpwstr>../Docs/R1-135154.zip</vt:lpwstr>
      </vt:variant>
      <vt:variant>
        <vt:lpwstr/>
      </vt:variant>
      <vt:variant>
        <vt:i4>4587523</vt:i4>
      </vt:variant>
      <vt:variant>
        <vt:i4>1953</vt:i4>
      </vt:variant>
      <vt:variant>
        <vt:i4>0</vt:i4>
      </vt:variant>
      <vt:variant>
        <vt:i4>5</vt:i4>
      </vt:variant>
      <vt:variant>
        <vt:lpwstr>../Docs/R1-135129.zip</vt:lpwstr>
      </vt:variant>
      <vt:variant>
        <vt:lpwstr/>
      </vt:variant>
      <vt:variant>
        <vt:i4>4325391</vt:i4>
      </vt:variant>
      <vt:variant>
        <vt:i4>1950</vt:i4>
      </vt:variant>
      <vt:variant>
        <vt:i4>0</vt:i4>
      </vt:variant>
      <vt:variant>
        <vt:i4>5</vt:i4>
      </vt:variant>
      <vt:variant>
        <vt:lpwstr>../Docs/R1-135064.zip</vt:lpwstr>
      </vt:variant>
      <vt:variant>
        <vt:lpwstr/>
      </vt:variant>
      <vt:variant>
        <vt:i4>4325384</vt:i4>
      </vt:variant>
      <vt:variant>
        <vt:i4>1947</vt:i4>
      </vt:variant>
      <vt:variant>
        <vt:i4>0</vt:i4>
      </vt:variant>
      <vt:variant>
        <vt:i4>5</vt:i4>
      </vt:variant>
      <vt:variant>
        <vt:lpwstr>../Docs/R1-135063.zip</vt:lpwstr>
      </vt:variant>
      <vt:variant>
        <vt:lpwstr/>
      </vt:variant>
      <vt:variant>
        <vt:i4>4456457</vt:i4>
      </vt:variant>
      <vt:variant>
        <vt:i4>1944</vt:i4>
      </vt:variant>
      <vt:variant>
        <vt:i4>0</vt:i4>
      </vt:variant>
      <vt:variant>
        <vt:i4>5</vt:i4>
      </vt:variant>
      <vt:variant>
        <vt:lpwstr>../Docs/R1-135103.zip</vt:lpwstr>
      </vt:variant>
      <vt:variant>
        <vt:lpwstr/>
      </vt:variant>
      <vt:variant>
        <vt:i4>4521986</vt:i4>
      </vt:variant>
      <vt:variant>
        <vt:i4>1941</vt:i4>
      </vt:variant>
      <vt:variant>
        <vt:i4>0</vt:i4>
      </vt:variant>
      <vt:variant>
        <vt:i4>5</vt:i4>
      </vt:variant>
      <vt:variant>
        <vt:lpwstr>../Docs/R1-135019.zip</vt:lpwstr>
      </vt:variant>
      <vt:variant>
        <vt:lpwstr/>
      </vt:variant>
      <vt:variant>
        <vt:i4>4194305</vt:i4>
      </vt:variant>
      <vt:variant>
        <vt:i4>1938</vt:i4>
      </vt:variant>
      <vt:variant>
        <vt:i4>0</vt:i4>
      </vt:variant>
      <vt:variant>
        <vt:i4>5</vt:i4>
      </vt:variant>
      <vt:variant>
        <vt:lpwstr>../Docs/R1-135943.zip</vt:lpwstr>
      </vt:variant>
      <vt:variant>
        <vt:lpwstr/>
      </vt:variant>
      <vt:variant>
        <vt:i4>4587532</vt:i4>
      </vt:variant>
      <vt:variant>
        <vt:i4>1935</vt:i4>
      </vt:variant>
      <vt:variant>
        <vt:i4>0</vt:i4>
      </vt:variant>
      <vt:variant>
        <vt:i4>5</vt:i4>
      </vt:variant>
      <vt:variant>
        <vt:lpwstr>../Docs/R1-135423.zip</vt:lpwstr>
      </vt:variant>
      <vt:variant>
        <vt:lpwstr/>
      </vt:variant>
      <vt:variant>
        <vt:i4>4587533</vt:i4>
      </vt:variant>
      <vt:variant>
        <vt:i4>1932</vt:i4>
      </vt:variant>
      <vt:variant>
        <vt:i4>0</vt:i4>
      </vt:variant>
      <vt:variant>
        <vt:i4>5</vt:i4>
      </vt:variant>
      <vt:variant>
        <vt:lpwstr>../Docs/R1-135422.zip</vt:lpwstr>
      </vt:variant>
      <vt:variant>
        <vt:lpwstr/>
      </vt:variant>
      <vt:variant>
        <vt:i4>4653069</vt:i4>
      </vt:variant>
      <vt:variant>
        <vt:i4>1929</vt:i4>
      </vt:variant>
      <vt:variant>
        <vt:i4>0</vt:i4>
      </vt:variant>
      <vt:variant>
        <vt:i4>5</vt:i4>
      </vt:variant>
      <vt:variant>
        <vt:lpwstr>../Docs/R1-136006.zip</vt:lpwstr>
      </vt:variant>
      <vt:variant>
        <vt:lpwstr/>
      </vt:variant>
      <vt:variant>
        <vt:i4>5046282</vt:i4>
      </vt:variant>
      <vt:variant>
        <vt:i4>1926</vt:i4>
      </vt:variant>
      <vt:variant>
        <vt:i4>0</vt:i4>
      </vt:variant>
      <vt:variant>
        <vt:i4>5</vt:i4>
      </vt:variant>
      <vt:variant>
        <vt:lpwstr>../Docs/R1-135392.zip</vt:lpwstr>
      </vt:variant>
      <vt:variant>
        <vt:lpwstr/>
      </vt:variant>
      <vt:variant>
        <vt:i4>4325391</vt:i4>
      </vt:variant>
      <vt:variant>
        <vt:i4>1923</vt:i4>
      </vt:variant>
      <vt:variant>
        <vt:i4>0</vt:i4>
      </vt:variant>
      <vt:variant>
        <vt:i4>5</vt:i4>
      </vt:variant>
      <vt:variant>
        <vt:lpwstr>../Docs/R1-135763.zip</vt:lpwstr>
      </vt:variant>
      <vt:variant>
        <vt:lpwstr/>
      </vt:variant>
      <vt:variant>
        <vt:i4>4194318</vt:i4>
      </vt:variant>
      <vt:variant>
        <vt:i4>1920</vt:i4>
      </vt:variant>
      <vt:variant>
        <vt:i4>0</vt:i4>
      </vt:variant>
      <vt:variant>
        <vt:i4>5</vt:i4>
      </vt:variant>
      <vt:variant>
        <vt:lpwstr>../Docs/R1-135643.zip</vt:lpwstr>
      </vt:variant>
      <vt:variant>
        <vt:lpwstr/>
      </vt:variant>
      <vt:variant>
        <vt:i4>4194310</vt:i4>
      </vt:variant>
      <vt:variant>
        <vt:i4>1917</vt:i4>
      </vt:variant>
      <vt:variant>
        <vt:i4>0</vt:i4>
      </vt:variant>
      <vt:variant>
        <vt:i4>5</vt:i4>
      </vt:variant>
      <vt:variant>
        <vt:lpwstr>../Docs/R1-134558.zip</vt:lpwstr>
      </vt:variant>
      <vt:variant>
        <vt:lpwstr/>
      </vt:variant>
      <vt:variant>
        <vt:i4>4456461</vt:i4>
      </vt:variant>
      <vt:variant>
        <vt:i4>1914</vt:i4>
      </vt:variant>
      <vt:variant>
        <vt:i4>0</vt:i4>
      </vt:variant>
      <vt:variant>
        <vt:i4>5</vt:i4>
      </vt:variant>
      <vt:variant>
        <vt:lpwstr>../Docs/R1-135600.zip</vt:lpwstr>
      </vt:variant>
      <vt:variant>
        <vt:lpwstr/>
      </vt:variant>
      <vt:variant>
        <vt:i4>4390926</vt:i4>
      </vt:variant>
      <vt:variant>
        <vt:i4>1911</vt:i4>
      </vt:variant>
      <vt:variant>
        <vt:i4>0</vt:i4>
      </vt:variant>
      <vt:variant>
        <vt:i4>5</vt:i4>
      </vt:variant>
      <vt:variant>
        <vt:lpwstr>../Docs/R1-135570.zip</vt:lpwstr>
      </vt:variant>
      <vt:variant>
        <vt:lpwstr/>
      </vt:variant>
      <vt:variant>
        <vt:i4>4259848</vt:i4>
      </vt:variant>
      <vt:variant>
        <vt:i4>1908</vt:i4>
      </vt:variant>
      <vt:variant>
        <vt:i4>0</vt:i4>
      </vt:variant>
      <vt:variant>
        <vt:i4>5</vt:i4>
      </vt:variant>
      <vt:variant>
        <vt:lpwstr>../Docs/R1-135457.zip</vt:lpwstr>
      </vt:variant>
      <vt:variant>
        <vt:lpwstr/>
      </vt:variant>
      <vt:variant>
        <vt:i4>4259854</vt:i4>
      </vt:variant>
      <vt:variant>
        <vt:i4>1905</vt:i4>
      </vt:variant>
      <vt:variant>
        <vt:i4>0</vt:i4>
      </vt:variant>
      <vt:variant>
        <vt:i4>5</vt:i4>
      </vt:variant>
      <vt:variant>
        <vt:lpwstr>../Docs/R1-135356.zip</vt:lpwstr>
      </vt:variant>
      <vt:variant>
        <vt:lpwstr/>
      </vt:variant>
      <vt:variant>
        <vt:i4>4194313</vt:i4>
      </vt:variant>
      <vt:variant>
        <vt:i4>1902</vt:i4>
      </vt:variant>
      <vt:variant>
        <vt:i4>0</vt:i4>
      </vt:variant>
      <vt:variant>
        <vt:i4>5</vt:i4>
      </vt:variant>
      <vt:variant>
        <vt:lpwstr>../Docs/R1-135341.zip</vt:lpwstr>
      </vt:variant>
      <vt:variant>
        <vt:lpwstr/>
      </vt:variant>
      <vt:variant>
        <vt:i4>4325391</vt:i4>
      </vt:variant>
      <vt:variant>
        <vt:i4>1899</vt:i4>
      </vt:variant>
      <vt:variant>
        <vt:i4>0</vt:i4>
      </vt:variant>
      <vt:variant>
        <vt:i4>5</vt:i4>
      </vt:variant>
      <vt:variant>
        <vt:lpwstr>../Docs/R1-135266.zip</vt:lpwstr>
      </vt:variant>
      <vt:variant>
        <vt:lpwstr/>
      </vt:variant>
      <vt:variant>
        <vt:i4>4259853</vt:i4>
      </vt:variant>
      <vt:variant>
        <vt:i4>1896</vt:i4>
      </vt:variant>
      <vt:variant>
        <vt:i4>0</vt:i4>
      </vt:variant>
      <vt:variant>
        <vt:i4>5</vt:i4>
      </vt:variant>
      <vt:variant>
        <vt:lpwstr>../Docs/R1-135254.zip</vt:lpwstr>
      </vt:variant>
      <vt:variant>
        <vt:lpwstr/>
      </vt:variant>
      <vt:variant>
        <vt:i4>5046286</vt:i4>
      </vt:variant>
      <vt:variant>
        <vt:i4>1893</vt:i4>
      </vt:variant>
      <vt:variant>
        <vt:i4>0</vt:i4>
      </vt:variant>
      <vt:variant>
        <vt:i4>5</vt:i4>
      </vt:variant>
      <vt:variant>
        <vt:lpwstr>../Docs/R1-135194.zip</vt:lpwstr>
      </vt:variant>
      <vt:variant>
        <vt:lpwstr/>
      </vt:variant>
      <vt:variant>
        <vt:i4>4259849</vt:i4>
      </vt:variant>
      <vt:variant>
        <vt:i4>1890</vt:i4>
      </vt:variant>
      <vt:variant>
        <vt:i4>0</vt:i4>
      </vt:variant>
      <vt:variant>
        <vt:i4>5</vt:i4>
      </vt:variant>
      <vt:variant>
        <vt:lpwstr>../Docs/R1-135153.zip</vt:lpwstr>
      </vt:variant>
      <vt:variant>
        <vt:lpwstr/>
      </vt:variant>
      <vt:variant>
        <vt:i4>4259848</vt:i4>
      </vt:variant>
      <vt:variant>
        <vt:i4>1887</vt:i4>
      </vt:variant>
      <vt:variant>
        <vt:i4>0</vt:i4>
      </vt:variant>
      <vt:variant>
        <vt:i4>5</vt:i4>
      </vt:variant>
      <vt:variant>
        <vt:lpwstr>../Docs/R1-135152.zip</vt:lpwstr>
      </vt:variant>
      <vt:variant>
        <vt:lpwstr/>
      </vt:variant>
      <vt:variant>
        <vt:i4>4456456</vt:i4>
      </vt:variant>
      <vt:variant>
        <vt:i4>1884</vt:i4>
      </vt:variant>
      <vt:variant>
        <vt:i4>0</vt:i4>
      </vt:variant>
      <vt:variant>
        <vt:i4>5</vt:i4>
      </vt:variant>
      <vt:variant>
        <vt:lpwstr>../Docs/R1-135102.zip</vt:lpwstr>
      </vt:variant>
      <vt:variant>
        <vt:lpwstr/>
      </vt:variant>
      <vt:variant>
        <vt:i4>4325385</vt:i4>
      </vt:variant>
      <vt:variant>
        <vt:i4>1881</vt:i4>
      </vt:variant>
      <vt:variant>
        <vt:i4>0</vt:i4>
      </vt:variant>
      <vt:variant>
        <vt:i4>5</vt:i4>
      </vt:variant>
      <vt:variant>
        <vt:lpwstr>../Docs/R1-135062.zip</vt:lpwstr>
      </vt:variant>
      <vt:variant>
        <vt:lpwstr/>
      </vt:variant>
      <vt:variant>
        <vt:i4>4521987</vt:i4>
      </vt:variant>
      <vt:variant>
        <vt:i4>1878</vt:i4>
      </vt:variant>
      <vt:variant>
        <vt:i4>0</vt:i4>
      </vt:variant>
      <vt:variant>
        <vt:i4>5</vt:i4>
      </vt:variant>
      <vt:variant>
        <vt:lpwstr>../Docs/R1-135018.zip</vt:lpwstr>
      </vt:variant>
      <vt:variant>
        <vt:lpwstr/>
      </vt:variant>
      <vt:variant>
        <vt:i4>4456449</vt:i4>
      </vt:variant>
      <vt:variant>
        <vt:i4>1875</vt:i4>
      </vt:variant>
      <vt:variant>
        <vt:i4>0</vt:i4>
      </vt:variant>
      <vt:variant>
        <vt:i4>5</vt:i4>
      </vt:variant>
      <vt:variant>
        <vt:lpwstr>../Docs/R1-135802.zip</vt:lpwstr>
      </vt:variant>
      <vt:variant>
        <vt:lpwstr/>
      </vt:variant>
      <vt:variant>
        <vt:i4>4456449</vt:i4>
      </vt:variant>
      <vt:variant>
        <vt:i4>1872</vt:i4>
      </vt:variant>
      <vt:variant>
        <vt:i4>0</vt:i4>
      </vt:variant>
      <vt:variant>
        <vt:i4>5</vt:i4>
      </vt:variant>
      <vt:variant>
        <vt:lpwstr>../Docs/R1-135802.zip</vt:lpwstr>
      </vt:variant>
      <vt:variant>
        <vt:lpwstr/>
      </vt:variant>
      <vt:variant>
        <vt:i4>2228239</vt:i4>
      </vt:variant>
      <vt:variant>
        <vt:i4>1869</vt:i4>
      </vt:variant>
      <vt:variant>
        <vt:i4>0</vt:i4>
      </vt:variant>
      <vt:variant>
        <vt:i4>5</vt:i4>
      </vt:variant>
      <vt:variant>
        <vt:lpwstr>http://www.3gpp.org/ftp/tsg_ran/TSG_RAN/TSGR_60/Docs/RP-130848.zip</vt:lpwstr>
      </vt:variant>
      <vt:variant>
        <vt:lpwstr/>
      </vt:variant>
      <vt:variant>
        <vt:i4>4259849</vt:i4>
      </vt:variant>
      <vt:variant>
        <vt:i4>1866</vt:i4>
      </vt:variant>
      <vt:variant>
        <vt:i4>0</vt:i4>
      </vt:variant>
      <vt:variant>
        <vt:i4>5</vt:i4>
      </vt:variant>
      <vt:variant>
        <vt:lpwstr>../Docs/R1-135456.zip</vt:lpwstr>
      </vt:variant>
      <vt:variant>
        <vt:lpwstr/>
      </vt:variant>
      <vt:variant>
        <vt:i4>4521996</vt:i4>
      </vt:variant>
      <vt:variant>
        <vt:i4>1863</vt:i4>
      </vt:variant>
      <vt:variant>
        <vt:i4>0</vt:i4>
      </vt:variant>
      <vt:variant>
        <vt:i4>5</vt:i4>
      </vt:variant>
      <vt:variant>
        <vt:lpwstr>../Docs/R1-135413.zip</vt:lpwstr>
      </vt:variant>
      <vt:variant>
        <vt:lpwstr/>
      </vt:variant>
      <vt:variant>
        <vt:i4>5046285</vt:i4>
      </vt:variant>
      <vt:variant>
        <vt:i4>1860</vt:i4>
      </vt:variant>
      <vt:variant>
        <vt:i4>0</vt:i4>
      </vt:variant>
      <vt:variant>
        <vt:i4>5</vt:i4>
      </vt:variant>
      <vt:variant>
        <vt:lpwstr>../Docs/R1-135294.zip</vt:lpwstr>
      </vt:variant>
      <vt:variant>
        <vt:lpwstr/>
      </vt:variant>
      <vt:variant>
        <vt:i4>5046282</vt:i4>
      </vt:variant>
      <vt:variant>
        <vt:i4>1857</vt:i4>
      </vt:variant>
      <vt:variant>
        <vt:i4>0</vt:i4>
      </vt:variant>
      <vt:variant>
        <vt:i4>5</vt:i4>
      </vt:variant>
      <vt:variant>
        <vt:lpwstr>../Docs/R1-135293.zip</vt:lpwstr>
      </vt:variant>
      <vt:variant>
        <vt:lpwstr/>
      </vt:variant>
      <vt:variant>
        <vt:i4>4325386</vt:i4>
      </vt:variant>
      <vt:variant>
        <vt:i4>1854</vt:i4>
      </vt:variant>
      <vt:variant>
        <vt:i4>0</vt:i4>
      </vt:variant>
      <vt:variant>
        <vt:i4>5</vt:i4>
      </vt:variant>
      <vt:variant>
        <vt:lpwstr>../Docs/R1-135061.zip</vt:lpwstr>
      </vt:variant>
      <vt:variant>
        <vt:lpwstr/>
      </vt:variant>
      <vt:variant>
        <vt:i4>4194319</vt:i4>
      </vt:variant>
      <vt:variant>
        <vt:i4>1851</vt:i4>
      </vt:variant>
      <vt:variant>
        <vt:i4>0</vt:i4>
      </vt:variant>
      <vt:variant>
        <vt:i4>5</vt:i4>
      </vt:variant>
      <vt:variant>
        <vt:lpwstr>../Docs/R1-135642.zip</vt:lpwstr>
      </vt:variant>
      <vt:variant>
        <vt:lpwstr/>
      </vt:variant>
      <vt:variant>
        <vt:i4>4325386</vt:i4>
      </vt:variant>
      <vt:variant>
        <vt:i4>1848</vt:i4>
      </vt:variant>
      <vt:variant>
        <vt:i4>0</vt:i4>
      </vt:variant>
      <vt:variant>
        <vt:i4>5</vt:i4>
      </vt:variant>
      <vt:variant>
        <vt:lpwstr>../Docs/R1-135564.zip</vt:lpwstr>
      </vt:variant>
      <vt:variant>
        <vt:lpwstr/>
      </vt:variant>
      <vt:variant>
        <vt:i4>4653065</vt:i4>
      </vt:variant>
      <vt:variant>
        <vt:i4>1845</vt:i4>
      </vt:variant>
      <vt:variant>
        <vt:i4>0</vt:i4>
      </vt:variant>
      <vt:variant>
        <vt:i4>5</vt:i4>
      </vt:variant>
      <vt:variant>
        <vt:lpwstr>../Docs/R1-135537.zip</vt:lpwstr>
      </vt:variant>
      <vt:variant>
        <vt:lpwstr/>
      </vt:variant>
      <vt:variant>
        <vt:i4>4194312</vt:i4>
      </vt:variant>
      <vt:variant>
        <vt:i4>1842</vt:i4>
      </vt:variant>
      <vt:variant>
        <vt:i4>0</vt:i4>
      </vt:variant>
      <vt:variant>
        <vt:i4>5</vt:i4>
      </vt:variant>
      <vt:variant>
        <vt:lpwstr>../Docs/R1-135340.zip</vt:lpwstr>
      </vt:variant>
      <vt:variant>
        <vt:lpwstr/>
      </vt:variant>
      <vt:variant>
        <vt:i4>5046281</vt:i4>
      </vt:variant>
      <vt:variant>
        <vt:i4>1839</vt:i4>
      </vt:variant>
      <vt:variant>
        <vt:i4>0</vt:i4>
      </vt:variant>
      <vt:variant>
        <vt:i4>5</vt:i4>
      </vt:variant>
      <vt:variant>
        <vt:lpwstr>../Docs/R1-135193.zip</vt:lpwstr>
      </vt:variant>
      <vt:variant>
        <vt:lpwstr/>
      </vt:variant>
      <vt:variant>
        <vt:i4>5046280</vt:i4>
      </vt:variant>
      <vt:variant>
        <vt:i4>1836</vt:i4>
      </vt:variant>
      <vt:variant>
        <vt:i4>0</vt:i4>
      </vt:variant>
      <vt:variant>
        <vt:i4>5</vt:i4>
      </vt:variant>
      <vt:variant>
        <vt:lpwstr>../Docs/R1-135192.zip</vt:lpwstr>
      </vt:variant>
      <vt:variant>
        <vt:lpwstr/>
      </vt:variant>
      <vt:variant>
        <vt:i4>4325387</vt:i4>
      </vt:variant>
      <vt:variant>
        <vt:i4>1833</vt:i4>
      </vt:variant>
      <vt:variant>
        <vt:i4>0</vt:i4>
      </vt:variant>
      <vt:variant>
        <vt:i4>5</vt:i4>
      </vt:variant>
      <vt:variant>
        <vt:lpwstr>../Docs/R1-135060.zip</vt:lpwstr>
      </vt:variant>
      <vt:variant>
        <vt:lpwstr/>
      </vt:variant>
      <vt:variant>
        <vt:i4>4325381</vt:i4>
      </vt:variant>
      <vt:variant>
        <vt:i4>1830</vt:i4>
      </vt:variant>
      <vt:variant>
        <vt:i4>0</vt:i4>
      </vt:variant>
      <vt:variant>
        <vt:i4>5</vt:i4>
      </vt:variant>
      <vt:variant>
        <vt:lpwstr>../Docs/R1-135967.zip</vt:lpwstr>
      </vt:variant>
      <vt:variant>
        <vt:lpwstr/>
      </vt:variant>
      <vt:variant>
        <vt:i4>4194319</vt:i4>
      </vt:variant>
      <vt:variant>
        <vt:i4>1827</vt:i4>
      </vt:variant>
      <vt:variant>
        <vt:i4>0</vt:i4>
      </vt:variant>
      <vt:variant>
        <vt:i4>5</vt:i4>
      </vt:variant>
      <vt:variant>
        <vt:lpwstr>../Docs/R1-135642.zip</vt:lpwstr>
      </vt:variant>
      <vt:variant>
        <vt:lpwstr/>
      </vt:variant>
      <vt:variant>
        <vt:i4>4194316</vt:i4>
      </vt:variant>
      <vt:variant>
        <vt:i4>1824</vt:i4>
      </vt:variant>
      <vt:variant>
        <vt:i4>0</vt:i4>
      </vt:variant>
      <vt:variant>
        <vt:i4>5</vt:i4>
      </vt:variant>
      <vt:variant>
        <vt:lpwstr>../Docs/R1-135641.zip</vt:lpwstr>
      </vt:variant>
      <vt:variant>
        <vt:lpwstr/>
      </vt:variant>
      <vt:variant>
        <vt:i4>4259850</vt:i4>
      </vt:variant>
      <vt:variant>
        <vt:i4>1821</vt:i4>
      </vt:variant>
      <vt:variant>
        <vt:i4>0</vt:i4>
      </vt:variant>
      <vt:variant>
        <vt:i4>5</vt:i4>
      </vt:variant>
      <vt:variant>
        <vt:lpwstr>../Docs/R1-135455.zip</vt:lpwstr>
      </vt:variant>
      <vt:variant>
        <vt:lpwstr/>
      </vt:variant>
      <vt:variant>
        <vt:i4>4325390</vt:i4>
      </vt:variant>
      <vt:variant>
        <vt:i4>1818</vt:i4>
      </vt:variant>
      <vt:variant>
        <vt:i4>0</vt:i4>
      </vt:variant>
      <vt:variant>
        <vt:i4>5</vt:i4>
      </vt:variant>
      <vt:variant>
        <vt:lpwstr>../Docs/R1-135366.zip</vt:lpwstr>
      </vt:variant>
      <vt:variant>
        <vt:lpwstr/>
      </vt:variant>
      <vt:variant>
        <vt:i4>5046282</vt:i4>
      </vt:variant>
      <vt:variant>
        <vt:i4>1815</vt:i4>
      </vt:variant>
      <vt:variant>
        <vt:i4>0</vt:i4>
      </vt:variant>
      <vt:variant>
        <vt:i4>5</vt:i4>
      </vt:variant>
      <vt:variant>
        <vt:lpwstr>../Docs/R1-135190.zip</vt:lpwstr>
      </vt:variant>
      <vt:variant>
        <vt:lpwstr/>
      </vt:variant>
      <vt:variant>
        <vt:i4>4521997</vt:i4>
      </vt:variant>
      <vt:variant>
        <vt:i4>1812</vt:i4>
      </vt:variant>
      <vt:variant>
        <vt:i4>0</vt:i4>
      </vt:variant>
      <vt:variant>
        <vt:i4>5</vt:i4>
      </vt:variant>
      <vt:variant>
        <vt:lpwstr>../Docs/R1-135016.zip</vt:lpwstr>
      </vt:variant>
      <vt:variant>
        <vt:lpwstr/>
      </vt:variant>
      <vt:variant>
        <vt:i4>4521999</vt:i4>
      </vt:variant>
      <vt:variant>
        <vt:i4>1809</vt:i4>
      </vt:variant>
      <vt:variant>
        <vt:i4>0</vt:i4>
      </vt:variant>
      <vt:variant>
        <vt:i4>5</vt:i4>
      </vt:variant>
      <vt:variant>
        <vt:lpwstr>../Docs/R1-135014.zip</vt:lpwstr>
      </vt:variant>
      <vt:variant>
        <vt:lpwstr/>
      </vt:variant>
      <vt:variant>
        <vt:i4>4194316</vt:i4>
      </vt:variant>
      <vt:variant>
        <vt:i4>1806</vt:i4>
      </vt:variant>
      <vt:variant>
        <vt:i4>0</vt:i4>
      </vt:variant>
      <vt:variant>
        <vt:i4>5</vt:i4>
      </vt:variant>
      <vt:variant>
        <vt:lpwstr>../Docs/R1-135641.zip</vt:lpwstr>
      </vt:variant>
      <vt:variant>
        <vt:lpwstr/>
      </vt:variant>
      <vt:variant>
        <vt:i4>5046279</vt:i4>
      </vt:variant>
      <vt:variant>
        <vt:i4>1803</vt:i4>
      </vt:variant>
      <vt:variant>
        <vt:i4>0</vt:i4>
      </vt:variant>
      <vt:variant>
        <vt:i4>5</vt:i4>
      </vt:variant>
      <vt:variant>
        <vt:lpwstr>../Docs/R1-135599.zip</vt:lpwstr>
      </vt:variant>
      <vt:variant>
        <vt:lpwstr/>
      </vt:variant>
      <vt:variant>
        <vt:i4>4325388</vt:i4>
      </vt:variant>
      <vt:variant>
        <vt:i4>1800</vt:i4>
      </vt:variant>
      <vt:variant>
        <vt:i4>0</vt:i4>
      </vt:variant>
      <vt:variant>
        <vt:i4>5</vt:i4>
      </vt:variant>
      <vt:variant>
        <vt:lpwstr>../Docs/R1-135562.zip</vt:lpwstr>
      </vt:variant>
      <vt:variant>
        <vt:lpwstr/>
      </vt:variant>
      <vt:variant>
        <vt:i4>4653064</vt:i4>
      </vt:variant>
      <vt:variant>
        <vt:i4>1797</vt:i4>
      </vt:variant>
      <vt:variant>
        <vt:i4>0</vt:i4>
      </vt:variant>
      <vt:variant>
        <vt:i4>5</vt:i4>
      </vt:variant>
      <vt:variant>
        <vt:lpwstr>../Docs/R1-135536.zip</vt:lpwstr>
      </vt:variant>
      <vt:variant>
        <vt:lpwstr/>
      </vt:variant>
      <vt:variant>
        <vt:i4>4456454</vt:i4>
      </vt:variant>
      <vt:variant>
        <vt:i4>1794</vt:i4>
      </vt:variant>
      <vt:variant>
        <vt:i4>0</vt:i4>
      </vt:variant>
      <vt:variant>
        <vt:i4>5</vt:i4>
      </vt:variant>
      <vt:variant>
        <vt:lpwstr>../Docs/R1-135508.zip</vt:lpwstr>
      </vt:variant>
      <vt:variant>
        <vt:lpwstr/>
      </vt:variant>
      <vt:variant>
        <vt:i4>4259850</vt:i4>
      </vt:variant>
      <vt:variant>
        <vt:i4>1791</vt:i4>
      </vt:variant>
      <vt:variant>
        <vt:i4>0</vt:i4>
      </vt:variant>
      <vt:variant>
        <vt:i4>5</vt:i4>
      </vt:variant>
      <vt:variant>
        <vt:lpwstr>../Docs/R1-135455.zip</vt:lpwstr>
      </vt:variant>
      <vt:variant>
        <vt:lpwstr/>
      </vt:variant>
      <vt:variant>
        <vt:i4>4194314</vt:i4>
      </vt:variant>
      <vt:variant>
        <vt:i4>1788</vt:i4>
      </vt:variant>
      <vt:variant>
        <vt:i4>0</vt:i4>
      </vt:variant>
      <vt:variant>
        <vt:i4>5</vt:i4>
      </vt:variant>
      <vt:variant>
        <vt:lpwstr>../Docs/R1-135445.zip</vt:lpwstr>
      </vt:variant>
      <vt:variant>
        <vt:lpwstr/>
      </vt:variant>
      <vt:variant>
        <vt:i4>4587534</vt:i4>
      </vt:variant>
      <vt:variant>
        <vt:i4>1785</vt:i4>
      </vt:variant>
      <vt:variant>
        <vt:i4>0</vt:i4>
      </vt:variant>
      <vt:variant>
        <vt:i4>5</vt:i4>
      </vt:variant>
      <vt:variant>
        <vt:lpwstr>../Docs/R1-135421.zip</vt:lpwstr>
      </vt:variant>
      <vt:variant>
        <vt:lpwstr/>
      </vt:variant>
      <vt:variant>
        <vt:i4>4521998</vt:i4>
      </vt:variant>
      <vt:variant>
        <vt:i4>1782</vt:i4>
      </vt:variant>
      <vt:variant>
        <vt:i4>0</vt:i4>
      </vt:variant>
      <vt:variant>
        <vt:i4>5</vt:i4>
      </vt:variant>
      <vt:variant>
        <vt:lpwstr>../Docs/R1-135411.zip</vt:lpwstr>
      </vt:variant>
      <vt:variant>
        <vt:lpwstr/>
      </vt:variant>
      <vt:variant>
        <vt:i4>4325390</vt:i4>
      </vt:variant>
      <vt:variant>
        <vt:i4>1779</vt:i4>
      </vt:variant>
      <vt:variant>
        <vt:i4>0</vt:i4>
      </vt:variant>
      <vt:variant>
        <vt:i4>5</vt:i4>
      </vt:variant>
      <vt:variant>
        <vt:lpwstr>../Docs/R1-135366.zip</vt:lpwstr>
      </vt:variant>
      <vt:variant>
        <vt:lpwstr/>
      </vt:variant>
      <vt:variant>
        <vt:i4>4653057</vt:i4>
      </vt:variant>
      <vt:variant>
        <vt:i4>1776</vt:i4>
      </vt:variant>
      <vt:variant>
        <vt:i4>0</vt:i4>
      </vt:variant>
      <vt:variant>
        <vt:i4>5</vt:i4>
      </vt:variant>
      <vt:variant>
        <vt:lpwstr>../Docs/R1-135339.zip</vt:lpwstr>
      </vt:variant>
      <vt:variant>
        <vt:lpwstr/>
      </vt:variant>
      <vt:variant>
        <vt:i4>5046280</vt:i4>
      </vt:variant>
      <vt:variant>
        <vt:i4>1773</vt:i4>
      </vt:variant>
      <vt:variant>
        <vt:i4>0</vt:i4>
      </vt:variant>
      <vt:variant>
        <vt:i4>5</vt:i4>
      </vt:variant>
      <vt:variant>
        <vt:lpwstr>../Docs/R1-135291.zip</vt:lpwstr>
      </vt:variant>
      <vt:variant>
        <vt:lpwstr/>
      </vt:variant>
      <vt:variant>
        <vt:i4>4259855</vt:i4>
      </vt:variant>
      <vt:variant>
        <vt:i4>1770</vt:i4>
      </vt:variant>
      <vt:variant>
        <vt:i4>0</vt:i4>
      </vt:variant>
      <vt:variant>
        <vt:i4>5</vt:i4>
      </vt:variant>
      <vt:variant>
        <vt:lpwstr>../Docs/R1-135256.zip</vt:lpwstr>
      </vt:variant>
      <vt:variant>
        <vt:lpwstr/>
      </vt:variant>
      <vt:variant>
        <vt:i4>5046283</vt:i4>
      </vt:variant>
      <vt:variant>
        <vt:i4>1767</vt:i4>
      </vt:variant>
      <vt:variant>
        <vt:i4>0</vt:i4>
      </vt:variant>
      <vt:variant>
        <vt:i4>5</vt:i4>
      </vt:variant>
      <vt:variant>
        <vt:lpwstr>../Docs/R1-135191.zip</vt:lpwstr>
      </vt:variant>
      <vt:variant>
        <vt:lpwstr/>
      </vt:variant>
      <vt:variant>
        <vt:i4>4259842</vt:i4>
      </vt:variant>
      <vt:variant>
        <vt:i4>1764</vt:i4>
      </vt:variant>
      <vt:variant>
        <vt:i4>0</vt:i4>
      </vt:variant>
      <vt:variant>
        <vt:i4>5</vt:i4>
      </vt:variant>
      <vt:variant>
        <vt:lpwstr>../Docs/R1-135059.zip</vt:lpwstr>
      </vt:variant>
      <vt:variant>
        <vt:lpwstr/>
      </vt:variant>
      <vt:variant>
        <vt:i4>4521998</vt:i4>
      </vt:variant>
      <vt:variant>
        <vt:i4>1761</vt:i4>
      </vt:variant>
      <vt:variant>
        <vt:i4>0</vt:i4>
      </vt:variant>
      <vt:variant>
        <vt:i4>5</vt:i4>
      </vt:variant>
      <vt:variant>
        <vt:lpwstr>../Docs/R1-135015.zip</vt:lpwstr>
      </vt:variant>
      <vt:variant>
        <vt:lpwstr/>
      </vt:variant>
      <vt:variant>
        <vt:i4>5046279</vt:i4>
      </vt:variant>
      <vt:variant>
        <vt:i4>1758</vt:i4>
      </vt:variant>
      <vt:variant>
        <vt:i4>0</vt:i4>
      </vt:variant>
      <vt:variant>
        <vt:i4>5</vt:i4>
      </vt:variant>
      <vt:variant>
        <vt:lpwstr>../Docs/R1-135599.zip</vt:lpwstr>
      </vt:variant>
      <vt:variant>
        <vt:lpwstr/>
      </vt:variant>
      <vt:variant>
        <vt:i4>4325388</vt:i4>
      </vt:variant>
      <vt:variant>
        <vt:i4>1755</vt:i4>
      </vt:variant>
      <vt:variant>
        <vt:i4>0</vt:i4>
      </vt:variant>
      <vt:variant>
        <vt:i4>5</vt:i4>
      </vt:variant>
      <vt:variant>
        <vt:lpwstr>../Docs/R1-135562.zip</vt:lpwstr>
      </vt:variant>
      <vt:variant>
        <vt:lpwstr/>
      </vt:variant>
      <vt:variant>
        <vt:i4>4456454</vt:i4>
      </vt:variant>
      <vt:variant>
        <vt:i4>1752</vt:i4>
      </vt:variant>
      <vt:variant>
        <vt:i4>0</vt:i4>
      </vt:variant>
      <vt:variant>
        <vt:i4>5</vt:i4>
      </vt:variant>
      <vt:variant>
        <vt:lpwstr>../Docs/R1-135508.zip</vt:lpwstr>
      </vt:variant>
      <vt:variant>
        <vt:lpwstr/>
      </vt:variant>
      <vt:variant>
        <vt:i4>5046283</vt:i4>
      </vt:variant>
      <vt:variant>
        <vt:i4>1749</vt:i4>
      </vt:variant>
      <vt:variant>
        <vt:i4>0</vt:i4>
      </vt:variant>
      <vt:variant>
        <vt:i4>5</vt:i4>
      </vt:variant>
      <vt:variant>
        <vt:lpwstr>../Docs/R1-135292.zip</vt:lpwstr>
      </vt:variant>
      <vt:variant>
        <vt:lpwstr/>
      </vt:variant>
      <vt:variant>
        <vt:i4>5046283</vt:i4>
      </vt:variant>
      <vt:variant>
        <vt:i4>1746</vt:i4>
      </vt:variant>
      <vt:variant>
        <vt:i4>0</vt:i4>
      </vt:variant>
      <vt:variant>
        <vt:i4>5</vt:i4>
      </vt:variant>
      <vt:variant>
        <vt:lpwstr>../Docs/R1-135191.zip</vt:lpwstr>
      </vt:variant>
      <vt:variant>
        <vt:lpwstr/>
      </vt:variant>
      <vt:variant>
        <vt:i4>4980739</vt:i4>
      </vt:variant>
      <vt:variant>
        <vt:i4>1743</vt:i4>
      </vt:variant>
      <vt:variant>
        <vt:i4>0</vt:i4>
      </vt:variant>
      <vt:variant>
        <vt:i4>5</vt:i4>
      </vt:variant>
      <vt:variant>
        <vt:lpwstr>../Docs/R1-135189.zip</vt:lpwstr>
      </vt:variant>
      <vt:variant>
        <vt:lpwstr/>
      </vt:variant>
      <vt:variant>
        <vt:i4>4259843</vt:i4>
      </vt:variant>
      <vt:variant>
        <vt:i4>1740</vt:i4>
      </vt:variant>
      <vt:variant>
        <vt:i4>0</vt:i4>
      </vt:variant>
      <vt:variant>
        <vt:i4>5</vt:i4>
      </vt:variant>
      <vt:variant>
        <vt:lpwstr>../Docs/R1-135058.zip</vt:lpwstr>
      </vt:variant>
      <vt:variant>
        <vt:lpwstr/>
      </vt:variant>
      <vt:variant>
        <vt:i4>4194318</vt:i4>
      </vt:variant>
      <vt:variant>
        <vt:i4>1737</vt:i4>
      </vt:variant>
      <vt:variant>
        <vt:i4>0</vt:i4>
      </vt:variant>
      <vt:variant>
        <vt:i4>5</vt:i4>
      </vt:variant>
      <vt:variant>
        <vt:lpwstr>../Docs/R1-135247.zip</vt:lpwstr>
      </vt:variant>
      <vt:variant>
        <vt:lpwstr/>
      </vt:variant>
      <vt:variant>
        <vt:i4>4194319</vt:i4>
      </vt:variant>
      <vt:variant>
        <vt:i4>1734</vt:i4>
      </vt:variant>
      <vt:variant>
        <vt:i4>0</vt:i4>
      </vt:variant>
      <vt:variant>
        <vt:i4>5</vt:i4>
      </vt:variant>
      <vt:variant>
        <vt:lpwstr>../Docs/R1-135642.zip</vt:lpwstr>
      </vt:variant>
      <vt:variant>
        <vt:lpwstr/>
      </vt:variant>
      <vt:variant>
        <vt:i4>4325389</vt:i4>
      </vt:variant>
      <vt:variant>
        <vt:i4>1731</vt:i4>
      </vt:variant>
      <vt:variant>
        <vt:i4>0</vt:i4>
      </vt:variant>
      <vt:variant>
        <vt:i4>5</vt:i4>
      </vt:variant>
      <vt:variant>
        <vt:lpwstr>../Docs/R1-135563.zip</vt:lpwstr>
      </vt:variant>
      <vt:variant>
        <vt:lpwstr/>
      </vt:variant>
      <vt:variant>
        <vt:i4>4456454</vt:i4>
      </vt:variant>
      <vt:variant>
        <vt:i4>1728</vt:i4>
      </vt:variant>
      <vt:variant>
        <vt:i4>0</vt:i4>
      </vt:variant>
      <vt:variant>
        <vt:i4>5</vt:i4>
      </vt:variant>
      <vt:variant>
        <vt:lpwstr>../Docs/R1-135508.zip</vt:lpwstr>
      </vt:variant>
      <vt:variant>
        <vt:lpwstr/>
      </vt:variant>
      <vt:variant>
        <vt:i4>4456463</vt:i4>
      </vt:variant>
      <vt:variant>
        <vt:i4>1725</vt:i4>
      </vt:variant>
      <vt:variant>
        <vt:i4>0</vt:i4>
      </vt:variant>
      <vt:variant>
        <vt:i4>5</vt:i4>
      </vt:variant>
      <vt:variant>
        <vt:lpwstr>../Docs/R1-135501.zip</vt:lpwstr>
      </vt:variant>
      <vt:variant>
        <vt:lpwstr/>
      </vt:variant>
      <vt:variant>
        <vt:i4>4259850</vt:i4>
      </vt:variant>
      <vt:variant>
        <vt:i4>1722</vt:i4>
      </vt:variant>
      <vt:variant>
        <vt:i4>0</vt:i4>
      </vt:variant>
      <vt:variant>
        <vt:i4>5</vt:i4>
      </vt:variant>
      <vt:variant>
        <vt:lpwstr>../Docs/R1-135455.zip</vt:lpwstr>
      </vt:variant>
      <vt:variant>
        <vt:lpwstr/>
      </vt:variant>
      <vt:variant>
        <vt:i4>5046281</vt:i4>
      </vt:variant>
      <vt:variant>
        <vt:i4>1719</vt:i4>
      </vt:variant>
      <vt:variant>
        <vt:i4>0</vt:i4>
      </vt:variant>
      <vt:variant>
        <vt:i4>5</vt:i4>
      </vt:variant>
      <vt:variant>
        <vt:lpwstr>../Docs/R1-135391.zip</vt:lpwstr>
      </vt:variant>
      <vt:variant>
        <vt:lpwstr/>
      </vt:variant>
      <vt:variant>
        <vt:i4>4259854</vt:i4>
      </vt:variant>
      <vt:variant>
        <vt:i4>1716</vt:i4>
      </vt:variant>
      <vt:variant>
        <vt:i4>0</vt:i4>
      </vt:variant>
      <vt:variant>
        <vt:i4>5</vt:i4>
      </vt:variant>
      <vt:variant>
        <vt:lpwstr>../Docs/R1-135257.zip</vt:lpwstr>
      </vt:variant>
      <vt:variant>
        <vt:lpwstr/>
      </vt:variant>
      <vt:variant>
        <vt:i4>5046282</vt:i4>
      </vt:variant>
      <vt:variant>
        <vt:i4>1713</vt:i4>
      </vt:variant>
      <vt:variant>
        <vt:i4>0</vt:i4>
      </vt:variant>
      <vt:variant>
        <vt:i4>5</vt:i4>
      </vt:variant>
      <vt:variant>
        <vt:lpwstr>../Docs/R1-135190.zip</vt:lpwstr>
      </vt:variant>
      <vt:variant>
        <vt:lpwstr/>
      </vt:variant>
      <vt:variant>
        <vt:i4>4259843</vt:i4>
      </vt:variant>
      <vt:variant>
        <vt:i4>1710</vt:i4>
      </vt:variant>
      <vt:variant>
        <vt:i4>0</vt:i4>
      </vt:variant>
      <vt:variant>
        <vt:i4>5</vt:i4>
      </vt:variant>
      <vt:variant>
        <vt:lpwstr>../Docs/R1-135058.zip</vt:lpwstr>
      </vt:variant>
      <vt:variant>
        <vt:lpwstr/>
      </vt:variant>
      <vt:variant>
        <vt:i4>4521999</vt:i4>
      </vt:variant>
      <vt:variant>
        <vt:i4>1707</vt:i4>
      </vt:variant>
      <vt:variant>
        <vt:i4>0</vt:i4>
      </vt:variant>
      <vt:variant>
        <vt:i4>5</vt:i4>
      </vt:variant>
      <vt:variant>
        <vt:lpwstr>../Docs/R1-135014.zip</vt:lpwstr>
      </vt:variant>
      <vt:variant>
        <vt:lpwstr/>
      </vt:variant>
      <vt:variant>
        <vt:i4>4587525</vt:i4>
      </vt:variant>
      <vt:variant>
        <vt:i4>1704</vt:i4>
      </vt:variant>
      <vt:variant>
        <vt:i4>0</vt:i4>
      </vt:variant>
      <vt:variant>
        <vt:i4>5</vt:i4>
      </vt:variant>
      <vt:variant>
        <vt:lpwstr>../Docs/R1-135729.zip</vt:lpwstr>
      </vt:variant>
      <vt:variant>
        <vt:lpwstr/>
      </vt:variant>
      <vt:variant>
        <vt:i4>4325379</vt:i4>
      </vt:variant>
      <vt:variant>
        <vt:i4>1701</vt:i4>
      </vt:variant>
      <vt:variant>
        <vt:i4>0</vt:i4>
      </vt:variant>
      <vt:variant>
        <vt:i4>5</vt:i4>
      </vt:variant>
      <vt:variant>
        <vt:lpwstr>../Docs/R1-135961.zip</vt:lpwstr>
      </vt:variant>
      <vt:variant>
        <vt:lpwstr/>
      </vt:variant>
      <vt:variant>
        <vt:i4>4587524</vt:i4>
      </vt:variant>
      <vt:variant>
        <vt:i4>1698</vt:i4>
      </vt:variant>
      <vt:variant>
        <vt:i4>0</vt:i4>
      </vt:variant>
      <vt:variant>
        <vt:i4>5</vt:i4>
      </vt:variant>
      <vt:variant>
        <vt:lpwstr>../Docs/R1-135728.zip</vt:lpwstr>
      </vt:variant>
      <vt:variant>
        <vt:lpwstr/>
      </vt:variant>
      <vt:variant>
        <vt:i4>4587531</vt:i4>
      </vt:variant>
      <vt:variant>
        <vt:i4>1695</vt:i4>
      </vt:variant>
      <vt:variant>
        <vt:i4>0</vt:i4>
      </vt:variant>
      <vt:variant>
        <vt:i4>5</vt:i4>
      </vt:variant>
      <vt:variant>
        <vt:lpwstr>../Docs/R1-135727.zip</vt:lpwstr>
      </vt:variant>
      <vt:variant>
        <vt:lpwstr/>
      </vt:variant>
      <vt:variant>
        <vt:i4>4194317</vt:i4>
      </vt:variant>
      <vt:variant>
        <vt:i4>1692</vt:i4>
      </vt:variant>
      <vt:variant>
        <vt:i4>0</vt:i4>
      </vt:variant>
      <vt:variant>
        <vt:i4>5</vt:i4>
      </vt:variant>
      <vt:variant>
        <vt:lpwstr>../Docs/R1-135640.zip</vt:lpwstr>
      </vt:variant>
      <vt:variant>
        <vt:lpwstr/>
      </vt:variant>
      <vt:variant>
        <vt:i4>4325391</vt:i4>
      </vt:variant>
      <vt:variant>
        <vt:i4>1689</vt:i4>
      </vt:variant>
      <vt:variant>
        <vt:i4>0</vt:i4>
      </vt:variant>
      <vt:variant>
        <vt:i4>5</vt:i4>
      </vt:variant>
      <vt:variant>
        <vt:lpwstr>../Docs/R1-135561.zip</vt:lpwstr>
      </vt:variant>
      <vt:variant>
        <vt:lpwstr/>
      </vt:variant>
      <vt:variant>
        <vt:i4>4456457</vt:i4>
      </vt:variant>
      <vt:variant>
        <vt:i4>1686</vt:i4>
      </vt:variant>
      <vt:variant>
        <vt:i4>0</vt:i4>
      </vt:variant>
      <vt:variant>
        <vt:i4>5</vt:i4>
      </vt:variant>
      <vt:variant>
        <vt:lpwstr>../Docs/R1-135507.zip</vt:lpwstr>
      </vt:variant>
      <vt:variant>
        <vt:lpwstr/>
      </vt:variant>
      <vt:variant>
        <vt:i4>4259851</vt:i4>
      </vt:variant>
      <vt:variant>
        <vt:i4>1683</vt:i4>
      </vt:variant>
      <vt:variant>
        <vt:i4>0</vt:i4>
      </vt:variant>
      <vt:variant>
        <vt:i4>5</vt:i4>
      </vt:variant>
      <vt:variant>
        <vt:lpwstr>../Docs/R1-135454.zip</vt:lpwstr>
      </vt:variant>
      <vt:variant>
        <vt:lpwstr/>
      </vt:variant>
      <vt:variant>
        <vt:i4>4587535</vt:i4>
      </vt:variant>
      <vt:variant>
        <vt:i4>1680</vt:i4>
      </vt:variant>
      <vt:variant>
        <vt:i4>0</vt:i4>
      </vt:variant>
      <vt:variant>
        <vt:i4>5</vt:i4>
      </vt:variant>
      <vt:variant>
        <vt:lpwstr>../Docs/R1-135420.zip</vt:lpwstr>
      </vt:variant>
      <vt:variant>
        <vt:lpwstr/>
      </vt:variant>
      <vt:variant>
        <vt:i4>5046280</vt:i4>
      </vt:variant>
      <vt:variant>
        <vt:i4>1677</vt:i4>
      </vt:variant>
      <vt:variant>
        <vt:i4>0</vt:i4>
      </vt:variant>
      <vt:variant>
        <vt:i4>5</vt:i4>
      </vt:variant>
      <vt:variant>
        <vt:lpwstr>../Docs/R1-135390.zip</vt:lpwstr>
      </vt:variant>
      <vt:variant>
        <vt:lpwstr/>
      </vt:variant>
      <vt:variant>
        <vt:i4>4325384</vt:i4>
      </vt:variant>
      <vt:variant>
        <vt:i4>1674</vt:i4>
      </vt:variant>
      <vt:variant>
        <vt:i4>0</vt:i4>
      </vt:variant>
      <vt:variant>
        <vt:i4>5</vt:i4>
      </vt:variant>
      <vt:variant>
        <vt:lpwstr>../Docs/R1-134370.zip</vt:lpwstr>
      </vt:variant>
      <vt:variant>
        <vt:lpwstr/>
      </vt:variant>
      <vt:variant>
        <vt:i4>4980737</vt:i4>
      </vt:variant>
      <vt:variant>
        <vt:i4>1671</vt:i4>
      </vt:variant>
      <vt:variant>
        <vt:i4>0</vt:i4>
      </vt:variant>
      <vt:variant>
        <vt:i4>5</vt:i4>
      </vt:variant>
      <vt:variant>
        <vt:lpwstr>../Docs/R1-135389.zip</vt:lpwstr>
      </vt:variant>
      <vt:variant>
        <vt:lpwstr/>
      </vt:variant>
      <vt:variant>
        <vt:i4>4325389</vt:i4>
      </vt:variant>
      <vt:variant>
        <vt:i4>1668</vt:i4>
      </vt:variant>
      <vt:variant>
        <vt:i4>0</vt:i4>
      </vt:variant>
      <vt:variant>
        <vt:i4>5</vt:i4>
      </vt:variant>
      <vt:variant>
        <vt:lpwstr>../Docs/R1-135365.zip</vt:lpwstr>
      </vt:variant>
      <vt:variant>
        <vt:lpwstr/>
      </vt:variant>
      <vt:variant>
        <vt:i4>5046281</vt:i4>
      </vt:variant>
      <vt:variant>
        <vt:i4>1665</vt:i4>
      </vt:variant>
      <vt:variant>
        <vt:i4>0</vt:i4>
      </vt:variant>
      <vt:variant>
        <vt:i4>5</vt:i4>
      </vt:variant>
      <vt:variant>
        <vt:lpwstr>../Docs/R1-135290.zip</vt:lpwstr>
      </vt:variant>
      <vt:variant>
        <vt:lpwstr/>
      </vt:variant>
      <vt:variant>
        <vt:i4>4259852</vt:i4>
      </vt:variant>
      <vt:variant>
        <vt:i4>1662</vt:i4>
      </vt:variant>
      <vt:variant>
        <vt:i4>0</vt:i4>
      </vt:variant>
      <vt:variant>
        <vt:i4>5</vt:i4>
      </vt:variant>
      <vt:variant>
        <vt:lpwstr>../Docs/R1-135255.zip</vt:lpwstr>
      </vt:variant>
      <vt:variant>
        <vt:lpwstr/>
      </vt:variant>
      <vt:variant>
        <vt:i4>4194319</vt:i4>
      </vt:variant>
      <vt:variant>
        <vt:i4>1659</vt:i4>
      </vt:variant>
      <vt:variant>
        <vt:i4>0</vt:i4>
      </vt:variant>
      <vt:variant>
        <vt:i4>5</vt:i4>
      </vt:variant>
      <vt:variant>
        <vt:lpwstr>../Docs/R1-135246.zip</vt:lpwstr>
      </vt:variant>
      <vt:variant>
        <vt:lpwstr/>
      </vt:variant>
      <vt:variant>
        <vt:i4>4587522</vt:i4>
      </vt:variant>
      <vt:variant>
        <vt:i4>1656</vt:i4>
      </vt:variant>
      <vt:variant>
        <vt:i4>0</vt:i4>
      </vt:variant>
      <vt:variant>
        <vt:i4>5</vt:i4>
      </vt:variant>
      <vt:variant>
        <vt:lpwstr>../Docs/R1-135128.zip</vt:lpwstr>
      </vt:variant>
      <vt:variant>
        <vt:lpwstr/>
      </vt:variant>
      <vt:variant>
        <vt:i4>4456459</vt:i4>
      </vt:variant>
      <vt:variant>
        <vt:i4>1653</vt:i4>
      </vt:variant>
      <vt:variant>
        <vt:i4>0</vt:i4>
      </vt:variant>
      <vt:variant>
        <vt:i4>5</vt:i4>
      </vt:variant>
      <vt:variant>
        <vt:lpwstr>../Docs/R1-135101.zip</vt:lpwstr>
      </vt:variant>
      <vt:variant>
        <vt:lpwstr/>
      </vt:variant>
      <vt:variant>
        <vt:i4>4259852</vt:i4>
      </vt:variant>
      <vt:variant>
        <vt:i4>1650</vt:i4>
      </vt:variant>
      <vt:variant>
        <vt:i4>0</vt:i4>
      </vt:variant>
      <vt:variant>
        <vt:i4>5</vt:i4>
      </vt:variant>
      <vt:variant>
        <vt:lpwstr>../Docs/R1-135057.zip</vt:lpwstr>
      </vt:variant>
      <vt:variant>
        <vt:lpwstr/>
      </vt:variant>
      <vt:variant>
        <vt:i4>4521998</vt:i4>
      </vt:variant>
      <vt:variant>
        <vt:i4>1647</vt:i4>
      </vt:variant>
      <vt:variant>
        <vt:i4>0</vt:i4>
      </vt:variant>
      <vt:variant>
        <vt:i4>5</vt:i4>
      </vt:variant>
      <vt:variant>
        <vt:lpwstr>../Docs/R1-136025.zip</vt:lpwstr>
      </vt:variant>
      <vt:variant>
        <vt:lpwstr/>
      </vt:variant>
      <vt:variant>
        <vt:i4>4521998</vt:i4>
      </vt:variant>
      <vt:variant>
        <vt:i4>1644</vt:i4>
      </vt:variant>
      <vt:variant>
        <vt:i4>0</vt:i4>
      </vt:variant>
      <vt:variant>
        <vt:i4>5</vt:i4>
      </vt:variant>
      <vt:variant>
        <vt:lpwstr>../Docs/R1-136025.zip</vt:lpwstr>
      </vt:variant>
      <vt:variant>
        <vt:lpwstr/>
      </vt:variant>
      <vt:variant>
        <vt:i4>4521998</vt:i4>
      </vt:variant>
      <vt:variant>
        <vt:i4>1641</vt:i4>
      </vt:variant>
      <vt:variant>
        <vt:i4>0</vt:i4>
      </vt:variant>
      <vt:variant>
        <vt:i4>5</vt:i4>
      </vt:variant>
      <vt:variant>
        <vt:lpwstr>../Docs/R1-136025.zip</vt:lpwstr>
      </vt:variant>
      <vt:variant>
        <vt:lpwstr/>
      </vt:variant>
      <vt:variant>
        <vt:i4>4325377</vt:i4>
      </vt:variant>
      <vt:variant>
        <vt:i4>1638</vt:i4>
      </vt:variant>
      <vt:variant>
        <vt:i4>0</vt:i4>
      </vt:variant>
      <vt:variant>
        <vt:i4>5</vt:i4>
      </vt:variant>
      <vt:variant>
        <vt:lpwstr>../Docs/R1-135963.zip</vt:lpwstr>
      </vt:variant>
      <vt:variant>
        <vt:lpwstr/>
      </vt:variant>
      <vt:variant>
        <vt:i4>4325382</vt:i4>
      </vt:variant>
      <vt:variant>
        <vt:i4>1635</vt:i4>
      </vt:variant>
      <vt:variant>
        <vt:i4>0</vt:i4>
      </vt:variant>
      <vt:variant>
        <vt:i4>5</vt:i4>
      </vt:variant>
      <vt:variant>
        <vt:lpwstr>../Docs/R1-135964.zip</vt:lpwstr>
      </vt:variant>
      <vt:variant>
        <vt:lpwstr/>
      </vt:variant>
      <vt:variant>
        <vt:i4>4325383</vt:i4>
      </vt:variant>
      <vt:variant>
        <vt:i4>1632</vt:i4>
      </vt:variant>
      <vt:variant>
        <vt:i4>0</vt:i4>
      </vt:variant>
      <vt:variant>
        <vt:i4>5</vt:i4>
      </vt:variant>
      <vt:variant>
        <vt:lpwstr>../Docs/R1-135965.zip</vt:lpwstr>
      </vt:variant>
      <vt:variant>
        <vt:lpwstr/>
      </vt:variant>
      <vt:variant>
        <vt:i4>4980738</vt:i4>
      </vt:variant>
      <vt:variant>
        <vt:i4>1629</vt:i4>
      </vt:variant>
      <vt:variant>
        <vt:i4>0</vt:i4>
      </vt:variant>
      <vt:variant>
        <vt:i4>5</vt:i4>
      </vt:variant>
      <vt:variant>
        <vt:lpwstr>../Docs/R1-135188.zip</vt:lpwstr>
      </vt:variant>
      <vt:variant>
        <vt:lpwstr/>
      </vt:variant>
      <vt:variant>
        <vt:i4>4259851</vt:i4>
      </vt:variant>
      <vt:variant>
        <vt:i4>1626</vt:i4>
      </vt:variant>
      <vt:variant>
        <vt:i4>0</vt:i4>
      </vt:variant>
      <vt:variant>
        <vt:i4>5</vt:i4>
      </vt:variant>
      <vt:variant>
        <vt:lpwstr>../Docs/R1-135151.zip</vt:lpwstr>
      </vt:variant>
      <vt:variant>
        <vt:lpwstr/>
      </vt:variant>
      <vt:variant>
        <vt:i4>4521992</vt:i4>
      </vt:variant>
      <vt:variant>
        <vt:i4>1623</vt:i4>
      </vt:variant>
      <vt:variant>
        <vt:i4>0</vt:i4>
      </vt:variant>
      <vt:variant>
        <vt:i4>5</vt:i4>
      </vt:variant>
      <vt:variant>
        <vt:lpwstr>../Docs/R1-135013.zip</vt:lpwstr>
      </vt:variant>
      <vt:variant>
        <vt:lpwstr/>
      </vt:variant>
      <vt:variant>
        <vt:i4>4325378</vt:i4>
      </vt:variant>
      <vt:variant>
        <vt:i4>1620</vt:i4>
      </vt:variant>
      <vt:variant>
        <vt:i4>0</vt:i4>
      </vt:variant>
      <vt:variant>
        <vt:i4>5</vt:i4>
      </vt:variant>
      <vt:variant>
        <vt:lpwstr>../Docs/R1-135960.zip</vt:lpwstr>
      </vt:variant>
      <vt:variant>
        <vt:lpwstr/>
      </vt:variant>
      <vt:variant>
        <vt:i4>4325390</vt:i4>
      </vt:variant>
      <vt:variant>
        <vt:i4>1617</vt:i4>
      </vt:variant>
      <vt:variant>
        <vt:i4>0</vt:i4>
      </vt:variant>
      <vt:variant>
        <vt:i4>5</vt:i4>
      </vt:variant>
      <vt:variant>
        <vt:lpwstr>../Docs/R1-135560.zip</vt:lpwstr>
      </vt:variant>
      <vt:variant>
        <vt:lpwstr/>
      </vt:variant>
      <vt:variant>
        <vt:i4>4456456</vt:i4>
      </vt:variant>
      <vt:variant>
        <vt:i4>1614</vt:i4>
      </vt:variant>
      <vt:variant>
        <vt:i4>0</vt:i4>
      </vt:variant>
      <vt:variant>
        <vt:i4>5</vt:i4>
      </vt:variant>
      <vt:variant>
        <vt:lpwstr>../Docs/R1-135506.zip</vt:lpwstr>
      </vt:variant>
      <vt:variant>
        <vt:lpwstr/>
      </vt:variant>
      <vt:variant>
        <vt:i4>4980736</vt:i4>
      </vt:variant>
      <vt:variant>
        <vt:i4>1611</vt:i4>
      </vt:variant>
      <vt:variant>
        <vt:i4>0</vt:i4>
      </vt:variant>
      <vt:variant>
        <vt:i4>5</vt:i4>
      </vt:variant>
      <vt:variant>
        <vt:lpwstr>../Docs/R1-135289.zip</vt:lpwstr>
      </vt:variant>
      <vt:variant>
        <vt:lpwstr/>
      </vt:variant>
      <vt:variant>
        <vt:i4>4980749</vt:i4>
      </vt:variant>
      <vt:variant>
        <vt:i4>1608</vt:i4>
      </vt:variant>
      <vt:variant>
        <vt:i4>0</vt:i4>
      </vt:variant>
      <vt:variant>
        <vt:i4>5</vt:i4>
      </vt:variant>
      <vt:variant>
        <vt:lpwstr>../Docs/R1-135187.zip</vt:lpwstr>
      </vt:variant>
      <vt:variant>
        <vt:lpwstr/>
      </vt:variant>
      <vt:variant>
        <vt:i4>4456458</vt:i4>
      </vt:variant>
      <vt:variant>
        <vt:i4>1605</vt:i4>
      </vt:variant>
      <vt:variant>
        <vt:i4>0</vt:i4>
      </vt:variant>
      <vt:variant>
        <vt:i4>5</vt:i4>
      </vt:variant>
      <vt:variant>
        <vt:lpwstr>../Docs/R1-135100.zip</vt:lpwstr>
      </vt:variant>
      <vt:variant>
        <vt:lpwstr/>
      </vt:variant>
      <vt:variant>
        <vt:i4>4259853</vt:i4>
      </vt:variant>
      <vt:variant>
        <vt:i4>1602</vt:i4>
      </vt:variant>
      <vt:variant>
        <vt:i4>0</vt:i4>
      </vt:variant>
      <vt:variant>
        <vt:i4>5</vt:i4>
      </vt:variant>
      <vt:variant>
        <vt:lpwstr>../Docs/R1-135056.zip</vt:lpwstr>
      </vt:variant>
      <vt:variant>
        <vt:lpwstr/>
      </vt:variant>
      <vt:variant>
        <vt:i4>4653060</vt:i4>
      </vt:variant>
      <vt:variant>
        <vt:i4>1599</vt:i4>
      </vt:variant>
      <vt:variant>
        <vt:i4>0</vt:i4>
      </vt:variant>
      <vt:variant>
        <vt:i4>5</vt:i4>
      </vt:variant>
      <vt:variant>
        <vt:lpwstr>../Docs/R1-135639.zip</vt:lpwstr>
      </vt:variant>
      <vt:variant>
        <vt:lpwstr/>
      </vt:variant>
      <vt:variant>
        <vt:i4>4653067</vt:i4>
      </vt:variant>
      <vt:variant>
        <vt:i4>1596</vt:i4>
      </vt:variant>
      <vt:variant>
        <vt:i4>0</vt:i4>
      </vt:variant>
      <vt:variant>
        <vt:i4>5</vt:i4>
      </vt:variant>
      <vt:variant>
        <vt:lpwstr>../Docs/R1-135535.zip</vt:lpwstr>
      </vt:variant>
      <vt:variant>
        <vt:lpwstr/>
      </vt:variant>
      <vt:variant>
        <vt:i4>4456462</vt:i4>
      </vt:variant>
      <vt:variant>
        <vt:i4>1593</vt:i4>
      </vt:variant>
      <vt:variant>
        <vt:i4>0</vt:i4>
      </vt:variant>
      <vt:variant>
        <vt:i4>5</vt:i4>
      </vt:variant>
      <vt:variant>
        <vt:lpwstr>../Docs/R1-135500.zip</vt:lpwstr>
      </vt:variant>
      <vt:variant>
        <vt:lpwstr/>
      </vt:variant>
      <vt:variant>
        <vt:i4>4259852</vt:i4>
      </vt:variant>
      <vt:variant>
        <vt:i4>1590</vt:i4>
      </vt:variant>
      <vt:variant>
        <vt:i4>0</vt:i4>
      </vt:variant>
      <vt:variant>
        <vt:i4>5</vt:i4>
      </vt:variant>
      <vt:variant>
        <vt:lpwstr>../Docs/R1-135453.zip</vt:lpwstr>
      </vt:variant>
      <vt:variant>
        <vt:lpwstr/>
      </vt:variant>
      <vt:variant>
        <vt:i4>4194315</vt:i4>
      </vt:variant>
      <vt:variant>
        <vt:i4>1587</vt:i4>
      </vt:variant>
      <vt:variant>
        <vt:i4>0</vt:i4>
      </vt:variant>
      <vt:variant>
        <vt:i4>5</vt:i4>
      </vt:variant>
      <vt:variant>
        <vt:lpwstr>../Docs/R1-135444.zip</vt:lpwstr>
      </vt:variant>
      <vt:variant>
        <vt:lpwstr/>
      </vt:variant>
      <vt:variant>
        <vt:i4>4980736</vt:i4>
      </vt:variant>
      <vt:variant>
        <vt:i4>1584</vt:i4>
      </vt:variant>
      <vt:variant>
        <vt:i4>0</vt:i4>
      </vt:variant>
      <vt:variant>
        <vt:i4>5</vt:i4>
      </vt:variant>
      <vt:variant>
        <vt:lpwstr>../Docs/R1-135388.zip</vt:lpwstr>
      </vt:variant>
      <vt:variant>
        <vt:lpwstr/>
      </vt:variant>
      <vt:variant>
        <vt:i4>4325391</vt:i4>
      </vt:variant>
      <vt:variant>
        <vt:i4>1581</vt:i4>
      </vt:variant>
      <vt:variant>
        <vt:i4>0</vt:i4>
      </vt:variant>
      <vt:variant>
        <vt:i4>5</vt:i4>
      </vt:variant>
      <vt:variant>
        <vt:lpwstr>../Docs/R1-135367.zip</vt:lpwstr>
      </vt:variant>
      <vt:variant>
        <vt:lpwstr/>
      </vt:variant>
      <vt:variant>
        <vt:i4>4653056</vt:i4>
      </vt:variant>
      <vt:variant>
        <vt:i4>1578</vt:i4>
      </vt:variant>
      <vt:variant>
        <vt:i4>0</vt:i4>
      </vt:variant>
      <vt:variant>
        <vt:i4>5</vt:i4>
      </vt:variant>
      <vt:variant>
        <vt:lpwstr>../Docs/R1-135338.zip</vt:lpwstr>
      </vt:variant>
      <vt:variant>
        <vt:lpwstr/>
      </vt:variant>
      <vt:variant>
        <vt:i4>4653071</vt:i4>
      </vt:variant>
      <vt:variant>
        <vt:i4>1575</vt:i4>
      </vt:variant>
      <vt:variant>
        <vt:i4>0</vt:i4>
      </vt:variant>
      <vt:variant>
        <vt:i4>5</vt:i4>
      </vt:variant>
      <vt:variant>
        <vt:lpwstr>../Docs/R1-135337.zip</vt:lpwstr>
      </vt:variant>
      <vt:variant>
        <vt:lpwstr/>
      </vt:variant>
      <vt:variant>
        <vt:i4>4980737</vt:i4>
      </vt:variant>
      <vt:variant>
        <vt:i4>1572</vt:i4>
      </vt:variant>
      <vt:variant>
        <vt:i4>0</vt:i4>
      </vt:variant>
      <vt:variant>
        <vt:i4>5</vt:i4>
      </vt:variant>
      <vt:variant>
        <vt:lpwstr>../Docs/R1-135288.zip</vt:lpwstr>
      </vt:variant>
      <vt:variant>
        <vt:lpwstr/>
      </vt:variant>
      <vt:variant>
        <vt:i4>4194316</vt:i4>
      </vt:variant>
      <vt:variant>
        <vt:i4>1569</vt:i4>
      </vt:variant>
      <vt:variant>
        <vt:i4>0</vt:i4>
      </vt:variant>
      <vt:variant>
        <vt:i4>5</vt:i4>
      </vt:variant>
      <vt:variant>
        <vt:lpwstr>../Docs/R1-135245.zip</vt:lpwstr>
      </vt:variant>
      <vt:variant>
        <vt:lpwstr/>
      </vt:variant>
      <vt:variant>
        <vt:i4>4980748</vt:i4>
      </vt:variant>
      <vt:variant>
        <vt:i4>1566</vt:i4>
      </vt:variant>
      <vt:variant>
        <vt:i4>0</vt:i4>
      </vt:variant>
      <vt:variant>
        <vt:i4>5</vt:i4>
      </vt:variant>
      <vt:variant>
        <vt:lpwstr>../Docs/R1-135186.zip</vt:lpwstr>
      </vt:variant>
      <vt:variant>
        <vt:lpwstr/>
      </vt:variant>
      <vt:variant>
        <vt:i4>4259850</vt:i4>
      </vt:variant>
      <vt:variant>
        <vt:i4>1563</vt:i4>
      </vt:variant>
      <vt:variant>
        <vt:i4>0</vt:i4>
      </vt:variant>
      <vt:variant>
        <vt:i4>5</vt:i4>
      </vt:variant>
      <vt:variant>
        <vt:lpwstr>../Docs/R1-135150.zip</vt:lpwstr>
      </vt:variant>
      <vt:variant>
        <vt:lpwstr/>
      </vt:variant>
      <vt:variant>
        <vt:i4>5046274</vt:i4>
      </vt:variant>
      <vt:variant>
        <vt:i4>1560</vt:i4>
      </vt:variant>
      <vt:variant>
        <vt:i4>0</vt:i4>
      </vt:variant>
      <vt:variant>
        <vt:i4>5</vt:i4>
      </vt:variant>
      <vt:variant>
        <vt:lpwstr>../Docs/R1-135099.zip</vt:lpwstr>
      </vt:variant>
      <vt:variant>
        <vt:lpwstr/>
      </vt:variant>
      <vt:variant>
        <vt:i4>4259854</vt:i4>
      </vt:variant>
      <vt:variant>
        <vt:i4>1557</vt:i4>
      </vt:variant>
      <vt:variant>
        <vt:i4>0</vt:i4>
      </vt:variant>
      <vt:variant>
        <vt:i4>5</vt:i4>
      </vt:variant>
      <vt:variant>
        <vt:lpwstr>../Docs/R1-135055.zip</vt:lpwstr>
      </vt:variant>
      <vt:variant>
        <vt:lpwstr/>
      </vt:variant>
      <vt:variant>
        <vt:i4>4521993</vt:i4>
      </vt:variant>
      <vt:variant>
        <vt:i4>1554</vt:i4>
      </vt:variant>
      <vt:variant>
        <vt:i4>0</vt:i4>
      </vt:variant>
      <vt:variant>
        <vt:i4>5</vt:i4>
      </vt:variant>
      <vt:variant>
        <vt:lpwstr>../Docs/R1-135012.zip</vt:lpwstr>
      </vt:variant>
      <vt:variant>
        <vt:lpwstr/>
      </vt:variant>
      <vt:variant>
        <vt:i4>4259846</vt:i4>
      </vt:variant>
      <vt:variant>
        <vt:i4>1551</vt:i4>
      </vt:variant>
      <vt:variant>
        <vt:i4>0</vt:i4>
      </vt:variant>
      <vt:variant>
        <vt:i4>5</vt:i4>
      </vt:variant>
      <vt:variant>
        <vt:lpwstr>../Docs/R1-135954.zip</vt:lpwstr>
      </vt:variant>
      <vt:variant>
        <vt:lpwstr/>
      </vt:variant>
      <vt:variant>
        <vt:i4>4259855</vt:i4>
      </vt:variant>
      <vt:variant>
        <vt:i4>1548</vt:i4>
      </vt:variant>
      <vt:variant>
        <vt:i4>0</vt:i4>
      </vt:variant>
      <vt:variant>
        <vt:i4>5</vt:i4>
      </vt:variant>
      <vt:variant>
        <vt:lpwstr>../Docs/R1-135054.zip</vt:lpwstr>
      </vt:variant>
      <vt:variant>
        <vt:lpwstr/>
      </vt:variant>
      <vt:variant>
        <vt:i4>4194304</vt:i4>
      </vt:variant>
      <vt:variant>
        <vt:i4>1545</vt:i4>
      </vt:variant>
      <vt:variant>
        <vt:i4>0</vt:i4>
      </vt:variant>
      <vt:variant>
        <vt:i4>5</vt:i4>
      </vt:variant>
      <vt:variant>
        <vt:lpwstr>../Docs/R1-135942.zip</vt:lpwstr>
      </vt:variant>
      <vt:variant>
        <vt:lpwstr/>
      </vt:variant>
      <vt:variant>
        <vt:i4>4325380</vt:i4>
      </vt:variant>
      <vt:variant>
        <vt:i4>1542</vt:i4>
      </vt:variant>
      <vt:variant>
        <vt:i4>0</vt:i4>
      </vt:variant>
      <vt:variant>
        <vt:i4>5</vt:i4>
      </vt:variant>
      <vt:variant>
        <vt:lpwstr>../Docs/R1-135966.zip</vt:lpwstr>
      </vt:variant>
      <vt:variant>
        <vt:lpwstr/>
      </vt:variant>
      <vt:variant>
        <vt:i4>4259846</vt:i4>
      </vt:variant>
      <vt:variant>
        <vt:i4>1539</vt:i4>
      </vt:variant>
      <vt:variant>
        <vt:i4>0</vt:i4>
      </vt:variant>
      <vt:variant>
        <vt:i4>5</vt:i4>
      </vt:variant>
      <vt:variant>
        <vt:lpwstr>../Docs/R1-135558.zip</vt:lpwstr>
      </vt:variant>
      <vt:variant>
        <vt:lpwstr/>
      </vt:variant>
      <vt:variant>
        <vt:i4>5046278</vt:i4>
      </vt:variant>
      <vt:variant>
        <vt:i4>1536</vt:i4>
      </vt:variant>
      <vt:variant>
        <vt:i4>0</vt:i4>
      </vt:variant>
      <vt:variant>
        <vt:i4>5</vt:i4>
      </vt:variant>
      <vt:variant>
        <vt:lpwstr>../Docs/R1-135499.zip</vt:lpwstr>
      </vt:variant>
      <vt:variant>
        <vt:lpwstr/>
      </vt:variant>
      <vt:variant>
        <vt:i4>4980751</vt:i4>
      </vt:variant>
      <vt:variant>
        <vt:i4>1533</vt:i4>
      </vt:variant>
      <vt:variant>
        <vt:i4>0</vt:i4>
      </vt:variant>
      <vt:variant>
        <vt:i4>5</vt:i4>
      </vt:variant>
      <vt:variant>
        <vt:lpwstr>../Docs/R1-135286.zip</vt:lpwstr>
      </vt:variant>
      <vt:variant>
        <vt:lpwstr/>
      </vt:variant>
      <vt:variant>
        <vt:i4>4194317</vt:i4>
      </vt:variant>
      <vt:variant>
        <vt:i4>1530</vt:i4>
      </vt:variant>
      <vt:variant>
        <vt:i4>0</vt:i4>
      </vt:variant>
      <vt:variant>
        <vt:i4>5</vt:i4>
      </vt:variant>
      <vt:variant>
        <vt:lpwstr>../Docs/R1-135244.zip</vt:lpwstr>
      </vt:variant>
      <vt:variant>
        <vt:lpwstr/>
      </vt:variant>
      <vt:variant>
        <vt:i4>4259849</vt:i4>
      </vt:variant>
      <vt:variant>
        <vt:i4>1527</vt:i4>
      </vt:variant>
      <vt:variant>
        <vt:i4>0</vt:i4>
      </vt:variant>
      <vt:variant>
        <vt:i4>5</vt:i4>
      </vt:variant>
      <vt:variant>
        <vt:lpwstr>../Docs/R1-135052.zip</vt:lpwstr>
      </vt:variant>
      <vt:variant>
        <vt:lpwstr/>
      </vt:variant>
      <vt:variant>
        <vt:i4>4521989</vt:i4>
      </vt:variant>
      <vt:variant>
        <vt:i4>1524</vt:i4>
      </vt:variant>
      <vt:variant>
        <vt:i4>0</vt:i4>
      </vt:variant>
      <vt:variant>
        <vt:i4>5</vt:i4>
      </vt:variant>
      <vt:variant>
        <vt:lpwstr>../Docs/R1-135816.zip</vt:lpwstr>
      </vt:variant>
      <vt:variant>
        <vt:lpwstr/>
      </vt:variant>
      <vt:variant>
        <vt:i4>4653061</vt:i4>
      </vt:variant>
      <vt:variant>
        <vt:i4>1521</vt:i4>
      </vt:variant>
      <vt:variant>
        <vt:i4>0</vt:i4>
      </vt:variant>
      <vt:variant>
        <vt:i4>5</vt:i4>
      </vt:variant>
      <vt:variant>
        <vt:lpwstr>../Docs/R1-135638.zip</vt:lpwstr>
      </vt:variant>
      <vt:variant>
        <vt:lpwstr/>
      </vt:variant>
      <vt:variant>
        <vt:i4>4521995</vt:i4>
      </vt:variant>
      <vt:variant>
        <vt:i4>1518</vt:i4>
      </vt:variant>
      <vt:variant>
        <vt:i4>0</vt:i4>
      </vt:variant>
      <vt:variant>
        <vt:i4>5</vt:i4>
      </vt:variant>
      <vt:variant>
        <vt:lpwstr>../Docs/R1-135616.zip</vt:lpwstr>
      </vt:variant>
      <vt:variant>
        <vt:lpwstr/>
      </vt:variant>
      <vt:variant>
        <vt:i4>5046278</vt:i4>
      </vt:variant>
      <vt:variant>
        <vt:i4>1515</vt:i4>
      </vt:variant>
      <vt:variant>
        <vt:i4>0</vt:i4>
      </vt:variant>
      <vt:variant>
        <vt:i4>5</vt:i4>
      </vt:variant>
      <vt:variant>
        <vt:lpwstr>../Docs/R1-135598.zip</vt:lpwstr>
      </vt:variant>
      <vt:variant>
        <vt:lpwstr/>
      </vt:variant>
      <vt:variant>
        <vt:i4>4259847</vt:i4>
      </vt:variant>
      <vt:variant>
        <vt:i4>1512</vt:i4>
      </vt:variant>
      <vt:variant>
        <vt:i4>0</vt:i4>
      </vt:variant>
      <vt:variant>
        <vt:i4>5</vt:i4>
      </vt:variant>
      <vt:variant>
        <vt:lpwstr>../Docs/R1-135559.zip</vt:lpwstr>
      </vt:variant>
      <vt:variant>
        <vt:lpwstr/>
      </vt:variant>
      <vt:variant>
        <vt:i4>5046278</vt:i4>
      </vt:variant>
      <vt:variant>
        <vt:i4>1509</vt:i4>
      </vt:variant>
      <vt:variant>
        <vt:i4>0</vt:i4>
      </vt:variant>
      <vt:variant>
        <vt:i4>5</vt:i4>
      </vt:variant>
      <vt:variant>
        <vt:lpwstr>../Docs/R1-135499.zip</vt:lpwstr>
      </vt:variant>
      <vt:variant>
        <vt:lpwstr/>
      </vt:variant>
      <vt:variant>
        <vt:i4>4259853</vt:i4>
      </vt:variant>
      <vt:variant>
        <vt:i4>1506</vt:i4>
      </vt:variant>
      <vt:variant>
        <vt:i4>0</vt:i4>
      </vt:variant>
      <vt:variant>
        <vt:i4>5</vt:i4>
      </vt:variant>
      <vt:variant>
        <vt:lpwstr>../Docs/R1-135452.zip</vt:lpwstr>
      </vt:variant>
      <vt:variant>
        <vt:lpwstr/>
      </vt:variant>
      <vt:variant>
        <vt:i4>4521990</vt:i4>
      </vt:variant>
      <vt:variant>
        <vt:i4>1503</vt:i4>
      </vt:variant>
      <vt:variant>
        <vt:i4>0</vt:i4>
      </vt:variant>
      <vt:variant>
        <vt:i4>5</vt:i4>
      </vt:variant>
      <vt:variant>
        <vt:lpwstr>../Docs/R1-135419.zip</vt:lpwstr>
      </vt:variant>
      <vt:variant>
        <vt:lpwstr/>
      </vt:variant>
      <vt:variant>
        <vt:i4>4980751</vt:i4>
      </vt:variant>
      <vt:variant>
        <vt:i4>1500</vt:i4>
      </vt:variant>
      <vt:variant>
        <vt:i4>0</vt:i4>
      </vt:variant>
      <vt:variant>
        <vt:i4>5</vt:i4>
      </vt:variant>
      <vt:variant>
        <vt:lpwstr>../Docs/R1-135387.zip</vt:lpwstr>
      </vt:variant>
      <vt:variant>
        <vt:lpwstr/>
      </vt:variant>
      <vt:variant>
        <vt:i4>4325388</vt:i4>
      </vt:variant>
      <vt:variant>
        <vt:i4>1497</vt:i4>
      </vt:variant>
      <vt:variant>
        <vt:i4>0</vt:i4>
      </vt:variant>
      <vt:variant>
        <vt:i4>5</vt:i4>
      </vt:variant>
      <vt:variant>
        <vt:lpwstr>../Docs/R1-135364.zip</vt:lpwstr>
      </vt:variant>
      <vt:variant>
        <vt:lpwstr/>
      </vt:variant>
      <vt:variant>
        <vt:i4>4653070</vt:i4>
      </vt:variant>
      <vt:variant>
        <vt:i4>1494</vt:i4>
      </vt:variant>
      <vt:variant>
        <vt:i4>0</vt:i4>
      </vt:variant>
      <vt:variant>
        <vt:i4>5</vt:i4>
      </vt:variant>
      <vt:variant>
        <vt:lpwstr>../Docs/R1-135336.zip</vt:lpwstr>
      </vt:variant>
      <vt:variant>
        <vt:lpwstr/>
      </vt:variant>
      <vt:variant>
        <vt:i4>4194317</vt:i4>
      </vt:variant>
      <vt:variant>
        <vt:i4>1491</vt:i4>
      </vt:variant>
      <vt:variant>
        <vt:i4>0</vt:i4>
      </vt:variant>
      <vt:variant>
        <vt:i4>5</vt:i4>
      </vt:variant>
      <vt:variant>
        <vt:lpwstr>../Docs/R1-135244.zip</vt:lpwstr>
      </vt:variant>
      <vt:variant>
        <vt:lpwstr/>
      </vt:variant>
      <vt:variant>
        <vt:i4>4194307</vt:i4>
      </vt:variant>
      <vt:variant>
        <vt:i4>1488</vt:i4>
      </vt:variant>
      <vt:variant>
        <vt:i4>0</vt:i4>
      </vt:variant>
      <vt:variant>
        <vt:i4>5</vt:i4>
      </vt:variant>
      <vt:variant>
        <vt:lpwstr>../Docs/R1-135149.zip</vt:lpwstr>
      </vt:variant>
      <vt:variant>
        <vt:lpwstr/>
      </vt:variant>
      <vt:variant>
        <vt:i4>4521991</vt:i4>
      </vt:variant>
      <vt:variant>
        <vt:i4>1485</vt:i4>
      </vt:variant>
      <vt:variant>
        <vt:i4>0</vt:i4>
      </vt:variant>
      <vt:variant>
        <vt:i4>5</vt:i4>
      </vt:variant>
      <vt:variant>
        <vt:lpwstr>../Docs/R1-135814.zip</vt:lpwstr>
      </vt:variant>
      <vt:variant>
        <vt:lpwstr/>
      </vt:variant>
      <vt:variant>
        <vt:i4>5046275</vt:i4>
      </vt:variant>
      <vt:variant>
        <vt:i4>1482</vt:i4>
      </vt:variant>
      <vt:variant>
        <vt:i4>0</vt:i4>
      </vt:variant>
      <vt:variant>
        <vt:i4>5</vt:i4>
      </vt:variant>
      <vt:variant>
        <vt:lpwstr>../Docs/R1-135098.zip</vt:lpwstr>
      </vt:variant>
      <vt:variant>
        <vt:lpwstr/>
      </vt:variant>
      <vt:variant>
        <vt:i4>4521994</vt:i4>
      </vt:variant>
      <vt:variant>
        <vt:i4>1479</vt:i4>
      </vt:variant>
      <vt:variant>
        <vt:i4>0</vt:i4>
      </vt:variant>
      <vt:variant>
        <vt:i4>5</vt:i4>
      </vt:variant>
      <vt:variant>
        <vt:lpwstr>../Docs/R1-135011.zip</vt:lpwstr>
      </vt:variant>
      <vt:variant>
        <vt:lpwstr/>
      </vt:variant>
      <vt:variant>
        <vt:i4>4980750</vt:i4>
      </vt:variant>
      <vt:variant>
        <vt:i4>1476</vt:i4>
      </vt:variant>
      <vt:variant>
        <vt:i4>0</vt:i4>
      </vt:variant>
      <vt:variant>
        <vt:i4>5</vt:i4>
      </vt:variant>
      <vt:variant>
        <vt:lpwstr>../Docs/R1-135287.zip</vt:lpwstr>
      </vt:variant>
      <vt:variant>
        <vt:lpwstr/>
      </vt:variant>
      <vt:variant>
        <vt:i4>4980751</vt:i4>
      </vt:variant>
      <vt:variant>
        <vt:i4>1473</vt:i4>
      </vt:variant>
      <vt:variant>
        <vt:i4>0</vt:i4>
      </vt:variant>
      <vt:variant>
        <vt:i4>5</vt:i4>
      </vt:variant>
      <vt:variant>
        <vt:lpwstr>../Docs/R1-135185.zip</vt:lpwstr>
      </vt:variant>
      <vt:variant>
        <vt:lpwstr/>
      </vt:variant>
      <vt:variant>
        <vt:i4>4259849</vt:i4>
      </vt:variant>
      <vt:variant>
        <vt:i4>1470</vt:i4>
      </vt:variant>
      <vt:variant>
        <vt:i4>0</vt:i4>
      </vt:variant>
      <vt:variant>
        <vt:i4>5</vt:i4>
      </vt:variant>
      <vt:variant>
        <vt:lpwstr>../Docs/R1-135052.zip</vt:lpwstr>
      </vt:variant>
      <vt:variant>
        <vt:lpwstr/>
      </vt:variant>
      <vt:variant>
        <vt:i4>4521989</vt:i4>
      </vt:variant>
      <vt:variant>
        <vt:i4>1467</vt:i4>
      </vt:variant>
      <vt:variant>
        <vt:i4>0</vt:i4>
      </vt:variant>
      <vt:variant>
        <vt:i4>5</vt:i4>
      </vt:variant>
      <vt:variant>
        <vt:lpwstr>../Docs/R1-135816.zip</vt:lpwstr>
      </vt:variant>
      <vt:variant>
        <vt:lpwstr/>
      </vt:variant>
      <vt:variant>
        <vt:i4>4259848</vt:i4>
      </vt:variant>
      <vt:variant>
        <vt:i4>1464</vt:i4>
      </vt:variant>
      <vt:variant>
        <vt:i4>0</vt:i4>
      </vt:variant>
      <vt:variant>
        <vt:i4>5</vt:i4>
      </vt:variant>
      <vt:variant>
        <vt:lpwstr>../Docs/R1-135053.zip</vt:lpwstr>
      </vt:variant>
      <vt:variant>
        <vt:lpwstr/>
      </vt:variant>
      <vt:variant>
        <vt:i4>4653061</vt:i4>
      </vt:variant>
      <vt:variant>
        <vt:i4>1461</vt:i4>
      </vt:variant>
      <vt:variant>
        <vt:i4>0</vt:i4>
      </vt:variant>
      <vt:variant>
        <vt:i4>5</vt:i4>
      </vt:variant>
      <vt:variant>
        <vt:lpwstr>../Docs/R1-135638.zip</vt:lpwstr>
      </vt:variant>
      <vt:variant>
        <vt:lpwstr/>
      </vt:variant>
      <vt:variant>
        <vt:i4>5046278</vt:i4>
      </vt:variant>
      <vt:variant>
        <vt:i4>1458</vt:i4>
      </vt:variant>
      <vt:variant>
        <vt:i4>0</vt:i4>
      </vt:variant>
      <vt:variant>
        <vt:i4>5</vt:i4>
      </vt:variant>
      <vt:variant>
        <vt:lpwstr>../Docs/R1-135598.zip</vt:lpwstr>
      </vt:variant>
      <vt:variant>
        <vt:lpwstr/>
      </vt:variant>
      <vt:variant>
        <vt:i4>5046278</vt:i4>
      </vt:variant>
      <vt:variant>
        <vt:i4>1455</vt:i4>
      </vt:variant>
      <vt:variant>
        <vt:i4>0</vt:i4>
      </vt:variant>
      <vt:variant>
        <vt:i4>5</vt:i4>
      </vt:variant>
      <vt:variant>
        <vt:lpwstr>../Docs/R1-135499.zip</vt:lpwstr>
      </vt:variant>
      <vt:variant>
        <vt:lpwstr/>
      </vt:variant>
      <vt:variant>
        <vt:i4>4521999</vt:i4>
      </vt:variant>
      <vt:variant>
        <vt:i4>1452</vt:i4>
      </vt:variant>
      <vt:variant>
        <vt:i4>0</vt:i4>
      </vt:variant>
      <vt:variant>
        <vt:i4>5</vt:i4>
      </vt:variant>
      <vt:variant>
        <vt:lpwstr>../Docs/R1-135410.zip</vt:lpwstr>
      </vt:variant>
      <vt:variant>
        <vt:lpwstr/>
      </vt:variant>
      <vt:variant>
        <vt:i4>4653069</vt:i4>
      </vt:variant>
      <vt:variant>
        <vt:i4>1449</vt:i4>
      </vt:variant>
      <vt:variant>
        <vt:i4>0</vt:i4>
      </vt:variant>
      <vt:variant>
        <vt:i4>5</vt:i4>
      </vt:variant>
      <vt:variant>
        <vt:lpwstr>../Docs/R1-135335.zip</vt:lpwstr>
      </vt:variant>
      <vt:variant>
        <vt:lpwstr/>
      </vt:variant>
      <vt:variant>
        <vt:i4>4653068</vt:i4>
      </vt:variant>
      <vt:variant>
        <vt:i4>1446</vt:i4>
      </vt:variant>
      <vt:variant>
        <vt:i4>0</vt:i4>
      </vt:variant>
      <vt:variant>
        <vt:i4>5</vt:i4>
      </vt:variant>
      <vt:variant>
        <vt:lpwstr>../Docs/R1-135334.zip</vt:lpwstr>
      </vt:variant>
      <vt:variant>
        <vt:lpwstr/>
      </vt:variant>
      <vt:variant>
        <vt:i4>4980751</vt:i4>
      </vt:variant>
      <vt:variant>
        <vt:i4>1443</vt:i4>
      </vt:variant>
      <vt:variant>
        <vt:i4>0</vt:i4>
      </vt:variant>
      <vt:variant>
        <vt:i4>5</vt:i4>
      </vt:variant>
      <vt:variant>
        <vt:lpwstr>../Docs/R1-135286.zip</vt:lpwstr>
      </vt:variant>
      <vt:variant>
        <vt:lpwstr/>
      </vt:variant>
      <vt:variant>
        <vt:i4>4194307</vt:i4>
      </vt:variant>
      <vt:variant>
        <vt:i4>1440</vt:i4>
      </vt:variant>
      <vt:variant>
        <vt:i4>0</vt:i4>
      </vt:variant>
      <vt:variant>
        <vt:i4>5</vt:i4>
      </vt:variant>
      <vt:variant>
        <vt:lpwstr>../Docs/R1-135149.zip</vt:lpwstr>
      </vt:variant>
      <vt:variant>
        <vt:lpwstr/>
      </vt:variant>
      <vt:variant>
        <vt:i4>4521991</vt:i4>
      </vt:variant>
      <vt:variant>
        <vt:i4>1437</vt:i4>
      </vt:variant>
      <vt:variant>
        <vt:i4>0</vt:i4>
      </vt:variant>
      <vt:variant>
        <vt:i4>5</vt:i4>
      </vt:variant>
      <vt:variant>
        <vt:lpwstr>../Docs/R1-135814.zip</vt:lpwstr>
      </vt:variant>
      <vt:variant>
        <vt:lpwstr/>
      </vt:variant>
      <vt:variant>
        <vt:i4>5046275</vt:i4>
      </vt:variant>
      <vt:variant>
        <vt:i4>1434</vt:i4>
      </vt:variant>
      <vt:variant>
        <vt:i4>0</vt:i4>
      </vt:variant>
      <vt:variant>
        <vt:i4>5</vt:i4>
      </vt:variant>
      <vt:variant>
        <vt:lpwstr>../Docs/R1-135098.zip</vt:lpwstr>
      </vt:variant>
      <vt:variant>
        <vt:lpwstr/>
      </vt:variant>
      <vt:variant>
        <vt:i4>4259849</vt:i4>
      </vt:variant>
      <vt:variant>
        <vt:i4>1431</vt:i4>
      </vt:variant>
      <vt:variant>
        <vt:i4>0</vt:i4>
      </vt:variant>
      <vt:variant>
        <vt:i4>5</vt:i4>
      </vt:variant>
      <vt:variant>
        <vt:lpwstr>../Docs/R1-135052.zip</vt:lpwstr>
      </vt:variant>
      <vt:variant>
        <vt:lpwstr/>
      </vt:variant>
      <vt:variant>
        <vt:i4>4521989</vt:i4>
      </vt:variant>
      <vt:variant>
        <vt:i4>1428</vt:i4>
      </vt:variant>
      <vt:variant>
        <vt:i4>0</vt:i4>
      </vt:variant>
      <vt:variant>
        <vt:i4>5</vt:i4>
      </vt:variant>
      <vt:variant>
        <vt:lpwstr>../Docs/R1-135816.zip</vt:lpwstr>
      </vt:variant>
      <vt:variant>
        <vt:lpwstr/>
      </vt:variant>
      <vt:variant>
        <vt:i4>4259846</vt:i4>
      </vt:variant>
      <vt:variant>
        <vt:i4>1425</vt:i4>
      </vt:variant>
      <vt:variant>
        <vt:i4>0</vt:i4>
      </vt:variant>
      <vt:variant>
        <vt:i4>5</vt:i4>
      </vt:variant>
      <vt:variant>
        <vt:lpwstr>../Docs/R1-135558.zip</vt:lpwstr>
      </vt:variant>
      <vt:variant>
        <vt:lpwstr/>
      </vt:variant>
      <vt:variant>
        <vt:i4>4259853</vt:i4>
      </vt:variant>
      <vt:variant>
        <vt:i4>1422</vt:i4>
      </vt:variant>
      <vt:variant>
        <vt:i4>0</vt:i4>
      </vt:variant>
      <vt:variant>
        <vt:i4>5</vt:i4>
      </vt:variant>
      <vt:variant>
        <vt:lpwstr>../Docs/R1-135452.zip</vt:lpwstr>
      </vt:variant>
      <vt:variant>
        <vt:lpwstr/>
      </vt:variant>
      <vt:variant>
        <vt:i4>4521995</vt:i4>
      </vt:variant>
      <vt:variant>
        <vt:i4>1419</vt:i4>
      </vt:variant>
      <vt:variant>
        <vt:i4>0</vt:i4>
      </vt:variant>
      <vt:variant>
        <vt:i4>5</vt:i4>
      </vt:variant>
      <vt:variant>
        <vt:lpwstr>../Docs/R1-135010.zip</vt:lpwstr>
      </vt:variant>
      <vt:variant>
        <vt:lpwstr/>
      </vt:variant>
      <vt:variant>
        <vt:i4>4325378</vt:i4>
      </vt:variant>
      <vt:variant>
        <vt:i4>1416</vt:i4>
      </vt:variant>
      <vt:variant>
        <vt:i4>0</vt:i4>
      </vt:variant>
      <vt:variant>
        <vt:i4>5</vt:i4>
      </vt:variant>
      <vt:variant>
        <vt:lpwstr>../Docs/R1-135960.zip</vt:lpwstr>
      </vt:variant>
      <vt:variant>
        <vt:lpwstr/>
      </vt:variant>
      <vt:variant>
        <vt:i4>4521987</vt:i4>
      </vt:variant>
      <vt:variant>
        <vt:i4>1413</vt:i4>
      </vt:variant>
      <vt:variant>
        <vt:i4>0</vt:i4>
      </vt:variant>
      <vt:variant>
        <vt:i4>5</vt:i4>
      </vt:variant>
      <vt:variant>
        <vt:lpwstr>../Docs/R1-136028.zip</vt:lpwstr>
      </vt:variant>
      <vt:variant>
        <vt:lpwstr/>
      </vt:variant>
      <vt:variant>
        <vt:i4>2424837</vt:i4>
      </vt:variant>
      <vt:variant>
        <vt:i4>1410</vt:i4>
      </vt:variant>
      <vt:variant>
        <vt:i4>0</vt:i4>
      </vt:variant>
      <vt:variant>
        <vt:i4>5</vt:i4>
      </vt:variant>
      <vt:variant>
        <vt:lpwstr>http://www.3gpp.org/ftp/tsg_ran/TSG_RAN/TSGR_58/Docs/RP-121772.zip</vt:lpwstr>
      </vt:variant>
      <vt:variant>
        <vt:lpwstr/>
      </vt:variant>
      <vt:variant>
        <vt:i4>4980748</vt:i4>
      </vt:variant>
      <vt:variant>
        <vt:i4>1407</vt:i4>
      </vt:variant>
      <vt:variant>
        <vt:i4>0</vt:i4>
      </vt:variant>
      <vt:variant>
        <vt:i4>5</vt:i4>
      </vt:variant>
      <vt:variant>
        <vt:lpwstr>../Docs/R1-135285.zip</vt:lpwstr>
      </vt:variant>
      <vt:variant>
        <vt:lpwstr/>
      </vt:variant>
      <vt:variant>
        <vt:i4>5046278</vt:i4>
      </vt:variant>
      <vt:variant>
        <vt:i4>1404</vt:i4>
      </vt:variant>
      <vt:variant>
        <vt:i4>0</vt:i4>
      </vt:variant>
      <vt:variant>
        <vt:i4>5</vt:i4>
      </vt:variant>
      <vt:variant>
        <vt:lpwstr>../Docs/R1-134984.zip</vt:lpwstr>
      </vt:variant>
      <vt:variant>
        <vt:lpwstr/>
      </vt:variant>
      <vt:variant>
        <vt:i4>4390927</vt:i4>
      </vt:variant>
      <vt:variant>
        <vt:i4>1401</vt:i4>
      </vt:variant>
      <vt:variant>
        <vt:i4>0</vt:i4>
      </vt:variant>
      <vt:variant>
        <vt:i4>5</vt:i4>
      </vt:variant>
      <vt:variant>
        <vt:lpwstr>../Docs/R1-135773.zip</vt:lpwstr>
      </vt:variant>
      <vt:variant>
        <vt:lpwstr/>
      </vt:variant>
      <vt:variant>
        <vt:i4>4980748</vt:i4>
      </vt:variant>
      <vt:variant>
        <vt:i4>1398</vt:i4>
      </vt:variant>
      <vt:variant>
        <vt:i4>0</vt:i4>
      </vt:variant>
      <vt:variant>
        <vt:i4>5</vt:i4>
      </vt:variant>
      <vt:variant>
        <vt:lpwstr>../Docs/R1-135285.zip</vt:lpwstr>
      </vt:variant>
      <vt:variant>
        <vt:lpwstr/>
      </vt:variant>
      <vt:variant>
        <vt:i4>4980750</vt:i4>
      </vt:variant>
      <vt:variant>
        <vt:i4>1395</vt:i4>
      </vt:variant>
      <vt:variant>
        <vt:i4>0</vt:i4>
      </vt:variant>
      <vt:variant>
        <vt:i4>5</vt:i4>
      </vt:variant>
      <vt:variant>
        <vt:lpwstr>../Docs/R1-135184.zip</vt:lpwstr>
      </vt:variant>
      <vt:variant>
        <vt:lpwstr/>
      </vt:variant>
      <vt:variant>
        <vt:i4>5046279</vt:i4>
      </vt:variant>
      <vt:variant>
        <vt:i4>1392</vt:i4>
      </vt:variant>
      <vt:variant>
        <vt:i4>0</vt:i4>
      </vt:variant>
      <vt:variant>
        <vt:i4>5</vt:i4>
      </vt:variant>
      <vt:variant>
        <vt:lpwstr>../Docs/R1-135894.zip</vt:lpwstr>
      </vt:variant>
      <vt:variant>
        <vt:lpwstr/>
      </vt:variant>
      <vt:variant>
        <vt:i4>4980750</vt:i4>
      </vt:variant>
      <vt:variant>
        <vt:i4>1359</vt:i4>
      </vt:variant>
      <vt:variant>
        <vt:i4>0</vt:i4>
      </vt:variant>
      <vt:variant>
        <vt:i4>5</vt:i4>
      </vt:variant>
      <vt:variant>
        <vt:lpwstr>../Docs/R1-135184.zip</vt:lpwstr>
      </vt:variant>
      <vt:variant>
        <vt:lpwstr/>
      </vt:variant>
      <vt:variant>
        <vt:i4>4194312</vt:i4>
      </vt:variant>
      <vt:variant>
        <vt:i4>1356</vt:i4>
      </vt:variant>
      <vt:variant>
        <vt:i4>0</vt:i4>
      </vt:variant>
      <vt:variant>
        <vt:i4>5</vt:i4>
      </vt:variant>
      <vt:variant>
        <vt:lpwstr>../Docs/R1-136073.zip</vt:lpwstr>
      </vt:variant>
      <vt:variant>
        <vt:lpwstr/>
      </vt:variant>
      <vt:variant>
        <vt:i4>4980746</vt:i4>
      </vt:variant>
      <vt:variant>
        <vt:i4>1353</vt:i4>
      </vt:variant>
      <vt:variant>
        <vt:i4>0</vt:i4>
      </vt:variant>
      <vt:variant>
        <vt:i4>5</vt:i4>
      </vt:variant>
      <vt:variant>
        <vt:lpwstr>../Docs/R1-135889.zip</vt:lpwstr>
      </vt:variant>
      <vt:variant>
        <vt:lpwstr/>
      </vt:variant>
      <vt:variant>
        <vt:i4>4194306</vt:i4>
      </vt:variant>
      <vt:variant>
        <vt:i4>1350</vt:i4>
      </vt:variant>
      <vt:variant>
        <vt:i4>0</vt:i4>
      </vt:variant>
      <vt:variant>
        <vt:i4>5</vt:i4>
      </vt:variant>
      <vt:variant>
        <vt:lpwstr>../Docs/R1-135148.zip</vt:lpwstr>
      </vt:variant>
      <vt:variant>
        <vt:lpwstr/>
      </vt:variant>
      <vt:variant>
        <vt:i4>4980747</vt:i4>
      </vt:variant>
      <vt:variant>
        <vt:i4>1347</vt:i4>
      </vt:variant>
      <vt:variant>
        <vt:i4>0</vt:i4>
      </vt:variant>
      <vt:variant>
        <vt:i4>5</vt:i4>
      </vt:variant>
      <vt:variant>
        <vt:lpwstr>../Docs/R1-135888.zip</vt:lpwstr>
      </vt:variant>
      <vt:variant>
        <vt:lpwstr/>
      </vt:variant>
      <vt:variant>
        <vt:i4>4194317</vt:i4>
      </vt:variant>
      <vt:variant>
        <vt:i4>1344</vt:i4>
      </vt:variant>
      <vt:variant>
        <vt:i4>0</vt:i4>
      </vt:variant>
      <vt:variant>
        <vt:i4>5</vt:i4>
      </vt:variant>
      <vt:variant>
        <vt:lpwstr>../Docs/R1-135147.zip</vt:lpwstr>
      </vt:variant>
      <vt:variant>
        <vt:lpwstr/>
      </vt:variant>
      <vt:variant>
        <vt:i4>5046284</vt:i4>
      </vt:variant>
      <vt:variant>
        <vt:i4>1341</vt:i4>
      </vt:variant>
      <vt:variant>
        <vt:i4>0</vt:i4>
      </vt:variant>
      <vt:variant>
        <vt:i4>5</vt:i4>
      </vt:variant>
      <vt:variant>
        <vt:lpwstr>../Docs/R1-135097.zip</vt:lpwstr>
      </vt:variant>
      <vt:variant>
        <vt:lpwstr/>
      </vt:variant>
      <vt:variant>
        <vt:i4>4980745</vt:i4>
      </vt:variant>
      <vt:variant>
        <vt:i4>1338</vt:i4>
      </vt:variant>
      <vt:variant>
        <vt:i4>0</vt:i4>
      </vt:variant>
      <vt:variant>
        <vt:i4>5</vt:i4>
      </vt:variant>
      <vt:variant>
        <vt:lpwstr>../Docs/R1-135183.zip</vt:lpwstr>
      </vt:variant>
      <vt:variant>
        <vt:lpwstr/>
      </vt:variant>
      <vt:variant>
        <vt:i4>4194319</vt:i4>
      </vt:variant>
      <vt:variant>
        <vt:i4>1335</vt:i4>
      </vt:variant>
      <vt:variant>
        <vt:i4>0</vt:i4>
      </vt:variant>
      <vt:variant>
        <vt:i4>5</vt:i4>
      </vt:variant>
      <vt:variant>
        <vt:lpwstr>../Docs/R1-136074.zip</vt:lpwstr>
      </vt:variant>
      <vt:variant>
        <vt:lpwstr/>
      </vt:variant>
      <vt:variant>
        <vt:i4>4194317</vt:i4>
      </vt:variant>
      <vt:variant>
        <vt:i4>1332</vt:i4>
      </vt:variant>
      <vt:variant>
        <vt:i4>0</vt:i4>
      </vt:variant>
      <vt:variant>
        <vt:i4>5</vt:i4>
      </vt:variant>
      <vt:variant>
        <vt:lpwstr>../Docs/R1-136076.zip</vt:lpwstr>
      </vt:variant>
      <vt:variant>
        <vt:lpwstr/>
      </vt:variant>
      <vt:variant>
        <vt:i4>4521996</vt:i4>
      </vt:variant>
      <vt:variant>
        <vt:i4>1329</vt:i4>
      </vt:variant>
      <vt:variant>
        <vt:i4>0</vt:i4>
      </vt:variant>
      <vt:variant>
        <vt:i4>5</vt:i4>
      </vt:variant>
      <vt:variant>
        <vt:lpwstr>../Docs/R1-135611.zip</vt:lpwstr>
      </vt:variant>
      <vt:variant>
        <vt:lpwstr/>
      </vt:variant>
      <vt:variant>
        <vt:i4>4194318</vt:i4>
      </vt:variant>
      <vt:variant>
        <vt:i4>1326</vt:i4>
      </vt:variant>
      <vt:variant>
        <vt:i4>0</vt:i4>
      </vt:variant>
      <vt:variant>
        <vt:i4>5</vt:i4>
      </vt:variant>
      <vt:variant>
        <vt:lpwstr>../Docs/R1-136075.zip</vt:lpwstr>
      </vt:variant>
      <vt:variant>
        <vt:lpwstr/>
      </vt:variant>
      <vt:variant>
        <vt:i4>4194319</vt:i4>
      </vt:variant>
      <vt:variant>
        <vt:i4>1323</vt:i4>
      </vt:variant>
      <vt:variant>
        <vt:i4>0</vt:i4>
      </vt:variant>
      <vt:variant>
        <vt:i4>5</vt:i4>
      </vt:variant>
      <vt:variant>
        <vt:lpwstr>../Docs/R1-136074.zip</vt:lpwstr>
      </vt:variant>
      <vt:variant>
        <vt:lpwstr/>
      </vt:variant>
      <vt:variant>
        <vt:i4>4521996</vt:i4>
      </vt:variant>
      <vt:variant>
        <vt:i4>1320</vt:i4>
      </vt:variant>
      <vt:variant>
        <vt:i4>0</vt:i4>
      </vt:variant>
      <vt:variant>
        <vt:i4>5</vt:i4>
      </vt:variant>
      <vt:variant>
        <vt:lpwstr>../Docs/R1-135611.zip</vt:lpwstr>
      </vt:variant>
      <vt:variant>
        <vt:lpwstr/>
      </vt:variant>
      <vt:variant>
        <vt:i4>4521996</vt:i4>
      </vt:variant>
      <vt:variant>
        <vt:i4>1317</vt:i4>
      </vt:variant>
      <vt:variant>
        <vt:i4>0</vt:i4>
      </vt:variant>
      <vt:variant>
        <vt:i4>5</vt:i4>
      </vt:variant>
      <vt:variant>
        <vt:lpwstr>../Docs/R1-135611.zip</vt:lpwstr>
      </vt:variant>
      <vt:variant>
        <vt:lpwstr/>
      </vt:variant>
      <vt:variant>
        <vt:i4>4390923</vt:i4>
      </vt:variant>
      <vt:variant>
        <vt:i4>1314</vt:i4>
      </vt:variant>
      <vt:variant>
        <vt:i4>0</vt:i4>
      </vt:variant>
      <vt:variant>
        <vt:i4>5</vt:i4>
      </vt:variant>
      <vt:variant>
        <vt:lpwstr>../Docs/R1-135272.zip</vt:lpwstr>
      </vt:variant>
      <vt:variant>
        <vt:lpwstr/>
      </vt:variant>
      <vt:variant>
        <vt:i4>4521995</vt:i4>
      </vt:variant>
      <vt:variant>
        <vt:i4>1311</vt:i4>
      </vt:variant>
      <vt:variant>
        <vt:i4>0</vt:i4>
      </vt:variant>
      <vt:variant>
        <vt:i4>5</vt:i4>
      </vt:variant>
      <vt:variant>
        <vt:lpwstr>../Docs/R1-135818.zip</vt:lpwstr>
      </vt:variant>
      <vt:variant>
        <vt:lpwstr/>
      </vt:variant>
      <vt:variant>
        <vt:i4>4521996</vt:i4>
      </vt:variant>
      <vt:variant>
        <vt:i4>1308</vt:i4>
      </vt:variant>
      <vt:variant>
        <vt:i4>0</vt:i4>
      </vt:variant>
      <vt:variant>
        <vt:i4>5</vt:i4>
      </vt:variant>
      <vt:variant>
        <vt:lpwstr>../Docs/R1-135611.zip</vt:lpwstr>
      </vt:variant>
      <vt:variant>
        <vt:lpwstr/>
      </vt:variant>
      <vt:variant>
        <vt:i4>4325383</vt:i4>
      </vt:variant>
      <vt:variant>
        <vt:i4>1305</vt:i4>
      </vt:variant>
      <vt:variant>
        <vt:i4>0</vt:i4>
      </vt:variant>
      <vt:variant>
        <vt:i4>5</vt:i4>
      </vt:variant>
      <vt:variant>
        <vt:lpwstr>../Docs/R1-135864.zip</vt:lpwstr>
      </vt:variant>
      <vt:variant>
        <vt:lpwstr/>
      </vt:variant>
      <vt:variant>
        <vt:i4>4325390</vt:i4>
      </vt:variant>
      <vt:variant>
        <vt:i4>1302</vt:i4>
      </vt:variant>
      <vt:variant>
        <vt:i4>0</vt:i4>
      </vt:variant>
      <vt:variant>
        <vt:i4>5</vt:i4>
      </vt:variant>
      <vt:variant>
        <vt:lpwstr>../Docs/R1-135762.zip</vt:lpwstr>
      </vt:variant>
      <vt:variant>
        <vt:lpwstr/>
      </vt:variant>
      <vt:variant>
        <vt:i4>4587528</vt:i4>
      </vt:variant>
      <vt:variant>
        <vt:i4>1299</vt:i4>
      </vt:variant>
      <vt:variant>
        <vt:i4>0</vt:i4>
      </vt:variant>
      <vt:variant>
        <vt:i4>5</vt:i4>
      </vt:variant>
      <vt:variant>
        <vt:lpwstr>../Docs/R1-135724.zip</vt:lpwstr>
      </vt:variant>
      <vt:variant>
        <vt:lpwstr/>
      </vt:variant>
      <vt:variant>
        <vt:i4>4259843</vt:i4>
      </vt:variant>
      <vt:variant>
        <vt:i4>1296</vt:i4>
      </vt:variant>
      <vt:variant>
        <vt:i4>0</vt:i4>
      </vt:variant>
      <vt:variant>
        <vt:i4>5</vt:i4>
      </vt:variant>
      <vt:variant>
        <vt:lpwstr>../Docs/R1-135850.zip</vt:lpwstr>
      </vt:variant>
      <vt:variant>
        <vt:lpwstr/>
      </vt:variant>
      <vt:variant>
        <vt:i4>4259850</vt:i4>
      </vt:variant>
      <vt:variant>
        <vt:i4>1293</vt:i4>
      </vt:variant>
      <vt:variant>
        <vt:i4>0</vt:i4>
      </vt:variant>
      <vt:variant>
        <vt:i4>5</vt:i4>
      </vt:variant>
      <vt:variant>
        <vt:lpwstr>../Docs/R1-135051.zip</vt:lpwstr>
      </vt:variant>
      <vt:variant>
        <vt:lpwstr/>
      </vt:variant>
      <vt:variant>
        <vt:i4>4259851</vt:i4>
      </vt:variant>
      <vt:variant>
        <vt:i4>1290</vt:i4>
      </vt:variant>
      <vt:variant>
        <vt:i4>0</vt:i4>
      </vt:variant>
      <vt:variant>
        <vt:i4>5</vt:i4>
      </vt:variant>
      <vt:variant>
        <vt:lpwstr>../Docs/R1-135050.zip</vt:lpwstr>
      </vt:variant>
      <vt:variant>
        <vt:lpwstr/>
      </vt:variant>
      <vt:variant>
        <vt:i4>6946838</vt:i4>
      </vt:variant>
      <vt:variant>
        <vt:i4>1287</vt:i4>
      </vt:variant>
      <vt:variant>
        <vt:i4>0</vt:i4>
      </vt:variant>
      <vt:variant>
        <vt:i4>5</vt:i4>
      </vt:variant>
      <vt:variant>
        <vt:lpwstr>http://ftp.3gpp.org/tsg_ran/TSG_RAN/TSGR_61/Docs/RP-131386.zip</vt:lpwstr>
      </vt:variant>
      <vt:variant>
        <vt:lpwstr/>
      </vt:variant>
      <vt:variant>
        <vt:i4>4259844</vt:i4>
      </vt:variant>
      <vt:variant>
        <vt:i4>1284</vt:i4>
      </vt:variant>
      <vt:variant>
        <vt:i4>0</vt:i4>
      </vt:variant>
      <vt:variant>
        <vt:i4>5</vt:i4>
      </vt:variant>
      <vt:variant>
        <vt:lpwstr>../Docs/R1-135857.zip</vt:lpwstr>
      </vt:variant>
      <vt:variant>
        <vt:lpwstr/>
      </vt:variant>
      <vt:variant>
        <vt:i4>4325376</vt:i4>
      </vt:variant>
      <vt:variant>
        <vt:i4>1281</vt:i4>
      </vt:variant>
      <vt:variant>
        <vt:i4>0</vt:i4>
      </vt:variant>
      <vt:variant>
        <vt:i4>5</vt:i4>
      </vt:variant>
      <vt:variant>
        <vt:lpwstr>../Docs/R1-135863.zip</vt:lpwstr>
      </vt:variant>
      <vt:variant>
        <vt:lpwstr/>
      </vt:variant>
      <vt:variant>
        <vt:i4>4456457</vt:i4>
      </vt:variant>
      <vt:variant>
        <vt:i4>1278</vt:i4>
      </vt:variant>
      <vt:variant>
        <vt:i4>0</vt:i4>
      </vt:variant>
      <vt:variant>
        <vt:i4>5</vt:i4>
      </vt:variant>
      <vt:variant>
        <vt:lpwstr>../Docs/R1-135705.zip</vt:lpwstr>
      </vt:variant>
      <vt:variant>
        <vt:lpwstr/>
      </vt:variant>
      <vt:variant>
        <vt:i4>4456456</vt:i4>
      </vt:variant>
      <vt:variant>
        <vt:i4>1275</vt:i4>
      </vt:variant>
      <vt:variant>
        <vt:i4>0</vt:i4>
      </vt:variant>
      <vt:variant>
        <vt:i4>5</vt:i4>
      </vt:variant>
      <vt:variant>
        <vt:lpwstr>../Docs/R1-135704.zip</vt:lpwstr>
      </vt:variant>
      <vt:variant>
        <vt:lpwstr/>
      </vt:variant>
      <vt:variant>
        <vt:i4>4325382</vt:i4>
      </vt:variant>
      <vt:variant>
        <vt:i4>1272</vt:i4>
      </vt:variant>
      <vt:variant>
        <vt:i4>0</vt:i4>
      </vt:variant>
      <vt:variant>
        <vt:i4>5</vt:i4>
      </vt:variant>
      <vt:variant>
        <vt:lpwstr>../Docs/R1-135865.zip</vt:lpwstr>
      </vt:variant>
      <vt:variant>
        <vt:lpwstr/>
      </vt:variant>
      <vt:variant>
        <vt:i4>4456456</vt:i4>
      </vt:variant>
      <vt:variant>
        <vt:i4>1269</vt:i4>
      </vt:variant>
      <vt:variant>
        <vt:i4>0</vt:i4>
      </vt:variant>
      <vt:variant>
        <vt:i4>5</vt:i4>
      </vt:variant>
      <vt:variant>
        <vt:lpwstr>../Docs/R1-135704.zip</vt:lpwstr>
      </vt:variant>
      <vt:variant>
        <vt:lpwstr/>
      </vt:variant>
      <vt:variant>
        <vt:i4>4456463</vt:i4>
      </vt:variant>
      <vt:variant>
        <vt:i4>1266</vt:i4>
      </vt:variant>
      <vt:variant>
        <vt:i4>0</vt:i4>
      </vt:variant>
      <vt:variant>
        <vt:i4>5</vt:i4>
      </vt:variant>
      <vt:variant>
        <vt:lpwstr>../Docs/R1-135703.zip</vt:lpwstr>
      </vt:variant>
      <vt:variant>
        <vt:lpwstr/>
      </vt:variant>
      <vt:variant>
        <vt:i4>4456462</vt:i4>
      </vt:variant>
      <vt:variant>
        <vt:i4>1263</vt:i4>
      </vt:variant>
      <vt:variant>
        <vt:i4>0</vt:i4>
      </vt:variant>
      <vt:variant>
        <vt:i4>5</vt:i4>
      </vt:variant>
      <vt:variant>
        <vt:lpwstr>../Docs/R1-135702.zip</vt:lpwstr>
      </vt:variant>
      <vt:variant>
        <vt:lpwstr/>
      </vt:variant>
      <vt:variant>
        <vt:i4>4325377</vt:i4>
      </vt:variant>
      <vt:variant>
        <vt:i4>1260</vt:i4>
      </vt:variant>
      <vt:variant>
        <vt:i4>0</vt:i4>
      </vt:variant>
      <vt:variant>
        <vt:i4>5</vt:i4>
      </vt:variant>
      <vt:variant>
        <vt:lpwstr>../Docs/R1-135862.zip</vt:lpwstr>
      </vt:variant>
      <vt:variant>
        <vt:lpwstr/>
      </vt:variant>
      <vt:variant>
        <vt:i4>4456462</vt:i4>
      </vt:variant>
      <vt:variant>
        <vt:i4>1257</vt:i4>
      </vt:variant>
      <vt:variant>
        <vt:i4>0</vt:i4>
      </vt:variant>
      <vt:variant>
        <vt:i4>5</vt:i4>
      </vt:variant>
      <vt:variant>
        <vt:lpwstr>../Docs/R1-135702.zip</vt:lpwstr>
      </vt:variant>
      <vt:variant>
        <vt:lpwstr/>
      </vt:variant>
      <vt:variant>
        <vt:i4>4456461</vt:i4>
      </vt:variant>
      <vt:variant>
        <vt:i4>1254</vt:i4>
      </vt:variant>
      <vt:variant>
        <vt:i4>0</vt:i4>
      </vt:variant>
      <vt:variant>
        <vt:i4>5</vt:i4>
      </vt:variant>
      <vt:variant>
        <vt:lpwstr>../Docs/R1-135701.zip</vt:lpwstr>
      </vt:variant>
      <vt:variant>
        <vt:lpwstr/>
      </vt:variant>
      <vt:variant>
        <vt:i4>4587528</vt:i4>
      </vt:variant>
      <vt:variant>
        <vt:i4>1251</vt:i4>
      </vt:variant>
      <vt:variant>
        <vt:i4>0</vt:i4>
      </vt:variant>
      <vt:variant>
        <vt:i4>5</vt:i4>
      </vt:variant>
      <vt:variant>
        <vt:lpwstr>../Docs/R1-135625.zip</vt:lpwstr>
      </vt:variant>
      <vt:variant>
        <vt:lpwstr/>
      </vt:variant>
      <vt:variant>
        <vt:i4>4587529</vt:i4>
      </vt:variant>
      <vt:variant>
        <vt:i4>1248</vt:i4>
      </vt:variant>
      <vt:variant>
        <vt:i4>0</vt:i4>
      </vt:variant>
      <vt:variant>
        <vt:i4>5</vt:i4>
      </vt:variant>
      <vt:variant>
        <vt:lpwstr>../Docs/R1-135624.zip</vt:lpwstr>
      </vt:variant>
      <vt:variant>
        <vt:lpwstr/>
      </vt:variant>
      <vt:variant>
        <vt:i4>4456460</vt:i4>
      </vt:variant>
      <vt:variant>
        <vt:i4>1245</vt:i4>
      </vt:variant>
      <vt:variant>
        <vt:i4>0</vt:i4>
      </vt:variant>
      <vt:variant>
        <vt:i4>5</vt:i4>
      </vt:variant>
      <vt:variant>
        <vt:lpwstr>../Docs/R1-135700.zip</vt:lpwstr>
      </vt:variant>
      <vt:variant>
        <vt:lpwstr/>
      </vt:variant>
      <vt:variant>
        <vt:i4>4587535</vt:i4>
      </vt:variant>
      <vt:variant>
        <vt:i4>1242</vt:i4>
      </vt:variant>
      <vt:variant>
        <vt:i4>0</vt:i4>
      </vt:variant>
      <vt:variant>
        <vt:i4>5</vt:i4>
      </vt:variant>
      <vt:variant>
        <vt:lpwstr>../Docs/R1-135723.zip</vt:lpwstr>
      </vt:variant>
      <vt:variant>
        <vt:lpwstr/>
      </vt:variant>
      <vt:variant>
        <vt:i4>4325378</vt:i4>
      </vt:variant>
      <vt:variant>
        <vt:i4>1239</vt:i4>
      </vt:variant>
      <vt:variant>
        <vt:i4>0</vt:i4>
      </vt:variant>
      <vt:variant>
        <vt:i4>5</vt:i4>
      </vt:variant>
      <vt:variant>
        <vt:lpwstr>../Docs/R1-135861.zip</vt:lpwstr>
      </vt:variant>
      <vt:variant>
        <vt:lpwstr/>
      </vt:variant>
      <vt:variant>
        <vt:i4>4521995</vt:i4>
      </vt:variant>
      <vt:variant>
        <vt:i4>1236</vt:i4>
      </vt:variant>
      <vt:variant>
        <vt:i4>0</vt:i4>
      </vt:variant>
      <vt:variant>
        <vt:i4>5</vt:i4>
      </vt:variant>
      <vt:variant>
        <vt:lpwstr>../Docs/R1-135717.zip</vt:lpwstr>
      </vt:variant>
      <vt:variant>
        <vt:lpwstr/>
      </vt:variant>
      <vt:variant>
        <vt:i4>4587532</vt:i4>
      </vt:variant>
      <vt:variant>
        <vt:i4>1233</vt:i4>
      </vt:variant>
      <vt:variant>
        <vt:i4>0</vt:i4>
      </vt:variant>
      <vt:variant>
        <vt:i4>5</vt:i4>
      </vt:variant>
      <vt:variant>
        <vt:lpwstr>../Docs/R1-135720.zip</vt:lpwstr>
      </vt:variant>
      <vt:variant>
        <vt:lpwstr/>
      </vt:variant>
      <vt:variant>
        <vt:i4>4980742</vt:i4>
      </vt:variant>
      <vt:variant>
        <vt:i4>1230</vt:i4>
      </vt:variant>
      <vt:variant>
        <vt:i4>0</vt:i4>
      </vt:variant>
      <vt:variant>
        <vt:i4>5</vt:i4>
      </vt:variant>
      <vt:variant>
        <vt:lpwstr>../Docs/R1-135984.zip</vt:lpwstr>
      </vt:variant>
      <vt:variant>
        <vt:lpwstr/>
      </vt:variant>
      <vt:variant>
        <vt:i4>4521989</vt:i4>
      </vt:variant>
      <vt:variant>
        <vt:i4>1227</vt:i4>
      </vt:variant>
      <vt:variant>
        <vt:i4>0</vt:i4>
      </vt:variant>
      <vt:variant>
        <vt:i4>5</vt:i4>
      </vt:variant>
      <vt:variant>
        <vt:lpwstr>../Docs/R1-135719.zip</vt:lpwstr>
      </vt:variant>
      <vt:variant>
        <vt:lpwstr/>
      </vt:variant>
      <vt:variant>
        <vt:i4>5046277</vt:i4>
      </vt:variant>
      <vt:variant>
        <vt:i4>1224</vt:i4>
      </vt:variant>
      <vt:variant>
        <vt:i4>0</vt:i4>
      </vt:variant>
      <vt:variant>
        <vt:i4>5</vt:i4>
      </vt:variant>
      <vt:variant>
        <vt:lpwstr>../Docs/R1-135799.zip</vt:lpwstr>
      </vt:variant>
      <vt:variant>
        <vt:lpwstr/>
      </vt:variant>
      <vt:variant>
        <vt:i4>4259850</vt:i4>
      </vt:variant>
      <vt:variant>
        <vt:i4>1221</vt:i4>
      </vt:variant>
      <vt:variant>
        <vt:i4>0</vt:i4>
      </vt:variant>
      <vt:variant>
        <vt:i4>5</vt:i4>
      </vt:variant>
      <vt:variant>
        <vt:lpwstr>../Docs/R1-135859.zip</vt:lpwstr>
      </vt:variant>
      <vt:variant>
        <vt:lpwstr/>
      </vt:variant>
      <vt:variant>
        <vt:i4>4587534</vt:i4>
      </vt:variant>
      <vt:variant>
        <vt:i4>1218</vt:i4>
      </vt:variant>
      <vt:variant>
        <vt:i4>0</vt:i4>
      </vt:variant>
      <vt:variant>
        <vt:i4>5</vt:i4>
      </vt:variant>
      <vt:variant>
        <vt:lpwstr>../Docs/R1-135722.zip</vt:lpwstr>
      </vt:variant>
      <vt:variant>
        <vt:lpwstr/>
      </vt:variant>
      <vt:variant>
        <vt:i4>4259851</vt:i4>
      </vt:variant>
      <vt:variant>
        <vt:i4>1215</vt:i4>
      </vt:variant>
      <vt:variant>
        <vt:i4>0</vt:i4>
      </vt:variant>
      <vt:variant>
        <vt:i4>5</vt:i4>
      </vt:variant>
      <vt:variant>
        <vt:lpwstr>../Docs/R1-135858.zip</vt:lpwstr>
      </vt:variant>
      <vt:variant>
        <vt:lpwstr/>
      </vt:variant>
      <vt:variant>
        <vt:i4>4587533</vt:i4>
      </vt:variant>
      <vt:variant>
        <vt:i4>1212</vt:i4>
      </vt:variant>
      <vt:variant>
        <vt:i4>0</vt:i4>
      </vt:variant>
      <vt:variant>
        <vt:i4>5</vt:i4>
      </vt:variant>
      <vt:variant>
        <vt:lpwstr>../Docs/R1-135721.zip</vt:lpwstr>
      </vt:variant>
      <vt:variant>
        <vt:lpwstr/>
      </vt:variant>
      <vt:variant>
        <vt:i4>4521988</vt:i4>
      </vt:variant>
      <vt:variant>
        <vt:i4>1209</vt:i4>
      </vt:variant>
      <vt:variant>
        <vt:i4>0</vt:i4>
      </vt:variant>
      <vt:variant>
        <vt:i4>5</vt:i4>
      </vt:variant>
      <vt:variant>
        <vt:lpwstr>../Docs/R1-135718.zip</vt:lpwstr>
      </vt:variant>
      <vt:variant>
        <vt:lpwstr/>
      </vt:variant>
      <vt:variant>
        <vt:i4>5046276</vt:i4>
      </vt:variant>
      <vt:variant>
        <vt:i4>1206</vt:i4>
      </vt:variant>
      <vt:variant>
        <vt:i4>0</vt:i4>
      </vt:variant>
      <vt:variant>
        <vt:i4>5</vt:i4>
      </vt:variant>
      <vt:variant>
        <vt:lpwstr>../Docs/R1-135699.zip</vt:lpwstr>
      </vt:variant>
      <vt:variant>
        <vt:lpwstr/>
      </vt:variant>
      <vt:variant>
        <vt:i4>4259842</vt:i4>
      </vt:variant>
      <vt:variant>
        <vt:i4>1203</vt:i4>
      </vt:variant>
      <vt:variant>
        <vt:i4>0</vt:i4>
      </vt:variant>
      <vt:variant>
        <vt:i4>5</vt:i4>
      </vt:variant>
      <vt:variant>
        <vt:lpwstr>../Docs/R1-135851.zip</vt:lpwstr>
      </vt:variant>
      <vt:variant>
        <vt:lpwstr/>
      </vt:variant>
      <vt:variant>
        <vt:i4>4587534</vt:i4>
      </vt:variant>
      <vt:variant>
        <vt:i4>1200</vt:i4>
      </vt:variant>
      <vt:variant>
        <vt:i4>0</vt:i4>
      </vt:variant>
      <vt:variant>
        <vt:i4>5</vt:i4>
      </vt:variant>
      <vt:variant>
        <vt:lpwstr>../Docs/R1-135623.zip</vt:lpwstr>
      </vt:variant>
      <vt:variant>
        <vt:lpwstr/>
      </vt:variant>
      <vt:variant>
        <vt:i4>4259846</vt:i4>
      </vt:variant>
      <vt:variant>
        <vt:i4>1197</vt:i4>
      </vt:variant>
      <vt:variant>
        <vt:i4>0</vt:i4>
      </vt:variant>
      <vt:variant>
        <vt:i4>5</vt:i4>
      </vt:variant>
      <vt:variant>
        <vt:lpwstr>../Docs/R1-135855.zip</vt:lpwstr>
      </vt:variant>
      <vt:variant>
        <vt:lpwstr/>
      </vt:variant>
      <vt:variant>
        <vt:i4>4325388</vt:i4>
      </vt:variant>
      <vt:variant>
        <vt:i4>1194</vt:i4>
      </vt:variant>
      <vt:variant>
        <vt:i4>0</vt:i4>
      </vt:variant>
      <vt:variant>
        <vt:i4>5</vt:i4>
      </vt:variant>
      <vt:variant>
        <vt:lpwstr>../Docs/R1-135760.zip</vt:lpwstr>
      </vt:variant>
      <vt:variant>
        <vt:lpwstr/>
      </vt:variant>
      <vt:variant>
        <vt:i4>5046282</vt:i4>
      </vt:variant>
      <vt:variant>
        <vt:i4>1191</vt:i4>
      </vt:variant>
      <vt:variant>
        <vt:i4>0</vt:i4>
      </vt:variant>
      <vt:variant>
        <vt:i4>5</vt:i4>
      </vt:variant>
      <vt:variant>
        <vt:lpwstr>../Docs/R1-135697.zip</vt:lpwstr>
      </vt:variant>
      <vt:variant>
        <vt:lpwstr/>
      </vt:variant>
      <vt:variant>
        <vt:i4>4259847</vt:i4>
      </vt:variant>
      <vt:variant>
        <vt:i4>1188</vt:i4>
      </vt:variant>
      <vt:variant>
        <vt:i4>0</vt:i4>
      </vt:variant>
      <vt:variant>
        <vt:i4>5</vt:i4>
      </vt:variant>
      <vt:variant>
        <vt:lpwstr>../Docs/R1-135854.zip</vt:lpwstr>
      </vt:variant>
      <vt:variant>
        <vt:lpwstr/>
      </vt:variant>
      <vt:variant>
        <vt:i4>4259845</vt:i4>
      </vt:variant>
      <vt:variant>
        <vt:i4>1185</vt:i4>
      </vt:variant>
      <vt:variant>
        <vt:i4>0</vt:i4>
      </vt:variant>
      <vt:variant>
        <vt:i4>5</vt:i4>
      </vt:variant>
      <vt:variant>
        <vt:lpwstr>../Docs/R1-135759.zip</vt:lpwstr>
      </vt:variant>
      <vt:variant>
        <vt:lpwstr/>
      </vt:variant>
      <vt:variant>
        <vt:i4>4259844</vt:i4>
      </vt:variant>
      <vt:variant>
        <vt:i4>1182</vt:i4>
      </vt:variant>
      <vt:variant>
        <vt:i4>0</vt:i4>
      </vt:variant>
      <vt:variant>
        <vt:i4>5</vt:i4>
      </vt:variant>
      <vt:variant>
        <vt:lpwstr>../Docs/R1-135758.zip</vt:lpwstr>
      </vt:variant>
      <vt:variant>
        <vt:lpwstr/>
      </vt:variant>
      <vt:variant>
        <vt:i4>4980743</vt:i4>
      </vt:variant>
      <vt:variant>
        <vt:i4>1179</vt:i4>
      </vt:variant>
      <vt:variant>
        <vt:i4>0</vt:i4>
      </vt:variant>
      <vt:variant>
        <vt:i4>5</vt:i4>
      </vt:variant>
      <vt:variant>
        <vt:lpwstr>../Docs/R1-135985.zip</vt:lpwstr>
      </vt:variant>
      <vt:variant>
        <vt:lpwstr/>
      </vt:variant>
      <vt:variant>
        <vt:i4>4325389</vt:i4>
      </vt:variant>
      <vt:variant>
        <vt:i4>1176</vt:i4>
      </vt:variant>
      <vt:variant>
        <vt:i4>0</vt:i4>
      </vt:variant>
      <vt:variant>
        <vt:i4>5</vt:i4>
      </vt:variant>
      <vt:variant>
        <vt:lpwstr>../Docs/R1-135761.zip</vt:lpwstr>
      </vt:variant>
      <vt:variant>
        <vt:lpwstr/>
      </vt:variant>
      <vt:variant>
        <vt:i4>5046281</vt:i4>
      </vt:variant>
      <vt:variant>
        <vt:i4>1173</vt:i4>
      </vt:variant>
      <vt:variant>
        <vt:i4>0</vt:i4>
      </vt:variant>
      <vt:variant>
        <vt:i4>5</vt:i4>
      </vt:variant>
      <vt:variant>
        <vt:lpwstr>../Docs/R1-135694.zip</vt:lpwstr>
      </vt:variant>
      <vt:variant>
        <vt:lpwstr/>
      </vt:variant>
      <vt:variant>
        <vt:i4>4259840</vt:i4>
      </vt:variant>
      <vt:variant>
        <vt:i4>1170</vt:i4>
      </vt:variant>
      <vt:variant>
        <vt:i4>0</vt:i4>
      </vt:variant>
      <vt:variant>
        <vt:i4>5</vt:i4>
      </vt:variant>
      <vt:variant>
        <vt:lpwstr>../Docs/R1-135853.zip</vt:lpwstr>
      </vt:variant>
      <vt:variant>
        <vt:lpwstr/>
      </vt:variant>
      <vt:variant>
        <vt:i4>5046277</vt:i4>
      </vt:variant>
      <vt:variant>
        <vt:i4>1167</vt:i4>
      </vt:variant>
      <vt:variant>
        <vt:i4>0</vt:i4>
      </vt:variant>
      <vt:variant>
        <vt:i4>5</vt:i4>
      </vt:variant>
      <vt:variant>
        <vt:lpwstr>../Docs/R1-135698.zip</vt:lpwstr>
      </vt:variant>
      <vt:variant>
        <vt:lpwstr/>
      </vt:variant>
      <vt:variant>
        <vt:i4>5046277</vt:i4>
      </vt:variant>
      <vt:variant>
        <vt:i4>1164</vt:i4>
      </vt:variant>
      <vt:variant>
        <vt:i4>0</vt:i4>
      </vt:variant>
      <vt:variant>
        <vt:i4>5</vt:i4>
      </vt:variant>
      <vt:variant>
        <vt:lpwstr>../Docs/R1-135698.zip</vt:lpwstr>
      </vt:variant>
      <vt:variant>
        <vt:lpwstr/>
      </vt:variant>
      <vt:variant>
        <vt:i4>4259841</vt:i4>
      </vt:variant>
      <vt:variant>
        <vt:i4>1161</vt:i4>
      </vt:variant>
      <vt:variant>
        <vt:i4>0</vt:i4>
      </vt:variant>
      <vt:variant>
        <vt:i4>5</vt:i4>
      </vt:variant>
      <vt:variant>
        <vt:lpwstr>../Docs/R1-135852.zip</vt:lpwstr>
      </vt:variant>
      <vt:variant>
        <vt:lpwstr/>
      </vt:variant>
      <vt:variant>
        <vt:i4>4259850</vt:i4>
      </vt:variant>
      <vt:variant>
        <vt:i4>1158</vt:i4>
      </vt:variant>
      <vt:variant>
        <vt:i4>0</vt:i4>
      </vt:variant>
      <vt:variant>
        <vt:i4>5</vt:i4>
      </vt:variant>
      <vt:variant>
        <vt:lpwstr>../Docs/R1-135756.zip</vt:lpwstr>
      </vt:variant>
      <vt:variant>
        <vt:lpwstr/>
      </vt:variant>
      <vt:variant>
        <vt:i4>5046283</vt:i4>
      </vt:variant>
      <vt:variant>
        <vt:i4>1155</vt:i4>
      </vt:variant>
      <vt:variant>
        <vt:i4>0</vt:i4>
      </vt:variant>
      <vt:variant>
        <vt:i4>5</vt:i4>
      </vt:variant>
      <vt:variant>
        <vt:lpwstr>../Docs/R1-135696.zip</vt:lpwstr>
      </vt:variant>
      <vt:variant>
        <vt:lpwstr/>
      </vt:variant>
      <vt:variant>
        <vt:i4>4259849</vt:i4>
      </vt:variant>
      <vt:variant>
        <vt:i4>1152</vt:i4>
      </vt:variant>
      <vt:variant>
        <vt:i4>0</vt:i4>
      </vt:variant>
      <vt:variant>
        <vt:i4>5</vt:i4>
      </vt:variant>
      <vt:variant>
        <vt:lpwstr>../Docs/R1-135755.zip</vt:lpwstr>
      </vt:variant>
      <vt:variant>
        <vt:lpwstr/>
      </vt:variant>
      <vt:variant>
        <vt:i4>5046280</vt:i4>
      </vt:variant>
      <vt:variant>
        <vt:i4>1149</vt:i4>
      </vt:variant>
      <vt:variant>
        <vt:i4>0</vt:i4>
      </vt:variant>
      <vt:variant>
        <vt:i4>5</vt:i4>
      </vt:variant>
      <vt:variant>
        <vt:lpwstr>../Docs/R1-135695.zip</vt:lpwstr>
      </vt:variant>
      <vt:variant>
        <vt:lpwstr/>
      </vt:variant>
      <vt:variant>
        <vt:i4>4259845</vt:i4>
      </vt:variant>
      <vt:variant>
        <vt:i4>1146</vt:i4>
      </vt:variant>
      <vt:variant>
        <vt:i4>0</vt:i4>
      </vt:variant>
      <vt:variant>
        <vt:i4>5</vt:i4>
      </vt:variant>
      <vt:variant>
        <vt:lpwstr>../Docs/R1-135856.zip</vt:lpwstr>
      </vt:variant>
      <vt:variant>
        <vt:lpwstr/>
      </vt:variant>
      <vt:variant>
        <vt:i4>4259844</vt:i4>
      </vt:variant>
      <vt:variant>
        <vt:i4>1143</vt:i4>
      </vt:variant>
      <vt:variant>
        <vt:i4>0</vt:i4>
      </vt:variant>
      <vt:variant>
        <vt:i4>5</vt:i4>
      </vt:variant>
      <vt:variant>
        <vt:lpwstr>../Docs/R1-133738.zip</vt:lpwstr>
      </vt:variant>
      <vt:variant>
        <vt:lpwstr/>
      </vt:variant>
      <vt:variant>
        <vt:i4>4259851</vt:i4>
      </vt:variant>
      <vt:variant>
        <vt:i4>1140</vt:i4>
      </vt:variant>
      <vt:variant>
        <vt:i4>0</vt:i4>
      </vt:variant>
      <vt:variant>
        <vt:i4>5</vt:i4>
      </vt:variant>
      <vt:variant>
        <vt:lpwstr>../Docs/R1-135757.zip</vt:lpwstr>
      </vt:variant>
      <vt:variant>
        <vt:lpwstr/>
      </vt:variant>
      <vt:variant>
        <vt:i4>4980741</vt:i4>
      </vt:variant>
      <vt:variant>
        <vt:i4>1137</vt:i4>
      </vt:variant>
      <vt:variant>
        <vt:i4>0</vt:i4>
      </vt:variant>
      <vt:variant>
        <vt:i4>5</vt:i4>
      </vt:variant>
      <vt:variant>
        <vt:lpwstr>../Docs/R1-135987.zip</vt:lpwstr>
      </vt:variant>
      <vt:variant>
        <vt:lpwstr/>
      </vt:variant>
      <vt:variant>
        <vt:i4>6226016</vt:i4>
      </vt:variant>
      <vt:variant>
        <vt:i4>1134</vt:i4>
      </vt:variant>
      <vt:variant>
        <vt:i4>0</vt:i4>
      </vt:variant>
      <vt:variant>
        <vt:i4>5</vt:i4>
      </vt:variant>
      <vt:variant>
        <vt:lpwstr>http://www.3gpp.org/ftp/tsg_ran/WG2_RL2/TSGR2_81/Docs/R2-130758.zip</vt:lpwstr>
      </vt:variant>
      <vt:variant>
        <vt:lpwstr/>
      </vt:variant>
      <vt:variant>
        <vt:i4>2424838</vt:i4>
      </vt:variant>
      <vt:variant>
        <vt:i4>1131</vt:i4>
      </vt:variant>
      <vt:variant>
        <vt:i4>0</vt:i4>
      </vt:variant>
      <vt:variant>
        <vt:i4>5</vt:i4>
      </vt:variant>
      <vt:variant>
        <vt:lpwstr>http://www.3gpp.org/ftp/tsg_ran/TSG_RAN/TSGR_59/Docs/RP-130347.zip</vt:lpwstr>
      </vt:variant>
      <vt:variant>
        <vt:lpwstr/>
      </vt:variant>
      <vt:variant>
        <vt:i4>4390921</vt:i4>
      </vt:variant>
      <vt:variant>
        <vt:i4>1128</vt:i4>
      </vt:variant>
      <vt:variant>
        <vt:i4>0</vt:i4>
      </vt:variant>
      <vt:variant>
        <vt:i4>5</vt:i4>
      </vt:variant>
      <vt:variant>
        <vt:lpwstr>../Docs/R1-136042.zip</vt:lpwstr>
      </vt:variant>
      <vt:variant>
        <vt:lpwstr/>
      </vt:variant>
      <vt:variant>
        <vt:i4>4587525</vt:i4>
      </vt:variant>
      <vt:variant>
        <vt:i4>1125</vt:i4>
      </vt:variant>
      <vt:variant>
        <vt:i4>0</vt:i4>
      </vt:variant>
      <vt:variant>
        <vt:i4>5</vt:i4>
      </vt:variant>
      <vt:variant>
        <vt:lpwstr>../Docs/R1-135927.zip</vt:lpwstr>
      </vt:variant>
      <vt:variant>
        <vt:lpwstr/>
      </vt:variant>
      <vt:variant>
        <vt:i4>4390921</vt:i4>
      </vt:variant>
      <vt:variant>
        <vt:i4>1122</vt:i4>
      </vt:variant>
      <vt:variant>
        <vt:i4>0</vt:i4>
      </vt:variant>
      <vt:variant>
        <vt:i4>5</vt:i4>
      </vt:variant>
      <vt:variant>
        <vt:lpwstr>../Docs/R1-136042.zip</vt:lpwstr>
      </vt:variant>
      <vt:variant>
        <vt:lpwstr/>
      </vt:variant>
      <vt:variant>
        <vt:i4>4587525</vt:i4>
      </vt:variant>
      <vt:variant>
        <vt:i4>1119</vt:i4>
      </vt:variant>
      <vt:variant>
        <vt:i4>0</vt:i4>
      </vt:variant>
      <vt:variant>
        <vt:i4>5</vt:i4>
      </vt:variant>
      <vt:variant>
        <vt:lpwstr>../Docs/R1-135927.zip</vt:lpwstr>
      </vt:variant>
      <vt:variant>
        <vt:lpwstr/>
      </vt:variant>
      <vt:variant>
        <vt:i4>5046276</vt:i4>
      </vt:variant>
      <vt:variant>
        <vt:i4>1116</vt:i4>
      </vt:variant>
      <vt:variant>
        <vt:i4>0</vt:i4>
      </vt:variant>
      <vt:variant>
        <vt:i4>5</vt:i4>
      </vt:variant>
      <vt:variant>
        <vt:lpwstr>../Docs/R1-135798.zip</vt:lpwstr>
      </vt:variant>
      <vt:variant>
        <vt:lpwstr/>
      </vt:variant>
      <vt:variant>
        <vt:i4>4259848</vt:i4>
      </vt:variant>
      <vt:variant>
        <vt:i4>1113</vt:i4>
      </vt:variant>
      <vt:variant>
        <vt:i4>0</vt:i4>
      </vt:variant>
      <vt:variant>
        <vt:i4>5</vt:i4>
      </vt:variant>
      <vt:variant>
        <vt:lpwstr>../Docs/R1-135754.zip</vt:lpwstr>
      </vt:variant>
      <vt:variant>
        <vt:lpwstr/>
      </vt:variant>
      <vt:variant>
        <vt:i4>4521990</vt:i4>
      </vt:variant>
      <vt:variant>
        <vt:i4>1110</vt:i4>
      </vt:variant>
      <vt:variant>
        <vt:i4>0</vt:i4>
      </vt:variant>
      <vt:variant>
        <vt:i4>5</vt:i4>
      </vt:variant>
      <vt:variant>
        <vt:lpwstr>../Docs/R1-135815.zip</vt:lpwstr>
      </vt:variant>
      <vt:variant>
        <vt:lpwstr/>
      </vt:variant>
      <vt:variant>
        <vt:i4>4587530</vt:i4>
      </vt:variant>
      <vt:variant>
        <vt:i4>1107</vt:i4>
      </vt:variant>
      <vt:variant>
        <vt:i4>0</vt:i4>
      </vt:variant>
      <vt:variant>
        <vt:i4>5</vt:i4>
      </vt:variant>
      <vt:variant>
        <vt:lpwstr>../Docs/R1-135627.zip</vt:lpwstr>
      </vt:variant>
      <vt:variant>
        <vt:lpwstr/>
      </vt:variant>
      <vt:variant>
        <vt:i4>4390922</vt:i4>
      </vt:variant>
      <vt:variant>
        <vt:i4>1104</vt:i4>
      </vt:variant>
      <vt:variant>
        <vt:i4>0</vt:i4>
      </vt:variant>
      <vt:variant>
        <vt:i4>5</vt:i4>
      </vt:variant>
      <vt:variant>
        <vt:lpwstr>../Docs/R1-136041.zip</vt:lpwstr>
      </vt:variant>
      <vt:variant>
        <vt:lpwstr/>
      </vt:variant>
      <vt:variant>
        <vt:i4>4390922</vt:i4>
      </vt:variant>
      <vt:variant>
        <vt:i4>1101</vt:i4>
      </vt:variant>
      <vt:variant>
        <vt:i4>0</vt:i4>
      </vt:variant>
      <vt:variant>
        <vt:i4>5</vt:i4>
      </vt:variant>
      <vt:variant>
        <vt:lpwstr>../Docs/R1-136041.zip</vt:lpwstr>
      </vt:variant>
      <vt:variant>
        <vt:lpwstr/>
      </vt:variant>
      <vt:variant>
        <vt:i4>4325387</vt:i4>
      </vt:variant>
      <vt:variant>
        <vt:i4>1098</vt:i4>
      </vt:variant>
      <vt:variant>
        <vt:i4>0</vt:i4>
      </vt:variant>
      <vt:variant>
        <vt:i4>5</vt:i4>
      </vt:variant>
      <vt:variant>
        <vt:lpwstr>../Docs/R1-135969.zip</vt:lpwstr>
      </vt:variant>
      <vt:variant>
        <vt:lpwstr/>
      </vt:variant>
      <vt:variant>
        <vt:i4>4521988</vt:i4>
      </vt:variant>
      <vt:variant>
        <vt:i4>1095</vt:i4>
      </vt:variant>
      <vt:variant>
        <vt:i4>0</vt:i4>
      </vt:variant>
      <vt:variant>
        <vt:i4>5</vt:i4>
      </vt:variant>
      <vt:variant>
        <vt:lpwstr>../Docs/R1-135916.zip</vt:lpwstr>
      </vt:variant>
      <vt:variant>
        <vt:lpwstr/>
      </vt:variant>
      <vt:variant>
        <vt:i4>4521988</vt:i4>
      </vt:variant>
      <vt:variant>
        <vt:i4>1092</vt:i4>
      </vt:variant>
      <vt:variant>
        <vt:i4>0</vt:i4>
      </vt:variant>
      <vt:variant>
        <vt:i4>5</vt:i4>
      </vt:variant>
      <vt:variant>
        <vt:lpwstr>../Docs/R1-135916.zip</vt:lpwstr>
      </vt:variant>
      <vt:variant>
        <vt:lpwstr/>
      </vt:variant>
      <vt:variant>
        <vt:i4>4587531</vt:i4>
      </vt:variant>
      <vt:variant>
        <vt:i4>1089</vt:i4>
      </vt:variant>
      <vt:variant>
        <vt:i4>0</vt:i4>
      </vt:variant>
      <vt:variant>
        <vt:i4>5</vt:i4>
      </vt:variant>
      <vt:variant>
        <vt:lpwstr>../Docs/R1-135626.zip</vt:lpwstr>
      </vt:variant>
      <vt:variant>
        <vt:lpwstr/>
      </vt:variant>
      <vt:variant>
        <vt:i4>4325387</vt:i4>
      </vt:variant>
      <vt:variant>
        <vt:i4>1086</vt:i4>
      </vt:variant>
      <vt:variant>
        <vt:i4>0</vt:i4>
      </vt:variant>
      <vt:variant>
        <vt:i4>5</vt:i4>
      </vt:variant>
      <vt:variant>
        <vt:lpwstr>../Docs/R1-135969.zip</vt:lpwstr>
      </vt:variant>
      <vt:variant>
        <vt:lpwstr/>
      </vt:variant>
      <vt:variant>
        <vt:i4>4325387</vt:i4>
      </vt:variant>
      <vt:variant>
        <vt:i4>1083</vt:i4>
      </vt:variant>
      <vt:variant>
        <vt:i4>0</vt:i4>
      </vt:variant>
      <vt:variant>
        <vt:i4>5</vt:i4>
      </vt:variant>
      <vt:variant>
        <vt:lpwstr>../Docs/R1-135969.zip</vt:lpwstr>
      </vt:variant>
      <vt:variant>
        <vt:lpwstr/>
      </vt:variant>
      <vt:variant>
        <vt:i4>4587531</vt:i4>
      </vt:variant>
      <vt:variant>
        <vt:i4>1080</vt:i4>
      </vt:variant>
      <vt:variant>
        <vt:i4>0</vt:i4>
      </vt:variant>
      <vt:variant>
        <vt:i4>5</vt:i4>
      </vt:variant>
      <vt:variant>
        <vt:lpwstr>../Docs/R1-135626.zip</vt:lpwstr>
      </vt:variant>
      <vt:variant>
        <vt:lpwstr/>
      </vt:variant>
      <vt:variant>
        <vt:i4>4259854</vt:i4>
      </vt:variant>
      <vt:variant>
        <vt:i4>1077</vt:i4>
      </vt:variant>
      <vt:variant>
        <vt:i4>0</vt:i4>
      </vt:variant>
      <vt:variant>
        <vt:i4>5</vt:i4>
      </vt:variant>
      <vt:variant>
        <vt:lpwstr>../Docs/R1-135752.zip</vt:lpwstr>
      </vt:variant>
      <vt:variant>
        <vt:lpwstr/>
      </vt:variant>
      <vt:variant>
        <vt:i4>4259852</vt:i4>
      </vt:variant>
      <vt:variant>
        <vt:i4>1074</vt:i4>
      </vt:variant>
      <vt:variant>
        <vt:i4>0</vt:i4>
      </vt:variant>
      <vt:variant>
        <vt:i4>5</vt:i4>
      </vt:variant>
      <vt:variant>
        <vt:lpwstr>../Docs/R1-135750.zip</vt:lpwstr>
      </vt:variant>
      <vt:variant>
        <vt:lpwstr/>
      </vt:variant>
      <vt:variant>
        <vt:i4>4194309</vt:i4>
      </vt:variant>
      <vt:variant>
        <vt:i4>1071</vt:i4>
      </vt:variant>
      <vt:variant>
        <vt:i4>0</vt:i4>
      </vt:variant>
      <vt:variant>
        <vt:i4>5</vt:i4>
      </vt:variant>
      <vt:variant>
        <vt:lpwstr>../Docs/R1-135749.zip</vt:lpwstr>
      </vt:variant>
      <vt:variant>
        <vt:lpwstr/>
      </vt:variant>
      <vt:variant>
        <vt:i4>4194308</vt:i4>
      </vt:variant>
      <vt:variant>
        <vt:i4>1068</vt:i4>
      </vt:variant>
      <vt:variant>
        <vt:i4>0</vt:i4>
      </vt:variant>
      <vt:variant>
        <vt:i4>5</vt:i4>
      </vt:variant>
      <vt:variant>
        <vt:lpwstr>../Docs/R1-135748.zip</vt:lpwstr>
      </vt:variant>
      <vt:variant>
        <vt:lpwstr/>
      </vt:variant>
      <vt:variant>
        <vt:i4>4194315</vt:i4>
      </vt:variant>
      <vt:variant>
        <vt:i4>1065</vt:i4>
      </vt:variant>
      <vt:variant>
        <vt:i4>0</vt:i4>
      </vt:variant>
      <vt:variant>
        <vt:i4>5</vt:i4>
      </vt:variant>
      <vt:variant>
        <vt:lpwstr>../Docs/R1-135747.zip</vt:lpwstr>
      </vt:variant>
      <vt:variant>
        <vt:lpwstr/>
      </vt:variant>
      <vt:variant>
        <vt:i4>4194314</vt:i4>
      </vt:variant>
      <vt:variant>
        <vt:i4>1062</vt:i4>
      </vt:variant>
      <vt:variant>
        <vt:i4>0</vt:i4>
      </vt:variant>
      <vt:variant>
        <vt:i4>5</vt:i4>
      </vt:variant>
      <vt:variant>
        <vt:lpwstr>../Docs/R1-135746.zip</vt:lpwstr>
      </vt:variant>
      <vt:variant>
        <vt:lpwstr/>
      </vt:variant>
      <vt:variant>
        <vt:i4>4587530</vt:i4>
      </vt:variant>
      <vt:variant>
        <vt:i4>1059</vt:i4>
      </vt:variant>
      <vt:variant>
        <vt:i4>0</vt:i4>
      </vt:variant>
      <vt:variant>
        <vt:i4>5</vt:i4>
      </vt:variant>
      <vt:variant>
        <vt:lpwstr>../Docs/R1-135726.zip</vt:lpwstr>
      </vt:variant>
      <vt:variant>
        <vt:lpwstr/>
      </vt:variant>
      <vt:variant>
        <vt:i4>4587529</vt:i4>
      </vt:variant>
      <vt:variant>
        <vt:i4>1056</vt:i4>
      </vt:variant>
      <vt:variant>
        <vt:i4>0</vt:i4>
      </vt:variant>
      <vt:variant>
        <vt:i4>5</vt:i4>
      </vt:variant>
      <vt:variant>
        <vt:lpwstr>../Docs/R1-135725.zip</vt:lpwstr>
      </vt:variant>
      <vt:variant>
        <vt:lpwstr/>
      </vt:variant>
      <vt:variant>
        <vt:i4>5046283</vt:i4>
      </vt:variant>
      <vt:variant>
        <vt:i4>1053</vt:i4>
      </vt:variant>
      <vt:variant>
        <vt:i4>0</vt:i4>
      </vt:variant>
      <vt:variant>
        <vt:i4>5</vt:i4>
      </vt:variant>
      <vt:variant>
        <vt:lpwstr>../Docs/R1-135797.zip</vt:lpwstr>
      </vt:variant>
      <vt:variant>
        <vt:lpwstr/>
      </vt:variant>
      <vt:variant>
        <vt:i4>4390923</vt:i4>
      </vt:variant>
      <vt:variant>
        <vt:i4>1050</vt:i4>
      </vt:variant>
      <vt:variant>
        <vt:i4>0</vt:i4>
      </vt:variant>
      <vt:variant>
        <vt:i4>5</vt:i4>
      </vt:variant>
      <vt:variant>
        <vt:lpwstr>../Docs/R1-136040.zip</vt:lpwstr>
      </vt:variant>
      <vt:variant>
        <vt:lpwstr/>
      </vt:variant>
      <vt:variant>
        <vt:i4>4390923</vt:i4>
      </vt:variant>
      <vt:variant>
        <vt:i4>1047</vt:i4>
      </vt:variant>
      <vt:variant>
        <vt:i4>0</vt:i4>
      </vt:variant>
      <vt:variant>
        <vt:i4>5</vt:i4>
      </vt:variant>
      <vt:variant>
        <vt:lpwstr>../Docs/R1-136040.zip</vt:lpwstr>
      </vt:variant>
      <vt:variant>
        <vt:lpwstr/>
      </vt:variant>
      <vt:variant>
        <vt:i4>4521994</vt:i4>
      </vt:variant>
      <vt:variant>
        <vt:i4>1044</vt:i4>
      </vt:variant>
      <vt:variant>
        <vt:i4>0</vt:i4>
      </vt:variant>
      <vt:variant>
        <vt:i4>5</vt:i4>
      </vt:variant>
      <vt:variant>
        <vt:lpwstr>../Docs/R1-135716.zip</vt:lpwstr>
      </vt:variant>
      <vt:variant>
        <vt:lpwstr/>
      </vt:variant>
      <vt:variant>
        <vt:i4>4456450</vt:i4>
      </vt:variant>
      <vt:variant>
        <vt:i4>1041</vt:i4>
      </vt:variant>
      <vt:variant>
        <vt:i4>0</vt:i4>
      </vt:variant>
      <vt:variant>
        <vt:i4>5</vt:i4>
      </vt:variant>
      <vt:variant>
        <vt:lpwstr>../Docs/R1-136039.zip</vt:lpwstr>
      </vt:variant>
      <vt:variant>
        <vt:lpwstr/>
      </vt:variant>
      <vt:variant>
        <vt:i4>4456450</vt:i4>
      </vt:variant>
      <vt:variant>
        <vt:i4>1038</vt:i4>
      </vt:variant>
      <vt:variant>
        <vt:i4>0</vt:i4>
      </vt:variant>
      <vt:variant>
        <vt:i4>5</vt:i4>
      </vt:variant>
      <vt:variant>
        <vt:lpwstr>../Docs/R1-136039.zip</vt:lpwstr>
      </vt:variant>
      <vt:variant>
        <vt:lpwstr/>
      </vt:variant>
      <vt:variant>
        <vt:i4>4521993</vt:i4>
      </vt:variant>
      <vt:variant>
        <vt:i4>1035</vt:i4>
      </vt:variant>
      <vt:variant>
        <vt:i4>0</vt:i4>
      </vt:variant>
      <vt:variant>
        <vt:i4>5</vt:i4>
      </vt:variant>
      <vt:variant>
        <vt:lpwstr>../Docs/R1-135715.zip</vt:lpwstr>
      </vt:variant>
      <vt:variant>
        <vt:lpwstr/>
      </vt:variant>
      <vt:variant>
        <vt:i4>5046282</vt:i4>
      </vt:variant>
      <vt:variant>
        <vt:i4>1032</vt:i4>
      </vt:variant>
      <vt:variant>
        <vt:i4>0</vt:i4>
      </vt:variant>
      <vt:variant>
        <vt:i4>5</vt:i4>
      </vt:variant>
      <vt:variant>
        <vt:lpwstr>../Docs/R1-135796.zip</vt:lpwstr>
      </vt:variant>
      <vt:variant>
        <vt:lpwstr/>
      </vt:variant>
      <vt:variant>
        <vt:i4>5046281</vt:i4>
      </vt:variant>
      <vt:variant>
        <vt:i4>1029</vt:i4>
      </vt:variant>
      <vt:variant>
        <vt:i4>0</vt:i4>
      </vt:variant>
      <vt:variant>
        <vt:i4>5</vt:i4>
      </vt:variant>
      <vt:variant>
        <vt:lpwstr>../Docs/R1-135795.zip</vt:lpwstr>
      </vt:variant>
      <vt:variant>
        <vt:lpwstr/>
      </vt:variant>
      <vt:variant>
        <vt:i4>4259855</vt:i4>
      </vt:variant>
      <vt:variant>
        <vt:i4>1026</vt:i4>
      </vt:variant>
      <vt:variant>
        <vt:i4>0</vt:i4>
      </vt:variant>
      <vt:variant>
        <vt:i4>5</vt:i4>
      </vt:variant>
      <vt:variant>
        <vt:lpwstr>../Docs/R1-135753.zip</vt:lpwstr>
      </vt:variant>
      <vt:variant>
        <vt:lpwstr/>
      </vt:variant>
      <vt:variant>
        <vt:i4>4521992</vt:i4>
      </vt:variant>
      <vt:variant>
        <vt:i4>1023</vt:i4>
      </vt:variant>
      <vt:variant>
        <vt:i4>0</vt:i4>
      </vt:variant>
      <vt:variant>
        <vt:i4>5</vt:i4>
      </vt:variant>
      <vt:variant>
        <vt:lpwstr>../Docs/R1-135714.zip</vt:lpwstr>
      </vt:variant>
      <vt:variant>
        <vt:lpwstr/>
      </vt:variant>
      <vt:variant>
        <vt:i4>5046286</vt:i4>
      </vt:variant>
      <vt:variant>
        <vt:i4>1020</vt:i4>
      </vt:variant>
      <vt:variant>
        <vt:i4>0</vt:i4>
      </vt:variant>
      <vt:variant>
        <vt:i4>5</vt:i4>
      </vt:variant>
      <vt:variant>
        <vt:lpwstr>../Docs/R1-135693.zip</vt:lpwstr>
      </vt:variant>
      <vt:variant>
        <vt:lpwstr/>
      </vt:variant>
      <vt:variant>
        <vt:i4>4259853</vt:i4>
      </vt:variant>
      <vt:variant>
        <vt:i4>1017</vt:i4>
      </vt:variant>
      <vt:variant>
        <vt:i4>0</vt:i4>
      </vt:variant>
      <vt:variant>
        <vt:i4>5</vt:i4>
      </vt:variant>
      <vt:variant>
        <vt:lpwstr>../Docs/R1-135751.zip</vt:lpwstr>
      </vt:variant>
      <vt:variant>
        <vt:lpwstr/>
      </vt:variant>
      <vt:variant>
        <vt:i4>5046287</vt:i4>
      </vt:variant>
      <vt:variant>
        <vt:i4>1014</vt:i4>
      </vt:variant>
      <vt:variant>
        <vt:i4>0</vt:i4>
      </vt:variant>
      <vt:variant>
        <vt:i4>5</vt:i4>
      </vt:variant>
      <vt:variant>
        <vt:lpwstr>../Docs/R1-135692.zip</vt:lpwstr>
      </vt:variant>
      <vt:variant>
        <vt:lpwstr/>
      </vt:variant>
      <vt:variant>
        <vt:i4>5046286</vt:i4>
      </vt:variant>
      <vt:variant>
        <vt:i4>1011</vt:i4>
      </vt:variant>
      <vt:variant>
        <vt:i4>0</vt:i4>
      </vt:variant>
      <vt:variant>
        <vt:i4>5</vt:i4>
      </vt:variant>
      <vt:variant>
        <vt:lpwstr>../Docs/R1-135792.zip</vt:lpwstr>
      </vt:variant>
      <vt:variant>
        <vt:lpwstr/>
      </vt:variant>
      <vt:variant>
        <vt:i4>4587527</vt:i4>
      </vt:variant>
      <vt:variant>
        <vt:i4>1008</vt:i4>
      </vt:variant>
      <vt:variant>
        <vt:i4>0</vt:i4>
      </vt:variant>
      <vt:variant>
        <vt:i4>5</vt:i4>
      </vt:variant>
      <vt:variant>
        <vt:lpwstr>../Docs/R1-135925.zip</vt:lpwstr>
      </vt:variant>
      <vt:variant>
        <vt:lpwstr/>
      </vt:variant>
      <vt:variant>
        <vt:i4>4587524</vt:i4>
      </vt:variant>
      <vt:variant>
        <vt:i4>1005</vt:i4>
      </vt:variant>
      <vt:variant>
        <vt:i4>0</vt:i4>
      </vt:variant>
      <vt:variant>
        <vt:i4>5</vt:i4>
      </vt:variant>
      <vt:variant>
        <vt:lpwstr>../Docs/R1-135926.zip</vt:lpwstr>
      </vt:variant>
      <vt:variant>
        <vt:lpwstr/>
      </vt:variant>
      <vt:variant>
        <vt:i4>4587524</vt:i4>
      </vt:variant>
      <vt:variant>
        <vt:i4>1002</vt:i4>
      </vt:variant>
      <vt:variant>
        <vt:i4>0</vt:i4>
      </vt:variant>
      <vt:variant>
        <vt:i4>5</vt:i4>
      </vt:variant>
      <vt:variant>
        <vt:lpwstr>../Docs/R1-135926.zip</vt:lpwstr>
      </vt:variant>
      <vt:variant>
        <vt:lpwstr/>
      </vt:variant>
      <vt:variant>
        <vt:i4>4587524</vt:i4>
      </vt:variant>
      <vt:variant>
        <vt:i4>999</vt:i4>
      </vt:variant>
      <vt:variant>
        <vt:i4>0</vt:i4>
      </vt:variant>
      <vt:variant>
        <vt:i4>5</vt:i4>
      </vt:variant>
      <vt:variant>
        <vt:lpwstr>../Docs/R1-135926.zip</vt:lpwstr>
      </vt:variant>
      <vt:variant>
        <vt:lpwstr/>
      </vt:variant>
      <vt:variant>
        <vt:i4>4587527</vt:i4>
      </vt:variant>
      <vt:variant>
        <vt:i4>996</vt:i4>
      </vt:variant>
      <vt:variant>
        <vt:i4>0</vt:i4>
      </vt:variant>
      <vt:variant>
        <vt:i4>5</vt:i4>
      </vt:variant>
      <vt:variant>
        <vt:lpwstr>../Docs/R1-135925.zip</vt:lpwstr>
      </vt:variant>
      <vt:variant>
        <vt:lpwstr/>
      </vt:variant>
      <vt:variant>
        <vt:i4>5046285</vt:i4>
      </vt:variant>
      <vt:variant>
        <vt:i4>993</vt:i4>
      </vt:variant>
      <vt:variant>
        <vt:i4>0</vt:i4>
      </vt:variant>
      <vt:variant>
        <vt:i4>5</vt:i4>
      </vt:variant>
      <vt:variant>
        <vt:lpwstr>../Docs/R1-135791.zip</vt:lpwstr>
      </vt:variant>
      <vt:variant>
        <vt:lpwstr/>
      </vt:variant>
      <vt:variant>
        <vt:i4>5046284</vt:i4>
      </vt:variant>
      <vt:variant>
        <vt:i4>990</vt:i4>
      </vt:variant>
      <vt:variant>
        <vt:i4>0</vt:i4>
      </vt:variant>
      <vt:variant>
        <vt:i4>5</vt:i4>
      </vt:variant>
      <vt:variant>
        <vt:lpwstr>../Docs/R1-135790.zip</vt:lpwstr>
      </vt:variant>
      <vt:variant>
        <vt:lpwstr/>
      </vt:variant>
      <vt:variant>
        <vt:i4>4521989</vt:i4>
      </vt:variant>
      <vt:variant>
        <vt:i4>987</vt:i4>
      </vt:variant>
      <vt:variant>
        <vt:i4>0</vt:i4>
      </vt:variant>
      <vt:variant>
        <vt:i4>5</vt:i4>
      </vt:variant>
      <vt:variant>
        <vt:lpwstr>../Docs/R1-135917.zip</vt:lpwstr>
      </vt:variant>
      <vt:variant>
        <vt:lpwstr/>
      </vt:variant>
      <vt:variant>
        <vt:i4>5046284</vt:i4>
      </vt:variant>
      <vt:variant>
        <vt:i4>984</vt:i4>
      </vt:variant>
      <vt:variant>
        <vt:i4>0</vt:i4>
      </vt:variant>
      <vt:variant>
        <vt:i4>5</vt:i4>
      </vt:variant>
      <vt:variant>
        <vt:lpwstr>../Docs/R1-135790.zip</vt:lpwstr>
      </vt:variant>
      <vt:variant>
        <vt:lpwstr/>
      </vt:variant>
      <vt:variant>
        <vt:i4>4521990</vt:i4>
      </vt:variant>
      <vt:variant>
        <vt:i4>981</vt:i4>
      </vt:variant>
      <vt:variant>
        <vt:i4>0</vt:i4>
      </vt:variant>
      <vt:variant>
        <vt:i4>5</vt:i4>
      </vt:variant>
      <vt:variant>
        <vt:lpwstr>../Docs/R1-135914.zip</vt:lpwstr>
      </vt:variant>
      <vt:variant>
        <vt:lpwstr/>
      </vt:variant>
      <vt:variant>
        <vt:i4>4980741</vt:i4>
      </vt:variant>
      <vt:variant>
        <vt:i4>978</vt:i4>
      </vt:variant>
      <vt:variant>
        <vt:i4>0</vt:i4>
      </vt:variant>
      <vt:variant>
        <vt:i4>5</vt:i4>
      </vt:variant>
      <vt:variant>
        <vt:lpwstr>../Docs/R1-135789.zip</vt:lpwstr>
      </vt:variant>
      <vt:variant>
        <vt:lpwstr/>
      </vt:variant>
      <vt:variant>
        <vt:i4>4194313</vt:i4>
      </vt:variant>
      <vt:variant>
        <vt:i4>975</vt:i4>
      </vt:variant>
      <vt:variant>
        <vt:i4>0</vt:i4>
      </vt:variant>
      <vt:variant>
        <vt:i4>5</vt:i4>
      </vt:variant>
      <vt:variant>
        <vt:lpwstr>../Docs/R1-135745.zip</vt:lpwstr>
      </vt:variant>
      <vt:variant>
        <vt:lpwstr/>
      </vt:variant>
      <vt:variant>
        <vt:i4>4194312</vt:i4>
      </vt:variant>
      <vt:variant>
        <vt:i4>972</vt:i4>
      </vt:variant>
      <vt:variant>
        <vt:i4>0</vt:i4>
      </vt:variant>
      <vt:variant>
        <vt:i4>5</vt:i4>
      </vt:variant>
      <vt:variant>
        <vt:lpwstr>../Docs/R1-135744.zip</vt:lpwstr>
      </vt:variant>
      <vt:variant>
        <vt:lpwstr/>
      </vt:variant>
      <vt:variant>
        <vt:i4>5046284</vt:i4>
      </vt:variant>
      <vt:variant>
        <vt:i4>969</vt:i4>
      </vt:variant>
      <vt:variant>
        <vt:i4>0</vt:i4>
      </vt:variant>
      <vt:variant>
        <vt:i4>5</vt:i4>
      </vt:variant>
      <vt:variant>
        <vt:lpwstr>../Docs/R1-135691.zip</vt:lpwstr>
      </vt:variant>
      <vt:variant>
        <vt:lpwstr/>
      </vt:variant>
      <vt:variant>
        <vt:i4>4194316</vt:i4>
      </vt:variant>
      <vt:variant>
        <vt:i4>966</vt:i4>
      </vt:variant>
      <vt:variant>
        <vt:i4>0</vt:i4>
      </vt:variant>
      <vt:variant>
        <vt:i4>5</vt:i4>
      </vt:variant>
      <vt:variant>
        <vt:lpwstr>../Docs/R1-135740.zip</vt:lpwstr>
      </vt:variant>
      <vt:variant>
        <vt:lpwstr/>
      </vt:variant>
      <vt:variant>
        <vt:i4>4653061</vt:i4>
      </vt:variant>
      <vt:variant>
        <vt:i4>963</vt:i4>
      </vt:variant>
      <vt:variant>
        <vt:i4>0</vt:i4>
      </vt:variant>
      <vt:variant>
        <vt:i4>5</vt:i4>
      </vt:variant>
      <vt:variant>
        <vt:lpwstr>../Docs/R1-135739.zip</vt:lpwstr>
      </vt:variant>
      <vt:variant>
        <vt:lpwstr/>
      </vt:variant>
      <vt:variant>
        <vt:i4>4980740</vt:i4>
      </vt:variant>
      <vt:variant>
        <vt:i4>960</vt:i4>
      </vt:variant>
      <vt:variant>
        <vt:i4>0</vt:i4>
      </vt:variant>
      <vt:variant>
        <vt:i4>5</vt:i4>
      </vt:variant>
      <vt:variant>
        <vt:lpwstr>../Docs/R1-135788.zip</vt:lpwstr>
      </vt:variant>
      <vt:variant>
        <vt:lpwstr/>
      </vt:variant>
      <vt:variant>
        <vt:i4>4194319</vt:i4>
      </vt:variant>
      <vt:variant>
        <vt:i4>957</vt:i4>
      </vt:variant>
      <vt:variant>
        <vt:i4>0</vt:i4>
      </vt:variant>
      <vt:variant>
        <vt:i4>5</vt:i4>
      </vt:variant>
      <vt:variant>
        <vt:lpwstr>../Docs/R1-135743.zip</vt:lpwstr>
      </vt:variant>
      <vt:variant>
        <vt:lpwstr/>
      </vt:variant>
      <vt:variant>
        <vt:i4>4194318</vt:i4>
      </vt:variant>
      <vt:variant>
        <vt:i4>954</vt:i4>
      </vt:variant>
      <vt:variant>
        <vt:i4>0</vt:i4>
      </vt:variant>
      <vt:variant>
        <vt:i4>5</vt:i4>
      </vt:variant>
      <vt:variant>
        <vt:lpwstr>../Docs/R1-135742.zip</vt:lpwstr>
      </vt:variant>
      <vt:variant>
        <vt:lpwstr/>
      </vt:variant>
      <vt:variant>
        <vt:i4>4194317</vt:i4>
      </vt:variant>
      <vt:variant>
        <vt:i4>951</vt:i4>
      </vt:variant>
      <vt:variant>
        <vt:i4>0</vt:i4>
      </vt:variant>
      <vt:variant>
        <vt:i4>5</vt:i4>
      </vt:variant>
      <vt:variant>
        <vt:lpwstr>../Docs/R1-135741.zip</vt:lpwstr>
      </vt:variant>
      <vt:variant>
        <vt:lpwstr/>
      </vt:variant>
      <vt:variant>
        <vt:i4>2555919</vt:i4>
      </vt:variant>
      <vt:variant>
        <vt:i4>948</vt:i4>
      </vt:variant>
      <vt:variant>
        <vt:i4>0</vt:i4>
      </vt:variant>
      <vt:variant>
        <vt:i4>5</vt:i4>
      </vt:variant>
      <vt:variant>
        <vt:lpwstr>http://www.3gpp.org/ftp/tsg_ran/TSG_RAN/TSGR_61/Docs/RP-131346.zip</vt:lpwstr>
      </vt:variant>
      <vt:variant>
        <vt:lpwstr/>
      </vt:variant>
      <vt:variant>
        <vt:i4>2228224</vt:i4>
      </vt:variant>
      <vt:variant>
        <vt:i4>945</vt:i4>
      </vt:variant>
      <vt:variant>
        <vt:i4>0</vt:i4>
      </vt:variant>
      <vt:variant>
        <vt:i4>5</vt:i4>
      </vt:variant>
      <vt:variant>
        <vt:lpwstr>http://www.3gpp.org/ftp/tsg_ran/TSG_RAN/TSGR_59/Docs/RP-130221.zip</vt:lpwstr>
      </vt:variant>
      <vt:variant>
        <vt:lpwstr/>
      </vt:variant>
      <vt:variant>
        <vt:i4>5046274</vt:i4>
      </vt:variant>
      <vt:variant>
        <vt:i4>942</vt:i4>
      </vt:variant>
      <vt:variant>
        <vt:i4>0</vt:i4>
      </vt:variant>
      <vt:variant>
        <vt:i4>5</vt:i4>
      </vt:variant>
      <vt:variant>
        <vt:lpwstr>../Docs/R1-135990.zip</vt:lpwstr>
      </vt:variant>
      <vt:variant>
        <vt:lpwstr/>
      </vt:variant>
      <vt:variant>
        <vt:i4>5046274</vt:i4>
      </vt:variant>
      <vt:variant>
        <vt:i4>939</vt:i4>
      </vt:variant>
      <vt:variant>
        <vt:i4>0</vt:i4>
      </vt:variant>
      <vt:variant>
        <vt:i4>5</vt:i4>
      </vt:variant>
      <vt:variant>
        <vt:lpwstr>../Docs/R1-135990.zip</vt:lpwstr>
      </vt:variant>
      <vt:variant>
        <vt:lpwstr/>
      </vt:variant>
      <vt:variant>
        <vt:i4>4980747</vt:i4>
      </vt:variant>
      <vt:variant>
        <vt:i4>936</vt:i4>
      </vt:variant>
      <vt:variant>
        <vt:i4>0</vt:i4>
      </vt:variant>
      <vt:variant>
        <vt:i4>5</vt:i4>
      </vt:variant>
      <vt:variant>
        <vt:lpwstr>../Docs/R1-135787.zip</vt:lpwstr>
      </vt:variant>
      <vt:variant>
        <vt:lpwstr/>
      </vt:variant>
      <vt:variant>
        <vt:i4>5046285</vt:i4>
      </vt:variant>
      <vt:variant>
        <vt:i4>933</vt:i4>
      </vt:variant>
      <vt:variant>
        <vt:i4>0</vt:i4>
      </vt:variant>
      <vt:variant>
        <vt:i4>5</vt:i4>
      </vt:variant>
      <vt:variant>
        <vt:lpwstr>../Docs/R1-135690.zip</vt:lpwstr>
      </vt:variant>
      <vt:variant>
        <vt:lpwstr/>
      </vt:variant>
      <vt:variant>
        <vt:i4>4980741</vt:i4>
      </vt:variant>
      <vt:variant>
        <vt:i4>930</vt:i4>
      </vt:variant>
      <vt:variant>
        <vt:i4>0</vt:i4>
      </vt:variant>
      <vt:variant>
        <vt:i4>5</vt:i4>
      </vt:variant>
      <vt:variant>
        <vt:lpwstr>../Docs/R1-135688.zip</vt:lpwstr>
      </vt:variant>
      <vt:variant>
        <vt:lpwstr/>
      </vt:variant>
      <vt:variant>
        <vt:i4>4980746</vt:i4>
      </vt:variant>
      <vt:variant>
        <vt:i4>927</vt:i4>
      </vt:variant>
      <vt:variant>
        <vt:i4>0</vt:i4>
      </vt:variant>
      <vt:variant>
        <vt:i4>5</vt:i4>
      </vt:variant>
      <vt:variant>
        <vt:lpwstr>../Docs/R1-135786.zip</vt:lpwstr>
      </vt:variant>
      <vt:variant>
        <vt:lpwstr/>
      </vt:variant>
      <vt:variant>
        <vt:i4>4980745</vt:i4>
      </vt:variant>
      <vt:variant>
        <vt:i4>924</vt:i4>
      </vt:variant>
      <vt:variant>
        <vt:i4>0</vt:i4>
      </vt:variant>
      <vt:variant>
        <vt:i4>5</vt:i4>
      </vt:variant>
      <vt:variant>
        <vt:lpwstr>../Docs/R1-135785.zip</vt:lpwstr>
      </vt:variant>
      <vt:variant>
        <vt:lpwstr/>
      </vt:variant>
      <vt:variant>
        <vt:i4>4980746</vt:i4>
      </vt:variant>
      <vt:variant>
        <vt:i4>921</vt:i4>
      </vt:variant>
      <vt:variant>
        <vt:i4>0</vt:i4>
      </vt:variant>
      <vt:variant>
        <vt:i4>5</vt:i4>
      </vt:variant>
      <vt:variant>
        <vt:lpwstr>../Docs/R1-135786.zip</vt:lpwstr>
      </vt:variant>
      <vt:variant>
        <vt:lpwstr/>
      </vt:variant>
      <vt:variant>
        <vt:i4>4980745</vt:i4>
      </vt:variant>
      <vt:variant>
        <vt:i4>918</vt:i4>
      </vt:variant>
      <vt:variant>
        <vt:i4>0</vt:i4>
      </vt:variant>
      <vt:variant>
        <vt:i4>5</vt:i4>
      </vt:variant>
      <vt:variant>
        <vt:lpwstr>../Docs/R1-135785.zip</vt:lpwstr>
      </vt:variant>
      <vt:variant>
        <vt:lpwstr/>
      </vt:variant>
      <vt:variant>
        <vt:i4>4653060</vt:i4>
      </vt:variant>
      <vt:variant>
        <vt:i4>915</vt:i4>
      </vt:variant>
      <vt:variant>
        <vt:i4>0</vt:i4>
      </vt:variant>
      <vt:variant>
        <vt:i4>5</vt:i4>
      </vt:variant>
      <vt:variant>
        <vt:lpwstr>../Docs/R1-135738.zip</vt:lpwstr>
      </vt:variant>
      <vt:variant>
        <vt:lpwstr/>
      </vt:variant>
      <vt:variant>
        <vt:i4>4653067</vt:i4>
      </vt:variant>
      <vt:variant>
        <vt:i4>912</vt:i4>
      </vt:variant>
      <vt:variant>
        <vt:i4>0</vt:i4>
      </vt:variant>
      <vt:variant>
        <vt:i4>5</vt:i4>
      </vt:variant>
      <vt:variant>
        <vt:lpwstr>../Docs/R1-135737.zip</vt:lpwstr>
      </vt:variant>
      <vt:variant>
        <vt:lpwstr/>
      </vt:variant>
      <vt:variant>
        <vt:i4>4653066</vt:i4>
      </vt:variant>
      <vt:variant>
        <vt:i4>909</vt:i4>
      </vt:variant>
      <vt:variant>
        <vt:i4>0</vt:i4>
      </vt:variant>
      <vt:variant>
        <vt:i4>5</vt:i4>
      </vt:variant>
      <vt:variant>
        <vt:lpwstr>../Docs/R1-135736.zip</vt:lpwstr>
      </vt:variant>
      <vt:variant>
        <vt:lpwstr/>
      </vt:variant>
      <vt:variant>
        <vt:i4>4653065</vt:i4>
      </vt:variant>
      <vt:variant>
        <vt:i4>906</vt:i4>
      </vt:variant>
      <vt:variant>
        <vt:i4>0</vt:i4>
      </vt:variant>
      <vt:variant>
        <vt:i4>5</vt:i4>
      </vt:variant>
      <vt:variant>
        <vt:lpwstr>../Docs/R1-135735.zip</vt:lpwstr>
      </vt:variant>
      <vt:variant>
        <vt:lpwstr/>
      </vt:variant>
      <vt:variant>
        <vt:i4>4653064</vt:i4>
      </vt:variant>
      <vt:variant>
        <vt:i4>903</vt:i4>
      </vt:variant>
      <vt:variant>
        <vt:i4>0</vt:i4>
      </vt:variant>
      <vt:variant>
        <vt:i4>5</vt:i4>
      </vt:variant>
      <vt:variant>
        <vt:lpwstr>../Docs/R1-135734.zip</vt:lpwstr>
      </vt:variant>
      <vt:variant>
        <vt:lpwstr/>
      </vt:variant>
      <vt:variant>
        <vt:i4>4653071</vt:i4>
      </vt:variant>
      <vt:variant>
        <vt:i4>900</vt:i4>
      </vt:variant>
      <vt:variant>
        <vt:i4>0</vt:i4>
      </vt:variant>
      <vt:variant>
        <vt:i4>5</vt:i4>
      </vt:variant>
      <vt:variant>
        <vt:lpwstr>../Docs/R1-135733.zip</vt:lpwstr>
      </vt:variant>
      <vt:variant>
        <vt:lpwstr/>
      </vt:variant>
      <vt:variant>
        <vt:i4>4653070</vt:i4>
      </vt:variant>
      <vt:variant>
        <vt:i4>897</vt:i4>
      </vt:variant>
      <vt:variant>
        <vt:i4>0</vt:i4>
      </vt:variant>
      <vt:variant>
        <vt:i4>5</vt:i4>
      </vt:variant>
      <vt:variant>
        <vt:lpwstr>../Docs/R1-135732.zip</vt:lpwstr>
      </vt:variant>
      <vt:variant>
        <vt:lpwstr/>
      </vt:variant>
      <vt:variant>
        <vt:i4>4653069</vt:i4>
      </vt:variant>
      <vt:variant>
        <vt:i4>894</vt:i4>
      </vt:variant>
      <vt:variant>
        <vt:i4>0</vt:i4>
      </vt:variant>
      <vt:variant>
        <vt:i4>5</vt:i4>
      </vt:variant>
      <vt:variant>
        <vt:lpwstr>../Docs/R1-135731.zip</vt:lpwstr>
      </vt:variant>
      <vt:variant>
        <vt:lpwstr/>
      </vt:variant>
      <vt:variant>
        <vt:i4>4521999</vt:i4>
      </vt:variant>
      <vt:variant>
        <vt:i4>891</vt:i4>
      </vt:variant>
      <vt:variant>
        <vt:i4>0</vt:i4>
      </vt:variant>
      <vt:variant>
        <vt:i4>5</vt:i4>
      </vt:variant>
      <vt:variant>
        <vt:lpwstr>../Docs/R1-135713.zip</vt:lpwstr>
      </vt:variant>
      <vt:variant>
        <vt:lpwstr/>
      </vt:variant>
      <vt:variant>
        <vt:i4>4980746</vt:i4>
      </vt:variant>
      <vt:variant>
        <vt:i4>888</vt:i4>
      </vt:variant>
      <vt:variant>
        <vt:i4>0</vt:i4>
      </vt:variant>
      <vt:variant>
        <vt:i4>5</vt:i4>
      </vt:variant>
      <vt:variant>
        <vt:lpwstr>../Docs/R1-135687.zip</vt:lpwstr>
      </vt:variant>
      <vt:variant>
        <vt:lpwstr/>
      </vt:variant>
      <vt:variant>
        <vt:i4>4980747</vt:i4>
      </vt:variant>
      <vt:variant>
        <vt:i4>885</vt:i4>
      </vt:variant>
      <vt:variant>
        <vt:i4>0</vt:i4>
      </vt:variant>
      <vt:variant>
        <vt:i4>5</vt:i4>
      </vt:variant>
      <vt:variant>
        <vt:lpwstr>../Docs/R1-135686.zip</vt:lpwstr>
      </vt:variant>
      <vt:variant>
        <vt:lpwstr/>
      </vt:variant>
      <vt:variant>
        <vt:i4>4980744</vt:i4>
      </vt:variant>
      <vt:variant>
        <vt:i4>882</vt:i4>
      </vt:variant>
      <vt:variant>
        <vt:i4>0</vt:i4>
      </vt:variant>
      <vt:variant>
        <vt:i4>5</vt:i4>
      </vt:variant>
      <vt:variant>
        <vt:lpwstr>../Docs/R1-135784.zip</vt:lpwstr>
      </vt:variant>
      <vt:variant>
        <vt:lpwstr/>
      </vt:variant>
      <vt:variant>
        <vt:i4>4390915</vt:i4>
      </vt:variant>
      <vt:variant>
        <vt:i4>879</vt:i4>
      </vt:variant>
      <vt:variant>
        <vt:i4>0</vt:i4>
      </vt:variant>
      <vt:variant>
        <vt:i4>5</vt:i4>
      </vt:variant>
      <vt:variant>
        <vt:lpwstr>../Docs/R1-135870.zip</vt:lpwstr>
      </vt:variant>
      <vt:variant>
        <vt:lpwstr/>
      </vt:variant>
      <vt:variant>
        <vt:i4>4980746</vt:i4>
      </vt:variant>
      <vt:variant>
        <vt:i4>876</vt:i4>
      </vt:variant>
      <vt:variant>
        <vt:i4>0</vt:i4>
      </vt:variant>
      <vt:variant>
        <vt:i4>5</vt:i4>
      </vt:variant>
      <vt:variant>
        <vt:lpwstr>../Docs/R1-135988.zip</vt:lpwstr>
      </vt:variant>
      <vt:variant>
        <vt:lpwstr/>
      </vt:variant>
      <vt:variant>
        <vt:i4>4390915</vt:i4>
      </vt:variant>
      <vt:variant>
        <vt:i4>873</vt:i4>
      </vt:variant>
      <vt:variant>
        <vt:i4>0</vt:i4>
      </vt:variant>
      <vt:variant>
        <vt:i4>5</vt:i4>
      </vt:variant>
      <vt:variant>
        <vt:lpwstr>../Docs/R1-135870.zip</vt:lpwstr>
      </vt:variant>
      <vt:variant>
        <vt:lpwstr/>
      </vt:variant>
      <vt:variant>
        <vt:i4>4653068</vt:i4>
      </vt:variant>
      <vt:variant>
        <vt:i4>870</vt:i4>
      </vt:variant>
      <vt:variant>
        <vt:i4>0</vt:i4>
      </vt:variant>
      <vt:variant>
        <vt:i4>5</vt:i4>
      </vt:variant>
      <vt:variant>
        <vt:lpwstr>../Docs/R1-135730.zip</vt:lpwstr>
      </vt:variant>
      <vt:variant>
        <vt:lpwstr/>
      </vt:variant>
      <vt:variant>
        <vt:i4>4980745</vt:i4>
      </vt:variant>
      <vt:variant>
        <vt:i4>867</vt:i4>
      </vt:variant>
      <vt:variant>
        <vt:i4>0</vt:i4>
      </vt:variant>
      <vt:variant>
        <vt:i4>5</vt:i4>
      </vt:variant>
      <vt:variant>
        <vt:lpwstr>../Docs/R1-135684.zip</vt:lpwstr>
      </vt:variant>
      <vt:variant>
        <vt:lpwstr/>
      </vt:variant>
      <vt:variant>
        <vt:i4>4325386</vt:i4>
      </vt:variant>
      <vt:variant>
        <vt:i4>864</vt:i4>
      </vt:variant>
      <vt:variant>
        <vt:i4>0</vt:i4>
      </vt:variant>
      <vt:variant>
        <vt:i4>5</vt:i4>
      </vt:variant>
      <vt:variant>
        <vt:lpwstr>../Docs/R1-135869.zip</vt:lpwstr>
      </vt:variant>
      <vt:variant>
        <vt:lpwstr/>
      </vt:variant>
      <vt:variant>
        <vt:i4>4325386</vt:i4>
      </vt:variant>
      <vt:variant>
        <vt:i4>861</vt:i4>
      </vt:variant>
      <vt:variant>
        <vt:i4>0</vt:i4>
      </vt:variant>
      <vt:variant>
        <vt:i4>5</vt:i4>
      </vt:variant>
      <vt:variant>
        <vt:lpwstr>../Docs/R1-135869.zip</vt:lpwstr>
      </vt:variant>
      <vt:variant>
        <vt:lpwstr/>
      </vt:variant>
      <vt:variant>
        <vt:i4>4980745</vt:i4>
      </vt:variant>
      <vt:variant>
        <vt:i4>858</vt:i4>
      </vt:variant>
      <vt:variant>
        <vt:i4>0</vt:i4>
      </vt:variant>
      <vt:variant>
        <vt:i4>5</vt:i4>
      </vt:variant>
      <vt:variant>
        <vt:lpwstr>../Docs/R1-135684.zip</vt:lpwstr>
      </vt:variant>
      <vt:variant>
        <vt:lpwstr/>
      </vt:variant>
      <vt:variant>
        <vt:i4>4980751</vt:i4>
      </vt:variant>
      <vt:variant>
        <vt:i4>855</vt:i4>
      </vt:variant>
      <vt:variant>
        <vt:i4>0</vt:i4>
      </vt:variant>
      <vt:variant>
        <vt:i4>5</vt:i4>
      </vt:variant>
      <vt:variant>
        <vt:lpwstr>../Docs/R1-135783.zip</vt:lpwstr>
      </vt:variant>
      <vt:variant>
        <vt:lpwstr/>
      </vt:variant>
      <vt:variant>
        <vt:i4>4980750</vt:i4>
      </vt:variant>
      <vt:variant>
        <vt:i4>852</vt:i4>
      </vt:variant>
      <vt:variant>
        <vt:i4>0</vt:i4>
      </vt:variant>
      <vt:variant>
        <vt:i4>5</vt:i4>
      </vt:variant>
      <vt:variant>
        <vt:lpwstr>../Docs/R1-135782.zip</vt:lpwstr>
      </vt:variant>
      <vt:variant>
        <vt:lpwstr/>
      </vt:variant>
      <vt:variant>
        <vt:i4>4980751</vt:i4>
      </vt:variant>
      <vt:variant>
        <vt:i4>849</vt:i4>
      </vt:variant>
      <vt:variant>
        <vt:i4>0</vt:i4>
      </vt:variant>
      <vt:variant>
        <vt:i4>5</vt:i4>
      </vt:variant>
      <vt:variant>
        <vt:lpwstr>../Docs/R1-135783.zip</vt:lpwstr>
      </vt:variant>
      <vt:variant>
        <vt:lpwstr/>
      </vt:variant>
      <vt:variant>
        <vt:i4>4980750</vt:i4>
      </vt:variant>
      <vt:variant>
        <vt:i4>846</vt:i4>
      </vt:variant>
      <vt:variant>
        <vt:i4>0</vt:i4>
      </vt:variant>
      <vt:variant>
        <vt:i4>5</vt:i4>
      </vt:variant>
      <vt:variant>
        <vt:lpwstr>../Docs/R1-135782.zip</vt:lpwstr>
      </vt:variant>
      <vt:variant>
        <vt:lpwstr/>
      </vt:variant>
      <vt:variant>
        <vt:i4>4980744</vt:i4>
      </vt:variant>
      <vt:variant>
        <vt:i4>843</vt:i4>
      </vt:variant>
      <vt:variant>
        <vt:i4>0</vt:i4>
      </vt:variant>
      <vt:variant>
        <vt:i4>5</vt:i4>
      </vt:variant>
      <vt:variant>
        <vt:lpwstr>../Docs/R1-135685.zip</vt:lpwstr>
      </vt:variant>
      <vt:variant>
        <vt:lpwstr/>
      </vt:variant>
      <vt:variant>
        <vt:i4>4325387</vt:i4>
      </vt:variant>
      <vt:variant>
        <vt:i4>840</vt:i4>
      </vt:variant>
      <vt:variant>
        <vt:i4>0</vt:i4>
      </vt:variant>
      <vt:variant>
        <vt:i4>5</vt:i4>
      </vt:variant>
      <vt:variant>
        <vt:lpwstr>../Docs/R1-135868.zip</vt:lpwstr>
      </vt:variant>
      <vt:variant>
        <vt:lpwstr/>
      </vt:variant>
      <vt:variant>
        <vt:i4>4194316</vt:i4>
      </vt:variant>
      <vt:variant>
        <vt:i4>837</vt:i4>
      </vt:variant>
      <vt:variant>
        <vt:i4>0</vt:i4>
      </vt:variant>
      <vt:variant>
        <vt:i4>5</vt:i4>
      </vt:variant>
      <vt:variant>
        <vt:lpwstr>../Docs/R1-135146.zip</vt:lpwstr>
      </vt:variant>
      <vt:variant>
        <vt:lpwstr/>
      </vt:variant>
      <vt:variant>
        <vt:i4>4325387</vt:i4>
      </vt:variant>
      <vt:variant>
        <vt:i4>834</vt:i4>
      </vt:variant>
      <vt:variant>
        <vt:i4>0</vt:i4>
      </vt:variant>
      <vt:variant>
        <vt:i4>5</vt:i4>
      </vt:variant>
      <vt:variant>
        <vt:lpwstr>../Docs/R1-135868.zip</vt:lpwstr>
      </vt:variant>
      <vt:variant>
        <vt:lpwstr/>
      </vt:variant>
      <vt:variant>
        <vt:i4>4194316</vt:i4>
      </vt:variant>
      <vt:variant>
        <vt:i4>831</vt:i4>
      </vt:variant>
      <vt:variant>
        <vt:i4>0</vt:i4>
      </vt:variant>
      <vt:variant>
        <vt:i4>5</vt:i4>
      </vt:variant>
      <vt:variant>
        <vt:lpwstr>../Docs/R1-135146.zip</vt:lpwstr>
      </vt:variant>
      <vt:variant>
        <vt:lpwstr/>
      </vt:variant>
      <vt:variant>
        <vt:i4>4259849</vt:i4>
      </vt:variant>
      <vt:variant>
        <vt:i4>828</vt:i4>
      </vt:variant>
      <vt:variant>
        <vt:i4>0</vt:i4>
      </vt:variant>
      <vt:variant>
        <vt:i4>5</vt:i4>
      </vt:variant>
      <vt:variant>
        <vt:lpwstr>../Docs/R1-135557.zip</vt:lpwstr>
      </vt:variant>
      <vt:variant>
        <vt:lpwstr/>
      </vt:variant>
      <vt:variant>
        <vt:i4>4980747</vt:i4>
      </vt:variant>
      <vt:variant>
        <vt:i4>825</vt:i4>
      </vt:variant>
      <vt:variant>
        <vt:i4>0</vt:i4>
      </vt:variant>
      <vt:variant>
        <vt:i4>5</vt:i4>
      </vt:variant>
      <vt:variant>
        <vt:lpwstr>../Docs/R1-135989.zip</vt:lpwstr>
      </vt:variant>
      <vt:variant>
        <vt:lpwstr/>
      </vt:variant>
      <vt:variant>
        <vt:i4>4980750</vt:i4>
      </vt:variant>
      <vt:variant>
        <vt:i4>822</vt:i4>
      </vt:variant>
      <vt:variant>
        <vt:i4>0</vt:i4>
      </vt:variant>
      <vt:variant>
        <vt:i4>5</vt:i4>
      </vt:variant>
      <vt:variant>
        <vt:lpwstr>../Docs/R1-135683.zip</vt:lpwstr>
      </vt:variant>
      <vt:variant>
        <vt:lpwstr/>
      </vt:variant>
      <vt:variant>
        <vt:i4>4980751</vt:i4>
      </vt:variant>
      <vt:variant>
        <vt:i4>819</vt:i4>
      </vt:variant>
      <vt:variant>
        <vt:i4>0</vt:i4>
      </vt:variant>
      <vt:variant>
        <vt:i4>5</vt:i4>
      </vt:variant>
      <vt:variant>
        <vt:lpwstr>../Docs/R1-135682.zip</vt:lpwstr>
      </vt:variant>
      <vt:variant>
        <vt:lpwstr/>
      </vt:variant>
      <vt:variant>
        <vt:i4>4980748</vt:i4>
      </vt:variant>
      <vt:variant>
        <vt:i4>816</vt:i4>
      </vt:variant>
      <vt:variant>
        <vt:i4>0</vt:i4>
      </vt:variant>
      <vt:variant>
        <vt:i4>5</vt:i4>
      </vt:variant>
      <vt:variant>
        <vt:lpwstr>../Docs/R1-135681.zip</vt:lpwstr>
      </vt:variant>
      <vt:variant>
        <vt:lpwstr/>
      </vt:variant>
      <vt:variant>
        <vt:i4>4521998</vt:i4>
      </vt:variant>
      <vt:variant>
        <vt:i4>813</vt:i4>
      </vt:variant>
      <vt:variant>
        <vt:i4>0</vt:i4>
      </vt:variant>
      <vt:variant>
        <vt:i4>5</vt:i4>
      </vt:variant>
      <vt:variant>
        <vt:lpwstr>../Docs/R1-135712.zip</vt:lpwstr>
      </vt:variant>
      <vt:variant>
        <vt:lpwstr/>
      </vt:variant>
      <vt:variant>
        <vt:i4>4521997</vt:i4>
      </vt:variant>
      <vt:variant>
        <vt:i4>810</vt:i4>
      </vt:variant>
      <vt:variant>
        <vt:i4>0</vt:i4>
      </vt:variant>
      <vt:variant>
        <vt:i4>5</vt:i4>
      </vt:variant>
      <vt:variant>
        <vt:lpwstr>../Docs/R1-135711.zip</vt:lpwstr>
      </vt:variant>
      <vt:variant>
        <vt:lpwstr/>
      </vt:variant>
      <vt:variant>
        <vt:i4>4587532</vt:i4>
      </vt:variant>
      <vt:variant>
        <vt:i4>807</vt:i4>
      </vt:variant>
      <vt:variant>
        <vt:i4>0</vt:i4>
      </vt:variant>
      <vt:variant>
        <vt:i4>5</vt:i4>
      </vt:variant>
      <vt:variant>
        <vt:lpwstr>../Docs/R1-135621.zip</vt:lpwstr>
      </vt:variant>
      <vt:variant>
        <vt:lpwstr/>
      </vt:variant>
      <vt:variant>
        <vt:i4>4521998</vt:i4>
      </vt:variant>
      <vt:variant>
        <vt:i4>804</vt:i4>
      </vt:variant>
      <vt:variant>
        <vt:i4>0</vt:i4>
      </vt:variant>
      <vt:variant>
        <vt:i4>5</vt:i4>
      </vt:variant>
      <vt:variant>
        <vt:lpwstr>../Docs/R1-135712.zip</vt:lpwstr>
      </vt:variant>
      <vt:variant>
        <vt:lpwstr/>
      </vt:variant>
      <vt:variant>
        <vt:i4>4325381</vt:i4>
      </vt:variant>
      <vt:variant>
        <vt:i4>801</vt:i4>
      </vt:variant>
      <vt:variant>
        <vt:i4>0</vt:i4>
      </vt:variant>
      <vt:variant>
        <vt:i4>5</vt:i4>
      </vt:variant>
      <vt:variant>
        <vt:lpwstr>../Docs/R1-135866.zip</vt:lpwstr>
      </vt:variant>
      <vt:variant>
        <vt:lpwstr/>
      </vt:variant>
      <vt:variant>
        <vt:i4>4325380</vt:i4>
      </vt:variant>
      <vt:variant>
        <vt:i4>798</vt:i4>
      </vt:variant>
      <vt:variant>
        <vt:i4>0</vt:i4>
      </vt:variant>
      <vt:variant>
        <vt:i4>5</vt:i4>
      </vt:variant>
      <vt:variant>
        <vt:lpwstr>../Docs/R1-135867.zip</vt:lpwstr>
      </vt:variant>
      <vt:variant>
        <vt:lpwstr/>
      </vt:variant>
      <vt:variant>
        <vt:i4>4980750</vt:i4>
      </vt:variant>
      <vt:variant>
        <vt:i4>795</vt:i4>
      </vt:variant>
      <vt:variant>
        <vt:i4>0</vt:i4>
      </vt:variant>
      <vt:variant>
        <vt:i4>5</vt:i4>
      </vt:variant>
      <vt:variant>
        <vt:lpwstr>../Docs/R1-135683.zip</vt:lpwstr>
      </vt:variant>
      <vt:variant>
        <vt:lpwstr/>
      </vt:variant>
      <vt:variant>
        <vt:i4>4980751</vt:i4>
      </vt:variant>
      <vt:variant>
        <vt:i4>792</vt:i4>
      </vt:variant>
      <vt:variant>
        <vt:i4>0</vt:i4>
      </vt:variant>
      <vt:variant>
        <vt:i4>5</vt:i4>
      </vt:variant>
      <vt:variant>
        <vt:lpwstr>../Docs/R1-135682.zip</vt:lpwstr>
      </vt:variant>
      <vt:variant>
        <vt:lpwstr/>
      </vt:variant>
      <vt:variant>
        <vt:i4>4980748</vt:i4>
      </vt:variant>
      <vt:variant>
        <vt:i4>789</vt:i4>
      </vt:variant>
      <vt:variant>
        <vt:i4>0</vt:i4>
      </vt:variant>
      <vt:variant>
        <vt:i4>5</vt:i4>
      </vt:variant>
      <vt:variant>
        <vt:lpwstr>../Docs/R1-135681.zip</vt:lpwstr>
      </vt:variant>
      <vt:variant>
        <vt:lpwstr/>
      </vt:variant>
      <vt:variant>
        <vt:i4>4587535</vt:i4>
      </vt:variant>
      <vt:variant>
        <vt:i4>786</vt:i4>
      </vt:variant>
      <vt:variant>
        <vt:i4>0</vt:i4>
      </vt:variant>
      <vt:variant>
        <vt:i4>5</vt:i4>
      </vt:variant>
      <vt:variant>
        <vt:lpwstr>../Docs/R1-135622.zip</vt:lpwstr>
      </vt:variant>
      <vt:variant>
        <vt:lpwstr/>
      </vt:variant>
      <vt:variant>
        <vt:i4>2490383</vt:i4>
      </vt:variant>
      <vt:variant>
        <vt:i4>783</vt:i4>
      </vt:variant>
      <vt:variant>
        <vt:i4>0</vt:i4>
      </vt:variant>
      <vt:variant>
        <vt:i4>5</vt:i4>
      </vt:variant>
      <vt:variant>
        <vt:lpwstr>http://www.3gpp.org/ftp/tsg_ran/TSG_RAN/TSGR_61/Docs/RP-131347.zip</vt:lpwstr>
      </vt:variant>
      <vt:variant>
        <vt:lpwstr/>
      </vt:variant>
      <vt:variant>
        <vt:i4>2228238</vt:i4>
      </vt:variant>
      <vt:variant>
        <vt:i4>780</vt:i4>
      </vt:variant>
      <vt:variant>
        <vt:i4>0</vt:i4>
      </vt:variant>
      <vt:variant>
        <vt:i4>5</vt:i4>
      </vt:variant>
      <vt:variant>
        <vt:lpwstr>http://www.3gpp.org/ftp/tsg_ran/TSG_RAN/TSGR_57/Docs/RP-121436.zip</vt:lpwstr>
      </vt:variant>
      <vt:variant>
        <vt:lpwstr/>
      </vt:variant>
      <vt:variant>
        <vt:i4>4194318</vt:i4>
      </vt:variant>
      <vt:variant>
        <vt:i4>777</vt:i4>
      </vt:variant>
      <vt:variant>
        <vt:i4>0</vt:i4>
      </vt:variant>
      <vt:variant>
        <vt:i4>5</vt:i4>
      </vt:variant>
      <vt:variant>
        <vt:lpwstr>../Docs/R1-135441.zip</vt:lpwstr>
      </vt:variant>
      <vt:variant>
        <vt:lpwstr/>
      </vt:variant>
      <vt:variant>
        <vt:i4>4521988</vt:i4>
      </vt:variant>
      <vt:variant>
        <vt:i4>774</vt:i4>
      </vt:variant>
      <vt:variant>
        <vt:i4>0</vt:i4>
      </vt:variant>
      <vt:variant>
        <vt:i4>5</vt:i4>
      </vt:variant>
      <vt:variant>
        <vt:lpwstr>../Docs/R1-135619.zip</vt:lpwstr>
      </vt:variant>
      <vt:variant>
        <vt:lpwstr/>
      </vt:variant>
      <vt:variant>
        <vt:i4>4390917</vt:i4>
      </vt:variant>
      <vt:variant>
        <vt:i4>771</vt:i4>
      </vt:variant>
      <vt:variant>
        <vt:i4>0</vt:i4>
      </vt:variant>
      <vt:variant>
        <vt:i4>5</vt:i4>
      </vt:variant>
      <vt:variant>
        <vt:lpwstr>../Docs/R1-135779.zip</vt:lpwstr>
      </vt:variant>
      <vt:variant>
        <vt:lpwstr/>
      </vt:variant>
      <vt:variant>
        <vt:i4>4980749</vt:i4>
      </vt:variant>
      <vt:variant>
        <vt:i4>768</vt:i4>
      </vt:variant>
      <vt:variant>
        <vt:i4>0</vt:i4>
      </vt:variant>
      <vt:variant>
        <vt:i4>5</vt:i4>
      </vt:variant>
      <vt:variant>
        <vt:lpwstr>../Docs/R1-135680.zip</vt:lpwstr>
      </vt:variant>
      <vt:variant>
        <vt:lpwstr/>
      </vt:variant>
      <vt:variant>
        <vt:i4>4390916</vt:i4>
      </vt:variant>
      <vt:variant>
        <vt:i4>765</vt:i4>
      </vt:variant>
      <vt:variant>
        <vt:i4>0</vt:i4>
      </vt:variant>
      <vt:variant>
        <vt:i4>5</vt:i4>
      </vt:variant>
      <vt:variant>
        <vt:lpwstr>../Docs/R1-135778.zip</vt:lpwstr>
      </vt:variant>
      <vt:variant>
        <vt:lpwstr/>
      </vt:variant>
      <vt:variant>
        <vt:i4>4390923</vt:i4>
      </vt:variant>
      <vt:variant>
        <vt:i4>762</vt:i4>
      </vt:variant>
      <vt:variant>
        <vt:i4>0</vt:i4>
      </vt:variant>
      <vt:variant>
        <vt:i4>5</vt:i4>
      </vt:variant>
      <vt:variant>
        <vt:lpwstr>../Docs/R1-135777.zip</vt:lpwstr>
      </vt:variant>
      <vt:variant>
        <vt:lpwstr/>
      </vt:variant>
      <vt:variant>
        <vt:i4>4653062</vt:i4>
      </vt:variant>
      <vt:variant>
        <vt:i4>759</vt:i4>
      </vt:variant>
      <vt:variant>
        <vt:i4>0</vt:i4>
      </vt:variant>
      <vt:variant>
        <vt:i4>5</vt:i4>
      </vt:variant>
      <vt:variant>
        <vt:lpwstr>../Docs/R1-135439.zip</vt:lpwstr>
      </vt:variant>
      <vt:variant>
        <vt:lpwstr/>
      </vt:variant>
      <vt:variant>
        <vt:i4>4390922</vt:i4>
      </vt:variant>
      <vt:variant>
        <vt:i4>756</vt:i4>
      </vt:variant>
      <vt:variant>
        <vt:i4>0</vt:i4>
      </vt:variant>
      <vt:variant>
        <vt:i4>5</vt:i4>
      </vt:variant>
      <vt:variant>
        <vt:lpwstr>../Docs/R1-135776.zip</vt:lpwstr>
      </vt:variant>
      <vt:variant>
        <vt:lpwstr/>
      </vt:variant>
      <vt:variant>
        <vt:i4>4194319</vt:i4>
      </vt:variant>
      <vt:variant>
        <vt:i4>753</vt:i4>
      </vt:variant>
      <vt:variant>
        <vt:i4>0</vt:i4>
      </vt:variant>
      <vt:variant>
        <vt:i4>5</vt:i4>
      </vt:variant>
      <vt:variant>
        <vt:lpwstr>../Docs/R1-135440.zip</vt:lpwstr>
      </vt:variant>
      <vt:variant>
        <vt:lpwstr/>
      </vt:variant>
      <vt:variant>
        <vt:i4>4653063</vt:i4>
      </vt:variant>
      <vt:variant>
        <vt:i4>750</vt:i4>
      </vt:variant>
      <vt:variant>
        <vt:i4>0</vt:i4>
      </vt:variant>
      <vt:variant>
        <vt:i4>5</vt:i4>
      </vt:variant>
      <vt:variant>
        <vt:lpwstr>../Docs/R1-135438.zip</vt:lpwstr>
      </vt:variant>
      <vt:variant>
        <vt:lpwstr/>
      </vt:variant>
      <vt:variant>
        <vt:i4>4390921</vt:i4>
      </vt:variant>
      <vt:variant>
        <vt:i4>747</vt:i4>
      </vt:variant>
      <vt:variant>
        <vt:i4>0</vt:i4>
      </vt:variant>
      <vt:variant>
        <vt:i4>5</vt:i4>
      </vt:variant>
      <vt:variant>
        <vt:lpwstr>../Docs/R1-135775.zip</vt:lpwstr>
      </vt:variant>
      <vt:variant>
        <vt:lpwstr/>
      </vt:variant>
      <vt:variant>
        <vt:i4>2490382</vt:i4>
      </vt:variant>
      <vt:variant>
        <vt:i4>744</vt:i4>
      </vt:variant>
      <vt:variant>
        <vt:i4>0</vt:i4>
      </vt:variant>
      <vt:variant>
        <vt:i4>5</vt:i4>
      </vt:variant>
      <vt:variant>
        <vt:lpwstr>http://www.3gpp.org/ftp/tsg_ran/TSG_RAN/TSGR_61/Docs/RP-131357.zip</vt:lpwstr>
      </vt:variant>
      <vt:variant>
        <vt:lpwstr/>
      </vt:variant>
      <vt:variant>
        <vt:i4>4980740</vt:i4>
      </vt:variant>
      <vt:variant>
        <vt:i4>741</vt:i4>
      </vt:variant>
      <vt:variant>
        <vt:i4>0</vt:i4>
      </vt:variant>
      <vt:variant>
        <vt:i4>5</vt:i4>
      </vt:variant>
      <vt:variant>
        <vt:lpwstr>../Docs/R1-135986.zip</vt:lpwstr>
      </vt:variant>
      <vt:variant>
        <vt:lpwstr/>
      </vt:variant>
      <vt:variant>
        <vt:i4>4980740</vt:i4>
      </vt:variant>
      <vt:variant>
        <vt:i4>738</vt:i4>
      </vt:variant>
      <vt:variant>
        <vt:i4>0</vt:i4>
      </vt:variant>
      <vt:variant>
        <vt:i4>5</vt:i4>
      </vt:variant>
      <vt:variant>
        <vt:lpwstr>../Docs/R1-135986.zip</vt:lpwstr>
      </vt:variant>
      <vt:variant>
        <vt:lpwstr/>
      </vt:variant>
      <vt:variant>
        <vt:i4>4521989</vt:i4>
      </vt:variant>
      <vt:variant>
        <vt:i4>735</vt:i4>
      </vt:variant>
      <vt:variant>
        <vt:i4>0</vt:i4>
      </vt:variant>
      <vt:variant>
        <vt:i4>5</vt:i4>
      </vt:variant>
      <vt:variant>
        <vt:lpwstr>../Docs/R1-135618.zip</vt:lpwstr>
      </vt:variant>
      <vt:variant>
        <vt:lpwstr/>
      </vt:variant>
      <vt:variant>
        <vt:i4>5046275</vt:i4>
      </vt:variant>
      <vt:variant>
        <vt:i4>732</vt:i4>
      </vt:variant>
      <vt:variant>
        <vt:i4>0</vt:i4>
      </vt:variant>
      <vt:variant>
        <vt:i4>5</vt:i4>
      </vt:variant>
      <vt:variant>
        <vt:lpwstr>../Docs/R1-135991.zip</vt:lpwstr>
      </vt:variant>
      <vt:variant>
        <vt:lpwstr/>
      </vt:variant>
      <vt:variant>
        <vt:i4>4653071</vt:i4>
      </vt:variant>
      <vt:variant>
        <vt:i4>729</vt:i4>
      </vt:variant>
      <vt:variant>
        <vt:i4>0</vt:i4>
      </vt:variant>
      <vt:variant>
        <vt:i4>5</vt:i4>
      </vt:variant>
      <vt:variant>
        <vt:lpwstr>../Docs/R1-136004.zip</vt:lpwstr>
      </vt:variant>
      <vt:variant>
        <vt:lpwstr/>
      </vt:variant>
      <vt:variant>
        <vt:i4>4194313</vt:i4>
      </vt:variant>
      <vt:variant>
        <vt:i4>726</vt:i4>
      </vt:variant>
      <vt:variant>
        <vt:i4>0</vt:i4>
      </vt:variant>
      <vt:variant>
        <vt:i4>5</vt:i4>
      </vt:variant>
      <vt:variant>
        <vt:lpwstr>../Docs/R1-136072.zip</vt:lpwstr>
      </vt:variant>
      <vt:variant>
        <vt:lpwstr/>
      </vt:variant>
      <vt:variant>
        <vt:i4>4390913</vt:i4>
      </vt:variant>
      <vt:variant>
        <vt:i4>723</vt:i4>
      </vt:variant>
      <vt:variant>
        <vt:i4>0</vt:i4>
      </vt:variant>
      <vt:variant>
        <vt:i4>5</vt:i4>
      </vt:variant>
      <vt:variant>
        <vt:lpwstr>../Docs/R1-135872.zip</vt:lpwstr>
      </vt:variant>
      <vt:variant>
        <vt:lpwstr/>
      </vt:variant>
      <vt:variant>
        <vt:i4>4390918</vt:i4>
      </vt:variant>
      <vt:variant>
        <vt:i4>720</vt:i4>
      </vt:variant>
      <vt:variant>
        <vt:i4>0</vt:i4>
      </vt:variant>
      <vt:variant>
        <vt:i4>5</vt:i4>
      </vt:variant>
      <vt:variant>
        <vt:lpwstr>../Docs/R1-135974.zip</vt:lpwstr>
      </vt:variant>
      <vt:variant>
        <vt:lpwstr/>
      </vt:variant>
      <vt:variant>
        <vt:i4>4390913</vt:i4>
      </vt:variant>
      <vt:variant>
        <vt:i4>717</vt:i4>
      </vt:variant>
      <vt:variant>
        <vt:i4>0</vt:i4>
      </vt:variant>
      <vt:variant>
        <vt:i4>5</vt:i4>
      </vt:variant>
      <vt:variant>
        <vt:lpwstr>../Docs/R1-135872.zip</vt:lpwstr>
      </vt:variant>
      <vt:variant>
        <vt:lpwstr/>
      </vt:variant>
      <vt:variant>
        <vt:i4>4653057</vt:i4>
      </vt:variant>
      <vt:variant>
        <vt:i4>714</vt:i4>
      </vt:variant>
      <vt:variant>
        <vt:i4>0</vt:i4>
      </vt:variant>
      <vt:variant>
        <vt:i4>5</vt:i4>
      </vt:variant>
      <vt:variant>
        <vt:lpwstr>../Docs/R1-135832.zip</vt:lpwstr>
      </vt:variant>
      <vt:variant>
        <vt:lpwstr/>
      </vt:variant>
      <vt:variant>
        <vt:i4>4456463</vt:i4>
      </vt:variant>
      <vt:variant>
        <vt:i4>711</vt:i4>
      </vt:variant>
      <vt:variant>
        <vt:i4>0</vt:i4>
      </vt:variant>
      <vt:variant>
        <vt:i4>5</vt:i4>
      </vt:variant>
      <vt:variant>
        <vt:lpwstr>../Docs/R1-136034.zip</vt:lpwstr>
      </vt:variant>
      <vt:variant>
        <vt:lpwstr/>
      </vt:variant>
      <vt:variant>
        <vt:i4>4456450</vt:i4>
      </vt:variant>
      <vt:variant>
        <vt:i4>708</vt:i4>
      </vt:variant>
      <vt:variant>
        <vt:i4>0</vt:i4>
      </vt:variant>
      <vt:variant>
        <vt:i4>5</vt:i4>
      </vt:variant>
      <vt:variant>
        <vt:lpwstr>../Docs/R1-135009.zip</vt:lpwstr>
      </vt:variant>
      <vt:variant>
        <vt:lpwstr/>
      </vt:variant>
      <vt:variant>
        <vt:i4>4325386</vt:i4>
      </vt:variant>
      <vt:variant>
        <vt:i4>705</vt:i4>
      </vt:variant>
      <vt:variant>
        <vt:i4>0</vt:i4>
      </vt:variant>
      <vt:variant>
        <vt:i4>5</vt:i4>
      </vt:variant>
      <vt:variant>
        <vt:lpwstr>../Docs/R1-132819.zip</vt:lpwstr>
      </vt:variant>
      <vt:variant>
        <vt:lpwstr/>
      </vt:variant>
      <vt:variant>
        <vt:i4>4456451</vt:i4>
      </vt:variant>
      <vt:variant>
        <vt:i4>702</vt:i4>
      </vt:variant>
      <vt:variant>
        <vt:i4>0</vt:i4>
      </vt:variant>
      <vt:variant>
        <vt:i4>5</vt:i4>
      </vt:variant>
      <vt:variant>
        <vt:lpwstr>../Docs/R1-135008.zip</vt:lpwstr>
      </vt:variant>
      <vt:variant>
        <vt:lpwstr/>
      </vt:variant>
      <vt:variant>
        <vt:i4>4456460</vt:i4>
      </vt:variant>
      <vt:variant>
        <vt:i4>699</vt:i4>
      </vt:variant>
      <vt:variant>
        <vt:i4>0</vt:i4>
      </vt:variant>
      <vt:variant>
        <vt:i4>5</vt:i4>
      </vt:variant>
      <vt:variant>
        <vt:lpwstr>../Docs/R1-135007.zip</vt:lpwstr>
      </vt:variant>
      <vt:variant>
        <vt:lpwstr/>
      </vt:variant>
      <vt:variant>
        <vt:i4>4456462</vt:i4>
      </vt:variant>
      <vt:variant>
        <vt:i4>696</vt:i4>
      </vt:variant>
      <vt:variant>
        <vt:i4>0</vt:i4>
      </vt:variant>
      <vt:variant>
        <vt:i4>5</vt:i4>
      </vt:variant>
      <vt:variant>
        <vt:lpwstr>../Docs/R1-135005.zip</vt:lpwstr>
      </vt:variant>
      <vt:variant>
        <vt:lpwstr/>
      </vt:variant>
      <vt:variant>
        <vt:i4>4456461</vt:i4>
      </vt:variant>
      <vt:variant>
        <vt:i4>693</vt:i4>
      </vt:variant>
      <vt:variant>
        <vt:i4>0</vt:i4>
      </vt:variant>
      <vt:variant>
        <vt:i4>5</vt:i4>
      </vt:variant>
      <vt:variant>
        <vt:lpwstr>../Docs/R1-135006.zip</vt:lpwstr>
      </vt:variant>
      <vt:variant>
        <vt:lpwstr/>
      </vt:variant>
      <vt:variant>
        <vt:i4>4456456</vt:i4>
      </vt:variant>
      <vt:variant>
        <vt:i4>690</vt:i4>
      </vt:variant>
      <vt:variant>
        <vt:i4>0</vt:i4>
      </vt:variant>
      <vt:variant>
        <vt:i4>5</vt:i4>
      </vt:variant>
      <vt:variant>
        <vt:lpwstr>../Docs/R1-135003.zip</vt:lpwstr>
      </vt:variant>
      <vt:variant>
        <vt:lpwstr/>
      </vt:variant>
      <vt:variant>
        <vt:i4>4456463</vt:i4>
      </vt:variant>
      <vt:variant>
        <vt:i4>687</vt:i4>
      </vt:variant>
      <vt:variant>
        <vt:i4>0</vt:i4>
      </vt:variant>
      <vt:variant>
        <vt:i4>5</vt:i4>
      </vt:variant>
      <vt:variant>
        <vt:lpwstr>../Docs/R1-135004.zip</vt:lpwstr>
      </vt:variant>
      <vt:variant>
        <vt:lpwstr/>
      </vt:variant>
      <vt:variant>
        <vt:i4>4456457</vt:i4>
      </vt:variant>
      <vt:variant>
        <vt:i4>684</vt:i4>
      </vt:variant>
      <vt:variant>
        <vt:i4>0</vt:i4>
      </vt:variant>
      <vt:variant>
        <vt:i4>5</vt:i4>
      </vt:variant>
      <vt:variant>
        <vt:lpwstr>../Docs/R1-135002.zip</vt:lpwstr>
      </vt:variant>
      <vt:variant>
        <vt:lpwstr/>
      </vt:variant>
      <vt:variant>
        <vt:i4>4456458</vt:i4>
      </vt:variant>
      <vt:variant>
        <vt:i4>681</vt:i4>
      </vt:variant>
      <vt:variant>
        <vt:i4>0</vt:i4>
      </vt:variant>
      <vt:variant>
        <vt:i4>5</vt:i4>
      </vt:variant>
      <vt:variant>
        <vt:lpwstr>../Docs/R1-135001.zip</vt:lpwstr>
      </vt:variant>
      <vt:variant>
        <vt:lpwstr/>
      </vt:variant>
      <vt:variant>
        <vt:i4>4456459</vt:i4>
      </vt:variant>
      <vt:variant>
        <vt:i4>678</vt:i4>
      </vt:variant>
      <vt:variant>
        <vt:i4>0</vt:i4>
      </vt:variant>
      <vt:variant>
        <vt:i4>5</vt:i4>
      </vt:variant>
      <vt:variant>
        <vt:lpwstr>../Docs/R1-135000.zip</vt:lpwstr>
      </vt:variant>
      <vt:variant>
        <vt:lpwstr/>
      </vt:variant>
      <vt:variant>
        <vt:i4>7209064</vt:i4>
      </vt:variant>
      <vt:variant>
        <vt:i4>675</vt:i4>
      </vt:variant>
      <vt:variant>
        <vt:i4>0</vt:i4>
      </vt:variant>
      <vt:variant>
        <vt:i4>5</vt:i4>
      </vt:variant>
      <vt:variant>
        <vt:lpwstr>http://webapp.etsi.org/Ipr/</vt:lpwstr>
      </vt:variant>
      <vt:variant>
        <vt:lpwstr/>
      </vt:variant>
      <vt:variant>
        <vt:i4>2031664</vt:i4>
      </vt:variant>
      <vt:variant>
        <vt:i4>668</vt:i4>
      </vt:variant>
      <vt:variant>
        <vt:i4>0</vt:i4>
      </vt:variant>
      <vt:variant>
        <vt:i4>5</vt:i4>
      </vt:variant>
      <vt:variant>
        <vt:lpwstr/>
      </vt:variant>
      <vt:variant>
        <vt:lpwstr>_Toc372721392</vt:lpwstr>
      </vt:variant>
      <vt:variant>
        <vt:i4>2031664</vt:i4>
      </vt:variant>
      <vt:variant>
        <vt:i4>662</vt:i4>
      </vt:variant>
      <vt:variant>
        <vt:i4>0</vt:i4>
      </vt:variant>
      <vt:variant>
        <vt:i4>5</vt:i4>
      </vt:variant>
      <vt:variant>
        <vt:lpwstr/>
      </vt:variant>
      <vt:variant>
        <vt:lpwstr>_Toc372721391</vt:lpwstr>
      </vt:variant>
      <vt:variant>
        <vt:i4>2031664</vt:i4>
      </vt:variant>
      <vt:variant>
        <vt:i4>656</vt:i4>
      </vt:variant>
      <vt:variant>
        <vt:i4>0</vt:i4>
      </vt:variant>
      <vt:variant>
        <vt:i4>5</vt:i4>
      </vt:variant>
      <vt:variant>
        <vt:lpwstr/>
      </vt:variant>
      <vt:variant>
        <vt:lpwstr>_Toc372721390</vt:lpwstr>
      </vt:variant>
      <vt:variant>
        <vt:i4>1966128</vt:i4>
      </vt:variant>
      <vt:variant>
        <vt:i4>650</vt:i4>
      </vt:variant>
      <vt:variant>
        <vt:i4>0</vt:i4>
      </vt:variant>
      <vt:variant>
        <vt:i4>5</vt:i4>
      </vt:variant>
      <vt:variant>
        <vt:lpwstr/>
      </vt:variant>
      <vt:variant>
        <vt:lpwstr>_Toc372721389</vt:lpwstr>
      </vt:variant>
      <vt:variant>
        <vt:i4>1966128</vt:i4>
      </vt:variant>
      <vt:variant>
        <vt:i4>644</vt:i4>
      </vt:variant>
      <vt:variant>
        <vt:i4>0</vt:i4>
      </vt:variant>
      <vt:variant>
        <vt:i4>5</vt:i4>
      </vt:variant>
      <vt:variant>
        <vt:lpwstr/>
      </vt:variant>
      <vt:variant>
        <vt:lpwstr>_Toc372721388</vt:lpwstr>
      </vt:variant>
      <vt:variant>
        <vt:i4>1966128</vt:i4>
      </vt:variant>
      <vt:variant>
        <vt:i4>638</vt:i4>
      </vt:variant>
      <vt:variant>
        <vt:i4>0</vt:i4>
      </vt:variant>
      <vt:variant>
        <vt:i4>5</vt:i4>
      </vt:variant>
      <vt:variant>
        <vt:lpwstr/>
      </vt:variant>
      <vt:variant>
        <vt:lpwstr>_Toc372721387</vt:lpwstr>
      </vt:variant>
      <vt:variant>
        <vt:i4>1966128</vt:i4>
      </vt:variant>
      <vt:variant>
        <vt:i4>632</vt:i4>
      </vt:variant>
      <vt:variant>
        <vt:i4>0</vt:i4>
      </vt:variant>
      <vt:variant>
        <vt:i4>5</vt:i4>
      </vt:variant>
      <vt:variant>
        <vt:lpwstr/>
      </vt:variant>
      <vt:variant>
        <vt:lpwstr>_Toc372721386</vt:lpwstr>
      </vt:variant>
      <vt:variant>
        <vt:i4>1966128</vt:i4>
      </vt:variant>
      <vt:variant>
        <vt:i4>626</vt:i4>
      </vt:variant>
      <vt:variant>
        <vt:i4>0</vt:i4>
      </vt:variant>
      <vt:variant>
        <vt:i4>5</vt:i4>
      </vt:variant>
      <vt:variant>
        <vt:lpwstr/>
      </vt:variant>
      <vt:variant>
        <vt:lpwstr>_Toc372721385</vt:lpwstr>
      </vt:variant>
      <vt:variant>
        <vt:i4>1966128</vt:i4>
      </vt:variant>
      <vt:variant>
        <vt:i4>620</vt:i4>
      </vt:variant>
      <vt:variant>
        <vt:i4>0</vt:i4>
      </vt:variant>
      <vt:variant>
        <vt:i4>5</vt:i4>
      </vt:variant>
      <vt:variant>
        <vt:lpwstr/>
      </vt:variant>
      <vt:variant>
        <vt:lpwstr>_Toc372721384</vt:lpwstr>
      </vt:variant>
      <vt:variant>
        <vt:i4>1966128</vt:i4>
      </vt:variant>
      <vt:variant>
        <vt:i4>614</vt:i4>
      </vt:variant>
      <vt:variant>
        <vt:i4>0</vt:i4>
      </vt:variant>
      <vt:variant>
        <vt:i4>5</vt:i4>
      </vt:variant>
      <vt:variant>
        <vt:lpwstr/>
      </vt:variant>
      <vt:variant>
        <vt:lpwstr>_Toc372721383</vt:lpwstr>
      </vt:variant>
      <vt:variant>
        <vt:i4>1966128</vt:i4>
      </vt:variant>
      <vt:variant>
        <vt:i4>608</vt:i4>
      </vt:variant>
      <vt:variant>
        <vt:i4>0</vt:i4>
      </vt:variant>
      <vt:variant>
        <vt:i4>5</vt:i4>
      </vt:variant>
      <vt:variant>
        <vt:lpwstr/>
      </vt:variant>
      <vt:variant>
        <vt:lpwstr>_Toc372721382</vt:lpwstr>
      </vt:variant>
      <vt:variant>
        <vt:i4>1966128</vt:i4>
      </vt:variant>
      <vt:variant>
        <vt:i4>602</vt:i4>
      </vt:variant>
      <vt:variant>
        <vt:i4>0</vt:i4>
      </vt:variant>
      <vt:variant>
        <vt:i4>5</vt:i4>
      </vt:variant>
      <vt:variant>
        <vt:lpwstr/>
      </vt:variant>
      <vt:variant>
        <vt:lpwstr>_Toc372721381</vt:lpwstr>
      </vt:variant>
      <vt:variant>
        <vt:i4>1966128</vt:i4>
      </vt:variant>
      <vt:variant>
        <vt:i4>596</vt:i4>
      </vt:variant>
      <vt:variant>
        <vt:i4>0</vt:i4>
      </vt:variant>
      <vt:variant>
        <vt:i4>5</vt:i4>
      </vt:variant>
      <vt:variant>
        <vt:lpwstr/>
      </vt:variant>
      <vt:variant>
        <vt:lpwstr>_Toc372721380</vt:lpwstr>
      </vt:variant>
      <vt:variant>
        <vt:i4>1114160</vt:i4>
      </vt:variant>
      <vt:variant>
        <vt:i4>590</vt:i4>
      </vt:variant>
      <vt:variant>
        <vt:i4>0</vt:i4>
      </vt:variant>
      <vt:variant>
        <vt:i4>5</vt:i4>
      </vt:variant>
      <vt:variant>
        <vt:lpwstr/>
      </vt:variant>
      <vt:variant>
        <vt:lpwstr>_Toc372721379</vt:lpwstr>
      </vt:variant>
      <vt:variant>
        <vt:i4>1114160</vt:i4>
      </vt:variant>
      <vt:variant>
        <vt:i4>584</vt:i4>
      </vt:variant>
      <vt:variant>
        <vt:i4>0</vt:i4>
      </vt:variant>
      <vt:variant>
        <vt:i4>5</vt:i4>
      </vt:variant>
      <vt:variant>
        <vt:lpwstr/>
      </vt:variant>
      <vt:variant>
        <vt:lpwstr>_Toc372721378</vt:lpwstr>
      </vt:variant>
      <vt:variant>
        <vt:i4>1114160</vt:i4>
      </vt:variant>
      <vt:variant>
        <vt:i4>578</vt:i4>
      </vt:variant>
      <vt:variant>
        <vt:i4>0</vt:i4>
      </vt:variant>
      <vt:variant>
        <vt:i4>5</vt:i4>
      </vt:variant>
      <vt:variant>
        <vt:lpwstr/>
      </vt:variant>
      <vt:variant>
        <vt:lpwstr>_Toc372721377</vt:lpwstr>
      </vt:variant>
      <vt:variant>
        <vt:i4>1114160</vt:i4>
      </vt:variant>
      <vt:variant>
        <vt:i4>572</vt:i4>
      </vt:variant>
      <vt:variant>
        <vt:i4>0</vt:i4>
      </vt:variant>
      <vt:variant>
        <vt:i4>5</vt:i4>
      </vt:variant>
      <vt:variant>
        <vt:lpwstr/>
      </vt:variant>
      <vt:variant>
        <vt:lpwstr>_Toc372721376</vt:lpwstr>
      </vt:variant>
      <vt:variant>
        <vt:i4>1114160</vt:i4>
      </vt:variant>
      <vt:variant>
        <vt:i4>566</vt:i4>
      </vt:variant>
      <vt:variant>
        <vt:i4>0</vt:i4>
      </vt:variant>
      <vt:variant>
        <vt:i4>5</vt:i4>
      </vt:variant>
      <vt:variant>
        <vt:lpwstr/>
      </vt:variant>
      <vt:variant>
        <vt:lpwstr>_Toc372721375</vt:lpwstr>
      </vt:variant>
      <vt:variant>
        <vt:i4>1114160</vt:i4>
      </vt:variant>
      <vt:variant>
        <vt:i4>560</vt:i4>
      </vt:variant>
      <vt:variant>
        <vt:i4>0</vt:i4>
      </vt:variant>
      <vt:variant>
        <vt:i4>5</vt:i4>
      </vt:variant>
      <vt:variant>
        <vt:lpwstr/>
      </vt:variant>
      <vt:variant>
        <vt:lpwstr>_Toc372721374</vt:lpwstr>
      </vt:variant>
      <vt:variant>
        <vt:i4>1114160</vt:i4>
      </vt:variant>
      <vt:variant>
        <vt:i4>554</vt:i4>
      </vt:variant>
      <vt:variant>
        <vt:i4>0</vt:i4>
      </vt:variant>
      <vt:variant>
        <vt:i4>5</vt:i4>
      </vt:variant>
      <vt:variant>
        <vt:lpwstr/>
      </vt:variant>
      <vt:variant>
        <vt:lpwstr>_Toc372721373</vt:lpwstr>
      </vt:variant>
      <vt:variant>
        <vt:i4>1114160</vt:i4>
      </vt:variant>
      <vt:variant>
        <vt:i4>548</vt:i4>
      </vt:variant>
      <vt:variant>
        <vt:i4>0</vt:i4>
      </vt:variant>
      <vt:variant>
        <vt:i4>5</vt:i4>
      </vt:variant>
      <vt:variant>
        <vt:lpwstr/>
      </vt:variant>
      <vt:variant>
        <vt:lpwstr>_Toc372721372</vt:lpwstr>
      </vt:variant>
      <vt:variant>
        <vt:i4>1114160</vt:i4>
      </vt:variant>
      <vt:variant>
        <vt:i4>542</vt:i4>
      </vt:variant>
      <vt:variant>
        <vt:i4>0</vt:i4>
      </vt:variant>
      <vt:variant>
        <vt:i4>5</vt:i4>
      </vt:variant>
      <vt:variant>
        <vt:lpwstr/>
      </vt:variant>
      <vt:variant>
        <vt:lpwstr>_Toc372721371</vt:lpwstr>
      </vt:variant>
      <vt:variant>
        <vt:i4>1114160</vt:i4>
      </vt:variant>
      <vt:variant>
        <vt:i4>536</vt:i4>
      </vt:variant>
      <vt:variant>
        <vt:i4>0</vt:i4>
      </vt:variant>
      <vt:variant>
        <vt:i4>5</vt:i4>
      </vt:variant>
      <vt:variant>
        <vt:lpwstr/>
      </vt:variant>
      <vt:variant>
        <vt:lpwstr>_Toc372721370</vt:lpwstr>
      </vt:variant>
      <vt:variant>
        <vt:i4>1048624</vt:i4>
      </vt:variant>
      <vt:variant>
        <vt:i4>530</vt:i4>
      </vt:variant>
      <vt:variant>
        <vt:i4>0</vt:i4>
      </vt:variant>
      <vt:variant>
        <vt:i4>5</vt:i4>
      </vt:variant>
      <vt:variant>
        <vt:lpwstr/>
      </vt:variant>
      <vt:variant>
        <vt:lpwstr>_Toc372721369</vt:lpwstr>
      </vt:variant>
      <vt:variant>
        <vt:i4>1048624</vt:i4>
      </vt:variant>
      <vt:variant>
        <vt:i4>524</vt:i4>
      </vt:variant>
      <vt:variant>
        <vt:i4>0</vt:i4>
      </vt:variant>
      <vt:variant>
        <vt:i4>5</vt:i4>
      </vt:variant>
      <vt:variant>
        <vt:lpwstr/>
      </vt:variant>
      <vt:variant>
        <vt:lpwstr>_Toc372721368</vt:lpwstr>
      </vt:variant>
      <vt:variant>
        <vt:i4>1048624</vt:i4>
      </vt:variant>
      <vt:variant>
        <vt:i4>518</vt:i4>
      </vt:variant>
      <vt:variant>
        <vt:i4>0</vt:i4>
      </vt:variant>
      <vt:variant>
        <vt:i4>5</vt:i4>
      </vt:variant>
      <vt:variant>
        <vt:lpwstr/>
      </vt:variant>
      <vt:variant>
        <vt:lpwstr>_Toc372721367</vt:lpwstr>
      </vt:variant>
      <vt:variant>
        <vt:i4>1048624</vt:i4>
      </vt:variant>
      <vt:variant>
        <vt:i4>512</vt:i4>
      </vt:variant>
      <vt:variant>
        <vt:i4>0</vt:i4>
      </vt:variant>
      <vt:variant>
        <vt:i4>5</vt:i4>
      </vt:variant>
      <vt:variant>
        <vt:lpwstr/>
      </vt:variant>
      <vt:variant>
        <vt:lpwstr>_Toc372721366</vt:lpwstr>
      </vt:variant>
      <vt:variant>
        <vt:i4>1048624</vt:i4>
      </vt:variant>
      <vt:variant>
        <vt:i4>506</vt:i4>
      </vt:variant>
      <vt:variant>
        <vt:i4>0</vt:i4>
      </vt:variant>
      <vt:variant>
        <vt:i4>5</vt:i4>
      </vt:variant>
      <vt:variant>
        <vt:lpwstr/>
      </vt:variant>
      <vt:variant>
        <vt:lpwstr>_Toc372721365</vt:lpwstr>
      </vt:variant>
      <vt:variant>
        <vt:i4>1048624</vt:i4>
      </vt:variant>
      <vt:variant>
        <vt:i4>500</vt:i4>
      </vt:variant>
      <vt:variant>
        <vt:i4>0</vt:i4>
      </vt:variant>
      <vt:variant>
        <vt:i4>5</vt:i4>
      </vt:variant>
      <vt:variant>
        <vt:lpwstr/>
      </vt:variant>
      <vt:variant>
        <vt:lpwstr>_Toc372721364</vt:lpwstr>
      </vt:variant>
      <vt:variant>
        <vt:i4>1048624</vt:i4>
      </vt:variant>
      <vt:variant>
        <vt:i4>494</vt:i4>
      </vt:variant>
      <vt:variant>
        <vt:i4>0</vt:i4>
      </vt:variant>
      <vt:variant>
        <vt:i4>5</vt:i4>
      </vt:variant>
      <vt:variant>
        <vt:lpwstr/>
      </vt:variant>
      <vt:variant>
        <vt:lpwstr>_Toc372721363</vt:lpwstr>
      </vt:variant>
      <vt:variant>
        <vt:i4>1048624</vt:i4>
      </vt:variant>
      <vt:variant>
        <vt:i4>488</vt:i4>
      </vt:variant>
      <vt:variant>
        <vt:i4>0</vt:i4>
      </vt:variant>
      <vt:variant>
        <vt:i4>5</vt:i4>
      </vt:variant>
      <vt:variant>
        <vt:lpwstr/>
      </vt:variant>
      <vt:variant>
        <vt:lpwstr>_Toc372721362</vt:lpwstr>
      </vt:variant>
      <vt:variant>
        <vt:i4>1048624</vt:i4>
      </vt:variant>
      <vt:variant>
        <vt:i4>482</vt:i4>
      </vt:variant>
      <vt:variant>
        <vt:i4>0</vt:i4>
      </vt:variant>
      <vt:variant>
        <vt:i4>5</vt:i4>
      </vt:variant>
      <vt:variant>
        <vt:lpwstr/>
      </vt:variant>
      <vt:variant>
        <vt:lpwstr>_Toc372721361</vt:lpwstr>
      </vt:variant>
      <vt:variant>
        <vt:i4>1048624</vt:i4>
      </vt:variant>
      <vt:variant>
        <vt:i4>476</vt:i4>
      </vt:variant>
      <vt:variant>
        <vt:i4>0</vt:i4>
      </vt:variant>
      <vt:variant>
        <vt:i4>5</vt:i4>
      </vt:variant>
      <vt:variant>
        <vt:lpwstr/>
      </vt:variant>
      <vt:variant>
        <vt:lpwstr>_Toc372721360</vt:lpwstr>
      </vt:variant>
      <vt:variant>
        <vt:i4>1245232</vt:i4>
      </vt:variant>
      <vt:variant>
        <vt:i4>470</vt:i4>
      </vt:variant>
      <vt:variant>
        <vt:i4>0</vt:i4>
      </vt:variant>
      <vt:variant>
        <vt:i4>5</vt:i4>
      </vt:variant>
      <vt:variant>
        <vt:lpwstr/>
      </vt:variant>
      <vt:variant>
        <vt:lpwstr>_Toc372721359</vt:lpwstr>
      </vt:variant>
      <vt:variant>
        <vt:i4>1245232</vt:i4>
      </vt:variant>
      <vt:variant>
        <vt:i4>464</vt:i4>
      </vt:variant>
      <vt:variant>
        <vt:i4>0</vt:i4>
      </vt:variant>
      <vt:variant>
        <vt:i4>5</vt:i4>
      </vt:variant>
      <vt:variant>
        <vt:lpwstr/>
      </vt:variant>
      <vt:variant>
        <vt:lpwstr>_Toc372721358</vt:lpwstr>
      </vt:variant>
      <vt:variant>
        <vt:i4>1245232</vt:i4>
      </vt:variant>
      <vt:variant>
        <vt:i4>458</vt:i4>
      </vt:variant>
      <vt:variant>
        <vt:i4>0</vt:i4>
      </vt:variant>
      <vt:variant>
        <vt:i4>5</vt:i4>
      </vt:variant>
      <vt:variant>
        <vt:lpwstr/>
      </vt:variant>
      <vt:variant>
        <vt:lpwstr>_Toc372721357</vt:lpwstr>
      </vt:variant>
      <vt:variant>
        <vt:i4>1245232</vt:i4>
      </vt:variant>
      <vt:variant>
        <vt:i4>452</vt:i4>
      </vt:variant>
      <vt:variant>
        <vt:i4>0</vt:i4>
      </vt:variant>
      <vt:variant>
        <vt:i4>5</vt:i4>
      </vt:variant>
      <vt:variant>
        <vt:lpwstr/>
      </vt:variant>
      <vt:variant>
        <vt:lpwstr>_Toc372721356</vt:lpwstr>
      </vt:variant>
      <vt:variant>
        <vt:i4>1245232</vt:i4>
      </vt:variant>
      <vt:variant>
        <vt:i4>446</vt:i4>
      </vt:variant>
      <vt:variant>
        <vt:i4>0</vt:i4>
      </vt:variant>
      <vt:variant>
        <vt:i4>5</vt:i4>
      </vt:variant>
      <vt:variant>
        <vt:lpwstr/>
      </vt:variant>
      <vt:variant>
        <vt:lpwstr>_Toc372721355</vt:lpwstr>
      </vt:variant>
      <vt:variant>
        <vt:i4>1245232</vt:i4>
      </vt:variant>
      <vt:variant>
        <vt:i4>440</vt:i4>
      </vt:variant>
      <vt:variant>
        <vt:i4>0</vt:i4>
      </vt:variant>
      <vt:variant>
        <vt:i4>5</vt:i4>
      </vt:variant>
      <vt:variant>
        <vt:lpwstr/>
      </vt:variant>
      <vt:variant>
        <vt:lpwstr>_Toc372721354</vt:lpwstr>
      </vt:variant>
      <vt:variant>
        <vt:i4>1245232</vt:i4>
      </vt:variant>
      <vt:variant>
        <vt:i4>434</vt:i4>
      </vt:variant>
      <vt:variant>
        <vt:i4>0</vt:i4>
      </vt:variant>
      <vt:variant>
        <vt:i4>5</vt:i4>
      </vt:variant>
      <vt:variant>
        <vt:lpwstr/>
      </vt:variant>
      <vt:variant>
        <vt:lpwstr>_Toc372721353</vt:lpwstr>
      </vt:variant>
      <vt:variant>
        <vt:i4>1245232</vt:i4>
      </vt:variant>
      <vt:variant>
        <vt:i4>428</vt:i4>
      </vt:variant>
      <vt:variant>
        <vt:i4>0</vt:i4>
      </vt:variant>
      <vt:variant>
        <vt:i4>5</vt:i4>
      </vt:variant>
      <vt:variant>
        <vt:lpwstr/>
      </vt:variant>
      <vt:variant>
        <vt:lpwstr>_Toc372721352</vt:lpwstr>
      </vt:variant>
      <vt:variant>
        <vt:i4>1245232</vt:i4>
      </vt:variant>
      <vt:variant>
        <vt:i4>422</vt:i4>
      </vt:variant>
      <vt:variant>
        <vt:i4>0</vt:i4>
      </vt:variant>
      <vt:variant>
        <vt:i4>5</vt:i4>
      </vt:variant>
      <vt:variant>
        <vt:lpwstr/>
      </vt:variant>
      <vt:variant>
        <vt:lpwstr>_Toc372721351</vt:lpwstr>
      </vt:variant>
      <vt:variant>
        <vt:i4>1245232</vt:i4>
      </vt:variant>
      <vt:variant>
        <vt:i4>416</vt:i4>
      </vt:variant>
      <vt:variant>
        <vt:i4>0</vt:i4>
      </vt:variant>
      <vt:variant>
        <vt:i4>5</vt:i4>
      </vt:variant>
      <vt:variant>
        <vt:lpwstr/>
      </vt:variant>
      <vt:variant>
        <vt:lpwstr>_Toc372721350</vt:lpwstr>
      </vt:variant>
      <vt:variant>
        <vt:i4>1179696</vt:i4>
      </vt:variant>
      <vt:variant>
        <vt:i4>410</vt:i4>
      </vt:variant>
      <vt:variant>
        <vt:i4>0</vt:i4>
      </vt:variant>
      <vt:variant>
        <vt:i4>5</vt:i4>
      </vt:variant>
      <vt:variant>
        <vt:lpwstr/>
      </vt:variant>
      <vt:variant>
        <vt:lpwstr>_Toc372721349</vt:lpwstr>
      </vt:variant>
      <vt:variant>
        <vt:i4>1179696</vt:i4>
      </vt:variant>
      <vt:variant>
        <vt:i4>404</vt:i4>
      </vt:variant>
      <vt:variant>
        <vt:i4>0</vt:i4>
      </vt:variant>
      <vt:variant>
        <vt:i4>5</vt:i4>
      </vt:variant>
      <vt:variant>
        <vt:lpwstr/>
      </vt:variant>
      <vt:variant>
        <vt:lpwstr>_Toc372721348</vt:lpwstr>
      </vt:variant>
      <vt:variant>
        <vt:i4>1179696</vt:i4>
      </vt:variant>
      <vt:variant>
        <vt:i4>398</vt:i4>
      </vt:variant>
      <vt:variant>
        <vt:i4>0</vt:i4>
      </vt:variant>
      <vt:variant>
        <vt:i4>5</vt:i4>
      </vt:variant>
      <vt:variant>
        <vt:lpwstr/>
      </vt:variant>
      <vt:variant>
        <vt:lpwstr>_Toc372721347</vt:lpwstr>
      </vt:variant>
      <vt:variant>
        <vt:i4>1179696</vt:i4>
      </vt:variant>
      <vt:variant>
        <vt:i4>392</vt:i4>
      </vt:variant>
      <vt:variant>
        <vt:i4>0</vt:i4>
      </vt:variant>
      <vt:variant>
        <vt:i4>5</vt:i4>
      </vt:variant>
      <vt:variant>
        <vt:lpwstr/>
      </vt:variant>
      <vt:variant>
        <vt:lpwstr>_Toc372721346</vt:lpwstr>
      </vt:variant>
      <vt:variant>
        <vt:i4>1179696</vt:i4>
      </vt:variant>
      <vt:variant>
        <vt:i4>386</vt:i4>
      </vt:variant>
      <vt:variant>
        <vt:i4>0</vt:i4>
      </vt:variant>
      <vt:variant>
        <vt:i4>5</vt:i4>
      </vt:variant>
      <vt:variant>
        <vt:lpwstr/>
      </vt:variant>
      <vt:variant>
        <vt:lpwstr>_Toc372721345</vt:lpwstr>
      </vt:variant>
      <vt:variant>
        <vt:i4>1179696</vt:i4>
      </vt:variant>
      <vt:variant>
        <vt:i4>380</vt:i4>
      </vt:variant>
      <vt:variant>
        <vt:i4>0</vt:i4>
      </vt:variant>
      <vt:variant>
        <vt:i4>5</vt:i4>
      </vt:variant>
      <vt:variant>
        <vt:lpwstr/>
      </vt:variant>
      <vt:variant>
        <vt:lpwstr>_Toc372721344</vt:lpwstr>
      </vt:variant>
      <vt:variant>
        <vt:i4>1179696</vt:i4>
      </vt:variant>
      <vt:variant>
        <vt:i4>374</vt:i4>
      </vt:variant>
      <vt:variant>
        <vt:i4>0</vt:i4>
      </vt:variant>
      <vt:variant>
        <vt:i4>5</vt:i4>
      </vt:variant>
      <vt:variant>
        <vt:lpwstr/>
      </vt:variant>
      <vt:variant>
        <vt:lpwstr>_Toc372721343</vt:lpwstr>
      </vt:variant>
      <vt:variant>
        <vt:i4>1179696</vt:i4>
      </vt:variant>
      <vt:variant>
        <vt:i4>368</vt:i4>
      </vt:variant>
      <vt:variant>
        <vt:i4>0</vt:i4>
      </vt:variant>
      <vt:variant>
        <vt:i4>5</vt:i4>
      </vt:variant>
      <vt:variant>
        <vt:lpwstr/>
      </vt:variant>
      <vt:variant>
        <vt:lpwstr>_Toc372721342</vt:lpwstr>
      </vt:variant>
      <vt:variant>
        <vt:i4>1179696</vt:i4>
      </vt:variant>
      <vt:variant>
        <vt:i4>362</vt:i4>
      </vt:variant>
      <vt:variant>
        <vt:i4>0</vt:i4>
      </vt:variant>
      <vt:variant>
        <vt:i4>5</vt:i4>
      </vt:variant>
      <vt:variant>
        <vt:lpwstr/>
      </vt:variant>
      <vt:variant>
        <vt:lpwstr>_Toc372721341</vt:lpwstr>
      </vt:variant>
      <vt:variant>
        <vt:i4>1179696</vt:i4>
      </vt:variant>
      <vt:variant>
        <vt:i4>356</vt:i4>
      </vt:variant>
      <vt:variant>
        <vt:i4>0</vt:i4>
      </vt:variant>
      <vt:variant>
        <vt:i4>5</vt:i4>
      </vt:variant>
      <vt:variant>
        <vt:lpwstr/>
      </vt:variant>
      <vt:variant>
        <vt:lpwstr>_Toc372721340</vt:lpwstr>
      </vt:variant>
      <vt:variant>
        <vt:i4>1376304</vt:i4>
      </vt:variant>
      <vt:variant>
        <vt:i4>350</vt:i4>
      </vt:variant>
      <vt:variant>
        <vt:i4>0</vt:i4>
      </vt:variant>
      <vt:variant>
        <vt:i4>5</vt:i4>
      </vt:variant>
      <vt:variant>
        <vt:lpwstr/>
      </vt:variant>
      <vt:variant>
        <vt:lpwstr>_Toc372721339</vt:lpwstr>
      </vt:variant>
      <vt:variant>
        <vt:i4>1376304</vt:i4>
      </vt:variant>
      <vt:variant>
        <vt:i4>344</vt:i4>
      </vt:variant>
      <vt:variant>
        <vt:i4>0</vt:i4>
      </vt:variant>
      <vt:variant>
        <vt:i4>5</vt:i4>
      </vt:variant>
      <vt:variant>
        <vt:lpwstr/>
      </vt:variant>
      <vt:variant>
        <vt:lpwstr>_Toc372721338</vt:lpwstr>
      </vt:variant>
      <vt:variant>
        <vt:i4>1376304</vt:i4>
      </vt:variant>
      <vt:variant>
        <vt:i4>338</vt:i4>
      </vt:variant>
      <vt:variant>
        <vt:i4>0</vt:i4>
      </vt:variant>
      <vt:variant>
        <vt:i4>5</vt:i4>
      </vt:variant>
      <vt:variant>
        <vt:lpwstr/>
      </vt:variant>
      <vt:variant>
        <vt:lpwstr>_Toc372721337</vt:lpwstr>
      </vt:variant>
      <vt:variant>
        <vt:i4>1376304</vt:i4>
      </vt:variant>
      <vt:variant>
        <vt:i4>332</vt:i4>
      </vt:variant>
      <vt:variant>
        <vt:i4>0</vt:i4>
      </vt:variant>
      <vt:variant>
        <vt:i4>5</vt:i4>
      </vt:variant>
      <vt:variant>
        <vt:lpwstr/>
      </vt:variant>
      <vt:variant>
        <vt:lpwstr>_Toc372721336</vt:lpwstr>
      </vt:variant>
      <vt:variant>
        <vt:i4>1376304</vt:i4>
      </vt:variant>
      <vt:variant>
        <vt:i4>326</vt:i4>
      </vt:variant>
      <vt:variant>
        <vt:i4>0</vt:i4>
      </vt:variant>
      <vt:variant>
        <vt:i4>5</vt:i4>
      </vt:variant>
      <vt:variant>
        <vt:lpwstr/>
      </vt:variant>
      <vt:variant>
        <vt:lpwstr>_Toc372721335</vt:lpwstr>
      </vt:variant>
      <vt:variant>
        <vt:i4>1376304</vt:i4>
      </vt:variant>
      <vt:variant>
        <vt:i4>320</vt:i4>
      </vt:variant>
      <vt:variant>
        <vt:i4>0</vt:i4>
      </vt:variant>
      <vt:variant>
        <vt:i4>5</vt:i4>
      </vt:variant>
      <vt:variant>
        <vt:lpwstr/>
      </vt:variant>
      <vt:variant>
        <vt:lpwstr>_Toc372721334</vt:lpwstr>
      </vt:variant>
      <vt:variant>
        <vt:i4>1376304</vt:i4>
      </vt:variant>
      <vt:variant>
        <vt:i4>314</vt:i4>
      </vt:variant>
      <vt:variant>
        <vt:i4>0</vt:i4>
      </vt:variant>
      <vt:variant>
        <vt:i4>5</vt:i4>
      </vt:variant>
      <vt:variant>
        <vt:lpwstr/>
      </vt:variant>
      <vt:variant>
        <vt:lpwstr>_Toc372721333</vt:lpwstr>
      </vt:variant>
      <vt:variant>
        <vt:i4>1376304</vt:i4>
      </vt:variant>
      <vt:variant>
        <vt:i4>308</vt:i4>
      </vt:variant>
      <vt:variant>
        <vt:i4>0</vt:i4>
      </vt:variant>
      <vt:variant>
        <vt:i4>5</vt:i4>
      </vt:variant>
      <vt:variant>
        <vt:lpwstr/>
      </vt:variant>
      <vt:variant>
        <vt:lpwstr>_Toc372721332</vt:lpwstr>
      </vt:variant>
      <vt:variant>
        <vt:i4>1376304</vt:i4>
      </vt:variant>
      <vt:variant>
        <vt:i4>302</vt:i4>
      </vt:variant>
      <vt:variant>
        <vt:i4>0</vt:i4>
      </vt:variant>
      <vt:variant>
        <vt:i4>5</vt:i4>
      </vt:variant>
      <vt:variant>
        <vt:lpwstr/>
      </vt:variant>
      <vt:variant>
        <vt:lpwstr>_Toc372721331</vt:lpwstr>
      </vt:variant>
      <vt:variant>
        <vt:i4>1376304</vt:i4>
      </vt:variant>
      <vt:variant>
        <vt:i4>296</vt:i4>
      </vt:variant>
      <vt:variant>
        <vt:i4>0</vt:i4>
      </vt:variant>
      <vt:variant>
        <vt:i4>5</vt:i4>
      </vt:variant>
      <vt:variant>
        <vt:lpwstr/>
      </vt:variant>
      <vt:variant>
        <vt:lpwstr>_Toc372721330</vt:lpwstr>
      </vt:variant>
      <vt:variant>
        <vt:i4>1310768</vt:i4>
      </vt:variant>
      <vt:variant>
        <vt:i4>290</vt:i4>
      </vt:variant>
      <vt:variant>
        <vt:i4>0</vt:i4>
      </vt:variant>
      <vt:variant>
        <vt:i4>5</vt:i4>
      </vt:variant>
      <vt:variant>
        <vt:lpwstr/>
      </vt:variant>
      <vt:variant>
        <vt:lpwstr>_Toc372721329</vt:lpwstr>
      </vt:variant>
      <vt:variant>
        <vt:i4>1310768</vt:i4>
      </vt:variant>
      <vt:variant>
        <vt:i4>284</vt:i4>
      </vt:variant>
      <vt:variant>
        <vt:i4>0</vt:i4>
      </vt:variant>
      <vt:variant>
        <vt:i4>5</vt:i4>
      </vt:variant>
      <vt:variant>
        <vt:lpwstr/>
      </vt:variant>
      <vt:variant>
        <vt:lpwstr>_Toc372721328</vt:lpwstr>
      </vt:variant>
      <vt:variant>
        <vt:i4>1310768</vt:i4>
      </vt:variant>
      <vt:variant>
        <vt:i4>278</vt:i4>
      </vt:variant>
      <vt:variant>
        <vt:i4>0</vt:i4>
      </vt:variant>
      <vt:variant>
        <vt:i4>5</vt:i4>
      </vt:variant>
      <vt:variant>
        <vt:lpwstr/>
      </vt:variant>
      <vt:variant>
        <vt:lpwstr>_Toc372721327</vt:lpwstr>
      </vt:variant>
      <vt:variant>
        <vt:i4>1310768</vt:i4>
      </vt:variant>
      <vt:variant>
        <vt:i4>272</vt:i4>
      </vt:variant>
      <vt:variant>
        <vt:i4>0</vt:i4>
      </vt:variant>
      <vt:variant>
        <vt:i4>5</vt:i4>
      </vt:variant>
      <vt:variant>
        <vt:lpwstr/>
      </vt:variant>
      <vt:variant>
        <vt:lpwstr>_Toc372721326</vt:lpwstr>
      </vt:variant>
      <vt:variant>
        <vt:i4>1310768</vt:i4>
      </vt:variant>
      <vt:variant>
        <vt:i4>266</vt:i4>
      </vt:variant>
      <vt:variant>
        <vt:i4>0</vt:i4>
      </vt:variant>
      <vt:variant>
        <vt:i4>5</vt:i4>
      </vt:variant>
      <vt:variant>
        <vt:lpwstr/>
      </vt:variant>
      <vt:variant>
        <vt:lpwstr>_Toc372721325</vt:lpwstr>
      </vt:variant>
      <vt:variant>
        <vt:i4>1310768</vt:i4>
      </vt:variant>
      <vt:variant>
        <vt:i4>260</vt:i4>
      </vt:variant>
      <vt:variant>
        <vt:i4>0</vt:i4>
      </vt:variant>
      <vt:variant>
        <vt:i4>5</vt:i4>
      </vt:variant>
      <vt:variant>
        <vt:lpwstr/>
      </vt:variant>
      <vt:variant>
        <vt:lpwstr>_Toc372721324</vt:lpwstr>
      </vt:variant>
      <vt:variant>
        <vt:i4>1310768</vt:i4>
      </vt:variant>
      <vt:variant>
        <vt:i4>254</vt:i4>
      </vt:variant>
      <vt:variant>
        <vt:i4>0</vt:i4>
      </vt:variant>
      <vt:variant>
        <vt:i4>5</vt:i4>
      </vt:variant>
      <vt:variant>
        <vt:lpwstr/>
      </vt:variant>
      <vt:variant>
        <vt:lpwstr>_Toc372721323</vt:lpwstr>
      </vt:variant>
      <vt:variant>
        <vt:i4>1310768</vt:i4>
      </vt:variant>
      <vt:variant>
        <vt:i4>248</vt:i4>
      </vt:variant>
      <vt:variant>
        <vt:i4>0</vt:i4>
      </vt:variant>
      <vt:variant>
        <vt:i4>5</vt:i4>
      </vt:variant>
      <vt:variant>
        <vt:lpwstr/>
      </vt:variant>
      <vt:variant>
        <vt:lpwstr>_Toc372721322</vt:lpwstr>
      </vt:variant>
      <vt:variant>
        <vt:i4>1310768</vt:i4>
      </vt:variant>
      <vt:variant>
        <vt:i4>242</vt:i4>
      </vt:variant>
      <vt:variant>
        <vt:i4>0</vt:i4>
      </vt:variant>
      <vt:variant>
        <vt:i4>5</vt:i4>
      </vt:variant>
      <vt:variant>
        <vt:lpwstr/>
      </vt:variant>
      <vt:variant>
        <vt:lpwstr>_Toc372721321</vt:lpwstr>
      </vt:variant>
      <vt:variant>
        <vt:i4>1310768</vt:i4>
      </vt:variant>
      <vt:variant>
        <vt:i4>236</vt:i4>
      </vt:variant>
      <vt:variant>
        <vt:i4>0</vt:i4>
      </vt:variant>
      <vt:variant>
        <vt:i4>5</vt:i4>
      </vt:variant>
      <vt:variant>
        <vt:lpwstr/>
      </vt:variant>
      <vt:variant>
        <vt:lpwstr>_Toc372721320</vt:lpwstr>
      </vt:variant>
      <vt:variant>
        <vt:i4>1507376</vt:i4>
      </vt:variant>
      <vt:variant>
        <vt:i4>230</vt:i4>
      </vt:variant>
      <vt:variant>
        <vt:i4>0</vt:i4>
      </vt:variant>
      <vt:variant>
        <vt:i4>5</vt:i4>
      </vt:variant>
      <vt:variant>
        <vt:lpwstr/>
      </vt:variant>
      <vt:variant>
        <vt:lpwstr>_Toc372721319</vt:lpwstr>
      </vt:variant>
      <vt:variant>
        <vt:i4>1507376</vt:i4>
      </vt:variant>
      <vt:variant>
        <vt:i4>224</vt:i4>
      </vt:variant>
      <vt:variant>
        <vt:i4>0</vt:i4>
      </vt:variant>
      <vt:variant>
        <vt:i4>5</vt:i4>
      </vt:variant>
      <vt:variant>
        <vt:lpwstr/>
      </vt:variant>
      <vt:variant>
        <vt:lpwstr>_Toc372721318</vt:lpwstr>
      </vt:variant>
      <vt:variant>
        <vt:i4>1507376</vt:i4>
      </vt:variant>
      <vt:variant>
        <vt:i4>218</vt:i4>
      </vt:variant>
      <vt:variant>
        <vt:i4>0</vt:i4>
      </vt:variant>
      <vt:variant>
        <vt:i4>5</vt:i4>
      </vt:variant>
      <vt:variant>
        <vt:lpwstr/>
      </vt:variant>
      <vt:variant>
        <vt:lpwstr>_Toc372721317</vt:lpwstr>
      </vt:variant>
      <vt:variant>
        <vt:i4>1507376</vt:i4>
      </vt:variant>
      <vt:variant>
        <vt:i4>212</vt:i4>
      </vt:variant>
      <vt:variant>
        <vt:i4>0</vt:i4>
      </vt:variant>
      <vt:variant>
        <vt:i4>5</vt:i4>
      </vt:variant>
      <vt:variant>
        <vt:lpwstr/>
      </vt:variant>
      <vt:variant>
        <vt:lpwstr>_Toc372721316</vt:lpwstr>
      </vt:variant>
      <vt:variant>
        <vt:i4>1507376</vt:i4>
      </vt:variant>
      <vt:variant>
        <vt:i4>206</vt:i4>
      </vt:variant>
      <vt:variant>
        <vt:i4>0</vt:i4>
      </vt:variant>
      <vt:variant>
        <vt:i4>5</vt:i4>
      </vt:variant>
      <vt:variant>
        <vt:lpwstr/>
      </vt:variant>
      <vt:variant>
        <vt:lpwstr>_Toc372721315</vt:lpwstr>
      </vt:variant>
      <vt:variant>
        <vt:i4>1507376</vt:i4>
      </vt:variant>
      <vt:variant>
        <vt:i4>200</vt:i4>
      </vt:variant>
      <vt:variant>
        <vt:i4>0</vt:i4>
      </vt:variant>
      <vt:variant>
        <vt:i4>5</vt:i4>
      </vt:variant>
      <vt:variant>
        <vt:lpwstr/>
      </vt:variant>
      <vt:variant>
        <vt:lpwstr>_Toc372721314</vt:lpwstr>
      </vt:variant>
      <vt:variant>
        <vt:i4>1507376</vt:i4>
      </vt:variant>
      <vt:variant>
        <vt:i4>194</vt:i4>
      </vt:variant>
      <vt:variant>
        <vt:i4>0</vt:i4>
      </vt:variant>
      <vt:variant>
        <vt:i4>5</vt:i4>
      </vt:variant>
      <vt:variant>
        <vt:lpwstr/>
      </vt:variant>
      <vt:variant>
        <vt:lpwstr>_Toc372721313</vt:lpwstr>
      </vt:variant>
      <vt:variant>
        <vt:i4>1507376</vt:i4>
      </vt:variant>
      <vt:variant>
        <vt:i4>188</vt:i4>
      </vt:variant>
      <vt:variant>
        <vt:i4>0</vt:i4>
      </vt:variant>
      <vt:variant>
        <vt:i4>5</vt:i4>
      </vt:variant>
      <vt:variant>
        <vt:lpwstr/>
      </vt:variant>
      <vt:variant>
        <vt:lpwstr>_Toc372721312</vt:lpwstr>
      </vt:variant>
      <vt:variant>
        <vt:i4>1507376</vt:i4>
      </vt:variant>
      <vt:variant>
        <vt:i4>182</vt:i4>
      </vt:variant>
      <vt:variant>
        <vt:i4>0</vt:i4>
      </vt:variant>
      <vt:variant>
        <vt:i4>5</vt:i4>
      </vt:variant>
      <vt:variant>
        <vt:lpwstr/>
      </vt:variant>
      <vt:variant>
        <vt:lpwstr>_Toc372721311</vt:lpwstr>
      </vt:variant>
      <vt:variant>
        <vt:i4>1507376</vt:i4>
      </vt:variant>
      <vt:variant>
        <vt:i4>176</vt:i4>
      </vt:variant>
      <vt:variant>
        <vt:i4>0</vt:i4>
      </vt:variant>
      <vt:variant>
        <vt:i4>5</vt:i4>
      </vt:variant>
      <vt:variant>
        <vt:lpwstr/>
      </vt:variant>
      <vt:variant>
        <vt:lpwstr>_Toc372721310</vt:lpwstr>
      </vt:variant>
      <vt:variant>
        <vt:i4>1441840</vt:i4>
      </vt:variant>
      <vt:variant>
        <vt:i4>170</vt:i4>
      </vt:variant>
      <vt:variant>
        <vt:i4>0</vt:i4>
      </vt:variant>
      <vt:variant>
        <vt:i4>5</vt:i4>
      </vt:variant>
      <vt:variant>
        <vt:lpwstr/>
      </vt:variant>
      <vt:variant>
        <vt:lpwstr>_Toc372721309</vt:lpwstr>
      </vt:variant>
      <vt:variant>
        <vt:i4>1441840</vt:i4>
      </vt:variant>
      <vt:variant>
        <vt:i4>164</vt:i4>
      </vt:variant>
      <vt:variant>
        <vt:i4>0</vt:i4>
      </vt:variant>
      <vt:variant>
        <vt:i4>5</vt:i4>
      </vt:variant>
      <vt:variant>
        <vt:lpwstr/>
      </vt:variant>
      <vt:variant>
        <vt:lpwstr>_Toc372721308</vt:lpwstr>
      </vt:variant>
      <vt:variant>
        <vt:i4>1441840</vt:i4>
      </vt:variant>
      <vt:variant>
        <vt:i4>158</vt:i4>
      </vt:variant>
      <vt:variant>
        <vt:i4>0</vt:i4>
      </vt:variant>
      <vt:variant>
        <vt:i4>5</vt:i4>
      </vt:variant>
      <vt:variant>
        <vt:lpwstr/>
      </vt:variant>
      <vt:variant>
        <vt:lpwstr>_Toc372721307</vt:lpwstr>
      </vt:variant>
      <vt:variant>
        <vt:i4>1441840</vt:i4>
      </vt:variant>
      <vt:variant>
        <vt:i4>152</vt:i4>
      </vt:variant>
      <vt:variant>
        <vt:i4>0</vt:i4>
      </vt:variant>
      <vt:variant>
        <vt:i4>5</vt:i4>
      </vt:variant>
      <vt:variant>
        <vt:lpwstr/>
      </vt:variant>
      <vt:variant>
        <vt:lpwstr>_Toc372721306</vt:lpwstr>
      </vt:variant>
      <vt:variant>
        <vt:i4>1441840</vt:i4>
      </vt:variant>
      <vt:variant>
        <vt:i4>146</vt:i4>
      </vt:variant>
      <vt:variant>
        <vt:i4>0</vt:i4>
      </vt:variant>
      <vt:variant>
        <vt:i4>5</vt:i4>
      </vt:variant>
      <vt:variant>
        <vt:lpwstr/>
      </vt:variant>
      <vt:variant>
        <vt:lpwstr>_Toc372721305</vt:lpwstr>
      </vt:variant>
      <vt:variant>
        <vt:i4>1441840</vt:i4>
      </vt:variant>
      <vt:variant>
        <vt:i4>140</vt:i4>
      </vt:variant>
      <vt:variant>
        <vt:i4>0</vt:i4>
      </vt:variant>
      <vt:variant>
        <vt:i4>5</vt:i4>
      </vt:variant>
      <vt:variant>
        <vt:lpwstr/>
      </vt:variant>
      <vt:variant>
        <vt:lpwstr>_Toc372721304</vt:lpwstr>
      </vt:variant>
      <vt:variant>
        <vt:i4>1441840</vt:i4>
      </vt:variant>
      <vt:variant>
        <vt:i4>134</vt:i4>
      </vt:variant>
      <vt:variant>
        <vt:i4>0</vt:i4>
      </vt:variant>
      <vt:variant>
        <vt:i4>5</vt:i4>
      </vt:variant>
      <vt:variant>
        <vt:lpwstr/>
      </vt:variant>
      <vt:variant>
        <vt:lpwstr>_Toc372721303</vt:lpwstr>
      </vt:variant>
      <vt:variant>
        <vt:i4>1441840</vt:i4>
      </vt:variant>
      <vt:variant>
        <vt:i4>128</vt:i4>
      </vt:variant>
      <vt:variant>
        <vt:i4>0</vt:i4>
      </vt:variant>
      <vt:variant>
        <vt:i4>5</vt:i4>
      </vt:variant>
      <vt:variant>
        <vt:lpwstr/>
      </vt:variant>
      <vt:variant>
        <vt:lpwstr>_Toc372721302</vt:lpwstr>
      </vt:variant>
      <vt:variant>
        <vt:i4>1441840</vt:i4>
      </vt:variant>
      <vt:variant>
        <vt:i4>122</vt:i4>
      </vt:variant>
      <vt:variant>
        <vt:i4>0</vt:i4>
      </vt:variant>
      <vt:variant>
        <vt:i4>5</vt:i4>
      </vt:variant>
      <vt:variant>
        <vt:lpwstr/>
      </vt:variant>
      <vt:variant>
        <vt:lpwstr>_Toc372721301</vt:lpwstr>
      </vt:variant>
      <vt:variant>
        <vt:i4>1441840</vt:i4>
      </vt:variant>
      <vt:variant>
        <vt:i4>116</vt:i4>
      </vt:variant>
      <vt:variant>
        <vt:i4>0</vt:i4>
      </vt:variant>
      <vt:variant>
        <vt:i4>5</vt:i4>
      </vt:variant>
      <vt:variant>
        <vt:lpwstr/>
      </vt:variant>
      <vt:variant>
        <vt:lpwstr>_Toc372721300</vt:lpwstr>
      </vt:variant>
      <vt:variant>
        <vt:i4>2031665</vt:i4>
      </vt:variant>
      <vt:variant>
        <vt:i4>110</vt:i4>
      </vt:variant>
      <vt:variant>
        <vt:i4>0</vt:i4>
      </vt:variant>
      <vt:variant>
        <vt:i4>5</vt:i4>
      </vt:variant>
      <vt:variant>
        <vt:lpwstr/>
      </vt:variant>
      <vt:variant>
        <vt:lpwstr>_Toc372721299</vt:lpwstr>
      </vt:variant>
      <vt:variant>
        <vt:i4>2031665</vt:i4>
      </vt:variant>
      <vt:variant>
        <vt:i4>104</vt:i4>
      </vt:variant>
      <vt:variant>
        <vt:i4>0</vt:i4>
      </vt:variant>
      <vt:variant>
        <vt:i4>5</vt:i4>
      </vt:variant>
      <vt:variant>
        <vt:lpwstr/>
      </vt:variant>
      <vt:variant>
        <vt:lpwstr>_Toc372721298</vt:lpwstr>
      </vt:variant>
      <vt:variant>
        <vt:i4>2031665</vt:i4>
      </vt:variant>
      <vt:variant>
        <vt:i4>98</vt:i4>
      </vt:variant>
      <vt:variant>
        <vt:i4>0</vt:i4>
      </vt:variant>
      <vt:variant>
        <vt:i4>5</vt:i4>
      </vt:variant>
      <vt:variant>
        <vt:lpwstr/>
      </vt:variant>
      <vt:variant>
        <vt:lpwstr>_Toc372721297</vt:lpwstr>
      </vt:variant>
      <vt:variant>
        <vt:i4>2031665</vt:i4>
      </vt:variant>
      <vt:variant>
        <vt:i4>92</vt:i4>
      </vt:variant>
      <vt:variant>
        <vt:i4>0</vt:i4>
      </vt:variant>
      <vt:variant>
        <vt:i4>5</vt:i4>
      </vt:variant>
      <vt:variant>
        <vt:lpwstr/>
      </vt:variant>
      <vt:variant>
        <vt:lpwstr>_Toc372721296</vt:lpwstr>
      </vt:variant>
      <vt:variant>
        <vt:i4>2031665</vt:i4>
      </vt:variant>
      <vt:variant>
        <vt:i4>86</vt:i4>
      </vt:variant>
      <vt:variant>
        <vt:i4>0</vt:i4>
      </vt:variant>
      <vt:variant>
        <vt:i4>5</vt:i4>
      </vt:variant>
      <vt:variant>
        <vt:lpwstr/>
      </vt:variant>
      <vt:variant>
        <vt:lpwstr>_Toc372721295</vt:lpwstr>
      </vt:variant>
      <vt:variant>
        <vt:i4>2031665</vt:i4>
      </vt:variant>
      <vt:variant>
        <vt:i4>80</vt:i4>
      </vt:variant>
      <vt:variant>
        <vt:i4>0</vt:i4>
      </vt:variant>
      <vt:variant>
        <vt:i4>5</vt:i4>
      </vt:variant>
      <vt:variant>
        <vt:lpwstr/>
      </vt:variant>
      <vt:variant>
        <vt:lpwstr>_Toc372721294</vt:lpwstr>
      </vt:variant>
      <vt:variant>
        <vt:i4>2031665</vt:i4>
      </vt:variant>
      <vt:variant>
        <vt:i4>74</vt:i4>
      </vt:variant>
      <vt:variant>
        <vt:i4>0</vt:i4>
      </vt:variant>
      <vt:variant>
        <vt:i4>5</vt:i4>
      </vt:variant>
      <vt:variant>
        <vt:lpwstr/>
      </vt:variant>
      <vt:variant>
        <vt:lpwstr>_Toc372721293</vt:lpwstr>
      </vt:variant>
      <vt:variant>
        <vt:i4>2031665</vt:i4>
      </vt:variant>
      <vt:variant>
        <vt:i4>68</vt:i4>
      </vt:variant>
      <vt:variant>
        <vt:i4>0</vt:i4>
      </vt:variant>
      <vt:variant>
        <vt:i4>5</vt:i4>
      </vt:variant>
      <vt:variant>
        <vt:lpwstr/>
      </vt:variant>
      <vt:variant>
        <vt:lpwstr>_Toc372721292</vt:lpwstr>
      </vt:variant>
      <vt:variant>
        <vt:i4>2031665</vt:i4>
      </vt:variant>
      <vt:variant>
        <vt:i4>62</vt:i4>
      </vt:variant>
      <vt:variant>
        <vt:i4>0</vt:i4>
      </vt:variant>
      <vt:variant>
        <vt:i4>5</vt:i4>
      </vt:variant>
      <vt:variant>
        <vt:lpwstr/>
      </vt:variant>
      <vt:variant>
        <vt:lpwstr>_Toc372721291</vt:lpwstr>
      </vt:variant>
      <vt:variant>
        <vt:i4>2031665</vt:i4>
      </vt:variant>
      <vt:variant>
        <vt:i4>56</vt:i4>
      </vt:variant>
      <vt:variant>
        <vt:i4>0</vt:i4>
      </vt:variant>
      <vt:variant>
        <vt:i4>5</vt:i4>
      </vt:variant>
      <vt:variant>
        <vt:lpwstr/>
      </vt:variant>
      <vt:variant>
        <vt:lpwstr>_Toc372721290</vt:lpwstr>
      </vt:variant>
      <vt:variant>
        <vt:i4>1966129</vt:i4>
      </vt:variant>
      <vt:variant>
        <vt:i4>50</vt:i4>
      </vt:variant>
      <vt:variant>
        <vt:i4>0</vt:i4>
      </vt:variant>
      <vt:variant>
        <vt:i4>5</vt:i4>
      </vt:variant>
      <vt:variant>
        <vt:lpwstr/>
      </vt:variant>
      <vt:variant>
        <vt:lpwstr>_Toc372721289</vt:lpwstr>
      </vt:variant>
      <vt:variant>
        <vt:i4>1966129</vt:i4>
      </vt:variant>
      <vt:variant>
        <vt:i4>44</vt:i4>
      </vt:variant>
      <vt:variant>
        <vt:i4>0</vt:i4>
      </vt:variant>
      <vt:variant>
        <vt:i4>5</vt:i4>
      </vt:variant>
      <vt:variant>
        <vt:lpwstr/>
      </vt:variant>
      <vt:variant>
        <vt:lpwstr>_Toc372721288</vt:lpwstr>
      </vt:variant>
      <vt:variant>
        <vt:i4>1966129</vt:i4>
      </vt:variant>
      <vt:variant>
        <vt:i4>38</vt:i4>
      </vt:variant>
      <vt:variant>
        <vt:i4>0</vt:i4>
      </vt:variant>
      <vt:variant>
        <vt:i4>5</vt:i4>
      </vt:variant>
      <vt:variant>
        <vt:lpwstr/>
      </vt:variant>
      <vt:variant>
        <vt:lpwstr>_Toc372721287</vt:lpwstr>
      </vt:variant>
      <vt:variant>
        <vt:i4>1966129</vt:i4>
      </vt:variant>
      <vt:variant>
        <vt:i4>32</vt:i4>
      </vt:variant>
      <vt:variant>
        <vt:i4>0</vt:i4>
      </vt:variant>
      <vt:variant>
        <vt:i4>5</vt:i4>
      </vt:variant>
      <vt:variant>
        <vt:lpwstr/>
      </vt:variant>
      <vt:variant>
        <vt:lpwstr>_Toc372721286</vt:lpwstr>
      </vt:variant>
      <vt:variant>
        <vt:i4>1966129</vt:i4>
      </vt:variant>
      <vt:variant>
        <vt:i4>26</vt:i4>
      </vt:variant>
      <vt:variant>
        <vt:i4>0</vt:i4>
      </vt:variant>
      <vt:variant>
        <vt:i4>5</vt:i4>
      </vt:variant>
      <vt:variant>
        <vt:lpwstr/>
      </vt:variant>
      <vt:variant>
        <vt:lpwstr>_Toc372721285</vt:lpwstr>
      </vt:variant>
      <vt:variant>
        <vt:i4>1966129</vt:i4>
      </vt:variant>
      <vt:variant>
        <vt:i4>20</vt:i4>
      </vt:variant>
      <vt:variant>
        <vt:i4>0</vt:i4>
      </vt:variant>
      <vt:variant>
        <vt:i4>5</vt:i4>
      </vt:variant>
      <vt:variant>
        <vt:lpwstr/>
      </vt:variant>
      <vt:variant>
        <vt:lpwstr>_Toc372721284</vt:lpwstr>
      </vt:variant>
      <vt:variant>
        <vt:i4>1966129</vt:i4>
      </vt:variant>
      <vt:variant>
        <vt:i4>14</vt:i4>
      </vt:variant>
      <vt:variant>
        <vt:i4>0</vt:i4>
      </vt:variant>
      <vt:variant>
        <vt:i4>5</vt:i4>
      </vt:variant>
      <vt:variant>
        <vt:lpwstr/>
      </vt:variant>
      <vt:variant>
        <vt:lpwstr>_Toc372721283</vt:lpwstr>
      </vt:variant>
      <vt:variant>
        <vt:i4>1966129</vt:i4>
      </vt:variant>
      <vt:variant>
        <vt:i4>8</vt:i4>
      </vt:variant>
      <vt:variant>
        <vt:i4>0</vt:i4>
      </vt:variant>
      <vt:variant>
        <vt:i4>5</vt:i4>
      </vt:variant>
      <vt:variant>
        <vt:lpwstr/>
      </vt:variant>
      <vt:variant>
        <vt:lpwstr>_Toc372721282</vt:lpwstr>
      </vt:variant>
      <vt:variant>
        <vt:i4>1966129</vt:i4>
      </vt:variant>
      <vt:variant>
        <vt:i4>2</vt:i4>
      </vt:variant>
      <vt:variant>
        <vt:i4>0</vt:i4>
      </vt:variant>
      <vt:variant>
        <vt:i4>5</vt:i4>
      </vt:variant>
      <vt:variant>
        <vt:lpwstr/>
      </vt:variant>
      <vt:variant>
        <vt:lpwstr>_Toc372721281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RAN1#90bis</dc:title>
  <dc:subject>Minutes report</dc:subject>
  <dc:creator>Patrick.Merias@etsi.org</dc:creator>
  <cp:keywords/>
  <dc:description/>
  <cp:lastModifiedBy>MCC: 2042</cp:lastModifiedBy>
  <cp:revision>408</cp:revision>
  <cp:lastPrinted>2013-03-13T09:59:00Z</cp:lastPrinted>
  <dcterms:created xsi:type="dcterms:W3CDTF">2022-02-24T13:31:00Z</dcterms:created>
  <dcterms:modified xsi:type="dcterms:W3CDTF">2022-05-09T07:23:00Z</dcterms:modified>
</cp:coreProperties>
</file>